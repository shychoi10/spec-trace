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8C3324" w14:textId="77777777" w:rsidR="00C00EAF" w:rsidRPr="004404F9" w:rsidRDefault="00C00EAF" w:rsidP="009643F7">
      <w:pPr>
        <w:pStyle w:val="FootnoteText"/>
        <w:widowControl w:val="0"/>
        <w:jc w:val="left"/>
        <w:rPr>
          <w:rFonts w:ascii="Times New Roman" w:hAnsi="Times New Roman"/>
          <w:lang w:val="en-GB"/>
        </w:rPr>
      </w:pPr>
      <w:bookmarkStart w:id="0" w:name="_Hlk135796302"/>
      <w:bookmarkEnd w:id="0"/>
    </w:p>
    <w:p w14:paraId="2B38CFD1" w14:textId="7FB9F9F3" w:rsidR="003E51AB" w:rsidRPr="009537ED" w:rsidRDefault="003E51AB" w:rsidP="003E51AB">
      <w:pPr>
        <w:pStyle w:val="TdocHeader2"/>
        <w:jc w:val="left"/>
        <w:rPr>
          <w:rFonts w:ascii="Times New Roman" w:hAnsi="Times New Roman"/>
          <w:sz w:val="20"/>
        </w:rPr>
      </w:pPr>
      <w:r w:rsidRPr="009537ED">
        <w:rPr>
          <w:rFonts w:ascii="Times New Roman" w:hAnsi="Times New Roman"/>
          <w:sz w:val="20"/>
        </w:rPr>
        <w:t>Source:</w:t>
      </w:r>
      <w:r w:rsidR="00233210" w:rsidRPr="009537ED">
        <w:rPr>
          <w:rFonts w:ascii="Times New Roman" w:hAnsi="Times New Roman"/>
          <w:sz w:val="20"/>
        </w:rPr>
        <w:t xml:space="preserve"> </w:t>
      </w:r>
      <w:r w:rsidRPr="009537ED">
        <w:rPr>
          <w:rFonts w:ascii="Times New Roman" w:hAnsi="Times New Roman"/>
          <w:sz w:val="20"/>
        </w:rPr>
        <w:tab/>
        <w:t>MCC</w:t>
      </w:r>
      <w:r w:rsidR="00233210" w:rsidRPr="009537ED">
        <w:rPr>
          <w:rFonts w:ascii="Times New Roman" w:hAnsi="Times New Roman"/>
          <w:sz w:val="20"/>
        </w:rPr>
        <w:t xml:space="preserve"> </w:t>
      </w:r>
      <w:r w:rsidRPr="009537ED">
        <w:rPr>
          <w:rFonts w:ascii="Times New Roman" w:hAnsi="Times New Roman"/>
          <w:sz w:val="20"/>
        </w:rPr>
        <w:t>Support</w:t>
      </w:r>
    </w:p>
    <w:p w14:paraId="3D895FF7" w14:textId="77777777" w:rsidR="003E51AB" w:rsidRPr="009537ED" w:rsidRDefault="003E51AB" w:rsidP="003E51AB">
      <w:pPr>
        <w:pStyle w:val="TdocHeader2"/>
        <w:jc w:val="left"/>
        <w:rPr>
          <w:rFonts w:ascii="Times New Roman" w:hAnsi="Times New Roman"/>
          <w:sz w:val="20"/>
        </w:rPr>
      </w:pPr>
    </w:p>
    <w:p w14:paraId="5A3354CE" w14:textId="057BA2B8" w:rsidR="003E51AB" w:rsidRPr="009537ED" w:rsidRDefault="003E51AB" w:rsidP="003E51AB">
      <w:pPr>
        <w:pStyle w:val="TdocHeader2"/>
        <w:jc w:val="left"/>
        <w:rPr>
          <w:rFonts w:ascii="Times New Roman" w:hAnsi="Times New Roman"/>
          <w:sz w:val="20"/>
        </w:rPr>
      </w:pPr>
      <w:r w:rsidRPr="009537ED">
        <w:rPr>
          <w:rFonts w:ascii="Times New Roman" w:hAnsi="Times New Roman"/>
          <w:sz w:val="20"/>
        </w:rPr>
        <w:t>Title:</w:t>
      </w:r>
      <w:bookmarkStart w:id="1" w:name="Title"/>
      <w:bookmarkEnd w:id="1"/>
      <w:r w:rsidRPr="009537ED">
        <w:rPr>
          <w:rFonts w:ascii="Times New Roman" w:hAnsi="Times New Roman"/>
          <w:sz w:val="20"/>
        </w:rPr>
        <w:tab/>
      </w:r>
      <w:r w:rsidR="00E910FC">
        <w:rPr>
          <w:rFonts w:ascii="Times New Roman" w:hAnsi="Times New Roman"/>
          <w:sz w:val="20"/>
        </w:rPr>
        <w:t>Draft</w:t>
      </w:r>
      <w:r w:rsidR="00AB7397" w:rsidRPr="009537ED">
        <w:rPr>
          <w:rFonts w:ascii="Times New Roman" w:hAnsi="Times New Roman"/>
          <w:sz w:val="20"/>
        </w:rPr>
        <w:t xml:space="preserve"> </w:t>
      </w:r>
      <w:r w:rsidRPr="009537ED">
        <w:rPr>
          <w:rFonts w:ascii="Times New Roman" w:hAnsi="Times New Roman"/>
          <w:sz w:val="20"/>
        </w:rPr>
        <w:t>Report</w:t>
      </w:r>
      <w:r w:rsidR="00233210" w:rsidRPr="009537ED">
        <w:rPr>
          <w:rFonts w:ascii="Times New Roman" w:hAnsi="Times New Roman"/>
          <w:sz w:val="20"/>
        </w:rPr>
        <w:t xml:space="preserve"> </w:t>
      </w:r>
      <w:r w:rsidRPr="009537ED">
        <w:rPr>
          <w:rFonts w:ascii="Times New Roman" w:hAnsi="Times New Roman"/>
          <w:sz w:val="20"/>
        </w:rPr>
        <w:t>of</w:t>
      </w:r>
      <w:r w:rsidR="00233210" w:rsidRPr="009537ED">
        <w:rPr>
          <w:rFonts w:ascii="Times New Roman" w:hAnsi="Times New Roman"/>
          <w:sz w:val="20"/>
        </w:rPr>
        <w:t xml:space="preserve"> </w:t>
      </w:r>
      <w:r w:rsidRPr="009537ED">
        <w:rPr>
          <w:rFonts w:ascii="Times New Roman" w:hAnsi="Times New Roman"/>
          <w:sz w:val="20"/>
        </w:rPr>
        <w:t>3GPP</w:t>
      </w:r>
      <w:r w:rsidR="00233210" w:rsidRPr="009537ED">
        <w:rPr>
          <w:rFonts w:ascii="Times New Roman" w:hAnsi="Times New Roman"/>
          <w:sz w:val="20"/>
        </w:rPr>
        <w:t xml:space="preserve"> </w:t>
      </w:r>
      <w:r w:rsidRPr="009537ED">
        <w:rPr>
          <w:rFonts w:ascii="Times New Roman" w:hAnsi="Times New Roman"/>
          <w:sz w:val="20"/>
        </w:rPr>
        <w:t>TSG</w:t>
      </w:r>
      <w:r w:rsidR="00233210" w:rsidRPr="009537ED">
        <w:rPr>
          <w:rFonts w:ascii="Times New Roman" w:hAnsi="Times New Roman"/>
          <w:sz w:val="20"/>
        </w:rPr>
        <w:t xml:space="preserve"> </w:t>
      </w:r>
      <w:r w:rsidRPr="009537ED">
        <w:rPr>
          <w:rFonts w:ascii="Times New Roman" w:hAnsi="Times New Roman"/>
          <w:sz w:val="20"/>
        </w:rPr>
        <w:t>RAN</w:t>
      </w:r>
      <w:r w:rsidR="00233210" w:rsidRPr="009537ED">
        <w:rPr>
          <w:rFonts w:ascii="Times New Roman" w:hAnsi="Times New Roman"/>
          <w:sz w:val="20"/>
        </w:rPr>
        <w:t xml:space="preserve"> </w:t>
      </w:r>
      <w:r w:rsidRPr="009537ED">
        <w:rPr>
          <w:rFonts w:ascii="Times New Roman" w:hAnsi="Times New Roman"/>
          <w:sz w:val="20"/>
        </w:rPr>
        <w:t>WG1</w:t>
      </w:r>
      <w:r w:rsidR="00233210" w:rsidRPr="009537ED">
        <w:rPr>
          <w:rFonts w:ascii="Times New Roman" w:hAnsi="Times New Roman"/>
          <w:sz w:val="20"/>
        </w:rPr>
        <w:t xml:space="preserve"> </w:t>
      </w:r>
      <w:r w:rsidR="000C7C4F">
        <w:rPr>
          <w:rFonts w:ascii="Times New Roman" w:hAnsi="Times New Roman"/>
          <w:sz w:val="20"/>
        </w:rPr>
        <w:t>#11</w:t>
      </w:r>
      <w:r w:rsidR="00217A5B">
        <w:rPr>
          <w:rFonts w:ascii="Times New Roman" w:hAnsi="Times New Roman"/>
          <w:sz w:val="20"/>
        </w:rPr>
        <w:t>7</w:t>
      </w:r>
      <w:r w:rsidR="00233210" w:rsidRPr="009537ED">
        <w:rPr>
          <w:rFonts w:ascii="Times New Roman" w:hAnsi="Times New Roman"/>
          <w:sz w:val="20"/>
        </w:rPr>
        <w:t xml:space="preserve"> </w:t>
      </w:r>
      <w:r w:rsidRPr="009537ED">
        <w:rPr>
          <w:rFonts w:ascii="Times New Roman" w:hAnsi="Times New Roman"/>
          <w:sz w:val="20"/>
        </w:rPr>
        <w:t>v</w:t>
      </w:r>
      <w:r w:rsidR="00E910FC">
        <w:rPr>
          <w:rFonts w:ascii="Times New Roman" w:hAnsi="Times New Roman"/>
          <w:sz w:val="20"/>
        </w:rPr>
        <w:t>0.</w:t>
      </w:r>
      <w:r w:rsidR="00F93BBE">
        <w:rPr>
          <w:rFonts w:ascii="Times New Roman" w:hAnsi="Times New Roman"/>
          <w:sz w:val="20"/>
        </w:rPr>
        <w:t>3</w:t>
      </w:r>
      <w:r w:rsidR="002A09C4">
        <w:rPr>
          <w:rFonts w:ascii="Times New Roman" w:hAnsi="Times New Roman"/>
          <w:sz w:val="20"/>
        </w:rPr>
        <w:t>.0</w:t>
      </w:r>
    </w:p>
    <w:p w14:paraId="7E494703" w14:textId="5EEF61AC" w:rsidR="003E51AB" w:rsidRPr="009537ED" w:rsidRDefault="003E51AB" w:rsidP="003E51AB">
      <w:pPr>
        <w:pStyle w:val="TdocHeader2"/>
        <w:jc w:val="left"/>
        <w:rPr>
          <w:rFonts w:ascii="Times New Roman" w:hAnsi="Times New Roman"/>
          <w:sz w:val="20"/>
        </w:rPr>
      </w:pPr>
      <w:r w:rsidRPr="009537ED">
        <w:rPr>
          <w:rFonts w:ascii="Times New Roman" w:hAnsi="Times New Roman"/>
          <w:sz w:val="20"/>
        </w:rPr>
        <w:tab/>
        <w:t>(</w:t>
      </w:r>
      <w:r w:rsidR="00217A5B" w:rsidRPr="00217A5B">
        <w:rPr>
          <w:rFonts w:ascii="Times New Roman" w:hAnsi="Times New Roman"/>
          <w:sz w:val="20"/>
        </w:rPr>
        <w:t>Fukuoka, Japan, May 20th – 24th, 2024</w:t>
      </w:r>
      <w:r w:rsidRPr="009537ED">
        <w:rPr>
          <w:rFonts w:ascii="Times New Roman" w:hAnsi="Times New Roman"/>
          <w:sz w:val="20"/>
        </w:rPr>
        <w:t>)</w:t>
      </w:r>
    </w:p>
    <w:p w14:paraId="5C3638AC" w14:textId="77777777" w:rsidR="003E51AB" w:rsidRPr="009537ED" w:rsidRDefault="003E51AB" w:rsidP="003E51AB">
      <w:pPr>
        <w:pStyle w:val="TdocHeader2"/>
        <w:jc w:val="left"/>
        <w:rPr>
          <w:rFonts w:ascii="Times New Roman" w:hAnsi="Times New Roman"/>
          <w:sz w:val="20"/>
        </w:rPr>
      </w:pPr>
    </w:p>
    <w:p w14:paraId="2728FE9F" w14:textId="41BBDAE7" w:rsidR="003E51AB" w:rsidRPr="009537ED" w:rsidRDefault="003E51AB" w:rsidP="003E51AB">
      <w:pPr>
        <w:pStyle w:val="TdocHeader2"/>
        <w:jc w:val="left"/>
        <w:rPr>
          <w:rFonts w:ascii="Times New Roman" w:hAnsi="Times New Roman"/>
          <w:sz w:val="20"/>
        </w:rPr>
      </w:pPr>
      <w:r w:rsidRPr="009537ED">
        <w:rPr>
          <w:rFonts w:ascii="Times New Roman" w:hAnsi="Times New Roman"/>
          <w:sz w:val="20"/>
        </w:rPr>
        <w:t>Document</w:t>
      </w:r>
      <w:r w:rsidR="00233210" w:rsidRPr="009537ED">
        <w:rPr>
          <w:rFonts w:ascii="Times New Roman" w:hAnsi="Times New Roman"/>
          <w:sz w:val="20"/>
        </w:rPr>
        <w:t xml:space="preserve"> </w:t>
      </w:r>
      <w:r w:rsidRPr="009537ED">
        <w:rPr>
          <w:rFonts w:ascii="Times New Roman" w:hAnsi="Times New Roman"/>
          <w:sz w:val="20"/>
        </w:rPr>
        <w:t>for:</w:t>
      </w:r>
      <w:r w:rsidRPr="009537ED">
        <w:rPr>
          <w:rFonts w:ascii="Times New Roman" w:hAnsi="Times New Roman"/>
          <w:sz w:val="20"/>
        </w:rPr>
        <w:tab/>
      </w:r>
      <w:bookmarkStart w:id="2" w:name="DocumentFor"/>
      <w:bookmarkEnd w:id="2"/>
      <w:r w:rsidR="00E910FC">
        <w:rPr>
          <w:rFonts w:ascii="Times New Roman" w:hAnsi="Times New Roman"/>
          <w:sz w:val="20"/>
        </w:rPr>
        <w:t>Comments</w:t>
      </w:r>
    </w:p>
    <w:p w14:paraId="73344C14" w14:textId="77777777" w:rsidR="00C00EAF" w:rsidRPr="009537ED" w:rsidRDefault="00C00EAF" w:rsidP="009643F7">
      <w:pPr>
        <w:pStyle w:val="TdocHeader2"/>
        <w:jc w:val="left"/>
        <w:rPr>
          <w:rFonts w:ascii="Times New Roman" w:hAnsi="Times New Roman"/>
          <w:b w:val="0"/>
          <w:sz w:val="20"/>
        </w:rPr>
      </w:pPr>
    </w:p>
    <w:p w14:paraId="5BB7F136" w14:textId="77777777" w:rsidR="003126B8" w:rsidRPr="009537ED" w:rsidRDefault="003126B8" w:rsidP="009643F7">
      <w:pPr>
        <w:pBdr>
          <w:bottom w:val="single" w:sz="12" w:space="1" w:color="auto"/>
        </w:pBdr>
        <w:rPr>
          <w:rFonts w:ascii="Times New Roman" w:hAnsi="Times New Roman"/>
          <w:bCs/>
          <w:szCs w:val="20"/>
        </w:rPr>
      </w:pPr>
    </w:p>
    <w:p w14:paraId="6445C93B" w14:textId="77777777" w:rsidR="00666408" w:rsidRPr="009537ED" w:rsidRDefault="00666408" w:rsidP="009643F7">
      <w:pPr>
        <w:tabs>
          <w:tab w:val="left" w:pos="1985"/>
        </w:tabs>
        <w:ind w:left="357" w:hanging="357"/>
        <w:rPr>
          <w:rFonts w:ascii="Times New Roman" w:hAnsi="Times New Roman"/>
          <w:szCs w:val="20"/>
        </w:rPr>
      </w:pPr>
    </w:p>
    <w:p w14:paraId="6445D4D7" w14:textId="77777777" w:rsidR="00666408" w:rsidRPr="009537ED" w:rsidRDefault="00C91E0B" w:rsidP="009643F7">
      <w:pPr>
        <w:rPr>
          <w:rFonts w:ascii="Times New Roman" w:hAnsi="Times New Roman"/>
          <w:szCs w:val="20"/>
        </w:rPr>
      </w:pPr>
      <w:r w:rsidRPr="009537ED">
        <w:rPr>
          <w:rFonts w:ascii="Times New Roman" w:hAnsi="Times New Roman"/>
          <w:noProof/>
          <w:szCs w:val="20"/>
          <w:highlight w:val="yellow"/>
          <w:lang w:eastAsia="en-GB"/>
        </w:rPr>
        <w:drawing>
          <wp:inline distT="0" distB="0" distL="0" distR="0" wp14:anchorId="62A300B6" wp14:editId="626C4092">
            <wp:extent cx="1485900" cy="866775"/>
            <wp:effectExtent l="0" t="0" r="0" b="0"/>
            <wp:docPr id="1" name="Picture 1" descr="3GPP_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GPP_T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85900" cy="866775"/>
                    </a:xfrm>
                    <a:prstGeom prst="rect">
                      <a:avLst/>
                    </a:prstGeom>
                    <a:noFill/>
                    <a:ln>
                      <a:noFill/>
                    </a:ln>
                  </pic:spPr>
                </pic:pic>
              </a:graphicData>
            </a:graphic>
          </wp:inline>
        </w:drawing>
      </w:r>
    </w:p>
    <w:p w14:paraId="66033856" w14:textId="77777777" w:rsidR="00666408" w:rsidRPr="009537ED" w:rsidRDefault="00666408" w:rsidP="009643F7">
      <w:pPr>
        <w:rPr>
          <w:rFonts w:ascii="Times New Roman" w:hAnsi="Times New Roman"/>
          <w:szCs w:val="20"/>
        </w:rPr>
      </w:pPr>
    </w:p>
    <w:p w14:paraId="24951B3A" w14:textId="23A5C663" w:rsidR="00666408" w:rsidRPr="009537ED" w:rsidRDefault="00666408" w:rsidP="009643F7">
      <w:pPr>
        <w:pBdr>
          <w:bottom w:val="single" w:sz="12" w:space="1" w:color="auto"/>
        </w:pBdr>
        <w:rPr>
          <w:rFonts w:ascii="Times New Roman" w:hAnsi="Times New Roman"/>
          <w:b/>
          <w:szCs w:val="20"/>
        </w:rPr>
      </w:pPr>
      <w:r w:rsidRPr="009537ED">
        <w:rPr>
          <w:rFonts w:ascii="Times New Roman" w:hAnsi="Times New Roman"/>
          <w:b/>
          <w:szCs w:val="20"/>
        </w:rPr>
        <w:br w:type="page"/>
      </w:r>
      <w:r w:rsidRPr="009537ED">
        <w:rPr>
          <w:rFonts w:ascii="Times New Roman" w:hAnsi="Times New Roman"/>
          <w:b/>
          <w:szCs w:val="20"/>
        </w:rPr>
        <w:lastRenderedPageBreak/>
        <w:t>Table</w:t>
      </w:r>
      <w:r w:rsidR="00233210" w:rsidRPr="009537ED">
        <w:rPr>
          <w:rFonts w:ascii="Times New Roman" w:hAnsi="Times New Roman"/>
          <w:b/>
          <w:szCs w:val="20"/>
        </w:rPr>
        <w:t xml:space="preserve"> </w:t>
      </w:r>
      <w:r w:rsidRPr="009537ED">
        <w:rPr>
          <w:rFonts w:ascii="Times New Roman" w:hAnsi="Times New Roman"/>
          <w:b/>
          <w:szCs w:val="20"/>
        </w:rPr>
        <w:t>of</w:t>
      </w:r>
      <w:r w:rsidR="00233210" w:rsidRPr="009537ED">
        <w:rPr>
          <w:rFonts w:ascii="Times New Roman" w:hAnsi="Times New Roman"/>
          <w:b/>
          <w:szCs w:val="20"/>
        </w:rPr>
        <w:t xml:space="preserve"> </w:t>
      </w:r>
      <w:r w:rsidRPr="009537ED">
        <w:rPr>
          <w:rFonts w:ascii="Times New Roman" w:hAnsi="Times New Roman"/>
          <w:b/>
          <w:szCs w:val="20"/>
        </w:rPr>
        <w:t>contents</w:t>
      </w:r>
    </w:p>
    <w:p w14:paraId="07424DB3" w14:textId="77777777" w:rsidR="00666408" w:rsidRPr="009537ED" w:rsidRDefault="00666408" w:rsidP="009643F7">
      <w:pPr>
        <w:rPr>
          <w:rFonts w:ascii="Times New Roman" w:hAnsi="Times New Roman"/>
          <w:szCs w:val="20"/>
        </w:rPr>
      </w:pPr>
    </w:p>
    <w:p w14:paraId="3BB9D680" w14:textId="49122331" w:rsidR="00C6051E" w:rsidRDefault="00011381">
      <w:pPr>
        <w:pStyle w:val="TOC1"/>
        <w:tabs>
          <w:tab w:val="left" w:pos="400"/>
          <w:tab w:val="right" w:leader="dot" w:pos="10457"/>
        </w:tabs>
        <w:rPr>
          <w:rFonts w:eastAsiaTheme="minorEastAsia" w:cstheme="minorBidi"/>
          <w:b w:val="0"/>
          <w:bCs w:val="0"/>
          <w:caps w:val="0"/>
          <w:noProof/>
          <w:kern w:val="2"/>
          <w:sz w:val="24"/>
          <w:szCs w:val="24"/>
          <w:lang w:eastAsia="en-GB"/>
          <w14:ligatures w14:val="standardContextual"/>
        </w:rPr>
      </w:pPr>
      <w:r w:rsidRPr="009537ED">
        <w:rPr>
          <w:rFonts w:ascii="Times New Roman" w:hAnsi="Times New Roman"/>
          <w:b w:val="0"/>
          <w:bCs w:val="0"/>
          <w:caps w:val="0"/>
        </w:rPr>
        <w:fldChar w:fldCharType="begin"/>
      </w:r>
      <w:r w:rsidRPr="009537ED">
        <w:rPr>
          <w:rFonts w:ascii="Times New Roman" w:hAnsi="Times New Roman"/>
          <w:b w:val="0"/>
          <w:bCs w:val="0"/>
          <w:caps w:val="0"/>
        </w:rPr>
        <w:instrText xml:space="preserve"> TOC \o "1-5" \h \z \u </w:instrText>
      </w:r>
      <w:r w:rsidRPr="009537ED">
        <w:rPr>
          <w:rFonts w:ascii="Times New Roman" w:hAnsi="Times New Roman"/>
          <w:b w:val="0"/>
          <w:bCs w:val="0"/>
          <w:caps w:val="0"/>
        </w:rPr>
        <w:fldChar w:fldCharType="separate"/>
      </w:r>
      <w:hyperlink w:anchor="_Toc173404990" w:history="1">
        <w:r w:rsidR="00C6051E" w:rsidRPr="00351A47">
          <w:rPr>
            <w:rStyle w:val="Hyperlink"/>
            <w:noProof/>
          </w:rPr>
          <w:t>1</w:t>
        </w:r>
        <w:r w:rsidR="00C6051E">
          <w:rPr>
            <w:rFonts w:eastAsiaTheme="minorEastAsia" w:cstheme="minorBidi"/>
            <w:b w:val="0"/>
            <w:bCs w:val="0"/>
            <w:caps w:val="0"/>
            <w:noProof/>
            <w:kern w:val="2"/>
            <w:sz w:val="24"/>
            <w:szCs w:val="24"/>
            <w:lang w:eastAsia="en-GB"/>
            <w14:ligatures w14:val="standardContextual"/>
          </w:rPr>
          <w:tab/>
        </w:r>
        <w:r w:rsidR="00C6051E" w:rsidRPr="00351A47">
          <w:rPr>
            <w:rStyle w:val="Hyperlink"/>
            <w:noProof/>
          </w:rPr>
          <w:t>Opening of the meeting</w:t>
        </w:r>
        <w:r w:rsidR="00C6051E">
          <w:rPr>
            <w:noProof/>
            <w:webHidden/>
          </w:rPr>
          <w:tab/>
        </w:r>
        <w:r w:rsidR="00C6051E">
          <w:rPr>
            <w:noProof/>
            <w:webHidden/>
          </w:rPr>
          <w:fldChar w:fldCharType="begin"/>
        </w:r>
        <w:r w:rsidR="00C6051E">
          <w:rPr>
            <w:noProof/>
            <w:webHidden/>
          </w:rPr>
          <w:instrText xml:space="preserve"> PAGEREF _Toc173404990 \h </w:instrText>
        </w:r>
        <w:r w:rsidR="00C6051E">
          <w:rPr>
            <w:noProof/>
            <w:webHidden/>
          </w:rPr>
        </w:r>
        <w:r w:rsidR="00C6051E">
          <w:rPr>
            <w:noProof/>
            <w:webHidden/>
          </w:rPr>
          <w:fldChar w:fldCharType="separate"/>
        </w:r>
        <w:r w:rsidR="00C6051E">
          <w:rPr>
            <w:noProof/>
            <w:webHidden/>
          </w:rPr>
          <w:t>5</w:t>
        </w:r>
        <w:r w:rsidR="00C6051E">
          <w:rPr>
            <w:noProof/>
            <w:webHidden/>
          </w:rPr>
          <w:fldChar w:fldCharType="end"/>
        </w:r>
      </w:hyperlink>
    </w:p>
    <w:p w14:paraId="6366CC2E" w14:textId="0F5475EA" w:rsidR="00C6051E" w:rsidRDefault="00C6051E">
      <w:pPr>
        <w:pStyle w:val="TOC2"/>
        <w:tabs>
          <w:tab w:val="left" w:pos="800"/>
          <w:tab w:val="right" w:leader="dot" w:pos="10457"/>
        </w:tabs>
        <w:rPr>
          <w:rFonts w:eastAsiaTheme="minorEastAsia" w:cstheme="minorBidi"/>
          <w:smallCaps w:val="0"/>
          <w:noProof/>
          <w:kern w:val="2"/>
          <w:sz w:val="24"/>
          <w:szCs w:val="24"/>
          <w:lang w:eastAsia="en-GB"/>
          <w14:ligatures w14:val="standardContextual"/>
        </w:rPr>
      </w:pPr>
      <w:hyperlink w:anchor="_Toc173404991" w:history="1">
        <w:r w:rsidRPr="00351A47">
          <w:rPr>
            <w:rStyle w:val="Hyperlink"/>
            <w:noProof/>
          </w:rPr>
          <w:t>1.1</w:t>
        </w:r>
        <w:r>
          <w:rPr>
            <w:rFonts w:eastAsiaTheme="minorEastAsia" w:cstheme="minorBidi"/>
            <w:smallCaps w:val="0"/>
            <w:noProof/>
            <w:kern w:val="2"/>
            <w:sz w:val="24"/>
            <w:szCs w:val="24"/>
            <w:lang w:eastAsia="en-GB"/>
            <w14:ligatures w14:val="standardContextual"/>
          </w:rPr>
          <w:tab/>
        </w:r>
        <w:r w:rsidRPr="00351A47">
          <w:rPr>
            <w:rStyle w:val="Hyperlink"/>
            <w:noProof/>
          </w:rPr>
          <w:t>Call for IPR</w:t>
        </w:r>
        <w:r>
          <w:rPr>
            <w:noProof/>
            <w:webHidden/>
          </w:rPr>
          <w:tab/>
        </w:r>
        <w:r>
          <w:rPr>
            <w:noProof/>
            <w:webHidden/>
          </w:rPr>
          <w:fldChar w:fldCharType="begin"/>
        </w:r>
        <w:r>
          <w:rPr>
            <w:noProof/>
            <w:webHidden/>
          </w:rPr>
          <w:instrText xml:space="preserve"> PAGEREF _Toc173404991 \h </w:instrText>
        </w:r>
        <w:r>
          <w:rPr>
            <w:noProof/>
            <w:webHidden/>
          </w:rPr>
        </w:r>
        <w:r>
          <w:rPr>
            <w:noProof/>
            <w:webHidden/>
          </w:rPr>
          <w:fldChar w:fldCharType="separate"/>
        </w:r>
        <w:r>
          <w:rPr>
            <w:noProof/>
            <w:webHidden/>
          </w:rPr>
          <w:t>5</w:t>
        </w:r>
        <w:r>
          <w:rPr>
            <w:noProof/>
            <w:webHidden/>
          </w:rPr>
          <w:fldChar w:fldCharType="end"/>
        </w:r>
      </w:hyperlink>
    </w:p>
    <w:p w14:paraId="79B3FF30" w14:textId="6A81BF9A" w:rsidR="00C6051E" w:rsidRDefault="00C6051E">
      <w:pPr>
        <w:pStyle w:val="TOC2"/>
        <w:tabs>
          <w:tab w:val="left" w:pos="800"/>
          <w:tab w:val="right" w:leader="dot" w:pos="10457"/>
        </w:tabs>
        <w:rPr>
          <w:rFonts w:eastAsiaTheme="minorEastAsia" w:cstheme="minorBidi"/>
          <w:smallCaps w:val="0"/>
          <w:noProof/>
          <w:kern w:val="2"/>
          <w:sz w:val="24"/>
          <w:szCs w:val="24"/>
          <w:lang w:eastAsia="en-GB"/>
          <w14:ligatures w14:val="standardContextual"/>
        </w:rPr>
      </w:pPr>
      <w:hyperlink w:anchor="_Toc173404992" w:history="1">
        <w:r w:rsidRPr="00351A47">
          <w:rPr>
            <w:rStyle w:val="Hyperlink"/>
            <w:noProof/>
          </w:rPr>
          <w:t>1.2</w:t>
        </w:r>
        <w:r>
          <w:rPr>
            <w:rFonts w:eastAsiaTheme="minorEastAsia" w:cstheme="minorBidi"/>
            <w:smallCaps w:val="0"/>
            <w:noProof/>
            <w:kern w:val="2"/>
            <w:sz w:val="24"/>
            <w:szCs w:val="24"/>
            <w:lang w:eastAsia="en-GB"/>
            <w14:ligatures w14:val="standardContextual"/>
          </w:rPr>
          <w:tab/>
        </w:r>
        <w:r w:rsidRPr="00351A47">
          <w:rPr>
            <w:rStyle w:val="Hyperlink"/>
            <w:noProof/>
          </w:rPr>
          <w:t>Competition law statement</w:t>
        </w:r>
        <w:r>
          <w:rPr>
            <w:noProof/>
            <w:webHidden/>
          </w:rPr>
          <w:tab/>
        </w:r>
        <w:r>
          <w:rPr>
            <w:noProof/>
            <w:webHidden/>
          </w:rPr>
          <w:fldChar w:fldCharType="begin"/>
        </w:r>
        <w:r>
          <w:rPr>
            <w:noProof/>
            <w:webHidden/>
          </w:rPr>
          <w:instrText xml:space="preserve"> PAGEREF _Toc173404992 \h </w:instrText>
        </w:r>
        <w:r>
          <w:rPr>
            <w:noProof/>
            <w:webHidden/>
          </w:rPr>
        </w:r>
        <w:r>
          <w:rPr>
            <w:noProof/>
            <w:webHidden/>
          </w:rPr>
          <w:fldChar w:fldCharType="separate"/>
        </w:r>
        <w:r>
          <w:rPr>
            <w:noProof/>
            <w:webHidden/>
          </w:rPr>
          <w:t>5</w:t>
        </w:r>
        <w:r>
          <w:rPr>
            <w:noProof/>
            <w:webHidden/>
          </w:rPr>
          <w:fldChar w:fldCharType="end"/>
        </w:r>
      </w:hyperlink>
    </w:p>
    <w:p w14:paraId="0951C5A8" w14:textId="30B82C73" w:rsidR="00C6051E" w:rsidRDefault="00C6051E">
      <w:pPr>
        <w:pStyle w:val="TOC2"/>
        <w:tabs>
          <w:tab w:val="left" w:pos="800"/>
          <w:tab w:val="right" w:leader="dot" w:pos="10457"/>
        </w:tabs>
        <w:rPr>
          <w:rFonts w:eastAsiaTheme="minorEastAsia" w:cstheme="minorBidi"/>
          <w:smallCaps w:val="0"/>
          <w:noProof/>
          <w:kern w:val="2"/>
          <w:sz w:val="24"/>
          <w:szCs w:val="24"/>
          <w:lang w:eastAsia="en-GB"/>
          <w14:ligatures w14:val="standardContextual"/>
        </w:rPr>
      </w:pPr>
      <w:hyperlink w:anchor="_Toc173404993" w:history="1">
        <w:r w:rsidRPr="00351A47">
          <w:rPr>
            <w:rStyle w:val="Hyperlink"/>
            <w:noProof/>
          </w:rPr>
          <w:t>1.3</w:t>
        </w:r>
        <w:r>
          <w:rPr>
            <w:rFonts w:eastAsiaTheme="minorEastAsia" w:cstheme="minorBidi"/>
            <w:smallCaps w:val="0"/>
            <w:noProof/>
            <w:kern w:val="2"/>
            <w:sz w:val="24"/>
            <w:szCs w:val="24"/>
            <w:lang w:eastAsia="en-GB"/>
            <w14:ligatures w14:val="standardContextual"/>
          </w:rPr>
          <w:tab/>
        </w:r>
        <w:r w:rsidRPr="00351A47">
          <w:rPr>
            <w:rStyle w:val="Hyperlink"/>
            <w:noProof/>
          </w:rPr>
          <w:t>Network usage conditions</w:t>
        </w:r>
        <w:r>
          <w:rPr>
            <w:noProof/>
            <w:webHidden/>
          </w:rPr>
          <w:tab/>
        </w:r>
        <w:r>
          <w:rPr>
            <w:noProof/>
            <w:webHidden/>
          </w:rPr>
          <w:fldChar w:fldCharType="begin"/>
        </w:r>
        <w:r>
          <w:rPr>
            <w:noProof/>
            <w:webHidden/>
          </w:rPr>
          <w:instrText xml:space="preserve"> PAGEREF _Toc173404993 \h </w:instrText>
        </w:r>
        <w:r>
          <w:rPr>
            <w:noProof/>
            <w:webHidden/>
          </w:rPr>
        </w:r>
        <w:r>
          <w:rPr>
            <w:noProof/>
            <w:webHidden/>
          </w:rPr>
          <w:fldChar w:fldCharType="separate"/>
        </w:r>
        <w:r>
          <w:rPr>
            <w:noProof/>
            <w:webHidden/>
          </w:rPr>
          <w:t>5</w:t>
        </w:r>
        <w:r>
          <w:rPr>
            <w:noProof/>
            <w:webHidden/>
          </w:rPr>
          <w:fldChar w:fldCharType="end"/>
        </w:r>
      </w:hyperlink>
    </w:p>
    <w:p w14:paraId="21188331" w14:textId="5B065A9E" w:rsidR="00C6051E" w:rsidRDefault="00C6051E">
      <w:pPr>
        <w:pStyle w:val="TOC2"/>
        <w:tabs>
          <w:tab w:val="left" w:pos="800"/>
          <w:tab w:val="right" w:leader="dot" w:pos="10457"/>
        </w:tabs>
        <w:rPr>
          <w:rFonts w:eastAsiaTheme="minorEastAsia" w:cstheme="minorBidi"/>
          <w:smallCaps w:val="0"/>
          <w:noProof/>
          <w:kern w:val="2"/>
          <w:sz w:val="24"/>
          <w:szCs w:val="24"/>
          <w:lang w:eastAsia="en-GB"/>
          <w14:ligatures w14:val="standardContextual"/>
        </w:rPr>
      </w:pPr>
      <w:hyperlink w:anchor="_Toc173404994" w:history="1">
        <w:r w:rsidRPr="00351A47">
          <w:rPr>
            <w:rStyle w:val="Hyperlink"/>
            <w:noProof/>
            <w:lang w:eastAsia="x-none"/>
          </w:rPr>
          <w:t>1.4</w:t>
        </w:r>
        <w:r>
          <w:rPr>
            <w:rFonts w:eastAsiaTheme="minorEastAsia" w:cstheme="minorBidi"/>
            <w:smallCaps w:val="0"/>
            <w:noProof/>
            <w:kern w:val="2"/>
            <w:sz w:val="24"/>
            <w:szCs w:val="24"/>
            <w:lang w:eastAsia="en-GB"/>
            <w14:ligatures w14:val="standardContextual"/>
          </w:rPr>
          <w:tab/>
        </w:r>
        <w:r w:rsidRPr="00351A47">
          <w:rPr>
            <w:rStyle w:val="Hyperlink"/>
            <w:noProof/>
          </w:rPr>
          <w:t>Check-in for Registered Delegates</w:t>
        </w:r>
        <w:r>
          <w:rPr>
            <w:noProof/>
            <w:webHidden/>
          </w:rPr>
          <w:tab/>
        </w:r>
        <w:r>
          <w:rPr>
            <w:noProof/>
            <w:webHidden/>
          </w:rPr>
          <w:fldChar w:fldCharType="begin"/>
        </w:r>
        <w:r>
          <w:rPr>
            <w:noProof/>
            <w:webHidden/>
          </w:rPr>
          <w:instrText xml:space="preserve"> PAGEREF _Toc173404994 \h </w:instrText>
        </w:r>
        <w:r>
          <w:rPr>
            <w:noProof/>
            <w:webHidden/>
          </w:rPr>
        </w:r>
        <w:r>
          <w:rPr>
            <w:noProof/>
            <w:webHidden/>
          </w:rPr>
          <w:fldChar w:fldCharType="separate"/>
        </w:r>
        <w:r>
          <w:rPr>
            <w:noProof/>
            <w:webHidden/>
          </w:rPr>
          <w:t>6</w:t>
        </w:r>
        <w:r>
          <w:rPr>
            <w:noProof/>
            <w:webHidden/>
          </w:rPr>
          <w:fldChar w:fldCharType="end"/>
        </w:r>
      </w:hyperlink>
    </w:p>
    <w:p w14:paraId="446DBB61" w14:textId="6E52FB08" w:rsidR="00C6051E" w:rsidRDefault="00C6051E">
      <w:pPr>
        <w:pStyle w:val="TOC2"/>
        <w:tabs>
          <w:tab w:val="left" w:pos="800"/>
          <w:tab w:val="right" w:leader="dot" w:pos="10457"/>
        </w:tabs>
        <w:rPr>
          <w:rFonts w:eastAsiaTheme="minorEastAsia" w:cstheme="minorBidi"/>
          <w:smallCaps w:val="0"/>
          <w:noProof/>
          <w:kern w:val="2"/>
          <w:sz w:val="24"/>
          <w:szCs w:val="24"/>
          <w:lang w:eastAsia="en-GB"/>
          <w14:ligatures w14:val="standardContextual"/>
        </w:rPr>
      </w:pPr>
      <w:hyperlink w:anchor="_Toc173404995" w:history="1">
        <w:r w:rsidRPr="00351A47">
          <w:rPr>
            <w:rStyle w:val="Hyperlink"/>
            <w:noProof/>
          </w:rPr>
          <w:t>1.5</w:t>
        </w:r>
        <w:r>
          <w:rPr>
            <w:rFonts w:eastAsiaTheme="minorEastAsia" w:cstheme="minorBidi"/>
            <w:smallCaps w:val="0"/>
            <w:noProof/>
            <w:kern w:val="2"/>
            <w:sz w:val="24"/>
            <w:szCs w:val="24"/>
            <w:lang w:eastAsia="en-GB"/>
            <w14:ligatures w14:val="standardContextual"/>
          </w:rPr>
          <w:tab/>
        </w:r>
        <w:r w:rsidRPr="00351A47">
          <w:rPr>
            <w:rStyle w:val="Hyperlink"/>
            <w:noProof/>
          </w:rPr>
          <w:t>Recording of RAN1 Meeting</w:t>
        </w:r>
        <w:r>
          <w:rPr>
            <w:noProof/>
            <w:webHidden/>
          </w:rPr>
          <w:tab/>
        </w:r>
        <w:r>
          <w:rPr>
            <w:noProof/>
            <w:webHidden/>
          </w:rPr>
          <w:fldChar w:fldCharType="begin"/>
        </w:r>
        <w:r>
          <w:rPr>
            <w:noProof/>
            <w:webHidden/>
          </w:rPr>
          <w:instrText xml:space="preserve"> PAGEREF _Toc173404995 \h </w:instrText>
        </w:r>
        <w:r>
          <w:rPr>
            <w:noProof/>
            <w:webHidden/>
          </w:rPr>
        </w:r>
        <w:r>
          <w:rPr>
            <w:noProof/>
            <w:webHidden/>
          </w:rPr>
          <w:fldChar w:fldCharType="separate"/>
        </w:r>
        <w:r>
          <w:rPr>
            <w:noProof/>
            <w:webHidden/>
          </w:rPr>
          <w:t>6</w:t>
        </w:r>
        <w:r>
          <w:rPr>
            <w:noProof/>
            <w:webHidden/>
          </w:rPr>
          <w:fldChar w:fldCharType="end"/>
        </w:r>
      </w:hyperlink>
    </w:p>
    <w:p w14:paraId="40BA4424" w14:textId="287B490E" w:rsidR="00C6051E" w:rsidRDefault="00C6051E">
      <w:pPr>
        <w:pStyle w:val="TOC1"/>
        <w:tabs>
          <w:tab w:val="left" w:pos="400"/>
          <w:tab w:val="right" w:leader="dot" w:pos="10457"/>
        </w:tabs>
        <w:rPr>
          <w:rFonts w:eastAsiaTheme="minorEastAsia" w:cstheme="minorBidi"/>
          <w:b w:val="0"/>
          <w:bCs w:val="0"/>
          <w:caps w:val="0"/>
          <w:noProof/>
          <w:kern w:val="2"/>
          <w:sz w:val="24"/>
          <w:szCs w:val="24"/>
          <w:lang w:eastAsia="en-GB"/>
          <w14:ligatures w14:val="standardContextual"/>
        </w:rPr>
      </w:pPr>
      <w:hyperlink w:anchor="_Toc173404996" w:history="1">
        <w:r w:rsidRPr="00351A47">
          <w:rPr>
            <w:rStyle w:val="Hyperlink"/>
            <w:noProof/>
          </w:rPr>
          <w:t>2</w:t>
        </w:r>
        <w:r>
          <w:rPr>
            <w:rFonts w:eastAsiaTheme="minorEastAsia" w:cstheme="minorBidi"/>
            <w:b w:val="0"/>
            <w:bCs w:val="0"/>
            <w:caps w:val="0"/>
            <w:noProof/>
            <w:kern w:val="2"/>
            <w:sz w:val="24"/>
            <w:szCs w:val="24"/>
            <w:lang w:eastAsia="en-GB"/>
            <w14:ligatures w14:val="standardContextual"/>
          </w:rPr>
          <w:tab/>
        </w:r>
        <w:r w:rsidRPr="00351A47">
          <w:rPr>
            <w:rStyle w:val="Hyperlink"/>
            <w:noProof/>
          </w:rPr>
          <w:t>Approval of Agenda</w:t>
        </w:r>
        <w:r>
          <w:rPr>
            <w:noProof/>
            <w:webHidden/>
          </w:rPr>
          <w:tab/>
        </w:r>
        <w:r>
          <w:rPr>
            <w:noProof/>
            <w:webHidden/>
          </w:rPr>
          <w:fldChar w:fldCharType="begin"/>
        </w:r>
        <w:r>
          <w:rPr>
            <w:noProof/>
            <w:webHidden/>
          </w:rPr>
          <w:instrText xml:space="preserve"> PAGEREF _Toc173404996 \h </w:instrText>
        </w:r>
        <w:r>
          <w:rPr>
            <w:noProof/>
            <w:webHidden/>
          </w:rPr>
        </w:r>
        <w:r>
          <w:rPr>
            <w:noProof/>
            <w:webHidden/>
          </w:rPr>
          <w:fldChar w:fldCharType="separate"/>
        </w:r>
        <w:r>
          <w:rPr>
            <w:noProof/>
            <w:webHidden/>
          </w:rPr>
          <w:t>6</w:t>
        </w:r>
        <w:r>
          <w:rPr>
            <w:noProof/>
            <w:webHidden/>
          </w:rPr>
          <w:fldChar w:fldCharType="end"/>
        </w:r>
      </w:hyperlink>
    </w:p>
    <w:p w14:paraId="44D4F2FE" w14:textId="7F3DC922" w:rsidR="00C6051E" w:rsidRDefault="00C6051E">
      <w:pPr>
        <w:pStyle w:val="TOC1"/>
        <w:tabs>
          <w:tab w:val="left" w:pos="400"/>
          <w:tab w:val="right" w:leader="dot" w:pos="10457"/>
        </w:tabs>
        <w:rPr>
          <w:rFonts w:eastAsiaTheme="minorEastAsia" w:cstheme="minorBidi"/>
          <w:b w:val="0"/>
          <w:bCs w:val="0"/>
          <w:caps w:val="0"/>
          <w:noProof/>
          <w:kern w:val="2"/>
          <w:sz w:val="24"/>
          <w:szCs w:val="24"/>
          <w:lang w:eastAsia="en-GB"/>
          <w14:ligatures w14:val="standardContextual"/>
        </w:rPr>
      </w:pPr>
      <w:hyperlink w:anchor="_Toc173404997" w:history="1">
        <w:r w:rsidRPr="00351A47">
          <w:rPr>
            <w:rStyle w:val="Hyperlink"/>
            <w:noProof/>
          </w:rPr>
          <w:t>3</w:t>
        </w:r>
        <w:r>
          <w:rPr>
            <w:rFonts w:eastAsiaTheme="minorEastAsia" w:cstheme="minorBidi"/>
            <w:b w:val="0"/>
            <w:bCs w:val="0"/>
            <w:caps w:val="0"/>
            <w:noProof/>
            <w:kern w:val="2"/>
            <w:sz w:val="24"/>
            <w:szCs w:val="24"/>
            <w:lang w:eastAsia="en-GB"/>
            <w14:ligatures w14:val="standardContextual"/>
          </w:rPr>
          <w:tab/>
        </w:r>
        <w:r w:rsidRPr="00351A47">
          <w:rPr>
            <w:rStyle w:val="Hyperlink"/>
            <w:noProof/>
          </w:rPr>
          <w:t>Highlights from RAN plenary</w:t>
        </w:r>
        <w:r>
          <w:rPr>
            <w:noProof/>
            <w:webHidden/>
          </w:rPr>
          <w:tab/>
        </w:r>
        <w:r>
          <w:rPr>
            <w:noProof/>
            <w:webHidden/>
          </w:rPr>
          <w:fldChar w:fldCharType="begin"/>
        </w:r>
        <w:r>
          <w:rPr>
            <w:noProof/>
            <w:webHidden/>
          </w:rPr>
          <w:instrText xml:space="preserve"> PAGEREF _Toc173404997 \h </w:instrText>
        </w:r>
        <w:r>
          <w:rPr>
            <w:noProof/>
            <w:webHidden/>
          </w:rPr>
        </w:r>
        <w:r>
          <w:rPr>
            <w:noProof/>
            <w:webHidden/>
          </w:rPr>
          <w:fldChar w:fldCharType="separate"/>
        </w:r>
        <w:r>
          <w:rPr>
            <w:noProof/>
            <w:webHidden/>
          </w:rPr>
          <w:t>6</w:t>
        </w:r>
        <w:r>
          <w:rPr>
            <w:noProof/>
            <w:webHidden/>
          </w:rPr>
          <w:fldChar w:fldCharType="end"/>
        </w:r>
      </w:hyperlink>
    </w:p>
    <w:p w14:paraId="387AD2EA" w14:textId="7F747BEB" w:rsidR="00C6051E" w:rsidRDefault="00C6051E">
      <w:pPr>
        <w:pStyle w:val="TOC1"/>
        <w:tabs>
          <w:tab w:val="left" w:pos="400"/>
          <w:tab w:val="right" w:leader="dot" w:pos="10457"/>
        </w:tabs>
        <w:rPr>
          <w:rFonts w:eastAsiaTheme="minorEastAsia" w:cstheme="minorBidi"/>
          <w:b w:val="0"/>
          <w:bCs w:val="0"/>
          <w:caps w:val="0"/>
          <w:noProof/>
          <w:kern w:val="2"/>
          <w:sz w:val="24"/>
          <w:szCs w:val="24"/>
          <w:lang w:eastAsia="en-GB"/>
          <w14:ligatures w14:val="standardContextual"/>
        </w:rPr>
      </w:pPr>
      <w:hyperlink w:anchor="_Toc173404998" w:history="1">
        <w:r w:rsidRPr="00351A47">
          <w:rPr>
            <w:rStyle w:val="Hyperlink"/>
            <w:noProof/>
          </w:rPr>
          <w:t>4</w:t>
        </w:r>
        <w:r>
          <w:rPr>
            <w:rFonts w:eastAsiaTheme="minorEastAsia" w:cstheme="minorBidi"/>
            <w:b w:val="0"/>
            <w:bCs w:val="0"/>
            <w:caps w:val="0"/>
            <w:noProof/>
            <w:kern w:val="2"/>
            <w:sz w:val="24"/>
            <w:szCs w:val="24"/>
            <w:lang w:eastAsia="en-GB"/>
            <w14:ligatures w14:val="standardContextual"/>
          </w:rPr>
          <w:tab/>
        </w:r>
        <w:r w:rsidRPr="00351A47">
          <w:rPr>
            <w:rStyle w:val="Hyperlink"/>
            <w:noProof/>
          </w:rPr>
          <w:t>Approval of Minutes from previous meeting</w:t>
        </w:r>
        <w:r>
          <w:rPr>
            <w:noProof/>
            <w:webHidden/>
          </w:rPr>
          <w:tab/>
        </w:r>
        <w:r>
          <w:rPr>
            <w:noProof/>
            <w:webHidden/>
          </w:rPr>
          <w:fldChar w:fldCharType="begin"/>
        </w:r>
        <w:r>
          <w:rPr>
            <w:noProof/>
            <w:webHidden/>
          </w:rPr>
          <w:instrText xml:space="preserve"> PAGEREF _Toc173404998 \h </w:instrText>
        </w:r>
        <w:r>
          <w:rPr>
            <w:noProof/>
            <w:webHidden/>
          </w:rPr>
        </w:r>
        <w:r>
          <w:rPr>
            <w:noProof/>
            <w:webHidden/>
          </w:rPr>
          <w:fldChar w:fldCharType="separate"/>
        </w:r>
        <w:r>
          <w:rPr>
            <w:noProof/>
            <w:webHidden/>
          </w:rPr>
          <w:t>6</w:t>
        </w:r>
        <w:r>
          <w:rPr>
            <w:noProof/>
            <w:webHidden/>
          </w:rPr>
          <w:fldChar w:fldCharType="end"/>
        </w:r>
      </w:hyperlink>
    </w:p>
    <w:p w14:paraId="5AFA3046" w14:textId="701E6A90" w:rsidR="00C6051E" w:rsidRDefault="00C6051E">
      <w:pPr>
        <w:pStyle w:val="TOC1"/>
        <w:tabs>
          <w:tab w:val="left" w:pos="400"/>
          <w:tab w:val="right" w:leader="dot" w:pos="10457"/>
        </w:tabs>
        <w:rPr>
          <w:rFonts w:eastAsiaTheme="minorEastAsia" w:cstheme="minorBidi"/>
          <w:b w:val="0"/>
          <w:bCs w:val="0"/>
          <w:caps w:val="0"/>
          <w:noProof/>
          <w:kern w:val="2"/>
          <w:sz w:val="24"/>
          <w:szCs w:val="24"/>
          <w:lang w:eastAsia="en-GB"/>
          <w14:ligatures w14:val="standardContextual"/>
        </w:rPr>
      </w:pPr>
      <w:hyperlink w:anchor="_Toc173404999" w:history="1">
        <w:r w:rsidRPr="00351A47">
          <w:rPr>
            <w:rStyle w:val="Hyperlink"/>
            <w:noProof/>
          </w:rPr>
          <w:t>5</w:t>
        </w:r>
        <w:r>
          <w:rPr>
            <w:rFonts w:eastAsiaTheme="minorEastAsia" w:cstheme="minorBidi"/>
            <w:b w:val="0"/>
            <w:bCs w:val="0"/>
            <w:caps w:val="0"/>
            <w:noProof/>
            <w:kern w:val="2"/>
            <w:sz w:val="24"/>
            <w:szCs w:val="24"/>
            <w:lang w:eastAsia="en-GB"/>
            <w14:ligatures w14:val="standardContextual"/>
          </w:rPr>
          <w:tab/>
        </w:r>
        <w:r w:rsidRPr="00351A47">
          <w:rPr>
            <w:rStyle w:val="Hyperlink"/>
            <w:noProof/>
          </w:rPr>
          <w:t>Incoming Liaison Statements</w:t>
        </w:r>
        <w:r>
          <w:rPr>
            <w:noProof/>
            <w:webHidden/>
          </w:rPr>
          <w:tab/>
        </w:r>
        <w:r>
          <w:rPr>
            <w:noProof/>
            <w:webHidden/>
          </w:rPr>
          <w:fldChar w:fldCharType="begin"/>
        </w:r>
        <w:r>
          <w:rPr>
            <w:noProof/>
            <w:webHidden/>
          </w:rPr>
          <w:instrText xml:space="preserve"> PAGEREF _Toc173404999 \h </w:instrText>
        </w:r>
        <w:r>
          <w:rPr>
            <w:noProof/>
            <w:webHidden/>
          </w:rPr>
        </w:r>
        <w:r>
          <w:rPr>
            <w:noProof/>
            <w:webHidden/>
          </w:rPr>
          <w:fldChar w:fldCharType="separate"/>
        </w:r>
        <w:r>
          <w:rPr>
            <w:noProof/>
            <w:webHidden/>
          </w:rPr>
          <w:t>6</w:t>
        </w:r>
        <w:r>
          <w:rPr>
            <w:noProof/>
            <w:webHidden/>
          </w:rPr>
          <w:fldChar w:fldCharType="end"/>
        </w:r>
      </w:hyperlink>
    </w:p>
    <w:p w14:paraId="4B1AE264" w14:textId="3C529C61" w:rsidR="00C6051E" w:rsidRDefault="00C6051E">
      <w:pPr>
        <w:pStyle w:val="TOC1"/>
        <w:tabs>
          <w:tab w:val="left" w:pos="400"/>
          <w:tab w:val="right" w:leader="dot" w:pos="10457"/>
        </w:tabs>
        <w:rPr>
          <w:rFonts w:eastAsiaTheme="minorEastAsia" w:cstheme="minorBidi"/>
          <w:b w:val="0"/>
          <w:bCs w:val="0"/>
          <w:caps w:val="0"/>
          <w:noProof/>
          <w:kern w:val="2"/>
          <w:sz w:val="24"/>
          <w:szCs w:val="24"/>
          <w:lang w:eastAsia="en-GB"/>
          <w14:ligatures w14:val="standardContextual"/>
        </w:rPr>
      </w:pPr>
      <w:hyperlink w:anchor="_Toc173405000" w:history="1">
        <w:r w:rsidRPr="00351A47">
          <w:rPr>
            <w:rStyle w:val="Hyperlink"/>
            <w:noProof/>
            <w:lang w:val="fr-FR"/>
          </w:rPr>
          <w:t>6</w:t>
        </w:r>
        <w:r>
          <w:rPr>
            <w:rFonts w:eastAsiaTheme="minorEastAsia" w:cstheme="minorBidi"/>
            <w:b w:val="0"/>
            <w:bCs w:val="0"/>
            <w:caps w:val="0"/>
            <w:noProof/>
            <w:kern w:val="2"/>
            <w:sz w:val="24"/>
            <w:szCs w:val="24"/>
            <w:lang w:eastAsia="en-GB"/>
            <w14:ligatures w14:val="standardContextual"/>
          </w:rPr>
          <w:tab/>
        </w:r>
        <w:r w:rsidRPr="00351A47">
          <w:rPr>
            <w:rStyle w:val="Hyperlink"/>
            <w:noProof/>
            <w:lang w:val="fr-FR"/>
          </w:rPr>
          <w:t>Pre-Rel-18 E-UTRA Maintenance</w:t>
        </w:r>
        <w:r>
          <w:rPr>
            <w:noProof/>
            <w:webHidden/>
          </w:rPr>
          <w:tab/>
        </w:r>
        <w:r>
          <w:rPr>
            <w:noProof/>
            <w:webHidden/>
          </w:rPr>
          <w:fldChar w:fldCharType="begin"/>
        </w:r>
        <w:r>
          <w:rPr>
            <w:noProof/>
            <w:webHidden/>
          </w:rPr>
          <w:instrText xml:space="preserve"> PAGEREF _Toc173405000 \h </w:instrText>
        </w:r>
        <w:r>
          <w:rPr>
            <w:noProof/>
            <w:webHidden/>
          </w:rPr>
        </w:r>
        <w:r>
          <w:rPr>
            <w:noProof/>
            <w:webHidden/>
          </w:rPr>
          <w:fldChar w:fldCharType="separate"/>
        </w:r>
        <w:r>
          <w:rPr>
            <w:noProof/>
            <w:webHidden/>
          </w:rPr>
          <w:t>11</w:t>
        </w:r>
        <w:r>
          <w:rPr>
            <w:noProof/>
            <w:webHidden/>
          </w:rPr>
          <w:fldChar w:fldCharType="end"/>
        </w:r>
      </w:hyperlink>
    </w:p>
    <w:p w14:paraId="616C04EC" w14:textId="65C0208D" w:rsidR="00C6051E" w:rsidRDefault="00C6051E">
      <w:pPr>
        <w:pStyle w:val="TOC1"/>
        <w:tabs>
          <w:tab w:val="left" w:pos="400"/>
          <w:tab w:val="right" w:leader="dot" w:pos="10457"/>
        </w:tabs>
        <w:rPr>
          <w:rFonts w:eastAsiaTheme="minorEastAsia" w:cstheme="minorBidi"/>
          <w:b w:val="0"/>
          <w:bCs w:val="0"/>
          <w:caps w:val="0"/>
          <w:noProof/>
          <w:kern w:val="2"/>
          <w:sz w:val="24"/>
          <w:szCs w:val="24"/>
          <w:lang w:eastAsia="en-GB"/>
          <w14:ligatures w14:val="standardContextual"/>
        </w:rPr>
      </w:pPr>
      <w:hyperlink w:anchor="_Toc173405001" w:history="1">
        <w:r w:rsidRPr="00351A47">
          <w:rPr>
            <w:rStyle w:val="Hyperlink"/>
            <w:noProof/>
          </w:rPr>
          <w:t>7</w:t>
        </w:r>
        <w:r>
          <w:rPr>
            <w:rFonts w:eastAsiaTheme="minorEastAsia" w:cstheme="minorBidi"/>
            <w:b w:val="0"/>
            <w:bCs w:val="0"/>
            <w:caps w:val="0"/>
            <w:noProof/>
            <w:kern w:val="2"/>
            <w:sz w:val="24"/>
            <w:szCs w:val="24"/>
            <w:lang w:eastAsia="en-GB"/>
            <w14:ligatures w14:val="standardContextual"/>
          </w:rPr>
          <w:tab/>
        </w:r>
        <w:r w:rsidRPr="00351A47">
          <w:rPr>
            <w:rStyle w:val="Hyperlink"/>
            <w:noProof/>
          </w:rPr>
          <w:t>Pre-Rel-18 NR Maintenance</w:t>
        </w:r>
        <w:r>
          <w:rPr>
            <w:noProof/>
            <w:webHidden/>
          </w:rPr>
          <w:tab/>
        </w:r>
        <w:r>
          <w:rPr>
            <w:noProof/>
            <w:webHidden/>
          </w:rPr>
          <w:fldChar w:fldCharType="begin"/>
        </w:r>
        <w:r>
          <w:rPr>
            <w:noProof/>
            <w:webHidden/>
          </w:rPr>
          <w:instrText xml:space="preserve"> PAGEREF _Toc173405001 \h </w:instrText>
        </w:r>
        <w:r>
          <w:rPr>
            <w:noProof/>
            <w:webHidden/>
          </w:rPr>
        </w:r>
        <w:r>
          <w:rPr>
            <w:noProof/>
            <w:webHidden/>
          </w:rPr>
          <w:fldChar w:fldCharType="separate"/>
        </w:r>
        <w:r>
          <w:rPr>
            <w:noProof/>
            <w:webHidden/>
          </w:rPr>
          <w:t>11</w:t>
        </w:r>
        <w:r>
          <w:rPr>
            <w:noProof/>
            <w:webHidden/>
          </w:rPr>
          <w:fldChar w:fldCharType="end"/>
        </w:r>
      </w:hyperlink>
    </w:p>
    <w:p w14:paraId="0805AF79" w14:textId="4264143E" w:rsidR="00C6051E" w:rsidRDefault="00C6051E">
      <w:pPr>
        <w:pStyle w:val="TOC1"/>
        <w:tabs>
          <w:tab w:val="left" w:pos="400"/>
          <w:tab w:val="right" w:leader="dot" w:pos="10457"/>
        </w:tabs>
        <w:rPr>
          <w:rFonts w:eastAsiaTheme="minorEastAsia" w:cstheme="minorBidi"/>
          <w:b w:val="0"/>
          <w:bCs w:val="0"/>
          <w:caps w:val="0"/>
          <w:noProof/>
          <w:kern w:val="2"/>
          <w:sz w:val="24"/>
          <w:szCs w:val="24"/>
          <w:lang w:eastAsia="en-GB"/>
          <w14:ligatures w14:val="standardContextual"/>
        </w:rPr>
      </w:pPr>
      <w:hyperlink w:anchor="_Toc173405002" w:history="1">
        <w:r w:rsidRPr="00351A47">
          <w:rPr>
            <w:rStyle w:val="Hyperlink"/>
            <w:noProof/>
          </w:rPr>
          <w:t>8</w:t>
        </w:r>
        <w:r>
          <w:rPr>
            <w:rFonts w:eastAsiaTheme="minorEastAsia" w:cstheme="minorBidi"/>
            <w:b w:val="0"/>
            <w:bCs w:val="0"/>
            <w:caps w:val="0"/>
            <w:noProof/>
            <w:kern w:val="2"/>
            <w:sz w:val="24"/>
            <w:szCs w:val="24"/>
            <w:lang w:eastAsia="en-GB"/>
            <w14:ligatures w14:val="standardContextual"/>
          </w:rPr>
          <w:tab/>
        </w:r>
        <w:r w:rsidRPr="00351A47">
          <w:rPr>
            <w:rStyle w:val="Hyperlink"/>
            <w:noProof/>
          </w:rPr>
          <w:t>Maintenance on Release 18</w:t>
        </w:r>
        <w:r>
          <w:rPr>
            <w:noProof/>
            <w:webHidden/>
          </w:rPr>
          <w:tab/>
        </w:r>
        <w:r>
          <w:rPr>
            <w:noProof/>
            <w:webHidden/>
          </w:rPr>
          <w:fldChar w:fldCharType="begin"/>
        </w:r>
        <w:r>
          <w:rPr>
            <w:noProof/>
            <w:webHidden/>
          </w:rPr>
          <w:instrText xml:space="preserve"> PAGEREF _Toc173405002 \h </w:instrText>
        </w:r>
        <w:r>
          <w:rPr>
            <w:noProof/>
            <w:webHidden/>
          </w:rPr>
        </w:r>
        <w:r>
          <w:rPr>
            <w:noProof/>
            <w:webHidden/>
          </w:rPr>
          <w:fldChar w:fldCharType="separate"/>
        </w:r>
        <w:r>
          <w:rPr>
            <w:noProof/>
            <w:webHidden/>
          </w:rPr>
          <w:t>19</w:t>
        </w:r>
        <w:r>
          <w:rPr>
            <w:noProof/>
            <w:webHidden/>
          </w:rPr>
          <w:fldChar w:fldCharType="end"/>
        </w:r>
      </w:hyperlink>
    </w:p>
    <w:p w14:paraId="5D297159" w14:textId="37EB50D3" w:rsidR="00C6051E" w:rsidRDefault="00C6051E">
      <w:pPr>
        <w:pStyle w:val="TOC2"/>
        <w:tabs>
          <w:tab w:val="left" w:pos="800"/>
          <w:tab w:val="right" w:leader="dot" w:pos="10457"/>
        </w:tabs>
        <w:rPr>
          <w:rFonts w:eastAsiaTheme="minorEastAsia" w:cstheme="minorBidi"/>
          <w:smallCaps w:val="0"/>
          <w:noProof/>
          <w:kern w:val="2"/>
          <w:sz w:val="24"/>
          <w:szCs w:val="24"/>
          <w:lang w:eastAsia="en-GB"/>
          <w14:ligatures w14:val="standardContextual"/>
        </w:rPr>
      </w:pPr>
      <w:hyperlink w:anchor="_Toc173405003" w:history="1">
        <w:r w:rsidRPr="00351A47">
          <w:rPr>
            <w:rStyle w:val="Hyperlink"/>
            <w:noProof/>
          </w:rPr>
          <w:t>8.1</w:t>
        </w:r>
        <w:r>
          <w:rPr>
            <w:rFonts w:eastAsiaTheme="minorEastAsia" w:cstheme="minorBidi"/>
            <w:smallCaps w:val="0"/>
            <w:noProof/>
            <w:kern w:val="2"/>
            <w:sz w:val="24"/>
            <w:szCs w:val="24"/>
            <w:lang w:eastAsia="en-GB"/>
            <w14:ligatures w14:val="standardContextual"/>
          </w:rPr>
          <w:tab/>
        </w:r>
        <w:r w:rsidRPr="00351A47">
          <w:rPr>
            <w:rStyle w:val="Hyperlink"/>
            <w:noProof/>
          </w:rPr>
          <w:t>Maintenance on Rel-18 work items</w:t>
        </w:r>
        <w:r>
          <w:rPr>
            <w:noProof/>
            <w:webHidden/>
          </w:rPr>
          <w:tab/>
        </w:r>
        <w:r>
          <w:rPr>
            <w:noProof/>
            <w:webHidden/>
          </w:rPr>
          <w:fldChar w:fldCharType="begin"/>
        </w:r>
        <w:r>
          <w:rPr>
            <w:noProof/>
            <w:webHidden/>
          </w:rPr>
          <w:instrText xml:space="preserve"> PAGEREF _Toc173405003 \h </w:instrText>
        </w:r>
        <w:r>
          <w:rPr>
            <w:noProof/>
            <w:webHidden/>
          </w:rPr>
        </w:r>
        <w:r>
          <w:rPr>
            <w:noProof/>
            <w:webHidden/>
          </w:rPr>
          <w:fldChar w:fldCharType="separate"/>
        </w:r>
        <w:r>
          <w:rPr>
            <w:noProof/>
            <w:webHidden/>
          </w:rPr>
          <w:t>19</w:t>
        </w:r>
        <w:r>
          <w:rPr>
            <w:noProof/>
            <w:webHidden/>
          </w:rPr>
          <w:fldChar w:fldCharType="end"/>
        </w:r>
      </w:hyperlink>
    </w:p>
    <w:p w14:paraId="19EE4C9C" w14:textId="56490272" w:rsidR="00C6051E" w:rsidRDefault="00C6051E">
      <w:pPr>
        <w:pStyle w:val="TOC3"/>
        <w:tabs>
          <w:tab w:val="right" w:leader="dot" w:pos="10457"/>
        </w:tabs>
        <w:rPr>
          <w:rFonts w:eastAsiaTheme="minorEastAsia" w:cstheme="minorBidi"/>
          <w:i w:val="0"/>
          <w:iCs w:val="0"/>
          <w:noProof/>
          <w:kern w:val="2"/>
          <w:sz w:val="24"/>
          <w:szCs w:val="24"/>
          <w:lang w:eastAsia="en-GB"/>
          <w14:ligatures w14:val="standardContextual"/>
        </w:rPr>
      </w:pPr>
      <w:hyperlink w:anchor="_Toc173405004" w:history="1">
        <w:r w:rsidRPr="00351A47">
          <w:rPr>
            <w:rStyle w:val="Hyperlink"/>
            <w:rFonts w:cs="Times"/>
            <w:b/>
            <w:bCs/>
            <w:noProof/>
            <w:lang w:eastAsia="x-none"/>
          </w:rPr>
          <w:t>MIMO</w:t>
        </w:r>
        <w:r>
          <w:rPr>
            <w:noProof/>
            <w:webHidden/>
          </w:rPr>
          <w:tab/>
        </w:r>
        <w:r>
          <w:rPr>
            <w:noProof/>
            <w:webHidden/>
          </w:rPr>
          <w:fldChar w:fldCharType="begin"/>
        </w:r>
        <w:r>
          <w:rPr>
            <w:noProof/>
            <w:webHidden/>
          </w:rPr>
          <w:instrText xml:space="preserve"> PAGEREF _Toc173405004 \h </w:instrText>
        </w:r>
        <w:r>
          <w:rPr>
            <w:noProof/>
            <w:webHidden/>
          </w:rPr>
        </w:r>
        <w:r>
          <w:rPr>
            <w:noProof/>
            <w:webHidden/>
          </w:rPr>
          <w:fldChar w:fldCharType="separate"/>
        </w:r>
        <w:r>
          <w:rPr>
            <w:noProof/>
            <w:webHidden/>
          </w:rPr>
          <w:t>19</w:t>
        </w:r>
        <w:r>
          <w:rPr>
            <w:noProof/>
            <w:webHidden/>
          </w:rPr>
          <w:fldChar w:fldCharType="end"/>
        </w:r>
      </w:hyperlink>
    </w:p>
    <w:p w14:paraId="65FDB803" w14:textId="2435A812" w:rsidR="00C6051E" w:rsidRDefault="00C6051E">
      <w:pPr>
        <w:pStyle w:val="TOC3"/>
        <w:tabs>
          <w:tab w:val="right" w:leader="dot" w:pos="10457"/>
        </w:tabs>
        <w:rPr>
          <w:rFonts w:eastAsiaTheme="minorEastAsia" w:cstheme="minorBidi"/>
          <w:i w:val="0"/>
          <w:iCs w:val="0"/>
          <w:noProof/>
          <w:kern w:val="2"/>
          <w:sz w:val="24"/>
          <w:szCs w:val="24"/>
          <w:lang w:eastAsia="en-GB"/>
          <w14:ligatures w14:val="standardContextual"/>
        </w:rPr>
      </w:pPr>
      <w:hyperlink w:anchor="_Toc173405005" w:history="1">
        <w:r w:rsidRPr="00351A47">
          <w:rPr>
            <w:rStyle w:val="Hyperlink"/>
            <w:rFonts w:cs="Times"/>
            <w:b/>
            <w:bCs/>
            <w:noProof/>
            <w:lang w:eastAsia="x-none"/>
          </w:rPr>
          <w:t>Network Energy Savings</w:t>
        </w:r>
        <w:r>
          <w:rPr>
            <w:noProof/>
            <w:webHidden/>
          </w:rPr>
          <w:tab/>
        </w:r>
        <w:r>
          <w:rPr>
            <w:noProof/>
            <w:webHidden/>
          </w:rPr>
          <w:fldChar w:fldCharType="begin"/>
        </w:r>
        <w:r>
          <w:rPr>
            <w:noProof/>
            <w:webHidden/>
          </w:rPr>
          <w:instrText xml:space="preserve"> PAGEREF _Toc173405005 \h </w:instrText>
        </w:r>
        <w:r>
          <w:rPr>
            <w:noProof/>
            <w:webHidden/>
          </w:rPr>
        </w:r>
        <w:r>
          <w:rPr>
            <w:noProof/>
            <w:webHidden/>
          </w:rPr>
          <w:fldChar w:fldCharType="separate"/>
        </w:r>
        <w:r>
          <w:rPr>
            <w:noProof/>
            <w:webHidden/>
          </w:rPr>
          <w:t>25</w:t>
        </w:r>
        <w:r>
          <w:rPr>
            <w:noProof/>
            <w:webHidden/>
          </w:rPr>
          <w:fldChar w:fldCharType="end"/>
        </w:r>
      </w:hyperlink>
    </w:p>
    <w:p w14:paraId="518945E6" w14:textId="4FA8E7C2" w:rsidR="00C6051E" w:rsidRDefault="00C6051E">
      <w:pPr>
        <w:pStyle w:val="TOC3"/>
        <w:tabs>
          <w:tab w:val="right" w:leader="dot" w:pos="10457"/>
        </w:tabs>
        <w:rPr>
          <w:rFonts w:eastAsiaTheme="minorEastAsia" w:cstheme="minorBidi"/>
          <w:i w:val="0"/>
          <w:iCs w:val="0"/>
          <w:noProof/>
          <w:kern w:val="2"/>
          <w:sz w:val="24"/>
          <w:szCs w:val="24"/>
          <w:lang w:eastAsia="en-GB"/>
          <w14:ligatures w14:val="standardContextual"/>
        </w:rPr>
      </w:pPr>
      <w:hyperlink w:anchor="_Toc173405006" w:history="1">
        <w:r w:rsidRPr="00351A47">
          <w:rPr>
            <w:rStyle w:val="Hyperlink"/>
            <w:rFonts w:cs="Times"/>
            <w:b/>
            <w:bCs/>
            <w:noProof/>
            <w:lang w:eastAsia="x-none"/>
          </w:rPr>
          <w:t>Multicarrier</w:t>
        </w:r>
        <w:r>
          <w:rPr>
            <w:noProof/>
            <w:webHidden/>
          </w:rPr>
          <w:tab/>
        </w:r>
        <w:r>
          <w:rPr>
            <w:noProof/>
            <w:webHidden/>
          </w:rPr>
          <w:fldChar w:fldCharType="begin"/>
        </w:r>
        <w:r>
          <w:rPr>
            <w:noProof/>
            <w:webHidden/>
          </w:rPr>
          <w:instrText xml:space="preserve"> PAGEREF _Toc173405006 \h </w:instrText>
        </w:r>
        <w:r>
          <w:rPr>
            <w:noProof/>
            <w:webHidden/>
          </w:rPr>
        </w:r>
        <w:r>
          <w:rPr>
            <w:noProof/>
            <w:webHidden/>
          </w:rPr>
          <w:fldChar w:fldCharType="separate"/>
        </w:r>
        <w:r>
          <w:rPr>
            <w:noProof/>
            <w:webHidden/>
          </w:rPr>
          <w:t>27</w:t>
        </w:r>
        <w:r>
          <w:rPr>
            <w:noProof/>
            <w:webHidden/>
          </w:rPr>
          <w:fldChar w:fldCharType="end"/>
        </w:r>
      </w:hyperlink>
    </w:p>
    <w:p w14:paraId="1A4B573B" w14:textId="6BD4D81B" w:rsidR="00C6051E" w:rsidRDefault="00C6051E">
      <w:pPr>
        <w:pStyle w:val="TOC3"/>
        <w:tabs>
          <w:tab w:val="right" w:leader="dot" w:pos="10457"/>
        </w:tabs>
        <w:rPr>
          <w:rFonts w:eastAsiaTheme="minorEastAsia" w:cstheme="minorBidi"/>
          <w:i w:val="0"/>
          <w:iCs w:val="0"/>
          <w:noProof/>
          <w:kern w:val="2"/>
          <w:sz w:val="24"/>
          <w:szCs w:val="24"/>
          <w:lang w:eastAsia="en-GB"/>
          <w14:ligatures w14:val="standardContextual"/>
        </w:rPr>
      </w:pPr>
      <w:hyperlink w:anchor="_Toc173405007" w:history="1">
        <w:r w:rsidRPr="00351A47">
          <w:rPr>
            <w:rStyle w:val="Hyperlink"/>
            <w:rFonts w:cs="Times"/>
            <w:b/>
            <w:bCs/>
            <w:noProof/>
            <w:lang w:eastAsia="x-none"/>
          </w:rPr>
          <w:t>Others</w:t>
        </w:r>
        <w:r>
          <w:rPr>
            <w:noProof/>
            <w:webHidden/>
          </w:rPr>
          <w:tab/>
        </w:r>
        <w:r>
          <w:rPr>
            <w:noProof/>
            <w:webHidden/>
          </w:rPr>
          <w:fldChar w:fldCharType="begin"/>
        </w:r>
        <w:r>
          <w:rPr>
            <w:noProof/>
            <w:webHidden/>
          </w:rPr>
          <w:instrText xml:space="preserve"> PAGEREF _Toc173405007 \h </w:instrText>
        </w:r>
        <w:r>
          <w:rPr>
            <w:noProof/>
            <w:webHidden/>
          </w:rPr>
        </w:r>
        <w:r>
          <w:rPr>
            <w:noProof/>
            <w:webHidden/>
          </w:rPr>
          <w:fldChar w:fldCharType="separate"/>
        </w:r>
        <w:r>
          <w:rPr>
            <w:noProof/>
            <w:webHidden/>
          </w:rPr>
          <w:t>30</w:t>
        </w:r>
        <w:r>
          <w:rPr>
            <w:noProof/>
            <w:webHidden/>
          </w:rPr>
          <w:fldChar w:fldCharType="end"/>
        </w:r>
      </w:hyperlink>
    </w:p>
    <w:p w14:paraId="575E41A2" w14:textId="3931234D" w:rsidR="00C6051E" w:rsidRDefault="00C6051E">
      <w:pPr>
        <w:pStyle w:val="TOC3"/>
        <w:tabs>
          <w:tab w:val="right" w:leader="dot" w:pos="10457"/>
        </w:tabs>
        <w:rPr>
          <w:rFonts w:eastAsiaTheme="minorEastAsia" w:cstheme="minorBidi"/>
          <w:i w:val="0"/>
          <w:iCs w:val="0"/>
          <w:noProof/>
          <w:kern w:val="2"/>
          <w:sz w:val="24"/>
          <w:szCs w:val="24"/>
          <w:lang w:eastAsia="en-GB"/>
          <w14:ligatures w14:val="standardContextual"/>
        </w:rPr>
      </w:pPr>
      <w:hyperlink w:anchor="_Toc173405008" w:history="1">
        <w:r w:rsidRPr="00351A47">
          <w:rPr>
            <w:rStyle w:val="Hyperlink"/>
            <w:rFonts w:cs="Times"/>
            <w:b/>
            <w:bCs/>
            <w:noProof/>
            <w:lang w:eastAsia="x-none"/>
          </w:rPr>
          <w:t>Coverage Enh</w:t>
        </w:r>
        <w:r>
          <w:rPr>
            <w:noProof/>
            <w:webHidden/>
          </w:rPr>
          <w:tab/>
        </w:r>
        <w:r>
          <w:rPr>
            <w:noProof/>
            <w:webHidden/>
          </w:rPr>
          <w:fldChar w:fldCharType="begin"/>
        </w:r>
        <w:r>
          <w:rPr>
            <w:noProof/>
            <w:webHidden/>
          </w:rPr>
          <w:instrText xml:space="preserve"> PAGEREF _Toc173405008 \h </w:instrText>
        </w:r>
        <w:r>
          <w:rPr>
            <w:noProof/>
            <w:webHidden/>
          </w:rPr>
        </w:r>
        <w:r>
          <w:rPr>
            <w:noProof/>
            <w:webHidden/>
          </w:rPr>
          <w:fldChar w:fldCharType="separate"/>
        </w:r>
        <w:r>
          <w:rPr>
            <w:noProof/>
            <w:webHidden/>
          </w:rPr>
          <w:t>31</w:t>
        </w:r>
        <w:r>
          <w:rPr>
            <w:noProof/>
            <w:webHidden/>
          </w:rPr>
          <w:fldChar w:fldCharType="end"/>
        </w:r>
      </w:hyperlink>
    </w:p>
    <w:p w14:paraId="5608BD77" w14:textId="3D8D0E4E" w:rsidR="00C6051E" w:rsidRDefault="00C6051E">
      <w:pPr>
        <w:pStyle w:val="TOC3"/>
        <w:tabs>
          <w:tab w:val="right" w:leader="dot" w:pos="10457"/>
        </w:tabs>
        <w:rPr>
          <w:rFonts w:eastAsiaTheme="minorEastAsia" w:cstheme="minorBidi"/>
          <w:i w:val="0"/>
          <w:iCs w:val="0"/>
          <w:noProof/>
          <w:kern w:val="2"/>
          <w:sz w:val="24"/>
          <w:szCs w:val="24"/>
          <w:lang w:eastAsia="en-GB"/>
          <w14:ligatures w14:val="standardContextual"/>
        </w:rPr>
      </w:pPr>
      <w:hyperlink w:anchor="_Toc173405009" w:history="1">
        <w:r w:rsidRPr="00351A47">
          <w:rPr>
            <w:rStyle w:val="Hyperlink"/>
            <w:rFonts w:cs="Times"/>
            <w:b/>
            <w:bCs/>
            <w:noProof/>
            <w:lang w:eastAsia="x-none"/>
          </w:rPr>
          <w:t>Mobility Enh</w:t>
        </w:r>
        <w:r>
          <w:rPr>
            <w:noProof/>
            <w:webHidden/>
          </w:rPr>
          <w:tab/>
        </w:r>
        <w:r>
          <w:rPr>
            <w:noProof/>
            <w:webHidden/>
          </w:rPr>
          <w:fldChar w:fldCharType="begin"/>
        </w:r>
        <w:r>
          <w:rPr>
            <w:noProof/>
            <w:webHidden/>
          </w:rPr>
          <w:instrText xml:space="preserve"> PAGEREF _Toc173405009 \h </w:instrText>
        </w:r>
        <w:r>
          <w:rPr>
            <w:noProof/>
            <w:webHidden/>
          </w:rPr>
        </w:r>
        <w:r>
          <w:rPr>
            <w:noProof/>
            <w:webHidden/>
          </w:rPr>
          <w:fldChar w:fldCharType="separate"/>
        </w:r>
        <w:r>
          <w:rPr>
            <w:noProof/>
            <w:webHidden/>
          </w:rPr>
          <w:t>31</w:t>
        </w:r>
        <w:r>
          <w:rPr>
            <w:noProof/>
            <w:webHidden/>
          </w:rPr>
          <w:fldChar w:fldCharType="end"/>
        </w:r>
      </w:hyperlink>
    </w:p>
    <w:p w14:paraId="2859615D" w14:textId="2B5970C9" w:rsidR="00C6051E" w:rsidRDefault="00C6051E">
      <w:pPr>
        <w:pStyle w:val="TOC3"/>
        <w:tabs>
          <w:tab w:val="right" w:leader="dot" w:pos="10457"/>
        </w:tabs>
        <w:rPr>
          <w:rFonts w:eastAsiaTheme="minorEastAsia" w:cstheme="minorBidi"/>
          <w:i w:val="0"/>
          <w:iCs w:val="0"/>
          <w:noProof/>
          <w:kern w:val="2"/>
          <w:sz w:val="24"/>
          <w:szCs w:val="24"/>
          <w:lang w:eastAsia="en-GB"/>
          <w14:ligatures w14:val="standardContextual"/>
        </w:rPr>
      </w:pPr>
      <w:hyperlink w:anchor="_Toc173405010" w:history="1">
        <w:r w:rsidRPr="00351A47">
          <w:rPr>
            <w:rStyle w:val="Hyperlink"/>
            <w:rFonts w:cs="Times"/>
            <w:b/>
            <w:bCs/>
            <w:noProof/>
            <w:lang w:eastAsia="x-none"/>
          </w:rPr>
          <w:t>RedCap</w:t>
        </w:r>
        <w:r>
          <w:rPr>
            <w:noProof/>
            <w:webHidden/>
          </w:rPr>
          <w:tab/>
        </w:r>
        <w:r>
          <w:rPr>
            <w:noProof/>
            <w:webHidden/>
          </w:rPr>
          <w:fldChar w:fldCharType="begin"/>
        </w:r>
        <w:r>
          <w:rPr>
            <w:noProof/>
            <w:webHidden/>
          </w:rPr>
          <w:instrText xml:space="preserve"> PAGEREF _Toc173405010 \h </w:instrText>
        </w:r>
        <w:r>
          <w:rPr>
            <w:noProof/>
            <w:webHidden/>
          </w:rPr>
        </w:r>
        <w:r>
          <w:rPr>
            <w:noProof/>
            <w:webHidden/>
          </w:rPr>
          <w:fldChar w:fldCharType="separate"/>
        </w:r>
        <w:r>
          <w:rPr>
            <w:noProof/>
            <w:webHidden/>
          </w:rPr>
          <w:t>36</w:t>
        </w:r>
        <w:r>
          <w:rPr>
            <w:noProof/>
            <w:webHidden/>
          </w:rPr>
          <w:fldChar w:fldCharType="end"/>
        </w:r>
      </w:hyperlink>
    </w:p>
    <w:p w14:paraId="07F8EC2E" w14:textId="2476CA38" w:rsidR="00C6051E" w:rsidRDefault="00C6051E">
      <w:pPr>
        <w:pStyle w:val="TOC3"/>
        <w:tabs>
          <w:tab w:val="right" w:leader="dot" w:pos="10457"/>
        </w:tabs>
        <w:rPr>
          <w:rFonts w:eastAsiaTheme="minorEastAsia" w:cstheme="minorBidi"/>
          <w:i w:val="0"/>
          <w:iCs w:val="0"/>
          <w:noProof/>
          <w:kern w:val="2"/>
          <w:sz w:val="24"/>
          <w:szCs w:val="24"/>
          <w:lang w:eastAsia="en-GB"/>
          <w14:ligatures w14:val="standardContextual"/>
        </w:rPr>
      </w:pPr>
      <w:hyperlink w:anchor="_Toc173405011" w:history="1">
        <w:r w:rsidRPr="00351A47">
          <w:rPr>
            <w:rStyle w:val="Hyperlink"/>
            <w:rFonts w:cs="Times"/>
            <w:b/>
            <w:bCs/>
            <w:noProof/>
            <w:lang w:eastAsia="x-none"/>
          </w:rPr>
          <w:t>UE Power Savings</w:t>
        </w:r>
        <w:r>
          <w:rPr>
            <w:noProof/>
            <w:webHidden/>
          </w:rPr>
          <w:tab/>
        </w:r>
        <w:r>
          <w:rPr>
            <w:noProof/>
            <w:webHidden/>
          </w:rPr>
          <w:fldChar w:fldCharType="begin"/>
        </w:r>
        <w:r>
          <w:rPr>
            <w:noProof/>
            <w:webHidden/>
          </w:rPr>
          <w:instrText xml:space="preserve"> PAGEREF _Toc173405011 \h </w:instrText>
        </w:r>
        <w:r>
          <w:rPr>
            <w:noProof/>
            <w:webHidden/>
          </w:rPr>
        </w:r>
        <w:r>
          <w:rPr>
            <w:noProof/>
            <w:webHidden/>
          </w:rPr>
          <w:fldChar w:fldCharType="separate"/>
        </w:r>
        <w:r>
          <w:rPr>
            <w:noProof/>
            <w:webHidden/>
          </w:rPr>
          <w:t>37</w:t>
        </w:r>
        <w:r>
          <w:rPr>
            <w:noProof/>
            <w:webHidden/>
          </w:rPr>
          <w:fldChar w:fldCharType="end"/>
        </w:r>
      </w:hyperlink>
    </w:p>
    <w:p w14:paraId="73894772" w14:textId="3675A0BE" w:rsidR="00C6051E" w:rsidRDefault="00C6051E">
      <w:pPr>
        <w:pStyle w:val="TOC3"/>
        <w:tabs>
          <w:tab w:val="right" w:leader="dot" w:pos="10457"/>
        </w:tabs>
        <w:rPr>
          <w:rFonts w:eastAsiaTheme="minorEastAsia" w:cstheme="minorBidi"/>
          <w:i w:val="0"/>
          <w:iCs w:val="0"/>
          <w:noProof/>
          <w:kern w:val="2"/>
          <w:sz w:val="24"/>
          <w:szCs w:val="24"/>
          <w:lang w:eastAsia="en-GB"/>
          <w14:ligatures w14:val="standardContextual"/>
        </w:rPr>
      </w:pPr>
      <w:hyperlink w:anchor="_Toc173405012" w:history="1">
        <w:r w:rsidRPr="00351A47">
          <w:rPr>
            <w:rStyle w:val="Hyperlink"/>
            <w:rFonts w:cs="Times"/>
            <w:b/>
            <w:bCs/>
            <w:noProof/>
            <w:lang w:eastAsia="x-none"/>
          </w:rPr>
          <w:t>MBS</w:t>
        </w:r>
        <w:r>
          <w:rPr>
            <w:noProof/>
            <w:webHidden/>
          </w:rPr>
          <w:tab/>
        </w:r>
        <w:r>
          <w:rPr>
            <w:noProof/>
            <w:webHidden/>
          </w:rPr>
          <w:fldChar w:fldCharType="begin"/>
        </w:r>
        <w:r>
          <w:rPr>
            <w:noProof/>
            <w:webHidden/>
          </w:rPr>
          <w:instrText xml:space="preserve"> PAGEREF _Toc173405012 \h </w:instrText>
        </w:r>
        <w:r>
          <w:rPr>
            <w:noProof/>
            <w:webHidden/>
          </w:rPr>
        </w:r>
        <w:r>
          <w:rPr>
            <w:noProof/>
            <w:webHidden/>
          </w:rPr>
          <w:fldChar w:fldCharType="separate"/>
        </w:r>
        <w:r>
          <w:rPr>
            <w:noProof/>
            <w:webHidden/>
          </w:rPr>
          <w:t>38</w:t>
        </w:r>
        <w:r>
          <w:rPr>
            <w:noProof/>
            <w:webHidden/>
          </w:rPr>
          <w:fldChar w:fldCharType="end"/>
        </w:r>
      </w:hyperlink>
    </w:p>
    <w:p w14:paraId="7486DD18" w14:textId="780A9C2C" w:rsidR="00C6051E" w:rsidRDefault="00C6051E">
      <w:pPr>
        <w:pStyle w:val="TOC3"/>
        <w:tabs>
          <w:tab w:val="right" w:leader="dot" w:pos="10457"/>
        </w:tabs>
        <w:rPr>
          <w:rFonts w:eastAsiaTheme="minorEastAsia" w:cstheme="minorBidi"/>
          <w:i w:val="0"/>
          <w:iCs w:val="0"/>
          <w:noProof/>
          <w:kern w:val="2"/>
          <w:sz w:val="24"/>
          <w:szCs w:val="24"/>
          <w:lang w:eastAsia="en-GB"/>
          <w14:ligatures w14:val="standardContextual"/>
        </w:rPr>
      </w:pPr>
      <w:hyperlink w:anchor="_Toc173405013" w:history="1">
        <w:r w:rsidRPr="00351A47">
          <w:rPr>
            <w:rStyle w:val="Hyperlink"/>
            <w:rFonts w:cs="Times"/>
            <w:b/>
            <w:bCs/>
            <w:noProof/>
            <w:lang w:eastAsia="x-none"/>
          </w:rPr>
          <w:t>NR-NTN</w:t>
        </w:r>
        <w:r>
          <w:rPr>
            <w:noProof/>
            <w:webHidden/>
          </w:rPr>
          <w:tab/>
        </w:r>
        <w:r>
          <w:rPr>
            <w:noProof/>
            <w:webHidden/>
          </w:rPr>
          <w:fldChar w:fldCharType="begin"/>
        </w:r>
        <w:r>
          <w:rPr>
            <w:noProof/>
            <w:webHidden/>
          </w:rPr>
          <w:instrText xml:space="preserve"> PAGEREF _Toc173405013 \h </w:instrText>
        </w:r>
        <w:r>
          <w:rPr>
            <w:noProof/>
            <w:webHidden/>
          </w:rPr>
        </w:r>
        <w:r>
          <w:rPr>
            <w:noProof/>
            <w:webHidden/>
          </w:rPr>
          <w:fldChar w:fldCharType="separate"/>
        </w:r>
        <w:r>
          <w:rPr>
            <w:noProof/>
            <w:webHidden/>
          </w:rPr>
          <w:t>39</w:t>
        </w:r>
        <w:r>
          <w:rPr>
            <w:noProof/>
            <w:webHidden/>
          </w:rPr>
          <w:fldChar w:fldCharType="end"/>
        </w:r>
      </w:hyperlink>
    </w:p>
    <w:p w14:paraId="74DCC525" w14:textId="512DFB5F" w:rsidR="00C6051E" w:rsidRDefault="00C6051E">
      <w:pPr>
        <w:pStyle w:val="TOC3"/>
        <w:tabs>
          <w:tab w:val="right" w:leader="dot" w:pos="10457"/>
        </w:tabs>
        <w:rPr>
          <w:rFonts w:eastAsiaTheme="minorEastAsia" w:cstheme="minorBidi"/>
          <w:i w:val="0"/>
          <w:iCs w:val="0"/>
          <w:noProof/>
          <w:kern w:val="2"/>
          <w:sz w:val="24"/>
          <w:szCs w:val="24"/>
          <w:lang w:eastAsia="en-GB"/>
          <w14:ligatures w14:val="standardContextual"/>
        </w:rPr>
      </w:pPr>
      <w:hyperlink w:anchor="_Toc173405014" w:history="1">
        <w:r w:rsidRPr="00351A47">
          <w:rPr>
            <w:rStyle w:val="Hyperlink"/>
            <w:rFonts w:cs="Times"/>
            <w:b/>
            <w:bCs/>
            <w:noProof/>
            <w:lang w:eastAsia="x-none"/>
          </w:rPr>
          <w:t>IoT-NTN</w:t>
        </w:r>
        <w:r>
          <w:rPr>
            <w:noProof/>
            <w:webHidden/>
          </w:rPr>
          <w:tab/>
        </w:r>
        <w:r>
          <w:rPr>
            <w:noProof/>
            <w:webHidden/>
          </w:rPr>
          <w:fldChar w:fldCharType="begin"/>
        </w:r>
        <w:r>
          <w:rPr>
            <w:noProof/>
            <w:webHidden/>
          </w:rPr>
          <w:instrText xml:space="preserve"> PAGEREF _Toc173405014 \h </w:instrText>
        </w:r>
        <w:r>
          <w:rPr>
            <w:noProof/>
            <w:webHidden/>
          </w:rPr>
        </w:r>
        <w:r>
          <w:rPr>
            <w:noProof/>
            <w:webHidden/>
          </w:rPr>
          <w:fldChar w:fldCharType="separate"/>
        </w:r>
        <w:r>
          <w:rPr>
            <w:noProof/>
            <w:webHidden/>
          </w:rPr>
          <w:t>42</w:t>
        </w:r>
        <w:r>
          <w:rPr>
            <w:noProof/>
            <w:webHidden/>
          </w:rPr>
          <w:fldChar w:fldCharType="end"/>
        </w:r>
      </w:hyperlink>
    </w:p>
    <w:p w14:paraId="54841E24" w14:textId="487C7E31" w:rsidR="00C6051E" w:rsidRDefault="00C6051E">
      <w:pPr>
        <w:pStyle w:val="TOC3"/>
        <w:tabs>
          <w:tab w:val="right" w:leader="dot" w:pos="10457"/>
        </w:tabs>
        <w:rPr>
          <w:rFonts w:eastAsiaTheme="minorEastAsia" w:cstheme="minorBidi"/>
          <w:i w:val="0"/>
          <w:iCs w:val="0"/>
          <w:noProof/>
          <w:kern w:val="2"/>
          <w:sz w:val="24"/>
          <w:szCs w:val="24"/>
          <w:lang w:eastAsia="en-GB"/>
          <w14:ligatures w14:val="standardContextual"/>
        </w:rPr>
      </w:pPr>
      <w:hyperlink w:anchor="_Toc173405015" w:history="1">
        <w:r w:rsidRPr="00351A47">
          <w:rPr>
            <w:rStyle w:val="Hyperlink"/>
            <w:rFonts w:cs="Times"/>
            <w:b/>
            <w:bCs/>
            <w:noProof/>
            <w:lang w:eastAsia="x-none"/>
          </w:rPr>
          <w:t>Positioning</w:t>
        </w:r>
        <w:r>
          <w:rPr>
            <w:noProof/>
            <w:webHidden/>
          </w:rPr>
          <w:tab/>
        </w:r>
        <w:r>
          <w:rPr>
            <w:noProof/>
            <w:webHidden/>
          </w:rPr>
          <w:fldChar w:fldCharType="begin"/>
        </w:r>
        <w:r>
          <w:rPr>
            <w:noProof/>
            <w:webHidden/>
          </w:rPr>
          <w:instrText xml:space="preserve"> PAGEREF _Toc173405015 \h </w:instrText>
        </w:r>
        <w:r>
          <w:rPr>
            <w:noProof/>
            <w:webHidden/>
          </w:rPr>
        </w:r>
        <w:r>
          <w:rPr>
            <w:noProof/>
            <w:webHidden/>
          </w:rPr>
          <w:fldChar w:fldCharType="separate"/>
        </w:r>
        <w:r>
          <w:rPr>
            <w:noProof/>
            <w:webHidden/>
          </w:rPr>
          <w:t>42</w:t>
        </w:r>
        <w:r>
          <w:rPr>
            <w:noProof/>
            <w:webHidden/>
          </w:rPr>
          <w:fldChar w:fldCharType="end"/>
        </w:r>
      </w:hyperlink>
    </w:p>
    <w:p w14:paraId="6B853519" w14:textId="37C35FEA" w:rsidR="00C6051E" w:rsidRDefault="00C6051E">
      <w:pPr>
        <w:pStyle w:val="TOC3"/>
        <w:tabs>
          <w:tab w:val="right" w:leader="dot" w:pos="10457"/>
        </w:tabs>
        <w:rPr>
          <w:rFonts w:eastAsiaTheme="minorEastAsia" w:cstheme="minorBidi"/>
          <w:i w:val="0"/>
          <w:iCs w:val="0"/>
          <w:noProof/>
          <w:kern w:val="2"/>
          <w:sz w:val="24"/>
          <w:szCs w:val="24"/>
          <w:lang w:eastAsia="en-GB"/>
          <w14:ligatures w14:val="standardContextual"/>
        </w:rPr>
      </w:pPr>
      <w:hyperlink w:anchor="_Toc173405016" w:history="1">
        <w:r w:rsidRPr="00351A47">
          <w:rPr>
            <w:rStyle w:val="Hyperlink"/>
            <w:rFonts w:cs="Times"/>
            <w:b/>
            <w:bCs/>
            <w:noProof/>
            <w:lang w:eastAsia="x-none"/>
          </w:rPr>
          <w:t>Sidelink</w:t>
        </w:r>
        <w:r>
          <w:rPr>
            <w:noProof/>
            <w:webHidden/>
          </w:rPr>
          <w:tab/>
        </w:r>
        <w:r>
          <w:rPr>
            <w:noProof/>
            <w:webHidden/>
          </w:rPr>
          <w:fldChar w:fldCharType="begin"/>
        </w:r>
        <w:r>
          <w:rPr>
            <w:noProof/>
            <w:webHidden/>
          </w:rPr>
          <w:instrText xml:space="preserve"> PAGEREF _Toc173405016 \h </w:instrText>
        </w:r>
        <w:r>
          <w:rPr>
            <w:noProof/>
            <w:webHidden/>
          </w:rPr>
        </w:r>
        <w:r>
          <w:rPr>
            <w:noProof/>
            <w:webHidden/>
          </w:rPr>
          <w:fldChar w:fldCharType="separate"/>
        </w:r>
        <w:r>
          <w:rPr>
            <w:noProof/>
            <w:webHidden/>
          </w:rPr>
          <w:t>50</w:t>
        </w:r>
        <w:r>
          <w:rPr>
            <w:noProof/>
            <w:webHidden/>
          </w:rPr>
          <w:fldChar w:fldCharType="end"/>
        </w:r>
      </w:hyperlink>
    </w:p>
    <w:p w14:paraId="7053011B" w14:textId="1F4D5F7E" w:rsidR="00C6051E" w:rsidRDefault="00C6051E">
      <w:pPr>
        <w:pStyle w:val="TOC2"/>
        <w:tabs>
          <w:tab w:val="left" w:pos="800"/>
          <w:tab w:val="right" w:leader="dot" w:pos="10457"/>
        </w:tabs>
        <w:rPr>
          <w:rFonts w:eastAsiaTheme="minorEastAsia" w:cstheme="minorBidi"/>
          <w:smallCaps w:val="0"/>
          <w:noProof/>
          <w:kern w:val="2"/>
          <w:sz w:val="24"/>
          <w:szCs w:val="24"/>
          <w:lang w:eastAsia="en-GB"/>
          <w14:ligatures w14:val="standardContextual"/>
        </w:rPr>
      </w:pPr>
      <w:hyperlink w:anchor="_Toc173405017" w:history="1">
        <w:r w:rsidRPr="00351A47">
          <w:rPr>
            <w:rStyle w:val="Hyperlink"/>
            <w:noProof/>
          </w:rPr>
          <w:t>8.2</w:t>
        </w:r>
        <w:r>
          <w:rPr>
            <w:rFonts w:eastAsiaTheme="minorEastAsia" w:cstheme="minorBidi"/>
            <w:smallCaps w:val="0"/>
            <w:noProof/>
            <w:kern w:val="2"/>
            <w:sz w:val="24"/>
            <w:szCs w:val="24"/>
            <w:lang w:eastAsia="en-GB"/>
            <w14:ligatures w14:val="standardContextual"/>
          </w:rPr>
          <w:tab/>
        </w:r>
        <w:r w:rsidRPr="00351A47">
          <w:rPr>
            <w:rStyle w:val="Hyperlink"/>
            <w:noProof/>
          </w:rPr>
          <w:t>Rel-18 UE Features</w:t>
        </w:r>
        <w:r>
          <w:rPr>
            <w:noProof/>
            <w:webHidden/>
          </w:rPr>
          <w:tab/>
        </w:r>
        <w:r>
          <w:rPr>
            <w:noProof/>
            <w:webHidden/>
          </w:rPr>
          <w:fldChar w:fldCharType="begin"/>
        </w:r>
        <w:r>
          <w:rPr>
            <w:noProof/>
            <w:webHidden/>
          </w:rPr>
          <w:instrText xml:space="preserve"> PAGEREF _Toc173405017 \h </w:instrText>
        </w:r>
        <w:r>
          <w:rPr>
            <w:noProof/>
            <w:webHidden/>
          </w:rPr>
        </w:r>
        <w:r>
          <w:rPr>
            <w:noProof/>
            <w:webHidden/>
          </w:rPr>
          <w:fldChar w:fldCharType="separate"/>
        </w:r>
        <w:r>
          <w:rPr>
            <w:noProof/>
            <w:webHidden/>
          </w:rPr>
          <w:t>54</w:t>
        </w:r>
        <w:r>
          <w:rPr>
            <w:noProof/>
            <w:webHidden/>
          </w:rPr>
          <w:fldChar w:fldCharType="end"/>
        </w:r>
      </w:hyperlink>
    </w:p>
    <w:p w14:paraId="3B5E60EB" w14:textId="104E9169" w:rsidR="00C6051E" w:rsidRDefault="00C6051E">
      <w:pPr>
        <w:pStyle w:val="TOC3"/>
        <w:tabs>
          <w:tab w:val="left" w:pos="1200"/>
          <w:tab w:val="right" w:leader="dot" w:pos="10457"/>
        </w:tabs>
        <w:rPr>
          <w:rFonts w:eastAsiaTheme="minorEastAsia" w:cstheme="minorBidi"/>
          <w:i w:val="0"/>
          <w:iCs w:val="0"/>
          <w:noProof/>
          <w:kern w:val="2"/>
          <w:sz w:val="24"/>
          <w:szCs w:val="24"/>
          <w:lang w:eastAsia="en-GB"/>
          <w14:ligatures w14:val="standardContextual"/>
        </w:rPr>
      </w:pPr>
      <w:hyperlink w:anchor="_Toc173405018" w:history="1">
        <w:r w:rsidRPr="00351A47">
          <w:rPr>
            <w:rStyle w:val="Hyperlink"/>
            <w:noProof/>
          </w:rPr>
          <w:t>8.2.1</w:t>
        </w:r>
        <w:r>
          <w:rPr>
            <w:rFonts w:eastAsiaTheme="minorEastAsia" w:cstheme="minorBidi"/>
            <w:i w:val="0"/>
            <w:iCs w:val="0"/>
            <w:noProof/>
            <w:kern w:val="2"/>
            <w:sz w:val="24"/>
            <w:szCs w:val="24"/>
            <w:lang w:eastAsia="en-GB"/>
            <w14:ligatures w14:val="standardContextual"/>
          </w:rPr>
          <w:tab/>
        </w:r>
        <w:r w:rsidRPr="00351A47">
          <w:rPr>
            <w:rStyle w:val="Hyperlink"/>
            <w:noProof/>
          </w:rPr>
          <w:t>UE features for other Rel-18 work items (Topics A)</w:t>
        </w:r>
        <w:r>
          <w:rPr>
            <w:noProof/>
            <w:webHidden/>
          </w:rPr>
          <w:tab/>
        </w:r>
        <w:r>
          <w:rPr>
            <w:noProof/>
            <w:webHidden/>
          </w:rPr>
          <w:fldChar w:fldCharType="begin"/>
        </w:r>
        <w:r>
          <w:rPr>
            <w:noProof/>
            <w:webHidden/>
          </w:rPr>
          <w:instrText xml:space="preserve"> PAGEREF _Toc173405018 \h </w:instrText>
        </w:r>
        <w:r>
          <w:rPr>
            <w:noProof/>
            <w:webHidden/>
          </w:rPr>
        </w:r>
        <w:r>
          <w:rPr>
            <w:noProof/>
            <w:webHidden/>
          </w:rPr>
          <w:fldChar w:fldCharType="separate"/>
        </w:r>
        <w:r>
          <w:rPr>
            <w:noProof/>
            <w:webHidden/>
          </w:rPr>
          <w:t>54</w:t>
        </w:r>
        <w:r>
          <w:rPr>
            <w:noProof/>
            <w:webHidden/>
          </w:rPr>
          <w:fldChar w:fldCharType="end"/>
        </w:r>
      </w:hyperlink>
    </w:p>
    <w:p w14:paraId="2EB8F7CE" w14:textId="39EF4DF3" w:rsidR="00C6051E" w:rsidRDefault="00C6051E">
      <w:pPr>
        <w:pStyle w:val="TOC3"/>
        <w:tabs>
          <w:tab w:val="left" w:pos="1200"/>
          <w:tab w:val="right" w:leader="dot" w:pos="10457"/>
        </w:tabs>
        <w:rPr>
          <w:rFonts w:eastAsiaTheme="minorEastAsia" w:cstheme="minorBidi"/>
          <w:i w:val="0"/>
          <w:iCs w:val="0"/>
          <w:noProof/>
          <w:kern w:val="2"/>
          <w:sz w:val="24"/>
          <w:szCs w:val="24"/>
          <w:lang w:eastAsia="en-GB"/>
          <w14:ligatures w14:val="standardContextual"/>
        </w:rPr>
      </w:pPr>
      <w:hyperlink w:anchor="_Toc173405019" w:history="1">
        <w:r w:rsidRPr="00351A47">
          <w:rPr>
            <w:rStyle w:val="Hyperlink"/>
            <w:noProof/>
          </w:rPr>
          <w:t>8.2.2</w:t>
        </w:r>
        <w:r>
          <w:rPr>
            <w:rFonts w:eastAsiaTheme="minorEastAsia" w:cstheme="minorBidi"/>
            <w:i w:val="0"/>
            <w:iCs w:val="0"/>
            <w:noProof/>
            <w:kern w:val="2"/>
            <w:sz w:val="24"/>
            <w:szCs w:val="24"/>
            <w:lang w:eastAsia="en-GB"/>
            <w14:ligatures w14:val="standardContextual"/>
          </w:rPr>
          <w:tab/>
        </w:r>
        <w:r w:rsidRPr="00351A47">
          <w:rPr>
            <w:rStyle w:val="Hyperlink"/>
            <w:noProof/>
          </w:rPr>
          <w:t>UE features for other Rel-18 work items (Topics B)</w:t>
        </w:r>
        <w:r>
          <w:rPr>
            <w:noProof/>
            <w:webHidden/>
          </w:rPr>
          <w:tab/>
        </w:r>
        <w:r>
          <w:rPr>
            <w:noProof/>
            <w:webHidden/>
          </w:rPr>
          <w:fldChar w:fldCharType="begin"/>
        </w:r>
        <w:r>
          <w:rPr>
            <w:noProof/>
            <w:webHidden/>
          </w:rPr>
          <w:instrText xml:space="preserve"> PAGEREF _Toc173405019 \h </w:instrText>
        </w:r>
        <w:r>
          <w:rPr>
            <w:noProof/>
            <w:webHidden/>
          </w:rPr>
        </w:r>
        <w:r>
          <w:rPr>
            <w:noProof/>
            <w:webHidden/>
          </w:rPr>
          <w:fldChar w:fldCharType="separate"/>
        </w:r>
        <w:r>
          <w:rPr>
            <w:noProof/>
            <w:webHidden/>
          </w:rPr>
          <w:t>55</w:t>
        </w:r>
        <w:r>
          <w:rPr>
            <w:noProof/>
            <w:webHidden/>
          </w:rPr>
          <w:fldChar w:fldCharType="end"/>
        </w:r>
      </w:hyperlink>
    </w:p>
    <w:p w14:paraId="09076AE9" w14:textId="53020C8C" w:rsidR="00C6051E" w:rsidRDefault="00C6051E">
      <w:pPr>
        <w:pStyle w:val="TOC1"/>
        <w:tabs>
          <w:tab w:val="left" w:pos="400"/>
          <w:tab w:val="right" w:leader="dot" w:pos="10457"/>
        </w:tabs>
        <w:rPr>
          <w:rFonts w:eastAsiaTheme="minorEastAsia" w:cstheme="minorBidi"/>
          <w:b w:val="0"/>
          <w:bCs w:val="0"/>
          <w:caps w:val="0"/>
          <w:noProof/>
          <w:kern w:val="2"/>
          <w:sz w:val="24"/>
          <w:szCs w:val="24"/>
          <w:lang w:eastAsia="en-GB"/>
          <w14:ligatures w14:val="standardContextual"/>
        </w:rPr>
      </w:pPr>
      <w:hyperlink w:anchor="_Toc173405020" w:history="1">
        <w:r w:rsidRPr="00351A47">
          <w:rPr>
            <w:rStyle w:val="Hyperlink"/>
            <w:noProof/>
          </w:rPr>
          <w:t>9</w:t>
        </w:r>
        <w:r>
          <w:rPr>
            <w:rFonts w:eastAsiaTheme="minorEastAsia" w:cstheme="minorBidi"/>
            <w:b w:val="0"/>
            <w:bCs w:val="0"/>
            <w:caps w:val="0"/>
            <w:noProof/>
            <w:kern w:val="2"/>
            <w:sz w:val="24"/>
            <w:szCs w:val="24"/>
            <w:lang w:eastAsia="en-GB"/>
            <w14:ligatures w14:val="standardContextual"/>
          </w:rPr>
          <w:tab/>
        </w:r>
        <w:r w:rsidRPr="00351A47">
          <w:rPr>
            <w:rStyle w:val="Hyperlink"/>
            <w:noProof/>
          </w:rPr>
          <w:t>Release 19</w:t>
        </w:r>
        <w:r>
          <w:rPr>
            <w:noProof/>
            <w:webHidden/>
          </w:rPr>
          <w:tab/>
        </w:r>
        <w:r>
          <w:rPr>
            <w:noProof/>
            <w:webHidden/>
          </w:rPr>
          <w:fldChar w:fldCharType="begin"/>
        </w:r>
        <w:r>
          <w:rPr>
            <w:noProof/>
            <w:webHidden/>
          </w:rPr>
          <w:instrText xml:space="preserve"> PAGEREF _Toc173405020 \h </w:instrText>
        </w:r>
        <w:r>
          <w:rPr>
            <w:noProof/>
            <w:webHidden/>
          </w:rPr>
        </w:r>
        <w:r>
          <w:rPr>
            <w:noProof/>
            <w:webHidden/>
          </w:rPr>
          <w:fldChar w:fldCharType="separate"/>
        </w:r>
        <w:r>
          <w:rPr>
            <w:noProof/>
            <w:webHidden/>
          </w:rPr>
          <w:t>56</w:t>
        </w:r>
        <w:r>
          <w:rPr>
            <w:noProof/>
            <w:webHidden/>
          </w:rPr>
          <w:fldChar w:fldCharType="end"/>
        </w:r>
      </w:hyperlink>
    </w:p>
    <w:p w14:paraId="7C9D34A6" w14:textId="4A613501" w:rsidR="00C6051E" w:rsidRDefault="00C6051E">
      <w:pPr>
        <w:pStyle w:val="TOC2"/>
        <w:tabs>
          <w:tab w:val="left" w:pos="800"/>
          <w:tab w:val="right" w:leader="dot" w:pos="10457"/>
        </w:tabs>
        <w:rPr>
          <w:rFonts w:eastAsiaTheme="minorEastAsia" w:cstheme="minorBidi"/>
          <w:smallCaps w:val="0"/>
          <w:noProof/>
          <w:kern w:val="2"/>
          <w:sz w:val="24"/>
          <w:szCs w:val="24"/>
          <w:lang w:eastAsia="en-GB"/>
          <w14:ligatures w14:val="standardContextual"/>
        </w:rPr>
      </w:pPr>
      <w:hyperlink w:anchor="_Toc173405021" w:history="1">
        <w:r w:rsidRPr="00351A47">
          <w:rPr>
            <w:rStyle w:val="Hyperlink"/>
            <w:noProof/>
          </w:rPr>
          <w:t>9.1</w:t>
        </w:r>
        <w:r>
          <w:rPr>
            <w:rFonts w:eastAsiaTheme="minorEastAsia" w:cstheme="minorBidi"/>
            <w:smallCaps w:val="0"/>
            <w:noProof/>
            <w:kern w:val="2"/>
            <w:sz w:val="24"/>
            <w:szCs w:val="24"/>
            <w:lang w:eastAsia="en-GB"/>
            <w14:ligatures w14:val="standardContextual"/>
          </w:rPr>
          <w:tab/>
        </w:r>
        <w:r w:rsidRPr="00351A47">
          <w:rPr>
            <w:rStyle w:val="Hyperlink"/>
            <w:noProof/>
          </w:rPr>
          <w:t>Artificial Intelligence (AI)/Machine Learning (ML) for NR Air Interface</w:t>
        </w:r>
        <w:r>
          <w:rPr>
            <w:noProof/>
            <w:webHidden/>
          </w:rPr>
          <w:tab/>
        </w:r>
        <w:r>
          <w:rPr>
            <w:noProof/>
            <w:webHidden/>
          </w:rPr>
          <w:fldChar w:fldCharType="begin"/>
        </w:r>
        <w:r>
          <w:rPr>
            <w:noProof/>
            <w:webHidden/>
          </w:rPr>
          <w:instrText xml:space="preserve"> PAGEREF _Toc173405021 \h </w:instrText>
        </w:r>
        <w:r>
          <w:rPr>
            <w:noProof/>
            <w:webHidden/>
          </w:rPr>
        </w:r>
        <w:r>
          <w:rPr>
            <w:noProof/>
            <w:webHidden/>
          </w:rPr>
          <w:fldChar w:fldCharType="separate"/>
        </w:r>
        <w:r>
          <w:rPr>
            <w:noProof/>
            <w:webHidden/>
          </w:rPr>
          <w:t>56</w:t>
        </w:r>
        <w:r>
          <w:rPr>
            <w:noProof/>
            <w:webHidden/>
          </w:rPr>
          <w:fldChar w:fldCharType="end"/>
        </w:r>
      </w:hyperlink>
    </w:p>
    <w:p w14:paraId="35F9B380" w14:textId="6CF2CC8D" w:rsidR="00C6051E" w:rsidRDefault="00C6051E">
      <w:pPr>
        <w:pStyle w:val="TOC3"/>
        <w:tabs>
          <w:tab w:val="left" w:pos="1200"/>
          <w:tab w:val="right" w:leader="dot" w:pos="10457"/>
        </w:tabs>
        <w:rPr>
          <w:rFonts w:eastAsiaTheme="minorEastAsia" w:cstheme="minorBidi"/>
          <w:i w:val="0"/>
          <w:iCs w:val="0"/>
          <w:noProof/>
          <w:kern w:val="2"/>
          <w:sz w:val="24"/>
          <w:szCs w:val="24"/>
          <w:lang w:eastAsia="en-GB"/>
          <w14:ligatures w14:val="standardContextual"/>
        </w:rPr>
      </w:pPr>
      <w:hyperlink w:anchor="_Toc173405022" w:history="1">
        <w:r w:rsidRPr="00351A47">
          <w:rPr>
            <w:rStyle w:val="Hyperlink"/>
            <w:noProof/>
          </w:rPr>
          <w:t>9.1.1</w:t>
        </w:r>
        <w:r>
          <w:rPr>
            <w:rFonts w:eastAsiaTheme="minorEastAsia" w:cstheme="minorBidi"/>
            <w:i w:val="0"/>
            <w:iCs w:val="0"/>
            <w:noProof/>
            <w:kern w:val="2"/>
            <w:sz w:val="24"/>
            <w:szCs w:val="24"/>
            <w:lang w:eastAsia="en-GB"/>
            <w14:ligatures w14:val="standardContextual"/>
          </w:rPr>
          <w:tab/>
        </w:r>
        <w:r w:rsidRPr="00351A47">
          <w:rPr>
            <w:rStyle w:val="Hyperlink"/>
            <w:noProof/>
          </w:rPr>
          <w:t>Specification support for beam management</w:t>
        </w:r>
        <w:r>
          <w:rPr>
            <w:noProof/>
            <w:webHidden/>
          </w:rPr>
          <w:tab/>
        </w:r>
        <w:r>
          <w:rPr>
            <w:noProof/>
            <w:webHidden/>
          </w:rPr>
          <w:fldChar w:fldCharType="begin"/>
        </w:r>
        <w:r>
          <w:rPr>
            <w:noProof/>
            <w:webHidden/>
          </w:rPr>
          <w:instrText xml:space="preserve"> PAGEREF _Toc173405022 \h </w:instrText>
        </w:r>
        <w:r>
          <w:rPr>
            <w:noProof/>
            <w:webHidden/>
          </w:rPr>
        </w:r>
        <w:r>
          <w:rPr>
            <w:noProof/>
            <w:webHidden/>
          </w:rPr>
          <w:fldChar w:fldCharType="separate"/>
        </w:r>
        <w:r>
          <w:rPr>
            <w:noProof/>
            <w:webHidden/>
          </w:rPr>
          <w:t>56</w:t>
        </w:r>
        <w:r>
          <w:rPr>
            <w:noProof/>
            <w:webHidden/>
          </w:rPr>
          <w:fldChar w:fldCharType="end"/>
        </w:r>
      </w:hyperlink>
    </w:p>
    <w:p w14:paraId="4767FE41" w14:textId="05C6A45C" w:rsidR="00C6051E" w:rsidRDefault="00C6051E">
      <w:pPr>
        <w:pStyle w:val="TOC3"/>
        <w:tabs>
          <w:tab w:val="left" w:pos="1200"/>
          <w:tab w:val="right" w:leader="dot" w:pos="10457"/>
        </w:tabs>
        <w:rPr>
          <w:rFonts w:eastAsiaTheme="minorEastAsia" w:cstheme="minorBidi"/>
          <w:i w:val="0"/>
          <w:iCs w:val="0"/>
          <w:noProof/>
          <w:kern w:val="2"/>
          <w:sz w:val="24"/>
          <w:szCs w:val="24"/>
          <w:lang w:eastAsia="en-GB"/>
          <w14:ligatures w14:val="standardContextual"/>
        </w:rPr>
      </w:pPr>
      <w:hyperlink w:anchor="_Toc173405023" w:history="1">
        <w:r w:rsidRPr="00351A47">
          <w:rPr>
            <w:rStyle w:val="Hyperlink"/>
            <w:noProof/>
          </w:rPr>
          <w:t>9.1.2</w:t>
        </w:r>
        <w:r>
          <w:rPr>
            <w:rFonts w:eastAsiaTheme="minorEastAsia" w:cstheme="minorBidi"/>
            <w:i w:val="0"/>
            <w:iCs w:val="0"/>
            <w:noProof/>
            <w:kern w:val="2"/>
            <w:sz w:val="24"/>
            <w:szCs w:val="24"/>
            <w:lang w:eastAsia="en-GB"/>
            <w14:ligatures w14:val="standardContextual"/>
          </w:rPr>
          <w:tab/>
        </w:r>
        <w:r w:rsidRPr="00351A47">
          <w:rPr>
            <w:rStyle w:val="Hyperlink"/>
            <w:noProof/>
          </w:rPr>
          <w:t>Specification support for positioning accuracy enhancement</w:t>
        </w:r>
        <w:r>
          <w:rPr>
            <w:noProof/>
            <w:webHidden/>
          </w:rPr>
          <w:tab/>
        </w:r>
        <w:r>
          <w:rPr>
            <w:noProof/>
            <w:webHidden/>
          </w:rPr>
          <w:fldChar w:fldCharType="begin"/>
        </w:r>
        <w:r>
          <w:rPr>
            <w:noProof/>
            <w:webHidden/>
          </w:rPr>
          <w:instrText xml:space="preserve"> PAGEREF _Toc173405023 \h </w:instrText>
        </w:r>
        <w:r>
          <w:rPr>
            <w:noProof/>
            <w:webHidden/>
          </w:rPr>
        </w:r>
        <w:r>
          <w:rPr>
            <w:noProof/>
            <w:webHidden/>
          </w:rPr>
          <w:fldChar w:fldCharType="separate"/>
        </w:r>
        <w:r>
          <w:rPr>
            <w:noProof/>
            <w:webHidden/>
          </w:rPr>
          <w:t>58</w:t>
        </w:r>
        <w:r>
          <w:rPr>
            <w:noProof/>
            <w:webHidden/>
          </w:rPr>
          <w:fldChar w:fldCharType="end"/>
        </w:r>
      </w:hyperlink>
    </w:p>
    <w:p w14:paraId="7B91EBC3" w14:textId="345773A1" w:rsidR="00C6051E" w:rsidRDefault="00C6051E">
      <w:pPr>
        <w:pStyle w:val="TOC3"/>
        <w:tabs>
          <w:tab w:val="left" w:pos="1200"/>
          <w:tab w:val="right" w:leader="dot" w:pos="10457"/>
        </w:tabs>
        <w:rPr>
          <w:rFonts w:eastAsiaTheme="minorEastAsia" w:cstheme="minorBidi"/>
          <w:i w:val="0"/>
          <w:iCs w:val="0"/>
          <w:noProof/>
          <w:kern w:val="2"/>
          <w:sz w:val="24"/>
          <w:szCs w:val="24"/>
          <w:lang w:eastAsia="en-GB"/>
          <w14:ligatures w14:val="standardContextual"/>
        </w:rPr>
      </w:pPr>
      <w:hyperlink w:anchor="_Toc173405024" w:history="1">
        <w:r w:rsidRPr="00351A47">
          <w:rPr>
            <w:rStyle w:val="Hyperlink"/>
            <w:noProof/>
          </w:rPr>
          <w:t>9.1.3</w:t>
        </w:r>
        <w:r>
          <w:rPr>
            <w:rFonts w:eastAsiaTheme="minorEastAsia" w:cstheme="minorBidi"/>
            <w:i w:val="0"/>
            <w:iCs w:val="0"/>
            <w:noProof/>
            <w:kern w:val="2"/>
            <w:sz w:val="24"/>
            <w:szCs w:val="24"/>
            <w:lang w:eastAsia="en-GB"/>
            <w14:ligatures w14:val="standardContextual"/>
          </w:rPr>
          <w:tab/>
        </w:r>
        <w:r w:rsidRPr="00351A47">
          <w:rPr>
            <w:rStyle w:val="Hyperlink"/>
            <w:noProof/>
          </w:rPr>
          <w:t>Additional study on AI/ML for NR air interface</w:t>
        </w:r>
        <w:r>
          <w:rPr>
            <w:noProof/>
            <w:webHidden/>
          </w:rPr>
          <w:tab/>
        </w:r>
        <w:r>
          <w:rPr>
            <w:noProof/>
            <w:webHidden/>
          </w:rPr>
          <w:fldChar w:fldCharType="begin"/>
        </w:r>
        <w:r>
          <w:rPr>
            <w:noProof/>
            <w:webHidden/>
          </w:rPr>
          <w:instrText xml:space="preserve"> PAGEREF _Toc173405024 \h </w:instrText>
        </w:r>
        <w:r>
          <w:rPr>
            <w:noProof/>
            <w:webHidden/>
          </w:rPr>
        </w:r>
        <w:r>
          <w:rPr>
            <w:noProof/>
            <w:webHidden/>
          </w:rPr>
          <w:fldChar w:fldCharType="separate"/>
        </w:r>
        <w:r>
          <w:rPr>
            <w:noProof/>
            <w:webHidden/>
          </w:rPr>
          <w:t>59</w:t>
        </w:r>
        <w:r>
          <w:rPr>
            <w:noProof/>
            <w:webHidden/>
          </w:rPr>
          <w:fldChar w:fldCharType="end"/>
        </w:r>
      </w:hyperlink>
    </w:p>
    <w:p w14:paraId="280E841D" w14:textId="23A3C49A" w:rsidR="00C6051E" w:rsidRDefault="00C6051E">
      <w:pPr>
        <w:pStyle w:val="TOC4"/>
        <w:tabs>
          <w:tab w:val="left" w:pos="1400"/>
          <w:tab w:val="right" w:leader="dot" w:pos="10457"/>
        </w:tabs>
        <w:rPr>
          <w:rFonts w:eastAsiaTheme="minorEastAsia" w:cstheme="minorBidi"/>
          <w:noProof/>
          <w:kern w:val="2"/>
          <w:sz w:val="24"/>
          <w:szCs w:val="24"/>
          <w:lang w:eastAsia="en-GB"/>
          <w14:ligatures w14:val="standardContextual"/>
        </w:rPr>
      </w:pPr>
      <w:hyperlink w:anchor="_Toc173405025" w:history="1">
        <w:r w:rsidRPr="00351A47">
          <w:rPr>
            <w:rStyle w:val="Hyperlink"/>
            <w:noProof/>
          </w:rPr>
          <w:t>9.1.3.1</w:t>
        </w:r>
        <w:r>
          <w:rPr>
            <w:rFonts w:eastAsiaTheme="minorEastAsia" w:cstheme="minorBidi"/>
            <w:noProof/>
            <w:kern w:val="2"/>
            <w:sz w:val="24"/>
            <w:szCs w:val="24"/>
            <w:lang w:eastAsia="en-GB"/>
            <w14:ligatures w14:val="standardContextual"/>
          </w:rPr>
          <w:tab/>
        </w:r>
        <w:r w:rsidRPr="00351A47">
          <w:rPr>
            <w:rStyle w:val="Hyperlink"/>
            <w:noProof/>
          </w:rPr>
          <w:t>CSI prediction</w:t>
        </w:r>
        <w:r>
          <w:rPr>
            <w:noProof/>
            <w:webHidden/>
          </w:rPr>
          <w:tab/>
        </w:r>
        <w:r>
          <w:rPr>
            <w:noProof/>
            <w:webHidden/>
          </w:rPr>
          <w:fldChar w:fldCharType="begin"/>
        </w:r>
        <w:r>
          <w:rPr>
            <w:noProof/>
            <w:webHidden/>
          </w:rPr>
          <w:instrText xml:space="preserve"> PAGEREF _Toc173405025 \h </w:instrText>
        </w:r>
        <w:r>
          <w:rPr>
            <w:noProof/>
            <w:webHidden/>
          </w:rPr>
        </w:r>
        <w:r>
          <w:rPr>
            <w:noProof/>
            <w:webHidden/>
          </w:rPr>
          <w:fldChar w:fldCharType="separate"/>
        </w:r>
        <w:r>
          <w:rPr>
            <w:noProof/>
            <w:webHidden/>
          </w:rPr>
          <w:t>59</w:t>
        </w:r>
        <w:r>
          <w:rPr>
            <w:noProof/>
            <w:webHidden/>
          </w:rPr>
          <w:fldChar w:fldCharType="end"/>
        </w:r>
      </w:hyperlink>
    </w:p>
    <w:p w14:paraId="4FEF1225" w14:textId="4C99F78C" w:rsidR="00C6051E" w:rsidRDefault="00C6051E">
      <w:pPr>
        <w:pStyle w:val="TOC4"/>
        <w:tabs>
          <w:tab w:val="left" w:pos="1400"/>
          <w:tab w:val="right" w:leader="dot" w:pos="10457"/>
        </w:tabs>
        <w:rPr>
          <w:rFonts w:eastAsiaTheme="minorEastAsia" w:cstheme="minorBidi"/>
          <w:noProof/>
          <w:kern w:val="2"/>
          <w:sz w:val="24"/>
          <w:szCs w:val="24"/>
          <w:lang w:eastAsia="en-GB"/>
          <w14:ligatures w14:val="standardContextual"/>
        </w:rPr>
      </w:pPr>
      <w:hyperlink w:anchor="_Toc173405026" w:history="1">
        <w:r w:rsidRPr="00351A47">
          <w:rPr>
            <w:rStyle w:val="Hyperlink"/>
            <w:noProof/>
          </w:rPr>
          <w:t>9.1.3.2</w:t>
        </w:r>
        <w:r>
          <w:rPr>
            <w:rFonts w:eastAsiaTheme="minorEastAsia" w:cstheme="minorBidi"/>
            <w:noProof/>
            <w:kern w:val="2"/>
            <w:sz w:val="24"/>
            <w:szCs w:val="24"/>
            <w:lang w:eastAsia="en-GB"/>
            <w14:ligatures w14:val="standardContextual"/>
          </w:rPr>
          <w:tab/>
        </w:r>
        <w:r w:rsidRPr="00351A47">
          <w:rPr>
            <w:rStyle w:val="Hyperlink"/>
            <w:noProof/>
          </w:rPr>
          <w:t>CSI compression</w:t>
        </w:r>
        <w:r>
          <w:rPr>
            <w:noProof/>
            <w:webHidden/>
          </w:rPr>
          <w:tab/>
        </w:r>
        <w:r>
          <w:rPr>
            <w:noProof/>
            <w:webHidden/>
          </w:rPr>
          <w:fldChar w:fldCharType="begin"/>
        </w:r>
        <w:r>
          <w:rPr>
            <w:noProof/>
            <w:webHidden/>
          </w:rPr>
          <w:instrText xml:space="preserve"> PAGEREF _Toc173405026 \h </w:instrText>
        </w:r>
        <w:r>
          <w:rPr>
            <w:noProof/>
            <w:webHidden/>
          </w:rPr>
        </w:r>
        <w:r>
          <w:rPr>
            <w:noProof/>
            <w:webHidden/>
          </w:rPr>
          <w:fldChar w:fldCharType="separate"/>
        </w:r>
        <w:r>
          <w:rPr>
            <w:noProof/>
            <w:webHidden/>
          </w:rPr>
          <w:t>67</w:t>
        </w:r>
        <w:r>
          <w:rPr>
            <w:noProof/>
            <w:webHidden/>
          </w:rPr>
          <w:fldChar w:fldCharType="end"/>
        </w:r>
      </w:hyperlink>
    </w:p>
    <w:p w14:paraId="2197E578" w14:textId="7DBFACA9" w:rsidR="00C6051E" w:rsidRDefault="00C6051E">
      <w:pPr>
        <w:pStyle w:val="TOC4"/>
        <w:tabs>
          <w:tab w:val="left" w:pos="1400"/>
          <w:tab w:val="right" w:leader="dot" w:pos="10457"/>
        </w:tabs>
        <w:rPr>
          <w:rFonts w:eastAsiaTheme="minorEastAsia" w:cstheme="minorBidi"/>
          <w:noProof/>
          <w:kern w:val="2"/>
          <w:sz w:val="24"/>
          <w:szCs w:val="24"/>
          <w:lang w:eastAsia="en-GB"/>
          <w14:ligatures w14:val="standardContextual"/>
        </w:rPr>
      </w:pPr>
      <w:hyperlink w:anchor="_Toc173405027" w:history="1">
        <w:r w:rsidRPr="00351A47">
          <w:rPr>
            <w:rStyle w:val="Hyperlink"/>
            <w:noProof/>
          </w:rPr>
          <w:t>9.1.3.3</w:t>
        </w:r>
        <w:r>
          <w:rPr>
            <w:rFonts w:eastAsiaTheme="minorEastAsia" w:cstheme="minorBidi"/>
            <w:noProof/>
            <w:kern w:val="2"/>
            <w:sz w:val="24"/>
            <w:szCs w:val="24"/>
            <w:lang w:eastAsia="en-GB"/>
            <w14:ligatures w14:val="standardContextual"/>
          </w:rPr>
          <w:tab/>
        </w:r>
        <w:r w:rsidRPr="00351A47">
          <w:rPr>
            <w:rStyle w:val="Hyperlink"/>
            <w:noProof/>
          </w:rPr>
          <w:t>Other aspects of AI/ML model and data</w:t>
        </w:r>
        <w:r>
          <w:rPr>
            <w:noProof/>
            <w:webHidden/>
          </w:rPr>
          <w:tab/>
        </w:r>
        <w:r>
          <w:rPr>
            <w:noProof/>
            <w:webHidden/>
          </w:rPr>
          <w:fldChar w:fldCharType="begin"/>
        </w:r>
        <w:r>
          <w:rPr>
            <w:noProof/>
            <w:webHidden/>
          </w:rPr>
          <w:instrText xml:space="preserve"> PAGEREF _Toc173405027 \h </w:instrText>
        </w:r>
        <w:r>
          <w:rPr>
            <w:noProof/>
            <w:webHidden/>
          </w:rPr>
        </w:r>
        <w:r>
          <w:rPr>
            <w:noProof/>
            <w:webHidden/>
          </w:rPr>
          <w:fldChar w:fldCharType="separate"/>
        </w:r>
        <w:r>
          <w:rPr>
            <w:noProof/>
            <w:webHidden/>
          </w:rPr>
          <w:t>70</w:t>
        </w:r>
        <w:r>
          <w:rPr>
            <w:noProof/>
            <w:webHidden/>
          </w:rPr>
          <w:fldChar w:fldCharType="end"/>
        </w:r>
      </w:hyperlink>
    </w:p>
    <w:p w14:paraId="5B4ADFC5" w14:textId="2C17E636" w:rsidR="00C6051E" w:rsidRDefault="00C6051E">
      <w:pPr>
        <w:pStyle w:val="TOC2"/>
        <w:tabs>
          <w:tab w:val="left" w:pos="800"/>
          <w:tab w:val="right" w:leader="dot" w:pos="10457"/>
        </w:tabs>
        <w:rPr>
          <w:rFonts w:eastAsiaTheme="minorEastAsia" w:cstheme="minorBidi"/>
          <w:smallCaps w:val="0"/>
          <w:noProof/>
          <w:kern w:val="2"/>
          <w:sz w:val="24"/>
          <w:szCs w:val="24"/>
          <w:lang w:eastAsia="en-GB"/>
          <w14:ligatures w14:val="standardContextual"/>
        </w:rPr>
      </w:pPr>
      <w:hyperlink w:anchor="_Toc173405028" w:history="1">
        <w:r w:rsidRPr="00351A47">
          <w:rPr>
            <w:rStyle w:val="Hyperlink"/>
            <w:noProof/>
          </w:rPr>
          <w:t>9.2</w:t>
        </w:r>
        <w:r>
          <w:rPr>
            <w:rFonts w:eastAsiaTheme="minorEastAsia" w:cstheme="minorBidi"/>
            <w:smallCaps w:val="0"/>
            <w:noProof/>
            <w:kern w:val="2"/>
            <w:sz w:val="24"/>
            <w:szCs w:val="24"/>
            <w:lang w:eastAsia="en-GB"/>
            <w14:ligatures w14:val="standardContextual"/>
          </w:rPr>
          <w:tab/>
        </w:r>
        <w:r w:rsidRPr="00351A47">
          <w:rPr>
            <w:rStyle w:val="Hyperlink"/>
            <w:noProof/>
          </w:rPr>
          <w:t>NR MIMO Phase 5</w:t>
        </w:r>
        <w:r>
          <w:rPr>
            <w:noProof/>
            <w:webHidden/>
          </w:rPr>
          <w:tab/>
        </w:r>
        <w:r>
          <w:rPr>
            <w:noProof/>
            <w:webHidden/>
          </w:rPr>
          <w:fldChar w:fldCharType="begin"/>
        </w:r>
        <w:r>
          <w:rPr>
            <w:noProof/>
            <w:webHidden/>
          </w:rPr>
          <w:instrText xml:space="preserve"> PAGEREF _Toc173405028 \h </w:instrText>
        </w:r>
        <w:r>
          <w:rPr>
            <w:noProof/>
            <w:webHidden/>
          </w:rPr>
        </w:r>
        <w:r>
          <w:rPr>
            <w:noProof/>
            <w:webHidden/>
          </w:rPr>
          <w:fldChar w:fldCharType="separate"/>
        </w:r>
        <w:r>
          <w:rPr>
            <w:noProof/>
            <w:webHidden/>
          </w:rPr>
          <w:t>71</w:t>
        </w:r>
        <w:r>
          <w:rPr>
            <w:noProof/>
            <w:webHidden/>
          </w:rPr>
          <w:fldChar w:fldCharType="end"/>
        </w:r>
      </w:hyperlink>
    </w:p>
    <w:p w14:paraId="627764BA" w14:textId="466E15B4" w:rsidR="00C6051E" w:rsidRDefault="00C6051E">
      <w:pPr>
        <w:pStyle w:val="TOC3"/>
        <w:tabs>
          <w:tab w:val="left" w:pos="1200"/>
          <w:tab w:val="right" w:leader="dot" w:pos="10457"/>
        </w:tabs>
        <w:rPr>
          <w:rFonts w:eastAsiaTheme="minorEastAsia" w:cstheme="minorBidi"/>
          <w:i w:val="0"/>
          <w:iCs w:val="0"/>
          <w:noProof/>
          <w:kern w:val="2"/>
          <w:sz w:val="24"/>
          <w:szCs w:val="24"/>
          <w:lang w:eastAsia="en-GB"/>
          <w14:ligatures w14:val="standardContextual"/>
        </w:rPr>
      </w:pPr>
      <w:hyperlink w:anchor="_Toc173405029" w:history="1">
        <w:r w:rsidRPr="00351A47">
          <w:rPr>
            <w:rStyle w:val="Hyperlink"/>
            <w:noProof/>
            <w:lang w:val="en-US"/>
          </w:rPr>
          <w:t>9.2.1</w:t>
        </w:r>
        <w:r>
          <w:rPr>
            <w:rFonts w:eastAsiaTheme="minorEastAsia" w:cstheme="minorBidi"/>
            <w:i w:val="0"/>
            <w:iCs w:val="0"/>
            <w:noProof/>
            <w:kern w:val="2"/>
            <w:sz w:val="24"/>
            <w:szCs w:val="24"/>
            <w:lang w:eastAsia="en-GB"/>
            <w14:ligatures w14:val="standardContextual"/>
          </w:rPr>
          <w:tab/>
        </w:r>
        <w:r w:rsidRPr="00351A47">
          <w:rPr>
            <w:rStyle w:val="Hyperlink"/>
            <w:noProof/>
            <w:lang w:eastAsia="x-none"/>
          </w:rPr>
          <w:t xml:space="preserve">Enhancements for </w:t>
        </w:r>
        <w:r w:rsidRPr="00351A47">
          <w:rPr>
            <w:rStyle w:val="Hyperlink"/>
            <w:noProof/>
            <w:lang w:val="en-US"/>
          </w:rPr>
          <w:t>UE-initiated/event-driven beam management</w:t>
        </w:r>
        <w:r>
          <w:rPr>
            <w:noProof/>
            <w:webHidden/>
          </w:rPr>
          <w:tab/>
        </w:r>
        <w:r>
          <w:rPr>
            <w:noProof/>
            <w:webHidden/>
          </w:rPr>
          <w:fldChar w:fldCharType="begin"/>
        </w:r>
        <w:r>
          <w:rPr>
            <w:noProof/>
            <w:webHidden/>
          </w:rPr>
          <w:instrText xml:space="preserve"> PAGEREF _Toc173405029 \h </w:instrText>
        </w:r>
        <w:r>
          <w:rPr>
            <w:noProof/>
            <w:webHidden/>
          </w:rPr>
        </w:r>
        <w:r>
          <w:rPr>
            <w:noProof/>
            <w:webHidden/>
          </w:rPr>
          <w:fldChar w:fldCharType="separate"/>
        </w:r>
        <w:r>
          <w:rPr>
            <w:noProof/>
            <w:webHidden/>
          </w:rPr>
          <w:t>71</w:t>
        </w:r>
        <w:r>
          <w:rPr>
            <w:noProof/>
            <w:webHidden/>
          </w:rPr>
          <w:fldChar w:fldCharType="end"/>
        </w:r>
      </w:hyperlink>
    </w:p>
    <w:p w14:paraId="19601D72" w14:textId="2A0B71FF" w:rsidR="00C6051E" w:rsidRDefault="00C6051E">
      <w:pPr>
        <w:pStyle w:val="TOC3"/>
        <w:tabs>
          <w:tab w:val="left" w:pos="1200"/>
          <w:tab w:val="right" w:leader="dot" w:pos="10457"/>
        </w:tabs>
        <w:rPr>
          <w:rFonts w:eastAsiaTheme="minorEastAsia" w:cstheme="minorBidi"/>
          <w:i w:val="0"/>
          <w:iCs w:val="0"/>
          <w:noProof/>
          <w:kern w:val="2"/>
          <w:sz w:val="24"/>
          <w:szCs w:val="24"/>
          <w:lang w:eastAsia="en-GB"/>
          <w14:ligatures w14:val="standardContextual"/>
        </w:rPr>
      </w:pPr>
      <w:hyperlink w:anchor="_Toc173405030" w:history="1">
        <w:r w:rsidRPr="00351A47">
          <w:rPr>
            <w:rStyle w:val="Hyperlink"/>
            <w:noProof/>
          </w:rPr>
          <w:t>9.2.2</w:t>
        </w:r>
        <w:r>
          <w:rPr>
            <w:rFonts w:eastAsiaTheme="minorEastAsia" w:cstheme="minorBidi"/>
            <w:i w:val="0"/>
            <w:iCs w:val="0"/>
            <w:noProof/>
            <w:kern w:val="2"/>
            <w:sz w:val="24"/>
            <w:szCs w:val="24"/>
            <w:lang w:eastAsia="en-GB"/>
            <w14:ligatures w14:val="standardContextual"/>
          </w:rPr>
          <w:tab/>
        </w:r>
        <w:r w:rsidRPr="00351A47">
          <w:rPr>
            <w:rStyle w:val="Hyperlink"/>
            <w:noProof/>
          </w:rPr>
          <w:t>CSI enhancements</w:t>
        </w:r>
        <w:r>
          <w:rPr>
            <w:noProof/>
            <w:webHidden/>
          </w:rPr>
          <w:tab/>
        </w:r>
        <w:r>
          <w:rPr>
            <w:noProof/>
            <w:webHidden/>
          </w:rPr>
          <w:fldChar w:fldCharType="begin"/>
        </w:r>
        <w:r>
          <w:rPr>
            <w:noProof/>
            <w:webHidden/>
          </w:rPr>
          <w:instrText xml:space="preserve"> PAGEREF _Toc173405030 \h </w:instrText>
        </w:r>
        <w:r>
          <w:rPr>
            <w:noProof/>
            <w:webHidden/>
          </w:rPr>
        </w:r>
        <w:r>
          <w:rPr>
            <w:noProof/>
            <w:webHidden/>
          </w:rPr>
          <w:fldChar w:fldCharType="separate"/>
        </w:r>
        <w:r>
          <w:rPr>
            <w:noProof/>
            <w:webHidden/>
          </w:rPr>
          <w:t>74</w:t>
        </w:r>
        <w:r>
          <w:rPr>
            <w:noProof/>
            <w:webHidden/>
          </w:rPr>
          <w:fldChar w:fldCharType="end"/>
        </w:r>
      </w:hyperlink>
    </w:p>
    <w:p w14:paraId="17566B25" w14:textId="0B180997" w:rsidR="00C6051E" w:rsidRDefault="00C6051E">
      <w:pPr>
        <w:pStyle w:val="TOC3"/>
        <w:tabs>
          <w:tab w:val="left" w:pos="1200"/>
          <w:tab w:val="right" w:leader="dot" w:pos="10457"/>
        </w:tabs>
        <w:rPr>
          <w:rFonts w:eastAsiaTheme="minorEastAsia" w:cstheme="minorBidi"/>
          <w:i w:val="0"/>
          <w:iCs w:val="0"/>
          <w:noProof/>
          <w:kern w:val="2"/>
          <w:sz w:val="24"/>
          <w:szCs w:val="24"/>
          <w:lang w:eastAsia="en-GB"/>
          <w14:ligatures w14:val="standardContextual"/>
        </w:rPr>
      </w:pPr>
      <w:hyperlink w:anchor="_Toc173405031" w:history="1">
        <w:r w:rsidRPr="00351A47">
          <w:rPr>
            <w:rStyle w:val="Hyperlink"/>
            <w:noProof/>
          </w:rPr>
          <w:t>9.2.3</w:t>
        </w:r>
        <w:r>
          <w:rPr>
            <w:rFonts w:eastAsiaTheme="minorEastAsia" w:cstheme="minorBidi"/>
            <w:i w:val="0"/>
            <w:iCs w:val="0"/>
            <w:noProof/>
            <w:kern w:val="2"/>
            <w:sz w:val="24"/>
            <w:szCs w:val="24"/>
            <w:lang w:eastAsia="en-GB"/>
            <w14:ligatures w14:val="standardContextual"/>
          </w:rPr>
          <w:tab/>
        </w:r>
        <w:r w:rsidRPr="00351A47">
          <w:rPr>
            <w:rStyle w:val="Hyperlink"/>
            <w:noProof/>
          </w:rPr>
          <w:t>Support for 3-antenna-port codebook-based transmissions</w:t>
        </w:r>
        <w:r>
          <w:rPr>
            <w:noProof/>
            <w:webHidden/>
          </w:rPr>
          <w:tab/>
        </w:r>
        <w:r>
          <w:rPr>
            <w:noProof/>
            <w:webHidden/>
          </w:rPr>
          <w:fldChar w:fldCharType="begin"/>
        </w:r>
        <w:r>
          <w:rPr>
            <w:noProof/>
            <w:webHidden/>
          </w:rPr>
          <w:instrText xml:space="preserve"> PAGEREF _Toc173405031 \h </w:instrText>
        </w:r>
        <w:r>
          <w:rPr>
            <w:noProof/>
            <w:webHidden/>
          </w:rPr>
        </w:r>
        <w:r>
          <w:rPr>
            <w:noProof/>
            <w:webHidden/>
          </w:rPr>
          <w:fldChar w:fldCharType="separate"/>
        </w:r>
        <w:r>
          <w:rPr>
            <w:noProof/>
            <w:webHidden/>
          </w:rPr>
          <w:t>82</w:t>
        </w:r>
        <w:r>
          <w:rPr>
            <w:noProof/>
            <w:webHidden/>
          </w:rPr>
          <w:fldChar w:fldCharType="end"/>
        </w:r>
      </w:hyperlink>
    </w:p>
    <w:p w14:paraId="69591DEA" w14:textId="0CD01240" w:rsidR="00C6051E" w:rsidRDefault="00C6051E">
      <w:pPr>
        <w:pStyle w:val="TOC3"/>
        <w:tabs>
          <w:tab w:val="left" w:pos="1200"/>
          <w:tab w:val="right" w:leader="dot" w:pos="10457"/>
        </w:tabs>
        <w:rPr>
          <w:rFonts w:eastAsiaTheme="minorEastAsia" w:cstheme="minorBidi"/>
          <w:i w:val="0"/>
          <w:iCs w:val="0"/>
          <w:noProof/>
          <w:kern w:val="2"/>
          <w:sz w:val="24"/>
          <w:szCs w:val="24"/>
          <w:lang w:eastAsia="en-GB"/>
          <w14:ligatures w14:val="standardContextual"/>
        </w:rPr>
      </w:pPr>
      <w:hyperlink w:anchor="_Toc173405032" w:history="1">
        <w:r w:rsidRPr="00351A47">
          <w:rPr>
            <w:rStyle w:val="Hyperlink"/>
            <w:noProof/>
            <w:lang w:eastAsia="x-none"/>
          </w:rPr>
          <w:t>9.2.4</w:t>
        </w:r>
        <w:r>
          <w:rPr>
            <w:rFonts w:eastAsiaTheme="minorEastAsia" w:cstheme="minorBidi"/>
            <w:i w:val="0"/>
            <w:iCs w:val="0"/>
            <w:noProof/>
            <w:kern w:val="2"/>
            <w:sz w:val="24"/>
            <w:szCs w:val="24"/>
            <w:lang w:eastAsia="en-GB"/>
            <w14:ligatures w14:val="standardContextual"/>
          </w:rPr>
          <w:tab/>
        </w:r>
        <w:r w:rsidRPr="00351A47">
          <w:rPr>
            <w:rStyle w:val="Hyperlink"/>
            <w:noProof/>
            <w:lang w:val="en-US"/>
          </w:rPr>
          <w:t>Enhancement for asymmetric DL sTRP/UL mTRP scenarios</w:t>
        </w:r>
        <w:r>
          <w:rPr>
            <w:noProof/>
            <w:webHidden/>
          </w:rPr>
          <w:tab/>
        </w:r>
        <w:r>
          <w:rPr>
            <w:noProof/>
            <w:webHidden/>
          </w:rPr>
          <w:fldChar w:fldCharType="begin"/>
        </w:r>
        <w:r>
          <w:rPr>
            <w:noProof/>
            <w:webHidden/>
          </w:rPr>
          <w:instrText xml:space="preserve"> PAGEREF _Toc173405032 \h </w:instrText>
        </w:r>
        <w:r>
          <w:rPr>
            <w:noProof/>
            <w:webHidden/>
          </w:rPr>
        </w:r>
        <w:r>
          <w:rPr>
            <w:noProof/>
            <w:webHidden/>
          </w:rPr>
          <w:fldChar w:fldCharType="separate"/>
        </w:r>
        <w:r>
          <w:rPr>
            <w:noProof/>
            <w:webHidden/>
          </w:rPr>
          <w:t>83</w:t>
        </w:r>
        <w:r>
          <w:rPr>
            <w:noProof/>
            <w:webHidden/>
          </w:rPr>
          <w:fldChar w:fldCharType="end"/>
        </w:r>
      </w:hyperlink>
    </w:p>
    <w:p w14:paraId="1ADD920C" w14:textId="14BE3B11" w:rsidR="00C6051E" w:rsidRDefault="00C6051E">
      <w:pPr>
        <w:pStyle w:val="TOC2"/>
        <w:tabs>
          <w:tab w:val="left" w:pos="800"/>
          <w:tab w:val="right" w:leader="dot" w:pos="10457"/>
        </w:tabs>
        <w:rPr>
          <w:rFonts w:eastAsiaTheme="minorEastAsia" w:cstheme="minorBidi"/>
          <w:smallCaps w:val="0"/>
          <w:noProof/>
          <w:kern w:val="2"/>
          <w:sz w:val="24"/>
          <w:szCs w:val="24"/>
          <w:lang w:eastAsia="en-GB"/>
          <w14:ligatures w14:val="standardContextual"/>
        </w:rPr>
      </w:pPr>
      <w:hyperlink w:anchor="_Toc173405033" w:history="1">
        <w:r w:rsidRPr="00351A47">
          <w:rPr>
            <w:rStyle w:val="Hyperlink"/>
            <w:noProof/>
            <w:lang w:eastAsia="zh-CN"/>
          </w:rPr>
          <w:t>9.3</w:t>
        </w:r>
        <w:r>
          <w:rPr>
            <w:rFonts w:eastAsiaTheme="minorEastAsia" w:cstheme="minorBidi"/>
            <w:smallCaps w:val="0"/>
            <w:noProof/>
            <w:kern w:val="2"/>
            <w:sz w:val="24"/>
            <w:szCs w:val="24"/>
            <w:lang w:eastAsia="en-GB"/>
            <w14:ligatures w14:val="standardContextual"/>
          </w:rPr>
          <w:tab/>
        </w:r>
        <w:r w:rsidRPr="00351A47">
          <w:rPr>
            <w:rStyle w:val="Hyperlink"/>
            <w:noProof/>
            <w:lang w:eastAsia="zh-CN"/>
          </w:rPr>
          <w:t>Evolution of NR duplex operation: Sub-band full duplex (SBFD)</w:t>
        </w:r>
        <w:r>
          <w:rPr>
            <w:noProof/>
            <w:webHidden/>
          </w:rPr>
          <w:tab/>
        </w:r>
        <w:r>
          <w:rPr>
            <w:noProof/>
            <w:webHidden/>
          </w:rPr>
          <w:fldChar w:fldCharType="begin"/>
        </w:r>
        <w:r>
          <w:rPr>
            <w:noProof/>
            <w:webHidden/>
          </w:rPr>
          <w:instrText xml:space="preserve"> PAGEREF _Toc173405033 \h </w:instrText>
        </w:r>
        <w:r>
          <w:rPr>
            <w:noProof/>
            <w:webHidden/>
          </w:rPr>
        </w:r>
        <w:r>
          <w:rPr>
            <w:noProof/>
            <w:webHidden/>
          </w:rPr>
          <w:fldChar w:fldCharType="separate"/>
        </w:r>
        <w:r>
          <w:rPr>
            <w:noProof/>
            <w:webHidden/>
          </w:rPr>
          <w:t>85</w:t>
        </w:r>
        <w:r>
          <w:rPr>
            <w:noProof/>
            <w:webHidden/>
          </w:rPr>
          <w:fldChar w:fldCharType="end"/>
        </w:r>
      </w:hyperlink>
    </w:p>
    <w:p w14:paraId="41388963" w14:textId="0AEE1ABC" w:rsidR="00C6051E" w:rsidRDefault="00C6051E">
      <w:pPr>
        <w:pStyle w:val="TOC3"/>
        <w:tabs>
          <w:tab w:val="left" w:pos="1200"/>
          <w:tab w:val="right" w:leader="dot" w:pos="10457"/>
        </w:tabs>
        <w:rPr>
          <w:rFonts w:eastAsiaTheme="minorEastAsia" w:cstheme="minorBidi"/>
          <w:i w:val="0"/>
          <w:iCs w:val="0"/>
          <w:noProof/>
          <w:kern w:val="2"/>
          <w:sz w:val="24"/>
          <w:szCs w:val="24"/>
          <w:lang w:eastAsia="en-GB"/>
          <w14:ligatures w14:val="standardContextual"/>
        </w:rPr>
      </w:pPr>
      <w:hyperlink w:anchor="_Toc173405034" w:history="1">
        <w:r w:rsidRPr="00351A47">
          <w:rPr>
            <w:rStyle w:val="Hyperlink"/>
            <w:noProof/>
            <w:lang w:val="en-US"/>
          </w:rPr>
          <w:t>9.3.1</w:t>
        </w:r>
        <w:r>
          <w:rPr>
            <w:rFonts w:eastAsiaTheme="minorEastAsia" w:cstheme="minorBidi"/>
            <w:i w:val="0"/>
            <w:iCs w:val="0"/>
            <w:noProof/>
            <w:kern w:val="2"/>
            <w:sz w:val="24"/>
            <w:szCs w:val="24"/>
            <w:lang w:eastAsia="en-GB"/>
            <w14:ligatures w14:val="standardContextual"/>
          </w:rPr>
          <w:tab/>
        </w:r>
        <w:r w:rsidRPr="00351A47">
          <w:rPr>
            <w:rStyle w:val="Hyperlink"/>
            <w:noProof/>
            <w:lang w:val="en-US"/>
          </w:rPr>
          <w:t>SBFD TX/RX/measurement procedures</w:t>
        </w:r>
        <w:r>
          <w:rPr>
            <w:noProof/>
            <w:webHidden/>
          </w:rPr>
          <w:tab/>
        </w:r>
        <w:r>
          <w:rPr>
            <w:noProof/>
            <w:webHidden/>
          </w:rPr>
          <w:fldChar w:fldCharType="begin"/>
        </w:r>
        <w:r>
          <w:rPr>
            <w:noProof/>
            <w:webHidden/>
          </w:rPr>
          <w:instrText xml:space="preserve"> PAGEREF _Toc173405034 \h </w:instrText>
        </w:r>
        <w:r>
          <w:rPr>
            <w:noProof/>
            <w:webHidden/>
          </w:rPr>
        </w:r>
        <w:r>
          <w:rPr>
            <w:noProof/>
            <w:webHidden/>
          </w:rPr>
          <w:fldChar w:fldCharType="separate"/>
        </w:r>
        <w:r>
          <w:rPr>
            <w:noProof/>
            <w:webHidden/>
          </w:rPr>
          <w:t>85</w:t>
        </w:r>
        <w:r>
          <w:rPr>
            <w:noProof/>
            <w:webHidden/>
          </w:rPr>
          <w:fldChar w:fldCharType="end"/>
        </w:r>
      </w:hyperlink>
    </w:p>
    <w:p w14:paraId="30FB6931" w14:textId="0CD27B1D" w:rsidR="00C6051E" w:rsidRDefault="00C6051E">
      <w:pPr>
        <w:pStyle w:val="TOC3"/>
        <w:tabs>
          <w:tab w:val="left" w:pos="1200"/>
          <w:tab w:val="right" w:leader="dot" w:pos="10457"/>
        </w:tabs>
        <w:rPr>
          <w:rFonts w:eastAsiaTheme="minorEastAsia" w:cstheme="minorBidi"/>
          <w:i w:val="0"/>
          <w:iCs w:val="0"/>
          <w:noProof/>
          <w:kern w:val="2"/>
          <w:sz w:val="24"/>
          <w:szCs w:val="24"/>
          <w:lang w:eastAsia="en-GB"/>
          <w14:ligatures w14:val="standardContextual"/>
        </w:rPr>
      </w:pPr>
      <w:hyperlink w:anchor="_Toc173405035" w:history="1">
        <w:r w:rsidRPr="00351A47">
          <w:rPr>
            <w:rStyle w:val="Hyperlink"/>
            <w:noProof/>
            <w:lang w:val="en-US"/>
          </w:rPr>
          <w:t>9.3.2</w:t>
        </w:r>
        <w:r>
          <w:rPr>
            <w:rFonts w:eastAsiaTheme="minorEastAsia" w:cstheme="minorBidi"/>
            <w:i w:val="0"/>
            <w:iCs w:val="0"/>
            <w:noProof/>
            <w:kern w:val="2"/>
            <w:sz w:val="24"/>
            <w:szCs w:val="24"/>
            <w:lang w:eastAsia="en-GB"/>
            <w14:ligatures w14:val="standardContextual"/>
          </w:rPr>
          <w:tab/>
        </w:r>
        <w:r w:rsidRPr="00351A47">
          <w:rPr>
            <w:rStyle w:val="Hyperlink"/>
            <w:noProof/>
            <w:lang w:val="en-US"/>
          </w:rPr>
          <w:t>SBFD random access operation</w:t>
        </w:r>
        <w:r>
          <w:rPr>
            <w:noProof/>
            <w:webHidden/>
          </w:rPr>
          <w:tab/>
        </w:r>
        <w:r>
          <w:rPr>
            <w:noProof/>
            <w:webHidden/>
          </w:rPr>
          <w:fldChar w:fldCharType="begin"/>
        </w:r>
        <w:r>
          <w:rPr>
            <w:noProof/>
            <w:webHidden/>
          </w:rPr>
          <w:instrText xml:space="preserve"> PAGEREF _Toc173405035 \h </w:instrText>
        </w:r>
        <w:r>
          <w:rPr>
            <w:noProof/>
            <w:webHidden/>
          </w:rPr>
        </w:r>
        <w:r>
          <w:rPr>
            <w:noProof/>
            <w:webHidden/>
          </w:rPr>
          <w:fldChar w:fldCharType="separate"/>
        </w:r>
        <w:r>
          <w:rPr>
            <w:noProof/>
            <w:webHidden/>
          </w:rPr>
          <w:t>88</w:t>
        </w:r>
        <w:r>
          <w:rPr>
            <w:noProof/>
            <w:webHidden/>
          </w:rPr>
          <w:fldChar w:fldCharType="end"/>
        </w:r>
      </w:hyperlink>
    </w:p>
    <w:p w14:paraId="37FF488E" w14:textId="441025FA" w:rsidR="00C6051E" w:rsidRDefault="00C6051E">
      <w:pPr>
        <w:pStyle w:val="TOC3"/>
        <w:tabs>
          <w:tab w:val="left" w:pos="1200"/>
          <w:tab w:val="right" w:leader="dot" w:pos="10457"/>
        </w:tabs>
        <w:rPr>
          <w:rFonts w:eastAsiaTheme="minorEastAsia" w:cstheme="minorBidi"/>
          <w:i w:val="0"/>
          <w:iCs w:val="0"/>
          <w:noProof/>
          <w:kern w:val="2"/>
          <w:sz w:val="24"/>
          <w:szCs w:val="24"/>
          <w:lang w:eastAsia="en-GB"/>
          <w14:ligatures w14:val="standardContextual"/>
        </w:rPr>
      </w:pPr>
      <w:hyperlink w:anchor="_Toc173405036" w:history="1">
        <w:r w:rsidRPr="00351A47">
          <w:rPr>
            <w:rStyle w:val="Hyperlink"/>
            <w:noProof/>
            <w:lang w:val="en-US"/>
          </w:rPr>
          <w:t>9.3.3</w:t>
        </w:r>
        <w:r>
          <w:rPr>
            <w:rFonts w:eastAsiaTheme="minorEastAsia" w:cstheme="minorBidi"/>
            <w:i w:val="0"/>
            <w:iCs w:val="0"/>
            <w:noProof/>
            <w:kern w:val="2"/>
            <w:sz w:val="24"/>
            <w:szCs w:val="24"/>
            <w:lang w:eastAsia="en-GB"/>
            <w14:ligatures w14:val="standardContextual"/>
          </w:rPr>
          <w:tab/>
        </w:r>
        <w:r w:rsidRPr="00351A47">
          <w:rPr>
            <w:rStyle w:val="Hyperlink"/>
            <w:noProof/>
            <w:lang w:val="en-US"/>
          </w:rPr>
          <w:t>CLI handling</w:t>
        </w:r>
        <w:r>
          <w:rPr>
            <w:noProof/>
            <w:webHidden/>
          </w:rPr>
          <w:tab/>
        </w:r>
        <w:r>
          <w:rPr>
            <w:noProof/>
            <w:webHidden/>
          </w:rPr>
          <w:fldChar w:fldCharType="begin"/>
        </w:r>
        <w:r>
          <w:rPr>
            <w:noProof/>
            <w:webHidden/>
          </w:rPr>
          <w:instrText xml:space="preserve"> PAGEREF _Toc173405036 \h </w:instrText>
        </w:r>
        <w:r>
          <w:rPr>
            <w:noProof/>
            <w:webHidden/>
          </w:rPr>
        </w:r>
        <w:r>
          <w:rPr>
            <w:noProof/>
            <w:webHidden/>
          </w:rPr>
          <w:fldChar w:fldCharType="separate"/>
        </w:r>
        <w:r>
          <w:rPr>
            <w:noProof/>
            <w:webHidden/>
          </w:rPr>
          <w:t>90</w:t>
        </w:r>
        <w:r>
          <w:rPr>
            <w:noProof/>
            <w:webHidden/>
          </w:rPr>
          <w:fldChar w:fldCharType="end"/>
        </w:r>
      </w:hyperlink>
    </w:p>
    <w:p w14:paraId="578F3B90" w14:textId="1C35A69B" w:rsidR="00C6051E" w:rsidRDefault="00C6051E">
      <w:pPr>
        <w:pStyle w:val="TOC2"/>
        <w:tabs>
          <w:tab w:val="left" w:pos="800"/>
          <w:tab w:val="right" w:leader="dot" w:pos="10457"/>
        </w:tabs>
        <w:rPr>
          <w:rFonts w:eastAsiaTheme="minorEastAsia" w:cstheme="minorBidi"/>
          <w:smallCaps w:val="0"/>
          <w:noProof/>
          <w:kern w:val="2"/>
          <w:sz w:val="24"/>
          <w:szCs w:val="24"/>
          <w:lang w:eastAsia="en-GB"/>
          <w14:ligatures w14:val="standardContextual"/>
        </w:rPr>
      </w:pPr>
      <w:hyperlink w:anchor="_Toc173405037" w:history="1">
        <w:r w:rsidRPr="00351A47">
          <w:rPr>
            <w:rStyle w:val="Hyperlink"/>
            <w:noProof/>
          </w:rPr>
          <w:t>9.4</w:t>
        </w:r>
        <w:r>
          <w:rPr>
            <w:rFonts w:eastAsiaTheme="minorEastAsia" w:cstheme="minorBidi"/>
            <w:smallCaps w:val="0"/>
            <w:noProof/>
            <w:kern w:val="2"/>
            <w:sz w:val="24"/>
            <w:szCs w:val="24"/>
            <w:lang w:eastAsia="en-GB"/>
            <w14:ligatures w14:val="standardContextual"/>
          </w:rPr>
          <w:tab/>
        </w:r>
        <w:r w:rsidRPr="00351A47">
          <w:rPr>
            <w:rStyle w:val="Hyperlink"/>
            <w:noProof/>
          </w:rPr>
          <w:t>Study on solutions for Ambient IoT (Internet of Things) in NR</w:t>
        </w:r>
        <w:r>
          <w:rPr>
            <w:noProof/>
            <w:webHidden/>
          </w:rPr>
          <w:tab/>
        </w:r>
        <w:r>
          <w:rPr>
            <w:noProof/>
            <w:webHidden/>
          </w:rPr>
          <w:fldChar w:fldCharType="begin"/>
        </w:r>
        <w:r>
          <w:rPr>
            <w:noProof/>
            <w:webHidden/>
          </w:rPr>
          <w:instrText xml:space="preserve"> PAGEREF _Toc173405037 \h </w:instrText>
        </w:r>
        <w:r>
          <w:rPr>
            <w:noProof/>
            <w:webHidden/>
          </w:rPr>
        </w:r>
        <w:r>
          <w:rPr>
            <w:noProof/>
            <w:webHidden/>
          </w:rPr>
          <w:fldChar w:fldCharType="separate"/>
        </w:r>
        <w:r>
          <w:rPr>
            <w:noProof/>
            <w:webHidden/>
          </w:rPr>
          <w:t>92</w:t>
        </w:r>
        <w:r>
          <w:rPr>
            <w:noProof/>
            <w:webHidden/>
          </w:rPr>
          <w:fldChar w:fldCharType="end"/>
        </w:r>
      </w:hyperlink>
    </w:p>
    <w:p w14:paraId="2CECE432" w14:textId="733480E2" w:rsidR="00C6051E" w:rsidRDefault="00C6051E">
      <w:pPr>
        <w:pStyle w:val="TOC3"/>
        <w:tabs>
          <w:tab w:val="left" w:pos="1200"/>
          <w:tab w:val="right" w:leader="dot" w:pos="10457"/>
        </w:tabs>
        <w:rPr>
          <w:rFonts w:eastAsiaTheme="minorEastAsia" w:cstheme="minorBidi"/>
          <w:i w:val="0"/>
          <w:iCs w:val="0"/>
          <w:noProof/>
          <w:kern w:val="2"/>
          <w:sz w:val="24"/>
          <w:szCs w:val="24"/>
          <w:lang w:eastAsia="en-GB"/>
          <w14:ligatures w14:val="standardContextual"/>
        </w:rPr>
      </w:pPr>
      <w:hyperlink w:anchor="_Toc173405038" w:history="1">
        <w:r w:rsidRPr="00351A47">
          <w:rPr>
            <w:rStyle w:val="Hyperlink"/>
            <w:noProof/>
            <w:lang w:val="en-US"/>
          </w:rPr>
          <w:t>9.4.1</w:t>
        </w:r>
        <w:r>
          <w:rPr>
            <w:rFonts w:eastAsiaTheme="minorEastAsia" w:cstheme="minorBidi"/>
            <w:i w:val="0"/>
            <w:iCs w:val="0"/>
            <w:noProof/>
            <w:kern w:val="2"/>
            <w:sz w:val="24"/>
            <w:szCs w:val="24"/>
            <w:lang w:eastAsia="en-GB"/>
            <w14:ligatures w14:val="standardContextual"/>
          </w:rPr>
          <w:tab/>
        </w:r>
        <w:r w:rsidRPr="00351A47">
          <w:rPr>
            <w:rStyle w:val="Hyperlink"/>
            <w:noProof/>
            <w:lang w:val="en-US"/>
          </w:rPr>
          <w:t>Evaluation on Ambient IoT in NR</w:t>
        </w:r>
        <w:r>
          <w:rPr>
            <w:noProof/>
            <w:webHidden/>
          </w:rPr>
          <w:tab/>
        </w:r>
        <w:r>
          <w:rPr>
            <w:noProof/>
            <w:webHidden/>
          </w:rPr>
          <w:fldChar w:fldCharType="begin"/>
        </w:r>
        <w:r>
          <w:rPr>
            <w:noProof/>
            <w:webHidden/>
          </w:rPr>
          <w:instrText xml:space="preserve"> PAGEREF _Toc173405038 \h </w:instrText>
        </w:r>
        <w:r>
          <w:rPr>
            <w:noProof/>
            <w:webHidden/>
          </w:rPr>
        </w:r>
        <w:r>
          <w:rPr>
            <w:noProof/>
            <w:webHidden/>
          </w:rPr>
          <w:fldChar w:fldCharType="separate"/>
        </w:r>
        <w:r>
          <w:rPr>
            <w:noProof/>
            <w:webHidden/>
          </w:rPr>
          <w:t>93</w:t>
        </w:r>
        <w:r>
          <w:rPr>
            <w:noProof/>
            <w:webHidden/>
          </w:rPr>
          <w:fldChar w:fldCharType="end"/>
        </w:r>
      </w:hyperlink>
    </w:p>
    <w:p w14:paraId="16FB26B0" w14:textId="5C3F9801" w:rsidR="00C6051E" w:rsidRDefault="00C6051E">
      <w:pPr>
        <w:pStyle w:val="TOC4"/>
        <w:tabs>
          <w:tab w:val="left" w:pos="1400"/>
          <w:tab w:val="right" w:leader="dot" w:pos="10457"/>
        </w:tabs>
        <w:rPr>
          <w:rFonts w:eastAsiaTheme="minorEastAsia" w:cstheme="minorBidi"/>
          <w:noProof/>
          <w:kern w:val="2"/>
          <w:sz w:val="24"/>
          <w:szCs w:val="24"/>
          <w:lang w:eastAsia="en-GB"/>
          <w14:ligatures w14:val="standardContextual"/>
        </w:rPr>
      </w:pPr>
      <w:hyperlink w:anchor="_Toc173405039" w:history="1">
        <w:r w:rsidRPr="00351A47">
          <w:rPr>
            <w:rStyle w:val="Hyperlink"/>
            <w:noProof/>
          </w:rPr>
          <w:t>9.4.1.1</w:t>
        </w:r>
        <w:r>
          <w:rPr>
            <w:rFonts w:eastAsiaTheme="minorEastAsia" w:cstheme="minorBidi"/>
            <w:noProof/>
            <w:kern w:val="2"/>
            <w:sz w:val="24"/>
            <w:szCs w:val="24"/>
            <w:lang w:eastAsia="en-GB"/>
            <w14:ligatures w14:val="standardContextual"/>
          </w:rPr>
          <w:tab/>
        </w:r>
        <w:r w:rsidRPr="00351A47">
          <w:rPr>
            <w:rStyle w:val="Hyperlink"/>
            <w:noProof/>
          </w:rPr>
          <w:t>Evaluation assumptions and results</w:t>
        </w:r>
        <w:r>
          <w:rPr>
            <w:noProof/>
            <w:webHidden/>
          </w:rPr>
          <w:tab/>
        </w:r>
        <w:r>
          <w:rPr>
            <w:noProof/>
            <w:webHidden/>
          </w:rPr>
          <w:fldChar w:fldCharType="begin"/>
        </w:r>
        <w:r>
          <w:rPr>
            <w:noProof/>
            <w:webHidden/>
          </w:rPr>
          <w:instrText xml:space="preserve"> PAGEREF _Toc173405039 \h </w:instrText>
        </w:r>
        <w:r>
          <w:rPr>
            <w:noProof/>
            <w:webHidden/>
          </w:rPr>
        </w:r>
        <w:r>
          <w:rPr>
            <w:noProof/>
            <w:webHidden/>
          </w:rPr>
          <w:fldChar w:fldCharType="separate"/>
        </w:r>
        <w:r>
          <w:rPr>
            <w:noProof/>
            <w:webHidden/>
          </w:rPr>
          <w:t>93</w:t>
        </w:r>
        <w:r>
          <w:rPr>
            <w:noProof/>
            <w:webHidden/>
          </w:rPr>
          <w:fldChar w:fldCharType="end"/>
        </w:r>
      </w:hyperlink>
    </w:p>
    <w:p w14:paraId="3C07DD38" w14:textId="0A8BCE20" w:rsidR="00C6051E" w:rsidRDefault="00C6051E">
      <w:pPr>
        <w:pStyle w:val="TOC4"/>
        <w:tabs>
          <w:tab w:val="left" w:pos="1400"/>
          <w:tab w:val="right" w:leader="dot" w:pos="10457"/>
        </w:tabs>
        <w:rPr>
          <w:rFonts w:eastAsiaTheme="minorEastAsia" w:cstheme="minorBidi"/>
          <w:noProof/>
          <w:kern w:val="2"/>
          <w:sz w:val="24"/>
          <w:szCs w:val="24"/>
          <w:lang w:eastAsia="en-GB"/>
          <w14:ligatures w14:val="standardContextual"/>
        </w:rPr>
      </w:pPr>
      <w:hyperlink w:anchor="_Toc173405040" w:history="1">
        <w:r w:rsidRPr="00351A47">
          <w:rPr>
            <w:rStyle w:val="Hyperlink"/>
            <w:noProof/>
          </w:rPr>
          <w:t>9.4.1.2</w:t>
        </w:r>
        <w:r>
          <w:rPr>
            <w:rFonts w:eastAsiaTheme="minorEastAsia" w:cstheme="minorBidi"/>
            <w:noProof/>
            <w:kern w:val="2"/>
            <w:sz w:val="24"/>
            <w:szCs w:val="24"/>
            <w:lang w:eastAsia="en-GB"/>
            <w14:ligatures w14:val="standardContextual"/>
          </w:rPr>
          <w:tab/>
        </w:r>
        <w:r w:rsidRPr="00351A47">
          <w:rPr>
            <w:rStyle w:val="Hyperlink"/>
            <w:noProof/>
          </w:rPr>
          <w:t>Ambient IoT device architectures</w:t>
        </w:r>
        <w:r>
          <w:rPr>
            <w:noProof/>
            <w:webHidden/>
          </w:rPr>
          <w:tab/>
        </w:r>
        <w:r>
          <w:rPr>
            <w:noProof/>
            <w:webHidden/>
          </w:rPr>
          <w:fldChar w:fldCharType="begin"/>
        </w:r>
        <w:r>
          <w:rPr>
            <w:noProof/>
            <w:webHidden/>
          </w:rPr>
          <w:instrText xml:space="preserve"> PAGEREF _Toc173405040 \h </w:instrText>
        </w:r>
        <w:r>
          <w:rPr>
            <w:noProof/>
            <w:webHidden/>
          </w:rPr>
        </w:r>
        <w:r>
          <w:rPr>
            <w:noProof/>
            <w:webHidden/>
          </w:rPr>
          <w:fldChar w:fldCharType="separate"/>
        </w:r>
        <w:r>
          <w:rPr>
            <w:noProof/>
            <w:webHidden/>
          </w:rPr>
          <w:t>100</w:t>
        </w:r>
        <w:r>
          <w:rPr>
            <w:noProof/>
            <w:webHidden/>
          </w:rPr>
          <w:fldChar w:fldCharType="end"/>
        </w:r>
      </w:hyperlink>
    </w:p>
    <w:p w14:paraId="14BE786D" w14:textId="5233C947" w:rsidR="00C6051E" w:rsidRDefault="00C6051E">
      <w:pPr>
        <w:pStyle w:val="TOC3"/>
        <w:tabs>
          <w:tab w:val="left" w:pos="1200"/>
          <w:tab w:val="right" w:leader="dot" w:pos="10457"/>
        </w:tabs>
        <w:rPr>
          <w:rFonts w:eastAsiaTheme="minorEastAsia" w:cstheme="minorBidi"/>
          <w:i w:val="0"/>
          <w:iCs w:val="0"/>
          <w:noProof/>
          <w:kern w:val="2"/>
          <w:sz w:val="24"/>
          <w:szCs w:val="24"/>
          <w:lang w:eastAsia="en-GB"/>
          <w14:ligatures w14:val="standardContextual"/>
        </w:rPr>
      </w:pPr>
      <w:hyperlink w:anchor="_Toc173405041" w:history="1">
        <w:r w:rsidRPr="00351A47">
          <w:rPr>
            <w:rStyle w:val="Hyperlink"/>
            <w:noProof/>
            <w:lang w:val="en-US"/>
          </w:rPr>
          <w:t>9.4.2</w:t>
        </w:r>
        <w:r>
          <w:rPr>
            <w:rFonts w:eastAsiaTheme="minorEastAsia" w:cstheme="minorBidi"/>
            <w:i w:val="0"/>
            <w:iCs w:val="0"/>
            <w:noProof/>
            <w:kern w:val="2"/>
            <w:sz w:val="24"/>
            <w:szCs w:val="24"/>
            <w:lang w:eastAsia="en-GB"/>
            <w14:ligatures w14:val="standardContextual"/>
          </w:rPr>
          <w:tab/>
        </w:r>
        <w:r w:rsidRPr="00351A47">
          <w:rPr>
            <w:rStyle w:val="Hyperlink"/>
            <w:noProof/>
            <w:lang w:val="en-US"/>
          </w:rPr>
          <w:t>Physical layer design for Ambient IoT</w:t>
        </w:r>
        <w:r>
          <w:rPr>
            <w:noProof/>
            <w:webHidden/>
          </w:rPr>
          <w:tab/>
        </w:r>
        <w:r>
          <w:rPr>
            <w:noProof/>
            <w:webHidden/>
          </w:rPr>
          <w:fldChar w:fldCharType="begin"/>
        </w:r>
        <w:r>
          <w:rPr>
            <w:noProof/>
            <w:webHidden/>
          </w:rPr>
          <w:instrText xml:space="preserve"> PAGEREF _Toc173405041 \h </w:instrText>
        </w:r>
        <w:r>
          <w:rPr>
            <w:noProof/>
            <w:webHidden/>
          </w:rPr>
        </w:r>
        <w:r>
          <w:rPr>
            <w:noProof/>
            <w:webHidden/>
          </w:rPr>
          <w:fldChar w:fldCharType="separate"/>
        </w:r>
        <w:r>
          <w:rPr>
            <w:noProof/>
            <w:webHidden/>
          </w:rPr>
          <w:t>102</w:t>
        </w:r>
        <w:r>
          <w:rPr>
            <w:noProof/>
            <w:webHidden/>
          </w:rPr>
          <w:fldChar w:fldCharType="end"/>
        </w:r>
      </w:hyperlink>
    </w:p>
    <w:p w14:paraId="6A1EA139" w14:textId="1021EFF2" w:rsidR="00C6051E" w:rsidRDefault="00C6051E">
      <w:pPr>
        <w:pStyle w:val="TOC4"/>
        <w:tabs>
          <w:tab w:val="left" w:pos="1400"/>
          <w:tab w:val="right" w:leader="dot" w:pos="10457"/>
        </w:tabs>
        <w:rPr>
          <w:rFonts w:eastAsiaTheme="minorEastAsia" w:cstheme="minorBidi"/>
          <w:noProof/>
          <w:kern w:val="2"/>
          <w:sz w:val="24"/>
          <w:szCs w:val="24"/>
          <w:lang w:eastAsia="en-GB"/>
          <w14:ligatures w14:val="standardContextual"/>
        </w:rPr>
      </w:pPr>
      <w:hyperlink w:anchor="_Toc173405042" w:history="1">
        <w:r w:rsidRPr="00351A47">
          <w:rPr>
            <w:rStyle w:val="Hyperlink"/>
            <w:noProof/>
            <w:lang w:val="en-US"/>
          </w:rPr>
          <w:t>9.4.2.1</w:t>
        </w:r>
        <w:r>
          <w:rPr>
            <w:rFonts w:eastAsiaTheme="minorEastAsia" w:cstheme="minorBidi"/>
            <w:noProof/>
            <w:kern w:val="2"/>
            <w:sz w:val="24"/>
            <w:szCs w:val="24"/>
            <w:lang w:eastAsia="en-GB"/>
            <w14:ligatures w14:val="standardContextual"/>
          </w:rPr>
          <w:tab/>
        </w:r>
        <w:r w:rsidRPr="00351A47">
          <w:rPr>
            <w:rStyle w:val="Hyperlink"/>
            <w:noProof/>
            <w:lang w:val="en-US"/>
          </w:rPr>
          <w:t>General aspects of physical layer design</w:t>
        </w:r>
        <w:r>
          <w:rPr>
            <w:noProof/>
            <w:webHidden/>
          </w:rPr>
          <w:tab/>
        </w:r>
        <w:r>
          <w:rPr>
            <w:noProof/>
            <w:webHidden/>
          </w:rPr>
          <w:fldChar w:fldCharType="begin"/>
        </w:r>
        <w:r>
          <w:rPr>
            <w:noProof/>
            <w:webHidden/>
          </w:rPr>
          <w:instrText xml:space="preserve"> PAGEREF _Toc173405042 \h </w:instrText>
        </w:r>
        <w:r>
          <w:rPr>
            <w:noProof/>
            <w:webHidden/>
          </w:rPr>
        </w:r>
        <w:r>
          <w:rPr>
            <w:noProof/>
            <w:webHidden/>
          </w:rPr>
          <w:fldChar w:fldCharType="separate"/>
        </w:r>
        <w:r>
          <w:rPr>
            <w:noProof/>
            <w:webHidden/>
          </w:rPr>
          <w:t>102</w:t>
        </w:r>
        <w:r>
          <w:rPr>
            <w:noProof/>
            <w:webHidden/>
          </w:rPr>
          <w:fldChar w:fldCharType="end"/>
        </w:r>
      </w:hyperlink>
    </w:p>
    <w:p w14:paraId="341BE751" w14:textId="63160BB8" w:rsidR="00C6051E" w:rsidRDefault="00C6051E">
      <w:pPr>
        <w:pStyle w:val="TOC4"/>
        <w:tabs>
          <w:tab w:val="left" w:pos="1400"/>
          <w:tab w:val="right" w:leader="dot" w:pos="10457"/>
        </w:tabs>
        <w:rPr>
          <w:rFonts w:eastAsiaTheme="minorEastAsia" w:cstheme="minorBidi"/>
          <w:noProof/>
          <w:kern w:val="2"/>
          <w:sz w:val="24"/>
          <w:szCs w:val="24"/>
          <w:lang w:eastAsia="en-GB"/>
          <w14:ligatures w14:val="standardContextual"/>
        </w:rPr>
      </w:pPr>
      <w:hyperlink w:anchor="_Toc173405043" w:history="1">
        <w:r w:rsidRPr="00351A47">
          <w:rPr>
            <w:rStyle w:val="Hyperlink"/>
            <w:noProof/>
            <w:lang w:val="en-US"/>
          </w:rPr>
          <w:t>9.4.2.2</w:t>
        </w:r>
        <w:r>
          <w:rPr>
            <w:rFonts w:eastAsiaTheme="minorEastAsia" w:cstheme="minorBidi"/>
            <w:noProof/>
            <w:kern w:val="2"/>
            <w:sz w:val="24"/>
            <w:szCs w:val="24"/>
            <w:lang w:eastAsia="en-GB"/>
            <w14:ligatures w14:val="standardContextual"/>
          </w:rPr>
          <w:tab/>
        </w:r>
        <w:r w:rsidRPr="00351A47">
          <w:rPr>
            <w:rStyle w:val="Hyperlink"/>
            <w:noProof/>
            <w:lang w:val="en-US"/>
          </w:rPr>
          <w:t>Frame structure and timing aspects</w:t>
        </w:r>
        <w:r>
          <w:rPr>
            <w:noProof/>
            <w:webHidden/>
          </w:rPr>
          <w:tab/>
        </w:r>
        <w:r>
          <w:rPr>
            <w:noProof/>
            <w:webHidden/>
          </w:rPr>
          <w:fldChar w:fldCharType="begin"/>
        </w:r>
        <w:r>
          <w:rPr>
            <w:noProof/>
            <w:webHidden/>
          </w:rPr>
          <w:instrText xml:space="preserve"> PAGEREF _Toc173405043 \h </w:instrText>
        </w:r>
        <w:r>
          <w:rPr>
            <w:noProof/>
            <w:webHidden/>
          </w:rPr>
        </w:r>
        <w:r>
          <w:rPr>
            <w:noProof/>
            <w:webHidden/>
          </w:rPr>
          <w:fldChar w:fldCharType="separate"/>
        </w:r>
        <w:r>
          <w:rPr>
            <w:noProof/>
            <w:webHidden/>
          </w:rPr>
          <w:t>104</w:t>
        </w:r>
        <w:r>
          <w:rPr>
            <w:noProof/>
            <w:webHidden/>
          </w:rPr>
          <w:fldChar w:fldCharType="end"/>
        </w:r>
      </w:hyperlink>
    </w:p>
    <w:p w14:paraId="2D85DF93" w14:textId="68B94422" w:rsidR="00C6051E" w:rsidRDefault="00C6051E">
      <w:pPr>
        <w:pStyle w:val="TOC4"/>
        <w:tabs>
          <w:tab w:val="left" w:pos="1400"/>
          <w:tab w:val="right" w:leader="dot" w:pos="10457"/>
        </w:tabs>
        <w:rPr>
          <w:rFonts w:eastAsiaTheme="minorEastAsia" w:cstheme="minorBidi"/>
          <w:noProof/>
          <w:kern w:val="2"/>
          <w:sz w:val="24"/>
          <w:szCs w:val="24"/>
          <w:lang w:eastAsia="en-GB"/>
          <w14:ligatures w14:val="standardContextual"/>
        </w:rPr>
      </w:pPr>
      <w:hyperlink w:anchor="_Toc173405044" w:history="1">
        <w:r w:rsidRPr="00351A47">
          <w:rPr>
            <w:rStyle w:val="Hyperlink"/>
            <w:noProof/>
            <w:lang w:val="en-US"/>
          </w:rPr>
          <w:t>9.4.2.3</w:t>
        </w:r>
        <w:r>
          <w:rPr>
            <w:rFonts w:eastAsiaTheme="minorEastAsia" w:cstheme="minorBidi"/>
            <w:noProof/>
            <w:kern w:val="2"/>
            <w:sz w:val="24"/>
            <w:szCs w:val="24"/>
            <w:lang w:eastAsia="en-GB"/>
            <w14:ligatures w14:val="standardContextual"/>
          </w:rPr>
          <w:tab/>
        </w:r>
        <w:r w:rsidRPr="00351A47">
          <w:rPr>
            <w:rStyle w:val="Hyperlink"/>
            <w:noProof/>
            <w:lang w:val="en-US"/>
          </w:rPr>
          <w:t>Downlink and uplink channel/signal aspects</w:t>
        </w:r>
        <w:r>
          <w:rPr>
            <w:noProof/>
            <w:webHidden/>
          </w:rPr>
          <w:tab/>
        </w:r>
        <w:r>
          <w:rPr>
            <w:noProof/>
            <w:webHidden/>
          </w:rPr>
          <w:fldChar w:fldCharType="begin"/>
        </w:r>
        <w:r>
          <w:rPr>
            <w:noProof/>
            <w:webHidden/>
          </w:rPr>
          <w:instrText xml:space="preserve"> PAGEREF _Toc173405044 \h </w:instrText>
        </w:r>
        <w:r>
          <w:rPr>
            <w:noProof/>
            <w:webHidden/>
          </w:rPr>
        </w:r>
        <w:r>
          <w:rPr>
            <w:noProof/>
            <w:webHidden/>
          </w:rPr>
          <w:fldChar w:fldCharType="separate"/>
        </w:r>
        <w:r>
          <w:rPr>
            <w:noProof/>
            <w:webHidden/>
          </w:rPr>
          <w:t>105</w:t>
        </w:r>
        <w:r>
          <w:rPr>
            <w:noProof/>
            <w:webHidden/>
          </w:rPr>
          <w:fldChar w:fldCharType="end"/>
        </w:r>
      </w:hyperlink>
    </w:p>
    <w:p w14:paraId="03DED961" w14:textId="7DD7B89A" w:rsidR="00C6051E" w:rsidRDefault="00C6051E">
      <w:pPr>
        <w:pStyle w:val="TOC4"/>
        <w:tabs>
          <w:tab w:val="left" w:pos="1400"/>
          <w:tab w:val="right" w:leader="dot" w:pos="10457"/>
        </w:tabs>
        <w:rPr>
          <w:rFonts w:eastAsiaTheme="minorEastAsia" w:cstheme="minorBidi"/>
          <w:noProof/>
          <w:kern w:val="2"/>
          <w:sz w:val="24"/>
          <w:szCs w:val="24"/>
          <w:lang w:eastAsia="en-GB"/>
          <w14:ligatures w14:val="standardContextual"/>
        </w:rPr>
      </w:pPr>
      <w:hyperlink w:anchor="_Toc173405045" w:history="1">
        <w:r w:rsidRPr="00351A47">
          <w:rPr>
            <w:rStyle w:val="Hyperlink"/>
            <w:noProof/>
            <w:lang w:val="en-US"/>
          </w:rPr>
          <w:t>9.4.2.4</w:t>
        </w:r>
        <w:r>
          <w:rPr>
            <w:rFonts w:eastAsiaTheme="minorEastAsia" w:cstheme="minorBidi"/>
            <w:noProof/>
            <w:kern w:val="2"/>
            <w:sz w:val="24"/>
            <w:szCs w:val="24"/>
            <w:lang w:eastAsia="en-GB"/>
            <w14:ligatures w14:val="standardContextual"/>
          </w:rPr>
          <w:tab/>
        </w:r>
        <w:r w:rsidRPr="00351A47">
          <w:rPr>
            <w:rStyle w:val="Hyperlink"/>
            <w:noProof/>
            <w:lang w:val="en-US"/>
          </w:rPr>
          <w:t>Waveform characteristics of carrier-wave provided externally to the Ambient IoT device</w:t>
        </w:r>
        <w:r>
          <w:rPr>
            <w:noProof/>
            <w:webHidden/>
          </w:rPr>
          <w:tab/>
        </w:r>
        <w:r>
          <w:rPr>
            <w:noProof/>
            <w:webHidden/>
          </w:rPr>
          <w:fldChar w:fldCharType="begin"/>
        </w:r>
        <w:r>
          <w:rPr>
            <w:noProof/>
            <w:webHidden/>
          </w:rPr>
          <w:instrText xml:space="preserve"> PAGEREF _Toc173405045 \h </w:instrText>
        </w:r>
        <w:r>
          <w:rPr>
            <w:noProof/>
            <w:webHidden/>
          </w:rPr>
        </w:r>
        <w:r>
          <w:rPr>
            <w:noProof/>
            <w:webHidden/>
          </w:rPr>
          <w:fldChar w:fldCharType="separate"/>
        </w:r>
        <w:r>
          <w:rPr>
            <w:noProof/>
            <w:webHidden/>
          </w:rPr>
          <w:t>106</w:t>
        </w:r>
        <w:r>
          <w:rPr>
            <w:noProof/>
            <w:webHidden/>
          </w:rPr>
          <w:fldChar w:fldCharType="end"/>
        </w:r>
      </w:hyperlink>
    </w:p>
    <w:p w14:paraId="174622F3" w14:textId="2B21E2EC" w:rsidR="00C6051E" w:rsidRDefault="00C6051E">
      <w:pPr>
        <w:pStyle w:val="TOC2"/>
        <w:tabs>
          <w:tab w:val="left" w:pos="800"/>
          <w:tab w:val="right" w:leader="dot" w:pos="10457"/>
        </w:tabs>
        <w:rPr>
          <w:rFonts w:eastAsiaTheme="minorEastAsia" w:cstheme="minorBidi"/>
          <w:smallCaps w:val="0"/>
          <w:noProof/>
          <w:kern w:val="2"/>
          <w:sz w:val="24"/>
          <w:szCs w:val="24"/>
          <w:lang w:eastAsia="en-GB"/>
          <w14:ligatures w14:val="standardContextual"/>
        </w:rPr>
      </w:pPr>
      <w:hyperlink w:anchor="_Toc173405046" w:history="1">
        <w:r w:rsidRPr="00351A47">
          <w:rPr>
            <w:rStyle w:val="Hyperlink"/>
            <w:noProof/>
          </w:rPr>
          <w:t>9.5</w:t>
        </w:r>
        <w:r>
          <w:rPr>
            <w:rFonts w:eastAsiaTheme="minorEastAsia" w:cstheme="minorBidi"/>
            <w:smallCaps w:val="0"/>
            <w:noProof/>
            <w:kern w:val="2"/>
            <w:sz w:val="24"/>
            <w:szCs w:val="24"/>
            <w:lang w:eastAsia="en-GB"/>
            <w14:ligatures w14:val="standardContextual"/>
          </w:rPr>
          <w:tab/>
        </w:r>
        <w:r w:rsidRPr="00351A47">
          <w:rPr>
            <w:rStyle w:val="Hyperlink"/>
            <w:noProof/>
          </w:rPr>
          <w:t>Enhancements of network energy savings for NR</w:t>
        </w:r>
        <w:r>
          <w:rPr>
            <w:noProof/>
            <w:webHidden/>
          </w:rPr>
          <w:tab/>
        </w:r>
        <w:r>
          <w:rPr>
            <w:noProof/>
            <w:webHidden/>
          </w:rPr>
          <w:fldChar w:fldCharType="begin"/>
        </w:r>
        <w:r>
          <w:rPr>
            <w:noProof/>
            <w:webHidden/>
          </w:rPr>
          <w:instrText xml:space="preserve"> PAGEREF _Toc173405046 \h </w:instrText>
        </w:r>
        <w:r>
          <w:rPr>
            <w:noProof/>
            <w:webHidden/>
          </w:rPr>
        </w:r>
        <w:r>
          <w:rPr>
            <w:noProof/>
            <w:webHidden/>
          </w:rPr>
          <w:fldChar w:fldCharType="separate"/>
        </w:r>
        <w:r>
          <w:rPr>
            <w:noProof/>
            <w:webHidden/>
          </w:rPr>
          <w:t>108</w:t>
        </w:r>
        <w:r>
          <w:rPr>
            <w:noProof/>
            <w:webHidden/>
          </w:rPr>
          <w:fldChar w:fldCharType="end"/>
        </w:r>
      </w:hyperlink>
    </w:p>
    <w:p w14:paraId="78B78D67" w14:textId="2C40CA40" w:rsidR="00C6051E" w:rsidRDefault="00C6051E">
      <w:pPr>
        <w:pStyle w:val="TOC3"/>
        <w:tabs>
          <w:tab w:val="left" w:pos="1200"/>
          <w:tab w:val="right" w:leader="dot" w:pos="10457"/>
        </w:tabs>
        <w:rPr>
          <w:rFonts w:eastAsiaTheme="minorEastAsia" w:cstheme="minorBidi"/>
          <w:i w:val="0"/>
          <w:iCs w:val="0"/>
          <w:noProof/>
          <w:kern w:val="2"/>
          <w:sz w:val="24"/>
          <w:szCs w:val="24"/>
          <w:lang w:eastAsia="en-GB"/>
          <w14:ligatures w14:val="standardContextual"/>
        </w:rPr>
      </w:pPr>
      <w:hyperlink w:anchor="_Toc173405047" w:history="1">
        <w:r w:rsidRPr="00351A47">
          <w:rPr>
            <w:rStyle w:val="Hyperlink"/>
            <w:noProof/>
          </w:rPr>
          <w:t>9.5.1</w:t>
        </w:r>
        <w:r>
          <w:rPr>
            <w:rFonts w:eastAsiaTheme="minorEastAsia" w:cstheme="minorBidi"/>
            <w:i w:val="0"/>
            <w:iCs w:val="0"/>
            <w:noProof/>
            <w:kern w:val="2"/>
            <w:sz w:val="24"/>
            <w:szCs w:val="24"/>
            <w:lang w:eastAsia="en-GB"/>
            <w14:ligatures w14:val="standardContextual"/>
          </w:rPr>
          <w:tab/>
        </w:r>
        <w:r w:rsidRPr="00351A47">
          <w:rPr>
            <w:rStyle w:val="Hyperlink"/>
            <w:noProof/>
          </w:rPr>
          <w:t>On-demand SSB SCell operation</w:t>
        </w:r>
        <w:r>
          <w:rPr>
            <w:noProof/>
            <w:webHidden/>
          </w:rPr>
          <w:tab/>
        </w:r>
        <w:r>
          <w:rPr>
            <w:noProof/>
            <w:webHidden/>
          </w:rPr>
          <w:fldChar w:fldCharType="begin"/>
        </w:r>
        <w:r>
          <w:rPr>
            <w:noProof/>
            <w:webHidden/>
          </w:rPr>
          <w:instrText xml:space="preserve"> PAGEREF _Toc173405047 \h </w:instrText>
        </w:r>
        <w:r>
          <w:rPr>
            <w:noProof/>
            <w:webHidden/>
          </w:rPr>
        </w:r>
        <w:r>
          <w:rPr>
            <w:noProof/>
            <w:webHidden/>
          </w:rPr>
          <w:fldChar w:fldCharType="separate"/>
        </w:r>
        <w:r>
          <w:rPr>
            <w:noProof/>
            <w:webHidden/>
          </w:rPr>
          <w:t>108</w:t>
        </w:r>
        <w:r>
          <w:rPr>
            <w:noProof/>
            <w:webHidden/>
          </w:rPr>
          <w:fldChar w:fldCharType="end"/>
        </w:r>
      </w:hyperlink>
    </w:p>
    <w:p w14:paraId="34B8B369" w14:textId="3534D1BB" w:rsidR="00C6051E" w:rsidRDefault="00C6051E">
      <w:pPr>
        <w:pStyle w:val="TOC3"/>
        <w:tabs>
          <w:tab w:val="left" w:pos="1200"/>
          <w:tab w:val="right" w:leader="dot" w:pos="10457"/>
        </w:tabs>
        <w:rPr>
          <w:rFonts w:eastAsiaTheme="minorEastAsia" w:cstheme="minorBidi"/>
          <w:i w:val="0"/>
          <w:iCs w:val="0"/>
          <w:noProof/>
          <w:kern w:val="2"/>
          <w:sz w:val="24"/>
          <w:szCs w:val="24"/>
          <w:lang w:eastAsia="en-GB"/>
          <w14:ligatures w14:val="standardContextual"/>
        </w:rPr>
      </w:pPr>
      <w:hyperlink w:anchor="_Toc173405048" w:history="1">
        <w:r w:rsidRPr="00351A47">
          <w:rPr>
            <w:rStyle w:val="Hyperlink"/>
            <w:noProof/>
          </w:rPr>
          <w:t>9.5.2</w:t>
        </w:r>
        <w:r>
          <w:rPr>
            <w:rFonts w:eastAsiaTheme="minorEastAsia" w:cstheme="minorBidi"/>
            <w:i w:val="0"/>
            <w:iCs w:val="0"/>
            <w:noProof/>
            <w:kern w:val="2"/>
            <w:sz w:val="24"/>
            <w:szCs w:val="24"/>
            <w:lang w:eastAsia="en-GB"/>
            <w14:ligatures w14:val="standardContextual"/>
          </w:rPr>
          <w:tab/>
        </w:r>
        <w:r w:rsidRPr="00351A47">
          <w:rPr>
            <w:rStyle w:val="Hyperlink"/>
            <w:noProof/>
          </w:rPr>
          <w:t>On-demand SIB1 for idle/inactive mode UEs</w:t>
        </w:r>
        <w:r>
          <w:rPr>
            <w:noProof/>
            <w:webHidden/>
          </w:rPr>
          <w:tab/>
        </w:r>
        <w:r>
          <w:rPr>
            <w:noProof/>
            <w:webHidden/>
          </w:rPr>
          <w:fldChar w:fldCharType="begin"/>
        </w:r>
        <w:r>
          <w:rPr>
            <w:noProof/>
            <w:webHidden/>
          </w:rPr>
          <w:instrText xml:space="preserve"> PAGEREF _Toc173405048 \h </w:instrText>
        </w:r>
        <w:r>
          <w:rPr>
            <w:noProof/>
            <w:webHidden/>
          </w:rPr>
        </w:r>
        <w:r>
          <w:rPr>
            <w:noProof/>
            <w:webHidden/>
          </w:rPr>
          <w:fldChar w:fldCharType="separate"/>
        </w:r>
        <w:r>
          <w:rPr>
            <w:noProof/>
            <w:webHidden/>
          </w:rPr>
          <w:t>110</w:t>
        </w:r>
        <w:r>
          <w:rPr>
            <w:noProof/>
            <w:webHidden/>
          </w:rPr>
          <w:fldChar w:fldCharType="end"/>
        </w:r>
      </w:hyperlink>
    </w:p>
    <w:p w14:paraId="2CC79AE3" w14:textId="25AA2545" w:rsidR="00C6051E" w:rsidRDefault="00C6051E">
      <w:pPr>
        <w:pStyle w:val="TOC3"/>
        <w:tabs>
          <w:tab w:val="left" w:pos="1200"/>
          <w:tab w:val="right" w:leader="dot" w:pos="10457"/>
        </w:tabs>
        <w:rPr>
          <w:rFonts w:eastAsiaTheme="minorEastAsia" w:cstheme="minorBidi"/>
          <w:i w:val="0"/>
          <w:iCs w:val="0"/>
          <w:noProof/>
          <w:kern w:val="2"/>
          <w:sz w:val="24"/>
          <w:szCs w:val="24"/>
          <w:lang w:eastAsia="en-GB"/>
          <w14:ligatures w14:val="standardContextual"/>
        </w:rPr>
      </w:pPr>
      <w:hyperlink w:anchor="_Toc173405049" w:history="1">
        <w:r w:rsidRPr="00351A47">
          <w:rPr>
            <w:rStyle w:val="Hyperlink"/>
            <w:noProof/>
          </w:rPr>
          <w:t>9.5.3</w:t>
        </w:r>
        <w:r>
          <w:rPr>
            <w:rFonts w:eastAsiaTheme="minorEastAsia" w:cstheme="minorBidi"/>
            <w:i w:val="0"/>
            <w:iCs w:val="0"/>
            <w:noProof/>
            <w:kern w:val="2"/>
            <w:sz w:val="24"/>
            <w:szCs w:val="24"/>
            <w:lang w:eastAsia="en-GB"/>
            <w14:ligatures w14:val="standardContextual"/>
          </w:rPr>
          <w:tab/>
        </w:r>
        <w:r w:rsidRPr="00351A47">
          <w:rPr>
            <w:rStyle w:val="Hyperlink"/>
            <w:noProof/>
            <w:lang w:eastAsia="zh-CN"/>
          </w:rPr>
          <w:t>A</w:t>
        </w:r>
        <w:r w:rsidRPr="00351A47">
          <w:rPr>
            <w:rStyle w:val="Hyperlink"/>
            <w:noProof/>
          </w:rPr>
          <w:t>daptation of common signal/channel transmissions</w:t>
        </w:r>
        <w:r>
          <w:rPr>
            <w:noProof/>
            <w:webHidden/>
          </w:rPr>
          <w:tab/>
        </w:r>
        <w:r>
          <w:rPr>
            <w:noProof/>
            <w:webHidden/>
          </w:rPr>
          <w:fldChar w:fldCharType="begin"/>
        </w:r>
        <w:r>
          <w:rPr>
            <w:noProof/>
            <w:webHidden/>
          </w:rPr>
          <w:instrText xml:space="preserve"> PAGEREF _Toc173405049 \h </w:instrText>
        </w:r>
        <w:r>
          <w:rPr>
            <w:noProof/>
            <w:webHidden/>
          </w:rPr>
        </w:r>
        <w:r>
          <w:rPr>
            <w:noProof/>
            <w:webHidden/>
          </w:rPr>
          <w:fldChar w:fldCharType="separate"/>
        </w:r>
        <w:r>
          <w:rPr>
            <w:noProof/>
            <w:webHidden/>
          </w:rPr>
          <w:t>118</w:t>
        </w:r>
        <w:r>
          <w:rPr>
            <w:noProof/>
            <w:webHidden/>
          </w:rPr>
          <w:fldChar w:fldCharType="end"/>
        </w:r>
      </w:hyperlink>
    </w:p>
    <w:p w14:paraId="008DC4D8" w14:textId="4E22CDAA" w:rsidR="00C6051E" w:rsidRDefault="00C6051E">
      <w:pPr>
        <w:pStyle w:val="TOC2"/>
        <w:tabs>
          <w:tab w:val="left" w:pos="800"/>
          <w:tab w:val="right" w:leader="dot" w:pos="10457"/>
        </w:tabs>
        <w:rPr>
          <w:rFonts w:eastAsiaTheme="minorEastAsia" w:cstheme="minorBidi"/>
          <w:smallCaps w:val="0"/>
          <w:noProof/>
          <w:kern w:val="2"/>
          <w:sz w:val="24"/>
          <w:szCs w:val="24"/>
          <w:lang w:eastAsia="en-GB"/>
          <w14:ligatures w14:val="standardContextual"/>
        </w:rPr>
      </w:pPr>
      <w:hyperlink w:anchor="_Toc173405050" w:history="1">
        <w:r w:rsidRPr="00351A47">
          <w:rPr>
            <w:rStyle w:val="Hyperlink"/>
            <w:noProof/>
          </w:rPr>
          <w:t>9.6</w:t>
        </w:r>
        <w:r>
          <w:rPr>
            <w:rFonts w:eastAsiaTheme="minorEastAsia" w:cstheme="minorBidi"/>
            <w:smallCaps w:val="0"/>
            <w:noProof/>
            <w:kern w:val="2"/>
            <w:sz w:val="24"/>
            <w:szCs w:val="24"/>
            <w:lang w:eastAsia="en-GB"/>
            <w14:ligatures w14:val="standardContextual"/>
          </w:rPr>
          <w:tab/>
        </w:r>
        <w:r w:rsidRPr="00351A47">
          <w:rPr>
            <w:rStyle w:val="Hyperlink"/>
            <w:noProof/>
          </w:rPr>
          <w:t>Low-power wake-up signal and receiver for NR (LP-WUS/WUR)</w:t>
        </w:r>
        <w:r>
          <w:rPr>
            <w:noProof/>
            <w:webHidden/>
          </w:rPr>
          <w:tab/>
        </w:r>
        <w:r>
          <w:rPr>
            <w:noProof/>
            <w:webHidden/>
          </w:rPr>
          <w:fldChar w:fldCharType="begin"/>
        </w:r>
        <w:r>
          <w:rPr>
            <w:noProof/>
            <w:webHidden/>
          </w:rPr>
          <w:instrText xml:space="preserve"> PAGEREF _Toc173405050 \h </w:instrText>
        </w:r>
        <w:r>
          <w:rPr>
            <w:noProof/>
            <w:webHidden/>
          </w:rPr>
        </w:r>
        <w:r>
          <w:rPr>
            <w:noProof/>
            <w:webHidden/>
          </w:rPr>
          <w:fldChar w:fldCharType="separate"/>
        </w:r>
        <w:r>
          <w:rPr>
            <w:noProof/>
            <w:webHidden/>
          </w:rPr>
          <w:t>122</w:t>
        </w:r>
        <w:r>
          <w:rPr>
            <w:noProof/>
            <w:webHidden/>
          </w:rPr>
          <w:fldChar w:fldCharType="end"/>
        </w:r>
      </w:hyperlink>
    </w:p>
    <w:p w14:paraId="59C545CB" w14:textId="52FCD92A" w:rsidR="00C6051E" w:rsidRDefault="00C6051E">
      <w:pPr>
        <w:pStyle w:val="TOC3"/>
        <w:tabs>
          <w:tab w:val="left" w:pos="1200"/>
          <w:tab w:val="right" w:leader="dot" w:pos="10457"/>
        </w:tabs>
        <w:rPr>
          <w:rFonts w:eastAsiaTheme="minorEastAsia" w:cstheme="minorBidi"/>
          <w:i w:val="0"/>
          <w:iCs w:val="0"/>
          <w:noProof/>
          <w:kern w:val="2"/>
          <w:sz w:val="24"/>
          <w:szCs w:val="24"/>
          <w:lang w:eastAsia="en-GB"/>
          <w14:ligatures w14:val="standardContextual"/>
        </w:rPr>
      </w:pPr>
      <w:hyperlink w:anchor="_Toc173405051" w:history="1">
        <w:r w:rsidRPr="00351A47">
          <w:rPr>
            <w:rStyle w:val="Hyperlink"/>
            <w:noProof/>
          </w:rPr>
          <w:t>9.6.1</w:t>
        </w:r>
        <w:r>
          <w:rPr>
            <w:rFonts w:eastAsiaTheme="minorEastAsia" w:cstheme="minorBidi"/>
            <w:i w:val="0"/>
            <w:iCs w:val="0"/>
            <w:noProof/>
            <w:kern w:val="2"/>
            <w:sz w:val="24"/>
            <w:szCs w:val="24"/>
            <w:lang w:eastAsia="en-GB"/>
            <w14:ligatures w14:val="standardContextual"/>
          </w:rPr>
          <w:tab/>
        </w:r>
        <w:r w:rsidRPr="00351A47">
          <w:rPr>
            <w:rStyle w:val="Hyperlink"/>
            <w:noProof/>
          </w:rPr>
          <w:t>LP-WUS and LP-SS design</w:t>
        </w:r>
        <w:r>
          <w:rPr>
            <w:noProof/>
            <w:webHidden/>
          </w:rPr>
          <w:tab/>
        </w:r>
        <w:r>
          <w:rPr>
            <w:noProof/>
            <w:webHidden/>
          </w:rPr>
          <w:fldChar w:fldCharType="begin"/>
        </w:r>
        <w:r>
          <w:rPr>
            <w:noProof/>
            <w:webHidden/>
          </w:rPr>
          <w:instrText xml:space="preserve"> PAGEREF _Toc173405051 \h </w:instrText>
        </w:r>
        <w:r>
          <w:rPr>
            <w:noProof/>
            <w:webHidden/>
          </w:rPr>
        </w:r>
        <w:r>
          <w:rPr>
            <w:noProof/>
            <w:webHidden/>
          </w:rPr>
          <w:fldChar w:fldCharType="separate"/>
        </w:r>
        <w:r>
          <w:rPr>
            <w:noProof/>
            <w:webHidden/>
          </w:rPr>
          <w:t>122</w:t>
        </w:r>
        <w:r>
          <w:rPr>
            <w:noProof/>
            <w:webHidden/>
          </w:rPr>
          <w:fldChar w:fldCharType="end"/>
        </w:r>
      </w:hyperlink>
    </w:p>
    <w:p w14:paraId="001366DA" w14:textId="46B3FA3E" w:rsidR="00C6051E" w:rsidRDefault="00C6051E">
      <w:pPr>
        <w:pStyle w:val="TOC3"/>
        <w:tabs>
          <w:tab w:val="left" w:pos="1200"/>
          <w:tab w:val="right" w:leader="dot" w:pos="10457"/>
        </w:tabs>
        <w:rPr>
          <w:rFonts w:eastAsiaTheme="minorEastAsia" w:cstheme="minorBidi"/>
          <w:i w:val="0"/>
          <w:iCs w:val="0"/>
          <w:noProof/>
          <w:kern w:val="2"/>
          <w:sz w:val="24"/>
          <w:szCs w:val="24"/>
          <w:lang w:eastAsia="en-GB"/>
          <w14:ligatures w14:val="standardContextual"/>
        </w:rPr>
      </w:pPr>
      <w:hyperlink w:anchor="_Toc173405052" w:history="1">
        <w:r w:rsidRPr="00351A47">
          <w:rPr>
            <w:rStyle w:val="Hyperlink"/>
            <w:noProof/>
            <w:lang w:val="en-US" w:eastAsia="zh-CN" w:bidi="ar"/>
          </w:rPr>
          <w:t>9.6.2</w:t>
        </w:r>
        <w:r>
          <w:rPr>
            <w:rFonts w:eastAsiaTheme="minorEastAsia" w:cstheme="minorBidi"/>
            <w:i w:val="0"/>
            <w:iCs w:val="0"/>
            <w:noProof/>
            <w:kern w:val="2"/>
            <w:sz w:val="24"/>
            <w:szCs w:val="24"/>
            <w:lang w:eastAsia="en-GB"/>
            <w14:ligatures w14:val="standardContextual"/>
          </w:rPr>
          <w:tab/>
        </w:r>
        <w:r w:rsidRPr="00351A47">
          <w:rPr>
            <w:rStyle w:val="Hyperlink"/>
            <w:noProof/>
          </w:rPr>
          <w:t xml:space="preserve">LP-WUS operation in </w:t>
        </w:r>
        <w:r w:rsidRPr="00351A47">
          <w:rPr>
            <w:rStyle w:val="Hyperlink"/>
            <w:noProof/>
            <w:lang w:val="en-US" w:eastAsia="zh-CN" w:bidi="ar"/>
          </w:rPr>
          <w:t>IDLE/INACTIVE modes</w:t>
        </w:r>
        <w:r>
          <w:rPr>
            <w:noProof/>
            <w:webHidden/>
          </w:rPr>
          <w:tab/>
        </w:r>
        <w:r>
          <w:rPr>
            <w:noProof/>
            <w:webHidden/>
          </w:rPr>
          <w:fldChar w:fldCharType="begin"/>
        </w:r>
        <w:r>
          <w:rPr>
            <w:noProof/>
            <w:webHidden/>
          </w:rPr>
          <w:instrText xml:space="preserve"> PAGEREF _Toc173405052 \h </w:instrText>
        </w:r>
        <w:r>
          <w:rPr>
            <w:noProof/>
            <w:webHidden/>
          </w:rPr>
        </w:r>
        <w:r>
          <w:rPr>
            <w:noProof/>
            <w:webHidden/>
          </w:rPr>
          <w:fldChar w:fldCharType="separate"/>
        </w:r>
        <w:r>
          <w:rPr>
            <w:noProof/>
            <w:webHidden/>
          </w:rPr>
          <w:t>124</w:t>
        </w:r>
        <w:r>
          <w:rPr>
            <w:noProof/>
            <w:webHidden/>
          </w:rPr>
          <w:fldChar w:fldCharType="end"/>
        </w:r>
      </w:hyperlink>
    </w:p>
    <w:p w14:paraId="035D5992" w14:textId="7677C583" w:rsidR="00C6051E" w:rsidRDefault="00C6051E">
      <w:pPr>
        <w:pStyle w:val="TOC3"/>
        <w:tabs>
          <w:tab w:val="left" w:pos="1200"/>
          <w:tab w:val="right" w:leader="dot" w:pos="10457"/>
        </w:tabs>
        <w:rPr>
          <w:rFonts w:eastAsiaTheme="minorEastAsia" w:cstheme="minorBidi"/>
          <w:i w:val="0"/>
          <w:iCs w:val="0"/>
          <w:noProof/>
          <w:kern w:val="2"/>
          <w:sz w:val="24"/>
          <w:szCs w:val="24"/>
          <w:lang w:eastAsia="en-GB"/>
          <w14:ligatures w14:val="standardContextual"/>
        </w:rPr>
      </w:pPr>
      <w:hyperlink w:anchor="_Toc173405053" w:history="1">
        <w:r w:rsidRPr="00351A47">
          <w:rPr>
            <w:rStyle w:val="Hyperlink"/>
            <w:noProof/>
            <w:lang w:val="en-US" w:eastAsia="zh-CN" w:bidi="ar"/>
          </w:rPr>
          <w:t>9.6.3</w:t>
        </w:r>
        <w:r>
          <w:rPr>
            <w:rFonts w:eastAsiaTheme="minorEastAsia" w:cstheme="minorBidi"/>
            <w:i w:val="0"/>
            <w:iCs w:val="0"/>
            <w:noProof/>
            <w:kern w:val="2"/>
            <w:sz w:val="24"/>
            <w:szCs w:val="24"/>
            <w:lang w:eastAsia="en-GB"/>
            <w14:ligatures w14:val="standardContextual"/>
          </w:rPr>
          <w:tab/>
        </w:r>
        <w:r w:rsidRPr="00351A47">
          <w:rPr>
            <w:rStyle w:val="Hyperlink"/>
            <w:noProof/>
          </w:rPr>
          <w:t xml:space="preserve">LP-WUS operation in </w:t>
        </w:r>
        <w:r w:rsidRPr="00351A47">
          <w:rPr>
            <w:rStyle w:val="Hyperlink"/>
            <w:noProof/>
            <w:lang w:val="en-US" w:eastAsia="zh-CN" w:bidi="ar"/>
          </w:rPr>
          <w:t>CONNECTED modes</w:t>
        </w:r>
        <w:r>
          <w:rPr>
            <w:noProof/>
            <w:webHidden/>
          </w:rPr>
          <w:tab/>
        </w:r>
        <w:r>
          <w:rPr>
            <w:noProof/>
            <w:webHidden/>
          </w:rPr>
          <w:fldChar w:fldCharType="begin"/>
        </w:r>
        <w:r>
          <w:rPr>
            <w:noProof/>
            <w:webHidden/>
          </w:rPr>
          <w:instrText xml:space="preserve"> PAGEREF _Toc173405053 \h </w:instrText>
        </w:r>
        <w:r>
          <w:rPr>
            <w:noProof/>
            <w:webHidden/>
          </w:rPr>
        </w:r>
        <w:r>
          <w:rPr>
            <w:noProof/>
            <w:webHidden/>
          </w:rPr>
          <w:fldChar w:fldCharType="separate"/>
        </w:r>
        <w:r>
          <w:rPr>
            <w:noProof/>
            <w:webHidden/>
          </w:rPr>
          <w:t>126</w:t>
        </w:r>
        <w:r>
          <w:rPr>
            <w:noProof/>
            <w:webHidden/>
          </w:rPr>
          <w:fldChar w:fldCharType="end"/>
        </w:r>
      </w:hyperlink>
    </w:p>
    <w:p w14:paraId="2F41D523" w14:textId="2EFB898D" w:rsidR="00C6051E" w:rsidRDefault="00C6051E">
      <w:pPr>
        <w:pStyle w:val="TOC2"/>
        <w:tabs>
          <w:tab w:val="left" w:pos="800"/>
          <w:tab w:val="right" w:leader="dot" w:pos="10457"/>
        </w:tabs>
        <w:rPr>
          <w:rFonts w:eastAsiaTheme="minorEastAsia" w:cstheme="minorBidi"/>
          <w:smallCaps w:val="0"/>
          <w:noProof/>
          <w:kern w:val="2"/>
          <w:sz w:val="24"/>
          <w:szCs w:val="24"/>
          <w:lang w:eastAsia="en-GB"/>
          <w14:ligatures w14:val="standardContextual"/>
        </w:rPr>
      </w:pPr>
      <w:hyperlink w:anchor="_Toc173405054" w:history="1">
        <w:r w:rsidRPr="00351A47">
          <w:rPr>
            <w:rStyle w:val="Hyperlink"/>
            <w:noProof/>
            <w:lang w:eastAsia="zh-CN"/>
          </w:rPr>
          <w:t>9.7</w:t>
        </w:r>
        <w:r>
          <w:rPr>
            <w:rFonts w:eastAsiaTheme="minorEastAsia" w:cstheme="minorBidi"/>
            <w:smallCaps w:val="0"/>
            <w:noProof/>
            <w:kern w:val="2"/>
            <w:sz w:val="24"/>
            <w:szCs w:val="24"/>
            <w:lang w:eastAsia="en-GB"/>
            <w14:ligatures w14:val="standardContextual"/>
          </w:rPr>
          <w:tab/>
        </w:r>
        <w:r w:rsidRPr="00351A47">
          <w:rPr>
            <w:rStyle w:val="Hyperlink"/>
            <w:noProof/>
            <w:lang w:eastAsia="zh-CN"/>
          </w:rPr>
          <w:t>Study on channel modelling for Integrated Sensing And Communication (ISAC) for NR</w:t>
        </w:r>
        <w:r>
          <w:rPr>
            <w:noProof/>
            <w:webHidden/>
          </w:rPr>
          <w:tab/>
        </w:r>
        <w:r>
          <w:rPr>
            <w:noProof/>
            <w:webHidden/>
          </w:rPr>
          <w:fldChar w:fldCharType="begin"/>
        </w:r>
        <w:r>
          <w:rPr>
            <w:noProof/>
            <w:webHidden/>
          </w:rPr>
          <w:instrText xml:space="preserve"> PAGEREF _Toc173405054 \h </w:instrText>
        </w:r>
        <w:r>
          <w:rPr>
            <w:noProof/>
            <w:webHidden/>
          </w:rPr>
        </w:r>
        <w:r>
          <w:rPr>
            <w:noProof/>
            <w:webHidden/>
          </w:rPr>
          <w:fldChar w:fldCharType="separate"/>
        </w:r>
        <w:r>
          <w:rPr>
            <w:noProof/>
            <w:webHidden/>
          </w:rPr>
          <w:t>127</w:t>
        </w:r>
        <w:r>
          <w:rPr>
            <w:noProof/>
            <w:webHidden/>
          </w:rPr>
          <w:fldChar w:fldCharType="end"/>
        </w:r>
      </w:hyperlink>
    </w:p>
    <w:p w14:paraId="0B9A6F76" w14:textId="261195AC" w:rsidR="00C6051E" w:rsidRDefault="00C6051E">
      <w:pPr>
        <w:pStyle w:val="TOC3"/>
        <w:tabs>
          <w:tab w:val="left" w:pos="1200"/>
          <w:tab w:val="right" w:leader="dot" w:pos="10457"/>
        </w:tabs>
        <w:rPr>
          <w:rFonts w:eastAsiaTheme="minorEastAsia" w:cstheme="minorBidi"/>
          <w:i w:val="0"/>
          <w:iCs w:val="0"/>
          <w:noProof/>
          <w:kern w:val="2"/>
          <w:sz w:val="24"/>
          <w:szCs w:val="24"/>
          <w:lang w:eastAsia="en-GB"/>
          <w14:ligatures w14:val="standardContextual"/>
        </w:rPr>
      </w:pPr>
      <w:hyperlink w:anchor="_Toc173405055" w:history="1">
        <w:r w:rsidRPr="00351A47">
          <w:rPr>
            <w:rStyle w:val="Hyperlink"/>
            <w:noProof/>
          </w:rPr>
          <w:t>9.7.1</w:t>
        </w:r>
        <w:r>
          <w:rPr>
            <w:rFonts w:eastAsiaTheme="minorEastAsia" w:cstheme="minorBidi"/>
            <w:i w:val="0"/>
            <w:iCs w:val="0"/>
            <w:noProof/>
            <w:kern w:val="2"/>
            <w:sz w:val="24"/>
            <w:szCs w:val="24"/>
            <w:lang w:eastAsia="en-GB"/>
            <w14:ligatures w14:val="standardContextual"/>
          </w:rPr>
          <w:tab/>
        </w:r>
        <w:r w:rsidRPr="00351A47">
          <w:rPr>
            <w:rStyle w:val="Hyperlink"/>
            <w:noProof/>
          </w:rPr>
          <w:t>ISAC deployment scenarios</w:t>
        </w:r>
        <w:r>
          <w:rPr>
            <w:noProof/>
            <w:webHidden/>
          </w:rPr>
          <w:tab/>
        </w:r>
        <w:r>
          <w:rPr>
            <w:noProof/>
            <w:webHidden/>
          </w:rPr>
          <w:fldChar w:fldCharType="begin"/>
        </w:r>
        <w:r>
          <w:rPr>
            <w:noProof/>
            <w:webHidden/>
          </w:rPr>
          <w:instrText xml:space="preserve"> PAGEREF _Toc173405055 \h </w:instrText>
        </w:r>
        <w:r>
          <w:rPr>
            <w:noProof/>
            <w:webHidden/>
          </w:rPr>
        </w:r>
        <w:r>
          <w:rPr>
            <w:noProof/>
            <w:webHidden/>
          </w:rPr>
          <w:fldChar w:fldCharType="separate"/>
        </w:r>
        <w:r>
          <w:rPr>
            <w:noProof/>
            <w:webHidden/>
          </w:rPr>
          <w:t>127</w:t>
        </w:r>
        <w:r>
          <w:rPr>
            <w:noProof/>
            <w:webHidden/>
          </w:rPr>
          <w:fldChar w:fldCharType="end"/>
        </w:r>
      </w:hyperlink>
    </w:p>
    <w:p w14:paraId="3EB2B7AB" w14:textId="679D9A95" w:rsidR="00C6051E" w:rsidRDefault="00C6051E">
      <w:pPr>
        <w:pStyle w:val="TOC3"/>
        <w:tabs>
          <w:tab w:val="left" w:pos="1200"/>
          <w:tab w:val="right" w:leader="dot" w:pos="10457"/>
        </w:tabs>
        <w:rPr>
          <w:rFonts w:eastAsiaTheme="minorEastAsia" w:cstheme="minorBidi"/>
          <w:i w:val="0"/>
          <w:iCs w:val="0"/>
          <w:noProof/>
          <w:kern w:val="2"/>
          <w:sz w:val="24"/>
          <w:szCs w:val="24"/>
          <w:lang w:eastAsia="en-GB"/>
          <w14:ligatures w14:val="standardContextual"/>
        </w:rPr>
      </w:pPr>
      <w:hyperlink w:anchor="_Toc173405056" w:history="1">
        <w:r w:rsidRPr="00351A47">
          <w:rPr>
            <w:rStyle w:val="Hyperlink"/>
            <w:noProof/>
          </w:rPr>
          <w:t>9.7.2</w:t>
        </w:r>
        <w:r>
          <w:rPr>
            <w:rFonts w:eastAsiaTheme="minorEastAsia" w:cstheme="minorBidi"/>
            <w:i w:val="0"/>
            <w:iCs w:val="0"/>
            <w:noProof/>
            <w:kern w:val="2"/>
            <w:sz w:val="24"/>
            <w:szCs w:val="24"/>
            <w:lang w:eastAsia="en-GB"/>
            <w14:ligatures w14:val="standardContextual"/>
          </w:rPr>
          <w:tab/>
        </w:r>
        <w:r w:rsidRPr="00351A47">
          <w:rPr>
            <w:rStyle w:val="Hyperlink"/>
            <w:noProof/>
          </w:rPr>
          <w:t>ISAC channel modelling</w:t>
        </w:r>
        <w:r>
          <w:rPr>
            <w:noProof/>
            <w:webHidden/>
          </w:rPr>
          <w:tab/>
        </w:r>
        <w:r>
          <w:rPr>
            <w:noProof/>
            <w:webHidden/>
          </w:rPr>
          <w:fldChar w:fldCharType="begin"/>
        </w:r>
        <w:r>
          <w:rPr>
            <w:noProof/>
            <w:webHidden/>
          </w:rPr>
          <w:instrText xml:space="preserve"> PAGEREF _Toc173405056 \h </w:instrText>
        </w:r>
        <w:r>
          <w:rPr>
            <w:noProof/>
            <w:webHidden/>
          </w:rPr>
        </w:r>
        <w:r>
          <w:rPr>
            <w:noProof/>
            <w:webHidden/>
          </w:rPr>
          <w:fldChar w:fldCharType="separate"/>
        </w:r>
        <w:r>
          <w:rPr>
            <w:noProof/>
            <w:webHidden/>
          </w:rPr>
          <w:t>129</w:t>
        </w:r>
        <w:r>
          <w:rPr>
            <w:noProof/>
            <w:webHidden/>
          </w:rPr>
          <w:fldChar w:fldCharType="end"/>
        </w:r>
      </w:hyperlink>
    </w:p>
    <w:p w14:paraId="693CDEA1" w14:textId="35EC204A" w:rsidR="00C6051E" w:rsidRDefault="00C6051E">
      <w:pPr>
        <w:pStyle w:val="TOC2"/>
        <w:tabs>
          <w:tab w:val="left" w:pos="800"/>
          <w:tab w:val="right" w:leader="dot" w:pos="10457"/>
        </w:tabs>
        <w:rPr>
          <w:rFonts w:eastAsiaTheme="minorEastAsia" w:cstheme="minorBidi"/>
          <w:smallCaps w:val="0"/>
          <w:noProof/>
          <w:kern w:val="2"/>
          <w:sz w:val="24"/>
          <w:szCs w:val="24"/>
          <w:lang w:eastAsia="en-GB"/>
          <w14:ligatures w14:val="standardContextual"/>
        </w:rPr>
      </w:pPr>
      <w:hyperlink w:anchor="_Toc173405057" w:history="1">
        <w:r w:rsidRPr="00351A47">
          <w:rPr>
            <w:rStyle w:val="Hyperlink"/>
            <w:noProof/>
            <w:lang w:eastAsia="zh-CN"/>
          </w:rPr>
          <w:t>9.8</w:t>
        </w:r>
        <w:r>
          <w:rPr>
            <w:rFonts w:eastAsiaTheme="minorEastAsia" w:cstheme="minorBidi"/>
            <w:smallCaps w:val="0"/>
            <w:noProof/>
            <w:kern w:val="2"/>
            <w:sz w:val="24"/>
            <w:szCs w:val="24"/>
            <w:lang w:eastAsia="en-GB"/>
            <w14:ligatures w14:val="standardContextual"/>
          </w:rPr>
          <w:tab/>
        </w:r>
        <w:r w:rsidRPr="00351A47">
          <w:rPr>
            <w:rStyle w:val="Hyperlink"/>
            <w:noProof/>
            <w:lang w:eastAsia="zh-CN"/>
          </w:rPr>
          <w:t>Study on channel modelling enhancements for 7-24GHz for NR</w:t>
        </w:r>
        <w:r>
          <w:rPr>
            <w:noProof/>
            <w:webHidden/>
          </w:rPr>
          <w:tab/>
        </w:r>
        <w:r>
          <w:rPr>
            <w:noProof/>
            <w:webHidden/>
          </w:rPr>
          <w:fldChar w:fldCharType="begin"/>
        </w:r>
        <w:r>
          <w:rPr>
            <w:noProof/>
            <w:webHidden/>
          </w:rPr>
          <w:instrText xml:space="preserve"> PAGEREF _Toc173405057 \h </w:instrText>
        </w:r>
        <w:r>
          <w:rPr>
            <w:noProof/>
            <w:webHidden/>
          </w:rPr>
        </w:r>
        <w:r>
          <w:rPr>
            <w:noProof/>
            <w:webHidden/>
          </w:rPr>
          <w:fldChar w:fldCharType="separate"/>
        </w:r>
        <w:r>
          <w:rPr>
            <w:noProof/>
            <w:webHidden/>
          </w:rPr>
          <w:t>131</w:t>
        </w:r>
        <w:r>
          <w:rPr>
            <w:noProof/>
            <w:webHidden/>
          </w:rPr>
          <w:fldChar w:fldCharType="end"/>
        </w:r>
      </w:hyperlink>
    </w:p>
    <w:p w14:paraId="5F35B994" w14:textId="6840FE83" w:rsidR="00C6051E" w:rsidRDefault="00C6051E">
      <w:pPr>
        <w:pStyle w:val="TOC3"/>
        <w:tabs>
          <w:tab w:val="left" w:pos="1200"/>
          <w:tab w:val="right" w:leader="dot" w:pos="10457"/>
        </w:tabs>
        <w:rPr>
          <w:rFonts w:eastAsiaTheme="minorEastAsia" w:cstheme="minorBidi"/>
          <w:i w:val="0"/>
          <w:iCs w:val="0"/>
          <w:noProof/>
          <w:kern w:val="2"/>
          <w:sz w:val="24"/>
          <w:szCs w:val="24"/>
          <w:lang w:eastAsia="en-GB"/>
          <w14:ligatures w14:val="standardContextual"/>
        </w:rPr>
      </w:pPr>
      <w:hyperlink w:anchor="_Toc173405058" w:history="1">
        <w:r w:rsidRPr="00351A47">
          <w:rPr>
            <w:rStyle w:val="Hyperlink"/>
            <w:noProof/>
          </w:rPr>
          <w:t>9.8.1</w:t>
        </w:r>
        <w:r>
          <w:rPr>
            <w:rFonts w:eastAsiaTheme="minorEastAsia" w:cstheme="minorBidi"/>
            <w:i w:val="0"/>
            <w:iCs w:val="0"/>
            <w:noProof/>
            <w:kern w:val="2"/>
            <w:sz w:val="24"/>
            <w:szCs w:val="24"/>
            <w:lang w:eastAsia="en-GB"/>
            <w14:ligatures w14:val="standardContextual"/>
          </w:rPr>
          <w:tab/>
        </w:r>
        <w:r w:rsidRPr="00351A47">
          <w:rPr>
            <w:rStyle w:val="Hyperlink"/>
            <w:noProof/>
          </w:rPr>
          <w:t>Channel model validation of TR38.901 for 7-24GHz</w:t>
        </w:r>
        <w:r>
          <w:rPr>
            <w:noProof/>
            <w:webHidden/>
          </w:rPr>
          <w:tab/>
        </w:r>
        <w:r>
          <w:rPr>
            <w:noProof/>
            <w:webHidden/>
          </w:rPr>
          <w:fldChar w:fldCharType="begin"/>
        </w:r>
        <w:r>
          <w:rPr>
            <w:noProof/>
            <w:webHidden/>
          </w:rPr>
          <w:instrText xml:space="preserve"> PAGEREF _Toc173405058 \h </w:instrText>
        </w:r>
        <w:r>
          <w:rPr>
            <w:noProof/>
            <w:webHidden/>
          </w:rPr>
        </w:r>
        <w:r>
          <w:rPr>
            <w:noProof/>
            <w:webHidden/>
          </w:rPr>
          <w:fldChar w:fldCharType="separate"/>
        </w:r>
        <w:r>
          <w:rPr>
            <w:noProof/>
            <w:webHidden/>
          </w:rPr>
          <w:t>132</w:t>
        </w:r>
        <w:r>
          <w:rPr>
            <w:noProof/>
            <w:webHidden/>
          </w:rPr>
          <w:fldChar w:fldCharType="end"/>
        </w:r>
      </w:hyperlink>
    </w:p>
    <w:p w14:paraId="2B1D3C9B" w14:textId="64973E26" w:rsidR="00C6051E" w:rsidRDefault="00C6051E">
      <w:pPr>
        <w:pStyle w:val="TOC3"/>
        <w:tabs>
          <w:tab w:val="left" w:pos="1200"/>
          <w:tab w:val="right" w:leader="dot" w:pos="10457"/>
        </w:tabs>
        <w:rPr>
          <w:rFonts w:eastAsiaTheme="minorEastAsia" w:cstheme="minorBidi"/>
          <w:i w:val="0"/>
          <w:iCs w:val="0"/>
          <w:noProof/>
          <w:kern w:val="2"/>
          <w:sz w:val="24"/>
          <w:szCs w:val="24"/>
          <w:lang w:eastAsia="en-GB"/>
          <w14:ligatures w14:val="standardContextual"/>
        </w:rPr>
      </w:pPr>
      <w:hyperlink w:anchor="_Toc173405059" w:history="1">
        <w:r w:rsidRPr="00351A47">
          <w:rPr>
            <w:rStyle w:val="Hyperlink"/>
            <w:noProof/>
          </w:rPr>
          <w:t>9.8.2</w:t>
        </w:r>
        <w:r>
          <w:rPr>
            <w:rFonts w:eastAsiaTheme="minorEastAsia" w:cstheme="minorBidi"/>
            <w:i w:val="0"/>
            <w:iCs w:val="0"/>
            <w:noProof/>
            <w:kern w:val="2"/>
            <w:sz w:val="24"/>
            <w:szCs w:val="24"/>
            <w:lang w:eastAsia="en-GB"/>
            <w14:ligatures w14:val="standardContextual"/>
          </w:rPr>
          <w:tab/>
        </w:r>
        <w:r w:rsidRPr="00351A47">
          <w:rPr>
            <w:rStyle w:val="Hyperlink"/>
            <w:noProof/>
          </w:rPr>
          <w:t>Channel model adaptation/extension of TR38.901 for 7-24GHz</w:t>
        </w:r>
        <w:r>
          <w:rPr>
            <w:noProof/>
            <w:webHidden/>
          </w:rPr>
          <w:tab/>
        </w:r>
        <w:r>
          <w:rPr>
            <w:noProof/>
            <w:webHidden/>
          </w:rPr>
          <w:fldChar w:fldCharType="begin"/>
        </w:r>
        <w:r>
          <w:rPr>
            <w:noProof/>
            <w:webHidden/>
          </w:rPr>
          <w:instrText xml:space="preserve"> PAGEREF _Toc173405059 \h </w:instrText>
        </w:r>
        <w:r>
          <w:rPr>
            <w:noProof/>
            <w:webHidden/>
          </w:rPr>
        </w:r>
        <w:r>
          <w:rPr>
            <w:noProof/>
            <w:webHidden/>
          </w:rPr>
          <w:fldChar w:fldCharType="separate"/>
        </w:r>
        <w:r>
          <w:rPr>
            <w:noProof/>
            <w:webHidden/>
          </w:rPr>
          <w:t>133</w:t>
        </w:r>
        <w:r>
          <w:rPr>
            <w:noProof/>
            <w:webHidden/>
          </w:rPr>
          <w:fldChar w:fldCharType="end"/>
        </w:r>
      </w:hyperlink>
    </w:p>
    <w:p w14:paraId="1BAAD7FC" w14:textId="081F26EC" w:rsidR="00C6051E" w:rsidRDefault="00C6051E">
      <w:pPr>
        <w:pStyle w:val="TOC2"/>
        <w:tabs>
          <w:tab w:val="left" w:pos="800"/>
          <w:tab w:val="right" w:leader="dot" w:pos="10457"/>
        </w:tabs>
        <w:rPr>
          <w:rFonts w:eastAsiaTheme="minorEastAsia" w:cstheme="minorBidi"/>
          <w:smallCaps w:val="0"/>
          <w:noProof/>
          <w:kern w:val="2"/>
          <w:sz w:val="24"/>
          <w:szCs w:val="24"/>
          <w:lang w:eastAsia="en-GB"/>
          <w14:ligatures w14:val="standardContextual"/>
        </w:rPr>
      </w:pPr>
      <w:hyperlink w:anchor="_Toc173405060" w:history="1">
        <w:r w:rsidRPr="00351A47">
          <w:rPr>
            <w:rStyle w:val="Hyperlink"/>
            <w:noProof/>
          </w:rPr>
          <w:t>9.9</w:t>
        </w:r>
        <w:r>
          <w:rPr>
            <w:rFonts w:eastAsiaTheme="minorEastAsia" w:cstheme="minorBidi"/>
            <w:smallCaps w:val="0"/>
            <w:noProof/>
            <w:kern w:val="2"/>
            <w:sz w:val="24"/>
            <w:szCs w:val="24"/>
            <w:lang w:eastAsia="en-GB"/>
            <w14:ligatures w14:val="standardContextual"/>
          </w:rPr>
          <w:tab/>
        </w:r>
        <w:r w:rsidRPr="00351A47">
          <w:rPr>
            <w:rStyle w:val="Hyperlink"/>
            <w:noProof/>
          </w:rPr>
          <w:t>NR mobility enhancements Phase 4</w:t>
        </w:r>
        <w:r>
          <w:rPr>
            <w:noProof/>
            <w:webHidden/>
          </w:rPr>
          <w:tab/>
        </w:r>
        <w:r>
          <w:rPr>
            <w:noProof/>
            <w:webHidden/>
          </w:rPr>
          <w:fldChar w:fldCharType="begin"/>
        </w:r>
        <w:r>
          <w:rPr>
            <w:noProof/>
            <w:webHidden/>
          </w:rPr>
          <w:instrText xml:space="preserve"> PAGEREF _Toc173405060 \h </w:instrText>
        </w:r>
        <w:r>
          <w:rPr>
            <w:noProof/>
            <w:webHidden/>
          </w:rPr>
        </w:r>
        <w:r>
          <w:rPr>
            <w:noProof/>
            <w:webHidden/>
          </w:rPr>
          <w:fldChar w:fldCharType="separate"/>
        </w:r>
        <w:r>
          <w:rPr>
            <w:noProof/>
            <w:webHidden/>
          </w:rPr>
          <w:t>136</w:t>
        </w:r>
        <w:r>
          <w:rPr>
            <w:noProof/>
            <w:webHidden/>
          </w:rPr>
          <w:fldChar w:fldCharType="end"/>
        </w:r>
      </w:hyperlink>
    </w:p>
    <w:p w14:paraId="042C9194" w14:textId="1441A7A5" w:rsidR="00C6051E" w:rsidRDefault="00C6051E">
      <w:pPr>
        <w:pStyle w:val="TOC2"/>
        <w:tabs>
          <w:tab w:val="left" w:pos="1000"/>
          <w:tab w:val="right" w:leader="dot" w:pos="10457"/>
        </w:tabs>
        <w:rPr>
          <w:rFonts w:eastAsiaTheme="minorEastAsia" w:cstheme="minorBidi"/>
          <w:smallCaps w:val="0"/>
          <w:noProof/>
          <w:kern w:val="2"/>
          <w:sz w:val="24"/>
          <w:szCs w:val="24"/>
          <w:lang w:eastAsia="en-GB"/>
          <w14:ligatures w14:val="standardContextual"/>
        </w:rPr>
      </w:pPr>
      <w:hyperlink w:anchor="_Toc173405061" w:history="1">
        <w:r w:rsidRPr="00351A47">
          <w:rPr>
            <w:rStyle w:val="Hyperlink"/>
            <w:noProof/>
          </w:rPr>
          <w:t>9.10</w:t>
        </w:r>
        <w:r>
          <w:rPr>
            <w:rFonts w:eastAsiaTheme="minorEastAsia" w:cstheme="minorBidi"/>
            <w:smallCaps w:val="0"/>
            <w:noProof/>
            <w:kern w:val="2"/>
            <w:sz w:val="24"/>
            <w:szCs w:val="24"/>
            <w:lang w:eastAsia="en-GB"/>
            <w14:ligatures w14:val="standardContextual"/>
          </w:rPr>
          <w:tab/>
        </w:r>
        <w:r w:rsidRPr="00351A47">
          <w:rPr>
            <w:rStyle w:val="Hyperlink"/>
            <w:noProof/>
          </w:rPr>
          <w:t>XR (eXtended Reality) for NR Phase 3</w:t>
        </w:r>
        <w:r>
          <w:rPr>
            <w:noProof/>
            <w:webHidden/>
          </w:rPr>
          <w:tab/>
        </w:r>
        <w:r>
          <w:rPr>
            <w:noProof/>
            <w:webHidden/>
          </w:rPr>
          <w:fldChar w:fldCharType="begin"/>
        </w:r>
        <w:r>
          <w:rPr>
            <w:noProof/>
            <w:webHidden/>
          </w:rPr>
          <w:instrText xml:space="preserve"> PAGEREF _Toc173405061 \h </w:instrText>
        </w:r>
        <w:r>
          <w:rPr>
            <w:noProof/>
            <w:webHidden/>
          </w:rPr>
        </w:r>
        <w:r>
          <w:rPr>
            <w:noProof/>
            <w:webHidden/>
          </w:rPr>
          <w:fldChar w:fldCharType="separate"/>
        </w:r>
        <w:r>
          <w:rPr>
            <w:noProof/>
            <w:webHidden/>
          </w:rPr>
          <w:t>136</w:t>
        </w:r>
        <w:r>
          <w:rPr>
            <w:noProof/>
            <w:webHidden/>
          </w:rPr>
          <w:fldChar w:fldCharType="end"/>
        </w:r>
      </w:hyperlink>
    </w:p>
    <w:p w14:paraId="3CD982A1" w14:textId="2C9313BA" w:rsidR="00C6051E" w:rsidRDefault="00C6051E">
      <w:pPr>
        <w:pStyle w:val="TOC3"/>
        <w:tabs>
          <w:tab w:val="left" w:pos="1200"/>
          <w:tab w:val="right" w:leader="dot" w:pos="10457"/>
        </w:tabs>
        <w:rPr>
          <w:rFonts w:eastAsiaTheme="minorEastAsia" w:cstheme="minorBidi"/>
          <w:i w:val="0"/>
          <w:iCs w:val="0"/>
          <w:noProof/>
          <w:kern w:val="2"/>
          <w:sz w:val="24"/>
          <w:szCs w:val="24"/>
          <w:lang w:eastAsia="en-GB"/>
          <w14:ligatures w14:val="standardContextual"/>
        </w:rPr>
      </w:pPr>
      <w:hyperlink w:anchor="_Toc173405062" w:history="1">
        <w:r w:rsidRPr="00351A47">
          <w:rPr>
            <w:rStyle w:val="Hyperlink"/>
            <w:noProof/>
          </w:rPr>
          <w:t>9.10.1</w:t>
        </w:r>
        <w:r>
          <w:rPr>
            <w:rFonts w:eastAsiaTheme="minorEastAsia" w:cstheme="minorBidi"/>
            <w:i w:val="0"/>
            <w:iCs w:val="0"/>
            <w:noProof/>
            <w:kern w:val="2"/>
            <w:sz w:val="24"/>
            <w:szCs w:val="24"/>
            <w:lang w:eastAsia="en-GB"/>
            <w14:ligatures w14:val="standardContextual"/>
          </w:rPr>
          <w:tab/>
        </w:r>
        <w:r w:rsidRPr="00351A47">
          <w:rPr>
            <w:rStyle w:val="Hyperlink"/>
            <w:noProof/>
          </w:rPr>
          <w:t>Enabling TX/RX for XR during RRM measurements</w:t>
        </w:r>
        <w:r>
          <w:rPr>
            <w:noProof/>
            <w:webHidden/>
          </w:rPr>
          <w:tab/>
        </w:r>
        <w:r>
          <w:rPr>
            <w:noProof/>
            <w:webHidden/>
          </w:rPr>
          <w:fldChar w:fldCharType="begin"/>
        </w:r>
        <w:r>
          <w:rPr>
            <w:noProof/>
            <w:webHidden/>
          </w:rPr>
          <w:instrText xml:space="preserve"> PAGEREF _Toc173405062 \h </w:instrText>
        </w:r>
        <w:r>
          <w:rPr>
            <w:noProof/>
            <w:webHidden/>
          </w:rPr>
        </w:r>
        <w:r>
          <w:rPr>
            <w:noProof/>
            <w:webHidden/>
          </w:rPr>
          <w:fldChar w:fldCharType="separate"/>
        </w:r>
        <w:r>
          <w:rPr>
            <w:noProof/>
            <w:webHidden/>
          </w:rPr>
          <w:t>137</w:t>
        </w:r>
        <w:r>
          <w:rPr>
            <w:noProof/>
            <w:webHidden/>
          </w:rPr>
          <w:fldChar w:fldCharType="end"/>
        </w:r>
      </w:hyperlink>
    </w:p>
    <w:p w14:paraId="7F75263D" w14:textId="510BD2B5" w:rsidR="00C6051E" w:rsidRDefault="00C6051E">
      <w:pPr>
        <w:pStyle w:val="TOC2"/>
        <w:tabs>
          <w:tab w:val="left" w:pos="1000"/>
          <w:tab w:val="right" w:leader="dot" w:pos="10457"/>
        </w:tabs>
        <w:rPr>
          <w:rFonts w:eastAsiaTheme="minorEastAsia" w:cstheme="minorBidi"/>
          <w:smallCaps w:val="0"/>
          <w:noProof/>
          <w:kern w:val="2"/>
          <w:sz w:val="24"/>
          <w:szCs w:val="24"/>
          <w:lang w:eastAsia="en-GB"/>
          <w14:ligatures w14:val="standardContextual"/>
        </w:rPr>
      </w:pPr>
      <w:hyperlink w:anchor="_Toc173405063" w:history="1">
        <w:r w:rsidRPr="00351A47">
          <w:rPr>
            <w:rStyle w:val="Hyperlink"/>
            <w:noProof/>
          </w:rPr>
          <w:t>9.11</w:t>
        </w:r>
        <w:r>
          <w:rPr>
            <w:rFonts w:eastAsiaTheme="minorEastAsia" w:cstheme="minorBidi"/>
            <w:smallCaps w:val="0"/>
            <w:noProof/>
            <w:kern w:val="2"/>
            <w:sz w:val="24"/>
            <w:szCs w:val="24"/>
            <w:lang w:eastAsia="en-GB"/>
            <w14:ligatures w14:val="standardContextual"/>
          </w:rPr>
          <w:tab/>
        </w:r>
        <w:r w:rsidRPr="00351A47">
          <w:rPr>
            <w:rStyle w:val="Hyperlink"/>
            <w:noProof/>
          </w:rPr>
          <w:t>Non-Terrestrial Networks (NTN) for NR Phase 3 and Internet of Things (IoT) Phase 3</w:t>
        </w:r>
        <w:r>
          <w:rPr>
            <w:noProof/>
            <w:webHidden/>
          </w:rPr>
          <w:tab/>
        </w:r>
        <w:r>
          <w:rPr>
            <w:noProof/>
            <w:webHidden/>
          </w:rPr>
          <w:fldChar w:fldCharType="begin"/>
        </w:r>
        <w:r>
          <w:rPr>
            <w:noProof/>
            <w:webHidden/>
          </w:rPr>
          <w:instrText xml:space="preserve"> PAGEREF _Toc173405063 \h </w:instrText>
        </w:r>
        <w:r>
          <w:rPr>
            <w:noProof/>
            <w:webHidden/>
          </w:rPr>
        </w:r>
        <w:r>
          <w:rPr>
            <w:noProof/>
            <w:webHidden/>
          </w:rPr>
          <w:fldChar w:fldCharType="separate"/>
        </w:r>
        <w:r>
          <w:rPr>
            <w:noProof/>
            <w:webHidden/>
          </w:rPr>
          <w:t>139</w:t>
        </w:r>
        <w:r>
          <w:rPr>
            <w:noProof/>
            <w:webHidden/>
          </w:rPr>
          <w:fldChar w:fldCharType="end"/>
        </w:r>
      </w:hyperlink>
    </w:p>
    <w:p w14:paraId="4C48E480" w14:textId="09D7F572" w:rsidR="00C6051E" w:rsidRDefault="00C6051E">
      <w:pPr>
        <w:pStyle w:val="TOC3"/>
        <w:tabs>
          <w:tab w:val="left" w:pos="1200"/>
          <w:tab w:val="right" w:leader="dot" w:pos="10457"/>
        </w:tabs>
        <w:rPr>
          <w:rFonts w:eastAsiaTheme="minorEastAsia" w:cstheme="minorBidi"/>
          <w:i w:val="0"/>
          <w:iCs w:val="0"/>
          <w:noProof/>
          <w:kern w:val="2"/>
          <w:sz w:val="24"/>
          <w:szCs w:val="24"/>
          <w:lang w:eastAsia="en-GB"/>
          <w14:ligatures w14:val="standardContextual"/>
        </w:rPr>
      </w:pPr>
      <w:hyperlink w:anchor="_Toc173405064" w:history="1">
        <w:r w:rsidRPr="00351A47">
          <w:rPr>
            <w:rStyle w:val="Hyperlink"/>
            <w:noProof/>
          </w:rPr>
          <w:t>9.11.1</w:t>
        </w:r>
        <w:r>
          <w:rPr>
            <w:rFonts w:eastAsiaTheme="minorEastAsia" w:cstheme="minorBidi"/>
            <w:i w:val="0"/>
            <w:iCs w:val="0"/>
            <w:noProof/>
            <w:kern w:val="2"/>
            <w:sz w:val="24"/>
            <w:szCs w:val="24"/>
            <w:lang w:eastAsia="en-GB"/>
            <w14:ligatures w14:val="standardContextual"/>
          </w:rPr>
          <w:tab/>
        </w:r>
        <w:r w:rsidRPr="00351A47">
          <w:rPr>
            <w:rStyle w:val="Hyperlink"/>
            <w:noProof/>
          </w:rPr>
          <w:t>NR-NTN downlink coverage enhancement</w:t>
        </w:r>
        <w:r>
          <w:rPr>
            <w:noProof/>
            <w:webHidden/>
          </w:rPr>
          <w:tab/>
        </w:r>
        <w:r>
          <w:rPr>
            <w:noProof/>
            <w:webHidden/>
          </w:rPr>
          <w:fldChar w:fldCharType="begin"/>
        </w:r>
        <w:r>
          <w:rPr>
            <w:noProof/>
            <w:webHidden/>
          </w:rPr>
          <w:instrText xml:space="preserve"> PAGEREF _Toc173405064 \h </w:instrText>
        </w:r>
        <w:r>
          <w:rPr>
            <w:noProof/>
            <w:webHidden/>
          </w:rPr>
        </w:r>
        <w:r>
          <w:rPr>
            <w:noProof/>
            <w:webHidden/>
          </w:rPr>
          <w:fldChar w:fldCharType="separate"/>
        </w:r>
        <w:r>
          <w:rPr>
            <w:noProof/>
            <w:webHidden/>
          </w:rPr>
          <w:t>139</w:t>
        </w:r>
        <w:r>
          <w:rPr>
            <w:noProof/>
            <w:webHidden/>
          </w:rPr>
          <w:fldChar w:fldCharType="end"/>
        </w:r>
      </w:hyperlink>
    </w:p>
    <w:p w14:paraId="2372E389" w14:textId="495C80D3" w:rsidR="00C6051E" w:rsidRDefault="00C6051E">
      <w:pPr>
        <w:pStyle w:val="TOC3"/>
        <w:tabs>
          <w:tab w:val="left" w:pos="1200"/>
          <w:tab w:val="right" w:leader="dot" w:pos="10457"/>
        </w:tabs>
        <w:rPr>
          <w:rFonts w:eastAsiaTheme="minorEastAsia" w:cstheme="minorBidi"/>
          <w:i w:val="0"/>
          <w:iCs w:val="0"/>
          <w:noProof/>
          <w:kern w:val="2"/>
          <w:sz w:val="24"/>
          <w:szCs w:val="24"/>
          <w:lang w:eastAsia="en-GB"/>
          <w14:ligatures w14:val="standardContextual"/>
        </w:rPr>
      </w:pPr>
      <w:hyperlink w:anchor="_Toc173405065" w:history="1">
        <w:r w:rsidRPr="00351A47">
          <w:rPr>
            <w:rStyle w:val="Hyperlink"/>
            <w:noProof/>
            <w:lang w:val="en-US" w:eastAsia="ko-KR"/>
          </w:rPr>
          <w:t>9.11.2</w:t>
        </w:r>
        <w:r>
          <w:rPr>
            <w:rFonts w:eastAsiaTheme="minorEastAsia" w:cstheme="minorBidi"/>
            <w:i w:val="0"/>
            <w:iCs w:val="0"/>
            <w:noProof/>
            <w:kern w:val="2"/>
            <w:sz w:val="24"/>
            <w:szCs w:val="24"/>
            <w:lang w:eastAsia="en-GB"/>
            <w14:ligatures w14:val="standardContextual"/>
          </w:rPr>
          <w:tab/>
        </w:r>
        <w:r w:rsidRPr="00351A47">
          <w:rPr>
            <w:rStyle w:val="Hyperlink"/>
            <w:noProof/>
            <w:lang w:val="en-US" w:eastAsia="ko-KR"/>
          </w:rPr>
          <w:t>Support of RedCap and eRedCap UEs with NR NTN operating in FR1-NTN bands</w:t>
        </w:r>
        <w:r>
          <w:rPr>
            <w:noProof/>
            <w:webHidden/>
          </w:rPr>
          <w:tab/>
        </w:r>
        <w:r>
          <w:rPr>
            <w:noProof/>
            <w:webHidden/>
          </w:rPr>
          <w:fldChar w:fldCharType="begin"/>
        </w:r>
        <w:r>
          <w:rPr>
            <w:noProof/>
            <w:webHidden/>
          </w:rPr>
          <w:instrText xml:space="preserve"> PAGEREF _Toc173405065 \h </w:instrText>
        </w:r>
        <w:r>
          <w:rPr>
            <w:noProof/>
            <w:webHidden/>
          </w:rPr>
        </w:r>
        <w:r>
          <w:rPr>
            <w:noProof/>
            <w:webHidden/>
          </w:rPr>
          <w:fldChar w:fldCharType="separate"/>
        </w:r>
        <w:r>
          <w:rPr>
            <w:noProof/>
            <w:webHidden/>
          </w:rPr>
          <w:t>143</w:t>
        </w:r>
        <w:r>
          <w:rPr>
            <w:noProof/>
            <w:webHidden/>
          </w:rPr>
          <w:fldChar w:fldCharType="end"/>
        </w:r>
      </w:hyperlink>
    </w:p>
    <w:p w14:paraId="098FBADE" w14:textId="4E33E486" w:rsidR="00C6051E" w:rsidRDefault="00C6051E">
      <w:pPr>
        <w:pStyle w:val="TOC3"/>
        <w:tabs>
          <w:tab w:val="left" w:pos="1200"/>
          <w:tab w:val="right" w:leader="dot" w:pos="10457"/>
        </w:tabs>
        <w:rPr>
          <w:rFonts w:eastAsiaTheme="minorEastAsia" w:cstheme="minorBidi"/>
          <w:i w:val="0"/>
          <w:iCs w:val="0"/>
          <w:noProof/>
          <w:kern w:val="2"/>
          <w:sz w:val="24"/>
          <w:szCs w:val="24"/>
          <w:lang w:eastAsia="en-GB"/>
          <w14:ligatures w14:val="standardContextual"/>
        </w:rPr>
      </w:pPr>
      <w:hyperlink w:anchor="_Toc173405066" w:history="1">
        <w:r w:rsidRPr="00351A47">
          <w:rPr>
            <w:rStyle w:val="Hyperlink"/>
            <w:noProof/>
          </w:rPr>
          <w:t>9.11.3</w:t>
        </w:r>
        <w:r>
          <w:rPr>
            <w:rFonts w:eastAsiaTheme="minorEastAsia" w:cstheme="minorBidi"/>
            <w:i w:val="0"/>
            <w:iCs w:val="0"/>
            <w:noProof/>
            <w:kern w:val="2"/>
            <w:sz w:val="24"/>
            <w:szCs w:val="24"/>
            <w:lang w:eastAsia="en-GB"/>
            <w14:ligatures w14:val="standardContextual"/>
          </w:rPr>
          <w:tab/>
        </w:r>
        <w:r w:rsidRPr="00351A47">
          <w:rPr>
            <w:rStyle w:val="Hyperlink"/>
            <w:noProof/>
          </w:rPr>
          <w:t>NR-NTN uplink capacity/throughput enhancement</w:t>
        </w:r>
        <w:r>
          <w:rPr>
            <w:noProof/>
            <w:webHidden/>
          </w:rPr>
          <w:tab/>
        </w:r>
        <w:r>
          <w:rPr>
            <w:noProof/>
            <w:webHidden/>
          </w:rPr>
          <w:fldChar w:fldCharType="begin"/>
        </w:r>
        <w:r>
          <w:rPr>
            <w:noProof/>
            <w:webHidden/>
          </w:rPr>
          <w:instrText xml:space="preserve"> PAGEREF _Toc173405066 \h </w:instrText>
        </w:r>
        <w:r>
          <w:rPr>
            <w:noProof/>
            <w:webHidden/>
          </w:rPr>
        </w:r>
        <w:r>
          <w:rPr>
            <w:noProof/>
            <w:webHidden/>
          </w:rPr>
          <w:fldChar w:fldCharType="separate"/>
        </w:r>
        <w:r>
          <w:rPr>
            <w:noProof/>
            <w:webHidden/>
          </w:rPr>
          <w:t>144</w:t>
        </w:r>
        <w:r>
          <w:rPr>
            <w:noProof/>
            <w:webHidden/>
          </w:rPr>
          <w:fldChar w:fldCharType="end"/>
        </w:r>
      </w:hyperlink>
    </w:p>
    <w:p w14:paraId="6A007DAF" w14:textId="63F7862F" w:rsidR="00C6051E" w:rsidRDefault="00C6051E">
      <w:pPr>
        <w:pStyle w:val="TOC3"/>
        <w:tabs>
          <w:tab w:val="left" w:pos="1200"/>
          <w:tab w:val="right" w:leader="dot" w:pos="10457"/>
        </w:tabs>
        <w:rPr>
          <w:rFonts w:eastAsiaTheme="minorEastAsia" w:cstheme="minorBidi"/>
          <w:i w:val="0"/>
          <w:iCs w:val="0"/>
          <w:noProof/>
          <w:kern w:val="2"/>
          <w:sz w:val="24"/>
          <w:szCs w:val="24"/>
          <w:lang w:eastAsia="en-GB"/>
          <w14:ligatures w14:val="standardContextual"/>
        </w:rPr>
      </w:pPr>
      <w:hyperlink w:anchor="_Toc173405067" w:history="1">
        <w:r w:rsidRPr="00351A47">
          <w:rPr>
            <w:rStyle w:val="Hyperlink"/>
            <w:noProof/>
          </w:rPr>
          <w:t>9.11.4</w:t>
        </w:r>
        <w:r>
          <w:rPr>
            <w:rFonts w:eastAsiaTheme="minorEastAsia" w:cstheme="minorBidi"/>
            <w:i w:val="0"/>
            <w:iCs w:val="0"/>
            <w:noProof/>
            <w:kern w:val="2"/>
            <w:sz w:val="24"/>
            <w:szCs w:val="24"/>
            <w:lang w:eastAsia="en-GB"/>
            <w14:ligatures w14:val="standardContextual"/>
          </w:rPr>
          <w:tab/>
        </w:r>
        <w:r w:rsidRPr="00351A47">
          <w:rPr>
            <w:rStyle w:val="Hyperlink"/>
            <w:noProof/>
          </w:rPr>
          <w:t>IoT-NTN uplink capacity/throughput enhancement</w:t>
        </w:r>
        <w:r>
          <w:rPr>
            <w:noProof/>
            <w:webHidden/>
          </w:rPr>
          <w:tab/>
        </w:r>
        <w:r>
          <w:rPr>
            <w:noProof/>
            <w:webHidden/>
          </w:rPr>
          <w:fldChar w:fldCharType="begin"/>
        </w:r>
        <w:r>
          <w:rPr>
            <w:noProof/>
            <w:webHidden/>
          </w:rPr>
          <w:instrText xml:space="preserve"> PAGEREF _Toc173405067 \h </w:instrText>
        </w:r>
        <w:r>
          <w:rPr>
            <w:noProof/>
            <w:webHidden/>
          </w:rPr>
        </w:r>
        <w:r>
          <w:rPr>
            <w:noProof/>
            <w:webHidden/>
          </w:rPr>
          <w:fldChar w:fldCharType="separate"/>
        </w:r>
        <w:r>
          <w:rPr>
            <w:noProof/>
            <w:webHidden/>
          </w:rPr>
          <w:t>145</w:t>
        </w:r>
        <w:r>
          <w:rPr>
            <w:noProof/>
            <w:webHidden/>
          </w:rPr>
          <w:fldChar w:fldCharType="end"/>
        </w:r>
      </w:hyperlink>
    </w:p>
    <w:p w14:paraId="2FE294C4" w14:textId="0A5B40F2" w:rsidR="00C6051E" w:rsidRDefault="00C6051E">
      <w:pPr>
        <w:pStyle w:val="TOC2"/>
        <w:tabs>
          <w:tab w:val="left" w:pos="1000"/>
          <w:tab w:val="right" w:leader="dot" w:pos="10457"/>
        </w:tabs>
        <w:rPr>
          <w:rFonts w:eastAsiaTheme="minorEastAsia" w:cstheme="minorBidi"/>
          <w:smallCaps w:val="0"/>
          <w:noProof/>
          <w:kern w:val="2"/>
          <w:sz w:val="24"/>
          <w:szCs w:val="24"/>
          <w:lang w:eastAsia="en-GB"/>
          <w14:ligatures w14:val="standardContextual"/>
        </w:rPr>
      </w:pPr>
      <w:hyperlink w:anchor="_Toc173405068" w:history="1">
        <w:r w:rsidRPr="00351A47">
          <w:rPr>
            <w:rStyle w:val="Hyperlink"/>
            <w:noProof/>
          </w:rPr>
          <w:t>9.12</w:t>
        </w:r>
        <w:r>
          <w:rPr>
            <w:rFonts w:eastAsiaTheme="minorEastAsia" w:cstheme="minorBidi"/>
            <w:smallCaps w:val="0"/>
            <w:noProof/>
            <w:kern w:val="2"/>
            <w:sz w:val="24"/>
            <w:szCs w:val="24"/>
            <w:lang w:eastAsia="en-GB"/>
            <w14:ligatures w14:val="standardContextual"/>
          </w:rPr>
          <w:tab/>
        </w:r>
        <w:r w:rsidRPr="00351A47">
          <w:rPr>
            <w:rStyle w:val="Hyperlink"/>
            <w:noProof/>
          </w:rPr>
          <w:t>TEI</w:t>
        </w:r>
        <w:r>
          <w:rPr>
            <w:noProof/>
            <w:webHidden/>
          </w:rPr>
          <w:tab/>
        </w:r>
        <w:r>
          <w:rPr>
            <w:noProof/>
            <w:webHidden/>
          </w:rPr>
          <w:fldChar w:fldCharType="begin"/>
        </w:r>
        <w:r>
          <w:rPr>
            <w:noProof/>
            <w:webHidden/>
          </w:rPr>
          <w:instrText xml:space="preserve"> PAGEREF _Toc173405068 \h </w:instrText>
        </w:r>
        <w:r>
          <w:rPr>
            <w:noProof/>
            <w:webHidden/>
          </w:rPr>
        </w:r>
        <w:r>
          <w:rPr>
            <w:noProof/>
            <w:webHidden/>
          </w:rPr>
          <w:fldChar w:fldCharType="separate"/>
        </w:r>
        <w:r>
          <w:rPr>
            <w:noProof/>
            <w:webHidden/>
          </w:rPr>
          <w:t>146</w:t>
        </w:r>
        <w:r>
          <w:rPr>
            <w:noProof/>
            <w:webHidden/>
          </w:rPr>
          <w:fldChar w:fldCharType="end"/>
        </w:r>
      </w:hyperlink>
    </w:p>
    <w:p w14:paraId="2271F627" w14:textId="4A2C62FE" w:rsidR="00C6051E" w:rsidRDefault="00C6051E">
      <w:pPr>
        <w:pStyle w:val="TOC1"/>
        <w:tabs>
          <w:tab w:val="left" w:pos="600"/>
          <w:tab w:val="right" w:leader="dot" w:pos="10457"/>
        </w:tabs>
        <w:rPr>
          <w:rFonts w:eastAsiaTheme="minorEastAsia" w:cstheme="minorBidi"/>
          <w:b w:val="0"/>
          <w:bCs w:val="0"/>
          <w:caps w:val="0"/>
          <w:noProof/>
          <w:kern w:val="2"/>
          <w:sz w:val="24"/>
          <w:szCs w:val="24"/>
          <w:lang w:eastAsia="en-GB"/>
          <w14:ligatures w14:val="standardContextual"/>
        </w:rPr>
      </w:pPr>
      <w:hyperlink w:anchor="_Toc173405069" w:history="1">
        <w:r w:rsidRPr="00351A47">
          <w:rPr>
            <w:rStyle w:val="Hyperlink"/>
            <w:noProof/>
          </w:rPr>
          <w:t>10</w:t>
        </w:r>
        <w:r>
          <w:rPr>
            <w:rFonts w:eastAsiaTheme="minorEastAsia" w:cstheme="minorBidi"/>
            <w:b w:val="0"/>
            <w:bCs w:val="0"/>
            <w:caps w:val="0"/>
            <w:noProof/>
            <w:kern w:val="2"/>
            <w:sz w:val="24"/>
            <w:szCs w:val="24"/>
            <w:lang w:eastAsia="en-GB"/>
            <w14:ligatures w14:val="standardContextual"/>
          </w:rPr>
          <w:tab/>
        </w:r>
        <w:r w:rsidRPr="00351A47">
          <w:rPr>
            <w:rStyle w:val="Hyperlink"/>
            <w:noProof/>
          </w:rPr>
          <w:t>Closing of the meeting</w:t>
        </w:r>
        <w:r>
          <w:rPr>
            <w:noProof/>
            <w:webHidden/>
          </w:rPr>
          <w:tab/>
        </w:r>
        <w:r>
          <w:rPr>
            <w:noProof/>
            <w:webHidden/>
          </w:rPr>
          <w:fldChar w:fldCharType="begin"/>
        </w:r>
        <w:r>
          <w:rPr>
            <w:noProof/>
            <w:webHidden/>
          </w:rPr>
          <w:instrText xml:space="preserve"> PAGEREF _Toc173405069 \h </w:instrText>
        </w:r>
        <w:r>
          <w:rPr>
            <w:noProof/>
            <w:webHidden/>
          </w:rPr>
        </w:r>
        <w:r>
          <w:rPr>
            <w:noProof/>
            <w:webHidden/>
          </w:rPr>
          <w:fldChar w:fldCharType="separate"/>
        </w:r>
        <w:r>
          <w:rPr>
            <w:noProof/>
            <w:webHidden/>
          </w:rPr>
          <w:t>146</w:t>
        </w:r>
        <w:r>
          <w:rPr>
            <w:noProof/>
            <w:webHidden/>
          </w:rPr>
          <w:fldChar w:fldCharType="end"/>
        </w:r>
      </w:hyperlink>
    </w:p>
    <w:p w14:paraId="08FCEC92" w14:textId="792E12DB" w:rsidR="00C6051E" w:rsidRDefault="00C6051E">
      <w:pPr>
        <w:pStyle w:val="TOC1"/>
        <w:tabs>
          <w:tab w:val="left" w:pos="1400"/>
          <w:tab w:val="right" w:leader="dot" w:pos="10457"/>
        </w:tabs>
        <w:rPr>
          <w:rFonts w:eastAsiaTheme="minorEastAsia" w:cstheme="minorBidi"/>
          <w:b w:val="0"/>
          <w:bCs w:val="0"/>
          <w:caps w:val="0"/>
          <w:noProof/>
          <w:kern w:val="2"/>
          <w:sz w:val="24"/>
          <w:szCs w:val="24"/>
          <w:lang w:eastAsia="en-GB"/>
          <w14:ligatures w14:val="standardContextual"/>
        </w:rPr>
      </w:pPr>
      <w:hyperlink w:anchor="_Toc173405070" w:history="1">
        <w:r w:rsidRPr="00351A47">
          <w:rPr>
            <w:rStyle w:val="Hyperlink"/>
            <w:rFonts w:ascii="Times New Roman" w:hAnsi="Times New Roman" w:cs="Times New Roman"/>
            <w:noProof/>
          </w:rPr>
          <w:t>Annex A-1:</w:t>
        </w:r>
        <w:r>
          <w:rPr>
            <w:rFonts w:eastAsiaTheme="minorEastAsia" w:cstheme="minorBidi"/>
            <w:b w:val="0"/>
            <w:bCs w:val="0"/>
            <w:caps w:val="0"/>
            <w:noProof/>
            <w:kern w:val="2"/>
            <w:sz w:val="24"/>
            <w:szCs w:val="24"/>
            <w:lang w:eastAsia="en-GB"/>
            <w14:ligatures w14:val="standardContextual"/>
          </w:rPr>
          <w:tab/>
        </w:r>
        <w:r w:rsidRPr="00351A47">
          <w:rPr>
            <w:rStyle w:val="Hyperlink"/>
            <w:rFonts w:ascii="Times New Roman" w:hAnsi="Times New Roman" w:cs="Times New Roman"/>
            <w:noProof/>
          </w:rPr>
          <w:t>List of Tdocs at RAN1 #117</w:t>
        </w:r>
        <w:r>
          <w:rPr>
            <w:noProof/>
            <w:webHidden/>
          </w:rPr>
          <w:tab/>
        </w:r>
        <w:r>
          <w:rPr>
            <w:noProof/>
            <w:webHidden/>
          </w:rPr>
          <w:fldChar w:fldCharType="begin"/>
        </w:r>
        <w:r>
          <w:rPr>
            <w:noProof/>
            <w:webHidden/>
          </w:rPr>
          <w:instrText xml:space="preserve"> PAGEREF _Toc173405070 \h </w:instrText>
        </w:r>
        <w:r>
          <w:rPr>
            <w:noProof/>
            <w:webHidden/>
          </w:rPr>
        </w:r>
        <w:r>
          <w:rPr>
            <w:noProof/>
            <w:webHidden/>
          </w:rPr>
          <w:fldChar w:fldCharType="separate"/>
        </w:r>
        <w:r>
          <w:rPr>
            <w:noProof/>
            <w:webHidden/>
          </w:rPr>
          <w:t>147</w:t>
        </w:r>
        <w:r>
          <w:rPr>
            <w:noProof/>
            <w:webHidden/>
          </w:rPr>
          <w:fldChar w:fldCharType="end"/>
        </w:r>
      </w:hyperlink>
    </w:p>
    <w:p w14:paraId="6A0C4B91" w14:textId="43751926" w:rsidR="00C6051E" w:rsidRDefault="00C6051E">
      <w:pPr>
        <w:pStyle w:val="TOC1"/>
        <w:tabs>
          <w:tab w:val="left" w:pos="1400"/>
          <w:tab w:val="right" w:leader="dot" w:pos="10457"/>
        </w:tabs>
        <w:rPr>
          <w:rFonts w:eastAsiaTheme="minorEastAsia" w:cstheme="minorBidi"/>
          <w:b w:val="0"/>
          <w:bCs w:val="0"/>
          <w:caps w:val="0"/>
          <w:noProof/>
          <w:kern w:val="2"/>
          <w:sz w:val="24"/>
          <w:szCs w:val="24"/>
          <w:lang w:eastAsia="en-GB"/>
          <w14:ligatures w14:val="standardContextual"/>
        </w:rPr>
      </w:pPr>
      <w:hyperlink w:anchor="_Toc173405071" w:history="1">
        <w:r w:rsidRPr="00351A47">
          <w:rPr>
            <w:rStyle w:val="Hyperlink"/>
            <w:rFonts w:ascii="Times New Roman" w:hAnsi="Times New Roman" w:cs="Times New Roman"/>
            <w:noProof/>
          </w:rPr>
          <w:t>Annex A-2:</w:t>
        </w:r>
        <w:r>
          <w:rPr>
            <w:rFonts w:eastAsiaTheme="minorEastAsia" w:cstheme="minorBidi"/>
            <w:b w:val="0"/>
            <w:bCs w:val="0"/>
            <w:caps w:val="0"/>
            <w:noProof/>
            <w:kern w:val="2"/>
            <w:sz w:val="24"/>
            <w:szCs w:val="24"/>
            <w:lang w:eastAsia="en-GB"/>
            <w14:ligatures w14:val="standardContextual"/>
          </w:rPr>
          <w:tab/>
        </w:r>
        <w:r w:rsidRPr="00351A47">
          <w:rPr>
            <w:rStyle w:val="Hyperlink"/>
            <w:rFonts w:ascii="Times New Roman" w:hAnsi="Times New Roman" w:cs="Times New Roman"/>
            <w:noProof/>
          </w:rPr>
          <w:t>RAN1#117 Online Session Schedule</w:t>
        </w:r>
        <w:r>
          <w:rPr>
            <w:noProof/>
            <w:webHidden/>
          </w:rPr>
          <w:tab/>
        </w:r>
        <w:r>
          <w:rPr>
            <w:noProof/>
            <w:webHidden/>
          </w:rPr>
          <w:fldChar w:fldCharType="begin"/>
        </w:r>
        <w:r>
          <w:rPr>
            <w:noProof/>
            <w:webHidden/>
          </w:rPr>
          <w:instrText xml:space="preserve"> PAGEREF _Toc173405071 \h </w:instrText>
        </w:r>
        <w:r>
          <w:rPr>
            <w:noProof/>
            <w:webHidden/>
          </w:rPr>
        </w:r>
        <w:r>
          <w:rPr>
            <w:noProof/>
            <w:webHidden/>
          </w:rPr>
          <w:fldChar w:fldCharType="separate"/>
        </w:r>
        <w:r>
          <w:rPr>
            <w:noProof/>
            <w:webHidden/>
          </w:rPr>
          <w:t>148</w:t>
        </w:r>
        <w:r>
          <w:rPr>
            <w:noProof/>
            <w:webHidden/>
          </w:rPr>
          <w:fldChar w:fldCharType="end"/>
        </w:r>
      </w:hyperlink>
    </w:p>
    <w:p w14:paraId="74BBF228" w14:textId="6255D91B" w:rsidR="00C6051E" w:rsidRDefault="00C6051E">
      <w:pPr>
        <w:pStyle w:val="TOC1"/>
        <w:tabs>
          <w:tab w:val="left" w:pos="1400"/>
          <w:tab w:val="right" w:leader="dot" w:pos="10457"/>
        </w:tabs>
        <w:rPr>
          <w:rFonts w:eastAsiaTheme="minorEastAsia" w:cstheme="minorBidi"/>
          <w:b w:val="0"/>
          <w:bCs w:val="0"/>
          <w:caps w:val="0"/>
          <w:noProof/>
          <w:kern w:val="2"/>
          <w:sz w:val="24"/>
          <w:szCs w:val="24"/>
          <w:lang w:eastAsia="en-GB"/>
          <w14:ligatures w14:val="standardContextual"/>
        </w:rPr>
      </w:pPr>
      <w:hyperlink w:anchor="_Toc173405072" w:history="1">
        <w:r w:rsidRPr="00351A47">
          <w:rPr>
            <w:rStyle w:val="Hyperlink"/>
            <w:rFonts w:ascii="Times New Roman" w:hAnsi="Times New Roman" w:cs="Times New Roman"/>
            <w:noProof/>
          </w:rPr>
          <w:t>Annex B:</w:t>
        </w:r>
        <w:r>
          <w:rPr>
            <w:rFonts w:eastAsiaTheme="minorEastAsia" w:cstheme="minorBidi"/>
            <w:b w:val="0"/>
            <w:bCs w:val="0"/>
            <w:caps w:val="0"/>
            <w:noProof/>
            <w:kern w:val="2"/>
            <w:sz w:val="24"/>
            <w:szCs w:val="24"/>
            <w:lang w:eastAsia="en-GB"/>
            <w14:ligatures w14:val="standardContextual"/>
          </w:rPr>
          <w:tab/>
        </w:r>
        <w:r w:rsidRPr="00351A47">
          <w:rPr>
            <w:rStyle w:val="Hyperlink"/>
            <w:rFonts w:ascii="Times New Roman" w:hAnsi="Times New Roman" w:cs="Times New Roman"/>
            <w:noProof/>
          </w:rPr>
          <w:t>List of CRs agreed at RAN1 #117</w:t>
        </w:r>
        <w:r>
          <w:rPr>
            <w:noProof/>
            <w:webHidden/>
          </w:rPr>
          <w:tab/>
        </w:r>
        <w:r>
          <w:rPr>
            <w:noProof/>
            <w:webHidden/>
          </w:rPr>
          <w:fldChar w:fldCharType="begin"/>
        </w:r>
        <w:r>
          <w:rPr>
            <w:noProof/>
            <w:webHidden/>
          </w:rPr>
          <w:instrText xml:space="preserve"> PAGEREF _Toc173405072 \h </w:instrText>
        </w:r>
        <w:r>
          <w:rPr>
            <w:noProof/>
            <w:webHidden/>
          </w:rPr>
        </w:r>
        <w:r>
          <w:rPr>
            <w:noProof/>
            <w:webHidden/>
          </w:rPr>
          <w:fldChar w:fldCharType="separate"/>
        </w:r>
        <w:r>
          <w:rPr>
            <w:noProof/>
            <w:webHidden/>
          </w:rPr>
          <w:t>149</w:t>
        </w:r>
        <w:r>
          <w:rPr>
            <w:noProof/>
            <w:webHidden/>
          </w:rPr>
          <w:fldChar w:fldCharType="end"/>
        </w:r>
      </w:hyperlink>
    </w:p>
    <w:p w14:paraId="6945EBBA" w14:textId="41178A0D" w:rsidR="00C6051E" w:rsidRDefault="00C6051E">
      <w:pPr>
        <w:pStyle w:val="TOC1"/>
        <w:tabs>
          <w:tab w:val="left" w:pos="1400"/>
          <w:tab w:val="right" w:leader="dot" w:pos="10457"/>
        </w:tabs>
        <w:rPr>
          <w:rFonts w:eastAsiaTheme="minorEastAsia" w:cstheme="minorBidi"/>
          <w:b w:val="0"/>
          <w:bCs w:val="0"/>
          <w:caps w:val="0"/>
          <w:noProof/>
          <w:kern w:val="2"/>
          <w:sz w:val="24"/>
          <w:szCs w:val="24"/>
          <w:lang w:eastAsia="en-GB"/>
          <w14:ligatures w14:val="standardContextual"/>
        </w:rPr>
      </w:pPr>
      <w:hyperlink w:anchor="_Toc173405073" w:history="1">
        <w:r w:rsidRPr="00351A47">
          <w:rPr>
            <w:rStyle w:val="Hyperlink"/>
            <w:rFonts w:ascii="Times New Roman" w:hAnsi="Times New Roman" w:cs="Times New Roman"/>
            <w:noProof/>
          </w:rPr>
          <w:t>Annex C</w:t>
        </w:r>
        <w:r w:rsidRPr="00351A47">
          <w:rPr>
            <w:rStyle w:val="Hyperlink"/>
            <w:rFonts w:ascii="Times New Roman" w:eastAsia="MS Mincho" w:hAnsi="Times New Roman" w:cs="Times New Roman"/>
            <w:noProof/>
            <w:lang w:eastAsia="ja-JP"/>
          </w:rPr>
          <w:t>-1</w:t>
        </w:r>
        <w:r w:rsidRPr="00351A47">
          <w:rPr>
            <w:rStyle w:val="Hyperlink"/>
            <w:rFonts w:ascii="Times New Roman" w:hAnsi="Times New Roman" w:cs="Times New Roman"/>
            <w:noProof/>
          </w:rPr>
          <w:t>:</w:t>
        </w:r>
        <w:r>
          <w:rPr>
            <w:rFonts w:eastAsiaTheme="minorEastAsia" w:cstheme="minorBidi"/>
            <w:b w:val="0"/>
            <w:bCs w:val="0"/>
            <w:caps w:val="0"/>
            <w:noProof/>
            <w:kern w:val="2"/>
            <w:sz w:val="24"/>
            <w:szCs w:val="24"/>
            <w:lang w:eastAsia="en-GB"/>
            <w14:ligatures w14:val="standardContextual"/>
          </w:rPr>
          <w:tab/>
        </w:r>
        <w:r w:rsidRPr="00351A47">
          <w:rPr>
            <w:rStyle w:val="Hyperlink"/>
            <w:rFonts w:ascii="Times New Roman" w:hAnsi="Times New Roman" w:cs="Times New Roman"/>
            <w:noProof/>
          </w:rPr>
          <w:t>List of Outgoing LSs</w:t>
        </w:r>
        <w:r w:rsidRPr="00351A47">
          <w:rPr>
            <w:rStyle w:val="Hyperlink"/>
            <w:rFonts w:ascii="Times New Roman" w:eastAsia="MS Mincho" w:hAnsi="Times New Roman" w:cs="Times New Roman"/>
            <w:noProof/>
            <w:lang w:eastAsia="ja-JP"/>
          </w:rPr>
          <w:t xml:space="preserve"> from </w:t>
        </w:r>
        <w:r w:rsidRPr="00351A47">
          <w:rPr>
            <w:rStyle w:val="Hyperlink"/>
            <w:rFonts w:ascii="Times New Roman" w:hAnsi="Times New Roman" w:cs="Times New Roman"/>
            <w:noProof/>
          </w:rPr>
          <w:t>RAN1 #117</w:t>
        </w:r>
        <w:r>
          <w:rPr>
            <w:noProof/>
            <w:webHidden/>
          </w:rPr>
          <w:tab/>
        </w:r>
        <w:r>
          <w:rPr>
            <w:noProof/>
            <w:webHidden/>
          </w:rPr>
          <w:fldChar w:fldCharType="begin"/>
        </w:r>
        <w:r>
          <w:rPr>
            <w:noProof/>
            <w:webHidden/>
          </w:rPr>
          <w:instrText xml:space="preserve"> PAGEREF _Toc173405073 \h </w:instrText>
        </w:r>
        <w:r>
          <w:rPr>
            <w:noProof/>
            <w:webHidden/>
          </w:rPr>
        </w:r>
        <w:r>
          <w:rPr>
            <w:noProof/>
            <w:webHidden/>
          </w:rPr>
          <w:fldChar w:fldCharType="separate"/>
        </w:r>
        <w:r>
          <w:rPr>
            <w:noProof/>
            <w:webHidden/>
          </w:rPr>
          <w:t>154</w:t>
        </w:r>
        <w:r>
          <w:rPr>
            <w:noProof/>
            <w:webHidden/>
          </w:rPr>
          <w:fldChar w:fldCharType="end"/>
        </w:r>
      </w:hyperlink>
    </w:p>
    <w:p w14:paraId="3A7140DF" w14:textId="1F91F8CE" w:rsidR="00C6051E" w:rsidRDefault="00C6051E">
      <w:pPr>
        <w:pStyle w:val="TOC1"/>
        <w:tabs>
          <w:tab w:val="left" w:pos="1400"/>
          <w:tab w:val="right" w:leader="dot" w:pos="10457"/>
        </w:tabs>
        <w:rPr>
          <w:rFonts w:eastAsiaTheme="minorEastAsia" w:cstheme="minorBidi"/>
          <w:b w:val="0"/>
          <w:bCs w:val="0"/>
          <w:caps w:val="0"/>
          <w:noProof/>
          <w:kern w:val="2"/>
          <w:sz w:val="24"/>
          <w:szCs w:val="24"/>
          <w:lang w:eastAsia="en-GB"/>
          <w14:ligatures w14:val="standardContextual"/>
        </w:rPr>
      </w:pPr>
      <w:hyperlink w:anchor="_Toc173405074" w:history="1">
        <w:r w:rsidRPr="00351A47">
          <w:rPr>
            <w:rStyle w:val="Hyperlink"/>
            <w:rFonts w:ascii="Times New Roman" w:hAnsi="Times New Roman" w:cs="Times New Roman"/>
            <w:noProof/>
          </w:rPr>
          <w:t xml:space="preserve">Annex </w:t>
        </w:r>
        <w:r w:rsidRPr="00351A47">
          <w:rPr>
            <w:rStyle w:val="Hyperlink"/>
            <w:rFonts w:ascii="Times New Roman" w:eastAsia="MS Mincho" w:hAnsi="Times New Roman" w:cs="Times New Roman"/>
            <w:noProof/>
            <w:lang w:eastAsia="ja-JP"/>
          </w:rPr>
          <w:t>C-2</w:t>
        </w:r>
        <w:r w:rsidRPr="00351A47">
          <w:rPr>
            <w:rStyle w:val="Hyperlink"/>
            <w:rFonts w:ascii="Times New Roman" w:hAnsi="Times New Roman" w:cs="Times New Roman"/>
            <w:noProof/>
          </w:rPr>
          <w:t>:</w:t>
        </w:r>
        <w:r>
          <w:rPr>
            <w:rFonts w:eastAsiaTheme="minorEastAsia" w:cstheme="minorBidi"/>
            <w:b w:val="0"/>
            <w:bCs w:val="0"/>
            <w:caps w:val="0"/>
            <w:noProof/>
            <w:kern w:val="2"/>
            <w:sz w:val="24"/>
            <w:szCs w:val="24"/>
            <w:lang w:eastAsia="en-GB"/>
            <w14:ligatures w14:val="standardContextual"/>
          </w:rPr>
          <w:tab/>
        </w:r>
        <w:r w:rsidRPr="00351A47">
          <w:rPr>
            <w:rStyle w:val="Hyperlink"/>
            <w:rFonts w:ascii="Times New Roman" w:hAnsi="Times New Roman" w:cs="Times New Roman"/>
            <w:noProof/>
          </w:rPr>
          <w:t>List of Incoming LSs</w:t>
        </w:r>
        <w:r w:rsidRPr="00351A47">
          <w:rPr>
            <w:rStyle w:val="Hyperlink"/>
            <w:rFonts w:ascii="Times New Roman" w:eastAsia="MS Mincho" w:hAnsi="Times New Roman" w:cs="Times New Roman"/>
            <w:noProof/>
            <w:lang w:eastAsia="ja-JP"/>
          </w:rPr>
          <w:t xml:space="preserve"> from </w:t>
        </w:r>
        <w:r w:rsidRPr="00351A47">
          <w:rPr>
            <w:rStyle w:val="Hyperlink"/>
            <w:rFonts w:ascii="Times New Roman" w:hAnsi="Times New Roman" w:cs="Times New Roman"/>
            <w:noProof/>
          </w:rPr>
          <w:t>RAN1 #117</w:t>
        </w:r>
        <w:r>
          <w:rPr>
            <w:noProof/>
            <w:webHidden/>
          </w:rPr>
          <w:tab/>
        </w:r>
        <w:r>
          <w:rPr>
            <w:noProof/>
            <w:webHidden/>
          </w:rPr>
          <w:fldChar w:fldCharType="begin"/>
        </w:r>
        <w:r>
          <w:rPr>
            <w:noProof/>
            <w:webHidden/>
          </w:rPr>
          <w:instrText xml:space="preserve"> PAGEREF _Toc173405074 \h </w:instrText>
        </w:r>
        <w:r>
          <w:rPr>
            <w:noProof/>
            <w:webHidden/>
          </w:rPr>
        </w:r>
        <w:r>
          <w:rPr>
            <w:noProof/>
            <w:webHidden/>
          </w:rPr>
          <w:fldChar w:fldCharType="separate"/>
        </w:r>
        <w:r>
          <w:rPr>
            <w:noProof/>
            <w:webHidden/>
          </w:rPr>
          <w:t>155</w:t>
        </w:r>
        <w:r>
          <w:rPr>
            <w:noProof/>
            <w:webHidden/>
          </w:rPr>
          <w:fldChar w:fldCharType="end"/>
        </w:r>
      </w:hyperlink>
    </w:p>
    <w:p w14:paraId="25D27FFB" w14:textId="66209104" w:rsidR="00C6051E" w:rsidRDefault="00C6051E">
      <w:pPr>
        <w:pStyle w:val="TOC1"/>
        <w:tabs>
          <w:tab w:val="left" w:pos="1400"/>
          <w:tab w:val="right" w:leader="dot" w:pos="10457"/>
        </w:tabs>
        <w:rPr>
          <w:rFonts w:eastAsiaTheme="minorEastAsia" w:cstheme="minorBidi"/>
          <w:b w:val="0"/>
          <w:bCs w:val="0"/>
          <w:caps w:val="0"/>
          <w:noProof/>
          <w:kern w:val="2"/>
          <w:sz w:val="24"/>
          <w:szCs w:val="24"/>
          <w:lang w:eastAsia="en-GB"/>
          <w14:ligatures w14:val="standardContextual"/>
        </w:rPr>
      </w:pPr>
      <w:hyperlink w:anchor="_Toc173405075" w:history="1">
        <w:r w:rsidRPr="00351A47">
          <w:rPr>
            <w:rStyle w:val="Hyperlink"/>
            <w:rFonts w:ascii="Times New Roman" w:hAnsi="Times New Roman" w:cs="Times New Roman"/>
            <w:noProof/>
          </w:rPr>
          <w:t>Annex D:</w:t>
        </w:r>
        <w:r>
          <w:rPr>
            <w:rFonts w:eastAsiaTheme="minorEastAsia" w:cstheme="minorBidi"/>
            <w:b w:val="0"/>
            <w:bCs w:val="0"/>
            <w:caps w:val="0"/>
            <w:noProof/>
            <w:kern w:val="2"/>
            <w:sz w:val="24"/>
            <w:szCs w:val="24"/>
            <w:lang w:eastAsia="en-GB"/>
            <w14:ligatures w14:val="standardContextual"/>
          </w:rPr>
          <w:tab/>
        </w:r>
        <w:r w:rsidRPr="00351A47">
          <w:rPr>
            <w:rStyle w:val="Hyperlink"/>
            <w:rFonts w:ascii="Times New Roman" w:hAnsi="Times New Roman" w:cs="Times New Roman"/>
            <w:noProof/>
          </w:rPr>
          <w:t>List of Approved updated WIDs</w:t>
        </w:r>
        <w:r>
          <w:rPr>
            <w:noProof/>
            <w:webHidden/>
          </w:rPr>
          <w:tab/>
        </w:r>
        <w:r>
          <w:rPr>
            <w:noProof/>
            <w:webHidden/>
          </w:rPr>
          <w:fldChar w:fldCharType="begin"/>
        </w:r>
        <w:r>
          <w:rPr>
            <w:noProof/>
            <w:webHidden/>
          </w:rPr>
          <w:instrText xml:space="preserve"> PAGEREF _Toc173405075 \h </w:instrText>
        </w:r>
        <w:r>
          <w:rPr>
            <w:noProof/>
            <w:webHidden/>
          </w:rPr>
        </w:r>
        <w:r>
          <w:rPr>
            <w:noProof/>
            <w:webHidden/>
          </w:rPr>
          <w:fldChar w:fldCharType="separate"/>
        </w:r>
        <w:r>
          <w:rPr>
            <w:noProof/>
            <w:webHidden/>
          </w:rPr>
          <w:t>157</w:t>
        </w:r>
        <w:r>
          <w:rPr>
            <w:noProof/>
            <w:webHidden/>
          </w:rPr>
          <w:fldChar w:fldCharType="end"/>
        </w:r>
      </w:hyperlink>
    </w:p>
    <w:p w14:paraId="17849947" w14:textId="0DA4525D" w:rsidR="00C6051E" w:rsidRDefault="00C6051E">
      <w:pPr>
        <w:pStyle w:val="TOC1"/>
        <w:tabs>
          <w:tab w:val="left" w:pos="1400"/>
          <w:tab w:val="right" w:leader="dot" w:pos="10457"/>
        </w:tabs>
        <w:rPr>
          <w:rFonts w:eastAsiaTheme="minorEastAsia" w:cstheme="minorBidi"/>
          <w:b w:val="0"/>
          <w:bCs w:val="0"/>
          <w:caps w:val="0"/>
          <w:noProof/>
          <w:kern w:val="2"/>
          <w:sz w:val="24"/>
          <w:szCs w:val="24"/>
          <w:lang w:eastAsia="en-GB"/>
          <w14:ligatures w14:val="standardContextual"/>
        </w:rPr>
      </w:pPr>
      <w:hyperlink w:anchor="_Toc173405076" w:history="1">
        <w:r w:rsidRPr="00351A47">
          <w:rPr>
            <w:rStyle w:val="Hyperlink"/>
            <w:rFonts w:ascii="Times New Roman" w:hAnsi="Times New Roman" w:cs="Times New Roman"/>
            <w:noProof/>
          </w:rPr>
          <w:t>Annex E:</w:t>
        </w:r>
        <w:r>
          <w:rPr>
            <w:rFonts w:eastAsiaTheme="minorEastAsia" w:cstheme="minorBidi"/>
            <w:b w:val="0"/>
            <w:bCs w:val="0"/>
            <w:caps w:val="0"/>
            <w:noProof/>
            <w:kern w:val="2"/>
            <w:sz w:val="24"/>
            <w:szCs w:val="24"/>
            <w:lang w:eastAsia="en-GB"/>
            <w14:ligatures w14:val="standardContextual"/>
          </w:rPr>
          <w:tab/>
        </w:r>
        <w:r w:rsidRPr="00351A47">
          <w:rPr>
            <w:rStyle w:val="Hyperlink"/>
            <w:rFonts w:ascii="Times New Roman" w:hAnsi="Times New Roman" w:cs="Times New Roman"/>
            <w:noProof/>
          </w:rPr>
          <w:t>List of draft TSs/TRs agreed at RAN1 #117</w:t>
        </w:r>
        <w:r>
          <w:rPr>
            <w:noProof/>
            <w:webHidden/>
          </w:rPr>
          <w:tab/>
        </w:r>
        <w:r>
          <w:rPr>
            <w:noProof/>
            <w:webHidden/>
          </w:rPr>
          <w:fldChar w:fldCharType="begin"/>
        </w:r>
        <w:r>
          <w:rPr>
            <w:noProof/>
            <w:webHidden/>
          </w:rPr>
          <w:instrText xml:space="preserve"> PAGEREF _Toc173405076 \h </w:instrText>
        </w:r>
        <w:r>
          <w:rPr>
            <w:noProof/>
            <w:webHidden/>
          </w:rPr>
        </w:r>
        <w:r>
          <w:rPr>
            <w:noProof/>
            <w:webHidden/>
          </w:rPr>
          <w:fldChar w:fldCharType="separate"/>
        </w:r>
        <w:r>
          <w:rPr>
            <w:noProof/>
            <w:webHidden/>
          </w:rPr>
          <w:t>158</w:t>
        </w:r>
        <w:r>
          <w:rPr>
            <w:noProof/>
            <w:webHidden/>
          </w:rPr>
          <w:fldChar w:fldCharType="end"/>
        </w:r>
      </w:hyperlink>
    </w:p>
    <w:p w14:paraId="54F8EB25" w14:textId="615E227A" w:rsidR="00C6051E" w:rsidRDefault="00C6051E">
      <w:pPr>
        <w:pStyle w:val="TOC1"/>
        <w:tabs>
          <w:tab w:val="left" w:pos="1200"/>
          <w:tab w:val="right" w:leader="dot" w:pos="10457"/>
        </w:tabs>
        <w:rPr>
          <w:rFonts w:eastAsiaTheme="minorEastAsia" w:cstheme="minorBidi"/>
          <w:b w:val="0"/>
          <w:bCs w:val="0"/>
          <w:caps w:val="0"/>
          <w:noProof/>
          <w:kern w:val="2"/>
          <w:sz w:val="24"/>
          <w:szCs w:val="24"/>
          <w:lang w:eastAsia="en-GB"/>
          <w14:ligatures w14:val="standardContextual"/>
        </w:rPr>
      </w:pPr>
      <w:hyperlink w:anchor="_Toc173405077" w:history="1">
        <w:r w:rsidRPr="00351A47">
          <w:rPr>
            <w:rStyle w:val="Hyperlink"/>
            <w:rFonts w:ascii="Times New Roman" w:hAnsi="Times New Roman" w:cs="Times New Roman"/>
            <w:noProof/>
          </w:rPr>
          <w:t>Annex F:</w:t>
        </w:r>
        <w:r>
          <w:rPr>
            <w:rFonts w:eastAsiaTheme="minorEastAsia" w:cstheme="minorBidi"/>
            <w:b w:val="0"/>
            <w:bCs w:val="0"/>
            <w:caps w:val="0"/>
            <w:noProof/>
            <w:kern w:val="2"/>
            <w:sz w:val="24"/>
            <w:szCs w:val="24"/>
            <w:lang w:eastAsia="en-GB"/>
            <w14:ligatures w14:val="standardContextual"/>
          </w:rPr>
          <w:tab/>
        </w:r>
        <w:r w:rsidRPr="00351A47">
          <w:rPr>
            <w:rStyle w:val="Hyperlink"/>
            <w:rFonts w:ascii="Times New Roman" w:hAnsi="Times New Roman" w:cs="Times New Roman"/>
            <w:noProof/>
          </w:rPr>
          <w:t>List of actions</w:t>
        </w:r>
        <w:r>
          <w:rPr>
            <w:noProof/>
            <w:webHidden/>
          </w:rPr>
          <w:tab/>
        </w:r>
        <w:r>
          <w:rPr>
            <w:noProof/>
            <w:webHidden/>
          </w:rPr>
          <w:fldChar w:fldCharType="begin"/>
        </w:r>
        <w:r>
          <w:rPr>
            <w:noProof/>
            <w:webHidden/>
          </w:rPr>
          <w:instrText xml:space="preserve"> PAGEREF _Toc173405077 \h </w:instrText>
        </w:r>
        <w:r>
          <w:rPr>
            <w:noProof/>
            <w:webHidden/>
          </w:rPr>
        </w:r>
        <w:r>
          <w:rPr>
            <w:noProof/>
            <w:webHidden/>
          </w:rPr>
          <w:fldChar w:fldCharType="separate"/>
        </w:r>
        <w:r>
          <w:rPr>
            <w:noProof/>
            <w:webHidden/>
          </w:rPr>
          <w:t>159</w:t>
        </w:r>
        <w:r>
          <w:rPr>
            <w:noProof/>
            <w:webHidden/>
          </w:rPr>
          <w:fldChar w:fldCharType="end"/>
        </w:r>
      </w:hyperlink>
    </w:p>
    <w:p w14:paraId="6C61C6AD" w14:textId="6D94518B" w:rsidR="00C6051E" w:rsidRDefault="00C6051E">
      <w:pPr>
        <w:pStyle w:val="TOC1"/>
        <w:tabs>
          <w:tab w:val="left" w:pos="1400"/>
          <w:tab w:val="right" w:leader="dot" w:pos="10457"/>
        </w:tabs>
        <w:rPr>
          <w:rFonts w:eastAsiaTheme="minorEastAsia" w:cstheme="minorBidi"/>
          <w:b w:val="0"/>
          <w:bCs w:val="0"/>
          <w:caps w:val="0"/>
          <w:noProof/>
          <w:kern w:val="2"/>
          <w:sz w:val="24"/>
          <w:szCs w:val="24"/>
          <w:lang w:eastAsia="en-GB"/>
          <w14:ligatures w14:val="standardContextual"/>
        </w:rPr>
      </w:pPr>
      <w:hyperlink w:anchor="_Toc173405078" w:history="1">
        <w:r w:rsidRPr="00351A47">
          <w:rPr>
            <w:rStyle w:val="Hyperlink"/>
            <w:rFonts w:ascii="Times New Roman" w:hAnsi="Times New Roman" w:cs="Times New Roman"/>
            <w:noProof/>
          </w:rPr>
          <w:t>Annex G:</w:t>
        </w:r>
        <w:r>
          <w:rPr>
            <w:rFonts w:eastAsiaTheme="minorEastAsia" w:cstheme="minorBidi"/>
            <w:b w:val="0"/>
            <w:bCs w:val="0"/>
            <w:caps w:val="0"/>
            <w:noProof/>
            <w:kern w:val="2"/>
            <w:sz w:val="24"/>
            <w:szCs w:val="24"/>
            <w:lang w:eastAsia="en-GB"/>
            <w14:ligatures w14:val="standardContextual"/>
          </w:rPr>
          <w:tab/>
        </w:r>
        <w:r w:rsidRPr="00351A47">
          <w:rPr>
            <w:rStyle w:val="Hyperlink"/>
            <w:rFonts w:ascii="Times New Roman" w:hAnsi="Times New Roman" w:cs="Times New Roman"/>
            <w:noProof/>
          </w:rPr>
          <w:t>List of participants at RAN1 #117</w:t>
        </w:r>
        <w:r>
          <w:rPr>
            <w:noProof/>
            <w:webHidden/>
          </w:rPr>
          <w:tab/>
        </w:r>
        <w:r>
          <w:rPr>
            <w:noProof/>
            <w:webHidden/>
          </w:rPr>
          <w:fldChar w:fldCharType="begin"/>
        </w:r>
        <w:r>
          <w:rPr>
            <w:noProof/>
            <w:webHidden/>
          </w:rPr>
          <w:instrText xml:space="preserve"> PAGEREF _Toc173405078 \h </w:instrText>
        </w:r>
        <w:r>
          <w:rPr>
            <w:noProof/>
            <w:webHidden/>
          </w:rPr>
        </w:r>
        <w:r>
          <w:rPr>
            <w:noProof/>
            <w:webHidden/>
          </w:rPr>
          <w:fldChar w:fldCharType="separate"/>
        </w:r>
        <w:r>
          <w:rPr>
            <w:noProof/>
            <w:webHidden/>
          </w:rPr>
          <w:t>169</w:t>
        </w:r>
        <w:r>
          <w:rPr>
            <w:noProof/>
            <w:webHidden/>
          </w:rPr>
          <w:fldChar w:fldCharType="end"/>
        </w:r>
      </w:hyperlink>
    </w:p>
    <w:p w14:paraId="7E0FCBB0" w14:textId="774854F4" w:rsidR="00C6051E" w:rsidRDefault="00C6051E">
      <w:pPr>
        <w:pStyle w:val="TOC1"/>
        <w:tabs>
          <w:tab w:val="left" w:pos="1400"/>
          <w:tab w:val="right" w:leader="dot" w:pos="10457"/>
        </w:tabs>
        <w:rPr>
          <w:rFonts w:eastAsiaTheme="minorEastAsia" w:cstheme="minorBidi"/>
          <w:b w:val="0"/>
          <w:bCs w:val="0"/>
          <w:caps w:val="0"/>
          <w:noProof/>
          <w:kern w:val="2"/>
          <w:sz w:val="24"/>
          <w:szCs w:val="24"/>
          <w:lang w:eastAsia="en-GB"/>
          <w14:ligatures w14:val="standardContextual"/>
        </w:rPr>
      </w:pPr>
      <w:hyperlink w:anchor="_Toc173405079" w:history="1">
        <w:r w:rsidRPr="00351A47">
          <w:rPr>
            <w:rStyle w:val="Hyperlink"/>
            <w:rFonts w:ascii="Times New Roman" w:hAnsi="Times New Roman" w:cs="Times New Roman"/>
            <w:noProof/>
          </w:rPr>
          <w:t>Annex H:</w:t>
        </w:r>
        <w:r>
          <w:rPr>
            <w:rFonts w:eastAsiaTheme="minorEastAsia" w:cstheme="minorBidi"/>
            <w:b w:val="0"/>
            <w:bCs w:val="0"/>
            <w:caps w:val="0"/>
            <w:noProof/>
            <w:kern w:val="2"/>
            <w:sz w:val="24"/>
            <w:szCs w:val="24"/>
            <w:lang w:eastAsia="en-GB"/>
            <w14:ligatures w14:val="standardContextual"/>
          </w:rPr>
          <w:tab/>
        </w:r>
        <w:r w:rsidRPr="00351A47">
          <w:rPr>
            <w:rStyle w:val="Hyperlink"/>
            <w:rFonts w:ascii="Times New Roman" w:hAnsi="Times New Roman" w:cs="Times New Roman"/>
            <w:noProof/>
          </w:rPr>
          <w:t xml:space="preserve">TSG RAN WG1 meetings in </w:t>
        </w:r>
        <w:r w:rsidRPr="00351A47">
          <w:rPr>
            <w:rStyle w:val="Hyperlink"/>
            <w:rFonts w:ascii="Times New Roman" w:eastAsia="MS Mincho" w:hAnsi="Times New Roman" w:cs="Times New Roman"/>
            <w:noProof/>
            <w:lang w:eastAsia="ja-JP"/>
          </w:rPr>
          <w:t>2024 – 2025</w:t>
        </w:r>
        <w:r>
          <w:rPr>
            <w:noProof/>
            <w:webHidden/>
          </w:rPr>
          <w:tab/>
        </w:r>
        <w:r>
          <w:rPr>
            <w:noProof/>
            <w:webHidden/>
          </w:rPr>
          <w:fldChar w:fldCharType="begin"/>
        </w:r>
        <w:r>
          <w:rPr>
            <w:noProof/>
            <w:webHidden/>
          </w:rPr>
          <w:instrText xml:space="preserve"> PAGEREF _Toc173405079 \h </w:instrText>
        </w:r>
        <w:r>
          <w:rPr>
            <w:noProof/>
            <w:webHidden/>
          </w:rPr>
        </w:r>
        <w:r>
          <w:rPr>
            <w:noProof/>
            <w:webHidden/>
          </w:rPr>
          <w:fldChar w:fldCharType="separate"/>
        </w:r>
        <w:r>
          <w:rPr>
            <w:noProof/>
            <w:webHidden/>
          </w:rPr>
          <w:t>170</w:t>
        </w:r>
        <w:r>
          <w:rPr>
            <w:noProof/>
            <w:webHidden/>
          </w:rPr>
          <w:fldChar w:fldCharType="end"/>
        </w:r>
      </w:hyperlink>
    </w:p>
    <w:p w14:paraId="51C5874D" w14:textId="3F060E0E" w:rsidR="00666408" w:rsidRPr="009537ED" w:rsidRDefault="00011381" w:rsidP="009643F7">
      <w:pPr>
        <w:rPr>
          <w:rFonts w:ascii="Times New Roman" w:hAnsi="Times New Roman"/>
          <w:szCs w:val="20"/>
        </w:rPr>
      </w:pPr>
      <w:r w:rsidRPr="009537ED">
        <w:rPr>
          <w:rFonts w:ascii="Times New Roman" w:hAnsi="Times New Roman" w:cstheme="minorHAnsi"/>
          <w:b/>
          <w:bCs/>
          <w:caps/>
          <w:szCs w:val="20"/>
        </w:rPr>
        <w:fldChar w:fldCharType="end"/>
      </w:r>
    </w:p>
    <w:p w14:paraId="21E4648C" w14:textId="167195EA" w:rsidR="005F6CF6" w:rsidRPr="009537ED" w:rsidRDefault="005F6CF6" w:rsidP="009643F7">
      <w:pPr>
        <w:pBdr>
          <w:bottom w:val="single" w:sz="12" w:space="1" w:color="auto"/>
        </w:pBdr>
        <w:rPr>
          <w:rFonts w:ascii="Times New Roman" w:hAnsi="Times New Roman"/>
          <w:b/>
          <w:szCs w:val="20"/>
        </w:rPr>
      </w:pPr>
      <w:r w:rsidRPr="009537ED">
        <w:rPr>
          <w:rFonts w:ascii="Times New Roman" w:hAnsi="Times New Roman"/>
          <w:b/>
          <w:szCs w:val="20"/>
        </w:rPr>
        <w:br w:type="page"/>
      </w:r>
      <w:r w:rsidRPr="009537ED">
        <w:rPr>
          <w:rFonts w:ascii="Times New Roman" w:hAnsi="Times New Roman"/>
          <w:b/>
          <w:szCs w:val="20"/>
        </w:rPr>
        <w:lastRenderedPageBreak/>
        <w:t>Main</w:t>
      </w:r>
      <w:r w:rsidR="00233210" w:rsidRPr="009537ED">
        <w:rPr>
          <w:rFonts w:ascii="Times New Roman" w:hAnsi="Times New Roman"/>
          <w:b/>
          <w:szCs w:val="20"/>
        </w:rPr>
        <w:t xml:space="preserve"> </w:t>
      </w:r>
      <w:r w:rsidRPr="009537ED">
        <w:rPr>
          <w:rFonts w:ascii="Times New Roman" w:hAnsi="Times New Roman"/>
          <w:b/>
          <w:szCs w:val="20"/>
        </w:rPr>
        <w:t>facts</w:t>
      </w:r>
      <w:r w:rsidR="00233210" w:rsidRPr="009537ED">
        <w:rPr>
          <w:rFonts w:ascii="Times New Roman" w:hAnsi="Times New Roman"/>
          <w:b/>
          <w:szCs w:val="20"/>
        </w:rPr>
        <w:t xml:space="preserve"> </w:t>
      </w:r>
      <w:r w:rsidRPr="009537ED">
        <w:rPr>
          <w:rFonts w:ascii="Times New Roman" w:hAnsi="Times New Roman"/>
          <w:b/>
          <w:szCs w:val="20"/>
        </w:rPr>
        <w:t>summary</w:t>
      </w:r>
    </w:p>
    <w:p w14:paraId="51F224F4" w14:textId="77777777" w:rsidR="005F6CF6" w:rsidRPr="009537ED" w:rsidRDefault="005F6CF6" w:rsidP="009643F7">
      <w:pPr>
        <w:rPr>
          <w:rFonts w:ascii="Times New Roman" w:eastAsia="SimSun" w:hAnsi="Times New Roman"/>
          <w:kern w:val="2"/>
          <w:szCs w:val="20"/>
        </w:rPr>
      </w:pPr>
    </w:p>
    <w:p w14:paraId="7AE1E8B6" w14:textId="1B7FCD5A" w:rsidR="0062331D" w:rsidRPr="009537ED" w:rsidRDefault="0062331D" w:rsidP="00D7097B">
      <w:pPr>
        <w:rPr>
          <w:rFonts w:ascii="Times New Roman" w:eastAsia="SimSun" w:hAnsi="Times New Roman"/>
          <w:kern w:val="2"/>
          <w:szCs w:val="20"/>
        </w:rPr>
      </w:pPr>
      <w:r w:rsidRPr="009537ED">
        <w:rPr>
          <w:rFonts w:ascii="Times New Roman" w:eastAsia="SimSun" w:hAnsi="Times New Roman"/>
          <w:kern w:val="2"/>
          <w:szCs w:val="20"/>
        </w:rPr>
        <w:t>The 3GPP TSG WG RAN1</w:t>
      </w:r>
      <w:r w:rsidR="00A06162">
        <w:rPr>
          <w:rFonts w:ascii="Times New Roman" w:eastAsia="SimSun" w:hAnsi="Times New Roman"/>
          <w:kern w:val="2"/>
          <w:szCs w:val="20"/>
        </w:rPr>
        <w:t>#117</w:t>
      </w:r>
      <w:r w:rsidRPr="009537ED">
        <w:rPr>
          <w:rFonts w:ascii="Times New Roman" w:eastAsia="SimSun" w:hAnsi="Times New Roman"/>
          <w:kern w:val="2"/>
          <w:szCs w:val="20"/>
        </w:rPr>
        <w:t xml:space="preserve"> meeting, hosted by</w:t>
      </w:r>
      <w:r w:rsidR="00AE38CD" w:rsidRPr="009537ED">
        <w:rPr>
          <w:rFonts w:ascii="Times New Roman" w:eastAsia="SimSun" w:hAnsi="Times New Roman"/>
          <w:kern w:val="2"/>
          <w:szCs w:val="20"/>
        </w:rPr>
        <w:t xml:space="preserve"> </w:t>
      </w:r>
      <w:r w:rsidR="00D7097B">
        <w:rPr>
          <w:rFonts w:ascii="Times New Roman" w:eastAsia="SimSun" w:hAnsi="Times New Roman"/>
          <w:kern w:val="2"/>
          <w:szCs w:val="20"/>
        </w:rPr>
        <w:t>J</w:t>
      </w:r>
      <w:r w:rsidR="0057146E">
        <w:rPr>
          <w:rFonts w:ascii="Times New Roman" w:eastAsia="SimSun" w:hAnsi="Times New Roman"/>
          <w:kern w:val="2"/>
          <w:szCs w:val="20"/>
        </w:rPr>
        <w:t>F3 (</w:t>
      </w:r>
      <w:r w:rsidR="00D7097B">
        <w:rPr>
          <w:rFonts w:ascii="Times New Roman" w:eastAsia="SimSun" w:hAnsi="Times New Roman"/>
          <w:kern w:val="2"/>
          <w:szCs w:val="20"/>
        </w:rPr>
        <w:t>Japanese</w:t>
      </w:r>
      <w:r w:rsidR="0057146E">
        <w:rPr>
          <w:rFonts w:ascii="Times New Roman" w:eastAsia="SimSun" w:hAnsi="Times New Roman"/>
          <w:kern w:val="2"/>
          <w:szCs w:val="20"/>
        </w:rPr>
        <w:t xml:space="preserve"> Friends of 3GPP)</w:t>
      </w:r>
      <w:r w:rsidRPr="009537ED">
        <w:rPr>
          <w:rFonts w:ascii="Times New Roman" w:eastAsia="SimSun" w:hAnsi="Times New Roman"/>
          <w:kern w:val="2"/>
          <w:szCs w:val="20"/>
        </w:rPr>
        <w:t>, was held at the</w:t>
      </w:r>
      <w:r w:rsidR="003443C0" w:rsidRPr="003443C0">
        <w:t xml:space="preserve"> </w:t>
      </w:r>
      <w:r w:rsidR="00D7097B">
        <w:t>Hakata International Exhibition Hall &amp; Conference Center, Fukuoka City, Japan</w:t>
      </w:r>
      <w:r w:rsidR="0057146E">
        <w:rPr>
          <w:rFonts w:ascii="Times New Roman" w:eastAsia="SimSun" w:hAnsi="Times New Roman"/>
          <w:kern w:val="2"/>
          <w:szCs w:val="20"/>
        </w:rPr>
        <w:t>.</w:t>
      </w:r>
    </w:p>
    <w:p w14:paraId="47A992E4" w14:textId="601DC0A3" w:rsidR="0062331D" w:rsidRPr="00181811" w:rsidRDefault="0062331D" w:rsidP="0062331D">
      <w:pPr>
        <w:rPr>
          <w:kern w:val="2"/>
        </w:rPr>
      </w:pPr>
      <w:r w:rsidRPr="008166A8">
        <w:rPr>
          <w:rFonts w:ascii="Times New Roman" w:eastAsia="SimSun" w:hAnsi="Times New Roman"/>
          <w:kern w:val="2"/>
          <w:szCs w:val="20"/>
        </w:rPr>
        <w:t xml:space="preserve">The meeting started at 9:00 on Monday </w:t>
      </w:r>
      <w:r w:rsidR="00D7097B" w:rsidRPr="008166A8">
        <w:rPr>
          <w:rFonts w:ascii="Times New Roman" w:eastAsia="SimSun" w:hAnsi="Times New Roman"/>
          <w:kern w:val="2"/>
          <w:szCs w:val="20"/>
        </w:rPr>
        <w:t>20</w:t>
      </w:r>
      <w:r w:rsidR="00FA08F9" w:rsidRPr="008166A8">
        <w:rPr>
          <w:rFonts w:ascii="Times New Roman" w:eastAsia="SimSun" w:hAnsi="Times New Roman"/>
          <w:kern w:val="2"/>
          <w:szCs w:val="20"/>
          <w:vertAlign w:val="superscript"/>
        </w:rPr>
        <w:t>th</w:t>
      </w:r>
      <w:r w:rsidR="0057146E" w:rsidRPr="008166A8">
        <w:rPr>
          <w:rFonts w:ascii="Times New Roman" w:eastAsia="SimSun" w:hAnsi="Times New Roman"/>
          <w:kern w:val="2"/>
          <w:szCs w:val="20"/>
        </w:rPr>
        <w:t xml:space="preserve"> </w:t>
      </w:r>
      <w:r w:rsidR="00D7097B" w:rsidRPr="008166A8">
        <w:rPr>
          <w:rFonts w:ascii="Times New Roman" w:eastAsia="SimSun" w:hAnsi="Times New Roman"/>
          <w:kern w:val="2"/>
          <w:szCs w:val="20"/>
        </w:rPr>
        <w:t>May</w:t>
      </w:r>
      <w:r w:rsidR="00FA08F9" w:rsidRPr="008166A8">
        <w:rPr>
          <w:rFonts w:ascii="Times New Roman" w:eastAsia="SimSun" w:hAnsi="Times New Roman"/>
          <w:kern w:val="2"/>
          <w:szCs w:val="20"/>
        </w:rPr>
        <w:t xml:space="preserve"> </w:t>
      </w:r>
      <w:r w:rsidRPr="008166A8">
        <w:rPr>
          <w:rFonts w:ascii="Times New Roman" w:eastAsia="SimSun" w:hAnsi="Times New Roman"/>
          <w:kern w:val="2"/>
          <w:szCs w:val="20"/>
        </w:rPr>
        <w:t xml:space="preserve">and finished at </w:t>
      </w:r>
      <w:r w:rsidRPr="008166A8">
        <w:rPr>
          <w:kern w:val="2"/>
        </w:rPr>
        <w:t>1</w:t>
      </w:r>
      <w:r w:rsidR="00181811" w:rsidRPr="008166A8">
        <w:rPr>
          <w:kern w:val="2"/>
        </w:rPr>
        <w:t>5</w:t>
      </w:r>
      <w:r w:rsidRPr="008166A8">
        <w:rPr>
          <w:kern w:val="2"/>
        </w:rPr>
        <w:t>:</w:t>
      </w:r>
      <w:r w:rsidR="008166A8" w:rsidRPr="008166A8">
        <w:rPr>
          <w:kern w:val="2"/>
        </w:rPr>
        <w:t>55</w:t>
      </w:r>
      <w:r w:rsidRPr="008166A8">
        <w:rPr>
          <w:kern w:val="2"/>
        </w:rPr>
        <w:t xml:space="preserve"> </w:t>
      </w:r>
      <w:r w:rsidR="00CA69C5" w:rsidRPr="008166A8">
        <w:rPr>
          <w:kern w:val="2"/>
        </w:rPr>
        <w:t xml:space="preserve">(local time) </w:t>
      </w:r>
      <w:r w:rsidRPr="008166A8">
        <w:rPr>
          <w:kern w:val="2"/>
        </w:rPr>
        <w:t xml:space="preserve">on Friday </w:t>
      </w:r>
      <w:r w:rsidR="00D7097B" w:rsidRPr="008166A8">
        <w:rPr>
          <w:kern w:val="2"/>
        </w:rPr>
        <w:t>24</w:t>
      </w:r>
      <w:r w:rsidR="0057146E" w:rsidRPr="008166A8">
        <w:rPr>
          <w:kern w:val="2"/>
          <w:vertAlign w:val="superscript"/>
        </w:rPr>
        <w:t>th</w:t>
      </w:r>
      <w:r w:rsidR="0057146E" w:rsidRPr="008166A8">
        <w:rPr>
          <w:kern w:val="2"/>
        </w:rPr>
        <w:t xml:space="preserve"> </w:t>
      </w:r>
      <w:r w:rsidR="00D7097B" w:rsidRPr="008166A8">
        <w:rPr>
          <w:kern w:val="2"/>
        </w:rPr>
        <w:t>May</w:t>
      </w:r>
      <w:r w:rsidR="00AF1852" w:rsidRPr="008166A8">
        <w:rPr>
          <w:kern w:val="2"/>
        </w:rPr>
        <w:t xml:space="preserve"> </w:t>
      </w:r>
      <w:r w:rsidR="00E6735E" w:rsidRPr="008166A8">
        <w:rPr>
          <w:kern w:val="2"/>
        </w:rPr>
        <w:t>202</w:t>
      </w:r>
      <w:r w:rsidR="003443C0" w:rsidRPr="008166A8">
        <w:rPr>
          <w:kern w:val="2"/>
        </w:rPr>
        <w:t>4</w:t>
      </w:r>
      <w:r w:rsidRPr="008166A8">
        <w:rPr>
          <w:kern w:val="2"/>
        </w:rPr>
        <w:t>.</w:t>
      </w:r>
    </w:p>
    <w:p w14:paraId="4F750992" w14:textId="77777777" w:rsidR="0062331D" w:rsidRPr="00CA69C5" w:rsidRDefault="0062331D" w:rsidP="0062331D">
      <w:pPr>
        <w:rPr>
          <w:rFonts w:ascii="Times New Roman" w:eastAsia="SimSun" w:hAnsi="Times New Roman"/>
          <w:kern w:val="2"/>
          <w:szCs w:val="20"/>
        </w:rPr>
      </w:pPr>
    </w:p>
    <w:p w14:paraId="1197CF28" w14:textId="0F48ED32" w:rsidR="0062331D" w:rsidRPr="007E493C" w:rsidRDefault="0062331D" w:rsidP="0062331D">
      <w:pPr>
        <w:rPr>
          <w:rFonts w:ascii="Times New Roman" w:eastAsia="MS Mincho" w:hAnsi="Times New Roman"/>
          <w:szCs w:val="20"/>
          <w:lang w:eastAsia="ja-JP"/>
        </w:rPr>
      </w:pPr>
      <w:r w:rsidRPr="007E493C">
        <w:rPr>
          <w:rFonts w:ascii="Times New Roman" w:eastAsia="MS Mincho" w:hAnsi="Times New Roman"/>
          <w:szCs w:val="20"/>
          <w:lang w:eastAsia="ja-JP"/>
        </w:rPr>
        <w:t xml:space="preserve">The number of attending delegates, having confirmed their participation through the electronic check-in application, was </w:t>
      </w:r>
      <w:r w:rsidR="007E493C" w:rsidRPr="007E493C">
        <w:rPr>
          <w:rFonts w:ascii="Times New Roman" w:eastAsia="MS Mincho" w:hAnsi="Times New Roman"/>
          <w:b/>
          <w:bCs/>
          <w:szCs w:val="20"/>
          <w:lang w:eastAsia="ja-JP"/>
        </w:rPr>
        <w:t>633</w:t>
      </w:r>
      <w:r w:rsidRPr="007E493C">
        <w:rPr>
          <w:rFonts w:ascii="Times New Roman" w:eastAsia="MS Mincho" w:hAnsi="Times New Roman"/>
          <w:b/>
          <w:szCs w:val="20"/>
          <w:lang w:eastAsia="ja-JP"/>
        </w:rPr>
        <w:t>.</w:t>
      </w:r>
    </w:p>
    <w:p w14:paraId="07F2E037" w14:textId="74A8DAB3" w:rsidR="0062331D" w:rsidRPr="009537ED" w:rsidRDefault="0062331D" w:rsidP="0062331D">
      <w:pPr>
        <w:rPr>
          <w:rFonts w:ascii="Times New Roman" w:eastAsia="MS Mincho" w:hAnsi="Times New Roman"/>
          <w:szCs w:val="20"/>
          <w:lang w:eastAsia="ja-JP"/>
        </w:rPr>
      </w:pPr>
      <w:r w:rsidRPr="007E493C">
        <w:rPr>
          <w:rFonts w:ascii="Times New Roman" w:eastAsia="MS Mincho" w:hAnsi="Times New Roman"/>
          <w:szCs w:val="20"/>
          <w:lang w:eastAsia="ja-JP"/>
        </w:rPr>
        <w:t xml:space="preserve">Note that the number of registered (F2F) was </w:t>
      </w:r>
      <w:r w:rsidR="00CA69C5" w:rsidRPr="007E493C">
        <w:rPr>
          <w:rFonts w:ascii="Times New Roman" w:eastAsia="MS Mincho" w:hAnsi="Times New Roman"/>
          <w:szCs w:val="20"/>
          <w:lang w:eastAsia="ja-JP"/>
        </w:rPr>
        <w:t>8</w:t>
      </w:r>
      <w:r w:rsidR="007E493C" w:rsidRPr="007E493C">
        <w:rPr>
          <w:rFonts w:ascii="Times New Roman" w:eastAsia="MS Mincho" w:hAnsi="Times New Roman"/>
          <w:szCs w:val="20"/>
          <w:lang w:eastAsia="ja-JP"/>
        </w:rPr>
        <w:t>0</w:t>
      </w:r>
      <w:r w:rsidR="00CA69C5" w:rsidRPr="007E493C">
        <w:rPr>
          <w:rFonts w:ascii="Times New Roman" w:eastAsia="MS Mincho" w:hAnsi="Times New Roman"/>
          <w:szCs w:val="20"/>
          <w:lang w:eastAsia="ja-JP"/>
        </w:rPr>
        <w:t>3</w:t>
      </w:r>
      <w:r w:rsidRPr="007E493C">
        <w:rPr>
          <w:rFonts w:ascii="Times New Roman" w:eastAsia="MS Mincho" w:hAnsi="Times New Roman"/>
          <w:szCs w:val="20"/>
          <w:lang w:eastAsia="ja-JP"/>
        </w:rPr>
        <w:t xml:space="preserve">, and the number of registered (online participation) was </w:t>
      </w:r>
      <w:r w:rsidR="00CA69C5" w:rsidRPr="007E493C">
        <w:rPr>
          <w:rFonts w:ascii="Times New Roman" w:eastAsia="MS Mincho" w:hAnsi="Times New Roman"/>
          <w:szCs w:val="20"/>
          <w:lang w:eastAsia="ja-JP"/>
        </w:rPr>
        <w:t>2</w:t>
      </w:r>
      <w:r w:rsidR="007E493C" w:rsidRPr="007E493C">
        <w:rPr>
          <w:rFonts w:ascii="Times New Roman" w:eastAsia="MS Mincho" w:hAnsi="Times New Roman"/>
          <w:szCs w:val="20"/>
          <w:lang w:eastAsia="ja-JP"/>
        </w:rPr>
        <w:t>9</w:t>
      </w:r>
      <w:r w:rsidR="00CA69C5" w:rsidRPr="007E493C">
        <w:rPr>
          <w:rFonts w:ascii="Times New Roman" w:eastAsia="MS Mincho" w:hAnsi="Times New Roman"/>
          <w:szCs w:val="20"/>
          <w:lang w:eastAsia="ja-JP"/>
        </w:rPr>
        <w:t>7</w:t>
      </w:r>
      <w:r w:rsidRPr="007E493C">
        <w:rPr>
          <w:rFonts w:ascii="Times New Roman" w:eastAsia="MS Mincho" w:hAnsi="Times New Roman"/>
          <w:szCs w:val="20"/>
          <w:lang w:eastAsia="ja-JP"/>
        </w:rPr>
        <w:t>.</w:t>
      </w:r>
    </w:p>
    <w:p w14:paraId="013A776F" w14:textId="2D3D3386" w:rsidR="003665D0" w:rsidRPr="009537ED" w:rsidRDefault="003665D0" w:rsidP="003665D0">
      <w:pPr>
        <w:rPr>
          <w:rFonts w:ascii="Times New Roman" w:eastAsia="MS Mincho" w:hAnsi="Times New Roman"/>
          <w:szCs w:val="20"/>
          <w:lang w:eastAsia="ja-JP"/>
        </w:rPr>
      </w:pPr>
    </w:p>
    <w:p w14:paraId="6124487D" w14:textId="23EC0448" w:rsidR="0057146E" w:rsidRPr="009537ED" w:rsidRDefault="00DD4558" w:rsidP="0057146E">
      <w:pPr>
        <w:rPr>
          <w:rFonts w:ascii="Times New Roman" w:eastAsia="MS Mincho" w:hAnsi="Times New Roman"/>
          <w:szCs w:val="20"/>
          <w:lang w:eastAsia="ja-JP"/>
        </w:rPr>
      </w:pPr>
      <w:r w:rsidRPr="009537ED">
        <w:rPr>
          <w:rFonts w:ascii="Times New Roman" w:eastAsia="MS Mincho" w:hAnsi="Times New Roman"/>
          <w:szCs w:val="20"/>
          <w:lang w:eastAsia="ja-JP"/>
        </w:rPr>
        <w:t>As RAN1</w:t>
      </w:r>
      <w:r w:rsidR="00A06162">
        <w:rPr>
          <w:rFonts w:ascii="Times New Roman" w:eastAsia="MS Mincho" w:hAnsi="Times New Roman"/>
          <w:szCs w:val="20"/>
          <w:lang w:eastAsia="ja-JP"/>
        </w:rPr>
        <w:t>#117</w:t>
      </w:r>
      <w:r w:rsidRPr="009537ED">
        <w:rPr>
          <w:rFonts w:ascii="Times New Roman" w:eastAsia="MS Mincho" w:hAnsi="Times New Roman"/>
          <w:szCs w:val="20"/>
          <w:lang w:eastAsia="ja-JP"/>
        </w:rPr>
        <w:t xml:space="preserve"> was a Face-to-Face meeting with </w:t>
      </w:r>
      <w:r w:rsidR="003443C0">
        <w:rPr>
          <w:rFonts w:ascii="Times New Roman" w:eastAsia="MS Mincho" w:hAnsi="Times New Roman"/>
          <w:szCs w:val="20"/>
          <w:lang w:eastAsia="ja-JP"/>
        </w:rPr>
        <w:t>one</w:t>
      </w:r>
      <w:r w:rsidRPr="009537ED">
        <w:rPr>
          <w:rFonts w:ascii="Times New Roman" w:eastAsia="MS Mincho" w:hAnsi="Times New Roman"/>
          <w:szCs w:val="20"/>
          <w:lang w:eastAsia="ja-JP"/>
        </w:rPr>
        <w:t xml:space="preserve">-way remote participation, GoToWebinar (GTW - for the 3 online sessions) </w:t>
      </w:r>
      <w:r w:rsidR="0057146E" w:rsidRPr="009537ED">
        <w:rPr>
          <w:rFonts w:ascii="Times New Roman" w:eastAsia="MS Mincho" w:hAnsi="Times New Roman"/>
          <w:szCs w:val="20"/>
          <w:lang w:eastAsia="ja-JP"/>
        </w:rPr>
        <w:t>conference calls were set-up for the full duration of the meeting.</w:t>
      </w:r>
    </w:p>
    <w:p w14:paraId="5D1DC421" w14:textId="09635255" w:rsidR="0057146E" w:rsidRDefault="0057146E" w:rsidP="00DD4558">
      <w:pPr>
        <w:rPr>
          <w:rFonts w:ascii="Times New Roman" w:eastAsia="MS Mincho" w:hAnsi="Times New Roman"/>
          <w:szCs w:val="20"/>
          <w:lang w:eastAsia="ja-JP"/>
        </w:rPr>
      </w:pPr>
      <w:r>
        <w:rPr>
          <w:rFonts w:ascii="Times New Roman" w:eastAsia="MS Mincho" w:hAnsi="Times New Roman"/>
          <w:szCs w:val="20"/>
          <w:lang w:eastAsia="ja-JP"/>
        </w:rPr>
        <w:t xml:space="preserve">Note that to comply with </w:t>
      </w:r>
      <w:r w:rsidRPr="0057146E">
        <w:rPr>
          <w:rFonts w:ascii="Times New Roman" w:eastAsia="MS Mincho" w:hAnsi="Times New Roman"/>
          <w:szCs w:val="20"/>
          <w:lang w:eastAsia="ja-JP"/>
        </w:rPr>
        <w:t xml:space="preserve">MHPG decision, </w:t>
      </w:r>
      <w:r>
        <w:rPr>
          <w:rFonts w:ascii="Times New Roman" w:eastAsia="MS Mincho" w:hAnsi="Times New Roman"/>
          <w:szCs w:val="20"/>
          <w:lang w:eastAsia="ja-JP"/>
        </w:rPr>
        <w:t>namely that o</w:t>
      </w:r>
      <w:r w:rsidRPr="0057146E">
        <w:rPr>
          <w:rFonts w:ascii="Times New Roman" w:eastAsia="MS Mincho" w:hAnsi="Times New Roman"/>
          <w:szCs w:val="20"/>
          <w:lang w:eastAsia="ja-JP"/>
        </w:rPr>
        <w:t>ne-</w:t>
      </w:r>
      <w:r>
        <w:rPr>
          <w:rFonts w:ascii="Times New Roman" w:eastAsia="MS Mincho" w:hAnsi="Times New Roman"/>
          <w:szCs w:val="20"/>
          <w:lang w:eastAsia="ja-JP"/>
        </w:rPr>
        <w:t>w</w:t>
      </w:r>
      <w:r w:rsidRPr="0057146E">
        <w:rPr>
          <w:rFonts w:ascii="Times New Roman" w:eastAsia="MS Mincho" w:hAnsi="Times New Roman"/>
          <w:szCs w:val="20"/>
          <w:lang w:eastAsia="ja-JP"/>
        </w:rPr>
        <w:t xml:space="preserve">ay remote access is to be provided </w:t>
      </w:r>
      <w:r>
        <w:rPr>
          <w:rFonts w:ascii="Times New Roman" w:eastAsia="MS Mincho" w:hAnsi="Times New Roman"/>
          <w:szCs w:val="20"/>
          <w:lang w:eastAsia="ja-JP"/>
        </w:rPr>
        <w:t xml:space="preserve">only </w:t>
      </w:r>
      <w:r w:rsidRPr="0057146E">
        <w:rPr>
          <w:rFonts w:ascii="Times New Roman" w:eastAsia="MS Mincho" w:hAnsi="Times New Roman"/>
          <w:szCs w:val="20"/>
          <w:lang w:eastAsia="ja-JP"/>
        </w:rPr>
        <w:t xml:space="preserve">for </w:t>
      </w:r>
      <w:r>
        <w:rPr>
          <w:rFonts w:ascii="Times New Roman" w:eastAsia="MS Mincho" w:hAnsi="Times New Roman"/>
          <w:szCs w:val="20"/>
          <w:lang w:eastAsia="ja-JP"/>
        </w:rPr>
        <w:t>the</w:t>
      </w:r>
      <w:r w:rsidRPr="0057146E">
        <w:rPr>
          <w:rFonts w:ascii="Times New Roman" w:eastAsia="MS Mincho" w:hAnsi="Times New Roman"/>
          <w:szCs w:val="20"/>
          <w:lang w:eastAsia="ja-JP"/>
        </w:rPr>
        <w:t xml:space="preserve"> sessions that make formal decisions</w:t>
      </w:r>
      <w:r>
        <w:rPr>
          <w:rFonts w:ascii="Times New Roman" w:eastAsia="MS Mincho" w:hAnsi="Times New Roman"/>
          <w:szCs w:val="20"/>
          <w:lang w:eastAsia="ja-JP"/>
        </w:rPr>
        <w:t xml:space="preserve">, there were </w:t>
      </w:r>
      <w:r w:rsidRPr="0057146E">
        <w:rPr>
          <w:rFonts w:ascii="Times New Roman" w:eastAsia="MS Mincho" w:hAnsi="Times New Roman"/>
          <w:szCs w:val="20"/>
          <w:lang w:eastAsia="ja-JP"/>
        </w:rPr>
        <w:t xml:space="preserve">no access (NO MS TEAMS conf calls) to the offline sessions in </w:t>
      </w:r>
      <w:r w:rsidR="00BF4C73">
        <w:rPr>
          <w:rFonts w:ascii="Times New Roman" w:eastAsia="MS Mincho" w:hAnsi="Times New Roman"/>
          <w:szCs w:val="20"/>
          <w:lang w:eastAsia="ja-JP"/>
        </w:rPr>
        <w:t>Fukuoka</w:t>
      </w:r>
      <w:r>
        <w:rPr>
          <w:rFonts w:ascii="Times New Roman" w:eastAsia="MS Mincho" w:hAnsi="Times New Roman"/>
          <w:szCs w:val="20"/>
          <w:lang w:eastAsia="ja-JP"/>
        </w:rPr>
        <w:t>.</w:t>
      </w:r>
    </w:p>
    <w:p w14:paraId="1E792738" w14:textId="376A042A" w:rsidR="00DD4558" w:rsidRPr="009537ED" w:rsidRDefault="00DD4558" w:rsidP="00DD4558">
      <w:pPr>
        <w:rPr>
          <w:rFonts w:ascii="Times New Roman" w:eastAsia="MS Mincho" w:hAnsi="Times New Roman"/>
          <w:szCs w:val="20"/>
          <w:lang w:eastAsia="ja-JP"/>
        </w:rPr>
      </w:pPr>
    </w:p>
    <w:p w14:paraId="28E255A1" w14:textId="77777777" w:rsidR="00DD4558" w:rsidRPr="009537ED" w:rsidRDefault="00DD4558" w:rsidP="00DD4558">
      <w:pPr>
        <w:rPr>
          <w:rFonts w:ascii="Times New Roman" w:eastAsia="SimSun" w:hAnsi="Times New Roman"/>
          <w:kern w:val="2"/>
          <w:szCs w:val="20"/>
        </w:rPr>
      </w:pPr>
    </w:p>
    <w:p w14:paraId="0DFBC381" w14:textId="6110E7E8" w:rsidR="00DD4558" w:rsidRPr="009537ED" w:rsidRDefault="00DD4558" w:rsidP="00DD4558">
      <w:pPr>
        <w:rPr>
          <w:rFonts w:ascii="Times New Roman" w:eastAsia="SimSun" w:hAnsi="Times New Roman"/>
          <w:kern w:val="2"/>
          <w:szCs w:val="20"/>
        </w:rPr>
      </w:pPr>
      <w:r w:rsidRPr="009537ED">
        <w:rPr>
          <w:rFonts w:ascii="Times New Roman" w:eastAsia="SimSun" w:hAnsi="Times New Roman"/>
          <w:kern w:val="2"/>
          <w:szCs w:val="20"/>
        </w:rPr>
        <w:t>The schedule of the RAN1</w:t>
      </w:r>
      <w:r w:rsidR="00A06162">
        <w:rPr>
          <w:rFonts w:ascii="Times New Roman" w:eastAsia="SimSun" w:hAnsi="Times New Roman"/>
          <w:kern w:val="2"/>
          <w:szCs w:val="20"/>
        </w:rPr>
        <w:t>#117</w:t>
      </w:r>
      <w:r w:rsidR="00FA08F9" w:rsidRPr="009537ED">
        <w:rPr>
          <w:rFonts w:ascii="Times New Roman" w:eastAsia="SimSun" w:hAnsi="Times New Roman"/>
          <w:kern w:val="2"/>
          <w:szCs w:val="20"/>
        </w:rPr>
        <w:t xml:space="preserve"> </w:t>
      </w:r>
      <w:r w:rsidRPr="009537ED">
        <w:rPr>
          <w:rFonts w:ascii="Times New Roman" w:eastAsia="SimSun" w:hAnsi="Times New Roman"/>
          <w:kern w:val="2"/>
          <w:szCs w:val="20"/>
        </w:rPr>
        <w:t>Online Sessions is detailed in Annex A-2.</w:t>
      </w:r>
    </w:p>
    <w:p w14:paraId="090C549E" w14:textId="77777777" w:rsidR="00B67B40" w:rsidRPr="009537ED" w:rsidRDefault="00B67B40" w:rsidP="00DD4558">
      <w:pPr>
        <w:rPr>
          <w:rFonts w:ascii="Times New Roman" w:eastAsia="SimSun" w:hAnsi="Times New Roman"/>
          <w:kern w:val="2"/>
          <w:szCs w:val="20"/>
        </w:rPr>
      </w:pPr>
    </w:p>
    <w:p w14:paraId="1A9556D1" w14:textId="77777777" w:rsidR="00F34318" w:rsidRPr="009537ED" w:rsidRDefault="00F34318">
      <w:pPr>
        <w:rPr>
          <w:rFonts w:ascii="Times New Roman" w:eastAsia="SimSun" w:hAnsi="Times New Roman"/>
          <w:kern w:val="2"/>
          <w:szCs w:val="20"/>
        </w:rPr>
      </w:pPr>
    </w:p>
    <w:p w14:paraId="107ACE1B" w14:textId="1E9D90EF" w:rsidR="007A5AC0" w:rsidRPr="009537ED" w:rsidRDefault="007A5AC0" w:rsidP="009643F7">
      <w:pPr>
        <w:rPr>
          <w:rFonts w:ascii="Times New Roman" w:hAnsi="Times New Roman"/>
          <w:b/>
          <w:szCs w:val="20"/>
        </w:rPr>
      </w:pPr>
      <w:r w:rsidRPr="009537ED">
        <w:rPr>
          <w:rFonts w:ascii="Times New Roman" w:hAnsi="Times New Roman"/>
          <w:b/>
          <w:szCs w:val="20"/>
        </w:rPr>
        <w:t>The</w:t>
      </w:r>
      <w:r w:rsidR="00233210" w:rsidRPr="009537ED">
        <w:rPr>
          <w:rFonts w:ascii="Times New Roman" w:hAnsi="Times New Roman"/>
          <w:b/>
          <w:szCs w:val="20"/>
        </w:rPr>
        <w:t xml:space="preserve"> </w:t>
      </w:r>
      <w:r w:rsidRPr="009537ED">
        <w:rPr>
          <w:rFonts w:ascii="Times New Roman" w:hAnsi="Times New Roman"/>
          <w:b/>
          <w:szCs w:val="20"/>
        </w:rPr>
        <w:t>list</w:t>
      </w:r>
      <w:r w:rsidR="00233210" w:rsidRPr="009537ED">
        <w:rPr>
          <w:rFonts w:ascii="Times New Roman" w:hAnsi="Times New Roman"/>
          <w:b/>
          <w:szCs w:val="20"/>
        </w:rPr>
        <w:t xml:space="preserve"> </w:t>
      </w:r>
      <w:r w:rsidRPr="009537ED">
        <w:rPr>
          <w:rFonts w:ascii="Times New Roman" w:hAnsi="Times New Roman"/>
          <w:b/>
          <w:szCs w:val="20"/>
        </w:rPr>
        <w:t>of</w:t>
      </w:r>
      <w:r w:rsidR="00233210" w:rsidRPr="009537ED">
        <w:rPr>
          <w:rFonts w:ascii="Times New Roman" w:hAnsi="Times New Roman"/>
          <w:b/>
          <w:szCs w:val="20"/>
        </w:rPr>
        <w:t xml:space="preserve"> </w:t>
      </w:r>
      <w:r w:rsidRPr="009537ED">
        <w:rPr>
          <w:rFonts w:ascii="Times New Roman" w:hAnsi="Times New Roman"/>
          <w:b/>
          <w:szCs w:val="20"/>
        </w:rPr>
        <w:t>action</w:t>
      </w:r>
      <w:r w:rsidR="00233210" w:rsidRPr="009537ED">
        <w:rPr>
          <w:rFonts w:ascii="Times New Roman" w:hAnsi="Times New Roman"/>
          <w:b/>
          <w:szCs w:val="20"/>
        </w:rPr>
        <w:t xml:space="preserve"> </w:t>
      </w:r>
      <w:r w:rsidRPr="009537ED">
        <w:rPr>
          <w:rFonts w:ascii="Times New Roman" w:hAnsi="Times New Roman"/>
          <w:b/>
          <w:szCs w:val="20"/>
        </w:rPr>
        <w:t>points</w:t>
      </w:r>
      <w:r w:rsidR="00233210" w:rsidRPr="009537ED">
        <w:rPr>
          <w:rFonts w:ascii="Times New Roman" w:hAnsi="Times New Roman"/>
          <w:b/>
          <w:szCs w:val="20"/>
        </w:rPr>
        <w:t xml:space="preserve"> </w:t>
      </w:r>
      <w:r w:rsidRPr="009537ED">
        <w:rPr>
          <w:rFonts w:ascii="Times New Roman" w:hAnsi="Times New Roman"/>
          <w:b/>
          <w:szCs w:val="20"/>
        </w:rPr>
        <w:t>that</w:t>
      </w:r>
      <w:r w:rsidR="00233210" w:rsidRPr="009537ED">
        <w:rPr>
          <w:rFonts w:ascii="Times New Roman" w:hAnsi="Times New Roman"/>
          <w:b/>
          <w:szCs w:val="20"/>
        </w:rPr>
        <w:t xml:space="preserve"> </w:t>
      </w:r>
      <w:r w:rsidRPr="009537ED">
        <w:rPr>
          <w:rFonts w:ascii="Times New Roman" w:hAnsi="Times New Roman"/>
          <w:b/>
          <w:szCs w:val="20"/>
        </w:rPr>
        <w:t>require</w:t>
      </w:r>
      <w:r w:rsidR="00233210" w:rsidRPr="009537ED">
        <w:rPr>
          <w:rFonts w:ascii="Times New Roman" w:hAnsi="Times New Roman"/>
          <w:b/>
          <w:szCs w:val="20"/>
        </w:rPr>
        <w:t xml:space="preserve"> </w:t>
      </w:r>
      <w:r w:rsidRPr="009537ED">
        <w:rPr>
          <w:rFonts w:ascii="Times New Roman" w:hAnsi="Times New Roman"/>
          <w:b/>
          <w:szCs w:val="20"/>
        </w:rPr>
        <w:t>RAN1</w:t>
      </w:r>
      <w:r w:rsidR="00233210" w:rsidRPr="009537ED">
        <w:rPr>
          <w:rFonts w:ascii="Times New Roman" w:hAnsi="Times New Roman"/>
          <w:b/>
          <w:szCs w:val="20"/>
        </w:rPr>
        <w:t xml:space="preserve"> </w:t>
      </w:r>
      <w:r w:rsidR="006051A6" w:rsidRPr="009537ED">
        <w:rPr>
          <w:rFonts w:ascii="Times New Roman" w:hAnsi="Times New Roman"/>
          <w:b/>
          <w:szCs w:val="20"/>
        </w:rPr>
        <w:t>post</w:t>
      </w:r>
      <w:r w:rsidR="00233210" w:rsidRPr="009537ED">
        <w:rPr>
          <w:rFonts w:ascii="Times New Roman" w:hAnsi="Times New Roman"/>
          <w:b/>
          <w:szCs w:val="20"/>
        </w:rPr>
        <w:t xml:space="preserve"> </w:t>
      </w:r>
      <w:r w:rsidR="006051A6" w:rsidRPr="009537ED">
        <w:rPr>
          <w:rFonts w:ascii="Times New Roman" w:hAnsi="Times New Roman"/>
          <w:b/>
          <w:szCs w:val="20"/>
        </w:rPr>
        <w:t>meeting</w:t>
      </w:r>
      <w:r w:rsidR="00233210" w:rsidRPr="009537ED">
        <w:rPr>
          <w:rFonts w:ascii="Times New Roman" w:hAnsi="Times New Roman"/>
          <w:b/>
          <w:szCs w:val="20"/>
        </w:rPr>
        <w:t xml:space="preserve"> </w:t>
      </w:r>
      <w:r w:rsidR="006051A6" w:rsidRPr="009537ED">
        <w:rPr>
          <w:rFonts w:ascii="Times New Roman" w:hAnsi="Times New Roman"/>
          <w:b/>
          <w:szCs w:val="20"/>
        </w:rPr>
        <w:t>f</w:t>
      </w:r>
      <w:r w:rsidRPr="009537ED">
        <w:rPr>
          <w:rFonts w:ascii="Times New Roman" w:hAnsi="Times New Roman"/>
          <w:b/>
          <w:szCs w:val="20"/>
        </w:rPr>
        <w:t>ollow-up</w:t>
      </w:r>
      <w:r w:rsidR="00233210" w:rsidRPr="009537ED">
        <w:rPr>
          <w:rFonts w:ascii="Times New Roman" w:hAnsi="Times New Roman"/>
          <w:b/>
          <w:szCs w:val="20"/>
        </w:rPr>
        <w:t xml:space="preserve"> </w:t>
      </w:r>
      <w:r w:rsidRPr="009537ED">
        <w:rPr>
          <w:rFonts w:ascii="Times New Roman" w:hAnsi="Times New Roman"/>
          <w:b/>
          <w:szCs w:val="20"/>
        </w:rPr>
        <w:t>is</w:t>
      </w:r>
      <w:r w:rsidR="00233210" w:rsidRPr="009537ED">
        <w:rPr>
          <w:rFonts w:ascii="Times New Roman" w:hAnsi="Times New Roman"/>
          <w:b/>
          <w:szCs w:val="20"/>
        </w:rPr>
        <w:t xml:space="preserve"> </w:t>
      </w:r>
      <w:r w:rsidRPr="009537ED">
        <w:rPr>
          <w:rFonts w:ascii="Times New Roman" w:hAnsi="Times New Roman"/>
          <w:b/>
          <w:szCs w:val="20"/>
        </w:rPr>
        <w:t>listed</w:t>
      </w:r>
      <w:r w:rsidR="00233210" w:rsidRPr="009537ED">
        <w:rPr>
          <w:rFonts w:ascii="Times New Roman" w:hAnsi="Times New Roman"/>
          <w:b/>
          <w:szCs w:val="20"/>
        </w:rPr>
        <w:t xml:space="preserve"> </w:t>
      </w:r>
      <w:r w:rsidRPr="009537ED">
        <w:rPr>
          <w:rFonts w:ascii="Times New Roman" w:hAnsi="Times New Roman"/>
          <w:b/>
          <w:szCs w:val="20"/>
        </w:rPr>
        <w:t>in</w:t>
      </w:r>
      <w:r w:rsidR="00233210" w:rsidRPr="009537ED">
        <w:rPr>
          <w:rFonts w:ascii="Times New Roman" w:hAnsi="Times New Roman"/>
          <w:b/>
          <w:szCs w:val="20"/>
        </w:rPr>
        <w:t xml:space="preserve"> </w:t>
      </w:r>
      <w:r w:rsidRPr="009537ED">
        <w:rPr>
          <w:rFonts w:ascii="Times New Roman" w:hAnsi="Times New Roman"/>
          <w:b/>
          <w:szCs w:val="20"/>
        </w:rPr>
        <w:t>Annex</w:t>
      </w:r>
      <w:r w:rsidR="00233210" w:rsidRPr="009537ED">
        <w:rPr>
          <w:rFonts w:ascii="Times New Roman" w:hAnsi="Times New Roman"/>
          <w:b/>
          <w:szCs w:val="20"/>
        </w:rPr>
        <w:t xml:space="preserve"> </w:t>
      </w:r>
      <w:r w:rsidRPr="009537ED">
        <w:rPr>
          <w:rFonts w:ascii="Times New Roman" w:hAnsi="Times New Roman"/>
          <w:b/>
          <w:szCs w:val="20"/>
        </w:rPr>
        <w:t>F</w:t>
      </w:r>
      <w:r w:rsidR="00233210" w:rsidRPr="009537ED">
        <w:rPr>
          <w:rFonts w:ascii="Times New Roman" w:hAnsi="Times New Roman"/>
          <w:b/>
          <w:szCs w:val="20"/>
        </w:rPr>
        <w:t xml:space="preserve"> </w:t>
      </w:r>
      <w:r w:rsidRPr="009537ED">
        <w:rPr>
          <w:rFonts w:ascii="Times New Roman" w:hAnsi="Times New Roman"/>
          <w:b/>
          <w:szCs w:val="20"/>
        </w:rPr>
        <w:t>(end</w:t>
      </w:r>
      <w:r w:rsidR="00233210" w:rsidRPr="009537ED">
        <w:rPr>
          <w:rFonts w:ascii="Times New Roman" w:hAnsi="Times New Roman"/>
          <w:b/>
          <w:szCs w:val="20"/>
        </w:rPr>
        <w:t xml:space="preserve"> </w:t>
      </w:r>
      <w:r w:rsidRPr="009537ED">
        <w:rPr>
          <w:rFonts w:ascii="Times New Roman" w:hAnsi="Times New Roman"/>
          <w:b/>
          <w:szCs w:val="20"/>
        </w:rPr>
        <w:t>of</w:t>
      </w:r>
      <w:r w:rsidR="00233210" w:rsidRPr="009537ED">
        <w:rPr>
          <w:rFonts w:ascii="Times New Roman" w:hAnsi="Times New Roman"/>
          <w:b/>
          <w:szCs w:val="20"/>
        </w:rPr>
        <w:t xml:space="preserve"> </w:t>
      </w:r>
      <w:r w:rsidRPr="009537ED">
        <w:rPr>
          <w:rFonts w:ascii="Times New Roman" w:hAnsi="Times New Roman"/>
          <w:b/>
          <w:szCs w:val="20"/>
        </w:rPr>
        <w:t>document).</w:t>
      </w:r>
    </w:p>
    <w:p w14:paraId="5241944F" w14:textId="77777777" w:rsidR="007A5AC0" w:rsidRPr="009537ED" w:rsidRDefault="007A5AC0" w:rsidP="009643F7">
      <w:pPr>
        <w:rPr>
          <w:rFonts w:ascii="Times New Roman" w:eastAsia="SimSun" w:hAnsi="Times New Roman"/>
          <w:kern w:val="2"/>
          <w:szCs w:val="20"/>
          <w:highlight w:val="yellow"/>
        </w:rPr>
      </w:pPr>
    </w:p>
    <w:p w14:paraId="38E384E0" w14:textId="762FE035" w:rsidR="007A5AC0" w:rsidRPr="009537ED" w:rsidRDefault="007A5AC0" w:rsidP="009643F7">
      <w:pPr>
        <w:rPr>
          <w:rFonts w:ascii="Times New Roman" w:eastAsia="SimSun" w:hAnsi="Times New Roman"/>
          <w:kern w:val="2"/>
          <w:szCs w:val="20"/>
        </w:rPr>
      </w:pPr>
      <w:r w:rsidRPr="0057146E">
        <w:rPr>
          <w:rFonts w:ascii="Times New Roman" w:eastAsia="SimSun" w:hAnsi="Times New Roman"/>
          <w:kern w:val="2"/>
          <w:szCs w:val="20"/>
          <w:highlight w:val="yellow"/>
        </w:rPr>
        <w:t>The</w:t>
      </w:r>
      <w:r w:rsidR="00233210" w:rsidRPr="0057146E">
        <w:rPr>
          <w:rFonts w:ascii="Times New Roman" w:eastAsia="SimSun" w:hAnsi="Times New Roman"/>
          <w:kern w:val="2"/>
          <w:szCs w:val="20"/>
          <w:highlight w:val="yellow"/>
        </w:rPr>
        <w:t xml:space="preserve"> </w:t>
      </w:r>
      <w:r w:rsidRPr="0057146E">
        <w:rPr>
          <w:rFonts w:ascii="Times New Roman" w:eastAsia="SimSun" w:hAnsi="Times New Roman"/>
          <w:kern w:val="2"/>
          <w:szCs w:val="20"/>
          <w:highlight w:val="yellow"/>
        </w:rPr>
        <w:t>number</w:t>
      </w:r>
      <w:r w:rsidR="00233210" w:rsidRPr="0057146E">
        <w:rPr>
          <w:rFonts w:ascii="Times New Roman" w:eastAsia="SimSun" w:hAnsi="Times New Roman"/>
          <w:kern w:val="2"/>
          <w:szCs w:val="20"/>
          <w:highlight w:val="yellow"/>
        </w:rPr>
        <w:t xml:space="preserve"> </w:t>
      </w:r>
      <w:r w:rsidRPr="0057146E">
        <w:rPr>
          <w:rFonts w:ascii="Times New Roman" w:eastAsia="SimSun" w:hAnsi="Times New Roman"/>
          <w:kern w:val="2"/>
          <w:szCs w:val="20"/>
          <w:highlight w:val="yellow"/>
        </w:rPr>
        <w:t>of</w:t>
      </w:r>
      <w:r w:rsidR="00233210" w:rsidRPr="0057146E">
        <w:rPr>
          <w:rFonts w:ascii="Times New Roman" w:eastAsia="SimSun" w:hAnsi="Times New Roman"/>
          <w:kern w:val="2"/>
          <w:szCs w:val="20"/>
          <w:highlight w:val="yellow"/>
        </w:rPr>
        <w:t xml:space="preserve"> </w:t>
      </w:r>
      <w:r w:rsidRPr="0057146E">
        <w:rPr>
          <w:rFonts w:ascii="Times New Roman" w:eastAsia="SimSun" w:hAnsi="Times New Roman"/>
          <w:kern w:val="2"/>
          <w:szCs w:val="20"/>
          <w:highlight w:val="yellow"/>
        </w:rPr>
        <w:t>contribution</w:t>
      </w:r>
      <w:r w:rsidR="006762CB" w:rsidRPr="0057146E">
        <w:rPr>
          <w:rFonts w:ascii="Times New Roman" w:eastAsia="SimSun" w:hAnsi="Times New Roman"/>
          <w:kern w:val="2"/>
          <w:szCs w:val="20"/>
          <w:highlight w:val="yellow"/>
        </w:rPr>
        <w:t>s</w:t>
      </w:r>
      <w:r w:rsidR="00233210" w:rsidRPr="0057146E">
        <w:rPr>
          <w:rFonts w:ascii="Times New Roman" w:eastAsia="SimSun" w:hAnsi="Times New Roman"/>
          <w:kern w:val="2"/>
          <w:szCs w:val="20"/>
          <w:highlight w:val="yellow"/>
        </w:rPr>
        <w:t xml:space="preserve"> </w:t>
      </w:r>
      <w:r w:rsidRPr="0057146E">
        <w:rPr>
          <w:rFonts w:ascii="Times New Roman" w:eastAsia="SimSun" w:hAnsi="Times New Roman"/>
          <w:kern w:val="2"/>
          <w:szCs w:val="20"/>
          <w:highlight w:val="yellow"/>
        </w:rPr>
        <w:t>for</w:t>
      </w:r>
      <w:r w:rsidR="00233210" w:rsidRPr="0057146E">
        <w:rPr>
          <w:rFonts w:ascii="Times New Roman" w:eastAsia="SimSun" w:hAnsi="Times New Roman"/>
          <w:kern w:val="2"/>
          <w:szCs w:val="20"/>
          <w:highlight w:val="yellow"/>
        </w:rPr>
        <w:t xml:space="preserve"> </w:t>
      </w:r>
      <w:r w:rsidRPr="0057146E">
        <w:rPr>
          <w:rFonts w:ascii="Times New Roman" w:eastAsia="SimSun" w:hAnsi="Times New Roman"/>
          <w:kern w:val="2"/>
          <w:szCs w:val="20"/>
          <w:highlight w:val="yellow"/>
        </w:rPr>
        <w:t>this</w:t>
      </w:r>
      <w:r w:rsidR="00233210" w:rsidRPr="0057146E">
        <w:rPr>
          <w:rFonts w:ascii="Times New Roman" w:eastAsia="SimSun" w:hAnsi="Times New Roman"/>
          <w:kern w:val="2"/>
          <w:szCs w:val="20"/>
          <w:highlight w:val="yellow"/>
        </w:rPr>
        <w:t xml:space="preserve"> </w:t>
      </w:r>
      <w:r w:rsidRPr="0057146E">
        <w:rPr>
          <w:rFonts w:ascii="Times New Roman" w:eastAsia="SimSun" w:hAnsi="Times New Roman"/>
          <w:kern w:val="2"/>
          <w:szCs w:val="20"/>
          <w:highlight w:val="yellow"/>
        </w:rPr>
        <w:t>meeting</w:t>
      </w:r>
      <w:r w:rsidR="00233210" w:rsidRPr="0057146E">
        <w:rPr>
          <w:rFonts w:ascii="Times New Roman" w:eastAsia="SimSun" w:hAnsi="Times New Roman"/>
          <w:kern w:val="2"/>
          <w:szCs w:val="20"/>
          <w:highlight w:val="yellow"/>
        </w:rPr>
        <w:t xml:space="preserve"> </w:t>
      </w:r>
      <w:r w:rsidRPr="0057146E">
        <w:rPr>
          <w:rFonts w:ascii="Times New Roman" w:eastAsia="SimSun" w:hAnsi="Times New Roman"/>
          <w:kern w:val="2"/>
          <w:szCs w:val="20"/>
          <w:highlight w:val="yellow"/>
        </w:rPr>
        <w:t>was</w:t>
      </w:r>
      <w:r w:rsidR="00233210" w:rsidRPr="0057146E">
        <w:rPr>
          <w:rFonts w:ascii="Times New Roman" w:eastAsia="SimSun" w:hAnsi="Times New Roman"/>
          <w:kern w:val="2"/>
          <w:szCs w:val="20"/>
          <w:highlight w:val="yellow"/>
        </w:rPr>
        <w:t xml:space="preserve"> </w:t>
      </w:r>
      <w:r w:rsidR="008166A8">
        <w:rPr>
          <w:rFonts w:ascii="Times New Roman" w:eastAsia="SimSun" w:hAnsi="Times New Roman"/>
          <w:kern w:val="2"/>
          <w:szCs w:val="20"/>
          <w:highlight w:val="yellow"/>
        </w:rPr>
        <w:t>xxxx</w:t>
      </w:r>
      <w:r w:rsidR="008D5901" w:rsidRPr="0057146E">
        <w:rPr>
          <w:rFonts w:ascii="Times New Roman" w:eastAsia="SimSun" w:hAnsi="Times New Roman"/>
          <w:kern w:val="2"/>
          <w:szCs w:val="20"/>
          <w:highlight w:val="yellow"/>
        </w:rPr>
        <w:t>.</w:t>
      </w:r>
    </w:p>
    <w:p w14:paraId="0DB4A2F7" w14:textId="77777777" w:rsidR="007A5AC0" w:rsidRPr="009537ED" w:rsidRDefault="007A5AC0" w:rsidP="009643F7">
      <w:pPr>
        <w:rPr>
          <w:rFonts w:ascii="Times New Roman" w:hAnsi="Times New Roman"/>
          <w:szCs w:val="20"/>
          <w:highlight w:val="yellow"/>
        </w:rPr>
      </w:pPr>
    </w:p>
    <w:p w14:paraId="57E9C4E0" w14:textId="2F9199BB" w:rsidR="00D016B6" w:rsidRPr="009537ED" w:rsidRDefault="007A5AC0" w:rsidP="009643F7">
      <w:pPr>
        <w:rPr>
          <w:rFonts w:ascii="Times New Roman" w:hAnsi="Times New Roman"/>
          <w:szCs w:val="20"/>
        </w:rPr>
      </w:pPr>
      <w:r w:rsidRPr="009537ED">
        <w:rPr>
          <w:rFonts w:ascii="Times New Roman" w:hAnsi="Times New Roman"/>
          <w:szCs w:val="20"/>
        </w:rPr>
        <w:t>Note:</w:t>
      </w:r>
      <w:r w:rsidR="00233210" w:rsidRPr="009537ED">
        <w:rPr>
          <w:rFonts w:ascii="Times New Roman" w:hAnsi="Times New Roman"/>
          <w:szCs w:val="20"/>
        </w:rPr>
        <w:t xml:space="preserve"> </w:t>
      </w:r>
      <w:r w:rsidRPr="009537ED">
        <w:rPr>
          <w:rFonts w:ascii="Times New Roman" w:hAnsi="Times New Roman"/>
          <w:szCs w:val="20"/>
        </w:rPr>
        <w:t>The</w:t>
      </w:r>
      <w:r w:rsidR="00233210" w:rsidRPr="009537ED">
        <w:rPr>
          <w:rFonts w:ascii="Times New Roman" w:hAnsi="Times New Roman"/>
          <w:szCs w:val="20"/>
        </w:rPr>
        <w:t xml:space="preserve"> </w:t>
      </w:r>
      <w:r w:rsidRPr="009537ED">
        <w:rPr>
          <w:rFonts w:ascii="Times New Roman" w:hAnsi="Times New Roman"/>
          <w:szCs w:val="20"/>
        </w:rPr>
        <w:t>amount</w:t>
      </w:r>
      <w:r w:rsidR="00233210" w:rsidRPr="009537ED">
        <w:rPr>
          <w:rFonts w:ascii="Times New Roman" w:hAnsi="Times New Roman"/>
          <w:szCs w:val="20"/>
        </w:rPr>
        <w:t xml:space="preserve"> </w:t>
      </w:r>
      <w:r w:rsidRPr="009537ED">
        <w:rPr>
          <w:rFonts w:ascii="Times New Roman" w:hAnsi="Times New Roman"/>
          <w:szCs w:val="20"/>
        </w:rPr>
        <w:t>of</w:t>
      </w:r>
      <w:r w:rsidR="00233210" w:rsidRPr="009537ED">
        <w:rPr>
          <w:rFonts w:ascii="Times New Roman" w:hAnsi="Times New Roman"/>
          <w:szCs w:val="20"/>
        </w:rPr>
        <w:t xml:space="preserve"> </w:t>
      </w:r>
      <w:r w:rsidRPr="009537ED">
        <w:rPr>
          <w:rFonts w:ascii="Times New Roman" w:hAnsi="Times New Roman"/>
          <w:szCs w:val="20"/>
        </w:rPr>
        <w:t>documents</w:t>
      </w:r>
      <w:r w:rsidR="00233210" w:rsidRPr="009537ED">
        <w:rPr>
          <w:rFonts w:ascii="Times New Roman" w:hAnsi="Times New Roman"/>
          <w:szCs w:val="20"/>
        </w:rPr>
        <w:t xml:space="preserve"> </w:t>
      </w:r>
      <w:r w:rsidRPr="009537ED">
        <w:rPr>
          <w:rFonts w:ascii="Times New Roman" w:hAnsi="Times New Roman"/>
          <w:szCs w:val="20"/>
        </w:rPr>
        <w:t>includes</w:t>
      </w:r>
      <w:r w:rsidR="00233210" w:rsidRPr="009537ED">
        <w:rPr>
          <w:rFonts w:ascii="Times New Roman" w:hAnsi="Times New Roman"/>
          <w:szCs w:val="20"/>
        </w:rPr>
        <w:t xml:space="preserve"> </w:t>
      </w:r>
      <w:r w:rsidRPr="009537ED">
        <w:rPr>
          <w:rFonts w:ascii="Times New Roman" w:hAnsi="Times New Roman"/>
          <w:szCs w:val="20"/>
        </w:rPr>
        <w:t>those</w:t>
      </w:r>
      <w:r w:rsidR="00233210" w:rsidRPr="009537ED">
        <w:rPr>
          <w:rFonts w:ascii="Times New Roman" w:hAnsi="Times New Roman"/>
          <w:szCs w:val="20"/>
        </w:rPr>
        <w:t xml:space="preserve"> </w:t>
      </w:r>
      <w:r w:rsidRPr="009537ED">
        <w:rPr>
          <w:rFonts w:ascii="Times New Roman" w:hAnsi="Times New Roman"/>
          <w:szCs w:val="20"/>
        </w:rPr>
        <w:t>discussed</w:t>
      </w:r>
      <w:r w:rsidR="00233210" w:rsidRPr="009537ED">
        <w:rPr>
          <w:rFonts w:ascii="Times New Roman" w:hAnsi="Times New Roman"/>
          <w:szCs w:val="20"/>
        </w:rPr>
        <w:t xml:space="preserve"> </w:t>
      </w:r>
      <w:r w:rsidRPr="009537ED">
        <w:rPr>
          <w:rFonts w:ascii="Times New Roman" w:hAnsi="Times New Roman"/>
          <w:szCs w:val="20"/>
        </w:rPr>
        <w:t>during</w:t>
      </w:r>
      <w:r w:rsidR="00233210" w:rsidRPr="009537ED">
        <w:rPr>
          <w:rFonts w:ascii="Times New Roman" w:hAnsi="Times New Roman"/>
          <w:szCs w:val="20"/>
        </w:rPr>
        <w:t xml:space="preserve"> </w:t>
      </w:r>
      <w:r w:rsidRPr="009537ED">
        <w:rPr>
          <w:rFonts w:ascii="Times New Roman" w:hAnsi="Times New Roman"/>
          <w:szCs w:val="20"/>
        </w:rPr>
        <w:t>the</w:t>
      </w:r>
      <w:r w:rsidR="00233210" w:rsidRPr="009537ED">
        <w:rPr>
          <w:rFonts w:ascii="Times New Roman" w:hAnsi="Times New Roman"/>
          <w:szCs w:val="20"/>
        </w:rPr>
        <w:t xml:space="preserve"> </w:t>
      </w:r>
      <w:r w:rsidRPr="009537ED">
        <w:rPr>
          <w:rFonts w:ascii="Times New Roman" w:hAnsi="Times New Roman"/>
          <w:szCs w:val="20"/>
        </w:rPr>
        <w:t>email</w:t>
      </w:r>
      <w:r w:rsidR="00233210" w:rsidRPr="009537ED">
        <w:rPr>
          <w:rFonts w:ascii="Times New Roman" w:hAnsi="Times New Roman"/>
          <w:szCs w:val="20"/>
        </w:rPr>
        <w:t xml:space="preserve"> </w:t>
      </w:r>
      <w:r w:rsidRPr="009537ED">
        <w:rPr>
          <w:rFonts w:ascii="Times New Roman" w:hAnsi="Times New Roman"/>
          <w:szCs w:val="20"/>
        </w:rPr>
        <w:t>discussion</w:t>
      </w:r>
      <w:r w:rsidR="00233210" w:rsidRPr="009537ED">
        <w:rPr>
          <w:rFonts w:ascii="Times New Roman" w:hAnsi="Times New Roman"/>
          <w:szCs w:val="20"/>
        </w:rPr>
        <w:t xml:space="preserve"> </w:t>
      </w:r>
      <w:r w:rsidRPr="009537ED">
        <w:rPr>
          <w:rFonts w:ascii="Times New Roman" w:hAnsi="Times New Roman"/>
          <w:szCs w:val="20"/>
        </w:rPr>
        <w:t>session</w:t>
      </w:r>
      <w:r w:rsidR="00233210" w:rsidRPr="009537ED">
        <w:rPr>
          <w:rFonts w:ascii="Times New Roman" w:hAnsi="Times New Roman"/>
          <w:szCs w:val="20"/>
        </w:rPr>
        <w:t xml:space="preserve"> </w:t>
      </w:r>
      <w:r w:rsidRPr="009537ED">
        <w:rPr>
          <w:rFonts w:ascii="Times New Roman" w:hAnsi="Times New Roman"/>
          <w:szCs w:val="20"/>
        </w:rPr>
        <w:t>post</w:t>
      </w:r>
      <w:r w:rsidR="00233210" w:rsidRPr="009537ED">
        <w:rPr>
          <w:rFonts w:ascii="Times New Roman" w:hAnsi="Times New Roman"/>
          <w:szCs w:val="20"/>
        </w:rPr>
        <w:t xml:space="preserve"> </w:t>
      </w:r>
      <w:r w:rsidRPr="009537ED">
        <w:rPr>
          <w:rFonts w:ascii="Times New Roman" w:hAnsi="Times New Roman"/>
          <w:szCs w:val="20"/>
        </w:rPr>
        <w:t>meeting.</w:t>
      </w:r>
    </w:p>
    <w:p w14:paraId="552EDAB3" w14:textId="77777777" w:rsidR="006762CB" w:rsidRPr="009537ED" w:rsidRDefault="006762CB" w:rsidP="009643F7">
      <w:pPr>
        <w:rPr>
          <w:rFonts w:ascii="Times New Roman" w:hAnsi="Times New Roman"/>
          <w:szCs w:val="20"/>
        </w:rPr>
      </w:pPr>
    </w:p>
    <w:tbl>
      <w:tblPr>
        <w:tblStyle w:val="TableGrid"/>
        <w:tblW w:w="0" w:type="auto"/>
        <w:tblLook w:val="04A0" w:firstRow="1" w:lastRow="0" w:firstColumn="1" w:lastColumn="0" w:noHBand="0" w:noVBand="1"/>
      </w:tblPr>
      <w:tblGrid>
        <w:gridCol w:w="1413"/>
        <w:gridCol w:w="7654"/>
      </w:tblGrid>
      <w:tr w:rsidR="006762CB" w:rsidRPr="009537ED" w14:paraId="6B1ED3FA" w14:textId="77777777" w:rsidTr="006762CB">
        <w:tc>
          <w:tcPr>
            <w:tcW w:w="1413" w:type="dxa"/>
            <w:shd w:val="clear" w:color="auto" w:fill="00FF00"/>
          </w:tcPr>
          <w:p w14:paraId="30F59098" w14:textId="77777777" w:rsidR="006762CB" w:rsidRPr="009537ED" w:rsidRDefault="006762CB" w:rsidP="009643F7">
            <w:pPr>
              <w:rPr>
                <w:rFonts w:ascii="Arial" w:hAnsi="Arial" w:cs="Arial"/>
                <w:sz w:val="16"/>
                <w:szCs w:val="16"/>
              </w:rPr>
            </w:pPr>
          </w:p>
        </w:tc>
        <w:tc>
          <w:tcPr>
            <w:tcW w:w="7654" w:type="dxa"/>
          </w:tcPr>
          <w:p w14:paraId="57B8E465" w14:textId="03AB5AE1" w:rsidR="006762CB" w:rsidRPr="009537ED" w:rsidRDefault="006762CB" w:rsidP="009643F7">
            <w:pPr>
              <w:rPr>
                <w:rFonts w:ascii="Arial" w:hAnsi="Arial" w:cs="Arial"/>
                <w:sz w:val="16"/>
                <w:szCs w:val="16"/>
              </w:rPr>
            </w:pPr>
            <w:r w:rsidRPr="009537ED">
              <w:rPr>
                <w:rFonts w:ascii="Arial" w:hAnsi="Arial" w:cs="Arial"/>
                <w:sz w:val="16"/>
                <w:szCs w:val="16"/>
              </w:rPr>
              <w:t>Contribution</w:t>
            </w:r>
            <w:r w:rsidR="00233210" w:rsidRPr="009537ED">
              <w:rPr>
                <w:rFonts w:ascii="Arial" w:hAnsi="Arial" w:cs="Arial"/>
                <w:sz w:val="16"/>
                <w:szCs w:val="16"/>
              </w:rPr>
              <w:t xml:space="preserve"> </w:t>
            </w:r>
            <w:r w:rsidRPr="009537ED">
              <w:rPr>
                <w:rFonts w:ascii="Arial" w:hAnsi="Arial" w:cs="Arial"/>
                <w:sz w:val="16"/>
                <w:szCs w:val="16"/>
              </w:rPr>
              <w:t>is</w:t>
            </w:r>
            <w:r w:rsidR="00233210" w:rsidRPr="009537ED">
              <w:rPr>
                <w:rFonts w:ascii="Arial" w:hAnsi="Arial" w:cs="Arial"/>
                <w:sz w:val="16"/>
                <w:szCs w:val="16"/>
              </w:rPr>
              <w:t xml:space="preserve"> </w:t>
            </w:r>
            <w:r w:rsidRPr="009537ED">
              <w:rPr>
                <w:rFonts w:ascii="Arial" w:hAnsi="Arial" w:cs="Arial"/>
                <w:sz w:val="16"/>
                <w:szCs w:val="16"/>
              </w:rPr>
              <w:t>agreed/approved</w:t>
            </w:r>
          </w:p>
        </w:tc>
      </w:tr>
      <w:tr w:rsidR="00673AAB" w:rsidRPr="009537ED" w14:paraId="4BD5D869" w14:textId="77777777" w:rsidTr="00673AAB">
        <w:tc>
          <w:tcPr>
            <w:tcW w:w="1413" w:type="dxa"/>
            <w:shd w:val="clear" w:color="auto" w:fill="FF0000"/>
          </w:tcPr>
          <w:p w14:paraId="7C1AAD37" w14:textId="77777777" w:rsidR="00673AAB" w:rsidRPr="009537ED" w:rsidRDefault="00673AAB" w:rsidP="009643F7">
            <w:pPr>
              <w:rPr>
                <w:rFonts w:ascii="Arial" w:hAnsi="Arial" w:cs="Arial"/>
                <w:sz w:val="16"/>
                <w:szCs w:val="16"/>
              </w:rPr>
            </w:pPr>
          </w:p>
        </w:tc>
        <w:tc>
          <w:tcPr>
            <w:tcW w:w="7654" w:type="dxa"/>
          </w:tcPr>
          <w:p w14:paraId="2674044E" w14:textId="776551D0" w:rsidR="00673AAB" w:rsidRPr="009537ED" w:rsidRDefault="00673AAB" w:rsidP="009643F7">
            <w:pPr>
              <w:rPr>
                <w:rFonts w:ascii="Arial" w:hAnsi="Arial" w:cs="Arial"/>
                <w:sz w:val="16"/>
                <w:szCs w:val="16"/>
              </w:rPr>
            </w:pPr>
            <w:r w:rsidRPr="009537ED">
              <w:rPr>
                <w:rFonts w:ascii="Arial" w:hAnsi="Arial" w:cs="Arial"/>
                <w:sz w:val="16"/>
                <w:szCs w:val="16"/>
              </w:rPr>
              <w:t>Contribution</w:t>
            </w:r>
            <w:r w:rsidR="00233210" w:rsidRPr="009537ED">
              <w:rPr>
                <w:rFonts w:ascii="Arial" w:hAnsi="Arial" w:cs="Arial"/>
                <w:sz w:val="16"/>
                <w:szCs w:val="16"/>
              </w:rPr>
              <w:t xml:space="preserve"> </w:t>
            </w:r>
            <w:r w:rsidRPr="009537ED">
              <w:rPr>
                <w:rFonts w:ascii="Arial" w:hAnsi="Arial" w:cs="Arial"/>
                <w:sz w:val="16"/>
                <w:szCs w:val="16"/>
              </w:rPr>
              <w:t>is</w:t>
            </w:r>
            <w:r w:rsidR="00233210" w:rsidRPr="009537ED">
              <w:rPr>
                <w:rFonts w:ascii="Arial" w:hAnsi="Arial" w:cs="Arial"/>
                <w:sz w:val="16"/>
                <w:szCs w:val="16"/>
              </w:rPr>
              <w:t xml:space="preserve"> </w:t>
            </w:r>
            <w:r w:rsidRPr="009537ED">
              <w:rPr>
                <w:rFonts w:ascii="Arial" w:hAnsi="Arial" w:cs="Arial"/>
                <w:sz w:val="16"/>
                <w:szCs w:val="16"/>
              </w:rPr>
              <w:t>not</w:t>
            </w:r>
            <w:r w:rsidR="00233210" w:rsidRPr="009537ED">
              <w:rPr>
                <w:rFonts w:ascii="Arial" w:hAnsi="Arial" w:cs="Arial"/>
                <w:sz w:val="16"/>
                <w:szCs w:val="16"/>
              </w:rPr>
              <w:t xml:space="preserve"> </w:t>
            </w:r>
            <w:r w:rsidRPr="009537ED">
              <w:rPr>
                <w:rFonts w:ascii="Arial" w:hAnsi="Arial" w:cs="Arial"/>
                <w:sz w:val="16"/>
                <w:szCs w:val="16"/>
              </w:rPr>
              <w:t>pursued</w:t>
            </w:r>
            <w:r w:rsidR="00233210" w:rsidRPr="009537ED">
              <w:rPr>
                <w:rFonts w:ascii="Arial" w:hAnsi="Arial" w:cs="Arial"/>
                <w:sz w:val="16"/>
                <w:szCs w:val="16"/>
              </w:rPr>
              <w:t xml:space="preserve"> </w:t>
            </w:r>
            <w:r w:rsidRPr="009537ED">
              <w:rPr>
                <w:rFonts w:ascii="Arial" w:hAnsi="Arial" w:cs="Arial"/>
                <w:sz w:val="16"/>
                <w:szCs w:val="16"/>
              </w:rPr>
              <w:t>(no</w:t>
            </w:r>
            <w:r w:rsidR="00233210" w:rsidRPr="009537ED">
              <w:rPr>
                <w:rFonts w:ascii="Arial" w:hAnsi="Arial" w:cs="Arial"/>
                <w:sz w:val="16"/>
                <w:szCs w:val="16"/>
              </w:rPr>
              <w:t xml:space="preserve"> </w:t>
            </w:r>
            <w:r w:rsidRPr="009537ED">
              <w:rPr>
                <w:rFonts w:ascii="Arial" w:hAnsi="Arial" w:cs="Arial"/>
                <w:sz w:val="16"/>
                <w:szCs w:val="16"/>
              </w:rPr>
              <w:t>consensus)</w:t>
            </w:r>
          </w:p>
        </w:tc>
      </w:tr>
      <w:tr w:rsidR="006762CB" w:rsidRPr="009537ED" w14:paraId="587FF795" w14:textId="77777777" w:rsidTr="006762CB">
        <w:tc>
          <w:tcPr>
            <w:tcW w:w="1413" w:type="dxa"/>
            <w:shd w:val="clear" w:color="auto" w:fill="FFFF00"/>
          </w:tcPr>
          <w:p w14:paraId="18B6FD22" w14:textId="77777777" w:rsidR="006762CB" w:rsidRPr="009537ED" w:rsidRDefault="006762CB" w:rsidP="009643F7">
            <w:pPr>
              <w:rPr>
                <w:rFonts w:ascii="Arial" w:hAnsi="Arial" w:cs="Arial"/>
                <w:sz w:val="16"/>
                <w:szCs w:val="16"/>
              </w:rPr>
            </w:pPr>
          </w:p>
        </w:tc>
        <w:tc>
          <w:tcPr>
            <w:tcW w:w="7654" w:type="dxa"/>
          </w:tcPr>
          <w:p w14:paraId="3F19B6A0" w14:textId="31163FD2" w:rsidR="006762CB" w:rsidRPr="009537ED" w:rsidRDefault="006762CB" w:rsidP="009643F7">
            <w:pPr>
              <w:rPr>
                <w:rFonts w:ascii="Arial" w:hAnsi="Arial" w:cs="Arial"/>
                <w:sz w:val="16"/>
                <w:szCs w:val="16"/>
              </w:rPr>
            </w:pPr>
            <w:r w:rsidRPr="009537ED">
              <w:rPr>
                <w:rFonts w:ascii="Arial" w:hAnsi="Arial" w:cs="Arial"/>
                <w:sz w:val="16"/>
                <w:szCs w:val="16"/>
              </w:rPr>
              <w:t>Further</w:t>
            </w:r>
            <w:r w:rsidR="00233210" w:rsidRPr="009537ED">
              <w:rPr>
                <w:rFonts w:ascii="Arial" w:hAnsi="Arial" w:cs="Arial"/>
                <w:sz w:val="16"/>
                <w:szCs w:val="16"/>
              </w:rPr>
              <w:t xml:space="preserve"> </w:t>
            </w:r>
            <w:r w:rsidRPr="009537ED">
              <w:rPr>
                <w:rFonts w:ascii="Arial" w:hAnsi="Arial" w:cs="Arial"/>
                <w:sz w:val="16"/>
                <w:szCs w:val="16"/>
              </w:rPr>
              <w:t>discussion</w:t>
            </w:r>
            <w:r w:rsidR="00233210" w:rsidRPr="009537ED">
              <w:rPr>
                <w:rFonts w:ascii="Arial" w:hAnsi="Arial" w:cs="Arial"/>
                <w:sz w:val="16"/>
                <w:szCs w:val="16"/>
              </w:rPr>
              <w:t xml:space="preserve"> </w:t>
            </w:r>
            <w:r w:rsidRPr="009537ED">
              <w:rPr>
                <w:rFonts w:ascii="Arial" w:hAnsi="Arial" w:cs="Arial"/>
                <w:sz w:val="16"/>
                <w:szCs w:val="16"/>
              </w:rPr>
              <w:t>is</w:t>
            </w:r>
            <w:r w:rsidR="00233210" w:rsidRPr="009537ED">
              <w:rPr>
                <w:rFonts w:ascii="Arial" w:hAnsi="Arial" w:cs="Arial"/>
                <w:sz w:val="16"/>
                <w:szCs w:val="16"/>
              </w:rPr>
              <w:t xml:space="preserve"> </w:t>
            </w:r>
            <w:r w:rsidRPr="009537ED">
              <w:rPr>
                <w:rFonts w:ascii="Arial" w:hAnsi="Arial" w:cs="Arial"/>
                <w:sz w:val="16"/>
                <w:szCs w:val="16"/>
              </w:rPr>
              <w:t>required</w:t>
            </w:r>
            <w:r w:rsidR="00233210" w:rsidRPr="009537ED">
              <w:rPr>
                <w:rFonts w:ascii="Arial" w:hAnsi="Arial" w:cs="Arial"/>
                <w:sz w:val="16"/>
                <w:szCs w:val="16"/>
              </w:rPr>
              <w:t xml:space="preserve"> </w:t>
            </w:r>
            <w:r w:rsidRPr="009537ED">
              <w:rPr>
                <w:rFonts w:ascii="Arial" w:hAnsi="Arial" w:cs="Arial"/>
                <w:sz w:val="16"/>
                <w:szCs w:val="16"/>
              </w:rPr>
              <w:t>–</w:t>
            </w:r>
            <w:r w:rsidR="00233210" w:rsidRPr="009537ED">
              <w:rPr>
                <w:rFonts w:ascii="Arial" w:hAnsi="Arial" w:cs="Arial"/>
                <w:sz w:val="16"/>
                <w:szCs w:val="16"/>
              </w:rPr>
              <w:t xml:space="preserve"> </w:t>
            </w:r>
            <w:r w:rsidRPr="009537ED">
              <w:rPr>
                <w:rFonts w:ascii="Arial" w:hAnsi="Arial" w:cs="Arial"/>
                <w:sz w:val="16"/>
                <w:szCs w:val="16"/>
              </w:rPr>
              <w:t>come-back</w:t>
            </w:r>
            <w:r w:rsidR="00233210" w:rsidRPr="009537ED">
              <w:rPr>
                <w:rFonts w:ascii="Arial" w:hAnsi="Arial" w:cs="Arial"/>
                <w:sz w:val="16"/>
                <w:szCs w:val="16"/>
              </w:rPr>
              <w:t xml:space="preserve"> </w:t>
            </w:r>
            <w:r w:rsidRPr="009537ED">
              <w:rPr>
                <w:rFonts w:ascii="Arial" w:hAnsi="Arial" w:cs="Arial"/>
                <w:sz w:val="16"/>
                <w:szCs w:val="16"/>
              </w:rPr>
              <w:t>needed</w:t>
            </w:r>
          </w:p>
        </w:tc>
      </w:tr>
      <w:tr w:rsidR="006762CB" w:rsidRPr="009537ED" w14:paraId="7FA66CA1" w14:textId="77777777" w:rsidTr="006762CB">
        <w:tc>
          <w:tcPr>
            <w:tcW w:w="1413" w:type="dxa"/>
            <w:shd w:val="clear" w:color="auto" w:fill="808000"/>
          </w:tcPr>
          <w:p w14:paraId="4049F8B4" w14:textId="77777777" w:rsidR="006762CB" w:rsidRPr="009537ED" w:rsidRDefault="006762CB" w:rsidP="009643F7">
            <w:pPr>
              <w:rPr>
                <w:rFonts w:ascii="Arial" w:hAnsi="Arial" w:cs="Arial"/>
                <w:sz w:val="16"/>
                <w:szCs w:val="16"/>
              </w:rPr>
            </w:pPr>
          </w:p>
        </w:tc>
        <w:tc>
          <w:tcPr>
            <w:tcW w:w="7654" w:type="dxa"/>
          </w:tcPr>
          <w:p w14:paraId="70D6E89B" w14:textId="06BF3FC0" w:rsidR="006762CB" w:rsidRPr="009537ED" w:rsidRDefault="006762CB" w:rsidP="009643F7">
            <w:pPr>
              <w:rPr>
                <w:rFonts w:ascii="Arial" w:hAnsi="Arial" w:cs="Arial"/>
                <w:sz w:val="16"/>
                <w:szCs w:val="16"/>
              </w:rPr>
            </w:pPr>
            <w:r w:rsidRPr="009537ED">
              <w:rPr>
                <w:rFonts w:ascii="Arial" w:hAnsi="Arial" w:cs="Arial"/>
                <w:sz w:val="16"/>
                <w:szCs w:val="16"/>
              </w:rPr>
              <w:t>Working</w:t>
            </w:r>
            <w:r w:rsidR="00233210" w:rsidRPr="009537ED">
              <w:rPr>
                <w:rFonts w:ascii="Arial" w:hAnsi="Arial" w:cs="Arial"/>
                <w:sz w:val="16"/>
                <w:szCs w:val="16"/>
              </w:rPr>
              <w:t xml:space="preserve"> </w:t>
            </w:r>
            <w:r w:rsidRPr="009537ED">
              <w:rPr>
                <w:rFonts w:ascii="Arial" w:hAnsi="Arial" w:cs="Arial"/>
                <w:sz w:val="16"/>
                <w:szCs w:val="16"/>
              </w:rPr>
              <w:t>assumption</w:t>
            </w:r>
          </w:p>
        </w:tc>
      </w:tr>
      <w:tr w:rsidR="006762CB" w:rsidRPr="009537ED" w14:paraId="4B9AEEB6" w14:textId="77777777" w:rsidTr="006762CB">
        <w:tc>
          <w:tcPr>
            <w:tcW w:w="1413" w:type="dxa"/>
            <w:shd w:val="clear" w:color="auto" w:fill="FF00FF"/>
          </w:tcPr>
          <w:p w14:paraId="2EA2531A" w14:textId="77777777" w:rsidR="006762CB" w:rsidRPr="009537ED" w:rsidRDefault="006762CB" w:rsidP="009643F7">
            <w:pPr>
              <w:rPr>
                <w:rFonts w:ascii="Arial" w:hAnsi="Arial" w:cs="Arial"/>
                <w:sz w:val="16"/>
                <w:szCs w:val="16"/>
              </w:rPr>
            </w:pPr>
          </w:p>
        </w:tc>
        <w:tc>
          <w:tcPr>
            <w:tcW w:w="7654" w:type="dxa"/>
          </w:tcPr>
          <w:p w14:paraId="245AD49A" w14:textId="480ABDAB" w:rsidR="006762CB" w:rsidRPr="009537ED" w:rsidRDefault="006762CB" w:rsidP="009643F7">
            <w:pPr>
              <w:rPr>
                <w:rFonts w:ascii="Arial" w:hAnsi="Arial" w:cs="Arial"/>
                <w:sz w:val="16"/>
                <w:szCs w:val="16"/>
              </w:rPr>
            </w:pPr>
            <w:r w:rsidRPr="009537ED">
              <w:rPr>
                <w:rFonts w:ascii="Arial" w:hAnsi="Arial" w:cs="Arial"/>
                <w:sz w:val="16"/>
                <w:szCs w:val="16"/>
              </w:rPr>
              <w:t>Specific</w:t>
            </w:r>
            <w:r w:rsidR="00233210" w:rsidRPr="009537ED">
              <w:rPr>
                <w:rFonts w:ascii="Arial" w:hAnsi="Arial" w:cs="Arial"/>
                <w:sz w:val="16"/>
                <w:szCs w:val="16"/>
              </w:rPr>
              <w:t xml:space="preserve"> </w:t>
            </w:r>
            <w:r w:rsidRPr="009537ED">
              <w:rPr>
                <w:rFonts w:ascii="Arial" w:hAnsi="Arial" w:cs="Arial"/>
                <w:sz w:val="16"/>
                <w:szCs w:val="16"/>
              </w:rPr>
              <w:t>action</w:t>
            </w:r>
            <w:r w:rsidR="00233210" w:rsidRPr="009537ED">
              <w:rPr>
                <w:rFonts w:ascii="Arial" w:hAnsi="Arial" w:cs="Arial"/>
                <w:sz w:val="16"/>
                <w:szCs w:val="16"/>
              </w:rPr>
              <w:t xml:space="preserve"> </w:t>
            </w:r>
            <w:r w:rsidRPr="009537ED">
              <w:rPr>
                <w:rFonts w:ascii="Arial" w:hAnsi="Arial" w:cs="Arial"/>
                <w:sz w:val="16"/>
                <w:szCs w:val="16"/>
              </w:rPr>
              <w:t>needed</w:t>
            </w:r>
            <w:r w:rsidR="00233210" w:rsidRPr="009537ED">
              <w:rPr>
                <w:rFonts w:ascii="Arial" w:hAnsi="Arial" w:cs="Arial"/>
                <w:sz w:val="16"/>
                <w:szCs w:val="16"/>
              </w:rPr>
              <w:t xml:space="preserve"> </w:t>
            </w:r>
            <w:r w:rsidRPr="009537ED">
              <w:rPr>
                <w:rFonts w:ascii="Arial" w:hAnsi="Arial" w:cs="Arial"/>
                <w:sz w:val="16"/>
                <w:szCs w:val="16"/>
              </w:rPr>
              <w:t>from</w:t>
            </w:r>
            <w:r w:rsidR="00233210" w:rsidRPr="009537ED">
              <w:rPr>
                <w:rFonts w:ascii="Arial" w:hAnsi="Arial" w:cs="Arial"/>
                <w:sz w:val="16"/>
                <w:szCs w:val="16"/>
              </w:rPr>
              <w:t xml:space="preserve"> </w:t>
            </w:r>
            <w:r w:rsidRPr="009537ED">
              <w:rPr>
                <w:rFonts w:ascii="Arial" w:hAnsi="Arial" w:cs="Arial"/>
                <w:sz w:val="16"/>
                <w:szCs w:val="16"/>
              </w:rPr>
              <w:t>MCC</w:t>
            </w:r>
          </w:p>
        </w:tc>
      </w:tr>
      <w:tr w:rsidR="006762CB" w:rsidRPr="009537ED" w14:paraId="3FBEB7FA" w14:textId="77777777" w:rsidTr="006762CB">
        <w:tc>
          <w:tcPr>
            <w:tcW w:w="1413" w:type="dxa"/>
            <w:shd w:val="clear" w:color="auto" w:fill="00FFFF"/>
          </w:tcPr>
          <w:p w14:paraId="1E474A0E" w14:textId="77777777" w:rsidR="006762CB" w:rsidRPr="009537ED" w:rsidRDefault="006762CB" w:rsidP="009643F7">
            <w:pPr>
              <w:rPr>
                <w:rFonts w:ascii="Arial" w:hAnsi="Arial" w:cs="Arial"/>
                <w:sz w:val="16"/>
                <w:szCs w:val="16"/>
              </w:rPr>
            </w:pPr>
          </w:p>
        </w:tc>
        <w:tc>
          <w:tcPr>
            <w:tcW w:w="7654" w:type="dxa"/>
          </w:tcPr>
          <w:p w14:paraId="2FF0B0E3" w14:textId="12A57BBE" w:rsidR="006762CB" w:rsidRPr="009537ED" w:rsidRDefault="006762CB" w:rsidP="009643F7">
            <w:pPr>
              <w:rPr>
                <w:rFonts w:ascii="Arial" w:hAnsi="Arial" w:cs="Arial"/>
                <w:sz w:val="16"/>
                <w:szCs w:val="16"/>
              </w:rPr>
            </w:pPr>
            <w:r w:rsidRPr="009537ED">
              <w:rPr>
                <w:rFonts w:ascii="Arial" w:hAnsi="Arial" w:cs="Arial"/>
                <w:sz w:val="16"/>
                <w:szCs w:val="16"/>
              </w:rPr>
              <w:t>Contribution</w:t>
            </w:r>
            <w:r w:rsidR="00233210" w:rsidRPr="009537ED">
              <w:rPr>
                <w:rFonts w:ascii="Arial" w:hAnsi="Arial" w:cs="Arial"/>
                <w:sz w:val="16"/>
                <w:szCs w:val="16"/>
              </w:rPr>
              <w:t xml:space="preserve"> </w:t>
            </w:r>
            <w:r w:rsidRPr="009537ED">
              <w:rPr>
                <w:rFonts w:ascii="Arial" w:hAnsi="Arial" w:cs="Arial"/>
                <w:sz w:val="16"/>
                <w:szCs w:val="16"/>
              </w:rPr>
              <w:t>is</w:t>
            </w:r>
            <w:r w:rsidR="00233210" w:rsidRPr="009537ED">
              <w:rPr>
                <w:rFonts w:ascii="Arial" w:hAnsi="Arial" w:cs="Arial"/>
                <w:sz w:val="16"/>
                <w:szCs w:val="16"/>
              </w:rPr>
              <w:t xml:space="preserve"> </w:t>
            </w:r>
            <w:r w:rsidRPr="009537ED">
              <w:rPr>
                <w:rFonts w:ascii="Arial" w:hAnsi="Arial" w:cs="Arial"/>
                <w:sz w:val="16"/>
                <w:szCs w:val="16"/>
              </w:rPr>
              <w:t>for</w:t>
            </w:r>
            <w:r w:rsidR="00233210" w:rsidRPr="009537ED">
              <w:rPr>
                <w:rFonts w:ascii="Arial" w:hAnsi="Arial" w:cs="Arial"/>
                <w:sz w:val="16"/>
                <w:szCs w:val="16"/>
              </w:rPr>
              <w:t xml:space="preserve"> </w:t>
            </w:r>
            <w:r w:rsidRPr="009537ED">
              <w:rPr>
                <w:rFonts w:ascii="Arial" w:hAnsi="Arial" w:cs="Arial"/>
                <w:sz w:val="16"/>
                <w:szCs w:val="16"/>
              </w:rPr>
              <w:t>email</w:t>
            </w:r>
            <w:r w:rsidR="00233210" w:rsidRPr="009537ED">
              <w:rPr>
                <w:rFonts w:ascii="Arial" w:hAnsi="Arial" w:cs="Arial"/>
                <w:sz w:val="16"/>
                <w:szCs w:val="16"/>
              </w:rPr>
              <w:t xml:space="preserve"> </w:t>
            </w:r>
            <w:r w:rsidRPr="009537ED">
              <w:rPr>
                <w:rFonts w:ascii="Arial" w:hAnsi="Arial" w:cs="Arial"/>
                <w:sz w:val="16"/>
                <w:szCs w:val="16"/>
              </w:rPr>
              <w:t>discussion/approval</w:t>
            </w:r>
          </w:p>
        </w:tc>
      </w:tr>
    </w:tbl>
    <w:p w14:paraId="6059D7E0" w14:textId="6DAB2E71" w:rsidR="0038212C" w:rsidRPr="009537ED" w:rsidRDefault="0038212C" w:rsidP="009643F7">
      <w:pPr>
        <w:rPr>
          <w:rFonts w:ascii="Times New Roman" w:hAnsi="Times New Roman"/>
          <w:szCs w:val="20"/>
        </w:rPr>
      </w:pPr>
      <w:r w:rsidRPr="009537ED">
        <w:rPr>
          <w:rFonts w:ascii="Times New Roman" w:hAnsi="Times New Roman"/>
          <w:szCs w:val="20"/>
        </w:rPr>
        <w:br w:type="page"/>
      </w:r>
    </w:p>
    <w:p w14:paraId="3E32AE33" w14:textId="28E6E48D" w:rsidR="007122C4" w:rsidRPr="009537ED" w:rsidRDefault="007122C4" w:rsidP="00F53049">
      <w:pPr>
        <w:pStyle w:val="Heading1"/>
      </w:pPr>
      <w:bookmarkStart w:id="3" w:name="_Toc173404990"/>
      <w:r w:rsidRPr="009537ED">
        <w:lastRenderedPageBreak/>
        <w:t>Opening</w:t>
      </w:r>
      <w:r w:rsidR="00233210" w:rsidRPr="009537ED">
        <w:t xml:space="preserve"> </w:t>
      </w:r>
      <w:r w:rsidRPr="009537ED">
        <w:t>of</w:t>
      </w:r>
      <w:r w:rsidR="00233210" w:rsidRPr="009537ED">
        <w:t xml:space="preserve"> </w:t>
      </w:r>
      <w:r w:rsidRPr="009537ED">
        <w:t>the</w:t>
      </w:r>
      <w:r w:rsidR="00233210" w:rsidRPr="009537ED">
        <w:t xml:space="preserve"> </w:t>
      </w:r>
      <w:r w:rsidRPr="009537ED">
        <w:t>meeting</w:t>
      </w:r>
      <w:bookmarkEnd w:id="3"/>
    </w:p>
    <w:p w14:paraId="2D443E10" w14:textId="3217744C" w:rsidR="002334DB" w:rsidRPr="009537ED" w:rsidRDefault="002334DB" w:rsidP="002334DB">
      <w:pPr>
        <w:rPr>
          <w:rFonts w:ascii="Times New Roman" w:eastAsia="SimSun" w:hAnsi="Times New Roman"/>
          <w:kern w:val="2"/>
          <w:szCs w:val="20"/>
        </w:rPr>
      </w:pPr>
      <w:r w:rsidRPr="009537ED">
        <w:rPr>
          <w:rFonts w:ascii="Times New Roman" w:eastAsia="SimSun" w:hAnsi="Times New Roman"/>
          <w:kern w:val="2"/>
          <w:szCs w:val="20"/>
        </w:rPr>
        <w:t xml:space="preserve">Mr Younsun Kim (RAN1 Chair) welcomed the participants of the RAN WG1 </w:t>
      </w:r>
      <w:r w:rsidR="000C7C4F">
        <w:rPr>
          <w:rFonts w:ascii="Times New Roman" w:eastAsia="SimSun" w:hAnsi="Times New Roman"/>
          <w:kern w:val="2"/>
          <w:szCs w:val="20"/>
        </w:rPr>
        <w:t>#11</w:t>
      </w:r>
      <w:r w:rsidR="00D7097B">
        <w:rPr>
          <w:rFonts w:ascii="Times New Roman" w:eastAsia="SimSun" w:hAnsi="Times New Roman"/>
          <w:kern w:val="2"/>
          <w:szCs w:val="20"/>
        </w:rPr>
        <w:t>7</w:t>
      </w:r>
      <w:r w:rsidRPr="009537ED">
        <w:rPr>
          <w:rFonts w:ascii="Times New Roman" w:eastAsia="SimSun" w:hAnsi="Times New Roman"/>
          <w:kern w:val="2"/>
          <w:szCs w:val="20"/>
        </w:rPr>
        <w:t xml:space="preserve"> meeting and opened the meeting at 09:00.</w:t>
      </w:r>
    </w:p>
    <w:p w14:paraId="2E0DBBB0" w14:textId="77777777" w:rsidR="002334DB" w:rsidRPr="009537ED" w:rsidRDefault="002334DB" w:rsidP="002334DB">
      <w:pPr>
        <w:rPr>
          <w:rFonts w:ascii="Times New Roman" w:eastAsia="SimSun" w:hAnsi="Times New Roman"/>
          <w:kern w:val="2"/>
          <w:szCs w:val="20"/>
        </w:rPr>
      </w:pPr>
    </w:p>
    <w:p w14:paraId="2934BFA3" w14:textId="16CD8484" w:rsidR="00986970" w:rsidRPr="009537ED" w:rsidRDefault="00986970" w:rsidP="00721976">
      <w:pPr>
        <w:rPr>
          <w:rFonts w:ascii="Times New Roman" w:eastAsia="SimSun" w:hAnsi="Times New Roman"/>
          <w:kern w:val="2"/>
          <w:szCs w:val="20"/>
        </w:rPr>
      </w:pPr>
      <w:r w:rsidRPr="005A0B73">
        <w:rPr>
          <w:rFonts w:ascii="Times New Roman" w:eastAsia="SimSun" w:hAnsi="Times New Roman"/>
          <w:kern w:val="2"/>
          <w:szCs w:val="20"/>
        </w:rPr>
        <w:t>M</w:t>
      </w:r>
      <w:r w:rsidR="00D7097B">
        <w:rPr>
          <w:rFonts w:ascii="Times New Roman" w:eastAsia="SimSun" w:hAnsi="Times New Roman"/>
          <w:kern w:val="2"/>
          <w:szCs w:val="20"/>
        </w:rPr>
        <w:t xml:space="preserve">r Hiroki Harada-san </w:t>
      </w:r>
      <w:r w:rsidRPr="005A0B73">
        <w:rPr>
          <w:rFonts w:ascii="Times New Roman" w:eastAsia="SimSun" w:hAnsi="Times New Roman"/>
          <w:kern w:val="2"/>
          <w:szCs w:val="20"/>
        </w:rPr>
        <w:t>from</w:t>
      </w:r>
      <w:r w:rsidR="005A0B73" w:rsidRPr="005A0B73">
        <w:rPr>
          <w:rFonts w:ascii="Times New Roman" w:eastAsia="SimSun" w:hAnsi="Times New Roman"/>
          <w:kern w:val="2"/>
          <w:szCs w:val="20"/>
        </w:rPr>
        <w:t xml:space="preserve"> </w:t>
      </w:r>
      <w:r w:rsidR="00D7097B">
        <w:rPr>
          <w:rFonts w:ascii="Times New Roman" w:eastAsia="SimSun" w:hAnsi="Times New Roman"/>
          <w:kern w:val="2"/>
          <w:szCs w:val="20"/>
        </w:rPr>
        <w:t>NTT DOCOMO</w:t>
      </w:r>
      <w:r w:rsidRPr="005A0B73">
        <w:rPr>
          <w:rFonts w:ascii="Times New Roman" w:eastAsia="SimSun" w:hAnsi="Times New Roman"/>
          <w:kern w:val="2"/>
          <w:szCs w:val="20"/>
        </w:rPr>
        <w:t xml:space="preserve"> on behalf of the </w:t>
      </w:r>
      <w:r w:rsidR="00D7097B" w:rsidRPr="00D7097B">
        <w:rPr>
          <w:rFonts w:ascii="Times New Roman" w:eastAsia="SimSun" w:hAnsi="Times New Roman"/>
          <w:kern w:val="2"/>
          <w:szCs w:val="20"/>
        </w:rPr>
        <w:t>Japanese Friends of 3GPP, Anritsu, Ericsson Japan, Fujitsu, Huawei Technologies Japan, KDDI, KYOCERA, MITSUBISHI ELECTRIC, NEC, Nokia Networks Japan, NTT DOCOMO, OKI, Panasonic, Qualcomm Japan, Rakuten Mobile, SHARP and SoftBank</w:t>
      </w:r>
      <w:r w:rsidRPr="00A94143">
        <w:rPr>
          <w:rFonts w:ascii="Times New Roman" w:eastAsia="SimSun" w:hAnsi="Times New Roman"/>
          <w:kern w:val="2"/>
          <w:szCs w:val="20"/>
        </w:rPr>
        <w:t>, welcomed the delegates and detailed the domestic arrangements for the full week.</w:t>
      </w:r>
    </w:p>
    <w:p w14:paraId="7B80F839" w14:textId="2969505B" w:rsidR="00D20E30" w:rsidRPr="009537ED" w:rsidRDefault="00D20E30" w:rsidP="00F53049">
      <w:pPr>
        <w:pStyle w:val="Heading2"/>
      </w:pPr>
      <w:bookmarkStart w:id="4" w:name="_Toc173404991"/>
      <w:r w:rsidRPr="009537ED">
        <w:t>Call</w:t>
      </w:r>
      <w:r w:rsidR="00233210" w:rsidRPr="009537ED">
        <w:t xml:space="preserve"> </w:t>
      </w:r>
      <w:r w:rsidRPr="009537ED">
        <w:t>for</w:t>
      </w:r>
      <w:r w:rsidR="00233210" w:rsidRPr="009537ED">
        <w:t xml:space="preserve"> </w:t>
      </w:r>
      <w:r w:rsidRPr="009537ED">
        <w:t>IPR</w:t>
      </w:r>
      <w:bookmarkEnd w:id="4"/>
    </w:p>
    <w:p w14:paraId="11D7EB2E" w14:textId="54D67745" w:rsidR="00767A8D" w:rsidRPr="009537ED" w:rsidRDefault="00767A8D" w:rsidP="00767A8D">
      <w:pPr>
        <w:rPr>
          <w:rFonts w:ascii="Times New Roman" w:hAnsi="Times New Roman"/>
          <w:i/>
          <w:szCs w:val="20"/>
        </w:rPr>
      </w:pPr>
      <w:r w:rsidRPr="009537ED">
        <w:rPr>
          <w:rFonts w:ascii="Times New Roman" w:hAnsi="Times New Roman"/>
          <w:i/>
          <w:szCs w:val="20"/>
        </w:rPr>
        <w:t>The</w:t>
      </w:r>
      <w:r w:rsidR="00233210" w:rsidRPr="009537ED">
        <w:rPr>
          <w:rFonts w:ascii="Times New Roman" w:hAnsi="Times New Roman"/>
          <w:i/>
          <w:szCs w:val="20"/>
        </w:rPr>
        <w:t xml:space="preserve"> </w:t>
      </w:r>
      <w:r w:rsidRPr="009537ED">
        <w:rPr>
          <w:rFonts w:ascii="Times New Roman" w:hAnsi="Times New Roman"/>
          <w:i/>
          <w:szCs w:val="20"/>
        </w:rPr>
        <w:t>attention</w:t>
      </w:r>
      <w:r w:rsidR="00233210" w:rsidRPr="009537ED">
        <w:rPr>
          <w:rFonts w:ascii="Times New Roman" w:hAnsi="Times New Roman"/>
          <w:i/>
          <w:szCs w:val="20"/>
        </w:rPr>
        <w:t xml:space="preserve"> </w:t>
      </w:r>
      <w:r w:rsidRPr="009537ED">
        <w:rPr>
          <w:rFonts w:ascii="Times New Roman" w:hAnsi="Times New Roman"/>
          <w:i/>
          <w:szCs w:val="20"/>
        </w:rPr>
        <w:t>of</w:t>
      </w:r>
      <w:r w:rsidR="00233210" w:rsidRPr="009537ED">
        <w:rPr>
          <w:rFonts w:ascii="Times New Roman" w:hAnsi="Times New Roman"/>
          <w:i/>
          <w:szCs w:val="20"/>
        </w:rPr>
        <w:t xml:space="preserve"> </w:t>
      </w:r>
      <w:r w:rsidRPr="009537ED">
        <w:rPr>
          <w:rFonts w:ascii="Times New Roman" w:hAnsi="Times New Roman"/>
          <w:i/>
          <w:szCs w:val="20"/>
        </w:rPr>
        <w:t>the</w:t>
      </w:r>
      <w:r w:rsidR="00233210" w:rsidRPr="009537ED">
        <w:rPr>
          <w:rFonts w:ascii="Times New Roman" w:hAnsi="Times New Roman"/>
          <w:i/>
          <w:szCs w:val="20"/>
        </w:rPr>
        <w:t xml:space="preserve"> </w:t>
      </w:r>
      <w:r w:rsidR="00DC6325" w:rsidRPr="009537ED">
        <w:rPr>
          <w:rFonts w:ascii="Times New Roman" w:hAnsi="Times New Roman"/>
          <w:i/>
          <w:szCs w:val="20"/>
        </w:rPr>
        <w:t>delegates</w:t>
      </w:r>
      <w:r w:rsidR="00233210" w:rsidRPr="009537ED">
        <w:rPr>
          <w:rFonts w:ascii="Times New Roman" w:hAnsi="Times New Roman"/>
          <w:i/>
          <w:szCs w:val="20"/>
        </w:rPr>
        <w:t xml:space="preserve"> </w:t>
      </w:r>
      <w:r w:rsidR="00DC6325" w:rsidRPr="009537ED">
        <w:rPr>
          <w:rFonts w:ascii="Times New Roman" w:hAnsi="Times New Roman"/>
          <w:i/>
          <w:szCs w:val="20"/>
        </w:rPr>
        <w:t>to</w:t>
      </w:r>
      <w:r w:rsidR="00233210" w:rsidRPr="009537ED">
        <w:rPr>
          <w:rFonts w:ascii="Times New Roman" w:hAnsi="Times New Roman"/>
          <w:i/>
          <w:szCs w:val="20"/>
        </w:rPr>
        <w:t xml:space="preserve"> </w:t>
      </w:r>
      <w:r w:rsidR="00DC6325" w:rsidRPr="009537ED">
        <w:rPr>
          <w:rFonts w:ascii="Times New Roman" w:hAnsi="Times New Roman"/>
          <w:i/>
          <w:szCs w:val="20"/>
        </w:rPr>
        <w:t>the</w:t>
      </w:r>
      <w:r w:rsidR="00233210" w:rsidRPr="009537ED">
        <w:rPr>
          <w:rFonts w:ascii="Times New Roman" w:hAnsi="Times New Roman"/>
          <w:i/>
          <w:szCs w:val="20"/>
        </w:rPr>
        <w:t xml:space="preserve"> </w:t>
      </w:r>
      <w:r w:rsidR="00DC6325" w:rsidRPr="009537ED">
        <w:rPr>
          <w:rFonts w:ascii="Times New Roman" w:hAnsi="Times New Roman"/>
          <w:i/>
          <w:szCs w:val="20"/>
        </w:rPr>
        <w:t>meeting</w:t>
      </w:r>
      <w:r w:rsidR="00233210" w:rsidRPr="009537ED">
        <w:rPr>
          <w:rFonts w:ascii="Times New Roman" w:hAnsi="Times New Roman"/>
          <w:i/>
          <w:szCs w:val="20"/>
        </w:rPr>
        <w:t xml:space="preserve"> </w:t>
      </w:r>
      <w:r w:rsidRPr="009537ED">
        <w:rPr>
          <w:rFonts w:ascii="Times New Roman" w:hAnsi="Times New Roman"/>
          <w:i/>
          <w:szCs w:val="20"/>
        </w:rPr>
        <w:t>of</w:t>
      </w:r>
      <w:r w:rsidR="00233210" w:rsidRPr="009537ED">
        <w:rPr>
          <w:rFonts w:ascii="Times New Roman" w:hAnsi="Times New Roman"/>
          <w:i/>
          <w:szCs w:val="20"/>
        </w:rPr>
        <w:t xml:space="preserve"> </w:t>
      </w:r>
      <w:r w:rsidRPr="009537ED">
        <w:rPr>
          <w:rFonts w:ascii="Times New Roman" w:hAnsi="Times New Roman"/>
          <w:i/>
          <w:szCs w:val="20"/>
        </w:rPr>
        <w:t>this</w:t>
      </w:r>
      <w:r w:rsidR="00233210" w:rsidRPr="009537ED">
        <w:rPr>
          <w:rFonts w:ascii="Times New Roman" w:hAnsi="Times New Roman"/>
          <w:i/>
          <w:szCs w:val="20"/>
        </w:rPr>
        <w:t xml:space="preserve"> </w:t>
      </w:r>
      <w:r w:rsidRPr="009537ED">
        <w:rPr>
          <w:rFonts w:ascii="Times New Roman" w:hAnsi="Times New Roman"/>
          <w:i/>
          <w:szCs w:val="20"/>
        </w:rPr>
        <w:t>Technical</w:t>
      </w:r>
      <w:r w:rsidR="00233210" w:rsidRPr="009537ED">
        <w:rPr>
          <w:rFonts w:ascii="Times New Roman" w:hAnsi="Times New Roman"/>
          <w:i/>
          <w:szCs w:val="20"/>
        </w:rPr>
        <w:t xml:space="preserve"> </w:t>
      </w:r>
      <w:r w:rsidRPr="009537ED">
        <w:rPr>
          <w:rFonts w:ascii="Times New Roman" w:hAnsi="Times New Roman"/>
          <w:i/>
          <w:szCs w:val="20"/>
        </w:rPr>
        <w:t>Specification</w:t>
      </w:r>
      <w:r w:rsidR="00233210" w:rsidRPr="009537ED">
        <w:rPr>
          <w:rFonts w:ascii="Times New Roman" w:hAnsi="Times New Roman"/>
          <w:i/>
          <w:szCs w:val="20"/>
        </w:rPr>
        <w:t xml:space="preserve"> </w:t>
      </w:r>
      <w:r w:rsidRPr="009537ED">
        <w:rPr>
          <w:rFonts w:ascii="Times New Roman" w:hAnsi="Times New Roman"/>
          <w:i/>
          <w:szCs w:val="20"/>
        </w:rPr>
        <w:t>Group</w:t>
      </w:r>
      <w:r w:rsidR="00233210" w:rsidRPr="009537ED">
        <w:rPr>
          <w:rFonts w:ascii="Times New Roman" w:hAnsi="Times New Roman"/>
          <w:i/>
          <w:szCs w:val="20"/>
        </w:rPr>
        <w:t xml:space="preserve"> </w:t>
      </w:r>
      <w:r w:rsidRPr="009537ED">
        <w:rPr>
          <w:rFonts w:ascii="Times New Roman" w:hAnsi="Times New Roman"/>
          <w:i/>
          <w:szCs w:val="20"/>
        </w:rPr>
        <w:t>was</w:t>
      </w:r>
      <w:r w:rsidR="00233210" w:rsidRPr="009537ED">
        <w:rPr>
          <w:rFonts w:ascii="Times New Roman" w:hAnsi="Times New Roman"/>
          <w:i/>
          <w:szCs w:val="20"/>
        </w:rPr>
        <w:t xml:space="preserve"> </w:t>
      </w:r>
      <w:r w:rsidRPr="009537ED">
        <w:rPr>
          <w:rFonts w:ascii="Times New Roman" w:hAnsi="Times New Roman"/>
          <w:i/>
          <w:szCs w:val="20"/>
        </w:rPr>
        <w:t>drawn</w:t>
      </w:r>
      <w:r w:rsidR="00233210" w:rsidRPr="009537ED">
        <w:rPr>
          <w:rFonts w:ascii="Times New Roman" w:hAnsi="Times New Roman"/>
          <w:i/>
          <w:szCs w:val="20"/>
        </w:rPr>
        <w:t xml:space="preserve"> </w:t>
      </w:r>
      <w:r w:rsidRPr="009537ED">
        <w:rPr>
          <w:rFonts w:ascii="Times New Roman" w:hAnsi="Times New Roman"/>
          <w:i/>
          <w:szCs w:val="20"/>
        </w:rPr>
        <w:t>to</w:t>
      </w:r>
      <w:r w:rsidR="00233210" w:rsidRPr="009537ED">
        <w:rPr>
          <w:rFonts w:ascii="Times New Roman" w:hAnsi="Times New Roman"/>
          <w:i/>
          <w:szCs w:val="20"/>
        </w:rPr>
        <w:t xml:space="preserve"> </w:t>
      </w:r>
      <w:r w:rsidRPr="009537ED">
        <w:rPr>
          <w:rFonts w:ascii="Times New Roman" w:hAnsi="Times New Roman"/>
          <w:i/>
          <w:szCs w:val="20"/>
        </w:rPr>
        <w:t>the</w:t>
      </w:r>
      <w:r w:rsidR="00233210" w:rsidRPr="009537ED">
        <w:rPr>
          <w:rFonts w:ascii="Times New Roman" w:hAnsi="Times New Roman"/>
          <w:i/>
          <w:szCs w:val="20"/>
        </w:rPr>
        <w:t xml:space="preserve"> </w:t>
      </w:r>
      <w:r w:rsidRPr="009537ED">
        <w:rPr>
          <w:rFonts w:ascii="Times New Roman" w:hAnsi="Times New Roman"/>
          <w:i/>
          <w:szCs w:val="20"/>
        </w:rPr>
        <w:t>fact</w:t>
      </w:r>
      <w:r w:rsidR="00233210" w:rsidRPr="009537ED">
        <w:rPr>
          <w:rFonts w:ascii="Times New Roman" w:hAnsi="Times New Roman"/>
          <w:i/>
          <w:szCs w:val="20"/>
        </w:rPr>
        <w:t xml:space="preserve"> </w:t>
      </w:r>
      <w:r w:rsidRPr="009537ED">
        <w:rPr>
          <w:rFonts w:ascii="Times New Roman" w:hAnsi="Times New Roman"/>
          <w:b/>
          <w:bCs/>
          <w:i/>
          <w:szCs w:val="20"/>
        </w:rPr>
        <w:t>that</w:t>
      </w:r>
      <w:r w:rsidR="00233210" w:rsidRPr="009537ED">
        <w:rPr>
          <w:rFonts w:ascii="Times New Roman" w:hAnsi="Times New Roman"/>
          <w:b/>
          <w:bCs/>
          <w:i/>
          <w:szCs w:val="20"/>
        </w:rPr>
        <w:t xml:space="preserve"> </w:t>
      </w:r>
      <w:r w:rsidRPr="009537ED">
        <w:rPr>
          <w:rFonts w:ascii="Times New Roman" w:hAnsi="Times New Roman"/>
          <w:b/>
          <w:bCs/>
          <w:i/>
          <w:szCs w:val="20"/>
        </w:rPr>
        <w:t>3GPP</w:t>
      </w:r>
      <w:r w:rsidR="00233210" w:rsidRPr="009537ED">
        <w:rPr>
          <w:rFonts w:ascii="Times New Roman" w:hAnsi="Times New Roman"/>
          <w:b/>
          <w:bCs/>
          <w:i/>
          <w:szCs w:val="20"/>
        </w:rPr>
        <w:t xml:space="preserve"> </w:t>
      </w:r>
      <w:r w:rsidRPr="009537ED">
        <w:rPr>
          <w:rFonts w:ascii="Times New Roman" w:hAnsi="Times New Roman"/>
          <w:b/>
          <w:bCs/>
          <w:i/>
          <w:szCs w:val="20"/>
        </w:rPr>
        <w:t>Individual</w:t>
      </w:r>
      <w:r w:rsidR="00233210" w:rsidRPr="009537ED">
        <w:rPr>
          <w:rFonts w:ascii="Times New Roman" w:hAnsi="Times New Roman"/>
          <w:b/>
          <w:bCs/>
          <w:i/>
          <w:szCs w:val="20"/>
        </w:rPr>
        <w:t xml:space="preserve"> </w:t>
      </w:r>
      <w:r w:rsidRPr="009537ED">
        <w:rPr>
          <w:rFonts w:ascii="Times New Roman" w:hAnsi="Times New Roman"/>
          <w:b/>
          <w:bCs/>
          <w:i/>
          <w:szCs w:val="20"/>
        </w:rPr>
        <w:t>Members</w:t>
      </w:r>
      <w:r w:rsidR="00233210" w:rsidRPr="009537ED">
        <w:rPr>
          <w:rFonts w:ascii="Times New Roman" w:hAnsi="Times New Roman"/>
          <w:b/>
          <w:bCs/>
          <w:i/>
          <w:szCs w:val="20"/>
        </w:rPr>
        <w:t xml:space="preserve"> </w:t>
      </w:r>
      <w:r w:rsidRPr="009537ED">
        <w:rPr>
          <w:rFonts w:ascii="Times New Roman" w:hAnsi="Times New Roman"/>
          <w:b/>
          <w:bCs/>
          <w:i/>
          <w:szCs w:val="20"/>
        </w:rPr>
        <w:t>have</w:t>
      </w:r>
      <w:r w:rsidR="00233210" w:rsidRPr="009537ED">
        <w:rPr>
          <w:rFonts w:ascii="Times New Roman" w:hAnsi="Times New Roman"/>
          <w:b/>
          <w:bCs/>
          <w:i/>
          <w:szCs w:val="20"/>
        </w:rPr>
        <w:t xml:space="preserve"> </w:t>
      </w:r>
      <w:r w:rsidRPr="009537ED">
        <w:rPr>
          <w:rFonts w:ascii="Times New Roman" w:hAnsi="Times New Roman"/>
          <w:b/>
          <w:bCs/>
          <w:i/>
          <w:szCs w:val="20"/>
        </w:rPr>
        <w:t>the</w:t>
      </w:r>
      <w:r w:rsidR="00233210" w:rsidRPr="009537ED">
        <w:rPr>
          <w:rFonts w:ascii="Times New Roman" w:hAnsi="Times New Roman"/>
          <w:b/>
          <w:bCs/>
          <w:i/>
          <w:szCs w:val="20"/>
        </w:rPr>
        <w:t xml:space="preserve"> </w:t>
      </w:r>
      <w:r w:rsidRPr="009537ED">
        <w:rPr>
          <w:rFonts w:ascii="Times New Roman" w:hAnsi="Times New Roman"/>
          <w:b/>
          <w:bCs/>
          <w:i/>
          <w:szCs w:val="20"/>
        </w:rPr>
        <w:t>obligation</w:t>
      </w:r>
      <w:r w:rsidR="00233210" w:rsidRPr="009537ED">
        <w:rPr>
          <w:rFonts w:ascii="Times New Roman" w:hAnsi="Times New Roman"/>
          <w:i/>
          <w:szCs w:val="20"/>
        </w:rPr>
        <w:t xml:space="preserve"> </w:t>
      </w:r>
      <w:r w:rsidRPr="009537ED">
        <w:rPr>
          <w:rFonts w:ascii="Times New Roman" w:hAnsi="Times New Roman"/>
          <w:i/>
          <w:szCs w:val="20"/>
        </w:rPr>
        <w:t>under</w:t>
      </w:r>
      <w:r w:rsidR="00233210" w:rsidRPr="009537ED">
        <w:rPr>
          <w:rFonts w:ascii="Times New Roman" w:hAnsi="Times New Roman"/>
          <w:i/>
          <w:szCs w:val="20"/>
        </w:rPr>
        <w:t xml:space="preserve"> </w:t>
      </w:r>
      <w:r w:rsidRPr="009537ED">
        <w:rPr>
          <w:rFonts w:ascii="Times New Roman" w:hAnsi="Times New Roman"/>
          <w:i/>
          <w:szCs w:val="20"/>
        </w:rPr>
        <w:t>the</w:t>
      </w:r>
      <w:r w:rsidR="00233210" w:rsidRPr="009537ED">
        <w:rPr>
          <w:rFonts w:ascii="Times New Roman" w:hAnsi="Times New Roman"/>
          <w:i/>
          <w:szCs w:val="20"/>
        </w:rPr>
        <w:t xml:space="preserve"> </w:t>
      </w:r>
      <w:r w:rsidRPr="009537ED">
        <w:rPr>
          <w:rFonts w:ascii="Times New Roman" w:hAnsi="Times New Roman"/>
          <w:i/>
          <w:szCs w:val="20"/>
        </w:rPr>
        <w:t>IPR</w:t>
      </w:r>
      <w:r w:rsidR="00233210" w:rsidRPr="009537ED">
        <w:rPr>
          <w:rFonts w:ascii="Times New Roman" w:hAnsi="Times New Roman"/>
          <w:i/>
          <w:szCs w:val="20"/>
        </w:rPr>
        <w:t xml:space="preserve"> </w:t>
      </w:r>
      <w:r w:rsidRPr="009537ED">
        <w:rPr>
          <w:rFonts w:ascii="Times New Roman" w:hAnsi="Times New Roman"/>
          <w:i/>
          <w:szCs w:val="20"/>
        </w:rPr>
        <w:t>Policies</w:t>
      </w:r>
      <w:r w:rsidR="00233210" w:rsidRPr="009537ED">
        <w:rPr>
          <w:rFonts w:ascii="Times New Roman" w:hAnsi="Times New Roman"/>
          <w:i/>
          <w:szCs w:val="20"/>
        </w:rPr>
        <w:t xml:space="preserve"> </w:t>
      </w:r>
      <w:r w:rsidRPr="009537ED">
        <w:rPr>
          <w:rFonts w:ascii="Times New Roman" w:hAnsi="Times New Roman"/>
          <w:i/>
          <w:szCs w:val="20"/>
        </w:rPr>
        <w:t>of</w:t>
      </w:r>
      <w:r w:rsidR="00233210" w:rsidRPr="009537ED">
        <w:rPr>
          <w:rFonts w:ascii="Times New Roman" w:hAnsi="Times New Roman"/>
          <w:i/>
          <w:szCs w:val="20"/>
        </w:rPr>
        <w:t xml:space="preserve"> </w:t>
      </w:r>
      <w:r w:rsidRPr="009537ED">
        <w:rPr>
          <w:rFonts w:ascii="Times New Roman" w:hAnsi="Times New Roman"/>
          <w:i/>
          <w:szCs w:val="20"/>
        </w:rPr>
        <w:t>their</w:t>
      </w:r>
      <w:r w:rsidR="00233210" w:rsidRPr="009537ED">
        <w:rPr>
          <w:rFonts w:ascii="Times New Roman" w:hAnsi="Times New Roman"/>
          <w:i/>
          <w:szCs w:val="20"/>
        </w:rPr>
        <w:t xml:space="preserve"> </w:t>
      </w:r>
      <w:r w:rsidRPr="009537ED">
        <w:rPr>
          <w:rFonts w:ascii="Times New Roman" w:hAnsi="Times New Roman"/>
          <w:i/>
          <w:szCs w:val="20"/>
        </w:rPr>
        <w:t>respective</w:t>
      </w:r>
      <w:r w:rsidR="00233210" w:rsidRPr="009537ED">
        <w:rPr>
          <w:rFonts w:ascii="Times New Roman" w:hAnsi="Times New Roman"/>
          <w:i/>
          <w:szCs w:val="20"/>
        </w:rPr>
        <w:t xml:space="preserve"> </w:t>
      </w:r>
      <w:r w:rsidRPr="009537ED">
        <w:rPr>
          <w:rFonts w:ascii="Times New Roman" w:hAnsi="Times New Roman"/>
          <w:i/>
          <w:szCs w:val="20"/>
        </w:rPr>
        <w:t>Organizational</w:t>
      </w:r>
      <w:r w:rsidR="00233210" w:rsidRPr="009537ED">
        <w:rPr>
          <w:rFonts w:ascii="Times New Roman" w:hAnsi="Times New Roman"/>
          <w:i/>
          <w:szCs w:val="20"/>
        </w:rPr>
        <w:t xml:space="preserve"> </w:t>
      </w:r>
      <w:r w:rsidRPr="009537ED">
        <w:rPr>
          <w:rFonts w:ascii="Times New Roman" w:hAnsi="Times New Roman"/>
          <w:i/>
          <w:szCs w:val="20"/>
        </w:rPr>
        <w:t>Partners</w:t>
      </w:r>
      <w:r w:rsidR="00233210" w:rsidRPr="009537ED">
        <w:rPr>
          <w:rFonts w:ascii="Times New Roman" w:hAnsi="Times New Roman"/>
          <w:i/>
          <w:szCs w:val="20"/>
        </w:rPr>
        <w:t xml:space="preserve"> </w:t>
      </w:r>
      <w:r w:rsidRPr="009537ED">
        <w:rPr>
          <w:rFonts w:ascii="Times New Roman" w:hAnsi="Times New Roman"/>
          <w:i/>
          <w:szCs w:val="20"/>
        </w:rPr>
        <w:t>to</w:t>
      </w:r>
      <w:r w:rsidR="00233210" w:rsidRPr="009537ED">
        <w:rPr>
          <w:rFonts w:ascii="Times New Roman" w:hAnsi="Times New Roman"/>
          <w:b/>
          <w:bCs/>
          <w:i/>
          <w:szCs w:val="20"/>
        </w:rPr>
        <w:t xml:space="preserve"> </w:t>
      </w:r>
      <w:r w:rsidRPr="009537ED">
        <w:rPr>
          <w:rFonts w:ascii="Times New Roman" w:hAnsi="Times New Roman"/>
          <w:b/>
          <w:bCs/>
          <w:i/>
          <w:szCs w:val="20"/>
        </w:rPr>
        <w:t>inform</w:t>
      </w:r>
      <w:r w:rsidR="00233210" w:rsidRPr="009537ED">
        <w:rPr>
          <w:rFonts w:ascii="Times New Roman" w:hAnsi="Times New Roman"/>
          <w:b/>
          <w:bCs/>
          <w:i/>
          <w:szCs w:val="20"/>
        </w:rPr>
        <w:t xml:space="preserve"> </w:t>
      </w:r>
      <w:r w:rsidRPr="009537ED">
        <w:rPr>
          <w:rFonts w:ascii="Times New Roman" w:hAnsi="Times New Roman"/>
          <w:b/>
          <w:bCs/>
          <w:i/>
          <w:szCs w:val="20"/>
        </w:rPr>
        <w:t>their</w:t>
      </w:r>
      <w:r w:rsidR="00233210" w:rsidRPr="009537ED">
        <w:rPr>
          <w:rFonts w:ascii="Times New Roman" w:hAnsi="Times New Roman"/>
          <w:b/>
          <w:bCs/>
          <w:i/>
          <w:szCs w:val="20"/>
        </w:rPr>
        <w:t xml:space="preserve"> </w:t>
      </w:r>
      <w:r w:rsidRPr="009537ED">
        <w:rPr>
          <w:rFonts w:ascii="Times New Roman" w:hAnsi="Times New Roman"/>
          <w:b/>
          <w:bCs/>
          <w:i/>
          <w:szCs w:val="20"/>
        </w:rPr>
        <w:t>respective</w:t>
      </w:r>
      <w:r w:rsidR="00233210" w:rsidRPr="009537ED">
        <w:rPr>
          <w:rFonts w:ascii="Times New Roman" w:hAnsi="Times New Roman"/>
          <w:i/>
          <w:szCs w:val="20"/>
        </w:rPr>
        <w:t xml:space="preserve"> </w:t>
      </w:r>
      <w:r w:rsidRPr="009537ED">
        <w:rPr>
          <w:rFonts w:ascii="Times New Roman" w:hAnsi="Times New Roman"/>
          <w:i/>
          <w:szCs w:val="20"/>
        </w:rPr>
        <w:t>Organizational</w:t>
      </w:r>
      <w:r w:rsidR="00233210" w:rsidRPr="009537ED">
        <w:rPr>
          <w:rFonts w:ascii="Times New Roman" w:hAnsi="Times New Roman"/>
          <w:i/>
          <w:szCs w:val="20"/>
        </w:rPr>
        <w:t xml:space="preserve"> </w:t>
      </w:r>
      <w:r w:rsidRPr="009537ED">
        <w:rPr>
          <w:rFonts w:ascii="Times New Roman" w:hAnsi="Times New Roman"/>
          <w:i/>
          <w:szCs w:val="20"/>
        </w:rPr>
        <w:t>Partners</w:t>
      </w:r>
      <w:r w:rsidR="00233210" w:rsidRPr="009537ED">
        <w:rPr>
          <w:rFonts w:ascii="Times New Roman" w:hAnsi="Times New Roman"/>
          <w:i/>
          <w:szCs w:val="20"/>
        </w:rPr>
        <w:t xml:space="preserve"> </w:t>
      </w:r>
      <w:r w:rsidRPr="009537ED">
        <w:rPr>
          <w:rFonts w:ascii="Times New Roman" w:hAnsi="Times New Roman"/>
          <w:b/>
          <w:bCs/>
          <w:i/>
          <w:szCs w:val="20"/>
        </w:rPr>
        <w:t>of</w:t>
      </w:r>
      <w:r w:rsidR="00233210" w:rsidRPr="009537ED">
        <w:rPr>
          <w:rFonts w:ascii="Times New Roman" w:hAnsi="Times New Roman"/>
          <w:b/>
          <w:bCs/>
          <w:i/>
          <w:szCs w:val="20"/>
        </w:rPr>
        <w:t xml:space="preserve"> </w:t>
      </w:r>
      <w:r w:rsidRPr="009537ED">
        <w:rPr>
          <w:rFonts w:ascii="Times New Roman" w:hAnsi="Times New Roman"/>
          <w:b/>
          <w:bCs/>
          <w:i/>
          <w:szCs w:val="20"/>
        </w:rPr>
        <w:t>Essential</w:t>
      </w:r>
      <w:r w:rsidR="00233210" w:rsidRPr="009537ED">
        <w:rPr>
          <w:rFonts w:ascii="Times New Roman" w:hAnsi="Times New Roman"/>
          <w:b/>
          <w:bCs/>
          <w:i/>
          <w:szCs w:val="20"/>
        </w:rPr>
        <w:t xml:space="preserve"> </w:t>
      </w:r>
      <w:r w:rsidRPr="009537ED">
        <w:rPr>
          <w:rFonts w:ascii="Times New Roman" w:hAnsi="Times New Roman"/>
          <w:b/>
          <w:bCs/>
          <w:i/>
          <w:szCs w:val="20"/>
        </w:rPr>
        <w:t>IPRs</w:t>
      </w:r>
      <w:r w:rsidR="00233210" w:rsidRPr="009537ED">
        <w:rPr>
          <w:rFonts w:ascii="Times New Roman" w:hAnsi="Times New Roman"/>
          <w:b/>
          <w:bCs/>
          <w:i/>
          <w:szCs w:val="20"/>
        </w:rPr>
        <w:t xml:space="preserve"> </w:t>
      </w:r>
      <w:r w:rsidRPr="009537ED">
        <w:rPr>
          <w:rFonts w:ascii="Times New Roman" w:hAnsi="Times New Roman"/>
          <w:b/>
          <w:bCs/>
          <w:i/>
          <w:szCs w:val="20"/>
        </w:rPr>
        <w:t>they</w:t>
      </w:r>
      <w:r w:rsidR="00233210" w:rsidRPr="009537ED">
        <w:rPr>
          <w:rFonts w:ascii="Times New Roman" w:hAnsi="Times New Roman"/>
          <w:b/>
          <w:bCs/>
          <w:i/>
          <w:szCs w:val="20"/>
        </w:rPr>
        <w:t xml:space="preserve"> </w:t>
      </w:r>
      <w:r w:rsidRPr="009537ED">
        <w:rPr>
          <w:rFonts w:ascii="Times New Roman" w:hAnsi="Times New Roman"/>
          <w:b/>
          <w:bCs/>
          <w:i/>
          <w:szCs w:val="20"/>
        </w:rPr>
        <w:t>become</w:t>
      </w:r>
      <w:r w:rsidR="00233210" w:rsidRPr="009537ED">
        <w:rPr>
          <w:rFonts w:ascii="Times New Roman" w:hAnsi="Times New Roman"/>
          <w:b/>
          <w:bCs/>
          <w:i/>
          <w:szCs w:val="20"/>
        </w:rPr>
        <w:t xml:space="preserve"> </w:t>
      </w:r>
      <w:r w:rsidRPr="009537ED">
        <w:rPr>
          <w:rFonts w:ascii="Times New Roman" w:hAnsi="Times New Roman"/>
          <w:b/>
          <w:bCs/>
          <w:i/>
          <w:szCs w:val="20"/>
        </w:rPr>
        <w:t>aware</w:t>
      </w:r>
      <w:r w:rsidR="00233210" w:rsidRPr="009537ED">
        <w:rPr>
          <w:rFonts w:ascii="Times New Roman" w:hAnsi="Times New Roman"/>
          <w:b/>
          <w:bCs/>
          <w:i/>
          <w:szCs w:val="20"/>
        </w:rPr>
        <w:t xml:space="preserve"> </w:t>
      </w:r>
      <w:r w:rsidRPr="009537ED">
        <w:rPr>
          <w:rFonts w:ascii="Times New Roman" w:hAnsi="Times New Roman"/>
          <w:b/>
          <w:bCs/>
          <w:i/>
          <w:szCs w:val="20"/>
        </w:rPr>
        <w:t>of</w:t>
      </w:r>
      <w:r w:rsidRPr="009537ED">
        <w:rPr>
          <w:rFonts w:ascii="Times New Roman" w:hAnsi="Times New Roman"/>
          <w:i/>
          <w:szCs w:val="20"/>
        </w:rPr>
        <w:t>.</w:t>
      </w:r>
      <w:r w:rsidR="00233210" w:rsidRPr="009537ED">
        <w:rPr>
          <w:rFonts w:ascii="Times New Roman" w:hAnsi="Times New Roman"/>
          <w:i/>
          <w:szCs w:val="20"/>
        </w:rPr>
        <w:t xml:space="preserve"> </w:t>
      </w:r>
    </w:p>
    <w:p w14:paraId="47C43A08" w14:textId="780CFCED" w:rsidR="00767A8D" w:rsidRPr="009537ED" w:rsidRDefault="00767A8D" w:rsidP="002B3B14">
      <w:pPr>
        <w:spacing w:after="180"/>
        <w:rPr>
          <w:rFonts w:ascii="Times New Roman" w:hAnsi="Times New Roman"/>
          <w:i/>
          <w:szCs w:val="20"/>
        </w:rPr>
      </w:pPr>
      <w:r w:rsidRPr="009537ED">
        <w:rPr>
          <w:rFonts w:ascii="Times New Roman" w:hAnsi="Times New Roman"/>
          <w:i/>
          <w:szCs w:val="20"/>
        </w:rPr>
        <w:t>The</w:t>
      </w:r>
      <w:r w:rsidR="00233210" w:rsidRPr="009537ED">
        <w:rPr>
          <w:rFonts w:ascii="Times New Roman" w:hAnsi="Times New Roman"/>
          <w:i/>
          <w:szCs w:val="20"/>
        </w:rPr>
        <w:t xml:space="preserve"> </w:t>
      </w:r>
      <w:r w:rsidR="00DC6325" w:rsidRPr="009537ED">
        <w:rPr>
          <w:rFonts w:ascii="Times New Roman" w:hAnsi="Times New Roman"/>
          <w:i/>
          <w:szCs w:val="20"/>
        </w:rPr>
        <w:t>delegates</w:t>
      </w:r>
      <w:r w:rsidR="00233210" w:rsidRPr="009537ED">
        <w:rPr>
          <w:rFonts w:ascii="Times New Roman" w:hAnsi="Times New Roman"/>
          <w:i/>
          <w:szCs w:val="20"/>
        </w:rPr>
        <w:t xml:space="preserve"> </w:t>
      </w:r>
      <w:r w:rsidRPr="009537ED">
        <w:rPr>
          <w:rFonts w:ascii="Times New Roman" w:hAnsi="Times New Roman"/>
          <w:i/>
          <w:szCs w:val="20"/>
        </w:rPr>
        <w:t>take</w:t>
      </w:r>
      <w:r w:rsidR="00233210" w:rsidRPr="009537ED">
        <w:rPr>
          <w:rFonts w:ascii="Times New Roman" w:hAnsi="Times New Roman"/>
          <w:i/>
          <w:szCs w:val="20"/>
        </w:rPr>
        <w:t xml:space="preserve"> </w:t>
      </w:r>
      <w:r w:rsidRPr="009537ED">
        <w:rPr>
          <w:rFonts w:ascii="Times New Roman" w:hAnsi="Times New Roman"/>
          <w:i/>
          <w:szCs w:val="20"/>
        </w:rPr>
        <w:t>note</w:t>
      </w:r>
      <w:r w:rsidR="00233210" w:rsidRPr="009537ED">
        <w:rPr>
          <w:rFonts w:ascii="Times New Roman" w:hAnsi="Times New Roman"/>
          <w:i/>
          <w:szCs w:val="20"/>
        </w:rPr>
        <w:t xml:space="preserve"> </w:t>
      </w:r>
      <w:r w:rsidRPr="009537ED">
        <w:rPr>
          <w:rFonts w:ascii="Times New Roman" w:hAnsi="Times New Roman"/>
          <w:i/>
          <w:szCs w:val="20"/>
        </w:rPr>
        <w:t>that</w:t>
      </w:r>
      <w:r w:rsidR="00233210" w:rsidRPr="009537ED">
        <w:rPr>
          <w:rFonts w:ascii="Times New Roman" w:hAnsi="Times New Roman"/>
          <w:i/>
          <w:szCs w:val="20"/>
        </w:rPr>
        <w:t xml:space="preserve"> </w:t>
      </w:r>
      <w:r w:rsidRPr="009537ED">
        <w:rPr>
          <w:rFonts w:ascii="Times New Roman" w:hAnsi="Times New Roman"/>
          <w:i/>
          <w:szCs w:val="20"/>
        </w:rPr>
        <w:t>they</w:t>
      </w:r>
      <w:r w:rsidR="00233210" w:rsidRPr="009537ED">
        <w:rPr>
          <w:rFonts w:ascii="Times New Roman" w:hAnsi="Times New Roman"/>
          <w:i/>
          <w:szCs w:val="20"/>
        </w:rPr>
        <w:t xml:space="preserve"> </w:t>
      </w:r>
      <w:r w:rsidRPr="009537ED">
        <w:rPr>
          <w:rFonts w:ascii="Times New Roman" w:hAnsi="Times New Roman"/>
          <w:i/>
          <w:szCs w:val="20"/>
        </w:rPr>
        <w:t>are</w:t>
      </w:r>
      <w:r w:rsidR="00233210" w:rsidRPr="009537ED">
        <w:rPr>
          <w:rFonts w:ascii="Times New Roman" w:hAnsi="Times New Roman"/>
          <w:i/>
          <w:szCs w:val="20"/>
        </w:rPr>
        <w:t xml:space="preserve"> </w:t>
      </w:r>
      <w:r w:rsidRPr="009537ED">
        <w:rPr>
          <w:rFonts w:ascii="Times New Roman" w:hAnsi="Times New Roman"/>
          <w:i/>
          <w:szCs w:val="20"/>
        </w:rPr>
        <w:t>hereby</w:t>
      </w:r>
      <w:r w:rsidR="00233210" w:rsidRPr="009537ED">
        <w:rPr>
          <w:rFonts w:ascii="Times New Roman" w:hAnsi="Times New Roman"/>
          <w:i/>
          <w:szCs w:val="20"/>
        </w:rPr>
        <w:t xml:space="preserve"> </w:t>
      </w:r>
      <w:r w:rsidRPr="009537ED">
        <w:rPr>
          <w:rFonts w:ascii="Times New Roman" w:hAnsi="Times New Roman"/>
          <w:i/>
          <w:szCs w:val="20"/>
        </w:rPr>
        <w:t>invited:</w:t>
      </w:r>
    </w:p>
    <w:p w14:paraId="18E88833" w14:textId="52998718" w:rsidR="00767A8D" w:rsidRPr="009537ED" w:rsidRDefault="00767A8D" w:rsidP="00767A8D">
      <w:pPr>
        <w:pStyle w:val="B1"/>
        <w:rPr>
          <w:rFonts w:ascii="Times New Roman" w:hAnsi="Times New Roman"/>
          <w:i/>
          <w:lang w:val="en-GB"/>
        </w:rPr>
      </w:pPr>
      <w:r w:rsidRPr="009537ED">
        <w:rPr>
          <w:rFonts w:ascii="Times New Roman" w:hAnsi="Times New Roman"/>
          <w:i/>
          <w:lang w:val="en-GB"/>
        </w:rPr>
        <w:t>-</w:t>
      </w:r>
      <w:r w:rsidRPr="009537ED">
        <w:rPr>
          <w:rFonts w:ascii="Times New Roman" w:hAnsi="Times New Roman"/>
          <w:i/>
          <w:lang w:val="en-GB"/>
        </w:rPr>
        <w:tab/>
        <w:t>to</w:t>
      </w:r>
      <w:r w:rsidR="00233210" w:rsidRPr="009537ED">
        <w:rPr>
          <w:rFonts w:ascii="Times New Roman" w:hAnsi="Times New Roman"/>
          <w:i/>
          <w:lang w:val="en-GB"/>
        </w:rPr>
        <w:t xml:space="preserve"> </w:t>
      </w:r>
      <w:r w:rsidRPr="009537ED">
        <w:rPr>
          <w:rFonts w:ascii="Times New Roman" w:hAnsi="Times New Roman"/>
          <w:i/>
          <w:lang w:val="en-GB"/>
        </w:rPr>
        <w:t>investigate</w:t>
      </w:r>
      <w:r w:rsidR="00233210" w:rsidRPr="009537ED">
        <w:rPr>
          <w:rFonts w:ascii="Times New Roman" w:hAnsi="Times New Roman"/>
          <w:i/>
          <w:lang w:val="en-GB"/>
        </w:rPr>
        <w:t xml:space="preserve"> </w:t>
      </w:r>
      <w:r w:rsidRPr="009537ED">
        <w:rPr>
          <w:rFonts w:ascii="Times New Roman" w:hAnsi="Times New Roman"/>
          <w:i/>
          <w:lang w:val="en-GB"/>
        </w:rPr>
        <w:t>whether</w:t>
      </w:r>
      <w:r w:rsidR="00233210" w:rsidRPr="009537ED">
        <w:rPr>
          <w:rFonts w:ascii="Times New Roman" w:hAnsi="Times New Roman"/>
          <w:i/>
          <w:lang w:val="en-GB"/>
        </w:rPr>
        <w:t xml:space="preserve"> </w:t>
      </w:r>
      <w:r w:rsidRPr="009537ED">
        <w:rPr>
          <w:rFonts w:ascii="Times New Roman" w:hAnsi="Times New Roman"/>
          <w:i/>
          <w:lang w:val="en-GB"/>
        </w:rPr>
        <w:t>their</w:t>
      </w:r>
      <w:r w:rsidR="00233210" w:rsidRPr="009537ED">
        <w:rPr>
          <w:rFonts w:ascii="Times New Roman" w:hAnsi="Times New Roman"/>
          <w:i/>
          <w:lang w:val="en-GB"/>
        </w:rPr>
        <w:t xml:space="preserve"> </w:t>
      </w:r>
      <w:r w:rsidRPr="009537ED">
        <w:rPr>
          <w:rFonts w:ascii="Times New Roman" w:hAnsi="Times New Roman"/>
          <w:i/>
          <w:lang w:val="en-GB"/>
        </w:rPr>
        <w:t>organization</w:t>
      </w:r>
      <w:r w:rsidR="00233210" w:rsidRPr="009537ED">
        <w:rPr>
          <w:rFonts w:ascii="Times New Roman" w:hAnsi="Times New Roman"/>
          <w:i/>
          <w:lang w:val="en-GB"/>
        </w:rPr>
        <w:t xml:space="preserve"> </w:t>
      </w:r>
      <w:r w:rsidRPr="009537ED">
        <w:rPr>
          <w:rFonts w:ascii="Times New Roman" w:hAnsi="Times New Roman"/>
          <w:i/>
          <w:lang w:val="en-GB"/>
        </w:rPr>
        <w:t>or</w:t>
      </w:r>
      <w:r w:rsidR="00233210" w:rsidRPr="009537ED">
        <w:rPr>
          <w:rFonts w:ascii="Times New Roman" w:hAnsi="Times New Roman"/>
          <w:i/>
          <w:lang w:val="en-GB"/>
        </w:rPr>
        <w:t xml:space="preserve"> </w:t>
      </w:r>
      <w:r w:rsidRPr="009537ED">
        <w:rPr>
          <w:rFonts w:ascii="Times New Roman" w:hAnsi="Times New Roman"/>
          <w:i/>
          <w:lang w:val="en-GB"/>
        </w:rPr>
        <w:t>any</w:t>
      </w:r>
      <w:r w:rsidR="00233210" w:rsidRPr="009537ED">
        <w:rPr>
          <w:rFonts w:ascii="Times New Roman" w:hAnsi="Times New Roman"/>
          <w:i/>
          <w:lang w:val="en-GB"/>
        </w:rPr>
        <w:t xml:space="preserve"> </w:t>
      </w:r>
      <w:r w:rsidRPr="009537ED">
        <w:rPr>
          <w:rFonts w:ascii="Times New Roman" w:hAnsi="Times New Roman"/>
          <w:i/>
          <w:lang w:val="en-GB"/>
        </w:rPr>
        <w:t>other</w:t>
      </w:r>
      <w:r w:rsidR="00233210" w:rsidRPr="009537ED">
        <w:rPr>
          <w:rFonts w:ascii="Times New Roman" w:hAnsi="Times New Roman"/>
          <w:i/>
          <w:lang w:val="en-GB"/>
        </w:rPr>
        <w:t xml:space="preserve"> </w:t>
      </w:r>
      <w:r w:rsidRPr="009537ED">
        <w:rPr>
          <w:rFonts w:ascii="Times New Roman" w:hAnsi="Times New Roman"/>
          <w:i/>
          <w:lang w:val="en-GB"/>
        </w:rPr>
        <w:t>organization</w:t>
      </w:r>
      <w:r w:rsidR="00233210" w:rsidRPr="009537ED">
        <w:rPr>
          <w:rFonts w:ascii="Times New Roman" w:hAnsi="Times New Roman"/>
          <w:i/>
          <w:lang w:val="en-GB"/>
        </w:rPr>
        <w:t xml:space="preserve"> </w:t>
      </w:r>
      <w:r w:rsidRPr="009537ED">
        <w:rPr>
          <w:rFonts w:ascii="Times New Roman" w:hAnsi="Times New Roman"/>
          <w:i/>
          <w:lang w:val="en-GB"/>
        </w:rPr>
        <w:t>owns</w:t>
      </w:r>
      <w:r w:rsidR="00233210" w:rsidRPr="009537ED">
        <w:rPr>
          <w:rFonts w:ascii="Times New Roman" w:hAnsi="Times New Roman"/>
          <w:i/>
          <w:lang w:val="en-GB"/>
        </w:rPr>
        <w:t xml:space="preserve"> </w:t>
      </w:r>
      <w:r w:rsidRPr="009537ED">
        <w:rPr>
          <w:rFonts w:ascii="Times New Roman" w:hAnsi="Times New Roman"/>
          <w:i/>
          <w:lang w:val="en-GB"/>
        </w:rPr>
        <w:t>IPRs</w:t>
      </w:r>
      <w:r w:rsidR="00233210" w:rsidRPr="009537ED">
        <w:rPr>
          <w:rFonts w:ascii="Times New Roman" w:hAnsi="Times New Roman"/>
          <w:i/>
          <w:lang w:val="en-GB"/>
        </w:rPr>
        <w:t xml:space="preserve"> </w:t>
      </w:r>
      <w:r w:rsidRPr="009537ED">
        <w:rPr>
          <w:rFonts w:ascii="Times New Roman" w:hAnsi="Times New Roman"/>
          <w:i/>
          <w:lang w:val="en-GB"/>
        </w:rPr>
        <w:t>which</w:t>
      </w:r>
      <w:r w:rsidR="00233210" w:rsidRPr="009537ED">
        <w:rPr>
          <w:rFonts w:ascii="Times New Roman" w:hAnsi="Times New Roman"/>
          <w:i/>
          <w:lang w:val="en-GB"/>
        </w:rPr>
        <w:t xml:space="preserve"> </w:t>
      </w:r>
      <w:r w:rsidRPr="009537ED">
        <w:rPr>
          <w:rFonts w:ascii="Times New Roman" w:hAnsi="Times New Roman"/>
          <w:i/>
          <w:lang w:val="en-GB"/>
        </w:rPr>
        <w:t>were,</w:t>
      </w:r>
      <w:r w:rsidR="00233210" w:rsidRPr="009537ED">
        <w:rPr>
          <w:rFonts w:ascii="Times New Roman" w:hAnsi="Times New Roman"/>
          <w:i/>
          <w:lang w:val="en-GB"/>
        </w:rPr>
        <w:t xml:space="preserve"> </w:t>
      </w:r>
      <w:r w:rsidRPr="009537ED">
        <w:rPr>
          <w:rFonts w:ascii="Times New Roman" w:hAnsi="Times New Roman"/>
          <w:i/>
          <w:lang w:val="en-GB"/>
        </w:rPr>
        <w:t>or</w:t>
      </w:r>
      <w:r w:rsidR="00233210" w:rsidRPr="009537ED">
        <w:rPr>
          <w:rFonts w:ascii="Times New Roman" w:hAnsi="Times New Roman"/>
          <w:i/>
          <w:lang w:val="en-GB"/>
        </w:rPr>
        <w:t xml:space="preserve"> </w:t>
      </w:r>
      <w:r w:rsidRPr="009537ED">
        <w:rPr>
          <w:rFonts w:ascii="Times New Roman" w:hAnsi="Times New Roman"/>
          <w:i/>
          <w:lang w:val="en-GB"/>
        </w:rPr>
        <w:t>were</w:t>
      </w:r>
      <w:r w:rsidR="00233210" w:rsidRPr="009537ED">
        <w:rPr>
          <w:rFonts w:ascii="Times New Roman" w:hAnsi="Times New Roman"/>
          <w:i/>
          <w:lang w:val="en-GB"/>
        </w:rPr>
        <w:t xml:space="preserve"> </w:t>
      </w:r>
      <w:r w:rsidRPr="009537ED">
        <w:rPr>
          <w:rFonts w:ascii="Times New Roman" w:hAnsi="Times New Roman"/>
          <w:i/>
          <w:lang w:val="en-GB"/>
        </w:rPr>
        <w:t>likely</w:t>
      </w:r>
      <w:r w:rsidR="00233210" w:rsidRPr="009537ED">
        <w:rPr>
          <w:rFonts w:ascii="Times New Roman" w:hAnsi="Times New Roman"/>
          <w:i/>
          <w:lang w:val="en-GB"/>
        </w:rPr>
        <w:t xml:space="preserve"> </w:t>
      </w:r>
      <w:r w:rsidRPr="009537ED">
        <w:rPr>
          <w:rFonts w:ascii="Times New Roman" w:hAnsi="Times New Roman"/>
          <w:i/>
          <w:lang w:val="en-GB"/>
        </w:rPr>
        <w:t>to</w:t>
      </w:r>
      <w:r w:rsidR="00233210" w:rsidRPr="009537ED">
        <w:rPr>
          <w:rFonts w:ascii="Times New Roman" w:hAnsi="Times New Roman"/>
          <w:i/>
          <w:lang w:val="en-GB"/>
        </w:rPr>
        <w:t xml:space="preserve"> </w:t>
      </w:r>
      <w:r w:rsidRPr="009537ED">
        <w:rPr>
          <w:rFonts w:ascii="Times New Roman" w:hAnsi="Times New Roman"/>
          <w:i/>
          <w:lang w:val="en-GB"/>
        </w:rPr>
        <w:t>become</w:t>
      </w:r>
      <w:r w:rsidR="00233210" w:rsidRPr="009537ED">
        <w:rPr>
          <w:rFonts w:ascii="Times New Roman" w:hAnsi="Times New Roman"/>
          <w:i/>
          <w:lang w:val="en-GB"/>
        </w:rPr>
        <w:t xml:space="preserve"> </w:t>
      </w:r>
      <w:r w:rsidRPr="009537ED">
        <w:rPr>
          <w:rFonts w:ascii="Times New Roman" w:hAnsi="Times New Roman"/>
          <w:i/>
          <w:lang w:val="en-GB"/>
        </w:rPr>
        <w:t>Essential</w:t>
      </w:r>
      <w:r w:rsidR="00233210" w:rsidRPr="009537ED">
        <w:rPr>
          <w:rFonts w:ascii="Times New Roman" w:hAnsi="Times New Roman"/>
          <w:i/>
          <w:lang w:val="en-GB"/>
        </w:rPr>
        <w:t xml:space="preserve"> </w:t>
      </w:r>
      <w:r w:rsidRPr="009537ED">
        <w:rPr>
          <w:rFonts w:ascii="Times New Roman" w:hAnsi="Times New Roman"/>
          <w:i/>
          <w:lang w:val="en-GB"/>
        </w:rPr>
        <w:t>in</w:t>
      </w:r>
      <w:r w:rsidR="00233210" w:rsidRPr="009537ED">
        <w:rPr>
          <w:rFonts w:ascii="Times New Roman" w:hAnsi="Times New Roman"/>
          <w:i/>
          <w:lang w:val="en-GB"/>
        </w:rPr>
        <w:t xml:space="preserve"> </w:t>
      </w:r>
      <w:r w:rsidRPr="009537ED">
        <w:rPr>
          <w:rFonts w:ascii="Times New Roman" w:hAnsi="Times New Roman"/>
          <w:i/>
          <w:lang w:val="en-GB"/>
        </w:rPr>
        <w:t>respect</w:t>
      </w:r>
      <w:r w:rsidR="00233210" w:rsidRPr="009537ED">
        <w:rPr>
          <w:rFonts w:ascii="Times New Roman" w:hAnsi="Times New Roman"/>
          <w:i/>
          <w:lang w:val="en-GB"/>
        </w:rPr>
        <w:t xml:space="preserve"> </w:t>
      </w:r>
      <w:r w:rsidRPr="009537ED">
        <w:rPr>
          <w:rFonts w:ascii="Times New Roman" w:hAnsi="Times New Roman"/>
          <w:i/>
          <w:lang w:val="en-GB"/>
        </w:rPr>
        <w:t>of</w:t>
      </w:r>
      <w:r w:rsidR="00233210" w:rsidRPr="009537ED">
        <w:rPr>
          <w:rFonts w:ascii="Times New Roman" w:hAnsi="Times New Roman"/>
          <w:i/>
          <w:lang w:val="en-GB"/>
        </w:rPr>
        <w:t xml:space="preserve"> </w:t>
      </w:r>
      <w:r w:rsidRPr="009537ED">
        <w:rPr>
          <w:rFonts w:ascii="Times New Roman" w:hAnsi="Times New Roman"/>
          <w:i/>
          <w:lang w:val="en-GB"/>
        </w:rPr>
        <w:t>the</w:t>
      </w:r>
      <w:r w:rsidR="00233210" w:rsidRPr="009537ED">
        <w:rPr>
          <w:rFonts w:ascii="Times New Roman" w:hAnsi="Times New Roman"/>
          <w:i/>
          <w:lang w:val="en-GB"/>
        </w:rPr>
        <w:t xml:space="preserve"> </w:t>
      </w:r>
      <w:r w:rsidRPr="009537ED">
        <w:rPr>
          <w:rFonts w:ascii="Times New Roman" w:hAnsi="Times New Roman"/>
          <w:i/>
          <w:lang w:val="en-GB"/>
        </w:rPr>
        <w:t>work</w:t>
      </w:r>
      <w:r w:rsidR="00233210" w:rsidRPr="009537ED">
        <w:rPr>
          <w:rFonts w:ascii="Times New Roman" w:hAnsi="Times New Roman"/>
          <w:i/>
          <w:lang w:val="en-GB"/>
        </w:rPr>
        <w:t xml:space="preserve"> </w:t>
      </w:r>
      <w:r w:rsidRPr="009537ED">
        <w:rPr>
          <w:rFonts w:ascii="Times New Roman" w:hAnsi="Times New Roman"/>
          <w:i/>
          <w:lang w:val="en-GB"/>
        </w:rPr>
        <w:t>of</w:t>
      </w:r>
      <w:r w:rsidR="00233210" w:rsidRPr="009537ED">
        <w:rPr>
          <w:rFonts w:ascii="Times New Roman" w:hAnsi="Times New Roman"/>
          <w:i/>
          <w:lang w:val="en-GB"/>
        </w:rPr>
        <w:t xml:space="preserve"> </w:t>
      </w:r>
      <w:r w:rsidRPr="009537ED">
        <w:rPr>
          <w:rFonts w:ascii="Times New Roman" w:hAnsi="Times New Roman"/>
          <w:i/>
          <w:lang w:val="en-GB"/>
        </w:rPr>
        <w:t>3GPP.</w:t>
      </w:r>
    </w:p>
    <w:p w14:paraId="0137D8D5" w14:textId="4BF9E45F" w:rsidR="00DC6325" w:rsidRPr="009537ED" w:rsidRDefault="00767A8D" w:rsidP="00767A8D">
      <w:pPr>
        <w:pStyle w:val="B1"/>
        <w:rPr>
          <w:rFonts w:ascii="Times New Roman" w:hAnsi="Times New Roman"/>
          <w:i/>
          <w:lang w:val="en-GB"/>
        </w:rPr>
      </w:pPr>
      <w:r w:rsidRPr="009537ED">
        <w:rPr>
          <w:rFonts w:ascii="Times New Roman" w:hAnsi="Times New Roman"/>
          <w:i/>
          <w:lang w:val="en-GB"/>
        </w:rPr>
        <w:t>-</w:t>
      </w:r>
      <w:r w:rsidRPr="009537ED">
        <w:rPr>
          <w:rFonts w:ascii="Times New Roman" w:hAnsi="Times New Roman"/>
          <w:i/>
          <w:lang w:val="en-GB"/>
        </w:rPr>
        <w:tab/>
        <w:t>to</w:t>
      </w:r>
      <w:r w:rsidR="00233210" w:rsidRPr="009537ED">
        <w:rPr>
          <w:rFonts w:ascii="Times New Roman" w:hAnsi="Times New Roman"/>
          <w:i/>
          <w:lang w:val="en-GB"/>
        </w:rPr>
        <w:t xml:space="preserve"> </w:t>
      </w:r>
      <w:r w:rsidRPr="009537ED">
        <w:rPr>
          <w:rFonts w:ascii="Times New Roman" w:hAnsi="Times New Roman"/>
          <w:i/>
          <w:lang w:val="en-GB"/>
        </w:rPr>
        <w:t>notify</w:t>
      </w:r>
      <w:r w:rsidR="00233210" w:rsidRPr="009537ED">
        <w:rPr>
          <w:rFonts w:ascii="Times New Roman" w:hAnsi="Times New Roman"/>
          <w:i/>
          <w:lang w:val="en-GB"/>
        </w:rPr>
        <w:t xml:space="preserve"> </w:t>
      </w:r>
      <w:r w:rsidRPr="009537ED">
        <w:rPr>
          <w:rFonts w:ascii="Times New Roman" w:hAnsi="Times New Roman"/>
          <w:i/>
          <w:lang w:val="en-GB"/>
        </w:rPr>
        <w:t>their</w:t>
      </w:r>
      <w:r w:rsidR="00233210" w:rsidRPr="009537ED">
        <w:rPr>
          <w:rFonts w:ascii="Times New Roman" w:hAnsi="Times New Roman"/>
          <w:i/>
          <w:lang w:val="en-GB"/>
        </w:rPr>
        <w:t xml:space="preserve"> </w:t>
      </w:r>
      <w:r w:rsidRPr="009537ED">
        <w:rPr>
          <w:rFonts w:ascii="Times New Roman" w:hAnsi="Times New Roman"/>
          <w:i/>
          <w:lang w:val="en-GB"/>
        </w:rPr>
        <w:t>respective</w:t>
      </w:r>
      <w:r w:rsidR="00233210" w:rsidRPr="009537ED">
        <w:rPr>
          <w:rFonts w:ascii="Times New Roman" w:hAnsi="Times New Roman"/>
          <w:i/>
          <w:lang w:val="en-GB"/>
        </w:rPr>
        <w:t xml:space="preserve"> </w:t>
      </w:r>
      <w:r w:rsidRPr="009537ED">
        <w:rPr>
          <w:rFonts w:ascii="Times New Roman" w:hAnsi="Times New Roman"/>
          <w:i/>
          <w:lang w:val="en-GB"/>
        </w:rPr>
        <w:t>Organizational</w:t>
      </w:r>
      <w:r w:rsidR="00233210" w:rsidRPr="009537ED">
        <w:rPr>
          <w:rFonts w:ascii="Times New Roman" w:hAnsi="Times New Roman"/>
          <w:i/>
          <w:lang w:val="en-GB"/>
        </w:rPr>
        <w:t xml:space="preserve"> </w:t>
      </w:r>
      <w:r w:rsidRPr="009537ED">
        <w:rPr>
          <w:rFonts w:ascii="Times New Roman" w:hAnsi="Times New Roman"/>
          <w:i/>
          <w:lang w:val="en-GB"/>
        </w:rPr>
        <w:t>Partners</w:t>
      </w:r>
      <w:r w:rsidR="00233210" w:rsidRPr="009537ED">
        <w:rPr>
          <w:rFonts w:ascii="Times New Roman" w:hAnsi="Times New Roman"/>
          <w:i/>
          <w:lang w:val="en-GB"/>
        </w:rPr>
        <w:t xml:space="preserve"> </w:t>
      </w:r>
      <w:r w:rsidRPr="009537ED">
        <w:rPr>
          <w:rFonts w:ascii="Times New Roman" w:hAnsi="Times New Roman"/>
          <w:i/>
          <w:lang w:val="en-GB"/>
        </w:rPr>
        <w:t>of</w:t>
      </w:r>
      <w:r w:rsidR="00233210" w:rsidRPr="009537ED">
        <w:rPr>
          <w:rFonts w:ascii="Times New Roman" w:hAnsi="Times New Roman"/>
          <w:i/>
          <w:lang w:val="en-GB"/>
        </w:rPr>
        <w:t xml:space="preserve"> </w:t>
      </w:r>
      <w:r w:rsidRPr="009537ED">
        <w:rPr>
          <w:rFonts w:ascii="Times New Roman" w:hAnsi="Times New Roman"/>
          <w:i/>
          <w:lang w:val="en-GB"/>
        </w:rPr>
        <w:t>all</w:t>
      </w:r>
      <w:r w:rsidR="00233210" w:rsidRPr="009537ED">
        <w:rPr>
          <w:rFonts w:ascii="Times New Roman" w:hAnsi="Times New Roman"/>
          <w:i/>
          <w:lang w:val="en-GB"/>
        </w:rPr>
        <w:t xml:space="preserve"> </w:t>
      </w:r>
      <w:r w:rsidRPr="009537ED">
        <w:rPr>
          <w:rFonts w:ascii="Times New Roman" w:hAnsi="Times New Roman"/>
          <w:i/>
          <w:lang w:val="en-GB"/>
        </w:rPr>
        <w:t>potential</w:t>
      </w:r>
      <w:r w:rsidR="00233210" w:rsidRPr="009537ED">
        <w:rPr>
          <w:rFonts w:ascii="Times New Roman" w:hAnsi="Times New Roman"/>
          <w:i/>
          <w:lang w:val="en-GB"/>
        </w:rPr>
        <w:t xml:space="preserve"> </w:t>
      </w:r>
      <w:r w:rsidRPr="009537ED">
        <w:rPr>
          <w:rFonts w:ascii="Times New Roman" w:hAnsi="Times New Roman"/>
          <w:i/>
          <w:lang w:val="en-GB"/>
        </w:rPr>
        <w:t>IPRs,</w:t>
      </w:r>
      <w:r w:rsidR="00233210" w:rsidRPr="009537ED">
        <w:rPr>
          <w:rFonts w:ascii="Times New Roman" w:hAnsi="Times New Roman"/>
          <w:i/>
          <w:lang w:val="en-GB"/>
        </w:rPr>
        <w:t xml:space="preserve"> </w:t>
      </w:r>
      <w:r w:rsidRPr="009537ED">
        <w:rPr>
          <w:rFonts w:ascii="Times New Roman" w:hAnsi="Times New Roman"/>
          <w:i/>
          <w:lang w:val="en-GB"/>
        </w:rPr>
        <w:t>e.g.,</w:t>
      </w:r>
      <w:r w:rsidR="00233210" w:rsidRPr="009537ED">
        <w:rPr>
          <w:rFonts w:ascii="Times New Roman" w:hAnsi="Times New Roman"/>
          <w:i/>
          <w:lang w:val="en-GB"/>
        </w:rPr>
        <w:t xml:space="preserve"> </w:t>
      </w:r>
      <w:r w:rsidRPr="009537ED">
        <w:rPr>
          <w:rFonts w:ascii="Times New Roman" w:hAnsi="Times New Roman"/>
          <w:i/>
          <w:lang w:val="en-GB"/>
        </w:rPr>
        <w:t>for</w:t>
      </w:r>
      <w:r w:rsidR="00233210" w:rsidRPr="009537ED">
        <w:rPr>
          <w:rFonts w:ascii="Times New Roman" w:hAnsi="Times New Roman"/>
          <w:i/>
          <w:lang w:val="en-GB"/>
        </w:rPr>
        <w:t xml:space="preserve"> </w:t>
      </w:r>
      <w:r w:rsidRPr="009537ED">
        <w:rPr>
          <w:rFonts w:ascii="Times New Roman" w:hAnsi="Times New Roman"/>
          <w:i/>
          <w:lang w:val="en-GB"/>
        </w:rPr>
        <w:t>ETSI,</w:t>
      </w:r>
      <w:r w:rsidR="00233210" w:rsidRPr="009537ED">
        <w:rPr>
          <w:rFonts w:ascii="Times New Roman" w:hAnsi="Times New Roman"/>
          <w:i/>
          <w:lang w:val="en-GB"/>
        </w:rPr>
        <w:t xml:space="preserve"> </w:t>
      </w:r>
      <w:r w:rsidRPr="009537ED">
        <w:rPr>
          <w:rFonts w:ascii="Times New Roman" w:hAnsi="Times New Roman"/>
          <w:i/>
          <w:lang w:val="en-GB"/>
        </w:rPr>
        <w:t>by</w:t>
      </w:r>
      <w:r w:rsidR="00233210" w:rsidRPr="009537ED">
        <w:rPr>
          <w:rFonts w:ascii="Times New Roman" w:hAnsi="Times New Roman"/>
          <w:i/>
          <w:lang w:val="en-GB"/>
        </w:rPr>
        <w:t xml:space="preserve"> </w:t>
      </w:r>
      <w:r w:rsidRPr="009537ED">
        <w:rPr>
          <w:rFonts w:ascii="Times New Roman" w:hAnsi="Times New Roman"/>
          <w:i/>
          <w:lang w:val="en-GB"/>
        </w:rPr>
        <w:t>means</w:t>
      </w:r>
      <w:r w:rsidR="00233210" w:rsidRPr="009537ED">
        <w:rPr>
          <w:rFonts w:ascii="Times New Roman" w:hAnsi="Times New Roman"/>
          <w:i/>
          <w:lang w:val="en-GB"/>
        </w:rPr>
        <w:t xml:space="preserve"> </w:t>
      </w:r>
      <w:r w:rsidRPr="009537ED">
        <w:rPr>
          <w:rFonts w:ascii="Times New Roman" w:hAnsi="Times New Roman"/>
          <w:i/>
          <w:lang w:val="en-GB"/>
        </w:rPr>
        <w:t>of</w:t>
      </w:r>
      <w:r w:rsidR="00233210" w:rsidRPr="009537ED">
        <w:rPr>
          <w:rFonts w:ascii="Times New Roman" w:hAnsi="Times New Roman"/>
          <w:i/>
          <w:lang w:val="en-GB"/>
        </w:rPr>
        <w:t xml:space="preserve"> </w:t>
      </w:r>
      <w:r w:rsidRPr="009537ED">
        <w:rPr>
          <w:rFonts w:ascii="Times New Roman" w:hAnsi="Times New Roman"/>
          <w:i/>
          <w:lang w:val="en-GB"/>
        </w:rPr>
        <w:t>the</w:t>
      </w:r>
      <w:r w:rsidR="00233210" w:rsidRPr="009537ED">
        <w:rPr>
          <w:rFonts w:ascii="Times New Roman" w:hAnsi="Times New Roman"/>
          <w:i/>
          <w:lang w:val="en-GB"/>
        </w:rPr>
        <w:t xml:space="preserve"> </w:t>
      </w:r>
      <w:r w:rsidRPr="009537ED">
        <w:rPr>
          <w:rFonts w:ascii="Times New Roman" w:hAnsi="Times New Roman"/>
          <w:i/>
          <w:lang w:val="en-GB"/>
        </w:rPr>
        <w:t>IPR</w:t>
      </w:r>
      <w:r w:rsidR="00233210" w:rsidRPr="009537ED">
        <w:rPr>
          <w:rFonts w:ascii="Times New Roman" w:hAnsi="Times New Roman"/>
          <w:i/>
          <w:lang w:val="en-GB"/>
        </w:rPr>
        <w:t xml:space="preserve"> </w:t>
      </w:r>
      <w:r w:rsidRPr="009537ED">
        <w:rPr>
          <w:rFonts w:ascii="Times New Roman" w:hAnsi="Times New Roman"/>
          <w:i/>
          <w:lang w:val="en-GB"/>
        </w:rPr>
        <w:t>Information</w:t>
      </w:r>
      <w:r w:rsidR="00233210" w:rsidRPr="009537ED">
        <w:rPr>
          <w:rFonts w:ascii="Times New Roman" w:hAnsi="Times New Roman"/>
          <w:i/>
          <w:lang w:val="en-GB"/>
        </w:rPr>
        <w:t xml:space="preserve"> </w:t>
      </w:r>
      <w:r w:rsidRPr="009537ED">
        <w:rPr>
          <w:rFonts w:ascii="Times New Roman" w:hAnsi="Times New Roman"/>
          <w:i/>
          <w:lang w:val="en-GB"/>
        </w:rPr>
        <w:t>Statement</w:t>
      </w:r>
      <w:r w:rsidR="00233210" w:rsidRPr="009537ED">
        <w:rPr>
          <w:rFonts w:ascii="Times New Roman" w:hAnsi="Times New Roman"/>
          <w:i/>
          <w:lang w:val="en-GB"/>
        </w:rPr>
        <w:t xml:space="preserve"> </w:t>
      </w:r>
      <w:r w:rsidRPr="009537ED">
        <w:rPr>
          <w:rFonts w:ascii="Times New Roman" w:hAnsi="Times New Roman"/>
          <w:i/>
          <w:lang w:val="en-GB"/>
        </w:rPr>
        <w:t>and</w:t>
      </w:r>
      <w:r w:rsidR="00233210" w:rsidRPr="009537ED">
        <w:rPr>
          <w:rFonts w:ascii="Times New Roman" w:hAnsi="Times New Roman"/>
          <w:i/>
          <w:lang w:val="en-GB"/>
        </w:rPr>
        <w:t xml:space="preserve"> </w:t>
      </w:r>
      <w:r w:rsidRPr="009537ED">
        <w:rPr>
          <w:rFonts w:ascii="Times New Roman" w:hAnsi="Times New Roman"/>
          <w:i/>
          <w:lang w:val="en-GB"/>
        </w:rPr>
        <w:t>the</w:t>
      </w:r>
      <w:r w:rsidR="00233210" w:rsidRPr="009537ED">
        <w:rPr>
          <w:rFonts w:ascii="Times New Roman" w:hAnsi="Times New Roman"/>
          <w:i/>
          <w:lang w:val="en-GB"/>
        </w:rPr>
        <w:t xml:space="preserve"> </w:t>
      </w:r>
      <w:r w:rsidRPr="009537ED">
        <w:rPr>
          <w:rFonts w:ascii="Times New Roman" w:hAnsi="Times New Roman"/>
          <w:i/>
          <w:lang w:val="en-GB"/>
        </w:rPr>
        <w:t>Licensing</w:t>
      </w:r>
      <w:r w:rsidR="00233210" w:rsidRPr="009537ED">
        <w:rPr>
          <w:rFonts w:ascii="Times New Roman" w:hAnsi="Times New Roman"/>
          <w:i/>
          <w:lang w:val="en-GB"/>
        </w:rPr>
        <w:t xml:space="preserve"> </w:t>
      </w:r>
      <w:r w:rsidRPr="009537ED">
        <w:rPr>
          <w:rFonts w:ascii="Times New Roman" w:hAnsi="Times New Roman"/>
          <w:i/>
          <w:lang w:val="en-GB"/>
        </w:rPr>
        <w:t>declaration</w:t>
      </w:r>
      <w:r w:rsidR="00233210" w:rsidRPr="009537ED">
        <w:rPr>
          <w:rFonts w:ascii="Times New Roman" w:hAnsi="Times New Roman"/>
          <w:i/>
          <w:lang w:val="en-GB"/>
        </w:rPr>
        <w:t xml:space="preserve"> </w:t>
      </w:r>
      <w:r w:rsidRPr="009537ED">
        <w:rPr>
          <w:rFonts w:ascii="Times New Roman" w:hAnsi="Times New Roman"/>
          <w:i/>
          <w:lang w:val="en-GB"/>
        </w:rPr>
        <w:t>forms</w:t>
      </w:r>
      <w:r w:rsidR="00233210" w:rsidRPr="009537ED">
        <w:rPr>
          <w:rFonts w:ascii="Times New Roman" w:hAnsi="Times New Roman"/>
          <w:i/>
          <w:lang w:val="en-GB"/>
        </w:rPr>
        <w:t xml:space="preserve"> </w:t>
      </w:r>
      <w:r w:rsidRPr="009537ED">
        <w:rPr>
          <w:rFonts w:ascii="Times New Roman" w:hAnsi="Times New Roman"/>
          <w:i/>
          <w:lang w:val="en-GB"/>
        </w:rPr>
        <w:t>(e.g.</w:t>
      </w:r>
      <w:r w:rsidR="00233210" w:rsidRPr="009537ED">
        <w:rPr>
          <w:rFonts w:ascii="Times New Roman" w:hAnsi="Times New Roman"/>
          <w:i/>
          <w:lang w:val="en-GB"/>
        </w:rPr>
        <w:t xml:space="preserve"> </w:t>
      </w:r>
      <w:r w:rsidRPr="009537ED">
        <w:rPr>
          <w:rFonts w:ascii="Times New Roman" w:hAnsi="Times New Roman"/>
          <w:i/>
          <w:lang w:val="en-GB"/>
        </w:rPr>
        <w:t>see</w:t>
      </w:r>
      <w:r w:rsidR="00233210" w:rsidRPr="009537ED">
        <w:rPr>
          <w:rFonts w:ascii="Times New Roman" w:hAnsi="Times New Roman"/>
          <w:i/>
          <w:lang w:val="en-GB"/>
        </w:rPr>
        <w:t xml:space="preserve"> </w:t>
      </w:r>
      <w:r w:rsidRPr="009537ED">
        <w:rPr>
          <w:rFonts w:ascii="Times New Roman" w:hAnsi="Times New Roman"/>
          <w:i/>
          <w:lang w:val="en-GB"/>
        </w:rPr>
        <w:t>the</w:t>
      </w:r>
      <w:r w:rsidR="00233210" w:rsidRPr="009537ED">
        <w:rPr>
          <w:rFonts w:ascii="Times New Roman" w:hAnsi="Times New Roman"/>
          <w:i/>
          <w:lang w:val="en-GB"/>
        </w:rPr>
        <w:t xml:space="preserve"> </w:t>
      </w:r>
      <w:r w:rsidRPr="009537ED">
        <w:rPr>
          <w:rFonts w:ascii="Times New Roman" w:hAnsi="Times New Roman"/>
          <w:i/>
          <w:lang w:val="en-GB"/>
        </w:rPr>
        <w:t>ETSI</w:t>
      </w:r>
      <w:r w:rsidR="00233210" w:rsidRPr="009537ED">
        <w:rPr>
          <w:rFonts w:ascii="Times New Roman" w:hAnsi="Times New Roman"/>
          <w:i/>
          <w:lang w:val="en-GB"/>
        </w:rPr>
        <w:t xml:space="preserve"> </w:t>
      </w:r>
      <w:r w:rsidRPr="009537ED">
        <w:rPr>
          <w:rFonts w:ascii="Times New Roman" w:hAnsi="Times New Roman"/>
          <w:i/>
          <w:lang w:val="en-GB"/>
        </w:rPr>
        <w:t>IPR</w:t>
      </w:r>
      <w:r w:rsidR="00233210" w:rsidRPr="009537ED">
        <w:rPr>
          <w:rFonts w:ascii="Times New Roman" w:hAnsi="Times New Roman"/>
          <w:i/>
          <w:lang w:val="en-GB"/>
        </w:rPr>
        <w:t xml:space="preserve"> </w:t>
      </w:r>
      <w:r w:rsidRPr="009537ED">
        <w:rPr>
          <w:rFonts w:ascii="Times New Roman" w:hAnsi="Times New Roman"/>
          <w:i/>
          <w:lang w:val="en-GB"/>
        </w:rPr>
        <w:t>forms</w:t>
      </w:r>
      <w:r w:rsidR="00233210" w:rsidRPr="009537ED">
        <w:rPr>
          <w:rFonts w:ascii="Times New Roman" w:hAnsi="Times New Roman"/>
          <w:i/>
          <w:lang w:val="en-GB"/>
        </w:rPr>
        <w:t xml:space="preserve"> </w:t>
      </w:r>
      <w:hyperlink r:id="rId10" w:history="1">
        <w:r w:rsidR="00E568EA" w:rsidRPr="009537ED">
          <w:rPr>
            <w:rStyle w:val="Hyperlink"/>
            <w:rFonts w:ascii="Times New Roman" w:hAnsi="Times New Roman"/>
            <w:i/>
            <w:lang w:val="en-GB"/>
          </w:rPr>
          <w:t>https://www.etsi.org/intellectual-property-rights/ipr</w:t>
        </w:r>
      </w:hyperlink>
      <w:r w:rsidR="00233210" w:rsidRPr="009537ED">
        <w:rPr>
          <w:rFonts w:ascii="Times New Roman" w:hAnsi="Times New Roman"/>
          <w:i/>
          <w:lang w:val="en-GB"/>
        </w:rPr>
        <w:t xml:space="preserve"> </w:t>
      </w:r>
      <w:r w:rsidRPr="009537ED">
        <w:rPr>
          <w:rFonts w:ascii="Times New Roman" w:hAnsi="Times New Roman"/>
          <w:i/>
          <w:lang w:val="en-GB"/>
        </w:rPr>
        <w:t>).</w:t>
      </w:r>
    </w:p>
    <w:p w14:paraId="6B762099" w14:textId="2628E19C" w:rsidR="00951DA4" w:rsidRPr="009537ED" w:rsidRDefault="00951DA4" w:rsidP="00951DA4">
      <w:pPr>
        <w:rPr>
          <w:i/>
        </w:rPr>
      </w:pPr>
      <w:r w:rsidRPr="009537ED">
        <w:rPr>
          <w:i/>
        </w:rPr>
        <w:t>More</w:t>
      </w:r>
      <w:r w:rsidR="00233210" w:rsidRPr="009537ED">
        <w:rPr>
          <w:i/>
        </w:rPr>
        <w:t xml:space="preserve"> </w:t>
      </w:r>
      <w:r w:rsidRPr="009537ED">
        <w:rPr>
          <w:i/>
        </w:rPr>
        <w:t>information</w:t>
      </w:r>
      <w:r w:rsidR="00233210" w:rsidRPr="009537ED">
        <w:rPr>
          <w:i/>
        </w:rPr>
        <w:t xml:space="preserve"> </w:t>
      </w:r>
      <w:r w:rsidRPr="009537ED">
        <w:rPr>
          <w:i/>
        </w:rPr>
        <w:t>is</w:t>
      </w:r>
      <w:r w:rsidR="00233210" w:rsidRPr="009537ED">
        <w:rPr>
          <w:i/>
        </w:rPr>
        <w:t xml:space="preserve"> </w:t>
      </w:r>
      <w:r w:rsidRPr="009537ED">
        <w:rPr>
          <w:i/>
        </w:rPr>
        <w:t>available</w:t>
      </w:r>
      <w:r w:rsidR="00233210" w:rsidRPr="009537ED">
        <w:rPr>
          <w:i/>
        </w:rPr>
        <w:t xml:space="preserve"> </w:t>
      </w:r>
      <w:r w:rsidRPr="009537ED">
        <w:rPr>
          <w:i/>
        </w:rPr>
        <w:t>via</w:t>
      </w:r>
      <w:r w:rsidR="00233210" w:rsidRPr="009537ED">
        <w:rPr>
          <w:i/>
        </w:rPr>
        <w:t xml:space="preserve"> </w:t>
      </w:r>
      <w:r w:rsidRPr="009537ED">
        <w:rPr>
          <w:i/>
        </w:rPr>
        <w:t>the</w:t>
      </w:r>
      <w:r w:rsidR="00233210" w:rsidRPr="009537ED">
        <w:rPr>
          <w:i/>
        </w:rPr>
        <w:t xml:space="preserve"> </w:t>
      </w:r>
      <w:r w:rsidR="00E22D0C">
        <w:rPr>
          <w:i/>
        </w:rPr>
        <w:t>"</w:t>
      </w:r>
      <w:r w:rsidRPr="009537ED">
        <w:rPr>
          <w:i/>
        </w:rPr>
        <w:t>Legal</w:t>
      </w:r>
      <w:r w:rsidR="00E22D0C">
        <w:rPr>
          <w:i/>
        </w:rPr>
        <w:t>"</w:t>
      </w:r>
      <w:r w:rsidR="00233210" w:rsidRPr="009537ED">
        <w:rPr>
          <w:i/>
        </w:rPr>
        <w:t xml:space="preserve"> </w:t>
      </w:r>
      <w:r w:rsidRPr="009537ED">
        <w:rPr>
          <w:i/>
        </w:rPr>
        <w:t>page</w:t>
      </w:r>
      <w:r w:rsidR="00233210" w:rsidRPr="009537ED">
        <w:rPr>
          <w:i/>
        </w:rPr>
        <w:t xml:space="preserve"> </w:t>
      </w:r>
      <w:r w:rsidRPr="009537ED">
        <w:rPr>
          <w:i/>
        </w:rPr>
        <w:t>on</w:t>
      </w:r>
      <w:r w:rsidR="00233210" w:rsidRPr="009537ED">
        <w:rPr>
          <w:i/>
        </w:rPr>
        <w:t xml:space="preserve"> </w:t>
      </w:r>
      <w:r w:rsidRPr="009537ED">
        <w:rPr>
          <w:i/>
        </w:rPr>
        <w:t>the</w:t>
      </w:r>
      <w:r w:rsidR="00233210" w:rsidRPr="009537ED">
        <w:rPr>
          <w:i/>
        </w:rPr>
        <w:t xml:space="preserve"> </w:t>
      </w:r>
      <w:r w:rsidRPr="009537ED">
        <w:rPr>
          <w:i/>
        </w:rPr>
        <w:t>web</w:t>
      </w:r>
      <w:r w:rsidR="00233210" w:rsidRPr="009537ED">
        <w:rPr>
          <w:i/>
        </w:rPr>
        <w:t xml:space="preserve"> </w:t>
      </w:r>
      <w:r w:rsidRPr="009537ED">
        <w:rPr>
          <w:i/>
        </w:rPr>
        <w:t>site:</w:t>
      </w:r>
      <w:r w:rsidR="00233210" w:rsidRPr="009537ED">
        <w:rPr>
          <w:i/>
        </w:rPr>
        <w:t xml:space="preserve"> </w:t>
      </w:r>
      <w:hyperlink r:id="rId11" w:history="1">
        <w:r w:rsidRPr="009537ED">
          <w:rPr>
            <w:rStyle w:val="Hyperlink"/>
            <w:i/>
          </w:rPr>
          <w:t>https://www.3gpp.org/about-3gpp/legal-matters</w:t>
        </w:r>
      </w:hyperlink>
      <w:r w:rsidR="00233210" w:rsidRPr="009537ED">
        <w:rPr>
          <w:i/>
        </w:rPr>
        <w:t xml:space="preserve"> </w:t>
      </w:r>
      <w:r w:rsidRPr="009537ED">
        <w:rPr>
          <w:i/>
        </w:rPr>
        <w:t>.</w:t>
      </w:r>
    </w:p>
    <w:p w14:paraId="0CB454EC" w14:textId="51ED047F" w:rsidR="007440DD" w:rsidRPr="009537ED" w:rsidRDefault="007440DD" w:rsidP="00F53049">
      <w:pPr>
        <w:pStyle w:val="Heading2"/>
      </w:pPr>
      <w:bookmarkStart w:id="5" w:name="_Toc173404992"/>
      <w:r w:rsidRPr="009537ED">
        <w:t>Competition</w:t>
      </w:r>
      <w:r w:rsidR="00233210" w:rsidRPr="009537ED">
        <w:t xml:space="preserve"> </w:t>
      </w:r>
      <w:r w:rsidRPr="009537ED">
        <w:t>law</w:t>
      </w:r>
      <w:r w:rsidR="00233210" w:rsidRPr="009537ED">
        <w:t xml:space="preserve"> </w:t>
      </w:r>
      <w:r w:rsidRPr="009537ED">
        <w:t>statement</w:t>
      </w:r>
      <w:bookmarkEnd w:id="5"/>
    </w:p>
    <w:p w14:paraId="39E1506B" w14:textId="3F6D4098" w:rsidR="007440DD" w:rsidRPr="009537ED" w:rsidRDefault="007440DD" w:rsidP="007440DD">
      <w:pPr>
        <w:spacing w:line="270" w:lineRule="atLeast"/>
        <w:rPr>
          <w:rFonts w:ascii="Times New Roman" w:eastAsia="Times New Roman" w:hAnsi="Times New Roman"/>
          <w:i/>
          <w:kern w:val="2"/>
          <w:szCs w:val="20"/>
          <w:lang w:eastAsia="en-GB"/>
        </w:rPr>
      </w:pPr>
      <w:r w:rsidRPr="009537ED">
        <w:rPr>
          <w:rFonts w:ascii="Times New Roman" w:eastAsia="MS Mincho" w:hAnsi="Times New Roman"/>
          <w:i/>
          <w:kern w:val="2"/>
          <w:szCs w:val="20"/>
        </w:rPr>
        <w:t>The</w:t>
      </w:r>
      <w:r w:rsidR="00233210" w:rsidRPr="009537ED">
        <w:rPr>
          <w:rFonts w:ascii="Times New Roman" w:eastAsia="MS Mincho" w:hAnsi="Times New Roman"/>
          <w:i/>
          <w:kern w:val="2"/>
          <w:szCs w:val="20"/>
        </w:rPr>
        <w:t xml:space="preserve"> </w:t>
      </w:r>
      <w:r w:rsidR="00E757C7" w:rsidRPr="009537ED">
        <w:rPr>
          <w:rFonts w:ascii="Times New Roman" w:eastAsia="MS Mincho" w:hAnsi="Times New Roman"/>
          <w:i/>
          <w:kern w:val="2"/>
          <w:szCs w:val="20"/>
        </w:rPr>
        <w:t>Chair</w:t>
      </w:r>
      <w:r w:rsidR="00233210" w:rsidRPr="009537ED">
        <w:rPr>
          <w:rFonts w:ascii="Times New Roman" w:eastAsia="MS Mincho" w:hAnsi="Times New Roman"/>
          <w:i/>
          <w:kern w:val="2"/>
          <w:szCs w:val="20"/>
        </w:rPr>
        <w:t xml:space="preserve"> </w:t>
      </w:r>
      <w:r w:rsidRPr="009537ED">
        <w:rPr>
          <w:rFonts w:ascii="Times New Roman" w:eastAsia="MS Mincho" w:hAnsi="Times New Roman"/>
          <w:i/>
          <w:kern w:val="2"/>
          <w:szCs w:val="20"/>
        </w:rPr>
        <w:t>also</w:t>
      </w:r>
      <w:r w:rsidR="00233210" w:rsidRPr="009537ED">
        <w:rPr>
          <w:rFonts w:ascii="Times New Roman" w:eastAsia="MS Mincho" w:hAnsi="Times New Roman"/>
          <w:i/>
          <w:kern w:val="2"/>
          <w:szCs w:val="20"/>
        </w:rPr>
        <w:t xml:space="preserve"> </w:t>
      </w:r>
      <w:r w:rsidRPr="009537ED">
        <w:rPr>
          <w:rFonts w:ascii="Times New Roman" w:eastAsia="MS Mincho" w:hAnsi="Times New Roman"/>
          <w:i/>
          <w:kern w:val="2"/>
          <w:szCs w:val="20"/>
        </w:rPr>
        <w:t>drew</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Member’s</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attention</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to</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the</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fact</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that</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3GPP</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activities</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are</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subject</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to</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antitrust</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and</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competition</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laws</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and</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that</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compliance</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with</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said</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laws</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is</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therefore</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required</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of</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any</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participant</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of</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this</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WG</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meeting</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including</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the</w:t>
      </w:r>
      <w:r w:rsidR="00233210" w:rsidRPr="009537ED">
        <w:rPr>
          <w:rFonts w:ascii="Times New Roman" w:eastAsia="Times New Roman" w:hAnsi="Times New Roman"/>
          <w:i/>
          <w:kern w:val="2"/>
          <w:szCs w:val="20"/>
          <w:lang w:eastAsia="en-GB"/>
        </w:rPr>
        <w:t xml:space="preserve"> </w:t>
      </w:r>
      <w:r w:rsidR="00E757C7" w:rsidRPr="009537ED">
        <w:rPr>
          <w:rFonts w:ascii="Times New Roman" w:eastAsia="Times New Roman" w:hAnsi="Times New Roman"/>
          <w:i/>
          <w:kern w:val="2"/>
          <w:szCs w:val="20"/>
          <w:lang w:eastAsia="en-GB"/>
        </w:rPr>
        <w:t>Chair</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and</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Vice</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Chair</w:t>
      </w:r>
      <w:r w:rsidR="00E757C7" w:rsidRPr="009537ED">
        <w:rPr>
          <w:rFonts w:ascii="Times New Roman" w:eastAsia="Times New Roman" w:hAnsi="Times New Roman"/>
          <w:i/>
          <w:kern w:val="2"/>
          <w:szCs w:val="20"/>
          <w:lang w:eastAsia="en-GB"/>
        </w:rPr>
        <w:t>s</w:t>
      </w:r>
      <w:r w:rsidRPr="009537ED">
        <w:rPr>
          <w:rFonts w:ascii="Times New Roman" w:eastAsia="Times New Roman" w:hAnsi="Times New Roman"/>
          <w:i/>
          <w:kern w:val="2"/>
          <w:szCs w:val="20"/>
          <w:lang w:eastAsia="en-GB"/>
        </w:rPr>
        <w:t>.</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In</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case</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of</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question,</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please</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contact</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your</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legal</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counsel.</w:t>
      </w:r>
    </w:p>
    <w:p w14:paraId="13D6F8DB" w14:textId="3AE6BC16" w:rsidR="007440DD" w:rsidRPr="009537ED" w:rsidRDefault="007440DD" w:rsidP="007440DD">
      <w:pPr>
        <w:spacing w:line="270" w:lineRule="atLeast"/>
        <w:rPr>
          <w:rFonts w:ascii="Times New Roman" w:eastAsia="Times New Roman" w:hAnsi="Times New Roman"/>
          <w:i/>
          <w:kern w:val="2"/>
          <w:szCs w:val="20"/>
          <w:lang w:eastAsia="en-GB"/>
        </w:rPr>
      </w:pPr>
      <w:r w:rsidRPr="009537ED">
        <w:rPr>
          <w:rFonts w:ascii="Times New Roman" w:eastAsia="Times New Roman" w:hAnsi="Times New Roman"/>
          <w:i/>
          <w:kern w:val="2"/>
          <w:szCs w:val="20"/>
          <w:lang w:eastAsia="en-GB"/>
        </w:rPr>
        <w:t>The</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present</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meeting</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will</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be</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conducted</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with</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strict</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impartiality</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and</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in</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the</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interests</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of</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3GPP.</w:t>
      </w:r>
    </w:p>
    <w:p w14:paraId="7D2A9894" w14:textId="7F1A53A0" w:rsidR="007440DD" w:rsidRPr="009537ED" w:rsidRDefault="007440DD" w:rsidP="007440DD">
      <w:pPr>
        <w:spacing w:line="270" w:lineRule="atLeast"/>
        <w:rPr>
          <w:rFonts w:ascii="Times New Roman" w:eastAsia="Times New Roman" w:hAnsi="Times New Roman"/>
          <w:i/>
          <w:kern w:val="2"/>
          <w:szCs w:val="20"/>
          <w:lang w:eastAsia="en-GB"/>
        </w:rPr>
      </w:pPr>
      <w:r w:rsidRPr="009537ED">
        <w:rPr>
          <w:rFonts w:ascii="Times New Roman" w:eastAsia="Times New Roman" w:hAnsi="Times New Roman"/>
          <w:i/>
          <w:kern w:val="2"/>
          <w:szCs w:val="20"/>
          <w:lang w:eastAsia="en-GB"/>
        </w:rPr>
        <w:t>Furthermore,</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the</w:t>
      </w:r>
      <w:r w:rsidR="00233210" w:rsidRPr="009537ED">
        <w:rPr>
          <w:rFonts w:ascii="Times New Roman" w:eastAsia="Times New Roman" w:hAnsi="Times New Roman"/>
          <w:i/>
          <w:kern w:val="2"/>
          <w:szCs w:val="20"/>
          <w:lang w:eastAsia="en-GB"/>
        </w:rPr>
        <w:t xml:space="preserve"> </w:t>
      </w:r>
      <w:r w:rsidR="00E757C7" w:rsidRPr="009537ED">
        <w:rPr>
          <w:rFonts w:ascii="Times New Roman" w:eastAsia="Times New Roman" w:hAnsi="Times New Roman"/>
          <w:i/>
          <w:kern w:val="2"/>
          <w:szCs w:val="20"/>
          <w:lang w:eastAsia="en-GB"/>
        </w:rPr>
        <w:t>Chair</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reminded</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Members</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that</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timely</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submission</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of</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work</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items/contributions</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in</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advance</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of</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WG</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meetings</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is</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important</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to</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allow</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for</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full</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and</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fair</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consideration</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of</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such</w:t>
      </w:r>
      <w:r w:rsidR="00233210" w:rsidRPr="009537ED">
        <w:rPr>
          <w:rFonts w:ascii="Times New Roman" w:eastAsia="Times New Roman" w:hAnsi="Times New Roman"/>
          <w:i/>
          <w:kern w:val="2"/>
          <w:szCs w:val="20"/>
          <w:lang w:eastAsia="en-GB"/>
        </w:rPr>
        <w:t xml:space="preserve"> </w:t>
      </w:r>
      <w:r w:rsidRPr="009537ED">
        <w:rPr>
          <w:rFonts w:ascii="Times New Roman" w:eastAsia="Times New Roman" w:hAnsi="Times New Roman"/>
          <w:i/>
          <w:kern w:val="2"/>
          <w:szCs w:val="20"/>
          <w:lang w:eastAsia="en-GB"/>
        </w:rPr>
        <w:t>matters.</w:t>
      </w:r>
    </w:p>
    <w:p w14:paraId="3B15C2E9" w14:textId="61DF0AC2" w:rsidR="008F5AFB" w:rsidRPr="009537ED" w:rsidRDefault="008F5AFB" w:rsidP="00F53049">
      <w:pPr>
        <w:pStyle w:val="Heading2"/>
      </w:pPr>
      <w:bookmarkStart w:id="6" w:name="_Toc173404993"/>
      <w:r w:rsidRPr="009537ED">
        <w:t>Network</w:t>
      </w:r>
      <w:r w:rsidR="00233210" w:rsidRPr="009537ED">
        <w:t xml:space="preserve"> </w:t>
      </w:r>
      <w:r w:rsidRPr="009537ED">
        <w:t>usage</w:t>
      </w:r>
      <w:r w:rsidR="00233210" w:rsidRPr="009537ED">
        <w:t xml:space="preserve"> </w:t>
      </w:r>
      <w:r w:rsidRPr="009537ED">
        <w:t>conditions</w:t>
      </w:r>
      <w:bookmarkEnd w:id="6"/>
    </w:p>
    <w:p w14:paraId="4CE32994" w14:textId="3220595D" w:rsidR="00666408" w:rsidRPr="009537ED" w:rsidRDefault="00666408" w:rsidP="009643F7">
      <w:pPr>
        <w:rPr>
          <w:rFonts w:ascii="Times New Roman" w:eastAsia="SimSun" w:hAnsi="Times New Roman"/>
          <w:i/>
          <w:szCs w:val="20"/>
        </w:rPr>
      </w:pPr>
      <w:r w:rsidRPr="009537ED">
        <w:rPr>
          <w:rFonts w:ascii="Times New Roman" w:eastAsia="SimSun" w:hAnsi="Times New Roman"/>
          <w:i/>
          <w:szCs w:val="20"/>
        </w:rPr>
        <w:t>The</w:t>
      </w:r>
      <w:r w:rsidR="00233210" w:rsidRPr="009537ED">
        <w:rPr>
          <w:rFonts w:ascii="Times New Roman" w:eastAsia="SimSun" w:hAnsi="Times New Roman"/>
          <w:i/>
          <w:szCs w:val="20"/>
        </w:rPr>
        <w:t xml:space="preserve"> </w:t>
      </w:r>
      <w:r w:rsidRPr="009537ED">
        <w:rPr>
          <w:rFonts w:ascii="Times New Roman" w:eastAsia="SimSun" w:hAnsi="Times New Roman"/>
          <w:i/>
          <w:szCs w:val="20"/>
        </w:rPr>
        <w:t>PCG</w:t>
      </w:r>
      <w:r w:rsidR="00233210" w:rsidRPr="009537ED">
        <w:rPr>
          <w:rFonts w:ascii="Times New Roman" w:eastAsia="SimSun" w:hAnsi="Times New Roman"/>
          <w:i/>
          <w:szCs w:val="20"/>
        </w:rPr>
        <w:t xml:space="preserve"> </w:t>
      </w:r>
      <w:r w:rsidRPr="009537ED">
        <w:rPr>
          <w:rFonts w:ascii="Times New Roman" w:eastAsia="SimSun" w:hAnsi="Times New Roman"/>
          <w:i/>
          <w:szCs w:val="20"/>
        </w:rPr>
        <w:t>has</w:t>
      </w:r>
      <w:r w:rsidR="00233210" w:rsidRPr="009537ED">
        <w:rPr>
          <w:rFonts w:ascii="Times New Roman" w:eastAsia="SimSun" w:hAnsi="Times New Roman"/>
          <w:i/>
          <w:szCs w:val="20"/>
        </w:rPr>
        <w:t xml:space="preserve"> </w:t>
      </w:r>
      <w:r w:rsidRPr="009537ED">
        <w:rPr>
          <w:rFonts w:ascii="Times New Roman" w:eastAsia="SimSun" w:hAnsi="Times New Roman"/>
          <w:i/>
          <w:szCs w:val="20"/>
        </w:rPr>
        <w:t>laid</w:t>
      </w:r>
      <w:r w:rsidR="00233210" w:rsidRPr="009537ED">
        <w:rPr>
          <w:rFonts w:ascii="Times New Roman" w:eastAsia="SimSun" w:hAnsi="Times New Roman"/>
          <w:i/>
          <w:szCs w:val="20"/>
        </w:rPr>
        <w:t xml:space="preserve"> </w:t>
      </w:r>
      <w:r w:rsidRPr="009537ED">
        <w:rPr>
          <w:rFonts w:ascii="Times New Roman" w:eastAsia="SimSun" w:hAnsi="Times New Roman"/>
          <w:i/>
          <w:szCs w:val="20"/>
        </w:rPr>
        <w:t>down</w:t>
      </w:r>
      <w:r w:rsidR="00233210" w:rsidRPr="009537ED">
        <w:rPr>
          <w:rFonts w:ascii="Times New Roman" w:eastAsia="SimSun" w:hAnsi="Times New Roman"/>
          <w:i/>
          <w:szCs w:val="20"/>
        </w:rPr>
        <w:t xml:space="preserve"> </w:t>
      </w:r>
      <w:r w:rsidRPr="009537ED">
        <w:rPr>
          <w:rFonts w:ascii="Times New Roman" w:eastAsia="SimSun" w:hAnsi="Times New Roman"/>
          <w:i/>
          <w:szCs w:val="20"/>
        </w:rPr>
        <w:t>the</w:t>
      </w:r>
      <w:r w:rsidR="00233210" w:rsidRPr="009537ED">
        <w:rPr>
          <w:rFonts w:ascii="Times New Roman" w:eastAsia="SimSun" w:hAnsi="Times New Roman"/>
          <w:i/>
          <w:szCs w:val="20"/>
        </w:rPr>
        <w:t xml:space="preserve"> </w:t>
      </w:r>
      <w:r w:rsidRPr="009537ED">
        <w:rPr>
          <w:rFonts w:ascii="Times New Roman" w:eastAsia="SimSun" w:hAnsi="Times New Roman"/>
          <w:i/>
          <w:szCs w:val="20"/>
        </w:rPr>
        <w:t>following</w:t>
      </w:r>
      <w:r w:rsidR="00233210" w:rsidRPr="009537ED">
        <w:rPr>
          <w:rFonts w:ascii="Times New Roman" w:eastAsia="SimSun" w:hAnsi="Times New Roman"/>
          <w:i/>
          <w:szCs w:val="20"/>
        </w:rPr>
        <w:t xml:space="preserve"> </w:t>
      </w:r>
      <w:r w:rsidRPr="009537ED">
        <w:rPr>
          <w:rFonts w:ascii="Times New Roman" w:eastAsia="SimSun" w:hAnsi="Times New Roman"/>
          <w:i/>
          <w:szCs w:val="20"/>
        </w:rPr>
        <w:t>network</w:t>
      </w:r>
      <w:r w:rsidR="00233210" w:rsidRPr="009537ED">
        <w:rPr>
          <w:rFonts w:ascii="Times New Roman" w:eastAsia="SimSun" w:hAnsi="Times New Roman"/>
          <w:i/>
          <w:szCs w:val="20"/>
        </w:rPr>
        <w:t xml:space="preserve"> </w:t>
      </w:r>
      <w:r w:rsidRPr="009537ED">
        <w:rPr>
          <w:rFonts w:ascii="Times New Roman" w:eastAsia="SimSun" w:hAnsi="Times New Roman"/>
          <w:i/>
          <w:szCs w:val="20"/>
        </w:rPr>
        <w:t>usage</w:t>
      </w:r>
      <w:r w:rsidR="00233210" w:rsidRPr="009537ED">
        <w:rPr>
          <w:rFonts w:ascii="Times New Roman" w:eastAsia="SimSun" w:hAnsi="Times New Roman"/>
          <w:i/>
          <w:szCs w:val="20"/>
        </w:rPr>
        <w:t xml:space="preserve"> </w:t>
      </w:r>
      <w:r w:rsidRPr="009537ED">
        <w:rPr>
          <w:rFonts w:ascii="Times New Roman" w:eastAsia="SimSun" w:hAnsi="Times New Roman"/>
          <w:i/>
          <w:szCs w:val="20"/>
        </w:rPr>
        <w:t>conditions:</w:t>
      </w:r>
    </w:p>
    <w:p w14:paraId="41BEF0CD" w14:textId="77777777" w:rsidR="00666408" w:rsidRPr="009537ED" w:rsidRDefault="00666408" w:rsidP="009643F7">
      <w:pPr>
        <w:rPr>
          <w:rFonts w:ascii="Times New Roman" w:hAnsi="Times New Roman"/>
          <w:i/>
          <w:szCs w:val="20"/>
        </w:rPr>
      </w:pPr>
    </w:p>
    <w:tbl>
      <w:tblPr>
        <w:tblW w:w="0" w:type="auto"/>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922"/>
      </w:tblGrid>
      <w:tr w:rsidR="00666408" w:rsidRPr="009537ED" w14:paraId="64A8B08A" w14:textId="77777777" w:rsidTr="00420234">
        <w:tc>
          <w:tcPr>
            <w:tcW w:w="9922" w:type="dxa"/>
            <w:shd w:val="clear" w:color="auto" w:fill="auto"/>
          </w:tcPr>
          <w:p w14:paraId="5528C0BD" w14:textId="7577432F" w:rsidR="00666408" w:rsidRPr="009537ED" w:rsidRDefault="00666408" w:rsidP="009643F7">
            <w:pPr>
              <w:widowControl w:val="0"/>
              <w:ind w:left="34"/>
              <w:rPr>
                <w:rFonts w:ascii="Times New Roman" w:hAnsi="Times New Roman"/>
                <w:szCs w:val="20"/>
              </w:rPr>
            </w:pPr>
            <w:r w:rsidRPr="009537ED">
              <w:rPr>
                <w:rFonts w:ascii="Times New Roman" w:hAnsi="Times New Roman"/>
                <w:b/>
                <w:szCs w:val="20"/>
              </w:rPr>
              <w:t>Users</w:t>
            </w:r>
            <w:r w:rsidR="00233210" w:rsidRPr="009537ED">
              <w:rPr>
                <w:rFonts w:ascii="Times New Roman" w:hAnsi="Times New Roman"/>
                <w:b/>
                <w:szCs w:val="20"/>
              </w:rPr>
              <w:t xml:space="preserve"> </w:t>
            </w:r>
            <w:r w:rsidRPr="009537ED">
              <w:rPr>
                <w:rFonts w:ascii="Times New Roman" w:hAnsi="Times New Roman"/>
                <w:b/>
                <w:szCs w:val="20"/>
              </w:rPr>
              <w:t>shall</w:t>
            </w:r>
            <w:r w:rsidR="00233210" w:rsidRPr="009537ED">
              <w:rPr>
                <w:rFonts w:ascii="Times New Roman" w:hAnsi="Times New Roman"/>
                <w:b/>
                <w:szCs w:val="20"/>
              </w:rPr>
              <w:t xml:space="preserve"> </w:t>
            </w:r>
            <w:r w:rsidRPr="009537ED">
              <w:rPr>
                <w:rFonts w:ascii="Times New Roman" w:hAnsi="Times New Roman"/>
                <w:b/>
                <w:szCs w:val="20"/>
              </w:rPr>
              <w:t>not</w:t>
            </w:r>
            <w:r w:rsidR="00233210" w:rsidRPr="009537ED">
              <w:rPr>
                <w:rFonts w:ascii="Times New Roman" w:hAnsi="Times New Roman"/>
                <w:b/>
                <w:szCs w:val="20"/>
              </w:rPr>
              <w:t xml:space="preserve"> </w:t>
            </w:r>
            <w:r w:rsidRPr="009537ED">
              <w:rPr>
                <w:rFonts w:ascii="Times New Roman" w:hAnsi="Times New Roman"/>
                <w:b/>
                <w:szCs w:val="20"/>
              </w:rPr>
              <w:t>use</w:t>
            </w:r>
            <w:r w:rsidR="00233210" w:rsidRPr="009537ED">
              <w:rPr>
                <w:rFonts w:ascii="Times New Roman" w:hAnsi="Times New Roman"/>
                <w:b/>
                <w:szCs w:val="20"/>
              </w:rPr>
              <w:t xml:space="preserve"> </w:t>
            </w:r>
            <w:r w:rsidRPr="009537ED">
              <w:rPr>
                <w:rFonts w:ascii="Times New Roman" w:hAnsi="Times New Roman"/>
                <w:b/>
                <w:szCs w:val="20"/>
              </w:rPr>
              <w:t>the</w:t>
            </w:r>
            <w:r w:rsidR="00233210" w:rsidRPr="009537ED">
              <w:rPr>
                <w:rFonts w:ascii="Times New Roman" w:hAnsi="Times New Roman"/>
                <w:b/>
                <w:szCs w:val="20"/>
              </w:rPr>
              <w:t xml:space="preserve"> </w:t>
            </w:r>
            <w:r w:rsidRPr="009537ED">
              <w:rPr>
                <w:rFonts w:ascii="Times New Roman" w:hAnsi="Times New Roman"/>
                <w:b/>
                <w:szCs w:val="20"/>
              </w:rPr>
              <w:t>network</w:t>
            </w:r>
            <w:r w:rsidR="00233210" w:rsidRPr="009537ED">
              <w:rPr>
                <w:rFonts w:ascii="Times New Roman" w:hAnsi="Times New Roman"/>
                <w:b/>
                <w:szCs w:val="20"/>
              </w:rPr>
              <w:t xml:space="preserve"> </w:t>
            </w:r>
            <w:r w:rsidRPr="009537ED">
              <w:rPr>
                <w:rFonts w:ascii="Times New Roman" w:hAnsi="Times New Roman"/>
                <w:b/>
                <w:szCs w:val="20"/>
              </w:rPr>
              <w:t>to</w:t>
            </w:r>
            <w:r w:rsidR="00233210" w:rsidRPr="009537ED">
              <w:rPr>
                <w:rFonts w:ascii="Times New Roman" w:hAnsi="Times New Roman"/>
                <w:b/>
                <w:szCs w:val="20"/>
              </w:rPr>
              <w:t xml:space="preserve"> </w:t>
            </w:r>
            <w:r w:rsidRPr="009537ED">
              <w:rPr>
                <w:rFonts w:ascii="Times New Roman" w:hAnsi="Times New Roman"/>
                <w:b/>
                <w:szCs w:val="20"/>
              </w:rPr>
              <w:t>engage</w:t>
            </w:r>
            <w:r w:rsidR="00233210" w:rsidRPr="009537ED">
              <w:rPr>
                <w:rFonts w:ascii="Times New Roman" w:hAnsi="Times New Roman"/>
                <w:b/>
                <w:szCs w:val="20"/>
              </w:rPr>
              <w:t xml:space="preserve"> </w:t>
            </w:r>
            <w:r w:rsidRPr="009537ED">
              <w:rPr>
                <w:rFonts w:ascii="Times New Roman" w:hAnsi="Times New Roman"/>
                <w:b/>
                <w:szCs w:val="20"/>
              </w:rPr>
              <w:t>in</w:t>
            </w:r>
            <w:r w:rsidR="00233210" w:rsidRPr="009537ED">
              <w:rPr>
                <w:rFonts w:ascii="Times New Roman" w:hAnsi="Times New Roman"/>
                <w:b/>
                <w:szCs w:val="20"/>
              </w:rPr>
              <w:t xml:space="preserve"> </w:t>
            </w:r>
            <w:r w:rsidRPr="009537ED">
              <w:rPr>
                <w:rFonts w:ascii="Times New Roman" w:hAnsi="Times New Roman"/>
                <w:b/>
                <w:szCs w:val="20"/>
              </w:rPr>
              <w:t>illegal</w:t>
            </w:r>
            <w:r w:rsidR="00233210" w:rsidRPr="009537ED">
              <w:rPr>
                <w:rFonts w:ascii="Times New Roman" w:hAnsi="Times New Roman"/>
                <w:b/>
                <w:szCs w:val="20"/>
              </w:rPr>
              <w:t xml:space="preserve"> </w:t>
            </w:r>
            <w:r w:rsidRPr="009537ED">
              <w:rPr>
                <w:rFonts w:ascii="Times New Roman" w:hAnsi="Times New Roman"/>
                <w:b/>
                <w:szCs w:val="20"/>
              </w:rPr>
              <w:t>activities.</w:t>
            </w:r>
            <w:r w:rsidR="00233210" w:rsidRPr="009537ED">
              <w:rPr>
                <w:rFonts w:ascii="Times New Roman" w:hAnsi="Times New Roman"/>
                <w:b/>
                <w:szCs w:val="20"/>
              </w:rPr>
              <w:t xml:space="preserve"> </w:t>
            </w:r>
            <w:r w:rsidRPr="009537ED">
              <w:rPr>
                <w:rFonts w:ascii="Times New Roman" w:hAnsi="Times New Roman"/>
                <w:b/>
                <w:szCs w:val="20"/>
              </w:rPr>
              <w:t>This</w:t>
            </w:r>
            <w:r w:rsidR="00233210" w:rsidRPr="009537ED">
              <w:rPr>
                <w:rFonts w:ascii="Times New Roman" w:hAnsi="Times New Roman"/>
                <w:b/>
                <w:szCs w:val="20"/>
              </w:rPr>
              <w:t xml:space="preserve"> </w:t>
            </w:r>
            <w:r w:rsidRPr="009537ED">
              <w:rPr>
                <w:rFonts w:ascii="Times New Roman" w:hAnsi="Times New Roman"/>
                <w:b/>
                <w:szCs w:val="20"/>
              </w:rPr>
              <w:t>includes</w:t>
            </w:r>
            <w:r w:rsidR="00233210" w:rsidRPr="009537ED">
              <w:rPr>
                <w:rFonts w:ascii="Times New Roman" w:hAnsi="Times New Roman"/>
                <w:b/>
                <w:szCs w:val="20"/>
              </w:rPr>
              <w:t xml:space="preserve"> </w:t>
            </w:r>
            <w:r w:rsidRPr="009537ED">
              <w:rPr>
                <w:rFonts w:ascii="Times New Roman" w:hAnsi="Times New Roman"/>
                <w:b/>
                <w:szCs w:val="20"/>
              </w:rPr>
              <w:t>activities</w:t>
            </w:r>
            <w:r w:rsidR="00233210" w:rsidRPr="009537ED">
              <w:rPr>
                <w:rFonts w:ascii="Times New Roman" w:hAnsi="Times New Roman"/>
                <w:b/>
                <w:szCs w:val="20"/>
              </w:rPr>
              <w:t xml:space="preserve"> </w:t>
            </w:r>
            <w:r w:rsidRPr="009537ED">
              <w:rPr>
                <w:rFonts w:ascii="Times New Roman" w:hAnsi="Times New Roman"/>
                <w:b/>
                <w:szCs w:val="20"/>
              </w:rPr>
              <w:t>such</w:t>
            </w:r>
            <w:r w:rsidR="00233210" w:rsidRPr="009537ED">
              <w:rPr>
                <w:rFonts w:ascii="Times New Roman" w:hAnsi="Times New Roman"/>
                <w:b/>
                <w:szCs w:val="20"/>
              </w:rPr>
              <w:t xml:space="preserve"> </w:t>
            </w:r>
            <w:r w:rsidRPr="009537ED">
              <w:rPr>
                <w:rFonts w:ascii="Times New Roman" w:hAnsi="Times New Roman"/>
                <w:b/>
                <w:szCs w:val="20"/>
              </w:rPr>
              <w:t>as</w:t>
            </w:r>
            <w:r w:rsidR="00233210" w:rsidRPr="009537ED">
              <w:rPr>
                <w:rFonts w:ascii="Times New Roman" w:hAnsi="Times New Roman"/>
                <w:b/>
                <w:szCs w:val="20"/>
              </w:rPr>
              <w:t xml:space="preserve"> </w:t>
            </w:r>
            <w:r w:rsidRPr="009537ED">
              <w:rPr>
                <w:rFonts w:ascii="Times New Roman" w:hAnsi="Times New Roman"/>
                <w:b/>
                <w:szCs w:val="20"/>
              </w:rPr>
              <w:t>copyright</w:t>
            </w:r>
            <w:r w:rsidR="00233210" w:rsidRPr="009537ED">
              <w:rPr>
                <w:rFonts w:ascii="Times New Roman" w:hAnsi="Times New Roman"/>
                <w:b/>
                <w:szCs w:val="20"/>
              </w:rPr>
              <w:t xml:space="preserve"> </w:t>
            </w:r>
            <w:r w:rsidRPr="009537ED">
              <w:rPr>
                <w:rFonts w:ascii="Times New Roman" w:hAnsi="Times New Roman"/>
                <w:b/>
                <w:szCs w:val="20"/>
              </w:rPr>
              <w:t>violation,</w:t>
            </w:r>
            <w:r w:rsidR="00233210" w:rsidRPr="009537ED">
              <w:rPr>
                <w:rFonts w:ascii="Times New Roman" w:hAnsi="Times New Roman"/>
                <w:b/>
                <w:szCs w:val="20"/>
              </w:rPr>
              <w:t xml:space="preserve"> </w:t>
            </w:r>
            <w:r w:rsidRPr="009537ED">
              <w:rPr>
                <w:rFonts w:ascii="Times New Roman" w:hAnsi="Times New Roman"/>
                <w:b/>
                <w:szCs w:val="20"/>
              </w:rPr>
              <w:t>hacking,</w:t>
            </w:r>
            <w:r w:rsidR="00233210" w:rsidRPr="009537ED">
              <w:rPr>
                <w:rFonts w:ascii="Times New Roman" w:hAnsi="Times New Roman"/>
                <w:b/>
                <w:szCs w:val="20"/>
              </w:rPr>
              <w:t xml:space="preserve"> </w:t>
            </w:r>
            <w:r w:rsidRPr="009537ED">
              <w:rPr>
                <w:rFonts w:ascii="Times New Roman" w:hAnsi="Times New Roman"/>
                <w:b/>
                <w:szCs w:val="20"/>
              </w:rPr>
              <w:t>espionage</w:t>
            </w:r>
            <w:r w:rsidR="00233210" w:rsidRPr="009537ED">
              <w:rPr>
                <w:rFonts w:ascii="Times New Roman" w:hAnsi="Times New Roman"/>
                <w:b/>
                <w:szCs w:val="20"/>
              </w:rPr>
              <w:t xml:space="preserve"> </w:t>
            </w:r>
            <w:r w:rsidRPr="009537ED">
              <w:rPr>
                <w:rFonts w:ascii="Times New Roman" w:hAnsi="Times New Roman"/>
                <w:b/>
                <w:szCs w:val="20"/>
              </w:rPr>
              <w:t>or</w:t>
            </w:r>
            <w:r w:rsidR="00233210" w:rsidRPr="009537ED">
              <w:rPr>
                <w:rFonts w:ascii="Times New Roman" w:hAnsi="Times New Roman"/>
                <w:b/>
                <w:szCs w:val="20"/>
              </w:rPr>
              <w:t xml:space="preserve"> </w:t>
            </w:r>
            <w:r w:rsidRPr="009537ED">
              <w:rPr>
                <w:rFonts w:ascii="Times New Roman" w:hAnsi="Times New Roman"/>
                <w:b/>
                <w:szCs w:val="20"/>
              </w:rPr>
              <w:t>any</w:t>
            </w:r>
            <w:r w:rsidR="00233210" w:rsidRPr="009537ED">
              <w:rPr>
                <w:rFonts w:ascii="Times New Roman" w:hAnsi="Times New Roman"/>
                <w:b/>
                <w:szCs w:val="20"/>
              </w:rPr>
              <w:t xml:space="preserve"> </w:t>
            </w:r>
            <w:r w:rsidRPr="009537ED">
              <w:rPr>
                <w:rFonts w:ascii="Times New Roman" w:hAnsi="Times New Roman"/>
                <w:b/>
                <w:szCs w:val="20"/>
              </w:rPr>
              <w:t>other</w:t>
            </w:r>
            <w:r w:rsidR="00233210" w:rsidRPr="009537ED">
              <w:rPr>
                <w:rFonts w:ascii="Times New Roman" w:hAnsi="Times New Roman"/>
                <w:b/>
                <w:szCs w:val="20"/>
              </w:rPr>
              <w:t xml:space="preserve"> </w:t>
            </w:r>
            <w:r w:rsidRPr="009537ED">
              <w:rPr>
                <w:rFonts w:ascii="Times New Roman" w:hAnsi="Times New Roman"/>
                <w:b/>
                <w:szCs w:val="20"/>
              </w:rPr>
              <w:t>activity</w:t>
            </w:r>
            <w:r w:rsidR="00233210" w:rsidRPr="009537ED">
              <w:rPr>
                <w:rFonts w:ascii="Times New Roman" w:hAnsi="Times New Roman"/>
                <w:b/>
                <w:szCs w:val="20"/>
              </w:rPr>
              <w:t xml:space="preserve"> </w:t>
            </w:r>
            <w:r w:rsidRPr="009537ED">
              <w:rPr>
                <w:rFonts w:ascii="Times New Roman" w:hAnsi="Times New Roman"/>
                <w:b/>
                <w:szCs w:val="20"/>
              </w:rPr>
              <w:t>that</w:t>
            </w:r>
            <w:r w:rsidR="00233210" w:rsidRPr="009537ED">
              <w:rPr>
                <w:rFonts w:ascii="Times New Roman" w:hAnsi="Times New Roman"/>
                <w:b/>
                <w:szCs w:val="20"/>
              </w:rPr>
              <w:t xml:space="preserve"> </w:t>
            </w:r>
            <w:r w:rsidRPr="009537ED">
              <w:rPr>
                <w:rFonts w:ascii="Times New Roman" w:hAnsi="Times New Roman"/>
                <w:b/>
                <w:szCs w:val="20"/>
              </w:rPr>
              <w:t>may</w:t>
            </w:r>
            <w:r w:rsidR="00233210" w:rsidRPr="009537ED">
              <w:rPr>
                <w:rFonts w:ascii="Times New Roman" w:hAnsi="Times New Roman"/>
                <w:b/>
                <w:szCs w:val="20"/>
              </w:rPr>
              <w:t xml:space="preserve"> </w:t>
            </w:r>
            <w:r w:rsidRPr="009537ED">
              <w:rPr>
                <w:rFonts w:ascii="Times New Roman" w:hAnsi="Times New Roman"/>
                <w:b/>
                <w:szCs w:val="20"/>
              </w:rPr>
              <w:t>be</w:t>
            </w:r>
            <w:r w:rsidR="00233210" w:rsidRPr="009537ED">
              <w:rPr>
                <w:rFonts w:ascii="Times New Roman" w:hAnsi="Times New Roman"/>
                <w:b/>
                <w:szCs w:val="20"/>
              </w:rPr>
              <w:t xml:space="preserve"> </w:t>
            </w:r>
            <w:r w:rsidRPr="009537ED">
              <w:rPr>
                <w:rFonts w:ascii="Times New Roman" w:hAnsi="Times New Roman"/>
                <w:b/>
                <w:szCs w:val="20"/>
              </w:rPr>
              <w:t>prohibited</w:t>
            </w:r>
            <w:r w:rsidR="00233210" w:rsidRPr="009537ED">
              <w:rPr>
                <w:rFonts w:ascii="Times New Roman" w:hAnsi="Times New Roman"/>
                <w:b/>
                <w:szCs w:val="20"/>
              </w:rPr>
              <w:t xml:space="preserve"> </w:t>
            </w:r>
            <w:r w:rsidRPr="009537ED">
              <w:rPr>
                <w:rFonts w:ascii="Times New Roman" w:hAnsi="Times New Roman"/>
                <w:b/>
                <w:szCs w:val="20"/>
              </w:rPr>
              <w:t>by</w:t>
            </w:r>
            <w:r w:rsidR="00233210" w:rsidRPr="009537ED">
              <w:rPr>
                <w:rFonts w:ascii="Times New Roman" w:hAnsi="Times New Roman"/>
                <w:b/>
                <w:szCs w:val="20"/>
              </w:rPr>
              <w:t xml:space="preserve"> </w:t>
            </w:r>
            <w:r w:rsidRPr="009537ED">
              <w:rPr>
                <w:rFonts w:ascii="Times New Roman" w:hAnsi="Times New Roman"/>
                <w:b/>
                <w:szCs w:val="20"/>
              </w:rPr>
              <w:t>local</w:t>
            </w:r>
            <w:r w:rsidR="00233210" w:rsidRPr="009537ED">
              <w:rPr>
                <w:rFonts w:ascii="Times New Roman" w:hAnsi="Times New Roman"/>
                <w:b/>
                <w:szCs w:val="20"/>
              </w:rPr>
              <w:t xml:space="preserve"> </w:t>
            </w:r>
            <w:r w:rsidRPr="009537ED">
              <w:rPr>
                <w:rFonts w:ascii="Times New Roman" w:hAnsi="Times New Roman"/>
                <w:b/>
                <w:szCs w:val="20"/>
              </w:rPr>
              <w:t>laws</w:t>
            </w:r>
            <w:r w:rsidRPr="009537ED">
              <w:rPr>
                <w:rFonts w:ascii="Times New Roman" w:hAnsi="Times New Roman"/>
                <w:szCs w:val="20"/>
              </w:rPr>
              <w:t>.</w:t>
            </w:r>
          </w:p>
          <w:p w14:paraId="1776EB74" w14:textId="77777777" w:rsidR="00666408" w:rsidRPr="009537ED" w:rsidRDefault="00666408" w:rsidP="009643F7">
            <w:pPr>
              <w:widowControl w:val="0"/>
              <w:ind w:left="34"/>
              <w:rPr>
                <w:rFonts w:ascii="Times New Roman" w:hAnsi="Times New Roman"/>
                <w:szCs w:val="20"/>
              </w:rPr>
            </w:pPr>
          </w:p>
          <w:p w14:paraId="48337DFB" w14:textId="73ADF7D4" w:rsidR="00666408" w:rsidRPr="009537ED" w:rsidRDefault="00666408" w:rsidP="009643F7">
            <w:pPr>
              <w:widowControl w:val="0"/>
              <w:ind w:left="34"/>
              <w:rPr>
                <w:rFonts w:ascii="Times New Roman" w:hAnsi="Times New Roman"/>
                <w:szCs w:val="20"/>
              </w:rPr>
            </w:pPr>
            <w:r w:rsidRPr="009537ED">
              <w:rPr>
                <w:rFonts w:ascii="Times New Roman" w:hAnsi="Times New Roman"/>
                <w:b/>
                <w:szCs w:val="20"/>
              </w:rPr>
              <w:t>Users</w:t>
            </w:r>
            <w:r w:rsidR="00233210" w:rsidRPr="009537ED">
              <w:rPr>
                <w:rFonts w:ascii="Times New Roman" w:hAnsi="Times New Roman"/>
                <w:b/>
                <w:szCs w:val="20"/>
              </w:rPr>
              <w:t xml:space="preserve"> </w:t>
            </w:r>
            <w:r w:rsidRPr="009537ED">
              <w:rPr>
                <w:rFonts w:ascii="Times New Roman" w:hAnsi="Times New Roman"/>
                <w:b/>
                <w:szCs w:val="20"/>
              </w:rPr>
              <w:t>shall</w:t>
            </w:r>
            <w:r w:rsidR="00233210" w:rsidRPr="009537ED">
              <w:rPr>
                <w:rFonts w:ascii="Times New Roman" w:hAnsi="Times New Roman"/>
                <w:b/>
                <w:szCs w:val="20"/>
              </w:rPr>
              <w:t xml:space="preserve"> </w:t>
            </w:r>
            <w:r w:rsidRPr="009537ED">
              <w:rPr>
                <w:rFonts w:ascii="Times New Roman" w:hAnsi="Times New Roman"/>
                <w:b/>
                <w:szCs w:val="20"/>
              </w:rPr>
              <w:t>not</w:t>
            </w:r>
            <w:r w:rsidR="00233210" w:rsidRPr="009537ED">
              <w:rPr>
                <w:rFonts w:ascii="Times New Roman" w:hAnsi="Times New Roman"/>
                <w:b/>
                <w:szCs w:val="20"/>
              </w:rPr>
              <w:t xml:space="preserve"> </w:t>
            </w:r>
            <w:r w:rsidRPr="009537ED">
              <w:rPr>
                <w:rFonts w:ascii="Times New Roman" w:hAnsi="Times New Roman"/>
                <w:b/>
                <w:szCs w:val="20"/>
              </w:rPr>
              <w:t>engage</w:t>
            </w:r>
            <w:r w:rsidR="00233210" w:rsidRPr="009537ED">
              <w:rPr>
                <w:rFonts w:ascii="Times New Roman" w:hAnsi="Times New Roman"/>
                <w:b/>
                <w:szCs w:val="20"/>
              </w:rPr>
              <w:t xml:space="preserve"> </w:t>
            </w:r>
            <w:r w:rsidRPr="009537ED">
              <w:rPr>
                <w:rFonts w:ascii="Times New Roman" w:hAnsi="Times New Roman"/>
                <w:b/>
                <w:szCs w:val="20"/>
              </w:rPr>
              <w:t>in</w:t>
            </w:r>
            <w:r w:rsidR="00233210" w:rsidRPr="009537ED">
              <w:rPr>
                <w:rFonts w:ascii="Times New Roman" w:hAnsi="Times New Roman"/>
                <w:b/>
                <w:szCs w:val="20"/>
              </w:rPr>
              <w:t xml:space="preserve"> </w:t>
            </w:r>
            <w:r w:rsidRPr="009537ED">
              <w:rPr>
                <w:rFonts w:ascii="Times New Roman" w:hAnsi="Times New Roman"/>
                <w:b/>
                <w:szCs w:val="20"/>
              </w:rPr>
              <w:t>non-work</w:t>
            </w:r>
            <w:r w:rsidR="00233210" w:rsidRPr="009537ED">
              <w:rPr>
                <w:rFonts w:ascii="Times New Roman" w:hAnsi="Times New Roman"/>
                <w:b/>
                <w:szCs w:val="20"/>
              </w:rPr>
              <w:t xml:space="preserve"> </w:t>
            </w:r>
            <w:r w:rsidRPr="009537ED">
              <w:rPr>
                <w:rFonts w:ascii="Times New Roman" w:hAnsi="Times New Roman"/>
                <w:b/>
                <w:szCs w:val="20"/>
              </w:rPr>
              <w:t>related</w:t>
            </w:r>
            <w:r w:rsidR="00233210" w:rsidRPr="009537ED">
              <w:rPr>
                <w:rFonts w:ascii="Times New Roman" w:hAnsi="Times New Roman"/>
                <w:b/>
                <w:szCs w:val="20"/>
              </w:rPr>
              <w:t xml:space="preserve"> </w:t>
            </w:r>
            <w:r w:rsidRPr="009537ED">
              <w:rPr>
                <w:rFonts w:ascii="Times New Roman" w:hAnsi="Times New Roman"/>
                <w:b/>
                <w:szCs w:val="20"/>
              </w:rPr>
              <w:t>activities</w:t>
            </w:r>
            <w:r w:rsidR="00233210" w:rsidRPr="009537ED">
              <w:rPr>
                <w:rFonts w:ascii="Times New Roman" w:hAnsi="Times New Roman"/>
                <w:b/>
                <w:szCs w:val="20"/>
              </w:rPr>
              <w:t xml:space="preserve"> </w:t>
            </w:r>
            <w:r w:rsidRPr="009537ED">
              <w:rPr>
                <w:rFonts w:ascii="Times New Roman" w:hAnsi="Times New Roman"/>
                <w:b/>
                <w:szCs w:val="20"/>
              </w:rPr>
              <w:t>that</w:t>
            </w:r>
            <w:r w:rsidR="00233210" w:rsidRPr="009537ED">
              <w:rPr>
                <w:rFonts w:ascii="Times New Roman" w:hAnsi="Times New Roman"/>
                <w:b/>
                <w:szCs w:val="20"/>
              </w:rPr>
              <w:t xml:space="preserve"> </w:t>
            </w:r>
            <w:r w:rsidRPr="009537ED">
              <w:rPr>
                <w:rFonts w:ascii="Times New Roman" w:hAnsi="Times New Roman"/>
                <w:b/>
                <w:szCs w:val="20"/>
              </w:rPr>
              <w:t>consume</w:t>
            </w:r>
            <w:r w:rsidR="00233210" w:rsidRPr="009537ED">
              <w:rPr>
                <w:rFonts w:ascii="Times New Roman" w:hAnsi="Times New Roman"/>
                <w:b/>
                <w:szCs w:val="20"/>
              </w:rPr>
              <w:t xml:space="preserve"> </w:t>
            </w:r>
            <w:r w:rsidRPr="009537ED">
              <w:rPr>
                <w:rFonts w:ascii="Times New Roman" w:hAnsi="Times New Roman"/>
                <w:b/>
                <w:szCs w:val="20"/>
              </w:rPr>
              <w:t>excessive</w:t>
            </w:r>
            <w:r w:rsidR="00233210" w:rsidRPr="009537ED">
              <w:rPr>
                <w:rFonts w:ascii="Times New Roman" w:hAnsi="Times New Roman"/>
                <w:b/>
                <w:szCs w:val="20"/>
              </w:rPr>
              <w:t xml:space="preserve"> </w:t>
            </w:r>
            <w:r w:rsidRPr="009537ED">
              <w:rPr>
                <w:rFonts w:ascii="Times New Roman" w:hAnsi="Times New Roman"/>
                <w:b/>
                <w:szCs w:val="20"/>
              </w:rPr>
              <w:t>bandwidth</w:t>
            </w:r>
            <w:r w:rsidR="00233210" w:rsidRPr="009537ED">
              <w:rPr>
                <w:rFonts w:ascii="Times New Roman" w:hAnsi="Times New Roman"/>
                <w:b/>
                <w:szCs w:val="20"/>
              </w:rPr>
              <w:t xml:space="preserve"> </w:t>
            </w:r>
            <w:r w:rsidRPr="009537ED">
              <w:rPr>
                <w:rFonts w:ascii="Times New Roman" w:hAnsi="Times New Roman"/>
                <w:szCs w:val="20"/>
              </w:rPr>
              <w:t>or</w:t>
            </w:r>
            <w:r w:rsidR="00233210" w:rsidRPr="009537ED">
              <w:rPr>
                <w:rFonts w:ascii="Times New Roman" w:hAnsi="Times New Roman"/>
                <w:szCs w:val="20"/>
              </w:rPr>
              <w:t xml:space="preserve"> </w:t>
            </w:r>
            <w:r w:rsidRPr="009537ED">
              <w:rPr>
                <w:rFonts w:ascii="Times New Roman" w:hAnsi="Times New Roman"/>
                <w:szCs w:val="20"/>
              </w:rPr>
              <w:t>cause</w:t>
            </w:r>
            <w:r w:rsidR="00233210" w:rsidRPr="009537ED">
              <w:rPr>
                <w:rFonts w:ascii="Times New Roman" w:hAnsi="Times New Roman"/>
                <w:szCs w:val="20"/>
              </w:rPr>
              <w:t xml:space="preserve"> </w:t>
            </w:r>
            <w:r w:rsidRPr="009537ED">
              <w:rPr>
                <w:rFonts w:ascii="Times New Roman" w:hAnsi="Times New Roman"/>
                <w:szCs w:val="20"/>
              </w:rPr>
              <w:t>significant</w:t>
            </w:r>
            <w:r w:rsidR="00233210" w:rsidRPr="009537ED">
              <w:rPr>
                <w:rFonts w:ascii="Times New Roman" w:hAnsi="Times New Roman"/>
                <w:szCs w:val="20"/>
              </w:rPr>
              <w:t xml:space="preserve"> </w:t>
            </w:r>
            <w:r w:rsidRPr="009537ED">
              <w:rPr>
                <w:rFonts w:ascii="Times New Roman" w:hAnsi="Times New Roman"/>
                <w:szCs w:val="20"/>
              </w:rPr>
              <w:t>degradation</w:t>
            </w:r>
            <w:r w:rsidR="00233210" w:rsidRPr="009537ED">
              <w:rPr>
                <w:rFonts w:ascii="Times New Roman" w:hAnsi="Times New Roman"/>
                <w:szCs w:val="20"/>
              </w:rPr>
              <w:t xml:space="preserve"> </w:t>
            </w:r>
            <w:r w:rsidRPr="009537ED">
              <w:rPr>
                <w:rFonts w:ascii="Times New Roman" w:hAnsi="Times New Roman"/>
                <w:szCs w:val="20"/>
              </w:rPr>
              <w:t>of</w:t>
            </w:r>
            <w:r w:rsidR="00233210" w:rsidRPr="009537ED">
              <w:rPr>
                <w:rFonts w:ascii="Times New Roman" w:hAnsi="Times New Roman"/>
                <w:szCs w:val="20"/>
              </w:rPr>
              <w:t xml:space="preserve"> </w:t>
            </w:r>
            <w:r w:rsidRPr="009537ED">
              <w:rPr>
                <w:rFonts w:ascii="Times New Roman" w:hAnsi="Times New Roman"/>
                <w:szCs w:val="20"/>
              </w:rPr>
              <w:t>the</w:t>
            </w:r>
            <w:r w:rsidR="00233210" w:rsidRPr="009537ED">
              <w:rPr>
                <w:rFonts w:ascii="Times New Roman" w:hAnsi="Times New Roman"/>
                <w:szCs w:val="20"/>
              </w:rPr>
              <w:t xml:space="preserve"> </w:t>
            </w:r>
            <w:r w:rsidRPr="009537ED">
              <w:rPr>
                <w:rFonts w:ascii="Times New Roman" w:hAnsi="Times New Roman"/>
                <w:szCs w:val="20"/>
              </w:rPr>
              <w:t>performance</w:t>
            </w:r>
            <w:r w:rsidR="00233210" w:rsidRPr="009537ED">
              <w:rPr>
                <w:rFonts w:ascii="Times New Roman" w:hAnsi="Times New Roman"/>
                <w:szCs w:val="20"/>
              </w:rPr>
              <w:t xml:space="preserve"> </w:t>
            </w:r>
            <w:r w:rsidRPr="009537ED">
              <w:rPr>
                <w:rFonts w:ascii="Times New Roman" w:hAnsi="Times New Roman"/>
                <w:szCs w:val="20"/>
              </w:rPr>
              <w:t>of</w:t>
            </w:r>
            <w:r w:rsidR="00233210" w:rsidRPr="009537ED">
              <w:rPr>
                <w:rFonts w:ascii="Times New Roman" w:hAnsi="Times New Roman"/>
                <w:szCs w:val="20"/>
              </w:rPr>
              <w:t xml:space="preserve"> </w:t>
            </w:r>
            <w:r w:rsidRPr="009537ED">
              <w:rPr>
                <w:rFonts w:ascii="Times New Roman" w:hAnsi="Times New Roman"/>
                <w:szCs w:val="20"/>
              </w:rPr>
              <w:t>the</w:t>
            </w:r>
            <w:r w:rsidR="00233210" w:rsidRPr="009537ED">
              <w:rPr>
                <w:rFonts w:ascii="Times New Roman" w:hAnsi="Times New Roman"/>
                <w:szCs w:val="20"/>
              </w:rPr>
              <w:t xml:space="preserve"> </w:t>
            </w:r>
            <w:r w:rsidRPr="009537ED">
              <w:rPr>
                <w:rFonts w:ascii="Times New Roman" w:hAnsi="Times New Roman"/>
                <w:szCs w:val="20"/>
              </w:rPr>
              <w:t>network.</w:t>
            </w:r>
          </w:p>
          <w:p w14:paraId="7A74F2E7" w14:textId="1ECF8BA9" w:rsidR="00666408" w:rsidRPr="009537ED" w:rsidRDefault="00666408" w:rsidP="009643F7">
            <w:pPr>
              <w:widowControl w:val="0"/>
              <w:ind w:left="34"/>
              <w:rPr>
                <w:rFonts w:ascii="Times New Roman" w:hAnsi="Times New Roman"/>
                <w:szCs w:val="20"/>
              </w:rPr>
            </w:pPr>
            <w:r w:rsidRPr="009537ED">
              <w:rPr>
                <w:rFonts w:ascii="Times New Roman" w:hAnsi="Times New Roman"/>
                <w:szCs w:val="20"/>
              </w:rPr>
              <w:t>Since</w:t>
            </w:r>
            <w:r w:rsidR="00233210" w:rsidRPr="009537ED">
              <w:rPr>
                <w:rFonts w:ascii="Times New Roman" w:hAnsi="Times New Roman"/>
                <w:szCs w:val="20"/>
              </w:rPr>
              <w:t xml:space="preserve"> </w:t>
            </w:r>
            <w:r w:rsidRPr="009537ED">
              <w:rPr>
                <w:rFonts w:ascii="Times New Roman" w:hAnsi="Times New Roman"/>
                <w:szCs w:val="20"/>
              </w:rPr>
              <w:t>the</w:t>
            </w:r>
            <w:r w:rsidR="00233210" w:rsidRPr="009537ED">
              <w:rPr>
                <w:rFonts w:ascii="Times New Roman" w:hAnsi="Times New Roman"/>
                <w:szCs w:val="20"/>
              </w:rPr>
              <w:t xml:space="preserve"> </w:t>
            </w:r>
            <w:r w:rsidRPr="009537ED">
              <w:rPr>
                <w:rFonts w:ascii="Times New Roman" w:hAnsi="Times New Roman"/>
                <w:b/>
                <w:szCs w:val="20"/>
              </w:rPr>
              <w:t>network</w:t>
            </w:r>
            <w:r w:rsidR="00233210" w:rsidRPr="009537ED">
              <w:rPr>
                <w:rFonts w:ascii="Times New Roman" w:hAnsi="Times New Roman"/>
                <w:b/>
                <w:szCs w:val="20"/>
              </w:rPr>
              <w:t xml:space="preserve"> </w:t>
            </w:r>
            <w:r w:rsidRPr="009537ED">
              <w:rPr>
                <w:rFonts w:ascii="Times New Roman" w:hAnsi="Times New Roman"/>
                <w:b/>
                <w:szCs w:val="20"/>
              </w:rPr>
              <w:t>is</w:t>
            </w:r>
            <w:r w:rsidR="00233210" w:rsidRPr="009537ED">
              <w:rPr>
                <w:rFonts w:ascii="Times New Roman" w:hAnsi="Times New Roman"/>
                <w:b/>
                <w:szCs w:val="20"/>
              </w:rPr>
              <w:t xml:space="preserve"> </w:t>
            </w:r>
            <w:r w:rsidRPr="009537ED">
              <w:rPr>
                <w:rFonts w:ascii="Times New Roman" w:hAnsi="Times New Roman"/>
                <w:b/>
                <w:szCs w:val="20"/>
              </w:rPr>
              <w:t>a</w:t>
            </w:r>
            <w:r w:rsidR="00233210" w:rsidRPr="009537ED">
              <w:rPr>
                <w:rFonts w:ascii="Times New Roman" w:hAnsi="Times New Roman"/>
                <w:b/>
                <w:szCs w:val="20"/>
              </w:rPr>
              <w:t xml:space="preserve"> </w:t>
            </w:r>
            <w:r w:rsidRPr="009537ED">
              <w:rPr>
                <w:rFonts w:ascii="Times New Roman" w:hAnsi="Times New Roman"/>
                <w:b/>
                <w:szCs w:val="20"/>
              </w:rPr>
              <w:t>shared</w:t>
            </w:r>
            <w:r w:rsidR="00233210" w:rsidRPr="009537ED">
              <w:rPr>
                <w:rFonts w:ascii="Times New Roman" w:hAnsi="Times New Roman"/>
                <w:b/>
                <w:szCs w:val="20"/>
              </w:rPr>
              <w:t xml:space="preserve"> </w:t>
            </w:r>
            <w:r w:rsidRPr="009537ED">
              <w:rPr>
                <w:rFonts w:ascii="Times New Roman" w:hAnsi="Times New Roman"/>
                <w:b/>
                <w:szCs w:val="20"/>
              </w:rPr>
              <w:t>resource</w:t>
            </w:r>
            <w:r w:rsidRPr="009537ED">
              <w:rPr>
                <w:rFonts w:ascii="Times New Roman" w:hAnsi="Times New Roman"/>
                <w:szCs w:val="20"/>
              </w:rPr>
              <w:t>,</w:t>
            </w:r>
            <w:r w:rsidR="00233210" w:rsidRPr="009537ED">
              <w:rPr>
                <w:rFonts w:ascii="Times New Roman" w:hAnsi="Times New Roman"/>
                <w:szCs w:val="20"/>
              </w:rPr>
              <w:t xml:space="preserve"> </w:t>
            </w:r>
            <w:r w:rsidRPr="009537ED">
              <w:rPr>
                <w:rFonts w:ascii="Times New Roman" w:hAnsi="Times New Roman"/>
                <w:szCs w:val="20"/>
              </w:rPr>
              <w:t>users</w:t>
            </w:r>
            <w:r w:rsidR="00233210" w:rsidRPr="009537ED">
              <w:rPr>
                <w:rFonts w:ascii="Times New Roman" w:hAnsi="Times New Roman"/>
                <w:szCs w:val="20"/>
              </w:rPr>
              <w:t xml:space="preserve"> </w:t>
            </w:r>
            <w:r w:rsidRPr="009537ED">
              <w:rPr>
                <w:rFonts w:ascii="Times New Roman" w:hAnsi="Times New Roman"/>
                <w:szCs w:val="20"/>
              </w:rPr>
              <w:t>should</w:t>
            </w:r>
            <w:r w:rsidR="00233210" w:rsidRPr="009537ED">
              <w:rPr>
                <w:rFonts w:ascii="Times New Roman" w:hAnsi="Times New Roman"/>
                <w:szCs w:val="20"/>
              </w:rPr>
              <w:t xml:space="preserve"> </w:t>
            </w:r>
            <w:r w:rsidRPr="009537ED">
              <w:rPr>
                <w:rFonts w:ascii="Times New Roman" w:hAnsi="Times New Roman"/>
                <w:szCs w:val="20"/>
              </w:rPr>
              <w:t>exercise</w:t>
            </w:r>
            <w:r w:rsidR="00233210" w:rsidRPr="009537ED">
              <w:rPr>
                <w:rFonts w:ascii="Times New Roman" w:hAnsi="Times New Roman"/>
                <w:szCs w:val="20"/>
              </w:rPr>
              <w:t xml:space="preserve"> </w:t>
            </w:r>
            <w:r w:rsidRPr="009537ED">
              <w:rPr>
                <w:rFonts w:ascii="Times New Roman" w:hAnsi="Times New Roman"/>
                <w:szCs w:val="20"/>
              </w:rPr>
              <w:t>some</w:t>
            </w:r>
            <w:r w:rsidR="00233210" w:rsidRPr="009537ED">
              <w:rPr>
                <w:rFonts w:ascii="Times New Roman" w:hAnsi="Times New Roman"/>
                <w:szCs w:val="20"/>
              </w:rPr>
              <w:t xml:space="preserve"> </w:t>
            </w:r>
            <w:r w:rsidRPr="009537ED">
              <w:rPr>
                <w:rFonts w:ascii="Times New Roman" w:hAnsi="Times New Roman"/>
                <w:szCs w:val="20"/>
              </w:rPr>
              <w:t>basic</w:t>
            </w:r>
            <w:r w:rsidR="00233210" w:rsidRPr="009537ED">
              <w:rPr>
                <w:rFonts w:ascii="Times New Roman" w:hAnsi="Times New Roman"/>
                <w:szCs w:val="20"/>
              </w:rPr>
              <w:t xml:space="preserve"> </w:t>
            </w:r>
            <w:r w:rsidRPr="009537ED">
              <w:rPr>
                <w:rFonts w:ascii="Times New Roman" w:hAnsi="Times New Roman"/>
                <w:szCs w:val="20"/>
              </w:rPr>
              <w:t>etiquette</w:t>
            </w:r>
            <w:r w:rsidR="00233210" w:rsidRPr="009537ED">
              <w:rPr>
                <w:rFonts w:ascii="Times New Roman" w:hAnsi="Times New Roman"/>
                <w:szCs w:val="20"/>
              </w:rPr>
              <w:t xml:space="preserve"> </w:t>
            </w:r>
            <w:r w:rsidRPr="009537ED">
              <w:rPr>
                <w:rFonts w:ascii="Times New Roman" w:hAnsi="Times New Roman"/>
                <w:szCs w:val="20"/>
              </w:rPr>
              <w:t>when</w:t>
            </w:r>
            <w:r w:rsidR="00233210" w:rsidRPr="009537ED">
              <w:rPr>
                <w:rFonts w:ascii="Times New Roman" w:hAnsi="Times New Roman"/>
                <w:szCs w:val="20"/>
              </w:rPr>
              <w:t xml:space="preserve"> </w:t>
            </w:r>
            <w:r w:rsidRPr="009537ED">
              <w:rPr>
                <w:rFonts w:ascii="Times New Roman" w:hAnsi="Times New Roman"/>
                <w:szCs w:val="20"/>
              </w:rPr>
              <w:t>using</w:t>
            </w:r>
            <w:r w:rsidR="00233210" w:rsidRPr="009537ED">
              <w:rPr>
                <w:rFonts w:ascii="Times New Roman" w:hAnsi="Times New Roman"/>
                <w:szCs w:val="20"/>
              </w:rPr>
              <w:t xml:space="preserve"> </w:t>
            </w:r>
            <w:r w:rsidRPr="009537ED">
              <w:rPr>
                <w:rFonts w:ascii="Times New Roman" w:hAnsi="Times New Roman"/>
                <w:szCs w:val="20"/>
              </w:rPr>
              <w:t>the</w:t>
            </w:r>
            <w:r w:rsidR="00233210" w:rsidRPr="009537ED">
              <w:rPr>
                <w:rFonts w:ascii="Times New Roman" w:hAnsi="Times New Roman"/>
                <w:szCs w:val="20"/>
              </w:rPr>
              <w:t xml:space="preserve"> </w:t>
            </w:r>
            <w:r w:rsidRPr="009537ED">
              <w:rPr>
                <w:rFonts w:ascii="Times New Roman" w:hAnsi="Times New Roman"/>
                <w:szCs w:val="20"/>
              </w:rPr>
              <w:t>3GPP</w:t>
            </w:r>
            <w:r w:rsidR="00233210" w:rsidRPr="009537ED">
              <w:rPr>
                <w:rFonts w:ascii="Times New Roman" w:hAnsi="Times New Roman"/>
                <w:szCs w:val="20"/>
              </w:rPr>
              <w:t xml:space="preserve"> </w:t>
            </w:r>
            <w:r w:rsidRPr="009537ED">
              <w:rPr>
                <w:rFonts w:ascii="Times New Roman" w:hAnsi="Times New Roman"/>
                <w:szCs w:val="20"/>
              </w:rPr>
              <w:t>network</w:t>
            </w:r>
            <w:r w:rsidR="00233210" w:rsidRPr="009537ED">
              <w:rPr>
                <w:rFonts w:ascii="Times New Roman" w:hAnsi="Times New Roman"/>
                <w:szCs w:val="20"/>
              </w:rPr>
              <w:t xml:space="preserve"> </w:t>
            </w:r>
            <w:r w:rsidRPr="009537ED">
              <w:rPr>
                <w:rFonts w:ascii="Times New Roman" w:hAnsi="Times New Roman"/>
                <w:szCs w:val="20"/>
              </w:rPr>
              <w:t>at</w:t>
            </w:r>
            <w:r w:rsidR="00233210" w:rsidRPr="009537ED">
              <w:rPr>
                <w:rFonts w:ascii="Times New Roman" w:hAnsi="Times New Roman"/>
                <w:szCs w:val="20"/>
              </w:rPr>
              <w:t xml:space="preserve"> </w:t>
            </w:r>
            <w:r w:rsidRPr="009537ED">
              <w:rPr>
                <w:rFonts w:ascii="Times New Roman" w:hAnsi="Times New Roman"/>
                <w:szCs w:val="20"/>
              </w:rPr>
              <w:t>a</w:t>
            </w:r>
            <w:r w:rsidR="00233210" w:rsidRPr="009537ED">
              <w:rPr>
                <w:rFonts w:ascii="Times New Roman" w:hAnsi="Times New Roman"/>
                <w:szCs w:val="20"/>
              </w:rPr>
              <w:t xml:space="preserve"> </w:t>
            </w:r>
            <w:r w:rsidRPr="009537ED">
              <w:rPr>
                <w:rFonts w:ascii="Times New Roman" w:hAnsi="Times New Roman"/>
                <w:szCs w:val="20"/>
              </w:rPr>
              <w:t>meeting.</w:t>
            </w:r>
            <w:r w:rsidR="00233210" w:rsidRPr="009537ED">
              <w:rPr>
                <w:rFonts w:ascii="Times New Roman" w:hAnsi="Times New Roman"/>
                <w:szCs w:val="20"/>
              </w:rPr>
              <w:t xml:space="preserve"> </w:t>
            </w:r>
            <w:r w:rsidRPr="009537ED">
              <w:rPr>
                <w:rFonts w:ascii="Times New Roman" w:hAnsi="Times New Roman"/>
                <w:szCs w:val="20"/>
              </w:rPr>
              <w:t>It</w:t>
            </w:r>
            <w:r w:rsidR="00233210" w:rsidRPr="009537ED">
              <w:rPr>
                <w:rFonts w:ascii="Times New Roman" w:hAnsi="Times New Roman"/>
                <w:szCs w:val="20"/>
              </w:rPr>
              <w:t xml:space="preserve"> </w:t>
            </w:r>
            <w:r w:rsidRPr="009537ED">
              <w:rPr>
                <w:rFonts w:ascii="Times New Roman" w:hAnsi="Times New Roman"/>
                <w:szCs w:val="20"/>
              </w:rPr>
              <w:t>is</w:t>
            </w:r>
            <w:r w:rsidR="00233210" w:rsidRPr="009537ED">
              <w:rPr>
                <w:rFonts w:ascii="Times New Roman" w:hAnsi="Times New Roman"/>
                <w:szCs w:val="20"/>
              </w:rPr>
              <w:t xml:space="preserve"> </w:t>
            </w:r>
            <w:r w:rsidRPr="009537ED">
              <w:rPr>
                <w:rFonts w:ascii="Times New Roman" w:hAnsi="Times New Roman"/>
                <w:szCs w:val="20"/>
              </w:rPr>
              <w:t>understood</w:t>
            </w:r>
            <w:r w:rsidR="00233210" w:rsidRPr="009537ED">
              <w:rPr>
                <w:rFonts w:ascii="Times New Roman" w:hAnsi="Times New Roman"/>
                <w:szCs w:val="20"/>
              </w:rPr>
              <w:t xml:space="preserve"> </w:t>
            </w:r>
            <w:r w:rsidRPr="009537ED">
              <w:rPr>
                <w:rFonts w:ascii="Times New Roman" w:hAnsi="Times New Roman"/>
                <w:szCs w:val="20"/>
              </w:rPr>
              <w:t>that</w:t>
            </w:r>
            <w:r w:rsidR="00233210" w:rsidRPr="009537ED">
              <w:rPr>
                <w:rFonts w:ascii="Times New Roman" w:hAnsi="Times New Roman"/>
                <w:szCs w:val="20"/>
              </w:rPr>
              <w:t xml:space="preserve"> </w:t>
            </w:r>
            <w:r w:rsidRPr="009537ED">
              <w:rPr>
                <w:rFonts w:ascii="Times New Roman" w:hAnsi="Times New Roman"/>
                <w:szCs w:val="20"/>
              </w:rPr>
              <w:t>high</w:t>
            </w:r>
            <w:r w:rsidR="00233210" w:rsidRPr="009537ED">
              <w:rPr>
                <w:rFonts w:ascii="Times New Roman" w:hAnsi="Times New Roman"/>
                <w:szCs w:val="20"/>
              </w:rPr>
              <w:t xml:space="preserve"> </w:t>
            </w:r>
            <w:r w:rsidRPr="009537ED">
              <w:rPr>
                <w:rFonts w:ascii="Times New Roman" w:hAnsi="Times New Roman"/>
                <w:szCs w:val="20"/>
              </w:rPr>
              <w:t>bandwidth</w:t>
            </w:r>
            <w:r w:rsidR="00233210" w:rsidRPr="009537ED">
              <w:rPr>
                <w:rFonts w:ascii="Times New Roman" w:hAnsi="Times New Roman"/>
                <w:szCs w:val="20"/>
              </w:rPr>
              <w:t xml:space="preserve"> </w:t>
            </w:r>
            <w:r w:rsidRPr="009537ED">
              <w:rPr>
                <w:rFonts w:ascii="Times New Roman" w:hAnsi="Times New Roman"/>
                <w:szCs w:val="20"/>
              </w:rPr>
              <w:t>applications</w:t>
            </w:r>
            <w:r w:rsidR="00233210" w:rsidRPr="009537ED">
              <w:rPr>
                <w:rFonts w:ascii="Times New Roman" w:hAnsi="Times New Roman"/>
                <w:szCs w:val="20"/>
              </w:rPr>
              <w:t xml:space="preserve"> </w:t>
            </w:r>
            <w:r w:rsidRPr="009537ED">
              <w:rPr>
                <w:rFonts w:ascii="Times New Roman" w:hAnsi="Times New Roman"/>
                <w:szCs w:val="20"/>
              </w:rPr>
              <w:t>such</w:t>
            </w:r>
            <w:r w:rsidR="00233210" w:rsidRPr="009537ED">
              <w:rPr>
                <w:rFonts w:ascii="Times New Roman" w:hAnsi="Times New Roman"/>
                <w:szCs w:val="20"/>
              </w:rPr>
              <w:t xml:space="preserve"> </w:t>
            </w:r>
            <w:r w:rsidRPr="009537ED">
              <w:rPr>
                <w:rFonts w:ascii="Times New Roman" w:hAnsi="Times New Roman"/>
                <w:szCs w:val="20"/>
              </w:rPr>
              <w:t>as</w:t>
            </w:r>
            <w:r w:rsidR="00233210" w:rsidRPr="009537ED">
              <w:rPr>
                <w:rFonts w:ascii="Times New Roman" w:hAnsi="Times New Roman"/>
                <w:szCs w:val="20"/>
              </w:rPr>
              <w:t xml:space="preserve"> </w:t>
            </w:r>
            <w:r w:rsidRPr="009537ED">
              <w:rPr>
                <w:rFonts w:ascii="Times New Roman" w:hAnsi="Times New Roman"/>
                <w:szCs w:val="20"/>
              </w:rPr>
              <w:t>downloading</w:t>
            </w:r>
            <w:r w:rsidR="00233210" w:rsidRPr="009537ED">
              <w:rPr>
                <w:rFonts w:ascii="Times New Roman" w:hAnsi="Times New Roman"/>
                <w:szCs w:val="20"/>
              </w:rPr>
              <w:t xml:space="preserve"> </w:t>
            </w:r>
            <w:r w:rsidRPr="009537ED">
              <w:rPr>
                <w:rFonts w:ascii="Times New Roman" w:hAnsi="Times New Roman"/>
                <w:szCs w:val="20"/>
              </w:rPr>
              <w:t>large</w:t>
            </w:r>
            <w:r w:rsidR="00233210" w:rsidRPr="009537ED">
              <w:rPr>
                <w:rFonts w:ascii="Times New Roman" w:hAnsi="Times New Roman"/>
                <w:szCs w:val="20"/>
              </w:rPr>
              <w:t xml:space="preserve"> </w:t>
            </w:r>
            <w:r w:rsidRPr="009537ED">
              <w:rPr>
                <w:rFonts w:ascii="Times New Roman" w:hAnsi="Times New Roman"/>
                <w:szCs w:val="20"/>
              </w:rPr>
              <w:t>files</w:t>
            </w:r>
            <w:r w:rsidR="00233210" w:rsidRPr="009537ED">
              <w:rPr>
                <w:rFonts w:ascii="Times New Roman" w:hAnsi="Times New Roman"/>
                <w:szCs w:val="20"/>
              </w:rPr>
              <w:t xml:space="preserve"> </w:t>
            </w:r>
            <w:r w:rsidRPr="009537ED">
              <w:rPr>
                <w:rFonts w:ascii="Times New Roman" w:hAnsi="Times New Roman"/>
                <w:szCs w:val="20"/>
              </w:rPr>
              <w:t>or</w:t>
            </w:r>
            <w:r w:rsidR="00233210" w:rsidRPr="009537ED">
              <w:rPr>
                <w:rFonts w:ascii="Times New Roman" w:hAnsi="Times New Roman"/>
                <w:szCs w:val="20"/>
              </w:rPr>
              <w:t xml:space="preserve"> </w:t>
            </w:r>
            <w:r w:rsidRPr="009537ED">
              <w:rPr>
                <w:rFonts w:ascii="Times New Roman" w:hAnsi="Times New Roman"/>
                <w:szCs w:val="20"/>
              </w:rPr>
              <w:t>video</w:t>
            </w:r>
            <w:r w:rsidR="00233210" w:rsidRPr="009537ED">
              <w:rPr>
                <w:rFonts w:ascii="Times New Roman" w:hAnsi="Times New Roman"/>
                <w:szCs w:val="20"/>
              </w:rPr>
              <w:t xml:space="preserve"> </w:t>
            </w:r>
            <w:r w:rsidRPr="009537ED">
              <w:rPr>
                <w:rFonts w:ascii="Times New Roman" w:hAnsi="Times New Roman"/>
                <w:szCs w:val="20"/>
              </w:rPr>
              <w:t>streaming</w:t>
            </w:r>
            <w:r w:rsidR="00233210" w:rsidRPr="009537ED">
              <w:rPr>
                <w:rFonts w:ascii="Times New Roman" w:hAnsi="Times New Roman"/>
                <w:szCs w:val="20"/>
              </w:rPr>
              <w:t xml:space="preserve"> </w:t>
            </w:r>
            <w:r w:rsidRPr="009537ED">
              <w:rPr>
                <w:rFonts w:ascii="Times New Roman" w:hAnsi="Times New Roman"/>
                <w:szCs w:val="20"/>
              </w:rPr>
              <w:t>might</w:t>
            </w:r>
            <w:r w:rsidR="00233210" w:rsidRPr="009537ED">
              <w:rPr>
                <w:rFonts w:ascii="Times New Roman" w:hAnsi="Times New Roman"/>
                <w:szCs w:val="20"/>
              </w:rPr>
              <w:t xml:space="preserve"> </w:t>
            </w:r>
            <w:r w:rsidRPr="009537ED">
              <w:rPr>
                <w:rFonts w:ascii="Times New Roman" w:hAnsi="Times New Roman"/>
                <w:szCs w:val="20"/>
              </w:rPr>
              <w:t>be</w:t>
            </w:r>
            <w:r w:rsidR="00233210" w:rsidRPr="009537ED">
              <w:rPr>
                <w:rFonts w:ascii="Times New Roman" w:hAnsi="Times New Roman"/>
                <w:szCs w:val="20"/>
              </w:rPr>
              <w:t xml:space="preserve"> </w:t>
            </w:r>
            <w:r w:rsidRPr="009537ED">
              <w:rPr>
                <w:rFonts w:ascii="Times New Roman" w:hAnsi="Times New Roman"/>
                <w:szCs w:val="20"/>
              </w:rPr>
              <w:t>required</w:t>
            </w:r>
            <w:r w:rsidR="00233210" w:rsidRPr="009537ED">
              <w:rPr>
                <w:rFonts w:ascii="Times New Roman" w:hAnsi="Times New Roman"/>
                <w:szCs w:val="20"/>
              </w:rPr>
              <w:t xml:space="preserve"> </w:t>
            </w:r>
            <w:r w:rsidRPr="009537ED">
              <w:rPr>
                <w:rFonts w:ascii="Times New Roman" w:hAnsi="Times New Roman"/>
                <w:szCs w:val="20"/>
              </w:rPr>
              <w:t>for</w:t>
            </w:r>
            <w:r w:rsidR="00233210" w:rsidRPr="009537ED">
              <w:rPr>
                <w:rFonts w:ascii="Times New Roman" w:hAnsi="Times New Roman"/>
                <w:szCs w:val="20"/>
              </w:rPr>
              <w:t xml:space="preserve"> </w:t>
            </w:r>
            <w:r w:rsidRPr="009537ED">
              <w:rPr>
                <w:rFonts w:ascii="Times New Roman" w:hAnsi="Times New Roman"/>
                <w:szCs w:val="20"/>
              </w:rPr>
              <w:t>business</w:t>
            </w:r>
            <w:r w:rsidR="00233210" w:rsidRPr="009537ED">
              <w:rPr>
                <w:rFonts w:ascii="Times New Roman" w:hAnsi="Times New Roman"/>
                <w:szCs w:val="20"/>
              </w:rPr>
              <w:t xml:space="preserve"> </w:t>
            </w:r>
            <w:r w:rsidRPr="009537ED">
              <w:rPr>
                <w:rFonts w:ascii="Times New Roman" w:hAnsi="Times New Roman"/>
                <w:szCs w:val="20"/>
              </w:rPr>
              <w:t>purposes,</w:t>
            </w:r>
            <w:r w:rsidR="00233210" w:rsidRPr="009537ED">
              <w:rPr>
                <w:rFonts w:ascii="Times New Roman" w:hAnsi="Times New Roman"/>
                <w:szCs w:val="20"/>
              </w:rPr>
              <w:t xml:space="preserve"> </w:t>
            </w:r>
            <w:r w:rsidRPr="009537ED">
              <w:rPr>
                <w:rFonts w:ascii="Times New Roman" w:hAnsi="Times New Roman"/>
                <w:szCs w:val="20"/>
              </w:rPr>
              <w:t>but</w:t>
            </w:r>
            <w:r w:rsidR="00233210" w:rsidRPr="009537ED">
              <w:rPr>
                <w:rFonts w:ascii="Times New Roman" w:hAnsi="Times New Roman"/>
                <w:szCs w:val="20"/>
              </w:rPr>
              <w:t xml:space="preserve"> </w:t>
            </w:r>
            <w:r w:rsidRPr="009537ED">
              <w:rPr>
                <w:rFonts w:ascii="Times New Roman" w:hAnsi="Times New Roman"/>
                <w:szCs w:val="20"/>
              </w:rPr>
              <w:t>delegates</w:t>
            </w:r>
            <w:r w:rsidR="00233210" w:rsidRPr="009537ED">
              <w:rPr>
                <w:rFonts w:ascii="Times New Roman" w:hAnsi="Times New Roman"/>
                <w:szCs w:val="20"/>
              </w:rPr>
              <w:t xml:space="preserve"> </w:t>
            </w:r>
            <w:r w:rsidRPr="009537ED">
              <w:rPr>
                <w:rFonts w:ascii="Times New Roman" w:hAnsi="Times New Roman"/>
                <w:szCs w:val="20"/>
              </w:rPr>
              <w:t>should</w:t>
            </w:r>
            <w:r w:rsidR="00233210" w:rsidRPr="009537ED">
              <w:rPr>
                <w:rFonts w:ascii="Times New Roman" w:hAnsi="Times New Roman"/>
                <w:szCs w:val="20"/>
              </w:rPr>
              <w:t xml:space="preserve"> </w:t>
            </w:r>
            <w:r w:rsidRPr="009537ED">
              <w:rPr>
                <w:rFonts w:ascii="Times New Roman" w:hAnsi="Times New Roman"/>
                <w:szCs w:val="20"/>
              </w:rPr>
              <w:t>be</w:t>
            </w:r>
            <w:r w:rsidR="00233210" w:rsidRPr="009537ED">
              <w:rPr>
                <w:rFonts w:ascii="Times New Roman" w:hAnsi="Times New Roman"/>
                <w:szCs w:val="20"/>
              </w:rPr>
              <w:t xml:space="preserve"> </w:t>
            </w:r>
            <w:r w:rsidRPr="009537ED">
              <w:rPr>
                <w:rFonts w:ascii="Times New Roman" w:hAnsi="Times New Roman"/>
                <w:szCs w:val="20"/>
              </w:rPr>
              <w:t>strongly</w:t>
            </w:r>
            <w:r w:rsidR="00233210" w:rsidRPr="009537ED">
              <w:rPr>
                <w:rFonts w:ascii="Times New Roman" w:hAnsi="Times New Roman"/>
                <w:szCs w:val="20"/>
              </w:rPr>
              <w:t xml:space="preserve"> </w:t>
            </w:r>
            <w:r w:rsidRPr="009537ED">
              <w:rPr>
                <w:rFonts w:ascii="Times New Roman" w:hAnsi="Times New Roman"/>
                <w:szCs w:val="20"/>
              </w:rPr>
              <w:t>discouraged</w:t>
            </w:r>
            <w:r w:rsidR="00233210" w:rsidRPr="009537ED">
              <w:rPr>
                <w:rFonts w:ascii="Times New Roman" w:hAnsi="Times New Roman"/>
                <w:szCs w:val="20"/>
              </w:rPr>
              <w:t xml:space="preserve"> </w:t>
            </w:r>
            <w:r w:rsidRPr="009537ED">
              <w:rPr>
                <w:rFonts w:ascii="Times New Roman" w:hAnsi="Times New Roman"/>
                <w:szCs w:val="20"/>
              </w:rPr>
              <w:t>in</w:t>
            </w:r>
            <w:r w:rsidR="00233210" w:rsidRPr="009537ED">
              <w:rPr>
                <w:rFonts w:ascii="Times New Roman" w:hAnsi="Times New Roman"/>
                <w:szCs w:val="20"/>
              </w:rPr>
              <w:t xml:space="preserve"> </w:t>
            </w:r>
            <w:r w:rsidRPr="009537ED">
              <w:rPr>
                <w:rFonts w:ascii="Times New Roman" w:hAnsi="Times New Roman"/>
                <w:szCs w:val="20"/>
              </w:rPr>
              <w:t>performing</w:t>
            </w:r>
            <w:r w:rsidR="00233210" w:rsidRPr="009537ED">
              <w:rPr>
                <w:rFonts w:ascii="Times New Roman" w:hAnsi="Times New Roman"/>
                <w:szCs w:val="20"/>
              </w:rPr>
              <w:t xml:space="preserve"> </w:t>
            </w:r>
            <w:r w:rsidRPr="009537ED">
              <w:rPr>
                <w:rFonts w:ascii="Times New Roman" w:hAnsi="Times New Roman"/>
                <w:szCs w:val="20"/>
              </w:rPr>
              <w:t>these</w:t>
            </w:r>
            <w:r w:rsidR="00233210" w:rsidRPr="009537ED">
              <w:rPr>
                <w:rFonts w:ascii="Times New Roman" w:hAnsi="Times New Roman"/>
                <w:szCs w:val="20"/>
              </w:rPr>
              <w:t xml:space="preserve"> </w:t>
            </w:r>
            <w:r w:rsidRPr="009537ED">
              <w:rPr>
                <w:rFonts w:ascii="Times New Roman" w:hAnsi="Times New Roman"/>
                <w:szCs w:val="20"/>
              </w:rPr>
              <w:t>activities</w:t>
            </w:r>
            <w:r w:rsidR="00233210" w:rsidRPr="009537ED">
              <w:rPr>
                <w:rFonts w:ascii="Times New Roman" w:hAnsi="Times New Roman"/>
                <w:szCs w:val="20"/>
              </w:rPr>
              <w:t xml:space="preserve"> </w:t>
            </w:r>
            <w:r w:rsidRPr="009537ED">
              <w:rPr>
                <w:rFonts w:ascii="Times New Roman" w:hAnsi="Times New Roman"/>
                <w:szCs w:val="20"/>
              </w:rPr>
              <w:t>for</w:t>
            </w:r>
            <w:r w:rsidR="00233210" w:rsidRPr="009537ED">
              <w:rPr>
                <w:rFonts w:ascii="Times New Roman" w:hAnsi="Times New Roman"/>
                <w:szCs w:val="20"/>
              </w:rPr>
              <w:t xml:space="preserve"> </w:t>
            </w:r>
            <w:r w:rsidRPr="009537ED">
              <w:rPr>
                <w:rFonts w:ascii="Times New Roman" w:hAnsi="Times New Roman"/>
                <w:szCs w:val="20"/>
              </w:rPr>
              <w:t>personal</w:t>
            </w:r>
            <w:r w:rsidR="00233210" w:rsidRPr="009537ED">
              <w:rPr>
                <w:rFonts w:ascii="Times New Roman" w:hAnsi="Times New Roman"/>
                <w:szCs w:val="20"/>
              </w:rPr>
              <w:t xml:space="preserve"> </w:t>
            </w:r>
            <w:r w:rsidRPr="009537ED">
              <w:rPr>
                <w:rFonts w:ascii="Times New Roman" w:hAnsi="Times New Roman"/>
                <w:szCs w:val="20"/>
              </w:rPr>
              <w:t>use.</w:t>
            </w:r>
            <w:r w:rsidR="00233210" w:rsidRPr="009537ED">
              <w:rPr>
                <w:rFonts w:ascii="Times New Roman" w:hAnsi="Times New Roman"/>
                <w:szCs w:val="20"/>
              </w:rPr>
              <w:t xml:space="preserve"> </w:t>
            </w:r>
            <w:r w:rsidRPr="009537ED">
              <w:rPr>
                <w:rFonts w:ascii="Times New Roman" w:hAnsi="Times New Roman"/>
                <w:szCs w:val="20"/>
              </w:rPr>
              <w:t>Downloading</w:t>
            </w:r>
            <w:r w:rsidR="00233210" w:rsidRPr="009537ED">
              <w:rPr>
                <w:rFonts w:ascii="Times New Roman" w:hAnsi="Times New Roman"/>
                <w:szCs w:val="20"/>
              </w:rPr>
              <w:t xml:space="preserve"> </w:t>
            </w:r>
            <w:r w:rsidRPr="009537ED">
              <w:rPr>
                <w:rFonts w:ascii="Times New Roman" w:hAnsi="Times New Roman"/>
                <w:szCs w:val="20"/>
              </w:rPr>
              <w:t>a</w:t>
            </w:r>
            <w:r w:rsidR="00233210" w:rsidRPr="009537ED">
              <w:rPr>
                <w:rFonts w:ascii="Times New Roman" w:hAnsi="Times New Roman"/>
                <w:szCs w:val="20"/>
              </w:rPr>
              <w:t xml:space="preserve"> </w:t>
            </w:r>
            <w:r w:rsidRPr="009537ED">
              <w:rPr>
                <w:rFonts w:ascii="Times New Roman" w:hAnsi="Times New Roman"/>
                <w:szCs w:val="20"/>
              </w:rPr>
              <w:t>movie</w:t>
            </w:r>
            <w:r w:rsidR="00233210" w:rsidRPr="009537ED">
              <w:rPr>
                <w:rFonts w:ascii="Times New Roman" w:hAnsi="Times New Roman"/>
                <w:szCs w:val="20"/>
              </w:rPr>
              <w:t xml:space="preserve"> </w:t>
            </w:r>
            <w:r w:rsidRPr="009537ED">
              <w:rPr>
                <w:rFonts w:ascii="Times New Roman" w:hAnsi="Times New Roman"/>
                <w:szCs w:val="20"/>
              </w:rPr>
              <w:t>or</w:t>
            </w:r>
            <w:r w:rsidR="00233210" w:rsidRPr="009537ED">
              <w:rPr>
                <w:rFonts w:ascii="Times New Roman" w:hAnsi="Times New Roman"/>
                <w:szCs w:val="20"/>
              </w:rPr>
              <w:t xml:space="preserve"> </w:t>
            </w:r>
            <w:r w:rsidRPr="009537ED">
              <w:rPr>
                <w:rFonts w:ascii="Times New Roman" w:hAnsi="Times New Roman"/>
                <w:szCs w:val="20"/>
              </w:rPr>
              <w:t>doing</w:t>
            </w:r>
            <w:r w:rsidR="00233210" w:rsidRPr="009537ED">
              <w:rPr>
                <w:rFonts w:ascii="Times New Roman" w:hAnsi="Times New Roman"/>
                <w:szCs w:val="20"/>
              </w:rPr>
              <w:t xml:space="preserve"> </w:t>
            </w:r>
            <w:r w:rsidRPr="009537ED">
              <w:rPr>
                <w:rFonts w:ascii="Times New Roman" w:hAnsi="Times New Roman"/>
                <w:szCs w:val="20"/>
              </w:rPr>
              <w:t>something</w:t>
            </w:r>
            <w:r w:rsidR="00233210" w:rsidRPr="009537ED">
              <w:rPr>
                <w:rFonts w:ascii="Times New Roman" w:hAnsi="Times New Roman"/>
                <w:szCs w:val="20"/>
              </w:rPr>
              <w:t xml:space="preserve"> </w:t>
            </w:r>
            <w:r w:rsidRPr="009537ED">
              <w:rPr>
                <w:rFonts w:ascii="Times New Roman" w:hAnsi="Times New Roman"/>
                <w:szCs w:val="20"/>
              </w:rPr>
              <w:t>in</w:t>
            </w:r>
            <w:r w:rsidR="00233210" w:rsidRPr="009537ED">
              <w:rPr>
                <w:rFonts w:ascii="Times New Roman" w:hAnsi="Times New Roman"/>
                <w:szCs w:val="20"/>
              </w:rPr>
              <w:t xml:space="preserve"> </w:t>
            </w:r>
            <w:r w:rsidRPr="009537ED">
              <w:rPr>
                <w:rFonts w:ascii="Times New Roman" w:hAnsi="Times New Roman"/>
                <w:szCs w:val="20"/>
              </w:rPr>
              <w:t>an</w:t>
            </w:r>
            <w:r w:rsidR="00233210" w:rsidRPr="009537ED">
              <w:rPr>
                <w:rFonts w:ascii="Times New Roman" w:hAnsi="Times New Roman"/>
                <w:szCs w:val="20"/>
              </w:rPr>
              <w:t xml:space="preserve"> </w:t>
            </w:r>
            <w:r w:rsidRPr="009537ED">
              <w:rPr>
                <w:rFonts w:ascii="Times New Roman" w:hAnsi="Times New Roman"/>
                <w:szCs w:val="20"/>
              </w:rPr>
              <w:t>interactive</w:t>
            </w:r>
            <w:r w:rsidR="00233210" w:rsidRPr="009537ED">
              <w:rPr>
                <w:rFonts w:ascii="Times New Roman" w:hAnsi="Times New Roman"/>
                <w:szCs w:val="20"/>
              </w:rPr>
              <w:t xml:space="preserve"> </w:t>
            </w:r>
            <w:r w:rsidRPr="009537ED">
              <w:rPr>
                <w:rFonts w:ascii="Times New Roman" w:hAnsi="Times New Roman"/>
                <w:szCs w:val="20"/>
              </w:rPr>
              <w:t>environment</w:t>
            </w:r>
            <w:r w:rsidR="00233210" w:rsidRPr="009537ED">
              <w:rPr>
                <w:rFonts w:ascii="Times New Roman" w:hAnsi="Times New Roman"/>
                <w:szCs w:val="20"/>
              </w:rPr>
              <w:t xml:space="preserve"> </w:t>
            </w:r>
            <w:r w:rsidRPr="009537ED">
              <w:rPr>
                <w:rFonts w:ascii="Times New Roman" w:hAnsi="Times New Roman"/>
                <w:szCs w:val="20"/>
              </w:rPr>
              <w:t>for</w:t>
            </w:r>
            <w:r w:rsidR="00233210" w:rsidRPr="009537ED">
              <w:rPr>
                <w:rFonts w:ascii="Times New Roman" w:hAnsi="Times New Roman"/>
                <w:szCs w:val="20"/>
              </w:rPr>
              <w:t xml:space="preserve"> </w:t>
            </w:r>
            <w:r w:rsidRPr="009537ED">
              <w:rPr>
                <w:rFonts w:ascii="Times New Roman" w:hAnsi="Times New Roman"/>
                <w:szCs w:val="20"/>
              </w:rPr>
              <w:t>personal</w:t>
            </w:r>
            <w:r w:rsidR="00233210" w:rsidRPr="009537ED">
              <w:rPr>
                <w:rFonts w:ascii="Times New Roman" w:hAnsi="Times New Roman"/>
                <w:szCs w:val="20"/>
              </w:rPr>
              <w:t xml:space="preserve"> </w:t>
            </w:r>
            <w:r w:rsidRPr="009537ED">
              <w:rPr>
                <w:rFonts w:ascii="Times New Roman" w:hAnsi="Times New Roman"/>
                <w:szCs w:val="20"/>
              </w:rPr>
              <w:t>use</w:t>
            </w:r>
            <w:r w:rsidR="00233210" w:rsidRPr="009537ED">
              <w:rPr>
                <w:rFonts w:ascii="Times New Roman" w:hAnsi="Times New Roman"/>
                <w:szCs w:val="20"/>
              </w:rPr>
              <w:t xml:space="preserve"> </w:t>
            </w:r>
            <w:r w:rsidRPr="009537ED">
              <w:rPr>
                <w:rFonts w:ascii="Times New Roman" w:hAnsi="Times New Roman"/>
                <w:szCs w:val="20"/>
              </w:rPr>
              <w:t>essentially</w:t>
            </w:r>
            <w:r w:rsidR="00233210" w:rsidRPr="009537ED">
              <w:rPr>
                <w:rFonts w:ascii="Times New Roman" w:hAnsi="Times New Roman"/>
                <w:szCs w:val="20"/>
              </w:rPr>
              <w:t xml:space="preserve"> </w:t>
            </w:r>
            <w:r w:rsidRPr="009537ED">
              <w:rPr>
                <w:rFonts w:ascii="Times New Roman" w:hAnsi="Times New Roman"/>
                <w:szCs w:val="20"/>
              </w:rPr>
              <w:t>wastes</w:t>
            </w:r>
            <w:r w:rsidR="00233210" w:rsidRPr="009537ED">
              <w:rPr>
                <w:rFonts w:ascii="Times New Roman" w:hAnsi="Times New Roman"/>
                <w:szCs w:val="20"/>
              </w:rPr>
              <w:t xml:space="preserve"> </w:t>
            </w:r>
            <w:r w:rsidRPr="009537ED">
              <w:rPr>
                <w:rFonts w:ascii="Times New Roman" w:hAnsi="Times New Roman"/>
                <w:szCs w:val="20"/>
              </w:rPr>
              <w:t>bandwidth</w:t>
            </w:r>
            <w:r w:rsidR="00233210" w:rsidRPr="009537ED">
              <w:rPr>
                <w:rFonts w:ascii="Times New Roman" w:hAnsi="Times New Roman"/>
                <w:szCs w:val="20"/>
              </w:rPr>
              <w:t xml:space="preserve"> </w:t>
            </w:r>
            <w:r w:rsidRPr="009537ED">
              <w:rPr>
                <w:rFonts w:ascii="Times New Roman" w:hAnsi="Times New Roman"/>
                <w:szCs w:val="20"/>
              </w:rPr>
              <w:t>that</w:t>
            </w:r>
            <w:r w:rsidR="00233210" w:rsidRPr="009537ED">
              <w:rPr>
                <w:rFonts w:ascii="Times New Roman" w:hAnsi="Times New Roman"/>
                <w:szCs w:val="20"/>
              </w:rPr>
              <w:t xml:space="preserve"> </w:t>
            </w:r>
            <w:r w:rsidRPr="009537ED">
              <w:rPr>
                <w:rFonts w:ascii="Times New Roman" w:hAnsi="Times New Roman"/>
                <w:szCs w:val="20"/>
              </w:rPr>
              <w:t>others</w:t>
            </w:r>
            <w:r w:rsidR="00233210" w:rsidRPr="009537ED">
              <w:rPr>
                <w:rFonts w:ascii="Times New Roman" w:hAnsi="Times New Roman"/>
                <w:szCs w:val="20"/>
              </w:rPr>
              <w:t xml:space="preserve"> </w:t>
            </w:r>
            <w:r w:rsidRPr="009537ED">
              <w:rPr>
                <w:rFonts w:ascii="Times New Roman" w:hAnsi="Times New Roman"/>
                <w:szCs w:val="20"/>
              </w:rPr>
              <w:t>need</w:t>
            </w:r>
            <w:r w:rsidR="00233210" w:rsidRPr="009537ED">
              <w:rPr>
                <w:rFonts w:ascii="Times New Roman" w:hAnsi="Times New Roman"/>
                <w:szCs w:val="20"/>
              </w:rPr>
              <w:t xml:space="preserve"> </w:t>
            </w:r>
            <w:r w:rsidRPr="009537ED">
              <w:rPr>
                <w:rFonts w:ascii="Times New Roman" w:hAnsi="Times New Roman"/>
                <w:szCs w:val="20"/>
              </w:rPr>
              <w:t>to</w:t>
            </w:r>
            <w:r w:rsidR="00233210" w:rsidRPr="009537ED">
              <w:rPr>
                <w:rFonts w:ascii="Times New Roman" w:hAnsi="Times New Roman"/>
                <w:szCs w:val="20"/>
              </w:rPr>
              <w:t xml:space="preserve"> </w:t>
            </w:r>
            <w:r w:rsidRPr="009537ED">
              <w:rPr>
                <w:rFonts w:ascii="Times New Roman" w:hAnsi="Times New Roman"/>
                <w:szCs w:val="20"/>
              </w:rPr>
              <w:t>make</w:t>
            </w:r>
            <w:r w:rsidR="00233210" w:rsidRPr="009537ED">
              <w:rPr>
                <w:rFonts w:ascii="Times New Roman" w:hAnsi="Times New Roman"/>
                <w:szCs w:val="20"/>
              </w:rPr>
              <w:t xml:space="preserve"> </w:t>
            </w:r>
            <w:r w:rsidRPr="009537ED">
              <w:rPr>
                <w:rFonts w:ascii="Times New Roman" w:hAnsi="Times New Roman"/>
                <w:szCs w:val="20"/>
              </w:rPr>
              <w:t>the</w:t>
            </w:r>
            <w:r w:rsidR="00233210" w:rsidRPr="009537ED">
              <w:rPr>
                <w:rFonts w:ascii="Times New Roman" w:hAnsi="Times New Roman"/>
                <w:szCs w:val="20"/>
              </w:rPr>
              <w:t xml:space="preserve"> </w:t>
            </w:r>
            <w:r w:rsidRPr="009537ED">
              <w:rPr>
                <w:rFonts w:ascii="Times New Roman" w:hAnsi="Times New Roman"/>
                <w:szCs w:val="20"/>
              </w:rPr>
              <w:t>meeting</w:t>
            </w:r>
            <w:r w:rsidR="00233210" w:rsidRPr="009537ED">
              <w:rPr>
                <w:rFonts w:ascii="Times New Roman" w:hAnsi="Times New Roman"/>
                <w:szCs w:val="20"/>
              </w:rPr>
              <w:t xml:space="preserve"> </w:t>
            </w:r>
            <w:r w:rsidRPr="009537ED">
              <w:rPr>
                <w:rFonts w:ascii="Times New Roman" w:hAnsi="Times New Roman"/>
                <w:szCs w:val="20"/>
              </w:rPr>
              <w:t>effective.</w:t>
            </w:r>
            <w:r w:rsidR="00233210" w:rsidRPr="009537ED">
              <w:rPr>
                <w:rFonts w:ascii="Times New Roman" w:hAnsi="Times New Roman"/>
                <w:szCs w:val="20"/>
              </w:rPr>
              <w:t xml:space="preserve"> </w:t>
            </w:r>
            <w:r w:rsidRPr="009537ED">
              <w:rPr>
                <w:rFonts w:ascii="Times New Roman" w:hAnsi="Times New Roman"/>
                <w:szCs w:val="20"/>
              </w:rPr>
              <w:t>The</w:t>
            </w:r>
            <w:r w:rsidR="00233210" w:rsidRPr="009537ED">
              <w:rPr>
                <w:rFonts w:ascii="Times New Roman" w:hAnsi="Times New Roman"/>
                <w:szCs w:val="20"/>
              </w:rPr>
              <w:t xml:space="preserve"> </w:t>
            </w:r>
            <w:r w:rsidRPr="009537ED">
              <w:rPr>
                <w:rFonts w:ascii="Times New Roman" w:hAnsi="Times New Roman"/>
                <w:szCs w:val="20"/>
              </w:rPr>
              <w:t>meeting</w:t>
            </w:r>
            <w:r w:rsidR="00233210" w:rsidRPr="009537ED">
              <w:rPr>
                <w:rFonts w:ascii="Times New Roman" w:hAnsi="Times New Roman"/>
                <w:szCs w:val="20"/>
              </w:rPr>
              <w:t xml:space="preserve"> </w:t>
            </w:r>
            <w:r w:rsidR="00E757C7" w:rsidRPr="009537ED">
              <w:rPr>
                <w:rFonts w:ascii="Times New Roman" w:hAnsi="Times New Roman"/>
                <w:szCs w:val="20"/>
              </w:rPr>
              <w:t>Chair</w:t>
            </w:r>
            <w:r w:rsidR="00233210" w:rsidRPr="009537ED">
              <w:rPr>
                <w:rFonts w:ascii="Times New Roman" w:hAnsi="Times New Roman"/>
                <w:szCs w:val="20"/>
              </w:rPr>
              <w:t xml:space="preserve"> </w:t>
            </w:r>
            <w:r w:rsidRPr="009537ED">
              <w:rPr>
                <w:rFonts w:ascii="Times New Roman" w:hAnsi="Times New Roman"/>
                <w:szCs w:val="20"/>
              </w:rPr>
              <w:t>should</w:t>
            </w:r>
            <w:r w:rsidR="00233210" w:rsidRPr="009537ED">
              <w:rPr>
                <w:rFonts w:ascii="Times New Roman" w:hAnsi="Times New Roman"/>
                <w:szCs w:val="20"/>
              </w:rPr>
              <w:t xml:space="preserve"> </w:t>
            </w:r>
            <w:r w:rsidRPr="009537ED">
              <w:rPr>
                <w:rFonts w:ascii="Times New Roman" w:hAnsi="Times New Roman"/>
                <w:szCs w:val="20"/>
              </w:rPr>
              <w:t>remind</w:t>
            </w:r>
            <w:r w:rsidR="00233210" w:rsidRPr="009537ED">
              <w:rPr>
                <w:rFonts w:ascii="Times New Roman" w:hAnsi="Times New Roman"/>
                <w:szCs w:val="20"/>
              </w:rPr>
              <w:t xml:space="preserve"> </w:t>
            </w:r>
            <w:r w:rsidRPr="009537ED">
              <w:rPr>
                <w:rFonts w:ascii="Times New Roman" w:hAnsi="Times New Roman"/>
                <w:szCs w:val="20"/>
              </w:rPr>
              <w:t>end</w:t>
            </w:r>
            <w:r w:rsidR="00233210" w:rsidRPr="009537ED">
              <w:rPr>
                <w:rFonts w:ascii="Times New Roman" w:hAnsi="Times New Roman"/>
                <w:szCs w:val="20"/>
              </w:rPr>
              <w:t xml:space="preserve"> </w:t>
            </w:r>
            <w:r w:rsidRPr="009537ED">
              <w:rPr>
                <w:rFonts w:ascii="Times New Roman" w:hAnsi="Times New Roman"/>
                <w:szCs w:val="20"/>
              </w:rPr>
              <w:t>users</w:t>
            </w:r>
            <w:r w:rsidR="00233210" w:rsidRPr="009537ED">
              <w:rPr>
                <w:rFonts w:ascii="Times New Roman" w:hAnsi="Times New Roman"/>
                <w:szCs w:val="20"/>
              </w:rPr>
              <w:t xml:space="preserve"> </w:t>
            </w:r>
            <w:r w:rsidRPr="009537ED">
              <w:rPr>
                <w:rFonts w:ascii="Times New Roman" w:hAnsi="Times New Roman"/>
                <w:szCs w:val="20"/>
              </w:rPr>
              <w:t>that</w:t>
            </w:r>
            <w:r w:rsidR="00233210" w:rsidRPr="009537ED">
              <w:rPr>
                <w:rFonts w:ascii="Times New Roman" w:hAnsi="Times New Roman"/>
                <w:szCs w:val="20"/>
              </w:rPr>
              <w:t xml:space="preserve"> </w:t>
            </w:r>
            <w:r w:rsidRPr="009537ED">
              <w:rPr>
                <w:rFonts w:ascii="Times New Roman" w:hAnsi="Times New Roman"/>
                <w:szCs w:val="20"/>
              </w:rPr>
              <w:t>the</w:t>
            </w:r>
            <w:r w:rsidR="00233210" w:rsidRPr="009537ED">
              <w:rPr>
                <w:rFonts w:ascii="Times New Roman" w:hAnsi="Times New Roman"/>
                <w:szCs w:val="20"/>
              </w:rPr>
              <w:t xml:space="preserve"> </w:t>
            </w:r>
            <w:r w:rsidRPr="009537ED">
              <w:rPr>
                <w:rFonts w:ascii="Times New Roman" w:hAnsi="Times New Roman"/>
                <w:szCs w:val="20"/>
              </w:rPr>
              <w:t>network</w:t>
            </w:r>
            <w:r w:rsidR="00233210" w:rsidRPr="009537ED">
              <w:rPr>
                <w:rFonts w:ascii="Times New Roman" w:hAnsi="Times New Roman"/>
                <w:szCs w:val="20"/>
              </w:rPr>
              <w:t xml:space="preserve"> </w:t>
            </w:r>
            <w:r w:rsidRPr="009537ED">
              <w:rPr>
                <w:rFonts w:ascii="Times New Roman" w:hAnsi="Times New Roman"/>
                <w:szCs w:val="20"/>
              </w:rPr>
              <w:t>is</w:t>
            </w:r>
            <w:r w:rsidR="00233210" w:rsidRPr="009537ED">
              <w:rPr>
                <w:rFonts w:ascii="Times New Roman" w:hAnsi="Times New Roman"/>
                <w:szCs w:val="20"/>
              </w:rPr>
              <w:t xml:space="preserve"> </w:t>
            </w:r>
            <w:r w:rsidRPr="009537ED">
              <w:rPr>
                <w:rFonts w:ascii="Times New Roman" w:hAnsi="Times New Roman"/>
                <w:szCs w:val="20"/>
              </w:rPr>
              <w:t>a</w:t>
            </w:r>
            <w:r w:rsidR="00233210" w:rsidRPr="009537ED">
              <w:rPr>
                <w:rFonts w:ascii="Times New Roman" w:hAnsi="Times New Roman"/>
                <w:szCs w:val="20"/>
              </w:rPr>
              <w:t xml:space="preserve"> </w:t>
            </w:r>
            <w:r w:rsidRPr="009537ED">
              <w:rPr>
                <w:rFonts w:ascii="Times New Roman" w:hAnsi="Times New Roman"/>
                <w:szCs w:val="20"/>
              </w:rPr>
              <w:t>shared</w:t>
            </w:r>
            <w:r w:rsidR="00233210" w:rsidRPr="009537ED">
              <w:rPr>
                <w:rFonts w:ascii="Times New Roman" w:hAnsi="Times New Roman"/>
                <w:szCs w:val="20"/>
              </w:rPr>
              <w:t xml:space="preserve"> </w:t>
            </w:r>
            <w:r w:rsidRPr="009537ED">
              <w:rPr>
                <w:rFonts w:ascii="Times New Roman" w:hAnsi="Times New Roman"/>
                <w:szCs w:val="20"/>
              </w:rPr>
              <w:t>resource;</w:t>
            </w:r>
            <w:r w:rsidR="00233210" w:rsidRPr="009537ED">
              <w:rPr>
                <w:rFonts w:ascii="Times New Roman" w:hAnsi="Times New Roman"/>
                <w:szCs w:val="20"/>
              </w:rPr>
              <w:t xml:space="preserve"> </w:t>
            </w:r>
            <w:r w:rsidRPr="009537ED">
              <w:rPr>
                <w:rFonts w:ascii="Times New Roman" w:hAnsi="Times New Roman"/>
                <w:szCs w:val="20"/>
              </w:rPr>
              <w:t>the</w:t>
            </w:r>
            <w:r w:rsidR="00233210" w:rsidRPr="009537ED">
              <w:rPr>
                <w:rFonts w:ascii="Times New Roman" w:hAnsi="Times New Roman"/>
                <w:szCs w:val="20"/>
              </w:rPr>
              <w:t xml:space="preserve"> </w:t>
            </w:r>
            <w:r w:rsidRPr="009537ED">
              <w:rPr>
                <w:rFonts w:ascii="Times New Roman" w:hAnsi="Times New Roman"/>
                <w:szCs w:val="20"/>
              </w:rPr>
              <w:t>more</w:t>
            </w:r>
            <w:r w:rsidR="00233210" w:rsidRPr="009537ED">
              <w:rPr>
                <w:rFonts w:ascii="Times New Roman" w:hAnsi="Times New Roman"/>
                <w:szCs w:val="20"/>
              </w:rPr>
              <w:t xml:space="preserve"> </w:t>
            </w:r>
            <w:r w:rsidRPr="009537ED">
              <w:rPr>
                <w:rFonts w:ascii="Times New Roman" w:hAnsi="Times New Roman"/>
                <w:szCs w:val="20"/>
              </w:rPr>
              <w:t>one</w:t>
            </w:r>
            <w:r w:rsidR="00233210" w:rsidRPr="009537ED">
              <w:rPr>
                <w:rFonts w:ascii="Times New Roman" w:hAnsi="Times New Roman"/>
                <w:szCs w:val="20"/>
              </w:rPr>
              <w:t xml:space="preserve"> </w:t>
            </w:r>
            <w:r w:rsidRPr="009537ED">
              <w:rPr>
                <w:rFonts w:ascii="Times New Roman" w:hAnsi="Times New Roman"/>
                <w:szCs w:val="20"/>
              </w:rPr>
              <w:t>user</w:t>
            </w:r>
            <w:r w:rsidR="00233210" w:rsidRPr="009537ED">
              <w:rPr>
                <w:rFonts w:ascii="Times New Roman" w:hAnsi="Times New Roman"/>
                <w:szCs w:val="20"/>
              </w:rPr>
              <w:t xml:space="preserve"> </w:t>
            </w:r>
            <w:r w:rsidRPr="009537ED">
              <w:rPr>
                <w:rFonts w:ascii="Times New Roman" w:hAnsi="Times New Roman"/>
                <w:szCs w:val="20"/>
              </w:rPr>
              <w:t>grabs,</w:t>
            </w:r>
            <w:r w:rsidR="00233210" w:rsidRPr="009537ED">
              <w:rPr>
                <w:rFonts w:ascii="Times New Roman" w:hAnsi="Times New Roman"/>
                <w:szCs w:val="20"/>
              </w:rPr>
              <w:t xml:space="preserve"> </w:t>
            </w:r>
            <w:r w:rsidRPr="009537ED">
              <w:rPr>
                <w:rFonts w:ascii="Times New Roman" w:hAnsi="Times New Roman"/>
                <w:szCs w:val="20"/>
              </w:rPr>
              <w:t>the</w:t>
            </w:r>
            <w:r w:rsidR="00233210" w:rsidRPr="009537ED">
              <w:rPr>
                <w:rFonts w:ascii="Times New Roman" w:hAnsi="Times New Roman"/>
                <w:szCs w:val="20"/>
              </w:rPr>
              <w:t xml:space="preserve"> </w:t>
            </w:r>
            <w:r w:rsidRPr="009537ED">
              <w:rPr>
                <w:rFonts w:ascii="Times New Roman" w:hAnsi="Times New Roman"/>
                <w:szCs w:val="20"/>
              </w:rPr>
              <w:t>less</w:t>
            </w:r>
            <w:r w:rsidR="00233210" w:rsidRPr="009537ED">
              <w:rPr>
                <w:rFonts w:ascii="Times New Roman" w:hAnsi="Times New Roman"/>
                <w:szCs w:val="20"/>
              </w:rPr>
              <w:t xml:space="preserve"> </w:t>
            </w:r>
            <w:r w:rsidRPr="009537ED">
              <w:rPr>
                <w:rFonts w:ascii="Times New Roman" w:hAnsi="Times New Roman"/>
                <w:szCs w:val="20"/>
              </w:rPr>
              <w:t>there</w:t>
            </w:r>
            <w:r w:rsidR="00233210" w:rsidRPr="009537ED">
              <w:rPr>
                <w:rFonts w:ascii="Times New Roman" w:hAnsi="Times New Roman"/>
                <w:szCs w:val="20"/>
              </w:rPr>
              <w:t xml:space="preserve"> </w:t>
            </w:r>
            <w:r w:rsidRPr="009537ED">
              <w:rPr>
                <w:rFonts w:ascii="Times New Roman" w:hAnsi="Times New Roman"/>
                <w:szCs w:val="20"/>
              </w:rPr>
              <w:t>is</w:t>
            </w:r>
            <w:r w:rsidR="00233210" w:rsidRPr="009537ED">
              <w:rPr>
                <w:rFonts w:ascii="Times New Roman" w:hAnsi="Times New Roman"/>
                <w:szCs w:val="20"/>
              </w:rPr>
              <w:t xml:space="preserve"> </w:t>
            </w:r>
            <w:r w:rsidRPr="009537ED">
              <w:rPr>
                <w:rFonts w:ascii="Times New Roman" w:hAnsi="Times New Roman"/>
                <w:szCs w:val="20"/>
              </w:rPr>
              <w:t>for</w:t>
            </w:r>
            <w:r w:rsidR="00233210" w:rsidRPr="009537ED">
              <w:rPr>
                <w:rFonts w:ascii="Times New Roman" w:hAnsi="Times New Roman"/>
                <w:szCs w:val="20"/>
              </w:rPr>
              <w:t xml:space="preserve"> </w:t>
            </w:r>
            <w:r w:rsidRPr="009537ED">
              <w:rPr>
                <w:rFonts w:ascii="Times New Roman" w:hAnsi="Times New Roman"/>
                <w:szCs w:val="20"/>
              </w:rPr>
              <w:t>another.</w:t>
            </w:r>
            <w:r w:rsidR="00233210" w:rsidRPr="009537ED">
              <w:rPr>
                <w:rFonts w:ascii="Times New Roman" w:hAnsi="Times New Roman"/>
                <w:szCs w:val="20"/>
              </w:rPr>
              <w:t xml:space="preserve"> </w:t>
            </w:r>
            <w:r w:rsidRPr="009537ED">
              <w:rPr>
                <w:rFonts w:ascii="Times New Roman" w:hAnsi="Times New Roman"/>
                <w:szCs w:val="20"/>
              </w:rPr>
              <w:t>Email</w:t>
            </w:r>
            <w:r w:rsidR="00233210" w:rsidRPr="009537ED">
              <w:rPr>
                <w:rFonts w:ascii="Times New Roman" w:hAnsi="Times New Roman"/>
                <w:szCs w:val="20"/>
              </w:rPr>
              <w:t xml:space="preserve"> </w:t>
            </w:r>
            <w:r w:rsidRPr="009537ED">
              <w:rPr>
                <w:rFonts w:ascii="Times New Roman" w:hAnsi="Times New Roman"/>
                <w:szCs w:val="20"/>
              </w:rPr>
              <w:t>and</w:t>
            </w:r>
            <w:r w:rsidR="00233210" w:rsidRPr="009537ED">
              <w:rPr>
                <w:rFonts w:ascii="Times New Roman" w:hAnsi="Times New Roman"/>
                <w:szCs w:val="20"/>
              </w:rPr>
              <w:t xml:space="preserve"> </w:t>
            </w:r>
            <w:r w:rsidRPr="009537ED">
              <w:rPr>
                <w:rFonts w:ascii="Times New Roman" w:hAnsi="Times New Roman"/>
                <w:szCs w:val="20"/>
              </w:rPr>
              <w:t>its</w:t>
            </w:r>
            <w:r w:rsidR="00233210" w:rsidRPr="009537ED">
              <w:rPr>
                <w:rFonts w:ascii="Times New Roman" w:hAnsi="Times New Roman"/>
                <w:szCs w:val="20"/>
              </w:rPr>
              <w:t xml:space="preserve"> </w:t>
            </w:r>
            <w:r w:rsidRPr="009537ED">
              <w:rPr>
                <w:rFonts w:ascii="Times New Roman" w:hAnsi="Times New Roman"/>
                <w:szCs w:val="20"/>
              </w:rPr>
              <w:t>attachments</w:t>
            </w:r>
            <w:r w:rsidR="00233210" w:rsidRPr="009537ED">
              <w:rPr>
                <w:rFonts w:ascii="Times New Roman" w:hAnsi="Times New Roman"/>
                <w:szCs w:val="20"/>
              </w:rPr>
              <w:t xml:space="preserve"> </w:t>
            </w:r>
            <w:r w:rsidRPr="009537ED">
              <w:rPr>
                <w:rFonts w:ascii="Times New Roman" w:hAnsi="Times New Roman"/>
                <w:szCs w:val="20"/>
              </w:rPr>
              <w:t>already</w:t>
            </w:r>
            <w:r w:rsidR="00233210" w:rsidRPr="009537ED">
              <w:rPr>
                <w:rFonts w:ascii="Times New Roman" w:hAnsi="Times New Roman"/>
                <w:szCs w:val="20"/>
              </w:rPr>
              <w:t xml:space="preserve"> </w:t>
            </w:r>
            <w:r w:rsidRPr="009537ED">
              <w:rPr>
                <w:rFonts w:ascii="Times New Roman" w:hAnsi="Times New Roman"/>
                <w:szCs w:val="20"/>
              </w:rPr>
              <w:t>take</w:t>
            </w:r>
            <w:r w:rsidR="00233210" w:rsidRPr="009537ED">
              <w:rPr>
                <w:rFonts w:ascii="Times New Roman" w:hAnsi="Times New Roman"/>
                <w:szCs w:val="20"/>
              </w:rPr>
              <w:t xml:space="preserve"> </w:t>
            </w:r>
            <w:r w:rsidRPr="009537ED">
              <w:rPr>
                <w:rFonts w:ascii="Times New Roman" w:hAnsi="Times New Roman"/>
                <w:szCs w:val="20"/>
              </w:rPr>
              <w:t>up</w:t>
            </w:r>
            <w:r w:rsidR="00233210" w:rsidRPr="009537ED">
              <w:rPr>
                <w:rFonts w:ascii="Times New Roman" w:hAnsi="Times New Roman"/>
                <w:szCs w:val="20"/>
              </w:rPr>
              <w:t xml:space="preserve"> </w:t>
            </w:r>
            <w:r w:rsidRPr="009537ED">
              <w:rPr>
                <w:rFonts w:ascii="Times New Roman" w:hAnsi="Times New Roman"/>
                <w:szCs w:val="20"/>
              </w:rPr>
              <w:t>significant</w:t>
            </w:r>
            <w:r w:rsidR="00233210" w:rsidRPr="009537ED">
              <w:rPr>
                <w:rFonts w:ascii="Times New Roman" w:hAnsi="Times New Roman"/>
                <w:szCs w:val="20"/>
              </w:rPr>
              <w:t xml:space="preserve"> </w:t>
            </w:r>
            <w:r w:rsidRPr="009537ED">
              <w:rPr>
                <w:rFonts w:ascii="Times New Roman" w:hAnsi="Times New Roman"/>
                <w:szCs w:val="20"/>
              </w:rPr>
              <w:t>bandwidth</w:t>
            </w:r>
            <w:r w:rsidR="00233210" w:rsidRPr="009537ED">
              <w:rPr>
                <w:rFonts w:ascii="Times New Roman" w:hAnsi="Times New Roman"/>
                <w:szCs w:val="20"/>
              </w:rPr>
              <w:t xml:space="preserve"> </w:t>
            </w:r>
            <w:r w:rsidRPr="009537ED">
              <w:rPr>
                <w:rFonts w:ascii="Times New Roman" w:hAnsi="Times New Roman"/>
                <w:szCs w:val="20"/>
              </w:rPr>
              <w:t>(certain</w:t>
            </w:r>
            <w:r w:rsidR="00233210" w:rsidRPr="009537ED">
              <w:rPr>
                <w:rFonts w:ascii="Times New Roman" w:hAnsi="Times New Roman"/>
                <w:szCs w:val="20"/>
              </w:rPr>
              <w:t xml:space="preserve"> </w:t>
            </w:r>
            <w:r w:rsidRPr="009537ED">
              <w:rPr>
                <w:rFonts w:ascii="Times New Roman" w:hAnsi="Times New Roman"/>
                <w:szCs w:val="20"/>
              </w:rPr>
              <w:t>email</w:t>
            </w:r>
            <w:r w:rsidR="00233210" w:rsidRPr="009537ED">
              <w:rPr>
                <w:rFonts w:ascii="Times New Roman" w:hAnsi="Times New Roman"/>
                <w:szCs w:val="20"/>
              </w:rPr>
              <w:t xml:space="preserve"> </w:t>
            </w:r>
            <w:r w:rsidRPr="009537ED">
              <w:rPr>
                <w:rFonts w:ascii="Times New Roman" w:hAnsi="Times New Roman"/>
                <w:szCs w:val="20"/>
              </w:rPr>
              <w:t>programs</w:t>
            </w:r>
            <w:r w:rsidR="00233210" w:rsidRPr="009537ED">
              <w:rPr>
                <w:rFonts w:ascii="Times New Roman" w:hAnsi="Times New Roman"/>
                <w:szCs w:val="20"/>
              </w:rPr>
              <w:t xml:space="preserve"> </w:t>
            </w:r>
            <w:r w:rsidRPr="009537ED">
              <w:rPr>
                <w:rFonts w:ascii="Times New Roman" w:hAnsi="Times New Roman"/>
                <w:szCs w:val="20"/>
              </w:rPr>
              <w:t>are</w:t>
            </w:r>
            <w:r w:rsidR="00233210" w:rsidRPr="009537ED">
              <w:rPr>
                <w:rFonts w:ascii="Times New Roman" w:hAnsi="Times New Roman"/>
                <w:szCs w:val="20"/>
              </w:rPr>
              <w:t xml:space="preserve"> </w:t>
            </w:r>
            <w:r w:rsidRPr="009537ED">
              <w:rPr>
                <w:rFonts w:ascii="Times New Roman" w:hAnsi="Times New Roman"/>
                <w:szCs w:val="20"/>
              </w:rPr>
              <w:t>not</w:t>
            </w:r>
            <w:r w:rsidR="00233210" w:rsidRPr="009537ED">
              <w:rPr>
                <w:rFonts w:ascii="Times New Roman" w:hAnsi="Times New Roman"/>
                <w:szCs w:val="20"/>
              </w:rPr>
              <w:t xml:space="preserve"> </w:t>
            </w:r>
            <w:r w:rsidRPr="009537ED">
              <w:rPr>
                <w:rFonts w:ascii="Times New Roman" w:hAnsi="Times New Roman"/>
                <w:szCs w:val="20"/>
              </w:rPr>
              <w:t>very</w:t>
            </w:r>
            <w:r w:rsidR="00233210" w:rsidRPr="009537ED">
              <w:rPr>
                <w:rFonts w:ascii="Times New Roman" w:hAnsi="Times New Roman"/>
                <w:szCs w:val="20"/>
              </w:rPr>
              <w:t xml:space="preserve"> </w:t>
            </w:r>
            <w:r w:rsidRPr="009537ED">
              <w:rPr>
                <w:rFonts w:ascii="Times New Roman" w:hAnsi="Times New Roman"/>
                <w:szCs w:val="20"/>
              </w:rPr>
              <w:t>bandwidth</w:t>
            </w:r>
            <w:r w:rsidR="00233210" w:rsidRPr="009537ED">
              <w:rPr>
                <w:rFonts w:ascii="Times New Roman" w:hAnsi="Times New Roman"/>
                <w:szCs w:val="20"/>
              </w:rPr>
              <w:t xml:space="preserve"> </w:t>
            </w:r>
            <w:r w:rsidRPr="009537ED">
              <w:rPr>
                <w:rFonts w:ascii="Times New Roman" w:hAnsi="Times New Roman"/>
                <w:szCs w:val="20"/>
              </w:rPr>
              <w:t>efficient).</w:t>
            </w:r>
            <w:r w:rsidR="00233210" w:rsidRPr="009537ED">
              <w:rPr>
                <w:rFonts w:ascii="Times New Roman" w:hAnsi="Times New Roman"/>
                <w:szCs w:val="20"/>
              </w:rPr>
              <w:t xml:space="preserve"> </w:t>
            </w:r>
            <w:r w:rsidRPr="009537ED">
              <w:rPr>
                <w:rFonts w:ascii="Times New Roman" w:hAnsi="Times New Roman"/>
                <w:szCs w:val="20"/>
              </w:rPr>
              <w:t>In</w:t>
            </w:r>
            <w:r w:rsidR="00233210" w:rsidRPr="009537ED">
              <w:rPr>
                <w:rFonts w:ascii="Times New Roman" w:hAnsi="Times New Roman"/>
                <w:szCs w:val="20"/>
              </w:rPr>
              <w:t xml:space="preserve"> </w:t>
            </w:r>
            <w:r w:rsidRPr="009537ED">
              <w:rPr>
                <w:rFonts w:ascii="Times New Roman" w:hAnsi="Times New Roman"/>
                <w:szCs w:val="20"/>
              </w:rPr>
              <w:t>case</w:t>
            </w:r>
            <w:r w:rsidR="00233210" w:rsidRPr="009537ED">
              <w:rPr>
                <w:rFonts w:ascii="Times New Roman" w:hAnsi="Times New Roman"/>
                <w:szCs w:val="20"/>
              </w:rPr>
              <w:t xml:space="preserve"> </w:t>
            </w:r>
            <w:r w:rsidRPr="009537ED">
              <w:rPr>
                <w:rFonts w:ascii="Times New Roman" w:hAnsi="Times New Roman"/>
                <w:szCs w:val="20"/>
              </w:rPr>
              <w:t>of</w:t>
            </w:r>
            <w:r w:rsidR="00233210" w:rsidRPr="009537ED">
              <w:rPr>
                <w:rFonts w:ascii="Times New Roman" w:hAnsi="Times New Roman"/>
                <w:szCs w:val="20"/>
              </w:rPr>
              <w:t xml:space="preserve"> </w:t>
            </w:r>
            <w:r w:rsidRPr="009537ED">
              <w:rPr>
                <w:rFonts w:ascii="Times New Roman" w:hAnsi="Times New Roman"/>
                <w:szCs w:val="20"/>
              </w:rPr>
              <w:t>need</w:t>
            </w:r>
            <w:r w:rsidR="00233210" w:rsidRPr="009537ED">
              <w:rPr>
                <w:rFonts w:ascii="Times New Roman" w:hAnsi="Times New Roman"/>
                <w:szCs w:val="20"/>
              </w:rPr>
              <w:t xml:space="preserve"> </w:t>
            </w:r>
            <w:r w:rsidRPr="009537ED">
              <w:rPr>
                <w:rFonts w:ascii="Times New Roman" w:hAnsi="Times New Roman"/>
                <w:szCs w:val="20"/>
              </w:rPr>
              <w:t>the</w:t>
            </w:r>
            <w:r w:rsidR="00233210" w:rsidRPr="009537ED">
              <w:rPr>
                <w:rFonts w:ascii="Times New Roman" w:hAnsi="Times New Roman"/>
                <w:szCs w:val="20"/>
              </w:rPr>
              <w:t xml:space="preserve"> </w:t>
            </w:r>
            <w:r w:rsidRPr="009537ED">
              <w:rPr>
                <w:rFonts w:ascii="Times New Roman" w:hAnsi="Times New Roman"/>
                <w:szCs w:val="20"/>
              </w:rPr>
              <w:t>chair</w:t>
            </w:r>
            <w:r w:rsidR="00233210" w:rsidRPr="009537ED">
              <w:rPr>
                <w:rFonts w:ascii="Times New Roman" w:hAnsi="Times New Roman"/>
                <w:szCs w:val="20"/>
              </w:rPr>
              <w:t xml:space="preserve"> </w:t>
            </w:r>
            <w:r w:rsidRPr="009537ED">
              <w:rPr>
                <w:rFonts w:ascii="Times New Roman" w:hAnsi="Times New Roman"/>
                <w:szCs w:val="20"/>
              </w:rPr>
              <w:t>can</w:t>
            </w:r>
            <w:r w:rsidR="00233210" w:rsidRPr="009537ED">
              <w:rPr>
                <w:rFonts w:ascii="Times New Roman" w:hAnsi="Times New Roman"/>
                <w:szCs w:val="20"/>
              </w:rPr>
              <w:t xml:space="preserve"> </w:t>
            </w:r>
            <w:r w:rsidRPr="009537ED">
              <w:rPr>
                <w:rFonts w:ascii="Times New Roman" w:hAnsi="Times New Roman"/>
                <w:szCs w:val="20"/>
              </w:rPr>
              <w:t>ask</w:t>
            </w:r>
            <w:r w:rsidR="00233210" w:rsidRPr="009537ED">
              <w:rPr>
                <w:rFonts w:ascii="Times New Roman" w:hAnsi="Times New Roman"/>
                <w:szCs w:val="20"/>
              </w:rPr>
              <w:t xml:space="preserve"> </w:t>
            </w:r>
            <w:r w:rsidRPr="009537ED">
              <w:rPr>
                <w:rFonts w:ascii="Times New Roman" w:hAnsi="Times New Roman"/>
                <w:szCs w:val="20"/>
              </w:rPr>
              <w:t>the</w:t>
            </w:r>
            <w:r w:rsidR="00233210" w:rsidRPr="009537ED">
              <w:rPr>
                <w:rFonts w:ascii="Times New Roman" w:hAnsi="Times New Roman"/>
                <w:szCs w:val="20"/>
              </w:rPr>
              <w:t xml:space="preserve"> </w:t>
            </w:r>
            <w:r w:rsidRPr="009537ED">
              <w:rPr>
                <w:rFonts w:ascii="Times New Roman" w:hAnsi="Times New Roman"/>
                <w:szCs w:val="20"/>
              </w:rPr>
              <w:t>delegates</w:t>
            </w:r>
            <w:r w:rsidR="00233210" w:rsidRPr="009537ED">
              <w:rPr>
                <w:rFonts w:ascii="Times New Roman" w:hAnsi="Times New Roman"/>
                <w:szCs w:val="20"/>
              </w:rPr>
              <w:t xml:space="preserve"> </w:t>
            </w:r>
            <w:r w:rsidRPr="009537ED">
              <w:rPr>
                <w:rFonts w:ascii="Times New Roman" w:hAnsi="Times New Roman"/>
                <w:szCs w:val="20"/>
              </w:rPr>
              <w:t>to</w:t>
            </w:r>
            <w:r w:rsidR="00233210" w:rsidRPr="009537ED">
              <w:rPr>
                <w:rFonts w:ascii="Times New Roman" w:hAnsi="Times New Roman"/>
                <w:szCs w:val="20"/>
              </w:rPr>
              <w:t xml:space="preserve"> </w:t>
            </w:r>
            <w:r w:rsidRPr="009537ED">
              <w:rPr>
                <w:rFonts w:ascii="Times New Roman" w:hAnsi="Times New Roman"/>
                <w:szCs w:val="20"/>
              </w:rPr>
              <w:t>restrict</w:t>
            </w:r>
            <w:r w:rsidR="00233210" w:rsidRPr="009537ED">
              <w:rPr>
                <w:rFonts w:ascii="Times New Roman" w:hAnsi="Times New Roman"/>
                <w:szCs w:val="20"/>
              </w:rPr>
              <w:t xml:space="preserve"> </w:t>
            </w:r>
            <w:r w:rsidRPr="009537ED">
              <w:rPr>
                <w:rFonts w:ascii="Times New Roman" w:hAnsi="Times New Roman"/>
                <w:szCs w:val="20"/>
              </w:rPr>
              <w:t>IT</w:t>
            </w:r>
            <w:r w:rsidR="00233210" w:rsidRPr="009537ED">
              <w:rPr>
                <w:rFonts w:ascii="Times New Roman" w:hAnsi="Times New Roman"/>
                <w:szCs w:val="20"/>
              </w:rPr>
              <w:t xml:space="preserve"> </w:t>
            </w:r>
            <w:r w:rsidRPr="009537ED">
              <w:rPr>
                <w:rFonts w:ascii="Times New Roman" w:hAnsi="Times New Roman"/>
                <w:szCs w:val="20"/>
              </w:rPr>
              <w:t>usage</w:t>
            </w:r>
            <w:r w:rsidR="00233210" w:rsidRPr="009537ED">
              <w:rPr>
                <w:rFonts w:ascii="Times New Roman" w:hAnsi="Times New Roman"/>
                <w:szCs w:val="20"/>
              </w:rPr>
              <w:t xml:space="preserve"> </w:t>
            </w:r>
            <w:r w:rsidRPr="009537ED">
              <w:rPr>
                <w:rFonts w:ascii="Times New Roman" w:hAnsi="Times New Roman"/>
                <w:szCs w:val="20"/>
              </w:rPr>
              <w:t>to</w:t>
            </w:r>
            <w:r w:rsidR="00233210" w:rsidRPr="009537ED">
              <w:rPr>
                <w:rFonts w:ascii="Times New Roman" w:hAnsi="Times New Roman"/>
                <w:szCs w:val="20"/>
              </w:rPr>
              <w:t xml:space="preserve"> </w:t>
            </w:r>
            <w:r w:rsidRPr="009537ED">
              <w:rPr>
                <w:rFonts w:ascii="Times New Roman" w:hAnsi="Times New Roman"/>
                <w:szCs w:val="20"/>
              </w:rPr>
              <w:t>things</w:t>
            </w:r>
            <w:r w:rsidR="00233210" w:rsidRPr="009537ED">
              <w:rPr>
                <w:rFonts w:ascii="Times New Roman" w:hAnsi="Times New Roman"/>
                <w:szCs w:val="20"/>
              </w:rPr>
              <w:t xml:space="preserve"> </w:t>
            </w:r>
            <w:r w:rsidRPr="009537ED">
              <w:rPr>
                <w:rFonts w:ascii="Times New Roman" w:hAnsi="Times New Roman"/>
                <w:szCs w:val="20"/>
              </w:rPr>
              <w:t>that</w:t>
            </w:r>
            <w:r w:rsidR="00233210" w:rsidRPr="009537ED">
              <w:rPr>
                <w:rFonts w:ascii="Times New Roman" w:hAnsi="Times New Roman"/>
                <w:szCs w:val="20"/>
              </w:rPr>
              <w:t xml:space="preserve"> </w:t>
            </w:r>
            <w:r w:rsidRPr="009537ED">
              <w:rPr>
                <w:rFonts w:ascii="Times New Roman" w:hAnsi="Times New Roman"/>
                <w:szCs w:val="20"/>
              </w:rPr>
              <w:t>are</w:t>
            </w:r>
            <w:r w:rsidR="00233210" w:rsidRPr="009537ED">
              <w:rPr>
                <w:rFonts w:ascii="Times New Roman" w:hAnsi="Times New Roman"/>
                <w:szCs w:val="20"/>
              </w:rPr>
              <w:t xml:space="preserve"> </w:t>
            </w:r>
            <w:r w:rsidRPr="009537ED">
              <w:rPr>
                <w:rFonts w:ascii="Times New Roman" w:hAnsi="Times New Roman"/>
                <w:szCs w:val="20"/>
              </w:rPr>
              <w:t>essential</w:t>
            </w:r>
            <w:r w:rsidR="00233210" w:rsidRPr="009537ED">
              <w:rPr>
                <w:rFonts w:ascii="Times New Roman" w:hAnsi="Times New Roman"/>
                <w:szCs w:val="20"/>
              </w:rPr>
              <w:t xml:space="preserve"> </w:t>
            </w:r>
            <w:r w:rsidRPr="009537ED">
              <w:rPr>
                <w:rFonts w:ascii="Times New Roman" w:hAnsi="Times New Roman"/>
                <w:szCs w:val="20"/>
              </w:rPr>
              <w:t>for</w:t>
            </w:r>
            <w:r w:rsidR="00233210" w:rsidRPr="009537ED">
              <w:rPr>
                <w:rFonts w:ascii="Times New Roman" w:hAnsi="Times New Roman"/>
                <w:szCs w:val="20"/>
              </w:rPr>
              <w:t xml:space="preserve"> </w:t>
            </w:r>
            <w:r w:rsidRPr="009537ED">
              <w:rPr>
                <w:rFonts w:ascii="Times New Roman" w:hAnsi="Times New Roman"/>
                <w:szCs w:val="20"/>
              </w:rPr>
              <w:t>the</w:t>
            </w:r>
            <w:r w:rsidR="00233210" w:rsidRPr="009537ED">
              <w:rPr>
                <w:rFonts w:ascii="Times New Roman" w:hAnsi="Times New Roman"/>
                <w:szCs w:val="20"/>
              </w:rPr>
              <w:t xml:space="preserve"> </w:t>
            </w:r>
            <w:r w:rsidRPr="009537ED">
              <w:rPr>
                <w:rFonts w:ascii="Times New Roman" w:hAnsi="Times New Roman"/>
                <w:szCs w:val="20"/>
              </w:rPr>
              <w:t>meeting</w:t>
            </w:r>
            <w:r w:rsidR="00233210" w:rsidRPr="009537ED">
              <w:rPr>
                <w:rFonts w:ascii="Times New Roman" w:hAnsi="Times New Roman"/>
                <w:szCs w:val="20"/>
              </w:rPr>
              <w:t xml:space="preserve"> </w:t>
            </w:r>
            <w:r w:rsidRPr="009537ED">
              <w:rPr>
                <w:rFonts w:ascii="Times New Roman" w:hAnsi="Times New Roman"/>
                <w:szCs w:val="20"/>
              </w:rPr>
              <w:t>itself.</w:t>
            </w:r>
          </w:p>
          <w:p w14:paraId="73977742" w14:textId="77777777" w:rsidR="00666408" w:rsidRPr="009537ED" w:rsidRDefault="00666408" w:rsidP="009643F7">
            <w:pPr>
              <w:widowControl w:val="0"/>
              <w:ind w:left="34"/>
              <w:rPr>
                <w:rFonts w:ascii="Times New Roman" w:hAnsi="Times New Roman"/>
                <w:szCs w:val="20"/>
              </w:rPr>
            </w:pPr>
          </w:p>
          <w:p w14:paraId="14C71C2F" w14:textId="7B3D43F5" w:rsidR="00666408" w:rsidRPr="009537ED" w:rsidRDefault="00666408" w:rsidP="009643F7">
            <w:pPr>
              <w:widowControl w:val="0"/>
              <w:ind w:left="34"/>
              <w:rPr>
                <w:rFonts w:ascii="Times New Roman" w:hAnsi="Times New Roman"/>
                <w:b/>
                <w:szCs w:val="20"/>
              </w:rPr>
            </w:pPr>
            <w:r w:rsidRPr="009537ED">
              <w:rPr>
                <w:rFonts w:ascii="Times New Roman" w:hAnsi="Times New Roman"/>
                <w:b/>
                <w:szCs w:val="20"/>
              </w:rPr>
              <w:t>1.</w:t>
            </w:r>
            <w:r w:rsidR="00233210" w:rsidRPr="009537ED">
              <w:rPr>
                <w:rFonts w:ascii="Times New Roman" w:hAnsi="Times New Roman"/>
                <w:b/>
                <w:szCs w:val="20"/>
              </w:rPr>
              <w:t xml:space="preserve"> </w:t>
            </w:r>
            <w:r w:rsidRPr="009537ED">
              <w:rPr>
                <w:rFonts w:ascii="Times New Roman" w:hAnsi="Times New Roman"/>
                <w:b/>
                <w:szCs w:val="20"/>
              </w:rPr>
              <w:t>DON’T</w:t>
            </w:r>
            <w:r w:rsidR="00233210" w:rsidRPr="009537ED">
              <w:rPr>
                <w:rFonts w:ascii="Times New Roman" w:hAnsi="Times New Roman"/>
                <w:b/>
                <w:szCs w:val="20"/>
              </w:rPr>
              <w:t xml:space="preserve"> </w:t>
            </w:r>
            <w:r w:rsidRPr="009537ED">
              <w:rPr>
                <w:rFonts w:ascii="Times New Roman" w:hAnsi="Times New Roman"/>
                <w:b/>
                <w:szCs w:val="20"/>
              </w:rPr>
              <w:t>place</w:t>
            </w:r>
            <w:r w:rsidR="00233210" w:rsidRPr="009537ED">
              <w:rPr>
                <w:rFonts w:ascii="Times New Roman" w:hAnsi="Times New Roman"/>
                <w:b/>
                <w:szCs w:val="20"/>
              </w:rPr>
              <w:t xml:space="preserve"> </w:t>
            </w:r>
            <w:r w:rsidRPr="009537ED">
              <w:rPr>
                <w:rFonts w:ascii="Times New Roman" w:hAnsi="Times New Roman"/>
                <w:b/>
                <w:szCs w:val="20"/>
              </w:rPr>
              <w:t>your</w:t>
            </w:r>
            <w:r w:rsidR="00233210" w:rsidRPr="009537ED">
              <w:rPr>
                <w:rFonts w:ascii="Times New Roman" w:hAnsi="Times New Roman"/>
                <w:b/>
                <w:szCs w:val="20"/>
              </w:rPr>
              <w:t xml:space="preserve"> </w:t>
            </w:r>
            <w:r w:rsidRPr="009537ED">
              <w:rPr>
                <w:rFonts w:ascii="Times New Roman" w:hAnsi="Times New Roman"/>
                <w:b/>
                <w:szCs w:val="20"/>
              </w:rPr>
              <w:t>WiFi</w:t>
            </w:r>
            <w:r w:rsidR="00233210" w:rsidRPr="009537ED">
              <w:rPr>
                <w:rFonts w:ascii="Times New Roman" w:hAnsi="Times New Roman"/>
                <w:b/>
                <w:szCs w:val="20"/>
              </w:rPr>
              <w:t xml:space="preserve"> </w:t>
            </w:r>
            <w:r w:rsidRPr="009537ED">
              <w:rPr>
                <w:rFonts w:ascii="Times New Roman" w:hAnsi="Times New Roman"/>
                <w:b/>
                <w:szCs w:val="20"/>
              </w:rPr>
              <w:t>device</w:t>
            </w:r>
            <w:r w:rsidR="00233210" w:rsidRPr="009537ED">
              <w:rPr>
                <w:rFonts w:ascii="Times New Roman" w:hAnsi="Times New Roman"/>
                <w:b/>
                <w:szCs w:val="20"/>
              </w:rPr>
              <w:t xml:space="preserve"> </w:t>
            </w:r>
            <w:r w:rsidRPr="009537ED">
              <w:rPr>
                <w:rFonts w:ascii="Times New Roman" w:hAnsi="Times New Roman"/>
                <w:b/>
                <w:szCs w:val="20"/>
              </w:rPr>
              <w:t>in</w:t>
            </w:r>
            <w:r w:rsidR="00233210" w:rsidRPr="009537ED">
              <w:rPr>
                <w:rFonts w:ascii="Times New Roman" w:hAnsi="Times New Roman"/>
                <w:b/>
                <w:szCs w:val="20"/>
              </w:rPr>
              <w:t xml:space="preserve"> </w:t>
            </w:r>
            <w:r w:rsidRPr="009537ED">
              <w:rPr>
                <w:rFonts w:ascii="Times New Roman" w:hAnsi="Times New Roman"/>
                <w:b/>
                <w:szCs w:val="20"/>
              </w:rPr>
              <w:t>ad-hoc</w:t>
            </w:r>
            <w:r w:rsidR="00233210" w:rsidRPr="009537ED">
              <w:rPr>
                <w:rFonts w:ascii="Times New Roman" w:hAnsi="Times New Roman"/>
                <w:b/>
                <w:szCs w:val="20"/>
              </w:rPr>
              <w:t xml:space="preserve"> </w:t>
            </w:r>
            <w:r w:rsidRPr="009537ED">
              <w:rPr>
                <w:rFonts w:ascii="Times New Roman" w:hAnsi="Times New Roman"/>
                <w:b/>
                <w:szCs w:val="20"/>
              </w:rPr>
              <w:t>mode</w:t>
            </w:r>
            <w:r w:rsidR="00233210" w:rsidRPr="009537ED">
              <w:rPr>
                <w:rFonts w:ascii="Times New Roman" w:hAnsi="Times New Roman"/>
                <w:b/>
                <w:szCs w:val="20"/>
              </w:rPr>
              <w:t xml:space="preserve"> </w:t>
            </w:r>
          </w:p>
          <w:p w14:paraId="3590FEA2" w14:textId="06B9EC54" w:rsidR="00666408" w:rsidRPr="009537ED" w:rsidRDefault="00666408" w:rsidP="009643F7">
            <w:pPr>
              <w:widowControl w:val="0"/>
              <w:ind w:left="34"/>
              <w:rPr>
                <w:rFonts w:ascii="Times New Roman" w:hAnsi="Times New Roman"/>
                <w:b/>
                <w:szCs w:val="20"/>
              </w:rPr>
            </w:pPr>
            <w:r w:rsidRPr="009537ED">
              <w:rPr>
                <w:rFonts w:ascii="Times New Roman" w:hAnsi="Times New Roman"/>
                <w:b/>
                <w:szCs w:val="20"/>
              </w:rPr>
              <w:t>2.</w:t>
            </w:r>
            <w:r w:rsidR="00233210" w:rsidRPr="009537ED">
              <w:rPr>
                <w:rFonts w:ascii="Times New Roman" w:hAnsi="Times New Roman"/>
                <w:b/>
                <w:szCs w:val="20"/>
              </w:rPr>
              <w:t xml:space="preserve"> </w:t>
            </w:r>
            <w:r w:rsidRPr="009537ED">
              <w:rPr>
                <w:rFonts w:ascii="Times New Roman" w:hAnsi="Times New Roman"/>
                <w:b/>
                <w:szCs w:val="20"/>
              </w:rPr>
              <w:t>DON’T</w:t>
            </w:r>
            <w:r w:rsidR="00233210" w:rsidRPr="009537ED">
              <w:rPr>
                <w:rFonts w:ascii="Times New Roman" w:hAnsi="Times New Roman"/>
                <w:b/>
                <w:szCs w:val="20"/>
              </w:rPr>
              <w:t xml:space="preserve"> </w:t>
            </w:r>
            <w:r w:rsidRPr="009537ED">
              <w:rPr>
                <w:rFonts w:ascii="Times New Roman" w:hAnsi="Times New Roman"/>
                <w:b/>
                <w:szCs w:val="20"/>
              </w:rPr>
              <w:t>set</w:t>
            </w:r>
            <w:r w:rsidR="00233210" w:rsidRPr="009537ED">
              <w:rPr>
                <w:rFonts w:ascii="Times New Roman" w:hAnsi="Times New Roman"/>
                <w:b/>
                <w:szCs w:val="20"/>
              </w:rPr>
              <w:t xml:space="preserve"> </w:t>
            </w:r>
            <w:r w:rsidRPr="009537ED">
              <w:rPr>
                <w:rFonts w:ascii="Times New Roman" w:hAnsi="Times New Roman"/>
                <w:b/>
                <w:szCs w:val="20"/>
              </w:rPr>
              <w:t>up</w:t>
            </w:r>
            <w:r w:rsidR="00233210" w:rsidRPr="009537ED">
              <w:rPr>
                <w:rFonts w:ascii="Times New Roman" w:hAnsi="Times New Roman"/>
                <w:b/>
                <w:szCs w:val="20"/>
              </w:rPr>
              <w:t xml:space="preserve"> </w:t>
            </w:r>
            <w:r w:rsidRPr="009537ED">
              <w:rPr>
                <w:rFonts w:ascii="Times New Roman" w:hAnsi="Times New Roman"/>
                <w:b/>
                <w:szCs w:val="20"/>
              </w:rPr>
              <w:t>a</w:t>
            </w:r>
            <w:r w:rsidR="00233210" w:rsidRPr="009537ED">
              <w:rPr>
                <w:rFonts w:ascii="Times New Roman" w:hAnsi="Times New Roman"/>
                <w:b/>
                <w:szCs w:val="20"/>
              </w:rPr>
              <w:t xml:space="preserve"> </w:t>
            </w:r>
            <w:r w:rsidRPr="009537ED">
              <w:rPr>
                <w:rFonts w:ascii="Times New Roman" w:hAnsi="Times New Roman"/>
                <w:b/>
                <w:szCs w:val="20"/>
              </w:rPr>
              <w:t>personal</w:t>
            </w:r>
            <w:r w:rsidR="00233210" w:rsidRPr="009537ED">
              <w:rPr>
                <w:rFonts w:ascii="Times New Roman" w:hAnsi="Times New Roman"/>
                <w:b/>
                <w:szCs w:val="20"/>
              </w:rPr>
              <w:t xml:space="preserve"> </w:t>
            </w:r>
            <w:r w:rsidRPr="009537ED">
              <w:rPr>
                <w:rFonts w:ascii="Times New Roman" w:hAnsi="Times New Roman"/>
                <w:b/>
                <w:szCs w:val="20"/>
              </w:rPr>
              <w:t>hotspot</w:t>
            </w:r>
            <w:r w:rsidR="00233210" w:rsidRPr="009537ED">
              <w:rPr>
                <w:rFonts w:ascii="Times New Roman" w:hAnsi="Times New Roman"/>
                <w:b/>
                <w:szCs w:val="20"/>
              </w:rPr>
              <w:t xml:space="preserve"> </w:t>
            </w:r>
            <w:r w:rsidRPr="009537ED">
              <w:rPr>
                <w:rFonts w:ascii="Times New Roman" w:hAnsi="Times New Roman"/>
                <w:b/>
                <w:szCs w:val="20"/>
              </w:rPr>
              <w:t>in</w:t>
            </w:r>
            <w:r w:rsidR="00233210" w:rsidRPr="009537ED">
              <w:rPr>
                <w:rFonts w:ascii="Times New Roman" w:hAnsi="Times New Roman"/>
                <w:b/>
                <w:szCs w:val="20"/>
              </w:rPr>
              <w:t xml:space="preserve"> </w:t>
            </w:r>
            <w:r w:rsidRPr="009537ED">
              <w:rPr>
                <w:rFonts w:ascii="Times New Roman" w:hAnsi="Times New Roman"/>
                <w:b/>
                <w:szCs w:val="20"/>
              </w:rPr>
              <w:t>the</w:t>
            </w:r>
            <w:r w:rsidR="00233210" w:rsidRPr="009537ED">
              <w:rPr>
                <w:rFonts w:ascii="Times New Roman" w:hAnsi="Times New Roman"/>
                <w:b/>
                <w:szCs w:val="20"/>
              </w:rPr>
              <w:t xml:space="preserve"> </w:t>
            </w:r>
            <w:r w:rsidRPr="009537ED">
              <w:rPr>
                <w:rFonts w:ascii="Times New Roman" w:hAnsi="Times New Roman"/>
                <w:b/>
                <w:szCs w:val="20"/>
              </w:rPr>
              <w:t>meeting</w:t>
            </w:r>
            <w:r w:rsidR="00233210" w:rsidRPr="009537ED">
              <w:rPr>
                <w:rFonts w:ascii="Times New Roman" w:hAnsi="Times New Roman"/>
                <w:b/>
                <w:szCs w:val="20"/>
              </w:rPr>
              <w:t xml:space="preserve"> </w:t>
            </w:r>
            <w:r w:rsidRPr="009537ED">
              <w:rPr>
                <w:rFonts w:ascii="Times New Roman" w:hAnsi="Times New Roman"/>
                <w:b/>
                <w:szCs w:val="20"/>
              </w:rPr>
              <w:t>room</w:t>
            </w:r>
            <w:r w:rsidR="00233210" w:rsidRPr="009537ED">
              <w:rPr>
                <w:rFonts w:ascii="Times New Roman" w:hAnsi="Times New Roman"/>
                <w:b/>
                <w:szCs w:val="20"/>
              </w:rPr>
              <w:t xml:space="preserve"> </w:t>
            </w:r>
          </w:p>
          <w:p w14:paraId="1685523D" w14:textId="55A29A6C" w:rsidR="00666408" w:rsidRPr="009537ED" w:rsidRDefault="00666408" w:rsidP="009643F7">
            <w:pPr>
              <w:widowControl w:val="0"/>
              <w:ind w:left="34"/>
              <w:rPr>
                <w:rFonts w:ascii="Times New Roman" w:hAnsi="Times New Roman"/>
                <w:b/>
                <w:szCs w:val="20"/>
              </w:rPr>
            </w:pPr>
            <w:r w:rsidRPr="009537ED">
              <w:rPr>
                <w:rFonts w:ascii="Times New Roman" w:hAnsi="Times New Roman"/>
                <w:b/>
                <w:szCs w:val="20"/>
              </w:rPr>
              <w:t>3.</w:t>
            </w:r>
            <w:r w:rsidR="00233210" w:rsidRPr="009537ED">
              <w:rPr>
                <w:rFonts w:ascii="Times New Roman" w:hAnsi="Times New Roman"/>
                <w:b/>
                <w:szCs w:val="20"/>
              </w:rPr>
              <w:t xml:space="preserve"> </w:t>
            </w:r>
            <w:r w:rsidRPr="009537ED">
              <w:rPr>
                <w:rFonts w:ascii="Times New Roman" w:hAnsi="Times New Roman"/>
                <w:b/>
                <w:szCs w:val="20"/>
              </w:rPr>
              <w:t>DO</w:t>
            </w:r>
            <w:r w:rsidR="00233210" w:rsidRPr="009537ED">
              <w:rPr>
                <w:rFonts w:ascii="Times New Roman" w:hAnsi="Times New Roman"/>
                <w:b/>
                <w:szCs w:val="20"/>
              </w:rPr>
              <w:t xml:space="preserve"> </w:t>
            </w:r>
            <w:r w:rsidRPr="009537ED">
              <w:rPr>
                <w:rFonts w:ascii="Times New Roman" w:hAnsi="Times New Roman"/>
                <w:b/>
                <w:szCs w:val="20"/>
              </w:rPr>
              <w:t>try</w:t>
            </w:r>
            <w:r w:rsidR="00233210" w:rsidRPr="009537ED">
              <w:rPr>
                <w:rFonts w:ascii="Times New Roman" w:hAnsi="Times New Roman"/>
                <w:b/>
                <w:szCs w:val="20"/>
              </w:rPr>
              <w:t xml:space="preserve"> </w:t>
            </w:r>
            <w:r w:rsidRPr="009537ED">
              <w:rPr>
                <w:rFonts w:ascii="Times New Roman" w:hAnsi="Times New Roman"/>
                <w:b/>
                <w:szCs w:val="20"/>
              </w:rPr>
              <w:t>802.11a</w:t>
            </w:r>
            <w:r w:rsidR="00233210" w:rsidRPr="009537ED">
              <w:rPr>
                <w:rFonts w:ascii="Times New Roman" w:hAnsi="Times New Roman"/>
                <w:b/>
                <w:szCs w:val="20"/>
              </w:rPr>
              <w:t xml:space="preserve"> </w:t>
            </w:r>
            <w:r w:rsidRPr="009537ED">
              <w:rPr>
                <w:rFonts w:ascii="Times New Roman" w:hAnsi="Times New Roman"/>
                <w:b/>
                <w:szCs w:val="20"/>
              </w:rPr>
              <w:t>if</w:t>
            </w:r>
            <w:r w:rsidR="00233210" w:rsidRPr="009537ED">
              <w:rPr>
                <w:rFonts w:ascii="Times New Roman" w:hAnsi="Times New Roman"/>
                <w:b/>
                <w:szCs w:val="20"/>
              </w:rPr>
              <w:t xml:space="preserve"> </w:t>
            </w:r>
            <w:r w:rsidRPr="009537ED">
              <w:rPr>
                <w:rFonts w:ascii="Times New Roman" w:hAnsi="Times New Roman"/>
                <w:b/>
                <w:szCs w:val="20"/>
              </w:rPr>
              <w:t>your</w:t>
            </w:r>
            <w:r w:rsidR="00233210" w:rsidRPr="009537ED">
              <w:rPr>
                <w:rFonts w:ascii="Times New Roman" w:hAnsi="Times New Roman"/>
                <w:b/>
                <w:szCs w:val="20"/>
              </w:rPr>
              <w:t xml:space="preserve"> </w:t>
            </w:r>
            <w:r w:rsidRPr="009537ED">
              <w:rPr>
                <w:rFonts w:ascii="Times New Roman" w:hAnsi="Times New Roman"/>
                <w:b/>
                <w:szCs w:val="20"/>
              </w:rPr>
              <w:t>WiFi</w:t>
            </w:r>
            <w:r w:rsidR="00233210" w:rsidRPr="009537ED">
              <w:rPr>
                <w:rFonts w:ascii="Times New Roman" w:hAnsi="Times New Roman"/>
                <w:b/>
                <w:szCs w:val="20"/>
              </w:rPr>
              <w:t xml:space="preserve"> </w:t>
            </w:r>
            <w:r w:rsidRPr="009537ED">
              <w:rPr>
                <w:rFonts w:ascii="Times New Roman" w:hAnsi="Times New Roman"/>
                <w:b/>
                <w:szCs w:val="20"/>
              </w:rPr>
              <w:t>device</w:t>
            </w:r>
            <w:r w:rsidR="00233210" w:rsidRPr="009537ED">
              <w:rPr>
                <w:rFonts w:ascii="Times New Roman" w:hAnsi="Times New Roman"/>
                <w:b/>
                <w:szCs w:val="20"/>
              </w:rPr>
              <w:t xml:space="preserve"> </w:t>
            </w:r>
            <w:r w:rsidRPr="009537ED">
              <w:rPr>
                <w:rFonts w:ascii="Times New Roman" w:hAnsi="Times New Roman"/>
                <w:b/>
                <w:szCs w:val="20"/>
              </w:rPr>
              <w:t>supports</w:t>
            </w:r>
            <w:r w:rsidR="00233210" w:rsidRPr="009537ED">
              <w:rPr>
                <w:rFonts w:ascii="Times New Roman" w:hAnsi="Times New Roman"/>
                <w:b/>
                <w:szCs w:val="20"/>
              </w:rPr>
              <w:t xml:space="preserve"> </w:t>
            </w:r>
            <w:r w:rsidRPr="009537ED">
              <w:rPr>
                <w:rFonts w:ascii="Times New Roman" w:hAnsi="Times New Roman"/>
                <w:b/>
                <w:szCs w:val="20"/>
              </w:rPr>
              <w:t>it</w:t>
            </w:r>
            <w:r w:rsidR="00233210" w:rsidRPr="009537ED">
              <w:rPr>
                <w:rFonts w:ascii="Times New Roman" w:hAnsi="Times New Roman"/>
                <w:b/>
                <w:szCs w:val="20"/>
              </w:rPr>
              <w:t xml:space="preserve"> </w:t>
            </w:r>
          </w:p>
          <w:p w14:paraId="13B0A948" w14:textId="410939EC" w:rsidR="00666408" w:rsidRPr="009537ED" w:rsidRDefault="00666408" w:rsidP="009643F7">
            <w:pPr>
              <w:widowControl w:val="0"/>
              <w:ind w:left="34"/>
              <w:rPr>
                <w:rFonts w:ascii="Times New Roman" w:hAnsi="Times New Roman"/>
                <w:b/>
                <w:szCs w:val="20"/>
              </w:rPr>
            </w:pPr>
            <w:r w:rsidRPr="009537ED">
              <w:rPr>
                <w:rFonts w:ascii="Times New Roman" w:hAnsi="Times New Roman"/>
                <w:b/>
                <w:szCs w:val="20"/>
              </w:rPr>
              <w:t>4.</w:t>
            </w:r>
            <w:r w:rsidR="00233210" w:rsidRPr="009537ED">
              <w:rPr>
                <w:rFonts w:ascii="Times New Roman" w:hAnsi="Times New Roman"/>
                <w:b/>
                <w:szCs w:val="20"/>
              </w:rPr>
              <w:t xml:space="preserve"> </w:t>
            </w:r>
            <w:r w:rsidRPr="009537ED">
              <w:rPr>
                <w:rFonts w:ascii="Times New Roman" w:hAnsi="Times New Roman"/>
                <w:b/>
                <w:szCs w:val="20"/>
              </w:rPr>
              <w:t>DON’T</w:t>
            </w:r>
            <w:r w:rsidR="00233210" w:rsidRPr="009537ED">
              <w:rPr>
                <w:rFonts w:ascii="Times New Roman" w:hAnsi="Times New Roman"/>
                <w:b/>
                <w:szCs w:val="20"/>
              </w:rPr>
              <w:t xml:space="preserve"> </w:t>
            </w:r>
            <w:r w:rsidRPr="009537ED">
              <w:rPr>
                <w:rFonts w:ascii="Times New Roman" w:hAnsi="Times New Roman"/>
                <w:b/>
                <w:szCs w:val="20"/>
              </w:rPr>
              <w:t>manually</w:t>
            </w:r>
            <w:r w:rsidR="00233210" w:rsidRPr="009537ED">
              <w:rPr>
                <w:rFonts w:ascii="Times New Roman" w:hAnsi="Times New Roman"/>
                <w:b/>
                <w:szCs w:val="20"/>
              </w:rPr>
              <w:t xml:space="preserve"> </w:t>
            </w:r>
            <w:r w:rsidRPr="009537ED">
              <w:rPr>
                <w:rFonts w:ascii="Times New Roman" w:hAnsi="Times New Roman"/>
                <w:b/>
                <w:szCs w:val="20"/>
              </w:rPr>
              <w:t>allocate</w:t>
            </w:r>
            <w:r w:rsidR="00233210" w:rsidRPr="009537ED">
              <w:rPr>
                <w:rFonts w:ascii="Times New Roman" w:hAnsi="Times New Roman"/>
                <w:b/>
                <w:szCs w:val="20"/>
              </w:rPr>
              <w:t xml:space="preserve"> </w:t>
            </w:r>
            <w:r w:rsidRPr="009537ED">
              <w:rPr>
                <w:rFonts w:ascii="Times New Roman" w:hAnsi="Times New Roman"/>
                <w:b/>
                <w:szCs w:val="20"/>
              </w:rPr>
              <w:t>an</w:t>
            </w:r>
            <w:r w:rsidR="00233210" w:rsidRPr="009537ED">
              <w:rPr>
                <w:rFonts w:ascii="Times New Roman" w:hAnsi="Times New Roman"/>
                <w:b/>
                <w:szCs w:val="20"/>
              </w:rPr>
              <w:t xml:space="preserve"> </w:t>
            </w:r>
            <w:r w:rsidRPr="009537ED">
              <w:rPr>
                <w:rFonts w:ascii="Times New Roman" w:hAnsi="Times New Roman"/>
                <w:b/>
                <w:szCs w:val="20"/>
              </w:rPr>
              <w:t>IP</w:t>
            </w:r>
            <w:r w:rsidR="00233210" w:rsidRPr="009537ED">
              <w:rPr>
                <w:rFonts w:ascii="Times New Roman" w:hAnsi="Times New Roman"/>
                <w:b/>
                <w:szCs w:val="20"/>
              </w:rPr>
              <w:t xml:space="preserve"> </w:t>
            </w:r>
            <w:r w:rsidRPr="009537ED">
              <w:rPr>
                <w:rFonts w:ascii="Times New Roman" w:hAnsi="Times New Roman"/>
                <w:b/>
                <w:szCs w:val="20"/>
              </w:rPr>
              <w:t>address</w:t>
            </w:r>
            <w:r w:rsidR="00233210" w:rsidRPr="009537ED">
              <w:rPr>
                <w:rFonts w:ascii="Times New Roman" w:hAnsi="Times New Roman"/>
                <w:b/>
                <w:szCs w:val="20"/>
              </w:rPr>
              <w:t xml:space="preserve"> </w:t>
            </w:r>
          </w:p>
          <w:p w14:paraId="7B5AEEB1" w14:textId="109FA5E0" w:rsidR="00666408" w:rsidRPr="009537ED" w:rsidRDefault="00666408" w:rsidP="009643F7">
            <w:pPr>
              <w:widowControl w:val="0"/>
              <w:ind w:left="34"/>
              <w:rPr>
                <w:rFonts w:ascii="Times New Roman" w:hAnsi="Times New Roman"/>
                <w:b/>
                <w:szCs w:val="20"/>
              </w:rPr>
            </w:pPr>
            <w:r w:rsidRPr="009537ED">
              <w:rPr>
                <w:rFonts w:ascii="Times New Roman" w:hAnsi="Times New Roman"/>
                <w:b/>
                <w:szCs w:val="20"/>
              </w:rPr>
              <w:t>5.</w:t>
            </w:r>
            <w:r w:rsidR="00233210" w:rsidRPr="009537ED">
              <w:rPr>
                <w:rFonts w:ascii="Times New Roman" w:hAnsi="Times New Roman"/>
                <w:b/>
                <w:szCs w:val="20"/>
              </w:rPr>
              <w:t xml:space="preserve"> </w:t>
            </w:r>
            <w:r w:rsidRPr="009537ED">
              <w:rPr>
                <w:rFonts w:ascii="Times New Roman" w:hAnsi="Times New Roman"/>
                <w:b/>
                <w:szCs w:val="20"/>
              </w:rPr>
              <w:t>DON’T</w:t>
            </w:r>
            <w:r w:rsidR="00233210" w:rsidRPr="009537ED">
              <w:rPr>
                <w:rFonts w:ascii="Times New Roman" w:hAnsi="Times New Roman"/>
                <w:b/>
                <w:szCs w:val="20"/>
              </w:rPr>
              <w:t xml:space="preserve"> </w:t>
            </w:r>
            <w:r w:rsidRPr="009537ED">
              <w:rPr>
                <w:rFonts w:ascii="Times New Roman" w:hAnsi="Times New Roman"/>
                <w:b/>
                <w:szCs w:val="20"/>
              </w:rPr>
              <w:t>be</w:t>
            </w:r>
            <w:r w:rsidR="00233210" w:rsidRPr="009537ED">
              <w:rPr>
                <w:rFonts w:ascii="Times New Roman" w:hAnsi="Times New Roman"/>
                <w:b/>
                <w:szCs w:val="20"/>
              </w:rPr>
              <w:t xml:space="preserve"> </w:t>
            </w:r>
            <w:r w:rsidRPr="009537ED">
              <w:rPr>
                <w:rFonts w:ascii="Times New Roman" w:hAnsi="Times New Roman"/>
                <w:b/>
                <w:szCs w:val="20"/>
              </w:rPr>
              <w:t>a</w:t>
            </w:r>
            <w:r w:rsidR="00233210" w:rsidRPr="009537ED">
              <w:rPr>
                <w:rFonts w:ascii="Times New Roman" w:hAnsi="Times New Roman"/>
                <w:b/>
                <w:szCs w:val="20"/>
              </w:rPr>
              <w:t xml:space="preserve"> </w:t>
            </w:r>
            <w:r w:rsidRPr="009537ED">
              <w:rPr>
                <w:rFonts w:ascii="Times New Roman" w:hAnsi="Times New Roman"/>
                <w:b/>
                <w:szCs w:val="20"/>
              </w:rPr>
              <w:t>bandwidth</w:t>
            </w:r>
            <w:r w:rsidR="00233210" w:rsidRPr="009537ED">
              <w:rPr>
                <w:rFonts w:ascii="Times New Roman" w:hAnsi="Times New Roman"/>
                <w:b/>
                <w:szCs w:val="20"/>
              </w:rPr>
              <w:t xml:space="preserve"> </w:t>
            </w:r>
            <w:r w:rsidRPr="009537ED">
              <w:rPr>
                <w:rFonts w:ascii="Times New Roman" w:hAnsi="Times New Roman"/>
                <w:b/>
                <w:szCs w:val="20"/>
              </w:rPr>
              <w:t>hog</w:t>
            </w:r>
            <w:r w:rsidR="00233210" w:rsidRPr="009537ED">
              <w:rPr>
                <w:rFonts w:ascii="Times New Roman" w:hAnsi="Times New Roman"/>
                <w:b/>
                <w:szCs w:val="20"/>
              </w:rPr>
              <w:t xml:space="preserve"> </w:t>
            </w:r>
            <w:r w:rsidRPr="009537ED">
              <w:rPr>
                <w:rFonts w:ascii="Times New Roman" w:hAnsi="Times New Roman"/>
                <w:b/>
                <w:szCs w:val="20"/>
              </w:rPr>
              <w:t>by</w:t>
            </w:r>
            <w:r w:rsidR="00233210" w:rsidRPr="009537ED">
              <w:rPr>
                <w:rFonts w:ascii="Times New Roman" w:hAnsi="Times New Roman"/>
                <w:b/>
                <w:szCs w:val="20"/>
              </w:rPr>
              <w:t xml:space="preserve"> </w:t>
            </w:r>
            <w:r w:rsidRPr="009537ED">
              <w:rPr>
                <w:rFonts w:ascii="Times New Roman" w:hAnsi="Times New Roman"/>
                <w:b/>
                <w:szCs w:val="20"/>
              </w:rPr>
              <w:t>streaming</w:t>
            </w:r>
            <w:r w:rsidR="00233210" w:rsidRPr="009537ED">
              <w:rPr>
                <w:rFonts w:ascii="Times New Roman" w:hAnsi="Times New Roman"/>
                <w:b/>
                <w:szCs w:val="20"/>
              </w:rPr>
              <w:t xml:space="preserve"> </w:t>
            </w:r>
            <w:r w:rsidRPr="009537ED">
              <w:rPr>
                <w:rFonts w:ascii="Times New Roman" w:hAnsi="Times New Roman"/>
                <w:b/>
                <w:szCs w:val="20"/>
              </w:rPr>
              <w:t>video,</w:t>
            </w:r>
            <w:r w:rsidR="00233210" w:rsidRPr="009537ED">
              <w:rPr>
                <w:rFonts w:ascii="Times New Roman" w:hAnsi="Times New Roman"/>
                <w:b/>
                <w:szCs w:val="20"/>
              </w:rPr>
              <w:t xml:space="preserve"> </w:t>
            </w:r>
            <w:r w:rsidRPr="009537ED">
              <w:rPr>
                <w:rFonts w:ascii="Times New Roman" w:hAnsi="Times New Roman"/>
                <w:b/>
                <w:szCs w:val="20"/>
              </w:rPr>
              <w:t>playing</w:t>
            </w:r>
            <w:r w:rsidR="00233210" w:rsidRPr="009537ED">
              <w:rPr>
                <w:rFonts w:ascii="Times New Roman" w:hAnsi="Times New Roman"/>
                <w:b/>
                <w:szCs w:val="20"/>
              </w:rPr>
              <w:t xml:space="preserve"> </w:t>
            </w:r>
            <w:r w:rsidRPr="009537ED">
              <w:rPr>
                <w:rFonts w:ascii="Times New Roman" w:hAnsi="Times New Roman"/>
                <w:b/>
                <w:szCs w:val="20"/>
              </w:rPr>
              <w:t>online</w:t>
            </w:r>
            <w:r w:rsidR="00233210" w:rsidRPr="009537ED">
              <w:rPr>
                <w:rFonts w:ascii="Times New Roman" w:hAnsi="Times New Roman"/>
                <w:b/>
                <w:szCs w:val="20"/>
              </w:rPr>
              <w:t xml:space="preserve"> </w:t>
            </w:r>
            <w:r w:rsidRPr="009537ED">
              <w:rPr>
                <w:rFonts w:ascii="Times New Roman" w:hAnsi="Times New Roman"/>
                <w:b/>
                <w:szCs w:val="20"/>
              </w:rPr>
              <w:t>games,</w:t>
            </w:r>
            <w:r w:rsidR="00233210" w:rsidRPr="009537ED">
              <w:rPr>
                <w:rFonts w:ascii="Times New Roman" w:hAnsi="Times New Roman"/>
                <w:b/>
                <w:szCs w:val="20"/>
              </w:rPr>
              <w:t xml:space="preserve"> </w:t>
            </w:r>
            <w:r w:rsidRPr="009537ED">
              <w:rPr>
                <w:rFonts w:ascii="Times New Roman" w:hAnsi="Times New Roman"/>
                <w:b/>
                <w:szCs w:val="20"/>
              </w:rPr>
              <w:t>or</w:t>
            </w:r>
            <w:r w:rsidR="00233210" w:rsidRPr="009537ED">
              <w:rPr>
                <w:rFonts w:ascii="Times New Roman" w:hAnsi="Times New Roman"/>
                <w:b/>
                <w:szCs w:val="20"/>
              </w:rPr>
              <w:t xml:space="preserve"> </w:t>
            </w:r>
            <w:r w:rsidRPr="009537ED">
              <w:rPr>
                <w:rFonts w:ascii="Times New Roman" w:hAnsi="Times New Roman"/>
                <w:b/>
                <w:szCs w:val="20"/>
              </w:rPr>
              <w:t>downloading</w:t>
            </w:r>
            <w:r w:rsidR="00233210" w:rsidRPr="009537ED">
              <w:rPr>
                <w:rFonts w:ascii="Times New Roman" w:hAnsi="Times New Roman"/>
                <w:b/>
                <w:szCs w:val="20"/>
              </w:rPr>
              <w:t xml:space="preserve"> </w:t>
            </w:r>
            <w:r w:rsidRPr="009537ED">
              <w:rPr>
                <w:rFonts w:ascii="Times New Roman" w:hAnsi="Times New Roman"/>
                <w:b/>
                <w:szCs w:val="20"/>
              </w:rPr>
              <w:t>huge</w:t>
            </w:r>
            <w:r w:rsidR="00233210" w:rsidRPr="009537ED">
              <w:rPr>
                <w:rFonts w:ascii="Times New Roman" w:hAnsi="Times New Roman"/>
                <w:b/>
                <w:szCs w:val="20"/>
              </w:rPr>
              <w:t xml:space="preserve"> </w:t>
            </w:r>
            <w:r w:rsidRPr="009537ED">
              <w:rPr>
                <w:rFonts w:ascii="Times New Roman" w:hAnsi="Times New Roman"/>
                <w:b/>
                <w:szCs w:val="20"/>
              </w:rPr>
              <w:t>files</w:t>
            </w:r>
            <w:r w:rsidR="00233210" w:rsidRPr="009537ED">
              <w:rPr>
                <w:rFonts w:ascii="Times New Roman" w:hAnsi="Times New Roman"/>
                <w:b/>
                <w:szCs w:val="20"/>
              </w:rPr>
              <w:t xml:space="preserve"> </w:t>
            </w:r>
          </w:p>
          <w:p w14:paraId="6A83FDB3" w14:textId="1C4267E8" w:rsidR="00666408" w:rsidRPr="009537ED" w:rsidRDefault="00666408" w:rsidP="009643F7">
            <w:pPr>
              <w:widowControl w:val="0"/>
              <w:ind w:left="34"/>
              <w:rPr>
                <w:rFonts w:ascii="Times New Roman" w:hAnsi="Times New Roman"/>
                <w:szCs w:val="20"/>
              </w:rPr>
            </w:pPr>
            <w:r w:rsidRPr="009537ED">
              <w:rPr>
                <w:rFonts w:ascii="Times New Roman" w:hAnsi="Times New Roman"/>
                <w:b/>
                <w:szCs w:val="20"/>
              </w:rPr>
              <w:t>6.</w:t>
            </w:r>
            <w:r w:rsidR="00233210" w:rsidRPr="009537ED">
              <w:rPr>
                <w:rFonts w:ascii="Times New Roman" w:hAnsi="Times New Roman"/>
                <w:b/>
                <w:szCs w:val="20"/>
              </w:rPr>
              <w:t xml:space="preserve"> </w:t>
            </w:r>
            <w:r w:rsidRPr="009537ED">
              <w:rPr>
                <w:rFonts w:ascii="Times New Roman" w:hAnsi="Times New Roman"/>
                <w:b/>
                <w:szCs w:val="20"/>
              </w:rPr>
              <w:t>DON’T</w:t>
            </w:r>
            <w:r w:rsidR="00233210" w:rsidRPr="009537ED">
              <w:rPr>
                <w:rFonts w:ascii="Times New Roman" w:hAnsi="Times New Roman"/>
                <w:b/>
                <w:szCs w:val="20"/>
              </w:rPr>
              <w:t xml:space="preserve"> </w:t>
            </w:r>
            <w:r w:rsidRPr="009537ED">
              <w:rPr>
                <w:rFonts w:ascii="Times New Roman" w:hAnsi="Times New Roman"/>
                <w:b/>
                <w:szCs w:val="20"/>
              </w:rPr>
              <w:t>use</w:t>
            </w:r>
            <w:r w:rsidR="00233210" w:rsidRPr="009537ED">
              <w:rPr>
                <w:rFonts w:ascii="Times New Roman" w:hAnsi="Times New Roman"/>
                <w:b/>
                <w:szCs w:val="20"/>
              </w:rPr>
              <w:t xml:space="preserve"> </w:t>
            </w:r>
            <w:r w:rsidRPr="009537ED">
              <w:rPr>
                <w:rFonts w:ascii="Times New Roman" w:hAnsi="Times New Roman"/>
                <w:b/>
                <w:szCs w:val="20"/>
              </w:rPr>
              <w:t>packet</w:t>
            </w:r>
            <w:r w:rsidR="00233210" w:rsidRPr="009537ED">
              <w:rPr>
                <w:rFonts w:ascii="Times New Roman" w:hAnsi="Times New Roman"/>
                <w:b/>
                <w:szCs w:val="20"/>
              </w:rPr>
              <w:t xml:space="preserve"> </w:t>
            </w:r>
            <w:r w:rsidRPr="009537ED">
              <w:rPr>
                <w:rFonts w:ascii="Times New Roman" w:hAnsi="Times New Roman"/>
                <w:b/>
                <w:szCs w:val="20"/>
              </w:rPr>
              <w:t>probing</w:t>
            </w:r>
            <w:r w:rsidR="00233210" w:rsidRPr="009537ED">
              <w:rPr>
                <w:rFonts w:ascii="Times New Roman" w:hAnsi="Times New Roman"/>
                <w:b/>
                <w:szCs w:val="20"/>
              </w:rPr>
              <w:t xml:space="preserve"> </w:t>
            </w:r>
            <w:r w:rsidRPr="009537ED">
              <w:rPr>
                <w:rFonts w:ascii="Times New Roman" w:hAnsi="Times New Roman"/>
                <w:b/>
                <w:szCs w:val="20"/>
              </w:rPr>
              <w:t>software</w:t>
            </w:r>
            <w:r w:rsidR="00233210" w:rsidRPr="009537ED">
              <w:rPr>
                <w:rFonts w:ascii="Times New Roman" w:hAnsi="Times New Roman"/>
                <w:b/>
                <w:szCs w:val="20"/>
              </w:rPr>
              <w:t xml:space="preserve"> </w:t>
            </w:r>
            <w:r w:rsidRPr="009537ED">
              <w:rPr>
                <w:rFonts w:ascii="Times New Roman" w:hAnsi="Times New Roman"/>
                <w:b/>
                <w:szCs w:val="20"/>
              </w:rPr>
              <w:t>which</w:t>
            </w:r>
            <w:r w:rsidR="00233210" w:rsidRPr="009537ED">
              <w:rPr>
                <w:rFonts w:ascii="Times New Roman" w:hAnsi="Times New Roman"/>
                <w:b/>
                <w:szCs w:val="20"/>
              </w:rPr>
              <w:t xml:space="preserve"> </w:t>
            </w:r>
            <w:r w:rsidRPr="009537ED">
              <w:rPr>
                <w:rFonts w:ascii="Times New Roman" w:hAnsi="Times New Roman"/>
                <w:b/>
                <w:szCs w:val="20"/>
              </w:rPr>
              <w:t>clogs</w:t>
            </w:r>
            <w:r w:rsidR="00233210" w:rsidRPr="009537ED">
              <w:rPr>
                <w:rFonts w:ascii="Times New Roman" w:hAnsi="Times New Roman"/>
                <w:b/>
                <w:szCs w:val="20"/>
              </w:rPr>
              <w:t xml:space="preserve"> </w:t>
            </w:r>
            <w:r w:rsidRPr="009537ED">
              <w:rPr>
                <w:rFonts w:ascii="Times New Roman" w:hAnsi="Times New Roman"/>
                <w:b/>
                <w:szCs w:val="20"/>
              </w:rPr>
              <w:t>the</w:t>
            </w:r>
            <w:r w:rsidR="00233210" w:rsidRPr="009537ED">
              <w:rPr>
                <w:rFonts w:ascii="Times New Roman" w:hAnsi="Times New Roman"/>
                <w:b/>
                <w:szCs w:val="20"/>
              </w:rPr>
              <w:t xml:space="preserve"> </w:t>
            </w:r>
            <w:r w:rsidRPr="009537ED">
              <w:rPr>
                <w:rFonts w:ascii="Times New Roman" w:hAnsi="Times New Roman"/>
                <w:b/>
                <w:szCs w:val="20"/>
              </w:rPr>
              <w:t>local</w:t>
            </w:r>
            <w:r w:rsidR="00233210" w:rsidRPr="009537ED">
              <w:rPr>
                <w:rFonts w:ascii="Times New Roman" w:hAnsi="Times New Roman"/>
                <w:b/>
                <w:szCs w:val="20"/>
              </w:rPr>
              <w:t xml:space="preserve"> </w:t>
            </w:r>
            <w:r w:rsidRPr="009537ED">
              <w:rPr>
                <w:rFonts w:ascii="Times New Roman" w:hAnsi="Times New Roman"/>
                <w:b/>
                <w:szCs w:val="20"/>
              </w:rPr>
              <w:t>network</w:t>
            </w:r>
            <w:r w:rsidR="00233210" w:rsidRPr="009537ED">
              <w:rPr>
                <w:rFonts w:ascii="Times New Roman" w:hAnsi="Times New Roman"/>
                <w:b/>
                <w:szCs w:val="20"/>
              </w:rPr>
              <w:t xml:space="preserve"> </w:t>
            </w:r>
            <w:r w:rsidRPr="009537ED">
              <w:rPr>
                <w:rFonts w:ascii="Times New Roman" w:hAnsi="Times New Roman"/>
                <w:b/>
                <w:szCs w:val="20"/>
              </w:rPr>
              <w:t>(e.g.,</w:t>
            </w:r>
            <w:r w:rsidR="00233210" w:rsidRPr="009537ED">
              <w:rPr>
                <w:rFonts w:ascii="Times New Roman" w:hAnsi="Times New Roman"/>
                <w:b/>
                <w:szCs w:val="20"/>
              </w:rPr>
              <w:t xml:space="preserve"> </w:t>
            </w:r>
            <w:r w:rsidRPr="009537ED">
              <w:rPr>
                <w:rFonts w:ascii="Times New Roman" w:hAnsi="Times New Roman"/>
                <w:b/>
                <w:szCs w:val="20"/>
              </w:rPr>
              <w:t>packet</w:t>
            </w:r>
            <w:r w:rsidR="00233210" w:rsidRPr="009537ED">
              <w:rPr>
                <w:rFonts w:ascii="Times New Roman" w:hAnsi="Times New Roman"/>
                <w:b/>
                <w:szCs w:val="20"/>
              </w:rPr>
              <w:t xml:space="preserve"> </w:t>
            </w:r>
            <w:r w:rsidRPr="009537ED">
              <w:rPr>
                <w:rFonts w:ascii="Times New Roman" w:hAnsi="Times New Roman"/>
                <w:b/>
                <w:szCs w:val="20"/>
              </w:rPr>
              <w:t>sniffers</w:t>
            </w:r>
            <w:r w:rsidR="00233210" w:rsidRPr="009537ED">
              <w:rPr>
                <w:rFonts w:ascii="Times New Roman" w:hAnsi="Times New Roman"/>
                <w:b/>
                <w:szCs w:val="20"/>
              </w:rPr>
              <w:t xml:space="preserve"> </w:t>
            </w:r>
            <w:r w:rsidRPr="009537ED">
              <w:rPr>
                <w:rFonts w:ascii="Times New Roman" w:hAnsi="Times New Roman"/>
                <w:b/>
                <w:szCs w:val="20"/>
              </w:rPr>
              <w:t>or</w:t>
            </w:r>
            <w:r w:rsidR="00233210" w:rsidRPr="009537ED">
              <w:rPr>
                <w:rFonts w:ascii="Times New Roman" w:hAnsi="Times New Roman"/>
                <w:b/>
                <w:szCs w:val="20"/>
              </w:rPr>
              <w:t xml:space="preserve"> </w:t>
            </w:r>
            <w:r w:rsidRPr="009537ED">
              <w:rPr>
                <w:rFonts w:ascii="Times New Roman" w:hAnsi="Times New Roman"/>
                <w:b/>
                <w:szCs w:val="20"/>
              </w:rPr>
              <w:t>port</w:t>
            </w:r>
            <w:r w:rsidR="00233210" w:rsidRPr="009537ED">
              <w:rPr>
                <w:rFonts w:ascii="Times New Roman" w:hAnsi="Times New Roman"/>
                <w:b/>
                <w:szCs w:val="20"/>
              </w:rPr>
              <w:t xml:space="preserve"> </w:t>
            </w:r>
            <w:r w:rsidRPr="009537ED">
              <w:rPr>
                <w:rFonts w:ascii="Times New Roman" w:hAnsi="Times New Roman"/>
                <w:b/>
                <w:szCs w:val="20"/>
              </w:rPr>
              <w:t>scanners)</w:t>
            </w:r>
          </w:p>
        </w:tc>
      </w:tr>
    </w:tbl>
    <w:p w14:paraId="5213F987" w14:textId="77777777" w:rsidR="00CC70B4" w:rsidRPr="009537ED" w:rsidRDefault="00CC70B4" w:rsidP="00CC70B4">
      <w:pPr>
        <w:rPr>
          <w:rFonts w:eastAsia="MS Mincho"/>
          <w:lang w:eastAsia="ja-JP"/>
        </w:rPr>
      </w:pPr>
    </w:p>
    <w:p w14:paraId="635890EC" w14:textId="71D94243" w:rsidR="00CC70B4" w:rsidRPr="009537ED" w:rsidRDefault="00CC70B4" w:rsidP="00CC70B4">
      <w:pPr>
        <w:pStyle w:val="Heading2"/>
        <w:rPr>
          <w:lang w:eastAsia="x-none"/>
        </w:rPr>
      </w:pPr>
      <w:bookmarkStart w:id="7" w:name="_Toc490832500"/>
      <w:bookmarkStart w:id="8" w:name="_Toc173404994"/>
      <w:r w:rsidRPr="009537ED">
        <w:lastRenderedPageBreak/>
        <w:t>Check-in</w:t>
      </w:r>
      <w:r w:rsidR="00233210" w:rsidRPr="009537ED">
        <w:t xml:space="preserve"> </w:t>
      </w:r>
      <w:r w:rsidRPr="009537ED">
        <w:t>for</w:t>
      </w:r>
      <w:r w:rsidR="00233210" w:rsidRPr="009537ED">
        <w:t xml:space="preserve"> </w:t>
      </w:r>
      <w:r w:rsidRPr="009537ED">
        <w:t>Registered</w:t>
      </w:r>
      <w:r w:rsidR="00233210" w:rsidRPr="009537ED">
        <w:t xml:space="preserve"> </w:t>
      </w:r>
      <w:r w:rsidRPr="009537ED">
        <w:t>Delegates</w:t>
      </w:r>
      <w:bookmarkEnd w:id="7"/>
      <w:bookmarkEnd w:id="8"/>
    </w:p>
    <w:p w14:paraId="78D5D0D8" w14:textId="35CAAA34" w:rsidR="00A47EC5" w:rsidRPr="009537ED" w:rsidRDefault="00CC70B4" w:rsidP="002803EC">
      <w:pPr>
        <w:rPr>
          <w:rFonts w:ascii="Times New Roman" w:eastAsia="SimSun" w:hAnsi="Times New Roman"/>
          <w:i/>
          <w:color w:val="493118"/>
          <w:sz w:val="18"/>
          <w:szCs w:val="18"/>
          <w:lang w:eastAsia="zh-CN"/>
        </w:rPr>
      </w:pPr>
      <w:r w:rsidRPr="009537ED">
        <w:rPr>
          <w:rFonts w:ascii="Times New Roman" w:eastAsia="SimSun" w:hAnsi="Times New Roman"/>
          <w:i/>
          <w:color w:val="493118"/>
          <w:sz w:val="18"/>
          <w:szCs w:val="18"/>
          <w:lang w:eastAsia="zh-CN"/>
        </w:rPr>
        <w:t>The</w:t>
      </w:r>
      <w:r w:rsidR="00233210" w:rsidRPr="009537ED">
        <w:rPr>
          <w:rFonts w:ascii="Times New Roman" w:eastAsia="SimSun" w:hAnsi="Times New Roman"/>
          <w:i/>
          <w:color w:val="493118"/>
          <w:sz w:val="18"/>
          <w:szCs w:val="18"/>
          <w:lang w:eastAsia="zh-CN"/>
        </w:rPr>
        <w:t xml:space="preserve"> </w:t>
      </w:r>
      <w:r w:rsidRPr="009537ED">
        <w:rPr>
          <w:rFonts w:ascii="Times New Roman" w:eastAsia="SimSun" w:hAnsi="Times New Roman"/>
          <w:i/>
          <w:color w:val="493118"/>
          <w:sz w:val="18"/>
          <w:szCs w:val="18"/>
          <w:lang w:eastAsia="zh-CN"/>
        </w:rPr>
        <w:t>attention</w:t>
      </w:r>
      <w:r w:rsidR="00233210" w:rsidRPr="009537ED">
        <w:rPr>
          <w:rFonts w:ascii="Times New Roman" w:eastAsia="SimSun" w:hAnsi="Times New Roman"/>
          <w:i/>
          <w:color w:val="493118"/>
          <w:sz w:val="18"/>
          <w:szCs w:val="18"/>
          <w:lang w:eastAsia="zh-CN"/>
        </w:rPr>
        <w:t xml:space="preserve"> </w:t>
      </w:r>
      <w:r w:rsidRPr="009537ED">
        <w:rPr>
          <w:rFonts w:ascii="Times New Roman" w:eastAsia="SimSun" w:hAnsi="Times New Roman"/>
          <w:i/>
          <w:color w:val="493118"/>
          <w:sz w:val="18"/>
          <w:szCs w:val="18"/>
          <w:lang w:eastAsia="zh-CN"/>
        </w:rPr>
        <w:t>of</w:t>
      </w:r>
      <w:r w:rsidR="00233210" w:rsidRPr="009537ED">
        <w:rPr>
          <w:rFonts w:ascii="Times New Roman" w:eastAsia="SimSun" w:hAnsi="Times New Roman"/>
          <w:i/>
          <w:color w:val="493118"/>
          <w:sz w:val="18"/>
          <w:szCs w:val="18"/>
          <w:lang w:eastAsia="zh-CN"/>
        </w:rPr>
        <w:t xml:space="preserve"> </w:t>
      </w:r>
      <w:r w:rsidRPr="009537ED">
        <w:rPr>
          <w:rFonts w:ascii="Times New Roman" w:eastAsia="SimSun" w:hAnsi="Times New Roman"/>
          <w:i/>
          <w:color w:val="493118"/>
          <w:sz w:val="18"/>
          <w:szCs w:val="18"/>
          <w:lang w:eastAsia="zh-CN"/>
        </w:rPr>
        <w:t>the</w:t>
      </w:r>
      <w:r w:rsidR="00233210" w:rsidRPr="009537ED">
        <w:rPr>
          <w:rFonts w:ascii="Times New Roman" w:eastAsia="SimSun" w:hAnsi="Times New Roman"/>
          <w:i/>
          <w:color w:val="493118"/>
          <w:sz w:val="18"/>
          <w:szCs w:val="18"/>
          <w:lang w:eastAsia="zh-CN"/>
        </w:rPr>
        <w:t xml:space="preserve"> </w:t>
      </w:r>
      <w:r w:rsidRPr="009537ED">
        <w:rPr>
          <w:rFonts w:ascii="Times New Roman" w:eastAsia="SimSun" w:hAnsi="Times New Roman"/>
          <w:i/>
          <w:color w:val="493118"/>
          <w:sz w:val="18"/>
          <w:szCs w:val="18"/>
          <w:lang w:eastAsia="zh-CN"/>
        </w:rPr>
        <w:t>delegates</w:t>
      </w:r>
      <w:r w:rsidR="00233210" w:rsidRPr="009537ED">
        <w:rPr>
          <w:rFonts w:ascii="Times New Roman" w:eastAsia="SimSun" w:hAnsi="Times New Roman"/>
          <w:i/>
          <w:color w:val="493118"/>
          <w:sz w:val="18"/>
          <w:szCs w:val="18"/>
          <w:lang w:eastAsia="zh-CN"/>
        </w:rPr>
        <w:t xml:space="preserve"> </w:t>
      </w:r>
      <w:r w:rsidRPr="009537ED">
        <w:rPr>
          <w:rFonts w:ascii="Times New Roman" w:eastAsia="SimSun" w:hAnsi="Times New Roman"/>
          <w:i/>
          <w:color w:val="493118"/>
          <w:sz w:val="18"/>
          <w:szCs w:val="18"/>
          <w:lang w:eastAsia="zh-CN"/>
        </w:rPr>
        <w:t>to</w:t>
      </w:r>
      <w:r w:rsidR="00233210" w:rsidRPr="009537ED">
        <w:rPr>
          <w:rFonts w:ascii="Times New Roman" w:eastAsia="SimSun" w:hAnsi="Times New Roman"/>
          <w:i/>
          <w:color w:val="493118"/>
          <w:sz w:val="18"/>
          <w:szCs w:val="18"/>
          <w:lang w:eastAsia="zh-CN"/>
        </w:rPr>
        <w:t xml:space="preserve"> </w:t>
      </w:r>
      <w:r w:rsidRPr="009537ED">
        <w:rPr>
          <w:rFonts w:ascii="Times New Roman" w:eastAsia="SimSun" w:hAnsi="Times New Roman"/>
          <w:i/>
          <w:color w:val="493118"/>
          <w:sz w:val="18"/>
          <w:szCs w:val="18"/>
          <w:lang w:eastAsia="zh-CN"/>
        </w:rPr>
        <w:t>this</w:t>
      </w:r>
      <w:r w:rsidR="00233210" w:rsidRPr="009537ED">
        <w:rPr>
          <w:rFonts w:ascii="Times New Roman" w:eastAsia="SimSun" w:hAnsi="Times New Roman"/>
          <w:i/>
          <w:color w:val="493118"/>
          <w:sz w:val="18"/>
          <w:szCs w:val="18"/>
          <w:lang w:eastAsia="zh-CN"/>
        </w:rPr>
        <w:t xml:space="preserve"> </w:t>
      </w:r>
      <w:r w:rsidRPr="009537ED">
        <w:rPr>
          <w:rFonts w:ascii="Times New Roman" w:eastAsia="SimSun" w:hAnsi="Times New Roman"/>
          <w:i/>
          <w:color w:val="493118"/>
          <w:sz w:val="18"/>
          <w:szCs w:val="18"/>
          <w:lang w:eastAsia="zh-CN"/>
        </w:rPr>
        <w:t>meeting</w:t>
      </w:r>
      <w:r w:rsidR="00233210" w:rsidRPr="009537ED">
        <w:rPr>
          <w:rFonts w:ascii="Times New Roman" w:eastAsia="SimSun" w:hAnsi="Times New Roman"/>
          <w:i/>
          <w:color w:val="493118"/>
          <w:sz w:val="18"/>
          <w:szCs w:val="18"/>
          <w:lang w:eastAsia="zh-CN"/>
        </w:rPr>
        <w:t xml:space="preserve"> </w:t>
      </w:r>
      <w:r w:rsidRPr="009537ED">
        <w:rPr>
          <w:rFonts w:ascii="Times New Roman" w:eastAsia="SimSun" w:hAnsi="Times New Roman"/>
          <w:i/>
          <w:color w:val="493118"/>
          <w:sz w:val="18"/>
          <w:szCs w:val="18"/>
          <w:lang w:eastAsia="zh-CN"/>
        </w:rPr>
        <w:t>was</w:t>
      </w:r>
      <w:r w:rsidR="00233210" w:rsidRPr="009537ED">
        <w:rPr>
          <w:rFonts w:ascii="Times New Roman" w:eastAsia="SimSun" w:hAnsi="Times New Roman"/>
          <w:i/>
          <w:color w:val="493118"/>
          <w:sz w:val="18"/>
          <w:szCs w:val="18"/>
          <w:lang w:eastAsia="zh-CN"/>
        </w:rPr>
        <w:t xml:space="preserve"> </w:t>
      </w:r>
      <w:r w:rsidRPr="009537ED">
        <w:rPr>
          <w:rFonts w:ascii="Times New Roman" w:eastAsia="SimSun" w:hAnsi="Times New Roman"/>
          <w:i/>
          <w:color w:val="493118"/>
          <w:sz w:val="18"/>
          <w:szCs w:val="18"/>
          <w:lang w:eastAsia="zh-CN"/>
        </w:rPr>
        <w:t>drawn</w:t>
      </w:r>
      <w:r w:rsidR="00233210" w:rsidRPr="009537ED">
        <w:rPr>
          <w:rFonts w:ascii="Times New Roman" w:eastAsia="SimSun" w:hAnsi="Times New Roman"/>
          <w:i/>
          <w:color w:val="493118"/>
          <w:sz w:val="18"/>
          <w:szCs w:val="18"/>
          <w:lang w:eastAsia="zh-CN"/>
        </w:rPr>
        <w:t xml:space="preserve"> </w:t>
      </w:r>
      <w:r w:rsidRPr="009537ED">
        <w:rPr>
          <w:rFonts w:ascii="Times New Roman" w:eastAsia="SimSun" w:hAnsi="Times New Roman"/>
          <w:i/>
          <w:color w:val="493118"/>
          <w:sz w:val="18"/>
          <w:szCs w:val="18"/>
          <w:lang w:eastAsia="zh-CN"/>
        </w:rPr>
        <w:t>to</w:t>
      </w:r>
      <w:r w:rsidR="00233210" w:rsidRPr="009537ED">
        <w:rPr>
          <w:rFonts w:ascii="Times New Roman" w:eastAsia="SimSun" w:hAnsi="Times New Roman"/>
          <w:i/>
          <w:color w:val="493118"/>
          <w:sz w:val="18"/>
          <w:szCs w:val="18"/>
          <w:lang w:eastAsia="zh-CN"/>
        </w:rPr>
        <w:t xml:space="preserve"> </w:t>
      </w:r>
      <w:r w:rsidRPr="009537ED">
        <w:rPr>
          <w:rFonts w:ascii="Times New Roman" w:eastAsia="SimSun" w:hAnsi="Times New Roman"/>
          <w:i/>
          <w:color w:val="493118"/>
          <w:sz w:val="18"/>
          <w:szCs w:val="18"/>
          <w:lang w:eastAsia="zh-CN"/>
        </w:rPr>
        <w:t>the</w:t>
      </w:r>
      <w:r w:rsidR="00233210" w:rsidRPr="009537ED">
        <w:rPr>
          <w:rFonts w:ascii="Times New Roman" w:eastAsia="SimSun" w:hAnsi="Times New Roman"/>
          <w:i/>
          <w:color w:val="493118"/>
          <w:sz w:val="18"/>
          <w:szCs w:val="18"/>
          <w:lang w:eastAsia="zh-CN"/>
        </w:rPr>
        <w:t xml:space="preserve"> </w:t>
      </w:r>
      <w:r w:rsidRPr="009537ED">
        <w:rPr>
          <w:rFonts w:ascii="Times New Roman" w:eastAsia="SimSun" w:hAnsi="Times New Roman"/>
          <w:i/>
          <w:color w:val="493118"/>
          <w:sz w:val="18"/>
          <w:szCs w:val="18"/>
          <w:lang w:eastAsia="zh-CN"/>
        </w:rPr>
        <w:t>fact</w:t>
      </w:r>
      <w:r w:rsidR="00233210" w:rsidRPr="009537ED">
        <w:rPr>
          <w:rFonts w:ascii="Times New Roman" w:eastAsia="SimSun" w:hAnsi="Times New Roman"/>
          <w:i/>
          <w:color w:val="493118"/>
          <w:sz w:val="18"/>
          <w:szCs w:val="18"/>
          <w:lang w:eastAsia="zh-CN"/>
        </w:rPr>
        <w:t xml:space="preserve"> </w:t>
      </w:r>
      <w:r w:rsidRPr="009537ED">
        <w:rPr>
          <w:rFonts w:ascii="Times New Roman" w:eastAsia="SimSun" w:hAnsi="Times New Roman"/>
          <w:i/>
          <w:color w:val="493118"/>
          <w:sz w:val="18"/>
          <w:szCs w:val="18"/>
          <w:lang w:eastAsia="zh-CN"/>
        </w:rPr>
        <w:t>that</w:t>
      </w:r>
      <w:r w:rsidR="00233210" w:rsidRPr="009537ED">
        <w:rPr>
          <w:rFonts w:ascii="Times New Roman" w:eastAsia="SimSun" w:hAnsi="Times New Roman"/>
          <w:i/>
          <w:color w:val="493118"/>
          <w:sz w:val="18"/>
          <w:szCs w:val="18"/>
          <w:lang w:eastAsia="zh-CN"/>
        </w:rPr>
        <w:t xml:space="preserve"> </w:t>
      </w:r>
      <w:r w:rsidRPr="009537ED">
        <w:rPr>
          <w:rFonts w:ascii="Times New Roman" w:eastAsia="SimSun" w:hAnsi="Times New Roman"/>
          <w:i/>
          <w:color w:val="493118"/>
          <w:sz w:val="18"/>
          <w:szCs w:val="18"/>
          <w:lang w:eastAsia="zh-CN"/>
        </w:rPr>
        <w:t>it</w:t>
      </w:r>
      <w:r w:rsidR="00233210" w:rsidRPr="009537ED">
        <w:rPr>
          <w:rFonts w:ascii="Times New Roman" w:eastAsia="SimSun" w:hAnsi="Times New Roman"/>
          <w:i/>
          <w:color w:val="493118"/>
          <w:sz w:val="18"/>
          <w:szCs w:val="18"/>
          <w:lang w:eastAsia="zh-CN"/>
        </w:rPr>
        <w:t xml:space="preserve"> </w:t>
      </w:r>
      <w:r w:rsidRPr="009537ED">
        <w:rPr>
          <w:rFonts w:ascii="Times New Roman" w:eastAsia="SimSun" w:hAnsi="Times New Roman"/>
          <w:i/>
          <w:color w:val="493118"/>
          <w:sz w:val="18"/>
          <w:szCs w:val="18"/>
          <w:lang w:eastAsia="zh-CN"/>
        </w:rPr>
        <w:t>is</w:t>
      </w:r>
      <w:r w:rsidR="00233210" w:rsidRPr="009537ED">
        <w:rPr>
          <w:rFonts w:ascii="Times New Roman" w:eastAsia="SimSun" w:hAnsi="Times New Roman"/>
          <w:i/>
          <w:color w:val="493118"/>
          <w:sz w:val="18"/>
          <w:szCs w:val="18"/>
          <w:lang w:eastAsia="zh-CN"/>
        </w:rPr>
        <w:t xml:space="preserve"> </w:t>
      </w:r>
      <w:r w:rsidRPr="009537ED">
        <w:rPr>
          <w:rFonts w:ascii="Times New Roman" w:eastAsia="SimSun" w:hAnsi="Times New Roman"/>
          <w:i/>
          <w:color w:val="493118"/>
          <w:sz w:val="18"/>
          <w:szCs w:val="18"/>
          <w:lang w:eastAsia="zh-CN"/>
        </w:rPr>
        <w:t>not</w:t>
      </w:r>
      <w:r w:rsidR="00233210" w:rsidRPr="009537ED">
        <w:rPr>
          <w:rFonts w:ascii="Times New Roman" w:eastAsia="SimSun" w:hAnsi="Times New Roman"/>
          <w:i/>
          <w:color w:val="493118"/>
          <w:sz w:val="18"/>
          <w:szCs w:val="18"/>
          <w:lang w:eastAsia="zh-CN"/>
        </w:rPr>
        <w:t xml:space="preserve"> </w:t>
      </w:r>
      <w:r w:rsidRPr="009537ED">
        <w:rPr>
          <w:rFonts w:ascii="Times New Roman" w:eastAsia="SimSun" w:hAnsi="Times New Roman"/>
          <w:i/>
          <w:color w:val="493118"/>
          <w:sz w:val="18"/>
          <w:szCs w:val="18"/>
          <w:lang w:eastAsia="zh-CN"/>
        </w:rPr>
        <w:t>permitted</w:t>
      </w:r>
      <w:r w:rsidR="00233210" w:rsidRPr="009537ED">
        <w:rPr>
          <w:rFonts w:ascii="Times New Roman" w:eastAsia="SimSun" w:hAnsi="Times New Roman"/>
          <w:i/>
          <w:color w:val="493118"/>
          <w:sz w:val="18"/>
          <w:szCs w:val="18"/>
          <w:lang w:eastAsia="zh-CN"/>
        </w:rPr>
        <w:t xml:space="preserve"> </w:t>
      </w:r>
      <w:r w:rsidRPr="009537ED">
        <w:rPr>
          <w:rFonts w:ascii="Times New Roman" w:eastAsia="SimSun" w:hAnsi="Times New Roman"/>
          <w:i/>
          <w:color w:val="493118"/>
          <w:sz w:val="18"/>
          <w:szCs w:val="18"/>
          <w:lang w:eastAsia="zh-CN"/>
        </w:rPr>
        <w:t>to</w:t>
      </w:r>
      <w:r w:rsidR="00233210" w:rsidRPr="009537ED">
        <w:rPr>
          <w:rFonts w:ascii="Times New Roman" w:eastAsia="SimSun" w:hAnsi="Times New Roman"/>
          <w:i/>
          <w:color w:val="493118"/>
          <w:sz w:val="18"/>
          <w:szCs w:val="18"/>
          <w:lang w:eastAsia="zh-CN"/>
        </w:rPr>
        <w:t xml:space="preserve"> </w:t>
      </w:r>
      <w:r w:rsidRPr="009537ED">
        <w:rPr>
          <w:rFonts w:ascii="Times New Roman" w:eastAsia="SimSun" w:hAnsi="Times New Roman"/>
          <w:i/>
          <w:color w:val="493118"/>
          <w:sz w:val="18"/>
          <w:szCs w:val="18"/>
          <w:lang w:eastAsia="zh-CN"/>
        </w:rPr>
        <w:t>check</w:t>
      </w:r>
      <w:r w:rsidR="00233210" w:rsidRPr="009537ED">
        <w:rPr>
          <w:rFonts w:ascii="Times New Roman" w:eastAsia="SimSun" w:hAnsi="Times New Roman"/>
          <w:i/>
          <w:color w:val="493118"/>
          <w:sz w:val="18"/>
          <w:szCs w:val="18"/>
          <w:lang w:eastAsia="zh-CN"/>
        </w:rPr>
        <w:t xml:space="preserve"> </w:t>
      </w:r>
      <w:r w:rsidRPr="009537ED">
        <w:rPr>
          <w:rFonts w:ascii="Times New Roman" w:eastAsia="SimSun" w:hAnsi="Times New Roman"/>
          <w:i/>
          <w:color w:val="493118"/>
          <w:sz w:val="18"/>
          <w:szCs w:val="18"/>
          <w:lang w:eastAsia="zh-CN"/>
        </w:rPr>
        <w:t>in</w:t>
      </w:r>
      <w:r w:rsidR="00233210" w:rsidRPr="009537ED">
        <w:rPr>
          <w:rFonts w:ascii="Times New Roman" w:eastAsia="SimSun" w:hAnsi="Times New Roman"/>
          <w:i/>
          <w:color w:val="493118"/>
          <w:sz w:val="18"/>
          <w:szCs w:val="18"/>
          <w:lang w:eastAsia="zh-CN"/>
        </w:rPr>
        <w:t xml:space="preserve"> </w:t>
      </w:r>
      <w:r w:rsidRPr="009537ED">
        <w:rPr>
          <w:rFonts w:ascii="Times New Roman" w:eastAsia="SimSun" w:hAnsi="Times New Roman"/>
          <w:i/>
          <w:color w:val="493118"/>
          <w:sz w:val="18"/>
          <w:szCs w:val="18"/>
          <w:lang w:eastAsia="zh-CN"/>
        </w:rPr>
        <w:t>other</w:t>
      </w:r>
      <w:r w:rsidR="00233210" w:rsidRPr="009537ED">
        <w:rPr>
          <w:rFonts w:ascii="Times New Roman" w:eastAsia="SimSun" w:hAnsi="Times New Roman"/>
          <w:i/>
          <w:color w:val="493118"/>
          <w:sz w:val="18"/>
          <w:szCs w:val="18"/>
          <w:lang w:eastAsia="zh-CN"/>
        </w:rPr>
        <w:t xml:space="preserve"> </w:t>
      </w:r>
      <w:r w:rsidRPr="009537ED">
        <w:rPr>
          <w:rFonts w:ascii="Times New Roman" w:eastAsia="SimSun" w:hAnsi="Times New Roman"/>
          <w:i/>
          <w:color w:val="493118"/>
          <w:sz w:val="18"/>
          <w:szCs w:val="18"/>
          <w:lang w:eastAsia="zh-CN"/>
        </w:rPr>
        <w:t>delegates</w:t>
      </w:r>
      <w:r w:rsidR="00233210" w:rsidRPr="009537ED">
        <w:rPr>
          <w:rFonts w:ascii="Times New Roman" w:eastAsia="SimSun" w:hAnsi="Times New Roman"/>
          <w:i/>
          <w:color w:val="493118"/>
          <w:sz w:val="18"/>
          <w:szCs w:val="18"/>
          <w:lang w:eastAsia="zh-CN"/>
        </w:rPr>
        <w:t xml:space="preserve"> </w:t>
      </w:r>
      <w:r w:rsidRPr="009537ED">
        <w:rPr>
          <w:rFonts w:ascii="Times New Roman" w:eastAsia="SimSun" w:hAnsi="Times New Roman"/>
          <w:i/>
          <w:color w:val="493118"/>
          <w:sz w:val="18"/>
          <w:szCs w:val="18"/>
          <w:lang w:eastAsia="zh-CN"/>
        </w:rPr>
        <w:t>on</w:t>
      </w:r>
      <w:r w:rsidR="00233210" w:rsidRPr="009537ED">
        <w:rPr>
          <w:rFonts w:ascii="Times New Roman" w:eastAsia="SimSun" w:hAnsi="Times New Roman"/>
          <w:i/>
          <w:color w:val="493118"/>
          <w:sz w:val="18"/>
          <w:szCs w:val="18"/>
          <w:lang w:eastAsia="zh-CN"/>
        </w:rPr>
        <w:t xml:space="preserve"> </w:t>
      </w:r>
      <w:r w:rsidRPr="009537ED">
        <w:rPr>
          <w:rFonts w:ascii="Times New Roman" w:eastAsia="SimSun" w:hAnsi="Times New Roman"/>
          <w:i/>
          <w:color w:val="493118"/>
          <w:sz w:val="18"/>
          <w:szCs w:val="18"/>
          <w:lang w:eastAsia="zh-CN"/>
        </w:rPr>
        <w:t>their</w:t>
      </w:r>
      <w:r w:rsidR="00233210" w:rsidRPr="009537ED">
        <w:rPr>
          <w:rFonts w:ascii="Times New Roman" w:eastAsia="SimSun" w:hAnsi="Times New Roman"/>
          <w:i/>
          <w:color w:val="493118"/>
          <w:sz w:val="18"/>
          <w:szCs w:val="18"/>
          <w:lang w:eastAsia="zh-CN"/>
        </w:rPr>
        <w:t xml:space="preserve"> </w:t>
      </w:r>
      <w:r w:rsidRPr="009537ED">
        <w:rPr>
          <w:rFonts w:ascii="Times New Roman" w:eastAsia="SimSun" w:hAnsi="Times New Roman"/>
          <w:i/>
          <w:color w:val="493118"/>
          <w:sz w:val="18"/>
          <w:szCs w:val="18"/>
          <w:lang w:eastAsia="zh-CN"/>
        </w:rPr>
        <w:t>behalf.</w:t>
      </w:r>
      <w:r w:rsidR="00233210" w:rsidRPr="009537ED">
        <w:rPr>
          <w:rFonts w:ascii="Times New Roman" w:eastAsia="SimSun" w:hAnsi="Times New Roman"/>
          <w:i/>
          <w:color w:val="493118"/>
          <w:sz w:val="18"/>
          <w:szCs w:val="18"/>
          <w:lang w:eastAsia="zh-CN"/>
        </w:rPr>
        <w:t xml:space="preserve"> </w:t>
      </w:r>
      <w:r w:rsidRPr="009537ED">
        <w:rPr>
          <w:rFonts w:ascii="Times New Roman" w:eastAsia="SimSun" w:hAnsi="Times New Roman"/>
          <w:i/>
          <w:color w:val="493118"/>
          <w:sz w:val="18"/>
          <w:szCs w:val="18"/>
          <w:lang w:eastAsia="zh-CN"/>
        </w:rPr>
        <w:t>In</w:t>
      </w:r>
      <w:r w:rsidR="00233210" w:rsidRPr="009537ED">
        <w:rPr>
          <w:rFonts w:ascii="Times New Roman" w:eastAsia="SimSun" w:hAnsi="Times New Roman"/>
          <w:i/>
          <w:color w:val="493118"/>
          <w:sz w:val="18"/>
          <w:szCs w:val="18"/>
          <w:lang w:eastAsia="zh-CN"/>
        </w:rPr>
        <w:t xml:space="preserve"> </w:t>
      </w:r>
      <w:r w:rsidRPr="009537ED">
        <w:rPr>
          <w:rFonts w:ascii="Times New Roman" w:eastAsia="SimSun" w:hAnsi="Times New Roman"/>
          <w:i/>
          <w:color w:val="493118"/>
          <w:sz w:val="18"/>
          <w:szCs w:val="18"/>
          <w:lang w:eastAsia="zh-CN"/>
        </w:rPr>
        <w:t>the</w:t>
      </w:r>
      <w:r w:rsidR="00233210" w:rsidRPr="009537ED">
        <w:rPr>
          <w:rFonts w:ascii="Times New Roman" w:eastAsia="SimSun" w:hAnsi="Times New Roman"/>
          <w:i/>
          <w:color w:val="493118"/>
          <w:sz w:val="18"/>
          <w:szCs w:val="18"/>
          <w:lang w:eastAsia="zh-CN"/>
        </w:rPr>
        <w:t xml:space="preserve"> </w:t>
      </w:r>
      <w:r w:rsidRPr="009537ED">
        <w:rPr>
          <w:rFonts w:ascii="Times New Roman" w:eastAsia="SimSun" w:hAnsi="Times New Roman"/>
          <w:i/>
          <w:color w:val="493118"/>
          <w:sz w:val="18"/>
          <w:szCs w:val="18"/>
          <w:lang w:eastAsia="zh-CN"/>
        </w:rPr>
        <w:t>event</w:t>
      </w:r>
      <w:r w:rsidR="00233210" w:rsidRPr="009537ED">
        <w:rPr>
          <w:rFonts w:ascii="Times New Roman" w:eastAsia="SimSun" w:hAnsi="Times New Roman"/>
          <w:i/>
          <w:color w:val="493118"/>
          <w:sz w:val="18"/>
          <w:szCs w:val="18"/>
          <w:lang w:eastAsia="zh-CN"/>
        </w:rPr>
        <w:t xml:space="preserve"> </w:t>
      </w:r>
      <w:r w:rsidRPr="009537ED">
        <w:rPr>
          <w:rFonts w:ascii="Times New Roman" w:eastAsia="SimSun" w:hAnsi="Times New Roman"/>
          <w:i/>
          <w:color w:val="493118"/>
          <w:sz w:val="18"/>
          <w:szCs w:val="18"/>
          <w:lang w:eastAsia="zh-CN"/>
        </w:rPr>
        <w:t>of</w:t>
      </w:r>
      <w:r w:rsidR="00233210" w:rsidRPr="009537ED">
        <w:rPr>
          <w:rFonts w:ascii="Times New Roman" w:eastAsia="SimSun" w:hAnsi="Times New Roman"/>
          <w:i/>
          <w:color w:val="493118"/>
          <w:sz w:val="18"/>
          <w:szCs w:val="18"/>
          <w:lang w:eastAsia="zh-CN"/>
        </w:rPr>
        <w:t xml:space="preserve"> </w:t>
      </w:r>
      <w:r w:rsidRPr="009537ED">
        <w:rPr>
          <w:rFonts w:ascii="Times New Roman" w:eastAsia="SimSun" w:hAnsi="Times New Roman"/>
          <w:i/>
          <w:color w:val="493118"/>
          <w:sz w:val="18"/>
          <w:szCs w:val="18"/>
          <w:lang w:eastAsia="zh-CN"/>
        </w:rPr>
        <w:t>technical</w:t>
      </w:r>
      <w:r w:rsidR="00233210" w:rsidRPr="009537ED">
        <w:rPr>
          <w:rFonts w:ascii="Times New Roman" w:eastAsia="SimSun" w:hAnsi="Times New Roman"/>
          <w:i/>
          <w:color w:val="493118"/>
          <w:sz w:val="18"/>
          <w:szCs w:val="18"/>
          <w:lang w:eastAsia="zh-CN"/>
        </w:rPr>
        <w:t xml:space="preserve"> </w:t>
      </w:r>
      <w:r w:rsidRPr="009537ED">
        <w:rPr>
          <w:rFonts w:ascii="Times New Roman" w:eastAsia="SimSun" w:hAnsi="Times New Roman"/>
          <w:i/>
          <w:color w:val="493118"/>
          <w:sz w:val="18"/>
          <w:szCs w:val="18"/>
          <w:lang w:eastAsia="zh-CN"/>
        </w:rPr>
        <w:t>difficulties</w:t>
      </w:r>
      <w:r w:rsidR="00233210" w:rsidRPr="009537ED">
        <w:rPr>
          <w:rFonts w:ascii="Times New Roman" w:eastAsia="SimSun" w:hAnsi="Times New Roman"/>
          <w:i/>
          <w:color w:val="493118"/>
          <w:sz w:val="18"/>
          <w:szCs w:val="18"/>
          <w:lang w:eastAsia="zh-CN"/>
        </w:rPr>
        <w:t xml:space="preserve"> </w:t>
      </w:r>
      <w:r w:rsidRPr="009537ED">
        <w:rPr>
          <w:rFonts w:ascii="Times New Roman" w:eastAsia="SimSun" w:hAnsi="Times New Roman"/>
          <w:i/>
          <w:color w:val="493118"/>
          <w:sz w:val="18"/>
          <w:szCs w:val="18"/>
          <w:lang w:eastAsia="zh-CN"/>
        </w:rPr>
        <w:t>preventing</w:t>
      </w:r>
      <w:r w:rsidR="00233210" w:rsidRPr="009537ED">
        <w:rPr>
          <w:rFonts w:ascii="Times New Roman" w:eastAsia="SimSun" w:hAnsi="Times New Roman"/>
          <w:i/>
          <w:color w:val="493118"/>
          <w:sz w:val="18"/>
          <w:szCs w:val="18"/>
          <w:lang w:eastAsia="zh-CN"/>
        </w:rPr>
        <w:t xml:space="preserve"> </w:t>
      </w:r>
      <w:r w:rsidRPr="009537ED">
        <w:rPr>
          <w:rFonts w:ascii="Times New Roman" w:eastAsia="SimSun" w:hAnsi="Times New Roman"/>
          <w:i/>
          <w:color w:val="493118"/>
          <w:sz w:val="18"/>
          <w:szCs w:val="18"/>
          <w:lang w:eastAsia="zh-CN"/>
        </w:rPr>
        <w:t>check-in,</w:t>
      </w:r>
      <w:r w:rsidR="00233210" w:rsidRPr="009537ED">
        <w:rPr>
          <w:rFonts w:ascii="Times New Roman" w:eastAsia="SimSun" w:hAnsi="Times New Roman"/>
          <w:i/>
          <w:color w:val="493118"/>
          <w:sz w:val="18"/>
          <w:szCs w:val="18"/>
          <w:lang w:eastAsia="zh-CN"/>
        </w:rPr>
        <w:t xml:space="preserve"> </w:t>
      </w:r>
      <w:r w:rsidRPr="009537ED">
        <w:rPr>
          <w:rFonts w:ascii="Times New Roman" w:eastAsia="SimSun" w:hAnsi="Times New Roman"/>
          <w:i/>
          <w:color w:val="493118"/>
          <w:sz w:val="18"/>
          <w:szCs w:val="18"/>
          <w:lang w:eastAsia="zh-CN"/>
        </w:rPr>
        <w:t>delegates</w:t>
      </w:r>
      <w:r w:rsidR="00233210" w:rsidRPr="009537ED">
        <w:rPr>
          <w:rFonts w:ascii="Times New Roman" w:eastAsia="SimSun" w:hAnsi="Times New Roman"/>
          <w:i/>
          <w:color w:val="493118"/>
          <w:sz w:val="18"/>
          <w:szCs w:val="18"/>
          <w:lang w:eastAsia="zh-CN"/>
        </w:rPr>
        <w:t xml:space="preserve"> </w:t>
      </w:r>
      <w:r w:rsidRPr="009537ED">
        <w:rPr>
          <w:rFonts w:ascii="Times New Roman" w:eastAsia="SimSun" w:hAnsi="Times New Roman"/>
          <w:i/>
          <w:color w:val="493118"/>
          <w:sz w:val="18"/>
          <w:szCs w:val="18"/>
          <w:lang w:eastAsia="zh-CN"/>
        </w:rPr>
        <w:t>should</w:t>
      </w:r>
      <w:r w:rsidR="00233210" w:rsidRPr="009537ED">
        <w:rPr>
          <w:rFonts w:ascii="Times New Roman" w:eastAsia="SimSun" w:hAnsi="Times New Roman"/>
          <w:i/>
          <w:color w:val="493118"/>
          <w:sz w:val="18"/>
          <w:szCs w:val="18"/>
          <w:lang w:eastAsia="zh-CN"/>
        </w:rPr>
        <w:t xml:space="preserve"> </w:t>
      </w:r>
      <w:r w:rsidRPr="009537ED">
        <w:rPr>
          <w:rFonts w:ascii="Times New Roman" w:eastAsia="SimSun" w:hAnsi="Times New Roman"/>
          <w:i/>
          <w:color w:val="493118"/>
          <w:sz w:val="18"/>
          <w:szCs w:val="18"/>
          <w:lang w:eastAsia="zh-CN"/>
        </w:rPr>
        <w:t>present</w:t>
      </w:r>
      <w:r w:rsidR="00233210" w:rsidRPr="009537ED">
        <w:rPr>
          <w:rFonts w:ascii="Times New Roman" w:eastAsia="SimSun" w:hAnsi="Times New Roman"/>
          <w:i/>
          <w:color w:val="493118"/>
          <w:sz w:val="18"/>
          <w:szCs w:val="18"/>
          <w:lang w:eastAsia="zh-CN"/>
        </w:rPr>
        <w:t xml:space="preserve"> </w:t>
      </w:r>
      <w:r w:rsidRPr="009537ED">
        <w:rPr>
          <w:rFonts w:ascii="Times New Roman" w:eastAsia="SimSun" w:hAnsi="Times New Roman"/>
          <w:i/>
          <w:color w:val="493118"/>
          <w:sz w:val="18"/>
          <w:szCs w:val="18"/>
          <w:lang w:eastAsia="zh-CN"/>
        </w:rPr>
        <w:t>themselves</w:t>
      </w:r>
      <w:r w:rsidR="00233210" w:rsidRPr="009537ED">
        <w:rPr>
          <w:rFonts w:ascii="Times New Roman" w:eastAsia="SimSun" w:hAnsi="Times New Roman"/>
          <w:i/>
          <w:color w:val="493118"/>
          <w:sz w:val="18"/>
          <w:szCs w:val="18"/>
          <w:lang w:eastAsia="zh-CN"/>
        </w:rPr>
        <w:t xml:space="preserve"> </w:t>
      </w:r>
      <w:r w:rsidRPr="009537ED">
        <w:rPr>
          <w:rFonts w:ascii="Times New Roman" w:eastAsia="SimSun" w:hAnsi="Times New Roman"/>
          <w:i/>
          <w:color w:val="493118"/>
          <w:sz w:val="18"/>
          <w:szCs w:val="18"/>
          <w:lang w:eastAsia="zh-CN"/>
        </w:rPr>
        <w:t>in</w:t>
      </w:r>
      <w:r w:rsidR="00233210" w:rsidRPr="009537ED">
        <w:rPr>
          <w:rFonts w:ascii="Times New Roman" w:eastAsia="SimSun" w:hAnsi="Times New Roman"/>
          <w:i/>
          <w:color w:val="493118"/>
          <w:sz w:val="18"/>
          <w:szCs w:val="18"/>
          <w:lang w:eastAsia="zh-CN"/>
        </w:rPr>
        <w:t xml:space="preserve"> </w:t>
      </w:r>
      <w:r w:rsidRPr="009537ED">
        <w:rPr>
          <w:rFonts w:ascii="Times New Roman" w:eastAsia="SimSun" w:hAnsi="Times New Roman"/>
          <w:i/>
          <w:color w:val="493118"/>
          <w:sz w:val="18"/>
          <w:szCs w:val="18"/>
          <w:lang w:eastAsia="zh-CN"/>
        </w:rPr>
        <w:t>person</w:t>
      </w:r>
      <w:r w:rsidR="00233210" w:rsidRPr="009537ED">
        <w:rPr>
          <w:rFonts w:ascii="Times New Roman" w:eastAsia="SimSun" w:hAnsi="Times New Roman"/>
          <w:i/>
          <w:color w:val="493118"/>
          <w:sz w:val="18"/>
          <w:szCs w:val="18"/>
          <w:lang w:eastAsia="zh-CN"/>
        </w:rPr>
        <w:t xml:space="preserve"> </w:t>
      </w:r>
      <w:r w:rsidRPr="009537ED">
        <w:rPr>
          <w:rFonts w:ascii="Times New Roman" w:eastAsia="SimSun" w:hAnsi="Times New Roman"/>
          <w:i/>
          <w:color w:val="493118"/>
          <w:sz w:val="18"/>
          <w:szCs w:val="18"/>
          <w:lang w:eastAsia="zh-CN"/>
        </w:rPr>
        <w:t>to</w:t>
      </w:r>
      <w:r w:rsidR="00233210" w:rsidRPr="009537ED">
        <w:rPr>
          <w:rFonts w:ascii="Times New Roman" w:eastAsia="SimSun" w:hAnsi="Times New Roman"/>
          <w:i/>
          <w:color w:val="493118"/>
          <w:sz w:val="18"/>
          <w:szCs w:val="18"/>
          <w:lang w:eastAsia="zh-CN"/>
        </w:rPr>
        <w:t xml:space="preserve"> </w:t>
      </w:r>
      <w:r w:rsidRPr="009537ED">
        <w:rPr>
          <w:rFonts w:ascii="Times New Roman" w:eastAsia="SimSun" w:hAnsi="Times New Roman"/>
          <w:i/>
          <w:color w:val="493118"/>
          <w:sz w:val="18"/>
          <w:szCs w:val="18"/>
          <w:lang w:eastAsia="zh-CN"/>
        </w:rPr>
        <w:t>the</w:t>
      </w:r>
      <w:r w:rsidR="00233210" w:rsidRPr="009537ED">
        <w:rPr>
          <w:rFonts w:ascii="Times New Roman" w:eastAsia="SimSun" w:hAnsi="Times New Roman"/>
          <w:i/>
          <w:color w:val="493118"/>
          <w:sz w:val="18"/>
          <w:szCs w:val="18"/>
          <w:lang w:eastAsia="zh-CN"/>
        </w:rPr>
        <w:t xml:space="preserve"> </w:t>
      </w:r>
      <w:r w:rsidRPr="009537ED">
        <w:rPr>
          <w:rFonts w:ascii="Times New Roman" w:eastAsia="SimSun" w:hAnsi="Times New Roman"/>
          <w:i/>
          <w:color w:val="493118"/>
          <w:sz w:val="18"/>
          <w:szCs w:val="18"/>
          <w:lang w:eastAsia="zh-CN"/>
        </w:rPr>
        <w:t>Secretary.</w:t>
      </w:r>
    </w:p>
    <w:p w14:paraId="48BA562A" w14:textId="77777777" w:rsidR="00F97C21" w:rsidRPr="009537ED" w:rsidRDefault="00F97C21" w:rsidP="00F97C21">
      <w:pPr>
        <w:pStyle w:val="Heading2"/>
      </w:pPr>
      <w:bookmarkStart w:id="9" w:name="_Toc95921357"/>
      <w:bookmarkStart w:id="10" w:name="_Toc173404995"/>
      <w:r w:rsidRPr="009537ED">
        <w:t>Recording of RAN1 Meeting</w:t>
      </w:r>
      <w:bookmarkEnd w:id="9"/>
      <w:bookmarkEnd w:id="10"/>
    </w:p>
    <w:p w14:paraId="425818C0" w14:textId="1F6668AA" w:rsidR="00F97C21" w:rsidRPr="009537ED" w:rsidRDefault="00F97C21" w:rsidP="002803EC">
      <w:pPr>
        <w:rPr>
          <w:sz w:val="18"/>
        </w:rPr>
      </w:pPr>
      <w:r w:rsidRPr="009537ED">
        <w:rPr>
          <w:b/>
          <w:sz w:val="18"/>
        </w:rPr>
        <w:t>Recording of the GoToWebinar sessions of the present meeting is strictly prohibited.</w:t>
      </w:r>
      <w:r w:rsidRPr="009537ED">
        <w:rPr>
          <w:sz w:val="18"/>
        </w:rPr>
        <w:t xml:space="preserve"> No individual or entity - including the speakers and/or the authors - may electronically record any portion of the meeting without prior written consent of the Chair and all the RAN1 meeting participants.</w:t>
      </w:r>
    </w:p>
    <w:p w14:paraId="2D179E03" w14:textId="77777777" w:rsidR="00D515F8" w:rsidRPr="009537ED" w:rsidRDefault="00D515F8" w:rsidP="00D515F8">
      <w:pPr>
        <w:pStyle w:val="Heading1"/>
      </w:pPr>
      <w:bookmarkStart w:id="11" w:name="_Toc173404996"/>
      <w:r w:rsidRPr="009537ED">
        <w:t>Approval of Agenda</w:t>
      </w:r>
      <w:bookmarkEnd w:id="11"/>
    </w:p>
    <w:p w14:paraId="77895755" w14:textId="21880247" w:rsidR="00BF4C73" w:rsidRPr="00BF4C73" w:rsidRDefault="006F79AF" w:rsidP="00BF4C73">
      <w:pPr>
        <w:rPr>
          <w:b/>
          <w:bCs/>
          <w:lang w:eastAsia="x-none"/>
        </w:rPr>
      </w:pPr>
      <w:hyperlink r:id="rId12" w:history="1">
        <w:r>
          <w:rPr>
            <w:rStyle w:val="Hyperlink"/>
            <w:b/>
            <w:bCs/>
            <w:highlight w:val="green"/>
            <w:lang w:eastAsia="x-none"/>
          </w:rPr>
          <w:t>R1-2403820</w:t>
        </w:r>
      </w:hyperlink>
      <w:r w:rsidR="00BF4C73" w:rsidRPr="00BF4C73">
        <w:rPr>
          <w:b/>
          <w:bCs/>
          <w:lang w:eastAsia="x-none"/>
        </w:rPr>
        <w:tab/>
        <w:t>Draft Agenda of RAN1#117 meeting</w:t>
      </w:r>
      <w:r w:rsidR="00BF4C73" w:rsidRPr="00BF4C73">
        <w:rPr>
          <w:b/>
          <w:bCs/>
          <w:lang w:eastAsia="x-none"/>
        </w:rPr>
        <w:tab/>
        <w:t>RAN1 Chair</w:t>
      </w:r>
    </w:p>
    <w:p w14:paraId="1CA17E22" w14:textId="77777777" w:rsidR="00D515F8" w:rsidRPr="009537ED" w:rsidRDefault="00D515F8" w:rsidP="00D515F8">
      <w:pPr>
        <w:rPr>
          <w:lang w:eastAsia="x-none"/>
        </w:rPr>
      </w:pPr>
      <w:r w:rsidRPr="009537ED">
        <w:rPr>
          <w:b/>
          <w:bCs/>
          <w:lang w:eastAsia="x-none"/>
        </w:rPr>
        <w:t>Decision:</w:t>
      </w:r>
      <w:r w:rsidRPr="009537ED">
        <w:rPr>
          <w:lang w:eastAsia="x-none"/>
        </w:rPr>
        <w:t xml:space="preserve"> No comments, the agenda is approved.</w:t>
      </w:r>
    </w:p>
    <w:p w14:paraId="7A70A528" w14:textId="77777777" w:rsidR="00D515F8" w:rsidRPr="009537ED" w:rsidRDefault="00D515F8" w:rsidP="00D515F8">
      <w:pPr>
        <w:rPr>
          <w:lang w:eastAsia="x-none"/>
        </w:rPr>
      </w:pPr>
    </w:p>
    <w:p w14:paraId="4E7CE252" w14:textId="77777777" w:rsidR="00D515F8" w:rsidRPr="009537ED" w:rsidRDefault="00D515F8" w:rsidP="00D515F8">
      <w:pPr>
        <w:rPr>
          <w:lang w:eastAsia="x-none"/>
        </w:rPr>
      </w:pPr>
    </w:p>
    <w:p w14:paraId="2803481F" w14:textId="77777777" w:rsidR="00D515F8" w:rsidRPr="009537ED" w:rsidRDefault="00D515F8" w:rsidP="00D515F8">
      <w:pPr>
        <w:rPr>
          <w:lang w:eastAsia="x-none"/>
        </w:rPr>
      </w:pPr>
      <w:r w:rsidRPr="009537ED">
        <w:rPr>
          <w:lang w:eastAsia="x-none"/>
        </w:rPr>
        <w:t>In addition to the agenda, the following additional guidance is provided.</w:t>
      </w:r>
    </w:p>
    <w:p w14:paraId="7F0F6D5A" w14:textId="5DCD076F" w:rsidR="008478C1" w:rsidRPr="008478C1" w:rsidRDefault="006F79AF" w:rsidP="002803EC">
      <w:pPr>
        <w:rPr>
          <w:b/>
          <w:bCs/>
        </w:rPr>
      </w:pPr>
      <w:hyperlink r:id="rId13" w:history="1">
        <w:r>
          <w:rPr>
            <w:rStyle w:val="Hyperlink"/>
            <w:b/>
            <w:bCs/>
          </w:rPr>
          <w:t>R1-2403822</w:t>
        </w:r>
      </w:hyperlink>
      <w:r w:rsidR="008478C1" w:rsidRPr="008478C1">
        <w:rPr>
          <w:b/>
          <w:bCs/>
        </w:rPr>
        <w:tab/>
        <w:t>RAN1</w:t>
      </w:r>
      <w:r w:rsidR="00A06162">
        <w:rPr>
          <w:b/>
          <w:bCs/>
        </w:rPr>
        <w:t>#117</w:t>
      </w:r>
      <w:r w:rsidR="008478C1" w:rsidRPr="008478C1">
        <w:rPr>
          <w:b/>
          <w:bCs/>
        </w:rPr>
        <w:t xml:space="preserve"> Meeting Timelines, Scope, Process</w:t>
      </w:r>
      <w:r w:rsidR="008478C1" w:rsidRPr="008478C1">
        <w:rPr>
          <w:b/>
          <w:bCs/>
        </w:rPr>
        <w:tab/>
        <w:t>RAN1 Chair, ETSI MCC</w:t>
      </w:r>
    </w:p>
    <w:p w14:paraId="3D3ECBA7" w14:textId="538DB96D" w:rsidR="00D515F8" w:rsidRPr="009537ED" w:rsidRDefault="00D515F8" w:rsidP="002803EC">
      <w:pPr>
        <w:rPr>
          <w:szCs w:val="20"/>
        </w:rPr>
      </w:pPr>
      <w:r w:rsidRPr="009537ED">
        <w:rPr>
          <w:b/>
          <w:szCs w:val="20"/>
        </w:rPr>
        <w:t xml:space="preserve">Decision: </w:t>
      </w:r>
      <w:r w:rsidRPr="009537ED">
        <w:rPr>
          <w:szCs w:val="20"/>
        </w:rPr>
        <w:t>The document is noted for information.</w:t>
      </w:r>
    </w:p>
    <w:p w14:paraId="734DB425" w14:textId="3227E4CD" w:rsidR="00A90C29" w:rsidRPr="009537ED" w:rsidRDefault="00A90C29" w:rsidP="00CF357B">
      <w:pPr>
        <w:pStyle w:val="Heading1"/>
      </w:pPr>
      <w:bookmarkStart w:id="12" w:name="_Toc529013627"/>
      <w:bookmarkStart w:id="13" w:name="_Toc173404997"/>
      <w:r w:rsidRPr="009537ED">
        <w:t>Highlights</w:t>
      </w:r>
      <w:r w:rsidR="00233210" w:rsidRPr="009537ED">
        <w:t xml:space="preserve"> </w:t>
      </w:r>
      <w:r w:rsidRPr="009537ED">
        <w:t>from</w:t>
      </w:r>
      <w:r w:rsidR="00233210" w:rsidRPr="009537ED">
        <w:t xml:space="preserve"> </w:t>
      </w:r>
      <w:r w:rsidRPr="009537ED">
        <w:t>RAN</w:t>
      </w:r>
      <w:r w:rsidR="00233210" w:rsidRPr="009537ED">
        <w:t xml:space="preserve"> </w:t>
      </w:r>
      <w:r w:rsidRPr="009537ED">
        <w:t>plenary</w:t>
      </w:r>
      <w:bookmarkEnd w:id="12"/>
      <w:bookmarkEnd w:id="13"/>
    </w:p>
    <w:p w14:paraId="04AF745A" w14:textId="1CD03A3D" w:rsidR="00F06E43" w:rsidRPr="003229A7" w:rsidRDefault="00BF4C73" w:rsidP="00BF4C73">
      <w:pPr>
        <w:rPr>
          <w:szCs w:val="20"/>
        </w:rPr>
      </w:pPr>
      <w:bookmarkStart w:id="14" w:name="_Toc525997442"/>
      <w:r>
        <w:t>Not applicable.</w:t>
      </w:r>
    </w:p>
    <w:p w14:paraId="44C78E44" w14:textId="5F119850" w:rsidR="00D41604" w:rsidRPr="009537ED" w:rsidRDefault="00D41604" w:rsidP="00EC117B">
      <w:pPr>
        <w:pStyle w:val="Heading1"/>
      </w:pPr>
      <w:bookmarkStart w:id="15" w:name="_Toc173404998"/>
      <w:r w:rsidRPr="009537ED">
        <w:t>Approval</w:t>
      </w:r>
      <w:r w:rsidR="00233210" w:rsidRPr="009537ED">
        <w:t xml:space="preserve"> </w:t>
      </w:r>
      <w:r w:rsidRPr="009537ED">
        <w:t>of</w:t>
      </w:r>
      <w:r w:rsidR="00233210" w:rsidRPr="009537ED">
        <w:t xml:space="preserve"> </w:t>
      </w:r>
      <w:r w:rsidRPr="009537ED">
        <w:t>Minutes</w:t>
      </w:r>
      <w:r w:rsidR="00233210" w:rsidRPr="009537ED">
        <w:t xml:space="preserve"> </w:t>
      </w:r>
      <w:r w:rsidRPr="009537ED">
        <w:t>from</w:t>
      </w:r>
      <w:r w:rsidR="00233210" w:rsidRPr="009537ED">
        <w:t xml:space="preserve"> </w:t>
      </w:r>
      <w:r w:rsidRPr="009537ED">
        <w:t>previous</w:t>
      </w:r>
      <w:r w:rsidR="00233210" w:rsidRPr="009537ED">
        <w:t xml:space="preserve"> </w:t>
      </w:r>
      <w:r w:rsidRPr="009537ED">
        <w:t>meeting</w:t>
      </w:r>
      <w:bookmarkEnd w:id="14"/>
      <w:bookmarkEnd w:id="15"/>
    </w:p>
    <w:bookmarkStart w:id="16" w:name="_Toc529013629"/>
    <w:p w14:paraId="6BE1A4D3" w14:textId="2542FBB0" w:rsidR="00BF4C73" w:rsidRPr="00BF4C73" w:rsidRDefault="006F79AF" w:rsidP="00BF4C73">
      <w:pPr>
        <w:rPr>
          <w:b/>
          <w:bCs/>
          <w:lang w:eastAsia="x-none"/>
        </w:rPr>
      </w:pPr>
      <w:r>
        <w:rPr>
          <w:b/>
          <w:bCs/>
          <w:highlight w:val="green"/>
          <w:lang w:eastAsia="x-none"/>
        </w:rPr>
        <w:fldChar w:fldCharType="begin"/>
      </w:r>
      <w:r>
        <w:rPr>
          <w:b/>
          <w:bCs/>
          <w:highlight w:val="green"/>
          <w:lang w:eastAsia="x-none"/>
        </w:rPr>
        <w:instrText>HYPERLINK "../Docs/R1-2403821.zip"</w:instrText>
      </w:r>
      <w:r>
        <w:rPr>
          <w:b/>
          <w:bCs/>
          <w:highlight w:val="green"/>
          <w:lang w:eastAsia="x-none"/>
        </w:rPr>
      </w:r>
      <w:r>
        <w:rPr>
          <w:b/>
          <w:bCs/>
          <w:highlight w:val="green"/>
          <w:lang w:eastAsia="x-none"/>
        </w:rPr>
        <w:fldChar w:fldCharType="separate"/>
      </w:r>
      <w:r>
        <w:rPr>
          <w:rStyle w:val="Hyperlink"/>
          <w:b/>
          <w:bCs/>
          <w:highlight w:val="green"/>
          <w:lang w:eastAsia="x-none"/>
        </w:rPr>
        <w:t>R1-2403821</w:t>
      </w:r>
      <w:r>
        <w:rPr>
          <w:b/>
          <w:bCs/>
          <w:highlight w:val="green"/>
          <w:lang w:eastAsia="x-none"/>
        </w:rPr>
        <w:fldChar w:fldCharType="end"/>
      </w:r>
      <w:r w:rsidR="00BF4C73" w:rsidRPr="00BF4C73">
        <w:rPr>
          <w:b/>
          <w:bCs/>
          <w:lang w:eastAsia="x-none"/>
        </w:rPr>
        <w:tab/>
        <w:t>Report of RAN1#116bis meeting</w:t>
      </w:r>
      <w:r w:rsidR="00BF4C73" w:rsidRPr="00BF4C73">
        <w:rPr>
          <w:b/>
          <w:bCs/>
          <w:lang w:eastAsia="x-none"/>
        </w:rPr>
        <w:tab/>
        <w:t>ETSI MCC</w:t>
      </w:r>
    </w:p>
    <w:p w14:paraId="25753A5D" w14:textId="21FC08CC" w:rsidR="0040637E" w:rsidRPr="009537ED" w:rsidRDefault="00B73E09" w:rsidP="0040637E">
      <w:pPr>
        <w:rPr>
          <w:rFonts w:ascii="Times New Roman" w:eastAsia="SimSun" w:hAnsi="Times New Roman"/>
          <w:kern w:val="2"/>
          <w:szCs w:val="20"/>
        </w:rPr>
      </w:pPr>
      <w:r w:rsidRPr="009537ED">
        <w:rPr>
          <w:rFonts w:ascii="Times New Roman" w:eastAsia="SimSun" w:hAnsi="Times New Roman"/>
          <w:kern w:val="2"/>
          <w:szCs w:val="20"/>
        </w:rPr>
        <w:t>The</w:t>
      </w:r>
      <w:r w:rsidR="00233210" w:rsidRPr="009537ED">
        <w:rPr>
          <w:rFonts w:ascii="Times New Roman" w:eastAsia="SimSun" w:hAnsi="Times New Roman"/>
          <w:kern w:val="2"/>
          <w:szCs w:val="20"/>
        </w:rPr>
        <w:t xml:space="preserve"> </w:t>
      </w:r>
      <w:r w:rsidRPr="009537ED">
        <w:rPr>
          <w:rFonts w:ascii="Times New Roman" w:eastAsia="SimSun" w:hAnsi="Times New Roman"/>
          <w:kern w:val="2"/>
          <w:szCs w:val="20"/>
        </w:rPr>
        <w:t>document</w:t>
      </w:r>
      <w:r w:rsidR="00233210" w:rsidRPr="009537ED">
        <w:rPr>
          <w:rFonts w:ascii="Times New Roman" w:eastAsia="SimSun" w:hAnsi="Times New Roman"/>
          <w:kern w:val="2"/>
          <w:szCs w:val="20"/>
        </w:rPr>
        <w:t xml:space="preserve"> </w:t>
      </w:r>
      <w:r w:rsidRPr="009537ED">
        <w:rPr>
          <w:rFonts w:ascii="Times New Roman" w:eastAsia="SimSun" w:hAnsi="Times New Roman"/>
          <w:kern w:val="2"/>
          <w:szCs w:val="20"/>
        </w:rPr>
        <w:t>was</w:t>
      </w:r>
      <w:r w:rsidR="00233210" w:rsidRPr="009537ED">
        <w:rPr>
          <w:rFonts w:ascii="Times New Roman" w:eastAsia="SimSun" w:hAnsi="Times New Roman"/>
          <w:kern w:val="2"/>
          <w:szCs w:val="20"/>
        </w:rPr>
        <w:t xml:space="preserve"> </w:t>
      </w:r>
      <w:r w:rsidRPr="009537ED">
        <w:rPr>
          <w:rFonts w:ascii="Times New Roman" w:eastAsia="SimSun" w:hAnsi="Times New Roman"/>
          <w:kern w:val="2"/>
          <w:szCs w:val="20"/>
        </w:rPr>
        <w:t>p</w:t>
      </w:r>
      <w:r w:rsidR="0031490D" w:rsidRPr="009537ED">
        <w:rPr>
          <w:rFonts w:ascii="Times New Roman" w:eastAsia="SimSun" w:hAnsi="Times New Roman"/>
          <w:kern w:val="2"/>
          <w:szCs w:val="20"/>
        </w:rPr>
        <w:t xml:space="preserve">resented </w:t>
      </w:r>
      <w:r w:rsidRPr="009537ED">
        <w:rPr>
          <w:rFonts w:ascii="Times New Roman" w:eastAsia="SimSun" w:hAnsi="Times New Roman"/>
          <w:kern w:val="2"/>
          <w:szCs w:val="20"/>
        </w:rPr>
        <w:t>by</w:t>
      </w:r>
      <w:r w:rsidR="00233210" w:rsidRPr="009537ED">
        <w:rPr>
          <w:rFonts w:ascii="Times New Roman" w:eastAsia="SimSun" w:hAnsi="Times New Roman"/>
          <w:kern w:val="2"/>
          <w:szCs w:val="20"/>
        </w:rPr>
        <w:t xml:space="preserve"> </w:t>
      </w:r>
      <w:r w:rsidRPr="009537ED">
        <w:rPr>
          <w:rFonts w:ascii="Times New Roman" w:eastAsia="SimSun" w:hAnsi="Times New Roman"/>
          <w:kern w:val="2"/>
          <w:szCs w:val="20"/>
        </w:rPr>
        <w:t>Patrick</w:t>
      </w:r>
      <w:r w:rsidR="00233210" w:rsidRPr="009537ED">
        <w:rPr>
          <w:rFonts w:ascii="Times New Roman" w:eastAsia="SimSun" w:hAnsi="Times New Roman"/>
          <w:kern w:val="2"/>
          <w:szCs w:val="20"/>
        </w:rPr>
        <w:t xml:space="preserve"> </w:t>
      </w:r>
      <w:r w:rsidRPr="009537ED">
        <w:rPr>
          <w:rFonts w:ascii="Times New Roman" w:eastAsia="SimSun" w:hAnsi="Times New Roman"/>
          <w:kern w:val="2"/>
          <w:szCs w:val="20"/>
        </w:rPr>
        <w:t>Merias</w:t>
      </w:r>
      <w:r w:rsidR="00233210" w:rsidRPr="009537ED">
        <w:rPr>
          <w:rFonts w:ascii="Times New Roman" w:eastAsia="SimSun" w:hAnsi="Times New Roman"/>
          <w:kern w:val="2"/>
          <w:szCs w:val="20"/>
        </w:rPr>
        <w:t xml:space="preserve"> </w:t>
      </w:r>
      <w:r w:rsidR="006519AD" w:rsidRPr="009537ED">
        <w:rPr>
          <w:rFonts w:ascii="Times New Roman" w:eastAsia="SimSun" w:hAnsi="Times New Roman"/>
          <w:kern w:val="2"/>
          <w:szCs w:val="20"/>
        </w:rPr>
        <w:t>-</w:t>
      </w:r>
      <w:r w:rsidR="00233210" w:rsidRPr="009537ED">
        <w:rPr>
          <w:rFonts w:ascii="Times New Roman" w:eastAsia="SimSun" w:hAnsi="Times New Roman"/>
          <w:kern w:val="2"/>
          <w:szCs w:val="20"/>
        </w:rPr>
        <w:t xml:space="preserve"> </w:t>
      </w:r>
      <w:r w:rsidRPr="009537ED">
        <w:rPr>
          <w:rFonts w:ascii="Times New Roman" w:eastAsia="SimSun" w:hAnsi="Times New Roman"/>
          <w:kern w:val="2"/>
          <w:szCs w:val="20"/>
        </w:rPr>
        <w:t>MCC</w:t>
      </w:r>
      <w:r w:rsidR="00233210" w:rsidRPr="009537ED">
        <w:rPr>
          <w:rFonts w:ascii="Times New Roman" w:eastAsia="SimSun" w:hAnsi="Times New Roman"/>
          <w:kern w:val="2"/>
          <w:szCs w:val="20"/>
        </w:rPr>
        <w:t xml:space="preserve"> </w:t>
      </w:r>
      <w:r w:rsidRPr="009537ED">
        <w:rPr>
          <w:rFonts w:ascii="Times New Roman" w:eastAsia="SimSun" w:hAnsi="Times New Roman"/>
          <w:kern w:val="2"/>
          <w:szCs w:val="20"/>
        </w:rPr>
        <w:t>(ETSI</w:t>
      </w:r>
      <w:r w:rsidR="00233210" w:rsidRPr="009537ED">
        <w:rPr>
          <w:rFonts w:ascii="Times New Roman" w:eastAsia="SimSun" w:hAnsi="Times New Roman"/>
          <w:kern w:val="2"/>
          <w:szCs w:val="20"/>
        </w:rPr>
        <w:t xml:space="preserve"> </w:t>
      </w:r>
      <w:r w:rsidRPr="009537ED">
        <w:rPr>
          <w:rFonts w:ascii="Times New Roman" w:eastAsia="SimSun" w:hAnsi="Times New Roman"/>
          <w:kern w:val="2"/>
          <w:szCs w:val="20"/>
        </w:rPr>
        <w:t>Mobile</w:t>
      </w:r>
      <w:r w:rsidR="00233210" w:rsidRPr="009537ED">
        <w:rPr>
          <w:rFonts w:ascii="Times New Roman" w:eastAsia="SimSun" w:hAnsi="Times New Roman"/>
          <w:kern w:val="2"/>
          <w:szCs w:val="20"/>
        </w:rPr>
        <w:t xml:space="preserve"> </w:t>
      </w:r>
      <w:r w:rsidRPr="009537ED">
        <w:rPr>
          <w:rFonts w:ascii="Times New Roman" w:eastAsia="SimSun" w:hAnsi="Times New Roman"/>
          <w:kern w:val="2"/>
          <w:szCs w:val="20"/>
        </w:rPr>
        <w:t>Competence</w:t>
      </w:r>
      <w:r w:rsidR="00233210" w:rsidRPr="009537ED">
        <w:rPr>
          <w:rFonts w:ascii="Times New Roman" w:eastAsia="SimSun" w:hAnsi="Times New Roman"/>
          <w:kern w:val="2"/>
          <w:szCs w:val="20"/>
        </w:rPr>
        <w:t xml:space="preserve"> </w:t>
      </w:r>
      <w:r w:rsidRPr="009537ED">
        <w:rPr>
          <w:rFonts w:ascii="Times New Roman" w:eastAsia="SimSun" w:hAnsi="Times New Roman"/>
          <w:kern w:val="2"/>
          <w:szCs w:val="20"/>
        </w:rPr>
        <w:t>Center)</w:t>
      </w:r>
      <w:r w:rsidR="00233210" w:rsidRPr="009537ED">
        <w:rPr>
          <w:rFonts w:ascii="Times New Roman" w:eastAsia="SimSun" w:hAnsi="Times New Roman"/>
          <w:kern w:val="2"/>
          <w:szCs w:val="20"/>
        </w:rPr>
        <w:t xml:space="preserve"> </w:t>
      </w:r>
      <w:r w:rsidRPr="009537ED">
        <w:rPr>
          <w:rFonts w:ascii="Times New Roman" w:eastAsia="SimSun" w:hAnsi="Times New Roman"/>
          <w:kern w:val="2"/>
          <w:szCs w:val="20"/>
        </w:rPr>
        <w:t>and</w:t>
      </w:r>
      <w:r w:rsidR="00233210" w:rsidRPr="009537ED">
        <w:rPr>
          <w:rFonts w:ascii="Times New Roman" w:eastAsia="SimSun" w:hAnsi="Times New Roman"/>
          <w:kern w:val="2"/>
          <w:szCs w:val="20"/>
        </w:rPr>
        <w:t xml:space="preserve"> </w:t>
      </w:r>
      <w:r w:rsidR="0040637E" w:rsidRPr="009537ED">
        <w:rPr>
          <w:rFonts w:ascii="Times New Roman" w:eastAsia="SimSun" w:hAnsi="Times New Roman"/>
          <w:kern w:val="2"/>
          <w:szCs w:val="20"/>
        </w:rPr>
        <w:t>provides</w:t>
      </w:r>
      <w:r w:rsidR="00233210" w:rsidRPr="009537ED">
        <w:rPr>
          <w:rFonts w:ascii="Times New Roman" w:eastAsia="SimSun" w:hAnsi="Times New Roman"/>
          <w:kern w:val="2"/>
          <w:szCs w:val="20"/>
        </w:rPr>
        <w:t xml:space="preserve"> </w:t>
      </w:r>
      <w:r w:rsidR="0040637E" w:rsidRPr="009537ED">
        <w:rPr>
          <w:rFonts w:ascii="Times New Roman" w:eastAsia="SimSun" w:hAnsi="Times New Roman"/>
          <w:kern w:val="2"/>
          <w:szCs w:val="20"/>
        </w:rPr>
        <w:t>the</w:t>
      </w:r>
      <w:r w:rsidR="00233210" w:rsidRPr="009537ED">
        <w:rPr>
          <w:rFonts w:ascii="Times New Roman" w:eastAsia="SimSun" w:hAnsi="Times New Roman"/>
          <w:kern w:val="2"/>
          <w:szCs w:val="20"/>
        </w:rPr>
        <w:t xml:space="preserve"> </w:t>
      </w:r>
      <w:r w:rsidR="0040637E" w:rsidRPr="009537ED">
        <w:rPr>
          <w:rFonts w:ascii="Times New Roman" w:eastAsia="SimSun" w:hAnsi="Times New Roman"/>
          <w:kern w:val="2"/>
          <w:szCs w:val="20"/>
        </w:rPr>
        <w:t>report</w:t>
      </w:r>
      <w:r w:rsidR="00233210" w:rsidRPr="009537ED">
        <w:rPr>
          <w:rFonts w:ascii="Times New Roman" w:eastAsia="SimSun" w:hAnsi="Times New Roman"/>
          <w:kern w:val="2"/>
          <w:szCs w:val="20"/>
        </w:rPr>
        <w:t xml:space="preserve"> </w:t>
      </w:r>
      <w:r w:rsidR="0040637E" w:rsidRPr="009537ED">
        <w:rPr>
          <w:rFonts w:ascii="Times New Roman" w:eastAsia="SimSun" w:hAnsi="Times New Roman"/>
          <w:kern w:val="2"/>
          <w:szCs w:val="20"/>
        </w:rPr>
        <w:t>from</w:t>
      </w:r>
      <w:r w:rsidR="00233210" w:rsidRPr="009537ED">
        <w:rPr>
          <w:rFonts w:ascii="Times New Roman" w:eastAsia="SimSun" w:hAnsi="Times New Roman"/>
          <w:kern w:val="2"/>
          <w:szCs w:val="20"/>
        </w:rPr>
        <w:t xml:space="preserve"> </w:t>
      </w:r>
      <w:r w:rsidR="0040637E" w:rsidRPr="009537ED">
        <w:rPr>
          <w:rFonts w:ascii="Times New Roman" w:eastAsia="SimSun" w:hAnsi="Times New Roman"/>
          <w:kern w:val="2"/>
          <w:szCs w:val="20"/>
        </w:rPr>
        <w:t>RAN1</w:t>
      </w:r>
      <w:r w:rsidR="00AE38CD" w:rsidRPr="009537ED">
        <w:rPr>
          <w:rFonts w:ascii="Times New Roman" w:eastAsia="SimSun" w:hAnsi="Times New Roman"/>
          <w:kern w:val="2"/>
          <w:szCs w:val="20"/>
        </w:rPr>
        <w:t>#11</w:t>
      </w:r>
      <w:r w:rsidR="008478C1">
        <w:rPr>
          <w:rFonts w:ascii="Times New Roman" w:eastAsia="SimSun" w:hAnsi="Times New Roman"/>
          <w:kern w:val="2"/>
          <w:szCs w:val="20"/>
        </w:rPr>
        <w:t>6</w:t>
      </w:r>
      <w:r w:rsidR="004B1399" w:rsidRPr="009537ED">
        <w:rPr>
          <w:rFonts w:ascii="Times New Roman" w:eastAsia="SimSun" w:hAnsi="Times New Roman"/>
          <w:kern w:val="2"/>
          <w:szCs w:val="20"/>
        </w:rPr>
        <w:t xml:space="preserve"> </w:t>
      </w:r>
      <w:r w:rsidR="00BF4C73">
        <w:rPr>
          <w:rFonts w:ascii="Times New Roman" w:eastAsia="SimSun" w:hAnsi="Times New Roman"/>
          <w:kern w:val="2"/>
          <w:szCs w:val="20"/>
        </w:rPr>
        <w:t xml:space="preserve">bis </w:t>
      </w:r>
      <w:r w:rsidR="0040637E" w:rsidRPr="009537ED">
        <w:rPr>
          <w:rFonts w:ascii="Times New Roman" w:eastAsia="SimSun" w:hAnsi="Times New Roman"/>
          <w:kern w:val="2"/>
          <w:szCs w:val="20"/>
        </w:rPr>
        <w:t>meeting</w:t>
      </w:r>
      <w:r w:rsidR="00D87748" w:rsidRPr="009537ED">
        <w:rPr>
          <w:rFonts w:ascii="Times New Roman" w:eastAsia="SimSun" w:hAnsi="Times New Roman"/>
          <w:kern w:val="2"/>
          <w:szCs w:val="20"/>
        </w:rPr>
        <w:t xml:space="preserve"> in </w:t>
      </w:r>
      <w:r w:rsidR="00BF4C73">
        <w:rPr>
          <w:rFonts w:ascii="Times New Roman" w:eastAsia="SimSun" w:hAnsi="Times New Roman"/>
          <w:kern w:val="2"/>
          <w:szCs w:val="20"/>
        </w:rPr>
        <w:t>Changsha</w:t>
      </w:r>
      <w:r w:rsidR="0040637E" w:rsidRPr="009537ED">
        <w:rPr>
          <w:rFonts w:ascii="Times New Roman" w:eastAsia="SimSun" w:hAnsi="Times New Roman"/>
          <w:kern w:val="2"/>
          <w:szCs w:val="20"/>
        </w:rPr>
        <w:t>.</w:t>
      </w:r>
    </w:p>
    <w:p w14:paraId="007BBA9A" w14:textId="4953315F" w:rsidR="004B1399" w:rsidRDefault="004B1399" w:rsidP="004B1399">
      <w:pPr>
        <w:rPr>
          <w:lang w:eastAsia="x-none"/>
        </w:rPr>
      </w:pPr>
      <w:r w:rsidRPr="009537ED">
        <w:rPr>
          <w:b/>
          <w:bCs/>
          <w:lang w:eastAsia="x-none"/>
        </w:rPr>
        <w:t>Decision:</w:t>
      </w:r>
      <w:r w:rsidRPr="009537ED">
        <w:rPr>
          <w:lang w:eastAsia="x-none"/>
        </w:rPr>
        <w:t xml:space="preserve"> No comments, the </w:t>
      </w:r>
      <w:r w:rsidR="00503C2A" w:rsidRPr="009537ED">
        <w:rPr>
          <w:lang w:eastAsia="x-none"/>
        </w:rPr>
        <w:t>report</w:t>
      </w:r>
      <w:r w:rsidRPr="009537ED">
        <w:rPr>
          <w:lang w:eastAsia="x-none"/>
        </w:rPr>
        <w:t xml:space="preserve"> is approved.</w:t>
      </w:r>
    </w:p>
    <w:p w14:paraId="7DEEE286" w14:textId="4F81B62D" w:rsidR="005E5BE4" w:rsidRPr="009537ED" w:rsidRDefault="005E5BE4" w:rsidP="005C677F">
      <w:pPr>
        <w:pStyle w:val="Heading1"/>
      </w:pPr>
      <w:bookmarkStart w:id="17" w:name="_Toc173404999"/>
      <w:r w:rsidRPr="009537ED">
        <w:t>Incoming</w:t>
      </w:r>
      <w:r w:rsidR="00233210" w:rsidRPr="009537ED">
        <w:t xml:space="preserve"> </w:t>
      </w:r>
      <w:r w:rsidRPr="009537ED">
        <w:t>Liaison</w:t>
      </w:r>
      <w:r w:rsidR="00233210" w:rsidRPr="009537ED">
        <w:t xml:space="preserve"> </w:t>
      </w:r>
      <w:r w:rsidRPr="009537ED">
        <w:t>Statements</w:t>
      </w:r>
      <w:bookmarkEnd w:id="16"/>
      <w:bookmarkEnd w:id="17"/>
    </w:p>
    <w:p w14:paraId="3D9B18E1" w14:textId="4ACE7790" w:rsidR="00835CB1" w:rsidRPr="00C93C68" w:rsidRDefault="00F74A6F" w:rsidP="00F74A6F">
      <w:pPr>
        <w:rPr>
          <w:lang w:eastAsia="x-none"/>
        </w:rPr>
      </w:pPr>
      <w:bookmarkStart w:id="18" w:name="_Toc101357132"/>
      <w:r w:rsidRPr="000D68A0">
        <w:rPr>
          <w:lang w:eastAsia="x-none"/>
        </w:rPr>
        <w:t>[11</w:t>
      </w:r>
      <w:r w:rsidR="00BF4C73">
        <w:rPr>
          <w:lang w:eastAsia="x-none"/>
        </w:rPr>
        <w:t>7</w:t>
      </w:r>
      <w:r w:rsidRPr="000D68A0">
        <w:rPr>
          <w:lang w:eastAsia="x-none"/>
        </w:rPr>
        <w:t>-Incoming_LSs]</w:t>
      </w:r>
      <w:r w:rsidR="00835CB1" w:rsidRPr="000D68A0">
        <w:rPr>
          <w:lang w:eastAsia="x-none"/>
        </w:rPr>
        <w:t xml:space="preserve"> – RAN1 Chair</w:t>
      </w:r>
    </w:p>
    <w:p w14:paraId="2E05F92C" w14:textId="7A7D5356" w:rsidR="00F74A6F" w:rsidRPr="00C93C68" w:rsidRDefault="00F74A6F" w:rsidP="00F74A6F">
      <w:pPr>
        <w:rPr>
          <w:lang w:eastAsia="x-none"/>
        </w:rPr>
      </w:pPr>
      <w:r w:rsidRPr="00C93C68">
        <w:rPr>
          <w:lang w:eastAsia="x-none"/>
        </w:rPr>
        <w:t>Email discussion on handling of incoming LSs</w:t>
      </w:r>
    </w:p>
    <w:p w14:paraId="3634E7CC" w14:textId="77777777" w:rsidR="00F74A6F" w:rsidRPr="00C93C68" w:rsidRDefault="00F74A6F" w:rsidP="003229A7">
      <w:pPr>
        <w:numPr>
          <w:ilvl w:val="0"/>
          <w:numId w:val="68"/>
        </w:numPr>
        <w:rPr>
          <w:lang w:eastAsia="x-none"/>
        </w:rPr>
      </w:pPr>
      <w:r w:rsidRPr="00C93C68">
        <w:rPr>
          <w:lang w:eastAsia="x-none"/>
        </w:rPr>
        <w:t xml:space="preserve">To be used for sharing updates on online/offline schedule, details on what is to be discussed in online/offline sessions, tdoc number of the moderator summary for online session, etc </w:t>
      </w:r>
    </w:p>
    <w:p w14:paraId="1F590951" w14:textId="77777777" w:rsidR="00D7097B" w:rsidRPr="00D7097B" w:rsidRDefault="00D7097B" w:rsidP="00D7097B">
      <w:pPr>
        <w:rPr>
          <w:lang w:eastAsia="x-none"/>
        </w:rPr>
      </w:pPr>
    </w:p>
    <w:p w14:paraId="2CDD7E2E" w14:textId="77777777" w:rsidR="00D7097B" w:rsidRPr="00D7097B" w:rsidRDefault="00D7097B" w:rsidP="00D7097B">
      <w:pPr>
        <w:rPr>
          <w:b/>
          <w:bCs/>
          <w:lang w:eastAsia="ko-KR"/>
        </w:rPr>
      </w:pPr>
      <w:r w:rsidRPr="00D7097B">
        <w:rPr>
          <w:rFonts w:hint="eastAsia"/>
          <w:b/>
          <w:bCs/>
          <w:lang w:eastAsia="ko-KR"/>
        </w:rPr>
        <w:t>R</w:t>
      </w:r>
      <w:r w:rsidRPr="00D7097B">
        <w:rPr>
          <w:b/>
          <w:bCs/>
          <w:lang w:eastAsia="ko-KR"/>
        </w:rPr>
        <w:t>el-18 IoT_NTN</w:t>
      </w:r>
    </w:p>
    <w:p w14:paraId="483E78C9" w14:textId="68C3FBDF" w:rsidR="00D7097B" w:rsidRPr="00D7097B" w:rsidRDefault="006F79AF" w:rsidP="00D7097B">
      <w:pPr>
        <w:rPr>
          <w:b/>
          <w:bCs/>
          <w:lang w:eastAsia="x-none"/>
        </w:rPr>
      </w:pPr>
      <w:hyperlink r:id="rId14" w:history="1">
        <w:r>
          <w:rPr>
            <w:rStyle w:val="Hyperlink"/>
            <w:b/>
            <w:bCs/>
            <w:lang w:eastAsia="x-none"/>
          </w:rPr>
          <w:t>R1-2403823</w:t>
        </w:r>
      </w:hyperlink>
      <w:r w:rsidR="00D7097B" w:rsidRPr="00D7097B">
        <w:rPr>
          <w:b/>
          <w:bCs/>
          <w:lang w:eastAsia="x-none"/>
        </w:rPr>
        <w:tab/>
        <w:t>Reply LS on improved GNSS operations in Rel-18 IoT NTN</w:t>
      </w:r>
      <w:r w:rsidR="00D7097B" w:rsidRPr="00D7097B">
        <w:rPr>
          <w:b/>
          <w:bCs/>
          <w:lang w:eastAsia="x-none"/>
        </w:rPr>
        <w:tab/>
        <w:t>RAN2, Huawei</w:t>
      </w:r>
    </w:p>
    <w:p w14:paraId="1FAC9B33" w14:textId="2B063DCE" w:rsidR="00D7097B" w:rsidRPr="00D7097B" w:rsidRDefault="009C3616" w:rsidP="00D7097B">
      <w:pPr>
        <w:rPr>
          <w:lang w:eastAsia="ko-KR"/>
        </w:rPr>
      </w:pPr>
      <w:r w:rsidRPr="00827470">
        <w:rPr>
          <w:b/>
          <w:bCs/>
          <w:lang w:eastAsia="ko-KR"/>
        </w:rPr>
        <w:t>Decision:</w:t>
      </w:r>
      <w:r w:rsidRPr="00827470">
        <w:rPr>
          <w:lang w:eastAsia="ko-KR"/>
        </w:rPr>
        <w:t xml:space="preserve"> </w:t>
      </w:r>
      <w:r w:rsidR="00D7097B" w:rsidRPr="00827470">
        <w:rPr>
          <w:rFonts w:hint="eastAsia"/>
          <w:lang w:eastAsia="ko-KR"/>
        </w:rPr>
        <w:t>R</w:t>
      </w:r>
      <w:r w:rsidR="00D7097B" w:rsidRPr="00827470">
        <w:rPr>
          <w:lang w:eastAsia="ko-KR"/>
        </w:rPr>
        <w:t xml:space="preserve">AN2 LS in response to </w:t>
      </w:r>
      <w:hyperlink r:id="rId15" w:history="1">
        <w:r w:rsidR="006F79AF">
          <w:rPr>
            <w:rStyle w:val="Hyperlink"/>
            <w:lang w:eastAsia="ko-KR"/>
          </w:rPr>
          <w:t>R1-2401754</w:t>
        </w:r>
      </w:hyperlink>
      <w:r w:rsidR="00D7097B" w:rsidRPr="00827470">
        <w:rPr>
          <w:lang w:eastAsia="ko-KR"/>
        </w:rPr>
        <w:t>. No further RAN1 action necessary with regards to the LS.</w:t>
      </w:r>
    </w:p>
    <w:p w14:paraId="3BCAC7BF" w14:textId="77777777" w:rsidR="00D7097B" w:rsidRDefault="00D7097B" w:rsidP="00D7097B">
      <w:pPr>
        <w:pBdr>
          <w:bottom w:val="single" w:sz="6" w:space="1" w:color="auto"/>
        </w:pBdr>
        <w:rPr>
          <w:lang w:eastAsia="x-none"/>
        </w:rPr>
      </w:pPr>
    </w:p>
    <w:p w14:paraId="6D5DCA84" w14:textId="77777777" w:rsidR="00D7097B" w:rsidRDefault="00D7097B" w:rsidP="00D7097B">
      <w:pPr>
        <w:rPr>
          <w:b/>
          <w:bCs/>
          <w:lang w:val="fr-FR" w:eastAsia="ko-KR"/>
        </w:rPr>
      </w:pPr>
      <w:r w:rsidRPr="00D7097B">
        <w:rPr>
          <w:rFonts w:hint="eastAsia"/>
          <w:b/>
          <w:bCs/>
          <w:lang w:val="fr-FR" w:eastAsia="ko-KR"/>
        </w:rPr>
        <w:t>R</w:t>
      </w:r>
      <w:r w:rsidRPr="00D7097B">
        <w:rPr>
          <w:b/>
          <w:bCs/>
          <w:lang w:val="fr-FR" w:eastAsia="ko-KR"/>
        </w:rPr>
        <w:t>el-18 NR_NTN_enh, NR_mobile_IAB, TEI18</w:t>
      </w:r>
    </w:p>
    <w:p w14:paraId="57E13966" w14:textId="77777777" w:rsidR="00253736" w:rsidRPr="00D7097B" w:rsidRDefault="00253736" w:rsidP="00D7097B">
      <w:pPr>
        <w:rPr>
          <w:b/>
          <w:bCs/>
          <w:lang w:val="fr-FR" w:eastAsia="ko-KR"/>
        </w:rPr>
      </w:pPr>
    </w:p>
    <w:p w14:paraId="422F2BE1" w14:textId="341BDE4B" w:rsidR="00D7097B" w:rsidRPr="00D7097B" w:rsidRDefault="006F79AF" w:rsidP="00D7097B">
      <w:pPr>
        <w:rPr>
          <w:b/>
          <w:bCs/>
          <w:lang w:eastAsia="x-none"/>
        </w:rPr>
      </w:pPr>
      <w:hyperlink r:id="rId16" w:history="1">
        <w:r>
          <w:rPr>
            <w:rStyle w:val="Hyperlink"/>
            <w:b/>
            <w:bCs/>
            <w:lang w:eastAsia="x-none"/>
          </w:rPr>
          <w:t>R1-2403829</w:t>
        </w:r>
      </w:hyperlink>
      <w:r w:rsidR="00D7097B" w:rsidRPr="00D7097B">
        <w:rPr>
          <w:b/>
          <w:bCs/>
          <w:lang w:eastAsia="x-none"/>
        </w:rPr>
        <w:tab/>
        <w:t>LS on parameters used for CG RACH-less Handover</w:t>
      </w:r>
      <w:r w:rsidR="00D7097B" w:rsidRPr="00D7097B">
        <w:rPr>
          <w:b/>
          <w:bCs/>
          <w:lang w:eastAsia="x-none"/>
        </w:rPr>
        <w:tab/>
        <w:t>RAN2, InterDigital</w:t>
      </w:r>
    </w:p>
    <w:p w14:paraId="432D7182" w14:textId="77777777" w:rsidR="00D7097B" w:rsidRPr="00D7097B" w:rsidRDefault="00D7097B" w:rsidP="00D7097B">
      <w:pPr>
        <w:rPr>
          <w:b/>
          <w:bCs/>
          <w:lang w:eastAsia="ko-KR"/>
        </w:rPr>
      </w:pPr>
      <w:r w:rsidRPr="00D7097B">
        <w:rPr>
          <w:rFonts w:hint="eastAsia"/>
          <w:b/>
          <w:bCs/>
          <w:lang w:eastAsia="ko-KR"/>
        </w:rPr>
        <w:t>R</w:t>
      </w:r>
      <w:r w:rsidRPr="00D7097B">
        <w:rPr>
          <w:b/>
          <w:bCs/>
          <w:lang w:eastAsia="ko-KR"/>
        </w:rPr>
        <w:t>elevant tdoc(s)</w:t>
      </w:r>
    </w:p>
    <w:p w14:paraId="416856D4" w14:textId="60DD1C01" w:rsidR="00D7097B" w:rsidRPr="00D7097B" w:rsidRDefault="006F79AF" w:rsidP="00D7097B">
      <w:pPr>
        <w:rPr>
          <w:lang w:eastAsia="x-none"/>
        </w:rPr>
      </w:pPr>
      <w:hyperlink r:id="rId17" w:history="1">
        <w:r>
          <w:rPr>
            <w:rStyle w:val="Hyperlink"/>
            <w:lang w:eastAsia="x-none"/>
          </w:rPr>
          <w:t>R1-2404062</w:t>
        </w:r>
      </w:hyperlink>
      <w:r w:rsidR="00D7097B" w:rsidRPr="00D7097B">
        <w:rPr>
          <w:lang w:eastAsia="x-none"/>
        </w:rPr>
        <w:tab/>
        <w:t>Draft Reply LS on parameters used for CG RACH-less Handover</w:t>
      </w:r>
      <w:r w:rsidR="00D7097B" w:rsidRPr="00D7097B">
        <w:rPr>
          <w:lang w:eastAsia="x-none"/>
        </w:rPr>
        <w:tab/>
        <w:t>Samsung</w:t>
      </w:r>
    </w:p>
    <w:p w14:paraId="5AD7CB3F" w14:textId="17F6976C" w:rsidR="00D7097B" w:rsidRPr="00D7097B" w:rsidRDefault="006F79AF" w:rsidP="00D7097B">
      <w:pPr>
        <w:rPr>
          <w:lang w:eastAsia="x-none"/>
        </w:rPr>
      </w:pPr>
      <w:hyperlink r:id="rId18" w:history="1">
        <w:r>
          <w:rPr>
            <w:rStyle w:val="Hyperlink"/>
            <w:lang w:eastAsia="x-none"/>
          </w:rPr>
          <w:t>R1-2404207</w:t>
        </w:r>
      </w:hyperlink>
      <w:r w:rsidR="00D7097B" w:rsidRPr="00D7097B">
        <w:rPr>
          <w:lang w:eastAsia="x-none"/>
        </w:rPr>
        <w:tab/>
        <w:t>Discussion on parameters used for CG RACH-less Handover</w:t>
      </w:r>
      <w:r w:rsidR="00D7097B" w:rsidRPr="00D7097B">
        <w:rPr>
          <w:lang w:eastAsia="x-none"/>
        </w:rPr>
        <w:tab/>
        <w:t>ZTE</w:t>
      </w:r>
    </w:p>
    <w:p w14:paraId="239D0DA0" w14:textId="38F49C10" w:rsidR="00D7097B" w:rsidRPr="00D7097B" w:rsidRDefault="006F79AF" w:rsidP="00D7097B">
      <w:pPr>
        <w:rPr>
          <w:lang w:eastAsia="x-none"/>
        </w:rPr>
      </w:pPr>
      <w:hyperlink r:id="rId19" w:history="1">
        <w:r>
          <w:rPr>
            <w:rStyle w:val="Hyperlink"/>
            <w:lang w:eastAsia="x-none"/>
          </w:rPr>
          <w:t>R1-2404208</w:t>
        </w:r>
      </w:hyperlink>
      <w:r w:rsidR="00D7097B" w:rsidRPr="00D7097B">
        <w:rPr>
          <w:lang w:eastAsia="x-none"/>
        </w:rPr>
        <w:tab/>
        <w:t>Draft reply LS on parameters used for CG RACH-less Handover</w:t>
      </w:r>
      <w:r w:rsidR="00D7097B" w:rsidRPr="00D7097B">
        <w:rPr>
          <w:lang w:eastAsia="x-none"/>
        </w:rPr>
        <w:tab/>
        <w:t>ZTE</w:t>
      </w:r>
    </w:p>
    <w:p w14:paraId="5B206F84" w14:textId="516CA9A4" w:rsidR="00D7097B" w:rsidRPr="00D7097B" w:rsidRDefault="006F79AF" w:rsidP="00D7097B">
      <w:pPr>
        <w:rPr>
          <w:lang w:eastAsia="x-none"/>
        </w:rPr>
      </w:pPr>
      <w:hyperlink r:id="rId20" w:history="1">
        <w:r>
          <w:rPr>
            <w:rStyle w:val="Hyperlink"/>
            <w:lang w:eastAsia="x-none"/>
          </w:rPr>
          <w:t>R1-2404143</w:t>
        </w:r>
      </w:hyperlink>
      <w:r w:rsidR="00D7097B" w:rsidRPr="00D7097B">
        <w:rPr>
          <w:lang w:eastAsia="x-none"/>
        </w:rPr>
        <w:tab/>
        <w:t>Discussion on LS on parameters used for CG RACH-less Handover</w:t>
      </w:r>
      <w:r w:rsidR="00D7097B" w:rsidRPr="00D7097B">
        <w:rPr>
          <w:lang w:eastAsia="x-none"/>
        </w:rPr>
        <w:tab/>
        <w:t>vivo</w:t>
      </w:r>
    </w:p>
    <w:p w14:paraId="0663043B" w14:textId="748C6EC7" w:rsidR="00D7097B" w:rsidRPr="00D7097B" w:rsidRDefault="006F79AF" w:rsidP="00D7097B">
      <w:pPr>
        <w:rPr>
          <w:lang w:eastAsia="x-none"/>
        </w:rPr>
      </w:pPr>
      <w:hyperlink r:id="rId21" w:history="1">
        <w:r>
          <w:rPr>
            <w:rStyle w:val="Hyperlink"/>
            <w:lang w:eastAsia="x-none"/>
          </w:rPr>
          <w:t>R1-2404933</w:t>
        </w:r>
      </w:hyperlink>
      <w:r w:rsidR="00D7097B" w:rsidRPr="00D7097B">
        <w:rPr>
          <w:lang w:eastAsia="x-none"/>
        </w:rPr>
        <w:tab/>
        <w:t xml:space="preserve">Draft Reply LS on parameters used for CG RACH-less Handover </w:t>
      </w:r>
      <w:r w:rsidR="00D7097B" w:rsidRPr="00D7097B">
        <w:rPr>
          <w:lang w:eastAsia="x-none"/>
        </w:rPr>
        <w:tab/>
        <w:t>InterDigital, Inc.</w:t>
      </w:r>
    </w:p>
    <w:p w14:paraId="1FA606C7" w14:textId="392C6396" w:rsidR="00D7097B" w:rsidRPr="00D7097B" w:rsidRDefault="006F79AF" w:rsidP="00D7097B">
      <w:pPr>
        <w:rPr>
          <w:lang w:eastAsia="x-none"/>
        </w:rPr>
      </w:pPr>
      <w:hyperlink r:id="rId22" w:history="1">
        <w:r>
          <w:rPr>
            <w:rStyle w:val="Hyperlink"/>
            <w:lang w:eastAsia="x-none"/>
          </w:rPr>
          <w:t>R1-2405326</w:t>
        </w:r>
      </w:hyperlink>
      <w:r w:rsidR="00D7097B" w:rsidRPr="00D7097B">
        <w:rPr>
          <w:lang w:eastAsia="x-none"/>
        </w:rPr>
        <w:tab/>
        <w:t>Discussion on the reply of LS on parameters used for CG RACH-less Handover</w:t>
      </w:r>
      <w:r w:rsidR="00D7097B" w:rsidRPr="00D7097B">
        <w:rPr>
          <w:lang w:eastAsia="x-none"/>
        </w:rPr>
        <w:tab/>
        <w:t>Huawei, HiSilicon</w:t>
      </w:r>
    </w:p>
    <w:p w14:paraId="13AD27F7" w14:textId="4A6AC936" w:rsidR="006E4276" w:rsidRPr="00CB2065" w:rsidRDefault="006E4276" w:rsidP="006E4276">
      <w:pPr>
        <w:rPr>
          <w:lang w:eastAsia="ko-KR"/>
        </w:rPr>
      </w:pPr>
      <w:r w:rsidRPr="00CB2065">
        <w:rPr>
          <w:b/>
          <w:bCs/>
          <w:lang w:eastAsia="ko-KR"/>
        </w:rPr>
        <w:t>Decision:</w:t>
      </w:r>
      <w:r w:rsidRPr="00CB2065">
        <w:rPr>
          <w:lang w:eastAsia="ko-KR"/>
        </w:rPr>
        <w:t xml:space="preserve"> </w:t>
      </w:r>
      <w:r w:rsidRPr="00CB2065">
        <w:rPr>
          <w:rFonts w:hint="eastAsia"/>
          <w:lang w:eastAsia="ko-KR"/>
        </w:rPr>
        <w:t>R</w:t>
      </w:r>
      <w:r w:rsidRPr="00CB2065">
        <w:rPr>
          <w:lang w:eastAsia="ko-KR"/>
        </w:rPr>
        <w:t xml:space="preserve">esponse to RAN2 </w:t>
      </w:r>
      <w:r w:rsidR="0021623A" w:rsidRPr="00CB2065">
        <w:rPr>
          <w:lang w:eastAsia="ko-KR"/>
        </w:rPr>
        <w:t xml:space="preserve">is </w:t>
      </w:r>
      <w:r w:rsidRPr="00CB2065">
        <w:rPr>
          <w:lang w:eastAsia="ko-KR"/>
        </w:rPr>
        <w:t>necessary. To be handled in agenda item 8.1 (NR-NTN)</w:t>
      </w:r>
      <w:r w:rsidR="00827470" w:rsidRPr="00CB2065">
        <w:rPr>
          <w:lang w:eastAsia="ko-KR"/>
        </w:rPr>
        <w:t xml:space="preserve"> – Moderated by</w:t>
      </w:r>
      <w:r w:rsidR="00CB2065" w:rsidRPr="00CB2065">
        <w:rPr>
          <w:lang w:eastAsia="ko-KR"/>
        </w:rPr>
        <w:t xml:space="preserve"> Sungjin (Samsung).</w:t>
      </w:r>
    </w:p>
    <w:p w14:paraId="17D5A7F6" w14:textId="77777777" w:rsidR="00253736" w:rsidRDefault="00253736" w:rsidP="00253736">
      <w:pPr>
        <w:pBdr>
          <w:bottom w:val="single" w:sz="6" w:space="1" w:color="auto"/>
        </w:pBdr>
        <w:rPr>
          <w:lang w:eastAsia="x-none"/>
        </w:rPr>
      </w:pPr>
    </w:p>
    <w:p w14:paraId="34142556" w14:textId="24CB3E11" w:rsidR="00D7097B" w:rsidRDefault="00D7097B" w:rsidP="00D7097B">
      <w:pPr>
        <w:rPr>
          <w:b/>
          <w:bCs/>
          <w:lang w:eastAsia="ko-KR"/>
        </w:rPr>
      </w:pPr>
      <w:r w:rsidRPr="00D7097B">
        <w:rPr>
          <w:rFonts w:hint="eastAsia"/>
          <w:b/>
          <w:bCs/>
          <w:lang w:eastAsia="ko-KR"/>
        </w:rPr>
        <w:t>R</w:t>
      </w:r>
      <w:r w:rsidRPr="00D7097B">
        <w:rPr>
          <w:b/>
          <w:bCs/>
          <w:lang w:eastAsia="ko-KR"/>
        </w:rPr>
        <w:t>el-18 NR_NTN_enh</w:t>
      </w:r>
    </w:p>
    <w:p w14:paraId="48C801C6" w14:textId="77777777" w:rsidR="00582587" w:rsidRPr="00D7097B" w:rsidRDefault="00582587" w:rsidP="00D7097B">
      <w:pPr>
        <w:rPr>
          <w:b/>
          <w:bCs/>
          <w:lang w:eastAsia="ko-KR"/>
        </w:rPr>
      </w:pPr>
    </w:p>
    <w:p w14:paraId="03E92372" w14:textId="7FE1FCC1" w:rsidR="00D7097B" w:rsidRPr="00D7097B" w:rsidRDefault="006F79AF" w:rsidP="00D7097B">
      <w:pPr>
        <w:rPr>
          <w:b/>
          <w:bCs/>
          <w:lang w:eastAsia="x-none"/>
        </w:rPr>
      </w:pPr>
      <w:hyperlink r:id="rId23" w:history="1">
        <w:r>
          <w:rPr>
            <w:rStyle w:val="Hyperlink"/>
            <w:b/>
            <w:bCs/>
            <w:lang w:eastAsia="x-none"/>
          </w:rPr>
          <w:t>R1-2403831</w:t>
        </w:r>
      </w:hyperlink>
      <w:r w:rsidR="00D7097B" w:rsidRPr="00D7097B">
        <w:rPr>
          <w:b/>
          <w:bCs/>
          <w:lang w:eastAsia="x-none"/>
        </w:rPr>
        <w:tab/>
        <w:t>LS on UE capability for NW verified location</w:t>
      </w:r>
      <w:r w:rsidR="00D7097B" w:rsidRPr="00D7097B">
        <w:rPr>
          <w:b/>
          <w:bCs/>
          <w:lang w:eastAsia="x-none"/>
        </w:rPr>
        <w:tab/>
        <w:t>RAN4, Huawei</w:t>
      </w:r>
    </w:p>
    <w:p w14:paraId="2E8B7FE4" w14:textId="77777777" w:rsidR="00D7097B" w:rsidRPr="00D7097B" w:rsidRDefault="00D7097B" w:rsidP="00D7097B">
      <w:pPr>
        <w:rPr>
          <w:b/>
          <w:bCs/>
          <w:lang w:eastAsia="ko-KR"/>
        </w:rPr>
      </w:pPr>
      <w:r w:rsidRPr="00D7097B">
        <w:rPr>
          <w:rFonts w:hint="eastAsia"/>
          <w:b/>
          <w:bCs/>
          <w:lang w:eastAsia="ko-KR"/>
        </w:rPr>
        <w:t>R</w:t>
      </w:r>
      <w:r w:rsidRPr="00D7097B">
        <w:rPr>
          <w:b/>
          <w:bCs/>
          <w:lang w:eastAsia="ko-KR"/>
        </w:rPr>
        <w:t>elevant tdoc(s)</w:t>
      </w:r>
    </w:p>
    <w:p w14:paraId="38B60D38" w14:textId="6C322131" w:rsidR="00D7097B" w:rsidRPr="00D7097B" w:rsidRDefault="006F79AF" w:rsidP="00D7097B">
      <w:pPr>
        <w:rPr>
          <w:lang w:eastAsia="x-none"/>
        </w:rPr>
      </w:pPr>
      <w:hyperlink r:id="rId24" w:history="1">
        <w:r>
          <w:rPr>
            <w:rStyle w:val="Hyperlink"/>
            <w:lang w:eastAsia="x-none"/>
          </w:rPr>
          <w:t>R1-2404952</w:t>
        </w:r>
      </w:hyperlink>
      <w:r w:rsidR="00D7097B" w:rsidRPr="00D7097B">
        <w:rPr>
          <w:lang w:eastAsia="x-none"/>
        </w:rPr>
        <w:tab/>
        <w:t>Discussion on the LS on UE capability for NW verified location</w:t>
      </w:r>
      <w:r w:rsidR="00D7097B" w:rsidRPr="00D7097B">
        <w:rPr>
          <w:lang w:eastAsia="x-none"/>
        </w:rPr>
        <w:tab/>
        <w:t>Huawei, HiSilicon</w:t>
      </w:r>
    </w:p>
    <w:p w14:paraId="606BC2AF" w14:textId="77777777" w:rsidR="0021623A" w:rsidRPr="00D7097B" w:rsidRDefault="0021623A" w:rsidP="0021623A">
      <w:pPr>
        <w:rPr>
          <w:lang w:eastAsia="ko-KR"/>
        </w:rPr>
      </w:pPr>
      <w:r w:rsidRPr="00CB2065">
        <w:rPr>
          <w:b/>
          <w:bCs/>
          <w:lang w:eastAsia="ko-KR"/>
        </w:rPr>
        <w:lastRenderedPageBreak/>
        <w:t>Decision:</w:t>
      </w:r>
      <w:r w:rsidRPr="00CB2065">
        <w:rPr>
          <w:lang w:eastAsia="ko-KR"/>
        </w:rPr>
        <w:t xml:space="preserve"> </w:t>
      </w:r>
      <w:r w:rsidRPr="00CB2065">
        <w:rPr>
          <w:rFonts w:hint="eastAsia"/>
          <w:lang w:eastAsia="ko-KR"/>
        </w:rPr>
        <w:t>T</w:t>
      </w:r>
      <w:r w:rsidRPr="00CB2065">
        <w:rPr>
          <w:lang w:eastAsia="ko-KR"/>
        </w:rPr>
        <w:t>o be further discussed under agenda item 8.2.2 for any necessary changes to Rel-18 UE features.</w:t>
      </w:r>
    </w:p>
    <w:p w14:paraId="3B25EA72" w14:textId="77777777" w:rsidR="00D7097B" w:rsidRDefault="00D7097B" w:rsidP="00D7097B">
      <w:pPr>
        <w:rPr>
          <w:lang w:eastAsia="x-none"/>
        </w:rPr>
      </w:pPr>
    </w:p>
    <w:p w14:paraId="46ADE4E7" w14:textId="77777777" w:rsidR="0021623A" w:rsidRPr="00D7097B" w:rsidRDefault="0021623A" w:rsidP="00D7097B">
      <w:pPr>
        <w:rPr>
          <w:lang w:eastAsia="x-none"/>
        </w:rPr>
      </w:pPr>
    </w:p>
    <w:p w14:paraId="6A70025C" w14:textId="44DEC60A" w:rsidR="00D7097B" w:rsidRPr="00D7097B" w:rsidRDefault="006F79AF" w:rsidP="00D7097B">
      <w:pPr>
        <w:rPr>
          <w:b/>
          <w:bCs/>
          <w:lang w:eastAsia="x-none"/>
        </w:rPr>
      </w:pPr>
      <w:hyperlink r:id="rId25" w:history="1">
        <w:r>
          <w:rPr>
            <w:rStyle w:val="Hyperlink"/>
            <w:b/>
            <w:bCs/>
            <w:lang w:eastAsia="x-none"/>
          </w:rPr>
          <w:t>R1-2403837</w:t>
        </w:r>
      </w:hyperlink>
      <w:r w:rsidR="00D7097B" w:rsidRPr="00D7097B">
        <w:rPr>
          <w:b/>
          <w:bCs/>
          <w:lang w:eastAsia="x-none"/>
        </w:rPr>
        <w:tab/>
        <w:t>LS on reference point for SSB-TimeOffset</w:t>
      </w:r>
      <w:r w:rsidR="00D7097B" w:rsidRPr="00D7097B">
        <w:rPr>
          <w:b/>
          <w:bCs/>
          <w:lang w:eastAsia="x-none"/>
        </w:rPr>
        <w:tab/>
        <w:t>RAN2, Apple</w:t>
      </w:r>
    </w:p>
    <w:p w14:paraId="2F580057" w14:textId="77777777" w:rsidR="00D7097B" w:rsidRPr="00D7097B" w:rsidRDefault="00D7097B" w:rsidP="00D7097B">
      <w:pPr>
        <w:rPr>
          <w:b/>
          <w:bCs/>
          <w:lang w:eastAsia="ko-KR"/>
        </w:rPr>
      </w:pPr>
      <w:r w:rsidRPr="00D7097B">
        <w:rPr>
          <w:rFonts w:hint="eastAsia"/>
          <w:b/>
          <w:bCs/>
          <w:lang w:eastAsia="ko-KR"/>
        </w:rPr>
        <w:t>R</w:t>
      </w:r>
      <w:r w:rsidRPr="00D7097B">
        <w:rPr>
          <w:b/>
          <w:bCs/>
          <w:lang w:eastAsia="ko-KR"/>
        </w:rPr>
        <w:t>elevant tdoc(s)</w:t>
      </w:r>
    </w:p>
    <w:p w14:paraId="5E11E16B" w14:textId="7E0837C0" w:rsidR="00D7097B" w:rsidRPr="00D7097B" w:rsidRDefault="006F79AF" w:rsidP="00D7097B">
      <w:pPr>
        <w:rPr>
          <w:lang w:eastAsia="x-none"/>
        </w:rPr>
      </w:pPr>
      <w:hyperlink r:id="rId26" w:history="1">
        <w:r>
          <w:rPr>
            <w:rStyle w:val="Hyperlink"/>
            <w:lang w:eastAsia="x-none"/>
          </w:rPr>
          <w:t>R1-2404209</w:t>
        </w:r>
      </w:hyperlink>
      <w:r w:rsidR="00D7097B" w:rsidRPr="00D7097B">
        <w:rPr>
          <w:lang w:eastAsia="x-none"/>
        </w:rPr>
        <w:tab/>
        <w:t>Discussion on the reference point for SSB-TimeOffset</w:t>
      </w:r>
      <w:r w:rsidR="00D7097B" w:rsidRPr="00D7097B">
        <w:rPr>
          <w:lang w:eastAsia="x-none"/>
        </w:rPr>
        <w:tab/>
        <w:t>ZTE</w:t>
      </w:r>
    </w:p>
    <w:p w14:paraId="6F01C193" w14:textId="2002770A" w:rsidR="00D7097B" w:rsidRPr="00D7097B" w:rsidRDefault="006F79AF" w:rsidP="00D7097B">
      <w:pPr>
        <w:rPr>
          <w:lang w:eastAsia="x-none"/>
        </w:rPr>
      </w:pPr>
      <w:hyperlink r:id="rId27" w:history="1">
        <w:r>
          <w:rPr>
            <w:rStyle w:val="Hyperlink"/>
            <w:lang w:eastAsia="x-none"/>
          </w:rPr>
          <w:t>R1-2404266</w:t>
        </w:r>
      </w:hyperlink>
      <w:r w:rsidR="00D7097B" w:rsidRPr="00D7097B">
        <w:rPr>
          <w:lang w:eastAsia="x-none"/>
        </w:rPr>
        <w:tab/>
        <w:t>Discussion on RAN2 LS on Reference Point for SSB-TimeOffset</w:t>
      </w:r>
      <w:r w:rsidR="00D7097B" w:rsidRPr="00D7097B">
        <w:rPr>
          <w:lang w:eastAsia="x-none"/>
        </w:rPr>
        <w:tab/>
        <w:t>Apple</w:t>
      </w:r>
    </w:p>
    <w:p w14:paraId="316C2056" w14:textId="1B8869FE" w:rsidR="00D7097B" w:rsidRPr="00D7097B" w:rsidRDefault="006F79AF" w:rsidP="00D7097B">
      <w:pPr>
        <w:rPr>
          <w:lang w:eastAsia="x-none"/>
        </w:rPr>
      </w:pPr>
      <w:hyperlink r:id="rId28" w:history="1">
        <w:r>
          <w:rPr>
            <w:rStyle w:val="Hyperlink"/>
            <w:lang w:eastAsia="x-none"/>
          </w:rPr>
          <w:t>R1-2404267</w:t>
        </w:r>
      </w:hyperlink>
      <w:r w:rsidR="00D7097B" w:rsidRPr="00D7097B">
        <w:rPr>
          <w:lang w:eastAsia="x-none"/>
        </w:rPr>
        <w:tab/>
        <w:t>Draft Reply LS to RAN2 on Reference Point for SSB-TimeOffset</w:t>
      </w:r>
      <w:r w:rsidR="00D7097B" w:rsidRPr="00D7097B">
        <w:rPr>
          <w:lang w:eastAsia="x-none"/>
        </w:rPr>
        <w:tab/>
        <w:t>Apple</w:t>
      </w:r>
    </w:p>
    <w:p w14:paraId="1C214781" w14:textId="4CCD0FD7" w:rsidR="00D7097B" w:rsidRPr="00D7097B" w:rsidRDefault="006F79AF" w:rsidP="00D7097B">
      <w:pPr>
        <w:rPr>
          <w:lang w:eastAsia="x-none"/>
        </w:rPr>
      </w:pPr>
      <w:hyperlink r:id="rId29" w:history="1">
        <w:r>
          <w:rPr>
            <w:rStyle w:val="Hyperlink"/>
            <w:lang w:eastAsia="x-none"/>
          </w:rPr>
          <w:t>R1-2404443</w:t>
        </w:r>
      </w:hyperlink>
      <w:r w:rsidR="00D7097B" w:rsidRPr="00D7097B">
        <w:rPr>
          <w:lang w:eastAsia="x-none"/>
        </w:rPr>
        <w:tab/>
        <w:t>Discussion on reference point for SSB-TimeOffset</w:t>
      </w:r>
      <w:r w:rsidR="00D7097B" w:rsidRPr="00D7097B">
        <w:rPr>
          <w:lang w:eastAsia="x-none"/>
        </w:rPr>
        <w:tab/>
        <w:t>CMCC</w:t>
      </w:r>
    </w:p>
    <w:p w14:paraId="43C0E58C" w14:textId="5A03A316" w:rsidR="00D7097B" w:rsidRPr="00D7097B" w:rsidRDefault="006F79AF" w:rsidP="00D7097B">
      <w:pPr>
        <w:rPr>
          <w:lang w:eastAsia="x-none"/>
        </w:rPr>
      </w:pPr>
      <w:hyperlink r:id="rId30" w:history="1">
        <w:r>
          <w:rPr>
            <w:rStyle w:val="Hyperlink"/>
            <w:lang w:eastAsia="x-none"/>
          </w:rPr>
          <w:t>R1-2404788</w:t>
        </w:r>
      </w:hyperlink>
      <w:r w:rsidR="00D7097B" w:rsidRPr="00D7097B">
        <w:rPr>
          <w:lang w:eastAsia="x-none"/>
        </w:rPr>
        <w:tab/>
        <w:t>Discussion on reply LS on reference point for SSB-TimeOffset</w:t>
      </w:r>
      <w:r w:rsidR="00D7097B" w:rsidRPr="00D7097B">
        <w:rPr>
          <w:lang w:eastAsia="x-none"/>
        </w:rPr>
        <w:tab/>
        <w:t>CATT</w:t>
      </w:r>
    </w:p>
    <w:p w14:paraId="5A3302DA" w14:textId="6C64923E" w:rsidR="00D7097B" w:rsidRPr="00D7097B" w:rsidRDefault="006F79AF" w:rsidP="00D7097B">
      <w:pPr>
        <w:rPr>
          <w:lang w:eastAsia="x-none"/>
        </w:rPr>
      </w:pPr>
      <w:hyperlink r:id="rId31" w:history="1">
        <w:r>
          <w:rPr>
            <w:rStyle w:val="Hyperlink"/>
            <w:lang w:eastAsia="x-none"/>
          </w:rPr>
          <w:t>R1-2404851</w:t>
        </w:r>
      </w:hyperlink>
      <w:r w:rsidR="00D7097B" w:rsidRPr="00D7097B">
        <w:rPr>
          <w:lang w:eastAsia="x-none"/>
        </w:rPr>
        <w:tab/>
        <w:t>Discussion on LS from RAN2 on SSB time offset</w:t>
      </w:r>
      <w:r w:rsidR="00D7097B" w:rsidRPr="00D7097B">
        <w:rPr>
          <w:lang w:eastAsia="x-none"/>
        </w:rPr>
        <w:tab/>
        <w:t>OPPO</w:t>
      </w:r>
    </w:p>
    <w:p w14:paraId="0ED54878" w14:textId="4E920FA8" w:rsidR="00D7097B" w:rsidRPr="00D7097B" w:rsidRDefault="006F79AF" w:rsidP="00D7097B">
      <w:pPr>
        <w:rPr>
          <w:lang w:eastAsia="x-none"/>
        </w:rPr>
      </w:pPr>
      <w:hyperlink r:id="rId32" w:history="1">
        <w:r>
          <w:rPr>
            <w:rStyle w:val="Hyperlink"/>
            <w:lang w:eastAsia="x-none"/>
          </w:rPr>
          <w:t>R1-2405343</w:t>
        </w:r>
      </w:hyperlink>
      <w:r w:rsidR="00D7097B" w:rsidRPr="00D7097B">
        <w:rPr>
          <w:lang w:eastAsia="x-none"/>
        </w:rPr>
        <w:tab/>
        <w:t>Discussion of RAN2 LS on reference point for SSB-TimeOffset</w:t>
      </w:r>
      <w:r w:rsidR="00D7097B" w:rsidRPr="00D7097B">
        <w:rPr>
          <w:lang w:eastAsia="x-none"/>
        </w:rPr>
        <w:tab/>
        <w:t>Ericsson</w:t>
      </w:r>
      <w:r w:rsidR="0021623A">
        <w:rPr>
          <w:lang w:eastAsia="x-none"/>
        </w:rPr>
        <w:tab/>
        <w:t xml:space="preserve">(rev of </w:t>
      </w:r>
      <w:hyperlink r:id="rId33" w:history="1">
        <w:r>
          <w:rPr>
            <w:rStyle w:val="Hyperlink"/>
            <w:lang w:eastAsia="x-none"/>
          </w:rPr>
          <w:t>R1-2404956</w:t>
        </w:r>
      </w:hyperlink>
      <w:r w:rsidR="0021623A">
        <w:rPr>
          <w:lang w:eastAsia="x-none"/>
        </w:rPr>
        <w:t>)</w:t>
      </w:r>
    </w:p>
    <w:p w14:paraId="2749E2AF" w14:textId="345DAA10" w:rsidR="00D7097B" w:rsidRPr="00D7097B" w:rsidRDefault="006F79AF" w:rsidP="00D7097B">
      <w:pPr>
        <w:rPr>
          <w:lang w:eastAsia="x-none"/>
        </w:rPr>
      </w:pPr>
      <w:hyperlink r:id="rId34" w:history="1">
        <w:r>
          <w:rPr>
            <w:rStyle w:val="Hyperlink"/>
            <w:lang w:eastAsia="x-none"/>
          </w:rPr>
          <w:t>R1-2405132</w:t>
        </w:r>
      </w:hyperlink>
      <w:r w:rsidR="00D7097B" w:rsidRPr="00D7097B">
        <w:rPr>
          <w:lang w:eastAsia="x-none"/>
        </w:rPr>
        <w:tab/>
        <w:t>Draft Reply to LS on reference point for SSB-TimeOffset</w:t>
      </w:r>
      <w:r w:rsidR="00D7097B" w:rsidRPr="00D7097B">
        <w:rPr>
          <w:lang w:eastAsia="x-none"/>
        </w:rPr>
        <w:tab/>
        <w:t>Qualcomm Incorporated</w:t>
      </w:r>
    </w:p>
    <w:p w14:paraId="588A2B2A" w14:textId="04D02565" w:rsidR="00D7097B" w:rsidRPr="00D7097B" w:rsidRDefault="006F79AF" w:rsidP="00D7097B">
      <w:pPr>
        <w:rPr>
          <w:lang w:eastAsia="x-none"/>
        </w:rPr>
      </w:pPr>
      <w:hyperlink r:id="rId35" w:history="1">
        <w:r>
          <w:rPr>
            <w:rStyle w:val="Hyperlink"/>
            <w:lang w:eastAsia="x-none"/>
          </w:rPr>
          <w:t>R1-2405322</w:t>
        </w:r>
      </w:hyperlink>
      <w:r w:rsidR="00D7097B" w:rsidRPr="00D7097B">
        <w:rPr>
          <w:lang w:eastAsia="x-none"/>
        </w:rPr>
        <w:tab/>
        <w:t>Discussion on the reply of LS on reference point for SSB-TimeOffset</w:t>
      </w:r>
      <w:r w:rsidR="00D7097B" w:rsidRPr="00D7097B">
        <w:rPr>
          <w:lang w:eastAsia="x-none"/>
        </w:rPr>
        <w:tab/>
        <w:t>Huawei, HiSilicon</w:t>
      </w:r>
    </w:p>
    <w:p w14:paraId="2A8D7227" w14:textId="6B1D6B15" w:rsidR="0021623A" w:rsidRPr="00CB2065" w:rsidRDefault="0021623A" w:rsidP="0021623A">
      <w:pPr>
        <w:rPr>
          <w:lang w:eastAsia="ko-KR"/>
        </w:rPr>
      </w:pPr>
      <w:r w:rsidRPr="00CB2065">
        <w:rPr>
          <w:b/>
          <w:bCs/>
          <w:lang w:eastAsia="ko-KR"/>
        </w:rPr>
        <w:t>Decision:</w:t>
      </w:r>
      <w:r w:rsidRPr="00CB2065">
        <w:rPr>
          <w:lang w:eastAsia="ko-KR"/>
        </w:rPr>
        <w:t xml:space="preserve"> </w:t>
      </w:r>
      <w:r w:rsidRPr="00CB2065">
        <w:rPr>
          <w:rFonts w:hint="eastAsia"/>
          <w:lang w:eastAsia="ko-KR"/>
        </w:rPr>
        <w:t>R</w:t>
      </w:r>
      <w:r w:rsidRPr="00CB2065">
        <w:rPr>
          <w:lang w:eastAsia="ko-KR"/>
        </w:rPr>
        <w:t>esponse to RAN2 is necessary. To be handled in agenda item 8.1 (NR-NTN).</w:t>
      </w:r>
      <w:r w:rsidR="00CB2065" w:rsidRPr="00CB2065">
        <w:rPr>
          <w:lang w:eastAsia="ko-KR"/>
        </w:rPr>
        <w:t xml:space="preserve"> To be moderated by Chunxuan (Apple).</w:t>
      </w:r>
    </w:p>
    <w:p w14:paraId="2418D9A9" w14:textId="77777777" w:rsidR="00253736" w:rsidRDefault="00253736" w:rsidP="00253736">
      <w:pPr>
        <w:pBdr>
          <w:bottom w:val="single" w:sz="6" w:space="1" w:color="auto"/>
        </w:pBdr>
        <w:rPr>
          <w:lang w:eastAsia="x-none"/>
        </w:rPr>
      </w:pPr>
    </w:p>
    <w:p w14:paraId="07C78897" w14:textId="77777777" w:rsidR="00D7097B" w:rsidRDefault="00D7097B" w:rsidP="00D7097B">
      <w:pPr>
        <w:rPr>
          <w:b/>
          <w:bCs/>
          <w:lang w:eastAsia="ko-KR"/>
        </w:rPr>
      </w:pPr>
      <w:r w:rsidRPr="00D7097B">
        <w:rPr>
          <w:rFonts w:hint="eastAsia"/>
          <w:b/>
          <w:bCs/>
          <w:lang w:eastAsia="ko-KR"/>
        </w:rPr>
        <w:t>R</w:t>
      </w:r>
      <w:r w:rsidRPr="00D7097B">
        <w:rPr>
          <w:b/>
          <w:bCs/>
          <w:lang w:eastAsia="ko-KR"/>
        </w:rPr>
        <w:t>el-18 NR_pos_enh2</w:t>
      </w:r>
    </w:p>
    <w:p w14:paraId="550F5D86" w14:textId="77777777" w:rsidR="00582587" w:rsidRPr="00D7097B" w:rsidRDefault="00582587" w:rsidP="00D7097B">
      <w:pPr>
        <w:rPr>
          <w:b/>
          <w:bCs/>
          <w:lang w:eastAsia="ko-KR"/>
        </w:rPr>
      </w:pPr>
    </w:p>
    <w:p w14:paraId="0CCFCB2C" w14:textId="19C57FFC" w:rsidR="00D7097B" w:rsidRPr="00D7097B" w:rsidRDefault="006F79AF" w:rsidP="00D7097B">
      <w:pPr>
        <w:rPr>
          <w:b/>
          <w:bCs/>
          <w:lang w:eastAsia="x-none"/>
        </w:rPr>
      </w:pPr>
      <w:hyperlink r:id="rId36" w:history="1">
        <w:r>
          <w:rPr>
            <w:rStyle w:val="Hyperlink"/>
            <w:b/>
            <w:bCs/>
            <w:lang w:eastAsia="x-none"/>
          </w:rPr>
          <w:t>R1-2403824</w:t>
        </w:r>
      </w:hyperlink>
      <w:r w:rsidR="00D7097B" w:rsidRPr="00D7097B">
        <w:rPr>
          <w:b/>
          <w:bCs/>
          <w:lang w:eastAsia="x-none"/>
        </w:rPr>
        <w:tab/>
        <w:t>LS to RAN1 on bandwidth aggregation</w:t>
      </w:r>
      <w:r w:rsidR="00D7097B" w:rsidRPr="00D7097B">
        <w:rPr>
          <w:b/>
          <w:bCs/>
          <w:lang w:eastAsia="x-none"/>
        </w:rPr>
        <w:tab/>
        <w:t>RAN2, ZTE</w:t>
      </w:r>
    </w:p>
    <w:p w14:paraId="39DB12F7" w14:textId="77777777" w:rsidR="00D7097B" w:rsidRPr="00D7097B" w:rsidRDefault="00D7097B" w:rsidP="00D7097B">
      <w:pPr>
        <w:rPr>
          <w:b/>
          <w:bCs/>
          <w:lang w:eastAsia="ko-KR"/>
        </w:rPr>
      </w:pPr>
      <w:r w:rsidRPr="00D7097B">
        <w:rPr>
          <w:rFonts w:hint="eastAsia"/>
          <w:b/>
          <w:bCs/>
          <w:lang w:eastAsia="ko-KR"/>
        </w:rPr>
        <w:t>R</w:t>
      </w:r>
      <w:r w:rsidRPr="00D7097B">
        <w:rPr>
          <w:b/>
          <w:bCs/>
          <w:lang w:eastAsia="ko-KR"/>
        </w:rPr>
        <w:t>elevant tdoc(s)</w:t>
      </w:r>
    </w:p>
    <w:p w14:paraId="24735969" w14:textId="6712CB29" w:rsidR="00D7097B" w:rsidRPr="00D7097B" w:rsidRDefault="006F79AF" w:rsidP="00D7097B">
      <w:pPr>
        <w:rPr>
          <w:lang w:eastAsia="x-none"/>
        </w:rPr>
      </w:pPr>
      <w:hyperlink r:id="rId37" w:history="1">
        <w:r>
          <w:rPr>
            <w:rStyle w:val="Hyperlink"/>
            <w:lang w:eastAsia="x-none"/>
          </w:rPr>
          <w:t>R1-2403986</w:t>
        </w:r>
      </w:hyperlink>
      <w:r w:rsidR="00D7097B" w:rsidRPr="00D7097B">
        <w:rPr>
          <w:lang w:eastAsia="x-none"/>
        </w:rPr>
        <w:tab/>
        <w:t>Draft LS reply on SRS bandwidth aggregation</w:t>
      </w:r>
      <w:r w:rsidR="00D7097B" w:rsidRPr="00D7097B">
        <w:rPr>
          <w:lang w:eastAsia="x-none"/>
        </w:rPr>
        <w:tab/>
        <w:t>Intel Corporation</w:t>
      </w:r>
    </w:p>
    <w:p w14:paraId="7839D626" w14:textId="5A9FC7BE" w:rsidR="00D7097B" w:rsidRPr="00D7097B" w:rsidRDefault="006F79AF" w:rsidP="00D7097B">
      <w:pPr>
        <w:rPr>
          <w:lang w:eastAsia="x-none"/>
        </w:rPr>
      </w:pPr>
      <w:hyperlink r:id="rId38" w:history="1">
        <w:r>
          <w:rPr>
            <w:rStyle w:val="Hyperlink"/>
            <w:lang w:eastAsia="x-none"/>
          </w:rPr>
          <w:t>R1-2404010</w:t>
        </w:r>
      </w:hyperlink>
      <w:r w:rsidR="00D7097B" w:rsidRPr="00D7097B">
        <w:rPr>
          <w:lang w:eastAsia="x-none"/>
        </w:rPr>
        <w:tab/>
        <w:t>Discussion on LS on bandwidth aggregation</w:t>
      </w:r>
      <w:r w:rsidR="00D7097B" w:rsidRPr="00D7097B">
        <w:rPr>
          <w:lang w:eastAsia="x-none"/>
        </w:rPr>
        <w:tab/>
        <w:t>Spreadtrum Communications</w:t>
      </w:r>
    </w:p>
    <w:p w14:paraId="5DD97B2B" w14:textId="2AF93FFC" w:rsidR="00D7097B" w:rsidRPr="00D7097B" w:rsidRDefault="006F79AF" w:rsidP="00D7097B">
      <w:pPr>
        <w:rPr>
          <w:lang w:eastAsia="x-none"/>
        </w:rPr>
      </w:pPr>
      <w:hyperlink r:id="rId39" w:history="1">
        <w:r>
          <w:rPr>
            <w:rStyle w:val="Hyperlink"/>
            <w:lang w:eastAsia="x-none"/>
          </w:rPr>
          <w:t>R1-2404051</w:t>
        </w:r>
      </w:hyperlink>
      <w:r w:rsidR="00D7097B" w:rsidRPr="00D7097B">
        <w:rPr>
          <w:lang w:eastAsia="x-none"/>
        </w:rPr>
        <w:tab/>
        <w:t>Draft Reply LS to RAN2 on bandwidth aggregation</w:t>
      </w:r>
      <w:r w:rsidR="00D7097B" w:rsidRPr="00D7097B">
        <w:rPr>
          <w:lang w:eastAsia="x-none"/>
        </w:rPr>
        <w:tab/>
        <w:t>Nokia</w:t>
      </w:r>
    </w:p>
    <w:p w14:paraId="7B571B20" w14:textId="7AC240F4" w:rsidR="00D7097B" w:rsidRPr="00D7097B" w:rsidRDefault="006F79AF" w:rsidP="00D7097B">
      <w:pPr>
        <w:rPr>
          <w:lang w:eastAsia="x-none"/>
        </w:rPr>
      </w:pPr>
      <w:hyperlink r:id="rId40" w:history="1">
        <w:r>
          <w:rPr>
            <w:rStyle w:val="Hyperlink"/>
            <w:lang w:eastAsia="x-none"/>
          </w:rPr>
          <w:t>R1-2404140</w:t>
        </w:r>
      </w:hyperlink>
      <w:r w:rsidR="00D7097B" w:rsidRPr="00D7097B">
        <w:rPr>
          <w:lang w:eastAsia="x-none"/>
        </w:rPr>
        <w:tab/>
        <w:t>Draft reply LS on bandwidth aggregation</w:t>
      </w:r>
      <w:r w:rsidR="00D7097B" w:rsidRPr="00D7097B">
        <w:rPr>
          <w:lang w:eastAsia="x-none"/>
        </w:rPr>
        <w:tab/>
        <w:t>vivo</w:t>
      </w:r>
    </w:p>
    <w:p w14:paraId="57B89A27" w14:textId="3DA83F17" w:rsidR="00D7097B" w:rsidRPr="00D7097B" w:rsidRDefault="006F79AF" w:rsidP="00D7097B">
      <w:pPr>
        <w:rPr>
          <w:lang w:eastAsia="x-none"/>
        </w:rPr>
      </w:pPr>
      <w:hyperlink r:id="rId41" w:history="1">
        <w:r>
          <w:rPr>
            <w:rStyle w:val="Hyperlink"/>
            <w:lang w:eastAsia="x-none"/>
          </w:rPr>
          <w:t>R1-2404356</w:t>
        </w:r>
      </w:hyperlink>
      <w:r w:rsidR="00D7097B" w:rsidRPr="00D7097B">
        <w:rPr>
          <w:lang w:eastAsia="x-none"/>
        </w:rPr>
        <w:tab/>
        <w:t>Discussion on bandwidth aggregation</w:t>
      </w:r>
      <w:r w:rsidR="00D7097B" w:rsidRPr="00D7097B">
        <w:rPr>
          <w:lang w:eastAsia="x-none"/>
        </w:rPr>
        <w:tab/>
        <w:t>CATT</w:t>
      </w:r>
    </w:p>
    <w:p w14:paraId="5FFEAA00" w14:textId="41F731E4" w:rsidR="00D7097B" w:rsidRPr="00D7097B" w:rsidRDefault="006F79AF" w:rsidP="00D7097B">
      <w:pPr>
        <w:rPr>
          <w:lang w:eastAsia="x-none"/>
        </w:rPr>
      </w:pPr>
      <w:hyperlink r:id="rId42" w:history="1">
        <w:r>
          <w:rPr>
            <w:rStyle w:val="Hyperlink"/>
            <w:lang w:eastAsia="x-none"/>
          </w:rPr>
          <w:t>R1-2404357</w:t>
        </w:r>
      </w:hyperlink>
      <w:r w:rsidR="00D7097B" w:rsidRPr="00D7097B">
        <w:rPr>
          <w:lang w:eastAsia="x-none"/>
        </w:rPr>
        <w:tab/>
        <w:t>Draft reply LS on bandwidth aggregation</w:t>
      </w:r>
      <w:r w:rsidR="00D7097B" w:rsidRPr="00D7097B">
        <w:rPr>
          <w:lang w:eastAsia="x-none"/>
        </w:rPr>
        <w:tab/>
        <w:t>CATT</w:t>
      </w:r>
    </w:p>
    <w:p w14:paraId="47CCA80D" w14:textId="628AEB7E" w:rsidR="00D7097B" w:rsidRPr="00D7097B" w:rsidRDefault="006F79AF" w:rsidP="00D7097B">
      <w:pPr>
        <w:rPr>
          <w:lang w:eastAsia="x-none"/>
        </w:rPr>
      </w:pPr>
      <w:hyperlink r:id="rId43" w:history="1">
        <w:r>
          <w:rPr>
            <w:rStyle w:val="Hyperlink"/>
            <w:lang w:eastAsia="x-none"/>
          </w:rPr>
          <w:t>R1-2404828</w:t>
        </w:r>
      </w:hyperlink>
      <w:r w:rsidR="00D7097B" w:rsidRPr="00D7097B">
        <w:rPr>
          <w:lang w:eastAsia="x-none"/>
        </w:rPr>
        <w:tab/>
        <w:t>Discussion on RAN2 LS on bandwidth aggregation</w:t>
      </w:r>
      <w:r w:rsidR="00D7097B" w:rsidRPr="00D7097B">
        <w:rPr>
          <w:lang w:eastAsia="x-none"/>
        </w:rPr>
        <w:tab/>
        <w:t>OPPO</w:t>
      </w:r>
    </w:p>
    <w:p w14:paraId="1157E3B3" w14:textId="6D2CA17C" w:rsidR="00D7097B" w:rsidRPr="00D7097B" w:rsidRDefault="006F79AF" w:rsidP="00D7097B">
      <w:pPr>
        <w:rPr>
          <w:lang w:eastAsia="x-none"/>
        </w:rPr>
      </w:pPr>
      <w:hyperlink r:id="rId44" w:history="1">
        <w:r>
          <w:rPr>
            <w:rStyle w:val="Hyperlink"/>
            <w:lang w:eastAsia="x-none"/>
          </w:rPr>
          <w:t>R1-2404950</w:t>
        </w:r>
      </w:hyperlink>
      <w:r w:rsidR="00D7097B" w:rsidRPr="00D7097B">
        <w:rPr>
          <w:lang w:eastAsia="x-none"/>
        </w:rPr>
        <w:tab/>
        <w:t>Discussion on RAN2 LS to RAN1 on bandwidth aggregation</w:t>
      </w:r>
      <w:r w:rsidR="00D7097B" w:rsidRPr="00D7097B">
        <w:rPr>
          <w:lang w:eastAsia="x-none"/>
        </w:rPr>
        <w:tab/>
        <w:t>Huawei, HiSilicon</w:t>
      </w:r>
    </w:p>
    <w:p w14:paraId="73C70FDC" w14:textId="2E528871" w:rsidR="00D7097B" w:rsidRPr="00D7097B" w:rsidRDefault="006F79AF" w:rsidP="00D7097B">
      <w:pPr>
        <w:rPr>
          <w:lang w:eastAsia="x-none"/>
        </w:rPr>
      </w:pPr>
      <w:hyperlink r:id="rId45" w:history="1">
        <w:r>
          <w:rPr>
            <w:rStyle w:val="Hyperlink"/>
            <w:lang w:eastAsia="x-none"/>
          </w:rPr>
          <w:t>R1-2404982</w:t>
        </w:r>
      </w:hyperlink>
      <w:r w:rsidR="00D7097B" w:rsidRPr="00D7097B">
        <w:rPr>
          <w:lang w:eastAsia="x-none"/>
        </w:rPr>
        <w:tab/>
        <w:t>Draft reply LS on SRS BW aggregation</w:t>
      </w:r>
      <w:r w:rsidR="00D7097B" w:rsidRPr="00D7097B">
        <w:rPr>
          <w:lang w:eastAsia="x-none"/>
        </w:rPr>
        <w:tab/>
        <w:t>ZTE</w:t>
      </w:r>
    </w:p>
    <w:p w14:paraId="36B84FDA" w14:textId="03AA5182" w:rsidR="00D7097B" w:rsidRPr="00D7097B" w:rsidRDefault="006F79AF" w:rsidP="00D7097B">
      <w:pPr>
        <w:rPr>
          <w:lang w:eastAsia="x-none"/>
        </w:rPr>
      </w:pPr>
      <w:hyperlink r:id="rId46" w:history="1">
        <w:r>
          <w:rPr>
            <w:rStyle w:val="Hyperlink"/>
            <w:lang w:eastAsia="x-none"/>
          </w:rPr>
          <w:t>R1-2404983</w:t>
        </w:r>
      </w:hyperlink>
      <w:r w:rsidR="00D7097B" w:rsidRPr="00D7097B">
        <w:rPr>
          <w:lang w:eastAsia="x-none"/>
        </w:rPr>
        <w:tab/>
        <w:t>Discussion on SRS BW aggregation</w:t>
      </w:r>
      <w:r w:rsidR="00D7097B" w:rsidRPr="00D7097B">
        <w:rPr>
          <w:lang w:eastAsia="x-none"/>
        </w:rPr>
        <w:tab/>
        <w:t>ZTE</w:t>
      </w:r>
    </w:p>
    <w:p w14:paraId="57DC2B72" w14:textId="742985F4" w:rsidR="00D7097B" w:rsidRPr="00D7097B" w:rsidRDefault="006F79AF" w:rsidP="00D7097B">
      <w:pPr>
        <w:rPr>
          <w:lang w:eastAsia="x-none"/>
        </w:rPr>
      </w:pPr>
      <w:hyperlink r:id="rId47" w:history="1">
        <w:r>
          <w:rPr>
            <w:rStyle w:val="Hyperlink"/>
            <w:lang w:eastAsia="x-none"/>
          </w:rPr>
          <w:t>R1-2405133</w:t>
        </w:r>
      </w:hyperlink>
      <w:r w:rsidR="00D7097B" w:rsidRPr="00D7097B">
        <w:rPr>
          <w:lang w:eastAsia="x-none"/>
        </w:rPr>
        <w:tab/>
        <w:t>Draft Reply to LS to RAN1 on bandwidth aggregation</w:t>
      </w:r>
      <w:r w:rsidR="00D7097B" w:rsidRPr="00D7097B">
        <w:rPr>
          <w:lang w:eastAsia="x-none"/>
        </w:rPr>
        <w:tab/>
        <w:t>Qualcomm Incorporated</w:t>
      </w:r>
    </w:p>
    <w:p w14:paraId="347B98AB" w14:textId="224BFFC7" w:rsidR="00D7097B" w:rsidRPr="00D7097B" w:rsidRDefault="006F79AF" w:rsidP="00D7097B">
      <w:pPr>
        <w:rPr>
          <w:lang w:eastAsia="x-none"/>
        </w:rPr>
      </w:pPr>
      <w:hyperlink r:id="rId48" w:history="1">
        <w:r>
          <w:rPr>
            <w:rStyle w:val="Hyperlink"/>
            <w:lang w:eastAsia="x-none"/>
          </w:rPr>
          <w:t>R1-2405286</w:t>
        </w:r>
      </w:hyperlink>
      <w:r w:rsidR="00D7097B" w:rsidRPr="00D7097B">
        <w:rPr>
          <w:lang w:eastAsia="x-none"/>
        </w:rPr>
        <w:tab/>
        <w:t>Discussion on LS to RAN1 on bandwidth aggregation</w:t>
      </w:r>
      <w:r w:rsidR="00D7097B" w:rsidRPr="00D7097B">
        <w:rPr>
          <w:lang w:eastAsia="x-none"/>
        </w:rPr>
        <w:tab/>
        <w:t>Ericsson</w:t>
      </w:r>
    </w:p>
    <w:p w14:paraId="7EC6318A" w14:textId="0E151814" w:rsidR="00253736" w:rsidRPr="00CB2065" w:rsidRDefault="00253736" w:rsidP="00253736">
      <w:pPr>
        <w:rPr>
          <w:lang w:eastAsia="ko-KR"/>
        </w:rPr>
      </w:pPr>
      <w:r w:rsidRPr="00CB2065">
        <w:rPr>
          <w:b/>
          <w:bCs/>
          <w:lang w:eastAsia="ko-KR"/>
        </w:rPr>
        <w:t>Decision:</w:t>
      </w:r>
      <w:r w:rsidRPr="00CB2065">
        <w:rPr>
          <w:lang w:eastAsia="ko-KR"/>
        </w:rPr>
        <w:t xml:space="preserve"> </w:t>
      </w:r>
      <w:r w:rsidRPr="00CB2065">
        <w:rPr>
          <w:rFonts w:hint="eastAsia"/>
          <w:lang w:eastAsia="ko-KR"/>
        </w:rPr>
        <w:t>R</w:t>
      </w:r>
      <w:r w:rsidRPr="00CB2065">
        <w:rPr>
          <w:lang w:eastAsia="ko-KR"/>
        </w:rPr>
        <w:t xml:space="preserve">AN2 LS in response to </w:t>
      </w:r>
      <w:hyperlink r:id="rId49" w:history="1">
        <w:r w:rsidR="006F79AF">
          <w:rPr>
            <w:rStyle w:val="Hyperlink"/>
            <w:lang w:eastAsia="ko-KR"/>
          </w:rPr>
          <w:t>R1-2401708</w:t>
        </w:r>
      </w:hyperlink>
      <w:r w:rsidRPr="00CB2065">
        <w:rPr>
          <w:lang w:val="en-US"/>
        </w:rPr>
        <w:t>. Response to RAN2 LS is necessary. To be handled in agenda item 8.1 (Positioning).</w:t>
      </w:r>
      <w:r w:rsidR="00CB2065" w:rsidRPr="00CB2065">
        <w:rPr>
          <w:lang w:val="en-US"/>
        </w:rPr>
        <w:t xml:space="preserve"> To be moderated by Chuangxin (ZTE).</w:t>
      </w:r>
    </w:p>
    <w:p w14:paraId="049CB350" w14:textId="77777777" w:rsidR="00D7097B" w:rsidRDefault="00D7097B" w:rsidP="00D7097B">
      <w:pPr>
        <w:rPr>
          <w:lang w:eastAsia="x-none"/>
        </w:rPr>
      </w:pPr>
    </w:p>
    <w:p w14:paraId="6326CAA4" w14:textId="77777777" w:rsidR="00253736" w:rsidRPr="00D7097B" w:rsidRDefault="00253736" w:rsidP="00D7097B">
      <w:pPr>
        <w:rPr>
          <w:lang w:eastAsia="x-none"/>
        </w:rPr>
      </w:pPr>
    </w:p>
    <w:p w14:paraId="79BC570D" w14:textId="18F15693" w:rsidR="00D7097B" w:rsidRPr="00D7097B" w:rsidRDefault="006F79AF" w:rsidP="00D7097B">
      <w:pPr>
        <w:rPr>
          <w:b/>
          <w:bCs/>
          <w:lang w:eastAsia="x-none"/>
        </w:rPr>
      </w:pPr>
      <w:hyperlink r:id="rId50" w:history="1">
        <w:r>
          <w:rPr>
            <w:rStyle w:val="Hyperlink"/>
            <w:b/>
            <w:bCs/>
            <w:lang w:eastAsia="x-none"/>
          </w:rPr>
          <w:t>R1-2403825</w:t>
        </w:r>
      </w:hyperlink>
      <w:r w:rsidR="00D7097B" w:rsidRPr="00D7097B">
        <w:rPr>
          <w:b/>
          <w:bCs/>
          <w:lang w:eastAsia="x-none"/>
        </w:rPr>
        <w:tab/>
        <w:t>LS to RAN1 on SLPP agreements</w:t>
      </w:r>
      <w:r w:rsidR="00D7097B" w:rsidRPr="00D7097B">
        <w:rPr>
          <w:b/>
          <w:bCs/>
          <w:lang w:eastAsia="x-none"/>
        </w:rPr>
        <w:tab/>
        <w:t>RAN2, Intel</w:t>
      </w:r>
    </w:p>
    <w:p w14:paraId="30EAB754" w14:textId="77777777" w:rsidR="00D7097B" w:rsidRPr="00D7097B" w:rsidRDefault="00D7097B" w:rsidP="00D7097B">
      <w:pPr>
        <w:rPr>
          <w:b/>
          <w:bCs/>
          <w:lang w:eastAsia="ko-KR"/>
        </w:rPr>
      </w:pPr>
      <w:r w:rsidRPr="00D7097B">
        <w:rPr>
          <w:rFonts w:hint="eastAsia"/>
          <w:b/>
          <w:bCs/>
          <w:lang w:eastAsia="ko-KR"/>
        </w:rPr>
        <w:t>R</w:t>
      </w:r>
      <w:r w:rsidRPr="00D7097B">
        <w:rPr>
          <w:b/>
          <w:bCs/>
          <w:lang w:eastAsia="ko-KR"/>
        </w:rPr>
        <w:t>elevant tdoc(s)</w:t>
      </w:r>
    </w:p>
    <w:p w14:paraId="3787D1CE" w14:textId="1A1C622B" w:rsidR="00D7097B" w:rsidRPr="00D7097B" w:rsidRDefault="006F79AF" w:rsidP="00D7097B">
      <w:pPr>
        <w:rPr>
          <w:lang w:eastAsia="x-none"/>
        </w:rPr>
      </w:pPr>
      <w:hyperlink r:id="rId51" w:history="1">
        <w:r>
          <w:rPr>
            <w:rStyle w:val="Hyperlink"/>
            <w:lang w:eastAsia="x-none"/>
          </w:rPr>
          <w:t>R1-2404978</w:t>
        </w:r>
      </w:hyperlink>
      <w:r w:rsidR="00D7097B" w:rsidRPr="00D7097B">
        <w:rPr>
          <w:lang w:eastAsia="x-none"/>
        </w:rPr>
        <w:tab/>
        <w:t>Draft reply LS on zenith angle value range on SLPP agreements</w:t>
      </w:r>
      <w:r w:rsidR="00D7097B" w:rsidRPr="00D7097B">
        <w:rPr>
          <w:lang w:eastAsia="x-none"/>
        </w:rPr>
        <w:tab/>
        <w:t>ZTE</w:t>
      </w:r>
    </w:p>
    <w:p w14:paraId="70889FD4" w14:textId="536A767C" w:rsidR="00D7097B" w:rsidRPr="00D7097B" w:rsidRDefault="006F79AF" w:rsidP="00D7097B">
      <w:pPr>
        <w:rPr>
          <w:lang w:eastAsia="x-none"/>
        </w:rPr>
      </w:pPr>
      <w:hyperlink r:id="rId52" w:history="1">
        <w:r>
          <w:rPr>
            <w:rStyle w:val="Hyperlink"/>
            <w:lang w:eastAsia="x-none"/>
          </w:rPr>
          <w:t>R1-2404979</w:t>
        </w:r>
      </w:hyperlink>
      <w:r w:rsidR="00D7097B" w:rsidRPr="00D7097B">
        <w:rPr>
          <w:lang w:eastAsia="x-none"/>
        </w:rPr>
        <w:tab/>
        <w:t>Discussion on zenith angle value range on SLPP agreements</w:t>
      </w:r>
      <w:r w:rsidR="00D7097B" w:rsidRPr="00D7097B">
        <w:rPr>
          <w:lang w:eastAsia="x-none"/>
        </w:rPr>
        <w:tab/>
        <w:t>ZTE</w:t>
      </w:r>
    </w:p>
    <w:p w14:paraId="5E40CE2F" w14:textId="347CCDD0" w:rsidR="00582587" w:rsidRPr="00D7097B" w:rsidRDefault="00582587" w:rsidP="00582587">
      <w:pPr>
        <w:rPr>
          <w:lang w:eastAsia="ko-KR"/>
        </w:rPr>
      </w:pPr>
      <w:r w:rsidRPr="00CB2065">
        <w:rPr>
          <w:b/>
          <w:bCs/>
          <w:lang w:eastAsia="ko-KR"/>
        </w:rPr>
        <w:t>Decision:</w:t>
      </w:r>
      <w:r w:rsidRPr="00CB2065">
        <w:rPr>
          <w:lang w:eastAsia="ko-KR"/>
        </w:rPr>
        <w:t xml:space="preserve"> </w:t>
      </w:r>
      <w:r w:rsidRPr="00CB2065">
        <w:rPr>
          <w:rFonts w:hint="eastAsia"/>
          <w:lang w:eastAsia="ko-KR"/>
        </w:rPr>
        <w:t>T</w:t>
      </w:r>
      <w:r w:rsidRPr="00CB2065">
        <w:rPr>
          <w:lang w:eastAsia="ko-KR"/>
        </w:rPr>
        <w:t>o be further discussed under agenda item 8.1 (Positioning).</w:t>
      </w:r>
      <w:r w:rsidR="00CB2065" w:rsidRPr="00CB2065">
        <w:rPr>
          <w:lang w:eastAsia="ko-KR"/>
        </w:rPr>
        <w:t xml:space="preserve"> To be moderated by Peng (vivo).</w:t>
      </w:r>
    </w:p>
    <w:p w14:paraId="4468799B" w14:textId="77777777" w:rsidR="00D7097B" w:rsidRDefault="00D7097B" w:rsidP="00D7097B">
      <w:pPr>
        <w:rPr>
          <w:lang w:eastAsia="x-none"/>
        </w:rPr>
      </w:pPr>
    </w:p>
    <w:p w14:paraId="12503601" w14:textId="77777777" w:rsidR="00253736" w:rsidRPr="00D7097B" w:rsidRDefault="00253736" w:rsidP="00D7097B">
      <w:pPr>
        <w:rPr>
          <w:lang w:eastAsia="x-none"/>
        </w:rPr>
      </w:pPr>
    </w:p>
    <w:p w14:paraId="729E3029" w14:textId="2BAA0659" w:rsidR="00D7097B" w:rsidRPr="00D7097B" w:rsidRDefault="006F79AF" w:rsidP="00D7097B">
      <w:pPr>
        <w:rPr>
          <w:b/>
          <w:bCs/>
          <w:lang w:eastAsia="x-none"/>
        </w:rPr>
      </w:pPr>
      <w:hyperlink r:id="rId53" w:history="1">
        <w:r>
          <w:rPr>
            <w:rStyle w:val="Hyperlink"/>
            <w:b/>
            <w:bCs/>
            <w:lang w:eastAsia="x-none"/>
          </w:rPr>
          <w:t>R1-2403830</w:t>
        </w:r>
      </w:hyperlink>
      <w:r w:rsidR="00D7097B" w:rsidRPr="00D7097B">
        <w:rPr>
          <w:b/>
          <w:bCs/>
          <w:lang w:eastAsia="x-none"/>
        </w:rPr>
        <w:tab/>
        <w:t>LS on SL positioning measurements</w:t>
      </w:r>
      <w:r w:rsidR="00D7097B" w:rsidRPr="00D7097B">
        <w:rPr>
          <w:b/>
          <w:bCs/>
          <w:lang w:eastAsia="x-none"/>
        </w:rPr>
        <w:tab/>
        <w:t>RAN4, Huawei</w:t>
      </w:r>
    </w:p>
    <w:p w14:paraId="5EFBBF47" w14:textId="77777777" w:rsidR="00D7097B" w:rsidRPr="00D7097B" w:rsidRDefault="00D7097B" w:rsidP="00D7097B">
      <w:pPr>
        <w:rPr>
          <w:b/>
          <w:bCs/>
          <w:lang w:eastAsia="ko-KR"/>
        </w:rPr>
      </w:pPr>
      <w:r w:rsidRPr="00D7097B">
        <w:rPr>
          <w:rFonts w:hint="eastAsia"/>
          <w:b/>
          <w:bCs/>
          <w:lang w:eastAsia="ko-KR"/>
        </w:rPr>
        <w:t>R</w:t>
      </w:r>
      <w:r w:rsidRPr="00D7097B">
        <w:rPr>
          <w:b/>
          <w:bCs/>
          <w:lang w:eastAsia="ko-KR"/>
        </w:rPr>
        <w:t>elevant tdoc(s)</w:t>
      </w:r>
    </w:p>
    <w:p w14:paraId="7AE5EDBE" w14:textId="0BB51010" w:rsidR="00D7097B" w:rsidRPr="00D7097B" w:rsidRDefault="006F79AF" w:rsidP="00D7097B">
      <w:pPr>
        <w:rPr>
          <w:lang w:eastAsia="x-none"/>
        </w:rPr>
      </w:pPr>
      <w:hyperlink r:id="rId54" w:history="1">
        <w:r>
          <w:rPr>
            <w:rStyle w:val="Hyperlink"/>
            <w:lang w:eastAsia="x-none"/>
          </w:rPr>
          <w:t>R1-2403987</w:t>
        </w:r>
      </w:hyperlink>
      <w:r w:rsidR="00D7097B" w:rsidRPr="00D7097B">
        <w:rPr>
          <w:lang w:eastAsia="x-none"/>
        </w:rPr>
        <w:tab/>
        <w:t>Draft LS reply on SL positioning measurements</w:t>
      </w:r>
      <w:r w:rsidR="00D7097B" w:rsidRPr="00D7097B">
        <w:rPr>
          <w:lang w:eastAsia="x-none"/>
        </w:rPr>
        <w:tab/>
        <w:t>Intel Corporation</w:t>
      </w:r>
    </w:p>
    <w:p w14:paraId="61DE81E4" w14:textId="3DD0C933" w:rsidR="00D7097B" w:rsidRPr="00D7097B" w:rsidRDefault="006F79AF" w:rsidP="00D7097B">
      <w:pPr>
        <w:rPr>
          <w:lang w:eastAsia="x-none"/>
        </w:rPr>
      </w:pPr>
      <w:hyperlink r:id="rId55" w:history="1">
        <w:r>
          <w:rPr>
            <w:rStyle w:val="Hyperlink"/>
            <w:lang w:eastAsia="x-none"/>
          </w:rPr>
          <w:t>R1-2404141</w:t>
        </w:r>
      </w:hyperlink>
      <w:r w:rsidR="00D7097B" w:rsidRPr="00D7097B">
        <w:rPr>
          <w:lang w:eastAsia="x-none"/>
        </w:rPr>
        <w:tab/>
        <w:t>Draft reply LS on SL positioning measurements</w:t>
      </w:r>
      <w:r w:rsidR="00D7097B" w:rsidRPr="00D7097B">
        <w:rPr>
          <w:lang w:eastAsia="x-none"/>
        </w:rPr>
        <w:tab/>
        <w:t>vivo</w:t>
      </w:r>
    </w:p>
    <w:p w14:paraId="3029E903" w14:textId="60864230" w:rsidR="00D7097B" w:rsidRPr="00D7097B" w:rsidRDefault="006F79AF" w:rsidP="00D7097B">
      <w:pPr>
        <w:rPr>
          <w:lang w:eastAsia="x-none"/>
        </w:rPr>
      </w:pPr>
      <w:hyperlink r:id="rId56" w:history="1">
        <w:r>
          <w:rPr>
            <w:rStyle w:val="Hyperlink"/>
            <w:lang w:eastAsia="x-none"/>
          </w:rPr>
          <w:t>R1-2404358</w:t>
        </w:r>
      </w:hyperlink>
      <w:r w:rsidR="00D7097B" w:rsidRPr="00D7097B">
        <w:rPr>
          <w:lang w:eastAsia="x-none"/>
        </w:rPr>
        <w:tab/>
        <w:t>Discussion on SL positioning measurements</w:t>
      </w:r>
      <w:r w:rsidR="00D7097B" w:rsidRPr="00D7097B">
        <w:rPr>
          <w:lang w:eastAsia="x-none"/>
        </w:rPr>
        <w:tab/>
        <w:t>CATT</w:t>
      </w:r>
    </w:p>
    <w:p w14:paraId="52DCE21E" w14:textId="4EDFE53A" w:rsidR="00D7097B" w:rsidRPr="00D7097B" w:rsidRDefault="006F79AF" w:rsidP="00D7097B">
      <w:pPr>
        <w:rPr>
          <w:lang w:eastAsia="x-none"/>
        </w:rPr>
      </w:pPr>
      <w:hyperlink r:id="rId57" w:history="1">
        <w:r>
          <w:rPr>
            <w:rStyle w:val="Hyperlink"/>
            <w:lang w:eastAsia="x-none"/>
          </w:rPr>
          <w:t>R1-2404359</w:t>
        </w:r>
      </w:hyperlink>
      <w:r w:rsidR="00D7097B" w:rsidRPr="00D7097B">
        <w:rPr>
          <w:lang w:eastAsia="x-none"/>
        </w:rPr>
        <w:tab/>
        <w:t>Draft reply LS on SL positioning measurements</w:t>
      </w:r>
      <w:r w:rsidR="00D7097B" w:rsidRPr="00D7097B">
        <w:rPr>
          <w:lang w:eastAsia="x-none"/>
        </w:rPr>
        <w:tab/>
        <w:t>CATT</w:t>
      </w:r>
    </w:p>
    <w:p w14:paraId="7EDB846B" w14:textId="1626BFC8" w:rsidR="00D7097B" w:rsidRPr="00D7097B" w:rsidRDefault="006F79AF" w:rsidP="00D7097B">
      <w:pPr>
        <w:rPr>
          <w:lang w:eastAsia="x-none"/>
        </w:rPr>
      </w:pPr>
      <w:hyperlink r:id="rId58" w:history="1">
        <w:r>
          <w:rPr>
            <w:rStyle w:val="Hyperlink"/>
            <w:lang w:eastAsia="x-none"/>
          </w:rPr>
          <w:t>R1-2404848</w:t>
        </w:r>
      </w:hyperlink>
      <w:r w:rsidR="00D7097B" w:rsidRPr="00D7097B">
        <w:rPr>
          <w:lang w:eastAsia="x-none"/>
        </w:rPr>
        <w:tab/>
        <w:t>Discussion on LS from RAN4 on SL positioning measurements</w:t>
      </w:r>
      <w:r w:rsidR="00D7097B" w:rsidRPr="00D7097B">
        <w:rPr>
          <w:lang w:eastAsia="x-none"/>
        </w:rPr>
        <w:tab/>
        <w:t>OPPO</w:t>
      </w:r>
    </w:p>
    <w:p w14:paraId="4673EFD0" w14:textId="75C33BE1" w:rsidR="00D7097B" w:rsidRPr="00D7097B" w:rsidRDefault="006F79AF" w:rsidP="00D7097B">
      <w:pPr>
        <w:rPr>
          <w:lang w:eastAsia="x-none"/>
        </w:rPr>
      </w:pPr>
      <w:hyperlink r:id="rId59" w:history="1">
        <w:r>
          <w:rPr>
            <w:rStyle w:val="Hyperlink"/>
            <w:lang w:eastAsia="x-none"/>
          </w:rPr>
          <w:t>R1-2404849</w:t>
        </w:r>
      </w:hyperlink>
      <w:r w:rsidR="00D7097B" w:rsidRPr="00D7097B">
        <w:rPr>
          <w:lang w:eastAsia="x-none"/>
        </w:rPr>
        <w:tab/>
        <w:t>Draft reply LS to RAN4 on SL positioning measurements</w:t>
      </w:r>
      <w:r w:rsidR="00D7097B" w:rsidRPr="00D7097B">
        <w:rPr>
          <w:lang w:eastAsia="x-none"/>
        </w:rPr>
        <w:tab/>
        <w:t>OPPO</w:t>
      </w:r>
    </w:p>
    <w:p w14:paraId="68C3CA9D" w14:textId="4B9104A6" w:rsidR="00D7097B" w:rsidRPr="00D7097B" w:rsidRDefault="006F79AF" w:rsidP="00D7097B">
      <w:pPr>
        <w:rPr>
          <w:lang w:eastAsia="x-none"/>
        </w:rPr>
      </w:pPr>
      <w:hyperlink r:id="rId60" w:history="1">
        <w:r>
          <w:rPr>
            <w:rStyle w:val="Hyperlink"/>
            <w:lang w:eastAsia="x-none"/>
          </w:rPr>
          <w:t>R1-2404951</w:t>
        </w:r>
      </w:hyperlink>
      <w:r w:rsidR="00D7097B" w:rsidRPr="00D7097B">
        <w:rPr>
          <w:lang w:eastAsia="x-none"/>
        </w:rPr>
        <w:tab/>
        <w:t>Discussion on RAN4 LS on SL positioning measurements</w:t>
      </w:r>
      <w:r w:rsidR="00D7097B" w:rsidRPr="00D7097B">
        <w:rPr>
          <w:lang w:eastAsia="x-none"/>
        </w:rPr>
        <w:tab/>
        <w:t>Huawei, HiSilicon</w:t>
      </w:r>
    </w:p>
    <w:p w14:paraId="3A40D0E3" w14:textId="75F03B66" w:rsidR="00D7097B" w:rsidRPr="00D7097B" w:rsidRDefault="006F79AF" w:rsidP="00D7097B">
      <w:pPr>
        <w:rPr>
          <w:lang w:eastAsia="x-none"/>
        </w:rPr>
      </w:pPr>
      <w:hyperlink r:id="rId61" w:history="1">
        <w:r>
          <w:rPr>
            <w:rStyle w:val="Hyperlink"/>
            <w:lang w:eastAsia="x-none"/>
          </w:rPr>
          <w:t>R1-2404980</w:t>
        </w:r>
      </w:hyperlink>
      <w:r w:rsidR="00D7097B" w:rsidRPr="00D7097B">
        <w:rPr>
          <w:lang w:eastAsia="x-none"/>
        </w:rPr>
        <w:tab/>
        <w:t>Draft reply LS on SL positioning measurements</w:t>
      </w:r>
      <w:r w:rsidR="00D7097B" w:rsidRPr="00D7097B">
        <w:rPr>
          <w:lang w:eastAsia="x-none"/>
        </w:rPr>
        <w:tab/>
        <w:t>ZTE</w:t>
      </w:r>
    </w:p>
    <w:p w14:paraId="639A64DC" w14:textId="746BA121" w:rsidR="00D7097B" w:rsidRPr="00D7097B" w:rsidRDefault="006F79AF" w:rsidP="00D7097B">
      <w:pPr>
        <w:rPr>
          <w:lang w:eastAsia="x-none"/>
        </w:rPr>
      </w:pPr>
      <w:hyperlink r:id="rId62" w:history="1">
        <w:r>
          <w:rPr>
            <w:rStyle w:val="Hyperlink"/>
            <w:lang w:eastAsia="x-none"/>
          </w:rPr>
          <w:t>R1-2404981</w:t>
        </w:r>
      </w:hyperlink>
      <w:r w:rsidR="00D7097B" w:rsidRPr="00D7097B">
        <w:rPr>
          <w:lang w:eastAsia="x-none"/>
        </w:rPr>
        <w:tab/>
        <w:t>Discussion on SL positioning measurements</w:t>
      </w:r>
      <w:r w:rsidR="00D7097B" w:rsidRPr="00D7097B">
        <w:rPr>
          <w:lang w:eastAsia="x-none"/>
        </w:rPr>
        <w:tab/>
        <w:t>ZTE</w:t>
      </w:r>
    </w:p>
    <w:p w14:paraId="351C484E" w14:textId="155B934E" w:rsidR="00D7097B" w:rsidRPr="00D7097B" w:rsidRDefault="006F79AF" w:rsidP="00D7097B">
      <w:pPr>
        <w:rPr>
          <w:lang w:eastAsia="x-none"/>
        </w:rPr>
      </w:pPr>
      <w:hyperlink r:id="rId63" w:history="1">
        <w:r>
          <w:rPr>
            <w:rStyle w:val="Hyperlink"/>
            <w:lang w:eastAsia="x-none"/>
          </w:rPr>
          <w:t>R1-2405134</w:t>
        </w:r>
      </w:hyperlink>
      <w:r w:rsidR="00D7097B" w:rsidRPr="00D7097B">
        <w:rPr>
          <w:lang w:eastAsia="x-none"/>
        </w:rPr>
        <w:tab/>
        <w:t>Draft Reply to LS on SL positioning measurements</w:t>
      </w:r>
      <w:r w:rsidR="00D7097B" w:rsidRPr="00D7097B">
        <w:rPr>
          <w:lang w:eastAsia="x-none"/>
        </w:rPr>
        <w:tab/>
        <w:t>Qualcomm Incorporated</w:t>
      </w:r>
    </w:p>
    <w:p w14:paraId="190E9FE5" w14:textId="25E74466" w:rsidR="00D7097B" w:rsidRPr="00D7097B" w:rsidRDefault="006F79AF" w:rsidP="00D7097B">
      <w:pPr>
        <w:rPr>
          <w:lang w:eastAsia="x-none"/>
        </w:rPr>
      </w:pPr>
      <w:hyperlink r:id="rId64" w:history="1">
        <w:r>
          <w:rPr>
            <w:rStyle w:val="Hyperlink"/>
            <w:lang w:eastAsia="x-none"/>
          </w:rPr>
          <w:t>R1-2405287</w:t>
        </w:r>
      </w:hyperlink>
      <w:r w:rsidR="00D7097B" w:rsidRPr="00D7097B">
        <w:rPr>
          <w:lang w:eastAsia="x-none"/>
        </w:rPr>
        <w:tab/>
        <w:t>Discussion on LS on SL positioning measurements</w:t>
      </w:r>
      <w:r w:rsidR="00D7097B" w:rsidRPr="00D7097B">
        <w:rPr>
          <w:lang w:eastAsia="x-none"/>
        </w:rPr>
        <w:tab/>
        <w:t>Ericsson</w:t>
      </w:r>
    </w:p>
    <w:p w14:paraId="48E24E0C" w14:textId="77777777" w:rsidR="00CB2065" w:rsidRDefault="009416C9" w:rsidP="00CB2065">
      <w:pPr>
        <w:rPr>
          <w:lang w:eastAsia="ko-KR"/>
        </w:rPr>
      </w:pPr>
      <w:r w:rsidRPr="00CB2065">
        <w:rPr>
          <w:b/>
          <w:bCs/>
          <w:lang w:eastAsia="ko-KR"/>
        </w:rPr>
        <w:t>Decision:</w:t>
      </w:r>
      <w:r w:rsidRPr="00CB2065">
        <w:rPr>
          <w:lang w:eastAsia="ko-KR"/>
        </w:rPr>
        <w:t xml:space="preserve"> </w:t>
      </w:r>
      <w:r w:rsidRPr="00CB2065">
        <w:rPr>
          <w:lang w:val="en-US"/>
        </w:rPr>
        <w:t>Response to RAN4 LS is necessary. To be handled in agenda item 8.1 (Positioning).</w:t>
      </w:r>
      <w:r w:rsidR="00CB2065" w:rsidRPr="00CB2065">
        <w:rPr>
          <w:lang w:val="en-US"/>
        </w:rPr>
        <w:t xml:space="preserve"> To be moderated by Jinhuan</w:t>
      </w:r>
      <w:r w:rsidR="00CB2065">
        <w:rPr>
          <w:lang w:val="en-US"/>
        </w:rPr>
        <w:t xml:space="preserve"> (Huawei).</w:t>
      </w:r>
    </w:p>
    <w:p w14:paraId="6118D993" w14:textId="77777777" w:rsidR="00D7097B" w:rsidRDefault="00D7097B" w:rsidP="00D7097B">
      <w:pPr>
        <w:rPr>
          <w:lang w:eastAsia="x-none"/>
        </w:rPr>
      </w:pPr>
    </w:p>
    <w:p w14:paraId="3A9B5CA1" w14:textId="77777777" w:rsidR="00253736" w:rsidRPr="00D7097B" w:rsidRDefault="00253736" w:rsidP="00D7097B">
      <w:pPr>
        <w:rPr>
          <w:lang w:eastAsia="x-none"/>
        </w:rPr>
      </w:pPr>
    </w:p>
    <w:p w14:paraId="21046D02" w14:textId="07B1E5EE" w:rsidR="00D7097B" w:rsidRPr="00D7097B" w:rsidRDefault="006F79AF" w:rsidP="00D7097B">
      <w:pPr>
        <w:rPr>
          <w:b/>
          <w:bCs/>
          <w:lang w:eastAsia="x-none"/>
        </w:rPr>
      </w:pPr>
      <w:hyperlink r:id="rId65" w:history="1">
        <w:r>
          <w:rPr>
            <w:rStyle w:val="Hyperlink"/>
            <w:b/>
            <w:bCs/>
            <w:lang w:eastAsia="x-none"/>
          </w:rPr>
          <w:t>R1-2404198</w:t>
        </w:r>
      </w:hyperlink>
      <w:r w:rsidR="00D7097B" w:rsidRPr="00D7097B">
        <w:rPr>
          <w:b/>
          <w:bCs/>
          <w:lang w:eastAsia="x-none"/>
        </w:rPr>
        <w:tab/>
        <w:t>LS on DL-AoD measurements in NR-PRU-DL-Info forwarded to target UE</w:t>
      </w:r>
      <w:r w:rsidR="00D7097B" w:rsidRPr="00D7097B">
        <w:rPr>
          <w:b/>
          <w:bCs/>
          <w:lang w:eastAsia="x-none"/>
        </w:rPr>
        <w:tab/>
        <w:t>RAN2, Nokia</w:t>
      </w:r>
    </w:p>
    <w:p w14:paraId="60EE2F7E" w14:textId="77777777" w:rsidR="00D7097B" w:rsidRPr="00D7097B" w:rsidRDefault="00D7097B" w:rsidP="00D7097B">
      <w:pPr>
        <w:rPr>
          <w:b/>
          <w:bCs/>
          <w:lang w:eastAsia="ko-KR"/>
        </w:rPr>
      </w:pPr>
      <w:r w:rsidRPr="00D7097B">
        <w:rPr>
          <w:rFonts w:hint="eastAsia"/>
          <w:b/>
          <w:bCs/>
          <w:lang w:eastAsia="ko-KR"/>
        </w:rPr>
        <w:t>R</w:t>
      </w:r>
      <w:r w:rsidRPr="00D7097B">
        <w:rPr>
          <w:b/>
          <w:bCs/>
          <w:lang w:eastAsia="ko-KR"/>
        </w:rPr>
        <w:t>elevant tdoc(s)</w:t>
      </w:r>
    </w:p>
    <w:p w14:paraId="2CA0D8F4" w14:textId="1D409F9B" w:rsidR="00D7097B" w:rsidRPr="00D7097B" w:rsidRDefault="006F79AF" w:rsidP="00D7097B">
      <w:pPr>
        <w:rPr>
          <w:lang w:eastAsia="x-none"/>
        </w:rPr>
      </w:pPr>
      <w:hyperlink r:id="rId66" w:history="1">
        <w:r>
          <w:rPr>
            <w:rStyle w:val="Hyperlink"/>
            <w:lang w:eastAsia="x-none"/>
          </w:rPr>
          <w:t>R1-2404050</w:t>
        </w:r>
      </w:hyperlink>
      <w:r w:rsidR="00D7097B" w:rsidRPr="00D7097B">
        <w:rPr>
          <w:lang w:eastAsia="x-none"/>
        </w:rPr>
        <w:tab/>
        <w:t>Draft Reply LS on DL-AoD measurements in NR-PRU-DL-Info forwarded to target UE</w:t>
      </w:r>
      <w:r w:rsidR="00D7097B" w:rsidRPr="00D7097B">
        <w:rPr>
          <w:lang w:eastAsia="x-none"/>
        </w:rPr>
        <w:tab/>
        <w:t>Nokia</w:t>
      </w:r>
    </w:p>
    <w:p w14:paraId="31AFDCDC" w14:textId="2E1519B0" w:rsidR="00D7097B" w:rsidRPr="00D7097B" w:rsidRDefault="006F79AF" w:rsidP="00D7097B">
      <w:pPr>
        <w:rPr>
          <w:lang w:eastAsia="x-none"/>
        </w:rPr>
      </w:pPr>
      <w:hyperlink r:id="rId67" w:history="1">
        <w:r>
          <w:rPr>
            <w:rStyle w:val="Hyperlink"/>
            <w:lang w:eastAsia="x-none"/>
          </w:rPr>
          <w:t>R1-2404649</w:t>
        </w:r>
      </w:hyperlink>
      <w:r w:rsidR="00D7097B" w:rsidRPr="00D7097B">
        <w:rPr>
          <w:lang w:eastAsia="x-none"/>
        </w:rPr>
        <w:tab/>
        <w:t>Discussion on LS reply on DL-AoD measurements in NR-PRU-DL-Info</w:t>
      </w:r>
      <w:r w:rsidR="00D7097B" w:rsidRPr="00D7097B">
        <w:rPr>
          <w:lang w:eastAsia="x-none"/>
        </w:rPr>
        <w:tab/>
        <w:t>InterDigital, Inc.</w:t>
      </w:r>
    </w:p>
    <w:p w14:paraId="42B8C40E" w14:textId="7B6B6BA2" w:rsidR="00D7097B" w:rsidRPr="00D7097B" w:rsidRDefault="006F79AF" w:rsidP="00D7097B">
      <w:pPr>
        <w:rPr>
          <w:lang w:eastAsia="x-none"/>
        </w:rPr>
      </w:pPr>
      <w:hyperlink r:id="rId68" w:history="1">
        <w:r>
          <w:rPr>
            <w:rStyle w:val="Hyperlink"/>
            <w:lang w:eastAsia="x-none"/>
          </w:rPr>
          <w:t>R1-2404727</w:t>
        </w:r>
      </w:hyperlink>
      <w:r w:rsidR="00D7097B" w:rsidRPr="00D7097B">
        <w:rPr>
          <w:lang w:eastAsia="x-none"/>
        </w:rPr>
        <w:tab/>
        <w:t>Discussion on DL-AoD measurements in NR-PRU-DL-Info forwarded to target UE</w:t>
      </w:r>
      <w:r w:rsidR="00D7097B" w:rsidRPr="00D7097B">
        <w:rPr>
          <w:lang w:eastAsia="x-none"/>
        </w:rPr>
        <w:tab/>
        <w:t>CATT</w:t>
      </w:r>
    </w:p>
    <w:p w14:paraId="454628A6" w14:textId="11697CEA" w:rsidR="00D7097B" w:rsidRPr="00D7097B" w:rsidRDefault="006F79AF" w:rsidP="00D7097B">
      <w:pPr>
        <w:rPr>
          <w:lang w:eastAsia="x-none"/>
        </w:rPr>
      </w:pPr>
      <w:hyperlink r:id="rId69" w:history="1">
        <w:r>
          <w:rPr>
            <w:rStyle w:val="Hyperlink"/>
            <w:lang w:eastAsia="x-none"/>
          </w:rPr>
          <w:t>R1-2404728</w:t>
        </w:r>
      </w:hyperlink>
      <w:r w:rsidR="00D7097B" w:rsidRPr="00D7097B">
        <w:rPr>
          <w:lang w:eastAsia="x-none"/>
        </w:rPr>
        <w:tab/>
        <w:t>Draft reply LS on DL-AoD measurements in NR-PRU-DL-Info forwarded to target UE</w:t>
      </w:r>
      <w:r w:rsidR="00D7097B" w:rsidRPr="00D7097B">
        <w:rPr>
          <w:lang w:eastAsia="x-none"/>
        </w:rPr>
        <w:tab/>
        <w:t>CATT</w:t>
      </w:r>
    </w:p>
    <w:p w14:paraId="2F9240CC" w14:textId="1B7345C6" w:rsidR="00D7097B" w:rsidRPr="00D7097B" w:rsidRDefault="006F79AF" w:rsidP="00D7097B">
      <w:pPr>
        <w:rPr>
          <w:lang w:eastAsia="x-none"/>
        </w:rPr>
      </w:pPr>
      <w:hyperlink r:id="rId70" w:history="1">
        <w:r>
          <w:rPr>
            <w:rStyle w:val="Hyperlink"/>
            <w:lang w:eastAsia="x-none"/>
          </w:rPr>
          <w:t>R1-2404827</w:t>
        </w:r>
      </w:hyperlink>
      <w:r w:rsidR="00D7097B" w:rsidRPr="00D7097B">
        <w:rPr>
          <w:lang w:eastAsia="x-none"/>
        </w:rPr>
        <w:tab/>
        <w:t>Discussion on RAN2 LS on DL-AoD measurements in NR-PRU-DL-Info forwarded to target UE</w:t>
      </w:r>
      <w:r w:rsidR="00D7097B" w:rsidRPr="00D7097B">
        <w:rPr>
          <w:lang w:eastAsia="x-none"/>
        </w:rPr>
        <w:tab/>
        <w:t>OPPO</w:t>
      </w:r>
    </w:p>
    <w:p w14:paraId="18CC9972" w14:textId="05C134E7" w:rsidR="00D7097B" w:rsidRPr="00D7097B" w:rsidRDefault="006F79AF" w:rsidP="00D7097B">
      <w:pPr>
        <w:rPr>
          <w:lang w:eastAsia="x-none"/>
        </w:rPr>
      </w:pPr>
      <w:hyperlink r:id="rId71" w:history="1">
        <w:r>
          <w:rPr>
            <w:rStyle w:val="Hyperlink"/>
            <w:lang w:eastAsia="x-none"/>
          </w:rPr>
          <w:t>R1-2404969</w:t>
        </w:r>
      </w:hyperlink>
      <w:r w:rsidR="00D7097B" w:rsidRPr="00D7097B">
        <w:rPr>
          <w:lang w:eastAsia="x-none"/>
        </w:rPr>
        <w:tab/>
        <w:t>Draft LS reply on DL-AoD measurements in NR-PRU-DL-Info forwarded to target UE</w:t>
      </w:r>
      <w:r w:rsidR="00D7097B" w:rsidRPr="00D7097B">
        <w:rPr>
          <w:lang w:eastAsia="x-none"/>
        </w:rPr>
        <w:tab/>
        <w:t>Intel Corporation</w:t>
      </w:r>
    </w:p>
    <w:p w14:paraId="7C275AE4" w14:textId="47037E24" w:rsidR="00D7097B" w:rsidRPr="00D7097B" w:rsidRDefault="006F79AF" w:rsidP="00D7097B">
      <w:pPr>
        <w:rPr>
          <w:lang w:eastAsia="x-none"/>
        </w:rPr>
      </w:pPr>
      <w:hyperlink r:id="rId72" w:history="1">
        <w:r>
          <w:rPr>
            <w:rStyle w:val="Hyperlink"/>
            <w:lang w:eastAsia="x-none"/>
          </w:rPr>
          <w:t>R1-2404984</w:t>
        </w:r>
      </w:hyperlink>
      <w:r w:rsidR="00D7097B" w:rsidRPr="00D7097B">
        <w:rPr>
          <w:lang w:eastAsia="x-none"/>
        </w:rPr>
        <w:tab/>
        <w:t>Draft reply LS on DL-AoD measurements in NR-PRU-DL-Info forwarded to target UE</w:t>
      </w:r>
      <w:r w:rsidR="00D7097B" w:rsidRPr="00D7097B">
        <w:rPr>
          <w:lang w:eastAsia="x-none"/>
        </w:rPr>
        <w:tab/>
        <w:t>ZTE</w:t>
      </w:r>
    </w:p>
    <w:p w14:paraId="0CD6CAAD" w14:textId="2D360051" w:rsidR="00D7097B" w:rsidRPr="00D7097B" w:rsidRDefault="006F79AF" w:rsidP="00D7097B">
      <w:pPr>
        <w:rPr>
          <w:lang w:eastAsia="x-none"/>
        </w:rPr>
      </w:pPr>
      <w:hyperlink r:id="rId73" w:history="1">
        <w:r>
          <w:rPr>
            <w:rStyle w:val="Hyperlink"/>
            <w:lang w:eastAsia="x-none"/>
          </w:rPr>
          <w:t>R1-2404985</w:t>
        </w:r>
      </w:hyperlink>
      <w:r w:rsidR="00D7097B" w:rsidRPr="00D7097B">
        <w:rPr>
          <w:lang w:eastAsia="x-none"/>
        </w:rPr>
        <w:tab/>
        <w:t>Discussion on DL-AoD measurements in NR-PRU-DL-Info forwarded to target UE</w:t>
      </w:r>
      <w:r w:rsidR="00D7097B" w:rsidRPr="00D7097B">
        <w:rPr>
          <w:lang w:eastAsia="x-none"/>
        </w:rPr>
        <w:tab/>
        <w:t>ZTE</w:t>
      </w:r>
    </w:p>
    <w:p w14:paraId="272A0D6A" w14:textId="2AE3945E" w:rsidR="00D7097B" w:rsidRPr="00D7097B" w:rsidRDefault="006F79AF" w:rsidP="00D7097B">
      <w:pPr>
        <w:rPr>
          <w:lang w:eastAsia="x-none"/>
        </w:rPr>
      </w:pPr>
      <w:hyperlink r:id="rId74" w:history="1">
        <w:r>
          <w:rPr>
            <w:rStyle w:val="Hyperlink"/>
            <w:lang w:eastAsia="x-none"/>
          </w:rPr>
          <w:t>R1-2405135</w:t>
        </w:r>
      </w:hyperlink>
      <w:r w:rsidR="00D7097B" w:rsidRPr="00D7097B">
        <w:rPr>
          <w:lang w:eastAsia="x-none"/>
        </w:rPr>
        <w:tab/>
        <w:t>Draft Reply to LS on DL-AoD measurements in NR-PRU-DL-Info forwarded to target UE</w:t>
      </w:r>
      <w:r w:rsidR="00D7097B" w:rsidRPr="00D7097B">
        <w:rPr>
          <w:lang w:eastAsia="x-none"/>
        </w:rPr>
        <w:tab/>
        <w:t>Qualcomm Incorporated</w:t>
      </w:r>
    </w:p>
    <w:p w14:paraId="135168B0" w14:textId="649F9105" w:rsidR="00D7097B" w:rsidRPr="00D7097B" w:rsidRDefault="006F79AF" w:rsidP="00D7097B">
      <w:pPr>
        <w:rPr>
          <w:lang w:eastAsia="x-none"/>
        </w:rPr>
      </w:pPr>
      <w:hyperlink r:id="rId75" w:history="1">
        <w:r>
          <w:rPr>
            <w:rStyle w:val="Hyperlink"/>
            <w:lang w:eastAsia="x-none"/>
          </w:rPr>
          <w:t>R1-2405285</w:t>
        </w:r>
      </w:hyperlink>
      <w:r w:rsidR="00D7097B" w:rsidRPr="00D7097B">
        <w:rPr>
          <w:lang w:eastAsia="x-none"/>
        </w:rPr>
        <w:tab/>
        <w:t>Discussion on DL-AoD measurements in NR-PRU-DL-Info forwarded to target UE</w:t>
      </w:r>
      <w:r w:rsidR="00D7097B" w:rsidRPr="00D7097B">
        <w:rPr>
          <w:lang w:eastAsia="x-none"/>
        </w:rPr>
        <w:tab/>
        <w:t>Ericsson</w:t>
      </w:r>
    </w:p>
    <w:p w14:paraId="3529DEDC" w14:textId="16BA1A68" w:rsidR="00D7097B" w:rsidRDefault="006F79AF" w:rsidP="00D7097B">
      <w:pPr>
        <w:rPr>
          <w:lang w:eastAsia="x-none"/>
        </w:rPr>
      </w:pPr>
      <w:hyperlink r:id="rId76" w:history="1">
        <w:r>
          <w:rPr>
            <w:rStyle w:val="Hyperlink"/>
            <w:lang w:eastAsia="x-none"/>
          </w:rPr>
          <w:t>R1-2405329</w:t>
        </w:r>
      </w:hyperlink>
      <w:r w:rsidR="00D7097B" w:rsidRPr="00D7097B">
        <w:rPr>
          <w:lang w:eastAsia="x-none"/>
        </w:rPr>
        <w:tab/>
        <w:t>Discussion on RAN2 LS on DL-AoD measurements in NR-PRU-DL-Info forwarded to target UE</w:t>
      </w:r>
      <w:r w:rsidR="00D7097B" w:rsidRPr="00D7097B">
        <w:rPr>
          <w:lang w:eastAsia="x-none"/>
        </w:rPr>
        <w:tab/>
        <w:t>Huawei, HiSilicon</w:t>
      </w:r>
    </w:p>
    <w:p w14:paraId="2048804B" w14:textId="3BB4F6FE" w:rsidR="009416C9" w:rsidRPr="004B0B53" w:rsidRDefault="009416C9" w:rsidP="009416C9">
      <w:pPr>
        <w:rPr>
          <w:lang w:eastAsia="ko-KR"/>
        </w:rPr>
      </w:pPr>
      <w:r w:rsidRPr="004B0B53">
        <w:rPr>
          <w:b/>
          <w:bCs/>
          <w:lang w:eastAsia="ko-KR"/>
        </w:rPr>
        <w:t>Decision:</w:t>
      </w:r>
      <w:r w:rsidRPr="004B0B53">
        <w:rPr>
          <w:lang w:eastAsia="ko-KR"/>
        </w:rPr>
        <w:t xml:space="preserve"> </w:t>
      </w:r>
      <w:r w:rsidRPr="004B0B53">
        <w:rPr>
          <w:lang w:val="en-US"/>
        </w:rPr>
        <w:t>Response to RAN2 LS is necessary. To be handled in agenda item 8.1 (Positioning).</w:t>
      </w:r>
      <w:r w:rsidR="004B0B53" w:rsidRPr="004B0B53">
        <w:rPr>
          <w:lang w:val="en-US"/>
        </w:rPr>
        <w:t xml:space="preserve"> To be moderated by Kevin (Nokia).</w:t>
      </w:r>
    </w:p>
    <w:p w14:paraId="523A43D1" w14:textId="77777777" w:rsidR="009416C9" w:rsidRPr="00D7097B" w:rsidRDefault="009416C9" w:rsidP="00D7097B">
      <w:pPr>
        <w:rPr>
          <w:lang w:eastAsia="x-none"/>
        </w:rPr>
      </w:pPr>
    </w:p>
    <w:p w14:paraId="753D6ECB" w14:textId="77777777" w:rsidR="00253736" w:rsidRDefault="00253736" w:rsidP="00253736">
      <w:pPr>
        <w:pBdr>
          <w:bottom w:val="single" w:sz="6" w:space="1" w:color="auto"/>
        </w:pBdr>
        <w:rPr>
          <w:lang w:eastAsia="x-none"/>
        </w:rPr>
      </w:pPr>
    </w:p>
    <w:p w14:paraId="7B7DBDFF" w14:textId="77777777" w:rsidR="00D7097B" w:rsidRDefault="00D7097B" w:rsidP="00D7097B">
      <w:pPr>
        <w:rPr>
          <w:b/>
          <w:bCs/>
          <w:lang w:eastAsia="ko-KR"/>
        </w:rPr>
      </w:pPr>
      <w:r w:rsidRPr="00D7097B">
        <w:rPr>
          <w:rFonts w:hint="eastAsia"/>
          <w:b/>
          <w:bCs/>
          <w:lang w:eastAsia="ko-KR"/>
        </w:rPr>
        <w:t>R</w:t>
      </w:r>
      <w:r w:rsidRPr="00D7097B">
        <w:rPr>
          <w:b/>
          <w:bCs/>
          <w:lang w:eastAsia="ko-KR"/>
        </w:rPr>
        <w:t>el-18 NR_cov_enh2</w:t>
      </w:r>
    </w:p>
    <w:p w14:paraId="24BED41C" w14:textId="77777777" w:rsidR="00E60638" w:rsidRPr="00D7097B" w:rsidRDefault="00E60638" w:rsidP="00D7097B">
      <w:pPr>
        <w:rPr>
          <w:b/>
          <w:bCs/>
          <w:lang w:eastAsia="ko-KR"/>
        </w:rPr>
      </w:pPr>
    </w:p>
    <w:p w14:paraId="21EEC936" w14:textId="7396E48E" w:rsidR="00D7097B" w:rsidRPr="00D7097B" w:rsidRDefault="006F79AF" w:rsidP="00D7097B">
      <w:pPr>
        <w:rPr>
          <w:b/>
          <w:bCs/>
          <w:lang w:eastAsia="x-none"/>
        </w:rPr>
      </w:pPr>
      <w:hyperlink r:id="rId77" w:history="1">
        <w:r>
          <w:rPr>
            <w:rStyle w:val="Hyperlink"/>
            <w:b/>
            <w:bCs/>
            <w:lang w:eastAsia="x-none"/>
          </w:rPr>
          <w:t>R1-2403826</w:t>
        </w:r>
      </w:hyperlink>
      <w:r w:rsidR="00D7097B" w:rsidRPr="00D7097B">
        <w:rPr>
          <w:b/>
          <w:bCs/>
          <w:lang w:eastAsia="x-none"/>
        </w:rPr>
        <w:tab/>
        <w:t>LS on PRACH mask index handling for MSG1 repetition</w:t>
      </w:r>
      <w:r w:rsidR="00D7097B" w:rsidRPr="00D7097B">
        <w:rPr>
          <w:b/>
          <w:bCs/>
          <w:lang w:eastAsia="x-none"/>
        </w:rPr>
        <w:tab/>
        <w:t>RAN2, China Telecom</w:t>
      </w:r>
    </w:p>
    <w:p w14:paraId="72FEFC92" w14:textId="77777777" w:rsidR="00D7097B" w:rsidRPr="00D7097B" w:rsidRDefault="00D7097B" w:rsidP="00D7097B">
      <w:pPr>
        <w:rPr>
          <w:b/>
          <w:bCs/>
          <w:lang w:eastAsia="ko-KR"/>
        </w:rPr>
      </w:pPr>
      <w:r w:rsidRPr="00D7097B">
        <w:rPr>
          <w:rFonts w:hint="eastAsia"/>
          <w:b/>
          <w:bCs/>
          <w:lang w:eastAsia="ko-KR"/>
        </w:rPr>
        <w:t>R</w:t>
      </w:r>
      <w:r w:rsidRPr="00D7097B">
        <w:rPr>
          <w:b/>
          <w:bCs/>
          <w:lang w:eastAsia="ko-KR"/>
        </w:rPr>
        <w:t>elevant tdoc(s)</w:t>
      </w:r>
    </w:p>
    <w:p w14:paraId="3B2C5F75" w14:textId="751AD000" w:rsidR="00D7097B" w:rsidRPr="00D7097B" w:rsidRDefault="006F79AF" w:rsidP="00D7097B">
      <w:pPr>
        <w:rPr>
          <w:lang w:eastAsia="x-none"/>
        </w:rPr>
      </w:pPr>
      <w:hyperlink r:id="rId78" w:history="1">
        <w:r>
          <w:rPr>
            <w:rStyle w:val="Hyperlink"/>
            <w:lang w:eastAsia="x-none"/>
          </w:rPr>
          <w:t>R1-2404011</w:t>
        </w:r>
      </w:hyperlink>
      <w:r w:rsidR="00D7097B" w:rsidRPr="00D7097B">
        <w:rPr>
          <w:lang w:eastAsia="x-none"/>
        </w:rPr>
        <w:tab/>
        <w:t>Discussion on LS on PRACH mask index handling for MSG1 repetition</w:t>
      </w:r>
      <w:r w:rsidR="00D7097B" w:rsidRPr="00D7097B">
        <w:rPr>
          <w:lang w:eastAsia="x-none"/>
        </w:rPr>
        <w:tab/>
        <w:t>Spreadtrum Communications</w:t>
      </w:r>
    </w:p>
    <w:p w14:paraId="3056CD11" w14:textId="55B48B98" w:rsidR="00D7097B" w:rsidRDefault="006F79AF" w:rsidP="00D7097B">
      <w:pPr>
        <w:rPr>
          <w:lang w:eastAsia="x-none"/>
        </w:rPr>
      </w:pPr>
      <w:hyperlink r:id="rId79" w:history="1">
        <w:r>
          <w:rPr>
            <w:rStyle w:val="Hyperlink"/>
            <w:lang w:eastAsia="x-none"/>
          </w:rPr>
          <w:t>R1-2405279</w:t>
        </w:r>
      </w:hyperlink>
      <w:r w:rsidR="00D7097B" w:rsidRPr="00D7097B">
        <w:rPr>
          <w:lang w:eastAsia="x-none"/>
        </w:rPr>
        <w:tab/>
        <w:t>Discussion on PRACH mask index handling for MSG1 repetition</w:t>
      </w:r>
      <w:r w:rsidR="00D7097B" w:rsidRPr="00D7097B">
        <w:rPr>
          <w:lang w:eastAsia="x-none"/>
        </w:rPr>
        <w:tab/>
        <w:t>Nokia</w:t>
      </w:r>
    </w:p>
    <w:p w14:paraId="701CFF1F" w14:textId="77777777" w:rsidR="00E60638" w:rsidRPr="00D7097B" w:rsidRDefault="00E60638" w:rsidP="00E60638">
      <w:pPr>
        <w:rPr>
          <w:lang w:eastAsia="ko-KR"/>
        </w:rPr>
      </w:pPr>
      <w:r w:rsidRPr="004B0B53">
        <w:rPr>
          <w:b/>
          <w:bCs/>
          <w:lang w:eastAsia="ko-KR"/>
        </w:rPr>
        <w:t>Decision:</w:t>
      </w:r>
      <w:r w:rsidRPr="004B0B53">
        <w:rPr>
          <w:lang w:eastAsia="ko-KR"/>
        </w:rPr>
        <w:t xml:space="preserve"> </w:t>
      </w:r>
      <w:r w:rsidRPr="004B0B53">
        <w:rPr>
          <w:rFonts w:hint="eastAsia"/>
          <w:lang w:eastAsia="ko-KR"/>
        </w:rPr>
        <w:t>T</w:t>
      </w:r>
      <w:r w:rsidRPr="004B0B53">
        <w:rPr>
          <w:lang w:eastAsia="ko-KR"/>
        </w:rPr>
        <w:t>o be further discussed under agenda item 8.1 (Coverage Enh).</w:t>
      </w:r>
    </w:p>
    <w:p w14:paraId="4475A3E2" w14:textId="77777777" w:rsidR="00E60638" w:rsidRPr="00D7097B" w:rsidRDefault="00E60638" w:rsidP="00D7097B">
      <w:pPr>
        <w:rPr>
          <w:lang w:eastAsia="x-none"/>
        </w:rPr>
      </w:pPr>
    </w:p>
    <w:p w14:paraId="6156A68C" w14:textId="77777777" w:rsidR="00253736" w:rsidRDefault="00253736" w:rsidP="00253736">
      <w:pPr>
        <w:pBdr>
          <w:bottom w:val="single" w:sz="6" w:space="1" w:color="auto"/>
        </w:pBdr>
        <w:rPr>
          <w:lang w:eastAsia="x-none"/>
        </w:rPr>
      </w:pPr>
    </w:p>
    <w:p w14:paraId="25FEF4A0" w14:textId="77777777" w:rsidR="00D7097B" w:rsidRDefault="00D7097B" w:rsidP="00D7097B">
      <w:pPr>
        <w:rPr>
          <w:b/>
          <w:bCs/>
          <w:lang w:eastAsia="ko-KR"/>
        </w:rPr>
      </w:pPr>
      <w:r w:rsidRPr="00D7097B">
        <w:rPr>
          <w:rFonts w:hint="eastAsia"/>
          <w:b/>
          <w:bCs/>
          <w:lang w:eastAsia="ko-KR"/>
        </w:rPr>
        <w:t>R</w:t>
      </w:r>
      <w:r w:rsidRPr="00D7097B">
        <w:rPr>
          <w:b/>
          <w:bCs/>
          <w:lang w:eastAsia="ko-KR"/>
        </w:rPr>
        <w:t>el-18 NR_SL_enh2</w:t>
      </w:r>
    </w:p>
    <w:p w14:paraId="2EF8E3F0" w14:textId="77777777" w:rsidR="00E60638" w:rsidRPr="00D7097B" w:rsidRDefault="00E60638" w:rsidP="00D7097B">
      <w:pPr>
        <w:rPr>
          <w:b/>
          <w:bCs/>
          <w:lang w:eastAsia="ko-KR"/>
        </w:rPr>
      </w:pPr>
    </w:p>
    <w:p w14:paraId="40FB5FFD" w14:textId="599F5101" w:rsidR="00D7097B" w:rsidRPr="00D7097B" w:rsidRDefault="006F79AF" w:rsidP="00D7097B">
      <w:pPr>
        <w:rPr>
          <w:b/>
          <w:bCs/>
          <w:lang w:eastAsia="x-none"/>
        </w:rPr>
      </w:pPr>
      <w:hyperlink r:id="rId80" w:history="1">
        <w:r>
          <w:rPr>
            <w:rStyle w:val="Hyperlink"/>
            <w:b/>
            <w:bCs/>
            <w:lang w:eastAsia="x-none"/>
          </w:rPr>
          <w:t>R1-2403827</w:t>
        </w:r>
      </w:hyperlink>
      <w:r w:rsidR="00D7097B" w:rsidRPr="00D7097B">
        <w:rPr>
          <w:b/>
          <w:bCs/>
          <w:lang w:eastAsia="x-none"/>
        </w:rPr>
        <w:tab/>
        <w:t>LS on Sidelink Feature Co-configuration</w:t>
      </w:r>
      <w:r w:rsidR="00D7097B" w:rsidRPr="00D7097B">
        <w:rPr>
          <w:b/>
          <w:bCs/>
          <w:lang w:eastAsia="x-none"/>
        </w:rPr>
        <w:tab/>
        <w:t>RAN2, OPPO</w:t>
      </w:r>
    </w:p>
    <w:p w14:paraId="7F1BBBCB" w14:textId="77777777" w:rsidR="00D7097B" w:rsidRPr="00D7097B" w:rsidRDefault="00D7097B" w:rsidP="00D7097B">
      <w:pPr>
        <w:rPr>
          <w:b/>
          <w:bCs/>
          <w:lang w:eastAsia="ko-KR"/>
        </w:rPr>
      </w:pPr>
      <w:r w:rsidRPr="00D7097B">
        <w:rPr>
          <w:rFonts w:hint="eastAsia"/>
          <w:b/>
          <w:bCs/>
          <w:lang w:eastAsia="ko-KR"/>
        </w:rPr>
        <w:t>R</w:t>
      </w:r>
      <w:r w:rsidRPr="00D7097B">
        <w:rPr>
          <w:b/>
          <w:bCs/>
          <w:lang w:eastAsia="ko-KR"/>
        </w:rPr>
        <w:t>elevant tdoc(s)</w:t>
      </w:r>
    </w:p>
    <w:p w14:paraId="66004A89" w14:textId="49E4616C" w:rsidR="00D7097B" w:rsidRPr="00D7097B" w:rsidRDefault="006F79AF" w:rsidP="00D7097B">
      <w:pPr>
        <w:rPr>
          <w:lang w:eastAsia="x-none"/>
        </w:rPr>
      </w:pPr>
      <w:hyperlink r:id="rId81" w:history="1">
        <w:r>
          <w:rPr>
            <w:rStyle w:val="Hyperlink"/>
            <w:lang w:eastAsia="x-none"/>
          </w:rPr>
          <w:t>R1-2404139</w:t>
        </w:r>
      </w:hyperlink>
      <w:r w:rsidR="00D7097B" w:rsidRPr="00D7097B">
        <w:rPr>
          <w:lang w:eastAsia="x-none"/>
        </w:rPr>
        <w:tab/>
        <w:t>Draft LS reply on Sidelink Feature co-configuration</w:t>
      </w:r>
      <w:r w:rsidR="00D7097B" w:rsidRPr="00D7097B">
        <w:rPr>
          <w:lang w:eastAsia="x-none"/>
        </w:rPr>
        <w:tab/>
        <w:t>vivo</w:t>
      </w:r>
    </w:p>
    <w:p w14:paraId="34386A46" w14:textId="228E3019" w:rsidR="00D7097B" w:rsidRPr="00D7097B" w:rsidRDefault="006F79AF" w:rsidP="00D7097B">
      <w:pPr>
        <w:rPr>
          <w:lang w:eastAsia="x-none"/>
        </w:rPr>
      </w:pPr>
      <w:hyperlink r:id="rId82" w:history="1">
        <w:r>
          <w:rPr>
            <w:rStyle w:val="Hyperlink"/>
            <w:lang w:eastAsia="x-none"/>
          </w:rPr>
          <w:t>R1-2404360</w:t>
        </w:r>
      </w:hyperlink>
      <w:r w:rsidR="00D7097B" w:rsidRPr="00D7097B">
        <w:rPr>
          <w:lang w:eastAsia="x-none"/>
        </w:rPr>
        <w:tab/>
        <w:t>Draft reply LS on Sidelink feature co-configuration</w:t>
      </w:r>
      <w:r w:rsidR="00D7097B" w:rsidRPr="00D7097B">
        <w:rPr>
          <w:lang w:eastAsia="x-none"/>
        </w:rPr>
        <w:tab/>
        <w:t>CATT, CICTCI</w:t>
      </w:r>
    </w:p>
    <w:p w14:paraId="7351C69C" w14:textId="48770593" w:rsidR="00D7097B" w:rsidRPr="00D7097B" w:rsidRDefault="006F79AF" w:rsidP="00D7097B">
      <w:pPr>
        <w:rPr>
          <w:lang w:eastAsia="x-none"/>
        </w:rPr>
      </w:pPr>
      <w:hyperlink r:id="rId83" w:history="1">
        <w:r>
          <w:rPr>
            <w:rStyle w:val="Hyperlink"/>
            <w:lang w:eastAsia="x-none"/>
          </w:rPr>
          <w:t>R1-2404638</w:t>
        </w:r>
      </w:hyperlink>
      <w:r w:rsidR="00D7097B" w:rsidRPr="00D7097B">
        <w:rPr>
          <w:lang w:eastAsia="x-none"/>
        </w:rPr>
        <w:tab/>
        <w:t>About RAN2 LS on sidelink feature co-configuration</w:t>
      </w:r>
      <w:r w:rsidR="00D7097B" w:rsidRPr="00D7097B">
        <w:rPr>
          <w:lang w:eastAsia="x-none"/>
        </w:rPr>
        <w:tab/>
        <w:t>ZTE, Sanechips</w:t>
      </w:r>
    </w:p>
    <w:p w14:paraId="233D3DF1" w14:textId="03C0E7AC" w:rsidR="00D7097B" w:rsidRPr="00D7097B" w:rsidRDefault="006F79AF" w:rsidP="00D7097B">
      <w:pPr>
        <w:rPr>
          <w:lang w:eastAsia="x-none"/>
        </w:rPr>
      </w:pPr>
      <w:hyperlink r:id="rId84" w:history="1">
        <w:r>
          <w:rPr>
            <w:rStyle w:val="Hyperlink"/>
            <w:lang w:eastAsia="x-none"/>
          </w:rPr>
          <w:t>R1-2404842</w:t>
        </w:r>
      </w:hyperlink>
      <w:r w:rsidR="00D7097B" w:rsidRPr="00D7097B">
        <w:rPr>
          <w:lang w:eastAsia="x-none"/>
        </w:rPr>
        <w:tab/>
        <w:t>Discussion on Sidelink Feature Co-configuration</w:t>
      </w:r>
      <w:r w:rsidR="00D7097B" w:rsidRPr="00D7097B">
        <w:rPr>
          <w:lang w:eastAsia="x-none"/>
        </w:rPr>
        <w:tab/>
        <w:t>OPPO</w:t>
      </w:r>
    </w:p>
    <w:p w14:paraId="7F7E1659" w14:textId="362123E4" w:rsidR="00D7097B" w:rsidRPr="00D7097B" w:rsidRDefault="006F79AF" w:rsidP="00D7097B">
      <w:pPr>
        <w:rPr>
          <w:lang w:eastAsia="x-none"/>
        </w:rPr>
      </w:pPr>
      <w:hyperlink r:id="rId85" w:history="1">
        <w:r>
          <w:rPr>
            <w:rStyle w:val="Hyperlink"/>
            <w:lang w:eastAsia="x-none"/>
          </w:rPr>
          <w:t>R1-2404843</w:t>
        </w:r>
      </w:hyperlink>
      <w:r w:rsidR="00D7097B" w:rsidRPr="00D7097B">
        <w:rPr>
          <w:lang w:eastAsia="x-none"/>
        </w:rPr>
        <w:tab/>
        <w:t>Draft reply LS on Sidelink Feature Co-configuration</w:t>
      </w:r>
      <w:r w:rsidR="00D7097B" w:rsidRPr="00D7097B">
        <w:rPr>
          <w:lang w:eastAsia="x-none"/>
        </w:rPr>
        <w:tab/>
        <w:t>OPPO</w:t>
      </w:r>
    </w:p>
    <w:p w14:paraId="232C3F55" w14:textId="79ACF9D3" w:rsidR="00D7097B" w:rsidRDefault="006F79AF" w:rsidP="00D7097B">
      <w:pPr>
        <w:rPr>
          <w:lang w:eastAsia="x-none"/>
        </w:rPr>
      </w:pPr>
      <w:hyperlink r:id="rId86" w:history="1">
        <w:r>
          <w:rPr>
            <w:rStyle w:val="Hyperlink"/>
            <w:lang w:eastAsia="x-none"/>
          </w:rPr>
          <w:t>R1-2404949</w:t>
        </w:r>
      </w:hyperlink>
      <w:r w:rsidR="00D7097B" w:rsidRPr="00D7097B">
        <w:rPr>
          <w:lang w:eastAsia="x-none"/>
        </w:rPr>
        <w:tab/>
        <w:t>Discussions on LS on Sidelink Feature Co-configuration</w:t>
      </w:r>
      <w:r w:rsidR="00D7097B" w:rsidRPr="00D7097B">
        <w:rPr>
          <w:lang w:eastAsia="x-none"/>
        </w:rPr>
        <w:tab/>
        <w:t>Huawei, HiSilicon</w:t>
      </w:r>
    </w:p>
    <w:p w14:paraId="1F2CC6A2" w14:textId="77777777" w:rsidR="00E60638" w:rsidRPr="00D7097B" w:rsidRDefault="00E60638" w:rsidP="00E60638">
      <w:pPr>
        <w:rPr>
          <w:lang w:eastAsia="ko-KR"/>
        </w:rPr>
      </w:pPr>
      <w:r w:rsidRPr="004B0B53">
        <w:rPr>
          <w:b/>
          <w:bCs/>
          <w:lang w:eastAsia="ko-KR"/>
        </w:rPr>
        <w:t>Decision:</w:t>
      </w:r>
      <w:r w:rsidRPr="004B0B53">
        <w:rPr>
          <w:lang w:eastAsia="ko-KR"/>
        </w:rPr>
        <w:t xml:space="preserve"> </w:t>
      </w:r>
      <w:r w:rsidRPr="004B0B53">
        <w:rPr>
          <w:rFonts w:hint="eastAsia"/>
          <w:lang w:eastAsia="ko-KR"/>
        </w:rPr>
        <w:t>T</w:t>
      </w:r>
      <w:r w:rsidRPr="004B0B53">
        <w:rPr>
          <w:lang w:eastAsia="ko-KR"/>
        </w:rPr>
        <w:t>o be further discussed under agenda item 8.1 (Sidelink).</w:t>
      </w:r>
    </w:p>
    <w:p w14:paraId="71929360" w14:textId="77777777" w:rsidR="00E60638" w:rsidRPr="00D7097B" w:rsidRDefault="00E60638" w:rsidP="00D7097B">
      <w:pPr>
        <w:rPr>
          <w:lang w:eastAsia="x-none"/>
        </w:rPr>
      </w:pPr>
    </w:p>
    <w:p w14:paraId="2D9A53FF" w14:textId="77777777" w:rsidR="00E60638" w:rsidRDefault="00E60638" w:rsidP="00E60638">
      <w:pPr>
        <w:pBdr>
          <w:bottom w:val="single" w:sz="6" w:space="1" w:color="auto"/>
        </w:pBdr>
        <w:rPr>
          <w:lang w:eastAsia="x-none"/>
        </w:rPr>
      </w:pPr>
    </w:p>
    <w:p w14:paraId="1BA4410C" w14:textId="77777777" w:rsidR="00D7097B" w:rsidRDefault="00D7097B" w:rsidP="00D7097B">
      <w:pPr>
        <w:rPr>
          <w:b/>
          <w:bCs/>
          <w:lang w:eastAsia="ko-KR"/>
        </w:rPr>
      </w:pPr>
      <w:r w:rsidRPr="00D7097B">
        <w:rPr>
          <w:rFonts w:hint="eastAsia"/>
          <w:b/>
          <w:bCs/>
          <w:lang w:eastAsia="ko-KR"/>
        </w:rPr>
        <w:t>R</w:t>
      </w:r>
      <w:r w:rsidRPr="00D7097B">
        <w:rPr>
          <w:b/>
          <w:bCs/>
          <w:lang w:eastAsia="ko-KR"/>
        </w:rPr>
        <w:t>el-17/Rel-18 MIMO</w:t>
      </w:r>
    </w:p>
    <w:p w14:paraId="197FCED1" w14:textId="77777777" w:rsidR="000A255E" w:rsidRPr="00D7097B" w:rsidRDefault="000A255E" w:rsidP="00D7097B">
      <w:pPr>
        <w:rPr>
          <w:b/>
          <w:bCs/>
          <w:lang w:eastAsia="ko-KR"/>
        </w:rPr>
      </w:pPr>
    </w:p>
    <w:p w14:paraId="07601BDD" w14:textId="380FD38C" w:rsidR="00D7097B" w:rsidRPr="00D7097B" w:rsidRDefault="006F79AF" w:rsidP="00D7097B">
      <w:pPr>
        <w:rPr>
          <w:b/>
          <w:bCs/>
          <w:lang w:eastAsia="x-none"/>
        </w:rPr>
      </w:pPr>
      <w:hyperlink r:id="rId87" w:history="1">
        <w:r>
          <w:rPr>
            <w:rStyle w:val="Hyperlink"/>
            <w:b/>
            <w:bCs/>
            <w:lang w:eastAsia="x-none"/>
          </w:rPr>
          <w:t>R1-2403828</w:t>
        </w:r>
      </w:hyperlink>
      <w:r w:rsidR="00D7097B" w:rsidRPr="00D7097B">
        <w:rPr>
          <w:b/>
          <w:bCs/>
          <w:lang w:eastAsia="x-none"/>
        </w:rPr>
        <w:tab/>
        <w:t>LS on type 3 PH value for the serving cell configured with mTRP</w:t>
      </w:r>
      <w:r w:rsidR="00D7097B" w:rsidRPr="00D7097B">
        <w:rPr>
          <w:b/>
          <w:bCs/>
          <w:lang w:eastAsia="x-none"/>
        </w:rPr>
        <w:tab/>
        <w:t>RAN2, ZTE</w:t>
      </w:r>
    </w:p>
    <w:p w14:paraId="2DABCE52" w14:textId="77777777" w:rsidR="00D7097B" w:rsidRPr="00D7097B" w:rsidRDefault="00D7097B" w:rsidP="00D7097B">
      <w:pPr>
        <w:rPr>
          <w:b/>
          <w:bCs/>
          <w:lang w:eastAsia="ko-KR"/>
        </w:rPr>
      </w:pPr>
      <w:r w:rsidRPr="00D7097B">
        <w:rPr>
          <w:rFonts w:hint="eastAsia"/>
          <w:b/>
          <w:bCs/>
          <w:lang w:eastAsia="ko-KR"/>
        </w:rPr>
        <w:t>R</w:t>
      </w:r>
      <w:r w:rsidRPr="00D7097B">
        <w:rPr>
          <w:b/>
          <w:bCs/>
          <w:lang w:eastAsia="ko-KR"/>
        </w:rPr>
        <w:t>elevant tdoc(s)</w:t>
      </w:r>
    </w:p>
    <w:p w14:paraId="3316E925" w14:textId="54B8DAA2" w:rsidR="00D7097B" w:rsidRPr="00D7097B" w:rsidRDefault="006F79AF" w:rsidP="00D7097B">
      <w:pPr>
        <w:rPr>
          <w:lang w:eastAsia="x-none"/>
        </w:rPr>
      </w:pPr>
      <w:hyperlink r:id="rId88" w:history="1">
        <w:r>
          <w:rPr>
            <w:rStyle w:val="Hyperlink"/>
            <w:lang w:eastAsia="x-none"/>
          </w:rPr>
          <w:t>R1-2404012</w:t>
        </w:r>
      </w:hyperlink>
      <w:r w:rsidR="00D7097B" w:rsidRPr="00D7097B">
        <w:rPr>
          <w:lang w:eastAsia="x-none"/>
        </w:rPr>
        <w:tab/>
        <w:t>Discussion on LS on type 3 PH value for the serving cell configured with mTRP</w:t>
      </w:r>
      <w:r w:rsidR="00D7097B" w:rsidRPr="00D7097B">
        <w:rPr>
          <w:lang w:eastAsia="x-none"/>
        </w:rPr>
        <w:tab/>
        <w:t>Spreadtrum Communications</w:t>
      </w:r>
    </w:p>
    <w:p w14:paraId="10FB039D" w14:textId="65158F8E" w:rsidR="00D7097B" w:rsidRPr="00D7097B" w:rsidRDefault="006F79AF" w:rsidP="00D7097B">
      <w:pPr>
        <w:rPr>
          <w:lang w:eastAsia="x-none"/>
        </w:rPr>
      </w:pPr>
      <w:hyperlink r:id="rId89" w:history="1">
        <w:r>
          <w:rPr>
            <w:rStyle w:val="Hyperlink"/>
            <w:lang w:eastAsia="x-none"/>
          </w:rPr>
          <w:t>R1-2404063</w:t>
        </w:r>
      </w:hyperlink>
      <w:r w:rsidR="00D7097B" w:rsidRPr="00D7097B">
        <w:rPr>
          <w:lang w:eastAsia="x-none"/>
        </w:rPr>
        <w:tab/>
        <w:t>Draft reply LS on type 3 PH value for the serving cell configured with mTRP</w:t>
      </w:r>
      <w:r w:rsidR="00D7097B" w:rsidRPr="00D7097B">
        <w:rPr>
          <w:lang w:eastAsia="x-none"/>
        </w:rPr>
        <w:tab/>
        <w:t>Samsung</w:t>
      </w:r>
    </w:p>
    <w:p w14:paraId="08C66957" w14:textId="1735DC4F" w:rsidR="00D7097B" w:rsidRPr="00D7097B" w:rsidRDefault="006F79AF" w:rsidP="00D7097B">
      <w:pPr>
        <w:rPr>
          <w:lang w:eastAsia="x-none"/>
        </w:rPr>
      </w:pPr>
      <w:hyperlink r:id="rId90" w:history="1">
        <w:r>
          <w:rPr>
            <w:rStyle w:val="Hyperlink"/>
            <w:lang w:eastAsia="x-none"/>
          </w:rPr>
          <w:t>R1-2404144</w:t>
        </w:r>
      </w:hyperlink>
      <w:r w:rsidR="00D7097B" w:rsidRPr="00D7097B">
        <w:rPr>
          <w:lang w:eastAsia="x-none"/>
        </w:rPr>
        <w:tab/>
        <w:t>Discussion on LS on type 3 PH value for the serving cell configured with mTRP</w:t>
      </w:r>
      <w:r w:rsidR="00D7097B" w:rsidRPr="00D7097B">
        <w:rPr>
          <w:lang w:eastAsia="x-none"/>
        </w:rPr>
        <w:tab/>
        <w:t>vivo</w:t>
      </w:r>
    </w:p>
    <w:p w14:paraId="3EC3F723" w14:textId="55B07F3B" w:rsidR="00D7097B" w:rsidRPr="00D7097B" w:rsidRDefault="006F79AF" w:rsidP="00D7097B">
      <w:pPr>
        <w:rPr>
          <w:lang w:eastAsia="x-none"/>
        </w:rPr>
      </w:pPr>
      <w:hyperlink r:id="rId91" w:history="1">
        <w:r>
          <w:rPr>
            <w:rStyle w:val="Hyperlink"/>
            <w:lang w:eastAsia="x-none"/>
          </w:rPr>
          <w:t>R1-2404243</w:t>
        </w:r>
      </w:hyperlink>
      <w:r w:rsidR="00D7097B" w:rsidRPr="00D7097B">
        <w:rPr>
          <w:lang w:eastAsia="x-none"/>
        </w:rPr>
        <w:tab/>
        <w:t>Discussion on type 3 PH value for the serving cell configured with mTRP</w:t>
      </w:r>
      <w:r w:rsidR="00D7097B" w:rsidRPr="00D7097B">
        <w:rPr>
          <w:lang w:eastAsia="x-none"/>
        </w:rPr>
        <w:tab/>
        <w:t>ZTE</w:t>
      </w:r>
    </w:p>
    <w:p w14:paraId="7EECCCF5" w14:textId="6475F85E" w:rsidR="00D7097B" w:rsidRPr="00D7097B" w:rsidRDefault="006F79AF" w:rsidP="00D7097B">
      <w:pPr>
        <w:rPr>
          <w:lang w:eastAsia="x-none"/>
        </w:rPr>
      </w:pPr>
      <w:hyperlink r:id="rId92" w:history="1">
        <w:r>
          <w:rPr>
            <w:rStyle w:val="Hyperlink"/>
            <w:lang w:eastAsia="x-none"/>
          </w:rPr>
          <w:t>R1-2404244</w:t>
        </w:r>
      </w:hyperlink>
      <w:r w:rsidR="00D7097B" w:rsidRPr="00D7097B">
        <w:rPr>
          <w:lang w:eastAsia="x-none"/>
        </w:rPr>
        <w:tab/>
        <w:t>Draft reply LS on type 3 PH value for the serving cell configured with mTRP</w:t>
      </w:r>
      <w:r w:rsidR="00D7097B" w:rsidRPr="00D7097B">
        <w:rPr>
          <w:lang w:eastAsia="x-none"/>
        </w:rPr>
        <w:tab/>
        <w:t>ZTE</w:t>
      </w:r>
    </w:p>
    <w:p w14:paraId="5D7FCBA3" w14:textId="295393CC" w:rsidR="00D7097B" w:rsidRPr="00D7097B" w:rsidRDefault="006F79AF" w:rsidP="00D7097B">
      <w:pPr>
        <w:rPr>
          <w:lang w:eastAsia="x-none"/>
        </w:rPr>
      </w:pPr>
      <w:hyperlink r:id="rId93" w:history="1">
        <w:r>
          <w:rPr>
            <w:rStyle w:val="Hyperlink"/>
            <w:lang w:eastAsia="x-none"/>
          </w:rPr>
          <w:t>R1-2404268</w:t>
        </w:r>
      </w:hyperlink>
      <w:r w:rsidR="00D7097B" w:rsidRPr="00D7097B">
        <w:rPr>
          <w:lang w:eastAsia="x-none"/>
        </w:rPr>
        <w:tab/>
        <w:t>Draft Reply LS type 3 PH value for the serving cell configured with mTRP</w:t>
      </w:r>
      <w:r w:rsidR="00D7097B" w:rsidRPr="00D7097B">
        <w:rPr>
          <w:lang w:eastAsia="x-none"/>
        </w:rPr>
        <w:tab/>
        <w:t>Apple</w:t>
      </w:r>
    </w:p>
    <w:p w14:paraId="0AB41724" w14:textId="2FEC8C34" w:rsidR="00D7097B" w:rsidRPr="00D7097B" w:rsidRDefault="006F79AF" w:rsidP="00D7097B">
      <w:pPr>
        <w:rPr>
          <w:lang w:eastAsia="x-none"/>
        </w:rPr>
      </w:pPr>
      <w:hyperlink r:id="rId94" w:history="1">
        <w:r>
          <w:rPr>
            <w:rStyle w:val="Hyperlink"/>
            <w:lang w:eastAsia="x-none"/>
          </w:rPr>
          <w:t>R1-2404341</w:t>
        </w:r>
      </w:hyperlink>
      <w:r w:rsidR="00D7097B" w:rsidRPr="00D7097B">
        <w:rPr>
          <w:lang w:eastAsia="x-none"/>
        </w:rPr>
        <w:tab/>
        <w:t>Reply LS on Type 3 PH Value for the Serving Cell Configured with mTRP</w:t>
      </w:r>
      <w:r w:rsidR="00D7097B" w:rsidRPr="00D7097B">
        <w:rPr>
          <w:lang w:eastAsia="x-none"/>
        </w:rPr>
        <w:tab/>
        <w:t>Lenovo</w:t>
      </w:r>
    </w:p>
    <w:p w14:paraId="39E87B46" w14:textId="4B357849" w:rsidR="00D7097B" w:rsidRPr="00D7097B" w:rsidRDefault="006F79AF" w:rsidP="00D7097B">
      <w:pPr>
        <w:rPr>
          <w:lang w:eastAsia="x-none"/>
        </w:rPr>
      </w:pPr>
      <w:hyperlink r:id="rId95" w:history="1">
        <w:r>
          <w:rPr>
            <w:rStyle w:val="Hyperlink"/>
            <w:lang w:eastAsia="x-none"/>
          </w:rPr>
          <w:t>R1-2404350</w:t>
        </w:r>
      </w:hyperlink>
      <w:r w:rsidR="00D7097B" w:rsidRPr="00D7097B">
        <w:rPr>
          <w:lang w:eastAsia="x-none"/>
        </w:rPr>
        <w:tab/>
        <w:t>Draft reply LS on Type3 PH value for the serving cell configured with mTRP</w:t>
      </w:r>
      <w:r w:rsidR="00D7097B" w:rsidRPr="00D7097B">
        <w:rPr>
          <w:lang w:eastAsia="x-none"/>
        </w:rPr>
        <w:tab/>
        <w:t>MediaTek Inc.</w:t>
      </w:r>
    </w:p>
    <w:p w14:paraId="26CDF2F0" w14:textId="17E56C4C" w:rsidR="00D7097B" w:rsidRPr="00D7097B" w:rsidRDefault="006F79AF" w:rsidP="00D7097B">
      <w:pPr>
        <w:rPr>
          <w:lang w:eastAsia="x-none"/>
        </w:rPr>
      </w:pPr>
      <w:hyperlink r:id="rId96" w:history="1">
        <w:r>
          <w:rPr>
            <w:rStyle w:val="Hyperlink"/>
            <w:lang w:eastAsia="x-none"/>
          </w:rPr>
          <w:t>R1-2404354</w:t>
        </w:r>
      </w:hyperlink>
      <w:r w:rsidR="00D7097B" w:rsidRPr="00D7097B">
        <w:rPr>
          <w:lang w:eastAsia="x-none"/>
        </w:rPr>
        <w:tab/>
        <w:t>Discussion on reply RAN2 LS on type 3 PH value for the serving cell configured with mTRP</w:t>
      </w:r>
      <w:r w:rsidR="00D7097B" w:rsidRPr="00D7097B">
        <w:rPr>
          <w:lang w:eastAsia="x-none"/>
        </w:rPr>
        <w:tab/>
        <w:t>CATT</w:t>
      </w:r>
    </w:p>
    <w:p w14:paraId="45EDB81B" w14:textId="4BE55D8F" w:rsidR="00D7097B" w:rsidRPr="00D7097B" w:rsidRDefault="006F79AF" w:rsidP="00D7097B">
      <w:pPr>
        <w:rPr>
          <w:lang w:eastAsia="x-none"/>
        </w:rPr>
      </w:pPr>
      <w:hyperlink r:id="rId97" w:history="1">
        <w:r>
          <w:rPr>
            <w:rStyle w:val="Hyperlink"/>
            <w:lang w:eastAsia="x-none"/>
          </w:rPr>
          <w:t>R1-2404355</w:t>
        </w:r>
      </w:hyperlink>
      <w:r w:rsidR="00D7097B" w:rsidRPr="00D7097B">
        <w:rPr>
          <w:lang w:eastAsia="x-none"/>
        </w:rPr>
        <w:tab/>
        <w:t>Draft reply LS on type 3 PH value for the serving cell configured with mTRP</w:t>
      </w:r>
      <w:r w:rsidR="00D7097B" w:rsidRPr="00D7097B">
        <w:rPr>
          <w:lang w:eastAsia="x-none"/>
        </w:rPr>
        <w:tab/>
        <w:t>CATT</w:t>
      </w:r>
    </w:p>
    <w:p w14:paraId="4BBCB242" w14:textId="6F5AE608" w:rsidR="00D7097B" w:rsidRPr="00D7097B" w:rsidRDefault="006F79AF" w:rsidP="00D7097B">
      <w:pPr>
        <w:rPr>
          <w:lang w:eastAsia="x-none"/>
        </w:rPr>
      </w:pPr>
      <w:hyperlink r:id="rId98" w:history="1">
        <w:r>
          <w:rPr>
            <w:rStyle w:val="Hyperlink"/>
            <w:lang w:eastAsia="x-none"/>
          </w:rPr>
          <w:t>R1-2404679</w:t>
        </w:r>
      </w:hyperlink>
      <w:r w:rsidR="00D7097B" w:rsidRPr="00D7097B">
        <w:rPr>
          <w:lang w:eastAsia="x-none"/>
        </w:rPr>
        <w:tab/>
        <w:t>Draft Reply LS on type 3 PH value for the serving cell configured with mTRP</w:t>
      </w:r>
      <w:r w:rsidR="00D7097B" w:rsidRPr="00D7097B">
        <w:rPr>
          <w:lang w:eastAsia="x-none"/>
        </w:rPr>
        <w:tab/>
        <w:t>Google</w:t>
      </w:r>
    </w:p>
    <w:p w14:paraId="210F6EA3" w14:textId="2BDB5D6B" w:rsidR="00D7097B" w:rsidRPr="00D7097B" w:rsidRDefault="006F79AF" w:rsidP="00D7097B">
      <w:pPr>
        <w:rPr>
          <w:lang w:eastAsia="x-none"/>
        </w:rPr>
      </w:pPr>
      <w:hyperlink r:id="rId99" w:history="1">
        <w:r>
          <w:rPr>
            <w:rStyle w:val="Hyperlink"/>
            <w:lang w:eastAsia="x-none"/>
          </w:rPr>
          <w:t>R1-2404755</w:t>
        </w:r>
      </w:hyperlink>
      <w:r w:rsidR="00D7097B" w:rsidRPr="00D7097B">
        <w:rPr>
          <w:lang w:eastAsia="x-none"/>
        </w:rPr>
        <w:tab/>
        <w:t>Discussion of LS on type 3 PH value for the serving cell configured with mTRP</w:t>
      </w:r>
      <w:r w:rsidR="00D7097B" w:rsidRPr="00D7097B">
        <w:rPr>
          <w:lang w:eastAsia="x-none"/>
        </w:rPr>
        <w:tab/>
        <w:t>Ericsson</w:t>
      </w:r>
    </w:p>
    <w:p w14:paraId="681422D4" w14:textId="733C44E2" w:rsidR="00D7097B" w:rsidRPr="00D7097B" w:rsidRDefault="006F79AF" w:rsidP="00D7097B">
      <w:pPr>
        <w:rPr>
          <w:lang w:eastAsia="x-none"/>
        </w:rPr>
      </w:pPr>
      <w:hyperlink r:id="rId100" w:history="1">
        <w:r>
          <w:rPr>
            <w:rStyle w:val="Hyperlink"/>
            <w:lang w:eastAsia="x-none"/>
          </w:rPr>
          <w:t>R1-2404826</w:t>
        </w:r>
      </w:hyperlink>
      <w:r w:rsidR="00D7097B" w:rsidRPr="00D7097B">
        <w:rPr>
          <w:lang w:eastAsia="x-none"/>
        </w:rPr>
        <w:tab/>
        <w:t>Discussion on LS on type 3 PH value for the serving cell configured with mTRP</w:t>
      </w:r>
      <w:r w:rsidR="00D7097B" w:rsidRPr="00D7097B">
        <w:rPr>
          <w:lang w:eastAsia="x-none"/>
        </w:rPr>
        <w:tab/>
        <w:t>OPPO</w:t>
      </w:r>
    </w:p>
    <w:p w14:paraId="67890105" w14:textId="6321F274" w:rsidR="00D7097B" w:rsidRPr="00D7097B" w:rsidRDefault="006F79AF" w:rsidP="00D7097B">
      <w:pPr>
        <w:rPr>
          <w:lang w:eastAsia="x-none"/>
        </w:rPr>
      </w:pPr>
      <w:hyperlink r:id="rId101" w:history="1">
        <w:r>
          <w:rPr>
            <w:rStyle w:val="Hyperlink"/>
            <w:lang w:eastAsia="x-none"/>
          </w:rPr>
          <w:t>R1-2405330</w:t>
        </w:r>
      </w:hyperlink>
      <w:r w:rsidR="00D7097B" w:rsidRPr="00D7097B">
        <w:rPr>
          <w:lang w:eastAsia="x-none"/>
        </w:rPr>
        <w:tab/>
        <w:t>Discussion on type 3 PH value for the serving cell configured with mTRP</w:t>
      </w:r>
      <w:r w:rsidR="00D7097B" w:rsidRPr="00D7097B">
        <w:rPr>
          <w:lang w:eastAsia="x-none"/>
        </w:rPr>
        <w:tab/>
        <w:t>Huawei, HiSilicon</w:t>
      </w:r>
    </w:p>
    <w:p w14:paraId="0DF90D23" w14:textId="6EFD767B" w:rsidR="00D7097B" w:rsidRDefault="006F79AF" w:rsidP="00D7097B">
      <w:pPr>
        <w:rPr>
          <w:lang w:eastAsia="x-none"/>
        </w:rPr>
      </w:pPr>
      <w:hyperlink r:id="rId102" w:history="1">
        <w:r>
          <w:rPr>
            <w:rStyle w:val="Hyperlink"/>
            <w:lang w:eastAsia="x-none"/>
          </w:rPr>
          <w:t>R1-2405186</w:t>
        </w:r>
      </w:hyperlink>
      <w:r w:rsidR="00D7097B" w:rsidRPr="00D7097B">
        <w:rPr>
          <w:lang w:eastAsia="x-none"/>
        </w:rPr>
        <w:tab/>
        <w:t>Discussion on RAN2 LS regarding type 3 PHR</w:t>
      </w:r>
      <w:r w:rsidR="00D7097B" w:rsidRPr="00D7097B">
        <w:rPr>
          <w:lang w:eastAsia="x-none"/>
        </w:rPr>
        <w:tab/>
        <w:t>ASUSTeK</w:t>
      </w:r>
    </w:p>
    <w:p w14:paraId="58BB3E96" w14:textId="20651D6A" w:rsidR="00F42B67" w:rsidRDefault="006F79AF" w:rsidP="00D7097B">
      <w:pPr>
        <w:rPr>
          <w:lang w:eastAsia="x-none"/>
        </w:rPr>
      </w:pPr>
      <w:hyperlink r:id="rId103" w:history="1">
        <w:r>
          <w:rPr>
            <w:rStyle w:val="Hyperlink"/>
            <w:lang w:eastAsia="x-none"/>
          </w:rPr>
          <w:t>R1-2405400</w:t>
        </w:r>
      </w:hyperlink>
      <w:r w:rsidR="00F42B67" w:rsidRPr="00F42B67">
        <w:rPr>
          <w:lang w:eastAsia="x-none"/>
        </w:rPr>
        <w:tab/>
        <w:t>Summary of offline discussion on reply RAN2 LS on type 3 PH value for the serving cell configured with mTRP</w:t>
      </w:r>
      <w:r w:rsidR="00F42B67" w:rsidRPr="00F42B67">
        <w:rPr>
          <w:lang w:eastAsia="x-none"/>
        </w:rPr>
        <w:tab/>
        <w:t>Moderator (MediaTek Inc.)</w:t>
      </w:r>
    </w:p>
    <w:p w14:paraId="7422A521" w14:textId="77777777" w:rsidR="004B0B53" w:rsidRDefault="000A255E" w:rsidP="004B0B53">
      <w:pPr>
        <w:rPr>
          <w:lang w:eastAsia="ko-KR"/>
        </w:rPr>
      </w:pPr>
      <w:r w:rsidRPr="004B0B53">
        <w:rPr>
          <w:b/>
          <w:bCs/>
          <w:lang w:eastAsia="ko-KR"/>
        </w:rPr>
        <w:t>Decision:</w:t>
      </w:r>
      <w:r w:rsidRPr="004B0B53">
        <w:rPr>
          <w:lang w:eastAsia="ko-KR"/>
        </w:rPr>
        <w:t xml:space="preserve"> Response to RAN2 is necessary. </w:t>
      </w:r>
      <w:r w:rsidR="004B0B53" w:rsidRPr="004B0B53">
        <w:rPr>
          <w:lang w:val="en-US"/>
        </w:rPr>
        <w:t>To be handled in agenda item 8.1 (MIMO) as part of BM discussions. To be moderated by Darcy (MediaTek).</w:t>
      </w:r>
    </w:p>
    <w:p w14:paraId="640838C4" w14:textId="77777777" w:rsidR="000A255E" w:rsidRPr="00D7097B" w:rsidRDefault="000A255E" w:rsidP="00D7097B">
      <w:pPr>
        <w:rPr>
          <w:lang w:eastAsia="x-none"/>
        </w:rPr>
      </w:pPr>
    </w:p>
    <w:p w14:paraId="3B4D3731" w14:textId="77777777" w:rsidR="00E60638" w:rsidRDefault="00E60638" w:rsidP="00E60638">
      <w:pPr>
        <w:pBdr>
          <w:bottom w:val="single" w:sz="6" w:space="1" w:color="auto"/>
        </w:pBdr>
        <w:rPr>
          <w:lang w:eastAsia="x-none"/>
        </w:rPr>
      </w:pPr>
    </w:p>
    <w:p w14:paraId="26A349B7" w14:textId="77777777" w:rsidR="00D7097B" w:rsidRPr="00B04157" w:rsidRDefault="00D7097B" w:rsidP="00D7097B">
      <w:pPr>
        <w:rPr>
          <w:b/>
          <w:bCs/>
          <w:lang w:eastAsia="ko-KR"/>
        </w:rPr>
      </w:pPr>
      <w:r w:rsidRPr="00B04157">
        <w:rPr>
          <w:rFonts w:hint="eastAsia"/>
          <w:b/>
          <w:bCs/>
          <w:lang w:eastAsia="ko-KR"/>
        </w:rPr>
        <w:t>R</w:t>
      </w:r>
      <w:r w:rsidRPr="00B04157">
        <w:rPr>
          <w:b/>
          <w:bCs/>
          <w:lang w:eastAsia="ko-KR"/>
        </w:rPr>
        <w:t>el-18 NR_FR1_lessthan_5MHz_BW</w:t>
      </w:r>
    </w:p>
    <w:p w14:paraId="16F31CD3" w14:textId="77777777" w:rsidR="000A255E" w:rsidRPr="00B04157" w:rsidRDefault="000A255E" w:rsidP="00D7097B">
      <w:pPr>
        <w:rPr>
          <w:b/>
          <w:bCs/>
          <w:lang w:eastAsia="ko-KR"/>
        </w:rPr>
      </w:pPr>
    </w:p>
    <w:p w14:paraId="614FA88D" w14:textId="267AA04D" w:rsidR="00D7097B" w:rsidRPr="00D7097B" w:rsidRDefault="006F79AF" w:rsidP="00D7097B">
      <w:pPr>
        <w:rPr>
          <w:b/>
          <w:bCs/>
          <w:lang w:eastAsia="x-none"/>
        </w:rPr>
      </w:pPr>
      <w:hyperlink r:id="rId104" w:history="1">
        <w:r>
          <w:rPr>
            <w:rStyle w:val="Hyperlink"/>
            <w:b/>
            <w:bCs/>
            <w:lang w:eastAsia="x-none"/>
          </w:rPr>
          <w:t>R1-2403833</w:t>
        </w:r>
      </w:hyperlink>
      <w:r w:rsidR="00D7097B" w:rsidRPr="00D7097B">
        <w:rPr>
          <w:b/>
          <w:bCs/>
          <w:lang w:eastAsia="x-none"/>
        </w:rPr>
        <w:tab/>
        <w:t>LS on UE Capability for Asymmetric BW for less than 5 MHz</w:t>
      </w:r>
      <w:r w:rsidR="00D7097B" w:rsidRPr="00D7097B">
        <w:rPr>
          <w:b/>
          <w:bCs/>
          <w:lang w:eastAsia="x-none"/>
        </w:rPr>
        <w:tab/>
        <w:t>RAN4, Rakuten Mobile</w:t>
      </w:r>
    </w:p>
    <w:p w14:paraId="1324CCFE" w14:textId="77777777" w:rsidR="00D7097B" w:rsidRPr="00D7097B" w:rsidRDefault="00D7097B" w:rsidP="00D7097B">
      <w:pPr>
        <w:rPr>
          <w:b/>
          <w:bCs/>
          <w:lang w:eastAsia="ko-KR"/>
        </w:rPr>
      </w:pPr>
      <w:r w:rsidRPr="00D7097B">
        <w:rPr>
          <w:rFonts w:hint="eastAsia"/>
          <w:b/>
          <w:bCs/>
          <w:lang w:eastAsia="ko-KR"/>
        </w:rPr>
        <w:t>R</w:t>
      </w:r>
      <w:r w:rsidRPr="00D7097B">
        <w:rPr>
          <w:b/>
          <w:bCs/>
          <w:lang w:eastAsia="ko-KR"/>
        </w:rPr>
        <w:t>elevant tdoc(s)</w:t>
      </w:r>
    </w:p>
    <w:p w14:paraId="05D8E61F" w14:textId="76918236" w:rsidR="00D7097B" w:rsidRPr="00D7097B" w:rsidRDefault="006F79AF" w:rsidP="00D7097B">
      <w:pPr>
        <w:rPr>
          <w:lang w:eastAsia="x-none"/>
        </w:rPr>
      </w:pPr>
      <w:hyperlink r:id="rId105" w:history="1">
        <w:r>
          <w:rPr>
            <w:rStyle w:val="Hyperlink"/>
            <w:lang w:eastAsia="x-none"/>
          </w:rPr>
          <w:t>R1-2404535</w:t>
        </w:r>
      </w:hyperlink>
      <w:r w:rsidR="00D7097B" w:rsidRPr="00D7097B">
        <w:rPr>
          <w:lang w:eastAsia="x-none"/>
        </w:rPr>
        <w:tab/>
        <w:t>Discussion of LS On UE Capability for Asymmetric BW for less than 5 MHz</w:t>
      </w:r>
      <w:r w:rsidR="00D7097B" w:rsidRPr="00D7097B">
        <w:rPr>
          <w:lang w:eastAsia="x-none"/>
        </w:rPr>
        <w:tab/>
        <w:t>Ericsson</w:t>
      </w:r>
    </w:p>
    <w:p w14:paraId="6D00EF6D" w14:textId="733B8970" w:rsidR="00D7097B" w:rsidRPr="00D7097B" w:rsidRDefault="006F79AF" w:rsidP="00D7097B">
      <w:pPr>
        <w:rPr>
          <w:lang w:eastAsia="x-none"/>
        </w:rPr>
      </w:pPr>
      <w:hyperlink r:id="rId106" w:history="1">
        <w:r>
          <w:rPr>
            <w:rStyle w:val="Hyperlink"/>
            <w:lang w:eastAsia="x-none"/>
          </w:rPr>
          <w:t>R1-2404483</w:t>
        </w:r>
      </w:hyperlink>
      <w:r w:rsidR="00D7097B" w:rsidRPr="00D7097B">
        <w:rPr>
          <w:lang w:eastAsia="x-none"/>
        </w:rPr>
        <w:tab/>
        <w:t>Discussion on UE Capability for Asymmetric BW for less than 5 MHz</w:t>
      </w:r>
      <w:r w:rsidR="00D7097B" w:rsidRPr="00D7097B">
        <w:rPr>
          <w:lang w:eastAsia="x-none"/>
        </w:rPr>
        <w:tab/>
        <w:t>Nokia</w:t>
      </w:r>
    </w:p>
    <w:p w14:paraId="57EE2354" w14:textId="518241CB" w:rsidR="00D7097B" w:rsidRPr="00D7097B" w:rsidRDefault="006F79AF" w:rsidP="00D7097B">
      <w:pPr>
        <w:rPr>
          <w:lang w:eastAsia="x-none"/>
        </w:rPr>
      </w:pPr>
      <w:hyperlink r:id="rId107" w:history="1">
        <w:r>
          <w:rPr>
            <w:rStyle w:val="Hyperlink"/>
            <w:lang w:eastAsia="x-none"/>
          </w:rPr>
          <w:t>R1-2404361</w:t>
        </w:r>
      </w:hyperlink>
      <w:r w:rsidR="00D7097B" w:rsidRPr="00D7097B">
        <w:rPr>
          <w:lang w:eastAsia="x-none"/>
        </w:rPr>
        <w:tab/>
        <w:t>Discussion on asymmetric BW for less than 5 MHz</w:t>
      </w:r>
      <w:r w:rsidR="00D7097B" w:rsidRPr="00D7097B">
        <w:rPr>
          <w:lang w:eastAsia="x-none"/>
        </w:rPr>
        <w:tab/>
        <w:t>CATT</w:t>
      </w:r>
    </w:p>
    <w:p w14:paraId="65CE3BBC" w14:textId="603488EB" w:rsidR="00D7097B" w:rsidRPr="00D7097B" w:rsidRDefault="006F79AF" w:rsidP="00D7097B">
      <w:pPr>
        <w:rPr>
          <w:lang w:eastAsia="x-none"/>
        </w:rPr>
      </w:pPr>
      <w:hyperlink r:id="rId108" w:history="1">
        <w:r>
          <w:rPr>
            <w:rStyle w:val="Hyperlink"/>
            <w:lang w:eastAsia="x-none"/>
          </w:rPr>
          <w:t>R1-2404811</w:t>
        </w:r>
      </w:hyperlink>
      <w:r w:rsidR="00D7097B" w:rsidRPr="00D7097B">
        <w:rPr>
          <w:lang w:eastAsia="x-none"/>
        </w:rPr>
        <w:tab/>
        <w:t>Discussion on LS on UE capability for asymmetric BW for less than 5 MHz</w:t>
      </w:r>
      <w:r w:rsidR="00D7097B" w:rsidRPr="00D7097B">
        <w:rPr>
          <w:lang w:eastAsia="x-none"/>
        </w:rPr>
        <w:tab/>
        <w:t>ZTE</w:t>
      </w:r>
    </w:p>
    <w:p w14:paraId="33D67C8E" w14:textId="358C0622" w:rsidR="00D7097B" w:rsidRPr="00D7097B" w:rsidRDefault="006F79AF" w:rsidP="00D7097B">
      <w:pPr>
        <w:rPr>
          <w:lang w:eastAsia="x-none"/>
        </w:rPr>
      </w:pPr>
      <w:hyperlink r:id="rId109" w:history="1">
        <w:r>
          <w:rPr>
            <w:rStyle w:val="Hyperlink"/>
            <w:lang w:eastAsia="x-none"/>
          </w:rPr>
          <w:t>R1-2404948</w:t>
        </w:r>
      </w:hyperlink>
      <w:r w:rsidR="00D7097B" w:rsidRPr="00D7097B">
        <w:rPr>
          <w:lang w:eastAsia="x-none"/>
        </w:rPr>
        <w:tab/>
        <w:t>Reply LS on UE Capability for Asymmetric BW for less than 5 MHz</w:t>
      </w:r>
      <w:r w:rsidR="00D7097B" w:rsidRPr="00D7097B">
        <w:rPr>
          <w:lang w:eastAsia="x-none"/>
        </w:rPr>
        <w:tab/>
        <w:t>Huawei, HiSilicon</w:t>
      </w:r>
    </w:p>
    <w:p w14:paraId="46752495" w14:textId="53C71D7C" w:rsidR="00D7097B" w:rsidRPr="00D7097B" w:rsidRDefault="006F79AF" w:rsidP="00D7097B">
      <w:pPr>
        <w:rPr>
          <w:lang w:eastAsia="x-none"/>
        </w:rPr>
      </w:pPr>
      <w:hyperlink r:id="rId110" w:history="1">
        <w:r>
          <w:rPr>
            <w:rStyle w:val="Hyperlink"/>
            <w:lang w:eastAsia="x-none"/>
          </w:rPr>
          <w:t>R1-2405019</w:t>
        </w:r>
      </w:hyperlink>
      <w:r w:rsidR="00D7097B" w:rsidRPr="00D7097B">
        <w:rPr>
          <w:lang w:eastAsia="x-none"/>
        </w:rPr>
        <w:tab/>
        <w:t>Discussion on UE Capability for Asymmetric BW for less than 5 MHz</w:t>
      </w:r>
      <w:r w:rsidR="00D7097B" w:rsidRPr="00D7097B">
        <w:rPr>
          <w:lang w:eastAsia="x-none"/>
        </w:rPr>
        <w:tab/>
        <w:t>NTT DOCOMO, INC.</w:t>
      </w:r>
    </w:p>
    <w:p w14:paraId="17094F88" w14:textId="34765159" w:rsidR="00D7097B" w:rsidRPr="00D7097B" w:rsidRDefault="006F79AF" w:rsidP="00D7097B">
      <w:pPr>
        <w:rPr>
          <w:lang w:eastAsia="x-none"/>
        </w:rPr>
      </w:pPr>
      <w:hyperlink r:id="rId111" w:history="1">
        <w:r>
          <w:rPr>
            <w:rStyle w:val="Hyperlink"/>
            <w:lang w:eastAsia="x-none"/>
          </w:rPr>
          <w:t>R1-2405129</w:t>
        </w:r>
      </w:hyperlink>
      <w:r w:rsidR="00D7097B" w:rsidRPr="00D7097B">
        <w:rPr>
          <w:lang w:eastAsia="x-none"/>
        </w:rPr>
        <w:tab/>
        <w:t>Draft Reply to LS on UE Capability for Asymmetric BW for less than 5 MHz</w:t>
      </w:r>
      <w:r w:rsidR="00D7097B" w:rsidRPr="00D7097B">
        <w:rPr>
          <w:lang w:eastAsia="x-none"/>
        </w:rPr>
        <w:tab/>
        <w:t>Qualcomm Incorporated</w:t>
      </w:r>
    </w:p>
    <w:p w14:paraId="5B3CE15B" w14:textId="7C04F802" w:rsidR="00D7097B" w:rsidRPr="00D7097B" w:rsidRDefault="006F79AF" w:rsidP="00D7097B">
      <w:pPr>
        <w:rPr>
          <w:lang w:eastAsia="x-none"/>
        </w:rPr>
      </w:pPr>
      <w:hyperlink r:id="rId112" w:history="1">
        <w:r>
          <w:rPr>
            <w:rStyle w:val="Hyperlink"/>
            <w:lang w:eastAsia="x-none"/>
          </w:rPr>
          <w:t>R1-2405130</w:t>
        </w:r>
      </w:hyperlink>
      <w:r w:rsidR="00D7097B" w:rsidRPr="00D7097B">
        <w:rPr>
          <w:lang w:eastAsia="x-none"/>
        </w:rPr>
        <w:tab/>
        <w:t>Discussion for RAN4 LS on UE Capability for Asymmetric BW for less than 5 MHz</w:t>
      </w:r>
      <w:r w:rsidR="00D7097B" w:rsidRPr="00D7097B">
        <w:rPr>
          <w:lang w:eastAsia="x-none"/>
        </w:rPr>
        <w:tab/>
        <w:t>Qualcomm Incorporated</w:t>
      </w:r>
    </w:p>
    <w:p w14:paraId="11CFB0B3" w14:textId="33EF200C" w:rsidR="00BA049B" w:rsidRPr="00D7097B" w:rsidRDefault="00BA049B" w:rsidP="00BA049B">
      <w:pPr>
        <w:rPr>
          <w:lang w:eastAsia="ko-KR"/>
        </w:rPr>
      </w:pPr>
      <w:r w:rsidRPr="00EB2666">
        <w:rPr>
          <w:b/>
          <w:bCs/>
          <w:lang w:eastAsia="ko-KR"/>
        </w:rPr>
        <w:t>Decision:</w:t>
      </w:r>
      <w:r w:rsidRPr="00EB2666">
        <w:rPr>
          <w:lang w:eastAsia="ko-KR"/>
        </w:rPr>
        <w:t xml:space="preserve"> </w:t>
      </w:r>
      <w:r w:rsidRPr="00EB2666">
        <w:rPr>
          <w:rFonts w:hint="eastAsia"/>
          <w:lang w:eastAsia="ko-KR"/>
        </w:rPr>
        <w:t>T</w:t>
      </w:r>
      <w:r w:rsidRPr="00EB2666">
        <w:rPr>
          <w:lang w:eastAsia="ko-KR"/>
        </w:rPr>
        <w:t>o be further discussed under agenda item 8.2.1 for any necessary changes to Rel-18 UE features.</w:t>
      </w:r>
      <w:r w:rsidR="00EB2666" w:rsidRPr="00EB2666">
        <w:rPr>
          <w:lang w:eastAsia="ko-KR"/>
        </w:rPr>
        <w:t xml:space="preserve"> Avoid having RAN1</w:t>
      </w:r>
      <w:r w:rsidR="00EB2666">
        <w:rPr>
          <w:lang w:eastAsia="ko-KR"/>
        </w:rPr>
        <w:t xml:space="preserve"> and RAN2 doing parallel actions on it – who takes the lead should be clarified asap.</w:t>
      </w:r>
    </w:p>
    <w:p w14:paraId="5941FA25" w14:textId="77777777" w:rsidR="00D7097B" w:rsidRDefault="00D7097B" w:rsidP="00D7097B">
      <w:pPr>
        <w:rPr>
          <w:lang w:eastAsia="ko-KR"/>
        </w:rPr>
      </w:pPr>
    </w:p>
    <w:p w14:paraId="4DFD7D9A" w14:textId="77777777" w:rsidR="00EB2666" w:rsidRPr="00D7097B" w:rsidRDefault="00EB2666" w:rsidP="00D7097B">
      <w:pPr>
        <w:rPr>
          <w:lang w:eastAsia="x-none"/>
        </w:rPr>
      </w:pPr>
    </w:p>
    <w:p w14:paraId="7C3D75A9" w14:textId="4AC2DD89" w:rsidR="00D7097B" w:rsidRPr="00D7097B" w:rsidRDefault="006F79AF" w:rsidP="00D7097B">
      <w:pPr>
        <w:rPr>
          <w:b/>
          <w:bCs/>
          <w:lang w:eastAsia="x-none"/>
        </w:rPr>
      </w:pPr>
      <w:hyperlink r:id="rId113" w:history="1">
        <w:r>
          <w:rPr>
            <w:rStyle w:val="Hyperlink"/>
            <w:b/>
            <w:bCs/>
            <w:lang w:eastAsia="x-none"/>
          </w:rPr>
          <w:t>R1-2404200</w:t>
        </w:r>
      </w:hyperlink>
      <w:r w:rsidR="00D7097B" w:rsidRPr="00D7097B">
        <w:rPr>
          <w:b/>
          <w:bCs/>
          <w:lang w:eastAsia="x-none"/>
        </w:rPr>
        <w:tab/>
        <w:t>Reply LS on inter-frequency neighbour cells supporting NR dedicated spectrum less than 5 MHz for FR1</w:t>
      </w:r>
      <w:r w:rsidR="00D7097B" w:rsidRPr="00D7097B">
        <w:rPr>
          <w:b/>
          <w:bCs/>
          <w:lang w:eastAsia="x-none"/>
        </w:rPr>
        <w:tab/>
        <w:t>RAN2, Qualcomm</w:t>
      </w:r>
    </w:p>
    <w:p w14:paraId="5CD7D56B" w14:textId="67FACE4D" w:rsidR="00D7097B" w:rsidRPr="00EB2666" w:rsidRDefault="006E4276" w:rsidP="00D7097B">
      <w:pPr>
        <w:rPr>
          <w:lang w:eastAsia="ko-KR"/>
        </w:rPr>
      </w:pPr>
      <w:r w:rsidRPr="00EB2666">
        <w:rPr>
          <w:b/>
          <w:bCs/>
          <w:lang w:eastAsia="ko-KR"/>
        </w:rPr>
        <w:t>Decision:</w:t>
      </w:r>
      <w:r w:rsidRPr="00EB2666">
        <w:rPr>
          <w:lang w:eastAsia="ko-KR"/>
        </w:rPr>
        <w:t xml:space="preserve"> </w:t>
      </w:r>
      <w:r w:rsidR="00D7097B" w:rsidRPr="00EB2666">
        <w:rPr>
          <w:rFonts w:hint="eastAsia"/>
          <w:lang w:eastAsia="ko-KR"/>
        </w:rPr>
        <w:t>R</w:t>
      </w:r>
      <w:r w:rsidR="00D7097B" w:rsidRPr="00EB2666">
        <w:rPr>
          <w:lang w:eastAsia="ko-KR"/>
        </w:rPr>
        <w:t>AN2 LS in response to R1-2312668. No further RAN1 action necessary with regards to the LS.</w:t>
      </w:r>
    </w:p>
    <w:p w14:paraId="09EB4D8A" w14:textId="77777777" w:rsidR="00E60638" w:rsidRDefault="00E60638" w:rsidP="00E60638">
      <w:pPr>
        <w:pBdr>
          <w:bottom w:val="single" w:sz="6" w:space="1" w:color="auto"/>
        </w:pBdr>
        <w:rPr>
          <w:lang w:eastAsia="x-none"/>
        </w:rPr>
      </w:pPr>
    </w:p>
    <w:p w14:paraId="2B6B309A" w14:textId="77777777" w:rsidR="00D7097B" w:rsidRDefault="00D7097B" w:rsidP="00D7097B">
      <w:pPr>
        <w:rPr>
          <w:b/>
          <w:bCs/>
          <w:lang w:eastAsia="ko-KR"/>
        </w:rPr>
      </w:pPr>
      <w:r w:rsidRPr="00D7097B">
        <w:rPr>
          <w:rFonts w:hint="eastAsia"/>
          <w:b/>
          <w:bCs/>
          <w:lang w:eastAsia="ko-KR"/>
        </w:rPr>
        <w:t>R</w:t>
      </w:r>
      <w:r w:rsidRPr="00D7097B">
        <w:rPr>
          <w:b/>
          <w:bCs/>
          <w:lang w:eastAsia="ko-KR"/>
        </w:rPr>
        <w:t>el-18 NR_Mob_enh2</w:t>
      </w:r>
    </w:p>
    <w:p w14:paraId="16F93F0C" w14:textId="77777777" w:rsidR="008C434C" w:rsidRPr="00D7097B" w:rsidRDefault="008C434C" w:rsidP="00D7097B">
      <w:pPr>
        <w:rPr>
          <w:b/>
          <w:bCs/>
          <w:lang w:eastAsia="ko-KR"/>
        </w:rPr>
      </w:pPr>
    </w:p>
    <w:p w14:paraId="4A345026" w14:textId="2494EFC8" w:rsidR="00D7097B" w:rsidRPr="00D7097B" w:rsidRDefault="006F79AF" w:rsidP="00D7097B">
      <w:pPr>
        <w:rPr>
          <w:b/>
          <w:bCs/>
          <w:lang w:eastAsia="x-none"/>
        </w:rPr>
      </w:pPr>
      <w:hyperlink r:id="rId114" w:history="1">
        <w:r>
          <w:rPr>
            <w:rStyle w:val="Hyperlink"/>
            <w:b/>
            <w:bCs/>
            <w:lang w:eastAsia="x-none"/>
          </w:rPr>
          <w:t>R1-2404199</w:t>
        </w:r>
      </w:hyperlink>
      <w:r w:rsidR="00D7097B" w:rsidRPr="00D7097B">
        <w:rPr>
          <w:b/>
          <w:bCs/>
          <w:lang w:eastAsia="x-none"/>
        </w:rPr>
        <w:tab/>
        <w:t>LS on LTM L1 intra and inter-frequency measurements</w:t>
      </w:r>
      <w:r w:rsidR="00D7097B" w:rsidRPr="00D7097B">
        <w:rPr>
          <w:b/>
          <w:bCs/>
          <w:lang w:eastAsia="x-none"/>
        </w:rPr>
        <w:tab/>
        <w:t>RAN2, Intel</w:t>
      </w:r>
    </w:p>
    <w:p w14:paraId="42174C97" w14:textId="77777777" w:rsidR="00D7097B" w:rsidRPr="00D7097B" w:rsidRDefault="00D7097B" w:rsidP="00D7097B">
      <w:pPr>
        <w:rPr>
          <w:b/>
          <w:bCs/>
          <w:lang w:eastAsia="ko-KR"/>
        </w:rPr>
      </w:pPr>
      <w:r w:rsidRPr="00D7097B">
        <w:rPr>
          <w:rFonts w:hint="eastAsia"/>
          <w:b/>
          <w:bCs/>
          <w:lang w:eastAsia="ko-KR"/>
        </w:rPr>
        <w:t>R</w:t>
      </w:r>
      <w:r w:rsidRPr="00D7097B">
        <w:rPr>
          <w:b/>
          <w:bCs/>
          <w:lang w:eastAsia="ko-KR"/>
        </w:rPr>
        <w:t>elevant tdoc(s)</w:t>
      </w:r>
    </w:p>
    <w:p w14:paraId="12E213A0" w14:textId="16B829AA" w:rsidR="00D7097B" w:rsidRPr="00D7097B" w:rsidRDefault="006F79AF" w:rsidP="00D7097B">
      <w:pPr>
        <w:rPr>
          <w:lang w:eastAsia="x-none"/>
        </w:rPr>
      </w:pPr>
      <w:hyperlink r:id="rId115" w:history="1">
        <w:r>
          <w:rPr>
            <w:rStyle w:val="Hyperlink"/>
            <w:lang w:eastAsia="x-none"/>
          </w:rPr>
          <w:t>R1-2404145</w:t>
        </w:r>
      </w:hyperlink>
      <w:r w:rsidR="00D7097B" w:rsidRPr="00D7097B">
        <w:rPr>
          <w:lang w:eastAsia="x-none"/>
        </w:rPr>
        <w:tab/>
        <w:t>Draft reply LS on LTM L1 intra and inter-frequency measurements</w:t>
      </w:r>
      <w:r w:rsidR="00D7097B" w:rsidRPr="00D7097B">
        <w:rPr>
          <w:lang w:eastAsia="x-none"/>
        </w:rPr>
        <w:tab/>
        <w:t>vivo</w:t>
      </w:r>
    </w:p>
    <w:p w14:paraId="0617A1A4" w14:textId="4C38C7DE" w:rsidR="00D7097B" w:rsidRPr="00D7097B" w:rsidRDefault="006F79AF" w:rsidP="00D7097B">
      <w:pPr>
        <w:rPr>
          <w:lang w:eastAsia="x-none"/>
        </w:rPr>
      </w:pPr>
      <w:hyperlink r:id="rId116" w:history="1">
        <w:r>
          <w:rPr>
            <w:rStyle w:val="Hyperlink"/>
            <w:lang w:eastAsia="x-none"/>
          </w:rPr>
          <w:t>R1-2404247</w:t>
        </w:r>
      </w:hyperlink>
      <w:r w:rsidR="00D7097B" w:rsidRPr="00D7097B">
        <w:rPr>
          <w:lang w:eastAsia="x-none"/>
        </w:rPr>
        <w:tab/>
        <w:t>Discussion on LTM L1 intra and inter-frequency measurements</w:t>
      </w:r>
      <w:r w:rsidR="00D7097B" w:rsidRPr="00D7097B">
        <w:rPr>
          <w:lang w:eastAsia="x-none"/>
        </w:rPr>
        <w:tab/>
        <w:t>ZTE</w:t>
      </w:r>
    </w:p>
    <w:p w14:paraId="53A0D31D" w14:textId="6B96076B" w:rsidR="00D7097B" w:rsidRPr="00D7097B" w:rsidRDefault="006F79AF" w:rsidP="00D7097B">
      <w:pPr>
        <w:rPr>
          <w:lang w:eastAsia="x-none"/>
        </w:rPr>
      </w:pPr>
      <w:hyperlink r:id="rId117" w:history="1">
        <w:r>
          <w:rPr>
            <w:rStyle w:val="Hyperlink"/>
            <w:lang w:eastAsia="x-none"/>
          </w:rPr>
          <w:t>R1-2404248</w:t>
        </w:r>
      </w:hyperlink>
      <w:r w:rsidR="00D7097B" w:rsidRPr="00D7097B">
        <w:rPr>
          <w:lang w:eastAsia="x-none"/>
        </w:rPr>
        <w:tab/>
        <w:t>Draft reply LS on LTM L1 intra and inter-frequency measurements</w:t>
      </w:r>
      <w:r w:rsidR="00D7097B" w:rsidRPr="00D7097B">
        <w:rPr>
          <w:lang w:eastAsia="x-none"/>
        </w:rPr>
        <w:tab/>
        <w:t>ZTE</w:t>
      </w:r>
    </w:p>
    <w:p w14:paraId="5BCFE4C3" w14:textId="7B03D06A" w:rsidR="00D7097B" w:rsidRPr="00D7097B" w:rsidRDefault="006F79AF" w:rsidP="00D7097B">
      <w:pPr>
        <w:rPr>
          <w:lang w:eastAsia="x-none"/>
        </w:rPr>
      </w:pPr>
      <w:hyperlink r:id="rId118" w:history="1">
        <w:r>
          <w:rPr>
            <w:rStyle w:val="Hyperlink"/>
            <w:lang w:eastAsia="x-none"/>
          </w:rPr>
          <w:t>R1-2404265</w:t>
        </w:r>
      </w:hyperlink>
      <w:r w:rsidR="00D7097B" w:rsidRPr="00D7097B">
        <w:rPr>
          <w:lang w:eastAsia="x-none"/>
        </w:rPr>
        <w:tab/>
        <w:t>Draft reply LS on LTM L1 intra and inter-frequency measurements</w:t>
      </w:r>
      <w:r w:rsidR="00D7097B" w:rsidRPr="00D7097B">
        <w:rPr>
          <w:lang w:eastAsia="x-none"/>
        </w:rPr>
        <w:tab/>
        <w:t>Samsung</w:t>
      </w:r>
    </w:p>
    <w:p w14:paraId="5187F5E3" w14:textId="7B32E6F2" w:rsidR="00D7097B" w:rsidRPr="00D7097B" w:rsidRDefault="006F79AF" w:rsidP="00D7097B">
      <w:pPr>
        <w:rPr>
          <w:lang w:eastAsia="x-none"/>
        </w:rPr>
      </w:pPr>
      <w:hyperlink r:id="rId119" w:history="1">
        <w:r>
          <w:rPr>
            <w:rStyle w:val="Hyperlink"/>
            <w:lang w:eastAsia="x-none"/>
          </w:rPr>
          <w:t>R1-2404342</w:t>
        </w:r>
      </w:hyperlink>
      <w:r w:rsidR="00D7097B" w:rsidRPr="00D7097B">
        <w:rPr>
          <w:lang w:eastAsia="x-none"/>
        </w:rPr>
        <w:tab/>
        <w:t>Reply LS on LTM L1 intra and inter-frequency measurements</w:t>
      </w:r>
      <w:r w:rsidR="00D7097B" w:rsidRPr="00D7097B">
        <w:rPr>
          <w:lang w:eastAsia="x-none"/>
        </w:rPr>
        <w:tab/>
        <w:t>Lenovo</w:t>
      </w:r>
    </w:p>
    <w:p w14:paraId="67F0F8A1" w14:textId="157A1799" w:rsidR="00D7097B" w:rsidRPr="00D7097B" w:rsidRDefault="006F79AF" w:rsidP="00D7097B">
      <w:pPr>
        <w:rPr>
          <w:lang w:eastAsia="x-none"/>
        </w:rPr>
      </w:pPr>
      <w:hyperlink r:id="rId120" w:history="1">
        <w:r>
          <w:rPr>
            <w:rStyle w:val="Hyperlink"/>
            <w:lang w:eastAsia="x-none"/>
          </w:rPr>
          <w:t>R1-2404349</w:t>
        </w:r>
      </w:hyperlink>
      <w:r w:rsidR="00D7097B" w:rsidRPr="00D7097B">
        <w:rPr>
          <w:lang w:eastAsia="x-none"/>
        </w:rPr>
        <w:tab/>
        <w:t>Draft reply LS on LTM L1 intra and inter-frequency measurements</w:t>
      </w:r>
      <w:r w:rsidR="00D7097B" w:rsidRPr="00D7097B">
        <w:rPr>
          <w:lang w:eastAsia="x-none"/>
        </w:rPr>
        <w:tab/>
        <w:t>Spreadtrum Communications</w:t>
      </w:r>
    </w:p>
    <w:p w14:paraId="227F194C" w14:textId="56E9EE8F" w:rsidR="00D7097B" w:rsidRPr="00D7097B" w:rsidRDefault="006F79AF" w:rsidP="00D7097B">
      <w:pPr>
        <w:rPr>
          <w:lang w:eastAsia="x-none"/>
        </w:rPr>
      </w:pPr>
      <w:hyperlink r:id="rId121" w:history="1">
        <w:r>
          <w:rPr>
            <w:rStyle w:val="Hyperlink"/>
            <w:lang w:eastAsia="x-none"/>
          </w:rPr>
          <w:t>R1-2404677</w:t>
        </w:r>
      </w:hyperlink>
      <w:r w:rsidR="00D7097B" w:rsidRPr="00D7097B">
        <w:rPr>
          <w:lang w:eastAsia="x-none"/>
        </w:rPr>
        <w:tab/>
        <w:t>Draft reply to LS on LTM L1 intra and inter-frequency measurements</w:t>
      </w:r>
      <w:r w:rsidR="00D7097B" w:rsidRPr="00D7097B">
        <w:rPr>
          <w:lang w:eastAsia="x-none"/>
        </w:rPr>
        <w:tab/>
        <w:t>NEC</w:t>
      </w:r>
    </w:p>
    <w:p w14:paraId="00FA462A" w14:textId="5B883314" w:rsidR="00D7097B" w:rsidRPr="00D7097B" w:rsidRDefault="006F79AF" w:rsidP="00D7097B">
      <w:pPr>
        <w:rPr>
          <w:lang w:eastAsia="x-none"/>
        </w:rPr>
      </w:pPr>
      <w:hyperlink r:id="rId122" w:history="1">
        <w:r>
          <w:rPr>
            <w:rStyle w:val="Hyperlink"/>
            <w:lang w:eastAsia="x-none"/>
          </w:rPr>
          <w:t>R1-2404753</w:t>
        </w:r>
      </w:hyperlink>
      <w:r w:rsidR="00D7097B" w:rsidRPr="00D7097B">
        <w:rPr>
          <w:lang w:eastAsia="x-none"/>
        </w:rPr>
        <w:tab/>
        <w:t>Discussion of LS on LTM L1 intra and inter-frequency measurements</w:t>
      </w:r>
      <w:r w:rsidR="00D7097B" w:rsidRPr="00D7097B">
        <w:rPr>
          <w:lang w:eastAsia="x-none"/>
        </w:rPr>
        <w:tab/>
        <w:t>Ericsson</w:t>
      </w:r>
    </w:p>
    <w:p w14:paraId="1C626CA9" w14:textId="04DC7E19" w:rsidR="00D7097B" w:rsidRPr="00D7097B" w:rsidRDefault="006F79AF" w:rsidP="00D7097B">
      <w:pPr>
        <w:rPr>
          <w:lang w:eastAsia="x-none"/>
        </w:rPr>
      </w:pPr>
      <w:hyperlink r:id="rId123" w:history="1">
        <w:r>
          <w:rPr>
            <w:rStyle w:val="Hyperlink"/>
            <w:lang w:eastAsia="x-none"/>
          </w:rPr>
          <w:t>R1-2404829</w:t>
        </w:r>
      </w:hyperlink>
      <w:r w:rsidR="00D7097B" w:rsidRPr="00D7097B">
        <w:rPr>
          <w:lang w:eastAsia="x-none"/>
        </w:rPr>
        <w:tab/>
        <w:t>Discussion on RAN2 LS on LTM L1 intra and inter-frequency measurements</w:t>
      </w:r>
      <w:r w:rsidR="00D7097B" w:rsidRPr="00D7097B">
        <w:rPr>
          <w:lang w:eastAsia="x-none"/>
        </w:rPr>
        <w:tab/>
        <w:t>OPPO</w:t>
      </w:r>
    </w:p>
    <w:p w14:paraId="06EF5A1A" w14:textId="423EAE49" w:rsidR="00D7097B" w:rsidRPr="00D7097B" w:rsidRDefault="006F79AF" w:rsidP="00D7097B">
      <w:pPr>
        <w:rPr>
          <w:lang w:eastAsia="x-none"/>
        </w:rPr>
      </w:pPr>
      <w:hyperlink r:id="rId124" w:history="1">
        <w:r>
          <w:rPr>
            <w:rStyle w:val="Hyperlink"/>
            <w:lang w:eastAsia="x-none"/>
          </w:rPr>
          <w:t>R1-2404830</w:t>
        </w:r>
      </w:hyperlink>
      <w:r w:rsidR="00D7097B" w:rsidRPr="00D7097B">
        <w:rPr>
          <w:lang w:eastAsia="x-none"/>
        </w:rPr>
        <w:tab/>
        <w:t>Draft reply LS on LTM L1 intra and inter-frequency measurements</w:t>
      </w:r>
      <w:r w:rsidR="00D7097B" w:rsidRPr="00D7097B">
        <w:rPr>
          <w:lang w:eastAsia="x-none"/>
        </w:rPr>
        <w:tab/>
        <w:t>OPPO</w:t>
      </w:r>
    </w:p>
    <w:p w14:paraId="27605A19" w14:textId="10770B71" w:rsidR="00D7097B" w:rsidRPr="00D7097B" w:rsidRDefault="006F79AF" w:rsidP="00D7097B">
      <w:pPr>
        <w:rPr>
          <w:lang w:eastAsia="x-none"/>
        </w:rPr>
      </w:pPr>
      <w:hyperlink r:id="rId125" w:history="1">
        <w:r>
          <w:rPr>
            <w:rStyle w:val="Hyperlink"/>
            <w:lang w:eastAsia="x-none"/>
          </w:rPr>
          <w:t>R1-2404930</w:t>
        </w:r>
      </w:hyperlink>
      <w:r w:rsidR="00D7097B" w:rsidRPr="00D7097B">
        <w:rPr>
          <w:lang w:eastAsia="x-none"/>
        </w:rPr>
        <w:tab/>
        <w:t>Discussion on LS on LTM L1 intra and inter-frequency measurements</w:t>
      </w:r>
      <w:r w:rsidR="00D7097B" w:rsidRPr="00D7097B">
        <w:rPr>
          <w:lang w:eastAsia="x-none"/>
        </w:rPr>
        <w:tab/>
        <w:t>Nokia</w:t>
      </w:r>
    </w:p>
    <w:p w14:paraId="366D2738" w14:textId="1337A5E9" w:rsidR="00D7097B" w:rsidRPr="00D7097B" w:rsidRDefault="006F79AF" w:rsidP="00D7097B">
      <w:pPr>
        <w:rPr>
          <w:lang w:eastAsia="x-none"/>
        </w:rPr>
      </w:pPr>
      <w:hyperlink r:id="rId126" w:history="1">
        <w:r>
          <w:rPr>
            <w:rStyle w:val="Hyperlink"/>
            <w:lang w:eastAsia="x-none"/>
          </w:rPr>
          <w:t>R1-2405007</w:t>
        </w:r>
      </w:hyperlink>
      <w:r w:rsidR="00D7097B" w:rsidRPr="00D7097B">
        <w:rPr>
          <w:lang w:eastAsia="x-none"/>
        </w:rPr>
        <w:tab/>
        <w:t>Draft reply LS on LTM L1 intra and inter-frequency measurements</w:t>
      </w:r>
      <w:r w:rsidR="00D7097B" w:rsidRPr="00D7097B">
        <w:rPr>
          <w:lang w:eastAsia="x-none"/>
        </w:rPr>
        <w:tab/>
        <w:t>CATT</w:t>
      </w:r>
    </w:p>
    <w:p w14:paraId="14865F08" w14:textId="72A9AC10" w:rsidR="00D7097B" w:rsidRDefault="006F79AF" w:rsidP="00D7097B">
      <w:pPr>
        <w:rPr>
          <w:lang w:eastAsia="x-none"/>
        </w:rPr>
      </w:pPr>
      <w:hyperlink r:id="rId127" w:history="1">
        <w:r>
          <w:rPr>
            <w:rStyle w:val="Hyperlink"/>
            <w:lang w:eastAsia="x-none"/>
          </w:rPr>
          <w:t>R1-2405323</w:t>
        </w:r>
      </w:hyperlink>
      <w:r w:rsidR="00D7097B" w:rsidRPr="00D7097B">
        <w:rPr>
          <w:lang w:eastAsia="x-none"/>
        </w:rPr>
        <w:tab/>
        <w:t>Discussion on the RAN2 LS on the LTM UE capability</w:t>
      </w:r>
      <w:r w:rsidR="00D7097B" w:rsidRPr="00D7097B">
        <w:rPr>
          <w:lang w:eastAsia="x-none"/>
        </w:rPr>
        <w:tab/>
        <w:t>Huawei, HiSilicon</w:t>
      </w:r>
    </w:p>
    <w:p w14:paraId="0C26B974" w14:textId="1F361B9A" w:rsidR="008C434C" w:rsidRPr="004B0B53" w:rsidRDefault="008C434C" w:rsidP="008C434C">
      <w:pPr>
        <w:rPr>
          <w:lang w:eastAsia="ko-KR"/>
        </w:rPr>
      </w:pPr>
      <w:r w:rsidRPr="004B0B53">
        <w:rPr>
          <w:b/>
          <w:bCs/>
          <w:lang w:eastAsia="ko-KR"/>
        </w:rPr>
        <w:t>Decision:</w:t>
      </w:r>
      <w:r w:rsidRPr="004B0B53">
        <w:rPr>
          <w:lang w:eastAsia="ko-KR"/>
        </w:rPr>
        <w:t xml:space="preserve"> Response to RAN2 is necessary. </w:t>
      </w:r>
      <w:r w:rsidRPr="004B0B53">
        <w:rPr>
          <w:lang w:val="en-US"/>
        </w:rPr>
        <w:t>To be handled in agenda item 8.</w:t>
      </w:r>
      <w:r w:rsidR="004B0B53" w:rsidRPr="004B0B53">
        <w:rPr>
          <w:lang w:val="en-US"/>
        </w:rPr>
        <w:t>2.2</w:t>
      </w:r>
      <w:r w:rsidRPr="004B0B53">
        <w:rPr>
          <w:lang w:val="en-US"/>
        </w:rPr>
        <w:t xml:space="preserve"> (Mobility Enh).</w:t>
      </w:r>
    </w:p>
    <w:p w14:paraId="32B60691" w14:textId="77777777" w:rsidR="008C434C" w:rsidRPr="00D7097B" w:rsidRDefault="008C434C" w:rsidP="00D7097B">
      <w:pPr>
        <w:rPr>
          <w:lang w:eastAsia="x-none"/>
        </w:rPr>
      </w:pPr>
    </w:p>
    <w:p w14:paraId="1A10472B" w14:textId="77777777" w:rsidR="00E60638" w:rsidRDefault="00E60638" w:rsidP="00E60638">
      <w:pPr>
        <w:pBdr>
          <w:bottom w:val="single" w:sz="6" w:space="1" w:color="auto"/>
        </w:pBdr>
        <w:rPr>
          <w:lang w:eastAsia="x-none"/>
        </w:rPr>
      </w:pPr>
    </w:p>
    <w:p w14:paraId="6EAF5919" w14:textId="77777777" w:rsidR="00D7097B" w:rsidRDefault="00D7097B" w:rsidP="00D7097B">
      <w:pPr>
        <w:rPr>
          <w:b/>
          <w:bCs/>
          <w:lang w:eastAsia="ko-KR"/>
        </w:rPr>
      </w:pPr>
      <w:r w:rsidRPr="00D7097B">
        <w:rPr>
          <w:rFonts w:hint="eastAsia"/>
          <w:b/>
          <w:bCs/>
          <w:lang w:eastAsia="ko-KR"/>
        </w:rPr>
        <w:t>R</w:t>
      </w:r>
      <w:r w:rsidRPr="00D7097B">
        <w:rPr>
          <w:b/>
          <w:bCs/>
          <w:lang w:eastAsia="ko-KR"/>
        </w:rPr>
        <w:t>el-18 NR_BWP_wor</w:t>
      </w:r>
    </w:p>
    <w:p w14:paraId="042A3E99" w14:textId="77777777" w:rsidR="00E60638" w:rsidRPr="00D7097B" w:rsidRDefault="00E60638" w:rsidP="00D7097B">
      <w:pPr>
        <w:rPr>
          <w:b/>
          <w:bCs/>
          <w:lang w:eastAsia="ko-KR"/>
        </w:rPr>
      </w:pPr>
    </w:p>
    <w:p w14:paraId="57FA0778" w14:textId="255E100B" w:rsidR="00D7097B" w:rsidRPr="00D7097B" w:rsidRDefault="006F79AF" w:rsidP="00D7097B">
      <w:pPr>
        <w:rPr>
          <w:b/>
          <w:bCs/>
          <w:lang w:eastAsia="x-none"/>
        </w:rPr>
      </w:pPr>
      <w:hyperlink r:id="rId128" w:history="1">
        <w:r>
          <w:rPr>
            <w:rStyle w:val="Hyperlink"/>
            <w:b/>
            <w:bCs/>
            <w:lang w:eastAsia="x-none"/>
          </w:rPr>
          <w:t>R1-2403832</w:t>
        </w:r>
      </w:hyperlink>
      <w:r w:rsidR="00D7097B" w:rsidRPr="00D7097B">
        <w:rPr>
          <w:b/>
          <w:bCs/>
          <w:lang w:eastAsia="x-none"/>
        </w:rPr>
        <w:tab/>
        <w:t>Reply LS on BWP operation without bandwidth restriction</w:t>
      </w:r>
      <w:r w:rsidR="00D7097B" w:rsidRPr="00D7097B">
        <w:rPr>
          <w:b/>
          <w:bCs/>
          <w:lang w:eastAsia="x-none"/>
        </w:rPr>
        <w:tab/>
        <w:t>RAN4, vivo, Vodafone</w:t>
      </w:r>
    </w:p>
    <w:p w14:paraId="4EAA3848" w14:textId="77777777" w:rsidR="004B0B53" w:rsidRDefault="006E4276" w:rsidP="00D7097B">
      <w:pPr>
        <w:rPr>
          <w:lang w:eastAsia="ko-KR"/>
        </w:rPr>
      </w:pPr>
      <w:r w:rsidRPr="004B0B53">
        <w:rPr>
          <w:b/>
          <w:bCs/>
          <w:lang w:eastAsia="ko-KR"/>
        </w:rPr>
        <w:t>Decision:</w:t>
      </w:r>
      <w:r w:rsidRPr="004B0B53">
        <w:rPr>
          <w:lang w:eastAsia="ko-KR"/>
        </w:rPr>
        <w:t xml:space="preserve"> </w:t>
      </w:r>
      <w:r w:rsidR="004B0B53" w:rsidRPr="004B0B53">
        <w:rPr>
          <w:lang w:eastAsia="ko-KR"/>
        </w:rPr>
        <w:t>Check if RAN1 UE feature update is necessary.</w:t>
      </w:r>
    </w:p>
    <w:p w14:paraId="6141E4B8" w14:textId="77777777" w:rsidR="00E60638" w:rsidRDefault="00E60638" w:rsidP="00E60638">
      <w:pPr>
        <w:pBdr>
          <w:bottom w:val="single" w:sz="6" w:space="1" w:color="auto"/>
        </w:pBdr>
        <w:rPr>
          <w:lang w:eastAsia="x-none"/>
        </w:rPr>
      </w:pPr>
    </w:p>
    <w:p w14:paraId="29D86146" w14:textId="77777777" w:rsidR="00D7097B" w:rsidRDefault="00D7097B" w:rsidP="00D7097B">
      <w:pPr>
        <w:rPr>
          <w:b/>
          <w:bCs/>
          <w:lang w:eastAsia="x-none"/>
        </w:rPr>
      </w:pPr>
      <w:r w:rsidRPr="00D7097B">
        <w:rPr>
          <w:b/>
          <w:bCs/>
          <w:lang w:eastAsia="x-none"/>
        </w:rPr>
        <w:t>Rel-19 NR_ENDC_RF_Ph4</w:t>
      </w:r>
    </w:p>
    <w:p w14:paraId="4FEEC718" w14:textId="77777777" w:rsidR="00986A9E" w:rsidRPr="00D7097B" w:rsidRDefault="00986A9E" w:rsidP="00D7097B">
      <w:pPr>
        <w:rPr>
          <w:b/>
          <w:bCs/>
          <w:lang w:eastAsia="x-none"/>
        </w:rPr>
      </w:pPr>
    </w:p>
    <w:p w14:paraId="6D188774" w14:textId="6B770D01" w:rsidR="00D7097B" w:rsidRPr="00D7097B" w:rsidRDefault="006F79AF" w:rsidP="00D7097B">
      <w:pPr>
        <w:rPr>
          <w:b/>
          <w:bCs/>
          <w:lang w:eastAsia="x-none"/>
        </w:rPr>
      </w:pPr>
      <w:hyperlink r:id="rId129" w:history="1">
        <w:r>
          <w:rPr>
            <w:rStyle w:val="Hyperlink"/>
            <w:b/>
            <w:bCs/>
            <w:lang w:eastAsia="x-none"/>
          </w:rPr>
          <w:t>R1-2403834</w:t>
        </w:r>
      </w:hyperlink>
      <w:r w:rsidR="00D7097B" w:rsidRPr="00D7097B">
        <w:rPr>
          <w:b/>
          <w:bCs/>
          <w:lang w:eastAsia="x-none"/>
        </w:rPr>
        <w:tab/>
        <w:t>LS on 3T6R and 4T6R antenna switching SRS</w:t>
      </w:r>
      <w:r w:rsidR="00D7097B" w:rsidRPr="00D7097B">
        <w:rPr>
          <w:b/>
          <w:bCs/>
          <w:lang w:eastAsia="x-none"/>
        </w:rPr>
        <w:tab/>
        <w:t>RAN4, Huawei</w:t>
      </w:r>
    </w:p>
    <w:p w14:paraId="730A2CD1" w14:textId="77777777" w:rsidR="00D7097B" w:rsidRPr="00D7097B" w:rsidRDefault="00D7097B" w:rsidP="00D7097B">
      <w:pPr>
        <w:rPr>
          <w:b/>
          <w:bCs/>
          <w:lang w:eastAsia="ko-KR"/>
        </w:rPr>
      </w:pPr>
      <w:r w:rsidRPr="00D7097B">
        <w:rPr>
          <w:rFonts w:hint="eastAsia"/>
          <w:b/>
          <w:bCs/>
          <w:lang w:eastAsia="ko-KR"/>
        </w:rPr>
        <w:t>R</w:t>
      </w:r>
      <w:r w:rsidRPr="00D7097B">
        <w:rPr>
          <w:b/>
          <w:bCs/>
          <w:lang w:eastAsia="ko-KR"/>
        </w:rPr>
        <w:t>elevant tdoc(s)</w:t>
      </w:r>
    </w:p>
    <w:p w14:paraId="68665625" w14:textId="40523F26" w:rsidR="00D7097B" w:rsidRPr="00D7097B" w:rsidRDefault="006F79AF" w:rsidP="00D7097B">
      <w:pPr>
        <w:rPr>
          <w:lang w:eastAsia="x-none"/>
        </w:rPr>
      </w:pPr>
      <w:hyperlink r:id="rId130" w:history="1">
        <w:r>
          <w:rPr>
            <w:rStyle w:val="Hyperlink"/>
            <w:lang w:eastAsia="x-none"/>
          </w:rPr>
          <w:t>R1-2404064</w:t>
        </w:r>
      </w:hyperlink>
      <w:r w:rsidR="00D7097B" w:rsidRPr="00D7097B">
        <w:rPr>
          <w:lang w:eastAsia="x-none"/>
        </w:rPr>
        <w:tab/>
        <w:t>Draft reply LS on 3T6R and 4T6R antenna switching SRS</w:t>
      </w:r>
      <w:r w:rsidR="00D7097B" w:rsidRPr="00D7097B">
        <w:rPr>
          <w:lang w:eastAsia="x-none"/>
        </w:rPr>
        <w:tab/>
        <w:t>Samsung</w:t>
      </w:r>
    </w:p>
    <w:p w14:paraId="3903ABF9" w14:textId="26F7E7AF" w:rsidR="00D7097B" w:rsidRPr="00D7097B" w:rsidRDefault="006F79AF" w:rsidP="00D7097B">
      <w:pPr>
        <w:rPr>
          <w:lang w:eastAsia="x-none"/>
        </w:rPr>
      </w:pPr>
      <w:hyperlink r:id="rId131" w:history="1">
        <w:r>
          <w:rPr>
            <w:rStyle w:val="Hyperlink"/>
            <w:lang w:eastAsia="x-none"/>
          </w:rPr>
          <w:t>R1-2404142</w:t>
        </w:r>
      </w:hyperlink>
      <w:r w:rsidR="00D7097B" w:rsidRPr="00D7097B">
        <w:rPr>
          <w:lang w:eastAsia="x-none"/>
        </w:rPr>
        <w:tab/>
        <w:t>Discussion on LS on 3T6R and 4T6R antenna switching SRS</w:t>
      </w:r>
      <w:r w:rsidR="00D7097B" w:rsidRPr="00D7097B">
        <w:rPr>
          <w:lang w:eastAsia="x-none"/>
        </w:rPr>
        <w:tab/>
        <w:t>vivo</w:t>
      </w:r>
    </w:p>
    <w:p w14:paraId="5CE943D3" w14:textId="406685D5" w:rsidR="00D7097B" w:rsidRPr="00D7097B" w:rsidRDefault="006F79AF" w:rsidP="00D7097B">
      <w:pPr>
        <w:rPr>
          <w:lang w:eastAsia="x-none"/>
        </w:rPr>
      </w:pPr>
      <w:hyperlink r:id="rId132" w:history="1">
        <w:r>
          <w:rPr>
            <w:rStyle w:val="Hyperlink"/>
            <w:lang w:eastAsia="x-none"/>
          </w:rPr>
          <w:t>R1-2404245</w:t>
        </w:r>
      </w:hyperlink>
      <w:r w:rsidR="00D7097B" w:rsidRPr="00D7097B">
        <w:rPr>
          <w:lang w:eastAsia="x-none"/>
        </w:rPr>
        <w:tab/>
        <w:t>Discussion on 3T6R and 4T6R antenna switching SRS</w:t>
      </w:r>
      <w:r w:rsidR="00D7097B" w:rsidRPr="00D7097B">
        <w:rPr>
          <w:lang w:eastAsia="x-none"/>
        </w:rPr>
        <w:tab/>
        <w:t>ZTE</w:t>
      </w:r>
    </w:p>
    <w:p w14:paraId="7BDBE3B8" w14:textId="642B9F35" w:rsidR="00D7097B" w:rsidRPr="00D7097B" w:rsidRDefault="006F79AF" w:rsidP="00D7097B">
      <w:pPr>
        <w:rPr>
          <w:lang w:eastAsia="x-none"/>
        </w:rPr>
      </w:pPr>
      <w:hyperlink r:id="rId133" w:history="1">
        <w:r>
          <w:rPr>
            <w:rStyle w:val="Hyperlink"/>
            <w:lang w:eastAsia="x-none"/>
          </w:rPr>
          <w:t>R1-2404246</w:t>
        </w:r>
      </w:hyperlink>
      <w:r w:rsidR="00D7097B" w:rsidRPr="00D7097B">
        <w:rPr>
          <w:lang w:eastAsia="x-none"/>
        </w:rPr>
        <w:tab/>
        <w:t>Draft reply LS on 3T6R and 4T6R antenna switching SRS</w:t>
      </w:r>
      <w:r w:rsidR="00D7097B" w:rsidRPr="00D7097B">
        <w:rPr>
          <w:lang w:eastAsia="x-none"/>
        </w:rPr>
        <w:tab/>
        <w:t>ZTE</w:t>
      </w:r>
    </w:p>
    <w:p w14:paraId="3DBC0387" w14:textId="13EBA23B" w:rsidR="00D7097B" w:rsidRPr="00D7097B" w:rsidRDefault="006F79AF" w:rsidP="00D7097B">
      <w:pPr>
        <w:rPr>
          <w:lang w:eastAsia="x-none"/>
        </w:rPr>
      </w:pPr>
      <w:hyperlink r:id="rId134" w:history="1">
        <w:r>
          <w:rPr>
            <w:rStyle w:val="Hyperlink"/>
            <w:lang w:eastAsia="x-none"/>
          </w:rPr>
          <w:t>R1-2405063</w:t>
        </w:r>
      </w:hyperlink>
      <w:r w:rsidR="00D7097B" w:rsidRPr="00D7097B">
        <w:rPr>
          <w:lang w:eastAsia="x-none"/>
        </w:rPr>
        <w:tab/>
        <w:t>Discussion of RAN4 LS on 3T6R and 4T6R antenna switching SRS</w:t>
      </w:r>
      <w:r w:rsidR="00D7097B" w:rsidRPr="00D7097B">
        <w:rPr>
          <w:lang w:eastAsia="x-none"/>
        </w:rPr>
        <w:tab/>
        <w:t>Nokia</w:t>
      </w:r>
    </w:p>
    <w:p w14:paraId="62E94FCE" w14:textId="48060177" w:rsidR="00D7097B" w:rsidRPr="00D7097B" w:rsidRDefault="006F79AF" w:rsidP="00D7097B">
      <w:pPr>
        <w:rPr>
          <w:lang w:eastAsia="x-none"/>
        </w:rPr>
      </w:pPr>
      <w:hyperlink r:id="rId135" w:history="1">
        <w:r>
          <w:rPr>
            <w:rStyle w:val="Hyperlink"/>
            <w:lang w:eastAsia="x-none"/>
          </w:rPr>
          <w:t>R1-2404825</w:t>
        </w:r>
      </w:hyperlink>
      <w:r w:rsidR="00D7097B" w:rsidRPr="00D7097B">
        <w:rPr>
          <w:lang w:eastAsia="x-none"/>
        </w:rPr>
        <w:tab/>
        <w:t>Discussion on LS on 3T6R and 4T6R antenna switching SRS</w:t>
      </w:r>
      <w:r w:rsidR="00D7097B" w:rsidRPr="00D7097B">
        <w:rPr>
          <w:lang w:eastAsia="x-none"/>
        </w:rPr>
        <w:tab/>
        <w:t>OPPO</w:t>
      </w:r>
    </w:p>
    <w:p w14:paraId="55BFE522" w14:textId="2B41A3B6" w:rsidR="00D7097B" w:rsidRPr="00D7097B" w:rsidRDefault="006F79AF" w:rsidP="00D7097B">
      <w:pPr>
        <w:rPr>
          <w:lang w:eastAsia="x-none"/>
        </w:rPr>
      </w:pPr>
      <w:hyperlink r:id="rId136" w:history="1">
        <w:r>
          <w:rPr>
            <w:rStyle w:val="Hyperlink"/>
            <w:lang w:eastAsia="x-none"/>
          </w:rPr>
          <w:t>R1-2405131</w:t>
        </w:r>
      </w:hyperlink>
      <w:r w:rsidR="00D7097B" w:rsidRPr="00D7097B">
        <w:rPr>
          <w:lang w:eastAsia="x-none"/>
        </w:rPr>
        <w:tab/>
        <w:t>Discussion of RAN4 LS on 3T6R and 4T6R antenna switching SRS</w:t>
      </w:r>
      <w:r w:rsidR="00D7097B" w:rsidRPr="00D7097B">
        <w:rPr>
          <w:lang w:eastAsia="x-none"/>
        </w:rPr>
        <w:tab/>
        <w:t>Qualcomm Incorporated</w:t>
      </w:r>
    </w:p>
    <w:p w14:paraId="3DC62909" w14:textId="26DC30D4" w:rsidR="00D7097B" w:rsidRPr="00D7097B" w:rsidRDefault="006F79AF" w:rsidP="00D7097B">
      <w:pPr>
        <w:rPr>
          <w:lang w:eastAsia="x-none"/>
        </w:rPr>
      </w:pPr>
      <w:hyperlink r:id="rId137" w:history="1">
        <w:r>
          <w:rPr>
            <w:rStyle w:val="Hyperlink"/>
            <w:lang w:eastAsia="x-none"/>
          </w:rPr>
          <w:t>R1-2405331</w:t>
        </w:r>
      </w:hyperlink>
      <w:r w:rsidR="00D7097B" w:rsidRPr="00D7097B">
        <w:rPr>
          <w:lang w:eastAsia="x-none"/>
        </w:rPr>
        <w:tab/>
        <w:t>Discussion on 3T6R and 4T6R antenna switching SRS</w:t>
      </w:r>
      <w:r w:rsidR="00D7097B" w:rsidRPr="00D7097B">
        <w:rPr>
          <w:lang w:eastAsia="x-none"/>
        </w:rPr>
        <w:tab/>
        <w:t>Huawei, HiSilicon</w:t>
      </w:r>
    </w:p>
    <w:p w14:paraId="76211662" w14:textId="767AA48E" w:rsidR="00D7097B" w:rsidRDefault="006F79AF" w:rsidP="00D7097B">
      <w:pPr>
        <w:rPr>
          <w:lang w:eastAsia="x-none"/>
        </w:rPr>
      </w:pPr>
      <w:hyperlink r:id="rId138" w:history="1">
        <w:r>
          <w:rPr>
            <w:rStyle w:val="Hyperlink"/>
            <w:lang w:eastAsia="x-none"/>
          </w:rPr>
          <w:t>R1-2405302</w:t>
        </w:r>
      </w:hyperlink>
      <w:r w:rsidR="00D7097B" w:rsidRPr="00D7097B">
        <w:rPr>
          <w:lang w:eastAsia="x-none"/>
        </w:rPr>
        <w:tab/>
        <w:t>Discussion on RAN4 LS on 3T6R and 4T6R SRS antenna switching</w:t>
      </w:r>
      <w:r w:rsidR="00D7097B" w:rsidRPr="00D7097B">
        <w:rPr>
          <w:lang w:eastAsia="x-none"/>
        </w:rPr>
        <w:tab/>
        <w:t>Ericsson</w:t>
      </w:r>
    </w:p>
    <w:p w14:paraId="1094253F" w14:textId="60E4504A" w:rsidR="00986A9E" w:rsidRPr="004B0B53" w:rsidRDefault="00986A9E" w:rsidP="00986A9E">
      <w:pPr>
        <w:rPr>
          <w:lang w:eastAsia="ko-KR"/>
        </w:rPr>
      </w:pPr>
      <w:r w:rsidRPr="004B0B53">
        <w:rPr>
          <w:b/>
          <w:bCs/>
          <w:lang w:eastAsia="ko-KR"/>
        </w:rPr>
        <w:t>Decision:</w:t>
      </w:r>
      <w:r w:rsidRPr="004B0B53">
        <w:rPr>
          <w:lang w:eastAsia="ko-KR"/>
        </w:rPr>
        <w:t xml:space="preserve"> </w:t>
      </w:r>
      <w:r w:rsidR="00EB2666" w:rsidRPr="004B0B53">
        <w:rPr>
          <w:lang w:eastAsia="ko-KR"/>
        </w:rPr>
        <w:t>RAN1 should be officially mandated by RAN prior to considering working on the introduction of 4T6R and 3T6R SRS antenna switching in Rel-19.</w:t>
      </w:r>
    </w:p>
    <w:p w14:paraId="72A8DE40" w14:textId="6C0B3421" w:rsidR="00EB2666" w:rsidRPr="004B0B53" w:rsidRDefault="00EB2666" w:rsidP="00986A9E">
      <w:pPr>
        <w:rPr>
          <w:lang w:eastAsia="ko-KR"/>
        </w:rPr>
      </w:pPr>
      <w:r w:rsidRPr="004B0B53">
        <w:rPr>
          <w:lang w:eastAsia="ko-KR"/>
        </w:rPr>
        <w:t>RAN1 may reconsider RAN1 conclusion</w:t>
      </w:r>
      <w:r w:rsidR="00AE21DA" w:rsidRPr="004B0B53">
        <w:rPr>
          <w:lang w:eastAsia="ko-KR"/>
        </w:rPr>
        <w:t>s made previously regarding the potential handling of 4T6R and 3T6R SRS antenna switching.</w:t>
      </w:r>
    </w:p>
    <w:p w14:paraId="738A02A3" w14:textId="270178B2" w:rsidR="00986A9E" w:rsidRDefault="00AE21DA" w:rsidP="00D7097B">
      <w:pPr>
        <w:rPr>
          <w:lang w:eastAsia="ko-KR"/>
        </w:rPr>
      </w:pPr>
      <w:r w:rsidRPr="00CB763A">
        <w:rPr>
          <w:rFonts w:hint="eastAsia"/>
          <w:lang w:eastAsia="ko-KR"/>
        </w:rPr>
        <w:t>T</w:t>
      </w:r>
      <w:r w:rsidRPr="00CB763A">
        <w:rPr>
          <w:lang w:eastAsia="ko-KR"/>
        </w:rPr>
        <w:t>o be handled under agenda item 5 and be moderated by Yubo (Huawei).</w:t>
      </w:r>
      <w:r w:rsidR="004B0B53" w:rsidRPr="00CB763A">
        <w:rPr>
          <w:lang w:eastAsia="ko-KR"/>
        </w:rPr>
        <w:t xml:space="preserve"> Check the situation on Thursday.</w:t>
      </w:r>
    </w:p>
    <w:p w14:paraId="6E7AF0AA" w14:textId="39C88BB8" w:rsidR="00D87E68" w:rsidRPr="00D87E68" w:rsidRDefault="006F79AF" w:rsidP="00D7097B">
      <w:pPr>
        <w:rPr>
          <w:b/>
          <w:bCs/>
          <w:lang w:eastAsia="ko-KR"/>
        </w:rPr>
      </w:pPr>
      <w:hyperlink r:id="rId139" w:history="1">
        <w:r>
          <w:rPr>
            <w:rStyle w:val="Hyperlink"/>
            <w:b/>
            <w:bCs/>
            <w:lang w:eastAsia="ko-KR"/>
          </w:rPr>
          <w:t>R1-2405647</w:t>
        </w:r>
      </w:hyperlink>
      <w:r w:rsidR="00D87E68" w:rsidRPr="00D87E68">
        <w:rPr>
          <w:b/>
          <w:bCs/>
          <w:lang w:eastAsia="ko-KR"/>
        </w:rPr>
        <w:tab/>
        <w:t>Summary of discussion on 3T6R and 4T6R antenna switching SRS</w:t>
      </w:r>
      <w:r w:rsidR="00D87E68" w:rsidRPr="00D87E68">
        <w:rPr>
          <w:b/>
          <w:bCs/>
          <w:lang w:eastAsia="ko-KR"/>
        </w:rPr>
        <w:tab/>
        <w:t>Moderator (Huawei)</w:t>
      </w:r>
    </w:p>
    <w:p w14:paraId="420277DA" w14:textId="323E65C6" w:rsidR="00CB763A" w:rsidRPr="00D7097B" w:rsidRDefault="00CB763A" w:rsidP="00D7097B">
      <w:pPr>
        <w:rPr>
          <w:lang w:eastAsia="x-none"/>
        </w:rPr>
      </w:pPr>
      <w:r w:rsidRPr="00CB763A">
        <w:rPr>
          <w:b/>
          <w:bCs/>
          <w:lang w:eastAsia="ko-KR"/>
        </w:rPr>
        <w:t>Thursday:</w:t>
      </w:r>
      <w:r>
        <w:rPr>
          <w:lang w:eastAsia="ko-KR"/>
        </w:rPr>
        <w:t xml:space="preserve"> </w:t>
      </w:r>
      <w:r w:rsidR="00D87E68">
        <w:rPr>
          <w:lang w:eastAsia="ko-KR"/>
        </w:rPr>
        <w:t>O</w:t>
      </w:r>
      <w:r w:rsidR="00D87E68" w:rsidRPr="00D87E68">
        <w:rPr>
          <w:lang w:eastAsia="ko-KR"/>
        </w:rPr>
        <w:t xml:space="preserve">ffline discussion </w:t>
      </w:r>
      <w:r w:rsidR="00D87E68">
        <w:rPr>
          <w:lang w:eastAsia="ko-KR"/>
        </w:rPr>
        <w:t xml:space="preserve">summary is given under section 3 of x5647. </w:t>
      </w:r>
      <w:r>
        <w:rPr>
          <w:lang w:eastAsia="ko-KR"/>
        </w:rPr>
        <w:t>Consensus in RAN1 to</w:t>
      </w:r>
      <w:r w:rsidR="00D87E68">
        <w:rPr>
          <w:lang w:eastAsia="ko-KR"/>
        </w:rPr>
        <w:t xml:space="preserve"> let the </w:t>
      </w:r>
      <w:r>
        <w:rPr>
          <w:lang w:eastAsia="ko-KR"/>
        </w:rPr>
        <w:t>discuss</w:t>
      </w:r>
      <w:r w:rsidR="00D87E68">
        <w:rPr>
          <w:lang w:eastAsia="ko-KR"/>
        </w:rPr>
        <w:t>ion of</w:t>
      </w:r>
      <w:r>
        <w:rPr>
          <w:lang w:eastAsia="ko-KR"/>
        </w:rPr>
        <w:t xml:space="preserve"> the topic </w:t>
      </w:r>
      <w:r w:rsidR="00D87E68">
        <w:rPr>
          <w:lang w:eastAsia="ko-KR"/>
        </w:rPr>
        <w:t xml:space="preserve">continue </w:t>
      </w:r>
      <w:r>
        <w:rPr>
          <w:lang w:eastAsia="ko-KR"/>
        </w:rPr>
        <w:t>in the upcoming RAN plenary.</w:t>
      </w:r>
    </w:p>
    <w:p w14:paraId="605F778A" w14:textId="77777777" w:rsidR="00E60638" w:rsidRDefault="00E60638" w:rsidP="00E60638">
      <w:pPr>
        <w:pBdr>
          <w:bottom w:val="single" w:sz="6" w:space="1" w:color="auto"/>
        </w:pBdr>
        <w:rPr>
          <w:lang w:eastAsia="x-none"/>
        </w:rPr>
      </w:pPr>
    </w:p>
    <w:p w14:paraId="62E43F6D" w14:textId="77777777" w:rsidR="00D7097B" w:rsidRDefault="00D7097B" w:rsidP="00D7097B">
      <w:pPr>
        <w:rPr>
          <w:b/>
          <w:bCs/>
          <w:lang w:eastAsia="ko-KR"/>
        </w:rPr>
      </w:pPr>
      <w:r w:rsidRPr="00D7097B">
        <w:rPr>
          <w:rFonts w:hint="eastAsia"/>
          <w:b/>
          <w:bCs/>
          <w:lang w:eastAsia="ko-KR"/>
        </w:rPr>
        <w:t>R</w:t>
      </w:r>
      <w:r w:rsidRPr="00D7097B">
        <w:rPr>
          <w:b/>
          <w:bCs/>
          <w:lang w:eastAsia="ko-KR"/>
        </w:rPr>
        <w:t>el-19 FS_AIML_CN</w:t>
      </w:r>
    </w:p>
    <w:p w14:paraId="641F779F" w14:textId="77777777" w:rsidR="00986A9E" w:rsidRPr="00D7097B" w:rsidRDefault="00986A9E" w:rsidP="00D7097B">
      <w:pPr>
        <w:rPr>
          <w:b/>
          <w:bCs/>
          <w:lang w:eastAsia="ko-KR"/>
        </w:rPr>
      </w:pPr>
    </w:p>
    <w:p w14:paraId="696231D4" w14:textId="38525B8C" w:rsidR="00D7097B" w:rsidRPr="00D7097B" w:rsidRDefault="006F79AF" w:rsidP="00D7097B">
      <w:pPr>
        <w:rPr>
          <w:b/>
          <w:bCs/>
          <w:lang w:eastAsia="x-none"/>
        </w:rPr>
      </w:pPr>
      <w:hyperlink r:id="rId140" w:history="1">
        <w:r>
          <w:rPr>
            <w:rStyle w:val="Hyperlink"/>
            <w:b/>
            <w:bCs/>
            <w:lang w:eastAsia="x-none"/>
          </w:rPr>
          <w:t>R1-2403835</w:t>
        </w:r>
      </w:hyperlink>
      <w:r w:rsidR="00D7097B" w:rsidRPr="00D7097B">
        <w:rPr>
          <w:b/>
          <w:bCs/>
          <w:lang w:eastAsia="x-none"/>
        </w:rPr>
        <w:tab/>
        <w:t>LS on data collection to enable ML model training and inference in 5GC for Direct AI/ML based positioning</w:t>
      </w:r>
      <w:r w:rsidR="00D7097B" w:rsidRPr="00D7097B">
        <w:rPr>
          <w:b/>
          <w:bCs/>
          <w:lang w:eastAsia="x-none"/>
        </w:rPr>
        <w:tab/>
        <w:t>SA2, vivo</w:t>
      </w:r>
    </w:p>
    <w:p w14:paraId="6A4106FF" w14:textId="77777777" w:rsidR="00D7097B" w:rsidRPr="00D7097B" w:rsidRDefault="00D7097B" w:rsidP="00D7097B">
      <w:pPr>
        <w:rPr>
          <w:b/>
          <w:bCs/>
          <w:lang w:eastAsia="ko-KR"/>
        </w:rPr>
      </w:pPr>
      <w:r w:rsidRPr="00D7097B">
        <w:rPr>
          <w:rFonts w:hint="eastAsia"/>
          <w:b/>
          <w:bCs/>
          <w:lang w:eastAsia="ko-KR"/>
        </w:rPr>
        <w:t>R</w:t>
      </w:r>
      <w:r w:rsidRPr="00D7097B">
        <w:rPr>
          <w:b/>
          <w:bCs/>
          <w:lang w:eastAsia="ko-KR"/>
        </w:rPr>
        <w:t>elevant tdoc(s)</w:t>
      </w:r>
    </w:p>
    <w:p w14:paraId="7E10EBBE" w14:textId="0E5F69FB" w:rsidR="00D7097B" w:rsidRPr="00D7097B" w:rsidRDefault="006F79AF" w:rsidP="00D7097B">
      <w:pPr>
        <w:rPr>
          <w:color w:val="FF0000"/>
          <w:lang w:val="en-US" w:eastAsia="ko-KR"/>
        </w:rPr>
      </w:pPr>
      <w:hyperlink r:id="rId141" w:history="1">
        <w:r>
          <w:rPr>
            <w:rStyle w:val="Hyperlink"/>
            <w:lang w:eastAsia="x-none"/>
          </w:rPr>
          <w:t>R1-2403899</w:t>
        </w:r>
      </w:hyperlink>
      <w:r w:rsidR="00D7097B" w:rsidRPr="00D7097B">
        <w:rPr>
          <w:color w:val="FF0000"/>
          <w:lang w:eastAsia="x-none"/>
        </w:rPr>
        <w:tab/>
        <w:t>Discussion of SA2 LS on Data Collection for Direct AI/ML Based Positioning</w:t>
      </w:r>
      <w:r w:rsidR="00D7097B" w:rsidRPr="00D7097B">
        <w:rPr>
          <w:color w:val="FF0000"/>
          <w:lang w:eastAsia="x-none"/>
        </w:rPr>
        <w:tab/>
        <w:t>Ericsson</w:t>
      </w:r>
      <w:r w:rsidR="003E225B">
        <w:rPr>
          <w:color w:val="FF0000"/>
          <w:lang w:eastAsia="x-none"/>
        </w:rPr>
        <w:tab/>
      </w:r>
      <w:r w:rsidR="00D7097B" w:rsidRPr="00D7097B">
        <w:rPr>
          <w:rFonts w:hint="eastAsia"/>
          <w:color w:val="FF0000"/>
          <w:lang w:val="en-US" w:eastAsia="ko-KR"/>
        </w:rPr>
        <w:t>L</w:t>
      </w:r>
      <w:r w:rsidR="00D7097B" w:rsidRPr="00D7097B">
        <w:rPr>
          <w:color w:val="FF0000"/>
          <w:lang w:val="en-US" w:eastAsia="ko-KR"/>
        </w:rPr>
        <w:t>ate submission</w:t>
      </w:r>
    </w:p>
    <w:p w14:paraId="6A30C87D" w14:textId="336B7AA8" w:rsidR="00D7097B" w:rsidRPr="00D7097B" w:rsidRDefault="006F79AF" w:rsidP="00D7097B">
      <w:pPr>
        <w:rPr>
          <w:lang w:eastAsia="x-none"/>
        </w:rPr>
      </w:pPr>
      <w:hyperlink r:id="rId142" w:history="1">
        <w:r>
          <w:rPr>
            <w:rStyle w:val="Hyperlink"/>
            <w:lang w:eastAsia="x-none"/>
          </w:rPr>
          <w:t>R1-2403988</w:t>
        </w:r>
      </w:hyperlink>
      <w:r w:rsidR="00D7097B" w:rsidRPr="00D7097B">
        <w:rPr>
          <w:lang w:eastAsia="x-none"/>
        </w:rPr>
        <w:tab/>
        <w:t>Draft LS reply on data collection to enable ML model training and inference in 5GC for Direct AI/ML based positioning</w:t>
      </w:r>
      <w:r w:rsidR="00D7097B" w:rsidRPr="00D7097B">
        <w:rPr>
          <w:lang w:eastAsia="x-none"/>
        </w:rPr>
        <w:tab/>
        <w:t>Intel Corporation</w:t>
      </w:r>
    </w:p>
    <w:p w14:paraId="6C8855F9" w14:textId="315CF447" w:rsidR="00D7097B" w:rsidRPr="00D7097B" w:rsidRDefault="006F79AF" w:rsidP="00D7097B">
      <w:pPr>
        <w:rPr>
          <w:lang w:eastAsia="x-none"/>
        </w:rPr>
      </w:pPr>
      <w:hyperlink r:id="rId143" w:history="1">
        <w:r>
          <w:rPr>
            <w:rStyle w:val="Hyperlink"/>
            <w:lang w:eastAsia="x-none"/>
          </w:rPr>
          <w:t>R1-2404060</w:t>
        </w:r>
      </w:hyperlink>
      <w:r w:rsidR="00D7097B" w:rsidRPr="00D7097B">
        <w:rPr>
          <w:lang w:eastAsia="x-none"/>
        </w:rPr>
        <w:tab/>
        <w:t>Draft Reply LS on data collection to enable ML model training and inference in 5GC for Direct AI/ML based positioning</w:t>
      </w:r>
      <w:r w:rsidR="00D7097B" w:rsidRPr="00D7097B">
        <w:rPr>
          <w:lang w:eastAsia="x-none"/>
        </w:rPr>
        <w:tab/>
        <w:t>Samsung</w:t>
      </w:r>
    </w:p>
    <w:p w14:paraId="4557273F" w14:textId="6F973F3A" w:rsidR="00D7097B" w:rsidRPr="00D7097B" w:rsidRDefault="006F79AF" w:rsidP="00D7097B">
      <w:pPr>
        <w:rPr>
          <w:lang w:eastAsia="x-none"/>
        </w:rPr>
      </w:pPr>
      <w:hyperlink r:id="rId144" w:history="1">
        <w:r>
          <w:rPr>
            <w:rStyle w:val="Hyperlink"/>
            <w:lang w:eastAsia="x-none"/>
          </w:rPr>
          <w:t>R1-2404061</w:t>
        </w:r>
      </w:hyperlink>
      <w:r w:rsidR="00D7097B" w:rsidRPr="00D7097B">
        <w:rPr>
          <w:lang w:eastAsia="x-none"/>
        </w:rPr>
        <w:tab/>
        <w:t>Discussion on LS on data collection for direct AI/ML based positioning</w:t>
      </w:r>
      <w:r w:rsidR="00D7097B" w:rsidRPr="00D7097B">
        <w:rPr>
          <w:lang w:eastAsia="x-none"/>
        </w:rPr>
        <w:tab/>
        <w:t>Samsung</w:t>
      </w:r>
    </w:p>
    <w:p w14:paraId="3B89640B" w14:textId="6EFD9322" w:rsidR="00D7097B" w:rsidRPr="00D7097B" w:rsidRDefault="006F79AF" w:rsidP="00D7097B">
      <w:pPr>
        <w:rPr>
          <w:lang w:eastAsia="x-none"/>
        </w:rPr>
      </w:pPr>
      <w:hyperlink r:id="rId145" w:history="1">
        <w:r>
          <w:rPr>
            <w:rStyle w:val="Hyperlink"/>
            <w:lang w:eastAsia="x-none"/>
          </w:rPr>
          <w:t>R1-2404146</w:t>
        </w:r>
      </w:hyperlink>
      <w:r w:rsidR="00D7097B" w:rsidRPr="00D7097B">
        <w:rPr>
          <w:lang w:eastAsia="x-none"/>
        </w:rPr>
        <w:tab/>
        <w:t>Draft reply LS on data collection to enable ML model training and inference in 5GC for Direct AI/ML based positioning</w:t>
      </w:r>
      <w:r w:rsidR="00D7097B" w:rsidRPr="00D7097B">
        <w:rPr>
          <w:lang w:eastAsia="x-none"/>
        </w:rPr>
        <w:tab/>
        <w:t>vivo</w:t>
      </w:r>
    </w:p>
    <w:p w14:paraId="20CFD0C4" w14:textId="29978019" w:rsidR="00D7097B" w:rsidRPr="00D7097B" w:rsidRDefault="006F79AF" w:rsidP="00D7097B">
      <w:pPr>
        <w:rPr>
          <w:lang w:eastAsia="x-none"/>
        </w:rPr>
      </w:pPr>
      <w:hyperlink r:id="rId146" w:history="1">
        <w:r>
          <w:rPr>
            <w:rStyle w:val="Hyperlink"/>
            <w:lang w:eastAsia="x-none"/>
          </w:rPr>
          <w:t>R1-2404352</w:t>
        </w:r>
      </w:hyperlink>
      <w:r w:rsidR="00D7097B" w:rsidRPr="00D7097B">
        <w:rPr>
          <w:lang w:eastAsia="x-none"/>
        </w:rPr>
        <w:tab/>
        <w:t>Discussion on reply LS to SA2 on direct AI/ML based positioning</w:t>
      </w:r>
      <w:r w:rsidR="00D7097B" w:rsidRPr="00D7097B">
        <w:rPr>
          <w:lang w:eastAsia="x-none"/>
        </w:rPr>
        <w:tab/>
        <w:t>CATT</w:t>
      </w:r>
    </w:p>
    <w:p w14:paraId="5F88AFB7" w14:textId="1F942710" w:rsidR="00D7097B" w:rsidRPr="00D7097B" w:rsidRDefault="006F79AF" w:rsidP="00D7097B">
      <w:pPr>
        <w:rPr>
          <w:lang w:eastAsia="x-none"/>
        </w:rPr>
      </w:pPr>
      <w:hyperlink r:id="rId147" w:history="1">
        <w:r>
          <w:rPr>
            <w:rStyle w:val="Hyperlink"/>
            <w:lang w:eastAsia="x-none"/>
          </w:rPr>
          <w:t>R1-2404353</w:t>
        </w:r>
      </w:hyperlink>
      <w:r w:rsidR="00D7097B" w:rsidRPr="00D7097B">
        <w:rPr>
          <w:lang w:eastAsia="x-none"/>
        </w:rPr>
        <w:tab/>
        <w:t>Draft reply LS on direct AI/ML based positioning</w:t>
      </w:r>
      <w:r w:rsidR="00D7097B" w:rsidRPr="00D7097B">
        <w:rPr>
          <w:lang w:eastAsia="x-none"/>
        </w:rPr>
        <w:tab/>
        <w:t>CATT</w:t>
      </w:r>
    </w:p>
    <w:p w14:paraId="19C9E862" w14:textId="3BC086C7" w:rsidR="00D7097B" w:rsidRDefault="006F79AF" w:rsidP="00D7097B">
      <w:pPr>
        <w:rPr>
          <w:lang w:eastAsia="x-none"/>
        </w:rPr>
      </w:pPr>
      <w:hyperlink r:id="rId148" w:history="1">
        <w:r>
          <w:rPr>
            <w:rStyle w:val="Hyperlink"/>
            <w:lang w:eastAsia="x-none"/>
          </w:rPr>
          <w:t>R1-2404545</w:t>
        </w:r>
      </w:hyperlink>
      <w:r w:rsidR="00D7097B" w:rsidRPr="00D7097B">
        <w:rPr>
          <w:lang w:eastAsia="x-none"/>
        </w:rPr>
        <w:tab/>
        <w:t>Draft reply LS on data collection to enable ML model training and inference in 5GC for Direct AI/ML based positioning</w:t>
      </w:r>
      <w:r w:rsidR="00D7097B" w:rsidRPr="00D7097B">
        <w:rPr>
          <w:lang w:eastAsia="x-none"/>
        </w:rPr>
        <w:tab/>
        <w:t>LG Electronics</w:t>
      </w:r>
    </w:p>
    <w:p w14:paraId="3D82B3DF" w14:textId="25E6CA78" w:rsidR="003E225B" w:rsidRPr="00D7097B" w:rsidRDefault="006F79AF" w:rsidP="003E225B">
      <w:pPr>
        <w:rPr>
          <w:lang w:eastAsia="x-none"/>
        </w:rPr>
      </w:pPr>
      <w:hyperlink r:id="rId149" w:history="1">
        <w:r>
          <w:rPr>
            <w:rStyle w:val="Hyperlink"/>
            <w:lang w:eastAsia="x-none"/>
          </w:rPr>
          <w:t>R1-2404660</w:t>
        </w:r>
      </w:hyperlink>
      <w:r w:rsidR="003E225B" w:rsidRPr="00D7097B">
        <w:rPr>
          <w:lang w:eastAsia="x-none"/>
        </w:rPr>
        <w:tab/>
        <w:t>Discussion on SA2 LS on data collection for direct AIML positioning</w:t>
      </w:r>
      <w:r w:rsidR="003E225B" w:rsidRPr="00D7097B">
        <w:rPr>
          <w:lang w:eastAsia="x-none"/>
        </w:rPr>
        <w:tab/>
        <w:t>NEC</w:t>
      </w:r>
    </w:p>
    <w:p w14:paraId="71E4B677" w14:textId="6DEFA453" w:rsidR="00D7097B" w:rsidRPr="00D7097B" w:rsidRDefault="006F79AF" w:rsidP="00D7097B">
      <w:pPr>
        <w:rPr>
          <w:lang w:eastAsia="x-none"/>
        </w:rPr>
      </w:pPr>
      <w:hyperlink r:id="rId150" w:history="1">
        <w:r>
          <w:rPr>
            <w:rStyle w:val="Hyperlink"/>
            <w:lang w:eastAsia="x-none"/>
          </w:rPr>
          <w:t>R1-2404699</w:t>
        </w:r>
      </w:hyperlink>
      <w:r w:rsidR="00D7097B" w:rsidRPr="00D7097B">
        <w:rPr>
          <w:lang w:eastAsia="x-none"/>
        </w:rPr>
        <w:tab/>
        <w:t>Draft reply LS on data collection to enable ML model training and inference in 5GC for Direct AI/ML based positioning</w:t>
      </w:r>
      <w:r w:rsidR="00D7097B" w:rsidRPr="00D7097B">
        <w:rPr>
          <w:lang w:eastAsia="x-none"/>
        </w:rPr>
        <w:tab/>
        <w:t>ZTE</w:t>
      </w:r>
    </w:p>
    <w:p w14:paraId="6E38DC47" w14:textId="2E065303" w:rsidR="00D7097B" w:rsidRPr="00D7097B" w:rsidRDefault="006F79AF" w:rsidP="00D7097B">
      <w:pPr>
        <w:rPr>
          <w:lang w:eastAsia="x-none"/>
        </w:rPr>
      </w:pPr>
      <w:hyperlink r:id="rId151" w:history="1">
        <w:r>
          <w:rPr>
            <w:rStyle w:val="Hyperlink"/>
            <w:lang w:eastAsia="x-none"/>
          </w:rPr>
          <w:t>R1-2404700</w:t>
        </w:r>
      </w:hyperlink>
      <w:r w:rsidR="00D7097B" w:rsidRPr="00D7097B">
        <w:rPr>
          <w:lang w:eastAsia="x-none"/>
        </w:rPr>
        <w:tab/>
        <w:t>Discussion on data collection to enable ML model training and inference in 5GC for Direct AI/ML based positioning</w:t>
      </w:r>
      <w:r w:rsidR="00D7097B" w:rsidRPr="00D7097B">
        <w:rPr>
          <w:lang w:eastAsia="x-none"/>
        </w:rPr>
        <w:tab/>
        <w:t>ZTE</w:t>
      </w:r>
    </w:p>
    <w:p w14:paraId="1667831C" w14:textId="1F9C92C0" w:rsidR="00D7097B" w:rsidRPr="00D7097B" w:rsidRDefault="006F79AF" w:rsidP="00D7097B">
      <w:pPr>
        <w:rPr>
          <w:lang w:eastAsia="x-none"/>
        </w:rPr>
      </w:pPr>
      <w:hyperlink r:id="rId152" w:history="1">
        <w:r>
          <w:rPr>
            <w:rStyle w:val="Hyperlink"/>
            <w:lang w:eastAsia="x-none"/>
          </w:rPr>
          <w:t>R1-2404909</w:t>
        </w:r>
      </w:hyperlink>
      <w:r w:rsidR="00D7097B" w:rsidRPr="00D7097B">
        <w:rPr>
          <w:lang w:eastAsia="x-none"/>
        </w:rPr>
        <w:tab/>
        <w:t>Draft LS reply on data collection to enable ML model training and inference in 5GC for Direct AI/ML based positioning</w:t>
      </w:r>
      <w:r w:rsidR="00D7097B" w:rsidRPr="00D7097B">
        <w:rPr>
          <w:lang w:eastAsia="x-none"/>
        </w:rPr>
        <w:tab/>
        <w:t>Nokia</w:t>
      </w:r>
    </w:p>
    <w:p w14:paraId="1C1D91A1" w14:textId="730CAB04" w:rsidR="00D7097B" w:rsidRDefault="006F79AF" w:rsidP="00D7097B">
      <w:pPr>
        <w:rPr>
          <w:lang w:eastAsia="x-none"/>
        </w:rPr>
      </w:pPr>
      <w:hyperlink r:id="rId153" w:history="1">
        <w:r>
          <w:rPr>
            <w:rStyle w:val="Hyperlink"/>
            <w:lang w:eastAsia="x-none"/>
          </w:rPr>
          <w:t>R1-2404953</w:t>
        </w:r>
      </w:hyperlink>
      <w:r w:rsidR="00D7097B" w:rsidRPr="00D7097B">
        <w:rPr>
          <w:lang w:eastAsia="x-none"/>
        </w:rPr>
        <w:tab/>
        <w:t>Discussion on LS reply to SA2 on data collection for direct positioning</w:t>
      </w:r>
      <w:r w:rsidR="00D7097B" w:rsidRPr="00D7097B">
        <w:rPr>
          <w:lang w:eastAsia="x-none"/>
        </w:rPr>
        <w:tab/>
        <w:t>Huawei, HiSilicon</w:t>
      </w:r>
    </w:p>
    <w:p w14:paraId="5946286D" w14:textId="5221EA31" w:rsidR="00986A9E" w:rsidRPr="00D7097B" w:rsidRDefault="006F79AF" w:rsidP="00986A9E">
      <w:pPr>
        <w:rPr>
          <w:lang w:eastAsia="x-none"/>
        </w:rPr>
      </w:pPr>
      <w:hyperlink r:id="rId154" w:history="1">
        <w:r>
          <w:rPr>
            <w:rStyle w:val="Hyperlink"/>
            <w:lang w:eastAsia="x-none"/>
          </w:rPr>
          <w:t>R1-2405018</w:t>
        </w:r>
      </w:hyperlink>
      <w:r w:rsidR="00986A9E" w:rsidRPr="00D7097B">
        <w:rPr>
          <w:lang w:eastAsia="x-none"/>
        </w:rPr>
        <w:tab/>
        <w:t>Draft LS reply on data collection to enable ML model training and inference in 5GC for Direct AI/ML based positioning</w:t>
      </w:r>
      <w:r w:rsidR="00986A9E" w:rsidRPr="00D7097B">
        <w:rPr>
          <w:lang w:eastAsia="x-none"/>
        </w:rPr>
        <w:tab/>
        <w:t>NTT DOCOMO, INC.</w:t>
      </w:r>
    </w:p>
    <w:p w14:paraId="47384751" w14:textId="58E4EDED" w:rsidR="003E225B" w:rsidRPr="00D7097B" w:rsidRDefault="003E225B" w:rsidP="003E225B">
      <w:pPr>
        <w:rPr>
          <w:lang w:eastAsia="ko-KR"/>
        </w:rPr>
      </w:pPr>
      <w:r w:rsidRPr="004B0B53">
        <w:rPr>
          <w:b/>
          <w:bCs/>
          <w:lang w:eastAsia="ko-KR"/>
        </w:rPr>
        <w:t>Decision:</w:t>
      </w:r>
      <w:r w:rsidRPr="004B0B53">
        <w:rPr>
          <w:lang w:eastAsia="ko-KR"/>
        </w:rPr>
        <w:t xml:space="preserve"> </w:t>
      </w:r>
      <w:r w:rsidRPr="004B0B53">
        <w:rPr>
          <w:rFonts w:hint="eastAsia"/>
          <w:lang w:eastAsia="ko-KR"/>
        </w:rPr>
        <w:t>R</w:t>
      </w:r>
      <w:r w:rsidRPr="004B0B53">
        <w:rPr>
          <w:lang w:eastAsia="ko-KR"/>
        </w:rPr>
        <w:t>esponse to SA2 is necessary. To be handled in agenda item 9.1.2.</w:t>
      </w:r>
    </w:p>
    <w:p w14:paraId="3C2457B9" w14:textId="77777777" w:rsidR="00986A9E" w:rsidRPr="00D7097B" w:rsidRDefault="00986A9E" w:rsidP="00D7097B">
      <w:pPr>
        <w:rPr>
          <w:lang w:eastAsia="x-none"/>
        </w:rPr>
      </w:pPr>
    </w:p>
    <w:p w14:paraId="63B025C8" w14:textId="77777777" w:rsidR="00E60638" w:rsidRDefault="00E60638" w:rsidP="00E60638">
      <w:pPr>
        <w:pBdr>
          <w:bottom w:val="single" w:sz="6" w:space="1" w:color="auto"/>
        </w:pBdr>
        <w:rPr>
          <w:lang w:eastAsia="x-none"/>
        </w:rPr>
      </w:pPr>
    </w:p>
    <w:p w14:paraId="0C6C139F" w14:textId="77777777" w:rsidR="00D7097B" w:rsidRDefault="00D7097B" w:rsidP="00D7097B">
      <w:pPr>
        <w:rPr>
          <w:b/>
          <w:bCs/>
          <w:lang w:eastAsia="ko-KR"/>
        </w:rPr>
      </w:pPr>
      <w:r w:rsidRPr="00D7097B">
        <w:rPr>
          <w:rFonts w:hint="eastAsia"/>
          <w:b/>
          <w:bCs/>
          <w:lang w:eastAsia="ko-KR"/>
        </w:rPr>
        <w:t>O</w:t>
      </w:r>
      <w:r w:rsidRPr="00D7097B">
        <w:rPr>
          <w:b/>
          <w:bCs/>
          <w:lang w:eastAsia="ko-KR"/>
        </w:rPr>
        <w:t>thers</w:t>
      </w:r>
    </w:p>
    <w:p w14:paraId="55E686F1" w14:textId="77777777" w:rsidR="00E60638" w:rsidRPr="00D7097B" w:rsidRDefault="00E60638" w:rsidP="00D7097B">
      <w:pPr>
        <w:rPr>
          <w:b/>
          <w:bCs/>
          <w:lang w:eastAsia="ko-KR"/>
        </w:rPr>
      </w:pPr>
    </w:p>
    <w:p w14:paraId="29396B8B" w14:textId="2849B8F2" w:rsidR="00D7097B" w:rsidRPr="00D7097B" w:rsidRDefault="006F79AF" w:rsidP="00D7097B">
      <w:pPr>
        <w:rPr>
          <w:lang w:eastAsia="x-none"/>
        </w:rPr>
      </w:pPr>
      <w:hyperlink r:id="rId155" w:history="1">
        <w:r>
          <w:rPr>
            <w:rStyle w:val="Hyperlink"/>
            <w:lang w:eastAsia="x-none"/>
          </w:rPr>
          <w:t>R1-2404206</w:t>
        </w:r>
      </w:hyperlink>
      <w:r w:rsidR="00D7097B" w:rsidRPr="00D7097B">
        <w:rPr>
          <w:lang w:eastAsia="x-none"/>
        </w:rPr>
        <w:tab/>
        <w:t>On RAN4 LS on the system parameters for FR2-NTN</w:t>
      </w:r>
      <w:r w:rsidR="00D7097B" w:rsidRPr="00D7097B">
        <w:rPr>
          <w:lang w:eastAsia="x-none"/>
        </w:rPr>
        <w:tab/>
        <w:t>THALES</w:t>
      </w:r>
    </w:p>
    <w:p w14:paraId="1ADF707E" w14:textId="4F563F50" w:rsidR="00D7097B" w:rsidRPr="004B0B53" w:rsidRDefault="006E4276" w:rsidP="00D7097B">
      <w:pPr>
        <w:rPr>
          <w:lang w:eastAsia="ko-KR"/>
        </w:rPr>
      </w:pPr>
      <w:r w:rsidRPr="004B0B53">
        <w:rPr>
          <w:b/>
          <w:bCs/>
          <w:lang w:eastAsia="ko-KR"/>
        </w:rPr>
        <w:t>Decision:</w:t>
      </w:r>
      <w:r w:rsidRPr="004B0B53">
        <w:rPr>
          <w:lang w:eastAsia="ko-KR"/>
        </w:rPr>
        <w:t xml:space="preserve"> </w:t>
      </w:r>
      <w:r w:rsidR="003B6650" w:rsidRPr="004B0B53">
        <w:rPr>
          <w:lang w:eastAsia="ko-KR"/>
        </w:rPr>
        <w:t xml:space="preserve">Related to RAN4 LS in R4-2403494. </w:t>
      </w:r>
      <w:r w:rsidR="00D7097B" w:rsidRPr="004B0B53">
        <w:rPr>
          <w:lang w:eastAsia="ko-KR"/>
        </w:rPr>
        <w:t xml:space="preserve">To be discussed in agenda item 8.1 (NR-NTN) together with </w:t>
      </w:r>
      <w:hyperlink r:id="rId156" w:history="1">
        <w:r w:rsidR="006F79AF">
          <w:rPr>
            <w:rStyle w:val="Hyperlink"/>
            <w:lang w:eastAsia="ko-KR"/>
          </w:rPr>
          <w:t>R1-2404218</w:t>
        </w:r>
      </w:hyperlink>
      <w:r w:rsidR="00D7097B" w:rsidRPr="004B0B53">
        <w:rPr>
          <w:lang w:eastAsia="ko-KR"/>
        </w:rPr>
        <w:t>.</w:t>
      </w:r>
    </w:p>
    <w:p w14:paraId="08EB3FB5" w14:textId="7C1C650A" w:rsidR="00D7097B" w:rsidRPr="004B0B53" w:rsidRDefault="006F79AF" w:rsidP="00D7097B">
      <w:pPr>
        <w:rPr>
          <w:lang w:eastAsia="x-none"/>
        </w:rPr>
      </w:pPr>
      <w:hyperlink r:id="rId157" w:history="1">
        <w:r>
          <w:rPr>
            <w:rStyle w:val="Hyperlink"/>
            <w:lang w:eastAsia="x-none"/>
          </w:rPr>
          <w:t>R1-2404754</w:t>
        </w:r>
      </w:hyperlink>
      <w:r w:rsidR="00D7097B" w:rsidRPr="004B0B53">
        <w:rPr>
          <w:lang w:eastAsia="x-none"/>
        </w:rPr>
        <w:tab/>
        <w:t>Discussion of LS on questions and recommendations to Rel-18 RAN1 UE features list</w:t>
      </w:r>
      <w:r w:rsidR="00D7097B" w:rsidRPr="004B0B53">
        <w:rPr>
          <w:lang w:eastAsia="x-none"/>
        </w:rPr>
        <w:tab/>
        <w:t>Ericsson</w:t>
      </w:r>
    </w:p>
    <w:p w14:paraId="43F7C37E" w14:textId="761CEE7A" w:rsidR="00D7097B" w:rsidRPr="00D7097B" w:rsidRDefault="006E4276" w:rsidP="00D7097B">
      <w:pPr>
        <w:rPr>
          <w:lang w:eastAsia="ko-KR"/>
        </w:rPr>
      </w:pPr>
      <w:r w:rsidRPr="004B0B53">
        <w:rPr>
          <w:b/>
          <w:bCs/>
          <w:lang w:eastAsia="ko-KR"/>
        </w:rPr>
        <w:t>Decision:</w:t>
      </w:r>
      <w:r w:rsidRPr="004B0B53">
        <w:rPr>
          <w:lang w:eastAsia="ko-KR"/>
        </w:rPr>
        <w:t xml:space="preserve"> </w:t>
      </w:r>
      <w:r w:rsidR="003B6650" w:rsidRPr="004B0B53">
        <w:rPr>
          <w:lang w:eastAsia="ko-KR"/>
        </w:rPr>
        <w:t>Related to RAN2 LS in</w:t>
      </w:r>
      <w:r w:rsidR="003B6650" w:rsidRPr="004B0B53">
        <w:t xml:space="preserve"> </w:t>
      </w:r>
      <w:r w:rsidR="003B6650" w:rsidRPr="004B0B53">
        <w:rPr>
          <w:lang w:eastAsia="ko-KR"/>
        </w:rPr>
        <w:t xml:space="preserve">R2-2401834. </w:t>
      </w:r>
      <w:r w:rsidR="00D7097B" w:rsidRPr="004B0B53">
        <w:rPr>
          <w:rFonts w:hint="eastAsia"/>
          <w:lang w:eastAsia="ko-KR"/>
        </w:rPr>
        <w:t>T</w:t>
      </w:r>
      <w:r w:rsidR="00D7097B" w:rsidRPr="004B0B53">
        <w:rPr>
          <w:lang w:eastAsia="ko-KR"/>
        </w:rPr>
        <w:t>o be discussed in agenda item 8.2.2.</w:t>
      </w:r>
    </w:p>
    <w:p w14:paraId="13139038" w14:textId="39015778" w:rsidR="00D7097B" w:rsidRPr="00D7097B" w:rsidRDefault="006F79AF" w:rsidP="00D7097B">
      <w:pPr>
        <w:rPr>
          <w:lang w:eastAsia="x-none"/>
        </w:rPr>
      </w:pPr>
      <w:hyperlink r:id="rId158" w:history="1">
        <w:r>
          <w:rPr>
            <w:rStyle w:val="Hyperlink"/>
            <w:lang w:eastAsia="x-none"/>
          </w:rPr>
          <w:t>R1-2405136</w:t>
        </w:r>
      </w:hyperlink>
      <w:r w:rsidR="00D7097B" w:rsidRPr="00D7097B">
        <w:rPr>
          <w:lang w:eastAsia="x-none"/>
        </w:rPr>
        <w:tab/>
        <w:t>Further discussion on RAN1 issues trigged by LS on Parallel Tx Capability</w:t>
      </w:r>
      <w:r w:rsidR="00D7097B" w:rsidRPr="00D7097B">
        <w:rPr>
          <w:lang w:eastAsia="x-none"/>
        </w:rPr>
        <w:tab/>
        <w:t>Qualcomm Incorporated</w:t>
      </w:r>
    </w:p>
    <w:p w14:paraId="709066D8" w14:textId="4DFDF551" w:rsidR="00D7097B" w:rsidRDefault="006E4276" w:rsidP="00D7097B">
      <w:pPr>
        <w:rPr>
          <w:lang w:eastAsia="ko-KR"/>
        </w:rPr>
      </w:pPr>
      <w:r w:rsidRPr="00D87E68">
        <w:rPr>
          <w:b/>
          <w:bCs/>
          <w:lang w:eastAsia="ko-KR"/>
        </w:rPr>
        <w:lastRenderedPageBreak/>
        <w:t>Decision:</w:t>
      </w:r>
      <w:r w:rsidRPr="00D87E68">
        <w:rPr>
          <w:lang w:eastAsia="ko-KR"/>
        </w:rPr>
        <w:t xml:space="preserve"> </w:t>
      </w:r>
      <w:r w:rsidR="00D7097B" w:rsidRPr="00D87E68">
        <w:rPr>
          <w:rFonts w:hint="eastAsia"/>
          <w:lang w:eastAsia="ko-KR"/>
        </w:rPr>
        <w:t>C</w:t>
      </w:r>
      <w:r w:rsidR="00D7097B" w:rsidRPr="00D87E68">
        <w:rPr>
          <w:lang w:eastAsia="ko-KR"/>
        </w:rPr>
        <w:t>ontinuation of discussion related to RAN2 LS in</w:t>
      </w:r>
      <w:r w:rsidR="004B333E" w:rsidRPr="00D87E68">
        <w:rPr>
          <w:lang w:eastAsia="ko-KR"/>
        </w:rPr>
        <w:t xml:space="preserve"> R2-2401741(</w:t>
      </w:r>
      <w:hyperlink r:id="rId159" w:history="1">
        <w:r w:rsidR="006F79AF">
          <w:rPr>
            <w:rStyle w:val="Hyperlink"/>
            <w:lang w:eastAsia="ko-KR"/>
          </w:rPr>
          <w:t>R1-2401943</w:t>
        </w:r>
      </w:hyperlink>
      <w:r w:rsidR="004B333E" w:rsidRPr="00D87E68">
        <w:rPr>
          <w:lang w:eastAsia="ko-KR"/>
        </w:rPr>
        <w:t>).</w:t>
      </w:r>
      <w:r w:rsidR="00D7097B" w:rsidRPr="00D87E68">
        <w:rPr>
          <w:lang w:eastAsia="ko-KR"/>
        </w:rPr>
        <w:t xml:space="preserve"> To be handled in agenda item 5.</w:t>
      </w:r>
      <w:r w:rsidR="004B0B53" w:rsidRPr="00D87E68">
        <w:rPr>
          <w:lang w:eastAsia="ko-KR"/>
        </w:rPr>
        <w:t xml:space="preserve"> Check the situation on Thursday.</w:t>
      </w:r>
    </w:p>
    <w:p w14:paraId="05ED2625" w14:textId="592B1616" w:rsidR="00D87E68" w:rsidRDefault="006F79AF" w:rsidP="00D7097B">
      <w:pPr>
        <w:rPr>
          <w:b/>
          <w:bCs/>
          <w:lang w:eastAsia="ko-KR"/>
        </w:rPr>
      </w:pPr>
      <w:hyperlink r:id="rId160" w:history="1">
        <w:r>
          <w:rPr>
            <w:rStyle w:val="Hyperlink"/>
            <w:b/>
            <w:bCs/>
            <w:lang w:eastAsia="ko-KR"/>
          </w:rPr>
          <w:t>R1-2405684</w:t>
        </w:r>
      </w:hyperlink>
      <w:r w:rsidR="00D87E68" w:rsidRPr="00D87E68">
        <w:rPr>
          <w:b/>
          <w:bCs/>
          <w:lang w:eastAsia="ko-KR"/>
        </w:rPr>
        <w:tab/>
        <w:t>FL summary #1 of further discussion on RAN1 issues trigged by LS on Parallel Tx Capability</w:t>
      </w:r>
      <w:r w:rsidR="00D87E68" w:rsidRPr="00D87E68">
        <w:rPr>
          <w:b/>
          <w:bCs/>
          <w:lang w:eastAsia="ko-KR"/>
        </w:rPr>
        <w:tab/>
        <w:t>Moderator (Qualcomm)</w:t>
      </w:r>
    </w:p>
    <w:p w14:paraId="4B372863" w14:textId="6C8EBFD3" w:rsidR="00410B7E" w:rsidRDefault="00410B7E" w:rsidP="00D7097B">
      <w:pPr>
        <w:rPr>
          <w:lang w:eastAsia="ko-KR"/>
        </w:rPr>
      </w:pPr>
      <w:r>
        <w:rPr>
          <w:b/>
          <w:bCs/>
          <w:lang w:eastAsia="ko-KR"/>
        </w:rPr>
        <w:t xml:space="preserve">Thursday: </w:t>
      </w:r>
      <w:r w:rsidRPr="00410B7E">
        <w:rPr>
          <w:lang w:eastAsia="ko-KR"/>
        </w:rPr>
        <w:t>Most companies believe capability granularity is RAN1 internal issue. Discussion may conti</w:t>
      </w:r>
      <w:r w:rsidR="00EA2CE9">
        <w:rPr>
          <w:lang w:eastAsia="ko-KR"/>
        </w:rPr>
        <w:t>nue</w:t>
      </w:r>
      <w:r w:rsidRPr="00410B7E">
        <w:rPr>
          <w:lang w:eastAsia="ko-KR"/>
        </w:rPr>
        <w:t>.</w:t>
      </w:r>
    </w:p>
    <w:p w14:paraId="165DA640" w14:textId="21BFAEE8" w:rsidR="00410B7E" w:rsidRPr="00EA2CE9" w:rsidRDefault="00410B7E" w:rsidP="00D7097B">
      <w:pPr>
        <w:rPr>
          <w:b/>
          <w:bCs/>
          <w:lang w:eastAsia="ko-KR"/>
        </w:rPr>
      </w:pPr>
      <w:r w:rsidRPr="00EA2CE9">
        <w:rPr>
          <w:b/>
          <w:bCs/>
          <w:lang w:eastAsia="ko-KR"/>
        </w:rPr>
        <w:t>Friday</w:t>
      </w:r>
    </w:p>
    <w:p w14:paraId="6EFE14DE" w14:textId="54C28342" w:rsidR="00A63413" w:rsidRPr="00A63413" w:rsidRDefault="006F79AF" w:rsidP="00D7097B">
      <w:pPr>
        <w:rPr>
          <w:b/>
          <w:bCs/>
          <w:lang w:eastAsia="ko-KR"/>
        </w:rPr>
      </w:pPr>
      <w:hyperlink r:id="rId161" w:history="1">
        <w:r>
          <w:rPr>
            <w:rStyle w:val="Hyperlink"/>
            <w:b/>
            <w:bCs/>
            <w:lang w:eastAsia="ko-KR"/>
          </w:rPr>
          <w:t>R1-2405733</w:t>
        </w:r>
      </w:hyperlink>
      <w:r w:rsidR="00A63413" w:rsidRPr="00A63413">
        <w:rPr>
          <w:b/>
          <w:bCs/>
          <w:lang w:eastAsia="ko-KR"/>
        </w:rPr>
        <w:tab/>
        <w:t>FL summary #2 of further discussion on RAN1 issues trigged by LS on Parallel Tx Capability</w:t>
      </w:r>
      <w:r w:rsidR="00A63413" w:rsidRPr="00A63413">
        <w:rPr>
          <w:b/>
          <w:bCs/>
          <w:lang w:eastAsia="ko-KR"/>
        </w:rPr>
        <w:tab/>
        <w:t>Moderator (Qualcomm)</w:t>
      </w:r>
    </w:p>
    <w:p w14:paraId="484CB297" w14:textId="77777777" w:rsidR="00EA2CE9" w:rsidRDefault="00EA2CE9" w:rsidP="00EA2CE9">
      <w:pPr>
        <w:rPr>
          <w:rFonts w:ascii="Times New Roman" w:eastAsiaTheme="minorEastAsia" w:hAnsi="Times New Roman"/>
          <w:b/>
          <w:bCs/>
          <w:szCs w:val="20"/>
          <w:lang w:eastAsia="ko-KR"/>
        </w:rPr>
      </w:pPr>
      <w:r w:rsidRPr="001366D4">
        <w:rPr>
          <w:rFonts w:ascii="Times New Roman" w:eastAsiaTheme="minorEastAsia" w:hAnsi="Times New Roman" w:hint="eastAsia"/>
          <w:b/>
          <w:bCs/>
          <w:szCs w:val="20"/>
          <w:lang w:eastAsia="ko-KR"/>
        </w:rPr>
        <w:t>C</w:t>
      </w:r>
      <w:r w:rsidRPr="001366D4">
        <w:rPr>
          <w:rFonts w:ascii="Times New Roman" w:eastAsiaTheme="minorEastAsia" w:hAnsi="Times New Roman"/>
          <w:b/>
          <w:bCs/>
          <w:szCs w:val="20"/>
          <w:lang w:eastAsia="ko-KR"/>
        </w:rPr>
        <w:t>onclusion</w:t>
      </w:r>
    </w:p>
    <w:p w14:paraId="416C21FF" w14:textId="5E68158A" w:rsidR="00EA2CE9" w:rsidRPr="00F52CA2" w:rsidRDefault="00EA2CE9" w:rsidP="00EA2CE9">
      <w:pPr>
        <w:rPr>
          <w:rFonts w:ascii="Times New Roman" w:eastAsiaTheme="minorEastAsia" w:hAnsi="Times New Roman"/>
          <w:szCs w:val="20"/>
          <w:lang w:eastAsia="ko-KR"/>
        </w:rPr>
      </w:pPr>
      <w:r>
        <w:rPr>
          <w:rFonts w:ascii="Times New Roman" w:eastAsiaTheme="minorEastAsia" w:hAnsi="Times New Roman"/>
          <w:szCs w:val="20"/>
          <w:lang w:eastAsia="ko-KR"/>
        </w:rPr>
        <w:t xml:space="preserve">RAN1 concluded that the issue in </w:t>
      </w:r>
      <w:hyperlink r:id="rId162" w:history="1">
        <w:r w:rsidR="006F79AF">
          <w:rPr>
            <w:rStyle w:val="Hyperlink"/>
            <w:rFonts w:ascii="Times New Roman" w:eastAsiaTheme="minorEastAsia" w:hAnsi="Times New Roman"/>
            <w:szCs w:val="20"/>
            <w:lang w:eastAsia="ko-KR"/>
          </w:rPr>
          <w:t>R1-2405733</w:t>
        </w:r>
      </w:hyperlink>
      <w:r>
        <w:rPr>
          <w:lang w:eastAsia="ko-KR"/>
        </w:rPr>
        <w:t xml:space="preserve"> </w:t>
      </w:r>
      <w:r>
        <w:rPr>
          <w:rFonts w:ascii="Times New Roman" w:eastAsiaTheme="minorEastAsia" w:hAnsi="Times New Roman"/>
          <w:szCs w:val="20"/>
          <w:lang w:eastAsia="ko-KR"/>
        </w:rPr>
        <w:t xml:space="preserve">needs to be addressed. </w:t>
      </w:r>
      <w:r w:rsidRPr="00F52CA2">
        <w:rPr>
          <w:rFonts w:ascii="Times New Roman" w:eastAsiaTheme="minorEastAsia" w:hAnsi="Times New Roman" w:hint="eastAsia"/>
          <w:szCs w:val="20"/>
          <w:lang w:eastAsia="ko-KR"/>
        </w:rPr>
        <w:t>I</w:t>
      </w:r>
      <w:r w:rsidRPr="00F52CA2">
        <w:rPr>
          <w:rFonts w:ascii="Times New Roman" w:eastAsiaTheme="minorEastAsia" w:hAnsi="Times New Roman"/>
          <w:szCs w:val="20"/>
          <w:lang w:eastAsia="ko-KR"/>
        </w:rPr>
        <w:t xml:space="preserve">t is up to RAN2 to </w:t>
      </w:r>
      <w:r>
        <w:rPr>
          <w:rFonts w:ascii="Times New Roman" w:eastAsiaTheme="minorEastAsia" w:hAnsi="Times New Roman"/>
          <w:szCs w:val="20"/>
          <w:lang w:eastAsia="ko-KR"/>
        </w:rPr>
        <w:t xml:space="preserve">whether/how to </w:t>
      </w:r>
      <w:r w:rsidRPr="00F52CA2">
        <w:rPr>
          <w:rFonts w:ascii="Times New Roman" w:eastAsiaTheme="minorEastAsia" w:hAnsi="Times New Roman"/>
          <w:szCs w:val="20"/>
          <w:lang w:eastAsia="ko-KR"/>
        </w:rPr>
        <w:t xml:space="preserve">resolve the issue discussed in </w:t>
      </w:r>
      <w:hyperlink r:id="rId163" w:history="1">
        <w:r w:rsidR="006F79AF">
          <w:rPr>
            <w:rStyle w:val="Hyperlink"/>
            <w:rFonts w:ascii="Times New Roman" w:eastAsiaTheme="minorEastAsia" w:hAnsi="Times New Roman"/>
            <w:szCs w:val="20"/>
            <w:lang w:eastAsia="ko-KR"/>
          </w:rPr>
          <w:t>R1-2405733</w:t>
        </w:r>
      </w:hyperlink>
      <w:r w:rsidRPr="00F52CA2">
        <w:rPr>
          <w:lang w:eastAsia="ko-KR"/>
        </w:rPr>
        <w:t>.</w:t>
      </w:r>
    </w:p>
    <w:p w14:paraId="3472284A" w14:textId="53CDA1DF" w:rsidR="00A63413" w:rsidRPr="00410B7E" w:rsidRDefault="00A63413" w:rsidP="00D7097B">
      <w:pPr>
        <w:rPr>
          <w:lang w:eastAsia="ko-KR"/>
        </w:rPr>
      </w:pPr>
    </w:p>
    <w:p w14:paraId="447D4283" w14:textId="77777777" w:rsidR="00E60638" w:rsidRDefault="00E60638" w:rsidP="00E60638">
      <w:pPr>
        <w:pBdr>
          <w:bottom w:val="single" w:sz="6" w:space="1" w:color="auto"/>
        </w:pBdr>
        <w:rPr>
          <w:lang w:eastAsia="x-none"/>
        </w:rPr>
      </w:pPr>
    </w:p>
    <w:p w14:paraId="49F6BA41" w14:textId="77777777" w:rsidR="00D7097B" w:rsidRDefault="00D7097B" w:rsidP="00D7097B">
      <w:pPr>
        <w:rPr>
          <w:b/>
          <w:lang w:eastAsia="x-none"/>
        </w:rPr>
      </w:pPr>
      <w:r w:rsidRPr="00D7097B">
        <w:rPr>
          <w:b/>
          <w:lang w:eastAsia="x-none"/>
        </w:rPr>
        <w:t>For the following incoming LSs, RAN1 is cc-ed (no RAN1 action necessary)</w:t>
      </w:r>
    </w:p>
    <w:p w14:paraId="1086B07C" w14:textId="77777777" w:rsidR="00E60638" w:rsidRPr="00D7097B" w:rsidRDefault="00E60638" w:rsidP="00D7097B">
      <w:pPr>
        <w:rPr>
          <w:b/>
          <w:lang w:eastAsia="x-none"/>
        </w:rPr>
      </w:pPr>
    </w:p>
    <w:p w14:paraId="19542004" w14:textId="2836E75E" w:rsidR="00D7097B" w:rsidRPr="00D7097B" w:rsidRDefault="006F79AF" w:rsidP="00D7097B">
      <w:pPr>
        <w:rPr>
          <w:lang w:eastAsia="x-none"/>
        </w:rPr>
      </w:pPr>
      <w:hyperlink r:id="rId164" w:history="1">
        <w:r>
          <w:rPr>
            <w:rStyle w:val="Hyperlink"/>
            <w:lang w:eastAsia="x-none"/>
          </w:rPr>
          <w:t>R1-2403836</w:t>
        </w:r>
      </w:hyperlink>
      <w:r w:rsidR="00D7097B" w:rsidRPr="00D7097B">
        <w:rPr>
          <w:lang w:eastAsia="x-none"/>
        </w:rPr>
        <w:tab/>
        <w:t>Reply LS on OAM requirements for UE location verification</w:t>
      </w:r>
      <w:r w:rsidR="00D7097B" w:rsidRPr="00D7097B">
        <w:rPr>
          <w:lang w:eastAsia="x-none"/>
        </w:rPr>
        <w:tab/>
        <w:t>SA5, CATT</w:t>
      </w:r>
    </w:p>
    <w:p w14:paraId="4B5CE91B" w14:textId="7AF362BA" w:rsidR="00D7097B" w:rsidRPr="00D7097B" w:rsidRDefault="006F79AF" w:rsidP="00D7097B">
      <w:pPr>
        <w:rPr>
          <w:lang w:eastAsia="x-none"/>
        </w:rPr>
      </w:pPr>
      <w:hyperlink r:id="rId165" w:history="1">
        <w:r>
          <w:rPr>
            <w:rStyle w:val="Hyperlink"/>
            <w:lang w:eastAsia="x-none"/>
          </w:rPr>
          <w:t>R1-2403838</w:t>
        </w:r>
      </w:hyperlink>
      <w:r w:rsidR="00D7097B" w:rsidRPr="00D7097B">
        <w:rPr>
          <w:lang w:eastAsia="x-none"/>
        </w:rPr>
        <w:tab/>
        <w:t>Reply LS on n-TimingAdvanceOffset for PDCCH order RACH</w:t>
      </w:r>
      <w:r w:rsidR="00D7097B" w:rsidRPr="00D7097B">
        <w:rPr>
          <w:lang w:eastAsia="x-none"/>
        </w:rPr>
        <w:tab/>
        <w:t>RAN4, Apple</w:t>
      </w:r>
    </w:p>
    <w:p w14:paraId="10413152" w14:textId="60849DD4" w:rsidR="00D7097B" w:rsidRPr="00D7097B" w:rsidRDefault="006F79AF" w:rsidP="00D7097B">
      <w:pPr>
        <w:rPr>
          <w:lang w:eastAsia="x-none"/>
        </w:rPr>
      </w:pPr>
      <w:hyperlink r:id="rId166" w:history="1">
        <w:r>
          <w:rPr>
            <w:rStyle w:val="Hyperlink"/>
            <w:lang w:eastAsia="x-none"/>
          </w:rPr>
          <w:t>R1-2403839</w:t>
        </w:r>
      </w:hyperlink>
      <w:r w:rsidR="00D7097B" w:rsidRPr="00D7097B">
        <w:rPr>
          <w:lang w:eastAsia="x-none"/>
        </w:rPr>
        <w:tab/>
        <w:t>LS on RAN4 UE feature list for Rel-18 (version 4)</w:t>
      </w:r>
      <w:r w:rsidR="00D7097B" w:rsidRPr="00D7097B">
        <w:rPr>
          <w:lang w:eastAsia="x-none"/>
        </w:rPr>
        <w:tab/>
        <w:t>RAN4, CMCC</w:t>
      </w:r>
    </w:p>
    <w:p w14:paraId="300DD1E9" w14:textId="77777777" w:rsidR="00D7097B" w:rsidRPr="00F42B67" w:rsidRDefault="00D7097B" w:rsidP="00B619BB">
      <w:pPr>
        <w:pStyle w:val="Heading1"/>
        <w:rPr>
          <w:lang w:val="fr-FR"/>
        </w:rPr>
      </w:pPr>
      <w:bookmarkStart w:id="19" w:name="_Toc166306506"/>
      <w:bookmarkStart w:id="20" w:name="_Toc173405000"/>
      <w:r w:rsidRPr="00F42B67">
        <w:rPr>
          <w:lang w:val="fr-FR"/>
        </w:rPr>
        <w:t>Pre-Rel-18 E-UTRA Maintenance</w:t>
      </w:r>
      <w:bookmarkEnd w:id="19"/>
      <w:bookmarkEnd w:id="20"/>
    </w:p>
    <w:p w14:paraId="42B83180" w14:textId="77777777" w:rsidR="00B619BB" w:rsidRPr="00FA7097" w:rsidRDefault="00B619BB" w:rsidP="00B619BB">
      <w:pPr>
        <w:rPr>
          <w:bCs/>
          <w:lang w:eastAsia="ko-KR"/>
        </w:rPr>
      </w:pPr>
      <w:bookmarkStart w:id="21" w:name="_Toc95481737"/>
      <w:bookmarkStart w:id="22" w:name="_Toc166306507"/>
      <w:r w:rsidRPr="00FA7097">
        <w:rPr>
          <w:bCs/>
          <w:lang w:eastAsia="ko-KR"/>
        </w:rPr>
        <w:t>There were no</w:t>
      </w:r>
      <w:r>
        <w:rPr>
          <w:bCs/>
          <w:lang w:eastAsia="ko-KR"/>
        </w:rPr>
        <w:t xml:space="preserve"> contributions </w:t>
      </w:r>
      <w:r w:rsidRPr="00FA7097">
        <w:rPr>
          <w:bCs/>
          <w:lang w:eastAsia="ko-KR"/>
        </w:rPr>
        <w:t>submitted to agenda item 6.</w:t>
      </w:r>
    </w:p>
    <w:p w14:paraId="42EB439C" w14:textId="77777777" w:rsidR="00D7097B" w:rsidRPr="00D7097B" w:rsidRDefault="00D7097B" w:rsidP="00B619BB">
      <w:pPr>
        <w:pStyle w:val="Heading1"/>
      </w:pPr>
      <w:bookmarkStart w:id="23" w:name="_Toc173405001"/>
      <w:r w:rsidRPr="00D7097B">
        <w:t>Pre-Rel-18 NR Maintenance</w:t>
      </w:r>
      <w:bookmarkEnd w:id="21"/>
      <w:bookmarkEnd w:id="22"/>
      <w:bookmarkEnd w:id="23"/>
    </w:p>
    <w:p w14:paraId="598E2714" w14:textId="661A7F3E" w:rsidR="00B619BB" w:rsidRPr="00804C4B" w:rsidRDefault="00D7097B" w:rsidP="00D7097B">
      <w:pPr>
        <w:rPr>
          <w:lang w:eastAsia="x-none"/>
        </w:rPr>
      </w:pPr>
      <w:r w:rsidRPr="00804C4B">
        <w:rPr>
          <w:lang w:eastAsia="x-none"/>
        </w:rPr>
        <w:t xml:space="preserve">[117-Pre-R18-NR] </w:t>
      </w:r>
      <w:r w:rsidR="00B619BB" w:rsidRPr="00804C4B">
        <w:rPr>
          <w:lang w:eastAsia="x-none"/>
        </w:rPr>
        <w:t xml:space="preserve">– RAN1 Chair </w:t>
      </w:r>
    </w:p>
    <w:p w14:paraId="0154478D" w14:textId="380CAE79" w:rsidR="00D7097B" w:rsidRPr="00804C4B" w:rsidRDefault="00D7097B" w:rsidP="00D7097B">
      <w:pPr>
        <w:rPr>
          <w:lang w:val="en-US" w:eastAsia="x-none"/>
        </w:rPr>
      </w:pPr>
      <w:r w:rsidRPr="00804C4B">
        <w:rPr>
          <w:lang w:eastAsia="x-none"/>
        </w:rPr>
        <w:t>To be used for sharing updates on online/offline schedule, details on what is to be discussed in online/offline sessions, tdoc number of the moderator summary for online session, etc</w:t>
      </w:r>
    </w:p>
    <w:p w14:paraId="1949974F" w14:textId="77777777" w:rsidR="00D7097B" w:rsidRPr="00D7097B" w:rsidRDefault="00D7097B" w:rsidP="00804C4B"/>
    <w:p w14:paraId="373E7630" w14:textId="77777777" w:rsidR="00D7097B" w:rsidRPr="00D7097B" w:rsidRDefault="00D7097B" w:rsidP="00D7097B">
      <w:pPr>
        <w:rPr>
          <w:b/>
          <w:iCs/>
          <w:lang w:eastAsia="ko-KR"/>
        </w:rPr>
      </w:pPr>
      <w:r w:rsidRPr="00D7097B">
        <w:rPr>
          <w:rFonts w:hint="eastAsia"/>
          <w:b/>
          <w:iCs/>
          <w:lang w:eastAsia="ko-KR"/>
        </w:rPr>
        <w:t>R</w:t>
      </w:r>
      <w:r w:rsidRPr="00D7097B">
        <w:rPr>
          <w:b/>
          <w:iCs/>
          <w:lang w:eastAsia="ko-KR"/>
        </w:rPr>
        <w:t>el-15 NewRAT</w:t>
      </w:r>
    </w:p>
    <w:p w14:paraId="6E405792" w14:textId="5EDA2DCE" w:rsidR="00D7097B" w:rsidRDefault="006F79AF" w:rsidP="00D7097B">
      <w:pPr>
        <w:rPr>
          <w:bCs/>
          <w:iCs/>
          <w:lang w:eastAsia="ko-KR"/>
        </w:rPr>
      </w:pPr>
      <w:hyperlink r:id="rId167" w:history="1">
        <w:r>
          <w:rPr>
            <w:rStyle w:val="Hyperlink"/>
            <w:b/>
            <w:iCs/>
            <w:lang w:eastAsia="ko-KR"/>
          </w:rPr>
          <w:t>R1-2405352</w:t>
        </w:r>
      </w:hyperlink>
      <w:r w:rsidR="00804C4B" w:rsidRPr="00804C4B">
        <w:rPr>
          <w:b/>
          <w:iCs/>
          <w:lang w:eastAsia="ko-KR"/>
        </w:rPr>
        <w:tab/>
        <w:t>Clarification on the maximum number of CORESET and search space set in TS38.213</w:t>
      </w:r>
      <w:r w:rsidR="00804C4B" w:rsidRPr="00804C4B">
        <w:rPr>
          <w:b/>
          <w:iCs/>
          <w:lang w:eastAsia="ko-KR"/>
        </w:rPr>
        <w:tab/>
        <w:t>Huawei, HiSilicon</w:t>
      </w:r>
      <w:r w:rsidR="00804C4B">
        <w:rPr>
          <w:bCs/>
          <w:iCs/>
          <w:lang w:eastAsia="ko-KR"/>
        </w:rPr>
        <w:tab/>
        <w:t xml:space="preserve">(rev of </w:t>
      </w:r>
      <w:hyperlink r:id="rId168" w:history="1">
        <w:r>
          <w:rPr>
            <w:rStyle w:val="Hyperlink"/>
            <w:bCs/>
            <w:iCs/>
            <w:lang w:eastAsia="ko-KR"/>
          </w:rPr>
          <w:t>R1-2404947</w:t>
        </w:r>
      </w:hyperlink>
      <w:r w:rsidR="00804C4B">
        <w:rPr>
          <w:bCs/>
          <w:iCs/>
          <w:lang w:eastAsia="ko-KR"/>
        </w:rPr>
        <w:t>)</w:t>
      </w:r>
    </w:p>
    <w:p w14:paraId="4FFB816C" w14:textId="74DE07A0" w:rsidR="00804C4B" w:rsidRDefault="00136B4C" w:rsidP="00D7097B">
      <w:pPr>
        <w:rPr>
          <w:bCs/>
          <w:iCs/>
          <w:lang w:eastAsia="ko-KR"/>
        </w:rPr>
      </w:pPr>
      <w:r>
        <w:rPr>
          <w:bCs/>
          <w:iCs/>
          <w:lang w:eastAsia="ko-KR"/>
        </w:rPr>
        <w:t>Presented in</w:t>
      </w:r>
      <w:r w:rsidR="00804C4B">
        <w:rPr>
          <w:bCs/>
          <w:iCs/>
          <w:lang w:eastAsia="ko-KR"/>
        </w:rPr>
        <w:t xml:space="preserve"> Monday session</w:t>
      </w:r>
      <w:r>
        <w:rPr>
          <w:bCs/>
          <w:iCs/>
          <w:lang w:eastAsia="ko-KR"/>
        </w:rPr>
        <w:t>.</w:t>
      </w:r>
    </w:p>
    <w:p w14:paraId="222CA90E" w14:textId="5E831E06" w:rsidR="00136B4C" w:rsidRPr="00136B4C" w:rsidRDefault="006F79AF" w:rsidP="00D7097B">
      <w:pPr>
        <w:rPr>
          <w:b/>
          <w:iCs/>
          <w:lang w:eastAsia="ko-KR"/>
        </w:rPr>
      </w:pPr>
      <w:hyperlink r:id="rId169" w:history="1">
        <w:r>
          <w:rPr>
            <w:rStyle w:val="Hyperlink"/>
            <w:b/>
            <w:iCs/>
            <w:lang w:eastAsia="ko-KR"/>
          </w:rPr>
          <w:t>R1-2405534</w:t>
        </w:r>
      </w:hyperlink>
      <w:r w:rsidR="00136B4C" w:rsidRPr="00136B4C">
        <w:rPr>
          <w:b/>
          <w:iCs/>
          <w:lang w:eastAsia="ko-KR"/>
        </w:rPr>
        <w:tab/>
        <w:t>Summary of discussion on clarification on the maximum number of CORESETs and search space sets</w:t>
      </w:r>
      <w:r w:rsidR="00136B4C" w:rsidRPr="00136B4C">
        <w:rPr>
          <w:b/>
          <w:iCs/>
          <w:lang w:eastAsia="ko-KR"/>
        </w:rPr>
        <w:tab/>
        <w:t>Moderator (Huawei)</w:t>
      </w:r>
    </w:p>
    <w:p w14:paraId="4AC9201D" w14:textId="237E3B94" w:rsidR="00136B4C" w:rsidRDefault="00136B4C" w:rsidP="00D7097B">
      <w:pPr>
        <w:rPr>
          <w:bCs/>
          <w:iCs/>
          <w:lang w:eastAsia="ko-KR"/>
        </w:rPr>
      </w:pPr>
      <w:r>
        <w:rPr>
          <w:bCs/>
          <w:iCs/>
          <w:lang w:eastAsia="ko-KR"/>
        </w:rPr>
        <w:t>From Tuesday session</w:t>
      </w:r>
    </w:p>
    <w:p w14:paraId="5559E05A" w14:textId="77777777" w:rsidR="00136B4C" w:rsidRDefault="00136B4C" w:rsidP="00136B4C">
      <w:pPr>
        <w:rPr>
          <w:b/>
          <w:iCs/>
          <w:lang w:eastAsia="ko-KR"/>
        </w:rPr>
      </w:pPr>
      <w:r>
        <w:rPr>
          <w:rFonts w:hint="eastAsia"/>
          <w:b/>
          <w:iCs/>
          <w:lang w:eastAsia="ko-KR"/>
        </w:rPr>
        <w:t>C</w:t>
      </w:r>
      <w:r>
        <w:rPr>
          <w:b/>
          <w:iCs/>
          <w:lang w:eastAsia="ko-KR"/>
        </w:rPr>
        <w:t>onclusion</w:t>
      </w:r>
    </w:p>
    <w:p w14:paraId="7400AF0A" w14:textId="51DAC4ED" w:rsidR="00136B4C" w:rsidRDefault="00136B4C" w:rsidP="00136B4C">
      <w:pPr>
        <w:rPr>
          <w:bCs/>
          <w:iCs/>
          <w:lang w:eastAsia="x-none"/>
        </w:rPr>
      </w:pPr>
      <w:r w:rsidRPr="00E364E6">
        <w:rPr>
          <w:rFonts w:hint="eastAsia"/>
          <w:bCs/>
          <w:iCs/>
          <w:lang w:eastAsia="ko-KR"/>
        </w:rPr>
        <w:t>I</w:t>
      </w:r>
      <w:r w:rsidRPr="00E364E6">
        <w:rPr>
          <w:bCs/>
          <w:iCs/>
          <w:lang w:eastAsia="ko-KR"/>
        </w:rPr>
        <w:t xml:space="preserve">nterpretation 2 in </w:t>
      </w:r>
      <w:hyperlink r:id="rId170" w:history="1">
        <w:r w:rsidR="006F79AF">
          <w:rPr>
            <w:rStyle w:val="Hyperlink"/>
            <w:bCs/>
            <w:iCs/>
            <w:lang w:eastAsia="ko-KR"/>
          </w:rPr>
          <w:t>R1-2405352</w:t>
        </w:r>
      </w:hyperlink>
      <w:r w:rsidRPr="00E364E6">
        <w:rPr>
          <w:bCs/>
          <w:iCs/>
          <w:lang w:eastAsia="x-none"/>
        </w:rPr>
        <w:t xml:space="preserve"> is not inline with RAN1 understanding.</w:t>
      </w:r>
    </w:p>
    <w:p w14:paraId="5AD938D4" w14:textId="77777777" w:rsidR="000263CD" w:rsidRDefault="000263CD" w:rsidP="00136B4C">
      <w:pPr>
        <w:rPr>
          <w:bCs/>
          <w:iCs/>
          <w:lang w:eastAsia="x-none"/>
        </w:rPr>
      </w:pPr>
    </w:p>
    <w:p w14:paraId="15BBD5B9" w14:textId="42802648" w:rsidR="000263CD" w:rsidRPr="00E364E6" w:rsidRDefault="000263CD" w:rsidP="00136B4C">
      <w:pPr>
        <w:rPr>
          <w:bCs/>
          <w:iCs/>
          <w:lang w:eastAsia="x-none"/>
        </w:rPr>
      </w:pPr>
      <w:r>
        <w:rPr>
          <w:bCs/>
          <w:iCs/>
          <w:lang w:eastAsia="x-none"/>
        </w:rPr>
        <w:t xml:space="preserve">Final summary in </w:t>
      </w:r>
      <w:hyperlink r:id="rId171" w:history="1">
        <w:r w:rsidR="006F79AF">
          <w:rPr>
            <w:rStyle w:val="Hyperlink"/>
            <w:bCs/>
            <w:iCs/>
            <w:lang w:eastAsia="x-none"/>
          </w:rPr>
          <w:t>R1-2405590</w:t>
        </w:r>
      </w:hyperlink>
      <w:r>
        <w:rPr>
          <w:bCs/>
          <w:iCs/>
          <w:lang w:eastAsia="x-none"/>
        </w:rPr>
        <w:t>.</w:t>
      </w:r>
    </w:p>
    <w:p w14:paraId="6501F5CE" w14:textId="77777777" w:rsidR="00804C4B" w:rsidRDefault="00804C4B" w:rsidP="00804C4B">
      <w:pPr>
        <w:pBdr>
          <w:bottom w:val="single" w:sz="6" w:space="1" w:color="auto"/>
        </w:pBdr>
        <w:rPr>
          <w:bCs/>
          <w:iCs/>
          <w:lang w:eastAsia="ko-KR"/>
        </w:rPr>
      </w:pPr>
    </w:p>
    <w:p w14:paraId="356C69A9" w14:textId="77777777" w:rsidR="00D7097B" w:rsidRPr="00D7097B" w:rsidRDefault="00D7097B" w:rsidP="00D7097B">
      <w:pPr>
        <w:rPr>
          <w:b/>
          <w:iCs/>
          <w:lang w:eastAsia="ko-KR"/>
        </w:rPr>
      </w:pPr>
      <w:r w:rsidRPr="00D7097B">
        <w:rPr>
          <w:rFonts w:hint="eastAsia"/>
          <w:b/>
          <w:iCs/>
          <w:lang w:eastAsia="ko-KR"/>
        </w:rPr>
        <w:t>R</w:t>
      </w:r>
      <w:r w:rsidRPr="00D7097B">
        <w:rPr>
          <w:b/>
          <w:iCs/>
          <w:lang w:eastAsia="ko-KR"/>
        </w:rPr>
        <w:t>el-16 MIMO</w:t>
      </w:r>
    </w:p>
    <w:p w14:paraId="1B1E4858" w14:textId="0E2F96AA" w:rsidR="00D7097B" w:rsidRPr="00804C4B" w:rsidRDefault="006F79AF" w:rsidP="00D7097B">
      <w:pPr>
        <w:rPr>
          <w:b/>
          <w:bCs/>
          <w:iCs/>
          <w:lang w:eastAsia="x-none"/>
        </w:rPr>
      </w:pPr>
      <w:hyperlink r:id="rId172" w:history="1">
        <w:r>
          <w:rPr>
            <w:rStyle w:val="Hyperlink"/>
            <w:b/>
            <w:bCs/>
            <w:iCs/>
            <w:lang w:eastAsia="x-none"/>
          </w:rPr>
          <w:t>R1-2404074</w:t>
        </w:r>
      </w:hyperlink>
      <w:r w:rsidR="00D7097B" w:rsidRPr="00804C4B">
        <w:rPr>
          <w:b/>
          <w:bCs/>
          <w:iCs/>
          <w:lang w:eastAsia="x-none"/>
        </w:rPr>
        <w:tab/>
        <w:t>Discussion on mDCI based mTRP out-of-order operation</w:t>
      </w:r>
      <w:r w:rsidR="00D7097B" w:rsidRPr="00804C4B">
        <w:rPr>
          <w:b/>
          <w:bCs/>
          <w:iCs/>
          <w:lang w:eastAsia="x-none"/>
        </w:rPr>
        <w:tab/>
        <w:t>Samsung</w:t>
      </w:r>
    </w:p>
    <w:p w14:paraId="73CA2A89" w14:textId="7F73F67F" w:rsidR="00D7097B" w:rsidRPr="00D7097B" w:rsidRDefault="006F79AF" w:rsidP="00D7097B">
      <w:pPr>
        <w:rPr>
          <w:bCs/>
          <w:iCs/>
          <w:lang w:eastAsia="x-none"/>
        </w:rPr>
      </w:pPr>
      <w:hyperlink r:id="rId173" w:history="1">
        <w:r>
          <w:rPr>
            <w:rStyle w:val="Hyperlink"/>
            <w:bCs/>
            <w:iCs/>
            <w:lang w:eastAsia="x-none"/>
          </w:rPr>
          <w:t>R1-2404075</w:t>
        </w:r>
      </w:hyperlink>
      <w:r w:rsidR="00D7097B" w:rsidRPr="00D7097B">
        <w:rPr>
          <w:bCs/>
          <w:iCs/>
          <w:lang w:eastAsia="x-none"/>
        </w:rPr>
        <w:tab/>
        <w:t>Draft CR on mDCI based mTRP out-of-order operation</w:t>
      </w:r>
      <w:r w:rsidR="00D7097B" w:rsidRPr="00D7097B">
        <w:rPr>
          <w:bCs/>
          <w:iCs/>
          <w:lang w:eastAsia="x-none"/>
        </w:rPr>
        <w:tab/>
        <w:t>Samsung</w:t>
      </w:r>
    </w:p>
    <w:p w14:paraId="2DCED06B" w14:textId="08F6F5A5" w:rsidR="00D7097B" w:rsidRPr="00D7097B" w:rsidRDefault="006F79AF" w:rsidP="00D7097B">
      <w:pPr>
        <w:rPr>
          <w:bCs/>
          <w:iCs/>
          <w:lang w:eastAsia="x-none"/>
        </w:rPr>
      </w:pPr>
      <w:hyperlink r:id="rId174" w:history="1">
        <w:r>
          <w:rPr>
            <w:rStyle w:val="Hyperlink"/>
            <w:bCs/>
            <w:iCs/>
            <w:lang w:eastAsia="x-none"/>
          </w:rPr>
          <w:t>R1-2404076</w:t>
        </w:r>
      </w:hyperlink>
      <w:r w:rsidR="00D7097B" w:rsidRPr="00D7097B">
        <w:rPr>
          <w:bCs/>
          <w:iCs/>
          <w:lang w:eastAsia="x-none"/>
        </w:rPr>
        <w:tab/>
        <w:t>Draft CR on mDCI based mTRP out-of-order operation (mirror on Rel-17)</w:t>
      </w:r>
      <w:r w:rsidR="00D7097B" w:rsidRPr="00D7097B">
        <w:rPr>
          <w:bCs/>
          <w:iCs/>
          <w:lang w:eastAsia="x-none"/>
        </w:rPr>
        <w:tab/>
        <w:t>Samsung</w:t>
      </w:r>
    </w:p>
    <w:p w14:paraId="721E5C14" w14:textId="5B60B1B0" w:rsidR="00D7097B" w:rsidRDefault="006F79AF" w:rsidP="00D7097B">
      <w:pPr>
        <w:rPr>
          <w:bCs/>
          <w:iCs/>
          <w:lang w:eastAsia="x-none"/>
        </w:rPr>
      </w:pPr>
      <w:hyperlink r:id="rId175" w:history="1">
        <w:r>
          <w:rPr>
            <w:rStyle w:val="Hyperlink"/>
            <w:bCs/>
            <w:iCs/>
            <w:lang w:eastAsia="x-none"/>
          </w:rPr>
          <w:t>R1-2404077</w:t>
        </w:r>
      </w:hyperlink>
      <w:r w:rsidR="00D7097B" w:rsidRPr="00D7097B">
        <w:rPr>
          <w:bCs/>
          <w:iCs/>
          <w:lang w:eastAsia="x-none"/>
        </w:rPr>
        <w:tab/>
        <w:t>Draft CR on mDCI based mTRP out-of-order operation (mirror on Rel-18)</w:t>
      </w:r>
      <w:r w:rsidR="00D7097B" w:rsidRPr="00D7097B">
        <w:rPr>
          <w:bCs/>
          <w:iCs/>
          <w:lang w:eastAsia="x-none"/>
        </w:rPr>
        <w:tab/>
        <w:t>Samsung</w:t>
      </w:r>
    </w:p>
    <w:p w14:paraId="03986ECA" w14:textId="77777777" w:rsidR="00804C4B" w:rsidRPr="00136B4C" w:rsidRDefault="00804C4B" w:rsidP="00804C4B">
      <w:pPr>
        <w:rPr>
          <w:bCs/>
          <w:iCs/>
          <w:lang w:eastAsia="x-none"/>
        </w:rPr>
      </w:pPr>
      <w:r w:rsidRPr="00136B4C">
        <w:rPr>
          <w:b/>
          <w:iCs/>
          <w:lang w:eastAsia="x-none"/>
        </w:rPr>
        <w:t>Monday decision:</w:t>
      </w:r>
      <w:r w:rsidRPr="00136B4C">
        <w:rPr>
          <w:bCs/>
          <w:iCs/>
          <w:lang w:eastAsia="x-none"/>
        </w:rPr>
        <w:t xml:space="preserve"> To be moderated by Youngrok (Samsung).</w:t>
      </w:r>
    </w:p>
    <w:p w14:paraId="029C5167" w14:textId="59EDAA11" w:rsidR="00804C4B" w:rsidRDefault="006F79AF" w:rsidP="00D7097B">
      <w:pPr>
        <w:rPr>
          <w:b/>
          <w:iCs/>
          <w:lang w:eastAsia="x-none"/>
        </w:rPr>
      </w:pPr>
      <w:hyperlink r:id="rId176" w:history="1">
        <w:r>
          <w:rPr>
            <w:rStyle w:val="Hyperlink"/>
            <w:b/>
            <w:iCs/>
            <w:lang w:eastAsia="x-none"/>
          </w:rPr>
          <w:t>R1-2405479</w:t>
        </w:r>
      </w:hyperlink>
      <w:r w:rsidR="00136B4C" w:rsidRPr="00136B4C">
        <w:rPr>
          <w:b/>
          <w:iCs/>
          <w:lang w:eastAsia="x-none"/>
        </w:rPr>
        <w:tab/>
        <w:t>Summary on mDCI based mTRP out-of-order operation</w:t>
      </w:r>
      <w:r w:rsidR="00136B4C" w:rsidRPr="00136B4C">
        <w:rPr>
          <w:b/>
          <w:iCs/>
          <w:lang w:eastAsia="x-none"/>
        </w:rPr>
        <w:tab/>
        <w:t>Moderator (Samsung)</w:t>
      </w:r>
    </w:p>
    <w:p w14:paraId="35A3183D" w14:textId="7931BC15" w:rsidR="00136B4C" w:rsidRPr="00136B4C" w:rsidRDefault="00136B4C" w:rsidP="00D7097B">
      <w:pPr>
        <w:rPr>
          <w:bCs/>
          <w:iCs/>
          <w:lang w:eastAsia="x-none"/>
        </w:rPr>
      </w:pPr>
      <w:r w:rsidRPr="00136B4C">
        <w:rPr>
          <w:bCs/>
          <w:iCs/>
          <w:lang w:eastAsia="x-none"/>
        </w:rPr>
        <w:t>From Tuesday session</w:t>
      </w:r>
    </w:p>
    <w:p w14:paraId="0D7CCFE6" w14:textId="77777777" w:rsidR="00136B4C" w:rsidRDefault="00136B4C" w:rsidP="00136B4C">
      <w:pPr>
        <w:rPr>
          <w:bCs/>
          <w:iCs/>
          <w:lang w:eastAsia="ko-KR"/>
        </w:rPr>
      </w:pPr>
      <w:r w:rsidRPr="006B34DC">
        <w:rPr>
          <w:rFonts w:hint="eastAsia"/>
          <w:bCs/>
          <w:iCs/>
          <w:highlight w:val="green"/>
          <w:lang w:eastAsia="ko-KR"/>
        </w:rPr>
        <w:t>A</w:t>
      </w:r>
      <w:r w:rsidRPr="006B34DC">
        <w:rPr>
          <w:bCs/>
          <w:iCs/>
          <w:highlight w:val="green"/>
          <w:lang w:eastAsia="ko-KR"/>
        </w:rPr>
        <w:t>greement</w:t>
      </w:r>
    </w:p>
    <w:p w14:paraId="0840629B" w14:textId="47A9881D" w:rsidR="00136B4C" w:rsidRPr="00622A7C" w:rsidRDefault="00136B4C" w:rsidP="00311060">
      <w:pPr>
        <w:pStyle w:val="ListParagraph"/>
        <w:numPr>
          <w:ilvl w:val="0"/>
          <w:numId w:val="301"/>
        </w:numPr>
        <w:rPr>
          <w:bCs/>
          <w:iCs/>
          <w:lang w:eastAsia="ko-KR"/>
        </w:rPr>
      </w:pPr>
      <w:r w:rsidRPr="00622A7C">
        <w:rPr>
          <w:rFonts w:hint="eastAsia"/>
          <w:bCs/>
          <w:iCs/>
          <w:lang w:eastAsia="ko-KR"/>
        </w:rPr>
        <w:t>T</w:t>
      </w:r>
      <w:r w:rsidRPr="00622A7C">
        <w:rPr>
          <w:bCs/>
          <w:iCs/>
          <w:lang w:eastAsia="ko-KR"/>
        </w:rPr>
        <w:t xml:space="preserve">he TP in </w:t>
      </w:r>
      <w:hyperlink r:id="rId177" w:history="1">
        <w:r w:rsidR="006F79AF">
          <w:rPr>
            <w:rStyle w:val="Hyperlink"/>
            <w:bCs/>
            <w:iCs/>
            <w:lang w:eastAsia="ko-KR"/>
          </w:rPr>
          <w:t>R1-2404075</w:t>
        </w:r>
      </w:hyperlink>
      <w:r w:rsidRPr="00622A7C">
        <w:rPr>
          <w:rStyle w:val="Hyperlink"/>
          <w:bCs/>
          <w:iCs/>
          <w:color w:val="auto"/>
          <w:u w:val="none"/>
          <w:lang w:eastAsia="x-none"/>
        </w:rPr>
        <w:t xml:space="preserve"> for Rel-16 TS 38.214 is agreed.</w:t>
      </w:r>
    </w:p>
    <w:p w14:paraId="4FEC2844" w14:textId="216EDE8A" w:rsidR="00136B4C" w:rsidRDefault="00622A7C" w:rsidP="00D7097B">
      <w:pPr>
        <w:rPr>
          <w:bCs/>
          <w:iCs/>
          <w:lang w:eastAsia="x-none"/>
        </w:rPr>
      </w:pPr>
      <w:r>
        <w:rPr>
          <w:bCs/>
          <w:iCs/>
          <w:lang w:eastAsia="x-none"/>
        </w:rPr>
        <w:t>Final CRs in:</w:t>
      </w:r>
    </w:p>
    <w:p w14:paraId="37936A2B" w14:textId="409AC47B" w:rsidR="00931F12" w:rsidRDefault="006F79AF" w:rsidP="00931F12">
      <w:pPr>
        <w:rPr>
          <w:bCs/>
          <w:iCs/>
          <w:lang w:eastAsia="x-none"/>
        </w:rPr>
      </w:pPr>
      <w:hyperlink r:id="rId178" w:history="1">
        <w:r>
          <w:rPr>
            <w:rStyle w:val="Hyperlink"/>
            <w:b/>
            <w:iCs/>
            <w:highlight w:val="green"/>
            <w:lang w:eastAsia="x-none"/>
          </w:rPr>
          <w:t>R1-2405660</w:t>
        </w:r>
      </w:hyperlink>
      <w:r w:rsidR="00931F12" w:rsidRPr="00622A7C">
        <w:rPr>
          <w:b/>
          <w:iCs/>
          <w:lang w:eastAsia="x-none"/>
        </w:rPr>
        <w:tab/>
        <w:t>Correction on mDCI based mTRP out-of-order operation</w:t>
      </w:r>
      <w:r w:rsidR="00931F12" w:rsidRPr="00622A7C">
        <w:rPr>
          <w:b/>
          <w:iCs/>
          <w:lang w:eastAsia="x-none"/>
        </w:rPr>
        <w:tab/>
        <w:t>Samsung, Nokia</w:t>
      </w:r>
      <w:r w:rsidR="00622A7C">
        <w:rPr>
          <w:bCs/>
          <w:iCs/>
          <w:lang w:eastAsia="x-none"/>
        </w:rPr>
        <w:tab/>
        <w:t xml:space="preserve">(rev of </w:t>
      </w:r>
      <w:hyperlink r:id="rId179" w:history="1">
        <w:r>
          <w:rPr>
            <w:rStyle w:val="Hyperlink"/>
            <w:bCs/>
            <w:iCs/>
            <w:lang w:eastAsia="x-none"/>
          </w:rPr>
          <w:t>R1-2405614</w:t>
        </w:r>
      </w:hyperlink>
      <w:r w:rsidR="00622A7C">
        <w:rPr>
          <w:bCs/>
          <w:iCs/>
          <w:lang w:eastAsia="x-none"/>
        </w:rPr>
        <w:t>)</w:t>
      </w:r>
    </w:p>
    <w:p w14:paraId="66631009" w14:textId="0AA26C8D" w:rsidR="00622A7C" w:rsidRDefault="00622A7C" w:rsidP="00931F12">
      <w:pPr>
        <w:rPr>
          <w:bCs/>
          <w:iCs/>
          <w:lang w:eastAsia="x-none"/>
        </w:rPr>
      </w:pPr>
      <w:r>
        <w:rPr>
          <w:bCs/>
          <w:iCs/>
          <w:lang w:eastAsia="x-none"/>
        </w:rPr>
        <w:t xml:space="preserve">(Rel-16, </w:t>
      </w:r>
      <w:r w:rsidRPr="00931F12">
        <w:rPr>
          <w:bCs/>
          <w:iCs/>
          <w:lang w:eastAsia="x-none"/>
        </w:rPr>
        <w:t>38.214</w:t>
      </w:r>
      <w:r>
        <w:rPr>
          <w:bCs/>
          <w:iCs/>
          <w:lang w:eastAsia="x-none"/>
        </w:rPr>
        <w:t xml:space="preserve">, </w:t>
      </w:r>
      <w:r w:rsidRPr="00931F12">
        <w:rPr>
          <w:bCs/>
          <w:iCs/>
          <w:lang w:eastAsia="x-none"/>
        </w:rPr>
        <w:t>NR_eMIMO-Core</w:t>
      </w:r>
      <w:r>
        <w:rPr>
          <w:bCs/>
          <w:iCs/>
          <w:lang w:eastAsia="x-none"/>
        </w:rPr>
        <w:t>, CR</w:t>
      </w:r>
      <w:r w:rsidRPr="00931F12">
        <w:rPr>
          <w:bCs/>
          <w:iCs/>
          <w:lang w:eastAsia="x-none"/>
        </w:rPr>
        <w:t>0571</w:t>
      </w:r>
      <w:r>
        <w:rPr>
          <w:bCs/>
          <w:iCs/>
          <w:lang w:eastAsia="x-none"/>
        </w:rPr>
        <w:t>rev</w:t>
      </w:r>
      <w:r w:rsidRPr="00931F12">
        <w:rPr>
          <w:bCs/>
          <w:iCs/>
          <w:lang w:eastAsia="x-none"/>
        </w:rPr>
        <w:t>1</w:t>
      </w:r>
      <w:r>
        <w:rPr>
          <w:bCs/>
          <w:iCs/>
          <w:lang w:eastAsia="x-none"/>
        </w:rPr>
        <w:t xml:space="preserve">, Cat </w:t>
      </w:r>
      <w:r w:rsidRPr="00931F12">
        <w:rPr>
          <w:bCs/>
          <w:iCs/>
          <w:lang w:eastAsia="x-none"/>
        </w:rPr>
        <w:t>F</w:t>
      </w:r>
      <w:r>
        <w:rPr>
          <w:bCs/>
          <w:iCs/>
          <w:lang w:eastAsia="x-none"/>
        </w:rPr>
        <w:t>) is agreed.</w:t>
      </w:r>
    </w:p>
    <w:p w14:paraId="53D60D11" w14:textId="2FE12426" w:rsidR="00622A7C" w:rsidRDefault="00622A7C" w:rsidP="00931F12">
      <w:pPr>
        <w:rPr>
          <w:bCs/>
          <w:iCs/>
          <w:lang w:eastAsia="x-none"/>
        </w:rPr>
      </w:pPr>
      <w:r w:rsidRPr="00310C67">
        <w:rPr>
          <w:bCs/>
          <w:iCs/>
          <w:highlight w:val="magenta"/>
          <w:lang w:eastAsia="x-none"/>
        </w:rPr>
        <w:t>MCC: To delete "draft" from the title before submission to RAN.</w:t>
      </w:r>
    </w:p>
    <w:p w14:paraId="2D5CC78B" w14:textId="0A644F54" w:rsidR="00931F12" w:rsidRPr="00931F12" w:rsidRDefault="006F79AF" w:rsidP="00931F12">
      <w:pPr>
        <w:rPr>
          <w:bCs/>
          <w:iCs/>
          <w:lang w:eastAsia="x-none"/>
        </w:rPr>
      </w:pPr>
      <w:hyperlink r:id="rId180" w:history="1">
        <w:r>
          <w:rPr>
            <w:rStyle w:val="Hyperlink"/>
            <w:b/>
            <w:iCs/>
            <w:highlight w:val="green"/>
            <w:lang w:eastAsia="x-none"/>
          </w:rPr>
          <w:t>R1-2405661</w:t>
        </w:r>
      </w:hyperlink>
      <w:r w:rsidR="00931F12" w:rsidRPr="00310C67">
        <w:rPr>
          <w:b/>
          <w:iCs/>
          <w:lang w:eastAsia="x-none"/>
        </w:rPr>
        <w:tab/>
        <w:t>Correction on mDCI based mTRP out-of-order operation</w:t>
      </w:r>
      <w:r w:rsidR="00310C67" w:rsidRPr="00310C67">
        <w:rPr>
          <w:b/>
          <w:iCs/>
          <w:lang w:eastAsia="x-none"/>
        </w:rPr>
        <w:t xml:space="preserve">  (mirror on Rel-17)</w:t>
      </w:r>
      <w:r w:rsidR="00931F12" w:rsidRPr="00931F12">
        <w:rPr>
          <w:bCs/>
          <w:iCs/>
          <w:lang w:eastAsia="x-none"/>
        </w:rPr>
        <w:tab/>
        <w:t>Samsung, Nokia</w:t>
      </w:r>
      <w:r w:rsidR="00310C67">
        <w:rPr>
          <w:bCs/>
          <w:iCs/>
          <w:lang w:eastAsia="x-none"/>
        </w:rPr>
        <w:tab/>
        <w:t xml:space="preserve">(rev of </w:t>
      </w:r>
      <w:hyperlink r:id="rId181" w:history="1">
        <w:r>
          <w:rPr>
            <w:rStyle w:val="Hyperlink"/>
            <w:bCs/>
            <w:iCs/>
            <w:lang w:eastAsia="x-none"/>
          </w:rPr>
          <w:t>R1-2405615</w:t>
        </w:r>
      </w:hyperlink>
      <w:r w:rsidR="00310C67">
        <w:rPr>
          <w:bCs/>
          <w:iCs/>
          <w:lang w:eastAsia="x-none"/>
        </w:rPr>
        <w:t>)</w:t>
      </w:r>
    </w:p>
    <w:p w14:paraId="4B9BC4B2" w14:textId="3AA6CDC5" w:rsidR="00310C67" w:rsidRDefault="00310C67" w:rsidP="00310C67">
      <w:pPr>
        <w:rPr>
          <w:bCs/>
          <w:iCs/>
          <w:lang w:eastAsia="x-none"/>
        </w:rPr>
      </w:pPr>
      <w:r>
        <w:rPr>
          <w:bCs/>
          <w:iCs/>
          <w:lang w:eastAsia="x-none"/>
        </w:rPr>
        <w:lastRenderedPageBreak/>
        <w:t xml:space="preserve">(Rel-17, </w:t>
      </w:r>
      <w:r w:rsidRPr="00931F12">
        <w:rPr>
          <w:bCs/>
          <w:iCs/>
          <w:lang w:eastAsia="x-none"/>
        </w:rPr>
        <w:t>38.214</w:t>
      </w:r>
      <w:r>
        <w:rPr>
          <w:bCs/>
          <w:iCs/>
          <w:lang w:eastAsia="x-none"/>
        </w:rPr>
        <w:t xml:space="preserve">, </w:t>
      </w:r>
      <w:r w:rsidRPr="00931F12">
        <w:rPr>
          <w:bCs/>
          <w:iCs/>
          <w:lang w:eastAsia="x-none"/>
        </w:rPr>
        <w:t>NR_eMIMO-Core</w:t>
      </w:r>
      <w:r>
        <w:rPr>
          <w:bCs/>
          <w:iCs/>
          <w:lang w:eastAsia="x-none"/>
        </w:rPr>
        <w:t>, CR</w:t>
      </w:r>
      <w:r w:rsidRPr="00931F12">
        <w:rPr>
          <w:bCs/>
          <w:iCs/>
          <w:lang w:eastAsia="x-none"/>
        </w:rPr>
        <w:t>057</w:t>
      </w:r>
      <w:r>
        <w:rPr>
          <w:bCs/>
          <w:iCs/>
          <w:lang w:eastAsia="x-none"/>
        </w:rPr>
        <w:t>2rev</w:t>
      </w:r>
      <w:r w:rsidRPr="00931F12">
        <w:rPr>
          <w:bCs/>
          <w:iCs/>
          <w:lang w:eastAsia="x-none"/>
        </w:rPr>
        <w:t>1</w:t>
      </w:r>
      <w:r>
        <w:rPr>
          <w:bCs/>
          <w:iCs/>
          <w:lang w:eastAsia="x-none"/>
        </w:rPr>
        <w:t>, Cat A) is agreed.</w:t>
      </w:r>
    </w:p>
    <w:p w14:paraId="31D5B961" w14:textId="77777777" w:rsidR="00310C67" w:rsidRDefault="00310C67" w:rsidP="00310C67">
      <w:pPr>
        <w:rPr>
          <w:bCs/>
          <w:iCs/>
          <w:lang w:eastAsia="x-none"/>
        </w:rPr>
      </w:pPr>
      <w:r w:rsidRPr="00310C67">
        <w:rPr>
          <w:bCs/>
          <w:iCs/>
          <w:highlight w:val="magenta"/>
          <w:lang w:eastAsia="x-none"/>
        </w:rPr>
        <w:t>MCC: To delete "draft" from the title before submission to RAN.</w:t>
      </w:r>
    </w:p>
    <w:p w14:paraId="37CF3063" w14:textId="75F46DD4" w:rsidR="00931F12" w:rsidRDefault="006F79AF" w:rsidP="00931F12">
      <w:pPr>
        <w:rPr>
          <w:bCs/>
          <w:iCs/>
          <w:lang w:eastAsia="x-none"/>
        </w:rPr>
      </w:pPr>
      <w:hyperlink r:id="rId182" w:history="1">
        <w:r>
          <w:rPr>
            <w:rStyle w:val="Hyperlink"/>
            <w:b/>
            <w:iCs/>
            <w:highlight w:val="green"/>
            <w:lang w:eastAsia="x-none"/>
          </w:rPr>
          <w:t>R1-2405662</w:t>
        </w:r>
      </w:hyperlink>
      <w:r w:rsidR="00931F12" w:rsidRPr="00310C67">
        <w:rPr>
          <w:b/>
          <w:iCs/>
          <w:lang w:eastAsia="x-none"/>
        </w:rPr>
        <w:tab/>
        <w:t>Correction on mDCI based mTRP out-of-order operation</w:t>
      </w:r>
      <w:r w:rsidR="00310C67" w:rsidRPr="00310C67">
        <w:rPr>
          <w:b/>
          <w:iCs/>
          <w:lang w:eastAsia="x-none"/>
        </w:rPr>
        <w:t xml:space="preserve">  (mirror on Rel-18)</w:t>
      </w:r>
      <w:r w:rsidR="00931F12" w:rsidRPr="00931F12">
        <w:rPr>
          <w:bCs/>
          <w:iCs/>
          <w:lang w:eastAsia="x-none"/>
        </w:rPr>
        <w:tab/>
        <w:t>Samsung, Nokia</w:t>
      </w:r>
      <w:r w:rsidR="00310C67">
        <w:rPr>
          <w:bCs/>
          <w:iCs/>
          <w:lang w:eastAsia="x-none"/>
        </w:rPr>
        <w:tab/>
        <w:t xml:space="preserve">(rev of </w:t>
      </w:r>
      <w:hyperlink r:id="rId183" w:history="1">
        <w:r>
          <w:rPr>
            <w:rStyle w:val="Hyperlink"/>
            <w:bCs/>
            <w:iCs/>
            <w:lang w:eastAsia="x-none"/>
          </w:rPr>
          <w:t>R1-2405616</w:t>
        </w:r>
      </w:hyperlink>
      <w:r w:rsidR="00310C67">
        <w:rPr>
          <w:bCs/>
          <w:iCs/>
          <w:lang w:eastAsia="x-none"/>
        </w:rPr>
        <w:t>)</w:t>
      </w:r>
    </w:p>
    <w:p w14:paraId="6F359A79" w14:textId="011FDC7E" w:rsidR="00310C67" w:rsidRDefault="00310C67" w:rsidP="00310C67">
      <w:pPr>
        <w:rPr>
          <w:bCs/>
          <w:iCs/>
          <w:lang w:eastAsia="x-none"/>
        </w:rPr>
      </w:pPr>
      <w:r>
        <w:rPr>
          <w:bCs/>
          <w:iCs/>
          <w:lang w:eastAsia="x-none"/>
        </w:rPr>
        <w:t xml:space="preserve">(Rel-18, </w:t>
      </w:r>
      <w:r w:rsidRPr="00931F12">
        <w:rPr>
          <w:bCs/>
          <w:iCs/>
          <w:lang w:eastAsia="x-none"/>
        </w:rPr>
        <w:t>38.214</w:t>
      </w:r>
      <w:r>
        <w:rPr>
          <w:bCs/>
          <w:iCs/>
          <w:lang w:eastAsia="x-none"/>
        </w:rPr>
        <w:t xml:space="preserve">, </w:t>
      </w:r>
      <w:r w:rsidRPr="00931F12">
        <w:rPr>
          <w:bCs/>
          <w:iCs/>
          <w:lang w:eastAsia="x-none"/>
        </w:rPr>
        <w:t>NR_eMIMO-Core</w:t>
      </w:r>
      <w:r>
        <w:rPr>
          <w:bCs/>
          <w:iCs/>
          <w:lang w:eastAsia="x-none"/>
        </w:rPr>
        <w:t>, CR</w:t>
      </w:r>
      <w:r w:rsidRPr="00931F12">
        <w:rPr>
          <w:bCs/>
          <w:iCs/>
          <w:lang w:eastAsia="x-none"/>
        </w:rPr>
        <w:t>057</w:t>
      </w:r>
      <w:r>
        <w:rPr>
          <w:bCs/>
          <w:iCs/>
          <w:lang w:eastAsia="x-none"/>
        </w:rPr>
        <w:t>3rev</w:t>
      </w:r>
      <w:r w:rsidRPr="00931F12">
        <w:rPr>
          <w:bCs/>
          <w:iCs/>
          <w:lang w:eastAsia="x-none"/>
        </w:rPr>
        <w:t>1</w:t>
      </w:r>
      <w:r>
        <w:rPr>
          <w:bCs/>
          <w:iCs/>
          <w:lang w:eastAsia="x-none"/>
        </w:rPr>
        <w:t>, Cat A) is agreed.</w:t>
      </w:r>
    </w:p>
    <w:p w14:paraId="767404CC" w14:textId="77777777" w:rsidR="00310C67" w:rsidRDefault="00310C67" w:rsidP="00310C67">
      <w:pPr>
        <w:rPr>
          <w:bCs/>
          <w:iCs/>
          <w:lang w:eastAsia="x-none"/>
        </w:rPr>
      </w:pPr>
      <w:r w:rsidRPr="00310C67">
        <w:rPr>
          <w:bCs/>
          <w:iCs/>
          <w:highlight w:val="magenta"/>
          <w:lang w:eastAsia="x-none"/>
        </w:rPr>
        <w:t>MCC: To delete "draft" from the title before submission to RAN.</w:t>
      </w:r>
    </w:p>
    <w:p w14:paraId="1E55B598" w14:textId="77777777" w:rsidR="00931F12" w:rsidRDefault="00931F12" w:rsidP="00931F12">
      <w:pPr>
        <w:rPr>
          <w:bCs/>
          <w:iCs/>
          <w:lang w:eastAsia="x-none"/>
        </w:rPr>
      </w:pPr>
    </w:p>
    <w:p w14:paraId="11BF68D9" w14:textId="77777777" w:rsidR="00D7097B" w:rsidRPr="00D7097B" w:rsidRDefault="00D7097B" w:rsidP="00D7097B">
      <w:pPr>
        <w:rPr>
          <w:bCs/>
          <w:iCs/>
          <w:lang w:eastAsia="x-none"/>
        </w:rPr>
      </w:pPr>
    </w:p>
    <w:p w14:paraId="0A5F0BEC" w14:textId="745C1136" w:rsidR="00D7097B" w:rsidRPr="00804C4B" w:rsidRDefault="006F79AF" w:rsidP="00D7097B">
      <w:pPr>
        <w:rPr>
          <w:b/>
          <w:bCs/>
          <w:iCs/>
          <w:lang w:eastAsia="x-none"/>
        </w:rPr>
      </w:pPr>
      <w:hyperlink r:id="rId184" w:history="1">
        <w:r>
          <w:rPr>
            <w:rStyle w:val="Hyperlink"/>
            <w:b/>
            <w:bCs/>
            <w:iCs/>
            <w:lang w:eastAsia="x-none"/>
          </w:rPr>
          <w:t>R1-2405316</w:t>
        </w:r>
      </w:hyperlink>
      <w:r w:rsidR="00D7097B" w:rsidRPr="00804C4B">
        <w:rPr>
          <w:b/>
          <w:bCs/>
          <w:iCs/>
          <w:lang w:eastAsia="x-none"/>
        </w:rPr>
        <w:tab/>
        <w:t>Discussion on DCI ordering issues</w:t>
      </w:r>
      <w:r w:rsidR="00D7097B" w:rsidRPr="00804C4B">
        <w:rPr>
          <w:b/>
          <w:bCs/>
          <w:iCs/>
          <w:lang w:eastAsia="x-none"/>
        </w:rPr>
        <w:tab/>
        <w:t>Huawei, HiSilicon</w:t>
      </w:r>
    </w:p>
    <w:p w14:paraId="7B591DFE" w14:textId="364F26C4" w:rsidR="00D7097B" w:rsidRPr="00D7097B" w:rsidRDefault="006F79AF" w:rsidP="00D7097B">
      <w:pPr>
        <w:rPr>
          <w:bCs/>
          <w:iCs/>
          <w:lang w:eastAsia="x-none"/>
        </w:rPr>
      </w:pPr>
      <w:hyperlink r:id="rId185" w:history="1">
        <w:r>
          <w:rPr>
            <w:rStyle w:val="Hyperlink"/>
            <w:bCs/>
            <w:iCs/>
            <w:lang w:eastAsia="x-none"/>
          </w:rPr>
          <w:t>R1-2405317</w:t>
        </w:r>
      </w:hyperlink>
      <w:r w:rsidR="00D7097B" w:rsidRPr="00D7097B">
        <w:rPr>
          <w:bCs/>
          <w:iCs/>
          <w:lang w:eastAsia="x-none"/>
        </w:rPr>
        <w:tab/>
        <w:t>Corrections on DCI ordering issues</w:t>
      </w:r>
      <w:r w:rsidR="00D7097B" w:rsidRPr="00D7097B">
        <w:rPr>
          <w:bCs/>
          <w:iCs/>
          <w:lang w:eastAsia="x-none"/>
        </w:rPr>
        <w:tab/>
        <w:t>Huawei, HiSilicon</w:t>
      </w:r>
    </w:p>
    <w:p w14:paraId="3DCAA78F" w14:textId="43CB7962" w:rsidR="00804C4B" w:rsidRPr="00136B4C" w:rsidRDefault="00804C4B" w:rsidP="00804C4B">
      <w:pPr>
        <w:rPr>
          <w:bCs/>
          <w:iCs/>
          <w:lang w:eastAsia="x-none"/>
        </w:rPr>
      </w:pPr>
      <w:r w:rsidRPr="00136B4C">
        <w:rPr>
          <w:b/>
          <w:iCs/>
          <w:lang w:eastAsia="x-none"/>
        </w:rPr>
        <w:t>Monday decision:</w:t>
      </w:r>
      <w:r w:rsidRPr="00136B4C">
        <w:rPr>
          <w:bCs/>
          <w:iCs/>
          <w:lang w:eastAsia="x-none"/>
        </w:rPr>
        <w:t xml:space="preserve"> To be moderated by Fan (Huawei).</w:t>
      </w:r>
    </w:p>
    <w:p w14:paraId="4F41EFF3" w14:textId="42CDA8AA" w:rsidR="00136B4C" w:rsidRPr="00136B4C" w:rsidRDefault="006F79AF" w:rsidP="00136B4C">
      <w:pPr>
        <w:rPr>
          <w:b/>
          <w:iCs/>
          <w:lang w:eastAsia="x-none"/>
        </w:rPr>
      </w:pPr>
      <w:hyperlink r:id="rId186" w:history="1">
        <w:r>
          <w:rPr>
            <w:rStyle w:val="Hyperlink"/>
            <w:b/>
            <w:iCs/>
            <w:lang w:eastAsia="x-none"/>
          </w:rPr>
          <w:t>R1-2405532</w:t>
        </w:r>
      </w:hyperlink>
      <w:r w:rsidR="00136B4C" w:rsidRPr="00136B4C">
        <w:rPr>
          <w:b/>
          <w:iCs/>
          <w:lang w:eastAsia="x-none"/>
        </w:rPr>
        <w:tab/>
        <w:t>Summary #1 of discussion on DCI ordering issues</w:t>
      </w:r>
      <w:r w:rsidR="00136B4C" w:rsidRPr="00136B4C">
        <w:rPr>
          <w:b/>
          <w:iCs/>
          <w:lang w:eastAsia="x-none"/>
        </w:rPr>
        <w:tab/>
        <w:t>Moderator (Huawei)</w:t>
      </w:r>
    </w:p>
    <w:p w14:paraId="47B3D960" w14:textId="7BEEA73A" w:rsidR="00136B4C" w:rsidRPr="00136B4C" w:rsidRDefault="00136B4C" w:rsidP="00136B4C">
      <w:pPr>
        <w:rPr>
          <w:bCs/>
          <w:iCs/>
          <w:lang w:eastAsia="x-none"/>
        </w:rPr>
      </w:pPr>
      <w:r>
        <w:rPr>
          <w:bCs/>
          <w:iCs/>
          <w:lang w:eastAsia="x-none"/>
        </w:rPr>
        <w:t>From Tuesday session</w:t>
      </w:r>
    </w:p>
    <w:p w14:paraId="7B353544" w14:textId="77777777" w:rsidR="00136B4C" w:rsidRDefault="00136B4C" w:rsidP="00136B4C">
      <w:pPr>
        <w:rPr>
          <w:szCs w:val="20"/>
        </w:rPr>
      </w:pPr>
      <w:r w:rsidRPr="00017818">
        <w:rPr>
          <w:b/>
          <w:szCs w:val="20"/>
        </w:rPr>
        <w:t>Conclusion</w:t>
      </w:r>
      <w:r>
        <w:rPr>
          <w:szCs w:val="20"/>
        </w:rPr>
        <w:t xml:space="preserve"> </w:t>
      </w:r>
    </w:p>
    <w:p w14:paraId="434963AB" w14:textId="77777777" w:rsidR="00136B4C" w:rsidRDefault="00136B4C" w:rsidP="00136B4C">
      <w:pPr>
        <w:rPr>
          <w:szCs w:val="20"/>
        </w:rPr>
      </w:pPr>
      <w:r>
        <w:t xml:space="preserve">It is RAN1 common understanding that </w:t>
      </w:r>
      <w:r>
        <w:rPr>
          <w:szCs w:val="20"/>
        </w:rPr>
        <w:t>UE does not expect different PUCCH resources to be indicated by DCI formats within the same serving cell for the same PDCCH monitoring occasion.</w:t>
      </w:r>
    </w:p>
    <w:p w14:paraId="6EE40915" w14:textId="76F36DD0" w:rsidR="00136B4C" w:rsidRDefault="00136B4C" w:rsidP="00136B4C">
      <w:pPr>
        <w:rPr>
          <w:bCs/>
          <w:iCs/>
          <w:lang w:eastAsia="x-none"/>
        </w:rPr>
      </w:pPr>
      <w:r w:rsidRPr="00310C67">
        <w:rPr>
          <w:bCs/>
          <w:iCs/>
          <w:lang w:eastAsia="x-none"/>
        </w:rPr>
        <w:t>Comeback on Thursday.</w:t>
      </w:r>
    </w:p>
    <w:p w14:paraId="3BE59C62" w14:textId="77777777" w:rsidR="00310C67" w:rsidRDefault="00310C67" w:rsidP="00136B4C">
      <w:pPr>
        <w:rPr>
          <w:bCs/>
          <w:iCs/>
          <w:lang w:eastAsia="x-none"/>
        </w:rPr>
      </w:pPr>
    </w:p>
    <w:p w14:paraId="795DEA54" w14:textId="2F0494CA" w:rsidR="00136B4C" w:rsidRPr="00310C67" w:rsidRDefault="006F79AF" w:rsidP="00136B4C">
      <w:pPr>
        <w:rPr>
          <w:b/>
          <w:bCs/>
          <w:iCs/>
          <w:lang w:eastAsia="x-none"/>
        </w:rPr>
      </w:pPr>
      <w:hyperlink r:id="rId187" w:history="1">
        <w:r>
          <w:rPr>
            <w:rStyle w:val="Hyperlink"/>
            <w:b/>
            <w:bCs/>
            <w:iCs/>
            <w:lang w:eastAsia="x-none"/>
          </w:rPr>
          <w:t>R1-2405533</w:t>
        </w:r>
      </w:hyperlink>
      <w:r w:rsidR="00136B4C" w:rsidRPr="00310C67">
        <w:rPr>
          <w:b/>
          <w:bCs/>
          <w:iCs/>
          <w:lang w:eastAsia="x-none"/>
        </w:rPr>
        <w:tab/>
        <w:t>Summary #2 of discussion on DCI ordering issues</w:t>
      </w:r>
      <w:r w:rsidR="00136B4C" w:rsidRPr="00310C67">
        <w:rPr>
          <w:b/>
          <w:bCs/>
          <w:iCs/>
          <w:lang w:eastAsia="x-none"/>
        </w:rPr>
        <w:tab/>
        <w:t>Moderator (Huawei)</w:t>
      </w:r>
    </w:p>
    <w:p w14:paraId="7717B5C2" w14:textId="10DF9A1F" w:rsidR="00102419" w:rsidRPr="00136B4C" w:rsidRDefault="00102419" w:rsidP="00102419">
      <w:pPr>
        <w:rPr>
          <w:bCs/>
          <w:iCs/>
          <w:lang w:eastAsia="x-none"/>
        </w:rPr>
      </w:pPr>
      <w:r>
        <w:rPr>
          <w:bCs/>
          <w:iCs/>
          <w:lang w:eastAsia="x-none"/>
        </w:rPr>
        <w:t>From Thursday session: Current spec is correct, no change is needed (</w:t>
      </w:r>
      <w:hyperlink r:id="rId188" w:history="1">
        <w:r w:rsidR="006F79AF">
          <w:rPr>
            <w:rStyle w:val="Hyperlink"/>
            <w:bCs/>
            <w:iCs/>
            <w:lang w:eastAsia="x-none"/>
          </w:rPr>
          <w:t>R1-2405317</w:t>
        </w:r>
      </w:hyperlink>
      <w:r w:rsidRPr="00102419">
        <w:rPr>
          <w:rStyle w:val="Hyperlink"/>
          <w:bCs/>
          <w:iCs/>
          <w:color w:val="auto"/>
          <w:u w:val="none"/>
          <w:lang w:eastAsia="x-none"/>
        </w:rPr>
        <w:t xml:space="preserve"> is not pursued)</w:t>
      </w:r>
      <w:r>
        <w:rPr>
          <w:bCs/>
          <w:iCs/>
          <w:lang w:eastAsia="x-none"/>
        </w:rPr>
        <w:t>.</w:t>
      </w:r>
    </w:p>
    <w:p w14:paraId="30921BC0" w14:textId="77777777" w:rsidR="00310C67" w:rsidRDefault="00310C67" w:rsidP="00136B4C">
      <w:pPr>
        <w:rPr>
          <w:bCs/>
          <w:iCs/>
          <w:lang w:eastAsia="x-none"/>
        </w:rPr>
      </w:pPr>
    </w:p>
    <w:p w14:paraId="4A494222" w14:textId="5C31390C" w:rsidR="00310C67" w:rsidRDefault="00310C67" w:rsidP="00136B4C">
      <w:pPr>
        <w:rPr>
          <w:bCs/>
          <w:iCs/>
          <w:highlight w:val="yellow"/>
          <w:lang w:eastAsia="x-none"/>
        </w:rPr>
      </w:pPr>
      <w:r>
        <w:rPr>
          <w:bCs/>
          <w:iCs/>
          <w:lang w:eastAsia="x-none"/>
        </w:rPr>
        <w:t xml:space="preserve">Final summary in </w:t>
      </w:r>
      <w:hyperlink r:id="rId189" w:history="1">
        <w:r w:rsidR="006F79AF">
          <w:rPr>
            <w:rStyle w:val="Hyperlink"/>
            <w:bCs/>
            <w:iCs/>
            <w:lang w:eastAsia="x-none"/>
          </w:rPr>
          <w:t>R1-2405726</w:t>
        </w:r>
      </w:hyperlink>
      <w:r>
        <w:rPr>
          <w:bCs/>
          <w:iCs/>
          <w:lang w:eastAsia="x-none"/>
        </w:rPr>
        <w:t>.</w:t>
      </w:r>
    </w:p>
    <w:p w14:paraId="24E0A17F" w14:textId="77777777" w:rsidR="00D7097B" w:rsidRDefault="00D7097B" w:rsidP="00D7097B">
      <w:pPr>
        <w:pBdr>
          <w:bottom w:val="single" w:sz="6" w:space="1" w:color="auto"/>
        </w:pBdr>
        <w:rPr>
          <w:bCs/>
          <w:iCs/>
          <w:lang w:eastAsia="x-none"/>
        </w:rPr>
      </w:pPr>
    </w:p>
    <w:p w14:paraId="58A0414E" w14:textId="77777777" w:rsidR="00D7097B" w:rsidRPr="00D7097B" w:rsidRDefault="00D7097B" w:rsidP="00D7097B">
      <w:pPr>
        <w:rPr>
          <w:b/>
          <w:iCs/>
          <w:lang w:eastAsia="ko-KR"/>
        </w:rPr>
      </w:pPr>
      <w:r w:rsidRPr="00D7097B">
        <w:rPr>
          <w:rFonts w:hint="eastAsia"/>
          <w:b/>
          <w:iCs/>
          <w:lang w:eastAsia="ko-KR"/>
        </w:rPr>
        <w:t>R</w:t>
      </w:r>
      <w:r w:rsidRPr="00D7097B">
        <w:rPr>
          <w:b/>
          <w:iCs/>
          <w:lang w:eastAsia="ko-KR"/>
        </w:rPr>
        <w:t>el-17 MIMO</w:t>
      </w:r>
    </w:p>
    <w:p w14:paraId="16F621B5" w14:textId="58D372E8" w:rsidR="00D7097B" w:rsidRPr="00804C4B" w:rsidRDefault="006F79AF" w:rsidP="00D7097B">
      <w:pPr>
        <w:rPr>
          <w:b/>
          <w:bCs/>
          <w:iCs/>
          <w:lang w:eastAsia="x-none"/>
        </w:rPr>
      </w:pPr>
      <w:hyperlink r:id="rId190" w:history="1">
        <w:r>
          <w:rPr>
            <w:rStyle w:val="Hyperlink"/>
            <w:b/>
            <w:bCs/>
            <w:iCs/>
            <w:lang w:eastAsia="x-none"/>
          </w:rPr>
          <w:t>R1-2404078</w:t>
        </w:r>
      </w:hyperlink>
      <w:r w:rsidR="00D7097B" w:rsidRPr="00804C4B">
        <w:rPr>
          <w:b/>
          <w:bCs/>
          <w:iCs/>
          <w:lang w:eastAsia="x-none"/>
        </w:rPr>
        <w:tab/>
        <w:t>Discussion on PTRS-DMRS association field for Rel-17 UL multi-TRP PUSCH repetition</w:t>
      </w:r>
      <w:r w:rsidR="00D7097B" w:rsidRPr="00804C4B">
        <w:rPr>
          <w:b/>
          <w:bCs/>
          <w:iCs/>
          <w:lang w:eastAsia="x-none"/>
        </w:rPr>
        <w:tab/>
        <w:t>Samsung</w:t>
      </w:r>
    </w:p>
    <w:p w14:paraId="7B77E475" w14:textId="5AC43EA9" w:rsidR="00D7097B" w:rsidRPr="00D7097B" w:rsidRDefault="006F79AF" w:rsidP="00D7097B">
      <w:pPr>
        <w:rPr>
          <w:bCs/>
          <w:iCs/>
          <w:lang w:eastAsia="x-none"/>
        </w:rPr>
      </w:pPr>
      <w:hyperlink r:id="rId191" w:history="1">
        <w:r>
          <w:rPr>
            <w:rStyle w:val="Hyperlink"/>
            <w:bCs/>
            <w:iCs/>
            <w:lang w:eastAsia="x-none"/>
          </w:rPr>
          <w:t>R1-2404079</w:t>
        </w:r>
      </w:hyperlink>
      <w:r w:rsidR="00D7097B" w:rsidRPr="00D7097B">
        <w:rPr>
          <w:bCs/>
          <w:iCs/>
          <w:lang w:eastAsia="x-none"/>
        </w:rPr>
        <w:tab/>
        <w:t>Draft CR on PTRS-DMRS association field for Rel-17 UL multi-TRP PUSCH repetition (Rel-17 spec)</w:t>
      </w:r>
      <w:r w:rsidR="00D7097B" w:rsidRPr="00D7097B">
        <w:rPr>
          <w:bCs/>
          <w:iCs/>
          <w:lang w:eastAsia="x-none"/>
        </w:rPr>
        <w:tab/>
        <w:t>Samsung</w:t>
      </w:r>
    </w:p>
    <w:p w14:paraId="41845630" w14:textId="65A2A541" w:rsidR="00D7097B" w:rsidRPr="00D7097B" w:rsidRDefault="006F79AF" w:rsidP="00D7097B">
      <w:pPr>
        <w:rPr>
          <w:bCs/>
          <w:iCs/>
          <w:lang w:eastAsia="x-none"/>
        </w:rPr>
      </w:pPr>
      <w:hyperlink r:id="rId192" w:history="1">
        <w:r>
          <w:rPr>
            <w:rStyle w:val="Hyperlink"/>
            <w:bCs/>
            <w:iCs/>
            <w:lang w:eastAsia="x-none"/>
          </w:rPr>
          <w:t>R1-2404080</w:t>
        </w:r>
      </w:hyperlink>
      <w:r w:rsidR="00D7097B" w:rsidRPr="00D7097B">
        <w:rPr>
          <w:bCs/>
          <w:iCs/>
          <w:lang w:eastAsia="x-none"/>
        </w:rPr>
        <w:tab/>
        <w:t>Draft CR on PTRS-DMRS association field for Rel-17 UL multi-TRP PUSCH repetition (Rel-18 spec)</w:t>
      </w:r>
      <w:r w:rsidR="00D7097B" w:rsidRPr="00D7097B">
        <w:rPr>
          <w:bCs/>
          <w:iCs/>
          <w:lang w:eastAsia="x-none"/>
        </w:rPr>
        <w:tab/>
        <w:t>Samsung</w:t>
      </w:r>
    </w:p>
    <w:p w14:paraId="793529BF" w14:textId="77777777" w:rsidR="00804C4B" w:rsidRPr="00136B4C" w:rsidRDefault="00804C4B" w:rsidP="00804C4B">
      <w:pPr>
        <w:rPr>
          <w:bCs/>
          <w:iCs/>
          <w:lang w:eastAsia="x-none"/>
        </w:rPr>
      </w:pPr>
      <w:r w:rsidRPr="00136B4C">
        <w:rPr>
          <w:b/>
          <w:iCs/>
          <w:lang w:eastAsia="x-none"/>
        </w:rPr>
        <w:t>Monday decision:</w:t>
      </w:r>
      <w:r w:rsidRPr="00136B4C">
        <w:rPr>
          <w:bCs/>
          <w:iCs/>
          <w:lang w:eastAsia="x-none"/>
        </w:rPr>
        <w:t xml:space="preserve"> To be moderated by Youngrok (Samsung).</w:t>
      </w:r>
    </w:p>
    <w:bookmarkStart w:id="24" w:name="_Hlk167701060"/>
    <w:p w14:paraId="0CEB48AE" w14:textId="4EE3FF31" w:rsidR="00D7097B" w:rsidRPr="00136B4C" w:rsidRDefault="006F79AF" w:rsidP="00D7097B">
      <w:pPr>
        <w:rPr>
          <w:b/>
          <w:iCs/>
          <w:lang w:eastAsia="x-none"/>
        </w:rPr>
      </w:pPr>
      <w:r>
        <w:rPr>
          <w:b/>
          <w:iCs/>
          <w:lang w:eastAsia="x-none"/>
        </w:rPr>
        <w:fldChar w:fldCharType="begin"/>
      </w:r>
      <w:r>
        <w:rPr>
          <w:b/>
          <w:iCs/>
          <w:lang w:eastAsia="x-none"/>
        </w:rPr>
        <w:instrText>HYPERLINK "../Docs/R1-2405480.zip"</w:instrText>
      </w:r>
      <w:r>
        <w:rPr>
          <w:b/>
          <w:iCs/>
          <w:lang w:eastAsia="x-none"/>
        </w:rPr>
      </w:r>
      <w:r>
        <w:rPr>
          <w:b/>
          <w:iCs/>
          <w:lang w:eastAsia="x-none"/>
        </w:rPr>
        <w:fldChar w:fldCharType="separate"/>
      </w:r>
      <w:r>
        <w:rPr>
          <w:rStyle w:val="Hyperlink"/>
          <w:b/>
          <w:iCs/>
          <w:lang w:eastAsia="x-none"/>
        </w:rPr>
        <w:t>R1-2405480</w:t>
      </w:r>
      <w:r>
        <w:rPr>
          <w:b/>
          <w:iCs/>
          <w:lang w:eastAsia="x-none"/>
        </w:rPr>
        <w:fldChar w:fldCharType="end"/>
      </w:r>
      <w:r w:rsidR="00136B4C" w:rsidRPr="00136B4C">
        <w:rPr>
          <w:b/>
          <w:iCs/>
          <w:lang w:eastAsia="x-none"/>
        </w:rPr>
        <w:tab/>
        <w:t>Summary on PTRS-DMRS association field for Rel-17 UL multi-TRP PUSCH repetition</w:t>
      </w:r>
      <w:r w:rsidR="00136B4C" w:rsidRPr="00136B4C">
        <w:rPr>
          <w:b/>
          <w:iCs/>
          <w:lang w:eastAsia="x-none"/>
        </w:rPr>
        <w:tab/>
        <w:t>Moderator (Samsung)</w:t>
      </w:r>
    </w:p>
    <w:p w14:paraId="70BC8C6F" w14:textId="77777777" w:rsidR="00136B4C" w:rsidRDefault="00136B4C" w:rsidP="00136B4C">
      <w:pPr>
        <w:rPr>
          <w:bCs/>
          <w:iCs/>
          <w:lang w:eastAsia="ko-KR"/>
        </w:rPr>
      </w:pPr>
      <w:r w:rsidRPr="006B34DC">
        <w:rPr>
          <w:rFonts w:hint="eastAsia"/>
          <w:bCs/>
          <w:iCs/>
          <w:highlight w:val="green"/>
          <w:lang w:eastAsia="ko-KR"/>
        </w:rPr>
        <w:t>A</w:t>
      </w:r>
      <w:r w:rsidRPr="006B34DC">
        <w:rPr>
          <w:bCs/>
          <w:iCs/>
          <w:highlight w:val="green"/>
          <w:lang w:eastAsia="ko-KR"/>
        </w:rPr>
        <w:t>greement</w:t>
      </w:r>
    </w:p>
    <w:p w14:paraId="1181788B" w14:textId="77777777" w:rsidR="00136B4C" w:rsidRPr="00136B4C" w:rsidRDefault="00136B4C" w:rsidP="00311060">
      <w:pPr>
        <w:pStyle w:val="ListParagraph"/>
        <w:numPr>
          <w:ilvl w:val="0"/>
          <w:numId w:val="173"/>
        </w:numPr>
        <w:rPr>
          <w:b/>
          <w:u w:val="single"/>
          <w:lang w:val="en-US" w:eastAsia="ko-KR"/>
        </w:rPr>
      </w:pPr>
      <w:r w:rsidRPr="00136B4C">
        <w:rPr>
          <w:lang w:val="en-US" w:eastAsia="ko-KR"/>
        </w:rPr>
        <w:t xml:space="preserve">Adopt the following TP </w:t>
      </w:r>
      <w:r w:rsidRPr="00136B4C">
        <w:rPr>
          <w:rFonts w:hint="eastAsia"/>
          <w:lang w:val="en-US" w:eastAsia="ko-KR"/>
        </w:rPr>
        <w:t xml:space="preserve">in </w:t>
      </w:r>
      <w:r w:rsidRPr="00136B4C">
        <w:rPr>
          <w:lang w:val="en-US" w:eastAsia="ko-KR"/>
        </w:rPr>
        <w:t xml:space="preserve">Clause 7.3.1.1.2 and 7.3.1.1.3 in </w:t>
      </w:r>
      <w:r w:rsidRPr="00136B4C">
        <w:rPr>
          <w:rFonts w:hint="eastAsia"/>
          <w:lang w:val="en-US" w:eastAsia="ko-KR"/>
        </w:rPr>
        <w:t>TS38.212</w:t>
      </w:r>
      <w:r w:rsidRPr="00136B4C">
        <w:rPr>
          <w:lang w:val="en-US" w:eastAsia="ko-KR"/>
        </w:rPr>
        <w:t xml:space="preserve"> (Rel-17) as an alignment CR.</w:t>
      </w:r>
    </w:p>
    <w:tbl>
      <w:tblPr>
        <w:tblStyle w:val="TableGrid46"/>
        <w:tblW w:w="5000" w:type="pct"/>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ook w:val="04A0" w:firstRow="1" w:lastRow="0" w:firstColumn="1" w:lastColumn="0" w:noHBand="0" w:noVBand="1"/>
      </w:tblPr>
      <w:tblGrid>
        <w:gridCol w:w="10457"/>
      </w:tblGrid>
      <w:tr w:rsidR="00136B4C" w:rsidRPr="00136B4C" w14:paraId="62578CA6" w14:textId="77777777" w:rsidTr="00136B4C">
        <w:tc>
          <w:tcPr>
            <w:tcW w:w="5000" w:type="pct"/>
          </w:tcPr>
          <w:bookmarkEnd w:id="24"/>
          <w:p w14:paraId="4DDA176B" w14:textId="77777777" w:rsidR="00136B4C" w:rsidRPr="00643028" w:rsidRDefault="00136B4C" w:rsidP="00136B4C">
            <w:pPr>
              <w:rPr>
                <w:rFonts w:ascii="Arial" w:hAnsi="Arial" w:cs="Arial"/>
                <w:b/>
                <w:bCs/>
                <w:sz w:val="16"/>
                <w:szCs w:val="16"/>
              </w:rPr>
            </w:pPr>
            <w:r w:rsidRPr="00643028">
              <w:rPr>
                <w:rFonts w:ascii="Arial" w:hAnsi="Arial" w:cs="Arial"/>
                <w:b/>
                <w:bCs/>
                <w:sz w:val="16"/>
                <w:szCs w:val="16"/>
              </w:rPr>
              <w:t>7.3.1.1.2</w:t>
            </w:r>
            <w:r w:rsidRPr="00643028">
              <w:rPr>
                <w:rFonts w:ascii="Arial" w:hAnsi="Arial" w:cs="Arial"/>
                <w:b/>
                <w:bCs/>
                <w:sz w:val="16"/>
                <w:szCs w:val="16"/>
              </w:rPr>
              <w:tab/>
              <w:t>Format 0_1</w:t>
            </w:r>
          </w:p>
          <w:p w14:paraId="42C154CA" w14:textId="77777777" w:rsidR="00136B4C" w:rsidRPr="00136B4C" w:rsidRDefault="00136B4C" w:rsidP="00136B4C">
            <w:pPr>
              <w:jc w:val="center"/>
              <w:rPr>
                <w:rFonts w:ascii="Arial" w:eastAsia="Malgun Gothic" w:hAnsi="Arial" w:cs="Arial"/>
                <w:color w:val="FF0000"/>
                <w:sz w:val="16"/>
                <w:szCs w:val="16"/>
                <w:lang w:eastAsia="ko-KR"/>
              </w:rPr>
            </w:pPr>
            <w:r w:rsidRPr="00136B4C">
              <w:rPr>
                <w:rFonts w:ascii="Arial" w:eastAsia="Malgun Gothic" w:hAnsi="Arial" w:cs="Arial"/>
                <w:color w:val="FF0000"/>
                <w:sz w:val="16"/>
                <w:szCs w:val="16"/>
                <w:lang w:eastAsia="ko-KR"/>
              </w:rPr>
              <w:t>&lt;omit unrelated parts&gt;</w:t>
            </w:r>
          </w:p>
          <w:p w14:paraId="0DDE98F6" w14:textId="77777777" w:rsidR="00136B4C" w:rsidRPr="00136B4C" w:rsidRDefault="00136B4C" w:rsidP="00136B4C">
            <w:pPr>
              <w:ind w:left="568" w:hanging="284"/>
              <w:jc w:val="both"/>
              <w:rPr>
                <w:rFonts w:ascii="Arial" w:eastAsia="SimSun" w:hAnsi="Arial" w:cs="Arial"/>
                <w:sz w:val="16"/>
                <w:szCs w:val="16"/>
                <w:lang w:eastAsia="zh-CN"/>
              </w:rPr>
            </w:pPr>
            <w:r w:rsidRPr="00136B4C">
              <w:rPr>
                <w:rFonts w:ascii="Arial" w:eastAsia="SimSun" w:hAnsi="Arial" w:cs="Arial"/>
                <w:sz w:val="16"/>
                <w:szCs w:val="16"/>
                <w:lang w:eastAsia="zh-CN"/>
              </w:rPr>
              <w:t>-</w:t>
            </w:r>
            <w:r w:rsidRPr="00136B4C">
              <w:rPr>
                <w:rFonts w:ascii="Arial" w:eastAsia="SimSun" w:hAnsi="Arial" w:cs="Arial"/>
                <w:sz w:val="16"/>
                <w:szCs w:val="16"/>
                <w:lang w:eastAsia="zh-CN"/>
              </w:rPr>
              <w:tab/>
              <w:t xml:space="preserve">PTRS-DMRS association </w:t>
            </w:r>
            <w:r w:rsidRPr="00136B4C">
              <w:rPr>
                <w:rFonts w:ascii="Arial" w:eastAsia="SimSun" w:hAnsi="Arial" w:cs="Arial"/>
                <w:sz w:val="16"/>
                <w:szCs w:val="16"/>
              </w:rPr>
              <w:t xml:space="preserve">– </w:t>
            </w:r>
            <w:r w:rsidRPr="00136B4C">
              <w:rPr>
                <w:rFonts w:ascii="Arial" w:eastAsia="SimSun" w:hAnsi="Arial" w:cs="Arial"/>
                <w:sz w:val="16"/>
                <w:szCs w:val="16"/>
                <w:lang w:eastAsia="zh-CN"/>
              </w:rPr>
              <w:t>number of bits determined as follows</w:t>
            </w:r>
          </w:p>
          <w:p w14:paraId="2F9EC519" w14:textId="77777777" w:rsidR="00136B4C" w:rsidRPr="00136B4C" w:rsidRDefault="00136B4C" w:rsidP="00136B4C">
            <w:pPr>
              <w:ind w:left="851" w:hanging="284"/>
              <w:jc w:val="both"/>
              <w:rPr>
                <w:rFonts w:ascii="Arial" w:eastAsia="SimSun" w:hAnsi="Arial" w:cs="Arial"/>
                <w:sz w:val="16"/>
                <w:szCs w:val="16"/>
                <w:lang w:eastAsia="zh-CN"/>
              </w:rPr>
            </w:pPr>
            <w:r w:rsidRPr="00136B4C">
              <w:rPr>
                <w:rFonts w:ascii="Arial" w:eastAsia="SimSun" w:hAnsi="Arial" w:cs="Arial"/>
                <w:sz w:val="16"/>
                <w:szCs w:val="16"/>
                <w:lang w:eastAsia="zh-CN"/>
              </w:rPr>
              <w:t>-</w:t>
            </w:r>
            <w:r w:rsidRPr="00136B4C">
              <w:rPr>
                <w:rFonts w:ascii="Arial" w:eastAsia="SimSun" w:hAnsi="Arial" w:cs="Arial"/>
                <w:sz w:val="16"/>
                <w:szCs w:val="16"/>
                <w:lang w:eastAsia="zh-CN"/>
              </w:rPr>
              <w:tab/>
              <w:t xml:space="preserve">0 bit if </w:t>
            </w:r>
            <w:r w:rsidRPr="00136B4C">
              <w:rPr>
                <w:rFonts w:ascii="Arial" w:eastAsia="SimSun" w:hAnsi="Arial" w:cs="Arial"/>
                <w:i/>
                <w:sz w:val="16"/>
                <w:szCs w:val="16"/>
              </w:rPr>
              <w:t>PTRS-UplinkConfi</w:t>
            </w:r>
            <w:r w:rsidRPr="00136B4C">
              <w:rPr>
                <w:rFonts w:ascii="Arial" w:eastAsia="SimSun" w:hAnsi="Arial" w:cs="Arial"/>
                <w:sz w:val="16"/>
                <w:szCs w:val="16"/>
              </w:rPr>
              <w:t>g</w:t>
            </w:r>
            <w:r w:rsidRPr="00136B4C">
              <w:rPr>
                <w:rFonts w:ascii="Arial" w:eastAsia="SimSun" w:hAnsi="Arial" w:cs="Arial"/>
                <w:sz w:val="16"/>
                <w:szCs w:val="16"/>
                <w:lang w:eastAsia="zh-CN"/>
              </w:rPr>
              <w:t xml:space="preserve"> is not configured in either </w:t>
            </w:r>
            <w:r w:rsidRPr="00136B4C">
              <w:rPr>
                <w:rFonts w:ascii="Arial" w:eastAsia="SimSun" w:hAnsi="Arial" w:cs="Arial"/>
                <w:i/>
                <w:sz w:val="16"/>
                <w:szCs w:val="16"/>
              </w:rPr>
              <w:t>dmrs-UplinkForPUSCH-MappingTypeA</w:t>
            </w:r>
            <w:r w:rsidRPr="00136B4C">
              <w:rPr>
                <w:rFonts w:ascii="Arial" w:eastAsia="SimSun" w:hAnsi="Arial" w:cs="Arial"/>
                <w:sz w:val="16"/>
                <w:szCs w:val="16"/>
                <w:lang w:eastAsia="zh-CN"/>
              </w:rPr>
              <w:t xml:space="preserve"> or</w:t>
            </w:r>
            <w:r w:rsidRPr="00136B4C">
              <w:rPr>
                <w:rFonts w:ascii="Arial" w:eastAsia="SimSun" w:hAnsi="Arial" w:cs="Arial"/>
                <w:iCs/>
                <w:color w:val="FF0000"/>
                <w:sz w:val="16"/>
                <w:szCs w:val="16"/>
                <w:lang w:eastAsia="zh-CN"/>
              </w:rPr>
              <w:t xml:space="preserve"> </w:t>
            </w:r>
            <w:r w:rsidRPr="00136B4C">
              <w:rPr>
                <w:rFonts w:ascii="Arial" w:eastAsia="SimSun" w:hAnsi="Arial" w:cs="Arial"/>
                <w:i/>
                <w:sz w:val="16"/>
                <w:szCs w:val="16"/>
              </w:rPr>
              <w:t>dmrs-UplinkForPUSCH-MappingTypeB</w:t>
            </w:r>
            <w:r w:rsidRPr="00136B4C">
              <w:rPr>
                <w:rFonts w:ascii="Arial" w:eastAsia="SimSun" w:hAnsi="Arial" w:cs="Arial"/>
                <w:sz w:val="16"/>
                <w:szCs w:val="16"/>
                <w:lang w:eastAsia="zh-CN"/>
              </w:rPr>
              <w:t xml:space="preserve"> and </w:t>
            </w:r>
            <w:r w:rsidRPr="00136B4C">
              <w:rPr>
                <w:rFonts w:ascii="Arial" w:eastAsia="SimSun" w:hAnsi="Arial" w:cs="Arial"/>
                <w:sz w:val="16"/>
                <w:szCs w:val="16"/>
              </w:rPr>
              <w:t>transform</w:t>
            </w:r>
            <w:r w:rsidRPr="00136B4C">
              <w:rPr>
                <w:rFonts w:ascii="Arial" w:eastAsia="SimSun" w:hAnsi="Arial" w:cs="Arial"/>
                <w:sz w:val="16"/>
                <w:szCs w:val="16"/>
                <w:lang w:eastAsia="zh-CN"/>
              </w:rPr>
              <w:t xml:space="preserve"> p</w:t>
            </w:r>
            <w:r w:rsidRPr="00136B4C">
              <w:rPr>
                <w:rFonts w:ascii="Arial" w:eastAsia="SimSun" w:hAnsi="Arial" w:cs="Arial"/>
                <w:sz w:val="16"/>
                <w:szCs w:val="16"/>
              </w:rPr>
              <w:t>recoder</w:t>
            </w:r>
            <w:r w:rsidRPr="00136B4C">
              <w:rPr>
                <w:rFonts w:ascii="Arial" w:eastAsia="SimSun" w:hAnsi="Arial" w:cs="Arial"/>
                <w:sz w:val="16"/>
                <w:szCs w:val="16"/>
                <w:lang w:eastAsia="zh-CN"/>
              </w:rPr>
              <w:t xml:space="preserve"> is disabled, or if </w:t>
            </w:r>
            <w:r w:rsidRPr="00136B4C">
              <w:rPr>
                <w:rFonts w:ascii="Arial" w:eastAsia="SimSun" w:hAnsi="Arial" w:cs="Arial"/>
                <w:sz w:val="16"/>
                <w:szCs w:val="16"/>
              </w:rPr>
              <w:t>transform</w:t>
            </w:r>
            <w:r w:rsidRPr="00136B4C">
              <w:rPr>
                <w:rFonts w:ascii="Arial" w:eastAsia="SimSun" w:hAnsi="Arial" w:cs="Arial"/>
                <w:sz w:val="16"/>
                <w:szCs w:val="16"/>
                <w:lang w:eastAsia="zh-CN"/>
              </w:rPr>
              <w:t xml:space="preserve"> p</w:t>
            </w:r>
            <w:r w:rsidRPr="00136B4C">
              <w:rPr>
                <w:rFonts w:ascii="Arial" w:eastAsia="SimSun" w:hAnsi="Arial" w:cs="Arial"/>
                <w:sz w:val="16"/>
                <w:szCs w:val="16"/>
              </w:rPr>
              <w:t>recoder</w:t>
            </w:r>
            <w:r w:rsidRPr="00136B4C">
              <w:rPr>
                <w:rFonts w:ascii="Arial" w:eastAsia="SimSun" w:hAnsi="Arial" w:cs="Arial"/>
                <w:sz w:val="16"/>
                <w:szCs w:val="16"/>
                <w:lang w:eastAsia="zh-CN"/>
              </w:rPr>
              <w:t xml:space="preserve"> is enabled, or if </w:t>
            </w:r>
            <w:r w:rsidRPr="00136B4C">
              <w:rPr>
                <w:rFonts w:ascii="Arial" w:eastAsia="SimSun" w:hAnsi="Arial" w:cs="Arial"/>
                <w:i/>
                <w:iCs/>
                <w:sz w:val="16"/>
                <w:szCs w:val="16"/>
                <w:lang w:eastAsia="zh-CN"/>
              </w:rPr>
              <w:t>maxRank=1</w:t>
            </w:r>
            <w:r w:rsidRPr="00136B4C">
              <w:rPr>
                <w:rFonts w:ascii="Arial" w:eastAsia="SimSun" w:hAnsi="Arial" w:cs="Arial"/>
                <w:sz w:val="16"/>
                <w:szCs w:val="16"/>
                <w:lang w:eastAsia="zh-CN"/>
              </w:rPr>
              <w:t>;</w:t>
            </w:r>
          </w:p>
          <w:p w14:paraId="78FC1E9B" w14:textId="77777777" w:rsidR="00136B4C" w:rsidRPr="00136B4C" w:rsidRDefault="00136B4C" w:rsidP="00136B4C">
            <w:pPr>
              <w:ind w:left="851" w:hanging="284"/>
              <w:jc w:val="both"/>
              <w:rPr>
                <w:rFonts w:ascii="Arial" w:hAnsi="Arial" w:cs="Arial"/>
                <w:sz w:val="16"/>
                <w:szCs w:val="16"/>
                <w:lang w:eastAsia="zh-CN"/>
              </w:rPr>
            </w:pPr>
            <w:r w:rsidRPr="00136B4C">
              <w:rPr>
                <w:rFonts w:ascii="Arial" w:eastAsia="SimSun" w:hAnsi="Arial" w:cs="Arial"/>
                <w:sz w:val="16"/>
                <w:szCs w:val="16"/>
                <w:lang w:eastAsia="zh-CN"/>
              </w:rPr>
              <w:t>-</w:t>
            </w:r>
            <w:r w:rsidRPr="00136B4C">
              <w:rPr>
                <w:rFonts w:ascii="Arial" w:eastAsia="SimSun" w:hAnsi="Arial" w:cs="Arial"/>
                <w:sz w:val="16"/>
                <w:szCs w:val="16"/>
                <w:lang w:eastAsia="zh-CN"/>
              </w:rPr>
              <w:tab/>
              <w:t>2</w:t>
            </w:r>
            <w:r w:rsidRPr="00136B4C">
              <w:rPr>
                <w:rFonts w:ascii="Arial" w:eastAsia="SimSun" w:hAnsi="Arial" w:cs="Arial"/>
                <w:sz w:val="16"/>
                <w:szCs w:val="16"/>
              </w:rPr>
              <w:t xml:space="preserve"> bit</w:t>
            </w:r>
            <w:r w:rsidRPr="00136B4C">
              <w:rPr>
                <w:rFonts w:ascii="Arial" w:eastAsia="SimSun" w:hAnsi="Arial" w:cs="Arial"/>
                <w:sz w:val="16"/>
                <w:szCs w:val="16"/>
                <w:lang w:eastAsia="zh-CN"/>
              </w:rPr>
              <w:t>s otherwise, where Table 7.3.1.1.2</w:t>
            </w:r>
            <w:r w:rsidRPr="00136B4C">
              <w:rPr>
                <w:rFonts w:ascii="Arial" w:eastAsia="SimSun" w:hAnsi="Arial" w:cs="Arial"/>
                <w:sz w:val="16"/>
                <w:szCs w:val="16"/>
              </w:rPr>
              <w:t>-</w:t>
            </w:r>
            <w:r w:rsidRPr="00136B4C">
              <w:rPr>
                <w:rFonts w:ascii="Arial" w:eastAsia="SimSun" w:hAnsi="Arial" w:cs="Arial"/>
                <w:sz w:val="16"/>
                <w:szCs w:val="16"/>
                <w:lang w:eastAsia="zh-CN"/>
              </w:rPr>
              <w:t>25/7.3.1.1.2</w:t>
            </w:r>
            <w:r w:rsidRPr="00136B4C">
              <w:rPr>
                <w:rFonts w:ascii="Arial" w:eastAsia="SimSun" w:hAnsi="Arial" w:cs="Arial"/>
                <w:sz w:val="16"/>
                <w:szCs w:val="16"/>
              </w:rPr>
              <w:t>-</w:t>
            </w:r>
            <w:r w:rsidRPr="00136B4C">
              <w:rPr>
                <w:rFonts w:ascii="Arial" w:eastAsia="SimSun" w:hAnsi="Arial" w:cs="Arial"/>
                <w:sz w:val="16"/>
                <w:szCs w:val="16"/>
                <w:lang w:eastAsia="zh-CN"/>
              </w:rPr>
              <w:t xml:space="preserve">25A and 7.3.1.1.2-26 are used to indicate the association between PTRS port(s) and DMRS port(s) when one PT-RS port and two PT-RS ports are configured by </w:t>
            </w:r>
            <w:r w:rsidRPr="00136B4C">
              <w:rPr>
                <w:rFonts w:ascii="Arial" w:hAnsi="Arial" w:cs="Arial"/>
                <w:i/>
                <w:iCs/>
                <w:sz w:val="16"/>
                <w:szCs w:val="16"/>
                <w:lang w:eastAsia="zh-CN"/>
              </w:rPr>
              <w:t>maxNrofPorts</w:t>
            </w:r>
            <w:r w:rsidRPr="00136B4C">
              <w:rPr>
                <w:rFonts w:ascii="Arial" w:hAnsi="Arial" w:cs="Arial"/>
                <w:sz w:val="16"/>
                <w:szCs w:val="16"/>
                <w:lang w:eastAsia="zh-CN"/>
              </w:rPr>
              <w:t xml:space="preserve"> in </w:t>
            </w:r>
            <w:r w:rsidRPr="00136B4C">
              <w:rPr>
                <w:rFonts w:ascii="Arial" w:hAnsi="Arial" w:cs="Arial"/>
                <w:i/>
                <w:iCs/>
                <w:sz w:val="16"/>
                <w:szCs w:val="16"/>
                <w:lang w:eastAsia="zh-CN"/>
              </w:rPr>
              <w:t>PTRS-UplinkConfig</w:t>
            </w:r>
            <w:r w:rsidRPr="00136B4C">
              <w:rPr>
                <w:rFonts w:ascii="Arial" w:eastAsia="SimSun" w:hAnsi="Arial" w:cs="Arial"/>
                <w:i/>
                <w:iCs/>
                <w:sz w:val="16"/>
                <w:szCs w:val="16"/>
                <w:lang w:eastAsia="zh-CN"/>
              </w:rPr>
              <w:t xml:space="preserve"> </w:t>
            </w:r>
            <w:r w:rsidRPr="00136B4C">
              <w:rPr>
                <w:rFonts w:ascii="Arial" w:eastAsia="SimSun" w:hAnsi="Arial" w:cs="Arial"/>
                <w:sz w:val="16"/>
                <w:szCs w:val="16"/>
                <w:lang w:eastAsia="zh-CN"/>
              </w:rPr>
              <w:t>respectively, and the DMRS ports are indicated by the Antenna ports field.</w:t>
            </w:r>
            <w:r w:rsidRPr="00136B4C">
              <w:rPr>
                <w:rFonts w:ascii="Arial" w:hAnsi="Arial" w:cs="Arial"/>
                <w:sz w:val="16"/>
                <w:szCs w:val="16"/>
                <w:lang w:eastAsia="zh-CN"/>
              </w:rPr>
              <w:t xml:space="preserve"> </w:t>
            </w:r>
            <w:r w:rsidRPr="00136B4C">
              <w:rPr>
                <w:rFonts w:ascii="Arial" w:eastAsia="SimSun" w:hAnsi="Arial" w:cs="Arial"/>
                <w:sz w:val="16"/>
                <w:szCs w:val="16"/>
                <w:lang w:eastAsia="zh-CN"/>
              </w:rPr>
              <w:t xml:space="preserve">When the SRS resource set indicator field is present and </w:t>
            </w:r>
            <w:r w:rsidRPr="00136B4C">
              <w:rPr>
                <w:rFonts w:ascii="Arial" w:eastAsia="SimSun" w:hAnsi="Arial" w:cs="Arial"/>
                <w:i/>
                <w:sz w:val="16"/>
                <w:szCs w:val="16"/>
                <w:lang w:eastAsia="zh-CN"/>
              </w:rPr>
              <w:t>maxRank&gt;2</w:t>
            </w:r>
            <w:r w:rsidRPr="00136B4C">
              <w:rPr>
                <w:rFonts w:ascii="Arial" w:eastAsia="SimSun" w:hAnsi="Arial" w:cs="Arial"/>
                <w:sz w:val="16"/>
                <w:szCs w:val="16"/>
                <w:lang w:eastAsia="zh-CN"/>
              </w:rPr>
              <w:t xml:space="preserve">, this field indicates the association between PTRS port(s) and DMRS port(s) corresponding to SRS resource indicator field and/or </w:t>
            </w:r>
            <w:r w:rsidRPr="00136B4C">
              <w:rPr>
                <w:rFonts w:ascii="Arial" w:eastAsia="SimSun" w:hAnsi="Arial" w:cs="Arial"/>
                <w:sz w:val="16"/>
                <w:szCs w:val="16"/>
              </w:rPr>
              <w:t xml:space="preserve">Precoding information and number of layers </w:t>
            </w:r>
            <w:r w:rsidRPr="00136B4C">
              <w:rPr>
                <w:rFonts w:ascii="Arial" w:eastAsia="SimSun" w:hAnsi="Arial" w:cs="Arial"/>
                <w:sz w:val="16"/>
                <w:szCs w:val="16"/>
                <w:lang w:eastAsia="zh-CN"/>
              </w:rPr>
              <w:t>field according to Table 7.3.1.1.2</w:t>
            </w:r>
            <w:r w:rsidRPr="00136B4C">
              <w:rPr>
                <w:rFonts w:ascii="Arial" w:eastAsia="SimSun" w:hAnsi="Arial" w:cs="Arial"/>
                <w:sz w:val="16"/>
                <w:szCs w:val="16"/>
              </w:rPr>
              <w:t>-</w:t>
            </w:r>
            <w:r w:rsidRPr="00136B4C">
              <w:rPr>
                <w:rFonts w:ascii="Arial" w:eastAsia="SimSun" w:hAnsi="Arial" w:cs="Arial"/>
                <w:sz w:val="16"/>
                <w:szCs w:val="16"/>
                <w:lang w:eastAsia="zh-CN"/>
              </w:rPr>
              <w:t xml:space="preserve">25 and 7.3.1.1.2-26. When the SRS resource set indicator field is present and equals "10" </w:t>
            </w:r>
            <w:del w:id="25" w:author="samsung" w:date="2024-05-21T13:54:00Z">
              <w:r w:rsidRPr="00136B4C" w:rsidDel="0054569D">
                <w:rPr>
                  <w:rFonts w:ascii="Arial" w:eastAsia="SimSun" w:hAnsi="Arial" w:cs="Arial"/>
                  <w:sz w:val="16"/>
                  <w:szCs w:val="16"/>
                  <w:lang w:eastAsia="zh-CN"/>
                </w:rPr>
                <w:delText>and</w:delText>
              </w:r>
              <w:r w:rsidRPr="00136B4C" w:rsidDel="0054569D">
                <w:rPr>
                  <w:rFonts w:ascii="Arial" w:eastAsia="SimSun" w:hAnsi="Arial" w:cs="Arial"/>
                  <w:color w:val="FF0000"/>
                  <w:sz w:val="16"/>
                  <w:szCs w:val="16"/>
                  <w:lang w:eastAsia="zh-CN"/>
                </w:rPr>
                <w:delText xml:space="preserve"> </w:delText>
              </w:r>
            </w:del>
            <w:ins w:id="26" w:author="samsung" w:date="2024-05-21T13:54:00Z">
              <w:r w:rsidRPr="00136B4C">
                <w:rPr>
                  <w:rFonts w:ascii="Arial" w:eastAsia="SimSun" w:hAnsi="Arial" w:cs="Arial"/>
                  <w:sz w:val="16"/>
                  <w:szCs w:val="16"/>
                  <w:lang w:eastAsia="zh-CN"/>
                </w:rPr>
                <w:t>or</w:t>
              </w:r>
              <w:r w:rsidRPr="00136B4C">
                <w:rPr>
                  <w:rFonts w:ascii="Arial" w:eastAsia="SimSun" w:hAnsi="Arial" w:cs="Arial"/>
                  <w:color w:val="FF0000"/>
                  <w:sz w:val="16"/>
                  <w:szCs w:val="16"/>
                  <w:lang w:eastAsia="zh-CN"/>
                </w:rPr>
                <w:t xml:space="preserve"> </w:t>
              </w:r>
            </w:ins>
            <w:r w:rsidRPr="00136B4C">
              <w:rPr>
                <w:rFonts w:ascii="Arial" w:eastAsia="SimSun" w:hAnsi="Arial" w:cs="Arial"/>
                <w:sz w:val="16"/>
                <w:szCs w:val="16"/>
                <w:lang w:eastAsia="zh-CN"/>
              </w:rPr>
              <w:t xml:space="preserve">"11" and </w:t>
            </w:r>
            <w:r w:rsidRPr="00136B4C">
              <w:rPr>
                <w:rFonts w:ascii="Arial" w:eastAsia="SimSun" w:hAnsi="Arial" w:cs="Arial"/>
                <w:i/>
                <w:sz w:val="16"/>
                <w:szCs w:val="16"/>
                <w:lang w:eastAsia="zh-CN"/>
              </w:rPr>
              <w:t>maxRank=2</w:t>
            </w:r>
            <w:r w:rsidRPr="00136B4C">
              <w:rPr>
                <w:rFonts w:ascii="Arial" w:eastAsia="SimSun" w:hAnsi="Arial" w:cs="Arial"/>
                <w:sz w:val="16"/>
                <w:szCs w:val="16"/>
                <w:lang w:eastAsia="zh-CN"/>
              </w:rPr>
              <w:t xml:space="preserve">, the MSB of this field indicates the association between PTRS port(s) and DMRS port(s) corresponding to SRS resource indicator and/or </w:t>
            </w:r>
            <w:r w:rsidRPr="00136B4C">
              <w:rPr>
                <w:rFonts w:ascii="Arial" w:eastAsia="SimSun" w:hAnsi="Arial" w:cs="Arial"/>
                <w:sz w:val="16"/>
                <w:szCs w:val="16"/>
              </w:rPr>
              <w:t>Precoding information and number of layers field,</w:t>
            </w:r>
            <w:r w:rsidRPr="00136B4C">
              <w:rPr>
                <w:rFonts w:ascii="Arial" w:eastAsia="SimSun" w:hAnsi="Arial" w:cs="Arial"/>
                <w:sz w:val="16"/>
                <w:szCs w:val="16"/>
                <w:lang w:eastAsia="zh-CN"/>
              </w:rPr>
              <w:t xml:space="preserve"> and the LSB of this field indicates the association between PTRS port(s) and DMRS port(s) corresponding to Second SRS resource indicator field and/or Second </w:t>
            </w:r>
            <w:r w:rsidRPr="00136B4C">
              <w:rPr>
                <w:rFonts w:ascii="Arial" w:eastAsia="SimSun" w:hAnsi="Arial" w:cs="Arial"/>
                <w:sz w:val="16"/>
                <w:szCs w:val="16"/>
              </w:rPr>
              <w:t xml:space="preserve">Precoding information </w:t>
            </w:r>
            <w:r w:rsidRPr="00136B4C">
              <w:rPr>
                <w:rFonts w:ascii="Arial" w:eastAsia="SimSun" w:hAnsi="Arial" w:cs="Arial"/>
                <w:sz w:val="16"/>
                <w:szCs w:val="16"/>
                <w:lang w:eastAsia="zh-CN"/>
              </w:rPr>
              <w:t>field, according to Table 7.3.1.1.2</w:t>
            </w:r>
            <w:r w:rsidRPr="00136B4C">
              <w:rPr>
                <w:rFonts w:ascii="Arial" w:eastAsia="SimSun" w:hAnsi="Arial" w:cs="Arial"/>
                <w:sz w:val="16"/>
                <w:szCs w:val="16"/>
              </w:rPr>
              <w:t>-</w:t>
            </w:r>
            <w:r w:rsidRPr="00136B4C">
              <w:rPr>
                <w:rFonts w:ascii="Arial" w:eastAsia="SimSun" w:hAnsi="Arial" w:cs="Arial"/>
                <w:sz w:val="16"/>
                <w:szCs w:val="16"/>
                <w:lang w:eastAsia="zh-CN"/>
              </w:rPr>
              <w:t>25A.</w:t>
            </w:r>
          </w:p>
          <w:p w14:paraId="7B2F07EE" w14:textId="77777777" w:rsidR="00136B4C" w:rsidRPr="00136B4C" w:rsidRDefault="00136B4C" w:rsidP="00136B4C">
            <w:pPr>
              <w:jc w:val="center"/>
              <w:rPr>
                <w:rFonts w:ascii="Arial" w:eastAsia="Malgun Gothic" w:hAnsi="Arial" w:cs="Arial"/>
                <w:color w:val="FF0000"/>
                <w:sz w:val="16"/>
                <w:szCs w:val="16"/>
                <w:lang w:eastAsia="ko-KR"/>
              </w:rPr>
            </w:pPr>
            <w:r w:rsidRPr="00136B4C">
              <w:rPr>
                <w:rFonts w:ascii="Arial" w:eastAsia="Malgun Gothic" w:hAnsi="Arial" w:cs="Arial"/>
                <w:color w:val="FF0000"/>
                <w:sz w:val="16"/>
                <w:szCs w:val="16"/>
                <w:lang w:eastAsia="ko-KR"/>
              </w:rPr>
              <w:t>&lt;omit unrelated parts&gt;</w:t>
            </w:r>
          </w:p>
          <w:p w14:paraId="56503DC1" w14:textId="77777777" w:rsidR="00136B4C" w:rsidRPr="00643028" w:rsidRDefault="00136B4C" w:rsidP="00136B4C">
            <w:pPr>
              <w:rPr>
                <w:rFonts w:ascii="Arial" w:hAnsi="Arial" w:cs="Arial"/>
                <w:b/>
                <w:bCs/>
                <w:sz w:val="16"/>
                <w:szCs w:val="16"/>
                <w:lang w:eastAsia="ko-KR"/>
              </w:rPr>
            </w:pPr>
            <w:r w:rsidRPr="00643028">
              <w:rPr>
                <w:rFonts w:ascii="Arial" w:hAnsi="Arial" w:cs="Arial"/>
                <w:b/>
                <w:bCs/>
                <w:sz w:val="16"/>
                <w:szCs w:val="16"/>
              </w:rPr>
              <w:t>7.3.1.1.3</w:t>
            </w:r>
            <w:r w:rsidRPr="00643028">
              <w:rPr>
                <w:rFonts w:ascii="Arial" w:hAnsi="Arial" w:cs="Arial"/>
                <w:b/>
                <w:bCs/>
                <w:sz w:val="16"/>
                <w:szCs w:val="16"/>
              </w:rPr>
              <w:tab/>
              <w:t>Format 0_2</w:t>
            </w:r>
          </w:p>
          <w:p w14:paraId="5F5DFE89" w14:textId="77777777" w:rsidR="00136B4C" w:rsidRPr="00136B4C" w:rsidRDefault="00136B4C" w:rsidP="00136B4C">
            <w:pPr>
              <w:jc w:val="center"/>
              <w:rPr>
                <w:rFonts w:ascii="Arial" w:eastAsia="Malgun Gothic" w:hAnsi="Arial" w:cs="Arial"/>
                <w:color w:val="FF0000"/>
                <w:sz w:val="16"/>
                <w:szCs w:val="16"/>
                <w:lang w:eastAsia="ko-KR"/>
              </w:rPr>
            </w:pPr>
            <w:r w:rsidRPr="00136B4C">
              <w:rPr>
                <w:rFonts w:ascii="Arial" w:eastAsia="Malgun Gothic" w:hAnsi="Arial" w:cs="Arial"/>
                <w:color w:val="FF0000"/>
                <w:sz w:val="16"/>
                <w:szCs w:val="16"/>
                <w:lang w:eastAsia="ko-KR"/>
              </w:rPr>
              <w:t>&lt;omit unrelated parts&gt;</w:t>
            </w:r>
          </w:p>
          <w:p w14:paraId="33FABD6A" w14:textId="77777777" w:rsidR="00136B4C" w:rsidRPr="00136B4C" w:rsidRDefault="00136B4C" w:rsidP="00136B4C">
            <w:pPr>
              <w:ind w:left="568" w:hanging="284"/>
              <w:jc w:val="both"/>
              <w:rPr>
                <w:rFonts w:ascii="Arial" w:eastAsia="SimSun" w:hAnsi="Arial" w:cs="Arial"/>
                <w:sz w:val="16"/>
                <w:szCs w:val="16"/>
                <w:lang w:eastAsia="zh-CN"/>
              </w:rPr>
            </w:pPr>
            <w:r w:rsidRPr="00136B4C">
              <w:rPr>
                <w:rFonts w:ascii="Arial" w:eastAsia="SimSun" w:hAnsi="Arial" w:cs="Arial"/>
                <w:sz w:val="16"/>
                <w:szCs w:val="16"/>
                <w:lang w:eastAsia="zh-CN"/>
              </w:rPr>
              <w:t>-</w:t>
            </w:r>
            <w:r w:rsidRPr="00136B4C">
              <w:rPr>
                <w:rFonts w:ascii="Arial" w:eastAsia="SimSun" w:hAnsi="Arial" w:cs="Arial"/>
                <w:sz w:val="16"/>
                <w:szCs w:val="16"/>
                <w:lang w:eastAsia="zh-CN"/>
              </w:rPr>
              <w:tab/>
              <w:t xml:space="preserve">PTRS-DMRS association </w:t>
            </w:r>
            <w:r w:rsidRPr="00136B4C">
              <w:rPr>
                <w:rFonts w:ascii="Arial" w:eastAsia="SimSun" w:hAnsi="Arial" w:cs="Arial"/>
                <w:sz w:val="16"/>
                <w:szCs w:val="16"/>
              </w:rPr>
              <w:t xml:space="preserve">– </w:t>
            </w:r>
            <w:r w:rsidRPr="00136B4C">
              <w:rPr>
                <w:rFonts w:ascii="Arial" w:eastAsia="SimSun" w:hAnsi="Arial" w:cs="Arial"/>
                <w:sz w:val="16"/>
                <w:szCs w:val="16"/>
                <w:lang w:eastAsia="zh-CN"/>
              </w:rPr>
              <w:t>number of bits determined as follows</w:t>
            </w:r>
          </w:p>
          <w:p w14:paraId="354157B6" w14:textId="77777777" w:rsidR="00136B4C" w:rsidRPr="00136B4C" w:rsidRDefault="00136B4C" w:rsidP="00136B4C">
            <w:pPr>
              <w:ind w:left="851" w:hanging="284"/>
              <w:jc w:val="both"/>
              <w:rPr>
                <w:rFonts w:ascii="Arial" w:eastAsia="SimSun" w:hAnsi="Arial" w:cs="Arial"/>
                <w:sz w:val="16"/>
                <w:szCs w:val="16"/>
                <w:lang w:eastAsia="zh-CN"/>
              </w:rPr>
            </w:pPr>
            <w:r w:rsidRPr="00136B4C">
              <w:rPr>
                <w:rFonts w:ascii="Arial" w:eastAsia="SimSun" w:hAnsi="Arial" w:cs="Arial"/>
                <w:sz w:val="16"/>
                <w:szCs w:val="16"/>
                <w:lang w:eastAsia="zh-CN"/>
              </w:rPr>
              <w:t>-</w:t>
            </w:r>
            <w:r w:rsidRPr="00136B4C">
              <w:rPr>
                <w:rFonts w:ascii="Arial" w:eastAsia="SimSun" w:hAnsi="Arial" w:cs="Arial"/>
                <w:sz w:val="16"/>
                <w:szCs w:val="16"/>
                <w:lang w:eastAsia="zh-CN"/>
              </w:rPr>
              <w:tab/>
              <w:t xml:space="preserve">0 bit if </w:t>
            </w:r>
            <w:r w:rsidRPr="00136B4C">
              <w:rPr>
                <w:rFonts w:ascii="Arial" w:eastAsia="SimSun" w:hAnsi="Arial" w:cs="Arial"/>
                <w:i/>
                <w:sz w:val="16"/>
                <w:szCs w:val="16"/>
              </w:rPr>
              <w:t>PTRS-UplinkConfi</w:t>
            </w:r>
            <w:r w:rsidRPr="00136B4C">
              <w:rPr>
                <w:rFonts w:ascii="Arial" w:eastAsia="SimSun" w:hAnsi="Arial" w:cs="Arial"/>
                <w:sz w:val="16"/>
                <w:szCs w:val="16"/>
              </w:rPr>
              <w:t>g</w:t>
            </w:r>
            <w:r w:rsidRPr="00136B4C">
              <w:rPr>
                <w:rFonts w:ascii="Arial" w:eastAsia="SimSun" w:hAnsi="Arial" w:cs="Arial"/>
                <w:sz w:val="16"/>
                <w:szCs w:val="16"/>
                <w:lang w:eastAsia="zh-CN"/>
              </w:rPr>
              <w:t xml:space="preserve"> is not configured in either </w:t>
            </w:r>
            <w:r w:rsidRPr="00136B4C">
              <w:rPr>
                <w:rFonts w:ascii="Arial" w:eastAsia="SimSun" w:hAnsi="Arial" w:cs="Arial"/>
                <w:i/>
                <w:sz w:val="16"/>
                <w:szCs w:val="16"/>
              </w:rPr>
              <w:t>dmrs-UplinkForPUSCH-MappingTypeA</w:t>
            </w:r>
            <w:r w:rsidRPr="00136B4C">
              <w:rPr>
                <w:rFonts w:ascii="Arial" w:eastAsia="SimSun" w:hAnsi="Arial" w:cs="Arial"/>
                <w:sz w:val="16"/>
                <w:szCs w:val="16"/>
                <w:lang w:eastAsia="zh-CN"/>
              </w:rPr>
              <w:t xml:space="preserve"> or</w:t>
            </w:r>
            <w:r w:rsidRPr="00136B4C">
              <w:rPr>
                <w:rFonts w:ascii="Arial" w:eastAsia="SimSun" w:hAnsi="Arial" w:cs="Arial"/>
                <w:iCs/>
                <w:color w:val="FF0000"/>
                <w:sz w:val="16"/>
                <w:szCs w:val="16"/>
                <w:lang w:eastAsia="zh-CN"/>
              </w:rPr>
              <w:t xml:space="preserve"> </w:t>
            </w:r>
            <w:r w:rsidRPr="00136B4C">
              <w:rPr>
                <w:rFonts w:ascii="Arial" w:eastAsia="SimSun" w:hAnsi="Arial" w:cs="Arial"/>
                <w:i/>
                <w:sz w:val="16"/>
                <w:szCs w:val="16"/>
              </w:rPr>
              <w:t>dmrs-UplinkForPUSCH-MappingTypeB</w:t>
            </w:r>
            <w:r w:rsidRPr="00136B4C">
              <w:rPr>
                <w:rFonts w:ascii="Arial" w:eastAsia="SimSun" w:hAnsi="Arial" w:cs="Arial"/>
                <w:sz w:val="16"/>
                <w:szCs w:val="16"/>
                <w:lang w:eastAsia="zh-CN"/>
              </w:rPr>
              <w:t xml:space="preserve"> and </w:t>
            </w:r>
            <w:r w:rsidRPr="00136B4C">
              <w:rPr>
                <w:rFonts w:ascii="Arial" w:eastAsia="SimSun" w:hAnsi="Arial" w:cs="Arial"/>
                <w:sz w:val="16"/>
                <w:szCs w:val="16"/>
              </w:rPr>
              <w:t>transform</w:t>
            </w:r>
            <w:r w:rsidRPr="00136B4C">
              <w:rPr>
                <w:rFonts w:ascii="Arial" w:eastAsia="SimSun" w:hAnsi="Arial" w:cs="Arial"/>
                <w:sz w:val="16"/>
                <w:szCs w:val="16"/>
                <w:lang w:eastAsia="zh-CN"/>
              </w:rPr>
              <w:t xml:space="preserve"> p</w:t>
            </w:r>
            <w:r w:rsidRPr="00136B4C">
              <w:rPr>
                <w:rFonts w:ascii="Arial" w:eastAsia="SimSun" w:hAnsi="Arial" w:cs="Arial"/>
                <w:sz w:val="16"/>
                <w:szCs w:val="16"/>
              </w:rPr>
              <w:t>recoder</w:t>
            </w:r>
            <w:r w:rsidRPr="00136B4C">
              <w:rPr>
                <w:rFonts w:ascii="Arial" w:eastAsia="SimSun" w:hAnsi="Arial" w:cs="Arial"/>
                <w:sz w:val="16"/>
                <w:szCs w:val="16"/>
                <w:lang w:eastAsia="zh-CN"/>
              </w:rPr>
              <w:t xml:space="preserve"> is disabled, or if </w:t>
            </w:r>
            <w:r w:rsidRPr="00136B4C">
              <w:rPr>
                <w:rFonts w:ascii="Arial" w:eastAsia="SimSun" w:hAnsi="Arial" w:cs="Arial"/>
                <w:sz w:val="16"/>
                <w:szCs w:val="16"/>
              </w:rPr>
              <w:t>transform</w:t>
            </w:r>
            <w:r w:rsidRPr="00136B4C">
              <w:rPr>
                <w:rFonts w:ascii="Arial" w:eastAsia="SimSun" w:hAnsi="Arial" w:cs="Arial"/>
                <w:sz w:val="16"/>
                <w:szCs w:val="16"/>
                <w:lang w:eastAsia="zh-CN"/>
              </w:rPr>
              <w:t xml:space="preserve"> p</w:t>
            </w:r>
            <w:r w:rsidRPr="00136B4C">
              <w:rPr>
                <w:rFonts w:ascii="Arial" w:eastAsia="SimSun" w:hAnsi="Arial" w:cs="Arial"/>
                <w:sz w:val="16"/>
                <w:szCs w:val="16"/>
              </w:rPr>
              <w:t>recoder</w:t>
            </w:r>
            <w:r w:rsidRPr="00136B4C">
              <w:rPr>
                <w:rFonts w:ascii="Arial" w:eastAsia="SimSun" w:hAnsi="Arial" w:cs="Arial"/>
                <w:sz w:val="16"/>
                <w:szCs w:val="16"/>
                <w:lang w:eastAsia="zh-CN"/>
              </w:rPr>
              <w:t xml:space="preserve"> is enabled, or if </w:t>
            </w:r>
            <w:r w:rsidRPr="00136B4C">
              <w:rPr>
                <w:rFonts w:ascii="Arial" w:eastAsia="SimSun" w:hAnsi="Arial" w:cs="Arial"/>
                <w:i/>
                <w:sz w:val="16"/>
                <w:szCs w:val="16"/>
              </w:rPr>
              <w:t>maxRankDCI-0-2</w:t>
            </w:r>
            <w:r w:rsidRPr="00136B4C">
              <w:rPr>
                <w:rFonts w:ascii="Arial" w:eastAsia="SimSun" w:hAnsi="Arial" w:cs="Arial"/>
                <w:i/>
                <w:iCs/>
                <w:sz w:val="16"/>
                <w:szCs w:val="16"/>
                <w:lang w:eastAsia="zh-CN"/>
              </w:rPr>
              <w:t>=1</w:t>
            </w:r>
            <w:r w:rsidRPr="00136B4C">
              <w:rPr>
                <w:rFonts w:ascii="Arial" w:eastAsia="SimSun" w:hAnsi="Arial" w:cs="Arial"/>
                <w:sz w:val="16"/>
                <w:szCs w:val="16"/>
                <w:lang w:eastAsia="zh-CN"/>
              </w:rPr>
              <w:t>;</w:t>
            </w:r>
          </w:p>
          <w:p w14:paraId="26CEB08B" w14:textId="77777777" w:rsidR="00136B4C" w:rsidRPr="00136B4C" w:rsidRDefault="00136B4C" w:rsidP="00136B4C">
            <w:pPr>
              <w:ind w:left="851" w:hanging="284"/>
              <w:jc w:val="both"/>
              <w:rPr>
                <w:rFonts w:ascii="Arial" w:hAnsi="Arial" w:cs="Arial"/>
                <w:sz w:val="16"/>
                <w:szCs w:val="16"/>
              </w:rPr>
            </w:pPr>
            <w:r w:rsidRPr="00136B4C">
              <w:rPr>
                <w:rFonts w:ascii="Arial" w:eastAsia="SimSun" w:hAnsi="Arial" w:cs="Arial"/>
                <w:sz w:val="16"/>
                <w:szCs w:val="16"/>
                <w:lang w:eastAsia="zh-CN"/>
              </w:rPr>
              <w:t>-</w:t>
            </w:r>
            <w:r w:rsidRPr="00136B4C">
              <w:rPr>
                <w:rFonts w:ascii="Arial" w:eastAsia="SimSun" w:hAnsi="Arial" w:cs="Arial"/>
                <w:sz w:val="16"/>
                <w:szCs w:val="16"/>
                <w:lang w:eastAsia="zh-CN"/>
              </w:rPr>
              <w:tab/>
              <w:t>2</w:t>
            </w:r>
            <w:r w:rsidRPr="00136B4C">
              <w:rPr>
                <w:rFonts w:ascii="Arial" w:eastAsia="SimSun" w:hAnsi="Arial" w:cs="Arial"/>
                <w:sz w:val="16"/>
                <w:szCs w:val="16"/>
              </w:rPr>
              <w:t xml:space="preserve"> bit</w:t>
            </w:r>
            <w:r w:rsidRPr="00136B4C">
              <w:rPr>
                <w:rFonts w:ascii="Arial" w:eastAsia="SimSun" w:hAnsi="Arial" w:cs="Arial"/>
                <w:sz w:val="16"/>
                <w:szCs w:val="16"/>
                <w:lang w:eastAsia="zh-CN"/>
              </w:rPr>
              <w:t>s otherwise, where Table 7.3.1.1.2</w:t>
            </w:r>
            <w:r w:rsidRPr="00136B4C">
              <w:rPr>
                <w:rFonts w:ascii="Arial" w:eastAsia="SimSun" w:hAnsi="Arial" w:cs="Arial"/>
                <w:sz w:val="16"/>
                <w:szCs w:val="16"/>
              </w:rPr>
              <w:t>-</w:t>
            </w:r>
            <w:r w:rsidRPr="00136B4C">
              <w:rPr>
                <w:rFonts w:ascii="Arial" w:eastAsia="SimSun" w:hAnsi="Arial" w:cs="Arial"/>
                <w:sz w:val="16"/>
                <w:szCs w:val="16"/>
                <w:lang w:eastAsia="zh-CN"/>
              </w:rPr>
              <w:t>25/7.3.1.1.2</w:t>
            </w:r>
            <w:r w:rsidRPr="00136B4C">
              <w:rPr>
                <w:rFonts w:ascii="Arial" w:eastAsia="SimSun" w:hAnsi="Arial" w:cs="Arial"/>
                <w:sz w:val="16"/>
                <w:szCs w:val="16"/>
              </w:rPr>
              <w:t>-</w:t>
            </w:r>
            <w:r w:rsidRPr="00136B4C">
              <w:rPr>
                <w:rFonts w:ascii="Arial" w:eastAsia="SimSun" w:hAnsi="Arial" w:cs="Arial"/>
                <w:sz w:val="16"/>
                <w:szCs w:val="16"/>
                <w:lang w:eastAsia="zh-CN"/>
              </w:rPr>
              <w:t xml:space="preserve">25A and 7.3.1.1.2-26 are used to indicate the association between PTRS port(s) and DMRS port(s) when one PT-RS port and two PT-RS ports are configured by </w:t>
            </w:r>
            <w:r w:rsidRPr="00136B4C">
              <w:rPr>
                <w:rFonts w:ascii="Arial" w:hAnsi="Arial" w:cs="Arial"/>
                <w:i/>
                <w:iCs/>
                <w:sz w:val="16"/>
                <w:szCs w:val="16"/>
                <w:lang w:eastAsia="zh-CN"/>
              </w:rPr>
              <w:t>maxNrofPorts</w:t>
            </w:r>
            <w:r w:rsidRPr="00136B4C">
              <w:rPr>
                <w:rFonts w:ascii="Arial" w:hAnsi="Arial" w:cs="Arial"/>
                <w:sz w:val="16"/>
                <w:szCs w:val="16"/>
                <w:lang w:eastAsia="zh-CN"/>
              </w:rPr>
              <w:t xml:space="preserve"> in </w:t>
            </w:r>
            <w:r w:rsidRPr="00136B4C">
              <w:rPr>
                <w:rFonts w:ascii="Arial" w:hAnsi="Arial" w:cs="Arial"/>
                <w:i/>
                <w:iCs/>
                <w:sz w:val="16"/>
                <w:szCs w:val="16"/>
                <w:lang w:eastAsia="zh-CN"/>
              </w:rPr>
              <w:t>PTRS-UplinkConfig</w:t>
            </w:r>
            <w:r w:rsidRPr="00136B4C">
              <w:rPr>
                <w:rFonts w:ascii="Arial" w:eastAsia="SimSun" w:hAnsi="Arial" w:cs="Arial"/>
                <w:i/>
                <w:iCs/>
                <w:sz w:val="16"/>
                <w:szCs w:val="16"/>
                <w:lang w:eastAsia="zh-CN"/>
              </w:rPr>
              <w:t xml:space="preserve"> </w:t>
            </w:r>
            <w:r w:rsidRPr="00136B4C">
              <w:rPr>
                <w:rFonts w:ascii="Arial" w:eastAsia="SimSun" w:hAnsi="Arial" w:cs="Arial"/>
                <w:sz w:val="16"/>
                <w:szCs w:val="16"/>
                <w:lang w:eastAsia="zh-CN"/>
              </w:rPr>
              <w:t xml:space="preserve">respectively, and the DMRS ports are indicated by the Antenna ports field. When the SRS resource set indicator field is present and </w:t>
            </w:r>
            <w:r w:rsidRPr="00136B4C">
              <w:rPr>
                <w:rFonts w:ascii="Arial" w:eastAsia="SimSun" w:hAnsi="Arial" w:cs="Arial"/>
                <w:i/>
                <w:sz w:val="16"/>
                <w:szCs w:val="16"/>
                <w:lang w:eastAsia="zh-CN"/>
              </w:rPr>
              <w:t>maxRankDCI-0-2&gt;2</w:t>
            </w:r>
            <w:r w:rsidRPr="00136B4C">
              <w:rPr>
                <w:rFonts w:ascii="Arial" w:eastAsia="SimSun" w:hAnsi="Arial" w:cs="Arial"/>
                <w:sz w:val="16"/>
                <w:szCs w:val="16"/>
                <w:lang w:eastAsia="zh-CN"/>
              </w:rPr>
              <w:t xml:space="preserve">, this field indicates the association between PTRS port(s) and DMRS port(s) corresponding to SRS resource indicator field and/or </w:t>
            </w:r>
            <w:r w:rsidRPr="00136B4C">
              <w:rPr>
                <w:rFonts w:ascii="Arial" w:eastAsia="SimSun" w:hAnsi="Arial" w:cs="Arial"/>
                <w:sz w:val="16"/>
                <w:szCs w:val="16"/>
              </w:rPr>
              <w:t xml:space="preserve">Precoding information and number of layers </w:t>
            </w:r>
            <w:r w:rsidRPr="00136B4C">
              <w:rPr>
                <w:rFonts w:ascii="Arial" w:eastAsia="SimSun" w:hAnsi="Arial" w:cs="Arial"/>
                <w:sz w:val="16"/>
                <w:szCs w:val="16"/>
                <w:lang w:eastAsia="zh-CN"/>
              </w:rPr>
              <w:t>field according to Table 7.3.1.1.2</w:t>
            </w:r>
            <w:r w:rsidRPr="00136B4C">
              <w:rPr>
                <w:rFonts w:ascii="Arial" w:eastAsia="SimSun" w:hAnsi="Arial" w:cs="Arial"/>
                <w:sz w:val="16"/>
                <w:szCs w:val="16"/>
              </w:rPr>
              <w:t>-</w:t>
            </w:r>
            <w:r w:rsidRPr="00136B4C">
              <w:rPr>
                <w:rFonts w:ascii="Arial" w:eastAsia="SimSun" w:hAnsi="Arial" w:cs="Arial"/>
                <w:sz w:val="16"/>
                <w:szCs w:val="16"/>
                <w:lang w:eastAsia="zh-CN"/>
              </w:rPr>
              <w:t>25 and 7.3.1.1.2-26</w:t>
            </w:r>
            <w:r w:rsidRPr="00136B4C">
              <w:rPr>
                <w:rFonts w:ascii="Arial" w:eastAsia="SimSun" w:hAnsi="Arial" w:cs="Arial"/>
                <w:sz w:val="16"/>
                <w:szCs w:val="16"/>
              </w:rPr>
              <w:t xml:space="preserve"> </w:t>
            </w:r>
            <w:r w:rsidRPr="00136B4C">
              <w:rPr>
                <w:rFonts w:ascii="Arial" w:eastAsia="SimSun" w:hAnsi="Arial" w:cs="Arial"/>
                <w:sz w:val="16"/>
                <w:szCs w:val="16"/>
                <w:lang w:eastAsia="zh-CN"/>
              </w:rPr>
              <w:t>field according to Table 7.3.1.1.2</w:t>
            </w:r>
            <w:r w:rsidRPr="00136B4C">
              <w:rPr>
                <w:rFonts w:ascii="Arial" w:eastAsia="SimSun" w:hAnsi="Arial" w:cs="Arial"/>
                <w:sz w:val="16"/>
                <w:szCs w:val="16"/>
              </w:rPr>
              <w:t>-</w:t>
            </w:r>
            <w:r w:rsidRPr="00136B4C">
              <w:rPr>
                <w:rFonts w:ascii="Arial" w:eastAsia="SimSun" w:hAnsi="Arial" w:cs="Arial"/>
                <w:sz w:val="16"/>
                <w:szCs w:val="16"/>
                <w:lang w:eastAsia="zh-CN"/>
              </w:rPr>
              <w:t xml:space="preserve">25 and 7.3.1.1.2-26. When the SRS resource set indicator field is present and equals "10" </w:t>
            </w:r>
            <w:del w:id="27" w:author="samsung" w:date="2024-05-21T13:55:00Z">
              <w:r w:rsidRPr="00136B4C" w:rsidDel="0004120E">
                <w:rPr>
                  <w:rFonts w:ascii="Arial" w:eastAsia="SimSun" w:hAnsi="Arial" w:cs="Arial"/>
                  <w:sz w:val="16"/>
                  <w:szCs w:val="16"/>
                  <w:lang w:eastAsia="zh-CN"/>
                </w:rPr>
                <w:delText>and</w:delText>
              </w:r>
              <w:r w:rsidRPr="00136B4C" w:rsidDel="0004120E">
                <w:rPr>
                  <w:rFonts w:ascii="Arial" w:eastAsia="SimSun" w:hAnsi="Arial" w:cs="Arial"/>
                  <w:color w:val="FF0000"/>
                  <w:sz w:val="16"/>
                  <w:szCs w:val="16"/>
                  <w:lang w:eastAsia="zh-CN"/>
                </w:rPr>
                <w:delText xml:space="preserve"> </w:delText>
              </w:r>
            </w:del>
            <w:ins w:id="28" w:author="samsung" w:date="2024-05-21T13:55:00Z">
              <w:r w:rsidRPr="00136B4C">
                <w:rPr>
                  <w:rFonts w:ascii="Arial" w:eastAsia="SimSun" w:hAnsi="Arial" w:cs="Arial"/>
                  <w:sz w:val="16"/>
                  <w:szCs w:val="16"/>
                  <w:lang w:eastAsia="zh-CN"/>
                </w:rPr>
                <w:t>or</w:t>
              </w:r>
              <w:r w:rsidRPr="00136B4C">
                <w:rPr>
                  <w:rFonts w:ascii="Arial" w:eastAsia="SimSun" w:hAnsi="Arial" w:cs="Arial"/>
                  <w:color w:val="FF0000"/>
                  <w:sz w:val="16"/>
                  <w:szCs w:val="16"/>
                  <w:lang w:eastAsia="zh-CN"/>
                </w:rPr>
                <w:t xml:space="preserve"> </w:t>
              </w:r>
            </w:ins>
            <w:r w:rsidRPr="00136B4C">
              <w:rPr>
                <w:rFonts w:ascii="Arial" w:eastAsia="SimSun" w:hAnsi="Arial" w:cs="Arial"/>
                <w:sz w:val="16"/>
                <w:szCs w:val="16"/>
                <w:lang w:eastAsia="zh-CN"/>
              </w:rPr>
              <w:t xml:space="preserve">"11" and </w:t>
            </w:r>
            <w:r w:rsidRPr="00136B4C">
              <w:rPr>
                <w:rFonts w:ascii="Arial" w:eastAsia="SimSun" w:hAnsi="Arial" w:cs="Arial"/>
                <w:i/>
                <w:sz w:val="16"/>
                <w:szCs w:val="16"/>
                <w:lang w:eastAsia="zh-CN"/>
              </w:rPr>
              <w:t>maxRankDCI-0-2=2</w:t>
            </w:r>
            <w:r w:rsidRPr="00136B4C">
              <w:rPr>
                <w:rFonts w:ascii="Arial" w:eastAsia="SimSun" w:hAnsi="Arial" w:cs="Arial"/>
                <w:sz w:val="16"/>
                <w:szCs w:val="16"/>
                <w:lang w:eastAsia="zh-CN"/>
              </w:rPr>
              <w:t xml:space="preserve">, the MSB of this field indicates the association between PTRS port(s) and DMRS port(s) corresponding to SRS resource indicator field and/or </w:t>
            </w:r>
            <w:r w:rsidRPr="00136B4C">
              <w:rPr>
                <w:rFonts w:ascii="Arial" w:eastAsia="SimSun" w:hAnsi="Arial" w:cs="Arial"/>
                <w:sz w:val="16"/>
                <w:szCs w:val="16"/>
              </w:rPr>
              <w:t>Precoding information and number of layers field,</w:t>
            </w:r>
            <w:r w:rsidRPr="00136B4C">
              <w:rPr>
                <w:rFonts w:ascii="Arial" w:eastAsia="SimSun" w:hAnsi="Arial" w:cs="Arial"/>
                <w:sz w:val="16"/>
                <w:szCs w:val="16"/>
                <w:lang w:eastAsia="zh-CN"/>
              </w:rPr>
              <w:t xml:space="preserve"> and the LSB of this field indicates the association between PTRS port(s) and </w:t>
            </w:r>
            <w:r w:rsidRPr="00136B4C">
              <w:rPr>
                <w:rFonts w:ascii="Arial" w:eastAsia="SimSun" w:hAnsi="Arial" w:cs="Arial"/>
                <w:sz w:val="16"/>
                <w:szCs w:val="16"/>
                <w:lang w:eastAsia="zh-CN"/>
              </w:rPr>
              <w:lastRenderedPageBreak/>
              <w:t xml:space="preserve">DMRS port(s) corresponding to Second SRS resource indicator field and/or Second </w:t>
            </w:r>
            <w:r w:rsidRPr="00136B4C">
              <w:rPr>
                <w:rFonts w:ascii="Arial" w:eastAsia="SimSun" w:hAnsi="Arial" w:cs="Arial"/>
                <w:sz w:val="16"/>
                <w:szCs w:val="16"/>
              </w:rPr>
              <w:t xml:space="preserve">Precoding information </w:t>
            </w:r>
            <w:r w:rsidRPr="00136B4C">
              <w:rPr>
                <w:rFonts w:ascii="Arial" w:eastAsia="SimSun" w:hAnsi="Arial" w:cs="Arial"/>
                <w:sz w:val="16"/>
                <w:szCs w:val="16"/>
                <w:lang w:eastAsia="zh-CN"/>
              </w:rPr>
              <w:t>field, according to Table 7.3.1.1.2</w:t>
            </w:r>
            <w:r w:rsidRPr="00136B4C">
              <w:rPr>
                <w:rFonts w:ascii="Arial" w:eastAsia="SimSun" w:hAnsi="Arial" w:cs="Arial"/>
                <w:sz w:val="16"/>
                <w:szCs w:val="16"/>
              </w:rPr>
              <w:t>-</w:t>
            </w:r>
            <w:r w:rsidRPr="00136B4C">
              <w:rPr>
                <w:rFonts w:ascii="Arial" w:eastAsia="SimSun" w:hAnsi="Arial" w:cs="Arial"/>
                <w:sz w:val="16"/>
                <w:szCs w:val="16"/>
                <w:lang w:eastAsia="zh-CN"/>
              </w:rPr>
              <w:t>25A.</w:t>
            </w:r>
          </w:p>
        </w:tc>
      </w:tr>
    </w:tbl>
    <w:p w14:paraId="7EB61142" w14:textId="77777777" w:rsidR="00136B4C" w:rsidRDefault="00136B4C" w:rsidP="00D7097B">
      <w:pPr>
        <w:rPr>
          <w:bCs/>
          <w:iCs/>
          <w:lang w:eastAsia="x-none"/>
        </w:rPr>
      </w:pPr>
    </w:p>
    <w:p w14:paraId="25ACF7B0" w14:textId="251E3AD2" w:rsidR="00102419" w:rsidRPr="00102419" w:rsidRDefault="006F79AF" w:rsidP="00102419">
      <w:pPr>
        <w:rPr>
          <w:b/>
          <w:iCs/>
          <w:lang w:eastAsia="x-none"/>
        </w:rPr>
      </w:pPr>
      <w:hyperlink r:id="rId193" w:history="1">
        <w:r>
          <w:rPr>
            <w:rStyle w:val="Hyperlink"/>
            <w:b/>
            <w:iCs/>
            <w:lang w:eastAsia="x-none"/>
          </w:rPr>
          <w:t>R1-2405579</w:t>
        </w:r>
      </w:hyperlink>
      <w:r w:rsidR="00102419" w:rsidRPr="00102419">
        <w:rPr>
          <w:b/>
          <w:iCs/>
          <w:lang w:eastAsia="x-none"/>
        </w:rPr>
        <w:tab/>
        <w:t>Summary on PTRS-DMRS association field for Rel-17 UL multi-TRP PUSCH repetition (Round 2)</w:t>
      </w:r>
      <w:r w:rsidR="00102419" w:rsidRPr="00102419">
        <w:rPr>
          <w:b/>
          <w:iCs/>
          <w:lang w:eastAsia="x-none"/>
        </w:rPr>
        <w:tab/>
        <w:t>Moderator (Samsung)</w:t>
      </w:r>
    </w:p>
    <w:p w14:paraId="54D8EE4C" w14:textId="77777777" w:rsidR="00102419" w:rsidRPr="00102419" w:rsidRDefault="00102419" w:rsidP="00102419">
      <w:pPr>
        <w:rPr>
          <w:bCs/>
          <w:iCs/>
          <w:lang w:eastAsia="ko-KR"/>
        </w:rPr>
      </w:pPr>
      <w:r w:rsidRPr="00102419">
        <w:rPr>
          <w:rFonts w:hint="eastAsia"/>
          <w:bCs/>
          <w:iCs/>
          <w:highlight w:val="green"/>
          <w:lang w:eastAsia="ko-KR"/>
        </w:rPr>
        <w:t>A</w:t>
      </w:r>
      <w:r w:rsidRPr="00102419">
        <w:rPr>
          <w:bCs/>
          <w:iCs/>
          <w:highlight w:val="green"/>
          <w:lang w:eastAsia="ko-KR"/>
        </w:rPr>
        <w:t>greement</w:t>
      </w:r>
    </w:p>
    <w:p w14:paraId="213AC6EF" w14:textId="680B9BB1" w:rsidR="00102419" w:rsidRPr="00F9154C" w:rsidRDefault="00102419" w:rsidP="00311060">
      <w:pPr>
        <w:pStyle w:val="ListParagraph"/>
        <w:numPr>
          <w:ilvl w:val="0"/>
          <w:numId w:val="173"/>
        </w:numPr>
        <w:rPr>
          <w:bCs/>
          <w:iCs/>
          <w:lang w:eastAsia="ko-KR"/>
        </w:rPr>
      </w:pPr>
      <w:r w:rsidRPr="00F9154C">
        <w:rPr>
          <w:rFonts w:hint="eastAsia"/>
          <w:bCs/>
          <w:iCs/>
          <w:lang w:eastAsia="ko-KR"/>
        </w:rPr>
        <w:t>E</w:t>
      </w:r>
      <w:r w:rsidRPr="00F9154C">
        <w:rPr>
          <w:bCs/>
          <w:iCs/>
          <w:lang w:eastAsia="ko-KR"/>
        </w:rPr>
        <w:t xml:space="preserve">ditor to check TPs in </w:t>
      </w:r>
      <w:hyperlink r:id="rId194" w:history="1">
        <w:r w:rsidR="006F79AF">
          <w:rPr>
            <w:rStyle w:val="Hyperlink"/>
            <w:bCs/>
            <w:iCs/>
            <w:lang w:eastAsia="ko-KR"/>
          </w:rPr>
          <w:t>R1-2405579</w:t>
        </w:r>
      </w:hyperlink>
      <w:r w:rsidRPr="00F9154C">
        <w:rPr>
          <w:bCs/>
          <w:iCs/>
          <w:lang w:eastAsia="ko-KR"/>
        </w:rPr>
        <w:t xml:space="preserve"> in Section 3 (Alt1 and Alt2) to make final decision on CR. CR is to be submitted by the editor.</w:t>
      </w:r>
    </w:p>
    <w:p w14:paraId="24C90E1F" w14:textId="7A48BC0C" w:rsidR="00F9154C" w:rsidRPr="00F9154C" w:rsidRDefault="006F79AF" w:rsidP="00102419">
      <w:pPr>
        <w:rPr>
          <w:b/>
          <w:iCs/>
          <w:lang w:eastAsia="x-none"/>
        </w:rPr>
      </w:pPr>
      <w:hyperlink r:id="rId195" w:history="1">
        <w:r>
          <w:rPr>
            <w:rStyle w:val="Hyperlink"/>
            <w:b/>
            <w:iCs/>
            <w:lang w:eastAsia="x-none"/>
          </w:rPr>
          <w:t>R1-2405720</w:t>
        </w:r>
      </w:hyperlink>
      <w:r w:rsidR="00102419" w:rsidRPr="00F9154C">
        <w:rPr>
          <w:b/>
          <w:iCs/>
          <w:lang w:eastAsia="x-none"/>
        </w:rPr>
        <w:tab/>
        <w:t>Correction on PTRS-DMRS association field in DCI format 0_1 and DCI format 0_2</w:t>
      </w:r>
      <w:r w:rsidR="00102419" w:rsidRPr="00F9154C">
        <w:rPr>
          <w:b/>
          <w:iCs/>
          <w:lang w:eastAsia="x-none"/>
        </w:rPr>
        <w:tab/>
        <w:t>Huawei</w:t>
      </w:r>
    </w:p>
    <w:p w14:paraId="4A81F814" w14:textId="0AB3043C" w:rsidR="00F9154C" w:rsidRDefault="00F9154C" w:rsidP="00102419">
      <w:pPr>
        <w:rPr>
          <w:bCs/>
          <w:iCs/>
          <w:lang w:eastAsia="x-none"/>
        </w:rPr>
      </w:pPr>
      <w:r>
        <w:rPr>
          <w:bCs/>
          <w:iCs/>
          <w:lang w:eastAsia="x-none"/>
        </w:rPr>
        <w:t>Decision: Draft CR to 38.212 Rel-18 is endorsed. Final CR in:</w:t>
      </w:r>
    </w:p>
    <w:p w14:paraId="44A85BF1" w14:textId="10D4F410" w:rsidR="00F9154C" w:rsidRPr="00F9154C" w:rsidRDefault="006F79AF" w:rsidP="00102419">
      <w:pPr>
        <w:rPr>
          <w:b/>
          <w:iCs/>
          <w:lang w:eastAsia="x-none"/>
        </w:rPr>
      </w:pPr>
      <w:hyperlink r:id="rId196" w:history="1">
        <w:r>
          <w:rPr>
            <w:rStyle w:val="Hyperlink"/>
            <w:b/>
            <w:iCs/>
            <w:highlight w:val="green"/>
            <w:lang w:eastAsia="x-none"/>
          </w:rPr>
          <w:t>R1-2405744</w:t>
        </w:r>
      </w:hyperlink>
      <w:r w:rsidR="00102419" w:rsidRPr="00F9154C">
        <w:rPr>
          <w:b/>
          <w:iCs/>
          <w:lang w:eastAsia="x-none"/>
        </w:rPr>
        <w:tab/>
        <w:t>Correction on PTRS-DMRS association field in DCI format 0_1 and DCI format 0_2</w:t>
      </w:r>
      <w:r w:rsidR="00102419" w:rsidRPr="00F9154C">
        <w:rPr>
          <w:b/>
          <w:iCs/>
          <w:lang w:eastAsia="x-none"/>
        </w:rPr>
        <w:tab/>
        <w:t>Huawei, Samsung</w:t>
      </w:r>
    </w:p>
    <w:p w14:paraId="39D6BF93" w14:textId="58F6D0B9" w:rsidR="00102419" w:rsidRDefault="00F9154C" w:rsidP="00102419">
      <w:pPr>
        <w:rPr>
          <w:bCs/>
          <w:iCs/>
          <w:lang w:eastAsia="x-none"/>
        </w:rPr>
      </w:pPr>
      <w:r>
        <w:rPr>
          <w:bCs/>
          <w:iCs/>
          <w:lang w:eastAsia="x-none"/>
        </w:rPr>
        <w:t>(</w:t>
      </w:r>
      <w:r w:rsidR="00102419" w:rsidRPr="00102419">
        <w:rPr>
          <w:bCs/>
          <w:iCs/>
          <w:lang w:eastAsia="x-none"/>
        </w:rPr>
        <w:t>Rel-18</w:t>
      </w:r>
      <w:r>
        <w:rPr>
          <w:bCs/>
          <w:iCs/>
          <w:lang w:eastAsia="x-none"/>
        </w:rPr>
        <w:t>,</w:t>
      </w:r>
      <w:r w:rsidR="00102419" w:rsidRPr="00102419">
        <w:rPr>
          <w:bCs/>
          <w:iCs/>
          <w:lang w:eastAsia="x-none"/>
        </w:rPr>
        <w:t>38.212</w:t>
      </w:r>
      <w:r>
        <w:rPr>
          <w:bCs/>
          <w:iCs/>
          <w:lang w:eastAsia="x-none"/>
        </w:rPr>
        <w:t xml:space="preserve">, </w:t>
      </w:r>
      <w:r w:rsidR="00102419" w:rsidRPr="00102419">
        <w:rPr>
          <w:bCs/>
          <w:iCs/>
          <w:lang w:eastAsia="x-none"/>
        </w:rPr>
        <w:t>NR_MIMO_evo_DL_UL-Core</w:t>
      </w:r>
      <w:r>
        <w:rPr>
          <w:bCs/>
          <w:iCs/>
          <w:lang w:eastAsia="x-none"/>
        </w:rPr>
        <w:t>, CR</w:t>
      </w:r>
      <w:r w:rsidR="00102419" w:rsidRPr="00102419">
        <w:rPr>
          <w:bCs/>
          <w:iCs/>
          <w:lang w:eastAsia="x-none"/>
        </w:rPr>
        <w:t>0195</w:t>
      </w:r>
      <w:r>
        <w:rPr>
          <w:bCs/>
          <w:iCs/>
          <w:lang w:eastAsia="x-none"/>
        </w:rPr>
        <w:t>, Cat F) is agreed.</w:t>
      </w:r>
    </w:p>
    <w:p w14:paraId="2DFF9E5D" w14:textId="77777777" w:rsidR="00102419" w:rsidRDefault="00102419" w:rsidP="00102419">
      <w:pPr>
        <w:rPr>
          <w:bCs/>
          <w:iCs/>
          <w:lang w:eastAsia="x-none"/>
        </w:rPr>
      </w:pPr>
    </w:p>
    <w:p w14:paraId="26ECF178" w14:textId="77777777" w:rsidR="00804C4B" w:rsidRPr="00D7097B" w:rsidRDefault="00804C4B" w:rsidP="00D7097B">
      <w:pPr>
        <w:rPr>
          <w:bCs/>
          <w:iCs/>
          <w:lang w:eastAsia="x-none"/>
        </w:rPr>
      </w:pPr>
    </w:p>
    <w:p w14:paraId="4C70317F" w14:textId="175DAFAD" w:rsidR="00D7097B" w:rsidRPr="00804C4B" w:rsidRDefault="006F79AF" w:rsidP="00D7097B">
      <w:pPr>
        <w:rPr>
          <w:b/>
          <w:bCs/>
          <w:iCs/>
          <w:lang w:eastAsia="x-none"/>
        </w:rPr>
      </w:pPr>
      <w:hyperlink r:id="rId197" w:history="1">
        <w:r>
          <w:rPr>
            <w:rStyle w:val="Hyperlink"/>
            <w:b/>
            <w:bCs/>
            <w:iCs/>
            <w:lang w:eastAsia="x-none"/>
          </w:rPr>
          <w:t>R1-2404249</w:t>
        </w:r>
      </w:hyperlink>
      <w:r w:rsidR="00D7097B" w:rsidRPr="00804C4B">
        <w:rPr>
          <w:b/>
          <w:bCs/>
          <w:iCs/>
          <w:lang w:eastAsia="x-none"/>
        </w:rPr>
        <w:tab/>
        <w:t>Discussion on joint TCI configuration for SRS not sharing indicated TCI</w:t>
      </w:r>
      <w:r w:rsidR="00D7097B" w:rsidRPr="00804C4B">
        <w:rPr>
          <w:b/>
          <w:bCs/>
          <w:iCs/>
          <w:lang w:eastAsia="x-none"/>
        </w:rPr>
        <w:tab/>
        <w:t>ZTE</w:t>
      </w:r>
    </w:p>
    <w:p w14:paraId="0727A05E" w14:textId="483BCFA1" w:rsidR="00D7097B" w:rsidRPr="00D7097B" w:rsidRDefault="006F79AF" w:rsidP="00D7097B">
      <w:pPr>
        <w:rPr>
          <w:bCs/>
          <w:iCs/>
          <w:lang w:eastAsia="x-none"/>
        </w:rPr>
      </w:pPr>
      <w:hyperlink r:id="rId198" w:history="1">
        <w:r>
          <w:rPr>
            <w:rStyle w:val="Hyperlink"/>
            <w:bCs/>
            <w:iCs/>
            <w:lang w:eastAsia="x-none"/>
          </w:rPr>
          <w:t>R1-2404250</w:t>
        </w:r>
      </w:hyperlink>
      <w:r w:rsidR="00D7097B" w:rsidRPr="00D7097B">
        <w:rPr>
          <w:bCs/>
          <w:iCs/>
          <w:lang w:eastAsia="x-none"/>
        </w:rPr>
        <w:tab/>
        <w:t>Draft CR on joint TCI configuration for SRS not sharing indicated TCI</w:t>
      </w:r>
      <w:r w:rsidR="00D7097B" w:rsidRPr="00D7097B">
        <w:rPr>
          <w:bCs/>
          <w:iCs/>
          <w:lang w:eastAsia="x-none"/>
        </w:rPr>
        <w:tab/>
        <w:t>ZTE</w:t>
      </w:r>
    </w:p>
    <w:p w14:paraId="163FF7B7" w14:textId="57301A2D" w:rsidR="00D7097B" w:rsidRPr="00D7097B" w:rsidRDefault="006F79AF" w:rsidP="00D7097B">
      <w:pPr>
        <w:rPr>
          <w:bCs/>
          <w:iCs/>
          <w:lang w:eastAsia="x-none"/>
        </w:rPr>
      </w:pPr>
      <w:hyperlink r:id="rId199" w:history="1">
        <w:r>
          <w:rPr>
            <w:rStyle w:val="Hyperlink"/>
            <w:bCs/>
            <w:iCs/>
            <w:lang w:eastAsia="x-none"/>
          </w:rPr>
          <w:t>R1-2404251</w:t>
        </w:r>
      </w:hyperlink>
      <w:r w:rsidR="00D7097B" w:rsidRPr="00D7097B">
        <w:rPr>
          <w:bCs/>
          <w:iCs/>
          <w:lang w:eastAsia="x-none"/>
        </w:rPr>
        <w:tab/>
        <w:t>Draft CR on joint TCI configuration for SRS not sharing indicated TCI (mirror on Rel-18)</w:t>
      </w:r>
      <w:r w:rsidR="00D7097B" w:rsidRPr="00D7097B">
        <w:rPr>
          <w:bCs/>
          <w:iCs/>
          <w:lang w:eastAsia="x-none"/>
        </w:rPr>
        <w:tab/>
        <w:t>ZTE</w:t>
      </w:r>
    </w:p>
    <w:p w14:paraId="2F0ED87C" w14:textId="687C31BC" w:rsidR="00D7097B" w:rsidRDefault="00804C4B" w:rsidP="00D7097B">
      <w:pPr>
        <w:rPr>
          <w:bCs/>
          <w:iCs/>
          <w:lang w:eastAsia="x-none"/>
        </w:rPr>
      </w:pPr>
      <w:r>
        <w:rPr>
          <w:bCs/>
          <w:iCs/>
          <w:lang w:eastAsia="x-none"/>
        </w:rPr>
        <w:t>From Monday session</w:t>
      </w:r>
    </w:p>
    <w:p w14:paraId="58DF7FEA" w14:textId="77777777" w:rsidR="00804C4B" w:rsidRDefault="00804C4B" w:rsidP="00804C4B">
      <w:pPr>
        <w:rPr>
          <w:bCs/>
          <w:iCs/>
          <w:highlight w:val="green"/>
          <w:lang w:eastAsia="x-none"/>
        </w:rPr>
      </w:pPr>
      <w:r>
        <w:rPr>
          <w:bCs/>
          <w:iCs/>
          <w:highlight w:val="green"/>
          <w:lang w:eastAsia="x-none"/>
        </w:rPr>
        <w:t>Agreement</w:t>
      </w:r>
    </w:p>
    <w:p w14:paraId="23F913B3" w14:textId="1A8BEC67" w:rsidR="00804C4B" w:rsidRPr="00FC5BEB" w:rsidRDefault="00804C4B" w:rsidP="00EA1844">
      <w:pPr>
        <w:pStyle w:val="ListParagraph"/>
        <w:numPr>
          <w:ilvl w:val="0"/>
          <w:numId w:val="89"/>
        </w:numPr>
        <w:rPr>
          <w:rFonts w:eastAsia="Batang"/>
          <w:lang w:eastAsia="en-US"/>
        </w:rPr>
      </w:pPr>
      <w:r w:rsidRPr="00804C4B">
        <w:t xml:space="preserve">The following TP </w:t>
      </w:r>
      <w:r w:rsidR="00FC5BEB" w:rsidRPr="00FC5BEB">
        <w:t>in Section 6.2.1, TS 38.214</w:t>
      </w:r>
      <w:r w:rsidR="00FC5BEB">
        <w:t xml:space="preserve"> </w:t>
      </w:r>
      <w:r w:rsidRPr="00804C4B">
        <w:t>is agreed in principle.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57"/>
      </w:tblGrid>
      <w:tr w:rsidR="00804C4B" w:rsidRPr="00FC5BEB" w14:paraId="520213A5" w14:textId="77777777" w:rsidTr="00FC5BEB">
        <w:tc>
          <w:tcPr>
            <w:tcW w:w="5000" w:type="pct"/>
            <w:tcBorders>
              <w:top w:val="single" w:sz="4" w:space="0" w:color="auto"/>
              <w:left w:val="single" w:sz="4" w:space="0" w:color="auto"/>
              <w:bottom w:val="single" w:sz="4" w:space="0" w:color="auto"/>
              <w:right w:val="single" w:sz="4" w:space="0" w:color="auto"/>
            </w:tcBorders>
            <w:hideMark/>
          </w:tcPr>
          <w:p w14:paraId="25758FBF" w14:textId="7AC5464B" w:rsidR="00804C4B" w:rsidRPr="00FC5BEB" w:rsidRDefault="00804C4B" w:rsidP="00FC5BEB">
            <w:pPr>
              <w:rPr>
                <w:rFonts w:ascii="Arial" w:hAnsi="Arial" w:cs="Arial"/>
                <w:b/>
                <w:bCs/>
                <w:sz w:val="16"/>
                <w:szCs w:val="16"/>
              </w:rPr>
            </w:pPr>
            <w:r w:rsidRPr="00FC5BEB">
              <w:rPr>
                <w:rFonts w:ascii="Arial" w:hAnsi="Arial" w:cs="Arial"/>
                <w:b/>
                <w:bCs/>
                <w:sz w:val="16"/>
                <w:szCs w:val="16"/>
              </w:rPr>
              <w:t>6.2.1</w:t>
            </w:r>
            <w:r w:rsidRPr="00FC5BEB">
              <w:rPr>
                <w:rFonts w:ascii="Arial" w:hAnsi="Arial" w:cs="Arial"/>
                <w:b/>
                <w:bCs/>
                <w:sz w:val="16"/>
                <w:szCs w:val="16"/>
              </w:rPr>
              <w:tab/>
              <w:t>UE sounding procedure</w:t>
            </w:r>
          </w:p>
          <w:p w14:paraId="2A18646F" w14:textId="77777777" w:rsidR="00804C4B" w:rsidRPr="00FC5BEB" w:rsidRDefault="00804C4B" w:rsidP="00FC5BEB">
            <w:pPr>
              <w:jc w:val="center"/>
              <w:rPr>
                <w:rFonts w:ascii="Arial" w:eastAsia="SimSun" w:hAnsi="Arial" w:cs="Arial"/>
                <w:bCs/>
                <w:color w:val="FF0000"/>
                <w:sz w:val="16"/>
                <w:szCs w:val="16"/>
              </w:rPr>
            </w:pPr>
            <w:r w:rsidRPr="00FC5BEB">
              <w:rPr>
                <w:rFonts w:ascii="Arial" w:eastAsia="SimSun" w:hAnsi="Arial" w:cs="Arial"/>
                <w:bCs/>
                <w:color w:val="FF0000"/>
                <w:sz w:val="16"/>
                <w:szCs w:val="16"/>
              </w:rPr>
              <w:t>&lt;Unchanged part is omitted&gt;</w:t>
            </w:r>
          </w:p>
          <w:p w14:paraId="04D1CC32" w14:textId="77777777" w:rsidR="00804C4B" w:rsidRPr="00FC5BEB" w:rsidRDefault="00804C4B" w:rsidP="00FC5BEB">
            <w:pPr>
              <w:rPr>
                <w:rFonts w:ascii="Arial" w:hAnsi="Arial" w:cs="Arial"/>
                <w:strike/>
                <w:color w:val="000000"/>
                <w:sz w:val="16"/>
                <w:szCs w:val="16"/>
              </w:rPr>
            </w:pPr>
            <w:r w:rsidRPr="00FC5BEB">
              <w:rPr>
                <w:rFonts w:ascii="Arial" w:hAnsi="Arial" w:cs="Arial"/>
                <w:sz w:val="16"/>
                <w:szCs w:val="16"/>
              </w:rPr>
              <w:t xml:space="preserve">When the UE is configured </w:t>
            </w:r>
            <w:r w:rsidRPr="00FC5BEB">
              <w:rPr>
                <w:rFonts w:ascii="Arial" w:hAnsi="Arial" w:cs="Arial"/>
                <w:i/>
                <w:iCs/>
                <w:color w:val="000000"/>
                <w:sz w:val="16"/>
                <w:szCs w:val="16"/>
              </w:rPr>
              <w:t>dl-OrJointTCI-StateList</w:t>
            </w:r>
            <w:r w:rsidRPr="00FC5BEB">
              <w:rPr>
                <w:rFonts w:ascii="Arial" w:hAnsi="Arial" w:cs="Arial"/>
                <w:color w:val="000000"/>
                <w:sz w:val="16"/>
                <w:szCs w:val="16"/>
              </w:rPr>
              <w:t xml:space="preserve"> or </w:t>
            </w:r>
            <w:r w:rsidRPr="00FC5BEB">
              <w:rPr>
                <w:rFonts w:ascii="Arial" w:hAnsi="Arial" w:cs="Arial"/>
                <w:i/>
                <w:iCs/>
                <w:color w:val="000000"/>
                <w:sz w:val="16"/>
                <w:szCs w:val="16"/>
              </w:rPr>
              <w:t>ul-TCI-StateList</w:t>
            </w:r>
            <w:r w:rsidRPr="00FC5BEB">
              <w:rPr>
                <w:rFonts w:ascii="Arial" w:hAnsi="Arial" w:cs="Arial"/>
                <w:i/>
                <w:sz w:val="16"/>
                <w:szCs w:val="16"/>
              </w:rPr>
              <w:t>,</w:t>
            </w:r>
            <w:r w:rsidRPr="00FC5BEB">
              <w:rPr>
                <w:rFonts w:ascii="Arial" w:hAnsi="Arial" w:cs="Arial"/>
                <w:sz w:val="16"/>
                <w:szCs w:val="16"/>
              </w:rPr>
              <w:t xml:space="preserve"> the UE can assume that SRS resource(s) in any SRS resource set, except SRS resource set for positioning and an SRS resource set configured with </w:t>
            </w:r>
            <w:r w:rsidRPr="00FC5BEB">
              <w:rPr>
                <w:rFonts w:ascii="Arial" w:hAnsi="Arial" w:cs="Arial"/>
                <w:i/>
                <w:iCs/>
                <w:sz w:val="16"/>
                <w:szCs w:val="16"/>
              </w:rPr>
              <w:t>followUnifiedTCI-StateSRS</w:t>
            </w:r>
            <w:r w:rsidRPr="00FC5BEB">
              <w:rPr>
                <w:rFonts w:ascii="Arial" w:hAnsi="Arial" w:cs="Arial"/>
                <w:sz w:val="16"/>
                <w:szCs w:val="16"/>
              </w:rPr>
              <w:t xml:space="preserve">, can be configured with </w:t>
            </w:r>
            <w:r w:rsidRPr="00FC5BEB">
              <w:rPr>
                <w:rFonts w:ascii="Arial" w:hAnsi="Arial" w:cs="Arial"/>
                <w:i/>
                <w:color w:val="000000"/>
                <w:sz w:val="16"/>
                <w:szCs w:val="16"/>
              </w:rPr>
              <w:t>TCI-State</w:t>
            </w:r>
            <w:r w:rsidRPr="00FC5BEB">
              <w:rPr>
                <w:rFonts w:ascii="Arial" w:hAnsi="Arial" w:cs="Arial"/>
                <w:color w:val="000000"/>
                <w:sz w:val="16"/>
                <w:szCs w:val="16"/>
              </w:rPr>
              <w:t xml:space="preserve"> or </w:t>
            </w:r>
            <w:r w:rsidRPr="00FC5BEB">
              <w:rPr>
                <w:rFonts w:ascii="Arial" w:hAnsi="Arial" w:cs="Arial"/>
                <w:i/>
                <w:iCs/>
                <w:color w:val="000000"/>
                <w:sz w:val="16"/>
                <w:szCs w:val="16"/>
              </w:rPr>
              <w:t>TCI-UL-State</w:t>
            </w:r>
            <w:r w:rsidRPr="00FC5BEB">
              <w:rPr>
                <w:rFonts w:ascii="Arial" w:hAnsi="Arial" w:cs="Arial"/>
                <w:sz w:val="16"/>
                <w:szCs w:val="16"/>
              </w:rPr>
              <w:t xml:space="preserve"> or updated </w:t>
            </w:r>
            <w:r w:rsidRPr="00FC5BEB">
              <w:rPr>
                <w:rFonts w:ascii="Arial" w:eastAsia="MS Mincho" w:hAnsi="Arial" w:cs="Arial"/>
                <w:color w:val="000000"/>
                <w:sz w:val="16"/>
                <w:szCs w:val="16"/>
                <w:lang w:eastAsia="ja-JP"/>
              </w:rPr>
              <w:t>as described in clause 6.1.3.59 or 6.1.3.60 of [10</w:t>
            </w:r>
            <w:r w:rsidRPr="00FC5BEB">
              <w:rPr>
                <w:rFonts w:ascii="Arial" w:hAnsi="Arial" w:cs="Arial"/>
                <w:color w:val="000000"/>
                <w:sz w:val="16"/>
                <w:szCs w:val="16"/>
              </w:rPr>
              <w:t>, TS 38.321</w:t>
            </w:r>
            <w:r w:rsidRPr="00FC5BEB">
              <w:rPr>
                <w:rFonts w:ascii="Arial" w:eastAsia="MS Mincho" w:hAnsi="Arial" w:cs="Arial"/>
                <w:color w:val="000000"/>
                <w:sz w:val="16"/>
                <w:szCs w:val="16"/>
                <w:lang w:eastAsia="ja-JP"/>
              </w:rPr>
              <w:t xml:space="preserve">]. </w:t>
            </w:r>
            <w:r w:rsidRPr="00FC5BEB">
              <w:rPr>
                <w:rFonts w:ascii="Arial" w:hAnsi="Arial" w:cs="Arial"/>
                <w:sz w:val="16"/>
                <w:szCs w:val="16"/>
              </w:rPr>
              <w:t xml:space="preserve">The reference RS in the </w:t>
            </w:r>
            <w:r w:rsidRPr="00FC5BEB">
              <w:rPr>
                <w:rFonts w:ascii="Arial" w:hAnsi="Arial" w:cs="Arial"/>
                <w:i/>
                <w:color w:val="000000"/>
                <w:sz w:val="16"/>
                <w:szCs w:val="16"/>
              </w:rPr>
              <w:t>TCI-State</w:t>
            </w:r>
            <w:r w:rsidRPr="00FC5BEB">
              <w:rPr>
                <w:rFonts w:ascii="Arial" w:hAnsi="Arial" w:cs="Arial"/>
                <w:color w:val="000000"/>
                <w:sz w:val="16"/>
                <w:szCs w:val="16"/>
              </w:rPr>
              <w:t xml:space="preserve"> </w:t>
            </w:r>
            <w:r w:rsidRPr="00FC5BEB">
              <w:rPr>
                <w:rFonts w:ascii="Arial" w:hAnsi="Arial" w:cs="Arial"/>
                <w:sz w:val="16"/>
                <w:szCs w:val="16"/>
              </w:rPr>
              <w:t xml:space="preserve">can be a CSI-RS resource in a </w:t>
            </w:r>
            <w:r w:rsidRPr="00FC5BEB">
              <w:rPr>
                <w:rFonts w:ascii="Arial" w:hAnsi="Arial" w:cs="Arial"/>
                <w:i/>
                <w:color w:val="000000"/>
                <w:sz w:val="16"/>
                <w:szCs w:val="16"/>
              </w:rPr>
              <w:t>NZP-CSI-RS-ResourceSet</w:t>
            </w:r>
            <w:r w:rsidRPr="00FC5BEB">
              <w:rPr>
                <w:rFonts w:ascii="Arial" w:hAnsi="Arial" w:cs="Arial"/>
                <w:sz w:val="16"/>
                <w:szCs w:val="16"/>
              </w:rPr>
              <w:t xml:space="preserve"> configured with higher layer parameter </w:t>
            </w:r>
            <w:r w:rsidRPr="00FC5BEB">
              <w:rPr>
                <w:rFonts w:ascii="Arial" w:hAnsi="Arial" w:cs="Arial"/>
                <w:i/>
                <w:color w:val="000000"/>
                <w:sz w:val="16"/>
                <w:szCs w:val="16"/>
              </w:rPr>
              <w:t>repetition</w:t>
            </w:r>
            <w:r w:rsidRPr="00FC5BEB">
              <w:rPr>
                <w:rFonts w:ascii="Arial" w:hAnsi="Arial" w:cs="Arial"/>
                <w:sz w:val="16"/>
                <w:szCs w:val="16"/>
              </w:rPr>
              <w:t xml:space="preserve">, </w:t>
            </w:r>
            <w:del w:id="29" w:author="ZTE" w:date="2024-05-07T18:15:00Z">
              <w:r w:rsidRPr="00FC5BEB">
                <w:rPr>
                  <w:rFonts w:ascii="Arial" w:hAnsi="Arial" w:cs="Arial"/>
                  <w:sz w:val="16"/>
                  <w:szCs w:val="16"/>
                </w:rPr>
                <w:delText xml:space="preserve">or </w:delText>
              </w:r>
            </w:del>
            <w:r w:rsidRPr="00FC5BEB">
              <w:rPr>
                <w:rFonts w:ascii="Arial" w:hAnsi="Arial" w:cs="Arial"/>
                <w:sz w:val="16"/>
                <w:szCs w:val="16"/>
              </w:rPr>
              <w:t xml:space="preserve">a CSI-RS resource in an </w:t>
            </w:r>
            <w:r w:rsidRPr="00FC5BEB">
              <w:rPr>
                <w:rFonts w:ascii="Arial" w:hAnsi="Arial" w:cs="Arial"/>
                <w:i/>
                <w:color w:val="000000"/>
                <w:sz w:val="16"/>
                <w:szCs w:val="16"/>
              </w:rPr>
              <w:t xml:space="preserve">NZP-CSI-RS-ResourceSet </w:t>
            </w:r>
            <w:r w:rsidRPr="00FC5BEB">
              <w:rPr>
                <w:rFonts w:ascii="Arial" w:hAnsi="Arial" w:cs="Arial"/>
                <w:sz w:val="16"/>
                <w:szCs w:val="16"/>
              </w:rPr>
              <w:t xml:space="preserve">configured with higher layer parameter </w:t>
            </w:r>
            <w:r w:rsidRPr="00FC5BEB">
              <w:rPr>
                <w:rFonts w:ascii="Arial" w:hAnsi="Arial" w:cs="Arial"/>
                <w:i/>
                <w:sz w:val="16"/>
                <w:szCs w:val="16"/>
              </w:rPr>
              <w:t>trs-Info</w:t>
            </w:r>
            <w:ins w:id="30" w:author="ZTE" w:date="2024-05-07T18:15:00Z">
              <w:r w:rsidRPr="00FC5BEB">
                <w:rPr>
                  <w:rFonts w:ascii="Arial" w:hAnsi="Arial" w:cs="Arial"/>
                  <w:i/>
                  <w:sz w:val="16"/>
                  <w:szCs w:val="16"/>
                </w:rPr>
                <w:t xml:space="preserve">, </w:t>
              </w:r>
              <w:r w:rsidRPr="00FC5BEB">
                <w:rPr>
                  <w:rFonts w:ascii="Arial" w:hAnsi="Arial" w:cs="Arial"/>
                  <w:color w:val="000000"/>
                  <w:sz w:val="16"/>
                  <w:szCs w:val="16"/>
                </w:rPr>
                <w:t xml:space="preserve">or </w:t>
              </w:r>
              <w:r w:rsidRPr="00FC5BEB">
                <w:rPr>
                  <w:rFonts w:ascii="Arial" w:hAnsi="Arial" w:cs="Arial"/>
                  <w:sz w:val="16"/>
                  <w:szCs w:val="16"/>
                </w:rPr>
                <w:t>SS/PBCH</w:t>
              </w:r>
              <w:r w:rsidRPr="00FC5BEB">
                <w:rPr>
                  <w:rFonts w:ascii="Arial" w:hAnsi="Arial" w:cs="Arial"/>
                  <w:color w:val="000000"/>
                  <w:sz w:val="16"/>
                  <w:szCs w:val="16"/>
                </w:rPr>
                <w:t xml:space="preserve"> block associated with the same or different PCI from the PCI of the serving cell</w:t>
              </w:r>
            </w:ins>
            <w:r w:rsidRPr="00FC5BEB">
              <w:rPr>
                <w:rFonts w:ascii="Arial" w:hAnsi="Arial" w:cs="Arial"/>
                <w:sz w:val="16"/>
                <w:szCs w:val="16"/>
              </w:rPr>
              <w:t xml:space="preserve">. The reference RS in the </w:t>
            </w:r>
            <w:r w:rsidRPr="00FC5BEB">
              <w:rPr>
                <w:rFonts w:ascii="Arial" w:hAnsi="Arial" w:cs="Arial"/>
                <w:i/>
                <w:iCs/>
                <w:color w:val="000000"/>
                <w:sz w:val="16"/>
                <w:szCs w:val="16"/>
              </w:rPr>
              <w:t>TCI-UL-State</w:t>
            </w:r>
            <w:r w:rsidRPr="00FC5BEB">
              <w:rPr>
                <w:rFonts w:ascii="Arial" w:hAnsi="Arial" w:cs="Arial"/>
                <w:iCs/>
                <w:sz w:val="16"/>
                <w:szCs w:val="16"/>
              </w:rPr>
              <w:t>(s)</w:t>
            </w:r>
            <w:r w:rsidRPr="00FC5BEB">
              <w:rPr>
                <w:rFonts w:ascii="Arial" w:hAnsi="Arial" w:cs="Arial"/>
                <w:sz w:val="16"/>
                <w:szCs w:val="16"/>
              </w:rPr>
              <w:t xml:space="preserve"> can be a CSI-RS resource in a </w:t>
            </w:r>
            <w:r w:rsidRPr="00FC5BEB">
              <w:rPr>
                <w:rFonts w:ascii="Arial" w:hAnsi="Arial" w:cs="Arial"/>
                <w:i/>
                <w:iCs/>
                <w:sz w:val="16"/>
                <w:szCs w:val="16"/>
              </w:rPr>
              <w:t xml:space="preserve">NZP-CSI-RS-ResourceSet </w:t>
            </w:r>
            <w:r w:rsidRPr="00FC5BEB">
              <w:rPr>
                <w:rFonts w:ascii="Arial" w:hAnsi="Arial" w:cs="Arial"/>
                <w:sz w:val="16"/>
                <w:szCs w:val="16"/>
              </w:rPr>
              <w:t xml:space="preserve">configured with higher layer parameter </w:t>
            </w:r>
            <w:r w:rsidRPr="00FC5BEB">
              <w:rPr>
                <w:rFonts w:ascii="Arial" w:hAnsi="Arial" w:cs="Arial"/>
                <w:i/>
                <w:iCs/>
                <w:sz w:val="16"/>
                <w:szCs w:val="16"/>
              </w:rPr>
              <w:t>repetition</w:t>
            </w:r>
            <w:r w:rsidRPr="00FC5BEB">
              <w:rPr>
                <w:rFonts w:ascii="Arial" w:hAnsi="Arial" w:cs="Arial"/>
                <w:sz w:val="16"/>
                <w:szCs w:val="16"/>
              </w:rPr>
              <w:t xml:space="preserve">, a CSI-RS resource in an </w:t>
            </w:r>
            <w:r w:rsidRPr="00FC5BEB">
              <w:rPr>
                <w:rFonts w:ascii="Arial" w:hAnsi="Arial" w:cs="Arial"/>
                <w:i/>
                <w:iCs/>
                <w:sz w:val="16"/>
                <w:szCs w:val="16"/>
              </w:rPr>
              <w:t>NZP-CSI-RS-ResourceSet</w:t>
            </w:r>
            <w:r w:rsidRPr="00FC5BEB">
              <w:rPr>
                <w:rFonts w:ascii="Arial" w:hAnsi="Arial" w:cs="Arial"/>
                <w:sz w:val="16"/>
                <w:szCs w:val="16"/>
              </w:rPr>
              <w:t xml:space="preserve"> configured with higher layer parameter </w:t>
            </w:r>
            <w:r w:rsidRPr="00FC5BEB">
              <w:rPr>
                <w:rFonts w:ascii="Arial" w:hAnsi="Arial" w:cs="Arial"/>
                <w:i/>
                <w:iCs/>
                <w:sz w:val="16"/>
                <w:szCs w:val="16"/>
              </w:rPr>
              <w:t>trs-Info</w:t>
            </w:r>
            <w:r w:rsidRPr="00FC5BEB">
              <w:rPr>
                <w:rFonts w:ascii="Arial" w:hAnsi="Arial" w:cs="Arial"/>
                <w:sz w:val="16"/>
                <w:szCs w:val="16"/>
              </w:rPr>
              <w:t xml:space="preserve">, an SRS resource with </w:t>
            </w:r>
            <w:r w:rsidRPr="00FC5BEB">
              <w:rPr>
                <w:rFonts w:ascii="Arial" w:hAnsi="Arial" w:cs="Arial"/>
                <w:color w:val="000000"/>
                <w:sz w:val="16"/>
                <w:szCs w:val="16"/>
              </w:rPr>
              <w:t>the higher layer parameter</w:t>
            </w:r>
            <w:r w:rsidRPr="00FC5BEB">
              <w:rPr>
                <w:rFonts w:ascii="Arial" w:hAnsi="Arial" w:cs="Arial"/>
                <w:i/>
                <w:color w:val="000000"/>
                <w:sz w:val="16"/>
                <w:szCs w:val="16"/>
              </w:rPr>
              <w:t xml:space="preserve"> usage </w:t>
            </w:r>
            <w:r w:rsidRPr="00FC5BEB">
              <w:rPr>
                <w:rFonts w:ascii="Arial" w:hAnsi="Arial" w:cs="Arial"/>
                <w:color w:val="000000"/>
                <w:sz w:val="16"/>
                <w:szCs w:val="16"/>
              </w:rPr>
              <w:t xml:space="preserve">set to 'beamManagement', or </w:t>
            </w:r>
            <w:r w:rsidRPr="00FC5BEB">
              <w:rPr>
                <w:rFonts w:ascii="Arial" w:hAnsi="Arial" w:cs="Arial"/>
                <w:sz w:val="16"/>
                <w:szCs w:val="16"/>
              </w:rPr>
              <w:t>SS/PBCH</w:t>
            </w:r>
            <w:r w:rsidRPr="00FC5BEB">
              <w:rPr>
                <w:rFonts w:ascii="Arial" w:hAnsi="Arial" w:cs="Arial"/>
                <w:color w:val="000000"/>
                <w:sz w:val="16"/>
                <w:szCs w:val="16"/>
              </w:rPr>
              <w:t xml:space="preserve"> block associated with the same or different PCI from the PCI of the serving cell.</w:t>
            </w:r>
          </w:p>
          <w:p w14:paraId="7F9353C8" w14:textId="77777777" w:rsidR="00804C4B" w:rsidRPr="00FC5BEB" w:rsidRDefault="00804C4B" w:rsidP="00FC5BEB">
            <w:pPr>
              <w:jc w:val="center"/>
              <w:rPr>
                <w:rFonts w:ascii="Arial" w:hAnsi="Arial" w:cs="Arial"/>
                <w:sz w:val="16"/>
                <w:szCs w:val="16"/>
              </w:rPr>
            </w:pPr>
            <w:r w:rsidRPr="00FC5BEB">
              <w:rPr>
                <w:rFonts w:ascii="Arial" w:eastAsia="SimSun" w:hAnsi="Arial" w:cs="Arial"/>
                <w:bCs/>
                <w:color w:val="FF0000"/>
                <w:sz w:val="16"/>
                <w:szCs w:val="16"/>
              </w:rPr>
              <w:t>&lt;Unchanged part is omitted&gt;</w:t>
            </w:r>
          </w:p>
        </w:tc>
      </w:tr>
    </w:tbl>
    <w:p w14:paraId="34B881AD" w14:textId="45761F26" w:rsidR="00804C4B" w:rsidRDefault="00F9154C" w:rsidP="00804C4B">
      <w:pPr>
        <w:rPr>
          <w:bCs/>
          <w:iCs/>
          <w:lang w:eastAsia="x-none"/>
        </w:rPr>
      </w:pPr>
      <w:r>
        <w:rPr>
          <w:bCs/>
          <w:iCs/>
          <w:lang w:eastAsia="x-none"/>
        </w:rPr>
        <w:t>Final CRs in:</w:t>
      </w:r>
    </w:p>
    <w:p w14:paraId="5DF5E2EF" w14:textId="43ACAB58" w:rsidR="00F9154C" w:rsidRPr="00F9154C" w:rsidRDefault="006F79AF" w:rsidP="00F9154C">
      <w:pPr>
        <w:rPr>
          <w:b/>
          <w:iCs/>
          <w:lang w:eastAsia="x-none"/>
        </w:rPr>
      </w:pPr>
      <w:hyperlink r:id="rId200" w:history="1">
        <w:r>
          <w:rPr>
            <w:rStyle w:val="Hyperlink"/>
            <w:b/>
            <w:iCs/>
            <w:highlight w:val="green"/>
            <w:lang w:eastAsia="x-none"/>
          </w:rPr>
          <w:t>R1-2405514</w:t>
        </w:r>
      </w:hyperlink>
      <w:r w:rsidR="00F9154C" w:rsidRPr="00F9154C">
        <w:rPr>
          <w:b/>
          <w:iCs/>
          <w:lang w:eastAsia="x-none"/>
        </w:rPr>
        <w:tab/>
        <w:t>CR on joint TCI configuration for SRS not sharing indicated TCI</w:t>
      </w:r>
      <w:r w:rsidR="00F9154C" w:rsidRPr="00F9154C">
        <w:rPr>
          <w:b/>
          <w:iCs/>
          <w:lang w:eastAsia="x-none"/>
        </w:rPr>
        <w:tab/>
        <w:t>ZTE, Samsung</w:t>
      </w:r>
    </w:p>
    <w:p w14:paraId="2904E5A4" w14:textId="790D8D8E" w:rsidR="00F9154C" w:rsidRPr="00F9154C" w:rsidRDefault="00F9154C" w:rsidP="00F9154C">
      <w:pPr>
        <w:rPr>
          <w:bCs/>
          <w:iCs/>
          <w:lang w:eastAsia="x-none"/>
        </w:rPr>
      </w:pPr>
      <w:r>
        <w:rPr>
          <w:bCs/>
          <w:iCs/>
          <w:lang w:eastAsia="x-none"/>
        </w:rPr>
        <w:t>(</w:t>
      </w:r>
      <w:r w:rsidRPr="00F9154C">
        <w:rPr>
          <w:bCs/>
          <w:iCs/>
          <w:lang w:eastAsia="x-none"/>
        </w:rPr>
        <w:t>Rel-17</w:t>
      </w:r>
      <w:r>
        <w:rPr>
          <w:bCs/>
          <w:iCs/>
          <w:lang w:eastAsia="x-none"/>
        </w:rPr>
        <w:t xml:space="preserve">, </w:t>
      </w:r>
      <w:r w:rsidRPr="00F9154C">
        <w:rPr>
          <w:bCs/>
          <w:iCs/>
          <w:lang w:eastAsia="x-none"/>
        </w:rPr>
        <w:t>38.214</w:t>
      </w:r>
      <w:r>
        <w:rPr>
          <w:bCs/>
          <w:iCs/>
          <w:lang w:eastAsia="x-none"/>
        </w:rPr>
        <w:t xml:space="preserve">, </w:t>
      </w:r>
      <w:r w:rsidRPr="00F9154C">
        <w:rPr>
          <w:bCs/>
          <w:iCs/>
          <w:lang w:eastAsia="x-none"/>
        </w:rPr>
        <w:t>NR_FeMIMO-Core</w:t>
      </w:r>
      <w:r>
        <w:rPr>
          <w:bCs/>
          <w:iCs/>
          <w:lang w:eastAsia="x-none"/>
        </w:rPr>
        <w:t>, CR</w:t>
      </w:r>
      <w:r w:rsidRPr="00F9154C">
        <w:rPr>
          <w:bCs/>
          <w:iCs/>
          <w:lang w:eastAsia="x-none"/>
        </w:rPr>
        <w:t>0557</w:t>
      </w:r>
      <w:r>
        <w:rPr>
          <w:bCs/>
          <w:iCs/>
          <w:lang w:eastAsia="x-none"/>
        </w:rPr>
        <w:t>, cat F) is agreed.</w:t>
      </w:r>
    </w:p>
    <w:p w14:paraId="1022AD41" w14:textId="003A19BC" w:rsidR="00F9154C" w:rsidRPr="00F9154C" w:rsidRDefault="006F79AF" w:rsidP="00F9154C">
      <w:pPr>
        <w:rPr>
          <w:b/>
          <w:iCs/>
          <w:lang w:eastAsia="x-none"/>
        </w:rPr>
      </w:pPr>
      <w:hyperlink r:id="rId201" w:history="1">
        <w:r>
          <w:rPr>
            <w:rStyle w:val="Hyperlink"/>
            <w:b/>
            <w:iCs/>
            <w:highlight w:val="green"/>
            <w:lang w:eastAsia="x-none"/>
          </w:rPr>
          <w:t>R1-2405515</w:t>
        </w:r>
      </w:hyperlink>
      <w:r w:rsidR="00F9154C" w:rsidRPr="00F9154C">
        <w:rPr>
          <w:b/>
          <w:iCs/>
          <w:lang w:eastAsia="x-none"/>
        </w:rPr>
        <w:tab/>
        <w:t>CR on joint TCI configuration for SRS not sharing indicated TCI</w:t>
      </w:r>
      <w:r w:rsidR="00F9154C" w:rsidRPr="00F9154C">
        <w:rPr>
          <w:b/>
          <w:iCs/>
          <w:lang w:eastAsia="x-none"/>
        </w:rPr>
        <w:tab/>
        <w:t>ZTE, Samsung</w:t>
      </w:r>
    </w:p>
    <w:p w14:paraId="4AB2307A" w14:textId="6BB053DB" w:rsidR="00F9154C" w:rsidRPr="00F9154C" w:rsidRDefault="00F9154C" w:rsidP="00F9154C">
      <w:pPr>
        <w:rPr>
          <w:bCs/>
          <w:iCs/>
          <w:lang w:eastAsia="x-none"/>
        </w:rPr>
      </w:pPr>
      <w:r>
        <w:rPr>
          <w:bCs/>
          <w:iCs/>
          <w:lang w:eastAsia="x-none"/>
        </w:rPr>
        <w:t>(</w:t>
      </w:r>
      <w:r w:rsidRPr="00F9154C">
        <w:rPr>
          <w:bCs/>
          <w:iCs/>
          <w:lang w:eastAsia="x-none"/>
        </w:rPr>
        <w:t>Rel-1</w:t>
      </w:r>
      <w:r>
        <w:rPr>
          <w:bCs/>
          <w:iCs/>
          <w:lang w:eastAsia="x-none"/>
        </w:rPr>
        <w:t xml:space="preserve">8, </w:t>
      </w:r>
      <w:r w:rsidRPr="00F9154C">
        <w:rPr>
          <w:bCs/>
          <w:iCs/>
          <w:lang w:eastAsia="x-none"/>
        </w:rPr>
        <w:t>38.214</w:t>
      </w:r>
      <w:r>
        <w:rPr>
          <w:bCs/>
          <w:iCs/>
          <w:lang w:eastAsia="x-none"/>
        </w:rPr>
        <w:t xml:space="preserve">, </w:t>
      </w:r>
      <w:r w:rsidRPr="00F9154C">
        <w:rPr>
          <w:bCs/>
          <w:iCs/>
          <w:lang w:eastAsia="x-none"/>
        </w:rPr>
        <w:t>NR_FeMIMO-Core</w:t>
      </w:r>
      <w:r>
        <w:rPr>
          <w:bCs/>
          <w:iCs/>
          <w:lang w:eastAsia="x-none"/>
        </w:rPr>
        <w:t>, CR</w:t>
      </w:r>
      <w:r w:rsidRPr="00F9154C">
        <w:rPr>
          <w:bCs/>
          <w:iCs/>
          <w:lang w:eastAsia="x-none"/>
        </w:rPr>
        <w:t>055</w:t>
      </w:r>
      <w:r>
        <w:rPr>
          <w:bCs/>
          <w:iCs/>
          <w:lang w:eastAsia="x-none"/>
        </w:rPr>
        <w:t>8, cat A) is agreed.</w:t>
      </w:r>
    </w:p>
    <w:p w14:paraId="1926DBA1" w14:textId="694500B5" w:rsidR="00F9154C" w:rsidRPr="00F9154C" w:rsidRDefault="006F79AF" w:rsidP="00F9154C">
      <w:pPr>
        <w:rPr>
          <w:b/>
          <w:iCs/>
          <w:lang w:eastAsia="x-none"/>
        </w:rPr>
      </w:pPr>
      <w:hyperlink r:id="rId202" w:history="1">
        <w:r>
          <w:rPr>
            <w:rStyle w:val="Hyperlink"/>
            <w:b/>
            <w:iCs/>
            <w:lang w:eastAsia="x-none"/>
          </w:rPr>
          <w:t>R1-2405467</w:t>
        </w:r>
      </w:hyperlink>
      <w:r w:rsidR="00F9154C" w:rsidRPr="00F9154C">
        <w:rPr>
          <w:b/>
          <w:iCs/>
          <w:lang w:eastAsia="x-none"/>
        </w:rPr>
        <w:tab/>
        <w:t>Moderator Summary</w:t>
      </w:r>
      <w:r w:rsidR="00F9154C">
        <w:rPr>
          <w:b/>
          <w:iCs/>
          <w:lang w:eastAsia="x-none"/>
        </w:rPr>
        <w:t xml:space="preserve"> </w:t>
      </w:r>
      <w:r w:rsidR="00F9154C" w:rsidRPr="00F9154C">
        <w:rPr>
          <w:b/>
          <w:iCs/>
          <w:lang w:eastAsia="x-none"/>
        </w:rPr>
        <w:t>#1</w:t>
      </w:r>
      <w:r w:rsidR="00F9154C">
        <w:rPr>
          <w:b/>
          <w:iCs/>
          <w:lang w:eastAsia="x-none"/>
        </w:rPr>
        <w:t xml:space="preserve"> </w:t>
      </w:r>
      <w:r w:rsidR="00F9154C" w:rsidRPr="00F9154C">
        <w:rPr>
          <w:b/>
          <w:iCs/>
          <w:lang w:eastAsia="x-none"/>
        </w:rPr>
        <w:t>on joint TCI configuration for SRS not sharing indicated TCI</w:t>
      </w:r>
      <w:r w:rsidR="00F9154C" w:rsidRPr="00F9154C">
        <w:rPr>
          <w:b/>
          <w:iCs/>
          <w:lang w:eastAsia="x-none"/>
        </w:rPr>
        <w:tab/>
        <w:t>Moderator (ZTE)</w:t>
      </w:r>
    </w:p>
    <w:p w14:paraId="23D244B9" w14:textId="77777777" w:rsidR="00804C4B" w:rsidRDefault="00804C4B" w:rsidP="00D7097B">
      <w:pPr>
        <w:rPr>
          <w:bCs/>
          <w:iCs/>
          <w:lang w:eastAsia="x-none"/>
        </w:rPr>
      </w:pPr>
    </w:p>
    <w:p w14:paraId="191091B2" w14:textId="77777777" w:rsidR="00F9154C" w:rsidRPr="00D7097B" w:rsidRDefault="00F9154C" w:rsidP="00D7097B">
      <w:pPr>
        <w:rPr>
          <w:bCs/>
          <w:iCs/>
          <w:lang w:eastAsia="x-none"/>
        </w:rPr>
      </w:pPr>
    </w:p>
    <w:p w14:paraId="2EDCB1D9" w14:textId="7D76D56B" w:rsidR="00D7097B" w:rsidRPr="00FC5BEB" w:rsidRDefault="006F79AF" w:rsidP="00D7097B">
      <w:pPr>
        <w:rPr>
          <w:b/>
          <w:bCs/>
          <w:iCs/>
          <w:lang w:eastAsia="x-none"/>
        </w:rPr>
      </w:pPr>
      <w:hyperlink r:id="rId203" w:history="1">
        <w:r>
          <w:rPr>
            <w:rStyle w:val="Hyperlink"/>
            <w:b/>
            <w:bCs/>
            <w:iCs/>
            <w:lang w:eastAsia="x-none"/>
          </w:rPr>
          <w:t>R1-2404362</w:t>
        </w:r>
      </w:hyperlink>
      <w:r w:rsidR="00D7097B" w:rsidRPr="00FC5BEB">
        <w:rPr>
          <w:b/>
          <w:bCs/>
          <w:iCs/>
          <w:lang w:eastAsia="x-none"/>
        </w:rPr>
        <w:tab/>
        <w:t>Draft CR on UL TX spatial filter determination for SRS transmission in unified TCI framework</w:t>
      </w:r>
      <w:r w:rsidR="00D7097B" w:rsidRPr="00FC5BEB">
        <w:rPr>
          <w:b/>
          <w:bCs/>
          <w:iCs/>
          <w:lang w:eastAsia="x-none"/>
        </w:rPr>
        <w:tab/>
        <w:t>CATT</w:t>
      </w:r>
    </w:p>
    <w:p w14:paraId="5DCD635B" w14:textId="7E6F3961" w:rsidR="00FC5BEB" w:rsidRPr="00224E2C" w:rsidRDefault="00FC5BEB" w:rsidP="00FC5BEB">
      <w:pPr>
        <w:rPr>
          <w:bCs/>
          <w:iCs/>
          <w:lang w:eastAsia="x-none"/>
        </w:rPr>
      </w:pPr>
      <w:r w:rsidRPr="00224E2C">
        <w:rPr>
          <w:b/>
          <w:iCs/>
          <w:lang w:eastAsia="x-none"/>
        </w:rPr>
        <w:t>Monday decision:</w:t>
      </w:r>
      <w:r w:rsidRPr="00224E2C">
        <w:rPr>
          <w:bCs/>
          <w:iCs/>
          <w:lang w:eastAsia="x-none"/>
        </w:rPr>
        <w:t xml:space="preserve"> To be moderated by Qiubin (CATT).</w:t>
      </w:r>
    </w:p>
    <w:p w14:paraId="639F93B1" w14:textId="0DEF2551" w:rsidR="00D7097B" w:rsidRPr="00224E2C" w:rsidRDefault="006F79AF" w:rsidP="00D7097B">
      <w:pPr>
        <w:rPr>
          <w:b/>
          <w:iCs/>
          <w:lang w:eastAsia="x-none"/>
        </w:rPr>
      </w:pPr>
      <w:hyperlink r:id="rId204" w:history="1">
        <w:r>
          <w:rPr>
            <w:rStyle w:val="Hyperlink"/>
            <w:b/>
            <w:iCs/>
            <w:lang w:eastAsia="x-none"/>
          </w:rPr>
          <w:t>R1-2405551</w:t>
        </w:r>
      </w:hyperlink>
      <w:r w:rsidR="00224E2C" w:rsidRPr="00224E2C">
        <w:rPr>
          <w:b/>
          <w:iCs/>
          <w:lang w:eastAsia="x-none"/>
        </w:rPr>
        <w:tab/>
        <w:t>Summary of</w:t>
      </w:r>
      <w:r w:rsidR="00531DB8">
        <w:rPr>
          <w:b/>
          <w:iCs/>
          <w:lang w:eastAsia="x-none"/>
        </w:rPr>
        <w:t xml:space="preserve"> </w:t>
      </w:r>
      <w:r w:rsidR="00224E2C" w:rsidRPr="00224E2C">
        <w:rPr>
          <w:b/>
          <w:iCs/>
          <w:lang w:eastAsia="x-none"/>
        </w:rPr>
        <w:t>discussion on</w:t>
      </w:r>
      <w:r w:rsidR="00531DB8">
        <w:rPr>
          <w:b/>
          <w:iCs/>
          <w:lang w:eastAsia="x-none"/>
        </w:rPr>
        <w:t xml:space="preserve"> </w:t>
      </w:r>
      <w:r w:rsidR="00224E2C" w:rsidRPr="00224E2C">
        <w:rPr>
          <w:b/>
          <w:iCs/>
          <w:lang w:eastAsia="x-none"/>
        </w:rPr>
        <w:t>Draft CR on UL TX spatial filter determination for SRS transmission in unified TCI framework</w:t>
      </w:r>
      <w:r w:rsidR="00224E2C" w:rsidRPr="00224E2C">
        <w:rPr>
          <w:b/>
          <w:iCs/>
          <w:lang w:eastAsia="x-none"/>
        </w:rPr>
        <w:tab/>
        <w:t>Moderator (CATT)</w:t>
      </w:r>
    </w:p>
    <w:p w14:paraId="6DC651F7" w14:textId="0255D077" w:rsidR="00224E2C" w:rsidRDefault="00224E2C" w:rsidP="00D7097B">
      <w:pPr>
        <w:rPr>
          <w:bCs/>
          <w:iCs/>
          <w:lang w:eastAsia="x-none"/>
        </w:rPr>
      </w:pPr>
      <w:r>
        <w:rPr>
          <w:bCs/>
          <w:iCs/>
          <w:lang w:eastAsia="x-none"/>
        </w:rPr>
        <w:t>From Tuesday session</w:t>
      </w:r>
    </w:p>
    <w:p w14:paraId="33A01BCA" w14:textId="77777777" w:rsidR="00224E2C" w:rsidRPr="00224E2C" w:rsidRDefault="00224E2C" w:rsidP="00224E2C">
      <w:pPr>
        <w:rPr>
          <w:bCs/>
          <w:iCs/>
          <w:lang w:eastAsia="ko-KR"/>
        </w:rPr>
      </w:pPr>
      <w:r w:rsidRPr="00224E2C">
        <w:rPr>
          <w:rFonts w:hint="eastAsia"/>
          <w:bCs/>
          <w:iCs/>
          <w:highlight w:val="green"/>
          <w:lang w:eastAsia="ko-KR"/>
        </w:rPr>
        <w:t>A</w:t>
      </w:r>
      <w:r w:rsidRPr="00224E2C">
        <w:rPr>
          <w:bCs/>
          <w:iCs/>
          <w:highlight w:val="green"/>
          <w:lang w:eastAsia="ko-KR"/>
        </w:rPr>
        <w:t>greement</w:t>
      </w:r>
    </w:p>
    <w:p w14:paraId="2056F5B8" w14:textId="444F604A" w:rsidR="00224E2C" w:rsidRPr="00224E2C" w:rsidRDefault="00224E2C" w:rsidP="00224E2C">
      <w:pPr>
        <w:rPr>
          <w:bCs/>
          <w:iCs/>
          <w:lang w:eastAsia="ko-KR"/>
        </w:rPr>
      </w:pPr>
      <w:r w:rsidRPr="00224E2C">
        <w:rPr>
          <w:bCs/>
          <w:iCs/>
          <w:lang w:eastAsia="ko-KR"/>
        </w:rPr>
        <w:t>T</w:t>
      </w:r>
      <w:r w:rsidRPr="00224E2C">
        <w:rPr>
          <w:rFonts w:hint="eastAsia"/>
          <w:bCs/>
          <w:iCs/>
          <w:lang w:eastAsia="ko-KR"/>
        </w:rPr>
        <w:t>he following TP is proposed for TS 38.214 section 5.1.5</w:t>
      </w:r>
      <w:r w:rsidRPr="00224E2C">
        <w:rPr>
          <w:bCs/>
          <w:iCs/>
          <w:lang w:eastAsia="ko-KR"/>
        </w:rPr>
        <w:t xml:space="preserve"> (Rel-17).</w:t>
      </w:r>
    </w:p>
    <w:p w14:paraId="431D4572" w14:textId="1336B0D2" w:rsidR="00224E2C" w:rsidRPr="00224E2C" w:rsidRDefault="00224E2C" w:rsidP="00224E2C">
      <w:pPr>
        <w:rPr>
          <w:color w:val="FF0000"/>
          <w:lang w:eastAsia="ko-KR"/>
        </w:rPr>
      </w:pPr>
      <w:r w:rsidRPr="00224E2C">
        <w:rPr>
          <w:color w:val="FF0000"/>
          <w:lang w:eastAsia="ko-KR"/>
        </w:rPr>
        <w:t>---------Start of TP---------</w:t>
      </w:r>
    </w:p>
    <w:p w14:paraId="54FE09B1" w14:textId="77777777" w:rsidR="00224E2C" w:rsidRPr="00224E2C" w:rsidRDefault="00224E2C" w:rsidP="00224E2C">
      <w:pPr>
        <w:rPr>
          <w:rFonts w:ascii="Arial" w:hAnsi="Arial" w:cs="Arial"/>
          <w:b/>
          <w:iCs/>
          <w:sz w:val="16"/>
          <w:szCs w:val="16"/>
          <w:lang w:eastAsia="ko-KR"/>
        </w:rPr>
      </w:pPr>
      <w:r w:rsidRPr="00224E2C">
        <w:rPr>
          <w:rFonts w:ascii="Arial" w:hAnsi="Arial" w:cs="Arial"/>
          <w:b/>
          <w:iCs/>
          <w:sz w:val="16"/>
          <w:szCs w:val="16"/>
          <w:lang w:eastAsia="ko-KR"/>
        </w:rPr>
        <w:t>5.1.5</w:t>
      </w:r>
      <w:r w:rsidRPr="00224E2C">
        <w:rPr>
          <w:rFonts w:ascii="Arial" w:hAnsi="Arial" w:cs="Arial"/>
          <w:b/>
          <w:iCs/>
          <w:sz w:val="16"/>
          <w:szCs w:val="16"/>
          <w:lang w:eastAsia="ko-KR"/>
        </w:rPr>
        <w:tab/>
        <w:t>Antenna ports quasi co-location</w:t>
      </w:r>
    </w:p>
    <w:p w14:paraId="30C6BEFE" w14:textId="77777777" w:rsidR="00224E2C" w:rsidRPr="00224E2C" w:rsidRDefault="00224E2C" w:rsidP="00224E2C">
      <w:pPr>
        <w:rPr>
          <w:rFonts w:ascii="Arial" w:eastAsia="SimSun" w:hAnsi="Arial" w:cs="Arial"/>
          <w:color w:val="000000"/>
          <w:sz w:val="16"/>
          <w:szCs w:val="16"/>
          <w:lang w:val="en-US" w:eastAsia="zh-CN"/>
        </w:rPr>
      </w:pPr>
      <w:r w:rsidRPr="00224E2C">
        <w:rPr>
          <w:rFonts w:ascii="Arial" w:eastAsia="SimSun" w:hAnsi="Arial" w:cs="Arial"/>
          <w:color w:val="000000"/>
          <w:sz w:val="16"/>
          <w:szCs w:val="16"/>
          <w:lang w:val="en-US" w:eastAsia="zh-CN"/>
        </w:rPr>
        <w:t xml:space="preserve">The UE can be configured with a list of up to </w:t>
      </w:r>
      <w:r w:rsidRPr="00224E2C">
        <w:rPr>
          <w:rFonts w:ascii="Arial" w:eastAsia="SimSun" w:hAnsi="Arial" w:cs="Arial"/>
          <w:i/>
          <w:color w:val="000000"/>
          <w:sz w:val="16"/>
          <w:szCs w:val="16"/>
          <w:lang w:val="en-US" w:eastAsia="zh-CN"/>
        </w:rPr>
        <w:t>M</w:t>
      </w:r>
      <w:r w:rsidRPr="00224E2C">
        <w:rPr>
          <w:rFonts w:ascii="Arial" w:eastAsia="SimSun" w:hAnsi="Arial" w:cs="Arial"/>
          <w:color w:val="000000"/>
          <w:sz w:val="16"/>
          <w:szCs w:val="16"/>
          <w:lang w:val="en-US" w:eastAsia="zh-CN"/>
        </w:rPr>
        <w:t xml:space="preserve"> </w:t>
      </w:r>
      <w:r w:rsidRPr="00224E2C">
        <w:rPr>
          <w:rFonts w:ascii="Arial" w:eastAsia="SimSun" w:hAnsi="Arial" w:cs="Arial"/>
          <w:i/>
          <w:color w:val="000000"/>
          <w:sz w:val="16"/>
          <w:szCs w:val="16"/>
          <w:lang w:val="en-US" w:eastAsia="zh-CN"/>
        </w:rPr>
        <w:t xml:space="preserve">TCI-State </w:t>
      </w:r>
      <w:r w:rsidRPr="00224E2C">
        <w:rPr>
          <w:rFonts w:ascii="Arial" w:eastAsia="SimSun" w:hAnsi="Arial" w:cs="Arial"/>
          <w:color w:val="000000"/>
          <w:sz w:val="16"/>
          <w:szCs w:val="16"/>
          <w:lang w:val="en-US" w:eastAsia="zh-CN"/>
        </w:rPr>
        <w:t xml:space="preserve">configurations within the higher layer parameter </w:t>
      </w:r>
      <w:r w:rsidRPr="00224E2C">
        <w:rPr>
          <w:rFonts w:ascii="Arial" w:eastAsia="SimSun" w:hAnsi="Arial" w:cs="Arial"/>
          <w:i/>
          <w:sz w:val="16"/>
          <w:szCs w:val="16"/>
          <w:lang w:val="en-US" w:eastAsia="zh-CN"/>
        </w:rPr>
        <w:t>PDSCH-Config</w:t>
      </w:r>
      <w:r w:rsidRPr="00224E2C">
        <w:rPr>
          <w:rFonts w:ascii="Arial" w:eastAsia="SimSun" w:hAnsi="Arial" w:cs="Arial"/>
          <w:color w:val="000000"/>
          <w:sz w:val="16"/>
          <w:szCs w:val="16"/>
          <w:lang w:val="en-US" w:eastAsia="zh-CN"/>
        </w:rPr>
        <w:t xml:space="preserve"> to decode PDSCH according to a detected PDCCH with DCI intended for the UE and the given serving cell, where M depends on the UE capability </w:t>
      </w:r>
      <w:r w:rsidRPr="00224E2C">
        <w:rPr>
          <w:rFonts w:ascii="Arial" w:eastAsia="SimSun" w:hAnsi="Arial" w:cs="Arial"/>
          <w:i/>
          <w:color w:val="000000"/>
          <w:sz w:val="16"/>
          <w:szCs w:val="16"/>
          <w:lang w:val="en-US" w:eastAsia="zh-CN"/>
        </w:rPr>
        <w:t>maxNumberConfiguredTCIstatesPerCC</w:t>
      </w:r>
      <w:r w:rsidRPr="00224E2C">
        <w:rPr>
          <w:rFonts w:ascii="Arial" w:eastAsia="SimSun" w:hAnsi="Arial" w:cs="Arial"/>
          <w:color w:val="000000"/>
          <w:sz w:val="16"/>
          <w:szCs w:val="16"/>
          <w:lang w:val="en-US" w:eastAsia="zh-CN"/>
        </w:rPr>
        <w:t xml:space="preserve">. Each </w:t>
      </w:r>
      <w:r w:rsidRPr="00224E2C">
        <w:rPr>
          <w:rFonts w:ascii="Arial" w:eastAsia="SimSun" w:hAnsi="Arial" w:cs="Arial"/>
          <w:i/>
          <w:color w:val="000000"/>
          <w:sz w:val="16"/>
          <w:szCs w:val="16"/>
          <w:lang w:val="en-US" w:eastAsia="zh-CN"/>
        </w:rPr>
        <w:t>TCI-State</w:t>
      </w:r>
      <w:r w:rsidRPr="00224E2C">
        <w:rPr>
          <w:rFonts w:ascii="Arial" w:eastAsia="SimSun" w:hAnsi="Arial" w:cs="Arial"/>
          <w:color w:val="000000"/>
          <w:sz w:val="16"/>
          <w:szCs w:val="16"/>
          <w:lang w:val="en-US" w:eastAsia="zh-CN"/>
        </w:rPr>
        <w:t xml:space="preserve"> contains parameters for configuring a quasi co-location relationship between one or two downlink reference signals and the DM-RS ports of the PDSCH, the DM-RS port of PDCCH or the CSI-RS port(s) of a CSI-RS resource. The quasi co-location relationship is configured by the higher layer parameter </w:t>
      </w:r>
      <w:r w:rsidRPr="00224E2C">
        <w:rPr>
          <w:rFonts w:ascii="Arial" w:eastAsia="SimSun" w:hAnsi="Arial" w:cs="Arial"/>
          <w:i/>
          <w:color w:val="000000"/>
          <w:sz w:val="16"/>
          <w:szCs w:val="16"/>
          <w:lang w:val="en-US" w:eastAsia="zh-CN"/>
        </w:rPr>
        <w:t xml:space="preserve">qcl-Type1 </w:t>
      </w:r>
      <w:r w:rsidRPr="00224E2C">
        <w:rPr>
          <w:rFonts w:ascii="Arial" w:eastAsia="SimSun" w:hAnsi="Arial" w:cs="Arial"/>
          <w:color w:val="000000"/>
          <w:sz w:val="16"/>
          <w:szCs w:val="16"/>
          <w:lang w:val="en-US" w:eastAsia="zh-CN"/>
        </w:rPr>
        <w:t>for the first DL RS, and</w:t>
      </w:r>
      <w:r w:rsidRPr="00224E2C">
        <w:rPr>
          <w:rFonts w:ascii="Arial" w:eastAsia="SimSun" w:hAnsi="Arial" w:cs="Arial"/>
          <w:i/>
          <w:color w:val="000000"/>
          <w:sz w:val="16"/>
          <w:szCs w:val="16"/>
          <w:lang w:val="en-US" w:eastAsia="zh-CN"/>
        </w:rPr>
        <w:t xml:space="preserve"> qcl-Type2 </w:t>
      </w:r>
      <w:r w:rsidRPr="00224E2C">
        <w:rPr>
          <w:rFonts w:ascii="Arial" w:eastAsia="SimSun" w:hAnsi="Arial" w:cs="Arial"/>
          <w:color w:val="000000"/>
          <w:sz w:val="16"/>
          <w:szCs w:val="16"/>
          <w:lang w:val="en-US" w:eastAsia="zh-CN"/>
        </w:rPr>
        <w:t>for the second DL RS</w:t>
      </w:r>
      <w:r w:rsidRPr="00224E2C">
        <w:rPr>
          <w:rFonts w:ascii="Arial" w:eastAsia="SimSun" w:hAnsi="Arial" w:cs="Arial"/>
          <w:i/>
          <w:color w:val="000000"/>
          <w:sz w:val="16"/>
          <w:szCs w:val="16"/>
          <w:lang w:val="en-US" w:eastAsia="zh-CN"/>
        </w:rPr>
        <w:t xml:space="preserve"> </w:t>
      </w:r>
      <w:r w:rsidRPr="00224E2C">
        <w:rPr>
          <w:rFonts w:ascii="Arial" w:eastAsia="SimSun" w:hAnsi="Arial" w:cs="Arial"/>
          <w:color w:val="000000"/>
          <w:sz w:val="16"/>
          <w:szCs w:val="16"/>
          <w:lang w:val="en-US" w:eastAsia="zh-CN"/>
        </w:rPr>
        <w:t xml:space="preserve">(if configured). For the case of two DL RSs, the QCL types shall not be the same, regardless of whether the references are to the same DL RS or different DL RSs. The quasi co-location types corresponding to each DL RS are given by the higher layer parameter </w:t>
      </w:r>
      <w:r w:rsidRPr="00224E2C">
        <w:rPr>
          <w:rFonts w:ascii="Arial" w:eastAsia="SimSun" w:hAnsi="Arial" w:cs="Arial"/>
          <w:i/>
          <w:color w:val="000000"/>
          <w:sz w:val="16"/>
          <w:szCs w:val="16"/>
          <w:lang w:val="en-US" w:eastAsia="zh-CN"/>
        </w:rPr>
        <w:t>qcl-Type</w:t>
      </w:r>
      <w:r w:rsidRPr="00224E2C">
        <w:rPr>
          <w:rFonts w:ascii="Arial" w:eastAsia="SimSun" w:hAnsi="Arial" w:cs="Arial"/>
          <w:color w:val="000000"/>
          <w:sz w:val="16"/>
          <w:szCs w:val="16"/>
          <w:lang w:val="en-US" w:eastAsia="zh-CN"/>
        </w:rPr>
        <w:t xml:space="preserve"> in </w:t>
      </w:r>
      <w:r w:rsidRPr="00224E2C">
        <w:rPr>
          <w:rFonts w:ascii="Arial" w:eastAsia="SimSun" w:hAnsi="Arial" w:cs="Arial"/>
          <w:i/>
          <w:color w:val="000000"/>
          <w:sz w:val="16"/>
          <w:szCs w:val="16"/>
          <w:lang w:val="en-US" w:eastAsia="zh-CN"/>
        </w:rPr>
        <w:t>QCL-Info</w:t>
      </w:r>
      <w:r w:rsidRPr="00224E2C">
        <w:rPr>
          <w:rFonts w:ascii="Arial" w:eastAsia="SimSun" w:hAnsi="Arial" w:cs="Arial"/>
          <w:color w:val="000000"/>
          <w:sz w:val="16"/>
          <w:szCs w:val="16"/>
          <w:lang w:val="en-US" w:eastAsia="zh-CN"/>
        </w:rPr>
        <w:t xml:space="preserve"> and may take one of the following values: </w:t>
      </w:r>
    </w:p>
    <w:p w14:paraId="5399DB22" w14:textId="77777777" w:rsidR="00224E2C" w:rsidRPr="00224E2C" w:rsidRDefault="00224E2C" w:rsidP="00224E2C">
      <w:pPr>
        <w:ind w:left="568" w:hanging="284"/>
        <w:rPr>
          <w:rFonts w:ascii="Arial" w:eastAsia="MS Mincho" w:hAnsi="Arial" w:cs="Arial"/>
          <w:sz w:val="16"/>
          <w:szCs w:val="16"/>
          <w:lang w:val="en-US"/>
        </w:rPr>
      </w:pPr>
      <w:r w:rsidRPr="00224E2C">
        <w:rPr>
          <w:rFonts w:ascii="Arial" w:eastAsia="MS Mincho" w:hAnsi="Arial" w:cs="Arial"/>
          <w:sz w:val="16"/>
          <w:szCs w:val="16"/>
          <w:lang w:val="en-US"/>
        </w:rPr>
        <w:t>-</w:t>
      </w:r>
      <w:r w:rsidRPr="00224E2C">
        <w:rPr>
          <w:rFonts w:ascii="Arial" w:eastAsia="MS Mincho" w:hAnsi="Arial" w:cs="Arial"/>
          <w:sz w:val="16"/>
          <w:szCs w:val="16"/>
          <w:lang w:val="en-US"/>
        </w:rPr>
        <w:tab/>
        <w:t>'typeA': {Doppler shift, Doppler spread, average delay, delay spread}</w:t>
      </w:r>
    </w:p>
    <w:p w14:paraId="50787E6B" w14:textId="77777777" w:rsidR="00224E2C" w:rsidRPr="00224E2C" w:rsidRDefault="00224E2C" w:rsidP="00224E2C">
      <w:pPr>
        <w:ind w:left="568" w:hanging="284"/>
        <w:rPr>
          <w:rFonts w:ascii="Arial" w:eastAsia="MS Mincho" w:hAnsi="Arial" w:cs="Arial"/>
          <w:sz w:val="16"/>
          <w:szCs w:val="16"/>
          <w:lang w:val="en-US"/>
        </w:rPr>
      </w:pPr>
      <w:r w:rsidRPr="00224E2C">
        <w:rPr>
          <w:rFonts w:ascii="Arial" w:eastAsia="MS Mincho" w:hAnsi="Arial" w:cs="Arial"/>
          <w:sz w:val="16"/>
          <w:szCs w:val="16"/>
          <w:lang w:val="en-US"/>
        </w:rPr>
        <w:t>-</w:t>
      </w:r>
      <w:r w:rsidRPr="00224E2C">
        <w:rPr>
          <w:rFonts w:ascii="Arial" w:eastAsia="MS Mincho" w:hAnsi="Arial" w:cs="Arial"/>
          <w:sz w:val="16"/>
          <w:szCs w:val="16"/>
          <w:lang w:val="en-US"/>
        </w:rPr>
        <w:tab/>
        <w:t>'typeB': {Doppler shift, Doppler spread}</w:t>
      </w:r>
    </w:p>
    <w:p w14:paraId="3996AB42" w14:textId="77777777" w:rsidR="00224E2C" w:rsidRPr="00224E2C" w:rsidRDefault="00224E2C" w:rsidP="00224E2C">
      <w:pPr>
        <w:ind w:left="568" w:hanging="284"/>
        <w:rPr>
          <w:rFonts w:ascii="Arial" w:eastAsia="MS Mincho" w:hAnsi="Arial" w:cs="Arial"/>
          <w:sz w:val="16"/>
          <w:szCs w:val="16"/>
          <w:lang w:val="en-US"/>
        </w:rPr>
      </w:pPr>
      <w:r w:rsidRPr="00224E2C">
        <w:rPr>
          <w:rFonts w:ascii="Arial" w:eastAsia="MS Mincho" w:hAnsi="Arial" w:cs="Arial"/>
          <w:sz w:val="16"/>
          <w:szCs w:val="16"/>
          <w:lang w:val="en-US"/>
        </w:rPr>
        <w:lastRenderedPageBreak/>
        <w:t>-</w:t>
      </w:r>
      <w:r w:rsidRPr="00224E2C">
        <w:rPr>
          <w:rFonts w:ascii="Arial" w:eastAsia="MS Mincho" w:hAnsi="Arial" w:cs="Arial"/>
          <w:sz w:val="16"/>
          <w:szCs w:val="16"/>
          <w:lang w:val="en-US"/>
        </w:rPr>
        <w:tab/>
        <w:t>'typeC': {Doppler shift, average delay}</w:t>
      </w:r>
    </w:p>
    <w:p w14:paraId="6434DB64" w14:textId="77777777" w:rsidR="00224E2C" w:rsidRPr="00224E2C" w:rsidRDefault="00224E2C" w:rsidP="00224E2C">
      <w:pPr>
        <w:ind w:left="568" w:hanging="284"/>
        <w:rPr>
          <w:rFonts w:ascii="Arial" w:eastAsia="MS Mincho" w:hAnsi="Arial" w:cs="Arial"/>
          <w:sz w:val="16"/>
          <w:szCs w:val="16"/>
          <w:lang w:val="en-US"/>
        </w:rPr>
      </w:pPr>
      <w:r w:rsidRPr="00224E2C">
        <w:rPr>
          <w:rFonts w:ascii="Arial" w:eastAsia="MS Mincho" w:hAnsi="Arial" w:cs="Arial"/>
          <w:sz w:val="16"/>
          <w:szCs w:val="16"/>
          <w:lang w:val="en-US"/>
        </w:rPr>
        <w:t>-</w:t>
      </w:r>
      <w:r w:rsidRPr="00224E2C">
        <w:rPr>
          <w:rFonts w:ascii="Arial" w:eastAsia="MS Mincho" w:hAnsi="Arial" w:cs="Arial"/>
          <w:sz w:val="16"/>
          <w:szCs w:val="16"/>
          <w:lang w:val="en-US"/>
        </w:rPr>
        <w:tab/>
        <w:t>'typeD': {Spatial Rx parameter}</w:t>
      </w:r>
    </w:p>
    <w:p w14:paraId="5AD1720E" w14:textId="7CDB7BE0" w:rsidR="00224E2C" w:rsidRPr="00224E2C" w:rsidRDefault="00224E2C" w:rsidP="00224E2C">
      <w:pPr>
        <w:rPr>
          <w:rFonts w:ascii="Arial" w:eastAsia="SimSun" w:hAnsi="Arial" w:cs="Arial"/>
          <w:b/>
          <w:kern w:val="32"/>
          <w:sz w:val="16"/>
          <w:szCs w:val="16"/>
          <w:lang w:val="en-US" w:eastAsia="zh-CN"/>
        </w:rPr>
      </w:pPr>
      <w:r w:rsidRPr="00224E2C">
        <w:rPr>
          <w:rFonts w:ascii="Arial" w:eastAsia="SimSun" w:hAnsi="Arial" w:cs="Arial"/>
          <w:color w:val="000000"/>
          <w:sz w:val="16"/>
          <w:szCs w:val="16"/>
          <w:lang w:val="en-US" w:eastAsia="zh-CN"/>
        </w:rPr>
        <w:t xml:space="preserve">The UE can be configured with a list of up to </w:t>
      </w:r>
      <w:r w:rsidRPr="00224E2C">
        <w:rPr>
          <w:rFonts w:ascii="Arial" w:eastAsia="SimSun" w:hAnsi="Arial" w:cs="Arial"/>
          <w:i/>
          <w:iCs/>
          <w:color w:val="000000"/>
          <w:sz w:val="16"/>
          <w:szCs w:val="16"/>
          <w:lang w:val="en-US" w:eastAsia="zh-CN"/>
        </w:rPr>
        <w:t>128</w:t>
      </w:r>
      <w:r w:rsidRPr="00224E2C">
        <w:rPr>
          <w:rFonts w:ascii="Arial" w:eastAsia="SimSun" w:hAnsi="Arial" w:cs="Arial"/>
          <w:color w:val="000000"/>
          <w:sz w:val="16"/>
          <w:szCs w:val="16"/>
          <w:lang w:val="en-US" w:eastAsia="zh-CN"/>
        </w:rPr>
        <w:t xml:space="preserve"> </w:t>
      </w:r>
      <w:r w:rsidRPr="00224E2C">
        <w:rPr>
          <w:rFonts w:ascii="Arial" w:eastAsia="SimSun" w:hAnsi="Arial" w:cs="Arial"/>
          <w:i/>
          <w:iCs/>
          <w:color w:val="000000"/>
          <w:sz w:val="16"/>
          <w:szCs w:val="16"/>
          <w:lang w:val="en-US" w:eastAsia="zh-CN"/>
        </w:rPr>
        <w:t xml:space="preserve">TCI-State </w:t>
      </w:r>
      <w:r w:rsidRPr="00224E2C">
        <w:rPr>
          <w:rFonts w:ascii="Arial" w:eastAsia="SimSun" w:hAnsi="Arial" w:cs="Arial"/>
          <w:color w:val="000000"/>
          <w:sz w:val="16"/>
          <w:szCs w:val="16"/>
          <w:lang w:val="en-US" w:eastAsia="zh-CN"/>
        </w:rPr>
        <w:t xml:space="preserve">configurations, within the higher layer parameter </w:t>
      </w:r>
      <w:r w:rsidRPr="00224E2C">
        <w:rPr>
          <w:rFonts w:ascii="Arial" w:eastAsia="SimSun" w:hAnsi="Arial" w:cs="Arial"/>
          <w:i/>
          <w:iCs/>
          <w:color w:val="000000"/>
          <w:sz w:val="16"/>
          <w:szCs w:val="16"/>
          <w:lang w:val="en-US" w:eastAsia="zh-CN"/>
        </w:rPr>
        <w:t>dl-OrJointTCI-StateList</w:t>
      </w:r>
      <w:r w:rsidRPr="00224E2C">
        <w:rPr>
          <w:rFonts w:ascii="Arial" w:eastAsia="SimSun" w:hAnsi="Arial" w:cs="Arial"/>
          <w:color w:val="000000"/>
          <w:sz w:val="16"/>
          <w:szCs w:val="16"/>
          <w:lang w:val="en-US" w:eastAsia="zh-CN"/>
        </w:rPr>
        <w:t xml:space="preserve"> in</w:t>
      </w:r>
      <w:r w:rsidRPr="00224E2C">
        <w:rPr>
          <w:rFonts w:ascii="Arial" w:eastAsia="SimSun" w:hAnsi="Arial" w:cs="Arial"/>
          <w:i/>
          <w:sz w:val="16"/>
          <w:szCs w:val="16"/>
          <w:lang w:val="en-US" w:eastAsia="zh-CN"/>
        </w:rPr>
        <w:t xml:space="preserve"> PDSCH-Config</w:t>
      </w:r>
      <w:r w:rsidRPr="00224E2C">
        <w:rPr>
          <w:rFonts w:ascii="Arial" w:eastAsia="SimSun" w:hAnsi="Arial" w:cs="Arial"/>
          <w:color w:val="000000"/>
          <w:sz w:val="16"/>
          <w:szCs w:val="16"/>
          <w:lang w:val="en-US" w:eastAsia="zh-CN"/>
        </w:rPr>
        <w:t xml:space="preserve"> for providing a reference signal for the quasi co-location for DM-RS of PDSCH and DM-RS of PDCCH in a BWP/CC, for CSI-RS, and to provide a reference</w:t>
      </w:r>
      <w:r w:rsidRPr="00224E2C">
        <w:rPr>
          <w:rFonts w:ascii="Arial" w:eastAsia="SimSun" w:hAnsi="Arial" w:cs="Arial"/>
          <w:color w:val="FF0000"/>
          <w:sz w:val="16"/>
          <w:szCs w:val="16"/>
          <w:lang w:val="en-US" w:eastAsia="zh-CN"/>
        </w:rPr>
        <w:t xml:space="preserve"> signal with </w:t>
      </w:r>
      <w:r w:rsidRPr="00224E2C">
        <w:rPr>
          <w:rFonts w:ascii="Arial" w:eastAsia="SimSun" w:hAnsi="Arial" w:cs="Arial"/>
          <w:i/>
          <w:color w:val="FF0000"/>
          <w:sz w:val="16"/>
          <w:szCs w:val="16"/>
          <w:lang w:val="en-US" w:eastAsia="zh-CN"/>
        </w:rPr>
        <w:t>qcl-Type</w:t>
      </w:r>
      <w:r w:rsidRPr="00224E2C">
        <w:rPr>
          <w:rFonts w:ascii="Arial" w:eastAsia="SimSun" w:hAnsi="Arial" w:cs="Arial"/>
          <w:color w:val="FF0000"/>
          <w:sz w:val="16"/>
          <w:szCs w:val="16"/>
          <w:lang w:val="en-US" w:eastAsia="zh-CN"/>
        </w:rPr>
        <w:t xml:space="preserve"> set to 'typeD'</w:t>
      </w:r>
      <w:r w:rsidRPr="00224E2C">
        <w:rPr>
          <w:rFonts w:ascii="Arial" w:eastAsia="SimSun" w:hAnsi="Arial" w:cs="Arial"/>
          <w:color w:val="000000"/>
          <w:sz w:val="16"/>
          <w:szCs w:val="16"/>
          <w:lang w:val="en-US" w:eastAsia="zh-CN"/>
        </w:rPr>
        <w:t>, if applicable, for determining UL TX spatial filter for dynamic-grant and configured-grant based PUSCH and PUCCH resource in a BWP/CC, and SRS.</w:t>
      </w:r>
    </w:p>
    <w:p w14:paraId="65CD0555" w14:textId="58EEC3D1" w:rsidR="00224E2C" w:rsidRPr="00224E2C" w:rsidRDefault="00224E2C" w:rsidP="00224E2C">
      <w:pPr>
        <w:rPr>
          <w:color w:val="FF0000"/>
          <w:lang w:eastAsia="ko-KR"/>
        </w:rPr>
      </w:pPr>
      <w:r w:rsidRPr="00224E2C">
        <w:rPr>
          <w:color w:val="FF0000"/>
          <w:lang w:eastAsia="ko-KR"/>
        </w:rPr>
        <w:t>---------</w:t>
      </w:r>
      <w:r>
        <w:rPr>
          <w:color w:val="FF0000"/>
          <w:lang w:eastAsia="ko-KR"/>
        </w:rPr>
        <w:t>End</w:t>
      </w:r>
      <w:r w:rsidRPr="00224E2C">
        <w:rPr>
          <w:color w:val="FF0000"/>
          <w:lang w:eastAsia="ko-KR"/>
        </w:rPr>
        <w:t xml:space="preserve"> of TP---------</w:t>
      </w:r>
    </w:p>
    <w:p w14:paraId="40C21AE9" w14:textId="718F356F" w:rsidR="00531DB8" w:rsidRDefault="00531DB8" w:rsidP="00D7097B">
      <w:pPr>
        <w:rPr>
          <w:bCs/>
          <w:iCs/>
          <w:lang w:eastAsia="ko-KR"/>
        </w:rPr>
      </w:pPr>
      <w:r w:rsidRPr="00531DB8">
        <w:rPr>
          <w:bCs/>
          <w:iCs/>
          <w:lang w:eastAsia="ko-KR"/>
        </w:rPr>
        <w:t>Comeback on Thursday</w:t>
      </w:r>
      <w:r>
        <w:rPr>
          <w:bCs/>
          <w:iCs/>
          <w:lang w:eastAsia="ko-KR"/>
        </w:rPr>
        <w:t>.</w:t>
      </w:r>
    </w:p>
    <w:p w14:paraId="0C5E58E1" w14:textId="7FDC47F9" w:rsidR="00FC5BEB" w:rsidRDefault="00531DB8" w:rsidP="00D7097B">
      <w:pPr>
        <w:rPr>
          <w:bCs/>
          <w:iCs/>
          <w:lang w:val="en-US" w:eastAsia="x-none"/>
        </w:rPr>
      </w:pPr>
      <w:r w:rsidRPr="00531DB8">
        <w:rPr>
          <w:bCs/>
          <w:iCs/>
          <w:lang w:eastAsia="ko-KR"/>
        </w:rPr>
        <w:t>Final CR</w:t>
      </w:r>
      <w:r>
        <w:rPr>
          <w:bCs/>
          <w:iCs/>
          <w:lang w:eastAsia="ko-KR"/>
        </w:rPr>
        <w:t>s</w:t>
      </w:r>
      <w:r w:rsidRPr="00531DB8">
        <w:rPr>
          <w:bCs/>
          <w:iCs/>
          <w:lang w:eastAsia="ko-KR"/>
        </w:rPr>
        <w:t xml:space="preserve"> in</w:t>
      </w:r>
      <w:r>
        <w:rPr>
          <w:bCs/>
          <w:iCs/>
          <w:lang w:eastAsia="ko-KR"/>
        </w:rPr>
        <w:t>:</w:t>
      </w:r>
    </w:p>
    <w:p w14:paraId="47B0CD7D" w14:textId="5F2AF4FE" w:rsidR="00531DB8" w:rsidRPr="00531DB8" w:rsidRDefault="006F79AF" w:rsidP="00531DB8">
      <w:pPr>
        <w:rPr>
          <w:b/>
          <w:iCs/>
          <w:lang w:val="en-US" w:eastAsia="x-none"/>
        </w:rPr>
      </w:pPr>
      <w:hyperlink r:id="rId205" w:history="1">
        <w:r>
          <w:rPr>
            <w:rStyle w:val="Hyperlink"/>
            <w:b/>
            <w:iCs/>
            <w:highlight w:val="green"/>
            <w:lang w:val="en-US" w:eastAsia="x-none"/>
          </w:rPr>
          <w:t>R1-2405650</w:t>
        </w:r>
      </w:hyperlink>
      <w:r w:rsidR="00531DB8" w:rsidRPr="00531DB8">
        <w:rPr>
          <w:b/>
          <w:iCs/>
          <w:lang w:val="en-US" w:eastAsia="x-none"/>
        </w:rPr>
        <w:tab/>
        <w:t>CR on UL TX spatial filter determination</w:t>
      </w:r>
      <w:r w:rsidR="00531DB8" w:rsidRPr="00531DB8">
        <w:rPr>
          <w:b/>
          <w:iCs/>
          <w:lang w:val="en-US" w:eastAsia="x-none"/>
        </w:rPr>
        <w:tab/>
        <w:t>Moderator (CATT), ZTE, Samsung, New H3C</w:t>
      </w:r>
    </w:p>
    <w:p w14:paraId="4F7A8D3E" w14:textId="6F6E8368" w:rsidR="00531DB8" w:rsidRPr="00531DB8" w:rsidRDefault="00531DB8" w:rsidP="00531DB8">
      <w:pPr>
        <w:rPr>
          <w:bCs/>
          <w:iCs/>
          <w:lang w:val="en-US" w:eastAsia="x-none"/>
        </w:rPr>
      </w:pPr>
      <w:r>
        <w:rPr>
          <w:bCs/>
          <w:iCs/>
          <w:lang w:val="en-US" w:eastAsia="x-none"/>
        </w:rPr>
        <w:t>(</w:t>
      </w:r>
      <w:r w:rsidRPr="00531DB8">
        <w:rPr>
          <w:bCs/>
          <w:iCs/>
          <w:lang w:val="en-US" w:eastAsia="x-none"/>
        </w:rPr>
        <w:t>Rel-17</w:t>
      </w:r>
      <w:r>
        <w:rPr>
          <w:bCs/>
          <w:iCs/>
          <w:lang w:val="en-US" w:eastAsia="x-none"/>
        </w:rPr>
        <w:t xml:space="preserve">, </w:t>
      </w:r>
      <w:r w:rsidRPr="00531DB8">
        <w:rPr>
          <w:bCs/>
          <w:iCs/>
          <w:lang w:val="en-US" w:eastAsia="x-none"/>
        </w:rPr>
        <w:t>38.214</w:t>
      </w:r>
      <w:r>
        <w:rPr>
          <w:bCs/>
          <w:iCs/>
          <w:lang w:val="en-US" w:eastAsia="x-none"/>
        </w:rPr>
        <w:t xml:space="preserve">, </w:t>
      </w:r>
      <w:r w:rsidRPr="00531DB8">
        <w:rPr>
          <w:bCs/>
          <w:iCs/>
          <w:lang w:val="en-US" w:eastAsia="x-none"/>
        </w:rPr>
        <w:t>NR_FeMIMO-Core</w:t>
      </w:r>
      <w:r>
        <w:rPr>
          <w:bCs/>
          <w:iCs/>
          <w:lang w:val="en-US" w:eastAsia="x-none"/>
        </w:rPr>
        <w:t>, CR</w:t>
      </w:r>
      <w:r w:rsidRPr="00531DB8">
        <w:rPr>
          <w:bCs/>
          <w:iCs/>
          <w:lang w:val="en-US" w:eastAsia="x-none"/>
        </w:rPr>
        <w:t>0579</w:t>
      </w:r>
      <w:r>
        <w:rPr>
          <w:bCs/>
          <w:iCs/>
          <w:lang w:val="en-US" w:eastAsia="x-none"/>
        </w:rPr>
        <w:t xml:space="preserve">, cat </w:t>
      </w:r>
      <w:r w:rsidRPr="00531DB8">
        <w:rPr>
          <w:bCs/>
          <w:iCs/>
          <w:lang w:val="en-US" w:eastAsia="x-none"/>
        </w:rPr>
        <w:t>F</w:t>
      </w:r>
      <w:r>
        <w:rPr>
          <w:bCs/>
          <w:iCs/>
          <w:lang w:val="en-US" w:eastAsia="x-none"/>
        </w:rPr>
        <w:t>) is agreed.</w:t>
      </w:r>
    </w:p>
    <w:p w14:paraId="52D27B9B" w14:textId="14CEEECE" w:rsidR="00531DB8" w:rsidRPr="00531DB8" w:rsidRDefault="006F79AF" w:rsidP="00531DB8">
      <w:pPr>
        <w:rPr>
          <w:b/>
          <w:iCs/>
          <w:lang w:val="en-US" w:eastAsia="x-none"/>
        </w:rPr>
      </w:pPr>
      <w:hyperlink r:id="rId206" w:history="1">
        <w:r>
          <w:rPr>
            <w:rStyle w:val="Hyperlink"/>
            <w:b/>
            <w:iCs/>
            <w:highlight w:val="green"/>
            <w:lang w:val="en-US" w:eastAsia="x-none"/>
          </w:rPr>
          <w:t>R1-2405651</w:t>
        </w:r>
      </w:hyperlink>
      <w:r w:rsidR="00531DB8" w:rsidRPr="00531DB8">
        <w:rPr>
          <w:b/>
          <w:iCs/>
          <w:lang w:val="en-US" w:eastAsia="x-none"/>
        </w:rPr>
        <w:tab/>
        <w:t>CR on UL TX spatial filter determination</w:t>
      </w:r>
      <w:r w:rsidR="00531DB8" w:rsidRPr="00531DB8">
        <w:rPr>
          <w:b/>
          <w:iCs/>
          <w:lang w:val="en-US" w:eastAsia="x-none"/>
        </w:rPr>
        <w:tab/>
        <w:t>Moderator (CATT), ZTE, Samsung, New H3C</w:t>
      </w:r>
    </w:p>
    <w:p w14:paraId="6FDCD80D" w14:textId="5E85DA76" w:rsidR="00531DB8" w:rsidRPr="00531DB8" w:rsidRDefault="00531DB8" w:rsidP="00531DB8">
      <w:pPr>
        <w:rPr>
          <w:bCs/>
          <w:iCs/>
          <w:lang w:val="en-US" w:eastAsia="x-none"/>
        </w:rPr>
      </w:pPr>
      <w:r>
        <w:rPr>
          <w:bCs/>
          <w:iCs/>
          <w:lang w:val="en-US" w:eastAsia="x-none"/>
        </w:rPr>
        <w:t>(</w:t>
      </w:r>
      <w:r w:rsidRPr="00531DB8">
        <w:rPr>
          <w:bCs/>
          <w:iCs/>
          <w:lang w:val="en-US" w:eastAsia="x-none"/>
        </w:rPr>
        <w:t>Rel-1</w:t>
      </w:r>
      <w:r>
        <w:rPr>
          <w:bCs/>
          <w:iCs/>
          <w:lang w:val="en-US" w:eastAsia="x-none"/>
        </w:rPr>
        <w:t xml:space="preserve">8, </w:t>
      </w:r>
      <w:r w:rsidRPr="00531DB8">
        <w:rPr>
          <w:bCs/>
          <w:iCs/>
          <w:lang w:val="en-US" w:eastAsia="x-none"/>
        </w:rPr>
        <w:t>38.214</w:t>
      </w:r>
      <w:r>
        <w:rPr>
          <w:bCs/>
          <w:iCs/>
          <w:lang w:val="en-US" w:eastAsia="x-none"/>
        </w:rPr>
        <w:t xml:space="preserve">, </w:t>
      </w:r>
      <w:r w:rsidRPr="00531DB8">
        <w:rPr>
          <w:bCs/>
          <w:iCs/>
          <w:lang w:val="en-US" w:eastAsia="x-none"/>
        </w:rPr>
        <w:t>NR_FeMIMO-Core</w:t>
      </w:r>
      <w:r>
        <w:rPr>
          <w:bCs/>
          <w:iCs/>
          <w:lang w:val="en-US" w:eastAsia="x-none"/>
        </w:rPr>
        <w:t>, CR</w:t>
      </w:r>
      <w:r w:rsidRPr="00531DB8">
        <w:rPr>
          <w:bCs/>
          <w:iCs/>
          <w:lang w:val="en-US" w:eastAsia="x-none"/>
        </w:rPr>
        <w:t>05</w:t>
      </w:r>
      <w:r>
        <w:rPr>
          <w:bCs/>
          <w:iCs/>
          <w:lang w:val="en-US" w:eastAsia="x-none"/>
        </w:rPr>
        <w:t>80, cat A) is agreed.</w:t>
      </w:r>
    </w:p>
    <w:p w14:paraId="6063F3A3" w14:textId="77777777" w:rsidR="00531DB8" w:rsidRDefault="00531DB8" w:rsidP="00531DB8">
      <w:pPr>
        <w:rPr>
          <w:bCs/>
          <w:iCs/>
          <w:lang w:val="en-US" w:eastAsia="x-none"/>
        </w:rPr>
      </w:pPr>
    </w:p>
    <w:p w14:paraId="25679EF6" w14:textId="77777777" w:rsidR="00531DB8" w:rsidRPr="00224E2C" w:rsidRDefault="00531DB8" w:rsidP="00D7097B">
      <w:pPr>
        <w:rPr>
          <w:bCs/>
          <w:iCs/>
          <w:lang w:val="en-US" w:eastAsia="x-none"/>
        </w:rPr>
      </w:pPr>
    </w:p>
    <w:p w14:paraId="093FF5EA" w14:textId="2A149E17" w:rsidR="00D7097B" w:rsidRPr="00224E2C" w:rsidRDefault="006F79AF" w:rsidP="00D7097B">
      <w:pPr>
        <w:rPr>
          <w:b/>
          <w:bCs/>
          <w:iCs/>
          <w:lang w:eastAsia="x-none"/>
        </w:rPr>
      </w:pPr>
      <w:hyperlink r:id="rId207" w:history="1">
        <w:r>
          <w:rPr>
            <w:rStyle w:val="Hyperlink"/>
            <w:b/>
            <w:bCs/>
            <w:iCs/>
            <w:lang w:eastAsia="x-none"/>
          </w:rPr>
          <w:t>R1-2404363</w:t>
        </w:r>
      </w:hyperlink>
      <w:r w:rsidR="00D7097B" w:rsidRPr="00224E2C">
        <w:rPr>
          <w:b/>
          <w:bCs/>
          <w:iCs/>
          <w:lang w:eastAsia="x-none"/>
        </w:rPr>
        <w:tab/>
        <w:t>Correction on default beam for UL transmission in unified TCI framework</w:t>
      </w:r>
      <w:r w:rsidR="00D7097B" w:rsidRPr="00224E2C">
        <w:rPr>
          <w:b/>
          <w:bCs/>
          <w:iCs/>
          <w:lang w:eastAsia="x-none"/>
        </w:rPr>
        <w:tab/>
        <w:t>CATT</w:t>
      </w:r>
    </w:p>
    <w:p w14:paraId="75363747" w14:textId="77777777" w:rsidR="00FC5BEB" w:rsidRPr="00224E2C" w:rsidRDefault="00FC5BEB" w:rsidP="00FC5BEB">
      <w:pPr>
        <w:rPr>
          <w:bCs/>
          <w:iCs/>
          <w:lang w:eastAsia="x-none"/>
        </w:rPr>
      </w:pPr>
      <w:r w:rsidRPr="00224E2C">
        <w:rPr>
          <w:b/>
          <w:iCs/>
          <w:lang w:eastAsia="x-none"/>
        </w:rPr>
        <w:t>Monday decision:</w:t>
      </w:r>
      <w:r w:rsidRPr="00224E2C">
        <w:rPr>
          <w:bCs/>
          <w:iCs/>
          <w:lang w:eastAsia="x-none"/>
        </w:rPr>
        <w:t xml:space="preserve"> To be moderated by Qiubin (CATT).</w:t>
      </w:r>
    </w:p>
    <w:p w14:paraId="75C9B525" w14:textId="3ADA6E40" w:rsidR="00D7097B" w:rsidRPr="00224E2C" w:rsidRDefault="006F79AF" w:rsidP="00D7097B">
      <w:pPr>
        <w:rPr>
          <w:b/>
          <w:iCs/>
          <w:lang w:eastAsia="x-none"/>
        </w:rPr>
      </w:pPr>
      <w:hyperlink r:id="rId208" w:history="1">
        <w:r>
          <w:rPr>
            <w:rStyle w:val="Hyperlink"/>
            <w:b/>
            <w:iCs/>
            <w:lang w:eastAsia="x-none"/>
          </w:rPr>
          <w:t>R1-2405552</w:t>
        </w:r>
      </w:hyperlink>
      <w:r w:rsidR="00224E2C" w:rsidRPr="00224E2C">
        <w:rPr>
          <w:b/>
          <w:iCs/>
          <w:lang w:eastAsia="x-none"/>
        </w:rPr>
        <w:tab/>
        <w:t>Summary of discussion on Correction on default beam for UL transmission in unified TCI framework</w:t>
      </w:r>
      <w:r w:rsidR="00224E2C" w:rsidRPr="00224E2C">
        <w:rPr>
          <w:b/>
          <w:iCs/>
          <w:lang w:eastAsia="x-none"/>
        </w:rPr>
        <w:tab/>
        <w:t>Moderator (CATT)</w:t>
      </w:r>
    </w:p>
    <w:p w14:paraId="5FC62CA0" w14:textId="7D3C2E25" w:rsidR="00224E2C" w:rsidRDefault="00224E2C" w:rsidP="00D7097B">
      <w:pPr>
        <w:rPr>
          <w:bCs/>
          <w:iCs/>
          <w:lang w:eastAsia="x-none"/>
        </w:rPr>
      </w:pPr>
      <w:r>
        <w:rPr>
          <w:bCs/>
          <w:iCs/>
          <w:lang w:eastAsia="x-none"/>
        </w:rPr>
        <w:t>From Tuesday session</w:t>
      </w:r>
    </w:p>
    <w:p w14:paraId="6B4F05BB" w14:textId="77777777" w:rsidR="00224E2C" w:rsidRPr="00641E2B" w:rsidRDefault="00224E2C" w:rsidP="00224E2C">
      <w:pPr>
        <w:rPr>
          <w:bCs/>
          <w:iCs/>
          <w:highlight w:val="green"/>
          <w:lang w:eastAsia="x-none"/>
        </w:rPr>
      </w:pPr>
      <w:r w:rsidRPr="00641E2B">
        <w:rPr>
          <w:bCs/>
          <w:iCs/>
          <w:highlight w:val="green"/>
          <w:lang w:eastAsia="x-none"/>
        </w:rPr>
        <w:t>Agreement</w:t>
      </w:r>
    </w:p>
    <w:p w14:paraId="519BD2F0" w14:textId="50C1F722" w:rsidR="00224E2C" w:rsidRDefault="00224E2C" w:rsidP="00224E2C">
      <w:pPr>
        <w:rPr>
          <w:bCs/>
          <w:iCs/>
          <w:lang w:eastAsia="ko-KR"/>
        </w:rPr>
      </w:pPr>
      <w:r>
        <w:rPr>
          <w:rFonts w:hint="eastAsia"/>
          <w:bCs/>
          <w:iCs/>
          <w:lang w:eastAsia="ko-KR"/>
        </w:rPr>
        <w:t>T</w:t>
      </w:r>
      <w:r>
        <w:rPr>
          <w:bCs/>
          <w:iCs/>
          <w:lang w:eastAsia="ko-KR"/>
        </w:rPr>
        <w:t xml:space="preserve">he TP in </w:t>
      </w:r>
      <w:hyperlink r:id="rId209" w:history="1">
        <w:r w:rsidR="006F79AF">
          <w:rPr>
            <w:rStyle w:val="Hyperlink"/>
            <w:bCs/>
            <w:iCs/>
            <w:lang w:eastAsia="ko-KR"/>
          </w:rPr>
          <w:t>R1-2404363</w:t>
        </w:r>
      </w:hyperlink>
      <w:r>
        <w:rPr>
          <w:bCs/>
          <w:iCs/>
          <w:lang w:eastAsia="ko-KR"/>
        </w:rPr>
        <w:t xml:space="preserve"> is agreed for alignment CR (Rel-17, TS38.214).</w:t>
      </w:r>
    </w:p>
    <w:p w14:paraId="443BD9F7" w14:textId="77777777" w:rsidR="00224E2C" w:rsidRDefault="00224E2C" w:rsidP="00D7097B">
      <w:pPr>
        <w:rPr>
          <w:bCs/>
          <w:iCs/>
          <w:lang w:eastAsia="x-none"/>
        </w:rPr>
      </w:pPr>
    </w:p>
    <w:p w14:paraId="0802BE2F" w14:textId="77777777" w:rsidR="00FC5BEB" w:rsidRPr="00D7097B" w:rsidRDefault="00FC5BEB" w:rsidP="00D7097B">
      <w:pPr>
        <w:rPr>
          <w:bCs/>
          <w:iCs/>
          <w:lang w:eastAsia="x-none"/>
        </w:rPr>
      </w:pPr>
    </w:p>
    <w:p w14:paraId="239AFB12" w14:textId="19326345" w:rsidR="00D7097B" w:rsidRPr="00FC5BEB" w:rsidRDefault="006F79AF" w:rsidP="00D7097B">
      <w:pPr>
        <w:rPr>
          <w:b/>
          <w:bCs/>
          <w:iCs/>
          <w:lang w:eastAsia="x-none"/>
        </w:rPr>
      </w:pPr>
      <w:hyperlink r:id="rId210" w:history="1">
        <w:r>
          <w:rPr>
            <w:rStyle w:val="Hyperlink"/>
            <w:b/>
            <w:bCs/>
            <w:iCs/>
            <w:lang w:eastAsia="x-none"/>
          </w:rPr>
          <w:t>R1-2405270</w:t>
        </w:r>
      </w:hyperlink>
      <w:r w:rsidR="00D7097B" w:rsidRPr="00FC5BEB">
        <w:rPr>
          <w:b/>
          <w:bCs/>
          <w:iCs/>
          <w:lang w:eastAsia="x-none"/>
        </w:rPr>
        <w:tab/>
        <w:t>Draft CR for 38.214 on unified TCI state</w:t>
      </w:r>
      <w:r w:rsidR="00D7097B" w:rsidRPr="00FC5BEB">
        <w:rPr>
          <w:b/>
          <w:bCs/>
          <w:iCs/>
          <w:lang w:eastAsia="x-none"/>
        </w:rPr>
        <w:tab/>
        <w:t>Ericsson, Samsung, MediaTek Inc.</w:t>
      </w:r>
    </w:p>
    <w:p w14:paraId="5753E734" w14:textId="77777777" w:rsidR="00FC5BEB" w:rsidRDefault="00FC5BEB" w:rsidP="00FC5BEB">
      <w:pPr>
        <w:rPr>
          <w:bCs/>
          <w:iCs/>
          <w:lang w:eastAsia="x-none"/>
        </w:rPr>
      </w:pPr>
      <w:r>
        <w:rPr>
          <w:bCs/>
          <w:iCs/>
          <w:lang w:eastAsia="x-none"/>
        </w:rPr>
        <w:t>From Monday session</w:t>
      </w:r>
    </w:p>
    <w:p w14:paraId="48D98949" w14:textId="77777777" w:rsidR="00FC5BEB" w:rsidRDefault="00FC5BEB" w:rsidP="00FC5BEB">
      <w:pPr>
        <w:rPr>
          <w:bCs/>
          <w:iCs/>
          <w:highlight w:val="green"/>
          <w:lang w:eastAsia="x-none"/>
        </w:rPr>
      </w:pPr>
      <w:r>
        <w:rPr>
          <w:bCs/>
          <w:iCs/>
          <w:highlight w:val="green"/>
          <w:lang w:eastAsia="x-none"/>
        </w:rPr>
        <w:t>Agreement</w:t>
      </w:r>
    </w:p>
    <w:p w14:paraId="41954801" w14:textId="013DD118" w:rsidR="00FC5BEB" w:rsidRPr="004A0B69" w:rsidRDefault="00FC5BEB" w:rsidP="004A0B69">
      <w:pPr>
        <w:pStyle w:val="ListParagraph"/>
        <w:numPr>
          <w:ilvl w:val="0"/>
          <w:numId w:val="89"/>
        </w:numPr>
        <w:rPr>
          <w:bCs/>
          <w:iCs/>
          <w:lang w:eastAsia="x-none"/>
        </w:rPr>
      </w:pPr>
      <w:r w:rsidRPr="004A0B69">
        <w:rPr>
          <w:bCs/>
          <w:iCs/>
          <w:lang w:eastAsia="x-none"/>
        </w:rPr>
        <w:t>The TP in x5270 is agreed in principle. Final check on draft CR on Tuesday.</w:t>
      </w:r>
    </w:p>
    <w:p w14:paraId="0B9EAAD3" w14:textId="2972BDF5" w:rsidR="00D7097B" w:rsidRDefault="006F79AF" w:rsidP="00D7097B">
      <w:pPr>
        <w:rPr>
          <w:b/>
          <w:iCs/>
          <w:lang w:eastAsia="x-none"/>
        </w:rPr>
      </w:pPr>
      <w:hyperlink r:id="rId211" w:history="1">
        <w:r>
          <w:rPr>
            <w:rStyle w:val="Hyperlink"/>
            <w:b/>
            <w:iCs/>
            <w:lang w:eastAsia="x-none"/>
          </w:rPr>
          <w:t>R1-2405466</w:t>
        </w:r>
      </w:hyperlink>
      <w:r w:rsidR="00C44229" w:rsidRPr="00C44229">
        <w:rPr>
          <w:b/>
          <w:iCs/>
          <w:lang w:eastAsia="x-none"/>
        </w:rPr>
        <w:tab/>
        <w:t>Draft CR for 38.214 on unified TCI state</w:t>
      </w:r>
      <w:r w:rsidR="00C44229" w:rsidRPr="00C44229">
        <w:rPr>
          <w:b/>
          <w:iCs/>
          <w:lang w:eastAsia="x-none"/>
        </w:rPr>
        <w:tab/>
        <w:t>Ericsson, Samsung, MediaTek Inc., Nokia</w:t>
      </w:r>
    </w:p>
    <w:p w14:paraId="361E7287" w14:textId="7C0548B8" w:rsidR="00931340" w:rsidRPr="00931340" w:rsidRDefault="006F79AF" w:rsidP="00931340">
      <w:pPr>
        <w:rPr>
          <w:bCs/>
          <w:iCs/>
          <w:lang w:eastAsia="x-none"/>
        </w:rPr>
      </w:pPr>
      <w:hyperlink r:id="rId212" w:history="1">
        <w:r>
          <w:rPr>
            <w:rStyle w:val="Hyperlink"/>
            <w:bCs/>
            <w:iCs/>
            <w:lang w:eastAsia="x-none"/>
          </w:rPr>
          <w:t>R1-2405513</w:t>
        </w:r>
      </w:hyperlink>
      <w:r w:rsidR="00931340" w:rsidRPr="00931340">
        <w:rPr>
          <w:bCs/>
          <w:iCs/>
          <w:lang w:eastAsia="x-none"/>
        </w:rPr>
        <w:tab/>
        <w:t>Draft CR for 38.214 on unified TCI state</w:t>
      </w:r>
      <w:r w:rsidR="00931340" w:rsidRPr="00931340">
        <w:rPr>
          <w:bCs/>
          <w:iCs/>
          <w:lang w:eastAsia="x-none"/>
        </w:rPr>
        <w:tab/>
        <w:t>Ericsson, Samsung, MediaTek Inc.</w:t>
      </w:r>
      <w:r w:rsidR="00931340">
        <w:rPr>
          <w:bCs/>
          <w:iCs/>
          <w:lang w:eastAsia="x-none"/>
        </w:rPr>
        <w:t>, Nokia</w:t>
      </w:r>
    </w:p>
    <w:p w14:paraId="0ED803AE" w14:textId="3C062B6F" w:rsidR="00C44229" w:rsidRDefault="00C44229" w:rsidP="00C44229">
      <w:pPr>
        <w:rPr>
          <w:bCs/>
          <w:iCs/>
          <w:lang w:eastAsia="ko-KR"/>
        </w:rPr>
      </w:pPr>
      <w:r>
        <w:rPr>
          <w:bCs/>
          <w:iCs/>
          <w:lang w:eastAsia="x-none"/>
        </w:rPr>
        <w:t>From Tuesday session</w:t>
      </w:r>
      <w:r w:rsidR="00931340">
        <w:rPr>
          <w:bCs/>
          <w:iCs/>
          <w:lang w:eastAsia="x-none"/>
        </w:rPr>
        <w:t xml:space="preserve">: </w:t>
      </w:r>
      <w:r>
        <w:rPr>
          <w:bCs/>
          <w:iCs/>
          <w:lang w:eastAsia="x-none"/>
        </w:rPr>
        <w:t>TP in x</w:t>
      </w:r>
      <w:r>
        <w:rPr>
          <w:rFonts w:hint="eastAsia"/>
          <w:bCs/>
          <w:iCs/>
          <w:lang w:eastAsia="ko-KR"/>
        </w:rPr>
        <w:t>5</w:t>
      </w:r>
      <w:r>
        <w:rPr>
          <w:bCs/>
          <w:iCs/>
          <w:lang w:eastAsia="ko-KR"/>
        </w:rPr>
        <w:t>466</w:t>
      </w:r>
      <w:r>
        <w:rPr>
          <w:rFonts w:hint="eastAsia"/>
          <w:bCs/>
          <w:iCs/>
          <w:lang w:eastAsia="ko-KR"/>
        </w:rPr>
        <w:t xml:space="preserve"> </w:t>
      </w:r>
      <w:r>
        <w:rPr>
          <w:bCs/>
          <w:iCs/>
          <w:lang w:eastAsia="ko-KR"/>
        </w:rPr>
        <w:t>is agreed for Rel-17.</w:t>
      </w:r>
      <w:r w:rsidR="004A0B69">
        <w:rPr>
          <w:bCs/>
          <w:iCs/>
          <w:lang w:eastAsia="ko-KR"/>
        </w:rPr>
        <w:t xml:space="preserve"> </w:t>
      </w:r>
      <w:r w:rsidRPr="00931340">
        <w:rPr>
          <w:bCs/>
          <w:iCs/>
          <w:lang w:eastAsia="ko-KR"/>
        </w:rPr>
        <w:t>Final CRs in</w:t>
      </w:r>
      <w:r w:rsidR="00931340" w:rsidRPr="00931340">
        <w:rPr>
          <w:bCs/>
          <w:iCs/>
          <w:lang w:eastAsia="ko-KR"/>
        </w:rPr>
        <w:t>:</w:t>
      </w:r>
    </w:p>
    <w:p w14:paraId="372C692B" w14:textId="3AD269AC" w:rsidR="00931340" w:rsidRPr="004A0B69" w:rsidRDefault="006F79AF" w:rsidP="00931340">
      <w:pPr>
        <w:rPr>
          <w:b/>
          <w:iCs/>
          <w:lang w:eastAsia="x-none"/>
        </w:rPr>
      </w:pPr>
      <w:hyperlink r:id="rId213" w:history="1">
        <w:r>
          <w:rPr>
            <w:rStyle w:val="Hyperlink"/>
            <w:b/>
            <w:iCs/>
            <w:highlight w:val="green"/>
            <w:lang w:eastAsia="x-none"/>
          </w:rPr>
          <w:t>R1-2405573</w:t>
        </w:r>
      </w:hyperlink>
      <w:r w:rsidR="00931340" w:rsidRPr="004A0B69">
        <w:rPr>
          <w:b/>
          <w:iCs/>
          <w:lang w:eastAsia="x-none"/>
        </w:rPr>
        <w:tab/>
        <w:t>CR for 38.214 on unified TCI state</w:t>
      </w:r>
      <w:r w:rsidR="00931340" w:rsidRPr="004A0B69">
        <w:rPr>
          <w:b/>
          <w:iCs/>
          <w:lang w:eastAsia="x-none"/>
        </w:rPr>
        <w:tab/>
        <w:t>Ericsson, Samsung, MediaTek Inc.</w:t>
      </w:r>
      <w:r w:rsidR="0051680D" w:rsidRPr="0051680D">
        <w:rPr>
          <w:b/>
          <w:iCs/>
          <w:lang w:eastAsia="x-none"/>
        </w:rPr>
        <w:t xml:space="preserve"> </w:t>
      </w:r>
      <w:r w:rsidR="0051680D" w:rsidRPr="00C44229">
        <w:rPr>
          <w:b/>
          <w:iCs/>
          <w:lang w:eastAsia="x-none"/>
        </w:rPr>
        <w:t>, Nokia</w:t>
      </w:r>
    </w:p>
    <w:p w14:paraId="0B9D4694" w14:textId="42A4C1A3" w:rsidR="004A0B69" w:rsidRDefault="004A0B69" w:rsidP="00931340">
      <w:pPr>
        <w:rPr>
          <w:bCs/>
          <w:iCs/>
          <w:lang w:eastAsia="x-none"/>
        </w:rPr>
      </w:pPr>
      <w:r>
        <w:rPr>
          <w:bCs/>
          <w:iCs/>
          <w:lang w:eastAsia="x-none"/>
        </w:rPr>
        <w:t>(</w:t>
      </w:r>
      <w:r w:rsidRPr="004A0B69">
        <w:rPr>
          <w:bCs/>
          <w:iCs/>
          <w:lang w:eastAsia="x-none"/>
        </w:rPr>
        <w:t>Rel-17</w:t>
      </w:r>
      <w:r>
        <w:rPr>
          <w:bCs/>
          <w:iCs/>
          <w:lang w:eastAsia="x-none"/>
        </w:rPr>
        <w:t xml:space="preserve">, </w:t>
      </w:r>
      <w:r w:rsidRPr="004A0B69">
        <w:rPr>
          <w:bCs/>
          <w:iCs/>
          <w:lang w:eastAsia="x-none"/>
        </w:rPr>
        <w:t>38.214</w:t>
      </w:r>
      <w:r>
        <w:rPr>
          <w:bCs/>
          <w:iCs/>
          <w:lang w:eastAsia="x-none"/>
        </w:rPr>
        <w:t xml:space="preserve">, </w:t>
      </w:r>
      <w:r w:rsidRPr="004A0B69">
        <w:rPr>
          <w:bCs/>
          <w:iCs/>
          <w:lang w:eastAsia="x-none"/>
        </w:rPr>
        <w:t>NR_FeMIMO-Core</w:t>
      </w:r>
      <w:r>
        <w:rPr>
          <w:bCs/>
          <w:iCs/>
          <w:lang w:eastAsia="x-none"/>
        </w:rPr>
        <w:t>, CR</w:t>
      </w:r>
      <w:r w:rsidRPr="004A0B69">
        <w:rPr>
          <w:bCs/>
          <w:iCs/>
          <w:lang w:eastAsia="x-none"/>
        </w:rPr>
        <w:t>0564</w:t>
      </w:r>
      <w:r>
        <w:rPr>
          <w:bCs/>
          <w:iCs/>
          <w:lang w:eastAsia="x-none"/>
        </w:rPr>
        <w:t xml:space="preserve">, Cat </w:t>
      </w:r>
      <w:r w:rsidRPr="004A0B69">
        <w:rPr>
          <w:bCs/>
          <w:iCs/>
          <w:lang w:eastAsia="x-none"/>
        </w:rPr>
        <w:t>F</w:t>
      </w:r>
      <w:r>
        <w:rPr>
          <w:bCs/>
          <w:iCs/>
          <w:lang w:eastAsia="x-none"/>
        </w:rPr>
        <w:t>) is agreed.</w:t>
      </w:r>
    </w:p>
    <w:p w14:paraId="74C88115" w14:textId="5681581E" w:rsidR="004A0B69" w:rsidRPr="00931340" w:rsidRDefault="004A0B69" w:rsidP="00931340">
      <w:pPr>
        <w:rPr>
          <w:bCs/>
          <w:iCs/>
          <w:lang w:eastAsia="x-none"/>
        </w:rPr>
      </w:pPr>
      <w:r w:rsidRPr="004A0B69">
        <w:rPr>
          <w:bCs/>
          <w:iCs/>
          <w:highlight w:val="magenta"/>
          <w:lang w:eastAsia="x-none"/>
        </w:rPr>
        <w:t>MCC: Add CR# on cover page before submission to RAN.</w:t>
      </w:r>
    </w:p>
    <w:p w14:paraId="7CFF1238" w14:textId="2DF1CB0A" w:rsidR="00C44229" w:rsidRPr="004A0B69" w:rsidRDefault="006F79AF" w:rsidP="00931340">
      <w:pPr>
        <w:rPr>
          <w:b/>
          <w:iCs/>
          <w:lang w:eastAsia="x-none"/>
        </w:rPr>
      </w:pPr>
      <w:hyperlink r:id="rId214" w:history="1">
        <w:r>
          <w:rPr>
            <w:rStyle w:val="Hyperlink"/>
            <w:b/>
            <w:iCs/>
            <w:highlight w:val="green"/>
            <w:lang w:eastAsia="x-none"/>
          </w:rPr>
          <w:t>R1-2405574</w:t>
        </w:r>
      </w:hyperlink>
      <w:r w:rsidR="00931340" w:rsidRPr="004A0B69">
        <w:rPr>
          <w:b/>
          <w:iCs/>
          <w:lang w:eastAsia="x-none"/>
        </w:rPr>
        <w:tab/>
        <w:t>CR for 38.214 on unified TCI state</w:t>
      </w:r>
      <w:r w:rsidR="00931340" w:rsidRPr="004A0B69">
        <w:rPr>
          <w:b/>
          <w:iCs/>
          <w:lang w:eastAsia="x-none"/>
        </w:rPr>
        <w:tab/>
        <w:t>Ericsson, Samsung, MediaTek Inc.</w:t>
      </w:r>
      <w:r w:rsidR="0051680D" w:rsidRPr="0051680D">
        <w:rPr>
          <w:b/>
          <w:iCs/>
          <w:lang w:eastAsia="x-none"/>
        </w:rPr>
        <w:t xml:space="preserve"> </w:t>
      </w:r>
      <w:r w:rsidR="0051680D" w:rsidRPr="00C44229">
        <w:rPr>
          <w:b/>
          <w:iCs/>
          <w:lang w:eastAsia="x-none"/>
        </w:rPr>
        <w:t>, Nokia</w:t>
      </w:r>
    </w:p>
    <w:p w14:paraId="56AA5E47" w14:textId="028772AC" w:rsidR="004A0B69" w:rsidRDefault="004A0B69" w:rsidP="004A0B69">
      <w:pPr>
        <w:rPr>
          <w:bCs/>
          <w:iCs/>
          <w:lang w:eastAsia="x-none"/>
        </w:rPr>
      </w:pPr>
      <w:r>
        <w:rPr>
          <w:bCs/>
          <w:iCs/>
          <w:lang w:eastAsia="x-none"/>
        </w:rPr>
        <w:t>(</w:t>
      </w:r>
      <w:r w:rsidRPr="004A0B69">
        <w:rPr>
          <w:bCs/>
          <w:iCs/>
          <w:lang w:eastAsia="x-none"/>
        </w:rPr>
        <w:t>Rel-1</w:t>
      </w:r>
      <w:r>
        <w:rPr>
          <w:bCs/>
          <w:iCs/>
          <w:lang w:eastAsia="x-none"/>
        </w:rPr>
        <w:t xml:space="preserve">8, </w:t>
      </w:r>
      <w:r w:rsidRPr="004A0B69">
        <w:rPr>
          <w:bCs/>
          <w:iCs/>
          <w:lang w:eastAsia="x-none"/>
        </w:rPr>
        <w:t>38.214</w:t>
      </w:r>
      <w:r>
        <w:rPr>
          <w:bCs/>
          <w:iCs/>
          <w:lang w:eastAsia="x-none"/>
        </w:rPr>
        <w:t xml:space="preserve">, </w:t>
      </w:r>
      <w:r w:rsidRPr="004A0B69">
        <w:rPr>
          <w:bCs/>
          <w:iCs/>
          <w:lang w:eastAsia="x-none"/>
        </w:rPr>
        <w:t>NR_FeMIMO-Core</w:t>
      </w:r>
      <w:r>
        <w:rPr>
          <w:bCs/>
          <w:iCs/>
          <w:lang w:eastAsia="x-none"/>
        </w:rPr>
        <w:t>, CR</w:t>
      </w:r>
      <w:r w:rsidRPr="004A0B69">
        <w:rPr>
          <w:bCs/>
          <w:iCs/>
          <w:lang w:eastAsia="x-none"/>
        </w:rPr>
        <w:t>056</w:t>
      </w:r>
      <w:r>
        <w:rPr>
          <w:bCs/>
          <w:iCs/>
          <w:lang w:eastAsia="x-none"/>
        </w:rPr>
        <w:t>5, Cat A) is agreed.</w:t>
      </w:r>
    </w:p>
    <w:p w14:paraId="60EFAB33" w14:textId="77777777" w:rsidR="004A0B69" w:rsidRPr="00931340" w:rsidRDefault="004A0B69" w:rsidP="004A0B69">
      <w:pPr>
        <w:rPr>
          <w:bCs/>
          <w:iCs/>
          <w:lang w:eastAsia="x-none"/>
        </w:rPr>
      </w:pPr>
      <w:r w:rsidRPr="004A0B69">
        <w:rPr>
          <w:bCs/>
          <w:iCs/>
          <w:highlight w:val="magenta"/>
          <w:lang w:eastAsia="x-none"/>
        </w:rPr>
        <w:t>MCC: Add CR# on cover page before submission to RAN.</w:t>
      </w:r>
    </w:p>
    <w:p w14:paraId="62820C52" w14:textId="6C87A2BC" w:rsidR="00931340" w:rsidRPr="00931340" w:rsidRDefault="006F79AF" w:rsidP="00931340">
      <w:pPr>
        <w:rPr>
          <w:b/>
          <w:iCs/>
          <w:lang w:eastAsia="x-none"/>
        </w:rPr>
      </w:pPr>
      <w:hyperlink r:id="rId215" w:history="1">
        <w:r>
          <w:rPr>
            <w:rStyle w:val="Hyperlink"/>
            <w:b/>
            <w:iCs/>
            <w:lang w:eastAsia="x-none"/>
          </w:rPr>
          <w:t>R1-2405518</w:t>
        </w:r>
      </w:hyperlink>
      <w:r w:rsidR="00931340" w:rsidRPr="00931340">
        <w:rPr>
          <w:b/>
          <w:iCs/>
          <w:lang w:eastAsia="x-none"/>
        </w:rPr>
        <w:tab/>
        <w:t>Moderator summary of unified TCI state correction</w:t>
      </w:r>
      <w:r w:rsidR="00931340" w:rsidRPr="00931340">
        <w:rPr>
          <w:b/>
          <w:iCs/>
          <w:lang w:eastAsia="x-none"/>
        </w:rPr>
        <w:tab/>
        <w:t>Moderator (Ericsson)</w:t>
      </w:r>
    </w:p>
    <w:p w14:paraId="28CF5CBB" w14:textId="77777777" w:rsidR="00931340" w:rsidRDefault="00931340" w:rsidP="00931340">
      <w:pPr>
        <w:rPr>
          <w:bCs/>
          <w:iCs/>
          <w:lang w:eastAsia="x-none"/>
        </w:rPr>
      </w:pPr>
    </w:p>
    <w:p w14:paraId="5DD9A28D" w14:textId="77777777" w:rsidR="00FC5BEB" w:rsidRPr="00D7097B" w:rsidRDefault="00FC5BEB" w:rsidP="00D7097B">
      <w:pPr>
        <w:rPr>
          <w:bCs/>
          <w:iCs/>
          <w:lang w:eastAsia="x-none"/>
        </w:rPr>
      </w:pPr>
    </w:p>
    <w:p w14:paraId="2561DF33" w14:textId="1B9A082E" w:rsidR="00D7097B" w:rsidRPr="00FC5BEB" w:rsidRDefault="006F79AF" w:rsidP="00D7097B">
      <w:pPr>
        <w:rPr>
          <w:b/>
          <w:bCs/>
          <w:iCs/>
          <w:lang w:eastAsia="x-none"/>
        </w:rPr>
      </w:pPr>
      <w:hyperlink r:id="rId216" w:history="1">
        <w:r>
          <w:rPr>
            <w:rStyle w:val="Hyperlink"/>
            <w:b/>
            <w:bCs/>
            <w:iCs/>
            <w:highlight w:val="red"/>
            <w:lang w:eastAsia="x-none"/>
          </w:rPr>
          <w:t>R1-2404365</w:t>
        </w:r>
      </w:hyperlink>
      <w:r w:rsidR="00D7097B" w:rsidRPr="00FC5BEB">
        <w:rPr>
          <w:b/>
          <w:bCs/>
          <w:iCs/>
          <w:lang w:eastAsia="x-none"/>
        </w:rPr>
        <w:tab/>
        <w:t>Correction on PHR for the serving cell configured with mTRP</w:t>
      </w:r>
      <w:r w:rsidR="00D7097B" w:rsidRPr="00FC5BEB">
        <w:rPr>
          <w:b/>
          <w:bCs/>
          <w:iCs/>
          <w:lang w:eastAsia="x-none"/>
        </w:rPr>
        <w:tab/>
        <w:t>CATT</w:t>
      </w:r>
    </w:p>
    <w:p w14:paraId="6809BA3B" w14:textId="21072413" w:rsidR="00FC5BEB" w:rsidRPr="00D255A8" w:rsidRDefault="00D255A8" w:rsidP="00FC5BEB">
      <w:pPr>
        <w:rPr>
          <w:bCs/>
          <w:iCs/>
          <w:lang w:eastAsia="x-none"/>
        </w:rPr>
      </w:pPr>
      <w:r>
        <w:rPr>
          <w:b/>
          <w:iCs/>
          <w:lang w:eastAsia="x-none"/>
        </w:rPr>
        <w:t>D</w:t>
      </w:r>
      <w:r w:rsidR="00FC5BEB" w:rsidRPr="00D255A8">
        <w:rPr>
          <w:b/>
          <w:iCs/>
          <w:lang w:eastAsia="x-none"/>
        </w:rPr>
        <w:t>ecision:</w:t>
      </w:r>
      <w:r w:rsidR="00FC5BEB" w:rsidRPr="00D255A8">
        <w:rPr>
          <w:bCs/>
          <w:iCs/>
          <w:lang w:eastAsia="x-none"/>
        </w:rPr>
        <w:t xml:space="preserve"> </w:t>
      </w:r>
      <w:r>
        <w:rPr>
          <w:bCs/>
          <w:iCs/>
          <w:lang w:eastAsia="x-none"/>
        </w:rPr>
        <w:t>No consensus on the proposed correction. Draft CR is not pursued.</w:t>
      </w:r>
    </w:p>
    <w:p w14:paraId="36BC6FAF" w14:textId="77777777" w:rsidR="00D7097B" w:rsidRPr="004F6239" w:rsidRDefault="00D7097B" w:rsidP="00D7097B">
      <w:pPr>
        <w:rPr>
          <w:bCs/>
          <w:iCs/>
          <w:lang w:eastAsia="x-none"/>
        </w:rPr>
      </w:pPr>
    </w:p>
    <w:p w14:paraId="50F3E66A" w14:textId="77777777" w:rsidR="00FC5BEB" w:rsidRPr="00D7097B" w:rsidRDefault="00FC5BEB" w:rsidP="00D7097B">
      <w:pPr>
        <w:rPr>
          <w:bCs/>
          <w:iCs/>
          <w:lang w:eastAsia="x-none"/>
        </w:rPr>
      </w:pPr>
    </w:p>
    <w:p w14:paraId="2D90E77C" w14:textId="16697C59" w:rsidR="00D7097B" w:rsidRPr="004F6239" w:rsidRDefault="006F79AF" w:rsidP="00D7097B">
      <w:pPr>
        <w:rPr>
          <w:b/>
          <w:bCs/>
          <w:iCs/>
          <w:lang w:eastAsia="x-none"/>
        </w:rPr>
      </w:pPr>
      <w:hyperlink r:id="rId217" w:history="1">
        <w:r>
          <w:rPr>
            <w:rStyle w:val="Hyperlink"/>
            <w:b/>
            <w:bCs/>
            <w:iCs/>
            <w:lang w:eastAsia="x-none"/>
          </w:rPr>
          <w:t>R1-2405318</w:t>
        </w:r>
      </w:hyperlink>
      <w:r w:rsidR="00D7097B" w:rsidRPr="004F6239">
        <w:rPr>
          <w:b/>
          <w:bCs/>
          <w:iCs/>
          <w:lang w:eastAsia="x-none"/>
        </w:rPr>
        <w:tab/>
        <w:t>Discussion on TPC accumulation for SRS</w:t>
      </w:r>
      <w:r w:rsidR="00D7097B" w:rsidRPr="004F6239">
        <w:rPr>
          <w:b/>
          <w:bCs/>
          <w:iCs/>
          <w:lang w:eastAsia="x-none"/>
        </w:rPr>
        <w:tab/>
        <w:t>Huawei, HiSilicon</w:t>
      </w:r>
    </w:p>
    <w:p w14:paraId="2B0D42A9" w14:textId="2BC579C0" w:rsidR="00D7097B" w:rsidRPr="004F6239" w:rsidRDefault="006F79AF" w:rsidP="00D7097B">
      <w:pPr>
        <w:rPr>
          <w:b/>
          <w:bCs/>
          <w:iCs/>
          <w:lang w:eastAsia="x-none"/>
        </w:rPr>
      </w:pPr>
      <w:hyperlink r:id="rId218" w:history="1">
        <w:r>
          <w:rPr>
            <w:rStyle w:val="Hyperlink"/>
            <w:b/>
            <w:bCs/>
            <w:iCs/>
            <w:lang w:eastAsia="x-none"/>
          </w:rPr>
          <w:t>R1-2405319</w:t>
        </w:r>
      </w:hyperlink>
      <w:r w:rsidR="00D7097B" w:rsidRPr="004F6239">
        <w:rPr>
          <w:b/>
          <w:bCs/>
          <w:iCs/>
          <w:lang w:eastAsia="x-none"/>
        </w:rPr>
        <w:tab/>
        <w:t>Draft CR on TPC accumulation for SRS</w:t>
      </w:r>
      <w:r w:rsidR="00D7097B" w:rsidRPr="004F6239">
        <w:rPr>
          <w:b/>
          <w:bCs/>
          <w:iCs/>
          <w:lang w:eastAsia="x-none"/>
        </w:rPr>
        <w:tab/>
        <w:t>Huawei, HiSilicon</w:t>
      </w:r>
    </w:p>
    <w:p w14:paraId="49195913" w14:textId="24F39E1A" w:rsidR="004F6239" w:rsidRDefault="004F6239" w:rsidP="004F6239">
      <w:pPr>
        <w:rPr>
          <w:bCs/>
          <w:iCs/>
          <w:lang w:eastAsia="x-none"/>
        </w:rPr>
      </w:pPr>
      <w:r w:rsidRPr="00D255A8">
        <w:rPr>
          <w:b/>
          <w:iCs/>
          <w:lang w:eastAsia="x-none"/>
        </w:rPr>
        <w:t>Monday decision:</w:t>
      </w:r>
      <w:r w:rsidRPr="00D255A8">
        <w:rPr>
          <w:bCs/>
          <w:iCs/>
          <w:lang w:eastAsia="x-none"/>
        </w:rPr>
        <w:t xml:space="preserve"> For comeback whether the TP in x5319 is to be reflected in the alignment CR for TS38.213 (Rel-17).</w:t>
      </w:r>
    </w:p>
    <w:p w14:paraId="54C7C925" w14:textId="243620FB" w:rsidR="00D255A8" w:rsidRPr="00D255A8" w:rsidRDefault="00D255A8" w:rsidP="00D255A8">
      <w:pPr>
        <w:rPr>
          <w:bCs/>
          <w:iCs/>
          <w:lang w:eastAsia="x-none"/>
        </w:rPr>
      </w:pPr>
      <w:r w:rsidRPr="00D255A8">
        <w:rPr>
          <w:bCs/>
          <w:iCs/>
          <w:highlight w:val="green"/>
          <w:lang w:eastAsia="x-none"/>
        </w:rPr>
        <w:t>For 38.213 editor</w:t>
      </w:r>
    </w:p>
    <w:p w14:paraId="0F7C6989" w14:textId="310B5FE3" w:rsidR="00D255A8" w:rsidRPr="00D255A8" w:rsidRDefault="00D255A8" w:rsidP="00D255A8">
      <w:pPr>
        <w:pStyle w:val="ListParagraph"/>
        <w:numPr>
          <w:ilvl w:val="0"/>
          <w:numId w:val="89"/>
        </w:numPr>
        <w:rPr>
          <w:bCs/>
          <w:iCs/>
          <w:lang w:eastAsia="x-none"/>
        </w:rPr>
      </w:pPr>
      <w:r w:rsidRPr="00D255A8">
        <w:rPr>
          <w:bCs/>
          <w:iCs/>
          <w:lang w:eastAsia="x-none"/>
        </w:rPr>
        <w:t xml:space="preserve">The TP in </w:t>
      </w:r>
      <w:r>
        <w:rPr>
          <w:bCs/>
          <w:iCs/>
          <w:lang w:eastAsia="x-none"/>
        </w:rPr>
        <w:t>x</w:t>
      </w:r>
      <w:r w:rsidRPr="00D255A8">
        <w:rPr>
          <w:bCs/>
          <w:iCs/>
          <w:lang w:eastAsia="x-none"/>
        </w:rPr>
        <w:t>5319 is to be reflected in the alignment CR for TS38.213 (Rel-17).</w:t>
      </w:r>
    </w:p>
    <w:p w14:paraId="23AA9C46" w14:textId="77777777" w:rsidR="004F6239" w:rsidRDefault="004F6239" w:rsidP="004F6239">
      <w:pPr>
        <w:rPr>
          <w:bCs/>
          <w:iCs/>
          <w:lang w:eastAsia="x-none"/>
        </w:rPr>
      </w:pPr>
    </w:p>
    <w:p w14:paraId="36C3133B" w14:textId="77777777" w:rsidR="00D7097B" w:rsidRPr="00D7097B" w:rsidRDefault="00D7097B" w:rsidP="00D7097B">
      <w:pPr>
        <w:rPr>
          <w:bCs/>
          <w:iCs/>
          <w:lang w:eastAsia="x-none"/>
        </w:rPr>
      </w:pPr>
    </w:p>
    <w:p w14:paraId="74C57CFF" w14:textId="77777777" w:rsidR="00D7097B" w:rsidRPr="00D7097B" w:rsidRDefault="00D7097B" w:rsidP="00D7097B">
      <w:pPr>
        <w:rPr>
          <w:b/>
          <w:iCs/>
          <w:lang w:eastAsia="x-none"/>
        </w:rPr>
      </w:pPr>
      <w:r w:rsidRPr="00D7097B">
        <w:rPr>
          <w:b/>
          <w:iCs/>
          <w:lang w:eastAsia="x-none"/>
        </w:rPr>
        <w:t>Follow up discussion on UCI multiplexing in a PUSCH transmission from RAN1#116</w:t>
      </w:r>
    </w:p>
    <w:p w14:paraId="5759362D" w14:textId="57FD68BF" w:rsidR="00D7097B" w:rsidRPr="00D7097B" w:rsidRDefault="006F79AF" w:rsidP="00D7097B">
      <w:pPr>
        <w:rPr>
          <w:bCs/>
          <w:iCs/>
          <w:lang w:eastAsia="x-none"/>
        </w:rPr>
      </w:pPr>
      <w:hyperlink r:id="rId219" w:history="1">
        <w:r>
          <w:rPr>
            <w:rStyle w:val="Hyperlink"/>
            <w:bCs/>
            <w:iCs/>
            <w:lang w:eastAsia="x-none"/>
          </w:rPr>
          <w:t>R1-2404065</w:t>
        </w:r>
      </w:hyperlink>
      <w:r w:rsidR="00D7097B" w:rsidRPr="00D7097B">
        <w:rPr>
          <w:bCs/>
          <w:iCs/>
          <w:lang w:eastAsia="x-none"/>
        </w:rPr>
        <w:tab/>
        <w:t>Discussion on intra-UE multiplexing and prioritization</w:t>
      </w:r>
      <w:r w:rsidR="00D7097B" w:rsidRPr="00D7097B">
        <w:rPr>
          <w:bCs/>
          <w:iCs/>
          <w:lang w:eastAsia="x-none"/>
        </w:rPr>
        <w:tab/>
        <w:t>Samsung</w:t>
      </w:r>
    </w:p>
    <w:p w14:paraId="148039C9" w14:textId="570FE282" w:rsidR="00D7097B" w:rsidRPr="00D7097B" w:rsidRDefault="006F79AF" w:rsidP="00D7097B">
      <w:pPr>
        <w:rPr>
          <w:bCs/>
          <w:iCs/>
          <w:lang w:eastAsia="x-none"/>
        </w:rPr>
      </w:pPr>
      <w:hyperlink r:id="rId220" w:history="1">
        <w:r>
          <w:rPr>
            <w:rStyle w:val="Hyperlink"/>
            <w:bCs/>
            <w:iCs/>
            <w:lang w:eastAsia="x-none"/>
          </w:rPr>
          <w:t>R1-2404066</w:t>
        </w:r>
      </w:hyperlink>
      <w:r w:rsidR="00D7097B" w:rsidRPr="00D7097B">
        <w:rPr>
          <w:bCs/>
          <w:iCs/>
          <w:lang w:eastAsia="x-none"/>
        </w:rPr>
        <w:tab/>
        <w:t>Correction on UCI multiplexing in a PUSCH transmission</w:t>
      </w:r>
      <w:r w:rsidR="00D7097B" w:rsidRPr="00D7097B">
        <w:rPr>
          <w:bCs/>
          <w:iCs/>
          <w:lang w:eastAsia="x-none"/>
        </w:rPr>
        <w:tab/>
        <w:t>Samsung</w:t>
      </w:r>
    </w:p>
    <w:p w14:paraId="16359AE8" w14:textId="310DFAA2" w:rsidR="00D7097B" w:rsidRPr="00D7097B" w:rsidRDefault="006F79AF" w:rsidP="00D7097B">
      <w:pPr>
        <w:rPr>
          <w:bCs/>
          <w:iCs/>
          <w:lang w:eastAsia="x-none"/>
        </w:rPr>
      </w:pPr>
      <w:hyperlink r:id="rId221" w:history="1">
        <w:r>
          <w:rPr>
            <w:rStyle w:val="Hyperlink"/>
            <w:bCs/>
            <w:iCs/>
            <w:lang w:eastAsia="x-none"/>
          </w:rPr>
          <w:t>R1-2404227</w:t>
        </w:r>
      </w:hyperlink>
      <w:r w:rsidR="00D7097B" w:rsidRPr="00D7097B">
        <w:rPr>
          <w:bCs/>
          <w:iCs/>
          <w:lang w:eastAsia="x-none"/>
        </w:rPr>
        <w:tab/>
        <w:t>Discussion on the multiplexing prioritization for a PUSCH without a TB</w:t>
      </w:r>
      <w:r w:rsidR="00D7097B" w:rsidRPr="00D7097B">
        <w:rPr>
          <w:bCs/>
          <w:iCs/>
          <w:lang w:eastAsia="x-none"/>
        </w:rPr>
        <w:tab/>
        <w:t>ZTE</w:t>
      </w:r>
    </w:p>
    <w:p w14:paraId="21846351" w14:textId="77777777" w:rsidR="00D7097B" w:rsidRPr="00A40644" w:rsidRDefault="00D7097B" w:rsidP="00D7097B">
      <w:pPr>
        <w:rPr>
          <w:bCs/>
          <w:iCs/>
          <w:lang w:eastAsia="ko-KR"/>
        </w:rPr>
      </w:pPr>
      <w:r w:rsidRPr="00A40644">
        <w:rPr>
          <w:rFonts w:hint="eastAsia"/>
          <w:bCs/>
          <w:iCs/>
          <w:lang w:eastAsia="ko-KR"/>
        </w:rPr>
        <w:t>T</w:t>
      </w:r>
      <w:r w:rsidRPr="00A40644">
        <w:rPr>
          <w:bCs/>
          <w:iCs/>
          <w:lang w:eastAsia="ko-KR"/>
        </w:rPr>
        <w:t>o be moderated by Sa (Samsung).</w:t>
      </w:r>
    </w:p>
    <w:p w14:paraId="6EE2D445" w14:textId="3CA0D7A8" w:rsidR="00D7097B" w:rsidRPr="00A40644" w:rsidRDefault="006F79AF" w:rsidP="00D7097B">
      <w:pPr>
        <w:rPr>
          <w:b/>
          <w:iCs/>
          <w:lang w:eastAsia="x-none"/>
        </w:rPr>
      </w:pPr>
      <w:hyperlink r:id="rId222" w:history="1">
        <w:r>
          <w:rPr>
            <w:rStyle w:val="Hyperlink"/>
            <w:b/>
            <w:iCs/>
            <w:lang w:eastAsia="x-none"/>
          </w:rPr>
          <w:t>R1-2405559</w:t>
        </w:r>
      </w:hyperlink>
      <w:r w:rsidR="00A40644" w:rsidRPr="00A40644">
        <w:rPr>
          <w:b/>
          <w:iCs/>
          <w:lang w:eastAsia="x-none"/>
        </w:rPr>
        <w:tab/>
        <w:t>Summary of discussion on intra-UE multiplexing and prioritization</w:t>
      </w:r>
      <w:r w:rsidR="00A40644" w:rsidRPr="00A40644">
        <w:rPr>
          <w:b/>
          <w:iCs/>
          <w:lang w:eastAsia="x-none"/>
        </w:rPr>
        <w:tab/>
        <w:t>Moderator (Samsung)</w:t>
      </w:r>
    </w:p>
    <w:p w14:paraId="460EFFE1" w14:textId="77777777" w:rsidR="00A40644" w:rsidRPr="00A40644" w:rsidRDefault="00A40644" w:rsidP="00A40644">
      <w:pPr>
        <w:jc w:val="both"/>
        <w:rPr>
          <w:rFonts w:ascii="Times New Roman" w:eastAsia="Malgun Gothic" w:hAnsi="Times New Roman"/>
          <w:szCs w:val="20"/>
          <w:lang w:eastAsia="zh-CN"/>
        </w:rPr>
      </w:pPr>
      <w:r w:rsidRPr="00A40644">
        <w:rPr>
          <w:rFonts w:ascii="Times New Roman" w:eastAsia="DengXian" w:hAnsi="Times New Roman"/>
          <w:b/>
          <w:bCs/>
          <w:szCs w:val="20"/>
        </w:rPr>
        <w:t>Conclusion</w:t>
      </w:r>
    </w:p>
    <w:p w14:paraId="487B37A6" w14:textId="04E8DB90" w:rsidR="00A40644" w:rsidRPr="00A40644" w:rsidRDefault="00A40644" w:rsidP="00A40644">
      <w:pPr>
        <w:jc w:val="both"/>
        <w:rPr>
          <w:rFonts w:ascii="Times New Roman" w:hAnsi="Times New Roman"/>
          <w:szCs w:val="20"/>
        </w:rPr>
      </w:pPr>
      <w:r w:rsidRPr="00A40644">
        <w:rPr>
          <w:rFonts w:ascii="Times New Roman" w:eastAsia="DengXian" w:hAnsi="Times New Roman"/>
          <w:szCs w:val="20"/>
        </w:rPr>
        <w:lastRenderedPageBreak/>
        <w:t>Whether a</w:t>
      </w:r>
      <w:r>
        <w:rPr>
          <w:rFonts w:ascii="Times New Roman" w:eastAsia="DengXian" w:hAnsi="Times New Roman"/>
          <w:szCs w:val="20"/>
        </w:rPr>
        <w:t xml:space="preserve"> </w:t>
      </w:r>
      <w:r w:rsidRPr="00A40644">
        <w:rPr>
          <w:rFonts w:ascii="Times New Roman" w:eastAsia="DengXian" w:hAnsi="Times New Roman"/>
          <w:szCs w:val="20"/>
        </w:rPr>
        <w:t>UE generates a MAC PDU for a CG PUSCH transmission occasion follows the current specifications when the CG PUSCH transmission occasion overlaps with a PUSCH with SP-CSI reports with a same priority on a same serving cell.</w:t>
      </w:r>
    </w:p>
    <w:p w14:paraId="3A12BE23" w14:textId="27F796C6" w:rsidR="00A40644" w:rsidRPr="00A40644" w:rsidRDefault="00A40644" w:rsidP="00311060">
      <w:pPr>
        <w:numPr>
          <w:ilvl w:val="0"/>
          <w:numId w:val="302"/>
        </w:numPr>
        <w:jc w:val="both"/>
        <w:rPr>
          <w:rFonts w:ascii="Times New Roman" w:eastAsia="Times New Roman" w:hAnsi="Times New Roman"/>
          <w:szCs w:val="20"/>
          <w:lang w:eastAsia="x-none"/>
        </w:rPr>
      </w:pPr>
      <w:r w:rsidRPr="00A40644">
        <w:rPr>
          <w:rFonts w:ascii="Times New Roman" w:eastAsia="DengXian" w:hAnsi="Times New Roman"/>
          <w:szCs w:val="20"/>
          <w:lang w:eastAsia="x-none"/>
        </w:rPr>
        <w:t>The transmission of a PUSCH with SP-CSI reports is not cancelled</w:t>
      </w:r>
      <w:r>
        <w:rPr>
          <w:rFonts w:ascii="Times New Roman" w:eastAsia="DengXian" w:hAnsi="Times New Roman"/>
          <w:szCs w:val="20"/>
          <w:lang w:eastAsia="x-none"/>
        </w:rPr>
        <w:t xml:space="preserve"> </w:t>
      </w:r>
      <w:r w:rsidRPr="00A40644">
        <w:rPr>
          <w:rFonts w:ascii="Times New Roman" w:eastAsia="DengXian" w:hAnsi="Times New Roman"/>
          <w:szCs w:val="20"/>
          <w:lang w:eastAsia="x-none"/>
        </w:rPr>
        <w:t>by an overlapping CG PUSCH transmission occasion with a same priority on a same serving cell if MAC does not generate a MAC PDU for the CG PUSCH transmission occasion.</w:t>
      </w:r>
    </w:p>
    <w:p w14:paraId="7C150E97" w14:textId="77777777" w:rsidR="00A40644" w:rsidRPr="00A40644" w:rsidRDefault="00A40644" w:rsidP="00A40644">
      <w:pPr>
        <w:jc w:val="both"/>
        <w:rPr>
          <w:rFonts w:ascii="Times New Roman" w:eastAsia="Malgun Gothic" w:hAnsi="Times New Roman"/>
          <w:szCs w:val="20"/>
        </w:rPr>
      </w:pPr>
      <w:r w:rsidRPr="00A40644">
        <w:rPr>
          <w:rFonts w:ascii="Times New Roman" w:eastAsia="DengXian" w:hAnsi="Times New Roman"/>
          <w:szCs w:val="20"/>
        </w:rPr>
        <w:t>Note: the above conclusion is aligned with current RAN1 and RAN2 specifications. The conclusion has no specification impact.</w:t>
      </w:r>
    </w:p>
    <w:p w14:paraId="33C76301" w14:textId="77777777" w:rsidR="00A40644" w:rsidRDefault="00A40644" w:rsidP="00D7097B">
      <w:pPr>
        <w:rPr>
          <w:bCs/>
          <w:iCs/>
          <w:lang w:eastAsia="x-none"/>
        </w:rPr>
      </w:pPr>
    </w:p>
    <w:p w14:paraId="15CD536D" w14:textId="77777777" w:rsidR="00A40644" w:rsidRPr="00D7097B" w:rsidRDefault="00A40644" w:rsidP="00D7097B">
      <w:pPr>
        <w:rPr>
          <w:bCs/>
          <w:iCs/>
          <w:lang w:eastAsia="x-none"/>
        </w:rPr>
      </w:pPr>
    </w:p>
    <w:p w14:paraId="0EF63D9A" w14:textId="77777777" w:rsidR="00D7097B" w:rsidRPr="00D7097B" w:rsidRDefault="00D7097B" w:rsidP="00D7097B">
      <w:pPr>
        <w:rPr>
          <w:b/>
          <w:iCs/>
          <w:lang w:eastAsia="ko-KR"/>
        </w:rPr>
      </w:pPr>
      <w:r w:rsidRPr="00D7097B">
        <w:rPr>
          <w:rFonts w:hint="eastAsia"/>
          <w:b/>
          <w:iCs/>
          <w:lang w:eastAsia="ko-KR"/>
        </w:rPr>
        <w:t>F</w:t>
      </w:r>
      <w:r w:rsidRPr="00D7097B">
        <w:rPr>
          <w:b/>
          <w:iCs/>
          <w:lang w:eastAsia="ko-KR"/>
        </w:rPr>
        <w:t>ollow up discussion on HARQ-ACK skipping for BWP switching from RAN1#116bis</w:t>
      </w:r>
    </w:p>
    <w:p w14:paraId="17A5EB07" w14:textId="48C2335D" w:rsidR="00D7097B" w:rsidRPr="00D7097B" w:rsidRDefault="006F79AF" w:rsidP="00D7097B">
      <w:pPr>
        <w:rPr>
          <w:bCs/>
          <w:iCs/>
          <w:lang w:eastAsia="x-none"/>
        </w:rPr>
      </w:pPr>
      <w:hyperlink r:id="rId223" w:history="1">
        <w:r>
          <w:rPr>
            <w:rStyle w:val="Hyperlink"/>
            <w:bCs/>
            <w:iCs/>
            <w:lang w:eastAsia="x-none"/>
          </w:rPr>
          <w:t>R1-2404069</w:t>
        </w:r>
      </w:hyperlink>
      <w:r w:rsidR="00D7097B" w:rsidRPr="00D7097B">
        <w:rPr>
          <w:bCs/>
          <w:iCs/>
          <w:lang w:eastAsia="x-none"/>
        </w:rPr>
        <w:tab/>
        <w:t>Draft CR on HARQ-ACK skipping for BWP switching</w:t>
      </w:r>
      <w:r w:rsidR="00D7097B" w:rsidRPr="00D7097B">
        <w:rPr>
          <w:bCs/>
          <w:iCs/>
          <w:lang w:eastAsia="x-none"/>
        </w:rPr>
        <w:tab/>
        <w:t>Samsung</w:t>
      </w:r>
    </w:p>
    <w:p w14:paraId="53363A38" w14:textId="6953C4C5" w:rsidR="00D7097B" w:rsidRPr="00D7097B" w:rsidRDefault="006F79AF" w:rsidP="00D7097B">
      <w:pPr>
        <w:rPr>
          <w:bCs/>
          <w:iCs/>
          <w:lang w:eastAsia="x-none"/>
        </w:rPr>
      </w:pPr>
      <w:hyperlink r:id="rId224" w:history="1">
        <w:r>
          <w:rPr>
            <w:rStyle w:val="Hyperlink"/>
            <w:bCs/>
            <w:iCs/>
            <w:lang w:eastAsia="x-none"/>
          </w:rPr>
          <w:t>R1-2404070</w:t>
        </w:r>
      </w:hyperlink>
      <w:r w:rsidR="00D7097B" w:rsidRPr="00D7097B">
        <w:rPr>
          <w:bCs/>
          <w:iCs/>
          <w:lang w:eastAsia="x-none"/>
        </w:rPr>
        <w:tab/>
        <w:t>Discussion on HARQ-ACK skipping for BWP switching</w:t>
      </w:r>
      <w:r w:rsidR="00D7097B" w:rsidRPr="00D7097B">
        <w:rPr>
          <w:bCs/>
          <w:iCs/>
          <w:lang w:eastAsia="x-none"/>
        </w:rPr>
        <w:tab/>
        <w:t>Samsung</w:t>
      </w:r>
    </w:p>
    <w:p w14:paraId="6264458B" w14:textId="6EB32897" w:rsidR="00D7097B" w:rsidRPr="00D7097B" w:rsidRDefault="006F79AF" w:rsidP="00D7097B">
      <w:pPr>
        <w:rPr>
          <w:bCs/>
          <w:iCs/>
          <w:lang w:eastAsia="x-none"/>
        </w:rPr>
      </w:pPr>
      <w:hyperlink r:id="rId225" w:history="1">
        <w:r>
          <w:rPr>
            <w:rStyle w:val="Hyperlink"/>
            <w:bCs/>
            <w:iCs/>
            <w:lang w:eastAsia="x-none"/>
          </w:rPr>
          <w:t>R1-2404226</w:t>
        </w:r>
      </w:hyperlink>
      <w:r w:rsidR="00D7097B" w:rsidRPr="00D7097B">
        <w:rPr>
          <w:bCs/>
          <w:iCs/>
          <w:lang w:eastAsia="x-none"/>
        </w:rPr>
        <w:tab/>
        <w:t>Discussion on HARQ-ACK generation for BWP switching</w:t>
      </w:r>
      <w:r w:rsidR="00D7097B" w:rsidRPr="00D7097B">
        <w:rPr>
          <w:bCs/>
          <w:iCs/>
          <w:lang w:eastAsia="x-none"/>
        </w:rPr>
        <w:tab/>
        <w:t>ZTE</w:t>
      </w:r>
    </w:p>
    <w:p w14:paraId="7771BF0D" w14:textId="77777777" w:rsidR="003B5E41" w:rsidRPr="003B5E41" w:rsidRDefault="003B5E41" w:rsidP="003B5E41">
      <w:pPr>
        <w:rPr>
          <w:bCs/>
          <w:iCs/>
          <w:lang w:eastAsia="ko-KR"/>
        </w:rPr>
      </w:pPr>
      <w:r w:rsidRPr="003B5E41">
        <w:rPr>
          <w:rFonts w:hint="eastAsia"/>
          <w:bCs/>
          <w:iCs/>
          <w:lang w:eastAsia="ko-KR"/>
        </w:rPr>
        <w:t>T</w:t>
      </w:r>
      <w:r w:rsidRPr="003B5E41">
        <w:rPr>
          <w:bCs/>
          <w:iCs/>
          <w:lang w:eastAsia="ko-KR"/>
        </w:rPr>
        <w:t>o be moderated by Aris (Samsung). Comeback on Thursday.</w:t>
      </w:r>
    </w:p>
    <w:p w14:paraId="38CC784E" w14:textId="7D5BC71C" w:rsidR="00D7097B" w:rsidRPr="003B5E41" w:rsidRDefault="006F79AF" w:rsidP="00D7097B">
      <w:pPr>
        <w:rPr>
          <w:b/>
          <w:iCs/>
          <w:lang w:eastAsia="x-none"/>
        </w:rPr>
      </w:pPr>
      <w:hyperlink r:id="rId226" w:history="1">
        <w:r>
          <w:rPr>
            <w:rStyle w:val="Hyperlink"/>
            <w:b/>
            <w:iCs/>
            <w:lang w:eastAsia="x-none"/>
          </w:rPr>
          <w:t>R1-2405603</w:t>
        </w:r>
      </w:hyperlink>
      <w:r w:rsidR="003B5E41" w:rsidRPr="003B5E41">
        <w:rPr>
          <w:b/>
          <w:iCs/>
          <w:lang w:eastAsia="x-none"/>
        </w:rPr>
        <w:tab/>
        <w:t>Summary of discussion on Type-2 HARQ-ACK codebook and DL BWP change</w:t>
      </w:r>
      <w:r w:rsidR="003B5E41" w:rsidRPr="003B5E41">
        <w:rPr>
          <w:b/>
          <w:iCs/>
          <w:lang w:eastAsia="x-none"/>
        </w:rPr>
        <w:tab/>
        <w:t>Moderator (Samsung)</w:t>
      </w:r>
    </w:p>
    <w:p w14:paraId="505A4B33" w14:textId="04D9B541" w:rsidR="003B5E41" w:rsidRDefault="003B5E41" w:rsidP="00D7097B">
      <w:pPr>
        <w:rPr>
          <w:bCs/>
          <w:iCs/>
          <w:lang w:eastAsia="x-none"/>
        </w:rPr>
      </w:pPr>
      <w:r>
        <w:rPr>
          <w:bCs/>
          <w:iCs/>
          <w:lang w:eastAsia="x-none"/>
        </w:rPr>
        <w:t>From Thursday session</w:t>
      </w:r>
    </w:p>
    <w:p w14:paraId="3AE6A6E6" w14:textId="77777777" w:rsidR="00A40644" w:rsidRPr="00A40644" w:rsidRDefault="00A40644" w:rsidP="00A40644">
      <w:pPr>
        <w:rPr>
          <w:rFonts w:ascii="Times New Roman" w:hAnsi="Times New Roman"/>
          <w:bCs/>
          <w:iCs/>
          <w:szCs w:val="20"/>
          <w:lang w:eastAsia="ko-KR"/>
        </w:rPr>
      </w:pPr>
      <w:r w:rsidRPr="00A40644">
        <w:rPr>
          <w:rFonts w:ascii="Times New Roman" w:hAnsi="Times New Roman"/>
          <w:bCs/>
          <w:iCs/>
          <w:szCs w:val="20"/>
          <w:highlight w:val="green"/>
          <w:lang w:eastAsia="ko-KR"/>
        </w:rPr>
        <w:t>Agreement</w:t>
      </w:r>
    </w:p>
    <w:p w14:paraId="3D9D91C2" w14:textId="7B231ABD" w:rsidR="00A40644" w:rsidRDefault="00A40644" w:rsidP="00A40644">
      <w:pPr>
        <w:spacing w:line="276" w:lineRule="auto"/>
        <w:contextualSpacing/>
        <w:jc w:val="both"/>
        <w:rPr>
          <w:rFonts w:ascii="Times New Roman" w:eastAsia="Malgun Gothic" w:hAnsi="Times New Roman"/>
          <w:szCs w:val="20"/>
          <w:lang w:eastAsia="zh-CN"/>
        </w:rPr>
      </w:pPr>
      <w:r w:rsidRPr="00A40644">
        <w:rPr>
          <w:rFonts w:ascii="Times New Roman" w:hAnsi="Times New Roman"/>
          <w:bCs/>
          <w:iCs/>
          <w:szCs w:val="20"/>
          <w:lang w:eastAsia="ko-KR"/>
        </w:rPr>
        <w:t xml:space="preserve">The following TP for Rel-18 TS38.213 is agreed. </w:t>
      </w:r>
      <w:r w:rsidRPr="00A40644">
        <w:rPr>
          <w:rFonts w:ascii="Times New Roman" w:eastAsia="Malgun Gothic" w:hAnsi="Times New Roman"/>
          <w:szCs w:val="20"/>
          <w:lang w:eastAsia="zh-CN"/>
        </w:rPr>
        <w:t>This agreement does not affect the conclusion from the discussions for R1-1910312 in RAN1#98bis.</w:t>
      </w:r>
    </w:p>
    <w:p w14:paraId="520E5F15" w14:textId="77777777" w:rsidR="00A40644" w:rsidRPr="00D2151E" w:rsidRDefault="00A40644" w:rsidP="00A40644">
      <w:pPr>
        <w:rPr>
          <w:color w:val="FF0000"/>
        </w:rPr>
      </w:pPr>
      <w:r w:rsidRPr="00D2151E">
        <w:rPr>
          <w:color w:val="FF0000"/>
        </w:rPr>
        <w:t>---------Start of TP---------</w:t>
      </w:r>
    </w:p>
    <w:p w14:paraId="60ED8EE6" w14:textId="77777777" w:rsidR="00A40644" w:rsidRPr="00A40644" w:rsidRDefault="00A40644" w:rsidP="00A40644">
      <w:pPr>
        <w:rPr>
          <w:rFonts w:ascii="Arial" w:hAnsi="Arial" w:cs="Arial"/>
          <w:b/>
          <w:bCs/>
          <w:sz w:val="16"/>
          <w:szCs w:val="16"/>
          <w:lang w:eastAsia="ko-KR"/>
        </w:rPr>
      </w:pPr>
      <w:bookmarkStart w:id="31" w:name="_Toc29894843"/>
      <w:bookmarkStart w:id="32" w:name="_Toc29899142"/>
      <w:bookmarkStart w:id="33" w:name="_Toc29899560"/>
      <w:bookmarkStart w:id="34" w:name="_Toc29917297"/>
      <w:bookmarkStart w:id="35" w:name="_Toc36498171"/>
      <w:bookmarkStart w:id="36" w:name="_Toc45699197"/>
      <w:bookmarkStart w:id="37" w:name="_Toc161831796"/>
      <w:r w:rsidRPr="00A40644">
        <w:rPr>
          <w:rFonts w:ascii="Arial" w:hAnsi="Arial" w:cs="Arial"/>
          <w:b/>
          <w:bCs/>
          <w:sz w:val="16"/>
          <w:szCs w:val="16"/>
          <w:lang w:eastAsia="ko-KR"/>
        </w:rPr>
        <w:t>9.1.3.1</w:t>
      </w:r>
      <w:r w:rsidRPr="00A40644">
        <w:rPr>
          <w:rFonts w:ascii="Arial" w:hAnsi="Arial" w:cs="Arial"/>
          <w:b/>
          <w:bCs/>
          <w:sz w:val="16"/>
          <w:szCs w:val="16"/>
          <w:lang w:eastAsia="ko-KR"/>
        </w:rPr>
        <w:tab/>
        <w:t>Type-2 HARQ-ACK codebook in physical uplink control channel</w:t>
      </w:r>
      <w:bookmarkEnd w:id="31"/>
      <w:bookmarkEnd w:id="32"/>
      <w:bookmarkEnd w:id="33"/>
      <w:bookmarkEnd w:id="34"/>
      <w:bookmarkEnd w:id="35"/>
      <w:bookmarkEnd w:id="36"/>
      <w:bookmarkEnd w:id="37"/>
    </w:p>
    <w:p w14:paraId="148FFC14" w14:textId="77777777" w:rsidR="00A40644" w:rsidRPr="00A40644" w:rsidRDefault="00A40644" w:rsidP="00A40644">
      <w:pPr>
        <w:jc w:val="center"/>
        <w:rPr>
          <w:rFonts w:ascii="Arial" w:hAnsi="Arial" w:cs="Arial"/>
          <w:color w:val="FF0000"/>
          <w:sz w:val="16"/>
          <w:szCs w:val="16"/>
          <w:lang w:eastAsia="zh-CN"/>
        </w:rPr>
      </w:pPr>
      <w:r w:rsidRPr="00A40644">
        <w:rPr>
          <w:rFonts w:ascii="Arial" w:hAnsi="Arial" w:cs="Arial"/>
          <w:color w:val="FF0000"/>
          <w:sz w:val="16"/>
          <w:szCs w:val="16"/>
          <w:lang w:eastAsia="zh-CN"/>
        </w:rPr>
        <w:t xml:space="preserve">*** </w:t>
      </w:r>
      <w:r w:rsidRPr="00A40644">
        <w:rPr>
          <w:rFonts w:ascii="Arial" w:hAnsi="Arial" w:cs="Arial"/>
          <w:color w:val="FF0000"/>
          <w:sz w:val="16"/>
          <w:szCs w:val="16"/>
        </w:rPr>
        <w:t>Unchanged parts are omitted</w:t>
      </w:r>
      <w:r w:rsidRPr="00A40644">
        <w:rPr>
          <w:rFonts w:ascii="Arial" w:hAnsi="Arial" w:cs="Arial"/>
          <w:color w:val="FF0000"/>
          <w:sz w:val="16"/>
          <w:szCs w:val="16"/>
          <w:lang w:eastAsia="zh-CN"/>
        </w:rPr>
        <w:t xml:space="preserve"> ***</w:t>
      </w:r>
    </w:p>
    <w:p w14:paraId="72C63BAB" w14:textId="77777777" w:rsidR="00A40644" w:rsidRPr="00A40644" w:rsidRDefault="00A40644" w:rsidP="00A40644">
      <w:pPr>
        <w:rPr>
          <w:rFonts w:ascii="Arial" w:eastAsia="SimSun" w:hAnsi="Arial" w:cs="Arial"/>
          <w:sz w:val="16"/>
          <w:szCs w:val="16"/>
          <w:lang w:eastAsia="zh-CN"/>
        </w:rPr>
      </w:pPr>
      <w:r w:rsidRPr="00A40644">
        <w:rPr>
          <w:rFonts w:ascii="Arial" w:eastAsia="SimSun" w:hAnsi="Arial" w:cs="Arial"/>
          <w:sz w:val="16"/>
          <w:szCs w:val="16"/>
          <w:lang w:eastAsia="zh-CN"/>
        </w:rPr>
        <w:t xml:space="preserve">If the UE transmits HARQ-ACK information </w:t>
      </w:r>
      <w:r w:rsidRPr="00A40644">
        <w:rPr>
          <w:rFonts w:ascii="Arial" w:hAnsi="Arial" w:cs="Arial"/>
          <w:sz w:val="16"/>
          <w:szCs w:val="16"/>
          <w:lang w:eastAsia="zh-CN"/>
        </w:rPr>
        <w:t xml:space="preserve">in a PUCCH in slot </w:t>
      </w:r>
      <w:r w:rsidRPr="00A40644">
        <w:rPr>
          <w:rFonts w:ascii="Arial" w:hAnsi="Arial" w:cs="Arial"/>
          <w:position w:val="-6"/>
          <w:sz w:val="16"/>
          <w:szCs w:val="16"/>
        </w:rPr>
        <w:object w:dxaOrig="180" w:dyaOrig="200" w14:anchorId="4557E5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25pt;height:12.75pt" o:ole="">
            <v:imagedata r:id="rId227" o:title=""/>
          </v:shape>
          <o:OLEObject Type="Embed" ProgID="Equation.3" ShapeID="_x0000_i1025" DrawAspect="Content" ObjectID="_1784018982" r:id="rId228"/>
        </w:object>
      </w:r>
      <w:r w:rsidRPr="00A40644">
        <w:rPr>
          <w:rFonts w:ascii="Arial" w:hAnsi="Arial" w:cs="Arial"/>
          <w:sz w:val="16"/>
          <w:szCs w:val="16"/>
          <w:lang w:eastAsia="zh-CN"/>
        </w:rPr>
        <w:t xml:space="preserve"> and for any</w:t>
      </w:r>
      <w:r w:rsidRPr="00A40644">
        <w:rPr>
          <w:rFonts w:ascii="Arial" w:eastAsia="SimSun" w:hAnsi="Arial" w:cs="Arial"/>
          <w:sz w:val="16"/>
          <w:szCs w:val="16"/>
          <w:lang w:eastAsia="zh-CN"/>
        </w:rPr>
        <w:t xml:space="preserve"> PUCCH format, the UE determines the </w:t>
      </w:r>
      <w:r w:rsidRPr="00A40644">
        <w:rPr>
          <w:rFonts w:ascii="Arial" w:hAnsi="Arial" w:cs="Arial"/>
          <w:position w:val="-14"/>
          <w:sz w:val="16"/>
          <w:szCs w:val="16"/>
        </w:rPr>
        <w:object w:dxaOrig="1780" w:dyaOrig="380" w14:anchorId="581AAA26">
          <v:shape id="_x0000_i1026" type="#_x0000_t75" style="width:93pt;height:21.75pt" o:ole="">
            <v:imagedata r:id="rId229" o:title=""/>
          </v:shape>
          <o:OLEObject Type="Embed" ProgID="Equation.3" ShapeID="_x0000_i1026" DrawAspect="Content" ObjectID="_1784018983" r:id="rId230"/>
        </w:object>
      </w:r>
      <w:r w:rsidRPr="00A40644">
        <w:rPr>
          <w:rFonts w:ascii="Arial" w:eastAsia="SimSun" w:hAnsi="Arial" w:cs="Arial"/>
          <w:sz w:val="16"/>
          <w:szCs w:val="16"/>
          <w:lang w:eastAsia="zh-CN"/>
        </w:rPr>
        <w:t xml:space="preserve">, for a total number of </w:t>
      </w:r>
      <w:r w:rsidRPr="00A40644">
        <w:rPr>
          <w:rFonts w:ascii="Arial" w:hAnsi="Arial" w:cs="Arial"/>
          <w:position w:val="-10"/>
          <w:sz w:val="16"/>
          <w:szCs w:val="16"/>
        </w:rPr>
        <w:object w:dxaOrig="480" w:dyaOrig="300" w14:anchorId="11FE639A">
          <v:shape id="_x0000_i1027" type="#_x0000_t75" style="width:21.75pt;height:15.75pt" o:ole="">
            <v:imagedata r:id="rId231" o:title=""/>
          </v:shape>
          <o:OLEObject Type="Embed" ProgID="Equation.3" ShapeID="_x0000_i1027" DrawAspect="Content" ObjectID="_1784018984" r:id="rId232"/>
        </w:object>
      </w:r>
      <w:r w:rsidRPr="00A40644">
        <w:rPr>
          <w:rFonts w:ascii="Arial" w:hAnsi="Arial" w:cs="Arial"/>
          <w:sz w:val="16"/>
          <w:szCs w:val="16"/>
        </w:rPr>
        <w:t xml:space="preserve"> </w:t>
      </w:r>
      <w:r w:rsidRPr="00A40644">
        <w:rPr>
          <w:rFonts w:ascii="Arial" w:eastAsia="SimSun" w:hAnsi="Arial" w:cs="Arial"/>
          <w:sz w:val="16"/>
          <w:szCs w:val="16"/>
          <w:lang w:eastAsia="zh-CN"/>
        </w:rPr>
        <w:t>HARQ-ACK information bits, according to the following pseudo-code:</w:t>
      </w:r>
    </w:p>
    <w:p w14:paraId="39EBF600" w14:textId="77777777" w:rsidR="00A40644" w:rsidRPr="00A40644" w:rsidRDefault="00A40644" w:rsidP="00A40644">
      <w:pPr>
        <w:ind w:left="568"/>
        <w:rPr>
          <w:rFonts w:ascii="Arial" w:eastAsia="SimSun" w:hAnsi="Arial" w:cs="Arial"/>
          <w:sz w:val="16"/>
          <w:szCs w:val="16"/>
          <w:lang w:eastAsia="zh-CN"/>
        </w:rPr>
      </w:pPr>
      <w:r w:rsidRPr="00A40644">
        <w:rPr>
          <w:rFonts w:ascii="Arial" w:eastAsia="SimSun" w:hAnsi="Arial" w:cs="Arial"/>
          <w:sz w:val="16"/>
          <w:szCs w:val="16"/>
          <w:lang w:eastAsia="zh-CN"/>
        </w:rPr>
        <w:t xml:space="preserve">Set </w:t>
      </w:r>
      <w:r w:rsidRPr="00A40644">
        <w:rPr>
          <w:rFonts w:ascii="Arial" w:eastAsia="MS Mincho" w:hAnsi="Arial" w:cs="Arial"/>
          <w:position w:val="-6"/>
          <w:sz w:val="16"/>
          <w:szCs w:val="16"/>
        </w:rPr>
        <w:object w:dxaOrig="520" w:dyaOrig="240" w14:anchorId="673FBEB8">
          <v:shape id="_x0000_i1028" type="#_x0000_t75" style="width:26.25pt;height:14.25pt" o:ole="">
            <v:imagedata r:id="rId233" o:title=""/>
          </v:shape>
          <o:OLEObject Type="Embed" ProgID="Equation.3" ShapeID="_x0000_i1028" DrawAspect="Content" ObjectID="_1784018985" r:id="rId234"/>
        </w:object>
      </w:r>
      <w:r w:rsidRPr="00A40644">
        <w:rPr>
          <w:rFonts w:ascii="Arial" w:eastAsia="SimSun" w:hAnsi="Arial" w:cs="Arial"/>
          <w:sz w:val="16"/>
          <w:szCs w:val="16"/>
          <w:lang w:eastAsia="zh-CN"/>
        </w:rPr>
        <w:t xml:space="preserve"> – PDCCH with DCI format </w:t>
      </w:r>
      <w:r w:rsidRPr="00A40644">
        <w:rPr>
          <w:rFonts w:ascii="Arial" w:eastAsia="SimSun" w:hAnsi="Arial" w:cs="Arial"/>
          <w:sz w:val="16"/>
          <w:szCs w:val="16"/>
          <w:lang w:val="en-US" w:eastAsia="zh-CN"/>
        </w:rPr>
        <w:t>1_0 or DCI format 1_1</w:t>
      </w:r>
      <w:r w:rsidRPr="00A40644">
        <w:rPr>
          <w:rFonts w:ascii="Arial" w:eastAsia="SimSun" w:hAnsi="Arial" w:cs="Arial"/>
          <w:sz w:val="16"/>
          <w:szCs w:val="16"/>
          <w:lang w:eastAsia="zh-CN"/>
        </w:rPr>
        <w:t xml:space="preserve"> monitoring occasion index: lower index corresponds to earlier PDCCH with DCI format </w:t>
      </w:r>
      <w:r w:rsidRPr="00A40644">
        <w:rPr>
          <w:rFonts w:ascii="Arial" w:eastAsia="SimSun" w:hAnsi="Arial" w:cs="Arial"/>
          <w:sz w:val="16"/>
          <w:szCs w:val="16"/>
          <w:lang w:val="en-US" w:eastAsia="zh-CN"/>
        </w:rPr>
        <w:t>1_0 or DCI format 1_1</w:t>
      </w:r>
      <w:r w:rsidRPr="00A40644">
        <w:rPr>
          <w:rFonts w:ascii="Arial" w:eastAsia="SimSun" w:hAnsi="Arial" w:cs="Arial"/>
          <w:sz w:val="16"/>
          <w:szCs w:val="16"/>
          <w:lang w:eastAsia="zh-CN"/>
        </w:rPr>
        <w:t xml:space="preserve"> monitoring occasion</w:t>
      </w:r>
    </w:p>
    <w:p w14:paraId="2C49209D" w14:textId="77777777" w:rsidR="00A40644" w:rsidRPr="00A40644" w:rsidRDefault="00A40644" w:rsidP="00A40644">
      <w:pPr>
        <w:ind w:left="568"/>
        <w:rPr>
          <w:rFonts w:ascii="Arial" w:eastAsia="SimSun" w:hAnsi="Arial" w:cs="Arial"/>
          <w:sz w:val="16"/>
          <w:szCs w:val="16"/>
          <w:lang w:eastAsia="zh-CN"/>
        </w:rPr>
      </w:pPr>
      <w:r w:rsidRPr="00A40644">
        <w:rPr>
          <w:rFonts w:ascii="Arial" w:eastAsia="SimSun" w:hAnsi="Arial" w:cs="Arial"/>
          <w:sz w:val="16"/>
          <w:szCs w:val="16"/>
          <w:lang w:eastAsia="zh-CN"/>
        </w:rPr>
        <w:t xml:space="preserve">Set </w:t>
      </w:r>
      <w:r w:rsidRPr="00A40644">
        <w:rPr>
          <w:rFonts w:ascii="Arial" w:eastAsia="MS Mincho" w:hAnsi="Arial" w:cs="Arial"/>
          <w:position w:val="-10"/>
          <w:sz w:val="16"/>
          <w:szCs w:val="16"/>
        </w:rPr>
        <w:object w:dxaOrig="480" w:dyaOrig="279" w14:anchorId="13848664">
          <v:shape id="_x0000_i1029" type="#_x0000_t75" style="width:24.75pt;height:15.75pt" o:ole="">
            <v:imagedata r:id="rId235" o:title=""/>
          </v:shape>
          <o:OLEObject Type="Embed" ProgID="Equation.3" ShapeID="_x0000_i1029" DrawAspect="Content" ObjectID="_1784018986" r:id="rId236"/>
        </w:object>
      </w:r>
    </w:p>
    <w:p w14:paraId="0C74ECDF" w14:textId="77777777" w:rsidR="00A40644" w:rsidRPr="00A40644" w:rsidRDefault="00A40644" w:rsidP="00A40644">
      <w:pPr>
        <w:ind w:left="568"/>
        <w:rPr>
          <w:rFonts w:ascii="Arial" w:eastAsia="SimSun" w:hAnsi="Arial" w:cs="Arial"/>
          <w:sz w:val="16"/>
          <w:szCs w:val="16"/>
          <w:lang w:eastAsia="zh-CN"/>
        </w:rPr>
      </w:pPr>
      <w:r w:rsidRPr="00A40644">
        <w:rPr>
          <w:rFonts w:ascii="Arial" w:eastAsia="SimSun" w:hAnsi="Arial" w:cs="Arial"/>
          <w:sz w:val="16"/>
          <w:szCs w:val="16"/>
          <w:lang w:eastAsia="zh-CN"/>
        </w:rPr>
        <w:t xml:space="preserve">Set </w:t>
      </w:r>
      <w:r w:rsidRPr="00A40644">
        <w:rPr>
          <w:rFonts w:ascii="Arial" w:eastAsia="SimSun" w:hAnsi="Arial" w:cs="Arial"/>
          <w:position w:val="-12"/>
          <w:sz w:val="16"/>
          <w:szCs w:val="16"/>
          <w:lang w:eastAsia="zh-CN"/>
        </w:rPr>
        <w:object w:dxaOrig="740" w:dyaOrig="320" w14:anchorId="5E24733B">
          <v:shape id="_x0000_i1030" type="#_x0000_t75" style="width:36.75pt;height:17.25pt" o:ole="">
            <v:imagedata r:id="rId237" o:title=""/>
          </v:shape>
          <o:OLEObject Type="Embed" ProgID="Equation.3" ShapeID="_x0000_i1030" DrawAspect="Content" ObjectID="_1784018987" r:id="rId238"/>
        </w:object>
      </w:r>
    </w:p>
    <w:p w14:paraId="7CAFE593" w14:textId="77777777" w:rsidR="00A40644" w:rsidRPr="00A40644" w:rsidRDefault="00A40644" w:rsidP="00A40644">
      <w:pPr>
        <w:ind w:left="568"/>
        <w:rPr>
          <w:rFonts w:ascii="Arial" w:eastAsia="SimSun" w:hAnsi="Arial" w:cs="Arial"/>
          <w:sz w:val="16"/>
          <w:szCs w:val="16"/>
          <w:lang w:eastAsia="zh-CN"/>
        </w:rPr>
      </w:pPr>
      <w:r w:rsidRPr="00A40644">
        <w:rPr>
          <w:rFonts w:ascii="Arial" w:eastAsia="SimSun" w:hAnsi="Arial" w:cs="Arial"/>
          <w:sz w:val="16"/>
          <w:szCs w:val="16"/>
          <w:lang w:eastAsia="zh-CN"/>
        </w:rPr>
        <w:t xml:space="preserve">Set </w:t>
      </w:r>
      <w:r w:rsidRPr="00A40644">
        <w:rPr>
          <w:rFonts w:ascii="Arial" w:eastAsia="SimSun" w:hAnsi="Arial" w:cs="Arial"/>
          <w:position w:val="-12"/>
          <w:sz w:val="16"/>
          <w:szCs w:val="16"/>
          <w:lang w:eastAsia="zh-CN"/>
        </w:rPr>
        <w:object w:dxaOrig="800" w:dyaOrig="320" w14:anchorId="37659485">
          <v:shape id="_x0000_i1031" type="#_x0000_t75" style="width:39pt;height:15.75pt" o:ole="">
            <v:imagedata r:id="rId239" o:title=""/>
          </v:shape>
          <o:OLEObject Type="Embed" ProgID="Equation.3" ShapeID="_x0000_i1031" DrawAspect="Content" ObjectID="_1784018988" r:id="rId240"/>
        </w:object>
      </w:r>
    </w:p>
    <w:p w14:paraId="03072BF2" w14:textId="77777777" w:rsidR="00A40644" w:rsidRPr="00A40644" w:rsidRDefault="00A40644" w:rsidP="00A40644">
      <w:pPr>
        <w:ind w:left="568"/>
        <w:rPr>
          <w:rFonts w:ascii="Arial" w:eastAsia="SimSun" w:hAnsi="Arial" w:cs="Arial"/>
          <w:sz w:val="16"/>
          <w:szCs w:val="16"/>
          <w:lang w:eastAsia="zh-CN"/>
        </w:rPr>
      </w:pPr>
      <w:r w:rsidRPr="00A40644">
        <w:rPr>
          <w:rFonts w:ascii="Arial" w:eastAsia="SimSun" w:hAnsi="Arial" w:cs="Arial"/>
          <w:sz w:val="16"/>
          <w:szCs w:val="16"/>
          <w:lang w:eastAsia="zh-CN"/>
        </w:rPr>
        <w:t xml:space="preserve">Set </w:t>
      </w:r>
      <w:r w:rsidRPr="00A40644">
        <w:rPr>
          <w:rFonts w:ascii="Arial" w:eastAsia="SimSun" w:hAnsi="Arial" w:cs="Arial"/>
          <w:position w:val="-10"/>
          <w:sz w:val="16"/>
          <w:szCs w:val="16"/>
          <w:lang w:eastAsia="zh-CN"/>
        </w:rPr>
        <w:object w:dxaOrig="620" w:dyaOrig="300" w14:anchorId="4EFF9658">
          <v:shape id="_x0000_i1032" type="#_x0000_t75" style="width:27.75pt;height:15.75pt" o:ole="">
            <v:imagedata r:id="rId241" o:title=""/>
          </v:shape>
          <o:OLEObject Type="Embed" ProgID="Equation.3" ShapeID="_x0000_i1032" DrawAspect="Content" ObjectID="_1784018989" r:id="rId242"/>
        </w:object>
      </w:r>
    </w:p>
    <w:p w14:paraId="452D99FD" w14:textId="77777777" w:rsidR="00A40644" w:rsidRPr="00A40644" w:rsidRDefault="00A40644" w:rsidP="00A40644">
      <w:pPr>
        <w:ind w:left="568"/>
        <w:rPr>
          <w:rFonts w:ascii="Arial" w:eastAsia="SimSun" w:hAnsi="Arial" w:cs="Arial"/>
          <w:sz w:val="16"/>
          <w:szCs w:val="16"/>
          <w:lang w:eastAsia="zh-CN"/>
        </w:rPr>
      </w:pPr>
      <w:r w:rsidRPr="00A40644">
        <w:rPr>
          <w:rFonts w:ascii="Arial" w:eastAsia="SimSun" w:hAnsi="Arial" w:cs="Arial"/>
          <w:sz w:val="16"/>
          <w:szCs w:val="16"/>
          <w:lang w:eastAsia="zh-CN"/>
        </w:rPr>
        <w:t xml:space="preserve">Set </w:t>
      </w:r>
      <w:r w:rsidRPr="00A40644">
        <w:rPr>
          <w:rFonts w:ascii="Arial" w:eastAsia="MS Mincho" w:hAnsi="Arial" w:cs="Arial"/>
          <w:position w:val="-10"/>
          <w:sz w:val="16"/>
          <w:szCs w:val="16"/>
        </w:rPr>
        <w:object w:dxaOrig="460" w:dyaOrig="340" w14:anchorId="3E379A9D">
          <v:shape id="_x0000_i1033" type="#_x0000_t75" style="width:26.25pt;height:20.25pt" o:ole="">
            <v:imagedata r:id="rId243" o:title=""/>
          </v:shape>
          <o:OLEObject Type="Embed" ProgID="Equation.3" ShapeID="_x0000_i1033" DrawAspect="Content" ObjectID="_1784018990" r:id="rId244"/>
        </w:object>
      </w:r>
      <w:r w:rsidRPr="00A40644">
        <w:rPr>
          <w:rFonts w:ascii="Arial" w:eastAsia="MS Mincho" w:hAnsi="Arial" w:cs="Arial"/>
          <w:sz w:val="16"/>
          <w:szCs w:val="16"/>
        </w:rPr>
        <w:t xml:space="preserve"> to the number of </w:t>
      </w:r>
      <w:r w:rsidRPr="00A40644">
        <w:rPr>
          <w:rFonts w:ascii="Arial" w:eastAsia="MS Mincho" w:hAnsi="Arial" w:cs="Arial"/>
          <w:sz w:val="16"/>
          <w:szCs w:val="16"/>
          <w:lang w:val="en-US"/>
        </w:rPr>
        <w:t xml:space="preserve">serving </w:t>
      </w:r>
      <w:r w:rsidRPr="00A40644">
        <w:rPr>
          <w:rFonts w:ascii="Arial" w:eastAsia="MS Mincho" w:hAnsi="Arial" w:cs="Arial"/>
          <w:sz w:val="16"/>
          <w:szCs w:val="16"/>
        </w:rPr>
        <w:t>cells configured by higher layers for the UE</w:t>
      </w:r>
    </w:p>
    <w:p w14:paraId="017945CC" w14:textId="77777777" w:rsidR="00A40644" w:rsidRPr="00A40644" w:rsidRDefault="00A40644" w:rsidP="00A40644">
      <w:pPr>
        <w:ind w:left="568"/>
        <w:rPr>
          <w:rFonts w:ascii="Arial" w:eastAsia="SimSun" w:hAnsi="Arial" w:cs="Arial"/>
          <w:sz w:val="16"/>
          <w:szCs w:val="16"/>
          <w:lang w:eastAsia="zh-CN"/>
        </w:rPr>
      </w:pPr>
      <w:r w:rsidRPr="00A40644">
        <w:rPr>
          <w:rFonts w:ascii="Arial" w:eastAsia="SimSun" w:hAnsi="Arial" w:cs="Arial"/>
          <w:sz w:val="16"/>
          <w:szCs w:val="16"/>
          <w:lang w:eastAsia="zh-CN"/>
        </w:rPr>
        <w:t xml:space="preserve">Set </w:t>
      </w:r>
      <w:r w:rsidRPr="00A40644">
        <w:rPr>
          <w:rFonts w:ascii="Arial" w:eastAsia="SimSun" w:hAnsi="Arial" w:cs="Arial"/>
          <w:position w:val="-4"/>
          <w:sz w:val="16"/>
          <w:szCs w:val="16"/>
          <w:lang w:eastAsia="zh-CN"/>
        </w:rPr>
        <w:object w:dxaOrig="279" w:dyaOrig="220" w14:anchorId="76336168">
          <v:shape id="_x0000_i1034" type="#_x0000_t75" style="width:14.25pt;height:12.75pt" o:ole="">
            <v:imagedata r:id="rId245" o:title=""/>
          </v:shape>
          <o:OLEObject Type="Embed" ProgID="Equation.3" ShapeID="_x0000_i1034" DrawAspect="Content" ObjectID="_1784018991" r:id="rId246"/>
        </w:object>
      </w:r>
      <w:r w:rsidRPr="00A40644">
        <w:rPr>
          <w:rFonts w:ascii="Arial" w:eastAsia="SimSun" w:hAnsi="Arial" w:cs="Arial"/>
          <w:sz w:val="16"/>
          <w:szCs w:val="16"/>
          <w:lang w:eastAsia="zh-CN"/>
        </w:rPr>
        <w:t xml:space="preserve"> to the number of PDCCH monitoring occasion(s)</w:t>
      </w:r>
    </w:p>
    <w:p w14:paraId="24776725" w14:textId="77777777" w:rsidR="00A40644" w:rsidRPr="00A40644" w:rsidRDefault="00A40644" w:rsidP="00A40644">
      <w:pPr>
        <w:ind w:left="568"/>
        <w:rPr>
          <w:rFonts w:ascii="Arial" w:eastAsia="SimSun" w:hAnsi="Arial" w:cs="Arial"/>
          <w:sz w:val="16"/>
          <w:szCs w:val="16"/>
          <w:lang w:eastAsia="zh-CN"/>
        </w:rPr>
      </w:pPr>
      <w:r w:rsidRPr="00A40644">
        <w:rPr>
          <w:rFonts w:ascii="Arial" w:eastAsia="SimSun" w:hAnsi="Arial" w:cs="Arial"/>
          <w:sz w:val="16"/>
          <w:szCs w:val="16"/>
          <w:lang w:eastAsia="zh-CN"/>
        </w:rPr>
        <w:t xml:space="preserve">while </w:t>
      </w:r>
      <w:r w:rsidRPr="00A40644">
        <w:rPr>
          <w:rFonts w:ascii="Arial" w:eastAsia="SimSun" w:hAnsi="Arial" w:cs="Arial"/>
          <w:position w:val="-6"/>
          <w:sz w:val="16"/>
          <w:szCs w:val="16"/>
          <w:lang w:eastAsia="zh-CN"/>
        </w:rPr>
        <w:object w:dxaOrig="620" w:dyaOrig="240" w14:anchorId="2C2CD3F6">
          <v:shape id="_x0000_i1035" type="#_x0000_t75" style="width:33.75pt;height:14.25pt" o:ole="">
            <v:imagedata r:id="rId247" o:title=""/>
          </v:shape>
          <o:OLEObject Type="Embed" ProgID="Equation.3" ShapeID="_x0000_i1035" DrawAspect="Content" ObjectID="_1784018992" r:id="rId248"/>
        </w:object>
      </w:r>
    </w:p>
    <w:p w14:paraId="13BCCD96" w14:textId="77777777" w:rsidR="00A40644" w:rsidRPr="00A40644" w:rsidRDefault="00A40644" w:rsidP="00A40644">
      <w:pPr>
        <w:ind w:left="851" w:hanging="284"/>
        <w:rPr>
          <w:rFonts w:ascii="Arial" w:eastAsia="MS Mincho" w:hAnsi="Arial" w:cs="Arial"/>
          <w:sz w:val="16"/>
          <w:szCs w:val="16"/>
          <w:lang w:eastAsia="zh-CN"/>
        </w:rPr>
      </w:pPr>
      <w:r w:rsidRPr="00A40644">
        <w:rPr>
          <w:rFonts w:ascii="Arial" w:eastAsia="MS Mincho" w:hAnsi="Arial" w:cs="Arial"/>
          <w:sz w:val="16"/>
          <w:szCs w:val="16"/>
          <w:lang w:eastAsia="zh-CN"/>
        </w:rPr>
        <w:t xml:space="preserve">Set </w:t>
      </w:r>
      <w:r w:rsidRPr="00A40644">
        <w:rPr>
          <w:rFonts w:ascii="Arial" w:eastAsia="MS Mincho" w:hAnsi="Arial" w:cs="Arial"/>
          <w:position w:val="-6"/>
          <w:sz w:val="16"/>
          <w:szCs w:val="16"/>
        </w:rPr>
        <w:object w:dxaOrig="460" w:dyaOrig="240" w14:anchorId="4ECC3D89">
          <v:shape id="_x0000_i1036" type="#_x0000_t75" style="width:24pt;height:14.25pt" o:ole="">
            <v:imagedata r:id="rId249" o:title=""/>
          </v:shape>
          <o:OLEObject Type="Embed" ProgID="Equation.3" ShapeID="_x0000_i1036" DrawAspect="Content" ObjectID="_1784018993" r:id="rId250"/>
        </w:object>
      </w:r>
      <w:r w:rsidRPr="00A40644">
        <w:rPr>
          <w:rFonts w:ascii="Arial" w:eastAsia="MS Mincho" w:hAnsi="Arial" w:cs="Arial"/>
          <w:sz w:val="16"/>
          <w:szCs w:val="16"/>
        </w:rPr>
        <w:t xml:space="preserve"> – serving cell index: lower indexes correspond to lower RRC indexes of corresponding cell</w:t>
      </w:r>
    </w:p>
    <w:p w14:paraId="4D27BBFC" w14:textId="77777777" w:rsidR="00A40644" w:rsidRPr="00A40644" w:rsidRDefault="00A40644" w:rsidP="00A40644">
      <w:pPr>
        <w:ind w:left="851" w:hanging="284"/>
        <w:rPr>
          <w:rFonts w:ascii="Arial" w:eastAsia="MS Mincho" w:hAnsi="Arial" w:cs="Arial"/>
          <w:sz w:val="16"/>
          <w:szCs w:val="16"/>
          <w:lang w:eastAsia="zh-CN"/>
        </w:rPr>
      </w:pPr>
      <w:r w:rsidRPr="00A40644">
        <w:rPr>
          <w:rFonts w:ascii="Arial" w:eastAsia="MS Mincho" w:hAnsi="Arial" w:cs="Arial"/>
          <w:sz w:val="16"/>
          <w:szCs w:val="16"/>
        </w:rPr>
        <w:t xml:space="preserve">while </w:t>
      </w:r>
      <w:r w:rsidRPr="00A40644">
        <w:rPr>
          <w:rFonts w:ascii="Arial" w:eastAsia="MS Mincho" w:hAnsi="Arial" w:cs="Arial"/>
          <w:position w:val="-10"/>
          <w:sz w:val="16"/>
          <w:szCs w:val="16"/>
        </w:rPr>
        <w:object w:dxaOrig="740" w:dyaOrig="340" w14:anchorId="0C61A151">
          <v:shape id="_x0000_i1037" type="#_x0000_t75" style="width:44.25pt;height:18.75pt" o:ole="">
            <v:imagedata r:id="rId251" o:title=""/>
          </v:shape>
          <o:OLEObject Type="Embed" ProgID="Equation.3" ShapeID="_x0000_i1037" DrawAspect="Content" ObjectID="_1784018994" r:id="rId252"/>
        </w:object>
      </w:r>
    </w:p>
    <w:p w14:paraId="6F6AC3F5" w14:textId="65D2583E" w:rsidR="00A40644" w:rsidRPr="00A40644" w:rsidRDefault="00A40644" w:rsidP="00A40644">
      <w:pPr>
        <w:tabs>
          <w:tab w:val="left" w:pos="314"/>
          <w:tab w:val="left" w:pos="720"/>
        </w:tabs>
        <w:snapToGrid w:val="0"/>
        <w:ind w:left="851"/>
        <w:rPr>
          <w:rFonts w:ascii="Arial" w:eastAsia="SimSun" w:hAnsi="Arial" w:cs="Arial"/>
          <w:sz w:val="16"/>
          <w:szCs w:val="16"/>
        </w:rPr>
      </w:pPr>
      <w:r w:rsidRPr="00A40644">
        <w:rPr>
          <w:rFonts w:ascii="Arial" w:eastAsia="SimSun" w:hAnsi="Arial" w:cs="Arial"/>
          <w:sz w:val="16"/>
          <w:szCs w:val="16"/>
        </w:rPr>
        <w:t xml:space="preserve">if PDCCH monitoring occasion </w:t>
      </w:r>
      <w:r w:rsidRPr="00A40644">
        <w:rPr>
          <w:rFonts w:ascii="Arial" w:eastAsia="SimSun" w:hAnsi="Arial" w:cs="Arial"/>
          <w:position w:val="-6"/>
          <w:sz w:val="16"/>
          <w:szCs w:val="16"/>
        </w:rPr>
        <w:object w:dxaOrig="220" w:dyaOrig="200" w14:anchorId="18764D29">
          <v:shape id="_x0000_i1038" type="#_x0000_t75" style="width:9.75pt;height:12.75pt" o:ole="">
            <v:imagedata r:id="rId253" o:title=""/>
          </v:shape>
          <o:OLEObject Type="Embed" ProgID="Equation.3" ShapeID="_x0000_i1038" DrawAspect="Content" ObjectID="_1784018995" r:id="rId254"/>
        </w:object>
      </w:r>
      <w:r w:rsidRPr="00A40644">
        <w:rPr>
          <w:rFonts w:ascii="Arial" w:eastAsia="SimSun" w:hAnsi="Arial" w:cs="Arial"/>
          <w:sz w:val="16"/>
          <w:szCs w:val="16"/>
        </w:rPr>
        <w:t xml:space="preserve"> is before an active DL BWP change on serving cell </w:t>
      </w:r>
      <w:r w:rsidRPr="00A40644">
        <w:rPr>
          <w:rFonts w:ascii="Arial" w:eastAsia="SimSun" w:hAnsi="Arial" w:cs="Arial"/>
          <w:position w:val="-6"/>
          <w:sz w:val="16"/>
          <w:szCs w:val="16"/>
        </w:rPr>
        <w:object w:dxaOrig="160" w:dyaOrig="200" w14:anchorId="0D7AE23C">
          <v:shape id="_x0000_i1039" type="#_x0000_t75" style="width:9.75pt;height:12.75pt" o:ole="">
            <v:imagedata r:id="rId255" o:title=""/>
          </v:shape>
          <o:OLEObject Type="Embed" ProgID="Equation.3" ShapeID="_x0000_i1039" DrawAspect="Content" ObjectID="_1784018996" r:id="rId256"/>
        </w:object>
      </w:r>
      <w:r w:rsidRPr="00A40644">
        <w:rPr>
          <w:rFonts w:ascii="Arial" w:eastAsia="SimSun" w:hAnsi="Arial" w:cs="Arial"/>
          <w:sz w:val="16"/>
          <w:szCs w:val="16"/>
        </w:rPr>
        <w:t xml:space="preserve"> or an active UL BWP change on the PCell and </w:t>
      </w:r>
      <w:ins w:id="38" w:author="samsung" w:date="2024-04-14T22:21:00Z">
        <w:r w:rsidRPr="00A40644">
          <w:rPr>
            <w:rFonts w:ascii="Arial" w:eastAsia="SimSun" w:hAnsi="Arial" w:cs="Arial"/>
            <w:sz w:val="16"/>
            <w:szCs w:val="16"/>
          </w:rPr>
          <w:t>the</w:t>
        </w:r>
      </w:ins>
      <w:del w:id="39" w:author="samsung" w:date="2024-04-14T22:21:00Z">
        <w:r w:rsidRPr="00A40644" w:rsidDel="00E501A7">
          <w:rPr>
            <w:rFonts w:ascii="Arial" w:eastAsia="SimSun" w:hAnsi="Arial" w:cs="Arial"/>
            <w:sz w:val="16"/>
            <w:szCs w:val="16"/>
          </w:rPr>
          <w:delText>an</w:delText>
        </w:r>
      </w:del>
      <w:r w:rsidRPr="00A40644">
        <w:rPr>
          <w:rFonts w:ascii="Arial" w:eastAsia="SimSun" w:hAnsi="Arial" w:cs="Arial"/>
          <w:sz w:val="16"/>
          <w:szCs w:val="16"/>
        </w:rPr>
        <w:t xml:space="preserve"> active DL BWP change is not triggered by a DCI format 1_1 in PDCCH monitoring occasion </w:t>
      </w:r>
      <w:r w:rsidRPr="00A40644">
        <w:rPr>
          <w:rFonts w:ascii="Arial" w:eastAsia="SimSun" w:hAnsi="Arial" w:cs="Arial"/>
          <w:position w:val="-6"/>
          <w:sz w:val="16"/>
          <w:szCs w:val="16"/>
        </w:rPr>
        <w:object w:dxaOrig="220" w:dyaOrig="200" w14:anchorId="3E45BE16">
          <v:shape id="_x0000_i1040" type="#_x0000_t75" style="width:9.75pt;height:12.75pt" o:ole="">
            <v:imagedata r:id="rId253" o:title=""/>
          </v:shape>
          <o:OLEObject Type="Embed" ProgID="Equation.3" ShapeID="_x0000_i1040" DrawAspect="Content" ObjectID="_1784018997" r:id="rId257"/>
        </w:object>
      </w:r>
      <w:ins w:id="40" w:author="samsung" w:date="2024-04-14T22:21:00Z">
        <w:r w:rsidRPr="00A40644">
          <w:rPr>
            <w:rFonts w:ascii="Arial" w:eastAsia="SimSun" w:hAnsi="Arial" w:cs="Arial"/>
            <w:sz w:val="16"/>
            <w:szCs w:val="16"/>
          </w:rPr>
          <w:t>, and the PUCCH transmission</w:t>
        </w:r>
        <w:r w:rsidRPr="00A40644">
          <w:rPr>
            <w:rFonts w:ascii="Arial" w:eastAsia="SimSun" w:hAnsi="Arial" w:cs="Arial"/>
            <w:color w:val="FF0000"/>
            <w:sz w:val="16"/>
            <w:szCs w:val="16"/>
          </w:rPr>
          <w:t xml:space="preserve"> </w:t>
        </w:r>
      </w:ins>
      <w:r w:rsidRPr="00A40644">
        <w:rPr>
          <w:rFonts w:ascii="Arial" w:eastAsia="SimSun" w:hAnsi="Arial" w:cs="Arial"/>
          <w:color w:val="FF0000"/>
          <w:sz w:val="16"/>
          <w:szCs w:val="16"/>
        </w:rPr>
        <w:t>starts at or after a slot for</w:t>
      </w:r>
      <w:ins w:id="41" w:author="samsung" w:date="2024-04-14T22:21:00Z">
        <w:r w:rsidRPr="00A40644">
          <w:rPr>
            <w:rFonts w:ascii="Arial" w:eastAsia="SimSun" w:hAnsi="Arial" w:cs="Arial"/>
            <w:color w:val="FF0000"/>
            <w:sz w:val="16"/>
            <w:szCs w:val="16"/>
          </w:rPr>
          <w:t xml:space="preserve"> </w:t>
        </w:r>
        <w:r w:rsidRPr="00A40644">
          <w:rPr>
            <w:rFonts w:ascii="Arial" w:eastAsia="SimSun" w:hAnsi="Arial" w:cs="Arial"/>
            <w:sz w:val="16"/>
            <w:szCs w:val="16"/>
          </w:rPr>
          <w:t>the</w:t>
        </w:r>
      </w:ins>
      <w:ins w:id="42" w:author="Aris P." w:date="2024-05-21T20:12:00Z">
        <w:r w:rsidRPr="00A40644">
          <w:rPr>
            <w:rFonts w:ascii="Arial" w:eastAsia="SimSun" w:hAnsi="Arial" w:cs="Arial"/>
            <w:sz w:val="16"/>
            <w:szCs w:val="16"/>
          </w:rPr>
          <w:t xml:space="preserve"> </w:t>
        </w:r>
      </w:ins>
      <w:ins w:id="43" w:author="samsung" w:date="2024-04-14T22:21:00Z">
        <w:r w:rsidRPr="00A40644">
          <w:rPr>
            <w:rFonts w:ascii="Arial" w:eastAsia="SimSun" w:hAnsi="Arial" w:cs="Arial"/>
            <w:sz w:val="16"/>
            <w:szCs w:val="16"/>
          </w:rPr>
          <w:t>active DL BWP change or the</w:t>
        </w:r>
      </w:ins>
      <w:ins w:id="44" w:author="Aris P." w:date="2024-05-21T20:12:00Z">
        <w:r w:rsidRPr="00A40644">
          <w:rPr>
            <w:rFonts w:ascii="Arial" w:eastAsia="SimSun" w:hAnsi="Arial" w:cs="Arial"/>
            <w:sz w:val="16"/>
            <w:szCs w:val="16"/>
          </w:rPr>
          <w:t xml:space="preserve"> </w:t>
        </w:r>
      </w:ins>
      <w:ins w:id="45" w:author="samsung" w:date="2024-04-14T22:21:00Z">
        <w:r w:rsidRPr="00A40644">
          <w:rPr>
            <w:rFonts w:ascii="Arial" w:eastAsia="SimSun" w:hAnsi="Arial" w:cs="Arial"/>
            <w:sz w:val="16"/>
            <w:szCs w:val="16"/>
          </w:rPr>
          <w:t>active UL BWP change</w:t>
        </w:r>
      </w:ins>
    </w:p>
    <w:p w14:paraId="6DEC8F41" w14:textId="77777777" w:rsidR="00A40644" w:rsidRPr="00A40644" w:rsidRDefault="00A40644" w:rsidP="00A40644">
      <w:pPr>
        <w:ind w:left="1704" w:hanging="284"/>
        <w:rPr>
          <w:rFonts w:ascii="Arial" w:eastAsia="SimSun" w:hAnsi="Arial" w:cs="Arial"/>
          <w:sz w:val="16"/>
          <w:szCs w:val="16"/>
          <w:lang w:val="en-US"/>
        </w:rPr>
      </w:pPr>
      <w:r w:rsidRPr="00A40644">
        <w:rPr>
          <w:rFonts w:ascii="Arial" w:eastAsia="SimSun" w:hAnsi="Arial" w:cs="Arial"/>
          <w:sz w:val="16"/>
          <w:szCs w:val="16"/>
        </w:rPr>
        <w:object w:dxaOrig="700" w:dyaOrig="240" w14:anchorId="149A24DE">
          <v:shape id="_x0000_i1041" type="#_x0000_t75" style="width:36.75pt;height:14.25pt" o:ole="">
            <v:imagedata r:id="rId258" o:title=""/>
          </v:shape>
          <o:OLEObject Type="Embed" ProgID="Equation.3" ShapeID="_x0000_i1041" DrawAspect="Content" ObjectID="_1784018998" r:id="rId259"/>
        </w:object>
      </w:r>
      <w:r w:rsidRPr="00A40644">
        <w:rPr>
          <w:rFonts w:ascii="Arial" w:eastAsia="SimSun" w:hAnsi="Arial" w:cs="Arial"/>
          <w:sz w:val="16"/>
          <w:szCs w:val="16"/>
          <w:lang w:val="en-US"/>
        </w:rPr>
        <w:t>;</w:t>
      </w:r>
    </w:p>
    <w:p w14:paraId="27409731" w14:textId="77777777" w:rsidR="00A40644" w:rsidRPr="00A40644" w:rsidRDefault="00A40644" w:rsidP="00A40644">
      <w:pPr>
        <w:tabs>
          <w:tab w:val="left" w:pos="314"/>
          <w:tab w:val="left" w:pos="720"/>
        </w:tabs>
        <w:snapToGrid w:val="0"/>
        <w:ind w:left="1135" w:hanging="284"/>
        <w:rPr>
          <w:rFonts w:ascii="Arial" w:eastAsia="SimSun" w:hAnsi="Arial" w:cs="Arial"/>
          <w:sz w:val="16"/>
          <w:szCs w:val="16"/>
        </w:rPr>
      </w:pPr>
      <w:r w:rsidRPr="00A40644">
        <w:rPr>
          <w:rFonts w:ascii="Arial" w:eastAsia="SimSun" w:hAnsi="Arial" w:cs="Arial"/>
          <w:sz w:val="16"/>
          <w:szCs w:val="16"/>
        </w:rPr>
        <w:t>else</w:t>
      </w:r>
    </w:p>
    <w:p w14:paraId="73F4FFE6" w14:textId="77777777" w:rsidR="00A40644" w:rsidRPr="00A40644" w:rsidRDefault="00A40644" w:rsidP="00A40644">
      <w:pPr>
        <w:ind w:left="1134"/>
        <w:rPr>
          <w:rFonts w:ascii="Arial" w:eastAsia="SimSun" w:hAnsi="Arial" w:cs="Arial"/>
          <w:sz w:val="16"/>
          <w:szCs w:val="16"/>
          <w:lang w:eastAsia="zh-CN"/>
        </w:rPr>
      </w:pPr>
      <w:r w:rsidRPr="00A40644">
        <w:rPr>
          <w:rFonts w:ascii="Arial" w:eastAsia="SimSun" w:hAnsi="Arial" w:cs="Arial"/>
          <w:sz w:val="16"/>
          <w:szCs w:val="16"/>
          <w:lang w:eastAsia="zh-CN"/>
        </w:rPr>
        <w:t xml:space="preserve">if there is a PDSCH on serving cell </w:t>
      </w:r>
      <w:r w:rsidRPr="00A40644">
        <w:rPr>
          <w:rFonts w:ascii="Arial" w:eastAsia="SimSun" w:hAnsi="Arial" w:cs="Arial"/>
          <w:position w:val="-6"/>
          <w:sz w:val="16"/>
          <w:szCs w:val="16"/>
        </w:rPr>
        <w:object w:dxaOrig="160" w:dyaOrig="200" w14:anchorId="78850813">
          <v:shape id="_x0000_i1042" type="#_x0000_t75" style="width:9.75pt;height:12.75pt" o:ole="">
            <v:imagedata r:id="rId260" o:title=""/>
          </v:shape>
          <o:OLEObject Type="Embed" ProgID="Equation.3" ShapeID="_x0000_i1042" DrawAspect="Content" ObjectID="_1784018999" r:id="rId261"/>
        </w:object>
      </w:r>
      <w:r w:rsidRPr="00A40644">
        <w:rPr>
          <w:rFonts w:ascii="Arial" w:eastAsia="SimSun" w:hAnsi="Arial" w:cs="Arial"/>
          <w:sz w:val="16"/>
          <w:szCs w:val="16"/>
          <w:lang w:eastAsia="zh-CN"/>
        </w:rPr>
        <w:t xml:space="preserve"> associated with PDCCH in PDCCH monitoring occasion </w:t>
      </w:r>
      <w:r w:rsidRPr="00A40644">
        <w:rPr>
          <w:rFonts w:ascii="Arial" w:eastAsia="SimSun" w:hAnsi="Arial" w:cs="Arial"/>
          <w:position w:val="-6"/>
          <w:sz w:val="16"/>
          <w:szCs w:val="16"/>
        </w:rPr>
        <w:object w:dxaOrig="220" w:dyaOrig="200" w14:anchorId="2293C048">
          <v:shape id="_x0000_i1043" type="#_x0000_t75" style="width:9.75pt;height:12.75pt" o:ole="">
            <v:imagedata r:id="rId253" o:title=""/>
          </v:shape>
          <o:OLEObject Type="Embed" ProgID="Equation.3" ShapeID="_x0000_i1043" DrawAspect="Content" ObjectID="_1784019000" r:id="rId262"/>
        </w:object>
      </w:r>
      <w:r w:rsidRPr="00A40644">
        <w:rPr>
          <w:rFonts w:ascii="Arial" w:eastAsia="SimSun" w:hAnsi="Arial" w:cs="Arial"/>
          <w:sz w:val="16"/>
          <w:szCs w:val="16"/>
          <w:lang w:eastAsia="zh-CN"/>
        </w:rPr>
        <w:t xml:space="preserve">, or there is a PDCCH indicating SPS PDSCH release on serving cell </w:t>
      </w:r>
      <w:r w:rsidRPr="00A40644">
        <w:rPr>
          <w:rFonts w:ascii="Arial" w:eastAsia="SimSun" w:hAnsi="Arial" w:cs="Arial"/>
          <w:position w:val="-6"/>
          <w:sz w:val="16"/>
          <w:szCs w:val="16"/>
        </w:rPr>
        <w:object w:dxaOrig="160" w:dyaOrig="200" w14:anchorId="19445BE8">
          <v:shape id="_x0000_i1044" type="#_x0000_t75" style="width:9.75pt;height:12.75pt" o:ole="">
            <v:imagedata r:id="rId260" o:title=""/>
          </v:shape>
          <o:OLEObject Type="Embed" ProgID="Equation.3" ShapeID="_x0000_i1044" DrawAspect="Content" ObjectID="_1784019001" r:id="rId263"/>
        </w:object>
      </w:r>
      <w:r w:rsidRPr="00A40644">
        <w:rPr>
          <w:rFonts w:ascii="Arial" w:eastAsia="SimSun" w:hAnsi="Arial" w:cs="Arial"/>
          <w:sz w:val="16"/>
          <w:szCs w:val="16"/>
          <w:lang w:eastAsia="zh-CN"/>
        </w:rPr>
        <w:t xml:space="preserve"> </w:t>
      </w:r>
    </w:p>
    <w:p w14:paraId="190A173D" w14:textId="77777777" w:rsidR="00A40644" w:rsidRPr="00A40644" w:rsidRDefault="00A40644" w:rsidP="00A40644">
      <w:pPr>
        <w:ind w:left="1702" w:hanging="284"/>
        <w:rPr>
          <w:rFonts w:ascii="Arial" w:eastAsia="SimSun" w:hAnsi="Arial" w:cs="Arial"/>
          <w:sz w:val="16"/>
          <w:szCs w:val="16"/>
          <w:lang w:eastAsia="zh-CN"/>
        </w:rPr>
      </w:pPr>
      <w:r w:rsidRPr="00A40644">
        <w:rPr>
          <w:rFonts w:ascii="Arial" w:eastAsia="SimSun" w:hAnsi="Arial" w:cs="Arial"/>
          <w:sz w:val="16"/>
          <w:szCs w:val="16"/>
          <w:lang w:eastAsia="zh-CN"/>
        </w:rPr>
        <w:t xml:space="preserve">if </w:t>
      </w:r>
      <w:r w:rsidRPr="00A40644">
        <w:rPr>
          <w:rFonts w:ascii="Arial" w:eastAsia="SimSun" w:hAnsi="Arial" w:cs="Arial"/>
          <w:sz w:val="16"/>
          <w:szCs w:val="16"/>
          <w:lang w:eastAsia="zh-CN"/>
        </w:rPr>
        <w:object w:dxaOrig="1340" w:dyaOrig="360" w14:anchorId="6E868D46">
          <v:shape id="_x0000_i1045" type="#_x0000_t75" style="width:66.75pt;height:18.75pt" o:ole="">
            <v:imagedata r:id="rId264" o:title=""/>
          </v:shape>
          <o:OLEObject Type="Embed" ProgID="Equation.3" ShapeID="_x0000_i1045" DrawAspect="Content" ObjectID="_1784019002" r:id="rId265"/>
        </w:object>
      </w:r>
    </w:p>
    <w:p w14:paraId="332A3C3A" w14:textId="77777777" w:rsidR="00A40644" w:rsidRPr="00A40644" w:rsidRDefault="00A40644" w:rsidP="00A40644">
      <w:pPr>
        <w:jc w:val="center"/>
        <w:rPr>
          <w:rFonts w:ascii="Arial" w:hAnsi="Arial" w:cs="Arial"/>
          <w:color w:val="FF0000"/>
          <w:sz w:val="16"/>
          <w:szCs w:val="16"/>
          <w:lang w:eastAsia="zh-CN"/>
        </w:rPr>
      </w:pPr>
      <w:r w:rsidRPr="00A40644">
        <w:rPr>
          <w:rFonts w:ascii="Arial" w:hAnsi="Arial" w:cs="Arial"/>
          <w:color w:val="FF0000"/>
          <w:sz w:val="16"/>
          <w:szCs w:val="16"/>
          <w:lang w:eastAsia="zh-CN"/>
        </w:rPr>
        <w:t xml:space="preserve">*** </w:t>
      </w:r>
      <w:r w:rsidRPr="00A40644">
        <w:rPr>
          <w:rFonts w:ascii="Arial" w:hAnsi="Arial" w:cs="Arial"/>
          <w:color w:val="FF0000"/>
          <w:sz w:val="16"/>
          <w:szCs w:val="16"/>
        </w:rPr>
        <w:t>Unchanged parts are omitted</w:t>
      </w:r>
      <w:r w:rsidRPr="00A40644">
        <w:rPr>
          <w:rFonts w:ascii="Arial" w:hAnsi="Arial" w:cs="Arial"/>
          <w:color w:val="FF0000"/>
          <w:sz w:val="16"/>
          <w:szCs w:val="16"/>
          <w:lang w:eastAsia="zh-CN"/>
        </w:rPr>
        <w:t xml:space="preserve"> ***</w:t>
      </w:r>
    </w:p>
    <w:p w14:paraId="691F927D" w14:textId="77777777" w:rsidR="00A40644" w:rsidRPr="00D2151E" w:rsidRDefault="00A40644" w:rsidP="00A40644">
      <w:pPr>
        <w:rPr>
          <w:color w:val="FF0000"/>
        </w:rPr>
      </w:pPr>
      <w:r w:rsidRPr="00D2151E">
        <w:rPr>
          <w:color w:val="FF0000"/>
        </w:rPr>
        <w:t>---------Start of TP---------</w:t>
      </w:r>
    </w:p>
    <w:p w14:paraId="76555854" w14:textId="77777777" w:rsidR="00A40644" w:rsidRPr="00A40644" w:rsidRDefault="00A40644" w:rsidP="00A40644">
      <w:pPr>
        <w:rPr>
          <w:rFonts w:ascii="Times New Roman" w:hAnsi="Times New Roman"/>
          <w:bCs/>
          <w:iCs/>
          <w:szCs w:val="20"/>
          <w:lang w:eastAsia="ko-KR"/>
        </w:rPr>
      </w:pPr>
      <w:r w:rsidRPr="00A40644">
        <w:rPr>
          <w:rFonts w:ascii="Times New Roman" w:hAnsi="Times New Roman"/>
          <w:bCs/>
          <w:iCs/>
          <w:szCs w:val="20"/>
          <w:highlight w:val="cyan"/>
          <w:lang w:eastAsia="ko-KR"/>
        </w:rPr>
        <w:t>Final CR to be endorsed by email discussion from May 29 until 30 – Aris (Samsung).</w:t>
      </w:r>
    </w:p>
    <w:p w14:paraId="30457F2D" w14:textId="77777777" w:rsidR="003B5E41" w:rsidRPr="00A40644" w:rsidRDefault="003B5E41" w:rsidP="00D7097B">
      <w:pPr>
        <w:rPr>
          <w:rFonts w:ascii="Times New Roman" w:hAnsi="Times New Roman"/>
          <w:bCs/>
          <w:iCs/>
          <w:szCs w:val="20"/>
          <w:lang w:eastAsia="x-none"/>
        </w:rPr>
      </w:pPr>
    </w:p>
    <w:p w14:paraId="654A24DF" w14:textId="77777777" w:rsidR="00A40644" w:rsidRPr="00D7097B" w:rsidRDefault="00A40644" w:rsidP="00D7097B">
      <w:pPr>
        <w:rPr>
          <w:bCs/>
          <w:iCs/>
          <w:lang w:eastAsia="x-none"/>
        </w:rPr>
      </w:pPr>
    </w:p>
    <w:p w14:paraId="173007BA" w14:textId="77777777" w:rsidR="00D7097B" w:rsidRPr="00D7097B" w:rsidRDefault="00D7097B" w:rsidP="00D7097B">
      <w:pPr>
        <w:rPr>
          <w:b/>
          <w:iCs/>
          <w:lang w:eastAsia="ko-KR"/>
        </w:rPr>
      </w:pPr>
      <w:r w:rsidRPr="00D7097B">
        <w:rPr>
          <w:rFonts w:hint="eastAsia"/>
          <w:b/>
          <w:iCs/>
          <w:lang w:eastAsia="ko-KR"/>
        </w:rPr>
        <w:t>F</w:t>
      </w:r>
      <w:r w:rsidRPr="00D7097B">
        <w:rPr>
          <w:b/>
          <w:iCs/>
          <w:lang w:eastAsia="ko-KR"/>
        </w:rPr>
        <w:t>ollow up discussion on not multiplexing UCI on Msg3 PUSCH from RAN1#116</w:t>
      </w:r>
    </w:p>
    <w:p w14:paraId="28A537AC" w14:textId="4697ECEC" w:rsidR="00D7097B" w:rsidRPr="00D7097B" w:rsidRDefault="006F79AF" w:rsidP="00D7097B">
      <w:pPr>
        <w:rPr>
          <w:bCs/>
          <w:iCs/>
          <w:lang w:eastAsia="x-none"/>
        </w:rPr>
      </w:pPr>
      <w:hyperlink r:id="rId266" w:history="1">
        <w:r>
          <w:rPr>
            <w:rStyle w:val="Hyperlink"/>
            <w:bCs/>
            <w:iCs/>
            <w:lang w:eastAsia="x-none"/>
          </w:rPr>
          <w:t>R1-2404229</w:t>
        </w:r>
      </w:hyperlink>
      <w:r w:rsidR="00D7097B" w:rsidRPr="00D7097B">
        <w:rPr>
          <w:bCs/>
          <w:iCs/>
          <w:lang w:eastAsia="x-none"/>
        </w:rPr>
        <w:tab/>
        <w:t>Discussion on UCI multiplexing in Msg3 PUSCH</w:t>
      </w:r>
      <w:r w:rsidR="00D7097B" w:rsidRPr="00D7097B">
        <w:rPr>
          <w:bCs/>
          <w:iCs/>
          <w:lang w:eastAsia="x-none"/>
        </w:rPr>
        <w:tab/>
        <w:t>ZTE</w:t>
      </w:r>
    </w:p>
    <w:p w14:paraId="655597CD" w14:textId="76A40BD1" w:rsidR="00D7097B" w:rsidRPr="00D7097B" w:rsidRDefault="006F79AF" w:rsidP="00D7097B">
      <w:pPr>
        <w:rPr>
          <w:bCs/>
          <w:iCs/>
          <w:lang w:eastAsia="x-none"/>
        </w:rPr>
      </w:pPr>
      <w:hyperlink r:id="rId267" w:history="1">
        <w:r>
          <w:rPr>
            <w:rStyle w:val="Hyperlink"/>
            <w:bCs/>
            <w:iCs/>
            <w:lang w:eastAsia="x-none"/>
          </w:rPr>
          <w:t>R1-2404269</w:t>
        </w:r>
      </w:hyperlink>
      <w:r w:rsidR="00D7097B" w:rsidRPr="00D7097B">
        <w:rPr>
          <w:bCs/>
          <w:iCs/>
          <w:lang w:eastAsia="x-none"/>
        </w:rPr>
        <w:tab/>
        <w:t>Views on multiplexing UCI on MSG3 PUSCH</w:t>
      </w:r>
      <w:r w:rsidR="00D7097B" w:rsidRPr="00D7097B">
        <w:rPr>
          <w:bCs/>
          <w:iCs/>
          <w:lang w:eastAsia="x-none"/>
        </w:rPr>
        <w:tab/>
        <w:t>Apple</w:t>
      </w:r>
    </w:p>
    <w:p w14:paraId="1FAD76E8" w14:textId="16539922" w:rsidR="00D7097B" w:rsidRPr="00D7097B" w:rsidRDefault="006F79AF" w:rsidP="00D7097B">
      <w:pPr>
        <w:rPr>
          <w:bCs/>
          <w:iCs/>
          <w:lang w:eastAsia="x-none"/>
        </w:rPr>
      </w:pPr>
      <w:hyperlink r:id="rId268" w:history="1">
        <w:r>
          <w:rPr>
            <w:rStyle w:val="Hyperlink"/>
            <w:bCs/>
            <w:iCs/>
            <w:lang w:eastAsia="x-none"/>
          </w:rPr>
          <w:t>R1-2404479</w:t>
        </w:r>
      </w:hyperlink>
      <w:r w:rsidR="00D7097B" w:rsidRPr="00D7097B">
        <w:rPr>
          <w:bCs/>
          <w:iCs/>
          <w:lang w:eastAsia="x-none"/>
        </w:rPr>
        <w:tab/>
        <w:t>On not multiplexing UCI on MSG3 PUSCH</w:t>
      </w:r>
      <w:r w:rsidR="00D7097B" w:rsidRPr="00D7097B">
        <w:rPr>
          <w:bCs/>
          <w:iCs/>
          <w:lang w:eastAsia="x-none"/>
        </w:rPr>
        <w:tab/>
        <w:t>Nokia, CATT, Ericsson</w:t>
      </w:r>
    </w:p>
    <w:p w14:paraId="5CB7572E" w14:textId="2F9D3D12" w:rsidR="00D7097B" w:rsidRPr="00D7097B" w:rsidRDefault="006F79AF" w:rsidP="00D7097B">
      <w:pPr>
        <w:rPr>
          <w:bCs/>
          <w:iCs/>
          <w:lang w:eastAsia="x-none"/>
        </w:rPr>
      </w:pPr>
      <w:hyperlink r:id="rId269" w:history="1">
        <w:r>
          <w:rPr>
            <w:rStyle w:val="Hyperlink"/>
            <w:bCs/>
            <w:iCs/>
            <w:lang w:eastAsia="x-none"/>
          </w:rPr>
          <w:t>R1-2404480</w:t>
        </w:r>
      </w:hyperlink>
      <w:r w:rsidR="00D7097B" w:rsidRPr="00D7097B">
        <w:rPr>
          <w:bCs/>
          <w:iCs/>
          <w:lang w:eastAsia="x-none"/>
        </w:rPr>
        <w:tab/>
        <w:t>Clarification on not multiplexing UCI on MSG3 PUSCH</w:t>
      </w:r>
      <w:r w:rsidR="00D7097B" w:rsidRPr="00D7097B">
        <w:rPr>
          <w:bCs/>
          <w:iCs/>
          <w:lang w:eastAsia="x-none"/>
        </w:rPr>
        <w:tab/>
        <w:t>Nokia, CATT, Ericsson</w:t>
      </w:r>
    </w:p>
    <w:p w14:paraId="009862B2" w14:textId="24C26EA8" w:rsidR="00D7097B" w:rsidRPr="00D7097B" w:rsidRDefault="006F79AF" w:rsidP="00D7097B">
      <w:pPr>
        <w:rPr>
          <w:bCs/>
          <w:iCs/>
          <w:lang w:eastAsia="x-none"/>
        </w:rPr>
      </w:pPr>
      <w:hyperlink r:id="rId270" w:history="1">
        <w:r>
          <w:rPr>
            <w:rStyle w:val="Hyperlink"/>
            <w:bCs/>
            <w:iCs/>
            <w:lang w:eastAsia="x-none"/>
          </w:rPr>
          <w:t>R1-2404945</w:t>
        </w:r>
      </w:hyperlink>
      <w:r w:rsidR="00D7097B" w:rsidRPr="00D7097B">
        <w:rPr>
          <w:bCs/>
          <w:iCs/>
          <w:lang w:eastAsia="x-none"/>
        </w:rPr>
        <w:tab/>
        <w:t>Discussion on overlapping issues related to Msg3</w:t>
      </w:r>
      <w:r w:rsidR="00D7097B" w:rsidRPr="00D7097B">
        <w:rPr>
          <w:bCs/>
          <w:iCs/>
          <w:lang w:eastAsia="x-none"/>
        </w:rPr>
        <w:tab/>
        <w:t>Huawei, HiSilicon</w:t>
      </w:r>
    </w:p>
    <w:p w14:paraId="710EF81D" w14:textId="7E237E41" w:rsidR="00D7097B" w:rsidRPr="00D7097B" w:rsidRDefault="006F79AF" w:rsidP="00D7097B">
      <w:pPr>
        <w:rPr>
          <w:bCs/>
          <w:iCs/>
          <w:lang w:eastAsia="x-none"/>
        </w:rPr>
      </w:pPr>
      <w:hyperlink r:id="rId271" w:history="1">
        <w:r>
          <w:rPr>
            <w:rStyle w:val="Hyperlink"/>
            <w:bCs/>
            <w:iCs/>
            <w:lang w:eastAsia="x-none"/>
          </w:rPr>
          <w:t>R1-2404954</w:t>
        </w:r>
      </w:hyperlink>
      <w:r w:rsidR="00D7097B" w:rsidRPr="00D7097B">
        <w:rPr>
          <w:bCs/>
          <w:iCs/>
          <w:lang w:eastAsia="x-none"/>
        </w:rPr>
        <w:tab/>
        <w:t>Draft CR for overlapping between msg3 PUSCH and PUCCH</w:t>
      </w:r>
      <w:r w:rsidR="00D7097B" w:rsidRPr="00D7097B">
        <w:rPr>
          <w:bCs/>
          <w:iCs/>
          <w:lang w:eastAsia="x-none"/>
        </w:rPr>
        <w:tab/>
        <w:t>Samsung</w:t>
      </w:r>
    </w:p>
    <w:p w14:paraId="66516C3E" w14:textId="77777777" w:rsidR="00D7097B" w:rsidRPr="004F6239" w:rsidRDefault="00D7097B" w:rsidP="00D7097B">
      <w:pPr>
        <w:rPr>
          <w:bCs/>
          <w:iCs/>
          <w:lang w:eastAsia="ko-KR"/>
        </w:rPr>
      </w:pPr>
      <w:r w:rsidRPr="004F6239">
        <w:rPr>
          <w:rFonts w:hint="eastAsia"/>
          <w:bCs/>
          <w:iCs/>
          <w:lang w:eastAsia="ko-KR"/>
        </w:rPr>
        <w:t>T</w:t>
      </w:r>
      <w:r w:rsidRPr="004F6239">
        <w:rPr>
          <w:bCs/>
          <w:iCs/>
          <w:lang w:eastAsia="ko-KR"/>
        </w:rPr>
        <w:t>o be moderated by Karri (Nokia).</w:t>
      </w:r>
    </w:p>
    <w:p w14:paraId="4F09809C" w14:textId="50BCD2E3" w:rsidR="004F6239" w:rsidRPr="004F6239" w:rsidRDefault="006F79AF" w:rsidP="004F6239">
      <w:pPr>
        <w:rPr>
          <w:b/>
          <w:iCs/>
          <w:lang w:eastAsia="x-none"/>
        </w:rPr>
      </w:pPr>
      <w:hyperlink r:id="rId272" w:history="1">
        <w:r>
          <w:rPr>
            <w:rStyle w:val="Hyperlink"/>
            <w:b/>
            <w:iCs/>
            <w:lang w:eastAsia="x-none"/>
          </w:rPr>
          <w:t>R1-2405420</w:t>
        </w:r>
      </w:hyperlink>
      <w:r w:rsidR="004F6239" w:rsidRPr="004F6239">
        <w:rPr>
          <w:b/>
          <w:iCs/>
          <w:lang w:eastAsia="x-none"/>
        </w:rPr>
        <w:tab/>
        <w:t>[117-Pre-R18-NR] Summary#1 of UCI on Msg3 PUSCH</w:t>
      </w:r>
      <w:r w:rsidR="004F6239" w:rsidRPr="004F6239">
        <w:rPr>
          <w:b/>
          <w:iCs/>
          <w:lang w:eastAsia="x-none"/>
        </w:rPr>
        <w:tab/>
        <w:t>Nokia (Moderator)</w:t>
      </w:r>
    </w:p>
    <w:p w14:paraId="5CB267B4" w14:textId="6E392A61" w:rsidR="00D7097B" w:rsidRDefault="004F6239" w:rsidP="00D7097B">
      <w:pPr>
        <w:rPr>
          <w:bCs/>
          <w:iCs/>
          <w:lang w:eastAsia="x-none"/>
        </w:rPr>
      </w:pPr>
      <w:r>
        <w:rPr>
          <w:bCs/>
          <w:iCs/>
          <w:lang w:eastAsia="x-none"/>
        </w:rPr>
        <w:t>From Monday session</w:t>
      </w:r>
    </w:p>
    <w:p w14:paraId="2F09AA84" w14:textId="77777777" w:rsidR="004F6239" w:rsidRDefault="004F6239" w:rsidP="004F6239">
      <w:pPr>
        <w:rPr>
          <w:highlight w:val="green"/>
        </w:rPr>
      </w:pPr>
      <w:r>
        <w:rPr>
          <w:highlight w:val="green"/>
        </w:rPr>
        <w:t>Agreement</w:t>
      </w:r>
    </w:p>
    <w:p w14:paraId="20DF5AE1" w14:textId="77777777" w:rsidR="004F6239" w:rsidRPr="00446F27" w:rsidRDefault="004F6239" w:rsidP="004F6239">
      <w:pPr>
        <w:rPr>
          <w:bCs/>
        </w:rPr>
      </w:pPr>
      <w:r w:rsidRPr="00446F27">
        <w:rPr>
          <w:bCs/>
        </w:rPr>
        <w:t>Agree on which wording to take as the core text for UCI not to be multiplexed on Msg3</w:t>
      </w:r>
    </w:p>
    <w:p w14:paraId="33AE2F4F" w14:textId="36FEA5B5" w:rsidR="004F6239" w:rsidRPr="00446F27" w:rsidRDefault="004F6239" w:rsidP="00EA1844">
      <w:pPr>
        <w:pStyle w:val="ListParagraph"/>
        <w:numPr>
          <w:ilvl w:val="0"/>
          <w:numId w:val="89"/>
        </w:numPr>
      </w:pPr>
      <w:r w:rsidRPr="00446F27">
        <w:rPr>
          <w:bCs/>
        </w:rPr>
        <w:t xml:space="preserve">Alt2: </w:t>
      </w:r>
      <w:r w:rsidRPr="00446F27">
        <w:t>If a Msg3 PUSCH scheduled by a RAR UL grant or a DCI with CRC scrambled by TC-RNTI overlaps with a PUCCH, the UE does not multiplex UCI on the Msg3 PUSCH.</w:t>
      </w:r>
    </w:p>
    <w:p w14:paraId="2845AAF6" w14:textId="78E80DD7" w:rsidR="00503B62" w:rsidRPr="00503B62" w:rsidRDefault="006F79AF" w:rsidP="00D7097B">
      <w:pPr>
        <w:rPr>
          <w:b/>
          <w:iCs/>
          <w:lang w:eastAsia="x-none"/>
        </w:rPr>
      </w:pPr>
      <w:hyperlink r:id="rId273" w:history="1">
        <w:r>
          <w:rPr>
            <w:rStyle w:val="Hyperlink"/>
            <w:b/>
            <w:iCs/>
            <w:lang w:eastAsia="x-none"/>
          </w:rPr>
          <w:t>R1-2405521</w:t>
        </w:r>
      </w:hyperlink>
      <w:r w:rsidR="00503B62" w:rsidRPr="00503B62">
        <w:rPr>
          <w:b/>
          <w:iCs/>
          <w:lang w:eastAsia="x-none"/>
        </w:rPr>
        <w:tab/>
        <w:t>[117-Pre-R18-NR] Summary#2 of UCI on Msg3 PUSCH</w:t>
      </w:r>
      <w:r w:rsidR="00503B62" w:rsidRPr="00503B62">
        <w:rPr>
          <w:b/>
          <w:iCs/>
          <w:lang w:eastAsia="x-none"/>
        </w:rPr>
        <w:tab/>
        <w:t>Nokia (Moderator)</w:t>
      </w:r>
    </w:p>
    <w:p w14:paraId="528120C7" w14:textId="2814AE4F" w:rsidR="00503B62" w:rsidRDefault="00503B62" w:rsidP="00503B62">
      <w:pPr>
        <w:rPr>
          <w:bCs/>
          <w:iCs/>
          <w:lang w:eastAsia="x-none"/>
        </w:rPr>
      </w:pPr>
      <w:r>
        <w:rPr>
          <w:bCs/>
          <w:iCs/>
          <w:lang w:eastAsia="x-none"/>
        </w:rPr>
        <w:t>From Tuesday session</w:t>
      </w:r>
    </w:p>
    <w:p w14:paraId="43376461" w14:textId="77777777" w:rsidR="00C44229" w:rsidRPr="00C44229" w:rsidRDefault="00C44229" w:rsidP="00C44229">
      <w:pPr>
        <w:rPr>
          <w:lang w:eastAsia="ko-KR"/>
        </w:rPr>
      </w:pPr>
      <w:r w:rsidRPr="00C44229">
        <w:rPr>
          <w:highlight w:val="green"/>
          <w:lang w:eastAsia="ko-KR"/>
        </w:rPr>
        <w:t>Agreement</w:t>
      </w:r>
    </w:p>
    <w:p w14:paraId="3F12C77D" w14:textId="16936522" w:rsidR="00C44229" w:rsidRPr="00446F27" w:rsidRDefault="00C44229" w:rsidP="00C44229">
      <w:pPr>
        <w:rPr>
          <w:lang w:eastAsia="ko-KR"/>
        </w:rPr>
      </w:pPr>
      <w:r w:rsidRPr="00446F27">
        <w:rPr>
          <w:rFonts w:hint="eastAsia"/>
          <w:lang w:eastAsia="ko-KR"/>
        </w:rPr>
        <w:t>T</w:t>
      </w:r>
      <w:r w:rsidRPr="00446F27">
        <w:rPr>
          <w:lang w:eastAsia="ko-KR"/>
        </w:rPr>
        <w:t>he following conclusion is taken which is also reflected on the CR cover page</w:t>
      </w:r>
    </w:p>
    <w:p w14:paraId="4E7BCF9D" w14:textId="77777777" w:rsidR="00C44229" w:rsidRPr="00446F27" w:rsidRDefault="00C44229" w:rsidP="00EA1844">
      <w:pPr>
        <w:pStyle w:val="ListParagraph"/>
        <w:numPr>
          <w:ilvl w:val="0"/>
          <w:numId w:val="89"/>
        </w:numPr>
      </w:pPr>
      <w:r w:rsidRPr="00446F27">
        <w:t>If a Msg3 PUSCH scheduled by a RAR UL grant or a DCI with CRC scrambled by TC-RNTI overlaps with a PUCCH, it is up to the UE to transmit either the Msg3 PUSCH or the PUCCH</w:t>
      </w:r>
    </w:p>
    <w:p w14:paraId="59EEDB48" w14:textId="2855D17D" w:rsidR="00503B62" w:rsidRDefault="00446F27" w:rsidP="00D7097B">
      <w:pPr>
        <w:rPr>
          <w:bCs/>
          <w:iCs/>
          <w:lang w:eastAsia="x-none"/>
        </w:rPr>
      </w:pPr>
      <w:r>
        <w:rPr>
          <w:bCs/>
          <w:iCs/>
          <w:lang w:eastAsia="x-none"/>
        </w:rPr>
        <w:t>Final CR (regarding above 2 agreements) in:</w:t>
      </w:r>
    </w:p>
    <w:p w14:paraId="195ED9D1" w14:textId="3E163CB8" w:rsidR="00446F27" w:rsidRPr="008D1187" w:rsidRDefault="006F79AF" w:rsidP="00D7097B">
      <w:pPr>
        <w:rPr>
          <w:b/>
          <w:iCs/>
          <w:lang w:eastAsia="x-none"/>
        </w:rPr>
      </w:pPr>
      <w:hyperlink r:id="rId274" w:history="1">
        <w:r>
          <w:rPr>
            <w:rStyle w:val="Hyperlink"/>
            <w:b/>
            <w:iCs/>
            <w:highlight w:val="green"/>
            <w:lang w:eastAsia="x-none"/>
          </w:rPr>
          <w:t>R1-2405644</w:t>
        </w:r>
      </w:hyperlink>
      <w:r w:rsidR="00446F27" w:rsidRPr="008D1187">
        <w:rPr>
          <w:b/>
          <w:iCs/>
          <w:lang w:eastAsia="x-none"/>
        </w:rPr>
        <w:tab/>
        <w:t>Clarification on not multiplexing UCI on MSG3 PUSCH</w:t>
      </w:r>
      <w:r w:rsidR="00446F27" w:rsidRPr="008D1187">
        <w:rPr>
          <w:b/>
          <w:iCs/>
          <w:lang w:eastAsia="x-none"/>
        </w:rPr>
        <w:tab/>
        <w:t>Nokia, CATT, Ericsson, Huawei, HiSilicon, Samsung, ZTE</w:t>
      </w:r>
    </w:p>
    <w:p w14:paraId="7FE43C17" w14:textId="5C026A90" w:rsidR="00446F27" w:rsidRPr="008D1187" w:rsidRDefault="008D1187" w:rsidP="00D7097B">
      <w:pPr>
        <w:rPr>
          <w:bCs/>
          <w:iCs/>
          <w:lang w:eastAsia="x-none"/>
        </w:rPr>
      </w:pPr>
      <w:r w:rsidRPr="008D1187">
        <w:rPr>
          <w:bCs/>
          <w:iCs/>
          <w:lang w:eastAsia="x-none"/>
        </w:rPr>
        <w:t>(Rel-18</w:t>
      </w:r>
      <w:r w:rsidR="007A53ED">
        <w:rPr>
          <w:bCs/>
          <w:iCs/>
          <w:lang w:eastAsia="x-none"/>
        </w:rPr>
        <w:t xml:space="preserve">, </w:t>
      </w:r>
      <w:r w:rsidRPr="008D1187">
        <w:rPr>
          <w:bCs/>
          <w:iCs/>
          <w:lang w:eastAsia="x-none"/>
        </w:rPr>
        <w:t>38.213</w:t>
      </w:r>
      <w:r w:rsidR="007A53ED">
        <w:rPr>
          <w:bCs/>
          <w:iCs/>
          <w:lang w:eastAsia="x-none"/>
        </w:rPr>
        <w:t xml:space="preserve">, </w:t>
      </w:r>
      <w:r w:rsidRPr="008D1187">
        <w:rPr>
          <w:bCs/>
          <w:iCs/>
          <w:lang w:eastAsia="x-none"/>
        </w:rPr>
        <w:t>NR_newRAT-Core, TEI18</w:t>
      </w:r>
      <w:r w:rsidR="007A53ED">
        <w:rPr>
          <w:bCs/>
          <w:iCs/>
          <w:lang w:eastAsia="x-none"/>
        </w:rPr>
        <w:t>, CR</w:t>
      </w:r>
      <w:r w:rsidRPr="008D1187">
        <w:rPr>
          <w:bCs/>
          <w:iCs/>
          <w:lang w:eastAsia="x-none"/>
        </w:rPr>
        <w:t>0631</w:t>
      </w:r>
      <w:r w:rsidR="007A53ED">
        <w:rPr>
          <w:bCs/>
          <w:iCs/>
          <w:lang w:eastAsia="x-none"/>
        </w:rPr>
        <w:t>rev</w:t>
      </w:r>
      <w:r w:rsidRPr="008D1187">
        <w:rPr>
          <w:bCs/>
          <w:iCs/>
          <w:lang w:eastAsia="x-none"/>
        </w:rPr>
        <w:t>1</w:t>
      </w:r>
      <w:r w:rsidR="007A53ED">
        <w:rPr>
          <w:bCs/>
          <w:iCs/>
          <w:lang w:eastAsia="x-none"/>
        </w:rPr>
        <w:t xml:space="preserve">, Cat </w:t>
      </w:r>
      <w:r w:rsidRPr="008D1187">
        <w:rPr>
          <w:bCs/>
          <w:iCs/>
          <w:lang w:eastAsia="x-none"/>
        </w:rPr>
        <w:t>F) is a</w:t>
      </w:r>
      <w:r>
        <w:rPr>
          <w:bCs/>
          <w:iCs/>
          <w:lang w:eastAsia="x-none"/>
        </w:rPr>
        <w:t>greed.</w:t>
      </w:r>
    </w:p>
    <w:p w14:paraId="27FDF481" w14:textId="77777777" w:rsidR="008D1187" w:rsidRPr="008D1187" w:rsidRDefault="008D1187" w:rsidP="00D7097B">
      <w:pPr>
        <w:rPr>
          <w:bCs/>
          <w:iCs/>
          <w:lang w:eastAsia="x-none"/>
        </w:rPr>
      </w:pPr>
    </w:p>
    <w:p w14:paraId="36E2BC42" w14:textId="77777777" w:rsidR="004F6239" w:rsidRPr="008D1187" w:rsidRDefault="004F6239" w:rsidP="00D7097B">
      <w:pPr>
        <w:rPr>
          <w:bCs/>
          <w:iCs/>
          <w:lang w:eastAsia="x-none"/>
        </w:rPr>
      </w:pPr>
    </w:p>
    <w:p w14:paraId="434154C8" w14:textId="77777777" w:rsidR="00D7097B" w:rsidRPr="00D7097B" w:rsidRDefault="00D7097B" w:rsidP="00D7097B">
      <w:pPr>
        <w:rPr>
          <w:b/>
          <w:iCs/>
          <w:lang w:eastAsia="x-none"/>
        </w:rPr>
      </w:pPr>
      <w:r w:rsidRPr="00D7097B">
        <w:rPr>
          <w:b/>
          <w:iCs/>
          <w:lang w:eastAsia="x-none"/>
        </w:rPr>
        <w:t>Follow up discussion on SRS transmission occasion from RAN1#115</w:t>
      </w:r>
    </w:p>
    <w:p w14:paraId="3C5E682E" w14:textId="19AB1F34" w:rsidR="00D7097B" w:rsidRPr="00D7097B" w:rsidRDefault="006F79AF" w:rsidP="00D7097B">
      <w:pPr>
        <w:rPr>
          <w:bCs/>
          <w:iCs/>
          <w:lang w:eastAsia="x-none"/>
        </w:rPr>
      </w:pPr>
      <w:hyperlink r:id="rId275" w:history="1">
        <w:r>
          <w:rPr>
            <w:rStyle w:val="Hyperlink"/>
            <w:bCs/>
            <w:iCs/>
            <w:lang w:eastAsia="x-none"/>
          </w:rPr>
          <w:t>R1-2405118</w:t>
        </w:r>
      </w:hyperlink>
      <w:r w:rsidR="00D7097B" w:rsidRPr="00D7097B">
        <w:rPr>
          <w:bCs/>
          <w:iCs/>
          <w:lang w:eastAsia="x-none"/>
        </w:rPr>
        <w:tab/>
        <w:t>SRS Tx occasion and power scaling</w:t>
      </w:r>
      <w:r w:rsidR="00D7097B" w:rsidRPr="00D7097B">
        <w:rPr>
          <w:bCs/>
          <w:iCs/>
          <w:lang w:eastAsia="x-none"/>
        </w:rPr>
        <w:tab/>
        <w:t>Ericsson, Nokia</w:t>
      </w:r>
    </w:p>
    <w:p w14:paraId="0CCF794B" w14:textId="252288CD" w:rsidR="00D7097B" w:rsidRPr="00D7097B" w:rsidRDefault="006F79AF" w:rsidP="00D7097B">
      <w:pPr>
        <w:rPr>
          <w:bCs/>
          <w:iCs/>
          <w:lang w:eastAsia="x-none"/>
        </w:rPr>
      </w:pPr>
      <w:hyperlink r:id="rId276" w:history="1">
        <w:r>
          <w:rPr>
            <w:rStyle w:val="Hyperlink"/>
            <w:bCs/>
            <w:iCs/>
            <w:lang w:eastAsia="x-none"/>
          </w:rPr>
          <w:t>R1-2405291</w:t>
        </w:r>
      </w:hyperlink>
      <w:r w:rsidR="00D7097B" w:rsidRPr="00D7097B">
        <w:rPr>
          <w:bCs/>
          <w:iCs/>
          <w:lang w:eastAsia="x-none"/>
        </w:rPr>
        <w:tab/>
        <w:t>Correction on Multi-Resource SRS Port Power Scaling</w:t>
      </w:r>
      <w:r w:rsidR="00D7097B" w:rsidRPr="00D7097B">
        <w:rPr>
          <w:bCs/>
          <w:iCs/>
          <w:lang w:eastAsia="x-none"/>
        </w:rPr>
        <w:tab/>
        <w:t>Ericsson, Nokia</w:t>
      </w:r>
    </w:p>
    <w:p w14:paraId="0E6CD7CA" w14:textId="77777777" w:rsidR="00D7097B" w:rsidRPr="004E0314" w:rsidRDefault="00D7097B" w:rsidP="00D7097B">
      <w:pPr>
        <w:rPr>
          <w:bCs/>
          <w:iCs/>
          <w:lang w:eastAsia="ko-KR"/>
        </w:rPr>
      </w:pPr>
      <w:r w:rsidRPr="004E0314">
        <w:rPr>
          <w:rFonts w:hint="eastAsia"/>
          <w:bCs/>
          <w:iCs/>
          <w:lang w:eastAsia="ko-KR"/>
        </w:rPr>
        <w:t>T</w:t>
      </w:r>
      <w:r w:rsidRPr="004E0314">
        <w:rPr>
          <w:bCs/>
          <w:iCs/>
          <w:lang w:eastAsia="ko-KR"/>
        </w:rPr>
        <w:t>o be moderated by Mark (Ericsson).</w:t>
      </w:r>
    </w:p>
    <w:p w14:paraId="0E27B65F" w14:textId="340514B3" w:rsidR="004E0314" w:rsidRPr="004E0314" w:rsidRDefault="006F79AF" w:rsidP="004E0314">
      <w:pPr>
        <w:rPr>
          <w:b/>
          <w:iCs/>
          <w:lang w:eastAsia="x-none"/>
        </w:rPr>
      </w:pPr>
      <w:hyperlink r:id="rId277" w:history="1">
        <w:r>
          <w:rPr>
            <w:rStyle w:val="Hyperlink"/>
            <w:b/>
            <w:iCs/>
            <w:lang w:eastAsia="ko-KR"/>
          </w:rPr>
          <w:t>R1-2405399</w:t>
        </w:r>
      </w:hyperlink>
      <w:r w:rsidR="004E0314" w:rsidRPr="004E0314">
        <w:rPr>
          <w:b/>
          <w:iCs/>
          <w:lang w:eastAsia="ko-KR"/>
        </w:rPr>
        <w:tab/>
        <w:t>Summary of NR Pre-Rel18 maintenance discussion for SRS power scaling and transmission occasion</w:t>
      </w:r>
      <w:r w:rsidR="004E0314" w:rsidRPr="004E0314">
        <w:rPr>
          <w:b/>
          <w:iCs/>
          <w:lang w:eastAsia="ko-KR"/>
        </w:rPr>
        <w:tab/>
        <w:t>Moderator (Ericsson)</w:t>
      </w:r>
    </w:p>
    <w:p w14:paraId="248C128F" w14:textId="77777777" w:rsidR="004E0314" w:rsidRDefault="004E0314" w:rsidP="004E0314">
      <w:pPr>
        <w:rPr>
          <w:bCs/>
          <w:iCs/>
          <w:lang w:eastAsia="x-none"/>
        </w:rPr>
      </w:pPr>
    </w:p>
    <w:p w14:paraId="2CB0CCB2" w14:textId="179B3F5A" w:rsidR="004E0314" w:rsidRPr="004E0314" w:rsidRDefault="006F79AF" w:rsidP="004E0314">
      <w:pPr>
        <w:rPr>
          <w:b/>
          <w:iCs/>
          <w:lang w:eastAsia="ko-KR"/>
        </w:rPr>
      </w:pPr>
      <w:hyperlink r:id="rId278" w:history="1">
        <w:r>
          <w:rPr>
            <w:rStyle w:val="Hyperlink"/>
            <w:b/>
            <w:iCs/>
            <w:lang w:eastAsia="ko-KR"/>
          </w:rPr>
          <w:t>R1-2405604</w:t>
        </w:r>
      </w:hyperlink>
      <w:r w:rsidR="004E0314" w:rsidRPr="004E0314">
        <w:rPr>
          <w:b/>
          <w:iCs/>
          <w:lang w:eastAsia="ko-KR"/>
        </w:rPr>
        <w:tab/>
        <w:t>Summary#2 of NR Pre-Rel18 maintenance discussion for SRS power scaling and transmission occasion</w:t>
      </w:r>
      <w:r w:rsidR="004E0314" w:rsidRPr="004E0314">
        <w:rPr>
          <w:b/>
          <w:iCs/>
          <w:lang w:eastAsia="ko-KR"/>
        </w:rPr>
        <w:tab/>
        <w:t>Moderator (Ericsson)</w:t>
      </w:r>
    </w:p>
    <w:p w14:paraId="248D45EA" w14:textId="77777777" w:rsidR="004E0314" w:rsidRPr="00B846F3" w:rsidRDefault="004E0314" w:rsidP="004E0314">
      <w:pPr>
        <w:rPr>
          <w:b/>
          <w:iCs/>
          <w:lang w:eastAsia="ko-KR"/>
        </w:rPr>
      </w:pPr>
      <w:r w:rsidRPr="00B846F3">
        <w:rPr>
          <w:rFonts w:hint="eastAsia"/>
          <w:b/>
          <w:iCs/>
          <w:lang w:eastAsia="ko-KR"/>
        </w:rPr>
        <w:t>F</w:t>
      </w:r>
      <w:r w:rsidRPr="00B846F3">
        <w:rPr>
          <w:b/>
          <w:iCs/>
          <w:lang w:eastAsia="ko-KR"/>
        </w:rPr>
        <w:t>or discussion and possible decision in RAN1#118.</w:t>
      </w:r>
    </w:p>
    <w:p w14:paraId="5ABFD6C2" w14:textId="77777777" w:rsidR="004E0314" w:rsidRDefault="004E0314" w:rsidP="004E0314">
      <w:r>
        <w:t>Consider the following approaches in RAN1#118, taking into account implications for power headroom reporting:</w:t>
      </w:r>
    </w:p>
    <w:p w14:paraId="0C9EA586" w14:textId="77777777" w:rsidR="004E0314" w:rsidRPr="004E0314" w:rsidRDefault="004E0314" w:rsidP="004E0314">
      <w:pPr>
        <w:pStyle w:val="ListParagraph"/>
        <w:numPr>
          <w:ilvl w:val="0"/>
          <w:numId w:val="89"/>
        </w:numPr>
        <w:rPr>
          <w:lang w:val="en-US"/>
        </w:rPr>
      </w:pPr>
      <w:r w:rsidRPr="00B846F3">
        <w:t>Approach 1</w:t>
      </w:r>
      <w:r>
        <w:t xml:space="preserve">: </w:t>
      </w:r>
      <w:r w:rsidRPr="00B846F3">
        <w:t xml:space="preserve">The UE determines the SRS transmission power </w:t>
      </w:r>
      <m:oMath>
        <m:sSub>
          <m:sSubPr>
            <m:ctrlPr>
              <w:rPr>
                <w:rFonts w:ascii="Cambria Math" w:hAnsi="Cambria Math"/>
                <w:iCs/>
              </w:rPr>
            </m:ctrlPr>
          </m:sSubPr>
          <m:e>
            <m:r>
              <w:rPr>
                <w:rFonts w:ascii="Cambria Math" w:hAnsi="Cambria Math"/>
              </w:rPr>
              <m:t>P</m:t>
            </m:r>
          </m:e>
          <m:sub>
            <m:r>
              <m:rPr>
                <m:nor/>
              </m:rPr>
              <w:rPr>
                <w:rFonts w:ascii="Cambria Math"/>
                <w:iCs/>
              </w:rPr>
              <m:t>SRS</m:t>
            </m:r>
            <m:r>
              <m:rPr>
                <m:sty m:val="p"/>
              </m:rPr>
              <w:rPr>
                <w:rFonts w:ascii="Cambria Math"/>
              </w:rPr>
              <m:t>,</m:t>
            </m:r>
            <m:r>
              <w:rPr>
                <w:rFonts w:ascii="Cambria Math"/>
              </w:rPr>
              <m:t>b</m:t>
            </m:r>
            <m:r>
              <m:rPr>
                <m:sty m:val="p"/>
              </m:rPr>
              <w:rPr>
                <w:rFonts w:ascii="Cambria Math"/>
              </w:rPr>
              <m:t>,</m:t>
            </m:r>
            <m:r>
              <w:rPr>
                <w:rFonts w:ascii="Cambria Math"/>
              </w:rPr>
              <m:t>f</m:t>
            </m:r>
            <m:r>
              <m:rPr>
                <m:sty m:val="p"/>
              </m:rPr>
              <w:rPr>
                <w:rFonts w:ascii="Cambria Math"/>
              </w:rPr>
              <m:t>,</m:t>
            </m:r>
            <m:r>
              <w:rPr>
                <w:rFonts w:ascii="Cambria Math"/>
              </w:rPr>
              <m:t>c</m:t>
            </m:r>
          </m:sub>
        </m:sSub>
        <m:r>
          <m:rPr>
            <m:sty m:val="p"/>
          </m:rPr>
          <w:rPr>
            <w:rFonts w:ascii="Cambria Math"/>
          </w:rPr>
          <m:t>(</m:t>
        </m:r>
        <m:r>
          <w:rPr>
            <w:rFonts w:ascii="Cambria Math"/>
          </w:rPr>
          <m:t>i</m:t>
        </m:r>
        <m:r>
          <m:rPr>
            <m:sty m:val="p"/>
          </m:rPr>
          <w:rPr>
            <w:rFonts w:ascii="Cambria Math"/>
          </w:rPr>
          <m:t>,</m:t>
        </m:r>
        <m:sSub>
          <m:sSubPr>
            <m:ctrlPr>
              <w:rPr>
                <w:rFonts w:ascii="Cambria Math" w:hAnsi="Cambria Math"/>
                <w:iCs/>
              </w:rPr>
            </m:ctrlPr>
          </m:sSubPr>
          <m:e>
            <m:r>
              <w:rPr>
                <w:rFonts w:ascii="Cambria Math"/>
              </w:rPr>
              <m:t>q</m:t>
            </m:r>
          </m:e>
          <m:sub>
            <m:r>
              <w:rPr>
                <w:rFonts w:ascii="Cambria Math"/>
              </w:rPr>
              <m:t>s</m:t>
            </m:r>
          </m:sub>
        </m:sSub>
        <m:r>
          <m:rPr>
            <m:sty m:val="p"/>
          </m:rPr>
          <w:rPr>
            <w:rFonts w:ascii="Cambria Math"/>
          </w:rPr>
          <m:t>,</m:t>
        </m:r>
        <m:r>
          <w:rPr>
            <w:rFonts w:ascii="Cambria Math"/>
          </w:rPr>
          <m:t>l</m:t>
        </m:r>
        <m:r>
          <m:rPr>
            <m:sty m:val="p"/>
          </m:rPr>
          <w:rPr>
            <w:rFonts w:ascii="Cambria Math"/>
          </w:rPr>
          <m:t>)</m:t>
        </m:r>
      </m:oMath>
      <w:r w:rsidRPr="00B846F3">
        <w:t xml:space="preserve"> as the combined power of simultaneously transmitted SRS resources with usage ‘nonCodebook’</w:t>
      </w:r>
    </w:p>
    <w:p w14:paraId="3D40BF60" w14:textId="77777777" w:rsidR="004E0314" w:rsidRPr="004E0314" w:rsidRDefault="004E0314" w:rsidP="004E0314">
      <w:pPr>
        <w:pStyle w:val="ListParagraph"/>
        <w:numPr>
          <w:ilvl w:val="0"/>
          <w:numId w:val="89"/>
        </w:numPr>
        <w:rPr>
          <w:iCs/>
          <w:lang w:eastAsia="ko-KR"/>
        </w:rPr>
      </w:pPr>
      <w:r w:rsidRPr="00B846F3">
        <w:t>Approach 2</w:t>
      </w:r>
      <w:r>
        <w:t xml:space="preserve">: </w:t>
      </w:r>
      <w:r w:rsidRPr="00B846F3">
        <w:t xml:space="preserve">The UE determines the SRS transmission power </w:t>
      </w:r>
      <m:oMath>
        <m:sSub>
          <m:sSubPr>
            <m:ctrlPr>
              <w:rPr>
                <w:rFonts w:ascii="Cambria Math" w:hAnsi="Cambria Math"/>
                <w:iCs/>
              </w:rPr>
            </m:ctrlPr>
          </m:sSubPr>
          <m:e>
            <m:r>
              <w:rPr>
                <w:rFonts w:ascii="Cambria Math" w:hAnsi="Cambria Math"/>
              </w:rPr>
              <m:t>P</m:t>
            </m:r>
          </m:e>
          <m:sub>
            <m:r>
              <m:rPr>
                <m:nor/>
              </m:rPr>
              <w:rPr>
                <w:rFonts w:ascii="Cambria Math"/>
                <w:iCs/>
              </w:rPr>
              <m:t>SRS</m:t>
            </m:r>
            <m:r>
              <m:rPr>
                <m:sty m:val="p"/>
              </m:rPr>
              <w:rPr>
                <w:rFonts w:ascii="Cambria Math"/>
              </w:rPr>
              <m:t>,</m:t>
            </m:r>
            <m:r>
              <w:rPr>
                <w:rFonts w:ascii="Cambria Math"/>
              </w:rPr>
              <m:t>b</m:t>
            </m:r>
            <m:r>
              <m:rPr>
                <m:sty m:val="p"/>
              </m:rPr>
              <w:rPr>
                <w:rFonts w:ascii="Cambria Math"/>
              </w:rPr>
              <m:t>,</m:t>
            </m:r>
            <m:r>
              <w:rPr>
                <w:rFonts w:ascii="Cambria Math"/>
              </w:rPr>
              <m:t>f</m:t>
            </m:r>
            <m:r>
              <m:rPr>
                <m:sty m:val="p"/>
              </m:rPr>
              <w:rPr>
                <w:rFonts w:ascii="Cambria Math"/>
              </w:rPr>
              <m:t>,</m:t>
            </m:r>
            <m:r>
              <w:rPr>
                <w:rFonts w:ascii="Cambria Math"/>
              </w:rPr>
              <m:t>c</m:t>
            </m:r>
          </m:sub>
        </m:sSub>
        <m:r>
          <m:rPr>
            <m:sty m:val="p"/>
          </m:rPr>
          <w:rPr>
            <w:rFonts w:ascii="Cambria Math"/>
          </w:rPr>
          <m:t>(</m:t>
        </m:r>
        <m:r>
          <w:rPr>
            <w:rFonts w:ascii="Cambria Math"/>
          </w:rPr>
          <m:t>i</m:t>
        </m:r>
        <m:r>
          <m:rPr>
            <m:sty m:val="p"/>
          </m:rPr>
          <w:rPr>
            <w:rFonts w:ascii="Cambria Math"/>
          </w:rPr>
          <m:t>,</m:t>
        </m:r>
        <m:sSub>
          <m:sSubPr>
            <m:ctrlPr>
              <w:rPr>
                <w:rFonts w:ascii="Cambria Math" w:hAnsi="Cambria Math"/>
                <w:iCs/>
              </w:rPr>
            </m:ctrlPr>
          </m:sSubPr>
          <m:e>
            <m:r>
              <w:rPr>
                <w:rFonts w:ascii="Cambria Math"/>
              </w:rPr>
              <m:t>q</m:t>
            </m:r>
          </m:e>
          <m:sub>
            <m:r>
              <w:rPr>
                <w:rFonts w:ascii="Cambria Math"/>
              </w:rPr>
              <m:t>s</m:t>
            </m:r>
          </m:sub>
        </m:sSub>
        <m:r>
          <m:rPr>
            <m:sty m:val="p"/>
          </m:rPr>
          <w:rPr>
            <w:rFonts w:ascii="Cambria Math"/>
          </w:rPr>
          <m:t>,</m:t>
        </m:r>
        <m:r>
          <w:rPr>
            <w:rFonts w:ascii="Cambria Math"/>
          </w:rPr>
          <m:t>l</m:t>
        </m:r>
        <m:r>
          <m:rPr>
            <m:sty m:val="p"/>
          </m:rPr>
          <w:rPr>
            <w:rFonts w:ascii="Cambria Math"/>
          </w:rPr>
          <m:t>)</m:t>
        </m:r>
      </m:oMath>
      <w:r w:rsidRPr="00B846F3">
        <w:t xml:space="preserve"> as the power of one SRS resource for simultaneously transmitted SRS resources with usage ‘nonCodebook’</w:t>
      </w:r>
    </w:p>
    <w:p w14:paraId="39618698" w14:textId="01FE6DF2" w:rsidR="004E0314" w:rsidRPr="004E0314" w:rsidRDefault="004E0314" w:rsidP="00D7097B">
      <w:pPr>
        <w:rPr>
          <w:b/>
          <w:iCs/>
          <w:lang w:eastAsia="x-none"/>
        </w:rPr>
      </w:pPr>
      <w:r>
        <w:rPr>
          <w:bCs/>
          <w:iCs/>
          <w:lang w:eastAsia="x-none"/>
        </w:rPr>
        <w:t xml:space="preserve">Final summary in </w:t>
      </w:r>
      <w:hyperlink r:id="rId279" w:history="1">
        <w:r w:rsidR="006F79AF">
          <w:rPr>
            <w:rStyle w:val="Hyperlink"/>
            <w:bCs/>
            <w:iCs/>
            <w:lang w:eastAsia="x-none"/>
          </w:rPr>
          <w:t>R1-2405737</w:t>
        </w:r>
      </w:hyperlink>
      <w:r>
        <w:rPr>
          <w:b/>
          <w:iCs/>
          <w:lang w:eastAsia="x-none"/>
        </w:rPr>
        <w:t>.</w:t>
      </w:r>
    </w:p>
    <w:p w14:paraId="71CC9076" w14:textId="77777777" w:rsidR="00D7097B" w:rsidRDefault="00D7097B" w:rsidP="00D7097B">
      <w:pPr>
        <w:pBdr>
          <w:bottom w:val="double" w:sz="6" w:space="1" w:color="auto"/>
        </w:pBdr>
        <w:rPr>
          <w:bCs/>
          <w:iCs/>
          <w:lang w:eastAsia="x-none"/>
        </w:rPr>
      </w:pPr>
    </w:p>
    <w:p w14:paraId="05A2F620" w14:textId="77777777" w:rsidR="00E671AB" w:rsidRDefault="00E671AB" w:rsidP="00D7097B">
      <w:pPr>
        <w:rPr>
          <w:bCs/>
          <w:iCs/>
          <w:lang w:eastAsia="x-none"/>
        </w:rPr>
      </w:pPr>
    </w:p>
    <w:p w14:paraId="5E7F6163" w14:textId="5D9DC11A" w:rsidR="00E671AB" w:rsidRPr="00E671AB" w:rsidRDefault="006F79AF" w:rsidP="00E671AB">
      <w:pPr>
        <w:rPr>
          <w:b/>
          <w:iCs/>
          <w:lang w:eastAsia="x-none"/>
        </w:rPr>
      </w:pPr>
      <w:hyperlink r:id="rId280" w:history="1">
        <w:r>
          <w:rPr>
            <w:rStyle w:val="Hyperlink"/>
            <w:b/>
            <w:iCs/>
            <w:lang w:eastAsia="x-none"/>
          </w:rPr>
          <w:t>R1-2405686</w:t>
        </w:r>
      </w:hyperlink>
      <w:r w:rsidR="00E671AB" w:rsidRPr="00E671AB">
        <w:rPr>
          <w:b/>
          <w:iCs/>
          <w:lang w:eastAsia="x-none"/>
        </w:rPr>
        <w:tab/>
        <w:t>Session notes for 7 Pre-Rel-18 NR Maintenance (ad-hoc session)</w:t>
      </w:r>
      <w:r w:rsidR="00E671AB" w:rsidRPr="00E671AB">
        <w:rPr>
          <w:b/>
          <w:iCs/>
          <w:lang w:eastAsia="x-none"/>
        </w:rPr>
        <w:tab/>
        <w:t>Ad-Hoc Chair (Huawei)</w:t>
      </w:r>
    </w:p>
    <w:p w14:paraId="68615E9D" w14:textId="77777777" w:rsidR="00E671AB" w:rsidRPr="00D96FAE" w:rsidRDefault="00E671AB" w:rsidP="00E671AB">
      <w:pPr>
        <w:rPr>
          <w:lang w:eastAsia="x-none"/>
        </w:rPr>
      </w:pPr>
      <w:r w:rsidRPr="00F05EFE">
        <w:rPr>
          <w:b/>
          <w:bCs/>
        </w:rPr>
        <w:t>Friday decision:</w:t>
      </w:r>
      <w:r>
        <w:t xml:space="preserve"> The </w:t>
      </w:r>
      <w:r>
        <w:rPr>
          <w:lang w:val="en-US" w:eastAsia="x-none"/>
        </w:rPr>
        <w:t>s</w:t>
      </w:r>
      <w:r w:rsidRPr="00663F3A">
        <w:rPr>
          <w:lang w:val="en-US" w:eastAsia="x-none"/>
        </w:rPr>
        <w:t>ession notes</w:t>
      </w:r>
      <w:r>
        <w:rPr>
          <w:lang w:val="en-US" w:eastAsia="x-none"/>
        </w:rPr>
        <w:t xml:space="preserve"> are </w:t>
      </w:r>
      <w:r>
        <w:rPr>
          <w:highlight w:val="green"/>
          <w:lang w:eastAsia="x-none"/>
        </w:rPr>
        <w:t>e</w:t>
      </w:r>
      <w:r w:rsidRPr="00D96FAE">
        <w:rPr>
          <w:highlight w:val="green"/>
          <w:lang w:eastAsia="x-none"/>
        </w:rPr>
        <w:t xml:space="preserve">ndorsed </w:t>
      </w:r>
      <w:r w:rsidRPr="00D96FAE">
        <w:rPr>
          <w:lang w:eastAsia="x-none"/>
        </w:rPr>
        <w:t xml:space="preserve">and contents </w:t>
      </w:r>
      <w:r>
        <w:rPr>
          <w:lang w:eastAsia="x-none"/>
        </w:rPr>
        <w:t xml:space="preserve">(inc. Friday updates) </w:t>
      </w:r>
      <w:r w:rsidRPr="00D96FAE">
        <w:rPr>
          <w:lang w:eastAsia="x-none"/>
        </w:rPr>
        <w:t>reflected below.</w:t>
      </w:r>
    </w:p>
    <w:p w14:paraId="526CDAA3" w14:textId="77777777" w:rsidR="00D7097B" w:rsidRDefault="00D7097B" w:rsidP="00AC6CAF">
      <w:pPr>
        <w:pBdr>
          <w:bottom w:val="single" w:sz="6" w:space="1" w:color="auto"/>
        </w:pBdr>
        <w:rPr>
          <w:lang w:eastAsia="ko-KR"/>
        </w:rPr>
      </w:pPr>
    </w:p>
    <w:p w14:paraId="6CB4C176" w14:textId="77777777" w:rsidR="00AC6CAF" w:rsidRPr="00AC6CAF" w:rsidRDefault="00AC6CAF" w:rsidP="00AC6CAF">
      <w:pPr>
        <w:rPr>
          <w:b/>
          <w:iCs/>
          <w:lang w:eastAsia="ko-KR"/>
        </w:rPr>
      </w:pPr>
      <w:r w:rsidRPr="00AC6CAF">
        <w:rPr>
          <w:rFonts w:hint="eastAsia"/>
          <w:b/>
          <w:iCs/>
          <w:lang w:eastAsia="ko-KR"/>
        </w:rPr>
        <w:t>R</w:t>
      </w:r>
      <w:r w:rsidRPr="00AC6CAF">
        <w:rPr>
          <w:b/>
          <w:iCs/>
          <w:lang w:eastAsia="ko-KR"/>
        </w:rPr>
        <w:t>el-17 RedCap</w:t>
      </w:r>
    </w:p>
    <w:p w14:paraId="6D6EB943" w14:textId="7AD6B538" w:rsidR="00AC6CAF" w:rsidRPr="00AC6CAF" w:rsidRDefault="006F79AF" w:rsidP="00AC6CAF">
      <w:pPr>
        <w:rPr>
          <w:b/>
          <w:bCs/>
          <w:iCs/>
          <w:lang w:eastAsia="x-none"/>
        </w:rPr>
      </w:pPr>
      <w:hyperlink r:id="rId281" w:history="1">
        <w:r>
          <w:rPr>
            <w:rStyle w:val="Hyperlink"/>
            <w:b/>
            <w:bCs/>
            <w:iCs/>
            <w:lang w:eastAsia="x-none"/>
          </w:rPr>
          <w:t>R1-2404071</w:t>
        </w:r>
      </w:hyperlink>
      <w:r w:rsidR="00AC6CAF" w:rsidRPr="00AC6CAF">
        <w:rPr>
          <w:b/>
          <w:bCs/>
          <w:iCs/>
          <w:lang w:eastAsia="x-none"/>
        </w:rPr>
        <w:tab/>
        <w:t>Correction on initial BWP configuration for RedCap UEs</w:t>
      </w:r>
      <w:r w:rsidR="00AC6CAF" w:rsidRPr="00AC6CAF">
        <w:rPr>
          <w:b/>
          <w:bCs/>
          <w:iCs/>
          <w:lang w:eastAsia="x-none"/>
        </w:rPr>
        <w:tab/>
        <w:t>Samsung</w:t>
      </w:r>
    </w:p>
    <w:p w14:paraId="4BC620AC" w14:textId="6ED87DD8" w:rsidR="00AC6CAF" w:rsidRPr="00AC6CAF" w:rsidRDefault="006F79AF" w:rsidP="00AC6CAF">
      <w:pPr>
        <w:rPr>
          <w:bCs/>
          <w:iCs/>
          <w:lang w:eastAsia="x-none"/>
        </w:rPr>
      </w:pPr>
      <w:hyperlink r:id="rId282" w:history="1">
        <w:r>
          <w:rPr>
            <w:rStyle w:val="Hyperlink"/>
            <w:bCs/>
            <w:iCs/>
            <w:lang w:eastAsia="x-none"/>
          </w:rPr>
          <w:t>R1-2404072</w:t>
        </w:r>
      </w:hyperlink>
      <w:r w:rsidR="00AC6CAF" w:rsidRPr="00AC6CAF">
        <w:rPr>
          <w:bCs/>
          <w:iCs/>
          <w:lang w:eastAsia="x-none"/>
        </w:rPr>
        <w:tab/>
        <w:t>Discussion on initial BWP configuration for RedCap UEs</w:t>
      </w:r>
      <w:r w:rsidR="00AC6CAF" w:rsidRPr="00AC6CAF">
        <w:rPr>
          <w:bCs/>
          <w:iCs/>
          <w:lang w:eastAsia="x-none"/>
        </w:rPr>
        <w:tab/>
        <w:t>Samsung</w:t>
      </w:r>
    </w:p>
    <w:p w14:paraId="0AE03E87" w14:textId="54BEBA2C" w:rsidR="00AC6CAF" w:rsidRPr="00AC6CAF" w:rsidRDefault="00AC6CAF" w:rsidP="00AC6CAF">
      <w:pPr>
        <w:rPr>
          <w:bCs/>
          <w:iCs/>
          <w:lang w:eastAsia="x-none"/>
        </w:rPr>
      </w:pPr>
      <w:r>
        <w:rPr>
          <w:bCs/>
          <w:iCs/>
          <w:lang w:eastAsia="x-none"/>
        </w:rPr>
        <w:t>From Wednesday session</w:t>
      </w:r>
    </w:p>
    <w:p w14:paraId="57CB84ED" w14:textId="77777777" w:rsidR="00AC6CAF" w:rsidRPr="00AC6CAF" w:rsidRDefault="00AC6CAF" w:rsidP="00AC6CAF">
      <w:r w:rsidRPr="00AC6CAF">
        <w:rPr>
          <w:highlight w:val="green"/>
        </w:rPr>
        <w:t>Agreement</w:t>
      </w:r>
    </w:p>
    <w:p w14:paraId="35B767AB" w14:textId="77777777" w:rsidR="00AC6CAF" w:rsidRPr="00AC6CAF" w:rsidRDefault="00AC6CAF" w:rsidP="00EA1844">
      <w:pPr>
        <w:pStyle w:val="ListParagraph"/>
        <w:numPr>
          <w:ilvl w:val="0"/>
          <w:numId w:val="89"/>
        </w:numPr>
      </w:pPr>
      <w:r w:rsidRPr="00AC6CAF">
        <w:rPr>
          <w:rFonts w:hint="eastAsia"/>
        </w:rPr>
        <w:t>E</w:t>
      </w:r>
      <w:r w:rsidRPr="00AC6CAF">
        <w:t>ndorse the TP below for the editor’s alignment CR for TS38.213 for Rel-17 and Rel-18 (shadow).</w:t>
      </w:r>
    </w:p>
    <w:tbl>
      <w:tblPr>
        <w:tblW w:w="5000" w:type="pct"/>
        <w:tblCellMar>
          <w:left w:w="42" w:type="dxa"/>
          <w:right w:w="42" w:type="dxa"/>
        </w:tblCellMar>
        <w:tblLook w:val="0000" w:firstRow="0" w:lastRow="0" w:firstColumn="0" w:lastColumn="0" w:noHBand="0" w:noVBand="0"/>
      </w:tblPr>
      <w:tblGrid>
        <w:gridCol w:w="2575"/>
        <w:gridCol w:w="7882"/>
      </w:tblGrid>
      <w:tr w:rsidR="00AC6CAF" w:rsidRPr="00AC6CAF" w14:paraId="5D36DB0F" w14:textId="77777777" w:rsidTr="00AC6CAF">
        <w:tc>
          <w:tcPr>
            <w:tcW w:w="1231" w:type="pct"/>
            <w:tcBorders>
              <w:top w:val="single" w:sz="4" w:space="0" w:color="auto"/>
              <w:left w:val="single" w:sz="4" w:space="0" w:color="auto"/>
            </w:tcBorders>
          </w:tcPr>
          <w:p w14:paraId="1816069B" w14:textId="77777777" w:rsidR="00AC6CAF" w:rsidRPr="00AC6CAF" w:rsidRDefault="00AC6CAF" w:rsidP="00AC6CAF">
            <w:pPr>
              <w:tabs>
                <w:tab w:val="right" w:pos="2184"/>
              </w:tabs>
              <w:rPr>
                <w:rFonts w:ascii="Arial" w:eastAsia="Malgun Gothic" w:hAnsi="Arial" w:cs="Arial"/>
                <w:b/>
                <w:i/>
                <w:noProof/>
                <w:sz w:val="16"/>
                <w:szCs w:val="16"/>
              </w:rPr>
            </w:pPr>
            <w:r w:rsidRPr="00AC6CAF">
              <w:rPr>
                <w:rFonts w:ascii="Arial" w:eastAsia="Malgun Gothic" w:hAnsi="Arial" w:cs="Arial"/>
                <w:b/>
                <w:i/>
                <w:noProof/>
                <w:sz w:val="16"/>
                <w:szCs w:val="16"/>
              </w:rPr>
              <w:t>Reason for change:</w:t>
            </w:r>
          </w:p>
        </w:tc>
        <w:tc>
          <w:tcPr>
            <w:tcW w:w="3769" w:type="pct"/>
            <w:tcBorders>
              <w:top w:val="single" w:sz="4" w:space="0" w:color="auto"/>
              <w:right w:val="single" w:sz="4" w:space="0" w:color="auto"/>
            </w:tcBorders>
            <w:shd w:val="pct30" w:color="FFFF00" w:fill="auto"/>
          </w:tcPr>
          <w:p w14:paraId="20083018" w14:textId="77777777" w:rsidR="00AC6CAF" w:rsidRPr="00AC6CAF" w:rsidRDefault="00AC6CAF" w:rsidP="00AC6CAF">
            <w:pPr>
              <w:rPr>
                <w:rFonts w:ascii="Arial" w:eastAsia="DengXian" w:hAnsi="Arial" w:cs="Arial"/>
                <w:noProof/>
                <w:sz w:val="16"/>
                <w:szCs w:val="16"/>
              </w:rPr>
            </w:pPr>
            <w:r w:rsidRPr="00AC6CAF">
              <w:rPr>
                <w:rFonts w:ascii="Arial" w:eastAsia="DengXian" w:hAnsi="Arial" w:cs="Arial"/>
                <w:noProof/>
                <w:sz w:val="16"/>
                <w:szCs w:val="16"/>
              </w:rPr>
              <w:t xml:space="preserve">R17 RedCap introduced the use of an initial DL BWP for RedCap UEs. This initial DL BWP is configured either by </w:t>
            </w:r>
            <w:r w:rsidRPr="00AC6CAF">
              <w:rPr>
                <w:rFonts w:ascii="Arial" w:eastAsia="DengXian" w:hAnsi="Arial" w:cs="Arial"/>
                <w:i/>
                <w:noProof/>
                <w:sz w:val="16"/>
                <w:szCs w:val="16"/>
              </w:rPr>
              <w:t>DownlinkConfigCommon</w:t>
            </w:r>
            <w:r w:rsidRPr="00AC6CAF">
              <w:rPr>
                <w:rFonts w:ascii="Arial" w:eastAsia="DengXian" w:hAnsi="Arial" w:cs="Arial"/>
                <w:noProof/>
                <w:sz w:val="16"/>
                <w:szCs w:val="16"/>
              </w:rPr>
              <w:t xml:space="preserve"> or </w:t>
            </w:r>
            <w:r w:rsidRPr="00AC6CAF">
              <w:rPr>
                <w:rFonts w:ascii="Arial" w:eastAsia="DengXian" w:hAnsi="Arial" w:cs="Arial"/>
                <w:i/>
                <w:noProof/>
                <w:sz w:val="16"/>
                <w:szCs w:val="16"/>
              </w:rPr>
              <w:t>DownlinkConfigCommonSIB</w:t>
            </w:r>
            <w:r w:rsidRPr="00AC6CAF">
              <w:rPr>
                <w:rFonts w:ascii="Arial" w:eastAsia="DengXian" w:hAnsi="Arial" w:cs="Arial"/>
                <w:noProof/>
                <w:sz w:val="16"/>
                <w:szCs w:val="16"/>
              </w:rPr>
              <w:t xml:space="preserve"> in TS38.331. However, in TS38.213, only configuration by </w:t>
            </w:r>
            <w:r w:rsidRPr="00AC6CAF">
              <w:rPr>
                <w:rFonts w:ascii="Arial" w:eastAsia="DengXian" w:hAnsi="Arial" w:cs="Arial"/>
                <w:i/>
                <w:noProof/>
                <w:sz w:val="16"/>
                <w:szCs w:val="16"/>
              </w:rPr>
              <w:t>DownlinkConfigCommonSIB</w:t>
            </w:r>
            <w:r w:rsidRPr="00AC6CAF">
              <w:rPr>
                <w:rFonts w:ascii="Arial" w:eastAsia="DengXian" w:hAnsi="Arial" w:cs="Arial"/>
                <w:noProof/>
                <w:sz w:val="16"/>
                <w:szCs w:val="16"/>
              </w:rPr>
              <w:t xml:space="preserve"> is mentioned. Thus, we propose to refer only to </w:t>
            </w:r>
            <w:r w:rsidRPr="00AC6CAF">
              <w:rPr>
                <w:rFonts w:ascii="Arial" w:eastAsia="MS Mincho" w:hAnsi="Arial" w:cs="Arial"/>
                <w:i/>
                <w:sz w:val="16"/>
                <w:szCs w:val="16"/>
              </w:rPr>
              <w:t xml:space="preserve">initialDownlinkBWP-RedCap </w:t>
            </w:r>
            <w:r w:rsidRPr="00AC6CAF">
              <w:rPr>
                <w:rFonts w:ascii="Arial" w:eastAsia="MS Mincho" w:hAnsi="Arial" w:cs="Arial"/>
                <w:sz w:val="16"/>
                <w:szCs w:val="16"/>
              </w:rPr>
              <w:t xml:space="preserve">without mentioning the container of </w:t>
            </w:r>
            <w:r w:rsidRPr="00AC6CAF">
              <w:rPr>
                <w:rFonts w:ascii="Arial" w:eastAsia="MS Mincho" w:hAnsi="Arial" w:cs="Arial"/>
                <w:i/>
                <w:sz w:val="16"/>
                <w:szCs w:val="16"/>
              </w:rPr>
              <w:t>initialDownlinkBWP-RedCap</w:t>
            </w:r>
            <w:r w:rsidRPr="00AC6CAF">
              <w:rPr>
                <w:rFonts w:ascii="Arial" w:eastAsia="DengXian" w:hAnsi="Arial" w:cs="Arial"/>
                <w:noProof/>
                <w:sz w:val="16"/>
                <w:szCs w:val="16"/>
              </w:rPr>
              <w:t>.</w:t>
            </w:r>
          </w:p>
          <w:p w14:paraId="7529BCA4" w14:textId="77777777" w:rsidR="00AC6CAF" w:rsidRPr="00AC6CAF" w:rsidRDefault="00AC6CAF" w:rsidP="00AC6CAF">
            <w:pPr>
              <w:rPr>
                <w:rFonts w:ascii="Arial" w:eastAsia="DengXian" w:hAnsi="Arial" w:cs="Arial"/>
                <w:noProof/>
                <w:sz w:val="16"/>
                <w:szCs w:val="16"/>
              </w:rPr>
            </w:pPr>
            <w:r w:rsidRPr="00AC6CAF">
              <w:rPr>
                <w:rFonts w:ascii="Arial" w:eastAsia="DengXian" w:hAnsi="Arial" w:cs="Arial"/>
                <w:noProof/>
                <w:sz w:val="16"/>
                <w:szCs w:val="16"/>
              </w:rPr>
              <w:t>There is a similar issue for the UL initial BWP, with similar change.</w:t>
            </w:r>
          </w:p>
        </w:tc>
      </w:tr>
      <w:tr w:rsidR="00AC6CAF" w:rsidRPr="00AC6CAF" w14:paraId="09241DBC" w14:textId="77777777" w:rsidTr="00AC6CAF">
        <w:tc>
          <w:tcPr>
            <w:tcW w:w="1231" w:type="pct"/>
            <w:tcBorders>
              <w:left w:val="single" w:sz="4" w:space="0" w:color="auto"/>
            </w:tcBorders>
          </w:tcPr>
          <w:p w14:paraId="1C7EB57A" w14:textId="77777777" w:rsidR="00AC6CAF" w:rsidRPr="00AC6CAF" w:rsidRDefault="00AC6CAF" w:rsidP="00AC6CAF">
            <w:pPr>
              <w:rPr>
                <w:rFonts w:ascii="Arial" w:eastAsia="Malgun Gothic" w:hAnsi="Arial" w:cs="Arial"/>
                <w:b/>
                <w:i/>
                <w:noProof/>
                <w:sz w:val="16"/>
                <w:szCs w:val="16"/>
              </w:rPr>
            </w:pPr>
          </w:p>
        </w:tc>
        <w:tc>
          <w:tcPr>
            <w:tcW w:w="3769" w:type="pct"/>
            <w:tcBorders>
              <w:right w:val="single" w:sz="4" w:space="0" w:color="auto"/>
            </w:tcBorders>
          </w:tcPr>
          <w:p w14:paraId="4404D9CB" w14:textId="77777777" w:rsidR="00AC6CAF" w:rsidRPr="00AC6CAF" w:rsidRDefault="00AC6CAF" w:rsidP="00AC6CAF">
            <w:pPr>
              <w:rPr>
                <w:rFonts w:ascii="Arial" w:eastAsia="Malgun Gothic" w:hAnsi="Arial" w:cs="Arial"/>
                <w:noProof/>
                <w:sz w:val="16"/>
                <w:szCs w:val="16"/>
                <w:lang w:eastAsia="ko-KR"/>
              </w:rPr>
            </w:pPr>
          </w:p>
        </w:tc>
      </w:tr>
      <w:tr w:rsidR="00AC6CAF" w:rsidRPr="00AC6CAF" w14:paraId="34CE190C" w14:textId="77777777" w:rsidTr="00AC6CAF">
        <w:tc>
          <w:tcPr>
            <w:tcW w:w="1231" w:type="pct"/>
            <w:tcBorders>
              <w:left w:val="single" w:sz="4" w:space="0" w:color="auto"/>
            </w:tcBorders>
          </w:tcPr>
          <w:p w14:paraId="499578BB" w14:textId="77777777" w:rsidR="00AC6CAF" w:rsidRPr="00AC6CAF" w:rsidRDefault="00AC6CAF" w:rsidP="00AC6CAF">
            <w:pPr>
              <w:tabs>
                <w:tab w:val="right" w:pos="2184"/>
              </w:tabs>
              <w:rPr>
                <w:rFonts w:ascii="Arial" w:eastAsia="Malgun Gothic" w:hAnsi="Arial" w:cs="Arial"/>
                <w:b/>
                <w:i/>
                <w:noProof/>
                <w:sz w:val="16"/>
                <w:szCs w:val="16"/>
              </w:rPr>
            </w:pPr>
            <w:r w:rsidRPr="00AC6CAF">
              <w:rPr>
                <w:rFonts w:ascii="Arial" w:eastAsia="Malgun Gothic" w:hAnsi="Arial" w:cs="Arial"/>
                <w:b/>
                <w:i/>
                <w:noProof/>
                <w:sz w:val="16"/>
                <w:szCs w:val="16"/>
              </w:rPr>
              <w:lastRenderedPageBreak/>
              <w:t>Summary of change:</w:t>
            </w:r>
          </w:p>
        </w:tc>
        <w:tc>
          <w:tcPr>
            <w:tcW w:w="3769" w:type="pct"/>
            <w:tcBorders>
              <w:right w:val="single" w:sz="4" w:space="0" w:color="auto"/>
            </w:tcBorders>
            <w:shd w:val="pct30" w:color="FFFF00" w:fill="auto"/>
          </w:tcPr>
          <w:p w14:paraId="06458A0F" w14:textId="77777777" w:rsidR="00AC6CAF" w:rsidRPr="00AC6CAF" w:rsidRDefault="00AC6CAF" w:rsidP="00AC6CAF">
            <w:pPr>
              <w:rPr>
                <w:rFonts w:ascii="Arial" w:eastAsia="DengXian" w:hAnsi="Arial" w:cs="Arial"/>
                <w:noProof/>
                <w:sz w:val="16"/>
                <w:szCs w:val="16"/>
              </w:rPr>
            </w:pPr>
            <w:r w:rsidRPr="00AC6CAF">
              <w:rPr>
                <w:rFonts w:ascii="Arial" w:eastAsia="DengXian" w:hAnsi="Arial" w:cs="Arial"/>
                <w:noProof/>
                <w:sz w:val="16"/>
                <w:szCs w:val="16"/>
              </w:rPr>
              <w:t xml:space="preserve">Deletion of </w:t>
            </w:r>
            <w:r w:rsidRPr="00AC6CAF">
              <w:rPr>
                <w:rFonts w:ascii="Arial" w:eastAsia="DengXian" w:hAnsi="Arial" w:cs="Arial"/>
                <w:i/>
                <w:noProof/>
                <w:sz w:val="16"/>
                <w:szCs w:val="16"/>
              </w:rPr>
              <w:t>DownlinkConfigCommonSIB</w:t>
            </w:r>
            <w:r w:rsidRPr="00AC6CAF">
              <w:rPr>
                <w:rFonts w:ascii="Arial" w:eastAsia="DengXian" w:hAnsi="Arial" w:cs="Arial"/>
                <w:noProof/>
                <w:sz w:val="16"/>
                <w:szCs w:val="16"/>
              </w:rPr>
              <w:t xml:space="preserve"> and </w:t>
            </w:r>
            <w:r w:rsidRPr="00AC6CAF">
              <w:rPr>
                <w:rFonts w:ascii="Arial" w:eastAsia="DengXian" w:hAnsi="Arial" w:cs="Arial"/>
                <w:i/>
                <w:noProof/>
                <w:sz w:val="16"/>
                <w:szCs w:val="16"/>
              </w:rPr>
              <w:t>UplinkConfigCommonSIB</w:t>
            </w:r>
            <w:r w:rsidRPr="00AC6CAF">
              <w:rPr>
                <w:rFonts w:ascii="Arial" w:eastAsia="DengXian" w:hAnsi="Arial" w:cs="Arial"/>
                <w:noProof/>
                <w:sz w:val="16"/>
                <w:szCs w:val="16"/>
              </w:rPr>
              <w:t xml:space="preserve"> in section 17.1 whereever </w:t>
            </w:r>
            <w:r w:rsidRPr="00AC6CAF">
              <w:rPr>
                <w:rFonts w:ascii="Arial" w:eastAsia="DengXian" w:hAnsi="Arial" w:cs="Arial"/>
                <w:i/>
                <w:noProof/>
                <w:sz w:val="16"/>
                <w:szCs w:val="16"/>
              </w:rPr>
              <w:t>initialDownlinkBWP-RedCap</w:t>
            </w:r>
            <w:r w:rsidRPr="00AC6CAF">
              <w:rPr>
                <w:rFonts w:ascii="Arial" w:eastAsia="DengXian" w:hAnsi="Arial" w:cs="Arial"/>
                <w:noProof/>
                <w:sz w:val="16"/>
                <w:szCs w:val="16"/>
              </w:rPr>
              <w:t xml:space="preserve"> and </w:t>
            </w:r>
            <w:r w:rsidRPr="00AC6CAF">
              <w:rPr>
                <w:rFonts w:ascii="Arial" w:eastAsia="DengXian" w:hAnsi="Arial" w:cs="Arial"/>
                <w:i/>
                <w:noProof/>
                <w:sz w:val="16"/>
                <w:szCs w:val="16"/>
              </w:rPr>
              <w:t>initialUplinkBWP-RedCap</w:t>
            </w:r>
            <w:r w:rsidRPr="00AC6CAF">
              <w:rPr>
                <w:rFonts w:ascii="Arial" w:eastAsia="DengXian" w:hAnsi="Arial" w:cs="Arial"/>
                <w:noProof/>
                <w:sz w:val="16"/>
                <w:szCs w:val="16"/>
              </w:rPr>
              <w:t xml:space="preserve"> are mentioned.</w:t>
            </w:r>
          </w:p>
        </w:tc>
      </w:tr>
      <w:tr w:rsidR="00AC6CAF" w:rsidRPr="00AC6CAF" w14:paraId="6F490761" w14:textId="77777777" w:rsidTr="00AC6CAF">
        <w:tc>
          <w:tcPr>
            <w:tcW w:w="1231" w:type="pct"/>
            <w:tcBorders>
              <w:left w:val="single" w:sz="4" w:space="0" w:color="auto"/>
            </w:tcBorders>
          </w:tcPr>
          <w:p w14:paraId="61A3B2A8" w14:textId="77777777" w:rsidR="00AC6CAF" w:rsidRPr="00AC6CAF" w:rsidRDefault="00AC6CAF" w:rsidP="00AC6CAF">
            <w:pPr>
              <w:rPr>
                <w:rFonts w:ascii="Arial" w:eastAsia="Malgun Gothic" w:hAnsi="Arial" w:cs="Arial"/>
                <w:b/>
                <w:i/>
                <w:noProof/>
                <w:sz w:val="16"/>
                <w:szCs w:val="16"/>
              </w:rPr>
            </w:pPr>
          </w:p>
        </w:tc>
        <w:tc>
          <w:tcPr>
            <w:tcW w:w="3769" w:type="pct"/>
            <w:tcBorders>
              <w:right w:val="single" w:sz="4" w:space="0" w:color="auto"/>
            </w:tcBorders>
          </w:tcPr>
          <w:p w14:paraId="6009B3F1" w14:textId="77777777" w:rsidR="00AC6CAF" w:rsidRPr="00AC6CAF" w:rsidRDefault="00AC6CAF" w:rsidP="00AC6CAF">
            <w:pPr>
              <w:rPr>
                <w:rFonts w:ascii="Arial" w:eastAsia="Malgun Gothic" w:hAnsi="Arial" w:cs="Arial"/>
                <w:noProof/>
                <w:sz w:val="16"/>
                <w:szCs w:val="16"/>
              </w:rPr>
            </w:pPr>
          </w:p>
        </w:tc>
      </w:tr>
      <w:tr w:rsidR="00AC6CAF" w:rsidRPr="00AC6CAF" w14:paraId="718FABA0" w14:textId="77777777" w:rsidTr="00AC6CAF">
        <w:tc>
          <w:tcPr>
            <w:tcW w:w="1231" w:type="pct"/>
            <w:tcBorders>
              <w:left w:val="single" w:sz="4" w:space="0" w:color="auto"/>
              <w:bottom w:val="single" w:sz="4" w:space="0" w:color="auto"/>
            </w:tcBorders>
          </w:tcPr>
          <w:p w14:paraId="5FAD047B" w14:textId="77777777" w:rsidR="00AC6CAF" w:rsidRPr="00AC6CAF" w:rsidRDefault="00AC6CAF" w:rsidP="00AC6CAF">
            <w:pPr>
              <w:tabs>
                <w:tab w:val="right" w:pos="2184"/>
              </w:tabs>
              <w:rPr>
                <w:rFonts w:ascii="Arial" w:eastAsia="Malgun Gothic" w:hAnsi="Arial" w:cs="Arial"/>
                <w:b/>
                <w:i/>
                <w:noProof/>
                <w:sz w:val="16"/>
                <w:szCs w:val="16"/>
              </w:rPr>
            </w:pPr>
            <w:r w:rsidRPr="00AC6CAF">
              <w:rPr>
                <w:rFonts w:ascii="Arial" w:eastAsia="Malgun Gothic" w:hAnsi="Arial" w:cs="Arial"/>
                <w:b/>
                <w:i/>
                <w:noProof/>
                <w:sz w:val="16"/>
                <w:szCs w:val="16"/>
              </w:rPr>
              <w:t>Consequences if not approved:</w:t>
            </w:r>
          </w:p>
        </w:tc>
        <w:tc>
          <w:tcPr>
            <w:tcW w:w="3769" w:type="pct"/>
            <w:tcBorders>
              <w:bottom w:val="single" w:sz="4" w:space="0" w:color="auto"/>
              <w:right w:val="single" w:sz="4" w:space="0" w:color="auto"/>
            </w:tcBorders>
            <w:shd w:val="pct30" w:color="FFFF00" w:fill="auto"/>
          </w:tcPr>
          <w:p w14:paraId="0B91C06C" w14:textId="77777777" w:rsidR="00AC6CAF" w:rsidRPr="00AC6CAF" w:rsidRDefault="00AC6CAF" w:rsidP="00AC6CAF">
            <w:pPr>
              <w:rPr>
                <w:rFonts w:ascii="Arial" w:eastAsia="DengXian" w:hAnsi="Arial" w:cs="Arial"/>
                <w:noProof/>
                <w:sz w:val="16"/>
                <w:szCs w:val="16"/>
              </w:rPr>
            </w:pPr>
            <w:r w:rsidRPr="00AC6CAF">
              <w:rPr>
                <w:rFonts w:ascii="Arial" w:eastAsia="DengXian" w:hAnsi="Arial" w:cs="Arial"/>
                <w:noProof/>
                <w:sz w:val="16"/>
                <w:szCs w:val="16"/>
              </w:rPr>
              <w:t>Unclear if the UE can use initialDownlinkB</w:t>
            </w:r>
            <w:r w:rsidRPr="00AC6CAF">
              <w:rPr>
                <w:rFonts w:ascii="Arial" w:eastAsia="DengXian" w:hAnsi="Arial" w:cs="Arial"/>
                <w:i/>
                <w:noProof/>
                <w:sz w:val="16"/>
                <w:szCs w:val="16"/>
              </w:rPr>
              <w:t>WP-RedCap</w:t>
            </w:r>
            <w:r w:rsidRPr="00AC6CAF">
              <w:rPr>
                <w:rFonts w:ascii="Arial" w:eastAsia="DengXian" w:hAnsi="Arial" w:cs="Arial"/>
                <w:noProof/>
                <w:sz w:val="16"/>
                <w:szCs w:val="16"/>
              </w:rPr>
              <w:t xml:space="preserve"> when configured by </w:t>
            </w:r>
            <w:r w:rsidRPr="00AC6CAF">
              <w:rPr>
                <w:rFonts w:ascii="Arial" w:eastAsia="DengXian" w:hAnsi="Arial" w:cs="Arial"/>
                <w:i/>
                <w:noProof/>
                <w:sz w:val="16"/>
                <w:szCs w:val="16"/>
              </w:rPr>
              <w:t>DownlinkConfigCommon</w:t>
            </w:r>
            <w:r w:rsidRPr="00AC6CAF">
              <w:rPr>
                <w:rFonts w:ascii="Arial" w:eastAsia="DengXian" w:hAnsi="Arial" w:cs="Arial"/>
                <w:noProof/>
                <w:sz w:val="16"/>
                <w:szCs w:val="16"/>
              </w:rPr>
              <w:t>, and similar for the uplink.</w:t>
            </w:r>
          </w:p>
        </w:tc>
      </w:tr>
    </w:tbl>
    <w:p w14:paraId="2FB80267" w14:textId="47CC1742" w:rsidR="00AC6CAF" w:rsidRPr="00AC6CAF" w:rsidRDefault="00AC6CAF" w:rsidP="00AC6CAF">
      <w:pPr>
        <w:rPr>
          <w:bCs/>
          <w:iCs/>
          <w:color w:val="FF0000"/>
          <w:lang w:eastAsia="x-none"/>
        </w:rPr>
      </w:pPr>
      <w:r w:rsidRPr="00AC6CAF">
        <w:rPr>
          <w:bCs/>
          <w:iCs/>
          <w:color w:val="FF0000"/>
          <w:lang w:eastAsia="x-none"/>
        </w:rPr>
        <w:t>--------Start of TP--------</w:t>
      </w:r>
    </w:p>
    <w:p w14:paraId="4140E4D6" w14:textId="77777777" w:rsidR="00AC6CAF" w:rsidRPr="00AC6CAF" w:rsidRDefault="00AC6CAF" w:rsidP="00AC6CAF">
      <w:pPr>
        <w:rPr>
          <w:rFonts w:ascii="Arial" w:hAnsi="Arial" w:cs="Arial"/>
          <w:b/>
          <w:bCs/>
          <w:sz w:val="16"/>
          <w:szCs w:val="16"/>
        </w:rPr>
      </w:pPr>
      <w:bookmarkStart w:id="46" w:name="_Toc161831861"/>
      <w:bookmarkStart w:id="47" w:name="_Toc129874548"/>
      <w:r w:rsidRPr="00AC6CAF">
        <w:rPr>
          <w:rFonts w:ascii="Arial" w:hAnsi="Arial" w:cs="Arial"/>
          <w:b/>
          <w:bCs/>
          <w:sz w:val="16"/>
          <w:szCs w:val="16"/>
        </w:rPr>
        <w:t>17.1</w:t>
      </w:r>
      <w:r w:rsidRPr="00AC6CAF">
        <w:rPr>
          <w:rFonts w:ascii="Arial" w:hAnsi="Arial" w:cs="Arial"/>
          <w:b/>
          <w:bCs/>
          <w:sz w:val="16"/>
          <w:szCs w:val="16"/>
        </w:rPr>
        <w:tab/>
        <w:t>RedCap UE procedures</w:t>
      </w:r>
      <w:bookmarkEnd w:id="46"/>
    </w:p>
    <w:p w14:paraId="7197C127" w14:textId="77777777" w:rsidR="00AC6CAF" w:rsidRPr="00AC6CAF" w:rsidRDefault="00AC6CAF" w:rsidP="00AC6CAF">
      <w:pPr>
        <w:ind w:leftChars="200" w:left="400"/>
        <w:rPr>
          <w:rFonts w:ascii="Arial" w:hAnsi="Arial" w:cs="Arial"/>
          <w:sz w:val="16"/>
          <w:szCs w:val="16"/>
          <w:lang w:eastAsia="zh-CN"/>
        </w:rPr>
      </w:pPr>
      <w:r w:rsidRPr="00AC6CAF">
        <w:rPr>
          <w:rFonts w:ascii="Arial" w:hAnsi="Arial" w:cs="Arial"/>
          <w:sz w:val="16"/>
          <w:szCs w:val="16"/>
          <w:lang w:eastAsia="zh-CN"/>
        </w:rPr>
        <w:t>Procedures for a RedCap UE are same as described for a UE in all other clauses of this document unless stated otherwise. In this clause, the term 'UE' refers to a RedCap UE.</w:t>
      </w:r>
    </w:p>
    <w:p w14:paraId="65D9E615" w14:textId="77777777" w:rsidR="00AC6CAF" w:rsidRPr="00AC6CAF" w:rsidRDefault="00AC6CAF" w:rsidP="00AC6CAF">
      <w:pPr>
        <w:ind w:leftChars="200" w:left="400"/>
        <w:rPr>
          <w:ins w:id="48" w:author="Philippe Sartori" w:date="2024-04-25T11:20:00Z"/>
          <w:rFonts w:ascii="Arial" w:eastAsia="SimSun" w:hAnsi="Arial" w:cs="Arial"/>
          <w:sz w:val="16"/>
          <w:szCs w:val="16"/>
          <w:lang w:eastAsia="zh-CN"/>
        </w:rPr>
      </w:pPr>
      <w:r w:rsidRPr="00AC6CAF">
        <w:rPr>
          <w:rFonts w:ascii="Arial" w:eastAsia="SimSun" w:hAnsi="Arial" w:cs="Arial"/>
          <w:sz w:val="16"/>
          <w:szCs w:val="16"/>
          <w:lang w:eastAsia="zh-CN"/>
        </w:rPr>
        <w:t xml:space="preserve">A UE expects the initial DL BWP and the active DL BWP after the UE </w:t>
      </w:r>
      <w:r w:rsidRPr="00AC6CAF">
        <w:rPr>
          <w:rFonts w:ascii="Arial" w:eastAsia="SimSun" w:hAnsi="Arial" w:cs="Arial"/>
          <w:sz w:val="16"/>
          <w:szCs w:val="16"/>
        </w:rPr>
        <w:t>(re)establishes dedicated RRC connection</w:t>
      </w:r>
      <w:r w:rsidRPr="00AC6CAF">
        <w:rPr>
          <w:rFonts w:ascii="Arial" w:eastAsia="SimSun" w:hAnsi="Arial" w:cs="Arial"/>
          <w:sz w:val="16"/>
          <w:szCs w:val="16"/>
          <w:lang w:eastAsia="zh-CN"/>
        </w:rPr>
        <w:t xml:space="preserve"> to be smaller than or equal to the maximum DL bandwidth that the UE supports. </w:t>
      </w:r>
      <w:r w:rsidRPr="00AC6CAF">
        <w:rPr>
          <w:rFonts w:ascii="Arial" w:eastAsia="MS Mincho" w:hAnsi="Arial" w:cs="Arial"/>
          <w:sz w:val="16"/>
          <w:szCs w:val="16"/>
        </w:rPr>
        <w:t xml:space="preserve">A UE can be provided a DL BWP by </w:t>
      </w:r>
      <w:r w:rsidRPr="00AC6CAF">
        <w:rPr>
          <w:rFonts w:ascii="Arial" w:eastAsia="MS Mincho" w:hAnsi="Arial" w:cs="Arial"/>
          <w:i/>
          <w:sz w:val="16"/>
          <w:szCs w:val="16"/>
        </w:rPr>
        <w:t>initialDownlinkBWP-RedCap</w:t>
      </w:r>
      <w:del w:id="49" w:author="Moderator" w:date="2024-05-21T16:12:00Z">
        <w:r w:rsidRPr="00AC6CAF" w:rsidDel="00D6199D">
          <w:rPr>
            <w:rFonts w:ascii="Arial" w:eastAsia="MS Mincho" w:hAnsi="Arial" w:cs="Arial"/>
            <w:sz w:val="16"/>
            <w:szCs w:val="16"/>
          </w:rPr>
          <w:delText xml:space="preserve"> in </w:delText>
        </w:r>
        <w:r w:rsidRPr="00AC6CAF" w:rsidDel="00D6199D">
          <w:rPr>
            <w:rFonts w:ascii="Arial" w:eastAsia="MS Mincho" w:hAnsi="Arial" w:cs="Arial"/>
            <w:i/>
            <w:iCs/>
            <w:sz w:val="16"/>
            <w:szCs w:val="16"/>
          </w:rPr>
          <w:delText>DownlinkConfigCommonSIB</w:delText>
        </w:r>
      </w:del>
      <w:r w:rsidRPr="00AC6CAF">
        <w:rPr>
          <w:rFonts w:ascii="Arial" w:eastAsia="MS Mincho" w:hAnsi="Arial" w:cs="Arial"/>
          <w:sz w:val="16"/>
          <w:szCs w:val="16"/>
        </w:rPr>
        <w:t xml:space="preserve">, and an UL BWP by </w:t>
      </w:r>
      <w:r w:rsidRPr="00AC6CAF">
        <w:rPr>
          <w:rFonts w:ascii="Arial" w:eastAsia="MS Mincho" w:hAnsi="Arial" w:cs="Arial"/>
          <w:i/>
          <w:sz w:val="16"/>
          <w:szCs w:val="16"/>
        </w:rPr>
        <w:t>initialUplinkBWP-RedCap</w:t>
      </w:r>
      <w:r w:rsidRPr="00AC6CAF">
        <w:rPr>
          <w:rFonts w:ascii="Arial" w:eastAsia="MS Mincho" w:hAnsi="Arial" w:cs="Arial"/>
          <w:sz w:val="16"/>
          <w:szCs w:val="16"/>
        </w:rPr>
        <w:t xml:space="preserve"> </w:t>
      </w:r>
      <w:del w:id="50" w:author="Moderator" w:date="2024-05-21T16:12:00Z">
        <w:r w:rsidRPr="00AC6CAF" w:rsidDel="00D6199D">
          <w:rPr>
            <w:rFonts w:ascii="Arial" w:eastAsia="MS Mincho" w:hAnsi="Arial" w:cs="Arial"/>
            <w:sz w:val="16"/>
            <w:szCs w:val="16"/>
          </w:rPr>
          <w:delText xml:space="preserve">in </w:delText>
        </w:r>
        <w:r w:rsidRPr="00AC6CAF" w:rsidDel="00D6199D">
          <w:rPr>
            <w:rFonts w:ascii="Arial" w:eastAsia="MS Mincho" w:hAnsi="Arial" w:cs="Arial"/>
            <w:i/>
            <w:iCs/>
            <w:sz w:val="16"/>
            <w:szCs w:val="16"/>
          </w:rPr>
          <w:delText>UplinkConfigCommonSIB</w:delText>
        </w:r>
      </w:del>
      <w:r w:rsidRPr="00AC6CAF">
        <w:rPr>
          <w:rFonts w:ascii="Arial" w:eastAsia="SimSun" w:hAnsi="Arial" w:cs="Arial"/>
          <w:sz w:val="16"/>
          <w:szCs w:val="16"/>
          <w:lang w:eastAsia="zh-CN"/>
        </w:rPr>
        <w:t xml:space="preserve">. If </w:t>
      </w:r>
      <w:r w:rsidRPr="00AC6CAF">
        <w:rPr>
          <w:rFonts w:ascii="Arial" w:eastAsia="MS Mincho" w:hAnsi="Arial" w:cs="Arial"/>
          <w:i/>
          <w:sz w:val="16"/>
          <w:szCs w:val="16"/>
        </w:rPr>
        <w:t>initialUplinkBWP</w:t>
      </w:r>
      <w:r w:rsidRPr="00AC6CAF">
        <w:rPr>
          <w:rFonts w:ascii="Arial" w:eastAsia="MS Mincho" w:hAnsi="Arial" w:cs="Arial"/>
          <w:sz w:val="16"/>
          <w:szCs w:val="16"/>
        </w:rPr>
        <w:t xml:space="preserve"> </w:t>
      </w:r>
      <w:del w:id="51" w:author="Moderator" w:date="2024-05-21T16:12:00Z">
        <w:r w:rsidRPr="00AC6CAF" w:rsidDel="00D6199D">
          <w:rPr>
            <w:rFonts w:ascii="Arial" w:eastAsia="MS Mincho" w:hAnsi="Arial" w:cs="Arial"/>
            <w:sz w:val="16"/>
            <w:szCs w:val="16"/>
          </w:rPr>
          <w:delText xml:space="preserve">in </w:delText>
        </w:r>
        <w:r w:rsidRPr="00AC6CAF" w:rsidDel="00D6199D">
          <w:rPr>
            <w:rFonts w:ascii="Arial" w:eastAsia="MS Mincho" w:hAnsi="Arial" w:cs="Arial"/>
            <w:i/>
            <w:iCs/>
            <w:sz w:val="16"/>
            <w:szCs w:val="16"/>
          </w:rPr>
          <w:delText>UplinkConfigCommonSIB</w:delText>
        </w:r>
        <w:r w:rsidRPr="00AC6CAF" w:rsidDel="00D6199D">
          <w:rPr>
            <w:rFonts w:ascii="Arial" w:eastAsia="MS Mincho" w:hAnsi="Arial" w:cs="Arial"/>
            <w:sz w:val="16"/>
            <w:szCs w:val="16"/>
          </w:rPr>
          <w:delText xml:space="preserve"> </w:delText>
        </w:r>
      </w:del>
      <w:r w:rsidRPr="00AC6CAF">
        <w:rPr>
          <w:rFonts w:ascii="Arial" w:eastAsia="MS Mincho" w:hAnsi="Arial" w:cs="Arial"/>
          <w:sz w:val="16"/>
          <w:szCs w:val="16"/>
        </w:rPr>
        <w:t xml:space="preserve">indicates an UL BWP that is larger than a maximum UL BWP that a UE supports, the UE expects to be provided an UL BWP by </w:t>
      </w:r>
      <w:r w:rsidRPr="00AC6CAF">
        <w:rPr>
          <w:rFonts w:ascii="Arial" w:eastAsia="MS Mincho" w:hAnsi="Arial" w:cs="Arial"/>
          <w:i/>
          <w:sz w:val="16"/>
          <w:szCs w:val="16"/>
        </w:rPr>
        <w:t>initialUplinkBWP-RedCap</w:t>
      </w:r>
      <w:r w:rsidRPr="00AC6CAF">
        <w:rPr>
          <w:rFonts w:ascii="Arial" w:eastAsia="MS Mincho" w:hAnsi="Arial" w:cs="Arial"/>
          <w:sz w:val="16"/>
          <w:szCs w:val="16"/>
        </w:rPr>
        <w:t xml:space="preserve"> </w:t>
      </w:r>
      <w:del w:id="52" w:author="Moderator" w:date="2024-05-21T16:12:00Z">
        <w:r w:rsidRPr="00AC6CAF" w:rsidDel="00D6199D">
          <w:rPr>
            <w:rFonts w:ascii="Arial" w:eastAsia="MS Mincho" w:hAnsi="Arial" w:cs="Arial"/>
            <w:sz w:val="16"/>
            <w:szCs w:val="16"/>
          </w:rPr>
          <w:delText xml:space="preserve">in </w:delText>
        </w:r>
        <w:r w:rsidRPr="00AC6CAF" w:rsidDel="00D6199D">
          <w:rPr>
            <w:rFonts w:ascii="Arial" w:eastAsia="MS Mincho" w:hAnsi="Arial" w:cs="Arial"/>
            <w:i/>
            <w:iCs/>
            <w:sz w:val="16"/>
            <w:szCs w:val="16"/>
          </w:rPr>
          <w:delText>UplinkConfigCommonSIB</w:delText>
        </w:r>
      </w:del>
      <w:ins w:id="53" w:author="Philippe Sartori" w:date="2024-04-25T11:19:00Z">
        <w:r w:rsidRPr="00AC6CAF">
          <w:rPr>
            <w:rFonts w:ascii="Arial" w:eastAsia="MS Mincho" w:hAnsi="Arial" w:cs="Arial"/>
            <w:sz w:val="16"/>
            <w:szCs w:val="16"/>
          </w:rPr>
          <w:t xml:space="preserve"> </w:t>
        </w:r>
      </w:ins>
      <w:r w:rsidRPr="00AC6CAF">
        <w:rPr>
          <w:rFonts w:ascii="Arial" w:eastAsia="MS Mincho" w:hAnsi="Arial" w:cs="Arial"/>
          <w:sz w:val="16"/>
          <w:szCs w:val="16"/>
        </w:rPr>
        <w:t>that is smaller than or equal to the maximum UL bandwidth that the UE supports</w:t>
      </w:r>
      <w:r w:rsidRPr="00AC6CAF">
        <w:rPr>
          <w:rFonts w:ascii="Arial" w:eastAsia="SimSun" w:hAnsi="Arial" w:cs="Arial"/>
          <w:sz w:val="16"/>
          <w:szCs w:val="16"/>
          <w:lang w:eastAsia="zh-CN"/>
        </w:rPr>
        <w:t>.</w:t>
      </w:r>
    </w:p>
    <w:p w14:paraId="735CA9A3" w14:textId="77777777" w:rsidR="00AC6CAF" w:rsidRPr="00AC6CAF" w:rsidRDefault="00AC6CAF" w:rsidP="00AC6CAF">
      <w:pPr>
        <w:ind w:leftChars="200" w:left="400"/>
        <w:rPr>
          <w:rFonts w:ascii="Arial" w:hAnsi="Arial" w:cs="Arial"/>
          <w:sz w:val="16"/>
          <w:szCs w:val="16"/>
          <w:lang w:eastAsia="zh-CN"/>
        </w:rPr>
      </w:pPr>
      <w:r w:rsidRPr="00AC6CAF">
        <w:rPr>
          <w:rFonts w:ascii="Arial" w:eastAsia="DengXian" w:hAnsi="Arial" w:cs="Arial"/>
          <w:sz w:val="16"/>
          <w:szCs w:val="16"/>
          <w:lang w:val="en-US" w:eastAsia="zh-CN"/>
        </w:rPr>
        <w:t xml:space="preserve">For unpaired spectrum operation, a RedCap UE does not expect to receive a configuration where the center frequency for an initial DL BWP in which the UE is configured to monitor Type1-PDCCH CSS set, or a CSS set provided by </w:t>
      </w:r>
      <w:r w:rsidRPr="00AC6CAF">
        <w:rPr>
          <w:rFonts w:ascii="Arial" w:hAnsi="Arial" w:cs="Arial"/>
          <w:i/>
          <w:iCs/>
          <w:sz w:val="16"/>
          <w:szCs w:val="16"/>
          <w:lang w:val="en-US" w:eastAsia="x-none"/>
        </w:rPr>
        <w:t>sdt-SearchSpace</w:t>
      </w:r>
      <w:r w:rsidRPr="00AC6CAF">
        <w:rPr>
          <w:rFonts w:ascii="Arial" w:hAnsi="Arial" w:cs="Arial"/>
          <w:sz w:val="16"/>
          <w:szCs w:val="16"/>
          <w:lang w:val="en-US" w:eastAsia="x-none"/>
        </w:rPr>
        <w:t xml:space="preserve"> for random-access based PUSCH transmission as described in clause 19.2,</w:t>
      </w:r>
      <w:r w:rsidRPr="00AC6CAF">
        <w:rPr>
          <w:rFonts w:ascii="Arial" w:eastAsia="DengXian" w:hAnsi="Arial" w:cs="Arial"/>
          <w:sz w:val="16"/>
          <w:szCs w:val="16"/>
          <w:lang w:val="en-US" w:eastAsia="zh-CN"/>
        </w:rPr>
        <w:t xml:space="preserve"> is different than the center frequency for an initial UL BWP in which the RedCap UE may transmit Msg1/Msg3 or MsgA.</w:t>
      </w:r>
    </w:p>
    <w:p w14:paraId="44E4D5A4" w14:textId="77777777" w:rsidR="00AC6CAF" w:rsidRPr="00AC6CAF" w:rsidRDefault="00AC6CAF" w:rsidP="00AC6CAF">
      <w:pPr>
        <w:ind w:leftChars="200" w:left="400"/>
        <w:rPr>
          <w:rFonts w:ascii="Arial" w:eastAsia="MS Mincho" w:hAnsi="Arial" w:cs="Arial"/>
          <w:sz w:val="16"/>
          <w:szCs w:val="16"/>
        </w:rPr>
      </w:pPr>
      <w:r w:rsidRPr="00AC6CAF">
        <w:rPr>
          <w:rFonts w:ascii="Arial" w:hAnsi="Arial" w:cs="Arial"/>
          <w:sz w:val="16"/>
          <w:szCs w:val="16"/>
          <w:lang w:eastAsia="zh-CN"/>
        </w:rPr>
        <w:t xml:space="preserve">A UE </w:t>
      </w:r>
      <w:r w:rsidRPr="00AC6CAF">
        <w:rPr>
          <w:rFonts w:ascii="Arial" w:eastAsia="MS Mincho" w:hAnsi="Arial" w:cs="Arial"/>
          <w:sz w:val="16"/>
          <w:szCs w:val="16"/>
        </w:rPr>
        <w:t xml:space="preserve">can be provided by </w:t>
      </w:r>
      <w:r w:rsidRPr="00AC6CAF">
        <w:rPr>
          <w:rFonts w:ascii="Arial" w:hAnsi="Arial" w:cs="Arial"/>
          <w:i/>
          <w:iCs/>
          <w:sz w:val="16"/>
          <w:szCs w:val="16"/>
        </w:rPr>
        <w:t>BWP-DownlinkDedicated</w:t>
      </w:r>
      <w:r w:rsidRPr="00AC6CAF">
        <w:rPr>
          <w:rFonts w:ascii="Arial" w:eastAsia="MS Mincho" w:hAnsi="Arial" w:cs="Arial"/>
          <w:sz w:val="16"/>
          <w:szCs w:val="16"/>
        </w:rPr>
        <w:t xml:space="preserve"> a DL BWP, other than the initial DL BWP. </w:t>
      </w:r>
      <w:r w:rsidRPr="00AC6CAF">
        <w:rPr>
          <w:rFonts w:ascii="Arial" w:hAnsi="Arial" w:cs="Arial"/>
          <w:sz w:val="16"/>
          <w:szCs w:val="16"/>
          <w:lang w:eastAsia="zh-CN"/>
        </w:rPr>
        <w:t xml:space="preserve">A UE </w:t>
      </w:r>
      <w:r w:rsidRPr="00AC6CAF">
        <w:rPr>
          <w:rFonts w:ascii="Arial" w:eastAsia="MS Mincho" w:hAnsi="Arial" w:cs="Arial"/>
          <w:sz w:val="16"/>
          <w:szCs w:val="16"/>
        </w:rPr>
        <w:t xml:space="preserve">can be provided by </w:t>
      </w:r>
      <w:r w:rsidRPr="00AC6CAF">
        <w:rPr>
          <w:rFonts w:ascii="Arial" w:hAnsi="Arial" w:cs="Arial"/>
          <w:i/>
          <w:iCs/>
          <w:sz w:val="16"/>
          <w:szCs w:val="16"/>
        </w:rPr>
        <w:t>BWP-UplinkDedicated</w:t>
      </w:r>
      <w:r w:rsidRPr="00AC6CAF">
        <w:rPr>
          <w:rFonts w:ascii="Arial" w:eastAsia="MS Mincho" w:hAnsi="Arial" w:cs="Arial"/>
          <w:sz w:val="16"/>
          <w:szCs w:val="16"/>
        </w:rPr>
        <w:t xml:space="preserve"> an UL BWP, other than the initial UL BWP, that is </w:t>
      </w:r>
      <w:r w:rsidRPr="00AC6CAF">
        <w:rPr>
          <w:rFonts w:ascii="Arial" w:hAnsi="Arial" w:cs="Arial"/>
          <w:sz w:val="16"/>
          <w:szCs w:val="16"/>
          <w:lang w:eastAsia="zh-CN"/>
        </w:rPr>
        <w:t>smaller than or equal to the maximum UL bandwidth that the UE supports</w:t>
      </w:r>
      <w:r w:rsidRPr="00AC6CAF">
        <w:rPr>
          <w:rFonts w:ascii="Arial" w:eastAsia="MS Mincho" w:hAnsi="Arial" w:cs="Arial"/>
          <w:sz w:val="16"/>
          <w:szCs w:val="16"/>
        </w:rPr>
        <w:t xml:space="preserve">. </w:t>
      </w:r>
    </w:p>
    <w:p w14:paraId="19E4BF22" w14:textId="77777777" w:rsidR="00AC6CAF" w:rsidRPr="00AC6CAF" w:rsidRDefault="00AC6CAF" w:rsidP="00AC6CAF">
      <w:pPr>
        <w:ind w:leftChars="200" w:left="400"/>
        <w:rPr>
          <w:rFonts w:ascii="Arial" w:hAnsi="Arial" w:cs="Arial"/>
          <w:sz w:val="16"/>
          <w:szCs w:val="16"/>
        </w:rPr>
      </w:pPr>
      <w:r w:rsidRPr="00AC6CAF">
        <w:rPr>
          <w:rFonts w:ascii="Arial" w:eastAsia="MS Mincho" w:hAnsi="Arial" w:cs="Arial"/>
          <w:sz w:val="16"/>
          <w:szCs w:val="16"/>
        </w:rPr>
        <w:t xml:space="preserve">If a UE is provided an UL BWP by </w:t>
      </w:r>
      <w:r w:rsidRPr="00AC6CAF">
        <w:rPr>
          <w:rFonts w:ascii="Arial" w:eastAsia="MS Mincho" w:hAnsi="Arial" w:cs="Arial"/>
          <w:i/>
          <w:sz w:val="16"/>
          <w:szCs w:val="16"/>
        </w:rPr>
        <w:t>initialUplinkBWP-RedCap</w:t>
      </w:r>
      <w:r w:rsidRPr="00AC6CAF">
        <w:rPr>
          <w:rFonts w:ascii="Arial" w:eastAsia="MS Mincho" w:hAnsi="Arial" w:cs="Arial"/>
          <w:sz w:val="16"/>
          <w:szCs w:val="16"/>
        </w:rPr>
        <w:t xml:space="preserve"> </w:t>
      </w:r>
      <w:del w:id="54" w:author="Moderator" w:date="2024-05-21T16:12:00Z">
        <w:r w:rsidRPr="00AC6CAF" w:rsidDel="00D6199D">
          <w:rPr>
            <w:rFonts w:ascii="Arial" w:eastAsia="MS Mincho" w:hAnsi="Arial" w:cs="Arial"/>
            <w:sz w:val="16"/>
            <w:szCs w:val="16"/>
          </w:rPr>
          <w:delText xml:space="preserve">in </w:delText>
        </w:r>
        <w:r w:rsidRPr="00AC6CAF" w:rsidDel="00D6199D">
          <w:rPr>
            <w:rFonts w:ascii="Arial" w:eastAsia="MS Mincho" w:hAnsi="Arial" w:cs="Arial"/>
            <w:i/>
            <w:iCs/>
            <w:sz w:val="16"/>
            <w:szCs w:val="16"/>
          </w:rPr>
          <w:delText>UplinkConfigCommonSIB</w:delText>
        </w:r>
        <w:r w:rsidRPr="00AC6CAF" w:rsidDel="00D6199D">
          <w:rPr>
            <w:rFonts w:ascii="Arial" w:hAnsi="Arial" w:cs="Arial"/>
            <w:sz w:val="16"/>
            <w:szCs w:val="16"/>
          </w:rPr>
          <w:delText xml:space="preserve"> </w:delText>
        </w:r>
      </w:del>
      <w:r w:rsidRPr="00AC6CAF">
        <w:rPr>
          <w:rFonts w:ascii="Arial" w:hAnsi="Arial" w:cs="Arial"/>
          <w:sz w:val="16"/>
          <w:szCs w:val="16"/>
        </w:rPr>
        <w:t xml:space="preserve">and is provided </w:t>
      </w:r>
      <w:r w:rsidRPr="00AC6CAF">
        <w:rPr>
          <w:rFonts w:ascii="Arial" w:hAnsi="Arial" w:cs="Arial"/>
          <w:i/>
          <w:iCs/>
          <w:sz w:val="16"/>
          <w:szCs w:val="16"/>
        </w:rPr>
        <w:t>rach-ConfigCommon</w:t>
      </w:r>
      <w:r w:rsidRPr="00AC6CAF">
        <w:rPr>
          <w:rFonts w:ascii="Arial" w:hAnsi="Arial" w:cs="Arial"/>
          <w:sz w:val="16"/>
          <w:szCs w:val="16"/>
        </w:rPr>
        <w:t xml:space="preserve"> or </w:t>
      </w:r>
      <w:r w:rsidRPr="00AC6CAF">
        <w:rPr>
          <w:rFonts w:ascii="Arial" w:hAnsi="Arial" w:cs="Arial"/>
          <w:i/>
          <w:iCs/>
          <w:sz w:val="16"/>
          <w:szCs w:val="16"/>
        </w:rPr>
        <w:t>msgA-ConfigCommon</w:t>
      </w:r>
      <w:r w:rsidRPr="00AC6CAF">
        <w:rPr>
          <w:rFonts w:ascii="Arial" w:hAnsi="Arial" w:cs="Arial"/>
          <w:sz w:val="16"/>
          <w:szCs w:val="16"/>
        </w:rPr>
        <w:t xml:space="preserve"> in </w:t>
      </w:r>
      <w:r w:rsidRPr="00AC6CAF">
        <w:rPr>
          <w:rFonts w:ascii="Arial" w:hAnsi="Arial" w:cs="Arial"/>
          <w:i/>
          <w:iCs/>
          <w:sz w:val="16"/>
          <w:szCs w:val="16"/>
        </w:rPr>
        <w:t>BWP-UplinkCommon</w:t>
      </w:r>
      <w:r w:rsidRPr="00AC6CAF">
        <w:rPr>
          <w:rFonts w:ascii="Arial" w:hAnsi="Arial" w:cs="Arial"/>
          <w:sz w:val="16"/>
          <w:szCs w:val="16"/>
        </w:rPr>
        <w:t xml:space="preserve"> for the UL BWP, the UE uses corresponding parameters to perform the procedures in clauses 8.1, 8.1A, and 8.3; otherwise, the UE uses corresponding parameters from </w:t>
      </w:r>
      <w:r w:rsidRPr="00AC6CAF">
        <w:rPr>
          <w:rFonts w:ascii="Arial" w:hAnsi="Arial" w:cs="Arial"/>
          <w:i/>
          <w:iCs/>
          <w:sz w:val="16"/>
          <w:szCs w:val="16"/>
        </w:rPr>
        <w:t>rach-ConfigCommon</w:t>
      </w:r>
      <w:r w:rsidRPr="00AC6CAF">
        <w:rPr>
          <w:rFonts w:ascii="Arial" w:hAnsi="Arial" w:cs="Arial"/>
          <w:sz w:val="16"/>
          <w:szCs w:val="16"/>
        </w:rPr>
        <w:t xml:space="preserve"> or </w:t>
      </w:r>
      <w:r w:rsidRPr="00AC6CAF">
        <w:rPr>
          <w:rFonts w:ascii="Arial" w:hAnsi="Arial" w:cs="Arial"/>
          <w:i/>
          <w:iCs/>
          <w:sz w:val="16"/>
          <w:szCs w:val="16"/>
        </w:rPr>
        <w:t>msgA-ConfigCommon</w:t>
      </w:r>
      <w:r w:rsidRPr="00AC6CAF">
        <w:rPr>
          <w:rFonts w:ascii="Arial" w:hAnsi="Arial" w:cs="Arial"/>
          <w:sz w:val="16"/>
          <w:szCs w:val="16"/>
        </w:rPr>
        <w:t xml:space="preserve"> in </w:t>
      </w:r>
      <w:r w:rsidRPr="00AC6CAF">
        <w:rPr>
          <w:rFonts w:ascii="Arial" w:hAnsi="Arial" w:cs="Arial"/>
          <w:i/>
          <w:iCs/>
          <w:sz w:val="16"/>
          <w:szCs w:val="16"/>
        </w:rPr>
        <w:t>BWP-UplinkCommon</w:t>
      </w:r>
      <w:r w:rsidRPr="00AC6CAF">
        <w:rPr>
          <w:rFonts w:ascii="Arial" w:hAnsi="Arial" w:cs="Arial"/>
          <w:sz w:val="16"/>
          <w:szCs w:val="16"/>
        </w:rPr>
        <w:t xml:space="preserve"> for the UL BWP provided by </w:t>
      </w:r>
      <w:r w:rsidRPr="00AC6CAF">
        <w:rPr>
          <w:rFonts w:ascii="Arial" w:eastAsia="MS Mincho" w:hAnsi="Arial" w:cs="Arial"/>
          <w:i/>
          <w:sz w:val="16"/>
          <w:szCs w:val="16"/>
        </w:rPr>
        <w:t>initialUplinkBWP</w:t>
      </w:r>
      <w:r w:rsidRPr="00AC6CAF">
        <w:rPr>
          <w:rFonts w:ascii="Arial" w:hAnsi="Arial" w:cs="Arial"/>
          <w:sz w:val="16"/>
          <w:szCs w:val="16"/>
        </w:rPr>
        <w:t>.</w:t>
      </w:r>
    </w:p>
    <w:p w14:paraId="77854AEC" w14:textId="01C2FE44" w:rsidR="00AC6CAF" w:rsidRPr="00AC6CAF" w:rsidRDefault="00AC6CAF" w:rsidP="00AC6CAF">
      <w:pPr>
        <w:ind w:leftChars="200" w:left="400"/>
        <w:rPr>
          <w:rFonts w:ascii="Arial" w:hAnsi="Arial" w:cs="Arial"/>
          <w:sz w:val="16"/>
          <w:szCs w:val="16"/>
        </w:rPr>
      </w:pPr>
      <w:r w:rsidRPr="00AC6CAF">
        <w:rPr>
          <w:rFonts w:ascii="Arial" w:eastAsia="MS Mincho" w:hAnsi="Arial" w:cs="Arial"/>
          <w:sz w:val="16"/>
          <w:szCs w:val="16"/>
        </w:rPr>
        <w:t xml:space="preserve">If a UE is provided </w:t>
      </w:r>
      <w:r w:rsidRPr="00AC6CAF">
        <w:rPr>
          <w:rFonts w:ascii="Arial" w:eastAsia="MS Mincho" w:hAnsi="Arial" w:cs="Arial"/>
          <w:i/>
          <w:sz w:val="16"/>
          <w:szCs w:val="16"/>
        </w:rPr>
        <w:t>initialUplinkBWP-RedCap</w:t>
      </w:r>
      <w:r w:rsidRPr="00AC6CAF">
        <w:rPr>
          <w:rFonts w:ascii="Arial" w:eastAsia="MS Mincho" w:hAnsi="Arial" w:cs="Arial"/>
          <w:sz w:val="16"/>
          <w:szCs w:val="16"/>
        </w:rPr>
        <w:t xml:space="preserve"> </w:t>
      </w:r>
      <w:del w:id="55" w:author="Moderator" w:date="2024-05-21T16:13:00Z">
        <w:r w:rsidRPr="00AC6CAF" w:rsidDel="00D6199D">
          <w:rPr>
            <w:rFonts w:ascii="Arial" w:eastAsia="MS Mincho" w:hAnsi="Arial" w:cs="Arial"/>
            <w:sz w:val="16"/>
            <w:szCs w:val="16"/>
          </w:rPr>
          <w:delText xml:space="preserve">in </w:delText>
        </w:r>
        <w:r w:rsidRPr="00AC6CAF" w:rsidDel="00D6199D">
          <w:rPr>
            <w:rFonts w:ascii="Arial" w:eastAsia="MS Mincho" w:hAnsi="Arial" w:cs="Arial"/>
            <w:i/>
            <w:iCs/>
            <w:sz w:val="16"/>
            <w:szCs w:val="16"/>
          </w:rPr>
          <w:delText>UplinkConfigCommonSIB</w:delText>
        </w:r>
        <w:r w:rsidRPr="00AC6CAF" w:rsidDel="00D6199D">
          <w:rPr>
            <w:rFonts w:ascii="Arial" w:hAnsi="Arial" w:cs="Arial"/>
            <w:sz w:val="16"/>
            <w:szCs w:val="16"/>
          </w:rPr>
          <w:delText xml:space="preserve"> </w:delText>
        </w:r>
      </w:del>
      <w:r w:rsidRPr="00AC6CAF">
        <w:rPr>
          <w:rFonts w:ascii="Arial" w:hAnsi="Arial" w:cs="Arial"/>
          <w:sz w:val="16"/>
          <w:szCs w:val="16"/>
        </w:rPr>
        <w:t xml:space="preserve">and does not have dedicated PUCCH resource configuration, the UE transmits PUCCH with HARQ-ACK information as described in clause 9.2.1 using a PUCCH resource set provided by </w:t>
      </w:r>
      <w:r w:rsidRPr="00AC6CAF">
        <w:rPr>
          <w:rFonts w:ascii="Arial" w:hAnsi="Arial" w:cs="Arial"/>
          <w:i/>
          <w:sz w:val="16"/>
          <w:szCs w:val="16"/>
        </w:rPr>
        <w:t>pucch-</w:t>
      </w:r>
      <w:r w:rsidRPr="00AC6CAF">
        <w:rPr>
          <w:rFonts w:ascii="Arial" w:hAnsi="Arial" w:cs="Arial"/>
          <w:i/>
          <w:sz w:val="16"/>
          <w:szCs w:val="16"/>
          <w:lang w:val="en-US"/>
        </w:rPr>
        <w:t>ResourceCommonRedCap</w:t>
      </w:r>
      <w:r w:rsidRPr="00AC6CAF">
        <w:rPr>
          <w:rFonts w:ascii="Arial" w:hAnsi="Arial" w:cs="Arial"/>
          <w:sz w:val="16"/>
          <w:szCs w:val="16"/>
        </w:rPr>
        <w:t xml:space="preserve">, except that frequency hopping for the PUCCH transmission is disabled if </w:t>
      </w:r>
      <w:r w:rsidRPr="00AC6CAF">
        <w:rPr>
          <w:rFonts w:ascii="Arial" w:hAnsi="Arial" w:cs="Arial"/>
          <w:i/>
          <w:iCs/>
          <w:sz w:val="16"/>
          <w:szCs w:val="16"/>
        </w:rPr>
        <w:t>intra-SlotFH</w:t>
      </w:r>
      <w:r w:rsidRPr="00AC6CAF">
        <w:rPr>
          <w:rFonts w:ascii="Arial" w:hAnsi="Arial" w:cs="Arial"/>
          <w:sz w:val="16"/>
          <w:szCs w:val="16"/>
        </w:rPr>
        <w:t xml:space="preserve"> is present in </w:t>
      </w:r>
      <w:r w:rsidRPr="00AC6CAF">
        <w:rPr>
          <w:rFonts w:ascii="Arial" w:hAnsi="Arial" w:cs="Arial"/>
          <w:i/>
          <w:iCs/>
          <w:sz w:val="16"/>
          <w:szCs w:val="16"/>
        </w:rPr>
        <w:t>PUCCH-ConfigCommon</w:t>
      </w:r>
      <w:r w:rsidRPr="00AC6CAF">
        <w:rPr>
          <w:rFonts w:ascii="Arial" w:hAnsi="Arial" w:cs="Arial"/>
          <w:sz w:val="16"/>
          <w:szCs w:val="16"/>
        </w:rPr>
        <w:t xml:space="preserve">. If frequency hopping of the PUCCH transmission is disabled then, for the PUCCH transmission, the </w:t>
      </w:r>
      <w:r w:rsidRPr="00AC6CAF">
        <w:rPr>
          <w:rFonts w:ascii="Arial" w:hAnsi="Arial" w:cs="Arial"/>
          <w:sz w:val="16"/>
          <w:szCs w:val="16"/>
          <w:lang w:val="en-US"/>
        </w:rPr>
        <w:t xml:space="preserve">UE determines the initial cyclic shift index in the set of initial cyclic shift indexes as </w:t>
      </w:r>
      <m:oMath>
        <m:sSub>
          <m:sSubPr>
            <m:ctrlPr>
              <w:rPr>
                <w:rFonts w:ascii="Cambria Math" w:hAnsi="Cambria Math" w:cs="Arial"/>
                <w:i/>
                <w:sz w:val="16"/>
                <w:szCs w:val="16"/>
              </w:rPr>
            </m:ctrlPr>
          </m:sSubPr>
          <m:e>
            <m:r>
              <w:rPr>
                <w:rFonts w:ascii="Cambria Math" w:hAnsi="Cambria Math" w:cs="Arial"/>
                <w:sz w:val="16"/>
                <w:szCs w:val="16"/>
              </w:rPr>
              <m:t>r</m:t>
            </m:r>
          </m:e>
          <m:sub>
            <m:r>
              <m:rPr>
                <m:nor/>
              </m:rPr>
              <w:rPr>
                <w:rFonts w:ascii="Arial" w:hAnsi="Arial" w:cs="Arial"/>
                <w:sz w:val="16"/>
                <w:szCs w:val="16"/>
              </w:rPr>
              <m:t>PUCCH</m:t>
            </m:r>
            <m:ctrlPr>
              <w:rPr>
                <w:rFonts w:ascii="Cambria Math" w:hAnsi="Cambria Math" w:cs="Arial"/>
                <w:sz w:val="16"/>
                <w:szCs w:val="16"/>
              </w:rPr>
            </m:ctrlPr>
          </m:sub>
        </m:sSub>
        <m:r>
          <m:rPr>
            <m:nor/>
          </m:rPr>
          <w:rPr>
            <w:rFonts w:ascii="Arial" w:hAnsi="Arial" w:cs="Arial"/>
            <w:sz w:val="16"/>
            <w:szCs w:val="16"/>
            <w:lang w:val="en-US"/>
          </w:rPr>
          <m:t>mod</m:t>
        </m:r>
        <m:sSub>
          <m:sSubPr>
            <m:ctrlPr>
              <w:rPr>
                <w:rFonts w:ascii="Cambria Math" w:hAnsi="Cambria Math" w:cs="Arial"/>
                <w:i/>
                <w:sz w:val="16"/>
                <w:szCs w:val="16"/>
                <w:lang w:val="en-US"/>
              </w:rPr>
            </m:ctrlPr>
          </m:sSubPr>
          <m:e>
            <m:r>
              <w:rPr>
                <w:rFonts w:ascii="Cambria Math" w:hAnsi="Cambria Math" w:cs="Arial"/>
                <w:sz w:val="16"/>
                <w:szCs w:val="16"/>
                <w:lang w:val="en-US"/>
              </w:rPr>
              <m:t>N</m:t>
            </m:r>
          </m:e>
          <m:sub>
            <m:r>
              <m:rPr>
                <m:sty m:val="p"/>
              </m:rPr>
              <w:rPr>
                <w:rFonts w:ascii="Cambria Math" w:hAnsi="Cambria Math" w:cs="Arial"/>
                <w:sz w:val="16"/>
                <w:szCs w:val="16"/>
                <w:lang w:val="en-US"/>
              </w:rPr>
              <m:t>CS</m:t>
            </m:r>
          </m:sub>
        </m:sSub>
      </m:oMath>
      <w:r w:rsidRPr="00AC6CAF">
        <w:rPr>
          <w:rFonts w:ascii="Arial" w:hAnsi="Arial" w:cs="Arial"/>
          <w:sz w:val="16"/>
          <w:szCs w:val="16"/>
          <w:lang w:val="en-US"/>
        </w:rPr>
        <w:t xml:space="preserve"> and determines the </w:t>
      </w:r>
      <w:r w:rsidRPr="00AC6CAF">
        <w:rPr>
          <w:rFonts w:ascii="Arial" w:hAnsi="Arial" w:cs="Arial"/>
          <w:sz w:val="16"/>
          <w:szCs w:val="16"/>
        </w:rPr>
        <w:t xml:space="preserve">PRB </w:t>
      </w:r>
      <w:r w:rsidRPr="00AC6CAF">
        <w:rPr>
          <w:rFonts w:ascii="Arial" w:hAnsi="Arial" w:cs="Arial"/>
          <w:sz w:val="16"/>
          <w:szCs w:val="16"/>
          <w:lang w:val="en-US"/>
        </w:rPr>
        <w:t>index as</w:t>
      </w:r>
    </w:p>
    <w:p w14:paraId="4F983C31" w14:textId="546D2F99" w:rsidR="00AC6CAF" w:rsidRPr="00AC6CAF" w:rsidRDefault="00AC6CAF" w:rsidP="00AC6CAF">
      <w:pPr>
        <w:ind w:left="968"/>
        <w:rPr>
          <w:rFonts w:ascii="Arial" w:eastAsia="MS Mincho" w:hAnsi="Arial" w:cs="Arial"/>
          <w:sz w:val="16"/>
          <w:szCs w:val="16"/>
          <w:lang w:val="en-US"/>
        </w:rPr>
      </w:pPr>
      <w:r w:rsidRPr="00AC6CAF">
        <w:rPr>
          <w:rFonts w:ascii="Arial" w:eastAsia="MS Mincho" w:hAnsi="Arial" w:cs="Arial"/>
          <w:sz w:val="16"/>
          <w:szCs w:val="16"/>
          <w:lang w:val="en-US" w:eastAsia="zh-CN"/>
        </w:rPr>
        <w:t>-</w:t>
      </w:r>
      <w:r w:rsidRPr="00AC6CAF">
        <w:rPr>
          <w:rFonts w:ascii="Arial" w:eastAsia="MS Mincho" w:hAnsi="Arial" w:cs="Arial"/>
          <w:sz w:val="16"/>
          <w:szCs w:val="16"/>
          <w:lang w:val="en-US" w:eastAsia="zh-CN"/>
        </w:rPr>
        <w:tab/>
      </w:r>
      <m:oMath>
        <m:sSubSup>
          <m:sSubSupPr>
            <m:ctrlPr>
              <w:rPr>
                <w:rFonts w:ascii="Cambria Math" w:hAnsi="Cambria Math" w:cs="Arial"/>
                <w:sz w:val="16"/>
                <w:szCs w:val="16"/>
              </w:rPr>
            </m:ctrlPr>
          </m:sSubSupPr>
          <m:e>
            <m:r>
              <w:rPr>
                <w:rFonts w:ascii="Cambria Math" w:hAnsi="Cambria Math" w:cs="Arial"/>
                <w:sz w:val="16"/>
                <w:szCs w:val="16"/>
              </w:rPr>
              <m:t>RB</m:t>
            </m:r>
          </m:e>
          <m:sub>
            <m:r>
              <m:rPr>
                <m:nor/>
              </m:rPr>
              <w:rPr>
                <w:rFonts w:ascii="Arial" w:hAnsi="Arial" w:cs="Arial"/>
                <w:sz w:val="16"/>
                <w:szCs w:val="16"/>
              </w:rPr>
              <m:t>BWP</m:t>
            </m:r>
          </m:sub>
          <m:sup>
            <m:r>
              <m:rPr>
                <m:nor/>
              </m:rPr>
              <w:rPr>
                <w:rFonts w:ascii="Arial" w:hAnsi="Arial" w:cs="Arial"/>
                <w:sz w:val="16"/>
                <w:szCs w:val="16"/>
              </w:rPr>
              <m:t>offset</m:t>
            </m:r>
          </m:sup>
        </m:sSubSup>
        <m:r>
          <w:rPr>
            <w:rFonts w:ascii="Cambria Math" w:hAnsi="Cambria Math" w:cs="Arial"/>
            <w:sz w:val="16"/>
            <w:szCs w:val="16"/>
          </w:rPr>
          <m:t>+</m:t>
        </m:r>
        <m:sSubSup>
          <m:sSubSupPr>
            <m:ctrlPr>
              <w:rPr>
                <w:rFonts w:ascii="Cambria Math" w:hAnsi="Cambria Math" w:cs="Arial"/>
                <w:sz w:val="16"/>
                <w:szCs w:val="16"/>
              </w:rPr>
            </m:ctrlPr>
          </m:sSubSupPr>
          <m:e>
            <m:r>
              <w:rPr>
                <w:rFonts w:ascii="Cambria Math" w:hAnsi="Cambria Math" w:cs="Arial"/>
                <w:sz w:val="16"/>
                <w:szCs w:val="16"/>
              </w:rPr>
              <m:t>RB</m:t>
            </m:r>
          </m:e>
          <m:sub>
            <m:r>
              <m:rPr>
                <m:nor/>
              </m:rPr>
              <w:rPr>
                <w:rFonts w:ascii="Arial" w:hAnsi="Arial" w:cs="Arial"/>
                <w:sz w:val="16"/>
                <w:szCs w:val="16"/>
              </w:rPr>
              <m:t>BWP</m:t>
            </m:r>
          </m:sub>
          <m:sup>
            <m:r>
              <m:rPr>
                <m:nor/>
              </m:rPr>
              <w:rPr>
                <w:rFonts w:ascii="Arial" w:hAnsi="Arial" w:cs="Arial"/>
                <w:sz w:val="16"/>
                <w:szCs w:val="16"/>
              </w:rPr>
              <m:t>offset-add</m:t>
            </m:r>
          </m:sup>
        </m:sSubSup>
        <m:r>
          <w:rPr>
            <w:rFonts w:ascii="Cambria Math" w:hAnsi="Cambria Math" w:cs="Arial"/>
            <w:sz w:val="16"/>
            <w:szCs w:val="16"/>
          </w:rPr>
          <m:t>+</m:t>
        </m:r>
        <m:d>
          <m:dPr>
            <m:begChr m:val="⌊"/>
            <m:endChr m:val="⌋"/>
            <m:ctrlPr>
              <w:rPr>
                <w:rFonts w:ascii="Cambria Math" w:hAnsi="Cambria Math" w:cs="Arial"/>
                <w:i/>
                <w:sz w:val="16"/>
                <w:szCs w:val="16"/>
              </w:rPr>
            </m:ctrlPr>
          </m:dPr>
          <m:e>
            <m:f>
              <m:fPr>
                <m:type m:val="lin"/>
                <m:ctrlPr>
                  <w:rPr>
                    <w:rFonts w:ascii="Cambria Math" w:hAnsi="Cambria Math" w:cs="Arial"/>
                    <w:i/>
                    <w:sz w:val="16"/>
                    <w:szCs w:val="16"/>
                  </w:rPr>
                </m:ctrlPr>
              </m:fPr>
              <m:num>
                <m:sSub>
                  <m:sSubPr>
                    <m:ctrlPr>
                      <w:rPr>
                        <w:rFonts w:ascii="Cambria Math" w:hAnsi="Cambria Math" w:cs="Arial"/>
                        <w:i/>
                        <w:sz w:val="16"/>
                        <w:szCs w:val="16"/>
                      </w:rPr>
                    </m:ctrlPr>
                  </m:sSubPr>
                  <m:e>
                    <m:r>
                      <w:rPr>
                        <w:rFonts w:ascii="Cambria Math" w:hAnsi="Cambria Math" w:cs="Arial"/>
                        <w:sz w:val="16"/>
                        <w:szCs w:val="16"/>
                      </w:rPr>
                      <m:t>r</m:t>
                    </m:r>
                  </m:e>
                  <m:sub>
                    <m:r>
                      <m:rPr>
                        <m:nor/>
                      </m:rPr>
                      <w:rPr>
                        <w:rFonts w:ascii="Arial" w:hAnsi="Arial" w:cs="Arial"/>
                        <w:sz w:val="16"/>
                        <w:szCs w:val="16"/>
                      </w:rPr>
                      <m:t>PUCCH</m:t>
                    </m:r>
                    <m:ctrlPr>
                      <w:rPr>
                        <w:rFonts w:ascii="Cambria Math" w:hAnsi="Cambria Math" w:cs="Arial"/>
                        <w:sz w:val="16"/>
                        <w:szCs w:val="16"/>
                      </w:rPr>
                    </m:ctrlPr>
                  </m:sub>
                </m:sSub>
              </m:num>
              <m:den>
                <m:sSub>
                  <m:sSubPr>
                    <m:ctrlPr>
                      <w:rPr>
                        <w:rFonts w:ascii="Cambria Math" w:hAnsi="Cambria Math" w:cs="Arial"/>
                        <w:i/>
                        <w:sz w:val="16"/>
                        <w:szCs w:val="16"/>
                        <w:lang w:val="en-US"/>
                      </w:rPr>
                    </m:ctrlPr>
                  </m:sSubPr>
                  <m:e>
                    <m:r>
                      <w:rPr>
                        <w:rFonts w:ascii="Cambria Math" w:hAnsi="Cambria Math" w:cs="Arial"/>
                        <w:sz w:val="16"/>
                        <w:szCs w:val="16"/>
                        <w:lang w:val="en-US"/>
                      </w:rPr>
                      <m:t>N</m:t>
                    </m:r>
                  </m:e>
                  <m:sub>
                    <m:r>
                      <m:rPr>
                        <m:sty m:val="p"/>
                      </m:rPr>
                      <w:rPr>
                        <w:rFonts w:ascii="Cambria Math" w:hAnsi="Cambria Math" w:cs="Arial"/>
                        <w:sz w:val="16"/>
                        <w:szCs w:val="16"/>
                        <w:lang w:val="en-US"/>
                      </w:rPr>
                      <m:t>CS</m:t>
                    </m:r>
                  </m:sub>
                </m:sSub>
              </m:den>
            </m:f>
          </m:e>
        </m:d>
      </m:oMath>
      <w:r w:rsidRPr="00AC6CAF">
        <w:rPr>
          <w:rFonts w:ascii="Arial" w:eastAsia="MS Mincho" w:hAnsi="Arial" w:cs="Arial"/>
          <w:sz w:val="16"/>
          <w:szCs w:val="16"/>
          <w:lang w:val="en-US"/>
        </w:rPr>
        <w:t>, if</w:t>
      </w:r>
      <w:r w:rsidRPr="00AC6CAF">
        <w:rPr>
          <w:rFonts w:ascii="Arial" w:eastAsia="MS Mincho" w:hAnsi="Arial" w:cs="Arial"/>
          <w:sz w:val="16"/>
          <w:szCs w:val="16"/>
        </w:rPr>
        <w:t xml:space="preserve"> </w:t>
      </w:r>
      <w:r w:rsidRPr="00AC6CAF">
        <w:rPr>
          <w:rFonts w:ascii="Arial" w:eastAsia="MS Mincho" w:hAnsi="Arial" w:cs="Arial"/>
          <w:i/>
          <w:iCs/>
          <w:sz w:val="16"/>
          <w:szCs w:val="16"/>
        </w:rPr>
        <w:t>intra-SlotFH</w:t>
      </w:r>
      <w:r w:rsidRPr="00AC6CAF">
        <w:rPr>
          <w:rFonts w:ascii="Arial" w:eastAsia="MS Mincho" w:hAnsi="Arial" w:cs="Arial"/>
          <w:sz w:val="16"/>
          <w:szCs w:val="16"/>
        </w:rPr>
        <w:t xml:space="preserve"> = '</w:t>
      </w:r>
      <w:r w:rsidRPr="00AC6CAF">
        <w:rPr>
          <w:rFonts w:ascii="Arial" w:eastAsia="MS Mincho" w:hAnsi="Arial" w:cs="Arial"/>
          <w:i/>
          <w:iCs/>
          <w:sz w:val="16"/>
          <w:szCs w:val="16"/>
          <w:lang w:val="en-US"/>
        </w:rPr>
        <w:t>fromLowerEdge</w:t>
      </w:r>
      <w:r w:rsidRPr="00AC6CAF">
        <w:rPr>
          <w:rFonts w:ascii="Arial" w:eastAsia="MS Mincho" w:hAnsi="Arial" w:cs="Arial"/>
          <w:sz w:val="16"/>
          <w:szCs w:val="16"/>
        </w:rPr>
        <w:t>'</w:t>
      </w:r>
    </w:p>
    <w:p w14:paraId="1E49F267" w14:textId="3B8B9D7D" w:rsidR="00AC6CAF" w:rsidRPr="00AC6CAF" w:rsidRDefault="00AC6CAF" w:rsidP="00AC6CAF">
      <w:pPr>
        <w:ind w:left="968"/>
        <w:rPr>
          <w:rFonts w:ascii="Arial" w:eastAsia="MS Mincho" w:hAnsi="Arial" w:cs="Arial"/>
          <w:sz w:val="16"/>
          <w:szCs w:val="16"/>
          <w:lang w:val="en-US"/>
        </w:rPr>
      </w:pPr>
      <w:r w:rsidRPr="00AC6CAF">
        <w:rPr>
          <w:rFonts w:ascii="Arial" w:eastAsia="MS Mincho" w:hAnsi="Arial" w:cs="Arial"/>
          <w:sz w:val="16"/>
          <w:szCs w:val="16"/>
          <w:lang w:val="en-US" w:eastAsia="zh-CN"/>
        </w:rPr>
        <w:t>-</w:t>
      </w:r>
      <w:r w:rsidRPr="00AC6CAF">
        <w:rPr>
          <w:rFonts w:ascii="Arial" w:eastAsia="MS Mincho" w:hAnsi="Arial" w:cs="Arial"/>
          <w:sz w:val="16"/>
          <w:szCs w:val="16"/>
          <w:lang w:val="en-US" w:eastAsia="zh-CN"/>
        </w:rPr>
        <w:tab/>
      </w:r>
      <m:oMath>
        <m:sSubSup>
          <m:sSubSupPr>
            <m:ctrlPr>
              <w:rPr>
                <w:rFonts w:ascii="Cambria Math" w:hAnsi="Cambria Math" w:cs="Arial"/>
                <w:sz w:val="16"/>
                <w:szCs w:val="16"/>
              </w:rPr>
            </m:ctrlPr>
          </m:sSubSupPr>
          <m:e>
            <m:sSubSup>
              <m:sSubSupPr>
                <m:ctrlPr>
                  <w:rPr>
                    <w:rFonts w:ascii="Cambria Math" w:hAnsi="Cambria Math" w:cs="Arial"/>
                    <w:sz w:val="16"/>
                    <w:szCs w:val="16"/>
                  </w:rPr>
                </m:ctrlPr>
              </m:sSubSupPr>
              <m:e>
                <m:r>
                  <w:rPr>
                    <w:rFonts w:ascii="Cambria Math" w:hAnsi="Cambria Math" w:cs="Arial"/>
                    <w:sz w:val="16"/>
                    <w:szCs w:val="16"/>
                  </w:rPr>
                  <m:t>N</m:t>
                </m:r>
              </m:e>
              <m:sub>
                <m:r>
                  <m:rPr>
                    <m:nor/>
                  </m:rPr>
                  <w:rPr>
                    <w:rFonts w:ascii="Arial" w:hAnsi="Arial" w:cs="Arial"/>
                    <w:sz w:val="16"/>
                    <w:szCs w:val="16"/>
                  </w:rPr>
                  <m:t>BWP</m:t>
                </m:r>
              </m:sub>
              <m:sup>
                <m:r>
                  <m:rPr>
                    <m:nor/>
                  </m:rPr>
                  <w:rPr>
                    <w:rFonts w:ascii="Arial" w:hAnsi="Arial" w:cs="Arial"/>
                    <w:sz w:val="16"/>
                    <w:szCs w:val="16"/>
                  </w:rPr>
                  <m:t>size</m:t>
                </m:r>
              </m:sup>
            </m:sSubSup>
            <m:r>
              <w:rPr>
                <w:rFonts w:ascii="Cambria Math" w:hAnsi="Cambria Math" w:cs="Arial"/>
                <w:sz w:val="16"/>
                <w:szCs w:val="16"/>
              </w:rPr>
              <m:t>-RB</m:t>
            </m:r>
          </m:e>
          <m:sub>
            <m:r>
              <m:rPr>
                <m:nor/>
              </m:rPr>
              <w:rPr>
                <w:rFonts w:ascii="Arial" w:hAnsi="Arial" w:cs="Arial"/>
                <w:sz w:val="16"/>
                <w:szCs w:val="16"/>
              </w:rPr>
              <m:t>BWP</m:t>
            </m:r>
          </m:sub>
          <m:sup>
            <m:r>
              <m:rPr>
                <m:nor/>
              </m:rPr>
              <w:rPr>
                <w:rFonts w:ascii="Arial" w:hAnsi="Arial" w:cs="Arial"/>
                <w:sz w:val="16"/>
                <w:szCs w:val="16"/>
              </w:rPr>
              <m:t>offset</m:t>
            </m:r>
          </m:sup>
        </m:sSubSup>
        <m:r>
          <w:rPr>
            <w:rFonts w:ascii="Cambria Math" w:hAnsi="Cambria Math" w:cs="Arial"/>
            <w:sz w:val="16"/>
            <w:szCs w:val="16"/>
          </w:rPr>
          <m:t>-</m:t>
        </m:r>
        <m:sSubSup>
          <m:sSubSupPr>
            <m:ctrlPr>
              <w:rPr>
                <w:rFonts w:ascii="Cambria Math" w:hAnsi="Cambria Math" w:cs="Arial"/>
                <w:sz w:val="16"/>
                <w:szCs w:val="16"/>
              </w:rPr>
            </m:ctrlPr>
          </m:sSubSupPr>
          <m:e>
            <m:r>
              <w:rPr>
                <w:rFonts w:ascii="Cambria Math" w:hAnsi="Cambria Math" w:cs="Arial"/>
                <w:sz w:val="16"/>
                <w:szCs w:val="16"/>
              </w:rPr>
              <m:t>RB</m:t>
            </m:r>
          </m:e>
          <m:sub>
            <m:r>
              <m:rPr>
                <m:nor/>
              </m:rPr>
              <w:rPr>
                <w:rFonts w:ascii="Arial" w:hAnsi="Arial" w:cs="Arial"/>
                <w:sz w:val="16"/>
                <w:szCs w:val="16"/>
              </w:rPr>
              <m:t>BWP</m:t>
            </m:r>
          </m:sub>
          <m:sup>
            <m:r>
              <m:rPr>
                <m:nor/>
              </m:rPr>
              <w:rPr>
                <w:rFonts w:ascii="Arial" w:hAnsi="Arial" w:cs="Arial"/>
                <w:sz w:val="16"/>
                <w:szCs w:val="16"/>
              </w:rPr>
              <m:t>offset-add</m:t>
            </m:r>
          </m:sup>
        </m:sSubSup>
        <m:r>
          <w:rPr>
            <w:rFonts w:ascii="Cambria Math" w:hAnsi="Cambria Math" w:cs="Arial"/>
            <w:sz w:val="16"/>
            <w:szCs w:val="16"/>
          </w:rPr>
          <m:t>-1-</m:t>
        </m:r>
        <m:d>
          <m:dPr>
            <m:begChr m:val="⌊"/>
            <m:endChr m:val="⌋"/>
            <m:ctrlPr>
              <w:rPr>
                <w:rFonts w:ascii="Cambria Math" w:hAnsi="Cambria Math" w:cs="Arial"/>
                <w:i/>
                <w:sz w:val="16"/>
                <w:szCs w:val="16"/>
              </w:rPr>
            </m:ctrlPr>
          </m:dPr>
          <m:e>
            <m:f>
              <m:fPr>
                <m:type m:val="lin"/>
                <m:ctrlPr>
                  <w:rPr>
                    <w:rFonts w:ascii="Cambria Math" w:hAnsi="Cambria Math" w:cs="Arial"/>
                    <w:i/>
                    <w:sz w:val="16"/>
                    <w:szCs w:val="16"/>
                  </w:rPr>
                </m:ctrlPr>
              </m:fPr>
              <m:num>
                <m:sSub>
                  <m:sSubPr>
                    <m:ctrlPr>
                      <w:rPr>
                        <w:rFonts w:ascii="Cambria Math" w:hAnsi="Cambria Math" w:cs="Arial"/>
                        <w:i/>
                        <w:sz w:val="16"/>
                        <w:szCs w:val="16"/>
                      </w:rPr>
                    </m:ctrlPr>
                  </m:sSubPr>
                  <m:e>
                    <m:r>
                      <w:rPr>
                        <w:rFonts w:ascii="Cambria Math" w:hAnsi="Cambria Math" w:cs="Arial"/>
                        <w:sz w:val="16"/>
                        <w:szCs w:val="16"/>
                      </w:rPr>
                      <m:t>r</m:t>
                    </m:r>
                  </m:e>
                  <m:sub>
                    <m:r>
                      <m:rPr>
                        <m:nor/>
                      </m:rPr>
                      <w:rPr>
                        <w:rFonts w:ascii="Arial" w:hAnsi="Arial" w:cs="Arial"/>
                        <w:sz w:val="16"/>
                        <w:szCs w:val="16"/>
                      </w:rPr>
                      <m:t>PUCCH</m:t>
                    </m:r>
                    <m:ctrlPr>
                      <w:rPr>
                        <w:rFonts w:ascii="Cambria Math" w:hAnsi="Cambria Math" w:cs="Arial"/>
                        <w:sz w:val="16"/>
                        <w:szCs w:val="16"/>
                      </w:rPr>
                    </m:ctrlPr>
                  </m:sub>
                </m:sSub>
              </m:num>
              <m:den>
                <m:sSub>
                  <m:sSubPr>
                    <m:ctrlPr>
                      <w:rPr>
                        <w:rFonts w:ascii="Cambria Math" w:hAnsi="Cambria Math" w:cs="Arial"/>
                        <w:i/>
                        <w:sz w:val="16"/>
                        <w:szCs w:val="16"/>
                        <w:lang w:val="en-US"/>
                      </w:rPr>
                    </m:ctrlPr>
                  </m:sSubPr>
                  <m:e>
                    <m:r>
                      <w:rPr>
                        <w:rFonts w:ascii="Cambria Math" w:hAnsi="Cambria Math" w:cs="Arial"/>
                        <w:sz w:val="16"/>
                        <w:szCs w:val="16"/>
                        <w:lang w:val="en-US"/>
                      </w:rPr>
                      <m:t>N</m:t>
                    </m:r>
                  </m:e>
                  <m:sub>
                    <m:r>
                      <m:rPr>
                        <m:sty m:val="p"/>
                      </m:rPr>
                      <w:rPr>
                        <w:rFonts w:ascii="Cambria Math" w:hAnsi="Cambria Math" w:cs="Arial"/>
                        <w:sz w:val="16"/>
                        <w:szCs w:val="16"/>
                        <w:lang w:val="en-US"/>
                      </w:rPr>
                      <m:t>CS</m:t>
                    </m:r>
                  </m:sub>
                </m:sSub>
              </m:den>
            </m:f>
          </m:e>
        </m:d>
      </m:oMath>
      <w:r w:rsidRPr="00AC6CAF">
        <w:rPr>
          <w:rFonts w:ascii="Arial" w:eastAsia="MS Mincho" w:hAnsi="Arial" w:cs="Arial"/>
          <w:iCs/>
          <w:sz w:val="16"/>
          <w:szCs w:val="16"/>
          <w:lang w:val="en-US"/>
        </w:rPr>
        <w:t>, otherwise</w:t>
      </w:r>
    </w:p>
    <w:p w14:paraId="15E521A7" w14:textId="4E827B82" w:rsidR="00AC6CAF" w:rsidRPr="00AC6CAF" w:rsidRDefault="00AC6CAF" w:rsidP="00AC6CAF">
      <w:pPr>
        <w:ind w:leftChars="200" w:left="400"/>
        <w:rPr>
          <w:rFonts w:ascii="Arial" w:hAnsi="Arial" w:cs="Arial"/>
          <w:sz w:val="16"/>
          <w:szCs w:val="16"/>
          <w:lang w:val="en-US"/>
        </w:rPr>
      </w:pPr>
      <w:r w:rsidRPr="00AC6CAF">
        <w:rPr>
          <w:rFonts w:ascii="Arial" w:hAnsi="Arial" w:cs="Arial"/>
          <w:sz w:val="16"/>
          <w:szCs w:val="16"/>
          <w:lang w:val="en-US"/>
        </w:rPr>
        <w:t xml:space="preserve">where </w:t>
      </w:r>
      <m:oMath>
        <m:sSubSup>
          <m:sSubSupPr>
            <m:ctrlPr>
              <w:rPr>
                <w:rFonts w:ascii="Cambria Math" w:hAnsi="Cambria Math" w:cs="Arial"/>
                <w:sz w:val="16"/>
                <w:szCs w:val="16"/>
              </w:rPr>
            </m:ctrlPr>
          </m:sSubSupPr>
          <m:e>
            <m:r>
              <w:rPr>
                <w:rFonts w:ascii="Cambria Math" w:hAnsi="Cambria Math" w:cs="Arial"/>
                <w:sz w:val="16"/>
                <w:szCs w:val="16"/>
              </w:rPr>
              <m:t>RB</m:t>
            </m:r>
          </m:e>
          <m:sub>
            <m:r>
              <m:rPr>
                <m:nor/>
              </m:rPr>
              <w:rPr>
                <w:rFonts w:ascii="Arial" w:hAnsi="Arial" w:cs="Arial"/>
                <w:sz w:val="16"/>
                <w:szCs w:val="16"/>
              </w:rPr>
              <m:t>BWP</m:t>
            </m:r>
          </m:sub>
          <m:sup>
            <m:r>
              <m:rPr>
                <m:nor/>
              </m:rPr>
              <w:rPr>
                <w:rFonts w:ascii="Arial" w:hAnsi="Arial" w:cs="Arial"/>
                <w:sz w:val="16"/>
                <w:szCs w:val="16"/>
              </w:rPr>
              <m:t>offset-add</m:t>
            </m:r>
          </m:sup>
        </m:sSubSup>
      </m:oMath>
      <w:r w:rsidRPr="00AC6CAF">
        <w:rPr>
          <w:rFonts w:ascii="Arial" w:hAnsi="Arial" w:cs="Arial"/>
          <w:sz w:val="16"/>
          <w:szCs w:val="16"/>
          <w:lang w:val="en-US"/>
        </w:rPr>
        <w:t xml:space="preserve"> is provided by </w:t>
      </w:r>
      <w:r w:rsidRPr="00AC6CAF">
        <w:rPr>
          <w:rFonts w:ascii="Arial" w:eastAsia="DengXian" w:hAnsi="Arial" w:cs="Arial"/>
          <w:i/>
          <w:iCs/>
          <w:sz w:val="16"/>
          <w:szCs w:val="16"/>
          <w:lang w:val="en-US" w:eastAsia="zh-CN"/>
        </w:rPr>
        <w:t>additionalPRBOffset</w:t>
      </w:r>
      <w:r w:rsidRPr="00AC6CAF">
        <w:rPr>
          <w:rFonts w:ascii="Arial" w:hAnsi="Arial" w:cs="Arial"/>
          <w:sz w:val="16"/>
          <w:szCs w:val="16"/>
          <w:lang w:val="en-US"/>
        </w:rPr>
        <w:t xml:space="preserve">, if provided; otherwise, </w:t>
      </w:r>
      <m:oMath>
        <m:sSubSup>
          <m:sSubSupPr>
            <m:ctrlPr>
              <w:rPr>
                <w:rFonts w:ascii="Cambria Math" w:hAnsi="Cambria Math" w:cs="Arial"/>
                <w:sz w:val="16"/>
                <w:szCs w:val="16"/>
              </w:rPr>
            </m:ctrlPr>
          </m:sSubSupPr>
          <m:e>
            <m:r>
              <w:rPr>
                <w:rFonts w:ascii="Cambria Math" w:hAnsi="Cambria Math" w:cs="Arial"/>
                <w:sz w:val="16"/>
                <w:szCs w:val="16"/>
              </w:rPr>
              <m:t>RB</m:t>
            </m:r>
          </m:e>
          <m:sub>
            <m:r>
              <m:rPr>
                <m:nor/>
              </m:rPr>
              <w:rPr>
                <w:rFonts w:ascii="Arial" w:hAnsi="Arial" w:cs="Arial"/>
                <w:sz w:val="16"/>
                <w:szCs w:val="16"/>
              </w:rPr>
              <m:t>BWP</m:t>
            </m:r>
          </m:sub>
          <m:sup>
            <m:r>
              <m:rPr>
                <m:nor/>
              </m:rPr>
              <w:rPr>
                <w:rFonts w:ascii="Arial" w:hAnsi="Arial" w:cs="Arial"/>
                <w:sz w:val="16"/>
                <w:szCs w:val="16"/>
              </w:rPr>
              <m:t>offset-add</m:t>
            </m:r>
          </m:sup>
        </m:sSubSup>
        <m:r>
          <w:rPr>
            <w:rFonts w:ascii="Cambria Math" w:hAnsi="Cambria Math" w:cs="Arial"/>
            <w:sz w:val="16"/>
            <w:szCs w:val="16"/>
          </w:rPr>
          <m:t>=0.</m:t>
        </m:r>
      </m:oMath>
    </w:p>
    <w:p w14:paraId="1248BB0B" w14:textId="77777777" w:rsidR="00AC6CAF" w:rsidRPr="00AC6CAF" w:rsidRDefault="00AC6CAF" w:rsidP="00AC6CAF">
      <w:pPr>
        <w:ind w:leftChars="200" w:left="400"/>
        <w:rPr>
          <w:rFonts w:ascii="Arial" w:hAnsi="Arial" w:cs="Arial"/>
          <w:i/>
          <w:iCs/>
          <w:sz w:val="16"/>
          <w:szCs w:val="16"/>
          <w:lang w:eastAsia="zh-CN"/>
        </w:rPr>
      </w:pPr>
      <w:r w:rsidRPr="00AC6CAF">
        <w:rPr>
          <w:rFonts w:ascii="Arial" w:hAnsi="Arial" w:cs="Arial"/>
          <w:sz w:val="16"/>
          <w:szCs w:val="16"/>
        </w:rPr>
        <w:t xml:space="preserve">If a UE is not provided </w:t>
      </w:r>
      <w:r w:rsidRPr="00AC6CAF">
        <w:rPr>
          <w:rFonts w:ascii="Arial" w:hAnsi="Arial" w:cs="Arial"/>
          <w:i/>
          <w:iCs/>
          <w:sz w:val="16"/>
          <w:szCs w:val="16"/>
        </w:rPr>
        <w:t xml:space="preserve">initialUplinkBWP-RedCap </w:t>
      </w:r>
      <w:del w:id="56" w:author="Moderator" w:date="2024-05-21T16:13:00Z">
        <w:r w:rsidRPr="00AC6CAF" w:rsidDel="00D6199D">
          <w:rPr>
            <w:rFonts w:ascii="Arial" w:hAnsi="Arial" w:cs="Arial"/>
            <w:sz w:val="16"/>
            <w:szCs w:val="16"/>
          </w:rPr>
          <w:delText xml:space="preserve">in </w:delText>
        </w:r>
        <w:r w:rsidRPr="00AC6CAF" w:rsidDel="00D6199D">
          <w:rPr>
            <w:rFonts w:ascii="Arial" w:hAnsi="Arial" w:cs="Arial"/>
            <w:i/>
            <w:iCs/>
            <w:sz w:val="16"/>
            <w:szCs w:val="16"/>
          </w:rPr>
          <w:delText>UplinkConfigCommonSIB</w:delText>
        </w:r>
        <w:r w:rsidRPr="00AC6CAF" w:rsidDel="00D6199D">
          <w:rPr>
            <w:rFonts w:ascii="Arial" w:hAnsi="Arial" w:cs="Arial"/>
            <w:sz w:val="16"/>
            <w:szCs w:val="16"/>
          </w:rPr>
          <w:delText xml:space="preserve"> </w:delText>
        </w:r>
      </w:del>
      <w:r w:rsidRPr="00AC6CAF">
        <w:rPr>
          <w:rFonts w:ascii="Arial" w:hAnsi="Arial" w:cs="Arial"/>
          <w:sz w:val="16"/>
          <w:szCs w:val="16"/>
        </w:rPr>
        <w:t xml:space="preserve">and does not have dedicated PUCCH resource configuration, the UE transmits PUCCH with HARQ-ACK information as described in clause 9.2.1 using a PUCCH resource set provided by </w:t>
      </w:r>
      <w:r w:rsidRPr="00AC6CAF">
        <w:rPr>
          <w:rFonts w:ascii="Arial" w:hAnsi="Arial" w:cs="Arial"/>
          <w:i/>
          <w:iCs/>
          <w:sz w:val="16"/>
          <w:szCs w:val="16"/>
        </w:rPr>
        <w:t>pucch-ResourceCommonRedCap</w:t>
      </w:r>
      <w:r w:rsidRPr="00AC6CAF">
        <w:rPr>
          <w:rFonts w:ascii="Arial" w:hAnsi="Arial" w:cs="Arial"/>
          <w:sz w:val="16"/>
          <w:szCs w:val="16"/>
        </w:rPr>
        <w:t xml:space="preserve"> if </w:t>
      </w:r>
      <w:r w:rsidRPr="00AC6CAF">
        <w:rPr>
          <w:rFonts w:ascii="Arial" w:hAnsi="Arial" w:cs="Arial"/>
          <w:i/>
          <w:iCs/>
          <w:sz w:val="16"/>
          <w:szCs w:val="16"/>
        </w:rPr>
        <w:t>pucch-ResourceCommonRedCap</w:t>
      </w:r>
      <w:r w:rsidRPr="00AC6CAF">
        <w:rPr>
          <w:rFonts w:ascii="Arial" w:hAnsi="Arial" w:cs="Arial"/>
          <w:sz w:val="16"/>
          <w:szCs w:val="16"/>
        </w:rPr>
        <w:t xml:space="preserve"> is present or by </w:t>
      </w:r>
      <w:r w:rsidRPr="00AC6CAF">
        <w:rPr>
          <w:rFonts w:ascii="Arial" w:hAnsi="Arial" w:cs="Arial"/>
          <w:i/>
          <w:iCs/>
          <w:sz w:val="16"/>
          <w:szCs w:val="16"/>
        </w:rPr>
        <w:t>pucch-ResourceCommon</w:t>
      </w:r>
      <w:r w:rsidRPr="00AC6CAF">
        <w:rPr>
          <w:rFonts w:ascii="Arial" w:hAnsi="Arial" w:cs="Arial"/>
          <w:sz w:val="16"/>
          <w:szCs w:val="16"/>
        </w:rPr>
        <w:t xml:space="preserve"> if </w:t>
      </w:r>
      <w:r w:rsidRPr="00AC6CAF">
        <w:rPr>
          <w:rFonts w:ascii="Arial" w:hAnsi="Arial" w:cs="Arial"/>
          <w:i/>
          <w:iCs/>
          <w:sz w:val="16"/>
          <w:szCs w:val="16"/>
        </w:rPr>
        <w:t>pucch-ResourceCommonRedCap</w:t>
      </w:r>
      <w:r w:rsidRPr="00AC6CAF">
        <w:rPr>
          <w:rFonts w:ascii="Arial" w:hAnsi="Arial" w:cs="Arial"/>
          <w:sz w:val="16"/>
          <w:szCs w:val="16"/>
        </w:rPr>
        <w:t xml:space="preserve"> is absent. </w:t>
      </w:r>
      <w:r w:rsidRPr="00AC6CAF">
        <w:rPr>
          <w:rFonts w:ascii="Arial" w:hAnsi="Arial" w:cs="Arial"/>
          <w:sz w:val="16"/>
          <w:szCs w:val="16"/>
          <w:lang w:eastAsia="zh-CN"/>
        </w:rPr>
        <w:t xml:space="preserve">For an initial DL BWP provided by </w:t>
      </w:r>
      <w:r w:rsidRPr="00AC6CAF">
        <w:rPr>
          <w:rFonts w:ascii="Arial" w:hAnsi="Arial" w:cs="Arial"/>
          <w:i/>
          <w:sz w:val="16"/>
          <w:szCs w:val="16"/>
        </w:rPr>
        <w:t>initialDownlinkBWP-RedCap</w:t>
      </w:r>
      <w:r w:rsidRPr="00AC6CAF">
        <w:rPr>
          <w:rFonts w:ascii="Arial" w:hAnsi="Arial" w:cs="Arial"/>
          <w:sz w:val="16"/>
          <w:szCs w:val="16"/>
        </w:rPr>
        <w:t xml:space="preserve"> </w:t>
      </w:r>
      <w:del w:id="57" w:author="Moderator" w:date="2024-05-21T16:13:00Z">
        <w:r w:rsidRPr="00AC6CAF" w:rsidDel="00D6199D">
          <w:rPr>
            <w:rFonts w:ascii="Arial" w:hAnsi="Arial" w:cs="Arial"/>
            <w:sz w:val="16"/>
            <w:szCs w:val="16"/>
          </w:rPr>
          <w:delText xml:space="preserve">in </w:delText>
        </w:r>
        <w:r w:rsidRPr="00AC6CAF" w:rsidDel="00D6199D">
          <w:rPr>
            <w:rFonts w:ascii="Arial" w:hAnsi="Arial" w:cs="Arial"/>
            <w:i/>
            <w:sz w:val="16"/>
            <w:szCs w:val="16"/>
          </w:rPr>
          <w:delText>DownlinkConfigCommonSIB</w:delText>
        </w:r>
      </w:del>
      <w:r w:rsidRPr="00AC6CAF">
        <w:rPr>
          <w:rFonts w:ascii="Arial" w:hAnsi="Arial" w:cs="Arial"/>
          <w:sz w:val="16"/>
          <w:szCs w:val="16"/>
        </w:rPr>
        <w:t>, if a UE in RRC_IDLE state or in RRC_INACTIVE state monitors PDCCH according to Type1-PDCCH CSS set and does not monitor PDCCH according to Type2-PDCCH CSS set, the UE does not expect the initial DL BWP to include SS/PBCH blocks and the CORESET with index 0.</w:t>
      </w:r>
    </w:p>
    <w:bookmarkEnd w:id="47"/>
    <w:p w14:paraId="0B3C5164" w14:textId="77777777" w:rsidR="00AC6CAF" w:rsidRPr="00AC6CAF" w:rsidRDefault="00AC6CAF" w:rsidP="00AC6CAF">
      <w:pPr>
        <w:ind w:leftChars="200" w:left="400"/>
        <w:jc w:val="center"/>
        <w:rPr>
          <w:rFonts w:ascii="Arial" w:hAnsi="Arial" w:cs="Arial"/>
          <w:b/>
          <w:noProof/>
          <w:color w:val="FF0000"/>
          <w:sz w:val="16"/>
          <w:szCs w:val="16"/>
        </w:rPr>
      </w:pPr>
      <w:r w:rsidRPr="00AC6CAF">
        <w:rPr>
          <w:rFonts w:ascii="Arial" w:hAnsi="Arial" w:cs="Arial"/>
          <w:b/>
          <w:noProof/>
          <w:color w:val="FF0000"/>
          <w:sz w:val="16"/>
          <w:szCs w:val="16"/>
        </w:rPr>
        <w:t>&lt;Unchanged parts omitted&gt;</w:t>
      </w:r>
    </w:p>
    <w:p w14:paraId="6F7D9E48" w14:textId="5190D78F" w:rsidR="00AC6CAF" w:rsidRPr="00AC6CAF" w:rsidRDefault="00AC6CAF" w:rsidP="00AC6CAF">
      <w:pPr>
        <w:rPr>
          <w:bCs/>
          <w:iCs/>
          <w:color w:val="FF0000"/>
          <w:lang w:eastAsia="x-none"/>
        </w:rPr>
      </w:pPr>
      <w:r w:rsidRPr="00AC6CAF">
        <w:rPr>
          <w:bCs/>
          <w:iCs/>
          <w:color w:val="FF0000"/>
          <w:lang w:eastAsia="x-none"/>
        </w:rPr>
        <w:t>--------</w:t>
      </w:r>
      <w:r>
        <w:rPr>
          <w:bCs/>
          <w:iCs/>
          <w:color w:val="FF0000"/>
          <w:lang w:eastAsia="x-none"/>
        </w:rPr>
        <w:t>End</w:t>
      </w:r>
      <w:r w:rsidRPr="00AC6CAF">
        <w:rPr>
          <w:bCs/>
          <w:iCs/>
          <w:color w:val="FF0000"/>
          <w:lang w:eastAsia="x-none"/>
        </w:rPr>
        <w:t xml:space="preserve"> of TP--------</w:t>
      </w:r>
    </w:p>
    <w:p w14:paraId="240B2C3E" w14:textId="77777777" w:rsidR="00AC6CAF" w:rsidRPr="00AC6CAF" w:rsidRDefault="00AC6CAF" w:rsidP="00AC6CAF">
      <w:pPr>
        <w:rPr>
          <w:bCs/>
          <w:iCs/>
          <w:lang w:eastAsia="x-none"/>
        </w:rPr>
      </w:pPr>
    </w:p>
    <w:p w14:paraId="5BAD01DE" w14:textId="77777777" w:rsidR="00AC6CAF" w:rsidRPr="00AC6CAF" w:rsidRDefault="00AC6CAF" w:rsidP="00AC6CAF">
      <w:pPr>
        <w:rPr>
          <w:bCs/>
          <w:iCs/>
          <w:lang w:eastAsia="x-none"/>
        </w:rPr>
      </w:pPr>
    </w:p>
    <w:p w14:paraId="46184565" w14:textId="42510286" w:rsidR="00AC6CAF" w:rsidRPr="00AC6CAF" w:rsidRDefault="006F79AF" w:rsidP="00AC6CAF">
      <w:pPr>
        <w:rPr>
          <w:bCs/>
          <w:iCs/>
          <w:lang w:eastAsia="x-none"/>
        </w:rPr>
      </w:pPr>
      <w:hyperlink r:id="rId283" w:history="1">
        <w:r>
          <w:rPr>
            <w:rStyle w:val="Hyperlink"/>
            <w:bCs/>
            <w:iCs/>
            <w:lang w:eastAsia="x-none"/>
          </w:rPr>
          <w:t>R1-2405189</w:t>
        </w:r>
      </w:hyperlink>
      <w:r w:rsidR="00AC6CAF" w:rsidRPr="00AC6CAF">
        <w:rPr>
          <w:bCs/>
          <w:iCs/>
          <w:lang w:eastAsia="x-none"/>
        </w:rPr>
        <w:tab/>
        <w:t>Discussion on Rel-17 RedCap remaining issues</w:t>
      </w:r>
      <w:r w:rsidR="00AC6CAF" w:rsidRPr="00AC6CAF">
        <w:rPr>
          <w:bCs/>
          <w:iCs/>
          <w:lang w:eastAsia="x-none"/>
        </w:rPr>
        <w:tab/>
        <w:t>ZTE, Sanechips</w:t>
      </w:r>
    </w:p>
    <w:p w14:paraId="2C2B02E4" w14:textId="48A15600" w:rsidR="00AC6CAF" w:rsidRPr="00AC6CAF" w:rsidRDefault="006F79AF" w:rsidP="00AC6CAF">
      <w:pPr>
        <w:rPr>
          <w:b/>
          <w:bCs/>
          <w:iCs/>
          <w:lang w:eastAsia="x-none"/>
        </w:rPr>
      </w:pPr>
      <w:hyperlink r:id="rId284" w:history="1">
        <w:r>
          <w:rPr>
            <w:rStyle w:val="Hyperlink"/>
            <w:b/>
            <w:bCs/>
            <w:iCs/>
            <w:lang w:eastAsia="x-none"/>
          </w:rPr>
          <w:t>R1-2405190</w:t>
        </w:r>
      </w:hyperlink>
      <w:r w:rsidR="00AC6CAF" w:rsidRPr="00AC6CAF">
        <w:rPr>
          <w:b/>
          <w:bCs/>
          <w:iCs/>
          <w:lang w:eastAsia="x-none"/>
        </w:rPr>
        <w:tab/>
        <w:t>Draft Rel-17 RedCap Correction on initial DL BWP</w:t>
      </w:r>
      <w:r w:rsidR="00AC6CAF" w:rsidRPr="00AC6CAF">
        <w:rPr>
          <w:b/>
          <w:bCs/>
          <w:iCs/>
          <w:lang w:eastAsia="x-none"/>
        </w:rPr>
        <w:tab/>
        <w:t>ZTE, Sanechips</w:t>
      </w:r>
    </w:p>
    <w:p w14:paraId="091ABE72" w14:textId="65FB61DA" w:rsidR="00AC6CAF" w:rsidRPr="00AC6CAF" w:rsidRDefault="006F79AF" w:rsidP="00AC6CAF">
      <w:pPr>
        <w:rPr>
          <w:bCs/>
          <w:iCs/>
          <w:lang w:eastAsia="x-none"/>
        </w:rPr>
      </w:pPr>
      <w:hyperlink r:id="rId285" w:history="1">
        <w:r>
          <w:rPr>
            <w:rStyle w:val="Hyperlink"/>
            <w:bCs/>
            <w:iCs/>
            <w:lang w:eastAsia="x-none"/>
          </w:rPr>
          <w:t>R1-2405191</w:t>
        </w:r>
      </w:hyperlink>
      <w:r w:rsidR="00AC6CAF" w:rsidRPr="00AC6CAF">
        <w:rPr>
          <w:bCs/>
          <w:iCs/>
          <w:lang w:eastAsia="x-none"/>
        </w:rPr>
        <w:tab/>
        <w:t>Draft shadow Rel-18 RedCap Correction on initial DL BWP</w:t>
      </w:r>
      <w:r w:rsidR="00AC6CAF" w:rsidRPr="00AC6CAF">
        <w:rPr>
          <w:bCs/>
          <w:iCs/>
          <w:lang w:eastAsia="x-none"/>
        </w:rPr>
        <w:tab/>
        <w:t>ZTE, Sanechips</w:t>
      </w:r>
    </w:p>
    <w:p w14:paraId="6208D82E" w14:textId="3213050B" w:rsidR="00AC6CAF" w:rsidRDefault="006F79AF" w:rsidP="00AC6CAF">
      <w:pPr>
        <w:rPr>
          <w:b/>
          <w:bCs/>
          <w:iCs/>
          <w:lang w:eastAsia="x-none"/>
        </w:rPr>
      </w:pPr>
      <w:hyperlink r:id="rId286" w:history="1">
        <w:r>
          <w:rPr>
            <w:rStyle w:val="Hyperlink"/>
            <w:b/>
            <w:bCs/>
            <w:iCs/>
            <w:lang w:eastAsia="x-none"/>
          </w:rPr>
          <w:t>R1-2405524</w:t>
        </w:r>
      </w:hyperlink>
      <w:r w:rsidR="00AC6CAF" w:rsidRPr="00AC6CAF">
        <w:rPr>
          <w:b/>
          <w:bCs/>
          <w:iCs/>
          <w:lang w:eastAsia="x-none"/>
        </w:rPr>
        <w:tab/>
        <w:t>Summary#1 of discussion on RedCap initial DL BWP and NCD-SSB</w:t>
      </w:r>
      <w:r w:rsidR="00AC6CAF" w:rsidRPr="00AC6CAF">
        <w:rPr>
          <w:b/>
          <w:bCs/>
          <w:iCs/>
          <w:lang w:eastAsia="x-none"/>
        </w:rPr>
        <w:tab/>
        <w:t>Moderator (ZTE)</w:t>
      </w:r>
    </w:p>
    <w:p w14:paraId="4422AA55" w14:textId="6058F272" w:rsidR="00422577" w:rsidRDefault="006F79AF" w:rsidP="00AC6CAF">
      <w:pPr>
        <w:rPr>
          <w:b/>
          <w:bCs/>
          <w:iCs/>
          <w:lang w:eastAsia="x-none"/>
        </w:rPr>
      </w:pPr>
      <w:hyperlink r:id="rId287" w:history="1">
        <w:r>
          <w:rPr>
            <w:rStyle w:val="Hyperlink"/>
            <w:b/>
            <w:bCs/>
            <w:iCs/>
            <w:lang w:eastAsia="x-none"/>
          </w:rPr>
          <w:t>R1-2405639</w:t>
        </w:r>
      </w:hyperlink>
      <w:r w:rsidR="00422577" w:rsidRPr="00422577">
        <w:rPr>
          <w:b/>
          <w:bCs/>
          <w:iCs/>
          <w:lang w:eastAsia="x-none"/>
        </w:rPr>
        <w:tab/>
        <w:t>Summary#2 of discussion on RedCap initial DL BWP and NCD-SSB</w:t>
      </w:r>
      <w:r w:rsidR="00422577" w:rsidRPr="00422577">
        <w:rPr>
          <w:b/>
          <w:bCs/>
          <w:iCs/>
          <w:lang w:eastAsia="x-none"/>
        </w:rPr>
        <w:tab/>
        <w:t>Moderator (ZTE)</w:t>
      </w:r>
    </w:p>
    <w:p w14:paraId="794F0406" w14:textId="5A5C3C62" w:rsidR="00422577" w:rsidRDefault="00422577" w:rsidP="00AC6CAF">
      <w:pPr>
        <w:rPr>
          <w:b/>
          <w:bCs/>
          <w:iCs/>
          <w:lang w:eastAsia="x-none"/>
        </w:rPr>
      </w:pPr>
      <w:r>
        <w:rPr>
          <w:b/>
          <w:bCs/>
          <w:iCs/>
          <w:lang w:eastAsia="x-none"/>
        </w:rPr>
        <w:t>From Thursday session</w:t>
      </w:r>
    </w:p>
    <w:p w14:paraId="313204BF" w14:textId="1A85D857" w:rsidR="00422577" w:rsidRPr="00422577" w:rsidRDefault="00CE52E9" w:rsidP="00422577">
      <w:pPr>
        <w:rPr>
          <w:bCs/>
          <w:iCs/>
          <w:lang w:eastAsia="x-none"/>
        </w:rPr>
      </w:pPr>
      <w:r>
        <w:rPr>
          <w:bCs/>
          <w:iCs/>
          <w:lang w:eastAsia="x-none"/>
        </w:rPr>
        <w:t>Proposal:</w:t>
      </w:r>
    </w:p>
    <w:p w14:paraId="66ECDDA3" w14:textId="77777777" w:rsidR="00422577" w:rsidRPr="00422577" w:rsidRDefault="00422577" w:rsidP="00422577">
      <w:pPr>
        <w:spacing w:after="120"/>
        <w:rPr>
          <w:rFonts w:eastAsia="SimSun"/>
          <w:bCs/>
          <w:iCs/>
          <w:lang w:eastAsia="zh-CN"/>
        </w:rPr>
      </w:pPr>
      <w:r w:rsidRPr="00422577">
        <w:rPr>
          <w:rFonts w:eastAsia="SimSun"/>
          <w:bCs/>
          <w:lang w:val="en-US" w:eastAsia="zh-CN"/>
        </w:rPr>
        <w:t>The TP below is endorsed in principle for</w:t>
      </w:r>
      <w:r w:rsidRPr="00422577">
        <w:rPr>
          <w:rFonts w:eastAsia="SimSun" w:hint="eastAsia"/>
          <w:bCs/>
          <w:iCs/>
          <w:lang w:val="en-US" w:eastAsia="zh-CN"/>
        </w:rPr>
        <w:t xml:space="preserve"> Rel-17</w:t>
      </w:r>
      <w:r w:rsidRPr="00422577">
        <w:rPr>
          <w:rFonts w:eastAsia="SimSun"/>
          <w:bCs/>
          <w:iCs/>
          <w:lang w:val="en-US" w:eastAsia="zh-CN"/>
        </w:rPr>
        <w:t>, and for Rel-18 as a shadow.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57"/>
      </w:tblGrid>
      <w:tr w:rsidR="00422577" w:rsidRPr="00422577" w14:paraId="180E9828" w14:textId="77777777" w:rsidTr="00422577">
        <w:tc>
          <w:tcPr>
            <w:tcW w:w="5000" w:type="pct"/>
            <w:shd w:val="clear" w:color="auto" w:fill="auto"/>
          </w:tcPr>
          <w:p w14:paraId="27FFB6A5" w14:textId="77777777" w:rsidR="00422577" w:rsidRPr="00422577" w:rsidRDefault="00422577" w:rsidP="00422577">
            <w:pPr>
              <w:spacing w:after="120"/>
              <w:rPr>
                <w:rFonts w:ascii="Arial" w:eastAsia="DengXian" w:hAnsi="Arial" w:cs="Arial"/>
                <w:b/>
                <w:bCs/>
                <w:sz w:val="16"/>
                <w:szCs w:val="16"/>
                <w:lang w:eastAsia="zh-CN"/>
              </w:rPr>
            </w:pPr>
            <w:ins w:id="58" w:author="Hu Youjun" w:date="2024-05-23T02:21:00Z">
              <w:r w:rsidRPr="00422577">
                <w:rPr>
                  <w:rFonts w:ascii="Arial" w:hAnsi="Arial" w:cs="Arial"/>
                  <w:sz w:val="16"/>
                  <w:szCs w:val="16"/>
                </w:rPr>
                <w:t xml:space="preserve">If a UE is provided </w:t>
              </w:r>
              <w:r w:rsidRPr="00422577">
                <w:rPr>
                  <w:rFonts w:ascii="Arial" w:hAnsi="Arial" w:cs="Arial"/>
                  <w:i/>
                  <w:sz w:val="16"/>
                  <w:szCs w:val="16"/>
                </w:rPr>
                <w:t>controlResourceSetZero</w:t>
              </w:r>
              <w:r w:rsidRPr="00422577">
                <w:rPr>
                  <w:rFonts w:ascii="Arial" w:hAnsi="Arial" w:cs="Arial"/>
                  <w:sz w:val="16"/>
                  <w:szCs w:val="16"/>
                </w:rPr>
                <w:t xml:space="preserve"> and </w:t>
              </w:r>
              <w:r w:rsidRPr="00422577">
                <w:rPr>
                  <w:rFonts w:ascii="Arial" w:hAnsi="Arial" w:cs="Arial"/>
                  <w:i/>
                  <w:sz w:val="16"/>
                  <w:szCs w:val="16"/>
                </w:rPr>
                <w:t>searchSpaceZero</w:t>
              </w:r>
              <w:r w:rsidRPr="00422577">
                <w:rPr>
                  <w:rFonts w:ascii="Arial" w:hAnsi="Arial" w:cs="Arial"/>
                  <w:sz w:val="16"/>
                  <w:szCs w:val="16"/>
                </w:rPr>
                <w:t xml:space="preserve"> in </w:t>
              </w:r>
              <w:r w:rsidRPr="00422577">
                <w:rPr>
                  <w:rFonts w:ascii="Arial" w:hAnsi="Arial" w:cs="Arial"/>
                  <w:i/>
                  <w:iCs/>
                  <w:sz w:val="16"/>
                  <w:szCs w:val="16"/>
                </w:rPr>
                <w:t>PDCCH-Config</w:t>
              </w:r>
              <w:r w:rsidRPr="00422577">
                <w:rPr>
                  <w:rFonts w:ascii="Arial" w:hAnsi="Arial" w:cs="Arial"/>
                  <w:i/>
                  <w:iCs/>
                  <w:sz w:val="16"/>
                  <w:szCs w:val="16"/>
                  <w:lang w:eastAsia="zh-CN"/>
                </w:rPr>
                <w:t>SIB1</w:t>
              </w:r>
              <w:r w:rsidRPr="00422577">
                <w:rPr>
                  <w:rFonts w:ascii="Arial" w:hAnsi="Arial" w:cs="Arial"/>
                  <w:iCs/>
                  <w:sz w:val="16"/>
                  <w:szCs w:val="16"/>
                  <w:lang w:eastAsia="zh-CN"/>
                </w:rPr>
                <w:t xml:space="preserve"> or</w:t>
              </w:r>
              <w:r w:rsidRPr="00422577">
                <w:rPr>
                  <w:rFonts w:ascii="Arial" w:hAnsi="Arial" w:cs="Arial"/>
                  <w:iCs/>
                  <w:sz w:val="16"/>
                  <w:szCs w:val="16"/>
                </w:rPr>
                <w:t xml:space="preserve"> </w:t>
              </w:r>
              <w:r w:rsidRPr="00422577">
                <w:rPr>
                  <w:rFonts w:ascii="Arial" w:hAnsi="Arial" w:cs="Arial"/>
                  <w:i/>
                  <w:iCs/>
                  <w:sz w:val="16"/>
                  <w:szCs w:val="16"/>
                </w:rPr>
                <w:t>PDCCH-Config</w:t>
              </w:r>
              <w:r w:rsidRPr="00422577">
                <w:rPr>
                  <w:rFonts w:ascii="Arial" w:hAnsi="Arial" w:cs="Arial"/>
                  <w:i/>
                  <w:iCs/>
                  <w:sz w:val="16"/>
                  <w:szCs w:val="16"/>
                  <w:lang w:eastAsia="zh-CN"/>
                </w:rPr>
                <w:t>Common</w:t>
              </w:r>
              <w:r w:rsidRPr="00422577">
                <w:rPr>
                  <w:rFonts w:ascii="Arial" w:hAnsi="Arial" w:cs="Arial"/>
                  <w:iCs/>
                  <w:sz w:val="16"/>
                  <w:szCs w:val="16"/>
                </w:rPr>
                <w:t xml:space="preserve">, the UE determines a CORESET for a </w:t>
              </w:r>
              <w:r w:rsidRPr="00422577">
                <w:rPr>
                  <w:rFonts w:ascii="Arial" w:hAnsi="Arial" w:cs="Arial"/>
                  <w:sz w:val="16"/>
                  <w:szCs w:val="16"/>
                </w:rPr>
                <w:t xml:space="preserve">search space set from </w:t>
              </w:r>
              <w:r w:rsidRPr="00422577">
                <w:rPr>
                  <w:rFonts w:ascii="Arial" w:hAnsi="Arial" w:cs="Arial"/>
                  <w:i/>
                  <w:sz w:val="16"/>
                  <w:szCs w:val="16"/>
                </w:rPr>
                <w:t>controlResourcesetZero</w:t>
              </w:r>
              <w:r w:rsidRPr="00422577">
                <w:rPr>
                  <w:rFonts w:ascii="Arial" w:hAnsi="Arial" w:cs="Arial"/>
                  <w:sz w:val="16"/>
                  <w:szCs w:val="16"/>
                </w:rPr>
                <w:t xml:space="preserve"> as described in clause 13 and for Tables 13-1 through 13-10, and determines corresponding PDCCH monitoring occasions as described in clause 13 and for Tables 13-11 through 13-15. If the active DL BWP is not the initial DL BWP,</w:t>
              </w:r>
              <w:r w:rsidRPr="00422577">
                <w:rPr>
                  <w:rFonts w:ascii="Arial" w:hAnsi="Arial" w:cs="Arial"/>
                  <w:iCs/>
                  <w:sz w:val="16"/>
                  <w:szCs w:val="16"/>
                </w:rPr>
                <w:t xml:space="preserve"> </w:t>
              </w:r>
              <w:r w:rsidRPr="00422577">
                <w:rPr>
                  <w:rFonts w:ascii="Arial" w:hAnsi="Arial" w:cs="Arial"/>
                  <w:sz w:val="16"/>
                  <w:szCs w:val="16"/>
                </w:rPr>
                <w:t>t</w:t>
              </w:r>
              <w:r w:rsidRPr="00422577">
                <w:rPr>
                  <w:rFonts w:ascii="Arial" w:hAnsi="Arial" w:cs="Arial"/>
                  <w:iCs/>
                  <w:sz w:val="16"/>
                  <w:szCs w:val="16"/>
                </w:rPr>
                <w:t xml:space="preserve">he UE </w:t>
              </w:r>
              <w:r w:rsidRPr="00422577">
                <w:rPr>
                  <w:rFonts w:ascii="Arial" w:hAnsi="Arial" w:cs="Arial"/>
                  <w:sz w:val="16"/>
                  <w:szCs w:val="16"/>
                </w:rPr>
                <w:t>determines PDCCH monitoring occasions</w:t>
              </w:r>
              <w:r w:rsidRPr="00422577">
                <w:rPr>
                  <w:rFonts w:ascii="Arial" w:hAnsi="Arial" w:cs="Arial"/>
                  <w:iCs/>
                  <w:sz w:val="16"/>
                  <w:szCs w:val="16"/>
                </w:rPr>
                <w:t xml:space="preserve"> for the </w:t>
              </w:r>
              <w:r w:rsidRPr="00422577">
                <w:rPr>
                  <w:rFonts w:ascii="Arial" w:hAnsi="Arial" w:cs="Arial"/>
                  <w:sz w:val="16"/>
                  <w:szCs w:val="16"/>
                </w:rPr>
                <w:t xml:space="preserve">search space set only if the CORESET bandwidth </w:t>
              </w:r>
              <w:r w:rsidRPr="00422577">
                <w:rPr>
                  <w:rFonts w:ascii="Arial" w:hAnsi="Arial" w:cs="Arial"/>
                  <w:iCs/>
                  <w:sz w:val="16"/>
                  <w:szCs w:val="16"/>
                </w:rPr>
                <w:t>is within the active DL BWP and the active DL BWP has same SCS configuration and same cyclic prefix as the DL BWP</w:t>
              </w:r>
              <w:r w:rsidRPr="00422577">
                <w:rPr>
                  <w:rFonts w:ascii="Arial" w:eastAsia="SimSun" w:hAnsi="Arial" w:cs="Arial"/>
                  <w:iCs/>
                  <w:sz w:val="16"/>
                  <w:szCs w:val="16"/>
                  <w:lang w:eastAsia="zh-CN"/>
                </w:rPr>
                <w:t xml:space="preserve"> provided by </w:t>
              </w:r>
            </w:ins>
            <w:ins w:id="59" w:author="Hu Youjun" w:date="2024-05-23T07:34:00Z">
              <w:r w:rsidRPr="00422577">
                <w:rPr>
                  <w:rFonts w:ascii="Arial" w:eastAsia="SimSun" w:hAnsi="Arial" w:cs="Arial"/>
                  <w:i/>
                  <w:sz w:val="16"/>
                  <w:szCs w:val="16"/>
                  <w:lang w:eastAsia="zh-CN"/>
                </w:rPr>
                <w:t>initialDownlinkBWP</w:t>
              </w:r>
              <w:r w:rsidRPr="00422577">
                <w:rPr>
                  <w:rFonts w:ascii="Arial" w:eastAsia="SimSun" w:hAnsi="Arial" w:cs="Arial"/>
                  <w:i/>
                  <w:sz w:val="16"/>
                  <w:szCs w:val="16"/>
                  <w:lang w:val="en-US" w:eastAsia="zh-CN"/>
                </w:rPr>
                <w:t>-RedCap</w:t>
              </w:r>
              <w:r w:rsidRPr="00422577">
                <w:rPr>
                  <w:rFonts w:ascii="Arial" w:eastAsia="SimSun" w:hAnsi="Arial" w:cs="Arial"/>
                  <w:iCs/>
                  <w:sz w:val="16"/>
                  <w:szCs w:val="16"/>
                  <w:lang w:val="en-US" w:eastAsia="zh-CN"/>
                </w:rPr>
                <w:t xml:space="preserve">, and </w:t>
              </w:r>
            </w:ins>
            <w:ins w:id="60" w:author="Hu Youjun" w:date="2024-05-23T07:35:00Z">
              <w:r w:rsidRPr="00422577">
                <w:rPr>
                  <w:rFonts w:ascii="Arial" w:hAnsi="Arial" w:cs="Arial"/>
                  <w:iCs/>
                  <w:sz w:val="16"/>
                  <w:szCs w:val="16"/>
                </w:rPr>
                <w:t>as the DL BWP</w:t>
              </w:r>
              <w:r w:rsidRPr="00422577">
                <w:rPr>
                  <w:rFonts w:ascii="Arial" w:eastAsia="SimSun" w:hAnsi="Arial" w:cs="Arial"/>
                  <w:iCs/>
                  <w:sz w:val="16"/>
                  <w:szCs w:val="16"/>
                  <w:lang w:val="en-US" w:eastAsia="zh-CN"/>
                </w:rPr>
                <w:t xml:space="preserve"> provided by </w:t>
              </w:r>
            </w:ins>
            <w:ins w:id="61" w:author="Hu Youjun" w:date="2024-05-23T02:21:00Z">
              <w:r w:rsidRPr="00422577">
                <w:rPr>
                  <w:rFonts w:ascii="Arial" w:eastAsia="SimSun" w:hAnsi="Arial" w:cs="Arial"/>
                  <w:i/>
                  <w:sz w:val="16"/>
                  <w:szCs w:val="16"/>
                  <w:lang w:eastAsia="zh-CN"/>
                </w:rPr>
                <w:t xml:space="preserve">initialDownlinkBWP </w:t>
              </w:r>
              <w:r w:rsidRPr="00422577">
                <w:rPr>
                  <w:rFonts w:ascii="Arial" w:eastAsia="SimSun" w:hAnsi="Arial" w:cs="Arial"/>
                  <w:iCs/>
                  <w:sz w:val="16"/>
                  <w:szCs w:val="16"/>
                  <w:lang w:eastAsia="zh-CN"/>
                </w:rPr>
                <w:t>or as the PDCCH reception in the CORESET for Type0-PDCCH CSS set.</w:t>
              </w:r>
            </w:ins>
          </w:p>
        </w:tc>
      </w:tr>
    </w:tbl>
    <w:p w14:paraId="4403B173" w14:textId="59B988AD" w:rsidR="00CE52E9" w:rsidRPr="00CE52E9" w:rsidRDefault="006F79AF" w:rsidP="00CE52E9">
      <w:pPr>
        <w:rPr>
          <w:bCs/>
          <w:iCs/>
          <w:lang w:eastAsia="x-none"/>
        </w:rPr>
      </w:pPr>
      <w:hyperlink r:id="rId288" w:history="1">
        <w:r>
          <w:rPr>
            <w:rStyle w:val="Hyperlink"/>
            <w:bCs/>
            <w:iCs/>
            <w:lang w:eastAsia="x-none"/>
          </w:rPr>
          <w:t>R1-2405717</w:t>
        </w:r>
      </w:hyperlink>
      <w:r w:rsidR="00CE52E9" w:rsidRPr="00CE52E9">
        <w:rPr>
          <w:bCs/>
          <w:iCs/>
          <w:lang w:eastAsia="x-none"/>
        </w:rPr>
        <w:tab/>
        <w:t>Draft Rel-17 RedCap Correction on initial DL BWP</w:t>
      </w:r>
      <w:r w:rsidR="00CE52E9" w:rsidRPr="00CE52E9">
        <w:rPr>
          <w:bCs/>
          <w:iCs/>
          <w:lang w:eastAsia="x-none"/>
        </w:rPr>
        <w:tab/>
        <w:t>ZTE, Sanechips</w:t>
      </w:r>
    </w:p>
    <w:p w14:paraId="71AB46FC" w14:textId="73A09879" w:rsidR="00CE52E9" w:rsidRPr="00CE52E9" w:rsidRDefault="006F79AF" w:rsidP="00CE52E9">
      <w:pPr>
        <w:rPr>
          <w:bCs/>
          <w:iCs/>
          <w:lang w:eastAsia="x-none"/>
        </w:rPr>
      </w:pPr>
      <w:hyperlink r:id="rId289" w:history="1">
        <w:r>
          <w:rPr>
            <w:rStyle w:val="Hyperlink"/>
            <w:bCs/>
            <w:iCs/>
            <w:lang w:eastAsia="x-none"/>
          </w:rPr>
          <w:t>R1-2405718</w:t>
        </w:r>
      </w:hyperlink>
      <w:r w:rsidR="00CE52E9" w:rsidRPr="00CE52E9">
        <w:rPr>
          <w:bCs/>
          <w:iCs/>
          <w:lang w:eastAsia="x-none"/>
        </w:rPr>
        <w:tab/>
        <w:t>Draft shadow Rel-18 RedCap Correction on initial DL BWP</w:t>
      </w:r>
      <w:r w:rsidR="00CE52E9" w:rsidRPr="00CE52E9">
        <w:rPr>
          <w:bCs/>
          <w:iCs/>
          <w:lang w:eastAsia="x-none"/>
        </w:rPr>
        <w:tab/>
        <w:t>ZTE, Sanechips</w:t>
      </w:r>
    </w:p>
    <w:p w14:paraId="4CC5544C" w14:textId="11793322" w:rsidR="00422577" w:rsidRPr="00422577" w:rsidRDefault="00422577" w:rsidP="00422577">
      <w:pPr>
        <w:rPr>
          <w:bCs/>
          <w:iCs/>
          <w:lang w:eastAsia="x-none"/>
        </w:rPr>
      </w:pPr>
      <w:r w:rsidRPr="00CE52E9">
        <w:rPr>
          <w:rFonts w:hint="eastAsia"/>
          <w:b/>
          <w:iCs/>
          <w:lang w:eastAsia="x-none"/>
        </w:rPr>
        <w:t>C</w:t>
      </w:r>
      <w:r w:rsidRPr="00CE52E9">
        <w:rPr>
          <w:b/>
          <w:iCs/>
          <w:lang w:eastAsia="x-none"/>
        </w:rPr>
        <w:t>onclusion</w:t>
      </w:r>
      <w:r w:rsidRPr="00CE52E9">
        <w:rPr>
          <w:rFonts w:hint="eastAsia"/>
          <w:b/>
          <w:iCs/>
          <w:lang w:eastAsia="x-none"/>
        </w:rPr>
        <w:t>:</w:t>
      </w:r>
      <w:r w:rsidRPr="00422577">
        <w:rPr>
          <w:bCs/>
          <w:iCs/>
          <w:lang w:eastAsia="x-none"/>
        </w:rPr>
        <w:t xml:space="preserve"> discuss at the next meeting</w:t>
      </w:r>
      <w:r>
        <w:rPr>
          <w:bCs/>
          <w:iCs/>
          <w:lang w:eastAsia="x-none"/>
        </w:rPr>
        <w:t>.</w:t>
      </w:r>
    </w:p>
    <w:p w14:paraId="085A4278" w14:textId="77777777" w:rsidR="00AC6CAF" w:rsidRDefault="00AC6CAF" w:rsidP="00AC6CAF">
      <w:pPr>
        <w:pBdr>
          <w:bottom w:val="single" w:sz="6" w:space="1" w:color="auto"/>
        </w:pBdr>
        <w:rPr>
          <w:bCs/>
          <w:iCs/>
          <w:lang w:eastAsia="x-none"/>
        </w:rPr>
      </w:pPr>
    </w:p>
    <w:p w14:paraId="09B49C56" w14:textId="77777777" w:rsidR="00AC6CAF" w:rsidRPr="00AC6CAF" w:rsidRDefault="00AC6CAF" w:rsidP="00AC6CAF">
      <w:pPr>
        <w:rPr>
          <w:b/>
          <w:iCs/>
          <w:lang w:eastAsia="ko-KR"/>
        </w:rPr>
      </w:pPr>
      <w:r w:rsidRPr="00AC6CAF">
        <w:rPr>
          <w:rFonts w:hint="eastAsia"/>
          <w:b/>
          <w:iCs/>
          <w:lang w:eastAsia="ko-KR"/>
        </w:rPr>
        <w:t>R</w:t>
      </w:r>
      <w:r w:rsidRPr="00AC6CAF">
        <w:rPr>
          <w:b/>
          <w:iCs/>
          <w:lang w:eastAsia="ko-KR"/>
        </w:rPr>
        <w:t>el-17 Coverage Enh</w:t>
      </w:r>
    </w:p>
    <w:p w14:paraId="70DE3F32" w14:textId="14838A8E" w:rsidR="00AC6CAF" w:rsidRPr="00AC6CAF" w:rsidRDefault="006F79AF" w:rsidP="00AC6CAF">
      <w:pPr>
        <w:rPr>
          <w:b/>
          <w:bCs/>
          <w:iCs/>
          <w:lang w:eastAsia="x-none"/>
        </w:rPr>
      </w:pPr>
      <w:hyperlink r:id="rId290" w:history="1">
        <w:r>
          <w:rPr>
            <w:rStyle w:val="Hyperlink"/>
            <w:b/>
            <w:bCs/>
            <w:iCs/>
            <w:lang w:eastAsia="x-none"/>
          </w:rPr>
          <w:t>R1-2404073</w:t>
        </w:r>
      </w:hyperlink>
      <w:r w:rsidR="00AC6CAF" w:rsidRPr="00AC6CAF">
        <w:rPr>
          <w:b/>
          <w:bCs/>
          <w:iCs/>
          <w:lang w:eastAsia="x-none"/>
        </w:rPr>
        <w:tab/>
        <w:t>Draft CR on PUSCH repetition with available slot counting</w:t>
      </w:r>
      <w:r w:rsidR="00AC6CAF" w:rsidRPr="00AC6CAF">
        <w:rPr>
          <w:b/>
          <w:bCs/>
          <w:iCs/>
          <w:lang w:eastAsia="x-none"/>
        </w:rPr>
        <w:tab/>
        <w:t>Samsung</w:t>
      </w:r>
    </w:p>
    <w:p w14:paraId="0C036C08" w14:textId="77777777" w:rsidR="009C534F" w:rsidRPr="00AC6CAF" w:rsidRDefault="009C534F" w:rsidP="009C534F">
      <w:pPr>
        <w:rPr>
          <w:bCs/>
          <w:iCs/>
          <w:lang w:eastAsia="x-none"/>
        </w:rPr>
      </w:pPr>
      <w:r>
        <w:rPr>
          <w:bCs/>
          <w:iCs/>
          <w:lang w:eastAsia="x-none"/>
        </w:rPr>
        <w:t>From Wednesday session</w:t>
      </w:r>
    </w:p>
    <w:p w14:paraId="2BF3568F" w14:textId="77777777" w:rsidR="00AC6CAF" w:rsidRPr="00AC6CAF" w:rsidRDefault="00AC6CAF" w:rsidP="00AC6CAF">
      <w:pPr>
        <w:rPr>
          <w:bCs/>
          <w:iCs/>
          <w:lang w:eastAsia="x-none"/>
        </w:rPr>
      </w:pPr>
      <w:r w:rsidRPr="00AC6CAF">
        <w:rPr>
          <w:rFonts w:hint="eastAsia"/>
          <w:bCs/>
          <w:iCs/>
          <w:highlight w:val="green"/>
          <w:lang w:eastAsia="x-none"/>
        </w:rPr>
        <w:t>A</w:t>
      </w:r>
      <w:r w:rsidRPr="00AC6CAF">
        <w:rPr>
          <w:bCs/>
          <w:iCs/>
          <w:highlight w:val="green"/>
          <w:lang w:eastAsia="x-none"/>
        </w:rPr>
        <w:t>greement</w:t>
      </w:r>
    </w:p>
    <w:p w14:paraId="314C6F89" w14:textId="6E1A034C" w:rsidR="00AC6CAF" w:rsidRPr="00AC6CAF" w:rsidRDefault="00AC6CAF" w:rsidP="00AC6CAF">
      <w:pPr>
        <w:rPr>
          <w:bCs/>
          <w:iCs/>
          <w:lang w:eastAsia="x-none"/>
        </w:rPr>
      </w:pPr>
      <w:r w:rsidRPr="00AC6CAF">
        <w:rPr>
          <w:rFonts w:hint="eastAsia"/>
          <w:bCs/>
          <w:iCs/>
          <w:lang w:eastAsia="x-none"/>
        </w:rPr>
        <w:lastRenderedPageBreak/>
        <w:t>T</w:t>
      </w:r>
      <w:r w:rsidRPr="00AC6CAF">
        <w:rPr>
          <w:bCs/>
          <w:iCs/>
          <w:lang w:eastAsia="x-none"/>
        </w:rPr>
        <w:t xml:space="preserve">he draft CR in </w:t>
      </w:r>
      <w:hyperlink r:id="rId291" w:history="1">
        <w:r w:rsidR="006F79AF">
          <w:rPr>
            <w:rStyle w:val="Hyperlink"/>
            <w:bCs/>
            <w:iCs/>
            <w:lang w:eastAsia="x-none"/>
          </w:rPr>
          <w:t>R1-2404073</w:t>
        </w:r>
      </w:hyperlink>
      <w:r w:rsidRPr="00AC6CAF">
        <w:rPr>
          <w:bCs/>
          <w:iCs/>
          <w:lang w:eastAsia="x-none"/>
        </w:rPr>
        <w:t xml:space="preserve"> is endorsed for the TS38.214 spec editor’s alignment CR for Rel-17 and for Rel-18 shadow alignment CR.</w:t>
      </w:r>
    </w:p>
    <w:p w14:paraId="5C5FAE77" w14:textId="77777777" w:rsidR="00AC6CAF" w:rsidRDefault="00AC6CAF" w:rsidP="00AC6CAF">
      <w:pPr>
        <w:pBdr>
          <w:bottom w:val="single" w:sz="6" w:space="1" w:color="auto"/>
        </w:pBdr>
        <w:rPr>
          <w:bCs/>
          <w:iCs/>
          <w:lang w:eastAsia="x-none"/>
        </w:rPr>
      </w:pPr>
    </w:p>
    <w:p w14:paraId="5DB4E0F2" w14:textId="77777777" w:rsidR="00AC6CAF" w:rsidRPr="00AC6CAF" w:rsidRDefault="00AC6CAF" w:rsidP="00AC6CAF">
      <w:pPr>
        <w:rPr>
          <w:b/>
          <w:iCs/>
          <w:lang w:eastAsia="ko-KR"/>
        </w:rPr>
      </w:pPr>
      <w:r w:rsidRPr="00AC6CAF">
        <w:rPr>
          <w:rFonts w:hint="eastAsia"/>
          <w:b/>
          <w:iCs/>
          <w:lang w:eastAsia="ko-KR"/>
        </w:rPr>
        <w:t>R</w:t>
      </w:r>
      <w:r w:rsidRPr="00AC6CAF">
        <w:rPr>
          <w:b/>
          <w:iCs/>
          <w:lang w:eastAsia="ko-KR"/>
        </w:rPr>
        <w:t>el-16 Sidelink</w:t>
      </w:r>
    </w:p>
    <w:p w14:paraId="7F269C52" w14:textId="6AABE695" w:rsidR="00AC6CAF" w:rsidRPr="00AC6CAF" w:rsidRDefault="006F79AF" w:rsidP="00AC6CAF">
      <w:pPr>
        <w:rPr>
          <w:bCs/>
          <w:iCs/>
          <w:lang w:eastAsia="x-none"/>
        </w:rPr>
      </w:pPr>
      <w:hyperlink r:id="rId292" w:history="1">
        <w:r>
          <w:rPr>
            <w:rStyle w:val="Hyperlink"/>
            <w:b/>
            <w:bCs/>
            <w:iCs/>
            <w:lang w:eastAsia="x-none"/>
          </w:rPr>
          <w:t>R1-2404911</w:t>
        </w:r>
      </w:hyperlink>
      <w:r w:rsidR="00AC6CAF" w:rsidRPr="00AC6CAF">
        <w:rPr>
          <w:bCs/>
          <w:iCs/>
          <w:lang w:eastAsia="x-none"/>
        </w:rPr>
        <w:tab/>
        <w:t>Correction to Sidelink resource allocation mode 2</w:t>
      </w:r>
      <w:r w:rsidR="00AC6CAF" w:rsidRPr="00AC6CAF">
        <w:rPr>
          <w:bCs/>
          <w:iCs/>
          <w:lang w:eastAsia="x-none"/>
        </w:rPr>
        <w:tab/>
        <w:t>TOYOTA InfoTechnology Center</w:t>
      </w:r>
    </w:p>
    <w:p w14:paraId="0747F206" w14:textId="40C8887E" w:rsidR="00AC6CAF" w:rsidRPr="00AC6CAF" w:rsidRDefault="006F79AF" w:rsidP="00AC6CAF">
      <w:pPr>
        <w:rPr>
          <w:bCs/>
          <w:iCs/>
          <w:lang w:eastAsia="x-none"/>
        </w:rPr>
      </w:pPr>
      <w:hyperlink r:id="rId293" w:history="1">
        <w:r>
          <w:rPr>
            <w:rStyle w:val="Hyperlink"/>
            <w:bCs/>
            <w:iCs/>
            <w:lang w:eastAsia="x-none"/>
          </w:rPr>
          <w:t>R1-2404912</w:t>
        </w:r>
      </w:hyperlink>
      <w:r w:rsidR="00AC6CAF" w:rsidRPr="00AC6CAF">
        <w:rPr>
          <w:bCs/>
          <w:iCs/>
          <w:lang w:eastAsia="x-none"/>
        </w:rPr>
        <w:tab/>
        <w:t>Correction to Sidelink resource allocation mode 2</w:t>
      </w:r>
      <w:r w:rsidR="00AC6CAF" w:rsidRPr="00AC6CAF">
        <w:rPr>
          <w:bCs/>
          <w:iCs/>
          <w:lang w:eastAsia="x-none"/>
        </w:rPr>
        <w:tab/>
        <w:t>TOYOTA InfoTechnology Center</w:t>
      </w:r>
    </w:p>
    <w:p w14:paraId="6E1C89F2" w14:textId="689A72BD" w:rsidR="00AC6CAF" w:rsidRPr="00AC6CAF" w:rsidRDefault="006F79AF" w:rsidP="00AC6CAF">
      <w:pPr>
        <w:rPr>
          <w:bCs/>
          <w:iCs/>
          <w:lang w:eastAsia="x-none"/>
        </w:rPr>
      </w:pPr>
      <w:hyperlink r:id="rId294" w:history="1">
        <w:r>
          <w:rPr>
            <w:rStyle w:val="Hyperlink"/>
            <w:b/>
            <w:bCs/>
            <w:iCs/>
            <w:lang w:eastAsia="x-none"/>
          </w:rPr>
          <w:t>R1-2404913</w:t>
        </w:r>
      </w:hyperlink>
      <w:r w:rsidR="00AC6CAF" w:rsidRPr="00AC6CAF">
        <w:rPr>
          <w:bCs/>
          <w:iCs/>
          <w:lang w:eastAsia="x-none"/>
        </w:rPr>
        <w:tab/>
        <w:t>Correction to Sidelink resource allocation mode 2</w:t>
      </w:r>
      <w:r w:rsidR="00AC6CAF" w:rsidRPr="00AC6CAF">
        <w:rPr>
          <w:bCs/>
          <w:iCs/>
          <w:lang w:eastAsia="x-none"/>
        </w:rPr>
        <w:tab/>
        <w:t>TOYOTA InfoTechnology Center</w:t>
      </w:r>
    </w:p>
    <w:p w14:paraId="6530FF18" w14:textId="77777777" w:rsidR="009C534F" w:rsidRPr="00AC6CAF" w:rsidRDefault="009C534F" w:rsidP="009C534F">
      <w:pPr>
        <w:rPr>
          <w:bCs/>
          <w:iCs/>
          <w:lang w:eastAsia="x-none"/>
        </w:rPr>
      </w:pPr>
      <w:r>
        <w:rPr>
          <w:bCs/>
          <w:iCs/>
          <w:lang w:eastAsia="x-none"/>
        </w:rPr>
        <w:t>From Wednesday session</w:t>
      </w:r>
    </w:p>
    <w:p w14:paraId="08DDB2C0" w14:textId="77777777" w:rsidR="00AC6CAF" w:rsidRPr="00AC6CAF" w:rsidRDefault="00AC6CAF" w:rsidP="00AC6CAF">
      <w:pPr>
        <w:rPr>
          <w:bCs/>
          <w:iCs/>
          <w:lang w:eastAsia="x-none"/>
        </w:rPr>
      </w:pPr>
      <w:r w:rsidRPr="00AC6CAF">
        <w:rPr>
          <w:rFonts w:hint="eastAsia"/>
          <w:bCs/>
          <w:iCs/>
          <w:highlight w:val="green"/>
          <w:lang w:eastAsia="x-none"/>
        </w:rPr>
        <w:t>A</w:t>
      </w:r>
      <w:r w:rsidRPr="00AC6CAF">
        <w:rPr>
          <w:bCs/>
          <w:iCs/>
          <w:highlight w:val="green"/>
          <w:lang w:eastAsia="x-none"/>
        </w:rPr>
        <w:t>greement</w:t>
      </w:r>
    </w:p>
    <w:p w14:paraId="3BE9E413" w14:textId="096228CD" w:rsidR="007A53ED" w:rsidRDefault="00422577" w:rsidP="00422577">
      <w:pPr>
        <w:rPr>
          <w:bCs/>
          <w:iCs/>
          <w:lang w:eastAsia="x-none"/>
        </w:rPr>
      </w:pPr>
      <w:r>
        <w:rPr>
          <w:rFonts w:hint="eastAsia"/>
          <w:bCs/>
          <w:iCs/>
          <w:lang w:eastAsia="x-none"/>
        </w:rPr>
        <w:t>T</w:t>
      </w:r>
      <w:r>
        <w:rPr>
          <w:bCs/>
          <w:iCs/>
          <w:lang w:eastAsia="x-none"/>
        </w:rPr>
        <w:t>he draft CR in</w:t>
      </w:r>
      <w:r w:rsidRPr="00511A0F">
        <w:t xml:space="preserve"> </w:t>
      </w:r>
      <w:hyperlink r:id="rId295" w:history="1">
        <w:r w:rsidR="006F79AF">
          <w:rPr>
            <w:rStyle w:val="Hyperlink"/>
          </w:rPr>
          <w:t>R1-2404913</w:t>
        </w:r>
      </w:hyperlink>
      <w:r>
        <w:rPr>
          <w:bCs/>
          <w:iCs/>
          <w:lang w:eastAsia="x-none"/>
        </w:rPr>
        <w:t xml:space="preserve"> is endorsed in principle as a Cat-F draft CR for Rel-18 with the Rel-18 SL WI code. </w:t>
      </w:r>
    </w:p>
    <w:p w14:paraId="58ED3F2C" w14:textId="7866B29D" w:rsidR="00422577" w:rsidRDefault="00422577" w:rsidP="00422577">
      <w:pPr>
        <w:rPr>
          <w:bCs/>
          <w:iCs/>
          <w:lang w:eastAsia="x-none"/>
        </w:rPr>
      </w:pPr>
      <w:r>
        <w:rPr>
          <w:bCs/>
          <w:iCs/>
          <w:lang w:eastAsia="x-none"/>
        </w:rPr>
        <w:t xml:space="preserve">Final </w:t>
      </w:r>
      <w:r w:rsidRPr="009F58A1">
        <w:rPr>
          <w:bCs/>
          <w:iCs/>
          <w:lang w:eastAsia="x-none"/>
        </w:rPr>
        <w:t xml:space="preserve">CR </w:t>
      </w:r>
      <w:r w:rsidR="007A53ED">
        <w:rPr>
          <w:bCs/>
          <w:iCs/>
          <w:lang w:eastAsia="x-none"/>
        </w:rPr>
        <w:t>(</w:t>
      </w:r>
      <w:r w:rsidR="007A53ED" w:rsidRPr="007A53ED">
        <w:rPr>
          <w:bCs/>
          <w:iCs/>
          <w:lang w:eastAsia="x-none"/>
        </w:rPr>
        <w:t>Rel-18</w:t>
      </w:r>
      <w:r w:rsidR="007A53ED">
        <w:rPr>
          <w:bCs/>
          <w:iCs/>
          <w:lang w:eastAsia="x-none"/>
        </w:rPr>
        <w:t xml:space="preserve">, </w:t>
      </w:r>
      <w:r w:rsidR="007A53ED" w:rsidRPr="007A53ED">
        <w:rPr>
          <w:bCs/>
          <w:iCs/>
          <w:lang w:eastAsia="x-none"/>
        </w:rPr>
        <w:t>38.214</w:t>
      </w:r>
      <w:r w:rsidR="007A53ED">
        <w:rPr>
          <w:bCs/>
          <w:iCs/>
          <w:lang w:eastAsia="x-none"/>
        </w:rPr>
        <w:t xml:space="preserve">, </w:t>
      </w:r>
      <w:r w:rsidR="007A53ED" w:rsidRPr="007A53ED">
        <w:rPr>
          <w:bCs/>
          <w:iCs/>
          <w:lang w:eastAsia="x-none"/>
        </w:rPr>
        <w:t>NR_SL_enh2-Core</w:t>
      </w:r>
      <w:r w:rsidR="007A53ED">
        <w:rPr>
          <w:bCs/>
          <w:iCs/>
          <w:lang w:eastAsia="x-none"/>
        </w:rPr>
        <w:t>, CR</w:t>
      </w:r>
      <w:r w:rsidR="007A53ED" w:rsidRPr="007A53ED">
        <w:rPr>
          <w:bCs/>
          <w:iCs/>
          <w:lang w:eastAsia="x-none"/>
        </w:rPr>
        <w:t>0568</w:t>
      </w:r>
      <w:r w:rsidR="007A53ED">
        <w:rPr>
          <w:bCs/>
          <w:iCs/>
          <w:lang w:eastAsia="x-none"/>
        </w:rPr>
        <w:t xml:space="preserve">, Cat </w:t>
      </w:r>
      <w:r w:rsidR="007A53ED" w:rsidRPr="007A53ED">
        <w:rPr>
          <w:bCs/>
          <w:iCs/>
          <w:lang w:eastAsia="x-none"/>
        </w:rPr>
        <w:t>F</w:t>
      </w:r>
      <w:r w:rsidR="007A53ED">
        <w:rPr>
          <w:bCs/>
          <w:iCs/>
          <w:lang w:eastAsia="x-none"/>
        </w:rPr>
        <w:t xml:space="preserve">) is </w:t>
      </w:r>
      <w:r w:rsidR="007A53ED" w:rsidRPr="007A53ED">
        <w:rPr>
          <w:bCs/>
          <w:iCs/>
          <w:highlight w:val="green"/>
          <w:lang w:eastAsia="x-none"/>
        </w:rPr>
        <w:t xml:space="preserve">agreed </w:t>
      </w:r>
      <w:r w:rsidRPr="007A53ED">
        <w:rPr>
          <w:bCs/>
          <w:iCs/>
          <w:highlight w:val="green"/>
          <w:lang w:eastAsia="x-none"/>
        </w:rPr>
        <w:t xml:space="preserve">in </w:t>
      </w:r>
      <w:hyperlink r:id="rId296" w:history="1">
        <w:r w:rsidR="006F79AF">
          <w:rPr>
            <w:rStyle w:val="Hyperlink"/>
            <w:bCs/>
            <w:iCs/>
            <w:highlight w:val="green"/>
            <w:lang w:eastAsia="x-none"/>
          </w:rPr>
          <w:t>R1-2405591</w:t>
        </w:r>
      </w:hyperlink>
      <w:r w:rsidRPr="009F58A1">
        <w:rPr>
          <w:bCs/>
          <w:iCs/>
          <w:lang w:eastAsia="x-none"/>
        </w:rPr>
        <w:t>.</w:t>
      </w:r>
    </w:p>
    <w:p w14:paraId="4A163528" w14:textId="77777777" w:rsidR="00422577" w:rsidRPr="00AC6CAF" w:rsidRDefault="00422577" w:rsidP="00AC6CAF">
      <w:pPr>
        <w:rPr>
          <w:bCs/>
          <w:iCs/>
          <w:lang w:eastAsia="x-none"/>
        </w:rPr>
      </w:pPr>
    </w:p>
    <w:p w14:paraId="10E7E1A2" w14:textId="77777777" w:rsidR="00AC6CAF" w:rsidRDefault="00AC6CAF" w:rsidP="00AC6CAF">
      <w:pPr>
        <w:pBdr>
          <w:bottom w:val="single" w:sz="6" w:space="1" w:color="auto"/>
        </w:pBdr>
        <w:rPr>
          <w:bCs/>
          <w:iCs/>
          <w:lang w:eastAsia="x-none"/>
        </w:rPr>
      </w:pPr>
    </w:p>
    <w:p w14:paraId="2AC7CC16" w14:textId="77777777" w:rsidR="00AC6CAF" w:rsidRPr="00AC6CAF" w:rsidRDefault="00AC6CAF" w:rsidP="00AC6CAF">
      <w:pPr>
        <w:rPr>
          <w:b/>
          <w:iCs/>
          <w:lang w:eastAsia="ko-KR"/>
        </w:rPr>
      </w:pPr>
      <w:r w:rsidRPr="00AC6CAF">
        <w:rPr>
          <w:rFonts w:hint="eastAsia"/>
          <w:b/>
          <w:iCs/>
          <w:lang w:eastAsia="ko-KR"/>
        </w:rPr>
        <w:t>R</w:t>
      </w:r>
      <w:r w:rsidRPr="00AC6CAF">
        <w:rPr>
          <w:b/>
          <w:iCs/>
          <w:lang w:eastAsia="ko-KR"/>
        </w:rPr>
        <w:t>el-17 SDT</w:t>
      </w:r>
    </w:p>
    <w:p w14:paraId="4DED1F5D" w14:textId="0481024C" w:rsidR="00AC6CAF" w:rsidRPr="00AC6CAF" w:rsidRDefault="006F79AF" w:rsidP="00AC6CAF">
      <w:pPr>
        <w:rPr>
          <w:bCs/>
          <w:iCs/>
          <w:lang w:eastAsia="x-none"/>
        </w:rPr>
      </w:pPr>
      <w:hyperlink r:id="rId297" w:history="1">
        <w:r>
          <w:rPr>
            <w:rStyle w:val="Hyperlink"/>
            <w:bCs/>
            <w:iCs/>
            <w:lang w:eastAsia="x-none"/>
          </w:rPr>
          <w:t>R1-2404210</w:t>
        </w:r>
      </w:hyperlink>
      <w:r w:rsidR="00AC6CAF" w:rsidRPr="00AC6CAF">
        <w:rPr>
          <w:bCs/>
          <w:iCs/>
          <w:lang w:eastAsia="x-none"/>
        </w:rPr>
        <w:tab/>
        <w:t>Correction on SSB to CG-SDT PUSCH mapping</w:t>
      </w:r>
      <w:r w:rsidR="00AC6CAF" w:rsidRPr="00AC6CAF">
        <w:rPr>
          <w:bCs/>
          <w:iCs/>
          <w:lang w:eastAsia="x-none"/>
        </w:rPr>
        <w:tab/>
        <w:t>ZTE</w:t>
      </w:r>
    </w:p>
    <w:p w14:paraId="339E3255" w14:textId="6237FDC9" w:rsidR="003549C6" w:rsidRDefault="006F79AF" w:rsidP="009C534F">
      <w:pPr>
        <w:rPr>
          <w:b/>
          <w:bCs/>
          <w:iCs/>
          <w:lang w:eastAsia="x-none"/>
        </w:rPr>
      </w:pPr>
      <w:hyperlink r:id="rId298" w:history="1">
        <w:r>
          <w:rPr>
            <w:rStyle w:val="Hyperlink"/>
            <w:b/>
            <w:bCs/>
            <w:iCs/>
            <w:lang w:eastAsia="x-none"/>
          </w:rPr>
          <w:t>R1-2405575</w:t>
        </w:r>
      </w:hyperlink>
      <w:r w:rsidR="003549C6" w:rsidRPr="003549C6">
        <w:rPr>
          <w:b/>
          <w:bCs/>
          <w:iCs/>
          <w:lang w:eastAsia="x-none"/>
        </w:rPr>
        <w:tab/>
        <w:t>Summary#1 on SSB to CG-SDT PUSCH mapping</w:t>
      </w:r>
      <w:r w:rsidR="003549C6" w:rsidRPr="003549C6">
        <w:rPr>
          <w:b/>
          <w:bCs/>
          <w:iCs/>
          <w:lang w:eastAsia="x-none"/>
        </w:rPr>
        <w:tab/>
        <w:t xml:space="preserve">Moderator (ZTE) </w:t>
      </w:r>
    </w:p>
    <w:p w14:paraId="27A9259B" w14:textId="26FF8501" w:rsidR="009C534F" w:rsidRPr="00AC6CAF" w:rsidRDefault="009C534F" w:rsidP="009C534F">
      <w:pPr>
        <w:rPr>
          <w:bCs/>
          <w:iCs/>
          <w:lang w:eastAsia="x-none"/>
        </w:rPr>
      </w:pPr>
      <w:r>
        <w:rPr>
          <w:bCs/>
          <w:iCs/>
          <w:lang w:eastAsia="x-none"/>
        </w:rPr>
        <w:t>From Wednesday session</w:t>
      </w:r>
    </w:p>
    <w:p w14:paraId="4F1C3868" w14:textId="77777777" w:rsidR="00AC6CAF" w:rsidRDefault="00AC6CAF" w:rsidP="00AC6CAF">
      <w:pPr>
        <w:rPr>
          <w:bCs/>
          <w:iCs/>
          <w:lang w:val="en-US" w:eastAsia="x-none"/>
        </w:rPr>
      </w:pPr>
      <w:r w:rsidRPr="007A53ED">
        <w:rPr>
          <w:bCs/>
          <w:iCs/>
          <w:lang w:val="en-US" w:eastAsia="x-none"/>
        </w:rPr>
        <w:t>Comeback on Thursday - Ziyang (ZTE)</w:t>
      </w:r>
    </w:p>
    <w:p w14:paraId="6CE5EA1F" w14:textId="1DB670E6" w:rsidR="003549C6" w:rsidRDefault="006F79AF" w:rsidP="003549C6">
      <w:pPr>
        <w:rPr>
          <w:b/>
          <w:bCs/>
          <w:iCs/>
          <w:lang w:eastAsia="x-none"/>
        </w:rPr>
      </w:pPr>
      <w:hyperlink r:id="rId299" w:history="1">
        <w:r>
          <w:rPr>
            <w:rStyle w:val="Hyperlink"/>
            <w:b/>
            <w:bCs/>
            <w:iCs/>
            <w:lang w:eastAsia="x-none"/>
          </w:rPr>
          <w:t>R1-2405640</w:t>
        </w:r>
      </w:hyperlink>
      <w:r w:rsidR="003549C6" w:rsidRPr="003549C6">
        <w:rPr>
          <w:b/>
          <w:bCs/>
          <w:iCs/>
          <w:lang w:eastAsia="x-none"/>
        </w:rPr>
        <w:tab/>
        <w:t>Summary#</w:t>
      </w:r>
      <w:r w:rsidR="007A53ED">
        <w:rPr>
          <w:b/>
          <w:bCs/>
          <w:iCs/>
          <w:lang w:eastAsia="x-none"/>
        </w:rPr>
        <w:t>2</w:t>
      </w:r>
      <w:r w:rsidR="003549C6" w:rsidRPr="003549C6">
        <w:rPr>
          <w:b/>
          <w:bCs/>
          <w:iCs/>
          <w:lang w:eastAsia="x-none"/>
        </w:rPr>
        <w:t xml:space="preserve"> on SSB to CG-SDT PUSCH mapping</w:t>
      </w:r>
      <w:r w:rsidR="003549C6" w:rsidRPr="003549C6">
        <w:rPr>
          <w:b/>
          <w:bCs/>
          <w:iCs/>
          <w:lang w:eastAsia="x-none"/>
        </w:rPr>
        <w:tab/>
        <w:t xml:space="preserve">Moderator (ZTE) </w:t>
      </w:r>
    </w:p>
    <w:p w14:paraId="49A5CC6E" w14:textId="6BEA1C70" w:rsidR="007A53ED" w:rsidRPr="007A53ED" w:rsidRDefault="006F79AF" w:rsidP="007A53ED">
      <w:pPr>
        <w:rPr>
          <w:b/>
          <w:bCs/>
          <w:iCs/>
          <w:lang w:eastAsia="x-none"/>
        </w:rPr>
      </w:pPr>
      <w:hyperlink r:id="rId300" w:history="1">
        <w:r>
          <w:rPr>
            <w:rStyle w:val="Hyperlink"/>
            <w:b/>
            <w:bCs/>
            <w:iCs/>
            <w:lang w:eastAsia="x-none"/>
          </w:rPr>
          <w:t>R1-2405652</w:t>
        </w:r>
      </w:hyperlink>
      <w:r w:rsidR="007A53ED" w:rsidRPr="007A53ED">
        <w:rPr>
          <w:b/>
          <w:bCs/>
          <w:iCs/>
          <w:lang w:val="en-US" w:eastAsia="x-none"/>
        </w:rPr>
        <w:tab/>
        <w:t>Correction on SSB to CG-SDT PUSCH mapping</w:t>
      </w:r>
      <w:r w:rsidR="007A53ED" w:rsidRPr="007A53ED">
        <w:rPr>
          <w:b/>
          <w:bCs/>
          <w:iCs/>
          <w:lang w:val="en-US" w:eastAsia="x-none"/>
        </w:rPr>
        <w:tab/>
        <w:t>Moderator (ZTE)</w:t>
      </w:r>
    </w:p>
    <w:p w14:paraId="64C764D4" w14:textId="77777777" w:rsidR="007A53ED" w:rsidRDefault="007A53ED" w:rsidP="007A53ED">
      <w:pPr>
        <w:rPr>
          <w:bCs/>
          <w:iCs/>
          <w:lang w:val="en-US" w:eastAsia="x-none"/>
        </w:rPr>
      </w:pPr>
      <w:r w:rsidRPr="000F49DA">
        <w:rPr>
          <w:rFonts w:hint="eastAsia"/>
          <w:bCs/>
          <w:iCs/>
          <w:highlight w:val="green"/>
          <w:lang w:val="en-US" w:eastAsia="x-none"/>
        </w:rPr>
        <w:t>A</w:t>
      </w:r>
      <w:r w:rsidRPr="000F49DA">
        <w:rPr>
          <w:bCs/>
          <w:iCs/>
          <w:highlight w:val="green"/>
          <w:lang w:val="en-US" w:eastAsia="x-none"/>
        </w:rPr>
        <w:t>greement</w:t>
      </w:r>
    </w:p>
    <w:p w14:paraId="4B944CC8" w14:textId="6BD820D8" w:rsidR="007A53ED" w:rsidRDefault="007A53ED" w:rsidP="007A53ED">
      <w:pPr>
        <w:rPr>
          <w:bCs/>
          <w:iCs/>
          <w:lang w:val="en-US" w:eastAsia="x-none"/>
        </w:rPr>
      </w:pPr>
      <w:r>
        <w:rPr>
          <w:rFonts w:hint="eastAsia"/>
          <w:bCs/>
          <w:iCs/>
          <w:lang w:val="en-US" w:eastAsia="x-none"/>
        </w:rPr>
        <w:t>T</w:t>
      </w:r>
      <w:r>
        <w:rPr>
          <w:bCs/>
          <w:iCs/>
          <w:lang w:val="en-US" w:eastAsia="x-none"/>
        </w:rPr>
        <w:t xml:space="preserve">he draft CR in </w:t>
      </w:r>
      <w:hyperlink r:id="rId301" w:history="1">
        <w:r w:rsidR="006F79AF">
          <w:rPr>
            <w:rStyle w:val="Hyperlink"/>
            <w:bCs/>
            <w:iCs/>
            <w:lang w:val="en-US" w:eastAsia="x-none"/>
          </w:rPr>
          <w:t>R1-2405652</w:t>
        </w:r>
      </w:hyperlink>
      <w:r>
        <w:rPr>
          <w:bCs/>
          <w:iCs/>
          <w:lang w:val="en-US" w:eastAsia="x-none"/>
        </w:rPr>
        <w:t xml:space="preserve"> is endorsed for Rel-17. Final CRs in:</w:t>
      </w:r>
    </w:p>
    <w:p w14:paraId="78A0753E" w14:textId="76173AD7" w:rsidR="007A53ED" w:rsidRPr="00027095" w:rsidRDefault="006F79AF" w:rsidP="007A53ED">
      <w:pPr>
        <w:rPr>
          <w:b/>
          <w:iCs/>
          <w:lang w:val="en-US" w:eastAsia="x-none"/>
        </w:rPr>
      </w:pPr>
      <w:hyperlink r:id="rId302" w:history="1">
        <w:r>
          <w:rPr>
            <w:rStyle w:val="Hyperlink"/>
            <w:b/>
            <w:iCs/>
            <w:highlight w:val="green"/>
            <w:lang w:val="en-US" w:eastAsia="x-none"/>
          </w:rPr>
          <w:t>R1-2405709</w:t>
        </w:r>
      </w:hyperlink>
      <w:r w:rsidR="007A53ED" w:rsidRPr="00027095">
        <w:rPr>
          <w:b/>
          <w:iCs/>
          <w:lang w:val="en-US" w:eastAsia="x-none"/>
        </w:rPr>
        <w:tab/>
        <w:t>Correction on SSB to CG-SDT PUSCH mapping</w:t>
      </w:r>
      <w:r w:rsidR="007A53ED" w:rsidRPr="00027095">
        <w:rPr>
          <w:b/>
          <w:iCs/>
          <w:lang w:val="en-US" w:eastAsia="x-none"/>
        </w:rPr>
        <w:tab/>
        <w:t>Moderator(ZTE), Samsung, Ericsson, vivo, Xiaomi, New H3C</w:t>
      </w:r>
    </w:p>
    <w:p w14:paraId="4C3FCC86" w14:textId="1E2531C6" w:rsidR="007A53ED" w:rsidRPr="007A53ED" w:rsidRDefault="00027095" w:rsidP="007A53ED">
      <w:pPr>
        <w:rPr>
          <w:bCs/>
          <w:iCs/>
          <w:lang w:val="en-US" w:eastAsia="x-none"/>
        </w:rPr>
      </w:pPr>
      <w:r>
        <w:rPr>
          <w:bCs/>
          <w:iCs/>
          <w:lang w:val="en-US" w:eastAsia="x-none"/>
        </w:rPr>
        <w:t>(</w:t>
      </w:r>
      <w:r w:rsidRPr="00027095">
        <w:rPr>
          <w:bCs/>
          <w:iCs/>
          <w:lang w:val="en-US" w:eastAsia="x-none"/>
        </w:rPr>
        <w:t>Rel-17</w:t>
      </w:r>
      <w:r>
        <w:rPr>
          <w:bCs/>
          <w:iCs/>
          <w:lang w:val="en-US" w:eastAsia="x-none"/>
        </w:rPr>
        <w:t xml:space="preserve">, </w:t>
      </w:r>
      <w:r w:rsidRPr="00027095">
        <w:rPr>
          <w:bCs/>
          <w:iCs/>
          <w:lang w:val="en-US" w:eastAsia="x-none"/>
        </w:rPr>
        <w:t>38.213</w:t>
      </w:r>
      <w:r>
        <w:rPr>
          <w:bCs/>
          <w:iCs/>
          <w:lang w:val="en-US" w:eastAsia="x-none"/>
        </w:rPr>
        <w:t xml:space="preserve">, </w:t>
      </w:r>
      <w:r w:rsidRPr="00027095">
        <w:rPr>
          <w:bCs/>
          <w:iCs/>
          <w:lang w:val="en-US" w:eastAsia="x-none"/>
        </w:rPr>
        <w:t>NR_SmallData_INACTIVE-Core</w:t>
      </w:r>
      <w:r>
        <w:rPr>
          <w:bCs/>
          <w:iCs/>
          <w:lang w:val="en-US" w:eastAsia="x-none"/>
        </w:rPr>
        <w:t>,CR</w:t>
      </w:r>
      <w:r w:rsidRPr="00027095">
        <w:rPr>
          <w:bCs/>
          <w:iCs/>
          <w:lang w:val="en-US" w:eastAsia="x-none"/>
        </w:rPr>
        <w:t>0639</w:t>
      </w:r>
      <w:r>
        <w:rPr>
          <w:bCs/>
          <w:iCs/>
          <w:lang w:val="en-US" w:eastAsia="x-none"/>
        </w:rPr>
        <w:t xml:space="preserve">, Cat </w:t>
      </w:r>
      <w:r w:rsidRPr="00027095">
        <w:rPr>
          <w:bCs/>
          <w:iCs/>
          <w:lang w:val="en-US" w:eastAsia="x-none"/>
        </w:rPr>
        <w:t>F</w:t>
      </w:r>
      <w:r>
        <w:rPr>
          <w:bCs/>
          <w:iCs/>
          <w:lang w:val="en-US" w:eastAsia="x-none"/>
        </w:rPr>
        <w:t>) is agreed.</w:t>
      </w:r>
    </w:p>
    <w:p w14:paraId="5E12EC0A" w14:textId="202D5255" w:rsidR="007C2313" w:rsidRPr="00027095" w:rsidRDefault="006F79AF" w:rsidP="007A53ED">
      <w:pPr>
        <w:rPr>
          <w:b/>
          <w:iCs/>
          <w:lang w:val="en-US" w:eastAsia="x-none"/>
        </w:rPr>
      </w:pPr>
      <w:hyperlink r:id="rId303" w:history="1">
        <w:r>
          <w:rPr>
            <w:rStyle w:val="Hyperlink"/>
            <w:b/>
            <w:iCs/>
            <w:highlight w:val="green"/>
            <w:lang w:val="en-US" w:eastAsia="x-none"/>
          </w:rPr>
          <w:t>R1-2405710</w:t>
        </w:r>
      </w:hyperlink>
      <w:r w:rsidR="007A53ED" w:rsidRPr="00027095">
        <w:rPr>
          <w:b/>
          <w:iCs/>
          <w:lang w:val="en-US" w:eastAsia="x-none"/>
        </w:rPr>
        <w:tab/>
        <w:t>Correction on SSB to CG-SDT PUSCH mapping</w:t>
      </w:r>
      <w:r w:rsidR="007A53ED" w:rsidRPr="00027095">
        <w:rPr>
          <w:b/>
          <w:iCs/>
          <w:lang w:val="en-US" w:eastAsia="x-none"/>
        </w:rPr>
        <w:tab/>
        <w:t>Moderator(ZTE), Samsung, Ericsson, vivo, Xiaomi, New H3C</w:t>
      </w:r>
    </w:p>
    <w:p w14:paraId="73DB995D" w14:textId="14BDD0B2" w:rsidR="00027095" w:rsidRPr="007A53ED" w:rsidRDefault="00027095" w:rsidP="00027095">
      <w:pPr>
        <w:rPr>
          <w:bCs/>
          <w:iCs/>
          <w:lang w:val="en-US" w:eastAsia="x-none"/>
        </w:rPr>
      </w:pPr>
      <w:r>
        <w:rPr>
          <w:bCs/>
          <w:iCs/>
          <w:lang w:val="en-US" w:eastAsia="x-none"/>
        </w:rPr>
        <w:t>(</w:t>
      </w:r>
      <w:r w:rsidRPr="00027095">
        <w:rPr>
          <w:bCs/>
          <w:iCs/>
          <w:lang w:val="en-US" w:eastAsia="x-none"/>
        </w:rPr>
        <w:t>Rel-1</w:t>
      </w:r>
      <w:r>
        <w:rPr>
          <w:bCs/>
          <w:iCs/>
          <w:lang w:val="en-US" w:eastAsia="x-none"/>
        </w:rPr>
        <w:t xml:space="preserve">8, </w:t>
      </w:r>
      <w:r w:rsidRPr="00027095">
        <w:rPr>
          <w:bCs/>
          <w:iCs/>
          <w:lang w:val="en-US" w:eastAsia="x-none"/>
        </w:rPr>
        <w:t>38.213</w:t>
      </w:r>
      <w:r>
        <w:rPr>
          <w:bCs/>
          <w:iCs/>
          <w:lang w:val="en-US" w:eastAsia="x-none"/>
        </w:rPr>
        <w:t xml:space="preserve">, </w:t>
      </w:r>
      <w:r w:rsidRPr="00027095">
        <w:rPr>
          <w:bCs/>
          <w:iCs/>
          <w:lang w:val="en-US" w:eastAsia="x-none"/>
        </w:rPr>
        <w:t>NR_SmallData_INACTIVE-Core</w:t>
      </w:r>
      <w:r>
        <w:rPr>
          <w:bCs/>
          <w:iCs/>
          <w:lang w:val="en-US" w:eastAsia="x-none"/>
        </w:rPr>
        <w:t>,CR</w:t>
      </w:r>
      <w:r w:rsidRPr="00027095">
        <w:rPr>
          <w:bCs/>
          <w:iCs/>
          <w:lang w:val="en-US" w:eastAsia="x-none"/>
        </w:rPr>
        <w:t>06</w:t>
      </w:r>
      <w:r>
        <w:rPr>
          <w:bCs/>
          <w:iCs/>
          <w:lang w:val="en-US" w:eastAsia="x-none"/>
        </w:rPr>
        <w:t>40, Cat A) is agreed.</w:t>
      </w:r>
    </w:p>
    <w:p w14:paraId="08ACCF7E" w14:textId="77777777" w:rsidR="00AC6CAF" w:rsidRDefault="00AC6CAF" w:rsidP="00AC6CAF">
      <w:pPr>
        <w:pBdr>
          <w:bottom w:val="single" w:sz="6" w:space="1" w:color="auto"/>
        </w:pBdr>
        <w:rPr>
          <w:bCs/>
          <w:iCs/>
          <w:lang w:val="en-US" w:eastAsia="x-none"/>
        </w:rPr>
      </w:pPr>
    </w:p>
    <w:p w14:paraId="68A0C2DA" w14:textId="77777777" w:rsidR="00AC6CAF" w:rsidRPr="00AC6CAF" w:rsidRDefault="00AC6CAF" w:rsidP="00AC6CAF">
      <w:pPr>
        <w:rPr>
          <w:b/>
          <w:iCs/>
          <w:lang w:eastAsia="ko-KR"/>
        </w:rPr>
      </w:pPr>
      <w:r w:rsidRPr="00AC6CAF">
        <w:rPr>
          <w:rFonts w:hint="eastAsia"/>
          <w:b/>
          <w:iCs/>
          <w:lang w:eastAsia="ko-KR"/>
        </w:rPr>
        <w:t>R</w:t>
      </w:r>
      <w:r w:rsidRPr="00AC6CAF">
        <w:rPr>
          <w:b/>
          <w:iCs/>
          <w:lang w:eastAsia="ko-KR"/>
        </w:rPr>
        <w:t>el-17 FR2-2, NTN</w:t>
      </w:r>
    </w:p>
    <w:p w14:paraId="7A601A3B" w14:textId="01EEC94A" w:rsidR="00AC6CAF" w:rsidRPr="00AC6CAF" w:rsidRDefault="006F79AF" w:rsidP="00AC6CAF">
      <w:pPr>
        <w:rPr>
          <w:bCs/>
          <w:iCs/>
          <w:lang w:eastAsia="x-none"/>
        </w:rPr>
      </w:pPr>
      <w:hyperlink r:id="rId304" w:history="1">
        <w:r>
          <w:rPr>
            <w:rStyle w:val="Hyperlink"/>
            <w:b/>
            <w:bCs/>
            <w:iCs/>
            <w:lang w:eastAsia="x-none"/>
          </w:rPr>
          <w:t>R1-2404228</w:t>
        </w:r>
      </w:hyperlink>
      <w:r w:rsidR="00AC6CAF" w:rsidRPr="00AC6CAF">
        <w:rPr>
          <w:bCs/>
          <w:iCs/>
          <w:lang w:eastAsia="x-none"/>
        </w:rPr>
        <w:tab/>
        <w:t>Draft CR on the configuration of UL HARQ processes</w:t>
      </w:r>
      <w:r w:rsidR="00AC6CAF" w:rsidRPr="00AC6CAF">
        <w:rPr>
          <w:bCs/>
          <w:iCs/>
          <w:lang w:eastAsia="x-none"/>
        </w:rPr>
        <w:tab/>
        <w:t>ZTE</w:t>
      </w:r>
    </w:p>
    <w:p w14:paraId="144E39C2" w14:textId="77777777" w:rsidR="009C534F" w:rsidRPr="00AC6CAF" w:rsidRDefault="009C534F" w:rsidP="009C534F">
      <w:pPr>
        <w:rPr>
          <w:bCs/>
          <w:iCs/>
          <w:lang w:eastAsia="x-none"/>
        </w:rPr>
      </w:pPr>
      <w:r>
        <w:rPr>
          <w:bCs/>
          <w:iCs/>
          <w:lang w:eastAsia="x-none"/>
        </w:rPr>
        <w:t>From Wednesday session</w:t>
      </w:r>
    </w:p>
    <w:p w14:paraId="1D0C9654" w14:textId="77777777" w:rsidR="00AC6CAF" w:rsidRPr="00AC6CAF" w:rsidRDefault="00AC6CAF" w:rsidP="00AC6CAF">
      <w:pPr>
        <w:rPr>
          <w:bCs/>
          <w:iCs/>
          <w:lang w:eastAsia="x-none"/>
        </w:rPr>
      </w:pPr>
      <w:r w:rsidRPr="00AC6CAF">
        <w:rPr>
          <w:rFonts w:hint="eastAsia"/>
          <w:bCs/>
          <w:iCs/>
          <w:highlight w:val="green"/>
          <w:lang w:eastAsia="x-none"/>
        </w:rPr>
        <w:t>A</w:t>
      </w:r>
      <w:r w:rsidRPr="00AC6CAF">
        <w:rPr>
          <w:bCs/>
          <w:iCs/>
          <w:highlight w:val="green"/>
          <w:lang w:eastAsia="x-none"/>
        </w:rPr>
        <w:t>greement</w:t>
      </w:r>
    </w:p>
    <w:p w14:paraId="06EFD841" w14:textId="6C69905C" w:rsidR="00AC6CAF" w:rsidRPr="00AC6CAF" w:rsidRDefault="00AC6CAF" w:rsidP="00AC6CAF">
      <w:pPr>
        <w:rPr>
          <w:bCs/>
          <w:iCs/>
          <w:lang w:eastAsia="x-none"/>
        </w:rPr>
      </w:pPr>
      <w:r w:rsidRPr="00AC6CAF">
        <w:rPr>
          <w:rFonts w:hint="eastAsia"/>
          <w:bCs/>
          <w:iCs/>
          <w:lang w:eastAsia="x-none"/>
        </w:rPr>
        <w:t>T</w:t>
      </w:r>
      <w:r w:rsidRPr="00AC6CAF">
        <w:rPr>
          <w:bCs/>
          <w:iCs/>
          <w:lang w:eastAsia="x-none"/>
        </w:rPr>
        <w:t>he draft CR in</w:t>
      </w:r>
      <w:r w:rsidRPr="00AC6CAF">
        <w:t xml:space="preserve"> </w:t>
      </w:r>
      <w:hyperlink r:id="rId305" w:history="1">
        <w:r w:rsidR="006F79AF">
          <w:rPr>
            <w:rStyle w:val="Hyperlink"/>
          </w:rPr>
          <w:t>R1-2404228</w:t>
        </w:r>
      </w:hyperlink>
      <w:r w:rsidRPr="00AC6CAF">
        <w:rPr>
          <w:bCs/>
          <w:iCs/>
          <w:lang w:eastAsia="x-none"/>
        </w:rPr>
        <w:t xml:space="preserve"> is agreed in principle for the spec editor’s alignment Rel-17 CR for TS38.214 and for a Rel-18 shadow alignment CR, without NR_newRAT-Core WI code, by keeping the parameter name </w:t>
      </w:r>
      <w:r w:rsidRPr="00AC6CAF">
        <w:rPr>
          <w:i/>
          <w:iCs/>
          <w:color w:val="000000"/>
          <w:lang w:val="en-US"/>
        </w:rPr>
        <w:t xml:space="preserve">nrofHARQ-ProcessesForPUSCH </w:t>
      </w:r>
      <w:r w:rsidRPr="00AC6CAF">
        <w:rPr>
          <w:iCs/>
          <w:color w:val="000000"/>
          <w:lang w:val="en-US"/>
        </w:rPr>
        <w:t xml:space="preserve">instead of </w:t>
      </w:r>
      <w:r w:rsidRPr="00AC6CAF">
        <w:rPr>
          <w:i/>
          <w:iCs/>
          <w:color w:val="000000"/>
          <w:lang w:val="en-US"/>
        </w:rPr>
        <w:t>nrofHARQ-ProcessesForPUSCH-r17</w:t>
      </w:r>
      <w:r w:rsidRPr="00AC6CAF">
        <w:rPr>
          <w:bCs/>
          <w:iCs/>
          <w:lang w:eastAsia="x-none"/>
        </w:rPr>
        <w:t>.</w:t>
      </w:r>
    </w:p>
    <w:p w14:paraId="3A47F0E2" w14:textId="77777777" w:rsidR="00AC6CAF" w:rsidRDefault="00AC6CAF" w:rsidP="00AC6CAF">
      <w:pPr>
        <w:pBdr>
          <w:bottom w:val="single" w:sz="6" w:space="1" w:color="auto"/>
        </w:pBdr>
        <w:rPr>
          <w:bCs/>
          <w:iCs/>
          <w:lang w:eastAsia="x-none"/>
        </w:rPr>
      </w:pPr>
    </w:p>
    <w:p w14:paraId="74F0DB93" w14:textId="77777777" w:rsidR="00AC6CAF" w:rsidRPr="00AC6CAF" w:rsidRDefault="00AC6CAF" w:rsidP="00AC6CAF">
      <w:pPr>
        <w:rPr>
          <w:b/>
          <w:iCs/>
          <w:lang w:eastAsia="ko-KR"/>
        </w:rPr>
      </w:pPr>
      <w:r w:rsidRPr="00AC6CAF">
        <w:rPr>
          <w:rFonts w:hint="eastAsia"/>
          <w:b/>
          <w:iCs/>
          <w:lang w:eastAsia="ko-KR"/>
        </w:rPr>
        <w:t>R</w:t>
      </w:r>
      <w:r w:rsidRPr="00AC6CAF">
        <w:rPr>
          <w:b/>
          <w:iCs/>
          <w:lang w:eastAsia="ko-KR"/>
        </w:rPr>
        <w:t>el-17 NTN</w:t>
      </w:r>
    </w:p>
    <w:p w14:paraId="57248F8F" w14:textId="49AE5FA3" w:rsidR="00AC6CAF" w:rsidRPr="00EA1586" w:rsidRDefault="006F79AF" w:rsidP="00AC6CAF">
      <w:pPr>
        <w:rPr>
          <w:b/>
          <w:bCs/>
          <w:iCs/>
          <w:lang w:eastAsia="x-none"/>
        </w:rPr>
      </w:pPr>
      <w:hyperlink r:id="rId306" w:history="1">
        <w:r>
          <w:rPr>
            <w:rStyle w:val="Hyperlink"/>
            <w:b/>
            <w:bCs/>
            <w:iCs/>
            <w:lang w:eastAsia="x-none"/>
          </w:rPr>
          <w:t>R1-2404238</w:t>
        </w:r>
      </w:hyperlink>
      <w:r w:rsidR="00AC6CAF" w:rsidRPr="00EA1586">
        <w:rPr>
          <w:b/>
          <w:bCs/>
          <w:iCs/>
          <w:lang w:eastAsia="x-none"/>
        </w:rPr>
        <w:tab/>
        <w:t>Correction on timing of Msg3 retransmission in NTN</w:t>
      </w:r>
      <w:r w:rsidR="00AC6CAF" w:rsidRPr="00EA1586">
        <w:rPr>
          <w:b/>
          <w:bCs/>
          <w:iCs/>
          <w:lang w:eastAsia="x-none"/>
        </w:rPr>
        <w:tab/>
        <w:t>ZTE</w:t>
      </w:r>
    </w:p>
    <w:p w14:paraId="6D9708B5" w14:textId="77777777" w:rsidR="009C534F" w:rsidRPr="00AC6CAF" w:rsidRDefault="009C534F" w:rsidP="009C534F">
      <w:pPr>
        <w:rPr>
          <w:bCs/>
          <w:iCs/>
          <w:lang w:eastAsia="x-none"/>
        </w:rPr>
      </w:pPr>
      <w:r>
        <w:rPr>
          <w:bCs/>
          <w:iCs/>
          <w:lang w:eastAsia="x-none"/>
        </w:rPr>
        <w:t>From Wednesday session</w:t>
      </w:r>
    </w:p>
    <w:p w14:paraId="30A45637" w14:textId="77777777" w:rsidR="00AC6CAF" w:rsidRPr="00AC6CAF" w:rsidRDefault="00AC6CAF" w:rsidP="00AC6CAF">
      <w:pPr>
        <w:rPr>
          <w:bCs/>
          <w:iCs/>
          <w:lang w:val="en-US" w:eastAsia="x-none"/>
        </w:rPr>
      </w:pPr>
      <w:r w:rsidRPr="004129C5">
        <w:rPr>
          <w:bCs/>
          <w:iCs/>
          <w:lang w:val="en-US" w:eastAsia="x-none"/>
        </w:rPr>
        <w:t>Comeback on Thursday - Ziyang (ZTE)</w:t>
      </w:r>
    </w:p>
    <w:p w14:paraId="5FFD5F10" w14:textId="323FEFEA" w:rsidR="004129C5" w:rsidRPr="004129C5" w:rsidRDefault="006F79AF" w:rsidP="004129C5">
      <w:pPr>
        <w:rPr>
          <w:b/>
          <w:bCs/>
        </w:rPr>
      </w:pPr>
      <w:hyperlink r:id="rId307" w:history="1">
        <w:r>
          <w:rPr>
            <w:rStyle w:val="Hyperlink"/>
            <w:b/>
            <w:bCs/>
          </w:rPr>
          <w:t>R1-2405653</w:t>
        </w:r>
      </w:hyperlink>
      <w:r w:rsidR="004129C5" w:rsidRPr="004129C5">
        <w:rPr>
          <w:b/>
          <w:bCs/>
        </w:rPr>
        <w:tab/>
        <w:t>Summary on Msg3 retransmission timing</w:t>
      </w:r>
      <w:r w:rsidR="004129C5" w:rsidRPr="004129C5">
        <w:rPr>
          <w:b/>
          <w:bCs/>
        </w:rPr>
        <w:tab/>
        <w:t>Moderator (ZTE)</w:t>
      </w:r>
    </w:p>
    <w:p w14:paraId="7651BC03" w14:textId="4EC11E96" w:rsidR="004129C5" w:rsidRPr="004129C5" w:rsidRDefault="006F79AF" w:rsidP="004129C5">
      <w:pPr>
        <w:rPr>
          <w:b/>
          <w:bCs/>
          <w:iCs/>
          <w:lang w:eastAsia="x-none"/>
        </w:rPr>
      </w:pPr>
      <w:hyperlink r:id="rId308" w:history="1">
        <w:r>
          <w:rPr>
            <w:rStyle w:val="Hyperlink"/>
            <w:b/>
            <w:bCs/>
          </w:rPr>
          <w:t>R1-2405654</w:t>
        </w:r>
      </w:hyperlink>
      <w:r w:rsidR="004129C5" w:rsidRPr="004129C5">
        <w:rPr>
          <w:b/>
          <w:bCs/>
        </w:rPr>
        <w:tab/>
        <w:t>Correction on timing of Msg3 retransmission in NTN</w:t>
      </w:r>
      <w:r w:rsidR="004129C5" w:rsidRPr="004129C5">
        <w:rPr>
          <w:b/>
          <w:bCs/>
        </w:rPr>
        <w:tab/>
        <w:t>Moderator (ZTE)</w:t>
      </w:r>
      <w:r w:rsidR="004129C5" w:rsidRPr="004129C5">
        <w:rPr>
          <w:rFonts w:hint="eastAsia"/>
          <w:b/>
          <w:bCs/>
          <w:iCs/>
          <w:lang w:eastAsia="x-none"/>
        </w:rPr>
        <w:t xml:space="preserve"> </w:t>
      </w:r>
    </w:p>
    <w:p w14:paraId="547344B5" w14:textId="67B06CFB" w:rsidR="007C2313" w:rsidRPr="00641EEE" w:rsidRDefault="007C2313" w:rsidP="004129C5">
      <w:pPr>
        <w:rPr>
          <w:bCs/>
          <w:iCs/>
          <w:lang w:eastAsia="x-none"/>
        </w:rPr>
      </w:pPr>
      <w:r>
        <w:rPr>
          <w:rFonts w:hint="eastAsia"/>
          <w:bCs/>
          <w:iCs/>
          <w:lang w:eastAsia="x-none"/>
        </w:rPr>
        <w:t>C</w:t>
      </w:r>
      <w:r>
        <w:rPr>
          <w:bCs/>
          <w:iCs/>
          <w:lang w:eastAsia="x-none"/>
        </w:rPr>
        <w:t>onclusion</w:t>
      </w:r>
      <w:r>
        <w:rPr>
          <w:rFonts w:hint="eastAsia"/>
          <w:bCs/>
          <w:iCs/>
          <w:lang w:eastAsia="x-none"/>
        </w:rPr>
        <w:t>:</w:t>
      </w:r>
      <w:r>
        <w:rPr>
          <w:bCs/>
          <w:iCs/>
          <w:lang w:eastAsia="x-none"/>
        </w:rPr>
        <w:t xml:space="preserve"> discuss at the next meeting</w:t>
      </w:r>
    </w:p>
    <w:p w14:paraId="2B8C39B9" w14:textId="77777777" w:rsidR="00AC6CAF" w:rsidRDefault="00AC6CAF" w:rsidP="00AC6CAF">
      <w:pPr>
        <w:rPr>
          <w:bCs/>
          <w:iCs/>
          <w:lang w:eastAsia="x-none"/>
        </w:rPr>
      </w:pPr>
    </w:p>
    <w:p w14:paraId="636E9FBE" w14:textId="77777777" w:rsidR="007C2313" w:rsidRPr="007C2313" w:rsidRDefault="007C2313" w:rsidP="00AC6CAF">
      <w:pPr>
        <w:rPr>
          <w:bCs/>
          <w:iCs/>
          <w:lang w:eastAsia="x-none"/>
        </w:rPr>
      </w:pPr>
    </w:p>
    <w:p w14:paraId="3AE8DBC2" w14:textId="0864077B" w:rsidR="00AC6CAF" w:rsidRPr="004129C5" w:rsidRDefault="006F79AF" w:rsidP="00AC6CAF">
      <w:pPr>
        <w:rPr>
          <w:b/>
          <w:bCs/>
          <w:iCs/>
          <w:lang w:eastAsia="x-none"/>
        </w:rPr>
      </w:pPr>
      <w:hyperlink r:id="rId309" w:history="1">
        <w:r>
          <w:rPr>
            <w:rStyle w:val="Hyperlink"/>
            <w:b/>
            <w:bCs/>
            <w:iCs/>
            <w:lang w:eastAsia="x-none"/>
          </w:rPr>
          <w:t>R1-2405260</w:t>
        </w:r>
      </w:hyperlink>
      <w:r w:rsidR="00AC6CAF" w:rsidRPr="004129C5">
        <w:rPr>
          <w:b/>
          <w:bCs/>
          <w:iCs/>
          <w:lang w:eastAsia="x-none"/>
        </w:rPr>
        <w:tab/>
        <w:t>Discussion of missing support for NTN in Rel-17 RAN1 specifications</w:t>
      </w:r>
      <w:r w:rsidR="00AC6CAF" w:rsidRPr="004129C5">
        <w:rPr>
          <w:b/>
          <w:bCs/>
          <w:iCs/>
          <w:lang w:eastAsia="x-none"/>
        </w:rPr>
        <w:tab/>
        <w:t>Nokia</w:t>
      </w:r>
    </w:p>
    <w:p w14:paraId="565E7D83" w14:textId="2AD9A15E" w:rsidR="004129C5" w:rsidRPr="004129C5" w:rsidRDefault="006F79AF" w:rsidP="004129C5">
      <w:pPr>
        <w:rPr>
          <w:b/>
          <w:iCs/>
          <w:lang w:eastAsia="x-none"/>
        </w:rPr>
      </w:pPr>
      <w:hyperlink r:id="rId310" w:history="1">
        <w:r>
          <w:rPr>
            <w:rStyle w:val="Hyperlink"/>
            <w:b/>
            <w:iCs/>
            <w:lang w:eastAsia="x-none"/>
          </w:rPr>
          <w:t>R1-2405543</w:t>
        </w:r>
      </w:hyperlink>
      <w:r w:rsidR="004129C5" w:rsidRPr="004129C5">
        <w:rPr>
          <w:b/>
          <w:iCs/>
          <w:lang w:eastAsia="x-none"/>
        </w:rPr>
        <w:tab/>
        <w:t>Discussion on updating references to capture Rel-17 NR over NTN</w:t>
      </w:r>
      <w:r w:rsidR="004129C5" w:rsidRPr="004129C5">
        <w:rPr>
          <w:b/>
          <w:iCs/>
          <w:lang w:eastAsia="x-none"/>
        </w:rPr>
        <w:tab/>
        <w:t>Moderator (Nokia)</w:t>
      </w:r>
    </w:p>
    <w:p w14:paraId="39751EDC" w14:textId="5769533B" w:rsidR="004129C5" w:rsidRPr="004129C5" w:rsidRDefault="006F79AF" w:rsidP="004129C5">
      <w:pPr>
        <w:rPr>
          <w:bCs/>
          <w:iCs/>
          <w:lang w:eastAsia="x-none"/>
        </w:rPr>
      </w:pPr>
      <w:hyperlink r:id="rId311" w:history="1">
        <w:r>
          <w:rPr>
            <w:rStyle w:val="Hyperlink"/>
            <w:bCs/>
            <w:iCs/>
            <w:lang w:eastAsia="x-none"/>
          </w:rPr>
          <w:t>R1-2405540</w:t>
        </w:r>
      </w:hyperlink>
      <w:r w:rsidR="004129C5" w:rsidRPr="004129C5">
        <w:rPr>
          <w:bCs/>
          <w:iCs/>
          <w:lang w:eastAsia="x-none"/>
        </w:rPr>
        <w:tab/>
        <w:t>Draft CR for 38.211 for capturing NR over NTN operation</w:t>
      </w:r>
      <w:r w:rsidR="004129C5" w:rsidRPr="004129C5">
        <w:rPr>
          <w:bCs/>
          <w:iCs/>
          <w:lang w:eastAsia="x-none"/>
        </w:rPr>
        <w:tab/>
        <w:t>Moderator (Nokia)</w:t>
      </w:r>
    </w:p>
    <w:p w14:paraId="5D2DAB9F" w14:textId="053C8A55" w:rsidR="004129C5" w:rsidRPr="004129C5" w:rsidRDefault="006F79AF" w:rsidP="004129C5">
      <w:pPr>
        <w:rPr>
          <w:bCs/>
          <w:iCs/>
          <w:lang w:eastAsia="x-none"/>
        </w:rPr>
      </w:pPr>
      <w:hyperlink r:id="rId312" w:history="1">
        <w:r>
          <w:rPr>
            <w:rStyle w:val="Hyperlink"/>
            <w:bCs/>
            <w:iCs/>
            <w:lang w:eastAsia="x-none"/>
          </w:rPr>
          <w:t>R1-2405541</w:t>
        </w:r>
      </w:hyperlink>
      <w:r w:rsidR="004129C5" w:rsidRPr="004129C5">
        <w:rPr>
          <w:bCs/>
          <w:iCs/>
          <w:lang w:eastAsia="x-none"/>
        </w:rPr>
        <w:tab/>
        <w:t>Draft CR for 38.213 for capturing NR over NTN operation</w:t>
      </w:r>
      <w:r w:rsidR="004129C5" w:rsidRPr="004129C5">
        <w:rPr>
          <w:bCs/>
          <w:iCs/>
          <w:lang w:eastAsia="x-none"/>
        </w:rPr>
        <w:tab/>
        <w:t>Moderator (Nokia)</w:t>
      </w:r>
    </w:p>
    <w:p w14:paraId="3C1DDA77" w14:textId="4ED92AAF" w:rsidR="004129C5" w:rsidRPr="004129C5" w:rsidRDefault="006F79AF" w:rsidP="004129C5">
      <w:pPr>
        <w:rPr>
          <w:bCs/>
          <w:iCs/>
          <w:lang w:eastAsia="x-none"/>
        </w:rPr>
      </w:pPr>
      <w:hyperlink r:id="rId313" w:history="1">
        <w:r>
          <w:rPr>
            <w:rStyle w:val="Hyperlink"/>
            <w:bCs/>
            <w:iCs/>
            <w:lang w:eastAsia="x-none"/>
          </w:rPr>
          <w:t>R1-2405542</w:t>
        </w:r>
      </w:hyperlink>
      <w:r w:rsidR="004129C5" w:rsidRPr="004129C5">
        <w:rPr>
          <w:bCs/>
          <w:iCs/>
          <w:lang w:eastAsia="x-none"/>
        </w:rPr>
        <w:tab/>
        <w:t>Draft CR for 38.214 for capturing NR over NTN operation</w:t>
      </w:r>
      <w:r w:rsidR="004129C5" w:rsidRPr="004129C5">
        <w:rPr>
          <w:bCs/>
          <w:iCs/>
          <w:lang w:eastAsia="x-none"/>
        </w:rPr>
        <w:tab/>
        <w:t>Moderator (Nokia)</w:t>
      </w:r>
    </w:p>
    <w:p w14:paraId="421261C5" w14:textId="77777777" w:rsidR="00AC6CAF" w:rsidRDefault="00AC6CAF" w:rsidP="00AC6CAF">
      <w:pPr>
        <w:rPr>
          <w:bCs/>
          <w:iCs/>
          <w:lang w:val="en-US" w:eastAsia="x-none"/>
        </w:rPr>
      </w:pPr>
      <w:r w:rsidRPr="004129C5">
        <w:rPr>
          <w:bCs/>
          <w:iCs/>
          <w:lang w:val="en-US" w:eastAsia="x-none"/>
        </w:rPr>
        <w:t>Comeback on Thursday - Frank (Nokia)</w:t>
      </w:r>
    </w:p>
    <w:p w14:paraId="10CA0D6F" w14:textId="2343A38B" w:rsidR="004129C5" w:rsidRPr="004129C5" w:rsidRDefault="006F79AF" w:rsidP="004129C5">
      <w:pPr>
        <w:rPr>
          <w:b/>
          <w:bCs/>
          <w:iCs/>
          <w:lang w:val="en-US" w:eastAsia="x-none"/>
        </w:rPr>
      </w:pPr>
      <w:hyperlink r:id="rId314" w:history="1">
        <w:r>
          <w:rPr>
            <w:rStyle w:val="Hyperlink"/>
            <w:b/>
            <w:bCs/>
            <w:iCs/>
            <w:lang w:val="en-US" w:eastAsia="x-none"/>
          </w:rPr>
          <w:t>R1-2405605</w:t>
        </w:r>
      </w:hyperlink>
      <w:r w:rsidR="004129C5" w:rsidRPr="004129C5">
        <w:rPr>
          <w:b/>
          <w:bCs/>
          <w:iCs/>
          <w:lang w:val="en-US" w:eastAsia="x-none"/>
        </w:rPr>
        <w:tab/>
        <w:t>Discussion on updating references to capture Rel-17 NR over NTN, second round</w:t>
      </w:r>
      <w:r w:rsidR="004129C5" w:rsidRPr="004129C5">
        <w:rPr>
          <w:b/>
          <w:bCs/>
          <w:iCs/>
          <w:lang w:val="en-US" w:eastAsia="x-none"/>
        </w:rPr>
        <w:tab/>
        <w:t>Moderator (Nokia)</w:t>
      </w:r>
    </w:p>
    <w:p w14:paraId="327218EB" w14:textId="65CBF73C" w:rsidR="004129C5" w:rsidRPr="004129C5" w:rsidRDefault="006F79AF" w:rsidP="004129C5">
      <w:pPr>
        <w:rPr>
          <w:b/>
          <w:bCs/>
          <w:iCs/>
          <w:lang w:val="en-US" w:eastAsia="x-none"/>
        </w:rPr>
      </w:pPr>
      <w:hyperlink r:id="rId315" w:history="1">
        <w:r>
          <w:rPr>
            <w:rStyle w:val="Hyperlink"/>
            <w:b/>
            <w:bCs/>
            <w:iCs/>
            <w:lang w:val="en-US" w:eastAsia="x-none"/>
          </w:rPr>
          <w:t>R1-2405642</w:t>
        </w:r>
      </w:hyperlink>
      <w:r w:rsidR="004129C5" w:rsidRPr="004129C5">
        <w:rPr>
          <w:b/>
          <w:bCs/>
          <w:iCs/>
          <w:lang w:val="en-US" w:eastAsia="x-none"/>
        </w:rPr>
        <w:tab/>
        <w:t>Draft CR for 38.211 for capturing NR over NTN operation</w:t>
      </w:r>
      <w:r w:rsidR="004129C5" w:rsidRPr="004129C5">
        <w:rPr>
          <w:b/>
          <w:bCs/>
          <w:iCs/>
          <w:lang w:val="en-US" w:eastAsia="x-none"/>
        </w:rPr>
        <w:tab/>
        <w:t>Moderator (Nokia)</w:t>
      </w:r>
    </w:p>
    <w:p w14:paraId="5F56E198" w14:textId="311F57A1" w:rsidR="004129C5" w:rsidRPr="00365604" w:rsidRDefault="006F79AF" w:rsidP="004129C5">
      <w:pPr>
        <w:rPr>
          <w:b/>
          <w:bCs/>
          <w:iCs/>
          <w:lang w:val="en-US" w:eastAsia="x-none"/>
        </w:rPr>
      </w:pPr>
      <w:hyperlink r:id="rId316" w:history="1">
        <w:r>
          <w:rPr>
            <w:rStyle w:val="Hyperlink"/>
            <w:b/>
            <w:bCs/>
            <w:iCs/>
            <w:lang w:val="en-US" w:eastAsia="x-none"/>
          </w:rPr>
          <w:t>R1-2405643</w:t>
        </w:r>
      </w:hyperlink>
      <w:r w:rsidR="004129C5" w:rsidRPr="004129C5">
        <w:rPr>
          <w:b/>
          <w:bCs/>
          <w:iCs/>
          <w:lang w:val="en-US" w:eastAsia="x-none"/>
        </w:rPr>
        <w:tab/>
        <w:t>Draft CR for 38.213 for capturing NR over NTN operation</w:t>
      </w:r>
      <w:r w:rsidR="004129C5" w:rsidRPr="004129C5">
        <w:rPr>
          <w:b/>
          <w:bCs/>
          <w:iCs/>
          <w:lang w:val="en-US" w:eastAsia="x-none"/>
        </w:rPr>
        <w:tab/>
        <w:t>Moderator (Nokia)</w:t>
      </w:r>
    </w:p>
    <w:p w14:paraId="6FF6A83A" w14:textId="77777777" w:rsidR="007C2313" w:rsidRDefault="007C2313" w:rsidP="007C2313">
      <w:pPr>
        <w:rPr>
          <w:bCs/>
          <w:iCs/>
          <w:lang w:eastAsia="x-none"/>
        </w:rPr>
      </w:pPr>
      <w:r w:rsidRPr="008F4EC7">
        <w:rPr>
          <w:rFonts w:hint="eastAsia"/>
          <w:bCs/>
          <w:iCs/>
          <w:highlight w:val="green"/>
          <w:lang w:eastAsia="x-none"/>
        </w:rPr>
        <w:t>A</w:t>
      </w:r>
      <w:r w:rsidRPr="008F4EC7">
        <w:rPr>
          <w:bCs/>
          <w:iCs/>
          <w:highlight w:val="green"/>
          <w:lang w:eastAsia="x-none"/>
        </w:rPr>
        <w:t>greement</w:t>
      </w:r>
    </w:p>
    <w:p w14:paraId="64A09D19" w14:textId="4934D5F7" w:rsidR="007C2313" w:rsidRDefault="007C2313" w:rsidP="007C2313">
      <w:pPr>
        <w:rPr>
          <w:bCs/>
          <w:iCs/>
          <w:lang w:eastAsia="x-none"/>
        </w:rPr>
      </w:pPr>
      <w:r>
        <w:rPr>
          <w:rFonts w:hint="eastAsia"/>
          <w:bCs/>
          <w:iCs/>
          <w:lang w:eastAsia="x-none"/>
        </w:rPr>
        <w:t>T</w:t>
      </w:r>
      <w:r>
        <w:rPr>
          <w:bCs/>
          <w:iCs/>
          <w:lang w:eastAsia="x-none"/>
        </w:rPr>
        <w:t>he draft CR</w:t>
      </w:r>
      <w:r w:rsidR="004129C5">
        <w:rPr>
          <w:bCs/>
          <w:iCs/>
          <w:lang w:eastAsia="x-none"/>
        </w:rPr>
        <w:t>s</w:t>
      </w:r>
      <w:r>
        <w:rPr>
          <w:bCs/>
          <w:iCs/>
          <w:lang w:eastAsia="x-none"/>
        </w:rPr>
        <w:t xml:space="preserve"> in </w:t>
      </w:r>
      <w:hyperlink r:id="rId317" w:history="1">
        <w:r w:rsidR="006F79AF">
          <w:rPr>
            <w:rStyle w:val="Hyperlink"/>
            <w:bCs/>
            <w:iCs/>
            <w:lang w:eastAsia="x-none"/>
          </w:rPr>
          <w:t>R1-2405642</w:t>
        </w:r>
      </w:hyperlink>
      <w:r>
        <w:rPr>
          <w:bCs/>
          <w:iCs/>
          <w:lang w:eastAsia="x-none"/>
        </w:rPr>
        <w:t xml:space="preserve"> and </w:t>
      </w:r>
      <w:hyperlink r:id="rId318" w:history="1">
        <w:r w:rsidR="006F79AF">
          <w:rPr>
            <w:rStyle w:val="Hyperlink"/>
            <w:bCs/>
            <w:iCs/>
            <w:lang w:eastAsia="x-none"/>
          </w:rPr>
          <w:t>R1-2405643</w:t>
        </w:r>
      </w:hyperlink>
      <w:r>
        <w:rPr>
          <w:bCs/>
          <w:iCs/>
          <w:lang w:eastAsia="x-none"/>
        </w:rPr>
        <w:t xml:space="preserve"> are endorsed for the spec editors’ Rel-17 and Rel-18 alignment CRs for TS38.211 and TS38.213, with a recommendation for the TS38.211 spec editor to additionally include references for 38.101-1 and 38.101-2.</w:t>
      </w:r>
    </w:p>
    <w:p w14:paraId="563D9E81" w14:textId="77777777" w:rsidR="00AC6CAF" w:rsidRDefault="00AC6CAF" w:rsidP="00AC6CAF">
      <w:pPr>
        <w:pBdr>
          <w:bottom w:val="single" w:sz="6" w:space="1" w:color="auto"/>
        </w:pBdr>
        <w:rPr>
          <w:bCs/>
          <w:iCs/>
          <w:lang w:eastAsia="x-none"/>
        </w:rPr>
      </w:pPr>
    </w:p>
    <w:p w14:paraId="14F68FD6" w14:textId="77777777" w:rsidR="00AC6CAF" w:rsidRPr="00AC6CAF" w:rsidRDefault="00AC6CAF" w:rsidP="00AC6CAF">
      <w:pPr>
        <w:rPr>
          <w:b/>
          <w:iCs/>
          <w:lang w:eastAsia="ko-KR"/>
        </w:rPr>
      </w:pPr>
      <w:r w:rsidRPr="00AC6CAF">
        <w:rPr>
          <w:rFonts w:hint="eastAsia"/>
          <w:b/>
          <w:iCs/>
          <w:lang w:eastAsia="ko-KR"/>
        </w:rPr>
        <w:t>R</w:t>
      </w:r>
      <w:r w:rsidRPr="00AC6CAF">
        <w:rPr>
          <w:b/>
          <w:iCs/>
          <w:lang w:eastAsia="ko-KR"/>
        </w:rPr>
        <w:t>el-17 MBS</w:t>
      </w:r>
    </w:p>
    <w:p w14:paraId="51F8B778" w14:textId="08AB32D2" w:rsidR="00AC6CAF" w:rsidRPr="00B63BAC" w:rsidRDefault="006F79AF" w:rsidP="00AC6CAF">
      <w:pPr>
        <w:rPr>
          <w:b/>
          <w:bCs/>
          <w:iCs/>
          <w:lang w:eastAsia="x-none"/>
        </w:rPr>
      </w:pPr>
      <w:hyperlink r:id="rId319" w:history="1">
        <w:r>
          <w:rPr>
            <w:rStyle w:val="Hyperlink"/>
            <w:b/>
            <w:bCs/>
            <w:iCs/>
            <w:lang w:eastAsia="x-none"/>
          </w:rPr>
          <w:t>R1-2405013</w:t>
        </w:r>
      </w:hyperlink>
      <w:r w:rsidR="00AC6CAF" w:rsidRPr="00B63BAC">
        <w:rPr>
          <w:b/>
          <w:bCs/>
          <w:iCs/>
          <w:lang w:eastAsia="x-none"/>
        </w:rPr>
        <w:tab/>
        <w:t>Draft CR on MCS table for broadcast PDSCH</w:t>
      </w:r>
      <w:r w:rsidR="00AC6CAF" w:rsidRPr="00B63BAC">
        <w:rPr>
          <w:b/>
          <w:bCs/>
          <w:iCs/>
          <w:lang w:eastAsia="x-none"/>
        </w:rPr>
        <w:tab/>
        <w:t>CMCC</w:t>
      </w:r>
    </w:p>
    <w:p w14:paraId="0ABEE02F" w14:textId="77777777" w:rsidR="009C534F" w:rsidRPr="00AC6CAF" w:rsidRDefault="009C534F" w:rsidP="009C534F">
      <w:pPr>
        <w:rPr>
          <w:bCs/>
          <w:iCs/>
          <w:lang w:eastAsia="x-none"/>
        </w:rPr>
      </w:pPr>
      <w:r>
        <w:rPr>
          <w:bCs/>
          <w:iCs/>
          <w:lang w:eastAsia="x-none"/>
        </w:rPr>
        <w:t>From Wednesday session</w:t>
      </w:r>
    </w:p>
    <w:p w14:paraId="0D2665F0" w14:textId="77777777" w:rsidR="00AC6CAF" w:rsidRPr="00AC6CAF" w:rsidRDefault="00AC6CAF" w:rsidP="00AC6CAF">
      <w:pPr>
        <w:rPr>
          <w:bCs/>
          <w:iCs/>
          <w:lang w:eastAsia="x-none"/>
        </w:rPr>
      </w:pPr>
      <w:r w:rsidRPr="00AC6CAF">
        <w:rPr>
          <w:rFonts w:hint="eastAsia"/>
          <w:bCs/>
          <w:iCs/>
          <w:highlight w:val="green"/>
          <w:lang w:eastAsia="x-none"/>
        </w:rPr>
        <w:t>A</w:t>
      </w:r>
      <w:r w:rsidRPr="00AC6CAF">
        <w:rPr>
          <w:bCs/>
          <w:iCs/>
          <w:highlight w:val="green"/>
          <w:lang w:eastAsia="x-none"/>
        </w:rPr>
        <w:t>greement</w:t>
      </w:r>
    </w:p>
    <w:p w14:paraId="152172AB" w14:textId="2B8FB6DC" w:rsidR="00AC6CAF" w:rsidRPr="00AC6CAF" w:rsidRDefault="00AC6CAF" w:rsidP="00AC6CAF">
      <w:pPr>
        <w:rPr>
          <w:bCs/>
          <w:iCs/>
          <w:lang w:eastAsia="x-none"/>
        </w:rPr>
      </w:pPr>
      <w:r w:rsidRPr="00AC6CAF">
        <w:rPr>
          <w:rFonts w:hint="eastAsia"/>
          <w:bCs/>
          <w:iCs/>
          <w:lang w:eastAsia="x-none"/>
        </w:rPr>
        <w:t>T</w:t>
      </w:r>
      <w:r w:rsidRPr="00AC6CAF">
        <w:rPr>
          <w:bCs/>
          <w:iCs/>
          <w:lang w:eastAsia="x-none"/>
        </w:rPr>
        <w:t>he draft CR in</w:t>
      </w:r>
      <w:r w:rsidRPr="00AC6CAF">
        <w:t xml:space="preserve"> </w:t>
      </w:r>
      <w:hyperlink r:id="rId320" w:history="1">
        <w:r w:rsidR="006F79AF">
          <w:rPr>
            <w:rStyle w:val="Hyperlink"/>
          </w:rPr>
          <w:t>R1-2405013</w:t>
        </w:r>
      </w:hyperlink>
      <w:r w:rsidRPr="00AC6CAF">
        <w:rPr>
          <w:bCs/>
          <w:iCs/>
          <w:lang w:eastAsia="x-none"/>
        </w:rPr>
        <w:t xml:space="preserve"> is agreed in principle for the spec editor’s alignment Rel-17 CR for TS38.214 and for a Rel-18 shadow alignment CR, with the correction of “boardcast” to “broadcast”.</w:t>
      </w:r>
    </w:p>
    <w:p w14:paraId="3F38D2BA" w14:textId="77777777" w:rsidR="00AC6CAF" w:rsidRDefault="00AC6CAF" w:rsidP="00AC6CAF">
      <w:pPr>
        <w:pBdr>
          <w:bottom w:val="single" w:sz="6" w:space="1" w:color="auto"/>
        </w:pBdr>
        <w:rPr>
          <w:bCs/>
          <w:iCs/>
          <w:lang w:eastAsia="x-none"/>
        </w:rPr>
      </w:pPr>
    </w:p>
    <w:p w14:paraId="01F903CA" w14:textId="77777777" w:rsidR="00AC6CAF" w:rsidRPr="00AC6CAF" w:rsidRDefault="00AC6CAF" w:rsidP="00AC6CAF">
      <w:pPr>
        <w:rPr>
          <w:b/>
          <w:iCs/>
          <w:lang w:eastAsia="ko-KR"/>
        </w:rPr>
      </w:pPr>
      <w:r w:rsidRPr="00AC6CAF">
        <w:rPr>
          <w:b/>
          <w:iCs/>
          <w:lang w:eastAsia="ko-KR"/>
        </w:rPr>
        <w:t>Rel-18 NewRAT, TEI</w:t>
      </w:r>
    </w:p>
    <w:p w14:paraId="4913042B" w14:textId="29CCB3C3" w:rsidR="00AC6CAF" w:rsidRPr="00AC6CAF" w:rsidRDefault="006F79AF" w:rsidP="00AC6CAF">
      <w:pPr>
        <w:rPr>
          <w:bCs/>
          <w:iCs/>
          <w:lang w:eastAsia="x-none"/>
        </w:rPr>
      </w:pPr>
      <w:hyperlink r:id="rId321" w:history="1">
        <w:r>
          <w:rPr>
            <w:rStyle w:val="Hyperlink"/>
            <w:bCs/>
            <w:iCs/>
            <w:lang w:eastAsia="x-none"/>
          </w:rPr>
          <w:t>R1-2405337</w:t>
        </w:r>
      </w:hyperlink>
      <w:r w:rsidR="00AC6CAF" w:rsidRPr="00AC6CAF">
        <w:rPr>
          <w:bCs/>
          <w:iCs/>
          <w:lang w:eastAsia="x-none"/>
        </w:rPr>
        <w:tab/>
        <w:t>Ambiguity in the RAR window start timine determination</w:t>
      </w:r>
      <w:r w:rsidR="00AC6CAF" w:rsidRPr="00AC6CAF">
        <w:rPr>
          <w:bCs/>
          <w:iCs/>
          <w:lang w:eastAsia="x-none"/>
        </w:rPr>
        <w:tab/>
        <w:t>Nokia</w:t>
      </w:r>
    </w:p>
    <w:p w14:paraId="7993D0C5" w14:textId="57AADA9A" w:rsidR="00AC6CAF" w:rsidRPr="00B63BAC" w:rsidRDefault="006F79AF" w:rsidP="00AC6CAF">
      <w:pPr>
        <w:rPr>
          <w:b/>
          <w:bCs/>
          <w:iCs/>
          <w:lang w:eastAsia="x-none"/>
        </w:rPr>
      </w:pPr>
      <w:hyperlink r:id="rId322" w:history="1">
        <w:r>
          <w:rPr>
            <w:rStyle w:val="Hyperlink"/>
            <w:b/>
            <w:bCs/>
            <w:iCs/>
            <w:lang w:eastAsia="x-none"/>
          </w:rPr>
          <w:t>R1-2405338</w:t>
        </w:r>
      </w:hyperlink>
      <w:r w:rsidR="00AC6CAF" w:rsidRPr="00B63BAC">
        <w:rPr>
          <w:b/>
          <w:bCs/>
          <w:iCs/>
          <w:lang w:eastAsia="x-none"/>
        </w:rPr>
        <w:tab/>
        <w:t>Clarification to RA response window start time</w:t>
      </w:r>
      <w:r w:rsidR="00AC6CAF" w:rsidRPr="00B63BAC">
        <w:rPr>
          <w:b/>
          <w:bCs/>
          <w:iCs/>
          <w:lang w:eastAsia="x-none"/>
        </w:rPr>
        <w:tab/>
        <w:t>Nokia</w:t>
      </w:r>
    </w:p>
    <w:p w14:paraId="51E8216D" w14:textId="77777777" w:rsidR="009C534F" w:rsidRPr="00AC6CAF" w:rsidRDefault="009C534F" w:rsidP="009C534F">
      <w:pPr>
        <w:rPr>
          <w:bCs/>
          <w:iCs/>
          <w:lang w:eastAsia="x-none"/>
        </w:rPr>
      </w:pPr>
      <w:r>
        <w:rPr>
          <w:bCs/>
          <w:iCs/>
          <w:lang w:eastAsia="x-none"/>
        </w:rPr>
        <w:t>From Wednesday session</w:t>
      </w:r>
    </w:p>
    <w:p w14:paraId="0B360391" w14:textId="77777777" w:rsidR="00AC6CAF" w:rsidRPr="00AC6CAF" w:rsidRDefault="00AC6CAF" w:rsidP="00AC6CAF">
      <w:pPr>
        <w:rPr>
          <w:b/>
          <w:bCs/>
          <w:iCs/>
          <w:lang w:eastAsia="x-none"/>
        </w:rPr>
      </w:pPr>
      <w:r w:rsidRPr="00AC6CAF">
        <w:rPr>
          <w:rFonts w:hint="eastAsia"/>
          <w:b/>
          <w:bCs/>
          <w:iCs/>
          <w:lang w:eastAsia="x-none"/>
        </w:rPr>
        <w:t>C</w:t>
      </w:r>
      <w:r w:rsidRPr="00AC6CAF">
        <w:rPr>
          <w:b/>
          <w:bCs/>
          <w:iCs/>
          <w:lang w:eastAsia="x-none"/>
        </w:rPr>
        <w:t>onclusion</w:t>
      </w:r>
    </w:p>
    <w:p w14:paraId="3233842E" w14:textId="492412F5" w:rsidR="00AC6CAF" w:rsidRPr="00AC6CAF" w:rsidRDefault="00AC6CAF" w:rsidP="00AC6CAF">
      <w:pPr>
        <w:rPr>
          <w:bCs/>
          <w:iCs/>
          <w:lang w:eastAsia="x-none"/>
        </w:rPr>
      </w:pPr>
      <w:r w:rsidRPr="00AC6CAF">
        <w:rPr>
          <w:rFonts w:hint="eastAsia"/>
          <w:bCs/>
          <w:iCs/>
          <w:lang w:eastAsia="x-none"/>
        </w:rPr>
        <w:t>R</w:t>
      </w:r>
      <w:r w:rsidRPr="00AC6CAF">
        <w:rPr>
          <w:bCs/>
          <w:iCs/>
          <w:lang w:eastAsia="x-none"/>
        </w:rPr>
        <w:t xml:space="preserve">AN1 did not see a need for spec change related to the proposal in </w:t>
      </w:r>
      <w:hyperlink r:id="rId323" w:history="1">
        <w:r w:rsidR="006F79AF">
          <w:rPr>
            <w:rStyle w:val="Hyperlink"/>
            <w:bCs/>
            <w:iCs/>
            <w:lang w:eastAsia="x-none"/>
          </w:rPr>
          <w:t>R1-2405338</w:t>
        </w:r>
      </w:hyperlink>
      <w:r w:rsidRPr="00AC6CAF">
        <w:rPr>
          <w:bCs/>
          <w:iCs/>
          <w:lang w:eastAsia="x-none"/>
        </w:rPr>
        <w:t>.</w:t>
      </w:r>
    </w:p>
    <w:p w14:paraId="7D629C85" w14:textId="77777777" w:rsidR="00AC6CAF" w:rsidRDefault="00AC6CAF" w:rsidP="00AC6CAF">
      <w:pPr>
        <w:pBdr>
          <w:bottom w:val="single" w:sz="6" w:space="1" w:color="auto"/>
        </w:pBdr>
        <w:rPr>
          <w:bCs/>
          <w:iCs/>
          <w:lang w:eastAsia="x-none"/>
        </w:rPr>
      </w:pPr>
    </w:p>
    <w:p w14:paraId="4B1B82EA" w14:textId="77777777" w:rsidR="00AC6CAF" w:rsidRPr="00AC6CAF" w:rsidRDefault="00AC6CAF" w:rsidP="00AC6CAF">
      <w:pPr>
        <w:rPr>
          <w:b/>
          <w:iCs/>
          <w:lang w:eastAsia="x-none"/>
        </w:rPr>
      </w:pPr>
      <w:r w:rsidRPr="00AC6CAF">
        <w:rPr>
          <w:b/>
          <w:iCs/>
          <w:lang w:eastAsia="x-none"/>
        </w:rPr>
        <w:t>Follow up discussion on multiplexing HARQ-ACK in a PUSCH transmission from RAN1#116bis</w:t>
      </w:r>
    </w:p>
    <w:p w14:paraId="797A3AB9" w14:textId="2201A58C" w:rsidR="00AC6CAF" w:rsidRPr="00AC6CAF" w:rsidRDefault="006F79AF" w:rsidP="00AC6CAF">
      <w:pPr>
        <w:rPr>
          <w:bCs/>
          <w:iCs/>
          <w:lang w:eastAsia="x-none"/>
        </w:rPr>
      </w:pPr>
      <w:hyperlink r:id="rId324" w:history="1">
        <w:r>
          <w:rPr>
            <w:rStyle w:val="Hyperlink"/>
            <w:bCs/>
            <w:iCs/>
            <w:lang w:eastAsia="x-none"/>
          </w:rPr>
          <w:t>R1-2404067</w:t>
        </w:r>
      </w:hyperlink>
      <w:r w:rsidR="00AC6CAF" w:rsidRPr="00AC6CAF">
        <w:rPr>
          <w:bCs/>
          <w:iCs/>
          <w:lang w:eastAsia="x-none"/>
        </w:rPr>
        <w:tab/>
        <w:t>Discussion on multiplexing HARQ-ACK in a PUSCH transmission</w:t>
      </w:r>
      <w:r w:rsidR="00AC6CAF" w:rsidRPr="00AC6CAF">
        <w:rPr>
          <w:bCs/>
          <w:iCs/>
          <w:lang w:eastAsia="x-none"/>
        </w:rPr>
        <w:tab/>
        <w:t>Samsung</w:t>
      </w:r>
    </w:p>
    <w:p w14:paraId="612BC4BD" w14:textId="7F3F0ACD" w:rsidR="00AC6CAF" w:rsidRPr="00AC6CAF" w:rsidRDefault="006F79AF" w:rsidP="00AC6CAF">
      <w:pPr>
        <w:rPr>
          <w:bCs/>
          <w:iCs/>
          <w:lang w:eastAsia="x-none"/>
        </w:rPr>
      </w:pPr>
      <w:hyperlink r:id="rId325" w:history="1">
        <w:r>
          <w:rPr>
            <w:rStyle w:val="Hyperlink"/>
            <w:bCs/>
            <w:iCs/>
            <w:lang w:eastAsia="x-none"/>
          </w:rPr>
          <w:t>R1-2404068</w:t>
        </w:r>
      </w:hyperlink>
      <w:r w:rsidR="00AC6CAF" w:rsidRPr="00AC6CAF">
        <w:rPr>
          <w:bCs/>
          <w:iCs/>
          <w:lang w:eastAsia="x-none"/>
        </w:rPr>
        <w:tab/>
        <w:t>Correction on multiplexing HARQ-ACK in a PUSCH transmission</w:t>
      </w:r>
      <w:r w:rsidR="00AC6CAF" w:rsidRPr="00AC6CAF">
        <w:rPr>
          <w:bCs/>
          <w:iCs/>
          <w:lang w:eastAsia="x-none"/>
        </w:rPr>
        <w:tab/>
        <w:t>Samsung</w:t>
      </w:r>
    </w:p>
    <w:p w14:paraId="68F0317A" w14:textId="44665F9B" w:rsidR="00017FBA" w:rsidRPr="00017FBA" w:rsidRDefault="006F79AF" w:rsidP="00017FBA">
      <w:pPr>
        <w:rPr>
          <w:b/>
          <w:iCs/>
          <w:lang w:val="en-US" w:eastAsia="x-none"/>
        </w:rPr>
      </w:pPr>
      <w:hyperlink r:id="rId326" w:history="1">
        <w:r>
          <w:rPr>
            <w:rStyle w:val="Hyperlink"/>
            <w:b/>
            <w:iCs/>
            <w:lang w:val="en-US" w:eastAsia="x-none"/>
          </w:rPr>
          <w:t>R1-2405560</w:t>
        </w:r>
      </w:hyperlink>
      <w:r w:rsidR="00017FBA" w:rsidRPr="00017FBA">
        <w:rPr>
          <w:b/>
          <w:iCs/>
          <w:lang w:val="en-US" w:eastAsia="x-none"/>
        </w:rPr>
        <w:tab/>
        <w:t>Summary of discussion on multiple DAI values for a UL DCI format</w:t>
      </w:r>
      <w:r w:rsidR="00017FBA" w:rsidRPr="00017FBA">
        <w:rPr>
          <w:b/>
          <w:iCs/>
          <w:lang w:val="en-US" w:eastAsia="x-none"/>
        </w:rPr>
        <w:tab/>
        <w:t>Moderator (Samsung)</w:t>
      </w:r>
    </w:p>
    <w:p w14:paraId="5157337B" w14:textId="77777777" w:rsidR="009C534F" w:rsidRPr="00AC6CAF" w:rsidRDefault="009C534F" w:rsidP="009C534F">
      <w:pPr>
        <w:rPr>
          <w:bCs/>
          <w:iCs/>
          <w:lang w:eastAsia="x-none"/>
        </w:rPr>
      </w:pPr>
      <w:r>
        <w:rPr>
          <w:bCs/>
          <w:iCs/>
          <w:lang w:eastAsia="x-none"/>
        </w:rPr>
        <w:t>From Wednesday session</w:t>
      </w:r>
    </w:p>
    <w:p w14:paraId="7045B6C9" w14:textId="77777777" w:rsidR="00AC6CAF" w:rsidRPr="00AC6CAF" w:rsidRDefault="00AC6CAF" w:rsidP="00AC6CAF">
      <w:pPr>
        <w:rPr>
          <w:bCs/>
          <w:iCs/>
          <w:lang w:val="en-US" w:eastAsia="x-none"/>
        </w:rPr>
      </w:pPr>
      <w:r w:rsidRPr="00017FBA">
        <w:rPr>
          <w:bCs/>
          <w:iCs/>
          <w:lang w:val="en-US" w:eastAsia="x-none"/>
        </w:rPr>
        <w:t>Comeback on Thursday – Sa (Samsung)</w:t>
      </w:r>
    </w:p>
    <w:p w14:paraId="5E34526A" w14:textId="675FDEEE" w:rsidR="00017FBA" w:rsidRPr="00017FBA" w:rsidRDefault="006F79AF" w:rsidP="00017FBA">
      <w:pPr>
        <w:rPr>
          <w:b/>
          <w:iCs/>
          <w:lang w:val="en-US" w:eastAsia="x-none"/>
        </w:rPr>
      </w:pPr>
      <w:hyperlink r:id="rId327" w:history="1">
        <w:r>
          <w:rPr>
            <w:rStyle w:val="Hyperlink"/>
            <w:b/>
            <w:iCs/>
            <w:lang w:val="en-US" w:eastAsia="x-none"/>
          </w:rPr>
          <w:t>R1-2405596</w:t>
        </w:r>
      </w:hyperlink>
      <w:r w:rsidR="00017FBA" w:rsidRPr="00017FBA">
        <w:rPr>
          <w:b/>
          <w:iCs/>
          <w:lang w:val="en-US" w:eastAsia="x-none"/>
        </w:rPr>
        <w:tab/>
        <w:t>Summary#2 of discussion on multiple DAI values for a UL DCI format</w:t>
      </w:r>
      <w:r w:rsidR="00017FBA" w:rsidRPr="00017FBA">
        <w:rPr>
          <w:b/>
          <w:iCs/>
          <w:lang w:val="en-US" w:eastAsia="x-none"/>
        </w:rPr>
        <w:tab/>
        <w:t>Moderator (Samsung)</w:t>
      </w:r>
    </w:p>
    <w:p w14:paraId="189D299F" w14:textId="77777777" w:rsidR="007C2313" w:rsidRDefault="007C2313" w:rsidP="007C2313">
      <w:pPr>
        <w:rPr>
          <w:bCs/>
          <w:iCs/>
          <w:lang w:val="en-US" w:eastAsia="x-none"/>
        </w:rPr>
      </w:pPr>
      <w:r w:rsidRPr="00225F83">
        <w:rPr>
          <w:bCs/>
          <w:iCs/>
          <w:highlight w:val="green"/>
          <w:lang w:val="en-US" w:eastAsia="x-none"/>
        </w:rPr>
        <w:t>Agreement</w:t>
      </w:r>
    </w:p>
    <w:p w14:paraId="60526CE9" w14:textId="2C2A881E" w:rsidR="007C2313" w:rsidRPr="00017FBA" w:rsidRDefault="007C2313" w:rsidP="00017FBA">
      <w:pPr>
        <w:pStyle w:val="ListParagraph"/>
        <w:numPr>
          <w:ilvl w:val="0"/>
          <w:numId w:val="89"/>
        </w:numPr>
        <w:rPr>
          <w:lang w:val="x-none" w:eastAsia="x-none"/>
        </w:rPr>
      </w:pPr>
      <w:r w:rsidRPr="00017FBA">
        <w:rPr>
          <w:lang w:val="en-US" w:eastAsia="x-none"/>
        </w:rPr>
        <w:t>The</w:t>
      </w:r>
      <w:r w:rsidRPr="00017FBA">
        <w:rPr>
          <w:lang w:val="x-none" w:eastAsia="x-none"/>
        </w:rPr>
        <w:t xml:space="preserve"> TP </w:t>
      </w:r>
      <w:r w:rsidRPr="00017FBA">
        <w:rPr>
          <w:lang w:val="en-US" w:eastAsia="x-none"/>
        </w:rPr>
        <w:t xml:space="preserve">in section 4 of </w:t>
      </w:r>
      <w:hyperlink r:id="rId328" w:history="1">
        <w:r w:rsidR="006F79AF">
          <w:rPr>
            <w:rStyle w:val="Hyperlink"/>
            <w:lang w:val="en-US" w:eastAsia="x-none"/>
          </w:rPr>
          <w:t>R1-2405596</w:t>
        </w:r>
      </w:hyperlink>
      <w:r w:rsidRPr="00017FBA">
        <w:rPr>
          <w:bCs/>
          <w:iCs/>
          <w:lang w:eastAsia="x-none"/>
        </w:rPr>
        <w:t xml:space="preserve"> is endorsed </w:t>
      </w:r>
      <w:r w:rsidRPr="00017FBA">
        <w:rPr>
          <w:lang w:val="x-none" w:eastAsia="x-none"/>
        </w:rPr>
        <w:t>for Rel-18 TS 38.213.</w:t>
      </w:r>
    </w:p>
    <w:p w14:paraId="552910AB" w14:textId="77777777" w:rsidR="007C2313" w:rsidRDefault="007C2313" w:rsidP="007C2313">
      <w:pPr>
        <w:rPr>
          <w:bCs/>
          <w:iCs/>
          <w:lang w:val="en-US" w:eastAsia="x-none"/>
        </w:rPr>
      </w:pPr>
      <w:r w:rsidRPr="00017FBA">
        <w:rPr>
          <w:bCs/>
          <w:iCs/>
          <w:lang w:val="en-US" w:eastAsia="x-none"/>
        </w:rPr>
        <w:t>Comeback for final CR (Sa, Samsung)</w:t>
      </w:r>
    </w:p>
    <w:p w14:paraId="281DCB04" w14:textId="4C8B8AB7" w:rsidR="00017FBA" w:rsidRPr="00017FBA" w:rsidRDefault="006F79AF" w:rsidP="00017FBA">
      <w:pPr>
        <w:rPr>
          <w:b/>
          <w:iCs/>
          <w:lang w:val="en-US" w:eastAsia="x-none"/>
        </w:rPr>
      </w:pPr>
      <w:hyperlink r:id="rId329" w:history="1">
        <w:r>
          <w:rPr>
            <w:rStyle w:val="Hyperlink"/>
            <w:b/>
            <w:iCs/>
            <w:highlight w:val="green"/>
            <w:lang w:val="en-US" w:eastAsia="x-none"/>
          </w:rPr>
          <w:t>R1-2405700</w:t>
        </w:r>
      </w:hyperlink>
      <w:r w:rsidR="00017FBA" w:rsidRPr="00017FBA">
        <w:rPr>
          <w:b/>
          <w:iCs/>
          <w:lang w:val="en-US" w:eastAsia="x-none"/>
        </w:rPr>
        <w:tab/>
        <w:t>Correction on multiplexing HARQ-ACK in a PUSCH transmission</w:t>
      </w:r>
      <w:r w:rsidR="00017FBA" w:rsidRPr="00017FBA">
        <w:rPr>
          <w:b/>
          <w:iCs/>
          <w:lang w:val="en-US" w:eastAsia="x-none"/>
        </w:rPr>
        <w:tab/>
        <w:t>Moderator (Samsung), Ericsson, Nokia, Huawei, HiSilicon, ZTE</w:t>
      </w:r>
    </w:p>
    <w:p w14:paraId="74DFE95B" w14:textId="3BA18E37" w:rsidR="00017FBA" w:rsidRPr="00017FBA" w:rsidRDefault="00017FBA" w:rsidP="00017FBA">
      <w:pPr>
        <w:rPr>
          <w:bCs/>
          <w:iCs/>
          <w:lang w:eastAsia="x-none"/>
        </w:rPr>
      </w:pPr>
      <w:r w:rsidRPr="00017FBA">
        <w:rPr>
          <w:bCs/>
          <w:iCs/>
          <w:lang w:eastAsia="x-none"/>
        </w:rPr>
        <w:t>(Rel-18, 38.213, NR_newRAT-Core, TEI18, CR0636, Cat F) is agreed.</w:t>
      </w:r>
    </w:p>
    <w:p w14:paraId="2F1D0C74" w14:textId="77777777" w:rsidR="00D7097B" w:rsidRPr="00D7097B" w:rsidRDefault="00D7097B" w:rsidP="00B619BB">
      <w:pPr>
        <w:pStyle w:val="Heading1"/>
      </w:pPr>
      <w:bookmarkStart w:id="62" w:name="_Toc166306508"/>
      <w:bookmarkStart w:id="63" w:name="_Toc173405002"/>
      <w:r w:rsidRPr="00D7097B">
        <w:t>Maintenance on Release 18</w:t>
      </w:r>
      <w:bookmarkEnd w:id="62"/>
      <w:bookmarkEnd w:id="63"/>
    </w:p>
    <w:p w14:paraId="08737810" w14:textId="77777777" w:rsidR="00D7097B" w:rsidRPr="00D7097B" w:rsidRDefault="00D7097B" w:rsidP="00B619BB">
      <w:pPr>
        <w:pStyle w:val="Heading2"/>
      </w:pPr>
      <w:bookmarkStart w:id="64" w:name="_Toc166306509"/>
      <w:bookmarkStart w:id="65" w:name="_Hlk162050147"/>
      <w:bookmarkStart w:id="66" w:name="_Toc173405003"/>
      <w:r w:rsidRPr="00D7097B">
        <w:t>Maintenance on Rel-18 work items</w:t>
      </w:r>
      <w:bookmarkEnd w:id="64"/>
      <w:bookmarkEnd w:id="66"/>
    </w:p>
    <w:p w14:paraId="67A44D42" w14:textId="31162E69" w:rsidR="00B8179E" w:rsidRPr="00B715D0" w:rsidRDefault="00D7097B" w:rsidP="00D7097B">
      <w:pPr>
        <w:rPr>
          <w:lang w:eastAsia="x-none"/>
        </w:rPr>
      </w:pPr>
      <w:r w:rsidRPr="00B715D0">
        <w:rPr>
          <w:lang w:eastAsia="x-none"/>
        </w:rPr>
        <w:t xml:space="preserve">[117-R18-Maintenance] </w:t>
      </w:r>
      <w:r w:rsidR="00B8179E" w:rsidRPr="00B715D0">
        <w:rPr>
          <w:lang w:eastAsia="x-none"/>
        </w:rPr>
        <w:t xml:space="preserve">– RAN1 Chair </w:t>
      </w:r>
    </w:p>
    <w:p w14:paraId="0612FC6D" w14:textId="4A8B9372" w:rsidR="00D7097B" w:rsidRPr="00B715D0" w:rsidRDefault="00D7097B" w:rsidP="00D7097B">
      <w:pPr>
        <w:rPr>
          <w:lang w:val="en-US" w:eastAsia="x-none"/>
        </w:rPr>
      </w:pPr>
      <w:r w:rsidRPr="00B715D0">
        <w:rPr>
          <w:lang w:eastAsia="x-none"/>
        </w:rPr>
        <w:t>To be used for sharing updates on online/offline schedule, details on what is to be discussed in online/offline sessions, tdoc number of the moderator summary for online session, etc</w:t>
      </w:r>
    </w:p>
    <w:p w14:paraId="216AA63C" w14:textId="77777777" w:rsidR="00D7097B" w:rsidRPr="00D7097B" w:rsidRDefault="00D7097B" w:rsidP="00D7097B">
      <w:pPr>
        <w:rPr>
          <w:bCs/>
        </w:rPr>
      </w:pPr>
    </w:p>
    <w:p w14:paraId="13780DF6" w14:textId="77777777" w:rsidR="00D7097B" w:rsidRPr="00D7097B" w:rsidRDefault="00D7097B" w:rsidP="00D7097B">
      <w:pPr>
        <w:keepNext/>
        <w:ind w:left="720" w:hanging="720"/>
        <w:outlineLvl w:val="2"/>
        <w:rPr>
          <w:rFonts w:cs="Times"/>
          <w:b/>
          <w:bCs/>
          <w:szCs w:val="26"/>
          <w:lang w:eastAsia="x-none"/>
        </w:rPr>
      </w:pPr>
      <w:bookmarkStart w:id="67" w:name="_Toc166306510"/>
      <w:bookmarkStart w:id="68" w:name="_Toc173405004"/>
      <w:r w:rsidRPr="00D7097B">
        <w:rPr>
          <w:rFonts w:cs="Times"/>
          <w:b/>
          <w:bCs/>
          <w:szCs w:val="26"/>
          <w:lang w:eastAsia="x-none"/>
        </w:rPr>
        <w:t>MIMO</w:t>
      </w:r>
      <w:bookmarkEnd w:id="67"/>
      <w:bookmarkEnd w:id="68"/>
    </w:p>
    <w:p w14:paraId="2713343C" w14:textId="20E45069" w:rsidR="00D7097B" w:rsidRPr="00D7097B" w:rsidRDefault="006F79AF" w:rsidP="00D7097B">
      <w:pPr>
        <w:rPr>
          <w:bCs/>
        </w:rPr>
      </w:pPr>
      <w:hyperlink r:id="rId330" w:history="1">
        <w:r>
          <w:rPr>
            <w:rStyle w:val="Hyperlink"/>
            <w:bCs/>
          </w:rPr>
          <w:t>R1-2404091</w:t>
        </w:r>
      </w:hyperlink>
      <w:r w:rsidR="00D7097B" w:rsidRPr="00D7097B">
        <w:rPr>
          <w:bCs/>
        </w:rPr>
        <w:tab/>
        <w:t>Draft CR on applying apply-IndicatedTCIState to PDCCH repetition</w:t>
      </w:r>
      <w:r w:rsidR="00D7097B" w:rsidRPr="00D7097B">
        <w:rPr>
          <w:bCs/>
        </w:rPr>
        <w:tab/>
        <w:t>Samsung</w:t>
      </w:r>
    </w:p>
    <w:p w14:paraId="1F0E5EF9" w14:textId="188C598F" w:rsidR="00D7097B" w:rsidRPr="00D7097B" w:rsidRDefault="006F79AF" w:rsidP="00D7097B">
      <w:pPr>
        <w:rPr>
          <w:bCs/>
        </w:rPr>
      </w:pPr>
      <w:hyperlink r:id="rId331" w:history="1">
        <w:r>
          <w:rPr>
            <w:rStyle w:val="Hyperlink"/>
            <w:bCs/>
          </w:rPr>
          <w:t>R1-2404369</w:t>
        </w:r>
      </w:hyperlink>
      <w:r w:rsidR="00D7097B" w:rsidRPr="00D7097B">
        <w:rPr>
          <w:bCs/>
        </w:rPr>
        <w:tab/>
        <w:t>Correction on RRC parameters for NR Rel-18 MIMO in TS 38.213</w:t>
      </w:r>
      <w:r w:rsidR="00D7097B" w:rsidRPr="00D7097B">
        <w:rPr>
          <w:bCs/>
        </w:rPr>
        <w:tab/>
        <w:t>CATT</w:t>
      </w:r>
    </w:p>
    <w:p w14:paraId="0B978849" w14:textId="15AE802F" w:rsidR="00D7097B" w:rsidRPr="00D7097B" w:rsidRDefault="006F79AF" w:rsidP="00D7097B">
      <w:pPr>
        <w:rPr>
          <w:bCs/>
        </w:rPr>
      </w:pPr>
      <w:hyperlink r:id="rId332" w:history="1">
        <w:r>
          <w:rPr>
            <w:rStyle w:val="Hyperlink"/>
            <w:bCs/>
          </w:rPr>
          <w:t>R1-2405229</w:t>
        </w:r>
      </w:hyperlink>
      <w:r w:rsidR="00D7097B" w:rsidRPr="00D7097B">
        <w:rPr>
          <w:bCs/>
        </w:rPr>
        <w:tab/>
        <w:t>Align RRC parameters used in TDCP definition</w:t>
      </w:r>
      <w:r w:rsidR="00D7097B" w:rsidRPr="00D7097B">
        <w:rPr>
          <w:bCs/>
        </w:rPr>
        <w:tab/>
        <w:t>Ericsson</w:t>
      </w:r>
    </w:p>
    <w:p w14:paraId="7FC76436" w14:textId="77777777" w:rsidR="00D2151E" w:rsidRPr="00D7097B" w:rsidRDefault="00D2151E" w:rsidP="00D7097B">
      <w:pPr>
        <w:rPr>
          <w:bCs/>
        </w:rPr>
      </w:pPr>
    </w:p>
    <w:p w14:paraId="5789B23A" w14:textId="77777777" w:rsidR="00BD159D" w:rsidRDefault="00BD159D" w:rsidP="00D7097B">
      <w:pPr>
        <w:rPr>
          <w:bCs/>
        </w:rPr>
      </w:pPr>
    </w:p>
    <w:p w14:paraId="3EB0CDB1" w14:textId="01CF5462" w:rsidR="00BD159D" w:rsidRPr="00D7097B" w:rsidRDefault="006F79AF" w:rsidP="00BD159D">
      <w:pPr>
        <w:rPr>
          <w:bCs/>
        </w:rPr>
      </w:pPr>
      <w:hyperlink r:id="rId333" w:history="1">
        <w:r>
          <w:rPr>
            <w:rStyle w:val="Hyperlink"/>
            <w:bCs/>
          </w:rPr>
          <w:t>R1-2405023</w:t>
        </w:r>
      </w:hyperlink>
      <w:r w:rsidR="00BD159D" w:rsidRPr="00D7097B">
        <w:rPr>
          <w:bCs/>
        </w:rPr>
        <w:tab/>
        <w:t>Remaining issues on 8TX UL transmission in NR MIMO Evolution for Downlink and Uplink</w:t>
      </w:r>
      <w:r w:rsidR="00BD159D" w:rsidRPr="00D7097B">
        <w:rPr>
          <w:bCs/>
        </w:rPr>
        <w:tab/>
        <w:t>NTT DOCOMO, INC.</w:t>
      </w:r>
    </w:p>
    <w:p w14:paraId="1FCFCA88" w14:textId="5CDDD870" w:rsidR="00BD159D" w:rsidRPr="00D7097B" w:rsidRDefault="006F79AF" w:rsidP="00BD159D">
      <w:pPr>
        <w:rPr>
          <w:bCs/>
        </w:rPr>
      </w:pPr>
      <w:hyperlink r:id="rId334" w:history="1">
        <w:r>
          <w:rPr>
            <w:rStyle w:val="Hyperlink"/>
            <w:bCs/>
          </w:rPr>
          <w:t>R1-2405203</w:t>
        </w:r>
      </w:hyperlink>
      <w:r w:rsidR="00BD159D" w:rsidRPr="00D7097B">
        <w:rPr>
          <w:bCs/>
        </w:rPr>
        <w:tab/>
        <w:t>Parameter name alignment on 8Tx PUSCH</w:t>
      </w:r>
      <w:r w:rsidR="00BD159D" w:rsidRPr="00D7097B">
        <w:rPr>
          <w:bCs/>
        </w:rPr>
        <w:tab/>
        <w:t>ASUSTeK</w:t>
      </w:r>
    </w:p>
    <w:p w14:paraId="019984F9" w14:textId="2B36F153" w:rsidR="00BD159D" w:rsidRPr="00D7097B" w:rsidRDefault="006F79AF" w:rsidP="00BD159D">
      <w:pPr>
        <w:rPr>
          <w:bCs/>
        </w:rPr>
      </w:pPr>
      <w:hyperlink r:id="rId335" w:history="1">
        <w:r>
          <w:rPr>
            <w:rStyle w:val="Hyperlink"/>
            <w:bCs/>
          </w:rPr>
          <w:t>R1-2405204</w:t>
        </w:r>
      </w:hyperlink>
      <w:r w:rsidR="00BD159D" w:rsidRPr="00D7097B">
        <w:rPr>
          <w:bCs/>
        </w:rPr>
        <w:tab/>
        <w:t>Parameter name alignment on 8Tx PUSCH</w:t>
      </w:r>
      <w:r w:rsidR="00BD159D" w:rsidRPr="00D7097B">
        <w:rPr>
          <w:bCs/>
        </w:rPr>
        <w:tab/>
        <w:t>ASUSTeK</w:t>
      </w:r>
    </w:p>
    <w:p w14:paraId="798EF575" w14:textId="5A213E7B" w:rsidR="00BD159D" w:rsidRPr="00D7097B" w:rsidRDefault="006F79AF" w:rsidP="00BD159D">
      <w:pPr>
        <w:rPr>
          <w:bCs/>
        </w:rPr>
      </w:pPr>
      <w:hyperlink r:id="rId336" w:history="1">
        <w:r>
          <w:rPr>
            <w:rStyle w:val="Hyperlink"/>
            <w:bCs/>
          </w:rPr>
          <w:t>R1-2405292</w:t>
        </w:r>
      </w:hyperlink>
      <w:r w:rsidR="00BD159D" w:rsidRPr="00D7097B">
        <w:rPr>
          <w:bCs/>
        </w:rPr>
        <w:tab/>
        <w:t>Corrections for When UL 8 Tx Layer Limits Exceed 4 Layers</w:t>
      </w:r>
      <w:r w:rsidR="00BD159D" w:rsidRPr="00D7097B">
        <w:rPr>
          <w:bCs/>
        </w:rPr>
        <w:tab/>
        <w:t>Ericsson</w:t>
      </w:r>
    </w:p>
    <w:p w14:paraId="7C6B81C3" w14:textId="3AA5C847" w:rsidR="00BD159D" w:rsidRPr="00D7097B" w:rsidRDefault="006F79AF" w:rsidP="00BD159D">
      <w:pPr>
        <w:rPr>
          <w:bCs/>
        </w:rPr>
      </w:pPr>
      <w:hyperlink r:id="rId337" w:history="1">
        <w:r>
          <w:rPr>
            <w:rStyle w:val="Hyperlink"/>
            <w:bCs/>
          </w:rPr>
          <w:t>R1-2405293</w:t>
        </w:r>
      </w:hyperlink>
      <w:r w:rsidR="00BD159D" w:rsidRPr="00D7097B">
        <w:rPr>
          <w:bCs/>
        </w:rPr>
        <w:tab/>
        <w:t>Corrections on UL 8 Tx Configured Grant Layer Limits and 8 Tx Layer Configuration</w:t>
      </w:r>
      <w:r w:rsidR="00BD159D" w:rsidRPr="00D7097B">
        <w:rPr>
          <w:bCs/>
        </w:rPr>
        <w:tab/>
        <w:t>Ericsson</w:t>
      </w:r>
    </w:p>
    <w:p w14:paraId="435E0FC0" w14:textId="2196E605" w:rsidR="00BD159D" w:rsidRPr="00D7097B" w:rsidRDefault="006F79AF" w:rsidP="00BD159D">
      <w:pPr>
        <w:rPr>
          <w:bCs/>
        </w:rPr>
      </w:pPr>
      <w:hyperlink r:id="rId338" w:history="1">
        <w:r>
          <w:rPr>
            <w:rStyle w:val="Hyperlink"/>
            <w:bCs/>
          </w:rPr>
          <w:t>R1-2405294</w:t>
        </w:r>
      </w:hyperlink>
      <w:r w:rsidR="00BD159D" w:rsidRPr="00D7097B">
        <w:rPr>
          <w:bCs/>
        </w:rPr>
        <w:tab/>
        <w:t>Correction on 8 Tx UL MIMO Codebook Configuration Constraints</w:t>
      </w:r>
      <w:r w:rsidR="00BD159D" w:rsidRPr="00D7097B">
        <w:rPr>
          <w:bCs/>
        </w:rPr>
        <w:tab/>
        <w:t>Ericsson</w:t>
      </w:r>
    </w:p>
    <w:p w14:paraId="55EEA15A" w14:textId="77777777" w:rsidR="00BD159D" w:rsidRDefault="00BD159D" w:rsidP="00D7097B">
      <w:pPr>
        <w:rPr>
          <w:bCs/>
        </w:rPr>
      </w:pPr>
    </w:p>
    <w:p w14:paraId="5DA30784" w14:textId="1B4B5E17" w:rsidR="004F6239" w:rsidRPr="004F6239" w:rsidRDefault="006F79AF" w:rsidP="004F6239">
      <w:pPr>
        <w:rPr>
          <w:b/>
          <w:bCs/>
        </w:rPr>
      </w:pPr>
      <w:hyperlink r:id="rId339" w:history="1">
        <w:r>
          <w:rPr>
            <w:rStyle w:val="Hyperlink"/>
            <w:b/>
            <w:bCs/>
          </w:rPr>
          <w:t>R1-2403854</w:t>
        </w:r>
      </w:hyperlink>
      <w:r w:rsidR="004F6239" w:rsidRPr="004F6239">
        <w:rPr>
          <w:b/>
          <w:bCs/>
        </w:rPr>
        <w:tab/>
        <w:t>FL Summary on Maintenance of 8TX (NR_MIMO_evo_DL_UL); 1st Round</w:t>
      </w:r>
      <w:r w:rsidR="004F6239" w:rsidRPr="004F6239">
        <w:rPr>
          <w:b/>
          <w:bCs/>
        </w:rPr>
        <w:tab/>
        <w:t>Moderator (InterDigital, Inc.)</w:t>
      </w:r>
    </w:p>
    <w:p w14:paraId="199E48E0" w14:textId="6C3661DC" w:rsidR="004F6239" w:rsidRDefault="004F6239" w:rsidP="004F6239">
      <w:pPr>
        <w:rPr>
          <w:bCs/>
        </w:rPr>
      </w:pPr>
      <w:r>
        <w:rPr>
          <w:bCs/>
        </w:rPr>
        <w:t>From Monday session</w:t>
      </w:r>
    </w:p>
    <w:p w14:paraId="685E7398" w14:textId="77777777" w:rsidR="004F6239" w:rsidRDefault="004F6239" w:rsidP="004F6239">
      <w:pPr>
        <w:rPr>
          <w:bCs/>
          <w:highlight w:val="green"/>
        </w:rPr>
      </w:pPr>
      <w:r>
        <w:rPr>
          <w:bCs/>
          <w:highlight w:val="green"/>
        </w:rPr>
        <w:t>Agreement</w:t>
      </w:r>
    </w:p>
    <w:p w14:paraId="0A856D3B" w14:textId="18CACFCC" w:rsidR="004F6239" w:rsidRPr="004F6239" w:rsidRDefault="004F6239" w:rsidP="00EA1844">
      <w:pPr>
        <w:pStyle w:val="ListParagraph"/>
        <w:numPr>
          <w:ilvl w:val="0"/>
          <w:numId w:val="89"/>
        </w:numPr>
        <w:rPr>
          <w:bCs/>
        </w:rPr>
      </w:pPr>
      <w:r w:rsidRPr="004F6239">
        <w:rPr>
          <w:bCs/>
        </w:rPr>
        <w:t>The following TP is agreed for TS38.214.</w:t>
      </w:r>
    </w:p>
    <w:tbl>
      <w:tblPr>
        <w:tblW w:w="5000" w:type="pct"/>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Look w:val="04A0" w:firstRow="1" w:lastRow="0" w:firstColumn="1" w:lastColumn="0" w:noHBand="0" w:noVBand="1"/>
      </w:tblPr>
      <w:tblGrid>
        <w:gridCol w:w="10437"/>
      </w:tblGrid>
      <w:tr w:rsidR="004F6239" w:rsidRPr="004F6239" w14:paraId="0BB7F355" w14:textId="77777777" w:rsidTr="004F6239">
        <w:tc>
          <w:tcPr>
            <w:tcW w:w="5000" w:type="pct"/>
            <w:tcBorders>
              <w:top w:val="double" w:sz="4" w:space="0" w:color="A5A5A5"/>
              <w:left w:val="double" w:sz="4" w:space="0" w:color="A5A5A5"/>
              <w:bottom w:val="double" w:sz="4" w:space="0" w:color="A5A5A5"/>
              <w:right w:val="double" w:sz="4" w:space="0" w:color="A5A5A5"/>
            </w:tcBorders>
          </w:tcPr>
          <w:p w14:paraId="3D91DE1B" w14:textId="77777777" w:rsidR="004F6239" w:rsidRPr="004F6239" w:rsidRDefault="004F6239" w:rsidP="004F6239">
            <w:pPr>
              <w:rPr>
                <w:rFonts w:ascii="Arial" w:hAnsi="Arial" w:cs="Arial"/>
                <w:b/>
                <w:bCs/>
                <w:sz w:val="16"/>
                <w:szCs w:val="16"/>
              </w:rPr>
            </w:pPr>
            <w:r w:rsidRPr="004F6239">
              <w:rPr>
                <w:rFonts w:ascii="Arial" w:hAnsi="Arial" w:cs="Arial"/>
                <w:b/>
                <w:bCs/>
                <w:sz w:val="16"/>
                <w:szCs w:val="16"/>
              </w:rPr>
              <w:lastRenderedPageBreak/>
              <w:t>6.1.1.1</w:t>
            </w:r>
            <w:r w:rsidRPr="004F6239">
              <w:rPr>
                <w:rFonts w:ascii="Arial" w:hAnsi="Arial" w:cs="Arial"/>
                <w:b/>
                <w:bCs/>
                <w:sz w:val="16"/>
                <w:szCs w:val="16"/>
              </w:rPr>
              <w:tab/>
              <w:t>Codebook based UL transmission</w:t>
            </w:r>
          </w:p>
          <w:p w14:paraId="200299E3" w14:textId="77777777" w:rsidR="004F6239" w:rsidRPr="004F6239" w:rsidRDefault="004F6239">
            <w:pPr>
              <w:widowControl w:val="0"/>
              <w:ind w:left="360"/>
              <w:contextualSpacing/>
              <w:jc w:val="center"/>
              <w:rPr>
                <w:rFonts w:ascii="Arial" w:hAnsi="Arial" w:cs="Arial"/>
                <w:color w:val="FF0000"/>
                <w:sz w:val="16"/>
                <w:szCs w:val="16"/>
                <w:lang w:eastAsia="zh-CN"/>
              </w:rPr>
            </w:pPr>
            <w:r w:rsidRPr="004F6239">
              <w:rPr>
                <w:rFonts w:ascii="Arial" w:hAnsi="Arial" w:cs="Arial"/>
                <w:color w:val="FF0000"/>
                <w:sz w:val="16"/>
                <w:szCs w:val="16"/>
                <w:lang w:eastAsia="zh-CN"/>
              </w:rPr>
              <w:t>-------------------------------------------Unchanged parts are omitted-------------------------------------------</w:t>
            </w:r>
          </w:p>
          <w:p w14:paraId="1ED65868" w14:textId="77777777" w:rsidR="004F6239" w:rsidRPr="004F6239" w:rsidRDefault="004F6239">
            <w:pPr>
              <w:rPr>
                <w:rFonts w:ascii="Arial" w:hAnsi="Arial" w:cs="Arial"/>
                <w:color w:val="000000"/>
                <w:sz w:val="16"/>
                <w:szCs w:val="16"/>
              </w:rPr>
            </w:pPr>
            <w:r w:rsidRPr="004F6239">
              <w:rPr>
                <w:rFonts w:ascii="Arial" w:hAnsi="Arial" w:cs="Arial"/>
                <w:color w:val="000000"/>
                <w:sz w:val="16"/>
                <w:szCs w:val="16"/>
              </w:rPr>
              <w:t xml:space="preserve">A UE does not expect to be configured </w:t>
            </w:r>
            <w:r w:rsidRPr="004F6239">
              <w:rPr>
                <w:rFonts w:ascii="Arial" w:hAnsi="Arial" w:cs="Arial"/>
                <w:strike/>
                <w:color w:val="000000"/>
                <w:sz w:val="16"/>
                <w:szCs w:val="16"/>
              </w:rPr>
              <w:t xml:space="preserve">by </w:t>
            </w:r>
            <w:r w:rsidRPr="004F6239">
              <w:rPr>
                <w:rFonts w:ascii="Arial" w:hAnsi="Arial" w:cs="Arial"/>
                <w:i/>
                <w:strike/>
                <w:color w:val="000000"/>
                <w:sz w:val="16"/>
                <w:szCs w:val="16"/>
              </w:rPr>
              <w:t>C</w:t>
            </w:r>
            <w:r w:rsidRPr="004F6239">
              <w:rPr>
                <w:rFonts w:ascii="Arial" w:hAnsi="Arial" w:cs="Arial"/>
                <w:i/>
                <w:strike/>
                <w:sz w:val="16"/>
                <w:szCs w:val="16"/>
              </w:rPr>
              <w:t>odebookTypeUL</w:t>
            </w:r>
            <w:r w:rsidRPr="004F6239">
              <w:rPr>
                <w:rFonts w:ascii="Arial" w:hAnsi="Arial" w:cs="Arial"/>
                <w:color w:val="000000"/>
                <w:sz w:val="16"/>
                <w:szCs w:val="16"/>
              </w:rPr>
              <w:t xml:space="preserve"> with a value of </w:t>
            </w:r>
            <w:r w:rsidRPr="004F6239">
              <w:rPr>
                <w:rFonts w:ascii="Arial" w:hAnsi="Arial" w:cs="Arial"/>
                <w:i/>
                <w:color w:val="000000"/>
                <w:sz w:val="16"/>
                <w:szCs w:val="16"/>
              </w:rPr>
              <w:t>C</w:t>
            </w:r>
            <w:r w:rsidRPr="004F6239">
              <w:rPr>
                <w:rFonts w:ascii="Arial" w:hAnsi="Arial" w:cs="Arial"/>
                <w:i/>
                <w:sz w:val="16"/>
                <w:szCs w:val="16"/>
              </w:rPr>
              <w:t>odebookTypeUL</w:t>
            </w:r>
            <w:r w:rsidRPr="004F6239">
              <w:rPr>
                <w:rFonts w:ascii="Arial" w:hAnsi="Arial" w:cs="Arial"/>
                <w:color w:val="000000"/>
                <w:sz w:val="16"/>
                <w:szCs w:val="16"/>
              </w:rPr>
              <w:t xml:space="preserve"> that does not correspond to one of the values </w:t>
            </w:r>
            <w:r w:rsidRPr="004F6239">
              <w:rPr>
                <w:rFonts w:ascii="Arial" w:hAnsi="Arial" w:cs="Arial"/>
                <w:strike/>
                <w:color w:val="000000"/>
                <w:sz w:val="16"/>
                <w:szCs w:val="16"/>
              </w:rPr>
              <w:t xml:space="preserve">of </w:t>
            </w:r>
            <w:r w:rsidRPr="004F6239">
              <w:rPr>
                <w:rFonts w:ascii="Arial" w:hAnsi="Arial" w:cs="Arial"/>
                <w:i/>
                <w:iCs/>
                <w:strike/>
                <w:color w:val="000000"/>
                <w:sz w:val="16"/>
                <w:szCs w:val="16"/>
              </w:rPr>
              <w:t>UL_8TX_Ng</w:t>
            </w:r>
            <w:r w:rsidRPr="004F6239">
              <w:rPr>
                <w:rFonts w:ascii="Arial" w:hAnsi="Arial" w:cs="Arial"/>
                <w:color w:val="000000"/>
                <w:sz w:val="16"/>
                <w:szCs w:val="16"/>
              </w:rPr>
              <w:t xml:space="preserve"> reported in its capability </w:t>
            </w:r>
            <w:r w:rsidRPr="004F6239">
              <w:rPr>
                <w:rFonts w:ascii="Arial" w:hAnsi="Arial" w:cs="Arial"/>
                <w:color w:val="FF0000"/>
                <w:sz w:val="16"/>
                <w:szCs w:val="16"/>
              </w:rPr>
              <w:t>for codebook based transmission with eight antenna ports</w:t>
            </w:r>
            <w:r w:rsidRPr="004F6239">
              <w:rPr>
                <w:rFonts w:ascii="Arial" w:hAnsi="Arial" w:cs="Arial"/>
                <w:color w:val="000000"/>
                <w:sz w:val="16"/>
                <w:szCs w:val="16"/>
              </w:rPr>
              <w:t xml:space="preserve">. </w:t>
            </w:r>
          </w:p>
          <w:p w14:paraId="47C92C5E" w14:textId="35AE9426" w:rsidR="004F6239" w:rsidRPr="004F6239" w:rsidRDefault="004F6239" w:rsidP="004F6239">
            <w:pPr>
              <w:widowControl w:val="0"/>
              <w:ind w:left="360"/>
              <w:contextualSpacing/>
              <w:jc w:val="center"/>
              <w:rPr>
                <w:rFonts w:ascii="Arial" w:eastAsia="Malgun Gothic" w:hAnsi="Arial" w:cs="Arial"/>
                <w:sz w:val="16"/>
                <w:szCs w:val="16"/>
                <w:lang w:eastAsia="zh-CN"/>
              </w:rPr>
            </w:pPr>
            <w:r w:rsidRPr="004F6239">
              <w:rPr>
                <w:rFonts w:ascii="Arial" w:hAnsi="Arial" w:cs="Arial"/>
                <w:color w:val="FF0000"/>
                <w:sz w:val="16"/>
                <w:szCs w:val="16"/>
                <w:lang w:eastAsia="zh-CN"/>
              </w:rPr>
              <w:t>-------------------------------------------Unchanged parts are omitted-------------------------------------------</w:t>
            </w:r>
          </w:p>
        </w:tc>
      </w:tr>
    </w:tbl>
    <w:p w14:paraId="0E29A040" w14:textId="38D76AC5" w:rsidR="00B715D0" w:rsidRPr="00410B7E" w:rsidRDefault="006F79AF" w:rsidP="00B715D0">
      <w:pPr>
        <w:rPr>
          <w:b/>
          <w:bCs/>
        </w:rPr>
      </w:pPr>
      <w:hyperlink r:id="rId340" w:history="1">
        <w:r>
          <w:rPr>
            <w:rStyle w:val="Hyperlink"/>
            <w:b/>
            <w:bCs/>
          </w:rPr>
          <w:t>R1-2405476</w:t>
        </w:r>
      </w:hyperlink>
      <w:r w:rsidR="00B715D0" w:rsidRPr="00410B7E">
        <w:rPr>
          <w:b/>
          <w:bCs/>
        </w:rPr>
        <w:tab/>
        <w:t>Draft CR Corrections for Referencing UE Capabilities for 8TX UE</w:t>
      </w:r>
      <w:r w:rsidR="00B715D0" w:rsidRPr="00410B7E">
        <w:rPr>
          <w:b/>
          <w:bCs/>
        </w:rPr>
        <w:tab/>
        <w:t>Moderator (InterDigital), Ericsson, Samsung</w:t>
      </w:r>
    </w:p>
    <w:p w14:paraId="1F14C9B2" w14:textId="17FACD2B" w:rsidR="00AF701E" w:rsidRDefault="002429D6" w:rsidP="00AF701E">
      <w:r>
        <w:rPr>
          <w:b/>
          <w:bCs/>
        </w:rPr>
        <w:t>Wednes</w:t>
      </w:r>
      <w:r w:rsidR="00B715D0" w:rsidRPr="00AF701E">
        <w:rPr>
          <w:b/>
          <w:bCs/>
        </w:rPr>
        <w:t>day decision:</w:t>
      </w:r>
      <w:r w:rsidR="00B715D0">
        <w:t xml:space="preserve"> Draft CR is endorsed. </w:t>
      </w:r>
      <w:r w:rsidR="00B715D0" w:rsidRPr="004F6239">
        <w:rPr>
          <w:bCs/>
        </w:rPr>
        <w:t xml:space="preserve">Final CR </w:t>
      </w:r>
      <w:r w:rsidR="00AF701E">
        <w:rPr>
          <w:bCs/>
        </w:rPr>
        <w:t>(</w:t>
      </w:r>
      <w:r w:rsidR="00AF701E">
        <w:t xml:space="preserve">Rel-18, 38.214, NR_MIMO_evo_DL_UL-Core, CR0574, Cat F) is </w:t>
      </w:r>
      <w:r w:rsidR="00AF701E" w:rsidRPr="00AF701E">
        <w:rPr>
          <w:highlight w:val="green"/>
        </w:rPr>
        <w:t xml:space="preserve">agreed in </w:t>
      </w:r>
      <w:hyperlink r:id="rId341" w:history="1">
        <w:r w:rsidR="006F79AF">
          <w:rPr>
            <w:rStyle w:val="Hyperlink"/>
            <w:highlight w:val="green"/>
          </w:rPr>
          <w:t>R1-2405624</w:t>
        </w:r>
      </w:hyperlink>
      <w:r w:rsidR="00AF701E" w:rsidRPr="00AF701E">
        <w:rPr>
          <w:highlight w:val="green"/>
        </w:rPr>
        <w:t>.</w:t>
      </w:r>
    </w:p>
    <w:p w14:paraId="033CF9A2" w14:textId="77777777" w:rsidR="00187023" w:rsidRDefault="00187023" w:rsidP="00187023">
      <w:pPr>
        <w:rPr>
          <w:bCs/>
        </w:rPr>
      </w:pPr>
      <w:r w:rsidRPr="00187023">
        <w:rPr>
          <w:bCs/>
          <w:highlight w:val="magenta"/>
        </w:rPr>
        <w:t>MCC: to delete "draft" and add CR# to CR cover page.</w:t>
      </w:r>
    </w:p>
    <w:p w14:paraId="7D892344" w14:textId="6FD97F03" w:rsidR="00AF701E" w:rsidRDefault="00AF701E" w:rsidP="00AF701E"/>
    <w:p w14:paraId="76B941A9" w14:textId="51EAF76F" w:rsidR="00B715D0" w:rsidRPr="00B715D0" w:rsidRDefault="00B715D0" w:rsidP="00AF701E"/>
    <w:p w14:paraId="61E03369" w14:textId="20E5641F" w:rsidR="004F6239" w:rsidRDefault="004F6239" w:rsidP="004F6239">
      <w:pPr>
        <w:rPr>
          <w:bCs/>
        </w:rPr>
      </w:pPr>
      <w:r>
        <w:rPr>
          <w:bCs/>
        </w:rPr>
        <w:t xml:space="preserve">Updated Proposal 2.1 in </w:t>
      </w:r>
      <w:hyperlink r:id="rId342" w:history="1">
        <w:r w:rsidR="006F79AF">
          <w:rPr>
            <w:rStyle w:val="Hyperlink"/>
            <w:bCs/>
          </w:rPr>
          <w:t>R1-2403854</w:t>
        </w:r>
      </w:hyperlink>
      <w:r w:rsidR="00BD159D">
        <w:rPr>
          <w:bCs/>
        </w:rPr>
        <w:t>.</w:t>
      </w:r>
    </w:p>
    <w:p w14:paraId="5AA0F225" w14:textId="24A8BFAA" w:rsidR="00BD159D" w:rsidRPr="00AF701E" w:rsidRDefault="006F79AF" w:rsidP="00B715D0">
      <w:pPr>
        <w:rPr>
          <w:b/>
        </w:rPr>
      </w:pPr>
      <w:hyperlink r:id="rId343" w:history="1">
        <w:r>
          <w:rPr>
            <w:rStyle w:val="Hyperlink"/>
            <w:b/>
          </w:rPr>
          <w:t>R1-2405477</w:t>
        </w:r>
      </w:hyperlink>
      <w:r w:rsidR="00B715D0" w:rsidRPr="00AF701E">
        <w:rPr>
          <w:b/>
        </w:rPr>
        <w:tab/>
        <w:t>Draft CR Corrections for Configured Grant Operation for 8TX UE</w:t>
      </w:r>
      <w:r w:rsidR="00B715D0" w:rsidRPr="00AF701E">
        <w:rPr>
          <w:b/>
        </w:rPr>
        <w:tab/>
        <w:t>Moderator (InterDigital), Ericsson, ASUSTek, Samsung</w:t>
      </w:r>
    </w:p>
    <w:p w14:paraId="2C7002B3" w14:textId="36E18D09" w:rsidR="00AF701E" w:rsidRDefault="002429D6" w:rsidP="00AF701E">
      <w:r>
        <w:rPr>
          <w:b/>
          <w:bCs/>
        </w:rPr>
        <w:t>Wednes</w:t>
      </w:r>
      <w:r w:rsidRPr="00AF701E">
        <w:rPr>
          <w:b/>
          <w:bCs/>
        </w:rPr>
        <w:t>day decision</w:t>
      </w:r>
      <w:r w:rsidR="00AF701E" w:rsidRPr="00AF701E">
        <w:rPr>
          <w:b/>
          <w:bCs/>
        </w:rPr>
        <w:t>:</w:t>
      </w:r>
      <w:r w:rsidR="00AF701E">
        <w:t xml:space="preserve"> Draft CR is endorsed. </w:t>
      </w:r>
      <w:r w:rsidR="00AF701E" w:rsidRPr="004F6239">
        <w:rPr>
          <w:bCs/>
        </w:rPr>
        <w:t xml:space="preserve">Final CR </w:t>
      </w:r>
      <w:r w:rsidR="00AF701E">
        <w:rPr>
          <w:bCs/>
        </w:rPr>
        <w:t>(</w:t>
      </w:r>
      <w:r w:rsidR="00AF701E">
        <w:t xml:space="preserve">Rel-18, 38.214, NR_MIMO_evo_DL_UL-Core, CR0575, Cat F) is </w:t>
      </w:r>
      <w:r w:rsidR="00AF701E" w:rsidRPr="00AF701E">
        <w:rPr>
          <w:highlight w:val="green"/>
        </w:rPr>
        <w:t xml:space="preserve">agreed in </w:t>
      </w:r>
      <w:hyperlink r:id="rId344" w:history="1">
        <w:r w:rsidR="006F79AF">
          <w:rPr>
            <w:rStyle w:val="Hyperlink"/>
            <w:highlight w:val="green"/>
          </w:rPr>
          <w:t>R1-2405625</w:t>
        </w:r>
      </w:hyperlink>
      <w:r w:rsidR="00AF701E" w:rsidRPr="00AF701E">
        <w:rPr>
          <w:highlight w:val="green"/>
        </w:rPr>
        <w:t>.</w:t>
      </w:r>
    </w:p>
    <w:p w14:paraId="13ECEC96" w14:textId="77777777" w:rsidR="00187023" w:rsidRDefault="00187023" w:rsidP="00187023">
      <w:pPr>
        <w:rPr>
          <w:bCs/>
        </w:rPr>
      </w:pPr>
      <w:r w:rsidRPr="00187023">
        <w:rPr>
          <w:bCs/>
          <w:highlight w:val="magenta"/>
        </w:rPr>
        <w:t>MCC: to delete "draft" and add CR# to CR cover page.</w:t>
      </w:r>
    </w:p>
    <w:p w14:paraId="0F645D4F" w14:textId="77777777" w:rsidR="00AF701E" w:rsidRDefault="00AF701E" w:rsidP="00B715D0">
      <w:pPr>
        <w:rPr>
          <w:bCs/>
        </w:rPr>
      </w:pPr>
    </w:p>
    <w:p w14:paraId="36EDA73F" w14:textId="63EF3439" w:rsidR="00B715D0" w:rsidRPr="00AF701E" w:rsidRDefault="006F79AF" w:rsidP="00B715D0">
      <w:pPr>
        <w:rPr>
          <w:b/>
        </w:rPr>
      </w:pPr>
      <w:hyperlink r:id="rId345" w:history="1">
        <w:r>
          <w:rPr>
            <w:rStyle w:val="Hyperlink"/>
            <w:b/>
          </w:rPr>
          <w:t>R1-2405478</w:t>
        </w:r>
      </w:hyperlink>
      <w:r w:rsidR="006649D5" w:rsidRPr="00AF701E">
        <w:rPr>
          <w:b/>
        </w:rPr>
        <w:tab/>
        <w:t>Draft CR Corrections for Transmission with more than 4 Layers for 8TX UE</w:t>
      </w:r>
      <w:r w:rsidR="006649D5" w:rsidRPr="00AF701E">
        <w:rPr>
          <w:b/>
        </w:rPr>
        <w:tab/>
        <w:t>Moderator (InterDigital), NTT DOCOMO, Ericsson, ASUSTek, Samsung</w:t>
      </w:r>
    </w:p>
    <w:p w14:paraId="60245F12" w14:textId="319D9FAA" w:rsidR="00AF701E" w:rsidRDefault="002429D6" w:rsidP="00AF701E">
      <w:r>
        <w:rPr>
          <w:b/>
          <w:bCs/>
        </w:rPr>
        <w:t>Wednes</w:t>
      </w:r>
      <w:r w:rsidRPr="00AF701E">
        <w:rPr>
          <w:b/>
          <w:bCs/>
        </w:rPr>
        <w:t>day decision</w:t>
      </w:r>
      <w:r w:rsidR="00AF701E" w:rsidRPr="00AF701E">
        <w:rPr>
          <w:b/>
          <w:bCs/>
        </w:rPr>
        <w:t>:</w:t>
      </w:r>
      <w:r w:rsidR="00AF701E">
        <w:t xml:space="preserve"> Draft CR is endorsed. </w:t>
      </w:r>
      <w:r w:rsidR="00AF701E" w:rsidRPr="004F6239">
        <w:rPr>
          <w:bCs/>
        </w:rPr>
        <w:t xml:space="preserve">Final CR </w:t>
      </w:r>
      <w:r w:rsidR="00AF701E">
        <w:rPr>
          <w:bCs/>
        </w:rPr>
        <w:t>(</w:t>
      </w:r>
      <w:r w:rsidR="00AF701E">
        <w:t xml:space="preserve">Rel-18, 38.212, NR_MIMO_evo_DL_UL-Core, CR0193, Cat F) is </w:t>
      </w:r>
      <w:r w:rsidR="00AF701E" w:rsidRPr="00AF701E">
        <w:rPr>
          <w:highlight w:val="green"/>
        </w:rPr>
        <w:t xml:space="preserve">agreed in </w:t>
      </w:r>
      <w:hyperlink r:id="rId346" w:history="1">
        <w:r w:rsidR="006F79AF">
          <w:rPr>
            <w:rStyle w:val="Hyperlink"/>
            <w:highlight w:val="green"/>
          </w:rPr>
          <w:t>R1-2405626</w:t>
        </w:r>
      </w:hyperlink>
      <w:r w:rsidR="00AF701E" w:rsidRPr="00AF701E">
        <w:rPr>
          <w:highlight w:val="green"/>
        </w:rPr>
        <w:t>.</w:t>
      </w:r>
    </w:p>
    <w:p w14:paraId="3FC9BBBA" w14:textId="2404E418" w:rsidR="006649D5" w:rsidRDefault="00187023" w:rsidP="00B715D0">
      <w:pPr>
        <w:rPr>
          <w:bCs/>
        </w:rPr>
      </w:pPr>
      <w:r w:rsidRPr="00187023">
        <w:rPr>
          <w:bCs/>
          <w:highlight w:val="magenta"/>
        </w:rPr>
        <w:t>MCC: to delete "draft" and add CR# to CR cover page.</w:t>
      </w:r>
    </w:p>
    <w:p w14:paraId="71213568" w14:textId="77777777" w:rsidR="004F6239" w:rsidRDefault="004F6239" w:rsidP="004F6239">
      <w:pPr>
        <w:rPr>
          <w:bCs/>
        </w:rPr>
      </w:pPr>
    </w:p>
    <w:p w14:paraId="44CAADA7" w14:textId="77777777" w:rsidR="004F6239" w:rsidRDefault="004F6239" w:rsidP="004F6239">
      <w:pPr>
        <w:pBdr>
          <w:bottom w:val="single" w:sz="6" w:space="1" w:color="auto"/>
        </w:pBdr>
        <w:rPr>
          <w:bCs/>
        </w:rPr>
      </w:pPr>
    </w:p>
    <w:p w14:paraId="3C2A465F" w14:textId="77777777" w:rsidR="004F6239" w:rsidRDefault="004F6239" w:rsidP="004F6239">
      <w:pPr>
        <w:rPr>
          <w:bCs/>
        </w:rPr>
      </w:pPr>
    </w:p>
    <w:p w14:paraId="688B4ADE" w14:textId="37C5728E" w:rsidR="0085162C" w:rsidRPr="00D7097B" w:rsidRDefault="006F79AF" w:rsidP="0085162C">
      <w:pPr>
        <w:rPr>
          <w:bCs/>
        </w:rPr>
      </w:pPr>
      <w:hyperlink r:id="rId347" w:history="1">
        <w:r>
          <w:rPr>
            <w:rStyle w:val="Hyperlink"/>
            <w:bCs/>
          </w:rPr>
          <w:t>R1-2404092</w:t>
        </w:r>
      </w:hyperlink>
      <w:r w:rsidR="0085162C" w:rsidRPr="00D7097B">
        <w:rPr>
          <w:bCs/>
        </w:rPr>
        <w:tab/>
        <w:t>Discussions on cell-specific BFR under eUTCI</w:t>
      </w:r>
      <w:r w:rsidR="0085162C" w:rsidRPr="00D7097B">
        <w:rPr>
          <w:bCs/>
        </w:rPr>
        <w:tab/>
        <w:t>Samsung</w:t>
      </w:r>
    </w:p>
    <w:p w14:paraId="42C41671" w14:textId="18D5CA4C" w:rsidR="0085162C" w:rsidRPr="00D7097B" w:rsidRDefault="006F79AF" w:rsidP="0085162C">
      <w:pPr>
        <w:rPr>
          <w:bCs/>
        </w:rPr>
      </w:pPr>
      <w:hyperlink r:id="rId348" w:history="1">
        <w:r>
          <w:rPr>
            <w:rStyle w:val="Hyperlink"/>
            <w:bCs/>
          </w:rPr>
          <w:t>R1-2404093</w:t>
        </w:r>
      </w:hyperlink>
      <w:r w:rsidR="0085162C" w:rsidRPr="00D7097B">
        <w:rPr>
          <w:bCs/>
        </w:rPr>
        <w:tab/>
        <w:t>Draft CR on determining a BFD RS set with two indicated TCI states</w:t>
      </w:r>
      <w:r w:rsidR="0085162C" w:rsidRPr="00D7097B">
        <w:rPr>
          <w:bCs/>
        </w:rPr>
        <w:tab/>
        <w:t>Samsung</w:t>
      </w:r>
    </w:p>
    <w:p w14:paraId="779DC730" w14:textId="0DF38AA4" w:rsidR="0085162C" w:rsidRPr="00D7097B" w:rsidRDefault="006F79AF" w:rsidP="0085162C">
      <w:pPr>
        <w:rPr>
          <w:bCs/>
        </w:rPr>
      </w:pPr>
      <w:hyperlink r:id="rId349" w:history="1">
        <w:r>
          <w:rPr>
            <w:rStyle w:val="Hyperlink"/>
            <w:bCs/>
          </w:rPr>
          <w:t>R1-2404094</w:t>
        </w:r>
      </w:hyperlink>
      <w:r w:rsidR="0085162C" w:rsidRPr="00D7097B">
        <w:rPr>
          <w:bCs/>
        </w:rPr>
        <w:tab/>
        <w:t>Draft CR on cell-specific beam resetting for MDCI MTRP under eUTCI</w:t>
      </w:r>
      <w:r w:rsidR="0085162C" w:rsidRPr="00D7097B">
        <w:rPr>
          <w:bCs/>
        </w:rPr>
        <w:tab/>
        <w:t>Samsung</w:t>
      </w:r>
    </w:p>
    <w:p w14:paraId="3522B0B5" w14:textId="4138B76C" w:rsidR="0085162C" w:rsidRPr="00D7097B" w:rsidRDefault="006F79AF" w:rsidP="0085162C">
      <w:pPr>
        <w:rPr>
          <w:bCs/>
        </w:rPr>
      </w:pPr>
      <w:hyperlink r:id="rId350" w:history="1">
        <w:r>
          <w:rPr>
            <w:rStyle w:val="Hyperlink"/>
            <w:bCs/>
          </w:rPr>
          <w:t>R1-2404097</w:t>
        </w:r>
      </w:hyperlink>
      <w:r w:rsidR="0085162C" w:rsidRPr="00D7097B">
        <w:rPr>
          <w:bCs/>
        </w:rPr>
        <w:tab/>
        <w:t>Discussion on twoPHRmode for single-DCI based STx2P</w:t>
      </w:r>
      <w:r w:rsidR="0085162C" w:rsidRPr="00D7097B">
        <w:rPr>
          <w:bCs/>
        </w:rPr>
        <w:tab/>
        <w:t>Samsung</w:t>
      </w:r>
    </w:p>
    <w:p w14:paraId="0EE1EC25" w14:textId="64910175" w:rsidR="0085162C" w:rsidRPr="00D7097B" w:rsidRDefault="006F79AF" w:rsidP="0085162C">
      <w:pPr>
        <w:rPr>
          <w:bCs/>
        </w:rPr>
      </w:pPr>
      <w:hyperlink r:id="rId351" w:history="1">
        <w:r>
          <w:rPr>
            <w:rStyle w:val="Hyperlink"/>
            <w:bCs/>
          </w:rPr>
          <w:t>R1-2404158</w:t>
        </w:r>
      </w:hyperlink>
      <w:r w:rsidR="0085162C" w:rsidRPr="00D7097B">
        <w:rPr>
          <w:bCs/>
        </w:rPr>
        <w:tab/>
        <w:t>Discussion on M-DCI based PUSCH+PUSCH STxMP</w:t>
      </w:r>
      <w:r w:rsidR="0085162C" w:rsidRPr="00D7097B">
        <w:rPr>
          <w:bCs/>
        </w:rPr>
        <w:tab/>
        <w:t>vivo</w:t>
      </w:r>
    </w:p>
    <w:p w14:paraId="0C2CF97F" w14:textId="1CCF39DA" w:rsidR="0085162C" w:rsidRPr="00D7097B" w:rsidRDefault="006F79AF" w:rsidP="0085162C">
      <w:pPr>
        <w:rPr>
          <w:bCs/>
        </w:rPr>
      </w:pPr>
      <w:hyperlink r:id="rId352" w:history="1">
        <w:r>
          <w:rPr>
            <w:rStyle w:val="Hyperlink"/>
            <w:bCs/>
          </w:rPr>
          <w:t>R1-2404159</w:t>
        </w:r>
      </w:hyperlink>
      <w:r w:rsidR="0085162C" w:rsidRPr="00D7097B">
        <w:rPr>
          <w:bCs/>
        </w:rPr>
        <w:tab/>
        <w:t>Draft CR on M-DCI based PUSCH+PUSCH STxMP</w:t>
      </w:r>
      <w:r w:rsidR="0085162C" w:rsidRPr="00D7097B">
        <w:rPr>
          <w:bCs/>
        </w:rPr>
        <w:tab/>
        <w:t>vivo</w:t>
      </w:r>
    </w:p>
    <w:p w14:paraId="346C3D80" w14:textId="7DBAFCBC" w:rsidR="0085162C" w:rsidRPr="00D7097B" w:rsidRDefault="006F79AF" w:rsidP="0085162C">
      <w:pPr>
        <w:rPr>
          <w:bCs/>
        </w:rPr>
      </w:pPr>
      <w:hyperlink r:id="rId353" w:history="1">
        <w:r>
          <w:rPr>
            <w:rStyle w:val="Hyperlink"/>
            <w:bCs/>
          </w:rPr>
          <w:t>R1-2404252</w:t>
        </w:r>
      </w:hyperlink>
      <w:r w:rsidR="0085162C" w:rsidRPr="00D7097B">
        <w:rPr>
          <w:bCs/>
        </w:rPr>
        <w:tab/>
        <w:t>Draft CR on beam collision between PDSCH with offset less than a threshold and PDCCH in S-DCI based MTRP</w:t>
      </w:r>
      <w:r w:rsidR="0085162C" w:rsidRPr="00D7097B">
        <w:rPr>
          <w:bCs/>
        </w:rPr>
        <w:tab/>
        <w:t>ZTE</w:t>
      </w:r>
    </w:p>
    <w:p w14:paraId="37803277" w14:textId="12FD38A6" w:rsidR="0085162C" w:rsidRPr="00D7097B" w:rsidRDefault="006F79AF" w:rsidP="0085162C">
      <w:pPr>
        <w:rPr>
          <w:bCs/>
        </w:rPr>
      </w:pPr>
      <w:hyperlink r:id="rId354" w:history="1">
        <w:r>
          <w:rPr>
            <w:rStyle w:val="Hyperlink"/>
            <w:bCs/>
          </w:rPr>
          <w:t>R1-2404253</w:t>
        </w:r>
      </w:hyperlink>
      <w:r w:rsidR="0085162C" w:rsidRPr="00D7097B">
        <w:rPr>
          <w:bCs/>
        </w:rPr>
        <w:tab/>
        <w:t>Draft CR on beam collision between PDSCH with offset less than a threshold and PDCCH in M-DCI based MTRP</w:t>
      </w:r>
      <w:r w:rsidR="0085162C" w:rsidRPr="00D7097B">
        <w:rPr>
          <w:bCs/>
        </w:rPr>
        <w:tab/>
        <w:t>ZTE</w:t>
      </w:r>
    </w:p>
    <w:p w14:paraId="4C1CC656" w14:textId="1A9F4D9C" w:rsidR="0085162C" w:rsidRPr="00D7097B" w:rsidRDefault="006F79AF" w:rsidP="0085162C">
      <w:pPr>
        <w:rPr>
          <w:bCs/>
        </w:rPr>
      </w:pPr>
      <w:hyperlink r:id="rId355" w:history="1">
        <w:r>
          <w:rPr>
            <w:rStyle w:val="Hyperlink"/>
            <w:bCs/>
          </w:rPr>
          <w:t>R1-2404254</w:t>
        </w:r>
      </w:hyperlink>
      <w:r w:rsidR="0085162C" w:rsidRPr="00D7097B">
        <w:rPr>
          <w:bCs/>
        </w:rPr>
        <w:tab/>
        <w:t>Draft CR on implicit BFD-RS determination for S-DCI based MTRP</w:t>
      </w:r>
      <w:r w:rsidR="0085162C" w:rsidRPr="00D7097B">
        <w:rPr>
          <w:bCs/>
        </w:rPr>
        <w:tab/>
        <w:t>ZTE</w:t>
      </w:r>
    </w:p>
    <w:p w14:paraId="06F1B98C" w14:textId="491FCDCA" w:rsidR="0085162C" w:rsidRPr="00D7097B" w:rsidRDefault="006F79AF" w:rsidP="0085162C">
      <w:pPr>
        <w:rPr>
          <w:bCs/>
        </w:rPr>
      </w:pPr>
      <w:hyperlink r:id="rId356" w:history="1">
        <w:r>
          <w:rPr>
            <w:rStyle w:val="Hyperlink"/>
            <w:bCs/>
          </w:rPr>
          <w:t>R1-2404368</w:t>
        </w:r>
      </w:hyperlink>
      <w:r w:rsidR="0085162C" w:rsidRPr="00D7097B">
        <w:rPr>
          <w:bCs/>
        </w:rPr>
        <w:tab/>
        <w:t>Correction on RRC parameters for NR Rel-18 MIMO in TS 38.214</w:t>
      </w:r>
      <w:r w:rsidR="0085162C" w:rsidRPr="00D7097B">
        <w:rPr>
          <w:bCs/>
        </w:rPr>
        <w:tab/>
        <w:t>CATT</w:t>
      </w:r>
    </w:p>
    <w:p w14:paraId="32D45EFF" w14:textId="5D760AE5" w:rsidR="0085162C" w:rsidRPr="00D7097B" w:rsidRDefault="006F79AF" w:rsidP="0085162C">
      <w:pPr>
        <w:rPr>
          <w:bCs/>
        </w:rPr>
      </w:pPr>
      <w:hyperlink r:id="rId357" w:history="1">
        <w:r>
          <w:rPr>
            <w:rStyle w:val="Hyperlink"/>
            <w:bCs/>
          </w:rPr>
          <w:t>R1-2404370</w:t>
        </w:r>
      </w:hyperlink>
      <w:r w:rsidR="0085162C" w:rsidRPr="00D7097B">
        <w:rPr>
          <w:bCs/>
        </w:rPr>
        <w:tab/>
        <w:t>Draft CR on configuration of TCI states for SRS</w:t>
      </w:r>
      <w:r w:rsidR="0085162C" w:rsidRPr="00D7097B">
        <w:rPr>
          <w:bCs/>
        </w:rPr>
        <w:tab/>
        <w:t>CATT</w:t>
      </w:r>
    </w:p>
    <w:p w14:paraId="184D1DFA" w14:textId="407377FF" w:rsidR="0085162C" w:rsidRPr="00D7097B" w:rsidRDefault="006F79AF" w:rsidP="0085162C">
      <w:pPr>
        <w:rPr>
          <w:bCs/>
        </w:rPr>
      </w:pPr>
      <w:hyperlink r:id="rId358" w:history="1">
        <w:r>
          <w:rPr>
            <w:rStyle w:val="Hyperlink"/>
            <w:bCs/>
          </w:rPr>
          <w:t>R1-2404600</w:t>
        </w:r>
      </w:hyperlink>
      <w:r w:rsidR="0085162C" w:rsidRPr="00D7097B">
        <w:rPr>
          <w:bCs/>
        </w:rPr>
        <w:tab/>
        <w:t>Draft CR on default beam for AP CSI-RS in M-DCI based MTRP scenario with Rel-18 unified TCI state framework</w:t>
      </w:r>
      <w:r w:rsidR="0085162C" w:rsidRPr="00D7097B">
        <w:rPr>
          <w:bCs/>
        </w:rPr>
        <w:tab/>
        <w:t>Xiaomi</w:t>
      </w:r>
    </w:p>
    <w:p w14:paraId="6183C248" w14:textId="5F6470DC" w:rsidR="0085162C" w:rsidRPr="00D7097B" w:rsidRDefault="006F79AF" w:rsidP="0085162C">
      <w:pPr>
        <w:rPr>
          <w:bCs/>
        </w:rPr>
      </w:pPr>
      <w:hyperlink r:id="rId359" w:history="1">
        <w:r>
          <w:rPr>
            <w:rStyle w:val="Hyperlink"/>
            <w:bCs/>
          </w:rPr>
          <w:t>R1-2404673</w:t>
        </w:r>
      </w:hyperlink>
      <w:r w:rsidR="0085162C" w:rsidRPr="00D7097B">
        <w:rPr>
          <w:bCs/>
        </w:rPr>
        <w:tab/>
        <w:t>Draft CR on indicated TCI state in TS38.214</w:t>
      </w:r>
      <w:r w:rsidR="0085162C" w:rsidRPr="00D7097B">
        <w:rPr>
          <w:bCs/>
        </w:rPr>
        <w:tab/>
        <w:t>NEC</w:t>
      </w:r>
    </w:p>
    <w:p w14:paraId="18C5383D" w14:textId="1E45F4D4" w:rsidR="0085162C" w:rsidRPr="00D7097B" w:rsidRDefault="006F79AF" w:rsidP="0085162C">
      <w:pPr>
        <w:rPr>
          <w:bCs/>
        </w:rPr>
      </w:pPr>
      <w:hyperlink r:id="rId360" w:history="1">
        <w:r>
          <w:rPr>
            <w:rStyle w:val="Hyperlink"/>
            <w:bCs/>
          </w:rPr>
          <w:t>R1-2404917</w:t>
        </w:r>
      </w:hyperlink>
      <w:r w:rsidR="0085162C" w:rsidRPr="00D7097B">
        <w:rPr>
          <w:bCs/>
        </w:rPr>
        <w:tab/>
        <w:t>Maintenance on NR MIMO Evolution for Downlink and Uplink</w:t>
      </w:r>
      <w:r w:rsidR="0085162C" w:rsidRPr="00D7097B">
        <w:rPr>
          <w:bCs/>
        </w:rPr>
        <w:tab/>
        <w:t>Nokia</w:t>
      </w:r>
    </w:p>
    <w:p w14:paraId="610B32B5" w14:textId="2DDF4597" w:rsidR="0085162C" w:rsidRPr="00D7097B" w:rsidRDefault="006F79AF" w:rsidP="0085162C">
      <w:pPr>
        <w:rPr>
          <w:bCs/>
        </w:rPr>
      </w:pPr>
      <w:hyperlink r:id="rId361" w:history="1">
        <w:r>
          <w:rPr>
            <w:rStyle w:val="Hyperlink"/>
            <w:bCs/>
          </w:rPr>
          <w:t>R1-2405021</w:t>
        </w:r>
      </w:hyperlink>
      <w:r w:rsidR="0085162C" w:rsidRPr="00D7097B">
        <w:rPr>
          <w:bCs/>
        </w:rPr>
        <w:tab/>
        <w:t>Draft CR on beam application timing for mDCI mTRP for Rel-18 TCI framework</w:t>
      </w:r>
      <w:r w:rsidR="0085162C" w:rsidRPr="00D7097B">
        <w:rPr>
          <w:bCs/>
        </w:rPr>
        <w:tab/>
        <w:t>NTT DOCOMO, INC.</w:t>
      </w:r>
    </w:p>
    <w:p w14:paraId="05A52C97" w14:textId="3596C44C" w:rsidR="0085162C" w:rsidRPr="00D7097B" w:rsidRDefault="006F79AF" w:rsidP="0085162C">
      <w:pPr>
        <w:rPr>
          <w:bCs/>
        </w:rPr>
      </w:pPr>
      <w:hyperlink r:id="rId362" w:history="1">
        <w:r>
          <w:rPr>
            <w:rStyle w:val="Hyperlink"/>
            <w:bCs/>
          </w:rPr>
          <w:t>R1-2405022</w:t>
        </w:r>
      </w:hyperlink>
      <w:r w:rsidR="0085162C" w:rsidRPr="00D7097B">
        <w:rPr>
          <w:bCs/>
        </w:rPr>
        <w:tab/>
        <w:t>Remaining issues on power control for M-TRP operation in NR MIMO Evolution for Downlink and Uplink</w:t>
      </w:r>
      <w:r w:rsidR="0085162C" w:rsidRPr="00D7097B">
        <w:rPr>
          <w:bCs/>
        </w:rPr>
        <w:tab/>
        <w:t>NTT DOCOMO, INC.</w:t>
      </w:r>
    </w:p>
    <w:p w14:paraId="25988DF9" w14:textId="77777777" w:rsidR="0085162C" w:rsidRDefault="0085162C" w:rsidP="0085162C"/>
    <w:p w14:paraId="4F3A5540" w14:textId="5F51FBEE" w:rsidR="00BD159D" w:rsidRPr="00BD159D" w:rsidRDefault="006F79AF" w:rsidP="00BD159D">
      <w:pPr>
        <w:rPr>
          <w:b/>
          <w:bCs/>
        </w:rPr>
      </w:pPr>
      <w:hyperlink r:id="rId363" w:history="1">
        <w:r>
          <w:rPr>
            <w:rStyle w:val="Hyperlink"/>
            <w:b/>
            <w:bCs/>
          </w:rPr>
          <w:t>R1-2404351</w:t>
        </w:r>
      </w:hyperlink>
      <w:r w:rsidR="00BD159D" w:rsidRPr="00BD159D">
        <w:rPr>
          <w:b/>
          <w:bCs/>
        </w:rPr>
        <w:tab/>
        <w:t>Moderator summary for maintenance of Rel-18 MIMO on unified TCI extension</w:t>
      </w:r>
      <w:r w:rsidR="00BD159D" w:rsidRPr="00BD159D">
        <w:rPr>
          <w:b/>
          <w:bCs/>
        </w:rPr>
        <w:tab/>
        <w:t>Moderator (MediaTek Inc.)</w:t>
      </w:r>
    </w:p>
    <w:p w14:paraId="321C6DE9" w14:textId="77777777" w:rsidR="00BD159D" w:rsidRDefault="00BD159D" w:rsidP="00BD159D">
      <w:pPr>
        <w:rPr>
          <w:bCs/>
        </w:rPr>
      </w:pPr>
      <w:r>
        <w:rPr>
          <w:bCs/>
        </w:rPr>
        <w:t>From Monday session</w:t>
      </w:r>
    </w:p>
    <w:p w14:paraId="07B15E63" w14:textId="77777777" w:rsidR="00BD159D" w:rsidRDefault="00BD159D" w:rsidP="00BD159D">
      <w:pPr>
        <w:rPr>
          <w:bCs/>
          <w:highlight w:val="green"/>
        </w:rPr>
      </w:pPr>
      <w:r>
        <w:rPr>
          <w:bCs/>
          <w:highlight w:val="green"/>
        </w:rPr>
        <w:t>Agreement</w:t>
      </w:r>
    </w:p>
    <w:p w14:paraId="4BCE0DCD" w14:textId="77777777" w:rsidR="004F6239" w:rsidRDefault="004F6239" w:rsidP="00EA1844">
      <w:pPr>
        <w:pStyle w:val="ListParagraph"/>
        <w:numPr>
          <w:ilvl w:val="0"/>
          <w:numId w:val="89"/>
        </w:numPr>
      </w:pPr>
      <w:r>
        <w:t>Adopt the following text proposal to TS 38.214 V18.2.0 Section 6.2.1:</w:t>
      </w:r>
    </w:p>
    <w:tbl>
      <w:tblPr>
        <w:tblW w:w="5000" w:type="pct"/>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Look w:val="04A0" w:firstRow="1" w:lastRow="0" w:firstColumn="1" w:lastColumn="0" w:noHBand="0" w:noVBand="1"/>
      </w:tblPr>
      <w:tblGrid>
        <w:gridCol w:w="10457"/>
      </w:tblGrid>
      <w:tr w:rsidR="004F6239" w:rsidRPr="00BD159D" w14:paraId="76BEBA32" w14:textId="77777777" w:rsidTr="00BD159D">
        <w:tc>
          <w:tcPr>
            <w:tcW w:w="5000" w:type="pct"/>
            <w:tcBorders>
              <w:top w:val="single" w:sz="4" w:space="0" w:color="auto"/>
              <w:left w:val="single" w:sz="4" w:space="0" w:color="auto"/>
              <w:bottom w:val="single" w:sz="4" w:space="0" w:color="auto"/>
              <w:right w:val="single" w:sz="4" w:space="0" w:color="auto"/>
            </w:tcBorders>
            <w:hideMark/>
          </w:tcPr>
          <w:p w14:paraId="3AF44F35" w14:textId="77777777" w:rsidR="004F6239" w:rsidRPr="00BD159D" w:rsidRDefault="004F6239" w:rsidP="00BD159D">
            <w:pPr>
              <w:rPr>
                <w:rFonts w:ascii="Arial" w:eastAsia="MS Mincho" w:hAnsi="Arial" w:cs="Arial"/>
                <w:b/>
                <w:bCs/>
                <w:iCs/>
                <w:sz w:val="16"/>
                <w:szCs w:val="16"/>
                <w:lang w:eastAsia="ja-JP"/>
              </w:rPr>
            </w:pPr>
            <w:bookmarkStart w:id="69" w:name="OLE_LINK38"/>
            <w:r w:rsidRPr="00BD159D">
              <w:rPr>
                <w:rFonts w:ascii="Arial" w:hAnsi="Arial" w:cs="Arial"/>
                <w:b/>
                <w:bCs/>
                <w:sz w:val="16"/>
                <w:szCs w:val="16"/>
                <w:lang w:eastAsia="zh-CN"/>
              </w:rPr>
              <w:t>6.2.1</w:t>
            </w:r>
            <w:r w:rsidRPr="00BD159D">
              <w:rPr>
                <w:rFonts w:ascii="Arial" w:hAnsi="Arial" w:cs="Arial"/>
                <w:b/>
                <w:bCs/>
                <w:sz w:val="16"/>
                <w:szCs w:val="16"/>
                <w:lang w:eastAsia="zh-CN"/>
              </w:rPr>
              <w:tab/>
              <w:t>UE sounding procedure</w:t>
            </w:r>
          </w:p>
          <w:p w14:paraId="498F8702" w14:textId="77777777" w:rsidR="004F6239" w:rsidRPr="00BD159D" w:rsidRDefault="004F6239" w:rsidP="00BD159D">
            <w:pPr>
              <w:jc w:val="center"/>
              <w:rPr>
                <w:rFonts w:ascii="Arial" w:hAnsi="Arial" w:cs="Arial"/>
                <w:sz w:val="16"/>
                <w:szCs w:val="16"/>
                <w:lang w:eastAsia="zh-CN"/>
              </w:rPr>
            </w:pPr>
            <w:bookmarkStart w:id="70" w:name="OLE_LINK9"/>
            <w:bookmarkStart w:id="71" w:name="OLE_LINK71"/>
            <w:r w:rsidRPr="00BD159D">
              <w:rPr>
                <w:rFonts w:ascii="Arial" w:hAnsi="Arial" w:cs="Arial"/>
                <w:color w:val="FF0000"/>
                <w:sz w:val="16"/>
                <w:szCs w:val="16"/>
                <w:lang w:eastAsia="zh-CN"/>
              </w:rPr>
              <w:t>-------------------------------------------Unchanged parts are omitted-------------------------------------------</w:t>
            </w:r>
            <w:bookmarkEnd w:id="70"/>
          </w:p>
          <w:p w14:paraId="223B4101" w14:textId="77777777" w:rsidR="004F6239" w:rsidRPr="00BD159D" w:rsidRDefault="004F6239" w:rsidP="00BD159D">
            <w:pPr>
              <w:pStyle w:val="B1"/>
              <w:spacing w:after="0"/>
              <w:ind w:left="731"/>
              <w:rPr>
                <w:rFonts w:ascii="Arial" w:hAnsi="Arial" w:cs="Arial"/>
                <w:sz w:val="16"/>
                <w:szCs w:val="16"/>
              </w:rPr>
            </w:pPr>
            <w:r w:rsidRPr="00BD159D">
              <w:rPr>
                <w:rFonts w:ascii="Arial" w:hAnsi="Arial" w:cs="Arial"/>
                <w:sz w:val="16"/>
                <w:szCs w:val="16"/>
              </w:rPr>
              <w:t>-</w:t>
            </w:r>
            <w:r w:rsidRPr="00BD159D">
              <w:rPr>
                <w:rFonts w:ascii="Arial" w:hAnsi="Arial" w:cs="Arial"/>
                <w:sz w:val="16"/>
                <w:szCs w:val="16"/>
              </w:rPr>
              <w:tab/>
              <w:t xml:space="preserve">When two SRS resource sets </w:t>
            </w:r>
            <w:r w:rsidRPr="00BD159D">
              <w:rPr>
                <w:rFonts w:ascii="Arial" w:hAnsi="Arial" w:cs="Arial"/>
                <w:color w:val="FF0000"/>
                <w:sz w:val="16"/>
                <w:szCs w:val="16"/>
              </w:rPr>
              <w:t xml:space="preserve">are configured in </w:t>
            </w:r>
            <w:r w:rsidRPr="00BD159D">
              <w:rPr>
                <w:rFonts w:ascii="Arial" w:hAnsi="Arial" w:cs="Arial"/>
                <w:i/>
                <w:color w:val="FF0000"/>
                <w:sz w:val="16"/>
                <w:szCs w:val="16"/>
              </w:rPr>
              <w:t>srs-ResourceSetToAddModList</w:t>
            </w:r>
            <w:r w:rsidRPr="00BD159D">
              <w:rPr>
                <w:rFonts w:ascii="Arial" w:hAnsi="Arial" w:cs="Arial"/>
                <w:color w:val="FF0000"/>
                <w:sz w:val="16"/>
                <w:szCs w:val="16"/>
              </w:rPr>
              <w:t xml:space="preserve"> or </w:t>
            </w:r>
            <w:r w:rsidRPr="00BD159D">
              <w:rPr>
                <w:rFonts w:ascii="Arial" w:hAnsi="Arial" w:cs="Arial"/>
                <w:i/>
                <w:color w:val="FF0000"/>
                <w:sz w:val="16"/>
                <w:szCs w:val="16"/>
              </w:rPr>
              <w:t>srs-ResourceSetToAddModListDCI-0-2</w:t>
            </w:r>
            <w:r w:rsidRPr="00BD159D">
              <w:rPr>
                <w:rFonts w:ascii="Arial" w:hAnsi="Arial" w:cs="Arial"/>
                <w:i/>
                <w:sz w:val="16"/>
                <w:szCs w:val="16"/>
              </w:rPr>
              <w:t xml:space="preserve"> </w:t>
            </w:r>
            <w:r w:rsidRPr="00BD159D">
              <w:rPr>
                <w:rFonts w:ascii="Arial" w:hAnsi="Arial" w:cs="Arial"/>
                <w:sz w:val="16"/>
                <w:szCs w:val="16"/>
              </w:rPr>
              <w:t xml:space="preserve">with higher layer parameter </w:t>
            </w:r>
            <w:r w:rsidRPr="00BD159D">
              <w:rPr>
                <w:rFonts w:ascii="Arial" w:hAnsi="Arial" w:cs="Arial"/>
                <w:i/>
                <w:sz w:val="16"/>
                <w:szCs w:val="16"/>
              </w:rPr>
              <w:t xml:space="preserve">usage </w:t>
            </w:r>
            <w:r w:rsidRPr="00BD159D">
              <w:rPr>
                <w:rFonts w:ascii="Arial" w:hAnsi="Arial" w:cs="Arial"/>
                <w:sz w:val="16"/>
                <w:szCs w:val="16"/>
              </w:rPr>
              <w:t xml:space="preserve">in </w:t>
            </w:r>
            <w:r w:rsidRPr="00BD159D">
              <w:rPr>
                <w:rFonts w:ascii="Arial" w:hAnsi="Arial" w:cs="Arial"/>
                <w:i/>
                <w:sz w:val="16"/>
                <w:szCs w:val="16"/>
              </w:rPr>
              <w:t>SRS-ResourceSet</w:t>
            </w:r>
            <w:r w:rsidRPr="00BD159D">
              <w:rPr>
                <w:rFonts w:ascii="Arial" w:hAnsi="Arial" w:cs="Arial"/>
                <w:sz w:val="16"/>
                <w:szCs w:val="16"/>
              </w:rPr>
              <w:t xml:space="preserve"> set to 'codebook' or 'nonCodebook' </w:t>
            </w:r>
            <w:r w:rsidRPr="00BD159D">
              <w:rPr>
                <w:rFonts w:ascii="Arial" w:hAnsi="Arial" w:cs="Arial"/>
                <w:strike/>
                <w:color w:val="FF0000"/>
                <w:sz w:val="16"/>
                <w:szCs w:val="16"/>
              </w:rPr>
              <w:t>are configured</w:t>
            </w:r>
            <w:r w:rsidRPr="00BD159D">
              <w:rPr>
                <w:rFonts w:ascii="Arial" w:hAnsi="Arial" w:cs="Arial"/>
                <w:sz w:val="16"/>
                <w:szCs w:val="16"/>
              </w:rPr>
              <w:t>, the UE does not expect</w:t>
            </w:r>
            <w:r w:rsidRPr="00BD159D">
              <w:rPr>
                <w:rFonts w:ascii="Arial" w:hAnsi="Arial" w:cs="Arial"/>
                <w:color w:val="FF0000"/>
                <w:sz w:val="16"/>
                <w:szCs w:val="16"/>
              </w:rPr>
              <w:t>_</w:t>
            </w:r>
            <w:r w:rsidRPr="00BD159D">
              <w:rPr>
                <w:rFonts w:ascii="Arial" w:hAnsi="Arial" w:cs="Arial"/>
                <w:sz w:val="16"/>
                <w:szCs w:val="16"/>
              </w:rPr>
              <w:t xml:space="preserve">that the first indicated </w:t>
            </w:r>
            <w:r w:rsidRPr="00BD159D">
              <w:rPr>
                <w:rFonts w:ascii="Arial" w:hAnsi="Arial" w:cs="Arial"/>
                <w:i/>
                <w:sz w:val="16"/>
                <w:szCs w:val="16"/>
              </w:rPr>
              <w:t>TCI-State</w:t>
            </w:r>
            <w:r w:rsidRPr="00BD159D">
              <w:rPr>
                <w:rFonts w:ascii="Arial" w:hAnsi="Arial" w:cs="Arial"/>
                <w:sz w:val="16"/>
                <w:szCs w:val="16"/>
              </w:rPr>
              <w:t xml:space="preserve"> or </w:t>
            </w:r>
            <w:r w:rsidRPr="00BD159D">
              <w:rPr>
                <w:rFonts w:ascii="Arial" w:hAnsi="Arial" w:cs="Arial"/>
                <w:i/>
                <w:sz w:val="16"/>
                <w:szCs w:val="16"/>
              </w:rPr>
              <w:t>TCI-UL-State</w:t>
            </w:r>
            <w:r w:rsidRPr="00BD159D">
              <w:rPr>
                <w:rFonts w:ascii="Arial" w:hAnsi="Arial" w:cs="Arial"/>
                <w:sz w:val="16"/>
                <w:szCs w:val="16"/>
              </w:rPr>
              <w:t xml:space="preserve"> is applied to the second SRS resource set and that the second indicated </w:t>
            </w:r>
            <w:r w:rsidRPr="00BD159D">
              <w:rPr>
                <w:rFonts w:ascii="Arial" w:hAnsi="Arial" w:cs="Arial"/>
                <w:i/>
                <w:sz w:val="16"/>
                <w:szCs w:val="16"/>
              </w:rPr>
              <w:t>TCI-State</w:t>
            </w:r>
            <w:r w:rsidRPr="00BD159D">
              <w:rPr>
                <w:rFonts w:ascii="Arial" w:hAnsi="Arial" w:cs="Arial"/>
                <w:sz w:val="16"/>
                <w:szCs w:val="16"/>
              </w:rPr>
              <w:t xml:space="preserve"> or </w:t>
            </w:r>
            <w:r w:rsidRPr="00BD159D">
              <w:rPr>
                <w:rFonts w:ascii="Arial" w:hAnsi="Arial" w:cs="Arial"/>
                <w:i/>
                <w:sz w:val="16"/>
                <w:szCs w:val="16"/>
              </w:rPr>
              <w:t>TCI-UL-State</w:t>
            </w:r>
            <w:r w:rsidRPr="00BD159D">
              <w:rPr>
                <w:rFonts w:ascii="Arial" w:hAnsi="Arial" w:cs="Arial"/>
                <w:sz w:val="16"/>
                <w:szCs w:val="16"/>
              </w:rPr>
              <w:t xml:space="preserve"> is applied to the first SRS resource set.</w:t>
            </w:r>
          </w:p>
          <w:p w14:paraId="56397EB5" w14:textId="77777777" w:rsidR="004F6239" w:rsidRPr="00BD159D" w:rsidRDefault="004F6239" w:rsidP="00BD159D">
            <w:pPr>
              <w:jc w:val="center"/>
              <w:rPr>
                <w:rFonts w:ascii="Arial" w:eastAsia="DengXian" w:hAnsi="Arial" w:cs="Arial"/>
                <w:sz w:val="16"/>
                <w:szCs w:val="16"/>
                <w:lang w:eastAsia="zh-CN"/>
              </w:rPr>
            </w:pPr>
            <w:r w:rsidRPr="00BD159D">
              <w:rPr>
                <w:rFonts w:ascii="Arial" w:hAnsi="Arial" w:cs="Arial"/>
                <w:color w:val="FF0000"/>
                <w:sz w:val="16"/>
                <w:szCs w:val="16"/>
                <w:lang w:eastAsia="zh-CN"/>
              </w:rPr>
              <w:lastRenderedPageBreak/>
              <w:t>-------------------------------------------Unchanged parts are omitted-------------------------------------------</w:t>
            </w:r>
            <w:bookmarkEnd w:id="71"/>
          </w:p>
        </w:tc>
      </w:tr>
    </w:tbl>
    <w:bookmarkEnd w:id="69"/>
    <w:p w14:paraId="4A6CEAB6" w14:textId="019038C2" w:rsidR="004F6239" w:rsidRPr="004924A2" w:rsidRDefault="006F79AF" w:rsidP="004F6239">
      <w:pPr>
        <w:rPr>
          <w:b/>
        </w:rPr>
      </w:pPr>
      <w:r>
        <w:rPr>
          <w:b/>
        </w:rPr>
        <w:lastRenderedPageBreak/>
        <w:fldChar w:fldCharType="begin"/>
      </w:r>
      <w:r>
        <w:rPr>
          <w:b/>
        </w:rPr>
        <w:instrText>HYPERLINK "../Docs/R1-2405558.zip"</w:instrText>
      </w:r>
      <w:r>
        <w:rPr>
          <w:b/>
        </w:rPr>
      </w:r>
      <w:r>
        <w:rPr>
          <w:b/>
        </w:rPr>
        <w:fldChar w:fldCharType="separate"/>
      </w:r>
      <w:r>
        <w:rPr>
          <w:rStyle w:val="Hyperlink"/>
          <w:b/>
        </w:rPr>
        <w:t>R1-2405558</w:t>
      </w:r>
      <w:r>
        <w:rPr>
          <w:b/>
        </w:rPr>
        <w:fldChar w:fldCharType="end"/>
      </w:r>
      <w:r w:rsidR="004924A2" w:rsidRPr="004924A2">
        <w:rPr>
          <w:b/>
        </w:rPr>
        <w:tab/>
        <w:t>Correction on configuration of TCI states for SRS</w:t>
      </w:r>
      <w:r w:rsidR="004924A2" w:rsidRPr="004924A2">
        <w:rPr>
          <w:b/>
        </w:rPr>
        <w:tab/>
        <w:t>Moderator (MediaTek. Inc), CATT, Samsung</w:t>
      </w:r>
    </w:p>
    <w:p w14:paraId="449DDE4C" w14:textId="1F034B75" w:rsidR="0092115C" w:rsidRDefault="002429D6" w:rsidP="004F6239">
      <w:pPr>
        <w:rPr>
          <w:bCs/>
        </w:rPr>
      </w:pPr>
      <w:r>
        <w:rPr>
          <w:b/>
          <w:bCs/>
        </w:rPr>
        <w:t>Wednes</w:t>
      </w:r>
      <w:r w:rsidRPr="00AF701E">
        <w:rPr>
          <w:b/>
          <w:bCs/>
        </w:rPr>
        <w:t>day decision</w:t>
      </w:r>
      <w:r w:rsidR="004924A2" w:rsidRPr="0092115C">
        <w:rPr>
          <w:b/>
        </w:rPr>
        <w:t>:</w:t>
      </w:r>
      <w:r w:rsidR="004924A2" w:rsidRPr="0092115C">
        <w:rPr>
          <w:bCs/>
        </w:rPr>
        <w:t xml:space="preserve"> Draft CR is endorsed. </w:t>
      </w:r>
      <w:r w:rsidR="004924A2" w:rsidRPr="0092115C">
        <w:t xml:space="preserve">Final CR </w:t>
      </w:r>
      <w:r w:rsidR="0092115C" w:rsidRPr="0092115C">
        <w:t>(</w:t>
      </w:r>
      <w:r w:rsidR="0092115C" w:rsidRPr="0092115C">
        <w:rPr>
          <w:bCs/>
        </w:rPr>
        <w:t>Rel-18</w:t>
      </w:r>
      <w:r w:rsidR="0092115C">
        <w:rPr>
          <w:bCs/>
        </w:rPr>
        <w:t xml:space="preserve">, </w:t>
      </w:r>
      <w:r w:rsidR="0092115C" w:rsidRPr="0092115C">
        <w:rPr>
          <w:bCs/>
        </w:rPr>
        <w:t>38.214</w:t>
      </w:r>
      <w:r w:rsidR="0092115C">
        <w:rPr>
          <w:bCs/>
        </w:rPr>
        <w:t xml:space="preserve">, </w:t>
      </w:r>
      <w:r w:rsidR="0092115C" w:rsidRPr="0092115C">
        <w:rPr>
          <w:bCs/>
        </w:rPr>
        <w:t>NR_MIMO_evo_DL_UL-Core</w:t>
      </w:r>
      <w:r w:rsidR="0092115C">
        <w:rPr>
          <w:bCs/>
        </w:rPr>
        <w:t>, CR</w:t>
      </w:r>
      <w:r w:rsidR="0092115C" w:rsidRPr="0092115C">
        <w:rPr>
          <w:bCs/>
        </w:rPr>
        <w:t>0578</w:t>
      </w:r>
      <w:r w:rsidR="0092115C">
        <w:rPr>
          <w:bCs/>
        </w:rPr>
        <w:t xml:space="preserve">, Cat </w:t>
      </w:r>
      <w:r w:rsidR="0092115C" w:rsidRPr="0092115C">
        <w:rPr>
          <w:bCs/>
        </w:rPr>
        <w:t>F</w:t>
      </w:r>
      <w:r w:rsidR="0092115C" w:rsidRPr="0092115C">
        <w:t>)</w:t>
      </w:r>
      <w:r w:rsidR="0092115C">
        <w:t xml:space="preserve"> is </w:t>
      </w:r>
      <w:r w:rsidR="0092115C" w:rsidRPr="0092115C">
        <w:rPr>
          <w:highlight w:val="green"/>
        </w:rPr>
        <w:t xml:space="preserve">agreed </w:t>
      </w:r>
      <w:r w:rsidR="004924A2" w:rsidRPr="0092115C">
        <w:rPr>
          <w:highlight w:val="green"/>
        </w:rPr>
        <w:t xml:space="preserve">in </w:t>
      </w:r>
      <w:hyperlink r:id="rId364" w:history="1">
        <w:r w:rsidR="006F79AF">
          <w:rPr>
            <w:rStyle w:val="Hyperlink"/>
            <w:highlight w:val="green"/>
          </w:rPr>
          <w:t>R1-2405629</w:t>
        </w:r>
      </w:hyperlink>
      <w:r w:rsidR="0092115C">
        <w:rPr>
          <w:bCs/>
        </w:rPr>
        <w:t>.</w:t>
      </w:r>
    </w:p>
    <w:p w14:paraId="23A9D4FB" w14:textId="786859C4" w:rsidR="004924A2" w:rsidRDefault="004924A2" w:rsidP="004F6239">
      <w:pPr>
        <w:rPr>
          <w:bCs/>
        </w:rPr>
      </w:pPr>
    </w:p>
    <w:p w14:paraId="07F0D94E" w14:textId="77777777" w:rsidR="00FA001D" w:rsidRDefault="00FA001D" w:rsidP="004F6239">
      <w:pPr>
        <w:rPr>
          <w:bCs/>
        </w:rPr>
      </w:pPr>
    </w:p>
    <w:p w14:paraId="4F752301" w14:textId="77777777" w:rsidR="004F6239" w:rsidRDefault="004F6239" w:rsidP="004F6239">
      <w:pPr>
        <w:rPr>
          <w:bCs/>
          <w:highlight w:val="green"/>
        </w:rPr>
      </w:pPr>
      <w:r>
        <w:rPr>
          <w:bCs/>
          <w:highlight w:val="green"/>
        </w:rPr>
        <w:t>Agreement</w:t>
      </w:r>
    </w:p>
    <w:p w14:paraId="5BCCC3DD" w14:textId="178347C8" w:rsidR="004F6239" w:rsidRDefault="004F6239" w:rsidP="004F6239">
      <w:r>
        <w:t>Adopt the following text proposal to TS 38.214 V18.2.0.</w:t>
      </w:r>
    </w:p>
    <w:tbl>
      <w:tblPr>
        <w:tblW w:w="5000" w:type="pct"/>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Look w:val="04A0" w:firstRow="1" w:lastRow="0" w:firstColumn="1" w:lastColumn="0" w:noHBand="0" w:noVBand="1"/>
      </w:tblPr>
      <w:tblGrid>
        <w:gridCol w:w="10457"/>
      </w:tblGrid>
      <w:tr w:rsidR="004F6239" w:rsidRPr="00BD159D" w14:paraId="3C4534E3" w14:textId="77777777" w:rsidTr="00BD159D">
        <w:tc>
          <w:tcPr>
            <w:tcW w:w="5000" w:type="pct"/>
            <w:tcBorders>
              <w:top w:val="single" w:sz="4" w:space="0" w:color="auto"/>
              <w:left w:val="single" w:sz="4" w:space="0" w:color="auto"/>
              <w:bottom w:val="single" w:sz="4" w:space="0" w:color="auto"/>
              <w:right w:val="single" w:sz="4" w:space="0" w:color="auto"/>
            </w:tcBorders>
            <w:hideMark/>
          </w:tcPr>
          <w:p w14:paraId="5982E1B5" w14:textId="77777777" w:rsidR="004F6239" w:rsidRPr="00BD159D" w:rsidRDefault="004F6239" w:rsidP="00BD159D">
            <w:pPr>
              <w:rPr>
                <w:rFonts w:ascii="Arial" w:eastAsia="MS Mincho" w:hAnsi="Arial" w:cs="Arial"/>
                <w:b/>
                <w:bCs/>
                <w:iCs/>
                <w:sz w:val="16"/>
                <w:szCs w:val="16"/>
                <w:lang w:eastAsia="ja-JP"/>
              </w:rPr>
            </w:pPr>
            <w:r w:rsidRPr="00BD159D">
              <w:rPr>
                <w:rFonts w:ascii="Arial" w:hAnsi="Arial" w:cs="Arial"/>
                <w:b/>
                <w:bCs/>
                <w:sz w:val="16"/>
                <w:szCs w:val="16"/>
                <w:lang w:eastAsia="zh-CN"/>
              </w:rPr>
              <w:t>5.1</w:t>
            </w:r>
            <w:r w:rsidRPr="00BD159D">
              <w:rPr>
                <w:rFonts w:ascii="Arial" w:hAnsi="Arial" w:cs="Arial"/>
                <w:b/>
                <w:bCs/>
                <w:sz w:val="16"/>
                <w:szCs w:val="16"/>
                <w:lang w:eastAsia="zh-CN"/>
              </w:rPr>
              <w:tab/>
              <w:t>UE procedure for receiving the physical downlink shared channel</w:t>
            </w:r>
          </w:p>
          <w:p w14:paraId="0D19B03A" w14:textId="77777777" w:rsidR="004F6239" w:rsidRPr="00BD159D" w:rsidRDefault="004F6239" w:rsidP="00BD159D">
            <w:pPr>
              <w:jc w:val="center"/>
              <w:rPr>
                <w:rFonts w:ascii="Arial" w:hAnsi="Arial" w:cs="Arial"/>
                <w:sz w:val="16"/>
                <w:szCs w:val="16"/>
                <w:lang w:eastAsia="zh-CN"/>
              </w:rPr>
            </w:pPr>
            <w:r w:rsidRPr="00BD159D">
              <w:rPr>
                <w:rFonts w:ascii="Arial" w:hAnsi="Arial" w:cs="Arial"/>
                <w:color w:val="FF0000"/>
                <w:sz w:val="16"/>
                <w:szCs w:val="16"/>
                <w:lang w:eastAsia="zh-CN"/>
              </w:rPr>
              <w:t>-------------------------------------------Unchanged parts are omitted-------------------------------------------</w:t>
            </w:r>
          </w:p>
          <w:p w14:paraId="2D8A61E2" w14:textId="77777777" w:rsidR="004F6239" w:rsidRPr="00BD159D" w:rsidRDefault="004F6239" w:rsidP="00BD159D">
            <w:pPr>
              <w:rPr>
                <w:rFonts w:ascii="Arial" w:eastAsia="SimSun" w:hAnsi="Arial" w:cs="Arial"/>
                <w:sz w:val="16"/>
                <w:szCs w:val="16"/>
                <w:lang w:eastAsia="zh-CN"/>
              </w:rPr>
            </w:pPr>
            <w:r w:rsidRPr="00BD159D">
              <w:rPr>
                <w:rFonts w:ascii="Arial" w:hAnsi="Arial" w:cs="Arial"/>
                <w:sz w:val="16"/>
                <w:szCs w:val="16"/>
                <w:lang w:eastAsia="zh-CN"/>
              </w:rPr>
              <w:t xml:space="preserve">When a UE is configured with both </w:t>
            </w:r>
            <w:r w:rsidRPr="00BD159D">
              <w:rPr>
                <w:rFonts w:ascii="Arial" w:hAnsi="Arial" w:cs="Arial"/>
                <w:i/>
                <w:iCs/>
                <w:sz w:val="16"/>
                <w:szCs w:val="16"/>
                <w:lang w:eastAsia="zh-CN"/>
              </w:rPr>
              <w:t>sfnSchemePDSCH</w:t>
            </w:r>
            <w:r w:rsidRPr="00BD159D">
              <w:rPr>
                <w:rFonts w:ascii="Arial" w:hAnsi="Arial" w:cs="Arial"/>
                <w:sz w:val="16"/>
                <w:szCs w:val="16"/>
                <w:lang w:eastAsia="zh-CN"/>
              </w:rPr>
              <w:t xml:space="preserve"> and </w:t>
            </w:r>
            <w:r w:rsidRPr="00BD159D">
              <w:rPr>
                <w:rFonts w:ascii="Arial" w:hAnsi="Arial" w:cs="Arial"/>
                <w:i/>
                <w:iCs/>
                <w:sz w:val="16"/>
                <w:szCs w:val="16"/>
                <w:lang w:eastAsia="zh-CN"/>
              </w:rPr>
              <w:t>sfnSchemePDCCH</w:t>
            </w:r>
            <w:r w:rsidRPr="00BD159D">
              <w:rPr>
                <w:rFonts w:ascii="Arial" w:hAnsi="Arial" w:cs="Arial"/>
                <w:sz w:val="16"/>
                <w:szCs w:val="16"/>
                <w:lang w:eastAsia="zh-CN"/>
              </w:rPr>
              <w:t xml:space="preserve">, the UE shall expect that </w:t>
            </w:r>
            <w:r w:rsidRPr="00BD159D">
              <w:rPr>
                <w:rFonts w:ascii="Arial" w:hAnsi="Arial" w:cs="Arial"/>
                <w:i/>
                <w:iCs/>
                <w:sz w:val="16"/>
                <w:szCs w:val="16"/>
                <w:lang w:eastAsia="zh-CN"/>
              </w:rPr>
              <w:t>sfnSchemePDSCH</w:t>
            </w:r>
            <w:r w:rsidRPr="00BD159D">
              <w:rPr>
                <w:rFonts w:ascii="Arial" w:hAnsi="Arial" w:cs="Arial"/>
                <w:sz w:val="16"/>
                <w:szCs w:val="16"/>
                <w:lang w:eastAsia="zh-CN"/>
              </w:rPr>
              <w:t xml:space="preserve"> and </w:t>
            </w:r>
            <w:r w:rsidRPr="00BD159D">
              <w:rPr>
                <w:rFonts w:ascii="Arial" w:hAnsi="Arial" w:cs="Arial"/>
                <w:i/>
                <w:iCs/>
                <w:sz w:val="16"/>
                <w:szCs w:val="16"/>
                <w:lang w:eastAsia="zh-CN"/>
              </w:rPr>
              <w:t>sfnSchemePDCCH</w:t>
            </w:r>
            <w:r w:rsidRPr="00BD159D">
              <w:rPr>
                <w:rFonts w:ascii="Arial" w:hAnsi="Arial" w:cs="Arial"/>
                <w:sz w:val="16"/>
                <w:szCs w:val="16"/>
                <w:lang w:eastAsia="zh-CN"/>
              </w:rPr>
              <w:t xml:space="preserve"> are set to the same scheme, either </w:t>
            </w:r>
            <w:r w:rsidRPr="00BD159D">
              <w:rPr>
                <w:rFonts w:ascii="Arial" w:hAnsi="Arial" w:cs="Arial"/>
                <w:i/>
                <w:sz w:val="16"/>
                <w:szCs w:val="16"/>
                <w:lang w:eastAsia="zh-CN"/>
              </w:rPr>
              <w:t>'</w:t>
            </w:r>
            <w:r w:rsidRPr="00BD159D">
              <w:rPr>
                <w:rFonts w:ascii="Arial" w:hAnsi="Arial" w:cs="Arial"/>
                <w:sz w:val="16"/>
                <w:szCs w:val="16"/>
                <w:lang w:eastAsia="zh-CN"/>
              </w:rPr>
              <w:t>sfnSchemeA</w:t>
            </w:r>
            <w:r w:rsidRPr="00BD159D">
              <w:rPr>
                <w:rFonts w:ascii="Arial" w:hAnsi="Arial" w:cs="Arial"/>
                <w:i/>
                <w:sz w:val="16"/>
                <w:szCs w:val="16"/>
                <w:lang w:eastAsia="zh-CN"/>
              </w:rPr>
              <w:t>'</w:t>
            </w:r>
            <w:r w:rsidRPr="00BD159D">
              <w:rPr>
                <w:rFonts w:ascii="Arial" w:hAnsi="Arial" w:cs="Arial"/>
                <w:sz w:val="16"/>
                <w:szCs w:val="16"/>
                <w:lang w:eastAsia="zh-CN"/>
              </w:rPr>
              <w:t xml:space="preserve"> or </w:t>
            </w:r>
            <w:r w:rsidRPr="00BD159D">
              <w:rPr>
                <w:rFonts w:ascii="Arial" w:hAnsi="Arial" w:cs="Arial"/>
                <w:i/>
                <w:sz w:val="16"/>
                <w:szCs w:val="16"/>
                <w:lang w:eastAsia="zh-CN"/>
              </w:rPr>
              <w:t>'</w:t>
            </w:r>
            <w:r w:rsidRPr="00BD159D">
              <w:rPr>
                <w:rFonts w:ascii="Arial" w:hAnsi="Arial" w:cs="Arial"/>
                <w:sz w:val="16"/>
                <w:szCs w:val="16"/>
                <w:lang w:eastAsia="zh-CN"/>
              </w:rPr>
              <w:t>sfnSchemeB</w:t>
            </w:r>
            <w:r w:rsidRPr="00BD159D">
              <w:rPr>
                <w:rFonts w:ascii="Arial" w:hAnsi="Arial" w:cs="Arial"/>
                <w:i/>
                <w:sz w:val="16"/>
                <w:szCs w:val="16"/>
                <w:lang w:eastAsia="zh-CN"/>
              </w:rPr>
              <w:t>'</w:t>
            </w:r>
            <w:r w:rsidRPr="00BD159D">
              <w:rPr>
                <w:rFonts w:ascii="Arial" w:hAnsi="Arial" w:cs="Arial"/>
                <w:sz w:val="16"/>
                <w:szCs w:val="16"/>
                <w:lang w:eastAsia="zh-CN"/>
              </w:rPr>
              <w:t>.</w:t>
            </w:r>
          </w:p>
          <w:p w14:paraId="30D9F983" w14:textId="77777777" w:rsidR="004F6239" w:rsidRPr="00BD159D" w:rsidRDefault="004F6239" w:rsidP="00BD159D">
            <w:pPr>
              <w:rPr>
                <w:rFonts w:ascii="Arial" w:hAnsi="Arial" w:cs="Arial"/>
                <w:color w:val="000000"/>
                <w:sz w:val="16"/>
                <w:szCs w:val="16"/>
              </w:rPr>
            </w:pPr>
            <w:r w:rsidRPr="00BD159D">
              <w:rPr>
                <w:rFonts w:ascii="Arial" w:hAnsi="Arial" w:cs="Arial"/>
                <w:color w:val="000000"/>
                <w:sz w:val="16"/>
                <w:szCs w:val="16"/>
                <w:lang w:eastAsia="zh-CN"/>
              </w:rPr>
              <w:t xml:space="preserve">If a UE </w:t>
            </w:r>
            <w:r w:rsidRPr="00BD159D">
              <w:rPr>
                <w:rFonts w:ascii="Arial" w:hAnsi="Arial" w:cs="Arial"/>
                <w:sz w:val="16"/>
                <w:szCs w:val="16"/>
                <w:lang w:eastAsia="zh-CN"/>
              </w:rPr>
              <w:t xml:space="preserve">not configured with </w:t>
            </w:r>
            <w:r w:rsidRPr="00BD159D">
              <w:rPr>
                <w:rFonts w:ascii="Arial" w:hAnsi="Arial" w:cs="Arial"/>
                <w:i/>
                <w:sz w:val="16"/>
                <w:szCs w:val="16"/>
                <w:lang w:eastAsia="zh-CN"/>
              </w:rPr>
              <w:t>dl-OrJointTCI-StateList</w:t>
            </w:r>
            <w:r w:rsidRPr="00BD159D">
              <w:rPr>
                <w:rFonts w:ascii="Arial" w:hAnsi="Arial" w:cs="Arial"/>
                <w:sz w:val="16"/>
                <w:szCs w:val="16"/>
                <w:lang w:eastAsia="zh-CN"/>
              </w:rPr>
              <w:t xml:space="preserve"> </w:t>
            </w:r>
            <w:r w:rsidRPr="00BD159D">
              <w:rPr>
                <w:rFonts w:ascii="Arial" w:hAnsi="Arial" w:cs="Arial"/>
                <w:color w:val="000000"/>
                <w:sz w:val="16"/>
                <w:szCs w:val="16"/>
                <w:lang w:eastAsia="zh-CN"/>
              </w:rPr>
              <w:t xml:space="preserve">is configured with </w:t>
            </w:r>
            <w:r w:rsidRPr="00BD159D">
              <w:rPr>
                <w:rFonts w:ascii="Arial" w:hAnsi="Arial" w:cs="Arial"/>
                <w:i/>
                <w:iCs/>
                <w:color w:val="000000"/>
                <w:sz w:val="16"/>
                <w:szCs w:val="16"/>
                <w:lang w:eastAsia="zh-CN"/>
              </w:rPr>
              <w:t xml:space="preserve">sfnSchemePDCCH </w:t>
            </w:r>
            <w:r w:rsidRPr="00BD159D">
              <w:rPr>
                <w:rFonts w:ascii="Arial" w:hAnsi="Arial" w:cs="Arial"/>
                <w:color w:val="000000"/>
                <w:sz w:val="16"/>
                <w:szCs w:val="16"/>
                <w:lang w:eastAsia="zh-CN"/>
              </w:rPr>
              <w:t xml:space="preserve">set to 'sfnSchemeA' and activated with two TCI states by MAC CE, and the UE does not report its capability of </w:t>
            </w:r>
            <w:r w:rsidRPr="00BD159D">
              <w:rPr>
                <w:rFonts w:ascii="Arial" w:hAnsi="Arial" w:cs="Arial"/>
                <w:i/>
                <w:iCs/>
                <w:color w:val="000000"/>
                <w:sz w:val="16"/>
                <w:szCs w:val="16"/>
                <w:lang w:eastAsia="zh-CN"/>
              </w:rPr>
              <w:t>sfn-SchemeA-PDCCH-only</w:t>
            </w:r>
            <w:r w:rsidRPr="00BD159D">
              <w:rPr>
                <w:rFonts w:ascii="Arial" w:hAnsi="Arial" w:cs="Arial"/>
                <w:color w:val="000000"/>
                <w:sz w:val="16"/>
                <w:szCs w:val="16"/>
                <w:lang w:eastAsia="zh-CN"/>
              </w:rPr>
              <w:t>, the UE is expected to be configured with</w:t>
            </w:r>
            <w:r w:rsidRPr="00BD159D">
              <w:rPr>
                <w:rFonts w:ascii="Arial" w:hAnsi="Arial" w:cs="Arial"/>
                <w:i/>
                <w:iCs/>
                <w:color w:val="000000"/>
                <w:sz w:val="16"/>
                <w:szCs w:val="16"/>
                <w:lang w:eastAsia="zh-CN"/>
              </w:rPr>
              <w:t xml:space="preserve"> sfnSchemePDSCH </w:t>
            </w:r>
            <w:r w:rsidRPr="00BD159D">
              <w:rPr>
                <w:rFonts w:ascii="Arial" w:hAnsi="Arial" w:cs="Arial"/>
                <w:color w:val="000000"/>
                <w:sz w:val="16"/>
                <w:szCs w:val="16"/>
                <w:lang w:eastAsia="zh-CN"/>
              </w:rPr>
              <w:t>set to</w:t>
            </w:r>
            <w:r w:rsidRPr="00BD159D">
              <w:rPr>
                <w:rFonts w:ascii="Arial" w:hAnsi="Arial" w:cs="Arial"/>
                <w:i/>
                <w:iCs/>
                <w:color w:val="000000"/>
                <w:sz w:val="16"/>
                <w:szCs w:val="16"/>
                <w:lang w:eastAsia="zh-CN"/>
              </w:rPr>
              <w:t xml:space="preserve"> 'sfnSchemeA' </w:t>
            </w:r>
            <w:r w:rsidRPr="00BD159D">
              <w:rPr>
                <w:rFonts w:ascii="Arial" w:hAnsi="Arial" w:cs="Arial"/>
                <w:color w:val="000000"/>
                <w:sz w:val="16"/>
                <w:szCs w:val="16"/>
                <w:lang w:eastAsia="zh-CN"/>
              </w:rPr>
              <w:t>and indicated with two TCI states in a codepoint of the DCI field</w:t>
            </w:r>
            <w:r w:rsidRPr="00BD159D">
              <w:rPr>
                <w:rFonts w:ascii="Arial" w:hAnsi="Arial" w:cs="Arial"/>
                <w:i/>
                <w:iCs/>
                <w:color w:val="000000"/>
                <w:sz w:val="16"/>
                <w:szCs w:val="16"/>
                <w:lang w:eastAsia="zh-CN"/>
              </w:rPr>
              <w:t xml:space="preserve"> 'Transmission Configuration Indication', </w:t>
            </w:r>
            <w:r w:rsidRPr="00BD159D">
              <w:rPr>
                <w:rFonts w:ascii="Arial" w:hAnsi="Arial" w:cs="Arial"/>
                <w:color w:val="000000"/>
                <w:sz w:val="16"/>
                <w:szCs w:val="16"/>
                <w:lang w:eastAsia="zh-CN"/>
              </w:rPr>
              <w:t>if the PDSCH is scheduled by DCI format 1_1/1_2.</w:t>
            </w:r>
          </w:p>
          <w:p w14:paraId="3545EB56" w14:textId="77777777" w:rsidR="004F6239" w:rsidRPr="00BD159D" w:rsidRDefault="004F6239" w:rsidP="00BD159D">
            <w:pPr>
              <w:rPr>
                <w:rFonts w:ascii="Arial" w:hAnsi="Arial" w:cs="Arial"/>
                <w:sz w:val="16"/>
                <w:szCs w:val="16"/>
                <w:lang w:eastAsia="zh-CN"/>
              </w:rPr>
            </w:pPr>
            <w:r w:rsidRPr="00BD159D">
              <w:rPr>
                <w:rFonts w:ascii="Arial" w:hAnsi="Arial" w:cs="Arial"/>
                <w:sz w:val="16"/>
                <w:szCs w:val="16"/>
                <w:lang w:eastAsia="zh-CN"/>
              </w:rPr>
              <w:t xml:space="preserve">If a UE configured with </w:t>
            </w:r>
            <w:r w:rsidRPr="00BD159D">
              <w:rPr>
                <w:rFonts w:ascii="Arial" w:hAnsi="Arial" w:cs="Arial"/>
                <w:i/>
                <w:iCs/>
                <w:sz w:val="16"/>
                <w:szCs w:val="16"/>
                <w:lang w:eastAsia="en-GB"/>
              </w:rPr>
              <w:t>dl-OrJointTCI-StateList</w:t>
            </w:r>
            <w:r w:rsidRPr="00BD159D">
              <w:rPr>
                <w:rFonts w:ascii="Arial" w:hAnsi="Arial" w:cs="Arial"/>
                <w:sz w:val="16"/>
                <w:szCs w:val="16"/>
                <w:lang w:eastAsia="zh-CN"/>
              </w:rPr>
              <w:t xml:space="preserve"> and </w:t>
            </w:r>
            <w:r w:rsidRPr="00BD159D">
              <w:rPr>
                <w:rFonts w:ascii="Arial" w:hAnsi="Arial" w:cs="Arial"/>
                <w:sz w:val="16"/>
                <w:szCs w:val="16"/>
                <w:lang w:eastAsia="en-GB"/>
              </w:rPr>
              <w:t xml:space="preserve">having two indicated </w:t>
            </w:r>
            <w:r w:rsidRPr="00BD159D">
              <w:rPr>
                <w:rFonts w:ascii="Arial" w:hAnsi="Arial" w:cs="Arial"/>
                <w:sz w:val="16"/>
                <w:szCs w:val="16"/>
                <w:lang w:eastAsia="zh-CN"/>
              </w:rPr>
              <w:t xml:space="preserve">TCI-States is configured with </w:t>
            </w:r>
            <w:r w:rsidRPr="00BD159D">
              <w:rPr>
                <w:rFonts w:ascii="Arial" w:hAnsi="Arial" w:cs="Arial"/>
                <w:i/>
                <w:iCs/>
                <w:sz w:val="16"/>
                <w:szCs w:val="16"/>
                <w:lang w:eastAsia="zh-CN"/>
              </w:rPr>
              <w:t xml:space="preserve">sfnSchemePdcch </w:t>
            </w:r>
            <w:r w:rsidRPr="00BD159D">
              <w:rPr>
                <w:rFonts w:ascii="Arial" w:hAnsi="Arial" w:cs="Arial"/>
                <w:sz w:val="16"/>
                <w:szCs w:val="16"/>
                <w:lang w:eastAsia="zh-CN"/>
              </w:rPr>
              <w:t>set to 'sfnSchemeA' for a DL BWP and signaled by the higher layer parameter</w:t>
            </w:r>
            <w:r w:rsidRPr="00BD159D">
              <w:rPr>
                <w:rFonts w:ascii="Arial" w:hAnsi="Arial" w:cs="Arial"/>
                <w:iCs/>
                <w:sz w:val="16"/>
                <w:szCs w:val="16"/>
                <w:lang w:eastAsia="zh-CN"/>
              </w:rPr>
              <w:t xml:space="preserve"> </w:t>
            </w:r>
            <w:bookmarkStart w:id="72" w:name="OLE_LINK83"/>
            <w:bookmarkStart w:id="73" w:name="OLE_LINK41"/>
            <w:r w:rsidRPr="00BD159D">
              <w:rPr>
                <w:rFonts w:ascii="Arial" w:hAnsi="Arial" w:cs="Arial"/>
                <w:iCs/>
                <w:strike/>
                <w:color w:val="FF0000"/>
                <w:sz w:val="16"/>
                <w:szCs w:val="16"/>
                <w:lang w:eastAsia="zh-CN"/>
              </w:rPr>
              <w:t>[applyIndicatedTCIState]</w:t>
            </w:r>
            <w:bookmarkEnd w:id="72"/>
            <w:r w:rsidRPr="00BD159D">
              <w:rPr>
                <w:rFonts w:ascii="Arial" w:hAnsi="Arial" w:cs="Arial"/>
                <w:i/>
                <w:sz w:val="16"/>
                <w:szCs w:val="16"/>
                <w:lang w:eastAsia="sv-SE"/>
              </w:rPr>
              <w:t xml:space="preserve"> </w:t>
            </w:r>
            <w:r w:rsidRPr="00BD159D">
              <w:rPr>
                <w:rFonts w:ascii="Arial" w:hAnsi="Arial" w:cs="Arial"/>
                <w:i/>
                <w:color w:val="FF0000"/>
                <w:sz w:val="16"/>
                <w:szCs w:val="16"/>
                <w:lang w:eastAsia="zh-CN"/>
              </w:rPr>
              <w:t>applyIndicatedTCI-State</w:t>
            </w:r>
            <w:bookmarkEnd w:id="73"/>
            <w:r w:rsidRPr="00BD159D">
              <w:rPr>
                <w:rFonts w:ascii="Arial" w:hAnsi="Arial" w:cs="Arial"/>
                <w:i/>
                <w:sz w:val="16"/>
                <w:szCs w:val="16"/>
                <w:lang w:eastAsia="zh-CN"/>
              </w:rPr>
              <w:t xml:space="preserve"> </w:t>
            </w:r>
            <w:r w:rsidRPr="00BD159D">
              <w:rPr>
                <w:rFonts w:ascii="Arial" w:hAnsi="Arial" w:cs="Arial"/>
                <w:sz w:val="16"/>
                <w:szCs w:val="16"/>
                <w:lang w:eastAsia="zh-CN"/>
              </w:rPr>
              <w:t xml:space="preserve">to apply both indicated TCI-States to a PDCCH on a CORESET, and the UE does not report its capability of </w:t>
            </w:r>
            <w:r w:rsidRPr="00BD159D">
              <w:rPr>
                <w:rFonts w:ascii="Arial" w:hAnsi="Arial" w:cs="Arial"/>
                <w:i/>
                <w:iCs/>
                <w:sz w:val="16"/>
                <w:szCs w:val="16"/>
                <w:lang w:eastAsia="zh-CN"/>
              </w:rPr>
              <w:t>sfn-SchemeA-PDCCH-only</w:t>
            </w:r>
            <w:r w:rsidRPr="00BD159D">
              <w:rPr>
                <w:rFonts w:ascii="Arial" w:hAnsi="Arial" w:cs="Arial"/>
                <w:sz w:val="16"/>
                <w:szCs w:val="16"/>
                <w:lang w:eastAsia="zh-CN"/>
              </w:rPr>
              <w:t>, the UE is expected to be configured with</w:t>
            </w:r>
            <w:r w:rsidRPr="00BD159D">
              <w:rPr>
                <w:rFonts w:ascii="Arial" w:hAnsi="Arial" w:cs="Arial"/>
                <w:i/>
                <w:iCs/>
                <w:sz w:val="16"/>
                <w:szCs w:val="16"/>
                <w:lang w:eastAsia="zh-CN"/>
              </w:rPr>
              <w:t xml:space="preserve"> sfnSchemePdsch </w:t>
            </w:r>
            <w:r w:rsidRPr="00BD159D">
              <w:rPr>
                <w:rFonts w:ascii="Arial" w:hAnsi="Arial" w:cs="Arial"/>
                <w:sz w:val="16"/>
                <w:szCs w:val="16"/>
                <w:lang w:eastAsia="zh-CN"/>
              </w:rPr>
              <w:t>set to</w:t>
            </w:r>
            <w:r w:rsidRPr="00BD159D">
              <w:rPr>
                <w:rFonts w:ascii="Arial" w:hAnsi="Arial" w:cs="Arial"/>
                <w:i/>
                <w:iCs/>
                <w:sz w:val="16"/>
                <w:szCs w:val="16"/>
                <w:lang w:eastAsia="zh-CN"/>
              </w:rPr>
              <w:t xml:space="preserve"> 'sfnSchemeA' </w:t>
            </w:r>
            <w:r w:rsidRPr="00BD159D">
              <w:rPr>
                <w:rFonts w:ascii="Arial" w:hAnsi="Arial" w:cs="Arial"/>
                <w:sz w:val="16"/>
                <w:szCs w:val="16"/>
                <w:lang w:eastAsia="zh-CN"/>
              </w:rPr>
              <w:t>and both indicated TCI-States are applicable to PDSCH, if the PDSCH is scheduled by DCI format 1_1/1_2 on the PDCCH.</w:t>
            </w:r>
          </w:p>
          <w:p w14:paraId="5662066D" w14:textId="77777777" w:rsidR="004F6239" w:rsidRPr="00BD159D" w:rsidRDefault="004F6239" w:rsidP="00BD159D">
            <w:pPr>
              <w:rPr>
                <w:rFonts w:ascii="Arial" w:hAnsi="Arial" w:cs="Arial"/>
                <w:color w:val="000000"/>
                <w:sz w:val="16"/>
                <w:szCs w:val="16"/>
                <w:lang w:eastAsia="zh-CN"/>
              </w:rPr>
            </w:pPr>
            <w:r w:rsidRPr="00BD159D">
              <w:rPr>
                <w:rFonts w:ascii="Arial" w:hAnsi="Arial" w:cs="Arial"/>
                <w:color w:val="000000"/>
                <w:sz w:val="16"/>
                <w:szCs w:val="16"/>
                <w:lang w:eastAsia="zh-CN"/>
              </w:rPr>
              <w:t xml:space="preserve">If a UE </w:t>
            </w:r>
            <w:r w:rsidRPr="00BD159D">
              <w:rPr>
                <w:rFonts w:ascii="Arial" w:hAnsi="Arial" w:cs="Arial"/>
                <w:sz w:val="16"/>
                <w:szCs w:val="16"/>
                <w:lang w:eastAsia="zh-CN"/>
              </w:rPr>
              <w:t xml:space="preserve">not configured with </w:t>
            </w:r>
            <w:r w:rsidRPr="00BD159D">
              <w:rPr>
                <w:rFonts w:ascii="Arial" w:hAnsi="Arial" w:cs="Arial"/>
                <w:i/>
                <w:sz w:val="16"/>
                <w:szCs w:val="16"/>
                <w:lang w:eastAsia="zh-CN"/>
              </w:rPr>
              <w:t>dl-OrJointTCI-StateList</w:t>
            </w:r>
            <w:r w:rsidRPr="00BD159D">
              <w:rPr>
                <w:rFonts w:ascii="Arial" w:hAnsi="Arial" w:cs="Arial"/>
                <w:color w:val="000000"/>
                <w:sz w:val="16"/>
                <w:szCs w:val="16"/>
                <w:lang w:eastAsia="zh-CN"/>
              </w:rPr>
              <w:t xml:space="preserve"> is configured with </w:t>
            </w:r>
            <w:r w:rsidRPr="00BD159D">
              <w:rPr>
                <w:rFonts w:ascii="Arial" w:hAnsi="Arial" w:cs="Arial"/>
                <w:i/>
                <w:iCs/>
                <w:color w:val="000000"/>
                <w:sz w:val="16"/>
                <w:szCs w:val="16"/>
                <w:lang w:eastAsia="zh-CN"/>
              </w:rPr>
              <w:t xml:space="preserve">sfnSchemePDCCH </w:t>
            </w:r>
            <w:r w:rsidRPr="00BD159D">
              <w:rPr>
                <w:rFonts w:ascii="Arial" w:hAnsi="Arial" w:cs="Arial"/>
                <w:color w:val="000000"/>
                <w:sz w:val="16"/>
                <w:szCs w:val="16"/>
                <w:lang w:eastAsia="zh-CN"/>
              </w:rPr>
              <w:t>set to 'sfnSchemeB' and activated with two TCI states by MAC CE, the UE is expected to be configured with</w:t>
            </w:r>
            <w:r w:rsidRPr="00BD159D">
              <w:rPr>
                <w:rFonts w:ascii="Arial" w:hAnsi="Arial" w:cs="Arial"/>
                <w:i/>
                <w:iCs/>
                <w:color w:val="000000"/>
                <w:sz w:val="16"/>
                <w:szCs w:val="16"/>
                <w:lang w:eastAsia="zh-CN"/>
              </w:rPr>
              <w:t xml:space="preserve"> sfnSchemePDSCH </w:t>
            </w:r>
            <w:r w:rsidRPr="00BD159D">
              <w:rPr>
                <w:rFonts w:ascii="Arial" w:hAnsi="Arial" w:cs="Arial"/>
                <w:color w:val="000000"/>
                <w:sz w:val="16"/>
                <w:szCs w:val="16"/>
                <w:lang w:eastAsia="zh-CN"/>
              </w:rPr>
              <w:t>set to</w:t>
            </w:r>
            <w:r w:rsidRPr="00BD159D">
              <w:rPr>
                <w:rFonts w:ascii="Arial" w:hAnsi="Arial" w:cs="Arial"/>
                <w:i/>
                <w:iCs/>
                <w:color w:val="000000"/>
                <w:sz w:val="16"/>
                <w:szCs w:val="16"/>
                <w:lang w:eastAsia="zh-CN"/>
              </w:rPr>
              <w:t xml:space="preserve"> 'sfnSchemeB' </w:t>
            </w:r>
            <w:r w:rsidRPr="00BD159D">
              <w:rPr>
                <w:rFonts w:ascii="Arial" w:hAnsi="Arial" w:cs="Arial"/>
                <w:color w:val="000000"/>
                <w:sz w:val="16"/>
                <w:szCs w:val="16"/>
                <w:lang w:eastAsia="zh-CN"/>
              </w:rPr>
              <w:t xml:space="preserve">and indicated with two TCI states in a codepoint of the DCI field </w:t>
            </w:r>
            <w:r w:rsidRPr="00BD159D">
              <w:rPr>
                <w:rFonts w:ascii="Arial" w:hAnsi="Arial" w:cs="Arial"/>
                <w:i/>
                <w:iCs/>
                <w:color w:val="000000"/>
                <w:sz w:val="16"/>
                <w:szCs w:val="16"/>
                <w:lang w:eastAsia="zh-CN"/>
              </w:rPr>
              <w:t>'Transmission Configuration Indication',</w:t>
            </w:r>
            <w:r w:rsidRPr="00BD159D">
              <w:rPr>
                <w:rFonts w:ascii="Arial" w:hAnsi="Arial" w:cs="Arial"/>
                <w:color w:val="000000"/>
                <w:sz w:val="16"/>
                <w:szCs w:val="16"/>
                <w:lang w:eastAsia="zh-CN"/>
              </w:rPr>
              <w:t xml:space="preserve"> if the PDSCH is scheduled by DCI format 1_1/1_2.</w:t>
            </w:r>
          </w:p>
          <w:p w14:paraId="099D68AE" w14:textId="77777777" w:rsidR="004F6239" w:rsidRPr="00BD159D" w:rsidRDefault="004F6239" w:rsidP="00BD159D">
            <w:pPr>
              <w:rPr>
                <w:rFonts w:ascii="Arial" w:hAnsi="Arial" w:cs="Arial"/>
                <w:sz w:val="16"/>
                <w:szCs w:val="16"/>
                <w:lang w:eastAsia="zh-CN"/>
              </w:rPr>
            </w:pPr>
            <w:r w:rsidRPr="00BD159D">
              <w:rPr>
                <w:rFonts w:ascii="Arial" w:hAnsi="Arial" w:cs="Arial"/>
                <w:sz w:val="16"/>
                <w:szCs w:val="16"/>
                <w:lang w:eastAsia="zh-CN"/>
              </w:rPr>
              <w:t xml:space="preserve">If a UE configured with </w:t>
            </w:r>
            <w:r w:rsidRPr="00BD159D">
              <w:rPr>
                <w:rFonts w:ascii="Arial" w:hAnsi="Arial" w:cs="Arial"/>
                <w:i/>
                <w:iCs/>
                <w:sz w:val="16"/>
                <w:szCs w:val="16"/>
                <w:lang w:eastAsia="en-GB"/>
              </w:rPr>
              <w:t>dl-OrJointTCI-StateList</w:t>
            </w:r>
            <w:r w:rsidRPr="00BD159D">
              <w:rPr>
                <w:rFonts w:ascii="Arial" w:hAnsi="Arial" w:cs="Arial"/>
                <w:sz w:val="16"/>
                <w:szCs w:val="16"/>
                <w:lang w:eastAsia="zh-CN"/>
              </w:rPr>
              <w:t xml:space="preserve"> and </w:t>
            </w:r>
            <w:r w:rsidRPr="00BD159D">
              <w:rPr>
                <w:rFonts w:ascii="Arial" w:hAnsi="Arial" w:cs="Arial"/>
                <w:sz w:val="16"/>
                <w:szCs w:val="16"/>
                <w:lang w:eastAsia="en-GB"/>
              </w:rPr>
              <w:t xml:space="preserve">having two indicated </w:t>
            </w:r>
            <w:r w:rsidRPr="00BD159D">
              <w:rPr>
                <w:rFonts w:ascii="Arial" w:hAnsi="Arial" w:cs="Arial"/>
                <w:sz w:val="16"/>
                <w:szCs w:val="16"/>
                <w:lang w:eastAsia="zh-CN"/>
              </w:rPr>
              <w:t xml:space="preserve">TCI-States is configured with </w:t>
            </w:r>
            <w:r w:rsidRPr="00BD159D">
              <w:rPr>
                <w:rFonts w:ascii="Arial" w:hAnsi="Arial" w:cs="Arial"/>
                <w:i/>
                <w:iCs/>
                <w:sz w:val="16"/>
                <w:szCs w:val="16"/>
                <w:lang w:eastAsia="zh-CN"/>
              </w:rPr>
              <w:t xml:space="preserve">sfnSchemePdcch </w:t>
            </w:r>
            <w:r w:rsidRPr="00BD159D">
              <w:rPr>
                <w:rFonts w:ascii="Arial" w:hAnsi="Arial" w:cs="Arial"/>
                <w:sz w:val="16"/>
                <w:szCs w:val="16"/>
                <w:lang w:eastAsia="zh-CN"/>
              </w:rPr>
              <w:t>set to 'sfnSchemeB' for a DL BWP</w:t>
            </w:r>
            <w:r w:rsidRPr="00BD159D">
              <w:rPr>
                <w:rFonts w:ascii="Arial" w:hAnsi="Arial" w:cs="Arial"/>
                <w:sz w:val="16"/>
                <w:szCs w:val="16"/>
                <w:lang w:eastAsia="en-GB"/>
              </w:rPr>
              <w:t>,</w:t>
            </w:r>
            <w:r w:rsidRPr="00BD159D">
              <w:rPr>
                <w:rFonts w:ascii="Arial" w:hAnsi="Arial" w:cs="Arial"/>
                <w:sz w:val="16"/>
                <w:szCs w:val="16"/>
                <w:lang w:eastAsia="zh-CN"/>
              </w:rPr>
              <w:t xml:space="preserve"> and signaled by the higher layer parameter</w:t>
            </w:r>
            <w:r w:rsidRPr="00BD159D">
              <w:rPr>
                <w:rFonts w:ascii="Arial" w:hAnsi="Arial" w:cs="Arial"/>
                <w:iCs/>
                <w:sz w:val="16"/>
                <w:szCs w:val="16"/>
                <w:lang w:eastAsia="zh-CN"/>
              </w:rPr>
              <w:t xml:space="preserve"> </w:t>
            </w:r>
            <w:r w:rsidRPr="00BD159D">
              <w:rPr>
                <w:rFonts w:ascii="Arial" w:hAnsi="Arial" w:cs="Arial"/>
                <w:iCs/>
                <w:strike/>
                <w:color w:val="FF0000"/>
                <w:sz w:val="16"/>
                <w:szCs w:val="16"/>
                <w:lang w:eastAsia="zh-CN"/>
              </w:rPr>
              <w:t>[</w:t>
            </w:r>
            <w:bookmarkStart w:id="74" w:name="OLE_LINK137"/>
            <w:r w:rsidRPr="00BD159D">
              <w:rPr>
                <w:rFonts w:ascii="Arial" w:hAnsi="Arial" w:cs="Arial"/>
                <w:iCs/>
                <w:strike/>
                <w:color w:val="FF0000"/>
                <w:sz w:val="16"/>
                <w:szCs w:val="16"/>
                <w:lang w:eastAsia="zh-CN"/>
              </w:rPr>
              <w:t>applyIndicatedTCIState</w:t>
            </w:r>
            <w:bookmarkEnd w:id="74"/>
            <w:r w:rsidRPr="00BD159D">
              <w:rPr>
                <w:rFonts w:ascii="Arial" w:hAnsi="Arial" w:cs="Arial"/>
                <w:iCs/>
                <w:strike/>
                <w:color w:val="FF0000"/>
                <w:sz w:val="16"/>
                <w:szCs w:val="16"/>
                <w:lang w:eastAsia="zh-CN"/>
              </w:rPr>
              <w:t>]</w:t>
            </w:r>
            <w:r w:rsidRPr="00BD159D">
              <w:rPr>
                <w:rFonts w:ascii="Arial" w:hAnsi="Arial" w:cs="Arial"/>
                <w:i/>
                <w:sz w:val="16"/>
                <w:szCs w:val="16"/>
                <w:lang w:eastAsia="sv-SE"/>
              </w:rPr>
              <w:t xml:space="preserve"> </w:t>
            </w:r>
            <w:r w:rsidRPr="00BD159D">
              <w:rPr>
                <w:rFonts w:ascii="Arial" w:hAnsi="Arial" w:cs="Arial"/>
                <w:i/>
                <w:color w:val="FF0000"/>
                <w:sz w:val="16"/>
                <w:szCs w:val="16"/>
                <w:lang w:eastAsia="zh-CN"/>
              </w:rPr>
              <w:t>applyIndicatedTCI-State</w:t>
            </w:r>
            <w:r w:rsidRPr="00BD159D">
              <w:rPr>
                <w:rFonts w:ascii="Arial" w:hAnsi="Arial" w:cs="Arial"/>
                <w:sz w:val="16"/>
                <w:szCs w:val="16"/>
                <w:lang w:eastAsia="zh-CN"/>
              </w:rPr>
              <w:t xml:space="preserve"> to apply both indicated TCI-States to a PDCCH on a CORESET, the UE is expected to be configured with</w:t>
            </w:r>
            <w:r w:rsidRPr="00BD159D">
              <w:rPr>
                <w:rFonts w:ascii="Arial" w:hAnsi="Arial" w:cs="Arial"/>
                <w:i/>
                <w:iCs/>
                <w:sz w:val="16"/>
                <w:szCs w:val="16"/>
                <w:lang w:eastAsia="zh-CN"/>
              </w:rPr>
              <w:t xml:space="preserve"> sfnSchemePdsch </w:t>
            </w:r>
            <w:r w:rsidRPr="00BD159D">
              <w:rPr>
                <w:rFonts w:ascii="Arial" w:hAnsi="Arial" w:cs="Arial"/>
                <w:sz w:val="16"/>
                <w:szCs w:val="16"/>
                <w:lang w:eastAsia="zh-CN"/>
              </w:rPr>
              <w:t>set to</w:t>
            </w:r>
            <w:r w:rsidRPr="00BD159D">
              <w:rPr>
                <w:rFonts w:ascii="Arial" w:hAnsi="Arial" w:cs="Arial"/>
                <w:i/>
                <w:iCs/>
                <w:sz w:val="16"/>
                <w:szCs w:val="16"/>
                <w:lang w:eastAsia="zh-CN"/>
              </w:rPr>
              <w:t xml:space="preserve"> 'sfnSchemeB' </w:t>
            </w:r>
            <w:r w:rsidRPr="00BD159D">
              <w:rPr>
                <w:rFonts w:ascii="Arial" w:hAnsi="Arial" w:cs="Arial"/>
                <w:sz w:val="16"/>
                <w:szCs w:val="16"/>
                <w:lang w:eastAsia="zh-CN"/>
              </w:rPr>
              <w:t xml:space="preserve">and </w:t>
            </w:r>
            <w:r w:rsidRPr="00BD159D">
              <w:rPr>
                <w:rFonts w:ascii="Arial" w:hAnsi="Arial" w:cs="Arial"/>
                <w:sz w:val="16"/>
                <w:szCs w:val="16"/>
                <w:lang w:eastAsia="en-GB"/>
              </w:rPr>
              <w:t xml:space="preserve">both indicated </w:t>
            </w:r>
            <w:r w:rsidRPr="00BD159D">
              <w:rPr>
                <w:rFonts w:ascii="Arial" w:hAnsi="Arial" w:cs="Arial"/>
                <w:sz w:val="16"/>
                <w:szCs w:val="16"/>
                <w:lang w:eastAsia="zh-CN"/>
              </w:rPr>
              <w:t>TCI-States are applicable</w:t>
            </w:r>
            <w:r w:rsidRPr="00BD159D">
              <w:rPr>
                <w:rFonts w:ascii="Arial" w:hAnsi="Arial" w:cs="Arial"/>
                <w:sz w:val="16"/>
                <w:szCs w:val="16"/>
                <w:lang w:eastAsia="en-GB"/>
              </w:rPr>
              <w:t xml:space="preserve"> to PDSCH</w:t>
            </w:r>
            <w:r w:rsidRPr="00BD159D">
              <w:rPr>
                <w:rFonts w:ascii="Arial" w:hAnsi="Arial" w:cs="Arial"/>
                <w:i/>
                <w:iCs/>
                <w:sz w:val="16"/>
                <w:szCs w:val="16"/>
                <w:lang w:eastAsia="zh-CN"/>
              </w:rPr>
              <w:t xml:space="preserve">, </w:t>
            </w:r>
            <w:r w:rsidRPr="00BD159D">
              <w:rPr>
                <w:rFonts w:ascii="Arial" w:hAnsi="Arial" w:cs="Arial"/>
                <w:sz w:val="16"/>
                <w:szCs w:val="16"/>
                <w:lang w:eastAsia="zh-CN"/>
              </w:rPr>
              <w:t>if the PDSCH is scheduled by DCI format 1_1/1_2 on the PDCCH.</w:t>
            </w:r>
          </w:p>
          <w:p w14:paraId="76C58FF5" w14:textId="77777777" w:rsidR="004F6239" w:rsidRPr="00BD159D" w:rsidRDefault="004F6239" w:rsidP="00BD159D">
            <w:pPr>
              <w:jc w:val="center"/>
              <w:rPr>
                <w:rFonts w:ascii="Arial" w:hAnsi="Arial" w:cs="Arial"/>
                <w:color w:val="FF0000"/>
                <w:sz w:val="16"/>
                <w:szCs w:val="16"/>
                <w:lang w:eastAsia="zh-CN"/>
              </w:rPr>
            </w:pPr>
            <w:bookmarkStart w:id="75" w:name="OLE_LINK44"/>
            <w:r w:rsidRPr="00BD159D">
              <w:rPr>
                <w:rFonts w:ascii="Arial" w:hAnsi="Arial" w:cs="Arial"/>
                <w:color w:val="FF0000"/>
                <w:sz w:val="16"/>
                <w:szCs w:val="16"/>
                <w:lang w:eastAsia="zh-CN"/>
              </w:rPr>
              <w:t>-------------------------------------------Unchanged parts are omitted-------------------------------------------</w:t>
            </w:r>
            <w:bookmarkEnd w:id="75"/>
          </w:p>
          <w:p w14:paraId="1430A56A" w14:textId="77777777" w:rsidR="004F6239" w:rsidRPr="00BD159D" w:rsidRDefault="004F6239" w:rsidP="00BD159D">
            <w:pPr>
              <w:rPr>
                <w:rFonts w:ascii="Arial" w:hAnsi="Arial" w:cs="Arial"/>
                <w:b/>
                <w:bCs/>
                <w:sz w:val="16"/>
                <w:szCs w:val="16"/>
                <w:lang w:eastAsia="zh-CN"/>
              </w:rPr>
            </w:pPr>
            <w:r w:rsidRPr="00BD159D">
              <w:rPr>
                <w:rFonts w:ascii="Arial" w:hAnsi="Arial" w:cs="Arial"/>
                <w:b/>
                <w:bCs/>
                <w:sz w:val="16"/>
                <w:szCs w:val="16"/>
                <w:lang w:eastAsia="zh-CN"/>
              </w:rPr>
              <w:t>5.1.5</w:t>
            </w:r>
            <w:r w:rsidRPr="00BD159D">
              <w:rPr>
                <w:rFonts w:ascii="Arial" w:hAnsi="Arial" w:cs="Arial"/>
                <w:b/>
                <w:bCs/>
                <w:sz w:val="16"/>
                <w:szCs w:val="16"/>
                <w:lang w:eastAsia="zh-CN"/>
              </w:rPr>
              <w:tab/>
              <w:t>Antenna ports quasi co-location</w:t>
            </w:r>
          </w:p>
          <w:p w14:paraId="29468D47" w14:textId="77777777" w:rsidR="004F6239" w:rsidRPr="00BD159D" w:rsidRDefault="004F6239" w:rsidP="00BD159D">
            <w:pPr>
              <w:jc w:val="center"/>
              <w:rPr>
                <w:rFonts w:ascii="Arial" w:eastAsia="DengXian" w:hAnsi="Arial" w:cs="Arial"/>
                <w:color w:val="FF0000"/>
                <w:sz w:val="16"/>
                <w:szCs w:val="16"/>
                <w:lang w:eastAsia="zh-CN"/>
              </w:rPr>
            </w:pPr>
            <w:bookmarkStart w:id="76" w:name="OLE_LINK47"/>
            <w:r w:rsidRPr="00BD159D">
              <w:rPr>
                <w:rFonts w:ascii="Arial" w:hAnsi="Arial" w:cs="Arial"/>
                <w:color w:val="FF0000"/>
                <w:sz w:val="16"/>
                <w:szCs w:val="16"/>
                <w:lang w:eastAsia="zh-CN"/>
              </w:rPr>
              <w:t>-------------------------------------------Unchanged parts are omitted-------------------------------------------</w:t>
            </w:r>
          </w:p>
          <w:p w14:paraId="12A6B85C" w14:textId="77777777" w:rsidR="004F6239" w:rsidRPr="00BD159D" w:rsidRDefault="004F6239" w:rsidP="00BD159D">
            <w:pPr>
              <w:rPr>
                <w:rFonts w:ascii="Arial" w:hAnsi="Arial" w:cs="Arial"/>
                <w:color w:val="000000"/>
                <w:kern w:val="2"/>
                <w:sz w:val="16"/>
                <w:szCs w:val="16"/>
                <w:lang w:eastAsia="zh-CN"/>
              </w:rPr>
            </w:pPr>
            <w:r w:rsidRPr="00BD159D">
              <w:rPr>
                <w:rFonts w:ascii="Arial" w:hAnsi="Arial" w:cs="Arial"/>
                <w:color w:val="000000"/>
                <w:kern w:val="2"/>
                <w:sz w:val="16"/>
                <w:szCs w:val="16"/>
                <w:lang w:eastAsia="zh-CN"/>
              </w:rPr>
              <w:t xml:space="preserve">When a UE is configured by higher layer parameter </w:t>
            </w:r>
            <w:r w:rsidRPr="00BD159D">
              <w:rPr>
                <w:rFonts w:ascii="Arial" w:hAnsi="Arial" w:cs="Arial"/>
                <w:i/>
                <w:iCs/>
                <w:color w:val="000000"/>
                <w:kern w:val="2"/>
                <w:sz w:val="16"/>
                <w:szCs w:val="16"/>
                <w:lang w:eastAsia="zh-CN"/>
              </w:rPr>
              <w:t>cjtSchemePDSCH</w:t>
            </w:r>
            <w:r w:rsidRPr="00BD159D">
              <w:rPr>
                <w:rFonts w:ascii="Arial" w:hAnsi="Arial" w:cs="Arial"/>
                <w:color w:val="000000"/>
                <w:kern w:val="2"/>
                <w:sz w:val="16"/>
                <w:szCs w:val="16"/>
                <w:lang w:eastAsia="zh-CN"/>
              </w:rPr>
              <w:t xml:space="preserve"> </w:t>
            </w:r>
            <w:r w:rsidRPr="00BD159D">
              <w:rPr>
                <w:rFonts w:ascii="Arial" w:hAnsi="Arial" w:cs="Arial"/>
                <w:sz w:val="16"/>
                <w:szCs w:val="16"/>
                <w:lang w:eastAsia="zh-CN"/>
              </w:rPr>
              <w:t xml:space="preserve">and </w:t>
            </w:r>
            <w:r w:rsidRPr="00BD159D">
              <w:rPr>
                <w:rFonts w:ascii="Arial" w:hAnsi="Arial" w:cs="Arial"/>
                <w:i/>
                <w:color w:val="000000"/>
                <w:sz w:val="16"/>
                <w:szCs w:val="16"/>
                <w:lang w:eastAsia="zh-CN"/>
              </w:rPr>
              <w:t>d</w:t>
            </w:r>
            <w:r w:rsidRPr="00BD159D">
              <w:rPr>
                <w:rFonts w:ascii="Arial" w:hAnsi="Arial" w:cs="Arial"/>
                <w:i/>
                <w:iCs/>
                <w:color w:val="000000"/>
                <w:sz w:val="16"/>
                <w:szCs w:val="16"/>
                <w:lang w:eastAsia="zh-CN"/>
              </w:rPr>
              <w:t>l-OrJointTCI-StateList</w:t>
            </w:r>
            <w:r w:rsidRPr="00BD159D">
              <w:rPr>
                <w:rFonts w:ascii="Arial" w:hAnsi="Arial" w:cs="Arial"/>
                <w:sz w:val="16"/>
                <w:szCs w:val="16"/>
                <w:lang w:eastAsia="zh-CN"/>
              </w:rPr>
              <w:t xml:space="preserve"> and is indicated with two TCI-States applied for PDSCH reception</w:t>
            </w:r>
            <w:r w:rsidRPr="00BD159D">
              <w:rPr>
                <w:rFonts w:ascii="Arial" w:hAnsi="Arial" w:cs="Arial"/>
                <w:color w:val="000000"/>
                <w:kern w:val="2"/>
                <w:sz w:val="16"/>
                <w:szCs w:val="16"/>
                <w:lang w:eastAsia="zh-CN"/>
              </w:rPr>
              <w:t xml:space="preserve"> and reports </w:t>
            </w:r>
            <w:r w:rsidRPr="00BD159D">
              <w:rPr>
                <w:rFonts w:ascii="Arial" w:hAnsi="Arial" w:cs="Arial"/>
                <w:strike/>
                <w:color w:val="FF0000"/>
                <w:kern w:val="2"/>
                <w:sz w:val="16"/>
                <w:szCs w:val="16"/>
                <w:lang w:eastAsia="zh-CN"/>
              </w:rPr>
              <w:t>[</w:t>
            </w:r>
            <w:bookmarkStart w:id="77" w:name="OLE_LINK136"/>
            <w:r w:rsidRPr="00BD159D">
              <w:rPr>
                <w:rFonts w:ascii="Arial" w:hAnsi="Arial" w:cs="Arial"/>
                <w:strike/>
                <w:color w:val="FF0000"/>
                <w:kern w:val="2"/>
                <w:sz w:val="16"/>
                <w:szCs w:val="16"/>
                <w:lang w:eastAsia="zh-CN"/>
              </w:rPr>
              <w:t>support for two joint TCI states for PDSCH-CJT</w:t>
            </w:r>
            <w:bookmarkEnd w:id="77"/>
            <w:r w:rsidRPr="00BD159D">
              <w:rPr>
                <w:rFonts w:ascii="Arial" w:hAnsi="Arial" w:cs="Arial"/>
                <w:strike/>
                <w:color w:val="FF0000"/>
                <w:kern w:val="2"/>
                <w:sz w:val="16"/>
                <w:szCs w:val="16"/>
                <w:lang w:eastAsia="zh-CN"/>
              </w:rPr>
              <w:t>]</w:t>
            </w:r>
            <w:r w:rsidRPr="00BD159D">
              <w:rPr>
                <w:rFonts w:ascii="Arial" w:hAnsi="Arial" w:cs="Arial"/>
                <w:i/>
                <w:iCs/>
                <w:color w:val="FF0000"/>
                <w:kern w:val="2"/>
                <w:sz w:val="16"/>
                <w:szCs w:val="16"/>
                <w:lang w:eastAsia="zh-CN"/>
              </w:rPr>
              <w:t xml:space="preserve"> twoTCI-StatePDSCH-CJT-TxScheme</w:t>
            </w:r>
            <w:r w:rsidRPr="00BD159D">
              <w:rPr>
                <w:rFonts w:ascii="Arial" w:hAnsi="Arial" w:cs="Arial"/>
                <w:color w:val="000000"/>
                <w:kern w:val="2"/>
                <w:sz w:val="16"/>
                <w:szCs w:val="16"/>
                <w:lang w:eastAsia="zh-CN"/>
              </w:rPr>
              <w:t>:</w:t>
            </w:r>
          </w:p>
          <w:p w14:paraId="20FB538D" w14:textId="77777777" w:rsidR="004F6239" w:rsidRPr="00BD159D" w:rsidRDefault="004F6239" w:rsidP="00BD159D">
            <w:pPr>
              <w:pStyle w:val="B1"/>
              <w:spacing w:after="0"/>
              <w:ind w:left="731"/>
              <w:rPr>
                <w:rFonts w:ascii="Arial" w:hAnsi="Arial" w:cs="Arial"/>
                <w:sz w:val="16"/>
                <w:szCs w:val="16"/>
              </w:rPr>
            </w:pPr>
            <w:r w:rsidRPr="00BD159D">
              <w:rPr>
                <w:rFonts w:ascii="Arial" w:hAnsi="Arial" w:cs="Arial"/>
                <w:sz w:val="16"/>
                <w:szCs w:val="16"/>
              </w:rPr>
              <w:t>-</w:t>
            </w:r>
            <w:r w:rsidRPr="00BD159D">
              <w:rPr>
                <w:rFonts w:ascii="Arial" w:hAnsi="Arial" w:cs="Arial"/>
                <w:sz w:val="16"/>
                <w:szCs w:val="16"/>
              </w:rPr>
              <w:tab/>
              <w:t xml:space="preserve">if the UE is configured with </w:t>
            </w:r>
            <w:r w:rsidRPr="00BD159D">
              <w:rPr>
                <w:rFonts w:ascii="Arial" w:hAnsi="Arial" w:cs="Arial"/>
                <w:i/>
                <w:iCs/>
                <w:sz w:val="16"/>
                <w:szCs w:val="16"/>
              </w:rPr>
              <w:t>cjtSchemeA</w:t>
            </w:r>
            <w:r w:rsidRPr="00BD159D">
              <w:rPr>
                <w:rFonts w:ascii="Arial" w:hAnsi="Arial" w:cs="Arial"/>
                <w:sz w:val="16"/>
                <w:szCs w:val="16"/>
              </w:rPr>
              <w:t>, the UE assumes that PDSCH DM-RS port(s) are QCLed with the DL RSs of both indicat</w:t>
            </w:r>
            <w:r w:rsidRPr="00BD159D">
              <w:rPr>
                <w:rFonts w:ascii="Arial" w:eastAsia="PMingLiU" w:hAnsi="Arial" w:cs="Arial"/>
                <w:sz w:val="16"/>
                <w:szCs w:val="16"/>
              </w:rPr>
              <w:t>ed TCI-States wit</w:t>
            </w:r>
            <w:r w:rsidRPr="00BD159D">
              <w:rPr>
                <w:rFonts w:ascii="Arial" w:hAnsi="Arial" w:cs="Arial"/>
                <w:sz w:val="16"/>
                <w:szCs w:val="16"/>
              </w:rPr>
              <w:t xml:space="preserve">h respect to QCL-TypeA. </w:t>
            </w:r>
          </w:p>
          <w:p w14:paraId="64C10F8D" w14:textId="77777777" w:rsidR="004F6239" w:rsidRPr="00BD159D" w:rsidRDefault="004F6239" w:rsidP="00BD159D">
            <w:pPr>
              <w:pStyle w:val="B1"/>
              <w:spacing w:after="0"/>
              <w:ind w:left="731"/>
              <w:rPr>
                <w:rFonts w:ascii="Arial" w:hAnsi="Arial" w:cs="Arial"/>
                <w:sz w:val="16"/>
                <w:szCs w:val="16"/>
              </w:rPr>
            </w:pPr>
            <w:r w:rsidRPr="00BD159D">
              <w:rPr>
                <w:rFonts w:ascii="Arial" w:hAnsi="Arial" w:cs="Arial"/>
                <w:sz w:val="16"/>
                <w:szCs w:val="16"/>
              </w:rPr>
              <w:t>-</w:t>
            </w:r>
            <w:r w:rsidRPr="00BD159D">
              <w:rPr>
                <w:rFonts w:ascii="Arial" w:hAnsi="Arial" w:cs="Arial"/>
                <w:sz w:val="16"/>
                <w:szCs w:val="16"/>
              </w:rPr>
              <w:tab/>
              <w:t xml:space="preserve">if the UE is configured with </w:t>
            </w:r>
            <w:r w:rsidRPr="00BD159D">
              <w:rPr>
                <w:rFonts w:ascii="Arial" w:hAnsi="Arial" w:cs="Arial"/>
                <w:i/>
                <w:iCs/>
                <w:sz w:val="16"/>
                <w:szCs w:val="16"/>
              </w:rPr>
              <w:t>cjtSchemeB</w:t>
            </w:r>
            <w:r w:rsidRPr="00BD159D">
              <w:rPr>
                <w:rFonts w:ascii="Arial" w:hAnsi="Arial" w:cs="Arial"/>
                <w:sz w:val="16"/>
                <w:szCs w:val="16"/>
              </w:rPr>
              <w:t>, the UE assumes that PDSCH DM-RS port(s) are QCLed with the DL RSs of both indica</w:t>
            </w:r>
            <w:r w:rsidRPr="00BD159D">
              <w:rPr>
                <w:rFonts w:ascii="Arial" w:eastAsia="PMingLiU" w:hAnsi="Arial" w:cs="Arial"/>
                <w:sz w:val="16"/>
                <w:szCs w:val="16"/>
              </w:rPr>
              <w:t>ted TCI-States wit</w:t>
            </w:r>
            <w:r w:rsidRPr="00BD159D">
              <w:rPr>
                <w:rFonts w:ascii="Arial" w:hAnsi="Arial" w:cs="Arial"/>
                <w:sz w:val="16"/>
                <w:szCs w:val="16"/>
              </w:rPr>
              <w:t>h respect to QCL-TypeA except for QCL parameters {Doppler shift, Doppler spread} of the second indicated joint TCI state.</w:t>
            </w:r>
          </w:p>
          <w:p w14:paraId="5D7E916D" w14:textId="77777777" w:rsidR="004F6239" w:rsidRPr="00BD159D" w:rsidRDefault="004F6239" w:rsidP="00BD159D">
            <w:pPr>
              <w:jc w:val="center"/>
              <w:rPr>
                <w:rFonts w:ascii="Arial" w:hAnsi="Arial" w:cs="Arial"/>
                <w:color w:val="FF0000"/>
                <w:sz w:val="16"/>
                <w:szCs w:val="16"/>
                <w:lang w:eastAsia="zh-CN"/>
              </w:rPr>
            </w:pPr>
            <w:bookmarkStart w:id="78" w:name="OLE_LINK101"/>
            <w:r w:rsidRPr="00BD159D">
              <w:rPr>
                <w:rFonts w:ascii="Arial" w:hAnsi="Arial" w:cs="Arial"/>
                <w:color w:val="FF0000"/>
                <w:sz w:val="16"/>
                <w:szCs w:val="16"/>
                <w:lang w:eastAsia="zh-CN"/>
              </w:rPr>
              <w:t>-------------------------------------------Unchanged parts are omitted-------------------------------------------</w:t>
            </w:r>
            <w:bookmarkEnd w:id="76"/>
            <w:bookmarkEnd w:id="78"/>
          </w:p>
          <w:p w14:paraId="5B9DF071" w14:textId="77777777" w:rsidR="004F6239" w:rsidRPr="00BD159D" w:rsidRDefault="004F6239" w:rsidP="00BD159D">
            <w:pPr>
              <w:rPr>
                <w:rFonts w:ascii="Arial" w:hAnsi="Arial" w:cs="Arial"/>
                <w:sz w:val="16"/>
                <w:szCs w:val="16"/>
                <w:lang w:eastAsia="zh-CN"/>
              </w:rPr>
            </w:pPr>
            <w:r w:rsidRPr="00BD159D">
              <w:rPr>
                <w:rFonts w:ascii="Arial" w:hAnsi="Arial" w:cs="Arial"/>
                <w:sz w:val="16"/>
                <w:szCs w:val="16"/>
                <w:lang w:eastAsia="zh-CN"/>
              </w:rPr>
              <w:t xml:space="preserve">When a UE is configured with </w:t>
            </w:r>
            <w:r w:rsidRPr="00BD159D">
              <w:rPr>
                <w:rFonts w:ascii="Arial" w:hAnsi="Arial" w:cs="Arial"/>
                <w:i/>
                <w:iCs/>
                <w:sz w:val="16"/>
                <w:szCs w:val="16"/>
                <w:lang w:eastAsia="zh-CN"/>
              </w:rPr>
              <w:t xml:space="preserve">dl-OrJointTCI-StateList </w:t>
            </w:r>
            <w:r w:rsidRPr="00BD159D">
              <w:rPr>
                <w:rFonts w:ascii="Arial" w:hAnsi="Arial" w:cs="Arial"/>
                <w:sz w:val="16"/>
                <w:szCs w:val="16"/>
                <w:lang w:eastAsia="zh-CN"/>
              </w:rPr>
              <w:t>and is having two indicated TCI-States:</w:t>
            </w:r>
          </w:p>
          <w:p w14:paraId="551E03D4" w14:textId="77777777" w:rsidR="004F6239" w:rsidRPr="00BD159D" w:rsidRDefault="004F6239" w:rsidP="00BD159D">
            <w:pPr>
              <w:pStyle w:val="B1"/>
              <w:spacing w:after="0"/>
              <w:ind w:left="731"/>
              <w:rPr>
                <w:rFonts w:ascii="Arial" w:hAnsi="Arial" w:cs="Arial"/>
                <w:sz w:val="16"/>
                <w:szCs w:val="16"/>
              </w:rPr>
            </w:pPr>
            <w:r w:rsidRPr="00BD159D">
              <w:rPr>
                <w:rFonts w:ascii="Arial" w:hAnsi="Arial" w:cs="Arial"/>
                <w:sz w:val="16"/>
                <w:szCs w:val="16"/>
              </w:rPr>
              <w:t>-</w:t>
            </w:r>
            <w:r w:rsidRPr="00BD159D">
              <w:rPr>
                <w:rFonts w:ascii="Arial" w:hAnsi="Arial" w:cs="Arial"/>
                <w:sz w:val="16"/>
                <w:szCs w:val="16"/>
              </w:rPr>
              <w:tab/>
              <w:t xml:space="preserve">Regardless of the offset between the reception of the scheduling DCI format 1_0/1_1/1_2 and the scheduled/activated PDSCH reception, if the UE is in frequency range 1, or the UE reports its capability of </w:t>
            </w:r>
            <w:r w:rsidRPr="00BD159D">
              <w:rPr>
                <w:rFonts w:ascii="Arial" w:hAnsi="Arial" w:cs="Arial"/>
                <w:i/>
                <w:strike/>
                <w:color w:val="FF0000"/>
                <w:sz w:val="16"/>
                <w:szCs w:val="16"/>
              </w:rPr>
              <w:t>[two default beams for S-DCI based MTRP]</w:t>
            </w:r>
            <w:r w:rsidRPr="00BD159D">
              <w:rPr>
                <w:rFonts w:ascii="Arial" w:hAnsi="Arial" w:cs="Arial"/>
                <w:sz w:val="16"/>
                <w:szCs w:val="16"/>
              </w:rPr>
              <w:t xml:space="preserve"> </w:t>
            </w:r>
            <w:r w:rsidRPr="00BD159D">
              <w:rPr>
                <w:rFonts w:ascii="Arial" w:hAnsi="Arial" w:cs="Arial"/>
                <w:i/>
                <w:iCs/>
                <w:color w:val="FF0000"/>
                <w:sz w:val="16"/>
                <w:szCs w:val="16"/>
              </w:rPr>
              <w:t>defaultQCL-TwoTCI</w:t>
            </w:r>
            <w:r w:rsidRPr="00BD159D">
              <w:rPr>
                <w:rFonts w:ascii="Arial" w:hAnsi="Arial" w:cs="Arial"/>
                <w:sz w:val="16"/>
                <w:szCs w:val="16"/>
              </w:rPr>
              <w:t xml:space="preserve"> in frequency range 2, or</w:t>
            </w:r>
          </w:p>
          <w:p w14:paraId="7B85C19D" w14:textId="77777777" w:rsidR="004F6239" w:rsidRPr="00BD159D" w:rsidRDefault="004F6239" w:rsidP="00BD159D">
            <w:pPr>
              <w:pStyle w:val="B1"/>
              <w:spacing w:after="0"/>
              <w:ind w:left="731"/>
              <w:rPr>
                <w:rFonts w:ascii="Arial" w:hAnsi="Arial" w:cs="Arial"/>
                <w:sz w:val="16"/>
                <w:szCs w:val="16"/>
              </w:rPr>
            </w:pPr>
            <w:r w:rsidRPr="00BD159D">
              <w:rPr>
                <w:rFonts w:ascii="Arial" w:hAnsi="Arial" w:cs="Arial"/>
                <w:sz w:val="16"/>
                <w:szCs w:val="16"/>
              </w:rPr>
              <w:t>-</w:t>
            </w:r>
            <w:r w:rsidRPr="00BD159D">
              <w:rPr>
                <w:rFonts w:ascii="Arial" w:hAnsi="Arial" w:cs="Arial"/>
                <w:sz w:val="16"/>
                <w:szCs w:val="16"/>
              </w:rPr>
              <w:tab/>
              <w:t xml:space="preserve">If the UE does not report its capability of </w:t>
            </w:r>
            <w:r w:rsidRPr="00BD159D">
              <w:rPr>
                <w:rFonts w:ascii="Arial" w:hAnsi="Arial" w:cs="Arial"/>
                <w:i/>
                <w:strike/>
                <w:color w:val="FF0000"/>
                <w:sz w:val="16"/>
                <w:szCs w:val="16"/>
              </w:rPr>
              <w:t>[two default beams for S-DCI based MTRP]</w:t>
            </w:r>
            <w:r w:rsidRPr="00BD159D">
              <w:rPr>
                <w:rFonts w:ascii="Arial" w:hAnsi="Arial" w:cs="Arial"/>
                <w:i/>
                <w:iCs/>
                <w:color w:val="FF0000"/>
                <w:sz w:val="16"/>
                <w:szCs w:val="16"/>
              </w:rPr>
              <w:t xml:space="preserve"> defaultQCL-TwoTCI</w:t>
            </w:r>
            <w:r w:rsidRPr="00BD159D">
              <w:rPr>
                <w:rFonts w:ascii="Arial" w:hAnsi="Arial" w:cs="Arial"/>
                <w:sz w:val="16"/>
                <w:szCs w:val="16"/>
              </w:rPr>
              <w:t xml:space="preserve"> in frequency range 2 and if the scheduling offset between the reception of the scheduling DCI format 1_0/1_1/1_2 and the scheduled/activated PDSCH reception is equal to or larger than </w:t>
            </w:r>
            <w:r w:rsidRPr="00BD159D">
              <w:rPr>
                <w:rFonts w:ascii="Arial" w:hAnsi="Arial" w:cs="Arial"/>
                <w:strike/>
                <w:color w:val="FF0000"/>
                <w:sz w:val="16"/>
                <w:szCs w:val="16"/>
              </w:rPr>
              <w:t>[</w:t>
            </w:r>
            <w:r w:rsidRPr="00BD159D">
              <w:rPr>
                <w:rFonts w:ascii="Arial" w:hAnsi="Arial" w:cs="Arial"/>
                <w:i/>
                <w:sz w:val="16"/>
                <w:szCs w:val="16"/>
              </w:rPr>
              <w:t>timeDurationForQCL</w:t>
            </w:r>
            <w:r w:rsidRPr="00BD159D">
              <w:rPr>
                <w:rFonts w:ascii="Arial" w:hAnsi="Arial" w:cs="Arial"/>
                <w:i/>
                <w:strike/>
                <w:sz w:val="16"/>
                <w:szCs w:val="16"/>
              </w:rPr>
              <w:t>]</w:t>
            </w:r>
          </w:p>
          <w:p w14:paraId="5561AFED" w14:textId="77777777" w:rsidR="004F6239" w:rsidRPr="00BD159D" w:rsidRDefault="004F6239" w:rsidP="00BD159D">
            <w:pPr>
              <w:pStyle w:val="B2"/>
              <w:spacing w:after="0"/>
              <w:ind w:left="1004"/>
              <w:rPr>
                <w:rFonts w:ascii="Arial" w:hAnsi="Arial" w:cs="Arial"/>
                <w:sz w:val="16"/>
                <w:szCs w:val="16"/>
                <w:lang w:val="en-US"/>
              </w:rPr>
            </w:pPr>
            <w:r w:rsidRPr="00BD159D">
              <w:rPr>
                <w:rFonts w:ascii="Arial" w:hAnsi="Arial" w:cs="Arial"/>
                <w:sz w:val="16"/>
                <w:szCs w:val="16"/>
                <w:lang w:val="en-US"/>
              </w:rPr>
              <w:t>-</w:t>
            </w:r>
            <w:r w:rsidRPr="00BD159D">
              <w:rPr>
                <w:rFonts w:ascii="Arial" w:hAnsi="Arial" w:cs="Arial"/>
                <w:sz w:val="16"/>
                <w:szCs w:val="16"/>
                <w:lang w:val="en-US"/>
              </w:rPr>
              <w:tab/>
              <w:t xml:space="preserve">The UE can be configured by higher layer parameter </w:t>
            </w:r>
            <w:r w:rsidRPr="00BD159D">
              <w:rPr>
                <w:rFonts w:ascii="Arial" w:hAnsi="Arial" w:cs="Arial"/>
                <w:i/>
                <w:strike/>
                <w:color w:val="FF0000"/>
                <w:sz w:val="16"/>
                <w:szCs w:val="16"/>
                <w:lang w:val="en-US"/>
              </w:rPr>
              <w:t>applyIndicatedTCIState</w:t>
            </w:r>
            <w:r w:rsidRPr="00BD159D">
              <w:rPr>
                <w:rFonts w:ascii="Arial" w:hAnsi="Arial" w:cs="Arial"/>
                <w:color w:val="FF0000"/>
                <w:sz w:val="16"/>
                <w:szCs w:val="16"/>
                <w:lang w:val="en-US"/>
              </w:rPr>
              <w:t xml:space="preserve"> </w:t>
            </w:r>
            <w:r w:rsidRPr="00BD159D">
              <w:rPr>
                <w:rFonts w:ascii="Arial" w:hAnsi="Arial" w:cs="Arial"/>
                <w:i/>
                <w:iCs/>
                <w:color w:val="FF0000"/>
                <w:sz w:val="16"/>
                <w:szCs w:val="16"/>
                <w:lang w:val="en-US"/>
              </w:rPr>
              <w:t>applyIndicatedTCI-StateDCI-1-0</w:t>
            </w:r>
            <w:r w:rsidRPr="00BD159D">
              <w:rPr>
                <w:rFonts w:ascii="Arial" w:hAnsi="Arial" w:cs="Arial"/>
                <w:color w:val="FF0000"/>
                <w:sz w:val="16"/>
                <w:szCs w:val="16"/>
                <w:lang w:val="en-US"/>
              </w:rPr>
              <w:t xml:space="preserve"> </w:t>
            </w:r>
            <w:r w:rsidRPr="00BD159D">
              <w:rPr>
                <w:rFonts w:ascii="Arial" w:hAnsi="Arial" w:cs="Arial"/>
                <w:sz w:val="16"/>
                <w:szCs w:val="16"/>
                <w:lang w:val="en-US"/>
              </w:rPr>
              <w:t xml:space="preserve">to indicate whether the first, the second, or both of the indicated TCI-State(s) is/are applied to PDSCH reception scheduled or activated by DCI format 1_0. The UE can be configured with </w:t>
            </w:r>
            <w:r w:rsidRPr="00BD159D">
              <w:rPr>
                <w:rFonts w:ascii="Arial" w:hAnsi="Arial" w:cs="Arial"/>
                <w:i/>
                <w:strike/>
                <w:color w:val="FF0000"/>
                <w:sz w:val="16"/>
                <w:szCs w:val="16"/>
                <w:lang w:val="en-US"/>
              </w:rPr>
              <w:t>applyIndicatedTCIState</w:t>
            </w:r>
            <w:r w:rsidRPr="00BD159D">
              <w:rPr>
                <w:rFonts w:ascii="Arial" w:hAnsi="Arial" w:cs="Arial"/>
                <w:color w:val="FF0000"/>
                <w:sz w:val="16"/>
                <w:szCs w:val="16"/>
                <w:lang w:val="en-US"/>
              </w:rPr>
              <w:t xml:space="preserve"> </w:t>
            </w:r>
            <w:r w:rsidRPr="00BD159D">
              <w:rPr>
                <w:rFonts w:ascii="Arial" w:hAnsi="Arial" w:cs="Arial"/>
                <w:i/>
                <w:iCs/>
                <w:color w:val="FF0000"/>
                <w:sz w:val="16"/>
                <w:szCs w:val="16"/>
                <w:lang w:val="en-US"/>
              </w:rPr>
              <w:t>applyIndicatedTCI-StateDCI-1-0</w:t>
            </w:r>
            <w:r w:rsidRPr="00BD159D">
              <w:rPr>
                <w:rFonts w:ascii="Arial" w:hAnsi="Arial" w:cs="Arial"/>
                <w:i/>
                <w:iCs/>
                <w:color w:val="FF0000"/>
                <w:sz w:val="16"/>
                <w:szCs w:val="16"/>
                <w:lang w:val="en-US" w:eastAsia="zh-CN"/>
              </w:rPr>
              <w:t xml:space="preserve"> </w:t>
            </w:r>
            <w:r w:rsidRPr="00BD159D">
              <w:rPr>
                <w:rFonts w:ascii="Arial" w:hAnsi="Arial" w:cs="Arial"/>
                <w:sz w:val="16"/>
                <w:szCs w:val="16"/>
                <w:lang w:val="en-US"/>
              </w:rPr>
              <w:t xml:space="preserve">with value </w:t>
            </w:r>
            <w:r w:rsidRPr="00BD159D">
              <w:rPr>
                <w:rFonts w:ascii="Arial" w:hAnsi="Arial" w:cs="Arial"/>
                <w:i/>
                <w:sz w:val="16"/>
                <w:szCs w:val="16"/>
                <w:lang w:val="en-US"/>
              </w:rPr>
              <w:t>both</w:t>
            </w:r>
            <w:r w:rsidRPr="00BD159D">
              <w:rPr>
                <w:rFonts w:ascii="Arial" w:hAnsi="Arial" w:cs="Arial"/>
                <w:sz w:val="16"/>
                <w:szCs w:val="16"/>
                <w:lang w:val="en-US"/>
              </w:rPr>
              <w:t xml:space="preserve"> only when the UE is configured with </w:t>
            </w:r>
            <w:r w:rsidRPr="00BD159D">
              <w:rPr>
                <w:rFonts w:ascii="Arial" w:hAnsi="Arial" w:cs="Arial"/>
                <w:i/>
                <w:strike/>
                <w:color w:val="FF0000"/>
                <w:sz w:val="16"/>
                <w:szCs w:val="16"/>
                <w:lang w:val="en-US"/>
              </w:rPr>
              <w:t>cjtSchemePDSCH</w:t>
            </w:r>
            <w:r w:rsidRPr="00BD159D">
              <w:rPr>
                <w:rFonts w:ascii="Arial" w:hAnsi="Arial" w:cs="Arial"/>
                <w:color w:val="FF0000"/>
                <w:sz w:val="16"/>
                <w:szCs w:val="16"/>
                <w:lang w:val="en-US"/>
              </w:rPr>
              <w:t xml:space="preserve"> </w:t>
            </w:r>
            <w:r w:rsidRPr="00BD159D">
              <w:rPr>
                <w:rFonts w:ascii="Arial" w:hAnsi="Arial" w:cs="Arial"/>
                <w:i/>
                <w:color w:val="FF0000"/>
                <w:sz w:val="16"/>
                <w:szCs w:val="16"/>
                <w:lang w:val="en-US"/>
              </w:rPr>
              <w:t>cjt-Scheme-PDSCH</w:t>
            </w:r>
            <w:r w:rsidRPr="00BD159D">
              <w:rPr>
                <w:rFonts w:ascii="Arial" w:hAnsi="Arial" w:cs="Arial"/>
                <w:sz w:val="16"/>
                <w:szCs w:val="16"/>
                <w:lang w:val="en-US"/>
              </w:rPr>
              <w:t xml:space="preserve"> and the UE reports </w:t>
            </w:r>
            <w:r w:rsidRPr="00BD159D">
              <w:rPr>
                <w:rFonts w:ascii="Arial" w:hAnsi="Arial" w:cs="Arial"/>
                <w:strike/>
                <w:color w:val="FF0000"/>
                <w:sz w:val="16"/>
                <w:szCs w:val="16"/>
                <w:lang w:val="en-US"/>
              </w:rPr>
              <w:t>[</w:t>
            </w:r>
            <w:r w:rsidRPr="00BD159D">
              <w:rPr>
                <w:rFonts w:ascii="Arial" w:hAnsi="Arial" w:cs="Arial"/>
                <w:i/>
                <w:strike/>
                <w:color w:val="FF0000"/>
                <w:sz w:val="16"/>
                <w:szCs w:val="16"/>
                <w:lang w:val="en-US"/>
              </w:rPr>
              <w:t>support for two joint TCI states for PDSCH-CJT</w:t>
            </w:r>
            <w:r w:rsidRPr="00BD159D">
              <w:rPr>
                <w:rFonts w:ascii="Arial" w:hAnsi="Arial" w:cs="Arial"/>
                <w:strike/>
                <w:color w:val="FF0000"/>
                <w:sz w:val="16"/>
                <w:szCs w:val="16"/>
                <w:lang w:val="en-US"/>
              </w:rPr>
              <w:t>]</w:t>
            </w:r>
            <w:r w:rsidRPr="00BD159D">
              <w:rPr>
                <w:rFonts w:ascii="Arial" w:hAnsi="Arial" w:cs="Arial"/>
                <w:sz w:val="16"/>
                <w:szCs w:val="16"/>
                <w:lang w:val="en-US"/>
              </w:rPr>
              <w:t xml:space="preserve"> </w:t>
            </w:r>
            <w:r w:rsidRPr="00BD159D">
              <w:rPr>
                <w:rFonts w:ascii="Arial" w:hAnsi="Arial" w:cs="Arial"/>
                <w:i/>
                <w:iCs/>
                <w:color w:val="FF0000"/>
                <w:sz w:val="16"/>
                <w:szCs w:val="16"/>
                <w:lang w:val="en-US"/>
              </w:rPr>
              <w:t>twoTCI-StatePDSCH-CJT-TxScheme</w:t>
            </w:r>
            <w:r w:rsidRPr="00BD159D">
              <w:rPr>
                <w:rFonts w:ascii="Arial" w:hAnsi="Arial" w:cs="Arial"/>
                <w:sz w:val="16"/>
                <w:szCs w:val="16"/>
                <w:lang w:val="en-US"/>
              </w:rPr>
              <w:t xml:space="preserve"> or the UE is configured with </w:t>
            </w:r>
            <w:r w:rsidRPr="00BD159D">
              <w:rPr>
                <w:rFonts w:ascii="Arial" w:hAnsi="Arial" w:cs="Arial"/>
                <w:i/>
                <w:sz w:val="16"/>
                <w:szCs w:val="16"/>
                <w:lang w:val="en-US"/>
              </w:rPr>
              <w:t>sfnSchemePdsch</w:t>
            </w:r>
            <w:r w:rsidRPr="00BD159D">
              <w:rPr>
                <w:rFonts w:ascii="Arial" w:hAnsi="Arial" w:cs="Arial"/>
                <w:sz w:val="16"/>
                <w:szCs w:val="16"/>
                <w:lang w:val="en-US"/>
              </w:rPr>
              <w:t xml:space="preserve">. In that case, the UE shall apply both indicated TCI-States to PDSCH reception scheduled or activated by DCI format 1_0 on a search space other than Type0/0A/2 CSS on CORESET#0. </w:t>
            </w:r>
          </w:p>
          <w:p w14:paraId="1FA6F5BC" w14:textId="77777777" w:rsidR="004F6239" w:rsidRPr="00BD159D" w:rsidRDefault="004F6239" w:rsidP="00BD159D">
            <w:pPr>
              <w:pStyle w:val="B2"/>
              <w:spacing w:after="0"/>
              <w:ind w:left="1004"/>
              <w:rPr>
                <w:rFonts w:ascii="Arial" w:hAnsi="Arial" w:cs="Arial"/>
                <w:sz w:val="16"/>
                <w:szCs w:val="16"/>
                <w:lang w:val="en-US"/>
              </w:rPr>
            </w:pPr>
            <w:r w:rsidRPr="00BD159D">
              <w:rPr>
                <w:rFonts w:ascii="Arial" w:hAnsi="Arial" w:cs="Arial"/>
                <w:sz w:val="16"/>
                <w:szCs w:val="16"/>
                <w:lang w:val="en-US"/>
              </w:rPr>
              <w:t>-</w:t>
            </w:r>
            <w:r w:rsidRPr="00BD159D">
              <w:rPr>
                <w:rFonts w:ascii="Arial" w:hAnsi="Arial" w:cs="Arial"/>
                <w:sz w:val="16"/>
                <w:szCs w:val="16"/>
                <w:lang w:val="en-US"/>
              </w:rPr>
              <w:tab/>
              <w:t xml:space="preserve">If the UE is not configured with </w:t>
            </w:r>
            <w:r w:rsidRPr="00BD159D">
              <w:rPr>
                <w:rFonts w:ascii="Arial" w:hAnsi="Arial" w:cs="Arial"/>
                <w:i/>
                <w:strike/>
                <w:color w:val="FF0000"/>
                <w:sz w:val="16"/>
                <w:szCs w:val="16"/>
                <w:lang w:val="en-US"/>
              </w:rPr>
              <w:t>applyIndicatedTCIState</w:t>
            </w:r>
            <w:r w:rsidRPr="00BD159D">
              <w:rPr>
                <w:rFonts w:ascii="Arial" w:hAnsi="Arial" w:cs="Arial"/>
                <w:color w:val="FF0000"/>
                <w:sz w:val="16"/>
                <w:szCs w:val="16"/>
                <w:lang w:val="en-US"/>
              </w:rPr>
              <w:t xml:space="preserve"> </w:t>
            </w:r>
            <w:r w:rsidRPr="00BD159D">
              <w:rPr>
                <w:rFonts w:ascii="Arial" w:hAnsi="Arial" w:cs="Arial"/>
                <w:i/>
                <w:iCs/>
                <w:color w:val="FF0000"/>
                <w:sz w:val="16"/>
                <w:szCs w:val="16"/>
                <w:lang w:val="en-US"/>
              </w:rPr>
              <w:t>applyIndicatedTCI-StateDCI-1-0</w:t>
            </w:r>
            <w:r w:rsidRPr="00BD159D">
              <w:rPr>
                <w:rFonts w:ascii="Arial" w:hAnsi="Arial" w:cs="Arial"/>
                <w:sz w:val="16"/>
                <w:szCs w:val="16"/>
                <w:lang w:val="en-US"/>
              </w:rPr>
              <w:t>, the first indicated TCI-States</w:t>
            </w:r>
            <w:r w:rsidRPr="00BD159D">
              <w:rPr>
                <w:rFonts w:ascii="Arial" w:hAnsi="Arial" w:cs="Arial"/>
                <w:sz w:val="16"/>
                <w:szCs w:val="16"/>
                <w:lang w:val="en-US" w:eastAsia="zh-CN"/>
              </w:rPr>
              <w:t xml:space="preserve"> </w:t>
            </w:r>
            <w:r w:rsidRPr="00BD159D">
              <w:rPr>
                <w:rFonts w:ascii="Arial" w:hAnsi="Arial" w:cs="Arial"/>
                <w:sz w:val="16"/>
                <w:szCs w:val="16"/>
                <w:lang w:val="en-US"/>
              </w:rPr>
              <w:t>is applied to PDSCH reception scheduled or activated by DCI format 1_0.</w:t>
            </w:r>
          </w:p>
          <w:p w14:paraId="632DF095" w14:textId="77777777" w:rsidR="004F6239" w:rsidRPr="00BD159D" w:rsidRDefault="004F6239" w:rsidP="00BD159D">
            <w:pPr>
              <w:pStyle w:val="B2"/>
              <w:spacing w:after="0"/>
              <w:ind w:left="1004"/>
              <w:rPr>
                <w:rFonts w:ascii="Arial" w:hAnsi="Arial" w:cs="Arial"/>
                <w:sz w:val="16"/>
                <w:szCs w:val="16"/>
                <w:lang w:val="en-US"/>
              </w:rPr>
            </w:pPr>
            <w:r w:rsidRPr="00BD159D">
              <w:rPr>
                <w:rFonts w:ascii="Arial" w:hAnsi="Arial" w:cs="Arial"/>
                <w:sz w:val="16"/>
                <w:szCs w:val="16"/>
                <w:lang w:val="en-US"/>
              </w:rPr>
              <w:t>-</w:t>
            </w:r>
            <w:r w:rsidRPr="00BD159D">
              <w:rPr>
                <w:rFonts w:ascii="Arial" w:hAnsi="Arial" w:cs="Arial"/>
                <w:sz w:val="16"/>
                <w:szCs w:val="16"/>
                <w:lang w:val="en-US"/>
              </w:rPr>
              <w:tab/>
              <w:t xml:space="preserve">When the UE is configured with </w:t>
            </w:r>
            <w:r w:rsidRPr="00BD159D">
              <w:rPr>
                <w:rFonts w:ascii="Arial" w:hAnsi="Arial" w:cs="Arial"/>
                <w:i/>
                <w:sz w:val="16"/>
                <w:szCs w:val="16"/>
                <w:lang w:val="en-US"/>
              </w:rPr>
              <w:t>tciSelection-PresentInDCI</w:t>
            </w:r>
            <w:r w:rsidRPr="00BD159D">
              <w:rPr>
                <w:rFonts w:ascii="Arial" w:hAnsi="Arial" w:cs="Arial"/>
                <w:iCs/>
                <w:sz w:val="16"/>
                <w:szCs w:val="16"/>
                <w:lang w:val="en-US"/>
              </w:rPr>
              <w:t xml:space="preserve"> jointly for both DCI formats 1_1 and 1_2 in the same DL BWP,</w:t>
            </w:r>
            <w:r w:rsidRPr="00BD159D">
              <w:rPr>
                <w:rFonts w:ascii="Arial" w:hAnsi="Arial" w:cs="Arial"/>
                <w:i/>
                <w:sz w:val="16"/>
                <w:szCs w:val="16"/>
                <w:lang w:val="en-US"/>
              </w:rPr>
              <w:t xml:space="preserve"> </w:t>
            </w:r>
            <w:r w:rsidRPr="00BD159D">
              <w:rPr>
                <w:rFonts w:ascii="Arial" w:hAnsi="Arial" w:cs="Arial"/>
                <w:sz w:val="16"/>
                <w:szCs w:val="16"/>
                <w:lang w:val="en-US"/>
              </w:rPr>
              <w:t>and when the UE receives a DCI format 1_1/1_2 that schedules or activates PDSCH reception, the UE shall determine the indicated joint/DL TCI state(s) for the PDSCH reception according to the following:</w:t>
            </w:r>
          </w:p>
          <w:p w14:paraId="74736250" w14:textId="77777777" w:rsidR="004F6239" w:rsidRPr="00BD159D" w:rsidRDefault="004F6239" w:rsidP="00BD159D">
            <w:pPr>
              <w:pStyle w:val="B3"/>
              <w:spacing w:after="0"/>
              <w:ind w:left="1288"/>
              <w:rPr>
                <w:rFonts w:ascii="Arial" w:hAnsi="Arial" w:cs="Arial"/>
                <w:sz w:val="16"/>
                <w:szCs w:val="16"/>
              </w:rPr>
            </w:pPr>
            <w:r w:rsidRPr="00BD159D">
              <w:rPr>
                <w:rFonts w:ascii="Arial" w:hAnsi="Arial" w:cs="Arial"/>
                <w:sz w:val="16"/>
                <w:szCs w:val="16"/>
              </w:rPr>
              <w:t>-</w:t>
            </w:r>
            <w:r w:rsidRPr="00BD159D">
              <w:rPr>
                <w:rFonts w:ascii="Arial" w:hAnsi="Arial" w:cs="Arial"/>
                <w:sz w:val="16"/>
                <w:szCs w:val="16"/>
              </w:rPr>
              <w:tab/>
              <w:t xml:space="preserve">If the DCI format 1_1/1_2 indicates codepoint "00" for the </w:t>
            </w:r>
            <w:r w:rsidRPr="00BD159D">
              <w:rPr>
                <w:rFonts w:ascii="Arial" w:hAnsi="Arial" w:cs="Arial"/>
                <w:strike/>
                <w:color w:val="FF0000"/>
                <w:sz w:val="16"/>
                <w:szCs w:val="16"/>
              </w:rPr>
              <w:t>[</w:t>
            </w:r>
            <w:r w:rsidRPr="00BD159D">
              <w:rPr>
                <w:rFonts w:ascii="Arial" w:hAnsi="Arial" w:cs="Arial"/>
                <w:sz w:val="16"/>
                <w:szCs w:val="16"/>
              </w:rPr>
              <w:t>TCI selection field</w:t>
            </w:r>
            <w:r w:rsidRPr="00BD159D">
              <w:rPr>
                <w:rFonts w:ascii="Arial" w:hAnsi="Arial" w:cs="Arial"/>
                <w:strike/>
                <w:color w:val="FF0000"/>
                <w:sz w:val="16"/>
                <w:szCs w:val="16"/>
              </w:rPr>
              <w:t>]</w:t>
            </w:r>
            <w:r w:rsidRPr="00BD159D">
              <w:rPr>
                <w:rFonts w:ascii="Arial" w:hAnsi="Arial" w:cs="Arial"/>
                <w:sz w:val="16"/>
                <w:szCs w:val="16"/>
              </w:rPr>
              <w:t>, the UE shall apply the first one of two indicated joint/DL TCI states to all PDSCH DM-RS port(s) of corresponding PDSCH transmission occasion(s) scheduled or activated by the DCI format 1_1/1_2.</w:t>
            </w:r>
          </w:p>
          <w:p w14:paraId="098F7D45" w14:textId="77777777" w:rsidR="004F6239" w:rsidRPr="00BD159D" w:rsidRDefault="004F6239" w:rsidP="00BD159D">
            <w:pPr>
              <w:pStyle w:val="B3"/>
              <w:spacing w:after="0"/>
              <w:ind w:left="1288"/>
              <w:rPr>
                <w:rFonts w:ascii="Arial" w:hAnsi="Arial" w:cs="Arial"/>
                <w:sz w:val="16"/>
                <w:szCs w:val="16"/>
              </w:rPr>
            </w:pPr>
            <w:r w:rsidRPr="00BD159D">
              <w:rPr>
                <w:rFonts w:ascii="Arial" w:hAnsi="Arial" w:cs="Arial"/>
                <w:sz w:val="16"/>
                <w:szCs w:val="16"/>
              </w:rPr>
              <w:t>-</w:t>
            </w:r>
            <w:r w:rsidRPr="00BD159D">
              <w:rPr>
                <w:rFonts w:ascii="Arial" w:hAnsi="Arial" w:cs="Arial"/>
                <w:sz w:val="16"/>
                <w:szCs w:val="16"/>
              </w:rPr>
              <w:tab/>
              <w:t xml:space="preserve">If the DCI format 1_1/1_2 indicates codepoint "01" for the </w:t>
            </w:r>
            <w:r w:rsidRPr="00BD159D">
              <w:rPr>
                <w:rFonts w:ascii="Arial" w:hAnsi="Arial" w:cs="Arial"/>
                <w:strike/>
                <w:color w:val="FF0000"/>
                <w:sz w:val="16"/>
                <w:szCs w:val="16"/>
              </w:rPr>
              <w:t>[</w:t>
            </w:r>
            <w:r w:rsidRPr="00BD159D">
              <w:rPr>
                <w:rFonts w:ascii="Arial" w:hAnsi="Arial" w:cs="Arial"/>
                <w:sz w:val="16"/>
                <w:szCs w:val="16"/>
              </w:rPr>
              <w:t>TCI selection field</w:t>
            </w:r>
            <w:r w:rsidRPr="00BD159D">
              <w:rPr>
                <w:rFonts w:ascii="Arial" w:hAnsi="Arial" w:cs="Arial"/>
                <w:strike/>
                <w:color w:val="FF0000"/>
                <w:sz w:val="16"/>
                <w:szCs w:val="16"/>
              </w:rPr>
              <w:t>]</w:t>
            </w:r>
            <w:r w:rsidRPr="00BD159D">
              <w:rPr>
                <w:rFonts w:ascii="Arial" w:hAnsi="Arial" w:cs="Arial"/>
                <w:sz w:val="16"/>
                <w:szCs w:val="16"/>
              </w:rPr>
              <w:t>, the UE shall apply the second one of two indicated joint/DL TCI states to all PDSCH DM-RS port(s) of corresponding PDSCH transmission occasion(s) scheduled or activated by the DCI format 1_1/1_2.</w:t>
            </w:r>
          </w:p>
          <w:p w14:paraId="60C56A40" w14:textId="77777777" w:rsidR="004F6239" w:rsidRPr="00BD159D" w:rsidRDefault="004F6239" w:rsidP="00BD159D">
            <w:pPr>
              <w:pStyle w:val="B3"/>
              <w:spacing w:after="0"/>
              <w:ind w:left="1288"/>
              <w:rPr>
                <w:rFonts w:ascii="Arial" w:hAnsi="Arial" w:cs="Arial"/>
                <w:sz w:val="16"/>
                <w:szCs w:val="16"/>
              </w:rPr>
            </w:pPr>
            <w:r w:rsidRPr="00BD159D">
              <w:rPr>
                <w:rFonts w:ascii="Arial" w:hAnsi="Arial" w:cs="Arial"/>
                <w:sz w:val="16"/>
                <w:szCs w:val="16"/>
              </w:rPr>
              <w:t>-</w:t>
            </w:r>
            <w:r w:rsidRPr="00BD159D">
              <w:rPr>
                <w:rFonts w:ascii="Arial" w:hAnsi="Arial" w:cs="Arial"/>
                <w:sz w:val="16"/>
                <w:szCs w:val="16"/>
              </w:rPr>
              <w:tab/>
              <w:t xml:space="preserve">If the DCI format 1_1/1_2 indicates codepoint "10" for the </w:t>
            </w:r>
            <w:r w:rsidRPr="00BD159D">
              <w:rPr>
                <w:rFonts w:ascii="Arial" w:hAnsi="Arial" w:cs="Arial"/>
                <w:strike/>
                <w:color w:val="FF0000"/>
                <w:sz w:val="16"/>
                <w:szCs w:val="16"/>
              </w:rPr>
              <w:t>[</w:t>
            </w:r>
            <w:r w:rsidRPr="00BD159D">
              <w:rPr>
                <w:rFonts w:ascii="Arial" w:hAnsi="Arial" w:cs="Arial"/>
                <w:sz w:val="16"/>
                <w:szCs w:val="16"/>
              </w:rPr>
              <w:t>TCI selection field</w:t>
            </w:r>
            <w:r w:rsidRPr="00BD159D">
              <w:rPr>
                <w:rFonts w:ascii="Arial" w:hAnsi="Arial" w:cs="Arial"/>
                <w:strike/>
                <w:color w:val="FF0000"/>
                <w:sz w:val="16"/>
                <w:szCs w:val="16"/>
              </w:rPr>
              <w:t>]</w:t>
            </w:r>
            <w:r w:rsidRPr="00BD159D">
              <w:rPr>
                <w:rFonts w:ascii="Arial" w:hAnsi="Arial" w:cs="Arial"/>
                <w:sz w:val="16"/>
                <w:szCs w:val="16"/>
              </w:rPr>
              <w:t>, the UE shall apply both indicated joint/DL TCI states to the PDSCH reception scheduled or activated by the DCI format 1_1/1_2.</w:t>
            </w:r>
          </w:p>
          <w:p w14:paraId="1089FD35" w14:textId="77777777" w:rsidR="004F6239" w:rsidRPr="00BD159D" w:rsidRDefault="004F6239" w:rsidP="00BD159D">
            <w:pPr>
              <w:pStyle w:val="B2"/>
              <w:spacing w:after="0"/>
              <w:ind w:left="1004"/>
              <w:rPr>
                <w:rFonts w:ascii="Arial" w:hAnsi="Arial" w:cs="Arial"/>
                <w:sz w:val="16"/>
                <w:szCs w:val="16"/>
                <w:lang w:val="en-US"/>
              </w:rPr>
            </w:pPr>
            <w:r w:rsidRPr="00BD159D">
              <w:rPr>
                <w:rFonts w:ascii="Arial" w:hAnsi="Arial" w:cs="Arial"/>
                <w:sz w:val="16"/>
                <w:szCs w:val="16"/>
                <w:lang w:val="en-US"/>
              </w:rPr>
              <w:t>-</w:t>
            </w:r>
            <w:r w:rsidRPr="00BD159D">
              <w:rPr>
                <w:rFonts w:ascii="Arial" w:hAnsi="Arial" w:cs="Arial"/>
                <w:sz w:val="16"/>
                <w:szCs w:val="16"/>
                <w:lang w:val="en-US"/>
              </w:rPr>
              <w:tab/>
              <w:t>If the UE is not configured with</w:t>
            </w:r>
            <w:r w:rsidRPr="00BD159D">
              <w:rPr>
                <w:rFonts w:ascii="Arial" w:hAnsi="Arial" w:cs="Arial"/>
                <w:i/>
                <w:sz w:val="16"/>
                <w:szCs w:val="16"/>
                <w:lang w:val="en-US"/>
              </w:rPr>
              <w:t xml:space="preserve"> tciSelection-PresentInDCI</w:t>
            </w:r>
            <w:r w:rsidRPr="00BD159D">
              <w:rPr>
                <w:rFonts w:ascii="Arial" w:hAnsi="Arial" w:cs="Arial"/>
                <w:sz w:val="16"/>
                <w:szCs w:val="16"/>
                <w:lang w:val="en-US"/>
              </w:rPr>
              <w:t xml:space="preserve"> and when the UE receives a DCI format 1_1/1_2 that schedules/activates PDSCH reception, the UE shall apply both indicated TCI-States</w:t>
            </w:r>
            <w:r w:rsidRPr="00BD159D">
              <w:rPr>
                <w:rFonts w:ascii="Arial" w:hAnsi="Arial" w:cs="Arial"/>
                <w:i/>
                <w:iCs/>
                <w:color w:val="FF0000"/>
                <w:sz w:val="16"/>
                <w:szCs w:val="16"/>
                <w:lang w:val="en-US"/>
              </w:rPr>
              <w:t xml:space="preserve"> </w:t>
            </w:r>
            <w:r w:rsidRPr="00BD159D">
              <w:rPr>
                <w:rFonts w:ascii="Arial" w:hAnsi="Arial" w:cs="Arial"/>
                <w:sz w:val="16"/>
                <w:szCs w:val="16"/>
                <w:lang w:val="en-US"/>
              </w:rPr>
              <w:t>to the scheduled or activated PDSCH reception</w:t>
            </w:r>
          </w:p>
          <w:p w14:paraId="18C39992" w14:textId="77777777" w:rsidR="004F6239" w:rsidRPr="00BD159D" w:rsidRDefault="004F6239" w:rsidP="00BD159D">
            <w:pPr>
              <w:jc w:val="center"/>
              <w:rPr>
                <w:rFonts w:ascii="Arial" w:hAnsi="Arial" w:cs="Arial"/>
                <w:color w:val="FF0000"/>
                <w:sz w:val="16"/>
                <w:szCs w:val="16"/>
                <w:lang w:eastAsia="zh-CN"/>
              </w:rPr>
            </w:pPr>
            <w:r w:rsidRPr="00BD159D">
              <w:rPr>
                <w:rFonts w:ascii="Arial" w:hAnsi="Arial" w:cs="Arial"/>
                <w:color w:val="FF0000"/>
                <w:sz w:val="16"/>
                <w:szCs w:val="16"/>
                <w:lang w:eastAsia="zh-CN"/>
              </w:rPr>
              <w:t>-------------------------------------------Unchanged parts are omitted-------------------------------------------</w:t>
            </w:r>
          </w:p>
          <w:p w14:paraId="22E73C2D" w14:textId="77777777" w:rsidR="004F6239" w:rsidRPr="00BD159D" w:rsidRDefault="004F6239" w:rsidP="00BD159D">
            <w:pPr>
              <w:rPr>
                <w:rFonts w:ascii="Arial" w:hAnsi="Arial" w:cs="Arial"/>
                <w:b/>
                <w:bCs/>
                <w:sz w:val="16"/>
                <w:szCs w:val="16"/>
                <w:lang w:eastAsia="zh-CN"/>
              </w:rPr>
            </w:pPr>
            <w:r w:rsidRPr="00BD159D">
              <w:rPr>
                <w:rFonts w:ascii="Arial" w:hAnsi="Arial" w:cs="Arial"/>
                <w:b/>
                <w:bCs/>
                <w:sz w:val="16"/>
                <w:szCs w:val="16"/>
                <w:lang w:eastAsia="zh-CN"/>
              </w:rPr>
              <w:t>6.1</w:t>
            </w:r>
            <w:r w:rsidRPr="00BD159D">
              <w:rPr>
                <w:rFonts w:ascii="Arial" w:hAnsi="Arial" w:cs="Arial"/>
                <w:b/>
                <w:bCs/>
                <w:sz w:val="16"/>
                <w:szCs w:val="16"/>
                <w:lang w:eastAsia="zh-CN"/>
              </w:rPr>
              <w:tab/>
              <w:t>UE procedure for transmitting the physical uplink shared channel</w:t>
            </w:r>
          </w:p>
          <w:p w14:paraId="1BFC3E6D" w14:textId="77777777" w:rsidR="004F6239" w:rsidRPr="00BD159D" w:rsidRDefault="004F6239" w:rsidP="00BD159D">
            <w:pPr>
              <w:jc w:val="center"/>
              <w:rPr>
                <w:rFonts w:ascii="Arial" w:hAnsi="Arial" w:cs="Arial"/>
                <w:color w:val="FF0000"/>
                <w:sz w:val="16"/>
                <w:szCs w:val="16"/>
                <w:lang w:eastAsia="zh-CN"/>
              </w:rPr>
            </w:pPr>
            <w:r w:rsidRPr="00BD159D">
              <w:rPr>
                <w:rFonts w:ascii="Arial" w:hAnsi="Arial" w:cs="Arial"/>
                <w:color w:val="FF0000"/>
                <w:sz w:val="16"/>
                <w:szCs w:val="16"/>
                <w:lang w:eastAsia="zh-CN"/>
              </w:rPr>
              <w:lastRenderedPageBreak/>
              <w:t>-------------------------------------------Unchanged parts are omitted-------------------------------------------</w:t>
            </w:r>
          </w:p>
          <w:p w14:paraId="36F3984A" w14:textId="77777777" w:rsidR="004F6239" w:rsidRPr="00BD159D" w:rsidRDefault="004F6239" w:rsidP="00BD159D">
            <w:pPr>
              <w:rPr>
                <w:rFonts w:ascii="Arial" w:eastAsia="SimSun" w:hAnsi="Arial" w:cs="Arial"/>
                <w:color w:val="000000"/>
                <w:sz w:val="16"/>
                <w:szCs w:val="16"/>
                <w:lang w:eastAsia="zh-CN"/>
              </w:rPr>
            </w:pPr>
            <w:r w:rsidRPr="00BD159D">
              <w:rPr>
                <w:rFonts w:ascii="Arial" w:hAnsi="Arial" w:cs="Arial"/>
                <w:sz w:val="16"/>
                <w:szCs w:val="16"/>
                <w:lang w:eastAsia="zh-CN"/>
              </w:rPr>
              <w:t xml:space="preserve">When a UE is configured </w:t>
            </w:r>
            <w:r w:rsidRPr="00BD159D">
              <w:rPr>
                <w:rFonts w:ascii="Arial" w:hAnsi="Arial" w:cs="Arial"/>
                <w:color w:val="000000"/>
                <w:sz w:val="16"/>
                <w:szCs w:val="16"/>
                <w:lang w:eastAsia="zh-CN"/>
              </w:rPr>
              <w:t xml:space="preserve">with </w:t>
            </w:r>
            <w:r w:rsidRPr="00BD159D">
              <w:rPr>
                <w:rFonts w:ascii="Arial" w:hAnsi="Arial" w:cs="Arial"/>
                <w:i/>
                <w:iCs/>
                <w:color w:val="000000"/>
                <w:sz w:val="16"/>
                <w:szCs w:val="16"/>
                <w:lang w:eastAsia="zh-CN"/>
              </w:rPr>
              <w:t>dl-OrJointTCI-StateList</w:t>
            </w:r>
            <w:r w:rsidRPr="00BD159D">
              <w:rPr>
                <w:rFonts w:ascii="Arial" w:hAnsi="Arial" w:cs="Arial"/>
                <w:sz w:val="16"/>
                <w:szCs w:val="16"/>
                <w:lang w:eastAsia="zh-CN"/>
              </w:rPr>
              <w:t xml:space="preserve"> or </w:t>
            </w:r>
            <w:r w:rsidRPr="00BD159D">
              <w:rPr>
                <w:rFonts w:ascii="Arial" w:hAnsi="Arial" w:cs="Arial"/>
                <w:i/>
                <w:iCs/>
                <w:sz w:val="16"/>
                <w:szCs w:val="16"/>
                <w:lang w:eastAsia="zh-CN"/>
              </w:rPr>
              <w:t>TCI-UL-State</w:t>
            </w:r>
            <w:r w:rsidRPr="00BD159D">
              <w:rPr>
                <w:rFonts w:ascii="Arial" w:hAnsi="Arial" w:cs="Arial"/>
                <w:sz w:val="16"/>
                <w:szCs w:val="16"/>
                <w:lang w:eastAsia="zh-CN"/>
              </w:rPr>
              <w:t xml:space="preserve"> and is having two indicated TCI-States or TCI-UL-States,</w:t>
            </w:r>
            <w:r w:rsidRPr="00BD159D">
              <w:rPr>
                <w:rFonts w:ascii="Arial" w:hAnsi="Arial" w:cs="Arial"/>
                <w:color w:val="000000"/>
                <w:sz w:val="16"/>
                <w:szCs w:val="16"/>
                <w:lang w:eastAsia="zh-CN"/>
              </w:rPr>
              <w:t xml:space="preserve"> </w:t>
            </w:r>
          </w:p>
          <w:p w14:paraId="3A262DAB" w14:textId="77777777" w:rsidR="004F6239" w:rsidRPr="00BD159D" w:rsidRDefault="004F6239" w:rsidP="00BD159D">
            <w:pPr>
              <w:pStyle w:val="B1"/>
              <w:spacing w:after="0"/>
              <w:ind w:left="731"/>
              <w:rPr>
                <w:rFonts w:ascii="Arial" w:eastAsia="MS Mincho" w:hAnsi="Arial" w:cs="Arial"/>
                <w:sz w:val="16"/>
                <w:szCs w:val="16"/>
              </w:rPr>
            </w:pPr>
            <w:r w:rsidRPr="00BD159D">
              <w:rPr>
                <w:rFonts w:ascii="Arial" w:hAnsi="Arial" w:cs="Arial"/>
                <w:sz w:val="16"/>
                <w:szCs w:val="16"/>
              </w:rPr>
              <w:t>-</w:t>
            </w:r>
            <w:r w:rsidRPr="00BD159D">
              <w:rPr>
                <w:rFonts w:ascii="Arial" w:hAnsi="Arial" w:cs="Arial"/>
                <w:sz w:val="16"/>
                <w:szCs w:val="16"/>
              </w:rPr>
              <w:tab/>
              <w:t xml:space="preserve">a UE having a PUSCH transmission scheduled or activated by DCI format 0_0 should apply the first indicated TCI state to the PUSCH transmission, </w:t>
            </w:r>
          </w:p>
          <w:p w14:paraId="65B2CA57" w14:textId="77777777" w:rsidR="004F6239" w:rsidRPr="00BD159D" w:rsidRDefault="004F6239" w:rsidP="00BD159D">
            <w:pPr>
              <w:pStyle w:val="B1"/>
              <w:spacing w:after="0"/>
              <w:ind w:left="731"/>
              <w:rPr>
                <w:rFonts w:ascii="Arial" w:hAnsi="Arial" w:cs="Arial"/>
                <w:color w:val="000000"/>
                <w:sz w:val="16"/>
                <w:szCs w:val="16"/>
              </w:rPr>
            </w:pPr>
            <w:r w:rsidRPr="00BD159D">
              <w:rPr>
                <w:rFonts w:ascii="Arial" w:hAnsi="Arial" w:cs="Arial"/>
                <w:sz w:val="16"/>
                <w:szCs w:val="16"/>
              </w:rPr>
              <w:t>-</w:t>
            </w:r>
            <w:r w:rsidRPr="00BD159D">
              <w:rPr>
                <w:rFonts w:ascii="Arial" w:hAnsi="Arial" w:cs="Arial"/>
                <w:sz w:val="16"/>
                <w:szCs w:val="16"/>
              </w:rPr>
              <w:tab/>
            </w:r>
            <w:r w:rsidRPr="00BD159D">
              <w:rPr>
                <w:rFonts w:ascii="Arial" w:hAnsi="Arial" w:cs="Arial"/>
                <w:color w:val="000000"/>
                <w:sz w:val="16"/>
                <w:szCs w:val="16"/>
              </w:rPr>
              <w:t xml:space="preserve">a UE configured with a PUSCH transmission corresponding to a Type 1 configured grant is expected to be configured with the higher layer parameter </w:t>
            </w:r>
            <w:r w:rsidRPr="00BD159D">
              <w:rPr>
                <w:rFonts w:ascii="Arial" w:hAnsi="Arial" w:cs="Arial"/>
                <w:i/>
                <w:strike/>
                <w:color w:val="FF0000"/>
                <w:sz w:val="16"/>
                <w:szCs w:val="16"/>
              </w:rPr>
              <w:t>applyIndicatedTCIState</w:t>
            </w:r>
            <w:r w:rsidRPr="00BD159D">
              <w:rPr>
                <w:rFonts w:ascii="Arial" w:hAnsi="Arial" w:cs="Arial"/>
                <w:color w:val="000000"/>
                <w:sz w:val="16"/>
                <w:szCs w:val="16"/>
              </w:rPr>
              <w:t xml:space="preserve"> </w:t>
            </w:r>
            <w:r w:rsidRPr="00BD159D">
              <w:rPr>
                <w:rFonts w:ascii="Arial" w:hAnsi="Arial" w:cs="Arial"/>
                <w:i/>
                <w:color w:val="FF0000"/>
                <w:sz w:val="16"/>
                <w:szCs w:val="16"/>
                <w:lang w:eastAsia="sv-SE"/>
              </w:rPr>
              <w:t>applyIndicatedTCI-State</w:t>
            </w:r>
            <w:r w:rsidRPr="00BD159D">
              <w:rPr>
                <w:rFonts w:ascii="Arial" w:hAnsi="Arial" w:cs="Arial"/>
                <w:color w:val="000000"/>
                <w:sz w:val="16"/>
                <w:szCs w:val="16"/>
              </w:rPr>
              <w:t xml:space="preserve"> indicating the </w:t>
            </w:r>
            <w:r w:rsidRPr="00BD159D">
              <w:rPr>
                <w:rFonts w:ascii="Arial" w:hAnsi="Arial" w:cs="Arial"/>
                <w:i/>
                <w:iCs/>
                <w:color w:val="000000"/>
                <w:sz w:val="16"/>
                <w:szCs w:val="16"/>
              </w:rPr>
              <w:t>first</w:t>
            </w:r>
            <w:r w:rsidRPr="00BD159D">
              <w:rPr>
                <w:rFonts w:ascii="Arial" w:hAnsi="Arial" w:cs="Arial"/>
                <w:color w:val="000000"/>
                <w:sz w:val="16"/>
                <w:szCs w:val="16"/>
              </w:rPr>
              <w:t xml:space="preserve">, the </w:t>
            </w:r>
            <w:r w:rsidRPr="00BD159D">
              <w:rPr>
                <w:rFonts w:ascii="Arial" w:hAnsi="Arial" w:cs="Arial"/>
                <w:i/>
                <w:iCs/>
                <w:color w:val="000000"/>
                <w:sz w:val="16"/>
                <w:szCs w:val="16"/>
              </w:rPr>
              <w:t>second</w:t>
            </w:r>
            <w:r w:rsidRPr="00BD159D">
              <w:rPr>
                <w:rFonts w:ascii="Arial" w:hAnsi="Arial" w:cs="Arial"/>
                <w:color w:val="000000"/>
                <w:sz w:val="16"/>
                <w:szCs w:val="16"/>
              </w:rPr>
              <w:t xml:space="preserve"> or</w:t>
            </w:r>
            <w:r w:rsidRPr="00BD159D">
              <w:rPr>
                <w:rFonts w:ascii="Arial" w:hAnsi="Arial" w:cs="Arial"/>
                <w:i/>
                <w:iCs/>
                <w:color w:val="000000"/>
                <w:sz w:val="16"/>
                <w:szCs w:val="16"/>
              </w:rPr>
              <w:t xml:space="preserve"> both</w:t>
            </w:r>
            <w:r w:rsidRPr="00BD159D">
              <w:rPr>
                <w:rFonts w:ascii="Arial" w:hAnsi="Arial" w:cs="Arial"/>
                <w:color w:val="000000"/>
                <w:sz w:val="16"/>
                <w:szCs w:val="16"/>
              </w:rPr>
              <w:t xml:space="preserve"> of the indicated TCI states to be applied for the PUSCH transmission. If 'both' TCI states are indicated, the UE should apply the first indicated TCI state to the PUSCH transmission occasion(s) or the PUSCH antenna port(s) associated with the first SRS resource set for CB/NCB transmission, and the second indicated TCI state to the PUSCH transmission occasion(s) or the PUSCH antenna port(s) associated with the second SRS resource set for CB/NCB transmission; otherwise the UE should apply either the 'first' or 'second' indicated TCI state to all PUSCH transmission occasions.</w:t>
            </w:r>
          </w:p>
          <w:p w14:paraId="170967EA" w14:textId="77777777" w:rsidR="004F6239" w:rsidRPr="00BD159D" w:rsidRDefault="004F6239" w:rsidP="00BD159D">
            <w:pPr>
              <w:pStyle w:val="B2"/>
              <w:spacing w:after="0"/>
              <w:ind w:left="1004"/>
              <w:rPr>
                <w:rFonts w:ascii="Arial" w:hAnsi="Arial" w:cs="Arial"/>
                <w:sz w:val="16"/>
                <w:szCs w:val="16"/>
                <w:lang w:val="en-US"/>
              </w:rPr>
            </w:pPr>
            <w:r w:rsidRPr="00BD159D">
              <w:rPr>
                <w:rFonts w:ascii="Arial" w:hAnsi="Arial" w:cs="Arial"/>
                <w:sz w:val="16"/>
                <w:szCs w:val="16"/>
                <w:lang w:val="en-US"/>
              </w:rPr>
              <w:t>-</w:t>
            </w:r>
            <w:r w:rsidRPr="00BD159D">
              <w:rPr>
                <w:rFonts w:ascii="Arial" w:hAnsi="Arial" w:cs="Arial"/>
                <w:sz w:val="16"/>
                <w:szCs w:val="16"/>
                <w:lang w:val="en-US"/>
              </w:rPr>
              <w:tab/>
              <w:t xml:space="preserve">If the UE is configured by higher layer parameter </w:t>
            </w:r>
            <w:r w:rsidRPr="00BD159D">
              <w:rPr>
                <w:rFonts w:ascii="Arial" w:hAnsi="Arial" w:cs="Arial"/>
                <w:i/>
                <w:iCs/>
                <w:sz w:val="16"/>
                <w:szCs w:val="16"/>
                <w:lang w:val="en-US"/>
              </w:rPr>
              <w:t>PDCCH-Config</w:t>
            </w:r>
            <w:r w:rsidRPr="00BD159D">
              <w:rPr>
                <w:rFonts w:ascii="Arial" w:hAnsi="Arial" w:cs="Arial"/>
                <w:sz w:val="16"/>
                <w:szCs w:val="16"/>
                <w:lang w:val="en-US"/>
              </w:rPr>
              <w:t xml:space="preserve"> that contains two different values of </w:t>
            </w:r>
            <w:r w:rsidRPr="00BD159D">
              <w:rPr>
                <w:rFonts w:ascii="Arial" w:hAnsi="Arial" w:cs="Arial"/>
                <w:i/>
                <w:iCs/>
                <w:sz w:val="16"/>
                <w:szCs w:val="16"/>
                <w:lang w:val="en-US"/>
              </w:rPr>
              <w:t>coresetPoolIndex</w:t>
            </w:r>
            <w:r w:rsidRPr="00BD159D">
              <w:rPr>
                <w:rFonts w:ascii="Arial" w:hAnsi="Arial" w:cs="Arial"/>
                <w:sz w:val="16"/>
                <w:szCs w:val="16"/>
                <w:lang w:val="en-US"/>
              </w:rPr>
              <w:t xml:space="preserve"> in different </w:t>
            </w:r>
            <w:r w:rsidRPr="00BD159D">
              <w:rPr>
                <w:rFonts w:ascii="Arial" w:hAnsi="Arial" w:cs="Arial"/>
                <w:i/>
                <w:iCs/>
                <w:sz w:val="16"/>
                <w:szCs w:val="16"/>
                <w:lang w:val="en-US"/>
              </w:rPr>
              <w:t>ControlResourceSets</w:t>
            </w:r>
            <w:r w:rsidRPr="00BD159D">
              <w:rPr>
                <w:rFonts w:ascii="Arial" w:hAnsi="Arial" w:cs="Arial"/>
                <w:sz w:val="16"/>
                <w:szCs w:val="16"/>
                <w:lang w:val="en-US"/>
              </w:rPr>
              <w:t xml:space="preserve">, the first and the second indicated TCI states correspond to the indicated TCI-States or TCI-UL-States specific to coresetPoolIndex value 0 and value 1, respectively, and </w:t>
            </w:r>
            <w:r w:rsidRPr="00BD159D">
              <w:rPr>
                <w:rFonts w:ascii="Arial" w:hAnsi="Arial" w:cs="Arial"/>
                <w:i/>
                <w:strike/>
                <w:color w:val="FF0000"/>
                <w:sz w:val="16"/>
                <w:szCs w:val="16"/>
                <w:lang w:val="en-US"/>
              </w:rPr>
              <w:t>applyIndicatedTCIState</w:t>
            </w:r>
            <w:r w:rsidRPr="00BD159D">
              <w:rPr>
                <w:rFonts w:ascii="Arial" w:hAnsi="Arial" w:cs="Arial"/>
                <w:color w:val="000000"/>
                <w:sz w:val="16"/>
                <w:szCs w:val="16"/>
                <w:lang w:val="en-US"/>
              </w:rPr>
              <w:t xml:space="preserve"> </w:t>
            </w:r>
            <w:r w:rsidRPr="00BD159D">
              <w:rPr>
                <w:rFonts w:ascii="Arial" w:hAnsi="Arial" w:cs="Arial"/>
                <w:i/>
                <w:color w:val="FF0000"/>
                <w:sz w:val="16"/>
                <w:szCs w:val="16"/>
                <w:lang w:val="en-US" w:eastAsia="sv-SE"/>
              </w:rPr>
              <w:t>applyIndicatedTCI-State</w:t>
            </w:r>
            <w:r w:rsidRPr="00BD159D">
              <w:rPr>
                <w:rFonts w:ascii="Arial" w:hAnsi="Arial" w:cs="Arial"/>
                <w:sz w:val="16"/>
                <w:szCs w:val="16"/>
                <w:lang w:val="en-US"/>
              </w:rPr>
              <w:t xml:space="preserve"> does not indicate </w:t>
            </w:r>
            <w:r w:rsidRPr="00BD159D">
              <w:rPr>
                <w:rFonts w:ascii="Arial" w:hAnsi="Arial" w:cs="Arial"/>
                <w:i/>
                <w:iCs/>
                <w:sz w:val="16"/>
                <w:szCs w:val="16"/>
                <w:lang w:val="en-US"/>
              </w:rPr>
              <w:t>both</w:t>
            </w:r>
            <w:r w:rsidRPr="00BD159D">
              <w:rPr>
                <w:rFonts w:ascii="Arial" w:hAnsi="Arial" w:cs="Arial"/>
                <w:sz w:val="16"/>
                <w:szCs w:val="16"/>
                <w:lang w:val="en-US"/>
              </w:rPr>
              <w:t xml:space="preserve"> of the indicated TCI states to be applied for the PUSCH transmission</w:t>
            </w:r>
          </w:p>
          <w:p w14:paraId="5EE43C98" w14:textId="77777777" w:rsidR="004F6239" w:rsidRPr="00BD159D" w:rsidRDefault="004F6239" w:rsidP="00BD159D">
            <w:pPr>
              <w:jc w:val="center"/>
              <w:rPr>
                <w:rFonts w:ascii="Arial" w:hAnsi="Arial" w:cs="Arial"/>
                <w:color w:val="FF0000"/>
                <w:sz w:val="16"/>
                <w:szCs w:val="16"/>
                <w:lang w:eastAsia="zh-CN"/>
              </w:rPr>
            </w:pPr>
            <w:r w:rsidRPr="00BD159D">
              <w:rPr>
                <w:rFonts w:ascii="Arial" w:hAnsi="Arial" w:cs="Arial"/>
                <w:color w:val="FF0000"/>
                <w:sz w:val="16"/>
                <w:szCs w:val="16"/>
                <w:lang w:eastAsia="zh-CN"/>
              </w:rPr>
              <w:t>-------------------------------------------Unchanged parts are omitted-------------------------------------------</w:t>
            </w:r>
          </w:p>
          <w:p w14:paraId="74F58315" w14:textId="77777777" w:rsidR="004F6239" w:rsidRPr="00BD159D" w:rsidRDefault="004F6239" w:rsidP="00BD159D">
            <w:pPr>
              <w:rPr>
                <w:rFonts w:ascii="Arial" w:eastAsia="DengXian" w:hAnsi="Arial" w:cs="Arial"/>
                <w:color w:val="FF0000"/>
                <w:sz w:val="16"/>
                <w:szCs w:val="16"/>
                <w:lang w:eastAsia="zh-CN"/>
              </w:rPr>
            </w:pPr>
            <w:r w:rsidRPr="00BD159D">
              <w:rPr>
                <w:rFonts w:ascii="Arial" w:hAnsi="Arial" w:cs="Arial"/>
                <w:sz w:val="16"/>
                <w:szCs w:val="16"/>
                <w:lang w:eastAsia="zh-CN"/>
              </w:rPr>
              <w:t xml:space="preserve">When a UE is configured with </w:t>
            </w:r>
            <w:r w:rsidRPr="00BD159D">
              <w:rPr>
                <w:rFonts w:ascii="Arial" w:hAnsi="Arial" w:cs="Arial"/>
                <w:i/>
                <w:iCs/>
                <w:sz w:val="16"/>
                <w:szCs w:val="16"/>
                <w:lang w:eastAsia="zh-CN"/>
              </w:rPr>
              <w:t>dl-OrJointTCI-StateList</w:t>
            </w:r>
            <w:r w:rsidRPr="00BD159D">
              <w:rPr>
                <w:rFonts w:ascii="Arial" w:hAnsi="Arial" w:cs="Arial"/>
                <w:sz w:val="16"/>
                <w:szCs w:val="16"/>
                <w:lang w:eastAsia="zh-CN"/>
              </w:rPr>
              <w:t xml:space="preserve"> or </w:t>
            </w:r>
            <w:r w:rsidRPr="00BD159D">
              <w:rPr>
                <w:rFonts w:ascii="Arial" w:hAnsi="Arial" w:cs="Arial"/>
                <w:i/>
                <w:sz w:val="16"/>
                <w:szCs w:val="16"/>
                <w:lang w:eastAsia="zh-CN"/>
              </w:rPr>
              <w:t>TCI-UL-State</w:t>
            </w:r>
            <w:r w:rsidRPr="00BD159D">
              <w:rPr>
                <w:rFonts w:ascii="Arial" w:hAnsi="Arial" w:cs="Arial"/>
                <w:iCs/>
                <w:sz w:val="16"/>
                <w:szCs w:val="16"/>
                <w:lang w:eastAsia="zh-CN"/>
              </w:rPr>
              <w:t xml:space="preserve"> is having two indicated TCI states,</w:t>
            </w:r>
            <w:r w:rsidRPr="00BD159D">
              <w:rPr>
                <w:rFonts w:ascii="Arial" w:hAnsi="Arial" w:cs="Arial"/>
                <w:sz w:val="16"/>
                <w:szCs w:val="16"/>
                <w:lang w:eastAsia="zh-CN"/>
              </w:rPr>
              <w:t xml:space="preserve"> and only one SRS resource set is configured in </w:t>
            </w:r>
            <w:r w:rsidRPr="00BD159D">
              <w:rPr>
                <w:rFonts w:ascii="Arial" w:hAnsi="Arial" w:cs="Arial"/>
                <w:i/>
                <w:sz w:val="16"/>
                <w:szCs w:val="16"/>
                <w:lang w:eastAsia="zh-CN"/>
              </w:rPr>
              <w:t>srs-ResourceSetToAddModList</w:t>
            </w:r>
            <w:r w:rsidRPr="00BD159D">
              <w:rPr>
                <w:rFonts w:ascii="Arial" w:hAnsi="Arial" w:cs="Arial"/>
                <w:sz w:val="16"/>
                <w:szCs w:val="16"/>
                <w:lang w:eastAsia="zh-CN"/>
              </w:rPr>
              <w:t xml:space="preserve"> or </w:t>
            </w:r>
            <w:r w:rsidRPr="00BD159D">
              <w:rPr>
                <w:rFonts w:ascii="Arial" w:hAnsi="Arial" w:cs="Arial"/>
                <w:i/>
                <w:sz w:val="16"/>
                <w:szCs w:val="16"/>
                <w:lang w:eastAsia="zh-CN"/>
              </w:rPr>
              <w:t xml:space="preserve">srs-ResourceSetToAddModListDCI-0-2 </w:t>
            </w:r>
            <w:r w:rsidRPr="00BD159D">
              <w:rPr>
                <w:rFonts w:ascii="Arial" w:hAnsi="Arial" w:cs="Arial"/>
                <w:sz w:val="16"/>
                <w:szCs w:val="16"/>
                <w:lang w:eastAsia="zh-CN"/>
              </w:rPr>
              <w:t xml:space="preserve">with higher layer parameter </w:t>
            </w:r>
            <w:r w:rsidRPr="00BD159D">
              <w:rPr>
                <w:rFonts w:ascii="Arial" w:hAnsi="Arial" w:cs="Arial"/>
                <w:i/>
                <w:sz w:val="16"/>
                <w:szCs w:val="16"/>
                <w:lang w:eastAsia="zh-CN"/>
              </w:rPr>
              <w:t xml:space="preserve">usage </w:t>
            </w:r>
            <w:r w:rsidRPr="00BD159D">
              <w:rPr>
                <w:rFonts w:ascii="Arial" w:hAnsi="Arial" w:cs="Arial"/>
                <w:sz w:val="16"/>
                <w:szCs w:val="16"/>
                <w:lang w:eastAsia="zh-CN"/>
              </w:rPr>
              <w:t xml:space="preserve">in </w:t>
            </w:r>
            <w:r w:rsidRPr="00BD159D">
              <w:rPr>
                <w:rFonts w:ascii="Arial" w:hAnsi="Arial" w:cs="Arial"/>
                <w:i/>
                <w:sz w:val="16"/>
                <w:szCs w:val="16"/>
                <w:lang w:eastAsia="zh-CN"/>
              </w:rPr>
              <w:t>SRS-ResourceSet</w:t>
            </w:r>
            <w:r w:rsidRPr="00BD159D">
              <w:rPr>
                <w:rFonts w:ascii="Arial" w:hAnsi="Arial" w:cs="Arial"/>
                <w:sz w:val="16"/>
                <w:szCs w:val="16"/>
                <w:lang w:eastAsia="zh-CN"/>
              </w:rPr>
              <w:t xml:space="preserve"> set to 'codebook' or 'noncodebook', the PUSCH transmission occasion(s) scheduled or activated by DCI format 0_1 or 0_2 is associated with the first indicated </w:t>
            </w:r>
            <w:r w:rsidRPr="00BD159D">
              <w:rPr>
                <w:rFonts w:ascii="Arial" w:hAnsi="Arial" w:cs="Arial"/>
                <w:i/>
                <w:iCs/>
                <w:sz w:val="16"/>
                <w:szCs w:val="16"/>
                <w:lang w:eastAsia="zh-CN"/>
              </w:rPr>
              <w:t>TCI-States</w:t>
            </w:r>
            <w:r w:rsidRPr="00BD159D">
              <w:rPr>
                <w:rFonts w:ascii="Arial" w:hAnsi="Arial" w:cs="Arial"/>
                <w:sz w:val="16"/>
                <w:szCs w:val="16"/>
                <w:lang w:eastAsia="zh-CN"/>
              </w:rPr>
              <w:t xml:space="preserve"> or </w:t>
            </w:r>
            <w:r w:rsidRPr="00BD159D">
              <w:rPr>
                <w:rFonts w:ascii="Arial" w:hAnsi="Arial" w:cs="Arial"/>
                <w:i/>
                <w:iCs/>
                <w:sz w:val="16"/>
                <w:szCs w:val="16"/>
                <w:lang w:eastAsia="zh-CN"/>
              </w:rPr>
              <w:t>TCI-UL-States</w:t>
            </w:r>
            <w:r w:rsidRPr="00BD159D">
              <w:rPr>
                <w:rFonts w:ascii="Arial" w:hAnsi="Arial" w:cs="Arial"/>
                <w:sz w:val="16"/>
                <w:szCs w:val="16"/>
                <w:lang w:eastAsia="zh-CN"/>
              </w:rPr>
              <w:t xml:space="preserve"> if applies or is associated with the second indicated </w:t>
            </w:r>
            <w:r w:rsidRPr="00BD159D">
              <w:rPr>
                <w:rFonts w:ascii="Arial" w:hAnsi="Arial" w:cs="Arial"/>
                <w:i/>
                <w:iCs/>
                <w:sz w:val="16"/>
                <w:szCs w:val="16"/>
                <w:lang w:eastAsia="zh-CN"/>
              </w:rPr>
              <w:t>TCI-States</w:t>
            </w:r>
            <w:r w:rsidRPr="00BD159D">
              <w:rPr>
                <w:rFonts w:ascii="Arial" w:hAnsi="Arial" w:cs="Arial"/>
                <w:sz w:val="16"/>
                <w:szCs w:val="16"/>
                <w:lang w:eastAsia="zh-CN"/>
              </w:rPr>
              <w:t xml:space="preserve"> or </w:t>
            </w:r>
            <w:r w:rsidRPr="00BD159D">
              <w:rPr>
                <w:rFonts w:ascii="Arial" w:hAnsi="Arial" w:cs="Arial"/>
                <w:i/>
                <w:iCs/>
                <w:sz w:val="16"/>
                <w:szCs w:val="16"/>
                <w:lang w:eastAsia="zh-CN"/>
              </w:rPr>
              <w:t>TCI-UL-States</w:t>
            </w:r>
            <w:r w:rsidRPr="00BD159D">
              <w:rPr>
                <w:rFonts w:ascii="Arial" w:hAnsi="Arial" w:cs="Arial"/>
                <w:sz w:val="16"/>
                <w:szCs w:val="16"/>
                <w:lang w:eastAsia="zh-CN"/>
              </w:rPr>
              <w:t xml:space="preserve"> if applies, as indicated by the higher layer parameter</w:t>
            </w:r>
            <w:r w:rsidRPr="00BD159D">
              <w:rPr>
                <w:rFonts w:ascii="Arial" w:hAnsi="Arial" w:cs="Arial"/>
                <w:strike/>
                <w:color w:val="FF0000"/>
                <w:sz w:val="16"/>
                <w:szCs w:val="16"/>
                <w:lang w:eastAsia="zh-CN"/>
              </w:rPr>
              <w:t xml:space="preserve"> </w:t>
            </w:r>
            <w:r w:rsidRPr="00BD159D">
              <w:rPr>
                <w:rFonts w:ascii="Arial" w:hAnsi="Arial" w:cs="Arial"/>
                <w:i/>
                <w:iCs/>
                <w:strike/>
                <w:color w:val="FF0000"/>
                <w:sz w:val="16"/>
                <w:szCs w:val="16"/>
                <w:lang w:eastAsia="zh-CN"/>
              </w:rPr>
              <w:t>applyIndicatedTCIState-r18</w:t>
            </w:r>
            <w:r w:rsidRPr="00BD159D">
              <w:rPr>
                <w:rFonts w:ascii="Arial" w:hAnsi="Arial" w:cs="Arial"/>
                <w:i/>
                <w:iCs/>
                <w:sz w:val="16"/>
                <w:szCs w:val="16"/>
                <w:lang w:eastAsia="zh-CN"/>
              </w:rPr>
              <w:t xml:space="preserve"> </w:t>
            </w:r>
            <w:r w:rsidRPr="00BD159D">
              <w:rPr>
                <w:rFonts w:ascii="Arial" w:hAnsi="Arial" w:cs="Arial"/>
                <w:i/>
                <w:color w:val="FF0000"/>
                <w:sz w:val="16"/>
                <w:szCs w:val="16"/>
                <w:lang w:eastAsia="sv-SE"/>
              </w:rPr>
              <w:t>applyIndicatedTCI-State</w:t>
            </w:r>
            <w:r w:rsidRPr="00BD159D">
              <w:rPr>
                <w:rFonts w:ascii="Arial" w:hAnsi="Arial" w:cs="Arial"/>
                <w:sz w:val="16"/>
                <w:szCs w:val="16"/>
                <w:lang w:eastAsia="zh-CN"/>
              </w:rPr>
              <w:t xml:space="preserve"> configured by</w:t>
            </w:r>
            <w:r w:rsidRPr="00BD159D">
              <w:rPr>
                <w:rFonts w:ascii="Arial" w:hAnsi="Arial" w:cs="Arial"/>
                <w:i/>
                <w:iCs/>
                <w:sz w:val="16"/>
                <w:szCs w:val="16"/>
                <w:lang w:eastAsia="zh-CN"/>
              </w:rPr>
              <w:t xml:space="preserve"> PUSCH-Config.</w:t>
            </w:r>
          </w:p>
          <w:p w14:paraId="09B2C41A" w14:textId="77777777" w:rsidR="004F6239" w:rsidRPr="00BD159D" w:rsidRDefault="004F6239" w:rsidP="00BD159D">
            <w:pPr>
              <w:jc w:val="center"/>
              <w:rPr>
                <w:rFonts w:ascii="Arial" w:hAnsi="Arial" w:cs="Arial"/>
                <w:color w:val="FF0000"/>
                <w:sz w:val="16"/>
                <w:szCs w:val="16"/>
                <w:lang w:eastAsia="zh-CN"/>
              </w:rPr>
            </w:pPr>
            <w:r w:rsidRPr="00BD159D">
              <w:rPr>
                <w:rFonts w:ascii="Arial" w:hAnsi="Arial" w:cs="Arial"/>
                <w:color w:val="FF0000"/>
                <w:sz w:val="16"/>
                <w:szCs w:val="16"/>
                <w:lang w:eastAsia="zh-CN"/>
              </w:rPr>
              <w:t>-------------------------------------------Unchanged parts are omitted-------------------------------------------</w:t>
            </w:r>
          </w:p>
          <w:p w14:paraId="2A19DC82" w14:textId="77777777" w:rsidR="004F6239" w:rsidRPr="00BD159D" w:rsidRDefault="004F6239" w:rsidP="00BD159D">
            <w:pPr>
              <w:rPr>
                <w:rFonts w:ascii="Arial" w:hAnsi="Arial" w:cs="Arial"/>
                <w:b/>
                <w:bCs/>
                <w:sz w:val="16"/>
                <w:szCs w:val="16"/>
                <w:lang w:eastAsia="zh-CN"/>
              </w:rPr>
            </w:pPr>
            <w:r w:rsidRPr="00BD159D">
              <w:rPr>
                <w:rFonts w:ascii="Arial" w:hAnsi="Arial" w:cs="Arial"/>
                <w:b/>
                <w:bCs/>
                <w:sz w:val="16"/>
                <w:szCs w:val="16"/>
                <w:lang w:eastAsia="zh-CN"/>
              </w:rPr>
              <w:t>6.2.1</w:t>
            </w:r>
            <w:r w:rsidRPr="00BD159D">
              <w:rPr>
                <w:rFonts w:ascii="Arial" w:hAnsi="Arial" w:cs="Arial"/>
                <w:b/>
                <w:bCs/>
                <w:sz w:val="16"/>
                <w:szCs w:val="16"/>
                <w:lang w:eastAsia="zh-CN"/>
              </w:rPr>
              <w:tab/>
              <w:t>UE sounding procedure</w:t>
            </w:r>
          </w:p>
          <w:p w14:paraId="3D2D3082" w14:textId="77777777" w:rsidR="004F6239" w:rsidRPr="00BD159D" w:rsidRDefault="004F6239" w:rsidP="00BD159D">
            <w:pPr>
              <w:jc w:val="center"/>
              <w:rPr>
                <w:rFonts w:ascii="Arial" w:hAnsi="Arial" w:cs="Arial"/>
                <w:color w:val="FF0000"/>
                <w:sz w:val="16"/>
                <w:szCs w:val="16"/>
                <w:lang w:eastAsia="zh-CN"/>
              </w:rPr>
            </w:pPr>
            <w:r w:rsidRPr="00BD159D">
              <w:rPr>
                <w:rFonts w:ascii="Arial" w:hAnsi="Arial" w:cs="Arial"/>
                <w:color w:val="FF0000"/>
                <w:sz w:val="16"/>
                <w:szCs w:val="16"/>
                <w:lang w:eastAsia="zh-CN"/>
              </w:rPr>
              <w:t>-------------------------------------------Unchanged parts are omitted-------------------------------------------</w:t>
            </w:r>
          </w:p>
          <w:p w14:paraId="09AAB76F" w14:textId="77777777" w:rsidR="004F6239" w:rsidRPr="00BD159D" w:rsidRDefault="004F6239" w:rsidP="00BD159D">
            <w:pPr>
              <w:rPr>
                <w:rFonts w:ascii="Arial" w:eastAsia="SimSun" w:hAnsi="Arial" w:cs="Arial"/>
                <w:sz w:val="16"/>
                <w:szCs w:val="16"/>
                <w:lang w:eastAsia="zh-CN"/>
              </w:rPr>
            </w:pPr>
            <w:r w:rsidRPr="00BD159D">
              <w:rPr>
                <w:rFonts w:ascii="Arial" w:hAnsi="Arial" w:cs="Arial"/>
                <w:sz w:val="16"/>
                <w:szCs w:val="16"/>
                <w:lang w:eastAsia="zh-CN"/>
              </w:rPr>
              <w:t xml:space="preserve">When the UE is configured </w:t>
            </w:r>
            <w:r w:rsidRPr="00BD159D">
              <w:rPr>
                <w:rFonts w:ascii="Arial" w:hAnsi="Arial" w:cs="Arial"/>
                <w:i/>
                <w:iCs/>
                <w:color w:val="000000"/>
                <w:sz w:val="16"/>
                <w:szCs w:val="16"/>
                <w:lang w:eastAsia="zh-CN"/>
              </w:rPr>
              <w:t>dl-OrJointTCI-StateList</w:t>
            </w:r>
            <w:r w:rsidRPr="00BD159D">
              <w:rPr>
                <w:rFonts w:ascii="Arial" w:hAnsi="Arial" w:cs="Arial"/>
                <w:color w:val="000000"/>
                <w:sz w:val="16"/>
                <w:szCs w:val="16"/>
                <w:lang w:eastAsia="zh-CN"/>
              </w:rPr>
              <w:t xml:space="preserve"> or </w:t>
            </w:r>
            <w:r w:rsidRPr="00BD159D">
              <w:rPr>
                <w:rFonts w:ascii="Arial" w:hAnsi="Arial" w:cs="Arial"/>
                <w:i/>
                <w:iCs/>
                <w:color w:val="000000"/>
                <w:sz w:val="16"/>
                <w:szCs w:val="16"/>
                <w:lang w:eastAsia="zh-CN"/>
              </w:rPr>
              <w:t>TCI-UL-State</w:t>
            </w:r>
            <w:r w:rsidRPr="00BD159D">
              <w:rPr>
                <w:rFonts w:ascii="Arial" w:hAnsi="Arial" w:cs="Arial"/>
                <w:color w:val="000000"/>
                <w:sz w:val="16"/>
                <w:szCs w:val="16"/>
                <w:lang w:eastAsia="zh-CN"/>
              </w:rPr>
              <w:t xml:space="preserve"> and is having two indicated TCI-States or TCI-UL-States, and if the UE is configured with </w:t>
            </w:r>
            <w:r w:rsidRPr="00BD159D">
              <w:rPr>
                <w:rFonts w:ascii="Arial" w:hAnsi="Arial" w:cs="Arial"/>
                <w:strike/>
                <w:color w:val="FF0000"/>
                <w:sz w:val="16"/>
                <w:szCs w:val="16"/>
                <w:lang w:eastAsia="zh-CN"/>
              </w:rPr>
              <w:t>[[</w:t>
            </w:r>
            <w:r w:rsidRPr="00BD159D">
              <w:rPr>
                <w:rFonts w:ascii="Arial" w:hAnsi="Arial" w:cs="Arial"/>
                <w:i/>
                <w:iCs/>
                <w:sz w:val="16"/>
                <w:szCs w:val="16"/>
                <w:lang w:eastAsia="zh-CN"/>
              </w:rPr>
              <w:t>followUnifiedTCI-StateSRS</w:t>
            </w:r>
            <w:r w:rsidRPr="00BD159D">
              <w:rPr>
                <w:rFonts w:ascii="Arial" w:hAnsi="Arial" w:cs="Arial"/>
                <w:i/>
                <w:iCs/>
                <w:strike/>
                <w:color w:val="FF0000"/>
                <w:sz w:val="16"/>
                <w:szCs w:val="16"/>
                <w:lang w:eastAsia="zh-CN"/>
              </w:rPr>
              <w:t>]]</w:t>
            </w:r>
            <w:r w:rsidRPr="00BD159D">
              <w:rPr>
                <w:rFonts w:ascii="Arial" w:hAnsi="Arial" w:cs="Arial"/>
                <w:sz w:val="16"/>
                <w:szCs w:val="16"/>
                <w:lang w:eastAsia="zh-CN"/>
              </w:rPr>
              <w:t xml:space="preserve"> to</w:t>
            </w:r>
            <w:r w:rsidRPr="00BD159D">
              <w:rPr>
                <w:rFonts w:ascii="Arial" w:hAnsi="Arial" w:cs="Arial"/>
                <w:i/>
                <w:iCs/>
                <w:sz w:val="16"/>
                <w:szCs w:val="16"/>
                <w:lang w:eastAsia="zh-CN"/>
              </w:rPr>
              <w:t xml:space="preserve">, </w:t>
            </w:r>
            <w:r w:rsidRPr="00BD159D">
              <w:rPr>
                <w:rFonts w:ascii="Arial" w:hAnsi="Arial" w:cs="Arial"/>
                <w:sz w:val="16"/>
                <w:szCs w:val="16"/>
                <w:lang w:eastAsia="zh-CN"/>
              </w:rPr>
              <w:t>a periodic, semi-persistent or aperiodic SRS resource set</w:t>
            </w:r>
            <w:r w:rsidRPr="00BD159D">
              <w:rPr>
                <w:rFonts w:ascii="Arial" w:hAnsi="Arial" w:cs="Arial"/>
                <w:color w:val="000000"/>
                <w:sz w:val="16"/>
                <w:szCs w:val="16"/>
                <w:lang w:eastAsia="zh-CN"/>
              </w:rPr>
              <w:t xml:space="preserve"> with higher layer parameter </w:t>
            </w:r>
            <w:r w:rsidRPr="00BD159D">
              <w:rPr>
                <w:rFonts w:ascii="Arial" w:hAnsi="Arial" w:cs="Arial"/>
                <w:i/>
                <w:color w:val="000000"/>
                <w:sz w:val="16"/>
                <w:szCs w:val="16"/>
                <w:lang w:eastAsia="zh-CN"/>
              </w:rPr>
              <w:t xml:space="preserve">usage </w:t>
            </w:r>
            <w:r w:rsidRPr="00BD159D">
              <w:rPr>
                <w:rFonts w:ascii="Arial" w:hAnsi="Arial" w:cs="Arial"/>
                <w:color w:val="000000"/>
                <w:sz w:val="16"/>
                <w:szCs w:val="16"/>
                <w:lang w:eastAsia="zh-CN"/>
              </w:rPr>
              <w:t xml:space="preserve">in </w:t>
            </w:r>
            <w:r w:rsidRPr="00BD159D">
              <w:rPr>
                <w:rFonts w:ascii="Arial" w:hAnsi="Arial" w:cs="Arial"/>
                <w:i/>
                <w:color w:val="000000"/>
                <w:sz w:val="16"/>
                <w:szCs w:val="16"/>
                <w:lang w:eastAsia="zh-CN"/>
              </w:rPr>
              <w:t>SRS-ResourceSet</w:t>
            </w:r>
            <w:r w:rsidRPr="00BD159D">
              <w:rPr>
                <w:rFonts w:ascii="Arial" w:hAnsi="Arial" w:cs="Arial"/>
                <w:color w:val="000000"/>
                <w:sz w:val="16"/>
                <w:szCs w:val="16"/>
                <w:lang w:eastAsia="zh-CN"/>
              </w:rPr>
              <w:t xml:space="preserve"> set to '</w:t>
            </w:r>
            <w:r w:rsidRPr="00BD159D">
              <w:rPr>
                <w:rFonts w:ascii="Arial" w:hAnsi="Arial" w:cs="Arial"/>
                <w:i/>
                <w:iCs/>
                <w:color w:val="000000"/>
                <w:sz w:val="16"/>
                <w:szCs w:val="16"/>
                <w:lang w:eastAsia="zh-CN"/>
              </w:rPr>
              <w:t>codebook</w:t>
            </w:r>
            <w:r w:rsidRPr="00BD159D">
              <w:rPr>
                <w:rFonts w:ascii="Arial" w:hAnsi="Arial" w:cs="Arial"/>
                <w:color w:val="000000"/>
                <w:sz w:val="16"/>
                <w:szCs w:val="16"/>
                <w:lang w:eastAsia="zh-CN"/>
              </w:rPr>
              <w:t>', '</w:t>
            </w:r>
            <w:r w:rsidRPr="00BD159D">
              <w:rPr>
                <w:rFonts w:ascii="Arial" w:hAnsi="Arial" w:cs="Arial"/>
                <w:i/>
                <w:iCs/>
                <w:color w:val="000000"/>
                <w:sz w:val="16"/>
                <w:szCs w:val="16"/>
                <w:lang w:eastAsia="zh-CN"/>
              </w:rPr>
              <w:t>nonCodebook</w:t>
            </w:r>
            <w:r w:rsidRPr="00BD159D">
              <w:rPr>
                <w:rFonts w:ascii="Arial" w:hAnsi="Arial" w:cs="Arial"/>
                <w:color w:val="000000"/>
                <w:sz w:val="16"/>
                <w:szCs w:val="16"/>
                <w:lang w:eastAsia="zh-CN"/>
              </w:rPr>
              <w:t>' or '</w:t>
            </w:r>
            <w:r w:rsidRPr="00BD159D">
              <w:rPr>
                <w:rFonts w:ascii="Arial" w:hAnsi="Arial" w:cs="Arial"/>
                <w:i/>
                <w:iCs/>
                <w:color w:val="000000"/>
                <w:sz w:val="16"/>
                <w:szCs w:val="16"/>
                <w:lang w:eastAsia="zh-CN"/>
              </w:rPr>
              <w:t>antennaSwitching</w:t>
            </w:r>
            <w:r w:rsidRPr="00BD159D">
              <w:rPr>
                <w:rFonts w:ascii="Arial" w:hAnsi="Arial" w:cs="Arial"/>
                <w:color w:val="000000"/>
                <w:sz w:val="16"/>
                <w:szCs w:val="16"/>
                <w:lang w:eastAsia="zh-CN"/>
              </w:rPr>
              <w:t>'</w:t>
            </w:r>
            <w:r w:rsidRPr="00BD159D">
              <w:rPr>
                <w:rFonts w:ascii="Arial" w:hAnsi="Arial" w:cs="Arial"/>
                <w:sz w:val="16"/>
                <w:szCs w:val="16"/>
                <w:lang w:eastAsia="zh-CN"/>
              </w:rPr>
              <w:t xml:space="preserve"> or to an aperiodic SRS resource set</w:t>
            </w:r>
            <w:r w:rsidRPr="00BD159D">
              <w:rPr>
                <w:rFonts w:ascii="Arial" w:hAnsi="Arial" w:cs="Arial"/>
                <w:color w:val="000000"/>
                <w:sz w:val="16"/>
                <w:szCs w:val="16"/>
                <w:lang w:eastAsia="zh-CN"/>
              </w:rPr>
              <w:t xml:space="preserve"> with higher layer parameter </w:t>
            </w:r>
            <w:r w:rsidRPr="00BD159D">
              <w:rPr>
                <w:rFonts w:ascii="Arial" w:hAnsi="Arial" w:cs="Arial"/>
                <w:i/>
                <w:color w:val="000000"/>
                <w:sz w:val="16"/>
                <w:szCs w:val="16"/>
                <w:lang w:eastAsia="zh-CN"/>
              </w:rPr>
              <w:t xml:space="preserve">usage </w:t>
            </w:r>
            <w:r w:rsidRPr="00BD159D">
              <w:rPr>
                <w:rFonts w:ascii="Arial" w:hAnsi="Arial" w:cs="Arial"/>
                <w:color w:val="000000"/>
                <w:sz w:val="16"/>
                <w:szCs w:val="16"/>
                <w:lang w:eastAsia="zh-CN"/>
              </w:rPr>
              <w:t xml:space="preserve">in </w:t>
            </w:r>
            <w:r w:rsidRPr="00BD159D">
              <w:rPr>
                <w:rFonts w:ascii="Arial" w:hAnsi="Arial" w:cs="Arial"/>
                <w:i/>
                <w:color w:val="000000"/>
                <w:sz w:val="16"/>
                <w:szCs w:val="16"/>
                <w:lang w:eastAsia="zh-CN"/>
              </w:rPr>
              <w:t>SRS-ResourceSet</w:t>
            </w:r>
            <w:r w:rsidRPr="00BD159D">
              <w:rPr>
                <w:rFonts w:ascii="Arial" w:hAnsi="Arial" w:cs="Arial"/>
                <w:color w:val="000000"/>
                <w:sz w:val="16"/>
                <w:szCs w:val="16"/>
                <w:lang w:eastAsia="zh-CN"/>
              </w:rPr>
              <w:t xml:space="preserve"> set to '</w:t>
            </w:r>
            <w:r w:rsidRPr="00BD159D">
              <w:rPr>
                <w:rFonts w:ascii="Arial" w:hAnsi="Arial" w:cs="Arial"/>
                <w:i/>
                <w:iCs/>
                <w:color w:val="000000"/>
                <w:sz w:val="16"/>
                <w:szCs w:val="16"/>
                <w:lang w:eastAsia="zh-CN"/>
              </w:rPr>
              <w:t>beamManagement</w:t>
            </w:r>
            <w:r w:rsidRPr="00BD159D">
              <w:rPr>
                <w:rFonts w:ascii="Arial" w:hAnsi="Arial" w:cs="Arial"/>
                <w:color w:val="000000"/>
                <w:sz w:val="16"/>
                <w:szCs w:val="16"/>
                <w:lang w:eastAsia="zh-CN"/>
              </w:rPr>
              <w:t>'</w:t>
            </w:r>
            <w:r w:rsidRPr="00BD159D">
              <w:rPr>
                <w:rFonts w:ascii="Arial" w:hAnsi="Arial" w:cs="Arial"/>
                <w:sz w:val="16"/>
                <w:szCs w:val="16"/>
                <w:lang w:eastAsia="zh-CN"/>
              </w:rPr>
              <w:t xml:space="preserve"> </w:t>
            </w:r>
          </w:p>
          <w:p w14:paraId="754BC662" w14:textId="77777777" w:rsidR="004F6239" w:rsidRPr="00BD159D" w:rsidRDefault="004F6239" w:rsidP="00BD159D">
            <w:pPr>
              <w:pStyle w:val="B1"/>
              <w:spacing w:after="0"/>
              <w:ind w:left="731"/>
              <w:rPr>
                <w:rFonts w:ascii="Arial" w:eastAsia="MS Mincho" w:hAnsi="Arial" w:cs="Arial"/>
                <w:color w:val="000000"/>
                <w:sz w:val="16"/>
                <w:szCs w:val="16"/>
              </w:rPr>
            </w:pPr>
            <w:r w:rsidRPr="00BD159D">
              <w:rPr>
                <w:rFonts w:ascii="Arial" w:hAnsi="Arial" w:cs="Arial"/>
                <w:sz w:val="16"/>
                <w:szCs w:val="16"/>
              </w:rPr>
              <w:t>-</w:t>
            </w:r>
            <w:r w:rsidRPr="00BD159D">
              <w:rPr>
                <w:rFonts w:ascii="Arial" w:hAnsi="Arial" w:cs="Arial"/>
                <w:sz w:val="16"/>
                <w:szCs w:val="16"/>
              </w:rPr>
              <w:tab/>
              <w:t xml:space="preserve">The UE may be configured by higher layer parameter </w:t>
            </w:r>
            <w:r w:rsidRPr="00BD159D">
              <w:rPr>
                <w:rFonts w:ascii="Arial" w:hAnsi="Arial" w:cs="Arial"/>
                <w:i/>
                <w:strike/>
                <w:color w:val="FF0000"/>
                <w:sz w:val="16"/>
                <w:szCs w:val="16"/>
              </w:rPr>
              <w:t>applyIndicatedTCIState</w:t>
            </w:r>
            <w:r w:rsidRPr="00BD159D">
              <w:rPr>
                <w:rFonts w:ascii="Arial" w:hAnsi="Arial" w:cs="Arial"/>
                <w:color w:val="FF0000"/>
                <w:sz w:val="16"/>
                <w:szCs w:val="16"/>
              </w:rPr>
              <w:t xml:space="preserve"> </w:t>
            </w:r>
            <w:r w:rsidRPr="00BD159D">
              <w:rPr>
                <w:rFonts w:ascii="Arial" w:hAnsi="Arial" w:cs="Arial"/>
                <w:i/>
                <w:iCs/>
                <w:color w:val="FF0000"/>
                <w:sz w:val="16"/>
                <w:szCs w:val="16"/>
              </w:rPr>
              <w:t>applyIndicatedTCI-State</w:t>
            </w:r>
            <w:r w:rsidRPr="00BD159D">
              <w:rPr>
                <w:rFonts w:ascii="Arial" w:hAnsi="Arial" w:cs="Arial"/>
                <w:color w:val="FF0000"/>
                <w:sz w:val="16"/>
                <w:szCs w:val="16"/>
              </w:rPr>
              <w:t xml:space="preserve"> </w:t>
            </w:r>
            <w:r w:rsidRPr="00BD159D">
              <w:rPr>
                <w:rFonts w:ascii="Arial" w:hAnsi="Arial" w:cs="Arial"/>
                <w:sz w:val="16"/>
                <w:szCs w:val="16"/>
              </w:rPr>
              <w:t xml:space="preserve">to the SRS resource set to indicate whether the UE shall apply the first or the second indicated </w:t>
            </w:r>
            <w:r w:rsidRPr="00BD159D">
              <w:rPr>
                <w:rFonts w:ascii="Arial" w:hAnsi="Arial" w:cs="Arial"/>
                <w:i/>
                <w:sz w:val="16"/>
                <w:szCs w:val="16"/>
              </w:rPr>
              <w:t>TCI-State</w:t>
            </w:r>
            <w:r w:rsidRPr="00BD159D">
              <w:rPr>
                <w:rFonts w:ascii="Arial" w:hAnsi="Arial" w:cs="Arial"/>
                <w:sz w:val="16"/>
                <w:szCs w:val="16"/>
              </w:rPr>
              <w:t xml:space="preserve"> or </w:t>
            </w:r>
            <w:r w:rsidRPr="00BD159D">
              <w:rPr>
                <w:rFonts w:ascii="Arial" w:hAnsi="Arial" w:cs="Arial"/>
                <w:i/>
                <w:sz w:val="16"/>
                <w:szCs w:val="16"/>
              </w:rPr>
              <w:t>TCI-UL-State</w:t>
            </w:r>
            <w:r w:rsidRPr="00BD159D">
              <w:rPr>
                <w:rFonts w:ascii="Arial" w:hAnsi="Arial" w:cs="Arial"/>
                <w:sz w:val="16"/>
                <w:szCs w:val="16"/>
              </w:rPr>
              <w:t xml:space="preserve"> to the SRS resource set. </w:t>
            </w:r>
          </w:p>
          <w:p w14:paraId="77068C1E" w14:textId="77777777" w:rsidR="004F6239" w:rsidRPr="00BD159D" w:rsidRDefault="004F6239" w:rsidP="00BD159D">
            <w:pPr>
              <w:pStyle w:val="B2"/>
              <w:spacing w:after="0"/>
              <w:ind w:left="1004"/>
              <w:rPr>
                <w:rFonts w:ascii="Arial" w:hAnsi="Arial" w:cs="Arial"/>
                <w:color w:val="000000"/>
                <w:sz w:val="16"/>
                <w:szCs w:val="16"/>
                <w:lang w:val="en-US"/>
              </w:rPr>
            </w:pPr>
            <w:r w:rsidRPr="00BD159D">
              <w:rPr>
                <w:rFonts w:ascii="Arial" w:hAnsi="Arial" w:cs="Arial"/>
                <w:sz w:val="16"/>
                <w:szCs w:val="16"/>
              </w:rPr>
              <w:t>-</w:t>
            </w:r>
            <w:r w:rsidRPr="00BD159D">
              <w:rPr>
                <w:rFonts w:ascii="Arial" w:hAnsi="Arial" w:cs="Arial"/>
                <w:sz w:val="16"/>
                <w:szCs w:val="16"/>
              </w:rPr>
              <w:tab/>
            </w:r>
            <w:r w:rsidRPr="00BD159D">
              <w:rPr>
                <w:rFonts w:ascii="Arial" w:hAnsi="Arial" w:cs="Arial"/>
                <w:sz w:val="16"/>
                <w:szCs w:val="16"/>
                <w:lang w:val="en-US"/>
              </w:rPr>
              <w:t xml:space="preserve">When a UE is configured by higher layer parameter </w:t>
            </w:r>
            <w:r w:rsidRPr="00BD159D">
              <w:rPr>
                <w:rFonts w:ascii="Arial" w:hAnsi="Arial" w:cs="Arial"/>
                <w:i/>
                <w:sz w:val="16"/>
                <w:szCs w:val="16"/>
                <w:lang w:val="en-US"/>
              </w:rPr>
              <w:t>PDCCH-Config</w:t>
            </w:r>
            <w:r w:rsidRPr="00BD159D">
              <w:rPr>
                <w:rFonts w:ascii="Arial" w:hAnsi="Arial" w:cs="Arial"/>
                <w:sz w:val="16"/>
                <w:szCs w:val="16"/>
                <w:lang w:val="en-US"/>
              </w:rPr>
              <w:t xml:space="preserve"> that contains two different values of </w:t>
            </w:r>
            <w:r w:rsidRPr="00BD159D">
              <w:rPr>
                <w:rFonts w:ascii="Arial" w:hAnsi="Arial" w:cs="Arial"/>
                <w:i/>
                <w:sz w:val="16"/>
                <w:szCs w:val="16"/>
                <w:lang w:val="en-US"/>
              </w:rPr>
              <w:t>coresetPoolIndex</w:t>
            </w:r>
            <w:r w:rsidRPr="00BD159D">
              <w:rPr>
                <w:rFonts w:ascii="Arial" w:hAnsi="Arial" w:cs="Arial"/>
                <w:sz w:val="16"/>
                <w:szCs w:val="16"/>
                <w:lang w:val="en-US"/>
              </w:rPr>
              <w:t xml:space="preserve"> in </w:t>
            </w:r>
            <w:r w:rsidRPr="00BD159D">
              <w:rPr>
                <w:rFonts w:ascii="Arial" w:hAnsi="Arial" w:cs="Arial"/>
                <w:i/>
                <w:sz w:val="16"/>
                <w:szCs w:val="16"/>
                <w:lang w:val="en-US"/>
              </w:rPr>
              <w:t>ControlResourceSet</w:t>
            </w:r>
            <w:r w:rsidRPr="00BD159D">
              <w:rPr>
                <w:rFonts w:ascii="Arial" w:hAnsi="Arial" w:cs="Arial"/>
                <w:sz w:val="16"/>
                <w:szCs w:val="16"/>
                <w:lang w:val="en-US"/>
              </w:rPr>
              <w:t xml:space="preserve">, the first and second indicated </w:t>
            </w:r>
            <w:r w:rsidRPr="00BD159D">
              <w:rPr>
                <w:rFonts w:ascii="Arial" w:hAnsi="Arial" w:cs="Arial"/>
                <w:i/>
                <w:sz w:val="16"/>
                <w:szCs w:val="16"/>
                <w:lang w:val="en-US"/>
              </w:rPr>
              <w:t>TCI-States</w:t>
            </w:r>
            <w:r w:rsidRPr="00BD159D">
              <w:rPr>
                <w:rFonts w:ascii="Arial" w:hAnsi="Arial" w:cs="Arial"/>
                <w:sz w:val="16"/>
                <w:szCs w:val="16"/>
                <w:lang w:val="en-US"/>
              </w:rPr>
              <w:t xml:space="preserve"> or </w:t>
            </w:r>
            <w:r w:rsidRPr="00BD159D">
              <w:rPr>
                <w:rFonts w:ascii="Arial" w:hAnsi="Arial" w:cs="Arial"/>
                <w:i/>
                <w:sz w:val="16"/>
                <w:szCs w:val="16"/>
                <w:lang w:val="en-US"/>
              </w:rPr>
              <w:t>TCI-UL-States</w:t>
            </w:r>
            <w:r w:rsidRPr="00BD159D">
              <w:rPr>
                <w:rFonts w:ascii="Arial" w:hAnsi="Arial" w:cs="Arial"/>
                <w:sz w:val="16"/>
                <w:szCs w:val="16"/>
                <w:lang w:val="en-US"/>
              </w:rPr>
              <w:t xml:space="preserve"> correspond to the indicated </w:t>
            </w:r>
            <w:r w:rsidRPr="00BD159D">
              <w:rPr>
                <w:rFonts w:ascii="Arial" w:hAnsi="Arial" w:cs="Arial"/>
                <w:i/>
                <w:sz w:val="16"/>
                <w:szCs w:val="16"/>
                <w:lang w:val="en-US"/>
              </w:rPr>
              <w:t>TCI-States</w:t>
            </w:r>
            <w:r w:rsidRPr="00BD159D">
              <w:rPr>
                <w:rFonts w:ascii="Arial" w:hAnsi="Arial" w:cs="Arial"/>
                <w:sz w:val="16"/>
                <w:szCs w:val="16"/>
                <w:lang w:val="en-US"/>
              </w:rPr>
              <w:t xml:space="preserve"> or </w:t>
            </w:r>
            <w:r w:rsidRPr="00BD159D">
              <w:rPr>
                <w:rFonts w:ascii="Arial" w:hAnsi="Arial" w:cs="Arial"/>
                <w:i/>
                <w:sz w:val="16"/>
                <w:szCs w:val="16"/>
                <w:lang w:val="en-US"/>
              </w:rPr>
              <w:t>TCI-UL-States</w:t>
            </w:r>
            <w:r w:rsidRPr="00BD159D">
              <w:rPr>
                <w:rFonts w:ascii="Arial" w:hAnsi="Arial" w:cs="Arial"/>
                <w:sz w:val="16"/>
                <w:szCs w:val="16"/>
                <w:lang w:val="en-US"/>
              </w:rPr>
              <w:t xml:space="preserve"> specific to </w:t>
            </w:r>
            <w:r w:rsidRPr="00BD159D">
              <w:rPr>
                <w:rFonts w:ascii="Arial" w:hAnsi="Arial" w:cs="Arial"/>
                <w:i/>
                <w:sz w:val="16"/>
                <w:szCs w:val="16"/>
                <w:lang w:val="en-US"/>
              </w:rPr>
              <w:t>coresetPoolIndex</w:t>
            </w:r>
            <w:r w:rsidRPr="00BD159D">
              <w:rPr>
                <w:rFonts w:ascii="Arial" w:hAnsi="Arial" w:cs="Arial"/>
                <w:sz w:val="16"/>
                <w:szCs w:val="16"/>
                <w:lang w:val="en-US"/>
              </w:rPr>
              <w:t xml:space="preserve"> value 0 and value 1, respectively. </w:t>
            </w:r>
          </w:p>
          <w:p w14:paraId="513A581A" w14:textId="77777777" w:rsidR="004F6239" w:rsidRPr="00BD159D" w:rsidRDefault="004F6239" w:rsidP="00BD159D">
            <w:pPr>
              <w:pStyle w:val="B1"/>
              <w:spacing w:after="0"/>
              <w:ind w:left="731"/>
              <w:rPr>
                <w:rFonts w:ascii="Arial" w:hAnsi="Arial" w:cs="Arial"/>
                <w:color w:val="000000"/>
                <w:sz w:val="16"/>
                <w:szCs w:val="16"/>
                <w:lang w:val="en-GB"/>
              </w:rPr>
            </w:pPr>
            <w:r w:rsidRPr="00BD159D">
              <w:rPr>
                <w:rFonts w:ascii="Arial" w:hAnsi="Arial" w:cs="Arial"/>
                <w:sz w:val="16"/>
                <w:szCs w:val="16"/>
              </w:rPr>
              <w:t>-</w:t>
            </w:r>
            <w:r w:rsidRPr="00BD159D">
              <w:rPr>
                <w:rFonts w:ascii="Arial" w:hAnsi="Arial" w:cs="Arial"/>
                <w:sz w:val="16"/>
                <w:szCs w:val="16"/>
              </w:rPr>
              <w:tab/>
              <w:t xml:space="preserve">When a UE is configured by higher layer parameter </w:t>
            </w:r>
            <w:r w:rsidRPr="00BD159D">
              <w:rPr>
                <w:rFonts w:ascii="Arial" w:hAnsi="Arial" w:cs="Arial"/>
                <w:i/>
                <w:sz w:val="16"/>
                <w:szCs w:val="16"/>
              </w:rPr>
              <w:t>PDCCH-Config</w:t>
            </w:r>
            <w:r w:rsidRPr="00BD159D">
              <w:rPr>
                <w:rFonts w:ascii="Arial" w:hAnsi="Arial" w:cs="Arial"/>
                <w:sz w:val="16"/>
                <w:szCs w:val="16"/>
              </w:rPr>
              <w:t xml:space="preserve"> that contains two different values of </w:t>
            </w:r>
            <w:r w:rsidRPr="00BD159D">
              <w:rPr>
                <w:rFonts w:ascii="Arial" w:hAnsi="Arial" w:cs="Arial"/>
                <w:i/>
                <w:sz w:val="16"/>
                <w:szCs w:val="16"/>
              </w:rPr>
              <w:t>coresetPoolIndex</w:t>
            </w:r>
            <w:r w:rsidRPr="00BD159D">
              <w:rPr>
                <w:rFonts w:ascii="Arial" w:hAnsi="Arial" w:cs="Arial"/>
                <w:sz w:val="16"/>
                <w:szCs w:val="16"/>
              </w:rPr>
              <w:t xml:space="preserve"> in </w:t>
            </w:r>
            <w:r w:rsidRPr="00BD159D">
              <w:rPr>
                <w:rFonts w:ascii="Arial" w:hAnsi="Arial" w:cs="Arial"/>
                <w:i/>
                <w:sz w:val="16"/>
                <w:szCs w:val="16"/>
              </w:rPr>
              <w:t>ControlResourceSet</w:t>
            </w:r>
            <w:r w:rsidRPr="00BD159D">
              <w:rPr>
                <w:rFonts w:ascii="Arial" w:hAnsi="Arial" w:cs="Arial"/>
                <w:sz w:val="16"/>
                <w:szCs w:val="16"/>
              </w:rPr>
              <w:t xml:space="preserve">, and the aperiodic SRS resource set which is not configured with higher layer parameter </w:t>
            </w:r>
            <w:r w:rsidRPr="00BD159D">
              <w:rPr>
                <w:rFonts w:ascii="Arial" w:hAnsi="Arial" w:cs="Arial"/>
                <w:i/>
                <w:strike/>
                <w:color w:val="FF0000"/>
                <w:sz w:val="16"/>
                <w:szCs w:val="16"/>
              </w:rPr>
              <w:t>applyIndicatedTCIState</w:t>
            </w:r>
            <w:r w:rsidRPr="00BD159D">
              <w:rPr>
                <w:rFonts w:ascii="Arial" w:hAnsi="Arial" w:cs="Arial"/>
                <w:i/>
                <w:iCs/>
                <w:color w:val="FF0000"/>
                <w:sz w:val="16"/>
                <w:szCs w:val="16"/>
              </w:rPr>
              <w:t xml:space="preserve"> applyIndicatedTCI-State</w:t>
            </w:r>
            <w:r w:rsidRPr="00BD159D">
              <w:rPr>
                <w:rFonts w:ascii="Arial" w:hAnsi="Arial" w:cs="Arial"/>
                <w:sz w:val="16"/>
                <w:szCs w:val="16"/>
              </w:rPr>
              <w:t xml:space="preserve"> and the aperiodic SRS resource set is triggered by PDCCH on a CORESET associated with a </w:t>
            </w:r>
            <w:r w:rsidRPr="00BD159D">
              <w:rPr>
                <w:rFonts w:ascii="Arial" w:hAnsi="Arial" w:cs="Arial"/>
                <w:i/>
                <w:sz w:val="16"/>
                <w:szCs w:val="16"/>
              </w:rPr>
              <w:t>coresetPoolIndex</w:t>
            </w:r>
            <w:r w:rsidRPr="00BD159D">
              <w:rPr>
                <w:rFonts w:ascii="Arial" w:hAnsi="Arial" w:cs="Arial"/>
                <w:sz w:val="16"/>
                <w:szCs w:val="16"/>
              </w:rPr>
              <w:t xml:space="preserve"> value, the UE shall apply the indicated </w:t>
            </w:r>
            <w:r w:rsidRPr="00BD159D">
              <w:rPr>
                <w:rFonts w:ascii="Arial" w:hAnsi="Arial" w:cs="Arial"/>
                <w:i/>
                <w:sz w:val="16"/>
                <w:szCs w:val="16"/>
              </w:rPr>
              <w:t>TCI-State</w:t>
            </w:r>
            <w:r w:rsidRPr="00BD159D">
              <w:rPr>
                <w:rFonts w:ascii="Arial" w:hAnsi="Arial" w:cs="Arial"/>
                <w:sz w:val="16"/>
                <w:szCs w:val="16"/>
              </w:rPr>
              <w:t xml:space="preserve"> or </w:t>
            </w:r>
            <w:r w:rsidRPr="00BD159D">
              <w:rPr>
                <w:rFonts w:ascii="Arial" w:hAnsi="Arial" w:cs="Arial"/>
                <w:i/>
                <w:sz w:val="16"/>
                <w:szCs w:val="16"/>
              </w:rPr>
              <w:t>TCI-UL-State</w:t>
            </w:r>
            <w:r w:rsidRPr="00BD159D">
              <w:rPr>
                <w:rFonts w:ascii="Arial" w:hAnsi="Arial" w:cs="Arial"/>
                <w:sz w:val="16"/>
                <w:szCs w:val="16"/>
              </w:rPr>
              <w:t xml:space="preserve"> specific to the </w:t>
            </w:r>
            <w:r w:rsidRPr="00BD159D">
              <w:rPr>
                <w:rFonts w:ascii="Arial" w:hAnsi="Arial" w:cs="Arial"/>
                <w:i/>
                <w:sz w:val="16"/>
                <w:szCs w:val="16"/>
              </w:rPr>
              <w:t>coresetPoolIndex</w:t>
            </w:r>
            <w:r w:rsidRPr="00BD159D">
              <w:rPr>
                <w:rFonts w:ascii="Arial" w:hAnsi="Arial" w:cs="Arial"/>
                <w:sz w:val="16"/>
                <w:szCs w:val="16"/>
              </w:rPr>
              <w:t xml:space="preserve"> value to the aperiodic SRS resource set. </w:t>
            </w:r>
          </w:p>
          <w:p w14:paraId="4652CB5D" w14:textId="77777777" w:rsidR="004F6239" w:rsidRPr="00BD159D" w:rsidRDefault="004F6239" w:rsidP="00BD159D">
            <w:pPr>
              <w:pStyle w:val="B1"/>
              <w:spacing w:after="0"/>
              <w:ind w:left="731"/>
              <w:rPr>
                <w:rFonts w:ascii="Arial" w:hAnsi="Arial" w:cs="Arial"/>
                <w:color w:val="000000"/>
                <w:sz w:val="16"/>
                <w:szCs w:val="16"/>
              </w:rPr>
            </w:pPr>
            <w:r w:rsidRPr="00BD159D">
              <w:rPr>
                <w:rFonts w:ascii="Arial" w:hAnsi="Arial" w:cs="Arial"/>
                <w:sz w:val="16"/>
                <w:szCs w:val="16"/>
              </w:rPr>
              <w:t>-</w:t>
            </w:r>
            <w:r w:rsidRPr="00BD159D">
              <w:rPr>
                <w:rFonts w:ascii="Arial" w:hAnsi="Arial" w:cs="Arial"/>
                <w:sz w:val="16"/>
                <w:szCs w:val="16"/>
              </w:rPr>
              <w:tab/>
              <w:t xml:space="preserve">When two SRS resource sets </w:t>
            </w:r>
            <w:r w:rsidRPr="00BD159D">
              <w:rPr>
                <w:rFonts w:ascii="Arial" w:hAnsi="Arial" w:cs="Arial"/>
                <w:color w:val="000000"/>
                <w:sz w:val="16"/>
                <w:szCs w:val="16"/>
              </w:rPr>
              <w:t xml:space="preserve">with higher layer parameter </w:t>
            </w:r>
            <w:r w:rsidRPr="00BD159D">
              <w:rPr>
                <w:rFonts w:ascii="Arial" w:hAnsi="Arial" w:cs="Arial"/>
                <w:i/>
                <w:color w:val="000000"/>
                <w:sz w:val="16"/>
                <w:szCs w:val="16"/>
              </w:rPr>
              <w:t xml:space="preserve">usage </w:t>
            </w:r>
            <w:r w:rsidRPr="00BD159D">
              <w:rPr>
                <w:rFonts w:ascii="Arial" w:hAnsi="Arial" w:cs="Arial"/>
                <w:color w:val="000000"/>
                <w:sz w:val="16"/>
                <w:szCs w:val="16"/>
              </w:rPr>
              <w:t xml:space="preserve">in </w:t>
            </w:r>
            <w:r w:rsidRPr="00BD159D">
              <w:rPr>
                <w:rFonts w:ascii="Arial" w:hAnsi="Arial" w:cs="Arial"/>
                <w:i/>
                <w:color w:val="000000"/>
                <w:sz w:val="16"/>
                <w:szCs w:val="16"/>
              </w:rPr>
              <w:t>SRS-ResourceSet</w:t>
            </w:r>
            <w:r w:rsidRPr="00BD159D">
              <w:rPr>
                <w:rFonts w:ascii="Arial" w:hAnsi="Arial" w:cs="Arial"/>
                <w:color w:val="000000"/>
                <w:sz w:val="16"/>
                <w:szCs w:val="16"/>
              </w:rPr>
              <w:t xml:space="preserve"> set to 'codebook' or 'nonCodebook' are configured, the UE does not expect that the first indicated </w:t>
            </w:r>
            <w:r w:rsidRPr="00BD159D">
              <w:rPr>
                <w:rFonts w:ascii="Arial" w:hAnsi="Arial" w:cs="Arial"/>
                <w:i/>
                <w:color w:val="000000"/>
                <w:sz w:val="16"/>
                <w:szCs w:val="16"/>
              </w:rPr>
              <w:t>TCI-State</w:t>
            </w:r>
            <w:r w:rsidRPr="00BD159D">
              <w:rPr>
                <w:rFonts w:ascii="Arial" w:hAnsi="Arial" w:cs="Arial"/>
                <w:color w:val="000000"/>
                <w:sz w:val="16"/>
                <w:szCs w:val="16"/>
              </w:rPr>
              <w:t xml:space="preserve"> or </w:t>
            </w:r>
            <w:r w:rsidRPr="00BD159D">
              <w:rPr>
                <w:rFonts w:ascii="Arial" w:hAnsi="Arial" w:cs="Arial"/>
                <w:i/>
                <w:color w:val="000000"/>
                <w:sz w:val="16"/>
                <w:szCs w:val="16"/>
              </w:rPr>
              <w:t>TCI-UL-State</w:t>
            </w:r>
            <w:r w:rsidRPr="00BD159D">
              <w:rPr>
                <w:rFonts w:ascii="Arial" w:hAnsi="Arial" w:cs="Arial"/>
                <w:color w:val="000000"/>
                <w:sz w:val="16"/>
                <w:szCs w:val="16"/>
              </w:rPr>
              <w:t xml:space="preserve"> is applied to the second SRS resource set and that the second indicated </w:t>
            </w:r>
            <w:r w:rsidRPr="00BD159D">
              <w:rPr>
                <w:rFonts w:ascii="Arial" w:hAnsi="Arial" w:cs="Arial"/>
                <w:i/>
                <w:color w:val="000000"/>
                <w:sz w:val="16"/>
                <w:szCs w:val="16"/>
              </w:rPr>
              <w:t>TCI-State</w:t>
            </w:r>
            <w:r w:rsidRPr="00BD159D">
              <w:rPr>
                <w:rFonts w:ascii="Arial" w:hAnsi="Arial" w:cs="Arial"/>
                <w:color w:val="000000"/>
                <w:sz w:val="16"/>
                <w:szCs w:val="16"/>
              </w:rPr>
              <w:t xml:space="preserve"> or </w:t>
            </w:r>
            <w:r w:rsidRPr="00BD159D">
              <w:rPr>
                <w:rFonts w:ascii="Arial" w:hAnsi="Arial" w:cs="Arial"/>
                <w:i/>
                <w:color w:val="000000"/>
                <w:sz w:val="16"/>
                <w:szCs w:val="16"/>
              </w:rPr>
              <w:t>TCI-UL-State</w:t>
            </w:r>
            <w:r w:rsidRPr="00BD159D">
              <w:rPr>
                <w:rFonts w:ascii="Arial" w:hAnsi="Arial" w:cs="Arial"/>
                <w:color w:val="000000"/>
                <w:sz w:val="16"/>
                <w:szCs w:val="16"/>
              </w:rPr>
              <w:t xml:space="preserve"> is applied to the first SRS resource set.</w:t>
            </w:r>
          </w:p>
          <w:p w14:paraId="71509A88" w14:textId="77777777" w:rsidR="004F6239" w:rsidRPr="00BD159D" w:rsidRDefault="004F6239" w:rsidP="00BD159D">
            <w:pPr>
              <w:jc w:val="center"/>
              <w:rPr>
                <w:rFonts w:ascii="Arial" w:eastAsia="DengXian" w:hAnsi="Arial" w:cs="Arial"/>
                <w:color w:val="FF0000"/>
                <w:sz w:val="16"/>
                <w:szCs w:val="16"/>
                <w:lang w:eastAsia="zh-CN"/>
              </w:rPr>
            </w:pPr>
            <w:r w:rsidRPr="00BD159D">
              <w:rPr>
                <w:rFonts w:ascii="Arial" w:hAnsi="Arial" w:cs="Arial"/>
                <w:color w:val="FF0000"/>
                <w:sz w:val="16"/>
                <w:szCs w:val="16"/>
                <w:lang w:eastAsia="zh-CN"/>
              </w:rPr>
              <w:t>-------------------------------------------Unchanged parts are omitted-------------------------------------------</w:t>
            </w:r>
          </w:p>
        </w:tc>
      </w:tr>
    </w:tbl>
    <w:p w14:paraId="64D9DEAE" w14:textId="53D4AFED" w:rsidR="004924A2" w:rsidRPr="004924A2" w:rsidRDefault="006F79AF" w:rsidP="001E4473">
      <w:pPr>
        <w:rPr>
          <w:b/>
          <w:bCs/>
        </w:rPr>
      </w:pPr>
      <w:hyperlink r:id="rId365" w:history="1">
        <w:r>
          <w:rPr>
            <w:rStyle w:val="Hyperlink"/>
            <w:b/>
            <w:bCs/>
          </w:rPr>
          <w:t>R1-2405557</w:t>
        </w:r>
      </w:hyperlink>
      <w:r w:rsidR="004924A2" w:rsidRPr="004924A2">
        <w:rPr>
          <w:b/>
          <w:bCs/>
        </w:rPr>
        <w:tab/>
        <w:t>Alignments on RRC parameters for NR Rel-18 MIMO in TS 38.214</w:t>
      </w:r>
      <w:r w:rsidR="004924A2" w:rsidRPr="004924A2">
        <w:rPr>
          <w:b/>
          <w:bCs/>
        </w:rPr>
        <w:tab/>
        <w:t>Moderator (MediaTek. Inc), CATT, Ericsson, Samsung</w:t>
      </w:r>
    </w:p>
    <w:p w14:paraId="26AF4B0B" w14:textId="3C4219F7" w:rsidR="0092115C" w:rsidRDefault="002429D6" w:rsidP="001E4473">
      <w:r>
        <w:rPr>
          <w:b/>
          <w:bCs/>
        </w:rPr>
        <w:t>Wednes</w:t>
      </w:r>
      <w:r w:rsidRPr="00AF701E">
        <w:rPr>
          <w:b/>
          <w:bCs/>
        </w:rPr>
        <w:t>day decision</w:t>
      </w:r>
      <w:r w:rsidR="004924A2" w:rsidRPr="0092115C">
        <w:rPr>
          <w:b/>
        </w:rPr>
        <w:t>:</w:t>
      </w:r>
      <w:r w:rsidR="004924A2" w:rsidRPr="0092115C">
        <w:rPr>
          <w:bCs/>
        </w:rPr>
        <w:t xml:space="preserve"> Draft CR is endorsed. </w:t>
      </w:r>
      <w:r w:rsidR="004924A2" w:rsidRPr="0092115C">
        <w:t xml:space="preserve">Final CR </w:t>
      </w:r>
      <w:r w:rsidR="0092115C" w:rsidRPr="0092115C">
        <w:t xml:space="preserve">(Rel-18, 38.214, NR_MIMO_evo_DL_UL-Core, CR0577, Cat F) is </w:t>
      </w:r>
      <w:r w:rsidR="0092115C" w:rsidRPr="0092115C">
        <w:rPr>
          <w:highlight w:val="green"/>
        </w:rPr>
        <w:t xml:space="preserve">agreed in </w:t>
      </w:r>
      <w:hyperlink r:id="rId366" w:history="1">
        <w:r w:rsidR="006F79AF">
          <w:rPr>
            <w:rStyle w:val="Hyperlink"/>
            <w:highlight w:val="green"/>
          </w:rPr>
          <w:t>R1-2405628</w:t>
        </w:r>
      </w:hyperlink>
      <w:r w:rsidR="0092115C" w:rsidRPr="0092115C">
        <w:rPr>
          <w:highlight w:val="green"/>
        </w:rPr>
        <w:t>.</w:t>
      </w:r>
    </w:p>
    <w:p w14:paraId="279EA70F" w14:textId="54ACA341" w:rsidR="004F6239" w:rsidRDefault="004F6239" w:rsidP="001E4473">
      <w:pPr>
        <w:rPr>
          <w:highlight w:val="yellow"/>
        </w:rPr>
      </w:pPr>
    </w:p>
    <w:p w14:paraId="41E7AED2" w14:textId="77777777" w:rsidR="00FA001D" w:rsidRPr="001E4473" w:rsidRDefault="00FA001D" w:rsidP="001E4473">
      <w:pPr>
        <w:rPr>
          <w:highlight w:val="yellow"/>
        </w:rPr>
      </w:pPr>
    </w:p>
    <w:p w14:paraId="00C4B7FA" w14:textId="5E31FF8A" w:rsidR="004F6239" w:rsidRPr="001E4473" w:rsidRDefault="001E4473" w:rsidP="001E4473">
      <w:pPr>
        <w:rPr>
          <w:highlight w:val="green"/>
        </w:rPr>
      </w:pPr>
      <w:r w:rsidRPr="001E4473">
        <w:rPr>
          <w:highlight w:val="green"/>
        </w:rPr>
        <w:t>Agreement</w:t>
      </w:r>
    </w:p>
    <w:p w14:paraId="15D29C28" w14:textId="56F27BFF" w:rsidR="004F6239" w:rsidRPr="001E4473" w:rsidRDefault="004F6239" w:rsidP="00EA1844">
      <w:pPr>
        <w:pStyle w:val="ListParagraph"/>
        <w:numPr>
          <w:ilvl w:val="0"/>
          <w:numId w:val="89"/>
        </w:numPr>
      </w:pPr>
      <w:r w:rsidRPr="001E4473">
        <w:t>Adopt the following text proposal to TS 38.214 V18.2.0 Section 5.1.5.</w:t>
      </w:r>
    </w:p>
    <w:tbl>
      <w:tblPr>
        <w:tblW w:w="5000" w:type="pct"/>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Look w:val="04A0" w:firstRow="1" w:lastRow="0" w:firstColumn="1" w:lastColumn="0" w:noHBand="0" w:noVBand="1"/>
      </w:tblPr>
      <w:tblGrid>
        <w:gridCol w:w="10457"/>
      </w:tblGrid>
      <w:tr w:rsidR="004F6239" w:rsidRPr="001E4473" w14:paraId="591435D9" w14:textId="77777777" w:rsidTr="001E4473">
        <w:tc>
          <w:tcPr>
            <w:tcW w:w="5000" w:type="pct"/>
            <w:tcBorders>
              <w:top w:val="single" w:sz="4" w:space="0" w:color="auto"/>
              <w:left w:val="single" w:sz="4" w:space="0" w:color="auto"/>
              <w:bottom w:val="single" w:sz="4" w:space="0" w:color="auto"/>
              <w:right w:val="single" w:sz="4" w:space="0" w:color="auto"/>
            </w:tcBorders>
            <w:hideMark/>
          </w:tcPr>
          <w:p w14:paraId="4BBD760F" w14:textId="7CCCC68E" w:rsidR="004F6239" w:rsidRPr="001E4473" w:rsidRDefault="004F6239" w:rsidP="001E4473">
            <w:pPr>
              <w:rPr>
                <w:rFonts w:ascii="Arial" w:hAnsi="Arial" w:cs="Arial"/>
                <w:b/>
                <w:bCs/>
                <w:sz w:val="16"/>
                <w:szCs w:val="16"/>
                <w:lang w:eastAsia="zh-CN"/>
              </w:rPr>
            </w:pPr>
            <w:bookmarkStart w:id="79" w:name="_Toc155085548"/>
            <w:bookmarkStart w:id="80" w:name="_Toc45810558"/>
            <w:bookmarkStart w:id="81" w:name="_Toc36645513"/>
            <w:bookmarkStart w:id="82" w:name="_Toc29674283"/>
            <w:bookmarkStart w:id="83" w:name="_Toc29673290"/>
            <w:bookmarkStart w:id="84" w:name="_Toc29673149"/>
            <w:bookmarkStart w:id="85" w:name="_Toc27299884"/>
            <w:bookmarkStart w:id="86" w:name="_Toc20317986"/>
            <w:bookmarkStart w:id="87" w:name="_Toc11352096"/>
            <w:r w:rsidRPr="001E4473">
              <w:rPr>
                <w:rFonts w:ascii="Arial" w:hAnsi="Arial" w:cs="Arial"/>
                <w:b/>
                <w:bCs/>
                <w:sz w:val="16"/>
                <w:szCs w:val="16"/>
                <w:lang w:eastAsia="zh-CN"/>
              </w:rPr>
              <w:t>5.1.5</w:t>
            </w:r>
            <w:r w:rsidR="001E4473" w:rsidRPr="001E4473">
              <w:rPr>
                <w:rFonts w:ascii="Arial" w:hAnsi="Arial" w:cs="Arial"/>
                <w:b/>
                <w:bCs/>
                <w:sz w:val="16"/>
                <w:szCs w:val="16"/>
                <w:lang w:eastAsia="zh-CN"/>
              </w:rPr>
              <w:tab/>
            </w:r>
            <w:r w:rsidRPr="001E4473">
              <w:rPr>
                <w:rFonts w:ascii="Arial" w:hAnsi="Arial" w:cs="Arial"/>
                <w:b/>
                <w:bCs/>
                <w:sz w:val="16"/>
                <w:szCs w:val="16"/>
                <w:lang w:eastAsia="zh-CN"/>
              </w:rPr>
              <w:t>Antenna ports quasi co-location</w:t>
            </w:r>
            <w:bookmarkEnd w:id="79"/>
            <w:bookmarkEnd w:id="80"/>
            <w:bookmarkEnd w:id="81"/>
            <w:bookmarkEnd w:id="82"/>
            <w:bookmarkEnd w:id="83"/>
            <w:bookmarkEnd w:id="84"/>
            <w:bookmarkEnd w:id="85"/>
            <w:bookmarkEnd w:id="86"/>
            <w:bookmarkEnd w:id="87"/>
          </w:p>
          <w:p w14:paraId="3E670663" w14:textId="77777777" w:rsidR="004F6239" w:rsidRPr="001E4473" w:rsidRDefault="004F6239" w:rsidP="001E4473">
            <w:pPr>
              <w:jc w:val="center"/>
              <w:rPr>
                <w:rFonts w:ascii="Arial" w:eastAsia="Yu Gothic" w:hAnsi="Arial" w:cs="Arial"/>
                <w:color w:val="FF0000"/>
                <w:sz w:val="16"/>
                <w:szCs w:val="16"/>
                <w:lang w:eastAsia="ja-JP"/>
              </w:rPr>
            </w:pPr>
            <w:r w:rsidRPr="001E4473">
              <w:rPr>
                <w:rFonts w:ascii="Arial" w:hAnsi="Arial" w:cs="Arial"/>
                <w:color w:val="FF0000"/>
                <w:sz w:val="16"/>
                <w:szCs w:val="16"/>
                <w:lang w:eastAsia="zh-CN"/>
              </w:rPr>
              <w:t>-------------------------------------------Unchanged parts are omitted------------------------------------------</w:t>
            </w:r>
          </w:p>
          <w:p w14:paraId="116CD989" w14:textId="77777777" w:rsidR="004F6239" w:rsidRPr="001E4473" w:rsidRDefault="004F6239" w:rsidP="001E4473">
            <w:pPr>
              <w:rPr>
                <w:rFonts w:ascii="Arial" w:hAnsi="Arial" w:cs="Arial"/>
                <w:sz w:val="16"/>
                <w:szCs w:val="16"/>
                <w:lang w:eastAsia="ja-JP"/>
              </w:rPr>
            </w:pPr>
            <w:r w:rsidRPr="001E4473">
              <w:rPr>
                <w:rFonts w:ascii="Arial" w:hAnsi="Arial" w:cs="Arial"/>
                <w:color w:val="000000"/>
                <w:sz w:val="16"/>
                <w:szCs w:val="16"/>
                <w:lang w:eastAsia="zh-CN"/>
              </w:rPr>
              <w:t xml:space="preserve">When a UE configured with </w:t>
            </w:r>
            <w:r w:rsidRPr="001E4473">
              <w:rPr>
                <w:rFonts w:ascii="Arial" w:hAnsi="Arial" w:cs="Arial"/>
                <w:i/>
                <w:iCs/>
                <w:color w:val="000000"/>
                <w:sz w:val="16"/>
                <w:szCs w:val="16"/>
                <w:lang w:eastAsia="ja-JP"/>
              </w:rPr>
              <w:t>dl-OrJointTCI-StateList</w:t>
            </w:r>
            <w:r w:rsidRPr="001E4473">
              <w:rPr>
                <w:rFonts w:ascii="Arial" w:hAnsi="Arial" w:cs="Arial"/>
                <w:sz w:val="16"/>
                <w:szCs w:val="16"/>
                <w:lang w:eastAsia="zh-CN"/>
              </w:rPr>
              <w:t xml:space="preserve"> would transmit a PUCCH with</w:t>
            </w:r>
            <w:r w:rsidRPr="001E4473">
              <w:rPr>
                <w:rFonts w:ascii="Arial" w:hAnsi="Arial" w:cs="Arial"/>
                <w:color w:val="000000"/>
                <w:sz w:val="16"/>
                <w:szCs w:val="16"/>
                <w:lang w:eastAsia="zh-CN"/>
              </w:rPr>
              <w:t xml:space="preserve"> positive HARQ-ACK</w:t>
            </w:r>
            <w:r w:rsidRPr="001E4473">
              <w:rPr>
                <w:rFonts w:ascii="Arial" w:hAnsi="Arial" w:cs="Arial"/>
                <w:sz w:val="16"/>
                <w:szCs w:val="16"/>
                <w:lang w:eastAsia="zh-CN"/>
              </w:rPr>
              <w:t xml:space="preserve"> or a PUSCH with </w:t>
            </w:r>
            <w:r w:rsidRPr="001E4473">
              <w:rPr>
                <w:rFonts w:ascii="Arial" w:hAnsi="Arial" w:cs="Arial"/>
                <w:color w:val="000000"/>
                <w:sz w:val="16"/>
                <w:szCs w:val="16"/>
                <w:lang w:eastAsia="zh-CN"/>
              </w:rPr>
              <w:t xml:space="preserve">positive </w:t>
            </w:r>
            <w:r w:rsidRPr="001E4473">
              <w:rPr>
                <w:rFonts w:ascii="Arial" w:hAnsi="Arial" w:cs="Arial"/>
                <w:sz w:val="16"/>
                <w:szCs w:val="16"/>
                <w:lang w:eastAsia="zh-CN"/>
              </w:rPr>
              <w:t xml:space="preserve">HARQ-ACK </w:t>
            </w:r>
            <w:r w:rsidRPr="001E4473">
              <w:rPr>
                <w:rFonts w:ascii="Arial" w:hAnsi="Arial" w:cs="Arial"/>
                <w:color w:val="000000"/>
                <w:sz w:val="16"/>
                <w:szCs w:val="16"/>
                <w:lang w:eastAsia="zh-CN"/>
              </w:rPr>
              <w:t xml:space="preserve">corresponding to the DCI carrying the TCI State indication </w:t>
            </w:r>
            <w:r w:rsidRPr="001E4473">
              <w:rPr>
                <w:rFonts w:ascii="Arial" w:hAnsi="Arial" w:cs="Arial"/>
                <w:color w:val="000000"/>
                <w:sz w:val="16"/>
                <w:szCs w:val="16"/>
                <w:shd w:val="clear" w:color="auto" w:fill="FFFFFF"/>
                <w:lang w:eastAsia="ja-JP"/>
              </w:rPr>
              <w:t xml:space="preserve">and without DL assignment, or corresponding to the PDSCH scheduled by the DCI carrying the </w:t>
            </w:r>
            <w:r w:rsidRPr="001E4473">
              <w:rPr>
                <w:rFonts w:ascii="Arial" w:hAnsi="Arial" w:cs="Arial"/>
                <w:color w:val="000000"/>
                <w:sz w:val="16"/>
                <w:szCs w:val="16"/>
                <w:lang w:eastAsia="zh-CN"/>
              </w:rPr>
              <w:t>TCI State</w:t>
            </w:r>
            <w:r w:rsidRPr="001E4473">
              <w:rPr>
                <w:rFonts w:ascii="Arial" w:hAnsi="Arial" w:cs="Arial"/>
                <w:color w:val="000000"/>
                <w:sz w:val="16"/>
                <w:szCs w:val="16"/>
                <w:shd w:val="clear" w:color="auto" w:fill="FFFFFF"/>
                <w:lang w:eastAsia="ja-JP"/>
              </w:rPr>
              <w:t xml:space="preserve"> indication, </w:t>
            </w:r>
            <w:r w:rsidRPr="001E4473">
              <w:rPr>
                <w:rFonts w:ascii="Arial" w:hAnsi="Arial" w:cs="Arial"/>
                <w:color w:val="000000"/>
                <w:sz w:val="16"/>
                <w:szCs w:val="16"/>
                <w:lang w:eastAsia="zh-CN"/>
              </w:rPr>
              <w:t xml:space="preserve">and if the </w:t>
            </w:r>
            <w:r w:rsidRPr="001E4473">
              <w:rPr>
                <w:rFonts w:ascii="Arial" w:hAnsi="Arial" w:cs="Arial"/>
                <w:color w:val="000000"/>
                <w:sz w:val="16"/>
                <w:szCs w:val="16"/>
                <w:lang w:eastAsia="ja-JP"/>
              </w:rPr>
              <w:t xml:space="preserve">indicated </w:t>
            </w:r>
            <w:r w:rsidRPr="001E4473">
              <w:rPr>
                <w:rFonts w:ascii="Arial" w:hAnsi="Arial" w:cs="Arial"/>
                <w:color w:val="000000"/>
                <w:sz w:val="16"/>
                <w:szCs w:val="16"/>
                <w:lang w:eastAsia="zh-CN"/>
              </w:rPr>
              <w:t>TCI State</w:t>
            </w:r>
            <w:r w:rsidRPr="001E4473">
              <w:rPr>
                <w:rFonts w:ascii="Arial" w:hAnsi="Arial" w:cs="Arial"/>
                <w:color w:val="000000"/>
                <w:sz w:val="16"/>
                <w:szCs w:val="16"/>
                <w:lang w:eastAsia="ja-JP"/>
              </w:rPr>
              <w:t>(s)</w:t>
            </w:r>
            <w:r w:rsidRPr="001E4473">
              <w:rPr>
                <w:rFonts w:ascii="Arial" w:hAnsi="Arial" w:cs="Arial"/>
                <w:color w:val="000000"/>
                <w:sz w:val="16"/>
                <w:szCs w:val="16"/>
                <w:lang w:eastAsia="zh-CN"/>
              </w:rPr>
              <w:t xml:space="preserve"> is/are different </w:t>
            </w:r>
            <w:r w:rsidRPr="001E4473">
              <w:rPr>
                <w:rFonts w:ascii="Arial" w:hAnsi="Arial" w:cs="Arial"/>
                <w:color w:val="000000"/>
                <w:sz w:val="16"/>
                <w:szCs w:val="16"/>
                <w:lang w:eastAsia="ja-JP"/>
              </w:rPr>
              <w:t xml:space="preserve">from </w:t>
            </w:r>
            <w:r w:rsidRPr="001E4473">
              <w:rPr>
                <w:rFonts w:ascii="Arial" w:hAnsi="Arial" w:cs="Arial"/>
                <w:color w:val="000000"/>
                <w:sz w:val="16"/>
                <w:szCs w:val="16"/>
                <w:lang w:eastAsia="zh-CN"/>
              </w:rPr>
              <w:t>the previously indicated one</w:t>
            </w:r>
            <w:r w:rsidRPr="001E4473">
              <w:rPr>
                <w:rStyle w:val="Emphasis"/>
                <w:rFonts w:ascii="Arial" w:hAnsi="Arial" w:cs="Arial"/>
                <w:sz w:val="16"/>
                <w:szCs w:val="16"/>
                <w:lang w:eastAsia="zh-CN"/>
              </w:rPr>
              <w:t>(s)</w:t>
            </w:r>
            <w:r w:rsidRPr="001E4473">
              <w:rPr>
                <w:rFonts w:ascii="Arial" w:hAnsi="Arial" w:cs="Arial"/>
                <w:color w:val="000000"/>
                <w:sz w:val="16"/>
                <w:szCs w:val="16"/>
                <w:lang w:eastAsia="zh-CN"/>
              </w:rPr>
              <w:t>, the indicated</w:t>
            </w:r>
            <w:r w:rsidRPr="001E4473">
              <w:rPr>
                <w:rFonts w:ascii="Arial" w:hAnsi="Arial" w:cs="Arial"/>
                <w:i/>
                <w:iCs/>
                <w:color w:val="000000"/>
                <w:sz w:val="16"/>
                <w:szCs w:val="16"/>
                <w:lang w:eastAsia="zh-CN"/>
              </w:rPr>
              <w:t xml:space="preserve"> </w:t>
            </w:r>
            <w:r w:rsidRPr="001E4473">
              <w:rPr>
                <w:rStyle w:val="Emphasis"/>
                <w:rFonts w:ascii="Arial" w:hAnsi="Arial" w:cs="Arial"/>
                <w:sz w:val="16"/>
                <w:szCs w:val="16"/>
                <w:lang w:eastAsia="zh-CN"/>
              </w:rPr>
              <w:t>TCI-State(s)</w:t>
            </w:r>
            <w:r w:rsidRPr="001E4473">
              <w:rPr>
                <w:rFonts w:ascii="Arial" w:hAnsi="Arial" w:cs="Arial"/>
                <w:color w:val="000000"/>
                <w:sz w:val="16"/>
                <w:szCs w:val="16"/>
                <w:lang w:eastAsia="ja-JP"/>
              </w:rPr>
              <w:t xml:space="preserve"> and/or</w:t>
            </w:r>
            <w:r w:rsidRPr="001E4473">
              <w:rPr>
                <w:rFonts w:ascii="Arial" w:hAnsi="Arial" w:cs="Arial"/>
                <w:i/>
                <w:iCs/>
                <w:color w:val="000000"/>
                <w:sz w:val="16"/>
                <w:szCs w:val="16"/>
                <w:lang w:eastAsia="ja-JP"/>
              </w:rPr>
              <w:t xml:space="preserve"> TCI-UL-State</w:t>
            </w:r>
            <w:r w:rsidRPr="001E4473">
              <w:rPr>
                <w:rStyle w:val="Emphasis"/>
                <w:rFonts w:ascii="Arial" w:hAnsi="Arial" w:cs="Arial"/>
                <w:sz w:val="16"/>
                <w:szCs w:val="16"/>
                <w:lang w:eastAsia="zh-CN"/>
              </w:rPr>
              <w:t>(s)</w:t>
            </w:r>
            <w:r w:rsidRPr="001E4473">
              <w:rPr>
                <w:rFonts w:ascii="Arial" w:hAnsi="Arial" w:cs="Arial"/>
                <w:i/>
                <w:iCs/>
                <w:color w:val="000000"/>
                <w:sz w:val="16"/>
                <w:szCs w:val="16"/>
                <w:lang w:eastAsia="ja-JP"/>
              </w:rPr>
              <w:t xml:space="preserve"> </w:t>
            </w:r>
            <w:r w:rsidRPr="001E4473">
              <w:rPr>
                <w:rFonts w:ascii="Arial" w:hAnsi="Arial" w:cs="Arial"/>
                <w:color w:val="000000"/>
                <w:sz w:val="16"/>
                <w:szCs w:val="16"/>
                <w:lang w:eastAsia="zh-CN"/>
              </w:rPr>
              <w:t xml:space="preserve">should be applied starting from the first slot that is at least </w:t>
            </w:r>
            <w:r w:rsidRPr="001E4473">
              <w:rPr>
                <w:rFonts w:ascii="Arial" w:hAnsi="Arial" w:cs="Arial"/>
                <w:sz w:val="16"/>
                <w:szCs w:val="16"/>
                <w:lang w:eastAsia="ja-JP"/>
              </w:rPr>
              <w:fldChar w:fldCharType="begin"/>
            </w:r>
            <w:r w:rsidRPr="001E4473">
              <w:rPr>
                <w:rFonts w:ascii="Arial" w:hAnsi="Arial" w:cs="Arial"/>
                <w:sz w:val="16"/>
                <w:szCs w:val="16"/>
                <w:lang w:eastAsia="ja-JP"/>
              </w:rPr>
              <w:instrText xml:space="preserve"> QUOTE </w:instrText>
            </w:r>
            <w:r w:rsidR="00F93BBE">
              <w:rPr>
                <w:rFonts w:ascii="Arial" w:hAnsi="Arial" w:cs="Arial"/>
                <w:position w:val="-5"/>
                <w:sz w:val="16"/>
                <w:szCs w:val="16"/>
              </w:rPr>
              <w:pict w14:anchorId="555EA7F1">
                <v:shape id="_x0000_i1046" type="#_x0000_t75" style="width:64.5pt;height:12pt" equationxml="&lt;">
                  <v:imagedata r:id="rId367" o:title="" chromakey="white"/>
                </v:shape>
              </w:pict>
            </w:r>
            <w:r w:rsidRPr="001E4473">
              <w:rPr>
                <w:rFonts w:ascii="Arial" w:hAnsi="Arial" w:cs="Arial"/>
                <w:sz w:val="16"/>
                <w:szCs w:val="16"/>
                <w:lang w:eastAsia="ja-JP"/>
              </w:rPr>
              <w:instrText xml:space="preserve"> </w:instrText>
            </w:r>
            <w:r w:rsidRPr="001E4473">
              <w:rPr>
                <w:rFonts w:ascii="Arial" w:hAnsi="Arial" w:cs="Arial"/>
                <w:sz w:val="16"/>
                <w:szCs w:val="16"/>
                <w:lang w:eastAsia="ja-JP"/>
              </w:rPr>
              <w:fldChar w:fldCharType="separate"/>
            </w:r>
            <w:r w:rsidR="00F93BBE">
              <w:rPr>
                <w:rFonts w:ascii="Arial" w:hAnsi="Arial" w:cs="Arial"/>
                <w:position w:val="-5"/>
                <w:sz w:val="16"/>
                <w:szCs w:val="16"/>
              </w:rPr>
              <w:pict w14:anchorId="2B5D9F2B">
                <v:shape id="_x0000_i1047" type="#_x0000_t75" style="width:64.5pt;height:12pt" equationxml="&lt;">
                  <v:imagedata r:id="rId367" o:title="" chromakey="white"/>
                </v:shape>
              </w:pict>
            </w:r>
            <w:r w:rsidRPr="001E4473">
              <w:rPr>
                <w:rFonts w:ascii="Arial" w:hAnsi="Arial" w:cs="Arial"/>
                <w:sz w:val="16"/>
                <w:szCs w:val="16"/>
                <w:lang w:eastAsia="ja-JP"/>
              </w:rPr>
              <w:fldChar w:fldCharType="end"/>
            </w:r>
            <w:r w:rsidRPr="001E4473">
              <w:rPr>
                <w:rFonts w:ascii="Arial" w:hAnsi="Arial" w:cs="Arial"/>
                <w:sz w:val="16"/>
                <w:szCs w:val="16"/>
                <w:lang w:eastAsia="ja-JP"/>
              </w:rPr>
              <w:t xml:space="preserve"> symbols after the last symbol of the PUC</w:t>
            </w:r>
            <w:r w:rsidRPr="001E4473">
              <w:rPr>
                <w:rFonts w:ascii="Arial" w:hAnsi="Arial" w:cs="Arial"/>
                <w:color w:val="000000"/>
                <w:sz w:val="16"/>
                <w:szCs w:val="16"/>
                <w:lang w:eastAsia="ja-JP"/>
              </w:rPr>
              <w:t xml:space="preserve">CH or the PUSCH, </w:t>
            </w:r>
            <w:r w:rsidRPr="001E4473">
              <w:rPr>
                <w:rFonts w:ascii="Arial" w:hAnsi="Arial" w:cs="Arial"/>
                <w:sz w:val="16"/>
                <w:szCs w:val="16"/>
                <w:lang w:eastAsia="ja-JP"/>
              </w:rPr>
              <w:t xml:space="preserve">and if the UE receives more than one indicated TCI state for a CC/BWP to be applied </w:t>
            </w:r>
            <w:r w:rsidRPr="001E4473">
              <w:rPr>
                <w:rFonts w:ascii="Arial" w:hAnsi="Arial" w:cs="Arial"/>
                <w:color w:val="000000"/>
                <w:sz w:val="16"/>
                <w:szCs w:val="16"/>
                <w:lang w:eastAsia="zh-CN"/>
              </w:rPr>
              <w:t xml:space="preserve">starting from the first slot that is at least </w:t>
            </w:r>
            <w:r w:rsidRPr="001E4473">
              <w:rPr>
                <w:rFonts w:ascii="Arial" w:hAnsi="Arial" w:cs="Arial"/>
                <w:sz w:val="16"/>
                <w:szCs w:val="16"/>
                <w:lang w:eastAsia="ja-JP"/>
              </w:rPr>
              <w:fldChar w:fldCharType="begin"/>
            </w:r>
            <w:r w:rsidRPr="001E4473">
              <w:rPr>
                <w:rFonts w:ascii="Arial" w:hAnsi="Arial" w:cs="Arial"/>
                <w:sz w:val="16"/>
                <w:szCs w:val="16"/>
                <w:lang w:eastAsia="ja-JP"/>
              </w:rPr>
              <w:instrText xml:space="preserve"> QUOTE </w:instrText>
            </w:r>
            <w:r w:rsidR="00F93BBE">
              <w:rPr>
                <w:rFonts w:ascii="Arial" w:hAnsi="Arial" w:cs="Arial"/>
                <w:position w:val="-5"/>
                <w:sz w:val="16"/>
                <w:szCs w:val="16"/>
              </w:rPr>
              <w:pict w14:anchorId="41B00D90">
                <v:shape id="_x0000_i1048" type="#_x0000_t75" style="width:64.5pt;height:12pt" equationxml="&lt;">
                  <v:imagedata r:id="rId367" o:title="" chromakey="white"/>
                </v:shape>
              </w:pict>
            </w:r>
            <w:r w:rsidRPr="001E4473">
              <w:rPr>
                <w:rFonts w:ascii="Arial" w:hAnsi="Arial" w:cs="Arial"/>
                <w:sz w:val="16"/>
                <w:szCs w:val="16"/>
                <w:lang w:eastAsia="ja-JP"/>
              </w:rPr>
              <w:instrText xml:space="preserve"> </w:instrText>
            </w:r>
            <w:r w:rsidRPr="001E4473">
              <w:rPr>
                <w:rFonts w:ascii="Arial" w:hAnsi="Arial" w:cs="Arial"/>
                <w:sz w:val="16"/>
                <w:szCs w:val="16"/>
                <w:lang w:eastAsia="ja-JP"/>
              </w:rPr>
              <w:fldChar w:fldCharType="separate"/>
            </w:r>
            <w:r w:rsidR="00F93BBE">
              <w:rPr>
                <w:rFonts w:ascii="Arial" w:hAnsi="Arial" w:cs="Arial"/>
                <w:position w:val="-5"/>
                <w:sz w:val="16"/>
                <w:szCs w:val="16"/>
              </w:rPr>
              <w:pict w14:anchorId="1A051818">
                <v:shape id="_x0000_i1049" type="#_x0000_t75" style="width:64.5pt;height:12pt" equationxml="&lt;">
                  <v:imagedata r:id="rId367" o:title="" chromakey="white"/>
                </v:shape>
              </w:pict>
            </w:r>
            <w:r w:rsidRPr="001E4473">
              <w:rPr>
                <w:rFonts w:ascii="Arial" w:hAnsi="Arial" w:cs="Arial"/>
                <w:sz w:val="16"/>
                <w:szCs w:val="16"/>
                <w:lang w:eastAsia="ja-JP"/>
              </w:rPr>
              <w:fldChar w:fldCharType="end"/>
            </w:r>
            <w:r w:rsidRPr="001E4473">
              <w:rPr>
                <w:rFonts w:ascii="Arial" w:hAnsi="Arial" w:cs="Arial"/>
                <w:sz w:val="16"/>
                <w:szCs w:val="16"/>
                <w:lang w:eastAsia="ja-JP"/>
              </w:rPr>
              <w:t xml:space="preserve"> symbols after the last symbol of the PUC</w:t>
            </w:r>
            <w:r w:rsidRPr="001E4473">
              <w:rPr>
                <w:rFonts w:ascii="Arial" w:hAnsi="Arial" w:cs="Arial"/>
                <w:color w:val="000000"/>
                <w:sz w:val="16"/>
                <w:szCs w:val="16"/>
                <w:lang w:eastAsia="ja-JP"/>
              </w:rPr>
              <w:t>CH or the PUSCH, the indicated TCI state carried in the latest DCI</w:t>
            </w:r>
            <w:r w:rsidRPr="001E4473">
              <w:rPr>
                <w:rFonts w:ascii="Arial" w:hAnsi="Arial" w:cs="Arial"/>
                <w:color w:val="FF0000"/>
                <w:sz w:val="16"/>
                <w:szCs w:val="16"/>
                <w:shd w:val="clear" w:color="auto" w:fill="FFFFFF"/>
                <w:lang w:eastAsia="ja-JP"/>
              </w:rPr>
              <w:t xml:space="preserve">, for the corresponding </w:t>
            </w:r>
            <w:r w:rsidRPr="001E4473">
              <w:rPr>
                <w:rFonts w:ascii="Arial" w:hAnsi="Arial" w:cs="Arial"/>
                <w:i/>
                <w:iCs/>
                <w:color w:val="FF0000"/>
                <w:sz w:val="16"/>
                <w:szCs w:val="16"/>
                <w:shd w:val="clear" w:color="auto" w:fill="FFFFFF"/>
                <w:lang w:eastAsia="ja-JP"/>
              </w:rPr>
              <w:t>coresetPoolIndex</w:t>
            </w:r>
            <w:r w:rsidRPr="001E4473">
              <w:rPr>
                <w:rFonts w:ascii="Arial" w:hAnsi="Arial" w:cs="Arial"/>
                <w:color w:val="FF0000"/>
                <w:sz w:val="16"/>
                <w:szCs w:val="16"/>
                <w:shd w:val="clear" w:color="auto" w:fill="FFFFFF"/>
                <w:lang w:eastAsia="ja-JP"/>
              </w:rPr>
              <w:t xml:space="preserve"> value </w:t>
            </w:r>
            <w:bookmarkStart w:id="88" w:name="OLE_LINK10"/>
            <w:r w:rsidRPr="001E4473">
              <w:rPr>
                <w:rFonts w:ascii="Arial" w:hAnsi="Arial" w:cs="Arial"/>
                <w:color w:val="FF0000"/>
                <w:sz w:val="16"/>
                <w:szCs w:val="16"/>
                <w:shd w:val="clear" w:color="auto" w:fill="FFFFFF"/>
                <w:lang w:eastAsia="ja-JP"/>
              </w:rPr>
              <w:t>when applicable</w:t>
            </w:r>
            <w:bookmarkEnd w:id="88"/>
            <w:r w:rsidRPr="001E4473">
              <w:rPr>
                <w:rFonts w:ascii="Arial" w:hAnsi="Arial" w:cs="Arial"/>
                <w:color w:val="FF0000"/>
                <w:sz w:val="16"/>
                <w:szCs w:val="16"/>
                <w:shd w:val="clear" w:color="auto" w:fill="FFFFFF"/>
                <w:lang w:eastAsia="ja-JP"/>
              </w:rPr>
              <w:t>,</w:t>
            </w:r>
            <w:r w:rsidRPr="001E4473">
              <w:rPr>
                <w:rFonts w:ascii="Arial" w:hAnsi="Arial" w:cs="Arial"/>
                <w:color w:val="000000"/>
                <w:sz w:val="16"/>
                <w:szCs w:val="16"/>
                <w:lang w:eastAsia="ja-JP"/>
              </w:rPr>
              <w:t xml:space="preserve"> in time</w:t>
            </w:r>
            <w:r w:rsidRPr="001E4473">
              <w:rPr>
                <w:rFonts w:ascii="Arial" w:hAnsi="Arial" w:cs="Arial"/>
                <w:sz w:val="16"/>
                <w:szCs w:val="16"/>
                <w:lang w:eastAsia="ja-JP"/>
              </w:rPr>
              <w:t xml:space="preserve"> corresponding to positive HARQ-ACK value</w:t>
            </w:r>
            <w:r w:rsidRPr="001E4473">
              <w:rPr>
                <w:rFonts w:ascii="Arial" w:hAnsi="Arial" w:cs="Arial"/>
                <w:color w:val="000000"/>
                <w:sz w:val="16"/>
                <w:szCs w:val="16"/>
                <w:lang w:eastAsia="ja-JP"/>
              </w:rPr>
              <w:t xml:space="preserve"> is applied. The first slot and the </w:t>
            </w:r>
            <w:r w:rsidRPr="001E4473">
              <w:rPr>
                <w:rFonts w:ascii="Arial" w:hAnsi="Arial" w:cs="Arial"/>
                <w:sz w:val="16"/>
                <w:szCs w:val="16"/>
                <w:lang w:eastAsia="ja-JP"/>
              </w:rPr>
              <w:fldChar w:fldCharType="begin"/>
            </w:r>
            <w:r w:rsidRPr="001E4473">
              <w:rPr>
                <w:rFonts w:ascii="Arial" w:hAnsi="Arial" w:cs="Arial"/>
                <w:sz w:val="16"/>
                <w:szCs w:val="16"/>
                <w:lang w:eastAsia="ja-JP"/>
              </w:rPr>
              <w:instrText xml:space="preserve"> QUOTE </w:instrText>
            </w:r>
            <w:r w:rsidR="00F93BBE">
              <w:rPr>
                <w:rFonts w:ascii="Arial" w:hAnsi="Arial" w:cs="Arial"/>
                <w:position w:val="-5"/>
                <w:sz w:val="16"/>
                <w:szCs w:val="16"/>
              </w:rPr>
              <w:pict w14:anchorId="507A0ED5">
                <v:shape id="_x0000_i1050" type="#_x0000_t75" style="width:64.5pt;height:12pt" equationxml="&lt;">
                  <v:imagedata r:id="rId367" o:title="" chromakey="white"/>
                </v:shape>
              </w:pict>
            </w:r>
            <w:r w:rsidRPr="001E4473">
              <w:rPr>
                <w:rFonts w:ascii="Arial" w:hAnsi="Arial" w:cs="Arial"/>
                <w:sz w:val="16"/>
                <w:szCs w:val="16"/>
                <w:lang w:eastAsia="ja-JP"/>
              </w:rPr>
              <w:instrText xml:space="preserve"> </w:instrText>
            </w:r>
            <w:r w:rsidRPr="001E4473">
              <w:rPr>
                <w:rFonts w:ascii="Arial" w:hAnsi="Arial" w:cs="Arial"/>
                <w:sz w:val="16"/>
                <w:szCs w:val="16"/>
                <w:lang w:eastAsia="ja-JP"/>
              </w:rPr>
              <w:fldChar w:fldCharType="separate"/>
            </w:r>
            <w:r w:rsidR="00F93BBE">
              <w:rPr>
                <w:rFonts w:ascii="Arial" w:hAnsi="Arial" w:cs="Arial"/>
                <w:position w:val="-5"/>
                <w:sz w:val="16"/>
                <w:szCs w:val="16"/>
              </w:rPr>
              <w:pict w14:anchorId="7597F178">
                <v:shape id="_x0000_i1051" type="#_x0000_t75" style="width:64.5pt;height:12pt" equationxml="&lt;">
                  <v:imagedata r:id="rId367" o:title="" chromakey="white"/>
                </v:shape>
              </w:pict>
            </w:r>
            <w:r w:rsidRPr="001E4473">
              <w:rPr>
                <w:rFonts w:ascii="Arial" w:hAnsi="Arial" w:cs="Arial"/>
                <w:sz w:val="16"/>
                <w:szCs w:val="16"/>
                <w:lang w:eastAsia="ja-JP"/>
              </w:rPr>
              <w:fldChar w:fldCharType="end"/>
            </w:r>
            <w:r w:rsidRPr="001E4473">
              <w:rPr>
                <w:rFonts w:ascii="Arial" w:hAnsi="Arial" w:cs="Arial"/>
                <w:sz w:val="16"/>
                <w:szCs w:val="16"/>
                <w:lang w:eastAsia="ja-JP"/>
              </w:rPr>
              <w:t xml:space="preserve"> symbols are both determined on the active BWP with the smallest SCS among the BWP(s) from the CCs</w:t>
            </w:r>
            <w:r w:rsidRPr="001E4473">
              <w:rPr>
                <w:rFonts w:ascii="Arial" w:hAnsi="Arial" w:cs="Arial"/>
                <w:sz w:val="16"/>
                <w:szCs w:val="16"/>
                <w:lang w:eastAsia="zh-CN"/>
              </w:rPr>
              <w:t xml:space="preserve"> applying the </w:t>
            </w:r>
            <w:r w:rsidRPr="001E4473">
              <w:rPr>
                <w:rFonts w:ascii="Arial" w:hAnsi="Arial" w:cs="Arial"/>
                <w:color w:val="000000"/>
                <w:sz w:val="16"/>
                <w:szCs w:val="16"/>
                <w:lang w:eastAsia="zh-CN"/>
              </w:rPr>
              <w:t>indicated</w:t>
            </w:r>
            <w:r w:rsidRPr="001E4473">
              <w:rPr>
                <w:rFonts w:ascii="Arial" w:hAnsi="Arial" w:cs="Arial"/>
                <w:i/>
                <w:iCs/>
                <w:color w:val="000000"/>
                <w:sz w:val="16"/>
                <w:szCs w:val="16"/>
                <w:lang w:eastAsia="zh-CN"/>
              </w:rPr>
              <w:t xml:space="preserve"> </w:t>
            </w:r>
            <w:r w:rsidRPr="001E4473">
              <w:rPr>
                <w:rFonts w:ascii="Arial" w:hAnsi="Arial" w:cs="Arial"/>
                <w:i/>
                <w:iCs/>
                <w:color w:val="000000"/>
                <w:sz w:val="16"/>
                <w:szCs w:val="16"/>
                <w:lang w:eastAsia="ja-JP"/>
              </w:rPr>
              <w:t>TCI-State</w:t>
            </w:r>
            <w:r w:rsidRPr="001E4473">
              <w:rPr>
                <w:rStyle w:val="Emphasis"/>
                <w:rFonts w:ascii="Arial" w:hAnsi="Arial" w:cs="Arial"/>
                <w:sz w:val="16"/>
                <w:szCs w:val="16"/>
                <w:lang w:eastAsia="zh-CN"/>
              </w:rPr>
              <w:t>(s)</w:t>
            </w:r>
            <w:r w:rsidRPr="001E4473">
              <w:rPr>
                <w:rFonts w:ascii="Arial" w:hAnsi="Arial" w:cs="Arial"/>
                <w:color w:val="000000"/>
                <w:sz w:val="16"/>
                <w:szCs w:val="16"/>
                <w:lang w:eastAsia="ja-JP"/>
              </w:rPr>
              <w:t xml:space="preserve"> or </w:t>
            </w:r>
            <w:r w:rsidRPr="001E4473">
              <w:rPr>
                <w:rFonts w:ascii="Arial" w:hAnsi="Arial" w:cs="Arial"/>
                <w:i/>
                <w:iCs/>
                <w:color w:val="000000"/>
                <w:sz w:val="16"/>
                <w:szCs w:val="16"/>
                <w:lang w:eastAsia="ja-JP"/>
              </w:rPr>
              <w:t>TCI-UL-State</w:t>
            </w:r>
            <w:r w:rsidRPr="001E4473">
              <w:rPr>
                <w:rStyle w:val="Emphasis"/>
                <w:rFonts w:ascii="Arial" w:hAnsi="Arial" w:cs="Arial"/>
                <w:sz w:val="16"/>
                <w:szCs w:val="16"/>
                <w:lang w:eastAsia="zh-CN"/>
              </w:rPr>
              <w:t>(s)</w:t>
            </w:r>
            <w:r w:rsidRPr="001E4473">
              <w:rPr>
                <w:rFonts w:ascii="Arial" w:hAnsi="Arial" w:cs="Arial"/>
                <w:sz w:val="16"/>
                <w:szCs w:val="16"/>
                <w:lang w:eastAsia="ja-JP"/>
              </w:rPr>
              <w:t xml:space="preserve"> that are active at the end of </w:t>
            </w:r>
            <w:r w:rsidRPr="001E4473">
              <w:rPr>
                <w:rFonts w:ascii="Arial" w:hAnsi="Arial" w:cs="Arial"/>
                <w:sz w:val="16"/>
                <w:szCs w:val="16"/>
                <w:lang w:eastAsia="zh-CN"/>
              </w:rPr>
              <w:t xml:space="preserve">the </w:t>
            </w:r>
            <w:r w:rsidRPr="001E4473">
              <w:rPr>
                <w:rFonts w:ascii="Arial" w:hAnsi="Arial" w:cs="Arial"/>
                <w:sz w:val="16"/>
                <w:szCs w:val="16"/>
                <w:lang w:eastAsia="ja-JP"/>
              </w:rPr>
              <w:t>PUCCH</w:t>
            </w:r>
            <w:r w:rsidRPr="001E4473">
              <w:rPr>
                <w:rFonts w:ascii="Arial" w:hAnsi="Arial" w:cs="Arial"/>
                <w:sz w:val="16"/>
                <w:szCs w:val="16"/>
                <w:lang w:eastAsia="zh-CN"/>
              </w:rPr>
              <w:t xml:space="preserve"> or the </w:t>
            </w:r>
            <w:r w:rsidRPr="001E4473">
              <w:rPr>
                <w:rFonts w:ascii="Arial" w:hAnsi="Arial" w:cs="Arial"/>
                <w:sz w:val="16"/>
                <w:szCs w:val="16"/>
                <w:lang w:eastAsia="ja-JP"/>
              </w:rPr>
              <w:t xml:space="preserve">PUSCH carrying the </w:t>
            </w:r>
            <w:r w:rsidRPr="001E4473">
              <w:rPr>
                <w:rFonts w:ascii="Arial" w:hAnsi="Arial" w:cs="Arial"/>
                <w:color w:val="000000"/>
                <w:sz w:val="16"/>
                <w:szCs w:val="16"/>
                <w:lang w:eastAsia="zh-CN"/>
              </w:rPr>
              <w:t xml:space="preserve">positive </w:t>
            </w:r>
            <w:r w:rsidRPr="001E4473">
              <w:rPr>
                <w:rFonts w:ascii="Arial" w:hAnsi="Arial" w:cs="Arial"/>
                <w:sz w:val="16"/>
                <w:szCs w:val="16"/>
                <w:lang w:eastAsia="ja-JP"/>
              </w:rPr>
              <w:t>HARQ-ACK.</w:t>
            </w:r>
          </w:p>
          <w:p w14:paraId="17E220E2" w14:textId="77777777" w:rsidR="004F6239" w:rsidRPr="001E4473" w:rsidRDefault="004F6239" w:rsidP="001E4473">
            <w:pPr>
              <w:jc w:val="center"/>
              <w:rPr>
                <w:rFonts w:ascii="Arial" w:eastAsia="DengXian" w:hAnsi="Arial" w:cs="Arial"/>
                <w:color w:val="000000"/>
                <w:sz w:val="16"/>
                <w:szCs w:val="16"/>
                <w:lang w:eastAsia="zh-CN"/>
              </w:rPr>
            </w:pPr>
            <w:bookmarkStart w:id="89" w:name="OLE_LINK1"/>
            <w:r w:rsidRPr="001E4473">
              <w:rPr>
                <w:rFonts w:ascii="Arial" w:hAnsi="Arial" w:cs="Arial"/>
                <w:color w:val="FF0000"/>
                <w:sz w:val="16"/>
                <w:szCs w:val="16"/>
                <w:lang w:eastAsia="zh-CN"/>
              </w:rPr>
              <w:t>-------------------------------------------Unchanged parts are omitted------------------------------------------</w:t>
            </w:r>
            <w:bookmarkEnd w:id="89"/>
          </w:p>
        </w:tc>
      </w:tr>
    </w:tbl>
    <w:p w14:paraId="586C8D49" w14:textId="2DBFA83B" w:rsidR="004924A2" w:rsidRDefault="006F79AF" w:rsidP="004924A2">
      <w:pPr>
        <w:pBdr>
          <w:bottom w:val="single" w:sz="6" w:space="1" w:color="auto"/>
        </w:pBdr>
        <w:rPr>
          <w:b/>
          <w:bCs/>
        </w:rPr>
      </w:pPr>
      <w:hyperlink r:id="rId368" w:history="1">
        <w:r>
          <w:rPr>
            <w:rStyle w:val="Hyperlink"/>
            <w:b/>
            <w:bCs/>
          </w:rPr>
          <w:t>R1-2405556</w:t>
        </w:r>
      </w:hyperlink>
      <w:r w:rsidR="004924A2" w:rsidRPr="004924A2">
        <w:rPr>
          <w:b/>
          <w:bCs/>
        </w:rPr>
        <w:tab/>
        <w:t>Correction on beam application timing for mDCI mTRP for Rel-18 unified TCI framework</w:t>
      </w:r>
      <w:r w:rsidR="004924A2" w:rsidRPr="004924A2">
        <w:rPr>
          <w:b/>
          <w:bCs/>
        </w:rPr>
        <w:tab/>
        <w:t>Moderator (MediaTek. Inc), NTT DOCOMO. Inc, Ericsson, Samsung, ASUSTeK</w:t>
      </w:r>
    </w:p>
    <w:p w14:paraId="4801B806" w14:textId="67C86F9C" w:rsidR="004924A2" w:rsidRDefault="002429D6" w:rsidP="004924A2">
      <w:pPr>
        <w:pBdr>
          <w:bottom w:val="single" w:sz="6" w:space="1" w:color="auto"/>
        </w:pBdr>
      </w:pPr>
      <w:r>
        <w:rPr>
          <w:b/>
          <w:bCs/>
        </w:rPr>
        <w:t>Wednes</w:t>
      </w:r>
      <w:r w:rsidRPr="00AF701E">
        <w:rPr>
          <w:b/>
          <w:bCs/>
        </w:rPr>
        <w:t>day decision</w:t>
      </w:r>
      <w:r w:rsidR="004924A2" w:rsidRPr="004924A2">
        <w:rPr>
          <w:b/>
          <w:bCs/>
        </w:rPr>
        <w:t>:</w:t>
      </w:r>
      <w:r w:rsidR="004924A2" w:rsidRPr="004924A2">
        <w:t xml:space="preserve"> Draft CR is endorsed. Final CR</w:t>
      </w:r>
      <w:r w:rsidR="004924A2">
        <w:t xml:space="preserve"> (Rel-18, 38.214, NR_MIMO_evo_DL_UL-Core, CR0576, Cat F) is </w:t>
      </w:r>
      <w:r w:rsidR="004924A2" w:rsidRPr="004924A2">
        <w:rPr>
          <w:highlight w:val="green"/>
        </w:rPr>
        <w:t xml:space="preserve">agreed in </w:t>
      </w:r>
      <w:hyperlink r:id="rId369" w:history="1">
        <w:r w:rsidR="006F79AF">
          <w:rPr>
            <w:rStyle w:val="Hyperlink"/>
            <w:highlight w:val="green"/>
          </w:rPr>
          <w:t>R1-2405627</w:t>
        </w:r>
      </w:hyperlink>
      <w:r w:rsidR="004924A2" w:rsidRPr="004924A2">
        <w:rPr>
          <w:highlight w:val="green"/>
        </w:rPr>
        <w:t>.</w:t>
      </w:r>
    </w:p>
    <w:p w14:paraId="41882679" w14:textId="44D25CCF" w:rsidR="004924A2" w:rsidRDefault="004924A2" w:rsidP="004924A2">
      <w:pPr>
        <w:pBdr>
          <w:bottom w:val="single" w:sz="6" w:space="1" w:color="auto"/>
        </w:pBdr>
      </w:pPr>
    </w:p>
    <w:p w14:paraId="74CFB334" w14:textId="78266CE3" w:rsidR="00A6063B" w:rsidRDefault="00A6063B" w:rsidP="004924A2">
      <w:pPr>
        <w:pBdr>
          <w:bottom w:val="single" w:sz="6" w:space="1" w:color="auto"/>
        </w:pBdr>
      </w:pPr>
      <w:r>
        <w:lastRenderedPageBreak/>
        <w:t xml:space="preserve">Final summary in </w:t>
      </w:r>
      <w:hyperlink r:id="rId370" w:history="1">
        <w:r w:rsidR="006F79AF">
          <w:rPr>
            <w:rStyle w:val="Hyperlink"/>
          </w:rPr>
          <w:t>R1-2405474</w:t>
        </w:r>
      </w:hyperlink>
      <w:r>
        <w:t>.</w:t>
      </w:r>
    </w:p>
    <w:p w14:paraId="6CC92684" w14:textId="77777777" w:rsidR="00FA001D" w:rsidRDefault="00FA001D" w:rsidP="004F6239">
      <w:pPr>
        <w:pBdr>
          <w:bottom w:val="single" w:sz="6" w:space="1" w:color="auto"/>
        </w:pBdr>
        <w:rPr>
          <w:color w:val="000000"/>
        </w:rPr>
      </w:pPr>
    </w:p>
    <w:p w14:paraId="0CF2973A" w14:textId="77777777" w:rsidR="001E4473" w:rsidRDefault="001E4473" w:rsidP="004F6239">
      <w:pPr>
        <w:rPr>
          <w:bCs/>
        </w:rPr>
      </w:pPr>
    </w:p>
    <w:p w14:paraId="45B06EA5" w14:textId="67148DF1" w:rsidR="00221667" w:rsidRPr="00D7097B" w:rsidRDefault="006F79AF" w:rsidP="00221667">
      <w:pPr>
        <w:rPr>
          <w:bCs/>
        </w:rPr>
      </w:pPr>
      <w:hyperlink r:id="rId371" w:history="1">
        <w:r>
          <w:rPr>
            <w:rStyle w:val="Hyperlink"/>
            <w:bCs/>
          </w:rPr>
          <w:t>R1-2404095</w:t>
        </w:r>
      </w:hyperlink>
      <w:r w:rsidR="00221667" w:rsidRPr="00D7097B">
        <w:rPr>
          <w:bCs/>
        </w:rPr>
        <w:tab/>
        <w:t>Discussion on mDCI based STx2P out-of-order operation</w:t>
      </w:r>
      <w:r w:rsidR="00221667" w:rsidRPr="00D7097B">
        <w:rPr>
          <w:bCs/>
        </w:rPr>
        <w:tab/>
        <w:t>Samsung</w:t>
      </w:r>
    </w:p>
    <w:p w14:paraId="1C9177F3" w14:textId="48315F67" w:rsidR="00221667" w:rsidRPr="00D7097B" w:rsidRDefault="006F79AF" w:rsidP="00221667">
      <w:pPr>
        <w:rPr>
          <w:bCs/>
        </w:rPr>
      </w:pPr>
      <w:hyperlink r:id="rId372" w:history="1">
        <w:r>
          <w:rPr>
            <w:rStyle w:val="Hyperlink"/>
            <w:bCs/>
          </w:rPr>
          <w:t>R1-2404096</w:t>
        </w:r>
      </w:hyperlink>
      <w:r w:rsidR="00221667" w:rsidRPr="00D7097B">
        <w:rPr>
          <w:bCs/>
        </w:rPr>
        <w:tab/>
        <w:t>Draft CR on mDCI based STx2P out-of-order operation</w:t>
      </w:r>
      <w:r w:rsidR="00221667" w:rsidRPr="00D7097B">
        <w:rPr>
          <w:bCs/>
        </w:rPr>
        <w:tab/>
        <w:t>Samsung</w:t>
      </w:r>
    </w:p>
    <w:p w14:paraId="07280894" w14:textId="4E05AE11" w:rsidR="00221667" w:rsidRPr="00D7097B" w:rsidRDefault="006F79AF" w:rsidP="00221667">
      <w:pPr>
        <w:rPr>
          <w:bCs/>
        </w:rPr>
      </w:pPr>
      <w:hyperlink r:id="rId373" w:history="1">
        <w:r>
          <w:rPr>
            <w:rStyle w:val="Hyperlink"/>
            <w:bCs/>
          </w:rPr>
          <w:t>R1-2404680</w:t>
        </w:r>
      </w:hyperlink>
      <w:r w:rsidR="00221667" w:rsidRPr="00D7097B">
        <w:rPr>
          <w:bCs/>
        </w:rPr>
        <w:tab/>
        <w:t>Discussion on UCI multiplexing for STxMP</w:t>
      </w:r>
      <w:r w:rsidR="00221667" w:rsidRPr="00D7097B">
        <w:rPr>
          <w:bCs/>
        </w:rPr>
        <w:tab/>
        <w:t>Google</w:t>
      </w:r>
    </w:p>
    <w:p w14:paraId="25DDC400" w14:textId="31A05F35" w:rsidR="00221667" w:rsidRPr="00D7097B" w:rsidRDefault="006F79AF" w:rsidP="00221667">
      <w:pPr>
        <w:rPr>
          <w:bCs/>
        </w:rPr>
      </w:pPr>
      <w:hyperlink r:id="rId374" w:history="1">
        <w:r>
          <w:rPr>
            <w:rStyle w:val="Hyperlink"/>
            <w:bCs/>
          </w:rPr>
          <w:t>R1-2404681</w:t>
        </w:r>
      </w:hyperlink>
      <w:r w:rsidR="00221667" w:rsidRPr="00D7097B">
        <w:rPr>
          <w:bCs/>
        </w:rPr>
        <w:tab/>
        <w:t>Draft CR on UCI multiplexing for STxMP</w:t>
      </w:r>
      <w:r w:rsidR="00221667" w:rsidRPr="00D7097B">
        <w:rPr>
          <w:bCs/>
        </w:rPr>
        <w:tab/>
        <w:t>Google</w:t>
      </w:r>
    </w:p>
    <w:p w14:paraId="47B4EA3F" w14:textId="16840C72" w:rsidR="00221667" w:rsidRPr="00D7097B" w:rsidRDefault="006F79AF" w:rsidP="00221667">
      <w:pPr>
        <w:rPr>
          <w:bCs/>
        </w:rPr>
      </w:pPr>
      <w:hyperlink r:id="rId375" w:history="1">
        <w:r>
          <w:rPr>
            <w:rStyle w:val="Hyperlink"/>
            <w:bCs/>
          </w:rPr>
          <w:t>R1-2404708</w:t>
        </w:r>
      </w:hyperlink>
      <w:r w:rsidR="00221667" w:rsidRPr="00D7097B">
        <w:rPr>
          <w:bCs/>
        </w:rPr>
        <w:tab/>
        <w:t>Discussion on precoding determination of STxMP SDM/SFN scheme in TS38.211</w:t>
      </w:r>
      <w:r w:rsidR="00221667" w:rsidRPr="00D7097B">
        <w:rPr>
          <w:bCs/>
        </w:rPr>
        <w:tab/>
        <w:t>ZTE</w:t>
      </w:r>
    </w:p>
    <w:p w14:paraId="028B6036" w14:textId="7B635F91" w:rsidR="00221667" w:rsidRPr="00D7097B" w:rsidRDefault="006F79AF" w:rsidP="00221667">
      <w:pPr>
        <w:rPr>
          <w:bCs/>
        </w:rPr>
      </w:pPr>
      <w:hyperlink r:id="rId376" w:history="1">
        <w:r>
          <w:rPr>
            <w:rStyle w:val="Hyperlink"/>
            <w:bCs/>
          </w:rPr>
          <w:t>R1-2404709</w:t>
        </w:r>
      </w:hyperlink>
      <w:r w:rsidR="00221667" w:rsidRPr="00D7097B">
        <w:rPr>
          <w:bCs/>
        </w:rPr>
        <w:tab/>
        <w:t>Draft CR on precoding determination of STxMP SDM/SFN scheme in TS38.211</w:t>
      </w:r>
      <w:r w:rsidR="00221667" w:rsidRPr="00D7097B">
        <w:rPr>
          <w:bCs/>
        </w:rPr>
        <w:tab/>
        <w:t>ZTE</w:t>
      </w:r>
    </w:p>
    <w:p w14:paraId="37F6AB9E" w14:textId="1D65C997" w:rsidR="00221667" w:rsidRPr="00D7097B" w:rsidRDefault="006F79AF" w:rsidP="00221667">
      <w:pPr>
        <w:rPr>
          <w:bCs/>
        </w:rPr>
      </w:pPr>
      <w:hyperlink r:id="rId377" w:history="1">
        <w:r>
          <w:rPr>
            <w:rStyle w:val="Hyperlink"/>
            <w:bCs/>
          </w:rPr>
          <w:t>R1-2404710</w:t>
        </w:r>
      </w:hyperlink>
      <w:r w:rsidR="00221667" w:rsidRPr="00D7097B">
        <w:rPr>
          <w:bCs/>
        </w:rPr>
        <w:tab/>
        <w:t>Discussion on SRS transmission for NCB PUSCH in STxMP SDM/SFN scheme in TS 38.214</w:t>
      </w:r>
      <w:r w:rsidR="00221667" w:rsidRPr="00D7097B">
        <w:rPr>
          <w:bCs/>
        </w:rPr>
        <w:tab/>
        <w:t>ZTE</w:t>
      </w:r>
    </w:p>
    <w:p w14:paraId="0D22A87E" w14:textId="2386844F" w:rsidR="00221667" w:rsidRPr="00D7097B" w:rsidRDefault="006F79AF" w:rsidP="00221667">
      <w:pPr>
        <w:rPr>
          <w:bCs/>
        </w:rPr>
      </w:pPr>
      <w:hyperlink r:id="rId378" w:history="1">
        <w:r>
          <w:rPr>
            <w:rStyle w:val="Hyperlink"/>
            <w:bCs/>
          </w:rPr>
          <w:t>R1-2404711</w:t>
        </w:r>
      </w:hyperlink>
      <w:r w:rsidR="00221667" w:rsidRPr="00D7097B">
        <w:rPr>
          <w:bCs/>
        </w:rPr>
        <w:tab/>
        <w:t>Draft CR on SRS transmission for NCB PUSCH in STxMP SDM/SFN scheme in TS 38.214</w:t>
      </w:r>
      <w:r w:rsidR="00221667" w:rsidRPr="00D7097B">
        <w:rPr>
          <w:bCs/>
        </w:rPr>
        <w:tab/>
        <w:t>ZTE</w:t>
      </w:r>
    </w:p>
    <w:p w14:paraId="5408951D" w14:textId="16C3A61A" w:rsidR="00221667" w:rsidRPr="00D7097B" w:rsidRDefault="006F79AF" w:rsidP="00221667">
      <w:pPr>
        <w:rPr>
          <w:bCs/>
        </w:rPr>
      </w:pPr>
      <w:hyperlink r:id="rId379" w:history="1">
        <w:r>
          <w:rPr>
            <w:rStyle w:val="Hyperlink"/>
            <w:bCs/>
          </w:rPr>
          <w:t>R1-2404752</w:t>
        </w:r>
      </w:hyperlink>
      <w:r w:rsidR="00221667" w:rsidRPr="00D7097B">
        <w:rPr>
          <w:bCs/>
        </w:rPr>
        <w:tab/>
        <w:t>Draft CR for 38.214 on simultaneous UL transmission</w:t>
      </w:r>
      <w:r w:rsidR="00221667" w:rsidRPr="00D7097B">
        <w:rPr>
          <w:bCs/>
        </w:rPr>
        <w:tab/>
        <w:t>Ericsson</w:t>
      </w:r>
    </w:p>
    <w:p w14:paraId="60EED6B9" w14:textId="77777777" w:rsidR="00221667" w:rsidRDefault="00221667" w:rsidP="004F6239">
      <w:pPr>
        <w:rPr>
          <w:bCs/>
        </w:rPr>
      </w:pPr>
    </w:p>
    <w:p w14:paraId="5019084D" w14:textId="04F3FCE1" w:rsidR="004F6239" w:rsidRPr="00221667" w:rsidRDefault="006F79AF" w:rsidP="004F6239">
      <w:pPr>
        <w:rPr>
          <w:b/>
        </w:rPr>
      </w:pPr>
      <w:hyperlink r:id="rId380" w:history="1">
        <w:r>
          <w:rPr>
            <w:rStyle w:val="Hyperlink"/>
            <w:b/>
          </w:rPr>
          <w:t>R1-2405345</w:t>
        </w:r>
      </w:hyperlink>
      <w:r w:rsidR="00221667" w:rsidRPr="00221667">
        <w:rPr>
          <w:b/>
        </w:rPr>
        <w:tab/>
        <w:t>Summary on Rel-18 STxMP</w:t>
      </w:r>
      <w:r w:rsidR="00221667" w:rsidRPr="00221667">
        <w:rPr>
          <w:b/>
        </w:rPr>
        <w:tab/>
        <w:t>Moderator (OPPO)</w:t>
      </w:r>
    </w:p>
    <w:p w14:paraId="1BA16526" w14:textId="652439EF" w:rsidR="00221667" w:rsidRDefault="00EE17E5" w:rsidP="004F6239">
      <w:pPr>
        <w:rPr>
          <w:bCs/>
        </w:rPr>
      </w:pPr>
      <w:r>
        <w:rPr>
          <w:bCs/>
        </w:rPr>
        <w:t>Presented in</w:t>
      </w:r>
      <w:r w:rsidR="00221667">
        <w:rPr>
          <w:bCs/>
        </w:rPr>
        <w:t xml:space="preserve"> Monday session</w:t>
      </w:r>
      <w:r>
        <w:rPr>
          <w:bCs/>
        </w:rPr>
        <w:t>.</w:t>
      </w:r>
    </w:p>
    <w:p w14:paraId="20252041" w14:textId="67FC6678" w:rsidR="00C9003E" w:rsidRPr="00EE17E5" w:rsidRDefault="006F79AF" w:rsidP="004F6239">
      <w:pPr>
        <w:rPr>
          <w:b/>
          <w:bCs/>
          <w:lang w:eastAsia="zh-CN"/>
        </w:rPr>
      </w:pPr>
      <w:hyperlink r:id="rId381" w:history="1">
        <w:r>
          <w:rPr>
            <w:rStyle w:val="Hyperlink"/>
            <w:b/>
            <w:bCs/>
            <w:lang w:eastAsia="zh-CN"/>
          </w:rPr>
          <w:t>R1-2405473</w:t>
        </w:r>
      </w:hyperlink>
      <w:r w:rsidR="00EE17E5" w:rsidRPr="00EE17E5">
        <w:rPr>
          <w:b/>
          <w:bCs/>
          <w:lang w:eastAsia="zh-CN"/>
        </w:rPr>
        <w:tab/>
        <w:t>Summary#2 on Rel-18 STxMP</w:t>
      </w:r>
      <w:r w:rsidR="00EE17E5" w:rsidRPr="00EE17E5">
        <w:rPr>
          <w:b/>
          <w:bCs/>
          <w:lang w:eastAsia="zh-CN"/>
        </w:rPr>
        <w:tab/>
        <w:t>Moderator (OPPO)</w:t>
      </w:r>
    </w:p>
    <w:p w14:paraId="28D75253" w14:textId="6A066F23" w:rsidR="00EE17E5" w:rsidRDefault="00EE17E5" w:rsidP="004F6239">
      <w:pPr>
        <w:rPr>
          <w:lang w:eastAsia="zh-CN"/>
        </w:rPr>
      </w:pPr>
      <w:r w:rsidRPr="00EE17E5">
        <w:rPr>
          <w:b/>
          <w:bCs/>
          <w:lang w:eastAsia="zh-CN"/>
        </w:rPr>
        <w:t>Thursday:</w:t>
      </w:r>
      <w:r>
        <w:rPr>
          <w:lang w:eastAsia="zh-CN"/>
        </w:rPr>
        <w:t xml:space="preserve"> No consensus regarding the proposed TP.</w:t>
      </w:r>
    </w:p>
    <w:p w14:paraId="7CF85263" w14:textId="77777777" w:rsidR="004F6239" w:rsidRDefault="004F6239" w:rsidP="004F6239">
      <w:pPr>
        <w:pBdr>
          <w:bottom w:val="single" w:sz="6" w:space="1" w:color="auto"/>
        </w:pBdr>
        <w:rPr>
          <w:bCs/>
        </w:rPr>
      </w:pPr>
    </w:p>
    <w:p w14:paraId="37353C9A" w14:textId="77777777" w:rsidR="00275081" w:rsidRDefault="00275081" w:rsidP="004F6239">
      <w:pPr>
        <w:rPr>
          <w:bCs/>
        </w:rPr>
      </w:pPr>
    </w:p>
    <w:p w14:paraId="25864002" w14:textId="71635FCC" w:rsidR="00275081" w:rsidRPr="0064382B" w:rsidRDefault="006F79AF" w:rsidP="00275081">
      <w:pPr>
        <w:rPr>
          <w:b/>
          <w:bCs/>
        </w:rPr>
      </w:pPr>
      <w:hyperlink r:id="rId382" w:history="1">
        <w:r>
          <w:rPr>
            <w:rStyle w:val="Hyperlink"/>
            <w:b/>
            <w:bCs/>
          </w:rPr>
          <w:t>R1-2404157</w:t>
        </w:r>
      </w:hyperlink>
      <w:r w:rsidR="00275081" w:rsidRPr="0064382B">
        <w:rPr>
          <w:b/>
          <w:bCs/>
        </w:rPr>
        <w:tab/>
        <w:t>Draft CR on RRC parameter correction for enhanced DMRS</w:t>
      </w:r>
      <w:r w:rsidR="00275081" w:rsidRPr="0064382B">
        <w:rPr>
          <w:b/>
          <w:bCs/>
        </w:rPr>
        <w:tab/>
        <w:t>vivo</w:t>
      </w:r>
    </w:p>
    <w:p w14:paraId="2A526585" w14:textId="5E81A875" w:rsidR="00275081" w:rsidRPr="00D7097B" w:rsidRDefault="006F79AF" w:rsidP="00275081">
      <w:pPr>
        <w:rPr>
          <w:bCs/>
        </w:rPr>
      </w:pPr>
      <w:hyperlink r:id="rId383" w:history="1">
        <w:r>
          <w:rPr>
            <w:rStyle w:val="Hyperlink"/>
            <w:bCs/>
          </w:rPr>
          <w:t>R1-2405230</w:t>
        </w:r>
      </w:hyperlink>
      <w:r w:rsidR="00275081" w:rsidRPr="00D7097B">
        <w:rPr>
          <w:bCs/>
        </w:rPr>
        <w:tab/>
        <w:t>Align RRC parameters for DMRS</w:t>
      </w:r>
      <w:r w:rsidR="00275081" w:rsidRPr="00D7097B">
        <w:rPr>
          <w:bCs/>
        </w:rPr>
        <w:tab/>
        <w:t>Ericsson</w:t>
      </w:r>
    </w:p>
    <w:p w14:paraId="360D5C29" w14:textId="416C6384" w:rsidR="00275081" w:rsidRPr="0064382B" w:rsidRDefault="006F79AF" w:rsidP="00275081">
      <w:pPr>
        <w:rPr>
          <w:b/>
          <w:bCs/>
        </w:rPr>
      </w:pPr>
      <w:hyperlink r:id="rId384" w:history="1">
        <w:r>
          <w:rPr>
            <w:rStyle w:val="Hyperlink"/>
            <w:b/>
            <w:bCs/>
          </w:rPr>
          <w:t>R1-2405231</w:t>
        </w:r>
      </w:hyperlink>
      <w:r w:rsidR="00275081" w:rsidRPr="0064382B">
        <w:rPr>
          <w:b/>
          <w:bCs/>
        </w:rPr>
        <w:tab/>
        <w:t>Align UE capability parameters  for DMRS</w:t>
      </w:r>
      <w:r w:rsidR="00275081" w:rsidRPr="0064382B">
        <w:rPr>
          <w:b/>
          <w:bCs/>
        </w:rPr>
        <w:tab/>
        <w:t>Ericsson</w:t>
      </w:r>
    </w:p>
    <w:p w14:paraId="39955741" w14:textId="6545E36E" w:rsidR="00275081" w:rsidRPr="0064382B" w:rsidRDefault="006F79AF" w:rsidP="00275081">
      <w:pPr>
        <w:rPr>
          <w:b/>
          <w:bCs/>
        </w:rPr>
      </w:pPr>
      <w:hyperlink r:id="rId385" w:history="1">
        <w:r>
          <w:rPr>
            <w:rStyle w:val="Hyperlink"/>
            <w:b/>
            <w:bCs/>
          </w:rPr>
          <w:t>R1-2405232</w:t>
        </w:r>
      </w:hyperlink>
      <w:r w:rsidR="00275081" w:rsidRPr="0064382B">
        <w:rPr>
          <w:b/>
          <w:bCs/>
        </w:rPr>
        <w:tab/>
        <w:t>Clarification on DMRS antenna port table</w:t>
      </w:r>
      <w:r w:rsidR="00275081" w:rsidRPr="0064382B">
        <w:rPr>
          <w:b/>
          <w:bCs/>
        </w:rPr>
        <w:tab/>
        <w:t>Ericsson</w:t>
      </w:r>
    </w:p>
    <w:p w14:paraId="4BF7EF76" w14:textId="3F6BEE5A" w:rsidR="00275081" w:rsidRPr="0064382B" w:rsidRDefault="006F79AF" w:rsidP="00275081">
      <w:pPr>
        <w:rPr>
          <w:b/>
          <w:bCs/>
        </w:rPr>
      </w:pPr>
      <w:hyperlink r:id="rId386" w:history="1">
        <w:r>
          <w:rPr>
            <w:rStyle w:val="Hyperlink"/>
            <w:b/>
            <w:bCs/>
          </w:rPr>
          <w:t>R1-2405295</w:t>
        </w:r>
      </w:hyperlink>
      <w:r w:rsidR="00275081" w:rsidRPr="0064382B">
        <w:rPr>
          <w:b/>
          <w:bCs/>
        </w:rPr>
        <w:tab/>
        <w:t>Correction on PT-RS Coherence Conditions for 8 Tx</w:t>
      </w:r>
      <w:r w:rsidR="00275081" w:rsidRPr="0064382B">
        <w:rPr>
          <w:b/>
          <w:bCs/>
        </w:rPr>
        <w:tab/>
        <w:t>Ericsson</w:t>
      </w:r>
    </w:p>
    <w:p w14:paraId="196ED541" w14:textId="77777777" w:rsidR="00275081" w:rsidRDefault="00275081" w:rsidP="004F6239">
      <w:pPr>
        <w:rPr>
          <w:bCs/>
        </w:rPr>
      </w:pPr>
    </w:p>
    <w:p w14:paraId="20E66691" w14:textId="7F36B44D" w:rsidR="004F6239" w:rsidRPr="00275081" w:rsidRDefault="006F79AF" w:rsidP="004F6239">
      <w:pPr>
        <w:rPr>
          <w:b/>
        </w:rPr>
      </w:pPr>
      <w:hyperlink r:id="rId387" w:history="1">
        <w:r>
          <w:rPr>
            <w:rStyle w:val="Hyperlink"/>
            <w:b/>
          </w:rPr>
          <w:t>R1-2405344</w:t>
        </w:r>
      </w:hyperlink>
      <w:r w:rsidR="00275081" w:rsidRPr="00275081">
        <w:rPr>
          <w:b/>
        </w:rPr>
        <w:tab/>
        <w:t>FL summary on Rel-18 MIMO DMRS</w:t>
      </w:r>
      <w:r w:rsidR="00275081" w:rsidRPr="00275081">
        <w:rPr>
          <w:b/>
        </w:rPr>
        <w:tab/>
        <w:t>Moderator (NTT DOCOMO)</w:t>
      </w:r>
    </w:p>
    <w:p w14:paraId="41F97EB3" w14:textId="13E28123" w:rsidR="004F6239" w:rsidRDefault="00275081" w:rsidP="004F6239">
      <w:pPr>
        <w:rPr>
          <w:bCs/>
        </w:rPr>
      </w:pPr>
      <w:r>
        <w:rPr>
          <w:bCs/>
        </w:rPr>
        <w:t>From Mo</w:t>
      </w:r>
      <w:r w:rsidR="00EE17E5">
        <w:rPr>
          <w:bCs/>
        </w:rPr>
        <w:t>n</w:t>
      </w:r>
      <w:r>
        <w:rPr>
          <w:bCs/>
        </w:rPr>
        <w:t>day session</w:t>
      </w:r>
    </w:p>
    <w:p w14:paraId="1B7E7172" w14:textId="77777777" w:rsidR="004F6239" w:rsidRDefault="004F6239" w:rsidP="004F6239">
      <w:pPr>
        <w:rPr>
          <w:bCs/>
          <w:highlight w:val="green"/>
        </w:rPr>
      </w:pPr>
      <w:r>
        <w:rPr>
          <w:bCs/>
          <w:highlight w:val="green"/>
        </w:rPr>
        <w:t>Agreement</w:t>
      </w:r>
    </w:p>
    <w:p w14:paraId="5CD2E2C7" w14:textId="22F16070" w:rsidR="004F6239" w:rsidRPr="00275081" w:rsidRDefault="004F6239" w:rsidP="00EA1844">
      <w:pPr>
        <w:pStyle w:val="ListParagraph"/>
        <w:numPr>
          <w:ilvl w:val="0"/>
          <w:numId w:val="89"/>
        </w:numPr>
        <w:rPr>
          <w:bCs/>
        </w:rPr>
      </w:pPr>
      <w:r w:rsidRPr="00275081">
        <w:rPr>
          <w:bCs/>
        </w:rPr>
        <w:t xml:space="preserve">The TP in </w:t>
      </w:r>
      <w:hyperlink r:id="rId388" w:history="1">
        <w:r w:rsidR="006F79AF">
          <w:rPr>
            <w:rStyle w:val="Hyperlink"/>
            <w:bCs/>
          </w:rPr>
          <w:t>R1-2405295</w:t>
        </w:r>
      </w:hyperlink>
      <w:r>
        <w:t xml:space="preserve"> is agreed for TS38.214.</w:t>
      </w:r>
    </w:p>
    <w:bookmarkStart w:id="90" w:name="_Hlk167820217"/>
    <w:p w14:paraId="72EF04CE" w14:textId="135C22B5" w:rsidR="00403E5A" w:rsidRDefault="006F79AF" w:rsidP="00403E5A">
      <w:pPr>
        <w:rPr>
          <w:b/>
        </w:rPr>
      </w:pPr>
      <w:r>
        <w:rPr>
          <w:b/>
        </w:rPr>
        <w:fldChar w:fldCharType="begin"/>
      </w:r>
      <w:r>
        <w:rPr>
          <w:b/>
        </w:rPr>
        <w:instrText>HYPERLINK "../Docs/R1-2405594.zip"</w:instrText>
      </w:r>
      <w:r>
        <w:rPr>
          <w:b/>
        </w:rPr>
      </w:r>
      <w:r>
        <w:rPr>
          <w:b/>
        </w:rPr>
        <w:fldChar w:fldCharType="separate"/>
      </w:r>
      <w:r>
        <w:rPr>
          <w:rStyle w:val="Hyperlink"/>
          <w:b/>
        </w:rPr>
        <w:t>R1-2405594</w:t>
      </w:r>
      <w:r>
        <w:rPr>
          <w:b/>
        </w:rPr>
        <w:fldChar w:fldCharType="end"/>
      </w:r>
      <w:r w:rsidR="00403E5A" w:rsidRPr="00BD2364">
        <w:rPr>
          <w:b/>
        </w:rPr>
        <w:tab/>
        <w:t>Draft CR on Correction on PT-RS Coherence Conditions for 8 Tx</w:t>
      </w:r>
      <w:r w:rsidR="00403E5A" w:rsidRPr="00BD2364">
        <w:rPr>
          <w:b/>
        </w:rPr>
        <w:tab/>
        <w:t>Moderator (NTT DOCOMO), Ericsson, Samsung</w:t>
      </w:r>
    </w:p>
    <w:p w14:paraId="72407A96" w14:textId="6DAA870B" w:rsidR="00BD2364" w:rsidRPr="00062EA0" w:rsidRDefault="00BD2364" w:rsidP="00403E5A">
      <w:pPr>
        <w:rPr>
          <w:bCs/>
        </w:rPr>
      </w:pPr>
      <w:r w:rsidRPr="00062EA0">
        <w:rPr>
          <w:bCs/>
        </w:rPr>
        <w:t>Final CR in:</w:t>
      </w:r>
    </w:p>
    <w:p w14:paraId="2152C742" w14:textId="549B0551" w:rsidR="004F6239" w:rsidRDefault="006F79AF" w:rsidP="00403E5A">
      <w:pPr>
        <w:rPr>
          <w:bCs/>
        </w:rPr>
      </w:pPr>
      <w:hyperlink r:id="rId389" w:history="1">
        <w:r>
          <w:rPr>
            <w:rStyle w:val="Hyperlink"/>
            <w:bCs/>
          </w:rPr>
          <w:t>R1-2405618</w:t>
        </w:r>
      </w:hyperlink>
      <w:r w:rsidR="00403E5A" w:rsidRPr="00403E5A">
        <w:rPr>
          <w:bCs/>
        </w:rPr>
        <w:tab/>
        <w:t>Correction on PT-RS Coherence Conditions for 8 Tx</w:t>
      </w:r>
      <w:r w:rsidR="00403E5A" w:rsidRPr="00403E5A">
        <w:rPr>
          <w:bCs/>
        </w:rPr>
        <w:tab/>
        <w:t>Moderator (NTT DOCOMO), Ericsson, Samsung</w:t>
      </w:r>
    </w:p>
    <w:p w14:paraId="36599440" w14:textId="7E320B27" w:rsidR="00403E5A" w:rsidRDefault="00062EA0" w:rsidP="00403E5A">
      <w:pPr>
        <w:rPr>
          <w:bCs/>
        </w:rPr>
      </w:pPr>
      <w:r w:rsidRPr="00B644DF">
        <w:rPr>
          <w:bCs/>
          <w:highlight w:val="magenta"/>
        </w:rPr>
        <w:t xml:space="preserve">MCC: </w:t>
      </w:r>
      <w:r w:rsidR="00BD2364" w:rsidRPr="00B644DF">
        <w:rPr>
          <w:bCs/>
          <w:highlight w:val="magenta"/>
        </w:rPr>
        <w:t>X5618 is withdrawn due to wrong allocation – CR is to 38.214 spec and not to 38.213.</w:t>
      </w:r>
    </w:p>
    <w:p w14:paraId="26C5A73F" w14:textId="6949B321" w:rsidR="00BD2364" w:rsidRPr="00062EA0" w:rsidRDefault="006F79AF" w:rsidP="00403E5A">
      <w:pPr>
        <w:rPr>
          <w:b/>
        </w:rPr>
      </w:pPr>
      <w:hyperlink r:id="rId390" w:history="1">
        <w:r>
          <w:rPr>
            <w:rStyle w:val="Hyperlink"/>
            <w:b/>
            <w:highlight w:val="green"/>
          </w:rPr>
          <w:t>R1-2405746</w:t>
        </w:r>
      </w:hyperlink>
      <w:r w:rsidR="00BD2364" w:rsidRPr="00062EA0">
        <w:rPr>
          <w:b/>
        </w:rPr>
        <w:tab/>
        <w:t>Correction on PT-RS Coherence Conditions for 8 Tx</w:t>
      </w:r>
      <w:r w:rsidR="00BD2364" w:rsidRPr="00062EA0">
        <w:rPr>
          <w:b/>
        </w:rPr>
        <w:tab/>
        <w:t>Moderator (NTT DOCOMO), Ericsson, Samsung</w:t>
      </w:r>
    </w:p>
    <w:p w14:paraId="29666A2D" w14:textId="54E95A6C" w:rsidR="00BD2364" w:rsidRDefault="00BD2364" w:rsidP="00403E5A">
      <w:pPr>
        <w:rPr>
          <w:bCs/>
        </w:rPr>
      </w:pPr>
      <w:r>
        <w:rPr>
          <w:bCs/>
        </w:rPr>
        <w:t>(</w:t>
      </w:r>
      <w:r w:rsidRPr="00BD2364">
        <w:rPr>
          <w:bCs/>
        </w:rPr>
        <w:t>Rel-18</w:t>
      </w:r>
      <w:r>
        <w:rPr>
          <w:bCs/>
        </w:rPr>
        <w:t xml:space="preserve">, </w:t>
      </w:r>
      <w:r w:rsidRPr="00BD2364">
        <w:rPr>
          <w:bCs/>
        </w:rPr>
        <w:t>38.214</w:t>
      </w:r>
      <w:r w:rsidR="00062EA0">
        <w:rPr>
          <w:bCs/>
        </w:rPr>
        <w:t xml:space="preserve">, </w:t>
      </w:r>
      <w:r w:rsidRPr="00BD2364">
        <w:rPr>
          <w:bCs/>
        </w:rPr>
        <w:t>NR_MIMO_evo_DL_UL-Core</w:t>
      </w:r>
      <w:r w:rsidR="00062EA0">
        <w:rPr>
          <w:bCs/>
        </w:rPr>
        <w:t>, CR</w:t>
      </w:r>
      <w:r w:rsidRPr="00BD2364">
        <w:rPr>
          <w:bCs/>
        </w:rPr>
        <w:t>0591</w:t>
      </w:r>
      <w:r w:rsidR="00062EA0">
        <w:rPr>
          <w:bCs/>
        </w:rPr>
        <w:t>, cat F) is agreed.</w:t>
      </w:r>
    </w:p>
    <w:bookmarkEnd w:id="90"/>
    <w:p w14:paraId="7D74B49E" w14:textId="77777777" w:rsidR="00403E5A" w:rsidRDefault="00403E5A" w:rsidP="00403E5A">
      <w:pPr>
        <w:rPr>
          <w:bCs/>
        </w:rPr>
      </w:pPr>
    </w:p>
    <w:p w14:paraId="5DA12DCE" w14:textId="77777777" w:rsidR="00062EA0" w:rsidRDefault="00062EA0" w:rsidP="00403E5A">
      <w:pPr>
        <w:rPr>
          <w:bCs/>
        </w:rPr>
      </w:pPr>
    </w:p>
    <w:p w14:paraId="0F976BEF" w14:textId="77777777" w:rsidR="004F6239" w:rsidRDefault="004F6239" w:rsidP="004F6239">
      <w:pPr>
        <w:rPr>
          <w:bCs/>
          <w:highlight w:val="green"/>
        </w:rPr>
      </w:pPr>
      <w:r>
        <w:rPr>
          <w:bCs/>
          <w:highlight w:val="green"/>
        </w:rPr>
        <w:t>Agreement</w:t>
      </w:r>
    </w:p>
    <w:p w14:paraId="3F145D4E" w14:textId="77777777" w:rsidR="004F6239" w:rsidRDefault="004F6239" w:rsidP="004F6239">
      <w:pPr>
        <w:rPr>
          <w:bCs/>
        </w:rPr>
      </w:pPr>
      <w:r>
        <w:rPr>
          <w:bCs/>
        </w:rPr>
        <w:t>The following TPs are agreed for alignment CRs:</w:t>
      </w:r>
    </w:p>
    <w:p w14:paraId="0B4C5CFE" w14:textId="0DD98204" w:rsidR="004F6239" w:rsidRPr="00275081" w:rsidRDefault="006F79AF" w:rsidP="00EA1844">
      <w:pPr>
        <w:pStyle w:val="ListParagraph"/>
        <w:numPr>
          <w:ilvl w:val="0"/>
          <w:numId w:val="89"/>
        </w:numPr>
        <w:rPr>
          <w:rFonts w:cs="Times"/>
          <w:kern w:val="2"/>
          <w:lang w:eastAsia="zh-CN"/>
        </w:rPr>
      </w:pPr>
      <w:hyperlink r:id="rId391" w:history="1">
        <w:r>
          <w:rPr>
            <w:rStyle w:val="Hyperlink"/>
          </w:rPr>
          <w:t>R1-2404157</w:t>
        </w:r>
      </w:hyperlink>
      <w:r w:rsidR="004F6239">
        <w:t xml:space="preserve"> (TS38.214)</w:t>
      </w:r>
    </w:p>
    <w:p w14:paraId="0B984615" w14:textId="5154BAC5" w:rsidR="004F6239" w:rsidRPr="00275081" w:rsidRDefault="006F79AF" w:rsidP="00EA1844">
      <w:pPr>
        <w:pStyle w:val="ListParagraph"/>
        <w:numPr>
          <w:ilvl w:val="0"/>
          <w:numId w:val="89"/>
        </w:numPr>
        <w:rPr>
          <w:rFonts w:cs="Times"/>
          <w:kern w:val="2"/>
          <w:lang w:eastAsia="zh-CN"/>
        </w:rPr>
      </w:pPr>
      <w:hyperlink r:id="rId392" w:history="1">
        <w:r>
          <w:rPr>
            <w:rStyle w:val="Hyperlink"/>
          </w:rPr>
          <w:t>R1-2405231</w:t>
        </w:r>
      </w:hyperlink>
      <w:r w:rsidR="004F6239">
        <w:t xml:space="preserve"> (TS38.214)</w:t>
      </w:r>
    </w:p>
    <w:p w14:paraId="6BC543E1" w14:textId="260E1D68" w:rsidR="004F6239" w:rsidRPr="00275081" w:rsidRDefault="006F79AF" w:rsidP="00EA1844">
      <w:pPr>
        <w:pStyle w:val="ListParagraph"/>
        <w:numPr>
          <w:ilvl w:val="0"/>
          <w:numId w:val="89"/>
        </w:numPr>
        <w:rPr>
          <w:rFonts w:cs="Times"/>
          <w:kern w:val="2"/>
          <w:lang w:eastAsia="zh-CN"/>
        </w:rPr>
      </w:pPr>
      <w:hyperlink r:id="rId393" w:history="1">
        <w:r>
          <w:rPr>
            <w:rStyle w:val="Hyperlink"/>
          </w:rPr>
          <w:t>R1-2405232</w:t>
        </w:r>
      </w:hyperlink>
      <w:r w:rsidR="004F6239">
        <w:t xml:space="preserve"> (TS38.212)</w:t>
      </w:r>
    </w:p>
    <w:p w14:paraId="7084BB8B" w14:textId="77777777" w:rsidR="00275081" w:rsidRDefault="00275081" w:rsidP="004F6239">
      <w:pPr>
        <w:pBdr>
          <w:bottom w:val="single" w:sz="6" w:space="1" w:color="auto"/>
        </w:pBdr>
        <w:rPr>
          <w:bCs/>
        </w:rPr>
      </w:pPr>
    </w:p>
    <w:p w14:paraId="5F91B040" w14:textId="77777777" w:rsidR="00275081" w:rsidRDefault="00275081" w:rsidP="004F6239">
      <w:pPr>
        <w:rPr>
          <w:bCs/>
        </w:rPr>
      </w:pPr>
    </w:p>
    <w:p w14:paraId="20070739" w14:textId="66070994" w:rsidR="00D2151E" w:rsidRPr="00D7097B" w:rsidRDefault="006F79AF" w:rsidP="00D2151E">
      <w:pPr>
        <w:rPr>
          <w:bCs/>
        </w:rPr>
      </w:pPr>
      <w:hyperlink r:id="rId394" w:history="1">
        <w:r>
          <w:rPr>
            <w:rStyle w:val="Hyperlink"/>
            <w:bCs/>
          </w:rPr>
          <w:t>R1-2404098</w:t>
        </w:r>
      </w:hyperlink>
      <w:r w:rsidR="00D2151E" w:rsidRPr="00D7097B">
        <w:rPr>
          <w:bCs/>
        </w:rPr>
        <w:tab/>
        <w:t>Discussion on TDM or non-TDM 8-port SRS</w:t>
      </w:r>
      <w:r w:rsidR="00D2151E" w:rsidRPr="00D7097B">
        <w:rPr>
          <w:bCs/>
        </w:rPr>
        <w:tab/>
        <w:t>Samsung</w:t>
      </w:r>
    </w:p>
    <w:p w14:paraId="48ACEBF3" w14:textId="71DF7E2C" w:rsidR="00D2151E" w:rsidRPr="00D7097B" w:rsidRDefault="006F79AF" w:rsidP="00D2151E">
      <w:pPr>
        <w:rPr>
          <w:bCs/>
        </w:rPr>
      </w:pPr>
      <w:hyperlink r:id="rId395" w:history="1">
        <w:r>
          <w:rPr>
            <w:rStyle w:val="Hyperlink"/>
            <w:bCs/>
          </w:rPr>
          <w:t>R1-2404099</w:t>
        </w:r>
      </w:hyperlink>
      <w:r w:rsidR="00D2151E" w:rsidRPr="00D7097B">
        <w:rPr>
          <w:bCs/>
        </w:rPr>
        <w:tab/>
        <w:t>Draft CR on TDM or non-TDM 8-port SRS</w:t>
      </w:r>
      <w:r w:rsidR="00D2151E" w:rsidRPr="00D7097B">
        <w:rPr>
          <w:bCs/>
        </w:rPr>
        <w:tab/>
        <w:t>Samsung</w:t>
      </w:r>
    </w:p>
    <w:p w14:paraId="2CE4A5BE" w14:textId="6E51344D" w:rsidR="00D2151E" w:rsidRPr="00D7097B" w:rsidRDefault="006F79AF" w:rsidP="00D2151E">
      <w:pPr>
        <w:rPr>
          <w:bCs/>
        </w:rPr>
      </w:pPr>
      <w:hyperlink r:id="rId396" w:history="1">
        <w:r>
          <w:rPr>
            <w:rStyle w:val="Hyperlink"/>
            <w:bCs/>
          </w:rPr>
          <w:t>R1-2404100</w:t>
        </w:r>
      </w:hyperlink>
      <w:r w:rsidR="00D2151E" w:rsidRPr="00D7097B">
        <w:rPr>
          <w:bCs/>
        </w:rPr>
        <w:tab/>
        <w:t>Discussion on relevant UE capability on supported codebook for TDM or non-TDM 8-port SRS</w:t>
      </w:r>
      <w:r w:rsidR="00D2151E" w:rsidRPr="00D7097B">
        <w:rPr>
          <w:bCs/>
        </w:rPr>
        <w:tab/>
        <w:t>Samsung</w:t>
      </w:r>
    </w:p>
    <w:p w14:paraId="5AB7230B" w14:textId="493489AE" w:rsidR="00D2151E" w:rsidRPr="00D7097B" w:rsidRDefault="006F79AF" w:rsidP="00D2151E">
      <w:pPr>
        <w:rPr>
          <w:bCs/>
        </w:rPr>
      </w:pPr>
      <w:hyperlink r:id="rId397" w:history="1">
        <w:r>
          <w:rPr>
            <w:rStyle w:val="Hyperlink"/>
            <w:bCs/>
          </w:rPr>
          <w:t>R1-2405139</w:t>
        </w:r>
      </w:hyperlink>
      <w:r w:rsidR="00D2151E" w:rsidRPr="00D7097B">
        <w:rPr>
          <w:bCs/>
        </w:rPr>
        <w:tab/>
        <w:t>Maintenance on NR MIMO Evolution for Downlink and Uplink</w:t>
      </w:r>
      <w:r w:rsidR="00D2151E" w:rsidRPr="00D7097B">
        <w:rPr>
          <w:bCs/>
        </w:rPr>
        <w:tab/>
        <w:t>Qualcomm Incorporated</w:t>
      </w:r>
    </w:p>
    <w:p w14:paraId="46BB71BC" w14:textId="77777777" w:rsidR="00D2151E" w:rsidRDefault="00D2151E" w:rsidP="004F6239">
      <w:pPr>
        <w:rPr>
          <w:bCs/>
        </w:rPr>
      </w:pPr>
    </w:p>
    <w:p w14:paraId="62071E47" w14:textId="05A8B81E" w:rsidR="004F6239" w:rsidRPr="00D2151E" w:rsidRDefault="006F79AF" w:rsidP="004F6239">
      <w:pPr>
        <w:rPr>
          <w:b/>
        </w:rPr>
      </w:pPr>
      <w:hyperlink r:id="rId398" w:history="1">
        <w:r>
          <w:rPr>
            <w:rStyle w:val="Hyperlink"/>
            <w:b/>
          </w:rPr>
          <w:t>R1-2405398</w:t>
        </w:r>
      </w:hyperlink>
      <w:r w:rsidR="00D2151E" w:rsidRPr="00D2151E">
        <w:rPr>
          <w:b/>
        </w:rPr>
        <w:tab/>
        <w:t>FL Summary #1 on SRS enhancements</w:t>
      </w:r>
      <w:r w:rsidR="00D2151E" w:rsidRPr="00D2151E">
        <w:rPr>
          <w:b/>
        </w:rPr>
        <w:tab/>
        <w:t>Moderator (FUTUREWEI)</w:t>
      </w:r>
    </w:p>
    <w:p w14:paraId="462175C4" w14:textId="4BA3A228" w:rsidR="004F6239" w:rsidRDefault="00D2151E" w:rsidP="004F6239">
      <w:pPr>
        <w:rPr>
          <w:bCs/>
        </w:rPr>
      </w:pPr>
      <w:r>
        <w:rPr>
          <w:bCs/>
        </w:rPr>
        <w:t>From Monday session</w:t>
      </w:r>
    </w:p>
    <w:p w14:paraId="3AF43FA9" w14:textId="77777777" w:rsidR="00D2151E" w:rsidRDefault="00D2151E" w:rsidP="00D2151E">
      <w:pPr>
        <w:rPr>
          <w:bCs/>
          <w:highlight w:val="green"/>
        </w:rPr>
      </w:pPr>
      <w:r>
        <w:rPr>
          <w:bCs/>
          <w:highlight w:val="green"/>
        </w:rPr>
        <w:t>Agreement</w:t>
      </w:r>
    </w:p>
    <w:p w14:paraId="4B087A9C" w14:textId="79F7230C" w:rsidR="004F6239" w:rsidRDefault="004F6239" w:rsidP="00D2151E">
      <w:r>
        <w:t>Adopt the proposal for TS38.214 on the number of SRS ports.</w:t>
      </w:r>
    </w:p>
    <w:p w14:paraId="3D471DDC" w14:textId="3F2CA7FA" w:rsidR="00D2151E" w:rsidRPr="00D2151E" w:rsidRDefault="00D2151E" w:rsidP="00D2151E">
      <w:pPr>
        <w:rPr>
          <w:color w:val="FF0000"/>
        </w:rPr>
      </w:pPr>
      <w:r w:rsidRPr="00D2151E">
        <w:rPr>
          <w:color w:val="FF0000"/>
        </w:rPr>
        <w:t>---------Start of TP---------</w:t>
      </w:r>
    </w:p>
    <w:p w14:paraId="1F548ED6" w14:textId="77777777" w:rsidR="004F6239" w:rsidRPr="00D2151E" w:rsidRDefault="004F6239" w:rsidP="00D2151E">
      <w:pPr>
        <w:rPr>
          <w:rFonts w:ascii="Arial" w:hAnsi="Arial" w:cs="Arial"/>
          <w:b/>
          <w:bCs/>
          <w:sz w:val="16"/>
          <w:szCs w:val="16"/>
        </w:rPr>
      </w:pPr>
      <w:r w:rsidRPr="00D2151E">
        <w:rPr>
          <w:rFonts w:ascii="Arial" w:hAnsi="Arial" w:cs="Arial"/>
          <w:b/>
          <w:bCs/>
          <w:sz w:val="16"/>
          <w:szCs w:val="16"/>
        </w:rPr>
        <w:lastRenderedPageBreak/>
        <w:t>6.1.1.1</w:t>
      </w:r>
      <w:r w:rsidRPr="00D2151E">
        <w:rPr>
          <w:rFonts w:ascii="Arial" w:hAnsi="Arial" w:cs="Arial"/>
          <w:b/>
          <w:bCs/>
          <w:sz w:val="16"/>
          <w:szCs w:val="16"/>
        </w:rPr>
        <w:tab/>
        <w:t>Codebook based UL transmission</w:t>
      </w:r>
    </w:p>
    <w:p w14:paraId="09F86B42" w14:textId="77777777" w:rsidR="004F6239" w:rsidRPr="00D2151E" w:rsidRDefault="004F6239" w:rsidP="004F6239">
      <w:pPr>
        <w:spacing w:line="276" w:lineRule="auto"/>
        <w:ind w:left="425"/>
        <w:jc w:val="center"/>
        <w:rPr>
          <w:rFonts w:ascii="Arial" w:hAnsi="Arial" w:cs="Arial"/>
          <w:color w:val="FF0000"/>
          <w:sz w:val="16"/>
          <w:szCs w:val="16"/>
        </w:rPr>
      </w:pPr>
      <w:r w:rsidRPr="00D2151E">
        <w:rPr>
          <w:rFonts w:ascii="Arial" w:eastAsia="Malgun Gothic" w:hAnsi="Arial" w:cs="Arial"/>
          <w:color w:val="FF0000"/>
          <w:sz w:val="16"/>
          <w:szCs w:val="16"/>
        </w:rPr>
        <w:t>&lt;</w:t>
      </w:r>
      <w:r w:rsidRPr="00D2151E">
        <w:rPr>
          <w:rFonts w:ascii="Arial" w:hAnsi="Arial" w:cs="Arial"/>
          <w:iCs/>
          <w:color w:val="FF0000"/>
          <w:sz w:val="16"/>
          <w:szCs w:val="16"/>
        </w:rPr>
        <w:t xml:space="preserve"> Unchanged text is </w:t>
      </w:r>
      <w:r w:rsidRPr="00D2151E">
        <w:rPr>
          <w:rFonts w:ascii="Arial" w:eastAsia="Malgun Gothic" w:hAnsi="Arial" w:cs="Arial"/>
          <w:color w:val="FF0000"/>
          <w:sz w:val="16"/>
          <w:szCs w:val="16"/>
        </w:rPr>
        <w:t>omitted&gt;</w:t>
      </w:r>
    </w:p>
    <w:p w14:paraId="1A376958" w14:textId="77777777" w:rsidR="004F6239" w:rsidRPr="00D2151E" w:rsidRDefault="004F6239" w:rsidP="004F6239">
      <w:pPr>
        <w:spacing w:line="276" w:lineRule="auto"/>
        <w:ind w:left="425"/>
        <w:rPr>
          <w:rFonts w:ascii="Arial" w:eastAsia="SimSun" w:hAnsi="Arial" w:cs="Arial"/>
          <w:color w:val="000000"/>
          <w:sz w:val="16"/>
          <w:szCs w:val="16"/>
          <w:lang w:val="en-AU" w:eastAsia="x-none"/>
        </w:rPr>
      </w:pPr>
      <w:r w:rsidRPr="00D2151E">
        <w:rPr>
          <w:rFonts w:ascii="Arial" w:eastAsia="SimSun" w:hAnsi="Arial" w:cs="Arial"/>
          <w:color w:val="000000"/>
          <w:sz w:val="16"/>
          <w:szCs w:val="16"/>
        </w:rPr>
        <w:t xml:space="preserve">Except when higher layer parameter </w:t>
      </w:r>
      <w:r w:rsidRPr="00D2151E">
        <w:rPr>
          <w:rFonts w:ascii="Arial" w:eastAsia="SimSun" w:hAnsi="Arial" w:cs="Arial"/>
          <w:i/>
          <w:color w:val="000000"/>
          <w:sz w:val="16"/>
          <w:szCs w:val="16"/>
        </w:rPr>
        <w:t>ul-FullPowerTransmission</w:t>
      </w:r>
      <w:r w:rsidRPr="00D2151E">
        <w:rPr>
          <w:rFonts w:ascii="Arial" w:eastAsia="SimSun" w:hAnsi="Arial" w:cs="Arial"/>
          <w:color w:val="000000"/>
          <w:sz w:val="16"/>
          <w:szCs w:val="16"/>
        </w:rPr>
        <w:t xml:space="preserve"> is set to '</w:t>
      </w:r>
      <w:r w:rsidRPr="00D2151E">
        <w:rPr>
          <w:rFonts w:ascii="Arial" w:eastAsia="SimSun" w:hAnsi="Arial" w:cs="Arial"/>
          <w:iCs/>
          <w:color w:val="000000"/>
          <w:sz w:val="16"/>
          <w:szCs w:val="16"/>
        </w:rPr>
        <w:t>fullpowerMode2</w:t>
      </w:r>
      <w:r w:rsidRPr="00D2151E">
        <w:rPr>
          <w:rFonts w:ascii="Arial" w:eastAsia="SimSun" w:hAnsi="Arial" w:cs="Arial"/>
          <w:color w:val="000000"/>
          <w:sz w:val="16"/>
          <w:szCs w:val="16"/>
        </w:rPr>
        <w:t xml:space="preserve">', </w:t>
      </w:r>
      <w:r w:rsidRPr="00D2151E">
        <w:rPr>
          <w:rFonts w:ascii="Arial" w:eastAsia="SimSun" w:hAnsi="Arial" w:cs="Arial"/>
          <w:color w:val="000000"/>
          <w:sz w:val="16"/>
          <w:szCs w:val="16"/>
          <w:lang w:val="en-AU" w:eastAsia="x-none"/>
        </w:rPr>
        <w:t xml:space="preserve">when multiple SRS resources are configured by </w:t>
      </w:r>
      <w:r w:rsidRPr="00D2151E">
        <w:rPr>
          <w:rFonts w:ascii="Arial" w:eastAsia="SimSun" w:hAnsi="Arial" w:cs="Arial"/>
          <w:i/>
          <w:color w:val="000000"/>
          <w:sz w:val="16"/>
          <w:szCs w:val="16"/>
          <w:lang w:val="en-AU" w:eastAsia="x-none"/>
        </w:rPr>
        <w:t>SRS-ResourceSet</w:t>
      </w:r>
      <w:r w:rsidRPr="00D2151E">
        <w:rPr>
          <w:rFonts w:ascii="Arial" w:eastAsia="SimSun" w:hAnsi="Arial" w:cs="Arial"/>
          <w:color w:val="000000"/>
          <w:sz w:val="16"/>
          <w:szCs w:val="16"/>
          <w:lang w:val="en-AU" w:eastAsia="x-none"/>
        </w:rPr>
        <w:t xml:space="preserve"> with </w:t>
      </w:r>
      <w:r w:rsidRPr="00D2151E">
        <w:rPr>
          <w:rFonts w:ascii="Arial" w:eastAsia="SimSun" w:hAnsi="Arial" w:cs="Arial"/>
          <w:i/>
          <w:color w:val="000000"/>
          <w:sz w:val="16"/>
          <w:szCs w:val="16"/>
          <w:lang w:val="en-AU" w:eastAsia="x-none"/>
        </w:rPr>
        <w:t>usage</w:t>
      </w:r>
      <w:r w:rsidRPr="00D2151E">
        <w:rPr>
          <w:rFonts w:ascii="Arial" w:eastAsia="SimSun" w:hAnsi="Arial" w:cs="Arial"/>
          <w:color w:val="000000"/>
          <w:sz w:val="16"/>
          <w:szCs w:val="16"/>
          <w:lang w:val="en-AU" w:eastAsia="x-none"/>
        </w:rPr>
        <w:t xml:space="preserve"> set to 'codebook', the UE shall expect that </w:t>
      </w:r>
      <w:r w:rsidRPr="00D2151E">
        <w:rPr>
          <w:rFonts w:ascii="Arial" w:eastAsia="SimSun" w:hAnsi="Arial" w:cs="Arial"/>
          <w:color w:val="FF0000"/>
          <w:sz w:val="16"/>
          <w:szCs w:val="16"/>
          <w:lang w:val="en-AU" w:eastAsia="x-none"/>
        </w:rPr>
        <w:t xml:space="preserve">a same higher layer parameter of </w:t>
      </w:r>
      <w:r w:rsidRPr="00D2151E">
        <w:rPr>
          <w:rFonts w:ascii="Arial" w:eastAsia="SimSun" w:hAnsi="Arial" w:cs="Arial"/>
          <w:i/>
          <w:color w:val="FF0000"/>
          <w:sz w:val="16"/>
          <w:szCs w:val="16"/>
        </w:rPr>
        <w:t xml:space="preserve">nrofSRS-Ports or </w:t>
      </w:r>
      <w:r w:rsidRPr="00D2151E">
        <w:rPr>
          <w:rFonts w:ascii="Arial" w:hAnsi="Arial" w:cs="Arial"/>
          <w:i/>
          <w:iCs/>
          <w:color w:val="FF0000"/>
          <w:sz w:val="16"/>
          <w:szCs w:val="16"/>
        </w:rPr>
        <w:t>nrofSRS-Ports-n8 is configured</w:t>
      </w:r>
      <w:r w:rsidRPr="00D2151E">
        <w:rPr>
          <w:rFonts w:ascii="Arial" w:eastAsia="SimSun" w:hAnsi="Arial" w:cs="Arial"/>
          <w:sz w:val="16"/>
          <w:szCs w:val="16"/>
        </w:rPr>
        <w:t xml:space="preserve"> </w:t>
      </w:r>
      <w:r w:rsidRPr="00D2151E">
        <w:rPr>
          <w:rFonts w:ascii="Arial" w:eastAsia="SimSun" w:hAnsi="Arial" w:cs="Arial"/>
          <w:color w:val="000000"/>
          <w:sz w:val="16"/>
          <w:szCs w:val="16"/>
          <w:lang w:val="en-AU" w:eastAsia="x-none"/>
        </w:rPr>
        <w:t xml:space="preserve">in </w:t>
      </w:r>
      <w:r w:rsidRPr="00D2151E">
        <w:rPr>
          <w:rFonts w:ascii="Arial" w:eastAsia="SimSun" w:hAnsi="Arial" w:cs="Arial"/>
          <w:i/>
          <w:color w:val="000000"/>
          <w:sz w:val="16"/>
          <w:szCs w:val="16"/>
          <w:lang w:val="en-AU" w:eastAsia="x-none"/>
        </w:rPr>
        <w:t>SRS-Resource</w:t>
      </w:r>
      <w:r w:rsidRPr="00D2151E">
        <w:rPr>
          <w:rFonts w:ascii="Arial" w:eastAsia="SimSun" w:hAnsi="Arial" w:cs="Arial"/>
          <w:color w:val="000000"/>
          <w:sz w:val="16"/>
          <w:szCs w:val="16"/>
          <w:lang w:val="en-AU" w:eastAsia="x-none"/>
        </w:rPr>
        <w:t xml:space="preserve"> in </w:t>
      </w:r>
      <w:r w:rsidRPr="00D2151E">
        <w:rPr>
          <w:rFonts w:ascii="Arial" w:eastAsia="SimSun" w:hAnsi="Arial" w:cs="Arial"/>
          <w:i/>
          <w:iCs/>
          <w:sz w:val="16"/>
          <w:szCs w:val="16"/>
        </w:rPr>
        <w:t>SRS-ResourceSet</w:t>
      </w:r>
      <w:r w:rsidRPr="00D2151E">
        <w:rPr>
          <w:rFonts w:ascii="Arial" w:eastAsia="SimSun" w:hAnsi="Arial" w:cs="Arial"/>
          <w:iCs/>
          <w:sz w:val="16"/>
          <w:szCs w:val="16"/>
        </w:rPr>
        <w:t xml:space="preserve">, </w:t>
      </w:r>
      <w:r w:rsidRPr="00D2151E">
        <w:rPr>
          <w:rFonts w:ascii="Arial" w:eastAsia="SimSun" w:hAnsi="Arial" w:cs="Arial"/>
          <w:iCs/>
          <w:color w:val="FF0000"/>
          <w:sz w:val="16"/>
          <w:szCs w:val="16"/>
        </w:rPr>
        <w:t xml:space="preserve">and the higher layer parameter </w:t>
      </w:r>
      <w:r w:rsidRPr="00D2151E">
        <w:rPr>
          <w:rFonts w:ascii="Arial" w:eastAsia="SimSun" w:hAnsi="Arial" w:cs="Arial"/>
          <w:i/>
          <w:color w:val="FF0000"/>
          <w:sz w:val="16"/>
          <w:szCs w:val="16"/>
        </w:rPr>
        <w:t xml:space="preserve">nrofSRS-Ports or </w:t>
      </w:r>
      <w:r w:rsidRPr="00D2151E">
        <w:rPr>
          <w:rFonts w:ascii="Arial" w:hAnsi="Arial" w:cs="Arial"/>
          <w:i/>
          <w:iCs/>
          <w:color w:val="FF0000"/>
          <w:sz w:val="16"/>
          <w:szCs w:val="16"/>
        </w:rPr>
        <w:t>nrofSRS-Ports-n8</w:t>
      </w:r>
      <w:r w:rsidRPr="00D2151E">
        <w:rPr>
          <w:rFonts w:ascii="Arial" w:eastAsia="SimSun" w:hAnsi="Arial" w:cs="Arial"/>
          <w:i/>
          <w:color w:val="FF0000"/>
          <w:sz w:val="16"/>
          <w:szCs w:val="16"/>
          <w:lang w:val="en-AU" w:eastAsia="x-none"/>
        </w:rPr>
        <w:t xml:space="preserve"> </w:t>
      </w:r>
      <w:r w:rsidRPr="00D2151E">
        <w:rPr>
          <w:rFonts w:ascii="Arial" w:eastAsia="SimSun" w:hAnsi="Arial" w:cs="Arial"/>
          <w:color w:val="000000"/>
          <w:sz w:val="16"/>
          <w:szCs w:val="16"/>
          <w:lang w:val="en-AU" w:eastAsia="x-none"/>
        </w:rPr>
        <w:t>shall be configured with the same value for all these SRS resources.</w:t>
      </w:r>
    </w:p>
    <w:p w14:paraId="5AD10871" w14:textId="77777777" w:rsidR="004F6239" w:rsidRPr="00D2151E" w:rsidRDefault="004F6239" w:rsidP="004F6239">
      <w:pPr>
        <w:spacing w:line="276" w:lineRule="auto"/>
        <w:ind w:left="425"/>
        <w:jc w:val="center"/>
        <w:rPr>
          <w:rFonts w:ascii="Arial" w:hAnsi="Arial" w:cs="Arial"/>
          <w:color w:val="FF0000"/>
          <w:sz w:val="16"/>
          <w:szCs w:val="16"/>
        </w:rPr>
      </w:pPr>
      <w:r w:rsidRPr="00D2151E">
        <w:rPr>
          <w:rFonts w:ascii="Arial" w:eastAsia="Malgun Gothic" w:hAnsi="Arial" w:cs="Arial"/>
          <w:color w:val="FF0000"/>
          <w:sz w:val="16"/>
          <w:szCs w:val="16"/>
        </w:rPr>
        <w:t>&lt;</w:t>
      </w:r>
      <w:r w:rsidRPr="00D2151E">
        <w:rPr>
          <w:rFonts w:ascii="Arial" w:hAnsi="Arial" w:cs="Arial"/>
          <w:iCs/>
          <w:color w:val="FF0000"/>
          <w:sz w:val="16"/>
          <w:szCs w:val="16"/>
        </w:rPr>
        <w:t xml:space="preserve"> Unchanged text is </w:t>
      </w:r>
      <w:r w:rsidRPr="00D2151E">
        <w:rPr>
          <w:rFonts w:ascii="Arial" w:eastAsia="Malgun Gothic" w:hAnsi="Arial" w:cs="Arial"/>
          <w:color w:val="FF0000"/>
          <w:sz w:val="16"/>
          <w:szCs w:val="16"/>
        </w:rPr>
        <w:t>omitted&gt;</w:t>
      </w:r>
    </w:p>
    <w:p w14:paraId="7E6C3401" w14:textId="248C5430" w:rsidR="00D2151E" w:rsidRPr="00D2151E" w:rsidRDefault="00D2151E" w:rsidP="00D2151E">
      <w:pPr>
        <w:rPr>
          <w:color w:val="FF0000"/>
        </w:rPr>
      </w:pPr>
      <w:r w:rsidRPr="00D2151E">
        <w:rPr>
          <w:color w:val="FF0000"/>
        </w:rPr>
        <w:t>---------</w:t>
      </w:r>
      <w:r>
        <w:rPr>
          <w:color w:val="FF0000"/>
        </w:rPr>
        <w:t>End</w:t>
      </w:r>
      <w:r w:rsidRPr="00D2151E">
        <w:rPr>
          <w:color w:val="FF0000"/>
        </w:rPr>
        <w:t xml:space="preserve"> of TP---------</w:t>
      </w:r>
    </w:p>
    <w:p w14:paraId="36EF4CC3" w14:textId="00C6E690" w:rsidR="00062EA0" w:rsidRPr="0024247F" w:rsidRDefault="006F79AF" w:rsidP="00062EA0">
      <w:pPr>
        <w:pBdr>
          <w:bottom w:val="single" w:sz="6" w:space="1" w:color="auto"/>
        </w:pBdr>
        <w:rPr>
          <w:b/>
        </w:rPr>
      </w:pPr>
      <w:hyperlink r:id="rId399" w:history="1">
        <w:r>
          <w:rPr>
            <w:rStyle w:val="Hyperlink"/>
            <w:b/>
          </w:rPr>
          <w:t>R1-2405520</w:t>
        </w:r>
      </w:hyperlink>
      <w:r w:rsidR="00062EA0" w:rsidRPr="0024247F">
        <w:rPr>
          <w:b/>
        </w:rPr>
        <w:tab/>
        <w:t>Corrections for 8-port SRS (TDM or non-TDM, without mixture)</w:t>
      </w:r>
      <w:r w:rsidR="00062EA0" w:rsidRPr="0024247F">
        <w:rPr>
          <w:b/>
        </w:rPr>
        <w:tab/>
        <w:t>Moderator (Futurewei), Samsung, ZTE, Ericsson</w:t>
      </w:r>
    </w:p>
    <w:p w14:paraId="5A7977EB" w14:textId="0B6DC7F0" w:rsidR="0024247F" w:rsidRDefault="0024247F" w:rsidP="0024247F">
      <w:pPr>
        <w:pBdr>
          <w:bottom w:val="single" w:sz="6" w:space="1" w:color="auto"/>
        </w:pBdr>
      </w:pPr>
      <w:r w:rsidRPr="0024247F">
        <w:rPr>
          <w:b/>
        </w:rPr>
        <w:t>Thursday decision:</w:t>
      </w:r>
      <w:r w:rsidRPr="0024247F">
        <w:rPr>
          <w:bCs/>
        </w:rPr>
        <w:t xml:space="preserve"> Draft CR is endorsed. </w:t>
      </w:r>
      <w:r w:rsidRPr="0024247F">
        <w:t>Final CR (</w:t>
      </w:r>
      <w:r w:rsidRPr="00062EA0">
        <w:rPr>
          <w:bCs/>
        </w:rPr>
        <w:t>Rel-18</w:t>
      </w:r>
      <w:r>
        <w:rPr>
          <w:bCs/>
        </w:rPr>
        <w:t xml:space="preserve">, </w:t>
      </w:r>
      <w:r w:rsidRPr="00062EA0">
        <w:rPr>
          <w:bCs/>
        </w:rPr>
        <w:t>38.214</w:t>
      </w:r>
      <w:r>
        <w:rPr>
          <w:bCs/>
        </w:rPr>
        <w:t xml:space="preserve">, </w:t>
      </w:r>
      <w:r w:rsidRPr="00062EA0">
        <w:rPr>
          <w:bCs/>
        </w:rPr>
        <w:t>NR_MIMO_evo_DL_UL-Core</w:t>
      </w:r>
      <w:r>
        <w:rPr>
          <w:bCs/>
        </w:rPr>
        <w:t>, CR</w:t>
      </w:r>
      <w:r w:rsidRPr="00062EA0">
        <w:rPr>
          <w:bCs/>
        </w:rPr>
        <w:t>0587</w:t>
      </w:r>
      <w:r>
        <w:rPr>
          <w:bCs/>
        </w:rPr>
        <w:t xml:space="preserve">, Cat </w:t>
      </w:r>
      <w:r w:rsidRPr="00062EA0">
        <w:rPr>
          <w:bCs/>
        </w:rPr>
        <w:t>F</w:t>
      </w:r>
      <w:r w:rsidRPr="0024247F">
        <w:t xml:space="preserve">) is </w:t>
      </w:r>
      <w:r w:rsidRPr="0024247F">
        <w:rPr>
          <w:highlight w:val="green"/>
        </w:rPr>
        <w:t xml:space="preserve">agreed in </w:t>
      </w:r>
      <w:hyperlink r:id="rId400" w:history="1">
        <w:r w:rsidR="006F79AF">
          <w:rPr>
            <w:rStyle w:val="Hyperlink"/>
            <w:highlight w:val="green"/>
          </w:rPr>
          <w:t>R1-2405722</w:t>
        </w:r>
      </w:hyperlink>
      <w:r w:rsidRPr="0024247F">
        <w:t>.</w:t>
      </w:r>
    </w:p>
    <w:p w14:paraId="71B7F2A2" w14:textId="77777777" w:rsidR="00D2151E" w:rsidRDefault="00D2151E" w:rsidP="00D2151E">
      <w:pPr>
        <w:pBdr>
          <w:bottom w:val="single" w:sz="6" w:space="1" w:color="auto"/>
        </w:pBdr>
        <w:rPr>
          <w:bCs/>
        </w:rPr>
      </w:pPr>
    </w:p>
    <w:p w14:paraId="580B3707" w14:textId="77777777" w:rsidR="00D2151E" w:rsidRDefault="00D2151E" w:rsidP="00D2151E">
      <w:pPr>
        <w:rPr>
          <w:bCs/>
        </w:rPr>
      </w:pPr>
    </w:p>
    <w:p w14:paraId="39D684DE" w14:textId="0F46ED7B" w:rsidR="00D2151E" w:rsidRDefault="006F79AF" w:rsidP="00D2151E">
      <w:pPr>
        <w:rPr>
          <w:bCs/>
        </w:rPr>
      </w:pPr>
      <w:hyperlink r:id="rId401" w:history="1">
        <w:r>
          <w:rPr>
            <w:rStyle w:val="Hyperlink"/>
            <w:bCs/>
          </w:rPr>
          <w:t>R1-2405333</w:t>
        </w:r>
      </w:hyperlink>
      <w:r w:rsidR="00D2151E" w:rsidRPr="00D7097B">
        <w:rPr>
          <w:bCs/>
        </w:rPr>
        <w:tab/>
        <w:t>Correction on PRACH association indicator in PDCCH order in 38.212</w:t>
      </w:r>
      <w:r w:rsidR="00D2151E" w:rsidRPr="00D7097B">
        <w:rPr>
          <w:bCs/>
        </w:rPr>
        <w:tab/>
        <w:t>Huawei, HiSilicon, Google, Ericsson</w:t>
      </w:r>
    </w:p>
    <w:p w14:paraId="1F13348A" w14:textId="33700A5A" w:rsidR="00B66CC6" w:rsidRPr="00D7097B" w:rsidRDefault="006F79AF" w:rsidP="00B66CC6">
      <w:pPr>
        <w:rPr>
          <w:bCs/>
        </w:rPr>
      </w:pPr>
      <w:hyperlink r:id="rId402" w:history="1">
        <w:r>
          <w:rPr>
            <w:rStyle w:val="Hyperlink"/>
            <w:bCs/>
          </w:rPr>
          <w:t>R1-2404716</w:t>
        </w:r>
      </w:hyperlink>
      <w:r w:rsidR="00B66CC6" w:rsidRPr="00D7097B">
        <w:rPr>
          <w:bCs/>
        </w:rPr>
        <w:tab/>
        <w:t>Discussion on PRACH association indicator field in PDCCH order in TS 38.212</w:t>
      </w:r>
      <w:r w:rsidR="00B66CC6" w:rsidRPr="00D7097B">
        <w:rPr>
          <w:bCs/>
        </w:rPr>
        <w:tab/>
        <w:t>ZTE</w:t>
      </w:r>
    </w:p>
    <w:p w14:paraId="75B40825" w14:textId="19E3A2AB" w:rsidR="00D2151E" w:rsidRPr="00D7097B" w:rsidRDefault="006F79AF" w:rsidP="00D2151E">
      <w:pPr>
        <w:rPr>
          <w:bCs/>
        </w:rPr>
      </w:pPr>
      <w:hyperlink r:id="rId403" w:history="1">
        <w:r>
          <w:rPr>
            <w:rStyle w:val="Hyperlink"/>
            <w:bCs/>
          </w:rPr>
          <w:t>R1-2404717</w:t>
        </w:r>
      </w:hyperlink>
      <w:r w:rsidR="00D2151E" w:rsidRPr="00D7097B">
        <w:rPr>
          <w:bCs/>
        </w:rPr>
        <w:tab/>
        <w:t>Draft CR on PRACH association indicator field in PDCCH order in TS 38.212</w:t>
      </w:r>
      <w:r w:rsidR="00D2151E" w:rsidRPr="00D7097B">
        <w:rPr>
          <w:bCs/>
        </w:rPr>
        <w:tab/>
        <w:t>ZTE</w:t>
      </w:r>
    </w:p>
    <w:p w14:paraId="16A968EF" w14:textId="767F62CC" w:rsidR="00D2151E" w:rsidRPr="00D7097B" w:rsidRDefault="006F79AF" w:rsidP="00D2151E">
      <w:pPr>
        <w:rPr>
          <w:bCs/>
        </w:rPr>
      </w:pPr>
      <w:hyperlink r:id="rId404" w:history="1">
        <w:r>
          <w:rPr>
            <w:rStyle w:val="Hyperlink"/>
            <w:bCs/>
          </w:rPr>
          <w:t>R1-2404823</w:t>
        </w:r>
      </w:hyperlink>
      <w:r w:rsidR="00D2151E" w:rsidRPr="00D7097B">
        <w:rPr>
          <w:bCs/>
        </w:rPr>
        <w:tab/>
        <w:t>Draft CR for Rel-18 two-TA enhancement</w:t>
      </w:r>
      <w:r w:rsidR="00D2151E" w:rsidRPr="00D7097B">
        <w:rPr>
          <w:bCs/>
        </w:rPr>
        <w:tab/>
        <w:t>OPPO</w:t>
      </w:r>
    </w:p>
    <w:p w14:paraId="7C2B451A" w14:textId="4D9142C7" w:rsidR="00D2151E" w:rsidRDefault="006F79AF" w:rsidP="00D2151E">
      <w:pPr>
        <w:rPr>
          <w:bCs/>
        </w:rPr>
      </w:pPr>
      <w:hyperlink r:id="rId405" w:history="1">
        <w:r>
          <w:rPr>
            <w:rStyle w:val="Hyperlink"/>
            <w:bCs/>
          </w:rPr>
          <w:t>R1-2405268</w:t>
        </w:r>
      </w:hyperlink>
      <w:r w:rsidR="00D2151E" w:rsidRPr="00D7097B">
        <w:rPr>
          <w:bCs/>
        </w:rPr>
        <w:tab/>
        <w:t>Draft CR for 38.212 on the condition for the PRACH assoc</w:t>
      </w:r>
      <w:r w:rsidR="000514A9">
        <w:rPr>
          <w:bCs/>
        </w:rPr>
        <w:t>i</w:t>
      </w:r>
      <w:r w:rsidR="00D2151E" w:rsidRPr="00D7097B">
        <w:rPr>
          <w:bCs/>
        </w:rPr>
        <w:t>ation indicator field</w:t>
      </w:r>
      <w:r w:rsidR="00D2151E" w:rsidRPr="00D7097B">
        <w:rPr>
          <w:bCs/>
        </w:rPr>
        <w:tab/>
        <w:t>Ericsson</w:t>
      </w:r>
    </w:p>
    <w:p w14:paraId="5F3398FA" w14:textId="28BE61FC" w:rsidR="00D2151E" w:rsidRPr="00D7097B" w:rsidRDefault="006F79AF" w:rsidP="00D2151E">
      <w:pPr>
        <w:rPr>
          <w:bCs/>
        </w:rPr>
      </w:pPr>
      <w:hyperlink r:id="rId406" w:history="1">
        <w:r>
          <w:rPr>
            <w:rStyle w:val="Hyperlink"/>
            <w:bCs/>
          </w:rPr>
          <w:t>R1-2405139</w:t>
        </w:r>
      </w:hyperlink>
      <w:r w:rsidR="00D2151E" w:rsidRPr="00D7097B">
        <w:rPr>
          <w:bCs/>
        </w:rPr>
        <w:tab/>
        <w:t>Maintenance on NR MIMO Evolution for Downlink and Uplink</w:t>
      </w:r>
      <w:r w:rsidR="00D2151E" w:rsidRPr="00D7097B">
        <w:rPr>
          <w:bCs/>
        </w:rPr>
        <w:tab/>
        <w:t>Qualcomm Incorporated</w:t>
      </w:r>
    </w:p>
    <w:p w14:paraId="2A0C6DA1" w14:textId="77777777" w:rsidR="00D2151E" w:rsidRDefault="00D2151E" w:rsidP="00D2151E">
      <w:pPr>
        <w:rPr>
          <w:bCs/>
        </w:rPr>
      </w:pPr>
    </w:p>
    <w:p w14:paraId="38D175D4" w14:textId="7EEC00A4" w:rsidR="004F6239" w:rsidRPr="00D2151E" w:rsidRDefault="006F79AF" w:rsidP="004F6239">
      <w:pPr>
        <w:rPr>
          <w:b/>
        </w:rPr>
      </w:pPr>
      <w:hyperlink r:id="rId407" w:history="1">
        <w:r>
          <w:rPr>
            <w:rStyle w:val="Hyperlink"/>
            <w:b/>
          </w:rPr>
          <w:t>R1-2405426</w:t>
        </w:r>
      </w:hyperlink>
      <w:r w:rsidR="00D2151E" w:rsidRPr="00D2151E">
        <w:rPr>
          <w:b/>
        </w:rPr>
        <w:tab/>
        <w:t>Moderator Summary #1 on Two TAs for multi-DCI</w:t>
      </w:r>
      <w:r w:rsidR="00D2151E" w:rsidRPr="00D2151E">
        <w:rPr>
          <w:b/>
        </w:rPr>
        <w:tab/>
        <w:t>Moderator (Ericsson)</w:t>
      </w:r>
    </w:p>
    <w:p w14:paraId="0C2E5954" w14:textId="77777777" w:rsidR="00D2151E" w:rsidRDefault="00D2151E" w:rsidP="00D2151E">
      <w:pPr>
        <w:rPr>
          <w:bCs/>
        </w:rPr>
      </w:pPr>
      <w:r>
        <w:rPr>
          <w:bCs/>
        </w:rPr>
        <w:t>From Monday session</w:t>
      </w:r>
    </w:p>
    <w:p w14:paraId="22907E8C" w14:textId="77777777" w:rsidR="004F6239" w:rsidRDefault="004F6239" w:rsidP="004F6239">
      <w:pPr>
        <w:rPr>
          <w:bCs/>
          <w:highlight w:val="green"/>
        </w:rPr>
      </w:pPr>
      <w:r>
        <w:rPr>
          <w:bCs/>
          <w:highlight w:val="green"/>
        </w:rPr>
        <w:t>Agreement</w:t>
      </w:r>
    </w:p>
    <w:p w14:paraId="1C537B62" w14:textId="208997FE" w:rsidR="004F6239" w:rsidRDefault="004F6239" w:rsidP="004F6239">
      <w:pPr>
        <w:rPr>
          <w:rFonts w:ascii="Times New Roman" w:hAnsi="Times New Roman"/>
          <w:sz w:val="18"/>
          <w:szCs w:val="18"/>
          <w:lang w:val="en-US"/>
        </w:rPr>
      </w:pPr>
      <w:r>
        <w:rPr>
          <w:rFonts w:ascii="Times New Roman" w:hAnsi="Times New Roman"/>
          <w:sz w:val="18"/>
          <w:szCs w:val="18"/>
          <w:lang w:val="en-US"/>
        </w:rPr>
        <w:t>Following TP is agreed for TS38.212.</w:t>
      </w:r>
    </w:p>
    <w:p w14:paraId="1C9B8EA5" w14:textId="77777777" w:rsidR="00D2151E" w:rsidRPr="00D2151E" w:rsidRDefault="00D2151E" w:rsidP="00D2151E">
      <w:pPr>
        <w:rPr>
          <w:color w:val="FF0000"/>
        </w:rPr>
      </w:pPr>
      <w:r w:rsidRPr="00D2151E">
        <w:rPr>
          <w:color w:val="FF0000"/>
        </w:rPr>
        <w:t>---------Start of TP---------</w:t>
      </w:r>
    </w:p>
    <w:p w14:paraId="37992457" w14:textId="77777777" w:rsidR="004F6239" w:rsidRPr="000514A9" w:rsidRDefault="004F6239" w:rsidP="000514A9">
      <w:pPr>
        <w:rPr>
          <w:rFonts w:ascii="Arial" w:hAnsi="Arial" w:cs="Arial"/>
          <w:b/>
          <w:bCs/>
          <w:sz w:val="16"/>
          <w:szCs w:val="16"/>
          <w:lang w:val="en-US"/>
        </w:rPr>
      </w:pPr>
      <w:r w:rsidRPr="000514A9">
        <w:rPr>
          <w:rFonts w:ascii="Arial" w:hAnsi="Arial" w:cs="Arial"/>
          <w:b/>
          <w:bCs/>
          <w:sz w:val="16"/>
          <w:szCs w:val="16"/>
          <w:lang w:val="en-US"/>
        </w:rPr>
        <w:t>7.3.1.2.1</w:t>
      </w:r>
      <w:r w:rsidRPr="000514A9">
        <w:rPr>
          <w:rFonts w:ascii="Arial" w:hAnsi="Arial" w:cs="Arial"/>
          <w:b/>
          <w:bCs/>
          <w:sz w:val="16"/>
          <w:szCs w:val="16"/>
          <w:lang w:val="en-US"/>
        </w:rPr>
        <w:tab/>
        <w:t>Format 1_0</w:t>
      </w:r>
    </w:p>
    <w:p w14:paraId="0913F799" w14:textId="77777777" w:rsidR="004F6239" w:rsidRPr="000514A9" w:rsidRDefault="004F6239" w:rsidP="000514A9">
      <w:pPr>
        <w:rPr>
          <w:rFonts w:ascii="Arial" w:hAnsi="Arial" w:cs="Arial"/>
          <w:sz w:val="16"/>
          <w:szCs w:val="16"/>
        </w:rPr>
      </w:pPr>
      <w:r w:rsidRPr="000514A9">
        <w:rPr>
          <w:rFonts w:ascii="Arial" w:hAnsi="Arial" w:cs="Arial"/>
          <w:sz w:val="16"/>
          <w:szCs w:val="16"/>
        </w:rPr>
        <w:t xml:space="preserve">DCI format </w:t>
      </w:r>
      <w:r w:rsidRPr="000514A9">
        <w:rPr>
          <w:rFonts w:ascii="Arial" w:hAnsi="Arial" w:cs="Arial"/>
          <w:sz w:val="16"/>
          <w:szCs w:val="16"/>
          <w:lang w:eastAsia="zh-CN"/>
        </w:rPr>
        <w:t>1_0</w:t>
      </w:r>
      <w:r w:rsidRPr="000514A9">
        <w:rPr>
          <w:rFonts w:ascii="Arial" w:hAnsi="Arial" w:cs="Arial"/>
          <w:sz w:val="16"/>
          <w:szCs w:val="16"/>
        </w:rPr>
        <w:t xml:space="preserve"> is used for the scheduling of P</w:t>
      </w:r>
      <w:r w:rsidRPr="000514A9">
        <w:rPr>
          <w:rFonts w:ascii="Arial" w:hAnsi="Arial" w:cs="Arial"/>
          <w:sz w:val="16"/>
          <w:szCs w:val="16"/>
          <w:lang w:eastAsia="zh-CN"/>
        </w:rPr>
        <w:t>D</w:t>
      </w:r>
      <w:r w:rsidRPr="000514A9">
        <w:rPr>
          <w:rFonts w:ascii="Arial" w:hAnsi="Arial" w:cs="Arial"/>
          <w:sz w:val="16"/>
          <w:szCs w:val="16"/>
        </w:rPr>
        <w:t xml:space="preserve">SCH in one </w:t>
      </w:r>
      <w:r w:rsidRPr="000514A9">
        <w:rPr>
          <w:rFonts w:ascii="Arial" w:hAnsi="Arial" w:cs="Arial"/>
          <w:sz w:val="16"/>
          <w:szCs w:val="16"/>
          <w:lang w:eastAsia="zh-CN"/>
        </w:rPr>
        <w:t>D</w:t>
      </w:r>
      <w:r w:rsidRPr="000514A9">
        <w:rPr>
          <w:rFonts w:ascii="Arial" w:hAnsi="Arial" w:cs="Arial"/>
          <w:sz w:val="16"/>
          <w:szCs w:val="16"/>
        </w:rPr>
        <w:t xml:space="preserve">L cell. </w:t>
      </w:r>
    </w:p>
    <w:p w14:paraId="5E0E61D3" w14:textId="77777777" w:rsidR="004F6239" w:rsidRPr="000514A9" w:rsidRDefault="004F6239" w:rsidP="000514A9">
      <w:pPr>
        <w:rPr>
          <w:rFonts w:ascii="Arial" w:hAnsi="Arial" w:cs="Arial"/>
          <w:sz w:val="16"/>
          <w:szCs w:val="16"/>
          <w:lang w:eastAsia="zh-CN"/>
        </w:rPr>
      </w:pPr>
      <w:r w:rsidRPr="000514A9">
        <w:rPr>
          <w:rFonts w:ascii="Arial" w:hAnsi="Arial" w:cs="Arial"/>
          <w:sz w:val="16"/>
          <w:szCs w:val="16"/>
        </w:rPr>
        <w:t>The following information is transmitted by means of the DCI format</w:t>
      </w:r>
      <w:r w:rsidRPr="000514A9">
        <w:rPr>
          <w:rFonts w:ascii="Arial" w:hAnsi="Arial" w:cs="Arial"/>
          <w:sz w:val="16"/>
          <w:szCs w:val="16"/>
          <w:lang w:eastAsia="zh-CN"/>
        </w:rPr>
        <w:t xml:space="preserve"> 1_0 with CRC scrambled by C-RNTI or CS-RNTI or MCS-C-RNTI</w:t>
      </w:r>
      <w:r w:rsidRPr="000514A9">
        <w:rPr>
          <w:rFonts w:ascii="Arial" w:hAnsi="Arial" w:cs="Arial"/>
          <w:sz w:val="16"/>
          <w:szCs w:val="16"/>
        </w:rPr>
        <w:t>:</w:t>
      </w:r>
    </w:p>
    <w:p w14:paraId="68CBD329" w14:textId="77777777" w:rsidR="004F6239" w:rsidRPr="000514A9" w:rsidRDefault="004F6239" w:rsidP="000514A9">
      <w:pPr>
        <w:overflowPunct w:val="0"/>
        <w:autoSpaceDE w:val="0"/>
        <w:autoSpaceDN w:val="0"/>
        <w:adjustRightInd w:val="0"/>
        <w:ind w:left="568" w:hanging="284"/>
        <w:textAlignment w:val="baseline"/>
        <w:rPr>
          <w:rFonts w:ascii="Arial" w:eastAsia="DengXian" w:hAnsi="Arial" w:cs="Arial"/>
          <w:sz w:val="16"/>
          <w:szCs w:val="16"/>
        </w:rPr>
      </w:pPr>
      <w:r w:rsidRPr="000514A9">
        <w:rPr>
          <w:rFonts w:ascii="Arial" w:eastAsia="DengXian" w:hAnsi="Arial" w:cs="Arial"/>
          <w:sz w:val="16"/>
          <w:szCs w:val="16"/>
          <w:lang w:eastAsia="zh-CN"/>
        </w:rPr>
        <w:t>-</w:t>
      </w:r>
      <w:r w:rsidRPr="000514A9">
        <w:rPr>
          <w:rFonts w:ascii="Arial" w:eastAsia="DengXian" w:hAnsi="Arial" w:cs="Arial"/>
          <w:sz w:val="16"/>
          <w:szCs w:val="16"/>
          <w:lang w:eastAsia="zh-CN"/>
        </w:rPr>
        <w:tab/>
        <w:t>Cell indicator</w:t>
      </w:r>
      <w:r w:rsidRPr="000514A9">
        <w:rPr>
          <w:rFonts w:ascii="Arial" w:eastAsia="DengXian" w:hAnsi="Arial" w:cs="Arial"/>
          <w:sz w:val="16"/>
          <w:szCs w:val="16"/>
        </w:rPr>
        <w:t xml:space="preserve"> -</w:t>
      </w:r>
      <w:r w:rsidRPr="000514A9">
        <w:rPr>
          <w:rFonts w:ascii="Arial" w:eastAsia="DengXian" w:hAnsi="Arial" w:cs="Arial"/>
          <w:sz w:val="16"/>
          <w:szCs w:val="16"/>
        </w:rPr>
        <w:fldChar w:fldCharType="begin"/>
      </w:r>
      <w:r w:rsidRPr="000514A9">
        <w:rPr>
          <w:rFonts w:ascii="Arial" w:eastAsia="DengXian" w:hAnsi="Arial" w:cs="Arial"/>
          <w:sz w:val="16"/>
          <w:szCs w:val="16"/>
        </w:rPr>
        <w:instrText xml:space="preserve"> QUOTE </w:instrText>
      </w:r>
      <w:r w:rsidR="00F93BBE">
        <w:rPr>
          <w:rFonts w:ascii="Arial" w:hAnsi="Arial" w:cs="Arial"/>
          <w:position w:val="-4"/>
          <w:sz w:val="16"/>
          <w:szCs w:val="16"/>
        </w:rPr>
        <w:pict w14:anchorId="61177E9B">
          <v:shape id="_x0000_i1052" type="#_x0000_t75" style="width:54.75pt;height:11.25pt" equationxml="&lt;">
            <v:imagedata r:id="rId408" o:title="" chromakey="white"/>
          </v:shape>
        </w:pict>
      </w:r>
      <w:r w:rsidRPr="000514A9">
        <w:rPr>
          <w:rFonts w:ascii="Arial" w:eastAsia="DengXian" w:hAnsi="Arial" w:cs="Arial"/>
          <w:sz w:val="16"/>
          <w:szCs w:val="16"/>
        </w:rPr>
        <w:instrText xml:space="preserve"> </w:instrText>
      </w:r>
      <w:r w:rsidRPr="000514A9">
        <w:rPr>
          <w:rFonts w:ascii="Arial" w:eastAsia="DengXian" w:hAnsi="Arial" w:cs="Arial"/>
          <w:sz w:val="16"/>
          <w:szCs w:val="16"/>
        </w:rPr>
        <w:fldChar w:fldCharType="separate"/>
      </w:r>
      <w:r w:rsidR="00F93BBE">
        <w:rPr>
          <w:rFonts w:ascii="Arial" w:hAnsi="Arial" w:cs="Arial"/>
          <w:position w:val="-4"/>
          <w:sz w:val="16"/>
          <w:szCs w:val="16"/>
        </w:rPr>
        <w:pict w14:anchorId="5D60DD71">
          <v:shape id="_x0000_i1053" type="#_x0000_t75" style="width:54.75pt;height:11.25pt" equationxml="&lt;">
            <v:imagedata r:id="rId408" o:title="" chromakey="white"/>
          </v:shape>
        </w:pict>
      </w:r>
      <w:r w:rsidRPr="000514A9">
        <w:rPr>
          <w:rFonts w:ascii="Arial" w:eastAsia="DengXian" w:hAnsi="Arial" w:cs="Arial"/>
          <w:sz w:val="16"/>
          <w:szCs w:val="16"/>
        </w:rPr>
        <w:fldChar w:fldCharType="end"/>
      </w:r>
      <w:r w:rsidRPr="000514A9">
        <w:rPr>
          <w:rFonts w:ascii="Arial" w:eastAsia="DengXian" w:hAnsi="Arial" w:cs="Arial"/>
          <w:sz w:val="16"/>
          <w:szCs w:val="16"/>
        </w:rPr>
        <w:t xml:space="preserve"> bits indicating the cell for the corresponding PRACH transmission if the UE is configured with higher layer parameter </w:t>
      </w:r>
      <w:r w:rsidRPr="000514A9">
        <w:rPr>
          <w:rFonts w:ascii="Arial" w:eastAsia="DengXian" w:hAnsi="Arial" w:cs="Arial"/>
          <w:i/>
          <w:sz w:val="16"/>
          <w:szCs w:val="16"/>
        </w:rPr>
        <w:t>EarlyUlSyncConfig</w:t>
      </w:r>
      <w:r w:rsidRPr="000514A9">
        <w:rPr>
          <w:rFonts w:ascii="Arial" w:eastAsia="DengXian" w:hAnsi="Arial" w:cs="Arial"/>
          <w:sz w:val="16"/>
          <w:szCs w:val="16"/>
        </w:rPr>
        <w:t xml:space="preserve">, where </w:t>
      </w:r>
      <w:r w:rsidRPr="000514A9">
        <w:rPr>
          <w:rFonts w:ascii="Arial" w:eastAsia="DengXian" w:hAnsi="Arial" w:cs="Arial"/>
          <w:i/>
          <w:sz w:val="16"/>
          <w:szCs w:val="16"/>
        </w:rPr>
        <w:t>C</w:t>
      </w:r>
      <w:r w:rsidRPr="000514A9">
        <w:rPr>
          <w:rFonts w:ascii="Arial" w:eastAsia="DengXian" w:hAnsi="Arial" w:cs="Arial"/>
          <w:sz w:val="16"/>
          <w:szCs w:val="16"/>
        </w:rPr>
        <w:t xml:space="preserve"> is the number of candidate cells configured with higher layer parameter</w:t>
      </w:r>
      <w:r w:rsidRPr="000514A9">
        <w:rPr>
          <w:rFonts w:ascii="Arial" w:eastAsia="DengXian" w:hAnsi="Arial" w:cs="Arial"/>
          <w:i/>
          <w:sz w:val="16"/>
          <w:szCs w:val="16"/>
        </w:rPr>
        <w:t xml:space="preserve"> EarlyUlSyncConfig</w:t>
      </w:r>
      <w:r w:rsidRPr="000514A9">
        <w:rPr>
          <w:rFonts w:ascii="Arial" w:eastAsia="DengXian" w:hAnsi="Arial" w:cs="Arial"/>
          <w:sz w:val="16"/>
          <w:szCs w:val="16"/>
        </w:rPr>
        <w:t xml:space="preserve">; 0 bit otherwise. The bit field index 0 of the cell indicator field is mapped to the serving cell, and other bit field indexes are mapped to the candidate cells configured with higher layer parameter </w:t>
      </w:r>
      <w:r w:rsidRPr="000514A9">
        <w:rPr>
          <w:rFonts w:ascii="Arial" w:eastAsia="DengXian" w:hAnsi="Arial" w:cs="Arial"/>
          <w:i/>
          <w:sz w:val="16"/>
          <w:szCs w:val="16"/>
        </w:rPr>
        <w:t>EarlyUlSyncConfig</w:t>
      </w:r>
      <w:r w:rsidRPr="000514A9">
        <w:rPr>
          <w:rFonts w:ascii="Arial" w:eastAsia="DengXian" w:hAnsi="Arial" w:cs="Arial"/>
          <w:sz w:val="16"/>
          <w:szCs w:val="16"/>
        </w:rPr>
        <w:t xml:space="preserve"> according to</w:t>
      </w:r>
      <w:r w:rsidRPr="000514A9">
        <w:rPr>
          <w:rFonts w:ascii="Arial" w:eastAsia="DengXian" w:hAnsi="Arial" w:cs="Arial"/>
          <w:sz w:val="16"/>
          <w:szCs w:val="16"/>
          <w:lang w:eastAsia="zh-CN"/>
        </w:rPr>
        <w:t xml:space="preserve"> an ascending order of a candidate identity configured by</w:t>
      </w:r>
      <w:r w:rsidRPr="000514A9">
        <w:rPr>
          <w:rFonts w:ascii="Arial" w:eastAsia="DengXian" w:hAnsi="Arial" w:cs="Arial"/>
          <w:bCs/>
          <w:i/>
          <w:kern w:val="2"/>
          <w:sz w:val="16"/>
          <w:szCs w:val="16"/>
          <w:lang w:eastAsia="zh-CN"/>
        </w:rPr>
        <w:t xml:space="preserve"> ltm-CandidateId</w:t>
      </w:r>
      <w:r w:rsidRPr="000514A9">
        <w:rPr>
          <w:rFonts w:ascii="Arial" w:eastAsia="DengXian" w:hAnsi="Arial" w:cs="Arial"/>
          <w:sz w:val="16"/>
          <w:szCs w:val="16"/>
          <w:lang w:eastAsia="zh-CN"/>
        </w:rPr>
        <w:t>, with the bit field index 1 mapped to the candidate cell with the smallest candidate identity.</w:t>
      </w:r>
      <w:r w:rsidRPr="000514A9">
        <w:rPr>
          <w:rFonts w:ascii="Arial" w:eastAsia="DengXian" w:hAnsi="Arial" w:cs="Arial"/>
          <w:sz w:val="16"/>
          <w:szCs w:val="16"/>
        </w:rPr>
        <w:t xml:space="preserve"> </w:t>
      </w:r>
    </w:p>
    <w:p w14:paraId="6E70C13B" w14:textId="77777777" w:rsidR="004F6239" w:rsidRPr="000514A9" w:rsidRDefault="004F6239" w:rsidP="000514A9">
      <w:pPr>
        <w:overflowPunct w:val="0"/>
        <w:autoSpaceDE w:val="0"/>
        <w:autoSpaceDN w:val="0"/>
        <w:adjustRightInd w:val="0"/>
        <w:ind w:left="568" w:hanging="284"/>
        <w:textAlignment w:val="baseline"/>
        <w:rPr>
          <w:rFonts w:ascii="Arial" w:eastAsia="DengXian" w:hAnsi="Arial" w:cs="Arial"/>
          <w:sz w:val="16"/>
          <w:szCs w:val="16"/>
        </w:rPr>
      </w:pPr>
      <w:r w:rsidRPr="000514A9">
        <w:rPr>
          <w:rFonts w:ascii="Arial" w:eastAsia="DengXian" w:hAnsi="Arial" w:cs="Arial"/>
          <w:sz w:val="16"/>
          <w:szCs w:val="16"/>
          <w:lang w:eastAsia="zh-CN"/>
        </w:rPr>
        <w:t>-</w:t>
      </w:r>
      <w:r w:rsidRPr="000514A9">
        <w:rPr>
          <w:rFonts w:ascii="Arial" w:eastAsia="DengXian" w:hAnsi="Arial" w:cs="Arial"/>
          <w:sz w:val="16"/>
          <w:szCs w:val="16"/>
          <w:lang w:eastAsia="zh-CN"/>
        </w:rPr>
        <w:tab/>
        <w:t>PRACH association indicator</w:t>
      </w:r>
      <w:r w:rsidRPr="000514A9">
        <w:rPr>
          <w:rFonts w:ascii="Arial" w:eastAsia="DengXian" w:hAnsi="Arial" w:cs="Arial"/>
          <w:sz w:val="16"/>
          <w:szCs w:val="16"/>
        </w:rPr>
        <w:t xml:space="preserve"> </w:t>
      </w:r>
      <w:r w:rsidRPr="000514A9">
        <w:rPr>
          <w:rFonts w:ascii="Arial" w:eastAsia="DengXian" w:hAnsi="Arial" w:cs="Arial"/>
          <w:sz w:val="16"/>
          <w:szCs w:val="16"/>
          <w:lang w:eastAsia="zh-CN"/>
        </w:rPr>
        <w:t>- 0 or 1 bit</w:t>
      </w:r>
    </w:p>
    <w:p w14:paraId="76B1DF81" w14:textId="77777777" w:rsidR="004F6239" w:rsidRPr="000514A9" w:rsidRDefault="004F6239" w:rsidP="000514A9">
      <w:pPr>
        <w:overflowPunct w:val="0"/>
        <w:autoSpaceDE w:val="0"/>
        <w:autoSpaceDN w:val="0"/>
        <w:adjustRightInd w:val="0"/>
        <w:ind w:left="851" w:hanging="284"/>
        <w:textAlignment w:val="baseline"/>
        <w:rPr>
          <w:rFonts w:ascii="Arial" w:hAnsi="Arial" w:cs="Arial"/>
          <w:color w:val="FF0000"/>
          <w:sz w:val="16"/>
          <w:szCs w:val="16"/>
        </w:rPr>
      </w:pPr>
      <w:r w:rsidRPr="000514A9">
        <w:rPr>
          <w:rFonts w:ascii="Arial" w:eastAsia="SimSun" w:hAnsi="Arial" w:cs="Arial"/>
          <w:sz w:val="16"/>
          <w:szCs w:val="16"/>
        </w:rPr>
        <w:t>-</w:t>
      </w:r>
      <w:r w:rsidRPr="000514A9">
        <w:rPr>
          <w:rFonts w:ascii="Arial" w:eastAsia="SimSun" w:hAnsi="Arial" w:cs="Arial"/>
          <w:sz w:val="16"/>
          <w:szCs w:val="16"/>
        </w:rPr>
        <w:tab/>
        <w:t xml:space="preserve">1bit if </w:t>
      </w:r>
      <w:r w:rsidRPr="000514A9">
        <w:rPr>
          <w:rFonts w:ascii="Arial" w:eastAsia="DengXian" w:hAnsi="Arial" w:cs="Arial"/>
          <w:sz w:val="16"/>
          <w:szCs w:val="16"/>
        </w:rPr>
        <w:t xml:space="preserve">the UE is </w:t>
      </w:r>
      <w:r w:rsidRPr="000514A9">
        <w:rPr>
          <w:rFonts w:ascii="Arial" w:eastAsia="DengXian" w:hAnsi="Arial" w:cs="Arial"/>
          <w:sz w:val="16"/>
          <w:szCs w:val="16"/>
          <w:lang w:eastAsia="zh-CN"/>
        </w:rPr>
        <w:t>provided</w:t>
      </w:r>
      <w:r w:rsidRPr="000514A9">
        <w:rPr>
          <w:rFonts w:ascii="Arial" w:eastAsia="DengXian" w:hAnsi="Arial" w:cs="Arial"/>
          <w:sz w:val="16"/>
          <w:szCs w:val="16"/>
        </w:rPr>
        <w:t xml:space="preserve"> with </w:t>
      </w:r>
      <w:r w:rsidRPr="000514A9">
        <w:rPr>
          <w:rFonts w:ascii="Arial" w:eastAsia="DengXian" w:hAnsi="Arial" w:cs="Arial"/>
          <w:i/>
          <w:sz w:val="16"/>
          <w:szCs w:val="16"/>
        </w:rPr>
        <w:t>tag</w:t>
      </w:r>
      <w:r w:rsidRPr="000514A9">
        <w:rPr>
          <w:rFonts w:ascii="Arial" w:eastAsia="DengXian" w:hAnsi="Arial" w:cs="Arial"/>
          <w:i/>
          <w:color w:val="FF0000"/>
          <w:sz w:val="16"/>
          <w:szCs w:val="16"/>
          <w:highlight w:val="yellow"/>
        </w:rPr>
        <w:t>2</w:t>
      </w:r>
      <w:r w:rsidRPr="000514A9">
        <w:rPr>
          <w:rFonts w:ascii="Arial" w:eastAsia="DengXian" w:hAnsi="Arial" w:cs="Arial"/>
          <w:i/>
          <w:sz w:val="16"/>
          <w:szCs w:val="16"/>
        </w:rPr>
        <w:t>-Id</w:t>
      </w:r>
      <w:r w:rsidRPr="000514A9">
        <w:rPr>
          <w:rFonts w:ascii="Arial" w:eastAsia="DengXian" w:hAnsi="Arial" w:cs="Arial"/>
          <w:i/>
          <w:strike/>
          <w:color w:val="FF0000"/>
          <w:sz w:val="16"/>
          <w:szCs w:val="16"/>
          <w:highlight w:val="yellow"/>
        </w:rPr>
        <w:t>2</w:t>
      </w:r>
      <w:r w:rsidRPr="000514A9">
        <w:rPr>
          <w:rFonts w:ascii="Arial" w:eastAsia="DengXian" w:hAnsi="Arial" w:cs="Arial"/>
          <w:sz w:val="16"/>
          <w:szCs w:val="16"/>
        </w:rPr>
        <w:t xml:space="preserve">, and the UE is not provided </w:t>
      </w:r>
      <w:r w:rsidRPr="000514A9">
        <w:rPr>
          <w:rFonts w:ascii="Arial" w:eastAsia="DengXian" w:hAnsi="Arial" w:cs="Arial"/>
          <w:i/>
          <w:sz w:val="16"/>
          <w:szCs w:val="16"/>
        </w:rPr>
        <w:t>coresetPoolIndex</w:t>
      </w:r>
      <w:r w:rsidRPr="000514A9">
        <w:rPr>
          <w:rFonts w:ascii="Arial" w:eastAsia="DengXian" w:hAnsi="Arial" w:cs="Arial"/>
          <w:sz w:val="16"/>
          <w:szCs w:val="16"/>
        </w:rPr>
        <w:t xml:space="preserve"> or is provided </w:t>
      </w:r>
      <w:r w:rsidRPr="000514A9">
        <w:rPr>
          <w:rFonts w:ascii="Arial" w:eastAsia="DengXian" w:hAnsi="Arial" w:cs="Arial"/>
          <w:i/>
          <w:sz w:val="16"/>
          <w:szCs w:val="16"/>
        </w:rPr>
        <w:t>coresetPoolIndex</w:t>
      </w:r>
      <w:r w:rsidRPr="000514A9">
        <w:rPr>
          <w:rFonts w:ascii="Arial" w:eastAsia="DengXian" w:hAnsi="Arial" w:cs="Arial"/>
          <w:sz w:val="16"/>
          <w:szCs w:val="16"/>
        </w:rPr>
        <w:t xml:space="preserve"> with</w:t>
      </w:r>
      <w:r w:rsidRPr="000514A9">
        <w:rPr>
          <w:rFonts w:ascii="Arial" w:eastAsia="DengXian" w:hAnsi="Arial" w:cs="Arial"/>
          <w:sz w:val="16"/>
          <w:szCs w:val="16"/>
          <w:lang w:eastAsia="zh-CN"/>
        </w:rPr>
        <w:t xml:space="preserve"> </w:t>
      </w:r>
      <w:r w:rsidRPr="000514A9">
        <w:rPr>
          <w:rFonts w:ascii="Arial" w:eastAsia="DengXian" w:hAnsi="Arial" w:cs="Arial"/>
          <w:sz w:val="16"/>
          <w:szCs w:val="16"/>
        </w:rPr>
        <w:t xml:space="preserve">value 0 for the first CORESETs, and is provided </w:t>
      </w:r>
      <w:r w:rsidRPr="000514A9">
        <w:rPr>
          <w:rFonts w:ascii="Arial" w:eastAsia="DengXian" w:hAnsi="Arial" w:cs="Arial"/>
          <w:i/>
          <w:sz w:val="16"/>
          <w:szCs w:val="16"/>
        </w:rPr>
        <w:t>coresetPoolIndex</w:t>
      </w:r>
      <w:r w:rsidRPr="000514A9">
        <w:rPr>
          <w:rFonts w:ascii="Arial" w:eastAsia="DengXian" w:hAnsi="Arial" w:cs="Arial"/>
          <w:sz w:val="16"/>
          <w:szCs w:val="16"/>
        </w:rPr>
        <w:t xml:space="preserve"> with value 1 for the second CORESETs. </w:t>
      </w:r>
      <w:r w:rsidRPr="000514A9">
        <w:rPr>
          <w:rFonts w:ascii="Arial" w:hAnsi="Arial" w:cs="Arial"/>
          <w:color w:val="FF0000"/>
          <w:sz w:val="16"/>
          <w:szCs w:val="16"/>
          <w:highlight w:val="yellow"/>
        </w:rPr>
        <w:t xml:space="preserve">This field is reserved </w:t>
      </w:r>
      <w:r w:rsidRPr="000514A9">
        <w:rPr>
          <w:rFonts w:ascii="Arial" w:hAnsi="Arial" w:cs="Arial"/>
          <w:color w:val="FF0000"/>
          <w:sz w:val="16"/>
          <w:szCs w:val="16"/>
          <w:highlight w:val="yellow"/>
          <w:lang w:eastAsia="zh-CN"/>
        </w:rPr>
        <w:t>if the cell indicated by Cell indicator field is a candidate cell</w:t>
      </w:r>
      <w:r w:rsidRPr="000514A9">
        <w:rPr>
          <w:rFonts w:ascii="Arial" w:hAnsi="Arial" w:cs="Arial"/>
          <w:color w:val="FF0000"/>
          <w:sz w:val="16"/>
          <w:szCs w:val="16"/>
          <w:highlight w:val="yellow"/>
        </w:rPr>
        <w:t>.</w:t>
      </w:r>
    </w:p>
    <w:p w14:paraId="20D8476F" w14:textId="77777777" w:rsidR="004F6239" w:rsidRPr="000514A9" w:rsidRDefault="004F6239" w:rsidP="000514A9">
      <w:pPr>
        <w:overflowPunct w:val="0"/>
        <w:autoSpaceDE w:val="0"/>
        <w:autoSpaceDN w:val="0"/>
        <w:adjustRightInd w:val="0"/>
        <w:ind w:left="1135" w:hanging="284"/>
        <w:textAlignment w:val="baseline"/>
        <w:rPr>
          <w:rFonts w:ascii="Arial" w:eastAsia="SimSun" w:hAnsi="Arial" w:cs="Arial"/>
          <w:sz w:val="16"/>
          <w:szCs w:val="16"/>
          <w:lang w:eastAsia="zh-CN"/>
        </w:rPr>
      </w:pPr>
      <w:r w:rsidRPr="000514A9">
        <w:rPr>
          <w:rFonts w:ascii="Arial" w:eastAsia="SimSun" w:hAnsi="Arial" w:cs="Arial"/>
          <w:sz w:val="16"/>
          <w:szCs w:val="16"/>
        </w:rPr>
        <w:t>-</w:t>
      </w:r>
      <w:r w:rsidRPr="000514A9">
        <w:rPr>
          <w:rFonts w:ascii="Arial" w:eastAsia="SimSun" w:hAnsi="Arial" w:cs="Arial"/>
          <w:sz w:val="16"/>
          <w:szCs w:val="16"/>
        </w:rPr>
        <w:tab/>
        <w:t xml:space="preserve">This field </w:t>
      </w:r>
      <w:r w:rsidRPr="000514A9">
        <w:rPr>
          <w:rFonts w:ascii="Arial" w:eastAsia="SimSun" w:hAnsi="Arial" w:cs="Arial"/>
          <w:sz w:val="16"/>
          <w:szCs w:val="16"/>
          <w:lang w:eastAsia="zh-CN"/>
        </w:rPr>
        <w:t xml:space="preserve">indicates the PCI associated with the </w:t>
      </w:r>
      <w:r w:rsidRPr="000514A9">
        <w:rPr>
          <w:rFonts w:ascii="Arial" w:eastAsia="SimSun" w:hAnsi="Arial" w:cs="Arial"/>
          <w:sz w:val="16"/>
          <w:szCs w:val="16"/>
          <w:lang w:val="en-US"/>
        </w:rPr>
        <w:t>PRACH transmission</w:t>
      </w:r>
      <w:r w:rsidRPr="000514A9">
        <w:rPr>
          <w:rFonts w:ascii="Arial" w:eastAsia="SimSun" w:hAnsi="Arial" w:cs="Arial"/>
          <w:sz w:val="16"/>
          <w:szCs w:val="16"/>
        </w:rPr>
        <w:t xml:space="preserve"> if </w:t>
      </w:r>
      <w:r w:rsidRPr="000514A9">
        <w:rPr>
          <w:rFonts w:ascii="Arial" w:eastAsia="DengXian" w:hAnsi="Arial" w:cs="Arial"/>
          <w:sz w:val="16"/>
          <w:szCs w:val="16"/>
        </w:rPr>
        <w:t xml:space="preserve">the UE is </w:t>
      </w:r>
      <w:r w:rsidRPr="000514A9">
        <w:rPr>
          <w:rFonts w:ascii="Arial" w:eastAsia="DengXian" w:hAnsi="Arial" w:cs="Arial"/>
          <w:sz w:val="16"/>
          <w:szCs w:val="16"/>
          <w:lang w:eastAsia="zh-CN"/>
        </w:rPr>
        <w:t xml:space="preserve">provided </w:t>
      </w:r>
      <w:r w:rsidRPr="000514A9">
        <w:rPr>
          <w:rFonts w:ascii="Arial" w:eastAsia="DengXian" w:hAnsi="Arial" w:cs="Arial"/>
          <w:i/>
          <w:kern w:val="2"/>
          <w:sz w:val="16"/>
          <w:szCs w:val="16"/>
          <w:lang w:eastAsia="zh-CN"/>
        </w:rPr>
        <w:t>SSB-MTC-AddtionalPCI</w:t>
      </w:r>
      <w:r w:rsidRPr="000514A9">
        <w:rPr>
          <w:rFonts w:ascii="Arial" w:eastAsia="SimSun" w:hAnsi="Arial" w:cs="Arial"/>
          <w:sz w:val="16"/>
          <w:szCs w:val="16"/>
          <w:lang w:eastAsia="zh-CN"/>
        </w:rPr>
        <w:t>. T</w:t>
      </w:r>
      <w:r w:rsidRPr="000514A9">
        <w:rPr>
          <w:rFonts w:ascii="Arial" w:eastAsia="SimSun" w:hAnsi="Arial" w:cs="Arial"/>
          <w:sz w:val="16"/>
          <w:szCs w:val="16"/>
        </w:rPr>
        <w:t xml:space="preserve">he bit field index 0 of this field is mapped to the PCI of the serving cell, and the bit field index 1 of this field is mapped to the additional PCI </w:t>
      </w:r>
      <w:r w:rsidRPr="000514A9">
        <w:rPr>
          <w:rFonts w:ascii="Arial" w:eastAsia="DengXian" w:hAnsi="Arial" w:cs="Arial"/>
          <w:color w:val="000000"/>
          <w:sz w:val="16"/>
          <w:szCs w:val="16"/>
          <w:lang w:eastAsia="zh-CN"/>
        </w:rPr>
        <w:t>associated with active TCI states</w:t>
      </w:r>
      <w:r w:rsidRPr="000514A9">
        <w:rPr>
          <w:rFonts w:ascii="Arial" w:eastAsia="SimSun" w:hAnsi="Arial" w:cs="Arial"/>
          <w:sz w:val="16"/>
          <w:szCs w:val="16"/>
        </w:rPr>
        <w:t>.</w:t>
      </w:r>
    </w:p>
    <w:p w14:paraId="243932A3" w14:textId="77777777" w:rsidR="004F6239" w:rsidRPr="000514A9" w:rsidRDefault="004F6239" w:rsidP="000514A9">
      <w:pPr>
        <w:overflowPunct w:val="0"/>
        <w:autoSpaceDE w:val="0"/>
        <w:autoSpaceDN w:val="0"/>
        <w:adjustRightInd w:val="0"/>
        <w:ind w:left="1135" w:hanging="284"/>
        <w:textAlignment w:val="baseline"/>
        <w:rPr>
          <w:rFonts w:ascii="Arial" w:eastAsia="SimSun" w:hAnsi="Arial" w:cs="Arial"/>
          <w:sz w:val="16"/>
          <w:szCs w:val="16"/>
          <w:lang w:eastAsia="zh-CN"/>
        </w:rPr>
      </w:pPr>
      <w:r w:rsidRPr="000514A9">
        <w:rPr>
          <w:rFonts w:ascii="Arial" w:eastAsia="SimSun" w:hAnsi="Arial" w:cs="Arial"/>
          <w:sz w:val="16"/>
          <w:szCs w:val="16"/>
        </w:rPr>
        <w:t>-</w:t>
      </w:r>
      <w:r w:rsidRPr="000514A9">
        <w:rPr>
          <w:rFonts w:ascii="Arial" w:eastAsia="SimSun" w:hAnsi="Arial" w:cs="Arial"/>
          <w:sz w:val="16"/>
          <w:szCs w:val="16"/>
        </w:rPr>
        <w:tab/>
        <w:t xml:space="preserve">This field </w:t>
      </w:r>
      <w:r w:rsidRPr="000514A9">
        <w:rPr>
          <w:rFonts w:ascii="Arial" w:eastAsia="SimSun" w:hAnsi="Arial" w:cs="Arial"/>
          <w:sz w:val="16"/>
          <w:szCs w:val="16"/>
          <w:lang w:eastAsia="zh-CN"/>
        </w:rPr>
        <w:t>indicates the PL-RS for the PRACH transmission</w:t>
      </w:r>
      <w:r w:rsidRPr="000514A9">
        <w:rPr>
          <w:rFonts w:ascii="Arial" w:eastAsia="SimSun" w:hAnsi="Arial" w:cs="Arial"/>
          <w:sz w:val="16"/>
          <w:szCs w:val="16"/>
        </w:rPr>
        <w:t xml:space="preserve"> if </w:t>
      </w:r>
      <w:r w:rsidRPr="000514A9">
        <w:rPr>
          <w:rFonts w:ascii="Arial" w:eastAsia="DengXian" w:hAnsi="Arial" w:cs="Arial"/>
          <w:sz w:val="16"/>
          <w:szCs w:val="16"/>
        </w:rPr>
        <w:t>the UE is not provided</w:t>
      </w:r>
      <w:r w:rsidRPr="000514A9">
        <w:rPr>
          <w:rFonts w:ascii="Arial" w:eastAsia="DengXian" w:hAnsi="Arial" w:cs="Arial"/>
          <w:kern w:val="2"/>
          <w:sz w:val="16"/>
          <w:szCs w:val="16"/>
          <w:lang w:eastAsia="zh-CN"/>
        </w:rPr>
        <w:t xml:space="preserve"> </w:t>
      </w:r>
      <w:r w:rsidRPr="000514A9">
        <w:rPr>
          <w:rFonts w:ascii="Arial" w:eastAsia="DengXian" w:hAnsi="Arial" w:cs="Arial"/>
          <w:i/>
          <w:kern w:val="2"/>
          <w:sz w:val="16"/>
          <w:szCs w:val="16"/>
          <w:lang w:eastAsia="zh-CN"/>
        </w:rPr>
        <w:t>SSB-MTC-AddtionalPCI</w:t>
      </w:r>
      <w:r w:rsidRPr="000514A9">
        <w:rPr>
          <w:rFonts w:ascii="Arial" w:eastAsia="SimSun" w:hAnsi="Arial" w:cs="Arial"/>
          <w:sz w:val="16"/>
          <w:szCs w:val="16"/>
          <w:lang w:eastAsia="zh-CN"/>
        </w:rPr>
        <w:t>.</w:t>
      </w:r>
      <w:r w:rsidRPr="000514A9">
        <w:rPr>
          <w:rFonts w:ascii="Arial" w:eastAsia="SimSun" w:hAnsi="Arial" w:cs="Arial"/>
          <w:sz w:val="16"/>
          <w:szCs w:val="16"/>
        </w:rPr>
        <w:t xml:space="preserve"> The bit field index 0 of this field is mapped to the DL RS that the DM-RS of the PDCCH order is quasi-collocated with, and the bit field index 1 of this field is mapped to the SS/PBCH indicated by the SS/PBCH index field in this DCI format. </w:t>
      </w:r>
      <w:r w:rsidRPr="000514A9">
        <w:rPr>
          <w:rFonts w:ascii="Arial" w:eastAsia="SimSun" w:hAnsi="Arial" w:cs="Arial"/>
          <w:sz w:val="16"/>
          <w:szCs w:val="16"/>
          <w:lang w:eastAsia="zh-CN"/>
        </w:rPr>
        <w:t xml:space="preserve"> </w:t>
      </w:r>
    </w:p>
    <w:p w14:paraId="41584B5D" w14:textId="77777777" w:rsidR="004F6239" w:rsidRPr="000514A9" w:rsidRDefault="004F6239" w:rsidP="000514A9">
      <w:pPr>
        <w:overflowPunct w:val="0"/>
        <w:autoSpaceDE w:val="0"/>
        <w:autoSpaceDN w:val="0"/>
        <w:adjustRightInd w:val="0"/>
        <w:ind w:left="1135" w:hanging="284"/>
        <w:textAlignment w:val="baseline"/>
        <w:rPr>
          <w:rFonts w:ascii="Arial" w:eastAsia="SimSun" w:hAnsi="Arial" w:cs="Arial"/>
          <w:sz w:val="16"/>
          <w:szCs w:val="16"/>
        </w:rPr>
      </w:pPr>
      <w:r w:rsidRPr="000514A9">
        <w:rPr>
          <w:rFonts w:ascii="Arial" w:eastAsia="SimSun" w:hAnsi="Arial" w:cs="Arial"/>
          <w:sz w:val="16"/>
          <w:szCs w:val="16"/>
        </w:rPr>
        <w:t>-</w:t>
      </w:r>
      <w:r w:rsidRPr="000514A9">
        <w:rPr>
          <w:rFonts w:ascii="Arial" w:eastAsia="SimSun" w:hAnsi="Arial" w:cs="Arial"/>
          <w:sz w:val="16"/>
          <w:szCs w:val="16"/>
        </w:rPr>
        <w:tab/>
        <w:t>0 bit otherwise.</w:t>
      </w:r>
    </w:p>
    <w:p w14:paraId="735018CE" w14:textId="77777777" w:rsidR="004F6239" w:rsidRPr="000514A9" w:rsidRDefault="004F6239" w:rsidP="000514A9">
      <w:pPr>
        <w:ind w:left="567" w:hanging="283"/>
        <w:rPr>
          <w:rFonts w:ascii="Arial" w:eastAsia="MS Mincho" w:hAnsi="Arial" w:cs="Arial"/>
          <w:sz w:val="16"/>
          <w:szCs w:val="16"/>
          <w:lang w:eastAsia="zh-CN"/>
        </w:rPr>
      </w:pPr>
      <w:r w:rsidRPr="000514A9">
        <w:rPr>
          <w:rFonts w:ascii="Arial" w:hAnsi="Arial" w:cs="Arial"/>
          <w:sz w:val="16"/>
          <w:szCs w:val="16"/>
          <w:lang w:eastAsia="zh-CN"/>
        </w:rPr>
        <w:t>-</w:t>
      </w:r>
      <w:r w:rsidRPr="000514A9">
        <w:rPr>
          <w:rFonts w:ascii="Arial" w:hAnsi="Arial" w:cs="Arial"/>
          <w:sz w:val="16"/>
          <w:szCs w:val="16"/>
          <w:lang w:eastAsia="zh-CN"/>
        </w:rPr>
        <w:tab/>
        <w:t xml:space="preserve">PRACH retransmission indicator - 0 or 1 bit </w:t>
      </w:r>
    </w:p>
    <w:p w14:paraId="62D497DC" w14:textId="77777777" w:rsidR="004F6239" w:rsidRPr="000514A9" w:rsidRDefault="004F6239" w:rsidP="000514A9">
      <w:pPr>
        <w:ind w:left="851" w:hanging="284"/>
        <w:rPr>
          <w:rFonts w:ascii="Arial" w:hAnsi="Arial" w:cs="Arial"/>
          <w:sz w:val="16"/>
          <w:szCs w:val="16"/>
          <w:lang w:eastAsia="zh-CN"/>
        </w:rPr>
      </w:pPr>
      <w:r w:rsidRPr="000514A9">
        <w:rPr>
          <w:rFonts w:ascii="Arial" w:hAnsi="Arial" w:cs="Arial"/>
          <w:sz w:val="16"/>
          <w:szCs w:val="16"/>
          <w:lang w:eastAsia="zh-CN"/>
        </w:rPr>
        <w:t>-</w:t>
      </w:r>
      <w:r w:rsidRPr="000514A9">
        <w:rPr>
          <w:rFonts w:ascii="Arial" w:hAnsi="Arial" w:cs="Arial"/>
          <w:sz w:val="16"/>
          <w:szCs w:val="16"/>
          <w:lang w:eastAsia="zh-CN"/>
        </w:rPr>
        <w:tab/>
        <w:t>1bit</w:t>
      </w:r>
      <w:r w:rsidRPr="000514A9">
        <w:rPr>
          <w:rFonts w:ascii="Arial" w:hAnsi="Arial" w:cs="Arial"/>
          <w:sz w:val="16"/>
          <w:szCs w:val="16"/>
        </w:rPr>
        <w:t xml:space="preserve"> if the UE is configured with higher layer parameter</w:t>
      </w:r>
      <w:r w:rsidRPr="000514A9">
        <w:rPr>
          <w:rFonts w:ascii="Arial" w:hAnsi="Arial" w:cs="Arial"/>
          <w:i/>
          <w:sz w:val="16"/>
          <w:szCs w:val="16"/>
        </w:rPr>
        <w:t xml:space="preserve"> EarlyUlSyncConfig</w:t>
      </w:r>
      <w:r w:rsidRPr="000514A9">
        <w:rPr>
          <w:rFonts w:ascii="Arial" w:hAnsi="Arial" w:cs="Arial"/>
          <w:sz w:val="16"/>
          <w:szCs w:val="16"/>
        </w:rPr>
        <w:t>.</w:t>
      </w:r>
      <w:r w:rsidRPr="000514A9">
        <w:rPr>
          <w:rFonts w:ascii="Arial" w:hAnsi="Arial" w:cs="Arial"/>
          <w:sz w:val="16"/>
          <w:szCs w:val="16"/>
          <w:lang w:eastAsia="zh-CN"/>
        </w:rPr>
        <w:t xml:space="preserve"> This field </w:t>
      </w:r>
      <w:r w:rsidRPr="000514A9">
        <w:rPr>
          <w:rFonts w:ascii="Arial" w:eastAsia="DengXian" w:hAnsi="Arial" w:cs="Arial"/>
          <w:sz w:val="16"/>
          <w:szCs w:val="16"/>
        </w:rPr>
        <w:t xml:space="preserve">indicates initial transmission or retransmission of PRACH </w:t>
      </w:r>
      <w:r w:rsidRPr="000514A9">
        <w:rPr>
          <w:rFonts w:ascii="Arial" w:hAnsi="Arial" w:cs="Arial"/>
          <w:sz w:val="16"/>
          <w:szCs w:val="16"/>
          <w:lang w:eastAsia="zh-CN"/>
        </w:rPr>
        <w:t xml:space="preserve">according to Table 7.3.1.2.1-3 if the cell indicated by Cell indicator field is a candidate cell, and this field is reserved if the cell indicated by Cell indicator field is a serving cell but not a candidate cell.  </w:t>
      </w:r>
    </w:p>
    <w:p w14:paraId="10D2CB09" w14:textId="77777777" w:rsidR="004F6239" w:rsidRPr="000514A9" w:rsidRDefault="004F6239" w:rsidP="000514A9">
      <w:pPr>
        <w:ind w:left="851" w:hanging="284"/>
        <w:rPr>
          <w:rFonts w:ascii="Arial" w:hAnsi="Arial" w:cs="Arial"/>
          <w:sz w:val="16"/>
          <w:szCs w:val="16"/>
          <w:lang w:eastAsia="zh-CN"/>
        </w:rPr>
      </w:pPr>
      <w:r w:rsidRPr="000514A9">
        <w:rPr>
          <w:rFonts w:ascii="Arial" w:hAnsi="Arial" w:cs="Arial"/>
          <w:sz w:val="16"/>
          <w:szCs w:val="16"/>
          <w:lang w:eastAsia="zh-CN"/>
        </w:rPr>
        <w:t>-</w:t>
      </w:r>
      <w:r w:rsidRPr="000514A9">
        <w:rPr>
          <w:rFonts w:ascii="Arial" w:hAnsi="Arial" w:cs="Arial"/>
          <w:sz w:val="16"/>
          <w:szCs w:val="16"/>
          <w:lang w:eastAsia="zh-CN"/>
        </w:rPr>
        <w:tab/>
        <w:t xml:space="preserve">0 bit otherwise. </w:t>
      </w:r>
    </w:p>
    <w:p w14:paraId="49B31C51" w14:textId="77777777" w:rsidR="00D2151E" w:rsidRPr="00D2151E" w:rsidRDefault="00D2151E" w:rsidP="00D2151E">
      <w:pPr>
        <w:rPr>
          <w:color w:val="FF0000"/>
        </w:rPr>
      </w:pPr>
      <w:r w:rsidRPr="00D2151E">
        <w:rPr>
          <w:color w:val="FF0000"/>
        </w:rPr>
        <w:t>---------</w:t>
      </w:r>
      <w:r>
        <w:rPr>
          <w:color w:val="FF0000"/>
        </w:rPr>
        <w:t>End</w:t>
      </w:r>
      <w:r w:rsidRPr="00D2151E">
        <w:rPr>
          <w:color w:val="FF0000"/>
        </w:rPr>
        <w:t xml:space="preserve"> of TP---------</w:t>
      </w:r>
    </w:p>
    <w:p w14:paraId="4C10E5C9" w14:textId="77777777" w:rsidR="00B66CC6" w:rsidRDefault="00B66CC6" w:rsidP="00D2151E">
      <w:pPr>
        <w:rPr>
          <w:rFonts w:ascii="Times New Roman" w:hAnsi="Times New Roman"/>
          <w:sz w:val="18"/>
          <w:szCs w:val="18"/>
          <w:lang w:val="en-US"/>
        </w:rPr>
      </w:pPr>
      <w:r>
        <w:rPr>
          <w:rFonts w:ascii="Times New Roman" w:hAnsi="Times New Roman"/>
          <w:sz w:val="18"/>
          <w:szCs w:val="18"/>
          <w:lang w:val="en-US"/>
        </w:rPr>
        <w:t>Final CR in:</w:t>
      </w:r>
    </w:p>
    <w:p w14:paraId="6E0849BD" w14:textId="1B67A599" w:rsidR="00FD5BE3" w:rsidRPr="00FD5BE3" w:rsidRDefault="006F79AF" w:rsidP="00D2151E">
      <w:pPr>
        <w:rPr>
          <w:b/>
          <w:bCs/>
        </w:rPr>
      </w:pPr>
      <w:hyperlink r:id="rId409" w:history="1">
        <w:r>
          <w:rPr>
            <w:rStyle w:val="Hyperlink"/>
            <w:b/>
            <w:bCs/>
            <w:highlight w:val="green"/>
          </w:rPr>
          <w:t>R1-2405522</w:t>
        </w:r>
      </w:hyperlink>
      <w:r w:rsidR="00B66CC6" w:rsidRPr="00FD5BE3">
        <w:rPr>
          <w:b/>
          <w:bCs/>
        </w:rPr>
        <w:tab/>
        <w:t>Corrections on PRACH association indicator in PDCCH order in 38.212</w:t>
      </w:r>
      <w:r w:rsidR="00B66CC6" w:rsidRPr="00FD5BE3">
        <w:rPr>
          <w:b/>
          <w:bCs/>
        </w:rPr>
        <w:tab/>
        <w:t>Moderator (Ericsson), Huawei, HiSilicon, Google, Ericsson, ZTE, Samsung, New H3C, vivo</w:t>
      </w:r>
    </w:p>
    <w:p w14:paraId="7E6A8553" w14:textId="65DD0073" w:rsidR="004F6239" w:rsidRDefault="00FD5BE3" w:rsidP="00D2151E">
      <w:r>
        <w:t>(</w:t>
      </w:r>
      <w:r w:rsidR="00B66CC6" w:rsidRPr="00B66CC6">
        <w:t>Rel-18</w:t>
      </w:r>
      <w:r>
        <w:t xml:space="preserve">, </w:t>
      </w:r>
      <w:r w:rsidR="00B66CC6" w:rsidRPr="00B66CC6">
        <w:t>38.212</w:t>
      </w:r>
      <w:r>
        <w:t xml:space="preserve">, </w:t>
      </w:r>
      <w:r w:rsidR="00B66CC6" w:rsidRPr="00B66CC6">
        <w:t>NR_MIMO_evo_DL_UL-Core</w:t>
      </w:r>
      <w:r>
        <w:t>, CR</w:t>
      </w:r>
      <w:r w:rsidR="00B66CC6" w:rsidRPr="00B66CC6">
        <w:t>0192</w:t>
      </w:r>
      <w:r>
        <w:t xml:space="preserve">, Cat </w:t>
      </w:r>
      <w:r w:rsidR="00B66CC6" w:rsidRPr="00B66CC6">
        <w:t>F</w:t>
      </w:r>
      <w:r>
        <w:t>) is agreed.</w:t>
      </w:r>
    </w:p>
    <w:p w14:paraId="602EA8AF" w14:textId="77777777" w:rsidR="00D2151E" w:rsidRDefault="00D2151E" w:rsidP="00D2151E">
      <w:pPr>
        <w:pBdr>
          <w:bottom w:val="single" w:sz="6" w:space="1" w:color="auto"/>
        </w:pBdr>
        <w:rPr>
          <w:bCs/>
        </w:rPr>
      </w:pPr>
    </w:p>
    <w:p w14:paraId="790A3D81" w14:textId="77777777" w:rsidR="00D2151E" w:rsidRDefault="00D2151E" w:rsidP="00D2151E">
      <w:pPr>
        <w:rPr>
          <w:bCs/>
        </w:rPr>
      </w:pPr>
    </w:p>
    <w:p w14:paraId="33BC30F2" w14:textId="3824F72A" w:rsidR="000514A9" w:rsidRPr="00D7097B" w:rsidRDefault="006F79AF" w:rsidP="000514A9">
      <w:pPr>
        <w:rPr>
          <w:bCs/>
        </w:rPr>
      </w:pPr>
      <w:hyperlink r:id="rId410" w:history="1">
        <w:r>
          <w:rPr>
            <w:rStyle w:val="Hyperlink"/>
            <w:bCs/>
          </w:rPr>
          <w:t>R1-2404977</w:t>
        </w:r>
      </w:hyperlink>
      <w:r w:rsidR="000514A9" w:rsidRPr="00D7097B">
        <w:rPr>
          <w:bCs/>
        </w:rPr>
        <w:tab/>
        <w:t>Draft CR on Rel-18 Type II Doppler codebook based CSI enhancement</w:t>
      </w:r>
      <w:r w:rsidR="000514A9" w:rsidRPr="00D7097B">
        <w:rPr>
          <w:bCs/>
        </w:rPr>
        <w:tab/>
        <w:t>Beijing Xiaomi Electronics</w:t>
      </w:r>
    </w:p>
    <w:p w14:paraId="5E8BC973" w14:textId="77777777" w:rsidR="000514A9" w:rsidRDefault="000514A9" w:rsidP="00D2151E">
      <w:pPr>
        <w:rPr>
          <w:bCs/>
        </w:rPr>
      </w:pPr>
    </w:p>
    <w:p w14:paraId="1DB23D34" w14:textId="094DB1F1" w:rsidR="000514A9" w:rsidRPr="000514A9" w:rsidRDefault="006F79AF" w:rsidP="000514A9">
      <w:pPr>
        <w:rPr>
          <w:b/>
          <w:bCs/>
        </w:rPr>
      </w:pPr>
      <w:hyperlink r:id="rId411" w:history="1">
        <w:r>
          <w:rPr>
            <w:rStyle w:val="Hyperlink"/>
            <w:b/>
            <w:bCs/>
          </w:rPr>
          <w:t>R1-2404090</w:t>
        </w:r>
      </w:hyperlink>
      <w:r w:rsidR="000514A9" w:rsidRPr="000514A9">
        <w:rPr>
          <w:b/>
          <w:bCs/>
        </w:rPr>
        <w:tab/>
        <w:t>Summary for Rel-18 MIMO CSI maintenance</w:t>
      </w:r>
      <w:r w:rsidR="000514A9" w:rsidRPr="000514A9">
        <w:rPr>
          <w:b/>
          <w:bCs/>
        </w:rPr>
        <w:tab/>
        <w:t>Moderator (Samsung)</w:t>
      </w:r>
    </w:p>
    <w:p w14:paraId="5BA3282E" w14:textId="6D142F5A" w:rsidR="004F6239" w:rsidRDefault="000514A9" w:rsidP="004F6239">
      <w:pPr>
        <w:rPr>
          <w:bCs/>
        </w:rPr>
      </w:pPr>
      <w:r>
        <w:rPr>
          <w:bCs/>
        </w:rPr>
        <w:t>From Monday session</w:t>
      </w:r>
    </w:p>
    <w:p w14:paraId="1D4951DE" w14:textId="77777777" w:rsidR="004F6239" w:rsidRPr="000514A9" w:rsidRDefault="004F6239" w:rsidP="004F6239">
      <w:pPr>
        <w:rPr>
          <w:bCs/>
          <w:highlight w:val="green"/>
        </w:rPr>
      </w:pPr>
      <w:r w:rsidRPr="000514A9">
        <w:rPr>
          <w:bCs/>
          <w:highlight w:val="green"/>
        </w:rPr>
        <w:t>Agreement</w:t>
      </w:r>
    </w:p>
    <w:p w14:paraId="20D66D5E" w14:textId="0B1CFD5F" w:rsidR="004F6239" w:rsidRDefault="004F6239" w:rsidP="004F6239">
      <w:pPr>
        <w:snapToGrid w:val="0"/>
        <w:rPr>
          <w:rFonts w:cs="Calibri"/>
          <w:szCs w:val="20"/>
          <w:lang w:eastAsia="zh-CN"/>
        </w:rPr>
      </w:pPr>
      <w:r>
        <w:rPr>
          <w:rFonts w:eastAsia="SimSun"/>
          <w:iCs/>
          <w:szCs w:val="20"/>
        </w:rPr>
        <w:t>For the Rel-18 Type-II codebook refinement for high/medium-speed</w:t>
      </w:r>
      <w:r>
        <w:rPr>
          <w:rFonts w:eastAsia="SimSun"/>
          <w:szCs w:val="20"/>
          <w:lang w:eastAsia="zh-CN"/>
        </w:rPr>
        <w:t xml:space="preserve">, </w:t>
      </w:r>
      <w:r>
        <w:rPr>
          <w:rFonts w:cs="Calibri"/>
          <w:szCs w:val="20"/>
          <w:lang w:eastAsia="zh-CN"/>
        </w:rPr>
        <w:t>adopt the following TP for TS 38.214.</w:t>
      </w:r>
    </w:p>
    <w:p w14:paraId="79FF7322" w14:textId="77777777" w:rsidR="000514A9" w:rsidRPr="00D2151E" w:rsidRDefault="000514A9" w:rsidP="000514A9">
      <w:pPr>
        <w:rPr>
          <w:color w:val="FF0000"/>
        </w:rPr>
      </w:pPr>
      <w:r w:rsidRPr="00D2151E">
        <w:rPr>
          <w:color w:val="FF0000"/>
        </w:rPr>
        <w:t>---------Start of TP---------</w:t>
      </w:r>
    </w:p>
    <w:p w14:paraId="5BF412F8" w14:textId="77777777" w:rsidR="004F6239" w:rsidRPr="000514A9" w:rsidRDefault="004F6239" w:rsidP="004F6239">
      <w:pPr>
        <w:rPr>
          <w:rFonts w:ascii="Arial" w:hAnsi="Arial" w:cs="Arial"/>
          <w:b/>
          <w:sz w:val="16"/>
          <w:szCs w:val="16"/>
        </w:rPr>
      </w:pPr>
      <w:r w:rsidRPr="000514A9">
        <w:rPr>
          <w:rFonts w:ascii="Arial" w:hAnsi="Arial" w:cs="Arial"/>
          <w:b/>
          <w:sz w:val="16"/>
          <w:szCs w:val="16"/>
        </w:rPr>
        <w:lastRenderedPageBreak/>
        <w:t>5.4</w:t>
      </w:r>
      <w:r w:rsidRPr="000514A9">
        <w:rPr>
          <w:rFonts w:ascii="Arial" w:hAnsi="Arial" w:cs="Arial"/>
          <w:b/>
          <w:sz w:val="16"/>
          <w:szCs w:val="16"/>
        </w:rPr>
        <w:tab/>
        <w:t>UE CSI computation time</w:t>
      </w:r>
    </w:p>
    <w:p w14:paraId="3D88AB88" w14:textId="77777777" w:rsidR="004F6239" w:rsidRPr="000514A9" w:rsidRDefault="004F6239" w:rsidP="004F6239">
      <w:pPr>
        <w:jc w:val="center"/>
        <w:rPr>
          <w:rFonts w:ascii="Arial" w:hAnsi="Arial" w:cs="Arial"/>
          <w:color w:val="FF0000"/>
          <w:sz w:val="16"/>
          <w:szCs w:val="16"/>
          <w:lang w:eastAsia="zh-CN"/>
        </w:rPr>
      </w:pPr>
      <w:r w:rsidRPr="000514A9">
        <w:rPr>
          <w:rFonts w:ascii="Arial" w:hAnsi="Arial" w:cs="Arial"/>
          <w:color w:val="FF0000"/>
          <w:sz w:val="16"/>
          <w:szCs w:val="16"/>
          <w:lang w:eastAsia="zh-CN"/>
        </w:rPr>
        <w:t>-------------------------------------------Unchanged parts are omitted-------------------------------------------</w:t>
      </w:r>
    </w:p>
    <w:p w14:paraId="2577A693" w14:textId="77777777" w:rsidR="004F6239" w:rsidRPr="000514A9" w:rsidRDefault="004F6239" w:rsidP="004F6239">
      <w:pPr>
        <w:ind w:left="568" w:hanging="284"/>
        <w:rPr>
          <w:rFonts w:ascii="Arial" w:hAnsi="Arial" w:cs="Arial"/>
          <w:sz w:val="16"/>
          <w:szCs w:val="16"/>
        </w:rPr>
      </w:pPr>
      <w:r w:rsidRPr="000514A9">
        <w:rPr>
          <w:rFonts w:ascii="Arial" w:hAnsi="Arial" w:cs="Arial"/>
          <w:sz w:val="16"/>
          <w:szCs w:val="16"/>
        </w:rPr>
        <w:t>-</w:t>
      </w:r>
      <w:r w:rsidRPr="000514A9">
        <w:rPr>
          <w:rFonts w:ascii="Arial" w:hAnsi="Arial" w:cs="Arial"/>
          <w:sz w:val="16"/>
          <w:szCs w:val="16"/>
        </w:rPr>
        <w:tab/>
      </w:r>
      <w:r w:rsidRPr="000514A9">
        <w:rPr>
          <w:rFonts w:ascii="Arial" w:hAnsi="Arial" w:cs="Arial"/>
          <w:sz w:val="16"/>
          <w:szCs w:val="16"/>
        </w:rPr>
        <w:fldChar w:fldCharType="begin"/>
      </w:r>
      <w:r w:rsidRPr="000514A9">
        <w:rPr>
          <w:rFonts w:ascii="Arial" w:hAnsi="Arial" w:cs="Arial"/>
          <w:sz w:val="16"/>
          <w:szCs w:val="16"/>
        </w:rPr>
        <w:instrText xml:space="preserve"> QUOTE </w:instrText>
      </w:r>
      <w:r w:rsidR="00F93BBE">
        <w:rPr>
          <w:rFonts w:ascii="Arial" w:hAnsi="Arial" w:cs="Arial"/>
          <w:position w:val="-5"/>
          <w:sz w:val="16"/>
          <w:szCs w:val="16"/>
        </w:rPr>
        <w:pict w14:anchorId="681C2FC9">
          <v:shape id="_x0000_i1054" type="#_x0000_t75" style="width:33pt;height:12pt" equationxml="&lt;">
            <v:imagedata r:id="rId412" o:title="" chromakey="white"/>
          </v:shape>
        </w:pict>
      </w:r>
      <w:r w:rsidRPr="000514A9">
        <w:rPr>
          <w:rFonts w:ascii="Arial" w:hAnsi="Arial" w:cs="Arial"/>
          <w:sz w:val="16"/>
          <w:szCs w:val="16"/>
        </w:rPr>
        <w:instrText xml:space="preserve"> </w:instrText>
      </w:r>
      <w:r w:rsidRPr="000514A9">
        <w:rPr>
          <w:rFonts w:ascii="Arial" w:hAnsi="Arial" w:cs="Arial"/>
          <w:sz w:val="16"/>
          <w:szCs w:val="16"/>
        </w:rPr>
        <w:fldChar w:fldCharType="separate"/>
      </w:r>
      <w:r w:rsidR="00F93BBE">
        <w:rPr>
          <w:rFonts w:ascii="Arial" w:hAnsi="Arial" w:cs="Arial"/>
          <w:position w:val="-5"/>
          <w:sz w:val="16"/>
          <w:szCs w:val="16"/>
        </w:rPr>
        <w:pict w14:anchorId="1C6215E7">
          <v:shape id="_x0000_i1055" type="#_x0000_t75" style="width:33pt;height:12pt" equationxml="&lt;">
            <v:imagedata r:id="rId412" o:title="" chromakey="white"/>
          </v:shape>
        </w:pict>
      </w:r>
      <w:r w:rsidRPr="000514A9">
        <w:rPr>
          <w:rFonts w:ascii="Arial" w:hAnsi="Arial" w:cs="Arial"/>
          <w:sz w:val="16"/>
          <w:szCs w:val="16"/>
        </w:rPr>
        <w:fldChar w:fldCharType="end"/>
      </w:r>
      <w:r w:rsidRPr="000514A9">
        <w:rPr>
          <w:rFonts w:ascii="Arial" w:hAnsi="Arial" w:cs="Arial"/>
          <w:sz w:val="16"/>
          <w:szCs w:val="16"/>
        </w:rPr>
        <w:t xml:space="preserve"> or </w:t>
      </w:r>
      <w:r w:rsidRPr="000514A9">
        <w:rPr>
          <w:rFonts w:ascii="Arial" w:hAnsi="Arial" w:cs="Arial"/>
          <w:sz w:val="16"/>
          <w:szCs w:val="16"/>
        </w:rPr>
        <w:fldChar w:fldCharType="begin"/>
      </w:r>
      <w:r w:rsidRPr="000514A9">
        <w:rPr>
          <w:rFonts w:ascii="Arial" w:hAnsi="Arial" w:cs="Arial"/>
          <w:sz w:val="16"/>
          <w:szCs w:val="16"/>
        </w:rPr>
        <w:instrText xml:space="preserve"> QUOTE </w:instrText>
      </w:r>
      <w:r w:rsidR="00EF515C">
        <w:rPr>
          <w:rFonts w:ascii="Arial" w:hAnsi="Arial" w:cs="Arial"/>
          <w:position w:val="-5"/>
          <w:sz w:val="16"/>
          <w:szCs w:val="16"/>
        </w:rPr>
        <w:pict w14:anchorId="79EEF743">
          <v:shape id="_x0000_i1056" type="#_x0000_t75" style="width:60pt;height:12pt" equationxml="&lt;">
            <v:imagedata r:id="rId413" o:title="" chromakey="white"/>
          </v:shape>
        </w:pict>
      </w:r>
      <w:r w:rsidRPr="000514A9">
        <w:rPr>
          <w:rFonts w:ascii="Arial" w:hAnsi="Arial" w:cs="Arial"/>
          <w:sz w:val="16"/>
          <w:szCs w:val="16"/>
        </w:rPr>
        <w:instrText xml:space="preserve"> </w:instrText>
      </w:r>
      <w:r w:rsidRPr="000514A9">
        <w:rPr>
          <w:rFonts w:ascii="Arial" w:hAnsi="Arial" w:cs="Arial"/>
          <w:sz w:val="16"/>
          <w:szCs w:val="16"/>
        </w:rPr>
        <w:fldChar w:fldCharType="separate"/>
      </w:r>
      <w:r w:rsidR="00EF515C">
        <w:rPr>
          <w:rFonts w:ascii="Arial" w:hAnsi="Arial" w:cs="Arial"/>
          <w:position w:val="-5"/>
          <w:sz w:val="16"/>
          <w:szCs w:val="16"/>
        </w:rPr>
        <w:pict w14:anchorId="5F90B5F5">
          <v:shape id="_x0000_i1057" type="#_x0000_t75" style="width:60pt;height:12pt" equationxml="&lt;">
            <v:imagedata r:id="rId413" o:title="" chromakey="white"/>
          </v:shape>
        </w:pict>
      </w:r>
      <w:r w:rsidRPr="000514A9">
        <w:rPr>
          <w:rFonts w:ascii="Arial" w:hAnsi="Arial" w:cs="Arial"/>
          <w:sz w:val="16"/>
          <w:szCs w:val="16"/>
        </w:rPr>
        <w:fldChar w:fldCharType="end"/>
      </w:r>
      <w:r w:rsidRPr="000514A9">
        <w:rPr>
          <w:rFonts w:ascii="Arial" w:hAnsi="Arial" w:cs="Arial"/>
          <w:sz w:val="16"/>
          <w:szCs w:val="16"/>
        </w:rPr>
        <w:t xml:space="preserve">, according to UE reported capability, with </w:t>
      </w:r>
      <w:r w:rsidRPr="000514A9">
        <w:rPr>
          <w:rFonts w:ascii="Arial" w:hAnsi="Arial" w:cs="Arial"/>
          <w:sz w:val="16"/>
          <w:szCs w:val="16"/>
        </w:rPr>
        <w:fldChar w:fldCharType="begin"/>
      </w:r>
      <w:r w:rsidRPr="000514A9">
        <w:rPr>
          <w:rFonts w:ascii="Arial" w:hAnsi="Arial" w:cs="Arial"/>
          <w:sz w:val="16"/>
          <w:szCs w:val="16"/>
        </w:rPr>
        <w:instrText xml:space="preserve"> QUOTE </w:instrText>
      </w:r>
      <w:r w:rsidR="00F93BBE">
        <w:rPr>
          <w:rFonts w:ascii="Arial" w:hAnsi="Arial" w:cs="Arial"/>
          <w:position w:val="-5"/>
          <w:sz w:val="16"/>
          <w:szCs w:val="16"/>
        </w:rPr>
        <w:pict w14:anchorId="4DA15224">
          <v:shape id="_x0000_i1058" type="#_x0000_t75" style="width:33pt;height:12pt" equationxml="&lt;">
            <v:imagedata r:id="rId412" o:title="" chromakey="white"/>
          </v:shape>
        </w:pict>
      </w:r>
      <w:r w:rsidRPr="000514A9">
        <w:rPr>
          <w:rFonts w:ascii="Arial" w:hAnsi="Arial" w:cs="Arial"/>
          <w:sz w:val="16"/>
          <w:szCs w:val="16"/>
        </w:rPr>
        <w:instrText xml:space="preserve"> </w:instrText>
      </w:r>
      <w:r w:rsidRPr="000514A9">
        <w:rPr>
          <w:rFonts w:ascii="Arial" w:hAnsi="Arial" w:cs="Arial"/>
          <w:sz w:val="16"/>
          <w:szCs w:val="16"/>
        </w:rPr>
        <w:fldChar w:fldCharType="separate"/>
      </w:r>
      <w:r w:rsidR="00F93BBE">
        <w:rPr>
          <w:rFonts w:ascii="Arial" w:hAnsi="Arial" w:cs="Arial"/>
          <w:position w:val="-5"/>
          <w:sz w:val="16"/>
          <w:szCs w:val="16"/>
        </w:rPr>
        <w:pict w14:anchorId="40D91CA0">
          <v:shape id="_x0000_i1059" type="#_x0000_t75" style="width:33pt;height:12pt" equationxml="&lt;">
            <v:imagedata r:id="rId412" o:title="" chromakey="white"/>
          </v:shape>
        </w:pict>
      </w:r>
      <w:r w:rsidRPr="000514A9">
        <w:rPr>
          <w:rFonts w:ascii="Arial" w:hAnsi="Arial" w:cs="Arial"/>
          <w:sz w:val="16"/>
          <w:szCs w:val="16"/>
        </w:rPr>
        <w:fldChar w:fldCharType="end"/>
      </w:r>
      <w:r w:rsidRPr="000514A9">
        <w:rPr>
          <w:rFonts w:ascii="Arial" w:hAnsi="Arial" w:cs="Arial"/>
          <w:sz w:val="16"/>
          <w:szCs w:val="16"/>
        </w:rPr>
        <w:t xml:space="preserve"> of </w:t>
      </w:r>
      <w:r w:rsidRPr="000514A9">
        <w:rPr>
          <w:rFonts w:ascii="Arial" w:hAnsi="Arial" w:cs="Arial"/>
          <w:sz w:val="16"/>
          <w:szCs w:val="16"/>
          <w:lang w:val="x-none"/>
        </w:rPr>
        <w:t>table 5.4-2</w:t>
      </w:r>
      <w:r w:rsidRPr="000514A9">
        <w:rPr>
          <w:rFonts w:ascii="Arial" w:hAnsi="Arial" w:cs="Arial"/>
          <w:sz w:val="16"/>
          <w:szCs w:val="16"/>
        </w:rPr>
        <w:t xml:space="preserve">, </w:t>
      </w:r>
      <w:r w:rsidRPr="000514A9">
        <w:rPr>
          <w:rFonts w:ascii="Arial" w:hAnsi="Arial" w:cs="Arial"/>
          <w:sz w:val="16"/>
          <w:szCs w:val="16"/>
          <w:lang w:val="en-AU"/>
        </w:rPr>
        <w:t xml:space="preserve">if </w:t>
      </w:r>
      <w:r w:rsidRPr="000514A9">
        <w:rPr>
          <w:rFonts w:ascii="Arial" w:hAnsi="Arial" w:cs="Arial"/>
          <w:i/>
          <w:iCs/>
          <w:color w:val="000000"/>
          <w:sz w:val="16"/>
          <w:szCs w:val="16"/>
          <w:lang w:eastAsia="zh-CN"/>
        </w:rPr>
        <w:t>codebookType</w:t>
      </w:r>
      <w:r w:rsidRPr="000514A9">
        <w:rPr>
          <w:rFonts w:ascii="Arial" w:hAnsi="Arial" w:cs="Arial"/>
          <w:color w:val="000000"/>
          <w:sz w:val="16"/>
          <w:szCs w:val="16"/>
          <w:lang w:eastAsia="zh-CN"/>
        </w:rPr>
        <w:t xml:space="preserve"> is set to </w:t>
      </w:r>
      <w:r w:rsidRPr="000514A9">
        <w:rPr>
          <w:rFonts w:ascii="Arial" w:eastAsia="MS Mincho" w:hAnsi="Arial" w:cs="Arial"/>
          <w:color w:val="000000"/>
          <w:sz w:val="16"/>
          <w:szCs w:val="16"/>
        </w:rPr>
        <w:t xml:space="preserve">'typeII-CJT-r18' or 'typeII-CJT-PortSelection-r18' and </w:t>
      </w:r>
      <w:r w:rsidRPr="000514A9">
        <w:rPr>
          <w:rFonts w:ascii="Arial" w:hAnsi="Arial" w:cs="Arial"/>
          <w:sz w:val="16"/>
          <w:szCs w:val="16"/>
        </w:rPr>
        <w:t xml:space="preserve">the corresponding </w:t>
      </w:r>
      <w:r w:rsidRPr="000514A9">
        <w:rPr>
          <w:rFonts w:ascii="Arial" w:hAnsi="Arial" w:cs="Arial"/>
          <w:i/>
          <w:sz w:val="16"/>
          <w:szCs w:val="16"/>
          <w:lang w:eastAsia="ja-JP"/>
        </w:rPr>
        <w:t>NZP-CSI-RS-ResourceSet</w:t>
      </w:r>
      <w:r w:rsidRPr="000514A9">
        <w:rPr>
          <w:rFonts w:ascii="Arial" w:hAnsi="Arial" w:cs="Arial"/>
          <w:sz w:val="16"/>
          <w:szCs w:val="16"/>
        </w:rPr>
        <w:t xml:space="preserve"> for channel measurement is configured with </w:t>
      </w:r>
      <w:r w:rsidRPr="000514A9">
        <w:rPr>
          <w:rFonts w:ascii="Arial" w:hAnsi="Arial" w:cs="Arial"/>
          <w:sz w:val="16"/>
          <w:szCs w:val="16"/>
        </w:rPr>
        <w:fldChar w:fldCharType="begin"/>
      </w:r>
      <w:r w:rsidRPr="000514A9">
        <w:rPr>
          <w:rFonts w:ascii="Arial" w:hAnsi="Arial" w:cs="Arial"/>
          <w:sz w:val="16"/>
          <w:szCs w:val="16"/>
        </w:rPr>
        <w:instrText xml:space="preserve"> QUOTE </w:instrText>
      </w:r>
      <w:r w:rsidR="00F93BBE">
        <w:rPr>
          <w:rFonts w:ascii="Arial" w:hAnsi="Arial" w:cs="Arial"/>
          <w:position w:val="-5"/>
          <w:sz w:val="16"/>
          <w:szCs w:val="16"/>
        </w:rPr>
        <w:pict w14:anchorId="642BEF07">
          <v:shape id="_x0000_i1060" type="#_x0000_t75" style="width:58.5pt;height:12pt" equationxml="&lt;">
            <v:imagedata r:id="rId414" o:title="" chromakey="white"/>
          </v:shape>
        </w:pict>
      </w:r>
      <w:r w:rsidRPr="000514A9">
        <w:rPr>
          <w:rFonts w:ascii="Arial" w:hAnsi="Arial" w:cs="Arial"/>
          <w:sz w:val="16"/>
          <w:szCs w:val="16"/>
        </w:rPr>
        <w:instrText xml:space="preserve"> </w:instrText>
      </w:r>
      <w:r w:rsidRPr="000514A9">
        <w:rPr>
          <w:rFonts w:ascii="Arial" w:hAnsi="Arial" w:cs="Arial"/>
          <w:sz w:val="16"/>
          <w:szCs w:val="16"/>
        </w:rPr>
        <w:fldChar w:fldCharType="separate"/>
      </w:r>
      <w:r w:rsidR="00F93BBE">
        <w:rPr>
          <w:rFonts w:ascii="Arial" w:hAnsi="Arial" w:cs="Arial"/>
          <w:position w:val="-5"/>
          <w:sz w:val="16"/>
          <w:szCs w:val="16"/>
        </w:rPr>
        <w:pict w14:anchorId="047DD5A2">
          <v:shape id="_x0000_i1061" type="#_x0000_t75" style="width:58.5pt;height:12pt" equationxml="&lt;">
            <v:imagedata r:id="rId414" o:title="" chromakey="white"/>
          </v:shape>
        </w:pict>
      </w:r>
      <w:r w:rsidRPr="000514A9">
        <w:rPr>
          <w:rFonts w:ascii="Arial" w:hAnsi="Arial" w:cs="Arial"/>
          <w:sz w:val="16"/>
          <w:szCs w:val="16"/>
        </w:rPr>
        <w:fldChar w:fldCharType="end"/>
      </w:r>
      <w:r w:rsidRPr="000514A9">
        <w:rPr>
          <w:rFonts w:ascii="Arial" w:hAnsi="Arial" w:cs="Arial"/>
          <w:sz w:val="16"/>
          <w:szCs w:val="16"/>
        </w:rPr>
        <w:t xml:space="preserve"> resources, or</w:t>
      </w:r>
    </w:p>
    <w:p w14:paraId="7A3E1B75" w14:textId="77777777" w:rsidR="004F6239" w:rsidRPr="000514A9" w:rsidRDefault="004F6239" w:rsidP="004F6239">
      <w:pPr>
        <w:ind w:left="568" w:hanging="284"/>
        <w:rPr>
          <w:rFonts w:ascii="Arial" w:eastAsia="MS Mincho" w:hAnsi="Arial" w:cs="Arial"/>
          <w:color w:val="000000"/>
          <w:sz w:val="16"/>
          <w:szCs w:val="16"/>
        </w:rPr>
      </w:pPr>
      <w:r w:rsidRPr="000514A9">
        <w:rPr>
          <w:rFonts w:ascii="Arial" w:hAnsi="Arial" w:cs="Arial"/>
          <w:sz w:val="16"/>
          <w:szCs w:val="16"/>
        </w:rPr>
        <w:t>-</w:t>
      </w:r>
      <w:r w:rsidRPr="000514A9">
        <w:rPr>
          <w:rFonts w:ascii="Arial" w:hAnsi="Arial" w:cs="Arial"/>
          <w:sz w:val="16"/>
          <w:szCs w:val="16"/>
        </w:rPr>
        <w:tab/>
      </w:r>
      <w:r w:rsidRPr="000514A9">
        <w:rPr>
          <w:rFonts w:ascii="Arial" w:hAnsi="Arial" w:cs="Arial"/>
          <w:sz w:val="16"/>
          <w:szCs w:val="16"/>
        </w:rPr>
        <w:fldChar w:fldCharType="begin"/>
      </w:r>
      <w:r w:rsidRPr="000514A9">
        <w:rPr>
          <w:rFonts w:ascii="Arial" w:hAnsi="Arial" w:cs="Arial"/>
          <w:sz w:val="16"/>
          <w:szCs w:val="16"/>
        </w:rPr>
        <w:instrText xml:space="preserve"> QUOTE </w:instrText>
      </w:r>
      <w:r w:rsidR="00F93BBE">
        <w:rPr>
          <w:rFonts w:ascii="Arial" w:hAnsi="Arial" w:cs="Arial"/>
          <w:position w:val="-5"/>
          <w:sz w:val="16"/>
          <w:szCs w:val="16"/>
        </w:rPr>
        <w:pict w14:anchorId="6A796584">
          <v:shape id="_x0000_i1062" type="#_x0000_t75" style="width:96.75pt;height:12pt" equationxml="&lt;">
            <v:imagedata r:id="rId415" o:title="" chromakey="white"/>
          </v:shape>
        </w:pict>
      </w:r>
      <w:r w:rsidRPr="000514A9">
        <w:rPr>
          <w:rFonts w:ascii="Arial" w:hAnsi="Arial" w:cs="Arial"/>
          <w:sz w:val="16"/>
          <w:szCs w:val="16"/>
        </w:rPr>
        <w:instrText xml:space="preserve"> </w:instrText>
      </w:r>
      <w:r w:rsidRPr="000514A9">
        <w:rPr>
          <w:rFonts w:ascii="Arial" w:hAnsi="Arial" w:cs="Arial"/>
          <w:sz w:val="16"/>
          <w:szCs w:val="16"/>
        </w:rPr>
        <w:fldChar w:fldCharType="separate"/>
      </w:r>
      <w:r w:rsidR="00F93BBE">
        <w:rPr>
          <w:rFonts w:ascii="Arial" w:hAnsi="Arial" w:cs="Arial"/>
          <w:position w:val="-5"/>
          <w:sz w:val="16"/>
          <w:szCs w:val="16"/>
        </w:rPr>
        <w:pict w14:anchorId="4E386599">
          <v:shape id="_x0000_i1063" type="#_x0000_t75" style="width:96.75pt;height:12pt" equationxml="&lt;">
            <v:imagedata r:id="rId415" o:title="" chromakey="white"/>
          </v:shape>
        </w:pict>
      </w:r>
      <w:r w:rsidRPr="000514A9">
        <w:rPr>
          <w:rFonts w:ascii="Arial" w:hAnsi="Arial" w:cs="Arial"/>
          <w:sz w:val="16"/>
          <w:szCs w:val="16"/>
        </w:rPr>
        <w:fldChar w:fldCharType="end"/>
      </w:r>
      <w:r w:rsidRPr="000514A9">
        <w:rPr>
          <w:rFonts w:ascii="Arial" w:hAnsi="Arial" w:cs="Arial"/>
          <w:sz w:val="16"/>
          <w:szCs w:val="16"/>
        </w:rPr>
        <w:t>,</w:t>
      </w:r>
      <w:r w:rsidRPr="000514A9">
        <w:rPr>
          <w:rFonts w:ascii="Arial" w:hAnsi="Arial" w:cs="Arial"/>
          <w:color w:val="FF0000"/>
          <w:sz w:val="16"/>
          <w:szCs w:val="16"/>
        </w:rPr>
        <w:t xml:space="preserve"> </w:t>
      </w:r>
      <w:r w:rsidRPr="000514A9">
        <w:rPr>
          <w:rFonts w:ascii="Arial" w:hAnsi="Arial" w:cs="Arial"/>
          <w:sz w:val="16"/>
          <w:szCs w:val="16"/>
        </w:rPr>
        <w:t xml:space="preserve">with </w:t>
      </w:r>
      <w:r w:rsidRPr="000514A9">
        <w:rPr>
          <w:rFonts w:ascii="Arial" w:hAnsi="Arial" w:cs="Arial"/>
          <w:sz w:val="16"/>
          <w:szCs w:val="16"/>
        </w:rPr>
        <w:fldChar w:fldCharType="begin"/>
      </w:r>
      <w:r w:rsidRPr="000514A9">
        <w:rPr>
          <w:rFonts w:ascii="Arial" w:hAnsi="Arial" w:cs="Arial"/>
          <w:sz w:val="16"/>
          <w:szCs w:val="16"/>
        </w:rPr>
        <w:instrText xml:space="preserve"> QUOTE </w:instrText>
      </w:r>
      <w:r w:rsidR="00F93BBE">
        <w:rPr>
          <w:rFonts w:ascii="Arial" w:hAnsi="Arial" w:cs="Arial"/>
          <w:position w:val="-5"/>
          <w:sz w:val="16"/>
          <w:szCs w:val="16"/>
        </w:rPr>
        <w:pict w14:anchorId="649E86F5">
          <v:shape id="_x0000_i1064" type="#_x0000_t75" style="width:33pt;height:12pt" equationxml="&lt;">
            <v:imagedata r:id="rId412" o:title="" chromakey="white"/>
          </v:shape>
        </w:pict>
      </w:r>
      <w:r w:rsidRPr="000514A9">
        <w:rPr>
          <w:rFonts w:ascii="Arial" w:hAnsi="Arial" w:cs="Arial"/>
          <w:sz w:val="16"/>
          <w:szCs w:val="16"/>
        </w:rPr>
        <w:instrText xml:space="preserve"> </w:instrText>
      </w:r>
      <w:r w:rsidRPr="000514A9">
        <w:rPr>
          <w:rFonts w:ascii="Arial" w:hAnsi="Arial" w:cs="Arial"/>
          <w:sz w:val="16"/>
          <w:szCs w:val="16"/>
        </w:rPr>
        <w:fldChar w:fldCharType="separate"/>
      </w:r>
      <w:r w:rsidR="00F93BBE">
        <w:rPr>
          <w:rFonts w:ascii="Arial" w:hAnsi="Arial" w:cs="Arial"/>
          <w:position w:val="-5"/>
          <w:sz w:val="16"/>
          <w:szCs w:val="16"/>
        </w:rPr>
        <w:pict w14:anchorId="30AC3FD1">
          <v:shape id="_x0000_i1065" type="#_x0000_t75" style="width:33pt;height:12pt" equationxml="&lt;">
            <v:imagedata r:id="rId412" o:title="" chromakey="white"/>
          </v:shape>
        </w:pict>
      </w:r>
      <w:r w:rsidRPr="000514A9">
        <w:rPr>
          <w:rFonts w:ascii="Arial" w:hAnsi="Arial" w:cs="Arial"/>
          <w:sz w:val="16"/>
          <w:szCs w:val="16"/>
        </w:rPr>
        <w:fldChar w:fldCharType="end"/>
      </w:r>
      <w:r w:rsidRPr="000514A9">
        <w:rPr>
          <w:rFonts w:ascii="Arial" w:hAnsi="Arial" w:cs="Arial"/>
          <w:sz w:val="16"/>
          <w:szCs w:val="16"/>
        </w:rPr>
        <w:t xml:space="preserve"> of </w:t>
      </w:r>
      <w:r w:rsidRPr="000514A9">
        <w:rPr>
          <w:rFonts w:ascii="Arial" w:hAnsi="Arial" w:cs="Arial"/>
          <w:sz w:val="16"/>
          <w:szCs w:val="16"/>
          <w:lang w:val="x-none"/>
        </w:rPr>
        <w:t>table 5.4-2</w:t>
      </w:r>
      <w:r w:rsidRPr="000514A9">
        <w:rPr>
          <w:rFonts w:ascii="Arial" w:hAnsi="Arial" w:cs="Arial"/>
          <w:sz w:val="16"/>
          <w:szCs w:val="16"/>
        </w:rPr>
        <w:t xml:space="preserve">, </w:t>
      </w:r>
      <w:r w:rsidRPr="000514A9">
        <w:rPr>
          <w:rFonts w:ascii="Arial" w:hAnsi="Arial" w:cs="Arial"/>
          <w:sz w:val="16"/>
          <w:szCs w:val="16"/>
          <w:lang w:val="en-AU"/>
        </w:rPr>
        <w:t xml:space="preserve">if the CSI report is configured with </w:t>
      </w:r>
      <w:r w:rsidRPr="000514A9">
        <w:rPr>
          <w:rFonts w:ascii="Arial" w:hAnsi="Arial" w:cs="Arial"/>
          <w:sz w:val="16"/>
          <w:szCs w:val="16"/>
          <w:lang w:val="en-AU"/>
        </w:rPr>
        <w:fldChar w:fldCharType="begin"/>
      </w:r>
      <w:r w:rsidRPr="000514A9">
        <w:rPr>
          <w:rFonts w:ascii="Arial" w:hAnsi="Arial" w:cs="Arial"/>
          <w:sz w:val="16"/>
          <w:szCs w:val="16"/>
          <w:lang w:val="en-AU"/>
        </w:rPr>
        <w:instrText xml:space="preserve"> QUOTE </w:instrText>
      </w:r>
      <w:r w:rsidR="00F93BBE">
        <w:rPr>
          <w:rFonts w:ascii="Arial" w:hAnsi="Arial" w:cs="Arial"/>
          <w:position w:val="-5"/>
          <w:sz w:val="16"/>
          <w:szCs w:val="16"/>
        </w:rPr>
        <w:pict w14:anchorId="5B191475">
          <v:shape id="_x0000_i1066" type="#_x0000_t75" style="width:29.25pt;height:12pt" equationxml="&lt;">
            <v:imagedata r:id="rId416" o:title="" chromakey="white"/>
          </v:shape>
        </w:pict>
      </w:r>
      <w:r w:rsidRPr="000514A9">
        <w:rPr>
          <w:rFonts w:ascii="Arial" w:hAnsi="Arial" w:cs="Arial"/>
          <w:sz w:val="16"/>
          <w:szCs w:val="16"/>
          <w:lang w:val="en-AU"/>
        </w:rPr>
        <w:instrText xml:space="preserve"> </w:instrText>
      </w:r>
      <w:r w:rsidRPr="000514A9">
        <w:rPr>
          <w:rFonts w:ascii="Arial" w:hAnsi="Arial" w:cs="Arial"/>
          <w:sz w:val="16"/>
          <w:szCs w:val="16"/>
          <w:lang w:val="en-AU"/>
        </w:rPr>
        <w:fldChar w:fldCharType="separate"/>
      </w:r>
      <w:r w:rsidR="00F93BBE">
        <w:rPr>
          <w:rFonts w:ascii="Arial" w:hAnsi="Arial" w:cs="Arial"/>
          <w:position w:val="-5"/>
          <w:sz w:val="16"/>
          <w:szCs w:val="16"/>
        </w:rPr>
        <w:pict w14:anchorId="6C32BD0B">
          <v:shape id="_x0000_i1067" type="#_x0000_t75" style="width:29.25pt;height:12pt" equationxml="&lt;">
            <v:imagedata r:id="rId416" o:title="" chromakey="white"/>
          </v:shape>
        </w:pict>
      </w:r>
      <w:r w:rsidRPr="000514A9">
        <w:rPr>
          <w:rFonts w:ascii="Arial" w:hAnsi="Arial" w:cs="Arial"/>
          <w:sz w:val="16"/>
          <w:szCs w:val="16"/>
          <w:lang w:val="en-AU"/>
        </w:rPr>
        <w:fldChar w:fldCharType="end"/>
      </w:r>
      <w:r w:rsidRPr="000514A9">
        <w:rPr>
          <w:rFonts w:ascii="Arial" w:hAnsi="Arial" w:cs="Arial"/>
          <w:sz w:val="16"/>
          <w:szCs w:val="16"/>
          <w:lang w:val="en-AU"/>
        </w:rPr>
        <w:t xml:space="preserve">, </w:t>
      </w:r>
      <w:r w:rsidRPr="000514A9">
        <w:rPr>
          <w:rFonts w:ascii="Arial" w:hAnsi="Arial" w:cs="Arial"/>
          <w:i/>
          <w:iCs/>
          <w:color w:val="000000"/>
          <w:sz w:val="16"/>
          <w:szCs w:val="16"/>
          <w:lang w:eastAsia="zh-CN"/>
        </w:rPr>
        <w:t>codebookType</w:t>
      </w:r>
      <w:r w:rsidRPr="000514A9">
        <w:rPr>
          <w:rFonts w:ascii="Arial" w:hAnsi="Arial" w:cs="Arial"/>
          <w:color w:val="000000"/>
          <w:sz w:val="16"/>
          <w:szCs w:val="16"/>
          <w:lang w:eastAsia="zh-CN"/>
        </w:rPr>
        <w:t xml:space="preserve"> is set to </w:t>
      </w:r>
      <w:r w:rsidRPr="000514A9">
        <w:rPr>
          <w:rFonts w:ascii="Arial" w:eastAsia="MS Mincho" w:hAnsi="Arial" w:cs="Arial"/>
          <w:color w:val="000000"/>
          <w:sz w:val="16"/>
          <w:szCs w:val="16"/>
        </w:rPr>
        <w:t xml:space="preserve">‘typeII-Doppler-r18’ or ‘typeII-Doppler-PortSelection-r18’ and the corresponding </w:t>
      </w:r>
      <w:r w:rsidRPr="000514A9">
        <w:rPr>
          <w:rFonts w:ascii="Arial" w:eastAsia="MS Mincho" w:hAnsi="Arial" w:cs="Arial"/>
          <w:i/>
          <w:iCs/>
          <w:color w:val="000000"/>
          <w:sz w:val="16"/>
          <w:szCs w:val="16"/>
        </w:rPr>
        <w:t>NZP-CSI-RS-ResourceSet</w:t>
      </w:r>
      <w:r w:rsidRPr="000514A9">
        <w:rPr>
          <w:rFonts w:ascii="Arial" w:eastAsia="MS Mincho" w:hAnsi="Arial" w:cs="Arial"/>
          <w:color w:val="000000"/>
          <w:sz w:val="16"/>
          <w:szCs w:val="16"/>
        </w:rPr>
        <w:t xml:space="preserve"> for channel measurement is aperiodic with </w:t>
      </w:r>
      <w:r w:rsidRPr="000514A9">
        <w:rPr>
          <w:rFonts w:ascii="Arial" w:eastAsia="MS Mincho" w:hAnsi="Arial" w:cs="Arial"/>
          <w:color w:val="000000"/>
          <w:sz w:val="16"/>
          <w:szCs w:val="16"/>
        </w:rPr>
        <w:fldChar w:fldCharType="begin"/>
      </w:r>
      <w:r w:rsidRPr="000514A9">
        <w:rPr>
          <w:rFonts w:ascii="Arial" w:eastAsia="MS Mincho" w:hAnsi="Arial" w:cs="Arial"/>
          <w:color w:val="000000"/>
          <w:sz w:val="16"/>
          <w:szCs w:val="16"/>
        </w:rPr>
        <w:instrText xml:space="preserve"> QUOTE </w:instrText>
      </w:r>
      <w:r w:rsidR="00F93BBE">
        <w:rPr>
          <w:rFonts w:ascii="Arial" w:hAnsi="Arial" w:cs="Arial"/>
          <w:position w:val="-5"/>
          <w:sz w:val="16"/>
          <w:szCs w:val="16"/>
        </w:rPr>
        <w:pict w14:anchorId="718B4874">
          <v:shape id="_x0000_i1068" type="#_x0000_t75" style="width:7.5pt;height:12pt" equationxml="&lt;">
            <v:imagedata r:id="rId417" o:title="" chromakey="white"/>
          </v:shape>
        </w:pict>
      </w:r>
      <w:r w:rsidRPr="000514A9">
        <w:rPr>
          <w:rFonts w:ascii="Arial" w:eastAsia="MS Mincho" w:hAnsi="Arial" w:cs="Arial"/>
          <w:color w:val="000000"/>
          <w:sz w:val="16"/>
          <w:szCs w:val="16"/>
        </w:rPr>
        <w:instrText xml:space="preserve"> </w:instrText>
      </w:r>
      <w:r w:rsidRPr="000514A9">
        <w:rPr>
          <w:rFonts w:ascii="Arial" w:eastAsia="MS Mincho" w:hAnsi="Arial" w:cs="Arial"/>
          <w:color w:val="000000"/>
          <w:sz w:val="16"/>
          <w:szCs w:val="16"/>
        </w:rPr>
        <w:fldChar w:fldCharType="separate"/>
      </w:r>
      <w:r w:rsidR="00F93BBE">
        <w:rPr>
          <w:rFonts w:ascii="Arial" w:hAnsi="Arial" w:cs="Arial"/>
          <w:position w:val="-5"/>
          <w:sz w:val="16"/>
          <w:szCs w:val="16"/>
        </w:rPr>
        <w:pict w14:anchorId="076774EB">
          <v:shape id="_x0000_i1069" type="#_x0000_t75" style="width:7.5pt;height:12pt" equationxml="&lt;">
            <v:imagedata r:id="rId417" o:title="" chromakey="white"/>
          </v:shape>
        </w:pict>
      </w:r>
      <w:r w:rsidRPr="000514A9">
        <w:rPr>
          <w:rFonts w:ascii="Arial" w:eastAsia="MS Mincho" w:hAnsi="Arial" w:cs="Arial"/>
          <w:color w:val="000000"/>
          <w:sz w:val="16"/>
          <w:szCs w:val="16"/>
        </w:rPr>
        <w:fldChar w:fldCharType="end"/>
      </w:r>
      <w:r w:rsidRPr="000514A9">
        <w:rPr>
          <w:rFonts w:ascii="Arial" w:eastAsia="MS Mincho" w:hAnsi="Arial" w:cs="Arial"/>
          <w:color w:val="000000"/>
          <w:sz w:val="16"/>
          <w:szCs w:val="16"/>
        </w:rPr>
        <w:t xml:space="preserve"> CSI-RS resources, or</w:t>
      </w:r>
    </w:p>
    <w:p w14:paraId="3BB05157" w14:textId="77777777" w:rsidR="004F6239" w:rsidRPr="000514A9" w:rsidRDefault="004F6239" w:rsidP="004F6239">
      <w:pPr>
        <w:ind w:left="568" w:hanging="284"/>
        <w:rPr>
          <w:rFonts w:ascii="Arial" w:eastAsia="MS Mincho" w:hAnsi="Arial" w:cs="Arial"/>
          <w:color w:val="000000"/>
          <w:sz w:val="16"/>
          <w:szCs w:val="16"/>
        </w:rPr>
      </w:pPr>
      <w:r w:rsidRPr="000514A9">
        <w:rPr>
          <w:rFonts w:ascii="Arial" w:hAnsi="Arial" w:cs="Arial"/>
          <w:sz w:val="16"/>
          <w:szCs w:val="16"/>
        </w:rPr>
        <w:t>-</w:t>
      </w:r>
      <w:r w:rsidRPr="000514A9">
        <w:rPr>
          <w:rFonts w:ascii="Arial" w:hAnsi="Arial" w:cs="Arial"/>
          <w:sz w:val="16"/>
          <w:szCs w:val="16"/>
        </w:rPr>
        <w:tab/>
      </w:r>
      <w:r w:rsidRPr="000514A9">
        <w:rPr>
          <w:rFonts w:ascii="Arial" w:hAnsi="Arial" w:cs="Arial"/>
          <w:sz w:val="16"/>
          <w:szCs w:val="16"/>
        </w:rPr>
        <w:fldChar w:fldCharType="begin"/>
      </w:r>
      <w:r w:rsidRPr="000514A9">
        <w:rPr>
          <w:rFonts w:ascii="Arial" w:hAnsi="Arial" w:cs="Arial"/>
          <w:sz w:val="16"/>
          <w:szCs w:val="16"/>
        </w:rPr>
        <w:instrText xml:space="preserve"> QUOTE </w:instrText>
      </w:r>
      <w:r w:rsidR="00F93BBE">
        <w:rPr>
          <w:rFonts w:ascii="Arial" w:hAnsi="Arial" w:cs="Arial"/>
          <w:position w:val="-5"/>
          <w:sz w:val="16"/>
          <w:szCs w:val="16"/>
        </w:rPr>
        <w:pict w14:anchorId="26FD08B4">
          <v:shape id="_x0000_i1070" type="#_x0000_t75" style="width:51.75pt;height:12pt" equationxml="&lt;">
            <v:imagedata r:id="rId418" o:title="" chromakey="white"/>
          </v:shape>
        </w:pict>
      </w:r>
      <w:r w:rsidRPr="000514A9">
        <w:rPr>
          <w:rFonts w:ascii="Arial" w:hAnsi="Arial" w:cs="Arial"/>
          <w:sz w:val="16"/>
          <w:szCs w:val="16"/>
        </w:rPr>
        <w:instrText xml:space="preserve"> </w:instrText>
      </w:r>
      <w:r w:rsidRPr="000514A9">
        <w:rPr>
          <w:rFonts w:ascii="Arial" w:hAnsi="Arial" w:cs="Arial"/>
          <w:sz w:val="16"/>
          <w:szCs w:val="16"/>
        </w:rPr>
        <w:fldChar w:fldCharType="separate"/>
      </w:r>
      <w:r w:rsidR="00F93BBE">
        <w:rPr>
          <w:rFonts w:ascii="Arial" w:hAnsi="Arial" w:cs="Arial"/>
          <w:position w:val="-5"/>
          <w:sz w:val="16"/>
          <w:szCs w:val="16"/>
        </w:rPr>
        <w:pict w14:anchorId="5443B71C">
          <v:shape id="_x0000_i1071" type="#_x0000_t75" style="width:51.75pt;height:12pt" equationxml="&lt;">
            <v:imagedata r:id="rId418" o:title="" chromakey="white"/>
          </v:shape>
        </w:pict>
      </w:r>
      <w:r w:rsidRPr="000514A9">
        <w:rPr>
          <w:rFonts w:ascii="Arial" w:hAnsi="Arial" w:cs="Arial"/>
          <w:sz w:val="16"/>
          <w:szCs w:val="16"/>
        </w:rPr>
        <w:fldChar w:fldCharType="end"/>
      </w:r>
      <w:r w:rsidRPr="000514A9">
        <w:rPr>
          <w:rFonts w:ascii="Arial" w:hAnsi="Arial" w:cs="Arial"/>
          <w:sz w:val="16"/>
          <w:szCs w:val="16"/>
        </w:rPr>
        <w:t xml:space="preserve">, with </w:t>
      </w:r>
      <w:r w:rsidRPr="000514A9">
        <w:rPr>
          <w:rFonts w:ascii="Arial" w:hAnsi="Arial" w:cs="Arial"/>
          <w:sz w:val="16"/>
          <w:szCs w:val="16"/>
        </w:rPr>
        <w:fldChar w:fldCharType="begin"/>
      </w:r>
      <w:r w:rsidRPr="000514A9">
        <w:rPr>
          <w:rFonts w:ascii="Arial" w:hAnsi="Arial" w:cs="Arial"/>
          <w:sz w:val="16"/>
          <w:szCs w:val="16"/>
        </w:rPr>
        <w:instrText xml:space="preserve"> QUOTE </w:instrText>
      </w:r>
      <w:r w:rsidR="00F93BBE">
        <w:rPr>
          <w:rFonts w:ascii="Arial" w:hAnsi="Arial" w:cs="Arial"/>
          <w:position w:val="-5"/>
          <w:sz w:val="16"/>
          <w:szCs w:val="16"/>
        </w:rPr>
        <w:pict w14:anchorId="44D47F38">
          <v:shape id="_x0000_i1072" type="#_x0000_t75" style="width:33pt;height:12pt" equationxml="&lt;">
            <v:imagedata r:id="rId412" o:title="" chromakey="white"/>
          </v:shape>
        </w:pict>
      </w:r>
      <w:r w:rsidRPr="000514A9">
        <w:rPr>
          <w:rFonts w:ascii="Arial" w:hAnsi="Arial" w:cs="Arial"/>
          <w:sz w:val="16"/>
          <w:szCs w:val="16"/>
        </w:rPr>
        <w:instrText xml:space="preserve"> </w:instrText>
      </w:r>
      <w:r w:rsidRPr="000514A9">
        <w:rPr>
          <w:rFonts w:ascii="Arial" w:hAnsi="Arial" w:cs="Arial"/>
          <w:sz w:val="16"/>
          <w:szCs w:val="16"/>
        </w:rPr>
        <w:fldChar w:fldCharType="separate"/>
      </w:r>
      <w:r w:rsidR="00F93BBE">
        <w:rPr>
          <w:rFonts w:ascii="Arial" w:hAnsi="Arial" w:cs="Arial"/>
          <w:position w:val="-5"/>
          <w:sz w:val="16"/>
          <w:szCs w:val="16"/>
        </w:rPr>
        <w:pict w14:anchorId="27215D37">
          <v:shape id="_x0000_i1073" type="#_x0000_t75" style="width:33pt;height:12pt" equationxml="&lt;">
            <v:imagedata r:id="rId412" o:title="" chromakey="white"/>
          </v:shape>
        </w:pict>
      </w:r>
      <w:r w:rsidRPr="000514A9">
        <w:rPr>
          <w:rFonts w:ascii="Arial" w:hAnsi="Arial" w:cs="Arial"/>
          <w:sz w:val="16"/>
          <w:szCs w:val="16"/>
        </w:rPr>
        <w:fldChar w:fldCharType="end"/>
      </w:r>
      <w:r w:rsidRPr="000514A9">
        <w:rPr>
          <w:rFonts w:ascii="Arial" w:hAnsi="Arial" w:cs="Arial"/>
          <w:sz w:val="16"/>
          <w:szCs w:val="16"/>
        </w:rPr>
        <w:t xml:space="preserve"> of </w:t>
      </w:r>
      <w:r w:rsidRPr="000514A9">
        <w:rPr>
          <w:rFonts w:ascii="Arial" w:hAnsi="Arial" w:cs="Arial"/>
          <w:sz w:val="16"/>
          <w:szCs w:val="16"/>
          <w:lang w:val="x-none"/>
        </w:rPr>
        <w:t>table 5.4-2</w:t>
      </w:r>
      <w:r w:rsidRPr="000514A9">
        <w:rPr>
          <w:rFonts w:ascii="Arial" w:hAnsi="Arial" w:cs="Arial"/>
          <w:sz w:val="16"/>
          <w:szCs w:val="16"/>
        </w:rPr>
        <w:t>,</w:t>
      </w:r>
      <w:r w:rsidRPr="000514A9">
        <w:rPr>
          <w:rFonts w:ascii="Arial" w:hAnsi="Arial" w:cs="Arial"/>
          <w:color w:val="FF0000"/>
          <w:sz w:val="16"/>
          <w:szCs w:val="16"/>
        </w:rPr>
        <w:t xml:space="preserve"> </w:t>
      </w:r>
      <w:r w:rsidRPr="000514A9">
        <w:rPr>
          <w:rFonts w:ascii="Arial" w:eastAsia="MS Mincho" w:hAnsi="Arial" w:cs="Arial"/>
          <w:color w:val="FF0000"/>
          <w:sz w:val="16"/>
          <w:szCs w:val="16"/>
        </w:rPr>
        <w:t>where w=56.(</w:t>
      </w:r>
      <w:r w:rsidRPr="000514A9">
        <w:rPr>
          <w:rFonts w:ascii="Arial" w:eastAsia="MS Mincho" w:hAnsi="Arial" w:cs="Arial"/>
          <w:i/>
          <w:color w:val="FF0000"/>
          <w:sz w:val="16"/>
          <w:szCs w:val="16"/>
        </w:rPr>
        <w:t>K</w:t>
      </w:r>
      <w:r w:rsidRPr="000514A9">
        <w:rPr>
          <w:rFonts w:ascii="Arial" w:eastAsia="MS Mincho" w:hAnsi="Arial" w:cs="Arial"/>
          <w:i/>
          <w:color w:val="FF0000"/>
          <w:sz w:val="16"/>
          <w:szCs w:val="16"/>
          <w:vertAlign w:val="subscript"/>
        </w:rPr>
        <w:t>P</w:t>
      </w:r>
      <w:r w:rsidRPr="000514A9">
        <w:rPr>
          <w:rFonts w:ascii="Arial" w:eastAsia="MS Mincho" w:hAnsi="Arial" w:cs="Arial"/>
          <w:color w:val="FF0000"/>
          <w:sz w:val="16"/>
          <w:szCs w:val="16"/>
        </w:rPr>
        <w:t xml:space="preserve"> –1) or 56.</w:t>
      </w:r>
      <w:r w:rsidRPr="000514A9">
        <w:rPr>
          <w:rFonts w:ascii="Arial" w:eastAsia="MS Mincho" w:hAnsi="Arial" w:cs="Arial"/>
          <w:i/>
          <w:color w:val="FF0000"/>
          <w:sz w:val="16"/>
          <w:szCs w:val="16"/>
        </w:rPr>
        <w:t>K</w:t>
      </w:r>
      <w:r w:rsidRPr="000514A9">
        <w:rPr>
          <w:rFonts w:ascii="Arial" w:eastAsia="MS Mincho" w:hAnsi="Arial" w:cs="Arial"/>
          <w:i/>
          <w:color w:val="FF0000"/>
          <w:sz w:val="16"/>
          <w:szCs w:val="16"/>
          <w:vertAlign w:val="subscript"/>
        </w:rPr>
        <w:t>P</w:t>
      </w:r>
      <w:r w:rsidRPr="000514A9">
        <w:rPr>
          <w:rFonts w:ascii="Arial" w:eastAsia="MS Mincho" w:hAnsi="Arial" w:cs="Arial"/>
          <w:color w:val="FF0000"/>
          <w:sz w:val="16"/>
          <w:szCs w:val="16"/>
        </w:rPr>
        <w:t xml:space="preserve"> symbols, according to the reported UE capability, where the value of </w:t>
      </w:r>
      <w:r w:rsidRPr="000514A9">
        <w:rPr>
          <w:rFonts w:ascii="Cambria Math" w:eastAsia="MS Mincho" w:hAnsi="Cambria Math" w:cs="Cambria Math"/>
          <w:color w:val="FF0000"/>
          <w:sz w:val="16"/>
          <w:szCs w:val="16"/>
        </w:rPr>
        <w:t>𝐾</w:t>
      </w:r>
      <w:r w:rsidRPr="000514A9">
        <w:rPr>
          <w:rFonts w:ascii="Cambria Math" w:eastAsia="MS Mincho" w:hAnsi="Cambria Math" w:cs="Cambria Math"/>
          <w:color w:val="FF0000"/>
          <w:sz w:val="16"/>
          <w:szCs w:val="16"/>
          <w:vertAlign w:val="subscript"/>
        </w:rPr>
        <w:t>𝑃</w:t>
      </w:r>
      <w:r w:rsidRPr="000514A9">
        <w:rPr>
          <w:rFonts w:ascii="Arial" w:eastAsia="MS Mincho" w:hAnsi="Arial" w:cs="Arial"/>
          <w:color w:val="FF0000"/>
          <w:sz w:val="16"/>
          <w:szCs w:val="16"/>
          <w:vertAlign w:val="subscript"/>
        </w:rPr>
        <w:t xml:space="preserve"> </w:t>
      </w:r>
      <w:r w:rsidRPr="000514A9">
        <w:rPr>
          <w:rFonts w:ascii="Cambria Math" w:eastAsia="MS Mincho" w:hAnsi="Cambria Math" w:cs="Cambria Math"/>
          <w:color w:val="FF0000"/>
          <w:sz w:val="16"/>
          <w:szCs w:val="16"/>
        </w:rPr>
        <w:t>∈</w:t>
      </w:r>
      <w:r w:rsidRPr="000514A9">
        <w:rPr>
          <w:rFonts w:ascii="Arial" w:eastAsia="MS Mincho" w:hAnsi="Arial" w:cs="Arial"/>
          <w:color w:val="FF0000"/>
          <w:sz w:val="16"/>
          <w:szCs w:val="16"/>
        </w:rPr>
        <w:t>{1,2,4} is indicated by UE capability</w:t>
      </w:r>
      <w:r w:rsidRPr="000514A9">
        <w:rPr>
          <w:rFonts w:ascii="Arial" w:eastAsia="MS Mincho" w:hAnsi="Arial" w:cs="Arial"/>
          <w:color w:val="000000"/>
          <w:sz w:val="16"/>
          <w:szCs w:val="16"/>
        </w:rPr>
        <w:t xml:space="preserve">, </w:t>
      </w:r>
      <w:r w:rsidRPr="000514A9">
        <w:rPr>
          <w:rFonts w:ascii="Arial" w:hAnsi="Arial" w:cs="Arial"/>
          <w:sz w:val="16"/>
          <w:szCs w:val="16"/>
          <w:lang w:val="en-AU"/>
        </w:rPr>
        <w:t xml:space="preserve">if the CSI report is configured with </w:t>
      </w:r>
      <w:r w:rsidRPr="000514A9">
        <w:rPr>
          <w:rFonts w:ascii="Arial" w:hAnsi="Arial" w:cs="Arial"/>
          <w:color w:val="FF0000"/>
          <w:sz w:val="16"/>
          <w:szCs w:val="16"/>
          <w:lang w:val="en-AU" w:eastAsia="zh-CN"/>
        </w:rPr>
        <w:fldChar w:fldCharType="begin"/>
      </w:r>
      <w:r w:rsidRPr="000514A9">
        <w:rPr>
          <w:rFonts w:ascii="Arial" w:hAnsi="Arial" w:cs="Arial"/>
          <w:color w:val="FF0000"/>
          <w:sz w:val="16"/>
          <w:szCs w:val="16"/>
          <w:lang w:val="en-AU" w:eastAsia="zh-CN"/>
        </w:rPr>
        <w:instrText xml:space="preserve"> QUOTE </w:instrText>
      </w:r>
      <w:r w:rsidR="00F93BBE">
        <w:rPr>
          <w:rFonts w:ascii="Arial" w:hAnsi="Arial" w:cs="Arial"/>
          <w:position w:val="-5"/>
          <w:sz w:val="16"/>
          <w:szCs w:val="16"/>
        </w:rPr>
        <w:pict w14:anchorId="4601C09A">
          <v:shape id="_x0000_i1074" type="#_x0000_t75" style="width:29.25pt;height:12pt" equationxml="&lt;">
            <v:imagedata r:id="rId416" o:title="" chromakey="white"/>
          </v:shape>
        </w:pict>
      </w:r>
      <w:r w:rsidRPr="000514A9">
        <w:rPr>
          <w:rFonts w:ascii="Arial" w:hAnsi="Arial" w:cs="Arial"/>
          <w:color w:val="FF0000"/>
          <w:sz w:val="16"/>
          <w:szCs w:val="16"/>
          <w:lang w:val="en-AU" w:eastAsia="zh-CN"/>
        </w:rPr>
        <w:instrText xml:space="preserve"> </w:instrText>
      </w:r>
      <w:r w:rsidRPr="000514A9">
        <w:rPr>
          <w:rFonts w:ascii="Arial" w:hAnsi="Arial" w:cs="Arial"/>
          <w:color w:val="FF0000"/>
          <w:sz w:val="16"/>
          <w:szCs w:val="16"/>
          <w:lang w:val="en-AU" w:eastAsia="zh-CN"/>
        </w:rPr>
        <w:fldChar w:fldCharType="separate"/>
      </w:r>
      <w:r w:rsidR="00F93BBE">
        <w:rPr>
          <w:rFonts w:ascii="Arial" w:hAnsi="Arial" w:cs="Arial"/>
          <w:position w:val="-5"/>
          <w:sz w:val="16"/>
          <w:szCs w:val="16"/>
        </w:rPr>
        <w:pict w14:anchorId="4C46A192">
          <v:shape id="_x0000_i1075" type="#_x0000_t75" style="width:29.25pt;height:12pt" equationxml="&lt;">
            <v:imagedata r:id="rId416" o:title="" chromakey="white"/>
          </v:shape>
        </w:pict>
      </w:r>
      <w:r w:rsidRPr="000514A9">
        <w:rPr>
          <w:rFonts w:ascii="Arial" w:hAnsi="Arial" w:cs="Arial"/>
          <w:color w:val="FF0000"/>
          <w:sz w:val="16"/>
          <w:szCs w:val="16"/>
          <w:lang w:val="en-AU" w:eastAsia="zh-CN"/>
        </w:rPr>
        <w:fldChar w:fldCharType="end"/>
      </w:r>
      <w:r w:rsidRPr="000514A9">
        <w:rPr>
          <w:rFonts w:ascii="Arial" w:hAnsi="Arial" w:cs="Arial"/>
          <w:color w:val="FF0000"/>
          <w:sz w:val="16"/>
          <w:szCs w:val="16"/>
          <w:lang w:val="en-AU" w:eastAsia="zh-CN"/>
        </w:rPr>
        <w:t xml:space="preserve"> </w:t>
      </w:r>
      <w:r w:rsidRPr="000514A9">
        <w:rPr>
          <w:rFonts w:ascii="Arial" w:hAnsi="Arial" w:cs="Arial"/>
          <w:sz w:val="16"/>
          <w:szCs w:val="16"/>
          <w:lang w:val="en-AU"/>
        </w:rPr>
        <w:t xml:space="preserve">, </w:t>
      </w:r>
      <w:r w:rsidRPr="000514A9">
        <w:rPr>
          <w:rFonts w:ascii="Arial" w:hAnsi="Arial" w:cs="Arial"/>
          <w:i/>
          <w:iCs/>
          <w:color w:val="000000"/>
          <w:sz w:val="16"/>
          <w:szCs w:val="16"/>
          <w:lang w:eastAsia="zh-CN"/>
        </w:rPr>
        <w:t>codebookType</w:t>
      </w:r>
      <w:r w:rsidRPr="000514A9">
        <w:rPr>
          <w:rFonts w:ascii="Arial" w:hAnsi="Arial" w:cs="Arial"/>
          <w:color w:val="000000"/>
          <w:sz w:val="16"/>
          <w:szCs w:val="16"/>
          <w:lang w:eastAsia="zh-CN"/>
        </w:rPr>
        <w:t xml:space="preserve"> is set to </w:t>
      </w:r>
      <w:r w:rsidRPr="000514A9">
        <w:rPr>
          <w:rFonts w:ascii="Arial" w:eastAsia="MS Mincho" w:hAnsi="Arial" w:cs="Arial"/>
          <w:color w:val="000000"/>
          <w:sz w:val="16"/>
          <w:szCs w:val="16"/>
        </w:rPr>
        <w:t xml:space="preserve">‘typeII-Doppler-r18’ or ‘typeII-Doppler-PortSelection-r18’ and the corresponding </w:t>
      </w:r>
      <w:r w:rsidRPr="000514A9">
        <w:rPr>
          <w:rFonts w:ascii="Arial" w:eastAsia="MS Mincho" w:hAnsi="Arial" w:cs="Arial"/>
          <w:i/>
          <w:iCs/>
          <w:color w:val="000000"/>
          <w:sz w:val="16"/>
          <w:szCs w:val="16"/>
        </w:rPr>
        <w:t>NZP-CSI-RS-ResourceSet</w:t>
      </w:r>
      <w:r w:rsidRPr="000514A9">
        <w:rPr>
          <w:rFonts w:ascii="Arial" w:eastAsia="MS Mincho" w:hAnsi="Arial" w:cs="Arial"/>
          <w:color w:val="000000"/>
          <w:sz w:val="16"/>
          <w:szCs w:val="16"/>
        </w:rPr>
        <w:t xml:space="preserve"> for channel measurement is periodic or semi-persistent with a single CSI-RS resource, or</w:t>
      </w:r>
    </w:p>
    <w:p w14:paraId="762D3791" w14:textId="77777777" w:rsidR="004F6239" w:rsidRPr="000514A9" w:rsidRDefault="004F6239" w:rsidP="004F6239">
      <w:pPr>
        <w:ind w:left="568" w:hanging="284"/>
        <w:rPr>
          <w:rFonts w:ascii="Arial" w:eastAsia="MS Mincho" w:hAnsi="Arial" w:cs="Arial"/>
          <w:color w:val="000000"/>
          <w:sz w:val="16"/>
          <w:szCs w:val="16"/>
        </w:rPr>
      </w:pPr>
      <w:r w:rsidRPr="000514A9">
        <w:rPr>
          <w:rFonts w:ascii="Arial" w:hAnsi="Arial" w:cs="Arial"/>
          <w:sz w:val="16"/>
          <w:szCs w:val="16"/>
        </w:rPr>
        <w:t>-</w:t>
      </w:r>
      <w:r w:rsidRPr="000514A9">
        <w:rPr>
          <w:rFonts w:ascii="Arial" w:hAnsi="Arial" w:cs="Arial"/>
          <w:sz w:val="16"/>
          <w:szCs w:val="16"/>
        </w:rPr>
        <w:tab/>
      </w:r>
      <w:r w:rsidRPr="000514A9">
        <w:rPr>
          <w:rFonts w:ascii="Arial" w:hAnsi="Arial" w:cs="Arial"/>
          <w:sz w:val="16"/>
          <w:szCs w:val="16"/>
        </w:rPr>
        <w:fldChar w:fldCharType="begin"/>
      </w:r>
      <w:r w:rsidRPr="000514A9">
        <w:rPr>
          <w:rFonts w:ascii="Arial" w:hAnsi="Arial" w:cs="Arial"/>
          <w:sz w:val="16"/>
          <w:szCs w:val="16"/>
        </w:rPr>
        <w:instrText xml:space="preserve"> QUOTE </w:instrText>
      </w:r>
      <w:r w:rsidR="00F93BBE">
        <w:rPr>
          <w:rFonts w:ascii="Arial" w:hAnsi="Arial" w:cs="Arial"/>
          <w:position w:val="-5"/>
          <w:sz w:val="16"/>
          <w:szCs w:val="16"/>
        </w:rPr>
        <w:pict w14:anchorId="4CB13EC5">
          <v:shape id="_x0000_i1076" type="#_x0000_t75" style="width:96.75pt;height:12pt" equationxml="&lt;">
            <v:imagedata r:id="rId415" o:title="" chromakey="white"/>
          </v:shape>
        </w:pict>
      </w:r>
      <w:r w:rsidRPr="000514A9">
        <w:rPr>
          <w:rFonts w:ascii="Arial" w:hAnsi="Arial" w:cs="Arial"/>
          <w:sz w:val="16"/>
          <w:szCs w:val="16"/>
        </w:rPr>
        <w:instrText xml:space="preserve"> </w:instrText>
      </w:r>
      <w:r w:rsidRPr="000514A9">
        <w:rPr>
          <w:rFonts w:ascii="Arial" w:hAnsi="Arial" w:cs="Arial"/>
          <w:sz w:val="16"/>
          <w:szCs w:val="16"/>
        </w:rPr>
        <w:fldChar w:fldCharType="separate"/>
      </w:r>
      <w:r w:rsidR="00F93BBE">
        <w:rPr>
          <w:rFonts w:ascii="Arial" w:hAnsi="Arial" w:cs="Arial"/>
          <w:position w:val="-5"/>
          <w:sz w:val="16"/>
          <w:szCs w:val="16"/>
        </w:rPr>
        <w:pict w14:anchorId="46C1F883">
          <v:shape id="_x0000_i1077" type="#_x0000_t75" style="width:96.75pt;height:12pt" equationxml="&lt;">
            <v:imagedata r:id="rId415" o:title="" chromakey="white"/>
          </v:shape>
        </w:pict>
      </w:r>
      <w:r w:rsidRPr="000514A9">
        <w:rPr>
          <w:rFonts w:ascii="Arial" w:hAnsi="Arial" w:cs="Arial"/>
          <w:sz w:val="16"/>
          <w:szCs w:val="16"/>
        </w:rPr>
        <w:fldChar w:fldCharType="end"/>
      </w:r>
      <w:r w:rsidRPr="000514A9">
        <w:rPr>
          <w:rFonts w:ascii="Arial" w:hAnsi="Arial" w:cs="Arial"/>
          <w:sz w:val="16"/>
          <w:szCs w:val="16"/>
        </w:rPr>
        <w:t xml:space="preserve"> or </w:t>
      </w:r>
      <w:r w:rsidRPr="000514A9">
        <w:rPr>
          <w:rFonts w:ascii="Arial" w:hAnsi="Arial" w:cs="Arial"/>
          <w:sz w:val="16"/>
          <w:szCs w:val="16"/>
        </w:rPr>
        <w:fldChar w:fldCharType="begin"/>
      </w:r>
      <w:r w:rsidRPr="000514A9">
        <w:rPr>
          <w:rFonts w:ascii="Arial" w:hAnsi="Arial" w:cs="Arial"/>
          <w:sz w:val="16"/>
          <w:szCs w:val="16"/>
        </w:rPr>
        <w:instrText xml:space="preserve"> QUOTE </w:instrText>
      </w:r>
      <w:r w:rsidR="00F93BBE">
        <w:rPr>
          <w:rFonts w:ascii="Arial" w:hAnsi="Arial" w:cs="Arial"/>
          <w:position w:val="-5"/>
          <w:sz w:val="16"/>
          <w:szCs w:val="16"/>
        </w:rPr>
        <w:pict w14:anchorId="1A67977A">
          <v:shape id="_x0000_i1078" type="#_x0000_t75" style="width:124.5pt;height:12pt" equationxml="&lt;">
            <v:imagedata r:id="rId419" o:title="" chromakey="white"/>
          </v:shape>
        </w:pict>
      </w:r>
      <w:r w:rsidRPr="000514A9">
        <w:rPr>
          <w:rFonts w:ascii="Arial" w:hAnsi="Arial" w:cs="Arial"/>
          <w:sz w:val="16"/>
          <w:szCs w:val="16"/>
        </w:rPr>
        <w:instrText xml:space="preserve"> </w:instrText>
      </w:r>
      <w:r w:rsidRPr="000514A9">
        <w:rPr>
          <w:rFonts w:ascii="Arial" w:hAnsi="Arial" w:cs="Arial"/>
          <w:sz w:val="16"/>
          <w:szCs w:val="16"/>
        </w:rPr>
        <w:fldChar w:fldCharType="separate"/>
      </w:r>
      <w:r w:rsidR="00F93BBE">
        <w:rPr>
          <w:rFonts w:ascii="Arial" w:hAnsi="Arial" w:cs="Arial"/>
          <w:position w:val="-5"/>
          <w:sz w:val="16"/>
          <w:szCs w:val="16"/>
        </w:rPr>
        <w:pict w14:anchorId="132AEDA7">
          <v:shape id="_x0000_i1079" type="#_x0000_t75" style="width:124.5pt;height:12pt" equationxml="&lt;">
            <v:imagedata r:id="rId419" o:title="" chromakey="white"/>
          </v:shape>
        </w:pict>
      </w:r>
      <w:r w:rsidRPr="000514A9">
        <w:rPr>
          <w:rFonts w:ascii="Arial" w:hAnsi="Arial" w:cs="Arial"/>
          <w:sz w:val="16"/>
          <w:szCs w:val="16"/>
        </w:rPr>
        <w:fldChar w:fldCharType="end"/>
      </w:r>
      <w:r w:rsidRPr="000514A9">
        <w:rPr>
          <w:rFonts w:ascii="Arial" w:hAnsi="Arial" w:cs="Arial"/>
          <w:sz w:val="16"/>
          <w:szCs w:val="16"/>
        </w:rPr>
        <w:t xml:space="preserve">, according to UE reported capability, with </w:t>
      </w:r>
      <w:r w:rsidRPr="000514A9">
        <w:rPr>
          <w:rFonts w:ascii="Arial" w:hAnsi="Arial" w:cs="Arial"/>
          <w:sz w:val="16"/>
          <w:szCs w:val="16"/>
        </w:rPr>
        <w:fldChar w:fldCharType="begin"/>
      </w:r>
      <w:r w:rsidRPr="000514A9">
        <w:rPr>
          <w:rFonts w:ascii="Arial" w:hAnsi="Arial" w:cs="Arial"/>
          <w:sz w:val="16"/>
          <w:szCs w:val="16"/>
        </w:rPr>
        <w:instrText xml:space="preserve"> QUOTE </w:instrText>
      </w:r>
      <w:r w:rsidR="00F93BBE">
        <w:rPr>
          <w:rFonts w:ascii="Arial" w:hAnsi="Arial" w:cs="Arial"/>
          <w:position w:val="-5"/>
          <w:sz w:val="16"/>
          <w:szCs w:val="16"/>
        </w:rPr>
        <w:pict w14:anchorId="70EBDA56">
          <v:shape id="_x0000_i1080" type="#_x0000_t75" style="width:33pt;height:12pt" equationxml="&lt;">
            <v:imagedata r:id="rId412" o:title="" chromakey="white"/>
          </v:shape>
        </w:pict>
      </w:r>
      <w:r w:rsidRPr="000514A9">
        <w:rPr>
          <w:rFonts w:ascii="Arial" w:hAnsi="Arial" w:cs="Arial"/>
          <w:sz w:val="16"/>
          <w:szCs w:val="16"/>
        </w:rPr>
        <w:instrText xml:space="preserve"> </w:instrText>
      </w:r>
      <w:r w:rsidRPr="000514A9">
        <w:rPr>
          <w:rFonts w:ascii="Arial" w:hAnsi="Arial" w:cs="Arial"/>
          <w:sz w:val="16"/>
          <w:szCs w:val="16"/>
        </w:rPr>
        <w:fldChar w:fldCharType="separate"/>
      </w:r>
      <w:r w:rsidR="00F93BBE">
        <w:rPr>
          <w:rFonts w:ascii="Arial" w:hAnsi="Arial" w:cs="Arial"/>
          <w:position w:val="-5"/>
          <w:sz w:val="16"/>
          <w:szCs w:val="16"/>
        </w:rPr>
        <w:pict w14:anchorId="2323F7B3">
          <v:shape id="_x0000_i1081" type="#_x0000_t75" style="width:33pt;height:12pt" equationxml="&lt;">
            <v:imagedata r:id="rId412" o:title="" chromakey="white"/>
          </v:shape>
        </w:pict>
      </w:r>
      <w:r w:rsidRPr="000514A9">
        <w:rPr>
          <w:rFonts w:ascii="Arial" w:hAnsi="Arial" w:cs="Arial"/>
          <w:sz w:val="16"/>
          <w:szCs w:val="16"/>
        </w:rPr>
        <w:fldChar w:fldCharType="end"/>
      </w:r>
      <w:r w:rsidRPr="000514A9">
        <w:rPr>
          <w:rFonts w:ascii="Arial" w:hAnsi="Arial" w:cs="Arial"/>
          <w:sz w:val="16"/>
          <w:szCs w:val="16"/>
        </w:rPr>
        <w:t xml:space="preserve"> of </w:t>
      </w:r>
      <w:r w:rsidRPr="000514A9">
        <w:rPr>
          <w:rFonts w:ascii="Arial" w:hAnsi="Arial" w:cs="Arial"/>
          <w:sz w:val="16"/>
          <w:szCs w:val="16"/>
          <w:lang w:val="x-none"/>
        </w:rPr>
        <w:t>table 5.4-2</w:t>
      </w:r>
      <w:r w:rsidRPr="000514A9">
        <w:rPr>
          <w:rFonts w:ascii="Arial" w:hAnsi="Arial" w:cs="Arial"/>
          <w:sz w:val="16"/>
          <w:szCs w:val="16"/>
        </w:rPr>
        <w:t xml:space="preserve">, </w:t>
      </w:r>
      <w:r w:rsidRPr="000514A9">
        <w:rPr>
          <w:rFonts w:ascii="Arial" w:hAnsi="Arial" w:cs="Arial"/>
          <w:sz w:val="16"/>
          <w:szCs w:val="16"/>
          <w:lang w:val="en-AU"/>
        </w:rPr>
        <w:t xml:space="preserve">if the CSI report is configured with </w:t>
      </w:r>
      <w:r w:rsidRPr="000514A9">
        <w:rPr>
          <w:rFonts w:ascii="Arial" w:hAnsi="Arial" w:cs="Arial"/>
          <w:sz w:val="16"/>
          <w:szCs w:val="16"/>
          <w:lang w:val="en-AU"/>
        </w:rPr>
        <w:fldChar w:fldCharType="begin"/>
      </w:r>
      <w:r w:rsidRPr="000514A9">
        <w:rPr>
          <w:rFonts w:ascii="Arial" w:hAnsi="Arial" w:cs="Arial"/>
          <w:sz w:val="16"/>
          <w:szCs w:val="16"/>
          <w:lang w:val="en-AU"/>
        </w:rPr>
        <w:instrText xml:space="preserve"> QUOTE </w:instrText>
      </w:r>
      <w:r w:rsidR="00F93BBE">
        <w:rPr>
          <w:rFonts w:ascii="Arial" w:hAnsi="Arial" w:cs="Arial"/>
          <w:position w:val="-5"/>
          <w:sz w:val="16"/>
          <w:szCs w:val="16"/>
        </w:rPr>
        <w:pict w14:anchorId="35E25B94">
          <v:shape id="_x0000_i1082" type="#_x0000_t75" style="width:29.25pt;height:12pt" equationxml="&lt;">
            <v:imagedata r:id="rId420" o:title="" chromakey="white"/>
          </v:shape>
        </w:pict>
      </w:r>
      <w:r w:rsidRPr="000514A9">
        <w:rPr>
          <w:rFonts w:ascii="Arial" w:hAnsi="Arial" w:cs="Arial"/>
          <w:sz w:val="16"/>
          <w:szCs w:val="16"/>
          <w:lang w:val="en-AU"/>
        </w:rPr>
        <w:instrText xml:space="preserve"> </w:instrText>
      </w:r>
      <w:r w:rsidRPr="000514A9">
        <w:rPr>
          <w:rFonts w:ascii="Arial" w:hAnsi="Arial" w:cs="Arial"/>
          <w:sz w:val="16"/>
          <w:szCs w:val="16"/>
          <w:lang w:val="en-AU"/>
        </w:rPr>
        <w:fldChar w:fldCharType="separate"/>
      </w:r>
      <w:r w:rsidR="00F93BBE">
        <w:rPr>
          <w:rFonts w:ascii="Arial" w:hAnsi="Arial" w:cs="Arial"/>
          <w:position w:val="-5"/>
          <w:sz w:val="16"/>
          <w:szCs w:val="16"/>
        </w:rPr>
        <w:pict w14:anchorId="47E01688">
          <v:shape id="_x0000_i1083" type="#_x0000_t75" style="width:29.25pt;height:12pt" equationxml="&lt;">
            <v:imagedata r:id="rId420" o:title="" chromakey="white"/>
          </v:shape>
        </w:pict>
      </w:r>
      <w:r w:rsidRPr="000514A9">
        <w:rPr>
          <w:rFonts w:ascii="Arial" w:hAnsi="Arial" w:cs="Arial"/>
          <w:sz w:val="16"/>
          <w:szCs w:val="16"/>
          <w:lang w:val="en-AU"/>
        </w:rPr>
        <w:fldChar w:fldCharType="end"/>
      </w:r>
      <w:r w:rsidRPr="000514A9">
        <w:rPr>
          <w:rFonts w:ascii="Arial" w:hAnsi="Arial" w:cs="Arial"/>
          <w:sz w:val="16"/>
          <w:szCs w:val="16"/>
          <w:lang w:val="en-AU"/>
        </w:rPr>
        <w:t xml:space="preserve">, </w:t>
      </w:r>
      <w:r w:rsidRPr="000514A9">
        <w:rPr>
          <w:rFonts w:ascii="Arial" w:hAnsi="Arial" w:cs="Arial"/>
          <w:i/>
          <w:iCs/>
          <w:color w:val="000000"/>
          <w:sz w:val="16"/>
          <w:szCs w:val="16"/>
          <w:lang w:eastAsia="zh-CN"/>
        </w:rPr>
        <w:t>codebookType</w:t>
      </w:r>
      <w:r w:rsidRPr="000514A9">
        <w:rPr>
          <w:rFonts w:ascii="Arial" w:hAnsi="Arial" w:cs="Arial"/>
          <w:color w:val="000000"/>
          <w:sz w:val="16"/>
          <w:szCs w:val="16"/>
          <w:lang w:eastAsia="zh-CN"/>
        </w:rPr>
        <w:t xml:space="preserve"> is set to </w:t>
      </w:r>
      <w:r w:rsidRPr="000514A9">
        <w:rPr>
          <w:rFonts w:ascii="Arial" w:eastAsia="MS Mincho" w:hAnsi="Arial" w:cs="Arial"/>
          <w:color w:val="000000"/>
          <w:sz w:val="16"/>
          <w:szCs w:val="16"/>
        </w:rPr>
        <w:t xml:space="preserve">‘typeII-Doppler-r18’ and the corresponding </w:t>
      </w:r>
      <w:r w:rsidRPr="000514A9">
        <w:rPr>
          <w:rFonts w:ascii="Arial" w:eastAsia="MS Mincho" w:hAnsi="Arial" w:cs="Arial"/>
          <w:i/>
          <w:iCs/>
          <w:color w:val="000000"/>
          <w:sz w:val="16"/>
          <w:szCs w:val="16"/>
        </w:rPr>
        <w:t>NZP-CSI-RS-ResourceSet</w:t>
      </w:r>
      <w:r w:rsidRPr="000514A9">
        <w:rPr>
          <w:rFonts w:ascii="Arial" w:eastAsia="MS Mincho" w:hAnsi="Arial" w:cs="Arial"/>
          <w:color w:val="000000"/>
          <w:sz w:val="16"/>
          <w:szCs w:val="16"/>
        </w:rPr>
        <w:t xml:space="preserve"> for channel measurement is aperiodic with </w:t>
      </w:r>
      <w:r w:rsidRPr="000514A9">
        <w:rPr>
          <w:rFonts w:ascii="Arial" w:eastAsia="MS Mincho" w:hAnsi="Arial" w:cs="Arial"/>
          <w:color w:val="000000"/>
          <w:sz w:val="16"/>
          <w:szCs w:val="16"/>
        </w:rPr>
        <w:fldChar w:fldCharType="begin"/>
      </w:r>
      <w:r w:rsidRPr="000514A9">
        <w:rPr>
          <w:rFonts w:ascii="Arial" w:eastAsia="MS Mincho" w:hAnsi="Arial" w:cs="Arial"/>
          <w:color w:val="000000"/>
          <w:sz w:val="16"/>
          <w:szCs w:val="16"/>
        </w:rPr>
        <w:instrText xml:space="preserve"> QUOTE </w:instrText>
      </w:r>
      <w:r w:rsidR="00F93BBE">
        <w:rPr>
          <w:rFonts w:ascii="Arial" w:hAnsi="Arial" w:cs="Arial"/>
          <w:position w:val="-5"/>
          <w:sz w:val="16"/>
          <w:szCs w:val="16"/>
        </w:rPr>
        <w:pict w14:anchorId="7ACD2A1B">
          <v:shape id="_x0000_i1084" type="#_x0000_t75" style="width:7.5pt;height:12pt" equationxml="&lt;">
            <v:imagedata r:id="rId417" o:title="" chromakey="white"/>
          </v:shape>
        </w:pict>
      </w:r>
      <w:r w:rsidRPr="000514A9">
        <w:rPr>
          <w:rFonts w:ascii="Arial" w:eastAsia="MS Mincho" w:hAnsi="Arial" w:cs="Arial"/>
          <w:color w:val="000000"/>
          <w:sz w:val="16"/>
          <w:szCs w:val="16"/>
        </w:rPr>
        <w:instrText xml:space="preserve"> </w:instrText>
      </w:r>
      <w:r w:rsidRPr="000514A9">
        <w:rPr>
          <w:rFonts w:ascii="Arial" w:eastAsia="MS Mincho" w:hAnsi="Arial" w:cs="Arial"/>
          <w:color w:val="000000"/>
          <w:sz w:val="16"/>
          <w:szCs w:val="16"/>
        </w:rPr>
        <w:fldChar w:fldCharType="separate"/>
      </w:r>
      <w:r w:rsidR="00F93BBE">
        <w:rPr>
          <w:rFonts w:ascii="Arial" w:hAnsi="Arial" w:cs="Arial"/>
          <w:position w:val="-5"/>
          <w:sz w:val="16"/>
          <w:szCs w:val="16"/>
        </w:rPr>
        <w:pict w14:anchorId="2BD551AF">
          <v:shape id="_x0000_i1085" type="#_x0000_t75" style="width:7.5pt;height:12pt" equationxml="&lt;">
            <v:imagedata r:id="rId417" o:title="" chromakey="white"/>
          </v:shape>
        </w:pict>
      </w:r>
      <w:r w:rsidRPr="000514A9">
        <w:rPr>
          <w:rFonts w:ascii="Arial" w:eastAsia="MS Mincho" w:hAnsi="Arial" w:cs="Arial"/>
          <w:color w:val="000000"/>
          <w:sz w:val="16"/>
          <w:szCs w:val="16"/>
        </w:rPr>
        <w:fldChar w:fldCharType="end"/>
      </w:r>
      <w:r w:rsidRPr="000514A9">
        <w:rPr>
          <w:rFonts w:ascii="Arial" w:eastAsia="MS Mincho" w:hAnsi="Arial" w:cs="Arial"/>
          <w:color w:val="000000"/>
          <w:sz w:val="16"/>
          <w:szCs w:val="16"/>
        </w:rPr>
        <w:t xml:space="preserve"> CSI-RS resources, or</w:t>
      </w:r>
    </w:p>
    <w:p w14:paraId="6AEC9A3F" w14:textId="77777777" w:rsidR="004F6239" w:rsidRPr="000514A9" w:rsidRDefault="004F6239" w:rsidP="004F6239">
      <w:pPr>
        <w:jc w:val="center"/>
        <w:rPr>
          <w:rFonts w:ascii="Arial" w:hAnsi="Arial" w:cs="Arial"/>
          <w:color w:val="FF0000"/>
          <w:sz w:val="16"/>
          <w:szCs w:val="16"/>
          <w:lang w:eastAsia="zh-CN"/>
        </w:rPr>
      </w:pPr>
      <w:r w:rsidRPr="000514A9">
        <w:rPr>
          <w:rFonts w:ascii="Arial" w:hAnsi="Arial" w:cs="Arial"/>
          <w:color w:val="FF0000"/>
          <w:sz w:val="16"/>
          <w:szCs w:val="16"/>
          <w:lang w:eastAsia="zh-CN"/>
        </w:rPr>
        <w:t>-------------------------------------------Unchanged parts are omitted-------------------------------------------</w:t>
      </w:r>
    </w:p>
    <w:p w14:paraId="4D1C4F29" w14:textId="77777777" w:rsidR="000514A9" w:rsidRPr="00D2151E" w:rsidRDefault="000514A9" w:rsidP="000514A9">
      <w:pPr>
        <w:rPr>
          <w:color w:val="FF0000"/>
        </w:rPr>
      </w:pPr>
      <w:r w:rsidRPr="00D2151E">
        <w:rPr>
          <w:color w:val="FF0000"/>
        </w:rPr>
        <w:t>---------</w:t>
      </w:r>
      <w:r>
        <w:rPr>
          <w:color w:val="FF0000"/>
        </w:rPr>
        <w:t>End</w:t>
      </w:r>
      <w:r w:rsidRPr="00D2151E">
        <w:rPr>
          <w:color w:val="FF0000"/>
        </w:rPr>
        <w:t xml:space="preserve"> of TP---------</w:t>
      </w:r>
    </w:p>
    <w:p w14:paraId="081D343E" w14:textId="296BB3B6" w:rsidR="004F6239" w:rsidRDefault="00FD5BE3" w:rsidP="00D7097B">
      <w:pPr>
        <w:rPr>
          <w:rFonts w:cs="Calibri"/>
          <w:szCs w:val="20"/>
          <w:lang w:eastAsia="zh-CN"/>
        </w:rPr>
      </w:pPr>
      <w:r>
        <w:rPr>
          <w:rFonts w:cs="Calibri"/>
          <w:szCs w:val="20"/>
          <w:lang w:eastAsia="zh-CN"/>
        </w:rPr>
        <w:t>Final CR in:</w:t>
      </w:r>
    </w:p>
    <w:p w14:paraId="0FC312BA" w14:textId="4429E9A9" w:rsidR="00FD5BE3" w:rsidRDefault="006F79AF" w:rsidP="00FD5BE3">
      <w:pPr>
        <w:rPr>
          <w:bCs/>
        </w:rPr>
      </w:pPr>
      <w:hyperlink r:id="rId421" w:history="1">
        <w:r>
          <w:rPr>
            <w:rStyle w:val="Hyperlink"/>
            <w:b/>
            <w:highlight w:val="green"/>
          </w:rPr>
          <w:t>R1-2405621</w:t>
        </w:r>
      </w:hyperlink>
      <w:r w:rsidR="00FD5BE3" w:rsidRPr="00FD5BE3">
        <w:rPr>
          <w:b/>
        </w:rPr>
        <w:tab/>
        <w:t>Correction on Rel-18 Type II Doppler codebook based CSI enhancement</w:t>
      </w:r>
      <w:r w:rsidR="00FD5BE3" w:rsidRPr="00FD5BE3">
        <w:rPr>
          <w:b/>
        </w:rPr>
        <w:tab/>
        <w:t>Moderator (Samsung), Xiaomi, New H3C, Google, Ericsson</w:t>
      </w:r>
      <w:r w:rsidR="00FD5BE3">
        <w:rPr>
          <w:bCs/>
        </w:rPr>
        <w:tab/>
        <w:t xml:space="preserve">(rev of </w:t>
      </w:r>
      <w:hyperlink r:id="rId422" w:history="1">
        <w:r>
          <w:rPr>
            <w:rStyle w:val="Hyperlink"/>
            <w:bCs/>
          </w:rPr>
          <w:t>R1-2405580</w:t>
        </w:r>
      </w:hyperlink>
      <w:r w:rsidR="00FD5BE3">
        <w:rPr>
          <w:bCs/>
        </w:rPr>
        <w:t>)</w:t>
      </w:r>
    </w:p>
    <w:p w14:paraId="43A4DE0B" w14:textId="77777777" w:rsidR="00FD5BE3" w:rsidRDefault="00FD5BE3" w:rsidP="00FD5BE3">
      <w:pPr>
        <w:rPr>
          <w:bCs/>
        </w:rPr>
      </w:pPr>
      <w:r>
        <w:rPr>
          <w:bCs/>
        </w:rPr>
        <w:t>(</w:t>
      </w:r>
      <w:r w:rsidRPr="00FD5BE3">
        <w:rPr>
          <w:bCs/>
        </w:rPr>
        <w:t>Rel-18</w:t>
      </w:r>
      <w:r>
        <w:rPr>
          <w:bCs/>
        </w:rPr>
        <w:t>,</w:t>
      </w:r>
      <w:r w:rsidRPr="00FD5BE3">
        <w:rPr>
          <w:bCs/>
        </w:rPr>
        <w:t>38.214</w:t>
      </w:r>
      <w:r>
        <w:rPr>
          <w:bCs/>
        </w:rPr>
        <w:t xml:space="preserve">, </w:t>
      </w:r>
      <w:r w:rsidRPr="00FD5BE3">
        <w:rPr>
          <w:bCs/>
        </w:rPr>
        <w:t>NR_MIMO_evo_DL_UL-Core</w:t>
      </w:r>
      <w:r>
        <w:rPr>
          <w:bCs/>
        </w:rPr>
        <w:t>, CR</w:t>
      </w:r>
      <w:r w:rsidRPr="00FD5BE3">
        <w:rPr>
          <w:bCs/>
        </w:rPr>
        <w:t>0567</w:t>
      </w:r>
      <w:r>
        <w:rPr>
          <w:bCs/>
        </w:rPr>
        <w:t>rev</w:t>
      </w:r>
      <w:r w:rsidRPr="00FD5BE3">
        <w:rPr>
          <w:bCs/>
        </w:rPr>
        <w:t>1</w:t>
      </w:r>
      <w:r>
        <w:rPr>
          <w:bCs/>
        </w:rPr>
        <w:t xml:space="preserve">, Cat </w:t>
      </w:r>
      <w:r w:rsidRPr="00FD5BE3">
        <w:rPr>
          <w:bCs/>
        </w:rPr>
        <w:t>F</w:t>
      </w:r>
      <w:r>
        <w:rPr>
          <w:bCs/>
        </w:rPr>
        <w:t>) is agreed.</w:t>
      </w:r>
    </w:p>
    <w:p w14:paraId="191AE569" w14:textId="77777777" w:rsidR="00D26FD8" w:rsidRDefault="00D26FD8" w:rsidP="00D26FD8">
      <w:pPr>
        <w:pBdr>
          <w:bottom w:val="single" w:sz="6" w:space="1" w:color="auto"/>
        </w:pBdr>
        <w:rPr>
          <w:bCs/>
        </w:rPr>
      </w:pPr>
    </w:p>
    <w:p w14:paraId="37DFA139" w14:textId="77777777" w:rsidR="00D26FD8" w:rsidRDefault="00D26FD8" w:rsidP="00D26FD8">
      <w:pPr>
        <w:rPr>
          <w:bCs/>
        </w:rPr>
      </w:pPr>
    </w:p>
    <w:p w14:paraId="406F20A5" w14:textId="0E528B61" w:rsidR="000A3173" w:rsidRDefault="00D26FD8" w:rsidP="00D7097B">
      <w:pPr>
        <w:rPr>
          <w:bCs/>
        </w:rPr>
      </w:pPr>
      <w:r>
        <w:rPr>
          <w:bCs/>
        </w:rPr>
        <w:t>From AI 5</w:t>
      </w:r>
    </w:p>
    <w:p w14:paraId="3814A32F" w14:textId="4210E5DD" w:rsidR="00D26FD8" w:rsidRPr="00D7097B" w:rsidRDefault="006F79AF" w:rsidP="00D26FD8">
      <w:pPr>
        <w:rPr>
          <w:b/>
          <w:bCs/>
          <w:lang w:eastAsia="x-none"/>
        </w:rPr>
      </w:pPr>
      <w:hyperlink r:id="rId423" w:history="1">
        <w:r>
          <w:rPr>
            <w:rStyle w:val="Hyperlink"/>
            <w:b/>
            <w:bCs/>
            <w:lang w:eastAsia="x-none"/>
          </w:rPr>
          <w:t>R1-2403828</w:t>
        </w:r>
      </w:hyperlink>
      <w:r w:rsidR="00D26FD8" w:rsidRPr="00D7097B">
        <w:rPr>
          <w:b/>
          <w:bCs/>
          <w:lang w:eastAsia="x-none"/>
        </w:rPr>
        <w:tab/>
        <w:t>LS on type 3 PH value for the serving cell configured with mTRP</w:t>
      </w:r>
      <w:r w:rsidR="00D26FD8" w:rsidRPr="00D7097B">
        <w:rPr>
          <w:b/>
          <w:bCs/>
          <w:lang w:eastAsia="x-none"/>
        </w:rPr>
        <w:tab/>
        <w:t>RAN2, ZTE</w:t>
      </w:r>
    </w:p>
    <w:p w14:paraId="748CB8FA" w14:textId="10365946" w:rsidR="00D26FD8" w:rsidRDefault="00D26FD8" w:rsidP="00D26FD8">
      <w:pPr>
        <w:rPr>
          <w:lang w:eastAsia="ko-KR"/>
        </w:rPr>
      </w:pPr>
      <w:r w:rsidRPr="004B0B53">
        <w:rPr>
          <w:b/>
          <w:bCs/>
          <w:lang w:eastAsia="ko-KR"/>
        </w:rPr>
        <w:t>Decision:</w:t>
      </w:r>
      <w:r w:rsidRPr="004B0B53">
        <w:rPr>
          <w:lang w:eastAsia="ko-KR"/>
        </w:rPr>
        <w:t xml:space="preserve"> Response to RAN2 is necessary. </w:t>
      </w:r>
      <w:r w:rsidRPr="004B0B53">
        <w:rPr>
          <w:lang w:val="en-US"/>
        </w:rPr>
        <w:t>To be moderated by Darcy (MediaTek).</w:t>
      </w:r>
    </w:p>
    <w:p w14:paraId="64AA04B4" w14:textId="3D683B6D" w:rsidR="00D26FD8" w:rsidRPr="00D26FD8" w:rsidRDefault="006F79AF" w:rsidP="00D26FD8">
      <w:pPr>
        <w:rPr>
          <w:b/>
          <w:lang w:eastAsia="ko-KR"/>
        </w:rPr>
      </w:pPr>
      <w:hyperlink r:id="rId424" w:history="1">
        <w:r>
          <w:rPr>
            <w:rStyle w:val="Hyperlink"/>
            <w:b/>
            <w:lang w:eastAsia="ko-KR"/>
          </w:rPr>
          <w:t>R1-2405450</w:t>
        </w:r>
      </w:hyperlink>
      <w:r w:rsidR="00D26FD8" w:rsidRPr="00D26FD8">
        <w:rPr>
          <w:b/>
          <w:lang w:eastAsia="ko-KR"/>
        </w:rPr>
        <w:tab/>
        <w:t>Moderator summary of reply RAN2 LS on type 3 PH value for the serving cell configured with mTRP</w:t>
      </w:r>
      <w:r w:rsidR="00D26FD8" w:rsidRPr="00D26FD8">
        <w:rPr>
          <w:b/>
          <w:lang w:eastAsia="ko-KR"/>
        </w:rPr>
        <w:tab/>
        <w:t>Moderator (MediaTek Inc.)</w:t>
      </w:r>
    </w:p>
    <w:p w14:paraId="69834B93" w14:textId="025208E4" w:rsidR="00D26FD8" w:rsidRDefault="00D26FD8" w:rsidP="00D26FD8">
      <w:pPr>
        <w:rPr>
          <w:bCs/>
        </w:rPr>
      </w:pPr>
      <w:r>
        <w:rPr>
          <w:bCs/>
        </w:rPr>
        <w:t>From Thursday session</w:t>
      </w:r>
    </w:p>
    <w:p w14:paraId="6CF72C9A" w14:textId="77777777" w:rsidR="00D26FD8" w:rsidRPr="00456E6E" w:rsidRDefault="00D26FD8" w:rsidP="00D26FD8">
      <w:pPr>
        <w:rPr>
          <w:b/>
        </w:rPr>
      </w:pPr>
      <w:r w:rsidRPr="00456E6E">
        <w:rPr>
          <w:b/>
        </w:rPr>
        <w:t>Conclusion</w:t>
      </w:r>
    </w:p>
    <w:p w14:paraId="617706DB" w14:textId="77777777" w:rsidR="00D26FD8" w:rsidRPr="00054002" w:rsidRDefault="00D26FD8" w:rsidP="00D26FD8">
      <w:pPr>
        <w:rPr>
          <w:bCs/>
        </w:rPr>
      </w:pPr>
      <w:r w:rsidRPr="00054002">
        <w:rPr>
          <w:bCs/>
        </w:rPr>
        <w:t>RAN1 has no consensus on whether/how current RAN1 specification can support the UE to report one type 3 PH value instead of two type 1 PH values</w:t>
      </w:r>
      <w:r>
        <w:rPr>
          <w:bCs/>
        </w:rPr>
        <w:t>.</w:t>
      </w:r>
    </w:p>
    <w:p w14:paraId="237DDE24" w14:textId="77777777" w:rsidR="00D26FD8" w:rsidRPr="00D26FD8" w:rsidRDefault="00D26FD8" w:rsidP="00D26FD8">
      <w:pPr>
        <w:rPr>
          <w:rFonts w:ascii="Times New Roman" w:hAnsi="Times New Roman"/>
          <w:bCs/>
          <w:szCs w:val="20"/>
        </w:rPr>
      </w:pPr>
    </w:p>
    <w:p w14:paraId="2EBFCD17" w14:textId="77777777" w:rsidR="00D26FD8" w:rsidRPr="00D26FD8" w:rsidRDefault="00D26FD8" w:rsidP="00D26FD8">
      <w:pPr>
        <w:rPr>
          <w:rFonts w:ascii="Times New Roman" w:hAnsi="Times New Roman"/>
          <w:bCs/>
          <w:szCs w:val="20"/>
          <w:lang w:eastAsia="ko-KR"/>
        </w:rPr>
      </w:pPr>
      <w:r w:rsidRPr="00D26FD8">
        <w:rPr>
          <w:rFonts w:ascii="Times New Roman" w:hAnsi="Times New Roman"/>
          <w:bCs/>
          <w:szCs w:val="20"/>
          <w:highlight w:val="green"/>
          <w:lang w:eastAsia="ko-KR"/>
        </w:rPr>
        <w:t>Agreement</w:t>
      </w:r>
    </w:p>
    <w:p w14:paraId="0F2BC62C" w14:textId="77777777" w:rsidR="00D26FD8" w:rsidRPr="00D26FD8" w:rsidRDefault="00D26FD8" w:rsidP="00D26FD8">
      <w:pPr>
        <w:jc w:val="both"/>
        <w:rPr>
          <w:rFonts w:ascii="Times New Roman" w:eastAsia="DengXian" w:hAnsi="Times New Roman"/>
          <w:bCs/>
          <w:iCs/>
          <w:szCs w:val="20"/>
          <w:lang w:eastAsia="zh-CN"/>
        </w:rPr>
      </w:pPr>
      <w:r w:rsidRPr="00D26FD8">
        <w:rPr>
          <w:rFonts w:ascii="Times New Roman" w:eastAsia="DengXian" w:hAnsi="Times New Roman"/>
          <w:bCs/>
          <w:iCs/>
          <w:szCs w:val="20"/>
          <w:lang w:eastAsia="zh-CN"/>
        </w:rPr>
        <w:t>Response to RAN2 about Enhanced Multiple Entry PHR for multiple TRP MAC CE for Rel-17 mTRP PUSCH repetition:</w:t>
      </w:r>
    </w:p>
    <w:p w14:paraId="1D5E3F28" w14:textId="77777777" w:rsidR="00D26FD8" w:rsidRPr="00D26FD8" w:rsidRDefault="00D26FD8" w:rsidP="00D26FD8">
      <w:pPr>
        <w:ind w:left="720"/>
        <w:jc w:val="both"/>
        <w:rPr>
          <w:rFonts w:ascii="Times New Roman" w:eastAsia="DengXian" w:hAnsi="Times New Roman"/>
          <w:bCs/>
          <w:iCs/>
          <w:sz w:val="18"/>
          <w:szCs w:val="18"/>
          <w:lang w:eastAsia="zh-CN"/>
        </w:rPr>
      </w:pPr>
      <w:r w:rsidRPr="00D26FD8">
        <w:rPr>
          <w:rFonts w:ascii="Times New Roman" w:eastAsia="DengXian" w:hAnsi="Times New Roman"/>
          <w:b/>
          <w:iCs/>
          <w:sz w:val="18"/>
          <w:szCs w:val="18"/>
          <w:u w:val="single"/>
          <w:lang w:eastAsia="zh-CN"/>
        </w:rPr>
        <w:t>Question a</w:t>
      </w:r>
      <w:r w:rsidRPr="00D26FD8">
        <w:rPr>
          <w:rFonts w:ascii="Times New Roman" w:eastAsia="DengXian" w:hAnsi="Times New Roman"/>
          <w:b/>
          <w:iCs/>
          <w:sz w:val="18"/>
          <w:szCs w:val="18"/>
          <w:lang w:eastAsia="zh-CN"/>
        </w:rPr>
        <w:t xml:space="preserve">: </w:t>
      </w:r>
      <w:r w:rsidRPr="00D26FD8">
        <w:rPr>
          <w:rFonts w:ascii="Times New Roman" w:eastAsia="DengXian" w:hAnsi="Times New Roman"/>
          <w:bCs/>
          <w:iCs/>
          <w:sz w:val="18"/>
          <w:szCs w:val="18"/>
          <w:lang w:eastAsia="zh-CN"/>
        </w:rPr>
        <w:t>Whether UE can provide one type 3 PH value instead of two type 1 PH values for a serving cell that is configured with mTRP PUSCH repetition?</w:t>
      </w:r>
    </w:p>
    <w:p w14:paraId="43A9ABB6" w14:textId="77777777" w:rsidR="00D26FD8" w:rsidRPr="00D26FD8" w:rsidRDefault="00D26FD8" w:rsidP="00D26FD8">
      <w:pPr>
        <w:ind w:left="720"/>
        <w:jc w:val="both"/>
        <w:rPr>
          <w:rFonts w:ascii="Times New Roman" w:hAnsi="Times New Roman"/>
          <w:sz w:val="18"/>
          <w:szCs w:val="18"/>
          <w:lang w:eastAsia="zh-CN"/>
        </w:rPr>
      </w:pPr>
      <w:r w:rsidRPr="00D26FD8">
        <w:rPr>
          <w:rFonts w:ascii="Times New Roman" w:eastAsia="DengXian" w:hAnsi="Times New Roman"/>
          <w:b/>
          <w:iCs/>
          <w:sz w:val="18"/>
          <w:szCs w:val="18"/>
          <w:u w:val="single"/>
          <w:lang w:eastAsia="zh-CN"/>
        </w:rPr>
        <w:t>Draft Answer on Question a:</w:t>
      </w:r>
      <w:r w:rsidRPr="00D26FD8">
        <w:rPr>
          <w:rFonts w:ascii="Times New Roman" w:hAnsi="Times New Roman"/>
          <w:b/>
          <w:iCs/>
          <w:sz w:val="18"/>
          <w:szCs w:val="18"/>
        </w:rPr>
        <w:t xml:space="preserve"> </w:t>
      </w:r>
      <w:r w:rsidRPr="00D26FD8">
        <w:rPr>
          <w:rFonts w:ascii="Times New Roman" w:hAnsi="Times New Roman"/>
          <w:color w:val="FF0000"/>
          <w:sz w:val="18"/>
          <w:szCs w:val="18"/>
        </w:rPr>
        <w:t>According to current RAN1 specification, f</w:t>
      </w:r>
      <w:r w:rsidRPr="00D26FD8">
        <w:rPr>
          <w:rFonts w:ascii="Times New Roman" w:hAnsi="Times New Roman"/>
          <w:color w:val="FF0000"/>
          <w:sz w:val="18"/>
          <w:szCs w:val="18"/>
          <w:lang w:eastAsia="zh-CN"/>
        </w:rPr>
        <w:t xml:space="preserve">or a serving cell configured with mTRP PUSCH repetition and configured with a single UL carrier, the UE cannot provide </w:t>
      </w:r>
      <w:r w:rsidRPr="00D26FD8">
        <w:rPr>
          <w:rFonts w:ascii="Times New Roman" w:eastAsia="DengXian" w:hAnsi="Times New Roman"/>
          <w:bCs/>
          <w:iCs/>
          <w:color w:val="FF0000"/>
          <w:sz w:val="18"/>
          <w:szCs w:val="18"/>
          <w:lang w:eastAsia="zh-CN"/>
        </w:rPr>
        <w:t>one type 3 PH value instead of two type 1 PH values for the serving cell</w:t>
      </w:r>
      <w:r w:rsidRPr="00D26FD8">
        <w:rPr>
          <w:rFonts w:ascii="Times New Roman" w:hAnsi="Times New Roman"/>
          <w:color w:val="FF0000"/>
          <w:sz w:val="18"/>
          <w:szCs w:val="18"/>
          <w:lang w:eastAsia="zh-CN"/>
        </w:rPr>
        <w:t xml:space="preserve">. For a serving cell configured with mTRP PUSCH repetition and configured with two UL carriers, </w:t>
      </w:r>
      <w:bookmarkStart w:id="91" w:name="OLE_LINK75"/>
      <w:r w:rsidRPr="00D26FD8">
        <w:rPr>
          <w:rFonts w:ascii="Times New Roman" w:hAnsi="Times New Roman"/>
          <w:color w:val="FF0000"/>
          <w:sz w:val="18"/>
          <w:szCs w:val="18"/>
          <w:lang w:eastAsia="zh-CN"/>
        </w:rPr>
        <w:t>RAN1 has no consensus on whether/how current RAN1 specification can support the UE to report one type 3 PH value instead of two type 1 PH values</w:t>
      </w:r>
      <w:bookmarkEnd w:id="91"/>
    </w:p>
    <w:p w14:paraId="5F2D3836" w14:textId="77777777" w:rsidR="00D26FD8" w:rsidRPr="00D26FD8" w:rsidRDefault="00D26FD8" w:rsidP="00D26FD8">
      <w:pPr>
        <w:ind w:left="720"/>
        <w:jc w:val="both"/>
        <w:rPr>
          <w:rFonts w:ascii="Times New Roman" w:eastAsia="DengXian" w:hAnsi="Times New Roman"/>
          <w:bCs/>
          <w:iCs/>
          <w:sz w:val="18"/>
          <w:szCs w:val="18"/>
          <w:lang w:eastAsia="zh-CN"/>
        </w:rPr>
      </w:pPr>
      <w:r w:rsidRPr="00D26FD8">
        <w:rPr>
          <w:rFonts w:ascii="Times New Roman" w:eastAsia="DengXian" w:hAnsi="Times New Roman"/>
          <w:b/>
          <w:iCs/>
          <w:sz w:val="18"/>
          <w:szCs w:val="18"/>
          <w:u w:val="single"/>
          <w:lang w:eastAsia="zh-CN"/>
        </w:rPr>
        <w:t>Question b</w:t>
      </w:r>
      <w:r w:rsidRPr="00D26FD8">
        <w:rPr>
          <w:rFonts w:ascii="Times New Roman" w:eastAsia="DengXian" w:hAnsi="Times New Roman"/>
          <w:b/>
          <w:iCs/>
          <w:sz w:val="18"/>
          <w:szCs w:val="18"/>
          <w:lang w:eastAsia="zh-CN"/>
        </w:rPr>
        <w:t xml:space="preserve">: </w:t>
      </w:r>
      <w:r w:rsidRPr="00D26FD8">
        <w:rPr>
          <w:rFonts w:ascii="Times New Roman" w:eastAsia="DengXian" w:hAnsi="Times New Roman"/>
          <w:bCs/>
          <w:iCs/>
          <w:sz w:val="18"/>
          <w:szCs w:val="18"/>
          <w:lang w:eastAsia="zh-CN"/>
        </w:rPr>
        <w:t xml:space="preserve">If answer to </w:t>
      </w:r>
      <w:r w:rsidRPr="00D26FD8">
        <w:rPr>
          <w:rFonts w:ascii="Times New Roman" w:eastAsia="DengXian" w:hAnsi="Times New Roman"/>
          <w:b/>
          <w:iCs/>
          <w:sz w:val="18"/>
          <w:szCs w:val="18"/>
          <w:lang w:eastAsia="zh-CN"/>
        </w:rPr>
        <w:t>Question a</w:t>
      </w:r>
      <w:r w:rsidRPr="00D26FD8">
        <w:rPr>
          <w:rFonts w:ascii="Times New Roman" w:eastAsia="DengXian" w:hAnsi="Times New Roman"/>
          <w:bCs/>
          <w:iCs/>
          <w:sz w:val="18"/>
          <w:szCs w:val="18"/>
          <w:lang w:eastAsia="zh-CN"/>
        </w:rPr>
        <w:t xml:space="preserve"> is yes, in which case will the UE report the type 3 PH value for this serving cell, and in which case will the UE report two Type 1 PH values for this serving cell.</w:t>
      </w:r>
    </w:p>
    <w:p w14:paraId="64D25A50" w14:textId="77777777" w:rsidR="00D26FD8" w:rsidRPr="00D26FD8" w:rsidRDefault="00D26FD8" w:rsidP="00D26FD8">
      <w:pPr>
        <w:ind w:left="720"/>
        <w:jc w:val="both"/>
        <w:rPr>
          <w:rFonts w:ascii="Times New Roman" w:eastAsia="DengXian" w:hAnsi="Times New Roman"/>
          <w:bCs/>
          <w:iCs/>
          <w:sz w:val="18"/>
          <w:szCs w:val="18"/>
          <w:lang w:eastAsia="zh-CN"/>
        </w:rPr>
      </w:pPr>
      <w:r w:rsidRPr="00D26FD8">
        <w:rPr>
          <w:rFonts w:ascii="Times New Roman" w:eastAsia="DengXian" w:hAnsi="Times New Roman"/>
          <w:b/>
          <w:iCs/>
          <w:sz w:val="18"/>
          <w:szCs w:val="18"/>
          <w:u w:val="single"/>
          <w:lang w:eastAsia="zh-CN"/>
        </w:rPr>
        <w:t>Question c</w:t>
      </w:r>
      <w:r w:rsidRPr="00D26FD8">
        <w:rPr>
          <w:rFonts w:ascii="Times New Roman" w:eastAsia="DengXian" w:hAnsi="Times New Roman"/>
          <w:b/>
          <w:iCs/>
          <w:sz w:val="18"/>
          <w:szCs w:val="18"/>
          <w:lang w:eastAsia="zh-CN"/>
        </w:rPr>
        <w:t xml:space="preserve">: </w:t>
      </w:r>
      <w:r w:rsidRPr="00D26FD8">
        <w:rPr>
          <w:rFonts w:ascii="Times New Roman" w:eastAsia="DengXian" w:hAnsi="Times New Roman"/>
          <w:bCs/>
          <w:iCs/>
          <w:sz w:val="18"/>
          <w:szCs w:val="18"/>
          <w:lang w:eastAsia="zh-CN"/>
        </w:rPr>
        <w:t xml:space="preserve">Whether UE can provide one type 3 PH value with one Pcmax instead of two type 1 PH values with two Pcmax for a serving cell that is configured with </w:t>
      </w:r>
      <w:r w:rsidRPr="00D26FD8">
        <w:rPr>
          <w:rFonts w:ascii="Times New Roman" w:eastAsia="DengXian" w:hAnsi="Times New Roman"/>
          <w:bCs/>
          <w:i/>
          <w:iCs/>
          <w:sz w:val="18"/>
          <w:szCs w:val="18"/>
          <w:lang w:eastAsia="zh-CN"/>
        </w:rPr>
        <w:t>multipanelSchemeSDM</w:t>
      </w:r>
      <w:r w:rsidRPr="00D26FD8">
        <w:rPr>
          <w:rFonts w:ascii="Times New Roman" w:eastAsia="DengXian" w:hAnsi="Times New Roman"/>
          <w:bCs/>
          <w:iCs/>
          <w:sz w:val="18"/>
          <w:szCs w:val="18"/>
          <w:lang w:eastAsia="zh-CN"/>
        </w:rPr>
        <w:t xml:space="preserve"> or </w:t>
      </w:r>
      <w:r w:rsidRPr="00D26FD8">
        <w:rPr>
          <w:rFonts w:ascii="Times New Roman" w:eastAsia="DengXian" w:hAnsi="Times New Roman"/>
          <w:bCs/>
          <w:i/>
          <w:iCs/>
          <w:sz w:val="18"/>
          <w:szCs w:val="18"/>
          <w:lang w:eastAsia="zh-CN"/>
        </w:rPr>
        <w:t>multipanelSchemeSFN</w:t>
      </w:r>
      <w:r w:rsidRPr="00D26FD8">
        <w:rPr>
          <w:rFonts w:ascii="Times New Roman" w:eastAsia="DengXian" w:hAnsi="Times New Roman"/>
          <w:bCs/>
          <w:iCs/>
          <w:sz w:val="18"/>
          <w:szCs w:val="18"/>
          <w:lang w:eastAsia="zh-CN"/>
        </w:rPr>
        <w:t>?</w:t>
      </w:r>
    </w:p>
    <w:p w14:paraId="74DFA213" w14:textId="77777777" w:rsidR="00D26FD8" w:rsidRPr="00D26FD8" w:rsidRDefault="00D26FD8" w:rsidP="00D26FD8">
      <w:pPr>
        <w:ind w:left="720"/>
        <w:jc w:val="both"/>
        <w:rPr>
          <w:rFonts w:ascii="Times New Roman" w:hAnsi="Times New Roman"/>
          <w:sz w:val="18"/>
          <w:szCs w:val="18"/>
          <w:lang w:eastAsia="zh-CN"/>
        </w:rPr>
      </w:pPr>
      <w:r w:rsidRPr="00D26FD8">
        <w:rPr>
          <w:rFonts w:ascii="Times New Roman" w:eastAsia="DengXian" w:hAnsi="Times New Roman"/>
          <w:b/>
          <w:iCs/>
          <w:sz w:val="18"/>
          <w:szCs w:val="18"/>
          <w:u w:val="single"/>
          <w:lang w:eastAsia="zh-CN"/>
        </w:rPr>
        <w:t>Draft Answer on Question c:</w:t>
      </w:r>
      <w:r w:rsidRPr="00D26FD8">
        <w:rPr>
          <w:rFonts w:ascii="Times New Roman" w:hAnsi="Times New Roman"/>
          <w:b/>
          <w:iCs/>
          <w:sz w:val="18"/>
          <w:szCs w:val="18"/>
        </w:rPr>
        <w:t xml:space="preserve"> </w:t>
      </w:r>
      <w:r w:rsidRPr="00D26FD8">
        <w:rPr>
          <w:rFonts w:ascii="Times New Roman" w:hAnsi="Times New Roman"/>
          <w:color w:val="FF0000"/>
          <w:sz w:val="18"/>
          <w:szCs w:val="18"/>
          <w:lang w:eastAsia="zh-CN"/>
        </w:rPr>
        <w:t>No</w:t>
      </w:r>
    </w:p>
    <w:p w14:paraId="4259AC23" w14:textId="77777777" w:rsidR="00D26FD8" w:rsidRPr="00D26FD8" w:rsidRDefault="00D26FD8" w:rsidP="00D26FD8">
      <w:pPr>
        <w:ind w:left="720"/>
        <w:rPr>
          <w:rFonts w:ascii="Times New Roman" w:hAnsi="Times New Roman"/>
          <w:bCs/>
          <w:sz w:val="18"/>
          <w:szCs w:val="18"/>
        </w:rPr>
      </w:pPr>
      <w:r w:rsidRPr="00D26FD8">
        <w:rPr>
          <w:rFonts w:ascii="Times New Roman" w:eastAsia="DengXian" w:hAnsi="Times New Roman"/>
          <w:b/>
          <w:iCs/>
          <w:sz w:val="18"/>
          <w:szCs w:val="18"/>
          <w:u w:val="single"/>
          <w:lang w:eastAsia="zh-CN"/>
        </w:rPr>
        <w:t>Question d</w:t>
      </w:r>
      <w:r w:rsidRPr="00D26FD8">
        <w:rPr>
          <w:rFonts w:ascii="Times New Roman" w:eastAsia="DengXian" w:hAnsi="Times New Roman"/>
          <w:b/>
          <w:iCs/>
          <w:sz w:val="18"/>
          <w:szCs w:val="18"/>
          <w:lang w:eastAsia="zh-CN"/>
        </w:rPr>
        <w:t xml:space="preserve">: </w:t>
      </w:r>
      <w:r w:rsidRPr="00D26FD8">
        <w:rPr>
          <w:rFonts w:ascii="Times New Roman" w:eastAsia="DengXian" w:hAnsi="Times New Roman"/>
          <w:bCs/>
          <w:iCs/>
          <w:sz w:val="18"/>
          <w:szCs w:val="18"/>
          <w:lang w:eastAsia="zh-CN"/>
        </w:rPr>
        <w:t xml:space="preserve">If answer to </w:t>
      </w:r>
      <w:r w:rsidRPr="00D26FD8">
        <w:rPr>
          <w:rFonts w:ascii="Times New Roman" w:eastAsia="DengXian" w:hAnsi="Times New Roman"/>
          <w:b/>
          <w:iCs/>
          <w:sz w:val="18"/>
          <w:szCs w:val="18"/>
          <w:lang w:eastAsia="zh-CN"/>
        </w:rPr>
        <w:t>Question c</w:t>
      </w:r>
      <w:r w:rsidRPr="00D26FD8">
        <w:rPr>
          <w:rFonts w:ascii="Times New Roman" w:eastAsia="DengXian" w:hAnsi="Times New Roman"/>
          <w:bCs/>
          <w:iCs/>
          <w:sz w:val="18"/>
          <w:szCs w:val="18"/>
          <w:lang w:eastAsia="zh-CN"/>
        </w:rPr>
        <w:t xml:space="preserve"> is yes, in which case will the UE provide type 3 PH value with one Pcmax for this serving cell, in which case will the UE provides two type 1 PH values with two Pcmax for this serving cell.</w:t>
      </w:r>
    </w:p>
    <w:p w14:paraId="052D90A9" w14:textId="2D5098FA" w:rsidR="00D26FD8" w:rsidRDefault="00D26FD8" w:rsidP="00D26FD8">
      <w:pPr>
        <w:rPr>
          <w:bCs/>
          <w:lang w:eastAsia="ko-KR"/>
        </w:rPr>
      </w:pPr>
      <w:r w:rsidRPr="00D26FD8">
        <w:rPr>
          <w:rFonts w:hint="eastAsia"/>
          <w:bCs/>
          <w:lang w:eastAsia="ko-KR"/>
        </w:rPr>
        <w:t>F</w:t>
      </w:r>
      <w:r w:rsidRPr="00D26FD8">
        <w:rPr>
          <w:bCs/>
          <w:lang w:eastAsia="ko-KR"/>
        </w:rPr>
        <w:t xml:space="preserve">inal LS is </w:t>
      </w:r>
      <w:r>
        <w:rPr>
          <w:bCs/>
          <w:highlight w:val="green"/>
          <w:lang w:eastAsia="ko-KR"/>
        </w:rPr>
        <w:t xml:space="preserve">approved </w:t>
      </w:r>
      <w:r w:rsidRPr="00561216">
        <w:rPr>
          <w:bCs/>
          <w:highlight w:val="green"/>
          <w:lang w:eastAsia="ko-KR"/>
        </w:rPr>
        <w:t xml:space="preserve">in </w:t>
      </w:r>
      <w:hyperlink r:id="rId425" w:history="1">
        <w:r w:rsidR="006F79AF">
          <w:rPr>
            <w:rStyle w:val="Hyperlink"/>
            <w:bCs/>
            <w:highlight w:val="green"/>
            <w:lang w:eastAsia="ko-KR"/>
          </w:rPr>
          <w:t>R1-2405619</w:t>
        </w:r>
      </w:hyperlink>
      <w:r w:rsidRPr="00561216">
        <w:rPr>
          <w:bCs/>
          <w:highlight w:val="green"/>
          <w:lang w:eastAsia="ko-KR"/>
        </w:rPr>
        <w:t>.</w:t>
      </w:r>
    </w:p>
    <w:p w14:paraId="6503FA66" w14:textId="77777777" w:rsidR="00D26FD8" w:rsidRDefault="00D26FD8" w:rsidP="00D7097B">
      <w:pPr>
        <w:rPr>
          <w:bCs/>
        </w:rPr>
      </w:pPr>
    </w:p>
    <w:p w14:paraId="09F73332" w14:textId="77777777" w:rsidR="00FD5BE3" w:rsidRPr="00D7097B" w:rsidRDefault="00FD5BE3" w:rsidP="00D7097B">
      <w:pPr>
        <w:rPr>
          <w:bCs/>
        </w:rPr>
      </w:pPr>
    </w:p>
    <w:p w14:paraId="7B1AEA5B" w14:textId="77777777" w:rsidR="00D7097B" w:rsidRPr="00D7097B" w:rsidRDefault="00D7097B" w:rsidP="00D7097B">
      <w:pPr>
        <w:keepNext/>
        <w:ind w:left="720" w:hanging="720"/>
        <w:outlineLvl w:val="2"/>
        <w:rPr>
          <w:rFonts w:cs="Times"/>
          <w:b/>
          <w:bCs/>
          <w:szCs w:val="26"/>
          <w:lang w:eastAsia="x-none"/>
        </w:rPr>
      </w:pPr>
      <w:bookmarkStart w:id="92" w:name="_Toc166306511"/>
      <w:bookmarkStart w:id="93" w:name="_Toc173405005"/>
      <w:r w:rsidRPr="00D7097B">
        <w:rPr>
          <w:rFonts w:cs="Times"/>
          <w:b/>
          <w:bCs/>
          <w:szCs w:val="26"/>
          <w:lang w:eastAsia="x-none"/>
        </w:rPr>
        <w:t>Network Energy Savings</w:t>
      </w:r>
      <w:bookmarkEnd w:id="92"/>
      <w:bookmarkEnd w:id="93"/>
    </w:p>
    <w:p w14:paraId="1D026D15" w14:textId="0DA227EB" w:rsidR="00936D92" w:rsidRPr="00D7097B" w:rsidRDefault="006F79AF" w:rsidP="00936D92">
      <w:pPr>
        <w:rPr>
          <w:bCs/>
        </w:rPr>
      </w:pPr>
      <w:hyperlink r:id="rId426" w:history="1">
        <w:r>
          <w:rPr>
            <w:rStyle w:val="Hyperlink"/>
            <w:bCs/>
          </w:rPr>
          <w:t>R1-2404081</w:t>
        </w:r>
      </w:hyperlink>
      <w:r w:rsidR="00936D92" w:rsidRPr="00D7097B">
        <w:rPr>
          <w:bCs/>
        </w:rPr>
        <w:tab/>
        <w:t>Remaining issues on network energy saving</w:t>
      </w:r>
      <w:r w:rsidR="00936D92" w:rsidRPr="00D7097B">
        <w:rPr>
          <w:bCs/>
        </w:rPr>
        <w:tab/>
        <w:t>Samsung</w:t>
      </w:r>
    </w:p>
    <w:p w14:paraId="66CBF34D" w14:textId="1E4A255F" w:rsidR="00936D92" w:rsidRDefault="006F79AF" w:rsidP="00936D92">
      <w:pPr>
        <w:rPr>
          <w:bCs/>
        </w:rPr>
      </w:pPr>
      <w:hyperlink r:id="rId427" w:history="1">
        <w:r>
          <w:rPr>
            <w:rStyle w:val="Hyperlink"/>
            <w:bCs/>
          </w:rPr>
          <w:t>R1-2404084</w:t>
        </w:r>
      </w:hyperlink>
      <w:r w:rsidR="00936D92" w:rsidRPr="00D7097B">
        <w:rPr>
          <w:bCs/>
        </w:rPr>
        <w:tab/>
        <w:t>Correction on Cell DRX operation for SRS</w:t>
      </w:r>
      <w:r w:rsidR="00936D92" w:rsidRPr="00D7097B">
        <w:rPr>
          <w:bCs/>
        </w:rPr>
        <w:tab/>
        <w:t>Samsung</w:t>
      </w:r>
    </w:p>
    <w:p w14:paraId="7BF1918F" w14:textId="77777777" w:rsidR="0063580A" w:rsidRPr="00D7097B" w:rsidRDefault="0063580A" w:rsidP="00936D92">
      <w:pPr>
        <w:rPr>
          <w:bCs/>
        </w:rPr>
      </w:pPr>
    </w:p>
    <w:p w14:paraId="325C6103" w14:textId="430EE239" w:rsidR="00936D92" w:rsidRDefault="006F79AF" w:rsidP="00D7097B">
      <w:pPr>
        <w:rPr>
          <w:bCs/>
        </w:rPr>
      </w:pPr>
      <w:hyperlink r:id="rId428" w:history="1">
        <w:r>
          <w:rPr>
            <w:rStyle w:val="Hyperlink"/>
            <w:bCs/>
          </w:rPr>
          <w:t>R1-2405357</w:t>
        </w:r>
      </w:hyperlink>
      <w:r w:rsidR="0063580A" w:rsidRPr="0063580A">
        <w:rPr>
          <w:bCs/>
        </w:rPr>
        <w:tab/>
        <w:t>Summary of issues for Rel-18 NES enhancements on cell DTX/DRX mechanism</w:t>
      </w:r>
      <w:r w:rsidR="0063580A" w:rsidRPr="0063580A">
        <w:rPr>
          <w:bCs/>
        </w:rPr>
        <w:tab/>
        <w:t>Moderator (Intel Corporation)</w:t>
      </w:r>
    </w:p>
    <w:p w14:paraId="698385FF" w14:textId="04722F96" w:rsidR="000514A9" w:rsidRPr="00936D92" w:rsidRDefault="006F79AF" w:rsidP="000514A9">
      <w:pPr>
        <w:rPr>
          <w:b/>
        </w:rPr>
      </w:pPr>
      <w:hyperlink r:id="rId429" w:history="1">
        <w:r>
          <w:rPr>
            <w:rStyle w:val="Hyperlink"/>
            <w:b/>
          </w:rPr>
          <w:t>R1-2405358</w:t>
        </w:r>
      </w:hyperlink>
      <w:r w:rsidR="00936D92" w:rsidRPr="00936D92">
        <w:rPr>
          <w:b/>
        </w:rPr>
        <w:tab/>
        <w:t>Summary #1 of discussion for Rel-18 NES enhancements on cell DTX/DRX mechanism</w:t>
      </w:r>
      <w:r w:rsidR="00936D92" w:rsidRPr="00936D92">
        <w:rPr>
          <w:b/>
        </w:rPr>
        <w:tab/>
        <w:t>Moderator (Intel Corporation)</w:t>
      </w:r>
    </w:p>
    <w:p w14:paraId="3C1E464D" w14:textId="62339FB5" w:rsidR="00936D92" w:rsidRPr="000514A9" w:rsidRDefault="00936D92" w:rsidP="000514A9">
      <w:pPr>
        <w:rPr>
          <w:bCs/>
        </w:rPr>
      </w:pPr>
      <w:r>
        <w:rPr>
          <w:bCs/>
        </w:rPr>
        <w:t>From Monday session</w:t>
      </w:r>
    </w:p>
    <w:p w14:paraId="75B87F12" w14:textId="77777777" w:rsidR="000514A9" w:rsidRPr="000514A9" w:rsidRDefault="000514A9" w:rsidP="000514A9">
      <w:pPr>
        <w:rPr>
          <w:bCs/>
          <w:highlight w:val="green"/>
        </w:rPr>
      </w:pPr>
      <w:r w:rsidRPr="000514A9">
        <w:rPr>
          <w:bCs/>
          <w:highlight w:val="green"/>
        </w:rPr>
        <w:lastRenderedPageBreak/>
        <w:t>Agreement</w:t>
      </w:r>
    </w:p>
    <w:p w14:paraId="41EFC3E9" w14:textId="7CCCDCA0" w:rsidR="000514A9" w:rsidRPr="000514A9" w:rsidRDefault="00936D92" w:rsidP="00936D92">
      <w:pPr>
        <w:rPr>
          <w:lang w:eastAsia="zh-CN"/>
        </w:rPr>
      </w:pPr>
      <w:r w:rsidRPr="00936D92">
        <w:rPr>
          <w:lang w:eastAsia="zh-CN"/>
        </w:rPr>
        <w:t xml:space="preserve">The following </w:t>
      </w:r>
      <w:r w:rsidR="000514A9" w:rsidRPr="000514A9">
        <w:rPr>
          <w:lang w:eastAsia="zh-CN"/>
        </w:rPr>
        <w:t xml:space="preserve">TP for </w:t>
      </w:r>
      <w:r w:rsidR="000514A9" w:rsidRPr="000514A9">
        <w:rPr>
          <w:rFonts w:hint="eastAsia"/>
          <w:lang w:eastAsia="zh-CN"/>
        </w:rPr>
        <w:t>T</w:t>
      </w:r>
      <w:r w:rsidR="000514A9" w:rsidRPr="000514A9">
        <w:rPr>
          <w:lang w:eastAsia="zh-CN"/>
        </w:rPr>
        <w:t xml:space="preserve">S 38.214 Clause 6.2.1 </w:t>
      </w:r>
      <w:r w:rsidRPr="00936D92">
        <w:rPr>
          <w:lang w:eastAsia="zh-CN"/>
        </w:rPr>
        <w:t>is endorsed</w:t>
      </w:r>
      <w:r w:rsidR="000514A9" w:rsidRPr="000514A9">
        <w:rPr>
          <w:lang w:eastAsia="zh-CN"/>
        </w:rPr>
        <w:t>.</w:t>
      </w:r>
    </w:p>
    <w:p w14:paraId="6C90218A" w14:textId="77777777" w:rsidR="00936D92" w:rsidRPr="00D2151E" w:rsidRDefault="00936D92" w:rsidP="00936D92">
      <w:pPr>
        <w:rPr>
          <w:color w:val="FF0000"/>
        </w:rPr>
      </w:pPr>
      <w:r w:rsidRPr="00D2151E">
        <w:rPr>
          <w:color w:val="FF0000"/>
        </w:rPr>
        <w:t>---------Start of TP---------</w:t>
      </w:r>
    </w:p>
    <w:p w14:paraId="553F12F2" w14:textId="77777777" w:rsidR="000514A9" w:rsidRPr="00936D92" w:rsidRDefault="000514A9" w:rsidP="00936D92">
      <w:pPr>
        <w:rPr>
          <w:rFonts w:ascii="Arial" w:hAnsi="Arial" w:cs="Arial"/>
          <w:b/>
          <w:bCs/>
          <w:sz w:val="16"/>
          <w:szCs w:val="16"/>
        </w:rPr>
      </w:pPr>
      <w:r w:rsidRPr="00936D92">
        <w:rPr>
          <w:rFonts w:ascii="Arial" w:hAnsi="Arial" w:cs="Arial"/>
          <w:b/>
          <w:bCs/>
          <w:sz w:val="16"/>
          <w:szCs w:val="16"/>
        </w:rPr>
        <w:t>6.2</w:t>
      </w:r>
      <w:r w:rsidRPr="00936D92">
        <w:rPr>
          <w:rFonts w:ascii="Arial" w:hAnsi="Arial" w:cs="Arial"/>
          <w:b/>
          <w:bCs/>
          <w:sz w:val="16"/>
          <w:szCs w:val="16"/>
        </w:rPr>
        <w:tab/>
        <w:t>UE reference signal (RS) procedure</w:t>
      </w:r>
    </w:p>
    <w:p w14:paraId="6FC6B1F1" w14:textId="77777777" w:rsidR="000514A9" w:rsidRPr="00936D92" w:rsidRDefault="000514A9" w:rsidP="00936D92">
      <w:pPr>
        <w:rPr>
          <w:rFonts w:ascii="Arial" w:hAnsi="Arial" w:cs="Arial"/>
          <w:b/>
          <w:bCs/>
          <w:sz w:val="16"/>
          <w:szCs w:val="16"/>
        </w:rPr>
      </w:pPr>
      <w:r w:rsidRPr="00936D92">
        <w:rPr>
          <w:rFonts w:ascii="Arial" w:hAnsi="Arial" w:cs="Arial"/>
          <w:b/>
          <w:bCs/>
          <w:sz w:val="16"/>
          <w:szCs w:val="16"/>
        </w:rPr>
        <w:t>6.2.1</w:t>
      </w:r>
      <w:r w:rsidRPr="00936D92">
        <w:rPr>
          <w:rFonts w:ascii="Arial" w:hAnsi="Arial" w:cs="Arial"/>
          <w:b/>
          <w:bCs/>
          <w:sz w:val="16"/>
          <w:szCs w:val="16"/>
        </w:rPr>
        <w:tab/>
        <w:t>UE sounding procedure</w:t>
      </w:r>
    </w:p>
    <w:p w14:paraId="34A55733" w14:textId="1A211A3F" w:rsidR="000514A9" w:rsidRPr="000514A9" w:rsidRDefault="000514A9" w:rsidP="000514A9">
      <w:pPr>
        <w:rPr>
          <w:rFonts w:ascii="Arial" w:hAnsi="Arial" w:cs="Arial"/>
          <w:color w:val="000000"/>
          <w:sz w:val="16"/>
          <w:szCs w:val="16"/>
        </w:rPr>
      </w:pPr>
      <w:r w:rsidRPr="000514A9">
        <w:rPr>
          <w:rFonts w:ascii="Arial" w:eastAsia="MS Mincho" w:hAnsi="Arial" w:cs="Arial"/>
          <w:color w:val="000000"/>
          <w:sz w:val="16"/>
          <w:szCs w:val="16"/>
          <w:lang w:eastAsia="ja-JP"/>
        </w:rPr>
        <w:t xml:space="preserve">The </w:t>
      </w:r>
      <w:r w:rsidRPr="000514A9">
        <w:rPr>
          <w:rFonts w:ascii="Arial" w:hAnsi="Arial" w:cs="Arial"/>
          <w:color w:val="000000"/>
          <w:sz w:val="16"/>
          <w:szCs w:val="16"/>
        </w:rPr>
        <w:t xml:space="preserve">UE may be configured with one or more Sounding Reference Signal (SRS) resource sets as configured by the higher layer parameter </w:t>
      </w:r>
      <w:r w:rsidRPr="000514A9">
        <w:rPr>
          <w:rFonts w:ascii="Arial" w:hAnsi="Arial" w:cs="Arial"/>
          <w:i/>
          <w:color w:val="000000"/>
          <w:sz w:val="16"/>
          <w:szCs w:val="16"/>
        </w:rPr>
        <w:t xml:space="preserve">SRS-ResourceSet </w:t>
      </w:r>
      <w:r w:rsidRPr="000514A9">
        <w:rPr>
          <w:rFonts w:ascii="Arial" w:hAnsi="Arial" w:cs="Arial"/>
          <w:color w:val="000000"/>
          <w:sz w:val="16"/>
          <w:szCs w:val="16"/>
        </w:rPr>
        <w:t>or</w:t>
      </w:r>
      <w:r w:rsidRPr="000514A9">
        <w:rPr>
          <w:rFonts w:ascii="Arial" w:hAnsi="Arial" w:cs="Arial"/>
          <w:i/>
          <w:color w:val="000000"/>
          <w:sz w:val="16"/>
          <w:szCs w:val="16"/>
        </w:rPr>
        <w:t xml:space="preserve"> SRS-PosResourceSet</w:t>
      </w:r>
      <w:r w:rsidRPr="000514A9">
        <w:rPr>
          <w:rFonts w:ascii="Arial" w:hAnsi="Arial" w:cs="Arial"/>
          <w:color w:val="000000"/>
          <w:sz w:val="16"/>
          <w:szCs w:val="16"/>
        </w:rPr>
        <w:t>.</w:t>
      </w:r>
      <w:r w:rsidRPr="000514A9">
        <w:rPr>
          <w:rFonts w:ascii="Arial" w:eastAsia="MS Mincho" w:hAnsi="Arial" w:cs="Arial"/>
          <w:color w:val="000000"/>
          <w:sz w:val="16"/>
          <w:szCs w:val="16"/>
          <w:lang w:eastAsia="ja-JP"/>
        </w:rPr>
        <w:t xml:space="preserve"> For each SRS resource set configured by </w:t>
      </w:r>
      <w:r w:rsidRPr="000514A9">
        <w:rPr>
          <w:rFonts w:ascii="Arial" w:eastAsia="MS Mincho" w:hAnsi="Arial" w:cs="Arial"/>
          <w:i/>
          <w:color w:val="000000"/>
          <w:sz w:val="16"/>
          <w:szCs w:val="16"/>
          <w:lang w:eastAsia="ja-JP"/>
        </w:rPr>
        <w:t>SRS-ResourceSet</w:t>
      </w:r>
      <w:r w:rsidRPr="000514A9">
        <w:rPr>
          <w:rFonts w:ascii="Arial" w:eastAsia="MS Mincho" w:hAnsi="Arial" w:cs="Arial"/>
          <w:color w:val="000000"/>
          <w:sz w:val="16"/>
          <w:szCs w:val="16"/>
          <w:lang w:eastAsia="ja-JP"/>
        </w:rPr>
        <w:t xml:space="preserve">, </w:t>
      </w:r>
      <w:r w:rsidRPr="000514A9">
        <w:rPr>
          <w:rFonts w:ascii="Arial" w:hAnsi="Arial" w:cs="Arial"/>
          <w:color w:val="000000"/>
          <w:sz w:val="16"/>
          <w:szCs w:val="16"/>
        </w:rPr>
        <w:t xml:space="preserve">a UE may be configured with </w:t>
      </w:r>
      <w:r w:rsidRPr="000514A9">
        <w:rPr>
          <w:rFonts w:ascii="Arial" w:hAnsi="Arial" w:cs="Arial"/>
          <w:color w:val="000000"/>
          <w:position w:val="-4"/>
          <w:sz w:val="16"/>
          <w:szCs w:val="16"/>
        </w:rPr>
        <w:object w:dxaOrig="560" w:dyaOrig="290" w14:anchorId="67643FAC">
          <v:shape id="_x0000_i1086" type="#_x0000_t75" style="width:27.75pt;height:14.25pt" o:ole="">
            <v:imagedata r:id="rId430" o:title=""/>
          </v:shape>
          <o:OLEObject Type="Embed" ProgID="Equation.3" ShapeID="_x0000_i1086" DrawAspect="Content" ObjectID="_1784019003" r:id="rId431"/>
        </w:object>
      </w:r>
      <w:r w:rsidR="00531216">
        <w:rPr>
          <w:rFonts w:ascii="Arial" w:hAnsi="Arial" w:cs="Arial"/>
          <w:color w:val="000000"/>
          <w:sz w:val="16"/>
          <w:szCs w:val="16"/>
        </w:rPr>
        <w:t xml:space="preserve"> </w:t>
      </w:r>
      <w:r w:rsidRPr="000514A9">
        <w:rPr>
          <w:rFonts w:ascii="Arial" w:hAnsi="Arial" w:cs="Arial"/>
          <w:color w:val="000000"/>
          <w:sz w:val="16"/>
          <w:szCs w:val="16"/>
        </w:rPr>
        <w:t xml:space="preserve">SRS resources (higher layer parameter </w:t>
      </w:r>
      <w:r w:rsidRPr="000514A9">
        <w:rPr>
          <w:rFonts w:ascii="Arial" w:hAnsi="Arial" w:cs="Arial"/>
          <w:i/>
          <w:color w:val="000000"/>
          <w:sz w:val="16"/>
          <w:szCs w:val="16"/>
        </w:rPr>
        <w:t>SRS-Resource</w:t>
      </w:r>
      <w:r w:rsidRPr="000514A9">
        <w:rPr>
          <w:rFonts w:ascii="Arial" w:hAnsi="Arial" w:cs="Arial"/>
          <w:color w:val="000000"/>
          <w:sz w:val="16"/>
          <w:szCs w:val="16"/>
        </w:rPr>
        <w:t>), where the maximum value of K is indicated by UE capability</w:t>
      </w:r>
      <w:r w:rsidRPr="000514A9">
        <w:rPr>
          <w:rFonts w:ascii="Arial" w:hAnsi="Arial" w:cs="Arial"/>
          <w:i/>
          <w:color w:val="000000"/>
          <w:sz w:val="16"/>
          <w:szCs w:val="16"/>
        </w:rPr>
        <w:t xml:space="preserve"> </w:t>
      </w:r>
      <w:r w:rsidRPr="000514A9">
        <w:rPr>
          <w:rFonts w:ascii="Arial" w:hAnsi="Arial" w:cs="Arial"/>
          <w:color w:val="000000"/>
          <w:sz w:val="16"/>
          <w:szCs w:val="16"/>
        </w:rPr>
        <w:t xml:space="preserve">[13, 38.306]. When SRS resource set is configured with the higher layer parameter </w:t>
      </w:r>
      <w:r w:rsidRPr="000514A9">
        <w:rPr>
          <w:rFonts w:ascii="Arial" w:hAnsi="Arial" w:cs="Arial"/>
          <w:i/>
          <w:color w:val="000000"/>
          <w:sz w:val="16"/>
          <w:szCs w:val="16"/>
        </w:rPr>
        <w:t>SRS-PosResourceSet,</w:t>
      </w:r>
      <w:r w:rsidRPr="000514A9">
        <w:rPr>
          <w:rFonts w:ascii="Arial" w:hAnsi="Arial" w:cs="Arial"/>
          <w:color w:val="000000"/>
          <w:sz w:val="16"/>
          <w:szCs w:val="16"/>
        </w:rPr>
        <w:t xml:space="preserve"> a UE may be configured with </w:t>
      </w:r>
      <w:r w:rsidRPr="000514A9">
        <w:rPr>
          <w:rFonts w:ascii="Arial" w:hAnsi="Arial" w:cs="Arial"/>
          <w:i/>
          <w:iCs/>
          <w:color w:val="000000"/>
          <w:sz w:val="16"/>
          <w:szCs w:val="16"/>
        </w:rPr>
        <w:t xml:space="preserve">K </w:t>
      </w:r>
      <w:r w:rsidRPr="000514A9">
        <w:rPr>
          <w:rFonts w:ascii="Arial" w:hAnsi="Arial" w:cs="Arial"/>
          <w:color w:val="000000"/>
          <w:sz w:val="16"/>
          <w:szCs w:val="16"/>
        </w:rPr>
        <w:t xml:space="preserve">≥1 SRS resources (higher layer parameter </w:t>
      </w:r>
      <w:r w:rsidRPr="000514A9">
        <w:rPr>
          <w:rFonts w:ascii="Arial" w:hAnsi="Arial" w:cs="Arial"/>
          <w:i/>
          <w:color w:val="000000"/>
          <w:sz w:val="16"/>
          <w:szCs w:val="16"/>
        </w:rPr>
        <w:t>SRS-PosResource</w:t>
      </w:r>
      <w:r w:rsidRPr="000514A9">
        <w:rPr>
          <w:rFonts w:ascii="Arial" w:hAnsi="Arial" w:cs="Arial"/>
          <w:color w:val="000000"/>
          <w:sz w:val="16"/>
          <w:szCs w:val="16"/>
        </w:rPr>
        <w:t xml:space="preserve">), where the maximum value of K is 16. The SRS resource set applicability is configured by the higher layer parameter </w:t>
      </w:r>
      <w:r w:rsidRPr="000514A9">
        <w:rPr>
          <w:rFonts w:ascii="Arial" w:hAnsi="Arial" w:cs="Arial"/>
          <w:i/>
          <w:color w:val="000000"/>
          <w:sz w:val="16"/>
          <w:szCs w:val="16"/>
        </w:rPr>
        <w:t xml:space="preserve">usage </w:t>
      </w:r>
      <w:r w:rsidRPr="000514A9">
        <w:rPr>
          <w:rFonts w:ascii="Arial" w:hAnsi="Arial" w:cs="Arial"/>
          <w:color w:val="000000"/>
          <w:sz w:val="16"/>
          <w:szCs w:val="16"/>
        </w:rPr>
        <w:t>in</w:t>
      </w:r>
      <w:r w:rsidRPr="000514A9">
        <w:rPr>
          <w:rFonts w:ascii="Arial" w:hAnsi="Arial" w:cs="Arial"/>
          <w:i/>
          <w:color w:val="000000"/>
          <w:sz w:val="16"/>
          <w:szCs w:val="16"/>
        </w:rPr>
        <w:t xml:space="preserve"> SRS-ResourceSet.</w:t>
      </w:r>
      <w:r w:rsidRPr="000514A9">
        <w:rPr>
          <w:rFonts w:ascii="Arial" w:hAnsi="Arial" w:cs="Arial"/>
          <w:color w:val="000000"/>
          <w:sz w:val="16"/>
          <w:szCs w:val="16"/>
        </w:rPr>
        <w:t xml:space="preserve"> When the higher layer parameter</w:t>
      </w:r>
      <w:r w:rsidRPr="000514A9">
        <w:rPr>
          <w:rFonts w:ascii="Arial" w:hAnsi="Arial" w:cs="Arial"/>
          <w:i/>
          <w:color w:val="000000"/>
          <w:sz w:val="16"/>
          <w:szCs w:val="16"/>
        </w:rPr>
        <w:t xml:space="preserve"> usage </w:t>
      </w:r>
      <w:r w:rsidRPr="000514A9">
        <w:rPr>
          <w:rFonts w:ascii="Arial" w:hAnsi="Arial" w:cs="Arial"/>
          <w:color w:val="000000"/>
          <w:sz w:val="16"/>
          <w:szCs w:val="16"/>
        </w:rPr>
        <w:t>is set to 'beamManagement'</w:t>
      </w:r>
      <w:r w:rsidRPr="000514A9">
        <w:rPr>
          <w:rFonts w:ascii="Arial" w:hAnsi="Arial" w:cs="Arial"/>
          <w:i/>
          <w:color w:val="000000"/>
          <w:sz w:val="16"/>
          <w:szCs w:val="16"/>
        </w:rPr>
        <w:t xml:space="preserve">, </w:t>
      </w:r>
      <w:r w:rsidRPr="000514A9">
        <w:rPr>
          <w:rFonts w:ascii="Arial" w:hAnsi="Arial" w:cs="Arial"/>
          <w:color w:val="000000"/>
          <w:sz w:val="16"/>
          <w:szCs w:val="16"/>
        </w:rPr>
        <w:t>only one SRS resource in each of multiple SRS resource sets may be transmitted at a given time instant, but the SRS resources in different SRS resource sets with the same time domain behaviour in the same BWP may be transmitted simultaneously.</w:t>
      </w:r>
    </w:p>
    <w:p w14:paraId="460F01B0" w14:textId="77777777" w:rsidR="000514A9" w:rsidRPr="000514A9" w:rsidRDefault="000514A9" w:rsidP="000514A9">
      <w:pPr>
        <w:rPr>
          <w:rFonts w:ascii="Arial" w:hAnsi="Arial" w:cs="Arial"/>
          <w:sz w:val="16"/>
          <w:szCs w:val="16"/>
        </w:rPr>
      </w:pPr>
      <w:r w:rsidRPr="000514A9">
        <w:rPr>
          <w:rFonts w:ascii="Arial" w:hAnsi="Arial" w:cs="Arial"/>
          <w:sz w:val="16"/>
          <w:szCs w:val="16"/>
        </w:rPr>
        <w:t xml:space="preserve">During non-active periods of cell DRX </w:t>
      </w:r>
      <w:r w:rsidRPr="000514A9">
        <w:rPr>
          <w:rFonts w:ascii="Arial" w:hAnsi="Arial" w:cs="Arial"/>
          <w:color w:val="0070C0"/>
          <w:sz w:val="16"/>
          <w:szCs w:val="16"/>
          <w:u w:val="single"/>
        </w:rPr>
        <w:t>if cell DRX is activated for a serving cell</w:t>
      </w:r>
      <w:r w:rsidRPr="000514A9">
        <w:rPr>
          <w:rFonts w:ascii="Arial" w:hAnsi="Arial" w:cs="Arial"/>
          <w:sz w:val="16"/>
          <w:szCs w:val="16"/>
        </w:rPr>
        <w:t xml:space="preserve">, the UE </w:t>
      </w:r>
      <w:r w:rsidRPr="000514A9">
        <w:rPr>
          <w:rFonts w:ascii="Arial" w:hAnsi="Arial" w:cs="Arial"/>
          <w:strike/>
          <w:color w:val="0070C0"/>
          <w:sz w:val="16"/>
          <w:szCs w:val="16"/>
        </w:rPr>
        <w:t>configured with cell DRX</w:t>
      </w:r>
      <w:r w:rsidRPr="000514A9">
        <w:rPr>
          <w:rFonts w:ascii="Arial" w:hAnsi="Arial" w:cs="Arial"/>
          <w:color w:val="0070C0"/>
          <w:sz w:val="16"/>
          <w:szCs w:val="16"/>
        </w:rPr>
        <w:t xml:space="preserve"> </w:t>
      </w:r>
      <w:r w:rsidRPr="000514A9">
        <w:rPr>
          <w:rFonts w:ascii="Arial" w:hAnsi="Arial" w:cs="Arial"/>
          <w:sz w:val="16"/>
          <w:szCs w:val="16"/>
        </w:rPr>
        <w:t xml:space="preserve">is not expected to transmit the periodic SRS, or semi-persistent SRS for channel acquisition </w:t>
      </w:r>
      <w:r w:rsidRPr="000514A9">
        <w:rPr>
          <w:rFonts w:ascii="Arial" w:hAnsi="Arial" w:cs="Arial"/>
          <w:color w:val="0070C0"/>
          <w:sz w:val="16"/>
          <w:szCs w:val="16"/>
          <w:u w:val="single"/>
        </w:rPr>
        <w:t>on the serving cell</w:t>
      </w:r>
      <w:r w:rsidRPr="000514A9">
        <w:rPr>
          <w:rFonts w:ascii="Arial" w:hAnsi="Arial" w:cs="Arial"/>
          <w:sz w:val="16"/>
          <w:szCs w:val="16"/>
        </w:rPr>
        <w:t>. SRS for positioning is not impacted by cell DRX operation.</w:t>
      </w:r>
    </w:p>
    <w:p w14:paraId="48C0A5B0" w14:textId="77777777" w:rsidR="000514A9" w:rsidRPr="000514A9" w:rsidRDefault="000514A9" w:rsidP="000514A9">
      <w:pPr>
        <w:rPr>
          <w:rFonts w:ascii="Arial" w:hAnsi="Arial" w:cs="Arial"/>
          <w:sz w:val="16"/>
          <w:szCs w:val="16"/>
        </w:rPr>
      </w:pPr>
      <w:r w:rsidRPr="000514A9">
        <w:rPr>
          <w:rFonts w:ascii="Arial" w:hAnsi="Arial" w:cs="Arial"/>
          <w:sz w:val="16"/>
          <w:szCs w:val="16"/>
        </w:rPr>
        <w:t xml:space="preserve">During non-active periods of cell DRX </w:t>
      </w:r>
      <w:r w:rsidRPr="000514A9">
        <w:rPr>
          <w:rFonts w:ascii="Arial" w:hAnsi="Arial" w:cs="Arial"/>
          <w:color w:val="C00000"/>
          <w:sz w:val="16"/>
          <w:szCs w:val="16"/>
          <w:u w:val="single"/>
        </w:rPr>
        <w:t>if cell DRX is activated for a serving cell</w:t>
      </w:r>
      <w:r w:rsidRPr="000514A9">
        <w:rPr>
          <w:rFonts w:ascii="Arial" w:hAnsi="Arial" w:cs="Arial"/>
          <w:sz w:val="16"/>
          <w:szCs w:val="16"/>
        </w:rPr>
        <w:t xml:space="preserve">, the UE </w:t>
      </w:r>
      <w:r w:rsidRPr="000514A9">
        <w:rPr>
          <w:rFonts w:ascii="Arial" w:hAnsi="Arial" w:cs="Arial"/>
          <w:strike/>
          <w:color w:val="C00000"/>
          <w:sz w:val="16"/>
          <w:szCs w:val="16"/>
        </w:rPr>
        <w:t>configured with cell DRX</w:t>
      </w:r>
      <w:r w:rsidRPr="000514A9">
        <w:rPr>
          <w:rFonts w:ascii="Arial" w:hAnsi="Arial" w:cs="Arial"/>
          <w:sz w:val="16"/>
          <w:szCs w:val="16"/>
        </w:rPr>
        <w:t xml:space="preserve"> applies the procedures described in this clause after it determines PUSCH, SRS, and PUCCH transmission </w:t>
      </w:r>
      <w:r w:rsidRPr="000514A9">
        <w:rPr>
          <w:rFonts w:ascii="Arial" w:hAnsi="Arial" w:cs="Arial"/>
          <w:color w:val="C00000"/>
          <w:sz w:val="16"/>
          <w:szCs w:val="16"/>
          <w:u w:val="single"/>
        </w:rPr>
        <w:t>on the serving cell</w:t>
      </w:r>
      <w:r w:rsidRPr="000514A9">
        <w:rPr>
          <w:rFonts w:ascii="Arial" w:hAnsi="Arial" w:cs="Arial"/>
          <w:sz w:val="16"/>
          <w:szCs w:val="16"/>
        </w:rPr>
        <w:t xml:space="preserve"> due to cell DRX operations according to clause 5.34.3 of [11, TS 38.321].</w:t>
      </w:r>
    </w:p>
    <w:p w14:paraId="21A1283B" w14:textId="77777777" w:rsidR="000514A9" w:rsidRPr="000514A9" w:rsidRDefault="000514A9" w:rsidP="000514A9">
      <w:pPr>
        <w:rPr>
          <w:rFonts w:ascii="Arial" w:hAnsi="Arial" w:cs="Arial"/>
          <w:color w:val="000000"/>
          <w:sz w:val="16"/>
          <w:szCs w:val="16"/>
        </w:rPr>
      </w:pPr>
      <w:r w:rsidRPr="000514A9">
        <w:rPr>
          <w:rFonts w:ascii="Arial" w:hAnsi="Arial" w:cs="Arial"/>
          <w:color w:val="000000"/>
          <w:sz w:val="16"/>
          <w:szCs w:val="16"/>
          <w:lang w:eastAsia="ko-KR"/>
        </w:rPr>
        <w:t xml:space="preserve">For the SRS resource set(s) configured </w:t>
      </w:r>
      <w:r w:rsidRPr="000514A9">
        <w:rPr>
          <w:rFonts w:ascii="Arial" w:hAnsi="Arial" w:cs="Arial"/>
          <w:i/>
          <w:iCs/>
          <w:color w:val="000000"/>
          <w:sz w:val="16"/>
          <w:szCs w:val="16"/>
          <w:lang w:eastAsia="ko-KR"/>
        </w:rPr>
        <w:t>in srs-ResourceSetToAddModListDCI-0-2</w:t>
      </w:r>
      <w:r w:rsidRPr="000514A9">
        <w:rPr>
          <w:rFonts w:ascii="Arial" w:hAnsi="Arial" w:cs="Arial"/>
          <w:color w:val="000000"/>
          <w:sz w:val="16"/>
          <w:szCs w:val="16"/>
          <w:lang w:eastAsia="ko-KR"/>
        </w:rPr>
        <w:t xml:space="preserve"> with higher layer parameter </w:t>
      </w:r>
      <w:r w:rsidRPr="000514A9">
        <w:rPr>
          <w:rFonts w:ascii="Arial" w:hAnsi="Arial" w:cs="Arial"/>
          <w:i/>
          <w:color w:val="000000"/>
          <w:sz w:val="16"/>
          <w:szCs w:val="16"/>
          <w:lang w:eastAsia="ko-KR"/>
        </w:rPr>
        <w:t>usage</w:t>
      </w:r>
      <w:r w:rsidRPr="000514A9">
        <w:rPr>
          <w:rFonts w:ascii="Arial" w:hAnsi="Arial" w:cs="Arial"/>
          <w:color w:val="000000"/>
          <w:sz w:val="16"/>
          <w:szCs w:val="16"/>
          <w:lang w:eastAsia="ko-KR"/>
        </w:rPr>
        <w:t xml:space="preserve"> set to </w:t>
      </w:r>
      <w:r w:rsidRPr="000514A9">
        <w:rPr>
          <w:rFonts w:ascii="Arial" w:hAnsi="Arial" w:cs="Arial"/>
          <w:color w:val="000000"/>
          <w:sz w:val="16"/>
          <w:szCs w:val="16"/>
        </w:rPr>
        <w:t>'</w:t>
      </w:r>
      <w:r w:rsidRPr="000514A9">
        <w:rPr>
          <w:rFonts w:ascii="Arial" w:hAnsi="Arial" w:cs="Arial"/>
          <w:i/>
          <w:color w:val="000000"/>
          <w:sz w:val="16"/>
          <w:szCs w:val="16"/>
        </w:rPr>
        <w:t>antennaSwitching</w:t>
      </w:r>
      <w:r w:rsidRPr="000514A9">
        <w:rPr>
          <w:rFonts w:ascii="Arial" w:hAnsi="Arial" w:cs="Arial"/>
          <w:color w:val="000000"/>
          <w:sz w:val="16"/>
          <w:szCs w:val="16"/>
        </w:rPr>
        <w:t>' or '</w:t>
      </w:r>
      <w:r w:rsidRPr="000514A9">
        <w:rPr>
          <w:rFonts w:ascii="Arial" w:hAnsi="Arial" w:cs="Arial"/>
          <w:i/>
          <w:color w:val="000000"/>
          <w:sz w:val="16"/>
          <w:szCs w:val="16"/>
        </w:rPr>
        <w:t>beamManagement</w:t>
      </w:r>
      <w:r w:rsidRPr="000514A9">
        <w:rPr>
          <w:rFonts w:ascii="Arial" w:hAnsi="Arial" w:cs="Arial"/>
          <w:color w:val="000000"/>
          <w:sz w:val="16"/>
          <w:szCs w:val="16"/>
        </w:rPr>
        <w:t xml:space="preserve">', the UE expects the same SRS resource set(s) with the same </w:t>
      </w:r>
      <w:r w:rsidRPr="000514A9">
        <w:rPr>
          <w:rFonts w:ascii="Arial" w:hAnsi="Arial" w:cs="Arial"/>
          <w:i/>
          <w:color w:val="000000"/>
          <w:sz w:val="16"/>
          <w:szCs w:val="16"/>
        </w:rPr>
        <w:t>usage</w:t>
      </w:r>
      <w:r w:rsidRPr="000514A9">
        <w:rPr>
          <w:rFonts w:ascii="Arial" w:hAnsi="Arial" w:cs="Arial"/>
          <w:color w:val="000000"/>
          <w:sz w:val="16"/>
          <w:szCs w:val="16"/>
        </w:rPr>
        <w:t xml:space="preserve"> being configured in </w:t>
      </w:r>
      <w:r w:rsidRPr="000514A9">
        <w:rPr>
          <w:rFonts w:ascii="Arial" w:hAnsi="Arial" w:cs="Arial"/>
          <w:i/>
          <w:color w:val="000000"/>
          <w:sz w:val="16"/>
          <w:szCs w:val="16"/>
          <w:lang w:eastAsia="zh-CN"/>
        </w:rPr>
        <w:t>srs-</w:t>
      </w:r>
      <w:r w:rsidRPr="000514A9">
        <w:rPr>
          <w:rFonts w:ascii="Arial" w:hAnsi="Arial" w:cs="Arial"/>
          <w:i/>
          <w:color w:val="000000"/>
          <w:sz w:val="16"/>
          <w:szCs w:val="16"/>
        </w:rPr>
        <w:t>ResourceSetToAddModList.</w:t>
      </w:r>
    </w:p>
    <w:p w14:paraId="3B3ACDC8" w14:textId="77777777" w:rsidR="00936D92" w:rsidRPr="00D2151E" w:rsidRDefault="00936D92" w:rsidP="00936D92">
      <w:pPr>
        <w:rPr>
          <w:color w:val="FF0000"/>
        </w:rPr>
      </w:pPr>
      <w:r w:rsidRPr="00D2151E">
        <w:rPr>
          <w:color w:val="FF0000"/>
        </w:rPr>
        <w:t>---------</w:t>
      </w:r>
      <w:r>
        <w:rPr>
          <w:color w:val="FF0000"/>
        </w:rPr>
        <w:t>End</w:t>
      </w:r>
      <w:r w:rsidRPr="00D2151E">
        <w:rPr>
          <w:color w:val="FF0000"/>
        </w:rPr>
        <w:t xml:space="preserve"> of TP---------</w:t>
      </w:r>
    </w:p>
    <w:p w14:paraId="0DA0E299" w14:textId="33C32A90" w:rsidR="000514A9" w:rsidRDefault="00D26FD8" w:rsidP="000514A9">
      <w:pPr>
        <w:rPr>
          <w:lang w:eastAsia="zh-CN"/>
        </w:rPr>
      </w:pPr>
      <w:r w:rsidRPr="0063580A">
        <w:rPr>
          <w:lang w:eastAsia="zh-CN"/>
        </w:rPr>
        <w:t>Final CR in</w:t>
      </w:r>
      <w:r w:rsidR="0063580A" w:rsidRPr="0063580A">
        <w:rPr>
          <w:lang w:eastAsia="zh-CN"/>
        </w:rPr>
        <w:t>:</w:t>
      </w:r>
    </w:p>
    <w:p w14:paraId="309230D8" w14:textId="3BB205AF" w:rsidR="0063580A" w:rsidRPr="0063580A" w:rsidRDefault="006F79AF" w:rsidP="0063580A">
      <w:pPr>
        <w:rPr>
          <w:b/>
          <w:bCs/>
          <w:lang w:eastAsia="zh-CN"/>
        </w:rPr>
      </w:pPr>
      <w:hyperlink r:id="rId432" w:history="1">
        <w:r>
          <w:rPr>
            <w:rStyle w:val="Hyperlink"/>
            <w:b/>
            <w:bCs/>
            <w:highlight w:val="green"/>
            <w:lang w:eastAsia="zh-CN"/>
          </w:rPr>
          <w:t>R1-2405576</w:t>
        </w:r>
      </w:hyperlink>
      <w:r w:rsidR="0063580A" w:rsidRPr="0063580A">
        <w:rPr>
          <w:b/>
          <w:bCs/>
          <w:lang w:eastAsia="zh-CN"/>
        </w:rPr>
        <w:tab/>
        <w:t>Correction of physical channels and signals during cell DTX/DRX operation</w:t>
      </w:r>
      <w:r w:rsidR="0063580A" w:rsidRPr="0063580A">
        <w:rPr>
          <w:b/>
          <w:bCs/>
          <w:lang w:eastAsia="zh-CN"/>
        </w:rPr>
        <w:tab/>
        <w:t>Moderator (Intel Corporation), Huawei, HiSilicon, Qualcomm, Ericsson, Samsung, Fujitsu</w:t>
      </w:r>
    </w:p>
    <w:p w14:paraId="58D0FE91" w14:textId="5A884C78" w:rsidR="0063580A" w:rsidRDefault="0063580A" w:rsidP="0063580A">
      <w:pPr>
        <w:rPr>
          <w:lang w:eastAsia="zh-CN"/>
        </w:rPr>
      </w:pPr>
      <w:r>
        <w:rPr>
          <w:lang w:eastAsia="zh-CN"/>
        </w:rPr>
        <w:t xml:space="preserve">Note: This CR is </w:t>
      </w:r>
      <w:r w:rsidR="0040603F">
        <w:rPr>
          <w:lang w:eastAsia="zh-CN"/>
        </w:rPr>
        <w:t xml:space="preserve">a </w:t>
      </w:r>
      <w:r>
        <w:rPr>
          <w:lang w:eastAsia="zh-CN"/>
        </w:rPr>
        <w:t xml:space="preserve">merger of TS38.214 CR0546 (in </w:t>
      </w:r>
      <w:hyperlink r:id="rId433" w:history="1">
        <w:r w:rsidR="006F79AF">
          <w:rPr>
            <w:rStyle w:val="Hyperlink"/>
            <w:lang w:eastAsia="zh-CN"/>
          </w:rPr>
          <w:t>R1-2403611</w:t>
        </w:r>
      </w:hyperlink>
      <w:r>
        <w:rPr>
          <w:lang w:eastAsia="zh-CN"/>
        </w:rPr>
        <w:t xml:space="preserve">), CR0545 (in </w:t>
      </w:r>
      <w:hyperlink r:id="rId434" w:history="1">
        <w:r w:rsidR="006F79AF">
          <w:rPr>
            <w:rStyle w:val="Hyperlink"/>
            <w:lang w:eastAsia="zh-CN"/>
          </w:rPr>
          <w:t>R1-2403610</w:t>
        </w:r>
      </w:hyperlink>
      <w:r>
        <w:rPr>
          <w:lang w:eastAsia="zh-CN"/>
        </w:rPr>
        <w:t xml:space="preserve">), and CR0553 (in </w:t>
      </w:r>
      <w:hyperlink r:id="rId435" w:history="1">
        <w:r w:rsidR="006F79AF">
          <w:rPr>
            <w:rStyle w:val="Hyperlink"/>
            <w:lang w:eastAsia="zh-CN"/>
          </w:rPr>
          <w:t>R1-2403735</w:t>
        </w:r>
      </w:hyperlink>
      <w:r>
        <w:rPr>
          <w:lang w:eastAsia="zh-CN"/>
        </w:rPr>
        <w:t>) from RAN1 #116-bis and includes additional corrections (issue 4).</w:t>
      </w:r>
    </w:p>
    <w:p w14:paraId="227741BB" w14:textId="659C0068" w:rsidR="0063580A" w:rsidRDefault="0063580A" w:rsidP="0063580A">
      <w:pPr>
        <w:rPr>
          <w:lang w:eastAsia="zh-CN"/>
        </w:rPr>
      </w:pPr>
      <w:r>
        <w:rPr>
          <w:lang w:eastAsia="zh-CN"/>
        </w:rPr>
        <w:t>(Rel-18, 38.214, Netw_Energy_NR-Core, CR0566, Cat F) is agreed.</w:t>
      </w:r>
    </w:p>
    <w:p w14:paraId="24574B6E" w14:textId="77777777" w:rsidR="0063580A" w:rsidRDefault="0063580A" w:rsidP="0063580A">
      <w:pPr>
        <w:rPr>
          <w:lang w:eastAsia="zh-CN"/>
        </w:rPr>
      </w:pPr>
    </w:p>
    <w:p w14:paraId="211907FF" w14:textId="7D1E6B74" w:rsidR="0063580A" w:rsidRPr="000514A9" w:rsidRDefault="0063580A" w:rsidP="000514A9">
      <w:pPr>
        <w:rPr>
          <w:bCs/>
        </w:rPr>
      </w:pPr>
      <w:r>
        <w:rPr>
          <w:bCs/>
        </w:rPr>
        <w:t xml:space="preserve">Final summary in </w:t>
      </w:r>
      <w:hyperlink r:id="rId436" w:history="1">
        <w:r w:rsidR="006F79AF">
          <w:rPr>
            <w:rStyle w:val="Hyperlink"/>
            <w:bCs/>
          </w:rPr>
          <w:t>R1-2405359</w:t>
        </w:r>
      </w:hyperlink>
      <w:r>
        <w:rPr>
          <w:lang w:eastAsia="zh-CN"/>
        </w:rPr>
        <w:t>.</w:t>
      </w:r>
    </w:p>
    <w:p w14:paraId="511DE5B7" w14:textId="77777777" w:rsidR="00936D92" w:rsidRDefault="00936D92" w:rsidP="00936D92">
      <w:pPr>
        <w:pBdr>
          <w:bottom w:val="single" w:sz="6" w:space="1" w:color="auto"/>
        </w:pBdr>
        <w:rPr>
          <w:bCs/>
        </w:rPr>
      </w:pPr>
    </w:p>
    <w:p w14:paraId="03026EB5" w14:textId="77777777" w:rsidR="00936D92" w:rsidRDefault="00936D92" w:rsidP="00936D92">
      <w:pPr>
        <w:rPr>
          <w:bCs/>
        </w:rPr>
      </w:pPr>
    </w:p>
    <w:p w14:paraId="2B313894" w14:textId="44A9BC0A" w:rsidR="00936D92" w:rsidRPr="00D7097B" w:rsidRDefault="006F79AF" w:rsidP="00936D92">
      <w:pPr>
        <w:rPr>
          <w:bCs/>
        </w:rPr>
      </w:pPr>
      <w:hyperlink r:id="rId437" w:history="1">
        <w:r>
          <w:rPr>
            <w:rStyle w:val="Hyperlink"/>
            <w:bCs/>
          </w:rPr>
          <w:t>R1-2404081</w:t>
        </w:r>
      </w:hyperlink>
      <w:r w:rsidR="00936D92" w:rsidRPr="00D7097B">
        <w:rPr>
          <w:bCs/>
        </w:rPr>
        <w:tab/>
        <w:t>Remaining issues on network energy saving</w:t>
      </w:r>
      <w:r w:rsidR="00936D92" w:rsidRPr="00D7097B">
        <w:rPr>
          <w:bCs/>
        </w:rPr>
        <w:tab/>
        <w:t>Samsung</w:t>
      </w:r>
    </w:p>
    <w:p w14:paraId="1A5443F5" w14:textId="2DB5340E" w:rsidR="00936D92" w:rsidRPr="00D7097B" w:rsidRDefault="006F79AF" w:rsidP="00936D92">
      <w:pPr>
        <w:rPr>
          <w:bCs/>
        </w:rPr>
      </w:pPr>
      <w:hyperlink r:id="rId438" w:history="1">
        <w:r>
          <w:rPr>
            <w:rStyle w:val="Hyperlink"/>
            <w:bCs/>
          </w:rPr>
          <w:t>R1-2404082</w:t>
        </w:r>
      </w:hyperlink>
      <w:r w:rsidR="00936D92" w:rsidRPr="00D7097B">
        <w:rPr>
          <w:bCs/>
        </w:rPr>
        <w:tab/>
        <w:t>Correction on power assumption for type 1 spatial domain adaptation</w:t>
      </w:r>
      <w:r w:rsidR="00936D92" w:rsidRPr="00D7097B">
        <w:rPr>
          <w:bCs/>
        </w:rPr>
        <w:tab/>
        <w:t>Samsung</w:t>
      </w:r>
    </w:p>
    <w:p w14:paraId="2DBFDEB4" w14:textId="1EB9CFF6" w:rsidR="00936D92" w:rsidRPr="00D7097B" w:rsidRDefault="006F79AF" w:rsidP="00936D92">
      <w:pPr>
        <w:rPr>
          <w:bCs/>
        </w:rPr>
      </w:pPr>
      <w:hyperlink r:id="rId439" w:history="1">
        <w:r>
          <w:rPr>
            <w:rStyle w:val="Hyperlink"/>
            <w:bCs/>
          </w:rPr>
          <w:t>R1-2404083</w:t>
        </w:r>
      </w:hyperlink>
      <w:r w:rsidR="00936D92" w:rsidRPr="00D7097B">
        <w:rPr>
          <w:bCs/>
        </w:rPr>
        <w:tab/>
        <w:t>Correction on CSI-RS EPRE for type 1 spatial domain adaptation</w:t>
      </w:r>
      <w:r w:rsidR="00936D92" w:rsidRPr="00D7097B">
        <w:rPr>
          <w:bCs/>
        </w:rPr>
        <w:tab/>
        <w:t>Samsung</w:t>
      </w:r>
    </w:p>
    <w:p w14:paraId="34CF6AEB" w14:textId="434603DD" w:rsidR="00936D92" w:rsidRPr="00D7097B" w:rsidRDefault="006F79AF" w:rsidP="00936D92">
      <w:pPr>
        <w:rPr>
          <w:bCs/>
        </w:rPr>
      </w:pPr>
      <w:hyperlink r:id="rId440" w:history="1">
        <w:r>
          <w:rPr>
            <w:rStyle w:val="Hyperlink"/>
            <w:bCs/>
          </w:rPr>
          <w:t>R1-2404322</w:t>
        </w:r>
      </w:hyperlink>
      <w:r w:rsidR="00936D92" w:rsidRPr="00D7097B">
        <w:rPr>
          <w:bCs/>
        </w:rPr>
        <w:tab/>
        <w:t>Draft CR for correction on CSI processing criteria for new NES capability signaling in TS38.214</w:t>
      </w:r>
      <w:r w:rsidR="00936D92" w:rsidRPr="00D7097B">
        <w:rPr>
          <w:bCs/>
        </w:rPr>
        <w:tab/>
        <w:t>Apple (UK) Limited</w:t>
      </w:r>
    </w:p>
    <w:p w14:paraId="144596CF" w14:textId="208AB092" w:rsidR="00936D92" w:rsidRPr="00D7097B" w:rsidRDefault="006F79AF" w:rsidP="00936D92">
      <w:pPr>
        <w:rPr>
          <w:bCs/>
        </w:rPr>
      </w:pPr>
      <w:hyperlink r:id="rId441" w:history="1">
        <w:r>
          <w:rPr>
            <w:rStyle w:val="Hyperlink"/>
            <w:bCs/>
          </w:rPr>
          <w:t>R1-2404886</w:t>
        </w:r>
      </w:hyperlink>
      <w:r w:rsidR="00936D92" w:rsidRPr="00D7097B">
        <w:rPr>
          <w:bCs/>
        </w:rPr>
        <w:tab/>
        <w:t>Discussion on EPRE of CSI-RS and PDSCH for NES</w:t>
      </w:r>
      <w:r w:rsidR="00936D92" w:rsidRPr="00D7097B">
        <w:rPr>
          <w:bCs/>
        </w:rPr>
        <w:tab/>
        <w:t>LG Electronics</w:t>
      </w:r>
    </w:p>
    <w:p w14:paraId="4CB74A15" w14:textId="628D4D43" w:rsidR="00936D92" w:rsidRPr="00D7097B" w:rsidRDefault="006F79AF" w:rsidP="00936D92">
      <w:pPr>
        <w:rPr>
          <w:bCs/>
        </w:rPr>
      </w:pPr>
      <w:hyperlink r:id="rId442" w:history="1">
        <w:r>
          <w:rPr>
            <w:rStyle w:val="Hyperlink"/>
            <w:bCs/>
          </w:rPr>
          <w:t>R1-2405064</w:t>
        </w:r>
      </w:hyperlink>
      <w:r w:rsidR="00936D92" w:rsidRPr="00D7097B">
        <w:rPr>
          <w:bCs/>
        </w:rPr>
        <w:tab/>
        <w:t>Remaining issue on NW energy saving techniques in spatial domain</w:t>
      </w:r>
      <w:r w:rsidR="00936D92" w:rsidRPr="00D7097B">
        <w:rPr>
          <w:bCs/>
        </w:rPr>
        <w:tab/>
        <w:t>Fujitsu</w:t>
      </w:r>
    </w:p>
    <w:p w14:paraId="2EA1DB07" w14:textId="5CD65413" w:rsidR="00936D92" w:rsidRPr="00D7097B" w:rsidRDefault="006F79AF" w:rsidP="00936D92">
      <w:pPr>
        <w:rPr>
          <w:bCs/>
        </w:rPr>
      </w:pPr>
      <w:hyperlink r:id="rId443" w:history="1">
        <w:r>
          <w:rPr>
            <w:rStyle w:val="Hyperlink"/>
            <w:bCs/>
          </w:rPr>
          <w:t>R1-2405065</w:t>
        </w:r>
      </w:hyperlink>
      <w:r w:rsidR="00936D92" w:rsidRPr="00D7097B">
        <w:rPr>
          <w:bCs/>
        </w:rPr>
        <w:tab/>
        <w:t>Correction on UE assumptions for CQI/PMI/RI calculation for type 1 spatial domain adaptation</w:t>
      </w:r>
      <w:r w:rsidR="00936D92" w:rsidRPr="00D7097B">
        <w:rPr>
          <w:bCs/>
        </w:rPr>
        <w:tab/>
        <w:t>Fujitsu</w:t>
      </w:r>
    </w:p>
    <w:p w14:paraId="125C5564" w14:textId="6465ACB0" w:rsidR="00936D92" w:rsidRPr="00D7097B" w:rsidRDefault="006F79AF" w:rsidP="00936D92">
      <w:pPr>
        <w:rPr>
          <w:bCs/>
        </w:rPr>
      </w:pPr>
      <w:hyperlink r:id="rId444" w:history="1">
        <w:r>
          <w:rPr>
            <w:rStyle w:val="Hyperlink"/>
            <w:bCs/>
          </w:rPr>
          <w:t>R1-2405099</w:t>
        </w:r>
      </w:hyperlink>
      <w:r w:rsidR="00936D92" w:rsidRPr="00D7097B">
        <w:rPr>
          <w:bCs/>
        </w:rPr>
        <w:tab/>
        <w:t>Discussion on power offset for spatial domain adaptation for Rel-18 NES</w:t>
      </w:r>
      <w:r w:rsidR="00936D92" w:rsidRPr="00D7097B">
        <w:rPr>
          <w:bCs/>
        </w:rPr>
        <w:tab/>
        <w:t>Ericsson</w:t>
      </w:r>
    </w:p>
    <w:p w14:paraId="7B44997E" w14:textId="2D9FB844" w:rsidR="00936D92" w:rsidRPr="00D7097B" w:rsidRDefault="006F79AF" w:rsidP="00936D92">
      <w:pPr>
        <w:rPr>
          <w:bCs/>
        </w:rPr>
      </w:pPr>
      <w:hyperlink r:id="rId445" w:history="1">
        <w:r>
          <w:rPr>
            <w:rStyle w:val="Hyperlink"/>
            <w:bCs/>
          </w:rPr>
          <w:t>R1-2405196</w:t>
        </w:r>
      </w:hyperlink>
      <w:r w:rsidR="00936D92" w:rsidRPr="00D7097B">
        <w:rPr>
          <w:bCs/>
        </w:rPr>
        <w:tab/>
        <w:t>Draft CR for semi-persistent CSI report for Rel-18 NES</w:t>
      </w:r>
      <w:r w:rsidR="00936D92" w:rsidRPr="00D7097B">
        <w:rPr>
          <w:bCs/>
        </w:rPr>
        <w:tab/>
        <w:t>ZTE, Sanechips</w:t>
      </w:r>
    </w:p>
    <w:p w14:paraId="11C17182" w14:textId="55DF0891" w:rsidR="00936D92" w:rsidRPr="00D7097B" w:rsidRDefault="006F79AF" w:rsidP="00936D92">
      <w:pPr>
        <w:rPr>
          <w:bCs/>
        </w:rPr>
      </w:pPr>
      <w:hyperlink r:id="rId446" w:history="1">
        <w:r>
          <w:rPr>
            <w:rStyle w:val="Hyperlink"/>
            <w:bCs/>
          </w:rPr>
          <w:t>R1-2405197</w:t>
        </w:r>
      </w:hyperlink>
      <w:r w:rsidR="00936D92" w:rsidRPr="00D7097B">
        <w:rPr>
          <w:bCs/>
        </w:rPr>
        <w:tab/>
        <w:t>Draft CR for CSI report configuration for Rel-18 NES</w:t>
      </w:r>
      <w:r w:rsidR="00936D92" w:rsidRPr="00D7097B">
        <w:rPr>
          <w:bCs/>
        </w:rPr>
        <w:tab/>
        <w:t>ZTE, Sanechips</w:t>
      </w:r>
    </w:p>
    <w:p w14:paraId="2D1C212B" w14:textId="77777777" w:rsidR="00936D92" w:rsidRDefault="00936D92" w:rsidP="00936D92">
      <w:pPr>
        <w:rPr>
          <w:bCs/>
        </w:rPr>
      </w:pPr>
    </w:p>
    <w:p w14:paraId="191F54BA" w14:textId="4BD54527" w:rsidR="00936D92" w:rsidRPr="00936D92" w:rsidRDefault="006F79AF" w:rsidP="00936D92">
      <w:pPr>
        <w:rPr>
          <w:b/>
        </w:rPr>
      </w:pPr>
      <w:hyperlink r:id="rId447" w:history="1">
        <w:r>
          <w:rPr>
            <w:rStyle w:val="Hyperlink"/>
            <w:b/>
          </w:rPr>
          <w:t>R1-2405383</w:t>
        </w:r>
      </w:hyperlink>
      <w:r w:rsidR="00936D92" w:rsidRPr="00936D92">
        <w:rPr>
          <w:b/>
        </w:rPr>
        <w:tab/>
        <w:t>FLS#1 for maintenance of SD-PD adaptation R18 NES</w:t>
      </w:r>
      <w:r w:rsidR="00936D92" w:rsidRPr="00936D92">
        <w:rPr>
          <w:b/>
        </w:rPr>
        <w:tab/>
        <w:t>Moderator (Huawei)</w:t>
      </w:r>
    </w:p>
    <w:p w14:paraId="226DC5E3" w14:textId="3B875B2A" w:rsidR="00936D92" w:rsidRPr="00936D92" w:rsidRDefault="00936D92" w:rsidP="00936D92">
      <w:pPr>
        <w:rPr>
          <w:bCs/>
        </w:rPr>
      </w:pPr>
      <w:r>
        <w:rPr>
          <w:bCs/>
        </w:rPr>
        <w:t>From Monday session</w:t>
      </w:r>
    </w:p>
    <w:p w14:paraId="22C72159" w14:textId="77777777" w:rsidR="000514A9" w:rsidRPr="000514A9" w:rsidRDefault="000514A9" w:rsidP="000514A9">
      <w:pPr>
        <w:rPr>
          <w:b/>
        </w:rPr>
      </w:pPr>
      <w:r w:rsidRPr="000514A9">
        <w:rPr>
          <w:b/>
        </w:rPr>
        <w:t>Conclusion</w:t>
      </w:r>
    </w:p>
    <w:p w14:paraId="4C570E73" w14:textId="77777777" w:rsidR="000514A9" w:rsidRPr="000514A9" w:rsidRDefault="000514A9" w:rsidP="000514A9">
      <w:pPr>
        <w:rPr>
          <w:lang w:eastAsia="zh-CN"/>
        </w:rPr>
      </w:pPr>
      <w:r w:rsidRPr="000514A9">
        <w:rPr>
          <w:rFonts w:hint="eastAsia"/>
          <w:lang w:eastAsia="zh-CN"/>
        </w:rPr>
        <w:t>C</w:t>
      </w:r>
      <w:r w:rsidRPr="000514A9">
        <w:rPr>
          <w:lang w:eastAsia="zh-CN"/>
        </w:rPr>
        <w:t xml:space="preserve">onclude that for Type 1 SD only, the CSI-RS ERPE assumption is not changed per the RRC parameter </w:t>
      </w:r>
      <w:r w:rsidRPr="000514A9">
        <w:rPr>
          <w:rFonts w:cs="Times"/>
          <w:i/>
          <w:iCs/>
          <w:lang w:eastAsia="zh-CN"/>
        </w:rPr>
        <w:t>portSubsetIndicator</w:t>
      </w:r>
      <w:r w:rsidRPr="000514A9">
        <w:rPr>
          <w:rFonts w:cs="Times"/>
          <w:iCs/>
          <w:lang w:eastAsia="zh-CN"/>
        </w:rPr>
        <w:t>.</w:t>
      </w:r>
    </w:p>
    <w:p w14:paraId="15AEE940" w14:textId="77777777" w:rsidR="000514A9" w:rsidRPr="000514A9" w:rsidRDefault="000514A9" w:rsidP="000514A9">
      <w:pPr>
        <w:rPr>
          <w:bCs/>
        </w:rPr>
      </w:pPr>
    </w:p>
    <w:p w14:paraId="72370A53" w14:textId="77777777" w:rsidR="000514A9" w:rsidRPr="000514A9" w:rsidRDefault="000514A9" w:rsidP="000514A9">
      <w:pPr>
        <w:rPr>
          <w:bCs/>
          <w:highlight w:val="green"/>
        </w:rPr>
      </w:pPr>
      <w:r w:rsidRPr="000514A9">
        <w:rPr>
          <w:bCs/>
          <w:highlight w:val="green"/>
        </w:rPr>
        <w:t>Agreement</w:t>
      </w:r>
    </w:p>
    <w:p w14:paraId="4493F655" w14:textId="77777777" w:rsidR="000514A9" w:rsidRPr="000514A9" w:rsidRDefault="000514A9" w:rsidP="00936D92">
      <w:pPr>
        <w:rPr>
          <w:lang w:eastAsia="zh-CN"/>
        </w:rPr>
      </w:pPr>
      <w:r w:rsidRPr="000514A9">
        <w:rPr>
          <w:rFonts w:hint="eastAsia"/>
          <w:lang w:eastAsia="zh-CN"/>
        </w:rPr>
        <w:t>A</w:t>
      </w:r>
      <w:r w:rsidRPr="000514A9">
        <w:rPr>
          <w:lang w:eastAsia="zh-CN"/>
        </w:rPr>
        <w:t>gree on the following TP for TS 38.214 in principle. Check if additional condition needs to be reflected.</w:t>
      </w:r>
    </w:p>
    <w:p w14:paraId="7B5DEF2C" w14:textId="77777777" w:rsidR="000514A9" w:rsidRPr="000514A9" w:rsidRDefault="000514A9" w:rsidP="00936D92">
      <w:pPr>
        <w:rPr>
          <w:lang w:eastAsia="zh-CN"/>
        </w:rPr>
      </w:pPr>
    </w:p>
    <w:tbl>
      <w:tblPr>
        <w:tblW w:w="5000" w:type="pct"/>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0457"/>
      </w:tblGrid>
      <w:tr w:rsidR="000514A9" w:rsidRPr="000514A9" w14:paraId="6E00DF9C" w14:textId="77777777" w:rsidTr="00EC3BC3">
        <w:tc>
          <w:tcPr>
            <w:tcW w:w="5000" w:type="pct"/>
            <w:shd w:val="clear" w:color="auto" w:fill="auto"/>
          </w:tcPr>
          <w:p w14:paraId="5DAD5216" w14:textId="07BFD377" w:rsidR="000514A9" w:rsidRPr="00EC3BC3" w:rsidRDefault="000514A9" w:rsidP="00936D92">
            <w:pPr>
              <w:rPr>
                <w:rFonts w:ascii="Arial" w:hAnsi="Arial" w:cs="Arial"/>
                <w:sz w:val="16"/>
                <w:szCs w:val="16"/>
                <w:lang w:eastAsia="zh-CN"/>
              </w:rPr>
            </w:pPr>
            <w:r w:rsidRPr="00EC3BC3">
              <w:rPr>
                <w:rFonts w:ascii="Arial" w:hAnsi="Arial" w:cs="Arial"/>
                <w:sz w:val="16"/>
                <w:szCs w:val="16"/>
                <w:lang w:eastAsia="zh-CN"/>
              </w:rPr>
              <w:t>5.2.1.6</w:t>
            </w:r>
            <w:r w:rsidRPr="00EC3BC3">
              <w:rPr>
                <w:rFonts w:ascii="Arial" w:hAnsi="Arial" w:cs="Arial"/>
                <w:sz w:val="16"/>
                <w:szCs w:val="16"/>
                <w:lang w:eastAsia="zh-CN"/>
              </w:rPr>
              <w:tab/>
              <w:t>CSI processing criteria</w:t>
            </w:r>
          </w:p>
          <w:p w14:paraId="05CB9431" w14:textId="77777777" w:rsidR="000514A9" w:rsidRPr="000514A9" w:rsidRDefault="000514A9" w:rsidP="000514A9">
            <w:pPr>
              <w:rPr>
                <w:rFonts w:ascii="Arial" w:hAnsi="Arial" w:cs="Arial"/>
                <w:b/>
                <w:bCs/>
                <w:color w:val="FF0000"/>
                <w:sz w:val="16"/>
                <w:szCs w:val="16"/>
                <w:lang w:eastAsia="zh-CN"/>
              </w:rPr>
            </w:pPr>
            <w:r w:rsidRPr="000514A9">
              <w:rPr>
                <w:rFonts w:ascii="Arial" w:hAnsi="Arial" w:cs="Arial"/>
                <w:sz w:val="16"/>
                <w:szCs w:val="16"/>
              </w:rPr>
              <w:t xml:space="preserve">The UE indicates the number of supported simultaneous CSI calculations </w:t>
            </w:r>
            <m:oMath>
              <m:sSub>
                <m:sSubPr>
                  <m:ctrlPr>
                    <w:rPr>
                      <w:rFonts w:ascii="Cambria Math" w:hAnsi="Cambria Math" w:cs="Arial"/>
                      <w:i/>
                      <w:sz w:val="16"/>
                      <w:szCs w:val="16"/>
                    </w:rPr>
                  </m:ctrlPr>
                </m:sSubPr>
                <m:e>
                  <m:r>
                    <w:rPr>
                      <w:rFonts w:ascii="Cambria Math" w:hAnsi="Cambria Math" w:cs="Arial"/>
                      <w:sz w:val="16"/>
                      <w:szCs w:val="16"/>
                    </w:rPr>
                    <m:t>N</m:t>
                  </m:r>
                </m:e>
                <m:sub>
                  <m:r>
                    <w:rPr>
                      <w:rFonts w:ascii="Cambria Math" w:hAnsi="Cambria Math" w:cs="Arial"/>
                      <w:sz w:val="16"/>
                      <w:szCs w:val="16"/>
                    </w:rPr>
                    <m:t>CPU</m:t>
                  </m:r>
                </m:sub>
              </m:sSub>
            </m:oMath>
            <w:r w:rsidRPr="000514A9">
              <w:rPr>
                <w:rFonts w:ascii="Arial" w:hAnsi="Arial" w:cs="Arial"/>
                <w:sz w:val="16"/>
                <w:szCs w:val="16"/>
              </w:rPr>
              <w:t xml:space="preserve"> with parameter </w:t>
            </w:r>
            <w:r w:rsidRPr="000514A9">
              <w:rPr>
                <w:rFonts w:ascii="Arial" w:hAnsi="Arial" w:cs="Arial"/>
                <w:i/>
                <w:iCs/>
                <w:sz w:val="16"/>
                <w:szCs w:val="16"/>
              </w:rPr>
              <w:t>simultaneousCSI-ReportsPerCC</w:t>
            </w:r>
            <w:r w:rsidRPr="000514A9">
              <w:rPr>
                <w:rFonts w:ascii="Arial" w:hAnsi="Arial" w:cs="Arial"/>
                <w:sz w:val="16"/>
                <w:szCs w:val="16"/>
              </w:rPr>
              <w:t xml:space="preserve"> </w:t>
            </w:r>
            <w:ins w:id="94" w:author="SeungheeHan" w:date="2024-03-31T11:22:00Z">
              <w:r w:rsidRPr="000514A9">
                <w:rPr>
                  <w:rFonts w:ascii="Arial" w:hAnsi="Arial" w:cs="Arial"/>
                  <w:iCs/>
                  <w:sz w:val="16"/>
                  <w:szCs w:val="16"/>
                  <w:lang w:val="en-US"/>
                </w:rPr>
                <w:t xml:space="preserve">or </w:t>
              </w:r>
            </w:ins>
            <w:ins w:id="95" w:author="WangYi" w:date="2024-05-14T16:43:00Z">
              <w:r w:rsidRPr="000514A9">
                <w:rPr>
                  <w:rFonts w:ascii="Arial" w:hAnsi="Arial" w:cs="Arial"/>
                  <w:iCs/>
                  <w:sz w:val="16"/>
                  <w:szCs w:val="16"/>
                  <w:lang w:val="en-US"/>
                </w:rPr>
                <w:t>[</w:t>
              </w:r>
            </w:ins>
            <w:ins w:id="96" w:author="SeungheeHan" w:date="2024-03-31T11:22:00Z">
              <w:r w:rsidRPr="000514A9">
                <w:rPr>
                  <w:rFonts w:ascii="Arial" w:hAnsi="Arial" w:cs="Arial"/>
                  <w:i/>
                  <w:iCs/>
                  <w:sz w:val="16"/>
                  <w:szCs w:val="16"/>
                </w:rPr>
                <w:t>simultaneousCSI-</w:t>
              </w:r>
              <w:r w:rsidRPr="000514A9">
                <w:rPr>
                  <w:rFonts w:ascii="Arial" w:hAnsi="Arial" w:cs="Arial"/>
                  <w:i/>
                  <w:iCs/>
                  <w:sz w:val="16"/>
                  <w:szCs w:val="16"/>
                  <w:lang w:val="en-US"/>
                </w:rPr>
                <w:t>Sub</w:t>
              </w:r>
              <w:r w:rsidRPr="000514A9">
                <w:rPr>
                  <w:rFonts w:ascii="Arial" w:hAnsi="Arial" w:cs="Arial"/>
                  <w:i/>
                  <w:iCs/>
                  <w:sz w:val="16"/>
                  <w:szCs w:val="16"/>
                </w:rPr>
                <w:t>ReportsPerCC</w:t>
              </w:r>
              <w:r w:rsidRPr="000514A9">
                <w:rPr>
                  <w:rFonts w:ascii="Arial" w:hAnsi="Arial" w:cs="Arial"/>
                  <w:i/>
                  <w:iCs/>
                  <w:sz w:val="16"/>
                  <w:szCs w:val="16"/>
                  <w:lang w:val="en-US"/>
                </w:rPr>
                <w:t>-r18</w:t>
              </w:r>
            </w:ins>
            <w:ins w:id="97" w:author="WangYi" w:date="2024-05-14T16:43:00Z">
              <w:r w:rsidRPr="000514A9">
                <w:rPr>
                  <w:rFonts w:ascii="Arial" w:hAnsi="Arial" w:cs="Arial"/>
                  <w:iCs/>
                  <w:sz w:val="16"/>
                  <w:szCs w:val="16"/>
                  <w:lang w:val="en-US"/>
                </w:rPr>
                <w:t>]</w:t>
              </w:r>
            </w:ins>
            <w:ins w:id="98" w:author="SeungheeHan" w:date="2024-03-31T11:22:00Z">
              <w:r w:rsidRPr="000514A9">
                <w:rPr>
                  <w:rFonts w:ascii="Arial" w:hAnsi="Arial" w:cs="Arial"/>
                  <w:i/>
                  <w:iCs/>
                  <w:sz w:val="16"/>
                  <w:szCs w:val="16"/>
                  <w:lang w:val="en-US"/>
                </w:rPr>
                <w:t xml:space="preserve"> </w:t>
              </w:r>
            </w:ins>
            <w:r w:rsidRPr="000514A9">
              <w:rPr>
                <w:rFonts w:ascii="Arial" w:hAnsi="Arial" w:cs="Arial"/>
                <w:sz w:val="16"/>
                <w:szCs w:val="16"/>
              </w:rPr>
              <w:t xml:space="preserve">in a component carrier, and </w:t>
            </w:r>
            <w:r w:rsidRPr="000514A9">
              <w:rPr>
                <w:rFonts w:ascii="Arial" w:hAnsi="Arial" w:cs="Arial"/>
                <w:i/>
                <w:iCs/>
                <w:sz w:val="16"/>
                <w:szCs w:val="16"/>
              </w:rPr>
              <w:t>simultaneousCSI-ReportsAllCC</w:t>
            </w:r>
            <w:ins w:id="99" w:author="SeungheeHan" w:date="2024-03-31T11:23:00Z">
              <w:r w:rsidRPr="000514A9">
                <w:rPr>
                  <w:rFonts w:ascii="Arial" w:hAnsi="Arial" w:cs="Arial"/>
                  <w:i/>
                  <w:iCs/>
                  <w:sz w:val="16"/>
                  <w:szCs w:val="16"/>
                  <w:lang w:val="en-US"/>
                </w:rPr>
                <w:t xml:space="preserve"> </w:t>
              </w:r>
              <w:r w:rsidRPr="000514A9">
                <w:rPr>
                  <w:rFonts w:ascii="Arial" w:hAnsi="Arial" w:cs="Arial"/>
                  <w:sz w:val="16"/>
                  <w:szCs w:val="16"/>
                  <w:lang w:val="en-US"/>
                </w:rPr>
                <w:t xml:space="preserve">or </w:t>
              </w:r>
            </w:ins>
            <w:ins w:id="100" w:author="WangYi" w:date="2024-05-20T11:40:00Z">
              <w:r w:rsidRPr="000514A9">
                <w:rPr>
                  <w:rFonts w:ascii="Arial" w:hAnsi="Arial" w:cs="Arial"/>
                  <w:sz w:val="16"/>
                  <w:szCs w:val="16"/>
                  <w:lang w:val="en-US"/>
                </w:rPr>
                <w:t>[</w:t>
              </w:r>
            </w:ins>
            <w:ins w:id="101" w:author="SeungheeHan" w:date="2024-03-31T11:23:00Z">
              <w:r w:rsidRPr="000514A9">
                <w:rPr>
                  <w:rFonts w:ascii="Arial" w:hAnsi="Arial" w:cs="Arial"/>
                  <w:i/>
                  <w:iCs/>
                  <w:sz w:val="16"/>
                  <w:szCs w:val="16"/>
                </w:rPr>
                <w:t>simultaneousCSI-</w:t>
              </w:r>
              <w:r w:rsidRPr="000514A9">
                <w:rPr>
                  <w:rFonts w:ascii="Arial" w:hAnsi="Arial" w:cs="Arial"/>
                  <w:i/>
                  <w:iCs/>
                  <w:sz w:val="16"/>
                  <w:szCs w:val="16"/>
                  <w:lang w:val="en-US"/>
                </w:rPr>
                <w:t>Sub</w:t>
              </w:r>
              <w:r w:rsidRPr="000514A9">
                <w:rPr>
                  <w:rFonts w:ascii="Arial" w:hAnsi="Arial" w:cs="Arial"/>
                  <w:i/>
                  <w:iCs/>
                  <w:sz w:val="16"/>
                  <w:szCs w:val="16"/>
                </w:rPr>
                <w:t>ReportsAllCC</w:t>
              </w:r>
              <w:r w:rsidRPr="000514A9">
                <w:rPr>
                  <w:rFonts w:ascii="Arial" w:hAnsi="Arial" w:cs="Arial"/>
                  <w:i/>
                  <w:iCs/>
                  <w:sz w:val="16"/>
                  <w:szCs w:val="16"/>
                  <w:lang w:val="en-US"/>
                </w:rPr>
                <w:t>-r18</w:t>
              </w:r>
            </w:ins>
            <w:ins w:id="102" w:author="WangYi" w:date="2024-05-20T11:40:00Z">
              <w:r w:rsidRPr="000514A9">
                <w:rPr>
                  <w:rFonts w:ascii="Arial" w:hAnsi="Arial" w:cs="Arial"/>
                  <w:iCs/>
                  <w:sz w:val="16"/>
                  <w:szCs w:val="16"/>
                  <w:lang w:val="en-US"/>
                </w:rPr>
                <w:t>]</w:t>
              </w:r>
            </w:ins>
            <w:r w:rsidRPr="000514A9">
              <w:rPr>
                <w:rFonts w:ascii="Arial" w:hAnsi="Arial" w:cs="Arial"/>
                <w:sz w:val="16"/>
                <w:szCs w:val="16"/>
              </w:rPr>
              <w:t xml:space="preserve"> across all component carriers. </w:t>
            </w:r>
            <w:ins w:id="103" w:author="WangYi" w:date="2024-05-20T11:38:00Z">
              <w:r w:rsidRPr="000514A9">
                <w:rPr>
                  <w:rFonts w:ascii="Arial" w:hAnsi="Arial" w:cs="Arial"/>
                  <w:color w:val="FF0000"/>
                  <w:sz w:val="16"/>
                  <w:szCs w:val="16"/>
                  <w:lang w:val="en-US" w:eastAsia="zh-CN"/>
                </w:rPr>
                <w:t>If UE is configured with at least one CSI report setting with sub-configuration in a component carrier, UE shall use parameter [</w:t>
              </w:r>
              <w:r w:rsidRPr="000514A9">
                <w:rPr>
                  <w:rFonts w:ascii="Arial" w:hAnsi="Arial" w:cs="Arial"/>
                  <w:i/>
                  <w:iCs/>
                  <w:color w:val="FF0000"/>
                  <w:sz w:val="16"/>
                  <w:szCs w:val="16"/>
                  <w:lang w:val="en-US" w:eastAsia="zh-CN"/>
                </w:rPr>
                <w:t>simultaneousCSI-SubReportsPerCC-r18</w:t>
              </w:r>
              <w:r w:rsidRPr="000514A9">
                <w:rPr>
                  <w:rFonts w:ascii="Arial" w:hAnsi="Arial" w:cs="Arial"/>
                  <w:color w:val="FF0000"/>
                  <w:sz w:val="16"/>
                  <w:szCs w:val="16"/>
                  <w:lang w:val="en-US" w:eastAsia="zh-CN"/>
                </w:rPr>
                <w:t xml:space="preserve">] in the component carrier; otherwise, UE shall use </w:t>
              </w:r>
              <w:r w:rsidRPr="000514A9">
                <w:rPr>
                  <w:rFonts w:ascii="Arial" w:hAnsi="Arial" w:cs="Arial"/>
                  <w:i/>
                  <w:iCs/>
                  <w:color w:val="FF0000"/>
                  <w:sz w:val="16"/>
                  <w:szCs w:val="16"/>
                  <w:lang w:val="en-US" w:eastAsia="zh-CN"/>
                </w:rPr>
                <w:t>simultaneousCSI-ReportsPerCC</w:t>
              </w:r>
              <w:r w:rsidRPr="000514A9">
                <w:rPr>
                  <w:rFonts w:ascii="Arial" w:hAnsi="Arial" w:cs="Arial"/>
                  <w:color w:val="FF0000"/>
                  <w:sz w:val="16"/>
                  <w:szCs w:val="16"/>
                  <w:lang w:val="en-US" w:eastAsia="zh-CN"/>
                </w:rPr>
                <w:t xml:space="preserve"> in the component carrier. If UE is configured with at least one CSI reporting setting with sub-configuration </w:t>
              </w:r>
            </w:ins>
            <w:r w:rsidRPr="000514A9">
              <w:rPr>
                <w:rFonts w:ascii="Arial" w:hAnsi="Arial" w:cs="Arial"/>
                <w:color w:val="FF0000"/>
                <w:sz w:val="16"/>
                <w:szCs w:val="16"/>
                <w:lang w:val="en-US" w:eastAsia="zh-CN"/>
              </w:rPr>
              <w:t>in</w:t>
            </w:r>
            <w:ins w:id="104" w:author="WangYi" w:date="2024-05-20T11:38:00Z">
              <w:r w:rsidRPr="000514A9">
                <w:rPr>
                  <w:rFonts w:ascii="Arial" w:hAnsi="Arial" w:cs="Arial"/>
                  <w:color w:val="FF0000"/>
                  <w:sz w:val="16"/>
                  <w:szCs w:val="16"/>
                  <w:lang w:val="en-US" w:eastAsia="zh-CN"/>
                </w:rPr>
                <w:t xml:space="preserve"> </w:t>
              </w:r>
            </w:ins>
            <w:r w:rsidRPr="000514A9">
              <w:rPr>
                <w:rFonts w:ascii="Arial" w:hAnsi="Arial" w:cs="Arial"/>
                <w:color w:val="FF0000"/>
                <w:sz w:val="16"/>
                <w:szCs w:val="16"/>
                <w:lang w:val="en-US" w:eastAsia="zh-CN"/>
              </w:rPr>
              <w:t>any</w:t>
            </w:r>
            <w:ins w:id="105" w:author="WangYi" w:date="2024-05-20T11:38:00Z">
              <w:r w:rsidRPr="000514A9">
                <w:rPr>
                  <w:rFonts w:ascii="Arial" w:hAnsi="Arial" w:cs="Arial"/>
                  <w:color w:val="FF0000"/>
                  <w:sz w:val="16"/>
                  <w:szCs w:val="16"/>
                  <w:lang w:val="en-US" w:eastAsia="zh-CN"/>
                </w:rPr>
                <w:t xml:space="preserve"> component carrier, UE shall use [</w:t>
              </w:r>
              <w:r w:rsidRPr="000514A9">
                <w:rPr>
                  <w:rFonts w:ascii="Arial" w:hAnsi="Arial" w:cs="Arial"/>
                  <w:i/>
                  <w:iCs/>
                  <w:color w:val="FF0000"/>
                  <w:sz w:val="16"/>
                  <w:szCs w:val="16"/>
                  <w:lang w:val="en-US" w:eastAsia="zh-CN"/>
                </w:rPr>
                <w:t>simultaneousCSI-SubReportsAllCC-r18</w:t>
              </w:r>
              <w:r w:rsidRPr="000514A9">
                <w:rPr>
                  <w:rFonts w:ascii="Arial" w:hAnsi="Arial" w:cs="Arial"/>
                  <w:color w:val="FF0000"/>
                  <w:sz w:val="16"/>
                  <w:szCs w:val="16"/>
                  <w:lang w:val="en-US" w:eastAsia="zh-CN"/>
                </w:rPr>
                <w:t xml:space="preserve">]; otherwise, UE shall use </w:t>
              </w:r>
              <w:r w:rsidRPr="000514A9">
                <w:rPr>
                  <w:rFonts w:ascii="Arial" w:hAnsi="Arial" w:cs="Arial"/>
                  <w:i/>
                  <w:iCs/>
                  <w:color w:val="FF0000"/>
                  <w:sz w:val="16"/>
                  <w:szCs w:val="16"/>
                  <w:lang w:val="en-US" w:eastAsia="zh-CN"/>
                </w:rPr>
                <w:t>simultaneousCSI-ReportsAllCC</w:t>
              </w:r>
              <w:r w:rsidRPr="000514A9">
                <w:rPr>
                  <w:rFonts w:ascii="Arial" w:hAnsi="Arial" w:cs="Arial"/>
                  <w:color w:val="FF0000"/>
                  <w:sz w:val="16"/>
                  <w:szCs w:val="16"/>
                  <w:lang w:val="en-US" w:eastAsia="zh-CN"/>
                </w:rPr>
                <w:t>.</w:t>
              </w:r>
              <w:r w:rsidRPr="000514A9">
                <w:rPr>
                  <w:rFonts w:ascii="Arial" w:hAnsi="Arial" w:cs="Arial"/>
                  <w:color w:val="FF0000"/>
                  <w:sz w:val="16"/>
                  <w:szCs w:val="16"/>
                  <w:lang w:eastAsia="zh-CN"/>
                </w:rPr>
                <w:t xml:space="preserve"> </w:t>
              </w:r>
            </w:ins>
            <w:r w:rsidRPr="000514A9">
              <w:rPr>
                <w:rFonts w:ascii="Arial" w:hAnsi="Arial" w:cs="Arial"/>
                <w:sz w:val="16"/>
                <w:szCs w:val="16"/>
              </w:rPr>
              <w:t xml:space="preserve">If a UE supports </w:t>
            </w:r>
            <m:oMath>
              <m:sSub>
                <m:sSubPr>
                  <m:ctrlPr>
                    <w:rPr>
                      <w:rFonts w:ascii="Cambria Math" w:hAnsi="Cambria Math" w:cs="Arial"/>
                      <w:i/>
                      <w:sz w:val="16"/>
                      <w:szCs w:val="16"/>
                    </w:rPr>
                  </m:ctrlPr>
                </m:sSubPr>
                <m:e>
                  <m:r>
                    <w:rPr>
                      <w:rFonts w:ascii="Cambria Math" w:hAnsi="Cambria Math" w:cs="Arial"/>
                      <w:sz w:val="16"/>
                      <w:szCs w:val="16"/>
                    </w:rPr>
                    <m:t>N</m:t>
                  </m:r>
                </m:e>
                <m:sub>
                  <m:r>
                    <w:rPr>
                      <w:rFonts w:ascii="Cambria Math" w:hAnsi="Cambria Math" w:cs="Arial"/>
                      <w:sz w:val="16"/>
                      <w:szCs w:val="16"/>
                    </w:rPr>
                    <m:t>CPU</m:t>
                  </m:r>
                </m:sub>
              </m:sSub>
            </m:oMath>
            <w:r w:rsidRPr="000514A9">
              <w:rPr>
                <w:rFonts w:ascii="Arial" w:hAnsi="Arial" w:cs="Arial"/>
                <w:sz w:val="16"/>
                <w:szCs w:val="16"/>
              </w:rPr>
              <w:t xml:space="preserve"> simultaneous CSI calculations it is said to have </w:t>
            </w:r>
            <m:oMath>
              <m:sSub>
                <m:sSubPr>
                  <m:ctrlPr>
                    <w:rPr>
                      <w:rFonts w:ascii="Cambria Math" w:hAnsi="Cambria Math" w:cs="Arial"/>
                      <w:i/>
                      <w:sz w:val="16"/>
                      <w:szCs w:val="16"/>
                    </w:rPr>
                  </m:ctrlPr>
                </m:sSubPr>
                <m:e>
                  <m:r>
                    <w:rPr>
                      <w:rFonts w:ascii="Cambria Math" w:hAnsi="Cambria Math" w:cs="Arial"/>
                      <w:sz w:val="16"/>
                      <w:szCs w:val="16"/>
                    </w:rPr>
                    <m:t>N</m:t>
                  </m:r>
                </m:e>
                <m:sub>
                  <m:r>
                    <w:rPr>
                      <w:rFonts w:ascii="Cambria Math" w:hAnsi="Cambria Math" w:cs="Arial"/>
                      <w:sz w:val="16"/>
                      <w:szCs w:val="16"/>
                    </w:rPr>
                    <m:t>CPU</m:t>
                  </m:r>
                </m:sub>
              </m:sSub>
            </m:oMath>
            <w:r w:rsidRPr="000514A9">
              <w:rPr>
                <w:rFonts w:ascii="Arial" w:hAnsi="Arial" w:cs="Arial"/>
                <w:sz w:val="16"/>
                <w:szCs w:val="16"/>
              </w:rPr>
              <w:t xml:space="preserve"> CSI processing units for processing CSI reports. If </w:t>
            </w:r>
            <w:r w:rsidRPr="000514A9">
              <w:rPr>
                <w:rFonts w:ascii="Arial" w:hAnsi="Arial" w:cs="Arial"/>
                <w:i/>
                <w:sz w:val="16"/>
                <w:szCs w:val="16"/>
              </w:rPr>
              <w:t>L</w:t>
            </w:r>
            <w:r w:rsidRPr="000514A9">
              <w:rPr>
                <w:rFonts w:ascii="Arial" w:hAnsi="Arial" w:cs="Arial"/>
                <w:sz w:val="16"/>
                <w:szCs w:val="16"/>
              </w:rPr>
              <w:t xml:space="preserve"> CPUs are occupied for calculation of CSI reports in a given OFDM symbol, the UE has </w:t>
            </w:r>
            <m:oMath>
              <m:sSub>
                <m:sSubPr>
                  <m:ctrlPr>
                    <w:rPr>
                      <w:rFonts w:ascii="Cambria Math" w:hAnsi="Cambria Math" w:cs="Arial"/>
                      <w:i/>
                      <w:sz w:val="16"/>
                      <w:szCs w:val="16"/>
                    </w:rPr>
                  </m:ctrlPr>
                </m:sSubPr>
                <m:e>
                  <m:r>
                    <w:rPr>
                      <w:rFonts w:ascii="Cambria Math" w:hAnsi="Cambria Math" w:cs="Arial"/>
                      <w:sz w:val="16"/>
                      <w:szCs w:val="16"/>
                    </w:rPr>
                    <m:t>N</m:t>
                  </m:r>
                </m:e>
                <m:sub>
                  <m:r>
                    <w:rPr>
                      <w:rFonts w:ascii="Cambria Math" w:hAnsi="Cambria Math" w:cs="Arial"/>
                      <w:sz w:val="16"/>
                      <w:szCs w:val="16"/>
                    </w:rPr>
                    <m:t>CPU</m:t>
                  </m:r>
                </m:sub>
              </m:sSub>
              <m:r>
                <w:rPr>
                  <w:rFonts w:ascii="Cambria Math" w:hAnsi="Cambria Math" w:cs="Arial"/>
                  <w:sz w:val="16"/>
                  <w:szCs w:val="16"/>
                </w:rPr>
                <m:t>-L</m:t>
              </m:r>
            </m:oMath>
            <w:r w:rsidRPr="000514A9">
              <w:rPr>
                <w:rFonts w:ascii="Arial" w:hAnsi="Arial" w:cs="Arial"/>
                <w:sz w:val="16"/>
                <w:szCs w:val="16"/>
              </w:rPr>
              <w:t xml:space="preserve"> unoccupied CPUs. If </w:t>
            </w:r>
            <w:r w:rsidRPr="000514A9">
              <w:rPr>
                <w:rFonts w:ascii="Arial" w:hAnsi="Arial" w:cs="Arial"/>
                <w:i/>
                <w:sz w:val="16"/>
                <w:szCs w:val="16"/>
              </w:rPr>
              <w:t>N</w:t>
            </w:r>
            <w:r w:rsidRPr="000514A9">
              <w:rPr>
                <w:rFonts w:ascii="Arial" w:hAnsi="Arial" w:cs="Arial"/>
                <w:sz w:val="16"/>
                <w:szCs w:val="16"/>
              </w:rPr>
              <w:t xml:space="preserve"> CSI reports start occupying their respective CPUs on the same OFDM symbol on which </w:t>
            </w:r>
            <m:oMath>
              <m:sSub>
                <m:sSubPr>
                  <m:ctrlPr>
                    <w:rPr>
                      <w:rFonts w:ascii="Cambria Math" w:hAnsi="Cambria Math" w:cs="Arial"/>
                      <w:i/>
                      <w:sz w:val="16"/>
                      <w:szCs w:val="16"/>
                    </w:rPr>
                  </m:ctrlPr>
                </m:sSubPr>
                <m:e>
                  <m:r>
                    <w:rPr>
                      <w:rFonts w:ascii="Cambria Math" w:hAnsi="Cambria Math" w:cs="Arial"/>
                      <w:sz w:val="16"/>
                      <w:szCs w:val="16"/>
                    </w:rPr>
                    <m:t>N</m:t>
                  </m:r>
                </m:e>
                <m:sub>
                  <m:r>
                    <w:rPr>
                      <w:rFonts w:ascii="Cambria Math" w:hAnsi="Cambria Math" w:cs="Arial"/>
                      <w:sz w:val="16"/>
                      <w:szCs w:val="16"/>
                    </w:rPr>
                    <m:t>CPU</m:t>
                  </m:r>
                </m:sub>
              </m:sSub>
              <m:r>
                <w:rPr>
                  <w:rFonts w:ascii="Cambria Math" w:hAnsi="Cambria Math" w:cs="Arial"/>
                  <w:sz w:val="16"/>
                  <w:szCs w:val="16"/>
                </w:rPr>
                <m:t>-L</m:t>
              </m:r>
            </m:oMath>
            <w:r w:rsidRPr="000514A9">
              <w:rPr>
                <w:rFonts w:ascii="Arial" w:hAnsi="Arial" w:cs="Arial"/>
                <w:sz w:val="16"/>
                <w:szCs w:val="16"/>
              </w:rPr>
              <w:t xml:space="preserve"> CPUs are unoccupied, where each CSI report </w:t>
            </w:r>
            <m:oMath>
              <m:r>
                <w:rPr>
                  <w:rFonts w:ascii="Cambria Math" w:hAnsi="Cambria Math" w:cs="Arial"/>
                  <w:sz w:val="16"/>
                  <w:szCs w:val="16"/>
                </w:rPr>
                <m:t>n=0, …, N-1</m:t>
              </m:r>
            </m:oMath>
            <w:r w:rsidRPr="000514A9">
              <w:rPr>
                <w:rFonts w:ascii="Arial" w:hAnsi="Arial" w:cs="Arial"/>
                <w:sz w:val="16"/>
                <w:szCs w:val="16"/>
              </w:rPr>
              <w:t xml:space="preserve"> corresponds to </w:t>
            </w:r>
            <m:oMath>
              <m:sSubSup>
                <m:sSubSupPr>
                  <m:ctrlPr>
                    <w:rPr>
                      <w:rFonts w:ascii="Cambria Math" w:hAnsi="Cambria Math" w:cs="Arial"/>
                      <w:i/>
                      <w:sz w:val="16"/>
                      <w:szCs w:val="16"/>
                    </w:rPr>
                  </m:ctrlPr>
                </m:sSubSupPr>
                <m:e>
                  <m:r>
                    <w:rPr>
                      <w:rFonts w:ascii="Cambria Math" w:hAnsi="Cambria Math" w:cs="Arial"/>
                      <w:sz w:val="16"/>
                      <w:szCs w:val="16"/>
                    </w:rPr>
                    <m:t>O</m:t>
                  </m:r>
                </m:e>
                <m:sub>
                  <m:r>
                    <w:rPr>
                      <w:rFonts w:ascii="Cambria Math" w:hAnsi="Cambria Math" w:cs="Arial"/>
                      <w:sz w:val="16"/>
                      <w:szCs w:val="16"/>
                    </w:rPr>
                    <m:t>CPU</m:t>
                  </m:r>
                </m:sub>
                <m:sup>
                  <m:r>
                    <w:rPr>
                      <w:rFonts w:ascii="Cambria Math" w:hAnsi="Cambria Math" w:cs="Arial"/>
                      <w:sz w:val="16"/>
                      <w:szCs w:val="16"/>
                    </w:rPr>
                    <m:t>(n)</m:t>
                  </m:r>
                </m:sup>
              </m:sSubSup>
            </m:oMath>
            <w:r w:rsidRPr="000514A9">
              <w:rPr>
                <w:rFonts w:ascii="Arial" w:hAnsi="Arial" w:cs="Arial"/>
                <w:sz w:val="16"/>
                <w:szCs w:val="16"/>
              </w:rPr>
              <w:t xml:space="preserve">, the UE is not required to update the </w:t>
            </w:r>
            <m:oMath>
              <m:r>
                <w:rPr>
                  <w:rFonts w:ascii="Cambria Math" w:hAnsi="Cambria Math" w:cs="Arial"/>
                  <w:sz w:val="16"/>
                  <w:szCs w:val="16"/>
                </w:rPr>
                <m:t>N-M</m:t>
              </m:r>
            </m:oMath>
            <w:r w:rsidRPr="000514A9">
              <w:rPr>
                <w:rFonts w:ascii="Arial" w:hAnsi="Arial" w:cs="Arial"/>
                <w:sz w:val="16"/>
                <w:szCs w:val="16"/>
              </w:rPr>
              <w:t xml:space="preserve"> requested CSI reports with lowest priority (according to Clause 5.2.5), where </w:t>
            </w:r>
            <m:oMath>
              <m:r>
                <w:rPr>
                  <w:rFonts w:ascii="Cambria Math" w:hAnsi="Cambria Math" w:cs="Arial"/>
                  <w:sz w:val="16"/>
                  <w:szCs w:val="16"/>
                </w:rPr>
                <m:t xml:space="preserve">0≤M≤N </m:t>
              </m:r>
            </m:oMath>
            <w:r w:rsidRPr="000514A9">
              <w:rPr>
                <w:rFonts w:ascii="Arial" w:hAnsi="Arial" w:cs="Arial"/>
                <w:sz w:val="16"/>
                <w:szCs w:val="16"/>
              </w:rPr>
              <w:t xml:space="preserve">is the largest value such that </w:t>
            </w:r>
            <m:oMath>
              <m:nary>
                <m:naryPr>
                  <m:chr m:val="∑"/>
                  <m:limLoc m:val="subSup"/>
                  <m:ctrlPr>
                    <w:rPr>
                      <w:rFonts w:ascii="Cambria Math" w:hAnsi="Cambria Math" w:cs="Arial"/>
                      <w:i/>
                      <w:sz w:val="16"/>
                      <w:szCs w:val="16"/>
                    </w:rPr>
                  </m:ctrlPr>
                </m:naryPr>
                <m:sub>
                  <m:r>
                    <w:rPr>
                      <w:rFonts w:ascii="Cambria Math" w:hAnsi="Cambria Math" w:cs="Arial"/>
                      <w:sz w:val="16"/>
                      <w:szCs w:val="16"/>
                    </w:rPr>
                    <m:t>n=0</m:t>
                  </m:r>
                </m:sub>
                <m:sup>
                  <m:r>
                    <w:rPr>
                      <w:rFonts w:ascii="Cambria Math" w:hAnsi="Cambria Math" w:cs="Arial"/>
                      <w:sz w:val="16"/>
                      <w:szCs w:val="16"/>
                    </w:rPr>
                    <m:t>M-1</m:t>
                  </m:r>
                </m:sup>
                <m:e>
                  <m:sSubSup>
                    <m:sSubSupPr>
                      <m:ctrlPr>
                        <w:rPr>
                          <w:rFonts w:ascii="Cambria Math" w:hAnsi="Cambria Math" w:cs="Arial"/>
                          <w:i/>
                          <w:sz w:val="16"/>
                          <w:szCs w:val="16"/>
                        </w:rPr>
                      </m:ctrlPr>
                    </m:sSubSupPr>
                    <m:e>
                      <m:r>
                        <w:rPr>
                          <w:rFonts w:ascii="Cambria Math" w:hAnsi="Cambria Math" w:cs="Arial"/>
                          <w:sz w:val="16"/>
                          <w:szCs w:val="16"/>
                        </w:rPr>
                        <m:t>O</m:t>
                      </m:r>
                    </m:e>
                    <m:sub>
                      <m:r>
                        <w:rPr>
                          <w:rFonts w:ascii="Cambria Math" w:hAnsi="Cambria Math" w:cs="Arial"/>
                          <w:sz w:val="16"/>
                          <w:szCs w:val="16"/>
                        </w:rPr>
                        <m:t>CPU</m:t>
                      </m:r>
                    </m:sub>
                    <m:sup>
                      <m:r>
                        <w:rPr>
                          <w:rFonts w:ascii="Cambria Math" w:hAnsi="Cambria Math" w:cs="Arial"/>
                          <w:sz w:val="16"/>
                          <w:szCs w:val="16"/>
                        </w:rPr>
                        <m:t>(n)</m:t>
                      </m:r>
                    </m:sup>
                  </m:sSubSup>
                </m:e>
              </m:nary>
              <m:r>
                <w:rPr>
                  <w:rFonts w:ascii="Cambria Math" w:hAnsi="Cambria Math" w:cs="Arial"/>
                  <w:sz w:val="16"/>
                  <w:szCs w:val="16"/>
                </w:rPr>
                <m:t>≤</m:t>
              </m:r>
              <m:sSub>
                <m:sSubPr>
                  <m:ctrlPr>
                    <w:rPr>
                      <w:rFonts w:ascii="Cambria Math" w:hAnsi="Cambria Math" w:cs="Arial"/>
                      <w:i/>
                      <w:sz w:val="16"/>
                      <w:szCs w:val="16"/>
                    </w:rPr>
                  </m:ctrlPr>
                </m:sSubPr>
                <m:e>
                  <m:r>
                    <w:rPr>
                      <w:rFonts w:ascii="Cambria Math" w:hAnsi="Cambria Math" w:cs="Arial"/>
                      <w:sz w:val="16"/>
                      <w:szCs w:val="16"/>
                    </w:rPr>
                    <m:t>N</m:t>
                  </m:r>
                </m:e>
                <m:sub>
                  <m:r>
                    <w:rPr>
                      <w:rFonts w:ascii="Cambria Math" w:hAnsi="Cambria Math" w:cs="Arial"/>
                      <w:sz w:val="16"/>
                      <w:szCs w:val="16"/>
                    </w:rPr>
                    <m:t>CPU</m:t>
                  </m:r>
                </m:sub>
              </m:sSub>
              <m:r>
                <w:rPr>
                  <w:rFonts w:ascii="Cambria Math" w:hAnsi="Cambria Math" w:cs="Arial"/>
                  <w:sz w:val="16"/>
                  <w:szCs w:val="16"/>
                </w:rPr>
                <m:t>-L</m:t>
              </m:r>
              <m:r>
                <m:rPr>
                  <m:sty m:val="p"/>
                </m:rPr>
                <w:rPr>
                  <w:rFonts w:ascii="Cambria Math" w:hAnsi="Cambria Math" w:cs="Arial"/>
                  <w:sz w:val="16"/>
                  <w:szCs w:val="16"/>
                </w:rPr>
                <m:t xml:space="preserve"> </m:t>
              </m:r>
            </m:oMath>
            <w:r w:rsidRPr="000514A9">
              <w:rPr>
                <w:rFonts w:ascii="Arial" w:hAnsi="Arial" w:cs="Arial"/>
                <w:sz w:val="16"/>
                <w:szCs w:val="16"/>
              </w:rPr>
              <w:t xml:space="preserve"> holds. </w:t>
            </w:r>
          </w:p>
        </w:tc>
      </w:tr>
    </w:tbl>
    <w:p w14:paraId="61138445" w14:textId="6179378D" w:rsidR="00A70DD5" w:rsidRPr="00A70DD5" w:rsidRDefault="006F79AF" w:rsidP="00A70DD5">
      <w:pPr>
        <w:rPr>
          <w:rFonts w:ascii="Times New Roman" w:hAnsi="Times New Roman"/>
          <w:b/>
          <w:bCs/>
          <w:szCs w:val="20"/>
        </w:rPr>
      </w:pPr>
      <w:hyperlink r:id="rId448" w:history="1">
        <w:r>
          <w:rPr>
            <w:rStyle w:val="Hyperlink"/>
            <w:rFonts w:ascii="Times New Roman" w:hAnsi="Times New Roman"/>
            <w:b/>
            <w:bCs/>
            <w:szCs w:val="20"/>
          </w:rPr>
          <w:t>R1-2405483</w:t>
        </w:r>
      </w:hyperlink>
      <w:r w:rsidR="00A70DD5" w:rsidRPr="00A70DD5">
        <w:rPr>
          <w:rFonts w:ascii="Times New Roman" w:hAnsi="Times New Roman"/>
          <w:b/>
          <w:bCs/>
          <w:szCs w:val="20"/>
        </w:rPr>
        <w:tab/>
        <w:t>Correction on CSI processing criteria for new NES capability signaling</w:t>
      </w:r>
      <w:r w:rsidR="00A70DD5" w:rsidRPr="00A70DD5">
        <w:rPr>
          <w:rFonts w:ascii="Times New Roman" w:hAnsi="Times New Roman"/>
          <w:b/>
          <w:bCs/>
          <w:szCs w:val="20"/>
        </w:rPr>
        <w:tab/>
        <w:t>Moderator (Huawei), Apple, Samsung</w:t>
      </w:r>
    </w:p>
    <w:p w14:paraId="6A63BE2F" w14:textId="77777777" w:rsidR="00A70DD5" w:rsidRDefault="00A70DD5" w:rsidP="00A70DD5">
      <w:pPr>
        <w:rPr>
          <w:rFonts w:ascii="Times New Roman" w:hAnsi="Times New Roman"/>
          <w:szCs w:val="20"/>
        </w:rPr>
      </w:pPr>
      <w:r w:rsidRPr="00A70DD5">
        <w:rPr>
          <w:rFonts w:ascii="Times New Roman" w:hAnsi="Times New Roman"/>
          <w:b/>
          <w:bCs/>
          <w:szCs w:val="20"/>
        </w:rPr>
        <w:t>Thursday decision:</w:t>
      </w:r>
      <w:r>
        <w:rPr>
          <w:rFonts w:ascii="Times New Roman" w:hAnsi="Times New Roman"/>
          <w:szCs w:val="20"/>
        </w:rPr>
        <w:t xml:space="preserve"> Draft CR is endorsed.</w:t>
      </w:r>
    </w:p>
    <w:p w14:paraId="338C9729" w14:textId="24A85F7B" w:rsidR="00A70DD5" w:rsidRDefault="00A70DD5" w:rsidP="00A70DD5">
      <w:pPr>
        <w:rPr>
          <w:rFonts w:ascii="Times New Roman" w:hAnsi="Times New Roman"/>
          <w:szCs w:val="20"/>
        </w:rPr>
      </w:pPr>
      <w:r>
        <w:rPr>
          <w:rFonts w:ascii="Times New Roman" w:hAnsi="Times New Roman"/>
          <w:szCs w:val="20"/>
        </w:rPr>
        <w:t>Final CR in:</w:t>
      </w:r>
    </w:p>
    <w:p w14:paraId="2D2E662D" w14:textId="4A00D1AF" w:rsidR="00A70DD5" w:rsidRPr="00A70DD5" w:rsidRDefault="006F79AF" w:rsidP="00A70DD5">
      <w:pPr>
        <w:rPr>
          <w:rFonts w:ascii="Times New Roman" w:hAnsi="Times New Roman"/>
          <w:b/>
          <w:bCs/>
          <w:szCs w:val="20"/>
        </w:rPr>
      </w:pPr>
      <w:hyperlink r:id="rId449" w:history="1">
        <w:r>
          <w:rPr>
            <w:rStyle w:val="Hyperlink"/>
            <w:rFonts w:ascii="Times New Roman" w:hAnsi="Times New Roman"/>
            <w:b/>
            <w:bCs/>
            <w:szCs w:val="20"/>
            <w:highlight w:val="green"/>
          </w:rPr>
          <w:t>R1-2405705</w:t>
        </w:r>
      </w:hyperlink>
      <w:r w:rsidR="00A70DD5" w:rsidRPr="00A70DD5">
        <w:rPr>
          <w:rFonts w:ascii="Times New Roman" w:hAnsi="Times New Roman"/>
          <w:b/>
          <w:bCs/>
          <w:szCs w:val="20"/>
        </w:rPr>
        <w:tab/>
        <w:t>Correction on CSI processing criteria for new NES capability signaling</w:t>
      </w:r>
      <w:r w:rsidR="00A70DD5" w:rsidRPr="00A70DD5">
        <w:rPr>
          <w:rFonts w:ascii="Times New Roman" w:hAnsi="Times New Roman"/>
          <w:b/>
          <w:bCs/>
          <w:szCs w:val="20"/>
        </w:rPr>
        <w:tab/>
        <w:t>Moderator (Huawei), Apple, Samsung, Ericsson</w:t>
      </w:r>
    </w:p>
    <w:p w14:paraId="778D98D4" w14:textId="3E8D1D4C" w:rsidR="00A70DD5" w:rsidRDefault="00A70DD5" w:rsidP="00A70DD5">
      <w:pPr>
        <w:rPr>
          <w:rFonts w:ascii="Times New Roman" w:hAnsi="Times New Roman"/>
          <w:szCs w:val="20"/>
        </w:rPr>
      </w:pPr>
      <w:r>
        <w:rPr>
          <w:rFonts w:ascii="Times New Roman" w:hAnsi="Times New Roman"/>
          <w:szCs w:val="20"/>
        </w:rPr>
        <w:t>(</w:t>
      </w:r>
      <w:r w:rsidRPr="00A70DD5">
        <w:rPr>
          <w:rFonts w:ascii="Times New Roman" w:hAnsi="Times New Roman"/>
          <w:szCs w:val="20"/>
        </w:rPr>
        <w:t>Rel-18</w:t>
      </w:r>
      <w:r>
        <w:rPr>
          <w:rFonts w:ascii="Times New Roman" w:hAnsi="Times New Roman"/>
          <w:szCs w:val="20"/>
        </w:rPr>
        <w:t xml:space="preserve">, </w:t>
      </w:r>
      <w:r w:rsidRPr="00A70DD5">
        <w:rPr>
          <w:rFonts w:ascii="Times New Roman" w:hAnsi="Times New Roman"/>
          <w:szCs w:val="20"/>
        </w:rPr>
        <w:t>38.214</w:t>
      </w:r>
      <w:r>
        <w:rPr>
          <w:rFonts w:ascii="Times New Roman" w:hAnsi="Times New Roman"/>
          <w:szCs w:val="20"/>
        </w:rPr>
        <w:t xml:space="preserve">, </w:t>
      </w:r>
      <w:r w:rsidRPr="00A70DD5">
        <w:rPr>
          <w:rFonts w:ascii="Times New Roman" w:hAnsi="Times New Roman"/>
          <w:szCs w:val="20"/>
        </w:rPr>
        <w:t>Netw_Energy_NR-Core</w:t>
      </w:r>
      <w:r>
        <w:rPr>
          <w:rFonts w:ascii="Times New Roman" w:hAnsi="Times New Roman"/>
          <w:szCs w:val="20"/>
        </w:rPr>
        <w:t>, CR</w:t>
      </w:r>
      <w:r w:rsidRPr="00A70DD5">
        <w:rPr>
          <w:rFonts w:ascii="Times New Roman" w:hAnsi="Times New Roman"/>
          <w:szCs w:val="20"/>
        </w:rPr>
        <w:t>0584</w:t>
      </w:r>
      <w:r>
        <w:rPr>
          <w:rFonts w:ascii="Times New Roman" w:hAnsi="Times New Roman"/>
          <w:szCs w:val="20"/>
        </w:rPr>
        <w:t xml:space="preserve">, Cat </w:t>
      </w:r>
      <w:r w:rsidRPr="00A70DD5">
        <w:rPr>
          <w:rFonts w:ascii="Times New Roman" w:hAnsi="Times New Roman"/>
          <w:szCs w:val="20"/>
        </w:rPr>
        <w:t>F</w:t>
      </w:r>
      <w:r>
        <w:rPr>
          <w:rFonts w:ascii="Times New Roman" w:hAnsi="Times New Roman"/>
          <w:szCs w:val="20"/>
        </w:rPr>
        <w:t>) is agreed.</w:t>
      </w:r>
    </w:p>
    <w:p w14:paraId="7AF55286" w14:textId="77777777" w:rsidR="00A70DD5" w:rsidRDefault="00A70DD5" w:rsidP="00A70DD5">
      <w:pPr>
        <w:rPr>
          <w:rFonts w:ascii="Times New Roman" w:hAnsi="Times New Roman"/>
          <w:szCs w:val="20"/>
        </w:rPr>
      </w:pPr>
    </w:p>
    <w:p w14:paraId="6EAAA2B6" w14:textId="77777777" w:rsidR="00A70DD5" w:rsidRPr="00EC3BC3" w:rsidRDefault="00A70DD5" w:rsidP="00EC3BC3">
      <w:pPr>
        <w:rPr>
          <w:rFonts w:ascii="Times New Roman" w:hAnsi="Times New Roman"/>
          <w:szCs w:val="20"/>
        </w:rPr>
      </w:pPr>
    </w:p>
    <w:p w14:paraId="1BBA7F1B" w14:textId="77777777" w:rsidR="000514A9" w:rsidRPr="00EC3BC3" w:rsidRDefault="000514A9" w:rsidP="00EC3BC3">
      <w:pPr>
        <w:rPr>
          <w:rFonts w:ascii="Times New Roman" w:hAnsi="Times New Roman"/>
          <w:szCs w:val="20"/>
          <w:highlight w:val="green"/>
        </w:rPr>
      </w:pPr>
      <w:r w:rsidRPr="00EC3BC3">
        <w:rPr>
          <w:rFonts w:ascii="Times New Roman" w:hAnsi="Times New Roman"/>
          <w:szCs w:val="20"/>
          <w:highlight w:val="green"/>
        </w:rPr>
        <w:t>Agreement</w:t>
      </w:r>
    </w:p>
    <w:p w14:paraId="5CAAF756" w14:textId="77777777" w:rsidR="000514A9" w:rsidRPr="00EC3BC3" w:rsidRDefault="000514A9" w:rsidP="00EC3BC3">
      <w:pPr>
        <w:rPr>
          <w:rFonts w:ascii="Times New Roman" w:hAnsi="Times New Roman"/>
          <w:szCs w:val="20"/>
          <w:lang w:eastAsia="ko-KR"/>
        </w:rPr>
      </w:pPr>
      <w:r w:rsidRPr="00EC3BC3">
        <w:rPr>
          <w:rFonts w:ascii="Times New Roman" w:hAnsi="Times New Roman"/>
          <w:szCs w:val="20"/>
          <w:lang w:eastAsia="ko-KR"/>
        </w:rPr>
        <w:t>Agree on the following TP for alignment CR of TS 38.214</w:t>
      </w:r>
    </w:p>
    <w:p w14:paraId="25DF97DA" w14:textId="77777777" w:rsidR="000514A9" w:rsidRPr="00EC3BC3" w:rsidRDefault="000514A9" w:rsidP="00EC3BC3">
      <w:pPr>
        <w:rPr>
          <w:rFonts w:ascii="Times New Roman" w:eastAsia="Malgun Gothic" w:hAnsi="Times New Roman"/>
          <w:szCs w:val="20"/>
          <w:lang w:eastAsia="ko-KR"/>
        </w:rPr>
      </w:pPr>
    </w:p>
    <w:tbl>
      <w:tblPr>
        <w:tblW w:w="5000" w:type="pct"/>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0457"/>
      </w:tblGrid>
      <w:tr w:rsidR="000514A9" w:rsidRPr="000514A9" w14:paraId="2BD2B8E9" w14:textId="77777777" w:rsidTr="00EC3BC3">
        <w:tc>
          <w:tcPr>
            <w:tcW w:w="5000" w:type="pct"/>
            <w:shd w:val="clear" w:color="auto" w:fill="auto"/>
          </w:tcPr>
          <w:p w14:paraId="0DD15878" w14:textId="77777777" w:rsidR="000514A9" w:rsidRPr="000514A9" w:rsidRDefault="000514A9" w:rsidP="00EC3BC3">
            <w:pPr>
              <w:rPr>
                <w:rFonts w:ascii="Arial" w:hAnsi="Arial" w:cs="Arial"/>
                <w:b/>
                <w:sz w:val="16"/>
                <w:szCs w:val="16"/>
                <w:lang w:eastAsia="ko-KR"/>
              </w:rPr>
            </w:pPr>
            <w:r w:rsidRPr="000514A9">
              <w:rPr>
                <w:rFonts w:ascii="Arial" w:hAnsi="Arial" w:cs="Arial"/>
                <w:b/>
                <w:sz w:val="16"/>
                <w:szCs w:val="16"/>
                <w:lang w:eastAsia="ko-KR"/>
              </w:rPr>
              <w:t>5.2.1.4.2</w:t>
            </w:r>
            <w:r w:rsidRPr="000514A9">
              <w:rPr>
                <w:rFonts w:ascii="Arial" w:hAnsi="Arial" w:cs="Arial"/>
                <w:b/>
                <w:sz w:val="16"/>
                <w:szCs w:val="16"/>
                <w:lang w:eastAsia="ko-KR"/>
              </w:rPr>
              <w:tab/>
              <w:t>Report quantity configurations</w:t>
            </w:r>
          </w:p>
          <w:p w14:paraId="333BB801" w14:textId="77777777" w:rsidR="000514A9" w:rsidRPr="000514A9" w:rsidRDefault="000514A9" w:rsidP="00EC3BC3">
            <w:pPr>
              <w:jc w:val="center"/>
              <w:rPr>
                <w:rFonts w:ascii="Arial" w:hAnsi="Arial" w:cs="Arial"/>
                <w:b/>
                <w:bCs/>
                <w:color w:val="FF0000"/>
                <w:sz w:val="16"/>
                <w:szCs w:val="16"/>
                <w:lang w:eastAsia="zh-CN"/>
              </w:rPr>
            </w:pPr>
            <w:r w:rsidRPr="000514A9">
              <w:rPr>
                <w:rFonts w:ascii="Arial" w:hAnsi="Arial" w:cs="Arial"/>
                <w:b/>
                <w:bCs/>
                <w:color w:val="FF0000"/>
                <w:sz w:val="16"/>
                <w:szCs w:val="16"/>
                <w:lang w:eastAsia="zh-CN"/>
              </w:rPr>
              <w:t>&lt;Unchanged parts are omitted&gt;</w:t>
            </w:r>
          </w:p>
          <w:p w14:paraId="150ED1FC" w14:textId="77777777" w:rsidR="000514A9" w:rsidRPr="000514A9" w:rsidRDefault="000514A9" w:rsidP="00EC3BC3">
            <w:pPr>
              <w:rPr>
                <w:rFonts w:ascii="Arial" w:hAnsi="Arial" w:cs="Arial"/>
                <w:sz w:val="16"/>
                <w:szCs w:val="16"/>
              </w:rPr>
            </w:pPr>
            <w:r w:rsidRPr="000514A9">
              <w:rPr>
                <w:rFonts w:ascii="Arial" w:hAnsi="Arial" w:cs="Arial"/>
                <w:sz w:val="16"/>
                <w:szCs w:val="16"/>
              </w:rPr>
              <w:t xml:space="preserve">If the UE is configured with a </w:t>
            </w:r>
            <w:r w:rsidRPr="000514A9">
              <w:rPr>
                <w:rFonts w:ascii="Arial" w:hAnsi="Arial" w:cs="Arial"/>
                <w:i/>
                <w:sz w:val="16"/>
                <w:szCs w:val="16"/>
              </w:rPr>
              <w:t>CSI-ReportConfig</w:t>
            </w:r>
            <w:r w:rsidRPr="000514A9">
              <w:rPr>
                <w:rFonts w:ascii="Arial" w:hAnsi="Arial" w:cs="Arial"/>
                <w:sz w:val="16"/>
                <w:szCs w:val="16"/>
              </w:rPr>
              <w:t xml:space="preserve"> that contains a list of sub-configurations</w:t>
            </w:r>
            <w:r w:rsidRPr="000514A9">
              <w:rPr>
                <w:rFonts w:ascii="Arial" w:eastAsia="Microsoft YaHei" w:hAnsi="Arial" w:cs="Arial"/>
                <w:sz w:val="16"/>
                <w:szCs w:val="16"/>
                <w:lang w:val="en-US"/>
              </w:rPr>
              <w:t>, provided by [</w:t>
            </w:r>
            <w:r w:rsidRPr="000514A9">
              <w:rPr>
                <w:rFonts w:ascii="Arial" w:eastAsia="Microsoft YaHei" w:hAnsi="Arial" w:cs="Arial"/>
                <w:i/>
                <w:iCs/>
                <w:sz w:val="16"/>
                <w:szCs w:val="16"/>
                <w:lang w:val="en-US"/>
              </w:rPr>
              <w:t>csi-ReportSubConfigList]</w:t>
            </w:r>
            <w:r w:rsidRPr="000514A9">
              <w:rPr>
                <w:rFonts w:ascii="Arial" w:hAnsi="Arial" w:cs="Arial"/>
                <w:sz w:val="16"/>
                <w:szCs w:val="16"/>
              </w:rPr>
              <w:t>:</w:t>
            </w:r>
          </w:p>
          <w:p w14:paraId="749A7F4B" w14:textId="77777777" w:rsidR="000514A9" w:rsidRPr="000514A9" w:rsidRDefault="000514A9" w:rsidP="00EC3BC3">
            <w:pPr>
              <w:ind w:left="568" w:hanging="255"/>
              <w:rPr>
                <w:rFonts w:ascii="Arial" w:eastAsia="MS Mincho" w:hAnsi="Arial" w:cs="Arial"/>
                <w:sz w:val="16"/>
                <w:szCs w:val="16"/>
              </w:rPr>
            </w:pPr>
            <w:r w:rsidRPr="000514A9">
              <w:rPr>
                <w:rFonts w:ascii="Arial" w:eastAsia="MS Mincho" w:hAnsi="Arial" w:cs="Arial"/>
                <w:sz w:val="16"/>
                <w:szCs w:val="16"/>
              </w:rPr>
              <w:t>-</w:t>
            </w:r>
            <w:r w:rsidRPr="000514A9">
              <w:rPr>
                <w:rFonts w:ascii="Arial" w:eastAsia="MS Mincho" w:hAnsi="Arial" w:cs="Arial"/>
                <w:sz w:val="16"/>
                <w:szCs w:val="16"/>
              </w:rPr>
              <w:tab/>
              <w:t xml:space="preserve">The UE expects to be configured with the higher layer parameter </w:t>
            </w:r>
            <w:r w:rsidRPr="000514A9">
              <w:rPr>
                <w:rFonts w:ascii="Arial" w:eastAsia="MS Mincho" w:hAnsi="Arial" w:cs="Arial"/>
                <w:i/>
                <w:iCs/>
                <w:sz w:val="16"/>
                <w:szCs w:val="16"/>
              </w:rPr>
              <w:t>codebookType</w:t>
            </w:r>
            <w:r w:rsidRPr="000514A9">
              <w:rPr>
                <w:rFonts w:ascii="Arial" w:eastAsia="MS Mincho" w:hAnsi="Arial" w:cs="Arial"/>
                <w:sz w:val="16"/>
                <w:szCs w:val="16"/>
              </w:rPr>
              <w:t xml:space="preserve"> set to 'typeI-SinglePanel' or 'typeI-MultiPanel'. If the UE indicates a capability for supporting mixed codebook combination in a slot with [ABC], each sub-configuration </w:t>
            </w:r>
            <w:ins w:id="106" w:author="ZTE, MXY" w:date="2024-05-10T17:23:00Z">
              <w:r w:rsidRPr="000514A9">
                <w:rPr>
                  <w:rFonts w:ascii="Arial" w:eastAsia="MS Mincho" w:hAnsi="Arial" w:cs="Arial"/>
                  <w:sz w:val="16"/>
                  <w:szCs w:val="16"/>
                  <w:lang w:val="en-US" w:eastAsia="zh-CN"/>
                </w:rPr>
                <w:t xml:space="preserve">which </w:t>
              </w:r>
            </w:ins>
            <w:ins w:id="107" w:author="WangYi" w:date="2024-05-20T11:34:00Z">
              <w:r w:rsidRPr="000514A9">
                <w:rPr>
                  <w:rFonts w:ascii="Arial" w:eastAsia="MS Mincho" w:hAnsi="Arial" w:cs="Arial"/>
                  <w:sz w:val="16"/>
                  <w:szCs w:val="16"/>
                  <w:lang w:val="en-US" w:eastAsia="zh-CN"/>
                </w:rPr>
                <w:t xml:space="preserve">is </w:t>
              </w:r>
            </w:ins>
            <w:ins w:id="108" w:author="ZTE, MXY" w:date="2024-05-10T17:23:00Z">
              <w:r w:rsidRPr="000514A9">
                <w:rPr>
                  <w:rFonts w:ascii="Arial" w:eastAsia="MS Mincho" w:hAnsi="Arial" w:cs="Arial"/>
                  <w:sz w:val="16"/>
                  <w:szCs w:val="16"/>
                  <w:lang w:val="en-US" w:eastAsia="zh-CN"/>
                </w:rPr>
                <w:t xml:space="preserve">configured with </w:t>
              </w:r>
            </w:ins>
            <w:ins w:id="109" w:author="WangYi" w:date="2024-05-20T11:34:00Z">
              <w:r w:rsidRPr="000514A9">
                <w:rPr>
                  <w:rFonts w:ascii="Arial" w:eastAsia="MS Mincho" w:hAnsi="Arial" w:cs="Arial"/>
                  <w:i/>
                  <w:iCs/>
                  <w:sz w:val="16"/>
                  <w:szCs w:val="16"/>
                  <w:lang w:val="en-US" w:eastAsia="zh-CN"/>
                </w:rPr>
                <w:t>portSubsetIndicator</w:t>
              </w:r>
            </w:ins>
            <w:ins w:id="110" w:author="ZTE, MXY" w:date="2024-05-10T17:23:00Z">
              <w:del w:id="111" w:author="WangYi" w:date="2024-05-20T11:34:00Z">
                <w:r w:rsidRPr="000514A9" w:rsidDel="003653FE">
                  <w:rPr>
                    <w:rFonts w:ascii="Arial" w:eastAsia="MS Mincho" w:hAnsi="Arial" w:cs="Arial"/>
                    <w:sz w:val="16"/>
                    <w:szCs w:val="16"/>
                    <w:lang w:val="en-US" w:eastAsia="zh-CN"/>
                  </w:rPr>
                  <w:delText xml:space="preserve">an </w:delText>
                </w:r>
                <w:r w:rsidRPr="000514A9" w:rsidDel="003653FE">
                  <w:rPr>
                    <w:rFonts w:ascii="Arial" w:eastAsia="MS Mincho" w:hAnsi="Arial" w:cs="Arial"/>
                    <w:sz w:val="16"/>
                    <w:szCs w:val="16"/>
                  </w:rPr>
                  <w:delText>antenna port subset</w:delText>
                </w:r>
              </w:del>
              <w:r w:rsidRPr="000514A9">
                <w:rPr>
                  <w:rFonts w:ascii="Arial" w:eastAsia="MS Mincho" w:hAnsi="Arial" w:cs="Arial"/>
                  <w:sz w:val="16"/>
                  <w:szCs w:val="16"/>
                  <w:lang w:val="en-US" w:eastAsia="zh-CN"/>
                </w:rPr>
                <w:t xml:space="preserve"> </w:t>
              </w:r>
            </w:ins>
            <w:r w:rsidRPr="000514A9">
              <w:rPr>
                <w:rFonts w:ascii="Arial" w:eastAsia="MS Mincho" w:hAnsi="Arial" w:cs="Arial"/>
                <w:sz w:val="16"/>
                <w:szCs w:val="16"/>
              </w:rPr>
              <w:t xml:space="preserve">can be configured with the higher layer parameter </w:t>
            </w:r>
            <w:r w:rsidRPr="000514A9">
              <w:rPr>
                <w:rFonts w:ascii="Arial" w:eastAsia="MS Mincho" w:hAnsi="Arial" w:cs="Arial"/>
                <w:i/>
                <w:iCs/>
                <w:sz w:val="16"/>
                <w:szCs w:val="16"/>
              </w:rPr>
              <w:t>codebookType</w:t>
            </w:r>
            <w:r w:rsidRPr="000514A9">
              <w:rPr>
                <w:rFonts w:ascii="Arial" w:eastAsia="MS Mincho" w:hAnsi="Arial" w:cs="Arial"/>
                <w:sz w:val="16"/>
                <w:szCs w:val="16"/>
              </w:rPr>
              <w:t xml:space="preserve"> set to 'typeI-SinglePanel' or 'typeI-MultiPanel'. </w:t>
            </w:r>
          </w:p>
          <w:p w14:paraId="66125CC6" w14:textId="77777777" w:rsidR="000514A9" w:rsidRPr="000514A9" w:rsidRDefault="000514A9" w:rsidP="00EC3BC3">
            <w:pPr>
              <w:ind w:left="568" w:hanging="255"/>
              <w:rPr>
                <w:rFonts w:ascii="Arial" w:eastAsia="MS Mincho" w:hAnsi="Arial" w:cs="Arial"/>
                <w:sz w:val="16"/>
                <w:szCs w:val="16"/>
              </w:rPr>
            </w:pPr>
            <w:r w:rsidRPr="000514A9">
              <w:rPr>
                <w:rFonts w:ascii="Arial" w:eastAsia="MS Mincho" w:hAnsi="Arial" w:cs="Arial"/>
                <w:sz w:val="16"/>
                <w:szCs w:val="16"/>
              </w:rPr>
              <w:t>-</w:t>
            </w:r>
            <w:r w:rsidRPr="000514A9">
              <w:rPr>
                <w:rFonts w:ascii="Arial" w:eastAsia="MS Mincho" w:hAnsi="Arial" w:cs="Arial"/>
                <w:sz w:val="16"/>
                <w:szCs w:val="16"/>
              </w:rPr>
              <w:tab/>
              <w:t>Each sub-configuration can be configured with an antenna port subset using the higher layer bitmap parameter [</w:t>
            </w:r>
            <w:r w:rsidRPr="000514A9">
              <w:rPr>
                <w:rFonts w:ascii="Arial" w:eastAsia="MS Mincho" w:hAnsi="Arial" w:cs="Arial"/>
                <w:i/>
                <w:iCs/>
                <w:sz w:val="16"/>
                <w:szCs w:val="16"/>
              </w:rPr>
              <w:t>port-subsetIndicator</w:t>
            </w:r>
            <w:r w:rsidRPr="000514A9">
              <w:rPr>
                <w:rFonts w:ascii="Arial" w:eastAsia="MS Mincho" w:hAnsi="Arial" w:cs="Arial"/>
                <w:sz w:val="16"/>
                <w:szCs w:val="16"/>
              </w:rPr>
              <w:t xml:space="preserve">] which contains the bit sequence </w:t>
            </w:r>
            <m:oMath>
              <m:sSub>
                <m:sSubPr>
                  <m:ctrlPr>
                    <w:rPr>
                      <w:rFonts w:ascii="Cambria Math" w:eastAsia="MS Mincho" w:hAnsi="Cambria Math" w:cs="Arial"/>
                      <w:i/>
                      <w:sz w:val="16"/>
                      <w:szCs w:val="16"/>
                    </w:rPr>
                  </m:ctrlPr>
                </m:sSubPr>
                <m:e>
                  <m:r>
                    <w:rPr>
                      <w:rFonts w:ascii="Cambria Math" w:eastAsia="MS Mincho" w:hAnsi="Cambria Math" w:cs="Arial"/>
                      <w:sz w:val="16"/>
                      <w:szCs w:val="16"/>
                    </w:rPr>
                    <m:t>p</m:t>
                  </m:r>
                </m:e>
                <m:sub>
                  <m:r>
                    <w:rPr>
                      <w:rFonts w:ascii="Cambria Math" w:eastAsia="MS Mincho" w:hAnsi="Cambria Math" w:cs="Arial"/>
                      <w:sz w:val="16"/>
                      <w:szCs w:val="16"/>
                    </w:rPr>
                    <m:t>0</m:t>
                  </m:r>
                </m:sub>
              </m:sSub>
              <m:r>
                <w:rPr>
                  <w:rFonts w:ascii="Cambria Math" w:eastAsia="MS Mincho" w:hAnsi="Cambria Math" w:cs="Arial"/>
                  <w:sz w:val="16"/>
                  <w:szCs w:val="16"/>
                </w:rPr>
                <m:t>,</m:t>
              </m:r>
              <m:sSub>
                <m:sSubPr>
                  <m:ctrlPr>
                    <w:rPr>
                      <w:rFonts w:ascii="Cambria Math" w:eastAsia="MS Mincho" w:hAnsi="Cambria Math" w:cs="Arial"/>
                      <w:i/>
                      <w:sz w:val="16"/>
                      <w:szCs w:val="16"/>
                    </w:rPr>
                  </m:ctrlPr>
                </m:sSubPr>
                <m:e>
                  <m:r>
                    <w:rPr>
                      <w:rFonts w:ascii="Cambria Math" w:eastAsia="MS Mincho" w:hAnsi="Cambria Math" w:cs="Arial"/>
                      <w:sz w:val="16"/>
                      <w:szCs w:val="16"/>
                    </w:rPr>
                    <m:t>p</m:t>
                  </m:r>
                </m:e>
                <m:sub>
                  <m:r>
                    <w:rPr>
                      <w:rFonts w:ascii="Cambria Math" w:eastAsia="MS Mincho" w:hAnsi="Cambria Math" w:cs="Arial"/>
                      <w:sz w:val="16"/>
                      <w:szCs w:val="16"/>
                    </w:rPr>
                    <m:t>1</m:t>
                  </m:r>
                </m:sub>
              </m:sSub>
              <m:r>
                <w:rPr>
                  <w:rFonts w:ascii="Cambria Math" w:eastAsia="MS Mincho" w:hAnsi="Cambria Math" w:cs="Arial"/>
                  <w:sz w:val="16"/>
                  <w:szCs w:val="16"/>
                </w:rPr>
                <m:t>,...,</m:t>
              </m:r>
              <m:sSub>
                <m:sSubPr>
                  <m:ctrlPr>
                    <w:rPr>
                      <w:rFonts w:ascii="Cambria Math" w:eastAsia="MS Mincho" w:hAnsi="Cambria Math" w:cs="Arial"/>
                      <w:i/>
                      <w:sz w:val="16"/>
                      <w:szCs w:val="16"/>
                    </w:rPr>
                  </m:ctrlPr>
                </m:sSubPr>
                <m:e>
                  <m:r>
                    <w:rPr>
                      <w:rFonts w:ascii="Cambria Math" w:eastAsia="MS Mincho" w:hAnsi="Cambria Math" w:cs="Arial"/>
                      <w:sz w:val="16"/>
                      <w:szCs w:val="16"/>
                    </w:rPr>
                    <m:t>p</m:t>
                  </m:r>
                </m:e>
                <m:sub>
                  <m:r>
                    <w:rPr>
                      <w:rFonts w:ascii="Cambria Math" w:eastAsia="MS Mincho" w:hAnsi="Cambria Math" w:cs="Arial"/>
                      <w:sz w:val="16"/>
                      <w:szCs w:val="16"/>
                    </w:rPr>
                    <m:t>Pm-1</m:t>
                  </m:r>
                </m:sub>
              </m:sSub>
            </m:oMath>
            <w:r w:rsidRPr="000514A9">
              <w:rPr>
                <w:rFonts w:ascii="Arial" w:eastAsia="MS Mincho" w:hAnsi="Arial" w:cs="Arial"/>
                <w:sz w:val="16"/>
                <w:szCs w:val="16"/>
              </w:rPr>
              <w:t xml:space="preserve">, where </w:t>
            </w:r>
            <m:oMath>
              <m:sSub>
                <m:sSubPr>
                  <m:ctrlPr>
                    <w:rPr>
                      <w:rFonts w:ascii="Cambria Math" w:eastAsia="MS Mincho" w:hAnsi="Cambria Math" w:cs="Arial"/>
                      <w:i/>
                      <w:sz w:val="16"/>
                      <w:szCs w:val="16"/>
                    </w:rPr>
                  </m:ctrlPr>
                </m:sSubPr>
                <m:e>
                  <m:r>
                    <w:rPr>
                      <w:rFonts w:ascii="Cambria Math" w:eastAsia="MS Mincho" w:hAnsi="Cambria Math" w:cs="Arial"/>
                      <w:sz w:val="16"/>
                      <w:szCs w:val="16"/>
                    </w:rPr>
                    <m:t>p</m:t>
                  </m:r>
                </m:e>
                <m:sub>
                  <m:r>
                    <w:rPr>
                      <w:rFonts w:ascii="Cambria Math" w:eastAsia="MS Mincho" w:hAnsi="Cambria Math" w:cs="Arial"/>
                      <w:sz w:val="16"/>
                      <w:szCs w:val="16"/>
                    </w:rPr>
                    <m:t>0</m:t>
                  </m:r>
                </m:sub>
              </m:sSub>
            </m:oMath>
            <w:r w:rsidRPr="000514A9">
              <w:rPr>
                <w:rFonts w:ascii="Arial" w:eastAsia="MS Mincho" w:hAnsi="Arial" w:cs="Arial"/>
                <w:sz w:val="16"/>
                <w:szCs w:val="16"/>
              </w:rPr>
              <w:t xml:space="preserve"> is the MSB and </w:t>
            </w:r>
            <m:oMath>
              <m:sSub>
                <m:sSubPr>
                  <m:ctrlPr>
                    <w:rPr>
                      <w:rFonts w:ascii="Cambria Math" w:eastAsia="MS Mincho" w:hAnsi="Cambria Math" w:cs="Arial"/>
                      <w:i/>
                      <w:sz w:val="16"/>
                      <w:szCs w:val="16"/>
                    </w:rPr>
                  </m:ctrlPr>
                </m:sSubPr>
                <m:e>
                  <m:r>
                    <w:rPr>
                      <w:rFonts w:ascii="Cambria Math" w:eastAsia="MS Mincho" w:hAnsi="Cambria Math" w:cs="Arial"/>
                      <w:sz w:val="16"/>
                      <w:szCs w:val="16"/>
                    </w:rPr>
                    <m:t>p</m:t>
                  </m:r>
                </m:e>
                <m:sub>
                  <m:r>
                    <w:rPr>
                      <w:rFonts w:ascii="Cambria Math" w:eastAsia="MS Mincho" w:hAnsi="Cambria Math" w:cs="Arial"/>
                      <w:sz w:val="16"/>
                      <w:szCs w:val="16"/>
                    </w:rPr>
                    <m:t>P</m:t>
                  </m:r>
                  <m:r>
                    <m:rPr>
                      <m:sty m:val="p"/>
                    </m:rPr>
                    <w:rPr>
                      <w:rFonts w:ascii="Cambria Math" w:eastAsia="MS Mincho" w:hAnsi="Cambria Math" w:cs="Arial"/>
                      <w:sz w:val="16"/>
                      <w:szCs w:val="16"/>
                    </w:rPr>
                    <m:t>m</m:t>
                  </m:r>
                  <m:r>
                    <w:rPr>
                      <w:rFonts w:ascii="Cambria Math" w:eastAsia="MS Mincho" w:hAnsi="Cambria Math" w:cs="Arial"/>
                      <w:sz w:val="16"/>
                      <w:szCs w:val="16"/>
                    </w:rPr>
                    <m:t>-1</m:t>
                  </m:r>
                </m:sub>
              </m:sSub>
            </m:oMath>
            <w:r w:rsidRPr="000514A9">
              <w:rPr>
                <w:rFonts w:ascii="Arial" w:eastAsia="MS Mincho" w:hAnsi="Arial" w:cs="Arial"/>
                <w:sz w:val="16"/>
                <w:szCs w:val="16"/>
              </w:rPr>
              <w:t xml:space="preserve"> is the LSB, bit </w:t>
            </w:r>
            <m:oMath>
              <m:sSub>
                <m:sSubPr>
                  <m:ctrlPr>
                    <w:rPr>
                      <w:rFonts w:ascii="Cambria Math" w:eastAsia="MS Mincho" w:hAnsi="Cambria Math" w:cs="Arial"/>
                      <w:i/>
                      <w:sz w:val="16"/>
                      <w:szCs w:val="16"/>
                    </w:rPr>
                  </m:ctrlPr>
                </m:sSubPr>
                <m:e>
                  <m:r>
                    <w:rPr>
                      <w:rFonts w:ascii="Cambria Math" w:eastAsia="MS Mincho" w:hAnsi="Cambria Math" w:cs="Arial"/>
                      <w:sz w:val="16"/>
                      <w:szCs w:val="16"/>
                    </w:rPr>
                    <m:t>p</m:t>
                  </m:r>
                </m:e>
                <m:sub>
                  <m:r>
                    <w:rPr>
                      <w:rFonts w:ascii="Cambria Math" w:eastAsia="MS Mincho" w:hAnsi="Cambria Math" w:cs="Arial"/>
                      <w:sz w:val="16"/>
                      <w:szCs w:val="16"/>
                    </w:rPr>
                    <m:t>i</m:t>
                  </m:r>
                </m:sub>
              </m:sSub>
            </m:oMath>
            <w:r w:rsidRPr="000514A9">
              <w:rPr>
                <w:rFonts w:ascii="Arial" w:eastAsia="MS Mincho" w:hAnsi="Arial" w:cs="Arial"/>
                <w:iCs/>
                <w:sz w:val="16"/>
                <w:szCs w:val="16"/>
              </w:rPr>
              <w:t xml:space="preserve"> corresponds to antenna port </w:t>
            </w:r>
            <m:oMath>
              <m:r>
                <w:rPr>
                  <w:rFonts w:ascii="Cambria Math" w:eastAsia="MS Mincho" w:hAnsi="Cambria Math" w:cs="Arial"/>
                  <w:sz w:val="16"/>
                  <w:szCs w:val="16"/>
                </w:rPr>
                <m:t>3000+</m:t>
              </m:r>
              <m:r>
                <m:rPr>
                  <m:sty m:val="p"/>
                </m:rPr>
                <w:rPr>
                  <w:rFonts w:ascii="Cambria Math" w:eastAsia="MS Mincho" w:hAnsi="Cambria Math" w:cs="Arial"/>
                  <w:sz w:val="16"/>
                  <w:szCs w:val="16"/>
                </w:rPr>
                <m:t>i</m:t>
              </m:r>
            </m:oMath>
            <w:r w:rsidRPr="000514A9">
              <w:rPr>
                <w:rFonts w:ascii="Arial" w:eastAsia="MS Mincho" w:hAnsi="Arial" w:cs="Arial"/>
                <w:sz w:val="16"/>
                <w:szCs w:val="16"/>
              </w:rPr>
              <w:t xml:space="preserve">, and </w:t>
            </w:r>
            <m:oMath>
              <m:r>
                <w:rPr>
                  <w:rFonts w:ascii="Cambria Math" w:eastAsia="MS Mincho" w:hAnsi="Cambria Math" w:cs="Arial"/>
                  <w:sz w:val="16"/>
                  <w:szCs w:val="16"/>
                </w:rPr>
                <m:t>P</m:t>
              </m:r>
              <m:r>
                <m:rPr>
                  <m:sty m:val="p"/>
                </m:rPr>
                <w:rPr>
                  <w:rFonts w:ascii="Cambria Math" w:eastAsia="MS Mincho" w:hAnsi="Cambria Math" w:cs="Arial"/>
                  <w:sz w:val="16"/>
                  <w:szCs w:val="16"/>
                </w:rPr>
                <m:t>m</m:t>
              </m:r>
            </m:oMath>
            <w:r w:rsidRPr="000514A9">
              <w:rPr>
                <w:rFonts w:ascii="Arial" w:eastAsia="MS Mincho" w:hAnsi="Arial" w:cs="Arial"/>
                <w:sz w:val="16"/>
                <w:szCs w:val="16"/>
              </w:rPr>
              <w:t xml:space="preserve"> is the number of ports </w:t>
            </w:r>
            <w:r w:rsidRPr="000514A9">
              <w:rPr>
                <w:rFonts w:ascii="Arial" w:eastAsia="MS Mincho" w:hAnsi="Arial" w:cs="Arial"/>
                <w:i/>
                <w:iCs/>
                <w:sz w:val="16"/>
                <w:szCs w:val="16"/>
              </w:rPr>
              <w:t>nrofPorts</w:t>
            </w:r>
            <w:r w:rsidRPr="000514A9">
              <w:rPr>
                <w:rFonts w:ascii="Arial" w:eastAsia="MS Mincho" w:hAnsi="Arial" w:cs="Arial"/>
                <w:sz w:val="16"/>
                <w:szCs w:val="16"/>
              </w:rPr>
              <w:t xml:space="preserve"> configured for the CSI-RS resources(s) within a </w:t>
            </w:r>
            <w:r w:rsidRPr="000514A9">
              <w:rPr>
                <w:rFonts w:ascii="Arial" w:eastAsia="MS Mincho" w:hAnsi="Arial" w:cs="Arial"/>
                <w:i/>
                <w:iCs/>
                <w:sz w:val="16"/>
                <w:szCs w:val="16"/>
              </w:rPr>
              <w:t xml:space="preserve">NZP-CSI-RS-ResourceSet </w:t>
            </w:r>
            <w:r w:rsidRPr="000514A9">
              <w:rPr>
                <w:rFonts w:ascii="Arial" w:eastAsia="MS Mincho" w:hAnsi="Arial" w:cs="Arial"/>
                <w:sz w:val="16"/>
                <w:szCs w:val="16"/>
              </w:rPr>
              <w:t xml:space="preserve">contained in the </w:t>
            </w:r>
            <w:r w:rsidRPr="000514A9">
              <w:rPr>
                <w:rFonts w:ascii="Arial" w:eastAsia="MS Mincho" w:hAnsi="Arial" w:cs="Arial"/>
                <w:i/>
                <w:iCs/>
                <w:sz w:val="16"/>
                <w:szCs w:val="16"/>
              </w:rPr>
              <w:t>CSI-ResourceConfig</w:t>
            </w:r>
            <w:r w:rsidRPr="000514A9">
              <w:rPr>
                <w:rFonts w:ascii="Arial" w:eastAsia="MS Mincho" w:hAnsi="Arial" w:cs="Arial"/>
                <w:sz w:val="16"/>
                <w:szCs w:val="16"/>
              </w:rPr>
              <w:t xml:space="preserve"> for channel measurement that corresponds to the </w:t>
            </w:r>
            <w:r w:rsidRPr="000514A9">
              <w:rPr>
                <w:rFonts w:ascii="Arial" w:eastAsia="MS Mincho" w:hAnsi="Arial" w:cs="Arial"/>
                <w:i/>
                <w:sz w:val="16"/>
                <w:szCs w:val="16"/>
              </w:rPr>
              <w:t>CSI-ReportConfig</w:t>
            </w:r>
            <w:r w:rsidRPr="000514A9">
              <w:rPr>
                <w:rFonts w:ascii="Arial" w:eastAsia="MS Mincho" w:hAnsi="Arial" w:cs="Arial"/>
                <w:sz w:val="16"/>
                <w:szCs w:val="16"/>
              </w:rPr>
              <w:t>. A bit value 0 in [</w:t>
            </w:r>
            <w:r w:rsidRPr="000514A9">
              <w:rPr>
                <w:rFonts w:ascii="Arial" w:eastAsia="MS Mincho" w:hAnsi="Arial" w:cs="Arial"/>
                <w:i/>
                <w:iCs/>
                <w:sz w:val="16"/>
                <w:szCs w:val="16"/>
              </w:rPr>
              <w:t>port-subsetIndicator</w:t>
            </w:r>
            <w:r w:rsidRPr="000514A9">
              <w:rPr>
                <w:rFonts w:ascii="Arial" w:eastAsia="MS Mincho" w:hAnsi="Arial" w:cs="Arial"/>
                <w:sz w:val="16"/>
                <w:szCs w:val="16"/>
              </w:rPr>
              <w:t xml:space="preserve">] indicates that the corresponding antenna port is disabled for the sub-configuration, whereas bit value 1 indicates that the antenna port is enabled and belongs to the antenna port subset for the sub-configuration. </w:t>
            </w:r>
            <w:r w:rsidRPr="000514A9">
              <w:rPr>
                <w:rFonts w:ascii="Arial" w:eastAsia="MS Mincho" w:hAnsi="Arial" w:cs="Arial"/>
                <w:color w:val="000000"/>
                <w:sz w:val="16"/>
                <w:szCs w:val="16"/>
                <w:lang w:eastAsia="zh-CN"/>
              </w:rPr>
              <w:t xml:space="preserve">For the derivation of PMI, antenna ports corresponding to all bits with value of 1 </w:t>
            </w:r>
            <w:r w:rsidRPr="000514A9">
              <w:rPr>
                <w:rFonts w:ascii="Arial" w:eastAsia="MS Mincho" w:hAnsi="Arial" w:cs="Arial"/>
                <w:color w:val="000000"/>
                <w:sz w:val="16"/>
                <w:szCs w:val="16"/>
              </w:rPr>
              <w:t>in [</w:t>
            </w:r>
            <w:r w:rsidRPr="000514A9">
              <w:rPr>
                <w:rFonts w:ascii="Arial" w:eastAsia="MS Mincho" w:hAnsi="Arial" w:cs="Arial"/>
                <w:i/>
                <w:iCs/>
                <w:color w:val="000000"/>
                <w:sz w:val="16"/>
                <w:szCs w:val="16"/>
              </w:rPr>
              <w:t>port-subsetIndicator</w:t>
            </w:r>
            <w:r w:rsidRPr="000514A9">
              <w:rPr>
                <w:rFonts w:ascii="Arial" w:eastAsia="MS Mincho" w:hAnsi="Arial" w:cs="Arial"/>
                <w:color w:val="000000"/>
                <w:sz w:val="16"/>
                <w:szCs w:val="16"/>
              </w:rPr>
              <w:t>]</w:t>
            </w:r>
            <w:r w:rsidRPr="000514A9">
              <w:rPr>
                <w:rFonts w:ascii="Arial" w:eastAsia="MS Mincho" w:hAnsi="Arial" w:cs="Arial"/>
                <w:color w:val="000000"/>
                <w:sz w:val="16"/>
                <w:szCs w:val="16"/>
                <w:lang w:eastAsia="zh-CN"/>
              </w:rPr>
              <w:t xml:space="preserve"> </w:t>
            </w:r>
            <w:r w:rsidRPr="000514A9">
              <w:rPr>
                <w:rFonts w:ascii="Arial" w:eastAsia="MS Mincho" w:hAnsi="Arial" w:cs="Arial"/>
                <w:color w:val="000000"/>
                <w:sz w:val="16"/>
                <w:szCs w:val="16"/>
              </w:rPr>
              <w:t>are mapped to consecutive antenna ports starting at</w:t>
            </w:r>
            <w:r w:rsidRPr="000514A9">
              <w:rPr>
                <w:rFonts w:ascii="Arial" w:eastAsia="MS Mincho" w:hAnsi="Arial" w:cs="Arial"/>
                <w:color w:val="000000"/>
                <w:sz w:val="16"/>
                <w:szCs w:val="16"/>
                <w:lang w:eastAsia="zh-CN"/>
              </w:rPr>
              <w:t xml:space="preserve"> CSI-RS </w:t>
            </w:r>
            <w:r w:rsidRPr="000514A9">
              <w:rPr>
                <w:rFonts w:ascii="Arial" w:eastAsia="MS Mincho" w:hAnsi="Arial" w:cs="Arial"/>
                <w:color w:val="000000"/>
                <w:sz w:val="16"/>
                <w:szCs w:val="16"/>
              </w:rPr>
              <w:t xml:space="preserve">antenna </w:t>
            </w:r>
            <w:r w:rsidRPr="000514A9">
              <w:rPr>
                <w:rFonts w:ascii="Arial" w:eastAsia="MS Mincho" w:hAnsi="Arial" w:cs="Arial"/>
                <w:color w:val="000000"/>
                <w:sz w:val="16"/>
                <w:szCs w:val="16"/>
                <w:lang w:eastAsia="zh-CN"/>
              </w:rPr>
              <w:t>port 3000 in increasing order of the bit position in</w:t>
            </w:r>
            <w:r w:rsidRPr="000514A9">
              <w:rPr>
                <w:rFonts w:ascii="Arial" w:eastAsia="MS Mincho" w:hAnsi="Arial" w:cs="Arial"/>
                <w:color w:val="000000"/>
                <w:sz w:val="16"/>
                <w:szCs w:val="16"/>
              </w:rPr>
              <w:t xml:space="preserve"> [</w:t>
            </w:r>
            <w:r w:rsidRPr="000514A9">
              <w:rPr>
                <w:rFonts w:ascii="Arial" w:eastAsia="MS Mincho" w:hAnsi="Arial" w:cs="Arial"/>
                <w:i/>
                <w:iCs/>
                <w:color w:val="000000"/>
                <w:sz w:val="16"/>
                <w:szCs w:val="16"/>
              </w:rPr>
              <w:t>port-subsetIndicator</w:t>
            </w:r>
            <w:r w:rsidRPr="000514A9">
              <w:rPr>
                <w:rFonts w:ascii="Arial" w:eastAsia="MS Mincho" w:hAnsi="Arial" w:cs="Arial"/>
                <w:color w:val="000000"/>
                <w:sz w:val="16"/>
                <w:szCs w:val="16"/>
              </w:rPr>
              <w:t>].</w:t>
            </w:r>
          </w:p>
          <w:p w14:paraId="697E13EF" w14:textId="77777777" w:rsidR="000514A9" w:rsidRPr="000514A9" w:rsidRDefault="000514A9" w:rsidP="00EC3BC3">
            <w:pPr>
              <w:ind w:left="568" w:hanging="255"/>
              <w:rPr>
                <w:rFonts w:ascii="Arial" w:eastAsia="MS Mincho" w:hAnsi="Arial" w:cs="Arial"/>
                <w:sz w:val="16"/>
                <w:szCs w:val="16"/>
              </w:rPr>
            </w:pPr>
            <w:r w:rsidRPr="000514A9">
              <w:rPr>
                <w:rFonts w:ascii="Arial" w:eastAsia="MS Mincho" w:hAnsi="Arial" w:cs="Arial"/>
                <w:sz w:val="16"/>
                <w:szCs w:val="16"/>
              </w:rPr>
              <w:t>-</w:t>
            </w:r>
            <w:r w:rsidRPr="000514A9">
              <w:rPr>
                <w:rFonts w:ascii="Arial" w:eastAsia="MS Mincho" w:hAnsi="Arial" w:cs="Arial"/>
                <w:sz w:val="16"/>
                <w:szCs w:val="16"/>
              </w:rPr>
              <w:tab/>
              <w:t>If a sub-configuration is configured with an antenna port subset, then the sub-configuration can be configured with a [RI restriction parameter] and, if the number of antenna ports of the subset greater than 2, with [</w:t>
            </w:r>
            <w:r w:rsidRPr="000514A9">
              <w:rPr>
                <w:rFonts w:ascii="Arial" w:eastAsia="MS Mincho" w:hAnsi="Arial" w:cs="Arial"/>
                <w:i/>
                <w:sz w:val="16"/>
                <w:szCs w:val="16"/>
              </w:rPr>
              <w:t>n1-n2</w:t>
            </w:r>
            <w:r w:rsidRPr="000514A9">
              <w:rPr>
                <w:rFonts w:ascii="Arial" w:eastAsia="MS Mincho" w:hAnsi="Arial" w:cs="Arial"/>
                <w:sz w:val="16"/>
                <w:szCs w:val="16"/>
              </w:rPr>
              <w:t xml:space="preserve"> parameter] if the higher layer parameter </w:t>
            </w:r>
            <w:r w:rsidRPr="000514A9">
              <w:rPr>
                <w:rFonts w:ascii="Arial" w:eastAsia="MS Mincho" w:hAnsi="Arial" w:cs="Arial"/>
                <w:i/>
                <w:iCs/>
                <w:sz w:val="16"/>
                <w:szCs w:val="16"/>
              </w:rPr>
              <w:t>codebookType</w:t>
            </w:r>
            <w:r w:rsidRPr="000514A9">
              <w:rPr>
                <w:rFonts w:ascii="Arial" w:eastAsia="MS Mincho" w:hAnsi="Arial" w:cs="Arial"/>
                <w:sz w:val="16"/>
                <w:szCs w:val="16"/>
              </w:rPr>
              <w:t xml:space="preserve"> is set to 'typeI-SinglePanel' or with [</w:t>
            </w:r>
            <w:r w:rsidRPr="000514A9">
              <w:rPr>
                <w:rFonts w:ascii="Arial" w:eastAsia="MS Mincho" w:hAnsi="Arial" w:cs="Arial"/>
                <w:i/>
                <w:iCs/>
                <w:sz w:val="16"/>
                <w:szCs w:val="16"/>
              </w:rPr>
              <w:t>ng</w:t>
            </w:r>
            <w:r w:rsidRPr="000514A9">
              <w:rPr>
                <w:rFonts w:ascii="Arial" w:eastAsia="MS Mincho" w:hAnsi="Arial" w:cs="Arial"/>
                <w:sz w:val="16"/>
                <w:szCs w:val="16"/>
              </w:rPr>
              <w:t>-</w:t>
            </w:r>
            <w:r w:rsidRPr="000514A9">
              <w:rPr>
                <w:rFonts w:ascii="Arial" w:eastAsia="MS Mincho" w:hAnsi="Arial" w:cs="Arial"/>
                <w:i/>
                <w:sz w:val="16"/>
                <w:szCs w:val="16"/>
              </w:rPr>
              <w:t>n1-n2</w:t>
            </w:r>
            <w:r w:rsidRPr="000514A9">
              <w:rPr>
                <w:rFonts w:ascii="Arial" w:eastAsia="MS Mincho" w:hAnsi="Arial" w:cs="Arial"/>
                <w:sz w:val="16"/>
                <w:szCs w:val="16"/>
              </w:rPr>
              <w:t xml:space="preserve"> parameter] if the higher layer parameter </w:t>
            </w:r>
            <w:r w:rsidRPr="000514A9">
              <w:rPr>
                <w:rFonts w:ascii="Arial" w:eastAsia="MS Mincho" w:hAnsi="Arial" w:cs="Arial"/>
                <w:i/>
                <w:iCs/>
                <w:sz w:val="16"/>
                <w:szCs w:val="16"/>
              </w:rPr>
              <w:t>codebookType</w:t>
            </w:r>
            <w:r w:rsidRPr="000514A9">
              <w:rPr>
                <w:rFonts w:ascii="Arial" w:eastAsia="MS Mincho" w:hAnsi="Arial" w:cs="Arial"/>
                <w:sz w:val="16"/>
                <w:szCs w:val="16"/>
              </w:rPr>
              <w:t xml:space="preserve"> is set to 'typeI-MultiPanel', and, if the corresponding number of antenna ports of the subset is 2, with </w:t>
            </w:r>
            <w:r w:rsidRPr="000514A9">
              <w:rPr>
                <w:rFonts w:ascii="Arial" w:eastAsia="MS Mincho" w:hAnsi="Arial" w:cs="Arial"/>
                <w:i/>
                <w:iCs/>
                <w:sz w:val="16"/>
                <w:szCs w:val="16"/>
              </w:rPr>
              <w:t>twoTX-CodebookSubsetRestriction</w:t>
            </w:r>
            <w:r w:rsidRPr="000514A9">
              <w:rPr>
                <w:rFonts w:ascii="Arial" w:eastAsia="MS Mincho" w:hAnsi="Arial" w:cs="Arial"/>
                <w:sz w:val="16"/>
                <w:szCs w:val="16"/>
              </w:rPr>
              <w:t>, where the parameters [RI restriction],  [</w:t>
            </w:r>
            <w:r w:rsidRPr="000514A9">
              <w:rPr>
                <w:rFonts w:ascii="Arial" w:eastAsia="MS Mincho" w:hAnsi="Arial" w:cs="Arial"/>
                <w:i/>
                <w:sz w:val="16"/>
                <w:szCs w:val="16"/>
              </w:rPr>
              <w:t>n1-n2],</w:t>
            </w:r>
            <w:r w:rsidRPr="000514A9">
              <w:rPr>
                <w:rFonts w:ascii="Arial" w:eastAsia="MS Mincho" w:hAnsi="Arial" w:cs="Arial"/>
                <w:sz w:val="16"/>
                <w:szCs w:val="16"/>
              </w:rPr>
              <w:t xml:space="preserve"> [</w:t>
            </w:r>
            <w:r w:rsidRPr="000514A9">
              <w:rPr>
                <w:rFonts w:ascii="Arial" w:eastAsia="MS Mincho" w:hAnsi="Arial" w:cs="Arial"/>
                <w:i/>
                <w:iCs/>
                <w:sz w:val="16"/>
                <w:szCs w:val="16"/>
              </w:rPr>
              <w:t>ng</w:t>
            </w:r>
            <w:r w:rsidRPr="000514A9">
              <w:rPr>
                <w:rFonts w:ascii="Arial" w:eastAsia="MS Mincho" w:hAnsi="Arial" w:cs="Arial"/>
                <w:sz w:val="16"/>
                <w:szCs w:val="16"/>
              </w:rPr>
              <w:t>-</w:t>
            </w:r>
            <w:r w:rsidRPr="000514A9">
              <w:rPr>
                <w:rFonts w:ascii="Arial" w:eastAsia="MS Mincho" w:hAnsi="Arial" w:cs="Arial"/>
                <w:i/>
                <w:sz w:val="16"/>
                <w:szCs w:val="16"/>
              </w:rPr>
              <w:t>n1-n2],</w:t>
            </w:r>
            <w:r w:rsidRPr="000514A9">
              <w:rPr>
                <w:rFonts w:ascii="Arial" w:eastAsia="MS Mincho" w:hAnsi="Arial" w:cs="Arial"/>
                <w:sz w:val="16"/>
                <w:szCs w:val="16"/>
              </w:rPr>
              <w:t xml:space="preserve"> </w:t>
            </w:r>
            <w:r w:rsidRPr="000514A9">
              <w:rPr>
                <w:rFonts w:ascii="Arial" w:eastAsia="MS Mincho" w:hAnsi="Arial" w:cs="Arial"/>
                <w:i/>
                <w:iCs/>
                <w:sz w:val="16"/>
                <w:szCs w:val="16"/>
              </w:rPr>
              <w:t>twoTX-CodebookSubsetRestriction</w:t>
            </w:r>
            <w:r w:rsidRPr="000514A9">
              <w:rPr>
                <w:rFonts w:ascii="Arial" w:eastAsia="MS Mincho" w:hAnsi="Arial" w:cs="Arial"/>
                <w:sz w:val="16"/>
                <w:szCs w:val="16"/>
              </w:rPr>
              <w:t xml:space="preserve"> are as described in Clauses 5.2.2.2.1 and 5.2.2.2.2. If a sub-configuration is configured with an antenna port subset, and if higher layer parameter </w:t>
            </w:r>
            <w:r w:rsidRPr="000514A9">
              <w:rPr>
                <w:rFonts w:ascii="Arial" w:eastAsia="MS Mincho" w:hAnsi="Arial" w:cs="Arial"/>
                <w:i/>
                <w:iCs/>
                <w:sz w:val="16"/>
                <w:szCs w:val="16"/>
              </w:rPr>
              <w:t>reportQuantity</w:t>
            </w:r>
            <w:r w:rsidRPr="000514A9">
              <w:rPr>
                <w:rFonts w:ascii="Arial" w:eastAsia="MS Mincho" w:hAnsi="Arial" w:cs="Arial"/>
                <w:sz w:val="16"/>
                <w:szCs w:val="16"/>
              </w:rPr>
              <w:t xml:space="preserve"> is set to 'cri-RI-i1-CQI', and if the higher layer parameter </w:t>
            </w:r>
            <w:r w:rsidRPr="000514A9">
              <w:rPr>
                <w:rFonts w:ascii="Arial" w:eastAsia="MS Mincho" w:hAnsi="Arial" w:cs="Arial"/>
                <w:i/>
                <w:iCs/>
                <w:sz w:val="16"/>
                <w:szCs w:val="16"/>
              </w:rPr>
              <w:t>codebookType</w:t>
            </w:r>
            <w:r w:rsidRPr="000514A9">
              <w:rPr>
                <w:rFonts w:ascii="Arial" w:eastAsia="MS Mincho" w:hAnsi="Arial" w:cs="Arial"/>
                <w:sz w:val="16"/>
                <w:szCs w:val="16"/>
              </w:rPr>
              <w:t xml:space="preserve"> is set to 'typeI-SinglePanel', then the sub-configuration can be configured with higher layer parameter </w:t>
            </w:r>
            <w:r w:rsidRPr="000514A9">
              <w:rPr>
                <w:rFonts w:ascii="Arial" w:eastAsia="MS Mincho" w:hAnsi="Arial" w:cs="Arial"/>
                <w:i/>
                <w:iCs/>
                <w:sz w:val="16"/>
                <w:szCs w:val="16"/>
              </w:rPr>
              <w:t>typeI</w:t>
            </w:r>
            <w:r w:rsidRPr="000514A9">
              <w:rPr>
                <w:rFonts w:ascii="Arial" w:eastAsia="MS Mincho" w:hAnsi="Arial" w:cs="Arial"/>
                <w:sz w:val="16"/>
                <w:szCs w:val="16"/>
              </w:rPr>
              <w:t>-</w:t>
            </w:r>
            <w:r w:rsidRPr="000514A9">
              <w:rPr>
                <w:rFonts w:ascii="Arial" w:eastAsia="MS Mincho" w:hAnsi="Arial" w:cs="Arial"/>
                <w:i/>
                <w:iCs/>
                <w:sz w:val="16"/>
                <w:szCs w:val="16"/>
              </w:rPr>
              <w:t>SinglePanel-codebookSubsetRestriction-i2</w:t>
            </w:r>
            <w:r w:rsidRPr="000514A9">
              <w:rPr>
                <w:rFonts w:ascii="Arial" w:eastAsia="MS Mincho" w:hAnsi="Arial" w:cs="Arial"/>
                <w:sz w:val="16"/>
                <w:szCs w:val="16"/>
              </w:rPr>
              <w:t xml:space="preserve">, where </w:t>
            </w:r>
            <w:r w:rsidRPr="000514A9">
              <w:rPr>
                <w:rFonts w:ascii="Arial" w:eastAsia="MS Mincho" w:hAnsi="Arial" w:cs="Arial"/>
                <w:i/>
                <w:iCs/>
                <w:sz w:val="16"/>
                <w:szCs w:val="16"/>
              </w:rPr>
              <w:t>typeI</w:t>
            </w:r>
            <w:r w:rsidRPr="000514A9">
              <w:rPr>
                <w:rFonts w:ascii="Arial" w:eastAsia="MS Mincho" w:hAnsi="Arial" w:cs="Arial"/>
                <w:sz w:val="16"/>
                <w:szCs w:val="16"/>
              </w:rPr>
              <w:t>-</w:t>
            </w:r>
            <w:r w:rsidRPr="000514A9">
              <w:rPr>
                <w:rFonts w:ascii="Arial" w:eastAsia="MS Mincho" w:hAnsi="Arial" w:cs="Arial"/>
                <w:i/>
                <w:iCs/>
                <w:sz w:val="16"/>
                <w:szCs w:val="16"/>
              </w:rPr>
              <w:t>SinglePanel-codebookSubsetRestriction-i2</w:t>
            </w:r>
            <w:r w:rsidRPr="000514A9">
              <w:rPr>
                <w:rFonts w:ascii="Arial" w:eastAsia="MS Mincho" w:hAnsi="Arial" w:cs="Arial"/>
                <w:sz w:val="16"/>
                <w:szCs w:val="16"/>
              </w:rPr>
              <w:t xml:space="preserve"> is as described in Clause 5.2.2.2.1.</w:t>
            </w:r>
          </w:p>
          <w:p w14:paraId="24CFA945" w14:textId="77777777" w:rsidR="000514A9" w:rsidRPr="000514A9" w:rsidRDefault="000514A9" w:rsidP="00EC3BC3">
            <w:pPr>
              <w:ind w:left="568" w:hanging="255"/>
              <w:rPr>
                <w:rFonts w:ascii="Arial" w:eastAsia="MS Mincho" w:hAnsi="Arial" w:cs="Arial"/>
                <w:b/>
                <w:bCs/>
                <w:color w:val="FF0000"/>
                <w:sz w:val="16"/>
                <w:szCs w:val="16"/>
                <w:lang w:val="en-US" w:eastAsia="zh-CN"/>
              </w:rPr>
            </w:pPr>
            <w:r w:rsidRPr="000514A9">
              <w:rPr>
                <w:rFonts w:ascii="Arial" w:eastAsia="MS Mincho" w:hAnsi="Arial" w:cs="Arial"/>
                <w:sz w:val="16"/>
                <w:szCs w:val="16"/>
              </w:rPr>
              <w:t>-</w:t>
            </w:r>
            <w:r w:rsidRPr="000514A9">
              <w:rPr>
                <w:rFonts w:ascii="Arial" w:eastAsia="MS Mincho" w:hAnsi="Arial" w:cs="Arial"/>
                <w:sz w:val="16"/>
                <w:szCs w:val="16"/>
              </w:rPr>
              <w:tab/>
              <w:t xml:space="preserve">If a sub-configuration is configured with an antenna port subset, and if the </w:t>
            </w:r>
            <w:r w:rsidRPr="000514A9">
              <w:rPr>
                <w:rFonts w:ascii="Arial" w:eastAsia="MS Mincho" w:hAnsi="Arial" w:cs="Arial"/>
                <w:i/>
                <w:iCs/>
                <w:sz w:val="16"/>
                <w:szCs w:val="16"/>
              </w:rPr>
              <w:t>CSI-ReportConfig</w:t>
            </w:r>
            <w:r w:rsidRPr="000514A9">
              <w:rPr>
                <w:rFonts w:ascii="Arial" w:eastAsia="MS Mincho" w:hAnsi="Arial" w:cs="Arial"/>
                <w:sz w:val="16"/>
                <w:szCs w:val="16"/>
              </w:rPr>
              <w:t xml:space="preserve"> that contains a mix of sub-configuration(s) each corresponding to 'typeI-SinglePanel' some other sub-configuration(s) each corresponding to 'typeI-MultiPanel', then the sub-configuration(s)</w:t>
            </w:r>
            <w:ins w:id="112" w:author="ZTE, MXY" w:date="2024-05-08T15:21:00Z">
              <w:r w:rsidRPr="000514A9">
                <w:rPr>
                  <w:rFonts w:ascii="Arial" w:eastAsia="MS Mincho" w:hAnsi="Arial" w:cs="Arial"/>
                  <w:sz w:val="16"/>
                  <w:szCs w:val="16"/>
                  <w:lang w:val="en-US" w:eastAsia="zh-CN"/>
                </w:rPr>
                <w:t xml:space="preserve"> which </w:t>
              </w:r>
            </w:ins>
            <w:ins w:id="113" w:author="WangYi" w:date="2024-05-20T11:34:00Z">
              <w:r w:rsidRPr="000514A9">
                <w:rPr>
                  <w:rFonts w:ascii="Arial" w:eastAsia="MS Mincho" w:hAnsi="Arial" w:cs="Arial"/>
                  <w:sz w:val="16"/>
                  <w:szCs w:val="16"/>
                  <w:lang w:val="en-US" w:eastAsia="zh-CN"/>
                </w:rPr>
                <w:t xml:space="preserve">is </w:t>
              </w:r>
            </w:ins>
            <w:ins w:id="114" w:author="ZTE, MXY" w:date="2024-05-08T15:21:00Z">
              <w:r w:rsidRPr="000514A9">
                <w:rPr>
                  <w:rFonts w:ascii="Arial" w:eastAsia="MS Mincho" w:hAnsi="Arial" w:cs="Arial"/>
                  <w:sz w:val="16"/>
                  <w:szCs w:val="16"/>
                  <w:lang w:val="en-US" w:eastAsia="zh-CN"/>
                </w:rPr>
                <w:t xml:space="preserve">configured with </w:t>
              </w:r>
            </w:ins>
            <w:ins w:id="115" w:author="WangYi" w:date="2024-05-20T11:34:00Z">
              <w:r w:rsidRPr="000514A9">
                <w:rPr>
                  <w:rFonts w:ascii="Arial" w:eastAsia="MS Mincho" w:hAnsi="Arial" w:cs="Arial"/>
                  <w:i/>
                  <w:iCs/>
                  <w:sz w:val="16"/>
                  <w:szCs w:val="16"/>
                  <w:lang w:val="en-US" w:eastAsia="zh-CN"/>
                </w:rPr>
                <w:t>portSubsetIndicator</w:t>
              </w:r>
            </w:ins>
            <w:ins w:id="116" w:author="ZTE, MXY" w:date="2024-05-08T15:21:00Z">
              <w:del w:id="117" w:author="WangYi" w:date="2024-05-20T11:34:00Z">
                <w:r w:rsidRPr="000514A9" w:rsidDel="003653FE">
                  <w:rPr>
                    <w:rFonts w:ascii="Arial" w:eastAsia="MS Mincho" w:hAnsi="Arial" w:cs="Arial"/>
                    <w:sz w:val="16"/>
                    <w:szCs w:val="16"/>
                    <w:lang w:val="en-US" w:eastAsia="zh-CN"/>
                  </w:rPr>
                  <w:delText>an</w:delText>
                </w:r>
                <w:r w:rsidRPr="000514A9" w:rsidDel="003653FE">
                  <w:rPr>
                    <w:rFonts w:ascii="Arial" w:eastAsia="MS Mincho" w:hAnsi="Arial" w:cs="Arial"/>
                    <w:sz w:val="16"/>
                    <w:szCs w:val="16"/>
                  </w:rPr>
                  <w:delText xml:space="preserve"> antenna port subset</w:delText>
                </w:r>
              </w:del>
              <w:r w:rsidRPr="000514A9">
                <w:rPr>
                  <w:rFonts w:ascii="Arial" w:eastAsia="MS Mincho" w:hAnsi="Arial" w:cs="Arial"/>
                  <w:sz w:val="16"/>
                  <w:szCs w:val="16"/>
                </w:rPr>
                <w:t xml:space="preserve"> </w:t>
              </w:r>
            </w:ins>
            <w:r w:rsidRPr="000514A9">
              <w:rPr>
                <w:rFonts w:ascii="Arial" w:eastAsia="MS Mincho" w:hAnsi="Arial" w:cs="Arial"/>
                <w:sz w:val="16"/>
                <w:szCs w:val="16"/>
              </w:rPr>
              <w:t xml:space="preserve">can be configured with the higher layer parameter </w:t>
            </w:r>
            <w:r w:rsidRPr="000514A9">
              <w:rPr>
                <w:rFonts w:ascii="Arial" w:eastAsia="MS Mincho" w:hAnsi="Arial" w:cs="Arial"/>
                <w:i/>
                <w:iCs/>
                <w:sz w:val="16"/>
                <w:szCs w:val="16"/>
              </w:rPr>
              <w:t>codebookMode</w:t>
            </w:r>
            <w:r w:rsidRPr="000514A9">
              <w:rPr>
                <w:rFonts w:ascii="Arial" w:eastAsia="MS Mincho" w:hAnsi="Arial" w:cs="Arial"/>
                <w:i/>
                <w:sz w:val="16"/>
                <w:szCs w:val="16"/>
              </w:rPr>
              <w:t>.</w:t>
            </w:r>
          </w:p>
          <w:p w14:paraId="4D9D6FB1" w14:textId="77777777" w:rsidR="000514A9" w:rsidRPr="000514A9" w:rsidRDefault="000514A9" w:rsidP="00EC3BC3">
            <w:pPr>
              <w:jc w:val="center"/>
              <w:rPr>
                <w:rFonts w:ascii="Arial" w:hAnsi="Arial" w:cs="Arial"/>
                <w:b/>
                <w:bCs/>
                <w:color w:val="FF0000"/>
                <w:sz w:val="16"/>
                <w:szCs w:val="16"/>
                <w:lang w:eastAsia="zh-CN"/>
              </w:rPr>
            </w:pPr>
            <w:r w:rsidRPr="000514A9">
              <w:rPr>
                <w:rFonts w:ascii="Arial" w:hAnsi="Arial" w:cs="Arial"/>
                <w:b/>
                <w:bCs/>
                <w:color w:val="FF0000"/>
                <w:sz w:val="16"/>
                <w:szCs w:val="16"/>
                <w:lang w:eastAsia="zh-CN"/>
              </w:rPr>
              <w:t>&lt;Unchanged parts are omitted&gt;</w:t>
            </w:r>
          </w:p>
        </w:tc>
      </w:tr>
    </w:tbl>
    <w:p w14:paraId="769166E8" w14:textId="77777777" w:rsidR="00936D92" w:rsidRDefault="00936D92" w:rsidP="00936D92">
      <w:pPr>
        <w:rPr>
          <w:bCs/>
        </w:rPr>
      </w:pPr>
    </w:p>
    <w:p w14:paraId="5AAD6118" w14:textId="41D96385" w:rsidR="00936D92" w:rsidRPr="000514A9" w:rsidRDefault="00377CAF" w:rsidP="00936D92">
      <w:pPr>
        <w:rPr>
          <w:bCs/>
        </w:rPr>
      </w:pPr>
      <w:r>
        <w:rPr>
          <w:bCs/>
        </w:rPr>
        <w:t xml:space="preserve">Final summary in </w:t>
      </w:r>
      <w:hyperlink r:id="rId450" w:history="1">
        <w:r w:rsidR="006F79AF">
          <w:rPr>
            <w:rStyle w:val="Hyperlink"/>
            <w:bCs/>
          </w:rPr>
          <w:t>R1-2405384</w:t>
        </w:r>
      </w:hyperlink>
      <w:r>
        <w:rPr>
          <w:bCs/>
        </w:rPr>
        <w:t>.</w:t>
      </w:r>
    </w:p>
    <w:p w14:paraId="670A6B61" w14:textId="77777777" w:rsidR="000514A9" w:rsidRDefault="000514A9" w:rsidP="00D7097B">
      <w:pPr>
        <w:rPr>
          <w:bCs/>
        </w:rPr>
      </w:pPr>
    </w:p>
    <w:p w14:paraId="24055C59" w14:textId="77777777" w:rsidR="000514A9" w:rsidRPr="00D7097B" w:rsidRDefault="000514A9" w:rsidP="00D7097B">
      <w:pPr>
        <w:rPr>
          <w:bCs/>
        </w:rPr>
      </w:pPr>
    </w:p>
    <w:p w14:paraId="13AE99EE" w14:textId="77777777" w:rsidR="00D7097B" w:rsidRPr="00D7097B" w:rsidRDefault="00D7097B" w:rsidP="00D7097B">
      <w:pPr>
        <w:keepNext/>
        <w:ind w:left="720" w:hanging="720"/>
        <w:outlineLvl w:val="2"/>
        <w:rPr>
          <w:rFonts w:cs="Times"/>
          <w:b/>
          <w:bCs/>
          <w:szCs w:val="26"/>
          <w:lang w:eastAsia="x-none"/>
        </w:rPr>
      </w:pPr>
      <w:bookmarkStart w:id="118" w:name="_Toc166306512"/>
      <w:bookmarkStart w:id="119" w:name="_Toc173405006"/>
      <w:r w:rsidRPr="00D7097B">
        <w:rPr>
          <w:rFonts w:cs="Times" w:hint="eastAsia"/>
          <w:b/>
          <w:bCs/>
          <w:szCs w:val="26"/>
          <w:lang w:eastAsia="x-none"/>
        </w:rPr>
        <w:t>M</w:t>
      </w:r>
      <w:r w:rsidRPr="00D7097B">
        <w:rPr>
          <w:rFonts w:cs="Times"/>
          <w:b/>
          <w:bCs/>
          <w:szCs w:val="26"/>
          <w:lang w:eastAsia="x-none"/>
        </w:rPr>
        <w:t>ulticarrier</w:t>
      </w:r>
      <w:bookmarkEnd w:id="118"/>
      <w:bookmarkEnd w:id="119"/>
    </w:p>
    <w:p w14:paraId="2A42C261" w14:textId="59445F04" w:rsidR="00D7097B" w:rsidRPr="00D7097B" w:rsidRDefault="006F79AF" w:rsidP="00D7097B">
      <w:pPr>
        <w:rPr>
          <w:bCs/>
        </w:rPr>
      </w:pPr>
      <w:hyperlink r:id="rId451" w:history="1">
        <w:r>
          <w:rPr>
            <w:rStyle w:val="Hyperlink"/>
            <w:bCs/>
          </w:rPr>
          <w:t>R1-2403958</w:t>
        </w:r>
      </w:hyperlink>
      <w:r w:rsidR="00D7097B" w:rsidRPr="00D7097B">
        <w:rPr>
          <w:bCs/>
        </w:rPr>
        <w:tab/>
        <w:t>Maintenance of Rel-18 Multicarrier Enhancements</w:t>
      </w:r>
      <w:r w:rsidR="00D7097B" w:rsidRPr="00D7097B">
        <w:rPr>
          <w:bCs/>
        </w:rPr>
        <w:tab/>
        <w:t>Huawei, HiSilicon</w:t>
      </w:r>
    </w:p>
    <w:p w14:paraId="5E27D86E" w14:textId="35C4FC8A" w:rsidR="00D7097B" w:rsidRPr="00D7097B" w:rsidRDefault="006F79AF" w:rsidP="00D7097B">
      <w:pPr>
        <w:rPr>
          <w:bCs/>
        </w:rPr>
      </w:pPr>
      <w:hyperlink r:id="rId452" w:history="1">
        <w:r>
          <w:rPr>
            <w:rStyle w:val="Hyperlink"/>
            <w:bCs/>
          </w:rPr>
          <w:t>R1-2404013</w:t>
        </w:r>
      </w:hyperlink>
      <w:r w:rsidR="00D7097B" w:rsidRPr="00D7097B">
        <w:rPr>
          <w:bCs/>
        </w:rPr>
        <w:tab/>
        <w:t>Corrections for Unified TCI update by DCI format 1_3</w:t>
      </w:r>
      <w:r w:rsidR="00D7097B" w:rsidRPr="00D7097B">
        <w:rPr>
          <w:bCs/>
        </w:rPr>
        <w:tab/>
        <w:t>Spreadtrum Communications</w:t>
      </w:r>
    </w:p>
    <w:p w14:paraId="39A6E1F5" w14:textId="260FD0CB" w:rsidR="00D7097B" w:rsidRPr="00D7097B" w:rsidRDefault="006F79AF" w:rsidP="00D7097B">
      <w:pPr>
        <w:rPr>
          <w:bCs/>
        </w:rPr>
      </w:pPr>
      <w:hyperlink r:id="rId453" w:history="1">
        <w:r>
          <w:rPr>
            <w:rStyle w:val="Hyperlink"/>
            <w:bCs/>
          </w:rPr>
          <w:t>R1-2404087</w:t>
        </w:r>
      </w:hyperlink>
      <w:r w:rsidR="00D7097B" w:rsidRPr="00D7097B">
        <w:rPr>
          <w:bCs/>
        </w:rPr>
        <w:tab/>
        <w:t>Correction of TB disabling for multi-cell scheduling</w:t>
      </w:r>
      <w:r w:rsidR="00D7097B" w:rsidRPr="00D7097B">
        <w:rPr>
          <w:bCs/>
        </w:rPr>
        <w:tab/>
        <w:t>Samsung</w:t>
      </w:r>
    </w:p>
    <w:p w14:paraId="5237405B" w14:textId="605B3952" w:rsidR="00D7097B" w:rsidRPr="00D7097B" w:rsidRDefault="006F79AF" w:rsidP="00D7097B">
      <w:pPr>
        <w:rPr>
          <w:bCs/>
        </w:rPr>
      </w:pPr>
      <w:hyperlink r:id="rId454" w:history="1">
        <w:r>
          <w:rPr>
            <w:rStyle w:val="Hyperlink"/>
            <w:bCs/>
          </w:rPr>
          <w:t>R1-2404088</w:t>
        </w:r>
      </w:hyperlink>
      <w:r w:rsidR="00D7097B" w:rsidRPr="00D7097B">
        <w:rPr>
          <w:bCs/>
        </w:rPr>
        <w:tab/>
        <w:t>Correction of indicated unified TCI states for non-scheduled cells in multi-cell scheduling</w:t>
      </w:r>
      <w:r w:rsidR="00D7097B" w:rsidRPr="00D7097B">
        <w:rPr>
          <w:bCs/>
        </w:rPr>
        <w:tab/>
        <w:t>Samsung</w:t>
      </w:r>
    </w:p>
    <w:p w14:paraId="2CACC06C" w14:textId="0773368E" w:rsidR="00D7097B" w:rsidRPr="00D7097B" w:rsidRDefault="006F79AF" w:rsidP="00D7097B">
      <w:pPr>
        <w:rPr>
          <w:bCs/>
        </w:rPr>
      </w:pPr>
      <w:hyperlink r:id="rId455" w:history="1">
        <w:r>
          <w:rPr>
            <w:rStyle w:val="Hyperlink"/>
            <w:bCs/>
          </w:rPr>
          <w:t>R1-2404089</w:t>
        </w:r>
      </w:hyperlink>
      <w:r w:rsidR="00D7097B" w:rsidRPr="00D7097B">
        <w:rPr>
          <w:bCs/>
        </w:rPr>
        <w:tab/>
        <w:t>Draft CR on HARQ-ACK skipping for DL/UL BWP switching in multi-cell scheduling</w:t>
      </w:r>
      <w:r w:rsidR="00D7097B" w:rsidRPr="00D7097B">
        <w:rPr>
          <w:bCs/>
        </w:rPr>
        <w:tab/>
        <w:t>Samsung</w:t>
      </w:r>
    </w:p>
    <w:p w14:paraId="7A5EAF25" w14:textId="75D7F9D7" w:rsidR="00D7097B" w:rsidRPr="00D7097B" w:rsidRDefault="006F79AF" w:rsidP="00D7097B">
      <w:pPr>
        <w:rPr>
          <w:bCs/>
        </w:rPr>
      </w:pPr>
      <w:hyperlink r:id="rId456" w:history="1">
        <w:r>
          <w:rPr>
            <w:rStyle w:val="Hyperlink"/>
            <w:bCs/>
          </w:rPr>
          <w:t>R1-2404147</w:t>
        </w:r>
      </w:hyperlink>
      <w:r w:rsidR="00D7097B" w:rsidRPr="00D7097B">
        <w:rPr>
          <w:bCs/>
        </w:rPr>
        <w:tab/>
        <w:t>Draft CR on HARQ-ACK codebook for DL BWP switching</w:t>
      </w:r>
      <w:r w:rsidR="00D7097B" w:rsidRPr="00D7097B">
        <w:rPr>
          <w:bCs/>
        </w:rPr>
        <w:tab/>
        <w:t>vivo</w:t>
      </w:r>
    </w:p>
    <w:p w14:paraId="1D721C53" w14:textId="5E5C6132" w:rsidR="00D7097B" w:rsidRPr="00D7097B" w:rsidRDefault="006F79AF" w:rsidP="00D7097B">
      <w:pPr>
        <w:rPr>
          <w:bCs/>
        </w:rPr>
      </w:pPr>
      <w:hyperlink r:id="rId457" w:history="1">
        <w:r>
          <w:rPr>
            <w:rStyle w:val="Hyperlink"/>
            <w:bCs/>
          </w:rPr>
          <w:t>R1-2404232</w:t>
        </w:r>
      </w:hyperlink>
      <w:r w:rsidR="00D7097B" w:rsidRPr="00D7097B">
        <w:rPr>
          <w:bCs/>
        </w:rPr>
        <w:tab/>
        <w:t>Draft CR on search space of DCI format 0_3 and DCI format 1_3</w:t>
      </w:r>
      <w:r w:rsidR="00D7097B" w:rsidRPr="00D7097B">
        <w:rPr>
          <w:bCs/>
        </w:rPr>
        <w:tab/>
        <w:t>ZTE</w:t>
      </w:r>
    </w:p>
    <w:p w14:paraId="3DB5559F" w14:textId="1BD4ADBA" w:rsidR="00D7097B" w:rsidRPr="00D7097B" w:rsidRDefault="006F79AF" w:rsidP="00D7097B">
      <w:pPr>
        <w:rPr>
          <w:bCs/>
        </w:rPr>
      </w:pPr>
      <w:hyperlink r:id="rId458" w:history="1">
        <w:r>
          <w:rPr>
            <w:rStyle w:val="Hyperlink"/>
            <w:bCs/>
          </w:rPr>
          <w:t>R1-2404233</w:t>
        </w:r>
      </w:hyperlink>
      <w:r w:rsidR="00D7097B" w:rsidRPr="00D7097B">
        <w:rPr>
          <w:bCs/>
        </w:rPr>
        <w:tab/>
        <w:t>Discussion on HARQ-ACK generation in case of DL BWP switching</w:t>
      </w:r>
      <w:r w:rsidR="00D7097B" w:rsidRPr="00D7097B">
        <w:rPr>
          <w:bCs/>
        </w:rPr>
        <w:tab/>
        <w:t>ZTE</w:t>
      </w:r>
    </w:p>
    <w:p w14:paraId="70A29AD0" w14:textId="6AC9CF0F" w:rsidR="00D7097B" w:rsidRPr="00D7097B" w:rsidRDefault="006F79AF" w:rsidP="00D7097B">
      <w:pPr>
        <w:rPr>
          <w:bCs/>
        </w:rPr>
      </w:pPr>
      <w:hyperlink r:id="rId459" w:history="1">
        <w:r>
          <w:rPr>
            <w:rStyle w:val="Hyperlink"/>
            <w:bCs/>
          </w:rPr>
          <w:t>R1-2404234</w:t>
        </w:r>
      </w:hyperlink>
      <w:r w:rsidR="00D7097B" w:rsidRPr="00D7097B">
        <w:rPr>
          <w:bCs/>
        </w:rPr>
        <w:tab/>
        <w:t>Draft CR on HARQ-ACK generation in case of DL BWP switching</w:t>
      </w:r>
      <w:r w:rsidR="00D7097B" w:rsidRPr="00D7097B">
        <w:rPr>
          <w:bCs/>
        </w:rPr>
        <w:tab/>
        <w:t>ZTE</w:t>
      </w:r>
    </w:p>
    <w:p w14:paraId="291A068A" w14:textId="30D7C6C4" w:rsidR="00D7097B" w:rsidRPr="00793626" w:rsidRDefault="006F79AF" w:rsidP="00D7097B">
      <w:pPr>
        <w:rPr>
          <w:b/>
          <w:bCs/>
        </w:rPr>
      </w:pPr>
      <w:hyperlink r:id="rId460" w:history="1">
        <w:r>
          <w:rPr>
            <w:rStyle w:val="Hyperlink"/>
            <w:b/>
            <w:bCs/>
          </w:rPr>
          <w:t>R1-2404235</w:t>
        </w:r>
      </w:hyperlink>
      <w:r w:rsidR="00D7097B" w:rsidRPr="00793626">
        <w:rPr>
          <w:b/>
          <w:bCs/>
        </w:rPr>
        <w:tab/>
        <w:t>Draft CR on Precoding information and number of layers in DCI format 0_3</w:t>
      </w:r>
      <w:r w:rsidR="00D7097B" w:rsidRPr="00793626">
        <w:rPr>
          <w:b/>
          <w:bCs/>
        </w:rPr>
        <w:tab/>
        <w:t>ZTE</w:t>
      </w:r>
    </w:p>
    <w:p w14:paraId="6679A20A" w14:textId="31FF725D" w:rsidR="00D7097B" w:rsidRPr="00D7097B" w:rsidRDefault="006F79AF" w:rsidP="00D7097B">
      <w:pPr>
        <w:rPr>
          <w:bCs/>
        </w:rPr>
      </w:pPr>
      <w:hyperlink r:id="rId461" w:history="1">
        <w:r>
          <w:rPr>
            <w:rStyle w:val="Hyperlink"/>
            <w:bCs/>
          </w:rPr>
          <w:t>R1-2404376</w:t>
        </w:r>
      </w:hyperlink>
      <w:r w:rsidR="00D7097B" w:rsidRPr="00D7097B">
        <w:rPr>
          <w:bCs/>
        </w:rPr>
        <w:tab/>
        <w:t>Maintenance on Multi-Carrier Enhancements for NR</w:t>
      </w:r>
      <w:r w:rsidR="00D7097B" w:rsidRPr="00D7097B">
        <w:rPr>
          <w:bCs/>
        </w:rPr>
        <w:tab/>
        <w:t>CATT</w:t>
      </w:r>
    </w:p>
    <w:p w14:paraId="634A4587" w14:textId="7AC861D6" w:rsidR="00D7097B" w:rsidRPr="00D7097B" w:rsidRDefault="006F79AF" w:rsidP="00D7097B">
      <w:pPr>
        <w:rPr>
          <w:bCs/>
        </w:rPr>
      </w:pPr>
      <w:hyperlink r:id="rId462" w:history="1">
        <w:r>
          <w:rPr>
            <w:rStyle w:val="Hyperlink"/>
            <w:bCs/>
          </w:rPr>
          <w:t>R1-2404377</w:t>
        </w:r>
      </w:hyperlink>
      <w:r w:rsidR="00D7097B" w:rsidRPr="00D7097B">
        <w:rPr>
          <w:bCs/>
        </w:rPr>
        <w:tab/>
        <w:t>Draft CR on maxNrofCodeWordsScheduledByDCI for second Type-2 HARQ-ACK codebook</w:t>
      </w:r>
      <w:r w:rsidR="00D7097B" w:rsidRPr="00D7097B">
        <w:rPr>
          <w:bCs/>
        </w:rPr>
        <w:tab/>
        <w:t>CATT</w:t>
      </w:r>
    </w:p>
    <w:p w14:paraId="335A3B76" w14:textId="4C3709EF" w:rsidR="00D7097B" w:rsidRPr="00D7097B" w:rsidRDefault="006F79AF" w:rsidP="00D7097B">
      <w:pPr>
        <w:rPr>
          <w:bCs/>
        </w:rPr>
      </w:pPr>
      <w:hyperlink r:id="rId463" w:history="1">
        <w:r>
          <w:rPr>
            <w:rStyle w:val="Hyperlink"/>
            <w:bCs/>
          </w:rPr>
          <w:t>R1-2404378</w:t>
        </w:r>
      </w:hyperlink>
      <w:r w:rsidR="00D7097B" w:rsidRPr="00D7097B">
        <w:rPr>
          <w:bCs/>
        </w:rPr>
        <w:tab/>
        <w:t>Draft CR on HARQ-ACK information skipping due to BWP change for second Type-2 HARQ-ACK codebook</w:t>
      </w:r>
      <w:r w:rsidR="00D7097B" w:rsidRPr="00D7097B">
        <w:rPr>
          <w:bCs/>
        </w:rPr>
        <w:tab/>
        <w:t>CATT</w:t>
      </w:r>
    </w:p>
    <w:p w14:paraId="27A7FB88" w14:textId="46933FAE" w:rsidR="00D7097B" w:rsidRPr="00D7097B" w:rsidRDefault="006F79AF" w:rsidP="00D7097B">
      <w:pPr>
        <w:rPr>
          <w:bCs/>
        </w:rPr>
      </w:pPr>
      <w:hyperlink r:id="rId464" w:history="1">
        <w:r>
          <w:rPr>
            <w:rStyle w:val="Hyperlink"/>
            <w:bCs/>
          </w:rPr>
          <w:t>R1-2404379</w:t>
        </w:r>
      </w:hyperlink>
      <w:r w:rsidR="00D7097B" w:rsidRPr="00D7097B">
        <w:rPr>
          <w:bCs/>
        </w:rPr>
        <w:tab/>
        <w:t>Draft CR on information field determination for DCI 0_3/1_3  in case of BWP change</w:t>
      </w:r>
      <w:r w:rsidR="00D7097B" w:rsidRPr="00D7097B">
        <w:rPr>
          <w:bCs/>
        </w:rPr>
        <w:tab/>
        <w:t>CATT</w:t>
      </w:r>
    </w:p>
    <w:p w14:paraId="726945D4" w14:textId="5CD70CBB" w:rsidR="00D7097B" w:rsidRPr="00D7097B" w:rsidRDefault="006F79AF" w:rsidP="00D7097B">
      <w:pPr>
        <w:rPr>
          <w:bCs/>
        </w:rPr>
      </w:pPr>
      <w:hyperlink r:id="rId465" w:history="1">
        <w:r>
          <w:rPr>
            <w:rStyle w:val="Hyperlink"/>
            <w:bCs/>
          </w:rPr>
          <w:t>R1-2404481</w:t>
        </w:r>
      </w:hyperlink>
      <w:r w:rsidR="00D7097B" w:rsidRPr="00D7097B">
        <w:rPr>
          <w:bCs/>
        </w:rPr>
        <w:tab/>
        <w:t>Correction of bitwidth determination of beta_offset indicator field of DCI format 0_1</w:t>
      </w:r>
      <w:r w:rsidR="00D7097B" w:rsidRPr="00D7097B">
        <w:rPr>
          <w:bCs/>
        </w:rPr>
        <w:tab/>
        <w:t>Nokia</w:t>
      </w:r>
    </w:p>
    <w:p w14:paraId="4BA8C369" w14:textId="754FECC0" w:rsidR="00D7097B" w:rsidRPr="00D7097B" w:rsidRDefault="006F79AF" w:rsidP="00D7097B">
      <w:pPr>
        <w:rPr>
          <w:bCs/>
        </w:rPr>
      </w:pPr>
      <w:hyperlink r:id="rId466" w:history="1">
        <w:r>
          <w:rPr>
            <w:rStyle w:val="Hyperlink"/>
            <w:bCs/>
          </w:rPr>
          <w:t>R1-2404482</w:t>
        </w:r>
      </w:hyperlink>
      <w:r w:rsidR="00D7097B" w:rsidRPr="00D7097B">
        <w:rPr>
          <w:bCs/>
        </w:rPr>
        <w:tab/>
        <w:t>Correction of UCI-onPUSCH for PUSCH scheduled by DCI format 0_1 and 0_3</w:t>
      </w:r>
      <w:r w:rsidR="00D7097B" w:rsidRPr="00D7097B">
        <w:rPr>
          <w:bCs/>
        </w:rPr>
        <w:tab/>
        <w:t>Nokia</w:t>
      </w:r>
    </w:p>
    <w:p w14:paraId="245D747A" w14:textId="3983A945" w:rsidR="00D7097B" w:rsidRPr="00D7097B" w:rsidRDefault="006F79AF" w:rsidP="00D7097B">
      <w:pPr>
        <w:rPr>
          <w:bCs/>
        </w:rPr>
      </w:pPr>
      <w:hyperlink r:id="rId467" w:history="1">
        <w:r>
          <w:rPr>
            <w:rStyle w:val="Hyperlink"/>
            <w:bCs/>
          </w:rPr>
          <w:t>R1-2404730</w:t>
        </w:r>
      </w:hyperlink>
      <w:r w:rsidR="00D7097B" w:rsidRPr="00D7097B">
        <w:rPr>
          <w:bCs/>
        </w:rPr>
        <w:tab/>
        <w:t>Correction on PDCCH Search Space for Rel-18 Multi-Carrier Enhancements</w:t>
      </w:r>
      <w:r w:rsidR="00D7097B" w:rsidRPr="00D7097B">
        <w:rPr>
          <w:bCs/>
        </w:rPr>
        <w:tab/>
        <w:t>Langbo</w:t>
      </w:r>
    </w:p>
    <w:p w14:paraId="304A444A" w14:textId="46C9576A" w:rsidR="00D7097B" w:rsidRPr="00D7097B" w:rsidRDefault="006F79AF" w:rsidP="00D7097B">
      <w:pPr>
        <w:rPr>
          <w:bCs/>
        </w:rPr>
      </w:pPr>
      <w:hyperlink r:id="rId468" w:history="1">
        <w:r>
          <w:rPr>
            <w:rStyle w:val="Hyperlink"/>
            <w:bCs/>
          </w:rPr>
          <w:t>R1-2404731</w:t>
        </w:r>
      </w:hyperlink>
      <w:r w:rsidR="00D7097B" w:rsidRPr="00D7097B">
        <w:rPr>
          <w:bCs/>
        </w:rPr>
        <w:tab/>
        <w:t>Correction on Minimum Scheduling Offset for Rel-18 Multi-Carrier Enhancements</w:t>
      </w:r>
      <w:r w:rsidR="00D7097B" w:rsidRPr="00D7097B">
        <w:rPr>
          <w:bCs/>
        </w:rPr>
        <w:tab/>
        <w:t>Langbo</w:t>
      </w:r>
    </w:p>
    <w:p w14:paraId="2C2A87CD" w14:textId="54B93709" w:rsidR="00D7097B" w:rsidRPr="005A7E9B" w:rsidRDefault="006F79AF" w:rsidP="00D7097B">
      <w:pPr>
        <w:rPr>
          <w:b/>
          <w:bCs/>
        </w:rPr>
      </w:pPr>
      <w:hyperlink r:id="rId469" w:history="1">
        <w:r>
          <w:rPr>
            <w:rStyle w:val="Hyperlink"/>
            <w:b/>
            <w:bCs/>
          </w:rPr>
          <w:t>R1-2404855</w:t>
        </w:r>
      </w:hyperlink>
      <w:r w:rsidR="00D7097B" w:rsidRPr="005A7E9B">
        <w:rPr>
          <w:b/>
          <w:bCs/>
        </w:rPr>
        <w:tab/>
        <w:t>Draft CR on Type-2 field blocks in DCI 1_3/0_3</w:t>
      </w:r>
      <w:r w:rsidR="00D7097B" w:rsidRPr="005A7E9B">
        <w:rPr>
          <w:b/>
          <w:bCs/>
        </w:rPr>
        <w:tab/>
        <w:t>OPPO</w:t>
      </w:r>
    </w:p>
    <w:p w14:paraId="76A890CC" w14:textId="1B8FB567" w:rsidR="00D7097B" w:rsidRPr="00793626" w:rsidRDefault="006F79AF" w:rsidP="00D7097B">
      <w:pPr>
        <w:rPr>
          <w:b/>
          <w:bCs/>
        </w:rPr>
      </w:pPr>
      <w:hyperlink r:id="rId470" w:history="1">
        <w:r>
          <w:rPr>
            <w:rStyle w:val="Hyperlink"/>
            <w:b/>
            <w:bCs/>
          </w:rPr>
          <w:t>R1-2404856</w:t>
        </w:r>
      </w:hyperlink>
      <w:r w:rsidR="00D7097B" w:rsidRPr="00793626">
        <w:rPr>
          <w:b/>
          <w:bCs/>
        </w:rPr>
        <w:tab/>
        <w:t>Draft CR on number of MCS/NDI/RV blocks for TB-2 in DCI 1_3</w:t>
      </w:r>
      <w:r w:rsidR="00D7097B" w:rsidRPr="00793626">
        <w:rPr>
          <w:b/>
          <w:bCs/>
        </w:rPr>
        <w:tab/>
        <w:t>OPPO</w:t>
      </w:r>
    </w:p>
    <w:p w14:paraId="3BC7CD55" w14:textId="2FDB0798" w:rsidR="00D7097B" w:rsidRDefault="006F79AF" w:rsidP="00D7097B">
      <w:pPr>
        <w:rPr>
          <w:bCs/>
        </w:rPr>
      </w:pPr>
      <w:hyperlink r:id="rId471" w:history="1">
        <w:r>
          <w:rPr>
            <w:rStyle w:val="Hyperlink"/>
            <w:bCs/>
          </w:rPr>
          <w:t>R1-2405020</w:t>
        </w:r>
      </w:hyperlink>
      <w:r w:rsidR="00D7097B" w:rsidRPr="00D7097B">
        <w:rPr>
          <w:bCs/>
        </w:rPr>
        <w:tab/>
        <w:t>Maintenance on Multi-Carrier Enhancements for NR</w:t>
      </w:r>
      <w:r w:rsidR="00D7097B" w:rsidRPr="00D7097B">
        <w:rPr>
          <w:bCs/>
        </w:rPr>
        <w:tab/>
        <w:t>NTT DOCOMO, INC.</w:t>
      </w:r>
    </w:p>
    <w:p w14:paraId="78DA29D3" w14:textId="61233C39" w:rsidR="00793626" w:rsidRPr="00D7097B" w:rsidRDefault="006F79AF" w:rsidP="00793626">
      <w:pPr>
        <w:rPr>
          <w:bCs/>
        </w:rPr>
      </w:pPr>
      <w:hyperlink r:id="rId472" w:history="1">
        <w:r>
          <w:rPr>
            <w:rStyle w:val="Hyperlink"/>
            <w:bCs/>
          </w:rPr>
          <w:t>R1-2405220</w:t>
        </w:r>
      </w:hyperlink>
      <w:r w:rsidR="00793626" w:rsidRPr="00D7097B">
        <w:rPr>
          <w:bCs/>
        </w:rPr>
        <w:tab/>
        <w:t>Discussion on HARQ-ACK skipping for Rel-18 multi-cell scheduling</w:t>
      </w:r>
      <w:r w:rsidR="00793626" w:rsidRPr="00D7097B">
        <w:rPr>
          <w:bCs/>
        </w:rPr>
        <w:tab/>
        <w:t>Lenovo</w:t>
      </w:r>
    </w:p>
    <w:p w14:paraId="64837085" w14:textId="1824C2F1" w:rsidR="00793626" w:rsidRPr="00D7097B" w:rsidRDefault="006F79AF" w:rsidP="00793626">
      <w:pPr>
        <w:rPr>
          <w:bCs/>
        </w:rPr>
      </w:pPr>
      <w:hyperlink r:id="rId473" w:history="1">
        <w:r>
          <w:rPr>
            <w:rStyle w:val="Hyperlink"/>
            <w:bCs/>
          </w:rPr>
          <w:t>R1-2405221</w:t>
        </w:r>
      </w:hyperlink>
      <w:r w:rsidR="00793626" w:rsidRPr="00D7097B">
        <w:rPr>
          <w:bCs/>
        </w:rPr>
        <w:tab/>
        <w:t>Draft CR on HARQ-ACK skipping for Rel-18 multi-cell scheduling</w:t>
      </w:r>
      <w:r w:rsidR="00793626" w:rsidRPr="00D7097B">
        <w:rPr>
          <w:bCs/>
        </w:rPr>
        <w:tab/>
        <w:t>Lenovo</w:t>
      </w:r>
    </w:p>
    <w:p w14:paraId="78870DC9" w14:textId="519E30B7" w:rsidR="00793626" w:rsidRPr="00D7097B" w:rsidRDefault="006F79AF" w:rsidP="00793626">
      <w:pPr>
        <w:rPr>
          <w:bCs/>
        </w:rPr>
      </w:pPr>
      <w:hyperlink r:id="rId474" w:history="1">
        <w:r>
          <w:rPr>
            <w:rStyle w:val="Hyperlink"/>
            <w:bCs/>
          </w:rPr>
          <w:t>R1-2405308</w:t>
        </w:r>
      </w:hyperlink>
      <w:r w:rsidR="00793626" w:rsidRPr="00D7097B">
        <w:rPr>
          <w:bCs/>
        </w:rPr>
        <w:tab/>
        <w:t>Correction on SCell dormancy indication case 2 in case of BWP switching</w:t>
      </w:r>
      <w:r w:rsidR="00793626" w:rsidRPr="00D7097B">
        <w:rPr>
          <w:bCs/>
        </w:rPr>
        <w:tab/>
        <w:t>Huawei, HiSilicon</w:t>
      </w:r>
    </w:p>
    <w:p w14:paraId="7028CA6F" w14:textId="1A79A0D9" w:rsidR="00793626" w:rsidRPr="00D7097B" w:rsidRDefault="006F79AF" w:rsidP="00793626">
      <w:pPr>
        <w:rPr>
          <w:bCs/>
        </w:rPr>
      </w:pPr>
      <w:hyperlink r:id="rId475" w:history="1">
        <w:r>
          <w:rPr>
            <w:rStyle w:val="Hyperlink"/>
            <w:bCs/>
          </w:rPr>
          <w:t>R1-2405309</w:t>
        </w:r>
      </w:hyperlink>
      <w:r w:rsidR="00793626" w:rsidRPr="00D7097B">
        <w:rPr>
          <w:bCs/>
        </w:rPr>
        <w:tab/>
        <w:t>Correction on type 2 HARQ-ACK codebook skipping in case of BWP switching</w:t>
      </w:r>
      <w:r w:rsidR="00793626" w:rsidRPr="00D7097B">
        <w:rPr>
          <w:bCs/>
        </w:rPr>
        <w:tab/>
        <w:t>Huawei, HiSilicon</w:t>
      </w:r>
    </w:p>
    <w:p w14:paraId="67EAEC3F" w14:textId="4FA6C1F8" w:rsidR="00793626" w:rsidRPr="00D7097B" w:rsidRDefault="006F79AF" w:rsidP="00793626">
      <w:pPr>
        <w:rPr>
          <w:bCs/>
        </w:rPr>
      </w:pPr>
      <w:hyperlink r:id="rId476" w:history="1">
        <w:r>
          <w:rPr>
            <w:rStyle w:val="Hyperlink"/>
            <w:bCs/>
          </w:rPr>
          <w:t>R1-2405310</w:t>
        </w:r>
      </w:hyperlink>
      <w:r w:rsidR="00793626" w:rsidRPr="00D7097B">
        <w:rPr>
          <w:bCs/>
        </w:rPr>
        <w:tab/>
        <w:t>Correction on PDCCH overbooking in TS 38.213</w:t>
      </w:r>
      <w:r w:rsidR="00793626" w:rsidRPr="00D7097B">
        <w:rPr>
          <w:bCs/>
        </w:rPr>
        <w:tab/>
        <w:t>Huawei, HiSilicon</w:t>
      </w:r>
    </w:p>
    <w:p w14:paraId="0D891552" w14:textId="77777777" w:rsidR="00793626" w:rsidRPr="00D7097B" w:rsidRDefault="00793626" w:rsidP="00D7097B">
      <w:pPr>
        <w:rPr>
          <w:bCs/>
        </w:rPr>
      </w:pPr>
    </w:p>
    <w:p w14:paraId="6FFBA1EC" w14:textId="0ED011E6" w:rsidR="00793626" w:rsidRPr="00793626" w:rsidRDefault="006F79AF" w:rsidP="00793626">
      <w:pPr>
        <w:rPr>
          <w:bCs/>
        </w:rPr>
      </w:pPr>
      <w:hyperlink r:id="rId477" w:history="1">
        <w:r>
          <w:rPr>
            <w:rStyle w:val="Hyperlink"/>
            <w:bCs/>
          </w:rPr>
          <w:t>R1-2405451</w:t>
        </w:r>
      </w:hyperlink>
      <w:r w:rsidR="00793626" w:rsidRPr="00793626">
        <w:rPr>
          <w:bCs/>
        </w:rPr>
        <w:tab/>
        <w:t>Feature lead summary#1 on multi-cell scheduling with a single DCI</w:t>
      </w:r>
      <w:r w:rsidR="00793626" w:rsidRPr="00793626">
        <w:rPr>
          <w:bCs/>
        </w:rPr>
        <w:tab/>
        <w:t>Moderator (Lenovo)</w:t>
      </w:r>
    </w:p>
    <w:p w14:paraId="237FC2E3" w14:textId="7CB4CB3E" w:rsidR="00793626" w:rsidRPr="00793626" w:rsidRDefault="006F79AF" w:rsidP="00793626">
      <w:pPr>
        <w:rPr>
          <w:b/>
        </w:rPr>
      </w:pPr>
      <w:hyperlink r:id="rId478" w:history="1">
        <w:r>
          <w:rPr>
            <w:rStyle w:val="Hyperlink"/>
            <w:b/>
          </w:rPr>
          <w:t>R1-2405452</w:t>
        </w:r>
      </w:hyperlink>
      <w:r w:rsidR="00793626" w:rsidRPr="00793626">
        <w:rPr>
          <w:b/>
        </w:rPr>
        <w:tab/>
        <w:t>Feature lead summary#2 on multi-cell scheduling with a single DCI</w:t>
      </w:r>
      <w:r w:rsidR="00793626" w:rsidRPr="00793626">
        <w:rPr>
          <w:b/>
        </w:rPr>
        <w:tab/>
        <w:t>Moderator (Lenovo)</w:t>
      </w:r>
    </w:p>
    <w:p w14:paraId="46429E52" w14:textId="10D8436D" w:rsidR="00793626" w:rsidRDefault="00793626" w:rsidP="00793626">
      <w:pPr>
        <w:rPr>
          <w:bCs/>
        </w:rPr>
      </w:pPr>
      <w:r>
        <w:rPr>
          <w:bCs/>
        </w:rPr>
        <w:t>From Thursday session</w:t>
      </w:r>
    </w:p>
    <w:p w14:paraId="1614D05E" w14:textId="77777777" w:rsidR="00A9496D" w:rsidRPr="00A9496D" w:rsidRDefault="00A9496D" w:rsidP="00A9496D">
      <w:pPr>
        <w:rPr>
          <w:bCs/>
        </w:rPr>
      </w:pPr>
      <w:r w:rsidRPr="00A9496D">
        <w:rPr>
          <w:bCs/>
          <w:highlight w:val="green"/>
        </w:rPr>
        <w:t>Agreement</w:t>
      </w:r>
    </w:p>
    <w:p w14:paraId="378A622B" w14:textId="323832D2" w:rsidR="00A9496D" w:rsidRPr="00A9496D" w:rsidRDefault="00A9496D" w:rsidP="00A9496D">
      <w:pPr>
        <w:rPr>
          <w:bCs/>
        </w:rPr>
      </w:pPr>
      <w:r w:rsidRPr="00A9496D">
        <w:rPr>
          <w:bCs/>
        </w:rPr>
        <w:t xml:space="preserve">The TP in draft CR </w:t>
      </w:r>
      <w:hyperlink r:id="rId479" w:history="1">
        <w:r w:rsidR="006F79AF">
          <w:rPr>
            <w:rStyle w:val="Hyperlink"/>
            <w:bCs/>
          </w:rPr>
          <w:t>R1-2404235</w:t>
        </w:r>
      </w:hyperlink>
      <w:r w:rsidRPr="00A9496D">
        <w:rPr>
          <w:bCs/>
        </w:rPr>
        <w:t xml:space="preserve"> for TS38.212 on correcting precoding information and number of layers in DCI format 0_3 is agreed for </w:t>
      </w:r>
      <w:r w:rsidR="00793626">
        <w:rPr>
          <w:bCs/>
        </w:rPr>
        <w:t>38.212</w:t>
      </w:r>
      <w:r w:rsidR="00793626" w:rsidRPr="00793626">
        <w:rPr>
          <w:bCs/>
        </w:rPr>
        <w:t xml:space="preserve"> </w:t>
      </w:r>
      <w:r w:rsidR="00793626" w:rsidRPr="00A9496D">
        <w:rPr>
          <w:bCs/>
        </w:rPr>
        <w:t>alignment CR</w:t>
      </w:r>
      <w:r w:rsidRPr="00A9496D">
        <w:rPr>
          <w:b/>
          <w:color w:val="FF0000"/>
        </w:rPr>
        <w:t>.</w:t>
      </w:r>
    </w:p>
    <w:p w14:paraId="52E4D20E" w14:textId="77777777" w:rsidR="00A9496D" w:rsidRPr="00A9496D" w:rsidRDefault="00A9496D" w:rsidP="00A9496D">
      <w:pPr>
        <w:rPr>
          <w:bCs/>
        </w:rPr>
      </w:pPr>
    </w:p>
    <w:p w14:paraId="2F5B3309" w14:textId="77777777" w:rsidR="00A9496D" w:rsidRPr="00A9496D" w:rsidRDefault="00A9496D" w:rsidP="00A9496D">
      <w:pPr>
        <w:rPr>
          <w:bCs/>
        </w:rPr>
      </w:pPr>
      <w:r w:rsidRPr="00A9496D">
        <w:rPr>
          <w:bCs/>
          <w:highlight w:val="green"/>
        </w:rPr>
        <w:t>Agreement</w:t>
      </w:r>
    </w:p>
    <w:p w14:paraId="58C1B2D7" w14:textId="45B4C77C" w:rsidR="00A9496D" w:rsidRPr="00793626" w:rsidRDefault="00A9496D" w:rsidP="00A9496D">
      <w:pPr>
        <w:rPr>
          <w:bCs/>
        </w:rPr>
      </w:pPr>
      <w:r w:rsidRPr="00A9496D">
        <w:rPr>
          <w:bCs/>
        </w:rPr>
        <w:t xml:space="preserve">The TP in draft CR </w:t>
      </w:r>
      <w:hyperlink r:id="rId480" w:history="1">
        <w:r w:rsidR="006F79AF">
          <w:rPr>
            <w:rStyle w:val="Hyperlink"/>
            <w:bCs/>
          </w:rPr>
          <w:t>R1-2404856</w:t>
        </w:r>
      </w:hyperlink>
      <w:r w:rsidRPr="00A9496D">
        <w:rPr>
          <w:bCs/>
        </w:rPr>
        <w:t xml:space="preserve"> for TS38.212 on correcting number of MCS/NDI/RV blocks for TB-2 in DCI 1_3 is agreed for </w:t>
      </w:r>
      <w:r w:rsidR="00793626">
        <w:rPr>
          <w:bCs/>
        </w:rPr>
        <w:t>38.212</w:t>
      </w:r>
      <w:r w:rsidR="00793626" w:rsidRPr="00793626">
        <w:rPr>
          <w:bCs/>
        </w:rPr>
        <w:t xml:space="preserve"> </w:t>
      </w:r>
      <w:r w:rsidRPr="00A9496D">
        <w:rPr>
          <w:bCs/>
        </w:rPr>
        <w:t>alignment CR.</w:t>
      </w:r>
    </w:p>
    <w:p w14:paraId="78B84DD4" w14:textId="77777777" w:rsidR="00793626" w:rsidRDefault="00793626" w:rsidP="00A9496D">
      <w:pPr>
        <w:rPr>
          <w:bCs/>
        </w:rPr>
      </w:pPr>
    </w:p>
    <w:p w14:paraId="2DADB9FE" w14:textId="77777777" w:rsidR="0048642B" w:rsidRPr="00793626" w:rsidRDefault="0048642B" w:rsidP="00A9496D">
      <w:pPr>
        <w:rPr>
          <w:bCs/>
        </w:rPr>
      </w:pPr>
    </w:p>
    <w:p w14:paraId="3EF0FE18" w14:textId="79E9D62B" w:rsidR="00793626" w:rsidRPr="0048642B" w:rsidRDefault="006F79AF" w:rsidP="00793626">
      <w:pPr>
        <w:rPr>
          <w:b/>
        </w:rPr>
      </w:pPr>
      <w:hyperlink r:id="rId481" w:history="1">
        <w:r>
          <w:rPr>
            <w:rStyle w:val="Hyperlink"/>
            <w:b/>
          </w:rPr>
          <w:t>R1-2405453</w:t>
        </w:r>
      </w:hyperlink>
      <w:r w:rsidR="00793626" w:rsidRPr="0048642B">
        <w:rPr>
          <w:b/>
        </w:rPr>
        <w:tab/>
        <w:t>Feature lead summary#3 on multi-cell scheduling with a single DCI</w:t>
      </w:r>
      <w:r w:rsidR="00793626" w:rsidRPr="0048642B">
        <w:rPr>
          <w:b/>
        </w:rPr>
        <w:tab/>
        <w:t>Moderator (Lenovo)</w:t>
      </w:r>
    </w:p>
    <w:p w14:paraId="3BE1C985" w14:textId="03D83108" w:rsidR="0048642B" w:rsidRPr="00A9496D" w:rsidRDefault="0048642B" w:rsidP="0048642B">
      <w:pPr>
        <w:rPr>
          <w:bCs/>
        </w:rPr>
      </w:pPr>
      <w:r w:rsidRPr="0048642B">
        <w:rPr>
          <w:bCs/>
          <w:lang w:eastAsia="ko-KR"/>
        </w:rPr>
        <w:t>From Friday session</w:t>
      </w:r>
    </w:p>
    <w:p w14:paraId="5FFCC49D" w14:textId="77777777" w:rsidR="0048642B" w:rsidRPr="00A9496D" w:rsidRDefault="0048642B" w:rsidP="0048642B">
      <w:pPr>
        <w:rPr>
          <w:bCs/>
          <w:lang w:eastAsia="ko-KR"/>
        </w:rPr>
      </w:pPr>
      <w:r w:rsidRPr="00A9496D">
        <w:rPr>
          <w:rFonts w:hint="eastAsia"/>
          <w:bCs/>
          <w:highlight w:val="green"/>
          <w:lang w:eastAsia="ko-KR"/>
        </w:rPr>
        <w:t>A</w:t>
      </w:r>
      <w:r w:rsidRPr="00A9496D">
        <w:rPr>
          <w:bCs/>
          <w:highlight w:val="green"/>
          <w:lang w:eastAsia="ko-KR"/>
        </w:rPr>
        <w:t>greement</w:t>
      </w:r>
    </w:p>
    <w:p w14:paraId="7F0F97F1" w14:textId="56446033" w:rsidR="0048642B" w:rsidRDefault="0048642B" w:rsidP="0048642B">
      <w:pPr>
        <w:rPr>
          <w:bCs/>
          <w:lang w:eastAsia="ko-KR"/>
        </w:rPr>
      </w:pPr>
      <w:r w:rsidRPr="00A9496D">
        <w:rPr>
          <w:rFonts w:hint="eastAsia"/>
          <w:bCs/>
          <w:lang w:eastAsia="ko-KR"/>
        </w:rPr>
        <w:t>F</w:t>
      </w:r>
      <w:r w:rsidRPr="00A9496D">
        <w:rPr>
          <w:bCs/>
          <w:lang w:eastAsia="ko-KR"/>
        </w:rPr>
        <w:t>ollowing TP is agreed for TS38.214.</w:t>
      </w:r>
    </w:p>
    <w:p w14:paraId="2F9560BD" w14:textId="412B9FD4" w:rsidR="0048642B" w:rsidRPr="00A9496D" w:rsidRDefault="0048642B" w:rsidP="0048642B">
      <w:pPr>
        <w:rPr>
          <w:bCs/>
          <w:color w:val="FF0000"/>
          <w:lang w:eastAsia="ko-KR"/>
        </w:rPr>
      </w:pPr>
      <w:r w:rsidRPr="0048642B">
        <w:rPr>
          <w:bCs/>
          <w:color w:val="FF0000"/>
          <w:lang w:eastAsia="ko-KR"/>
        </w:rPr>
        <w:t>----------Start of TP----------</w:t>
      </w:r>
    </w:p>
    <w:p w14:paraId="144501BF" w14:textId="77777777" w:rsidR="0048642B" w:rsidRPr="0048642B" w:rsidRDefault="0048642B" w:rsidP="0048642B">
      <w:pPr>
        <w:rPr>
          <w:rFonts w:ascii="Arial" w:hAnsi="Arial" w:cs="Arial"/>
          <w:b/>
          <w:bCs/>
          <w:sz w:val="16"/>
          <w:szCs w:val="16"/>
        </w:rPr>
      </w:pPr>
      <w:r w:rsidRPr="0048642B">
        <w:rPr>
          <w:rFonts w:ascii="Arial" w:hAnsi="Arial" w:cs="Arial"/>
          <w:b/>
          <w:bCs/>
          <w:sz w:val="16"/>
          <w:szCs w:val="16"/>
        </w:rPr>
        <w:t>5.1.5</w:t>
      </w:r>
      <w:r w:rsidRPr="0048642B">
        <w:rPr>
          <w:rFonts w:ascii="Arial" w:hAnsi="Arial" w:cs="Arial"/>
          <w:b/>
          <w:bCs/>
          <w:sz w:val="16"/>
          <w:szCs w:val="16"/>
        </w:rPr>
        <w:tab/>
        <w:t>Antenna ports quasi co-location</w:t>
      </w:r>
    </w:p>
    <w:p w14:paraId="3660C658" w14:textId="77777777" w:rsidR="0048642B" w:rsidRPr="00A9496D" w:rsidRDefault="0048642B" w:rsidP="0048642B">
      <w:pPr>
        <w:jc w:val="center"/>
        <w:rPr>
          <w:rFonts w:ascii="Arial" w:eastAsia="SimSun" w:hAnsi="Arial" w:cs="Arial"/>
          <w:sz w:val="16"/>
          <w:szCs w:val="16"/>
          <w:lang w:eastAsia="ja-JP"/>
        </w:rPr>
      </w:pPr>
      <w:r w:rsidRPr="00A9496D">
        <w:rPr>
          <w:rFonts w:ascii="Arial" w:eastAsia="SimSun" w:hAnsi="Arial" w:cs="Arial"/>
          <w:sz w:val="16"/>
          <w:szCs w:val="16"/>
          <w:lang w:eastAsia="ja-JP"/>
        </w:rPr>
        <w:t>&lt;text omitted&gt;</w:t>
      </w:r>
    </w:p>
    <w:p w14:paraId="39A5DC29" w14:textId="77777777" w:rsidR="0048642B" w:rsidRPr="00A9496D" w:rsidRDefault="0048642B" w:rsidP="0048642B">
      <w:pPr>
        <w:rPr>
          <w:rFonts w:ascii="Arial" w:hAnsi="Arial" w:cs="Arial"/>
          <w:sz w:val="16"/>
          <w:szCs w:val="16"/>
        </w:rPr>
      </w:pPr>
      <w:r w:rsidRPr="00A9496D">
        <w:rPr>
          <w:rFonts w:ascii="Arial" w:hAnsi="Arial" w:cs="Arial"/>
          <w:sz w:val="16"/>
          <w:szCs w:val="16"/>
        </w:rPr>
        <w:t xml:space="preserve">When </w:t>
      </w:r>
      <w:r w:rsidRPr="00A9496D">
        <w:rPr>
          <w:rFonts w:ascii="Arial" w:hAnsi="Arial" w:cs="Arial"/>
          <w:i/>
          <w:sz w:val="16"/>
          <w:szCs w:val="16"/>
        </w:rPr>
        <w:t xml:space="preserve">tci-PresentInDCI </w:t>
      </w:r>
      <w:r w:rsidRPr="00A9496D">
        <w:rPr>
          <w:rFonts w:ascii="Arial" w:hAnsi="Arial" w:cs="Arial"/>
          <w:sz w:val="16"/>
          <w:szCs w:val="16"/>
        </w:rPr>
        <w:t xml:space="preserve">is set as 'enabled' or </w:t>
      </w:r>
      <w:r w:rsidRPr="00A9496D">
        <w:rPr>
          <w:rFonts w:ascii="Arial" w:hAnsi="Arial" w:cs="Arial"/>
          <w:i/>
          <w:sz w:val="16"/>
          <w:szCs w:val="16"/>
        </w:rPr>
        <w:t xml:space="preserve">tci-PresentDCI-1-2 </w:t>
      </w:r>
      <w:r w:rsidRPr="00A9496D">
        <w:rPr>
          <w:rFonts w:ascii="Arial" w:hAnsi="Arial" w:cs="Arial"/>
          <w:sz w:val="16"/>
          <w:szCs w:val="16"/>
        </w:rPr>
        <w:t xml:space="preserve">is configured for the CORESET, a UE configured with </w:t>
      </w:r>
      <w:r w:rsidRPr="00A9496D">
        <w:rPr>
          <w:rFonts w:ascii="Arial" w:hAnsi="Arial" w:cs="Arial"/>
          <w:i/>
          <w:iCs/>
          <w:color w:val="000000"/>
          <w:sz w:val="16"/>
          <w:szCs w:val="16"/>
        </w:rPr>
        <w:t>dl-OrJointTCI-StateList</w:t>
      </w:r>
      <w:r w:rsidRPr="00A9496D">
        <w:rPr>
          <w:rFonts w:ascii="Arial" w:hAnsi="Arial" w:cs="Arial"/>
          <w:color w:val="000000"/>
          <w:sz w:val="16"/>
          <w:szCs w:val="16"/>
        </w:rPr>
        <w:t xml:space="preserve"> with</w:t>
      </w:r>
      <w:r w:rsidRPr="00A9496D">
        <w:rPr>
          <w:rFonts w:ascii="Arial" w:hAnsi="Arial" w:cs="Arial"/>
          <w:sz w:val="16"/>
          <w:szCs w:val="16"/>
        </w:rPr>
        <w:t xml:space="preserve"> activated </w:t>
      </w:r>
      <w:r w:rsidRPr="00A9496D">
        <w:rPr>
          <w:rFonts w:ascii="Arial" w:hAnsi="Arial" w:cs="Arial"/>
          <w:i/>
          <w:iCs/>
          <w:color w:val="000000"/>
          <w:sz w:val="16"/>
          <w:szCs w:val="16"/>
        </w:rPr>
        <w:t xml:space="preserve">TCI-State </w:t>
      </w:r>
      <w:r w:rsidRPr="00A9496D">
        <w:rPr>
          <w:rFonts w:ascii="Arial" w:hAnsi="Arial" w:cs="Arial"/>
          <w:color w:val="000000"/>
          <w:sz w:val="16"/>
          <w:szCs w:val="16"/>
        </w:rPr>
        <w:t xml:space="preserve">or </w:t>
      </w:r>
      <w:r w:rsidRPr="00A9496D">
        <w:rPr>
          <w:rFonts w:ascii="Arial" w:hAnsi="Arial" w:cs="Arial"/>
          <w:i/>
          <w:iCs/>
          <w:color w:val="000000"/>
          <w:sz w:val="16"/>
          <w:szCs w:val="16"/>
        </w:rPr>
        <w:t>ul-TCI-StateList</w:t>
      </w:r>
      <w:r w:rsidRPr="00A9496D">
        <w:rPr>
          <w:rFonts w:ascii="Arial" w:hAnsi="Arial" w:cs="Arial"/>
          <w:color w:val="000000"/>
          <w:sz w:val="16"/>
          <w:szCs w:val="16"/>
        </w:rPr>
        <w:t xml:space="preserve"> with activated</w:t>
      </w:r>
      <w:r w:rsidRPr="00A9496D">
        <w:rPr>
          <w:rFonts w:ascii="Arial" w:hAnsi="Arial" w:cs="Arial"/>
          <w:i/>
          <w:iCs/>
          <w:color w:val="000000"/>
          <w:sz w:val="16"/>
          <w:szCs w:val="16"/>
        </w:rPr>
        <w:t xml:space="preserve"> TCI-UL-State</w:t>
      </w:r>
      <w:r w:rsidRPr="00A9496D" w:rsidDel="0006453D">
        <w:rPr>
          <w:rFonts w:ascii="Arial" w:hAnsi="Arial" w:cs="Arial"/>
          <w:sz w:val="16"/>
          <w:szCs w:val="16"/>
        </w:rPr>
        <w:t xml:space="preserve"> </w:t>
      </w:r>
      <w:r w:rsidRPr="00A9496D">
        <w:rPr>
          <w:rFonts w:ascii="Arial" w:hAnsi="Arial" w:cs="Arial"/>
          <w:sz w:val="16"/>
          <w:szCs w:val="16"/>
        </w:rPr>
        <w:t>receives DCI format 1_1/1_2/1_3 providing indicated</w:t>
      </w:r>
      <w:r w:rsidRPr="00A9496D">
        <w:rPr>
          <w:rFonts w:ascii="Arial" w:hAnsi="Arial" w:cs="Arial"/>
          <w:i/>
          <w:iCs/>
          <w:sz w:val="16"/>
          <w:szCs w:val="16"/>
        </w:rPr>
        <w:t xml:space="preserve"> </w:t>
      </w:r>
      <w:r w:rsidRPr="00A9496D">
        <w:rPr>
          <w:rFonts w:ascii="Arial" w:hAnsi="Arial" w:cs="Arial"/>
          <w:i/>
          <w:iCs/>
          <w:color w:val="000000"/>
          <w:sz w:val="16"/>
          <w:szCs w:val="16"/>
        </w:rPr>
        <w:t>TCI-State(s)</w:t>
      </w:r>
      <w:r w:rsidRPr="00A9496D">
        <w:rPr>
          <w:rFonts w:ascii="Arial" w:hAnsi="Arial" w:cs="Arial"/>
          <w:color w:val="000000"/>
          <w:sz w:val="16"/>
          <w:szCs w:val="16"/>
        </w:rPr>
        <w:t xml:space="preserve"> and/or</w:t>
      </w:r>
      <w:r w:rsidRPr="00A9496D">
        <w:rPr>
          <w:rFonts w:ascii="Arial" w:hAnsi="Arial" w:cs="Arial"/>
          <w:i/>
          <w:iCs/>
          <w:color w:val="000000"/>
          <w:sz w:val="16"/>
          <w:szCs w:val="16"/>
        </w:rPr>
        <w:t xml:space="preserve"> TCI-UL-State(s)</w:t>
      </w:r>
      <w:r w:rsidRPr="00A9496D">
        <w:rPr>
          <w:rFonts w:ascii="Arial" w:hAnsi="Arial" w:cs="Arial"/>
          <w:i/>
          <w:iCs/>
          <w:sz w:val="16"/>
          <w:szCs w:val="16"/>
        </w:rPr>
        <w:t xml:space="preserve"> </w:t>
      </w:r>
      <w:r w:rsidRPr="00A9496D">
        <w:rPr>
          <w:rFonts w:ascii="Arial" w:hAnsi="Arial" w:cs="Arial"/>
          <w:sz w:val="16"/>
          <w:szCs w:val="16"/>
        </w:rPr>
        <w:t>for a CC or all CCs in the same CC list configured by</w:t>
      </w:r>
      <w:r w:rsidRPr="00A9496D">
        <w:rPr>
          <w:rFonts w:ascii="Arial" w:hAnsi="Arial" w:cs="Arial"/>
          <w:i/>
          <w:iCs/>
          <w:sz w:val="16"/>
          <w:szCs w:val="16"/>
        </w:rPr>
        <w:t xml:space="preserve"> simultaneousU-TCI-UpdateList1-r17, simultaneousU-TCI-UpdateList2-r17, simultaneousU-TCI-UpdateList3-r17, simultaneousU-TCI-UpdateList4-r17</w:t>
      </w:r>
      <w:r w:rsidRPr="00A9496D">
        <w:rPr>
          <w:rFonts w:ascii="Arial" w:hAnsi="Arial" w:cs="Arial"/>
          <w:sz w:val="16"/>
          <w:szCs w:val="16"/>
        </w:rPr>
        <w:t xml:space="preserve">. </w:t>
      </w:r>
      <w:ins w:id="120" w:author="Haipeng HP1 Lei" w:date="2024-05-23T16:41:00Z">
        <w:r w:rsidRPr="00A9496D">
          <w:rPr>
            <w:rFonts w:ascii="Arial" w:hAnsi="Arial" w:cs="Arial"/>
            <w:color w:val="00B050"/>
            <w:sz w:val="16"/>
            <w:szCs w:val="16"/>
            <w:lang w:eastAsia="ja-JP"/>
          </w:rPr>
          <w:t xml:space="preserve">The </w:t>
        </w:r>
        <w:r w:rsidRPr="00A9496D">
          <w:rPr>
            <w:rFonts w:ascii="Arial" w:hAnsi="Arial" w:cs="Arial"/>
            <w:color w:val="FF0000"/>
            <w:sz w:val="16"/>
            <w:szCs w:val="16"/>
            <w:lang w:eastAsia="ja-JP"/>
          </w:rPr>
          <w:t xml:space="preserve">DCI format 1_3 </w:t>
        </w:r>
        <w:r w:rsidRPr="00A9496D">
          <w:rPr>
            <w:rFonts w:ascii="Arial" w:hAnsi="Arial" w:cs="Arial"/>
            <w:color w:val="00B050"/>
            <w:sz w:val="16"/>
            <w:szCs w:val="16"/>
            <w:lang w:eastAsia="ja-JP"/>
          </w:rPr>
          <w:t xml:space="preserve">provides </w:t>
        </w:r>
        <w:r w:rsidRPr="00A9496D">
          <w:rPr>
            <w:rFonts w:ascii="Arial" w:hAnsi="Arial" w:cs="Arial"/>
            <w:color w:val="FF0000"/>
            <w:sz w:val="16"/>
            <w:szCs w:val="16"/>
            <w:lang w:val="x-none"/>
          </w:rPr>
          <w:t xml:space="preserve">indicated </w:t>
        </w:r>
        <w:r w:rsidRPr="00A9496D">
          <w:rPr>
            <w:rFonts w:ascii="Arial" w:hAnsi="Arial" w:cs="Arial"/>
            <w:i/>
            <w:color w:val="FF0000"/>
            <w:sz w:val="16"/>
            <w:szCs w:val="16"/>
            <w:lang w:val="x-none"/>
          </w:rPr>
          <w:t>TCI state(s)</w:t>
        </w:r>
        <w:r w:rsidRPr="00A9496D">
          <w:rPr>
            <w:rFonts w:ascii="Arial" w:hAnsi="Arial" w:cs="Arial"/>
            <w:color w:val="FF0000"/>
            <w:sz w:val="16"/>
            <w:szCs w:val="16"/>
            <w:lang w:val="x-none" w:eastAsia="ja-JP"/>
          </w:rPr>
          <w:t xml:space="preserve"> </w:t>
        </w:r>
        <w:r w:rsidRPr="00A9496D">
          <w:rPr>
            <w:rFonts w:ascii="Arial" w:hAnsi="Arial" w:cs="Arial"/>
            <w:color w:val="00B050"/>
            <w:sz w:val="16"/>
            <w:szCs w:val="16"/>
            <w:lang w:eastAsia="zh-TW"/>
          </w:rPr>
          <w:t>and/or</w:t>
        </w:r>
        <w:r w:rsidRPr="00A9496D">
          <w:rPr>
            <w:rFonts w:ascii="Arial" w:hAnsi="Arial" w:cs="Arial"/>
            <w:i/>
            <w:iCs/>
            <w:color w:val="00B050"/>
            <w:sz w:val="16"/>
            <w:szCs w:val="16"/>
            <w:lang w:eastAsia="zh-TW"/>
          </w:rPr>
          <w:t> TCI-UL-State(s)</w:t>
        </w:r>
        <w:r w:rsidRPr="00A9496D">
          <w:rPr>
            <w:rFonts w:ascii="Arial" w:hAnsi="Arial" w:cs="Arial"/>
            <w:i/>
            <w:iCs/>
            <w:color w:val="FF0000"/>
            <w:sz w:val="16"/>
            <w:szCs w:val="16"/>
            <w:lang w:eastAsia="zh-TW"/>
          </w:rPr>
          <w:t xml:space="preserve"> </w:t>
        </w:r>
        <w:r w:rsidRPr="00A9496D">
          <w:rPr>
            <w:rFonts w:ascii="Arial" w:hAnsi="Arial" w:cs="Arial"/>
            <w:color w:val="00B050"/>
            <w:sz w:val="16"/>
            <w:szCs w:val="16"/>
            <w:lang w:eastAsia="zh-TW"/>
          </w:rPr>
          <w:t xml:space="preserve">for the </w:t>
        </w:r>
        <w:r w:rsidRPr="00A9496D">
          <w:rPr>
            <w:rFonts w:ascii="Arial" w:hAnsi="Arial" w:cs="Arial"/>
            <w:color w:val="00B0F0"/>
            <w:sz w:val="16"/>
            <w:szCs w:val="16"/>
            <w:lang w:eastAsia="zh-TW"/>
          </w:rPr>
          <w:t>CC(s)</w:t>
        </w:r>
        <w:r w:rsidRPr="00A9496D">
          <w:rPr>
            <w:rFonts w:ascii="Arial" w:hAnsi="Arial" w:cs="Arial"/>
            <w:color w:val="00B050"/>
            <w:sz w:val="16"/>
            <w:szCs w:val="16"/>
            <w:lang w:eastAsia="zh-TW"/>
          </w:rPr>
          <w:t xml:space="preserve"> in a </w:t>
        </w:r>
        <w:r w:rsidRPr="00A9496D">
          <w:rPr>
            <w:rFonts w:ascii="Arial" w:hAnsi="Arial" w:cs="Arial"/>
            <w:i/>
            <w:iCs/>
            <w:color w:val="00B050"/>
            <w:sz w:val="16"/>
            <w:szCs w:val="16"/>
            <w:lang w:eastAsia="zh-TW"/>
          </w:rPr>
          <w:t xml:space="preserve">scheduledCellListDCI-1-3 </w:t>
        </w:r>
        <w:r w:rsidRPr="00A9496D">
          <w:rPr>
            <w:rFonts w:ascii="Arial" w:hAnsi="Arial" w:cs="Arial"/>
            <w:color w:val="FF0000"/>
            <w:sz w:val="16"/>
            <w:szCs w:val="16"/>
            <w:lang w:val="x-none" w:eastAsia="ja-JP"/>
          </w:rPr>
          <w:t>if</w:t>
        </w:r>
        <w:r w:rsidRPr="00A9496D">
          <w:rPr>
            <w:rFonts w:ascii="Arial" w:hAnsi="Arial" w:cs="Arial"/>
            <w:color w:val="FF0000"/>
            <w:sz w:val="16"/>
            <w:szCs w:val="16"/>
            <w:lang w:eastAsia="ja-JP"/>
          </w:rPr>
          <w:t xml:space="preserve"> </w:t>
        </w:r>
        <w:r w:rsidRPr="00A9496D">
          <w:rPr>
            <w:rFonts w:ascii="Arial" w:hAnsi="Arial" w:cs="Arial"/>
            <w:color w:val="FF0000"/>
            <w:sz w:val="16"/>
            <w:szCs w:val="16"/>
            <w:lang w:val="x-none" w:eastAsia="ja-JP"/>
          </w:rPr>
          <w:t xml:space="preserve">the UE is scheduled by the DCI format 1_3 to receive PDSCH </w:t>
        </w:r>
        <w:r w:rsidRPr="00A9496D">
          <w:rPr>
            <w:rFonts w:ascii="Arial" w:hAnsi="Arial" w:cs="Arial"/>
            <w:color w:val="FF0000"/>
            <w:sz w:val="16"/>
            <w:szCs w:val="16"/>
            <w:lang w:eastAsia="ja-JP"/>
          </w:rPr>
          <w:t xml:space="preserve">at least </w:t>
        </w:r>
        <w:r w:rsidRPr="00A9496D">
          <w:rPr>
            <w:rFonts w:ascii="Arial" w:hAnsi="Arial" w:cs="Arial"/>
            <w:color w:val="FF0000"/>
            <w:sz w:val="16"/>
            <w:szCs w:val="16"/>
            <w:lang w:val="x-none" w:eastAsia="ja-JP"/>
          </w:rPr>
          <w:t xml:space="preserve">on </w:t>
        </w:r>
        <w:r w:rsidRPr="00A9496D">
          <w:rPr>
            <w:rFonts w:ascii="Arial" w:hAnsi="Arial" w:cs="Arial"/>
            <w:color w:val="FF0000"/>
            <w:sz w:val="16"/>
            <w:szCs w:val="16"/>
            <w:lang w:eastAsia="ja-JP"/>
          </w:rPr>
          <w:t>on</w:t>
        </w:r>
        <w:r w:rsidRPr="00A9496D">
          <w:rPr>
            <w:rFonts w:ascii="Arial" w:hAnsi="Arial" w:cs="Arial"/>
            <w:color w:val="FF0000"/>
            <w:sz w:val="16"/>
            <w:szCs w:val="16"/>
            <w:lang w:val="x-none" w:eastAsia="ja-JP"/>
          </w:rPr>
          <w:t>e serving cell</w:t>
        </w:r>
        <w:r w:rsidRPr="00A9496D">
          <w:rPr>
            <w:rFonts w:ascii="Arial" w:hAnsi="Arial" w:cs="Arial"/>
            <w:color w:val="FF0000"/>
            <w:sz w:val="16"/>
            <w:szCs w:val="16"/>
            <w:lang w:eastAsia="ja-JP"/>
          </w:rPr>
          <w:t xml:space="preserve"> </w:t>
        </w:r>
        <w:r w:rsidRPr="00A9496D">
          <w:rPr>
            <w:rFonts w:ascii="Arial" w:hAnsi="Arial" w:cs="Arial"/>
            <w:color w:val="00B050"/>
            <w:sz w:val="16"/>
            <w:szCs w:val="16"/>
            <w:lang w:eastAsia="zh-TW"/>
          </w:rPr>
          <w:t xml:space="preserve">in the </w:t>
        </w:r>
        <w:r w:rsidRPr="00A9496D">
          <w:rPr>
            <w:rFonts w:ascii="Arial" w:hAnsi="Arial" w:cs="Arial"/>
            <w:i/>
            <w:iCs/>
            <w:color w:val="00B050"/>
            <w:sz w:val="16"/>
            <w:szCs w:val="16"/>
            <w:lang w:eastAsia="zh-TW"/>
          </w:rPr>
          <w:t>scheduledCellListDCI-1-3</w:t>
        </w:r>
        <w:r w:rsidRPr="00A9496D">
          <w:rPr>
            <w:rFonts w:ascii="Arial" w:hAnsi="Arial" w:cs="Arial"/>
            <w:color w:val="FF0000"/>
            <w:sz w:val="16"/>
            <w:szCs w:val="16"/>
            <w:lang w:eastAsia="ja-JP"/>
          </w:rPr>
          <w:t>.</w:t>
        </w:r>
      </w:ins>
      <w:ins w:id="121" w:author="Haipeng HP1 Lei" w:date="2024-05-22T13:10:00Z">
        <w:r w:rsidRPr="00A9496D">
          <w:rPr>
            <w:rFonts w:ascii="Arial" w:hAnsi="Arial" w:cs="Arial"/>
            <w:color w:val="FF0000"/>
            <w:sz w:val="16"/>
            <w:szCs w:val="16"/>
            <w:lang w:eastAsia="ja-JP"/>
          </w:rPr>
          <w:t xml:space="preserve"> </w:t>
        </w:r>
      </w:ins>
      <w:r w:rsidRPr="00A9496D">
        <w:rPr>
          <w:rFonts w:ascii="Arial" w:hAnsi="Arial" w:cs="Arial"/>
          <w:sz w:val="16"/>
          <w:szCs w:val="16"/>
        </w:rPr>
        <w:t>The DCI format 1_1/1_2</w:t>
      </w:r>
      <w:del w:id="122" w:author="Haipeng HP1 Lei" w:date="2024-05-23T16:43:00Z">
        <w:r w:rsidRPr="00A9496D" w:rsidDel="00673DA7">
          <w:rPr>
            <w:rFonts w:ascii="Arial" w:hAnsi="Arial" w:cs="Arial"/>
            <w:sz w:val="16"/>
            <w:szCs w:val="16"/>
          </w:rPr>
          <w:delText>/1_3</w:delText>
        </w:r>
      </w:del>
      <w:r w:rsidRPr="00A9496D">
        <w:rPr>
          <w:rFonts w:ascii="Arial" w:hAnsi="Arial" w:cs="Arial"/>
          <w:sz w:val="16"/>
          <w:szCs w:val="16"/>
        </w:rPr>
        <w:t xml:space="preserve"> can be with or without, if applicable, DL assignment. If the DCI format 1_1/1_2</w:t>
      </w:r>
      <w:del w:id="123" w:author="Haipeng HP1 Lei" w:date="2024-05-23T16:43:00Z">
        <w:r w:rsidRPr="00A9496D" w:rsidDel="00673DA7">
          <w:rPr>
            <w:rFonts w:ascii="Arial" w:hAnsi="Arial" w:cs="Arial"/>
            <w:sz w:val="16"/>
            <w:szCs w:val="16"/>
          </w:rPr>
          <w:delText>/</w:delText>
        </w:r>
      </w:del>
      <w:r w:rsidRPr="00A9496D">
        <w:rPr>
          <w:rFonts w:ascii="Arial" w:hAnsi="Arial" w:cs="Arial"/>
          <w:sz w:val="16"/>
          <w:szCs w:val="16"/>
        </w:rPr>
        <w:t xml:space="preserve"> is without DL assignment, the UE can assume the following:</w:t>
      </w:r>
    </w:p>
    <w:p w14:paraId="2AFBE198" w14:textId="77777777" w:rsidR="0048642B" w:rsidRPr="00A9496D" w:rsidRDefault="0048642B" w:rsidP="0048642B">
      <w:pPr>
        <w:ind w:left="568" w:hanging="284"/>
        <w:rPr>
          <w:rFonts w:ascii="Arial" w:hAnsi="Arial" w:cs="Arial"/>
          <w:sz w:val="16"/>
          <w:szCs w:val="16"/>
        </w:rPr>
      </w:pPr>
      <w:r w:rsidRPr="00A9496D">
        <w:rPr>
          <w:rFonts w:ascii="Arial" w:hAnsi="Arial" w:cs="Arial"/>
          <w:sz w:val="16"/>
          <w:szCs w:val="16"/>
        </w:rPr>
        <w:t>-</w:t>
      </w:r>
      <w:r w:rsidRPr="00A9496D">
        <w:rPr>
          <w:rFonts w:ascii="Arial" w:hAnsi="Arial" w:cs="Arial"/>
          <w:sz w:val="16"/>
          <w:szCs w:val="16"/>
        </w:rPr>
        <w:tab/>
        <w:t>CS-RNTI is used to scramble the CRC for the DCI</w:t>
      </w:r>
    </w:p>
    <w:p w14:paraId="1C0A4FC0" w14:textId="77777777" w:rsidR="0048642B" w:rsidRPr="00A9496D" w:rsidRDefault="0048642B" w:rsidP="0048642B">
      <w:pPr>
        <w:ind w:left="568" w:hanging="284"/>
        <w:rPr>
          <w:rFonts w:ascii="Arial" w:hAnsi="Arial" w:cs="Arial"/>
          <w:sz w:val="16"/>
          <w:szCs w:val="16"/>
        </w:rPr>
      </w:pPr>
      <w:r w:rsidRPr="00A9496D">
        <w:rPr>
          <w:rFonts w:ascii="Arial" w:hAnsi="Arial" w:cs="Arial"/>
          <w:sz w:val="16"/>
          <w:szCs w:val="16"/>
        </w:rPr>
        <w:t>-</w:t>
      </w:r>
      <w:r w:rsidRPr="00A9496D">
        <w:rPr>
          <w:rFonts w:ascii="Arial" w:hAnsi="Arial" w:cs="Arial"/>
          <w:sz w:val="16"/>
          <w:szCs w:val="16"/>
        </w:rPr>
        <w:tab/>
        <w:t>The values of the following DCI fields are set as follows:</w:t>
      </w:r>
    </w:p>
    <w:p w14:paraId="52A22FD2" w14:textId="77777777" w:rsidR="0048642B" w:rsidRPr="00A9496D" w:rsidRDefault="0048642B" w:rsidP="0048642B">
      <w:pPr>
        <w:ind w:left="851" w:hanging="284"/>
        <w:rPr>
          <w:rFonts w:ascii="Arial" w:hAnsi="Arial" w:cs="Arial"/>
          <w:sz w:val="16"/>
          <w:szCs w:val="16"/>
        </w:rPr>
      </w:pPr>
      <w:r w:rsidRPr="00A9496D">
        <w:rPr>
          <w:rFonts w:ascii="Arial" w:hAnsi="Arial" w:cs="Arial"/>
          <w:sz w:val="16"/>
          <w:szCs w:val="16"/>
        </w:rPr>
        <w:t>-</w:t>
      </w:r>
      <w:r w:rsidRPr="00A9496D">
        <w:rPr>
          <w:rFonts w:ascii="Arial" w:hAnsi="Arial" w:cs="Arial"/>
          <w:sz w:val="16"/>
          <w:szCs w:val="16"/>
        </w:rPr>
        <w:tab/>
        <w:t>RV = all '1's</w:t>
      </w:r>
    </w:p>
    <w:p w14:paraId="33117889" w14:textId="77777777" w:rsidR="0048642B" w:rsidRPr="00A9496D" w:rsidRDefault="0048642B" w:rsidP="0048642B">
      <w:pPr>
        <w:ind w:left="851" w:hanging="284"/>
        <w:rPr>
          <w:rFonts w:ascii="Arial" w:eastAsia="Malgun Gothic" w:hAnsi="Arial" w:cs="Arial"/>
          <w:sz w:val="16"/>
          <w:szCs w:val="16"/>
        </w:rPr>
      </w:pPr>
      <w:r w:rsidRPr="00A9496D">
        <w:rPr>
          <w:rFonts w:ascii="Arial" w:hAnsi="Arial" w:cs="Arial"/>
          <w:sz w:val="16"/>
          <w:szCs w:val="16"/>
        </w:rPr>
        <w:t>-</w:t>
      </w:r>
      <w:r w:rsidRPr="00A9496D">
        <w:rPr>
          <w:rFonts w:ascii="Arial" w:hAnsi="Arial" w:cs="Arial"/>
          <w:sz w:val="16"/>
          <w:szCs w:val="16"/>
        </w:rPr>
        <w:tab/>
        <w:t>MCS = all '1's</w:t>
      </w:r>
    </w:p>
    <w:p w14:paraId="4049F32A" w14:textId="77777777" w:rsidR="0048642B" w:rsidRPr="00A9496D" w:rsidRDefault="0048642B" w:rsidP="0048642B">
      <w:pPr>
        <w:ind w:left="851" w:hanging="284"/>
        <w:rPr>
          <w:rFonts w:ascii="Arial" w:hAnsi="Arial" w:cs="Arial"/>
          <w:sz w:val="16"/>
          <w:szCs w:val="16"/>
        </w:rPr>
      </w:pPr>
      <w:r w:rsidRPr="00A9496D">
        <w:rPr>
          <w:rFonts w:ascii="Arial" w:hAnsi="Arial" w:cs="Arial"/>
          <w:sz w:val="16"/>
          <w:szCs w:val="16"/>
        </w:rPr>
        <w:t>-</w:t>
      </w:r>
      <w:r w:rsidRPr="00A9496D">
        <w:rPr>
          <w:rFonts w:ascii="Arial" w:hAnsi="Arial" w:cs="Arial"/>
          <w:sz w:val="16"/>
          <w:szCs w:val="16"/>
        </w:rPr>
        <w:tab/>
        <w:t>NDI = 0</w:t>
      </w:r>
    </w:p>
    <w:p w14:paraId="70027277" w14:textId="77777777" w:rsidR="0048642B" w:rsidRPr="00A9496D" w:rsidRDefault="0048642B" w:rsidP="0048642B">
      <w:pPr>
        <w:ind w:left="851" w:hanging="284"/>
        <w:rPr>
          <w:rFonts w:ascii="Arial" w:hAnsi="Arial" w:cs="Arial"/>
          <w:sz w:val="16"/>
          <w:szCs w:val="16"/>
        </w:rPr>
      </w:pPr>
      <w:r w:rsidRPr="00A9496D">
        <w:rPr>
          <w:rFonts w:ascii="Arial" w:hAnsi="Arial" w:cs="Arial"/>
          <w:sz w:val="16"/>
          <w:szCs w:val="16"/>
        </w:rPr>
        <w:t>-</w:t>
      </w:r>
      <w:r w:rsidRPr="00A9496D">
        <w:rPr>
          <w:rFonts w:ascii="Arial" w:hAnsi="Arial" w:cs="Arial"/>
          <w:sz w:val="16"/>
          <w:szCs w:val="16"/>
        </w:rPr>
        <w:tab/>
        <w:t xml:space="preserve">Set to all '0's for FDRA Type 0, or all '1's for FDRA Type 1, or all '0's for dynamicSwitch (same as in Table 10.2-4 of [6, TS 38.213]). </w:t>
      </w:r>
    </w:p>
    <w:p w14:paraId="28EE21C3" w14:textId="77777777" w:rsidR="0048642B" w:rsidRPr="00A9496D" w:rsidRDefault="0048642B" w:rsidP="0048642B">
      <w:pPr>
        <w:snapToGrid w:val="0"/>
        <w:rPr>
          <w:rFonts w:ascii="Arial" w:hAnsi="Arial" w:cs="Arial"/>
          <w:color w:val="000000"/>
          <w:sz w:val="16"/>
          <w:szCs w:val="16"/>
          <w:lang w:eastAsia="zh-TW"/>
        </w:rPr>
      </w:pPr>
      <w:r w:rsidRPr="00A9496D">
        <w:rPr>
          <w:rFonts w:ascii="Arial" w:hAnsi="Arial" w:cs="Arial"/>
          <w:color w:val="000000"/>
          <w:sz w:val="16"/>
          <w:szCs w:val="16"/>
          <w:lang w:eastAsia="zh-TW"/>
        </w:rPr>
        <w:t xml:space="preserve">After a UE receives an initial higher layer configuration of </w:t>
      </w:r>
      <w:r w:rsidRPr="00A9496D">
        <w:rPr>
          <w:rFonts w:ascii="Arial" w:hAnsi="Arial" w:cs="Arial"/>
          <w:i/>
          <w:iCs/>
          <w:color w:val="000000"/>
          <w:sz w:val="16"/>
          <w:szCs w:val="16"/>
        </w:rPr>
        <w:t>dl-OrJointTCI-StateList</w:t>
      </w:r>
      <w:r w:rsidRPr="00A9496D">
        <w:rPr>
          <w:rFonts w:ascii="Arial" w:hAnsi="Arial" w:cs="Arial"/>
          <w:color w:val="000000"/>
          <w:sz w:val="16"/>
          <w:szCs w:val="16"/>
        </w:rPr>
        <w:t xml:space="preserve"> with</w:t>
      </w:r>
      <w:r w:rsidRPr="00A9496D">
        <w:rPr>
          <w:rFonts w:ascii="Arial" w:hAnsi="Arial" w:cs="Arial"/>
          <w:color w:val="000000"/>
          <w:sz w:val="16"/>
          <w:szCs w:val="16"/>
          <w:lang w:eastAsia="zh-TW"/>
        </w:rPr>
        <w:t xml:space="preserve"> more than one </w:t>
      </w:r>
      <w:r w:rsidRPr="00A9496D">
        <w:rPr>
          <w:rFonts w:ascii="Arial" w:hAnsi="Arial" w:cs="Arial"/>
          <w:i/>
          <w:iCs/>
          <w:color w:val="000000"/>
          <w:sz w:val="16"/>
          <w:szCs w:val="16"/>
        </w:rPr>
        <w:t>TCI-State</w:t>
      </w:r>
      <w:r w:rsidRPr="00A9496D">
        <w:rPr>
          <w:rFonts w:ascii="Arial" w:hAnsi="Arial" w:cs="Arial"/>
          <w:i/>
          <w:iCs/>
          <w:color w:val="000000"/>
          <w:sz w:val="16"/>
          <w:szCs w:val="16"/>
          <w:lang w:eastAsia="zh-TW"/>
        </w:rPr>
        <w:t xml:space="preserve"> </w:t>
      </w:r>
      <w:r w:rsidRPr="00A9496D">
        <w:rPr>
          <w:rFonts w:ascii="Arial" w:hAnsi="Arial" w:cs="Arial"/>
          <w:color w:val="000000"/>
          <w:sz w:val="16"/>
          <w:szCs w:val="16"/>
          <w:lang w:eastAsia="zh-TW"/>
        </w:rPr>
        <w:t xml:space="preserve">and before application of an </w:t>
      </w:r>
      <w:r w:rsidRPr="00A9496D">
        <w:rPr>
          <w:rFonts w:ascii="Arial" w:hAnsi="Arial" w:cs="Arial"/>
          <w:color w:val="000000"/>
          <w:sz w:val="16"/>
          <w:szCs w:val="16"/>
        </w:rPr>
        <w:t xml:space="preserve">indicated TCI state </w:t>
      </w:r>
      <w:r w:rsidRPr="00A9496D">
        <w:rPr>
          <w:rFonts w:ascii="Arial" w:hAnsi="Arial" w:cs="Arial"/>
          <w:color w:val="000000"/>
          <w:sz w:val="16"/>
          <w:szCs w:val="16"/>
          <w:lang w:eastAsia="zh-TW"/>
        </w:rPr>
        <w:t>from the configured TCI states:</w:t>
      </w:r>
    </w:p>
    <w:p w14:paraId="52920A49" w14:textId="77777777" w:rsidR="0048642B" w:rsidRPr="00A9496D" w:rsidRDefault="0048642B" w:rsidP="0048642B">
      <w:pPr>
        <w:ind w:left="568" w:hanging="284"/>
        <w:rPr>
          <w:rFonts w:ascii="Arial" w:hAnsi="Arial" w:cs="Arial"/>
          <w:sz w:val="16"/>
          <w:szCs w:val="16"/>
          <w:lang w:eastAsia="zh-TW"/>
        </w:rPr>
      </w:pPr>
      <w:r w:rsidRPr="00A9496D">
        <w:rPr>
          <w:rFonts w:ascii="Arial" w:hAnsi="Arial" w:cs="Arial"/>
          <w:sz w:val="16"/>
          <w:szCs w:val="16"/>
        </w:rPr>
        <w:t>-</w:t>
      </w:r>
      <w:r w:rsidRPr="00A9496D">
        <w:rPr>
          <w:rFonts w:ascii="Arial" w:hAnsi="Arial" w:cs="Arial"/>
          <w:sz w:val="16"/>
          <w:szCs w:val="16"/>
        </w:rPr>
        <w:tab/>
      </w:r>
      <w:r w:rsidRPr="00A9496D">
        <w:rPr>
          <w:rFonts w:ascii="Arial" w:hAnsi="Arial" w:cs="Arial"/>
          <w:sz w:val="16"/>
          <w:szCs w:val="16"/>
          <w:lang w:eastAsia="zh-TW"/>
        </w:rPr>
        <w:t xml:space="preserve">The UE assumes that DM-RS of PDSCH and DM-RS of PDCCH and the CSI-RS applying the </w:t>
      </w:r>
      <w:r w:rsidRPr="00A9496D">
        <w:rPr>
          <w:rFonts w:ascii="Arial" w:hAnsi="Arial" w:cs="Arial"/>
          <w:sz w:val="16"/>
          <w:szCs w:val="16"/>
        </w:rPr>
        <w:t>indicated TCI state are quasi co-located with the SS/PBCH block the UE identified during the initial access procedure</w:t>
      </w:r>
    </w:p>
    <w:p w14:paraId="47A16132" w14:textId="77777777" w:rsidR="0048642B" w:rsidRPr="00A9496D" w:rsidRDefault="0048642B" w:rsidP="0048642B">
      <w:pPr>
        <w:ind w:left="1702" w:hanging="284"/>
        <w:jc w:val="center"/>
        <w:rPr>
          <w:rFonts w:ascii="Arial" w:eastAsia="SimSun" w:hAnsi="Arial" w:cs="Arial"/>
          <w:sz w:val="16"/>
          <w:szCs w:val="16"/>
        </w:rPr>
      </w:pPr>
      <w:r w:rsidRPr="00A9496D">
        <w:rPr>
          <w:rFonts w:ascii="Arial" w:hAnsi="Arial" w:cs="Arial"/>
          <w:color w:val="FF0000"/>
          <w:sz w:val="16"/>
          <w:szCs w:val="16"/>
        </w:rPr>
        <w:t>*** Unchanged parts are omitted ***</w:t>
      </w:r>
    </w:p>
    <w:p w14:paraId="17442F0D" w14:textId="06A595BC" w:rsidR="0048642B" w:rsidRPr="00A9496D" w:rsidRDefault="0048642B" w:rsidP="0048642B">
      <w:pPr>
        <w:rPr>
          <w:bCs/>
          <w:color w:val="FF0000"/>
          <w:lang w:eastAsia="ko-KR"/>
        </w:rPr>
      </w:pPr>
      <w:r w:rsidRPr="0048642B">
        <w:rPr>
          <w:bCs/>
          <w:color w:val="FF0000"/>
          <w:lang w:eastAsia="ko-KR"/>
        </w:rPr>
        <w:t>----------</w:t>
      </w:r>
      <w:r>
        <w:rPr>
          <w:bCs/>
          <w:color w:val="FF0000"/>
          <w:lang w:eastAsia="ko-KR"/>
        </w:rPr>
        <w:t>End</w:t>
      </w:r>
      <w:r w:rsidRPr="0048642B">
        <w:rPr>
          <w:bCs/>
          <w:color w:val="FF0000"/>
          <w:lang w:eastAsia="ko-KR"/>
        </w:rPr>
        <w:t xml:space="preserve"> of TP----------</w:t>
      </w:r>
    </w:p>
    <w:p w14:paraId="2B79E077" w14:textId="4D459ADD" w:rsidR="0048642B" w:rsidRDefault="005A7E9B" w:rsidP="00793626">
      <w:pPr>
        <w:rPr>
          <w:bCs/>
          <w:lang w:eastAsia="ko-KR"/>
        </w:rPr>
      </w:pPr>
      <w:r w:rsidRPr="00A9496D">
        <w:rPr>
          <w:bCs/>
          <w:lang w:eastAsia="ko-KR"/>
        </w:rPr>
        <w:t xml:space="preserve">Final CR </w:t>
      </w:r>
      <w:r>
        <w:rPr>
          <w:bCs/>
          <w:lang w:eastAsia="ko-KR"/>
        </w:rPr>
        <w:t>(</w:t>
      </w:r>
      <w:r w:rsidRPr="005A7E9B">
        <w:rPr>
          <w:bCs/>
          <w:lang w:eastAsia="ko-KR"/>
        </w:rPr>
        <w:t>Rel-18</w:t>
      </w:r>
      <w:r>
        <w:rPr>
          <w:bCs/>
          <w:lang w:eastAsia="ko-KR"/>
        </w:rPr>
        <w:t xml:space="preserve">, </w:t>
      </w:r>
      <w:r w:rsidRPr="005A7E9B">
        <w:rPr>
          <w:bCs/>
          <w:lang w:eastAsia="ko-KR"/>
        </w:rPr>
        <w:t>38.214</w:t>
      </w:r>
      <w:r>
        <w:rPr>
          <w:bCs/>
          <w:lang w:eastAsia="ko-KR"/>
        </w:rPr>
        <w:t xml:space="preserve">, </w:t>
      </w:r>
      <w:r w:rsidRPr="005A7E9B">
        <w:rPr>
          <w:bCs/>
          <w:lang w:eastAsia="ko-KR"/>
        </w:rPr>
        <w:t>NR_MC_enh-Core</w:t>
      </w:r>
      <w:r>
        <w:rPr>
          <w:bCs/>
          <w:lang w:eastAsia="ko-KR"/>
        </w:rPr>
        <w:t>, CR</w:t>
      </w:r>
      <w:r w:rsidRPr="005A7E9B">
        <w:rPr>
          <w:bCs/>
          <w:lang w:eastAsia="ko-KR"/>
        </w:rPr>
        <w:t>0589</w:t>
      </w:r>
      <w:r>
        <w:rPr>
          <w:bCs/>
          <w:lang w:eastAsia="ko-KR"/>
        </w:rPr>
        <w:t xml:space="preserve">, Cat </w:t>
      </w:r>
      <w:r w:rsidRPr="005A7E9B">
        <w:rPr>
          <w:bCs/>
          <w:lang w:eastAsia="ko-KR"/>
        </w:rPr>
        <w:t>F</w:t>
      </w:r>
      <w:r>
        <w:rPr>
          <w:bCs/>
          <w:lang w:eastAsia="ko-KR"/>
        </w:rPr>
        <w:t xml:space="preserve">) is agreed </w:t>
      </w:r>
      <w:r w:rsidRPr="00A9496D">
        <w:rPr>
          <w:bCs/>
          <w:lang w:eastAsia="ko-KR"/>
        </w:rPr>
        <w:t>in</w:t>
      </w:r>
      <w:r w:rsidRPr="005A7E9B">
        <w:rPr>
          <w:bCs/>
          <w:lang w:eastAsia="ko-KR"/>
        </w:rPr>
        <w:t>:</w:t>
      </w:r>
    </w:p>
    <w:p w14:paraId="295F24E3" w14:textId="2458EA43" w:rsidR="005A7E9B" w:rsidRPr="005A7E9B" w:rsidRDefault="006F79AF" w:rsidP="00793626">
      <w:pPr>
        <w:rPr>
          <w:b/>
        </w:rPr>
      </w:pPr>
      <w:hyperlink r:id="rId482" w:history="1">
        <w:r>
          <w:rPr>
            <w:rStyle w:val="Hyperlink"/>
            <w:b/>
            <w:highlight w:val="green"/>
          </w:rPr>
          <w:t>R1-2405734</w:t>
        </w:r>
      </w:hyperlink>
      <w:r w:rsidR="005A7E9B" w:rsidRPr="005A7E9B">
        <w:rPr>
          <w:b/>
        </w:rPr>
        <w:tab/>
        <w:t>Correction on indicated unified TCI states for multi-cell scheduling</w:t>
      </w:r>
      <w:r w:rsidR="005A7E9B" w:rsidRPr="005A7E9B">
        <w:rPr>
          <w:b/>
        </w:rPr>
        <w:tab/>
        <w:t>Moderator (Lenovo) , Samsung, Nokia, Spreadtrum, NTT DOCOMO, INC., Cybercore</w:t>
      </w:r>
    </w:p>
    <w:p w14:paraId="2A1D4CFB" w14:textId="48CF28C4" w:rsidR="005A7E9B" w:rsidRDefault="005A7E9B" w:rsidP="00793626">
      <w:pPr>
        <w:rPr>
          <w:bCs/>
        </w:rPr>
      </w:pPr>
    </w:p>
    <w:p w14:paraId="00D45858" w14:textId="7855ED06" w:rsidR="005A7E9B" w:rsidRPr="005A7E9B" w:rsidRDefault="006F79AF" w:rsidP="005A7E9B">
      <w:pPr>
        <w:rPr>
          <w:b/>
        </w:rPr>
      </w:pPr>
      <w:hyperlink r:id="rId483" w:history="1">
        <w:r>
          <w:rPr>
            <w:rStyle w:val="Hyperlink"/>
            <w:b/>
          </w:rPr>
          <w:t>R1-2405731</w:t>
        </w:r>
      </w:hyperlink>
      <w:r w:rsidR="005A7E9B" w:rsidRPr="005A7E9B">
        <w:rPr>
          <w:b/>
        </w:rPr>
        <w:tab/>
        <w:t>Feature lead summary#4 on multi-cell scheduling with a single DCI</w:t>
      </w:r>
      <w:r w:rsidR="005A7E9B" w:rsidRPr="005A7E9B">
        <w:rPr>
          <w:b/>
        </w:rPr>
        <w:tab/>
        <w:t>Moderator (Lenovo)</w:t>
      </w:r>
    </w:p>
    <w:p w14:paraId="22F076AD" w14:textId="77777777" w:rsidR="005A7E9B" w:rsidRPr="00A9496D" w:rsidRDefault="005A7E9B" w:rsidP="005A7E9B">
      <w:pPr>
        <w:rPr>
          <w:bCs/>
          <w:lang w:eastAsia="ko-KR"/>
        </w:rPr>
      </w:pPr>
      <w:r w:rsidRPr="00A9496D">
        <w:rPr>
          <w:rFonts w:hint="eastAsia"/>
          <w:bCs/>
          <w:highlight w:val="green"/>
          <w:lang w:eastAsia="ko-KR"/>
        </w:rPr>
        <w:t>A</w:t>
      </w:r>
      <w:r w:rsidRPr="00A9496D">
        <w:rPr>
          <w:bCs/>
          <w:highlight w:val="green"/>
          <w:lang w:eastAsia="ko-KR"/>
        </w:rPr>
        <w:t>greement</w:t>
      </w:r>
    </w:p>
    <w:p w14:paraId="7E0593E6" w14:textId="0DCF027C" w:rsidR="005A7E9B" w:rsidRPr="005A7E9B" w:rsidRDefault="005A7E9B" w:rsidP="005A7E9B">
      <w:pPr>
        <w:rPr>
          <w:rFonts w:ascii="Times New Roman" w:hAnsi="Times New Roman"/>
          <w:iCs/>
          <w:szCs w:val="20"/>
          <w:lang w:eastAsia="x-none"/>
        </w:rPr>
      </w:pPr>
      <w:r w:rsidRPr="005A7E9B">
        <w:rPr>
          <w:rFonts w:ascii="Times New Roman" w:hAnsi="Times New Roman"/>
          <w:szCs w:val="20"/>
        </w:rPr>
        <w:t xml:space="preserve">The TP in </w:t>
      </w:r>
      <w:hyperlink r:id="rId484" w:history="1">
        <w:r w:rsidR="006F79AF">
          <w:rPr>
            <w:rStyle w:val="Hyperlink"/>
            <w:rFonts w:ascii="Times New Roman" w:hAnsi="Times New Roman"/>
            <w:szCs w:val="20"/>
          </w:rPr>
          <w:t>R1-2404855</w:t>
        </w:r>
      </w:hyperlink>
      <w:r w:rsidRPr="005A7E9B">
        <w:rPr>
          <w:rFonts w:ascii="Times New Roman" w:hAnsi="Times New Roman"/>
          <w:szCs w:val="20"/>
        </w:rPr>
        <w:t xml:space="preserve"> for TS38.212 on correcting Type-2 field blocks in DCI 1_3/0_3 is agreed but without the addition of “</w:t>
      </w:r>
      <w:r w:rsidRPr="005A7E9B">
        <w:rPr>
          <w:rFonts w:ascii="Times New Roman" w:eastAsia="DengXian" w:hAnsi="Times New Roman"/>
          <w:color w:val="FF0000"/>
          <w:szCs w:val="20"/>
          <w:u w:val="single"/>
        </w:rPr>
        <w:t xml:space="preserve">counted towards </w:t>
      </w:r>
      <m:oMath>
        <m:sSubSup>
          <m:sSubSupPr>
            <m:ctrlPr>
              <w:rPr>
                <w:rFonts w:ascii="Cambria Math" w:eastAsia="DengXian" w:hAnsi="Cambria Math"/>
                <w:color w:val="FF0000"/>
                <w:szCs w:val="20"/>
                <w:u w:val="single"/>
                <w:lang w:val="nb-NO" w:eastAsia="en-GB"/>
              </w:rPr>
            </m:ctrlPr>
          </m:sSubSupPr>
          <m:e>
            <m:r>
              <w:rPr>
                <w:rFonts w:ascii="Cambria Math" w:eastAsia="DengXian" w:hAnsi="Cambria Math"/>
                <w:color w:val="FF0000"/>
                <w:szCs w:val="20"/>
                <w:u w:val="single"/>
                <w:lang w:val="nb-NO" w:eastAsia="en-GB"/>
              </w:rPr>
              <m:t>N</m:t>
            </m:r>
          </m:e>
          <m:sub>
            <m:r>
              <w:rPr>
                <w:rFonts w:ascii="Cambria Math" w:eastAsia="DengXian" w:hAnsi="Cambria Math"/>
                <w:color w:val="FF0000"/>
                <w:szCs w:val="20"/>
                <w:u w:val="single"/>
                <w:lang w:val="nb-NO" w:eastAsia="en-GB"/>
              </w:rPr>
              <m:t>cell</m:t>
            </m:r>
          </m:sub>
          <m:sup>
            <m:r>
              <w:rPr>
                <w:rFonts w:ascii="Cambria Math" w:eastAsia="DengXian" w:hAnsi="Cambria Math"/>
                <w:color w:val="FF0000"/>
                <w:szCs w:val="20"/>
                <w:u w:val="single"/>
                <w:lang w:val="nb-NO" w:eastAsia="en-GB"/>
              </w:rPr>
              <m:t>UL</m:t>
            </m:r>
          </m:sup>
        </m:sSubSup>
      </m:oMath>
      <w:r w:rsidRPr="005A7E9B">
        <w:rPr>
          <w:rFonts w:ascii="Times New Roman" w:hAnsi="Times New Roman"/>
          <w:szCs w:val="20"/>
        </w:rPr>
        <w:t>”, “</w:t>
      </w:r>
      <w:r w:rsidRPr="005A7E9B">
        <w:rPr>
          <w:rFonts w:ascii="Times New Roman" w:eastAsia="DengXian" w:hAnsi="Times New Roman"/>
          <w:color w:val="FF0000"/>
          <w:szCs w:val="20"/>
          <w:u w:val="single"/>
        </w:rPr>
        <w:t xml:space="preserve">counted towards </w:t>
      </w:r>
      <m:oMath>
        <m:sSubSup>
          <m:sSubSupPr>
            <m:ctrlPr>
              <w:rPr>
                <w:rFonts w:ascii="Cambria Math" w:eastAsia="DengXian" w:hAnsi="Cambria Math"/>
                <w:color w:val="FF0000"/>
                <w:szCs w:val="20"/>
                <w:u w:val="single"/>
                <w:lang w:val="nb-NO" w:eastAsia="en-GB"/>
              </w:rPr>
            </m:ctrlPr>
          </m:sSubSupPr>
          <m:e>
            <m:r>
              <w:rPr>
                <w:rFonts w:ascii="Cambria Math" w:eastAsia="DengXian" w:hAnsi="Cambria Math"/>
                <w:color w:val="FF0000"/>
                <w:szCs w:val="20"/>
                <w:u w:val="single"/>
                <w:lang w:val="nb-NO" w:eastAsia="en-GB"/>
              </w:rPr>
              <m:t>N</m:t>
            </m:r>
          </m:e>
          <m:sub>
            <m:r>
              <w:rPr>
                <w:rFonts w:ascii="Cambria Math" w:eastAsia="DengXian" w:hAnsi="Cambria Math"/>
                <w:color w:val="FF0000"/>
                <w:szCs w:val="20"/>
                <w:u w:val="single"/>
                <w:lang w:val="nb-NO" w:eastAsia="en-GB"/>
              </w:rPr>
              <m:t>cell</m:t>
            </m:r>
          </m:sub>
          <m:sup>
            <m:r>
              <w:rPr>
                <w:rFonts w:ascii="Cambria Math" w:eastAsia="DengXian" w:hAnsi="Cambria Math"/>
                <w:color w:val="FF0000"/>
                <w:szCs w:val="20"/>
                <w:u w:val="single"/>
                <w:lang w:val="nb-NO" w:eastAsia="en-GB"/>
              </w:rPr>
              <m:t>DL</m:t>
            </m:r>
          </m:sup>
        </m:sSubSup>
      </m:oMath>
      <w:r w:rsidRPr="005A7E9B">
        <w:rPr>
          <w:rFonts w:ascii="Times New Roman" w:hAnsi="Times New Roman"/>
          <w:szCs w:val="20"/>
        </w:rPr>
        <w:t>”. The TP is agreed for 38.212 alignment CR.</w:t>
      </w:r>
    </w:p>
    <w:p w14:paraId="6DD9286E" w14:textId="77777777" w:rsidR="00793626" w:rsidRPr="00A9496D" w:rsidRDefault="00793626" w:rsidP="00A9496D">
      <w:pPr>
        <w:rPr>
          <w:bCs/>
        </w:rPr>
      </w:pPr>
    </w:p>
    <w:p w14:paraId="0A31A3D5" w14:textId="77777777" w:rsidR="00793626" w:rsidRDefault="00793626" w:rsidP="00793626">
      <w:pPr>
        <w:pBdr>
          <w:bottom w:val="single" w:sz="6" w:space="1" w:color="auto"/>
        </w:pBdr>
        <w:rPr>
          <w:bCs/>
        </w:rPr>
      </w:pPr>
    </w:p>
    <w:p w14:paraId="2D66E4D7" w14:textId="77777777" w:rsidR="00793626" w:rsidRDefault="00793626" w:rsidP="00793626">
      <w:pPr>
        <w:rPr>
          <w:bCs/>
        </w:rPr>
      </w:pPr>
    </w:p>
    <w:p w14:paraId="682E1F0C" w14:textId="0CD24365" w:rsidR="00793626" w:rsidRPr="00D7097B" w:rsidRDefault="006F79AF" w:rsidP="00793626">
      <w:pPr>
        <w:rPr>
          <w:bCs/>
        </w:rPr>
      </w:pPr>
      <w:hyperlink r:id="rId485" w:history="1">
        <w:r>
          <w:rPr>
            <w:rStyle w:val="Hyperlink"/>
            <w:bCs/>
          </w:rPr>
          <w:t>R1-2405137</w:t>
        </w:r>
      </w:hyperlink>
      <w:r w:rsidR="00793626" w:rsidRPr="00D7097B">
        <w:rPr>
          <w:bCs/>
        </w:rPr>
        <w:tab/>
        <w:t>Maintenance of Rel-18 UL Tx switching</w:t>
      </w:r>
      <w:r w:rsidR="00793626" w:rsidRPr="00D7097B">
        <w:rPr>
          <w:bCs/>
        </w:rPr>
        <w:tab/>
        <w:t>Qualcomm Incorporated</w:t>
      </w:r>
    </w:p>
    <w:p w14:paraId="011EBDF7" w14:textId="4A5F0D99" w:rsidR="00793626" w:rsidRDefault="006F79AF" w:rsidP="00793626">
      <w:pPr>
        <w:rPr>
          <w:bCs/>
        </w:rPr>
      </w:pPr>
      <w:hyperlink r:id="rId486" w:history="1">
        <w:r>
          <w:rPr>
            <w:rStyle w:val="Hyperlink"/>
            <w:bCs/>
          </w:rPr>
          <w:t>R1-2405020</w:t>
        </w:r>
      </w:hyperlink>
      <w:r w:rsidR="00793626" w:rsidRPr="00D7097B">
        <w:rPr>
          <w:bCs/>
        </w:rPr>
        <w:tab/>
        <w:t>Maintenance on Multi-Carrier Enhancements for NR</w:t>
      </w:r>
      <w:r w:rsidR="00793626" w:rsidRPr="00D7097B">
        <w:rPr>
          <w:bCs/>
        </w:rPr>
        <w:tab/>
        <w:t>NTT DOCOMO, INC.</w:t>
      </w:r>
    </w:p>
    <w:p w14:paraId="4C69FBEE" w14:textId="256414B0" w:rsidR="00793626" w:rsidRPr="00D7097B" w:rsidRDefault="006F79AF" w:rsidP="00793626">
      <w:pPr>
        <w:rPr>
          <w:bCs/>
        </w:rPr>
      </w:pPr>
      <w:hyperlink r:id="rId487" w:history="1">
        <w:r>
          <w:rPr>
            <w:rStyle w:val="Hyperlink"/>
            <w:bCs/>
          </w:rPr>
          <w:t>R1-2405228</w:t>
        </w:r>
      </w:hyperlink>
      <w:r w:rsidR="00793626" w:rsidRPr="00D7097B">
        <w:rPr>
          <w:bCs/>
        </w:rPr>
        <w:tab/>
        <w:t>Draft CR on T_offset for UL Tx switching</w:t>
      </w:r>
      <w:r w:rsidR="00793626" w:rsidRPr="00D7097B">
        <w:rPr>
          <w:bCs/>
        </w:rPr>
        <w:tab/>
        <w:t>ZTE, Apple, CATT, Ericsson, LG Electronics, Nokia, Qualcomm Incorporated, vivo, OPPO</w:t>
      </w:r>
    </w:p>
    <w:p w14:paraId="18F2BADF" w14:textId="1161B76A" w:rsidR="00793626" w:rsidRPr="00D7097B" w:rsidRDefault="006F79AF" w:rsidP="00793626">
      <w:pPr>
        <w:rPr>
          <w:bCs/>
        </w:rPr>
      </w:pPr>
      <w:hyperlink r:id="rId488" w:history="1">
        <w:r>
          <w:rPr>
            <w:rStyle w:val="Hyperlink"/>
            <w:bCs/>
          </w:rPr>
          <w:t>R1-2405311</w:t>
        </w:r>
      </w:hyperlink>
      <w:r w:rsidR="00793626" w:rsidRPr="00D7097B">
        <w:rPr>
          <w:bCs/>
        </w:rPr>
        <w:tab/>
        <w:t>Corrections on Rel-18 UL Tx switching with two configured bands</w:t>
      </w:r>
      <w:r w:rsidR="00793626" w:rsidRPr="00D7097B">
        <w:rPr>
          <w:bCs/>
        </w:rPr>
        <w:tab/>
        <w:t>Huawei, HiSilicon</w:t>
      </w:r>
    </w:p>
    <w:p w14:paraId="32F7B595" w14:textId="61204521" w:rsidR="00793626" w:rsidRPr="00D7097B" w:rsidRDefault="006F79AF" w:rsidP="00793626">
      <w:pPr>
        <w:rPr>
          <w:bCs/>
        </w:rPr>
      </w:pPr>
      <w:hyperlink r:id="rId489" w:history="1">
        <w:r>
          <w:rPr>
            <w:rStyle w:val="Hyperlink"/>
            <w:bCs/>
          </w:rPr>
          <w:t>R1-2405312</w:t>
        </w:r>
      </w:hyperlink>
      <w:r w:rsidR="00793626" w:rsidRPr="00D7097B">
        <w:rPr>
          <w:bCs/>
        </w:rPr>
        <w:tab/>
        <w:t>Corrections on Rel-18 UL Tx switching period determination</w:t>
      </w:r>
      <w:r w:rsidR="00793626" w:rsidRPr="00D7097B">
        <w:rPr>
          <w:bCs/>
        </w:rPr>
        <w:tab/>
        <w:t>Huawei, HiSilicon</w:t>
      </w:r>
    </w:p>
    <w:p w14:paraId="2A8C3977" w14:textId="77777777" w:rsidR="00A9496D" w:rsidRPr="00A9496D" w:rsidRDefault="00A9496D" w:rsidP="00A9496D">
      <w:pPr>
        <w:rPr>
          <w:bCs/>
        </w:rPr>
      </w:pPr>
    </w:p>
    <w:p w14:paraId="60855A7A" w14:textId="331E1805" w:rsidR="00A9496D" w:rsidRPr="00A9496D" w:rsidRDefault="006F79AF" w:rsidP="00A9496D">
      <w:pPr>
        <w:rPr>
          <w:b/>
          <w:lang w:eastAsia="ko-KR"/>
        </w:rPr>
      </w:pPr>
      <w:hyperlink r:id="rId490" w:history="1">
        <w:r>
          <w:rPr>
            <w:rStyle w:val="Hyperlink"/>
            <w:b/>
            <w:lang w:eastAsia="ko-KR"/>
          </w:rPr>
          <w:t>R1-2405408</w:t>
        </w:r>
      </w:hyperlink>
      <w:r w:rsidR="00A9496D" w:rsidRPr="00A9496D">
        <w:rPr>
          <w:b/>
          <w:lang w:eastAsia="ko-KR"/>
        </w:rPr>
        <w:tab/>
        <w:t>Summary of discussion on Multi-carrier UL Tx switching scheme</w:t>
      </w:r>
      <w:r w:rsidR="00A9496D" w:rsidRPr="00A9496D">
        <w:rPr>
          <w:b/>
          <w:lang w:eastAsia="ko-KR"/>
        </w:rPr>
        <w:tab/>
        <w:t>Moderator (NTT DOCOMO, INC.)</w:t>
      </w:r>
    </w:p>
    <w:p w14:paraId="76ECE8C3" w14:textId="7E324D9E" w:rsidR="00A9496D" w:rsidRPr="00A9496D" w:rsidRDefault="00EF371D" w:rsidP="00A9496D">
      <w:pPr>
        <w:rPr>
          <w:bCs/>
        </w:rPr>
      </w:pPr>
      <w:r>
        <w:rPr>
          <w:bCs/>
        </w:rPr>
        <w:t>From Thursday session</w:t>
      </w:r>
    </w:p>
    <w:p w14:paraId="79AA7700" w14:textId="77777777" w:rsidR="00A9496D" w:rsidRPr="00A9496D" w:rsidRDefault="00A9496D" w:rsidP="00A9496D">
      <w:pPr>
        <w:rPr>
          <w:bCs/>
          <w:lang w:eastAsia="ko-KR"/>
        </w:rPr>
      </w:pPr>
      <w:r w:rsidRPr="00A9496D">
        <w:rPr>
          <w:rFonts w:hint="eastAsia"/>
          <w:bCs/>
          <w:highlight w:val="green"/>
          <w:lang w:eastAsia="ko-KR"/>
        </w:rPr>
        <w:t>A</w:t>
      </w:r>
      <w:r w:rsidRPr="00A9496D">
        <w:rPr>
          <w:bCs/>
          <w:highlight w:val="green"/>
          <w:lang w:eastAsia="ko-KR"/>
        </w:rPr>
        <w:t>greement</w:t>
      </w:r>
    </w:p>
    <w:p w14:paraId="1BA42613" w14:textId="640C98E4" w:rsidR="00A9496D" w:rsidRPr="00A9496D" w:rsidRDefault="00A9496D" w:rsidP="00A9496D">
      <w:pPr>
        <w:rPr>
          <w:bCs/>
          <w:lang w:eastAsia="ko-KR"/>
        </w:rPr>
      </w:pPr>
      <w:r w:rsidRPr="00A9496D">
        <w:rPr>
          <w:rFonts w:hint="eastAsia"/>
          <w:bCs/>
          <w:lang w:eastAsia="ko-KR"/>
        </w:rPr>
        <w:t>T</w:t>
      </w:r>
      <w:r w:rsidRPr="00A9496D">
        <w:rPr>
          <w:bCs/>
          <w:lang w:eastAsia="ko-KR"/>
        </w:rPr>
        <w:t xml:space="preserve">he following TP is agreed as part of </w:t>
      </w:r>
      <w:r w:rsidR="00EF371D" w:rsidRPr="00EF371D">
        <w:rPr>
          <w:bCs/>
          <w:lang w:eastAsia="ko-KR"/>
        </w:rPr>
        <w:t xml:space="preserve">38.214 </w:t>
      </w:r>
      <w:r w:rsidRPr="00A9496D">
        <w:rPr>
          <w:bCs/>
          <w:lang w:eastAsia="ko-KR"/>
        </w:rPr>
        <w:t>alignment CR.</w:t>
      </w:r>
    </w:p>
    <w:p w14:paraId="0355701C" w14:textId="59CA8E4A" w:rsidR="00A9496D" w:rsidRPr="00EF371D" w:rsidRDefault="00A9496D" w:rsidP="00EF371D">
      <w:pPr>
        <w:jc w:val="both"/>
        <w:rPr>
          <w:rFonts w:ascii="Arial" w:hAnsi="Arial" w:cs="Arial"/>
          <w:color w:val="FF0000"/>
        </w:rPr>
      </w:pPr>
      <w:r w:rsidRPr="00EF371D">
        <w:rPr>
          <w:color w:val="FF0000"/>
          <w:lang w:eastAsia="zh-CN"/>
        </w:rPr>
        <w:t xml:space="preserve">--------------------------------------- </w:t>
      </w:r>
      <w:r w:rsidRPr="00EF371D">
        <w:rPr>
          <w:i/>
          <w:color w:val="FF0000"/>
          <w:lang w:eastAsia="zh-CN"/>
        </w:rPr>
        <w:t>TP of TS38.214</w:t>
      </w:r>
      <w:r w:rsidRPr="00EF371D">
        <w:rPr>
          <w:color w:val="FF0000"/>
          <w:lang w:eastAsia="zh-CN"/>
        </w:rPr>
        <w:t xml:space="preserve"> </w:t>
      </w:r>
      <w:r w:rsidRPr="00EF371D">
        <w:rPr>
          <w:i/>
          <w:color w:val="FF0000"/>
          <w:lang w:eastAsia="zh-CN"/>
        </w:rPr>
        <w:t>start</w:t>
      </w:r>
      <w:r w:rsidRPr="00EF371D">
        <w:rPr>
          <w:color w:val="FF0000"/>
          <w:lang w:eastAsia="zh-CN"/>
        </w:rPr>
        <w:t>------------------</w:t>
      </w:r>
    </w:p>
    <w:p w14:paraId="7FBAA767" w14:textId="77777777" w:rsidR="00A9496D" w:rsidRPr="00A9496D" w:rsidRDefault="00A9496D" w:rsidP="00A9496D">
      <w:pPr>
        <w:rPr>
          <w:rFonts w:ascii="Arial" w:hAnsi="Arial" w:cs="Arial"/>
          <w:b/>
          <w:sz w:val="16"/>
          <w:szCs w:val="16"/>
          <w:lang w:eastAsia="ko-KR"/>
        </w:rPr>
      </w:pPr>
      <w:r w:rsidRPr="00A9496D">
        <w:rPr>
          <w:rFonts w:ascii="Arial" w:hAnsi="Arial" w:cs="Arial"/>
          <w:b/>
          <w:sz w:val="16"/>
          <w:szCs w:val="16"/>
          <w:lang w:eastAsia="ko-KR"/>
        </w:rPr>
        <w:t>6.1.6</w:t>
      </w:r>
      <w:r w:rsidRPr="00A9496D">
        <w:rPr>
          <w:rFonts w:ascii="Arial" w:hAnsi="Arial" w:cs="Arial"/>
          <w:b/>
          <w:sz w:val="16"/>
          <w:szCs w:val="16"/>
          <w:lang w:eastAsia="ko-KR"/>
        </w:rPr>
        <w:tab/>
        <w:t>Uplink switching</w:t>
      </w:r>
    </w:p>
    <w:p w14:paraId="36B51454" w14:textId="77777777" w:rsidR="00A9496D" w:rsidRPr="00A9496D" w:rsidRDefault="00A9496D" w:rsidP="00A9496D">
      <w:pPr>
        <w:rPr>
          <w:rFonts w:ascii="Arial" w:hAnsi="Arial" w:cs="Arial"/>
          <w:sz w:val="16"/>
          <w:szCs w:val="16"/>
        </w:rPr>
      </w:pPr>
      <w:r w:rsidRPr="00A9496D">
        <w:rPr>
          <w:rFonts w:ascii="Arial" w:hAnsi="Arial" w:cs="Arial"/>
          <w:sz w:val="16"/>
          <w:szCs w:val="16"/>
          <w:lang w:val="en-US"/>
        </w:rPr>
        <w:t xml:space="preserve">The UE may omit uplink transmission during </w:t>
      </w:r>
      <w:r w:rsidRPr="00A9496D">
        <w:rPr>
          <w:rFonts w:ascii="Arial" w:hAnsi="Arial" w:cs="Arial"/>
          <w:sz w:val="16"/>
          <w:szCs w:val="16"/>
        </w:rPr>
        <w:t xml:space="preserve">the uplink switching gap </w:t>
      </w:r>
      <m:oMath>
        <m:sSub>
          <m:sSubPr>
            <m:ctrlPr>
              <w:rPr>
                <w:rFonts w:ascii="Cambria Math" w:hAnsi="Cambria Math" w:cs="Arial"/>
                <w:i/>
                <w:sz w:val="16"/>
                <w:szCs w:val="16"/>
              </w:rPr>
            </m:ctrlPr>
          </m:sSubPr>
          <m:e>
            <m:r>
              <w:rPr>
                <w:rFonts w:ascii="Cambria Math" w:hAnsi="Cambria Math" w:cs="Arial"/>
                <w:sz w:val="16"/>
                <w:szCs w:val="16"/>
              </w:rPr>
              <m:t>N</m:t>
            </m:r>
          </m:e>
          <m:sub>
            <m:r>
              <m:rPr>
                <m:nor/>
              </m:rPr>
              <w:rPr>
                <w:rFonts w:ascii="Arial" w:hAnsi="Arial" w:cs="Arial"/>
                <w:sz w:val="16"/>
                <w:szCs w:val="16"/>
              </w:rPr>
              <m:t>Tx1-Tx2</m:t>
            </m:r>
          </m:sub>
        </m:sSub>
      </m:oMath>
      <w:r w:rsidRPr="00A9496D">
        <w:rPr>
          <w:rFonts w:ascii="Arial" w:hAnsi="Arial" w:cs="Arial"/>
          <w:b/>
          <w:sz w:val="16"/>
          <w:szCs w:val="16"/>
        </w:rPr>
        <w:t xml:space="preserve"> </w:t>
      </w:r>
      <w:r w:rsidRPr="00A9496D">
        <w:rPr>
          <w:rFonts w:ascii="Arial" w:hAnsi="Arial" w:cs="Arial"/>
          <w:sz w:val="16"/>
          <w:szCs w:val="16"/>
        </w:rPr>
        <w:t xml:space="preserve">if the conditions defined in this clause are met and the UE is configured with </w:t>
      </w:r>
      <w:r w:rsidRPr="00A9496D">
        <w:rPr>
          <w:rFonts w:ascii="Arial" w:hAnsi="Arial" w:cs="Arial"/>
          <w:i/>
          <w:sz w:val="16"/>
          <w:szCs w:val="16"/>
        </w:rPr>
        <w:t>uplinkTxSwitching or UplinkTxSwitchingMoreBands</w:t>
      </w:r>
      <w:r w:rsidRPr="00A9496D">
        <w:rPr>
          <w:rFonts w:ascii="Arial" w:hAnsi="Arial" w:cs="Arial"/>
          <w:sz w:val="16"/>
          <w:szCs w:val="16"/>
        </w:rPr>
        <w:t xml:space="preserve">. The switching gap </w:t>
      </w:r>
      <m:oMath>
        <m:sSub>
          <m:sSubPr>
            <m:ctrlPr>
              <w:rPr>
                <w:rFonts w:ascii="Cambria Math" w:hAnsi="Cambria Math" w:cs="Arial"/>
                <w:bCs/>
                <w:i/>
                <w:sz w:val="16"/>
                <w:szCs w:val="16"/>
              </w:rPr>
            </m:ctrlPr>
          </m:sSubPr>
          <m:e>
            <m:r>
              <w:rPr>
                <w:rFonts w:ascii="Cambria Math" w:hAnsi="Cambria Math" w:cs="Arial"/>
                <w:sz w:val="16"/>
                <w:szCs w:val="16"/>
              </w:rPr>
              <m:t>N</m:t>
            </m:r>
          </m:e>
          <m:sub>
            <m:r>
              <m:rPr>
                <m:nor/>
              </m:rPr>
              <w:rPr>
                <w:rFonts w:ascii="Arial" w:hAnsi="Arial" w:cs="Arial"/>
                <w:bCs/>
                <w:sz w:val="16"/>
                <w:szCs w:val="16"/>
              </w:rPr>
              <m:t>Tx1-Tx2</m:t>
            </m:r>
          </m:sub>
        </m:sSub>
      </m:oMath>
      <w:r w:rsidRPr="00A9496D">
        <w:rPr>
          <w:rFonts w:ascii="Arial" w:hAnsi="Arial" w:cs="Arial"/>
          <w:b/>
          <w:sz w:val="16"/>
          <w:szCs w:val="16"/>
        </w:rPr>
        <w:t xml:space="preserve"> </w:t>
      </w:r>
      <w:r w:rsidRPr="00A9496D">
        <w:rPr>
          <w:rFonts w:ascii="Arial" w:hAnsi="Arial" w:cs="Arial"/>
          <w:sz w:val="16"/>
          <w:szCs w:val="16"/>
        </w:rPr>
        <w:t xml:space="preserve">is indicated by UE capability </w:t>
      </w:r>
      <w:r w:rsidRPr="00A9496D">
        <w:rPr>
          <w:rFonts w:ascii="Arial" w:hAnsi="Arial" w:cs="Arial"/>
          <w:i/>
          <w:iCs/>
          <w:sz w:val="16"/>
          <w:szCs w:val="16"/>
        </w:rPr>
        <w:t>uplinkTxSwitchingPeriod2T2T</w:t>
      </w:r>
      <w:r w:rsidRPr="00A9496D">
        <w:rPr>
          <w:rFonts w:ascii="Arial" w:hAnsi="Arial" w:cs="Arial"/>
          <w:sz w:val="16"/>
          <w:szCs w:val="16"/>
        </w:rPr>
        <w:t xml:space="preserve"> if </w:t>
      </w:r>
      <w:r w:rsidRPr="00A9496D">
        <w:rPr>
          <w:rFonts w:ascii="Arial" w:hAnsi="Arial" w:cs="Arial"/>
          <w:i/>
          <w:iCs/>
          <w:sz w:val="16"/>
          <w:szCs w:val="16"/>
        </w:rPr>
        <w:t>uplinkTxSwitching-2T-Mode</w:t>
      </w:r>
      <w:r w:rsidRPr="00A9496D">
        <w:rPr>
          <w:rFonts w:ascii="Arial" w:hAnsi="Arial" w:cs="Arial"/>
          <w:sz w:val="16"/>
          <w:szCs w:val="16"/>
        </w:rPr>
        <w:t xml:space="preserve"> is configured, and </w:t>
      </w:r>
      <w:r w:rsidRPr="00A9496D">
        <w:rPr>
          <w:rFonts w:ascii="Arial" w:hAnsi="Arial" w:cs="Arial"/>
          <w:i/>
          <w:sz w:val="16"/>
          <w:szCs w:val="16"/>
        </w:rPr>
        <w:t xml:space="preserve">uplinkTxSwitchingPeriod </w:t>
      </w:r>
      <w:r w:rsidRPr="00A9496D">
        <w:rPr>
          <w:rFonts w:ascii="Arial" w:hAnsi="Arial" w:cs="Arial"/>
          <w:iCs/>
          <w:sz w:val="16"/>
          <w:szCs w:val="16"/>
        </w:rPr>
        <w:t xml:space="preserve">otherwise in clauses 6.1.6.1, 6.1.6.2.0, 6.1.6.3, and is determined based on </w:t>
      </w:r>
      <w:del w:id="124" w:author="Huawei" w:date="2024-04-30T17:16:00Z">
        <w:r w:rsidRPr="00A9496D" w:rsidDel="00D2537B">
          <w:rPr>
            <w:rFonts w:ascii="Arial" w:hAnsi="Arial" w:cs="Arial"/>
            <w:iCs/>
            <w:sz w:val="16"/>
            <w:szCs w:val="16"/>
          </w:rPr>
          <w:delText xml:space="preserve">UE capability </w:delText>
        </w:r>
        <w:r w:rsidRPr="00A9496D" w:rsidDel="00D2537B">
          <w:rPr>
            <w:rFonts w:ascii="Arial" w:hAnsi="Arial" w:cs="Arial"/>
            <w:i/>
            <w:sz w:val="16"/>
            <w:szCs w:val="16"/>
          </w:rPr>
          <w:delText>uplinkTxSwitchingPeriodForBandPair</w:delText>
        </w:r>
      </w:del>
      <w:ins w:id="125" w:author="Huawei" w:date="2024-05-10T21:36:00Z">
        <w:r w:rsidRPr="00A9496D">
          <w:rPr>
            <w:rFonts w:ascii="Arial" w:hAnsi="Arial" w:cs="Arial"/>
            <w:sz w:val="16"/>
            <w:szCs w:val="16"/>
            <w:lang w:val="x-none" w:eastAsia="fr-FR"/>
          </w:rPr>
          <w:t>higher layer parameter</w:t>
        </w:r>
      </w:ins>
      <w:ins w:id="126" w:author="Huawei" w:date="2024-04-30T17:16:00Z">
        <w:r w:rsidRPr="00A9496D">
          <w:rPr>
            <w:rFonts w:ascii="Arial" w:hAnsi="Arial" w:cs="Arial"/>
            <w:iCs/>
            <w:sz w:val="16"/>
            <w:szCs w:val="16"/>
          </w:rPr>
          <w:t xml:space="preserve"> </w:t>
        </w:r>
      </w:ins>
      <w:ins w:id="127" w:author="Huawei" w:date="2024-04-30T17:17:00Z">
        <w:r w:rsidRPr="00A9496D">
          <w:rPr>
            <w:rFonts w:ascii="Arial" w:hAnsi="Arial" w:cs="Arial"/>
            <w:i/>
            <w:sz w:val="16"/>
            <w:szCs w:val="16"/>
          </w:rPr>
          <w:t>switchingPeriodConfigForBandPair</w:t>
        </w:r>
      </w:ins>
      <w:r w:rsidRPr="00A9496D">
        <w:rPr>
          <w:rFonts w:ascii="Arial" w:hAnsi="Arial" w:cs="Arial"/>
          <w:iCs/>
          <w:sz w:val="16"/>
          <w:szCs w:val="16"/>
        </w:rPr>
        <w:t xml:space="preserve"> in clause 6.1.6.2.2 for uplink switching with 3 or 4 uplink bands if </w:t>
      </w:r>
      <w:r w:rsidRPr="00A9496D">
        <w:rPr>
          <w:rFonts w:ascii="Arial" w:hAnsi="Arial" w:cs="Arial"/>
          <w:i/>
          <w:iCs/>
          <w:sz w:val="16"/>
          <w:szCs w:val="16"/>
        </w:rPr>
        <w:t>UplinkTxSwitchingMoreBands</w:t>
      </w:r>
      <w:r w:rsidRPr="00A9496D">
        <w:rPr>
          <w:rFonts w:ascii="Arial" w:hAnsi="Arial" w:cs="Arial"/>
          <w:iCs/>
          <w:sz w:val="16"/>
          <w:szCs w:val="16"/>
        </w:rPr>
        <w:t xml:space="preserve"> is configured</w:t>
      </w:r>
      <w:r w:rsidRPr="00A9496D">
        <w:rPr>
          <w:rFonts w:ascii="Arial" w:hAnsi="Arial" w:cs="Arial"/>
          <w:sz w:val="16"/>
          <w:szCs w:val="16"/>
        </w:rPr>
        <w:t xml:space="preserve">: </w:t>
      </w:r>
    </w:p>
    <w:p w14:paraId="5BD9B94C" w14:textId="77777777" w:rsidR="00A9496D" w:rsidRPr="00A9496D" w:rsidRDefault="00A9496D" w:rsidP="00A9496D">
      <w:pPr>
        <w:ind w:left="568" w:hanging="284"/>
        <w:rPr>
          <w:rFonts w:ascii="Arial" w:hAnsi="Arial" w:cs="Arial"/>
          <w:sz w:val="16"/>
          <w:szCs w:val="16"/>
          <w:lang w:val="x-none"/>
        </w:rPr>
      </w:pPr>
      <w:r w:rsidRPr="00A9496D">
        <w:rPr>
          <w:rFonts w:ascii="Arial" w:hAnsi="Arial" w:cs="Arial"/>
          <w:sz w:val="16"/>
          <w:szCs w:val="16"/>
          <w:lang w:val="x-none"/>
        </w:rPr>
        <w:t>-</w:t>
      </w:r>
      <w:r w:rsidRPr="00A9496D">
        <w:rPr>
          <w:rFonts w:ascii="Arial" w:hAnsi="Arial" w:cs="Arial"/>
          <w:sz w:val="16"/>
          <w:szCs w:val="16"/>
          <w:lang w:val="x-none"/>
        </w:rPr>
        <w:tab/>
        <w:t xml:space="preserve">If a </w:t>
      </w:r>
      <w:r w:rsidRPr="00A9496D">
        <w:rPr>
          <w:rFonts w:ascii="Arial" w:hAnsi="Arial" w:cs="Arial"/>
          <w:sz w:val="16"/>
          <w:szCs w:val="16"/>
          <w:lang w:val="en-AU"/>
        </w:rPr>
        <w:t>UE</w:t>
      </w:r>
      <w:r w:rsidRPr="00A9496D">
        <w:rPr>
          <w:rFonts w:ascii="Arial" w:hAnsi="Arial" w:cs="Arial"/>
          <w:sz w:val="16"/>
          <w:szCs w:val="16"/>
          <w:lang w:val="x-none"/>
        </w:rPr>
        <w:t xml:space="preserve"> indicated a capability for uplink switching with </w:t>
      </w:r>
      <w:r w:rsidRPr="00A9496D">
        <w:rPr>
          <w:rFonts w:ascii="Arial" w:hAnsi="Arial" w:cs="Arial"/>
          <w:i/>
          <w:iCs/>
          <w:sz w:val="16"/>
          <w:szCs w:val="16"/>
          <w:lang w:val="x-none"/>
        </w:rPr>
        <w:t>BandCombination-UplinkTxSwitch</w:t>
      </w:r>
      <w:r w:rsidRPr="00A9496D">
        <w:rPr>
          <w:rFonts w:ascii="Arial" w:hAnsi="Arial" w:cs="Arial"/>
          <w:sz w:val="16"/>
          <w:szCs w:val="16"/>
          <w:lang w:val="x-none"/>
        </w:rPr>
        <w:t xml:space="preserve"> for a band combination, and if it is for that band combination</w:t>
      </w:r>
    </w:p>
    <w:p w14:paraId="4AA69032" w14:textId="77777777" w:rsidR="00A9496D" w:rsidRPr="00A9496D" w:rsidRDefault="00A9496D" w:rsidP="00A9496D">
      <w:pPr>
        <w:ind w:left="851" w:hanging="284"/>
        <w:rPr>
          <w:rFonts w:ascii="Arial" w:hAnsi="Arial" w:cs="Arial"/>
          <w:sz w:val="16"/>
          <w:szCs w:val="16"/>
          <w:lang w:val="x-none"/>
        </w:rPr>
      </w:pPr>
      <w:r w:rsidRPr="00A9496D">
        <w:rPr>
          <w:rFonts w:ascii="Arial" w:hAnsi="Arial" w:cs="Arial"/>
          <w:sz w:val="16"/>
          <w:szCs w:val="16"/>
          <w:lang w:val="x-none"/>
        </w:rPr>
        <w:t>-</w:t>
      </w:r>
      <w:r w:rsidRPr="00A9496D">
        <w:rPr>
          <w:rFonts w:ascii="Arial" w:hAnsi="Arial" w:cs="Arial"/>
          <w:sz w:val="16"/>
          <w:szCs w:val="16"/>
          <w:lang w:val="x-none"/>
        </w:rPr>
        <w:tab/>
        <w:t xml:space="preserve">Configured with </w:t>
      </w:r>
      <w:r w:rsidRPr="00A9496D">
        <w:rPr>
          <w:rFonts w:ascii="Arial" w:hAnsi="Arial" w:cs="Arial"/>
          <w:sz w:val="16"/>
          <w:szCs w:val="16"/>
          <w:lang w:val="x-none" w:eastAsia="fr-FR"/>
        </w:rPr>
        <w:t>a MCG using E-UTRA radio access and with a SCG using NR radio access (EN-DC)</w:t>
      </w:r>
      <w:r w:rsidRPr="00A9496D">
        <w:rPr>
          <w:rFonts w:ascii="Arial" w:hAnsi="Arial" w:cs="Arial"/>
          <w:sz w:val="16"/>
          <w:szCs w:val="16"/>
          <w:lang w:val="x-none"/>
        </w:rPr>
        <w:t>, or</w:t>
      </w:r>
    </w:p>
    <w:p w14:paraId="72F6A41B" w14:textId="77777777" w:rsidR="00A9496D" w:rsidRPr="00A9496D" w:rsidRDefault="00A9496D" w:rsidP="00A9496D">
      <w:pPr>
        <w:ind w:left="851" w:hanging="284"/>
        <w:rPr>
          <w:rFonts w:ascii="Arial" w:hAnsi="Arial" w:cs="Arial"/>
          <w:sz w:val="16"/>
          <w:szCs w:val="16"/>
          <w:lang w:val="x-none"/>
        </w:rPr>
      </w:pPr>
      <w:r w:rsidRPr="00A9496D">
        <w:rPr>
          <w:rFonts w:ascii="Arial" w:hAnsi="Arial" w:cs="Arial"/>
          <w:sz w:val="16"/>
          <w:szCs w:val="16"/>
          <w:lang w:val="x-none"/>
        </w:rPr>
        <w:t>-</w:t>
      </w:r>
      <w:r w:rsidRPr="00A9496D">
        <w:rPr>
          <w:rFonts w:ascii="Arial" w:hAnsi="Arial" w:cs="Arial"/>
          <w:sz w:val="16"/>
          <w:szCs w:val="16"/>
          <w:lang w:val="x-none"/>
        </w:rPr>
        <w:tab/>
        <w:t>Configured with uplink carrier aggregation, or</w:t>
      </w:r>
    </w:p>
    <w:p w14:paraId="7B0286C2" w14:textId="77777777" w:rsidR="00A9496D" w:rsidRPr="00A9496D" w:rsidRDefault="00A9496D" w:rsidP="00A9496D">
      <w:pPr>
        <w:ind w:left="851" w:hanging="284"/>
        <w:rPr>
          <w:rFonts w:ascii="Arial" w:hAnsi="Arial" w:cs="Arial"/>
          <w:sz w:val="16"/>
          <w:szCs w:val="16"/>
          <w:lang w:val="x-none"/>
        </w:rPr>
      </w:pPr>
      <w:r w:rsidRPr="00A9496D">
        <w:rPr>
          <w:rFonts w:ascii="Arial" w:hAnsi="Arial" w:cs="Arial"/>
          <w:sz w:val="16"/>
          <w:szCs w:val="16"/>
          <w:lang w:val="x-none"/>
        </w:rPr>
        <w:t>-</w:t>
      </w:r>
      <w:r w:rsidRPr="00A9496D">
        <w:rPr>
          <w:rFonts w:ascii="Arial" w:hAnsi="Arial" w:cs="Arial"/>
          <w:sz w:val="16"/>
          <w:szCs w:val="16"/>
          <w:lang w:val="x-none"/>
        </w:rPr>
        <w:tab/>
        <w:t xml:space="preserve">Configured in a serving cell with two uplink carriers with </w:t>
      </w:r>
      <w:r w:rsidRPr="00A9496D">
        <w:rPr>
          <w:rFonts w:ascii="Arial" w:hAnsi="Arial" w:cs="Arial"/>
          <w:sz w:val="16"/>
          <w:szCs w:val="16"/>
          <w:lang w:val="x-none" w:eastAsia="fr-FR"/>
        </w:rPr>
        <w:t xml:space="preserve">higher layer parameter </w:t>
      </w:r>
      <w:r w:rsidRPr="00A9496D">
        <w:rPr>
          <w:rFonts w:ascii="Arial" w:hAnsi="Arial" w:cs="Arial"/>
          <w:i/>
          <w:iCs/>
          <w:sz w:val="16"/>
          <w:szCs w:val="16"/>
          <w:lang w:val="x-none" w:eastAsia="fr-FR"/>
        </w:rPr>
        <w:t>supplementaryUplink</w:t>
      </w:r>
      <w:r w:rsidRPr="00A9496D">
        <w:rPr>
          <w:rFonts w:ascii="Arial" w:hAnsi="Arial" w:cs="Arial"/>
          <w:sz w:val="16"/>
          <w:szCs w:val="16"/>
          <w:lang w:val="x-none"/>
        </w:rPr>
        <w:t>.</w:t>
      </w:r>
    </w:p>
    <w:p w14:paraId="2AF8B07F" w14:textId="77777777" w:rsidR="00A9496D" w:rsidRPr="00A9496D" w:rsidRDefault="00A9496D" w:rsidP="00A9496D">
      <w:pPr>
        <w:ind w:left="568" w:hanging="284"/>
        <w:rPr>
          <w:rFonts w:ascii="Arial" w:hAnsi="Arial" w:cs="Arial"/>
          <w:sz w:val="16"/>
          <w:szCs w:val="16"/>
          <w:lang w:val="x-none"/>
        </w:rPr>
      </w:pPr>
      <w:r w:rsidRPr="00A9496D">
        <w:rPr>
          <w:rFonts w:ascii="Arial" w:hAnsi="Arial" w:cs="Arial"/>
          <w:sz w:val="16"/>
          <w:szCs w:val="16"/>
          <w:lang w:val="x-none"/>
        </w:rPr>
        <w:tab/>
      </w:r>
      <w:r w:rsidRPr="00A9496D">
        <w:rPr>
          <w:rFonts w:ascii="Arial" w:hAnsi="Arial" w:cs="Arial"/>
          <w:sz w:val="16"/>
          <w:szCs w:val="16"/>
        </w:rPr>
        <w:t>T</w:t>
      </w:r>
      <w:r w:rsidRPr="00A9496D">
        <w:rPr>
          <w:rFonts w:ascii="Arial" w:hAnsi="Arial" w:cs="Arial"/>
          <w:sz w:val="16"/>
          <w:szCs w:val="16"/>
          <w:lang w:val="x-none"/>
        </w:rPr>
        <w:t xml:space="preserve">he conditions under which the switching gap may be present are defined for each of the cases in </w:t>
      </w:r>
      <w:r w:rsidRPr="00A9496D">
        <w:rPr>
          <w:rFonts w:ascii="Arial" w:hAnsi="Arial" w:cs="Arial"/>
          <w:sz w:val="16"/>
          <w:szCs w:val="16"/>
          <w:lang w:val="en-US"/>
        </w:rPr>
        <w:t xml:space="preserve">clauses </w:t>
      </w:r>
      <w:r w:rsidRPr="00A9496D">
        <w:rPr>
          <w:rFonts w:ascii="Arial" w:hAnsi="Arial" w:cs="Arial"/>
          <w:sz w:val="16"/>
          <w:szCs w:val="16"/>
          <w:lang w:val="x-none"/>
        </w:rPr>
        <w:t>6.1.6.1, 6.1.6.2, and 6.1.6.3 respectively.</w:t>
      </w:r>
    </w:p>
    <w:p w14:paraId="2197C0E5" w14:textId="77777777" w:rsidR="00A9496D" w:rsidRPr="00A9496D" w:rsidRDefault="00A9496D" w:rsidP="00EF371D">
      <w:pPr>
        <w:jc w:val="center"/>
        <w:rPr>
          <w:rFonts w:ascii="Arial" w:eastAsia="Malgun Gothic" w:hAnsi="Arial" w:cs="Arial"/>
          <w:color w:val="FF0000"/>
          <w:sz w:val="16"/>
          <w:szCs w:val="16"/>
        </w:rPr>
      </w:pPr>
      <w:r w:rsidRPr="00A9496D">
        <w:rPr>
          <w:rFonts w:ascii="Arial" w:eastAsia="Malgun Gothic" w:hAnsi="Arial" w:cs="Arial"/>
          <w:color w:val="FF0000"/>
          <w:sz w:val="16"/>
          <w:szCs w:val="16"/>
        </w:rPr>
        <w:t>&lt; Unchanged parts are omitted &gt;</w:t>
      </w:r>
    </w:p>
    <w:p w14:paraId="7F2BE3ED" w14:textId="0F4B27A3" w:rsidR="00EF371D" w:rsidRPr="00EF371D" w:rsidRDefault="00EF371D" w:rsidP="00EF371D">
      <w:pPr>
        <w:jc w:val="both"/>
        <w:rPr>
          <w:rFonts w:ascii="Arial" w:hAnsi="Arial" w:cs="Arial"/>
          <w:color w:val="FF0000"/>
        </w:rPr>
      </w:pPr>
      <w:r w:rsidRPr="00EF371D">
        <w:rPr>
          <w:color w:val="FF0000"/>
          <w:lang w:eastAsia="zh-CN"/>
        </w:rPr>
        <w:t xml:space="preserve">--------------------------------------- </w:t>
      </w:r>
      <w:r w:rsidRPr="00EF371D">
        <w:rPr>
          <w:i/>
          <w:color w:val="FF0000"/>
          <w:lang w:eastAsia="zh-CN"/>
        </w:rPr>
        <w:t>TP of TS38.214</w:t>
      </w:r>
      <w:r w:rsidRPr="00EF371D">
        <w:rPr>
          <w:color w:val="FF0000"/>
          <w:lang w:eastAsia="zh-CN"/>
        </w:rPr>
        <w:t xml:space="preserve"> </w:t>
      </w:r>
      <w:r>
        <w:rPr>
          <w:color w:val="FF0000"/>
          <w:lang w:eastAsia="zh-CN"/>
        </w:rPr>
        <w:t xml:space="preserve">end </w:t>
      </w:r>
      <w:r w:rsidRPr="00EF371D">
        <w:rPr>
          <w:color w:val="FF0000"/>
          <w:lang w:eastAsia="zh-CN"/>
        </w:rPr>
        <w:t>------------------</w:t>
      </w:r>
    </w:p>
    <w:p w14:paraId="67C281AB" w14:textId="77777777" w:rsidR="00A9496D" w:rsidRPr="00A9496D" w:rsidRDefault="00A9496D" w:rsidP="00A9496D">
      <w:pPr>
        <w:rPr>
          <w:bCs/>
        </w:rPr>
      </w:pPr>
    </w:p>
    <w:p w14:paraId="2BF55ADC" w14:textId="77777777" w:rsidR="00A9496D" w:rsidRPr="00A9496D" w:rsidRDefault="00A9496D" w:rsidP="00A9496D">
      <w:pPr>
        <w:rPr>
          <w:bCs/>
          <w:lang w:eastAsia="ko-KR"/>
        </w:rPr>
      </w:pPr>
      <w:r w:rsidRPr="00A9496D">
        <w:rPr>
          <w:rFonts w:hint="eastAsia"/>
          <w:bCs/>
          <w:highlight w:val="green"/>
          <w:lang w:eastAsia="ko-KR"/>
        </w:rPr>
        <w:t>A</w:t>
      </w:r>
      <w:r w:rsidRPr="00A9496D">
        <w:rPr>
          <w:bCs/>
          <w:highlight w:val="green"/>
          <w:lang w:eastAsia="ko-KR"/>
        </w:rPr>
        <w:t>greement</w:t>
      </w:r>
    </w:p>
    <w:p w14:paraId="7EAB6650" w14:textId="69F69584" w:rsidR="00A9496D" w:rsidRPr="00A9496D" w:rsidRDefault="00A9496D" w:rsidP="00A9496D">
      <w:pPr>
        <w:rPr>
          <w:bCs/>
          <w:lang w:eastAsia="ko-KR"/>
        </w:rPr>
      </w:pPr>
      <w:r w:rsidRPr="00A9496D">
        <w:rPr>
          <w:rFonts w:hint="eastAsia"/>
          <w:bCs/>
          <w:lang w:eastAsia="ko-KR"/>
        </w:rPr>
        <w:t>T</w:t>
      </w:r>
      <w:r w:rsidRPr="00A9496D">
        <w:rPr>
          <w:bCs/>
          <w:lang w:eastAsia="ko-KR"/>
        </w:rPr>
        <w:t>he following TP is agreed.</w:t>
      </w:r>
    </w:p>
    <w:p w14:paraId="0B101F44" w14:textId="77777777" w:rsidR="00EF371D" w:rsidRPr="00EF371D" w:rsidRDefault="00EF371D" w:rsidP="00EF371D">
      <w:pPr>
        <w:jc w:val="both"/>
        <w:rPr>
          <w:rFonts w:ascii="Arial" w:hAnsi="Arial" w:cs="Arial"/>
          <w:color w:val="FF0000"/>
        </w:rPr>
      </w:pPr>
      <w:r w:rsidRPr="00EF371D">
        <w:rPr>
          <w:color w:val="FF0000"/>
          <w:lang w:eastAsia="zh-CN"/>
        </w:rPr>
        <w:t xml:space="preserve">--------------------------------------- </w:t>
      </w:r>
      <w:r w:rsidRPr="00EF371D">
        <w:rPr>
          <w:i/>
          <w:color w:val="FF0000"/>
          <w:lang w:eastAsia="zh-CN"/>
        </w:rPr>
        <w:t>TP of TS38.214</w:t>
      </w:r>
      <w:r w:rsidRPr="00EF371D">
        <w:rPr>
          <w:color w:val="FF0000"/>
          <w:lang w:eastAsia="zh-CN"/>
        </w:rPr>
        <w:t xml:space="preserve"> </w:t>
      </w:r>
      <w:r w:rsidRPr="00EF371D">
        <w:rPr>
          <w:i/>
          <w:color w:val="FF0000"/>
          <w:lang w:eastAsia="zh-CN"/>
        </w:rPr>
        <w:t>start</w:t>
      </w:r>
      <w:r w:rsidRPr="00EF371D">
        <w:rPr>
          <w:color w:val="FF0000"/>
          <w:lang w:eastAsia="zh-CN"/>
        </w:rPr>
        <w:t>------------------</w:t>
      </w:r>
    </w:p>
    <w:p w14:paraId="3E2A6906" w14:textId="77777777" w:rsidR="00A9496D" w:rsidRPr="00EF371D" w:rsidRDefault="00A9496D" w:rsidP="00EF371D">
      <w:pPr>
        <w:rPr>
          <w:rFonts w:ascii="Arial" w:hAnsi="Arial" w:cs="Arial"/>
          <w:b/>
          <w:bCs/>
          <w:sz w:val="16"/>
          <w:szCs w:val="16"/>
        </w:rPr>
      </w:pPr>
      <w:r w:rsidRPr="00EF371D">
        <w:rPr>
          <w:rFonts w:ascii="Arial" w:hAnsi="Arial" w:cs="Arial"/>
          <w:b/>
          <w:bCs/>
          <w:sz w:val="16"/>
          <w:szCs w:val="16"/>
        </w:rPr>
        <w:t>6.1.6</w:t>
      </w:r>
      <w:r w:rsidRPr="00EF371D">
        <w:rPr>
          <w:rFonts w:ascii="Arial" w:hAnsi="Arial" w:cs="Arial"/>
          <w:b/>
          <w:bCs/>
          <w:sz w:val="16"/>
          <w:szCs w:val="16"/>
        </w:rPr>
        <w:tab/>
        <w:t>Uplink switching</w:t>
      </w:r>
    </w:p>
    <w:p w14:paraId="7C0BE697" w14:textId="77777777" w:rsidR="00A9496D" w:rsidRPr="00A9496D" w:rsidRDefault="00A9496D" w:rsidP="00EF371D">
      <w:pPr>
        <w:rPr>
          <w:rFonts w:ascii="Arial" w:hAnsi="Arial" w:cs="Arial"/>
          <w:sz w:val="16"/>
          <w:szCs w:val="16"/>
        </w:rPr>
      </w:pPr>
      <w:r w:rsidRPr="00A9496D">
        <w:rPr>
          <w:rFonts w:ascii="Arial" w:hAnsi="Arial" w:cs="Arial"/>
          <w:sz w:val="16"/>
          <w:szCs w:val="16"/>
          <w:lang w:val="en-US"/>
        </w:rPr>
        <w:t xml:space="preserve">The UE may omit uplink transmission during </w:t>
      </w:r>
      <w:r w:rsidRPr="00A9496D">
        <w:rPr>
          <w:rFonts w:ascii="Arial" w:hAnsi="Arial" w:cs="Arial"/>
          <w:sz w:val="16"/>
          <w:szCs w:val="16"/>
        </w:rPr>
        <w:t xml:space="preserve">the uplink switching gap </w:t>
      </w:r>
      <m:oMath>
        <m:sSub>
          <m:sSubPr>
            <m:ctrlPr>
              <w:rPr>
                <w:rFonts w:ascii="Cambria Math" w:hAnsi="Cambria Math" w:cs="Arial"/>
                <w:i/>
                <w:sz w:val="16"/>
                <w:szCs w:val="16"/>
              </w:rPr>
            </m:ctrlPr>
          </m:sSubPr>
          <m:e>
            <m:r>
              <w:rPr>
                <w:rFonts w:ascii="Cambria Math" w:hAnsi="Cambria Math" w:cs="Arial"/>
                <w:sz w:val="16"/>
                <w:szCs w:val="16"/>
              </w:rPr>
              <m:t>N</m:t>
            </m:r>
          </m:e>
          <m:sub>
            <m:r>
              <m:rPr>
                <m:nor/>
              </m:rPr>
              <w:rPr>
                <w:rFonts w:ascii="Arial" w:hAnsi="Arial" w:cs="Arial"/>
                <w:sz w:val="16"/>
                <w:szCs w:val="16"/>
              </w:rPr>
              <m:t>Tx1-Tx2</m:t>
            </m:r>
          </m:sub>
        </m:sSub>
      </m:oMath>
      <w:r w:rsidRPr="00A9496D">
        <w:rPr>
          <w:rFonts w:ascii="Arial" w:hAnsi="Arial" w:cs="Arial"/>
          <w:b/>
          <w:sz w:val="16"/>
          <w:szCs w:val="16"/>
        </w:rPr>
        <w:t xml:space="preserve"> </w:t>
      </w:r>
      <w:r w:rsidRPr="00A9496D">
        <w:rPr>
          <w:rFonts w:ascii="Arial" w:hAnsi="Arial" w:cs="Arial"/>
          <w:sz w:val="16"/>
          <w:szCs w:val="16"/>
        </w:rPr>
        <w:t xml:space="preserve">if the conditions defined in this clause are met and the UE is configured with </w:t>
      </w:r>
      <w:r w:rsidRPr="00A9496D">
        <w:rPr>
          <w:rFonts w:ascii="Arial" w:hAnsi="Arial" w:cs="Arial"/>
          <w:i/>
          <w:sz w:val="16"/>
          <w:szCs w:val="16"/>
        </w:rPr>
        <w:t>uplinkTxSwitching</w:t>
      </w:r>
      <w:r w:rsidRPr="00A9496D">
        <w:rPr>
          <w:rFonts w:ascii="Arial" w:hAnsi="Arial" w:cs="Arial"/>
          <w:sz w:val="16"/>
          <w:szCs w:val="16"/>
        </w:rPr>
        <w:t xml:space="preserve">. The switching gap </w:t>
      </w:r>
      <m:oMath>
        <m:sSub>
          <m:sSubPr>
            <m:ctrlPr>
              <w:rPr>
                <w:rFonts w:ascii="Cambria Math" w:hAnsi="Cambria Math" w:cs="Arial"/>
                <w:bCs/>
                <w:i/>
                <w:sz w:val="16"/>
                <w:szCs w:val="16"/>
              </w:rPr>
            </m:ctrlPr>
          </m:sSubPr>
          <m:e>
            <m:r>
              <w:rPr>
                <w:rFonts w:ascii="Cambria Math" w:hAnsi="Cambria Math" w:cs="Arial"/>
                <w:sz w:val="16"/>
                <w:szCs w:val="16"/>
              </w:rPr>
              <m:t>N</m:t>
            </m:r>
          </m:e>
          <m:sub>
            <m:r>
              <m:rPr>
                <m:nor/>
              </m:rPr>
              <w:rPr>
                <w:rFonts w:ascii="Arial" w:hAnsi="Arial" w:cs="Arial"/>
                <w:bCs/>
                <w:sz w:val="16"/>
                <w:szCs w:val="16"/>
              </w:rPr>
              <m:t>Tx1-Tx2</m:t>
            </m:r>
          </m:sub>
        </m:sSub>
      </m:oMath>
      <w:r w:rsidRPr="00A9496D">
        <w:rPr>
          <w:rFonts w:ascii="Arial" w:hAnsi="Arial" w:cs="Arial"/>
          <w:b/>
          <w:sz w:val="16"/>
          <w:szCs w:val="16"/>
        </w:rPr>
        <w:t xml:space="preserve"> </w:t>
      </w:r>
      <w:r w:rsidRPr="00A9496D">
        <w:rPr>
          <w:rFonts w:ascii="Arial" w:hAnsi="Arial" w:cs="Arial"/>
          <w:sz w:val="16"/>
          <w:szCs w:val="16"/>
        </w:rPr>
        <w:t xml:space="preserve">is indicated by UE capability </w:t>
      </w:r>
      <w:r w:rsidRPr="00A9496D">
        <w:rPr>
          <w:rFonts w:ascii="Arial" w:hAnsi="Arial" w:cs="Arial"/>
          <w:i/>
          <w:iCs/>
          <w:sz w:val="16"/>
          <w:szCs w:val="16"/>
        </w:rPr>
        <w:t>uplinkTxSwitchingPeriod2T2T</w:t>
      </w:r>
      <w:r w:rsidRPr="00A9496D">
        <w:rPr>
          <w:rFonts w:ascii="Arial" w:hAnsi="Arial" w:cs="Arial"/>
          <w:sz w:val="16"/>
          <w:szCs w:val="16"/>
        </w:rPr>
        <w:t xml:space="preserve"> if </w:t>
      </w:r>
      <w:r w:rsidRPr="00A9496D">
        <w:rPr>
          <w:rFonts w:ascii="Arial" w:hAnsi="Arial" w:cs="Arial"/>
          <w:i/>
          <w:iCs/>
          <w:sz w:val="16"/>
          <w:szCs w:val="16"/>
        </w:rPr>
        <w:t>uplinkTxSwitching-2T-Mode</w:t>
      </w:r>
      <w:r w:rsidRPr="00A9496D">
        <w:rPr>
          <w:rFonts w:ascii="Arial" w:hAnsi="Arial" w:cs="Arial"/>
          <w:sz w:val="16"/>
          <w:szCs w:val="16"/>
        </w:rPr>
        <w:t xml:space="preserve"> is configured, and </w:t>
      </w:r>
      <w:r w:rsidRPr="00A9496D">
        <w:rPr>
          <w:rFonts w:ascii="Arial" w:hAnsi="Arial" w:cs="Arial"/>
          <w:i/>
          <w:sz w:val="16"/>
          <w:szCs w:val="16"/>
        </w:rPr>
        <w:t xml:space="preserve">uplinkTxSwitchingPeriod </w:t>
      </w:r>
      <w:r w:rsidRPr="00A9496D">
        <w:rPr>
          <w:rFonts w:ascii="Arial" w:hAnsi="Arial" w:cs="Arial"/>
          <w:iCs/>
          <w:sz w:val="16"/>
          <w:szCs w:val="16"/>
        </w:rPr>
        <w:t xml:space="preserve">otherwise in clauses 6.1.6.1, 6.1.6.2.0, 6.1.6.3, and is determined based on UE capability </w:t>
      </w:r>
      <w:r w:rsidRPr="00A9496D">
        <w:rPr>
          <w:rFonts w:ascii="Arial" w:hAnsi="Arial" w:cs="Arial"/>
          <w:i/>
          <w:sz w:val="16"/>
          <w:szCs w:val="16"/>
        </w:rPr>
        <w:t>uplinkTxSwitchingPeriodForBandPair</w:t>
      </w:r>
      <w:r w:rsidRPr="00A9496D">
        <w:rPr>
          <w:rFonts w:ascii="Arial" w:hAnsi="Arial" w:cs="Arial"/>
          <w:iCs/>
          <w:sz w:val="16"/>
          <w:szCs w:val="16"/>
        </w:rPr>
        <w:t xml:space="preserve"> in clause 6.1.6.2.2 for uplink switching with 3 or 4 uplink bands</w:t>
      </w:r>
      <w:r w:rsidRPr="00A9496D">
        <w:rPr>
          <w:rFonts w:ascii="Arial" w:hAnsi="Arial" w:cs="Arial"/>
          <w:sz w:val="16"/>
          <w:szCs w:val="16"/>
        </w:rPr>
        <w:t xml:space="preserve">: </w:t>
      </w:r>
    </w:p>
    <w:p w14:paraId="6F9A1FC5" w14:textId="77777777" w:rsidR="00A9496D" w:rsidRPr="00A9496D" w:rsidRDefault="00A9496D" w:rsidP="00EF371D">
      <w:pPr>
        <w:ind w:left="568" w:hanging="284"/>
        <w:rPr>
          <w:rFonts w:ascii="Arial" w:eastAsia="MS Mincho" w:hAnsi="Arial" w:cs="Arial"/>
          <w:sz w:val="16"/>
          <w:szCs w:val="16"/>
        </w:rPr>
      </w:pPr>
      <w:r w:rsidRPr="00A9496D">
        <w:rPr>
          <w:rFonts w:ascii="Arial" w:eastAsia="MS Mincho" w:hAnsi="Arial" w:cs="Arial"/>
          <w:sz w:val="16"/>
          <w:szCs w:val="16"/>
        </w:rPr>
        <w:t>-</w:t>
      </w:r>
      <w:r w:rsidRPr="00A9496D">
        <w:rPr>
          <w:rFonts w:ascii="Arial" w:eastAsia="MS Mincho" w:hAnsi="Arial" w:cs="Arial"/>
          <w:sz w:val="16"/>
          <w:szCs w:val="16"/>
        </w:rPr>
        <w:tab/>
        <w:t xml:space="preserve">If a </w:t>
      </w:r>
      <w:r w:rsidRPr="00A9496D">
        <w:rPr>
          <w:rFonts w:ascii="Arial" w:eastAsia="MS Mincho" w:hAnsi="Arial" w:cs="Arial"/>
          <w:sz w:val="16"/>
          <w:szCs w:val="16"/>
          <w:lang w:val="en-AU"/>
        </w:rPr>
        <w:t>UE</w:t>
      </w:r>
      <w:r w:rsidRPr="00A9496D">
        <w:rPr>
          <w:rFonts w:ascii="Arial" w:eastAsia="MS Mincho" w:hAnsi="Arial" w:cs="Arial"/>
          <w:sz w:val="16"/>
          <w:szCs w:val="16"/>
        </w:rPr>
        <w:t xml:space="preserve"> indicated a capability for uplink switching with </w:t>
      </w:r>
      <w:r w:rsidRPr="00A9496D">
        <w:rPr>
          <w:rFonts w:ascii="Arial" w:eastAsia="MS Mincho" w:hAnsi="Arial" w:cs="Arial"/>
          <w:i/>
          <w:iCs/>
          <w:sz w:val="16"/>
          <w:szCs w:val="16"/>
        </w:rPr>
        <w:t>BandCombination-UplinkTxSwitch</w:t>
      </w:r>
      <w:r w:rsidRPr="00A9496D">
        <w:rPr>
          <w:rFonts w:ascii="Arial" w:eastAsia="MS Mincho" w:hAnsi="Arial" w:cs="Arial"/>
          <w:sz w:val="16"/>
          <w:szCs w:val="16"/>
        </w:rPr>
        <w:t xml:space="preserve"> for a band combination, and if it is for that band combination</w:t>
      </w:r>
    </w:p>
    <w:p w14:paraId="06C1BE95" w14:textId="77777777" w:rsidR="00A9496D" w:rsidRPr="00A9496D" w:rsidRDefault="00A9496D" w:rsidP="00EF371D">
      <w:pPr>
        <w:ind w:left="851" w:hanging="284"/>
        <w:rPr>
          <w:rFonts w:ascii="Arial" w:eastAsia="MS Mincho" w:hAnsi="Arial" w:cs="Arial"/>
          <w:sz w:val="16"/>
          <w:szCs w:val="16"/>
        </w:rPr>
      </w:pPr>
      <w:r w:rsidRPr="00A9496D">
        <w:rPr>
          <w:rFonts w:ascii="Arial" w:eastAsia="MS Mincho" w:hAnsi="Arial" w:cs="Arial"/>
          <w:sz w:val="16"/>
          <w:szCs w:val="16"/>
        </w:rPr>
        <w:t>-</w:t>
      </w:r>
      <w:r w:rsidRPr="00A9496D">
        <w:rPr>
          <w:rFonts w:ascii="Arial" w:eastAsia="MS Mincho" w:hAnsi="Arial" w:cs="Arial"/>
          <w:sz w:val="16"/>
          <w:szCs w:val="16"/>
        </w:rPr>
        <w:tab/>
        <w:t xml:space="preserve">Configured with </w:t>
      </w:r>
      <w:r w:rsidRPr="00A9496D">
        <w:rPr>
          <w:rFonts w:ascii="Arial" w:eastAsia="MS Mincho" w:hAnsi="Arial" w:cs="Arial"/>
          <w:sz w:val="16"/>
          <w:szCs w:val="16"/>
          <w:lang w:eastAsia="fr-FR"/>
        </w:rPr>
        <w:t>a MCG using E-UTRA radio access and with a SCG using NR radio access (EN-DC)</w:t>
      </w:r>
      <w:r w:rsidRPr="00A9496D">
        <w:rPr>
          <w:rFonts w:ascii="Arial" w:eastAsia="MS Mincho" w:hAnsi="Arial" w:cs="Arial"/>
          <w:sz w:val="16"/>
          <w:szCs w:val="16"/>
        </w:rPr>
        <w:t>, or</w:t>
      </w:r>
    </w:p>
    <w:p w14:paraId="51B910E7" w14:textId="77777777" w:rsidR="00A9496D" w:rsidRPr="00A9496D" w:rsidRDefault="00A9496D" w:rsidP="00EF371D">
      <w:pPr>
        <w:ind w:left="851" w:hanging="284"/>
        <w:rPr>
          <w:rFonts w:ascii="Arial" w:eastAsia="MS Mincho" w:hAnsi="Arial" w:cs="Arial"/>
          <w:sz w:val="16"/>
          <w:szCs w:val="16"/>
        </w:rPr>
      </w:pPr>
      <w:r w:rsidRPr="00A9496D">
        <w:rPr>
          <w:rFonts w:ascii="Arial" w:eastAsia="MS Mincho" w:hAnsi="Arial" w:cs="Arial"/>
          <w:sz w:val="16"/>
          <w:szCs w:val="16"/>
        </w:rPr>
        <w:t>-</w:t>
      </w:r>
      <w:r w:rsidRPr="00A9496D">
        <w:rPr>
          <w:rFonts w:ascii="Arial" w:eastAsia="MS Mincho" w:hAnsi="Arial" w:cs="Arial"/>
          <w:sz w:val="16"/>
          <w:szCs w:val="16"/>
        </w:rPr>
        <w:tab/>
        <w:t>Configured with uplink carrier aggregation, or</w:t>
      </w:r>
    </w:p>
    <w:p w14:paraId="43CA3F4A" w14:textId="77777777" w:rsidR="00A9496D" w:rsidRPr="00A9496D" w:rsidRDefault="00A9496D" w:rsidP="00EF371D">
      <w:pPr>
        <w:ind w:left="851" w:hanging="284"/>
        <w:rPr>
          <w:rFonts w:ascii="Arial" w:eastAsia="MS Mincho" w:hAnsi="Arial" w:cs="Arial"/>
          <w:sz w:val="16"/>
          <w:szCs w:val="16"/>
        </w:rPr>
      </w:pPr>
      <w:r w:rsidRPr="00A9496D">
        <w:rPr>
          <w:rFonts w:ascii="Arial" w:eastAsia="MS Mincho" w:hAnsi="Arial" w:cs="Arial"/>
          <w:sz w:val="16"/>
          <w:szCs w:val="16"/>
        </w:rPr>
        <w:t>-</w:t>
      </w:r>
      <w:r w:rsidRPr="00A9496D">
        <w:rPr>
          <w:rFonts w:ascii="Arial" w:eastAsia="MS Mincho" w:hAnsi="Arial" w:cs="Arial"/>
          <w:sz w:val="16"/>
          <w:szCs w:val="16"/>
        </w:rPr>
        <w:tab/>
        <w:t xml:space="preserve">Configured in a serving cell with two uplink carriers with </w:t>
      </w:r>
      <w:r w:rsidRPr="00A9496D">
        <w:rPr>
          <w:rFonts w:ascii="Arial" w:eastAsia="MS Mincho" w:hAnsi="Arial" w:cs="Arial"/>
          <w:sz w:val="16"/>
          <w:szCs w:val="16"/>
          <w:lang w:eastAsia="fr-FR"/>
        </w:rPr>
        <w:t xml:space="preserve">higher layer parameter </w:t>
      </w:r>
      <w:r w:rsidRPr="00A9496D">
        <w:rPr>
          <w:rFonts w:ascii="Arial" w:eastAsia="MS Mincho" w:hAnsi="Arial" w:cs="Arial"/>
          <w:i/>
          <w:iCs/>
          <w:sz w:val="16"/>
          <w:szCs w:val="16"/>
          <w:lang w:eastAsia="fr-FR"/>
        </w:rPr>
        <w:t>supplementaryUplink</w:t>
      </w:r>
      <w:r w:rsidRPr="00A9496D">
        <w:rPr>
          <w:rFonts w:ascii="Arial" w:eastAsia="MS Mincho" w:hAnsi="Arial" w:cs="Arial"/>
          <w:sz w:val="16"/>
          <w:szCs w:val="16"/>
        </w:rPr>
        <w:t>.</w:t>
      </w:r>
    </w:p>
    <w:p w14:paraId="40EADDC3" w14:textId="570F4D55" w:rsidR="00A9496D" w:rsidRPr="00A9496D" w:rsidRDefault="00A9496D" w:rsidP="00EF371D">
      <w:pPr>
        <w:ind w:left="568" w:hanging="284"/>
        <w:rPr>
          <w:rFonts w:ascii="Arial" w:eastAsia="MS Mincho" w:hAnsi="Arial" w:cs="Arial"/>
          <w:sz w:val="16"/>
          <w:szCs w:val="16"/>
        </w:rPr>
      </w:pPr>
      <w:r w:rsidRPr="00A9496D">
        <w:rPr>
          <w:rFonts w:ascii="Arial" w:eastAsia="MS Mincho" w:hAnsi="Arial" w:cs="Arial"/>
          <w:sz w:val="16"/>
          <w:szCs w:val="16"/>
        </w:rPr>
        <w:tab/>
        <w:t xml:space="preserve">The conditions under which the switching gap may be present are defined for each of the cases in </w:t>
      </w:r>
      <w:r w:rsidRPr="00A9496D">
        <w:rPr>
          <w:rFonts w:ascii="Arial" w:eastAsia="MS Mincho" w:hAnsi="Arial" w:cs="Arial"/>
          <w:sz w:val="16"/>
          <w:szCs w:val="16"/>
          <w:lang w:val="en-US"/>
        </w:rPr>
        <w:t xml:space="preserve">clauses </w:t>
      </w:r>
      <w:r w:rsidRPr="00A9496D">
        <w:rPr>
          <w:rFonts w:ascii="Arial" w:eastAsia="MS Mincho" w:hAnsi="Arial" w:cs="Arial"/>
          <w:sz w:val="16"/>
          <w:szCs w:val="16"/>
        </w:rPr>
        <w:t>6.1.6.1, 6.1.6.2, and 6.1.6.3 respectively.</w:t>
      </w:r>
    </w:p>
    <w:p w14:paraId="0D4A608D" w14:textId="59101D77" w:rsidR="00A9496D" w:rsidRPr="00A9496D" w:rsidRDefault="00A9496D" w:rsidP="00EF371D">
      <w:pPr>
        <w:rPr>
          <w:del w:id="128" w:author="ZTE-Xingguang" w:date="2024-04-24T18:27:00Z"/>
          <w:rFonts w:ascii="Arial" w:hAnsi="Arial" w:cs="Arial"/>
          <w:sz w:val="16"/>
          <w:szCs w:val="16"/>
          <w:lang w:val="en-US"/>
        </w:rPr>
      </w:pPr>
      <w:r w:rsidRPr="00A9496D">
        <w:rPr>
          <w:rFonts w:ascii="Arial" w:hAnsi="Arial" w:cs="Arial"/>
          <w:sz w:val="16"/>
          <w:szCs w:val="16"/>
          <w:lang w:val="en-US"/>
        </w:rPr>
        <w:t xml:space="preserve">If an uplink switching is triggered for an uplink transmission starting at </w:t>
      </w:r>
      <w:r w:rsidRPr="00A9496D">
        <w:rPr>
          <w:rFonts w:ascii="Arial" w:hAnsi="Arial" w:cs="Arial"/>
          <w:i/>
          <w:sz w:val="16"/>
          <w:szCs w:val="16"/>
          <w:lang w:val="en-US"/>
        </w:rPr>
        <w:t>T</w:t>
      </w:r>
      <w:r w:rsidRPr="00A9496D">
        <w:rPr>
          <w:rFonts w:ascii="Arial" w:hAnsi="Arial" w:cs="Arial"/>
          <w:i/>
          <w:sz w:val="16"/>
          <w:szCs w:val="16"/>
          <w:vertAlign w:val="subscript"/>
          <w:lang w:val="en-US"/>
        </w:rPr>
        <w:t>0</w:t>
      </w:r>
      <w:r w:rsidRPr="00A9496D">
        <w:rPr>
          <w:rFonts w:ascii="Arial" w:hAnsi="Arial" w:cs="Arial"/>
          <w:sz w:val="16"/>
          <w:szCs w:val="16"/>
          <w:lang w:val="en-US"/>
        </w:rPr>
        <w:t xml:space="preserve">, after </w:t>
      </w:r>
      <w:r w:rsidRPr="00A9496D">
        <w:rPr>
          <w:rFonts w:ascii="Arial" w:hAnsi="Arial" w:cs="Arial"/>
          <w:i/>
          <w:sz w:val="16"/>
          <w:szCs w:val="16"/>
          <w:lang w:val="en-US"/>
        </w:rPr>
        <w:t>T</w:t>
      </w:r>
      <w:r w:rsidRPr="00A9496D">
        <w:rPr>
          <w:rFonts w:ascii="Arial" w:hAnsi="Arial" w:cs="Arial"/>
          <w:i/>
          <w:sz w:val="16"/>
          <w:szCs w:val="16"/>
          <w:vertAlign w:val="subscript"/>
          <w:lang w:val="en-US"/>
        </w:rPr>
        <w:t>0</w:t>
      </w:r>
      <w:r w:rsidRPr="00A9496D">
        <w:rPr>
          <w:rFonts w:ascii="Arial" w:hAnsi="Arial" w:cs="Arial"/>
          <w:i/>
          <w:sz w:val="16"/>
          <w:szCs w:val="16"/>
          <w:lang w:val="en-US"/>
        </w:rPr>
        <w:t>-T</w:t>
      </w:r>
      <w:r w:rsidRPr="00A9496D">
        <w:rPr>
          <w:rFonts w:ascii="Arial" w:hAnsi="Arial" w:cs="Arial"/>
          <w:i/>
          <w:sz w:val="16"/>
          <w:szCs w:val="16"/>
          <w:vertAlign w:val="subscript"/>
          <w:lang w:val="en-US"/>
        </w:rPr>
        <w:t>offset</w:t>
      </w:r>
      <w:r w:rsidRPr="00A9496D">
        <w:rPr>
          <w:rFonts w:ascii="Arial" w:hAnsi="Arial" w:cs="Arial"/>
          <w:sz w:val="16"/>
          <w:szCs w:val="16"/>
          <w:lang w:val="en-US"/>
        </w:rPr>
        <w:t xml:space="preserve">, the UE is not expected to cancel the uplink switching, or to trigger any other new uplink switching occurring before </w:t>
      </w:r>
      <w:r w:rsidRPr="00A9496D">
        <w:rPr>
          <w:rFonts w:ascii="Arial" w:hAnsi="Arial" w:cs="Arial"/>
          <w:i/>
          <w:sz w:val="16"/>
          <w:szCs w:val="16"/>
          <w:lang w:val="en-US"/>
        </w:rPr>
        <w:t>T</w:t>
      </w:r>
      <w:r w:rsidRPr="00A9496D">
        <w:rPr>
          <w:rFonts w:ascii="Arial" w:hAnsi="Arial" w:cs="Arial"/>
          <w:i/>
          <w:sz w:val="16"/>
          <w:szCs w:val="16"/>
          <w:vertAlign w:val="subscript"/>
          <w:lang w:val="en-US"/>
        </w:rPr>
        <w:t>0</w:t>
      </w:r>
      <w:r w:rsidRPr="00A9496D">
        <w:rPr>
          <w:rFonts w:ascii="Arial" w:hAnsi="Arial" w:cs="Arial"/>
          <w:sz w:val="16"/>
          <w:szCs w:val="16"/>
          <w:lang w:val="en-US"/>
        </w:rPr>
        <w:t xml:space="preserve"> for any other uplink transmission that is scheduled after </w:t>
      </w:r>
      <w:r w:rsidRPr="00A9496D">
        <w:rPr>
          <w:rFonts w:ascii="Arial" w:hAnsi="Arial" w:cs="Arial"/>
          <w:i/>
          <w:sz w:val="16"/>
          <w:szCs w:val="16"/>
          <w:lang w:val="en-US"/>
        </w:rPr>
        <w:t>T</w:t>
      </w:r>
      <w:r w:rsidRPr="00A9496D">
        <w:rPr>
          <w:rFonts w:ascii="Arial" w:hAnsi="Arial" w:cs="Arial"/>
          <w:i/>
          <w:sz w:val="16"/>
          <w:szCs w:val="16"/>
          <w:vertAlign w:val="subscript"/>
          <w:lang w:val="en-US"/>
        </w:rPr>
        <w:t>0</w:t>
      </w:r>
      <w:r w:rsidRPr="00A9496D">
        <w:rPr>
          <w:rFonts w:ascii="Arial" w:hAnsi="Arial" w:cs="Arial"/>
          <w:i/>
          <w:sz w:val="16"/>
          <w:szCs w:val="16"/>
          <w:lang w:val="en-US"/>
        </w:rPr>
        <w:t>-T</w:t>
      </w:r>
      <w:r w:rsidRPr="00A9496D">
        <w:rPr>
          <w:rFonts w:ascii="Arial" w:hAnsi="Arial" w:cs="Arial"/>
          <w:i/>
          <w:sz w:val="16"/>
          <w:szCs w:val="16"/>
          <w:vertAlign w:val="subscript"/>
          <w:lang w:val="en-US"/>
        </w:rPr>
        <w:t>offset</w:t>
      </w:r>
      <w:r w:rsidRPr="00A9496D">
        <w:rPr>
          <w:rFonts w:ascii="Arial" w:hAnsi="Arial" w:cs="Arial"/>
          <w:sz w:val="16"/>
          <w:szCs w:val="16"/>
          <w:lang w:val="en-US"/>
        </w:rPr>
        <w:t xml:space="preserve">, where </w:t>
      </w:r>
      <w:r w:rsidRPr="00A9496D">
        <w:rPr>
          <w:rFonts w:ascii="Arial" w:hAnsi="Arial" w:cs="Arial"/>
          <w:i/>
          <w:sz w:val="16"/>
          <w:szCs w:val="16"/>
          <w:lang w:val="en-US"/>
        </w:rPr>
        <w:t>T</w:t>
      </w:r>
      <w:r w:rsidRPr="00A9496D">
        <w:rPr>
          <w:rFonts w:ascii="Arial" w:hAnsi="Arial" w:cs="Arial"/>
          <w:i/>
          <w:sz w:val="16"/>
          <w:szCs w:val="16"/>
          <w:vertAlign w:val="subscript"/>
          <w:lang w:val="en-US"/>
        </w:rPr>
        <w:t>offset</w:t>
      </w:r>
      <w:r w:rsidRPr="00A9496D">
        <w:rPr>
          <w:rFonts w:ascii="Arial" w:hAnsi="Arial" w:cs="Arial"/>
          <w:sz w:val="16"/>
          <w:szCs w:val="16"/>
          <w:lang w:val="en-US"/>
        </w:rPr>
        <w:t xml:space="preserve"> is </w:t>
      </w:r>
      <w:ins w:id="129" w:author="ZTE-Xingguang" w:date="2024-04-24T18:26:00Z">
        <w:r w:rsidRPr="00A9496D">
          <w:rPr>
            <w:rFonts w:ascii="Arial" w:hAnsi="Arial" w:cs="Arial"/>
            <w:sz w:val="16"/>
            <w:szCs w:val="16"/>
            <w:lang w:val="en-US"/>
          </w:rPr>
          <w:t>the UE processing procedure time defined for the uplink transmission</w:t>
        </w:r>
      </w:ins>
      <w:ins w:id="130" w:author="ZTE-Xingguang" w:date="2024-05-09T18:50:00Z">
        <w:r w:rsidRPr="00A9496D">
          <w:rPr>
            <w:rFonts w:ascii="Arial" w:hAnsi="Arial" w:cs="Arial"/>
            <w:sz w:val="16"/>
            <w:szCs w:val="16"/>
            <w:lang w:val="en-US"/>
          </w:rPr>
          <w:t>(s)</w:t>
        </w:r>
      </w:ins>
      <w:ins w:id="131" w:author="ZTE-Xingguang" w:date="2024-04-24T18:26:00Z">
        <w:r w:rsidRPr="00A9496D">
          <w:rPr>
            <w:rFonts w:ascii="Arial" w:hAnsi="Arial" w:cs="Arial"/>
            <w:sz w:val="16"/>
            <w:szCs w:val="16"/>
            <w:lang w:val="en-US"/>
          </w:rPr>
          <w:t xml:space="preserve"> triggering the switch given in clause 5.3, clause 5.4, clause 6.2.1, clause 6.4 and in clause 9 of [6, TS 38.213]</w:t>
        </w:r>
      </w:ins>
      <w:ins w:id="132" w:author="ZTE-Xingguang" w:date="2024-05-09T10:36:00Z">
        <w:r w:rsidRPr="00A9496D">
          <w:rPr>
            <w:rFonts w:ascii="Arial" w:hAnsi="Arial" w:cs="Arial"/>
            <w:sz w:val="16"/>
            <w:szCs w:val="16"/>
            <w:lang w:val="en-US"/>
          </w:rPr>
          <w:t>.</w:t>
        </w:r>
      </w:ins>
    </w:p>
    <w:p w14:paraId="7966CB79" w14:textId="77777777" w:rsidR="00A9496D" w:rsidRPr="00A9496D" w:rsidRDefault="00A9496D" w:rsidP="00EF371D">
      <w:pPr>
        <w:rPr>
          <w:rFonts w:ascii="Arial" w:hAnsi="Arial" w:cs="Arial"/>
          <w:sz w:val="16"/>
          <w:szCs w:val="16"/>
        </w:rPr>
      </w:pPr>
      <w:del w:id="133" w:author="ZTE-Xingguang" w:date="2024-04-24T18:26:00Z">
        <w:r w:rsidRPr="00A9496D">
          <w:rPr>
            <w:rFonts w:ascii="Arial" w:hAnsi="Arial" w:cs="Arial"/>
            <w:sz w:val="16"/>
            <w:szCs w:val="16"/>
          </w:rPr>
          <w:delText>-</w:delText>
        </w:r>
        <w:r w:rsidRPr="00A9496D">
          <w:rPr>
            <w:rFonts w:ascii="Arial" w:hAnsi="Arial" w:cs="Arial"/>
            <w:sz w:val="16"/>
            <w:szCs w:val="16"/>
          </w:rPr>
          <w:tab/>
          <w:delText xml:space="preserve">determined based on </w:delText>
        </w:r>
      </w:del>
      <w:del w:id="134" w:author="ZTE-Xingguang" w:date="2024-05-09T10:36:00Z">
        <w:r w:rsidRPr="00A9496D">
          <w:rPr>
            <w:rFonts w:ascii="Arial" w:hAnsi="Arial" w:cs="Arial"/>
            <w:sz w:val="16"/>
            <w:szCs w:val="16"/>
          </w:rPr>
          <w:delText xml:space="preserve">the </w:delText>
        </w:r>
      </w:del>
      <w:del w:id="135" w:author="ZTE-Xingguang" w:date="2024-05-22T09:17:00Z">
        <w:r w:rsidRPr="00A9496D" w:rsidDel="00775EFF">
          <w:rPr>
            <w:rFonts w:ascii="Arial" w:hAnsi="Arial" w:cs="Arial"/>
            <w:strike/>
            <w:color w:val="FF0000"/>
            <w:sz w:val="16"/>
            <w:szCs w:val="16"/>
          </w:rPr>
          <w:delText xml:space="preserve">switching gap defined for </w:delText>
        </w:r>
        <w:r w:rsidRPr="00A9496D" w:rsidDel="00775EFF">
          <w:rPr>
            <w:rFonts w:ascii="Arial" w:hAnsi="Arial" w:cs="Arial"/>
            <w:sz w:val="16"/>
            <w:szCs w:val="16"/>
          </w:rPr>
          <w:delText>a single Tx switching in [8, TS 38.101-1] when the Tx switching involves more than two bands, and there are at least two UL transmissions after switching on two switch-to bands that trigger the uplink switching, which are at least partially overlapped in time domain</w:delText>
        </w:r>
      </w:del>
      <w:del w:id="136" w:author="ZTE-Xingguang" w:date="2024-04-24T18:27:00Z">
        <w:r w:rsidRPr="00A9496D">
          <w:rPr>
            <w:rFonts w:ascii="Arial" w:hAnsi="Arial" w:cs="Arial"/>
            <w:sz w:val="16"/>
            <w:szCs w:val="16"/>
            <w:lang w:eastAsia="zh-CN"/>
          </w:rPr>
          <w:delText>,</w:delText>
        </w:r>
      </w:del>
    </w:p>
    <w:p w14:paraId="7798E162" w14:textId="77777777" w:rsidR="00A9496D" w:rsidRPr="00A9496D" w:rsidRDefault="00A9496D" w:rsidP="00EF371D">
      <w:pPr>
        <w:rPr>
          <w:del w:id="137" w:author="ZTE-Xingguang" w:date="2024-04-24T18:27:00Z"/>
          <w:rFonts w:ascii="Arial" w:hAnsi="Arial" w:cs="Arial"/>
          <w:sz w:val="16"/>
          <w:szCs w:val="16"/>
          <w:lang w:val="en-US"/>
        </w:rPr>
      </w:pPr>
      <w:del w:id="138" w:author="ZTE-Xingguang" w:date="2024-04-24T18:27:00Z">
        <w:r w:rsidRPr="00A9496D">
          <w:rPr>
            <w:rFonts w:ascii="Arial" w:hAnsi="Arial" w:cs="Arial"/>
            <w:sz w:val="16"/>
            <w:szCs w:val="16"/>
            <w:lang w:val="en-US"/>
          </w:rPr>
          <w:delText>-</w:delText>
        </w:r>
        <w:r w:rsidRPr="00A9496D">
          <w:rPr>
            <w:rFonts w:ascii="Arial" w:hAnsi="Arial" w:cs="Arial"/>
            <w:sz w:val="16"/>
            <w:szCs w:val="16"/>
            <w:lang w:val="en-US"/>
          </w:rPr>
          <w:tab/>
          <w:delText>the UE processing procedure time defined for the uplink transmission triggering the switch given in clause 5.3, clause 5.4, clause 6.2.1, clause 6.4 and in clause 9 of [6, TS 38.213], otherwise.</w:delText>
        </w:r>
      </w:del>
    </w:p>
    <w:p w14:paraId="3F0B5354" w14:textId="77777777" w:rsidR="00A9496D" w:rsidRPr="00A9496D" w:rsidRDefault="00A9496D" w:rsidP="00EF371D">
      <w:pPr>
        <w:rPr>
          <w:rFonts w:ascii="Arial" w:hAnsi="Arial" w:cs="Arial"/>
          <w:sz w:val="16"/>
          <w:szCs w:val="16"/>
        </w:rPr>
      </w:pPr>
      <w:r w:rsidRPr="00A9496D">
        <w:rPr>
          <w:rFonts w:ascii="Arial" w:hAnsi="Arial" w:cs="Arial"/>
          <w:sz w:val="16"/>
          <w:szCs w:val="16"/>
          <w:lang w:val="en-US"/>
        </w:rPr>
        <w:t xml:space="preserve">The UE does not expect to perform more than one uplink switching in a slot with </w:t>
      </w:r>
      <w:r w:rsidRPr="00A9496D">
        <w:rPr>
          <w:rFonts w:ascii="Arial" w:hAnsi="Arial" w:cs="Arial"/>
          <w:i/>
          <w:sz w:val="16"/>
          <w:szCs w:val="16"/>
          <w:lang w:val="en-AU"/>
        </w:rPr>
        <w:t>µ</w:t>
      </w:r>
      <w:r w:rsidRPr="00A9496D">
        <w:rPr>
          <w:rFonts w:ascii="Arial" w:hAnsi="Arial" w:cs="Arial"/>
          <w:i/>
          <w:sz w:val="16"/>
          <w:szCs w:val="16"/>
          <w:vertAlign w:val="subscript"/>
          <w:lang w:val="en-AU"/>
        </w:rPr>
        <w:t xml:space="preserve">UL </w:t>
      </w:r>
      <w:r w:rsidRPr="00A9496D">
        <w:rPr>
          <w:rFonts w:ascii="Arial" w:hAnsi="Arial" w:cs="Arial"/>
          <w:sz w:val="16"/>
          <w:szCs w:val="16"/>
          <w:lang w:val="en-AU"/>
        </w:rPr>
        <w:t>= max(</w:t>
      </w:r>
      <w:r w:rsidRPr="00A9496D">
        <w:rPr>
          <w:rFonts w:ascii="Arial" w:hAnsi="Arial" w:cs="Arial"/>
          <w:i/>
          <w:sz w:val="16"/>
          <w:szCs w:val="16"/>
          <w:lang w:val="en-AU"/>
        </w:rPr>
        <w:t>µ</w:t>
      </w:r>
      <w:r w:rsidRPr="00A9496D">
        <w:rPr>
          <w:rFonts w:ascii="Arial" w:hAnsi="Arial" w:cs="Arial"/>
          <w:i/>
          <w:sz w:val="16"/>
          <w:szCs w:val="16"/>
          <w:vertAlign w:val="subscript"/>
          <w:lang w:val="en-AU"/>
        </w:rPr>
        <w:t>UL, 1,</w:t>
      </w:r>
      <w:r w:rsidRPr="00A9496D">
        <w:rPr>
          <w:rFonts w:ascii="Arial" w:hAnsi="Arial" w:cs="Arial"/>
          <w:i/>
          <w:sz w:val="16"/>
          <w:szCs w:val="16"/>
          <w:lang w:val="en-AU"/>
        </w:rPr>
        <w:t xml:space="preserve"> µ</w:t>
      </w:r>
      <w:r w:rsidRPr="00A9496D">
        <w:rPr>
          <w:rFonts w:ascii="Arial" w:hAnsi="Arial" w:cs="Arial"/>
          <w:i/>
          <w:sz w:val="16"/>
          <w:szCs w:val="16"/>
          <w:vertAlign w:val="subscript"/>
          <w:lang w:val="en-AU"/>
        </w:rPr>
        <w:t>UL, 2</w:t>
      </w:r>
      <w:r w:rsidRPr="00A9496D">
        <w:rPr>
          <w:rFonts w:ascii="Arial" w:hAnsi="Arial" w:cs="Arial"/>
          <w:sz w:val="16"/>
          <w:szCs w:val="16"/>
          <w:lang w:val="en-AU"/>
        </w:rPr>
        <w:t xml:space="preserve">), </w:t>
      </w:r>
      <w:r w:rsidRPr="00A9496D">
        <w:rPr>
          <w:rFonts w:ascii="Arial" w:hAnsi="Arial" w:cs="Arial"/>
          <w:sz w:val="16"/>
          <w:szCs w:val="16"/>
        </w:rPr>
        <w:t xml:space="preserve">where the </w:t>
      </w:r>
      <w:r w:rsidRPr="00A9496D">
        <w:rPr>
          <w:rFonts w:ascii="Arial" w:hAnsi="Arial" w:cs="Arial"/>
          <w:i/>
          <w:sz w:val="16"/>
          <w:szCs w:val="16"/>
          <w:lang w:val="en-AU"/>
        </w:rPr>
        <w:t>µ</w:t>
      </w:r>
      <w:r w:rsidRPr="00A9496D">
        <w:rPr>
          <w:rFonts w:ascii="Arial" w:hAnsi="Arial" w:cs="Arial"/>
          <w:i/>
          <w:sz w:val="16"/>
          <w:szCs w:val="16"/>
          <w:vertAlign w:val="subscript"/>
          <w:lang w:val="en-AU"/>
        </w:rPr>
        <w:t>UL, 1</w:t>
      </w:r>
      <w:r w:rsidRPr="00A9496D">
        <w:rPr>
          <w:rFonts w:ascii="Arial" w:hAnsi="Arial" w:cs="Arial"/>
          <w:sz w:val="16"/>
          <w:szCs w:val="16"/>
        </w:rPr>
        <w:t xml:space="preserve"> corresponds to the subcarrier spacing of the active UL BWP of one uplink carrier before the switching gap and the </w:t>
      </w:r>
      <w:r w:rsidRPr="00A9496D">
        <w:rPr>
          <w:rFonts w:ascii="Arial" w:hAnsi="Arial" w:cs="Arial"/>
          <w:i/>
          <w:sz w:val="16"/>
          <w:szCs w:val="16"/>
          <w:lang w:val="en-AU"/>
        </w:rPr>
        <w:t>µ</w:t>
      </w:r>
      <w:r w:rsidRPr="00A9496D">
        <w:rPr>
          <w:rFonts w:ascii="Arial" w:hAnsi="Arial" w:cs="Arial"/>
          <w:i/>
          <w:sz w:val="16"/>
          <w:szCs w:val="16"/>
          <w:vertAlign w:val="subscript"/>
          <w:lang w:val="en-AU"/>
        </w:rPr>
        <w:t>UL, 2</w:t>
      </w:r>
      <w:r w:rsidRPr="00A9496D">
        <w:rPr>
          <w:rFonts w:ascii="Arial" w:hAnsi="Arial" w:cs="Arial"/>
          <w:sz w:val="16"/>
          <w:szCs w:val="16"/>
        </w:rPr>
        <w:t xml:space="preserve"> corresponds to the subcarrier spacing of the active UL BWP of the other uplink carrier after the switching gap.</w:t>
      </w:r>
    </w:p>
    <w:p w14:paraId="3088988E" w14:textId="77777777" w:rsidR="00A9496D" w:rsidRPr="00A9496D" w:rsidRDefault="00A9496D" w:rsidP="00EF371D">
      <w:pPr>
        <w:rPr>
          <w:rFonts w:ascii="Arial" w:hAnsi="Arial" w:cs="Arial"/>
          <w:sz w:val="16"/>
          <w:szCs w:val="16"/>
        </w:rPr>
      </w:pPr>
      <w:r w:rsidRPr="00A9496D">
        <w:rPr>
          <w:rFonts w:ascii="Arial" w:hAnsi="Arial" w:cs="Arial"/>
          <w:sz w:val="16"/>
          <w:szCs w:val="16"/>
        </w:rPr>
        <w:t>For uplink switching configured with 3 or 4 uplink bands</w:t>
      </w:r>
    </w:p>
    <w:p w14:paraId="03514DAA" w14:textId="77777777" w:rsidR="00A9496D" w:rsidRPr="00A9496D" w:rsidRDefault="00A9496D" w:rsidP="00EF371D">
      <w:pPr>
        <w:ind w:left="568" w:hanging="284"/>
        <w:rPr>
          <w:rFonts w:ascii="Arial" w:eastAsia="MS Mincho" w:hAnsi="Arial" w:cs="Arial"/>
          <w:sz w:val="16"/>
          <w:szCs w:val="16"/>
        </w:rPr>
      </w:pPr>
      <w:r w:rsidRPr="00A9496D">
        <w:rPr>
          <w:rFonts w:ascii="Arial" w:eastAsia="MS Mincho" w:hAnsi="Arial" w:cs="Arial"/>
          <w:sz w:val="16"/>
          <w:szCs w:val="16"/>
        </w:rPr>
        <w:t>-</w:t>
      </w:r>
      <w:r w:rsidRPr="00A9496D">
        <w:rPr>
          <w:rFonts w:ascii="Arial" w:eastAsia="MS Mincho" w:hAnsi="Arial" w:cs="Arial"/>
          <w:sz w:val="16"/>
          <w:szCs w:val="16"/>
        </w:rPr>
        <w:tab/>
        <w:t>If two contiguous intra-band uplink carriers are configured to a UE, the UE may assume that the active UL BWPs of the two carriers are configured with the same subcarrier spacing.</w:t>
      </w:r>
    </w:p>
    <w:p w14:paraId="611D3092" w14:textId="77777777" w:rsidR="00A9496D" w:rsidRPr="00A9496D" w:rsidRDefault="00A9496D" w:rsidP="00EF371D">
      <w:pPr>
        <w:ind w:left="568" w:hanging="284"/>
        <w:rPr>
          <w:rFonts w:ascii="Arial" w:eastAsia="MS Mincho" w:hAnsi="Arial" w:cs="Arial"/>
          <w:sz w:val="16"/>
          <w:szCs w:val="16"/>
        </w:rPr>
      </w:pPr>
      <w:r w:rsidRPr="00A9496D">
        <w:rPr>
          <w:rFonts w:ascii="Arial" w:eastAsia="MS Mincho" w:hAnsi="Arial" w:cs="Arial"/>
          <w:sz w:val="16"/>
          <w:szCs w:val="16"/>
        </w:rPr>
        <w:t>-</w:t>
      </w:r>
      <w:r w:rsidRPr="00A9496D">
        <w:rPr>
          <w:rFonts w:ascii="Arial" w:eastAsia="MS Mincho" w:hAnsi="Arial" w:cs="Arial"/>
          <w:sz w:val="16"/>
          <w:szCs w:val="16"/>
        </w:rPr>
        <w:tab/>
        <w:t xml:space="preserve">The UE does not expect to perform more than one uplink switching in a reference slot with </w:t>
      </w:r>
      <w:r w:rsidRPr="00A9496D">
        <w:rPr>
          <w:rFonts w:ascii="Arial" w:eastAsia="MS Mincho" w:hAnsi="Arial" w:cs="Arial"/>
          <w:i/>
          <w:sz w:val="16"/>
          <w:szCs w:val="16"/>
          <w:lang w:val="en-AU"/>
        </w:rPr>
        <w:t>µ</w:t>
      </w:r>
      <w:r w:rsidRPr="00A9496D">
        <w:rPr>
          <w:rFonts w:ascii="Arial" w:eastAsia="MS Mincho" w:hAnsi="Arial" w:cs="Arial"/>
          <w:i/>
          <w:sz w:val="16"/>
          <w:szCs w:val="16"/>
          <w:vertAlign w:val="subscript"/>
          <w:lang w:val="en-AU"/>
        </w:rPr>
        <w:t>UL</w:t>
      </w:r>
      <w:r w:rsidRPr="00A9496D">
        <w:rPr>
          <w:rFonts w:ascii="Arial" w:eastAsia="MS Mincho" w:hAnsi="Arial" w:cs="Arial"/>
          <w:sz w:val="16"/>
          <w:szCs w:val="16"/>
          <w:lang w:val="en-AU"/>
        </w:rPr>
        <w:t xml:space="preserve">, </w:t>
      </w:r>
      <w:r w:rsidRPr="00A9496D">
        <w:rPr>
          <w:rFonts w:ascii="Arial" w:eastAsia="MS Mincho" w:hAnsi="Arial" w:cs="Arial"/>
          <w:sz w:val="16"/>
          <w:szCs w:val="16"/>
        </w:rPr>
        <w:t xml:space="preserve">where the </w:t>
      </w:r>
      <w:r w:rsidRPr="00A9496D">
        <w:rPr>
          <w:rFonts w:ascii="Arial" w:eastAsia="MS Mincho" w:hAnsi="Arial" w:cs="Arial"/>
          <w:i/>
          <w:sz w:val="16"/>
          <w:szCs w:val="16"/>
          <w:lang w:val="en-AU"/>
        </w:rPr>
        <w:t>µ</w:t>
      </w:r>
      <w:r w:rsidRPr="00A9496D">
        <w:rPr>
          <w:rFonts w:ascii="Arial" w:eastAsia="MS Mincho" w:hAnsi="Arial" w:cs="Arial"/>
          <w:i/>
          <w:sz w:val="16"/>
          <w:szCs w:val="16"/>
          <w:vertAlign w:val="subscript"/>
          <w:lang w:val="en-AU"/>
        </w:rPr>
        <w:t>UL</w:t>
      </w:r>
      <w:r w:rsidRPr="00A9496D">
        <w:rPr>
          <w:rFonts w:ascii="Arial" w:eastAsia="MS Mincho" w:hAnsi="Arial" w:cs="Arial"/>
          <w:sz w:val="16"/>
          <w:szCs w:val="16"/>
        </w:rPr>
        <w:t xml:space="preserve"> corresponds to the maximum subcarrier spacing of the active UL BWPs of all the configured uplink carriers.</w:t>
      </w:r>
    </w:p>
    <w:p w14:paraId="37DD4BA0" w14:textId="77777777" w:rsidR="00A9496D" w:rsidRPr="00A9496D" w:rsidRDefault="00A9496D" w:rsidP="00EF371D">
      <w:pPr>
        <w:ind w:left="568" w:hanging="284"/>
        <w:rPr>
          <w:rFonts w:ascii="Arial" w:eastAsia="MS Mincho" w:hAnsi="Arial" w:cs="Arial"/>
          <w:sz w:val="16"/>
          <w:szCs w:val="16"/>
        </w:rPr>
      </w:pPr>
      <w:r w:rsidRPr="00A9496D">
        <w:rPr>
          <w:rFonts w:ascii="Arial" w:eastAsia="MS Mincho" w:hAnsi="Arial" w:cs="Arial"/>
          <w:sz w:val="16"/>
          <w:szCs w:val="16"/>
        </w:rPr>
        <w:t>-</w:t>
      </w:r>
      <w:r w:rsidRPr="00A9496D">
        <w:rPr>
          <w:rFonts w:ascii="Arial" w:eastAsia="MS Mincho" w:hAnsi="Arial" w:cs="Arial"/>
          <w:sz w:val="16"/>
          <w:szCs w:val="16"/>
        </w:rPr>
        <w:tab/>
        <w:t xml:space="preserve">If 500 µs is determined by the UE capability </w:t>
      </w:r>
      <w:r w:rsidRPr="00A9496D">
        <w:rPr>
          <w:rFonts w:ascii="Arial" w:eastAsia="MS Mincho" w:hAnsi="Arial" w:cs="Arial"/>
          <w:i/>
          <w:iCs/>
          <w:sz w:val="16"/>
          <w:szCs w:val="16"/>
        </w:rPr>
        <w:t>uplinkTxSwitchingMinimumSeparationTime</w:t>
      </w:r>
      <w:r w:rsidRPr="00A9496D">
        <w:rPr>
          <w:rFonts w:ascii="Arial" w:eastAsia="MS Mincho" w:hAnsi="Arial" w:cs="Arial"/>
          <w:sz w:val="16"/>
          <w:szCs w:val="16"/>
        </w:rPr>
        <w:t xml:space="preserve">, when within any two consecutive reference slots corresponding to numerology </w:t>
      </w:r>
      <w:r w:rsidRPr="00A9496D">
        <w:rPr>
          <w:rFonts w:ascii="Arial" w:eastAsia="MS Mincho" w:hAnsi="Arial" w:cs="Arial"/>
          <w:i/>
          <w:sz w:val="16"/>
          <w:szCs w:val="16"/>
          <w:lang w:val="en-AU"/>
        </w:rPr>
        <w:t>µ</w:t>
      </w:r>
      <w:r w:rsidRPr="00A9496D">
        <w:rPr>
          <w:rFonts w:ascii="Arial" w:eastAsia="MS Mincho" w:hAnsi="Arial" w:cs="Arial"/>
          <w:i/>
          <w:sz w:val="16"/>
          <w:szCs w:val="16"/>
          <w:vertAlign w:val="subscript"/>
          <w:lang w:val="en-AU"/>
        </w:rPr>
        <w:t>UL</w:t>
      </w:r>
      <w:r w:rsidRPr="00A9496D">
        <w:rPr>
          <w:rFonts w:ascii="Arial" w:eastAsia="MS Mincho" w:hAnsi="Arial" w:cs="Arial"/>
          <w:sz w:val="16"/>
          <w:szCs w:val="16"/>
        </w:rPr>
        <w:t xml:space="preserve">, </w:t>
      </w:r>
    </w:p>
    <w:p w14:paraId="3FAB09E6" w14:textId="77777777" w:rsidR="00A9496D" w:rsidRPr="00A9496D" w:rsidRDefault="00A9496D" w:rsidP="00EF371D">
      <w:pPr>
        <w:ind w:left="851" w:hanging="284"/>
        <w:rPr>
          <w:rFonts w:ascii="Arial" w:eastAsia="MS Mincho" w:hAnsi="Arial" w:cs="Arial"/>
          <w:sz w:val="16"/>
          <w:szCs w:val="16"/>
        </w:rPr>
      </w:pPr>
      <w:r w:rsidRPr="00A9496D">
        <w:rPr>
          <w:rFonts w:ascii="Arial" w:eastAsia="MS Mincho" w:hAnsi="Arial" w:cs="Arial"/>
          <w:sz w:val="16"/>
          <w:szCs w:val="16"/>
        </w:rPr>
        <w:t>-</w:t>
      </w:r>
      <w:r w:rsidRPr="00A9496D">
        <w:rPr>
          <w:rFonts w:ascii="Arial" w:eastAsia="MS Mincho" w:hAnsi="Arial" w:cs="Arial"/>
          <w:sz w:val="16"/>
          <w:szCs w:val="16"/>
        </w:rPr>
        <w:tab/>
        <w:t xml:space="preserve">the UE first performs one uplink switch and later performs another uplink switch and </w:t>
      </w:r>
    </w:p>
    <w:p w14:paraId="1FA78F0E" w14:textId="77777777" w:rsidR="00A9496D" w:rsidRPr="00A9496D" w:rsidRDefault="00A9496D" w:rsidP="00EF371D">
      <w:pPr>
        <w:ind w:left="851" w:hanging="284"/>
        <w:rPr>
          <w:rFonts w:ascii="Arial" w:eastAsia="MS Mincho" w:hAnsi="Arial" w:cs="Arial"/>
          <w:sz w:val="16"/>
          <w:szCs w:val="16"/>
        </w:rPr>
      </w:pPr>
      <w:r w:rsidRPr="00A9496D">
        <w:rPr>
          <w:rFonts w:ascii="Arial" w:eastAsia="MS Mincho" w:hAnsi="Arial" w:cs="Arial"/>
          <w:sz w:val="16"/>
          <w:szCs w:val="16"/>
        </w:rPr>
        <w:t>-</w:t>
      </w:r>
      <w:r w:rsidRPr="00A9496D">
        <w:rPr>
          <w:rFonts w:ascii="Arial" w:eastAsia="MS Mincho" w:hAnsi="Arial" w:cs="Arial"/>
          <w:sz w:val="16"/>
          <w:szCs w:val="16"/>
        </w:rPr>
        <w:tab/>
        <w:t xml:space="preserve">at least three bands are involved in the transmissions before the first switch, between the first switch and the second switch, and after the second switch, </w:t>
      </w:r>
    </w:p>
    <w:p w14:paraId="7A27BF09" w14:textId="77777777" w:rsidR="00A9496D" w:rsidRPr="00A9496D" w:rsidRDefault="00A9496D" w:rsidP="00EF371D">
      <w:pPr>
        <w:ind w:left="568"/>
        <w:rPr>
          <w:rFonts w:ascii="Arial" w:eastAsia="MS Mincho" w:hAnsi="Arial" w:cs="Arial"/>
          <w:sz w:val="16"/>
          <w:szCs w:val="16"/>
        </w:rPr>
      </w:pPr>
      <w:r w:rsidRPr="00A9496D">
        <w:rPr>
          <w:rFonts w:ascii="Arial" w:eastAsia="MS Mincho" w:hAnsi="Arial" w:cs="Arial"/>
          <w:sz w:val="16"/>
          <w:szCs w:val="16"/>
        </w:rPr>
        <w:t xml:space="preserve">the separation time between the start of all transmission(s) after the first switch and the start of all transmission(s) after the second switch is not expected to be less than 500 µs. If </w:t>
      </w:r>
      <w:r w:rsidRPr="00A9496D">
        <w:rPr>
          <w:rFonts w:ascii="Arial" w:eastAsia="MS Mincho" w:hAnsi="Arial" w:cs="Arial"/>
          <w:sz w:val="16"/>
          <w:szCs w:val="16"/>
          <w:lang w:val="en-US"/>
        </w:rPr>
        <w:t xml:space="preserve">other than </w:t>
      </w:r>
      <w:r w:rsidRPr="00A9496D">
        <w:rPr>
          <w:rFonts w:ascii="Arial" w:eastAsia="MS Mincho" w:hAnsi="Arial" w:cs="Arial"/>
          <w:sz w:val="16"/>
          <w:szCs w:val="16"/>
        </w:rPr>
        <w:t xml:space="preserve">500 µs is determined by the UE capability </w:t>
      </w:r>
      <w:r w:rsidRPr="00A9496D">
        <w:rPr>
          <w:rFonts w:ascii="Arial" w:eastAsia="MS Mincho" w:hAnsi="Arial" w:cs="Arial"/>
          <w:i/>
          <w:iCs/>
          <w:sz w:val="16"/>
          <w:szCs w:val="16"/>
        </w:rPr>
        <w:t>uplinkTxSwitchingMinimumSeparationTime</w:t>
      </w:r>
      <w:r w:rsidRPr="00A9496D">
        <w:rPr>
          <w:rFonts w:ascii="Arial" w:eastAsia="MS Mincho" w:hAnsi="Arial" w:cs="Arial"/>
          <w:sz w:val="16"/>
          <w:szCs w:val="16"/>
        </w:rPr>
        <w:t xml:space="preserve">, </w:t>
      </w:r>
      <w:r w:rsidRPr="00A9496D">
        <w:rPr>
          <w:rFonts w:ascii="Arial" w:eastAsia="MS Mincho" w:hAnsi="Arial" w:cs="Arial"/>
          <w:sz w:val="16"/>
          <w:szCs w:val="16"/>
          <w:lang w:val="en-US"/>
        </w:rPr>
        <w:t>no additional restrictions apply.</w:t>
      </w:r>
    </w:p>
    <w:p w14:paraId="61D8A9E3" w14:textId="77777777" w:rsidR="00A9496D" w:rsidRPr="00A9496D" w:rsidRDefault="00A9496D" w:rsidP="00EF371D">
      <w:pPr>
        <w:ind w:left="568" w:hanging="284"/>
        <w:rPr>
          <w:rFonts w:ascii="Arial" w:eastAsia="MS Mincho" w:hAnsi="Arial" w:cs="Arial"/>
          <w:sz w:val="16"/>
          <w:szCs w:val="16"/>
        </w:rPr>
      </w:pPr>
      <w:r w:rsidRPr="00A9496D">
        <w:rPr>
          <w:rFonts w:ascii="Arial" w:eastAsia="MS Mincho" w:hAnsi="Arial" w:cs="Arial"/>
          <w:sz w:val="16"/>
          <w:szCs w:val="16"/>
        </w:rPr>
        <w:t>-</w:t>
      </w:r>
      <w:r w:rsidRPr="00A9496D">
        <w:rPr>
          <w:rFonts w:ascii="Arial" w:eastAsia="MS Mincho" w:hAnsi="Arial" w:cs="Arial"/>
          <w:sz w:val="16"/>
          <w:szCs w:val="16"/>
        </w:rPr>
        <w:tab/>
      </w:r>
      <w:r w:rsidRPr="00A9496D">
        <w:rPr>
          <w:rFonts w:ascii="Arial" w:eastAsia="MS Mincho" w:hAnsi="Arial" w:cs="Arial"/>
          <w:sz w:val="16"/>
          <w:szCs w:val="16"/>
          <w:lang w:eastAsia="en-GB"/>
        </w:rPr>
        <w:t xml:space="preserve">If an uplink switching is triggered for uplink transmission(s) with a gap between the start of the first uplink transmission(s) and the end of the last preceding uplink transmission(s) that is smaller than the determined switching gap </w:t>
      </w:r>
      <m:oMath>
        <m:sSub>
          <m:sSubPr>
            <m:ctrlPr>
              <w:rPr>
                <w:rFonts w:ascii="Cambria Math" w:eastAsia="MS Mincho" w:hAnsi="Cambria Math" w:cs="Arial"/>
                <w:bCs/>
                <w:i/>
                <w:sz w:val="16"/>
                <w:szCs w:val="16"/>
              </w:rPr>
            </m:ctrlPr>
          </m:sSubPr>
          <m:e>
            <m:r>
              <w:rPr>
                <w:rFonts w:ascii="Cambria Math" w:eastAsia="MS Mincho" w:hAnsi="Cambria Math" w:cs="Arial"/>
                <w:sz w:val="16"/>
                <w:szCs w:val="16"/>
              </w:rPr>
              <m:t>N</m:t>
            </m:r>
          </m:e>
          <m:sub>
            <m:r>
              <m:rPr>
                <m:nor/>
              </m:rPr>
              <w:rPr>
                <w:rFonts w:ascii="Arial" w:eastAsia="MS Mincho" w:hAnsi="Arial" w:cs="Arial"/>
                <w:bCs/>
                <w:sz w:val="16"/>
                <w:szCs w:val="16"/>
              </w:rPr>
              <m:t>Tx1-Tx2</m:t>
            </m:r>
          </m:sub>
        </m:sSub>
      </m:oMath>
      <w:r w:rsidRPr="00A9496D">
        <w:rPr>
          <w:rFonts w:ascii="Arial" w:eastAsia="MS Mincho" w:hAnsi="Arial" w:cs="Arial"/>
          <w:sz w:val="16"/>
          <w:szCs w:val="16"/>
          <w:lang w:eastAsia="en-GB"/>
        </w:rPr>
        <w:t xml:space="preserve">, </w:t>
      </w:r>
      <w:r w:rsidRPr="00A9496D">
        <w:rPr>
          <w:rFonts w:ascii="Arial" w:eastAsia="MS Mincho" w:hAnsi="Arial" w:cs="Arial"/>
          <w:sz w:val="16"/>
          <w:szCs w:val="16"/>
        </w:rPr>
        <w:t>the UE determines the band of the switching period location, defined in [</w:t>
      </w:r>
      <w:r w:rsidRPr="00A9496D">
        <w:rPr>
          <w:rFonts w:ascii="Arial" w:eastAsia="MS Mincho" w:hAnsi="Arial" w:cs="Arial"/>
          <w:sz w:val="16"/>
          <w:szCs w:val="16"/>
          <w:lang w:val="en-US"/>
        </w:rPr>
        <w:t>8, TS 38.101-1]</w:t>
      </w:r>
      <w:r w:rsidRPr="00A9496D">
        <w:rPr>
          <w:rFonts w:ascii="Arial" w:eastAsia="MS Mincho" w:hAnsi="Arial" w:cs="Arial"/>
          <w:sz w:val="16"/>
          <w:szCs w:val="16"/>
        </w:rPr>
        <w:t xml:space="preserve"> based on the priority of the bands configured by </w:t>
      </w:r>
      <w:r w:rsidRPr="00A9496D">
        <w:rPr>
          <w:rFonts w:ascii="Arial" w:eastAsia="MS Mincho" w:hAnsi="Arial" w:cs="Arial"/>
          <w:i/>
          <w:iCs/>
          <w:sz w:val="16"/>
          <w:szCs w:val="16"/>
        </w:rPr>
        <w:t>uplinkTxSwitchingBandList</w:t>
      </w:r>
      <w:r w:rsidRPr="00A9496D">
        <w:rPr>
          <w:rFonts w:ascii="Arial" w:eastAsia="MS Mincho" w:hAnsi="Arial" w:cs="Arial"/>
          <w:sz w:val="16"/>
          <w:szCs w:val="16"/>
        </w:rPr>
        <w:t xml:space="preserve">. Among the bands either in switch-from or switch-to bands but not both, the switch is located on either, </w:t>
      </w:r>
    </w:p>
    <w:p w14:paraId="4FFA5FC7" w14:textId="77777777" w:rsidR="00A9496D" w:rsidRPr="00A9496D" w:rsidRDefault="00A9496D" w:rsidP="00EF371D">
      <w:pPr>
        <w:ind w:left="851" w:hanging="284"/>
        <w:rPr>
          <w:rFonts w:ascii="Arial" w:eastAsia="MS Mincho" w:hAnsi="Arial" w:cs="Arial"/>
          <w:sz w:val="16"/>
          <w:szCs w:val="16"/>
        </w:rPr>
      </w:pPr>
      <w:r w:rsidRPr="00A9496D">
        <w:rPr>
          <w:rFonts w:ascii="Arial" w:eastAsia="MS Mincho" w:hAnsi="Arial" w:cs="Arial"/>
          <w:sz w:val="16"/>
          <w:szCs w:val="16"/>
        </w:rPr>
        <w:t>-</w:t>
      </w:r>
      <w:r w:rsidRPr="00A9496D">
        <w:rPr>
          <w:rFonts w:ascii="Arial" w:eastAsia="MS Mincho" w:hAnsi="Arial" w:cs="Arial"/>
          <w:sz w:val="16"/>
          <w:szCs w:val="16"/>
        </w:rPr>
        <w:tab/>
        <w:t>the switch-from band(s) if the highest priority band is a switch-to band, or</w:t>
      </w:r>
    </w:p>
    <w:p w14:paraId="533927DD" w14:textId="77777777" w:rsidR="00A9496D" w:rsidRPr="00A9496D" w:rsidRDefault="00A9496D" w:rsidP="00EF371D">
      <w:pPr>
        <w:ind w:left="851" w:hanging="284"/>
        <w:rPr>
          <w:rFonts w:ascii="Arial" w:eastAsia="MS Mincho" w:hAnsi="Arial" w:cs="Arial"/>
          <w:bCs/>
          <w:color w:val="FF0000"/>
          <w:sz w:val="16"/>
          <w:szCs w:val="16"/>
        </w:rPr>
      </w:pPr>
      <w:r w:rsidRPr="00A9496D">
        <w:rPr>
          <w:rFonts w:ascii="Arial" w:eastAsia="MS Mincho" w:hAnsi="Arial" w:cs="Arial"/>
          <w:sz w:val="16"/>
          <w:szCs w:val="16"/>
        </w:rPr>
        <w:t>-</w:t>
      </w:r>
      <w:r w:rsidRPr="00A9496D">
        <w:rPr>
          <w:rFonts w:ascii="Arial" w:eastAsia="MS Mincho" w:hAnsi="Arial" w:cs="Arial"/>
          <w:sz w:val="16"/>
          <w:szCs w:val="16"/>
        </w:rPr>
        <w:tab/>
        <w:t>the switch-to band(s) if the highest priority band is a switch-from band.</w:t>
      </w:r>
    </w:p>
    <w:p w14:paraId="52BB2991" w14:textId="77777777" w:rsidR="00A9496D" w:rsidRPr="00A9496D" w:rsidRDefault="00A9496D" w:rsidP="00EF371D">
      <w:pPr>
        <w:rPr>
          <w:rFonts w:ascii="Arial" w:hAnsi="Arial" w:cs="Arial"/>
          <w:b/>
          <w:sz w:val="16"/>
          <w:szCs w:val="16"/>
        </w:rPr>
      </w:pPr>
    </w:p>
    <w:p w14:paraId="7136892C" w14:textId="77777777" w:rsidR="00A9496D" w:rsidRPr="00EF371D" w:rsidRDefault="00A9496D" w:rsidP="00EF371D">
      <w:pPr>
        <w:rPr>
          <w:rFonts w:ascii="Arial" w:hAnsi="Arial" w:cs="Arial"/>
          <w:b/>
          <w:bCs/>
          <w:sz w:val="16"/>
          <w:szCs w:val="16"/>
        </w:rPr>
      </w:pPr>
      <w:r w:rsidRPr="00EF371D">
        <w:rPr>
          <w:rFonts w:ascii="Arial" w:hAnsi="Arial" w:cs="Arial"/>
          <w:b/>
          <w:bCs/>
          <w:sz w:val="16"/>
          <w:szCs w:val="16"/>
        </w:rPr>
        <w:t>6.1.6.2.2</w:t>
      </w:r>
      <w:r w:rsidRPr="00EF371D">
        <w:rPr>
          <w:rFonts w:ascii="Arial" w:hAnsi="Arial" w:cs="Arial"/>
          <w:b/>
          <w:bCs/>
          <w:sz w:val="16"/>
          <w:szCs w:val="16"/>
        </w:rPr>
        <w:tab/>
        <w:t>Uplink switching with 3 or 4 uplink bands</w:t>
      </w:r>
    </w:p>
    <w:p w14:paraId="54395398" w14:textId="77777777" w:rsidR="00A9496D" w:rsidRPr="00A9496D" w:rsidRDefault="00A9496D" w:rsidP="00EF371D">
      <w:pPr>
        <w:rPr>
          <w:ins w:id="139" w:author="ZTE-Xingguang" w:date="2024-05-22T09:17:00Z"/>
          <w:rFonts w:ascii="Arial" w:hAnsi="Arial" w:cs="Arial"/>
          <w:sz w:val="16"/>
          <w:szCs w:val="16"/>
        </w:rPr>
      </w:pPr>
      <w:r w:rsidRPr="00A9496D">
        <w:rPr>
          <w:rFonts w:ascii="Arial" w:hAnsi="Arial" w:cs="Arial"/>
          <w:sz w:val="16"/>
          <w:szCs w:val="16"/>
        </w:rPr>
        <w:t xml:space="preserve">For a UE </w:t>
      </w:r>
      <w:r w:rsidRPr="00A9496D">
        <w:rPr>
          <w:rFonts w:ascii="Arial" w:hAnsi="Arial" w:cs="Arial"/>
          <w:sz w:val="16"/>
          <w:szCs w:val="16"/>
          <w:lang w:val="en-US"/>
        </w:rPr>
        <w:t xml:space="preserve">indicating a capability for uplink switching with </w:t>
      </w:r>
      <w:r w:rsidRPr="00A9496D">
        <w:rPr>
          <w:rFonts w:ascii="Arial" w:hAnsi="Arial" w:cs="Arial"/>
          <w:i/>
          <w:iCs/>
          <w:sz w:val="16"/>
          <w:szCs w:val="16"/>
        </w:rPr>
        <w:t>BandCombination-UplinkTxSwitch</w:t>
      </w:r>
      <w:r w:rsidRPr="00A9496D">
        <w:rPr>
          <w:rFonts w:ascii="Arial" w:hAnsi="Arial" w:cs="Arial"/>
          <w:iCs/>
          <w:noProof/>
          <w:sz w:val="16"/>
          <w:szCs w:val="16"/>
          <w:lang w:eastAsia="en-GB"/>
        </w:rPr>
        <w:t xml:space="preserve"> </w:t>
      </w:r>
      <w:r w:rsidRPr="00A9496D">
        <w:rPr>
          <w:rFonts w:ascii="Arial" w:hAnsi="Arial" w:cs="Arial"/>
          <w:sz w:val="16"/>
          <w:szCs w:val="16"/>
          <w:lang w:val="en-US"/>
        </w:rPr>
        <w:t xml:space="preserve">for a band combination, and </w:t>
      </w:r>
      <w:r w:rsidRPr="00A9496D">
        <w:rPr>
          <w:rFonts w:ascii="Arial" w:hAnsi="Arial" w:cs="Arial"/>
          <w:sz w:val="16"/>
          <w:szCs w:val="16"/>
        </w:rPr>
        <w:t xml:space="preserve">if it is for that band combination configured with uplink carrier aggregation with up to 4 bands, the behaviour in subclause 6.1.6.2.0 applies when the two bands involved in the uplink switching belong to different uplink serving cells with the parameters </w:t>
      </w:r>
      <w:r w:rsidRPr="00A9496D">
        <w:rPr>
          <w:rFonts w:ascii="Arial" w:hAnsi="Arial" w:cs="Arial"/>
          <w:i/>
          <w:iCs/>
          <w:sz w:val="16"/>
          <w:szCs w:val="16"/>
        </w:rPr>
        <w:t>uplinkTxSwitching</w:t>
      </w:r>
      <w:r w:rsidRPr="00A9496D">
        <w:rPr>
          <w:rFonts w:ascii="Arial" w:hAnsi="Arial" w:cs="Arial"/>
          <w:iCs/>
          <w:sz w:val="16"/>
          <w:szCs w:val="16"/>
        </w:rPr>
        <w:t>,</w:t>
      </w:r>
      <w:r w:rsidRPr="00A9496D">
        <w:rPr>
          <w:rFonts w:ascii="Arial" w:hAnsi="Arial" w:cs="Arial"/>
          <w:i/>
          <w:iCs/>
          <w:sz w:val="16"/>
          <w:szCs w:val="16"/>
        </w:rPr>
        <w:t xml:space="preserve"> uplinkTxSwitchingOption </w:t>
      </w:r>
      <w:r w:rsidRPr="00A9496D">
        <w:rPr>
          <w:rFonts w:ascii="Arial" w:hAnsi="Arial" w:cs="Arial"/>
          <w:sz w:val="16"/>
          <w:szCs w:val="16"/>
        </w:rPr>
        <w:t>and</w:t>
      </w:r>
      <w:r w:rsidRPr="00A9496D">
        <w:rPr>
          <w:rFonts w:ascii="Arial" w:hAnsi="Arial" w:cs="Arial"/>
          <w:i/>
          <w:iCs/>
          <w:sz w:val="16"/>
          <w:szCs w:val="16"/>
        </w:rPr>
        <w:t xml:space="preserve"> uplinkTxSwitching-2T-Mode </w:t>
      </w:r>
      <w:r w:rsidRPr="00A9496D">
        <w:rPr>
          <w:rFonts w:ascii="Arial" w:hAnsi="Arial" w:cs="Arial"/>
          <w:iCs/>
          <w:sz w:val="16"/>
          <w:szCs w:val="16"/>
        </w:rPr>
        <w:t>being</w:t>
      </w:r>
      <w:r w:rsidRPr="00A9496D">
        <w:rPr>
          <w:rFonts w:ascii="Arial" w:hAnsi="Arial" w:cs="Arial"/>
          <w:i/>
          <w:iCs/>
          <w:sz w:val="16"/>
          <w:szCs w:val="16"/>
        </w:rPr>
        <w:t xml:space="preserve"> </w:t>
      </w:r>
      <w:r w:rsidRPr="00A9496D">
        <w:rPr>
          <w:rFonts w:ascii="Arial" w:hAnsi="Arial" w:cs="Arial"/>
          <w:sz w:val="16"/>
          <w:szCs w:val="16"/>
        </w:rPr>
        <w:t>replaced by</w:t>
      </w:r>
      <w:r w:rsidRPr="00A9496D">
        <w:rPr>
          <w:rFonts w:ascii="Arial" w:hAnsi="Arial" w:cs="Arial"/>
          <w:i/>
          <w:iCs/>
          <w:sz w:val="16"/>
          <w:szCs w:val="16"/>
        </w:rPr>
        <w:t xml:space="preserve"> UplinkTxSwitchingMoreBands, switchingOptionConfigForBandPair </w:t>
      </w:r>
      <w:r w:rsidRPr="00A9496D">
        <w:rPr>
          <w:rFonts w:ascii="Arial" w:hAnsi="Arial" w:cs="Arial"/>
          <w:sz w:val="16"/>
          <w:szCs w:val="16"/>
        </w:rPr>
        <w:t>and</w:t>
      </w:r>
      <w:r w:rsidRPr="00A9496D">
        <w:rPr>
          <w:rFonts w:ascii="Arial" w:hAnsi="Arial" w:cs="Arial"/>
          <w:i/>
          <w:iCs/>
          <w:sz w:val="16"/>
          <w:szCs w:val="16"/>
        </w:rPr>
        <w:t xml:space="preserve"> switching2T-Mode, </w:t>
      </w:r>
      <w:r w:rsidRPr="00A9496D">
        <w:rPr>
          <w:rFonts w:ascii="Arial" w:hAnsi="Arial" w:cs="Arial"/>
          <w:sz w:val="16"/>
          <w:szCs w:val="16"/>
        </w:rPr>
        <w:lastRenderedPageBreak/>
        <w:t>respectively</w:t>
      </w:r>
      <w:r w:rsidRPr="00A9496D">
        <w:rPr>
          <w:rFonts w:ascii="Arial" w:hAnsi="Arial" w:cs="Arial"/>
          <w:sz w:val="16"/>
          <w:szCs w:val="16"/>
          <w:lang w:val="en-US"/>
        </w:rPr>
        <w:t>,</w:t>
      </w:r>
      <w:r w:rsidRPr="00A9496D">
        <w:rPr>
          <w:rFonts w:ascii="Arial" w:hAnsi="Arial" w:cs="Arial"/>
          <w:sz w:val="16"/>
          <w:szCs w:val="16"/>
        </w:rPr>
        <w:t xml:space="preserve"> and the behaviour in subclause 6.1.6.3 with the parameter </w:t>
      </w:r>
      <w:r w:rsidRPr="00A9496D">
        <w:rPr>
          <w:rFonts w:ascii="Arial" w:hAnsi="Arial" w:cs="Arial"/>
          <w:i/>
          <w:sz w:val="16"/>
          <w:szCs w:val="16"/>
        </w:rPr>
        <w:t>uplinkTxSwitching</w:t>
      </w:r>
      <w:r w:rsidRPr="00A9496D">
        <w:rPr>
          <w:rFonts w:ascii="Arial" w:hAnsi="Arial" w:cs="Arial"/>
          <w:sz w:val="16"/>
          <w:szCs w:val="16"/>
        </w:rPr>
        <w:t xml:space="preserve"> being replaced by </w:t>
      </w:r>
      <w:r w:rsidRPr="00A9496D">
        <w:rPr>
          <w:rFonts w:ascii="Arial" w:hAnsi="Arial" w:cs="Arial"/>
          <w:i/>
          <w:sz w:val="16"/>
          <w:szCs w:val="16"/>
        </w:rPr>
        <w:t>UplinkTxSwitchingMoreBands</w:t>
      </w:r>
      <w:r w:rsidRPr="00A9496D">
        <w:rPr>
          <w:rFonts w:ascii="Arial" w:hAnsi="Arial" w:cs="Arial"/>
          <w:sz w:val="16"/>
          <w:szCs w:val="16"/>
        </w:rPr>
        <w:t xml:space="preserve"> applies when the two bands involved in the uplink switching belong to </w:t>
      </w:r>
      <w:r w:rsidRPr="00A9496D">
        <w:rPr>
          <w:rFonts w:ascii="Arial" w:hAnsi="Arial" w:cs="Arial"/>
          <w:sz w:val="16"/>
          <w:szCs w:val="16"/>
          <w:lang w:val="en-US"/>
        </w:rPr>
        <w:t>one</w:t>
      </w:r>
      <w:r w:rsidRPr="00A9496D">
        <w:rPr>
          <w:rFonts w:ascii="Arial" w:hAnsi="Arial" w:cs="Arial"/>
          <w:sz w:val="16"/>
          <w:szCs w:val="16"/>
        </w:rPr>
        <w:t xml:space="preserve"> uplink serving cell, with the following exceptions:</w:t>
      </w:r>
    </w:p>
    <w:p w14:paraId="3648DCBD" w14:textId="77777777" w:rsidR="00A9496D" w:rsidRPr="00A9496D" w:rsidRDefault="00A9496D" w:rsidP="00EF371D">
      <w:pPr>
        <w:ind w:left="568" w:hanging="284"/>
        <w:rPr>
          <w:rFonts w:ascii="Arial" w:eastAsia="DengXian" w:hAnsi="Arial" w:cs="Arial"/>
          <w:sz w:val="16"/>
          <w:szCs w:val="16"/>
          <w:lang w:val="x-none" w:eastAsia="zh-CN"/>
        </w:rPr>
      </w:pPr>
      <w:r w:rsidRPr="00A9496D">
        <w:rPr>
          <w:rFonts w:ascii="Arial" w:hAnsi="Arial" w:cs="Arial"/>
          <w:sz w:val="16"/>
          <w:szCs w:val="16"/>
          <w:lang w:val="x-none" w:eastAsia="zh-CN"/>
        </w:rPr>
        <w:t>-</w:t>
      </w:r>
      <w:r w:rsidRPr="00A9496D">
        <w:rPr>
          <w:rFonts w:ascii="Arial" w:hAnsi="Arial" w:cs="Arial"/>
          <w:sz w:val="16"/>
          <w:szCs w:val="16"/>
          <w:lang w:val="x-none" w:eastAsia="zh-CN"/>
        </w:rPr>
        <w:tab/>
        <w:t xml:space="preserve">If more than two bands are involved in the determination of one uplink switching and if on any two of the bands the UE is configured with </w:t>
      </w:r>
      <w:r w:rsidRPr="00A9496D">
        <w:rPr>
          <w:rFonts w:ascii="Arial" w:hAnsi="Arial" w:cs="Arial"/>
          <w:i/>
          <w:sz w:val="16"/>
          <w:szCs w:val="16"/>
          <w:lang w:val="x-none" w:eastAsia="zh-CN"/>
        </w:rPr>
        <w:t>switchingOptionConfigForBandPair</w:t>
      </w:r>
      <w:r w:rsidRPr="00A9496D">
        <w:rPr>
          <w:rFonts w:ascii="Arial" w:hAnsi="Arial" w:cs="Arial"/>
          <w:sz w:val="16"/>
          <w:szCs w:val="16"/>
          <w:lang w:val="x-none" w:eastAsia="zh-CN"/>
        </w:rPr>
        <w:t xml:space="preserve"> set to 'dualUL', </w:t>
      </w:r>
    </w:p>
    <w:p w14:paraId="2449156E" w14:textId="77777777" w:rsidR="00A9496D" w:rsidRPr="00A9496D" w:rsidRDefault="00A9496D" w:rsidP="00EF371D">
      <w:pPr>
        <w:ind w:left="799" w:hanging="284"/>
        <w:rPr>
          <w:rFonts w:ascii="Arial" w:hAnsi="Arial" w:cs="Arial"/>
          <w:sz w:val="16"/>
          <w:szCs w:val="16"/>
          <w:lang w:val="x-none" w:eastAsia="zh-CN"/>
        </w:rPr>
      </w:pPr>
      <w:r w:rsidRPr="00A9496D">
        <w:rPr>
          <w:rFonts w:ascii="Arial" w:hAnsi="Arial" w:cs="Arial"/>
          <w:color w:val="FF0000"/>
          <w:sz w:val="16"/>
          <w:szCs w:val="16"/>
          <w:lang w:val="x-none" w:eastAsia="zh-CN"/>
        </w:rPr>
        <w:t xml:space="preserve">- </w:t>
      </w:r>
      <w:ins w:id="140" w:author="ZTE-Xingguang" w:date="2024-05-22T09:19:00Z">
        <w:r w:rsidRPr="00A9496D">
          <w:rPr>
            <w:rFonts w:ascii="Arial" w:hAnsi="Arial" w:cs="Arial"/>
            <w:color w:val="FF0000"/>
            <w:sz w:val="16"/>
            <w:szCs w:val="16"/>
            <w:lang w:val="x-none" w:eastAsia="zh-CN"/>
          </w:rPr>
          <w:t>A</w:t>
        </w:r>
      </w:ins>
      <w:ins w:id="141" w:author="ZTE-Xingguang" w:date="2024-05-22T09:17:00Z">
        <w:r w:rsidRPr="00A9496D">
          <w:rPr>
            <w:rFonts w:ascii="Arial" w:hAnsi="Arial" w:cs="Arial"/>
            <w:color w:val="FF0000"/>
            <w:sz w:val="16"/>
            <w:szCs w:val="16"/>
            <w:lang w:val="x-none" w:eastAsia="zh-CN"/>
          </w:rPr>
          <w:t xml:space="preserve"> single Tx switching in [8, TS 38.101-1] is assumed when the Tx switching involves more than two bands, and there are at least two UL transmissions after switching on two switch-to bands that trigger the uplink switching, which are at least partially overlapped in time domain.</w:t>
        </w:r>
      </w:ins>
    </w:p>
    <w:p w14:paraId="30438CA9" w14:textId="77777777" w:rsidR="00EF371D" w:rsidRPr="00EF371D" w:rsidRDefault="00EF371D" w:rsidP="00EF371D">
      <w:pPr>
        <w:jc w:val="both"/>
        <w:rPr>
          <w:rFonts w:ascii="Arial" w:hAnsi="Arial" w:cs="Arial"/>
          <w:color w:val="FF0000"/>
        </w:rPr>
      </w:pPr>
      <w:r w:rsidRPr="00EF371D">
        <w:rPr>
          <w:color w:val="FF0000"/>
          <w:lang w:eastAsia="zh-CN"/>
        </w:rPr>
        <w:t xml:space="preserve">--------------------------------------- </w:t>
      </w:r>
      <w:r w:rsidRPr="00EF371D">
        <w:rPr>
          <w:i/>
          <w:color w:val="FF0000"/>
          <w:lang w:eastAsia="zh-CN"/>
        </w:rPr>
        <w:t>TP of TS38.214</w:t>
      </w:r>
      <w:r w:rsidRPr="00EF371D">
        <w:rPr>
          <w:color w:val="FF0000"/>
          <w:lang w:eastAsia="zh-CN"/>
        </w:rPr>
        <w:t xml:space="preserve"> </w:t>
      </w:r>
      <w:r>
        <w:rPr>
          <w:color w:val="FF0000"/>
          <w:lang w:eastAsia="zh-CN"/>
        </w:rPr>
        <w:t xml:space="preserve">end </w:t>
      </w:r>
      <w:r w:rsidRPr="00EF371D">
        <w:rPr>
          <w:color w:val="FF0000"/>
          <w:lang w:eastAsia="zh-CN"/>
        </w:rPr>
        <w:t>------------------</w:t>
      </w:r>
    </w:p>
    <w:p w14:paraId="4D68997D" w14:textId="77777777" w:rsidR="0048642B" w:rsidRDefault="00EF371D" w:rsidP="00A9496D">
      <w:pPr>
        <w:rPr>
          <w:bCs/>
          <w:lang w:eastAsia="ko-KR"/>
        </w:rPr>
      </w:pPr>
      <w:r w:rsidRPr="00A9496D">
        <w:rPr>
          <w:bCs/>
          <w:lang w:eastAsia="ko-KR"/>
        </w:rPr>
        <w:t xml:space="preserve">Final CR </w:t>
      </w:r>
      <w:r w:rsidR="0048642B" w:rsidRPr="0048642B">
        <w:rPr>
          <w:bCs/>
          <w:lang w:eastAsia="ko-KR"/>
        </w:rPr>
        <w:t xml:space="preserve">(Rel-18, 38.214, NR_MC_enh-Core, CR0570, Cat F) </w:t>
      </w:r>
      <w:r w:rsidR="0048642B">
        <w:rPr>
          <w:bCs/>
          <w:lang w:eastAsia="ko-KR"/>
        </w:rPr>
        <w:t xml:space="preserve">is agreed </w:t>
      </w:r>
      <w:r w:rsidRPr="00A9496D">
        <w:rPr>
          <w:bCs/>
          <w:lang w:eastAsia="ko-KR"/>
        </w:rPr>
        <w:t>in</w:t>
      </w:r>
      <w:r w:rsidR="0048642B">
        <w:rPr>
          <w:bCs/>
          <w:lang w:eastAsia="ko-KR"/>
        </w:rPr>
        <w:t>:</w:t>
      </w:r>
    </w:p>
    <w:p w14:paraId="5012083D" w14:textId="415638C1" w:rsidR="0048642B" w:rsidRPr="0048642B" w:rsidRDefault="006F79AF" w:rsidP="00A9496D">
      <w:pPr>
        <w:rPr>
          <w:b/>
          <w:lang w:eastAsia="ko-KR"/>
        </w:rPr>
      </w:pPr>
      <w:hyperlink r:id="rId491" w:history="1">
        <w:r>
          <w:rPr>
            <w:rStyle w:val="Hyperlink"/>
            <w:b/>
            <w:highlight w:val="green"/>
            <w:lang w:eastAsia="ko-KR"/>
          </w:rPr>
          <w:t>R1-2405608</w:t>
        </w:r>
      </w:hyperlink>
      <w:r w:rsidR="0048642B" w:rsidRPr="0048642B">
        <w:rPr>
          <w:b/>
          <w:lang w:eastAsia="ko-KR"/>
        </w:rPr>
        <w:tab/>
        <w:t>Correction on T_offset for UL Tx switching</w:t>
      </w:r>
      <w:r w:rsidR="0048642B" w:rsidRPr="0048642B">
        <w:rPr>
          <w:b/>
          <w:lang w:eastAsia="ko-KR"/>
        </w:rPr>
        <w:tab/>
        <w:t>Moderator (NTT DOCOMO, INC.), ZTE</w:t>
      </w:r>
    </w:p>
    <w:p w14:paraId="6FDF38DD" w14:textId="77777777" w:rsidR="0048642B" w:rsidRDefault="0048642B" w:rsidP="00A9496D">
      <w:pPr>
        <w:rPr>
          <w:bCs/>
        </w:rPr>
      </w:pPr>
    </w:p>
    <w:p w14:paraId="33BA6E98" w14:textId="07F22C1C" w:rsidR="00EF371D" w:rsidRPr="00A9496D" w:rsidRDefault="006F79AF" w:rsidP="00EF371D">
      <w:pPr>
        <w:rPr>
          <w:b/>
        </w:rPr>
      </w:pPr>
      <w:hyperlink r:id="rId492" w:history="1">
        <w:r>
          <w:rPr>
            <w:rStyle w:val="Hyperlink"/>
            <w:b/>
          </w:rPr>
          <w:t>R1-2405609</w:t>
        </w:r>
      </w:hyperlink>
      <w:r w:rsidR="00EF371D" w:rsidRPr="005A7E9B">
        <w:rPr>
          <w:b/>
        </w:rPr>
        <w:tab/>
        <w:t>Summary#2 of discussion on Multi-carrier UL Tx switching scheme</w:t>
      </w:r>
      <w:r w:rsidR="00EF371D" w:rsidRPr="005A7E9B">
        <w:rPr>
          <w:b/>
        </w:rPr>
        <w:tab/>
        <w:t>Moderator (NTT DOCOMO, INC.)</w:t>
      </w:r>
    </w:p>
    <w:p w14:paraId="5105DDC9" w14:textId="010AD8CF" w:rsidR="00A9496D" w:rsidRPr="00A9496D" w:rsidRDefault="005A7E9B" w:rsidP="00A9496D">
      <w:pPr>
        <w:rPr>
          <w:bCs/>
        </w:rPr>
      </w:pPr>
      <w:r>
        <w:rPr>
          <w:bCs/>
        </w:rPr>
        <w:t>From Friday session</w:t>
      </w:r>
    </w:p>
    <w:p w14:paraId="70552D5F" w14:textId="77777777" w:rsidR="00A9496D" w:rsidRPr="00A9496D" w:rsidRDefault="00A9496D" w:rsidP="00A9496D">
      <w:pPr>
        <w:rPr>
          <w:bCs/>
        </w:rPr>
      </w:pPr>
    </w:p>
    <w:p w14:paraId="7EBC7EB5" w14:textId="77777777" w:rsidR="00A9496D" w:rsidRPr="00D7097B" w:rsidRDefault="00A9496D" w:rsidP="00D7097B">
      <w:pPr>
        <w:rPr>
          <w:bCs/>
        </w:rPr>
      </w:pPr>
    </w:p>
    <w:p w14:paraId="7F87FCE1" w14:textId="77777777" w:rsidR="00D7097B" w:rsidRPr="00D7097B" w:rsidRDefault="00D7097B" w:rsidP="00D7097B">
      <w:pPr>
        <w:keepNext/>
        <w:ind w:left="720" w:hanging="720"/>
        <w:outlineLvl w:val="2"/>
        <w:rPr>
          <w:rFonts w:cs="Times"/>
          <w:b/>
          <w:bCs/>
          <w:szCs w:val="26"/>
          <w:lang w:eastAsia="x-none"/>
        </w:rPr>
      </w:pPr>
      <w:bookmarkStart w:id="142" w:name="_Toc166306522"/>
      <w:bookmarkStart w:id="143" w:name="_Toc173405007"/>
      <w:r w:rsidRPr="00D7097B">
        <w:rPr>
          <w:rFonts w:cs="Times"/>
          <w:b/>
          <w:bCs/>
          <w:szCs w:val="26"/>
          <w:lang w:eastAsia="x-none"/>
        </w:rPr>
        <w:t>Others</w:t>
      </w:r>
      <w:bookmarkEnd w:id="142"/>
      <w:bookmarkEnd w:id="143"/>
    </w:p>
    <w:p w14:paraId="6548FE67" w14:textId="77777777" w:rsidR="00EC3BC3" w:rsidRPr="00954C6D" w:rsidRDefault="00EC3BC3" w:rsidP="00EC3BC3">
      <w:pPr>
        <w:rPr>
          <w:b/>
          <w:bCs/>
          <w:lang w:eastAsia="ko-KR"/>
        </w:rPr>
      </w:pPr>
      <w:r w:rsidRPr="00954C6D">
        <w:rPr>
          <w:rFonts w:hint="eastAsia"/>
          <w:b/>
          <w:bCs/>
          <w:lang w:eastAsia="ko-KR"/>
        </w:rPr>
        <w:t>X</w:t>
      </w:r>
      <w:r w:rsidRPr="00954C6D">
        <w:rPr>
          <w:b/>
          <w:bCs/>
          <w:lang w:eastAsia="ko-KR"/>
        </w:rPr>
        <w:t>R</w:t>
      </w:r>
    </w:p>
    <w:p w14:paraId="78845659" w14:textId="3EABDD9D" w:rsidR="00EC3BC3" w:rsidRDefault="006F79AF" w:rsidP="00EC3BC3">
      <w:pPr>
        <w:rPr>
          <w:b/>
          <w:bCs/>
          <w:lang w:eastAsia="ko-KR"/>
        </w:rPr>
      </w:pPr>
      <w:hyperlink r:id="rId493" w:history="1">
        <w:r>
          <w:rPr>
            <w:rStyle w:val="Hyperlink"/>
            <w:b/>
            <w:bCs/>
            <w:lang w:eastAsia="ko-KR"/>
          </w:rPr>
          <w:t>R1-2405198</w:t>
        </w:r>
      </w:hyperlink>
      <w:r w:rsidR="00EC3BC3" w:rsidRPr="00EC3BC3">
        <w:rPr>
          <w:b/>
          <w:bCs/>
          <w:lang w:eastAsia="ko-KR"/>
        </w:rPr>
        <w:tab/>
        <w:t>Correction of UTO-UCI bit generation in Rel-18 XR</w:t>
      </w:r>
      <w:r w:rsidR="00EC3BC3" w:rsidRPr="00EC3BC3">
        <w:rPr>
          <w:b/>
          <w:bCs/>
          <w:lang w:eastAsia="ko-KR"/>
        </w:rPr>
        <w:tab/>
        <w:t>ZTE, Sanechips</w:t>
      </w:r>
    </w:p>
    <w:p w14:paraId="59D65DC6" w14:textId="53861B2D" w:rsidR="00EC3BC3" w:rsidRPr="00EC3BC3" w:rsidRDefault="00EC3BC3" w:rsidP="00EC3BC3">
      <w:pPr>
        <w:rPr>
          <w:lang w:eastAsia="ko-KR"/>
        </w:rPr>
      </w:pPr>
      <w:r w:rsidRPr="00EC3BC3">
        <w:rPr>
          <w:lang w:eastAsia="ko-KR"/>
        </w:rPr>
        <w:t>From Monday session</w:t>
      </w:r>
    </w:p>
    <w:p w14:paraId="15B7A9BE" w14:textId="77777777" w:rsidR="00EC3BC3" w:rsidRPr="00EC3BC3" w:rsidRDefault="00EC3BC3" w:rsidP="00EC3BC3">
      <w:pPr>
        <w:rPr>
          <w:highlight w:val="green"/>
          <w:lang w:eastAsia="ko-KR"/>
        </w:rPr>
      </w:pPr>
      <w:r w:rsidRPr="00EC3BC3">
        <w:rPr>
          <w:highlight w:val="green"/>
          <w:lang w:eastAsia="ko-KR"/>
        </w:rPr>
        <w:t>Agreement</w:t>
      </w:r>
    </w:p>
    <w:p w14:paraId="41F79D90" w14:textId="77777777" w:rsidR="00EC3BC3" w:rsidRPr="00EC3BC3" w:rsidRDefault="00EC3BC3" w:rsidP="00311060">
      <w:pPr>
        <w:pStyle w:val="ListParagraph"/>
        <w:numPr>
          <w:ilvl w:val="0"/>
          <w:numId w:val="117"/>
        </w:numPr>
        <w:rPr>
          <w:lang w:eastAsia="ko-KR"/>
        </w:rPr>
      </w:pPr>
      <w:r w:rsidRPr="00EC3BC3">
        <w:rPr>
          <w:lang w:eastAsia="ko-KR"/>
        </w:rPr>
        <w:t>The TP in 5198 is agreed for alignment CR for TS38.212.</w:t>
      </w:r>
    </w:p>
    <w:p w14:paraId="61EBBADC" w14:textId="77777777" w:rsidR="00EC3BC3" w:rsidRDefault="00EC3BC3" w:rsidP="00EC3BC3">
      <w:pPr>
        <w:pBdr>
          <w:bottom w:val="single" w:sz="6" w:space="1" w:color="auto"/>
        </w:pBdr>
        <w:rPr>
          <w:bCs/>
        </w:rPr>
      </w:pPr>
    </w:p>
    <w:p w14:paraId="2B6C6F4D" w14:textId="77777777" w:rsidR="00EC3BC3" w:rsidRDefault="00EC3BC3" w:rsidP="00EC3BC3">
      <w:pPr>
        <w:rPr>
          <w:bCs/>
        </w:rPr>
      </w:pPr>
    </w:p>
    <w:p w14:paraId="092D83C0" w14:textId="77777777" w:rsidR="00EC3BC3" w:rsidRPr="00954C6D" w:rsidRDefault="00EC3BC3" w:rsidP="00EC3BC3">
      <w:pPr>
        <w:rPr>
          <w:b/>
          <w:bCs/>
          <w:lang w:eastAsia="ko-KR"/>
        </w:rPr>
      </w:pPr>
      <w:r w:rsidRPr="00954C6D">
        <w:rPr>
          <w:rFonts w:hint="eastAsia"/>
          <w:b/>
          <w:bCs/>
          <w:lang w:eastAsia="ko-KR"/>
        </w:rPr>
        <w:t>T</w:t>
      </w:r>
      <w:r w:rsidRPr="00954C6D">
        <w:rPr>
          <w:b/>
          <w:bCs/>
          <w:lang w:eastAsia="ko-KR"/>
        </w:rPr>
        <w:t>EI</w:t>
      </w:r>
    </w:p>
    <w:p w14:paraId="33970CE5" w14:textId="3DD944B5" w:rsidR="00EC3BC3" w:rsidRPr="00D7097B" w:rsidRDefault="006F79AF" w:rsidP="00EC3BC3">
      <w:pPr>
        <w:rPr>
          <w:bCs/>
          <w:lang w:eastAsia="ko-KR"/>
        </w:rPr>
      </w:pPr>
      <w:hyperlink r:id="rId494" w:history="1">
        <w:r>
          <w:rPr>
            <w:rStyle w:val="Hyperlink"/>
            <w:bCs/>
            <w:lang w:eastAsia="ko-KR"/>
          </w:rPr>
          <w:t>R1-2404231</w:t>
        </w:r>
      </w:hyperlink>
      <w:r w:rsidR="00EC3BC3" w:rsidRPr="00D7097B">
        <w:rPr>
          <w:bCs/>
          <w:lang w:eastAsia="ko-KR"/>
        </w:rPr>
        <w:tab/>
        <w:t>Correction on multiplexing HARQ-ACK in a PUSCH with repetitions</w:t>
      </w:r>
      <w:r w:rsidR="00EC3BC3" w:rsidRPr="00D7097B">
        <w:rPr>
          <w:bCs/>
          <w:lang w:eastAsia="ko-KR"/>
        </w:rPr>
        <w:tab/>
        <w:t>ZTE</w:t>
      </w:r>
    </w:p>
    <w:p w14:paraId="44D67E44" w14:textId="3B270BA7" w:rsidR="00EC3BC3" w:rsidRPr="00D7097B" w:rsidRDefault="006F79AF" w:rsidP="00EC3BC3">
      <w:pPr>
        <w:rPr>
          <w:bCs/>
          <w:lang w:eastAsia="ko-KR"/>
        </w:rPr>
      </w:pPr>
      <w:hyperlink r:id="rId495" w:history="1">
        <w:r>
          <w:rPr>
            <w:rStyle w:val="Hyperlink"/>
            <w:bCs/>
            <w:lang w:eastAsia="ko-KR"/>
          </w:rPr>
          <w:t>R1-2404946</w:t>
        </w:r>
      </w:hyperlink>
      <w:r w:rsidR="00EC3BC3" w:rsidRPr="00D7097B">
        <w:rPr>
          <w:bCs/>
          <w:lang w:eastAsia="ko-KR"/>
        </w:rPr>
        <w:tab/>
        <w:t>Correction on HARQ-ACK multiplexing on a PUSCH repetition</w:t>
      </w:r>
      <w:r w:rsidR="00EC3BC3" w:rsidRPr="00D7097B">
        <w:rPr>
          <w:bCs/>
          <w:lang w:eastAsia="ko-KR"/>
        </w:rPr>
        <w:tab/>
        <w:t>Huawei, HiSilicon</w:t>
      </w:r>
    </w:p>
    <w:p w14:paraId="73B6BEB5" w14:textId="74B6E671" w:rsidR="00EC3BC3" w:rsidRPr="00EC3BC3" w:rsidRDefault="006F79AF" w:rsidP="00EC3BC3">
      <w:pPr>
        <w:rPr>
          <w:b/>
          <w:bCs/>
          <w:lang w:eastAsia="ko-KR"/>
        </w:rPr>
      </w:pPr>
      <w:hyperlink r:id="rId496" w:history="1">
        <w:r>
          <w:rPr>
            <w:rStyle w:val="Hyperlink"/>
            <w:b/>
            <w:bCs/>
            <w:lang w:eastAsia="ko-KR"/>
          </w:rPr>
          <w:t>R1-2405256</w:t>
        </w:r>
      </w:hyperlink>
      <w:r w:rsidR="00EC3BC3" w:rsidRPr="00EC3BC3">
        <w:rPr>
          <w:b/>
          <w:bCs/>
          <w:lang w:eastAsia="ko-KR"/>
        </w:rPr>
        <w:tab/>
        <w:t>Correction on multiplexing HARQ-ACK in a PUSCH with repetitions</w:t>
      </w:r>
      <w:r w:rsidR="00EC3BC3" w:rsidRPr="00EC3BC3">
        <w:rPr>
          <w:b/>
          <w:bCs/>
          <w:lang w:eastAsia="ko-KR"/>
        </w:rPr>
        <w:tab/>
        <w:t>Samsung, Ericsson</w:t>
      </w:r>
    </w:p>
    <w:p w14:paraId="1E015D87" w14:textId="77777777" w:rsidR="00EC3BC3" w:rsidRPr="007567DD" w:rsidRDefault="00EC3BC3" w:rsidP="00EC3BC3">
      <w:pPr>
        <w:rPr>
          <w:bCs/>
          <w:lang w:eastAsia="ko-KR"/>
        </w:rPr>
      </w:pPr>
      <w:r w:rsidRPr="007567DD">
        <w:rPr>
          <w:rFonts w:hint="eastAsia"/>
          <w:bCs/>
          <w:lang w:eastAsia="ko-KR"/>
        </w:rPr>
        <w:t>T</w:t>
      </w:r>
      <w:r w:rsidRPr="007567DD">
        <w:rPr>
          <w:bCs/>
          <w:lang w:eastAsia="ko-KR"/>
        </w:rPr>
        <w:t>o be moderated by Fan (Huawei)</w:t>
      </w:r>
    </w:p>
    <w:p w14:paraId="356DCB60" w14:textId="77777777" w:rsidR="00EC3BC3" w:rsidRPr="007567DD" w:rsidRDefault="00EC3BC3" w:rsidP="00EC3BC3">
      <w:pPr>
        <w:rPr>
          <w:bCs/>
          <w:lang w:eastAsia="ko-KR"/>
        </w:rPr>
      </w:pPr>
    </w:p>
    <w:p w14:paraId="75957253" w14:textId="08279076" w:rsidR="00EC3BC3" w:rsidRPr="00EC3BC3" w:rsidRDefault="006F79AF" w:rsidP="00EC3BC3">
      <w:pPr>
        <w:rPr>
          <w:b/>
          <w:lang w:eastAsia="ko-KR"/>
        </w:rPr>
      </w:pPr>
      <w:hyperlink r:id="rId497" w:history="1">
        <w:r>
          <w:rPr>
            <w:rStyle w:val="Hyperlink"/>
            <w:b/>
            <w:lang w:eastAsia="ko-KR"/>
          </w:rPr>
          <w:t>R1-2405472</w:t>
        </w:r>
      </w:hyperlink>
      <w:r w:rsidR="00EC3BC3" w:rsidRPr="00EC3BC3">
        <w:rPr>
          <w:b/>
          <w:lang w:eastAsia="ko-KR"/>
        </w:rPr>
        <w:tab/>
        <w:t>Summary #1 of discussion on HARQ-ACK multiplexing on a PUSCH repetition</w:t>
      </w:r>
      <w:r w:rsidR="00EC3BC3" w:rsidRPr="00EC3BC3">
        <w:rPr>
          <w:b/>
          <w:lang w:eastAsia="ko-KR"/>
        </w:rPr>
        <w:tab/>
        <w:t>Moderator (Huawei)</w:t>
      </w:r>
    </w:p>
    <w:p w14:paraId="78F4820A" w14:textId="3F91A757" w:rsidR="00EC3BC3" w:rsidRDefault="00EC3BC3" w:rsidP="00EC3BC3">
      <w:pPr>
        <w:rPr>
          <w:lang w:eastAsia="ko-KR"/>
        </w:rPr>
      </w:pPr>
      <w:r>
        <w:rPr>
          <w:lang w:eastAsia="ko-KR"/>
        </w:rPr>
        <w:t>From Monday session</w:t>
      </w:r>
    </w:p>
    <w:p w14:paraId="014FBEEF" w14:textId="56B21C2D" w:rsidR="00EC3BC3" w:rsidRPr="0022429F" w:rsidRDefault="00EC3BC3" w:rsidP="00EC3BC3">
      <w:pPr>
        <w:rPr>
          <w:i/>
        </w:rPr>
      </w:pPr>
      <w:r w:rsidRPr="0022429F">
        <w:rPr>
          <w:b/>
          <w:i/>
        </w:rPr>
        <w:t>Proposal</w:t>
      </w:r>
      <w:r w:rsidRPr="0022429F">
        <w:rPr>
          <w:i/>
        </w:rPr>
        <w:t>:</w:t>
      </w:r>
    </w:p>
    <w:p w14:paraId="6B5C9623" w14:textId="215DDAE8" w:rsidR="00EC3BC3" w:rsidRDefault="00EC3BC3" w:rsidP="00EC3BC3">
      <w:pPr>
        <w:rPr>
          <w:i/>
          <w:lang w:eastAsia="ko-KR"/>
        </w:rPr>
      </w:pPr>
      <w:r w:rsidRPr="0022429F">
        <w:rPr>
          <w:i/>
        </w:rPr>
        <w:t xml:space="preserve">The changes in </w:t>
      </w:r>
      <w:hyperlink r:id="rId498" w:history="1">
        <w:r w:rsidR="006F79AF">
          <w:rPr>
            <w:rStyle w:val="Hyperlink"/>
            <w:i/>
          </w:rPr>
          <w:t>R1-2405256</w:t>
        </w:r>
      </w:hyperlink>
      <w:r w:rsidRPr="0022429F">
        <w:rPr>
          <w:i/>
          <w:lang w:eastAsia="ko-KR"/>
        </w:rPr>
        <w:t xml:space="preserve"> is agreed in principle. The TP is to be further updated based on RRC parameters described in </w:t>
      </w:r>
      <w:hyperlink r:id="rId499" w:history="1">
        <w:r w:rsidR="006F79AF">
          <w:rPr>
            <w:rStyle w:val="Hyperlink"/>
            <w:i/>
            <w:lang w:eastAsia="ko-KR"/>
          </w:rPr>
          <w:t>R1-2404946</w:t>
        </w:r>
      </w:hyperlink>
      <w:r w:rsidRPr="0022429F">
        <w:rPr>
          <w:i/>
          <w:lang w:eastAsia="ko-KR"/>
        </w:rPr>
        <w:t>.</w:t>
      </w:r>
    </w:p>
    <w:p w14:paraId="29C2EF8A" w14:textId="77777777" w:rsidR="0022429F" w:rsidRDefault="0022429F" w:rsidP="0022429F"/>
    <w:p w14:paraId="4C03720D" w14:textId="4849A4D1" w:rsidR="0022429F" w:rsidRPr="0022429F" w:rsidRDefault="006F79AF" w:rsidP="0022429F">
      <w:pPr>
        <w:rPr>
          <w:b/>
          <w:lang w:eastAsia="ko-KR"/>
        </w:rPr>
      </w:pPr>
      <w:hyperlink r:id="rId500" w:history="1">
        <w:r>
          <w:rPr>
            <w:rStyle w:val="Hyperlink"/>
            <w:b/>
            <w:lang w:eastAsia="ko-KR"/>
          </w:rPr>
          <w:t>R1-2405523</w:t>
        </w:r>
      </w:hyperlink>
      <w:r w:rsidR="0022429F" w:rsidRPr="0022429F">
        <w:rPr>
          <w:b/>
          <w:lang w:eastAsia="ko-KR"/>
        </w:rPr>
        <w:tab/>
        <w:t>Summary #2 of discussion on HARQ-ACK multiplexing on a PUSCH repetition</w:t>
      </w:r>
      <w:r w:rsidR="0022429F" w:rsidRPr="0022429F">
        <w:rPr>
          <w:b/>
          <w:lang w:eastAsia="ko-KR"/>
        </w:rPr>
        <w:tab/>
        <w:t>Moderator (Huawei)</w:t>
      </w:r>
    </w:p>
    <w:p w14:paraId="3B3B3E81" w14:textId="2B045187" w:rsidR="0022429F" w:rsidRDefault="0022429F" w:rsidP="0022429F">
      <w:pPr>
        <w:rPr>
          <w:bCs/>
          <w:lang w:eastAsia="ko-KR"/>
        </w:rPr>
      </w:pPr>
      <w:r>
        <w:rPr>
          <w:bCs/>
          <w:lang w:eastAsia="ko-KR"/>
        </w:rPr>
        <w:t>From Thursday session</w:t>
      </w:r>
    </w:p>
    <w:p w14:paraId="408C4319" w14:textId="64AD912F" w:rsidR="0022429F" w:rsidRPr="0022429F" w:rsidRDefault="006F79AF" w:rsidP="0022429F">
      <w:pPr>
        <w:rPr>
          <w:b/>
          <w:bCs/>
        </w:rPr>
      </w:pPr>
      <w:hyperlink r:id="rId501" w:history="1">
        <w:r>
          <w:rPr>
            <w:rStyle w:val="Hyperlink"/>
            <w:b/>
            <w:bCs/>
          </w:rPr>
          <w:t>R1-2405531</w:t>
        </w:r>
      </w:hyperlink>
      <w:r w:rsidR="0022429F" w:rsidRPr="0022429F">
        <w:rPr>
          <w:b/>
          <w:bCs/>
        </w:rPr>
        <w:tab/>
        <w:t>Correction on HARQ-ACK multiplexing on a PUSCH repetition [HARQ-ACK MUX on PUSCH]</w:t>
      </w:r>
      <w:r w:rsidR="0022429F" w:rsidRPr="0022429F">
        <w:rPr>
          <w:b/>
          <w:bCs/>
        </w:rPr>
        <w:tab/>
        <w:t>Moderator (Huawei), HiSilicon, Samsung, Ericsson, ZTE</w:t>
      </w:r>
    </w:p>
    <w:p w14:paraId="6AD9B646" w14:textId="77777777" w:rsidR="0022429F" w:rsidRPr="0022429F" w:rsidRDefault="0022429F" w:rsidP="0022429F">
      <w:pPr>
        <w:rPr>
          <w:bCs/>
          <w:highlight w:val="green"/>
          <w:lang w:eastAsia="ko-KR"/>
        </w:rPr>
      </w:pPr>
      <w:r w:rsidRPr="0022429F">
        <w:rPr>
          <w:bCs/>
          <w:highlight w:val="green"/>
          <w:lang w:eastAsia="ko-KR"/>
        </w:rPr>
        <w:t>Agreement</w:t>
      </w:r>
    </w:p>
    <w:p w14:paraId="3D328C59" w14:textId="19029ADD" w:rsidR="0022429F" w:rsidRPr="00880373" w:rsidRDefault="0022429F" w:rsidP="0022429F">
      <w:pPr>
        <w:rPr>
          <w:bCs/>
          <w:lang w:eastAsia="ko-KR"/>
        </w:rPr>
      </w:pPr>
      <w:r w:rsidRPr="0022429F">
        <w:rPr>
          <w:bCs/>
          <w:lang w:eastAsia="ko-KR"/>
        </w:rPr>
        <w:t xml:space="preserve">Endorse the draft CR in </w:t>
      </w:r>
      <w:hyperlink r:id="rId502" w:history="1">
        <w:r w:rsidR="006F79AF">
          <w:rPr>
            <w:rStyle w:val="Hyperlink"/>
            <w:bCs/>
            <w:lang w:eastAsia="ko-KR"/>
          </w:rPr>
          <w:t>R1-2405531</w:t>
        </w:r>
      </w:hyperlink>
      <w:r w:rsidRPr="0022429F">
        <w:rPr>
          <w:bCs/>
          <w:lang w:eastAsia="ko-KR"/>
        </w:rPr>
        <w:t xml:space="preserve">, and final </w:t>
      </w:r>
      <w:r w:rsidRPr="0022429F">
        <w:rPr>
          <w:bCs/>
          <w:highlight w:val="green"/>
          <w:lang w:eastAsia="ko-KR"/>
        </w:rPr>
        <w:t>CR (Rel-18, 38.213, TEI18, CR0646, Cat F) is</w:t>
      </w:r>
      <w:r>
        <w:rPr>
          <w:bCs/>
          <w:highlight w:val="green"/>
          <w:lang w:eastAsia="ko-KR"/>
        </w:rPr>
        <w:t xml:space="preserve"> agreed in</w:t>
      </w:r>
      <w:r w:rsidRPr="0022429F">
        <w:rPr>
          <w:bCs/>
          <w:highlight w:val="green"/>
          <w:lang w:eastAsia="ko-KR"/>
        </w:rPr>
        <w:t xml:space="preserve"> </w:t>
      </w:r>
      <w:hyperlink r:id="rId503" w:history="1">
        <w:r w:rsidR="006F79AF">
          <w:rPr>
            <w:rStyle w:val="Hyperlink"/>
            <w:bCs/>
            <w:highlight w:val="green"/>
            <w:lang w:eastAsia="ko-KR"/>
          </w:rPr>
          <w:t>R1-2405725</w:t>
        </w:r>
      </w:hyperlink>
      <w:r w:rsidRPr="0022429F">
        <w:rPr>
          <w:bCs/>
          <w:lang w:eastAsia="ko-KR"/>
        </w:rPr>
        <w:t>.</w:t>
      </w:r>
    </w:p>
    <w:p w14:paraId="741EE8D1" w14:textId="77777777" w:rsidR="0022429F" w:rsidRDefault="0022429F" w:rsidP="0022429F"/>
    <w:p w14:paraId="5684201C" w14:textId="4ACCDC6F" w:rsidR="0022429F" w:rsidRDefault="006F79AF" w:rsidP="0022429F">
      <w:hyperlink r:id="rId504" w:history="1">
        <w:r>
          <w:rPr>
            <w:rStyle w:val="Hyperlink"/>
          </w:rPr>
          <w:t>R1-2405724</w:t>
        </w:r>
      </w:hyperlink>
      <w:r w:rsidR="0022429F">
        <w:tab/>
        <w:t>Final summary of discussion on HARQ-ACK multiplexing on a PUSCH repetition</w:t>
      </w:r>
      <w:r w:rsidR="0022429F">
        <w:tab/>
        <w:t>Moderator (Huawei)</w:t>
      </w:r>
    </w:p>
    <w:p w14:paraId="557076A3" w14:textId="77777777" w:rsidR="0022429F" w:rsidRPr="00AA49F8" w:rsidRDefault="0022429F" w:rsidP="0022429F"/>
    <w:p w14:paraId="79F6AD98" w14:textId="77777777" w:rsidR="00EC3BC3" w:rsidRDefault="00EC3BC3" w:rsidP="00EC3BC3">
      <w:pPr>
        <w:pBdr>
          <w:bottom w:val="single" w:sz="6" w:space="1" w:color="auto"/>
        </w:pBdr>
        <w:rPr>
          <w:bCs/>
        </w:rPr>
      </w:pPr>
    </w:p>
    <w:p w14:paraId="076E8B25" w14:textId="77777777" w:rsidR="00EC3BC3" w:rsidRDefault="00EC3BC3" w:rsidP="00EC3BC3">
      <w:pPr>
        <w:rPr>
          <w:bCs/>
        </w:rPr>
      </w:pPr>
    </w:p>
    <w:p w14:paraId="33806298" w14:textId="77777777" w:rsidR="00EC3BC3" w:rsidRPr="00954C6D" w:rsidRDefault="00EC3BC3" w:rsidP="00EC3BC3">
      <w:pPr>
        <w:rPr>
          <w:b/>
          <w:lang w:eastAsia="ko-KR"/>
        </w:rPr>
      </w:pPr>
      <w:r w:rsidRPr="00954C6D">
        <w:rPr>
          <w:b/>
          <w:lang w:eastAsia="ko-KR"/>
        </w:rPr>
        <w:t>Demodulation Enh</w:t>
      </w:r>
    </w:p>
    <w:p w14:paraId="0D9784D8" w14:textId="3B06F33C" w:rsidR="00EC3BC3" w:rsidRDefault="006F79AF" w:rsidP="00EC3BC3">
      <w:pPr>
        <w:rPr>
          <w:b/>
          <w:bCs/>
        </w:rPr>
      </w:pPr>
      <w:hyperlink r:id="rId505" w:history="1">
        <w:r>
          <w:rPr>
            <w:rStyle w:val="Hyperlink"/>
            <w:b/>
            <w:bCs/>
          </w:rPr>
          <w:t>R1-2405233</w:t>
        </w:r>
      </w:hyperlink>
      <w:r w:rsidR="00EC3BC3" w:rsidRPr="00EC3BC3">
        <w:rPr>
          <w:b/>
          <w:bCs/>
        </w:rPr>
        <w:tab/>
        <w:t>Align RRC parameter for multiuser scheduling</w:t>
      </w:r>
      <w:r w:rsidR="00EC3BC3" w:rsidRPr="00EC3BC3">
        <w:rPr>
          <w:b/>
          <w:bCs/>
        </w:rPr>
        <w:tab/>
        <w:t>Ericsson</w:t>
      </w:r>
    </w:p>
    <w:p w14:paraId="698E532D" w14:textId="77777777" w:rsidR="00DB7F3C" w:rsidRDefault="00DB7F3C" w:rsidP="00DB7F3C">
      <w:pPr>
        <w:rPr>
          <w:bCs/>
          <w:lang w:eastAsia="ko-KR"/>
        </w:rPr>
      </w:pPr>
      <w:r>
        <w:rPr>
          <w:bCs/>
          <w:lang w:eastAsia="ko-KR"/>
        </w:rPr>
        <w:t>From Thursday session</w:t>
      </w:r>
    </w:p>
    <w:p w14:paraId="006088CD" w14:textId="77777777" w:rsidR="00DB7F3C" w:rsidRPr="00DB7F3C" w:rsidRDefault="00DB7F3C" w:rsidP="00DB7F3C">
      <w:pPr>
        <w:rPr>
          <w:bCs/>
          <w:highlight w:val="green"/>
          <w:lang w:eastAsia="ko-KR"/>
        </w:rPr>
      </w:pPr>
      <w:r w:rsidRPr="00DB7F3C">
        <w:rPr>
          <w:bCs/>
          <w:highlight w:val="green"/>
          <w:lang w:eastAsia="ko-KR"/>
        </w:rPr>
        <w:t>Agreement</w:t>
      </w:r>
    </w:p>
    <w:p w14:paraId="126CD227" w14:textId="7DA3CEA2" w:rsidR="00DB7F3C" w:rsidRDefault="00DB7F3C" w:rsidP="00DB7F3C">
      <w:pPr>
        <w:rPr>
          <w:bCs/>
          <w:lang w:eastAsia="ko-KR"/>
        </w:rPr>
      </w:pPr>
      <w:r w:rsidRPr="00DB7F3C">
        <w:rPr>
          <w:bCs/>
          <w:lang w:eastAsia="ko-KR"/>
        </w:rPr>
        <w:t xml:space="preserve">The TP in </w:t>
      </w:r>
      <w:hyperlink r:id="rId506" w:history="1">
        <w:r w:rsidR="006F79AF">
          <w:rPr>
            <w:rStyle w:val="Hyperlink"/>
            <w:bCs/>
            <w:lang w:eastAsia="ko-KR"/>
          </w:rPr>
          <w:t>R1-2405233</w:t>
        </w:r>
      </w:hyperlink>
      <w:r w:rsidRPr="00DB7F3C">
        <w:rPr>
          <w:bCs/>
          <w:lang w:eastAsia="ko-KR"/>
        </w:rPr>
        <w:t xml:space="preserve"> is agreed for alignment CR for TS38.212.</w:t>
      </w:r>
    </w:p>
    <w:p w14:paraId="509106D8" w14:textId="77777777" w:rsidR="00DB7F3C" w:rsidRPr="00DB7F3C" w:rsidRDefault="00DB7F3C" w:rsidP="00DB7F3C">
      <w:pPr>
        <w:rPr>
          <w:bCs/>
          <w:lang w:eastAsia="ko-KR"/>
        </w:rPr>
      </w:pPr>
    </w:p>
    <w:p w14:paraId="36DCC5B6" w14:textId="77777777" w:rsidR="00EC3BC3" w:rsidRDefault="00EC3BC3" w:rsidP="00EC3BC3">
      <w:pPr>
        <w:pBdr>
          <w:bottom w:val="single" w:sz="6" w:space="1" w:color="auto"/>
        </w:pBdr>
        <w:rPr>
          <w:bCs/>
        </w:rPr>
      </w:pPr>
    </w:p>
    <w:p w14:paraId="4E99A498" w14:textId="77777777" w:rsidR="00EC3BC3" w:rsidRDefault="00EC3BC3" w:rsidP="00EC3BC3">
      <w:pPr>
        <w:rPr>
          <w:bCs/>
        </w:rPr>
      </w:pPr>
    </w:p>
    <w:p w14:paraId="6FF414BB" w14:textId="77777777" w:rsidR="00EC3BC3" w:rsidRPr="00954C6D" w:rsidRDefault="00EC3BC3" w:rsidP="00EC3BC3">
      <w:pPr>
        <w:rPr>
          <w:b/>
          <w:lang w:eastAsia="ko-KR"/>
        </w:rPr>
      </w:pPr>
      <w:r w:rsidRPr="00954C6D">
        <w:rPr>
          <w:rFonts w:hint="eastAsia"/>
          <w:b/>
          <w:lang w:eastAsia="ko-KR"/>
        </w:rPr>
        <w:t>N</w:t>
      </w:r>
      <w:r w:rsidRPr="00954C6D">
        <w:rPr>
          <w:b/>
          <w:lang w:eastAsia="ko-KR"/>
        </w:rPr>
        <w:t>CR</w:t>
      </w:r>
    </w:p>
    <w:p w14:paraId="4F8F623E" w14:textId="436A6032" w:rsidR="00EC3BC3" w:rsidRDefault="006F79AF" w:rsidP="00EC3BC3">
      <w:pPr>
        <w:rPr>
          <w:b/>
          <w:bCs/>
        </w:rPr>
      </w:pPr>
      <w:hyperlink r:id="rId507" w:history="1">
        <w:r>
          <w:rPr>
            <w:rStyle w:val="Hyperlink"/>
            <w:b/>
            <w:bCs/>
            <w:highlight w:val="red"/>
          </w:rPr>
          <w:t>R1-2404367</w:t>
        </w:r>
      </w:hyperlink>
      <w:r w:rsidR="00EC3BC3" w:rsidRPr="00EC3BC3">
        <w:rPr>
          <w:b/>
          <w:bCs/>
        </w:rPr>
        <w:tab/>
        <w:t>Maintenance on NR Network-Controlled Repeaters</w:t>
      </w:r>
      <w:r w:rsidR="00EC3BC3" w:rsidRPr="00EC3BC3">
        <w:rPr>
          <w:b/>
          <w:bCs/>
        </w:rPr>
        <w:tab/>
        <w:t>CATT</w:t>
      </w:r>
    </w:p>
    <w:p w14:paraId="7DBA3B06" w14:textId="64A12F58" w:rsidR="00DB7F3C" w:rsidRDefault="00DB7F3C" w:rsidP="00EC3BC3">
      <w:r>
        <w:rPr>
          <w:b/>
          <w:bCs/>
        </w:rPr>
        <w:t>Thursday decision:</w:t>
      </w:r>
      <w:r w:rsidRPr="00DB7F3C">
        <w:t xml:space="preserve"> There is no consensus to agreeing the proposal in section 3 of </w:t>
      </w:r>
      <w:hyperlink r:id="rId508" w:history="1">
        <w:r w:rsidR="006F79AF">
          <w:rPr>
            <w:rStyle w:val="Hyperlink"/>
          </w:rPr>
          <w:t>R1-2404367</w:t>
        </w:r>
      </w:hyperlink>
      <w:r w:rsidRPr="00DB7F3C">
        <w:t>. Topic is not pursued.</w:t>
      </w:r>
    </w:p>
    <w:p w14:paraId="288E5006" w14:textId="77777777" w:rsidR="00DB7F3C" w:rsidRPr="00DB7F3C" w:rsidRDefault="00DB7F3C" w:rsidP="00EC3BC3"/>
    <w:p w14:paraId="774C2E03" w14:textId="77777777" w:rsidR="00EC3BC3" w:rsidRDefault="00EC3BC3" w:rsidP="00EC3BC3">
      <w:pPr>
        <w:pBdr>
          <w:bottom w:val="single" w:sz="6" w:space="1" w:color="auto"/>
        </w:pBdr>
        <w:rPr>
          <w:bCs/>
        </w:rPr>
      </w:pPr>
    </w:p>
    <w:p w14:paraId="408E1E47" w14:textId="77777777" w:rsidR="00EC3BC3" w:rsidRDefault="00EC3BC3" w:rsidP="00EC3BC3">
      <w:pPr>
        <w:rPr>
          <w:bCs/>
        </w:rPr>
      </w:pPr>
    </w:p>
    <w:p w14:paraId="03880292" w14:textId="77777777" w:rsidR="00EC3BC3" w:rsidRPr="00954C6D" w:rsidRDefault="00EC3BC3" w:rsidP="00EC3BC3">
      <w:pPr>
        <w:rPr>
          <w:b/>
          <w:lang w:eastAsia="ko-KR"/>
        </w:rPr>
      </w:pPr>
      <w:r w:rsidRPr="00954C6D">
        <w:rPr>
          <w:rFonts w:hint="eastAsia"/>
          <w:b/>
          <w:lang w:eastAsia="ko-KR"/>
        </w:rPr>
        <w:t>N</w:t>
      </w:r>
      <w:r w:rsidRPr="00954C6D">
        <w:rPr>
          <w:b/>
          <w:lang w:eastAsia="ko-KR"/>
        </w:rPr>
        <w:t>R RAT</w:t>
      </w:r>
    </w:p>
    <w:bookmarkStart w:id="144" w:name="_Hlk167783652"/>
    <w:p w14:paraId="418AB700" w14:textId="0CCDA376" w:rsidR="00EC3BC3" w:rsidRPr="00EC3BC3" w:rsidRDefault="006F79AF" w:rsidP="00EC3BC3">
      <w:pPr>
        <w:rPr>
          <w:b/>
          <w:bCs/>
        </w:rPr>
      </w:pPr>
      <w:r>
        <w:rPr>
          <w:b/>
          <w:bCs/>
        </w:rPr>
        <w:fldChar w:fldCharType="begin"/>
      </w:r>
      <w:r>
        <w:rPr>
          <w:b/>
          <w:bCs/>
        </w:rPr>
        <w:instrText>HYPERLINK "../Docs/R1-2404230.zip"</w:instrText>
      </w:r>
      <w:r>
        <w:rPr>
          <w:b/>
          <w:bCs/>
        </w:rPr>
      </w:r>
      <w:r>
        <w:rPr>
          <w:b/>
          <w:bCs/>
        </w:rPr>
        <w:fldChar w:fldCharType="separate"/>
      </w:r>
      <w:r>
        <w:rPr>
          <w:rStyle w:val="Hyperlink"/>
          <w:b/>
          <w:bCs/>
        </w:rPr>
        <w:t>R1-2404230</w:t>
      </w:r>
      <w:r>
        <w:rPr>
          <w:b/>
          <w:bCs/>
        </w:rPr>
        <w:fldChar w:fldCharType="end"/>
      </w:r>
      <w:r w:rsidR="00EC3BC3" w:rsidRPr="00EC3BC3">
        <w:rPr>
          <w:b/>
          <w:bCs/>
        </w:rPr>
        <w:tab/>
        <w:t>Discussion on the maximal HARQ process numbers for TN in FR1 and FR2-1</w:t>
      </w:r>
      <w:r w:rsidR="00EC3BC3" w:rsidRPr="00EC3BC3">
        <w:rPr>
          <w:b/>
          <w:bCs/>
        </w:rPr>
        <w:tab/>
        <w:t>ZTE, CMCC, China Telecom, Ericsson, Nokia, Nokia Shanghai Bell, CATT, Verizon</w:t>
      </w:r>
    </w:p>
    <w:p w14:paraId="45E90FC1" w14:textId="77777777" w:rsidR="00EC3BC3" w:rsidRPr="007567DD" w:rsidRDefault="00EC3BC3" w:rsidP="00EC3BC3">
      <w:pPr>
        <w:rPr>
          <w:bCs/>
          <w:lang w:eastAsia="ko-KR"/>
        </w:rPr>
      </w:pPr>
      <w:r w:rsidRPr="007567DD">
        <w:rPr>
          <w:rFonts w:hint="eastAsia"/>
          <w:bCs/>
          <w:lang w:eastAsia="ko-KR"/>
        </w:rPr>
        <w:t>T</w:t>
      </w:r>
      <w:r w:rsidRPr="007567DD">
        <w:rPr>
          <w:bCs/>
          <w:lang w:eastAsia="ko-KR"/>
        </w:rPr>
        <w:t>o be moderated by Xianghui (ZTE)</w:t>
      </w:r>
    </w:p>
    <w:bookmarkEnd w:id="144"/>
    <w:p w14:paraId="16B2D2AD" w14:textId="0FE8A745" w:rsidR="00EC3BC3" w:rsidRDefault="00033BCD" w:rsidP="00D7097B">
      <w:pPr>
        <w:rPr>
          <w:bCs/>
        </w:rPr>
      </w:pPr>
      <w:r>
        <w:rPr>
          <w:bCs/>
        </w:rPr>
        <w:t>Issue already discussed in RAN1#116bis. Consensus to close the issue for Rel-18; it may be reconsidered in the next release.</w:t>
      </w:r>
    </w:p>
    <w:p w14:paraId="7B1373E3" w14:textId="77777777" w:rsidR="00033BCD" w:rsidRPr="00D7097B" w:rsidRDefault="00033BCD" w:rsidP="00D7097B">
      <w:pPr>
        <w:rPr>
          <w:bCs/>
        </w:rPr>
      </w:pPr>
    </w:p>
    <w:p w14:paraId="45D02A96" w14:textId="77777777" w:rsidR="00D7097B" w:rsidRPr="00D7097B" w:rsidRDefault="00D7097B" w:rsidP="00D7097B">
      <w:pPr>
        <w:rPr>
          <w:bCs/>
        </w:rPr>
      </w:pPr>
    </w:p>
    <w:p w14:paraId="5DFE84F2" w14:textId="77777777" w:rsidR="00D7097B" w:rsidRDefault="00D7097B" w:rsidP="00D7097B">
      <w:pPr>
        <w:keepNext/>
        <w:ind w:left="720" w:hanging="720"/>
        <w:outlineLvl w:val="2"/>
        <w:rPr>
          <w:rFonts w:cs="Times"/>
          <w:b/>
          <w:bCs/>
          <w:szCs w:val="26"/>
          <w:lang w:eastAsia="x-none"/>
        </w:rPr>
      </w:pPr>
      <w:bookmarkStart w:id="145" w:name="_Toc166306513"/>
      <w:bookmarkStart w:id="146" w:name="_Toc173405008"/>
      <w:r w:rsidRPr="00D7097B">
        <w:rPr>
          <w:rFonts w:cs="Times" w:hint="eastAsia"/>
          <w:b/>
          <w:bCs/>
          <w:szCs w:val="26"/>
          <w:lang w:eastAsia="x-none"/>
        </w:rPr>
        <w:t>C</w:t>
      </w:r>
      <w:r w:rsidRPr="00D7097B">
        <w:rPr>
          <w:rFonts w:cs="Times"/>
          <w:b/>
          <w:bCs/>
          <w:szCs w:val="26"/>
          <w:lang w:eastAsia="x-none"/>
        </w:rPr>
        <w:t>overage Enh</w:t>
      </w:r>
      <w:bookmarkEnd w:id="145"/>
      <w:bookmarkEnd w:id="146"/>
    </w:p>
    <w:p w14:paraId="4BD463D7" w14:textId="4368EFC3" w:rsidR="00B0298A" w:rsidRPr="00E671AB" w:rsidRDefault="006F79AF" w:rsidP="00B0298A">
      <w:pPr>
        <w:rPr>
          <w:b/>
          <w:iCs/>
          <w:lang w:eastAsia="x-none"/>
        </w:rPr>
      </w:pPr>
      <w:hyperlink r:id="rId509" w:history="1">
        <w:r>
          <w:rPr>
            <w:rStyle w:val="Hyperlink"/>
            <w:b/>
            <w:iCs/>
            <w:lang w:eastAsia="x-none"/>
          </w:rPr>
          <w:t>R1-2405689</w:t>
        </w:r>
      </w:hyperlink>
      <w:r w:rsidR="00B0298A" w:rsidRPr="00E671AB">
        <w:rPr>
          <w:b/>
          <w:iCs/>
          <w:lang w:eastAsia="x-none"/>
        </w:rPr>
        <w:tab/>
        <w:t>Session notes for 8.1 (Maintenance on Rel-18 work items - Coverage Enhancement)</w:t>
      </w:r>
      <w:r w:rsidR="00B0298A" w:rsidRPr="00E671AB">
        <w:rPr>
          <w:b/>
          <w:iCs/>
          <w:lang w:eastAsia="x-none"/>
        </w:rPr>
        <w:tab/>
        <w:t>Ad-Hoc Chair (CMCC)</w:t>
      </w:r>
    </w:p>
    <w:p w14:paraId="2E0716BC" w14:textId="77777777" w:rsidR="00B0298A" w:rsidRPr="00D96FAE" w:rsidRDefault="00B0298A" w:rsidP="00B0298A">
      <w:pPr>
        <w:rPr>
          <w:lang w:eastAsia="x-none"/>
        </w:rPr>
      </w:pPr>
      <w:r w:rsidRPr="00F05EFE">
        <w:rPr>
          <w:b/>
          <w:bCs/>
        </w:rPr>
        <w:t>Friday decision:</w:t>
      </w:r>
      <w:r>
        <w:t xml:space="preserve"> The </w:t>
      </w:r>
      <w:r>
        <w:rPr>
          <w:lang w:val="en-US" w:eastAsia="x-none"/>
        </w:rPr>
        <w:t>s</w:t>
      </w:r>
      <w:r w:rsidRPr="00663F3A">
        <w:rPr>
          <w:lang w:val="en-US" w:eastAsia="x-none"/>
        </w:rPr>
        <w:t>ession notes</w:t>
      </w:r>
      <w:r>
        <w:rPr>
          <w:lang w:val="en-US" w:eastAsia="x-none"/>
        </w:rPr>
        <w:t xml:space="preserve"> are </w:t>
      </w:r>
      <w:r>
        <w:rPr>
          <w:highlight w:val="green"/>
          <w:lang w:eastAsia="x-none"/>
        </w:rPr>
        <w:t>e</w:t>
      </w:r>
      <w:r w:rsidRPr="00D96FAE">
        <w:rPr>
          <w:highlight w:val="green"/>
          <w:lang w:eastAsia="x-none"/>
        </w:rPr>
        <w:t xml:space="preserve">ndorsed </w:t>
      </w:r>
      <w:r w:rsidRPr="00D96FAE">
        <w:rPr>
          <w:lang w:eastAsia="x-none"/>
        </w:rPr>
        <w:t xml:space="preserve">and contents </w:t>
      </w:r>
      <w:r>
        <w:rPr>
          <w:lang w:eastAsia="x-none"/>
        </w:rPr>
        <w:t xml:space="preserve">(inc. Friday updates) </w:t>
      </w:r>
      <w:r w:rsidRPr="00D96FAE">
        <w:rPr>
          <w:lang w:eastAsia="x-none"/>
        </w:rPr>
        <w:t>reflected below.</w:t>
      </w:r>
    </w:p>
    <w:p w14:paraId="4ECDE4EE" w14:textId="77777777" w:rsidR="00B0298A" w:rsidRPr="00D7097B" w:rsidRDefault="00B0298A" w:rsidP="00B0298A"/>
    <w:p w14:paraId="7A505FFA" w14:textId="05A26F53" w:rsidR="00D7097B" w:rsidRPr="00D7097B" w:rsidRDefault="006F79AF" w:rsidP="00D7097B">
      <w:pPr>
        <w:rPr>
          <w:bCs/>
        </w:rPr>
      </w:pPr>
      <w:hyperlink r:id="rId510" w:history="1">
        <w:r>
          <w:rPr>
            <w:rStyle w:val="Hyperlink"/>
            <w:bCs/>
          </w:rPr>
          <w:t>R1-2403982</w:t>
        </w:r>
      </w:hyperlink>
      <w:r w:rsidR="00D7097B" w:rsidRPr="00D7097B">
        <w:rPr>
          <w:bCs/>
        </w:rPr>
        <w:tab/>
        <w:t>Corrections on power headroom report for dynamic waveform switching</w:t>
      </w:r>
      <w:r w:rsidR="00D7097B" w:rsidRPr="00D7097B">
        <w:rPr>
          <w:bCs/>
        </w:rPr>
        <w:tab/>
        <w:t>Intel Corporation</w:t>
      </w:r>
    </w:p>
    <w:p w14:paraId="787EE437" w14:textId="5B3B6EE2" w:rsidR="00D7097B" w:rsidRPr="00D7097B" w:rsidRDefault="006F79AF" w:rsidP="00D7097B">
      <w:pPr>
        <w:rPr>
          <w:bCs/>
        </w:rPr>
      </w:pPr>
      <w:hyperlink r:id="rId511" w:history="1">
        <w:r>
          <w:rPr>
            <w:rStyle w:val="Hyperlink"/>
            <w:bCs/>
          </w:rPr>
          <w:t>R1-2404160</w:t>
        </w:r>
      </w:hyperlink>
      <w:r w:rsidR="00D7097B" w:rsidRPr="00D7097B">
        <w:rPr>
          <w:bCs/>
        </w:rPr>
        <w:tab/>
        <w:t>Maintenance on Further NR Coverage Enhancements</w:t>
      </w:r>
      <w:r w:rsidR="00D7097B" w:rsidRPr="00D7097B">
        <w:rPr>
          <w:bCs/>
        </w:rPr>
        <w:tab/>
        <w:t>vivo</w:t>
      </w:r>
    </w:p>
    <w:p w14:paraId="37060F7C" w14:textId="3494B7F8" w:rsidR="00D7097B" w:rsidRPr="00D7097B" w:rsidRDefault="006F79AF" w:rsidP="00D7097B">
      <w:pPr>
        <w:rPr>
          <w:bCs/>
        </w:rPr>
      </w:pPr>
      <w:hyperlink r:id="rId512" w:history="1">
        <w:r>
          <w:rPr>
            <w:rStyle w:val="Hyperlink"/>
            <w:bCs/>
          </w:rPr>
          <w:t>R1-2404161</w:t>
        </w:r>
      </w:hyperlink>
      <w:r w:rsidR="00D7097B" w:rsidRPr="00D7097B">
        <w:rPr>
          <w:bCs/>
        </w:rPr>
        <w:tab/>
        <w:t>Draft CR on P_CMAX report for assumed PUSCH</w:t>
      </w:r>
      <w:r w:rsidR="00D7097B" w:rsidRPr="00D7097B">
        <w:rPr>
          <w:bCs/>
        </w:rPr>
        <w:tab/>
        <w:t>vivo</w:t>
      </w:r>
    </w:p>
    <w:p w14:paraId="7E8CEB79" w14:textId="7F161C99" w:rsidR="00D7097B" w:rsidRPr="00D7097B" w:rsidRDefault="006F79AF" w:rsidP="00D7097B">
      <w:pPr>
        <w:rPr>
          <w:bCs/>
        </w:rPr>
      </w:pPr>
      <w:hyperlink r:id="rId513" w:history="1">
        <w:r>
          <w:rPr>
            <w:rStyle w:val="Hyperlink"/>
            <w:bCs/>
          </w:rPr>
          <w:t>R1-2404236</w:t>
        </w:r>
      </w:hyperlink>
      <w:r w:rsidR="00D7097B" w:rsidRPr="00D7097B">
        <w:rPr>
          <w:bCs/>
        </w:rPr>
        <w:tab/>
        <w:t>Draft CR on PRACH mask index handling for MSG1 repetition</w:t>
      </w:r>
      <w:r w:rsidR="00D7097B" w:rsidRPr="00D7097B">
        <w:rPr>
          <w:bCs/>
        </w:rPr>
        <w:tab/>
        <w:t>ZTE</w:t>
      </w:r>
    </w:p>
    <w:p w14:paraId="7F328294" w14:textId="0810A761" w:rsidR="00D7097B" w:rsidRPr="00D7097B" w:rsidRDefault="006F79AF" w:rsidP="00D7097B">
      <w:pPr>
        <w:rPr>
          <w:bCs/>
        </w:rPr>
      </w:pPr>
      <w:hyperlink r:id="rId514" w:history="1">
        <w:r>
          <w:rPr>
            <w:rStyle w:val="Hyperlink"/>
            <w:bCs/>
          </w:rPr>
          <w:t>R1-2404237</w:t>
        </w:r>
      </w:hyperlink>
      <w:r w:rsidR="00D7097B" w:rsidRPr="00D7097B">
        <w:rPr>
          <w:bCs/>
        </w:rPr>
        <w:tab/>
        <w:t>Discussion on PRACH mask index handling for MSG1 repetition</w:t>
      </w:r>
      <w:r w:rsidR="00D7097B" w:rsidRPr="00D7097B">
        <w:rPr>
          <w:bCs/>
        </w:rPr>
        <w:tab/>
        <w:t>ZTE</w:t>
      </w:r>
    </w:p>
    <w:p w14:paraId="4FC87142" w14:textId="65712969" w:rsidR="00D7097B" w:rsidRPr="00D7097B" w:rsidRDefault="006F79AF" w:rsidP="00D7097B">
      <w:pPr>
        <w:rPr>
          <w:bCs/>
        </w:rPr>
      </w:pPr>
      <w:hyperlink r:id="rId515" w:history="1">
        <w:r>
          <w:rPr>
            <w:rStyle w:val="Hyperlink"/>
            <w:bCs/>
          </w:rPr>
          <w:t>R1-2404381</w:t>
        </w:r>
      </w:hyperlink>
      <w:r w:rsidR="00D7097B" w:rsidRPr="00D7097B">
        <w:rPr>
          <w:bCs/>
        </w:rPr>
        <w:tab/>
        <w:t>Draft CR on PRACH mask index handling for MSG1 repetition</w:t>
      </w:r>
      <w:r w:rsidR="00D7097B" w:rsidRPr="00D7097B">
        <w:rPr>
          <w:bCs/>
        </w:rPr>
        <w:tab/>
        <w:t>CATT</w:t>
      </w:r>
    </w:p>
    <w:p w14:paraId="57ADD6CE" w14:textId="7CB3E8D3" w:rsidR="00D7097B" w:rsidRPr="00D7097B" w:rsidRDefault="006F79AF" w:rsidP="00D7097B">
      <w:pPr>
        <w:rPr>
          <w:bCs/>
        </w:rPr>
      </w:pPr>
      <w:hyperlink r:id="rId516" w:history="1">
        <w:r>
          <w:rPr>
            <w:rStyle w:val="Hyperlink"/>
            <w:bCs/>
          </w:rPr>
          <w:t>R1-2404419</w:t>
        </w:r>
      </w:hyperlink>
      <w:r w:rsidR="00D7097B" w:rsidRPr="00D7097B">
        <w:rPr>
          <w:bCs/>
        </w:rPr>
        <w:tab/>
        <w:t>Remaining issues on PRACH coverage enhancement</w:t>
      </w:r>
      <w:r w:rsidR="00D7097B" w:rsidRPr="00D7097B">
        <w:rPr>
          <w:bCs/>
        </w:rPr>
        <w:tab/>
        <w:t>China Telecom</w:t>
      </w:r>
    </w:p>
    <w:p w14:paraId="431670E8" w14:textId="1DE32B84" w:rsidR="00D7097B" w:rsidRPr="00D7097B" w:rsidRDefault="006F79AF" w:rsidP="00D7097B">
      <w:pPr>
        <w:rPr>
          <w:bCs/>
        </w:rPr>
      </w:pPr>
      <w:hyperlink r:id="rId517" w:history="1">
        <w:r>
          <w:rPr>
            <w:rStyle w:val="Hyperlink"/>
            <w:bCs/>
          </w:rPr>
          <w:t>R1-2404420</w:t>
        </w:r>
      </w:hyperlink>
      <w:r w:rsidR="00D7097B" w:rsidRPr="00D7097B">
        <w:rPr>
          <w:bCs/>
        </w:rPr>
        <w:tab/>
        <w:t>Draft CR on PRACH mask index for PRACH transmission with preamble repetitions</w:t>
      </w:r>
      <w:r w:rsidR="00D7097B" w:rsidRPr="00D7097B">
        <w:rPr>
          <w:bCs/>
        </w:rPr>
        <w:tab/>
        <w:t>China Telecom</w:t>
      </w:r>
    </w:p>
    <w:p w14:paraId="4EF6467A" w14:textId="40072DBC" w:rsidR="00D7097B" w:rsidRPr="00D7097B" w:rsidRDefault="006F79AF" w:rsidP="00D7097B">
      <w:pPr>
        <w:rPr>
          <w:bCs/>
        </w:rPr>
      </w:pPr>
      <w:hyperlink r:id="rId518" w:history="1">
        <w:r>
          <w:rPr>
            <w:rStyle w:val="Hyperlink"/>
            <w:bCs/>
          </w:rPr>
          <w:t>R1-2404765</w:t>
        </w:r>
      </w:hyperlink>
      <w:r w:rsidR="00D7097B" w:rsidRPr="00D7097B">
        <w:rPr>
          <w:bCs/>
        </w:rPr>
        <w:tab/>
        <w:t>Discussion for clarifications for time offset in preamble transmission</w:t>
      </w:r>
      <w:r w:rsidR="00D7097B" w:rsidRPr="00D7097B">
        <w:rPr>
          <w:bCs/>
        </w:rPr>
        <w:tab/>
        <w:t>ETRI</w:t>
      </w:r>
    </w:p>
    <w:p w14:paraId="58FA9A20" w14:textId="600CBD2C" w:rsidR="00D7097B" w:rsidRPr="00D7097B" w:rsidRDefault="006F79AF" w:rsidP="00D7097B">
      <w:pPr>
        <w:rPr>
          <w:bCs/>
        </w:rPr>
      </w:pPr>
      <w:hyperlink r:id="rId519" w:history="1">
        <w:r>
          <w:rPr>
            <w:rStyle w:val="Hyperlink"/>
            <w:bCs/>
          </w:rPr>
          <w:t>R1-2405008</w:t>
        </w:r>
      </w:hyperlink>
      <w:r w:rsidR="00D7097B" w:rsidRPr="00D7097B">
        <w:rPr>
          <w:bCs/>
        </w:rPr>
        <w:tab/>
        <w:t>Discussion on remaining issues of Rel-18 Coverage Enhancements</w:t>
      </w:r>
      <w:r w:rsidR="00D7097B" w:rsidRPr="00D7097B">
        <w:rPr>
          <w:bCs/>
        </w:rPr>
        <w:tab/>
        <w:t>Ericsson</w:t>
      </w:r>
    </w:p>
    <w:p w14:paraId="20F7955E" w14:textId="63F75FC3" w:rsidR="00D7097B" w:rsidRPr="00D7097B" w:rsidRDefault="006F79AF" w:rsidP="00D7097B">
      <w:pPr>
        <w:rPr>
          <w:bCs/>
        </w:rPr>
      </w:pPr>
      <w:hyperlink r:id="rId520" w:history="1">
        <w:r>
          <w:rPr>
            <w:rStyle w:val="Hyperlink"/>
            <w:bCs/>
          </w:rPr>
          <w:t>R1-2405278</w:t>
        </w:r>
      </w:hyperlink>
      <w:r w:rsidR="00D7097B" w:rsidRPr="00D7097B">
        <w:rPr>
          <w:bCs/>
        </w:rPr>
        <w:tab/>
        <w:t>Remaining issues on further NR coverage enhancements</w:t>
      </w:r>
      <w:r w:rsidR="00D7097B" w:rsidRPr="00D7097B">
        <w:rPr>
          <w:bCs/>
        </w:rPr>
        <w:tab/>
        <w:t>Nokia</w:t>
      </w:r>
    </w:p>
    <w:p w14:paraId="552A0586" w14:textId="10ACA81B" w:rsidR="00D7097B" w:rsidRDefault="006F79AF" w:rsidP="00D7097B">
      <w:pPr>
        <w:rPr>
          <w:bCs/>
        </w:rPr>
      </w:pPr>
      <w:hyperlink r:id="rId521" w:history="1">
        <w:r>
          <w:rPr>
            <w:rStyle w:val="Hyperlink"/>
            <w:bCs/>
          </w:rPr>
          <w:t>R1-2405335</w:t>
        </w:r>
      </w:hyperlink>
      <w:r w:rsidR="00D7097B" w:rsidRPr="00D7097B">
        <w:rPr>
          <w:bCs/>
        </w:rPr>
        <w:tab/>
        <w:t>Correction on PRACH mask index for MSG1 repetition</w:t>
      </w:r>
      <w:r w:rsidR="00D7097B" w:rsidRPr="00D7097B">
        <w:rPr>
          <w:bCs/>
        </w:rPr>
        <w:tab/>
        <w:t>Nokia</w:t>
      </w:r>
    </w:p>
    <w:p w14:paraId="33784B7B" w14:textId="77777777" w:rsidR="006D2558" w:rsidRDefault="006D2558" w:rsidP="00D7097B">
      <w:pPr>
        <w:rPr>
          <w:bCs/>
        </w:rPr>
      </w:pPr>
    </w:p>
    <w:p w14:paraId="0A43B120" w14:textId="5A0BF147" w:rsidR="006D2558" w:rsidRPr="006D2558" w:rsidRDefault="006F79AF" w:rsidP="006D2558">
      <w:pPr>
        <w:rPr>
          <w:b/>
        </w:rPr>
      </w:pPr>
      <w:hyperlink r:id="rId522" w:history="1">
        <w:r>
          <w:rPr>
            <w:rStyle w:val="Hyperlink"/>
            <w:b/>
          </w:rPr>
          <w:t>R1-2405407</w:t>
        </w:r>
      </w:hyperlink>
      <w:r w:rsidR="006D2558" w:rsidRPr="006D2558">
        <w:rPr>
          <w:b/>
        </w:rPr>
        <w:tab/>
      </w:r>
      <w:r w:rsidR="006D2558" w:rsidRPr="006D2558">
        <w:rPr>
          <w:rFonts w:hint="eastAsia"/>
          <w:b/>
        </w:rPr>
        <w:t>FL</w:t>
      </w:r>
      <w:r w:rsidR="006D2558" w:rsidRPr="006D2558">
        <w:rPr>
          <w:b/>
        </w:rPr>
        <w:t xml:space="preserve"> Summary #1 </w:t>
      </w:r>
      <w:r w:rsidR="006D2558" w:rsidRPr="006D2558">
        <w:rPr>
          <w:rFonts w:hint="eastAsia"/>
          <w:b/>
        </w:rPr>
        <w:t>of</w:t>
      </w:r>
      <w:r w:rsidR="006D2558" w:rsidRPr="006D2558">
        <w:rPr>
          <w:b/>
        </w:rPr>
        <w:t xml:space="preserve"> </w:t>
      </w:r>
      <w:r w:rsidR="006D2558" w:rsidRPr="006D2558">
        <w:rPr>
          <w:rFonts w:hint="eastAsia"/>
          <w:b/>
        </w:rPr>
        <w:t>m</w:t>
      </w:r>
      <w:r w:rsidR="006D2558" w:rsidRPr="006D2558">
        <w:rPr>
          <w:b/>
        </w:rPr>
        <w:t xml:space="preserve">aintenance on </w:t>
      </w:r>
      <w:r w:rsidR="006D2558" w:rsidRPr="006D2558">
        <w:rPr>
          <w:rFonts w:hint="eastAsia"/>
          <w:b/>
        </w:rPr>
        <w:t>further NR</w:t>
      </w:r>
      <w:r w:rsidR="006D2558" w:rsidRPr="006D2558">
        <w:rPr>
          <w:b/>
        </w:rPr>
        <w:t xml:space="preserve"> coverage enhancements</w:t>
      </w:r>
      <w:r w:rsidR="006D2558" w:rsidRPr="006D2558">
        <w:rPr>
          <w:b/>
        </w:rPr>
        <w:tab/>
        <w:t>Moderator (</w:t>
      </w:r>
      <w:r w:rsidR="006D2558" w:rsidRPr="006D2558">
        <w:rPr>
          <w:rFonts w:hint="eastAsia"/>
          <w:b/>
        </w:rPr>
        <w:t>China Telecom</w:t>
      </w:r>
      <w:r w:rsidR="006D2558" w:rsidRPr="006D2558">
        <w:rPr>
          <w:b/>
        </w:rPr>
        <w:t>)</w:t>
      </w:r>
    </w:p>
    <w:p w14:paraId="44B5B73E" w14:textId="5FEA8496" w:rsidR="006D2558" w:rsidRDefault="006D2558" w:rsidP="00D7097B">
      <w:pPr>
        <w:rPr>
          <w:bCs/>
        </w:rPr>
      </w:pPr>
      <w:r>
        <w:rPr>
          <w:bCs/>
        </w:rPr>
        <w:t>From Tuesday session</w:t>
      </w:r>
    </w:p>
    <w:p w14:paraId="66DD2368" w14:textId="77777777" w:rsidR="006D2558" w:rsidRPr="006D2558" w:rsidRDefault="006D2558" w:rsidP="006D2558">
      <w:pPr>
        <w:rPr>
          <w:rFonts w:ascii="Times New Roman" w:eastAsia="DengXian" w:hAnsi="Times New Roman"/>
          <w:szCs w:val="20"/>
          <w:highlight w:val="green"/>
          <w:lang w:eastAsia="zh-CN"/>
        </w:rPr>
      </w:pPr>
      <w:r w:rsidRPr="006D2558">
        <w:rPr>
          <w:rFonts w:ascii="Times New Roman" w:eastAsia="DengXian" w:hAnsi="Times New Roman"/>
          <w:szCs w:val="20"/>
          <w:highlight w:val="green"/>
          <w:lang w:eastAsia="zh-CN"/>
        </w:rPr>
        <w:t>Agreement</w:t>
      </w:r>
    </w:p>
    <w:p w14:paraId="4CA43468" w14:textId="77777777" w:rsidR="006D2558" w:rsidRPr="006D2558" w:rsidRDefault="006D2558" w:rsidP="006D2558">
      <w:pPr>
        <w:rPr>
          <w:rFonts w:ascii="Times New Roman" w:hAnsi="Times New Roman"/>
          <w:bCs/>
          <w:szCs w:val="20"/>
          <w:lang w:eastAsia="ko-KR"/>
        </w:rPr>
      </w:pPr>
      <w:r w:rsidRPr="006D2558">
        <w:rPr>
          <w:rFonts w:ascii="Times New Roman" w:hAnsi="Times New Roman"/>
          <w:bCs/>
          <w:szCs w:val="20"/>
          <w:lang w:eastAsia="ko-KR"/>
        </w:rPr>
        <w:t xml:space="preserve">Adopt the following </w:t>
      </w:r>
      <w:r w:rsidRPr="006D2558">
        <w:rPr>
          <w:rFonts w:ascii="Times New Roman" w:eastAsia="DengXian" w:hAnsi="Times New Roman"/>
          <w:bCs/>
          <w:szCs w:val="20"/>
        </w:rPr>
        <w:t>CR</w:t>
      </w:r>
      <w:r w:rsidRPr="006D2558">
        <w:rPr>
          <w:rFonts w:ascii="Times New Roman" w:hAnsi="Times New Roman"/>
          <w:bCs/>
          <w:szCs w:val="20"/>
          <w:lang w:eastAsia="ko-KR"/>
        </w:rPr>
        <w:t xml:space="preserve"> to Section </w:t>
      </w:r>
      <w:r w:rsidRPr="006D2558">
        <w:rPr>
          <w:rFonts w:ascii="Times New Roman" w:eastAsia="DengXian" w:hAnsi="Times New Roman"/>
          <w:bCs/>
          <w:szCs w:val="20"/>
        </w:rPr>
        <w:t>7.7.1</w:t>
      </w:r>
      <w:r w:rsidRPr="006D2558">
        <w:rPr>
          <w:rFonts w:ascii="Times New Roman" w:hAnsi="Times New Roman"/>
          <w:bCs/>
          <w:szCs w:val="20"/>
          <w:lang w:eastAsia="ko-KR"/>
        </w:rPr>
        <w:t xml:space="preserve">, TS38.213 </w:t>
      </w:r>
      <w:r w:rsidRPr="006D2558">
        <w:rPr>
          <w:rFonts w:ascii="Times New Roman" w:eastAsia="DengXian" w:hAnsi="Times New Roman"/>
          <w:bCs/>
          <w:szCs w:val="20"/>
        </w:rPr>
        <w:t>as alignment CR</w:t>
      </w:r>
      <w:r w:rsidRPr="006D2558">
        <w:rPr>
          <w:rFonts w:ascii="Times New Roman" w:hAnsi="Times New Roman"/>
          <w:bCs/>
          <w:szCs w:val="20"/>
          <w:lang w:eastAsia="ko-KR"/>
        </w:rPr>
        <w:t>.</w:t>
      </w:r>
    </w:p>
    <w:p w14:paraId="527B5BA3" w14:textId="77777777" w:rsidR="006D2558" w:rsidRPr="006D2558" w:rsidRDefault="006D2558" w:rsidP="006D2558">
      <w:pPr>
        <w:rPr>
          <w:rFonts w:ascii="Times New Roman" w:hAnsi="Times New Roman"/>
          <w:bCs/>
          <w:color w:val="FF0000"/>
          <w:szCs w:val="20"/>
        </w:rPr>
      </w:pPr>
      <w:r w:rsidRPr="006D2558">
        <w:rPr>
          <w:rFonts w:ascii="Times New Roman" w:hAnsi="Times New Roman"/>
          <w:bCs/>
          <w:color w:val="FF0000"/>
          <w:szCs w:val="20"/>
        </w:rPr>
        <w:t>---------------Start of TP---------------</w:t>
      </w:r>
    </w:p>
    <w:p w14:paraId="61775E98" w14:textId="77777777" w:rsidR="006D2558" w:rsidRPr="006D2558" w:rsidRDefault="006D2558" w:rsidP="006D2558">
      <w:pPr>
        <w:rPr>
          <w:rFonts w:ascii="Arial" w:hAnsi="Arial" w:cs="Arial"/>
          <w:b/>
          <w:bCs/>
          <w:sz w:val="16"/>
          <w:szCs w:val="16"/>
        </w:rPr>
      </w:pPr>
      <w:r w:rsidRPr="006D2558">
        <w:rPr>
          <w:rFonts w:ascii="Arial" w:hAnsi="Arial" w:cs="Arial"/>
          <w:b/>
          <w:bCs/>
          <w:sz w:val="16"/>
          <w:szCs w:val="16"/>
        </w:rPr>
        <w:t>7.7.1</w:t>
      </w:r>
      <w:r w:rsidRPr="006D2558">
        <w:rPr>
          <w:rFonts w:ascii="Arial" w:hAnsi="Arial" w:cs="Arial"/>
          <w:b/>
          <w:bCs/>
          <w:sz w:val="16"/>
          <w:szCs w:val="16"/>
        </w:rPr>
        <w:tab/>
        <w:t>Type 1 PH report</w:t>
      </w:r>
    </w:p>
    <w:p w14:paraId="3B74DA04" w14:textId="77777777" w:rsidR="006D2558" w:rsidRPr="006D2558" w:rsidRDefault="006D2558" w:rsidP="006D2558">
      <w:pPr>
        <w:jc w:val="center"/>
        <w:rPr>
          <w:rFonts w:ascii="Arial" w:hAnsi="Arial" w:cs="Arial"/>
          <w:color w:val="FF0000"/>
          <w:sz w:val="16"/>
          <w:szCs w:val="16"/>
        </w:rPr>
      </w:pPr>
      <w:r w:rsidRPr="006D2558">
        <w:rPr>
          <w:rFonts w:ascii="Arial" w:hAnsi="Arial" w:cs="Arial"/>
          <w:color w:val="FF0000"/>
          <w:sz w:val="16"/>
          <w:szCs w:val="16"/>
        </w:rPr>
        <w:t>*** Unchanged text omitted ***</w:t>
      </w:r>
    </w:p>
    <w:p w14:paraId="0CDC9B68" w14:textId="77777777" w:rsidR="006D2558" w:rsidRPr="006D2558" w:rsidRDefault="006D2558" w:rsidP="006D2558">
      <w:pPr>
        <w:rPr>
          <w:rFonts w:ascii="Arial" w:hAnsi="Arial" w:cs="Arial"/>
          <w:sz w:val="16"/>
          <w:szCs w:val="16"/>
        </w:rPr>
      </w:pPr>
      <w:r w:rsidRPr="006D2558">
        <w:rPr>
          <w:rFonts w:ascii="Arial" w:hAnsi="Arial" w:cs="Arial"/>
          <w:sz w:val="16"/>
          <w:szCs w:val="16"/>
        </w:rPr>
        <w:t xml:space="preserve">If a UE provides a Type 1 power headroom report for an activated serving cell based on an actual PUSCH transmission, is provided </w:t>
      </w:r>
      <w:r w:rsidRPr="006D2558">
        <w:rPr>
          <w:rFonts w:ascii="Arial" w:hAnsi="Arial" w:cs="Arial"/>
          <w:i/>
          <w:iCs/>
          <w:color w:val="FF0000"/>
          <w:sz w:val="16"/>
          <w:szCs w:val="16"/>
        </w:rPr>
        <w:t>phr-AssumedPUSCH-Reporting</w:t>
      </w:r>
      <w:r w:rsidRPr="006D2558">
        <w:rPr>
          <w:rFonts w:ascii="Arial" w:hAnsi="Arial" w:cs="Arial"/>
          <w:i/>
          <w:iCs/>
          <w:strike/>
          <w:color w:val="FF0000"/>
          <w:sz w:val="16"/>
          <w:szCs w:val="16"/>
        </w:rPr>
        <w:t>assumedPUSCHInfo</w:t>
      </w:r>
      <w:r w:rsidRPr="006D2558">
        <w:rPr>
          <w:rFonts w:ascii="Arial" w:hAnsi="Arial" w:cs="Arial"/>
          <w:sz w:val="16"/>
          <w:szCs w:val="16"/>
        </w:rPr>
        <w:t xml:space="preserve">, and </w:t>
      </w:r>
      <w:r w:rsidRPr="006D2558">
        <w:rPr>
          <w:rFonts w:ascii="Arial" w:hAnsi="Arial" w:cs="Arial"/>
          <w:i/>
          <w:iCs/>
          <w:color w:val="FF0000"/>
          <w:sz w:val="16"/>
          <w:szCs w:val="16"/>
        </w:rPr>
        <w:t>dynamicTransformPrecoderFieldPresenceDCI-0-1</w:t>
      </w:r>
      <w:r w:rsidRPr="006D2558">
        <w:rPr>
          <w:rFonts w:ascii="Arial" w:hAnsi="Arial" w:cs="Arial"/>
          <w:color w:val="FF0000"/>
          <w:sz w:val="16"/>
          <w:szCs w:val="16"/>
        </w:rPr>
        <w:t xml:space="preserve"> </w:t>
      </w:r>
      <w:r w:rsidRPr="006D2558">
        <w:rPr>
          <w:rFonts w:ascii="Arial" w:eastAsia="Microsoft YaHei UI" w:hAnsi="Arial" w:cs="Arial"/>
          <w:i/>
          <w:iCs/>
          <w:strike/>
          <w:color w:val="FF0000"/>
          <w:sz w:val="16"/>
          <w:szCs w:val="16"/>
        </w:rPr>
        <w:t xml:space="preserve">dynamicTransformPrecoderIndicationDCI-0-1 </w:t>
      </w:r>
      <w:r w:rsidRPr="006D2558">
        <w:rPr>
          <w:rFonts w:ascii="Arial" w:eastAsia="Microsoft YaHei UI" w:hAnsi="Arial" w:cs="Arial"/>
          <w:sz w:val="16"/>
          <w:szCs w:val="16"/>
        </w:rPr>
        <w:t xml:space="preserve">or </w:t>
      </w:r>
      <w:r w:rsidRPr="006D2558">
        <w:rPr>
          <w:rFonts w:ascii="Arial" w:eastAsia="Microsoft YaHei UI" w:hAnsi="Arial" w:cs="Arial"/>
          <w:i/>
          <w:iCs/>
          <w:color w:val="FF0000"/>
          <w:sz w:val="16"/>
          <w:szCs w:val="16"/>
        </w:rPr>
        <w:t>dynamicTransformPrecoderFieldPresenceDCI-0-2</w:t>
      </w:r>
      <w:r w:rsidRPr="006D2558">
        <w:rPr>
          <w:rFonts w:ascii="Arial" w:eastAsia="Microsoft YaHei UI" w:hAnsi="Arial" w:cs="Arial"/>
          <w:color w:val="FF0000"/>
          <w:sz w:val="16"/>
          <w:szCs w:val="16"/>
        </w:rPr>
        <w:t xml:space="preserve"> </w:t>
      </w:r>
      <w:r w:rsidRPr="006D2558">
        <w:rPr>
          <w:rFonts w:ascii="Arial" w:eastAsia="Microsoft YaHei UI" w:hAnsi="Arial" w:cs="Arial"/>
          <w:i/>
          <w:iCs/>
          <w:strike/>
          <w:color w:val="FF0000"/>
          <w:sz w:val="16"/>
          <w:szCs w:val="16"/>
        </w:rPr>
        <w:t>dynamicTransformPrecoderIndicationDCI-0-2</w:t>
      </w:r>
      <w:r w:rsidRPr="006D2558">
        <w:rPr>
          <w:rFonts w:ascii="Arial" w:eastAsia="Microsoft YaHei UI" w:hAnsi="Arial" w:cs="Arial"/>
          <w:i/>
          <w:iCs/>
          <w:sz w:val="16"/>
          <w:szCs w:val="16"/>
        </w:rPr>
        <w:t xml:space="preserve"> </w:t>
      </w:r>
      <w:r w:rsidRPr="006D2558">
        <w:rPr>
          <w:rFonts w:ascii="Arial" w:eastAsia="Microsoft YaHei UI" w:hAnsi="Arial" w:cs="Arial"/>
          <w:sz w:val="16"/>
          <w:szCs w:val="16"/>
        </w:rPr>
        <w:t>is set to enabled for the active UL BWP</w:t>
      </w:r>
      <w:r w:rsidRPr="006D2558">
        <w:rPr>
          <w:rFonts w:ascii="Arial" w:hAnsi="Arial" w:cs="Arial"/>
          <w:sz w:val="16"/>
          <w:szCs w:val="16"/>
        </w:rPr>
        <w:t xml:space="preserve"> of the serving cell, the UE provides</w:t>
      </w:r>
    </w:p>
    <w:p w14:paraId="064290FE" w14:textId="16B2EF20" w:rsidR="006D2558" w:rsidRPr="006D2558" w:rsidRDefault="006D2558" w:rsidP="006D2558">
      <w:pPr>
        <w:ind w:left="568" w:hanging="284"/>
        <w:rPr>
          <w:rFonts w:ascii="Arial" w:eastAsia="MS Mincho" w:hAnsi="Arial" w:cs="Arial"/>
          <w:iCs/>
          <w:sz w:val="16"/>
          <w:szCs w:val="16"/>
          <w:lang w:val="en-US"/>
        </w:rPr>
      </w:pPr>
      <w:r w:rsidRPr="006D2558">
        <w:rPr>
          <w:rFonts w:ascii="Arial" w:eastAsia="MS Mincho" w:hAnsi="Arial" w:cs="Arial"/>
          <w:sz w:val="16"/>
          <w:szCs w:val="16"/>
          <w:lang w:val="en-US"/>
        </w:rPr>
        <w:t>-</w:t>
      </w:r>
      <w:r w:rsidRPr="006D2558">
        <w:rPr>
          <w:rFonts w:ascii="Arial" w:eastAsia="MS Mincho" w:hAnsi="Arial" w:cs="Arial"/>
          <w:sz w:val="16"/>
          <w:szCs w:val="16"/>
          <w:lang w:val="en-US"/>
        </w:rPr>
        <w:tab/>
      </w:r>
      <m:oMath>
        <m:sSub>
          <m:sSubPr>
            <m:ctrlPr>
              <w:rPr>
                <w:rFonts w:ascii="Cambria Math" w:hAnsi="Cambria Math" w:cs="Arial"/>
                <w:sz w:val="16"/>
                <w:szCs w:val="16"/>
              </w:rPr>
            </m:ctrlPr>
          </m:sSubPr>
          <m:e>
            <m:r>
              <w:rPr>
                <w:rFonts w:ascii="Cambria Math" w:hAnsi="Cambria Math" w:cs="Arial"/>
                <w:sz w:val="16"/>
                <w:szCs w:val="16"/>
              </w:rPr>
              <m:t>P</m:t>
            </m:r>
          </m:e>
          <m:sub>
            <m:r>
              <m:rPr>
                <m:nor/>
              </m:rPr>
              <w:rPr>
                <w:rFonts w:ascii="Arial" w:hAnsi="Arial" w:cs="Arial"/>
                <w:sz w:val="16"/>
                <w:szCs w:val="16"/>
                <w:lang w:val="en-US"/>
              </w:rPr>
              <m:t>CMAX</m:t>
            </m:r>
            <m:r>
              <m:rPr>
                <m:sty m:val="p"/>
              </m:rPr>
              <w:rPr>
                <w:rFonts w:ascii="Cambria Math" w:hAnsi="Cambria Math" w:cs="Arial"/>
                <w:sz w:val="16"/>
                <w:szCs w:val="16"/>
                <w:lang w:val="en-US"/>
              </w:rPr>
              <m:t>,</m:t>
            </m:r>
            <m:r>
              <w:rPr>
                <w:rFonts w:ascii="Cambria Math" w:hAnsi="Cambria Math" w:cs="Arial"/>
                <w:sz w:val="16"/>
                <w:szCs w:val="16"/>
              </w:rPr>
              <m:t>f</m:t>
            </m:r>
            <m:r>
              <m:rPr>
                <m:sty m:val="p"/>
              </m:rPr>
              <w:rPr>
                <w:rFonts w:ascii="Cambria Math" w:hAnsi="Cambria Math" w:cs="Arial"/>
                <w:sz w:val="16"/>
                <w:szCs w:val="16"/>
                <w:lang w:val="en-US"/>
              </w:rPr>
              <m:t>,</m:t>
            </m:r>
            <m:r>
              <w:rPr>
                <w:rFonts w:ascii="Cambria Math" w:hAnsi="Cambria Math" w:cs="Arial"/>
                <w:sz w:val="16"/>
                <w:szCs w:val="16"/>
              </w:rPr>
              <m:t>c</m:t>
            </m:r>
          </m:sub>
        </m:sSub>
        <m:r>
          <m:rPr>
            <m:sty m:val="p"/>
          </m:rPr>
          <w:rPr>
            <w:rFonts w:ascii="Cambria Math" w:hAnsi="Cambria Math" w:cs="Arial"/>
            <w:sz w:val="16"/>
            <w:szCs w:val="16"/>
            <w:lang w:val="en-US"/>
          </w:rPr>
          <m:t>(</m:t>
        </m:r>
        <m:r>
          <w:rPr>
            <w:rFonts w:ascii="Cambria Math" w:hAnsi="Cambria Math" w:cs="Arial"/>
            <w:sz w:val="16"/>
            <w:szCs w:val="16"/>
          </w:rPr>
          <m:t>i</m:t>
        </m:r>
        <m:r>
          <m:rPr>
            <m:sty m:val="p"/>
          </m:rPr>
          <w:rPr>
            <w:rFonts w:ascii="Cambria Math" w:hAnsi="Cambria Math" w:cs="Arial"/>
            <w:sz w:val="16"/>
            <w:szCs w:val="16"/>
            <w:lang w:val="en-US"/>
          </w:rPr>
          <m:t>)</m:t>
        </m:r>
      </m:oMath>
      <w:r w:rsidRPr="006D2558">
        <w:rPr>
          <w:rFonts w:ascii="Arial" w:eastAsia="MS Mincho" w:hAnsi="Arial" w:cs="Arial"/>
          <w:sz w:val="16"/>
          <w:szCs w:val="16"/>
          <w:lang w:val="en-US"/>
        </w:rPr>
        <w:t xml:space="preserve"> based on any applicable maximum output power reduction for an assumed PUSCH transmission with transform precoder enabled, if supported, if transform precoder is disabled for the actual PUSCH transmission</w:t>
      </w:r>
      <w:r w:rsidRPr="006D2558">
        <w:rPr>
          <w:rFonts w:ascii="Arial" w:eastAsia="MS Mincho" w:hAnsi="Arial" w:cs="Arial"/>
          <w:iCs/>
          <w:sz w:val="16"/>
          <w:szCs w:val="16"/>
          <w:lang w:val="en-US"/>
        </w:rPr>
        <w:t>, or</w:t>
      </w:r>
    </w:p>
    <w:p w14:paraId="42C11A31" w14:textId="3A9478F0" w:rsidR="006D2558" w:rsidRPr="006D2558" w:rsidRDefault="006D2558" w:rsidP="006D2558">
      <w:pPr>
        <w:ind w:left="568" w:hanging="284"/>
        <w:rPr>
          <w:rFonts w:ascii="Arial" w:eastAsia="MS Mincho" w:hAnsi="Arial" w:cs="Arial"/>
          <w:sz w:val="16"/>
          <w:szCs w:val="16"/>
          <w:lang w:val="en-US"/>
        </w:rPr>
      </w:pPr>
      <w:r w:rsidRPr="006D2558">
        <w:rPr>
          <w:rFonts w:ascii="Arial" w:eastAsia="MS Mincho" w:hAnsi="Arial" w:cs="Arial"/>
          <w:sz w:val="16"/>
          <w:szCs w:val="16"/>
          <w:lang w:val="en-US"/>
        </w:rPr>
        <w:t>-</w:t>
      </w:r>
      <w:r w:rsidRPr="006D2558">
        <w:rPr>
          <w:rFonts w:ascii="Arial" w:eastAsia="MS Mincho" w:hAnsi="Arial" w:cs="Arial"/>
          <w:sz w:val="16"/>
          <w:szCs w:val="16"/>
          <w:lang w:val="en-US"/>
        </w:rPr>
        <w:tab/>
      </w:r>
      <m:oMath>
        <m:sSub>
          <m:sSubPr>
            <m:ctrlPr>
              <w:rPr>
                <w:rFonts w:ascii="Cambria Math" w:hAnsi="Cambria Math" w:cs="Arial"/>
                <w:sz w:val="16"/>
                <w:szCs w:val="16"/>
              </w:rPr>
            </m:ctrlPr>
          </m:sSubPr>
          <m:e>
            <m:r>
              <w:rPr>
                <w:rFonts w:ascii="Cambria Math" w:hAnsi="Cambria Math" w:cs="Arial"/>
                <w:sz w:val="16"/>
                <w:szCs w:val="16"/>
              </w:rPr>
              <m:t>P</m:t>
            </m:r>
          </m:e>
          <m:sub>
            <m:r>
              <m:rPr>
                <m:nor/>
              </m:rPr>
              <w:rPr>
                <w:rFonts w:ascii="Arial" w:hAnsi="Arial" w:cs="Arial"/>
                <w:sz w:val="16"/>
                <w:szCs w:val="16"/>
                <w:lang w:val="en-US"/>
              </w:rPr>
              <m:t>CMAX</m:t>
            </m:r>
            <m:r>
              <m:rPr>
                <m:sty m:val="p"/>
              </m:rPr>
              <w:rPr>
                <w:rFonts w:ascii="Cambria Math" w:hAnsi="Cambria Math" w:cs="Arial"/>
                <w:sz w:val="16"/>
                <w:szCs w:val="16"/>
                <w:lang w:val="en-US"/>
              </w:rPr>
              <m:t>,</m:t>
            </m:r>
            <m:r>
              <w:rPr>
                <w:rFonts w:ascii="Cambria Math" w:hAnsi="Cambria Math" w:cs="Arial"/>
                <w:sz w:val="16"/>
                <w:szCs w:val="16"/>
              </w:rPr>
              <m:t>f</m:t>
            </m:r>
            <m:r>
              <m:rPr>
                <m:sty m:val="p"/>
              </m:rPr>
              <w:rPr>
                <w:rFonts w:ascii="Cambria Math" w:hAnsi="Cambria Math" w:cs="Arial"/>
                <w:sz w:val="16"/>
                <w:szCs w:val="16"/>
                <w:lang w:val="en-US"/>
              </w:rPr>
              <m:t>,</m:t>
            </m:r>
            <m:r>
              <w:rPr>
                <w:rFonts w:ascii="Cambria Math" w:hAnsi="Cambria Math" w:cs="Arial"/>
                <w:sz w:val="16"/>
                <w:szCs w:val="16"/>
              </w:rPr>
              <m:t>c</m:t>
            </m:r>
          </m:sub>
        </m:sSub>
        <m:r>
          <m:rPr>
            <m:sty m:val="p"/>
          </m:rPr>
          <w:rPr>
            <w:rFonts w:ascii="Cambria Math" w:hAnsi="Cambria Math" w:cs="Arial"/>
            <w:sz w:val="16"/>
            <w:szCs w:val="16"/>
            <w:lang w:val="en-US"/>
          </w:rPr>
          <m:t>(</m:t>
        </m:r>
        <m:r>
          <w:rPr>
            <w:rFonts w:ascii="Cambria Math" w:hAnsi="Cambria Math" w:cs="Arial"/>
            <w:sz w:val="16"/>
            <w:szCs w:val="16"/>
          </w:rPr>
          <m:t>i</m:t>
        </m:r>
        <m:r>
          <m:rPr>
            <m:sty m:val="p"/>
          </m:rPr>
          <w:rPr>
            <w:rFonts w:ascii="Cambria Math" w:hAnsi="Cambria Math" w:cs="Arial"/>
            <w:sz w:val="16"/>
            <w:szCs w:val="16"/>
            <w:lang w:val="en-US"/>
          </w:rPr>
          <m:t>)</m:t>
        </m:r>
      </m:oMath>
      <w:r w:rsidRPr="006D2558">
        <w:rPr>
          <w:rFonts w:ascii="Arial" w:eastAsia="MS Mincho" w:hAnsi="Arial" w:cs="Arial"/>
          <w:sz w:val="16"/>
          <w:szCs w:val="16"/>
          <w:lang w:val="en-US"/>
        </w:rPr>
        <w:t xml:space="preserve"> based on any applicable maximum output power reduction for an assumed PUSCH transmission with transform precoder disabled, if supported, if the transform precoder is enabled for the actual PUSCH transmission,</w:t>
      </w:r>
    </w:p>
    <w:p w14:paraId="0516B34E" w14:textId="58B6D3F0" w:rsidR="006D2558" w:rsidRPr="006D2558" w:rsidRDefault="006D2558" w:rsidP="006D2558">
      <w:pPr>
        <w:rPr>
          <w:rFonts w:ascii="Arial" w:hAnsi="Arial" w:cs="Arial"/>
          <w:sz w:val="16"/>
          <w:szCs w:val="16"/>
        </w:rPr>
      </w:pPr>
      <w:r w:rsidRPr="006D2558">
        <w:rPr>
          <w:rFonts w:ascii="Arial" w:hAnsi="Arial" w:cs="Arial"/>
          <w:sz w:val="16"/>
          <w:szCs w:val="16"/>
        </w:rPr>
        <w:t xml:space="preserve">where all other parameters used for the calculation of </w:t>
      </w:r>
      <m:oMath>
        <m:sSub>
          <m:sSubPr>
            <m:ctrlPr>
              <w:rPr>
                <w:rFonts w:ascii="Cambria Math" w:hAnsi="Cambria Math" w:cs="Arial"/>
                <w:sz w:val="16"/>
                <w:szCs w:val="16"/>
              </w:rPr>
            </m:ctrlPr>
          </m:sSubPr>
          <m:e>
            <m:r>
              <w:rPr>
                <w:rFonts w:ascii="Cambria Math" w:hAnsi="Cambria Math" w:cs="Arial"/>
                <w:sz w:val="16"/>
                <w:szCs w:val="16"/>
              </w:rPr>
              <m:t>P</m:t>
            </m:r>
          </m:e>
          <m:sub>
            <m:r>
              <m:rPr>
                <m:nor/>
              </m:rPr>
              <w:rPr>
                <w:rFonts w:ascii="Arial" w:hAnsi="Arial" w:cs="Arial"/>
                <w:sz w:val="16"/>
                <w:szCs w:val="16"/>
              </w:rPr>
              <m:t>CMAX</m:t>
            </m:r>
            <m:r>
              <m:rPr>
                <m:sty m:val="p"/>
              </m:rPr>
              <w:rPr>
                <w:rFonts w:ascii="Cambria Math" w:hAnsi="Cambria Math" w:cs="Arial"/>
                <w:sz w:val="16"/>
                <w:szCs w:val="16"/>
              </w:rPr>
              <m:t>,</m:t>
            </m:r>
            <m:r>
              <w:rPr>
                <w:rFonts w:ascii="Cambria Math" w:hAnsi="Cambria Math" w:cs="Arial"/>
                <w:sz w:val="16"/>
                <w:szCs w:val="16"/>
              </w:rPr>
              <m:t>f</m:t>
            </m:r>
            <m:r>
              <m:rPr>
                <m:sty m:val="p"/>
              </m:rPr>
              <w:rPr>
                <w:rFonts w:ascii="Cambria Math" w:hAnsi="Cambria Math" w:cs="Arial"/>
                <w:sz w:val="16"/>
                <w:szCs w:val="16"/>
              </w:rPr>
              <m:t>,</m:t>
            </m:r>
            <m:r>
              <w:rPr>
                <w:rFonts w:ascii="Cambria Math" w:hAnsi="Cambria Math" w:cs="Arial"/>
                <w:sz w:val="16"/>
                <w:szCs w:val="16"/>
              </w:rPr>
              <m:t>c</m:t>
            </m:r>
          </m:sub>
        </m:sSub>
        <m:r>
          <m:rPr>
            <m:sty m:val="p"/>
          </m:rPr>
          <w:rPr>
            <w:rFonts w:ascii="Cambria Math" w:hAnsi="Cambria Math" w:cs="Arial"/>
            <w:sz w:val="16"/>
            <w:szCs w:val="16"/>
          </w:rPr>
          <m:t>(</m:t>
        </m:r>
        <m:r>
          <w:rPr>
            <w:rFonts w:ascii="Cambria Math" w:hAnsi="Cambria Math" w:cs="Arial"/>
            <w:sz w:val="16"/>
            <w:szCs w:val="16"/>
          </w:rPr>
          <m:t>i</m:t>
        </m:r>
        <m:r>
          <m:rPr>
            <m:sty m:val="p"/>
          </m:rPr>
          <w:rPr>
            <w:rFonts w:ascii="Cambria Math" w:hAnsi="Cambria Math" w:cs="Arial"/>
            <w:sz w:val="16"/>
            <w:szCs w:val="16"/>
          </w:rPr>
          <m:t>)</m:t>
        </m:r>
      </m:oMath>
      <w:r w:rsidRPr="006D2558">
        <w:rPr>
          <w:rFonts w:ascii="Arial" w:hAnsi="Arial" w:cs="Arial"/>
          <w:sz w:val="16"/>
          <w:szCs w:val="16"/>
        </w:rPr>
        <w:t xml:space="preserve"> of the assumed PUSCH transmission are same as for the actual PUSCH transmission.</w:t>
      </w:r>
    </w:p>
    <w:p w14:paraId="52E96138" w14:textId="77777777" w:rsidR="006D2558" w:rsidRPr="006D2558" w:rsidRDefault="006D2558" w:rsidP="006D2558">
      <w:pPr>
        <w:jc w:val="center"/>
        <w:rPr>
          <w:rFonts w:ascii="Arial" w:hAnsi="Arial" w:cs="Arial"/>
          <w:bCs/>
          <w:sz w:val="16"/>
          <w:szCs w:val="16"/>
        </w:rPr>
      </w:pPr>
      <w:r w:rsidRPr="006D2558">
        <w:rPr>
          <w:rFonts w:ascii="Arial" w:hAnsi="Arial" w:cs="Arial"/>
          <w:color w:val="FF0000"/>
          <w:sz w:val="16"/>
          <w:szCs w:val="16"/>
        </w:rPr>
        <w:t>*** Unchanged text omitted ***</w:t>
      </w:r>
    </w:p>
    <w:p w14:paraId="5E438FC9" w14:textId="77777777" w:rsidR="006D2558" w:rsidRPr="006D2558" w:rsidRDefault="006D2558" w:rsidP="006D2558">
      <w:pPr>
        <w:rPr>
          <w:rFonts w:ascii="Times New Roman" w:hAnsi="Times New Roman"/>
          <w:bCs/>
          <w:color w:val="FF0000"/>
          <w:szCs w:val="20"/>
        </w:rPr>
      </w:pPr>
      <w:r w:rsidRPr="006D2558">
        <w:rPr>
          <w:rFonts w:ascii="Times New Roman" w:hAnsi="Times New Roman"/>
          <w:bCs/>
          <w:color w:val="FF0000"/>
          <w:szCs w:val="20"/>
        </w:rPr>
        <w:t>---------------End of TP---------------</w:t>
      </w:r>
    </w:p>
    <w:p w14:paraId="23DA381B" w14:textId="77777777" w:rsidR="006D2558" w:rsidRDefault="006D2558" w:rsidP="00D7097B">
      <w:pPr>
        <w:rPr>
          <w:rFonts w:ascii="Times New Roman" w:hAnsi="Times New Roman"/>
          <w:bCs/>
          <w:szCs w:val="20"/>
        </w:rPr>
      </w:pPr>
    </w:p>
    <w:p w14:paraId="7117E775" w14:textId="2D8D8A7D" w:rsidR="00E65B79" w:rsidRDefault="00E65B79" w:rsidP="00D7097B">
      <w:pPr>
        <w:rPr>
          <w:rFonts w:ascii="Times New Roman" w:hAnsi="Times New Roman"/>
          <w:bCs/>
          <w:szCs w:val="20"/>
        </w:rPr>
      </w:pPr>
      <w:r>
        <w:rPr>
          <w:rFonts w:ascii="Times New Roman" w:hAnsi="Times New Roman"/>
          <w:bCs/>
          <w:szCs w:val="20"/>
        </w:rPr>
        <w:t>From Friday session</w:t>
      </w:r>
    </w:p>
    <w:p w14:paraId="7104ACB5" w14:textId="1ED7DE8B" w:rsidR="00E65B79" w:rsidRPr="00E65B79" w:rsidRDefault="00E65B79" w:rsidP="00E65B79">
      <w:pPr>
        <w:shd w:val="clear" w:color="auto" w:fill="FFFFFF"/>
        <w:rPr>
          <w:lang w:eastAsia="x-none"/>
        </w:rPr>
      </w:pPr>
      <w:r w:rsidRPr="00E65B79">
        <w:rPr>
          <w:rFonts w:hint="eastAsia"/>
          <w:highlight w:val="green"/>
          <w:lang w:eastAsia="x-none"/>
        </w:rPr>
        <w:t xml:space="preserve">For </w:t>
      </w:r>
      <w:r w:rsidRPr="00E65B79">
        <w:rPr>
          <w:highlight w:val="green"/>
          <w:lang w:eastAsia="x-none"/>
        </w:rPr>
        <w:t>38.213</w:t>
      </w:r>
      <w:r w:rsidRPr="00E65B79">
        <w:rPr>
          <w:rFonts w:hint="eastAsia"/>
          <w:highlight w:val="green"/>
          <w:lang w:eastAsia="x-none"/>
        </w:rPr>
        <w:t xml:space="preserve"> editor</w:t>
      </w:r>
    </w:p>
    <w:p w14:paraId="5B628434" w14:textId="09BE4D8E" w:rsidR="00E65B79" w:rsidRPr="00E65B79" w:rsidRDefault="00E65B79" w:rsidP="00E65B79">
      <w:pPr>
        <w:shd w:val="clear" w:color="auto" w:fill="FFFFFF"/>
        <w:rPr>
          <w:lang w:eastAsia="x-none"/>
        </w:rPr>
      </w:pPr>
      <w:r w:rsidRPr="00E65B79">
        <w:rPr>
          <w:szCs w:val="20"/>
        </w:rPr>
        <w:t xml:space="preserve">Above </w:t>
      </w:r>
      <w:r w:rsidRPr="00E65B79">
        <w:rPr>
          <w:rFonts w:eastAsia="DengXian" w:hint="eastAsia"/>
          <w:szCs w:val="20"/>
          <w:lang w:eastAsia="zh-CN"/>
        </w:rPr>
        <w:t>agreement</w:t>
      </w:r>
      <w:r w:rsidRPr="00E65B79">
        <w:rPr>
          <w:rFonts w:hint="eastAsia"/>
          <w:lang w:eastAsia="x-none"/>
        </w:rPr>
        <w:t xml:space="preserve"> </w:t>
      </w:r>
      <w:r w:rsidRPr="00E65B79">
        <w:rPr>
          <w:rFonts w:eastAsia="DengXian" w:hint="eastAsia"/>
          <w:lang w:eastAsia="zh-CN"/>
        </w:rPr>
        <w:t>is</w:t>
      </w:r>
      <w:r w:rsidRPr="00E65B79">
        <w:rPr>
          <w:rFonts w:hint="eastAsia"/>
          <w:lang w:eastAsia="x-none"/>
        </w:rPr>
        <w:t xml:space="preserve"> recommended to be incorporated into NR </w:t>
      </w:r>
      <w:r w:rsidRPr="00E65B79">
        <w:rPr>
          <w:lang w:eastAsia="x-none"/>
        </w:rPr>
        <w:t xml:space="preserve">R18 </w:t>
      </w:r>
      <w:r w:rsidRPr="00E65B79">
        <w:rPr>
          <w:rFonts w:hint="eastAsia"/>
          <w:lang w:eastAsia="x-none"/>
        </w:rPr>
        <w:t xml:space="preserve">alignment CRs for </w:t>
      </w:r>
      <w:r w:rsidRPr="00E65B79">
        <w:rPr>
          <w:lang w:eastAsia="x-none"/>
        </w:rPr>
        <w:t xml:space="preserve">TS </w:t>
      </w:r>
      <w:r w:rsidRPr="00E65B79">
        <w:rPr>
          <w:rFonts w:hint="eastAsia"/>
          <w:lang w:eastAsia="x-none"/>
        </w:rPr>
        <w:t>38.213</w:t>
      </w:r>
      <w:r w:rsidRPr="00E65B79">
        <w:rPr>
          <w:lang w:eastAsia="x-none"/>
        </w:rPr>
        <w:t>,</w:t>
      </w:r>
      <w:r w:rsidRPr="00E65B79">
        <w:rPr>
          <w:rFonts w:hint="eastAsia"/>
          <w:lang w:eastAsia="x-none"/>
        </w:rPr>
        <w:t xml:space="preserve"> please consider</w:t>
      </w:r>
      <w:r>
        <w:rPr>
          <w:lang w:eastAsia="x-none"/>
        </w:rPr>
        <w:t xml:space="preserve"> it</w:t>
      </w:r>
      <w:r w:rsidRPr="00E65B79">
        <w:rPr>
          <w:rFonts w:hint="eastAsia"/>
          <w:lang w:eastAsia="x-none"/>
        </w:rPr>
        <w:t xml:space="preserve"> in the next specification revision.</w:t>
      </w:r>
    </w:p>
    <w:p w14:paraId="59B788B7" w14:textId="77777777" w:rsidR="00E65B79" w:rsidRPr="006D2558" w:rsidRDefault="00E65B79" w:rsidP="00D7097B">
      <w:pPr>
        <w:rPr>
          <w:rFonts w:ascii="Times New Roman" w:hAnsi="Times New Roman"/>
          <w:bCs/>
          <w:szCs w:val="20"/>
        </w:rPr>
      </w:pPr>
    </w:p>
    <w:p w14:paraId="4822BF5E" w14:textId="77777777" w:rsidR="00D7097B" w:rsidRPr="00D7097B" w:rsidRDefault="00D7097B" w:rsidP="00D7097B">
      <w:pPr>
        <w:rPr>
          <w:bCs/>
        </w:rPr>
      </w:pPr>
    </w:p>
    <w:p w14:paraId="7814633E" w14:textId="77777777" w:rsidR="00D7097B" w:rsidRDefault="00D7097B" w:rsidP="00D7097B">
      <w:pPr>
        <w:keepNext/>
        <w:ind w:left="720" w:hanging="720"/>
        <w:outlineLvl w:val="2"/>
        <w:rPr>
          <w:rFonts w:cs="Times"/>
          <w:b/>
          <w:bCs/>
          <w:szCs w:val="26"/>
          <w:lang w:eastAsia="x-none"/>
        </w:rPr>
      </w:pPr>
      <w:bookmarkStart w:id="147" w:name="_Toc166306514"/>
      <w:bookmarkStart w:id="148" w:name="_Toc173405009"/>
      <w:r w:rsidRPr="00D7097B">
        <w:rPr>
          <w:rFonts w:cs="Times" w:hint="eastAsia"/>
          <w:b/>
          <w:bCs/>
          <w:szCs w:val="26"/>
          <w:lang w:eastAsia="x-none"/>
        </w:rPr>
        <w:t>M</w:t>
      </w:r>
      <w:r w:rsidRPr="00D7097B">
        <w:rPr>
          <w:rFonts w:cs="Times"/>
          <w:b/>
          <w:bCs/>
          <w:szCs w:val="26"/>
          <w:lang w:eastAsia="x-none"/>
        </w:rPr>
        <w:t>obility Enh</w:t>
      </w:r>
      <w:bookmarkEnd w:id="147"/>
      <w:bookmarkEnd w:id="148"/>
    </w:p>
    <w:p w14:paraId="3EAA9F08" w14:textId="088B24BD" w:rsidR="00B0298A" w:rsidRPr="00E671AB" w:rsidRDefault="006F79AF" w:rsidP="00B0298A">
      <w:pPr>
        <w:rPr>
          <w:b/>
          <w:iCs/>
          <w:lang w:eastAsia="x-none"/>
        </w:rPr>
      </w:pPr>
      <w:hyperlink r:id="rId523" w:history="1">
        <w:r>
          <w:rPr>
            <w:rStyle w:val="Hyperlink"/>
            <w:b/>
            <w:iCs/>
            <w:lang w:eastAsia="x-none"/>
          </w:rPr>
          <w:t>R1-2405688</w:t>
        </w:r>
      </w:hyperlink>
      <w:r w:rsidR="00B0298A" w:rsidRPr="00E671AB">
        <w:rPr>
          <w:b/>
          <w:iCs/>
          <w:lang w:eastAsia="x-none"/>
        </w:rPr>
        <w:tab/>
        <w:t>Session notes for 8.1 (Maintenance on Rel-18 work items - Mobility Enhancement)</w:t>
      </w:r>
      <w:r w:rsidR="00B0298A" w:rsidRPr="00E671AB">
        <w:rPr>
          <w:b/>
          <w:iCs/>
          <w:lang w:eastAsia="x-none"/>
        </w:rPr>
        <w:tab/>
        <w:t>Ad-Hoc Chair (CMCC)</w:t>
      </w:r>
    </w:p>
    <w:p w14:paraId="32A3BF56" w14:textId="77777777" w:rsidR="00B0298A" w:rsidRPr="00D96FAE" w:rsidRDefault="00B0298A" w:rsidP="00B0298A">
      <w:pPr>
        <w:rPr>
          <w:lang w:eastAsia="x-none"/>
        </w:rPr>
      </w:pPr>
      <w:r w:rsidRPr="00F05EFE">
        <w:rPr>
          <w:b/>
          <w:bCs/>
        </w:rPr>
        <w:t>Friday decision:</w:t>
      </w:r>
      <w:r>
        <w:t xml:space="preserve"> The </w:t>
      </w:r>
      <w:r>
        <w:rPr>
          <w:lang w:val="en-US" w:eastAsia="x-none"/>
        </w:rPr>
        <w:t>s</w:t>
      </w:r>
      <w:r w:rsidRPr="00663F3A">
        <w:rPr>
          <w:lang w:val="en-US" w:eastAsia="x-none"/>
        </w:rPr>
        <w:t>ession notes</w:t>
      </w:r>
      <w:r>
        <w:rPr>
          <w:lang w:val="en-US" w:eastAsia="x-none"/>
        </w:rPr>
        <w:t xml:space="preserve"> are </w:t>
      </w:r>
      <w:r>
        <w:rPr>
          <w:highlight w:val="green"/>
          <w:lang w:eastAsia="x-none"/>
        </w:rPr>
        <w:t>e</w:t>
      </w:r>
      <w:r w:rsidRPr="00D96FAE">
        <w:rPr>
          <w:highlight w:val="green"/>
          <w:lang w:eastAsia="x-none"/>
        </w:rPr>
        <w:t xml:space="preserve">ndorsed </w:t>
      </w:r>
      <w:r w:rsidRPr="00D96FAE">
        <w:rPr>
          <w:lang w:eastAsia="x-none"/>
        </w:rPr>
        <w:t xml:space="preserve">and contents </w:t>
      </w:r>
      <w:r>
        <w:rPr>
          <w:lang w:eastAsia="x-none"/>
        </w:rPr>
        <w:t xml:space="preserve">(inc. Friday updates) </w:t>
      </w:r>
      <w:r w:rsidRPr="00D96FAE">
        <w:rPr>
          <w:lang w:eastAsia="x-none"/>
        </w:rPr>
        <w:t>reflected below.</w:t>
      </w:r>
    </w:p>
    <w:p w14:paraId="60447E35" w14:textId="77777777" w:rsidR="00B0298A" w:rsidRPr="00D7097B" w:rsidRDefault="00B0298A" w:rsidP="00B0298A"/>
    <w:p w14:paraId="748140DD" w14:textId="7AC4F86F" w:rsidR="00D7097B" w:rsidRPr="00D7097B" w:rsidRDefault="006F79AF" w:rsidP="00D7097B">
      <w:pPr>
        <w:rPr>
          <w:bCs/>
        </w:rPr>
      </w:pPr>
      <w:hyperlink r:id="rId524" w:history="1">
        <w:r>
          <w:rPr>
            <w:rStyle w:val="Hyperlink"/>
            <w:bCs/>
          </w:rPr>
          <w:t>R1-2403927</w:t>
        </w:r>
      </w:hyperlink>
      <w:r w:rsidR="00D7097B" w:rsidRPr="00D7097B">
        <w:rPr>
          <w:bCs/>
        </w:rPr>
        <w:tab/>
        <w:t>Discussion on the pathloss RS in LTM TCI state</w:t>
      </w:r>
      <w:r w:rsidR="00D7097B" w:rsidRPr="00D7097B">
        <w:rPr>
          <w:bCs/>
        </w:rPr>
        <w:tab/>
        <w:t>Huawei, HiSilicon</w:t>
      </w:r>
    </w:p>
    <w:p w14:paraId="1DA25E6A" w14:textId="71CA456A" w:rsidR="00D7097B" w:rsidRPr="00D7097B" w:rsidRDefault="006F79AF" w:rsidP="00D7097B">
      <w:pPr>
        <w:rPr>
          <w:bCs/>
        </w:rPr>
      </w:pPr>
      <w:hyperlink r:id="rId525" w:history="1">
        <w:r>
          <w:rPr>
            <w:rStyle w:val="Hyperlink"/>
            <w:bCs/>
          </w:rPr>
          <w:t>R1-2403928</w:t>
        </w:r>
      </w:hyperlink>
      <w:r w:rsidR="00D7097B" w:rsidRPr="00D7097B">
        <w:rPr>
          <w:bCs/>
        </w:rPr>
        <w:tab/>
        <w:t>Discussion on the CFRA triggered by cell switch command</w:t>
      </w:r>
      <w:r w:rsidR="00D7097B" w:rsidRPr="00D7097B">
        <w:rPr>
          <w:bCs/>
        </w:rPr>
        <w:tab/>
        <w:t>Huawei, HiSilicon</w:t>
      </w:r>
    </w:p>
    <w:p w14:paraId="790CD35C" w14:textId="06DD31B6" w:rsidR="00D7097B" w:rsidRPr="00D7097B" w:rsidRDefault="006F79AF" w:rsidP="00D7097B">
      <w:pPr>
        <w:rPr>
          <w:bCs/>
        </w:rPr>
      </w:pPr>
      <w:hyperlink r:id="rId526" w:history="1">
        <w:r>
          <w:rPr>
            <w:rStyle w:val="Hyperlink"/>
            <w:bCs/>
          </w:rPr>
          <w:t>R1-2404162</w:t>
        </w:r>
      </w:hyperlink>
      <w:r w:rsidR="00D7097B" w:rsidRPr="00D7097B">
        <w:rPr>
          <w:bCs/>
        </w:rPr>
        <w:tab/>
        <w:t>Draft CR on timing assumption between source and target cells for R18 LTM cell switch</w:t>
      </w:r>
      <w:r w:rsidR="00D7097B" w:rsidRPr="00D7097B">
        <w:rPr>
          <w:bCs/>
        </w:rPr>
        <w:tab/>
        <w:t>vivo</w:t>
      </w:r>
    </w:p>
    <w:p w14:paraId="7C155BDE" w14:textId="2A935E59" w:rsidR="00D7097B" w:rsidRPr="00D7097B" w:rsidRDefault="006F79AF" w:rsidP="00D7097B">
      <w:pPr>
        <w:rPr>
          <w:bCs/>
        </w:rPr>
      </w:pPr>
      <w:hyperlink r:id="rId527" w:history="1">
        <w:r>
          <w:rPr>
            <w:rStyle w:val="Hyperlink"/>
            <w:bCs/>
          </w:rPr>
          <w:t>R1-2404255</w:t>
        </w:r>
      </w:hyperlink>
      <w:r w:rsidR="00D7097B" w:rsidRPr="00D7097B">
        <w:rPr>
          <w:bCs/>
        </w:rPr>
        <w:tab/>
        <w:t>Discussion on CFRA triggered by LTM Cell Switch Command MAC CE</w:t>
      </w:r>
      <w:r w:rsidR="00D7097B" w:rsidRPr="00D7097B">
        <w:rPr>
          <w:bCs/>
        </w:rPr>
        <w:tab/>
        <w:t>ZTE</w:t>
      </w:r>
    </w:p>
    <w:p w14:paraId="5A723FC5" w14:textId="3936F903" w:rsidR="00D7097B" w:rsidRPr="00D7097B" w:rsidRDefault="006F79AF" w:rsidP="00D7097B">
      <w:pPr>
        <w:rPr>
          <w:bCs/>
        </w:rPr>
      </w:pPr>
      <w:hyperlink r:id="rId528" w:history="1">
        <w:r>
          <w:rPr>
            <w:rStyle w:val="Hyperlink"/>
            <w:bCs/>
          </w:rPr>
          <w:t>R1-2404256</w:t>
        </w:r>
      </w:hyperlink>
      <w:r w:rsidR="00D7097B" w:rsidRPr="00D7097B">
        <w:rPr>
          <w:bCs/>
        </w:rPr>
        <w:tab/>
        <w:t>Draft CR on CFRA triggered by LTM Cell Switch Command MAC CE applied for NTN</w:t>
      </w:r>
      <w:r w:rsidR="00D7097B" w:rsidRPr="00D7097B">
        <w:rPr>
          <w:bCs/>
        </w:rPr>
        <w:tab/>
        <w:t>ZTE</w:t>
      </w:r>
    </w:p>
    <w:p w14:paraId="6C054699" w14:textId="0AA720C4" w:rsidR="00D7097B" w:rsidRPr="00D7097B" w:rsidRDefault="006F79AF" w:rsidP="00D7097B">
      <w:pPr>
        <w:rPr>
          <w:bCs/>
        </w:rPr>
      </w:pPr>
      <w:hyperlink r:id="rId529" w:history="1">
        <w:r>
          <w:rPr>
            <w:rStyle w:val="Hyperlink"/>
            <w:bCs/>
          </w:rPr>
          <w:t>R1-2404257</w:t>
        </w:r>
      </w:hyperlink>
      <w:r w:rsidR="00D7097B" w:rsidRPr="00D7097B">
        <w:rPr>
          <w:bCs/>
        </w:rPr>
        <w:tab/>
        <w:t>Draft CR on timeline for PRACH transmission triggered by LTM Cell Switch Command MAC CE</w:t>
      </w:r>
      <w:r w:rsidR="00D7097B" w:rsidRPr="00D7097B">
        <w:rPr>
          <w:bCs/>
        </w:rPr>
        <w:tab/>
        <w:t>ZTE</w:t>
      </w:r>
    </w:p>
    <w:p w14:paraId="21725A37" w14:textId="4B4257B0" w:rsidR="00D7097B" w:rsidRPr="00D7097B" w:rsidRDefault="006F79AF" w:rsidP="00D7097B">
      <w:pPr>
        <w:rPr>
          <w:bCs/>
        </w:rPr>
      </w:pPr>
      <w:hyperlink r:id="rId530" w:history="1">
        <w:r>
          <w:rPr>
            <w:rStyle w:val="Hyperlink"/>
            <w:bCs/>
          </w:rPr>
          <w:t>R1-2404258</w:t>
        </w:r>
      </w:hyperlink>
      <w:r w:rsidR="00D7097B" w:rsidRPr="00D7097B">
        <w:rPr>
          <w:bCs/>
        </w:rPr>
        <w:tab/>
        <w:t>Discussion on consistency between SSB index and TCI state in LTM Cell Switch Command MAC CE</w:t>
      </w:r>
      <w:r w:rsidR="00D7097B" w:rsidRPr="00D7097B">
        <w:rPr>
          <w:bCs/>
        </w:rPr>
        <w:tab/>
        <w:t>ZTE</w:t>
      </w:r>
    </w:p>
    <w:p w14:paraId="3AFBA28F" w14:textId="7CB07C27" w:rsidR="00D7097B" w:rsidRPr="00D7097B" w:rsidRDefault="006F79AF" w:rsidP="00D7097B">
      <w:pPr>
        <w:rPr>
          <w:bCs/>
        </w:rPr>
      </w:pPr>
      <w:hyperlink r:id="rId531" w:history="1">
        <w:r>
          <w:rPr>
            <w:rStyle w:val="Hyperlink"/>
            <w:bCs/>
          </w:rPr>
          <w:t>R1-2404259</w:t>
        </w:r>
      </w:hyperlink>
      <w:r w:rsidR="00D7097B" w:rsidRPr="00D7097B">
        <w:rPr>
          <w:bCs/>
        </w:rPr>
        <w:tab/>
        <w:t>Draft CR on consistency between SSB index and TCI state in LTM Cell Switch Command MAC CE</w:t>
      </w:r>
      <w:r w:rsidR="00D7097B" w:rsidRPr="00D7097B">
        <w:rPr>
          <w:bCs/>
        </w:rPr>
        <w:tab/>
        <w:t>ZTE</w:t>
      </w:r>
    </w:p>
    <w:p w14:paraId="629812BA" w14:textId="2C2EA4E2" w:rsidR="00D7097B" w:rsidRPr="00D7097B" w:rsidRDefault="006F79AF" w:rsidP="00D7097B">
      <w:pPr>
        <w:rPr>
          <w:bCs/>
        </w:rPr>
      </w:pPr>
      <w:hyperlink r:id="rId532" w:history="1">
        <w:r>
          <w:rPr>
            <w:rStyle w:val="Hyperlink"/>
            <w:bCs/>
          </w:rPr>
          <w:t>R1-2404260</w:t>
        </w:r>
      </w:hyperlink>
      <w:r w:rsidR="00D7097B" w:rsidRPr="00D7097B">
        <w:rPr>
          <w:bCs/>
        </w:rPr>
        <w:tab/>
        <w:t>Discussion on applying TCI state indicated in LTM Cell Switch Command MAC CE to a list of CCs</w:t>
      </w:r>
      <w:r w:rsidR="00D7097B" w:rsidRPr="00D7097B">
        <w:rPr>
          <w:bCs/>
        </w:rPr>
        <w:tab/>
        <w:t>ZTE</w:t>
      </w:r>
    </w:p>
    <w:p w14:paraId="7F134E0C" w14:textId="592BA861" w:rsidR="00D7097B" w:rsidRPr="00D7097B" w:rsidRDefault="006F79AF" w:rsidP="00D7097B">
      <w:pPr>
        <w:rPr>
          <w:bCs/>
        </w:rPr>
      </w:pPr>
      <w:hyperlink r:id="rId533" w:history="1">
        <w:r>
          <w:rPr>
            <w:rStyle w:val="Hyperlink"/>
            <w:bCs/>
          </w:rPr>
          <w:t>R1-2404343</w:t>
        </w:r>
      </w:hyperlink>
      <w:r w:rsidR="00D7097B" w:rsidRPr="00D7097B">
        <w:rPr>
          <w:bCs/>
        </w:rPr>
        <w:tab/>
        <w:t>Draft CR on 38213 on RACH procedure triggered by LTM cell switch command MAC CE</w:t>
      </w:r>
      <w:r w:rsidR="00D7097B" w:rsidRPr="00D7097B">
        <w:rPr>
          <w:bCs/>
        </w:rPr>
        <w:tab/>
        <w:t>Lenovo</w:t>
      </w:r>
    </w:p>
    <w:p w14:paraId="22A61274" w14:textId="75A433C2" w:rsidR="00D7097B" w:rsidRPr="00D7097B" w:rsidRDefault="006F79AF" w:rsidP="00D7097B">
      <w:pPr>
        <w:rPr>
          <w:bCs/>
        </w:rPr>
      </w:pPr>
      <w:hyperlink r:id="rId534" w:history="1">
        <w:r>
          <w:rPr>
            <w:rStyle w:val="Hyperlink"/>
            <w:bCs/>
          </w:rPr>
          <w:t>R1-2404380</w:t>
        </w:r>
      </w:hyperlink>
      <w:r w:rsidR="00D7097B" w:rsidRPr="00D7097B">
        <w:rPr>
          <w:bCs/>
        </w:rPr>
        <w:tab/>
        <w:t>Correction on RRC parameters for NR mobility enhancements in TS 38.213</w:t>
      </w:r>
      <w:r w:rsidR="00D7097B" w:rsidRPr="00D7097B">
        <w:rPr>
          <w:bCs/>
        </w:rPr>
        <w:tab/>
        <w:t>CATT</w:t>
      </w:r>
    </w:p>
    <w:p w14:paraId="581EBBCA" w14:textId="6FE6A8ED" w:rsidR="00D7097B" w:rsidRPr="00D7097B" w:rsidRDefault="006F79AF" w:rsidP="00D7097B">
      <w:pPr>
        <w:rPr>
          <w:bCs/>
        </w:rPr>
      </w:pPr>
      <w:hyperlink r:id="rId535" w:history="1">
        <w:r>
          <w:rPr>
            <w:rStyle w:val="Hyperlink"/>
            <w:bCs/>
          </w:rPr>
          <w:t>R1-2404581</w:t>
        </w:r>
      </w:hyperlink>
      <w:r w:rsidR="00D7097B" w:rsidRPr="00D7097B">
        <w:rPr>
          <w:bCs/>
        </w:rPr>
        <w:tab/>
        <w:t>Correction on TA offset information for UE-based TA acquisition</w:t>
      </w:r>
      <w:r w:rsidR="00D7097B" w:rsidRPr="00D7097B">
        <w:rPr>
          <w:bCs/>
        </w:rPr>
        <w:tab/>
        <w:t>Fujitsu</w:t>
      </w:r>
    </w:p>
    <w:p w14:paraId="2E171172" w14:textId="135CBF64" w:rsidR="00D7097B" w:rsidRPr="00D7097B" w:rsidRDefault="006F79AF" w:rsidP="00D7097B">
      <w:pPr>
        <w:rPr>
          <w:bCs/>
        </w:rPr>
      </w:pPr>
      <w:hyperlink r:id="rId536" w:history="1">
        <w:r>
          <w:rPr>
            <w:rStyle w:val="Hyperlink"/>
            <w:bCs/>
          </w:rPr>
          <w:t>R1-2404718</w:t>
        </w:r>
      </w:hyperlink>
      <w:r w:rsidR="00D7097B" w:rsidRPr="00D7097B">
        <w:rPr>
          <w:bCs/>
        </w:rPr>
        <w:tab/>
        <w:t>Draft CR on priority for Legacy CSI report and LTM CSI report in TS 38.213</w:t>
      </w:r>
      <w:r w:rsidR="00D7097B" w:rsidRPr="00D7097B">
        <w:rPr>
          <w:bCs/>
        </w:rPr>
        <w:tab/>
        <w:t>ZTE</w:t>
      </w:r>
    </w:p>
    <w:p w14:paraId="46050CD1" w14:textId="620646D7" w:rsidR="00D7097B" w:rsidRPr="00D7097B" w:rsidRDefault="006F79AF" w:rsidP="00D7097B">
      <w:pPr>
        <w:rPr>
          <w:bCs/>
        </w:rPr>
      </w:pPr>
      <w:hyperlink r:id="rId537" w:history="1">
        <w:r>
          <w:rPr>
            <w:rStyle w:val="Hyperlink"/>
            <w:bCs/>
          </w:rPr>
          <w:t>R1-2404719</w:t>
        </w:r>
      </w:hyperlink>
      <w:r w:rsidR="00D7097B" w:rsidRPr="00D7097B">
        <w:rPr>
          <w:bCs/>
        </w:rPr>
        <w:tab/>
        <w:t>Draft CR on clarifying the unit of BWPswitchDelay</w:t>
      </w:r>
      <w:r w:rsidR="00D7097B" w:rsidRPr="00D7097B">
        <w:rPr>
          <w:bCs/>
        </w:rPr>
        <w:tab/>
        <w:t>ZTE</w:t>
      </w:r>
    </w:p>
    <w:p w14:paraId="4AC995ED" w14:textId="6BC7301B" w:rsidR="00D7097B" w:rsidRPr="00D7097B" w:rsidRDefault="006F79AF" w:rsidP="00D7097B">
      <w:pPr>
        <w:rPr>
          <w:bCs/>
        </w:rPr>
      </w:pPr>
      <w:hyperlink r:id="rId538" w:history="1">
        <w:r>
          <w:rPr>
            <w:rStyle w:val="Hyperlink"/>
            <w:bCs/>
          </w:rPr>
          <w:t>R1-2404720</w:t>
        </w:r>
      </w:hyperlink>
      <w:r w:rsidR="00D7097B" w:rsidRPr="00D7097B">
        <w:rPr>
          <w:bCs/>
        </w:rPr>
        <w:tab/>
        <w:t>Discussion on BWPswitchDelay</w:t>
      </w:r>
      <w:r w:rsidR="00D7097B" w:rsidRPr="00D7097B">
        <w:rPr>
          <w:bCs/>
        </w:rPr>
        <w:tab/>
        <w:t>ZTE</w:t>
      </w:r>
    </w:p>
    <w:p w14:paraId="3289836F" w14:textId="19B8B7D3" w:rsidR="00D7097B" w:rsidRPr="00D7097B" w:rsidRDefault="006F79AF" w:rsidP="00D7097B">
      <w:pPr>
        <w:rPr>
          <w:bCs/>
        </w:rPr>
      </w:pPr>
      <w:hyperlink r:id="rId539" w:history="1">
        <w:r>
          <w:rPr>
            <w:rStyle w:val="Hyperlink"/>
            <w:bCs/>
          </w:rPr>
          <w:t>R1-2404729</w:t>
        </w:r>
      </w:hyperlink>
      <w:r w:rsidR="00D7097B" w:rsidRPr="00D7097B">
        <w:rPr>
          <w:bCs/>
        </w:rPr>
        <w:tab/>
        <w:t>Correction on Further NR Mobility Enhancements</w:t>
      </w:r>
      <w:r w:rsidR="00D7097B" w:rsidRPr="00D7097B">
        <w:rPr>
          <w:bCs/>
        </w:rPr>
        <w:tab/>
        <w:t>Langbo</w:t>
      </w:r>
    </w:p>
    <w:p w14:paraId="60840719" w14:textId="0642A0AD" w:rsidR="00D7097B" w:rsidRPr="00D7097B" w:rsidRDefault="006F79AF" w:rsidP="00D7097B">
      <w:pPr>
        <w:rPr>
          <w:bCs/>
        </w:rPr>
      </w:pPr>
      <w:hyperlink r:id="rId540" w:history="1">
        <w:r>
          <w:rPr>
            <w:rStyle w:val="Hyperlink"/>
            <w:bCs/>
          </w:rPr>
          <w:t>R1-2404747</w:t>
        </w:r>
      </w:hyperlink>
      <w:r w:rsidR="00D7097B" w:rsidRPr="00D7097B">
        <w:rPr>
          <w:bCs/>
        </w:rPr>
        <w:tab/>
        <w:t>Draft CR for 38.213 on deactivation of candidate TCI states</w:t>
      </w:r>
      <w:r w:rsidR="00D7097B" w:rsidRPr="00D7097B">
        <w:rPr>
          <w:bCs/>
        </w:rPr>
        <w:tab/>
        <w:t>Ericsson</w:t>
      </w:r>
    </w:p>
    <w:p w14:paraId="441138C0" w14:textId="3C01D3C1" w:rsidR="00D7097B" w:rsidRPr="00D7097B" w:rsidRDefault="006F79AF" w:rsidP="00D7097B">
      <w:pPr>
        <w:rPr>
          <w:bCs/>
        </w:rPr>
      </w:pPr>
      <w:hyperlink r:id="rId541" w:history="1">
        <w:r>
          <w:rPr>
            <w:rStyle w:val="Hyperlink"/>
            <w:bCs/>
          </w:rPr>
          <w:t>R1-2404748</w:t>
        </w:r>
      </w:hyperlink>
      <w:r w:rsidR="00D7097B" w:rsidRPr="00D7097B">
        <w:rPr>
          <w:bCs/>
        </w:rPr>
        <w:tab/>
        <w:t>Draft CR for 38.213 on RACH procedure triggred by LTM cell switch</w:t>
      </w:r>
      <w:r w:rsidR="00D7097B" w:rsidRPr="00D7097B">
        <w:rPr>
          <w:bCs/>
        </w:rPr>
        <w:tab/>
        <w:t>Ericsson</w:t>
      </w:r>
    </w:p>
    <w:p w14:paraId="63BB0274" w14:textId="0311EDB2" w:rsidR="00D7097B" w:rsidRPr="00A416FB" w:rsidRDefault="006F79AF" w:rsidP="00D7097B">
      <w:pPr>
        <w:rPr>
          <w:b/>
          <w:bCs/>
        </w:rPr>
      </w:pPr>
      <w:hyperlink r:id="rId542" w:history="1">
        <w:r>
          <w:rPr>
            <w:rStyle w:val="Hyperlink"/>
            <w:b/>
            <w:bCs/>
          </w:rPr>
          <w:t>R1-2404749</w:t>
        </w:r>
      </w:hyperlink>
      <w:r w:rsidR="00D7097B" w:rsidRPr="00A416FB">
        <w:rPr>
          <w:b/>
          <w:bCs/>
        </w:rPr>
        <w:tab/>
        <w:t>Draft CR for 38.213 on signaling of TCI state in LTM cell switch command</w:t>
      </w:r>
      <w:r w:rsidR="00D7097B" w:rsidRPr="00A416FB">
        <w:rPr>
          <w:b/>
          <w:bCs/>
        </w:rPr>
        <w:tab/>
        <w:t>Ericsson</w:t>
      </w:r>
    </w:p>
    <w:p w14:paraId="1859FAC7" w14:textId="075ABB3C" w:rsidR="00D7097B" w:rsidRPr="00D7097B" w:rsidRDefault="006F79AF" w:rsidP="00D7097B">
      <w:pPr>
        <w:rPr>
          <w:bCs/>
        </w:rPr>
      </w:pPr>
      <w:hyperlink r:id="rId543" w:history="1">
        <w:r>
          <w:rPr>
            <w:rStyle w:val="Hyperlink"/>
            <w:bCs/>
          </w:rPr>
          <w:t>R1-2404750</w:t>
        </w:r>
      </w:hyperlink>
      <w:r w:rsidR="00D7097B" w:rsidRPr="00D7097B">
        <w:rPr>
          <w:bCs/>
        </w:rPr>
        <w:tab/>
        <w:t>Draft CR for 38.213 on TCI state applied for CORESETs other than CORESET 0</w:t>
      </w:r>
      <w:r w:rsidR="00D7097B" w:rsidRPr="00D7097B">
        <w:rPr>
          <w:bCs/>
        </w:rPr>
        <w:tab/>
        <w:t>Ericsson</w:t>
      </w:r>
    </w:p>
    <w:p w14:paraId="4EF66794" w14:textId="0E331BDA" w:rsidR="00D7097B" w:rsidRPr="00D7097B" w:rsidRDefault="006F79AF" w:rsidP="00D7097B">
      <w:pPr>
        <w:rPr>
          <w:bCs/>
        </w:rPr>
      </w:pPr>
      <w:hyperlink r:id="rId544" w:history="1">
        <w:r>
          <w:rPr>
            <w:rStyle w:val="Hyperlink"/>
            <w:bCs/>
          </w:rPr>
          <w:t>R1-2404751</w:t>
        </w:r>
      </w:hyperlink>
      <w:r w:rsidR="00D7097B" w:rsidRPr="00D7097B">
        <w:rPr>
          <w:bCs/>
        </w:rPr>
        <w:tab/>
        <w:t>Draft CR for 38.214 on spCellInclusion</w:t>
      </w:r>
      <w:r w:rsidR="00D7097B" w:rsidRPr="00D7097B">
        <w:rPr>
          <w:bCs/>
        </w:rPr>
        <w:tab/>
        <w:t>Ericsson</w:t>
      </w:r>
    </w:p>
    <w:p w14:paraId="20D3F53C" w14:textId="3AEABEB8" w:rsidR="00D7097B" w:rsidRPr="00D7097B" w:rsidRDefault="006F79AF" w:rsidP="00D7097B">
      <w:pPr>
        <w:rPr>
          <w:bCs/>
        </w:rPr>
      </w:pPr>
      <w:hyperlink r:id="rId545" w:history="1">
        <w:r>
          <w:rPr>
            <w:rStyle w:val="Hyperlink"/>
            <w:bCs/>
          </w:rPr>
          <w:t>R1-2404927</w:t>
        </w:r>
      </w:hyperlink>
      <w:r w:rsidR="00D7097B" w:rsidRPr="00D7097B">
        <w:rPr>
          <w:bCs/>
        </w:rPr>
        <w:tab/>
        <w:t>Draft CR for CFRA procedure triggered by LTM cell switch command</w:t>
      </w:r>
      <w:r w:rsidR="00D7097B" w:rsidRPr="00D7097B">
        <w:rPr>
          <w:bCs/>
        </w:rPr>
        <w:tab/>
        <w:t>Nokia</w:t>
      </w:r>
    </w:p>
    <w:p w14:paraId="7E73BC76" w14:textId="40DC5202" w:rsidR="00D7097B" w:rsidRPr="00D7097B" w:rsidRDefault="006F79AF" w:rsidP="00D7097B">
      <w:pPr>
        <w:rPr>
          <w:bCs/>
        </w:rPr>
      </w:pPr>
      <w:hyperlink r:id="rId546" w:history="1">
        <w:r>
          <w:rPr>
            <w:rStyle w:val="Hyperlink"/>
            <w:bCs/>
          </w:rPr>
          <w:t>R1-2404928</w:t>
        </w:r>
      </w:hyperlink>
      <w:r w:rsidR="00D7097B" w:rsidRPr="00D7097B">
        <w:rPr>
          <w:bCs/>
        </w:rPr>
        <w:tab/>
        <w:t>Draft CR for TCI state applied for CORESETs other than CORESET 0 in LTM</w:t>
      </w:r>
      <w:r w:rsidR="00D7097B" w:rsidRPr="00D7097B">
        <w:rPr>
          <w:bCs/>
        </w:rPr>
        <w:tab/>
        <w:t>Nokia</w:t>
      </w:r>
    </w:p>
    <w:p w14:paraId="3911E784" w14:textId="44C25ADA" w:rsidR="00D7097B" w:rsidRPr="00D7097B" w:rsidRDefault="006F79AF" w:rsidP="00D7097B">
      <w:pPr>
        <w:rPr>
          <w:bCs/>
        </w:rPr>
      </w:pPr>
      <w:hyperlink r:id="rId547" w:history="1">
        <w:r>
          <w:rPr>
            <w:rStyle w:val="Hyperlink"/>
            <w:bCs/>
          </w:rPr>
          <w:t>R1-2404929</w:t>
        </w:r>
      </w:hyperlink>
      <w:r w:rsidR="00D7097B" w:rsidRPr="00D7097B">
        <w:rPr>
          <w:bCs/>
        </w:rPr>
        <w:tab/>
        <w:t>Draft CR for 38.214 on QCL assumption after LTM cell switch command</w:t>
      </w:r>
      <w:r w:rsidR="00D7097B" w:rsidRPr="00D7097B">
        <w:rPr>
          <w:bCs/>
        </w:rPr>
        <w:tab/>
        <w:t>Nokia</w:t>
      </w:r>
    </w:p>
    <w:p w14:paraId="7EEB751C" w14:textId="28CA5647" w:rsidR="00D7097B" w:rsidRPr="00D7097B" w:rsidRDefault="006F79AF" w:rsidP="00D7097B">
      <w:pPr>
        <w:rPr>
          <w:bCs/>
        </w:rPr>
      </w:pPr>
      <w:hyperlink r:id="rId548" w:history="1">
        <w:r>
          <w:rPr>
            <w:rStyle w:val="Hyperlink"/>
            <w:bCs/>
          </w:rPr>
          <w:t>R1-2405225</w:t>
        </w:r>
      </w:hyperlink>
      <w:r w:rsidR="00D7097B" w:rsidRPr="00D7097B">
        <w:rPr>
          <w:bCs/>
        </w:rPr>
        <w:tab/>
        <w:t>Draft CR for 38.214 on CSI report priority</w:t>
      </w:r>
      <w:r w:rsidR="00D7097B" w:rsidRPr="00D7097B">
        <w:rPr>
          <w:bCs/>
        </w:rPr>
        <w:tab/>
        <w:t>Ericsson, Huawei, HiSilicon</w:t>
      </w:r>
    </w:p>
    <w:p w14:paraId="29F8C249" w14:textId="45EB783D" w:rsidR="00D7097B" w:rsidRPr="00D7097B" w:rsidRDefault="006F79AF" w:rsidP="00D7097B">
      <w:pPr>
        <w:rPr>
          <w:bCs/>
        </w:rPr>
      </w:pPr>
      <w:hyperlink r:id="rId549" w:history="1">
        <w:r>
          <w:rPr>
            <w:rStyle w:val="Hyperlink"/>
            <w:bCs/>
          </w:rPr>
          <w:t>R1-2405305</w:t>
        </w:r>
      </w:hyperlink>
      <w:r w:rsidR="00D7097B" w:rsidRPr="00D7097B">
        <w:rPr>
          <w:bCs/>
        </w:rPr>
        <w:tab/>
        <w:t>Corrections to the Pathloss RS in LTM TCI state in TS38.213</w:t>
      </w:r>
      <w:r w:rsidR="00D7097B" w:rsidRPr="00D7097B">
        <w:rPr>
          <w:bCs/>
        </w:rPr>
        <w:tab/>
        <w:t>Huawei, HiSilicon</w:t>
      </w:r>
    </w:p>
    <w:p w14:paraId="474241F6" w14:textId="3CCB0388" w:rsidR="00D7097B" w:rsidRPr="00D7097B" w:rsidRDefault="006F79AF" w:rsidP="00D7097B">
      <w:pPr>
        <w:rPr>
          <w:bCs/>
        </w:rPr>
      </w:pPr>
      <w:hyperlink r:id="rId550" w:history="1">
        <w:r>
          <w:rPr>
            <w:rStyle w:val="Hyperlink"/>
            <w:bCs/>
          </w:rPr>
          <w:t>R1-2405306</w:t>
        </w:r>
      </w:hyperlink>
      <w:r w:rsidR="00D7097B" w:rsidRPr="00D7097B">
        <w:rPr>
          <w:bCs/>
        </w:rPr>
        <w:tab/>
        <w:t>Corrections to the timeline of CFRA triggered by cell switch command in TS38.213</w:t>
      </w:r>
      <w:r w:rsidR="00D7097B" w:rsidRPr="00D7097B">
        <w:rPr>
          <w:bCs/>
        </w:rPr>
        <w:tab/>
        <w:t>Huawei, HiSilicon</w:t>
      </w:r>
    </w:p>
    <w:p w14:paraId="53E9533B" w14:textId="6903D736" w:rsidR="00D7097B" w:rsidRPr="00D7097B" w:rsidRDefault="006F79AF" w:rsidP="00D7097B">
      <w:pPr>
        <w:rPr>
          <w:bCs/>
        </w:rPr>
      </w:pPr>
      <w:hyperlink r:id="rId551" w:history="1">
        <w:r>
          <w:rPr>
            <w:rStyle w:val="Hyperlink"/>
            <w:bCs/>
          </w:rPr>
          <w:t>R1-2405307</w:t>
        </w:r>
      </w:hyperlink>
      <w:r w:rsidR="00D7097B" w:rsidRPr="00D7097B">
        <w:rPr>
          <w:bCs/>
        </w:rPr>
        <w:tab/>
        <w:t>Corrections to the beam of CFRA triggered by cell switch command in TS38.213</w:t>
      </w:r>
      <w:r w:rsidR="00D7097B" w:rsidRPr="00D7097B">
        <w:rPr>
          <w:bCs/>
        </w:rPr>
        <w:tab/>
        <w:t>Huawei, HiSilicon</w:t>
      </w:r>
    </w:p>
    <w:p w14:paraId="392AE89C" w14:textId="26842ECB" w:rsidR="00D7097B" w:rsidRPr="00D7097B" w:rsidRDefault="006F79AF" w:rsidP="00D7097B">
      <w:pPr>
        <w:rPr>
          <w:bCs/>
        </w:rPr>
      </w:pPr>
      <w:hyperlink r:id="rId552" w:history="1">
        <w:r>
          <w:rPr>
            <w:rStyle w:val="Hyperlink"/>
            <w:bCs/>
          </w:rPr>
          <w:t>R1-2405324</w:t>
        </w:r>
      </w:hyperlink>
      <w:r w:rsidR="00D7097B" w:rsidRPr="00D7097B">
        <w:rPr>
          <w:bCs/>
        </w:rPr>
        <w:tab/>
        <w:t>Corrections to the UL/SUL indication for CFRA in TS38.213</w:t>
      </w:r>
      <w:r w:rsidR="00D7097B" w:rsidRPr="00D7097B">
        <w:rPr>
          <w:bCs/>
        </w:rPr>
        <w:tab/>
        <w:t>Huawei, HiSilicon</w:t>
      </w:r>
    </w:p>
    <w:p w14:paraId="3E2A6AE9" w14:textId="06B6F63A" w:rsidR="00D7097B" w:rsidRPr="00D7097B" w:rsidRDefault="006F79AF" w:rsidP="00D7097B">
      <w:pPr>
        <w:rPr>
          <w:bCs/>
        </w:rPr>
      </w:pPr>
      <w:hyperlink r:id="rId553" w:history="1">
        <w:r>
          <w:rPr>
            <w:rStyle w:val="Hyperlink"/>
            <w:bCs/>
          </w:rPr>
          <w:t>R1-2405325</w:t>
        </w:r>
      </w:hyperlink>
      <w:r w:rsidR="00D7097B" w:rsidRPr="00D7097B">
        <w:rPr>
          <w:bCs/>
        </w:rPr>
        <w:tab/>
        <w:t>Corrections to the default beam determination after cell switch in TS38.214</w:t>
      </w:r>
      <w:r w:rsidR="00D7097B" w:rsidRPr="00D7097B">
        <w:rPr>
          <w:bCs/>
        </w:rPr>
        <w:tab/>
        <w:t>Huawei, HiSilicon, Ericsson</w:t>
      </w:r>
    </w:p>
    <w:p w14:paraId="7C5435FF" w14:textId="3859AF97" w:rsidR="00D7097B" w:rsidRDefault="006F79AF" w:rsidP="00D7097B">
      <w:pPr>
        <w:rPr>
          <w:bCs/>
        </w:rPr>
      </w:pPr>
      <w:hyperlink r:id="rId554" w:history="1">
        <w:r>
          <w:rPr>
            <w:rStyle w:val="Hyperlink"/>
            <w:bCs/>
          </w:rPr>
          <w:t>R1-2405332</w:t>
        </w:r>
      </w:hyperlink>
      <w:r w:rsidR="00D7097B" w:rsidRPr="00D7097B">
        <w:rPr>
          <w:bCs/>
        </w:rPr>
        <w:tab/>
        <w:t>Corrections to the first UL transmission after LTM cell switch in TS38.213</w:t>
      </w:r>
      <w:r w:rsidR="00D7097B" w:rsidRPr="00D7097B">
        <w:rPr>
          <w:bCs/>
        </w:rPr>
        <w:tab/>
        <w:t>Huawei, HiSilicon</w:t>
      </w:r>
    </w:p>
    <w:p w14:paraId="4C7B4111" w14:textId="77777777" w:rsidR="006D2558" w:rsidRDefault="006D2558" w:rsidP="00D7097B">
      <w:pPr>
        <w:rPr>
          <w:bCs/>
        </w:rPr>
      </w:pPr>
    </w:p>
    <w:p w14:paraId="0D43464D" w14:textId="550EA9B1" w:rsidR="006D2558" w:rsidRPr="006D2558" w:rsidRDefault="006F79AF" w:rsidP="006D2558">
      <w:pPr>
        <w:rPr>
          <w:b/>
        </w:rPr>
      </w:pPr>
      <w:hyperlink r:id="rId555" w:history="1">
        <w:r>
          <w:rPr>
            <w:rStyle w:val="Hyperlink"/>
            <w:b/>
          </w:rPr>
          <w:t>R1-2404790</w:t>
        </w:r>
      </w:hyperlink>
      <w:r w:rsidR="006D2558" w:rsidRPr="006D2558">
        <w:rPr>
          <w:b/>
        </w:rPr>
        <w:tab/>
        <w:t>FL summary 1 of Maintenance on Further NR Mobility Enhancements</w:t>
      </w:r>
      <w:r w:rsidR="006D2558" w:rsidRPr="006D2558">
        <w:rPr>
          <w:b/>
        </w:rPr>
        <w:tab/>
        <w:t>Moderator (Fujitsu)</w:t>
      </w:r>
    </w:p>
    <w:p w14:paraId="4B22CFFB" w14:textId="60D71B38" w:rsidR="006D2558" w:rsidRDefault="006D2558" w:rsidP="006D2558">
      <w:pPr>
        <w:rPr>
          <w:bCs/>
        </w:rPr>
      </w:pPr>
      <w:r>
        <w:rPr>
          <w:bCs/>
        </w:rPr>
        <w:t>From Tuesday session</w:t>
      </w:r>
    </w:p>
    <w:p w14:paraId="21719560" w14:textId="77777777" w:rsidR="006D2558" w:rsidRPr="006D2558" w:rsidRDefault="006D2558" w:rsidP="006D2558">
      <w:pPr>
        <w:rPr>
          <w:rFonts w:eastAsia="DengXian"/>
          <w:highlight w:val="green"/>
          <w:lang w:val="en-US" w:eastAsia="zh-CN"/>
        </w:rPr>
      </w:pPr>
      <w:r w:rsidRPr="006D2558">
        <w:rPr>
          <w:rFonts w:eastAsia="DengXian" w:hint="eastAsia"/>
          <w:highlight w:val="green"/>
          <w:lang w:val="en-US" w:eastAsia="zh-CN"/>
        </w:rPr>
        <w:t>Agreement</w:t>
      </w:r>
    </w:p>
    <w:p w14:paraId="1D7C49B6" w14:textId="77777777" w:rsidR="006D2558" w:rsidRPr="006D2558" w:rsidRDefault="006D2558" w:rsidP="006D2558">
      <w:pPr>
        <w:rPr>
          <w:lang w:val="en-US" w:eastAsia="ja-JP"/>
        </w:rPr>
      </w:pPr>
      <w:r w:rsidRPr="006D2558">
        <w:rPr>
          <w:rFonts w:hint="eastAsia"/>
          <w:lang w:val="en-US" w:eastAsia="ja-JP"/>
        </w:rPr>
        <w:t>S</w:t>
      </w:r>
      <w:r w:rsidRPr="006D2558">
        <w:rPr>
          <w:lang w:val="en-US" w:eastAsia="ja-JP"/>
        </w:rPr>
        <w:t>end an LS to RAN2 to inform the following:</w:t>
      </w:r>
    </w:p>
    <w:p w14:paraId="442489AF" w14:textId="32A7105D" w:rsidR="006D2558" w:rsidRPr="00DD636C" w:rsidRDefault="006D2558" w:rsidP="00311060">
      <w:pPr>
        <w:pStyle w:val="ListParagraph"/>
        <w:numPr>
          <w:ilvl w:val="0"/>
          <w:numId w:val="146"/>
        </w:numPr>
        <w:ind w:left="709"/>
        <w:rPr>
          <w:lang w:val="en-US"/>
        </w:rPr>
      </w:pPr>
      <w:r w:rsidRPr="00DD636C">
        <w:rPr>
          <w:rFonts w:hint="eastAsia"/>
          <w:lang w:val="en-US"/>
        </w:rPr>
        <w:t>R</w:t>
      </w:r>
      <w:r w:rsidRPr="00DD636C">
        <w:rPr>
          <w:lang w:val="en-US"/>
        </w:rPr>
        <w:t xml:space="preserve">AN1 discussed the necessity of power control parameters used for CG-PUSCH, which has been defined in TS38.331 v18.1.0. The consensus in RAN1 is that the following </w:t>
      </w:r>
      <w:r w:rsidRPr="00DD636C">
        <w:rPr>
          <w:rFonts w:hint="eastAsia"/>
          <w:lang w:val="en-US" w:eastAsia="zh-CN"/>
        </w:rPr>
        <w:t xml:space="preserve">underlined </w:t>
      </w:r>
      <w:r w:rsidRPr="00DD636C">
        <w:rPr>
          <w:lang w:val="en-US"/>
        </w:rPr>
        <w:t>parameters</w:t>
      </w:r>
      <w:r w:rsidR="00887971">
        <w:rPr>
          <w:lang w:val="en-US"/>
        </w:rPr>
        <w:t xml:space="preserve"> highlighted </w:t>
      </w:r>
      <w:r w:rsidRPr="00DD636C">
        <w:rPr>
          <w:rFonts w:hint="eastAsia"/>
          <w:lang w:eastAsia="zh-CN"/>
        </w:rPr>
        <w:t>below</w:t>
      </w:r>
      <w:r w:rsidRPr="006D2558">
        <w:t xml:space="preserve">, i.e. rrc-P0-PUSCH-r18 and rrc-Alpha-r18 are not </w:t>
      </w:r>
      <w:r w:rsidRPr="00DD636C">
        <w:rPr>
          <w:rFonts w:hint="eastAsia"/>
          <w:lang w:eastAsia="zh-CN"/>
        </w:rPr>
        <w:t>applicable</w:t>
      </w:r>
      <w:r w:rsidRPr="006D2558">
        <w:t xml:space="preserve"> for LTM from RAN1 perspective.</w:t>
      </w:r>
    </w:p>
    <w:p w14:paraId="221C6B5D" w14:textId="77777777" w:rsidR="00DD636C" w:rsidRPr="00DD636C" w:rsidRDefault="00DD636C" w:rsidP="00DD636C">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Times New Roman" w:hAnsi="Courier New"/>
          <w:sz w:val="16"/>
          <w:szCs w:val="20"/>
          <w:lang w:eastAsia="en-GB"/>
        </w:rPr>
      </w:pPr>
      <w:r w:rsidRPr="00DD636C">
        <w:rPr>
          <w:rFonts w:ascii="Courier New" w:eastAsia="SimSun" w:hAnsi="Courier New"/>
          <w:sz w:val="16"/>
          <w:szCs w:val="20"/>
          <w:lang w:eastAsia="en-GB"/>
        </w:rPr>
        <w:t>CG-RRC-Configuration-r18</w:t>
      </w:r>
      <w:r w:rsidRPr="00DD636C">
        <w:rPr>
          <w:rFonts w:ascii="Courier New" w:eastAsia="Times New Roman" w:hAnsi="Courier New"/>
          <w:sz w:val="16"/>
          <w:szCs w:val="20"/>
          <w:lang w:eastAsia="en-GB"/>
        </w:rPr>
        <w:t xml:space="preserve"> ::=   </w:t>
      </w:r>
      <w:r w:rsidRPr="00DD636C">
        <w:rPr>
          <w:rFonts w:ascii="Courier New" w:eastAsia="Times New Roman" w:hAnsi="Courier New"/>
          <w:color w:val="993366"/>
          <w:sz w:val="16"/>
          <w:szCs w:val="20"/>
          <w:lang w:eastAsia="en-GB"/>
        </w:rPr>
        <w:t>SEQUENCE</w:t>
      </w:r>
      <w:r w:rsidRPr="00DD636C">
        <w:rPr>
          <w:rFonts w:ascii="Courier New" w:eastAsia="Times New Roman" w:hAnsi="Courier New"/>
          <w:sz w:val="16"/>
          <w:szCs w:val="20"/>
          <w:lang w:eastAsia="en-GB"/>
        </w:rPr>
        <w:t xml:space="preserve"> {</w:t>
      </w:r>
    </w:p>
    <w:p w14:paraId="374F985E" w14:textId="77777777" w:rsidR="00DD636C" w:rsidRPr="00DD636C" w:rsidRDefault="00DD636C" w:rsidP="00DD636C">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Times New Roman" w:hAnsi="Courier New"/>
          <w:color w:val="808080"/>
          <w:sz w:val="16"/>
          <w:szCs w:val="20"/>
          <w:lang w:eastAsia="en-GB"/>
        </w:rPr>
      </w:pPr>
      <w:r w:rsidRPr="00DD636C">
        <w:rPr>
          <w:rFonts w:ascii="Courier New" w:eastAsia="Times New Roman" w:hAnsi="Courier New"/>
          <w:sz w:val="16"/>
          <w:szCs w:val="20"/>
          <w:lang w:eastAsia="en-GB"/>
        </w:rPr>
        <w:t xml:space="preserve">    cg-RRC-RetransmissionTimer-r18 </w:t>
      </w:r>
      <w:r w:rsidRPr="00DD636C">
        <w:rPr>
          <w:rFonts w:ascii="Courier New" w:eastAsia="Times New Roman" w:hAnsi="Courier New"/>
          <w:color w:val="993366"/>
          <w:sz w:val="16"/>
          <w:szCs w:val="20"/>
          <w:lang w:eastAsia="en-GB"/>
        </w:rPr>
        <w:t>INTEGER</w:t>
      </w:r>
      <w:r w:rsidRPr="00DD636C">
        <w:rPr>
          <w:rFonts w:ascii="Courier New" w:eastAsia="Times New Roman" w:hAnsi="Courier New"/>
          <w:sz w:val="16"/>
          <w:szCs w:val="20"/>
          <w:lang w:eastAsia="en-GB"/>
        </w:rPr>
        <w:t xml:space="preserve"> (1..64)                                               </w:t>
      </w:r>
      <w:r w:rsidRPr="00DD636C">
        <w:rPr>
          <w:rFonts w:ascii="Courier New" w:eastAsia="Times New Roman" w:hAnsi="Courier New"/>
          <w:color w:val="993366"/>
          <w:sz w:val="16"/>
          <w:szCs w:val="20"/>
          <w:lang w:eastAsia="en-GB"/>
        </w:rPr>
        <w:t>OPTIONAL</w:t>
      </w:r>
      <w:r w:rsidRPr="00DD636C">
        <w:rPr>
          <w:rFonts w:ascii="Courier New" w:eastAsia="Times New Roman" w:hAnsi="Courier New"/>
          <w:sz w:val="16"/>
          <w:szCs w:val="20"/>
          <w:lang w:eastAsia="en-GB"/>
        </w:rPr>
        <w:t xml:space="preserve">,   </w:t>
      </w:r>
      <w:r w:rsidRPr="00DD636C">
        <w:rPr>
          <w:rFonts w:ascii="Courier New" w:eastAsia="Times New Roman" w:hAnsi="Courier New"/>
          <w:color w:val="808080"/>
          <w:sz w:val="16"/>
          <w:szCs w:val="20"/>
          <w:lang w:eastAsia="en-GB"/>
        </w:rPr>
        <w:t>-- Need R</w:t>
      </w:r>
    </w:p>
    <w:p w14:paraId="03950FDD" w14:textId="77777777" w:rsidR="00DD636C" w:rsidRPr="00DD636C" w:rsidRDefault="00DD636C" w:rsidP="00DD636C">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Times New Roman" w:hAnsi="Courier New"/>
          <w:color w:val="808080"/>
          <w:sz w:val="16"/>
          <w:szCs w:val="20"/>
          <w:lang w:eastAsia="en-GB"/>
        </w:rPr>
      </w:pPr>
      <w:r w:rsidRPr="00DD636C">
        <w:rPr>
          <w:rFonts w:ascii="Courier New" w:eastAsia="Times New Roman" w:hAnsi="Courier New"/>
          <w:sz w:val="16"/>
          <w:szCs w:val="20"/>
          <w:lang w:eastAsia="en-GB"/>
        </w:rPr>
        <w:t xml:space="preserve">    cg-RRC-RSRP-ThresholdSSB-r18   RSRP-Range                                                    </w:t>
      </w:r>
      <w:r w:rsidRPr="00DD636C">
        <w:rPr>
          <w:rFonts w:ascii="Courier New" w:eastAsia="Times New Roman" w:hAnsi="Courier New"/>
          <w:color w:val="993366"/>
          <w:sz w:val="16"/>
          <w:szCs w:val="20"/>
          <w:lang w:eastAsia="en-GB"/>
        </w:rPr>
        <w:t>OPTIONAL</w:t>
      </w:r>
      <w:r w:rsidRPr="00DD636C">
        <w:rPr>
          <w:rFonts w:ascii="Courier New" w:eastAsia="Times New Roman" w:hAnsi="Courier New"/>
          <w:sz w:val="16"/>
          <w:szCs w:val="20"/>
          <w:lang w:eastAsia="en-GB"/>
        </w:rPr>
        <w:t xml:space="preserve">,   </w:t>
      </w:r>
      <w:r w:rsidRPr="00DD636C">
        <w:rPr>
          <w:rFonts w:ascii="Courier New" w:eastAsia="Times New Roman" w:hAnsi="Courier New"/>
          <w:color w:val="808080"/>
          <w:sz w:val="16"/>
          <w:szCs w:val="20"/>
          <w:lang w:eastAsia="en-GB"/>
        </w:rPr>
        <w:t>-- Need R</w:t>
      </w:r>
    </w:p>
    <w:p w14:paraId="088E503B" w14:textId="77777777" w:rsidR="00DD636C" w:rsidRPr="00DD636C" w:rsidRDefault="00DD636C" w:rsidP="00DD636C">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SimSun" w:hAnsi="Courier New"/>
          <w:sz w:val="16"/>
          <w:szCs w:val="20"/>
          <w:lang w:eastAsia="en-GB"/>
        </w:rPr>
      </w:pPr>
      <w:r w:rsidRPr="00DD636C">
        <w:rPr>
          <w:rFonts w:ascii="Courier New" w:eastAsia="Times New Roman" w:hAnsi="Courier New"/>
          <w:sz w:val="16"/>
          <w:szCs w:val="20"/>
          <w:lang w:eastAsia="en-GB"/>
        </w:rPr>
        <w:t xml:space="preserve">    </w:t>
      </w:r>
      <w:r w:rsidRPr="00DD636C">
        <w:rPr>
          <w:rFonts w:ascii="Courier New" w:eastAsia="SimSun" w:hAnsi="Courier New"/>
          <w:sz w:val="16"/>
          <w:szCs w:val="20"/>
          <w:lang w:eastAsia="en-GB"/>
        </w:rPr>
        <w:t>rrc-SSB-Subset-r18</w:t>
      </w:r>
      <w:r w:rsidRPr="00DD636C">
        <w:rPr>
          <w:rFonts w:ascii="Courier New" w:eastAsia="Times New Roman" w:hAnsi="Courier New"/>
          <w:sz w:val="16"/>
          <w:szCs w:val="20"/>
          <w:lang w:eastAsia="en-GB"/>
        </w:rPr>
        <w:t xml:space="preserve">             </w:t>
      </w:r>
      <w:r w:rsidRPr="00DD636C">
        <w:rPr>
          <w:rFonts w:ascii="Courier New" w:eastAsia="Times New Roman" w:hAnsi="Courier New"/>
          <w:color w:val="993366"/>
          <w:sz w:val="16"/>
          <w:szCs w:val="20"/>
          <w:lang w:eastAsia="en-GB"/>
        </w:rPr>
        <w:t>CHOICE</w:t>
      </w:r>
      <w:r w:rsidRPr="00DD636C">
        <w:rPr>
          <w:rFonts w:ascii="Courier New" w:eastAsia="SimSun" w:hAnsi="Courier New"/>
          <w:sz w:val="16"/>
          <w:szCs w:val="20"/>
          <w:lang w:eastAsia="en-GB"/>
        </w:rPr>
        <w:t xml:space="preserve"> {</w:t>
      </w:r>
    </w:p>
    <w:p w14:paraId="56A88AB9" w14:textId="77777777" w:rsidR="00DD636C" w:rsidRPr="00DD636C" w:rsidRDefault="00DD636C" w:rsidP="00DD636C">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SimSun" w:hAnsi="Courier New"/>
          <w:sz w:val="16"/>
          <w:szCs w:val="20"/>
          <w:lang w:eastAsia="en-GB"/>
        </w:rPr>
      </w:pPr>
      <w:r w:rsidRPr="00DD636C">
        <w:rPr>
          <w:rFonts w:ascii="Courier New" w:eastAsia="Times New Roman" w:hAnsi="Courier New"/>
          <w:sz w:val="16"/>
          <w:szCs w:val="20"/>
          <w:lang w:eastAsia="en-GB"/>
        </w:rPr>
        <w:t xml:space="preserve">        </w:t>
      </w:r>
      <w:r w:rsidRPr="00DD636C">
        <w:rPr>
          <w:rFonts w:ascii="Courier New" w:eastAsia="SimSun" w:hAnsi="Courier New"/>
          <w:sz w:val="16"/>
          <w:szCs w:val="20"/>
          <w:lang w:eastAsia="en-GB"/>
        </w:rPr>
        <w:t>shortBitmap-r18</w:t>
      </w:r>
      <w:r w:rsidRPr="00DD636C">
        <w:rPr>
          <w:rFonts w:ascii="Courier New" w:eastAsia="Times New Roman" w:hAnsi="Courier New"/>
          <w:sz w:val="16"/>
          <w:szCs w:val="20"/>
          <w:lang w:eastAsia="en-GB"/>
        </w:rPr>
        <w:t xml:space="preserve">                </w:t>
      </w:r>
      <w:r w:rsidRPr="00DD636C">
        <w:rPr>
          <w:rFonts w:ascii="Courier New" w:eastAsia="Times New Roman" w:hAnsi="Courier New"/>
          <w:color w:val="993366"/>
          <w:sz w:val="16"/>
          <w:szCs w:val="20"/>
          <w:lang w:eastAsia="en-GB"/>
        </w:rPr>
        <w:t>BIT</w:t>
      </w:r>
      <w:r w:rsidRPr="00DD636C">
        <w:rPr>
          <w:rFonts w:ascii="Courier New" w:eastAsia="SimSun" w:hAnsi="Courier New"/>
          <w:sz w:val="16"/>
          <w:szCs w:val="20"/>
          <w:lang w:eastAsia="en-GB"/>
        </w:rPr>
        <w:t xml:space="preserve"> </w:t>
      </w:r>
      <w:r w:rsidRPr="00DD636C">
        <w:rPr>
          <w:rFonts w:ascii="Courier New" w:eastAsia="Times New Roman" w:hAnsi="Courier New"/>
          <w:color w:val="993366"/>
          <w:sz w:val="16"/>
          <w:szCs w:val="20"/>
          <w:lang w:eastAsia="en-GB"/>
        </w:rPr>
        <w:t>STRING</w:t>
      </w:r>
      <w:r w:rsidRPr="00DD636C">
        <w:rPr>
          <w:rFonts w:ascii="Courier New" w:eastAsia="SimSun" w:hAnsi="Courier New"/>
          <w:sz w:val="16"/>
          <w:szCs w:val="20"/>
          <w:lang w:eastAsia="en-GB"/>
        </w:rPr>
        <w:t xml:space="preserve"> (</w:t>
      </w:r>
      <w:r w:rsidRPr="00DD636C">
        <w:rPr>
          <w:rFonts w:ascii="Courier New" w:eastAsia="Times New Roman" w:hAnsi="Courier New"/>
          <w:color w:val="993366"/>
          <w:sz w:val="16"/>
          <w:szCs w:val="20"/>
          <w:lang w:eastAsia="en-GB"/>
        </w:rPr>
        <w:t>SIZE</w:t>
      </w:r>
      <w:r w:rsidRPr="00DD636C">
        <w:rPr>
          <w:rFonts w:ascii="Courier New" w:eastAsia="SimSun" w:hAnsi="Courier New"/>
          <w:sz w:val="16"/>
          <w:szCs w:val="20"/>
          <w:lang w:eastAsia="en-GB"/>
        </w:rPr>
        <w:t xml:space="preserve"> (4)),</w:t>
      </w:r>
    </w:p>
    <w:p w14:paraId="1ADECA41" w14:textId="77777777" w:rsidR="00DD636C" w:rsidRPr="00DD636C" w:rsidRDefault="00DD636C" w:rsidP="00DD636C">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SimSun" w:hAnsi="Courier New"/>
          <w:sz w:val="16"/>
          <w:szCs w:val="20"/>
          <w:lang w:eastAsia="en-GB"/>
        </w:rPr>
      </w:pPr>
      <w:r w:rsidRPr="00DD636C">
        <w:rPr>
          <w:rFonts w:ascii="Courier New" w:eastAsia="Times New Roman" w:hAnsi="Courier New"/>
          <w:sz w:val="16"/>
          <w:szCs w:val="20"/>
          <w:lang w:eastAsia="en-GB"/>
        </w:rPr>
        <w:t xml:space="preserve">        </w:t>
      </w:r>
      <w:r w:rsidRPr="00DD636C">
        <w:rPr>
          <w:rFonts w:ascii="Courier New" w:eastAsia="SimSun" w:hAnsi="Courier New"/>
          <w:sz w:val="16"/>
          <w:szCs w:val="20"/>
          <w:lang w:eastAsia="en-GB"/>
        </w:rPr>
        <w:t>mediumBitmap-r18</w:t>
      </w:r>
      <w:r w:rsidRPr="00DD636C">
        <w:rPr>
          <w:rFonts w:ascii="Courier New" w:eastAsia="Times New Roman" w:hAnsi="Courier New"/>
          <w:sz w:val="16"/>
          <w:szCs w:val="20"/>
          <w:lang w:eastAsia="en-GB"/>
        </w:rPr>
        <w:t xml:space="preserve">               </w:t>
      </w:r>
      <w:r w:rsidRPr="00DD636C">
        <w:rPr>
          <w:rFonts w:ascii="Courier New" w:eastAsia="Times New Roman" w:hAnsi="Courier New"/>
          <w:color w:val="993366"/>
          <w:sz w:val="16"/>
          <w:szCs w:val="20"/>
          <w:lang w:eastAsia="en-GB"/>
        </w:rPr>
        <w:t>BIT</w:t>
      </w:r>
      <w:r w:rsidRPr="00DD636C">
        <w:rPr>
          <w:rFonts w:ascii="Courier New" w:eastAsia="SimSun" w:hAnsi="Courier New"/>
          <w:sz w:val="16"/>
          <w:szCs w:val="20"/>
          <w:lang w:eastAsia="en-GB"/>
        </w:rPr>
        <w:t xml:space="preserve"> </w:t>
      </w:r>
      <w:r w:rsidRPr="00DD636C">
        <w:rPr>
          <w:rFonts w:ascii="Courier New" w:eastAsia="Times New Roman" w:hAnsi="Courier New"/>
          <w:color w:val="993366"/>
          <w:sz w:val="16"/>
          <w:szCs w:val="20"/>
          <w:lang w:eastAsia="en-GB"/>
        </w:rPr>
        <w:t>STRING</w:t>
      </w:r>
      <w:r w:rsidRPr="00DD636C">
        <w:rPr>
          <w:rFonts w:ascii="Courier New" w:eastAsia="SimSun" w:hAnsi="Courier New"/>
          <w:sz w:val="16"/>
          <w:szCs w:val="20"/>
          <w:lang w:eastAsia="en-GB"/>
        </w:rPr>
        <w:t xml:space="preserve"> (</w:t>
      </w:r>
      <w:r w:rsidRPr="00DD636C">
        <w:rPr>
          <w:rFonts w:ascii="Courier New" w:eastAsia="Times New Roman" w:hAnsi="Courier New"/>
          <w:color w:val="993366"/>
          <w:sz w:val="16"/>
          <w:szCs w:val="20"/>
          <w:lang w:eastAsia="en-GB"/>
        </w:rPr>
        <w:t>SIZE</w:t>
      </w:r>
      <w:r w:rsidRPr="00DD636C">
        <w:rPr>
          <w:rFonts w:ascii="Courier New" w:eastAsia="SimSun" w:hAnsi="Courier New"/>
          <w:sz w:val="16"/>
          <w:szCs w:val="20"/>
          <w:lang w:eastAsia="en-GB"/>
        </w:rPr>
        <w:t xml:space="preserve"> (8)),</w:t>
      </w:r>
    </w:p>
    <w:p w14:paraId="7001DA6E" w14:textId="77777777" w:rsidR="00DD636C" w:rsidRPr="00DD636C" w:rsidRDefault="00DD636C" w:rsidP="00DD636C">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SimSun" w:hAnsi="Courier New"/>
          <w:sz w:val="16"/>
          <w:szCs w:val="20"/>
          <w:lang w:eastAsia="en-GB"/>
        </w:rPr>
      </w:pPr>
      <w:r w:rsidRPr="00DD636C">
        <w:rPr>
          <w:rFonts w:ascii="Courier New" w:eastAsia="Times New Roman" w:hAnsi="Courier New"/>
          <w:sz w:val="16"/>
          <w:szCs w:val="20"/>
          <w:lang w:eastAsia="en-GB"/>
        </w:rPr>
        <w:t xml:space="preserve">        </w:t>
      </w:r>
      <w:r w:rsidRPr="00DD636C">
        <w:rPr>
          <w:rFonts w:ascii="Courier New" w:eastAsia="SimSun" w:hAnsi="Courier New"/>
          <w:sz w:val="16"/>
          <w:szCs w:val="20"/>
          <w:lang w:eastAsia="en-GB"/>
        </w:rPr>
        <w:t>longBitmap-r18</w:t>
      </w:r>
      <w:r w:rsidRPr="00DD636C">
        <w:rPr>
          <w:rFonts w:ascii="Courier New" w:eastAsia="Times New Roman" w:hAnsi="Courier New"/>
          <w:sz w:val="16"/>
          <w:szCs w:val="20"/>
          <w:lang w:eastAsia="en-GB"/>
        </w:rPr>
        <w:t xml:space="preserve">                 </w:t>
      </w:r>
      <w:r w:rsidRPr="00DD636C">
        <w:rPr>
          <w:rFonts w:ascii="Courier New" w:eastAsia="Times New Roman" w:hAnsi="Courier New"/>
          <w:color w:val="993366"/>
          <w:sz w:val="16"/>
          <w:szCs w:val="20"/>
          <w:lang w:eastAsia="en-GB"/>
        </w:rPr>
        <w:t>BIT</w:t>
      </w:r>
      <w:r w:rsidRPr="00DD636C">
        <w:rPr>
          <w:rFonts w:ascii="Courier New" w:eastAsia="SimSun" w:hAnsi="Courier New"/>
          <w:sz w:val="16"/>
          <w:szCs w:val="20"/>
          <w:lang w:eastAsia="en-GB"/>
        </w:rPr>
        <w:t xml:space="preserve"> </w:t>
      </w:r>
      <w:r w:rsidRPr="00DD636C">
        <w:rPr>
          <w:rFonts w:ascii="Courier New" w:eastAsia="Times New Roman" w:hAnsi="Courier New"/>
          <w:color w:val="993366"/>
          <w:sz w:val="16"/>
          <w:szCs w:val="20"/>
          <w:lang w:eastAsia="en-GB"/>
        </w:rPr>
        <w:t>STRING</w:t>
      </w:r>
      <w:r w:rsidRPr="00DD636C">
        <w:rPr>
          <w:rFonts w:ascii="Courier New" w:eastAsia="SimSun" w:hAnsi="Courier New"/>
          <w:sz w:val="16"/>
          <w:szCs w:val="20"/>
          <w:lang w:eastAsia="en-GB"/>
        </w:rPr>
        <w:t xml:space="preserve"> (</w:t>
      </w:r>
      <w:r w:rsidRPr="00DD636C">
        <w:rPr>
          <w:rFonts w:ascii="Courier New" w:eastAsia="Times New Roman" w:hAnsi="Courier New"/>
          <w:color w:val="993366"/>
          <w:sz w:val="16"/>
          <w:szCs w:val="20"/>
          <w:lang w:eastAsia="en-GB"/>
        </w:rPr>
        <w:t>SIZE</w:t>
      </w:r>
      <w:r w:rsidRPr="00DD636C">
        <w:rPr>
          <w:rFonts w:ascii="Courier New" w:eastAsia="SimSun" w:hAnsi="Courier New"/>
          <w:sz w:val="16"/>
          <w:szCs w:val="20"/>
          <w:lang w:eastAsia="en-GB"/>
        </w:rPr>
        <w:t xml:space="preserve"> (64))</w:t>
      </w:r>
    </w:p>
    <w:p w14:paraId="12259E5B" w14:textId="77777777" w:rsidR="00DD636C" w:rsidRPr="00DD636C" w:rsidRDefault="00DD636C" w:rsidP="00DD636C">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Times New Roman" w:hAnsi="Courier New"/>
          <w:color w:val="808080"/>
          <w:sz w:val="16"/>
          <w:szCs w:val="20"/>
          <w:lang w:eastAsia="en-GB"/>
        </w:rPr>
      </w:pPr>
      <w:r w:rsidRPr="00DD636C">
        <w:rPr>
          <w:rFonts w:ascii="Courier New" w:eastAsia="Times New Roman" w:hAnsi="Courier New"/>
          <w:sz w:val="16"/>
          <w:szCs w:val="20"/>
          <w:lang w:eastAsia="en-GB"/>
        </w:rPr>
        <w:t xml:space="preserve">    </w:t>
      </w:r>
      <w:r w:rsidRPr="00DD636C">
        <w:rPr>
          <w:rFonts w:ascii="Courier New" w:eastAsia="SimSun" w:hAnsi="Courier New"/>
          <w:sz w:val="16"/>
          <w:szCs w:val="20"/>
          <w:lang w:eastAsia="en-GB"/>
        </w:rPr>
        <w:t>}</w:t>
      </w:r>
      <w:r w:rsidRPr="00DD636C">
        <w:rPr>
          <w:rFonts w:ascii="Courier New" w:eastAsia="Times New Roman" w:hAnsi="Courier New"/>
          <w:sz w:val="16"/>
          <w:szCs w:val="20"/>
          <w:lang w:eastAsia="en-GB"/>
        </w:rPr>
        <w:t xml:space="preserve">                                                                                            </w:t>
      </w:r>
      <w:r w:rsidRPr="00DD636C">
        <w:rPr>
          <w:rFonts w:ascii="Courier New" w:eastAsia="Times New Roman" w:hAnsi="Courier New"/>
          <w:color w:val="993366"/>
          <w:sz w:val="16"/>
          <w:szCs w:val="20"/>
          <w:lang w:eastAsia="en-GB"/>
        </w:rPr>
        <w:t>OPTIONAL</w:t>
      </w:r>
      <w:r w:rsidRPr="00DD636C">
        <w:rPr>
          <w:rFonts w:ascii="Courier New" w:eastAsia="SimSun" w:hAnsi="Courier New"/>
          <w:sz w:val="16"/>
          <w:szCs w:val="20"/>
          <w:lang w:eastAsia="en-GB"/>
        </w:rPr>
        <w:t>,</w:t>
      </w:r>
      <w:r w:rsidRPr="00DD636C">
        <w:rPr>
          <w:rFonts w:ascii="Courier New" w:eastAsia="Times New Roman" w:hAnsi="Courier New"/>
          <w:sz w:val="16"/>
          <w:szCs w:val="20"/>
          <w:lang w:eastAsia="en-GB"/>
        </w:rPr>
        <w:t xml:space="preserve">   </w:t>
      </w:r>
      <w:r w:rsidRPr="00DD636C">
        <w:rPr>
          <w:rFonts w:ascii="Courier New" w:eastAsia="Times New Roman" w:hAnsi="Courier New"/>
          <w:color w:val="808080"/>
          <w:sz w:val="16"/>
          <w:szCs w:val="20"/>
          <w:lang w:eastAsia="en-GB"/>
        </w:rPr>
        <w:t>-- Need S</w:t>
      </w:r>
    </w:p>
    <w:p w14:paraId="4838CE38" w14:textId="77777777" w:rsidR="00DD636C" w:rsidRPr="00DD636C" w:rsidRDefault="00DD636C" w:rsidP="00DD636C">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SimSun" w:hAnsi="Courier New"/>
          <w:color w:val="808080"/>
          <w:sz w:val="16"/>
          <w:szCs w:val="20"/>
          <w:lang w:eastAsia="en-GB"/>
        </w:rPr>
      </w:pPr>
      <w:r w:rsidRPr="00DD636C">
        <w:rPr>
          <w:rFonts w:ascii="Courier New" w:eastAsia="Times New Roman" w:hAnsi="Courier New"/>
          <w:sz w:val="16"/>
          <w:szCs w:val="20"/>
          <w:lang w:eastAsia="en-GB"/>
        </w:rPr>
        <w:t xml:space="preserve">    </w:t>
      </w:r>
      <w:r w:rsidRPr="00DD636C">
        <w:rPr>
          <w:rFonts w:ascii="Courier New" w:eastAsia="SimSun" w:hAnsi="Courier New"/>
          <w:sz w:val="16"/>
          <w:szCs w:val="20"/>
          <w:lang w:eastAsia="en-GB"/>
        </w:rPr>
        <w:t xml:space="preserve">rrc-SSB-PerCG-PUSCH-r18        </w:t>
      </w:r>
      <w:r w:rsidRPr="00DD636C">
        <w:rPr>
          <w:rFonts w:ascii="Courier New" w:eastAsia="Times New Roman" w:hAnsi="Courier New"/>
          <w:color w:val="993366"/>
          <w:sz w:val="16"/>
          <w:szCs w:val="20"/>
          <w:lang w:eastAsia="en-GB"/>
        </w:rPr>
        <w:t>ENUMERATED</w:t>
      </w:r>
      <w:r w:rsidRPr="00DD636C">
        <w:rPr>
          <w:rFonts w:ascii="Courier New" w:eastAsia="SimSun" w:hAnsi="Courier New"/>
          <w:sz w:val="16"/>
          <w:szCs w:val="20"/>
          <w:lang w:eastAsia="en-GB"/>
        </w:rPr>
        <w:t xml:space="preserve"> {oneEighth, oneFourth, half, one, two, four, eight, sixteen}</w:t>
      </w:r>
      <w:r w:rsidRPr="00DD636C">
        <w:rPr>
          <w:rFonts w:ascii="Courier New" w:eastAsia="Times New Roman" w:hAnsi="Courier New"/>
          <w:sz w:val="16"/>
          <w:szCs w:val="20"/>
          <w:lang w:eastAsia="en-GB"/>
        </w:rPr>
        <w:t xml:space="preserve">  </w:t>
      </w:r>
      <w:r w:rsidRPr="00DD636C">
        <w:rPr>
          <w:rFonts w:ascii="Courier New" w:eastAsia="Times New Roman" w:hAnsi="Courier New"/>
          <w:color w:val="993366"/>
          <w:sz w:val="16"/>
          <w:szCs w:val="20"/>
          <w:lang w:eastAsia="en-GB"/>
        </w:rPr>
        <w:t>OPTIONAL</w:t>
      </w:r>
      <w:r w:rsidRPr="00DD636C">
        <w:rPr>
          <w:rFonts w:ascii="Courier New" w:eastAsia="SimSun" w:hAnsi="Courier New"/>
          <w:sz w:val="16"/>
          <w:szCs w:val="20"/>
          <w:lang w:eastAsia="en-GB"/>
        </w:rPr>
        <w:t xml:space="preserve">,   </w:t>
      </w:r>
      <w:r w:rsidRPr="00DD636C">
        <w:rPr>
          <w:rFonts w:ascii="Courier New" w:eastAsia="Times New Roman" w:hAnsi="Courier New"/>
          <w:color w:val="808080"/>
          <w:sz w:val="16"/>
          <w:szCs w:val="20"/>
          <w:lang w:eastAsia="en-GB"/>
        </w:rPr>
        <w:t>-- Need M</w:t>
      </w:r>
    </w:p>
    <w:p w14:paraId="464C06EC" w14:textId="77777777" w:rsidR="00DD636C" w:rsidRPr="00DD636C" w:rsidRDefault="00DD636C" w:rsidP="00DD636C">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SimSun" w:hAnsi="Courier New"/>
          <w:color w:val="808080"/>
          <w:sz w:val="16"/>
          <w:szCs w:val="20"/>
          <w:u w:val="single"/>
          <w:lang w:eastAsia="en-GB"/>
        </w:rPr>
      </w:pPr>
      <w:r w:rsidRPr="00DD636C">
        <w:rPr>
          <w:rFonts w:ascii="Courier New" w:eastAsia="Times New Roman" w:hAnsi="Courier New"/>
          <w:sz w:val="16"/>
          <w:szCs w:val="20"/>
          <w:u w:val="single"/>
          <w:lang w:eastAsia="en-GB"/>
        </w:rPr>
        <w:t xml:space="preserve">    rrc-P</w:t>
      </w:r>
      <w:r w:rsidRPr="00DD636C">
        <w:rPr>
          <w:rFonts w:ascii="Courier New" w:eastAsia="SimSun" w:hAnsi="Courier New"/>
          <w:sz w:val="16"/>
          <w:szCs w:val="20"/>
          <w:u w:val="single"/>
          <w:lang w:eastAsia="en-GB"/>
        </w:rPr>
        <w:t>0-PUSCH-r18</w:t>
      </w:r>
      <w:r w:rsidRPr="00DD636C">
        <w:rPr>
          <w:rFonts w:ascii="Courier New" w:eastAsia="Times New Roman" w:hAnsi="Courier New"/>
          <w:sz w:val="16"/>
          <w:szCs w:val="20"/>
          <w:u w:val="single"/>
          <w:lang w:eastAsia="en-GB"/>
        </w:rPr>
        <w:t xml:space="preserve">               </w:t>
      </w:r>
      <w:r w:rsidRPr="00DD636C">
        <w:rPr>
          <w:rFonts w:ascii="Courier New" w:eastAsia="Times New Roman" w:hAnsi="Courier New"/>
          <w:color w:val="993366"/>
          <w:sz w:val="16"/>
          <w:szCs w:val="20"/>
          <w:u w:val="single"/>
          <w:lang w:eastAsia="en-GB"/>
        </w:rPr>
        <w:t>INTEGER</w:t>
      </w:r>
      <w:r w:rsidRPr="00DD636C">
        <w:rPr>
          <w:rFonts w:ascii="Courier New" w:eastAsia="SimSun" w:hAnsi="Courier New"/>
          <w:sz w:val="16"/>
          <w:szCs w:val="20"/>
          <w:u w:val="single"/>
          <w:lang w:eastAsia="en-GB"/>
        </w:rPr>
        <w:t xml:space="preserve"> (-16..15)</w:t>
      </w:r>
      <w:r w:rsidRPr="00DD636C">
        <w:rPr>
          <w:rFonts w:ascii="Courier New" w:eastAsia="Times New Roman" w:hAnsi="Courier New"/>
          <w:sz w:val="16"/>
          <w:szCs w:val="20"/>
          <w:u w:val="single"/>
          <w:lang w:eastAsia="en-GB"/>
        </w:rPr>
        <w:t xml:space="preserve">                                             </w:t>
      </w:r>
      <w:r w:rsidRPr="00DD636C">
        <w:rPr>
          <w:rFonts w:ascii="Courier New" w:eastAsia="Times New Roman" w:hAnsi="Courier New"/>
          <w:color w:val="993366"/>
          <w:sz w:val="16"/>
          <w:szCs w:val="20"/>
          <w:u w:val="single"/>
          <w:lang w:eastAsia="en-GB"/>
        </w:rPr>
        <w:t>OPTIONAL</w:t>
      </w:r>
      <w:r w:rsidRPr="00DD636C">
        <w:rPr>
          <w:rFonts w:ascii="Courier New" w:eastAsia="SimSun" w:hAnsi="Courier New"/>
          <w:sz w:val="16"/>
          <w:szCs w:val="20"/>
          <w:u w:val="single"/>
          <w:lang w:eastAsia="en-GB"/>
        </w:rPr>
        <w:t xml:space="preserve">,   </w:t>
      </w:r>
      <w:r w:rsidRPr="00DD636C">
        <w:rPr>
          <w:rFonts w:ascii="Courier New" w:eastAsia="Times New Roman" w:hAnsi="Courier New"/>
          <w:color w:val="808080"/>
          <w:sz w:val="16"/>
          <w:szCs w:val="20"/>
          <w:u w:val="single"/>
          <w:lang w:eastAsia="en-GB"/>
        </w:rPr>
        <w:t>-- Need M</w:t>
      </w:r>
    </w:p>
    <w:p w14:paraId="6DB257A2" w14:textId="77777777" w:rsidR="00DD636C" w:rsidRPr="00DD636C" w:rsidRDefault="00DD636C" w:rsidP="00DD636C">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Times New Roman" w:hAnsi="Courier New"/>
          <w:color w:val="808080"/>
          <w:sz w:val="16"/>
          <w:szCs w:val="20"/>
          <w:u w:val="single"/>
          <w:lang w:eastAsia="en-GB"/>
        </w:rPr>
      </w:pPr>
      <w:r w:rsidRPr="00DD636C">
        <w:rPr>
          <w:rFonts w:ascii="Courier New" w:eastAsia="Times New Roman" w:hAnsi="Courier New"/>
          <w:sz w:val="16"/>
          <w:szCs w:val="20"/>
          <w:u w:val="single"/>
          <w:lang w:eastAsia="en-GB"/>
        </w:rPr>
        <w:t xml:space="preserve">    rrc-A</w:t>
      </w:r>
      <w:r w:rsidRPr="00DD636C">
        <w:rPr>
          <w:rFonts w:ascii="Courier New" w:eastAsia="SimSun" w:hAnsi="Courier New"/>
          <w:sz w:val="16"/>
          <w:szCs w:val="20"/>
          <w:u w:val="single"/>
          <w:lang w:eastAsia="en-GB"/>
        </w:rPr>
        <w:t>lpha-r18</w:t>
      </w:r>
      <w:r w:rsidRPr="00DD636C">
        <w:rPr>
          <w:rFonts w:ascii="Courier New" w:eastAsia="Times New Roman" w:hAnsi="Courier New"/>
          <w:sz w:val="16"/>
          <w:szCs w:val="20"/>
          <w:u w:val="single"/>
          <w:lang w:eastAsia="en-GB"/>
        </w:rPr>
        <w:t xml:space="preserve">                  </w:t>
      </w:r>
      <w:r w:rsidRPr="00DD636C">
        <w:rPr>
          <w:rFonts w:ascii="Courier New" w:eastAsia="Times New Roman" w:hAnsi="Courier New"/>
          <w:color w:val="993366"/>
          <w:sz w:val="16"/>
          <w:szCs w:val="20"/>
          <w:u w:val="single"/>
          <w:lang w:eastAsia="en-GB"/>
        </w:rPr>
        <w:t>ENUMERATED</w:t>
      </w:r>
      <w:r w:rsidRPr="00DD636C">
        <w:rPr>
          <w:rFonts w:ascii="Courier New" w:eastAsia="SimSun" w:hAnsi="Courier New"/>
          <w:sz w:val="16"/>
          <w:szCs w:val="20"/>
          <w:u w:val="single"/>
          <w:lang w:eastAsia="en-GB"/>
        </w:rPr>
        <w:t xml:space="preserve"> {alpha0, alpha04, alpha05, alpha06, alpha07, alpha08, alpha09, alpha1} </w:t>
      </w:r>
      <w:r w:rsidRPr="00DD636C">
        <w:rPr>
          <w:rFonts w:ascii="Courier New" w:eastAsia="Times New Roman" w:hAnsi="Courier New"/>
          <w:color w:val="993366"/>
          <w:sz w:val="16"/>
          <w:szCs w:val="20"/>
          <w:u w:val="single"/>
          <w:lang w:eastAsia="en-GB"/>
        </w:rPr>
        <w:t>OPTIONAL</w:t>
      </w:r>
      <w:r w:rsidRPr="00DD636C">
        <w:rPr>
          <w:rFonts w:ascii="Courier New" w:eastAsia="SimSun" w:hAnsi="Courier New"/>
          <w:sz w:val="16"/>
          <w:szCs w:val="20"/>
          <w:u w:val="single"/>
          <w:lang w:eastAsia="en-GB"/>
        </w:rPr>
        <w:t xml:space="preserve">, </w:t>
      </w:r>
      <w:r w:rsidRPr="00DD636C">
        <w:rPr>
          <w:rFonts w:ascii="Courier New" w:eastAsia="Times New Roman" w:hAnsi="Courier New"/>
          <w:color w:val="808080"/>
          <w:sz w:val="16"/>
          <w:szCs w:val="20"/>
          <w:u w:val="single"/>
          <w:lang w:eastAsia="en-GB"/>
        </w:rPr>
        <w:t>-- Need M</w:t>
      </w:r>
    </w:p>
    <w:p w14:paraId="6DD8E220" w14:textId="77777777" w:rsidR="00DD636C" w:rsidRPr="00DD636C" w:rsidRDefault="00DD636C" w:rsidP="00DD636C">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Times New Roman" w:hAnsi="Courier New"/>
          <w:sz w:val="16"/>
          <w:szCs w:val="20"/>
          <w:lang w:eastAsia="en-GB"/>
        </w:rPr>
      </w:pPr>
      <w:r w:rsidRPr="00DD636C">
        <w:rPr>
          <w:rFonts w:ascii="Courier New" w:eastAsia="Times New Roman" w:hAnsi="Courier New"/>
          <w:sz w:val="16"/>
          <w:szCs w:val="20"/>
          <w:lang w:eastAsia="en-GB"/>
        </w:rPr>
        <w:t xml:space="preserve">    rrc-DMRS-Ports-r18             </w:t>
      </w:r>
      <w:r w:rsidRPr="00DD636C">
        <w:rPr>
          <w:rFonts w:ascii="Courier New" w:eastAsia="Times New Roman" w:hAnsi="Courier New"/>
          <w:color w:val="993366"/>
          <w:sz w:val="16"/>
          <w:szCs w:val="20"/>
          <w:lang w:eastAsia="en-GB"/>
        </w:rPr>
        <w:t>CHOICE</w:t>
      </w:r>
      <w:r w:rsidRPr="00DD636C">
        <w:rPr>
          <w:rFonts w:ascii="Courier New" w:eastAsia="Times New Roman" w:hAnsi="Courier New"/>
          <w:sz w:val="16"/>
          <w:szCs w:val="20"/>
          <w:lang w:eastAsia="en-GB"/>
        </w:rPr>
        <w:t xml:space="preserve"> {</w:t>
      </w:r>
    </w:p>
    <w:p w14:paraId="3467E4A1" w14:textId="77777777" w:rsidR="00DD636C" w:rsidRPr="00DD636C" w:rsidRDefault="00DD636C" w:rsidP="00DD636C">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Times New Roman" w:hAnsi="Courier New"/>
          <w:sz w:val="16"/>
          <w:szCs w:val="20"/>
          <w:lang w:eastAsia="en-GB"/>
        </w:rPr>
      </w:pPr>
      <w:r w:rsidRPr="00DD636C">
        <w:rPr>
          <w:rFonts w:ascii="Courier New" w:eastAsia="Times New Roman" w:hAnsi="Courier New"/>
          <w:sz w:val="16"/>
          <w:szCs w:val="20"/>
          <w:lang w:eastAsia="en-GB"/>
        </w:rPr>
        <w:t xml:space="preserve">        dmrsType1-r18                  </w:t>
      </w:r>
      <w:r w:rsidRPr="00DD636C">
        <w:rPr>
          <w:rFonts w:ascii="Courier New" w:eastAsia="Times New Roman" w:hAnsi="Courier New"/>
          <w:color w:val="993366"/>
          <w:sz w:val="16"/>
          <w:szCs w:val="20"/>
          <w:lang w:eastAsia="en-GB"/>
        </w:rPr>
        <w:t>BIT</w:t>
      </w:r>
      <w:r w:rsidRPr="00DD636C">
        <w:rPr>
          <w:rFonts w:ascii="Courier New" w:eastAsia="Times New Roman" w:hAnsi="Courier New"/>
          <w:sz w:val="16"/>
          <w:szCs w:val="20"/>
          <w:lang w:eastAsia="en-GB"/>
        </w:rPr>
        <w:t xml:space="preserve"> </w:t>
      </w:r>
      <w:r w:rsidRPr="00DD636C">
        <w:rPr>
          <w:rFonts w:ascii="Courier New" w:eastAsia="Times New Roman" w:hAnsi="Courier New"/>
          <w:color w:val="993366"/>
          <w:sz w:val="16"/>
          <w:szCs w:val="20"/>
          <w:lang w:eastAsia="en-GB"/>
        </w:rPr>
        <w:t>STRING</w:t>
      </w:r>
      <w:r w:rsidRPr="00DD636C">
        <w:rPr>
          <w:rFonts w:ascii="Courier New" w:eastAsia="Times New Roman" w:hAnsi="Courier New"/>
          <w:sz w:val="16"/>
          <w:szCs w:val="20"/>
          <w:lang w:eastAsia="en-GB"/>
        </w:rPr>
        <w:t xml:space="preserve"> (</w:t>
      </w:r>
      <w:r w:rsidRPr="00DD636C">
        <w:rPr>
          <w:rFonts w:ascii="Courier New" w:eastAsia="Times New Roman" w:hAnsi="Courier New"/>
          <w:color w:val="993366"/>
          <w:sz w:val="16"/>
          <w:szCs w:val="20"/>
          <w:lang w:eastAsia="en-GB"/>
        </w:rPr>
        <w:t>SIZE</w:t>
      </w:r>
      <w:r w:rsidRPr="00DD636C">
        <w:rPr>
          <w:rFonts w:ascii="Courier New" w:eastAsia="Times New Roman" w:hAnsi="Courier New"/>
          <w:sz w:val="16"/>
          <w:szCs w:val="20"/>
          <w:lang w:eastAsia="en-GB"/>
        </w:rPr>
        <w:t xml:space="preserve"> (8)),</w:t>
      </w:r>
    </w:p>
    <w:p w14:paraId="10BAC9D6" w14:textId="77777777" w:rsidR="00DD636C" w:rsidRPr="00DD636C" w:rsidRDefault="00DD636C" w:rsidP="00DD636C">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Times New Roman" w:hAnsi="Courier New"/>
          <w:sz w:val="16"/>
          <w:szCs w:val="20"/>
          <w:lang w:eastAsia="en-GB"/>
        </w:rPr>
      </w:pPr>
      <w:r w:rsidRPr="00DD636C">
        <w:rPr>
          <w:rFonts w:ascii="Courier New" w:eastAsia="Times New Roman" w:hAnsi="Courier New"/>
          <w:sz w:val="16"/>
          <w:szCs w:val="20"/>
          <w:lang w:eastAsia="en-GB"/>
        </w:rPr>
        <w:t xml:space="preserve">        dmrsType2-r18                  </w:t>
      </w:r>
      <w:r w:rsidRPr="00DD636C">
        <w:rPr>
          <w:rFonts w:ascii="Courier New" w:eastAsia="Times New Roman" w:hAnsi="Courier New"/>
          <w:color w:val="993366"/>
          <w:sz w:val="16"/>
          <w:szCs w:val="20"/>
          <w:lang w:eastAsia="en-GB"/>
        </w:rPr>
        <w:t>BIT</w:t>
      </w:r>
      <w:r w:rsidRPr="00DD636C">
        <w:rPr>
          <w:rFonts w:ascii="Courier New" w:eastAsia="Times New Roman" w:hAnsi="Courier New"/>
          <w:sz w:val="16"/>
          <w:szCs w:val="20"/>
          <w:lang w:eastAsia="en-GB"/>
        </w:rPr>
        <w:t xml:space="preserve"> </w:t>
      </w:r>
      <w:r w:rsidRPr="00DD636C">
        <w:rPr>
          <w:rFonts w:ascii="Courier New" w:eastAsia="Times New Roman" w:hAnsi="Courier New"/>
          <w:color w:val="993366"/>
          <w:sz w:val="16"/>
          <w:szCs w:val="20"/>
          <w:lang w:eastAsia="en-GB"/>
        </w:rPr>
        <w:t>STRING</w:t>
      </w:r>
      <w:r w:rsidRPr="00DD636C">
        <w:rPr>
          <w:rFonts w:ascii="Courier New" w:eastAsia="Times New Roman" w:hAnsi="Courier New"/>
          <w:sz w:val="16"/>
          <w:szCs w:val="20"/>
          <w:lang w:eastAsia="en-GB"/>
        </w:rPr>
        <w:t xml:space="preserve"> (</w:t>
      </w:r>
      <w:r w:rsidRPr="00DD636C">
        <w:rPr>
          <w:rFonts w:ascii="Courier New" w:eastAsia="Times New Roman" w:hAnsi="Courier New"/>
          <w:color w:val="993366"/>
          <w:sz w:val="16"/>
          <w:szCs w:val="20"/>
          <w:lang w:eastAsia="en-GB"/>
        </w:rPr>
        <w:t>SIZE</w:t>
      </w:r>
      <w:r w:rsidRPr="00DD636C">
        <w:rPr>
          <w:rFonts w:ascii="Courier New" w:eastAsia="Times New Roman" w:hAnsi="Courier New"/>
          <w:sz w:val="16"/>
          <w:szCs w:val="20"/>
          <w:lang w:eastAsia="en-GB"/>
        </w:rPr>
        <w:t xml:space="preserve"> (12))</w:t>
      </w:r>
    </w:p>
    <w:p w14:paraId="68DDC5F2" w14:textId="77777777" w:rsidR="00DD636C" w:rsidRPr="00DD636C" w:rsidRDefault="00DD636C" w:rsidP="00DD636C">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Times New Roman" w:hAnsi="Courier New"/>
          <w:color w:val="808080"/>
          <w:sz w:val="16"/>
          <w:szCs w:val="20"/>
          <w:lang w:eastAsia="en-GB"/>
        </w:rPr>
      </w:pPr>
      <w:r w:rsidRPr="00DD636C">
        <w:rPr>
          <w:rFonts w:ascii="Courier New" w:eastAsia="Times New Roman" w:hAnsi="Courier New"/>
          <w:sz w:val="16"/>
          <w:szCs w:val="20"/>
          <w:lang w:eastAsia="en-GB"/>
        </w:rPr>
        <w:t xml:space="preserve">    }                                                                                             </w:t>
      </w:r>
      <w:r w:rsidRPr="00DD636C">
        <w:rPr>
          <w:rFonts w:ascii="Courier New" w:eastAsia="Times New Roman" w:hAnsi="Courier New"/>
          <w:color w:val="993366"/>
          <w:sz w:val="16"/>
          <w:szCs w:val="20"/>
          <w:lang w:eastAsia="en-GB"/>
        </w:rPr>
        <w:t>OPTIONAL</w:t>
      </w:r>
      <w:r w:rsidRPr="00DD636C">
        <w:rPr>
          <w:rFonts w:ascii="Courier New" w:eastAsia="Times New Roman" w:hAnsi="Courier New"/>
          <w:sz w:val="16"/>
          <w:szCs w:val="20"/>
          <w:lang w:eastAsia="en-GB"/>
        </w:rPr>
        <w:t xml:space="preserve">,  </w:t>
      </w:r>
      <w:r w:rsidRPr="00DD636C">
        <w:rPr>
          <w:rFonts w:ascii="Courier New" w:eastAsia="Times New Roman" w:hAnsi="Courier New"/>
          <w:color w:val="808080"/>
          <w:sz w:val="16"/>
          <w:szCs w:val="20"/>
          <w:lang w:eastAsia="en-GB"/>
        </w:rPr>
        <w:t>-- Need M</w:t>
      </w:r>
    </w:p>
    <w:p w14:paraId="1EFFBF64" w14:textId="77777777" w:rsidR="00DD636C" w:rsidRPr="00DD636C" w:rsidRDefault="00DD636C" w:rsidP="00DD636C">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Times New Roman" w:hAnsi="Courier New"/>
          <w:color w:val="808080"/>
          <w:sz w:val="16"/>
          <w:szCs w:val="20"/>
          <w:lang w:eastAsia="en-GB"/>
        </w:rPr>
      </w:pPr>
      <w:r w:rsidRPr="00DD636C">
        <w:rPr>
          <w:rFonts w:ascii="Courier New" w:eastAsia="Times New Roman" w:hAnsi="Courier New"/>
          <w:sz w:val="16"/>
          <w:szCs w:val="20"/>
          <w:lang w:eastAsia="en-GB"/>
        </w:rPr>
        <w:t xml:space="preserve">    rrc-NrofDMRS-Sequences-r18  </w:t>
      </w:r>
      <w:r w:rsidRPr="00DD636C">
        <w:rPr>
          <w:rFonts w:ascii="Courier New" w:eastAsia="Times New Roman" w:hAnsi="Courier New"/>
          <w:color w:val="993366"/>
          <w:sz w:val="16"/>
          <w:szCs w:val="20"/>
          <w:lang w:eastAsia="en-GB"/>
        </w:rPr>
        <w:t>INTEGER</w:t>
      </w:r>
      <w:r w:rsidRPr="00DD636C">
        <w:rPr>
          <w:rFonts w:ascii="Courier New" w:eastAsia="Times New Roman" w:hAnsi="Courier New"/>
          <w:sz w:val="16"/>
          <w:szCs w:val="20"/>
          <w:lang w:eastAsia="en-GB"/>
        </w:rPr>
        <w:t xml:space="preserve"> (1..2)                                                    </w:t>
      </w:r>
      <w:r w:rsidRPr="00DD636C">
        <w:rPr>
          <w:rFonts w:ascii="Courier New" w:eastAsia="Times New Roman" w:hAnsi="Courier New"/>
          <w:color w:val="993366"/>
          <w:sz w:val="16"/>
          <w:szCs w:val="20"/>
          <w:lang w:eastAsia="en-GB"/>
        </w:rPr>
        <w:t>OPTIONAL</w:t>
      </w:r>
      <w:r w:rsidRPr="00DD636C">
        <w:rPr>
          <w:rFonts w:ascii="Courier New" w:eastAsia="Times New Roman" w:hAnsi="Courier New"/>
          <w:sz w:val="16"/>
          <w:szCs w:val="20"/>
          <w:lang w:eastAsia="en-GB"/>
        </w:rPr>
        <w:t xml:space="preserve">,  </w:t>
      </w:r>
      <w:r w:rsidRPr="00DD636C">
        <w:rPr>
          <w:rFonts w:ascii="Courier New" w:eastAsia="Times New Roman" w:hAnsi="Courier New"/>
          <w:color w:val="808080"/>
          <w:sz w:val="16"/>
          <w:szCs w:val="20"/>
          <w:lang w:eastAsia="en-GB"/>
        </w:rPr>
        <w:t>-- Need M</w:t>
      </w:r>
    </w:p>
    <w:p w14:paraId="545E1713" w14:textId="77777777" w:rsidR="00DD636C" w:rsidRPr="00DD636C" w:rsidRDefault="00DD636C" w:rsidP="00DD636C">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SimSun" w:hAnsi="Courier New"/>
          <w:sz w:val="16"/>
          <w:szCs w:val="20"/>
          <w:lang w:eastAsia="en-GB"/>
        </w:rPr>
      </w:pPr>
      <w:r w:rsidRPr="00DD636C">
        <w:rPr>
          <w:rFonts w:ascii="Courier New" w:eastAsia="Times New Roman" w:hAnsi="Courier New"/>
          <w:sz w:val="16"/>
          <w:szCs w:val="20"/>
          <w:lang w:eastAsia="en-GB"/>
        </w:rPr>
        <w:t xml:space="preserve">    ...</w:t>
      </w:r>
    </w:p>
    <w:p w14:paraId="38A81323" w14:textId="77777777" w:rsidR="00DD636C" w:rsidRPr="00DD636C" w:rsidRDefault="00DD636C" w:rsidP="00DD636C">
      <w:pPr>
        <w:shd w:val="clear" w:color="auto" w:fill="E6E6E6"/>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rPr>
          <w:rFonts w:ascii="Courier New" w:eastAsia="Times New Roman" w:hAnsi="Courier New"/>
          <w:sz w:val="16"/>
          <w:szCs w:val="20"/>
          <w:lang w:eastAsia="en-GB"/>
        </w:rPr>
      </w:pPr>
      <w:r w:rsidRPr="00DD636C">
        <w:rPr>
          <w:rFonts w:ascii="Courier New" w:eastAsia="Times New Roman" w:hAnsi="Courier New"/>
          <w:sz w:val="16"/>
          <w:szCs w:val="20"/>
          <w:lang w:eastAsia="en-GB"/>
        </w:rPr>
        <w:lastRenderedPageBreak/>
        <w:t>}</w:t>
      </w:r>
    </w:p>
    <w:p w14:paraId="250B5368" w14:textId="77777777" w:rsidR="006D2558" w:rsidRPr="0095692C" w:rsidRDefault="006D2558" w:rsidP="00311060">
      <w:pPr>
        <w:pStyle w:val="ListParagraph"/>
        <w:numPr>
          <w:ilvl w:val="0"/>
          <w:numId w:val="146"/>
        </w:numPr>
        <w:ind w:left="709"/>
        <w:rPr>
          <w:lang w:val="en-US"/>
        </w:rPr>
      </w:pPr>
      <w:r w:rsidRPr="0095692C">
        <w:rPr>
          <w:rFonts w:hint="eastAsia"/>
          <w:lang w:val="en-US" w:eastAsia="zh-CN"/>
        </w:rPr>
        <w:t>RAN</w:t>
      </w:r>
      <w:r w:rsidRPr="0095692C">
        <w:rPr>
          <w:lang w:val="en-US"/>
        </w:rPr>
        <w:t xml:space="preserve">2 is respectfully asked to update the ASN.1, if necessary. </w:t>
      </w:r>
    </w:p>
    <w:p w14:paraId="4BD3ABFF" w14:textId="623F500E" w:rsidR="00887971" w:rsidRPr="00887971" w:rsidRDefault="006F79AF" w:rsidP="00887971">
      <w:pPr>
        <w:rPr>
          <w:rFonts w:ascii="Times New Roman" w:eastAsia="DengXian" w:hAnsi="Times New Roman"/>
          <w:b/>
          <w:szCs w:val="20"/>
          <w:lang w:val="en-US" w:eastAsia="zh-CN"/>
        </w:rPr>
      </w:pPr>
      <w:hyperlink r:id="rId556" w:history="1">
        <w:r>
          <w:rPr>
            <w:rStyle w:val="Hyperlink"/>
            <w:rFonts w:ascii="Times New Roman" w:eastAsia="DengXian" w:hAnsi="Times New Roman"/>
            <w:b/>
            <w:szCs w:val="20"/>
            <w:lang w:val="en-US" w:eastAsia="zh-CN"/>
          </w:rPr>
          <w:t>R1-2405670</w:t>
        </w:r>
      </w:hyperlink>
      <w:r w:rsidR="00887971" w:rsidRPr="00887971">
        <w:rPr>
          <w:rFonts w:ascii="Times New Roman" w:eastAsia="DengXian" w:hAnsi="Times New Roman"/>
          <w:b/>
          <w:szCs w:val="20"/>
          <w:lang w:val="en-US" w:eastAsia="zh-CN"/>
        </w:rPr>
        <w:tab/>
        <w:t>[draft] Reply LS on parameters used for CG RACH-less Handover from LTM perspective</w:t>
      </w:r>
      <w:r w:rsidR="00887971" w:rsidRPr="00887971">
        <w:rPr>
          <w:rFonts w:ascii="Times New Roman" w:eastAsia="DengXian" w:hAnsi="Times New Roman"/>
          <w:b/>
          <w:szCs w:val="20"/>
          <w:lang w:val="en-US" w:eastAsia="zh-CN"/>
        </w:rPr>
        <w:tab/>
        <w:t>Moderator (Fujitsu)</w:t>
      </w:r>
    </w:p>
    <w:p w14:paraId="0A595C82" w14:textId="486A9C02" w:rsidR="00887971" w:rsidRDefault="00887971" w:rsidP="00887971">
      <w:pPr>
        <w:rPr>
          <w:rFonts w:ascii="Times New Roman" w:eastAsia="DengXian" w:hAnsi="Times New Roman"/>
          <w:bCs/>
          <w:szCs w:val="20"/>
          <w:lang w:val="en-US" w:eastAsia="zh-CN"/>
        </w:rPr>
      </w:pPr>
      <w:r w:rsidRPr="00887971">
        <w:rPr>
          <w:rFonts w:ascii="Times New Roman" w:eastAsia="DengXian" w:hAnsi="Times New Roman"/>
          <w:b/>
          <w:szCs w:val="20"/>
          <w:lang w:val="en-US" w:eastAsia="zh-CN"/>
        </w:rPr>
        <w:t>Thursday decision:</w:t>
      </w:r>
      <w:r>
        <w:rPr>
          <w:rFonts w:ascii="Times New Roman" w:eastAsia="DengXian" w:hAnsi="Times New Roman"/>
          <w:bCs/>
          <w:szCs w:val="20"/>
          <w:lang w:val="en-US" w:eastAsia="zh-CN"/>
        </w:rPr>
        <w:t xml:space="preserve"> </w:t>
      </w:r>
      <w:r w:rsidRPr="00ED60EA">
        <w:t xml:space="preserve">Draft LS in </w:t>
      </w:r>
      <w:hyperlink r:id="rId557" w:history="1">
        <w:r w:rsidR="006F79AF">
          <w:rPr>
            <w:rStyle w:val="Hyperlink"/>
          </w:rPr>
          <w:t>R1-2405670</w:t>
        </w:r>
      </w:hyperlink>
      <w:r w:rsidRPr="00ED60EA">
        <w:t xml:space="preserve"> is endorsed in principle</w:t>
      </w:r>
      <w:r w:rsidRPr="00FB7D62">
        <w:rPr>
          <w:rFonts w:eastAsia="DengXian" w:hint="eastAsia"/>
          <w:lang w:eastAsia="zh-CN"/>
        </w:rPr>
        <w:t>.</w:t>
      </w:r>
      <w:r>
        <w:rPr>
          <w:rFonts w:eastAsia="DengXian"/>
          <w:lang w:eastAsia="zh-CN"/>
        </w:rPr>
        <w:t xml:space="preserve"> Final LS is </w:t>
      </w:r>
      <w:r w:rsidRPr="00887971">
        <w:rPr>
          <w:rFonts w:eastAsia="DengXian"/>
          <w:highlight w:val="green"/>
          <w:lang w:eastAsia="zh-CN"/>
        </w:rPr>
        <w:t xml:space="preserve">approved in </w:t>
      </w:r>
      <w:hyperlink r:id="rId558" w:history="1">
        <w:r w:rsidR="006F79AF">
          <w:rPr>
            <w:rStyle w:val="Hyperlink"/>
            <w:rFonts w:eastAsia="DengXian"/>
            <w:highlight w:val="green"/>
            <w:lang w:eastAsia="zh-CN"/>
          </w:rPr>
          <w:t>R1-2405671</w:t>
        </w:r>
      </w:hyperlink>
      <w:r>
        <w:rPr>
          <w:rFonts w:ascii="Times New Roman" w:eastAsia="DengXian" w:hAnsi="Times New Roman"/>
          <w:bCs/>
          <w:szCs w:val="20"/>
          <w:lang w:val="en-US" w:eastAsia="zh-CN"/>
        </w:rPr>
        <w:t>.</w:t>
      </w:r>
    </w:p>
    <w:p w14:paraId="3170D30A" w14:textId="77777777" w:rsidR="00887971" w:rsidRDefault="00887971" w:rsidP="00887971">
      <w:pPr>
        <w:rPr>
          <w:rFonts w:ascii="Times New Roman" w:eastAsia="DengXian" w:hAnsi="Times New Roman"/>
          <w:bCs/>
          <w:szCs w:val="20"/>
          <w:lang w:val="en-US" w:eastAsia="zh-CN"/>
        </w:rPr>
      </w:pPr>
    </w:p>
    <w:p w14:paraId="7801513C" w14:textId="77777777" w:rsidR="00887971" w:rsidRPr="006D2558" w:rsidRDefault="00887971" w:rsidP="00887971">
      <w:pPr>
        <w:rPr>
          <w:rFonts w:ascii="Times New Roman" w:eastAsia="DengXian" w:hAnsi="Times New Roman"/>
          <w:bCs/>
          <w:szCs w:val="20"/>
          <w:lang w:val="en-US" w:eastAsia="zh-CN"/>
        </w:rPr>
      </w:pPr>
    </w:p>
    <w:p w14:paraId="328719D8" w14:textId="77777777" w:rsidR="006D2558" w:rsidRPr="006D2558" w:rsidRDefault="006D2558" w:rsidP="006D2558">
      <w:pPr>
        <w:rPr>
          <w:rFonts w:ascii="Times New Roman" w:hAnsi="Times New Roman"/>
          <w:bCs/>
          <w:szCs w:val="20"/>
          <w:highlight w:val="green"/>
        </w:rPr>
      </w:pPr>
      <w:r w:rsidRPr="006D2558">
        <w:rPr>
          <w:rFonts w:ascii="Times New Roman" w:hAnsi="Times New Roman"/>
          <w:bCs/>
          <w:szCs w:val="20"/>
          <w:highlight w:val="green"/>
        </w:rPr>
        <w:t>Agreement</w:t>
      </w:r>
    </w:p>
    <w:p w14:paraId="03F74A8A" w14:textId="77777777" w:rsidR="006D2558" w:rsidRPr="006D2558" w:rsidRDefault="006D2558" w:rsidP="006D2558">
      <w:pPr>
        <w:rPr>
          <w:rFonts w:ascii="Times New Roman" w:hAnsi="Times New Roman"/>
          <w:bCs/>
          <w:szCs w:val="20"/>
        </w:rPr>
      </w:pPr>
      <w:r w:rsidRPr="006D2558">
        <w:rPr>
          <w:rFonts w:ascii="Times New Roman" w:hAnsi="Times New Roman"/>
          <w:bCs/>
          <w:szCs w:val="20"/>
        </w:rPr>
        <w:t>Adopt the following TP to section 5.1.5, TS38.214 in principle.</w:t>
      </w:r>
    </w:p>
    <w:p w14:paraId="59CED9B2" w14:textId="77777777" w:rsidR="004A7DE3" w:rsidRPr="006D2558" w:rsidRDefault="004A7DE3" w:rsidP="004A7DE3">
      <w:pPr>
        <w:rPr>
          <w:rFonts w:ascii="Times New Roman" w:hAnsi="Times New Roman"/>
          <w:bCs/>
          <w:color w:val="FF0000"/>
          <w:szCs w:val="20"/>
        </w:rPr>
      </w:pPr>
      <w:r w:rsidRPr="006D2558">
        <w:rPr>
          <w:rFonts w:ascii="Times New Roman" w:hAnsi="Times New Roman"/>
          <w:bCs/>
          <w:color w:val="FF0000"/>
          <w:szCs w:val="20"/>
        </w:rPr>
        <w:t>---------------Start of TP---------------</w:t>
      </w:r>
    </w:p>
    <w:p w14:paraId="4FD744F2" w14:textId="4DD302A9" w:rsidR="006D2558" w:rsidRPr="004A7DE3" w:rsidRDefault="006D2558" w:rsidP="004A7DE3">
      <w:pPr>
        <w:jc w:val="center"/>
        <w:rPr>
          <w:rFonts w:ascii="Arial" w:eastAsia="DengXian" w:hAnsi="Arial" w:cs="Arial"/>
          <w:color w:val="FF0000"/>
          <w:sz w:val="16"/>
          <w:szCs w:val="16"/>
          <w:lang w:val="en-US" w:eastAsia="zh-CN"/>
        </w:rPr>
      </w:pPr>
      <w:r w:rsidRPr="004A7DE3">
        <w:rPr>
          <w:rFonts w:ascii="Arial" w:hAnsi="Arial" w:cs="Arial"/>
          <w:color w:val="FF0000"/>
          <w:sz w:val="16"/>
          <w:szCs w:val="16"/>
          <w:lang w:eastAsia="ja-JP"/>
        </w:rPr>
        <w:t>&lt;unchanged part omitted&gt;</w:t>
      </w:r>
    </w:p>
    <w:p w14:paraId="107CDEA5" w14:textId="77777777" w:rsidR="006D2558" w:rsidRPr="006D2558" w:rsidRDefault="006D2558" w:rsidP="004A7DE3">
      <w:pPr>
        <w:rPr>
          <w:rFonts w:ascii="Arial" w:hAnsi="Arial" w:cs="Arial"/>
          <w:b/>
          <w:sz w:val="16"/>
          <w:szCs w:val="16"/>
          <w:lang w:val="en-US"/>
        </w:rPr>
      </w:pPr>
      <w:r w:rsidRPr="006D2558">
        <w:rPr>
          <w:rFonts w:ascii="Arial" w:hAnsi="Arial" w:cs="Arial"/>
          <w:b/>
          <w:sz w:val="16"/>
          <w:szCs w:val="16"/>
        </w:rPr>
        <w:t>5.1.5</w:t>
      </w:r>
      <w:r w:rsidRPr="006D2558">
        <w:rPr>
          <w:rFonts w:ascii="Arial" w:hAnsi="Arial" w:cs="Arial"/>
          <w:b/>
          <w:sz w:val="16"/>
          <w:szCs w:val="16"/>
        </w:rPr>
        <w:tab/>
        <w:t>Antenna ports quasi co-location</w:t>
      </w:r>
    </w:p>
    <w:p w14:paraId="2176148B" w14:textId="77777777" w:rsidR="006D2558" w:rsidRPr="006D2558" w:rsidRDefault="006D2558" w:rsidP="004A7DE3">
      <w:pPr>
        <w:rPr>
          <w:rFonts w:ascii="Arial" w:hAnsi="Arial" w:cs="Arial"/>
          <w:bCs/>
          <w:sz w:val="16"/>
          <w:szCs w:val="16"/>
          <w:lang w:eastAsia="zh-TW"/>
        </w:rPr>
      </w:pPr>
      <w:r w:rsidRPr="006D2558">
        <w:rPr>
          <w:rFonts w:ascii="Arial" w:hAnsi="Arial" w:cs="Arial"/>
          <w:bCs/>
          <w:sz w:val="16"/>
          <w:szCs w:val="16"/>
          <w:lang w:eastAsia="zh-TW"/>
        </w:rPr>
        <w:t xml:space="preserve">After a UE receives an initial higher layer configuration of </w:t>
      </w:r>
      <w:r w:rsidRPr="006D2558">
        <w:rPr>
          <w:rFonts w:ascii="Arial" w:hAnsi="Arial" w:cs="Arial"/>
          <w:bCs/>
          <w:i/>
          <w:iCs/>
          <w:sz w:val="16"/>
          <w:szCs w:val="16"/>
        </w:rPr>
        <w:t>dl-OrJointTCI-StateList</w:t>
      </w:r>
      <w:r w:rsidRPr="006D2558">
        <w:rPr>
          <w:rFonts w:ascii="Arial" w:hAnsi="Arial" w:cs="Arial"/>
          <w:bCs/>
          <w:sz w:val="16"/>
          <w:szCs w:val="16"/>
        </w:rPr>
        <w:t xml:space="preserve"> with</w:t>
      </w:r>
      <w:r w:rsidRPr="006D2558">
        <w:rPr>
          <w:rFonts w:ascii="Arial" w:hAnsi="Arial" w:cs="Arial"/>
          <w:bCs/>
          <w:sz w:val="16"/>
          <w:szCs w:val="16"/>
          <w:lang w:eastAsia="zh-TW"/>
        </w:rPr>
        <w:t xml:space="preserve"> more than one </w:t>
      </w:r>
      <w:r w:rsidRPr="006D2558">
        <w:rPr>
          <w:rFonts w:ascii="Arial" w:hAnsi="Arial" w:cs="Arial"/>
          <w:bCs/>
          <w:i/>
          <w:iCs/>
          <w:sz w:val="16"/>
          <w:szCs w:val="16"/>
          <w:lang w:eastAsia="zh-CN"/>
        </w:rPr>
        <w:t>TCI-State</w:t>
      </w:r>
      <w:r w:rsidRPr="006D2558">
        <w:rPr>
          <w:rFonts w:ascii="Arial" w:hAnsi="Arial" w:cs="Arial"/>
          <w:bCs/>
          <w:i/>
          <w:iCs/>
          <w:sz w:val="16"/>
          <w:szCs w:val="16"/>
          <w:lang w:eastAsia="zh-TW"/>
        </w:rPr>
        <w:t xml:space="preserve"> </w:t>
      </w:r>
      <w:r w:rsidRPr="006D2558">
        <w:rPr>
          <w:rFonts w:ascii="Arial" w:hAnsi="Arial" w:cs="Arial"/>
          <w:bCs/>
          <w:sz w:val="16"/>
          <w:szCs w:val="16"/>
          <w:lang w:eastAsia="zh-TW"/>
        </w:rPr>
        <w:t xml:space="preserve">and before application of an </w:t>
      </w:r>
      <w:r w:rsidRPr="006D2558">
        <w:rPr>
          <w:rFonts w:ascii="Arial" w:hAnsi="Arial" w:cs="Arial"/>
          <w:bCs/>
          <w:sz w:val="16"/>
          <w:szCs w:val="16"/>
        </w:rPr>
        <w:t xml:space="preserve">indicated TCI state </w:t>
      </w:r>
      <w:r w:rsidRPr="006D2558">
        <w:rPr>
          <w:rFonts w:ascii="Arial" w:hAnsi="Arial" w:cs="Arial"/>
          <w:bCs/>
          <w:sz w:val="16"/>
          <w:szCs w:val="16"/>
          <w:lang w:eastAsia="zh-TW"/>
        </w:rPr>
        <w:t>from the configured TCI states:</w:t>
      </w:r>
    </w:p>
    <w:p w14:paraId="49FEDF9A" w14:textId="77777777" w:rsidR="006D2558" w:rsidRPr="006D2558" w:rsidRDefault="006D2558" w:rsidP="00311060">
      <w:pPr>
        <w:numPr>
          <w:ilvl w:val="0"/>
          <w:numId w:val="145"/>
        </w:numPr>
        <w:snapToGrid w:val="0"/>
        <w:ind w:left="400" w:hanging="400"/>
        <w:jc w:val="both"/>
        <w:rPr>
          <w:rFonts w:ascii="Arial" w:hAnsi="Arial" w:cs="Arial"/>
          <w:bCs/>
          <w:sz w:val="16"/>
          <w:szCs w:val="16"/>
          <w:lang w:val="en-US" w:eastAsia="zh-TW"/>
        </w:rPr>
      </w:pPr>
      <w:r w:rsidRPr="006D2558">
        <w:rPr>
          <w:rFonts w:ascii="Arial" w:hAnsi="Arial" w:cs="Arial"/>
          <w:bCs/>
          <w:sz w:val="16"/>
          <w:szCs w:val="16"/>
          <w:lang w:val="en-US" w:eastAsia="zh-TW"/>
        </w:rPr>
        <w:t xml:space="preserve">The UE assumes that DM-RS of PDSCH and DM-RS of PDCCH </w:t>
      </w:r>
      <w:ins w:id="149" w:author="Huawei" w:date="2024-05-09T16:46:00Z">
        <w:r w:rsidRPr="006D2558">
          <w:rPr>
            <w:rFonts w:ascii="Arial" w:hAnsi="Arial" w:cs="Arial"/>
            <w:bCs/>
            <w:sz w:val="16"/>
            <w:szCs w:val="16"/>
            <w:lang w:val="en-US" w:eastAsia="zh-TW"/>
          </w:rPr>
          <w:t xml:space="preserve">that are </w:t>
        </w:r>
      </w:ins>
      <w:ins w:id="150" w:author="Huawei" w:date="2024-05-09T10:48:00Z">
        <w:r w:rsidRPr="006D2558">
          <w:rPr>
            <w:rFonts w:ascii="Arial" w:hAnsi="Arial" w:cs="Arial"/>
            <w:bCs/>
            <w:sz w:val="16"/>
            <w:szCs w:val="16"/>
            <w:lang w:val="en-US" w:eastAsia="zh-TW"/>
          </w:rPr>
          <w:t xml:space="preserve">not </w:t>
        </w:r>
      </w:ins>
      <w:ins w:id="151" w:author="Huawei" w:date="2024-05-09T16:46:00Z">
        <w:r w:rsidRPr="006D2558">
          <w:rPr>
            <w:rFonts w:ascii="Arial" w:hAnsi="Arial" w:cs="Arial"/>
            <w:bCs/>
            <w:sz w:val="16"/>
            <w:szCs w:val="16"/>
            <w:lang w:val="en-US" w:eastAsia="zh-TW"/>
          </w:rPr>
          <w:t>received during</w:t>
        </w:r>
      </w:ins>
      <w:ins w:id="152" w:author="Huawei" w:date="2024-05-09T10:48:00Z">
        <w:r w:rsidRPr="006D2558">
          <w:rPr>
            <w:rFonts w:ascii="Arial" w:hAnsi="Arial" w:cs="Arial"/>
            <w:bCs/>
            <w:sz w:val="16"/>
            <w:szCs w:val="16"/>
            <w:lang w:val="en-US" w:eastAsia="zh-TW"/>
          </w:rPr>
          <w:t xml:space="preserve"> </w:t>
        </w:r>
      </w:ins>
      <w:ins w:id="153" w:author="Huawei" w:date="2024-05-09T16:48:00Z">
        <w:r w:rsidRPr="006D2558">
          <w:rPr>
            <w:rFonts w:ascii="Arial" w:hAnsi="Arial" w:cs="Arial"/>
            <w:bCs/>
            <w:sz w:val="16"/>
            <w:szCs w:val="16"/>
            <w:lang w:val="en-US" w:eastAsia="zh-TW"/>
          </w:rPr>
          <w:t xml:space="preserve">the </w:t>
        </w:r>
      </w:ins>
      <w:ins w:id="154" w:author="Huawei" w:date="2024-05-09T10:48:00Z">
        <w:r w:rsidRPr="006D2558">
          <w:rPr>
            <w:rFonts w:ascii="Arial" w:hAnsi="Arial" w:cs="Arial"/>
            <w:bCs/>
            <w:sz w:val="16"/>
            <w:szCs w:val="16"/>
            <w:lang w:val="en-US" w:eastAsia="zh-TW"/>
          </w:rPr>
          <w:t xml:space="preserve">RACH procedure, </w:t>
        </w:r>
      </w:ins>
      <w:r w:rsidRPr="006D2558">
        <w:rPr>
          <w:rFonts w:ascii="Arial" w:hAnsi="Arial" w:cs="Arial"/>
          <w:bCs/>
          <w:sz w:val="16"/>
          <w:szCs w:val="16"/>
          <w:lang w:val="en-US" w:eastAsia="zh-TW"/>
        </w:rPr>
        <w:t xml:space="preserve">and the CSI-RS applying the </w:t>
      </w:r>
      <w:r w:rsidRPr="006D2558">
        <w:rPr>
          <w:rFonts w:ascii="Arial" w:hAnsi="Arial" w:cs="Arial"/>
          <w:bCs/>
          <w:sz w:val="16"/>
          <w:szCs w:val="16"/>
          <w:lang w:val="en-US" w:eastAsia="x-none"/>
        </w:rPr>
        <w:t xml:space="preserve">indicated TCI state are quasi co-located with the reference signal(s) in the </w:t>
      </w:r>
      <w:r w:rsidRPr="006D2558">
        <w:rPr>
          <w:rFonts w:ascii="Arial" w:hAnsi="Arial" w:cs="Arial"/>
          <w:bCs/>
          <w:i/>
          <w:iCs/>
          <w:sz w:val="16"/>
          <w:szCs w:val="16"/>
          <w:lang w:eastAsia="x-none"/>
        </w:rPr>
        <w:t>Candidate</w:t>
      </w:r>
      <w:r w:rsidRPr="006D2558">
        <w:rPr>
          <w:rFonts w:ascii="Arial" w:hAnsi="Arial" w:cs="Arial"/>
          <w:bCs/>
          <w:i/>
          <w:iCs/>
          <w:sz w:val="16"/>
          <w:szCs w:val="16"/>
          <w:lang w:eastAsia="zh-CN"/>
        </w:rPr>
        <w:t>TCI-State</w:t>
      </w:r>
      <w:r w:rsidRPr="006D2558">
        <w:rPr>
          <w:rFonts w:ascii="Arial" w:hAnsi="Arial" w:cs="Arial"/>
          <w:bCs/>
          <w:iCs/>
          <w:sz w:val="16"/>
          <w:szCs w:val="16"/>
          <w:lang w:eastAsia="zh-CN"/>
        </w:rPr>
        <w:t xml:space="preserve"> </w:t>
      </w:r>
      <w:r w:rsidRPr="006D2558">
        <w:rPr>
          <w:rFonts w:ascii="Arial" w:hAnsi="Arial" w:cs="Arial"/>
          <w:bCs/>
          <w:sz w:val="16"/>
          <w:szCs w:val="16"/>
          <w:lang w:val="en-US" w:eastAsia="x-none"/>
        </w:rPr>
        <w:t xml:space="preserve">indicated in the LTM Cell Switch Command MAC CE [10, 38.321] if applicable, otherwise </w:t>
      </w:r>
    </w:p>
    <w:p w14:paraId="51D4FF3F" w14:textId="77777777" w:rsidR="006D2558" w:rsidRPr="006D2558" w:rsidRDefault="006D2558" w:rsidP="00311060">
      <w:pPr>
        <w:numPr>
          <w:ilvl w:val="0"/>
          <w:numId w:val="145"/>
        </w:numPr>
        <w:snapToGrid w:val="0"/>
        <w:ind w:left="400" w:hanging="400"/>
        <w:jc w:val="both"/>
        <w:rPr>
          <w:rFonts w:ascii="Arial" w:hAnsi="Arial" w:cs="Arial"/>
          <w:bCs/>
          <w:sz w:val="16"/>
          <w:szCs w:val="16"/>
          <w:lang w:val="en-US" w:eastAsia="zh-TW"/>
        </w:rPr>
      </w:pPr>
      <w:r w:rsidRPr="006D2558">
        <w:rPr>
          <w:rFonts w:ascii="Arial" w:hAnsi="Arial" w:cs="Arial"/>
          <w:bCs/>
          <w:sz w:val="16"/>
          <w:szCs w:val="16"/>
          <w:lang w:val="en-US" w:eastAsia="zh-TW"/>
        </w:rPr>
        <w:t xml:space="preserve">The UE assumes that DM-RS of PDSCH and DM-RS of PDCCH and the CSI-RS applying the </w:t>
      </w:r>
      <w:r w:rsidRPr="006D2558">
        <w:rPr>
          <w:rFonts w:ascii="Arial" w:hAnsi="Arial" w:cs="Arial"/>
          <w:bCs/>
          <w:sz w:val="16"/>
          <w:szCs w:val="16"/>
          <w:lang w:val="en-US" w:eastAsia="x-none"/>
        </w:rPr>
        <w:t>indicated TCI state are quasi co-located with the SS/PBCH block the UE identified during the initial access procedure.</w:t>
      </w:r>
    </w:p>
    <w:p w14:paraId="7350E7BB" w14:textId="77777777" w:rsidR="006D2558" w:rsidRPr="006D2558" w:rsidRDefault="006D2558" w:rsidP="004A7DE3">
      <w:pPr>
        <w:snapToGrid w:val="0"/>
        <w:jc w:val="both"/>
        <w:rPr>
          <w:rFonts w:ascii="Arial" w:hAnsi="Arial" w:cs="Arial"/>
          <w:bCs/>
          <w:sz w:val="16"/>
          <w:szCs w:val="16"/>
          <w:lang w:val="en-US" w:eastAsia="zh-TW"/>
        </w:rPr>
      </w:pPr>
      <w:r w:rsidRPr="006D2558">
        <w:rPr>
          <w:rFonts w:ascii="Arial" w:hAnsi="Arial" w:cs="Arial"/>
          <w:bCs/>
          <w:sz w:val="16"/>
          <w:szCs w:val="16"/>
          <w:lang w:eastAsia="zh-TW"/>
        </w:rPr>
        <w:t xml:space="preserve">After a UE receives an initial higher layer configuration of </w:t>
      </w:r>
      <w:r w:rsidRPr="006D2558">
        <w:rPr>
          <w:rFonts w:ascii="Arial" w:hAnsi="Arial" w:cs="Arial"/>
          <w:bCs/>
          <w:i/>
          <w:iCs/>
          <w:sz w:val="16"/>
          <w:szCs w:val="16"/>
          <w:lang w:eastAsia="x-none"/>
        </w:rPr>
        <w:t>dl-OrJointTCI-StateList</w:t>
      </w:r>
      <w:r w:rsidRPr="006D2558">
        <w:rPr>
          <w:rFonts w:ascii="Arial" w:hAnsi="Arial" w:cs="Arial"/>
          <w:bCs/>
          <w:sz w:val="16"/>
          <w:szCs w:val="16"/>
          <w:lang w:eastAsia="x-none"/>
        </w:rPr>
        <w:t xml:space="preserve"> with</w:t>
      </w:r>
      <w:r w:rsidRPr="006D2558">
        <w:rPr>
          <w:rFonts w:ascii="Arial" w:hAnsi="Arial" w:cs="Arial"/>
          <w:bCs/>
          <w:sz w:val="16"/>
          <w:szCs w:val="16"/>
          <w:lang w:eastAsia="zh-TW"/>
        </w:rPr>
        <w:t xml:space="preserve"> more than one </w:t>
      </w:r>
      <w:r w:rsidRPr="006D2558">
        <w:rPr>
          <w:rFonts w:ascii="Arial" w:hAnsi="Arial" w:cs="Arial"/>
          <w:bCs/>
          <w:i/>
          <w:iCs/>
          <w:sz w:val="16"/>
          <w:szCs w:val="16"/>
          <w:lang w:eastAsia="zh-CN"/>
        </w:rPr>
        <w:t xml:space="preserve">TCI-State </w:t>
      </w:r>
      <w:r w:rsidRPr="006D2558">
        <w:rPr>
          <w:rFonts w:ascii="Arial" w:hAnsi="Arial" w:cs="Arial"/>
          <w:bCs/>
          <w:sz w:val="16"/>
          <w:szCs w:val="16"/>
          <w:lang w:eastAsia="zh-CN"/>
        </w:rPr>
        <w:t xml:space="preserve">or </w:t>
      </w:r>
      <w:r w:rsidRPr="006D2558">
        <w:rPr>
          <w:rFonts w:ascii="Arial" w:hAnsi="Arial" w:cs="Arial"/>
          <w:bCs/>
          <w:i/>
          <w:iCs/>
          <w:sz w:val="16"/>
          <w:szCs w:val="16"/>
          <w:lang w:eastAsia="x-none"/>
        </w:rPr>
        <w:t>ul-TCI-StateList</w:t>
      </w:r>
      <w:r w:rsidRPr="006D2558">
        <w:rPr>
          <w:rFonts w:ascii="Arial" w:hAnsi="Arial" w:cs="Arial"/>
          <w:bCs/>
          <w:sz w:val="16"/>
          <w:szCs w:val="16"/>
          <w:lang w:eastAsia="x-none"/>
        </w:rPr>
        <w:t xml:space="preserve"> with </w:t>
      </w:r>
      <w:r w:rsidRPr="006D2558">
        <w:rPr>
          <w:rFonts w:ascii="Arial" w:hAnsi="Arial" w:cs="Arial"/>
          <w:bCs/>
          <w:sz w:val="16"/>
          <w:szCs w:val="16"/>
          <w:lang w:eastAsia="zh-TW"/>
        </w:rPr>
        <w:t xml:space="preserve">more than one </w:t>
      </w:r>
      <w:r w:rsidRPr="006D2558">
        <w:rPr>
          <w:rFonts w:ascii="Arial" w:hAnsi="Arial" w:cs="Arial"/>
          <w:bCs/>
          <w:i/>
          <w:iCs/>
          <w:sz w:val="16"/>
          <w:szCs w:val="16"/>
          <w:lang w:eastAsia="zh-CN"/>
        </w:rPr>
        <w:t>TCI-UL-State</w:t>
      </w:r>
      <w:r w:rsidRPr="006D2558">
        <w:rPr>
          <w:rFonts w:ascii="Arial" w:hAnsi="Arial" w:cs="Arial"/>
          <w:bCs/>
          <w:sz w:val="16"/>
          <w:szCs w:val="16"/>
          <w:lang w:eastAsia="zh-TW"/>
        </w:rPr>
        <w:t xml:space="preserve"> and before application of an </w:t>
      </w:r>
      <w:r w:rsidRPr="006D2558">
        <w:rPr>
          <w:rFonts w:ascii="Arial" w:hAnsi="Arial" w:cs="Arial"/>
          <w:bCs/>
          <w:sz w:val="16"/>
          <w:szCs w:val="16"/>
          <w:lang w:eastAsia="x-none"/>
        </w:rPr>
        <w:t xml:space="preserve">indicated TCI state </w:t>
      </w:r>
      <w:r w:rsidRPr="006D2558">
        <w:rPr>
          <w:rFonts w:ascii="Arial" w:hAnsi="Arial" w:cs="Arial"/>
          <w:bCs/>
          <w:sz w:val="16"/>
          <w:szCs w:val="16"/>
          <w:lang w:eastAsia="zh-TW"/>
        </w:rPr>
        <w:t>from the configured TCI states:</w:t>
      </w:r>
    </w:p>
    <w:p w14:paraId="01D6D498" w14:textId="77777777" w:rsidR="006D2558" w:rsidRPr="006D2558" w:rsidRDefault="006D2558" w:rsidP="00311060">
      <w:pPr>
        <w:numPr>
          <w:ilvl w:val="0"/>
          <w:numId w:val="145"/>
        </w:numPr>
        <w:snapToGrid w:val="0"/>
        <w:ind w:left="400" w:hanging="400"/>
        <w:jc w:val="both"/>
        <w:rPr>
          <w:rFonts w:ascii="Arial" w:hAnsi="Arial" w:cs="Arial"/>
          <w:bCs/>
          <w:sz w:val="16"/>
          <w:szCs w:val="16"/>
          <w:lang w:val="en-US" w:eastAsia="zh-TW"/>
        </w:rPr>
      </w:pPr>
      <w:r w:rsidRPr="006D2558">
        <w:rPr>
          <w:rFonts w:ascii="Arial" w:hAnsi="Arial" w:cs="Arial"/>
          <w:bCs/>
          <w:sz w:val="16"/>
          <w:szCs w:val="16"/>
          <w:lang w:val="en-US" w:eastAsia="zh-TW"/>
        </w:rPr>
        <w:t xml:space="preserve">The UE determines the UL TX spatial filter, if applicable, for dynamic-grant </w:t>
      </w:r>
      <w:ins w:id="155" w:author="Huawei" w:date="2024-05-09T10:49:00Z">
        <w:r w:rsidRPr="006D2558">
          <w:rPr>
            <w:rFonts w:ascii="Arial" w:hAnsi="Arial" w:cs="Arial"/>
            <w:bCs/>
            <w:sz w:val="16"/>
            <w:szCs w:val="16"/>
            <w:lang w:val="en-US" w:eastAsia="zh-TW"/>
          </w:rPr>
          <w:t xml:space="preserve">based PUSCH </w:t>
        </w:r>
      </w:ins>
      <w:ins w:id="156" w:author="Huawei" w:date="2024-05-09T16:47:00Z">
        <w:r w:rsidRPr="006D2558">
          <w:rPr>
            <w:rFonts w:ascii="Arial" w:hAnsi="Arial" w:cs="Arial"/>
            <w:bCs/>
            <w:sz w:val="16"/>
            <w:szCs w:val="16"/>
            <w:lang w:val="en-US" w:eastAsia="zh-TW"/>
          </w:rPr>
          <w:t xml:space="preserve">that is </w:t>
        </w:r>
      </w:ins>
      <w:ins w:id="157" w:author="Huawei" w:date="2024-05-09T10:49:00Z">
        <w:r w:rsidRPr="006D2558">
          <w:rPr>
            <w:rFonts w:ascii="Arial" w:hAnsi="Arial" w:cs="Arial"/>
            <w:bCs/>
            <w:sz w:val="16"/>
            <w:szCs w:val="16"/>
            <w:lang w:val="en-US" w:eastAsia="zh-TW"/>
          </w:rPr>
          <w:t xml:space="preserve">not </w:t>
        </w:r>
      </w:ins>
      <w:ins w:id="158" w:author="Huawei" w:date="2024-05-09T16:47:00Z">
        <w:r w:rsidRPr="006D2558">
          <w:rPr>
            <w:rFonts w:ascii="Arial" w:hAnsi="Arial" w:cs="Arial"/>
            <w:bCs/>
            <w:sz w:val="16"/>
            <w:szCs w:val="16"/>
            <w:lang w:val="en-US" w:eastAsia="zh-TW"/>
          </w:rPr>
          <w:t xml:space="preserve">transmitted during the </w:t>
        </w:r>
      </w:ins>
      <w:ins w:id="159" w:author="Huawei" w:date="2024-05-09T10:49:00Z">
        <w:r w:rsidRPr="006D2558">
          <w:rPr>
            <w:rFonts w:ascii="Arial" w:hAnsi="Arial" w:cs="Arial"/>
            <w:bCs/>
            <w:sz w:val="16"/>
            <w:szCs w:val="16"/>
            <w:lang w:val="en-US" w:eastAsia="zh-TW"/>
          </w:rPr>
          <w:t xml:space="preserve">RACH procedure </w:t>
        </w:r>
      </w:ins>
      <w:r w:rsidRPr="006D2558">
        <w:rPr>
          <w:rFonts w:ascii="Arial" w:hAnsi="Arial" w:cs="Arial"/>
          <w:bCs/>
          <w:sz w:val="16"/>
          <w:szCs w:val="16"/>
          <w:lang w:val="en-US" w:eastAsia="zh-TW"/>
        </w:rPr>
        <w:t>and configured-grant based PUSCH and PUCCH</w:t>
      </w:r>
      <w:ins w:id="160" w:author="Huawei" w:date="2024-05-09T16:48:00Z">
        <w:r w:rsidRPr="006D2558">
          <w:rPr>
            <w:rFonts w:ascii="Arial" w:hAnsi="Arial" w:cs="Arial"/>
            <w:bCs/>
            <w:sz w:val="16"/>
            <w:szCs w:val="16"/>
            <w:lang w:val="en-US" w:eastAsia="zh-TW"/>
          </w:rPr>
          <w:t xml:space="preserve"> tha</w:t>
        </w:r>
        <w:r w:rsidRPr="006D2558">
          <w:rPr>
            <w:rFonts w:ascii="Arial" w:hAnsi="Arial" w:cs="Arial"/>
            <w:bCs/>
            <w:color w:val="227ACB"/>
            <w:sz w:val="16"/>
            <w:szCs w:val="16"/>
            <w:u w:val="single"/>
            <w:lang w:val="en-US" w:eastAsia="zh-TW"/>
          </w:rPr>
          <w:t>t</w:t>
        </w:r>
      </w:ins>
      <w:r w:rsidRPr="006D2558">
        <w:rPr>
          <w:rFonts w:ascii="Arial" w:hAnsi="Arial" w:cs="Arial"/>
          <w:bCs/>
          <w:color w:val="227ACB"/>
          <w:sz w:val="16"/>
          <w:szCs w:val="16"/>
          <w:u w:val="single"/>
          <w:lang w:val="en-US" w:eastAsia="zh-TW"/>
        </w:rPr>
        <w:t xml:space="preserve"> are </w:t>
      </w:r>
      <w:ins w:id="161" w:author="Huawei" w:date="2024-05-09T16:48:00Z">
        <w:r w:rsidRPr="006D2558">
          <w:rPr>
            <w:rFonts w:ascii="Arial" w:hAnsi="Arial" w:cs="Arial"/>
            <w:bCs/>
            <w:sz w:val="16"/>
            <w:szCs w:val="16"/>
            <w:lang w:val="en-US" w:eastAsia="zh-TW"/>
          </w:rPr>
          <w:t>not transmitted during the RACH procedure</w:t>
        </w:r>
      </w:ins>
      <w:r w:rsidRPr="006D2558">
        <w:rPr>
          <w:rFonts w:ascii="Arial" w:hAnsi="Arial" w:cs="Arial"/>
          <w:bCs/>
          <w:sz w:val="16"/>
          <w:szCs w:val="16"/>
          <w:lang w:val="en-US" w:eastAsia="zh-TW"/>
        </w:rPr>
        <w:t xml:space="preserve">, and for SRS applying the indicated TCI state, from the </w:t>
      </w:r>
      <w:r w:rsidRPr="006D2558">
        <w:rPr>
          <w:rFonts w:ascii="Arial" w:hAnsi="Arial" w:cs="Arial"/>
          <w:bCs/>
          <w:i/>
          <w:iCs/>
          <w:sz w:val="16"/>
          <w:szCs w:val="16"/>
          <w:lang w:eastAsia="x-none"/>
        </w:rPr>
        <w:t>Candidate</w:t>
      </w:r>
      <w:r w:rsidRPr="006D2558">
        <w:rPr>
          <w:rFonts w:ascii="Arial" w:hAnsi="Arial" w:cs="Arial"/>
          <w:bCs/>
          <w:i/>
          <w:iCs/>
          <w:sz w:val="16"/>
          <w:szCs w:val="16"/>
          <w:lang w:eastAsia="zh-CN"/>
        </w:rPr>
        <w:t>TCI-State</w:t>
      </w:r>
      <w:r w:rsidRPr="006D2558">
        <w:rPr>
          <w:rFonts w:ascii="Arial" w:hAnsi="Arial" w:cs="Arial"/>
          <w:bCs/>
          <w:iCs/>
          <w:sz w:val="16"/>
          <w:szCs w:val="16"/>
          <w:lang w:eastAsia="zh-CN"/>
        </w:rPr>
        <w:t xml:space="preserve"> or </w:t>
      </w:r>
      <w:r w:rsidRPr="006D2558">
        <w:rPr>
          <w:rFonts w:ascii="Arial" w:hAnsi="Arial" w:cs="Arial"/>
          <w:bCs/>
          <w:i/>
          <w:iCs/>
          <w:sz w:val="16"/>
          <w:szCs w:val="16"/>
          <w:lang w:eastAsia="x-none"/>
        </w:rPr>
        <w:t>Candidate</w:t>
      </w:r>
      <w:r w:rsidRPr="006D2558">
        <w:rPr>
          <w:rFonts w:ascii="Arial" w:hAnsi="Arial" w:cs="Arial"/>
          <w:bCs/>
          <w:i/>
          <w:sz w:val="16"/>
          <w:szCs w:val="16"/>
          <w:lang w:eastAsia="x-none"/>
        </w:rPr>
        <w:t>TCI-UL-State</w:t>
      </w:r>
      <w:r w:rsidRPr="006D2558">
        <w:rPr>
          <w:rFonts w:ascii="Arial" w:hAnsi="Arial" w:cs="Arial"/>
          <w:bCs/>
          <w:iCs/>
          <w:sz w:val="16"/>
          <w:szCs w:val="16"/>
          <w:lang w:eastAsia="zh-CN"/>
        </w:rPr>
        <w:t xml:space="preserve"> </w:t>
      </w:r>
      <w:r w:rsidRPr="006D2558">
        <w:rPr>
          <w:rFonts w:ascii="Arial" w:hAnsi="Arial" w:cs="Arial"/>
          <w:bCs/>
          <w:sz w:val="16"/>
          <w:szCs w:val="16"/>
          <w:lang w:val="en-US" w:eastAsia="x-none"/>
        </w:rPr>
        <w:t>indicated in the LTM Cell Switch Command MAC CE [10, 38.321] if applicable, otherwise</w:t>
      </w:r>
    </w:p>
    <w:p w14:paraId="29A66ED0" w14:textId="77777777" w:rsidR="006D2558" w:rsidRPr="006D2558" w:rsidRDefault="006D2558" w:rsidP="00311060">
      <w:pPr>
        <w:numPr>
          <w:ilvl w:val="0"/>
          <w:numId w:val="145"/>
        </w:numPr>
        <w:snapToGrid w:val="0"/>
        <w:ind w:left="400" w:hanging="400"/>
        <w:jc w:val="both"/>
        <w:rPr>
          <w:rFonts w:ascii="Arial" w:hAnsi="Arial" w:cs="Arial"/>
          <w:bCs/>
          <w:sz w:val="16"/>
          <w:szCs w:val="16"/>
          <w:lang w:val="en-US" w:eastAsia="zh-TW"/>
        </w:rPr>
      </w:pPr>
      <w:r w:rsidRPr="006D2558">
        <w:rPr>
          <w:rFonts w:ascii="Arial" w:hAnsi="Arial" w:cs="Arial"/>
          <w:bCs/>
          <w:sz w:val="16"/>
          <w:szCs w:val="16"/>
          <w:lang w:val="en-US" w:eastAsia="zh-TW"/>
        </w:rPr>
        <w:t xml:space="preserve">The UE assumes that the UL TX spatial filter, if applicable, for dynamic-grant and configured-grant based PUSCH and PUCCH, and for SRS applying the </w:t>
      </w:r>
      <w:r w:rsidRPr="006D2558">
        <w:rPr>
          <w:rFonts w:ascii="Arial" w:hAnsi="Arial" w:cs="Arial"/>
          <w:bCs/>
          <w:sz w:val="16"/>
          <w:szCs w:val="16"/>
          <w:lang w:val="en-US" w:eastAsia="x-none"/>
        </w:rPr>
        <w:t>indicated TCI state,</w:t>
      </w:r>
      <w:r w:rsidRPr="006D2558">
        <w:rPr>
          <w:rFonts w:ascii="Arial" w:hAnsi="Arial" w:cs="Arial"/>
          <w:bCs/>
          <w:sz w:val="16"/>
          <w:szCs w:val="16"/>
          <w:lang w:val="en-US" w:eastAsia="zh-TW"/>
        </w:rPr>
        <w:t xml:space="preserve"> is the same as that for a PUSCH transmission scheduled by a RAR UL grant or a MsgA PUSCH transmission during the initial access procedure.</w:t>
      </w:r>
    </w:p>
    <w:p w14:paraId="04C2CF39" w14:textId="77777777" w:rsidR="004A7DE3" w:rsidRPr="004A7DE3" w:rsidRDefault="004A7DE3" w:rsidP="004A7DE3">
      <w:pPr>
        <w:jc w:val="center"/>
        <w:rPr>
          <w:rFonts w:ascii="Arial" w:eastAsia="DengXian" w:hAnsi="Arial" w:cs="Arial"/>
          <w:color w:val="FF0000"/>
          <w:sz w:val="16"/>
          <w:szCs w:val="16"/>
          <w:lang w:val="en-US" w:eastAsia="zh-CN"/>
        </w:rPr>
      </w:pPr>
      <w:r w:rsidRPr="004A7DE3">
        <w:rPr>
          <w:rFonts w:ascii="Arial" w:hAnsi="Arial" w:cs="Arial"/>
          <w:color w:val="FF0000"/>
          <w:sz w:val="16"/>
          <w:szCs w:val="16"/>
          <w:lang w:eastAsia="ja-JP"/>
        </w:rPr>
        <w:t>&lt;unchanged part omitted&gt;</w:t>
      </w:r>
    </w:p>
    <w:p w14:paraId="6F8275E0" w14:textId="5EE9BF8D" w:rsidR="004A7DE3" w:rsidRPr="006D2558" w:rsidRDefault="004A7DE3" w:rsidP="004A7DE3">
      <w:pPr>
        <w:rPr>
          <w:rFonts w:ascii="Times New Roman" w:hAnsi="Times New Roman"/>
          <w:bCs/>
          <w:color w:val="FF0000"/>
          <w:szCs w:val="20"/>
        </w:rPr>
      </w:pPr>
      <w:r w:rsidRPr="006D2558">
        <w:rPr>
          <w:rFonts w:ascii="Times New Roman" w:hAnsi="Times New Roman"/>
          <w:bCs/>
          <w:color w:val="FF0000"/>
          <w:szCs w:val="20"/>
        </w:rPr>
        <w:t>---------------</w:t>
      </w:r>
      <w:r>
        <w:rPr>
          <w:rFonts w:ascii="Times New Roman" w:hAnsi="Times New Roman"/>
          <w:bCs/>
          <w:color w:val="FF0000"/>
          <w:szCs w:val="20"/>
        </w:rPr>
        <w:t>End</w:t>
      </w:r>
      <w:r w:rsidRPr="006D2558">
        <w:rPr>
          <w:rFonts w:ascii="Times New Roman" w:hAnsi="Times New Roman"/>
          <w:bCs/>
          <w:color w:val="FF0000"/>
          <w:szCs w:val="20"/>
        </w:rPr>
        <w:t xml:space="preserve"> of TP---------------</w:t>
      </w:r>
    </w:p>
    <w:p w14:paraId="465ED263" w14:textId="1BCFD149" w:rsidR="006D2558" w:rsidRDefault="00887971" w:rsidP="006D2558">
      <w:pPr>
        <w:rPr>
          <w:rFonts w:ascii="Times New Roman" w:eastAsia="DengXian" w:hAnsi="Times New Roman"/>
          <w:bCs/>
          <w:szCs w:val="20"/>
          <w:lang w:val="en-US" w:eastAsia="zh-CN"/>
        </w:rPr>
      </w:pPr>
      <w:r>
        <w:rPr>
          <w:rFonts w:ascii="Times New Roman" w:eastAsia="DengXian" w:hAnsi="Times New Roman"/>
          <w:bCs/>
          <w:szCs w:val="20"/>
          <w:lang w:val="en-US" w:eastAsia="zh-CN"/>
        </w:rPr>
        <w:t>Final CR in:</w:t>
      </w:r>
    </w:p>
    <w:p w14:paraId="511129FE" w14:textId="05A6D93A" w:rsidR="00887971" w:rsidRPr="002A1926" w:rsidRDefault="006F79AF" w:rsidP="006D2558">
      <w:pPr>
        <w:rPr>
          <w:rFonts w:ascii="Times New Roman" w:eastAsia="DengXian" w:hAnsi="Times New Roman"/>
          <w:b/>
          <w:szCs w:val="20"/>
          <w:lang w:val="en-US" w:eastAsia="zh-CN"/>
        </w:rPr>
      </w:pPr>
      <w:hyperlink r:id="rId559" w:history="1">
        <w:r>
          <w:rPr>
            <w:rStyle w:val="Hyperlink"/>
            <w:rFonts w:ascii="Times New Roman" w:eastAsia="DengXian" w:hAnsi="Times New Roman"/>
            <w:b/>
            <w:szCs w:val="20"/>
            <w:highlight w:val="green"/>
            <w:lang w:val="en-US" w:eastAsia="zh-CN"/>
          </w:rPr>
          <w:t>R1-2405676</w:t>
        </w:r>
      </w:hyperlink>
      <w:r w:rsidR="00887971" w:rsidRPr="002A1926">
        <w:rPr>
          <w:rFonts w:ascii="Times New Roman" w:eastAsia="DengXian" w:hAnsi="Times New Roman"/>
          <w:b/>
          <w:szCs w:val="20"/>
          <w:lang w:val="en-US" w:eastAsia="zh-CN"/>
        </w:rPr>
        <w:tab/>
        <w:t>Corrections to the default beam determination after LTM cell switch</w:t>
      </w:r>
      <w:r w:rsidR="00887971" w:rsidRPr="002A1926">
        <w:rPr>
          <w:rFonts w:ascii="Times New Roman" w:eastAsia="DengXian" w:hAnsi="Times New Roman"/>
          <w:b/>
          <w:szCs w:val="20"/>
          <w:lang w:val="en-US" w:eastAsia="zh-CN"/>
        </w:rPr>
        <w:tab/>
        <w:t>Moderator(Fujitsu), Huawei, HiSilicon, Ericsson, Google, Langbo, Lenovo, New H3C, Nokia, Samsung, ZTE</w:t>
      </w:r>
    </w:p>
    <w:p w14:paraId="286D6D0F" w14:textId="3771A986" w:rsidR="00887971" w:rsidRDefault="00887971" w:rsidP="006D2558">
      <w:pPr>
        <w:rPr>
          <w:rFonts w:ascii="Times New Roman" w:eastAsia="DengXian" w:hAnsi="Times New Roman"/>
          <w:bCs/>
          <w:szCs w:val="20"/>
          <w:lang w:val="en-US" w:eastAsia="zh-CN"/>
        </w:rPr>
      </w:pPr>
      <w:r>
        <w:rPr>
          <w:rFonts w:ascii="Times New Roman" w:eastAsia="DengXian" w:hAnsi="Times New Roman"/>
          <w:bCs/>
          <w:szCs w:val="20"/>
          <w:lang w:val="en-US" w:eastAsia="zh-CN"/>
        </w:rPr>
        <w:t>(</w:t>
      </w:r>
      <w:r w:rsidRPr="00887971">
        <w:rPr>
          <w:rFonts w:ascii="Times New Roman" w:eastAsia="DengXian" w:hAnsi="Times New Roman"/>
          <w:bCs/>
          <w:szCs w:val="20"/>
          <w:lang w:val="en-US" w:eastAsia="zh-CN"/>
        </w:rPr>
        <w:t>Rel-18</w:t>
      </w:r>
      <w:r>
        <w:rPr>
          <w:rFonts w:ascii="Times New Roman" w:eastAsia="DengXian" w:hAnsi="Times New Roman"/>
          <w:bCs/>
          <w:szCs w:val="20"/>
          <w:lang w:val="en-US" w:eastAsia="zh-CN"/>
        </w:rPr>
        <w:t xml:space="preserve">, </w:t>
      </w:r>
      <w:r w:rsidRPr="00887971">
        <w:rPr>
          <w:rFonts w:ascii="Times New Roman" w:eastAsia="DengXian" w:hAnsi="Times New Roman"/>
          <w:bCs/>
          <w:szCs w:val="20"/>
          <w:lang w:val="en-US" w:eastAsia="zh-CN"/>
        </w:rPr>
        <w:t>38.214</w:t>
      </w:r>
      <w:r>
        <w:rPr>
          <w:rFonts w:ascii="Times New Roman" w:eastAsia="DengXian" w:hAnsi="Times New Roman"/>
          <w:bCs/>
          <w:szCs w:val="20"/>
          <w:lang w:val="en-US" w:eastAsia="zh-CN"/>
        </w:rPr>
        <w:t xml:space="preserve">, </w:t>
      </w:r>
      <w:r w:rsidRPr="00887971">
        <w:rPr>
          <w:rFonts w:ascii="Times New Roman" w:eastAsia="DengXian" w:hAnsi="Times New Roman"/>
          <w:bCs/>
          <w:szCs w:val="20"/>
          <w:lang w:val="en-US" w:eastAsia="zh-CN"/>
        </w:rPr>
        <w:t>NR_Mob_enh2-Core</w:t>
      </w:r>
      <w:r>
        <w:rPr>
          <w:rFonts w:ascii="Times New Roman" w:eastAsia="DengXian" w:hAnsi="Times New Roman"/>
          <w:bCs/>
          <w:szCs w:val="20"/>
          <w:lang w:val="en-US" w:eastAsia="zh-CN"/>
        </w:rPr>
        <w:t>, CR</w:t>
      </w:r>
      <w:r w:rsidRPr="00887971">
        <w:rPr>
          <w:rFonts w:ascii="Times New Roman" w:eastAsia="DengXian" w:hAnsi="Times New Roman"/>
          <w:bCs/>
          <w:szCs w:val="20"/>
          <w:lang w:val="en-US" w:eastAsia="zh-CN"/>
        </w:rPr>
        <w:t>0582</w:t>
      </w:r>
      <w:r>
        <w:rPr>
          <w:rFonts w:ascii="Times New Roman" w:eastAsia="DengXian" w:hAnsi="Times New Roman"/>
          <w:bCs/>
          <w:szCs w:val="20"/>
          <w:lang w:val="en-US" w:eastAsia="zh-CN"/>
        </w:rPr>
        <w:t xml:space="preserve">, Cat </w:t>
      </w:r>
      <w:r w:rsidRPr="00887971">
        <w:rPr>
          <w:rFonts w:ascii="Times New Roman" w:eastAsia="DengXian" w:hAnsi="Times New Roman"/>
          <w:bCs/>
          <w:szCs w:val="20"/>
          <w:lang w:val="en-US" w:eastAsia="zh-CN"/>
        </w:rPr>
        <w:t>F</w:t>
      </w:r>
      <w:r>
        <w:rPr>
          <w:rFonts w:ascii="Times New Roman" w:eastAsia="DengXian" w:hAnsi="Times New Roman"/>
          <w:bCs/>
          <w:szCs w:val="20"/>
          <w:lang w:val="en-US" w:eastAsia="zh-CN"/>
        </w:rPr>
        <w:t>) is agreed.</w:t>
      </w:r>
    </w:p>
    <w:p w14:paraId="32B18596" w14:textId="77777777" w:rsidR="002A1926" w:rsidRDefault="002A1926" w:rsidP="006D2558">
      <w:pPr>
        <w:rPr>
          <w:rFonts w:ascii="Times New Roman" w:eastAsia="DengXian" w:hAnsi="Times New Roman"/>
          <w:bCs/>
          <w:szCs w:val="20"/>
          <w:lang w:val="en-US" w:eastAsia="zh-CN"/>
        </w:rPr>
      </w:pPr>
    </w:p>
    <w:p w14:paraId="551E018F" w14:textId="77777777" w:rsidR="00887971" w:rsidRPr="006D2558" w:rsidRDefault="00887971" w:rsidP="006D2558">
      <w:pPr>
        <w:rPr>
          <w:rFonts w:ascii="Times New Roman" w:eastAsia="DengXian" w:hAnsi="Times New Roman"/>
          <w:bCs/>
          <w:szCs w:val="20"/>
          <w:lang w:val="en-US" w:eastAsia="zh-CN"/>
        </w:rPr>
      </w:pPr>
    </w:p>
    <w:p w14:paraId="3EB9FE3A" w14:textId="77777777" w:rsidR="006D2558" w:rsidRPr="006D2558" w:rsidRDefault="006D2558" w:rsidP="006D2558">
      <w:pPr>
        <w:rPr>
          <w:rFonts w:ascii="Times New Roman" w:eastAsia="DengXian" w:hAnsi="Times New Roman"/>
          <w:bCs/>
          <w:szCs w:val="20"/>
          <w:highlight w:val="green"/>
          <w:lang w:val="en-US" w:eastAsia="zh-CN"/>
        </w:rPr>
      </w:pPr>
      <w:r w:rsidRPr="006D2558">
        <w:rPr>
          <w:rFonts w:ascii="Times New Roman" w:eastAsia="DengXian" w:hAnsi="Times New Roman"/>
          <w:bCs/>
          <w:szCs w:val="20"/>
          <w:highlight w:val="green"/>
          <w:lang w:val="en-US" w:eastAsia="zh-CN"/>
        </w:rPr>
        <w:t>Agreement</w:t>
      </w:r>
    </w:p>
    <w:p w14:paraId="005ABDE2" w14:textId="2DAB33F0" w:rsidR="006D2558" w:rsidRPr="006D2558" w:rsidRDefault="006D2558" w:rsidP="006D2558">
      <w:pPr>
        <w:rPr>
          <w:rFonts w:ascii="Times New Roman" w:eastAsia="DengXian" w:hAnsi="Times New Roman"/>
          <w:bCs/>
          <w:szCs w:val="20"/>
          <w:lang w:eastAsia="zh-CN"/>
        </w:rPr>
      </w:pPr>
      <w:r w:rsidRPr="006D2558">
        <w:rPr>
          <w:rFonts w:ascii="Times New Roman" w:eastAsia="DengXian" w:hAnsi="Times New Roman"/>
          <w:bCs/>
          <w:szCs w:val="20"/>
          <w:lang w:eastAsia="zh-CN"/>
        </w:rPr>
        <w:t>D</w:t>
      </w:r>
      <w:r w:rsidRPr="006D2558">
        <w:rPr>
          <w:rFonts w:ascii="Times New Roman" w:hAnsi="Times New Roman"/>
          <w:bCs/>
          <w:szCs w:val="20"/>
        </w:rPr>
        <w:t xml:space="preserve">raft CR in </w:t>
      </w:r>
      <w:hyperlink r:id="rId560" w:history="1">
        <w:r w:rsidR="006F79AF">
          <w:rPr>
            <w:rStyle w:val="Hyperlink"/>
            <w:rFonts w:ascii="Times New Roman" w:hAnsi="Times New Roman"/>
            <w:bCs/>
            <w:szCs w:val="20"/>
          </w:rPr>
          <w:t>R1-2404749</w:t>
        </w:r>
      </w:hyperlink>
      <w:r w:rsidRPr="006D2558">
        <w:rPr>
          <w:rFonts w:ascii="Times New Roman" w:hAnsi="Times New Roman"/>
          <w:bCs/>
          <w:szCs w:val="20"/>
          <w:lang w:eastAsia="ja-JP"/>
        </w:rPr>
        <w:t xml:space="preserve"> </w:t>
      </w:r>
      <w:r w:rsidRPr="006D2558">
        <w:rPr>
          <w:rFonts w:ascii="Times New Roman" w:hAnsi="Times New Roman"/>
          <w:bCs/>
          <w:szCs w:val="20"/>
        </w:rPr>
        <w:t xml:space="preserve">is endorsed </w:t>
      </w:r>
      <w:r w:rsidRPr="006D2558">
        <w:rPr>
          <w:rFonts w:ascii="Times New Roman" w:eastAsia="DengXian" w:hAnsi="Times New Roman"/>
          <w:bCs/>
          <w:szCs w:val="20"/>
          <w:lang w:eastAsia="zh-CN"/>
        </w:rPr>
        <w:t xml:space="preserve">as alignment CR </w:t>
      </w:r>
      <w:r w:rsidRPr="006D2558">
        <w:rPr>
          <w:rFonts w:ascii="Times New Roman" w:hAnsi="Times New Roman"/>
          <w:bCs/>
          <w:szCs w:val="20"/>
        </w:rPr>
        <w:t>in principle for the 38.213</w:t>
      </w:r>
      <w:r w:rsidRPr="006D2558">
        <w:rPr>
          <w:rFonts w:ascii="Times New Roman" w:eastAsia="DengXian" w:hAnsi="Times New Roman"/>
          <w:bCs/>
          <w:szCs w:val="20"/>
          <w:lang w:eastAsia="zh-CN"/>
        </w:rPr>
        <w:t>.</w:t>
      </w:r>
    </w:p>
    <w:p w14:paraId="34332D2B" w14:textId="77777777" w:rsidR="006D2558" w:rsidRPr="006D2558" w:rsidRDefault="006D2558" w:rsidP="006D2558">
      <w:pPr>
        <w:rPr>
          <w:rFonts w:ascii="Times New Roman" w:eastAsia="SimSun" w:hAnsi="Times New Roman"/>
          <w:bCs/>
          <w:szCs w:val="20"/>
          <w:lang w:eastAsia="zh-CN"/>
        </w:rPr>
      </w:pPr>
    </w:p>
    <w:p w14:paraId="2A588897" w14:textId="77777777" w:rsidR="006D2558" w:rsidRPr="006D2558" w:rsidRDefault="006D2558" w:rsidP="006D2558">
      <w:pPr>
        <w:rPr>
          <w:rFonts w:ascii="Times New Roman" w:eastAsia="DengXian" w:hAnsi="Times New Roman"/>
          <w:bCs/>
          <w:szCs w:val="20"/>
          <w:highlight w:val="green"/>
          <w:lang w:val="en-US" w:eastAsia="zh-CN"/>
        </w:rPr>
      </w:pPr>
      <w:r w:rsidRPr="006D2558">
        <w:rPr>
          <w:rFonts w:ascii="Times New Roman" w:eastAsia="DengXian" w:hAnsi="Times New Roman"/>
          <w:bCs/>
          <w:szCs w:val="20"/>
          <w:highlight w:val="green"/>
          <w:lang w:val="en-US" w:eastAsia="zh-CN"/>
        </w:rPr>
        <w:t>Agreement</w:t>
      </w:r>
    </w:p>
    <w:p w14:paraId="217CD309" w14:textId="77777777" w:rsidR="006D2558" w:rsidRDefault="006D2558" w:rsidP="006D2558">
      <w:pPr>
        <w:rPr>
          <w:rFonts w:ascii="Times New Roman" w:hAnsi="Times New Roman"/>
          <w:bCs/>
          <w:szCs w:val="20"/>
        </w:rPr>
      </w:pPr>
      <w:r w:rsidRPr="006D2558">
        <w:rPr>
          <w:rFonts w:ascii="Times New Roman" w:hAnsi="Times New Roman"/>
          <w:bCs/>
          <w:szCs w:val="20"/>
        </w:rPr>
        <w:t xml:space="preserve">Adopt the following TP to section </w:t>
      </w:r>
      <w:r w:rsidRPr="006D2558">
        <w:rPr>
          <w:rFonts w:ascii="Times New Roman" w:eastAsia="DengXian" w:hAnsi="Times New Roman"/>
          <w:bCs/>
          <w:szCs w:val="20"/>
          <w:lang w:eastAsia="zh-CN"/>
        </w:rPr>
        <w:t>8</w:t>
      </w:r>
      <w:r w:rsidRPr="006D2558">
        <w:rPr>
          <w:rFonts w:ascii="Times New Roman" w:hAnsi="Times New Roman"/>
          <w:bCs/>
          <w:szCs w:val="20"/>
        </w:rPr>
        <w:t>.</w:t>
      </w:r>
      <w:r w:rsidRPr="006D2558">
        <w:rPr>
          <w:rFonts w:ascii="Times New Roman" w:eastAsia="DengXian" w:hAnsi="Times New Roman"/>
          <w:bCs/>
          <w:szCs w:val="20"/>
          <w:lang w:eastAsia="zh-CN"/>
        </w:rPr>
        <w:t>1</w:t>
      </w:r>
      <w:r w:rsidRPr="006D2558">
        <w:rPr>
          <w:rFonts w:ascii="Times New Roman" w:hAnsi="Times New Roman"/>
          <w:bCs/>
          <w:szCs w:val="20"/>
        </w:rPr>
        <w:t>, TS38.213</w:t>
      </w:r>
      <w:r w:rsidRPr="006D2558">
        <w:rPr>
          <w:rFonts w:ascii="Times New Roman" w:eastAsia="DengXian" w:hAnsi="Times New Roman"/>
          <w:bCs/>
          <w:szCs w:val="20"/>
          <w:lang w:eastAsia="zh-CN"/>
        </w:rPr>
        <w:t xml:space="preserve"> in principle</w:t>
      </w:r>
      <w:r w:rsidRPr="006D2558">
        <w:rPr>
          <w:rFonts w:ascii="Times New Roman" w:hAnsi="Times New Roman"/>
          <w:bCs/>
          <w:szCs w:val="20"/>
        </w:rPr>
        <w:t>.</w:t>
      </w:r>
    </w:p>
    <w:p w14:paraId="7059A019" w14:textId="77777777" w:rsidR="004A7DE3" w:rsidRPr="006D2558" w:rsidRDefault="004A7DE3" w:rsidP="004A7DE3">
      <w:pPr>
        <w:rPr>
          <w:rFonts w:ascii="Times New Roman" w:hAnsi="Times New Roman"/>
          <w:bCs/>
          <w:color w:val="FF0000"/>
          <w:szCs w:val="20"/>
        </w:rPr>
      </w:pPr>
      <w:r w:rsidRPr="006D2558">
        <w:rPr>
          <w:rFonts w:ascii="Times New Roman" w:hAnsi="Times New Roman"/>
          <w:bCs/>
          <w:color w:val="FF0000"/>
          <w:szCs w:val="20"/>
        </w:rPr>
        <w:t>---------------Start of TP---------------</w:t>
      </w:r>
    </w:p>
    <w:p w14:paraId="4CB8D35D" w14:textId="0CC5F949" w:rsidR="006D2558" w:rsidRPr="006D2558" w:rsidRDefault="006D2558" w:rsidP="004A7DE3">
      <w:pPr>
        <w:rPr>
          <w:rFonts w:ascii="Arial" w:eastAsia="SimSun" w:hAnsi="Arial" w:cs="Arial"/>
          <w:bCs/>
          <w:sz w:val="16"/>
          <w:szCs w:val="16"/>
        </w:rPr>
      </w:pPr>
      <w:r w:rsidRPr="006D2558">
        <w:rPr>
          <w:rFonts w:ascii="Arial" w:hAnsi="Arial" w:cs="Arial"/>
          <w:bCs/>
          <w:sz w:val="16"/>
          <w:szCs w:val="16"/>
        </w:rPr>
        <w:t>I</w:t>
      </w:r>
      <w:r w:rsidRPr="006D2558">
        <w:rPr>
          <w:rFonts w:ascii="Arial" w:eastAsia="MS Mincho" w:hAnsi="Arial" w:cs="Arial"/>
          <w:bCs/>
          <w:sz w:val="16"/>
          <w:szCs w:val="16"/>
        </w:rPr>
        <w:t xml:space="preserve">f a </w:t>
      </w:r>
      <w:r w:rsidRPr="006D2558">
        <w:rPr>
          <w:rFonts w:ascii="Arial" w:hAnsi="Arial" w:cs="Arial"/>
          <w:bCs/>
          <w:sz w:val="16"/>
          <w:szCs w:val="16"/>
        </w:rPr>
        <w:t>random access procedure</w:t>
      </w:r>
      <w:r w:rsidRPr="006D2558">
        <w:rPr>
          <w:rFonts w:ascii="Arial" w:eastAsia="MS Mincho" w:hAnsi="Arial" w:cs="Arial"/>
          <w:bCs/>
          <w:sz w:val="16"/>
          <w:szCs w:val="16"/>
        </w:rPr>
        <w:t xml:space="preserve"> is initiated by a </w:t>
      </w:r>
      <w:r w:rsidRPr="006D2558">
        <w:rPr>
          <w:rFonts w:ascii="Arial" w:hAnsi="Arial" w:cs="Arial"/>
          <w:bCs/>
          <w:sz w:val="16"/>
          <w:szCs w:val="16"/>
        </w:rPr>
        <w:t xml:space="preserve">PDCCH order, the </w:t>
      </w:r>
      <w:r w:rsidRPr="006D2558">
        <w:rPr>
          <w:rFonts w:ascii="Arial" w:eastAsia="MS Mincho" w:hAnsi="Arial" w:cs="Arial"/>
          <w:bCs/>
          <w:sz w:val="16"/>
          <w:szCs w:val="16"/>
        </w:rPr>
        <w:t>UE</w:t>
      </w:r>
      <w:r w:rsidRPr="006D2558">
        <w:rPr>
          <w:rFonts w:ascii="Arial" w:hAnsi="Arial" w:cs="Arial"/>
          <w:bCs/>
          <w:sz w:val="16"/>
          <w:szCs w:val="16"/>
        </w:rPr>
        <w:t>,</w:t>
      </w:r>
      <w:r w:rsidRPr="006D2558">
        <w:rPr>
          <w:rFonts w:ascii="Arial" w:eastAsia="MS Mincho" w:hAnsi="Arial" w:cs="Arial"/>
          <w:bCs/>
          <w:sz w:val="16"/>
          <w:szCs w:val="16"/>
        </w:rPr>
        <w:t xml:space="preserve"> </w:t>
      </w:r>
      <w:r w:rsidRPr="006D2558">
        <w:rPr>
          <w:rFonts w:ascii="Arial" w:hAnsi="Arial" w:cs="Arial"/>
          <w:bCs/>
          <w:sz w:val="16"/>
          <w:szCs w:val="16"/>
        </w:rPr>
        <w:t>if requested by higher layers,</w:t>
      </w:r>
      <w:r w:rsidRPr="006D2558">
        <w:rPr>
          <w:rFonts w:ascii="Arial" w:eastAsia="MS Mincho" w:hAnsi="Arial" w:cs="Arial"/>
          <w:bCs/>
          <w:sz w:val="16"/>
          <w:szCs w:val="16"/>
        </w:rPr>
        <w:t xml:space="preserve"> </w:t>
      </w:r>
      <w:r w:rsidRPr="006D2558">
        <w:rPr>
          <w:rFonts w:ascii="Arial" w:hAnsi="Arial" w:cs="Arial"/>
          <w:bCs/>
          <w:sz w:val="16"/>
          <w:szCs w:val="16"/>
        </w:rPr>
        <w:t xml:space="preserve">transmits a PRACH in the selected PRACH occasion, as described in [11, TS 38.321], for which a time between the last symbol of the PDCCH order reception and the first symbol of the PRACH transmission is larger than or equal to </w:t>
      </w:r>
      <m:oMath>
        <m:sSub>
          <m:sSubPr>
            <m:ctrlPr>
              <w:rPr>
                <w:rFonts w:ascii="Cambria Math" w:eastAsia="SimSun" w:hAnsi="Cambria Math" w:cs="Arial"/>
                <w:bCs/>
                <w:i/>
                <w:sz w:val="16"/>
                <w:szCs w:val="16"/>
              </w:rPr>
            </m:ctrlPr>
          </m:sSubPr>
          <m:e>
            <m:r>
              <w:rPr>
                <w:rFonts w:ascii="Cambria Math" w:hAnsi="Cambria Math" w:cs="Arial"/>
                <w:sz w:val="16"/>
                <w:szCs w:val="16"/>
              </w:rPr>
              <m:t>N</m:t>
            </m:r>
          </m:e>
          <m:sub>
            <m:r>
              <w:rPr>
                <w:rFonts w:ascii="Cambria Math" w:hAnsi="Cambria Math" w:cs="Arial"/>
                <w:sz w:val="16"/>
                <w:szCs w:val="16"/>
              </w:rPr>
              <m:t>T,2</m:t>
            </m:r>
          </m:sub>
        </m:sSub>
        <m:r>
          <w:rPr>
            <w:rFonts w:ascii="Cambria Math" w:hAnsi="Cambria Math" w:cs="Arial"/>
            <w:sz w:val="16"/>
            <w:szCs w:val="16"/>
          </w:rPr>
          <m:t>+</m:t>
        </m:r>
        <m:sSub>
          <m:sSubPr>
            <m:ctrlPr>
              <w:ins w:id="162" w:author="zheng liu" w:date="2024-01-30T15:54:00Z">
                <w:rPr>
                  <w:rFonts w:ascii="Cambria Math" w:eastAsia="SimSun" w:hAnsi="Cambria Math" w:cs="Arial"/>
                  <w:bCs/>
                  <w:i/>
                  <w:sz w:val="16"/>
                  <w:szCs w:val="16"/>
                </w:rPr>
              </w:ins>
            </m:ctrlPr>
          </m:sSubPr>
          <m:e>
            <m:r>
              <w:ins w:id="163" w:author="zheng liu" w:date="2024-01-30T15:54:00Z">
                <w:rPr>
                  <w:rFonts w:ascii="Cambria Math" w:hAnsi="Cambria Math" w:cs="Arial"/>
                  <w:sz w:val="16"/>
                  <w:szCs w:val="16"/>
                </w:rPr>
                <m:t>∆</m:t>
              </w:ins>
            </m:r>
          </m:e>
          <m:sub>
            <m:r>
              <w:ins w:id="164" w:author="zheng liu" w:date="2024-01-30T15:54:00Z">
                <m:rPr>
                  <m:sty m:val="p"/>
                </m:rPr>
                <w:rPr>
                  <w:rFonts w:ascii="Cambria Math" w:hAnsi="Cambria Math" w:cs="Arial"/>
                  <w:sz w:val="16"/>
                  <w:szCs w:val="16"/>
                </w:rPr>
                <m:t>BWPSwitching</m:t>
              </w:ins>
            </m:r>
          </m:sub>
        </m:sSub>
        <m:sSub>
          <m:sSubPr>
            <m:ctrlPr>
              <w:del w:id="165" w:author="zheng liu" w:date="2024-01-30T15:54:00Z">
                <w:rPr>
                  <w:rFonts w:ascii="Cambria Math" w:eastAsia="SimSun" w:hAnsi="Cambria Math" w:cs="Arial"/>
                  <w:bCs/>
                  <w:i/>
                  <w:sz w:val="16"/>
                  <w:szCs w:val="16"/>
                </w:rPr>
              </w:del>
            </m:ctrlPr>
          </m:sSubPr>
          <m:e>
            <m:r>
              <w:del w:id="166" w:author="zheng liu" w:date="2024-01-30T15:54:00Z">
                <w:rPr>
                  <w:rFonts w:ascii="Cambria Math" w:hAnsi="Cambria Math" w:cs="Arial"/>
                  <w:sz w:val="16"/>
                  <w:szCs w:val="16"/>
                </w:rPr>
                <m:t>T</m:t>
              </w:del>
            </m:r>
          </m:e>
          <m:sub>
            <m:r>
              <w:del w:id="167" w:author="zheng liu" w:date="2024-01-30T15:54:00Z">
                <m:rPr>
                  <m:sty m:val="p"/>
                </m:rPr>
                <w:rPr>
                  <w:rFonts w:ascii="Cambria Math" w:hAnsi="Cambria Math" w:cs="Arial"/>
                  <w:sz w:val="16"/>
                  <w:szCs w:val="16"/>
                </w:rPr>
                <m:t>BWPswitchDelay</m:t>
              </w:del>
            </m:r>
          </m:sub>
        </m:sSub>
        <m:r>
          <w:rPr>
            <w:rFonts w:ascii="Cambria Math" w:hAnsi="Cambria Math" w:cs="Arial"/>
            <w:sz w:val="16"/>
            <w:szCs w:val="16"/>
          </w:rPr>
          <m:t>+</m:t>
        </m:r>
        <m:sSub>
          <m:sSubPr>
            <m:ctrlPr>
              <w:rPr>
                <w:rFonts w:ascii="Cambria Math" w:eastAsia="SimSun" w:hAnsi="Cambria Math" w:cs="Arial"/>
                <w:bCs/>
                <w:i/>
                <w:sz w:val="16"/>
                <w:szCs w:val="16"/>
              </w:rPr>
            </m:ctrlPr>
          </m:sSubPr>
          <m:e>
            <m:r>
              <w:rPr>
                <w:rFonts w:ascii="Cambria Math" w:hAnsi="Cambria Math" w:cs="Arial"/>
                <w:sz w:val="16"/>
                <w:szCs w:val="16"/>
              </w:rPr>
              <m:t>∆</m:t>
            </m:r>
          </m:e>
          <m:sub>
            <m:r>
              <m:rPr>
                <m:sty m:val="p"/>
              </m:rPr>
              <w:rPr>
                <w:rFonts w:ascii="Cambria Math" w:hAnsi="Cambria Math" w:cs="Arial"/>
                <w:sz w:val="16"/>
                <w:szCs w:val="16"/>
              </w:rPr>
              <m:t>Delay</m:t>
            </m:r>
          </m:sub>
        </m:sSub>
        <m:r>
          <w:rPr>
            <w:rFonts w:ascii="Cambria Math" w:hAnsi="Cambria Math" w:cs="Arial"/>
            <w:sz w:val="16"/>
            <w:szCs w:val="16"/>
          </w:rPr>
          <m:t>+</m:t>
        </m:r>
        <m:sSub>
          <m:sSubPr>
            <m:ctrlPr>
              <w:rPr>
                <w:rFonts w:ascii="Cambria Math" w:eastAsia="SimSun" w:hAnsi="Cambria Math" w:cs="Arial"/>
                <w:bCs/>
                <w:i/>
                <w:sz w:val="16"/>
                <w:szCs w:val="16"/>
              </w:rPr>
            </m:ctrlPr>
          </m:sSubPr>
          <m:e>
            <m:r>
              <w:rPr>
                <w:rFonts w:ascii="Cambria Math" w:hAnsi="Cambria Math" w:cs="Arial"/>
                <w:sz w:val="16"/>
                <w:szCs w:val="16"/>
              </w:rPr>
              <m:t>T</m:t>
            </m:r>
          </m:e>
          <m:sub>
            <m:r>
              <m:rPr>
                <m:sty m:val="p"/>
              </m:rPr>
              <w:rPr>
                <w:rFonts w:ascii="Cambria Math" w:hAnsi="Cambria Math" w:cs="Arial"/>
                <w:sz w:val="16"/>
                <w:szCs w:val="16"/>
              </w:rPr>
              <m:t>switch</m:t>
            </m:r>
          </m:sub>
        </m:sSub>
        <m:r>
          <w:rPr>
            <w:rFonts w:ascii="Cambria Math" w:hAnsi="Cambria Math" w:cs="Arial"/>
            <w:sz w:val="16"/>
            <w:szCs w:val="16"/>
          </w:rPr>
          <m:t>+</m:t>
        </m:r>
        <m:sSub>
          <m:sSubPr>
            <m:ctrlPr>
              <w:rPr>
                <w:rFonts w:ascii="Cambria Math" w:eastAsia="SimSun" w:hAnsi="Cambria Math" w:cs="Arial"/>
                <w:bCs/>
                <w:i/>
                <w:sz w:val="16"/>
                <w:szCs w:val="16"/>
              </w:rPr>
            </m:ctrlPr>
          </m:sSubPr>
          <m:e>
            <m:r>
              <w:rPr>
                <w:rFonts w:ascii="Cambria Math" w:hAnsi="Cambria Math" w:cs="Arial"/>
                <w:sz w:val="16"/>
                <w:szCs w:val="16"/>
              </w:rPr>
              <m:t>T</m:t>
            </m:r>
          </m:e>
          <m:sub>
            <m:r>
              <m:rPr>
                <m:sty m:val="p"/>
              </m:rPr>
              <w:rPr>
                <w:rFonts w:ascii="Cambria Math" w:hAnsi="Cambria Math" w:cs="Arial"/>
                <w:sz w:val="16"/>
                <w:szCs w:val="16"/>
              </w:rPr>
              <m:t>SSB</m:t>
            </m:r>
          </m:sub>
        </m:sSub>
        <m:r>
          <w:rPr>
            <w:rFonts w:ascii="Cambria Math" w:hAnsi="Cambria Math" w:cs="Arial"/>
            <w:sz w:val="16"/>
            <w:szCs w:val="16"/>
          </w:rPr>
          <m:t>+</m:t>
        </m:r>
        <m:sSub>
          <m:sSubPr>
            <m:ctrlPr>
              <w:rPr>
                <w:rFonts w:ascii="Cambria Math" w:eastAsia="SimSun" w:hAnsi="Cambria Math" w:cs="Arial"/>
                <w:bCs/>
                <w:i/>
                <w:sz w:val="16"/>
                <w:szCs w:val="16"/>
              </w:rPr>
            </m:ctrlPr>
          </m:sSubPr>
          <m:e>
            <m:r>
              <w:rPr>
                <w:rFonts w:ascii="Cambria Math" w:hAnsi="Cambria Math" w:cs="Arial"/>
                <w:sz w:val="16"/>
                <w:szCs w:val="16"/>
              </w:rPr>
              <m:t>∆</m:t>
            </m:r>
          </m:e>
          <m:sub>
            <m:r>
              <m:rPr>
                <m:sty m:val="p"/>
              </m:rPr>
              <w:rPr>
                <w:rFonts w:ascii="Cambria Math" w:hAnsi="Cambria Math" w:cs="Arial"/>
                <w:sz w:val="16"/>
                <w:szCs w:val="16"/>
              </w:rPr>
              <m:t>RF/BB preparation</m:t>
            </m:r>
          </m:sub>
        </m:sSub>
      </m:oMath>
      <w:r w:rsidRPr="006D2558">
        <w:rPr>
          <w:rFonts w:ascii="Arial" w:hAnsi="Arial" w:cs="Arial"/>
          <w:bCs/>
          <w:sz w:val="16"/>
          <w:szCs w:val="16"/>
        </w:rPr>
        <w:t xml:space="preserve"> msec, where </w:t>
      </w:r>
    </w:p>
    <w:p w14:paraId="6991817B" w14:textId="3571A1A8" w:rsidR="006D2558" w:rsidRPr="006D2558" w:rsidRDefault="006D2558" w:rsidP="004A7DE3">
      <w:pPr>
        <w:ind w:left="480" w:hanging="480"/>
        <w:rPr>
          <w:rFonts w:ascii="Arial" w:eastAsia="MS Mincho" w:hAnsi="Arial" w:cs="Arial"/>
          <w:bCs/>
          <w:sz w:val="16"/>
          <w:szCs w:val="16"/>
          <w:lang w:val="en-US"/>
        </w:rPr>
      </w:pPr>
      <w:r w:rsidRPr="006D2558">
        <w:rPr>
          <w:rFonts w:ascii="Arial" w:eastAsia="MS Mincho" w:hAnsi="Arial" w:cs="Arial"/>
          <w:bCs/>
          <w:sz w:val="16"/>
          <w:szCs w:val="16"/>
        </w:rPr>
        <w:t>-</w:t>
      </w:r>
      <w:r w:rsidRPr="006D2558">
        <w:rPr>
          <w:rFonts w:ascii="Arial" w:eastAsia="MS Mincho" w:hAnsi="Arial" w:cs="Arial"/>
          <w:bCs/>
          <w:sz w:val="16"/>
          <w:szCs w:val="16"/>
        </w:rPr>
        <w:tab/>
      </w:r>
      <m:oMath>
        <m:sSub>
          <m:sSubPr>
            <m:ctrlPr>
              <w:rPr>
                <w:rFonts w:ascii="Cambria Math" w:eastAsia="DengXian" w:hAnsi="Cambria Math" w:cs="Arial"/>
                <w:bCs/>
                <w:i/>
                <w:sz w:val="16"/>
                <w:szCs w:val="16"/>
              </w:rPr>
            </m:ctrlPr>
          </m:sSubPr>
          <m:e>
            <m:r>
              <w:rPr>
                <w:rFonts w:ascii="Cambria Math" w:hAnsi="Cambria Math" w:cs="Arial"/>
                <w:sz w:val="16"/>
                <w:szCs w:val="16"/>
              </w:rPr>
              <m:t>N</m:t>
            </m:r>
          </m:e>
          <m:sub>
            <m:r>
              <w:rPr>
                <w:rFonts w:ascii="Cambria Math" w:hAnsi="Cambria Math" w:cs="Arial"/>
                <w:sz w:val="16"/>
                <w:szCs w:val="16"/>
              </w:rPr>
              <m:t>T,2</m:t>
            </m:r>
          </m:sub>
        </m:sSub>
      </m:oMath>
      <w:r w:rsidRPr="006D2558">
        <w:rPr>
          <w:rFonts w:ascii="Arial" w:eastAsia="MS Mincho" w:hAnsi="Arial" w:cs="Arial"/>
          <w:bCs/>
          <w:sz w:val="16"/>
          <w:szCs w:val="16"/>
        </w:rPr>
        <w:t xml:space="preserve"> is a time duration of </w:t>
      </w:r>
      <m:oMath>
        <m:sSub>
          <m:sSubPr>
            <m:ctrlPr>
              <w:rPr>
                <w:rFonts w:ascii="Cambria Math" w:eastAsia="DengXian" w:hAnsi="Cambria Math" w:cs="Arial"/>
                <w:bCs/>
                <w:i/>
                <w:sz w:val="16"/>
                <w:szCs w:val="16"/>
              </w:rPr>
            </m:ctrlPr>
          </m:sSubPr>
          <m:e>
            <m:r>
              <w:rPr>
                <w:rFonts w:ascii="Cambria Math" w:hAnsi="Cambria Math" w:cs="Arial"/>
                <w:sz w:val="16"/>
                <w:szCs w:val="16"/>
              </w:rPr>
              <m:t>N</m:t>
            </m:r>
          </m:e>
          <m:sub>
            <m:r>
              <w:rPr>
                <w:rFonts w:ascii="Cambria Math" w:hAnsi="Cambria Math" w:cs="Arial"/>
                <w:sz w:val="16"/>
                <w:szCs w:val="16"/>
              </w:rPr>
              <m:t>2</m:t>
            </m:r>
          </m:sub>
        </m:sSub>
      </m:oMath>
      <w:r w:rsidRPr="006D2558">
        <w:rPr>
          <w:rFonts w:ascii="Arial" w:eastAsia="MS Mincho" w:hAnsi="Arial" w:cs="Arial"/>
          <w:bCs/>
          <w:sz w:val="16"/>
          <w:szCs w:val="16"/>
        </w:rPr>
        <w:t xml:space="preserve"> symbols corresponding to a PUSCH preparation time for UE processing capability 1 [6, TS 38.214]</w:t>
      </w:r>
      <w:r w:rsidRPr="006D2558">
        <w:rPr>
          <w:rFonts w:ascii="Arial" w:eastAsia="MS Mincho" w:hAnsi="Arial" w:cs="Arial"/>
          <w:bCs/>
          <w:sz w:val="16"/>
          <w:szCs w:val="16"/>
          <w:lang w:eastAsia="zh-CN"/>
        </w:rPr>
        <w:t xml:space="preserve"> assuming </w:t>
      </w:r>
      <m:oMath>
        <m:r>
          <w:rPr>
            <w:rFonts w:ascii="Cambria Math" w:hAnsi="Cambria Math" w:cs="Arial"/>
            <w:sz w:val="16"/>
            <w:szCs w:val="16"/>
          </w:rPr>
          <m:t>μ</m:t>
        </m:r>
      </m:oMath>
      <w:r w:rsidRPr="006D2558">
        <w:rPr>
          <w:rFonts w:ascii="Arial" w:eastAsia="DengXian" w:hAnsi="Arial" w:cs="Arial"/>
          <w:bCs/>
          <w:sz w:val="16"/>
          <w:szCs w:val="16"/>
          <w:lang w:eastAsia="zh-CN"/>
        </w:rPr>
        <w:t xml:space="preserve"> corresponds to the smallest SCS configuration between the SCS configuration of the PDCCH order and the SCS configuration of the corresponding PRACH transmission</w:t>
      </w:r>
      <w:r w:rsidRPr="006D2558">
        <w:rPr>
          <w:rFonts w:ascii="Arial" w:eastAsia="MS Mincho" w:hAnsi="Arial" w:cs="Arial"/>
          <w:bCs/>
          <w:sz w:val="16"/>
          <w:szCs w:val="16"/>
          <w:lang w:val="en-US"/>
        </w:rPr>
        <w:t xml:space="preserve"> </w:t>
      </w:r>
    </w:p>
    <w:p w14:paraId="0E213EB4" w14:textId="0FFF1504" w:rsidR="006D2558" w:rsidRPr="006D2558" w:rsidRDefault="006D2558" w:rsidP="004A7DE3">
      <w:pPr>
        <w:rPr>
          <w:rFonts w:ascii="Arial" w:eastAsia="DengXian" w:hAnsi="Arial" w:cs="Arial"/>
          <w:bCs/>
          <w:sz w:val="16"/>
          <w:szCs w:val="16"/>
          <w:lang w:val="en-US" w:eastAsia="zh-CN"/>
        </w:rPr>
      </w:pPr>
      <w:r w:rsidRPr="006D2558">
        <w:rPr>
          <w:rFonts w:ascii="Arial" w:hAnsi="Arial" w:cs="Arial"/>
          <w:bCs/>
          <w:sz w:val="16"/>
          <w:szCs w:val="16"/>
        </w:rPr>
        <w:t>-</w:t>
      </w:r>
      <w:r w:rsidRPr="006D2558">
        <w:rPr>
          <w:rFonts w:ascii="Arial" w:hAnsi="Arial" w:cs="Arial"/>
          <w:bCs/>
          <w:sz w:val="16"/>
          <w:szCs w:val="16"/>
        </w:rPr>
        <w:tab/>
      </w:r>
      <m:oMath>
        <m:sSub>
          <m:sSubPr>
            <m:ctrlPr>
              <w:ins w:id="168" w:author="ZTE" w:date="2024-05-09T16:26:00Z">
                <w:rPr>
                  <w:rFonts w:ascii="Cambria Math" w:hAnsi="Cambria Math" w:cs="Arial"/>
                  <w:bCs/>
                  <w:sz w:val="16"/>
                  <w:szCs w:val="16"/>
                  <w:highlight w:val="yellow"/>
                  <w:lang w:eastAsia="zh-CN"/>
                </w:rPr>
              </w:ins>
            </m:ctrlPr>
          </m:sSubPr>
          <m:e>
            <m:r>
              <w:ins w:id="169" w:author="ZTE" w:date="2024-05-09T16:26:00Z">
                <m:rPr>
                  <m:sty m:val="p"/>
                </m:rPr>
                <w:rPr>
                  <w:rFonts w:ascii="Cambria Math" w:hAnsi="Cambria Math" w:cs="Arial"/>
                  <w:sz w:val="16"/>
                  <w:szCs w:val="16"/>
                  <w:highlight w:val="yellow"/>
                  <w:lang w:val="en-US" w:eastAsia="zh-CN"/>
                </w:rPr>
                <m:t>∆</m:t>
              </w:ins>
            </m:r>
          </m:e>
          <m:sub>
            <m:r>
              <w:ins w:id="170" w:author="ZTE" w:date="2024-05-09T16:26:00Z">
                <m:rPr>
                  <m:sty m:val="p"/>
                </m:rPr>
                <w:rPr>
                  <w:rFonts w:ascii="Cambria Math" w:hAnsi="Cambria Math" w:cs="Arial"/>
                  <w:sz w:val="16"/>
                  <w:szCs w:val="16"/>
                  <w:highlight w:val="yellow"/>
                  <w:lang w:val="en-US" w:eastAsia="zh-CN"/>
                </w:rPr>
                <m:t>BWPSwitching</m:t>
              </w:ins>
            </m:r>
          </m:sub>
        </m:sSub>
      </m:oMath>
      <w:r w:rsidRPr="006D2558">
        <w:rPr>
          <w:rFonts w:ascii="Arial" w:hAnsi="Arial" w:cs="Arial"/>
          <w:bCs/>
          <w:sz w:val="16"/>
          <w:szCs w:val="16"/>
        </w:rPr>
        <w:fldChar w:fldCharType="begin"/>
      </w:r>
      <w:r w:rsidRPr="006D2558">
        <w:rPr>
          <w:rFonts w:ascii="Arial" w:hAnsi="Arial" w:cs="Arial"/>
          <w:bCs/>
          <w:sz w:val="16"/>
          <w:szCs w:val="16"/>
        </w:rPr>
        <w:instrText xml:space="preserve"> QUOTE </w:instrText>
      </w:r>
      <m:oMath>
        <m:sSub>
          <m:sSubPr>
            <m:ctrlPr>
              <w:ins w:id="171" w:author="zheng liu" w:date="2024-01-30T15:56:00Z">
                <w:rPr>
                  <w:rFonts w:ascii="Cambria Math" w:eastAsia="DengXian" w:hAnsi="Cambria Math" w:cs="Arial"/>
                  <w:bCs/>
                  <w:i/>
                  <w:sz w:val="16"/>
                  <w:szCs w:val="16"/>
                </w:rPr>
              </w:ins>
            </m:ctrlPr>
          </m:sSubPr>
          <m:e>
            <m:r>
              <w:ins w:id="172" w:author="zheng liu" w:date="2024-01-30T15:56:00Z">
                <m:rPr>
                  <m:sty m:val="p"/>
                </m:rPr>
                <w:rPr>
                  <w:rFonts w:ascii="Cambria Math" w:hAnsi="Cambria Math" w:cs="Arial"/>
                  <w:sz w:val="16"/>
                  <w:szCs w:val="16"/>
                </w:rPr>
                <m:t>∆</m:t>
              </w:ins>
            </m:r>
          </m:e>
          <m:sub>
            <m:r>
              <w:ins w:id="173" w:author="zheng liu" w:date="2024-01-30T15:56:00Z">
                <m:rPr>
                  <m:sty m:val="p"/>
                </m:rPr>
                <w:rPr>
                  <w:rFonts w:ascii="Cambria Math" w:hAnsi="Cambria Math" w:cs="Arial"/>
                  <w:sz w:val="16"/>
                  <w:szCs w:val="16"/>
                </w:rPr>
                <m:t>BWPSwitching</m:t>
              </w:ins>
            </m:r>
          </m:sub>
        </m:sSub>
        <m:sSub>
          <m:sSubPr>
            <m:ctrlPr>
              <w:del w:id="174" w:author="zheng liu" w:date="2024-01-30T15:56:00Z">
                <w:rPr>
                  <w:rFonts w:ascii="Cambria Math" w:eastAsia="DengXian" w:hAnsi="Cambria Math" w:cs="Arial"/>
                  <w:bCs/>
                  <w:i/>
                  <w:sz w:val="16"/>
                  <w:szCs w:val="16"/>
                </w:rPr>
              </w:del>
            </m:ctrlPr>
          </m:sSubPr>
          <m:e>
            <m:r>
              <w:del w:id="175" w:author="zheng liu" w:date="2024-01-30T15:56:00Z">
                <m:rPr>
                  <m:sty m:val="p"/>
                </m:rPr>
                <w:rPr>
                  <w:rFonts w:ascii="Cambria Math" w:hAnsi="Cambria Math" w:cs="Arial"/>
                  <w:sz w:val="16"/>
                  <w:szCs w:val="16"/>
                </w:rPr>
                <m:t>T</m:t>
              </w:del>
            </m:r>
          </m:e>
          <m:sub>
            <m:r>
              <w:del w:id="176" w:author="zheng liu" w:date="2024-01-30T15:56:00Z">
                <m:rPr>
                  <m:sty m:val="p"/>
                </m:rPr>
                <w:rPr>
                  <w:rFonts w:ascii="Cambria Math" w:hAnsi="Cambria Math" w:cs="Arial"/>
                  <w:sz w:val="16"/>
                  <w:szCs w:val="16"/>
                </w:rPr>
                <m:t>BWPswitchDelay</m:t>
              </w:del>
            </m:r>
          </m:sub>
        </m:sSub>
        <m:r>
          <m:rPr>
            <m:sty m:val="p"/>
          </m:rPr>
          <w:rPr>
            <w:rFonts w:ascii="Cambria Math" w:hAnsi="Cambria Math" w:cs="Arial"/>
            <w:sz w:val="16"/>
            <w:szCs w:val="16"/>
          </w:rPr>
          <m:t>=0</m:t>
        </m:r>
      </m:oMath>
      <w:r w:rsidRPr="006D2558">
        <w:rPr>
          <w:rFonts w:ascii="Arial" w:hAnsi="Arial" w:cs="Arial"/>
          <w:bCs/>
          <w:sz w:val="16"/>
          <w:szCs w:val="16"/>
        </w:rPr>
        <w:instrText xml:space="preserve"> </w:instrText>
      </w:r>
      <w:r w:rsidR="00EF515C">
        <w:rPr>
          <w:rFonts w:ascii="Arial" w:hAnsi="Arial" w:cs="Arial"/>
          <w:bCs/>
          <w:sz w:val="16"/>
          <w:szCs w:val="16"/>
        </w:rPr>
        <w:fldChar w:fldCharType="separate"/>
      </w:r>
      <w:r w:rsidRPr="006D2558">
        <w:rPr>
          <w:rFonts w:ascii="Arial" w:hAnsi="Arial" w:cs="Arial"/>
          <w:bCs/>
          <w:sz w:val="16"/>
          <w:szCs w:val="16"/>
        </w:rPr>
        <w:fldChar w:fldCharType="end"/>
      </w:r>
      <w:r w:rsidRPr="006D2558">
        <w:rPr>
          <w:rFonts w:ascii="Arial" w:hAnsi="Arial" w:cs="Arial"/>
          <w:bCs/>
          <w:sz w:val="16"/>
          <w:szCs w:val="16"/>
        </w:rPr>
        <w:t xml:space="preserve"> </w:t>
      </w:r>
      <m:oMath>
        <m:sSub>
          <m:sSubPr>
            <m:ctrlPr>
              <w:rPr>
                <w:rFonts w:ascii="Cambria Math" w:hAnsi="Cambria Math" w:cs="Arial"/>
                <w:bCs/>
                <w:i/>
                <w:sz w:val="16"/>
                <w:szCs w:val="16"/>
                <w:highlight w:val="yellow"/>
              </w:rPr>
            </m:ctrlPr>
          </m:sSubPr>
          <m:e>
            <m:r>
              <w:rPr>
                <w:rFonts w:ascii="Cambria Math" w:hAnsi="Cambria Math" w:cs="Arial"/>
                <w:sz w:val="16"/>
                <w:szCs w:val="16"/>
                <w:highlight w:val="yellow"/>
              </w:rPr>
              <m:t>T</m:t>
            </m:r>
          </m:e>
          <m:sub>
            <m:r>
              <m:rPr>
                <m:sty m:val="p"/>
              </m:rPr>
              <w:rPr>
                <w:rFonts w:ascii="Cambria Math" w:hAnsi="Cambria Math" w:cs="Arial"/>
                <w:sz w:val="16"/>
                <w:szCs w:val="16"/>
                <w:highlight w:val="yellow"/>
              </w:rPr>
              <m:t>BWPswitchDelay</m:t>
            </m:r>
          </m:sub>
        </m:sSub>
      </m:oMath>
      <w:r w:rsidRPr="006D2558">
        <w:rPr>
          <w:rFonts w:ascii="Arial" w:hAnsi="Arial" w:cs="Arial"/>
          <w:bCs/>
          <w:sz w:val="16"/>
          <w:szCs w:val="16"/>
        </w:rPr>
        <w:t xml:space="preserve">if the active UL BWP does not change, or if a cell indicator field in the PDCCH order indicates </w:t>
      </w:r>
      <w:r w:rsidRPr="006D2558">
        <w:rPr>
          <w:rFonts w:ascii="Arial" w:eastAsia="DengXian" w:hAnsi="Arial" w:cs="Arial"/>
          <w:bCs/>
          <w:kern w:val="2"/>
          <w:sz w:val="16"/>
          <w:szCs w:val="16"/>
        </w:rPr>
        <w:t>a non-serving cell</w:t>
      </w:r>
      <w:r w:rsidRPr="006D2558">
        <w:rPr>
          <w:rFonts w:ascii="Arial" w:eastAsia="DengXian" w:hAnsi="Arial" w:cs="Arial"/>
          <w:bCs/>
          <w:kern w:val="2"/>
          <w:sz w:val="16"/>
          <w:szCs w:val="16"/>
          <w:lang w:val="en-US"/>
        </w:rPr>
        <w:t xml:space="preserve"> [5, TS 38.212]</w:t>
      </w:r>
      <w:r w:rsidRPr="006D2558">
        <w:rPr>
          <w:rFonts w:ascii="Arial" w:hAnsi="Arial" w:cs="Arial"/>
          <w:bCs/>
          <w:sz w:val="16"/>
          <w:szCs w:val="16"/>
        </w:rPr>
        <w:t>, and</w:t>
      </w:r>
      <w:ins w:id="177" w:author="zheng liu" w:date="2024-01-30T15:56:00Z">
        <w:r w:rsidRPr="006D2558">
          <w:rPr>
            <w:rFonts w:ascii="Arial" w:hAnsi="Arial" w:cs="Arial"/>
            <w:bCs/>
            <w:sz w:val="16"/>
            <w:szCs w:val="16"/>
          </w:rPr>
          <w:t xml:space="preserve"> </w:t>
        </w:r>
      </w:ins>
      <m:oMath>
        <m:sSub>
          <m:sSubPr>
            <m:ctrlPr>
              <w:ins w:id="178" w:author="zheng liu" w:date="2024-01-30T15:57:00Z">
                <w:rPr>
                  <w:rFonts w:ascii="Cambria Math" w:eastAsia="DengXian" w:hAnsi="Cambria Math" w:cs="Arial"/>
                  <w:bCs/>
                  <w:i/>
                  <w:sz w:val="16"/>
                  <w:szCs w:val="16"/>
                </w:rPr>
              </w:ins>
            </m:ctrlPr>
          </m:sSubPr>
          <m:e>
            <m:r>
              <w:ins w:id="179" w:author="zheng liu" w:date="2024-01-30T15:57:00Z">
                <w:rPr>
                  <w:rFonts w:ascii="Cambria Math" w:hAnsi="Cambria Math" w:cs="Arial"/>
                  <w:sz w:val="16"/>
                  <w:szCs w:val="16"/>
                </w:rPr>
                <m:t>∆</m:t>
              </w:ins>
            </m:r>
          </m:e>
          <m:sub>
            <m:r>
              <w:ins w:id="180" w:author="zheng liu" w:date="2024-01-30T15:57:00Z">
                <m:rPr>
                  <m:sty m:val="p"/>
                </m:rPr>
                <w:rPr>
                  <w:rFonts w:ascii="Cambria Math" w:hAnsi="Cambria Math" w:cs="Arial"/>
                  <w:sz w:val="16"/>
                  <w:szCs w:val="16"/>
                </w:rPr>
                <m:t>BWPSwitching</m:t>
              </w:ins>
            </m:r>
          </m:sub>
        </m:sSub>
      </m:oMath>
      <w:ins w:id="181" w:author="zheng liu" w:date="2024-01-30T15:57:00Z">
        <w:r w:rsidRPr="006D2558">
          <w:rPr>
            <w:rFonts w:ascii="Arial" w:hAnsi="Arial" w:cs="Arial"/>
            <w:bCs/>
            <w:sz w:val="16"/>
            <w:szCs w:val="16"/>
            <w:lang w:eastAsia="zh-CN"/>
          </w:rPr>
          <w:t xml:space="preserve"> </w:t>
        </w:r>
      </w:ins>
      <w:ins w:id="182" w:author="zheng liu" w:date="2024-01-30T15:56:00Z">
        <w:r w:rsidRPr="006D2558">
          <w:rPr>
            <w:rFonts w:ascii="Arial" w:hAnsi="Arial" w:cs="Arial"/>
            <w:bCs/>
            <w:sz w:val="16"/>
            <w:szCs w:val="16"/>
          </w:rPr>
          <w:t>is</w:t>
        </w:r>
      </w:ins>
      <w:ins w:id="183" w:author="zheng liu" w:date="2024-01-30T15:57:00Z">
        <w:r w:rsidRPr="006D2558">
          <w:rPr>
            <w:rFonts w:ascii="Arial" w:hAnsi="Arial" w:cs="Arial"/>
            <w:bCs/>
            <w:sz w:val="16"/>
            <w:szCs w:val="16"/>
          </w:rPr>
          <w:t xml:space="preserve"> a time duration of</w:t>
        </w:r>
      </w:ins>
      <w:r w:rsidRPr="006D2558">
        <w:rPr>
          <w:rFonts w:ascii="Arial" w:hAnsi="Arial" w:cs="Arial"/>
          <w:bCs/>
          <w:sz w:val="16"/>
          <w:szCs w:val="16"/>
        </w:rPr>
        <w:t xml:space="preserve"> </w:t>
      </w:r>
      <m:oMath>
        <m:sSub>
          <m:sSubPr>
            <m:ctrlPr>
              <w:rPr>
                <w:rFonts w:ascii="Cambria Math" w:eastAsia="DengXian" w:hAnsi="Cambria Math" w:cs="Arial"/>
                <w:bCs/>
                <w:i/>
                <w:sz w:val="16"/>
                <w:szCs w:val="16"/>
              </w:rPr>
            </m:ctrlPr>
          </m:sSubPr>
          <m:e>
            <m:r>
              <w:rPr>
                <w:rFonts w:ascii="Cambria Math" w:hAnsi="Cambria Math" w:cs="Arial"/>
                <w:sz w:val="16"/>
                <w:szCs w:val="16"/>
              </w:rPr>
              <m:t>T</m:t>
            </m:r>
          </m:e>
          <m:sub>
            <m:r>
              <m:rPr>
                <m:sty m:val="p"/>
              </m:rPr>
              <w:rPr>
                <w:rFonts w:ascii="Cambria Math" w:hAnsi="Cambria Math" w:cs="Arial"/>
                <w:sz w:val="16"/>
                <w:szCs w:val="16"/>
              </w:rPr>
              <m:t>BWPswitchDelay</m:t>
            </m:r>
          </m:sub>
        </m:sSub>
      </m:oMath>
      <w:r w:rsidRPr="006D2558">
        <w:rPr>
          <w:rFonts w:ascii="Arial" w:hAnsi="Arial" w:cs="Arial"/>
          <w:bCs/>
          <w:sz w:val="16"/>
          <w:szCs w:val="16"/>
        </w:rPr>
        <w:t xml:space="preserve"> </w:t>
      </w:r>
      <w:del w:id="184" w:author="zheng liu" w:date="2024-01-30T15:57:00Z">
        <w:r w:rsidRPr="006D2558">
          <w:rPr>
            <w:rFonts w:ascii="Arial" w:hAnsi="Arial" w:cs="Arial"/>
            <w:bCs/>
            <w:sz w:val="16"/>
            <w:szCs w:val="16"/>
          </w:rPr>
          <w:delText xml:space="preserve">is </w:delText>
        </w:r>
      </w:del>
      <w:r w:rsidRPr="006D2558">
        <w:rPr>
          <w:rFonts w:ascii="Arial" w:hAnsi="Arial" w:cs="Arial"/>
          <w:bCs/>
          <w:sz w:val="16"/>
          <w:szCs w:val="16"/>
        </w:rPr>
        <w:t>defined in [10, TS 38.133] otherwise</w:t>
      </w:r>
    </w:p>
    <w:p w14:paraId="722A3105" w14:textId="77777777" w:rsidR="004A7DE3" w:rsidRPr="006D2558" w:rsidRDefault="004A7DE3" w:rsidP="004A7DE3">
      <w:pPr>
        <w:rPr>
          <w:rFonts w:ascii="Times New Roman" w:hAnsi="Times New Roman"/>
          <w:bCs/>
          <w:color w:val="FF0000"/>
          <w:szCs w:val="20"/>
        </w:rPr>
      </w:pPr>
      <w:r w:rsidRPr="006D2558">
        <w:rPr>
          <w:rFonts w:ascii="Times New Roman" w:hAnsi="Times New Roman"/>
          <w:bCs/>
          <w:color w:val="FF0000"/>
          <w:szCs w:val="20"/>
        </w:rPr>
        <w:t>---------------</w:t>
      </w:r>
      <w:r>
        <w:rPr>
          <w:rFonts w:ascii="Times New Roman" w:hAnsi="Times New Roman"/>
          <w:bCs/>
          <w:color w:val="FF0000"/>
          <w:szCs w:val="20"/>
        </w:rPr>
        <w:t>End</w:t>
      </w:r>
      <w:r w:rsidRPr="006D2558">
        <w:rPr>
          <w:rFonts w:ascii="Times New Roman" w:hAnsi="Times New Roman"/>
          <w:bCs/>
          <w:color w:val="FF0000"/>
          <w:szCs w:val="20"/>
        </w:rPr>
        <w:t xml:space="preserve"> of TP---------------</w:t>
      </w:r>
    </w:p>
    <w:p w14:paraId="4B169547" w14:textId="77777777" w:rsidR="002A1926" w:rsidRDefault="002A1926" w:rsidP="002A1926">
      <w:pPr>
        <w:rPr>
          <w:rFonts w:ascii="Times New Roman" w:eastAsia="DengXian" w:hAnsi="Times New Roman"/>
          <w:bCs/>
          <w:szCs w:val="20"/>
          <w:lang w:val="en-US" w:eastAsia="zh-CN"/>
        </w:rPr>
      </w:pPr>
      <w:r>
        <w:rPr>
          <w:rFonts w:ascii="Times New Roman" w:eastAsia="DengXian" w:hAnsi="Times New Roman"/>
          <w:bCs/>
          <w:szCs w:val="20"/>
          <w:lang w:val="en-US" w:eastAsia="zh-CN"/>
        </w:rPr>
        <w:t>Final CR in:</w:t>
      </w:r>
    </w:p>
    <w:p w14:paraId="1AE48BDA" w14:textId="589819E8" w:rsidR="002A1926" w:rsidRPr="002A1926" w:rsidRDefault="006F79AF" w:rsidP="006D2558">
      <w:pPr>
        <w:rPr>
          <w:rFonts w:ascii="Times New Roman" w:eastAsia="DengXian" w:hAnsi="Times New Roman"/>
          <w:b/>
          <w:szCs w:val="20"/>
          <w:lang w:val="en-US" w:eastAsia="zh-CN"/>
        </w:rPr>
      </w:pPr>
      <w:hyperlink r:id="rId561" w:history="1">
        <w:r>
          <w:rPr>
            <w:rStyle w:val="Hyperlink"/>
            <w:rFonts w:ascii="Times New Roman" w:eastAsia="DengXian" w:hAnsi="Times New Roman"/>
            <w:b/>
            <w:szCs w:val="20"/>
            <w:highlight w:val="green"/>
            <w:lang w:val="en-US" w:eastAsia="zh-CN"/>
          </w:rPr>
          <w:t>R1-2405674</w:t>
        </w:r>
      </w:hyperlink>
      <w:r w:rsidR="002A1926" w:rsidRPr="002A1926">
        <w:rPr>
          <w:rFonts w:ascii="Times New Roman" w:eastAsia="DengXian" w:hAnsi="Times New Roman"/>
          <w:b/>
          <w:szCs w:val="20"/>
          <w:lang w:val="en-US" w:eastAsia="zh-CN"/>
        </w:rPr>
        <w:tab/>
        <w:t>Correction</w:t>
      </w:r>
      <w:r w:rsidR="00A416FB">
        <w:rPr>
          <w:rFonts w:ascii="Times New Roman" w:eastAsia="DengXian" w:hAnsi="Times New Roman"/>
          <w:b/>
          <w:szCs w:val="20"/>
          <w:lang w:val="en-US" w:eastAsia="zh-CN"/>
        </w:rPr>
        <w:t xml:space="preserve"> </w:t>
      </w:r>
      <w:r w:rsidR="002A1926" w:rsidRPr="002A1926">
        <w:rPr>
          <w:rFonts w:ascii="Times New Roman" w:eastAsia="DengXian" w:hAnsi="Times New Roman"/>
          <w:b/>
          <w:szCs w:val="20"/>
          <w:lang w:val="en-US" w:eastAsia="zh-CN"/>
        </w:rPr>
        <w:t>on the unit of BWPswitchDelay</w:t>
      </w:r>
      <w:r w:rsidR="002A1926" w:rsidRPr="002A1926">
        <w:rPr>
          <w:rFonts w:ascii="Times New Roman" w:eastAsia="DengXian" w:hAnsi="Times New Roman"/>
          <w:b/>
          <w:szCs w:val="20"/>
          <w:lang w:val="en-US" w:eastAsia="zh-CN"/>
        </w:rPr>
        <w:tab/>
        <w:t>Moderator</w:t>
      </w:r>
      <w:r w:rsidR="00900C1F">
        <w:rPr>
          <w:rFonts w:ascii="Times New Roman" w:eastAsia="DengXian" w:hAnsi="Times New Roman"/>
          <w:b/>
          <w:szCs w:val="20"/>
          <w:lang w:val="en-US" w:eastAsia="zh-CN"/>
        </w:rPr>
        <w:t xml:space="preserve"> </w:t>
      </w:r>
      <w:r w:rsidR="002A1926" w:rsidRPr="002A1926">
        <w:rPr>
          <w:rFonts w:ascii="Times New Roman" w:eastAsia="DengXian" w:hAnsi="Times New Roman"/>
          <w:b/>
          <w:szCs w:val="20"/>
          <w:lang w:val="en-US" w:eastAsia="zh-CN"/>
        </w:rPr>
        <w:t>(Fujitsu), Langbo, ZTE,</w:t>
      </w:r>
      <w:r w:rsidR="00900C1F">
        <w:rPr>
          <w:rFonts w:ascii="Times New Roman" w:eastAsia="DengXian" w:hAnsi="Times New Roman"/>
          <w:b/>
          <w:szCs w:val="20"/>
          <w:lang w:val="en-US" w:eastAsia="zh-CN"/>
        </w:rPr>
        <w:t xml:space="preserve"> </w:t>
      </w:r>
      <w:r w:rsidR="002A1926" w:rsidRPr="002A1926">
        <w:rPr>
          <w:rFonts w:ascii="Times New Roman" w:eastAsia="DengXian" w:hAnsi="Times New Roman"/>
          <w:b/>
          <w:szCs w:val="20"/>
          <w:lang w:val="en-US" w:eastAsia="zh-CN"/>
        </w:rPr>
        <w:t>Ericsson, Google, Huawei, HiSilicon, Lenovo, New H3C, Samsung, Nokia</w:t>
      </w:r>
    </w:p>
    <w:p w14:paraId="2C6F2BE6" w14:textId="0A71DE3C" w:rsidR="006D2558" w:rsidRDefault="002A1926" w:rsidP="006D2558">
      <w:pPr>
        <w:rPr>
          <w:rFonts w:ascii="Times New Roman" w:eastAsia="DengXian" w:hAnsi="Times New Roman"/>
          <w:bCs/>
          <w:szCs w:val="20"/>
          <w:lang w:val="en-US" w:eastAsia="zh-CN"/>
        </w:rPr>
      </w:pPr>
      <w:r>
        <w:rPr>
          <w:rFonts w:ascii="Times New Roman" w:eastAsia="DengXian" w:hAnsi="Times New Roman"/>
          <w:bCs/>
          <w:szCs w:val="20"/>
          <w:lang w:val="en-US" w:eastAsia="zh-CN"/>
        </w:rPr>
        <w:t>(</w:t>
      </w:r>
      <w:r w:rsidRPr="002A1926">
        <w:rPr>
          <w:rFonts w:ascii="Times New Roman" w:eastAsia="DengXian" w:hAnsi="Times New Roman"/>
          <w:bCs/>
          <w:szCs w:val="20"/>
          <w:lang w:val="en-US" w:eastAsia="zh-CN"/>
        </w:rPr>
        <w:t>Rel-18</w:t>
      </w:r>
      <w:r>
        <w:rPr>
          <w:rFonts w:ascii="Times New Roman" w:eastAsia="DengXian" w:hAnsi="Times New Roman"/>
          <w:bCs/>
          <w:szCs w:val="20"/>
          <w:lang w:val="en-US" w:eastAsia="zh-CN"/>
        </w:rPr>
        <w:t xml:space="preserve">, </w:t>
      </w:r>
      <w:r w:rsidRPr="002A1926">
        <w:rPr>
          <w:rFonts w:ascii="Times New Roman" w:eastAsia="DengXian" w:hAnsi="Times New Roman"/>
          <w:bCs/>
          <w:szCs w:val="20"/>
          <w:lang w:val="en-US" w:eastAsia="zh-CN"/>
        </w:rPr>
        <w:t>38.213</w:t>
      </w:r>
      <w:r>
        <w:rPr>
          <w:rFonts w:ascii="Times New Roman" w:eastAsia="DengXian" w:hAnsi="Times New Roman"/>
          <w:bCs/>
          <w:szCs w:val="20"/>
          <w:lang w:val="en-US" w:eastAsia="zh-CN"/>
        </w:rPr>
        <w:t xml:space="preserve">, </w:t>
      </w:r>
      <w:r w:rsidRPr="002A1926">
        <w:rPr>
          <w:rFonts w:ascii="Times New Roman" w:eastAsia="DengXian" w:hAnsi="Times New Roman"/>
          <w:bCs/>
          <w:szCs w:val="20"/>
          <w:lang w:val="en-US" w:eastAsia="zh-CN"/>
        </w:rPr>
        <w:t>NR_Mob_enh2-Core</w:t>
      </w:r>
      <w:r>
        <w:rPr>
          <w:rFonts w:ascii="Times New Roman" w:eastAsia="DengXian" w:hAnsi="Times New Roman"/>
          <w:bCs/>
          <w:szCs w:val="20"/>
          <w:lang w:val="en-US" w:eastAsia="zh-CN"/>
        </w:rPr>
        <w:t>, CR</w:t>
      </w:r>
      <w:r w:rsidRPr="002A1926">
        <w:rPr>
          <w:rFonts w:ascii="Times New Roman" w:eastAsia="DengXian" w:hAnsi="Times New Roman"/>
          <w:bCs/>
          <w:szCs w:val="20"/>
          <w:lang w:val="en-US" w:eastAsia="zh-CN"/>
        </w:rPr>
        <w:t>0635</w:t>
      </w:r>
      <w:r>
        <w:rPr>
          <w:rFonts w:ascii="Times New Roman" w:eastAsia="DengXian" w:hAnsi="Times New Roman"/>
          <w:bCs/>
          <w:szCs w:val="20"/>
          <w:lang w:val="en-US" w:eastAsia="zh-CN"/>
        </w:rPr>
        <w:t xml:space="preserve">, Cat </w:t>
      </w:r>
      <w:r w:rsidRPr="002A1926">
        <w:rPr>
          <w:rFonts w:ascii="Times New Roman" w:eastAsia="DengXian" w:hAnsi="Times New Roman"/>
          <w:bCs/>
          <w:szCs w:val="20"/>
          <w:lang w:val="en-US" w:eastAsia="zh-CN"/>
        </w:rPr>
        <w:t>F</w:t>
      </w:r>
      <w:r>
        <w:rPr>
          <w:rFonts w:ascii="Times New Roman" w:eastAsia="DengXian" w:hAnsi="Times New Roman"/>
          <w:bCs/>
          <w:szCs w:val="20"/>
          <w:lang w:val="en-US" w:eastAsia="zh-CN"/>
        </w:rPr>
        <w:t>) is agreed.</w:t>
      </w:r>
    </w:p>
    <w:p w14:paraId="3B2B3C32" w14:textId="77777777" w:rsidR="002A1926" w:rsidRDefault="002A1926" w:rsidP="006D2558">
      <w:pPr>
        <w:rPr>
          <w:rFonts w:ascii="Times New Roman" w:eastAsia="DengXian" w:hAnsi="Times New Roman"/>
          <w:bCs/>
          <w:szCs w:val="20"/>
          <w:lang w:val="en-US" w:eastAsia="zh-CN"/>
        </w:rPr>
      </w:pPr>
    </w:p>
    <w:p w14:paraId="0F557812" w14:textId="77777777" w:rsidR="002A1926" w:rsidRPr="006D2558" w:rsidRDefault="002A1926" w:rsidP="006D2558">
      <w:pPr>
        <w:rPr>
          <w:rFonts w:ascii="Times New Roman" w:eastAsia="DengXian" w:hAnsi="Times New Roman"/>
          <w:bCs/>
          <w:szCs w:val="20"/>
          <w:lang w:val="en-US" w:eastAsia="zh-CN"/>
        </w:rPr>
      </w:pPr>
    </w:p>
    <w:p w14:paraId="0BBEEB5A" w14:textId="77777777" w:rsidR="006D2558" w:rsidRPr="006D2558" w:rsidRDefault="006D2558" w:rsidP="006D2558">
      <w:pPr>
        <w:rPr>
          <w:rFonts w:ascii="Times New Roman" w:eastAsia="DengXian" w:hAnsi="Times New Roman"/>
          <w:bCs/>
          <w:szCs w:val="20"/>
          <w:highlight w:val="green"/>
          <w:lang w:val="en-US" w:eastAsia="zh-CN"/>
        </w:rPr>
      </w:pPr>
      <w:r w:rsidRPr="006D2558">
        <w:rPr>
          <w:rFonts w:ascii="Times New Roman" w:eastAsia="DengXian" w:hAnsi="Times New Roman"/>
          <w:bCs/>
          <w:szCs w:val="20"/>
          <w:highlight w:val="green"/>
          <w:lang w:val="en-US" w:eastAsia="zh-CN"/>
        </w:rPr>
        <w:t>Agreement</w:t>
      </w:r>
    </w:p>
    <w:p w14:paraId="36578714" w14:textId="77777777" w:rsidR="006D2558" w:rsidRDefault="006D2558" w:rsidP="006D2558">
      <w:pPr>
        <w:rPr>
          <w:rFonts w:ascii="Times New Roman" w:hAnsi="Times New Roman"/>
          <w:bCs/>
          <w:szCs w:val="20"/>
        </w:rPr>
      </w:pPr>
      <w:r w:rsidRPr="006D2558">
        <w:rPr>
          <w:rFonts w:ascii="Times New Roman" w:hAnsi="Times New Roman"/>
          <w:bCs/>
          <w:szCs w:val="20"/>
        </w:rPr>
        <w:t>Adopt the following TP to section 5.2.1.4.2, TS38.214 in principle.</w:t>
      </w:r>
    </w:p>
    <w:p w14:paraId="04EB87BB" w14:textId="77777777" w:rsidR="004A7DE3" w:rsidRPr="006D2558" w:rsidRDefault="004A7DE3" w:rsidP="004A7DE3">
      <w:pPr>
        <w:rPr>
          <w:rFonts w:ascii="Times New Roman" w:hAnsi="Times New Roman"/>
          <w:bCs/>
          <w:color w:val="FF0000"/>
          <w:szCs w:val="20"/>
        </w:rPr>
      </w:pPr>
      <w:r w:rsidRPr="006D2558">
        <w:rPr>
          <w:rFonts w:ascii="Times New Roman" w:hAnsi="Times New Roman"/>
          <w:bCs/>
          <w:color w:val="FF0000"/>
          <w:szCs w:val="20"/>
        </w:rPr>
        <w:t>---------------Start of TP---------------</w:t>
      </w:r>
    </w:p>
    <w:p w14:paraId="56E5EA9F" w14:textId="77777777" w:rsidR="006D2558" w:rsidRPr="006D2558" w:rsidRDefault="006D2558" w:rsidP="006D2558">
      <w:pPr>
        <w:rPr>
          <w:rFonts w:ascii="Arial" w:hAnsi="Arial" w:cs="Arial"/>
          <w:b/>
          <w:sz w:val="16"/>
          <w:szCs w:val="16"/>
          <w:lang w:val="x-none" w:eastAsia="zh-CN"/>
        </w:rPr>
      </w:pPr>
      <w:r w:rsidRPr="006D2558">
        <w:rPr>
          <w:rFonts w:ascii="Arial" w:hAnsi="Arial" w:cs="Arial"/>
          <w:b/>
          <w:sz w:val="16"/>
          <w:szCs w:val="16"/>
        </w:rPr>
        <w:t>5.2.1.4.2</w:t>
      </w:r>
      <w:r w:rsidRPr="006D2558">
        <w:rPr>
          <w:rFonts w:ascii="Arial" w:hAnsi="Arial" w:cs="Arial"/>
          <w:b/>
          <w:sz w:val="16"/>
          <w:szCs w:val="16"/>
        </w:rPr>
        <w:tab/>
        <w:t>Report quantity configurations</w:t>
      </w:r>
    </w:p>
    <w:p w14:paraId="4D66C63B" w14:textId="77777777" w:rsidR="006D2558" w:rsidRPr="006D2558" w:rsidRDefault="006D2558" w:rsidP="006D2558">
      <w:pPr>
        <w:jc w:val="center"/>
        <w:rPr>
          <w:rFonts w:ascii="Arial" w:eastAsia="SimSun" w:hAnsi="Arial" w:cs="Arial"/>
          <w:bCs/>
          <w:color w:val="FF0000"/>
          <w:sz w:val="16"/>
          <w:szCs w:val="16"/>
        </w:rPr>
      </w:pPr>
      <w:r w:rsidRPr="006D2558">
        <w:rPr>
          <w:rFonts w:ascii="Arial" w:eastAsia="SimSun" w:hAnsi="Arial" w:cs="Arial"/>
          <w:bCs/>
          <w:color w:val="FF0000"/>
          <w:sz w:val="16"/>
          <w:szCs w:val="16"/>
        </w:rPr>
        <w:t>&lt;Unchanged parts omitted&gt;</w:t>
      </w:r>
    </w:p>
    <w:p w14:paraId="7ACF918F" w14:textId="77777777" w:rsidR="006D2558" w:rsidRPr="006D2558" w:rsidRDefault="006D2558" w:rsidP="006D2558">
      <w:pPr>
        <w:rPr>
          <w:rFonts w:ascii="Arial" w:eastAsia="MS Mincho" w:hAnsi="Arial" w:cs="Arial"/>
          <w:bCs/>
          <w:color w:val="000000"/>
          <w:sz w:val="16"/>
          <w:szCs w:val="16"/>
        </w:rPr>
      </w:pPr>
      <w:r w:rsidRPr="006D2558">
        <w:rPr>
          <w:rFonts w:ascii="Arial" w:hAnsi="Arial" w:cs="Arial"/>
          <w:bCs/>
          <w:color w:val="000000"/>
          <w:sz w:val="16"/>
          <w:szCs w:val="16"/>
        </w:rPr>
        <w:t>If a</w:t>
      </w:r>
      <w:r w:rsidRPr="006D2558">
        <w:rPr>
          <w:rFonts w:ascii="Arial" w:hAnsi="Arial" w:cs="Arial"/>
          <w:bCs/>
          <w:color w:val="000000"/>
          <w:sz w:val="16"/>
          <w:szCs w:val="16"/>
          <w:lang w:val="en-US"/>
        </w:rPr>
        <w:t xml:space="preserve"> UE </w:t>
      </w:r>
      <w:r w:rsidRPr="006D2558">
        <w:rPr>
          <w:rFonts w:ascii="Arial" w:hAnsi="Arial" w:cs="Arial"/>
          <w:bCs/>
          <w:color w:val="000000"/>
          <w:sz w:val="16"/>
          <w:szCs w:val="16"/>
        </w:rPr>
        <w:t xml:space="preserve">is </w:t>
      </w:r>
      <w:r w:rsidRPr="006D2558">
        <w:rPr>
          <w:rFonts w:ascii="Arial" w:hAnsi="Arial" w:cs="Arial"/>
          <w:bCs/>
          <w:color w:val="000000"/>
          <w:sz w:val="16"/>
          <w:szCs w:val="16"/>
          <w:lang w:val="en-US"/>
        </w:rPr>
        <w:t xml:space="preserve">configured with a </w:t>
      </w:r>
      <w:r w:rsidRPr="006D2558">
        <w:rPr>
          <w:rFonts w:ascii="Arial" w:hAnsi="Arial" w:cs="Arial"/>
          <w:bCs/>
          <w:i/>
          <w:iCs/>
          <w:color w:val="000000"/>
          <w:sz w:val="16"/>
          <w:szCs w:val="16"/>
          <w:lang w:val="en-US"/>
        </w:rPr>
        <w:t>LTM-CSI-ReportConfig</w:t>
      </w:r>
      <w:r w:rsidRPr="006D2558">
        <w:rPr>
          <w:rFonts w:ascii="Arial" w:eastAsia="MS Mincho" w:hAnsi="Arial" w:cs="Arial"/>
          <w:bCs/>
          <w:color w:val="000000"/>
          <w:sz w:val="16"/>
          <w:szCs w:val="16"/>
        </w:rPr>
        <w:t>,</w:t>
      </w:r>
    </w:p>
    <w:p w14:paraId="081009C6" w14:textId="77777777" w:rsidR="006D2558" w:rsidRPr="006D2558" w:rsidRDefault="006D2558" w:rsidP="006D2558">
      <w:pPr>
        <w:ind w:left="568" w:hanging="284"/>
        <w:rPr>
          <w:rFonts w:ascii="Arial" w:eastAsia="MS Mincho" w:hAnsi="Arial" w:cs="Arial"/>
          <w:bCs/>
          <w:color w:val="000000"/>
          <w:sz w:val="16"/>
          <w:szCs w:val="16"/>
        </w:rPr>
      </w:pPr>
      <w:r w:rsidRPr="006D2558">
        <w:rPr>
          <w:rFonts w:ascii="Arial" w:hAnsi="Arial" w:cs="Arial"/>
          <w:bCs/>
          <w:sz w:val="16"/>
          <w:szCs w:val="16"/>
        </w:rPr>
        <w:lastRenderedPageBreak/>
        <w:t>-</w:t>
      </w:r>
      <w:r w:rsidRPr="006D2558">
        <w:rPr>
          <w:rFonts w:ascii="Arial" w:hAnsi="Arial" w:cs="Arial"/>
          <w:bCs/>
          <w:sz w:val="16"/>
          <w:szCs w:val="16"/>
        </w:rPr>
        <w:tab/>
      </w:r>
      <w:r w:rsidRPr="006D2558">
        <w:rPr>
          <w:rFonts w:ascii="Arial" w:eastAsia="MS Mincho" w:hAnsi="Arial" w:cs="Arial"/>
          <w:bCs/>
          <w:color w:val="000000"/>
          <w:sz w:val="16"/>
          <w:szCs w:val="16"/>
        </w:rPr>
        <w:t xml:space="preserve">if the UE is configured with </w:t>
      </w:r>
      <w:r w:rsidRPr="006D2558">
        <w:rPr>
          <w:rFonts w:ascii="Arial" w:eastAsia="MS Mincho" w:hAnsi="Arial" w:cs="Arial"/>
          <w:bCs/>
          <w:i/>
          <w:iCs/>
          <w:color w:val="000000"/>
          <w:sz w:val="16"/>
          <w:szCs w:val="16"/>
        </w:rPr>
        <w:t>spCellInclusion</w:t>
      </w:r>
      <w:r w:rsidRPr="006D2558">
        <w:rPr>
          <w:rFonts w:ascii="Arial" w:eastAsia="MS Mincho" w:hAnsi="Arial" w:cs="Arial"/>
          <w:bCs/>
          <w:color w:val="000000"/>
          <w:sz w:val="16"/>
          <w:szCs w:val="16"/>
        </w:rPr>
        <w:t xml:space="preserve">, the UE shall report in a single reporting instance </w:t>
      </w:r>
      <w:r w:rsidRPr="006D2558">
        <w:rPr>
          <w:rFonts w:ascii="Arial" w:hAnsi="Arial" w:cs="Arial"/>
          <w:bCs/>
          <w:i/>
          <w:sz w:val="16"/>
          <w:szCs w:val="16"/>
          <w:lang w:val="en-US"/>
        </w:rPr>
        <w:t>nr</w:t>
      </w:r>
      <w:r w:rsidRPr="006D2558">
        <w:rPr>
          <w:rFonts w:ascii="Arial" w:hAnsi="Arial" w:cs="Arial"/>
          <w:bCs/>
          <w:i/>
          <w:sz w:val="16"/>
          <w:szCs w:val="16"/>
        </w:rPr>
        <w:t>O</w:t>
      </w:r>
      <w:r w:rsidRPr="006D2558">
        <w:rPr>
          <w:rFonts w:ascii="Arial" w:hAnsi="Arial" w:cs="Arial"/>
          <w:bCs/>
          <w:i/>
          <w:sz w:val="16"/>
          <w:szCs w:val="16"/>
          <w:lang w:val="en-US"/>
        </w:rPr>
        <w:t>fReportedRS</w:t>
      </w:r>
      <w:r w:rsidRPr="006D2558">
        <w:rPr>
          <w:rFonts w:ascii="Arial" w:hAnsi="Arial" w:cs="Arial"/>
          <w:bCs/>
          <w:i/>
          <w:sz w:val="16"/>
          <w:szCs w:val="16"/>
        </w:rPr>
        <w:t>-PerCell</w:t>
      </w:r>
      <w:r w:rsidRPr="006D2558">
        <w:rPr>
          <w:rFonts w:ascii="Arial" w:hAnsi="Arial" w:cs="Arial"/>
          <w:bCs/>
          <w:i/>
          <w:sz w:val="16"/>
          <w:szCs w:val="16"/>
          <w:lang w:val="en-US"/>
        </w:rPr>
        <w:t xml:space="preserve"> </w:t>
      </w:r>
      <w:r w:rsidRPr="006D2558">
        <w:rPr>
          <w:rFonts w:ascii="Arial" w:hAnsi="Arial" w:cs="Arial"/>
          <w:bCs/>
          <w:iCs/>
          <w:sz w:val="16"/>
          <w:szCs w:val="16"/>
          <w:lang w:val="en-US"/>
        </w:rPr>
        <w:t>different SSBRI</w:t>
      </w:r>
      <w:r w:rsidRPr="006D2558">
        <w:rPr>
          <w:rFonts w:ascii="Arial" w:hAnsi="Arial" w:cs="Arial"/>
          <w:bCs/>
          <w:i/>
          <w:sz w:val="16"/>
          <w:szCs w:val="16"/>
          <w:lang w:val="en-US"/>
        </w:rPr>
        <w:t xml:space="preserve"> </w:t>
      </w:r>
      <w:r w:rsidRPr="006D2558">
        <w:rPr>
          <w:rFonts w:ascii="Arial" w:hAnsi="Arial" w:cs="Arial"/>
          <w:bCs/>
          <w:iCs/>
          <w:sz w:val="16"/>
          <w:szCs w:val="16"/>
          <w:lang w:val="en-US"/>
        </w:rPr>
        <w:t xml:space="preserve">for the current SpCell and each of the </w:t>
      </w:r>
      <w:r w:rsidRPr="006D2558">
        <w:rPr>
          <w:rFonts w:ascii="Arial" w:hAnsi="Arial" w:cs="Arial"/>
          <w:bCs/>
          <w:i/>
          <w:sz w:val="16"/>
          <w:szCs w:val="16"/>
        </w:rPr>
        <w:t>nrO</w:t>
      </w:r>
      <w:r w:rsidRPr="006D2558">
        <w:rPr>
          <w:rFonts w:ascii="Arial" w:hAnsi="Arial" w:cs="Arial"/>
          <w:bCs/>
          <w:i/>
          <w:sz w:val="16"/>
          <w:szCs w:val="16"/>
          <w:lang w:val="en-US"/>
        </w:rPr>
        <w:t>fReportedCells -1</w:t>
      </w:r>
      <w:r w:rsidRPr="006D2558">
        <w:rPr>
          <w:rFonts w:ascii="Arial" w:hAnsi="Arial" w:cs="Arial"/>
          <w:bCs/>
          <w:iCs/>
          <w:sz w:val="16"/>
          <w:szCs w:val="16"/>
          <w:lang w:val="en-US"/>
        </w:rPr>
        <w:t xml:space="preserve"> </w:t>
      </w:r>
      <w:r w:rsidRPr="006D2558">
        <w:rPr>
          <w:rFonts w:ascii="Arial" w:hAnsi="Arial" w:cs="Arial"/>
          <w:bCs/>
          <w:iCs/>
          <w:sz w:val="16"/>
          <w:szCs w:val="16"/>
        </w:rPr>
        <w:t xml:space="preserve">candidate </w:t>
      </w:r>
      <w:r w:rsidRPr="006D2558">
        <w:rPr>
          <w:rFonts w:ascii="Arial" w:hAnsi="Arial" w:cs="Arial"/>
          <w:bCs/>
          <w:iCs/>
          <w:sz w:val="16"/>
          <w:szCs w:val="16"/>
          <w:lang w:val="en-US"/>
        </w:rPr>
        <w:t>cells.</w:t>
      </w:r>
      <w:r w:rsidRPr="006D2558">
        <w:rPr>
          <w:rFonts w:ascii="Arial" w:hAnsi="Arial" w:cs="Arial"/>
          <w:bCs/>
          <w:i/>
          <w:sz w:val="16"/>
          <w:szCs w:val="16"/>
          <w:lang w:val="en-US"/>
        </w:rPr>
        <w:t xml:space="preserve"> </w:t>
      </w:r>
      <w:r w:rsidRPr="006D2558">
        <w:rPr>
          <w:rFonts w:ascii="Arial" w:hAnsi="Arial" w:cs="Arial"/>
          <w:bCs/>
          <w:iCs/>
          <w:sz w:val="16"/>
          <w:szCs w:val="16"/>
        </w:rPr>
        <w:t xml:space="preserve">Otherwise, the UE shall report in a single reporting instance </w:t>
      </w:r>
      <w:r w:rsidRPr="006D2558">
        <w:rPr>
          <w:rFonts w:ascii="Arial" w:hAnsi="Arial" w:cs="Arial"/>
          <w:bCs/>
          <w:i/>
          <w:sz w:val="16"/>
          <w:szCs w:val="16"/>
          <w:lang w:val="en-US"/>
        </w:rPr>
        <w:t>nr</w:t>
      </w:r>
      <w:r w:rsidRPr="006D2558">
        <w:rPr>
          <w:rFonts w:ascii="Arial" w:hAnsi="Arial" w:cs="Arial"/>
          <w:bCs/>
          <w:i/>
          <w:sz w:val="16"/>
          <w:szCs w:val="16"/>
        </w:rPr>
        <w:t>O</w:t>
      </w:r>
      <w:r w:rsidRPr="006D2558">
        <w:rPr>
          <w:rFonts w:ascii="Arial" w:hAnsi="Arial" w:cs="Arial"/>
          <w:bCs/>
          <w:i/>
          <w:sz w:val="16"/>
          <w:szCs w:val="16"/>
          <w:lang w:val="en-US"/>
        </w:rPr>
        <w:t>fReportedRS</w:t>
      </w:r>
      <w:r w:rsidRPr="006D2558">
        <w:rPr>
          <w:rFonts w:ascii="Arial" w:hAnsi="Arial" w:cs="Arial"/>
          <w:bCs/>
          <w:i/>
          <w:sz w:val="16"/>
          <w:szCs w:val="16"/>
        </w:rPr>
        <w:t>-PerCell</w:t>
      </w:r>
      <w:r w:rsidRPr="006D2558">
        <w:rPr>
          <w:rFonts w:ascii="Arial" w:hAnsi="Arial" w:cs="Arial"/>
          <w:bCs/>
          <w:iCs/>
          <w:sz w:val="16"/>
          <w:szCs w:val="16"/>
        </w:rPr>
        <w:t xml:space="preserve"> different SSBRI for each of the </w:t>
      </w:r>
      <w:r w:rsidRPr="006D2558">
        <w:rPr>
          <w:rFonts w:ascii="Arial" w:hAnsi="Arial" w:cs="Arial"/>
          <w:bCs/>
          <w:i/>
          <w:sz w:val="16"/>
          <w:szCs w:val="16"/>
          <w:lang w:val="en-US"/>
        </w:rPr>
        <w:t>nr</w:t>
      </w:r>
      <w:r w:rsidRPr="006D2558">
        <w:rPr>
          <w:rFonts w:ascii="Arial" w:hAnsi="Arial" w:cs="Arial"/>
          <w:bCs/>
          <w:i/>
          <w:sz w:val="16"/>
          <w:szCs w:val="16"/>
        </w:rPr>
        <w:t>O</w:t>
      </w:r>
      <w:r w:rsidRPr="006D2558">
        <w:rPr>
          <w:rFonts w:ascii="Arial" w:hAnsi="Arial" w:cs="Arial"/>
          <w:bCs/>
          <w:i/>
          <w:sz w:val="16"/>
          <w:szCs w:val="16"/>
          <w:lang w:val="en-US"/>
        </w:rPr>
        <w:t>fReported</w:t>
      </w:r>
      <w:r w:rsidRPr="006D2558">
        <w:rPr>
          <w:rFonts w:ascii="Arial" w:hAnsi="Arial" w:cs="Arial"/>
          <w:bCs/>
          <w:i/>
          <w:sz w:val="16"/>
          <w:szCs w:val="16"/>
        </w:rPr>
        <w:t>Cells</w:t>
      </w:r>
      <w:r w:rsidRPr="006D2558">
        <w:rPr>
          <w:rFonts w:ascii="Arial" w:hAnsi="Arial" w:cs="Arial"/>
          <w:bCs/>
          <w:iCs/>
          <w:sz w:val="16"/>
          <w:szCs w:val="16"/>
        </w:rPr>
        <w:t xml:space="preserve"> candidate cells,</w:t>
      </w:r>
      <w:r w:rsidRPr="006D2558">
        <w:rPr>
          <w:rFonts w:ascii="Arial" w:eastAsia="MS Mincho" w:hAnsi="Arial" w:cs="Arial"/>
          <w:bCs/>
          <w:color w:val="000000"/>
          <w:sz w:val="16"/>
          <w:szCs w:val="16"/>
        </w:rPr>
        <w:t xml:space="preserve"> </w:t>
      </w:r>
    </w:p>
    <w:p w14:paraId="6A5396EB" w14:textId="77777777" w:rsidR="006D2558" w:rsidRPr="006D2558" w:rsidRDefault="006D2558" w:rsidP="006D2558">
      <w:pPr>
        <w:ind w:left="851" w:hanging="284"/>
        <w:rPr>
          <w:rFonts w:ascii="Arial" w:hAnsi="Arial" w:cs="Arial"/>
          <w:bCs/>
          <w:i/>
          <w:sz w:val="16"/>
          <w:szCs w:val="16"/>
        </w:rPr>
      </w:pPr>
      <w:r w:rsidRPr="006D2558">
        <w:rPr>
          <w:rFonts w:ascii="Arial" w:hAnsi="Arial" w:cs="Arial"/>
          <w:bCs/>
          <w:sz w:val="16"/>
          <w:szCs w:val="16"/>
        </w:rPr>
        <w:t>-</w:t>
      </w:r>
      <w:r w:rsidRPr="006D2558">
        <w:rPr>
          <w:rFonts w:ascii="Arial" w:hAnsi="Arial" w:cs="Arial"/>
          <w:bCs/>
          <w:sz w:val="16"/>
          <w:szCs w:val="16"/>
        </w:rPr>
        <w:tab/>
        <w:t xml:space="preserve">where SSBRI </w:t>
      </w:r>
      <w:r w:rsidRPr="006D2558">
        <w:rPr>
          <w:rFonts w:ascii="Arial" w:hAnsi="Arial" w:cs="Arial"/>
          <w:bCs/>
          <w:i/>
          <w:sz w:val="16"/>
          <w:szCs w:val="16"/>
        </w:rPr>
        <w:t xml:space="preserve">k </w:t>
      </w:r>
      <w:r w:rsidRPr="006D2558">
        <w:rPr>
          <w:rFonts w:ascii="Arial" w:hAnsi="Arial" w:cs="Arial"/>
          <w:bCs/>
          <w:sz w:val="16"/>
          <w:szCs w:val="16"/>
        </w:rPr>
        <w:t>(</w:t>
      </w:r>
      <w:r w:rsidRPr="006D2558">
        <w:rPr>
          <w:rFonts w:ascii="Arial" w:hAnsi="Arial" w:cs="Arial"/>
          <w:bCs/>
          <w:i/>
          <w:sz w:val="16"/>
          <w:szCs w:val="16"/>
        </w:rPr>
        <w:t>k</w:t>
      </w:r>
      <w:r w:rsidRPr="006D2558">
        <w:rPr>
          <w:rFonts w:ascii="Arial" w:hAnsi="Arial" w:cs="Arial"/>
          <w:bCs/>
          <w:sz w:val="16"/>
          <w:szCs w:val="16"/>
        </w:rPr>
        <w:t xml:space="preserve"> ≥ 0) corresponds to the configured (</w:t>
      </w:r>
      <w:r w:rsidRPr="006D2558">
        <w:rPr>
          <w:rFonts w:ascii="Arial" w:hAnsi="Arial" w:cs="Arial"/>
          <w:bCs/>
          <w:i/>
          <w:sz w:val="16"/>
          <w:szCs w:val="16"/>
        </w:rPr>
        <w:t>k</w:t>
      </w:r>
      <w:r w:rsidRPr="006D2558">
        <w:rPr>
          <w:rFonts w:ascii="Arial" w:hAnsi="Arial" w:cs="Arial"/>
          <w:bCs/>
          <w:sz w:val="16"/>
          <w:szCs w:val="16"/>
        </w:rPr>
        <w:t xml:space="preserve">+1)-th entry of the associated </w:t>
      </w:r>
      <w:r w:rsidRPr="006D2558">
        <w:rPr>
          <w:rFonts w:ascii="Arial" w:hAnsi="Arial" w:cs="Arial"/>
          <w:bCs/>
          <w:i/>
          <w:iCs/>
          <w:sz w:val="16"/>
          <w:szCs w:val="16"/>
        </w:rPr>
        <w:t>ltm-CSI</w:t>
      </w:r>
      <w:r w:rsidRPr="006D2558">
        <w:rPr>
          <w:rFonts w:ascii="Arial" w:hAnsi="Arial" w:cs="Arial"/>
          <w:bCs/>
          <w:i/>
          <w:iCs/>
          <w:sz w:val="16"/>
          <w:szCs w:val="16"/>
          <w:lang w:val="en-US"/>
        </w:rPr>
        <w:t>-SSB-ResourceList</w:t>
      </w:r>
      <w:r w:rsidRPr="006D2558">
        <w:rPr>
          <w:rFonts w:ascii="Arial" w:hAnsi="Arial" w:cs="Arial"/>
          <w:bCs/>
          <w:sz w:val="16"/>
          <w:szCs w:val="16"/>
        </w:rPr>
        <w:t xml:space="preserve"> in the corresponding</w:t>
      </w:r>
      <w:r w:rsidRPr="006D2558">
        <w:rPr>
          <w:rFonts w:ascii="Arial" w:hAnsi="Arial" w:cs="Arial"/>
          <w:bCs/>
          <w:i/>
          <w:sz w:val="16"/>
          <w:szCs w:val="16"/>
        </w:rPr>
        <w:t xml:space="preserve"> </w:t>
      </w:r>
      <w:r w:rsidRPr="006D2558">
        <w:rPr>
          <w:rFonts w:ascii="Arial" w:hAnsi="Arial" w:cs="Arial"/>
          <w:bCs/>
          <w:i/>
          <w:sz w:val="16"/>
          <w:szCs w:val="16"/>
          <w:lang w:val="en-US"/>
        </w:rPr>
        <w:t>LTM</w:t>
      </w:r>
      <w:r w:rsidRPr="006D2558">
        <w:rPr>
          <w:rFonts w:ascii="Arial" w:hAnsi="Arial" w:cs="Arial"/>
          <w:bCs/>
          <w:i/>
          <w:sz w:val="16"/>
          <w:szCs w:val="16"/>
        </w:rPr>
        <w:t>-CSI-SSB-ResourceSet</w:t>
      </w:r>
      <w:r w:rsidRPr="006D2558">
        <w:rPr>
          <w:rFonts w:ascii="Arial" w:hAnsi="Arial" w:cs="Arial"/>
          <w:bCs/>
          <w:iCs/>
          <w:sz w:val="16"/>
          <w:szCs w:val="16"/>
        </w:rPr>
        <w:t>,</w:t>
      </w:r>
    </w:p>
    <w:p w14:paraId="23D192BC" w14:textId="77777777" w:rsidR="006D2558" w:rsidRPr="006D2558" w:rsidRDefault="006D2558" w:rsidP="006D2558">
      <w:pPr>
        <w:ind w:left="1135" w:hanging="284"/>
        <w:rPr>
          <w:rFonts w:ascii="Arial" w:eastAsia="MS Mincho" w:hAnsi="Arial" w:cs="Arial"/>
          <w:bCs/>
          <w:color w:val="000000"/>
          <w:sz w:val="16"/>
          <w:szCs w:val="16"/>
        </w:rPr>
      </w:pPr>
      <w:r w:rsidRPr="006D2558">
        <w:rPr>
          <w:rFonts w:ascii="Arial" w:eastAsia="MS Mincho" w:hAnsi="Arial" w:cs="Arial"/>
          <w:bCs/>
          <w:color w:val="000000"/>
          <w:sz w:val="16"/>
          <w:szCs w:val="16"/>
        </w:rPr>
        <w:t>-</w:t>
      </w:r>
      <w:r w:rsidRPr="006D2558">
        <w:rPr>
          <w:rFonts w:ascii="Arial" w:eastAsia="MS Mincho" w:hAnsi="Arial" w:cs="Arial"/>
          <w:bCs/>
          <w:color w:val="000000"/>
          <w:sz w:val="16"/>
          <w:szCs w:val="16"/>
        </w:rPr>
        <w:tab/>
        <w:t xml:space="preserve">if </w:t>
      </w:r>
      <w:r w:rsidRPr="006D2558">
        <w:rPr>
          <w:rFonts w:ascii="Arial" w:eastAsia="MS Mincho" w:hAnsi="Arial" w:cs="Arial"/>
          <w:bCs/>
          <w:i/>
          <w:iCs/>
          <w:color w:val="000000"/>
          <w:sz w:val="16"/>
          <w:szCs w:val="16"/>
        </w:rPr>
        <w:t>spCellInclusion</w:t>
      </w:r>
      <w:r w:rsidRPr="006D2558">
        <w:rPr>
          <w:rFonts w:ascii="Arial" w:eastAsia="MS Mincho" w:hAnsi="Arial" w:cs="Arial"/>
          <w:bCs/>
          <w:color w:val="000000"/>
          <w:sz w:val="16"/>
          <w:szCs w:val="16"/>
        </w:rPr>
        <w:t xml:space="preserve"> is configured, SSB resources in </w:t>
      </w:r>
      <w:r w:rsidRPr="006D2558">
        <w:rPr>
          <w:rFonts w:ascii="Arial" w:hAnsi="Arial" w:cs="Arial"/>
          <w:bCs/>
          <w:i/>
          <w:iCs/>
          <w:sz w:val="16"/>
          <w:szCs w:val="16"/>
        </w:rPr>
        <w:t>ltm-CSI-SSB-ResourceList</w:t>
      </w:r>
      <w:r w:rsidRPr="006D2558">
        <w:rPr>
          <w:rFonts w:ascii="Arial" w:hAnsi="Arial" w:cs="Arial"/>
          <w:bCs/>
          <w:sz w:val="16"/>
          <w:szCs w:val="16"/>
        </w:rPr>
        <w:t xml:space="preserve"> associated with the current SpCell are the entries where PCI </w:t>
      </w:r>
      <w:ins w:id="185" w:author="Akimoto, Yosuke/秋元 陽介" w:date="2024-05-20T16:32:00Z">
        <w:r w:rsidRPr="006D2558">
          <w:rPr>
            <w:rFonts w:ascii="Arial" w:hAnsi="Arial" w:cs="Arial"/>
            <w:bCs/>
            <w:sz w:val="16"/>
            <w:szCs w:val="16"/>
          </w:rPr>
          <w:t>(</w:t>
        </w:r>
      </w:ins>
      <w:r w:rsidRPr="006D2558">
        <w:rPr>
          <w:rFonts w:ascii="Arial" w:hAnsi="Arial" w:cs="Arial"/>
          <w:bCs/>
          <w:sz w:val="16"/>
          <w:szCs w:val="16"/>
        </w:rPr>
        <w:t xml:space="preserve">given by </w:t>
      </w:r>
      <w:r w:rsidRPr="006D2558">
        <w:rPr>
          <w:rFonts w:ascii="Arial" w:hAnsi="Arial" w:cs="Arial"/>
          <w:bCs/>
          <w:i/>
          <w:iCs/>
          <w:sz w:val="16"/>
          <w:szCs w:val="16"/>
        </w:rPr>
        <w:t>ltm-CandidatePCI</w:t>
      </w:r>
      <w:del w:id="186" w:author="Akimoto, Yosuke/秋元 陽介" w:date="2024-05-20T16:32:00Z">
        <w:r w:rsidRPr="006D2558" w:rsidDel="002339BE">
          <w:rPr>
            <w:rFonts w:ascii="Arial" w:hAnsi="Arial" w:cs="Arial"/>
            <w:bCs/>
            <w:sz w:val="16"/>
            <w:szCs w:val="16"/>
          </w:rPr>
          <w:delText xml:space="preserve"> </w:delText>
        </w:r>
      </w:del>
      <w:ins w:id="187" w:author="Akimoto, Yosuke/秋元 陽介" w:date="2024-05-20T16:32:00Z">
        <w:r w:rsidRPr="006D2558">
          <w:rPr>
            <w:rFonts w:ascii="Arial" w:hAnsi="Arial" w:cs="Arial"/>
            <w:bCs/>
            <w:sz w:val="16"/>
            <w:szCs w:val="16"/>
          </w:rPr>
          <w:t xml:space="preserve">) </w:t>
        </w:r>
      </w:ins>
      <w:r w:rsidRPr="006D2558">
        <w:rPr>
          <w:rFonts w:ascii="Arial" w:hAnsi="Arial" w:cs="Arial"/>
          <w:bCs/>
          <w:sz w:val="16"/>
          <w:szCs w:val="16"/>
        </w:rPr>
        <w:t xml:space="preserve">and frequency information </w:t>
      </w:r>
      <w:ins w:id="188" w:author="Akimoto, Yosuke/秋元 陽介" w:date="2024-05-20T16:33:00Z">
        <w:r w:rsidRPr="006D2558">
          <w:rPr>
            <w:rFonts w:ascii="Arial" w:hAnsi="Arial" w:cs="Arial"/>
            <w:bCs/>
            <w:sz w:val="16"/>
            <w:szCs w:val="16"/>
          </w:rPr>
          <w:t>(</w:t>
        </w:r>
      </w:ins>
      <w:r w:rsidRPr="006D2558">
        <w:rPr>
          <w:rFonts w:ascii="Arial" w:hAnsi="Arial" w:cs="Arial"/>
          <w:bCs/>
          <w:sz w:val="16"/>
          <w:szCs w:val="16"/>
        </w:rPr>
        <w:t xml:space="preserve">given by </w:t>
      </w:r>
      <w:r w:rsidRPr="006D2558">
        <w:rPr>
          <w:rFonts w:ascii="Arial" w:hAnsi="Arial" w:cs="Arial"/>
          <w:bCs/>
          <w:i/>
          <w:iCs/>
          <w:sz w:val="16"/>
          <w:szCs w:val="16"/>
        </w:rPr>
        <w:t>ssbFrequency</w:t>
      </w:r>
      <w:del w:id="189" w:author="Akimoto, Yosuke/秋元 陽介" w:date="2024-05-20T16:33:00Z">
        <w:r w:rsidRPr="006D2558" w:rsidDel="0025556E">
          <w:rPr>
            <w:rFonts w:ascii="Arial" w:hAnsi="Arial" w:cs="Arial"/>
            <w:bCs/>
            <w:sz w:val="16"/>
            <w:szCs w:val="16"/>
          </w:rPr>
          <w:delText xml:space="preserve"> </w:delText>
        </w:r>
      </w:del>
      <w:ins w:id="190" w:author="Akimoto, Yosuke/秋元 陽介" w:date="2024-05-20T16:33:00Z">
        <w:r w:rsidRPr="006D2558">
          <w:rPr>
            <w:rFonts w:ascii="Arial" w:hAnsi="Arial" w:cs="Arial"/>
            <w:bCs/>
            <w:sz w:val="16"/>
            <w:szCs w:val="16"/>
          </w:rPr>
          <w:t xml:space="preserve">) </w:t>
        </w:r>
      </w:ins>
      <w:r w:rsidRPr="006D2558">
        <w:rPr>
          <w:rFonts w:ascii="Arial" w:hAnsi="Arial" w:cs="Arial"/>
          <w:bCs/>
          <w:sz w:val="16"/>
          <w:szCs w:val="16"/>
        </w:rPr>
        <w:t xml:space="preserve">of </w:t>
      </w:r>
      <w:ins w:id="191" w:author="Akimoto, Yosuke/秋元 陽介" w:date="2024-05-20T19:26:00Z">
        <w:r w:rsidRPr="006D2558">
          <w:rPr>
            <w:rFonts w:ascii="Arial" w:hAnsi="Arial" w:cs="Arial"/>
            <w:bCs/>
            <w:sz w:val="16"/>
            <w:szCs w:val="16"/>
          </w:rPr>
          <w:t xml:space="preserve">the candidate cell </w:t>
        </w:r>
      </w:ins>
      <w:del w:id="192" w:author="Akimoto, Yosuke/秋元 陽介" w:date="2024-05-20T19:27:00Z">
        <w:r w:rsidRPr="006D2558" w:rsidDel="00F80705">
          <w:rPr>
            <w:rFonts w:ascii="Arial" w:hAnsi="Arial" w:cs="Arial"/>
            <w:bCs/>
            <w:sz w:val="16"/>
            <w:szCs w:val="16"/>
          </w:rPr>
          <w:delText xml:space="preserve">the </w:delText>
        </w:r>
      </w:del>
      <w:r w:rsidRPr="006D2558">
        <w:rPr>
          <w:rFonts w:ascii="Arial" w:hAnsi="Arial" w:cs="Arial"/>
          <w:bCs/>
          <w:sz w:val="16"/>
          <w:szCs w:val="16"/>
        </w:rPr>
        <w:t xml:space="preserve">associated </w:t>
      </w:r>
      <w:del w:id="193" w:author="Akimoto, Yosuke/秋元 陽介" w:date="2024-05-20T19:27:00Z">
        <w:r w:rsidRPr="006D2558" w:rsidDel="00F80705">
          <w:rPr>
            <w:rFonts w:ascii="Arial" w:hAnsi="Arial" w:cs="Arial"/>
            <w:bCs/>
            <w:sz w:val="16"/>
            <w:szCs w:val="16"/>
          </w:rPr>
          <w:delText>candidate cell</w:delText>
        </w:r>
      </w:del>
      <w:ins w:id="194" w:author="Akimoto, Yosuke/秋元 陽介" w:date="2024-05-20T19:27:00Z">
        <w:r w:rsidRPr="006D2558">
          <w:rPr>
            <w:rFonts w:ascii="Arial" w:hAnsi="Arial" w:cs="Arial"/>
            <w:bCs/>
            <w:sz w:val="16"/>
            <w:szCs w:val="16"/>
          </w:rPr>
          <w:t xml:space="preserve">with the </w:t>
        </w:r>
        <w:r w:rsidRPr="006D2558">
          <w:rPr>
            <w:rFonts w:ascii="Arial" w:hAnsi="Arial" w:cs="Arial"/>
            <w:bCs/>
            <w:i/>
            <w:sz w:val="16"/>
            <w:szCs w:val="16"/>
          </w:rPr>
          <w:t>LTM-CandidateId</w:t>
        </w:r>
      </w:ins>
      <w:r w:rsidRPr="006D2558">
        <w:rPr>
          <w:rFonts w:ascii="Arial" w:hAnsi="Arial" w:cs="Arial"/>
          <w:bCs/>
          <w:sz w:val="16"/>
          <w:szCs w:val="16"/>
        </w:rPr>
        <w:t xml:space="preserve"> (given </w:t>
      </w:r>
      <w:del w:id="195" w:author="Akimoto, Yosuke/秋元 陽介" w:date="2024-05-20T16:33:00Z">
        <w:r w:rsidRPr="006D2558" w:rsidDel="00DB3A6A">
          <w:rPr>
            <w:rFonts w:ascii="Arial" w:hAnsi="Arial" w:cs="Arial"/>
            <w:bCs/>
            <w:sz w:val="16"/>
            <w:szCs w:val="16"/>
          </w:rPr>
          <w:delText xml:space="preserve">in </w:delText>
        </w:r>
      </w:del>
      <w:ins w:id="196" w:author="Akimoto, Yosuke/秋元 陽介" w:date="2024-05-20T16:33:00Z">
        <w:r w:rsidRPr="006D2558">
          <w:rPr>
            <w:rFonts w:ascii="Arial" w:hAnsi="Arial" w:cs="Arial"/>
            <w:bCs/>
            <w:sz w:val="16"/>
            <w:szCs w:val="16"/>
          </w:rPr>
          <w:t xml:space="preserve">by the corresponding entry in </w:t>
        </w:r>
      </w:ins>
      <w:del w:id="197" w:author="Akimoto, Yosuke/秋元 陽介" w:date="2024-05-20T16:33:00Z">
        <w:r w:rsidRPr="006D2558" w:rsidDel="00513C67">
          <w:rPr>
            <w:rFonts w:ascii="Arial" w:hAnsi="Arial" w:cs="Arial"/>
            <w:bCs/>
            <w:sz w:val="16"/>
            <w:szCs w:val="16"/>
          </w:rPr>
          <w:delText>[</w:delText>
        </w:r>
      </w:del>
      <w:r w:rsidRPr="006D2558">
        <w:rPr>
          <w:rFonts w:ascii="Arial" w:hAnsi="Arial" w:cs="Arial"/>
          <w:bCs/>
          <w:i/>
          <w:iCs/>
          <w:sz w:val="16"/>
          <w:szCs w:val="16"/>
        </w:rPr>
        <w:t>ltm-CandidateIdList</w:t>
      </w:r>
      <w:del w:id="198" w:author="Akimoto, Yosuke/秋元 陽介" w:date="2024-05-20T16:33:00Z">
        <w:r w:rsidRPr="006D2558" w:rsidDel="00513C67">
          <w:rPr>
            <w:rFonts w:ascii="Arial" w:hAnsi="Arial" w:cs="Arial"/>
            <w:bCs/>
            <w:sz w:val="16"/>
            <w:szCs w:val="16"/>
          </w:rPr>
          <w:delText>]</w:delText>
        </w:r>
      </w:del>
      <w:r w:rsidRPr="006D2558">
        <w:rPr>
          <w:rFonts w:ascii="Arial" w:hAnsi="Arial" w:cs="Arial"/>
          <w:bCs/>
          <w:sz w:val="16"/>
          <w:szCs w:val="16"/>
        </w:rPr>
        <w:t>) is equal to the PCI and center frequency of cell-defining SSB of the current SpCell.</w:t>
      </w:r>
    </w:p>
    <w:p w14:paraId="39F6F636" w14:textId="77777777" w:rsidR="006D2558" w:rsidRPr="006D2558" w:rsidRDefault="006D2558" w:rsidP="006D2558">
      <w:pPr>
        <w:rPr>
          <w:rFonts w:ascii="Arial" w:hAnsi="Arial" w:cs="Arial"/>
          <w:bCs/>
          <w:sz w:val="16"/>
          <w:szCs w:val="16"/>
        </w:rPr>
      </w:pPr>
      <w:r w:rsidRPr="006D2558">
        <w:rPr>
          <w:rFonts w:ascii="Arial" w:hAnsi="Arial" w:cs="Arial"/>
          <w:bCs/>
          <w:color w:val="000000"/>
          <w:sz w:val="16"/>
          <w:szCs w:val="16"/>
        </w:rPr>
        <w:t xml:space="preserve">If the UE is configured with a </w:t>
      </w:r>
      <w:r w:rsidRPr="006D2558">
        <w:rPr>
          <w:rFonts w:ascii="Arial" w:hAnsi="Arial" w:cs="Arial"/>
          <w:bCs/>
          <w:i/>
          <w:color w:val="000000"/>
          <w:sz w:val="16"/>
          <w:szCs w:val="16"/>
        </w:rPr>
        <w:t>CSI-ReportConfig</w:t>
      </w:r>
      <w:r w:rsidRPr="006D2558">
        <w:rPr>
          <w:rFonts w:ascii="Arial" w:hAnsi="Arial" w:cs="Arial"/>
          <w:bCs/>
          <w:color w:val="000000"/>
          <w:sz w:val="16"/>
          <w:szCs w:val="16"/>
        </w:rPr>
        <w:t xml:space="preserve"> that contains a list of sub-configurations provided by </w:t>
      </w:r>
      <w:r w:rsidRPr="006D2558">
        <w:rPr>
          <w:rFonts w:ascii="Arial" w:hAnsi="Arial" w:cs="Arial"/>
          <w:bCs/>
          <w:i/>
          <w:iCs/>
          <w:sz w:val="16"/>
          <w:szCs w:val="16"/>
        </w:rPr>
        <w:t>csi-ReportSubConfigList</w:t>
      </w:r>
      <w:r w:rsidRPr="006D2558">
        <w:rPr>
          <w:rFonts w:ascii="Arial" w:hAnsi="Arial" w:cs="Arial"/>
          <w:bCs/>
          <w:color w:val="000000"/>
          <w:sz w:val="16"/>
          <w:szCs w:val="16"/>
        </w:rPr>
        <w:t xml:space="preserve">, the UE </w:t>
      </w:r>
      <w:r w:rsidRPr="006D2558">
        <w:rPr>
          <w:rFonts w:ascii="Arial" w:hAnsi="Arial" w:cs="Arial"/>
          <w:bCs/>
          <w:sz w:val="16"/>
          <w:szCs w:val="16"/>
        </w:rPr>
        <w:t>can only be configured with NZP CSI-RS for interference measurement if each sub-configuration is configured with [</w:t>
      </w:r>
      <w:r w:rsidRPr="006D2558">
        <w:rPr>
          <w:rFonts w:ascii="Arial" w:hAnsi="Arial" w:cs="Arial"/>
          <w:bCs/>
          <w:i/>
          <w:iCs/>
          <w:sz w:val="16"/>
          <w:szCs w:val="16"/>
        </w:rPr>
        <w:t>powerOffse</w:t>
      </w:r>
      <w:r w:rsidRPr="006D2558">
        <w:rPr>
          <w:rFonts w:ascii="Arial" w:hAnsi="Arial" w:cs="Arial"/>
          <w:bCs/>
          <w:sz w:val="16"/>
          <w:szCs w:val="16"/>
        </w:rPr>
        <w:t>t] and not configured with [</w:t>
      </w:r>
      <w:r w:rsidRPr="006D2558">
        <w:rPr>
          <w:rFonts w:ascii="Arial" w:hAnsi="Arial" w:cs="Arial"/>
          <w:bCs/>
          <w:i/>
          <w:iCs/>
          <w:sz w:val="16"/>
          <w:szCs w:val="16"/>
        </w:rPr>
        <w:t>port-subsetIndicator</w:t>
      </w:r>
      <w:r w:rsidRPr="006D2558">
        <w:rPr>
          <w:rFonts w:ascii="Arial" w:hAnsi="Arial" w:cs="Arial"/>
          <w:bCs/>
          <w:sz w:val="16"/>
          <w:szCs w:val="16"/>
        </w:rPr>
        <w:t>].</w:t>
      </w:r>
    </w:p>
    <w:p w14:paraId="52504D22" w14:textId="77777777" w:rsidR="006D2558" w:rsidRPr="006D2558" w:rsidRDefault="006D2558" w:rsidP="006D2558">
      <w:pPr>
        <w:jc w:val="center"/>
        <w:rPr>
          <w:rFonts w:ascii="Arial" w:eastAsia="SimSun" w:hAnsi="Arial" w:cs="Arial"/>
          <w:bCs/>
          <w:color w:val="FF0000"/>
          <w:sz w:val="16"/>
          <w:szCs w:val="16"/>
        </w:rPr>
      </w:pPr>
      <w:r w:rsidRPr="006D2558">
        <w:rPr>
          <w:rFonts w:ascii="Arial" w:eastAsia="SimSun" w:hAnsi="Arial" w:cs="Arial"/>
          <w:bCs/>
          <w:color w:val="FF0000"/>
          <w:sz w:val="16"/>
          <w:szCs w:val="16"/>
        </w:rPr>
        <w:t>&lt;Unchanged parts omitted&gt;</w:t>
      </w:r>
    </w:p>
    <w:p w14:paraId="63C01920" w14:textId="77777777" w:rsidR="004A7DE3" w:rsidRPr="006D2558" w:rsidRDefault="004A7DE3" w:rsidP="004A7DE3">
      <w:pPr>
        <w:rPr>
          <w:rFonts w:ascii="Times New Roman" w:hAnsi="Times New Roman"/>
          <w:bCs/>
          <w:color w:val="FF0000"/>
          <w:szCs w:val="20"/>
        </w:rPr>
      </w:pPr>
      <w:r w:rsidRPr="006D2558">
        <w:rPr>
          <w:rFonts w:ascii="Times New Roman" w:hAnsi="Times New Roman"/>
          <w:bCs/>
          <w:color w:val="FF0000"/>
          <w:szCs w:val="20"/>
        </w:rPr>
        <w:t>---------------</w:t>
      </w:r>
      <w:r>
        <w:rPr>
          <w:rFonts w:ascii="Times New Roman" w:hAnsi="Times New Roman"/>
          <w:bCs/>
          <w:color w:val="FF0000"/>
          <w:szCs w:val="20"/>
        </w:rPr>
        <w:t>End</w:t>
      </w:r>
      <w:r w:rsidRPr="006D2558">
        <w:rPr>
          <w:rFonts w:ascii="Times New Roman" w:hAnsi="Times New Roman"/>
          <w:bCs/>
          <w:color w:val="FF0000"/>
          <w:szCs w:val="20"/>
        </w:rPr>
        <w:t xml:space="preserve"> of TP---------------</w:t>
      </w:r>
    </w:p>
    <w:p w14:paraId="6DABF12F" w14:textId="4D5B97AE" w:rsidR="006D2558" w:rsidRDefault="002A1926" w:rsidP="006D2558">
      <w:pPr>
        <w:rPr>
          <w:rFonts w:ascii="Times New Roman" w:eastAsia="DengXian" w:hAnsi="Times New Roman"/>
          <w:bCs/>
          <w:szCs w:val="20"/>
          <w:lang w:eastAsia="zh-CN"/>
        </w:rPr>
      </w:pPr>
      <w:r>
        <w:rPr>
          <w:rFonts w:ascii="Times New Roman" w:eastAsia="DengXian" w:hAnsi="Times New Roman"/>
          <w:bCs/>
          <w:szCs w:val="20"/>
          <w:lang w:eastAsia="zh-CN"/>
        </w:rPr>
        <w:t>Final CR in:</w:t>
      </w:r>
    </w:p>
    <w:p w14:paraId="1FAD34A1" w14:textId="7D25FEB3" w:rsidR="002A1926" w:rsidRPr="002A1926" w:rsidRDefault="006F79AF" w:rsidP="006D2558">
      <w:pPr>
        <w:rPr>
          <w:rFonts w:ascii="Times New Roman" w:eastAsia="DengXian" w:hAnsi="Times New Roman"/>
          <w:b/>
          <w:szCs w:val="20"/>
          <w:lang w:eastAsia="zh-CN"/>
        </w:rPr>
      </w:pPr>
      <w:hyperlink r:id="rId562" w:history="1">
        <w:r>
          <w:rPr>
            <w:rStyle w:val="Hyperlink"/>
            <w:rFonts w:ascii="Times New Roman" w:eastAsia="DengXian" w:hAnsi="Times New Roman"/>
            <w:b/>
            <w:szCs w:val="20"/>
            <w:highlight w:val="green"/>
            <w:lang w:eastAsia="zh-CN"/>
          </w:rPr>
          <w:t>R1-2405675</w:t>
        </w:r>
      </w:hyperlink>
      <w:r w:rsidR="002A1926" w:rsidRPr="002A1926">
        <w:rPr>
          <w:rFonts w:ascii="Times New Roman" w:eastAsia="DengXian" w:hAnsi="Times New Roman"/>
          <w:b/>
          <w:szCs w:val="20"/>
          <w:lang w:eastAsia="zh-CN"/>
        </w:rPr>
        <w:tab/>
        <w:t>Correction on spCellInclusion for LTM</w:t>
      </w:r>
      <w:r w:rsidR="002A1926" w:rsidRPr="002A1926">
        <w:rPr>
          <w:rFonts w:ascii="Times New Roman" w:eastAsia="DengXian" w:hAnsi="Times New Roman"/>
          <w:b/>
          <w:szCs w:val="20"/>
          <w:lang w:eastAsia="zh-CN"/>
        </w:rPr>
        <w:tab/>
        <w:t>Moderator (Fujitsu), Ericsson, Google, Huawei, HiSilicon, Langbo, Lenovo, New H3C, Nokia, Samsung, ZTE</w:t>
      </w:r>
    </w:p>
    <w:p w14:paraId="43B14D4D" w14:textId="6694CED9" w:rsidR="002A1926" w:rsidRDefault="002A1926" w:rsidP="006D2558">
      <w:pPr>
        <w:rPr>
          <w:rFonts w:ascii="Times New Roman" w:eastAsia="DengXian" w:hAnsi="Times New Roman"/>
          <w:bCs/>
          <w:szCs w:val="20"/>
          <w:lang w:eastAsia="zh-CN"/>
        </w:rPr>
      </w:pPr>
      <w:r>
        <w:rPr>
          <w:rFonts w:ascii="Times New Roman" w:eastAsia="DengXian" w:hAnsi="Times New Roman"/>
          <w:bCs/>
          <w:szCs w:val="20"/>
          <w:lang w:eastAsia="zh-CN"/>
        </w:rPr>
        <w:t>(</w:t>
      </w:r>
      <w:r w:rsidRPr="002A1926">
        <w:rPr>
          <w:rFonts w:ascii="Times New Roman" w:eastAsia="DengXian" w:hAnsi="Times New Roman"/>
          <w:bCs/>
          <w:szCs w:val="20"/>
          <w:lang w:eastAsia="zh-CN"/>
        </w:rPr>
        <w:t>Rel-18</w:t>
      </w:r>
      <w:r>
        <w:rPr>
          <w:rFonts w:ascii="Times New Roman" w:eastAsia="DengXian" w:hAnsi="Times New Roman"/>
          <w:bCs/>
          <w:szCs w:val="20"/>
          <w:lang w:eastAsia="zh-CN"/>
        </w:rPr>
        <w:t xml:space="preserve">, </w:t>
      </w:r>
      <w:r w:rsidRPr="002A1926">
        <w:rPr>
          <w:rFonts w:ascii="Times New Roman" w:eastAsia="DengXian" w:hAnsi="Times New Roman"/>
          <w:bCs/>
          <w:szCs w:val="20"/>
          <w:lang w:eastAsia="zh-CN"/>
        </w:rPr>
        <w:t>38.214</w:t>
      </w:r>
      <w:r>
        <w:rPr>
          <w:rFonts w:ascii="Times New Roman" w:eastAsia="DengXian" w:hAnsi="Times New Roman"/>
          <w:bCs/>
          <w:szCs w:val="20"/>
          <w:lang w:eastAsia="zh-CN"/>
        </w:rPr>
        <w:t xml:space="preserve">, </w:t>
      </w:r>
      <w:r w:rsidRPr="002A1926">
        <w:rPr>
          <w:rFonts w:ascii="Times New Roman" w:eastAsia="DengXian" w:hAnsi="Times New Roman"/>
          <w:bCs/>
          <w:szCs w:val="20"/>
          <w:lang w:eastAsia="zh-CN"/>
        </w:rPr>
        <w:t>NR_Mob_enh2-Core</w:t>
      </w:r>
      <w:r>
        <w:rPr>
          <w:rFonts w:ascii="Times New Roman" w:eastAsia="DengXian" w:hAnsi="Times New Roman"/>
          <w:bCs/>
          <w:szCs w:val="20"/>
          <w:lang w:eastAsia="zh-CN"/>
        </w:rPr>
        <w:t>, CR</w:t>
      </w:r>
      <w:r w:rsidRPr="002A1926">
        <w:rPr>
          <w:rFonts w:ascii="Times New Roman" w:eastAsia="DengXian" w:hAnsi="Times New Roman"/>
          <w:bCs/>
          <w:szCs w:val="20"/>
          <w:lang w:eastAsia="zh-CN"/>
        </w:rPr>
        <w:t>0581</w:t>
      </w:r>
      <w:r>
        <w:rPr>
          <w:rFonts w:ascii="Times New Roman" w:eastAsia="DengXian" w:hAnsi="Times New Roman"/>
          <w:bCs/>
          <w:szCs w:val="20"/>
          <w:lang w:eastAsia="zh-CN"/>
        </w:rPr>
        <w:t xml:space="preserve">, Cat </w:t>
      </w:r>
      <w:r w:rsidRPr="002A1926">
        <w:rPr>
          <w:rFonts w:ascii="Times New Roman" w:eastAsia="DengXian" w:hAnsi="Times New Roman"/>
          <w:bCs/>
          <w:szCs w:val="20"/>
          <w:lang w:eastAsia="zh-CN"/>
        </w:rPr>
        <w:t>F</w:t>
      </w:r>
      <w:r>
        <w:rPr>
          <w:rFonts w:ascii="Times New Roman" w:eastAsia="DengXian" w:hAnsi="Times New Roman"/>
          <w:bCs/>
          <w:szCs w:val="20"/>
          <w:lang w:eastAsia="zh-CN"/>
        </w:rPr>
        <w:t>) is agreed.</w:t>
      </w:r>
    </w:p>
    <w:p w14:paraId="52B1D76D" w14:textId="77777777" w:rsidR="002A1926" w:rsidRPr="006D2558" w:rsidRDefault="002A1926" w:rsidP="006D2558">
      <w:pPr>
        <w:rPr>
          <w:rFonts w:ascii="Times New Roman" w:eastAsia="DengXian" w:hAnsi="Times New Roman"/>
          <w:bCs/>
          <w:szCs w:val="20"/>
          <w:lang w:eastAsia="zh-CN"/>
        </w:rPr>
      </w:pPr>
    </w:p>
    <w:p w14:paraId="4FCB4373" w14:textId="77777777" w:rsidR="006D2558" w:rsidRPr="00D7097B" w:rsidRDefault="006D2558" w:rsidP="006D2558">
      <w:pPr>
        <w:rPr>
          <w:bCs/>
        </w:rPr>
      </w:pPr>
    </w:p>
    <w:p w14:paraId="68ECB1BD" w14:textId="59DC4BE8" w:rsidR="006D2558" w:rsidRPr="00DF2BF8" w:rsidRDefault="006F79AF" w:rsidP="006D2558">
      <w:pPr>
        <w:rPr>
          <w:b/>
          <w:bCs/>
        </w:rPr>
      </w:pPr>
      <w:hyperlink r:id="rId563" w:history="1">
        <w:r>
          <w:rPr>
            <w:rStyle w:val="Hyperlink"/>
            <w:b/>
            <w:bCs/>
          </w:rPr>
          <w:t>R1-2404791</w:t>
        </w:r>
      </w:hyperlink>
      <w:r w:rsidR="006D2558" w:rsidRPr="00DF2BF8">
        <w:rPr>
          <w:b/>
          <w:bCs/>
        </w:rPr>
        <w:tab/>
        <w:t>FL summary 2 of Maintenance on Further NR Mobility Enhancements</w:t>
      </w:r>
      <w:r w:rsidR="006D2558" w:rsidRPr="00DF2BF8">
        <w:rPr>
          <w:b/>
          <w:bCs/>
        </w:rPr>
        <w:tab/>
        <w:t>Moderator (Fujitsu)</w:t>
      </w:r>
    </w:p>
    <w:p w14:paraId="5D411C86" w14:textId="67981A49" w:rsidR="00DF2BF8" w:rsidRDefault="00DF2BF8" w:rsidP="006D2558">
      <w:pPr>
        <w:rPr>
          <w:bCs/>
        </w:rPr>
      </w:pPr>
      <w:r>
        <w:rPr>
          <w:bCs/>
        </w:rPr>
        <w:t>From Wednesday session</w:t>
      </w:r>
    </w:p>
    <w:p w14:paraId="690FCCCF" w14:textId="77777777" w:rsidR="00DF2BF8" w:rsidRPr="00DF2BF8" w:rsidRDefault="00DF2BF8" w:rsidP="00DF2BF8">
      <w:pPr>
        <w:rPr>
          <w:rFonts w:eastAsia="DengXian"/>
          <w:bCs/>
          <w:highlight w:val="green"/>
          <w:lang w:eastAsia="zh-CN"/>
        </w:rPr>
      </w:pPr>
      <w:r w:rsidRPr="00DF2BF8">
        <w:rPr>
          <w:rFonts w:eastAsia="DengXian" w:hint="eastAsia"/>
          <w:bCs/>
          <w:highlight w:val="green"/>
          <w:lang w:eastAsia="zh-CN"/>
        </w:rPr>
        <w:t>Agreement</w:t>
      </w:r>
    </w:p>
    <w:p w14:paraId="1E310FB9" w14:textId="17B6791F" w:rsidR="00DF2BF8" w:rsidRDefault="00DF2BF8" w:rsidP="00DF2BF8">
      <w:pPr>
        <w:rPr>
          <w:bCs/>
        </w:rPr>
      </w:pPr>
      <w:r w:rsidRPr="00DF2BF8">
        <w:rPr>
          <w:rFonts w:hint="eastAsia"/>
          <w:bCs/>
        </w:rPr>
        <w:t>Adopt the following TP</w:t>
      </w:r>
      <w:r>
        <w:rPr>
          <w:bCs/>
        </w:rPr>
        <w:t>s</w:t>
      </w:r>
      <w:r w:rsidRPr="00DF2BF8">
        <w:rPr>
          <w:rFonts w:hint="eastAsia"/>
          <w:bCs/>
        </w:rPr>
        <w:t xml:space="preserve"> to section </w:t>
      </w:r>
      <w:r w:rsidRPr="00DF2BF8">
        <w:rPr>
          <w:rFonts w:eastAsia="DengXian"/>
          <w:bCs/>
          <w:lang w:eastAsia="zh-CN"/>
        </w:rPr>
        <w:t>7 and 21</w:t>
      </w:r>
      <w:r w:rsidRPr="00DF2BF8">
        <w:rPr>
          <w:rFonts w:hint="eastAsia"/>
          <w:bCs/>
        </w:rPr>
        <w:t>, TS38.213</w:t>
      </w:r>
      <w:r w:rsidRPr="00DF2BF8">
        <w:rPr>
          <w:rFonts w:eastAsia="DengXian" w:hint="eastAsia"/>
          <w:bCs/>
          <w:lang w:eastAsia="zh-CN"/>
        </w:rPr>
        <w:t xml:space="preserve"> in principle</w:t>
      </w:r>
      <w:r w:rsidRPr="00DF2BF8">
        <w:rPr>
          <w:rFonts w:hint="eastAsia"/>
          <w:bCs/>
        </w:rPr>
        <w:t>.</w:t>
      </w:r>
    </w:p>
    <w:p w14:paraId="2F52D4B2" w14:textId="77777777" w:rsidR="00DF2BF8" w:rsidRPr="006D2558" w:rsidRDefault="00DF2BF8" w:rsidP="00DF2BF8">
      <w:pPr>
        <w:rPr>
          <w:rFonts w:ascii="Times New Roman" w:hAnsi="Times New Roman"/>
          <w:bCs/>
          <w:color w:val="FF0000"/>
          <w:szCs w:val="20"/>
        </w:rPr>
      </w:pPr>
      <w:r w:rsidRPr="006D2558">
        <w:rPr>
          <w:rFonts w:ascii="Times New Roman" w:hAnsi="Times New Roman"/>
          <w:bCs/>
          <w:color w:val="FF0000"/>
          <w:szCs w:val="20"/>
        </w:rPr>
        <w:t>---------------Start of TP---------------</w:t>
      </w:r>
    </w:p>
    <w:p w14:paraId="5B34DC9C" w14:textId="77777777" w:rsidR="00DF2BF8" w:rsidRPr="00DF2BF8" w:rsidRDefault="00DF2BF8" w:rsidP="00DF2BF8">
      <w:pPr>
        <w:rPr>
          <w:rFonts w:ascii="Arial" w:hAnsi="Arial" w:cs="Arial"/>
          <w:b/>
          <w:bCs/>
          <w:sz w:val="16"/>
          <w:szCs w:val="16"/>
        </w:rPr>
      </w:pPr>
      <w:r w:rsidRPr="00DF2BF8">
        <w:rPr>
          <w:rFonts w:ascii="Arial" w:hAnsi="Arial" w:cs="Arial"/>
          <w:b/>
          <w:bCs/>
          <w:sz w:val="16"/>
          <w:szCs w:val="16"/>
        </w:rPr>
        <w:t>7</w:t>
      </w:r>
      <w:r w:rsidRPr="00DF2BF8">
        <w:rPr>
          <w:rFonts w:ascii="Arial" w:hAnsi="Arial" w:cs="Arial"/>
          <w:b/>
          <w:bCs/>
          <w:sz w:val="16"/>
          <w:szCs w:val="16"/>
        </w:rPr>
        <w:tab/>
        <w:t>Uplink Power control</w:t>
      </w:r>
    </w:p>
    <w:p w14:paraId="1600338D" w14:textId="77777777" w:rsidR="00DF2BF8" w:rsidRPr="00DF2BF8" w:rsidRDefault="00DF2BF8" w:rsidP="00DF2BF8">
      <w:pPr>
        <w:jc w:val="center"/>
        <w:rPr>
          <w:rFonts w:ascii="Arial" w:hAnsi="Arial" w:cs="Arial"/>
          <w:color w:val="FF0000"/>
          <w:sz w:val="16"/>
          <w:szCs w:val="16"/>
        </w:rPr>
      </w:pPr>
      <w:r w:rsidRPr="00DF2BF8">
        <w:rPr>
          <w:rFonts w:ascii="Arial" w:hAnsi="Arial" w:cs="Arial"/>
          <w:color w:val="FF0000"/>
          <w:sz w:val="16"/>
          <w:szCs w:val="16"/>
        </w:rPr>
        <w:t>&lt; Unchanged parts are omitted &gt;</w:t>
      </w:r>
    </w:p>
    <w:p w14:paraId="20C66AC3" w14:textId="77777777" w:rsidR="00DF2BF8" w:rsidRPr="00DF2BF8" w:rsidRDefault="00DF2BF8" w:rsidP="00DF2BF8">
      <w:pPr>
        <w:rPr>
          <w:rFonts w:ascii="Arial" w:hAnsi="Arial" w:cs="Arial"/>
          <w:sz w:val="16"/>
          <w:szCs w:val="16"/>
          <w:lang w:eastAsia="ko-KR"/>
        </w:rPr>
      </w:pPr>
      <w:r w:rsidRPr="00DF2BF8">
        <w:rPr>
          <w:rFonts w:ascii="Arial" w:hAnsi="Arial" w:cs="Arial"/>
          <w:sz w:val="16"/>
          <w:szCs w:val="16"/>
          <w:lang w:eastAsia="ko-KR"/>
        </w:rPr>
        <w:t xml:space="preserve">In the remaining of this clause, if a UE is provided </w:t>
      </w:r>
      <w:r w:rsidRPr="00DF2BF8">
        <w:rPr>
          <w:rFonts w:ascii="Arial" w:hAnsi="Arial" w:cs="Arial"/>
          <w:i/>
          <w:iCs/>
          <w:sz w:val="16"/>
          <w:szCs w:val="16"/>
          <w:lang w:eastAsia="zh-CN"/>
        </w:rPr>
        <w:t>TCI-State</w:t>
      </w:r>
      <w:r w:rsidRPr="00DF2BF8">
        <w:rPr>
          <w:rFonts w:ascii="Arial" w:hAnsi="Arial" w:cs="Arial"/>
          <w:iCs/>
          <w:sz w:val="16"/>
          <w:szCs w:val="16"/>
          <w:lang w:eastAsia="zh-CN"/>
        </w:rPr>
        <w:t xml:space="preserve"> in</w:t>
      </w:r>
      <w:r w:rsidRPr="00DF2BF8">
        <w:rPr>
          <w:rFonts w:ascii="Arial" w:hAnsi="Arial" w:cs="Arial"/>
          <w:sz w:val="16"/>
          <w:szCs w:val="16"/>
        </w:rPr>
        <w:t xml:space="preserve"> </w:t>
      </w:r>
      <w:r w:rsidRPr="00DF2BF8">
        <w:rPr>
          <w:rFonts w:ascii="Arial" w:hAnsi="Arial" w:cs="Arial"/>
          <w:i/>
          <w:sz w:val="16"/>
          <w:szCs w:val="16"/>
          <w:lang w:eastAsia="zh-CN"/>
        </w:rPr>
        <w:t>dl-OrJointTCI-StateList</w:t>
      </w:r>
      <w:r w:rsidRPr="00DF2BF8">
        <w:rPr>
          <w:rFonts w:ascii="Arial" w:hAnsi="Arial" w:cs="Arial"/>
          <w:iCs/>
          <w:sz w:val="16"/>
          <w:szCs w:val="16"/>
          <w:lang w:eastAsia="zh-CN"/>
        </w:rPr>
        <w:t xml:space="preserve"> </w:t>
      </w:r>
      <w:r w:rsidRPr="00DF2BF8">
        <w:rPr>
          <w:rFonts w:ascii="Arial" w:hAnsi="Arial" w:cs="Arial"/>
          <w:iCs/>
          <w:sz w:val="16"/>
          <w:szCs w:val="16"/>
          <w:lang w:val="en-US" w:eastAsia="zh-CN"/>
        </w:rPr>
        <w:t>or</w:t>
      </w:r>
      <w:r w:rsidRPr="00DF2BF8">
        <w:rPr>
          <w:rFonts w:ascii="Arial" w:hAnsi="Arial" w:cs="Arial"/>
          <w:sz w:val="16"/>
          <w:szCs w:val="16"/>
          <w:lang w:val="en-US"/>
        </w:rPr>
        <w:t xml:space="preserve"> </w:t>
      </w:r>
      <w:r w:rsidRPr="00DF2BF8">
        <w:rPr>
          <w:rFonts w:ascii="Arial" w:hAnsi="Arial" w:cs="Arial"/>
          <w:i/>
          <w:iCs/>
          <w:sz w:val="16"/>
          <w:szCs w:val="16"/>
          <w:lang w:val="en-US"/>
        </w:rPr>
        <w:t>TCI-UL-State,</w:t>
      </w:r>
      <w:r w:rsidRPr="00DF2BF8">
        <w:rPr>
          <w:rFonts w:ascii="Arial" w:hAnsi="Arial" w:cs="Arial"/>
          <w:sz w:val="16"/>
          <w:szCs w:val="16"/>
          <w:lang w:eastAsia="ko-KR"/>
        </w:rPr>
        <w:t xml:space="preserve"> and for each indicated one or two </w:t>
      </w:r>
      <w:r w:rsidRPr="00DF2BF8">
        <w:rPr>
          <w:rFonts w:ascii="Arial" w:hAnsi="Arial" w:cs="Arial"/>
          <w:i/>
          <w:iCs/>
          <w:sz w:val="16"/>
          <w:szCs w:val="16"/>
          <w:lang w:eastAsia="zh-CN"/>
        </w:rPr>
        <w:t>TCI-State</w:t>
      </w:r>
      <w:r w:rsidRPr="00DF2BF8">
        <w:rPr>
          <w:rFonts w:ascii="Arial" w:hAnsi="Arial" w:cs="Arial"/>
          <w:iCs/>
          <w:sz w:val="16"/>
          <w:szCs w:val="16"/>
          <w:lang w:eastAsia="zh-CN"/>
        </w:rPr>
        <w:t xml:space="preserve"> </w:t>
      </w:r>
      <w:r w:rsidRPr="00DF2BF8">
        <w:rPr>
          <w:rFonts w:ascii="Arial" w:hAnsi="Arial" w:cs="Arial"/>
          <w:iCs/>
          <w:sz w:val="16"/>
          <w:szCs w:val="16"/>
          <w:lang w:val="en-US" w:eastAsia="zh-CN"/>
        </w:rPr>
        <w:t>or</w:t>
      </w:r>
      <w:r w:rsidRPr="00DF2BF8">
        <w:rPr>
          <w:rFonts w:ascii="Arial" w:hAnsi="Arial" w:cs="Arial"/>
          <w:sz w:val="16"/>
          <w:szCs w:val="16"/>
          <w:lang w:val="en-US"/>
        </w:rPr>
        <w:t xml:space="preserve"> </w:t>
      </w:r>
      <w:r w:rsidRPr="00DF2BF8">
        <w:rPr>
          <w:rFonts w:ascii="Arial" w:hAnsi="Arial" w:cs="Arial"/>
          <w:i/>
          <w:iCs/>
          <w:sz w:val="16"/>
          <w:szCs w:val="16"/>
          <w:lang w:val="en-US"/>
        </w:rPr>
        <w:t>TCI-UL-State</w:t>
      </w:r>
      <w:r w:rsidRPr="00DF2BF8">
        <w:rPr>
          <w:rFonts w:ascii="Arial" w:hAnsi="Arial" w:cs="Arial"/>
          <w:sz w:val="16"/>
          <w:szCs w:val="16"/>
          <w:lang w:val="en-US"/>
        </w:rPr>
        <w:t xml:space="preserve"> </w:t>
      </w:r>
      <w:r w:rsidRPr="00DF2BF8">
        <w:rPr>
          <w:rFonts w:ascii="Arial" w:hAnsi="Arial" w:cs="Arial"/>
          <w:sz w:val="16"/>
          <w:szCs w:val="16"/>
        </w:rPr>
        <w:t xml:space="preserve">of a PUSCH, PUCCH, or SRS transmission occasion </w:t>
      </w:r>
      <w:r w:rsidRPr="00DF2BF8">
        <w:rPr>
          <w:rFonts w:ascii="Arial" w:hAnsi="Arial" w:cs="Arial"/>
          <w:sz w:val="16"/>
          <w:szCs w:val="16"/>
          <w:lang w:val="en-US"/>
        </w:rPr>
        <w:t>as described in [6, TS 38.214]</w:t>
      </w:r>
      <w:r w:rsidRPr="00DF2BF8">
        <w:rPr>
          <w:rFonts w:ascii="Arial" w:hAnsi="Arial" w:cs="Arial"/>
          <w:sz w:val="16"/>
          <w:szCs w:val="16"/>
          <w:lang w:val="en-US" w:eastAsia="ko-KR"/>
        </w:rPr>
        <w:t xml:space="preserve"> </w:t>
      </w:r>
    </w:p>
    <w:p w14:paraId="76FA79B4" w14:textId="322A21A4" w:rsidR="00DF2BF8" w:rsidRPr="00DF2BF8" w:rsidRDefault="00DF2BF8" w:rsidP="00DF2BF8">
      <w:pPr>
        <w:rPr>
          <w:rFonts w:ascii="Arial" w:eastAsia="MS Mincho" w:hAnsi="Arial" w:cs="Arial"/>
          <w:sz w:val="16"/>
          <w:szCs w:val="16"/>
          <w:lang w:val="en-US" w:eastAsia="ko-KR"/>
        </w:rPr>
      </w:pPr>
      <w:r w:rsidRPr="00DF2BF8">
        <w:rPr>
          <w:rFonts w:ascii="Arial" w:eastAsia="MS Mincho" w:hAnsi="Arial" w:cs="Arial"/>
          <w:sz w:val="16"/>
          <w:szCs w:val="16"/>
        </w:rPr>
        <w:t>-</w:t>
      </w:r>
      <w:r w:rsidRPr="00DF2BF8">
        <w:rPr>
          <w:rFonts w:ascii="Arial" w:eastAsia="MS Mincho" w:hAnsi="Arial" w:cs="Arial"/>
          <w:sz w:val="16"/>
          <w:szCs w:val="16"/>
        </w:rPr>
        <w:tab/>
      </w:r>
      <w:r w:rsidRPr="00DF2BF8">
        <w:rPr>
          <w:rFonts w:ascii="Arial" w:eastAsia="MS Mincho" w:hAnsi="Arial" w:cs="Arial"/>
          <w:sz w:val="16"/>
          <w:szCs w:val="16"/>
          <w:lang w:val="en-US"/>
        </w:rPr>
        <w:t xml:space="preserve">in clauses 7.1.1, 7.2.1, and 7.3.1, the RS index </w:t>
      </w:r>
      <m:oMath>
        <m:sSub>
          <m:sSubPr>
            <m:ctrlPr>
              <w:rPr>
                <w:rFonts w:ascii="Cambria Math" w:eastAsia="DengXian" w:hAnsi="Cambria Math" w:cs="Arial"/>
                <w:sz w:val="16"/>
                <w:szCs w:val="16"/>
              </w:rPr>
            </m:ctrlPr>
          </m:sSubPr>
          <m:e>
            <m:r>
              <w:rPr>
                <w:rFonts w:ascii="Cambria Math" w:hAnsi="Cambria Math" w:cs="Arial"/>
                <w:sz w:val="16"/>
                <w:szCs w:val="16"/>
              </w:rPr>
              <m:t>q</m:t>
            </m:r>
          </m:e>
          <m:sub>
            <m:r>
              <w:rPr>
                <w:rFonts w:ascii="Cambria Math" w:hAnsi="Cambria Math" w:cs="Arial"/>
                <w:sz w:val="16"/>
                <w:szCs w:val="16"/>
              </w:rPr>
              <m:t>d</m:t>
            </m:r>
          </m:sub>
        </m:sSub>
      </m:oMath>
      <w:r w:rsidRPr="00DF2BF8">
        <w:rPr>
          <w:rFonts w:ascii="Arial" w:eastAsia="MS Mincho" w:hAnsi="Arial" w:cs="Arial"/>
          <w:sz w:val="16"/>
          <w:szCs w:val="16"/>
          <w:lang w:val="en-US"/>
        </w:rPr>
        <w:t xml:space="preserve"> for obtaining the downlink pathloss estimate for PUSCH, PUCCH, and SRS transmission is provided by </w:t>
      </w:r>
      <w:r w:rsidRPr="00DF2BF8">
        <w:rPr>
          <w:rFonts w:ascii="Arial" w:eastAsia="MS Mincho" w:hAnsi="Arial" w:cs="Arial"/>
          <w:i/>
          <w:iCs/>
          <w:sz w:val="16"/>
          <w:szCs w:val="16"/>
        </w:rPr>
        <w:t>pathlossReferenceRS-Id-r17</w:t>
      </w:r>
      <w:r w:rsidRPr="00DF2BF8">
        <w:rPr>
          <w:rFonts w:ascii="Arial" w:eastAsia="MS Mincho" w:hAnsi="Arial" w:cs="Arial"/>
          <w:sz w:val="16"/>
          <w:szCs w:val="16"/>
          <w:lang w:val="en-US"/>
        </w:rPr>
        <w:t xml:space="preserve"> associated with or included in the </w:t>
      </w:r>
      <w:r w:rsidRPr="00DF2BF8">
        <w:rPr>
          <w:rFonts w:ascii="Arial" w:eastAsia="MS Mincho" w:hAnsi="Arial" w:cs="Arial"/>
          <w:sz w:val="16"/>
          <w:szCs w:val="16"/>
          <w:lang w:eastAsia="ko-KR"/>
        </w:rPr>
        <w:t xml:space="preserve">indicated </w:t>
      </w:r>
      <w:r w:rsidRPr="00DF2BF8">
        <w:rPr>
          <w:rFonts w:ascii="Arial" w:eastAsia="MS Mincho" w:hAnsi="Arial" w:cs="Arial"/>
          <w:i/>
          <w:sz w:val="16"/>
          <w:szCs w:val="16"/>
          <w:lang w:eastAsia="zh-CN"/>
        </w:rPr>
        <w:t>TCI-State</w:t>
      </w:r>
      <w:r w:rsidRPr="00DF2BF8">
        <w:rPr>
          <w:rFonts w:ascii="Arial" w:eastAsia="MS Mincho" w:hAnsi="Arial" w:cs="Arial"/>
          <w:sz w:val="16"/>
          <w:szCs w:val="16"/>
          <w:lang w:eastAsia="zh-CN"/>
        </w:rPr>
        <w:t xml:space="preserve"> </w:t>
      </w:r>
      <w:r w:rsidRPr="00DF2BF8">
        <w:rPr>
          <w:rFonts w:ascii="Arial" w:eastAsia="MS Mincho" w:hAnsi="Arial" w:cs="Arial"/>
          <w:sz w:val="16"/>
          <w:szCs w:val="16"/>
          <w:lang w:val="en-US" w:eastAsia="zh-CN"/>
        </w:rPr>
        <w:t>or</w:t>
      </w:r>
      <w:r w:rsidRPr="00DF2BF8">
        <w:rPr>
          <w:rFonts w:ascii="Arial" w:eastAsia="MS Mincho" w:hAnsi="Arial" w:cs="Arial"/>
          <w:sz w:val="16"/>
          <w:szCs w:val="16"/>
          <w:lang w:val="en-US"/>
        </w:rPr>
        <w:t xml:space="preserve"> </w:t>
      </w:r>
      <w:r w:rsidRPr="00DF2BF8">
        <w:rPr>
          <w:rFonts w:ascii="Arial" w:eastAsia="MS Mincho" w:hAnsi="Arial" w:cs="Arial"/>
          <w:i/>
          <w:sz w:val="16"/>
          <w:szCs w:val="16"/>
          <w:lang w:val="en-US"/>
        </w:rPr>
        <w:t>TCI-UL-State</w:t>
      </w:r>
      <w:r w:rsidRPr="00DF2BF8">
        <w:rPr>
          <w:rFonts w:ascii="Arial" w:eastAsia="MS Mincho" w:hAnsi="Arial" w:cs="Arial"/>
          <w:sz w:val="16"/>
          <w:szCs w:val="16"/>
          <w:lang w:val="en-US"/>
        </w:rPr>
        <w:t xml:space="preserve"> except for SRS transmission that is not provided </w:t>
      </w:r>
      <w:r w:rsidRPr="00DF2BF8">
        <w:rPr>
          <w:rFonts w:ascii="Arial" w:eastAsia="MS Mincho" w:hAnsi="Arial" w:cs="Arial"/>
          <w:i/>
          <w:sz w:val="16"/>
          <w:szCs w:val="16"/>
        </w:rPr>
        <w:t>followUnifiedTCI-StateSRS</w:t>
      </w:r>
      <w:ins w:id="199" w:author="Unknown" w:date="2024-04-03T11:29:00Z">
        <w:r w:rsidRPr="00DF2BF8">
          <w:rPr>
            <w:rFonts w:ascii="Arial" w:eastAsia="MS Mincho" w:hAnsi="Arial" w:cs="Arial"/>
            <w:sz w:val="16"/>
            <w:szCs w:val="16"/>
          </w:rPr>
          <w:t xml:space="preserve">, </w:t>
        </w:r>
      </w:ins>
      <w:del w:id="200" w:author="Unknown">
        <w:r w:rsidRPr="00DF2BF8">
          <w:rPr>
            <w:rFonts w:ascii="Arial" w:eastAsia="MS Mincho" w:hAnsi="Arial" w:cs="Arial"/>
            <w:sz w:val="16"/>
            <w:szCs w:val="16"/>
          </w:rPr>
          <w:delText xml:space="preserve"> </w:delText>
        </w:r>
      </w:del>
      <w:ins w:id="201" w:author="Unknown" w:date="2024-04-03T11:30:00Z">
        <w:r w:rsidRPr="00DF2BF8">
          <w:rPr>
            <w:rFonts w:ascii="Arial" w:eastAsia="MS Mincho" w:hAnsi="Arial" w:cs="Arial"/>
            <w:sz w:val="16"/>
            <w:szCs w:val="16"/>
          </w:rPr>
          <w:t xml:space="preserve">or </w:t>
        </w:r>
      </w:ins>
      <w:ins w:id="202" w:author="Unknown" w:date="2024-04-03T11:29:00Z">
        <w:r w:rsidRPr="00DF2BF8">
          <w:rPr>
            <w:rFonts w:ascii="Arial" w:eastAsia="MS Mincho" w:hAnsi="Arial" w:cs="Arial"/>
            <w:sz w:val="16"/>
            <w:szCs w:val="16"/>
            <w:lang w:val="en-US"/>
          </w:rPr>
          <w:t>by</w:t>
        </w:r>
      </w:ins>
      <w:ins w:id="203" w:author="Unknown" w:date="2024-04-03T11:30:00Z">
        <w:r w:rsidRPr="00DF2BF8">
          <w:rPr>
            <w:rFonts w:ascii="Arial" w:eastAsia="MS Mincho" w:hAnsi="Arial" w:cs="Arial"/>
            <w:i/>
            <w:sz w:val="16"/>
            <w:szCs w:val="16"/>
            <w:lang w:val="en-US"/>
          </w:rPr>
          <w:t xml:space="preserve"> </w:t>
        </w:r>
        <w:r w:rsidRPr="00DF2BF8">
          <w:rPr>
            <w:rFonts w:ascii="Arial" w:eastAsia="MS Mincho" w:hAnsi="Arial" w:cs="Arial"/>
            <w:i/>
            <w:sz w:val="16"/>
            <w:szCs w:val="16"/>
          </w:rPr>
          <w:t xml:space="preserve">pathlossReferenceRS-Id </w:t>
        </w:r>
        <w:r w:rsidRPr="00DF2BF8">
          <w:rPr>
            <w:rFonts w:ascii="Arial" w:eastAsia="MS Mincho" w:hAnsi="Arial" w:cs="Arial"/>
            <w:sz w:val="16"/>
            <w:szCs w:val="16"/>
            <w:lang w:val="en-US"/>
          </w:rPr>
          <w:t>included in</w:t>
        </w:r>
        <w:r w:rsidRPr="00DF2BF8">
          <w:rPr>
            <w:rFonts w:ascii="Arial" w:eastAsia="MS Mincho" w:hAnsi="Arial" w:cs="Arial"/>
            <w:i/>
            <w:sz w:val="16"/>
            <w:szCs w:val="16"/>
          </w:rPr>
          <w:t xml:space="preserve"> CandidateTCI-State</w:t>
        </w:r>
        <w:r w:rsidRPr="00DF2BF8">
          <w:rPr>
            <w:rFonts w:ascii="Arial" w:eastAsia="MS Mincho" w:hAnsi="Arial" w:cs="Arial"/>
            <w:sz w:val="16"/>
            <w:szCs w:val="16"/>
          </w:rPr>
          <w:t xml:space="preserve"> </w:t>
        </w:r>
      </w:ins>
      <w:ins w:id="204" w:author="Unknown" w:date="2024-04-03T11:34:00Z">
        <w:r w:rsidRPr="00DF2BF8">
          <w:rPr>
            <w:rFonts w:ascii="Arial" w:eastAsia="MS Mincho" w:hAnsi="Arial" w:cs="Arial"/>
            <w:sz w:val="16"/>
            <w:szCs w:val="16"/>
          </w:rPr>
          <w:t xml:space="preserve">or </w:t>
        </w:r>
        <w:r w:rsidRPr="00DF2BF8">
          <w:rPr>
            <w:rFonts w:ascii="Arial" w:eastAsia="MS Mincho" w:hAnsi="Arial" w:cs="Arial"/>
            <w:i/>
            <w:sz w:val="16"/>
            <w:szCs w:val="16"/>
          </w:rPr>
          <w:t>CandidateTCI-UL-State</w:t>
        </w:r>
        <w:r w:rsidRPr="00DF2BF8">
          <w:rPr>
            <w:rFonts w:ascii="Arial" w:eastAsia="MS Mincho" w:hAnsi="Arial" w:cs="Arial"/>
            <w:sz w:val="16"/>
            <w:szCs w:val="16"/>
          </w:rPr>
          <w:t xml:space="preserve"> </w:t>
        </w:r>
      </w:ins>
      <w:ins w:id="205" w:author="Unknown" w:date="2024-04-03T11:30:00Z">
        <w:r w:rsidRPr="00DF2BF8">
          <w:rPr>
            <w:rFonts w:ascii="Arial" w:eastAsia="MS Mincho" w:hAnsi="Arial" w:cs="Arial"/>
            <w:sz w:val="16"/>
            <w:szCs w:val="16"/>
          </w:rPr>
          <w:t>indicated in the LTM Cell Switch Command MAC CE</w:t>
        </w:r>
      </w:ins>
    </w:p>
    <w:p w14:paraId="021BD772" w14:textId="3D535990" w:rsidR="00DF2BF8" w:rsidRPr="00DF2BF8" w:rsidRDefault="00DF2BF8" w:rsidP="00DF2BF8">
      <w:pPr>
        <w:rPr>
          <w:rFonts w:ascii="Arial" w:eastAsia="MS Mincho" w:hAnsi="Arial" w:cs="Arial"/>
          <w:sz w:val="16"/>
          <w:szCs w:val="16"/>
          <w:lang w:val="en-US" w:eastAsia="ko-KR"/>
        </w:rPr>
      </w:pPr>
      <w:r w:rsidRPr="00DF2BF8">
        <w:rPr>
          <w:rFonts w:ascii="Arial" w:eastAsia="MS Mincho" w:hAnsi="Arial" w:cs="Arial"/>
          <w:sz w:val="16"/>
          <w:szCs w:val="16"/>
        </w:rPr>
        <w:t>-</w:t>
      </w:r>
      <w:r w:rsidRPr="00DF2BF8">
        <w:rPr>
          <w:rFonts w:ascii="Arial" w:eastAsia="MS Mincho" w:hAnsi="Arial" w:cs="Arial"/>
          <w:sz w:val="16"/>
          <w:szCs w:val="16"/>
        </w:rPr>
        <w:tab/>
      </w:r>
      <w:r w:rsidRPr="00DF2BF8">
        <w:rPr>
          <w:rFonts w:ascii="Arial" w:eastAsia="MS Mincho" w:hAnsi="Arial" w:cs="Arial"/>
          <w:sz w:val="16"/>
          <w:szCs w:val="16"/>
          <w:lang w:val="en-US"/>
        </w:rPr>
        <w:t xml:space="preserve">in clause 7.1.1, if </w:t>
      </w:r>
      <w:r w:rsidRPr="00DF2BF8">
        <w:rPr>
          <w:rFonts w:ascii="Arial" w:eastAsia="MS Mincho" w:hAnsi="Arial" w:cs="Arial"/>
          <w:i/>
          <w:sz w:val="16"/>
          <w:szCs w:val="16"/>
        </w:rPr>
        <w:t>p0AlphaSetforPUSCH</w:t>
      </w:r>
      <w:r w:rsidRPr="00DF2BF8">
        <w:rPr>
          <w:rFonts w:ascii="Arial" w:eastAsia="MS Mincho" w:hAnsi="Arial" w:cs="Arial"/>
          <w:sz w:val="16"/>
          <w:szCs w:val="16"/>
          <w:lang w:val="en-US"/>
        </w:rPr>
        <w:t xml:space="preserve"> is provided, </w:t>
      </w:r>
      <w:r w:rsidRPr="00DF2BF8">
        <w:rPr>
          <w:rFonts w:ascii="Arial" w:eastAsia="MS Mincho" w:hAnsi="Arial" w:cs="Arial"/>
          <w:sz w:val="16"/>
          <w:szCs w:val="16"/>
          <w:lang w:val="en-US" w:eastAsia="ko-KR"/>
        </w:rPr>
        <w:t xml:space="preserve">the values of </w:t>
      </w:r>
      <m:oMath>
        <m:sSub>
          <m:sSubPr>
            <m:ctrlPr>
              <w:rPr>
                <w:rFonts w:ascii="Cambria Math" w:eastAsia="DengXian" w:hAnsi="Cambria Math" w:cs="Arial"/>
                <w:iCs/>
                <w:sz w:val="16"/>
                <w:szCs w:val="16"/>
              </w:rPr>
            </m:ctrlPr>
          </m:sSubPr>
          <m:e>
            <m:r>
              <w:rPr>
                <w:rFonts w:ascii="Cambria Math" w:hAnsi="Cambria Math" w:cs="Arial"/>
                <w:sz w:val="16"/>
                <w:szCs w:val="16"/>
              </w:rPr>
              <m:t>P</m:t>
            </m:r>
          </m:e>
          <m:sub>
            <m:r>
              <m:rPr>
                <m:nor/>
              </m:rPr>
              <w:rPr>
                <w:rFonts w:ascii="Arial" w:hAnsi="Arial" w:cs="Arial"/>
                <w:iCs/>
                <w:sz w:val="16"/>
                <w:szCs w:val="16"/>
                <w:lang w:val="en-US"/>
              </w:rPr>
              <m:t>O_UE_P</m:t>
            </m:r>
            <m:r>
              <m:rPr>
                <m:nor/>
              </m:rPr>
              <w:rPr>
                <w:rFonts w:ascii="Arial" w:hAnsi="Arial" w:cs="Arial"/>
                <w:iCs/>
                <w:sz w:val="16"/>
                <w:szCs w:val="16"/>
              </w:rPr>
              <m:t>USCH</m:t>
            </m:r>
            <m:r>
              <m:rPr>
                <m:sty m:val="p"/>
              </m:rPr>
              <w:rPr>
                <w:rFonts w:ascii="Cambria Math" w:hAnsi="Cambria Math" w:cs="Arial"/>
                <w:sz w:val="16"/>
                <w:szCs w:val="16"/>
              </w:rPr>
              <m:t>,</m:t>
            </m:r>
            <m:r>
              <w:rPr>
                <w:rFonts w:ascii="Cambria Math" w:hAnsi="Cambria Math" w:cs="Arial"/>
                <w:sz w:val="16"/>
                <w:szCs w:val="16"/>
              </w:rPr>
              <m:t>b</m:t>
            </m:r>
            <m:r>
              <m:rPr>
                <m:sty m:val="p"/>
              </m:rPr>
              <w:rPr>
                <w:rFonts w:ascii="Cambria Math" w:hAnsi="Cambria Math" w:cs="Arial"/>
                <w:sz w:val="16"/>
                <w:szCs w:val="16"/>
              </w:rPr>
              <m:t>,</m:t>
            </m:r>
            <m:r>
              <w:rPr>
                <w:rFonts w:ascii="Cambria Math" w:hAnsi="Cambria Math" w:cs="Arial"/>
                <w:sz w:val="16"/>
                <w:szCs w:val="16"/>
              </w:rPr>
              <m:t>f</m:t>
            </m:r>
            <m:r>
              <m:rPr>
                <m:sty m:val="p"/>
              </m:rPr>
              <w:rPr>
                <w:rFonts w:ascii="Cambria Math" w:hAnsi="Cambria Math" w:cs="Arial"/>
                <w:sz w:val="16"/>
                <w:szCs w:val="16"/>
              </w:rPr>
              <m:t>,</m:t>
            </m:r>
            <m:r>
              <w:rPr>
                <w:rFonts w:ascii="Cambria Math" w:hAnsi="Cambria Math" w:cs="Arial"/>
                <w:sz w:val="16"/>
                <w:szCs w:val="16"/>
              </w:rPr>
              <m:t>c</m:t>
            </m:r>
          </m:sub>
        </m:sSub>
        <m:d>
          <m:dPr>
            <m:ctrlPr>
              <w:rPr>
                <w:rFonts w:ascii="Cambria Math" w:eastAsia="DengXian" w:hAnsi="Cambria Math" w:cs="Arial"/>
                <w:sz w:val="16"/>
                <w:szCs w:val="16"/>
              </w:rPr>
            </m:ctrlPr>
          </m:dPr>
          <m:e>
            <m:r>
              <w:rPr>
                <w:rFonts w:ascii="Cambria Math" w:hAnsi="Cambria Math" w:cs="Arial"/>
                <w:sz w:val="16"/>
                <w:szCs w:val="16"/>
              </w:rPr>
              <m:t>j</m:t>
            </m:r>
          </m:e>
        </m:d>
      </m:oMath>
      <w:r w:rsidRPr="00DF2BF8">
        <w:rPr>
          <w:rFonts w:ascii="Arial" w:eastAsia="MS Mincho" w:hAnsi="Arial" w:cs="Arial"/>
          <w:sz w:val="16"/>
          <w:szCs w:val="16"/>
          <w:lang w:val="en-US"/>
        </w:rPr>
        <w:t xml:space="preserve">, </w:t>
      </w:r>
      <m:oMath>
        <m:sSub>
          <m:sSubPr>
            <m:ctrlPr>
              <w:rPr>
                <w:rFonts w:ascii="Cambria Math" w:eastAsia="DengXian" w:hAnsi="Cambria Math" w:cs="Arial"/>
                <w:iCs/>
                <w:sz w:val="16"/>
                <w:szCs w:val="16"/>
              </w:rPr>
            </m:ctrlPr>
          </m:sSubPr>
          <m:e>
            <m:r>
              <w:rPr>
                <w:rFonts w:ascii="Cambria Math" w:hAnsi="Cambria Math" w:cs="Arial"/>
                <w:sz w:val="16"/>
                <w:szCs w:val="16"/>
              </w:rPr>
              <m:t>α</m:t>
            </m:r>
          </m:e>
          <m:sub>
            <m:r>
              <w:rPr>
                <w:rFonts w:ascii="Cambria Math" w:hAnsi="Cambria Math" w:cs="Arial"/>
                <w:sz w:val="16"/>
                <w:szCs w:val="16"/>
              </w:rPr>
              <m:t>b</m:t>
            </m:r>
            <m:r>
              <m:rPr>
                <m:sty m:val="p"/>
              </m:rPr>
              <w:rPr>
                <w:rFonts w:ascii="Cambria Math" w:hAnsi="Cambria Math" w:cs="Arial"/>
                <w:sz w:val="16"/>
                <w:szCs w:val="16"/>
              </w:rPr>
              <m:t>,</m:t>
            </m:r>
            <m:r>
              <w:rPr>
                <w:rFonts w:ascii="Cambria Math" w:hAnsi="Cambria Math" w:cs="Arial"/>
                <w:sz w:val="16"/>
                <w:szCs w:val="16"/>
              </w:rPr>
              <m:t>f</m:t>
            </m:r>
            <m:r>
              <m:rPr>
                <m:sty m:val="p"/>
              </m:rPr>
              <w:rPr>
                <w:rFonts w:ascii="Cambria Math" w:hAnsi="Cambria Math" w:cs="Arial"/>
                <w:sz w:val="16"/>
                <w:szCs w:val="16"/>
              </w:rPr>
              <m:t>,</m:t>
            </m:r>
            <m:r>
              <w:rPr>
                <w:rFonts w:ascii="Cambria Math" w:hAnsi="Cambria Math" w:cs="Arial"/>
                <w:sz w:val="16"/>
                <w:szCs w:val="16"/>
              </w:rPr>
              <m:t>c</m:t>
            </m:r>
          </m:sub>
        </m:sSub>
        <m:d>
          <m:dPr>
            <m:ctrlPr>
              <w:rPr>
                <w:rFonts w:ascii="Cambria Math" w:eastAsia="DengXian" w:hAnsi="Cambria Math" w:cs="Arial"/>
                <w:sz w:val="16"/>
                <w:szCs w:val="16"/>
              </w:rPr>
            </m:ctrlPr>
          </m:dPr>
          <m:e>
            <m:r>
              <w:rPr>
                <w:rFonts w:ascii="Cambria Math" w:hAnsi="Cambria Math" w:cs="Arial"/>
                <w:sz w:val="16"/>
                <w:szCs w:val="16"/>
              </w:rPr>
              <m:t>j</m:t>
            </m:r>
          </m:e>
        </m:d>
      </m:oMath>
      <w:r w:rsidRPr="00DF2BF8">
        <w:rPr>
          <w:rFonts w:ascii="Arial" w:eastAsia="MS Mincho" w:hAnsi="Arial" w:cs="Arial"/>
          <w:sz w:val="16"/>
          <w:szCs w:val="16"/>
          <w:lang w:val="en-US"/>
        </w:rPr>
        <w:t xml:space="preserve">, and the </w:t>
      </w:r>
      <w:r w:rsidRPr="00DF2BF8">
        <w:rPr>
          <w:rFonts w:ascii="Arial" w:eastAsia="MS Mincho" w:hAnsi="Arial" w:cs="Arial"/>
          <w:sz w:val="16"/>
          <w:szCs w:val="16"/>
        </w:rPr>
        <w:t xml:space="preserve">PUSCH power control adjustment state </w:t>
      </w:r>
      <m:oMath>
        <m:r>
          <w:rPr>
            <w:rFonts w:ascii="Cambria Math" w:hAnsi="Cambria Math" w:cs="Arial"/>
            <w:sz w:val="16"/>
            <w:szCs w:val="16"/>
            <w:lang w:val="en-US"/>
          </w:rPr>
          <m:t>l</m:t>
        </m:r>
      </m:oMath>
      <w:r w:rsidRPr="00DF2BF8">
        <w:rPr>
          <w:rFonts w:ascii="Arial" w:eastAsia="MS Mincho" w:hAnsi="Arial" w:cs="Arial"/>
          <w:sz w:val="16"/>
          <w:szCs w:val="16"/>
          <w:lang w:val="en-US"/>
        </w:rPr>
        <w:t xml:space="preserve"> are provided by </w:t>
      </w:r>
      <w:r w:rsidRPr="00DF2BF8">
        <w:rPr>
          <w:rFonts w:ascii="Arial" w:eastAsia="MS Mincho" w:hAnsi="Arial" w:cs="Arial"/>
          <w:i/>
          <w:sz w:val="16"/>
          <w:szCs w:val="16"/>
        </w:rPr>
        <w:t>p0AlphaSetforPUSCH</w:t>
      </w:r>
      <w:r w:rsidRPr="00DF2BF8">
        <w:rPr>
          <w:rFonts w:ascii="Arial" w:eastAsia="MS Mincho" w:hAnsi="Arial" w:cs="Arial"/>
          <w:sz w:val="16"/>
          <w:szCs w:val="16"/>
          <w:lang w:val="en-US"/>
        </w:rPr>
        <w:t xml:space="preserve"> associated with the indicated </w:t>
      </w:r>
      <w:r w:rsidRPr="00DF2BF8">
        <w:rPr>
          <w:rFonts w:ascii="Arial" w:eastAsia="MS Mincho" w:hAnsi="Arial" w:cs="Arial"/>
          <w:i/>
          <w:iCs/>
          <w:sz w:val="16"/>
          <w:szCs w:val="16"/>
          <w:lang w:eastAsia="zh-CN"/>
        </w:rPr>
        <w:t>TCI-State</w:t>
      </w:r>
      <w:r w:rsidRPr="00DF2BF8">
        <w:rPr>
          <w:rFonts w:ascii="Arial" w:eastAsia="MS Mincho" w:hAnsi="Arial" w:cs="Arial"/>
          <w:iCs/>
          <w:sz w:val="16"/>
          <w:szCs w:val="16"/>
          <w:lang w:eastAsia="zh-CN"/>
        </w:rPr>
        <w:t xml:space="preserve"> </w:t>
      </w:r>
      <w:r w:rsidRPr="00DF2BF8">
        <w:rPr>
          <w:rFonts w:ascii="Arial" w:eastAsia="MS Mincho" w:hAnsi="Arial" w:cs="Arial"/>
          <w:iCs/>
          <w:sz w:val="16"/>
          <w:szCs w:val="16"/>
          <w:lang w:val="en-US" w:eastAsia="zh-CN"/>
        </w:rPr>
        <w:t>or</w:t>
      </w:r>
      <w:r w:rsidRPr="00DF2BF8">
        <w:rPr>
          <w:rFonts w:ascii="Arial" w:eastAsia="MS Mincho" w:hAnsi="Arial" w:cs="Arial"/>
          <w:sz w:val="16"/>
          <w:szCs w:val="16"/>
          <w:lang w:val="en-US"/>
        </w:rPr>
        <w:t xml:space="preserve"> </w:t>
      </w:r>
      <w:r w:rsidRPr="00DF2BF8">
        <w:rPr>
          <w:rFonts w:ascii="Arial" w:eastAsia="MS Mincho" w:hAnsi="Arial" w:cs="Arial"/>
          <w:i/>
          <w:iCs/>
          <w:sz w:val="16"/>
          <w:szCs w:val="16"/>
          <w:lang w:val="en-US"/>
        </w:rPr>
        <w:t>TCI-UL-State</w:t>
      </w:r>
    </w:p>
    <w:p w14:paraId="0124D702" w14:textId="31231432" w:rsidR="00DF2BF8" w:rsidRPr="00DF2BF8" w:rsidRDefault="00DF2BF8" w:rsidP="00DF2BF8">
      <w:pPr>
        <w:rPr>
          <w:rFonts w:ascii="Arial" w:eastAsia="MS Mincho" w:hAnsi="Arial" w:cs="Arial"/>
          <w:i/>
          <w:iCs/>
          <w:sz w:val="16"/>
          <w:szCs w:val="16"/>
          <w:lang w:val="en-US"/>
        </w:rPr>
      </w:pPr>
      <w:r w:rsidRPr="00DF2BF8">
        <w:rPr>
          <w:rFonts w:ascii="Arial" w:eastAsia="MS Mincho" w:hAnsi="Arial" w:cs="Arial"/>
          <w:sz w:val="16"/>
          <w:szCs w:val="16"/>
        </w:rPr>
        <w:t>-</w:t>
      </w:r>
      <w:r w:rsidRPr="00DF2BF8">
        <w:rPr>
          <w:rFonts w:ascii="Arial" w:eastAsia="MS Mincho" w:hAnsi="Arial" w:cs="Arial"/>
          <w:sz w:val="16"/>
          <w:szCs w:val="16"/>
        </w:rPr>
        <w:tab/>
      </w:r>
      <w:r w:rsidRPr="00DF2BF8">
        <w:rPr>
          <w:rFonts w:ascii="Arial" w:eastAsia="MS Mincho" w:hAnsi="Arial" w:cs="Arial"/>
          <w:sz w:val="16"/>
          <w:szCs w:val="16"/>
          <w:lang w:val="en-US"/>
        </w:rPr>
        <w:t xml:space="preserve">in clause 7.2.1, if </w:t>
      </w:r>
      <w:r w:rsidRPr="00DF2BF8">
        <w:rPr>
          <w:rFonts w:ascii="Arial" w:eastAsia="MS Mincho" w:hAnsi="Arial" w:cs="Arial"/>
          <w:i/>
          <w:sz w:val="16"/>
          <w:szCs w:val="16"/>
        </w:rPr>
        <w:t>p0AlphaSetforPUCCH</w:t>
      </w:r>
      <w:r w:rsidRPr="00DF2BF8">
        <w:rPr>
          <w:rFonts w:ascii="Arial" w:eastAsia="MS Mincho" w:hAnsi="Arial" w:cs="Arial"/>
          <w:sz w:val="16"/>
          <w:szCs w:val="16"/>
          <w:lang w:val="en-US"/>
        </w:rPr>
        <w:t xml:space="preserve"> is provided, </w:t>
      </w:r>
      <w:r w:rsidRPr="00DF2BF8">
        <w:rPr>
          <w:rFonts w:ascii="Arial" w:eastAsia="MS Mincho" w:hAnsi="Arial" w:cs="Arial"/>
          <w:sz w:val="16"/>
          <w:szCs w:val="16"/>
          <w:lang w:val="en-US" w:eastAsia="ko-KR"/>
        </w:rPr>
        <w:t xml:space="preserve">the values of </w:t>
      </w:r>
      <m:oMath>
        <m:sSub>
          <m:sSubPr>
            <m:ctrlPr>
              <w:rPr>
                <w:rFonts w:ascii="Cambria Math" w:eastAsia="DengXian" w:hAnsi="Cambria Math" w:cs="Arial"/>
                <w:iCs/>
                <w:sz w:val="16"/>
                <w:szCs w:val="16"/>
              </w:rPr>
            </m:ctrlPr>
          </m:sSubPr>
          <m:e>
            <m:r>
              <w:rPr>
                <w:rFonts w:ascii="Cambria Math" w:hAnsi="Cambria Math" w:cs="Arial"/>
                <w:sz w:val="16"/>
                <w:szCs w:val="16"/>
              </w:rPr>
              <m:t>P</m:t>
            </m:r>
          </m:e>
          <m:sub>
            <m:r>
              <m:rPr>
                <m:nor/>
              </m:rPr>
              <w:rPr>
                <w:rFonts w:ascii="Arial" w:hAnsi="Arial" w:cs="Arial"/>
                <w:iCs/>
                <w:sz w:val="16"/>
                <w:szCs w:val="16"/>
                <w:lang w:val="en-US"/>
              </w:rPr>
              <m:t>O_UE_P</m:t>
            </m:r>
            <m:r>
              <m:rPr>
                <m:nor/>
              </m:rPr>
              <w:rPr>
                <w:rFonts w:ascii="Arial" w:hAnsi="Arial" w:cs="Arial"/>
                <w:iCs/>
                <w:sz w:val="16"/>
                <w:szCs w:val="16"/>
              </w:rPr>
              <m:t>U</m:t>
            </m:r>
            <m:r>
              <m:rPr>
                <m:nor/>
              </m:rPr>
              <w:rPr>
                <w:rFonts w:ascii="Arial" w:hAnsi="Arial" w:cs="Arial"/>
                <w:iCs/>
                <w:sz w:val="16"/>
                <w:szCs w:val="16"/>
                <w:lang w:val="en-US"/>
              </w:rPr>
              <m:t>C</m:t>
            </m:r>
            <m:r>
              <m:rPr>
                <m:nor/>
              </m:rPr>
              <w:rPr>
                <w:rFonts w:ascii="Arial" w:hAnsi="Arial" w:cs="Arial"/>
                <w:iCs/>
                <w:sz w:val="16"/>
                <w:szCs w:val="16"/>
              </w:rPr>
              <m:t>CH</m:t>
            </m:r>
          </m:sub>
        </m:sSub>
        <m:d>
          <m:dPr>
            <m:ctrlPr>
              <w:rPr>
                <w:rFonts w:ascii="Cambria Math" w:eastAsia="DengXian" w:hAnsi="Cambria Math" w:cs="Arial"/>
                <w:sz w:val="16"/>
                <w:szCs w:val="16"/>
              </w:rPr>
            </m:ctrlPr>
          </m:dPr>
          <m:e>
            <m:sSub>
              <m:sSubPr>
                <m:ctrlPr>
                  <w:rPr>
                    <w:rFonts w:ascii="Cambria Math" w:eastAsia="DengXian" w:hAnsi="Cambria Math" w:cs="Arial"/>
                    <w:iCs/>
                    <w:sz w:val="16"/>
                    <w:szCs w:val="16"/>
                  </w:rPr>
                </m:ctrlPr>
              </m:sSubPr>
              <m:e>
                <m:r>
                  <w:rPr>
                    <w:rFonts w:ascii="Cambria Math" w:hAnsi="Cambria Math" w:cs="Arial"/>
                    <w:sz w:val="16"/>
                    <w:szCs w:val="16"/>
                  </w:rPr>
                  <m:t>q</m:t>
                </m:r>
              </m:e>
              <m:sub>
                <m:r>
                  <w:rPr>
                    <w:rFonts w:ascii="Cambria Math" w:hAnsi="Cambria Math" w:cs="Arial"/>
                    <w:sz w:val="16"/>
                    <w:szCs w:val="16"/>
                  </w:rPr>
                  <m:t>u</m:t>
                </m:r>
              </m:sub>
            </m:sSub>
          </m:e>
        </m:d>
      </m:oMath>
      <w:r w:rsidRPr="00DF2BF8">
        <w:rPr>
          <w:rFonts w:ascii="Arial" w:eastAsia="MS Mincho" w:hAnsi="Arial" w:cs="Arial"/>
          <w:sz w:val="16"/>
          <w:szCs w:val="16"/>
          <w:lang w:val="en-US"/>
        </w:rPr>
        <w:t xml:space="preserve"> and the </w:t>
      </w:r>
      <w:r w:rsidRPr="00DF2BF8">
        <w:rPr>
          <w:rFonts w:ascii="Arial" w:eastAsia="MS Mincho" w:hAnsi="Arial" w:cs="Arial"/>
          <w:sz w:val="16"/>
          <w:szCs w:val="16"/>
        </w:rPr>
        <w:t>PU</w:t>
      </w:r>
      <w:r w:rsidRPr="00DF2BF8">
        <w:rPr>
          <w:rFonts w:ascii="Arial" w:eastAsia="MS Mincho" w:hAnsi="Arial" w:cs="Arial"/>
          <w:sz w:val="16"/>
          <w:szCs w:val="16"/>
          <w:lang w:val="en-US"/>
        </w:rPr>
        <w:t>C</w:t>
      </w:r>
      <w:r w:rsidRPr="00DF2BF8">
        <w:rPr>
          <w:rFonts w:ascii="Arial" w:eastAsia="MS Mincho" w:hAnsi="Arial" w:cs="Arial"/>
          <w:sz w:val="16"/>
          <w:szCs w:val="16"/>
        </w:rPr>
        <w:t xml:space="preserve">CH power control adjustment state </w:t>
      </w:r>
      <m:oMath>
        <m:r>
          <w:rPr>
            <w:rFonts w:ascii="Cambria Math" w:hAnsi="Cambria Math" w:cs="Arial"/>
            <w:sz w:val="16"/>
            <w:szCs w:val="16"/>
            <w:lang w:val="en-US"/>
          </w:rPr>
          <m:t>l</m:t>
        </m:r>
      </m:oMath>
      <w:r w:rsidRPr="00DF2BF8">
        <w:rPr>
          <w:rFonts w:ascii="Arial" w:eastAsia="MS Mincho" w:hAnsi="Arial" w:cs="Arial"/>
          <w:sz w:val="16"/>
          <w:szCs w:val="16"/>
          <w:lang w:val="en-US"/>
        </w:rPr>
        <w:t xml:space="preserve"> are provided by </w:t>
      </w:r>
      <w:r w:rsidRPr="00DF2BF8">
        <w:rPr>
          <w:rFonts w:ascii="Arial" w:eastAsia="MS Mincho" w:hAnsi="Arial" w:cs="Arial"/>
          <w:i/>
          <w:sz w:val="16"/>
          <w:szCs w:val="16"/>
        </w:rPr>
        <w:t>p0AlphaSetforPUCCH</w:t>
      </w:r>
      <w:r w:rsidRPr="00DF2BF8">
        <w:rPr>
          <w:rFonts w:ascii="Arial" w:eastAsia="MS Mincho" w:hAnsi="Arial" w:cs="Arial"/>
          <w:sz w:val="16"/>
          <w:szCs w:val="16"/>
          <w:lang w:val="en-US"/>
        </w:rPr>
        <w:t xml:space="preserve"> associated with the indicated </w:t>
      </w:r>
      <w:r w:rsidRPr="00DF2BF8">
        <w:rPr>
          <w:rFonts w:ascii="Arial" w:eastAsia="MS Mincho" w:hAnsi="Arial" w:cs="Arial"/>
          <w:i/>
          <w:iCs/>
          <w:sz w:val="16"/>
          <w:szCs w:val="16"/>
          <w:lang w:eastAsia="zh-CN"/>
        </w:rPr>
        <w:t>TCI-State</w:t>
      </w:r>
      <w:r w:rsidRPr="00DF2BF8">
        <w:rPr>
          <w:rFonts w:ascii="Arial" w:eastAsia="MS Mincho" w:hAnsi="Arial" w:cs="Arial"/>
          <w:iCs/>
          <w:sz w:val="16"/>
          <w:szCs w:val="16"/>
          <w:lang w:eastAsia="zh-CN"/>
        </w:rPr>
        <w:t xml:space="preserve"> </w:t>
      </w:r>
      <w:r w:rsidRPr="00DF2BF8">
        <w:rPr>
          <w:rFonts w:ascii="Arial" w:eastAsia="MS Mincho" w:hAnsi="Arial" w:cs="Arial"/>
          <w:iCs/>
          <w:sz w:val="16"/>
          <w:szCs w:val="16"/>
          <w:lang w:val="en-US" w:eastAsia="zh-CN"/>
        </w:rPr>
        <w:t>or</w:t>
      </w:r>
      <w:r w:rsidRPr="00DF2BF8">
        <w:rPr>
          <w:rFonts w:ascii="Arial" w:eastAsia="MS Mincho" w:hAnsi="Arial" w:cs="Arial"/>
          <w:sz w:val="16"/>
          <w:szCs w:val="16"/>
          <w:lang w:val="en-US"/>
        </w:rPr>
        <w:t xml:space="preserve"> </w:t>
      </w:r>
      <w:r w:rsidRPr="00DF2BF8">
        <w:rPr>
          <w:rFonts w:ascii="Arial" w:eastAsia="MS Mincho" w:hAnsi="Arial" w:cs="Arial"/>
          <w:i/>
          <w:iCs/>
          <w:sz w:val="16"/>
          <w:szCs w:val="16"/>
          <w:lang w:val="en-US"/>
        </w:rPr>
        <w:t>TCI-UL-State</w:t>
      </w:r>
    </w:p>
    <w:p w14:paraId="7D5909BE" w14:textId="77777777" w:rsidR="00DF2BF8" w:rsidRPr="00DF2BF8" w:rsidRDefault="00DF2BF8" w:rsidP="00DF2BF8">
      <w:pPr>
        <w:jc w:val="center"/>
        <w:rPr>
          <w:rFonts w:ascii="Arial" w:hAnsi="Arial" w:cs="Arial"/>
          <w:color w:val="FF0000"/>
          <w:sz w:val="16"/>
          <w:szCs w:val="16"/>
        </w:rPr>
      </w:pPr>
      <w:r w:rsidRPr="00DF2BF8">
        <w:rPr>
          <w:rFonts w:ascii="Arial" w:hAnsi="Arial" w:cs="Arial"/>
          <w:color w:val="FF0000"/>
          <w:sz w:val="16"/>
          <w:szCs w:val="16"/>
        </w:rPr>
        <w:t>&lt; Unchanged parts are omitted &gt;</w:t>
      </w:r>
    </w:p>
    <w:p w14:paraId="776983DE" w14:textId="77777777" w:rsidR="00DF2BF8" w:rsidRPr="00DF2BF8" w:rsidRDefault="00DF2BF8" w:rsidP="00DF2BF8">
      <w:pPr>
        <w:rPr>
          <w:rFonts w:ascii="Arial" w:hAnsi="Arial" w:cs="Arial"/>
          <w:b/>
          <w:bCs/>
          <w:sz w:val="16"/>
          <w:szCs w:val="16"/>
        </w:rPr>
      </w:pPr>
      <w:r w:rsidRPr="00DF2BF8">
        <w:rPr>
          <w:rFonts w:ascii="Arial" w:hAnsi="Arial" w:cs="Arial"/>
          <w:b/>
          <w:bCs/>
          <w:sz w:val="16"/>
          <w:szCs w:val="16"/>
        </w:rPr>
        <w:t>21</w:t>
      </w:r>
      <w:r w:rsidRPr="00DF2BF8">
        <w:rPr>
          <w:rFonts w:ascii="Arial" w:hAnsi="Arial" w:cs="Arial"/>
          <w:b/>
          <w:bCs/>
          <w:sz w:val="16"/>
          <w:szCs w:val="16"/>
        </w:rPr>
        <w:tab/>
        <w:t>L1/L2-triggered mobility procedures</w:t>
      </w:r>
    </w:p>
    <w:p w14:paraId="25F4C12E" w14:textId="77777777" w:rsidR="00DF2BF8" w:rsidRPr="00DF2BF8" w:rsidRDefault="00DF2BF8" w:rsidP="00DF2BF8">
      <w:pPr>
        <w:jc w:val="center"/>
        <w:rPr>
          <w:rFonts w:ascii="Arial" w:hAnsi="Arial" w:cs="Arial"/>
          <w:color w:val="FF0000"/>
          <w:sz w:val="16"/>
          <w:szCs w:val="16"/>
        </w:rPr>
      </w:pPr>
      <w:r w:rsidRPr="00DF2BF8">
        <w:rPr>
          <w:rFonts w:ascii="Arial" w:hAnsi="Arial" w:cs="Arial"/>
          <w:color w:val="FF0000"/>
          <w:sz w:val="16"/>
          <w:szCs w:val="16"/>
        </w:rPr>
        <w:t>&lt; Unchanged parts are omitted &gt;</w:t>
      </w:r>
    </w:p>
    <w:p w14:paraId="39A3B9FC" w14:textId="77777777" w:rsidR="00DF2BF8" w:rsidRPr="00DF2BF8" w:rsidRDefault="00DF2BF8" w:rsidP="00DF2BF8">
      <w:pPr>
        <w:rPr>
          <w:rFonts w:ascii="Arial" w:hAnsi="Arial" w:cs="Arial"/>
          <w:sz w:val="16"/>
          <w:szCs w:val="16"/>
        </w:rPr>
      </w:pPr>
      <w:r w:rsidRPr="00DF2BF8">
        <w:rPr>
          <w:rFonts w:ascii="Arial" w:eastAsia="Malgun Gothic" w:hAnsi="Arial" w:cs="Arial"/>
          <w:sz w:val="16"/>
          <w:szCs w:val="16"/>
        </w:rPr>
        <w:t xml:space="preserve">A UE can be indicated, by </w:t>
      </w:r>
      <w:r w:rsidRPr="00DF2BF8">
        <w:rPr>
          <w:rFonts w:ascii="Arial" w:hAnsi="Arial" w:cs="Arial"/>
          <w:i/>
          <w:iCs/>
          <w:sz w:val="16"/>
          <w:szCs w:val="16"/>
        </w:rPr>
        <w:t>LTM-Config</w:t>
      </w:r>
      <w:r w:rsidRPr="00DF2BF8">
        <w:rPr>
          <w:rFonts w:ascii="Arial" w:eastAsia="Malgun Gothic" w:hAnsi="Arial" w:cs="Arial"/>
          <w:sz w:val="16"/>
          <w:szCs w:val="16"/>
        </w:rPr>
        <w:t xml:space="preserve">, candidate cells and </w:t>
      </w:r>
      <w:r w:rsidRPr="00DF2BF8">
        <w:rPr>
          <w:rFonts w:ascii="Arial" w:hAnsi="Arial" w:cs="Arial"/>
          <w:sz w:val="16"/>
          <w:szCs w:val="16"/>
        </w:rPr>
        <w:t xml:space="preserve">SS/PBCH blocks per candidate cell for the UE to </w:t>
      </w:r>
      <w:r w:rsidRPr="00DF2BF8">
        <w:rPr>
          <w:rFonts w:ascii="Arial" w:eastAsia="Malgun Gothic" w:hAnsi="Arial" w:cs="Arial"/>
          <w:sz w:val="16"/>
          <w:szCs w:val="16"/>
        </w:rPr>
        <w:t xml:space="preserve">obtain synchronization and measure corresponding L1-RSRPs </w:t>
      </w:r>
      <w:r w:rsidRPr="00DF2BF8">
        <w:rPr>
          <w:rFonts w:ascii="Arial" w:hAnsi="Arial" w:cs="Arial"/>
          <w:sz w:val="16"/>
          <w:szCs w:val="16"/>
          <w:lang w:eastAsia="ja-JP"/>
        </w:rPr>
        <w:t>[10, TS 38.133]</w:t>
      </w:r>
      <w:r w:rsidRPr="00DF2BF8">
        <w:rPr>
          <w:rFonts w:ascii="Arial" w:hAnsi="Arial" w:cs="Arial"/>
          <w:sz w:val="16"/>
          <w:szCs w:val="16"/>
        </w:rPr>
        <w:t xml:space="preserve">. A Candidate Cell TCI States Activation/Deactivation MAC CE can activate TCI states, provided by </w:t>
      </w:r>
      <w:r w:rsidRPr="00DF2BF8">
        <w:rPr>
          <w:rFonts w:ascii="Arial" w:hAnsi="Arial" w:cs="Arial"/>
          <w:i/>
          <w:iCs/>
          <w:sz w:val="16"/>
          <w:szCs w:val="16"/>
        </w:rPr>
        <w:t>CandidateTCI-State</w:t>
      </w:r>
      <w:r w:rsidRPr="00DF2BF8">
        <w:rPr>
          <w:rFonts w:ascii="Arial" w:hAnsi="Arial" w:cs="Arial"/>
          <w:sz w:val="16"/>
          <w:szCs w:val="16"/>
        </w:rPr>
        <w:t xml:space="preserve"> or/and </w:t>
      </w:r>
      <w:r w:rsidRPr="00DF2BF8">
        <w:rPr>
          <w:rFonts w:ascii="Arial" w:hAnsi="Arial" w:cs="Arial"/>
          <w:i/>
          <w:iCs/>
          <w:sz w:val="16"/>
          <w:szCs w:val="16"/>
        </w:rPr>
        <w:t>CandidateTCI-UL-State</w:t>
      </w:r>
      <w:r w:rsidRPr="00DF2BF8">
        <w:rPr>
          <w:rFonts w:ascii="Arial" w:hAnsi="Arial" w:cs="Arial"/>
          <w:sz w:val="16"/>
          <w:szCs w:val="16"/>
        </w:rPr>
        <w:t xml:space="preserve">, associated with SS/PBCH blocks or TRS of corresponding candidate cells </w:t>
      </w:r>
      <w:r w:rsidRPr="00DF2BF8">
        <w:rPr>
          <w:rFonts w:ascii="Arial" w:hAnsi="Arial" w:cs="Arial"/>
          <w:sz w:val="16"/>
          <w:szCs w:val="16"/>
          <w:lang w:val="en-US"/>
        </w:rPr>
        <w:t>[11, TS 38.321]</w:t>
      </w:r>
      <w:r w:rsidRPr="00DF2BF8">
        <w:rPr>
          <w:rFonts w:ascii="Arial" w:hAnsi="Arial" w:cs="Arial"/>
          <w:sz w:val="16"/>
          <w:szCs w:val="16"/>
        </w:rPr>
        <w:t xml:space="preserve">. </w:t>
      </w:r>
      <w:ins w:id="206" w:author="Huawei" w:date="2024-02-07T16:50:00Z">
        <w:r w:rsidRPr="00DF2BF8">
          <w:rPr>
            <w:rFonts w:ascii="Arial" w:hAnsi="Arial" w:cs="Arial"/>
            <w:sz w:val="16"/>
            <w:szCs w:val="16"/>
          </w:rPr>
          <w:t>The RS index</w:t>
        </w:r>
        <w:r w:rsidRPr="00DF2BF8">
          <w:rPr>
            <w:rFonts w:ascii="Arial" w:hAnsi="Arial" w:cs="Arial"/>
            <w:iCs/>
            <w:sz w:val="16"/>
            <w:szCs w:val="16"/>
          </w:rPr>
          <w:t xml:space="preserve"> for obtaining the candidate cell downlink pathloss estimate is provided by </w:t>
        </w:r>
        <w:r w:rsidRPr="00DF2BF8">
          <w:rPr>
            <w:rFonts w:ascii="Arial" w:hAnsi="Arial" w:cs="Arial"/>
            <w:i/>
            <w:iCs/>
            <w:sz w:val="16"/>
            <w:szCs w:val="16"/>
          </w:rPr>
          <w:t>pathlossReferenceRS-Id</w:t>
        </w:r>
        <w:r w:rsidRPr="00DF2BF8">
          <w:rPr>
            <w:rFonts w:ascii="Arial" w:hAnsi="Arial" w:cs="Arial"/>
            <w:iCs/>
            <w:sz w:val="16"/>
            <w:szCs w:val="16"/>
          </w:rPr>
          <w:t xml:space="preserve"> in the </w:t>
        </w:r>
      </w:ins>
      <w:ins w:id="207" w:author="Huawei" w:date="2024-02-07T16:51:00Z">
        <w:r w:rsidRPr="00DF2BF8">
          <w:rPr>
            <w:rFonts w:ascii="Arial" w:hAnsi="Arial" w:cs="Arial"/>
            <w:i/>
            <w:iCs/>
            <w:sz w:val="16"/>
            <w:szCs w:val="16"/>
          </w:rPr>
          <w:t>CandidateTCI-State</w:t>
        </w:r>
        <w:r w:rsidRPr="00DF2BF8">
          <w:rPr>
            <w:rFonts w:ascii="Arial" w:hAnsi="Arial" w:cs="Arial"/>
            <w:sz w:val="16"/>
            <w:szCs w:val="16"/>
          </w:rPr>
          <w:t xml:space="preserve"> </w:t>
        </w:r>
      </w:ins>
      <w:ins w:id="208" w:author="Huawei" w:date="2024-04-03T11:41:00Z">
        <w:r w:rsidRPr="00DF2BF8">
          <w:rPr>
            <w:rFonts w:ascii="Arial" w:hAnsi="Arial" w:cs="Arial"/>
            <w:sz w:val="16"/>
            <w:szCs w:val="16"/>
          </w:rPr>
          <w:t>or</w:t>
        </w:r>
        <w:r w:rsidRPr="00DF2BF8">
          <w:rPr>
            <w:rFonts w:ascii="Arial" w:hAnsi="Arial" w:cs="Arial"/>
            <w:i/>
            <w:iCs/>
            <w:sz w:val="16"/>
            <w:szCs w:val="16"/>
          </w:rPr>
          <w:t xml:space="preserve"> </w:t>
        </w:r>
      </w:ins>
      <w:ins w:id="209" w:author="Huawei" w:date="2024-02-07T16:51:00Z">
        <w:r w:rsidRPr="00DF2BF8">
          <w:rPr>
            <w:rFonts w:ascii="Arial" w:hAnsi="Arial" w:cs="Arial"/>
            <w:i/>
            <w:iCs/>
            <w:sz w:val="16"/>
            <w:szCs w:val="16"/>
          </w:rPr>
          <w:t xml:space="preserve">CandidateTCI-UL-State. </w:t>
        </w:r>
      </w:ins>
      <w:r w:rsidRPr="00DF2BF8">
        <w:rPr>
          <w:rFonts w:ascii="Arial" w:hAnsi="Arial" w:cs="Arial"/>
          <w:sz w:val="16"/>
          <w:szCs w:val="16"/>
        </w:rPr>
        <w:t xml:space="preserve">If the Candidate Cell TCI States Activation/Deactivation MAC CE activates TCI states, </w:t>
      </w:r>
      <w:r w:rsidRPr="00DF2BF8">
        <w:rPr>
          <w:rFonts w:ascii="Arial" w:hAnsi="Arial" w:cs="Arial"/>
          <w:sz w:val="16"/>
          <w:szCs w:val="16"/>
          <w:lang w:eastAsia="zh-CN"/>
        </w:rPr>
        <w:t xml:space="preserve">an </w:t>
      </w:r>
      <w:r w:rsidRPr="00DF2BF8">
        <w:rPr>
          <w:rFonts w:ascii="Arial" w:hAnsi="Arial" w:cs="Arial"/>
          <w:sz w:val="16"/>
          <w:szCs w:val="16"/>
        </w:rPr>
        <w:t>LTM Cell Switch Command MAC CE</w:t>
      </w:r>
      <w:r w:rsidRPr="00DF2BF8">
        <w:rPr>
          <w:rFonts w:ascii="Arial" w:hAnsi="Arial" w:cs="Arial"/>
          <w:sz w:val="16"/>
          <w:szCs w:val="16"/>
          <w:lang w:eastAsia="zh-CN"/>
        </w:rPr>
        <w:t xml:space="preserve"> can indicate a TCI state from the activated TCI states; otherwise, the </w:t>
      </w:r>
      <w:r w:rsidRPr="00DF2BF8">
        <w:rPr>
          <w:rFonts w:ascii="Arial" w:hAnsi="Arial" w:cs="Arial"/>
          <w:sz w:val="16"/>
          <w:szCs w:val="16"/>
        </w:rPr>
        <w:t xml:space="preserve">LTM Cell Switch Command MAC CE can </w:t>
      </w:r>
      <w:r w:rsidRPr="00DF2BF8">
        <w:rPr>
          <w:rFonts w:ascii="Arial" w:hAnsi="Arial" w:cs="Arial"/>
          <w:sz w:val="16"/>
          <w:szCs w:val="16"/>
          <w:lang w:eastAsia="zh-CN"/>
        </w:rPr>
        <w:t xml:space="preserve">activate and indicate a TCI state, provided by </w:t>
      </w:r>
      <w:r w:rsidRPr="00DF2BF8">
        <w:rPr>
          <w:rFonts w:ascii="Arial" w:hAnsi="Arial" w:cs="Arial"/>
          <w:i/>
          <w:iCs/>
          <w:sz w:val="16"/>
          <w:szCs w:val="16"/>
        </w:rPr>
        <w:t>CandidateTCI-State</w:t>
      </w:r>
      <w:r w:rsidRPr="00DF2BF8">
        <w:rPr>
          <w:rFonts w:ascii="Arial" w:hAnsi="Arial" w:cs="Arial"/>
          <w:sz w:val="16"/>
          <w:szCs w:val="16"/>
        </w:rPr>
        <w:t xml:space="preserve"> or/and</w:t>
      </w:r>
      <w:r w:rsidRPr="00DF2BF8">
        <w:rPr>
          <w:rFonts w:ascii="Arial" w:hAnsi="Arial" w:cs="Arial"/>
          <w:sz w:val="16"/>
          <w:szCs w:val="16"/>
          <w:lang w:eastAsia="zh-CN"/>
        </w:rPr>
        <w:t xml:space="preserve"> </w:t>
      </w:r>
      <w:r w:rsidRPr="00DF2BF8">
        <w:rPr>
          <w:rFonts w:ascii="Arial" w:hAnsi="Arial" w:cs="Arial"/>
          <w:i/>
          <w:iCs/>
          <w:sz w:val="16"/>
          <w:szCs w:val="16"/>
        </w:rPr>
        <w:t>CandidateTCI-UL-State</w:t>
      </w:r>
      <w:r w:rsidRPr="00DF2BF8">
        <w:rPr>
          <w:rFonts w:ascii="Arial" w:hAnsi="Arial" w:cs="Arial"/>
          <w:sz w:val="16"/>
          <w:szCs w:val="16"/>
        </w:rPr>
        <w:t xml:space="preserve">. </w:t>
      </w:r>
      <w:r w:rsidRPr="00DF2BF8">
        <w:rPr>
          <w:rFonts w:ascii="Arial" w:hAnsi="Arial" w:cs="Arial"/>
          <w:sz w:val="16"/>
          <w:szCs w:val="16"/>
          <w:lang w:val="en-US"/>
        </w:rPr>
        <w:t xml:space="preserve">After reception of the LTM Cell Switch Command MAC CE, activated TCI states that are not indicated by the MAC CE are deactivated. </w:t>
      </w:r>
      <w:r w:rsidRPr="00DF2BF8">
        <w:rPr>
          <w:rFonts w:ascii="Arial" w:hAnsi="Arial" w:cs="Arial"/>
          <w:sz w:val="16"/>
          <w:szCs w:val="16"/>
        </w:rPr>
        <w:t xml:space="preserve">The UE is provided configurations by </w:t>
      </w:r>
      <w:r w:rsidRPr="00DF2BF8">
        <w:rPr>
          <w:rFonts w:ascii="Arial" w:hAnsi="Arial" w:cs="Arial"/>
          <w:i/>
          <w:iCs/>
          <w:sz w:val="16"/>
          <w:szCs w:val="16"/>
        </w:rPr>
        <w:t>LTM-CSI-ReportConfigToAddModList</w:t>
      </w:r>
      <w:r w:rsidRPr="00DF2BF8">
        <w:rPr>
          <w:rFonts w:ascii="Arial" w:hAnsi="Arial" w:cs="Arial"/>
          <w:sz w:val="16"/>
          <w:szCs w:val="16"/>
        </w:rPr>
        <w:t xml:space="preserve"> for reporting L1-RSRP measurements [</w:t>
      </w:r>
      <w:r w:rsidRPr="00DF2BF8">
        <w:rPr>
          <w:rFonts w:ascii="Arial" w:hAnsi="Arial" w:cs="Arial"/>
          <w:sz w:val="16"/>
          <w:szCs w:val="16"/>
          <w:lang w:val="en-US"/>
        </w:rPr>
        <w:t>6</w:t>
      </w:r>
      <w:r w:rsidRPr="00DF2BF8">
        <w:rPr>
          <w:rFonts w:ascii="Arial" w:hAnsi="Arial" w:cs="Arial"/>
          <w:sz w:val="16"/>
          <w:szCs w:val="16"/>
        </w:rPr>
        <w:t>, TS 38.214] that include a number of candidate cells and a number of SS/PBCH blocks per candidate cell from the number of candidate cells.</w:t>
      </w:r>
    </w:p>
    <w:p w14:paraId="5922BBD5" w14:textId="77777777" w:rsidR="00DF2BF8" w:rsidRPr="00DF2BF8" w:rsidRDefault="00DF2BF8" w:rsidP="00DF2BF8">
      <w:pPr>
        <w:jc w:val="center"/>
        <w:rPr>
          <w:rFonts w:ascii="Arial" w:hAnsi="Arial" w:cs="Arial"/>
          <w:color w:val="FF0000"/>
          <w:sz w:val="16"/>
          <w:szCs w:val="16"/>
        </w:rPr>
      </w:pPr>
      <w:r w:rsidRPr="00DF2BF8">
        <w:rPr>
          <w:rFonts w:ascii="Arial" w:hAnsi="Arial" w:cs="Arial"/>
          <w:color w:val="FF0000"/>
          <w:sz w:val="16"/>
          <w:szCs w:val="16"/>
        </w:rPr>
        <w:t>&lt; Unchanged parts are omitted &gt;</w:t>
      </w:r>
    </w:p>
    <w:p w14:paraId="201D0915" w14:textId="77777777" w:rsidR="00DF2BF8" w:rsidRPr="006D2558" w:rsidRDefault="00DF2BF8" w:rsidP="00DF2BF8">
      <w:pPr>
        <w:rPr>
          <w:rFonts w:ascii="Times New Roman" w:hAnsi="Times New Roman"/>
          <w:bCs/>
          <w:color w:val="FF0000"/>
          <w:szCs w:val="20"/>
        </w:rPr>
      </w:pPr>
      <w:r w:rsidRPr="006D2558">
        <w:rPr>
          <w:rFonts w:ascii="Times New Roman" w:hAnsi="Times New Roman"/>
          <w:bCs/>
          <w:color w:val="FF0000"/>
          <w:szCs w:val="20"/>
        </w:rPr>
        <w:t>---------------</w:t>
      </w:r>
      <w:r>
        <w:rPr>
          <w:rFonts w:ascii="Times New Roman" w:hAnsi="Times New Roman"/>
          <w:bCs/>
          <w:color w:val="FF0000"/>
          <w:szCs w:val="20"/>
        </w:rPr>
        <w:t>End</w:t>
      </w:r>
      <w:r w:rsidRPr="006D2558">
        <w:rPr>
          <w:rFonts w:ascii="Times New Roman" w:hAnsi="Times New Roman"/>
          <w:bCs/>
          <w:color w:val="FF0000"/>
          <w:szCs w:val="20"/>
        </w:rPr>
        <w:t xml:space="preserve"> of TP---------------</w:t>
      </w:r>
    </w:p>
    <w:p w14:paraId="248CB891" w14:textId="05B09D7D" w:rsidR="00DF2BF8" w:rsidRDefault="002A1926" w:rsidP="00DF2BF8">
      <w:pPr>
        <w:rPr>
          <w:lang w:val="en-US" w:eastAsia="ja-JP"/>
        </w:rPr>
      </w:pPr>
      <w:r>
        <w:rPr>
          <w:lang w:val="en-US" w:eastAsia="ja-JP"/>
        </w:rPr>
        <w:t>Final CR in:</w:t>
      </w:r>
    </w:p>
    <w:p w14:paraId="40706784" w14:textId="26582E35" w:rsidR="002A1926" w:rsidRPr="002A1926" w:rsidRDefault="006F79AF" w:rsidP="00DF2BF8">
      <w:pPr>
        <w:rPr>
          <w:b/>
          <w:bCs/>
          <w:lang w:val="en-US" w:eastAsia="ja-JP"/>
        </w:rPr>
      </w:pPr>
      <w:hyperlink r:id="rId564" w:history="1">
        <w:r>
          <w:rPr>
            <w:rStyle w:val="Hyperlink"/>
            <w:b/>
            <w:bCs/>
            <w:highlight w:val="green"/>
            <w:lang w:val="en-US" w:eastAsia="ja-JP"/>
          </w:rPr>
          <w:t>R1-2405672</w:t>
        </w:r>
      </w:hyperlink>
      <w:r w:rsidR="002A1926" w:rsidRPr="002A1926">
        <w:rPr>
          <w:b/>
          <w:bCs/>
          <w:lang w:val="en-US" w:eastAsia="ja-JP"/>
        </w:rPr>
        <w:tab/>
        <w:t>Corrections to the Pathloss RS in LTM TCI state</w:t>
      </w:r>
      <w:r w:rsidR="002A1926" w:rsidRPr="002A1926">
        <w:rPr>
          <w:b/>
          <w:bCs/>
          <w:lang w:val="en-US" w:eastAsia="ja-JP"/>
        </w:rPr>
        <w:tab/>
        <w:t>Moderator (Fujitsu), Huawei, HiSilicon, Ericsson, Google, Langbo, Lenovo, New H3C, Nokia, Samsung, ZTE</w:t>
      </w:r>
    </w:p>
    <w:p w14:paraId="1BE16F67" w14:textId="49635C97" w:rsidR="002A1926" w:rsidRDefault="002A1926" w:rsidP="00DF2BF8">
      <w:pPr>
        <w:rPr>
          <w:lang w:val="en-US" w:eastAsia="ja-JP"/>
        </w:rPr>
      </w:pPr>
      <w:r>
        <w:rPr>
          <w:lang w:val="en-US" w:eastAsia="ja-JP"/>
        </w:rPr>
        <w:t>(</w:t>
      </w:r>
      <w:r w:rsidRPr="002A1926">
        <w:rPr>
          <w:lang w:val="en-US" w:eastAsia="ja-JP"/>
        </w:rPr>
        <w:t>Rel-18</w:t>
      </w:r>
      <w:r>
        <w:rPr>
          <w:lang w:val="en-US" w:eastAsia="ja-JP"/>
        </w:rPr>
        <w:t xml:space="preserve">, </w:t>
      </w:r>
      <w:r w:rsidRPr="002A1926">
        <w:rPr>
          <w:lang w:val="en-US" w:eastAsia="ja-JP"/>
        </w:rPr>
        <w:t>38.213</w:t>
      </w:r>
      <w:r>
        <w:rPr>
          <w:lang w:val="en-US" w:eastAsia="ja-JP"/>
        </w:rPr>
        <w:t xml:space="preserve">, </w:t>
      </w:r>
      <w:r w:rsidRPr="002A1926">
        <w:rPr>
          <w:lang w:val="en-US" w:eastAsia="ja-JP"/>
        </w:rPr>
        <w:t>NR_Mob_enh2-Core</w:t>
      </w:r>
      <w:r>
        <w:rPr>
          <w:lang w:val="en-US" w:eastAsia="ja-JP"/>
        </w:rPr>
        <w:t>, CR</w:t>
      </w:r>
      <w:r w:rsidRPr="002A1926">
        <w:rPr>
          <w:lang w:val="en-US" w:eastAsia="ja-JP"/>
        </w:rPr>
        <w:t>0633</w:t>
      </w:r>
      <w:r>
        <w:rPr>
          <w:lang w:val="en-US" w:eastAsia="ja-JP"/>
        </w:rPr>
        <w:t xml:space="preserve">, Cat </w:t>
      </w:r>
      <w:r w:rsidRPr="002A1926">
        <w:rPr>
          <w:lang w:val="en-US" w:eastAsia="ja-JP"/>
        </w:rPr>
        <w:t>F</w:t>
      </w:r>
      <w:r>
        <w:rPr>
          <w:lang w:val="en-US" w:eastAsia="ja-JP"/>
        </w:rPr>
        <w:t>) is agreed.</w:t>
      </w:r>
    </w:p>
    <w:p w14:paraId="79D64CBC" w14:textId="435A87EE" w:rsidR="00A65917" w:rsidRDefault="00A65917" w:rsidP="00A65917">
      <w:pPr>
        <w:rPr>
          <w:rFonts w:ascii="Times New Roman" w:hAnsi="Times New Roman"/>
          <w:lang w:val="en-US" w:eastAsia="ko-KR"/>
        </w:rPr>
      </w:pPr>
      <w:r w:rsidRPr="00A22A98">
        <w:rPr>
          <w:rFonts w:ascii="Times New Roman" w:hAnsi="Times New Roman"/>
          <w:highlight w:val="magenta"/>
          <w:lang w:val="en-US" w:eastAsia="ko-KR"/>
        </w:rPr>
        <w:t xml:space="preserve">MCC: To perform a cover page clean-up before submission to RAN – </w:t>
      </w:r>
      <w:r>
        <w:rPr>
          <w:rFonts w:ascii="Times New Roman" w:hAnsi="Times New Roman"/>
          <w:highlight w:val="magenta"/>
          <w:lang w:val="en-US" w:eastAsia="ko-KR"/>
        </w:rPr>
        <w:t>missing Tdoc</w:t>
      </w:r>
      <w:r w:rsidRPr="00A22A98">
        <w:rPr>
          <w:rFonts w:ascii="Times New Roman" w:hAnsi="Times New Roman"/>
          <w:highlight w:val="magenta"/>
          <w:lang w:val="en-US" w:eastAsia="ko-KR"/>
        </w:rPr>
        <w:t>#.</w:t>
      </w:r>
    </w:p>
    <w:p w14:paraId="497ACFE2" w14:textId="77777777" w:rsidR="002A1926" w:rsidRDefault="002A1926" w:rsidP="00DF2BF8">
      <w:pPr>
        <w:rPr>
          <w:lang w:val="en-US" w:eastAsia="ja-JP"/>
        </w:rPr>
      </w:pPr>
    </w:p>
    <w:p w14:paraId="0D8C33E8" w14:textId="77777777" w:rsidR="00072FFE" w:rsidRPr="00DF2BF8" w:rsidRDefault="00072FFE" w:rsidP="00DF2BF8">
      <w:pPr>
        <w:rPr>
          <w:lang w:val="en-US" w:eastAsia="ja-JP"/>
        </w:rPr>
      </w:pPr>
    </w:p>
    <w:p w14:paraId="047FED29" w14:textId="77777777" w:rsidR="00DF2BF8" w:rsidRPr="00DF2BF8" w:rsidRDefault="00DF2BF8" w:rsidP="00D15ED6">
      <w:pPr>
        <w:rPr>
          <w:highlight w:val="green"/>
          <w:lang w:eastAsia="zh-CN"/>
        </w:rPr>
      </w:pPr>
      <w:r w:rsidRPr="00DF2BF8">
        <w:rPr>
          <w:rFonts w:hint="eastAsia"/>
          <w:highlight w:val="green"/>
          <w:lang w:eastAsia="zh-CN"/>
        </w:rPr>
        <w:t>Agreement</w:t>
      </w:r>
    </w:p>
    <w:p w14:paraId="3AB9F69E" w14:textId="120C6497" w:rsidR="00DF2BF8" w:rsidRDefault="00DF2BF8" w:rsidP="00DF2BF8">
      <w:pPr>
        <w:rPr>
          <w:bCs/>
        </w:rPr>
      </w:pPr>
      <w:r w:rsidRPr="00DF2BF8">
        <w:rPr>
          <w:rFonts w:hint="eastAsia"/>
          <w:bCs/>
        </w:rPr>
        <w:t xml:space="preserve">Adopt the following TP to section </w:t>
      </w:r>
      <w:r w:rsidRPr="00DF2BF8">
        <w:rPr>
          <w:rFonts w:eastAsia="DengXian"/>
          <w:bCs/>
          <w:lang w:eastAsia="zh-CN"/>
        </w:rPr>
        <w:t>8</w:t>
      </w:r>
      <w:r w:rsidRPr="00DF2BF8">
        <w:rPr>
          <w:rFonts w:hint="eastAsia"/>
          <w:bCs/>
        </w:rPr>
        <w:t>.</w:t>
      </w:r>
      <w:r w:rsidRPr="00DF2BF8">
        <w:rPr>
          <w:rFonts w:eastAsia="DengXian"/>
          <w:bCs/>
          <w:lang w:eastAsia="zh-CN"/>
        </w:rPr>
        <w:t>1</w:t>
      </w:r>
      <w:r w:rsidRPr="00DF2BF8">
        <w:rPr>
          <w:rFonts w:hint="eastAsia"/>
          <w:bCs/>
        </w:rPr>
        <w:t>, TS38.213</w:t>
      </w:r>
      <w:r w:rsidRPr="00DF2BF8">
        <w:rPr>
          <w:rFonts w:eastAsia="DengXian" w:hint="eastAsia"/>
          <w:bCs/>
          <w:lang w:eastAsia="zh-CN"/>
        </w:rPr>
        <w:t xml:space="preserve"> in principle</w:t>
      </w:r>
      <w:r w:rsidRPr="00DF2BF8">
        <w:rPr>
          <w:rFonts w:hint="eastAsia"/>
          <w:bCs/>
        </w:rPr>
        <w:t>.</w:t>
      </w:r>
    </w:p>
    <w:p w14:paraId="6448DDE0" w14:textId="18D58961" w:rsidR="00D15ED6" w:rsidRPr="006D2558" w:rsidRDefault="00D15ED6" w:rsidP="00D15ED6">
      <w:pPr>
        <w:rPr>
          <w:rFonts w:ascii="Times New Roman" w:hAnsi="Times New Roman"/>
          <w:bCs/>
          <w:color w:val="FF0000"/>
          <w:szCs w:val="20"/>
        </w:rPr>
      </w:pPr>
      <w:r w:rsidRPr="006D2558">
        <w:rPr>
          <w:rFonts w:ascii="Times New Roman" w:hAnsi="Times New Roman"/>
          <w:bCs/>
          <w:color w:val="FF0000"/>
          <w:szCs w:val="20"/>
        </w:rPr>
        <w:t>---------------</w:t>
      </w:r>
      <w:r>
        <w:rPr>
          <w:rFonts w:ascii="Times New Roman" w:hAnsi="Times New Roman"/>
          <w:bCs/>
          <w:color w:val="FF0000"/>
          <w:szCs w:val="20"/>
        </w:rPr>
        <w:t>Start</w:t>
      </w:r>
      <w:r w:rsidRPr="006D2558">
        <w:rPr>
          <w:rFonts w:ascii="Times New Roman" w:hAnsi="Times New Roman"/>
          <w:bCs/>
          <w:color w:val="FF0000"/>
          <w:szCs w:val="20"/>
        </w:rPr>
        <w:t xml:space="preserve"> of TP---------------</w:t>
      </w:r>
    </w:p>
    <w:p w14:paraId="0B36D222" w14:textId="77777777" w:rsidR="00DF2BF8" w:rsidRPr="00D15ED6" w:rsidRDefault="00DF2BF8" w:rsidP="00D15ED6">
      <w:pPr>
        <w:rPr>
          <w:rFonts w:ascii="Arial" w:hAnsi="Arial" w:cs="Arial"/>
          <w:b/>
          <w:bCs/>
          <w:sz w:val="16"/>
          <w:szCs w:val="16"/>
        </w:rPr>
      </w:pPr>
      <w:r w:rsidRPr="00D15ED6">
        <w:rPr>
          <w:rFonts w:ascii="Arial" w:hAnsi="Arial" w:cs="Arial"/>
          <w:b/>
          <w:bCs/>
          <w:sz w:val="16"/>
          <w:szCs w:val="16"/>
        </w:rPr>
        <w:t>8.1</w:t>
      </w:r>
      <w:r w:rsidRPr="00D15ED6">
        <w:rPr>
          <w:rFonts w:ascii="Arial" w:hAnsi="Arial" w:cs="Arial"/>
          <w:b/>
          <w:bCs/>
          <w:sz w:val="16"/>
          <w:szCs w:val="16"/>
        </w:rPr>
        <w:tab/>
        <w:t>Random access preamble</w:t>
      </w:r>
    </w:p>
    <w:p w14:paraId="512827CF" w14:textId="77777777" w:rsidR="00DF2BF8" w:rsidRPr="00DF2BF8" w:rsidRDefault="00DF2BF8" w:rsidP="00D15ED6">
      <w:pPr>
        <w:jc w:val="center"/>
        <w:rPr>
          <w:rFonts w:ascii="Arial" w:hAnsi="Arial" w:cs="Arial"/>
          <w:color w:val="FF0000"/>
          <w:sz w:val="16"/>
          <w:szCs w:val="16"/>
        </w:rPr>
      </w:pPr>
      <w:r w:rsidRPr="00DF2BF8">
        <w:rPr>
          <w:rFonts w:ascii="Arial" w:hAnsi="Arial" w:cs="Arial"/>
          <w:color w:val="FF0000"/>
          <w:sz w:val="16"/>
          <w:szCs w:val="16"/>
        </w:rPr>
        <w:t>&lt;Unchanged part is omitted&gt;</w:t>
      </w:r>
    </w:p>
    <w:p w14:paraId="0C8C18A7" w14:textId="76526944" w:rsidR="00DF2BF8" w:rsidRPr="00DF2BF8" w:rsidRDefault="00DF2BF8" w:rsidP="00D15ED6">
      <w:pPr>
        <w:rPr>
          <w:rFonts w:ascii="Arial" w:eastAsia="SimSun" w:hAnsi="Arial" w:cs="Arial"/>
          <w:sz w:val="16"/>
          <w:szCs w:val="16"/>
          <w:lang w:val="en-US" w:eastAsia="zh-CN"/>
        </w:rPr>
      </w:pPr>
      <w:r w:rsidRPr="00DF2BF8">
        <w:rPr>
          <w:rFonts w:ascii="Arial" w:hAnsi="Arial" w:cs="Arial"/>
          <w:sz w:val="16"/>
          <w:szCs w:val="16"/>
        </w:rPr>
        <w:t xml:space="preserve">For a PRACH transmission by a UE triggered by a PDCCH order or an LTM cell switch command MAC CE, the PRACH mask index field, if the value of the random access preamble index field is not zero, indicates the PRACH occasion for the PRACH transmission where the PRACH occasions are associated with the SS/PBCH block index indicated by the SS/PBCH block index field of the PDCCH order or an LTM cell switch </w:t>
      </w:r>
      <w:r w:rsidRPr="00DF2BF8">
        <w:rPr>
          <w:rFonts w:ascii="Arial" w:hAnsi="Arial" w:cs="Arial"/>
          <w:sz w:val="16"/>
          <w:szCs w:val="16"/>
        </w:rPr>
        <w:lastRenderedPageBreak/>
        <w:t xml:space="preserve">command MAC CE and, if any, a cell indicator field </w:t>
      </w:r>
      <w:ins w:id="210" w:author="NOKIA" w:date="2024-05-01T10:49:00Z">
        <w:r w:rsidRPr="00DF2BF8">
          <w:rPr>
            <w:rFonts w:ascii="Arial" w:hAnsi="Arial" w:cs="Arial"/>
            <w:sz w:val="16"/>
            <w:szCs w:val="16"/>
          </w:rPr>
          <w:t xml:space="preserve">in PDCCH order [5, TS 38.212] or a Target Configuration ID field in LTM cell switch command MAC CE [11, TS 38.321] </w:t>
        </w:r>
      </w:ins>
      <w:r w:rsidRPr="00DF2BF8">
        <w:rPr>
          <w:rFonts w:ascii="Arial" w:hAnsi="Arial" w:cs="Arial"/>
          <w:sz w:val="16"/>
          <w:szCs w:val="16"/>
        </w:rPr>
        <w:t>indicates a cell for the PRACH transmission</w:t>
      </w:r>
      <w:del w:id="211" w:author="Sanjay Goyal (Nokia)" w:date="2024-04-29T13:19:00Z">
        <w:r w:rsidRPr="00DF2BF8">
          <w:rPr>
            <w:rFonts w:ascii="Arial" w:hAnsi="Arial" w:cs="Arial"/>
            <w:sz w:val="16"/>
            <w:szCs w:val="16"/>
          </w:rPr>
          <w:delText xml:space="preserve"> [5, TS 38.212]</w:delText>
        </w:r>
      </w:del>
      <w:r w:rsidRPr="00DF2BF8">
        <w:rPr>
          <w:rFonts w:ascii="Arial" w:hAnsi="Arial" w:cs="Arial"/>
          <w:sz w:val="16"/>
          <w:szCs w:val="16"/>
        </w:rPr>
        <w:t xml:space="preserve">. If the UE is provided </w:t>
      </w:r>
      <m:oMath>
        <m:sSub>
          <m:sSubPr>
            <m:ctrlPr>
              <w:rPr>
                <w:rFonts w:ascii="Cambria Math" w:eastAsia="MS Mincho" w:hAnsi="Cambria Math" w:cs="Arial"/>
                <w:i/>
                <w:kern w:val="2"/>
                <w:sz w:val="16"/>
                <w:szCs w:val="16"/>
              </w:rPr>
            </m:ctrlPr>
          </m:sSubPr>
          <m:e>
            <m:r>
              <w:rPr>
                <w:rFonts w:ascii="Cambria Math" w:eastAsia="MS Mincho" w:hAnsi="Cambria Math" w:cs="Arial"/>
                <w:kern w:val="2"/>
                <w:sz w:val="16"/>
                <w:szCs w:val="16"/>
              </w:rPr>
              <m:t>K</m:t>
            </m:r>
          </m:e>
          <m:sub>
            <m:r>
              <m:rPr>
                <m:sty m:val="p"/>
              </m:rPr>
              <w:rPr>
                <w:rFonts w:ascii="Cambria Math" w:eastAsia="MS Mincho" w:hAnsi="Cambria Math" w:cs="Arial"/>
                <w:kern w:val="2"/>
                <w:sz w:val="16"/>
                <w:szCs w:val="16"/>
              </w:rPr>
              <m:t>cell,offset</m:t>
            </m:r>
          </m:sub>
        </m:sSub>
      </m:oMath>
      <w:r w:rsidRPr="00DF2BF8">
        <w:rPr>
          <w:rFonts w:ascii="Arial" w:hAnsi="Arial" w:cs="Arial"/>
          <w:kern w:val="2"/>
          <w:sz w:val="16"/>
          <w:szCs w:val="16"/>
        </w:rPr>
        <w:t xml:space="preserve"> </w:t>
      </w:r>
      <w:r w:rsidRPr="00DF2BF8">
        <w:rPr>
          <w:rFonts w:ascii="Arial" w:hAnsi="Arial" w:cs="Arial"/>
          <w:sz w:val="16"/>
          <w:szCs w:val="16"/>
        </w:rPr>
        <w:t xml:space="preserve">by </w:t>
      </w:r>
      <w:r w:rsidRPr="00DF2BF8">
        <w:rPr>
          <w:rFonts w:ascii="Arial" w:hAnsi="Arial" w:cs="Arial"/>
          <w:i/>
          <w:sz w:val="16"/>
          <w:szCs w:val="16"/>
          <w:lang w:val="en-US"/>
        </w:rPr>
        <w:t>cellSpecificKoffset</w:t>
      </w:r>
      <w:r w:rsidRPr="00DF2BF8">
        <w:rPr>
          <w:rFonts w:ascii="Arial" w:hAnsi="Arial" w:cs="Arial"/>
          <w:iCs/>
          <w:sz w:val="16"/>
          <w:szCs w:val="16"/>
        </w:rPr>
        <w:t xml:space="preserve">, the PRACH occasion is after slot </w:t>
      </w:r>
      <m:oMath>
        <m:r>
          <w:rPr>
            <w:rFonts w:ascii="Cambria Math" w:hAnsi="Cambria Math" w:cs="Arial"/>
            <w:sz w:val="16"/>
            <w:szCs w:val="16"/>
          </w:rPr>
          <m:t>n+</m:t>
        </m:r>
        <m:sSub>
          <m:sSubPr>
            <m:ctrlPr>
              <w:rPr>
                <w:rFonts w:ascii="Cambria Math" w:eastAsia="MS Mincho" w:hAnsi="Cambria Math" w:cs="Arial"/>
                <w:i/>
                <w:kern w:val="2"/>
                <w:sz w:val="16"/>
                <w:szCs w:val="16"/>
              </w:rPr>
            </m:ctrlPr>
          </m:sSubPr>
          <m:e>
            <m:sSup>
              <m:sSupPr>
                <m:ctrlPr>
                  <w:rPr>
                    <w:rFonts w:ascii="Cambria Math" w:eastAsia="MS Mincho" w:hAnsi="Cambria Math" w:cs="Arial"/>
                    <w:i/>
                    <w:kern w:val="2"/>
                    <w:sz w:val="16"/>
                    <w:szCs w:val="16"/>
                  </w:rPr>
                </m:ctrlPr>
              </m:sSupPr>
              <m:e>
                <m:r>
                  <w:rPr>
                    <w:rFonts w:ascii="Cambria Math" w:eastAsia="MS Mincho" w:hAnsi="Cambria Math" w:cs="Arial"/>
                    <w:kern w:val="2"/>
                    <w:sz w:val="16"/>
                    <w:szCs w:val="16"/>
                  </w:rPr>
                  <m:t>2</m:t>
                </m:r>
              </m:e>
              <m:sup>
                <m:r>
                  <w:rPr>
                    <w:rFonts w:ascii="Cambria Math" w:eastAsia="MS Mincho" w:hAnsi="Cambria Math" w:cs="Arial"/>
                    <w:kern w:val="2"/>
                    <w:sz w:val="16"/>
                    <w:szCs w:val="16"/>
                  </w:rPr>
                  <m:t>μ</m:t>
                </m:r>
              </m:sup>
            </m:sSup>
            <m:r>
              <w:rPr>
                <w:rFonts w:ascii="Cambria Math" w:eastAsia="MS Mincho" w:hAnsi="Cambria Math" w:cs="Arial"/>
                <w:kern w:val="2"/>
                <w:sz w:val="16"/>
                <w:szCs w:val="16"/>
              </w:rPr>
              <m:t>∙K</m:t>
            </m:r>
          </m:e>
          <m:sub>
            <m:r>
              <m:rPr>
                <m:sty m:val="p"/>
              </m:rPr>
              <w:rPr>
                <w:rFonts w:ascii="Cambria Math" w:eastAsia="MS Mincho" w:hAnsi="Cambria Math" w:cs="Arial"/>
                <w:kern w:val="2"/>
                <w:sz w:val="16"/>
                <w:szCs w:val="16"/>
              </w:rPr>
              <m:t>cell,offset</m:t>
            </m:r>
          </m:sub>
        </m:sSub>
      </m:oMath>
      <w:r w:rsidRPr="00DF2BF8">
        <w:rPr>
          <w:rFonts w:ascii="Arial" w:hAnsi="Arial" w:cs="Arial"/>
          <w:kern w:val="2"/>
          <w:sz w:val="16"/>
          <w:szCs w:val="16"/>
        </w:rPr>
        <w:t xml:space="preserve"> where </w:t>
      </w:r>
      <m:oMath>
        <m:r>
          <w:rPr>
            <w:rFonts w:ascii="Cambria Math" w:hAnsi="Cambria Math" w:cs="Arial"/>
            <w:sz w:val="16"/>
            <w:szCs w:val="16"/>
          </w:rPr>
          <m:t>n</m:t>
        </m:r>
      </m:oMath>
      <w:r w:rsidRPr="00DF2BF8">
        <w:rPr>
          <w:rFonts w:ascii="Arial" w:hAnsi="Arial" w:cs="Arial"/>
          <w:sz w:val="16"/>
          <w:szCs w:val="16"/>
        </w:rPr>
        <w:t xml:space="preserve"> is the slot of the UL BWP for the PRACH transmission that overlaps with the end of the PDCCH order reception assuming</w:t>
      </w:r>
      <w:r w:rsidRPr="00DF2BF8">
        <w:rPr>
          <w:rFonts w:ascii="Arial" w:hAnsi="Arial" w:cs="Arial"/>
          <w:sz w:val="16"/>
          <w:szCs w:val="16"/>
          <w:lang w:val="en-US"/>
        </w:rPr>
        <w:t xml:space="preserve"> </w:t>
      </w:r>
      <m:oMath>
        <m:sSub>
          <m:sSubPr>
            <m:ctrlPr>
              <w:rPr>
                <w:rFonts w:ascii="Cambria Math" w:eastAsia="MS Mincho" w:hAnsi="Cambria Math" w:cs="Arial"/>
                <w:i/>
                <w:kern w:val="2"/>
                <w:sz w:val="16"/>
                <w:szCs w:val="16"/>
              </w:rPr>
            </m:ctrlPr>
          </m:sSubPr>
          <m:e>
            <m:r>
              <w:rPr>
                <w:rFonts w:ascii="Cambria Math" w:eastAsia="MS Mincho" w:hAnsi="Cambria Math" w:cs="Arial"/>
                <w:kern w:val="2"/>
                <w:sz w:val="16"/>
                <w:szCs w:val="16"/>
              </w:rPr>
              <m:t>T</m:t>
            </m:r>
          </m:e>
          <m:sub>
            <m:r>
              <m:rPr>
                <m:sty m:val="p"/>
              </m:rPr>
              <w:rPr>
                <w:rFonts w:ascii="Cambria Math" w:eastAsia="MS Mincho" w:hAnsi="Cambria Math" w:cs="Arial"/>
                <w:kern w:val="2"/>
                <w:sz w:val="16"/>
                <w:szCs w:val="16"/>
              </w:rPr>
              <m:t>TA</m:t>
            </m:r>
          </m:sub>
        </m:sSub>
        <m:r>
          <w:rPr>
            <w:rFonts w:ascii="Cambria Math" w:eastAsia="MS Mincho" w:hAnsi="Cambria Math" w:cs="Arial"/>
            <w:kern w:val="2"/>
            <w:sz w:val="16"/>
            <w:szCs w:val="16"/>
          </w:rPr>
          <m:t>=0</m:t>
        </m:r>
      </m:oMath>
      <w:r w:rsidRPr="00DF2BF8">
        <w:rPr>
          <w:rFonts w:ascii="Arial" w:hAnsi="Arial" w:cs="Arial"/>
          <w:kern w:val="2"/>
          <w:sz w:val="16"/>
          <w:szCs w:val="16"/>
        </w:rPr>
        <w:t xml:space="preserve">, and </w:t>
      </w:r>
      <m:oMath>
        <m:r>
          <w:rPr>
            <w:rFonts w:ascii="Cambria Math" w:hAnsi="Cambria Math" w:cs="Arial"/>
            <w:sz w:val="16"/>
            <w:szCs w:val="16"/>
            <w:lang w:val="en-US"/>
          </w:rPr>
          <m:t>μ</m:t>
        </m:r>
      </m:oMath>
      <w:r w:rsidRPr="00DF2BF8">
        <w:rPr>
          <w:rFonts w:ascii="Arial" w:hAnsi="Arial" w:cs="Arial"/>
          <w:sz w:val="16"/>
          <w:szCs w:val="16"/>
          <w:lang w:val="en-US"/>
        </w:rPr>
        <w:t xml:space="preserve"> is the SCS configuration for the PRACH transmission</w:t>
      </w:r>
      <w:r w:rsidRPr="00DF2BF8">
        <w:rPr>
          <w:rFonts w:ascii="Arial" w:hAnsi="Arial" w:cs="Arial"/>
          <w:sz w:val="16"/>
          <w:szCs w:val="16"/>
        </w:rPr>
        <w:t xml:space="preserve">. </w:t>
      </w:r>
      <w:r w:rsidRPr="00DF2BF8">
        <w:rPr>
          <w:rFonts w:ascii="Arial" w:hAnsi="Arial" w:cs="Arial"/>
          <w:iCs/>
          <w:sz w:val="16"/>
          <w:szCs w:val="16"/>
        </w:rPr>
        <w:t>If the</w:t>
      </w:r>
      <w:r w:rsidRPr="00DF2BF8">
        <w:rPr>
          <w:rFonts w:ascii="Arial" w:hAnsi="Arial" w:cs="Arial"/>
          <w:sz w:val="16"/>
          <w:szCs w:val="16"/>
          <w:lang w:eastAsia="ko-KR"/>
        </w:rPr>
        <w:t xml:space="preserve"> PDCCH reception for the PDCCH order includes two PDCCH candidates from two linked search space sets based on </w:t>
      </w:r>
      <w:r w:rsidRPr="00DF2BF8">
        <w:rPr>
          <w:rFonts w:ascii="Arial" w:hAnsi="Arial" w:cs="Arial"/>
          <w:i/>
          <w:iCs/>
          <w:sz w:val="16"/>
          <w:szCs w:val="16"/>
          <w:lang w:val="en-US"/>
        </w:rPr>
        <w:t>searchSpaceLinkingId</w:t>
      </w:r>
      <w:r w:rsidRPr="00DF2BF8">
        <w:rPr>
          <w:rFonts w:ascii="Arial" w:hAnsi="Arial" w:cs="Arial"/>
          <w:sz w:val="16"/>
          <w:szCs w:val="16"/>
          <w:lang w:eastAsia="ko-KR"/>
        </w:rPr>
        <w:t xml:space="preserve">, as described in clause 10.1, the last symbol of the PDCCH reception </w:t>
      </w:r>
      <w:r w:rsidRPr="00DF2BF8">
        <w:rPr>
          <w:rFonts w:ascii="Arial" w:hAnsi="Arial" w:cs="Arial"/>
          <w:sz w:val="16"/>
          <w:szCs w:val="16"/>
          <w:lang w:val="en-US" w:eastAsia="ko-KR"/>
        </w:rPr>
        <w:t>is</w:t>
      </w:r>
      <w:r w:rsidRPr="00DF2BF8">
        <w:rPr>
          <w:rFonts w:ascii="Arial" w:hAnsi="Arial" w:cs="Arial"/>
          <w:sz w:val="16"/>
          <w:szCs w:val="16"/>
          <w:lang w:eastAsia="ko-KR"/>
        </w:rPr>
        <w:t xml:space="preserve"> the last symbol of the PDCCH candidate that ends later.</w:t>
      </w:r>
      <w:r w:rsidRPr="00DF2BF8">
        <w:rPr>
          <w:rFonts w:ascii="Arial" w:hAnsi="Arial" w:cs="Arial"/>
          <w:sz w:val="16"/>
          <w:szCs w:val="16"/>
          <w:lang w:val="en-US"/>
        </w:rPr>
        <w:t xml:space="preserve"> </w:t>
      </w:r>
      <w:r w:rsidRPr="00DF2BF8">
        <w:rPr>
          <w:rFonts w:ascii="Arial" w:hAnsi="Arial" w:cs="Arial"/>
          <w:sz w:val="16"/>
          <w:szCs w:val="16"/>
          <w:lang w:eastAsia="ko-KR"/>
        </w:rPr>
        <w:t xml:space="preserve">The PDCCH reception includes the two PDCCH candidates also when </w:t>
      </w:r>
      <w:r w:rsidRPr="00DF2BF8">
        <w:rPr>
          <w:rFonts w:ascii="Arial" w:hAnsi="Arial" w:cs="Arial"/>
          <w:iCs/>
          <w:sz w:val="16"/>
          <w:szCs w:val="16"/>
          <w:lang w:eastAsia="zh-CN"/>
        </w:rPr>
        <w:t>the UE is not required to monitor one of the two PDCCH candidates as described in clauses 10 (except clause 10.4), 11.1, 11.1.1 and 17.2.</w:t>
      </w:r>
    </w:p>
    <w:p w14:paraId="759A7A15" w14:textId="77777777" w:rsidR="00DF2BF8" w:rsidRPr="00DF2BF8" w:rsidRDefault="00DF2BF8" w:rsidP="00D15ED6">
      <w:pPr>
        <w:jc w:val="center"/>
        <w:rPr>
          <w:rFonts w:ascii="Arial" w:eastAsia="DengXian" w:hAnsi="Arial" w:cs="Arial"/>
          <w:color w:val="FF0000"/>
          <w:sz w:val="16"/>
          <w:szCs w:val="16"/>
          <w:lang w:eastAsia="zh-CN"/>
        </w:rPr>
      </w:pPr>
      <w:r w:rsidRPr="00DF2BF8">
        <w:rPr>
          <w:rFonts w:ascii="Arial" w:hAnsi="Arial" w:cs="Arial"/>
          <w:color w:val="FF0000"/>
          <w:sz w:val="16"/>
          <w:szCs w:val="16"/>
        </w:rPr>
        <w:t>&lt; Unchanged parts are omitted &gt;</w:t>
      </w:r>
    </w:p>
    <w:p w14:paraId="5A74B3E0" w14:textId="77777777" w:rsidR="00D15ED6" w:rsidRPr="006D2558" w:rsidRDefault="00D15ED6" w:rsidP="00D15ED6">
      <w:pPr>
        <w:rPr>
          <w:rFonts w:ascii="Times New Roman" w:hAnsi="Times New Roman"/>
          <w:bCs/>
          <w:color w:val="FF0000"/>
          <w:szCs w:val="20"/>
        </w:rPr>
      </w:pPr>
      <w:r w:rsidRPr="006D2558">
        <w:rPr>
          <w:rFonts w:ascii="Times New Roman" w:hAnsi="Times New Roman"/>
          <w:bCs/>
          <w:color w:val="FF0000"/>
          <w:szCs w:val="20"/>
        </w:rPr>
        <w:t>---------------</w:t>
      </w:r>
      <w:r>
        <w:rPr>
          <w:rFonts w:ascii="Times New Roman" w:hAnsi="Times New Roman"/>
          <w:bCs/>
          <w:color w:val="FF0000"/>
          <w:szCs w:val="20"/>
        </w:rPr>
        <w:t>End</w:t>
      </w:r>
      <w:r w:rsidRPr="006D2558">
        <w:rPr>
          <w:rFonts w:ascii="Times New Roman" w:hAnsi="Times New Roman"/>
          <w:bCs/>
          <w:color w:val="FF0000"/>
          <w:szCs w:val="20"/>
        </w:rPr>
        <w:t xml:space="preserve"> of TP---------------</w:t>
      </w:r>
    </w:p>
    <w:p w14:paraId="1C503A7D" w14:textId="649E6D06" w:rsidR="00D15ED6" w:rsidRPr="00072FFE" w:rsidRDefault="00072FFE" w:rsidP="00D15ED6">
      <w:pPr>
        <w:rPr>
          <w:lang w:eastAsia="zh-CN"/>
        </w:rPr>
      </w:pPr>
      <w:r w:rsidRPr="00072FFE">
        <w:rPr>
          <w:lang w:eastAsia="zh-CN"/>
        </w:rPr>
        <w:t>Final CR in:</w:t>
      </w:r>
    </w:p>
    <w:p w14:paraId="67EC9B11" w14:textId="01336FB1" w:rsidR="00072FFE" w:rsidRPr="00072FFE" w:rsidRDefault="006F79AF" w:rsidP="00D15ED6">
      <w:pPr>
        <w:rPr>
          <w:b/>
          <w:bCs/>
          <w:lang w:eastAsia="zh-CN"/>
        </w:rPr>
      </w:pPr>
      <w:hyperlink r:id="rId565" w:history="1">
        <w:r>
          <w:rPr>
            <w:rStyle w:val="Hyperlink"/>
            <w:b/>
            <w:bCs/>
            <w:highlight w:val="green"/>
            <w:lang w:eastAsia="zh-CN"/>
          </w:rPr>
          <w:t>R1-2405673</w:t>
        </w:r>
      </w:hyperlink>
      <w:r w:rsidR="00072FFE" w:rsidRPr="00072FFE">
        <w:rPr>
          <w:b/>
          <w:bCs/>
          <w:lang w:eastAsia="zh-CN"/>
        </w:rPr>
        <w:tab/>
        <w:t>Correction on CFRA procedure triggered by LTM cell switch command</w:t>
      </w:r>
      <w:r w:rsidR="00072FFE" w:rsidRPr="00072FFE">
        <w:rPr>
          <w:b/>
          <w:bCs/>
          <w:lang w:eastAsia="zh-CN"/>
        </w:rPr>
        <w:tab/>
        <w:t>Moderator (Fujitsu), Nokia, Ericsson, Google, Huawei, HiSilicon, Langbo, Lenovo, New H3C, Samsung, ZTE</w:t>
      </w:r>
    </w:p>
    <w:p w14:paraId="31D3CD73" w14:textId="065439FB" w:rsidR="00072FFE" w:rsidRDefault="00072FFE" w:rsidP="00D15ED6">
      <w:pPr>
        <w:rPr>
          <w:lang w:eastAsia="zh-CN"/>
        </w:rPr>
      </w:pPr>
      <w:r>
        <w:rPr>
          <w:lang w:eastAsia="zh-CN"/>
        </w:rPr>
        <w:t>(</w:t>
      </w:r>
      <w:r w:rsidRPr="00072FFE">
        <w:rPr>
          <w:lang w:eastAsia="zh-CN"/>
        </w:rPr>
        <w:t>Rel-18</w:t>
      </w:r>
      <w:r>
        <w:rPr>
          <w:lang w:eastAsia="zh-CN"/>
        </w:rPr>
        <w:t xml:space="preserve">, </w:t>
      </w:r>
      <w:r w:rsidRPr="00072FFE">
        <w:rPr>
          <w:lang w:eastAsia="zh-CN"/>
        </w:rPr>
        <w:t>38.213</w:t>
      </w:r>
      <w:r>
        <w:rPr>
          <w:lang w:eastAsia="zh-CN"/>
        </w:rPr>
        <w:t xml:space="preserve">, </w:t>
      </w:r>
      <w:r w:rsidRPr="00072FFE">
        <w:rPr>
          <w:lang w:eastAsia="zh-CN"/>
        </w:rPr>
        <w:t>NR_Mob_enh2-Core</w:t>
      </w:r>
      <w:r>
        <w:rPr>
          <w:lang w:eastAsia="zh-CN"/>
        </w:rPr>
        <w:t>, CR</w:t>
      </w:r>
      <w:r w:rsidRPr="00072FFE">
        <w:rPr>
          <w:lang w:eastAsia="zh-CN"/>
        </w:rPr>
        <w:t>0634</w:t>
      </w:r>
      <w:r>
        <w:rPr>
          <w:lang w:eastAsia="zh-CN"/>
        </w:rPr>
        <w:t xml:space="preserve">, Cat </w:t>
      </w:r>
      <w:r w:rsidRPr="00072FFE">
        <w:rPr>
          <w:lang w:eastAsia="zh-CN"/>
        </w:rPr>
        <w:t>F</w:t>
      </w:r>
      <w:r>
        <w:rPr>
          <w:lang w:eastAsia="zh-CN"/>
        </w:rPr>
        <w:t>) is agreed.</w:t>
      </w:r>
    </w:p>
    <w:p w14:paraId="34AB837D" w14:textId="77777777" w:rsidR="00072FFE" w:rsidRDefault="00072FFE" w:rsidP="00D15ED6">
      <w:pPr>
        <w:rPr>
          <w:lang w:eastAsia="zh-CN"/>
        </w:rPr>
      </w:pPr>
    </w:p>
    <w:p w14:paraId="5BD7F2E3" w14:textId="77777777" w:rsidR="00072FFE" w:rsidRDefault="00072FFE" w:rsidP="00D15ED6">
      <w:pPr>
        <w:rPr>
          <w:lang w:eastAsia="zh-CN"/>
        </w:rPr>
      </w:pPr>
    </w:p>
    <w:p w14:paraId="06892FFA" w14:textId="2C8C1D82" w:rsidR="00182889" w:rsidRPr="00182889" w:rsidRDefault="006F79AF" w:rsidP="00182889">
      <w:pPr>
        <w:rPr>
          <w:b/>
        </w:rPr>
      </w:pPr>
      <w:hyperlink r:id="rId566" w:history="1">
        <w:r>
          <w:rPr>
            <w:rStyle w:val="Hyperlink"/>
            <w:b/>
          </w:rPr>
          <w:t>R1-2405668</w:t>
        </w:r>
      </w:hyperlink>
      <w:r w:rsidR="00182889" w:rsidRPr="00182889">
        <w:rPr>
          <w:b/>
        </w:rPr>
        <w:tab/>
        <w:t xml:space="preserve">FL summary </w:t>
      </w:r>
      <w:r w:rsidR="00182889" w:rsidRPr="00182889">
        <w:rPr>
          <w:rFonts w:hint="eastAsia"/>
          <w:b/>
        </w:rPr>
        <w:t>3</w:t>
      </w:r>
      <w:r w:rsidR="00182889" w:rsidRPr="00182889">
        <w:rPr>
          <w:b/>
        </w:rPr>
        <w:t xml:space="preserve"> of Maintenance on Further NR Mobility Enhancements</w:t>
      </w:r>
      <w:r w:rsidR="00182889" w:rsidRPr="00182889">
        <w:rPr>
          <w:b/>
        </w:rPr>
        <w:tab/>
        <w:t>Moderator (Fujitsu)</w:t>
      </w:r>
    </w:p>
    <w:p w14:paraId="46FC1A8D" w14:textId="15A7A149" w:rsidR="006D2558" w:rsidRDefault="00182889" w:rsidP="00D7097B">
      <w:pPr>
        <w:rPr>
          <w:bCs/>
        </w:rPr>
      </w:pPr>
      <w:r>
        <w:rPr>
          <w:bCs/>
        </w:rPr>
        <w:t>From Thursday session</w:t>
      </w:r>
    </w:p>
    <w:p w14:paraId="6B816369" w14:textId="77777777" w:rsidR="00182889" w:rsidRPr="00182889" w:rsidRDefault="00182889" w:rsidP="00182889">
      <w:pPr>
        <w:rPr>
          <w:rFonts w:eastAsia="DengXian"/>
          <w:b/>
          <w:lang w:eastAsia="zh-CN"/>
        </w:rPr>
      </w:pPr>
      <w:r w:rsidRPr="00182889">
        <w:rPr>
          <w:b/>
        </w:rPr>
        <w:t>Conclusion</w:t>
      </w:r>
    </w:p>
    <w:p w14:paraId="5DCF9E97" w14:textId="77777777" w:rsidR="00182889" w:rsidRPr="00182889" w:rsidRDefault="00182889" w:rsidP="00182889">
      <w:pPr>
        <w:rPr>
          <w:bCs/>
        </w:rPr>
      </w:pPr>
      <w:r w:rsidRPr="00182889">
        <w:rPr>
          <w:bCs/>
        </w:rPr>
        <w:t>The timeline for PRACH transmission triggered by LTM CSC MAC CE is not specified in RAN1, i.e. it is up to UE implementation</w:t>
      </w:r>
      <w:r w:rsidRPr="00182889">
        <w:rPr>
          <w:rFonts w:hint="eastAsia"/>
          <w:bCs/>
        </w:rPr>
        <w:t>.</w:t>
      </w:r>
    </w:p>
    <w:p w14:paraId="0103F2FB" w14:textId="77777777" w:rsidR="00182889" w:rsidRPr="00182889" w:rsidRDefault="00182889" w:rsidP="00182889">
      <w:pPr>
        <w:rPr>
          <w:lang w:val="en-US" w:eastAsia="zh-CN"/>
        </w:rPr>
      </w:pPr>
    </w:p>
    <w:p w14:paraId="0F8D3EC9" w14:textId="77777777" w:rsidR="00182889" w:rsidRPr="00182889" w:rsidRDefault="00182889" w:rsidP="00182889">
      <w:pPr>
        <w:rPr>
          <w:highlight w:val="green"/>
          <w:lang w:eastAsia="zh-CN"/>
        </w:rPr>
      </w:pPr>
      <w:r w:rsidRPr="00182889">
        <w:rPr>
          <w:rFonts w:hint="eastAsia"/>
          <w:highlight w:val="green"/>
          <w:lang w:eastAsia="zh-CN"/>
        </w:rPr>
        <w:t>Agreement</w:t>
      </w:r>
    </w:p>
    <w:p w14:paraId="38AE4FF5" w14:textId="07995248" w:rsidR="00182889" w:rsidRDefault="00182889" w:rsidP="00182889">
      <w:pPr>
        <w:rPr>
          <w:bCs/>
        </w:rPr>
      </w:pPr>
      <w:r w:rsidRPr="00182889">
        <w:rPr>
          <w:rFonts w:hint="eastAsia"/>
          <w:bCs/>
        </w:rPr>
        <w:t>A</w:t>
      </w:r>
      <w:r w:rsidRPr="00182889">
        <w:rPr>
          <w:rFonts w:eastAsia="DengXian" w:hint="eastAsia"/>
          <w:bCs/>
          <w:lang w:eastAsia="zh-CN"/>
        </w:rPr>
        <w:t xml:space="preserve">dopt the following TP </w:t>
      </w:r>
      <w:r w:rsidRPr="00182889">
        <w:rPr>
          <w:rFonts w:eastAsia="DengXian"/>
          <w:bCs/>
          <w:lang w:eastAsia="zh-CN"/>
        </w:rPr>
        <w:t>to section 9.2.5.2 of 38.213</w:t>
      </w:r>
      <w:r w:rsidRPr="00182889">
        <w:rPr>
          <w:rFonts w:eastAsia="DengXian" w:hint="eastAsia"/>
          <w:bCs/>
          <w:lang w:eastAsia="zh-CN"/>
        </w:rPr>
        <w:t xml:space="preserve"> in principle</w:t>
      </w:r>
      <w:r w:rsidRPr="00182889">
        <w:rPr>
          <w:rFonts w:hint="eastAsia"/>
          <w:bCs/>
        </w:rPr>
        <w:t>.</w:t>
      </w:r>
    </w:p>
    <w:p w14:paraId="31875147" w14:textId="77777777" w:rsidR="00182889" w:rsidRPr="006D2558" w:rsidRDefault="00182889" w:rsidP="00182889">
      <w:pPr>
        <w:rPr>
          <w:rFonts w:ascii="Times New Roman" w:hAnsi="Times New Roman"/>
          <w:bCs/>
          <w:color w:val="FF0000"/>
          <w:szCs w:val="20"/>
        </w:rPr>
      </w:pPr>
      <w:r w:rsidRPr="006D2558">
        <w:rPr>
          <w:rFonts w:ascii="Times New Roman" w:hAnsi="Times New Roman"/>
          <w:bCs/>
          <w:color w:val="FF0000"/>
          <w:szCs w:val="20"/>
        </w:rPr>
        <w:t>---------------</w:t>
      </w:r>
      <w:r>
        <w:rPr>
          <w:rFonts w:ascii="Times New Roman" w:hAnsi="Times New Roman"/>
          <w:bCs/>
          <w:color w:val="FF0000"/>
          <w:szCs w:val="20"/>
        </w:rPr>
        <w:t>Start</w:t>
      </w:r>
      <w:r w:rsidRPr="006D2558">
        <w:rPr>
          <w:rFonts w:ascii="Times New Roman" w:hAnsi="Times New Roman"/>
          <w:bCs/>
          <w:color w:val="FF0000"/>
          <w:szCs w:val="20"/>
        </w:rPr>
        <w:t xml:space="preserve"> of TP---------------</w:t>
      </w:r>
    </w:p>
    <w:p w14:paraId="123E2C0E" w14:textId="77777777" w:rsidR="00182889" w:rsidRPr="00182889" w:rsidRDefault="00182889" w:rsidP="00182889">
      <w:pPr>
        <w:rPr>
          <w:rFonts w:ascii="Arial" w:hAnsi="Arial" w:cs="Arial"/>
          <w:b/>
          <w:bCs/>
          <w:sz w:val="16"/>
          <w:szCs w:val="16"/>
        </w:rPr>
      </w:pPr>
      <w:r w:rsidRPr="00182889">
        <w:rPr>
          <w:rFonts w:ascii="Arial" w:hAnsi="Arial" w:cs="Arial"/>
          <w:b/>
          <w:bCs/>
          <w:sz w:val="16"/>
          <w:szCs w:val="16"/>
        </w:rPr>
        <w:t>9.2.5.2</w:t>
      </w:r>
      <w:r w:rsidRPr="00182889">
        <w:rPr>
          <w:rFonts w:ascii="Arial" w:hAnsi="Arial" w:cs="Arial"/>
          <w:b/>
          <w:bCs/>
          <w:sz w:val="16"/>
          <w:szCs w:val="16"/>
        </w:rPr>
        <w:tab/>
        <w:t>UE procedure for multiplexing HARQ-ACK/SR/CSI in a PUCCH</w:t>
      </w:r>
    </w:p>
    <w:p w14:paraId="762CE029" w14:textId="77777777" w:rsidR="00182889" w:rsidRPr="00182889" w:rsidRDefault="00182889" w:rsidP="00182889">
      <w:pPr>
        <w:jc w:val="center"/>
        <w:rPr>
          <w:rFonts w:ascii="Arial" w:hAnsi="Arial" w:cs="Arial"/>
          <w:color w:val="FF0000"/>
          <w:sz w:val="16"/>
          <w:szCs w:val="16"/>
        </w:rPr>
      </w:pPr>
      <w:r w:rsidRPr="00182889">
        <w:rPr>
          <w:rFonts w:ascii="Arial" w:hAnsi="Arial" w:cs="Arial"/>
          <w:color w:val="FF0000"/>
          <w:sz w:val="16"/>
          <w:szCs w:val="16"/>
        </w:rPr>
        <w:t>&lt;Unchanged part is omitted&gt;</w:t>
      </w:r>
    </w:p>
    <w:p w14:paraId="32A0853F" w14:textId="230502EF" w:rsidR="00182889" w:rsidRPr="00182889" w:rsidRDefault="00182889" w:rsidP="00182889">
      <w:pPr>
        <w:ind w:left="851" w:hanging="284"/>
        <w:rPr>
          <w:rFonts w:ascii="Arial" w:eastAsia="MS Mincho" w:hAnsi="Arial" w:cs="Arial"/>
          <w:sz w:val="16"/>
          <w:szCs w:val="16"/>
        </w:rPr>
      </w:pPr>
      <w:r w:rsidRPr="00182889">
        <w:rPr>
          <w:rFonts w:ascii="Arial" w:eastAsia="MS Mincho" w:hAnsi="Arial" w:cs="Arial"/>
          <w:sz w:val="16"/>
          <w:szCs w:val="16"/>
        </w:rPr>
        <w:t>-</w:t>
      </w:r>
      <w:r w:rsidRPr="00182889">
        <w:rPr>
          <w:rFonts w:ascii="Arial" w:eastAsia="MS Mincho" w:hAnsi="Arial" w:cs="Arial"/>
          <w:sz w:val="16"/>
          <w:szCs w:val="16"/>
        </w:rPr>
        <w:tab/>
        <w:t xml:space="preserve">else the UE uses the PUCCH format 2 resource </w:t>
      </w:r>
      <w:r w:rsidRPr="00182889">
        <w:rPr>
          <w:rFonts w:ascii="Arial" w:eastAsia="MS Mincho" w:hAnsi="Arial" w:cs="Arial"/>
          <w:noProof/>
          <w:position w:val="-6"/>
          <w:sz w:val="16"/>
          <w:szCs w:val="16"/>
        </w:rPr>
        <w:drawing>
          <wp:inline distT="0" distB="0" distL="0" distR="0" wp14:anchorId="19C7B4F2" wp14:editId="20B6E1E6">
            <wp:extent cx="276225" cy="161925"/>
            <wp:effectExtent l="0" t="0" r="9525" b="9525"/>
            <wp:docPr id="11148840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250"/>
                    <pic:cNvPicPr>
                      <a:picLocks noChangeAspect="1" noChangeArrowheads="1"/>
                    </pic:cNvPicPr>
                  </pic:nvPicPr>
                  <pic:blipFill>
                    <a:blip r:embed="rId567" cstate="print">
                      <a:extLst>
                        <a:ext uri="{28A0092B-C50C-407E-A947-70E740481C1C}">
                          <a14:useLocalDpi xmlns:a14="http://schemas.microsoft.com/office/drawing/2010/main" val="0"/>
                        </a:ext>
                      </a:extLst>
                    </a:blip>
                    <a:srcRect/>
                    <a:stretch>
                      <a:fillRect/>
                    </a:stretch>
                  </pic:blipFill>
                  <pic:spPr bwMode="auto">
                    <a:xfrm>
                      <a:off x="0" y="0"/>
                      <a:ext cx="276225" cy="161925"/>
                    </a:xfrm>
                    <a:prstGeom prst="rect">
                      <a:avLst/>
                    </a:prstGeom>
                    <a:noFill/>
                    <a:ln>
                      <a:noFill/>
                    </a:ln>
                  </pic:spPr>
                </pic:pic>
              </a:graphicData>
            </a:graphic>
          </wp:inline>
        </w:drawing>
      </w:r>
      <w:r w:rsidRPr="00182889">
        <w:rPr>
          <w:rFonts w:ascii="Arial" w:eastAsia="MS Mincho" w:hAnsi="Arial" w:cs="Arial"/>
          <w:sz w:val="16"/>
          <w:szCs w:val="16"/>
        </w:rPr>
        <w:t xml:space="preserve">, or the PUCCH format 3 resource </w:t>
      </w:r>
      <w:r w:rsidRPr="00182889">
        <w:rPr>
          <w:rFonts w:ascii="Arial" w:eastAsia="MS Mincho" w:hAnsi="Arial" w:cs="Arial"/>
          <w:noProof/>
          <w:position w:val="-6"/>
          <w:sz w:val="16"/>
          <w:szCs w:val="16"/>
        </w:rPr>
        <w:drawing>
          <wp:inline distT="0" distB="0" distL="0" distR="0" wp14:anchorId="1D755B64" wp14:editId="1F0FE6EB">
            <wp:extent cx="276225" cy="161925"/>
            <wp:effectExtent l="0" t="0" r="9525" b="9525"/>
            <wp:docPr id="18979429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251"/>
                    <pic:cNvPicPr>
                      <a:picLocks noChangeAspect="1" noChangeArrowheads="1"/>
                    </pic:cNvPicPr>
                  </pic:nvPicPr>
                  <pic:blipFill>
                    <a:blip r:embed="rId567" cstate="print">
                      <a:extLst>
                        <a:ext uri="{28A0092B-C50C-407E-A947-70E740481C1C}">
                          <a14:useLocalDpi xmlns:a14="http://schemas.microsoft.com/office/drawing/2010/main" val="0"/>
                        </a:ext>
                      </a:extLst>
                    </a:blip>
                    <a:srcRect/>
                    <a:stretch>
                      <a:fillRect/>
                    </a:stretch>
                  </pic:blipFill>
                  <pic:spPr bwMode="auto">
                    <a:xfrm>
                      <a:off x="0" y="0"/>
                      <a:ext cx="276225" cy="161925"/>
                    </a:xfrm>
                    <a:prstGeom prst="rect">
                      <a:avLst/>
                    </a:prstGeom>
                    <a:noFill/>
                    <a:ln>
                      <a:noFill/>
                    </a:ln>
                  </pic:spPr>
                </pic:pic>
              </a:graphicData>
            </a:graphic>
          </wp:inline>
        </w:drawing>
      </w:r>
      <w:r w:rsidRPr="00182889">
        <w:rPr>
          <w:rFonts w:ascii="Arial" w:eastAsia="MS Mincho" w:hAnsi="Arial" w:cs="Arial"/>
          <w:sz w:val="16"/>
          <w:szCs w:val="16"/>
        </w:rPr>
        <w:t xml:space="preserve">, or the PUCCH format 4 resource </w:t>
      </w:r>
      <w:r w:rsidRPr="00182889">
        <w:rPr>
          <w:rFonts w:ascii="Arial" w:eastAsia="MS Mincho" w:hAnsi="Arial" w:cs="Arial"/>
          <w:noProof/>
          <w:position w:val="-6"/>
          <w:sz w:val="16"/>
          <w:szCs w:val="16"/>
        </w:rPr>
        <w:drawing>
          <wp:inline distT="0" distB="0" distL="0" distR="0" wp14:anchorId="3A3FDD00" wp14:editId="1FF35A8B">
            <wp:extent cx="276225" cy="161925"/>
            <wp:effectExtent l="0" t="0" r="9525" b="9525"/>
            <wp:docPr id="5543073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252"/>
                    <pic:cNvPicPr>
                      <a:picLocks noChangeAspect="1" noChangeArrowheads="1"/>
                    </pic:cNvPicPr>
                  </pic:nvPicPr>
                  <pic:blipFill>
                    <a:blip r:embed="rId567" cstate="print">
                      <a:extLst>
                        <a:ext uri="{28A0092B-C50C-407E-A947-70E740481C1C}">
                          <a14:useLocalDpi xmlns:a14="http://schemas.microsoft.com/office/drawing/2010/main" val="0"/>
                        </a:ext>
                      </a:extLst>
                    </a:blip>
                    <a:srcRect/>
                    <a:stretch>
                      <a:fillRect/>
                    </a:stretch>
                  </pic:blipFill>
                  <pic:spPr bwMode="auto">
                    <a:xfrm>
                      <a:off x="0" y="0"/>
                      <a:ext cx="276225" cy="161925"/>
                    </a:xfrm>
                    <a:prstGeom prst="rect">
                      <a:avLst/>
                    </a:prstGeom>
                    <a:noFill/>
                    <a:ln>
                      <a:noFill/>
                    </a:ln>
                  </pic:spPr>
                </pic:pic>
              </a:graphicData>
            </a:graphic>
          </wp:inline>
        </w:drawing>
      </w:r>
      <w:r w:rsidRPr="00182889">
        <w:rPr>
          <w:rFonts w:ascii="Arial" w:eastAsia="MS Mincho" w:hAnsi="Arial" w:cs="Arial"/>
          <w:sz w:val="16"/>
          <w:szCs w:val="16"/>
        </w:rPr>
        <w:t xml:space="preserve"> and the UE selects </w:t>
      </w:r>
      <w:r w:rsidRPr="00182889">
        <w:rPr>
          <w:rFonts w:ascii="Arial" w:eastAsia="MS Mincho" w:hAnsi="Arial" w:cs="Arial"/>
          <w:noProof/>
          <w:position w:val="-10"/>
          <w:sz w:val="16"/>
          <w:szCs w:val="16"/>
        </w:rPr>
        <w:drawing>
          <wp:inline distT="0" distB="0" distL="0" distR="0" wp14:anchorId="3F0E2264" wp14:editId="05EB492A">
            <wp:extent cx="466725" cy="238125"/>
            <wp:effectExtent l="0" t="0" r="9525" b="9525"/>
            <wp:docPr id="7085517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253"/>
                    <pic:cNvPicPr>
                      <a:picLocks noChangeAspect="1" noChangeArrowheads="1"/>
                    </pic:cNvPicPr>
                  </pic:nvPicPr>
                  <pic:blipFill>
                    <a:blip r:embed="rId568" cstate="print">
                      <a:extLst>
                        <a:ext uri="{28A0092B-C50C-407E-A947-70E740481C1C}">
                          <a14:useLocalDpi xmlns:a14="http://schemas.microsoft.com/office/drawing/2010/main" val="0"/>
                        </a:ext>
                      </a:extLst>
                    </a:blip>
                    <a:srcRect/>
                    <a:stretch>
                      <a:fillRect/>
                    </a:stretch>
                  </pic:blipFill>
                  <pic:spPr bwMode="auto">
                    <a:xfrm>
                      <a:off x="0" y="0"/>
                      <a:ext cx="466725" cy="238125"/>
                    </a:xfrm>
                    <a:prstGeom prst="rect">
                      <a:avLst/>
                    </a:prstGeom>
                    <a:noFill/>
                    <a:ln>
                      <a:noFill/>
                    </a:ln>
                  </pic:spPr>
                </pic:pic>
              </a:graphicData>
            </a:graphic>
          </wp:inline>
        </w:drawing>
      </w:r>
      <w:r w:rsidRPr="00182889">
        <w:rPr>
          <w:rFonts w:ascii="Arial" w:eastAsia="MS Mincho" w:hAnsi="Arial" w:cs="Arial"/>
          <w:sz w:val="16"/>
          <w:szCs w:val="16"/>
        </w:rPr>
        <w:t xml:space="preserve"> CSI report(s) for transmission together with HARQ-ACK information and SR, when any, in </w:t>
      </w:r>
      <w:ins w:id="212" w:author="Akimoto, Yosuke/秋元 陽介" w:date="2024-05-23T08:31:00Z">
        <w:r w:rsidRPr="00182889">
          <w:rPr>
            <w:rFonts w:ascii="Arial" w:eastAsia="MS Mincho" w:hAnsi="Arial" w:cs="Arial"/>
            <w:sz w:val="16"/>
            <w:szCs w:val="16"/>
            <w:u w:val="single"/>
          </w:rPr>
          <w:t xml:space="preserve">descending priority </w:t>
        </w:r>
      </w:ins>
      <w:ins w:id="213" w:author="Akimoto, Yosuke/秋元 陽介" w:date="2024-05-23T08:32:00Z">
        <w:r w:rsidRPr="00182889">
          <w:rPr>
            <w:rFonts w:ascii="Arial" w:eastAsia="MS Mincho" w:hAnsi="Arial" w:cs="Arial"/>
            <w:sz w:val="16"/>
            <w:szCs w:val="16"/>
            <w:u w:val="single"/>
            <w:rPrChange w:id="214" w:author="Akimoto, Yosuke/秋元 陽介" w:date="2024-05-23T08:32:00Z">
              <w:rPr>
                <w:u w:val="single"/>
              </w:rPr>
            </w:rPrChange>
          </w:rPr>
          <w:t>as described in [6, TS 38.214]</w:t>
        </w:r>
        <w:r w:rsidRPr="00182889">
          <w:rPr>
            <w:rFonts w:ascii="Arial" w:eastAsia="MS Mincho" w:hAnsi="Arial" w:cs="Arial"/>
            <w:sz w:val="16"/>
            <w:szCs w:val="16"/>
            <w:u w:val="single"/>
          </w:rPr>
          <w:t xml:space="preserve"> </w:t>
        </w:r>
      </w:ins>
      <w:ins w:id="215" w:author="Akimoto, Yosuke/秋元 陽介" w:date="2024-05-23T08:31:00Z">
        <w:r w:rsidRPr="00182889">
          <w:rPr>
            <w:rFonts w:ascii="Arial" w:eastAsia="MS Mincho" w:hAnsi="Arial" w:cs="Arial"/>
            <w:sz w:val="16"/>
            <w:szCs w:val="16"/>
            <w:u w:val="single"/>
          </w:rPr>
          <w:t xml:space="preserve">when both </w:t>
        </w:r>
        <w:r w:rsidRPr="00182889">
          <w:rPr>
            <w:rFonts w:ascii="Arial" w:eastAsia="MS Mincho" w:hAnsi="Arial" w:cs="Arial"/>
            <w:i/>
            <w:sz w:val="16"/>
            <w:szCs w:val="16"/>
            <w:u w:val="single"/>
          </w:rPr>
          <w:t xml:space="preserve">csi-ReportConfigToAddModList </w:t>
        </w:r>
        <w:r w:rsidRPr="00182889">
          <w:rPr>
            <w:rFonts w:ascii="Arial" w:eastAsia="MS Mincho" w:hAnsi="Arial" w:cs="Arial"/>
            <w:sz w:val="16"/>
            <w:szCs w:val="16"/>
            <w:u w:val="single"/>
          </w:rPr>
          <w:t>and</w:t>
        </w:r>
        <w:r w:rsidRPr="00182889">
          <w:rPr>
            <w:rFonts w:ascii="Arial" w:eastAsia="MS Mincho" w:hAnsi="Arial" w:cs="Arial"/>
            <w:i/>
            <w:sz w:val="16"/>
            <w:szCs w:val="16"/>
            <w:u w:val="single"/>
          </w:rPr>
          <w:t xml:space="preserve"> ltm-CSI-ReportConfigToAddModList</w:t>
        </w:r>
        <w:r w:rsidRPr="00182889">
          <w:rPr>
            <w:rFonts w:ascii="Arial" w:eastAsia="MS Mincho" w:hAnsi="Arial" w:cs="Arial"/>
            <w:iCs/>
            <w:sz w:val="16"/>
            <w:szCs w:val="16"/>
            <w:u w:val="single"/>
          </w:rPr>
          <w:t xml:space="preserve"> are configured</w:t>
        </w:r>
        <w:r w:rsidRPr="00182889">
          <w:rPr>
            <w:rFonts w:ascii="Arial" w:eastAsia="MS Mincho" w:hAnsi="Arial" w:cs="Arial"/>
            <w:sz w:val="16"/>
            <w:szCs w:val="16"/>
            <w:u w:val="single"/>
          </w:rPr>
          <w:t>, otherwise</w:t>
        </w:r>
        <w:r w:rsidRPr="00182889">
          <w:rPr>
            <w:rFonts w:ascii="Arial" w:eastAsia="MS Mincho" w:hAnsi="Arial" w:cs="Arial"/>
            <w:sz w:val="16"/>
            <w:szCs w:val="16"/>
          </w:rPr>
          <w:t xml:space="preserve"> </w:t>
        </w:r>
      </w:ins>
      <w:r w:rsidRPr="00182889">
        <w:rPr>
          <w:rFonts w:ascii="Arial" w:eastAsia="MS Mincho" w:hAnsi="Arial" w:cs="Arial"/>
          <w:sz w:val="16"/>
          <w:szCs w:val="16"/>
        </w:rPr>
        <w:t>ascending priority value as described in [6, TS 38.214]</w:t>
      </w:r>
    </w:p>
    <w:p w14:paraId="5324A192" w14:textId="77777777" w:rsidR="00182889" w:rsidRPr="00182889" w:rsidRDefault="00182889" w:rsidP="00182889">
      <w:pPr>
        <w:jc w:val="center"/>
        <w:rPr>
          <w:rFonts w:ascii="Arial" w:hAnsi="Arial" w:cs="Arial"/>
          <w:color w:val="FF0000"/>
          <w:sz w:val="16"/>
          <w:szCs w:val="16"/>
        </w:rPr>
      </w:pPr>
      <w:r w:rsidRPr="00182889">
        <w:rPr>
          <w:rFonts w:ascii="Arial" w:hAnsi="Arial" w:cs="Arial"/>
          <w:color w:val="FF0000"/>
          <w:sz w:val="16"/>
          <w:szCs w:val="16"/>
        </w:rPr>
        <w:t>&lt;Unchanged part is omitted&gt;</w:t>
      </w:r>
    </w:p>
    <w:p w14:paraId="4472962C" w14:textId="77777777" w:rsidR="00182889" w:rsidRPr="006D2558" w:rsidRDefault="00182889" w:rsidP="00182889">
      <w:pPr>
        <w:rPr>
          <w:rFonts w:ascii="Times New Roman" w:hAnsi="Times New Roman"/>
          <w:bCs/>
          <w:color w:val="FF0000"/>
          <w:szCs w:val="20"/>
        </w:rPr>
      </w:pPr>
      <w:r w:rsidRPr="006D2558">
        <w:rPr>
          <w:rFonts w:ascii="Times New Roman" w:hAnsi="Times New Roman"/>
          <w:bCs/>
          <w:color w:val="FF0000"/>
          <w:szCs w:val="20"/>
        </w:rPr>
        <w:t>---------------</w:t>
      </w:r>
      <w:r>
        <w:rPr>
          <w:rFonts w:ascii="Times New Roman" w:hAnsi="Times New Roman"/>
          <w:bCs/>
          <w:color w:val="FF0000"/>
          <w:szCs w:val="20"/>
        </w:rPr>
        <w:t>End</w:t>
      </w:r>
      <w:r w:rsidRPr="006D2558">
        <w:rPr>
          <w:rFonts w:ascii="Times New Roman" w:hAnsi="Times New Roman"/>
          <w:bCs/>
          <w:color w:val="FF0000"/>
          <w:szCs w:val="20"/>
        </w:rPr>
        <w:t xml:space="preserve"> of TP---------------</w:t>
      </w:r>
    </w:p>
    <w:p w14:paraId="3F573628" w14:textId="3A7CCB15" w:rsidR="00182889" w:rsidRDefault="00182889" w:rsidP="00182889">
      <w:pPr>
        <w:rPr>
          <w:rFonts w:eastAsia="DengXian"/>
          <w:bCs/>
          <w:lang w:val="en-US" w:eastAsia="zh-CN"/>
        </w:rPr>
      </w:pPr>
      <w:r>
        <w:rPr>
          <w:rFonts w:eastAsia="DengXian"/>
          <w:bCs/>
          <w:lang w:val="en-US" w:eastAsia="zh-CN"/>
        </w:rPr>
        <w:t>F</w:t>
      </w:r>
      <w:r w:rsidR="00B53A2D">
        <w:rPr>
          <w:rFonts w:eastAsia="DengXian"/>
          <w:bCs/>
          <w:lang w:val="en-US" w:eastAsia="zh-CN"/>
        </w:rPr>
        <w:t>rom Friday session, f</w:t>
      </w:r>
      <w:r>
        <w:rPr>
          <w:rFonts w:eastAsia="DengXian"/>
          <w:bCs/>
          <w:lang w:val="en-US" w:eastAsia="zh-CN"/>
        </w:rPr>
        <w:t>inal CR in:</w:t>
      </w:r>
    </w:p>
    <w:p w14:paraId="7105C985" w14:textId="2C2F7F6D" w:rsidR="009210D0" w:rsidRPr="00B53A2D" w:rsidRDefault="006F79AF" w:rsidP="009210D0">
      <w:pPr>
        <w:rPr>
          <w:rFonts w:eastAsia="DengXian"/>
          <w:b/>
          <w:lang w:eastAsia="zh-CN"/>
        </w:rPr>
      </w:pPr>
      <w:hyperlink r:id="rId569" w:history="1">
        <w:r>
          <w:rPr>
            <w:rStyle w:val="Hyperlink"/>
            <w:rFonts w:eastAsia="DengXian"/>
            <w:b/>
            <w:highlight w:val="green"/>
            <w:lang w:eastAsia="zh-CN"/>
          </w:rPr>
          <w:t>R1-2405713</w:t>
        </w:r>
      </w:hyperlink>
      <w:r w:rsidR="009210D0" w:rsidRPr="00B53A2D">
        <w:rPr>
          <w:rFonts w:eastAsia="DengXian"/>
          <w:b/>
          <w:lang w:eastAsia="zh-CN"/>
        </w:rPr>
        <w:tab/>
        <w:t>Correction on priority for LTM CSI report</w:t>
      </w:r>
      <w:r w:rsidR="009210D0" w:rsidRPr="00B53A2D">
        <w:rPr>
          <w:rFonts w:eastAsia="DengXian"/>
          <w:b/>
          <w:lang w:eastAsia="zh-CN"/>
        </w:rPr>
        <w:tab/>
        <w:t>Moderator (Fujitsu),   ZTE, Ericsson, Google, Huawei, HiSilicon, Langbo, Lenovo, New H3C, Nokia, Samsung</w:t>
      </w:r>
    </w:p>
    <w:p w14:paraId="723378DD" w14:textId="77777777" w:rsidR="009210D0" w:rsidRDefault="009210D0" w:rsidP="009210D0">
      <w:pPr>
        <w:rPr>
          <w:rFonts w:eastAsia="DengXian"/>
          <w:bCs/>
          <w:lang w:eastAsia="zh-CN"/>
        </w:rPr>
      </w:pPr>
      <w:r>
        <w:rPr>
          <w:rFonts w:eastAsia="DengXian"/>
          <w:bCs/>
          <w:lang w:eastAsia="zh-CN"/>
        </w:rPr>
        <w:t>(</w:t>
      </w:r>
      <w:r w:rsidRPr="009210D0">
        <w:rPr>
          <w:rFonts w:eastAsia="DengXian"/>
          <w:bCs/>
          <w:lang w:eastAsia="zh-CN"/>
        </w:rPr>
        <w:t>Rel-18</w:t>
      </w:r>
      <w:r>
        <w:rPr>
          <w:rFonts w:eastAsia="DengXian"/>
          <w:bCs/>
          <w:lang w:eastAsia="zh-CN"/>
        </w:rPr>
        <w:t xml:space="preserve">, </w:t>
      </w:r>
      <w:r w:rsidRPr="009210D0">
        <w:rPr>
          <w:rFonts w:eastAsia="DengXian"/>
          <w:bCs/>
          <w:lang w:eastAsia="zh-CN"/>
        </w:rPr>
        <w:t>38.213</w:t>
      </w:r>
      <w:r>
        <w:rPr>
          <w:rFonts w:eastAsia="DengXian"/>
          <w:bCs/>
          <w:lang w:eastAsia="zh-CN"/>
        </w:rPr>
        <w:t xml:space="preserve">, </w:t>
      </w:r>
      <w:r w:rsidRPr="009210D0">
        <w:rPr>
          <w:rFonts w:eastAsia="DengXian"/>
          <w:bCs/>
          <w:lang w:eastAsia="zh-CN"/>
        </w:rPr>
        <w:t>NR_Mob_enh2-Core</w:t>
      </w:r>
      <w:r>
        <w:rPr>
          <w:rFonts w:eastAsia="DengXian"/>
          <w:bCs/>
          <w:lang w:eastAsia="zh-CN"/>
        </w:rPr>
        <w:t>, CR</w:t>
      </w:r>
      <w:r w:rsidRPr="009210D0">
        <w:rPr>
          <w:rFonts w:eastAsia="DengXian"/>
          <w:bCs/>
          <w:lang w:eastAsia="zh-CN"/>
        </w:rPr>
        <w:t>0643</w:t>
      </w:r>
      <w:r>
        <w:rPr>
          <w:rFonts w:eastAsia="DengXian"/>
          <w:bCs/>
          <w:lang w:eastAsia="zh-CN"/>
        </w:rPr>
        <w:t xml:space="preserve">, Cat </w:t>
      </w:r>
      <w:r w:rsidRPr="009210D0">
        <w:rPr>
          <w:rFonts w:eastAsia="DengXian"/>
          <w:bCs/>
          <w:lang w:eastAsia="zh-CN"/>
        </w:rPr>
        <w:t>F</w:t>
      </w:r>
      <w:r>
        <w:rPr>
          <w:rFonts w:eastAsia="DengXian"/>
          <w:bCs/>
          <w:lang w:eastAsia="zh-CN"/>
        </w:rPr>
        <w:t>) is agreed.</w:t>
      </w:r>
    </w:p>
    <w:p w14:paraId="122EEA95" w14:textId="3860D833" w:rsidR="009210D0" w:rsidRPr="009210D0" w:rsidRDefault="009210D0" w:rsidP="009210D0">
      <w:pPr>
        <w:rPr>
          <w:rFonts w:eastAsia="DengXian"/>
          <w:bCs/>
          <w:lang w:eastAsia="zh-CN"/>
        </w:rPr>
      </w:pPr>
    </w:p>
    <w:p w14:paraId="6903737E" w14:textId="77777777" w:rsidR="00182889" w:rsidRPr="00182889" w:rsidRDefault="00182889" w:rsidP="00182889">
      <w:pPr>
        <w:rPr>
          <w:rFonts w:eastAsia="DengXian"/>
          <w:bCs/>
          <w:lang w:val="en-US" w:eastAsia="zh-CN"/>
        </w:rPr>
      </w:pPr>
    </w:p>
    <w:p w14:paraId="0FC56763" w14:textId="77777777" w:rsidR="00182889" w:rsidRPr="00182889" w:rsidRDefault="00182889" w:rsidP="00182889">
      <w:pPr>
        <w:rPr>
          <w:highlight w:val="green"/>
        </w:rPr>
      </w:pPr>
      <w:r w:rsidRPr="00182889">
        <w:rPr>
          <w:rFonts w:hint="eastAsia"/>
          <w:highlight w:val="green"/>
        </w:rPr>
        <w:t>Agreement</w:t>
      </w:r>
    </w:p>
    <w:p w14:paraId="231C060D" w14:textId="77777777" w:rsidR="00182889" w:rsidRDefault="00182889" w:rsidP="00182889">
      <w:r w:rsidRPr="00182889">
        <w:rPr>
          <w:rFonts w:hint="eastAsia"/>
        </w:rPr>
        <w:t xml:space="preserve">Adopt the following TP to section </w:t>
      </w:r>
      <w:r w:rsidRPr="00182889">
        <w:t>10</w:t>
      </w:r>
      <w:r w:rsidRPr="00182889">
        <w:rPr>
          <w:rFonts w:hint="eastAsia"/>
        </w:rPr>
        <w:t>.1, TS38.213 in principle.</w:t>
      </w:r>
    </w:p>
    <w:p w14:paraId="203F1806" w14:textId="77777777" w:rsidR="00182889" w:rsidRPr="006D2558" w:rsidRDefault="00182889" w:rsidP="00182889">
      <w:pPr>
        <w:rPr>
          <w:rFonts w:ascii="Times New Roman" w:hAnsi="Times New Roman"/>
          <w:bCs/>
          <w:color w:val="FF0000"/>
          <w:szCs w:val="20"/>
        </w:rPr>
      </w:pPr>
      <w:r w:rsidRPr="006D2558">
        <w:rPr>
          <w:rFonts w:ascii="Times New Roman" w:hAnsi="Times New Roman"/>
          <w:bCs/>
          <w:color w:val="FF0000"/>
          <w:szCs w:val="20"/>
        </w:rPr>
        <w:t>---------------</w:t>
      </w:r>
      <w:r>
        <w:rPr>
          <w:rFonts w:ascii="Times New Roman" w:hAnsi="Times New Roman"/>
          <w:bCs/>
          <w:color w:val="FF0000"/>
          <w:szCs w:val="20"/>
        </w:rPr>
        <w:t>Start</w:t>
      </w:r>
      <w:r w:rsidRPr="006D2558">
        <w:rPr>
          <w:rFonts w:ascii="Times New Roman" w:hAnsi="Times New Roman"/>
          <w:bCs/>
          <w:color w:val="FF0000"/>
          <w:szCs w:val="20"/>
        </w:rPr>
        <w:t xml:space="preserve"> of TP---------------</w:t>
      </w:r>
    </w:p>
    <w:p w14:paraId="0520E656" w14:textId="77777777" w:rsidR="00182889" w:rsidRPr="00182889" w:rsidRDefault="00182889" w:rsidP="00182889">
      <w:pPr>
        <w:rPr>
          <w:rFonts w:ascii="Arial" w:hAnsi="Arial" w:cs="Arial"/>
          <w:b/>
          <w:bCs/>
          <w:sz w:val="16"/>
          <w:szCs w:val="16"/>
        </w:rPr>
      </w:pPr>
      <w:r w:rsidRPr="00182889">
        <w:rPr>
          <w:rFonts w:ascii="Arial" w:hAnsi="Arial" w:cs="Arial"/>
          <w:b/>
          <w:bCs/>
          <w:sz w:val="16"/>
          <w:szCs w:val="16"/>
        </w:rPr>
        <w:t xml:space="preserve">10.1 UE procedure for determining physical downlink control channel assignment </w:t>
      </w:r>
    </w:p>
    <w:p w14:paraId="5A311AE7" w14:textId="77777777" w:rsidR="00182889" w:rsidRPr="00182889" w:rsidRDefault="00182889" w:rsidP="00182889">
      <w:pPr>
        <w:tabs>
          <w:tab w:val="left" w:pos="720"/>
        </w:tabs>
        <w:jc w:val="center"/>
        <w:rPr>
          <w:rFonts w:ascii="Arial" w:hAnsi="Arial" w:cs="Arial"/>
          <w:color w:val="FF0000"/>
          <w:sz w:val="16"/>
          <w:szCs w:val="16"/>
          <w:lang w:eastAsia="ja-JP"/>
        </w:rPr>
      </w:pPr>
      <w:r w:rsidRPr="00182889">
        <w:rPr>
          <w:rFonts w:ascii="Arial" w:hAnsi="Arial" w:cs="Arial"/>
          <w:color w:val="FF0000"/>
          <w:sz w:val="16"/>
          <w:szCs w:val="16"/>
          <w:lang w:eastAsia="ja-JP"/>
        </w:rPr>
        <w:t>&lt;unchanged part omitted&gt;</w:t>
      </w:r>
    </w:p>
    <w:p w14:paraId="28E1E976" w14:textId="77777777" w:rsidR="00182889" w:rsidRPr="00182889" w:rsidRDefault="00182889" w:rsidP="00182889">
      <w:pPr>
        <w:autoSpaceDE w:val="0"/>
        <w:autoSpaceDN w:val="0"/>
        <w:adjustRightInd w:val="0"/>
        <w:rPr>
          <w:rFonts w:ascii="Arial" w:hAnsi="Arial" w:cs="Arial"/>
          <w:color w:val="000000"/>
          <w:sz w:val="16"/>
          <w:szCs w:val="16"/>
          <w:lang w:val="en-US" w:eastAsia="fr-FR"/>
        </w:rPr>
      </w:pPr>
      <w:r w:rsidRPr="00182889">
        <w:rPr>
          <w:rFonts w:ascii="Arial" w:hAnsi="Arial" w:cs="Arial"/>
          <w:color w:val="000000"/>
          <w:sz w:val="16"/>
          <w:szCs w:val="16"/>
          <w:lang w:val="en-US" w:eastAsia="fr-FR"/>
        </w:rPr>
        <w:t xml:space="preserve">For a CORESET other than a CORESET with index 0, </w:t>
      </w:r>
    </w:p>
    <w:p w14:paraId="7DC609AA" w14:textId="77777777" w:rsidR="00182889" w:rsidRPr="00182889" w:rsidRDefault="00182889" w:rsidP="00311060">
      <w:pPr>
        <w:numPr>
          <w:ilvl w:val="0"/>
          <w:numId w:val="144"/>
        </w:numPr>
        <w:tabs>
          <w:tab w:val="left" w:pos="426"/>
        </w:tabs>
        <w:ind w:left="400" w:hanging="400"/>
        <w:rPr>
          <w:rFonts w:ascii="Arial" w:hAnsi="Arial" w:cs="Arial"/>
          <w:sz w:val="16"/>
          <w:szCs w:val="16"/>
        </w:rPr>
      </w:pPr>
      <w:r w:rsidRPr="00182889">
        <w:rPr>
          <w:rFonts w:ascii="Arial" w:hAnsi="Arial" w:cs="Arial"/>
          <w:sz w:val="16"/>
          <w:szCs w:val="16"/>
          <w:lang w:val="x-none"/>
        </w:rPr>
        <w:t xml:space="preserve">if a UE has not been provided a configuration of TCI state(s) by </w:t>
      </w:r>
      <w:r w:rsidRPr="00182889">
        <w:rPr>
          <w:rFonts w:ascii="Arial" w:hAnsi="Arial" w:cs="Arial"/>
          <w:i/>
          <w:iCs/>
          <w:sz w:val="16"/>
          <w:szCs w:val="16"/>
          <w:lang w:val="x-none"/>
        </w:rPr>
        <w:t>tci-StatesPDCCH-ToAddList</w:t>
      </w:r>
      <w:r w:rsidRPr="00182889">
        <w:rPr>
          <w:rFonts w:ascii="Arial" w:hAnsi="Arial" w:cs="Arial"/>
          <w:sz w:val="16"/>
          <w:szCs w:val="16"/>
          <w:lang w:val="x-none"/>
        </w:rPr>
        <w:t xml:space="preserve"> and </w:t>
      </w:r>
      <w:r w:rsidRPr="00182889">
        <w:rPr>
          <w:rFonts w:ascii="Arial" w:hAnsi="Arial" w:cs="Arial"/>
          <w:i/>
          <w:iCs/>
          <w:sz w:val="16"/>
          <w:szCs w:val="16"/>
          <w:lang w:val="x-none"/>
        </w:rPr>
        <w:t>tci-StatesPDCCH-ToReleaseList</w:t>
      </w:r>
      <w:r w:rsidRPr="00182889">
        <w:rPr>
          <w:rFonts w:ascii="Arial" w:hAnsi="Arial" w:cs="Arial"/>
          <w:sz w:val="16"/>
          <w:szCs w:val="16"/>
          <w:lang w:val="x-none"/>
        </w:rPr>
        <w:t xml:space="preserve"> for the CORESET, or has been provided initial configuration of more than one TCI states for the CORESET by </w:t>
      </w:r>
      <w:r w:rsidRPr="00182889">
        <w:rPr>
          <w:rFonts w:ascii="Arial" w:hAnsi="Arial" w:cs="Arial"/>
          <w:i/>
          <w:iCs/>
          <w:sz w:val="16"/>
          <w:szCs w:val="16"/>
          <w:lang w:val="x-none"/>
        </w:rPr>
        <w:t>tci-StatesPDCCH-ToAddList</w:t>
      </w:r>
      <w:r w:rsidRPr="00182889">
        <w:rPr>
          <w:rFonts w:ascii="Arial" w:hAnsi="Arial" w:cs="Arial"/>
          <w:sz w:val="16"/>
          <w:szCs w:val="16"/>
          <w:lang w:val="x-none"/>
        </w:rPr>
        <w:t xml:space="preserve"> and </w:t>
      </w:r>
      <w:r w:rsidRPr="00182889">
        <w:rPr>
          <w:rFonts w:ascii="Arial" w:hAnsi="Arial" w:cs="Arial"/>
          <w:i/>
          <w:iCs/>
          <w:sz w:val="16"/>
          <w:szCs w:val="16"/>
          <w:lang w:val="x-none"/>
        </w:rPr>
        <w:t>tci-StatesPDCCH-ToReleaseList</w:t>
      </w:r>
      <w:r w:rsidRPr="00182889">
        <w:rPr>
          <w:rFonts w:ascii="Arial" w:hAnsi="Arial" w:cs="Arial"/>
          <w:sz w:val="16"/>
          <w:szCs w:val="16"/>
          <w:lang w:val="x-none"/>
        </w:rPr>
        <w:t xml:space="preserve"> and has not received a MAC CE activation command for one of the TCI states as described in [11, TS 38.321], the UE </w:t>
      </w:r>
      <w:r w:rsidRPr="00182889">
        <w:rPr>
          <w:rFonts w:ascii="Arial" w:hAnsi="Arial" w:cs="Arial"/>
          <w:color w:val="000000"/>
          <w:sz w:val="16"/>
          <w:szCs w:val="16"/>
          <w:lang w:val="en-US" w:eastAsia="fr-FR"/>
        </w:rPr>
        <w:t xml:space="preserve">assumes that the DM-RS antenna port associated with PDCCH receptions is quasi co-located with </w:t>
      </w:r>
    </w:p>
    <w:p w14:paraId="316DA8A2" w14:textId="77777777" w:rsidR="00182889" w:rsidRPr="00182889" w:rsidRDefault="00182889" w:rsidP="00311060">
      <w:pPr>
        <w:numPr>
          <w:ilvl w:val="1"/>
          <w:numId w:val="144"/>
        </w:numPr>
        <w:tabs>
          <w:tab w:val="left" w:pos="709"/>
          <w:tab w:val="left" w:pos="1418"/>
        </w:tabs>
        <w:rPr>
          <w:rFonts w:ascii="Arial" w:hAnsi="Arial" w:cs="Arial"/>
          <w:sz w:val="16"/>
          <w:szCs w:val="16"/>
        </w:rPr>
      </w:pPr>
      <w:ins w:id="216" w:author="NOKIA" w:date="2024-05-01T10:42:00Z">
        <w:r w:rsidRPr="00182889">
          <w:rPr>
            <w:rFonts w:ascii="Arial" w:hAnsi="Arial" w:cs="Arial"/>
            <w:color w:val="000000"/>
            <w:sz w:val="16"/>
            <w:szCs w:val="16"/>
            <w:lang w:val="en-US" w:eastAsia="fr-FR"/>
          </w:rPr>
          <w:t xml:space="preserve">the one or more DL RS configured by a TCI state provided by </w:t>
        </w:r>
        <w:r w:rsidRPr="00182889">
          <w:rPr>
            <w:rFonts w:ascii="Arial" w:hAnsi="Arial" w:cs="Arial"/>
            <w:i/>
            <w:iCs/>
            <w:sz w:val="16"/>
            <w:szCs w:val="16"/>
            <w:lang w:val="en-US" w:eastAsia="zh-CN"/>
          </w:rPr>
          <w:t>CandidateTCI-State</w:t>
        </w:r>
        <w:r w:rsidRPr="00182889">
          <w:rPr>
            <w:rFonts w:ascii="Arial" w:hAnsi="Arial" w:cs="Arial"/>
            <w:sz w:val="16"/>
            <w:szCs w:val="16"/>
            <w:lang w:val="en-US" w:eastAsia="zh-CN"/>
          </w:rPr>
          <w:t>, where the TCI state is indicated by an LTM Cell Switch Command MAC CE</w:t>
        </w:r>
      </w:ins>
      <w:ins w:id="217" w:author="NOKIA" w:date="2024-05-01T10:43:00Z">
        <w:r w:rsidRPr="00182889">
          <w:rPr>
            <w:rFonts w:ascii="Arial" w:hAnsi="Arial" w:cs="Arial"/>
            <w:sz w:val="16"/>
            <w:szCs w:val="16"/>
            <w:lang w:val="en-US" w:eastAsia="zh-CN"/>
          </w:rPr>
          <w:t xml:space="preserve"> </w:t>
        </w:r>
      </w:ins>
      <w:r w:rsidRPr="00182889">
        <w:rPr>
          <w:rFonts w:ascii="Arial" w:hAnsi="Arial" w:cs="Arial"/>
          <w:color w:val="FF0000"/>
          <w:sz w:val="16"/>
          <w:szCs w:val="16"/>
          <w:u w:val="single"/>
          <w:lang w:val="en-US" w:eastAsia="zh-CN"/>
        </w:rPr>
        <w:t>except during RACH procedure</w:t>
      </w:r>
      <w:r w:rsidRPr="00182889">
        <w:rPr>
          <w:rFonts w:ascii="Arial" w:hAnsi="Arial" w:cs="Arial"/>
          <w:sz w:val="16"/>
          <w:szCs w:val="16"/>
          <w:lang w:val="en-US" w:eastAsia="zh-CN"/>
        </w:rPr>
        <w:t xml:space="preserve"> </w:t>
      </w:r>
      <w:r w:rsidRPr="00182889">
        <w:rPr>
          <w:rFonts w:ascii="Arial" w:hAnsi="Arial" w:cs="Arial"/>
          <w:color w:val="FF0000"/>
          <w:sz w:val="16"/>
          <w:szCs w:val="16"/>
          <w:u w:val="single"/>
          <w:lang w:val="en-US" w:eastAsia="zh-CN"/>
        </w:rPr>
        <w:t>for the RACH-based LTM</w:t>
      </w:r>
      <w:r w:rsidRPr="00182889">
        <w:rPr>
          <w:rFonts w:ascii="Arial" w:hAnsi="Arial" w:cs="Arial"/>
          <w:sz w:val="16"/>
          <w:szCs w:val="16"/>
          <w:lang w:val="en-US" w:eastAsia="zh-CN"/>
        </w:rPr>
        <w:t xml:space="preserve"> </w:t>
      </w:r>
      <w:ins w:id="218" w:author="NOKIA" w:date="2024-05-01T10:43:00Z">
        <w:r w:rsidRPr="00182889">
          <w:rPr>
            <w:rFonts w:ascii="Arial" w:hAnsi="Arial" w:cs="Arial"/>
            <w:sz w:val="16"/>
            <w:szCs w:val="16"/>
            <w:lang w:val="en-US" w:eastAsia="zh-CN"/>
          </w:rPr>
          <w:t>if applicable, otherwise</w:t>
        </w:r>
      </w:ins>
      <w:ins w:id="219" w:author="NOKIA" w:date="2024-05-01T10:44:00Z">
        <w:r w:rsidRPr="00182889">
          <w:rPr>
            <w:rFonts w:ascii="Arial" w:hAnsi="Arial" w:cs="Arial"/>
            <w:sz w:val="16"/>
            <w:szCs w:val="16"/>
            <w:lang w:val="en-US" w:eastAsia="zh-CN"/>
          </w:rPr>
          <w:t xml:space="preserve">, </w:t>
        </w:r>
      </w:ins>
    </w:p>
    <w:p w14:paraId="56EB1BA7" w14:textId="77777777" w:rsidR="00182889" w:rsidRPr="00182889" w:rsidRDefault="00182889" w:rsidP="00311060">
      <w:pPr>
        <w:numPr>
          <w:ilvl w:val="1"/>
          <w:numId w:val="144"/>
        </w:numPr>
        <w:tabs>
          <w:tab w:val="left" w:pos="709"/>
          <w:tab w:val="left" w:pos="1418"/>
        </w:tabs>
        <w:rPr>
          <w:rFonts w:ascii="Arial" w:hAnsi="Arial" w:cs="Arial"/>
          <w:sz w:val="16"/>
          <w:szCs w:val="16"/>
        </w:rPr>
      </w:pPr>
      <w:r w:rsidRPr="00182889">
        <w:rPr>
          <w:rFonts w:ascii="Arial" w:hAnsi="Arial" w:cs="Arial"/>
          <w:color w:val="000000"/>
          <w:sz w:val="16"/>
          <w:szCs w:val="16"/>
          <w:lang w:val="en-US" w:eastAsia="fr-FR"/>
        </w:rPr>
        <w:t xml:space="preserve">the SS/PBCH block the UE identified during the initial access procedure, or for a most recent configured grant PUSCH transmission as described in clause 19 for a same HARQ process; </w:t>
      </w:r>
    </w:p>
    <w:p w14:paraId="1490B67A" w14:textId="77777777" w:rsidR="00182889" w:rsidRPr="00182889" w:rsidRDefault="00182889" w:rsidP="00311060">
      <w:pPr>
        <w:numPr>
          <w:ilvl w:val="0"/>
          <w:numId w:val="144"/>
        </w:numPr>
        <w:tabs>
          <w:tab w:val="left" w:pos="426"/>
        </w:tabs>
        <w:ind w:left="400" w:hanging="400"/>
        <w:rPr>
          <w:rFonts w:ascii="Arial" w:hAnsi="Arial" w:cs="Arial"/>
          <w:sz w:val="16"/>
          <w:szCs w:val="16"/>
        </w:rPr>
      </w:pPr>
      <w:r w:rsidRPr="00182889">
        <w:rPr>
          <w:rFonts w:ascii="Arial" w:hAnsi="Arial" w:cs="Arial"/>
          <w:color w:val="000000"/>
          <w:sz w:val="16"/>
          <w:szCs w:val="16"/>
          <w:lang w:val="en-US" w:eastAsia="fr-FR"/>
        </w:rPr>
        <w:t xml:space="preserve">if a UE has been provided a configuration of more than one TCI states by </w:t>
      </w:r>
      <w:r w:rsidRPr="00182889">
        <w:rPr>
          <w:rFonts w:ascii="Arial" w:hAnsi="Arial" w:cs="Arial"/>
          <w:i/>
          <w:iCs/>
          <w:color w:val="000000"/>
          <w:sz w:val="16"/>
          <w:szCs w:val="16"/>
          <w:lang w:val="en-US" w:eastAsia="fr-FR"/>
        </w:rPr>
        <w:t xml:space="preserve">tci-StatesPDCCH-ToAddList </w:t>
      </w:r>
      <w:r w:rsidRPr="00182889">
        <w:rPr>
          <w:rFonts w:ascii="Arial" w:hAnsi="Arial" w:cs="Arial"/>
          <w:color w:val="000000"/>
          <w:sz w:val="16"/>
          <w:szCs w:val="16"/>
          <w:lang w:val="en-US" w:eastAsia="fr-FR"/>
        </w:rPr>
        <w:t xml:space="preserve">and </w:t>
      </w:r>
      <w:r w:rsidRPr="00182889">
        <w:rPr>
          <w:rFonts w:ascii="Arial" w:hAnsi="Arial" w:cs="Arial"/>
          <w:i/>
          <w:iCs/>
          <w:color w:val="000000"/>
          <w:sz w:val="16"/>
          <w:szCs w:val="16"/>
          <w:lang w:val="en-US" w:eastAsia="fr-FR"/>
        </w:rPr>
        <w:t xml:space="preserve">tci-StatesPDCCH-ToReleaseList </w:t>
      </w:r>
      <w:r w:rsidRPr="00182889">
        <w:rPr>
          <w:rFonts w:ascii="Arial" w:hAnsi="Arial" w:cs="Arial"/>
          <w:color w:val="000000"/>
          <w:sz w:val="16"/>
          <w:szCs w:val="16"/>
          <w:lang w:val="en-US" w:eastAsia="fr-FR"/>
        </w:rPr>
        <w:t>for the CORESET as part of Reconfiguration with sync procedure as described in [12, TS 38.331] and has not received a MAC CE activation command for one of the TCI states as described in [11, TS 38.321], the UE assumes that the DM-RS antenna port associated with PDCCH receptions is quasi co-located with the SS/PBCH block or the CSI-RS resource the UE identified during the random access procedure initiated by the Reconfiguration with sync procedure as described in [12, TS 38.331].</w:t>
      </w:r>
    </w:p>
    <w:p w14:paraId="0EB533E0" w14:textId="77777777" w:rsidR="00182889" w:rsidRPr="00182889" w:rsidRDefault="00182889" w:rsidP="00182889">
      <w:pPr>
        <w:tabs>
          <w:tab w:val="left" w:pos="720"/>
        </w:tabs>
        <w:ind w:left="400"/>
        <w:jc w:val="center"/>
        <w:rPr>
          <w:rFonts w:ascii="Arial" w:hAnsi="Arial" w:cs="Arial"/>
          <w:sz w:val="16"/>
          <w:szCs w:val="16"/>
        </w:rPr>
      </w:pPr>
      <w:r w:rsidRPr="00182889">
        <w:rPr>
          <w:rFonts w:ascii="Arial" w:hAnsi="Arial" w:cs="Arial"/>
          <w:color w:val="FF0000"/>
          <w:sz w:val="16"/>
          <w:szCs w:val="16"/>
          <w:lang w:eastAsia="ja-JP"/>
        </w:rPr>
        <w:t>&lt;unchanged part omitted&gt;</w:t>
      </w:r>
    </w:p>
    <w:p w14:paraId="5EC4D3BE" w14:textId="77777777" w:rsidR="00182889" w:rsidRPr="006D2558" w:rsidRDefault="00182889" w:rsidP="00182889">
      <w:pPr>
        <w:rPr>
          <w:rFonts w:ascii="Times New Roman" w:hAnsi="Times New Roman"/>
          <w:bCs/>
          <w:color w:val="FF0000"/>
          <w:szCs w:val="20"/>
        </w:rPr>
      </w:pPr>
      <w:r w:rsidRPr="006D2558">
        <w:rPr>
          <w:rFonts w:ascii="Times New Roman" w:hAnsi="Times New Roman"/>
          <w:bCs/>
          <w:color w:val="FF0000"/>
          <w:szCs w:val="20"/>
        </w:rPr>
        <w:t>---------------</w:t>
      </w:r>
      <w:r>
        <w:rPr>
          <w:rFonts w:ascii="Times New Roman" w:hAnsi="Times New Roman"/>
          <w:bCs/>
          <w:color w:val="FF0000"/>
          <w:szCs w:val="20"/>
        </w:rPr>
        <w:t>End</w:t>
      </w:r>
      <w:r w:rsidRPr="006D2558">
        <w:rPr>
          <w:rFonts w:ascii="Times New Roman" w:hAnsi="Times New Roman"/>
          <w:bCs/>
          <w:color w:val="FF0000"/>
          <w:szCs w:val="20"/>
        </w:rPr>
        <w:t xml:space="preserve"> of TP---------------</w:t>
      </w:r>
    </w:p>
    <w:p w14:paraId="11E8947E" w14:textId="77777777" w:rsidR="00B53A2D" w:rsidRDefault="00B53A2D" w:rsidP="00B53A2D">
      <w:pPr>
        <w:rPr>
          <w:rFonts w:eastAsia="DengXian"/>
          <w:bCs/>
          <w:lang w:val="en-US" w:eastAsia="zh-CN"/>
        </w:rPr>
      </w:pPr>
      <w:r>
        <w:rPr>
          <w:rFonts w:eastAsia="DengXian"/>
          <w:bCs/>
          <w:lang w:val="en-US" w:eastAsia="zh-CN"/>
        </w:rPr>
        <w:t>From Friday session, final CR in:</w:t>
      </w:r>
    </w:p>
    <w:p w14:paraId="22957067" w14:textId="277BEBC6" w:rsidR="00B53A2D" w:rsidRPr="00B53A2D" w:rsidRDefault="006F79AF" w:rsidP="00B53A2D">
      <w:pPr>
        <w:rPr>
          <w:rFonts w:eastAsia="DengXian"/>
          <w:b/>
          <w:lang w:eastAsia="zh-CN"/>
        </w:rPr>
      </w:pPr>
      <w:hyperlink r:id="rId570" w:history="1">
        <w:r>
          <w:rPr>
            <w:rStyle w:val="Hyperlink"/>
            <w:rFonts w:eastAsia="DengXian"/>
            <w:b/>
            <w:highlight w:val="green"/>
            <w:lang w:eastAsia="zh-CN"/>
          </w:rPr>
          <w:t>R1-2405715</w:t>
        </w:r>
      </w:hyperlink>
      <w:r w:rsidR="00B53A2D" w:rsidRPr="00B53A2D">
        <w:rPr>
          <w:rFonts w:eastAsia="DengXian"/>
          <w:b/>
          <w:lang w:eastAsia="zh-CN"/>
        </w:rPr>
        <w:tab/>
        <w:t>Correction on TCI state applied for CORESETs other than CORESET 0 in LTM</w:t>
      </w:r>
      <w:r w:rsidR="00B53A2D" w:rsidRPr="00B53A2D">
        <w:rPr>
          <w:rFonts w:eastAsia="DengXian"/>
          <w:b/>
          <w:lang w:eastAsia="zh-CN"/>
        </w:rPr>
        <w:tab/>
        <w:t>Moderator (Fujitsu), Nokia, Ericsson, Google, Huawei, HiSilicon, Langbo, Lenovo, New H3C, Samsung, ZTE</w:t>
      </w:r>
    </w:p>
    <w:p w14:paraId="5A05F5F5" w14:textId="77777777" w:rsidR="00B53A2D" w:rsidRDefault="00B53A2D" w:rsidP="00B53A2D">
      <w:pPr>
        <w:rPr>
          <w:rFonts w:eastAsia="DengXian"/>
          <w:bCs/>
          <w:lang w:eastAsia="zh-CN"/>
        </w:rPr>
      </w:pPr>
      <w:r>
        <w:rPr>
          <w:rFonts w:eastAsia="DengXian"/>
          <w:bCs/>
          <w:lang w:eastAsia="zh-CN"/>
        </w:rPr>
        <w:t>(</w:t>
      </w:r>
      <w:r w:rsidRPr="009210D0">
        <w:rPr>
          <w:rFonts w:eastAsia="DengXian"/>
          <w:bCs/>
          <w:lang w:eastAsia="zh-CN"/>
        </w:rPr>
        <w:t>Rel-18</w:t>
      </w:r>
      <w:r>
        <w:rPr>
          <w:rFonts w:eastAsia="DengXian"/>
          <w:bCs/>
          <w:lang w:eastAsia="zh-CN"/>
        </w:rPr>
        <w:t xml:space="preserve">, </w:t>
      </w:r>
      <w:r w:rsidRPr="009210D0">
        <w:rPr>
          <w:rFonts w:eastAsia="DengXian"/>
          <w:bCs/>
          <w:lang w:eastAsia="zh-CN"/>
        </w:rPr>
        <w:t>38.213</w:t>
      </w:r>
      <w:r>
        <w:rPr>
          <w:rFonts w:eastAsia="DengXian"/>
          <w:bCs/>
          <w:lang w:eastAsia="zh-CN"/>
        </w:rPr>
        <w:t xml:space="preserve">, </w:t>
      </w:r>
      <w:r w:rsidRPr="009210D0">
        <w:rPr>
          <w:rFonts w:eastAsia="DengXian"/>
          <w:bCs/>
          <w:lang w:eastAsia="zh-CN"/>
        </w:rPr>
        <w:t>NR_Mob_enh2-Core</w:t>
      </w:r>
      <w:r>
        <w:rPr>
          <w:rFonts w:eastAsia="DengXian"/>
          <w:bCs/>
          <w:lang w:eastAsia="zh-CN"/>
        </w:rPr>
        <w:t>, CR</w:t>
      </w:r>
      <w:r w:rsidRPr="009210D0">
        <w:rPr>
          <w:rFonts w:eastAsia="DengXian"/>
          <w:bCs/>
          <w:lang w:eastAsia="zh-CN"/>
        </w:rPr>
        <w:t>064</w:t>
      </w:r>
      <w:r>
        <w:rPr>
          <w:rFonts w:eastAsia="DengXian"/>
          <w:bCs/>
          <w:lang w:eastAsia="zh-CN"/>
        </w:rPr>
        <w:t xml:space="preserve">5, Cat </w:t>
      </w:r>
      <w:r w:rsidRPr="009210D0">
        <w:rPr>
          <w:rFonts w:eastAsia="DengXian"/>
          <w:bCs/>
          <w:lang w:eastAsia="zh-CN"/>
        </w:rPr>
        <w:t>F</w:t>
      </w:r>
      <w:r>
        <w:rPr>
          <w:rFonts w:eastAsia="DengXian"/>
          <w:bCs/>
          <w:lang w:eastAsia="zh-CN"/>
        </w:rPr>
        <w:t>) is agreed.</w:t>
      </w:r>
    </w:p>
    <w:p w14:paraId="31B9B057" w14:textId="77777777" w:rsidR="00B53A2D" w:rsidRPr="009210D0" w:rsidRDefault="00B53A2D" w:rsidP="00B53A2D">
      <w:pPr>
        <w:rPr>
          <w:rFonts w:eastAsia="DengXian"/>
          <w:bCs/>
          <w:lang w:eastAsia="zh-CN"/>
        </w:rPr>
      </w:pPr>
    </w:p>
    <w:p w14:paraId="2F0E7294" w14:textId="77777777" w:rsidR="00182889" w:rsidRPr="00182889" w:rsidRDefault="00182889" w:rsidP="00182889">
      <w:pPr>
        <w:rPr>
          <w:rFonts w:eastAsia="DengXian"/>
          <w:bCs/>
          <w:lang w:eastAsia="zh-CN"/>
        </w:rPr>
      </w:pPr>
    </w:p>
    <w:p w14:paraId="5893CBC6" w14:textId="41031A22" w:rsidR="00182889" w:rsidRPr="00182889" w:rsidRDefault="00182889" w:rsidP="00182889">
      <w:pPr>
        <w:rPr>
          <w:rFonts w:eastAsia="DengXian"/>
          <w:bCs/>
          <w:highlight w:val="green"/>
          <w:lang w:eastAsia="zh-CN"/>
        </w:rPr>
      </w:pPr>
      <w:r w:rsidRPr="00182889">
        <w:rPr>
          <w:rFonts w:eastAsia="DengXian" w:hint="eastAsia"/>
          <w:bCs/>
          <w:highlight w:val="green"/>
          <w:lang w:eastAsia="zh-CN"/>
        </w:rPr>
        <w:t>Agreement</w:t>
      </w:r>
    </w:p>
    <w:p w14:paraId="38FD5BFF" w14:textId="2F896F41" w:rsidR="00182889" w:rsidRDefault="00182889" w:rsidP="00182889">
      <w:pPr>
        <w:rPr>
          <w:bCs/>
        </w:rPr>
      </w:pPr>
      <w:r w:rsidRPr="00182889">
        <w:rPr>
          <w:rFonts w:hint="eastAsia"/>
          <w:bCs/>
        </w:rPr>
        <w:t xml:space="preserve">Adopt the following TP to section </w:t>
      </w:r>
      <w:r w:rsidRPr="00182889">
        <w:rPr>
          <w:rFonts w:eastAsia="DengXian"/>
          <w:bCs/>
          <w:lang w:eastAsia="zh-CN"/>
        </w:rPr>
        <w:t>8</w:t>
      </w:r>
      <w:r w:rsidRPr="00182889">
        <w:rPr>
          <w:rFonts w:hint="eastAsia"/>
          <w:bCs/>
        </w:rPr>
        <w:t>.</w:t>
      </w:r>
      <w:r w:rsidRPr="00182889">
        <w:rPr>
          <w:rFonts w:eastAsia="DengXian"/>
          <w:bCs/>
          <w:lang w:eastAsia="zh-CN"/>
        </w:rPr>
        <w:t>2</w:t>
      </w:r>
      <w:r w:rsidRPr="00182889">
        <w:rPr>
          <w:rFonts w:hint="eastAsia"/>
          <w:bCs/>
        </w:rPr>
        <w:t>, TS38.213</w:t>
      </w:r>
      <w:r w:rsidRPr="00182889">
        <w:rPr>
          <w:rFonts w:eastAsia="DengXian" w:hint="eastAsia"/>
          <w:bCs/>
          <w:lang w:eastAsia="zh-CN"/>
        </w:rPr>
        <w:t xml:space="preserve"> in principle</w:t>
      </w:r>
      <w:r w:rsidRPr="00182889">
        <w:rPr>
          <w:rFonts w:hint="eastAsia"/>
          <w:bCs/>
        </w:rPr>
        <w:t>.</w:t>
      </w:r>
    </w:p>
    <w:p w14:paraId="4FDED3F9" w14:textId="77777777" w:rsidR="00182889" w:rsidRPr="006D2558" w:rsidRDefault="00182889" w:rsidP="00182889">
      <w:pPr>
        <w:rPr>
          <w:rFonts w:ascii="Times New Roman" w:hAnsi="Times New Roman"/>
          <w:bCs/>
          <w:color w:val="FF0000"/>
          <w:szCs w:val="20"/>
        </w:rPr>
      </w:pPr>
      <w:r w:rsidRPr="006D2558">
        <w:rPr>
          <w:rFonts w:ascii="Times New Roman" w:hAnsi="Times New Roman"/>
          <w:bCs/>
          <w:color w:val="FF0000"/>
          <w:szCs w:val="20"/>
        </w:rPr>
        <w:t>---------------</w:t>
      </w:r>
      <w:r>
        <w:rPr>
          <w:rFonts w:ascii="Times New Roman" w:hAnsi="Times New Roman"/>
          <w:bCs/>
          <w:color w:val="FF0000"/>
          <w:szCs w:val="20"/>
        </w:rPr>
        <w:t>Start</w:t>
      </w:r>
      <w:r w:rsidRPr="006D2558">
        <w:rPr>
          <w:rFonts w:ascii="Times New Roman" w:hAnsi="Times New Roman"/>
          <w:bCs/>
          <w:color w:val="FF0000"/>
          <w:szCs w:val="20"/>
        </w:rPr>
        <w:t xml:space="preserve"> of TP---------------</w:t>
      </w:r>
    </w:p>
    <w:p w14:paraId="6ABF2325" w14:textId="77777777" w:rsidR="00182889" w:rsidRPr="00182889" w:rsidRDefault="00182889" w:rsidP="00182889">
      <w:pPr>
        <w:rPr>
          <w:rFonts w:ascii="Arial" w:hAnsi="Arial" w:cs="Arial"/>
          <w:b/>
          <w:bCs/>
          <w:sz w:val="16"/>
          <w:szCs w:val="16"/>
        </w:rPr>
      </w:pPr>
      <w:r w:rsidRPr="00182889">
        <w:rPr>
          <w:rFonts w:ascii="Arial" w:hAnsi="Arial" w:cs="Arial"/>
          <w:b/>
          <w:bCs/>
          <w:sz w:val="16"/>
          <w:szCs w:val="16"/>
        </w:rPr>
        <w:t>8.2</w:t>
      </w:r>
      <w:r w:rsidRPr="00182889">
        <w:rPr>
          <w:rFonts w:ascii="Arial" w:hAnsi="Arial" w:cs="Arial"/>
          <w:b/>
          <w:bCs/>
          <w:sz w:val="16"/>
          <w:szCs w:val="16"/>
        </w:rPr>
        <w:tab/>
        <w:t>Random access response – Type-1 random access procedure</w:t>
      </w:r>
    </w:p>
    <w:p w14:paraId="41B436A8" w14:textId="77777777" w:rsidR="00182889" w:rsidRPr="00182889" w:rsidRDefault="00182889" w:rsidP="00182889">
      <w:pPr>
        <w:jc w:val="center"/>
        <w:rPr>
          <w:rFonts w:ascii="Arial" w:eastAsia="SimSun" w:hAnsi="Arial" w:cs="Arial"/>
          <w:color w:val="FF0000"/>
          <w:sz w:val="16"/>
          <w:szCs w:val="16"/>
        </w:rPr>
      </w:pPr>
      <w:r w:rsidRPr="00182889">
        <w:rPr>
          <w:rFonts w:ascii="Arial" w:hAnsi="Arial" w:cs="Arial"/>
          <w:color w:val="FF0000"/>
          <w:sz w:val="16"/>
          <w:szCs w:val="16"/>
        </w:rPr>
        <w:t>&lt; Unchanged parts omitted &gt;</w:t>
      </w:r>
    </w:p>
    <w:p w14:paraId="39A19A4E" w14:textId="77777777" w:rsidR="00182889" w:rsidRPr="00182889" w:rsidRDefault="00182889" w:rsidP="00182889">
      <w:pPr>
        <w:rPr>
          <w:rFonts w:ascii="Arial" w:hAnsi="Arial" w:cs="Arial"/>
          <w:sz w:val="16"/>
          <w:szCs w:val="16"/>
        </w:rPr>
      </w:pPr>
      <w:r w:rsidRPr="00182889">
        <w:rPr>
          <w:rFonts w:ascii="Arial" w:hAnsi="Arial" w:cs="Arial"/>
          <w:sz w:val="16"/>
          <w:szCs w:val="16"/>
        </w:rPr>
        <w:t>If the UE detects a DCI format 1_0 with CRC scrambled by the corresponding RA-RNTI and LSBs of a SFN field in the DCI format 1_0, if included and applicable, are same as corresponding LSBs of the SFN where the UE transmitted the PRACH, and the UE receives a transport block in a corresponding PDSCH, the UE may assume same DM-RS antenna port quasi co-location properties, as described in [6, TS 38.214], as for a SS/PBCH block or a CSI-RS resource the UE used for PRACH association, as described in clause 8.1</w:t>
      </w:r>
      <w:r w:rsidRPr="00182889">
        <w:rPr>
          <w:rFonts w:ascii="Arial" w:hAnsi="Arial" w:cs="Arial"/>
          <w:sz w:val="16"/>
          <w:szCs w:val="16"/>
          <w:lang w:eastAsia="zh-CN"/>
        </w:rPr>
        <w:t xml:space="preserve">, regardless of whether or not the UE is provided </w:t>
      </w:r>
      <w:r w:rsidRPr="00182889">
        <w:rPr>
          <w:rFonts w:ascii="Arial" w:hAnsi="Arial" w:cs="Arial"/>
          <w:i/>
          <w:sz w:val="16"/>
          <w:szCs w:val="16"/>
        </w:rPr>
        <w:t>TCI-State</w:t>
      </w:r>
      <w:r w:rsidRPr="00182889">
        <w:rPr>
          <w:rFonts w:ascii="Arial" w:hAnsi="Arial" w:cs="Arial"/>
          <w:sz w:val="16"/>
          <w:szCs w:val="16"/>
          <w:lang w:eastAsia="zh-CN"/>
        </w:rPr>
        <w:t xml:space="preserve"> for the CORESET where the UE receives the PDCCH with the DCI format 1_0</w:t>
      </w:r>
      <w:r w:rsidRPr="00182889">
        <w:rPr>
          <w:rFonts w:ascii="Arial" w:hAnsi="Arial" w:cs="Arial"/>
          <w:sz w:val="16"/>
          <w:szCs w:val="16"/>
        </w:rPr>
        <w:t xml:space="preserve">. </w:t>
      </w:r>
    </w:p>
    <w:p w14:paraId="07A982EC" w14:textId="77777777" w:rsidR="00182889" w:rsidRPr="00182889" w:rsidRDefault="00182889" w:rsidP="00182889">
      <w:pPr>
        <w:rPr>
          <w:rFonts w:ascii="Arial" w:hAnsi="Arial" w:cs="Arial"/>
          <w:strike/>
          <w:sz w:val="16"/>
          <w:szCs w:val="16"/>
          <w:lang w:eastAsia="zh-CN"/>
        </w:rPr>
      </w:pPr>
      <w:r w:rsidRPr="00182889">
        <w:rPr>
          <w:rFonts w:ascii="Arial" w:hAnsi="Arial" w:cs="Arial"/>
          <w:color w:val="FF0000"/>
          <w:sz w:val="16"/>
          <w:szCs w:val="16"/>
          <w:u w:val="single"/>
        </w:rPr>
        <w:t xml:space="preserve">For the CFRA procedure </w:t>
      </w:r>
      <w:r w:rsidRPr="00182889">
        <w:rPr>
          <w:rFonts w:ascii="Arial" w:hAnsi="Arial" w:cs="Arial"/>
          <w:color w:val="FF0000"/>
          <w:sz w:val="16"/>
          <w:szCs w:val="16"/>
          <w:u w:val="single"/>
          <w:lang w:eastAsia="ja-JP"/>
        </w:rPr>
        <w:t>triggered by LTM Cell Switch Command MAC CE</w:t>
      </w:r>
      <w:r w:rsidRPr="00182889">
        <w:rPr>
          <w:rFonts w:ascii="Arial" w:hAnsi="Arial" w:cs="Arial"/>
          <w:color w:val="FF0000"/>
          <w:sz w:val="16"/>
          <w:szCs w:val="16"/>
          <w:u w:val="single"/>
        </w:rPr>
        <w:t>, if the UE detects a DCI format 1_0 with CRC scrambled by the corresponding RA-RNTI and</w:t>
      </w:r>
      <w:r w:rsidRPr="00182889">
        <w:rPr>
          <w:rFonts w:ascii="Arial" w:hAnsi="Arial" w:cs="Arial"/>
          <w:strike/>
          <w:color w:val="FF0000"/>
          <w:sz w:val="16"/>
          <w:szCs w:val="16"/>
          <w:u w:val="single"/>
        </w:rPr>
        <w:t xml:space="preserve"> </w:t>
      </w:r>
      <w:r w:rsidRPr="00182889">
        <w:rPr>
          <w:rFonts w:ascii="Arial" w:hAnsi="Arial" w:cs="Arial"/>
          <w:color w:val="FF0000"/>
          <w:sz w:val="16"/>
          <w:szCs w:val="16"/>
          <w:u w:val="single"/>
        </w:rPr>
        <w:t>the UE receives a transport block in a corresponding PDSCH, the UE may assume same DM-RS antenna port quasi co-location properties, as described in [6, TS 38.214], as for a SS/PBCH block the UE used for PRACH association, as described in clause 8.1</w:t>
      </w:r>
      <w:r w:rsidRPr="00182889">
        <w:rPr>
          <w:rFonts w:ascii="Arial" w:hAnsi="Arial" w:cs="Arial"/>
          <w:strike/>
          <w:sz w:val="16"/>
          <w:szCs w:val="16"/>
          <w:lang w:eastAsia="zh-CN"/>
        </w:rPr>
        <w:t>.</w:t>
      </w:r>
    </w:p>
    <w:p w14:paraId="0D105062" w14:textId="77777777" w:rsidR="00182889" w:rsidRPr="00182889" w:rsidRDefault="00182889" w:rsidP="00182889">
      <w:pPr>
        <w:jc w:val="center"/>
        <w:rPr>
          <w:rFonts w:ascii="Arial" w:eastAsia="SimSun" w:hAnsi="Arial" w:cs="Arial"/>
          <w:color w:val="FF0000"/>
          <w:sz w:val="16"/>
          <w:szCs w:val="16"/>
        </w:rPr>
      </w:pPr>
      <w:r w:rsidRPr="00182889">
        <w:rPr>
          <w:rFonts w:ascii="Arial" w:hAnsi="Arial" w:cs="Arial"/>
          <w:color w:val="FF0000"/>
          <w:sz w:val="16"/>
          <w:szCs w:val="16"/>
        </w:rPr>
        <w:t>&lt; Unchanged parts omitted &gt;</w:t>
      </w:r>
    </w:p>
    <w:p w14:paraId="464A8642" w14:textId="77777777" w:rsidR="00182889" w:rsidRPr="006D2558" w:rsidRDefault="00182889" w:rsidP="00182889">
      <w:pPr>
        <w:rPr>
          <w:rFonts w:ascii="Times New Roman" w:hAnsi="Times New Roman"/>
          <w:bCs/>
          <w:color w:val="FF0000"/>
          <w:szCs w:val="20"/>
        </w:rPr>
      </w:pPr>
      <w:r w:rsidRPr="006D2558">
        <w:rPr>
          <w:rFonts w:ascii="Times New Roman" w:hAnsi="Times New Roman"/>
          <w:bCs/>
          <w:color w:val="FF0000"/>
          <w:szCs w:val="20"/>
        </w:rPr>
        <w:t>---------------</w:t>
      </w:r>
      <w:r>
        <w:rPr>
          <w:rFonts w:ascii="Times New Roman" w:hAnsi="Times New Roman"/>
          <w:bCs/>
          <w:color w:val="FF0000"/>
          <w:szCs w:val="20"/>
        </w:rPr>
        <w:t>End</w:t>
      </w:r>
      <w:r w:rsidRPr="006D2558">
        <w:rPr>
          <w:rFonts w:ascii="Times New Roman" w:hAnsi="Times New Roman"/>
          <w:bCs/>
          <w:color w:val="FF0000"/>
          <w:szCs w:val="20"/>
        </w:rPr>
        <w:t xml:space="preserve"> of TP---------------</w:t>
      </w:r>
    </w:p>
    <w:p w14:paraId="5006C83D" w14:textId="77777777" w:rsidR="0087133A" w:rsidRDefault="0087133A" w:rsidP="0087133A">
      <w:pPr>
        <w:rPr>
          <w:rFonts w:eastAsia="DengXian"/>
          <w:bCs/>
          <w:lang w:val="en-US" w:eastAsia="zh-CN"/>
        </w:rPr>
      </w:pPr>
      <w:r>
        <w:rPr>
          <w:rFonts w:eastAsia="DengXian"/>
          <w:bCs/>
          <w:lang w:val="en-US" w:eastAsia="zh-CN"/>
        </w:rPr>
        <w:t>From Friday session, final CR in:</w:t>
      </w:r>
    </w:p>
    <w:p w14:paraId="2F3CA1BB" w14:textId="57C84769" w:rsidR="0087133A" w:rsidRPr="0087133A" w:rsidRDefault="006F79AF" w:rsidP="0087133A">
      <w:pPr>
        <w:rPr>
          <w:rFonts w:eastAsia="DengXian"/>
          <w:b/>
          <w:lang w:eastAsia="zh-CN"/>
        </w:rPr>
      </w:pPr>
      <w:hyperlink r:id="rId571" w:history="1">
        <w:r>
          <w:rPr>
            <w:rStyle w:val="Hyperlink"/>
            <w:rFonts w:eastAsia="DengXian"/>
            <w:b/>
            <w:highlight w:val="green"/>
            <w:lang w:eastAsia="zh-CN"/>
          </w:rPr>
          <w:t>R1-2405714</w:t>
        </w:r>
      </w:hyperlink>
      <w:r w:rsidR="0087133A" w:rsidRPr="0087133A">
        <w:rPr>
          <w:rFonts w:eastAsia="DengXian"/>
          <w:b/>
          <w:lang w:eastAsia="zh-CN"/>
        </w:rPr>
        <w:tab/>
        <w:t>Corrections to the beam of CFRA triggered by cell switch command in TS38.213</w:t>
      </w:r>
      <w:r w:rsidR="0087133A" w:rsidRPr="0087133A">
        <w:rPr>
          <w:rFonts w:eastAsia="DengXian"/>
          <w:b/>
          <w:lang w:eastAsia="zh-CN"/>
        </w:rPr>
        <w:tab/>
        <w:t>Moderator (Fujitsu), Huawei, HiSilicon, Ericsson, Google, Langbo, Lenovo, New H3C, Nokia, Samsung, ZTE</w:t>
      </w:r>
    </w:p>
    <w:p w14:paraId="4415470B" w14:textId="77777777" w:rsidR="0087133A" w:rsidRDefault="0087133A" w:rsidP="0087133A">
      <w:pPr>
        <w:rPr>
          <w:rFonts w:eastAsia="DengXian"/>
          <w:bCs/>
          <w:lang w:eastAsia="zh-CN"/>
        </w:rPr>
      </w:pPr>
      <w:r>
        <w:rPr>
          <w:rFonts w:eastAsia="DengXian"/>
          <w:bCs/>
          <w:lang w:eastAsia="zh-CN"/>
        </w:rPr>
        <w:t>(</w:t>
      </w:r>
      <w:r w:rsidRPr="009210D0">
        <w:rPr>
          <w:rFonts w:eastAsia="DengXian"/>
          <w:bCs/>
          <w:lang w:eastAsia="zh-CN"/>
        </w:rPr>
        <w:t>Rel-18</w:t>
      </w:r>
      <w:r>
        <w:rPr>
          <w:rFonts w:eastAsia="DengXian"/>
          <w:bCs/>
          <w:lang w:eastAsia="zh-CN"/>
        </w:rPr>
        <w:t xml:space="preserve">, </w:t>
      </w:r>
      <w:r w:rsidRPr="009210D0">
        <w:rPr>
          <w:rFonts w:eastAsia="DengXian"/>
          <w:bCs/>
          <w:lang w:eastAsia="zh-CN"/>
        </w:rPr>
        <w:t>38.213</w:t>
      </w:r>
      <w:r>
        <w:rPr>
          <w:rFonts w:eastAsia="DengXian"/>
          <w:bCs/>
          <w:lang w:eastAsia="zh-CN"/>
        </w:rPr>
        <w:t xml:space="preserve">, </w:t>
      </w:r>
      <w:r w:rsidRPr="009210D0">
        <w:rPr>
          <w:rFonts w:eastAsia="DengXian"/>
          <w:bCs/>
          <w:lang w:eastAsia="zh-CN"/>
        </w:rPr>
        <w:t>NR_Mob_enh2-Core</w:t>
      </w:r>
      <w:r>
        <w:rPr>
          <w:rFonts w:eastAsia="DengXian"/>
          <w:bCs/>
          <w:lang w:eastAsia="zh-CN"/>
        </w:rPr>
        <w:t>, CR</w:t>
      </w:r>
      <w:r w:rsidRPr="009210D0">
        <w:rPr>
          <w:rFonts w:eastAsia="DengXian"/>
          <w:bCs/>
          <w:lang w:eastAsia="zh-CN"/>
        </w:rPr>
        <w:t>064</w:t>
      </w:r>
      <w:r>
        <w:rPr>
          <w:rFonts w:eastAsia="DengXian"/>
          <w:bCs/>
          <w:lang w:eastAsia="zh-CN"/>
        </w:rPr>
        <w:t xml:space="preserve">4, Cat </w:t>
      </w:r>
      <w:r w:rsidRPr="009210D0">
        <w:rPr>
          <w:rFonts w:eastAsia="DengXian"/>
          <w:bCs/>
          <w:lang w:eastAsia="zh-CN"/>
        </w:rPr>
        <w:t>F</w:t>
      </w:r>
      <w:r>
        <w:rPr>
          <w:rFonts w:eastAsia="DengXian"/>
          <w:bCs/>
          <w:lang w:eastAsia="zh-CN"/>
        </w:rPr>
        <w:t>) is agreed.</w:t>
      </w:r>
    </w:p>
    <w:p w14:paraId="7F534F1A" w14:textId="77777777" w:rsidR="0087133A" w:rsidRPr="009210D0" w:rsidRDefault="0087133A" w:rsidP="0087133A">
      <w:pPr>
        <w:rPr>
          <w:rFonts w:eastAsia="DengXian"/>
          <w:bCs/>
          <w:lang w:eastAsia="zh-CN"/>
        </w:rPr>
      </w:pPr>
    </w:p>
    <w:p w14:paraId="036B02BB" w14:textId="77777777" w:rsidR="00182889" w:rsidRPr="00182889" w:rsidRDefault="00182889" w:rsidP="00182889">
      <w:pPr>
        <w:rPr>
          <w:lang w:eastAsia="zh-CN"/>
        </w:rPr>
      </w:pPr>
    </w:p>
    <w:p w14:paraId="3B5481A5" w14:textId="77777777" w:rsidR="00182889" w:rsidRPr="00182889" w:rsidRDefault="00182889" w:rsidP="00182889">
      <w:pPr>
        <w:rPr>
          <w:bCs/>
          <w:highlight w:val="green"/>
          <w:lang w:eastAsia="zh-CN"/>
        </w:rPr>
      </w:pPr>
      <w:r w:rsidRPr="00182889">
        <w:rPr>
          <w:rFonts w:hint="eastAsia"/>
          <w:bCs/>
          <w:highlight w:val="green"/>
          <w:lang w:eastAsia="zh-CN"/>
        </w:rPr>
        <w:t>Agreement</w:t>
      </w:r>
    </w:p>
    <w:p w14:paraId="33FE7C3F" w14:textId="77777777" w:rsidR="00182889" w:rsidRDefault="00182889" w:rsidP="00182889">
      <w:r w:rsidRPr="00182889">
        <w:rPr>
          <w:rFonts w:hint="eastAsia"/>
        </w:rPr>
        <w:t xml:space="preserve">Adopt the following TP to section </w:t>
      </w:r>
      <w:r w:rsidRPr="00182889">
        <w:t>5.1.5</w:t>
      </w:r>
      <w:r w:rsidRPr="00182889">
        <w:rPr>
          <w:rFonts w:hint="eastAsia"/>
        </w:rPr>
        <w:t>, TS38.21</w:t>
      </w:r>
      <w:r w:rsidRPr="00182889">
        <w:t>4</w:t>
      </w:r>
      <w:r w:rsidRPr="00182889">
        <w:rPr>
          <w:rFonts w:hint="eastAsia"/>
        </w:rPr>
        <w:t xml:space="preserve"> in principle.</w:t>
      </w:r>
    </w:p>
    <w:p w14:paraId="17E0FEAA" w14:textId="77777777" w:rsidR="00182889" w:rsidRPr="006D2558" w:rsidRDefault="00182889" w:rsidP="00182889">
      <w:pPr>
        <w:rPr>
          <w:rFonts w:ascii="Times New Roman" w:hAnsi="Times New Roman"/>
          <w:bCs/>
          <w:color w:val="FF0000"/>
          <w:szCs w:val="20"/>
        </w:rPr>
      </w:pPr>
      <w:r w:rsidRPr="006D2558">
        <w:rPr>
          <w:rFonts w:ascii="Times New Roman" w:hAnsi="Times New Roman"/>
          <w:bCs/>
          <w:color w:val="FF0000"/>
          <w:szCs w:val="20"/>
        </w:rPr>
        <w:t>---------------</w:t>
      </w:r>
      <w:r>
        <w:rPr>
          <w:rFonts w:ascii="Times New Roman" w:hAnsi="Times New Roman"/>
          <w:bCs/>
          <w:color w:val="FF0000"/>
          <w:szCs w:val="20"/>
        </w:rPr>
        <w:t>Start</w:t>
      </w:r>
      <w:r w:rsidRPr="006D2558">
        <w:rPr>
          <w:rFonts w:ascii="Times New Roman" w:hAnsi="Times New Roman"/>
          <w:bCs/>
          <w:color w:val="FF0000"/>
          <w:szCs w:val="20"/>
        </w:rPr>
        <w:t xml:space="preserve"> of TP---------------</w:t>
      </w:r>
    </w:p>
    <w:p w14:paraId="44F1468B" w14:textId="77777777" w:rsidR="00182889" w:rsidRPr="00182889" w:rsidRDefault="00182889" w:rsidP="00182889">
      <w:pPr>
        <w:rPr>
          <w:rFonts w:ascii="Arial" w:eastAsia="SimSun" w:hAnsi="Arial" w:cs="Arial"/>
          <w:b/>
          <w:bCs/>
          <w:sz w:val="16"/>
          <w:szCs w:val="16"/>
        </w:rPr>
      </w:pPr>
      <w:r w:rsidRPr="00182889">
        <w:rPr>
          <w:rFonts w:ascii="Arial" w:hAnsi="Arial" w:cs="Arial"/>
          <w:b/>
          <w:bCs/>
          <w:sz w:val="16"/>
          <w:szCs w:val="16"/>
        </w:rPr>
        <w:t>5.1.5</w:t>
      </w:r>
      <w:r w:rsidRPr="00182889">
        <w:rPr>
          <w:rFonts w:ascii="Arial" w:hAnsi="Arial" w:cs="Arial"/>
          <w:b/>
          <w:bCs/>
          <w:sz w:val="16"/>
          <w:szCs w:val="16"/>
        </w:rPr>
        <w:tab/>
        <w:t>Antenna ports quasi co-location</w:t>
      </w:r>
    </w:p>
    <w:p w14:paraId="772C0B2C" w14:textId="77777777" w:rsidR="00182889" w:rsidRPr="00182889" w:rsidRDefault="00182889" w:rsidP="00182889">
      <w:pPr>
        <w:jc w:val="center"/>
        <w:rPr>
          <w:rFonts w:ascii="Arial" w:hAnsi="Arial" w:cs="Arial"/>
          <w:color w:val="FF0000"/>
          <w:sz w:val="16"/>
          <w:szCs w:val="16"/>
        </w:rPr>
      </w:pPr>
      <w:r w:rsidRPr="00182889">
        <w:rPr>
          <w:rFonts w:ascii="Arial" w:hAnsi="Arial" w:cs="Arial"/>
          <w:color w:val="FF0000"/>
          <w:sz w:val="16"/>
          <w:szCs w:val="16"/>
        </w:rPr>
        <w:t>&lt;unchanged parts omitted&gt;</w:t>
      </w:r>
    </w:p>
    <w:p w14:paraId="6FB59E87" w14:textId="3394C0A5" w:rsidR="00182889" w:rsidRPr="00182889" w:rsidRDefault="00182889" w:rsidP="00182889">
      <w:pPr>
        <w:rPr>
          <w:ins w:id="220" w:author="NOKIA" w:date="2024-05-01T10:52:00Z"/>
          <w:rFonts w:ascii="Arial" w:hAnsi="Arial" w:cs="Arial"/>
          <w:sz w:val="16"/>
          <w:szCs w:val="16"/>
        </w:rPr>
      </w:pPr>
      <w:r w:rsidRPr="00182889">
        <w:rPr>
          <w:rFonts w:ascii="Arial" w:hAnsi="Arial" w:cs="Arial"/>
          <w:sz w:val="16"/>
          <w:szCs w:val="16"/>
          <w:lang w:val="en-US" w:eastAsia="zh-CN"/>
        </w:rPr>
        <w:t xml:space="preserve">When the UE would transmit a PUCCH with HARQ-ACK information in slot </w:t>
      </w:r>
      <w:r w:rsidRPr="00182889">
        <w:rPr>
          <w:rFonts w:ascii="Arial" w:hAnsi="Arial" w:cs="Arial"/>
          <w:i/>
          <w:sz w:val="16"/>
          <w:szCs w:val="16"/>
          <w:lang w:val="en-US" w:eastAsia="zh-CN"/>
        </w:rPr>
        <w:t>n</w:t>
      </w:r>
      <w:r w:rsidRPr="00182889">
        <w:rPr>
          <w:rFonts w:ascii="Arial" w:hAnsi="Arial" w:cs="Arial"/>
          <w:sz w:val="16"/>
          <w:szCs w:val="16"/>
          <w:lang w:val="en-US" w:eastAsia="zh-CN"/>
        </w:rPr>
        <w:t xml:space="preserve"> corresponding to the PDSCH carrying the activation command, the indicated mapping between TCI states and codepoints of the DCI field </w:t>
      </w:r>
      <w:r w:rsidRPr="00182889">
        <w:rPr>
          <w:rFonts w:ascii="Arial" w:hAnsi="Arial" w:cs="Arial"/>
          <w:i/>
          <w:iCs/>
          <w:sz w:val="16"/>
          <w:szCs w:val="16"/>
          <w:lang w:val="en-US" w:eastAsia="zh-CN"/>
        </w:rPr>
        <w:t>'Transmission Configuration Indication'</w:t>
      </w:r>
      <w:r w:rsidRPr="00182889">
        <w:rPr>
          <w:rFonts w:ascii="Arial" w:hAnsi="Arial" w:cs="Arial"/>
          <w:sz w:val="16"/>
          <w:szCs w:val="16"/>
          <w:lang w:val="en-US" w:eastAsia="zh-CN"/>
        </w:rPr>
        <w:t xml:space="preserve"> should be applied starting from the first slot that is after slot</w:t>
      </w:r>
      <m:oMath>
        <m:r>
          <m:rPr>
            <m:sty m:val="p"/>
          </m:rPr>
          <w:rPr>
            <w:rFonts w:ascii="Cambria Math" w:hAnsi="Cambria Math" w:cs="Arial"/>
            <w:sz w:val="16"/>
            <w:szCs w:val="16"/>
            <w:lang w:val="en-US"/>
          </w:rPr>
          <m:t xml:space="preserve"> </m:t>
        </m:r>
        <m:r>
          <w:rPr>
            <w:rFonts w:ascii="Cambria Math" w:hAnsi="Cambria Math" w:cs="Arial"/>
            <w:sz w:val="16"/>
            <w:szCs w:val="16"/>
            <w:lang w:val="en-US"/>
          </w:rPr>
          <m:t>n</m:t>
        </m:r>
        <m:r>
          <m:rPr>
            <m:sty m:val="p"/>
          </m:rPr>
          <w:rPr>
            <w:rFonts w:ascii="Cambria Math" w:hAnsi="Cambria Math" w:cs="Arial"/>
            <w:sz w:val="16"/>
            <w:szCs w:val="16"/>
            <w:lang w:val="en-US"/>
          </w:rPr>
          <m:t>+</m:t>
        </m:r>
        <m:sSubSup>
          <m:sSubSupPr>
            <m:ctrlPr>
              <w:rPr>
                <w:rFonts w:ascii="Cambria Math" w:hAnsi="Cambria Math" w:cs="Arial"/>
                <w:sz w:val="16"/>
                <w:szCs w:val="16"/>
              </w:rPr>
            </m:ctrlPr>
          </m:sSubSupPr>
          <m:e>
            <m:r>
              <w:rPr>
                <w:rFonts w:ascii="Cambria Math" w:hAnsi="Cambria Math" w:cs="Arial"/>
                <w:sz w:val="16"/>
                <w:szCs w:val="16"/>
                <w:lang w:val="en-US"/>
              </w:rPr>
              <m:t>3N</m:t>
            </m:r>
          </m:e>
          <m:sub>
            <m:r>
              <w:rPr>
                <w:rFonts w:ascii="Cambria Math" w:hAnsi="Cambria Math" w:cs="Arial"/>
                <w:sz w:val="16"/>
                <w:szCs w:val="16"/>
                <w:lang w:val="en-US"/>
              </w:rPr>
              <m:t>slot</m:t>
            </m:r>
          </m:sub>
          <m:sup>
            <m:r>
              <w:rPr>
                <w:rFonts w:ascii="Cambria Math" w:hAnsi="Cambria Math" w:cs="Arial"/>
                <w:sz w:val="16"/>
                <w:szCs w:val="16"/>
                <w:lang w:val="en-US"/>
              </w:rPr>
              <m:t>subframe,µ</m:t>
            </m:r>
          </m:sup>
        </m:sSubSup>
        <m:r>
          <w:rPr>
            <w:rFonts w:ascii="Cambria Math" w:hAnsi="Cambria Math" w:cs="Arial"/>
            <w:sz w:val="16"/>
            <w:szCs w:val="16"/>
            <w:lang w:val="en-US"/>
          </w:rPr>
          <m:t>+</m:t>
        </m:r>
        <m:sSub>
          <m:sSubPr>
            <m:ctrlPr>
              <w:rPr>
                <w:rFonts w:ascii="Cambria Math" w:hAnsi="Cambria Math" w:cs="Arial"/>
                <w:i/>
                <w:sz w:val="16"/>
                <w:szCs w:val="16"/>
                <w:lang w:val="zh-CN"/>
              </w:rPr>
            </m:ctrlPr>
          </m:sSubPr>
          <m:e>
            <m:f>
              <m:fPr>
                <m:ctrlPr>
                  <w:rPr>
                    <w:rFonts w:ascii="Cambria Math" w:hAnsi="Cambria Math" w:cs="Arial"/>
                    <w:sz w:val="16"/>
                    <w:szCs w:val="16"/>
                  </w:rPr>
                </m:ctrlPr>
              </m:fPr>
              <m:num>
                <m:sSup>
                  <m:sSupPr>
                    <m:ctrlPr>
                      <w:rPr>
                        <w:rFonts w:ascii="Cambria Math" w:hAnsi="Cambria Math" w:cs="Arial"/>
                        <w:sz w:val="16"/>
                        <w:szCs w:val="16"/>
                      </w:rPr>
                    </m:ctrlPr>
                  </m:sSupPr>
                  <m:e>
                    <m:r>
                      <m:rPr>
                        <m:sty m:val="p"/>
                      </m:rPr>
                      <w:rPr>
                        <w:rFonts w:ascii="Cambria Math" w:hAnsi="Cambria Math" w:cs="Arial"/>
                        <w:sz w:val="16"/>
                        <w:szCs w:val="16"/>
                        <w:lang w:val="en-US"/>
                      </w:rPr>
                      <m:t>2</m:t>
                    </m:r>
                  </m:e>
                  <m:sup>
                    <m:r>
                      <w:rPr>
                        <w:rFonts w:ascii="Cambria Math" w:hAnsi="Cambria Math" w:cs="Arial"/>
                        <w:sz w:val="16"/>
                        <w:szCs w:val="16"/>
                        <w:lang w:val="en-US"/>
                      </w:rPr>
                      <m:t>μ</m:t>
                    </m:r>
                  </m:sup>
                </m:sSup>
              </m:num>
              <m:den>
                <m:sSup>
                  <m:sSupPr>
                    <m:ctrlPr>
                      <w:rPr>
                        <w:rFonts w:ascii="Cambria Math" w:hAnsi="Cambria Math" w:cs="Arial"/>
                        <w:sz w:val="16"/>
                        <w:szCs w:val="16"/>
                      </w:rPr>
                    </m:ctrlPr>
                  </m:sSupPr>
                  <m:e>
                    <m:r>
                      <m:rPr>
                        <m:sty m:val="p"/>
                      </m:rPr>
                      <w:rPr>
                        <w:rFonts w:ascii="Cambria Math" w:hAnsi="Cambria Math" w:cs="Arial"/>
                        <w:sz w:val="16"/>
                        <w:szCs w:val="16"/>
                        <w:lang w:val="en-US"/>
                      </w:rPr>
                      <m:t>2</m:t>
                    </m:r>
                  </m:e>
                  <m:sup>
                    <m:sSub>
                      <m:sSubPr>
                        <m:ctrlPr>
                          <w:rPr>
                            <w:rFonts w:ascii="Cambria Math" w:hAnsi="Cambria Math" w:cs="Arial"/>
                            <w:sz w:val="16"/>
                            <w:szCs w:val="16"/>
                          </w:rPr>
                        </m:ctrlPr>
                      </m:sSubPr>
                      <m:e>
                        <m:r>
                          <w:rPr>
                            <w:rFonts w:ascii="Cambria Math" w:hAnsi="Cambria Math" w:cs="Arial"/>
                            <w:sz w:val="16"/>
                            <w:szCs w:val="16"/>
                            <w:lang w:val="en-US"/>
                          </w:rPr>
                          <m:t>μ</m:t>
                        </m:r>
                      </m:e>
                      <m:sub>
                        <m:sSub>
                          <m:sSubPr>
                            <m:ctrlPr>
                              <w:rPr>
                                <w:rFonts w:ascii="Cambria Math" w:hAnsi="Cambria Math" w:cs="Arial"/>
                                <w:sz w:val="16"/>
                                <w:szCs w:val="16"/>
                              </w:rPr>
                            </m:ctrlPr>
                          </m:sSubPr>
                          <m:e>
                            <m:r>
                              <w:rPr>
                                <w:rFonts w:ascii="Cambria Math" w:hAnsi="Cambria Math" w:cs="Arial"/>
                                <w:sz w:val="16"/>
                                <w:szCs w:val="16"/>
                                <w:lang w:val="en-US"/>
                              </w:rPr>
                              <m:t>K</m:t>
                            </m:r>
                          </m:e>
                          <m:sub>
                            <m:r>
                              <w:rPr>
                                <w:rFonts w:ascii="Cambria Math" w:hAnsi="Cambria Math" w:cs="Arial"/>
                                <w:sz w:val="16"/>
                                <w:szCs w:val="16"/>
                                <w:lang w:val="en-US"/>
                              </w:rPr>
                              <m:t>mac</m:t>
                            </m:r>
                          </m:sub>
                        </m:sSub>
                      </m:sub>
                    </m:sSub>
                  </m:sup>
                </m:sSup>
              </m:den>
            </m:f>
            <m:r>
              <w:rPr>
                <w:rFonts w:ascii="Cambria Math" w:eastAsia="MS Mincho" w:hAnsi="Cambria Math" w:cs="Arial"/>
                <w:kern w:val="2"/>
                <w:sz w:val="16"/>
                <w:szCs w:val="16"/>
              </w:rPr>
              <m:t>∙</m:t>
            </m:r>
            <m:r>
              <w:rPr>
                <w:rFonts w:ascii="Cambria Math" w:hAnsi="Cambria Math" w:cs="Arial"/>
                <w:sz w:val="16"/>
                <w:szCs w:val="16"/>
              </w:rPr>
              <m:t>k</m:t>
            </m:r>
          </m:e>
          <m:sub>
            <m:r>
              <m:rPr>
                <m:sty m:val="p"/>
              </m:rPr>
              <w:rPr>
                <w:rFonts w:ascii="Cambria Math" w:hAnsi="Cambria Math" w:cs="Arial"/>
                <w:sz w:val="16"/>
                <w:szCs w:val="16"/>
              </w:rPr>
              <m:t>mac</m:t>
            </m:r>
          </m:sub>
        </m:sSub>
      </m:oMath>
      <w:r w:rsidRPr="00182889">
        <w:rPr>
          <w:rFonts w:ascii="Arial" w:hAnsi="Arial" w:cs="Arial"/>
          <w:sz w:val="16"/>
          <w:szCs w:val="16"/>
          <w:lang w:val="en-US"/>
        </w:rPr>
        <w:t xml:space="preserve"> </w:t>
      </w:r>
      <w:r w:rsidRPr="00182889">
        <w:rPr>
          <w:rFonts w:ascii="Arial" w:hAnsi="Arial" w:cs="Arial"/>
          <w:sz w:val="16"/>
          <w:szCs w:val="16"/>
        </w:rPr>
        <w:t xml:space="preserve">where </w:t>
      </w:r>
      <w:r w:rsidRPr="00182889">
        <w:rPr>
          <w:rFonts w:ascii="Arial" w:hAnsi="Arial" w:cs="Arial"/>
          <w:i/>
          <w:sz w:val="16"/>
          <w:szCs w:val="16"/>
        </w:rPr>
        <w:t></w:t>
      </w:r>
      <w:r w:rsidRPr="00182889">
        <w:rPr>
          <w:rFonts w:ascii="Arial" w:hAnsi="Arial" w:cs="Arial"/>
          <w:sz w:val="16"/>
          <w:szCs w:val="16"/>
        </w:rPr>
        <w:t xml:space="preserve"> is the SCS configuration for the PUCCH </w:t>
      </w:r>
      <w:r w:rsidRPr="00182889">
        <w:rPr>
          <w:rFonts w:ascii="Arial" w:hAnsi="Arial" w:cs="Arial"/>
          <w:sz w:val="16"/>
          <w:szCs w:val="16"/>
          <w:lang w:val="en-US"/>
        </w:rPr>
        <w:t>and</w:t>
      </w:r>
      <w:r w:rsidRPr="00182889">
        <w:rPr>
          <w:rFonts w:ascii="Arial" w:eastAsia="MS Mincho" w:hAnsi="Arial" w:cs="Arial"/>
          <w:sz w:val="16"/>
          <w:szCs w:val="16"/>
          <w:lang w:val="en-US" w:eastAsia="ja-JP"/>
        </w:rPr>
        <w:t xml:space="preserve"> </w:t>
      </w:r>
      <m:oMath>
        <m:sSub>
          <m:sSubPr>
            <m:ctrlPr>
              <w:rPr>
                <w:rFonts w:ascii="Cambria Math" w:hAnsi="Cambria Math" w:cs="Arial"/>
                <w:sz w:val="16"/>
                <w:szCs w:val="16"/>
              </w:rPr>
            </m:ctrlPr>
          </m:sSubPr>
          <m:e>
            <m:r>
              <w:rPr>
                <w:rFonts w:ascii="Cambria Math" w:hAnsi="Cambria Math" w:cs="Arial"/>
                <w:sz w:val="16"/>
                <w:szCs w:val="16"/>
                <w:lang w:val="en-US"/>
              </w:rPr>
              <m:t>μ</m:t>
            </m:r>
          </m:e>
          <m:sub>
            <m:sSub>
              <m:sSubPr>
                <m:ctrlPr>
                  <w:rPr>
                    <w:rFonts w:ascii="Cambria Math" w:hAnsi="Cambria Math" w:cs="Arial"/>
                    <w:sz w:val="16"/>
                    <w:szCs w:val="16"/>
                  </w:rPr>
                </m:ctrlPr>
              </m:sSubPr>
              <m:e>
                <m:r>
                  <w:rPr>
                    <w:rFonts w:ascii="Cambria Math" w:hAnsi="Cambria Math" w:cs="Arial"/>
                    <w:sz w:val="16"/>
                    <w:szCs w:val="16"/>
                    <w:lang w:val="en-US"/>
                  </w:rPr>
                  <m:t>K</m:t>
                </m:r>
              </m:e>
              <m:sub>
                <m:r>
                  <w:rPr>
                    <w:rFonts w:ascii="Cambria Math" w:hAnsi="Cambria Math" w:cs="Arial"/>
                    <w:sz w:val="16"/>
                    <w:szCs w:val="16"/>
                    <w:lang w:val="en-US"/>
                  </w:rPr>
                  <m:t>mac</m:t>
                </m:r>
              </m:sub>
            </m:sSub>
          </m:sub>
        </m:sSub>
        <m:r>
          <w:rPr>
            <w:rFonts w:ascii="Cambria Math" w:hAnsi="Cambria Math" w:cs="Arial"/>
            <w:sz w:val="16"/>
            <w:szCs w:val="16"/>
            <w:lang w:val="en-US"/>
          </w:rPr>
          <m:t xml:space="preserve"> </m:t>
        </m:r>
      </m:oMath>
      <w:r w:rsidRPr="00182889">
        <w:rPr>
          <w:rFonts w:ascii="Arial" w:eastAsia="MS Mincho" w:hAnsi="Arial" w:cs="Arial"/>
          <w:sz w:val="16"/>
          <w:szCs w:val="16"/>
          <w:lang w:val="en-US" w:eastAsia="ja-JP"/>
        </w:rPr>
        <w:t xml:space="preserve">is the subcarrier spacing configuration for </w:t>
      </w:r>
      <m:oMath>
        <m:sSub>
          <m:sSubPr>
            <m:ctrlPr>
              <w:rPr>
                <w:rFonts w:ascii="Cambria Math" w:eastAsia="MS Mincho" w:hAnsi="Cambria Math" w:cs="Arial"/>
                <w:i/>
                <w:sz w:val="16"/>
                <w:szCs w:val="16"/>
              </w:rPr>
            </m:ctrlPr>
          </m:sSubPr>
          <m:e>
            <m:r>
              <w:rPr>
                <w:rFonts w:ascii="Cambria Math" w:eastAsia="MS Mincho" w:hAnsi="Cambria Math" w:cs="Arial"/>
                <w:sz w:val="16"/>
                <w:szCs w:val="16"/>
                <w:lang w:val="en-US" w:eastAsia="ja-JP"/>
              </w:rPr>
              <m:t>k</m:t>
            </m:r>
          </m:e>
          <m:sub>
            <m:r>
              <w:rPr>
                <w:rFonts w:ascii="Cambria Math" w:eastAsia="MS Mincho" w:hAnsi="Cambria Math" w:cs="Arial"/>
                <w:sz w:val="16"/>
                <w:szCs w:val="16"/>
                <w:lang w:val="en-US" w:eastAsia="ja-JP"/>
              </w:rPr>
              <m:t>mac</m:t>
            </m:r>
          </m:sub>
        </m:sSub>
      </m:oMath>
      <w:r w:rsidRPr="00182889">
        <w:rPr>
          <w:rFonts w:ascii="Arial" w:hAnsi="Arial" w:cs="Arial"/>
          <w:sz w:val="16"/>
          <w:szCs w:val="16"/>
          <w:lang w:val="en-US" w:eastAsia="zh-CN"/>
        </w:rPr>
        <w:t xml:space="preserve"> with a value of 0 for frequency range 1,</w:t>
      </w:r>
      <w:r w:rsidRPr="00182889">
        <w:rPr>
          <w:rFonts w:ascii="Arial" w:hAnsi="Arial" w:cs="Arial"/>
          <w:sz w:val="16"/>
          <w:szCs w:val="16"/>
          <w:lang w:val="en-US"/>
        </w:rPr>
        <w:t xml:space="preserve"> and </w:t>
      </w:r>
      <m:oMath>
        <m:sSub>
          <m:sSubPr>
            <m:ctrlPr>
              <w:rPr>
                <w:rFonts w:ascii="Cambria Math" w:hAnsi="Cambria Math" w:cs="Arial"/>
                <w:i/>
                <w:iCs/>
                <w:sz w:val="16"/>
                <w:szCs w:val="16"/>
                <w:lang w:eastAsia="zh-CN"/>
              </w:rPr>
            </m:ctrlPr>
          </m:sSubPr>
          <m:e>
            <m:r>
              <w:rPr>
                <w:rFonts w:ascii="Cambria Math" w:hAnsi="Cambria Math" w:cs="Arial"/>
                <w:sz w:val="16"/>
                <w:szCs w:val="16"/>
                <w:lang w:val="en-US"/>
              </w:rPr>
              <m:t>k</m:t>
            </m:r>
          </m:e>
          <m:sub>
            <m:r>
              <m:rPr>
                <m:sty m:val="p"/>
              </m:rPr>
              <w:rPr>
                <w:rFonts w:ascii="Cambria Math" w:hAnsi="Cambria Math" w:cs="Arial"/>
                <w:sz w:val="16"/>
                <w:szCs w:val="16"/>
                <w:lang w:val="en-US"/>
              </w:rPr>
              <m:t>mac</m:t>
            </m:r>
          </m:sub>
        </m:sSub>
      </m:oMath>
      <w:r w:rsidRPr="00182889">
        <w:rPr>
          <w:rFonts w:ascii="Arial" w:hAnsi="Arial" w:cs="Arial"/>
          <w:sz w:val="16"/>
          <w:szCs w:val="16"/>
          <w:lang w:val="en-US"/>
        </w:rPr>
        <w:t xml:space="preserve"> is provided by </w:t>
      </w:r>
      <w:r w:rsidRPr="00182889">
        <w:rPr>
          <w:rFonts w:ascii="Arial" w:hAnsi="Arial" w:cs="Arial"/>
          <w:i/>
          <w:iCs/>
          <w:sz w:val="16"/>
          <w:szCs w:val="16"/>
          <w:lang w:val="en-US"/>
        </w:rPr>
        <w:t>K-Mac</w:t>
      </w:r>
      <w:r w:rsidRPr="00182889">
        <w:rPr>
          <w:rFonts w:ascii="Arial" w:hAnsi="Arial" w:cs="Arial"/>
          <w:sz w:val="16"/>
          <w:szCs w:val="16"/>
          <w:lang w:val="en-US"/>
        </w:rPr>
        <w:t xml:space="preserve"> or </w:t>
      </w:r>
      <m:oMath>
        <m:sSub>
          <m:sSubPr>
            <m:ctrlPr>
              <w:rPr>
                <w:rFonts w:ascii="Cambria Math" w:hAnsi="Cambria Math" w:cs="Arial"/>
                <w:i/>
                <w:iCs/>
                <w:sz w:val="16"/>
                <w:szCs w:val="16"/>
                <w:lang w:eastAsia="zh-CN"/>
              </w:rPr>
            </m:ctrlPr>
          </m:sSubPr>
          <m:e>
            <m:r>
              <w:rPr>
                <w:rFonts w:ascii="Cambria Math" w:hAnsi="Cambria Math" w:cs="Arial"/>
                <w:sz w:val="16"/>
                <w:szCs w:val="16"/>
                <w:lang w:val="en-US"/>
              </w:rPr>
              <m:t>k</m:t>
            </m:r>
          </m:e>
          <m:sub>
            <m:r>
              <m:rPr>
                <m:sty m:val="p"/>
              </m:rPr>
              <w:rPr>
                <w:rFonts w:ascii="Cambria Math" w:hAnsi="Cambria Math" w:cs="Arial"/>
                <w:sz w:val="16"/>
                <w:szCs w:val="16"/>
                <w:lang w:val="en-US"/>
              </w:rPr>
              <m:t>mac</m:t>
            </m:r>
          </m:sub>
        </m:sSub>
        <m:r>
          <w:rPr>
            <w:rFonts w:ascii="Cambria Math" w:hAnsi="Cambria Math" w:cs="Arial"/>
            <w:sz w:val="16"/>
            <w:szCs w:val="16"/>
            <w:lang w:val="en-US"/>
          </w:rPr>
          <m:t>=0</m:t>
        </m:r>
      </m:oMath>
      <w:r w:rsidRPr="00182889">
        <w:rPr>
          <w:rFonts w:ascii="Arial" w:hAnsi="Arial" w:cs="Arial"/>
          <w:sz w:val="16"/>
          <w:szCs w:val="16"/>
          <w:lang w:val="en-US"/>
        </w:rPr>
        <w:t xml:space="preserve"> if </w:t>
      </w:r>
      <w:r w:rsidRPr="00182889">
        <w:rPr>
          <w:rFonts w:ascii="Arial" w:hAnsi="Arial" w:cs="Arial"/>
          <w:i/>
          <w:iCs/>
          <w:sz w:val="16"/>
          <w:szCs w:val="16"/>
          <w:lang w:val="en-US"/>
        </w:rPr>
        <w:t>K-Mac</w:t>
      </w:r>
      <w:r w:rsidRPr="00182889">
        <w:rPr>
          <w:rFonts w:ascii="Arial" w:hAnsi="Arial" w:cs="Arial"/>
          <w:sz w:val="16"/>
          <w:szCs w:val="16"/>
          <w:lang w:val="en-US"/>
        </w:rPr>
        <w:t xml:space="preserve"> is not provided. </w:t>
      </w:r>
      <w:r w:rsidRPr="00182889">
        <w:rPr>
          <w:rFonts w:ascii="Arial" w:hAnsi="Arial" w:cs="Arial"/>
          <w:sz w:val="16"/>
          <w:szCs w:val="16"/>
        </w:rPr>
        <w:t xml:space="preserve">If </w:t>
      </w:r>
      <w:r w:rsidRPr="00182889">
        <w:rPr>
          <w:rFonts w:ascii="Arial" w:hAnsi="Arial" w:cs="Arial"/>
          <w:i/>
          <w:sz w:val="16"/>
          <w:szCs w:val="16"/>
        </w:rPr>
        <w:t xml:space="preserve">tci-PresentInDCI </w:t>
      </w:r>
      <w:r w:rsidRPr="00182889">
        <w:rPr>
          <w:rFonts w:ascii="Arial" w:hAnsi="Arial" w:cs="Arial"/>
          <w:sz w:val="16"/>
          <w:szCs w:val="16"/>
        </w:rPr>
        <w:t xml:space="preserve">is set to 'enabled' or </w:t>
      </w:r>
      <w:r w:rsidRPr="00182889">
        <w:rPr>
          <w:rFonts w:ascii="Arial" w:hAnsi="Arial" w:cs="Arial"/>
          <w:i/>
          <w:sz w:val="16"/>
          <w:szCs w:val="16"/>
        </w:rPr>
        <w:t xml:space="preserve">tci-PresentDCI-1-2 </w:t>
      </w:r>
      <w:r w:rsidRPr="00182889">
        <w:rPr>
          <w:rFonts w:ascii="Arial" w:hAnsi="Arial" w:cs="Arial"/>
          <w:sz w:val="16"/>
          <w:szCs w:val="16"/>
        </w:rPr>
        <w:t>is configured for the CORESET scheduling the PDSCH</w:t>
      </w:r>
      <w:r w:rsidRPr="00182889">
        <w:rPr>
          <w:rFonts w:ascii="Arial" w:hAnsi="Arial" w:cs="Arial"/>
          <w:sz w:val="16"/>
          <w:szCs w:val="16"/>
          <w:lang w:eastAsia="zh-CN"/>
        </w:rPr>
        <w:t xml:space="preserve">, and </w:t>
      </w:r>
      <w:r w:rsidRPr="00182889">
        <w:rPr>
          <w:rFonts w:ascii="Arial" w:hAnsi="Arial" w:cs="Arial"/>
          <w:sz w:val="16"/>
          <w:szCs w:val="16"/>
        </w:rPr>
        <w:t xml:space="preserve">the </w:t>
      </w:r>
      <w:r w:rsidRPr="00182889">
        <w:rPr>
          <w:rFonts w:ascii="Arial" w:hAnsi="Arial" w:cs="Arial"/>
          <w:color w:val="000000"/>
          <w:sz w:val="16"/>
          <w:szCs w:val="16"/>
        </w:rPr>
        <w:t xml:space="preserve">time offset between the reception of the DL DCI and the corresponding PDSCH </w:t>
      </w:r>
      <w:r w:rsidRPr="00182889">
        <w:rPr>
          <w:rFonts w:ascii="Arial" w:hAnsi="Arial" w:cs="Arial"/>
          <w:color w:val="000000"/>
          <w:sz w:val="16"/>
          <w:szCs w:val="16"/>
          <w:lang w:eastAsia="zh-CN"/>
        </w:rPr>
        <w:t>is</w:t>
      </w:r>
      <w:r w:rsidRPr="00182889">
        <w:rPr>
          <w:rFonts w:ascii="Arial" w:hAnsi="Arial" w:cs="Arial"/>
          <w:color w:val="FF0000"/>
          <w:sz w:val="16"/>
          <w:szCs w:val="16"/>
          <w:lang w:eastAsia="zh-CN"/>
        </w:rPr>
        <w:t xml:space="preserve"> </w:t>
      </w:r>
      <w:r w:rsidRPr="00182889">
        <w:rPr>
          <w:rFonts w:ascii="Arial" w:hAnsi="Arial" w:cs="Arial"/>
          <w:sz w:val="16"/>
          <w:szCs w:val="16"/>
          <w:lang w:eastAsia="zh-CN"/>
        </w:rPr>
        <w:t xml:space="preserve">equal to or greater than </w:t>
      </w:r>
      <w:r w:rsidRPr="00182889">
        <w:rPr>
          <w:rFonts w:ascii="Arial" w:hAnsi="Arial" w:cs="Arial"/>
          <w:i/>
          <w:sz w:val="16"/>
          <w:szCs w:val="16"/>
        </w:rPr>
        <w:t xml:space="preserve">timeDurationForQCL </w:t>
      </w:r>
      <w:r w:rsidRPr="00182889">
        <w:rPr>
          <w:rFonts w:ascii="Arial" w:hAnsi="Arial" w:cs="Arial"/>
          <w:sz w:val="16"/>
          <w:szCs w:val="16"/>
          <w:lang w:eastAsia="zh-CN"/>
        </w:rPr>
        <w:t>if applicable</w:t>
      </w:r>
      <w:r w:rsidRPr="00182889">
        <w:rPr>
          <w:rFonts w:ascii="Arial" w:hAnsi="Arial" w:cs="Arial"/>
          <w:sz w:val="16"/>
          <w:szCs w:val="16"/>
        </w:rPr>
        <w:t>, a</w:t>
      </w:r>
      <w:r w:rsidRPr="00182889">
        <w:rPr>
          <w:rFonts w:ascii="Arial" w:hAnsi="Arial" w:cs="Arial"/>
          <w:color w:val="000000"/>
          <w:sz w:val="16"/>
          <w:szCs w:val="16"/>
        </w:rPr>
        <w:t>fter a UE receives an initial higher layer configuration of TCI states and before reception of the activation command</w:t>
      </w:r>
      <w:r w:rsidRPr="00182889">
        <w:rPr>
          <w:rFonts w:ascii="Arial" w:hAnsi="Arial" w:cs="Arial"/>
          <w:sz w:val="16"/>
          <w:szCs w:val="16"/>
        </w:rPr>
        <w:t xml:space="preserve">, </w:t>
      </w:r>
    </w:p>
    <w:p w14:paraId="258F9183" w14:textId="77777777" w:rsidR="00182889" w:rsidRPr="00182889" w:rsidRDefault="00182889" w:rsidP="00311060">
      <w:pPr>
        <w:numPr>
          <w:ilvl w:val="0"/>
          <w:numId w:val="145"/>
        </w:numPr>
        <w:snapToGrid w:val="0"/>
        <w:spacing w:line="256" w:lineRule="auto"/>
        <w:ind w:left="400" w:hanging="400"/>
        <w:jc w:val="both"/>
        <w:rPr>
          <w:ins w:id="221" w:author="NOKIA" w:date="2024-05-01T10:52:00Z"/>
          <w:rFonts w:ascii="Arial" w:hAnsi="Arial" w:cs="Arial"/>
          <w:sz w:val="16"/>
          <w:szCs w:val="16"/>
        </w:rPr>
      </w:pPr>
      <w:ins w:id="222" w:author="NOKIA" w:date="2024-05-01T10:52:00Z">
        <w:r w:rsidRPr="00182889">
          <w:rPr>
            <w:rFonts w:ascii="Arial" w:hAnsi="Arial" w:cs="Arial"/>
            <w:sz w:val="16"/>
            <w:szCs w:val="16"/>
            <w:lang w:val="en-US" w:eastAsia="zh-TW"/>
          </w:rPr>
          <w:t xml:space="preserve">the UE assumes that DM-RS of </w:t>
        </w:r>
        <w:r w:rsidRPr="00182889">
          <w:rPr>
            <w:rFonts w:ascii="Arial" w:hAnsi="Arial" w:cs="Arial"/>
            <w:sz w:val="16"/>
            <w:szCs w:val="16"/>
          </w:rPr>
          <w:t xml:space="preserve">ports of PDSCH of a serving cell </w:t>
        </w:r>
        <w:r w:rsidRPr="00182889">
          <w:rPr>
            <w:rFonts w:ascii="Arial" w:hAnsi="Arial" w:cs="Arial"/>
            <w:sz w:val="16"/>
            <w:szCs w:val="16"/>
            <w:lang w:val="en-US"/>
          </w:rPr>
          <w:t xml:space="preserve">are quasi co-located with the reference signal(s) in the </w:t>
        </w:r>
        <w:r w:rsidRPr="00182889">
          <w:rPr>
            <w:rFonts w:ascii="Arial" w:hAnsi="Arial" w:cs="Arial"/>
            <w:i/>
            <w:iCs/>
            <w:sz w:val="16"/>
            <w:szCs w:val="16"/>
          </w:rPr>
          <w:t>Candidate</w:t>
        </w:r>
        <w:r w:rsidRPr="00182889">
          <w:rPr>
            <w:rFonts w:ascii="Arial" w:hAnsi="Arial" w:cs="Arial"/>
            <w:i/>
            <w:iCs/>
            <w:sz w:val="16"/>
            <w:szCs w:val="16"/>
            <w:lang w:eastAsia="zh-CN"/>
          </w:rPr>
          <w:t>TCI-State</w:t>
        </w:r>
        <w:r w:rsidRPr="00182889">
          <w:rPr>
            <w:rFonts w:ascii="Arial" w:hAnsi="Arial" w:cs="Arial"/>
            <w:iCs/>
            <w:sz w:val="16"/>
            <w:szCs w:val="16"/>
            <w:lang w:eastAsia="zh-CN"/>
          </w:rPr>
          <w:t xml:space="preserve"> </w:t>
        </w:r>
        <w:r w:rsidRPr="00182889">
          <w:rPr>
            <w:rFonts w:ascii="Arial" w:hAnsi="Arial" w:cs="Arial"/>
            <w:sz w:val="16"/>
            <w:szCs w:val="16"/>
            <w:lang w:val="en-US"/>
          </w:rPr>
          <w:t>indicated in the LTM Cell Switch Command MAC CE [10, 38.321]</w:t>
        </w:r>
      </w:ins>
      <w:r w:rsidRPr="00182889">
        <w:rPr>
          <w:rFonts w:ascii="Arial" w:eastAsia="DengXian" w:hAnsi="Arial" w:cs="Arial"/>
          <w:sz w:val="16"/>
          <w:szCs w:val="16"/>
          <w:lang w:val="en-US" w:eastAsia="zh-CN"/>
        </w:rPr>
        <w:t xml:space="preserve">, </w:t>
      </w:r>
      <w:r w:rsidRPr="00182889">
        <w:rPr>
          <w:rFonts w:ascii="Arial" w:eastAsia="DengXian" w:hAnsi="Arial" w:cs="Arial"/>
          <w:color w:val="DC3939"/>
          <w:sz w:val="16"/>
          <w:szCs w:val="16"/>
          <w:u w:val="single"/>
          <w:lang w:val="en-US" w:eastAsia="zh-CN"/>
        </w:rPr>
        <w:t xml:space="preserve">except during RACH procedure for RACH based LTM, </w:t>
      </w:r>
      <w:ins w:id="223" w:author="NOKIA" w:date="2024-05-01T10:52:00Z">
        <w:r w:rsidRPr="00182889">
          <w:rPr>
            <w:rFonts w:ascii="Arial" w:hAnsi="Arial" w:cs="Arial"/>
            <w:sz w:val="16"/>
            <w:szCs w:val="16"/>
            <w:lang w:val="en-US"/>
          </w:rPr>
          <w:t xml:space="preserve"> if applicable, otherwise</w:t>
        </w:r>
      </w:ins>
    </w:p>
    <w:p w14:paraId="0FCE1ACC" w14:textId="77777777" w:rsidR="00182889" w:rsidRPr="00182889" w:rsidRDefault="00182889" w:rsidP="00311060">
      <w:pPr>
        <w:numPr>
          <w:ilvl w:val="0"/>
          <w:numId w:val="145"/>
        </w:numPr>
        <w:snapToGrid w:val="0"/>
        <w:spacing w:line="256" w:lineRule="auto"/>
        <w:ind w:left="400" w:hanging="400"/>
        <w:jc w:val="both"/>
        <w:rPr>
          <w:rFonts w:ascii="Arial" w:hAnsi="Arial" w:cs="Arial"/>
          <w:sz w:val="16"/>
          <w:szCs w:val="16"/>
        </w:rPr>
      </w:pPr>
      <w:r w:rsidRPr="00182889">
        <w:rPr>
          <w:rFonts w:ascii="Arial" w:hAnsi="Arial" w:cs="Arial"/>
          <w:sz w:val="16"/>
          <w:szCs w:val="16"/>
        </w:rPr>
        <w:t xml:space="preserve">the UE may assume that the DM-RS ports of PDSCH of a serving cell are quasi co-located with the SS/PBCH block determined in the initial access procedure with respect to </w:t>
      </w:r>
      <w:r w:rsidRPr="00182889">
        <w:rPr>
          <w:rFonts w:ascii="Arial" w:hAnsi="Arial" w:cs="Arial"/>
          <w:i/>
          <w:iCs/>
          <w:sz w:val="16"/>
          <w:szCs w:val="16"/>
        </w:rPr>
        <w:t xml:space="preserve">qcl-Type </w:t>
      </w:r>
      <w:r w:rsidRPr="00182889">
        <w:rPr>
          <w:rFonts w:ascii="Arial" w:hAnsi="Arial" w:cs="Arial"/>
          <w:sz w:val="16"/>
          <w:szCs w:val="16"/>
        </w:rPr>
        <w:t xml:space="preserve">set to 'typeA', and when applicable, also with respect to </w:t>
      </w:r>
      <w:r w:rsidRPr="00182889">
        <w:rPr>
          <w:rFonts w:ascii="Arial" w:hAnsi="Arial" w:cs="Arial"/>
          <w:i/>
          <w:iCs/>
          <w:sz w:val="16"/>
          <w:szCs w:val="16"/>
        </w:rPr>
        <w:t xml:space="preserve">qcl-Type </w:t>
      </w:r>
      <w:r w:rsidRPr="00182889">
        <w:rPr>
          <w:rFonts w:ascii="Arial" w:hAnsi="Arial" w:cs="Arial"/>
          <w:sz w:val="16"/>
          <w:szCs w:val="16"/>
        </w:rPr>
        <w:t xml:space="preserve">set to 'typeD'. </w:t>
      </w:r>
    </w:p>
    <w:p w14:paraId="70E6AD2B" w14:textId="77777777" w:rsidR="00182889" w:rsidRPr="00182889" w:rsidRDefault="00182889" w:rsidP="00182889">
      <w:pPr>
        <w:jc w:val="center"/>
        <w:rPr>
          <w:rFonts w:ascii="Arial" w:hAnsi="Arial" w:cs="Arial"/>
          <w:color w:val="FF0000"/>
          <w:sz w:val="16"/>
          <w:szCs w:val="16"/>
        </w:rPr>
      </w:pPr>
      <w:r w:rsidRPr="00182889">
        <w:rPr>
          <w:rFonts w:ascii="Arial" w:hAnsi="Arial" w:cs="Arial"/>
          <w:color w:val="FF0000"/>
          <w:sz w:val="16"/>
          <w:szCs w:val="16"/>
        </w:rPr>
        <w:t>&lt;Unchanged part omitted&gt;</w:t>
      </w:r>
    </w:p>
    <w:p w14:paraId="67F7DED9" w14:textId="77777777" w:rsidR="00182889" w:rsidRPr="006D2558" w:rsidRDefault="00182889" w:rsidP="00182889">
      <w:pPr>
        <w:rPr>
          <w:rFonts w:ascii="Times New Roman" w:hAnsi="Times New Roman"/>
          <w:bCs/>
          <w:color w:val="FF0000"/>
          <w:szCs w:val="20"/>
        </w:rPr>
      </w:pPr>
      <w:r w:rsidRPr="006D2558">
        <w:rPr>
          <w:rFonts w:ascii="Times New Roman" w:hAnsi="Times New Roman"/>
          <w:bCs/>
          <w:color w:val="FF0000"/>
          <w:szCs w:val="20"/>
        </w:rPr>
        <w:t>---------------</w:t>
      </w:r>
      <w:r>
        <w:rPr>
          <w:rFonts w:ascii="Times New Roman" w:hAnsi="Times New Roman"/>
          <w:bCs/>
          <w:color w:val="FF0000"/>
          <w:szCs w:val="20"/>
        </w:rPr>
        <w:t>End</w:t>
      </w:r>
      <w:r w:rsidRPr="006D2558">
        <w:rPr>
          <w:rFonts w:ascii="Times New Roman" w:hAnsi="Times New Roman"/>
          <w:bCs/>
          <w:color w:val="FF0000"/>
          <w:szCs w:val="20"/>
        </w:rPr>
        <w:t xml:space="preserve"> of TP---------------</w:t>
      </w:r>
    </w:p>
    <w:p w14:paraId="5446DF55" w14:textId="77777777" w:rsidR="0087133A" w:rsidRDefault="0087133A" w:rsidP="0087133A">
      <w:pPr>
        <w:rPr>
          <w:rFonts w:eastAsia="DengXian"/>
          <w:bCs/>
          <w:lang w:val="en-US" w:eastAsia="zh-CN"/>
        </w:rPr>
      </w:pPr>
      <w:r>
        <w:rPr>
          <w:rFonts w:eastAsia="DengXian"/>
          <w:bCs/>
          <w:lang w:val="en-US" w:eastAsia="zh-CN"/>
        </w:rPr>
        <w:t>From Friday session, final CR in:</w:t>
      </w:r>
    </w:p>
    <w:p w14:paraId="3DF29AFE" w14:textId="6A12F568" w:rsidR="0087133A" w:rsidRPr="0087133A" w:rsidRDefault="006F79AF" w:rsidP="0087133A">
      <w:pPr>
        <w:rPr>
          <w:rFonts w:eastAsia="DengXian"/>
          <w:b/>
          <w:lang w:eastAsia="zh-CN"/>
        </w:rPr>
      </w:pPr>
      <w:hyperlink r:id="rId572" w:history="1">
        <w:r>
          <w:rPr>
            <w:rStyle w:val="Hyperlink"/>
            <w:rFonts w:eastAsia="DengXian"/>
            <w:b/>
            <w:highlight w:val="green"/>
            <w:lang w:eastAsia="zh-CN"/>
          </w:rPr>
          <w:t>R1-2405716</w:t>
        </w:r>
      </w:hyperlink>
      <w:r w:rsidR="0087133A" w:rsidRPr="0087133A">
        <w:rPr>
          <w:rFonts w:eastAsia="DengXian"/>
          <w:b/>
          <w:lang w:eastAsia="zh-CN"/>
        </w:rPr>
        <w:tab/>
        <w:t>Correction on QCL assumption after LTM cell switch command</w:t>
      </w:r>
      <w:r w:rsidR="0087133A" w:rsidRPr="0087133A">
        <w:rPr>
          <w:rFonts w:eastAsia="DengXian"/>
          <w:b/>
          <w:lang w:eastAsia="zh-CN"/>
        </w:rPr>
        <w:tab/>
        <w:t>Moderator (Fujitsu), Nokia, Ericsson, Google, Huawei, HiSilicon, Langbo, Lenovo, New H3C, Samsung, ZTE</w:t>
      </w:r>
    </w:p>
    <w:p w14:paraId="1F30D752" w14:textId="77777777" w:rsidR="0087133A" w:rsidRDefault="0087133A" w:rsidP="0087133A">
      <w:pPr>
        <w:rPr>
          <w:rFonts w:eastAsia="DengXian"/>
          <w:bCs/>
          <w:lang w:eastAsia="zh-CN"/>
        </w:rPr>
      </w:pPr>
      <w:r>
        <w:rPr>
          <w:rFonts w:eastAsia="DengXian"/>
          <w:bCs/>
          <w:lang w:eastAsia="zh-CN"/>
        </w:rPr>
        <w:t>(</w:t>
      </w:r>
      <w:r w:rsidRPr="009210D0">
        <w:rPr>
          <w:rFonts w:eastAsia="DengXian"/>
          <w:bCs/>
          <w:lang w:eastAsia="zh-CN"/>
        </w:rPr>
        <w:t>Rel-18</w:t>
      </w:r>
      <w:r>
        <w:rPr>
          <w:rFonts w:eastAsia="DengXian"/>
          <w:bCs/>
          <w:lang w:eastAsia="zh-CN"/>
        </w:rPr>
        <w:t xml:space="preserve">, </w:t>
      </w:r>
      <w:r w:rsidRPr="009210D0">
        <w:rPr>
          <w:rFonts w:eastAsia="DengXian"/>
          <w:bCs/>
          <w:lang w:eastAsia="zh-CN"/>
        </w:rPr>
        <w:t>38.21</w:t>
      </w:r>
      <w:r>
        <w:rPr>
          <w:rFonts w:eastAsia="DengXian"/>
          <w:bCs/>
          <w:lang w:eastAsia="zh-CN"/>
        </w:rPr>
        <w:t xml:space="preserve">4, </w:t>
      </w:r>
      <w:r w:rsidRPr="009210D0">
        <w:rPr>
          <w:rFonts w:eastAsia="DengXian"/>
          <w:bCs/>
          <w:lang w:eastAsia="zh-CN"/>
        </w:rPr>
        <w:t>NR_Mob_enh2-Core</w:t>
      </w:r>
      <w:r>
        <w:rPr>
          <w:rFonts w:eastAsia="DengXian"/>
          <w:bCs/>
          <w:lang w:eastAsia="zh-CN"/>
        </w:rPr>
        <w:t>, CR</w:t>
      </w:r>
      <w:r w:rsidRPr="009210D0">
        <w:rPr>
          <w:rFonts w:eastAsia="DengXian"/>
          <w:bCs/>
          <w:lang w:eastAsia="zh-CN"/>
        </w:rPr>
        <w:t>0</w:t>
      </w:r>
      <w:r>
        <w:rPr>
          <w:rFonts w:eastAsia="DengXian"/>
          <w:bCs/>
          <w:lang w:eastAsia="zh-CN"/>
        </w:rPr>
        <w:t xml:space="preserve">586, Cat </w:t>
      </w:r>
      <w:r w:rsidRPr="009210D0">
        <w:rPr>
          <w:rFonts w:eastAsia="DengXian"/>
          <w:bCs/>
          <w:lang w:eastAsia="zh-CN"/>
        </w:rPr>
        <w:t>F</w:t>
      </w:r>
      <w:r>
        <w:rPr>
          <w:rFonts w:eastAsia="DengXian"/>
          <w:bCs/>
          <w:lang w:eastAsia="zh-CN"/>
        </w:rPr>
        <w:t>) is agreed.</w:t>
      </w:r>
    </w:p>
    <w:p w14:paraId="6A474C8D" w14:textId="77777777" w:rsidR="002B5522" w:rsidRDefault="002B5522" w:rsidP="002B5522">
      <w:pPr>
        <w:rPr>
          <w:rFonts w:eastAsia="DengXian"/>
          <w:bCs/>
          <w:lang w:eastAsia="zh-CN"/>
        </w:rPr>
      </w:pPr>
    </w:p>
    <w:p w14:paraId="1EBB4FA5" w14:textId="77777777" w:rsidR="0087133A" w:rsidRPr="0087133A" w:rsidRDefault="0087133A" w:rsidP="002B5522">
      <w:pPr>
        <w:rPr>
          <w:rFonts w:eastAsia="DengXian"/>
          <w:bCs/>
          <w:lang w:eastAsia="zh-CN"/>
        </w:rPr>
      </w:pPr>
    </w:p>
    <w:p w14:paraId="3407287D" w14:textId="29E788B9" w:rsidR="00182889" w:rsidRDefault="009210D0" w:rsidP="00D7097B">
      <w:pPr>
        <w:rPr>
          <w:bCs/>
        </w:rPr>
      </w:pPr>
      <w:r>
        <w:rPr>
          <w:bCs/>
        </w:rPr>
        <w:t xml:space="preserve">Final summary in </w:t>
      </w:r>
      <w:hyperlink r:id="rId573" w:history="1">
        <w:r w:rsidR="006F79AF">
          <w:rPr>
            <w:rStyle w:val="Hyperlink"/>
            <w:bCs/>
          </w:rPr>
          <w:t>R1-2405669</w:t>
        </w:r>
      </w:hyperlink>
      <w:r>
        <w:rPr>
          <w:bCs/>
        </w:rPr>
        <w:t>.</w:t>
      </w:r>
    </w:p>
    <w:p w14:paraId="3B29D771" w14:textId="77777777" w:rsidR="009210D0" w:rsidRPr="00D7097B" w:rsidRDefault="009210D0" w:rsidP="00D7097B">
      <w:pPr>
        <w:rPr>
          <w:bCs/>
        </w:rPr>
      </w:pPr>
    </w:p>
    <w:p w14:paraId="45A8712C" w14:textId="77777777" w:rsidR="00D7097B" w:rsidRPr="00D7097B" w:rsidRDefault="00D7097B" w:rsidP="00D7097B">
      <w:pPr>
        <w:rPr>
          <w:bCs/>
        </w:rPr>
      </w:pPr>
    </w:p>
    <w:p w14:paraId="6A0A706F" w14:textId="77777777" w:rsidR="00D7097B" w:rsidRDefault="00D7097B" w:rsidP="00D7097B">
      <w:pPr>
        <w:keepNext/>
        <w:ind w:left="720" w:hanging="720"/>
        <w:outlineLvl w:val="2"/>
        <w:rPr>
          <w:rFonts w:cs="Times"/>
          <w:b/>
          <w:bCs/>
          <w:szCs w:val="26"/>
          <w:lang w:eastAsia="x-none"/>
        </w:rPr>
      </w:pPr>
      <w:bookmarkStart w:id="224" w:name="_Toc166306515"/>
      <w:bookmarkStart w:id="225" w:name="_Toc173405010"/>
      <w:r w:rsidRPr="00D7097B">
        <w:rPr>
          <w:rFonts w:cs="Times" w:hint="eastAsia"/>
          <w:b/>
          <w:bCs/>
          <w:szCs w:val="26"/>
          <w:lang w:eastAsia="x-none"/>
        </w:rPr>
        <w:t>R</w:t>
      </w:r>
      <w:r w:rsidRPr="00D7097B">
        <w:rPr>
          <w:rFonts w:cs="Times"/>
          <w:b/>
          <w:bCs/>
          <w:szCs w:val="26"/>
          <w:lang w:eastAsia="x-none"/>
        </w:rPr>
        <w:t>edCap</w:t>
      </w:r>
      <w:bookmarkEnd w:id="224"/>
      <w:bookmarkEnd w:id="225"/>
    </w:p>
    <w:p w14:paraId="75577F95" w14:textId="59375CCF" w:rsidR="00B0298A" w:rsidRPr="00E671AB" w:rsidRDefault="006F79AF" w:rsidP="00B0298A">
      <w:pPr>
        <w:rPr>
          <w:b/>
          <w:iCs/>
          <w:lang w:eastAsia="x-none"/>
        </w:rPr>
      </w:pPr>
      <w:hyperlink r:id="rId574" w:history="1">
        <w:r>
          <w:rPr>
            <w:rStyle w:val="Hyperlink"/>
            <w:b/>
            <w:iCs/>
            <w:lang w:eastAsia="x-none"/>
          </w:rPr>
          <w:t>R1-2405691</w:t>
        </w:r>
      </w:hyperlink>
      <w:r w:rsidR="00B0298A" w:rsidRPr="00E671AB">
        <w:rPr>
          <w:b/>
          <w:iCs/>
          <w:lang w:eastAsia="x-none"/>
        </w:rPr>
        <w:tab/>
        <w:t>Session notes for 8.1 (Maintenance on Rel-18 work items - RedCap Enhancement)</w:t>
      </w:r>
      <w:r w:rsidR="00B0298A" w:rsidRPr="00E671AB">
        <w:rPr>
          <w:b/>
          <w:iCs/>
          <w:lang w:eastAsia="x-none"/>
        </w:rPr>
        <w:tab/>
        <w:t>Ad-Hoc Chair (CMCC)</w:t>
      </w:r>
    </w:p>
    <w:p w14:paraId="38C65F6E" w14:textId="77777777" w:rsidR="00B0298A" w:rsidRPr="00D96FAE" w:rsidRDefault="00B0298A" w:rsidP="00B0298A">
      <w:pPr>
        <w:rPr>
          <w:lang w:eastAsia="x-none"/>
        </w:rPr>
      </w:pPr>
      <w:r w:rsidRPr="00F05EFE">
        <w:rPr>
          <w:b/>
          <w:bCs/>
        </w:rPr>
        <w:t>Friday decision:</w:t>
      </w:r>
      <w:r>
        <w:t xml:space="preserve"> The </w:t>
      </w:r>
      <w:r>
        <w:rPr>
          <w:lang w:val="en-US" w:eastAsia="x-none"/>
        </w:rPr>
        <w:t>s</w:t>
      </w:r>
      <w:r w:rsidRPr="00663F3A">
        <w:rPr>
          <w:lang w:val="en-US" w:eastAsia="x-none"/>
        </w:rPr>
        <w:t>ession notes</w:t>
      </w:r>
      <w:r>
        <w:rPr>
          <w:lang w:val="en-US" w:eastAsia="x-none"/>
        </w:rPr>
        <w:t xml:space="preserve"> are </w:t>
      </w:r>
      <w:r>
        <w:rPr>
          <w:highlight w:val="green"/>
          <w:lang w:eastAsia="x-none"/>
        </w:rPr>
        <w:t>e</w:t>
      </w:r>
      <w:r w:rsidRPr="00D96FAE">
        <w:rPr>
          <w:highlight w:val="green"/>
          <w:lang w:eastAsia="x-none"/>
        </w:rPr>
        <w:t xml:space="preserve">ndorsed </w:t>
      </w:r>
      <w:r w:rsidRPr="00D96FAE">
        <w:rPr>
          <w:lang w:eastAsia="x-none"/>
        </w:rPr>
        <w:t xml:space="preserve">and contents </w:t>
      </w:r>
      <w:r>
        <w:rPr>
          <w:lang w:eastAsia="x-none"/>
        </w:rPr>
        <w:t xml:space="preserve">(inc. Friday updates) </w:t>
      </w:r>
      <w:r w:rsidRPr="00D96FAE">
        <w:rPr>
          <w:lang w:eastAsia="x-none"/>
        </w:rPr>
        <w:t>reflected below.</w:t>
      </w:r>
    </w:p>
    <w:p w14:paraId="1BFDDEC2" w14:textId="77777777" w:rsidR="00B0298A" w:rsidRPr="00D7097B" w:rsidRDefault="00B0298A" w:rsidP="00B0298A"/>
    <w:p w14:paraId="61517C88" w14:textId="35980E9C" w:rsidR="00D7097B" w:rsidRPr="00D7097B" w:rsidRDefault="006F79AF" w:rsidP="00D7097B">
      <w:pPr>
        <w:rPr>
          <w:bCs/>
        </w:rPr>
      </w:pPr>
      <w:hyperlink r:id="rId575" w:history="1">
        <w:r>
          <w:rPr>
            <w:rStyle w:val="Hyperlink"/>
            <w:bCs/>
          </w:rPr>
          <w:t>R1-2404598</w:t>
        </w:r>
      </w:hyperlink>
      <w:r w:rsidR="00D7097B" w:rsidRPr="00D7097B">
        <w:rPr>
          <w:bCs/>
        </w:rPr>
        <w:tab/>
        <w:t>Draft CR on MBS PDSCH CBW definition for Rel-18 RedCap</w:t>
      </w:r>
      <w:r w:rsidR="00D7097B" w:rsidRPr="00D7097B">
        <w:rPr>
          <w:bCs/>
        </w:rPr>
        <w:tab/>
        <w:t>Xiaomi</w:t>
      </w:r>
    </w:p>
    <w:p w14:paraId="0E2366CB" w14:textId="6390A8BE" w:rsidR="00D7097B" w:rsidRPr="00D7097B" w:rsidRDefault="006F79AF" w:rsidP="00D7097B">
      <w:pPr>
        <w:rPr>
          <w:bCs/>
        </w:rPr>
      </w:pPr>
      <w:hyperlink r:id="rId576" w:history="1">
        <w:r>
          <w:rPr>
            <w:rStyle w:val="Hyperlink"/>
            <w:bCs/>
          </w:rPr>
          <w:t>R1-2404922</w:t>
        </w:r>
      </w:hyperlink>
      <w:r w:rsidR="00D7097B" w:rsidRPr="00D7097B">
        <w:rPr>
          <w:bCs/>
        </w:rPr>
        <w:tab/>
        <w:t>Draft CR on multicast transmissions for Rel-18 RedCap in INACTIVE mode</w:t>
      </w:r>
      <w:r w:rsidR="00D7097B" w:rsidRPr="00D7097B">
        <w:rPr>
          <w:bCs/>
        </w:rPr>
        <w:tab/>
        <w:t>Nokia</w:t>
      </w:r>
    </w:p>
    <w:p w14:paraId="7F2B371C" w14:textId="16274F54" w:rsidR="00D7097B" w:rsidRPr="00D7097B" w:rsidRDefault="006F79AF" w:rsidP="00D7097B">
      <w:pPr>
        <w:rPr>
          <w:bCs/>
        </w:rPr>
      </w:pPr>
      <w:hyperlink r:id="rId577" w:history="1">
        <w:r>
          <w:rPr>
            <w:rStyle w:val="Hyperlink"/>
            <w:bCs/>
          </w:rPr>
          <w:t>R1-2405192</w:t>
        </w:r>
      </w:hyperlink>
      <w:r w:rsidR="00D7097B" w:rsidRPr="00D7097B">
        <w:rPr>
          <w:bCs/>
        </w:rPr>
        <w:tab/>
        <w:t>Discussion on R18 (e)RedCap UE remaining issues</w:t>
      </w:r>
      <w:r w:rsidR="00D7097B" w:rsidRPr="00D7097B">
        <w:rPr>
          <w:bCs/>
        </w:rPr>
        <w:tab/>
        <w:t>ZTE, Sanechips</w:t>
      </w:r>
    </w:p>
    <w:p w14:paraId="37EE244F" w14:textId="6A71F979" w:rsidR="00D7097B" w:rsidRPr="00D7097B" w:rsidRDefault="006F79AF" w:rsidP="00D7097B">
      <w:pPr>
        <w:rPr>
          <w:bCs/>
        </w:rPr>
      </w:pPr>
      <w:hyperlink r:id="rId578" w:history="1">
        <w:r>
          <w:rPr>
            <w:rStyle w:val="Hyperlink"/>
            <w:bCs/>
          </w:rPr>
          <w:t>R1-2405193</w:t>
        </w:r>
      </w:hyperlink>
      <w:r w:rsidR="00D7097B" w:rsidRPr="00D7097B">
        <w:rPr>
          <w:bCs/>
        </w:rPr>
        <w:tab/>
        <w:t>Draft CR for eRedCap UE supporting enhanced positioning</w:t>
      </w:r>
      <w:r w:rsidR="00D7097B" w:rsidRPr="00D7097B">
        <w:rPr>
          <w:bCs/>
        </w:rPr>
        <w:tab/>
        <w:t>ZTE, Sanechips</w:t>
      </w:r>
    </w:p>
    <w:p w14:paraId="45F3BD58" w14:textId="25E289AF" w:rsidR="00D7097B" w:rsidRPr="00D7097B" w:rsidRDefault="006F79AF" w:rsidP="00D7097B">
      <w:pPr>
        <w:rPr>
          <w:bCs/>
        </w:rPr>
      </w:pPr>
      <w:hyperlink r:id="rId579" w:history="1">
        <w:r>
          <w:rPr>
            <w:rStyle w:val="Hyperlink"/>
            <w:bCs/>
          </w:rPr>
          <w:t>R1-2405194</w:t>
        </w:r>
      </w:hyperlink>
      <w:r w:rsidR="00D7097B" w:rsidRPr="00D7097B">
        <w:rPr>
          <w:bCs/>
        </w:rPr>
        <w:tab/>
        <w:t>Draft CR for eRedCap UE supporting MBS in inactive state</w:t>
      </w:r>
      <w:r w:rsidR="00D7097B" w:rsidRPr="00D7097B">
        <w:rPr>
          <w:bCs/>
        </w:rPr>
        <w:tab/>
        <w:t>ZTE, Sanechips</w:t>
      </w:r>
    </w:p>
    <w:p w14:paraId="32B3C039" w14:textId="37C937EF" w:rsidR="00D7097B" w:rsidRDefault="006F79AF" w:rsidP="00D7097B">
      <w:pPr>
        <w:rPr>
          <w:bCs/>
        </w:rPr>
      </w:pPr>
      <w:hyperlink r:id="rId580" w:history="1">
        <w:r>
          <w:rPr>
            <w:rStyle w:val="Hyperlink"/>
            <w:bCs/>
          </w:rPr>
          <w:t>R1-2405195</w:t>
        </w:r>
      </w:hyperlink>
      <w:r w:rsidR="00D7097B" w:rsidRPr="00D7097B">
        <w:rPr>
          <w:bCs/>
        </w:rPr>
        <w:tab/>
        <w:t>Draft CR for Rel-18 RedCap UE supporting MBS in inactive state</w:t>
      </w:r>
      <w:r w:rsidR="00D7097B" w:rsidRPr="00D7097B">
        <w:rPr>
          <w:bCs/>
        </w:rPr>
        <w:tab/>
        <w:t>ZTE, Sanechips</w:t>
      </w:r>
    </w:p>
    <w:p w14:paraId="48EC8830" w14:textId="77777777" w:rsidR="002364EF" w:rsidRDefault="002364EF" w:rsidP="00D7097B">
      <w:pPr>
        <w:rPr>
          <w:bCs/>
        </w:rPr>
      </w:pPr>
    </w:p>
    <w:p w14:paraId="50B88943" w14:textId="3BE16E18" w:rsidR="002364EF" w:rsidRPr="002364EF" w:rsidRDefault="006F79AF" w:rsidP="002364EF">
      <w:pPr>
        <w:rPr>
          <w:b/>
        </w:rPr>
      </w:pPr>
      <w:hyperlink r:id="rId581" w:history="1">
        <w:r>
          <w:rPr>
            <w:rStyle w:val="Hyperlink"/>
            <w:b/>
          </w:rPr>
          <w:t>R1-2405461</w:t>
        </w:r>
      </w:hyperlink>
      <w:r w:rsidR="002364EF" w:rsidRPr="002364EF">
        <w:rPr>
          <w:b/>
        </w:rPr>
        <w:tab/>
        <w:t>FL summary #1 for Rel-18 NR eRedCap maintenance</w:t>
      </w:r>
      <w:r w:rsidR="002364EF" w:rsidRPr="002364EF">
        <w:rPr>
          <w:b/>
        </w:rPr>
        <w:tab/>
        <w:t>Moderator (Ericsson)</w:t>
      </w:r>
    </w:p>
    <w:p w14:paraId="480DC1A1" w14:textId="5311B693" w:rsidR="002364EF" w:rsidRDefault="002364EF" w:rsidP="002364EF">
      <w:pPr>
        <w:rPr>
          <w:bCs/>
        </w:rPr>
      </w:pPr>
      <w:r>
        <w:rPr>
          <w:bCs/>
        </w:rPr>
        <w:lastRenderedPageBreak/>
        <w:t>From Wednesday session</w:t>
      </w:r>
    </w:p>
    <w:p w14:paraId="0042C892" w14:textId="77777777" w:rsidR="002364EF" w:rsidRPr="002364EF" w:rsidRDefault="002364EF" w:rsidP="002364EF">
      <w:pPr>
        <w:rPr>
          <w:highlight w:val="green"/>
          <w:lang w:val="en-US" w:eastAsia="zh-CN"/>
        </w:rPr>
      </w:pPr>
      <w:r w:rsidRPr="002364EF">
        <w:rPr>
          <w:rFonts w:hint="eastAsia"/>
          <w:highlight w:val="green"/>
          <w:lang w:val="en-US" w:eastAsia="zh-CN"/>
        </w:rPr>
        <w:t>Agreement</w:t>
      </w:r>
    </w:p>
    <w:p w14:paraId="1D154C1A" w14:textId="77777777" w:rsidR="002364EF" w:rsidRPr="002364EF" w:rsidRDefault="002364EF" w:rsidP="002364EF">
      <w:pPr>
        <w:rPr>
          <w:lang w:val="en-US" w:eastAsia="zh-CN"/>
        </w:rPr>
      </w:pPr>
      <w:r w:rsidRPr="002364EF">
        <w:rPr>
          <w:lang w:val="en-US"/>
        </w:rPr>
        <w:t>Adopt the following TP for 38.213 clause 17.1A</w:t>
      </w:r>
      <w:r w:rsidRPr="002364EF">
        <w:rPr>
          <w:rFonts w:hint="eastAsia"/>
          <w:lang w:val="en-US" w:eastAsia="zh-CN"/>
        </w:rPr>
        <w:t xml:space="preserve"> in principle.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57"/>
      </w:tblGrid>
      <w:tr w:rsidR="002364EF" w:rsidRPr="002364EF" w14:paraId="4C6F1553" w14:textId="77777777" w:rsidTr="002364EF">
        <w:trPr>
          <w:trHeight w:val="20"/>
        </w:trPr>
        <w:tc>
          <w:tcPr>
            <w:tcW w:w="5000" w:type="pct"/>
            <w:shd w:val="clear" w:color="auto" w:fill="auto"/>
          </w:tcPr>
          <w:p w14:paraId="55154ABA" w14:textId="77777777" w:rsidR="002364EF" w:rsidRPr="002364EF" w:rsidRDefault="002364EF" w:rsidP="002364EF">
            <w:pPr>
              <w:rPr>
                <w:rFonts w:ascii="Arial" w:hAnsi="Arial" w:cs="Arial"/>
                <w:b/>
                <w:bCs/>
                <w:sz w:val="16"/>
                <w:szCs w:val="16"/>
              </w:rPr>
            </w:pPr>
            <w:r w:rsidRPr="002364EF">
              <w:rPr>
                <w:rFonts w:ascii="Arial" w:hAnsi="Arial" w:cs="Arial"/>
                <w:b/>
                <w:bCs/>
                <w:sz w:val="16"/>
                <w:szCs w:val="16"/>
              </w:rPr>
              <w:t>17.1A</w:t>
            </w:r>
            <w:r w:rsidRPr="002364EF">
              <w:rPr>
                <w:rFonts w:ascii="Arial" w:hAnsi="Arial" w:cs="Arial"/>
                <w:b/>
                <w:bCs/>
                <w:sz w:val="16"/>
                <w:szCs w:val="16"/>
              </w:rPr>
              <w:tab/>
              <w:t>Second procedures for RedCap UE</w:t>
            </w:r>
          </w:p>
          <w:p w14:paraId="2CE09C29" w14:textId="77777777" w:rsidR="002364EF" w:rsidRPr="002364EF" w:rsidRDefault="002364EF" w:rsidP="002364EF">
            <w:pPr>
              <w:rPr>
                <w:rFonts w:ascii="Arial" w:hAnsi="Arial" w:cs="Arial"/>
                <w:sz w:val="16"/>
                <w:szCs w:val="16"/>
                <w:lang w:eastAsia="zh-CN"/>
              </w:rPr>
            </w:pPr>
            <w:r w:rsidRPr="002364EF">
              <w:rPr>
                <w:rFonts w:ascii="Arial" w:hAnsi="Arial" w:cs="Arial"/>
                <w:sz w:val="16"/>
                <w:szCs w:val="16"/>
                <w:lang w:eastAsia="zh-CN"/>
              </w:rPr>
              <w:t xml:space="preserve">In this clause, the term 'UE' refers to a RedCap UE that indicates </w:t>
            </w:r>
            <w:r w:rsidRPr="002364EF">
              <w:rPr>
                <w:rFonts w:ascii="Arial" w:hAnsi="Arial" w:cs="Arial"/>
                <w:i/>
                <w:iCs/>
                <w:sz w:val="16"/>
                <w:szCs w:val="16"/>
              </w:rPr>
              <w:t>supportOf</w:t>
            </w:r>
            <w:r w:rsidRPr="002364EF">
              <w:rPr>
                <w:rFonts w:ascii="Arial" w:eastAsia="Yu Mincho" w:hAnsi="Arial" w:cs="Arial"/>
                <w:i/>
                <w:iCs/>
                <w:kern w:val="2"/>
                <w:sz w:val="16"/>
                <w:szCs w:val="16"/>
                <w:lang w:eastAsia="ja-JP"/>
              </w:rPr>
              <w:t>E</w:t>
            </w:r>
            <w:r w:rsidRPr="002364EF">
              <w:rPr>
                <w:rFonts w:ascii="Arial" w:hAnsi="Arial" w:cs="Arial"/>
                <w:i/>
                <w:iCs/>
                <w:sz w:val="16"/>
                <w:szCs w:val="16"/>
              </w:rPr>
              <w:t>RedCap</w:t>
            </w:r>
            <w:r w:rsidRPr="002364EF">
              <w:rPr>
                <w:rFonts w:ascii="Arial" w:hAnsi="Arial" w:cs="Arial"/>
                <w:sz w:val="16"/>
                <w:szCs w:val="16"/>
                <w:lang w:eastAsia="zh-CN"/>
              </w:rPr>
              <w:t>.</w:t>
            </w:r>
          </w:p>
          <w:p w14:paraId="3FD39B86" w14:textId="77777777" w:rsidR="002364EF" w:rsidRPr="002364EF" w:rsidRDefault="002364EF" w:rsidP="002364EF">
            <w:pPr>
              <w:rPr>
                <w:rFonts w:ascii="Arial" w:hAnsi="Arial" w:cs="Arial"/>
                <w:sz w:val="16"/>
                <w:szCs w:val="16"/>
                <w:lang w:eastAsia="zh-CN"/>
              </w:rPr>
            </w:pPr>
            <w:r w:rsidRPr="002364EF">
              <w:rPr>
                <w:rFonts w:ascii="Arial" w:hAnsi="Arial" w:cs="Arial"/>
                <w:sz w:val="16"/>
                <w:szCs w:val="16"/>
                <w:lang w:val="en-US"/>
              </w:rPr>
              <w:t xml:space="preserve">A UE that has not indicated </w:t>
            </w:r>
            <w:r w:rsidRPr="002364EF">
              <w:rPr>
                <w:rFonts w:ascii="Arial" w:hAnsi="Arial" w:cs="Arial"/>
                <w:bCs/>
                <w:i/>
                <w:iCs/>
                <w:sz w:val="16"/>
                <w:szCs w:val="16"/>
                <w:lang w:val="en-US"/>
              </w:rPr>
              <w:t>eRedCapNotReducedBB-BW</w:t>
            </w:r>
            <w:r w:rsidRPr="002364EF">
              <w:rPr>
                <w:rFonts w:ascii="Arial" w:hAnsi="Arial" w:cs="Arial"/>
                <w:sz w:val="16"/>
                <w:szCs w:val="16"/>
                <w:lang w:val="en-US"/>
              </w:rPr>
              <w:t xml:space="preserve"> does not expect </w:t>
            </w:r>
            <w:r w:rsidRPr="002364EF">
              <w:rPr>
                <w:rFonts w:ascii="Arial" w:hAnsi="Arial" w:cs="Arial"/>
                <w:sz w:val="16"/>
                <w:szCs w:val="16"/>
                <w:lang w:eastAsia="zh-CN"/>
              </w:rPr>
              <w:t>to transmit a PUSCH over a bandwidth that is larger than 25 PRBs for 15 kHz SCS, or larger than 12 PRBs for 30 kHz SCS, per hop in a slot.</w:t>
            </w:r>
          </w:p>
          <w:p w14:paraId="34023A39" w14:textId="77777777" w:rsidR="002364EF" w:rsidRPr="002364EF" w:rsidRDefault="002364EF" w:rsidP="002364EF">
            <w:pPr>
              <w:rPr>
                <w:rFonts w:ascii="Arial" w:hAnsi="Arial" w:cs="Arial"/>
                <w:sz w:val="16"/>
                <w:szCs w:val="16"/>
                <w:lang w:eastAsia="zh-CN"/>
              </w:rPr>
            </w:pPr>
            <w:r w:rsidRPr="002364EF">
              <w:rPr>
                <w:rFonts w:ascii="Arial" w:hAnsi="Arial" w:cs="Arial"/>
                <w:sz w:val="16"/>
                <w:szCs w:val="16"/>
                <w:lang w:val="en-US"/>
              </w:rPr>
              <w:t xml:space="preserve">A UE that has not indicated </w:t>
            </w:r>
            <w:r w:rsidRPr="002364EF">
              <w:rPr>
                <w:rFonts w:ascii="Arial" w:hAnsi="Arial" w:cs="Arial"/>
                <w:bCs/>
                <w:i/>
                <w:iCs/>
                <w:sz w:val="16"/>
                <w:szCs w:val="16"/>
                <w:lang w:val="en-US"/>
              </w:rPr>
              <w:t>eRedCapNotReducedBB-BW</w:t>
            </w:r>
            <w:r w:rsidRPr="002364EF">
              <w:rPr>
                <w:rFonts w:ascii="Arial" w:hAnsi="Arial" w:cs="Arial"/>
                <w:sz w:val="16"/>
                <w:szCs w:val="16"/>
                <w:lang w:val="en-US"/>
              </w:rPr>
              <w:t xml:space="preserve"> does not expect to process </w:t>
            </w:r>
            <w:r w:rsidRPr="002364EF">
              <w:rPr>
                <w:rFonts w:ascii="Arial" w:hAnsi="Arial" w:cs="Arial"/>
                <w:sz w:val="16"/>
                <w:szCs w:val="16"/>
                <w:lang w:eastAsia="zh-CN"/>
              </w:rPr>
              <w:t>a PDSCH reception that is scheduled by a DCI format with CRC scrambled by a C-RNTI, CS-RNTI, MCS-C-RNTI, G-RNTI for multicast, or G-CS-RNTI, or is associated with a SPS PDSCH configuration activated by a DCI format with CRC scrambled by CS-RNTI or G-CS-RNTI, over a number of PRBs that is larger than 25 PRBs for 15 kHz SCS, or larger than 12 PRBs for 30 kHz SCS, in a slot.</w:t>
            </w:r>
          </w:p>
          <w:p w14:paraId="54806EAD" w14:textId="10F0E4F6" w:rsidR="002364EF" w:rsidRPr="002364EF" w:rsidRDefault="002364EF" w:rsidP="002364EF">
            <w:pPr>
              <w:rPr>
                <w:rFonts w:ascii="Arial" w:hAnsi="Arial" w:cs="Arial"/>
                <w:sz w:val="16"/>
                <w:szCs w:val="16"/>
                <w:lang w:eastAsia="zh-CN"/>
              </w:rPr>
            </w:pPr>
            <w:r w:rsidRPr="002364EF">
              <w:rPr>
                <w:rFonts w:ascii="Arial" w:hAnsi="Arial" w:cs="Arial"/>
                <w:sz w:val="16"/>
                <w:szCs w:val="16"/>
              </w:rPr>
              <w:t xml:space="preserve">A UE </w:t>
            </w:r>
            <w:r w:rsidRPr="002364EF">
              <w:rPr>
                <w:rFonts w:ascii="Arial" w:hAnsi="Arial" w:cs="Arial"/>
                <w:sz w:val="16"/>
                <w:szCs w:val="16"/>
                <w:lang w:val="en-US"/>
              </w:rPr>
              <w:t xml:space="preserve">that has not indicated </w:t>
            </w:r>
            <w:r w:rsidRPr="002364EF">
              <w:rPr>
                <w:rFonts w:ascii="Arial" w:hAnsi="Arial" w:cs="Arial"/>
                <w:bCs/>
                <w:i/>
                <w:iCs/>
                <w:sz w:val="16"/>
                <w:szCs w:val="16"/>
                <w:lang w:val="en-US"/>
              </w:rPr>
              <w:t>eRedCapNotReducedBB-BW</w:t>
            </w:r>
            <w:r w:rsidRPr="002364EF">
              <w:rPr>
                <w:rFonts w:ascii="Arial" w:hAnsi="Arial" w:cs="Arial"/>
                <w:sz w:val="16"/>
                <w:szCs w:val="16"/>
                <w:lang w:val="en-US"/>
              </w:rPr>
              <w:t xml:space="preserve"> </w:t>
            </w:r>
            <w:r w:rsidRPr="002364EF">
              <w:rPr>
                <w:rFonts w:ascii="Arial" w:hAnsi="Arial" w:cs="Arial"/>
                <w:sz w:val="16"/>
                <w:szCs w:val="16"/>
              </w:rPr>
              <w:t xml:space="preserve">is not required to process </w:t>
            </w:r>
            <w:r w:rsidRPr="002364EF">
              <w:rPr>
                <w:rFonts w:ascii="Arial" w:hAnsi="Arial" w:cs="Arial"/>
                <w:sz w:val="16"/>
                <w:szCs w:val="16"/>
                <w:lang w:eastAsia="zh-CN"/>
              </w:rPr>
              <w:t xml:space="preserve">a PDSCH reception in slot </w:t>
            </w:r>
            <m:oMath>
              <m:r>
                <w:rPr>
                  <w:rFonts w:ascii="Cambria Math" w:hAnsi="Cambria Math" w:cs="Arial"/>
                  <w:sz w:val="16"/>
                  <w:szCs w:val="16"/>
                  <w:lang w:eastAsia="zh-CN"/>
                </w:rPr>
                <m:t>n</m:t>
              </m:r>
            </m:oMath>
            <w:r w:rsidRPr="002364EF">
              <w:rPr>
                <w:rFonts w:ascii="Arial" w:hAnsi="Arial" w:cs="Arial"/>
                <w:sz w:val="16"/>
                <w:szCs w:val="16"/>
              </w:rPr>
              <w:t xml:space="preserve"> </w:t>
            </w:r>
            <w:r w:rsidRPr="002364EF">
              <w:rPr>
                <w:rFonts w:ascii="Arial" w:hAnsi="Arial" w:cs="Arial"/>
                <w:sz w:val="16"/>
                <w:szCs w:val="16"/>
                <w:lang w:eastAsia="zh-CN"/>
              </w:rPr>
              <w:t xml:space="preserve">that is scheduled by a DCI format with CRC scrambled by a G-RNTI for broadcast or a MCCH-RNTI over a number of PRBs that is larger than 25 PRBs for 15 kHz SCS, or larger than 12 PRBs for 30 kHz SCS, when the PDSCH reception is with repetitions or when the UE receives another PDSCH in slot </w:t>
            </w:r>
            <m:oMath>
              <m:r>
                <w:rPr>
                  <w:rFonts w:ascii="Cambria Math" w:hAnsi="Cambria Math" w:cs="Arial"/>
                  <w:sz w:val="16"/>
                  <w:szCs w:val="16"/>
                  <w:lang w:eastAsia="zh-CN"/>
                </w:rPr>
                <m:t>n+1</m:t>
              </m:r>
            </m:oMath>
            <w:r w:rsidRPr="002364EF">
              <w:rPr>
                <w:rFonts w:ascii="Arial" w:hAnsi="Arial" w:cs="Arial"/>
                <w:sz w:val="16"/>
                <w:szCs w:val="16"/>
                <w:lang w:eastAsia="zh-CN"/>
              </w:rPr>
              <w:t>.</w:t>
            </w:r>
          </w:p>
          <w:p w14:paraId="5E22D81C" w14:textId="77777777" w:rsidR="002364EF" w:rsidRPr="002364EF" w:rsidRDefault="002364EF" w:rsidP="002364EF">
            <w:pPr>
              <w:rPr>
                <w:rFonts w:ascii="Arial" w:hAnsi="Arial" w:cs="Arial"/>
                <w:color w:val="C00000"/>
                <w:sz w:val="16"/>
                <w:szCs w:val="16"/>
                <w:u w:val="single"/>
                <w:lang w:eastAsia="zh-CN"/>
              </w:rPr>
            </w:pPr>
            <w:r w:rsidRPr="002364EF">
              <w:rPr>
                <w:rFonts w:ascii="Arial" w:hAnsi="Arial" w:cs="Arial"/>
                <w:color w:val="C00000"/>
                <w:sz w:val="16"/>
                <w:szCs w:val="16"/>
                <w:u w:val="single"/>
              </w:rPr>
              <w:t xml:space="preserve">A UE </w:t>
            </w:r>
            <w:r w:rsidRPr="002364EF">
              <w:rPr>
                <w:rFonts w:ascii="Arial" w:hAnsi="Arial" w:cs="Arial"/>
                <w:color w:val="C00000"/>
                <w:sz w:val="16"/>
                <w:szCs w:val="16"/>
                <w:u w:val="single"/>
                <w:lang w:val="en-US"/>
              </w:rPr>
              <w:t xml:space="preserve">that has not indicated </w:t>
            </w:r>
            <w:r w:rsidRPr="002364EF">
              <w:rPr>
                <w:rFonts w:ascii="Arial" w:hAnsi="Arial" w:cs="Arial"/>
                <w:bCs/>
                <w:i/>
                <w:iCs/>
                <w:color w:val="C00000"/>
                <w:sz w:val="16"/>
                <w:szCs w:val="16"/>
                <w:u w:val="single"/>
                <w:lang w:val="en-US"/>
              </w:rPr>
              <w:t>eRedCapNotReducedBB-BW</w:t>
            </w:r>
            <w:r w:rsidRPr="002364EF">
              <w:rPr>
                <w:rFonts w:ascii="Arial" w:hAnsi="Arial" w:cs="Arial"/>
                <w:color w:val="C00000"/>
                <w:sz w:val="16"/>
                <w:szCs w:val="16"/>
                <w:u w:val="single"/>
              </w:rPr>
              <w:t xml:space="preserve"> is not required to process </w:t>
            </w:r>
            <w:r w:rsidRPr="002364EF">
              <w:rPr>
                <w:rFonts w:ascii="Arial" w:hAnsi="Arial" w:cs="Arial"/>
                <w:color w:val="C00000"/>
                <w:sz w:val="16"/>
                <w:szCs w:val="16"/>
                <w:u w:val="single"/>
                <w:lang w:eastAsia="zh-CN"/>
              </w:rPr>
              <w:t xml:space="preserve">a PDSCH reception that is scheduled by a DCI format with CRC scrambled by </w:t>
            </w:r>
            <w:r w:rsidRPr="002364EF">
              <w:rPr>
                <w:rFonts w:ascii="Arial" w:hAnsi="Arial" w:cs="Arial"/>
                <w:color w:val="C00000"/>
                <w:sz w:val="16"/>
                <w:szCs w:val="16"/>
                <w:u w:val="single"/>
              </w:rPr>
              <w:t>Multicast MCCH-RNTI or G-RNTI for multicast in RRC_INACTIVE state</w:t>
            </w:r>
            <w:r w:rsidRPr="002364EF">
              <w:rPr>
                <w:rFonts w:ascii="Arial" w:hAnsi="Arial" w:cs="Arial"/>
                <w:color w:val="C00000"/>
                <w:sz w:val="16"/>
                <w:szCs w:val="16"/>
                <w:u w:val="single"/>
                <w:lang w:eastAsia="zh-CN"/>
              </w:rPr>
              <w:t xml:space="preserve"> over a number of PRBs that is larger than 25 PRBs for 15 kHz SCS, or larger than 12 PRBs for 30 kHz SCS, in a slot.</w:t>
            </w:r>
          </w:p>
          <w:p w14:paraId="79C98E46" w14:textId="77777777" w:rsidR="002364EF" w:rsidRPr="002364EF" w:rsidRDefault="002364EF" w:rsidP="002364EF">
            <w:pPr>
              <w:rPr>
                <w:rFonts w:ascii="Arial" w:hAnsi="Arial" w:cs="Arial"/>
                <w:sz w:val="16"/>
                <w:szCs w:val="16"/>
                <w:lang w:eastAsia="zh-CN"/>
              </w:rPr>
            </w:pPr>
            <w:r w:rsidRPr="002364EF">
              <w:rPr>
                <w:rFonts w:ascii="Arial" w:hAnsi="Arial" w:cs="Arial"/>
                <w:sz w:val="16"/>
                <w:szCs w:val="16"/>
              </w:rPr>
              <w:t xml:space="preserve">A UE is not required to process </w:t>
            </w:r>
            <w:r w:rsidRPr="002364EF">
              <w:rPr>
                <w:rFonts w:ascii="Arial" w:hAnsi="Arial" w:cs="Arial"/>
                <w:sz w:val="16"/>
                <w:szCs w:val="16"/>
                <w:lang w:eastAsia="zh-CN"/>
              </w:rPr>
              <w:t>a PDSCH reception that is scheduled by a DCI format with CRC scrambled by a TC-RNTI over a number of PRBs that is larger than 25 PRBs for 15 kHz SCS, or larger than 12 PRBs for 30 kHz SCS, in a slot.</w:t>
            </w:r>
          </w:p>
          <w:p w14:paraId="4464070B" w14:textId="77777777" w:rsidR="002364EF" w:rsidRPr="002364EF" w:rsidRDefault="002364EF" w:rsidP="002364EF">
            <w:pPr>
              <w:rPr>
                <w:rFonts w:ascii="Arial" w:hAnsi="Arial" w:cs="Arial"/>
                <w:sz w:val="16"/>
                <w:szCs w:val="16"/>
                <w:lang w:eastAsia="zh-TW"/>
              </w:rPr>
            </w:pPr>
            <w:r w:rsidRPr="002364EF">
              <w:rPr>
                <w:rFonts w:ascii="Arial" w:hAnsi="Arial" w:cs="Arial"/>
                <w:sz w:val="16"/>
                <w:szCs w:val="16"/>
                <w:lang w:eastAsia="zh-TW"/>
              </w:rPr>
              <w:t>A UE does not expect to transmit a PUSCH over a bandwidth that is larger than 25 PRBs for 15 kHz SCS, or larger than 12 PRBs for 30 kHz SCS, per hop in a slot, where the PUSCH is scheduled by RAR UL grant or by a DCI scrambled by a TC-RNTI, or is configured for a Type-2 random access procedure.</w:t>
            </w:r>
          </w:p>
        </w:tc>
      </w:tr>
    </w:tbl>
    <w:p w14:paraId="5C91F34F" w14:textId="54C372DF" w:rsidR="002364EF" w:rsidRDefault="00B16132" w:rsidP="002364EF">
      <w:pPr>
        <w:rPr>
          <w:lang w:eastAsia="zh-CN"/>
        </w:rPr>
      </w:pPr>
      <w:r>
        <w:rPr>
          <w:lang w:eastAsia="zh-CN"/>
        </w:rPr>
        <w:t>From Friday session</w:t>
      </w:r>
    </w:p>
    <w:p w14:paraId="3B986A8E" w14:textId="759496B2" w:rsidR="00B16132" w:rsidRPr="00B16132" w:rsidRDefault="006F79AF" w:rsidP="00B16132">
      <w:pPr>
        <w:rPr>
          <w:b/>
          <w:bCs/>
          <w:lang w:eastAsia="zh-CN"/>
        </w:rPr>
      </w:pPr>
      <w:hyperlink r:id="rId582" w:history="1">
        <w:r>
          <w:rPr>
            <w:rStyle w:val="Hyperlink"/>
            <w:b/>
            <w:bCs/>
            <w:lang w:eastAsia="zh-CN"/>
          </w:rPr>
          <w:t>R1-2405607</w:t>
        </w:r>
      </w:hyperlink>
      <w:r w:rsidR="00B16132" w:rsidRPr="00B16132">
        <w:rPr>
          <w:b/>
          <w:bCs/>
          <w:lang w:eastAsia="zh-CN"/>
        </w:rPr>
        <w:tab/>
        <w:t>Multicast MBS PDSCH bandwidth for eRedCap UE in RRC inactive state</w:t>
      </w:r>
      <w:r w:rsidR="00B16132" w:rsidRPr="00B16132">
        <w:rPr>
          <w:b/>
          <w:bCs/>
          <w:lang w:eastAsia="zh-CN"/>
        </w:rPr>
        <w:tab/>
        <w:t>Moderator (Ericsson), Huawei, HiSilicon, Ericsson</w:t>
      </w:r>
    </w:p>
    <w:p w14:paraId="6B8D190A" w14:textId="6F925029" w:rsidR="00B16132" w:rsidRDefault="00B16132" w:rsidP="00B16132">
      <w:pPr>
        <w:rPr>
          <w:lang w:eastAsia="zh-CN"/>
        </w:rPr>
      </w:pPr>
      <w:r w:rsidRPr="00B16132">
        <w:rPr>
          <w:b/>
          <w:bCs/>
          <w:lang w:eastAsia="zh-CN"/>
        </w:rPr>
        <w:t>Decision:</w:t>
      </w:r>
      <w:r>
        <w:rPr>
          <w:lang w:eastAsia="zh-CN"/>
        </w:rPr>
        <w:t xml:space="preserve"> Draft CR is endorsed. Final </w:t>
      </w:r>
      <w:r w:rsidRPr="00B16132">
        <w:rPr>
          <w:highlight w:val="green"/>
          <w:lang w:eastAsia="zh-CN"/>
        </w:rPr>
        <w:t>CR (</w:t>
      </w:r>
      <w:r>
        <w:rPr>
          <w:highlight w:val="green"/>
          <w:lang w:eastAsia="zh-CN"/>
        </w:rPr>
        <w:t>Rel-18, 38.213, NR_redcap_enh-Core, CR0629, Cat F</w:t>
      </w:r>
      <w:r w:rsidRPr="00B16132">
        <w:rPr>
          <w:highlight w:val="green"/>
          <w:lang w:eastAsia="zh-CN"/>
        </w:rPr>
        <w:t xml:space="preserve">) is agreed in </w:t>
      </w:r>
      <w:hyperlink r:id="rId583" w:history="1">
        <w:r w:rsidR="006F79AF">
          <w:rPr>
            <w:rStyle w:val="Hyperlink"/>
            <w:highlight w:val="green"/>
            <w:lang w:eastAsia="zh-CN"/>
          </w:rPr>
          <w:t>R1-2405617</w:t>
        </w:r>
      </w:hyperlink>
      <w:r>
        <w:rPr>
          <w:lang w:eastAsia="zh-CN"/>
        </w:rPr>
        <w:t>.</w:t>
      </w:r>
    </w:p>
    <w:p w14:paraId="67467C56" w14:textId="77777777" w:rsidR="00B16132" w:rsidRDefault="00B16132" w:rsidP="002364EF">
      <w:pPr>
        <w:rPr>
          <w:lang w:eastAsia="zh-CN"/>
        </w:rPr>
      </w:pPr>
    </w:p>
    <w:p w14:paraId="6A4F514E" w14:textId="77777777" w:rsidR="00B16132" w:rsidRPr="002364EF" w:rsidRDefault="00B16132" w:rsidP="002364EF">
      <w:pPr>
        <w:rPr>
          <w:lang w:eastAsia="zh-CN"/>
        </w:rPr>
      </w:pPr>
    </w:p>
    <w:p w14:paraId="662FF597" w14:textId="77777777" w:rsidR="002364EF" w:rsidRPr="002364EF" w:rsidRDefault="002364EF" w:rsidP="002364EF">
      <w:pPr>
        <w:rPr>
          <w:bCs/>
          <w:highlight w:val="green"/>
          <w:lang w:val="en-US" w:eastAsia="zh-CN"/>
        </w:rPr>
      </w:pPr>
      <w:r w:rsidRPr="002364EF">
        <w:rPr>
          <w:rFonts w:hint="eastAsia"/>
          <w:bCs/>
          <w:highlight w:val="green"/>
          <w:lang w:val="en-US" w:eastAsia="zh-CN"/>
        </w:rPr>
        <w:t>Agreement</w:t>
      </w:r>
    </w:p>
    <w:p w14:paraId="58ED7E2A" w14:textId="77777777" w:rsidR="002364EF" w:rsidRPr="002364EF" w:rsidRDefault="002364EF" w:rsidP="002364EF">
      <w:pPr>
        <w:rPr>
          <w:bCs/>
          <w:lang w:val="en-US" w:eastAsia="zh-CN"/>
        </w:rPr>
      </w:pPr>
      <w:r w:rsidRPr="002364EF">
        <w:rPr>
          <w:bCs/>
          <w:lang w:val="en-US"/>
        </w:rPr>
        <w:t>Adopt the following TP for 38.21</w:t>
      </w:r>
      <w:r w:rsidRPr="002364EF">
        <w:rPr>
          <w:rFonts w:hint="eastAsia"/>
          <w:bCs/>
          <w:lang w:val="en-US" w:eastAsia="zh-CN"/>
        </w:rPr>
        <w:t>4</w:t>
      </w:r>
      <w:r w:rsidRPr="002364EF">
        <w:rPr>
          <w:bCs/>
          <w:lang w:val="en-US"/>
        </w:rPr>
        <w:t xml:space="preserve"> clause </w:t>
      </w:r>
      <w:r w:rsidRPr="002364EF">
        <w:rPr>
          <w:rFonts w:hint="eastAsia"/>
          <w:bCs/>
          <w:lang w:val="en-US" w:eastAsia="zh-CN"/>
        </w:rPr>
        <w:t>5.1 in principle as alignment CR</w:t>
      </w:r>
    </w:p>
    <w:p w14:paraId="2A0E0912" w14:textId="1F257FA4" w:rsidR="002364EF" w:rsidRPr="002364EF" w:rsidRDefault="002364EF" w:rsidP="002364EF">
      <w:pPr>
        <w:rPr>
          <w:color w:val="FF0000"/>
          <w:lang w:val="en-US" w:eastAsia="zh-CN"/>
        </w:rPr>
      </w:pPr>
      <w:r w:rsidRPr="002364EF">
        <w:rPr>
          <w:color w:val="FF0000"/>
          <w:lang w:val="en-US" w:eastAsia="zh-CN"/>
        </w:rPr>
        <w:t>--------Start of TP--------</w:t>
      </w:r>
    </w:p>
    <w:p w14:paraId="777EBC05" w14:textId="77777777" w:rsidR="002364EF" w:rsidRPr="002364EF" w:rsidRDefault="002364EF" w:rsidP="002364EF">
      <w:pPr>
        <w:rPr>
          <w:rFonts w:eastAsia="DengXian"/>
          <w:lang w:val="en-US" w:eastAsia="zh-CN"/>
        </w:rPr>
      </w:pPr>
      <w:r w:rsidRPr="002364EF">
        <w:rPr>
          <w:lang w:eastAsia="zh-CN"/>
        </w:rPr>
        <w:t xml:space="preserve">A UE that indicates </w:t>
      </w:r>
      <w:r w:rsidRPr="002364EF">
        <w:rPr>
          <w:i/>
          <w:iCs/>
        </w:rPr>
        <w:t>support</w:t>
      </w:r>
      <w:r w:rsidRPr="002364EF">
        <w:rPr>
          <w:rFonts w:eastAsia="DengXian" w:hint="eastAsia"/>
          <w:i/>
          <w:iCs/>
          <w:lang w:eastAsia="zh-CN"/>
        </w:rPr>
        <w:t>Of</w:t>
      </w:r>
      <w:r w:rsidRPr="002364EF">
        <w:rPr>
          <w:rFonts w:eastAsia="DengXian" w:hint="eastAsia"/>
          <w:i/>
          <w:iCs/>
          <w:color w:val="FF0000"/>
          <w:u w:val="single"/>
          <w:lang w:eastAsia="zh-CN"/>
        </w:rPr>
        <w:t>E</w:t>
      </w:r>
      <w:r w:rsidRPr="002364EF">
        <w:rPr>
          <w:i/>
          <w:iCs/>
        </w:rPr>
        <w:t>RedCap</w:t>
      </w:r>
      <w:r w:rsidRPr="002364EF">
        <w:rPr>
          <w:i/>
          <w:iCs/>
          <w:strike/>
          <w:color w:val="FF0000"/>
        </w:rPr>
        <w:t>-r18</w:t>
      </w:r>
      <w:r w:rsidRPr="002364EF">
        <w:t xml:space="preserve"> capability </w:t>
      </w:r>
      <w:r w:rsidRPr="002364EF">
        <w:rPr>
          <w:lang w:eastAsia="zh-CN"/>
        </w:rPr>
        <w:t>but</w:t>
      </w:r>
      <w:r w:rsidRPr="002364EF">
        <w:rPr>
          <w:lang w:val="en-US"/>
        </w:rPr>
        <w:t xml:space="preserve"> does not indicate </w:t>
      </w:r>
      <w:r w:rsidRPr="002364EF">
        <w:rPr>
          <w:i/>
          <w:iCs/>
          <w:color w:val="C00000"/>
          <w:u w:val="single"/>
          <w:lang w:eastAsia="sv-SE"/>
        </w:rPr>
        <w:t>eRedCapNotReducedBB-BW</w:t>
      </w:r>
      <w:r w:rsidRPr="002364EF">
        <w:rPr>
          <w:strike/>
          <w:color w:val="C00000"/>
          <w:lang w:val="en-US"/>
        </w:rPr>
        <w:t>FG 48-2</w:t>
      </w:r>
      <w:r w:rsidRPr="002364EF">
        <w:rPr>
          <w:lang w:val="en-US"/>
        </w:rPr>
        <w:t>,</w:t>
      </w:r>
      <w:r w:rsidRPr="002364EF">
        <w:t xml:space="preserve"> </w:t>
      </w:r>
      <w:r w:rsidRPr="002364EF">
        <w:rPr>
          <w:color w:val="000000"/>
          <w:lang w:eastAsia="zh-CN"/>
        </w:rPr>
        <w:t xml:space="preserve">during a process of P-RNTI triggered SI acquisition, </w:t>
      </w:r>
      <w:r w:rsidRPr="002364EF">
        <w:rPr>
          <w:lang w:val="en-US"/>
        </w:rPr>
        <w:t>when the total number of PRBs for the PDSCH scheduled with SI-RNTI and the PDSCH scheduled with C-RNTI, MCS-C-RNTI, or CS-RNTI scheduled in the slot is larger than</w:t>
      </w:r>
      <w:r w:rsidRPr="002364EF">
        <w:t xml:space="preserve"> </w:t>
      </w:r>
      <w:r w:rsidRPr="002364EF">
        <w:rPr>
          <w:lang w:val="en-US"/>
        </w:rPr>
        <w:t>25 PRBs if configured with SCS µ = 0 or larger than 12 PRBs if configured with SCS µ = 1, the UE may skip decoding of the scheduled PDSCH with C-RNTI, MCS-C-RNTI, or CS-RNTI.</w:t>
      </w:r>
    </w:p>
    <w:p w14:paraId="0EA8D436" w14:textId="5561AFBE" w:rsidR="002364EF" w:rsidRPr="002364EF" w:rsidRDefault="002364EF" w:rsidP="002364EF">
      <w:pPr>
        <w:rPr>
          <w:color w:val="FF0000"/>
          <w:lang w:val="en-US" w:eastAsia="zh-CN"/>
        </w:rPr>
      </w:pPr>
      <w:r w:rsidRPr="002364EF">
        <w:rPr>
          <w:color w:val="FF0000"/>
          <w:lang w:val="en-US" w:eastAsia="zh-CN"/>
        </w:rPr>
        <w:t>--------</w:t>
      </w:r>
      <w:r>
        <w:rPr>
          <w:color w:val="FF0000"/>
          <w:lang w:val="en-US" w:eastAsia="zh-CN"/>
        </w:rPr>
        <w:t>End</w:t>
      </w:r>
      <w:r w:rsidRPr="002364EF">
        <w:rPr>
          <w:color w:val="FF0000"/>
          <w:lang w:val="en-US" w:eastAsia="zh-CN"/>
        </w:rPr>
        <w:t xml:space="preserve"> of TP--------</w:t>
      </w:r>
    </w:p>
    <w:p w14:paraId="54000CC4" w14:textId="77777777" w:rsidR="002364EF" w:rsidRPr="002364EF" w:rsidRDefault="002364EF" w:rsidP="002364EF">
      <w:pPr>
        <w:rPr>
          <w:rFonts w:eastAsia="DengXian"/>
          <w:lang w:val="en-US" w:eastAsia="zh-CN"/>
        </w:rPr>
      </w:pPr>
    </w:p>
    <w:p w14:paraId="59253309" w14:textId="127B1293" w:rsidR="00B16132" w:rsidRPr="00B16132" w:rsidRDefault="00B16132" w:rsidP="00B16132">
      <w:pPr>
        <w:rPr>
          <w:rFonts w:eastAsia="DengXian"/>
          <w:lang w:eastAsia="zh-CN"/>
        </w:rPr>
      </w:pPr>
      <w:r w:rsidRPr="00B16132">
        <w:rPr>
          <w:rFonts w:eastAsia="DengXian" w:hint="eastAsia"/>
          <w:highlight w:val="green"/>
          <w:lang w:val="en-US" w:eastAsia="zh-CN"/>
        </w:rPr>
        <w:t xml:space="preserve">To </w:t>
      </w:r>
      <w:r w:rsidRPr="00B16132">
        <w:rPr>
          <w:rFonts w:eastAsia="DengXian"/>
          <w:highlight w:val="green"/>
          <w:lang w:val="en-US" w:eastAsia="zh-CN"/>
        </w:rPr>
        <w:t xml:space="preserve">38.214 </w:t>
      </w:r>
      <w:r w:rsidRPr="00B16132">
        <w:rPr>
          <w:rFonts w:eastAsia="DengXian" w:hint="eastAsia"/>
          <w:highlight w:val="green"/>
          <w:lang w:val="en-US" w:eastAsia="zh-CN"/>
        </w:rPr>
        <w:t>editor:</w:t>
      </w:r>
      <w:r w:rsidRPr="00B16132">
        <w:rPr>
          <w:rFonts w:hint="eastAsia"/>
          <w:lang w:val="en-US"/>
        </w:rPr>
        <w:t xml:space="preserve"> </w:t>
      </w:r>
      <w:r w:rsidRPr="00B16132">
        <w:rPr>
          <w:rFonts w:eastAsia="DengXian" w:hint="eastAsia"/>
          <w:lang w:val="en-US" w:eastAsia="zh-CN"/>
        </w:rPr>
        <w:t>E</w:t>
      </w:r>
      <w:r w:rsidRPr="00B16132">
        <w:rPr>
          <w:lang w:val="en-US"/>
        </w:rPr>
        <w:t xml:space="preserve">ndorsed 38.214 draftCR </w:t>
      </w:r>
      <w:r w:rsidRPr="00B16132">
        <w:rPr>
          <w:rFonts w:eastAsia="DengXian" w:hint="eastAsia"/>
          <w:lang w:val="en-US" w:eastAsia="zh-CN"/>
        </w:rPr>
        <w:t>(</w:t>
      </w:r>
      <w:hyperlink r:id="rId584" w:history="1">
        <w:r w:rsidR="006F79AF">
          <w:rPr>
            <w:rStyle w:val="Hyperlink"/>
            <w:rFonts w:eastAsia="DengXian"/>
            <w:lang w:val="en-US" w:eastAsia="zh-CN"/>
          </w:rPr>
          <w:t>R1-2403810</w:t>
        </w:r>
      </w:hyperlink>
      <w:r w:rsidRPr="00B16132">
        <w:rPr>
          <w:rFonts w:eastAsia="DengXian" w:hint="eastAsia"/>
          <w:lang w:val="en-US" w:eastAsia="zh-CN"/>
        </w:rPr>
        <w:t xml:space="preserve">) </w:t>
      </w:r>
      <w:r w:rsidRPr="00B16132">
        <w:rPr>
          <w:lang w:val="en-US"/>
        </w:rPr>
        <w:t>from RAN1#116bis</w:t>
      </w:r>
      <w:r w:rsidRPr="00B16132">
        <w:rPr>
          <w:rFonts w:eastAsia="DengXian" w:hint="eastAsia"/>
          <w:lang w:val="en-US" w:eastAsia="zh-CN"/>
        </w:rPr>
        <w:t xml:space="preserve"> has included the revision of parameter </w:t>
      </w:r>
      <w:r w:rsidRPr="00B16132">
        <w:rPr>
          <w:i/>
          <w:iCs/>
        </w:rPr>
        <w:t>support</w:t>
      </w:r>
      <w:r w:rsidRPr="00B16132">
        <w:rPr>
          <w:rFonts w:eastAsia="DengXian" w:hint="eastAsia"/>
          <w:i/>
          <w:iCs/>
          <w:lang w:eastAsia="zh-CN"/>
        </w:rPr>
        <w:t>Of</w:t>
      </w:r>
      <w:r w:rsidRPr="00B16132">
        <w:rPr>
          <w:i/>
          <w:iCs/>
        </w:rPr>
        <w:t>RedCap-r18</w:t>
      </w:r>
      <w:r w:rsidRPr="00B16132">
        <w:t xml:space="preserve"> </w:t>
      </w:r>
      <w:r w:rsidRPr="00B16132">
        <w:rPr>
          <w:rFonts w:eastAsia="DengXian" w:hint="eastAsia"/>
          <w:lang w:eastAsia="zh-CN"/>
        </w:rPr>
        <w:t xml:space="preserve">to </w:t>
      </w:r>
      <w:r w:rsidRPr="00B16132">
        <w:rPr>
          <w:i/>
          <w:iCs/>
        </w:rPr>
        <w:t>support</w:t>
      </w:r>
      <w:r w:rsidRPr="00B16132">
        <w:rPr>
          <w:rFonts w:eastAsia="DengXian" w:hint="eastAsia"/>
          <w:i/>
          <w:iCs/>
          <w:lang w:eastAsia="zh-CN"/>
        </w:rPr>
        <w:t>Of</w:t>
      </w:r>
      <w:r w:rsidRPr="00B16132">
        <w:rPr>
          <w:rFonts w:eastAsia="DengXian" w:hint="eastAsia"/>
          <w:i/>
          <w:iCs/>
          <w:u w:val="single"/>
          <w:lang w:eastAsia="zh-CN"/>
        </w:rPr>
        <w:t>E</w:t>
      </w:r>
      <w:r w:rsidRPr="00B16132">
        <w:rPr>
          <w:i/>
          <w:iCs/>
        </w:rPr>
        <w:t>RedCap</w:t>
      </w:r>
      <w:r w:rsidRPr="00B16132">
        <w:rPr>
          <w:i/>
          <w:iCs/>
          <w:strike/>
        </w:rPr>
        <w:t>-r18</w:t>
      </w:r>
      <w:r w:rsidRPr="00B16132">
        <w:rPr>
          <w:rFonts w:eastAsia="DengXian" w:hint="eastAsia"/>
          <w:i/>
          <w:iCs/>
          <w:strike/>
          <w:lang w:eastAsia="zh-CN"/>
        </w:rPr>
        <w:t>,</w:t>
      </w:r>
      <w:r w:rsidRPr="00B16132">
        <w:rPr>
          <w:rFonts w:eastAsia="DengXian" w:hint="eastAsia"/>
          <w:i/>
          <w:iCs/>
          <w:lang w:eastAsia="zh-CN"/>
        </w:rPr>
        <w:t xml:space="preserve"> </w:t>
      </w:r>
      <w:r w:rsidRPr="00B16132">
        <w:rPr>
          <w:rFonts w:eastAsia="DengXian" w:hint="eastAsia"/>
          <w:lang w:eastAsia="zh-CN"/>
        </w:rPr>
        <w:t>then above change of parameter</w:t>
      </w:r>
      <w:r w:rsidRPr="00B16132">
        <w:rPr>
          <w:rFonts w:eastAsia="DengXian" w:hint="eastAsia"/>
          <w:i/>
          <w:iCs/>
          <w:lang w:eastAsia="zh-CN"/>
        </w:rPr>
        <w:t xml:space="preserve"> </w:t>
      </w:r>
      <w:r w:rsidRPr="00B16132">
        <w:rPr>
          <w:i/>
          <w:iCs/>
        </w:rPr>
        <w:t>support</w:t>
      </w:r>
      <w:r w:rsidRPr="00B16132">
        <w:rPr>
          <w:rFonts w:eastAsia="DengXian" w:hint="eastAsia"/>
          <w:i/>
          <w:iCs/>
          <w:lang w:eastAsia="zh-CN"/>
        </w:rPr>
        <w:t>Of</w:t>
      </w:r>
      <w:r w:rsidRPr="00B16132">
        <w:rPr>
          <w:rFonts w:eastAsia="DengXian" w:hint="eastAsia"/>
          <w:i/>
          <w:iCs/>
          <w:u w:val="single"/>
          <w:lang w:eastAsia="zh-CN"/>
        </w:rPr>
        <w:t>E</w:t>
      </w:r>
      <w:r w:rsidRPr="00B16132">
        <w:rPr>
          <w:i/>
          <w:iCs/>
        </w:rPr>
        <w:t>RedCap-r18</w:t>
      </w:r>
      <w:r w:rsidRPr="00B16132">
        <w:rPr>
          <w:rFonts w:eastAsia="DengXian" w:hint="eastAsia"/>
          <w:lang w:eastAsia="zh-CN"/>
        </w:rPr>
        <w:t xml:space="preserve"> is just an editorial change.</w:t>
      </w:r>
    </w:p>
    <w:p w14:paraId="2D62621F" w14:textId="593B9303" w:rsidR="00B16132" w:rsidRPr="00B16132" w:rsidRDefault="00B16132" w:rsidP="00B16132">
      <w:pPr>
        <w:shd w:val="clear" w:color="auto" w:fill="FFFFFF"/>
        <w:rPr>
          <w:lang w:eastAsia="x-none"/>
        </w:rPr>
      </w:pPr>
      <w:r w:rsidRPr="00B16132">
        <w:rPr>
          <w:szCs w:val="20"/>
        </w:rPr>
        <w:t xml:space="preserve">Above </w:t>
      </w:r>
      <w:r w:rsidRPr="00B16132">
        <w:rPr>
          <w:rFonts w:eastAsia="DengXian" w:hint="eastAsia"/>
          <w:szCs w:val="20"/>
          <w:lang w:eastAsia="zh-CN"/>
        </w:rPr>
        <w:t>agreement</w:t>
      </w:r>
      <w:r w:rsidRPr="00B16132">
        <w:rPr>
          <w:rFonts w:hint="eastAsia"/>
          <w:lang w:eastAsia="x-none"/>
        </w:rPr>
        <w:t xml:space="preserve"> </w:t>
      </w:r>
      <w:r w:rsidRPr="00B16132">
        <w:rPr>
          <w:rFonts w:eastAsia="DengXian" w:hint="eastAsia"/>
          <w:lang w:eastAsia="zh-CN"/>
        </w:rPr>
        <w:t>is</w:t>
      </w:r>
      <w:r w:rsidRPr="00B16132">
        <w:rPr>
          <w:rFonts w:hint="eastAsia"/>
          <w:lang w:eastAsia="x-none"/>
        </w:rPr>
        <w:t xml:space="preserve"> recommended to be incorporated into NR </w:t>
      </w:r>
      <w:r w:rsidRPr="00B16132">
        <w:rPr>
          <w:lang w:eastAsia="x-none"/>
        </w:rPr>
        <w:t xml:space="preserve">R18 </w:t>
      </w:r>
      <w:r w:rsidRPr="00B16132">
        <w:rPr>
          <w:rFonts w:hint="eastAsia"/>
          <w:lang w:eastAsia="x-none"/>
        </w:rPr>
        <w:t xml:space="preserve">alignment CR for </w:t>
      </w:r>
      <w:r w:rsidRPr="00B16132">
        <w:rPr>
          <w:lang w:eastAsia="x-none"/>
        </w:rPr>
        <w:t xml:space="preserve">TS </w:t>
      </w:r>
      <w:r w:rsidRPr="00B16132">
        <w:rPr>
          <w:rFonts w:hint="eastAsia"/>
          <w:lang w:eastAsia="x-none"/>
        </w:rPr>
        <w:t>38.21</w:t>
      </w:r>
      <w:r w:rsidRPr="00B16132">
        <w:rPr>
          <w:rFonts w:eastAsia="DengXian" w:hint="eastAsia"/>
          <w:lang w:eastAsia="zh-CN"/>
        </w:rPr>
        <w:t>4</w:t>
      </w:r>
      <w:r w:rsidRPr="00B16132">
        <w:rPr>
          <w:lang w:eastAsia="x-none"/>
        </w:rPr>
        <w:t>,</w:t>
      </w:r>
      <w:r w:rsidRPr="00B16132">
        <w:rPr>
          <w:rFonts w:hint="eastAsia"/>
          <w:lang w:eastAsia="x-none"/>
        </w:rPr>
        <w:t xml:space="preserve"> please consider </w:t>
      </w:r>
      <w:r w:rsidRPr="00B16132">
        <w:rPr>
          <w:lang w:eastAsia="x-none"/>
        </w:rPr>
        <w:t>it</w:t>
      </w:r>
      <w:r w:rsidRPr="00B16132">
        <w:rPr>
          <w:rFonts w:hint="eastAsia"/>
          <w:lang w:eastAsia="x-none"/>
        </w:rPr>
        <w:t xml:space="preserve"> in the next specification revision.</w:t>
      </w:r>
    </w:p>
    <w:p w14:paraId="3D89FB5F" w14:textId="77777777" w:rsidR="002364EF" w:rsidRDefault="002364EF" w:rsidP="002364EF">
      <w:pPr>
        <w:rPr>
          <w:bCs/>
        </w:rPr>
      </w:pPr>
    </w:p>
    <w:p w14:paraId="6F306FFA" w14:textId="77777777" w:rsidR="002364EF" w:rsidRDefault="002364EF" w:rsidP="002364EF">
      <w:pPr>
        <w:rPr>
          <w:bCs/>
        </w:rPr>
      </w:pPr>
    </w:p>
    <w:p w14:paraId="5276B218" w14:textId="36535340" w:rsidR="002364EF" w:rsidRDefault="00B16132" w:rsidP="002364EF">
      <w:pPr>
        <w:rPr>
          <w:bCs/>
        </w:rPr>
      </w:pPr>
      <w:r>
        <w:rPr>
          <w:bCs/>
        </w:rPr>
        <w:t xml:space="preserve">Final summary in </w:t>
      </w:r>
      <w:hyperlink r:id="rId585" w:history="1">
        <w:r w:rsidR="006F79AF">
          <w:rPr>
            <w:rStyle w:val="Hyperlink"/>
            <w:bCs/>
          </w:rPr>
          <w:t>R1-2405462</w:t>
        </w:r>
      </w:hyperlink>
      <w:r>
        <w:rPr>
          <w:bCs/>
        </w:rPr>
        <w:t>.</w:t>
      </w:r>
    </w:p>
    <w:p w14:paraId="44E6BF0D" w14:textId="017D68DA" w:rsidR="002364EF" w:rsidRDefault="00B16132" w:rsidP="002364EF">
      <w:pPr>
        <w:rPr>
          <w:bCs/>
        </w:rPr>
      </w:pPr>
      <w:r>
        <w:rPr>
          <w:bCs/>
        </w:rPr>
        <w:t xml:space="preserve">For information: </w:t>
      </w:r>
      <w:hyperlink r:id="rId586" w:history="1">
        <w:r w:rsidR="006F79AF">
          <w:rPr>
            <w:rStyle w:val="Hyperlink"/>
            <w:bCs/>
          </w:rPr>
          <w:t>R1-2405463</w:t>
        </w:r>
      </w:hyperlink>
      <w:r w:rsidR="002364EF" w:rsidRPr="002364EF">
        <w:rPr>
          <w:bCs/>
        </w:rPr>
        <w:tab/>
        <w:t>RAN1 agreements for Rel-18 NR eRedCap</w:t>
      </w:r>
      <w:r w:rsidR="002364EF" w:rsidRPr="002364EF">
        <w:rPr>
          <w:bCs/>
        </w:rPr>
        <w:tab/>
        <w:t>Rapporteur (Ericsson)</w:t>
      </w:r>
    </w:p>
    <w:p w14:paraId="4C2C1030" w14:textId="77777777" w:rsidR="00B16132" w:rsidRDefault="00B16132" w:rsidP="002364EF">
      <w:pPr>
        <w:rPr>
          <w:bCs/>
        </w:rPr>
      </w:pPr>
    </w:p>
    <w:p w14:paraId="30EB959F" w14:textId="77777777" w:rsidR="00B16132" w:rsidRPr="00D7097B" w:rsidRDefault="00B16132" w:rsidP="002364EF">
      <w:pPr>
        <w:rPr>
          <w:bCs/>
        </w:rPr>
      </w:pPr>
    </w:p>
    <w:p w14:paraId="34E209B9" w14:textId="77777777" w:rsidR="00D7097B" w:rsidRPr="00D7097B" w:rsidRDefault="00D7097B" w:rsidP="00D7097B">
      <w:pPr>
        <w:rPr>
          <w:bCs/>
        </w:rPr>
      </w:pPr>
    </w:p>
    <w:p w14:paraId="5E9BCED4" w14:textId="77777777" w:rsidR="00D7097B" w:rsidRDefault="00D7097B" w:rsidP="00D7097B">
      <w:pPr>
        <w:keepNext/>
        <w:ind w:left="720" w:hanging="720"/>
        <w:outlineLvl w:val="2"/>
        <w:rPr>
          <w:rFonts w:cs="Times"/>
          <w:b/>
          <w:bCs/>
          <w:szCs w:val="26"/>
          <w:lang w:eastAsia="x-none"/>
        </w:rPr>
      </w:pPr>
      <w:bookmarkStart w:id="226" w:name="_Toc166306516"/>
      <w:bookmarkStart w:id="227" w:name="_Toc173405011"/>
      <w:r w:rsidRPr="00D7097B">
        <w:rPr>
          <w:rFonts w:cs="Times" w:hint="eastAsia"/>
          <w:b/>
          <w:bCs/>
          <w:szCs w:val="26"/>
          <w:lang w:eastAsia="x-none"/>
        </w:rPr>
        <w:t>U</w:t>
      </w:r>
      <w:r w:rsidRPr="00D7097B">
        <w:rPr>
          <w:rFonts w:cs="Times"/>
          <w:b/>
          <w:bCs/>
          <w:szCs w:val="26"/>
          <w:lang w:eastAsia="x-none"/>
        </w:rPr>
        <w:t>E Power Savings</w:t>
      </w:r>
      <w:bookmarkEnd w:id="226"/>
      <w:bookmarkEnd w:id="227"/>
    </w:p>
    <w:p w14:paraId="70F381AC" w14:textId="4EEBC7CF" w:rsidR="00B0298A" w:rsidRPr="00E671AB" w:rsidRDefault="006F79AF" w:rsidP="00B0298A">
      <w:pPr>
        <w:rPr>
          <w:b/>
          <w:iCs/>
          <w:lang w:eastAsia="x-none"/>
        </w:rPr>
      </w:pPr>
      <w:hyperlink r:id="rId587" w:history="1">
        <w:r>
          <w:rPr>
            <w:rStyle w:val="Hyperlink"/>
            <w:b/>
            <w:iCs/>
            <w:lang w:eastAsia="x-none"/>
          </w:rPr>
          <w:t>R1-2405694</w:t>
        </w:r>
      </w:hyperlink>
      <w:r w:rsidR="00B0298A" w:rsidRPr="00E671AB">
        <w:rPr>
          <w:b/>
          <w:iCs/>
          <w:lang w:eastAsia="x-none"/>
        </w:rPr>
        <w:tab/>
        <w:t>Session notes for 8.1 (Maintenance on Rel-18 work items - UE power saving)</w:t>
      </w:r>
      <w:r w:rsidR="00B0298A" w:rsidRPr="00E671AB">
        <w:rPr>
          <w:b/>
          <w:iCs/>
          <w:lang w:eastAsia="x-none"/>
        </w:rPr>
        <w:tab/>
        <w:t>Ad-Hoc Chair (CMCC)</w:t>
      </w:r>
    </w:p>
    <w:p w14:paraId="48C284D1" w14:textId="77777777" w:rsidR="00B0298A" w:rsidRPr="00D96FAE" w:rsidRDefault="00B0298A" w:rsidP="00B0298A">
      <w:pPr>
        <w:rPr>
          <w:lang w:eastAsia="x-none"/>
        </w:rPr>
      </w:pPr>
      <w:r w:rsidRPr="00F05EFE">
        <w:rPr>
          <w:b/>
          <w:bCs/>
        </w:rPr>
        <w:t>Friday decision:</w:t>
      </w:r>
      <w:r>
        <w:t xml:space="preserve"> The </w:t>
      </w:r>
      <w:r>
        <w:rPr>
          <w:lang w:val="en-US" w:eastAsia="x-none"/>
        </w:rPr>
        <w:t>s</w:t>
      </w:r>
      <w:r w:rsidRPr="00663F3A">
        <w:rPr>
          <w:lang w:val="en-US" w:eastAsia="x-none"/>
        </w:rPr>
        <w:t>ession notes</w:t>
      </w:r>
      <w:r>
        <w:rPr>
          <w:lang w:val="en-US" w:eastAsia="x-none"/>
        </w:rPr>
        <w:t xml:space="preserve"> are </w:t>
      </w:r>
      <w:r>
        <w:rPr>
          <w:highlight w:val="green"/>
          <w:lang w:eastAsia="x-none"/>
        </w:rPr>
        <w:t>e</w:t>
      </w:r>
      <w:r w:rsidRPr="00D96FAE">
        <w:rPr>
          <w:highlight w:val="green"/>
          <w:lang w:eastAsia="x-none"/>
        </w:rPr>
        <w:t xml:space="preserve">ndorsed </w:t>
      </w:r>
      <w:r w:rsidRPr="00D96FAE">
        <w:rPr>
          <w:lang w:eastAsia="x-none"/>
        </w:rPr>
        <w:t xml:space="preserve">and contents </w:t>
      </w:r>
      <w:r>
        <w:rPr>
          <w:lang w:eastAsia="x-none"/>
        </w:rPr>
        <w:t xml:space="preserve">(inc. Friday updates) </w:t>
      </w:r>
      <w:r w:rsidRPr="00D96FAE">
        <w:rPr>
          <w:lang w:eastAsia="x-none"/>
        </w:rPr>
        <w:t>reflected below.</w:t>
      </w:r>
    </w:p>
    <w:p w14:paraId="1B1432F4" w14:textId="77777777" w:rsidR="00B0298A" w:rsidRPr="00D7097B" w:rsidRDefault="00B0298A" w:rsidP="00B0298A"/>
    <w:p w14:paraId="1DD129BF" w14:textId="38A3EF80" w:rsidR="00D7097B" w:rsidRPr="00D7097B" w:rsidRDefault="006F79AF" w:rsidP="00D7097B">
      <w:pPr>
        <w:rPr>
          <w:bCs/>
          <w:lang w:eastAsia="ko-KR"/>
        </w:rPr>
      </w:pPr>
      <w:hyperlink r:id="rId588" w:history="1">
        <w:r>
          <w:rPr>
            <w:rStyle w:val="Hyperlink"/>
            <w:bCs/>
            <w:lang w:eastAsia="ko-KR"/>
          </w:rPr>
          <w:t>R1-2405100</w:t>
        </w:r>
      </w:hyperlink>
      <w:r w:rsidR="00D7097B" w:rsidRPr="00D7097B">
        <w:rPr>
          <w:bCs/>
          <w:lang w:eastAsia="ko-KR"/>
        </w:rPr>
        <w:tab/>
        <w:t>Draft CR for 38.211 on TRS occasions for idle/inactive UEs</w:t>
      </w:r>
      <w:r w:rsidR="00D7097B" w:rsidRPr="00D7097B">
        <w:rPr>
          <w:bCs/>
          <w:lang w:eastAsia="ko-KR"/>
        </w:rPr>
        <w:tab/>
        <w:t>Ericsson</w:t>
      </w:r>
    </w:p>
    <w:p w14:paraId="7C3B4AE4" w14:textId="1C81EB93" w:rsidR="00D7097B" w:rsidRPr="00D7097B" w:rsidRDefault="006F79AF" w:rsidP="00D7097B">
      <w:pPr>
        <w:rPr>
          <w:bCs/>
          <w:lang w:eastAsia="ko-KR"/>
        </w:rPr>
      </w:pPr>
      <w:hyperlink r:id="rId589" w:history="1">
        <w:r>
          <w:rPr>
            <w:rStyle w:val="Hyperlink"/>
            <w:bCs/>
            <w:lang w:eastAsia="ko-KR"/>
          </w:rPr>
          <w:t>R1-2405101</w:t>
        </w:r>
      </w:hyperlink>
      <w:r w:rsidR="00D7097B" w:rsidRPr="00D7097B">
        <w:rPr>
          <w:bCs/>
          <w:lang w:eastAsia="ko-KR"/>
        </w:rPr>
        <w:tab/>
        <w:t>Draft CR for 38.212 on TRS occasions for idle/inactive UEs</w:t>
      </w:r>
      <w:r w:rsidR="00D7097B" w:rsidRPr="00D7097B">
        <w:rPr>
          <w:bCs/>
          <w:lang w:eastAsia="ko-KR"/>
        </w:rPr>
        <w:tab/>
        <w:t>Ericsson</w:t>
      </w:r>
    </w:p>
    <w:p w14:paraId="09B50A1D" w14:textId="64F27086" w:rsidR="00D7097B" w:rsidRPr="00D7097B" w:rsidRDefault="006F79AF" w:rsidP="00D7097B">
      <w:pPr>
        <w:rPr>
          <w:bCs/>
          <w:lang w:eastAsia="ko-KR"/>
        </w:rPr>
      </w:pPr>
      <w:hyperlink r:id="rId590" w:history="1">
        <w:r>
          <w:rPr>
            <w:rStyle w:val="Hyperlink"/>
            <w:bCs/>
            <w:lang w:eastAsia="ko-KR"/>
          </w:rPr>
          <w:t>R1-2405102</w:t>
        </w:r>
      </w:hyperlink>
      <w:r w:rsidR="00D7097B" w:rsidRPr="00D7097B">
        <w:rPr>
          <w:bCs/>
          <w:lang w:eastAsia="ko-KR"/>
        </w:rPr>
        <w:tab/>
        <w:t>Draft CR for 38.213 on TRS occasions for idle/inactive UEs</w:t>
      </w:r>
      <w:r w:rsidR="00D7097B" w:rsidRPr="00D7097B">
        <w:rPr>
          <w:bCs/>
          <w:lang w:eastAsia="ko-KR"/>
        </w:rPr>
        <w:tab/>
        <w:t>Ericsson</w:t>
      </w:r>
    </w:p>
    <w:p w14:paraId="0151A2A0" w14:textId="1E122FC5" w:rsidR="00D7097B" w:rsidRPr="00D7097B" w:rsidRDefault="006F79AF" w:rsidP="00D7097B">
      <w:pPr>
        <w:rPr>
          <w:bCs/>
          <w:lang w:eastAsia="ko-KR"/>
        </w:rPr>
      </w:pPr>
      <w:hyperlink r:id="rId591" w:history="1">
        <w:r>
          <w:rPr>
            <w:rStyle w:val="Hyperlink"/>
            <w:bCs/>
            <w:lang w:eastAsia="ko-KR"/>
          </w:rPr>
          <w:t>R1-2405103</w:t>
        </w:r>
      </w:hyperlink>
      <w:r w:rsidR="00D7097B" w:rsidRPr="00D7097B">
        <w:rPr>
          <w:bCs/>
          <w:lang w:eastAsia="ko-KR"/>
        </w:rPr>
        <w:tab/>
        <w:t>Draft CR for 38.214 on TRS occasions for idle/inactive UEs</w:t>
      </w:r>
      <w:r w:rsidR="00D7097B" w:rsidRPr="00D7097B">
        <w:rPr>
          <w:bCs/>
          <w:lang w:eastAsia="ko-KR"/>
        </w:rPr>
        <w:tab/>
        <w:t>Ericsson</w:t>
      </w:r>
    </w:p>
    <w:p w14:paraId="33D88E6C" w14:textId="59B61328" w:rsidR="00D7097B" w:rsidRPr="003D06A3" w:rsidRDefault="00D7097B" w:rsidP="00D7097B">
      <w:pPr>
        <w:rPr>
          <w:bCs/>
          <w:lang w:eastAsia="ko-KR"/>
        </w:rPr>
      </w:pPr>
      <w:r w:rsidRPr="003D06A3">
        <w:rPr>
          <w:rFonts w:hint="eastAsia"/>
          <w:bCs/>
          <w:lang w:eastAsia="ko-KR"/>
        </w:rPr>
        <w:t>T</w:t>
      </w:r>
      <w:r w:rsidRPr="003D06A3">
        <w:rPr>
          <w:bCs/>
          <w:lang w:eastAsia="ko-KR"/>
        </w:rPr>
        <w:t xml:space="preserve">o be moderated by </w:t>
      </w:r>
      <w:r w:rsidR="00EA1E5D" w:rsidRPr="003D06A3">
        <w:rPr>
          <w:bCs/>
          <w:lang w:eastAsia="ko-KR"/>
        </w:rPr>
        <w:t>Ajit</w:t>
      </w:r>
      <w:r w:rsidRPr="003D06A3">
        <w:rPr>
          <w:bCs/>
          <w:lang w:eastAsia="ko-KR"/>
        </w:rPr>
        <w:t xml:space="preserve"> (Ericsson).</w:t>
      </w:r>
    </w:p>
    <w:p w14:paraId="15DC84DA" w14:textId="77777777" w:rsidR="00D7097B" w:rsidRDefault="00D7097B" w:rsidP="00D7097B">
      <w:pPr>
        <w:rPr>
          <w:bCs/>
        </w:rPr>
      </w:pPr>
    </w:p>
    <w:p w14:paraId="5E95DF8C" w14:textId="7F2DF95F" w:rsidR="00EA1E5D" w:rsidRPr="00AE1837" w:rsidRDefault="006F79AF" w:rsidP="00EA1E5D">
      <w:pPr>
        <w:rPr>
          <w:rFonts w:eastAsia="DengXian"/>
          <w:b/>
          <w:lang w:eastAsia="zh-CN"/>
        </w:rPr>
      </w:pPr>
      <w:hyperlink r:id="rId592" w:history="1">
        <w:r>
          <w:rPr>
            <w:rStyle w:val="Hyperlink"/>
            <w:rFonts w:eastAsia="DengXian"/>
            <w:b/>
            <w:lang w:eastAsia="zh-CN"/>
          </w:rPr>
          <w:t>R1-2405458</w:t>
        </w:r>
      </w:hyperlink>
      <w:r w:rsidR="00EA1E5D" w:rsidRPr="00AE1837">
        <w:rPr>
          <w:rFonts w:eastAsia="DengXian"/>
          <w:b/>
          <w:lang w:eastAsia="zh-CN"/>
        </w:rPr>
        <w:tab/>
      </w:r>
      <w:r w:rsidR="00EA1E5D" w:rsidRPr="00AE1837">
        <w:rPr>
          <w:b/>
          <w:sz w:val="22"/>
          <w:szCs w:val="22"/>
        </w:rPr>
        <w:t>Summary of Rel-18 maintenance for UE power savings</w:t>
      </w:r>
      <w:r w:rsidR="00EA1E5D" w:rsidRPr="00AE1837">
        <w:rPr>
          <w:rFonts w:eastAsia="DengXian"/>
          <w:b/>
          <w:sz w:val="22"/>
          <w:szCs w:val="22"/>
          <w:lang w:eastAsia="zh-CN"/>
        </w:rPr>
        <w:tab/>
      </w:r>
      <w:r w:rsidR="00EA1E5D" w:rsidRPr="00AE1837">
        <w:rPr>
          <w:rFonts w:eastAsia="DengXian" w:hint="eastAsia"/>
          <w:b/>
          <w:sz w:val="22"/>
          <w:szCs w:val="22"/>
          <w:lang w:eastAsia="zh-CN"/>
        </w:rPr>
        <w:t>Moderator (Ericsson)</w:t>
      </w:r>
    </w:p>
    <w:p w14:paraId="716F8977" w14:textId="1A4532E4" w:rsidR="00AE1837" w:rsidRPr="00AE1837" w:rsidRDefault="006F79AF" w:rsidP="00AE1837">
      <w:pPr>
        <w:rPr>
          <w:b/>
          <w:lang w:eastAsia="ko-KR"/>
        </w:rPr>
      </w:pPr>
      <w:hyperlink r:id="rId593" w:history="1">
        <w:r>
          <w:rPr>
            <w:rStyle w:val="Hyperlink"/>
            <w:b/>
            <w:lang w:eastAsia="ko-KR"/>
          </w:rPr>
          <w:t>R1-2405637</w:t>
        </w:r>
      </w:hyperlink>
      <w:r w:rsidR="00AE1837" w:rsidRPr="00AE1837">
        <w:rPr>
          <w:rFonts w:eastAsia="DengXian"/>
          <w:b/>
          <w:lang w:eastAsia="zh-CN"/>
        </w:rPr>
        <w:t xml:space="preserve"> </w:t>
      </w:r>
      <w:r w:rsidR="00AE1837" w:rsidRPr="00AE1837">
        <w:rPr>
          <w:rFonts w:eastAsia="DengXian"/>
          <w:b/>
          <w:lang w:eastAsia="zh-CN"/>
        </w:rPr>
        <w:tab/>
      </w:r>
      <w:r w:rsidR="00AE1837" w:rsidRPr="00AE1837">
        <w:rPr>
          <w:b/>
          <w:sz w:val="22"/>
          <w:szCs w:val="22"/>
        </w:rPr>
        <w:t>Summary</w:t>
      </w:r>
      <w:r w:rsidR="00AE1837" w:rsidRPr="00AE1837">
        <w:rPr>
          <w:rFonts w:eastAsia="DengXian" w:hint="eastAsia"/>
          <w:b/>
          <w:sz w:val="22"/>
          <w:szCs w:val="22"/>
          <w:lang w:eastAsia="zh-CN"/>
        </w:rPr>
        <w:t>#2</w:t>
      </w:r>
      <w:r w:rsidR="00AE1837" w:rsidRPr="00AE1837">
        <w:rPr>
          <w:b/>
          <w:sz w:val="22"/>
          <w:szCs w:val="22"/>
        </w:rPr>
        <w:t xml:space="preserve"> of Rel-18 maintenance for UE power savings</w:t>
      </w:r>
      <w:r w:rsidR="00AE1837" w:rsidRPr="00AE1837">
        <w:rPr>
          <w:rFonts w:eastAsia="DengXian"/>
          <w:b/>
          <w:sz w:val="22"/>
          <w:szCs w:val="22"/>
          <w:lang w:eastAsia="zh-CN"/>
        </w:rPr>
        <w:tab/>
      </w:r>
      <w:r w:rsidR="00AE1837" w:rsidRPr="00AE1837">
        <w:rPr>
          <w:rFonts w:eastAsia="DengXian" w:hint="eastAsia"/>
          <w:b/>
          <w:sz w:val="22"/>
          <w:szCs w:val="22"/>
          <w:lang w:eastAsia="zh-CN"/>
        </w:rPr>
        <w:t>Moderator (Ericsson)</w:t>
      </w:r>
    </w:p>
    <w:p w14:paraId="754D53D0" w14:textId="77777777" w:rsidR="00EA1E5D" w:rsidRDefault="00EA1E5D" w:rsidP="00D7097B">
      <w:pPr>
        <w:rPr>
          <w:bCs/>
        </w:rPr>
      </w:pPr>
    </w:p>
    <w:p w14:paraId="6702FF97" w14:textId="6A349480" w:rsidR="00AE1837" w:rsidRPr="00AE1837" w:rsidRDefault="006F79AF" w:rsidP="00AE1837">
      <w:pPr>
        <w:rPr>
          <w:b/>
          <w:lang w:eastAsia="ko-KR"/>
        </w:rPr>
      </w:pPr>
      <w:hyperlink r:id="rId594" w:history="1">
        <w:r>
          <w:rPr>
            <w:rStyle w:val="Hyperlink"/>
            <w:b/>
            <w:lang w:eastAsia="ko-KR"/>
          </w:rPr>
          <w:t>R1-2405633</w:t>
        </w:r>
      </w:hyperlink>
      <w:r w:rsidR="00AE1837" w:rsidRPr="00AE1837">
        <w:rPr>
          <w:b/>
          <w:lang w:eastAsia="ko-KR"/>
        </w:rPr>
        <w:tab/>
        <w:t>Draft CR for 38.211 on TRS occasions for idle/inactive UEs</w:t>
      </w:r>
      <w:r w:rsidR="00AE1837" w:rsidRPr="00AE1837">
        <w:rPr>
          <w:b/>
          <w:lang w:eastAsia="ko-KR"/>
        </w:rPr>
        <w:tab/>
        <w:t>Ericsson, Nokia, Mediatek, CATT</w:t>
      </w:r>
    </w:p>
    <w:p w14:paraId="212E41D8" w14:textId="77777777" w:rsidR="00AE1837" w:rsidRPr="00F113F1" w:rsidRDefault="00AE1837" w:rsidP="00AE1837">
      <w:pPr>
        <w:rPr>
          <w:rFonts w:eastAsia="DengXian"/>
          <w:bCs/>
          <w:highlight w:val="green"/>
          <w:lang w:eastAsia="zh-CN"/>
        </w:rPr>
      </w:pPr>
      <w:r w:rsidRPr="00F113F1">
        <w:rPr>
          <w:rFonts w:eastAsia="DengXian" w:hint="eastAsia"/>
          <w:bCs/>
          <w:highlight w:val="green"/>
          <w:lang w:eastAsia="zh-CN"/>
        </w:rPr>
        <w:t>Agreement</w:t>
      </w:r>
    </w:p>
    <w:p w14:paraId="06A0BFA8" w14:textId="62E121EE" w:rsidR="00AE1837" w:rsidRPr="00AE1837" w:rsidRDefault="00AE1837" w:rsidP="00311060">
      <w:pPr>
        <w:pStyle w:val="ListParagraph"/>
        <w:numPr>
          <w:ilvl w:val="0"/>
          <w:numId w:val="117"/>
        </w:numPr>
        <w:rPr>
          <w:rFonts w:eastAsia="DengXian"/>
          <w:bCs/>
          <w:lang w:eastAsia="zh-CN"/>
        </w:rPr>
      </w:pPr>
      <w:r w:rsidRPr="00AE1837">
        <w:rPr>
          <w:rFonts w:eastAsia="DengXian" w:hint="eastAsia"/>
          <w:bCs/>
          <w:lang w:eastAsia="zh-CN"/>
        </w:rPr>
        <w:t xml:space="preserve">Draft CR </w:t>
      </w:r>
      <w:hyperlink r:id="rId595" w:history="1">
        <w:r w:rsidR="006F79AF">
          <w:rPr>
            <w:rStyle w:val="Hyperlink"/>
            <w:rFonts w:eastAsia="DengXian"/>
            <w:bCs/>
            <w:lang w:eastAsia="zh-CN"/>
          </w:rPr>
          <w:t>R1-2405633</w:t>
        </w:r>
      </w:hyperlink>
      <w:r w:rsidRPr="00AE1837">
        <w:rPr>
          <w:rFonts w:eastAsia="DengXian" w:hint="eastAsia"/>
          <w:bCs/>
          <w:lang w:eastAsia="zh-CN"/>
        </w:rPr>
        <w:t xml:space="preserve"> is endorsed in principle by fixing double in in section 7.4.1.5.3, adding other affected TS to other core specifications, as well as updating to latest version of cover sheet.</w:t>
      </w:r>
    </w:p>
    <w:p w14:paraId="29D73D8F" w14:textId="77777777" w:rsidR="005A1C90" w:rsidRDefault="005A1C90" w:rsidP="005A1C90">
      <w:pPr>
        <w:rPr>
          <w:rFonts w:eastAsia="DengXian"/>
          <w:bCs/>
          <w:lang w:val="en-US" w:eastAsia="zh-CN"/>
        </w:rPr>
      </w:pPr>
      <w:r>
        <w:rPr>
          <w:rFonts w:eastAsia="DengXian"/>
          <w:bCs/>
          <w:lang w:val="en-US" w:eastAsia="zh-CN"/>
        </w:rPr>
        <w:t>From Friday session, final CR in:</w:t>
      </w:r>
    </w:p>
    <w:p w14:paraId="5C7F5748" w14:textId="68399D5A" w:rsidR="00AE1837" w:rsidRPr="00AE1837" w:rsidRDefault="006F79AF" w:rsidP="00AE1837">
      <w:pPr>
        <w:rPr>
          <w:b/>
        </w:rPr>
      </w:pPr>
      <w:hyperlink r:id="rId596" w:history="1">
        <w:r>
          <w:rPr>
            <w:rStyle w:val="Hyperlink"/>
            <w:b/>
            <w:highlight w:val="green"/>
          </w:rPr>
          <w:t>R1-2405701</w:t>
        </w:r>
      </w:hyperlink>
      <w:r w:rsidR="00AE1837" w:rsidRPr="00AE1837">
        <w:rPr>
          <w:b/>
        </w:rPr>
        <w:tab/>
        <w:t>CR for 38.211 on TRS occasions for idle/inactive UEs</w:t>
      </w:r>
      <w:r w:rsidR="00AE1837" w:rsidRPr="00AE1837">
        <w:rPr>
          <w:b/>
        </w:rPr>
        <w:tab/>
        <w:t>Ericsson, Nokia, Mediatek, CATT, Huawei, HiSilicon</w:t>
      </w:r>
    </w:p>
    <w:p w14:paraId="43CC2628" w14:textId="36BCF922" w:rsidR="00AE1837" w:rsidRDefault="00AE1837" w:rsidP="00AE1837">
      <w:pPr>
        <w:rPr>
          <w:bCs/>
        </w:rPr>
      </w:pPr>
      <w:r>
        <w:rPr>
          <w:bCs/>
          <w:lang w:eastAsia="ko-KR"/>
        </w:rPr>
        <w:t>(</w:t>
      </w:r>
      <w:r w:rsidRPr="00EA1E5D">
        <w:rPr>
          <w:bCs/>
        </w:rPr>
        <w:t>Rel-18</w:t>
      </w:r>
      <w:r>
        <w:rPr>
          <w:bCs/>
        </w:rPr>
        <w:t xml:space="preserve">, </w:t>
      </w:r>
      <w:r w:rsidRPr="00EA1E5D">
        <w:rPr>
          <w:bCs/>
        </w:rPr>
        <w:t>38.211</w:t>
      </w:r>
      <w:r>
        <w:rPr>
          <w:bCs/>
        </w:rPr>
        <w:t xml:space="preserve">, </w:t>
      </w:r>
      <w:r w:rsidRPr="00EA1E5D">
        <w:rPr>
          <w:bCs/>
        </w:rPr>
        <w:t>TEI18, NR_UE_pow_sav_enh-Core</w:t>
      </w:r>
      <w:r>
        <w:rPr>
          <w:bCs/>
        </w:rPr>
        <w:t>, CR</w:t>
      </w:r>
      <w:r w:rsidRPr="00EA1E5D">
        <w:rPr>
          <w:bCs/>
        </w:rPr>
        <w:t>0128</w:t>
      </w:r>
      <w:r>
        <w:rPr>
          <w:bCs/>
        </w:rPr>
        <w:t xml:space="preserve">, Cat </w:t>
      </w:r>
      <w:r w:rsidRPr="00EA1E5D">
        <w:rPr>
          <w:bCs/>
        </w:rPr>
        <w:t>F</w:t>
      </w:r>
      <w:r>
        <w:rPr>
          <w:bCs/>
        </w:rPr>
        <w:t>) is agreed.</w:t>
      </w:r>
    </w:p>
    <w:p w14:paraId="5C107EA2" w14:textId="77777777" w:rsidR="00AE1837" w:rsidRPr="00E462D2" w:rsidRDefault="00AE1837" w:rsidP="00AE1837">
      <w:pPr>
        <w:rPr>
          <w:bCs/>
          <w:lang w:eastAsia="ko-KR"/>
        </w:rPr>
      </w:pPr>
    </w:p>
    <w:p w14:paraId="79142A94" w14:textId="52880395" w:rsidR="00AE1837" w:rsidRPr="00AE1837" w:rsidRDefault="006F79AF" w:rsidP="00AE1837">
      <w:pPr>
        <w:rPr>
          <w:b/>
          <w:lang w:eastAsia="ko-KR"/>
        </w:rPr>
      </w:pPr>
      <w:hyperlink r:id="rId597" w:history="1">
        <w:r>
          <w:rPr>
            <w:rStyle w:val="Hyperlink"/>
            <w:b/>
            <w:lang w:eastAsia="ko-KR"/>
          </w:rPr>
          <w:t>R1-2405634</w:t>
        </w:r>
      </w:hyperlink>
      <w:r w:rsidR="00AE1837" w:rsidRPr="00AE1837">
        <w:rPr>
          <w:b/>
          <w:lang w:eastAsia="ko-KR"/>
        </w:rPr>
        <w:tab/>
        <w:t>Draft CR for 38.212 on TRS occasions for idle/inactive UEs</w:t>
      </w:r>
      <w:r w:rsidR="00AE1837" w:rsidRPr="00AE1837">
        <w:rPr>
          <w:b/>
          <w:lang w:eastAsia="ko-KR"/>
        </w:rPr>
        <w:tab/>
        <w:t>Ericsson, Nokia, Mediatek, CATT</w:t>
      </w:r>
    </w:p>
    <w:p w14:paraId="77CC90A9" w14:textId="77777777" w:rsidR="00AE1837" w:rsidRPr="00F113F1" w:rsidRDefault="00AE1837" w:rsidP="00AE1837">
      <w:pPr>
        <w:rPr>
          <w:rFonts w:eastAsia="DengXian"/>
          <w:bCs/>
          <w:highlight w:val="green"/>
          <w:lang w:eastAsia="zh-CN"/>
        </w:rPr>
      </w:pPr>
      <w:r w:rsidRPr="00F113F1">
        <w:rPr>
          <w:rFonts w:eastAsia="DengXian" w:hint="eastAsia"/>
          <w:bCs/>
          <w:highlight w:val="green"/>
          <w:lang w:eastAsia="zh-CN"/>
        </w:rPr>
        <w:t>Agreement</w:t>
      </w:r>
    </w:p>
    <w:p w14:paraId="7DD69C1A" w14:textId="6E576704" w:rsidR="00AE1837" w:rsidRPr="00AE1837" w:rsidRDefault="00AE1837" w:rsidP="00311060">
      <w:pPr>
        <w:pStyle w:val="ListParagraph"/>
        <w:numPr>
          <w:ilvl w:val="0"/>
          <w:numId w:val="117"/>
        </w:numPr>
        <w:rPr>
          <w:rFonts w:eastAsia="DengXian"/>
          <w:bCs/>
          <w:lang w:eastAsia="zh-CN"/>
        </w:rPr>
      </w:pPr>
      <w:r w:rsidRPr="00AE1837">
        <w:rPr>
          <w:rFonts w:eastAsia="DengXian" w:hint="eastAsia"/>
          <w:bCs/>
          <w:lang w:eastAsia="zh-CN"/>
        </w:rPr>
        <w:t xml:space="preserve">Draft CR </w:t>
      </w:r>
      <w:hyperlink r:id="rId598" w:history="1">
        <w:r w:rsidR="006F79AF">
          <w:rPr>
            <w:rStyle w:val="Hyperlink"/>
            <w:rFonts w:eastAsia="DengXian"/>
            <w:bCs/>
            <w:lang w:eastAsia="zh-CN"/>
          </w:rPr>
          <w:t>R1-2405634</w:t>
        </w:r>
      </w:hyperlink>
      <w:r w:rsidRPr="00AE1837">
        <w:rPr>
          <w:rFonts w:eastAsia="DengXian" w:hint="eastAsia"/>
          <w:bCs/>
          <w:lang w:eastAsia="zh-CN"/>
        </w:rPr>
        <w:t xml:space="preserve"> is endorsed in principle by adding other affected TS to other core specifications, as well as updating to latest version of cover sheet.</w:t>
      </w:r>
    </w:p>
    <w:p w14:paraId="416160FB" w14:textId="77777777" w:rsidR="005A1C90" w:rsidRDefault="005A1C90" w:rsidP="005A1C90">
      <w:pPr>
        <w:rPr>
          <w:rFonts w:eastAsia="DengXian"/>
          <w:bCs/>
          <w:lang w:val="en-US" w:eastAsia="zh-CN"/>
        </w:rPr>
      </w:pPr>
      <w:r>
        <w:rPr>
          <w:rFonts w:eastAsia="DengXian"/>
          <w:bCs/>
          <w:lang w:val="en-US" w:eastAsia="zh-CN"/>
        </w:rPr>
        <w:t>From Friday session, final CR in:</w:t>
      </w:r>
    </w:p>
    <w:p w14:paraId="593C43D3" w14:textId="3F2FEFD1" w:rsidR="00AE1837" w:rsidRPr="00AE1837" w:rsidRDefault="006F79AF" w:rsidP="00AE1837">
      <w:pPr>
        <w:rPr>
          <w:b/>
        </w:rPr>
      </w:pPr>
      <w:hyperlink r:id="rId599" w:history="1">
        <w:r>
          <w:rPr>
            <w:rStyle w:val="Hyperlink"/>
            <w:b/>
            <w:highlight w:val="green"/>
          </w:rPr>
          <w:t>R1-2405702</w:t>
        </w:r>
      </w:hyperlink>
      <w:r w:rsidR="00AE1837" w:rsidRPr="00AE1837">
        <w:rPr>
          <w:b/>
        </w:rPr>
        <w:tab/>
        <w:t>CR for 38.212 on TRS occasions for idle/inactive UEs</w:t>
      </w:r>
      <w:r w:rsidR="00AE1837" w:rsidRPr="00AE1837">
        <w:rPr>
          <w:b/>
        </w:rPr>
        <w:tab/>
        <w:t>Ericsson, Nokia, Mediatek, CATT, Huawei, HiSilicon</w:t>
      </w:r>
    </w:p>
    <w:p w14:paraId="7802CD77" w14:textId="77777777" w:rsidR="00AE1837" w:rsidRPr="00EA1E5D" w:rsidRDefault="00AE1837" w:rsidP="00AE1837">
      <w:pPr>
        <w:rPr>
          <w:bCs/>
        </w:rPr>
      </w:pPr>
      <w:r>
        <w:rPr>
          <w:bCs/>
        </w:rPr>
        <w:t>(</w:t>
      </w:r>
      <w:r w:rsidRPr="00EA1E5D">
        <w:rPr>
          <w:bCs/>
        </w:rPr>
        <w:t>Rel-18</w:t>
      </w:r>
      <w:r>
        <w:rPr>
          <w:bCs/>
        </w:rPr>
        <w:t xml:space="preserve">, </w:t>
      </w:r>
      <w:r w:rsidRPr="00EA1E5D">
        <w:rPr>
          <w:bCs/>
        </w:rPr>
        <w:t>38.212</w:t>
      </w:r>
      <w:r>
        <w:rPr>
          <w:bCs/>
        </w:rPr>
        <w:t xml:space="preserve">, </w:t>
      </w:r>
      <w:r w:rsidRPr="00EA1E5D">
        <w:rPr>
          <w:bCs/>
        </w:rPr>
        <w:t>TEI18, NR_UE_pow_sav_enh-Core</w:t>
      </w:r>
      <w:r>
        <w:rPr>
          <w:bCs/>
        </w:rPr>
        <w:t>, CR</w:t>
      </w:r>
      <w:r w:rsidRPr="00EA1E5D">
        <w:rPr>
          <w:bCs/>
        </w:rPr>
        <w:t>0194</w:t>
      </w:r>
      <w:r>
        <w:rPr>
          <w:bCs/>
        </w:rPr>
        <w:t xml:space="preserve">, Cat </w:t>
      </w:r>
      <w:r w:rsidRPr="00EA1E5D">
        <w:rPr>
          <w:bCs/>
        </w:rPr>
        <w:t>F</w:t>
      </w:r>
      <w:r>
        <w:rPr>
          <w:bCs/>
        </w:rPr>
        <w:t>) is agreed.</w:t>
      </w:r>
    </w:p>
    <w:p w14:paraId="0E73D442" w14:textId="77777777" w:rsidR="00AE1837" w:rsidRPr="00E462D2" w:rsidRDefault="00AE1837" w:rsidP="00AE1837">
      <w:pPr>
        <w:rPr>
          <w:bCs/>
          <w:lang w:eastAsia="ko-KR"/>
        </w:rPr>
      </w:pPr>
    </w:p>
    <w:p w14:paraId="15B27118" w14:textId="3AD91ECA" w:rsidR="00AE1837" w:rsidRPr="00AE1837" w:rsidRDefault="006F79AF" w:rsidP="00AE1837">
      <w:pPr>
        <w:rPr>
          <w:b/>
          <w:lang w:eastAsia="ko-KR"/>
        </w:rPr>
      </w:pPr>
      <w:hyperlink r:id="rId600" w:history="1">
        <w:r>
          <w:rPr>
            <w:rStyle w:val="Hyperlink"/>
            <w:b/>
            <w:lang w:eastAsia="ko-KR"/>
          </w:rPr>
          <w:t>R1-2405635</w:t>
        </w:r>
      </w:hyperlink>
      <w:r w:rsidR="00AE1837" w:rsidRPr="00AE1837">
        <w:rPr>
          <w:b/>
          <w:lang w:eastAsia="ko-KR"/>
        </w:rPr>
        <w:tab/>
        <w:t>Draft CR for 38.213 on TRS occasions for idle/inactive UEs</w:t>
      </w:r>
      <w:r w:rsidR="00AE1837" w:rsidRPr="00AE1837">
        <w:rPr>
          <w:b/>
          <w:lang w:eastAsia="ko-KR"/>
        </w:rPr>
        <w:tab/>
        <w:t>Ericsson, Nokia, Mediatek, CATT</w:t>
      </w:r>
    </w:p>
    <w:p w14:paraId="7204CB95" w14:textId="77777777" w:rsidR="00AE1837" w:rsidRPr="00F113F1" w:rsidRDefault="00AE1837" w:rsidP="00AE1837">
      <w:pPr>
        <w:rPr>
          <w:rFonts w:eastAsia="DengXian"/>
          <w:bCs/>
          <w:highlight w:val="green"/>
          <w:lang w:eastAsia="zh-CN"/>
        </w:rPr>
      </w:pPr>
      <w:r w:rsidRPr="00F113F1">
        <w:rPr>
          <w:rFonts w:eastAsia="DengXian" w:hint="eastAsia"/>
          <w:bCs/>
          <w:highlight w:val="green"/>
          <w:lang w:eastAsia="zh-CN"/>
        </w:rPr>
        <w:t>Agreement</w:t>
      </w:r>
    </w:p>
    <w:p w14:paraId="3D030DDD" w14:textId="56F6EE5E" w:rsidR="00AE1837" w:rsidRPr="00AE1837" w:rsidRDefault="00AE1837" w:rsidP="00311060">
      <w:pPr>
        <w:pStyle w:val="ListParagraph"/>
        <w:numPr>
          <w:ilvl w:val="0"/>
          <w:numId w:val="117"/>
        </w:numPr>
        <w:rPr>
          <w:rFonts w:eastAsia="DengXian"/>
          <w:bCs/>
          <w:lang w:eastAsia="zh-CN"/>
        </w:rPr>
      </w:pPr>
      <w:r w:rsidRPr="00AE1837">
        <w:rPr>
          <w:rFonts w:eastAsia="DengXian" w:hint="eastAsia"/>
          <w:bCs/>
          <w:lang w:eastAsia="zh-CN"/>
        </w:rPr>
        <w:t xml:space="preserve">Draft CR </w:t>
      </w:r>
      <w:hyperlink r:id="rId601" w:history="1">
        <w:r w:rsidR="006F79AF">
          <w:rPr>
            <w:rStyle w:val="Hyperlink"/>
            <w:rFonts w:eastAsia="DengXian"/>
            <w:bCs/>
            <w:lang w:eastAsia="zh-CN"/>
          </w:rPr>
          <w:t>R1-2405635</w:t>
        </w:r>
      </w:hyperlink>
      <w:r w:rsidRPr="00AE1837">
        <w:rPr>
          <w:rFonts w:eastAsia="DengXian" w:hint="eastAsia"/>
          <w:bCs/>
          <w:lang w:eastAsia="zh-CN"/>
        </w:rPr>
        <w:t xml:space="preserve"> is endorsed in principle by adding other affected TS to other core specifications, as well as updating to latest version of cover sheet.</w:t>
      </w:r>
    </w:p>
    <w:p w14:paraId="4FD24257" w14:textId="77777777" w:rsidR="005A1C90" w:rsidRDefault="005A1C90" w:rsidP="005A1C90">
      <w:pPr>
        <w:rPr>
          <w:rFonts w:eastAsia="DengXian"/>
          <w:bCs/>
          <w:lang w:val="en-US" w:eastAsia="zh-CN"/>
        </w:rPr>
      </w:pPr>
      <w:r>
        <w:rPr>
          <w:rFonts w:eastAsia="DengXian"/>
          <w:bCs/>
          <w:lang w:val="en-US" w:eastAsia="zh-CN"/>
        </w:rPr>
        <w:t>From Friday session, final CR in:</w:t>
      </w:r>
    </w:p>
    <w:p w14:paraId="0B8E47F0" w14:textId="7A366F39" w:rsidR="00AE1837" w:rsidRPr="00AE1837" w:rsidRDefault="006F79AF" w:rsidP="00AE1837">
      <w:pPr>
        <w:rPr>
          <w:b/>
        </w:rPr>
      </w:pPr>
      <w:hyperlink r:id="rId602" w:history="1">
        <w:r>
          <w:rPr>
            <w:rStyle w:val="Hyperlink"/>
            <w:b/>
            <w:highlight w:val="green"/>
          </w:rPr>
          <w:t>R1-2405703</w:t>
        </w:r>
      </w:hyperlink>
      <w:r w:rsidR="00AE1837" w:rsidRPr="00AE1837">
        <w:rPr>
          <w:b/>
        </w:rPr>
        <w:tab/>
        <w:t>CR for 38.213 on TRS occasions for idle/inactive UEs</w:t>
      </w:r>
      <w:r w:rsidR="00AE1837" w:rsidRPr="00AE1837">
        <w:rPr>
          <w:b/>
        </w:rPr>
        <w:tab/>
        <w:t>Ericsson, Nokia, Mediatek, CATT, Huawei, HiSilicon</w:t>
      </w:r>
    </w:p>
    <w:p w14:paraId="6C6A8792" w14:textId="77777777" w:rsidR="00AE1837" w:rsidRPr="00EA1E5D" w:rsidRDefault="00AE1837" w:rsidP="00AE1837">
      <w:pPr>
        <w:rPr>
          <w:bCs/>
        </w:rPr>
      </w:pPr>
      <w:r>
        <w:rPr>
          <w:bCs/>
        </w:rPr>
        <w:t>(</w:t>
      </w:r>
      <w:r w:rsidRPr="00EA1E5D">
        <w:rPr>
          <w:bCs/>
        </w:rPr>
        <w:t>Rel-18</w:t>
      </w:r>
      <w:r>
        <w:rPr>
          <w:bCs/>
        </w:rPr>
        <w:t xml:space="preserve">, </w:t>
      </w:r>
      <w:r w:rsidRPr="00EA1E5D">
        <w:rPr>
          <w:bCs/>
        </w:rPr>
        <w:t>38.213</w:t>
      </w:r>
      <w:r>
        <w:rPr>
          <w:bCs/>
        </w:rPr>
        <w:t>, T</w:t>
      </w:r>
      <w:r w:rsidRPr="00EA1E5D">
        <w:rPr>
          <w:bCs/>
        </w:rPr>
        <w:t>EI18, NR_UE_pow_sav_enh-Core</w:t>
      </w:r>
      <w:r>
        <w:rPr>
          <w:bCs/>
        </w:rPr>
        <w:t>, CR</w:t>
      </w:r>
      <w:r w:rsidRPr="00EA1E5D">
        <w:rPr>
          <w:bCs/>
        </w:rPr>
        <w:t>0637</w:t>
      </w:r>
      <w:r>
        <w:rPr>
          <w:bCs/>
        </w:rPr>
        <w:t xml:space="preserve">, Cat </w:t>
      </w:r>
      <w:r w:rsidRPr="00EA1E5D">
        <w:rPr>
          <w:bCs/>
        </w:rPr>
        <w:t>F</w:t>
      </w:r>
      <w:r>
        <w:rPr>
          <w:bCs/>
        </w:rPr>
        <w:t>) is agreed.</w:t>
      </w:r>
    </w:p>
    <w:p w14:paraId="06D00281" w14:textId="77777777" w:rsidR="00AE1837" w:rsidRPr="00E462D2" w:rsidRDefault="00AE1837" w:rsidP="00AE1837">
      <w:pPr>
        <w:rPr>
          <w:bCs/>
          <w:lang w:eastAsia="ko-KR"/>
        </w:rPr>
      </w:pPr>
    </w:p>
    <w:p w14:paraId="79A96CF9" w14:textId="10BFE379" w:rsidR="00AE1837" w:rsidRPr="00AE1837" w:rsidRDefault="006F79AF" w:rsidP="00AE1837">
      <w:pPr>
        <w:rPr>
          <w:b/>
          <w:lang w:eastAsia="ko-KR"/>
        </w:rPr>
      </w:pPr>
      <w:hyperlink r:id="rId603" w:history="1">
        <w:r>
          <w:rPr>
            <w:rStyle w:val="Hyperlink"/>
            <w:b/>
            <w:lang w:eastAsia="ko-KR"/>
          </w:rPr>
          <w:t>R1-2405636</w:t>
        </w:r>
      </w:hyperlink>
      <w:r w:rsidR="00AE1837" w:rsidRPr="00AE1837">
        <w:rPr>
          <w:b/>
          <w:lang w:eastAsia="ko-KR"/>
        </w:rPr>
        <w:tab/>
        <w:t>Draft CR for 38.214 on TRS occasions for idle/inactive UEs</w:t>
      </w:r>
      <w:r w:rsidR="00AE1837" w:rsidRPr="00AE1837">
        <w:rPr>
          <w:b/>
          <w:lang w:eastAsia="ko-KR"/>
        </w:rPr>
        <w:tab/>
        <w:t>Ericsson, Nokia, Mediatek, CATT</w:t>
      </w:r>
    </w:p>
    <w:p w14:paraId="590872ED" w14:textId="77777777" w:rsidR="00AE1837" w:rsidRPr="00F113F1" w:rsidRDefault="00AE1837" w:rsidP="00AE1837">
      <w:pPr>
        <w:rPr>
          <w:rFonts w:eastAsia="DengXian"/>
          <w:bCs/>
          <w:highlight w:val="green"/>
          <w:lang w:eastAsia="zh-CN"/>
        </w:rPr>
      </w:pPr>
      <w:r w:rsidRPr="00F113F1">
        <w:rPr>
          <w:rFonts w:eastAsia="DengXian" w:hint="eastAsia"/>
          <w:bCs/>
          <w:highlight w:val="green"/>
          <w:lang w:eastAsia="zh-CN"/>
        </w:rPr>
        <w:t>Agreement</w:t>
      </w:r>
    </w:p>
    <w:p w14:paraId="342DC22B" w14:textId="231E39D3" w:rsidR="00AE1837" w:rsidRPr="00AE1837" w:rsidRDefault="00AE1837" w:rsidP="00311060">
      <w:pPr>
        <w:pStyle w:val="ListParagraph"/>
        <w:numPr>
          <w:ilvl w:val="0"/>
          <w:numId w:val="117"/>
        </w:numPr>
        <w:rPr>
          <w:rFonts w:eastAsia="DengXian"/>
          <w:bCs/>
          <w:lang w:eastAsia="zh-CN"/>
        </w:rPr>
      </w:pPr>
      <w:r w:rsidRPr="00AE1837">
        <w:rPr>
          <w:rFonts w:eastAsia="DengXian" w:hint="eastAsia"/>
          <w:bCs/>
          <w:lang w:eastAsia="zh-CN"/>
        </w:rPr>
        <w:t xml:space="preserve">Draft CR </w:t>
      </w:r>
      <w:hyperlink r:id="rId604" w:history="1">
        <w:r w:rsidR="006F79AF">
          <w:rPr>
            <w:rStyle w:val="Hyperlink"/>
            <w:rFonts w:eastAsia="DengXian"/>
            <w:bCs/>
            <w:lang w:eastAsia="zh-CN"/>
          </w:rPr>
          <w:t>R1-2405636</w:t>
        </w:r>
      </w:hyperlink>
      <w:r w:rsidRPr="00AE1837">
        <w:rPr>
          <w:rFonts w:eastAsia="DengXian" w:hint="eastAsia"/>
          <w:bCs/>
          <w:lang w:eastAsia="zh-CN"/>
        </w:rPr>
        <w:t xml:space="preserve"> is endorsed in principle by adding other affected TS to other core specifications, as well as updating to latest version of cover sheet.</w:t>
      </w:r>
    </w:p>
    <w:p w14:paraId="5047F68B" w14:textId="77777777" w:rsidR="005A1C90" w:rsidRDefault="005A1C90" w:rsidP="005A1C90">
      <w:pPr>
        <w:rPr>
          <w:rFonts w:eastAsia="DengXian"/>
          <w:bCs/>
          <w:lang w:val="en-US" w:eastAsia="zh-CN"/>
        </w:rPr>
      </w:pPr>
      <w:r>
        <w:rPr>
          <w:rFonts w:eastAsia="DengXian"/>
          <w:bCs/>
          <w:lang w:val="en-US" w:eastAsia="zh-CN"/>
        </w:rPr>
        <w:t>From Friday session, final CR in:</w:t>
      </w:r>
    </w:p>
    <w:p w14:paraId="1DDC4D4C" w14:textId="65C01AE7" w:rsidR="00AE1837" w:rsidRPr="00AE1837" w:rsidRDefault="006F79AF" w:rsidP="00EA1E5D">
      <w:pPr>
        <w:rPr>
          <w:b/>
        </w:rPr>
      </w:pPr>
      <w:hyperlink r:id="rId605" w:history="1">
        <w:r>
          <w:rPr>
            <w:rStyle w:val="Hyperlink"/>
            <w:b/>
            <w:highlight w:val="green"/>
          </w:rPr>
          <w:t>R1-2405704</w:t>
        </w:r>
      </w:hyperlink>
      <w:r w:rsidR="00EA1E5D" w:rsidRPr="00AE1837">
        <w:rPr>
          <w:b/>
        </w:rPr>
        <w:tab/>
        <w:t>CR for 38.214 on TRS occasions for idle/inactive UEs</w:t>
      </w:r>
      <w:r w:rsidR="00EA1E5D" w:rsidRPr="00AE1837">
        <w:rPr>
          <w:b/>
        </w:rPr>
        <w:tab/>
        <w:t>Ericsson, Nokia, Mediatek, CATT, Huawei, HiSilicon</w:t>
      </w:r>
    </w:p>
    <w:p w14:paraId="1E989427" w14:textId="7FF2A6E3" w:rsidR="00C32F2F" w:rsidRDefault="00AE1837" w:rsidP="00EA1E5D">
      <w:pPr>
        <w:rPr>
          <w:bCs/>
        </w:rPr>
      </w:pPr>
      <w:r>
        <w:rPr>
          <w:bCs/>
        </w:rPr>
        <w:t>(</w:t>
      </w:r>
      <w:r w:rsidR="00EA1E5D" w:rsidRPr="00EA1E5D">
        <w:rPr>
          <w:bCs/>
        </w:rPr>
        <w:t>Rel-18</w:t>
      </w:r>
      <w:r>
        <w:rPr>
          <w:bCs/>
        </w:rPr>
        <w:t xml:space="preserve">, </w:t>
      </w:r>
      <w:r w:rsidR="00EA1E5D" w:rsidRPr="00EA1E5D">
        <w:rPr>
          <w:bCs/>
        </w:rPr>
        <w:t>38.214</w:t>
      </w:r>
      <w:r>
        <w:rPr>
          <w:bCs/>
        </w:rPr>
        <w:t xml:space="preserve">, </w:t>
      </w:r>
      <w:r w:rsidR="00EA1E5D" w:rsidRPr="00EA1E5D">
        <w:rPr>
          <w:bCs/>
        </w:rPr>
        <w:t>TEI18, NR_UE_pow_sav_enh-Core</w:t>
      </w:r>
      <w:r>
        <w:rPr>
          <w:bCs/>
        </w:rPr>
        <w:t>, CR</w:t>
      </w:r>
      <w:r w:rsidR="00EA1E5D" w:rsidRPr="00EA1E5D">
        <w:rPr>
          <w:bCs/>
        </w:rPr>
        <w:t>0583</w:t>
      </w:r>
      <w:r>
        <w:rPr>
          <w:bCs/>
        </w:rPr>
        <w:t>, Cat F) is agreed.</w:t>
      </w:r>
      <w:r w:rsidR="00EA1E5D" w:rsidRPr="00EA1E5D">
        <w:rPr>
          <w:bCs/>
        </w:rPr>
        <w:tab/>
      </w:r>
    </w:p>
    <w:p w14:paraId="4835B7B5" w14:textId="77777777" w:rsidR="00EA1E5D" w:rsidRDefault="00EA1E5D" w:rsidP="00D7097B">
      <w:pPr>
        <w:rPr>
          <w:bCs/>
        </w:rPr>
      </w:pPr>
    </w:p>
    <w:p w14:paraId="2CF126C1" w14:textId="77777777" w:rsidR="005A1C90" w:rsidRPr="00D7097B" w:rsidRDefault="005A1C90" w:rsidP="00D7097B">
      <w:pPr>
        <w:rPr>
          <w:bCs/>
        </w:rPr>
      </w:pPr>
    </w:p>
    <w:p w14:paraId="47E16657" w14:textId="77777777" w:rsidR="00D7097B" w:rsidRDefault="00D7097B" w:rsidP="00D7097B">
      <w:pPr>
        <w:keepNext/>
        <w:ind w:left="720" w:hanging="720"/>
        <w:outlineLvl w:val="2"/>
        <w:rPr>
          <w:rFonts w:cs="Times"/>
          <w:b/>
          <w:bCs/>
          <w:szCs w:val="26"/>
          <w:lang w:eastAsia="x-none"/>
        </w:rPr>
      </w:pPr>
      <w:bookmarkStart w:id="228" w:name="_Toc166306517"/>
      <w:bookmarkStart w:id="229" w:name="_Toc173405012"/>
      <w:r w:rsidRPr="00D7097B">
        <w:rPr>
          <w:rFonts w:cs="Times" w:hint="eastAsia"/>
          <w:b/>
          <w:bCs/>
          <w:szCs w:val="26"/>
          <w:lang w:eastAsia="x-none"/>
        </w:rPr>
        <w:t>M</w:t>
      </w:r>
      <w:r w:rsidRPr="00D7097B">
        <w:rPr>
          <w:rFonts w:cs="Times"/>
          <w:b/>
          <w:bCs/>
          <w:szCs w:val="26"/>
          <w:lang w:eastAsia="x-none"/>
        </w:rPr>
        <w:t>BS</w:t>
      </w:r>
      <w:bookmarkEnd w:id="228"/>
      <w:bookmarkEnd w:id="229"/>
    </w:p>
    <w:p w14:paraId="43C9DB79" w14:textId="5AEDF51F" w:rsidR="00B0298A" w:rsidRPr="00E671AB" w:rsidRDefault="006F79AF" w:rsidP="00B0298A">
      <w:pPr>
        <w:rPr>
          <w:b/>
          <w:iCs/>
          <w:lang w:eastAsia="x-none"/>
        </w:rPr>
      </w:pPr>
      <w:hyperlink r:id="rId606" w:history="1">
        <w:r>
          <w:rPr>
            <w:rStyle w:val="Hyperlink"/>
            <w:b/>
            <w:iCs/>
            <w:lang w:eastAsia="x-none"/>
          </w:rPr>
          <w:t>R1-2405693</w:t>
        </w:r>
      </w:hyperlink>
      <w:r w:rsidR="00B0298A" w:rsidRPr="00E671AB">
        <w:rPr>
          <w:b/>
          <w:iCs/>
          <w:lang w:eastAsia="x-none"/>
        </w:rPr>
        <w:tab/>
        <w:t>Session notes for 8.1 (Maintenance on Rel-18 work items - MBS Enhancement)</w:t>
      </w:r>
      <w:r w:rsidR="00B0298A" w:rsidRPr="00E671AB">
        <w:rPr>
          <w:b/>
          <w:iCs/>
          <w:lang w:eastAsia="x-none"/>
        </w:rPr>
        <w:tab/>
        <w:t>Ad-Hoc Chair (Huawei)</w:t>
      </w:r>
    </w:p>
    <w:p w14:paraId="31F579B7" w14:textId="4FC1F5F8" w:rsidR="00B0298A" w:rsidRPr="00D96FAE" w:rsidRDefault="00B0298A" w:rsidP="00B0298A">
      <w:pPr>
        <w:rPr>
          <w:lang w:eastAsia="x-none"/>
        </w:rPr>
      </w:pPr>
      <w:r w:rsidRPr="00F05EFE">
        <w:rPr>
          <w:b/>
          <w:bCs/>
        </w:rPr>
        <w:t>Friday decision:</w:t>
      </w:r>
      <w:r>
        <w:t xml:space="preserve"> The </w:t>
      </w:r>
      <w:r>
        <w:rPr>
          <w:lang w:val="en-US" w:eastAsia="x-none"/>
        </w:rPr>
        <w:t>s</w:t>
      </w:r>
      <w:r w:rsidRPr="00663F3A">
        <w:rPr>
          <w:lang w:val="en-US" w:eastAsia="x-none"/>
        </w:rPr>
        <w:t>ession notes</w:t>
      </w:r>
      <w:r>
        <w:rPr>
          <w:lang w:val="en-US" w:eastAsia="x-none"/>
        </w:rPr>
        <w:t xml:space="preserve"> are </w:t>
      </w:r>
      <w:r>
        <w:rPr>
          <w:highlight w:val="green"/>
          <w:lang w:eastAsia="x-none"/>
        </w:rPr>
        <w:t>e</w:t>
      </w:r>
      <w:r w:rsidRPr="00D96FAE">
        <w:rPr>
          <w:highlight w:val="green"/>
          <w:lang w:eastAsia="x-none"/>
        </w:rPr>
        <w:t xml:space="preserve">ndorsed </w:t>
      </w:r>
      <w:r w:rsidRPr="00D96FAE">
        <w:rPr>
          <w:lang w:eastAsia="x-none"/>
        </w:rPr>
        <w:t>and contents reflected below.</w:t>
      </w:r>
    </w:p>
    <w:p w14:paraId="442E6AF4" w14:textId="77777777" w:rsidR="00B0298A" w:rsidRPr="00D7097B" w:rsidRDefault="00B0298A" w:rsidP="00B0298A"/>
    <w:p w14:paraId="3D4F0642" w14:textId="213C2455" w:rsidR="00D7097B" w:rsidRPr="00C32F2F" w:rsidRDefault="006F79AF" w:rsidP="00D7097B">
      <w:pPr>
        <w:rPr>
          <w:b/>
          <w:bCs/>
        </w:rPr>
      </w:pPr>
      <w:hyperlink r:id="rId607" w:history="1">
        <w:r>
          <w:rPr>
            <w:rStyle w:val="Hyperlink"/>
            <w:b/>
            <w:bCs/>
          </w:rPr>
          <w:t>R1-2403922</w:t>
        </w:r>
      </w:hyperlink>
      <w:r w:rsidR="00D7097B" w:rsidRPr="00C32F2F">
        <w:rPr>
          <w:b/>
          <w:bCs/>
        </w:rPr>
        <w:tab/>
        <w:t>Corrections on Rel-18 MBS to TS 38.212</w:t>
      </w:r>
      <w:r w:rsidR="00D7097B" w:rsidRPr="00C32F2F">
        <w:rPr>
          <w:b/>
          <w:bCs/>
        </w:rPr>
        <w:tab/>
        <w:t>Huawei, HiSilicon</w:t>
      </w:r>
    </w:p>
    <w:p w14:paraId="1BAFE620" w14:textId="3579172E" w:rsidR="00D7097B" w:rsidRPr="00C32F2F" w:rsidRDefault="006F79AF" w:rsidP="00D7097B">
      <w:pPr>
        <w:rPr>
          <w:b/>
          <w:bCs/>
        </w:rPr>
      </w:pPr>
      <w:hyperlink r:id="rId608" w:history="1">
        <w:r>
          <w:rPr>
            <w:rStyle w:val="Hyperlink"/>
            <w:b/>
            <w:bCs/>
          </w:rPr>
          <w:t>R1-2403923</w:t>
        </w:r>
      </w:hyperlink>
      <w:r w:rsidR="00D7097B" w:rsidRPr="00C32F2F">
        <w:rPr>
          <w:b/>
          <w:bCs/>
        </w:rPr>
        <w:tab/>
        <w:t>Corrections on Rel-18 MBS to TS 38.213</w:t>
      </w:r>
      <w:r w:rsidR="00D7097B" w:rsidRPr="00C32F2F">
        <w:rPr>
          <w:b/>
          <w:bCs/>
        </w:rPr>
        <w:tab/>
        <w:t>Huawei, HiSilicon</w:t>
      </w:r>
    </w:p>
    <w:p w14:paraId="461C0C6D" w14:textId="3091C754" w:rsidR="00D7097B" w:rsidRPr="00C32F2F" w:rsidRDefault="006F79AF" w:rsidP="00D7097B">
      <w:pPr>
        <w:rPr>
          <w:b/>
          <w:bCs/>
        </w:rPr>
      </w:pPr>
      <w:hyperlink r:id="rId609" w:history="1">
        <w:r>
          <w:rPr>
            <w:rStyle w:val="Hyperlink"/>
            <w:b/>
            <w:bCs/>
          </w:rPr>
          <w:t>R1-2403924</w:t>
        </w:r>
      </w:hyperlink>
      <w:r w:rsidR="00D7097B" w:rsidRPr="00C32F2F">
        <w:rPr>
          <w:b/>
          <w:bCs/>
        </w:rPr>
        <w:tab/>
        <w:t>Corrections on Rel-18 MBS to TS 38.214</w:t>
      </w:r>
      <w:r w:rsidR="00D7097B" w:rsidRPr="00C32F2F">
        <w:rPr>
          <w:b/>
          <w:bCs/>
        </w:rPr>
        <w:tab/>
        <w:t>Huawei, HiSilicon</w:t>
      </w:r>
    </w:p>
    <w:p w14:paraId="05B4FB49" w14:textId="6A4987AF" w:rsidR="00D7097B" w:rsidRDefault="00C32F2F" w:rsidP="00D7097B">
      <w:pPr>
        <w:rPr>
          <w:bCs/>
        </w:rPr>
      </w:pPr>
      <w:r>
        <w:rPr>
          <w:bCs/>
        </w:rPr>
        <w:t>From Monday session</w:t>
      </w:r>
    </w:p>
    <w:p w14:paraId="4A2F337A" w14:textId="77777777" w:rsidR="00C32F2F" w:rsidRDefault="00C32F2F" w:rsidP="00C32F2F">
      <w:pPr>
        <w:rPr>
          <w:bCs/>
        </w:rPr>
      </w:pPr>
      <w:r w:rsidRPr="00033D1E">
        <w:rPr>
          <w:rFonts w:hint="eastAsia"/>
          <w:bCs/>
          <w:highlight w:val="green"/>
        </w:rPr>
        <w:t>A</w:t>
      </w:r>
      <w:r w:rsidRPr="00033D1E">
        <w:rPr>
          <w:bCs/>
          <w:highlight w:val="green"/>
        </w:rPr>
        <w:t>gre</w:t>
      </w:r>
      <w:r>
        <w:rPr>
          <w:bCs/>
          <w:highlight w:val="green"/>
        </w:rPr>
        <w:t>e</w:t>
      </w:r>
      <w:r w:rsidRPr="00033D1E">
        <w:rPr>
          <w:bCs/>
          <w:highlight w:val="green"/>
        </w:rPr>
        <w:t>ment</w:t>
      </w:r>
    </w:p>
    <w:p w14:paraId="0FD6B18E" w14:textId="576421FC" w:rsidR="00C32F2F" w:rsidRDefault="00C32F2F" w:rsidP="00C32F2F">
      <w:pPr>
        <w:rPr>
          <w:bCs/>
        </w:rPr>
      </w:pPr>
      <w:r>
        <w:rPr>
          <w:rFonts w:hint="eastAsia"/>
          <w:bCs/>
        </w:rPr>
        <w:t>T</w:t>
      </w:r>
      <w:r>
        <w:rPr>
          <w:bCs/>
        </w:rPr>
        <w:t xml:space="preserve">he following draft CRs are endorsed for the spec editors’ alignment CRs: </w:t>
      </w:r>
      <w:hyperlink r:id="rId610" w:history="1">
        <w:r w:rsidR="006F79AF">
          <w:rPr>
            <w:rStyle w:val="Hyperlink"/>
            <w:bCs/>
          </w:rPr>
          <w:t>R1-2403922</w:t>
        </w:r>
      </w:hyperlink>
      <w:r>
        <w:rPr>
          <w:bCs/>
        </w:rPr>
        <w:t xml:space="preserve">, </w:t>
      </w:r>
      <w:hyperlink r:id="rId611" w:history="1">
        <w:r w:rsidR="006F79AF">
          <w:rPr>
            <w:rStyle w:val="Hyperlink"/>
            <w:bCs/>
          </w:rPr>
          <w:t>R1-2403923</w:t>
        </w:r>
      </w:hyperlink>
      <w:r>
        <w:rPr>
          <w:bCs/>
        </w:rPr>
        <w:t xml:space="preserve">, </w:t>
      </w:r>
      <w:hyperlink r:id="rId612" w:history="1">
        <w:r w:rsidR="006F79AF">
          <w:rPr>
            <w:rStyle w:val="Hyperlink"/>
            <w:bCs/>
          </w:rPr>
          <w:t>R1-2403924</w:t>
        </w:r>
      </w:hyperlink>
      <w:r>
        <w:rPr>
          <w:bCs/>
        </w:rPr>
        <w:t>.</w:t>
      </w:r>
    </w:p>
    <w:p w14:paraId="3FB97E4D" w14:textId="77777777" w:rsidR="00C32F2F" w:rsidRDefault="00C32F2F" w:rsidP="00D7097B">
      <w:pPr>
        <w:rPr>
          <w:bCs/>
        </w:rPr>
      </w:pPr>
    </w:p>
    <w:p w14:paraId="0A2669AC" w14:textId="77777777" w:rsidR="00C32F2F" w:rsidRDefault="00C32F2F" w:rsidP="00D7097B">
      <w:pPr>
        <w:rPr>
          <w:bCs/>
        </w:rPr>
      </w:pPr>
    </w:p>
    <w:p w14:paraId="5C3CF1EA" w14:textId="4ADE7D36" w:rsidR="00C32F2F" w:rsidRPr="00C32F2F" w:rsidRDefault="006F79AF" w:rsidP="00C32F2F">
      <w:pPr>
        <w:rPr>
          <w:b/>
          <w:bCs/>
        </w:rPr>
      </w:pPr>
      <w:hyperlink r:id="rId613" w:history="1">
        <w:r>
          <w:rPr>
            <w:rStyle w:val="Hyperlink"/>
            <w:b/>
            <w:bCs/>
          </w:rPr>
          <w:t>R1-2404812</w:t>
        </w:r>
      </w:hyperlink>
      <w:r w:rsidR="00C32F2F" w:rsidRPr="00C32F2F">
        <w:rPr>
          <w:b/>
          <w:bCs/>
        </w:rPr>
        <w:tab/>
        <w:t>Draft CR on PDSCH reception for MBS</w:t>
      </w:r>
      <w:r w:rsidR="00C32F2F" w:rsidRPr="00C32F2F">
        <w:rPr>
          <w:b/>
          <w:bCs/>
        </w:rPr>
        <w:tab/>
        <w:t>ZTE, CBN</w:t>
      </w:r>
    </w:p>
    <w:p w14:paraId="7FB35BBF" w14:textId="59814F1A" w:rsidR="00C32F2F" w:rsidRPr="00C32F2F" w:rsidRDefault="006F79AF" w:rsidP="00D7097B">
      <w:pPr>
        <w:rPr>
          <w:b/>
        </w:rPr>
      </w:pPr>
      <w:hyperlink r:id="rId614" w:history="1">
        <w:r>
          <w:rPr>
            <w:rStyle w:val="Hyperlink"/>
            <w:b/>
          </w:rPr>
          <w:t>R1-2405475</w:t>
        </w:r>
      </w:hyperlink>
      <w:r w:rsidR="00C32F2F" w:rsidRPr="00C32F2F">
        <w:rPr>
          <w:b/>
        </w:rPr>
        <w:tab/>
        <w:t>FL summary of PDSCH reception for MBS</w:t>
      </w:r>
      <w:r w:rsidR="00C32F2F" w:rsidRPr="00C32F2F">
        <w:rPr>
          <w:b/>
        </w:rPr>
        <w:tab/>
        <w:t>Moderator (ZTE)</w:t>
      </w:r>
    </w:p>
    <w:p w14:paraId="523144D4" w14:textId="5178392F" w:rsidR="00C32F2F" w:rsidRDefault="00C32F2F" w:rsidP="00D7097B">
      <w:pPr>
        <w:rPr>
          <w:bCs/>
        </w:rPr>
      </w:pPr>
      <w:r>
        <w:rPr>
          <w:bCs/>
        </w:rPr>
        <w:t>From Monday session</w:t>
      </w:r>
    </w:p>
    <w:p w14:paraId="3385E824" w14:textId="77777777" w:rsidR="00C32F2F" w:rsidRDefault="00C32F2F" w:rsidP="00C32F2F">
      <w:pPr>
        <w:rPr>
          <w:bCs/>
        </w:rPr>
      </w:pPr>
      <w:r w:rsidRPr="00033D1E">
        <w:rPr>
          <w:rFonts w:hint="eastAsia"/>
          <w:bCs/>
          <w:highlight w:val="green"/>
        </w:rPr>
        <w:lastRenderedPageBreak/>
        <w:t>A</w:t>
      </w:r>
      <w:r w:rsidRPr="00033D1E">
        <w:rPr>
          <w:bCs/>
          <w:highlight w:val="green"/>
        </w:rPr>
        <w:t>gre</w:t>
      </w:r>
      <w:r>
        <w:rPr>
          <w:bCs/>
          <w:highlight w:val="green"/>
        </w:rPr>
        <w:t>e</w:t>
      </w:r>
      <w:r w:rsidRPr="00033D1E">
        <w:rPr>
          <w:bCs/>
          <w:highlight w:val="green"/>
        </w:rPr>
        <w:t>ment</w:t>
      </w:r>
    </w:p>
    <w:p w14:paraId="33277336" w14:textId="422E170C" w:rsidR="00C32F2F" w:rsidRDefault="00C32F2F" w:rsidP="00C32F2F">
      <w:pPr>
        <w:rPr>
          <w:bCs/>
        </w:rPr>
      </w:pPr>
      <w:r>
        <w:rPr>
          <w:rFonts w:hint="eastAsia"/>
          <w:bCs/>
        </w:rPr>
        <w:t>T</w:t>
      </w:r>
      <w:r>
        <w:rPr>
          <w:bCs/>
        </w:rPr>
        <w:t xml:space="preserve">he TP in conclusion section of </w:t>
      </w:r>
      <w:hyperlink r:id="rId615" w:history="1">
        <w:r w:rsidR="006F79AF">
          <w:rPr>
            <w:rStyle w:val="Hyperlink"/>
            <w:bCs/>
          </w:rPr>
          <w:t>R1-2405475</w:t>
        </w:r>
      </w:hyperlink>
      <w:r>
        <w:rPr>
          <w:bCs/>
        </w:rPr>
        <w:t xml:space="preserve"> is endorsed for the TS38.214 spec editor’s alignment CR. </w:t>
      </w:r>
    </w:p>
    <w:p w14:paraId="2662302E" w14:textId="77777777" w:rsidR="00C32F2F" w:rsidRDefault="00C32F2F" w:rsidP="00D7097B">
      <w:pPr>
        <w:rPr>
          <w:bCs/>
        </w:rPr>
      </w:pPr>
    </w:p>
    <w:p w14:paraId="1995EA24" w14:textId="77777777" w:rsidR="00C32F2F" w:rsidRDefault="00C32F2F" w:rsidP="00D7097B">
      <w:pPr>
        <w:rPr>
          <w:bCs/>
        </w:rPr>
      </w:pPr>
    </w:p>
    <w:p w14:paraId="2A92B9F2" w14:textId="7E6C859D" w:rsidR="00C32F2F" w:rsidRPr="00C32F2F" w:rsidRDefault="006F79AF" w:rsidP="00C32F2F">
      <w:pPr>
        <w:rPr>
          <w:b/>
          <w:bCs/>
        </w:rPr>
      </w:pPr>
      <w:hyperlink r:id="rId616" w:history="1">
        <w:r>
          <w:rPr>
            <w:rStyle w:val="Hyperlink"/>
            <w:b/>
            <w:bCs/>
          </w:rPr>
          <w:t>R1-2405014</w:t>
        </w:r>
      </w:hyperlink>
      <w:r w:rsidR="00C32F2F" w:rsidRPr="00C32F2F">
        <w:rPr>
          <w:b/>
          <w:bCs/>
        </w:rPr>
        <w:tab/>
        <w:t>Draft CR on MCS table for multicast PDSCH in RRC_INACTIVE mode</w:t>
      </w:r>
      <w:r w:rsidR="00C32F2F" w:rsidRPr="00C32F2F">
        <w:rPr>
          <w:b/>
          <w:bCs/>
        </w:rPr>
        <w:tab/>
        <w:t>CMCC</w:t>
      </w:r>
    </w:p>
    <w:p w14:paraId="7C790B32" w14:textId="2FB9A935" w:rsidR="00C32F2F" w:rsidRPr="00C32F2F" w:rsidRDefault="006F79AF" w:rsidP="00C32F2F">
      <w:pPr>
        <w:rPr>
          <w:b/>
        </w:rPr>
      </w:pPr>
      <w:hyperlink r:id="rId617" w:history="1">
        <w:r>
          <w:rPr>
            <w:rStyle w:val="Hyperlink"/>
            <w:b/>
          </w:rPr>
          <w:t>R1-2405378</w:t>
        </w:r>
      </w:hyperlink>
      <w:r w:rsidR="00C32F2F" w:rsidRPr="00C32F2F">
        <w:rPr>
          <w:b/>
        </w:rPr>
        <w:tab/>
        <w:t>FL summary on MCS table for multicast PDSCH in RRC_INACTIVE mode</w:t>
      </w:r>
      <w:r w:rsidR="00C32F2F" w:rsidRPr="00C32F2F">
        <w:rPr>
          <w:b/>
        </w:rPr>
        <w:tab/>
        <w:t>Moderator (CMCC)</w:t>
      </w:r>
    </w:p>
    <w:p w14:paraId="261C501B" w14:textId="77777777" w:rsidR="00C32F2F" w:rsidRDefault="00C32F2F" w:rsidP="00C32F2F">
      <w:pPr>
        <w:rPr>
          <w:bCs/>
        </w:rPr>
      </w:pPr>
      <w:r>
        <w:rPr>
          <w:bCs/>
        </w:rPr>
        <w:t>From Monday session</w:t>
      </w:r>
    </w:p>
    <w:p w14:paraId="4AAF7EA4" w14:textId="77777777" w:rsidR="00C32F2F" w:rsidRPr="00C32F2F" w:rsidRDefault="00C32F2F" w:rsidP="00C32F2F">
      <w:pPr>
        <w:rPr>
          <w:bCs/>
        </w:rPr>
      </w:pPr>
      <w:r w:rsidRPr="00C32F2F">
        <w:rPr>
          <w:rFonts w:hint="eastAsia"/>
          <w:bCs/>
          <w:highlight w:val="green"/>
        </w:rPr>
        <w:t>A</w:t>
      </w:r>
      <w:r w:rsidRPr="00C32F2F">
        <w:rPr>
          <w:bCs/>
          <w:highlight w:val="green"/>
        </w:rPr>
        <w:t>greement</w:t>
      </w:r>
    </w:p>
    <w:p w14:paraId="499A2E9F" w14:textId="77777777" w:rsidR="00C32F2F" w:rsidRPr="00C32F2F" w:rsidRDefault="00C32F2F" w:rsidP="00311060">
      <w:pPr>
        <w:pStyle w:val="ListParagraph"/>
        <w:numPr>
          <w:ilvl w:val="0"/>
          <w:numId w:val="117"/>
        </w:numPr>
        <w:rPr>
          <w:bCs/>
        </w:rPr>
      </w:pPr>
      <w:r w:rsidRPr="00C32F2F">
        <w:rPr>
          <w:rFonts w:hint="eastAsia"/>
          <w:bCs/>
        </w:rPr>
        <w:t>E</w:t>
      </w:r>
      <w:r w:rsidRPr="00C32F2F">
        <w:rPr>
          <w:bCs/>
        </w:rPr>
        <w:t>ndorse the TP below for the TS38.214 spec editor’s alignment CR.</w:t>
      </w:r>
    </w:p>
    <w:tbl>
      <w:tblPr>
        <w:tblW w:w="5000" w:type="pct"/>
        <w:tblCellMar>
          <w:left w:w="42" w:type="dxa"/>
          <w:right w:w="42" w:type="dxa"/>
        </w:tblCellMar>
        <w:tblLook w:val="04A0" w:firstRow="1" w:lastRow="0" w:firstColumn="1" w:lastColumn="0" w:noHBand="0" w:noVBand="1"/>
      </w:tblPr>
      <w:tblGrid>
        <w:gridCol w:w="2922"/>
        <w:gridCol w:w="7535"/>
      </w:tblGrid>
      <w:tr w:rsidR="00C32F2F" w:rsidRPr="00C32F2F" w14:paraId="4ED6D97F" w14:textId="77777777" w:rsidTr="00C32F2F">
        <w:tc>
          <w:tcPr>
            <w:tcW w:w="1397" w:type="pct"/>
            <w:tcBorders>
              <w:top w:val="single" w:sz="4" w:space="0" w:color="auto"/>
              <w:left w:val="single" w:sz="4" w:space="0" w:color="auto"/>
            </w:tcBorders>
          </w:tcPr>
          <w:p w14:paraId="5A1771E2" w14:textId="77777777" w:rsidR="00C32F2F" w:rsidRPr="00C32F2F" w:rsidRDefault="00C32F2F" w:rsidP="00C32F2F">
            <w:pPr>
              <w:tabs>
                <w:tab w:val="right" w:pos="2184"/>
              </w:tabs>
              <w:rPr>
                <w:rFonts w:ascii="Arial" w:eastAsia="SimSun" w:hAnsi="Arial" w:cs="Arial"/>
                <w:b/>
                <w:i/>
                <w:sz w:val="16"/>
                <w:szCs w:val="16"/>
              </w:rPr>
            </w:pPr>
            <w:r w:rsidRPr="00C32F2F">
              <w:rPr>
                <w:rFonts w:ascii="Arial" w:eastAsia="SimSun" w:hAnsi="Arial" w:cs="Arial"/>
                <w:b/>
                <w:i/>
                <w:sz w:val="16"/>
                <w:szCs w:val="16"/>
              </w:rPr>
              <w:t>Reason for change:</w:t>
            </w:r>
          </w:p>
        </w:tc>
        <w:tc>
          <w:tcPr>
            <w:tcW w:w="3603" w:type="pct"/>
            <w:tcBorders>
              <w:top w:val="single" w:sz="4" w:space="0" w:color="auto"/>
              <w:right w:val="single" w:sz="4" w:space="0" w:color="auto"/>
            </w:tcBorders>
            <w:shd w:val="pct30" w:color="FFFF00" w:fill="auto"/>
          </w:tcPr>
          <w:p w14:paraId="5078C7B6" w14:textId="77777777" w:rsidR="00C32F2F" w:rsidRPr="00C32F2F" w:rsidRDefault="00C32F2F" w:rsidP="00C32F2F">
            <w:pPr>
              <w:rPr>
                <w:rFonts w:ascii="Arial" w:hAnsi="Arial" w:cs="Arial"/>
                <w:sz w:val="16"/>
                <w:szCs w:val="16"/>
                <w:lang w:eastAsia="zh-CN"/>
              </w:rPr>
            </w:pPr>
            <w:r w:rsidRPr="00C32F2F">
              <w:rPr>
                <w:rFonts w:ascii="Arial" w:hAnsi="Arial" w:cs="Arial"/>
                <w:sz w:val="16"/>
                <w:szCs w:val="16"/>
                <w:lang w:eastAsia="zh-CN"/>
              </w:rPr>
              <w:t>The mcs-table of multicast PDSCH in RRC_INACTIVE can be set to qam256 or qam64LowSE according to the endorsed CR of TS 38.331. However only the case when mcs-table set to qam256 is described in the current TS 38.214 but the case mcs-table set to qam64LowSE is missed.</w:t>
            </w:r>
          </w:p>
          <w:p w14:paraId="44927E70" w14:textId="77777777" w:rsidR="00C32F2F" w:rsidRPr="00C32F2F" w:rsidRDefault="00C32F2F" w:rsidP="00C32F2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rPr>
                <w:rFonts w:ascii="Arial" w:eastAsia="SimSun" w:hAnsi="Arial" w:cs="Arial"/>
                <w:sz w:val="16"/>
                <w:szCs w:val="16"/>
              </w:rPr>
            </w:pPr>
            <w:r w:rsidRPr="00C32F2F">
              <w:rPr>
                <w:rFonts w:ascii="Arial" w:eastAsia="SimSun" w:hAnsi="Arial" w:cs="Arial"/>
                <w:sz w:val="16"/>
                <w:szCs w:val="16"/>
              </w:rPr>
              <w:t xml:space="preserve">PDSCH-ConfigBroadcast-r17 ::= </w:t>
            </w:r>
            <w:r w:rsidRPr="00C32F2F">
              <w:rPr>
                <w:rFonts w:ascii="Arial" w:eastAsia="SimSun" w:hAnsi="Arial" w:cs="Arial"/>
                <w:color w:val="993366"/>
                <w:sz w:val="16"/>
                <w:szCs w:val="16"/>
              </w:rPr>
              <w:t>SEQUENCE</w:t>
            </w:r>
            <w:r w:rsidRPr="00C32F2F">
              <w:rPr>
                <w:rFonts w:ascii="Arial" w:eastAsia="SimSun" w:hAnsi="Arial" w:cs="Arial"/>
                <w:sz w:val="16"/>
                <w:szCs w:val="16"/>
              </w:rPr>
              <w:t xml:space="preserve"> {</w:t>
            </w:r>
          </w:p>
          <w:p w14:paraId="4309690D" w14:textId="77777777" w:rsidR="00C32F2F" w:rsidRPr="00C32F2F" w:rsidRDefault="00C32F2F" w:rsidP="00C32F2F">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rPr>
                <w:rFonts w:ascii="Arial" w:eastAsia="SimSun" w:hAnsi="Arial" w:cs="Arial"/>
                <w:color w:val="808080"/>
                <w:sz w:val="16"/>
                <w:szCs w:val="16"/>
              </w:rPr>
            </w:pPr>
            <w:r w:rsidRPr="00C32F2F">
              <w:rPr>
                <w:rFonts w:ascii="Arial" w:eastAsia="SimSun" w:hAnsi="Arial" w:cs="Arial"/>
                <w:sz w:val="16"/>
                <w:szCs w:val="16"/>
              </w:rPr>
              <w:t xml:space="preserve"> mcs-Table-r17                          </w:t>
            </w:r>
            <w:r w:rsidRPr="00C32F2F">
              <w:rPr>
                <w:rFonts w:ascii="Arial" w:eastAsia="SimSun" w:hAnsi="Arial" w:cs="Arial"/>
                <w:color w:val="993366"/>
                <w:sz w:val="16"/>
                <w:szCs w:val="16"/>
              </w:rPr>
              <w:t>ENUMERATED</w:t>
            </w:r>
            <w:r w:rsidRPr="00C32F2F">
              <w:rPr>
                <w:rFonts w:ascii="Arial" w:eastAsia="SimSun" w:hAnsi="Arial" w:cs="Arial"/>
                <w:sz w:val="16"/>
                <w:szCs w:val="16"/>
              </w:rPr>
              <w:t xml:space="preserve"> {qam256, qam64LowSE}                                     </w:t>
            </w:r>
            <w:r w:rsidRPr="00C32F2F">
              <w:rPr>
                <w:rFonts w:ascii="Arial" w:eastAsia="SimSun" w:hAnsi="Arial" w:cs="Arial"/>
                <w:color w:val="993366"/>
                <w:sz w:val="16"/>
                <w:szCs w:val="16"/>
              </w:rPr>
              <w:t>OPTIONAL</w:t>
            </w:r>
            <w:r w:rsidRPr="00C32F2F">
              <w:rPr>
                <w:rFonts w:ascii="Arial" w:eastAsia="SimSun" w:hAnsi="Arial" w:cs="Arial"/>
                <w:sz w:val="16"/>
                <w:szCs w:val="16"/>
              </w:rPr>
              <w:t xml:space="preserve">,   </w:t>
            </w:r>
            <w:r w:rsidRPr="00C32F2F">
              <w:rPr>
                <w:rFonts w:ascii="Arial" w:eastAsia="SimSun" w:hAnsi="Arial" w:cs="Arial"/>
                <w:color w:val="808080"/>
                <w:sz w:val="16"/>
                <w:szCs w:val="16"/>
              </w:rPr>
              <w:t>-- Need S</w:t>
            </w:r>
          </w:p>
          <w:p w14:paraId="5B0FF3CF" w14:textId="77777777" w:rsidR="00C32F2F" w:rsidRPr="00C32F2F" w:rsidRDefault="00C32F2F" w:rsidP="00C32F2F">
            <w:pPr>
              <w:rPr>
                <w:rFonts w:ascii="Arial" w:hAnsi="Arial" w:cs="Arial"/>
                <w:sz w:val="16"/>
                <w:szCs w:val="16"/>
              </w:rPr>
            </w:pPr>
            <w:r w:rsidRPr="00C32F2F">
              <w:rPr>
                <w:rFonts w:ascii="Arial" w:hAnsi="Arial" w:cs="Arial"/>
                <w:sz w:val="16"/>
                <w:szCs w:val="16"/>
              </w:rPr>
              <w:t>}</w:t>
            </w:r>
          </w:p>
          <w:p w14:paraId="0E092F1C" w14:textId="77777777" w:rsidR="00C32F2F" w:rsidRPr="00C32F2F" w:rsidRDefault="00C32F2F" w:rsidP="00C32F2F">
            <w:pPr>
              <w:keepNext/>
              <w:keepLines/>
              <w:rPr>
                <w:rFonts w:ascii="Arial" w:eastAsia="MS Mincho" w:hAnsi="Arial" w:cs="Arial"/>
                <w:sz w:val="16"/>
                <w:szCs w:val="16"/>
                <w:lang w:eastAsia="sv-SE"/>
              </w:rPr>
            </w:pPr>
            <w:r w:rsidRPr="00C32F2F">
              <w:rPr>
                <w:rFonts w:ascii="Arial" w:eastAsia="MS Mincho" w:hAnsi="Arial" w:cs="Arial"/>
                <w:b/>
                <w:bCs/>
                <w:i/>
                <w:sz w:val="16"/>
                <w:szCs w:val="16"/>
                <w:lang w:eastAsia="en-GB"/>
              </w:rPr>
              <w:t>mcs</w:t>
            </w:r>
            <w:r w:rsidRPr="00C32F2F">
              <w:rPr>
                <w:rFonts w:ascii="Arial" w:eastAsia="MS Mincho" w:hAnsi="Arial" w:cs="Arial"/>
                <w:b/>
                <w:i/>
                <w:sz w:val="16"/>
                <w:szCs w:val="16"/>
                <w:lang w:eastAsia="sv-SE"/>
              </w:rPr>
              <w:t>-Table</w:t>
            </w:r>
          </w:p>
          <w:p w14:paraId="1160EFA9" w14:textId="77777777" w:rsidR="00C32F2F" w:rsidRPr="00C32F2F" w:rsidRDefault="00C32F2F" w:rsidP="00C32F2F">
            <w:pPr>
              <w:rPr>
                <w:rFonts w:ascii="Arial" w:hAnsi="Arial" w:cs="Arial"/>
                <w:sz w:val="16"/>
                <w:szCs w:val="16"/>
              </w:rPr>
            </w:pPr>
            <w:r w:rsidRPr="00C32F2F">
              <w:rPr>
                <w:rFonts w:ascii="Arial" w:hAnsi="Arial" w:cs="Arial"/>
                <w:sz w:val="16"/>
                <w:szCs w:val="16"/>
                <w:lang w:eastAsia="sv-SE"/>
              </w:rPr>
              <w:t xml:space="preserve">Indicates which MCS table the UE shall use for PDSCH. If the field is absent the UE applies the value 64QAM. The field </w:t>
            </w:r>
            <w:r w:rsidRPr="00C32F2F">
              <w:rPr>
                <w:rFonts w:ascii="Arial" w:hAnsi="Arial" w:cs="Arial"/>
                <w:i/>
                <w:sz w:val="16"/>
                <w:szCs w:val="16"/>
                <w:lang w:eastAsia="sv-SE"/>
              </w:rPr>
              <w:t xml:space="preserve">mcs-Table </w:t>
            </w:r>
            <w:r w:rsidRPr="00C32F2F">
              <w:rPr>
                <w:rFonts w:ascii="Arial" w:hAnsi="Arial" w:cs="Arial"/>
                <w:sz w:val="16"/>
                <w:szCs w:val="16"/>
              </w:rPr>
              <w:t>applies</w:t>
            </w:r>
            <w:r w:rsidRPr="00C32F2F">
              <w:rPr>
                <w:rFonts w:ascii="Arial" w:hAnsi="Arial" w:cs="Arial"/>
                <w:sz w:val="16"/>
                <w:szCs w:val="16"/>
                <w:lang w:eastAsia="sv-SE"/>
              </w:rPr>
              <w:t xml:space="preserve"> to DCI format 4_0 with CRC scrambled by MCCH-RNTI/G-RNTI for MBS broadcast or by Multicast MCCH-RNTI for MBS multicast in RRC_INACTIVE (see TS 38.214 [19], clause 5.1.3.1).</w:t>
            </w:r>
          </w:p>
        </w:tc>
      </w:tr>
      <w:tr w:rsidR="00C32F2F" w:rsidRPr="00C32F2F" w14:paraId="30E523F1" w14:textId="77777777" w:rsidTr="00C32F2F">
        <w:tc>
          <w:tcPr>
            <w:tcW w:w="1397" w:type="pct"/>
            <w:tcBorders>
              <w:left w:val="single" w:sz="4" w:space="0" w:color="auto"/>
            </w:tcBorders>
          </w:tcPr>
          <w:p w14:paraId="2362B255" w14:textId="77777777" w:rsidR="00C32F2F" w:rsidRPr="00C32F2F" w:rsidRDefault="00C32F2F" w:rsidP="00C32F2F">
            <w:pPr>
              <w:rPr>
                <w:rFonts w:ascii="Arial" w:eastAsia="SimSun" w:hAnsi="Arial" w:cs="Arial"/>
                <w:b/>
                <w:i/>
                <w:sz w:val="16"/>
                <w:szCs w:val="16"/>
              </w:rPr>
            </w:pPr>
          </w:p>
        </w:tc>
        <w:tc>
          <w:tcPr>
            <w:tcW w:w="3603" w:type="pct"/>
            <w:tcBorders>
              <w:right w:val="single" w:sz="4" w:space="0" w:color="auto"/>
            </w:tcBorders>
          </w:tcPr>
          <w:p w14:paraId="1C602E83" w14:textId="77777777" w:rsidR="00C32F2F" w:rsidRPr="00C32F2F" w:rsidRDefault="00C32F2F" w:rsidP="00C32F2F">
            <w:pPr>
              <w:ind w:left="100"/>
              <w:rPr>
                <w:rFonts w:ascii="Arial" w:eastAsia="SimSun" w:hAnsi="Arial" w:cs="Arial"/>
                <w:sz w:val="16"/>
                <w:szCs w:val="16"/>
                <w:lang w:eastAsia="zh-CN"/>
              </w:rPr>
            </w:pPr>
          </w:p>
        </w:tc>
      </w:tr>
      <w:tr w:rsidR="00C32F2F" w:rsidRPr="00C32F2F" w14:paraId="6D46BE40" w14:textId="77777777" w:rsidTr="00C32F2F">
        <w:tc>
          <w:tcPr>
            <w:tcW w:w="1397" w:type="pct"/>
            <w:tcBorders>
              <w:left w:val="single" w:sz="4" w:space="0" w:color="auto"/>
            </w:tcBorders>
          </w:tcPr>
          <w:p w14:paraId="61A0B1E9" w14:textId="77777777" w:rsidR="00C32F2F" w:rsidRPr="00C32F2F" w:rsidRDefault="00C32F2F" w:rsidP="00C32F2F">
            <w:pPr>
              <w:tabs>
                <w:tab w:val="right" w:pos="2184"/>
              </w:tabs>
              <w:rPr>
                <w:rFonts w:ascii="Arial" w:eastAsia="SimSun" w:hAnsi="Arial" w:cs="Arial"/>
                <w:b/>
                <w:i/>
                <w:sz w:val="16"/>
                <w:szCs w:val="16"/>
              </w:rPr>
            </w:pPr>
            <w:bookmarkStart w:id="230" w:name="_Hlk161996684"/>
            <w:r w:rsidRPr="00C32F2F">
              <w:rPr>
                <w:rFonts w:ascii="Arial" w:eastAsia="SimSun" w:hAnsi="Arial" w:cs="Arial"/>
                <w:b/>
                <w:i/>
                <w:sz w:val="16"/>
                <w:szCs w:val="16"/>
              </w:rPr>
              <w:t>Summary of change:</w:t>
            </w:r>
          </w:p>
        </w:tc>
        <w:tc>
          <w:tcPr>
            <w:tcW w:w="3603" w:type="pct"/>
            <w:tcBorders>
              <w:right w:val="single" w:sz="4" w:space="0" w:color="auto"/>
            </w:tcBorders>
            <w:shd w:val="pct30" w:color="FFFF00" w:fill="auto"/>
          </w:tcPr>
          <w:p w14:paraId="6CD61DEB" w14:textId="77777777" w:rsidR="00C32F2F" w:rsidRPr="00C32F2F" w:rsidRDefault="00C32F2F" w:rsidP="00C32F2F">
            <w:pPr>
              <w:ind w:left="80" w:hangingChars="50" w:hanging="80"/>
              <w:rPr>
                <w:rFonts w:ascii="Arial" w:eastAsia="SimSun" w:hAnsi="Arial" w:cs="Arial"/>
                <w:sz w:val="16"/>
                <w:szCs w:val="16"/>
                <w:lang w:eastAsia="zh-CN"/>
              </w:rPr>
            </w:pPr>
            <w:r w:rsidRPr="00C32F2F">
              <w:rPr>
                <w:rFonts w:ascii="Arial" w:eastAsia="SimSun" w:hAnsi="Arial" w:cs="Arial"/>
                <w:sz w:val="16"/>
                <w:szCs w:val="16"/>
                <w:lang w:eastAsia="zh-CN"/>
              </w:rPr>
              <w:t xml:space="preserve">Add the description about the case </w:t>
            </w:r>
            <w:r w:rsidRPr="00C32F2F">
              <w:rPr>
                <w:rFonts w:ascii="Arial" w:eastAsia="SimSun" w:hAnsi="Arial" w:cs="Arial"/>
                <w:i/>
                <w:iCs/>
                <w:sz w:val="16"/>
                <w:szCs w:val="16"/>
              </w:rPr>
              <w:t>mcs-Table</w:t>
            </w:r>
            <w:r w:rsidRPr="00C32F2F">
              <w:rPr>
                <w:rFonts w:ascii="Arial" w:eastAsia="SimSun" w:hAnsi="Arial" w:cs="Arial"/>
                <w:sz w:val="16"/>
                <w:szCs w:val="16"/>
              </w:rPr>
              <w:t xml:space="preserve"> of multicast PDSCH in RRC_INACTIVE set to 'qam64LowSE'</w:t>
            </w:r>
          </w:p>
        </w:tc>
      </w:tr>
      <w:bookmarkEnd w:id="230"/>
      <w:tr w:rsidR="00C32F2F" w:rsidRPr="00C32F2F" w14:paraId="75F0000E" w14:textId="77777777" w:rsidTr="00C32F2F">
        <w:tc>
          <w:tcPr>
            <w:tcW w:w="1397" w:type="pct"/>
            <w:tcBorders>
              <w:left w:val="single" w:sz="4" w:space="0" w:color="auto"/>
            </w:tcBorders>
          </w:tcPr>
          <w:p w14:paraId="4DFD7D15" w14:textId="77777777" w:rsidR="00C32F2F" w:rsidRPr="00C32F2F" w:rsidRDefault="00C32F2F" w:rsidP="00C32F2F">
            <w:pPr>
              <w:rPr>
                <w:rFonts w:ascii="Arial" w:eastAsia="SimSun" w:hAnsi="Arial" w:cs="Arial"/>
                <w:b/>
                <w:i/>
                <w:sz w:val="16"/>
                <w:szCs w:val="16"/>
              </w:rPr>
            </w:pPr>
          </w:p>
        </w:tc>
        <w:tc>
          <w:tcPr>
            <w:tcW w:w="3603" w:type="pct"/>
            <w:tcBorders>
              <w:right w:val="single" w:sz="4" w:space="0" w:color="auto"/>
            </w:tcBorders>
          </w:tcPr>
          <w:p w14:paraId="10B474C2" w14:textId="77777777" w:rsidR="00C32F2F" w:rsidRPr="00C32F2F" w:rsidRDefault="00C32F2F" w:rsidP="00C32F2F">
            <w:pPr>
              <w:ind w:left="100"/>
              <w:rPr>
                <w:rFonts w:ascii="Arial" w:eastAsia="SimSun" w:hAnsi="Arial" w:cs="Arial"/>
                <w:sz w:val="16"/>
                <w:szCs w:val="16"/>
                <w:lang w:eastAsia="zh-CN"/>
              </w:rPr>
            </w:pPr>
          </w:p>
        </w:tc>
      </w:tr>
      <w:tr w:rsidR="00C32F2F" w:rsidRPr="00C32F2F" w14:paraId="23B2B90E" w14:textId="77777777" w:rsidTr="00C32F2F">
        <w:tc>
          <w:tcPr>
            <w:tcW w:w="1397" w:type="pct"/>
            <w:tcBorders>
              <w:left w:val="single" w:sz="4" w:space="0" w:color="auto"/>
              <w:bottom w:val="single" w:sz="4" w:space="0" w:color="auto"/>
            </w:tcBorders>
          </w:tcPr>
          <w:p w14:paraId="133F012A" w14:textId="77777777" w:rsidR="00C32F2F" w:rsidRPr="00C32F2F" w:rsidRDefault="00C32F2F" w:rsidP="00C32F2F">
            <w:pPr>
              <w:tabs>
                <w:tab w:val="right" w:pos="2184"/>
              </w:tabs>
              <w:rPr>
                <w:rFonts w:ascii="Arial" w:eastAsia="SimSun" w:hAnsi="Arial" w:cs="Arial"/>
                <w:b/>
                <w:i/>
                <w:sz w:val="16"/>
                <w:szCs w:val="16"/>
              </w:rPr>
            </w:pPr>
            <w:r w:rsidRPr="00C32F2F">
              <w:rPr>
                <w:rFonts w:ascii="Arial" w:eastAsia="SimSun" w:hAnsi="Arial" w:cs="Arial"/>
                <w:b/>
                <w:i/>
                <w:sz w:val="16"/>
                <w:szCs w:val="16"/>
              </w:rPr>
              <w:t>Consequences if not approved:</w:t>
            </w:r>
          </w:p>
        </w:tc>
        <w:tc>
          <w:tcPr>
            <w:tcW w:w="3603" w:type="pct"/>
            <w:tcBorders>
              <w:bottom w:val="single" w:sz="4" w:space="0" w:color="auto"/>
              <w:right w:val="single" w:sz="4" w:space="0" w:color="auto"/>
            </w:tcBorders>
            <w:shd w:val="pct30" w:color="FFFF00" w:fill="auto"/>
          </w:tcPr>
          <w:p w14:paraId="731C6745" w14:textId="77777777" w:rsidR="00C32F2F" w:rsidRPr="00C32F2F" w:rsidRDefault="00C32F2F" w:rsidP="00C32F2F">
            <w:pPr>
              <w:rPr>
                <w:rFonts w:ascii="Arial" w:eastAsia="SimSun" w:hAnsi="Arial" w:cs="Arial"/>
                <w:sz w:val="16"/>
                <w:szCs w:val="16"/>
                <w:lang w:eastAsia="zh-CN"/>
              </w:rPr>
            </w:pPr>
            <w:r w:rsidRPr="00C32F2F">
              <w:rPr>
                <w:rFonts w:ascii="Arial" w:eastAsia="SimSun" w:hAnsi="Arial" w:cs="Arial"/>
                <w:sz w:val="16"/>
                <w:szCs w:val="16"/>
                <w:lang w:eastAsia="zh-CN"/>
              </w:rPr>
              <w:t>Unalignment between TS 38.214 and TS 38.331</w:t>
            </w:r>
          </w:p>
        </w:tc>
      </w:tr>
    </w:tbl>
    <w:p w14:paraId="1A7212A6" w14:textId="77777777" w:rsidR="00C32F2F" w:rsidRPr="00C32F2F" w:rsidRDefault="00C32F2F" w:rsidP="00C32F2F"/>
    <w:p w14:paraId="0F690073" w14:textId="6CF96461" w:rsidR="00C32F2F" w:rsidRPr="00D2151E" w:rsidRDefault="00C32F2F" w:rsidP="00C32F2F">
      <w:pPr>
        <w:rPr>
          <w:color w:val="FF0000"/>
        </w:rPr>
      </w:pPr>
      <w:bookmarkStart w:id="231" w:name="_Toc11352135"/>
      <w:bookmarkStart w:id="232" w:name="_Toc20318025"/>
      <w:bookmarkStart w:id="233" w:name="_Toc27299923"/>
      <w:bookmarkStart w:id="234" w:name="_Toc29673194"/>
      <w:bookmarkStart w:id="235" w:name="_Toc29673335"/>
      <w:bookmarkStart w:id="236" w:name="_Toc29674328"/>
      <w:bookmarkStart w:id="237" w:name="_Toc36645558"/>
      <w:bookmarkStart w:id="238" w:name="_Toc45810603"/>
      <w:bookmarkStart w:id="239" w:name="_Toc137117141"/>
      <w:bookmarkStart w:id="240" w:name="_Toc146791739"/>
      <w:r w:rsidRPr="00D2151E">
        <w:rPr>
          <w:color w:val="FF0000"/>
        </w:rPr>
        <w:t>---------</w:t>
      </w:r>
      <w:r>
        <w:rPr>
          <w:color w:val="FF0000"/>
        </w:rPr>
        <w:t>Start</w:t>
      </w:r>
      <w:r w:rsidRPr="00D2151E">
        <w:rPr>
          <w:color w:val="FF0000"/>
        </w:rPr>
        <w:t xml:space="preserve"> of TP---------</w:t>
      </w:r>
    </w:p>
    <w:p w14:paraId="75A56601" w14:textId="77777777" w:rsidR="00C32F2F" w:rsidRPr="00C32F2F" w:rsidRDefault="00C32F2F" w:rsidP="00C32F2F">
      <w:pPr>
        <w:jc w:val="both"/>
        <w:rPr>
          <w:rFonts w:ascii="Arial" w:eastAsia="Malgun Gothic" w:hAnsi="Arial" w:cs="Arial"/>
          <w:b/>
          <w:sz w:val="16"/>
          <w:szCs w:val="16"/>
        </w:rPr>
      </w:pPr>
      <w:r w:rsidRPr="00C32F2F">
        <w:rPr>
          <w:rFonts w:ascii="Arial" w:eastAsia="Malgun Gothic" w:hAnsi="Arial" w:cs="Arial"/>
          <w:b/>
          <w:sz w:val="16"/>
          <w:szCs w:val="16"/>
        </w:rPr>
        <w:t>5.1.3.1</w:t>
      </w:r>
      <w:r w:rsidRPr="00C32F2F">
        <w:rPr>
          <w:rFonts w:ascii="Arial" w:eastAsia="Malgun Gothic" w:hAnsi="Arial" w:cs="Arial"/>
          <w:b/>
          <w:sz w:val="16"/>
          <w:szCs w:val="16"/>
        </w:rPr>
        <w:tab/>
        <w:t>Modulation order and target code rate determination</w:t>
      </w:r>
    </w:p>
    <w:p w14:paraId="654731A4" w14:textId="77777777" w:rsidR="00C32F2F" w:rsidRPr="00C32F2F" w:rsidRDefault="00C32F2F" w:rsidP="00C32F2F">
      <w:pPr>
        <w:rPr>
          <w:rFonts w:ascii="Arial" w:hAnsi="Arial" w:cs="Arial"/>
          <w:color w:val="000000"/>
          <w:sz w:val="16"/>
          <w:szCs w:val="16"/>
          <w:lang w:val="en-US" w:eastAsia="zh-CN"/>
        </w:rPr>
      </w:pPr>
      <w:r w:rsidRPr="00C32F2F">
        <w:rPr>
          <w:rFonts w:ascii="Arial" w:hAnsi="Arial" w:cs="Arial"/>
          <w:color w:val="000000"/>
          <w:sz w:val="16"/>
          <w:szCs w:val="16"/>
        </w:rPr>
        <w:t xml:space="preserve">For the PDSCH scheduled by a PDCCH with DCI format 1_0, format 1_1, format 1_2, format 1_3, format 4_0, format 4_1 or format 4_2 with CRC scrambled by C-RNTI, MCS-C-RNTI, TC-RNTI, CS-RNTI, SI-RNTI, RA-RNTI, </w:t>
      </w:r>
      <w:r w:rsidRPr="00C32F2F">
        <w:rPr>
          <w:rFonts w:ascii="Arial" w:hAnsi="Arial" w:cs="Arial"/>
          <w:sz w:val="16"/>
          <w:szCs w:val="16"/>
        </w:rPr>
        <w:t>MSGB-RNTI</w:t>
      </w:r>
      <w:r w:rsidRPr="00C32F2F">
        <w:rPr>
          <w:rFonts w:ascii="Arial" w:hAnsi="Arial" w:cs="Arial"/>
          <w:color w:val="000000"/>
          <w:sz w:val="16"/>
          <w:szCs w:val="16"/>
        </w:rPr>
        <w:t xml:space="preserve">, G-RNTI, G-CS-RNTI, multicast-MCCH-RNTI, MCCH-RNTI or P-RNTI, or for the PDSCH scheduled without corresponding PDCCH transmissions using the higher-layer-provided PDSCH configuration </w:t>
      </w:r>
      <w:r w:rsidRPr="00C32F2F">
        <w:rPr>
          <w:rFonts w:ascii="Arial" w:hAnsi="Arial" w:cs="Arial"/>
          <w:i/>
          <w:color w:val="000000"/>
          <w:sz w:val="16"/>
          <w:szCs w:val="16"/>
        </w:rPr>
        <w:t>SPS-Config</w:t>
      </w:r>
      <w:r w:rsidRPr="00C32F2F">
        <w:rPr>
          <w:rFonts w:ascii="Arial" w:hAnsi="Arial" w:cs="Arial"/>
          <w:color w:val="000000"/>
          <w:sz w:val="16"/>
          <w:szCs w:val="16"/>
        </w:rPr>
        <w:t xml:space="preserve">, </w:t>
      </w:r>
    </w:p>
    <w:p w14:paraId="77485563" w14:textId="77777777" w:rsidR="00C32F2F" w:rsidRPr="00C32F2F" w:rsidRDefault="00C32F2F" w:rsidP="00C32F2F">
      <w:pPr>
        <w:jc w:val="center"/>
        <w:rPr>
          <w:rFonts w:ascii="Arial" w:hAnsi="Arial" w:cs="Arial"/>
          <w:color w:val="FF0000"/>
          <w:sz w:val="16"/>
          <w:szCs w:val="16"/>
        </w:rPr>
      </w:pPr>
      <w:r w:rsidRPr="00C32F2F">
        <w:rPr>
          <w:rFonts w:ascii="Arial" w:hAnsi="Arial" w:cs="Arial"/>
          <w:color w:val="FF0000"/>
          <w:sz w:val="16"/>
          <w:szCs w:val="16"/>
        </w:rPr>
        <w:t>&lt; Unchanged parts are omitted &gt;</w:t>
      </w:r>
      <w:bookmarkEnd w:id="231"/>
      <w:bookmarkEnd w:id="232"/>
      <w:bookmarkEnd w:id="233"/>
      <w:bookmarkEnd w:id="234"/>
      <w:bookmarkEnd w:id="235"/>
      <w:bookmarkEnd w:id="236"/>
      <w:bookmarkEnd w:id="237"/>
      <w:bookmarkEnd w:id="238"/>
      <w:bookmarkEnd w:id="239"/>
    </w:p>
    <w:p w14:paraId="2D00BDFD" w14:textId="77777777" w:rsidR="00C32F2F" w:rsidRPr="00C32F2F" w:rsidRDefault="00C32F2F" w:rsidP="00C32F2F">
      <w:pPr>
        <w:rPr>
          <w:rFonts w:ascii="Arial" w:hAnsi="Arial" w:cs="Arial"/>
          <w:color w:val="000000"/>
          <w:sz w:val="16"/>
          <w:szCs w:val="16"/>
        </w:rPr>
      </w:pPr>
      <w:r w:rsidRPr="00C32F2F">
        <w:rPr>
          <w:rFonts w:ascii="Arial" w:hAnsi="Arial" w:cs="Arial"/>
          <w:color w:val="000000"/>
          <w:sz w:val="16"/>
          <w:szCs w:val="16"/>
        </w:rPr>
        <w:t xml:space="preserve">elseif the higher layer parameter </w:t>
      </w:r>
      <w:r w:rsidRPr="00C32F2F">
        <w:rPr>
          <w:rFonts w:ascii="Arial" w:hAnsi="Arial" w:cs="Arial"/>
          <w:i/>
          <w:color w:val="000000"/>
          <w:sz w:val="16"/>
          <w:szCs w:val="16"/>
        </w:rPr>
        <w:t>mcs-Table</w:t>
      </w:r>
      <w:r w:rsidRPr="00C32F2F">
        <w:rPr>
          <w:rFonts w:ascii="Arial" w:hAnsi="Arial" w:cs="Arial"/>
          <w:color w:val="000000"/>
          <w:sz w:val="16"/>
          <w:szCs w:val="16"/>
        </w:rPr>
        <w:t xml:space="preserve"> given by </w:t>
      </w:r>
      <w:r w:rsidRPr="00C32F2F">
        <w:rPr>
          <w:rFonts w:ascii="Arial" w:hAnsi="Arial" w:cs="Arial"/>
          <w:i/>
          <w:sz w:val="16"/>
          <w:szCs w:val="16"/>
        </w:rPr>
        <w:t>pdsch-ConfigMulticast</w:t>
      </w:r>
      <w:r w:rsidRPr="00C32F2F">
        <w:rPr>
          <w:rFonts w:ascii="Arial" w:hAnsi="Arial" w:cs="Arial"/>
          <w:color w:val="000000"/>
          <w:sz w:val="16"/>
          <w:szCs w:val="16"/>
        </w:rPr>
        <w:t xml:space="preserve"> is set to 'qam256', and the PDSCH is scheduled by a PDCCH with DCI format 4_1 or 4_2 with CRC scrambled by G-RNTI for multicast</w:t>
      </w:r>
    </w:p>
    <w:p w14:paraId="108552AD" w14:textId="77777777" w:rsidR="00C32F2F" w:rsidRPr="00C32F2F" w:rsidRDefault="00C32F2F" w:rsidP="00C32F2F">
      <w:pPr>
        <w:ind w:left="568" w:hanging="284"/>
        <w:rPr>
          <w:rFonts w:ascii="Arial" w:eastAsia="MS Mincho" w:hAnsi="Arial" w:cs="Arial"/>
          <w:sz w:val="16"/>
          <w:szCs w:val="16"/>
        </w:rPr>
      </w:pPr>
      <w:r w:rsidRPr="00C32F2F">
        <w:rPr>
          <w:rFonts w:ascii="Arial" w:eastAsia="MS Mincho" w:hAnsi="Arial" w:cs="Arial"/>
          <w:sz w:val="16"/>
          <w:szCs w:val="16"/>
        </w:rPr>
        <w:t>-</w:t>
      </w:r>
      <w:r w:rsidRPr="00C32F2F">
        <w:rPr>
          <w:rFonts w:ascii="Arial" w:eastAsia="MS Mincho" w:hAnsi="Arial" w:cs="Arial"/>
          <w:sz w:val="16"/>
          <w:szCs w:val="16"/>
        </w:rPr>
        <w:tab/>
        <w:t xml:space="preserve">the UE shall use </w:t>
      </w:r>
      <w:r w:rsidRPr="00C32F2F">
        <w:rPr>
          <w:rFonts w:ascii="Arial" w:eastAsia="MS Mincho" w:hAnsi="Arial" w:cs="Arial"/>
          <w:i/>
          <w:sz w:val="16"/>
          <w:szCs w:val="16"/>
        </w:rPr>
        <w:t>I</w:t>
      </w:r>
      <w:r w:rsidRPr="00C32F2F">
        <w:rPr>
          <w:rFonts w:ascii="Arial" w:eastAsia="MS Mincho" w:hAnsi="Arial" w:cs="Arial"/>
          <w:i/>
          <w:sz w:val="16"/>
          <w:szCs w:val="16"/>
          <w:vertAlign w:val="subscript"/>
        </w:rPr>
        <w:t>MCS</w:t>
      </w:r>
      <w:r w:rsidRPr="00C32F2F">
        <w:rPr>
          <w:rFonts w:ascii="Arial" w:eastAsia="MS Mincho" w:hAnsi="Arial" w:cs="Arial"/>
          <w:sz w:val="16"/>
          <w:szCs w:val="16"/>
        </w:rPr>
        <w:t xml:space="preserve"> and Table 5.1.3.1-2 to determine the modulation order (</w:t>
      </w:r>
      <w:r w:rsidRPr="00C32F2F">
        <w:rPr>
          <w:rFonts w:ascii="Arial" w:eastAsia="MS Mincho" w:hAnsi="Arial" w:cs="Arial"/>
          <w:i/>
          <w:sz w:val="16"/>
          <w:szCs w:val="16"/>
        </w:rPr>
        <w:t>Q</w:t>
      </w:r>
      <w:r w:rsidRPr="00C32F2F">
        <w:rPr>
          <w:rFonts w:ascii="Arial" w:eastAsia="MS Mincho" w:hAnsi="Arial" w:cs="Arial"/>
          <w:i/>
          <w:sz w:val="16"/>
          <w:szCs w:val="16"/>
          <w:vertAlign w:val="subscript"/>
        </w:rPr>
        <w:t>m</w:t>
      </w:r>
      <w:r w:rsidRPr="00C32F2F">
        <w:rPr>
          <w:rFonts w:ascii="Arial" w:eastAsia="MS Mincho" w:hAnsi="Arial" w:cs="Arial"/>
          <w:sz w:val="16"/>
          <w:szCs w:val="16"/>
        </w:rPr>
        <w:t>) and Target code rate (</w:t>
      </w:r>
      <w:r w:rsidRPr="00C32F2F">
        <w:rPr>
          <w:rFonts w:ascii="Arial" w:eastAsia="MS Mincho" w:hAnsi="Arial" w:cs="Arial"/>
          <w:i/>
          <w:sz w:val="16"/>
          <w:szCs w:val="16"/>
        </w:rPr>
        <w:t>R</w:t>
      </w:r>
      <w:r w:rsidRPr="00C32F2F">
        <w:rPr>
          <w:rFonts w:ascii="Arial" w:eastAsia="MS Mincho" w:hAnsi="Arial" w:cs="Arial"/>
          <w:sz w:val="16"/>
          <w:szCs w:val="16"/>
        </w:rPr>
        <w:t xml:space="preserve">) used in the physical downlink shared channel. </w:t>
      </w:r>
    </w:p>
    <w:p w14:paraId="65C1806D" w14:textId="77777777" w:rsidR="00C32F2F" w:rsidRPr="00C32F2F" w:rsidRDefault="00C32F2F" w:rsidP="00C32F2F">
      <w:pPr>
        <w:spacing w:line="288" w:lineRule="auto"/>
        <w:jc w:val="both"/>
        <w:rPr>
          <w:rFonts w:ascii="Arial" w:hAnsi="Arial" w:cs="Arial"/>
          <w:sz w:val="16"/>
          <w:szCs w:val="16"/>
        </w:rPr>
      </w:pPr>
      <w:r w:rsidRPr="00C32F2F">
        <w:rPr>
          <w:rFonts w:ascii="Arial" w:hAnsi="Arial" w:cs="Arial"/>
          <w:sz w:val="16"/>
          <w:szCs w:val="16"/>
        </w:rPr>
        <w:t xml:space="preserve">elseif the higher layer parameter </w:t>
      </w:r>
      <w:r w:rsidRPr="00C32F2F">
        <w:rPr>
          <w:rFonts w:ascii="Arial" w:hAnsi="Arial" w:cs="Arial"/>
          <w:i/>
          <w:iCs/>
          <w:sz w:val="16"/>
          <w:szCs w:val="16"/>
        </w:rPr>
        <w:t>mcs-Table</w:t>
      </w:r>
      <w:r w:rsidRPr="00C32F2F">
        <w:rPr>
          <w:rFonts w:ascii="Arial" w:hAnsi="Arial" w:cs="Arial"/>
          <w:sz w:val="16"/>
          <w:szCs w:val="16"/>
        </w:rPr>
        <w:t xml:space="preserve"> given by </w:t>
      </w:r>
      <w:r w:rsidRPr="00C32F2F">
        <w:rPr>
          <w:rFonts w:ascii="Arial" w:hAnsi="Arial" w:cs="Arial"/>
          <w:i/>
          <w:sz w:val="16"/>
          <w:szCs w:val="16"/>
        </w:rPr>
        <w:t>pdsch-ConfigMCCH</w:t>
      </w:r>
      <w:r w:rsidRPr="00C32F2F">
        <w:rPr>
          <w:rFonts w:ascii="Arial" w:hAnsi="Arial" w:cs="Arial"/>
          <w:i/>
          <w:iCs/>
          <w:sz w:val="16"/>
          <w:szCs w:val="16"/>
        </w:rPr>
        <w:t xml:space="preserve"> and </w:t>
      </w:r>
      <w:r w:rsidRPr="00C32F2F">
        <w:rPr>
          <w:rFonts w:ascii="Arial" w:hAnsi="Arial" w:cs="Arial"/>
          <w:i/>
          <w:sz w:val="16"/>
          <w:szCs w:val="16"/>
        </w:rPr>
        <w:t>pdsch-ConfigMTCH</w:t>
      </w:r>
      <w:r w:rsidRPr="00C32F2F">
        <w:rPr>
          <w:rFonts w:ascii="Arial" w:hAnsi="Arial" w:cs="Arial"/>
          <w:sz w:val="16"/>
          <w:szCs w:val="16"/>
        </w:rPr>
        <w:t xml:space="preserve"> for MBS boardcast is set to 'qam256', and the PDSCH is scheduled by a PDCCH with DCI format 4_0 with CRC scrambled by MCCH-RNTI or G-RNTI for broadcast</w:t>
      </w:r>
    </w:p>
    <w:p w14:paraId="4B68BDAC" w14:textId="77777777" w:rsidR="00C32F2F" w:rsidRPr="00C32F2F" w:rsidRDefault="00C32F2F" w:rsidP="00C32F2F">
      <w:pPr>
        <w:ind w:left="568" w:hanging="284"/>
        <w:rPr>
          <w:rFonts w:ascii="Arial" w:eastAsia="MS Mincho" w:hAnsi="Arial" w:cs="Arial"/>
          <w:sz w:val="16"/>
          <w:szCs w:val="16"/>
        </w:rPr>
      </w:pPr>
      <w:r w:rsidRPr="00C32F2F">
        <w:rPr>
          <w:rFonts w:ascii="Arial" w:eastAsia="MS Mincho" w:hAnsi="Arial" w:cs="Arial"/>
          <w:sz w:val="16"/>
          <w:szCs w:val="16"/>
        </w:rPr>
        <w:t>-</w:t>
      </w:r>
      <w:r w:rsidRPr="00C32F2F">
        <w:rPr>
          <w:rFonts w:ascii="Arial" w:eastAsia="MS Mincho" w:hAnsi="Arial" w:cs="Arial"/>
          <w:sz w:val="16"/>
          <w:szCs w:val="16"/>
        </w:rPr>
        <w:tab/>
        <w:t xml:space="preserve">the UE shall use </w:t>
      </w:r>
      <w:r w:rsidRPr="00C32F2F">
        <w:rPr>
          <w:rFonts w:ascii="Arial" w:eastAsia="MS Mincho" w:hAnsi="Arial" w:cs="Arial"/>
          <w:i/>
          <w:iCs/>
          <w:sz w:val="16"/>
          <w:szCs w:val="16"/>
        </w:rPr>
        <w:t>I</w:t>
      </w:r>
      <w:r w:rsidRPr="00C32F2F">
        <w:rPr>
          <w:rFonts w:ascii="Arial" w:eastAsia="MS Mincho" w:hAnsi="Arial" w:cs="Arial"/>
          <w:i/>
          <w:iCs/>
          <w:sz w:val="16"/>
          <w:szCs w:val="16"/>
          <w:vertAlign w:val="subscript"/>
        </w:rPr>
        <w:t>MCS</w:t>
      </w:r>
      <w:r w:rsidRPr="00C32F2F">
        <w:rPr>
          <w:rFonts w:ascii="Arial" w:eastAsia="MS Mincho" w:hAnsi="Arial" w:cs="Arial"/>
          <w:sz w:val="16"/>
          <w:szCs w:val="16"/>
        </w:rPr>
        <w:t xml:space="preserve"> and Table 5.1.3.1-2 to determine the modulation order (</w:t>
      </w:r>
      <w:r w:rsidRPr="00C32F2F">
        <w:rPr>
          <w:rFonts w:ascii="Arial" w:eastAsia="MS Mincho" w:hAnsi="Arial" w:cs="Arial"/>
          <w:i/>
          <w:iCs/>
          <w:sz w:val="16"/>
          <w:szCs w:val="16"/>
        </w:rPr>
        <w:t>Q</w:t>
      </w:r>
      <w:r w:rsidRPr="00C32F2F">
        <w:rPr>
          <w:rFonts w:ascii="Arial" w:eastAsia="MS Mincho" w:hAnsi="Arial" w:cs="Arial"/>
          <w:i/>
          <w:iCs/>
          <w:sz w:val="16"/>
          <w:szCs w:val="16"/>
          <w:vertAlign w:val="subscript"/>
        </w:rPr>
        <w:t>m</w:t>
      </w:r>
      <w:r w:rsidRPr="00C32F2F">
        <w:rPr>
          <w:rFonts w:ascii="Arial" w:eastAsia="MS Mincho" w:hAnsi="Arial" w:cs="Arial"/>
          <w:sz w:val="16"/>
          <w:szCs w:val="16"/>
        </w:rPr>
        <w:t>) and Target code rate (</w:t>
      </w:r>
      <w:r w:rsidRPr="00C32F2F">
        <w:rPr>
          <w:rFonts w:ascii="Arial" w:eastAsia="MS Mincho" w:hAnsi="Arial" w:cs="Arial"/>
          <w:i/>
          <w:sz w:val="16"/>
          <w:szCs w:val="16"/>
        </w:rPr>
        <w:t>R</w:t>
      </w:r>
      <w:r w:rsidRPr="00C32F2F">
        <w:rPr>
          <w:rFonts w:ascii="Arial" w:eastAsia="MS Mincho" w:hAnsi="Arial" w:cs="Arial"/>
          <w:sz w:val="16"/>
          <w:szCs w:val="16"/>
        </w:rPr>
        <w:t>) used in the physical downlink shared channel.</w:t>
      </w:r>
    </w:p>
    <w:p w14:paraId="0C4154CA" w14:textId="77777777" w:rsidR="00C32F2F" w:rsidRPr="00C32F2F" w:rsidRDefault="00C32F2F" w:rsidP="00C32F2F">
      <w:pPr>
        <w:rPr>
          <w:rFonts w:ascii="Arial" w:hAnsi="Arial" w:cs="Arial"/>
          <w:sz w:val="16"/>
          <w:szCs w:val="16"/>
        </w:rPr>
      </w:pPr>
      <w:r w:rsidRPr="00C32F2F">
        <w:rPr>
          <w:rFonts w:ascii="Arial" w:hAnsi="Arial" w:cs="Arial"/>
          <w:sz w:val="16"/>
          <w:szCs w:val="16"/>
        </w:rPr>
        <w:t xml:space="preserve">elseif the higher layer parameter </w:t>
      </w:r>
      <w:r w:rsidRPr="00C32F2F">
        <w:rPr>
          <w:rFonts w:ascii="Arial" w:hAnsi="Arial" w:cs="Arial"/>
          <w:i/>
          <w:iCs/>
          <w:sz w:val="16"/>
          <w:szCs w:val="16"/>
        </w:rPr>
        <w:t>mcs-Table</w:t>
      </w:r>
      <w:r w:rsidRPr="00C32F2F">
        <w:rPr>
          <w:rFonts w:ascii="Arial" w:hAnsi="Arial" w:cs="Arial"/>
          <w:sz w:val="16"/>
          <w:szCs w:val="16"/>
        </w:rPr>
        <w:t xml:space="preserve"> given by </w:t>
      </w:r>
      <w:r w:rsidRPr="00C32F2F">
        <w:rPr>
          <w:rFonts w:ascii="Arial" w:hAnsi="Arial" w:cs="Arial"/>
          <w:i/>
          <w:sz w:val="16"/>
          <w:szCs w:val="16"/>
        </w:rPr>
        <w:t>pdsch-ConfigMCCH</w:t>
      </w:r>
      <w:r w:rsidRPr="00C32F2F">
        <w:rPr>
          <w:rFonts w:ascii="Arial" w:hAnsi="Arial" w:cs="Arial"/>
          <w:i/>
          <w:iCs/>
          <w:sz w:val="16"/>
          <w:szCs w:val="16"/>
        </w:rPr>
        <w:t xml:space="preserve"> and </w:t>
      </w:r>
      <w:r w:rsidRPr="00C32F2F">
        <w:rPr>
          <w:rFonts w:ascii="Arial" w:hAnsi="Arial" w:cs="Arial"/>
          <w:i/>
          <w:sz w:val="16"/>
          <w:szCs w:val="16"/>
        </w:rPr>
        <w:t>pdsch-ConfigMTCH</w:t>
      </w:r>
      <w:r w:rsidRPr="00C32F2F">
        <w:rPr>
          <w:rFonts w:ascii="Arial" w:hAnsi="Arial" w:cs="Arial"/>
          <w:sz w:val="16"/>
          <w:szCs w:val="16"/>
        </w:rPr>
        <w:t xml:space="preserve"> for MBS multicast is set to ‘qam256’, and the PDSCH is scheduled by a PDCCH with DCI format 4_0 with CRC scrambled by </w:t>
      </w:r>
      <w:r w:rsidRPr="00C32F2F">
        <w:rPr>
          <w:rFonts w:ascii="Arial" w:hAnsi="Arial" w:cs="Arial"/>
          <w:kern w:val="2"/>
          <w:sz w:val="16"/>
          <w:szCs w:val="16"/>
        </w:rPr>
        <w:t>multicast-MCCH-RNTI</w:t>
      </w:r>
      <w:r w:rsidRPr="00C32F2F">
        <w:rPr>
          <w:rFonts w:ascii="Arial" w:hAnsi="Arial" w:cs="Arial"/>
          <w:sz w:val="16"/>
          <w:szCs w:val="16"/>
        </w:rPr>
        <w:t xml:space="preserve"> or by a PDCCH with DCI format 4_1 with CRC scrambled by G-RNTI for multicast in RRC_INACTIVE</w:t>
      </w:r>
    </w:p>
    <w:p w14:paraId="415E930A" w14:textId="77777777" w:rsidR="00C32F2F" w:rsidRPr="00C32F2F" w:rsidRDefault="00C32F2F" w:rsidP="00C32F2F">
      <w:pPr>
        <w:ind w:left="568" w:hanging="284"/>
        <w:rPr>
          <w:rFonts w:ascii="Arial" w:eastAsia="MS Mincho" w:hAnsi="Arial" w:cs="Arial"/>
          <w:sz w:val="16"/>
          <w:szCs w:val="16"/>
        </w:rPr>
      </w:pPr>
      <w:r w:rsidRPr="00C32F2F">
        <w:rPr>
          <w:rFonts w:ascii="Arial" w:eastAsia="MS Mincho" w:hAnsi="Arial" w:cs="Arial"/>
          <w:sz w:val="16"/>
          <w:szCs w:val="16"/>
        </w:rPr>
        <w:t>-</w:t>
      </w:r>
      <w:r w:rsidRPr="00C32F2F">
        <w:rPr>
          <w:rFonts w:ascii="Arial" w:eastAsia="MS Mincho" w:hAnsi="Arial" w:cs="Arial"/>
          <w:sz w:val="16"/>
          <w:szCs w:val="16"/>
        </w:rPr>
        <w:tab/>
        <w:t xml:space="preserve">the UE shall use </w:t>
      </w:r>
      <w:r w:rsidRPr="00C32F2F">
        <w:rPr>
          <w:rFonts w:ascii="Arial" w:eastAsia="MS Mincho" w:hAnsi="Arial" w:cs="Arial"/>
          <w:i/>
          <w:iCs/>
          <w:sz w:val="16"/>
          <w:szCs w:val="16"/>
        </w:rPr>
        <w:t>I</w:t>
      </w:r>
      <w:r w:rsidRPr="00C32F2F">
        <w:rPr>
          <w:rFonts w:ascii="Arial" w:eastAsia="MS Mincho" w:hAnsi="Arial" w:cs="Arial"/>
          <w:i/>
          <w:iCs/>
          <w:sz w:val="16"/>
          <w:szCs w:val="16"/>
          <w:vertAlign w:val="subscript"/>
        </w:rPr>
        <w:t>MCS</w:t>
      </w:r>
      <w:r w:rsidRPr="00C32F2F">
        <w:rPr>
          <w:rFonts w:ascii="Arial" w:eastAsia="MS Mincho" w:hAnsi="Arial" w:cs="Arial"/>
          <w:sz w:val="16"/>
          <w:szCs w:val="16"/>
        </w:rPr>
        <w:t xml:space="preserve"> and Table 5.1.3.1-2 to determine the modulation order (</w:t>
      </w:r>
      <w:r w:rsidRPr="00C32F2F">
        <w:rPr>
          <w:rFonts w:ascii="Arial" w:eastAsia="MS Mincho" w:hAnsi="Arial" w:cs="Arial"/>
          <w:i/>
          <w:iCs/>
          <w:sz w:val="16"/>
          <w:szCs w:val="16"/>
        </w:rPr>
        <w:t>Q</w:t>
      </w:r>
      <w:r w:rsidRPr="00C32F2F">
        <w:rPr>
          <w:rFonts w:ascii="Arial" w:eastAsia="MS Mincho" w:hAnsi="Arial" w:cs="Arial"/>
          <w:i/>
          <w:iCs/>
          <w:sz w:val="16"/>
          <w:szCs w:val="16"/>
          <w:vertAlign w:val="subscript"/>
        </w:rPr>
        <w:t>m</w:t>
      </w:r>
      <w:r w:rsidRPr="00C32F2F">
        <w:rPr>
          <w:rFonts w:ascii="Arial" w:eastAsia="MS Mincho" w:hAnsi="Arial" w:cs="Arial"/>
          <w:sz w:val="16"/>
          <w:szCs w:val="16"/>
        </w:rPr>
        <w:t xml:space="preserve">) and Target code rate </w:t>
      </w:r>
      <w:ins w:id="241" w:author="Moderator" w:date="2024-05-20T18:10:00Z">
        <w:r w:rsidRPr="00C32F2F">
          <w:rPr>
            <w:rFonts w:ascii="Arial" w:eastAsia="MS Mincho" w:hAnsi="Arial" w:cs="Arial"/>
            <w:sz w:val="16"/>
            <w:szCs w:val="16"/>
          </w:rPr>
          <w:t>(</w:t>
        </w:r>
        <w:r w:rsidRPr="00C32F2F">
          <w:rPr>
            <w:rFonts w:ascii="Arial" w:eastAsia="MS Mincho" w:hAnsi="Arial" w:cs="Arial"/>
            <w:i/>
            <w:sz w:val="16"/>
            <w:szCs w:val="16"/>
          </w:rPr>
          <w:t>R</w:t>
        </w:r>
        <w:r w:rsidRPr="00C32F2F">
          <w:rPr>
            <w:rFonts w:ascii="Arial" w:eastAsia="MS Mincho" w:hAnsi="Arial" w:cs="Arial"/>
            <w:sz w:val="16"/>
            <w:szCs w:val="16"/>
          </w:rPr>
          <w:t>)</w:t>
        </w:r>
      </w:ins>
      <w:del w:id="242" w:author="Moderator" w:date="2024-05-20T18:10:00Z">
        <w:r w:rsidRPr="00C32F2F" w:rsidDel="008E2F52">
          <w:rPr>
            <w:rFonts w:ascii="Arial" w:eastAsia="MS Mincho" w:hAnsi="Arial" w:cs="Arial"/>
            <w:sz w:val="16"/>
            <w:szCs w:val="16"/>
          </w:rPr>
          <w:delText>I</w:delText>
        </w:r>
      </w:del>
      <w:r w:rsidRPr="00C32F2F">
        <w:rPr>
          <w:rFonts w:ascii="Arial" w:eastAsia="MS Mincho" w:hAnsi="Arial" w:cs="Arial"/>
          <w:sz w:val="16"/>
          <w:szCs w:val="16"/>
        </w:rPr>
        <w:t xml:space="preserve"> used in the physical downlink shared channel.</w:t>
      </w:r>
    </w:p>
    <w:p w14:paraId="643BAF50" w14:textId="77777777" w:rsidR="00C32F2F" w:rsidRPr="00C32F2F" w:rsidRDefault="00C32F2F" w:rsidP="00C32F2F">
      <w:pPr>
        <w:rPr>
          <w:rFonts w:ascii="Arial" w:hAnsi="Arial" w:cs="Arial"/>
          <w:sz w:val="16"/>
          <w:szCs w:val="16"/>
        </w:rPr>
      </w:pPr>
      <w:r w:rsidRPr="00C32F2F">
        <w:rPr>
          <w:rFonts w:ascii="Arial" w:hAnsi="Arial" w:cs="Arial"/>
          <w:sz w:val="16"/>
          <w:szCs w:val="16"/>
        </w:rPr>
        <w:t xml:space="preserve">elseif </w:t>
      </w:r>
      <w:r w:rsidRPr="00C32F2F">
        <w:rPr>
          <w:rFonts w:ascii="Arial" w:eastAsia="MS Mincho" w:hAnsi="Arial" w:cs="Arial"/>
          <w:sz w:val="16"/>
          <w:szCs w:val="16"/>
        </w:rPr>
        <w:t xml:space="preserve">the higher layer parameter </w:t>
      </w:r>
      <w:r w:rsidRPr="00C32F2F">
        <w:rPr>
          <w:rFonts w:ascii="Arial" w:eastAsia="MS Mincho" w:hAnsi="Arial" w:cs="Arial"/>
          <w:i/>
          <w:sz w:val="16"/>
          <w:szCs w:val="16"/>
        </w:rPr>
        <w:t>mcs-Table</w:t>
      </w:r>
      <w:r w:rsidRPr="00C32F2F">
        <w:rPr>
          <w:rFonts w:ascii="Arial" w:eastAsia="MS Mincho" w:hAnsi="Arial" w:cs="Arial"/>
          <w:sz w:val="16"/>
          <w:szCs w:val="16"/>
        </w:rPr>
        <w:t xml:space="preserve"> given by </w:t>
      </w:r>
      <w:r w:rsidRPr="00C32F2F">
        <w:rPr>
          <w:rFonts w:ascii="Arial" w:hAnsi="Arial" w:cs="Arial"/>
          <w:i/>
          <w:sz w:val="16"/>
          <w:szCs w:val="16"/>
        </w:rPr>
        <w:t>pdsch-ConfigMulticast</w:t>
      </w:r>
      <w:r w:rsidRPr="00C32F2F">
        <w:rPr>
          <w:rFonts w:ascii="Arial" w:eastAsia="MS Mincho" w:hAnsi="Arial" w:cs="Arial"/>
          <w:sz w:val="16"/>
          <w:szCs w:val="16"/>
        </w:rPr>
        <w:t xml:space="preserve"> is set to '</w:t>
      </w:r>
      <w:r w:rsidRPr="00C32F2F">
        <w:rPr>
          <w:rFonts w:ascii="Arial" w:hAnsi="Arial" w:cs="Arial"/>
          <w:sz w:val="16"/>
          <w:szCs w:val="16"/>
        </w:rPr>
        <w:t>qam64LowSE</w:t>
      </w:r>
      <w:r w:rsidRPr="00C32F2F">
        <w:rPr>
          <w:rFonts w:ascii="Arial" w:eastAsia="MS Mincho" w:hAnsi="Arial" w:cs="Arial"/>
          <w:sz w:val="16"/>
          <w:szCs w:val="16"/>
        </w:rPr>
        <w:t>', and the PDSCH is scheduled by a PDCCH with DCI format 4_1 or 4_2 with CRC scrambled by G-RNTI</w:t>
      </w:r>
      <w:r w:rsidRPr="00C32F2F">
        <w:rPr>
          <w:rFonts w:ascii="Arial" w:hAnsi="Arial" w:cs="Arial"/>
          <w:sz w:val="16"/>
          <w:szCs w:val="16"/>
        </w:rPr>
        <w:t xml:space="preserve"> for multicast</w:t>
      </w:r>
    </w:p>
    <w:p w14:paraId="60C1713E" w14:textId="77777777" w:rsidR="00C32F2F" w:rsidRPr="00C32F2F" w:rsidRDefault="00C32F2F" w:rsidP="00C32F2F">
      <w:pPr>
        <w:ind w:left="568" w:hanging="284"/>
        <w:rPr>
          <w:rFonts w:ascii="Arial" w:eastAsia="MS Mincho" w:hAnsi="Arial" w:cs="Arial"/>
          <w:sz w:val="16"/>
          <w:szCs w:val="16"/>
        </w:rPr>
      </w:pPr>
      <w:r w:rsidRPr="00C32F2F">
        <w:rPr>
          <w:rFonts w:ascii="Arial" w:eastAsia="MS Mincho" w:hAnsi="Arial" w:cs="Arial"/>
          <w:sz w:val="16"/>
          <w:szCs w:val="16"/>
        </w:rPr>
        <w:t>-</w:t>
      </w:r>
      <w:r w:rsidRPr="00C32F2F">
        <w:rPr>
          <w:rFonts w:ascii="Arial" w:eastAsia="MS Mincho" w:hAnsi="Arial" w:cs="Arial"/>
          <w:sz w:val="16"/>
          <w:szCs w:val="16"/>
        </w:rPr>
        <w:tab/>
        <w:t xml:space="preserve">the UE shall use </w:t>
      </w:r>
      <w:r w:rsidRPr="00C32F2F">
        <w:rPr>
          <w:rFonts w:ascii="Arial" w:eastAsia="MS Mincho" w:hAnsi="Arial" w:cs="Arial"/>
          <w:i/>
          <w:sz w:val="16"/>
          <w:szCs w:val="16"/>
        </w:rPr>
        <w:t>I</w:t>
      </w:r>
      <w:r w:rsidRPr="00C32F2F">
        <w:rPr>
          <w:rFonts w:ascii="Arial" w:eastAsia="MS Mincho" w:hAnsi="Arial" w:cs="Arial"/>
          <w:i/>
          <w:sz w:val="16"/>
          <w:szCs w:val="16"/>
          <w:vertAlign w:val="subscript"/>
        </w:rPr>
        <w:t>MCS</w:t>
      </w:r>
      <w:r w:rsidRPr="00C32F2F">
        <w:rPr>
          <w:rFonts w:ascii="Arial" w:eastAsia="MS Mincho" w:hAnsi="Arial" w:cs="Arial"/>
          <w:sz w:val="16"/>
          <w:szCs w:val="16"/>
        </w:rPr>
        <w:t xml:space="preserve"> and Table 5.1.3.1-3 to determine the modulation order (</w:t>
      </w:r>
      <w:r w:rsidRPr="00C32F2F">
        <w:rPr>
          <w:rFonts w:ascii="Arial" w:eastAsia="MS Mincho" w:hAnsi="Arial" w:cs="Arial"/>
          <w:i/>
          <w:sz w:val="16"/>
          <w:szCs w:val="16"/>
        </w:rPr>
        <w:t>Q</w:t>
      </w:r>
      <w:r w:rsidRPr="00C32F2F">
        <w:rPr>
          <w:rFonts w:ascii="Arial" w:eastAsia="MS Mincho" w:hAnsi="Arial" w:cs="Arial"/>
          <w:i/>
          <w:sz w:val="16"/>
          <w:szCs w:val="16"/>
          <w:vertAlign w:val="subscript"/>
        </w:rPr>
        <w:t>m</w:t>
      </w:r>
      <w:r w:rsidRPr="00C32F2F">
        <w:rPr>
          <w:rFonts w:ascii="Arial" w:eastAsia="MS Mincho" w:hAnsi="Arial" w:cs="Arial"/>
          <w:sz w:val="16"/>
          <w:szCs w:val="16"/>
        </w:rPr>
        <w:t>) and Target code rate (</w:t>
      </w:r>
      <w:r w:rsidRPr="00C32F2F">
        <w:rPr>
          <w:rFonts w:ascii="Arial" w:eastAsia="MS Mincho" w:hAnsi="Arial" w:cs="Arial"/>
          <w:i/>
          <w:sz w:val="16"/>
          <w:szCs w:val="16"/>
        </w:rPr>
        <w:t>R</w:t>
      </w:r>
      <w:r w:rsidRPr="00C32F2F">
        <w:rPr>
          <w:rFonts w:ascii="Arial" w:eastAsia="MS Mincho" w:hAnsi="Arial" w:cs="Arial"/>
          <w:sz w:val="16"/>
          <w:szCs w:val="16"/>
        </w:rPr>
        <w:t>) used in the physical downlink shared channel.</w:t>
      </w:r>
    </w:p>
    <w:p w14:paraId="782247EA" w14:textId="77777777" w:rsidR="00C32F2F" w:rsidRPr="00C32F2F" w:rsidRDefault="00C32F2F" w:rsidP="00C32F2F">
      <w:pPr>
        <w:rPr>
          <w:ins w:id="243" w:author="CMCC" w:date="2024-05-10T11:41:00Z"/>
          <w:rFonts w:ascii="Arial" w:hAnsi="Arial" w:cs="Arial"/>
          <w:sz w:val="16"/>
          <w:szCs w:val="16"/>
        </w:rPr>
      </w:pPr>
      <w:ins w:id="244" w:author="CMCC" w:date="2024-05-10T11:41:00Z">
        <w:r w:rsidRPr="00C32F2F">
          <w:rPr>
            <w:rFonts w:ascii="Arial" w:hAnsi="Arial" w:cs="Arial"/>
            <w:sz w:val="16"/>
            <w:szCs w:val="16"/>
          </w:rPr>
          <w:t xml:space="preserve">elseif the higher layer parameter </w:t>
        </w:r>
        <w:r w:rsidRPr="00C32F2F">
          <w:rPr>
            <w:rFonts w:ascii="Arial" w:hAnsi="Arial" w:cs="Arial"/>
            <w:i/>
            <w:iCs/>
            <w:sz w:val="16"/>
            <w:szCs w:val="16"/>
          </w:rPr>
          <w:t>mcs-Table</w:t>
        </w:r>
        <w:r w:rsidRPr="00C32F2F">
          <w:rPr>
            <w:rFonts w:ascii="Arial" w:hAnsi="Arial" w:cs="Arial"/>
            <w:sz w:val="16"/>
            <w:szCs w:val="16"/>
          </w:rPr>
          <w:t xml:space="preserve"> given by </w:t>
        </w:r>
        <w:r w:rsidRPr="00C32F2F">
          <w:rPr>
            <w:rFonts w:ascii="Arial" w:hAnsi="Arial" w:cs="Arial"/>
            <w:i/>
            <w:sz w:val="16"/>
            <w:szCs w:val="16"/>
          </w:rPr>
          <w:t>pdsch-ConfigMCCH</w:t>
        </w:r>
        <w:r w:rsidRPr="00C32F2F">
          <w:rPr>
            <w:rFonts w:ascii="Arial" w:hAnsi="Arial" w:cs="Arial"/>
            <w:i/>
            <w:iCs/>
            <w:sz w:val="16"/>
            <w:szCs w:val="16"/>
          </w:rPr>
          <w:t xml:space="preserve"> and </w:t>
        </w:r>
        <w:r w:rsidRPr="00C32F2F">
          <w:rPr>
            <w:rFonts w:ascii="Arial" w:hAnsi="Arial" w:cs="Arial"/>
            <w:i/>
            <w:sz w:val="16"/>
            <w:szCs w:val="16"/>
          </w:rPr>
          <w:t>pdsch-ConfigMTCH</w:t>
        </w:r>
        <w:r w:rsidRPr="00C32F2F">
          <w:rPr>
            <w:rFonts w:ascii="Arial" w:hAnsi="Arial" w:cs="Arial"/>
            <w:sz w:val="16"/>
            <w:szCs w:val="16"/>
          </w:rPr>
          <w:t xml:space="preserve"> for MBS multicast is set to ‘qam64LowSE’, and the PDSCH is scheduled by a PDCCH with DCI format 4_0 with CRC scrambled by </w:t>
        </w:r>
      </w:ins>
      <w:ins w:id="245" w:author="Moderator" w:date="2024-05-20T18:09:00Z">
        <w:r w:rsidRPr="00C32F2F">
          <w:rPr>
            <w:rFonts w:ascii="Arial" w:hAnsi="Arial" w:cs="Arial"/>
            <w:sz w:val="16"/>
            <w:szCs w:val="16"/>
          </w:rPr>
          <w:t>M</w:t>
        </w:r>
      </w:ins>
      <w:ins w:id="246" w:author="CMCC" w:date="2024-05-10T11:41:00Z">
        <w:r w:rsidRPr="00C32F2F">
          <w:rPr>
            <w:rFonts w:ascii="Arial" w:hAnsi="Arial" w:cs="Arial"/>
            <w:kern w:val="2"/>
            <w:sz w:val="16"/>
            <w:szCs w:val="16"/>
          </w:rPr>
          <w:t>ulticast</w:t>
        </w:r>
      </w:ins>
      <w:ins w:id="247" w:author="Moderator" w:date="2024-05-20T18:09:00Z">
        <w:r w:rsidRPr="00C32F2F">
          <w:rPr>
            <w:rFonts w:ascii="Arial" w:hAnsi="Arial" w:cs="Arial"/>
            <w:kern w:val="2"/>
            <w:sz w:val="16"/>
            <w:szCs w:val="16"/>
          </w:rPr>
          <w:t xml:space="preserve"> </w:t>
        </w:r>
      </w:ins>
      <w:ins w:id="248" w:author="CMCC" w:date="2024-05-10T11:41:00Z">
        <w:r w:rsidRPr="00C32F2F">
          <w:rPr>
            <w:rFonts w:ascii="Arial" w:hAnsi="Arial" w:cs="Arial"/>
            <w:kern w:val="2"/>
            <w:sz w:val="16"/>
            <w:szCs w:val="16"/>
          </w:rPr>
          <w:t>MCCH-RNTI</w:t>
        </w:r>
        <w:r w:rsidRPr="00C32F2F">
          <w:rPr>
            <w:rFonts w:ascii="Arial" w:hAnsi="Arial" w:cs="Arial"/>
            <w:sz w:val="16"/>
            <w:szCs w:val="16"/>
          </w:rPr>
          <w:t xml:space="preserve"> or by a PDCCH with DCI format 4_1 with CRC scrambled by G-RNTI for multicast in RRC_INACTIVE</w:t>
        </w:r>
      </w:ins>
    </w:p>
    <w:p w14:paraId="562DC787" w14:textId="77777777" w:rsidR="00C32F2F" w:rsidRPr="00C32F2F" w:rsidRDefault="00C32F2F" w:rsidP="00C32F2F">
      <w:pPr>
        <w:ind w:left="568" w:hanging="284"/>
        <w:rPr>
          <w:rFonts w:ascii="Arial" w:eastAsia="MS Mincho" w:hAnsi="Arial" w:cs="Arial"/>
          <w:sz w:val="16"/>
          <w:szCs w:val="16"/>
        </w:rPr>
      </w:pPr>
      <w:ins w:id="249" w:author="CMCC" w:date="2024-05-10T11:40:00Z">
        <w:r w:rsidRPr="00C32F2F">
          <w:rPr>
            <w:rFonts w:ascii="Arial" w:eastAsia="MS Mincho" w:hAnsi="Arial" w:cs="Arial"/>
            <w:sz w:val="16"/>
            <w:szCs w:val="16"/>
          </w:rPr>
          <w:t>-</w:t>
        </w:r>
        <w:r w:rsidRPr="00C32F2F">
          <w:rPr>
            <w:rFonts w:ascii="Arial" w:eastAsia="MS Mincho" w:hAnsi="Arial" w:cs="Arial"/>
            <w:sz w:val="16"/>
            <w:szCs w:val="16"/>
          </w:rPr>
          <w:tab/>
          <w:t xml:space="preserve">the UE shall use </w:t>
        </w:r>
        <w:r w:rsidRPr="00C32F2F">
          <w:rPr>
            <w:rFonts w:ascii="Arial" w:eastAsia="MS Mincho" w:hAnsi="Arial" w:cs="Arial"/>
            <w:i/>
            <w:sz w:val="16"/>
            <w:szCs w:val="16"/>
          </w:rPr>
          <w:t>I</w:t>
        </w:r>
        <w:r w:rsidRPr="00C32F2F">
          <w:rPr>
            <w:rFonts w:ascii="Arial" w:eastAsia="MS Mincho" w:hAnsi="Arial" w:cs="Arial"/>
            <w:i/>
            <w:sz w:val="16"/>
            <w:szCs w:val="16"/>
            <w:vertAlign w:val="subscript"/>
          </w:rPr>
          <w:t>MCS</w:t>
        </w:r>
        <w:r w:rsidRPr="00C32F2F">
          <w:rPr>
            <w:rFonts w:ascii="Arial" w:eastAsia="MS Mincho" w:hAnsi="Arial" w:cs="Arial"/>
            <w:sz w:val="16"/>
            <w:szCs w:val="16"/>
          </w:rPr>
          <w:t xml:space="preserve"> and Table 5.1.3.1-3 to determine the modulation order (</w:t>
        </w:r>
        <w:r w:rsidRPr="00C32F2F">
          <w:rPr>
            <w:rFonts w:ascii="Arial" w:eastAsia="MS Mincho" w:hAnsi="Arial" w:cs="Arial"/>
            <w:i/>
            <w:sz w:val="16"/>
            <w:szCs w:val="16"/>
          </w:rPr>
          <w:t>Q</w:t>
        </w:r>
        <w:r w:rsidRPr="00C32F2F">
          <w:rPr>
            <w:rFonts w:ascii="Arial" w:eastAsia="MS Mincho" w:hAnsi="Arial" w:cs="Arial"/>
            <w:i/>
            <w:sz w:val="16"/>
            <w:szCs w:val="16"/>
            <w:vertAlign w:val="subscript"/>
          </w:rPr>
          <w:t>m</w:t>
        </w:r>
        <w:r w:rsidRPr="00C32F2F">
          <w:rPr>
            <w:rFonts w:ascii="Arial" w:eastAsia="MS Mincho" w:hAnsi="Arial" w:cs="Arial"/>
            <w:sz w:val="16"/>
            <w:szCs w:val="16"/>
          </w:rPr>
          <w:t>) and Target code rate (</w:t>
        </w:r>
        <w:r w:rsidRPr="00C32F2F">
          <w:rPr>
            <w:rFonts w:ascii="Arial" w:eastAsia="MS Mincho" w:hAnsi="Arial" w:cs="Arial"/>
            <w:i/>
            <w:sz w:val="16"/>
            <w:szCs w:val="16"/>
          </w:rPr>
          <w:t>R</w:t>
        </w:r>
        <w:r w:rsidRPr="00C32F2F">
          <w:rPr>
            <w:rFonts w:ascii="Arial" w:eastAsia="MS Mincho" w:hAnsi="Arial" w:cs="Arial"/>
            <w:sz w:val="16"/>
            <w:szCs w:val="16"/>
          </w:rPr>
          <w:t>) used in the physical downlink shared channel.</w:t>
        </w:r>
      </w:ins>
    </w:p>
    <w:p w14:paraId="354C790F" w14:textId="77777777" w:rsidR="00C32F2F" w:rsidRPr="00C32F2F" w:rsidRDefault="00C32F2F" w:rsidP="00C32F2F">
      <w:pPr>
        <w:jc w:val="center"/>
        <w:rPr>
          <w:rFonts w:ascii="Arial" w:hAnsi="Arial" w:cs="Arial"/>
          <w:color w:val="FF0000"/>
          <w:sz w:val="16"/>
          <w:szCs w:val="16"/>
        </w:rPr>
      </w:pPr>
      <w:r w:rsidRPr="00C32F2F">
        <w:rPr>
          <w:rFonts w:ascii="Arial" w:hAnsi="Arial" w:cs="Arial"/>
          <w:color w:val="FF0000"/>
          <w:sz w:val="16"/>
          <w:szCs w:val="16"/>
        </w:rPr>
        <w:t>&lt; Unchanged parts are omitted &gt;</w:t>
      </w:r>
      <w:bookmarkEnd w:id="240"/>
    </w:p>
    <w:p w14:paraId="3C60C186" w14:textId="77777777" w:rsidR="00C32F2F" w:rsidRPr="00D2151E" w:rsidRDefault="00C32F2F" w:rsidP="00C32F2F">
      <w:pPr>
        <w:rPr>
          <w:color w:val="FF0000"/>
        </w:rPr>
      </w:pPr>
      <w:r w:rsidRPr="00D2151E">
        <w:rPr>
          <w:color w:val="FF0000"/>
        </w:rPr>
        <w:t>---------</w:t>
      </w:r>
      <w:r>
        <w:rPr>
          <w:color w:val="FF0000"/>
        </w:rPr>
        <w:t>End</w:t>
      </w:r>
      <w:r w:rsidRPr="00D2151E">
        <w:rPr>
          <w:color w:val="FF0000"/>
        </w:rPr>
        <w:t xml:space="preserve"> of TP---------</w:t>
      </w:r>
    </w:p>
    <w:p w14:paraId="7F16D913" w14:textId="77777777" w:rsidR="00C32F2F" w:rsidRDefault="00C32F2F" w:rsidP="00D7097B">
      <w:pPr>
        <w:rPr>
          <w:bCs/>
        </w:rPr>
      </w:pPr>
    </w:p>
    <w:p w14:paraId="4CF82C0C" w14:textId="77777777" w:rsidR="00C32F2F" w:rsidRPr="00D7097B" w:rsidRDefault="00C32F2F" w:rsidP="00D7097B">
      <w:pPr>
        <w:rPr>
          <w:bCs/>
        </w:rPr>
      </w:pPr>
    </w:p>
    <w:p w14:paraId="0B18E4AF" w14:textId="77777777" w:rsidR="00D7097B" w:rsidRDefault="00D7097B" w:rsidP="00D7097B">
      <w:pPr>
        <w:keepNext/>
        <w:ind w:left="720" w:hanging="720"/>
        <w:outlineLvl w:val="2"/>
        <w:rPr>
          <w:rFonts w:cs="Times"/>
          <w:b/>
          <w:bCs/>
          <w:szCs w:val="26"/>
          <w:lang w:eastAsia="x-none"/>
        </w:rPr>
      </w:pPr>
      <w:bookmarkStart w:id="250" w:name="_Toc166306518"/>
      <w:bookmarkStart w:id="251" w:name="_Toc173405013"/>
      <w:r w:rsidRPr="00D7097B">
        <w:rPr>
          <w:rFonts w:cs="Times" w:hint="eastAsia"/>
          <w:b/>
          <w:bCs/>
          <w:szCs w:val="26"/>
          <w:lang w:eastAsia="x-none"/>
        </w:rPr>
        <w:t>N</w:t>
      </w:r>
      <w:r w:rsidRPr="00D7097B">
        <w:rPr>
          <w:rFonts w:cs="Times"/>
          <w:b/>
          <w:bCs/>
          <w:szCs w:val="26"/>
          <w:lang w:eastAsia="x-none"/>
        </w:rPr>
        <w:t>R-NTN</w:t>
      </w:r>
      <w:bookmarkEnd w:id="250"/>
      <w:bookmarkEnd w:id="251"/>
    </w:p>
    <w:p w14:paraId="4604569C" w14:textId="0175D35D" w:rsidR="00B0298A" w:rsidRPr="00E671AB" w:rsidRDefault="006F79AF" w:rsidP="00B0298A">
      <w:pPr>
        <w:rPr>
          <w:b/>
          <w:iCs/>
          <w:lang w:eastAsia="x-none"/>
        </w:rPr>
      </w:pPr>
      <w:hyperlink r:id="rId618" w:history="1">
        <w:r>
          <w:rPr>
            <w:rStyle w:val="Hyperlink"/>
            <w:b/>
            <w:iCs/>
            <w:lang w:eastAsia="x-none"/>
          </w:rPr>
          <w:t>R1-2405690</w:t>
        </w:r>
      </w:hyperlink>
      <w:r w:rsidR="00B0298A" w:rsidRPr="00E671AB">
        <w:rPr>
          <w:b/>
          <w:iCs/>
          <w:lang w:eastAsia="x-none"/>
        </w:rPr>
        <w:tab/>
        <w:t>Session notes for 8.1 (Maintenance on Rel-18 work items - IoT NTN/NR NTN Enhancement)</w:t>
      </w:r>
      <w:r w:rsidR="00B0298A" w:rsidRPr="00E671AB">
        <w:rPr>
          <w:b/>
          <w:iCs/>
          <w:lang w:eastAsia="x-none"/>
        </w:rPr>
        <w:tab/>
        <w:t>Ad-Hoc Chair (Huawei)</w:t>
      </w:r>
    </w:p>
    <w:p w14:paraId="2F7B8A7F" w14:textId="77777777" w:rsidR="00B0298A" w:rsidRPr="00D96FAE" w:rsidRDefault="00B0298A" w:rsidP="00B0298A">
      <w:pPr>
        <w:rPr>
          <w:lang w:eastAsia="x-none"/>
        </w:rPr>
      </w:pPr>
      <w:r w:rsidRPr="00F05EFE">
        <w:rPr>
          <w:b/>
          <w:bCs/>
        </w:rPr>
        <w:t>Friday decision:</w:t>
      </w:r>
      <w:r>
        <w:t xml:space="preserve"> The </w:t>
      </w:r>
      <w:r>
        <w:rPr>
          <w:lang w:val="en-US" w:eastAsia="x-none"/>
        </w:rPr>
        <w:t>s</w:t>
      </w:r>
      <w:r w:rsidRPr="00663F3A">
        <w:rPr>
          <w:lang w:val="en-US" w:eastAsia="x-none"/>
        </w:rPr>
        <w:t>ession notes</w:t>
      </w:r>
      <w:r>
        <w:rPr>
          <w:lang w:val="en-US" w:eastAsia="x-none"/>
        </w:rPr>
        <w:t xml:space="preserve"> are </w:t>
      </w:r>
      <w:r>
        <w:rPr>
          <w:highlight w:val="green"/>
          <w:lang w:eastAsia="x-none"/>
        </w:rPr>
        <w:t>e</w:t>
      </w:r>
      <w:r w:rsidRPr="00D96FAE">
        <w:rPr>
          <w:highlight w:val="green"/>
          <w:lang w:eastAsia="x-none"/>
        </w:rPr>
        <w:t xml:space="preserve">ndorsed </w:t>
      </w:r>
      <w:r w:rsidRPr="00D96FAE">
        <w:rPr>
          <w:lang w:eastAsia="x-none"/>
        </w:rPr>
        <w:t xml:space="preserve">and contents </w:t>
      </w:r>
      <w:r>
        <w:rPr>
          <w:lang w:eastAsia="x-none"/>
        </w:rPr>
        <w:t xml:space="preserve">(inc. Friday updates) </w:t>
      </w:r>
      <w:r w:rsidRPr="00D96FAE">
        <w:rPr>
          <w:lang w:eastAsia="x-none"/>
        </w:rPr>
        <w:t>reflected below.</w:t>
      </w:r>
    </w:p>
    <w:p w14:paraId="3DE2EF55" w14:textId="77777777" w:rsidR="00B0298A" w:rsidRPr="00D7097B" w:rsidRDefault="00B0298A" w:rsidP="00B0298A"/>
    <w:p w14:paraId="62C9DD0A" w14:textId="6FD304E5" w:rsidR="0097647B" w:rsidRPr="0097647B" w:rsidRDefault="006F79AF" w:rsidP="0097647B">
      <w:pPr>
        <w:rPr>
          <w:bCs/>
        </w:rPr>
      </w:pPr>
      <w:hyperlink r:id="rId619" w:history="1">
        <w:r>
          <w:rPr>
            <w:rStyle w:val="Hyperlink"/>
            <w:bCs/>
          </w:rPr>
          <w:t>R1-2405140</w:t>
        </w:r>
      </w:hyperlink>
      <w:r w:rsidR="0097647B" w:rsidRPr="0097647B">
        <w:rPr>
          <w:bCs/>
        </w:rPr>
        <w:tab/>
        <w:t>Draft CR on the application time of cell DRX for NR NTN</w:t>
      </w:r>
      <w:r w:rsidR="0097647B" w:rsidRPr="0097647B">
        <w:rPr>
          <w:bCs/>
        </w:rPr>
        <w:tab/>
        <w:t>Qualcomm Incorporated</w:t>
      </w:r>
    </w:p>
    <w:p w14:paraId="7531A46B" w14:textId="172119AB" w:rsidR="0097647B" w:rsidRPr="0097647B" w:rsidRDefault="006F79AF" w:rsidP="0097647B">
      <w:pPr>
        <w:rPr>
          <w:bCs/>
        </w:rPr>
      </w:pPr>
      <w:hyperlink r:id="rId620" w:history="1">
        <w:r>
          <w:rPr>
            <w:rStyle w:val="Hyperlink"/>
            <w:bCs/>
          </w:rPr>
          <w:t>R1-2405261</w:t>
        </w:r>
      </w:hyperlink>
      <w:r w:rsidR="0097647B" w:rsidRPr="0097647B">
        <w:rPr>
          <w:bCs/>
        </w:rPr>
        <w:tab/>
        <w:t>Discussion of missing support for NTN in Rel-18 RAN1 specifications</w:t>
      </w:r>
      <w:r w:rsidR="0097647B" w:rsidRPr="0097647B">
        <w:rPr>
          <w:bCs/>
        </w:rPr>
        <w:tab/>
        <w:t>Nokia</w:t>
      </w:r>
    </w:p>
    <w:p w14:paraId="0C7D8A45" w14:textId="32DEEEEC" w:rsidR="0097647B" w:rsidRPr="0097647B" w:rsidRDefault="006F79AF" w:rsidP="0097647B">
      <w:pPr>
        <w:rPr>
          <w:bCs/>
        </w:rPr>
      </w:pPr>
      <w:hyperlink r:id="rId621" w:history="1">
        <w:r>
          <w:rPr>
            <w:rStyle w:val="Hyperlink"/>
            <w:bCs/>
          </w:rPr>
          <w:t>R1-2405327</w:t>
        </w:r>
      </w:hyperlink>
      <w:r w:rsidR="0097647B" w:rsidRPr="0097647B">
        <w:rPr>
          <w:bCs/>
        </w:rPr>
        <w:tab/>
        <w:t>Correction to the RRC parameters for CG RACH-less handover</w:t>
      </w:r>
      <w:r w:rsidR="0097647B" w:rsidRPr="0097647B">
        <w:rPr>
          <w:bCs/>
        </w:rPr>
        <w:tab/>
        <w:t>Huawei, HiSilicon</w:t>
      </w:r>
    </w:p>
    <w:p w14:paraId="472E3409" w14:textId="00FC2D1F" w:rsidR="0097647B" w:rsidRPr="00F0607D" w:rsidRDefault="006F79AF" w:rsidP="0097647B">
      <w:pPr>
        <w:rPr>
          <w:b/>
          <w:bCs/>
        </w:rPr>
      </w:pPr>
      <w:hyperlink r:id="rId622" w:history="1">
        <w:r>
          <w:rPr>
            <w:rStyle w:val="Hyperlink"/>
            <w:b/>
            <w:bCs/>
          </w:rPr>
          <w:t>R1-2405328</w:t>
        </w:r>
      </w:hyperlink>
      <w:r w:rsidR="0097647B" w:rsidRPr="00F0607D">
        <w:rPr>
          <w:b/>
          <w:bCs/>
        </w:rPr>
        <w:tab/>
        <w:t>Correction to the UL power control of PUSCH for CG RACH-less handover</w:t>
      </w:r>
      <w:r w:rsidR="0097647B" w:rsidRPr="00F0607D">
        <w:rPr>
          <w:b/>
          <w:bCs/>
        </w:rPr>
        <w:tab/>
        <w:t>Huawei, HiSilicon</w:t>
      </w:r>
    </w:p>
    <w:p w14:paraId="528F153C" w14:textId="0556C686" w:rsidR="0097647B" w:rsidRPr="0097647B" w:rsidRDefault="006F79AF" w:rsidP="0097647B">
      <w:pPr>
        <w:rPr>
          <w:bCs/>
        </w:rPr>
      </w:pPr>
      <w:hyperlink r:id="rId623" w:history="1">
        <w:r>
          <w:rPr>
            <w:rStyle w:val="Hyperlink"/>
            <w:bCs/>
          </w:rPr>
          <w:t>R1-2405334</w:t>
        </w:r>
      </w:hyperlink>
      <w:r w:rsidR="0097647B" w:rsidRPr="0097647B">
        <w:rPr>
          <w:bCs/>
        </w:rPr>
        <w:tab/>
        <w:t>Correction on PUSCH retransmission for CG RACH-less handover</w:t>
      </w:r>
      <w:r w:rsidR="0097647B" w:rsidRPr="0097647B">
        <w:rPr>
          <w:bCs/>
        </w:rPr>
        <w:tab/>
        <w:t>Huawei, HiSilicon</w:t>
      </w:r>
    </w:p>
    <w:p w14:paraId="562E8213" w14:textId="77777777" w:rsidR="0097647B" w:rsidRPr="0097647B" w:rsidRDefault="0097647B" w:rsidP="0097647B">
      <w:pPr>
        <w:rPr>
          <w:bCs/>
        </w:rPr>
      </w:pPr>
    </w:p>
    <w:p w14:paraId="51410697" w14:textId="7CCC2810" w:rsidR="0097647B" w:rsidRPr="0097647B" w:rsidRDefault="006F79AF" w:rsidP="0097647B">
      <w:pPr>
        <w:rPr>
          <w:b/>
          <w:bCs/>
        </w:rPr>
      </w:pPr>
      <w:hyperlink r:id="rId624" w:history="1">
        <w:r>
          <w:rPr>
            <w:rStyle w:val="Hyperlink"/>
            <w:b/>
            <w:bCs/>
          </w:rPr>
          <w:t>R1-2405395</w:t>
        </w:r>
      </w:hyperlink>
      <w:r w:rsidR="0097647B" w:rsidRPr="0097647B">
        <w:rPr>
          <w:b/>
          <w:bCs/>
        </w:rPr>
        <w:tab/>
        <w:t>FL Summary #1: Maintenance on Rel-18 NR NTN</w:t>
      </w:r>
      <w:r w:rsidR="0097647B" w:rsidRPr="0097647B">
        <w:rPr>
          <w:b/>
          <w:bCs/>
        </w:rPr>
        <w:tab/>
        <w:t>Moderator (Thales)</w:t>
      </w:r>
    </w:p>
    <w:p w14:paraId="46A6BA14" w14:textId="4501E097" w:rsidR="0097647B" w:rsidRPr="0097647B" w:rsidRDefault="00B477E8" w:rsidP="0097647B">
      <w:pPr>
        <w:rPr>
          <w:bCs/>
        </w:rPr>
      </w:pPr>
      <w:r>
        <w:rPr>
          <w:bCs/>
        </w:rPr>
        <w:t>From Monday session</w:t>
      </w:r>
    </w:p>
    <w:p w14:paraId="053D6856" w14:textId="77777777" w:rsidR="0097647B" w:rsidRPr="0097647B" w:rsidRDefault="0097647B" w:rsidP="0097647B">
      <w:pPr>
        <w:rPr>
          <w:bCs/>
          <w:lang w:eastAsia="x-none"/>
        </w:rPr>
      </w:pPr>
      <w:r w:rsidRPr="0097647B">
        <w:rPr>
          <w:bCs/>
          <w:highlight w:val="green"/>
          <w:lang w:eastAsia="x-none"/>
        </w:rPr>
        <w:t>Agreement</w:t>
      </w:r>
    </w:p>
    <w:p w14:paraId="1FD86145" w14:textId="6AFFDBD8" w:rsidR="0097647B" w:rsidRPr="0097647B" w:rsidRDefault="0097647B" w:rsidP="0097647B">
      <w:pPr>
        <w:rPr>
          <w:lang w:eastAsia="x-none"/>
        </w:rPr>
      </w:pPr>
      <w:r w:rsidRPr="0097647B">
        <w:rPr>
          <w:lang w:eastAsia="x-none"/>
        </w:rPr>
        <w:t xml:space="preserve">Adopt the following </w:t>
      </w:r>
      <w:r w:rsidR="00B477E8">
        <w:rPr>
          <w:lang w:eastAsia="x-none"/>
        </w:rPr>
        <w:t>d</w:t>
      </w:r>
      <w:r w:rsidRPr="0097647B">
        <w:rPr>
          <w:lang w:eastAsia="x-none"/>
        </w:rPr>
        <w:t>raft alignment correction for TS 38.213 to align with 38.331:</w:t>
      </w:r>
    </w:p>
    <w:p w14:paraId="4B18461E" w14:textId="77777777" w:rsidR="0097647B" w:rsidRPr="0097647B" w:rsidRDefault="0097647B" w:rsidP="0097647B">
      <w:pPr>
        <w:rPr>
          <w:lang w:eastAsia="x-none"/>
        </w:rPr>
      </w:pPr>
    </w:p>
    <w:tbl>
      <w:tblPr>
        <w:tblW w:w="5000" w:type="pct"/>
        <w:tblCellMar>
          <w:left w:w="42" w:type="dxa"/>
          <w:right w:w="42" w:type="dxa"/>
        </w:tblCellMar>
        <w:tblLook w:val="0000" w:firstRow="0" w:lastRow="0" w:firstColumn="0" w:lastColumn="0" w:noHBand="0" w:noVBand="0"/>
      </w:tblPr>
      <w:tblGrid>
        <w:gridCol w:w="2922"/>
        <w:gridCol w:w="7535"/>
      </w:tblGrid>
      <w:tr w:rsidR="0097647B" w:rsidRPr="0097647B" w14:paraId="0E98694C" w14:textId="77777777" w:rsidTr="00B477E8">
        <w:tc>
          <w:tcPr>
            <w:tcW w:w="1397" w:type="pct"/>
            <w:tcBorders>
              <w:top w:val="single" w:sz="4" w:space="0" w:color="auto"/>
              <w:left w:val="single" w:sz="4" w:space="0" w:color="auto"/>
            </w:tcBorders>
          </w:tcPr>
          <w:p w14:paraId="7D46D39F" w14:textId="77777777" w:rsidR="0097647B" w:rsidRPr="0097647B" w:rsidRDefault="0097647B" w:rsidP="0097647B">
            <w:pPr>
              <w:tabs>
                <w:tab w:val="right" w:pos="2184"/>
              </w:tabs>
              <w:spacing w:line="259" w:lineRule="auto"/>
              <w:rPr>
                <w:rFonts w:ascii="Arial" w:eastAsia="SimSun" w:hAnsi="Arial" w:cs="Arial"/>
                <w:b/>
                <w:sz w:val="16"/>
                <w:szCs w:val="16"/>
              </w:rPr>
            </w:pPr>
            <w:r w:rsidRPr="0097647B">
              <w:rPr>
                <w:rFonts w:ascii="Arial" w:eastAsia="SimSun" w:hAnsi="Arial" w:cs="Arial"/>
                <w:b/>
                <w:sz w:val="16"/>
                <w:szCs w:val="16"/>
              </w:rPr>
              <w:t>Reason for change:</w:t>
            </w:r>
          </w:p>
        </w:tc>
        <w:tc>
          <w:tcPr>
            <w:tcW w:w="3603" w:type="pct"/>
            <w:tcBorders>
              <w:top w:val="single" w:sz="4" w:space="0" w:color="auto"/>
              <w:right w:val="single" w:sz="4" w:space="0" w:color="auto"/>
            </w:tcBorders>
            <w:shd w:val="pct30" w:color="FFFF00" w:fill="auto"/>
          </w:tcPr>
          <w:p w14:paraId="21317C17" w14:textId="77777777" w:rsidR="0097647B" w:rsidRPr="0097647B" w:rsidRDefault="0097647B" w:rsidP="0097647B">
            <w:pPr>
              <w:spacing w:line="259" w:lineRule="auto"/>
              <w:rPr>
                <w:rFonts w:ascii="Arial" w:eastAsia="DengXian" w:hAnsi="Arial" w:cs="Arial"/>
                <w:sz w:val="16"/>
                <w:szCs w:val="16"/>
                <w:lang w:val="en-US" w:eastAsia="zh-CN"/>
              </w:rPr>
            </w:pPr>
            <w:r w:rsidRPr="0097647B">
              <w:rPr>
                <w:rFonts w:ascii="Arial" w:eastAsia="DengXian" w:hAnsi="Arial" w:cs="Arial"/>
                <w:sz w:val="16"/>
                <w:szCs w:val="16"/>
                <w:lang w:val="en-US" w:eastAsia="zh-CN"/>
              </w:rPr>
              <w:t>RAN2 make changes on the following RRC parameters:</w:t>
            </w:r>
          </w:p>
          <w:p w14:paraId="0272459E" w14:textId="77777777" w:rsidR="0097647B" w:rsidRPr="0097647B" w:rsidRDefault="0097647B" w:rsidP="0097647B">
            <w:pPr>
              <w:spacing w:line="259" w:lineRule="auto"/>
              <w:rPr>
                <w:rFonts w:ascii="Arial" w:eastAsia="DengXian" w:hAnsi="Arial" w:cs="Arial"/>
                <w:sz w:val="16"/>
                <w:szCs w:val="16"/>
                <w:lang w:val="en-US" w:eastAsia="zh-CN"/>
              </w:rPr>
            </w:pPr>
            <w:r w:rsidRPr="0097647B">
              <w:rPr>
                <w:rFonts w:ascii="Arial" w:eastAsia="DengXian" w:hAnsi="Arial" w:cs="Arial"/>
                <w:sz w:val="16"/>
                <w:szCs w:val="16"/>
                <w:lang w:eastAsia="zh-CN"/>
              </w:rPr>
              <w:t>ntn-SSB-Subset -&gt; rrc-SSB-Subset</w:t>
            </w:r>
          </w:p>
          <w:p w14:paraId="74E567E8" w14:textId="77777777" w:rsidR="0097647B" w:rsidRPr="0097647B" w:rsidRDefault="0097647B" w:rsidP="0097647B">
            <w:pPr>
              <w:spacing w:line="259" w:lineRule="auto"/>
              <w:rPr>
                <w:rFonts w:ascii="Arial" w:eastAsia="DengXian" w:hAnsi="Arial" w:cs="Arial"/>
                <w:sz w:val="16"/>
                <w:szCs w:val="16"/>
                <w:lang w:val="en-US" w:eastAsia="zh-CN"/>
              </w:rPr>
            </w:pPr>
            <w:r w:rsidRPr="0097647B">
              <w:rPr>
                <w:rFonts w:ascii="Arial" w:eastAsia="SimSun" w:hAnsi="Arial" w:cs="Arial"/>
                <w:sz w:val="16"/>
                <w:szCs w:val="16"/>
              </w:rPr>
              <w:t>ntn-SSB-PerCG-PUSCH</w:t>
            </w:r>
            <w:r w:rsidRPr="0097647B">
              <w:rPr>
                <w:rFonts w:ascii="Arial" w:eastAsia="DengXian" w:hAnsi="Arial" w:cs="Arial"/>
                <w:sz w:val="16"/>
                <w:szCs w:val="16"/>
                <w:lang w:eastAsia="zh-CN"/>
              </w:rPr>
              <w:t xml:space="preserve"> -&gt; </w:t>
            </w:r>
            <w:r w:rsidRPr="0097647B">
              <w:rPr>
                <w:rFonts w:ascii="Arial" w:eastAsia="SimSun" w:hAnsi="Arial" w:cs="Arial"/>
                <w:sz w:val="16"/>
                <w:szCs w:val="16"/>
              </w:rPr>
              <w:t>rrc-SSB-PerCG-PUSCH</w:t>
            </w:r>
          </w:p>
          <w:p w14:paraId="1FD02140" w14:textId="77777777" w:rsidR="0097647B" w:rsidRPr="0097647B" w:rsidRDefault="0097647B" w:rsidP="0097647B">
            <w:pPr>
              <w:spacing w:line="259" w:lineRule="auto"/>
              <w:rPr>
                <w:rFonts w:ascii="Arial" w:eastAsia="DengXian" w:hAnsi="Arial" w:cs="Arial"/>
                <w:sz w:val="16"/>
                <w:szCs w:val="16"/>
                <w:lang w:val="en-US" w:eastAsia="zh-CN"/>
              </w:rPr>
            </w:pPr>
          </w:p>
        </w:tc>
      </w:tr>
      <w:tr w:rsidR="0097647B" w:rsidRPr="0097647B" w14:paraId="330A4D13" w14:textId="77777777" w:rsidTr="00B477E8">
        <w:tc>
          <w:tcPr>
            <w:tcW w:w="1397" w:type="pct"/>
            <w:tcBorders>
              <w:left w:val="single" w:sz="4" w:space="0" w:color="auto"/>
            </w:tcBorders>
          </w:tcPr>
          <w:p w14:paraId="080C424F" w14:textId="77777777" w:rsidR="0097647B" w:rsidRPr="0097647B" w:rsidRDefault="0097647B" w:rsidP="0097647B">
            <w:pPr>
              <w:spacing w:line="259" w:lineRule="auto"/>
              <w:rPr>
                <w:rFonts w:ascii="Arial" w:eastAsia="SimSun" w:hAnsi="Arial" w:cs="Arial"/>
                <w:b/>
                <w:sz w:val="16"/>
                <w:szCs w:val="16"/>
              </w:rPr>
            </w:pPr>
          </w:p>
        </w:tc>
        <w:tc>
          <w:tcPr>
            <w:tcW w:w="3603" w:type="pct"/>
            <w:tcBorders>
              <w:right w:val="single" w:sz="4" w:space="0" w:color="auto"/>
            </w:tcBorders>
          </w:tcPr>
          <w:p w14:paraId="59587EEE" w14:textId="77777777" w:rsidR="0097647B" w:rsidRPr="0097647B" w:rsidRDefault="0097647B" w:rsidP="0097647B">
            <w:pPr>
              <w:spacing w:line="259" w:lineRule="auto"/>
              <w:rPr>
                <w:rFonts w:ascii="Arial" w:eastAsia="SimSun" w:hAnsi="Arial" w:cs="Arial"/>
                <w:sz w:val="16"/>
                <w:szCs w:val="16"/>
              </w:rPr>
            </w:pPr>
          </w:p>
        </w:tc>
      </w:tr>
      <w:tr w:rsidR="0097647B" w:rsidRPr="0097647B" w14:paraId="0CFF1338" w14:textId="77777777" w:rsidTr="00B477E8">
        <w:tc>
          <w:tcPr>
            <w:tcW w:w="1397" w:type="pct"/>
            <w:tcBorders>
              <w:left w:val="single" w:sz="4" w:space="0" w:color="auto"/>
            </w:tcBorders>
          </w:tcPr>
          <w:p w14:paraId="2D3B98DC" w14:textId="77777777" w:rsidR="0097647B" w:rsidRPr="0097647B" w:rsidRDefault="0097647B" w:rsidP="0097647B">
            <w:pPr>
              <w:tabs>
                <w:tab w:val="right" w:pos="2184"/>
              </w:tabs>
              <w:spacing w:line="259" w:lineRule="auto"/>
              <w:rPr>
                <w:rFonts w:ascii="Arial" w:eastAsia="SimSun" w:hAnsi="Arial" w:cs="Arial"/>
                <w:b/>
                <w:sz w:val="16"/>
                <w:szCs w:val="16"/>
              </w:rPr>
            </w:pPr>
            <w:r w:rsidRPr="0097647B">
              <w:rPr>
                <w:rFonts w:ascii="Arial" w:eastAsia="SimSun" w:hAnsi="Arial" w:cs="Arial"/>
                <w:b/>
                <w:sz w:val="16"/>
                <w:szCs w:val="16"/>
              </w:rPr>
              <w:t>Summary of change:</w:t>
            </w:r>
          </w:p>
        </w:tc>
        <w:tc>
          <w:tcPr>
            <w:tcW w:w="3603" w:type="pct"/>
            <w:tcBorders>
              <w:right w:val="single" w:sz="4" w:space="0" w:color="auto"/>
            </w:tcBorders>
            <w:shd w:val="pct30" w:color="FFFF00" w:fill="auto"/>
          </w:tcPr>
          <w:p w14:paraId="62640A49" w14:textId="77777777" w:rsidR="0097647B" w:rsidRPr="0097647B" w:rsidRDefault="0097647B" w:rsidP="00311060">
            <w:pPr>
              <w:numPr>
                <w:ilvl w:val="0"/>
                <w:numId w:val="118"/>
              </w:numPr>
              <w:rPr>
                <w:rFonts w:ascii="Arial" w:eastAsia="DengXian" w:hAnsi="Arial" w:cs="Arial"/>
                <w:sz w:val="16"/>
                <w:szCs w:val="16"/>
                <w:lang w:val="en-US" w:eastAsia="zh-CN"/>
              </w:rPr>
            </w:pPr>
            <w:r w:rsidRPr="0097647B">
              <w:rPr>
                <w:rFonts w:ascii="Arial" w:eastAsia="DengXian" w:hAnsi="Arial" w:cs="Arial"/>
                <w:sz w:val="16"/>
                <w:szCs w:val="16"/>
                <w:lang w:eastAsia="zh-CN"/>
              </w:rPr>
              <w:t>Change the field name ntn-SSB-Subset to rrc-SSB-Subset</w:t>
            </w:r>
          </w:p>
          <w:p w14:paraId="32EB6E9C" w14:textId="77777777" w:rsidR="0097647B" w:rsidRPr="0097647B" w:rsidRDefault="0097647B" w:rsidP="00311060">
            <w:pPr>
              <w:numPr>
                <w:ilvl w:val="0"/>
                <w:numId w:val="118"/>
              </w:numPr>
              <w:rPr>
                <w:rFonts w:ascii="Arial" w:eastAsia="DengXian" w:hAnsi="Arial" w:cs="Arial"/>
                <w:sz w:val="16"/>
                <w:szCs w:val="16"/>
                <w:lang w:val="en-US" w:eastAsia="zh-CN"/>
              </w:rPr>
            </w:pPr>
            <w:r w:rsidRPr="0097647B">
              <w:rPr>
                <w:rFonts w:ascii="Arial" w:eastAsia="DengXian" w:hAnsi="Arial" w:cs="Arial"/>
                <w:sz w:val="16"/>
                <w:szCs w:val="16"/>
                <w:lang w:eastAsia="zh-CN"/>
              </w:rPr>
              <w:t xml:space="preserve">Change the field name </w:t>
            </w:r>
            <w:r w:rsidRPr="0097647B">
              <w:rPr>
                <w:rFonts w:ascii="Arial" w:eastAsia="SimSun" w:hAnsi="Arial" w:cs="Arial"/>
                <w:sz w:val="16"/>
                <w:szCs w:val="16"/>
              </w:rPr>
              <w:t>ntn-SSB-PerCG-PUSCH</w:t>
            </w:r>
            <w:r w:rsidRPr="0097647B">
              <w:rPr>
                <w:rFonts w:ascii="Arial" w:eastAsia="DengXian" w:hAnsi="Arial" w:cs="Arial"/>
                <w:sz w:val="16"/>
                <w:szCs w:val="16"/>
                <w:lang w:eastAsia="zh-CN"/>
              </w:rPr>
              <w:t xml:space="preserve"> to </w:t>
            </w:r>
            <w:r w:rsidRPr="0097647B">
              <w:rPr>
                <w:rFonts w:ascii="Arial" w:eastAsia="SimSun" w:hAnsi="Arial" w:cs="Arial"/>
                <w:sz w:val="16"/>
                <w:szCs w:val="16"/>
              </w:rPr>
              <w:t>rrc-SSB-PerCG-PUSCH</w:t>
            </w:r>
          </w:p>
        </w:tc>
      </w:tr>
      <w:tr w:rsidR="0097647B" w:rsidRPr="0097647B" w14:paraId="0B7A06E1" w14:textId="77777777" w:rsidTr="00B477E8">
        <w:tc>
          <w:tcPr>
            <w:tcW w:w="1397" w:type="pct"/>
            <w:tcBorders>
              <w:left w:val="single" w:sz="4" w:space="0" w:color="auto"/>
            </w:tcBorders>
          </w:tcPr>
          <w:p w14:paraId="3090F5D4" w14:textId="77777777" w:rsidR="0097647B" w:rsidRPr="0097647B" w:rsidRDefault="0097647B" w:rsidP="0097647B">
            <w:pPr>
              <w:spacing w:line="259" w:lineRule="auto"/>
              <w:rPr>
                <w:rFonts w:ascii="Arial" w:eastAsia="SimSun" w:hAnsi="Arial" w:cs="Arial"/>
                <w:b/>
                <w:sz w:val="16"/>
                <w:szCs w:val="16"/>
              </w:rPr>
            </w:pPr>
          </w:p>
        </w:tc>
        <w:tc>
          <w:tcPr>
            <w:tcW w:w="3603" w:type="pct"/>
            <w:tcBorders>
              <w:right w:val="single" w:sz="4" w:space="0" w:color="auto"/>
            </w:tcBorders>
          </w:tcPr>
          <w:p w14:paraId="44339F7B" w14:textId="77777777" w:rsidR="0097647B" w:rsidRPr="0097647B" w:rsidRDefault="0097647B" w:rsidP="0097647B">
            <w:pPr>
              <w:spacing w:line="259" w:lineRule="auto"/>
              <w:rPr>
                <w:rFonts w:ascii="Arial" w:eastAsia="SimSun" w:hAnsi="Arial" w:cs="Arial"/>
                <w:sz w:val="16"/>
                <w:szCs w:val="16"/>
              </w:rPr>
            </w:pPr>
          </w:p>
        </w:tc>
      </w:tr>
      <w:tr w:rsidR="0097647B" w:rsidRPr="0097647B" w14:paraId="6386B8A5" w14:textId="77777777" w:rsidTr="00B477E8">
        <w:tc>
          <w:tcPr>
            <w:tcW w:w="1397" w:type="pct"/>
            <w:tcBorders>
              <w:left w:val="single" w:sz="4" w:space="0" w:color="auto"/>
              <w:bottom w:val="single" w:sz="4" w:space="0" w:color="auto"/>
            </w:tcBorders>
          </w:tcPr>
          <w:p w14:paraId="6366AD5E" w14:textId="77777777" w:rsidR="0097647B" w:rsidRPr="0097647B" w:rsidRDefault="0097647B" w:rsidP="0097647B">
            <w:pPr>
              <w:tabs>
                <w:tab w:val="right" w:pos="2184"/>
              </w:tabs>
              <w:spacing w:line="259" w:lineRule="auto"/>
              <w:rPr>
                <w:rFonts w:ascii="Arial" w:eastAsia="SimSun" w:hAnsi="Arial" w:cs="Arial"/>
                <w:b/>
                <w:sz w:val="16"/>
                <w:szCs w:val="16"/>
              </w:rPr>
            </w:pPr>
            <w:r w:rsidRPr="0097647B">
              <w:rPr>
                <w:rFonts w:ascii="Arial" w:eastAsia="SimSun" w:hAnsi="Arial" w:cs="Arial"/>
                <w:b/>
                <w:sz w:val="16"/>
                <w:szCs w:val="16"/>
              </w:rPr>
              <w:t>Consequences if not approved:</w:t>
            </w:r>
          </w:p>
        </w:tc>
        <w:tc>
          <w:tcPr>
            <w:tcW w:w="3603" w:type="pct"/>
            <w:tcBorders>
              <w:bottom w:val="single" w:sz="4" w:space="0" w:color="auto"/>
              <w:right w:val="single" w:sz="4" w:space="0" w:color="auto"/>
            </w:tcBorders>
            <w:shd w:val="pct30" w:color="FFFF00" w:fill="auto"/>
          </w:tcPr>
          <w:p w14:paraId="7515E1DC" w14:textId="74A1DC6F" w:rsidR="0097647B" w:rsidRPr="0097647B" w:rsidRDefault="0097647B" w:rsidP="0097647B">
            <w:pPr>
              <w:spacing w:line="259" w:lineRule="auto"/>
              <w:rPr>
                <w:rFonts w:ascii="Arial" w:eastAsia="DengXian" w:hAnsi="Arial" w:cs="Arial"/>
                <w:sz w:val="16"/>
                <w:szCs w:val="16"/>
                <w:lang w:eastAsia="zh-CN"/>
              </w:rPr>
            </w:pPr>
            <w:r w:rsidRPr="0097647B">
              <w:rPr>
                <w:rFonts w:ascii="Arial" w:eastAsia="DengXian" w:hAnsi="Arial" w:cs="Arial"/>
                <w:sz w:val="16"/>
                <w:szCs w:val="16"/>
                <w:lang w:eastAsia="zh-CN"/>
              </w:rPr>
              <w:t>RAN1 and RAN2 specifications are not consistent.</w:t>
            </w:r>
          </w:p>
        </w:tc>
      </w:tr>
    </w:tbl>
    <w:p w14:paraId="70249399" w14:textId="77777777" w:rsidR="0097647B" w:rsidRPr="0097647B" w:rsidRDefault="0097647B" w:rsidP="0097647B">
      <w:pPr>
        <w:rPr>
          <w:lang w:eastAsia="x-none"/>
        </w:rPr>
      </w:pPr>
    </w:p>
    <w:tbl>
      <w:tblPr>
        <w:tblW w:w="5000" w:type="pct"/>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0457"/>
      </w:tblGrid>
      <w:tr w:rsidR="0097647B" w:rsidRPr="0097647B" w14:paraId="72A0AFBD" w14:textId="77777777" w:rsidTr="00B477E8">
        <w:tc>
          <w:tcPr>
            <w:tcW w:w="5000" w:type="pct"/>
            <w:shd w:val="clear" w:color="auto" w:fill="auto"/>
          </w:tcPr>
          <w:p w14:paraId="463F5289" w14:textId="77777777" w:rsidR="0097647B" w:rsidRPr="003101D6" w:rsidRDefault="0097647B" w:rsidP="003101D6">
            <w:pPr>
              <w:jc w:val="center"/>
              <w:rPr>
                <w:rFonts w:ascii="Arial" w:hAnsi="Arial" w:cs="Arial"/>
                <w:color w:val="FF0000"/>
                <w:sz w:val="16"/>
                <w:szCs w:val="16"/>
              </w:rPr>
            </w:pPr>
            <w:r w:rsidRPr="003101D6">
              <w:rPr>
                <w:rFonts w:ascii="Arial" w:hAnsi="Arial" w:cs="Arial"/>
                <w:color w:val="FF0000"/>
                <w:sz w:val="16"/>
                <w:szCs w:val="16"/>
              </w:rPr>
              <w:t>&lt; Start of change request &gt;</w:t>
            </w:r>
          </w:p>
          <w:p w14:paraId="064E38A6" w14:textId="77777777" w:rsidR="0097647B" w:rsidRPr="00B477E8" w:rsidRDefault="0097647B" w:rsidP="00B477E8">
            <w:pPr>
              <w:rPr>
                <w:rFonts w:ascii="Arial" w:hAnsi="Arial" w:cs="Arial"/>
                <w:b/>
                <w:bCs/>
                <w:sz w:val="16"/>
                <w:szCs w:val="16"/>
              </w:rPr>
            </w:pPr>
            <w:r w:rsidRPr="00B477E8">
              <w:rPr>
                <w:rFonts w:ascii="Arial" w:hAnsi="Arial" w:cs="Arial"/>
                <w:b/>
                <w:bCs/>
                <w:sz w:val="16"/>
                <w:szCs w:val="16"/>
              </w:rPr>
              <w:t>22</w:t>
            </w:r>
            <w:r w:rsidRPr="00B477E8">
              <w:rPr>
                <w:rFonts w:ascii="Arial" w:hAnsi="Arial" w:cs="Arial"/>
                <w:b/>
                <w:bCs/>
                <w:sz w:val="16"/>
                <w:szCs w:val="16"/>
              </w:rPr>
              <w:tab/>
              <w:t>PUSCH transmission in NTN RACH-less handover</w:t>
            </w:r>
          </w:p>
          <w:p w14:paraId="01DFFAD8" w14:textId="77777777" w:rsidR="0097647B" w:rsidRPr="00B477E8" w:rsidRDefault="0097647B" w:rsidP="00B477E8">
            <w:pPr>
              <w:rPr>
                <w:rFonts w:ascii="Arial" w:hAnsi="Arial" w:cs="Arial"/>
                <w:b/>
                <w:bCs/>
                <w:sz w:val="16"/>
                <w:szCs w:val="16"/>
              </w:rPr>
            </w:pPr>
            <w:r w:rsidRPr="00B477E8">
              <w:rPr>
                <w:rFonts w:ascii="Arial" w:hAnsi="Arial" w:cs="Arial"/>
                <w:b/>
                <w:bCs/>
                <w:sz w:val="16"/>
                <w:szCs w:val="16"/>
              </w:rPr>
              <w:t>22.1</w:t>
            </w:r>
            <w:r w:rsidRPr="00B477E8">
              <w:rPr>
                <w:rFonts w:ascii="Arial" w:hAnsi="Arial" w:cs="Arial"/>
                <w:b/>
                <w:bCs/>
                <w:sz w:val="16"/>
                <w:szCs w:val="16"/>
              </w:rPr>
              <w:tab/>
              <w:t>Configured-grant PUSCH transmission</w:t>
            </w:r>
          </w:p>
          <w:p w14:paraId="08A6EF56" w14:textId="77777777" w:rsidR="0097647B" w:rsidRPr="0097647B" w:rsidRDefault="0097647B" w:rsidP="00B477E8">
            <w:pPr>
              <w:rPr>
                <w:rFonts w:ascii="Arial" w:hAnsi="Arial" w:cs="Arial"/>
                <w:sz w:val="16"/>
                <w:szCs w:val="16"/>
              </w:rPr>
            </w:pPr>
            <w:r w:rsidRPr="0097647B">
              <w:rPr>
                <w:rFonts w:ascii="Arial" w:hAnsi="Arial" w:cs="Arial"/>
                <w:sz w:val="16"/>
                <w:szCs w:val="16"/>
              </w:rPr>
              <w:t xml:space="preserve">A UE </w:t>
            </w:r>
            <w:r w:rsidRPr="0097647B">
              <w:rPr>
                <w:rFonts w:ascii="Arial" w:eastAsia="Times New Roman" w:hAnsi="Arial" w:cs="Arial"/>
                <w:iCs/>
                <w:sz w:val="16"/>
                <w:szCs w:val="16"/>
              </w:rPr>
              <w:t>indicated to perform PUSCH transmission in</w:t>
            </w:r>
            <w:r w:rsidRPr="0097647B">
              <w:rPr>
                <w:rFonts w:ascii="Arial" w:hAnsi="Arial" w:cs="Arial"/>
                <w:iCs/>
                <w:sz w:val="16"/>
                <w:szCs w:val="16"/>
                <w:lang w:eastAsia="zh-CN"/>
              </w:rPr>
              <w:t xml:space="preserve"> RACH-less</w:t>
            </w:r>
            <w:r w:rsidRPr="0097647B">
              <w:rPr>
                <w:rFonts w:ascii="Arial" w:eastAsia="Times New Roman" w:hAnsi="Arial" w:cs="Arial"/>
                <w:iCs/>
                <w:sz w:val="16"/>
                <w:szCs w:val="16"/>
              </w:rPr>
              <w:t xml:space="preserve"> </w:t>
            </w:r>
            <w:r w:rsidRPr="0097647B">
              <w:rPr>
                <w:rFonts w:ascii="Arial" w:hAnsi="Arial" w:cs="Arial"/>
                <w:iCs/>
                <w:sz w:val="16"/>
                <w:szCs w:val="16"/>
                <w:lang w:eastAsia="zh-CN"/>
              </w:rPr>
              <w:t xml:space="preserve">handover </w:t>
            </w:r>
            <w:r w:rsidRPr="0097647B">
              <w:rPr>
                <w:rFonts w:ascii="Arial" w:hAnsi="Arial" w:cs="Arial"/>
                <w:sz w:val="16"/>
                <w:szCs w:val="16"/>
              </w:rPr>
              <w:t xml:space="preserve">can be provided one or more configurations by respective one or more </w:t>
            </w:r>
            <w:r w:rsidRPr="0097647B">
              <w:rPr>
                <w:rFonts w:ascii="Arial" w:hAnsi="Arial" w:cs="Arial"/>
                <w:i/>
                <w:sz w:val="16"/>
                <w:szCs w:val="16"/>
              </w:rPr>
              <w:t>ConfiguredGrantConfig</w:t>
            </w:r>
            <w:r w:rsidRPr="0097647B">
              <w:rPr>
                <w:rFonts w:ascii="Arial" w:hAnsi="Arial" w:cs="Arial"/>
                <w:sz w:val="16"/>
                <w:szCs w:val="16"/>
              </w:rPr>
              <w:t xml:space="preserve">, for configured grant Type 1 PUSCH transmissions on the initial UL BWP [12, TS 38.331]. </w:t>
            </w:r>
            <w:r w:rsidRPr="0097647B">
              <w:rPr>
                <w:rFonts w:ascii="Arial" w:hAnsi="Arial" w:cs="Arial"/>
                <w:color w:val="000000"/>
                <w:sz w:val="16"/>
                <w:szCs w:val="16"/>
                <w:lang w:eastAsia="zh-CN"/>
              </w:rPr>
              <w:t xml:space="preserve">For the remaining of this clause, PUSCH transmissions refer to configured grant Type-1 PUSCH transmissions for a configuration provided by </w:t>
            </w:r>
            <w:r w:rsidRPr="0097647B">
              <w:rPr>
                <w:rFonts w:ascii="Arial" w:hAnsi="Arial" w:cs="Arial"/>
                <w:i/>
                <w:sz w:val="16"/>
                <w:szCs w:val="16"/>
              </w:rPr>
              <w:t>ConfiguredGrantConfig</w:t>
            </w:r>
            <w:r w:rsidRPr="0097647B">
              <w:rPr>
                <w:rFonts w:ascii="Arial" w:hAnsi="Arial" w:cs="Arial"/>
                <w:color w:val="000000"/>
                <w:sz w:val="16"/>
                <w:szCs w:val="16"/>
                <w:lang w:eastAsia="zh-CN"/>
              </w:rPr>
              <w:t xml:space="preserve">. </w:t>
            </w:r>
          </w:p>
          <w:p w14:paraId="073878EF" w14:textId="54DB8930" w:rsidR="0097647B" w:rsidRPr="0097647B" w:rsidRDefault="0097647B" w:rsidP="00B477E8">
            <w:pPr>
              <w:rPr>
                <w:rFonts w:ascii="Arial" w:hAnsi="Arial" w:cs="Arial"/>
                <w:sz w:val="16"/>
                <w:szCs w:val="16"/>
              </w:rPr>
            </w:pPr>
            <w:r w:rsidRPr="0097647B">
              <w:rPr>
                <w:rFonts w:ascii="Arial" w:hAnsi="Arial" w:cs="Arial"/>
                <w:sz w:val="16"/>
                <w:szCs w:val="16"/>
              </w:rPr>
              <w:t xml:space="preserve">A UE can be provided by </w:t>
            </w:r>
            <w:del w:id="252" w:author="Huawei" w:date="2024-05-10T17:37:00Z">
              <w:r w:rsidRPr="0097647B" w:rsidDel="00A53B74">
                <w:rPr>
                  <w:rFonts w:ascii="Arial" w:hAnsi="Arial" w:cs="Arial"/>
                  <w:i/>
                  <w:iCs/>
                  <w:sz w:val="16"/>
                  <w:szCs w:val="16"/>
                  <w:lang w:eastAsia="zh-CN"/>
                </w:rPr>
                <w:delText>ntn</w:delText>
              </w:r>
            </w:del>
            <w:ins w:id="253" w:author="Huawei" w:date="2024-05-10T17:37:00Z">
              <w:r w:rsidRPr="0097647B">
                <w:rPr>
                  <w:rFonts w:ascii="Arial" w:hAnsi="Arial" w:cs="Arial"/>
                  <w:i/>
                  <w:iCs/>
                  <w:sz w:val="16"/>
                  <w:szCs w:val="16"/>
                  <w:lang w:eastAsia="zh-CN"/>
                </w:rPr>
                <w:t>rrc</w:t>
              </w:r>
            </w:ins>
            <w:r w:rsidRPr="0097647B">
              <w:rPr>
                <w:rFonts w:ascii="Arial" w:hAnsi="Arial" w:cs="Arial"/>
                <w:i/>
                <w:sz w:val="16"/>
                <w:szCs w:val="16"/>
              </w:rPr>
              <w:t>-SSB-Subset</w:t>
            </w:r>
            <w:r w:rsidRPr="0097647B">
              <w:rPr>
                <w:rFonts w:ascii="Arial" w:hAnsi="Arial" w:cs="Arial"/>
                <w:sz w:val="16"/>
                <w:szCs w:val="16"/>
              </w:rPr>
              <w:t xml:space="preserve"> a number of SS/PBCH block indexes </w:t>
            </w:r>
            <m:oMath>
              <m:sSubSup>
                <m:sSubSupPr>
                  <m:ctrlPr>
                    <w:rPr>
                      <w:rFonts w:ascii="Cambria Math" w:hAnsi="Cambria Math" w:cs="Arial"/>
                      <w:i/>
                      <w:sz w:val="16"/>
                      <w:szCs w:val="16"/>
                    </w:rPr>
                  </m:ctrlPr>
                </m:sSubSupPr>
                <m:e>
                  <m:r>
                    <w:rPr>
                      <w:rFonts w:ascii="Cambria Math" w:hAnsi="Cambria Math" w:cs="Arial"/>
                      <w:sz w:val="16"/>
                      <w:szCs w:val="16"/>
                    </w:rPr>
                    <m:t>N</m:t>
                  </m:r>
                </m:e>
                <m:sub>
                  <m:r>
                    <m:rPr>
                      <m:sty m:val="p"/>
                    </m:rPr>
                    <w:rPr>
                      <w:rFonts w:ascii="Cambria Math" w:hAnsi="Cambria Math" w:cs="Arial"/>
                      <w:sz w:val="16"/>
                      <w:szCs w:val="16"/>
                    </w:rPr>
                    <m:t>PUSCH</m:t>
                  </m:r>
                </m:sub>
                <m:sup>
                  <m:r>
                    <m:rPr>
                      <m:sty m:val="p"/>
                    </m:rPr>
                    <w:rPr>
                      <w:rFonts w:ascii="Cambria Math" w:hAnsi="Cambria Math" w:cs="Arial"/>
                      <w:sz w:val="16"/>
                      <w:szCs w:val="16"/>
                    </w:rPr>
                    <m:t>SS/PBCH</m:t>
                  </m:r>
                </m:sup>
              </m:sSubSup>
            </m:oMath>
            <w:r w:rsidRPr="0097647B">
              <w:rPr>
                <w:rFonts w:ascii="Arial" w:hAnsi="Arial" w:cs="Arial"/>
                <w:sz w:val="16"/>
                <w:szCs w:val="16"/>
              </w:rPr>
              <w:t xml:space="preserve"> to map to a number of valid PUSCH occasions for PUSCH transmissions over an association period. If the UE is not provided </w:t>
            </w:r>
            <w:del w:id="254" w:author="Huawei" w:date="2024-05-10T17:37:00Z">
              <w:r w:rsidRPr="0097647B" w:rsidDel="00A53B74">
                <w:rPr>
                  <w:rFonts w:ascii="Arial" w:hAnsi="Arial" w:cs="Arial"/>
                  <w:i/>
                  <w:iCs/>
                  <w:sz w:val="16"/>
                  <w:szCs w:val="16"/>
                  <w:lang w:eastAsia="zh-CN"/>
                </w:rPr>
                <w:delText>ntn</w:delText>
              </w:r>
            </w:del>
            <w:ins w:id="255" w:author="Huawei" w:date="2024-05-10T17:37:00Z">
              <w:r w:rsidRPr="0097647B">
                <w:rPr>
                  <w:rFonts w:ascii="Arial" w:hAnsi="Arial" w:cs="Arial"/>
                  <w:i/>
                  <w:iCs/>
                  <w:sz w:val="16"/>
                  <w:szCs w:val="16"/>
                  <w:lang w:eastAsia="zh-CN"/>
                </w:rPr>
                <w:t>rrc</w:t>
              </w:r>
            </w:ins>
            <w:r w:rsidRPr="0097647B">
              <w:rPr>
                <w:rFonts w:ascii="Arial" w:hAnsi="Arial" w:cs="Arial"/>
                <w:i/>
                <w:sz w:val="16"/>
                <w:szCs w:val="16"/>
              </w:rPr>
              <w:t>-SSB-Subset</w:t>
            </w:r>
            <w:r w:rsidRPr="0097647B">
              <w:rPr>
                <w:rFonts w:ascii="Arial" w:hAnsi="Arial" w:cs="Arial"/>
                <w:sz w:val="16"/>
                <w:szCs w:val="16"/>
              </w:rPr>
              <w:t xml:space="preserve">, the UE determines </w:t>
            </w:r>
            <m:oMath>
              <m:sSubSup>
                <m:sSubSupPr>
                  <m:ctrlPr>
                    <w:rPr>
                      <w:rFonts w:ascii="Cambria Math" w:hAnsi="Cambria Math" w:cs="Arial"/>
                      <w:i/>
                      <w:sz w:val="16"/>
                      <w:szCs w:val="16"/>
                    </w:rPr>
                  </m:ctrlPr>
                </m:sSubSupPr>
                <m:e>
                  <m:r>
                    <w:rPr>
                      <w:rFonts w:ascii="Cambria Math" w:hAnsi="Cambria Math" w:cs="Arial"/>
                      <w:sz w:val="16"/>
                      <w:szCs w:val="16"/>
                    </w:rPr>
                    <m:t>N</m:t>
                  </m:r>
                </m:e>
                <m:sub>
                  <m:r>
                    <m:rPr>
                      <m:sty m:val="p"/>
                    </m:rPr>
                    <w:rPr>
                      <w:rFonts w:ascii="Cambria Math" w:hAnsi="Cambria Math" w:cs="Arial"/>
                      <w:sz w:val="16"/>
                      <w:szCs w:val="16"/>
                    </w:rPr>
                    <m:t>PUSCH</m:t>
                  </m:r>
                </m:sub>
                <m:sup>
                  <m:r>
                    <m:rPr>
                      <m:sty m:val="p"/>
                    </m:rPr>
                    <w:rPr>
                      <w:rFonts w:ascii="Cambria Math" w:hAnsi="Cambria Math" w:cs="Arial"/>
                      <w:sz w:val="16"/>
                      <w:szCs w:val="16"/>
                    </w:rPr>
                    <m:t>SS/PBCH</m:t>
                  </m:r>
                </m:sup>
              </m:sSubSup>
            </m:oMath>
            <w:r w:rsidRPr="0097647B">
              <w:rPr>
                <w:rFonts w:ascii="Arial" w:hAnsi="Arial" w:cs="Arial"/>
                <w:sz w:val="16"/>
                <w:szCs w:val="16"/>
              </w:rPr>
              <w:t xml:space="preserve"> from the value of </w:t>
            </w:r>
            <w:r w:rsidRPr="0097647B">
              <w:rPr>
                <w:rFonts w:ascii="Arial" w:hAnsi="Arial" w:cs="Arial"/>
                <w:i/>
                <w:sz w:val="16"/>
                <w:szCs w:val="16"/>
              </w:rPr>
              <w:t>ssb-PositionsInBurst</w:t>
            </w:r>
            <w:r w:rsidRPr="0097647B">
              <w:rPr>
                <w:rFonts w:ascii="Arial" w:hAnsi="Arial" w:cs="Arial"/>
                <w:sz w:val="16"/>
                <w:szCs w:val="16"/>
              </w:rPr>
              <w:t xml:space="preserve"> in </w:t>
            </w:r>
            <w:r w:rsidRPr="0097647B">
              <w:rPr>
                <w:rFonts w:ascii="Arial" w:hAnsi="Arial" w:cs="Arial"/>
                <w:i/>
                <w:sz w:val="16"/>
                <w:szCs w:val="16"/>
              </w:rPr>
              <w:t>ServingCellConfigCommon</w:t>
            </w:r>
            <w:r w:rsidRPr="0097647B">
              <w:rPr>
                <w:rFonts w:ascii="Arial" w:hAnsi="Arial" w:cs="Arial"/>
                <w:sz w:val="16"/>
                <w:szCs w:val="16"/>
              </w:rPr>
              <w:t xml:space="preserve">. A PUSCH occasion for a PUSCH transmission is defined by a time resource and a frequency resource and is associated with a DM-RS provided by </w:t>
            </w:r>
            <w:r w:rsidRPr="0097647B">
              <w:rPr>
                <w:rFonts w:ascii="Arial" w:hAnsi="Arial" w:cs="Arial"/>
                <w:i/>
                <w:iCs/>
                <w:sz w:val="16"/>
                <w:szCs w:val="16"/>
              </w:rPr>
              <w:t>cg-DMRS-Configuration</w:t>
            </w:r>
            <w:r w:rsidRPr="0097647B">
              <w:rPr>
                <w:rFonts w:ascii="Arial" w:hAnsi="Arial" w:cs="Arial"/>
                <w:sz w:val="16"/>
                <w:szCs w:val="16"/>
              </w:rPr>
              <w:t xml:space="preserve"> for the configuration of PUSCH transmissions. </w:t>
            </w:r>
            <w:r w:rsidRPr="0097647B">
              <w:rPr>
                <w:rFonts w:ascii="Arial" w:hAnsi="Arial" w:cs="Arial"/>
                <w:iCs/>
                <w:sz w:val="16"/>
                <w:szCs w:val="16"/>
              </w:rPr>
              <w:t>A UE can be provided a number of repetitions for a PUSCH transmission by</w:t>
            </w:r>
            <w:r w:rsidRPr="0097647B">
              <w:rPr>
                <w:rFonts w:ascii="Arial" w:hAnsi="Arial" w:cs="Arial"/>
                <w:i/>
                <w:sz w:val="16"/>
                <w:szCs w:val="16"/>
              </w:rPr>
              <w:t xml:space="preserve"> repK </w:t>
            </w:r>
            <w:r w:rsidRPr="0097647B">
              <w:rPr>
                <w:rFonts w:ascii="Arial" w:hAnsi="Arial" w:cs="Arial"/>
                <w:iCs/>
                <w:sz w:val="16"/>
                <w:szCs w:val="16"/>
              </w:rPr>
              <w:t>or</w:t>
            </w:r>
            <w:r w:rsidRPr="0097647B">
              <w:rPr>
                <w:rFonts w:ascii="Arial" w:hAnsi="Arial" w:cs="Arial"/>
                <w:i/>
                <w:sz w:val="16"/>
                <w:szCs w:val="16"/>
              </w:rPr>
              <w:t xml:space="preserve"> numberOfRepetitions</w:t>
            </w:r>
            <w:r w:rsidRPr="0097647B">
              <w:rPr>
                <w:rFonts w:ascii="Arial" w:hAnsi="Arial" w:cs="Arial"/>
                <w:iCs/>
                <w:sz w:val="16"/>
                <w:szCs w:val="16"/>
              </w:rPr>
              <w:t>. If the number of repetition</w:t>
            </w:r>
            <w:r w:rsidRPr="0097647B">
              <w:rPr>
                <w:rFonts w:ascii="Arial" w:hAnsi="Arial" w:cs="Arial"/>
                <w:iCs/>
                <w:sz w:val="16"/>
                <w:szCs w:val="16"/>
                <w:lang w:eastAsia="zh-CN"/>
              </w:rPr>
              <w:t>s</w:t>
            </w:r>
            <w:r w:rsidRPr="0097647B">
              <w:rPr>
                <w:rFonts w:ascii="Arial" w:hAnsi="Arial" w:cs="Arial"/>
                <w:iCs/>
                <w:sz w:val="16"/>
                <w:szCs w:val="16"/>
              </w:rPr>
              <w:t xml:space="preserve"> is </w:t>
            </w:r>
            <w:r w:rsidRPr="0097647B">
              <w:rPr>
                <w:rFonts w:ascii="Arial" w:hAnsi="Arial" w:cs="Arial"/>
                <w:iCs/>
                <w:sz w:val="16"/>
                <w:szCs w:val="16"/>
                <w:lang w:eastAsia="zh-CN"/>
              </w:rPr>
              <w:t>provided</w:t>
            </w:r>
            <w:r w:rsidRPr="0097647B">
              <w:rPr>
                <w:rFonts w:ascii="Arial" w:hAnsi="Arial" w:cs="Arial"/>
                <w:iCs/>
                <w:sz w:val="16"/>
                <w:szCs w:val="16"/>
              </w:rPr>
              <w:t xml:space="preserve"> and larger than 1, </w:t>
            </w:r>
            <w:r w:rsidRPr="0097647B">
              <w:rPr>
                <w:rFonts w:ascii="Arial" w:hAnsi="Arial" w:cs="Arial"/>
                <w:iCs/>
                <w:sz w:val="16"/>
                <w:szCs w:val="16"/>
                <w:lang w:eastAsia="zh-CN"/>
              </w:rPr>
              <w:t>all t</w:t>
            </w:r>
            <w:r w:rsidRPr="0097647B">
              <w:rPr>
                <w:rFonts w:ascii="Arial" w:hAnsi="Arial" w:cs="Arial"/>
                <w:iCs/>
                <w:sz w:val="16"/>
                <w:szCs w:val="16"/>
              </w:rPr>
              <w:t>he PUSCH occasion</w:t>
            </w:r>
            <w:r w:rsidRPr="0097647B">
              <w:rPr>
                <w:rFonts w:ascii="Arial" w:hAnsi="Arial" w:cs="Arial"/>
                <w:iCs/>
                <w:sz w:val="16"/>
                <w:szCs w:val="16"/>
                <w:lang w:eastAsia="zh-CN"/>
              </w:rPr>
              <w:t xml:space="preserve">s of </w:t>
            </w:r>
            <w:r w:rsidRPr="0097647B">
              <w:rPr>
                <w:rFonts w:ascii="Arial" w:hAnsi="Arial" w:cs="Arial"/>
                <w:iCs/>
                <w:sz w:val="16"/>
                <w:szCs w:val="16"/>
              </w:rPr>
              <w:t xml:space="preserve">the repetitions for the PUSCH transmission are </w:t>
            </w:r>
            <w:r w:rsidRPr="0097647B">
              <w:rPr>
                <w:rFonts w:ascii="Arial" w:hAnsi="Arial" w:cs="Arial"/>
                <w:iCs/>
                <w:sz w:val="16"/>
                <w:szCs w:val="16"/>
                <w:lang w:eastAsia="zh-CN"/>
              </w:rPr>
              <w:t xml:space="preserve">mapped to the same </w:t>
            </w:r>
            <w:r w:rsidRPr="0097647B">
              <w:rPr>
                <w:rFonts w:ascii="Arial" w:hAnsi="Arial" w:cs="Arial"/>
                <w:sz w:val="16"/>
                <w:szCs w:val="16"/>
              </w:rPr>
              <w:t>SS/PBCH block index</w:t>
            </w:r>
            <w:r w:rsidRPr="0097647B">
              <w:rPr>
                <w:rFonts w:ascii="Arial" w:hAnsi="Arial" w:cs="Arial"/>
                <w:sz w:val="16"/>
                <w:szCs w:val="16"/>
                <w:lang w:eastAsia="zh-CN"/>
              </w:rPr>
              <w:t>(</w:t>
            </w:r>
            <w:r w:rsidRPr="0097647B">
              <w:rPr>
                <w:rFonts w:ascii="Arial" w:hAnsi="Arial" w:cs="Arial"/>
                <w:sz w:val="16"/>
                <w:szCs w:val="16"/>
              </w:rPr>
              <w:t>es</w:t>
            </w:r>
            <w:r w:rsidRPr="0097647B">
              <w:rPr>
                <w:rFonts w:ascii="Arial" w:hAnsi="Arial" w:cs="Arial"/>
                <w:sz w:val="16"/>
                <w:szCs w:val="16"/>
                <w:lang w:eastAsia="zh-CN"/>
              </w:rPr>
              <w:t>)</w:t>
            </w:r>
            <w:r w:rsidRPr="0097647B">
              <w:rPr>
                <w:rFonts w:ascii="Arial" w:hAnsi="Arial" w:cs="Arial"/>
                <w:iCs/>
                <w:sz w:val="16"/>
                <w:szCs w:val="16"/>
              </w:rPr>
              <w:t xml:space="preserve"> and</w:t>
            </w:r>
            <w:r w:rsidRPr="0097647B">
              <w:rPr>
                <w:rFonts w:ascii="Arial" w:hAnsi="Arial" w:cs="Arial"/>
                <w:sz w:val="16"/>
                <w:szCs w:val="16"/>
              </w:rPr>
              <w:t xml:space="preserve"> the UE encodes the transport block using redundancy version number 0</w:t>
            </w:r>
            <w:r w:rsidRPr="0097647B">
              <w:rPr>
                <w:rFonts w:ascii="Arial" w:hAnsi="Arial" w:cs="Arial"/>
                <w:sz w:val="16"/>
                <w:szCs w:val="16"/>
                <w:lang w:eastAsia="zh-CN"/>
              </w:rPr>
              <w:t xml:space="preserve"> if the UE is not provided </w:t>
            </w:r>
            <w:r w:rsidRPr="0097647B">
              <w:rPr>
                <w:rFonts w:ascii="Arial" w:hAnsi="Arial" w:cs="Arial"/>
                <w:i/>
                <w:iCs/>
                <w:sz w:val="16"/>
                <w:szCs w:val="16"/>
                <w:lang w:eastAsia="zh-CN"/>
              </w:rPr>
              <w:t>repK-RV</w:t>
            </w:r>
            <w:r w:rsidRPr="0097647B">
              <w:rPr>
                <w:rFonts w:ascii="Arial" w:hAnsi="Arial" w:cs="Arial"/>
                <w:iCs/>
                <w:sz w:val="16"/>
                <w:szCs w:val="16"/>
              </w:rPr>
              <w:t xml:space="preserve">.  </w:t>
            </w:r>
          </w:p>
          <w:p w14:paraId="1C842642" w14:textId="08F351C3" w:rsidR="0097647B" w:rsidRPr="0097647B" w:rsidRDefault="0097647B" w:rsidP="00B477E8">
            <w:pPr>
              <w:rPr>
                <w:rFonts w:ascii="Arial" w:hAnsi="Arial" w:cs="Arial"/>
                <w:sz w:val="16"/>
                <w:szCs w:val="16"/>
              </w:rPr>
            </w:pPr>
            <w:r w:rsidRPr="0097647B">
              <w:rPr>
                <w:rFonts w:ascii="Arial" w:hAnsi="Arial" w:cs="Arial"/>
                <w:sz w:val="16"/>
                <w:szCs w:val="16"/>
              </w:rPr>
              <w:t xml:space="preserve">An association period, starting from frame with SFN 0, for mapping </w:t>
            </w:r>
            <m:oMath>
              <m:sSubSup>
                <m:sSubSupPr>
                  <m:ctrlPr>
                    <w:rPr>
                      <w:rFonts w:ascii="Cambria Math" w:hAnsi="Cambria Math" w:cs="Arial"/>
                      <w:i/>
                      <w:sz w:val="16"/>
                      <w:szCs w:val="16"/>
                    </w:rPr>
                  </m:ctrlPr>
                </m:sSubSupPr>
                <m:e>
                  <m:r>
                    <w:rPr>
                      <w:rFonts w:ascii="Cambria Math" w:hAnsi="Cambria Math" w:cs="Arial"/>
                      <w:sz w:val="16"/>
                      <w:szCs w:val="16"/>
                    </w:rPr>
                    <m:t>N</m:t>
                  </m:r>
                </m:e>
                <m:sub>
                  <m:r>
                    <m:rPr>
                      <m:sty m:val="p"/>
                    </m:rPr>
                    <w:rPr>
                      <w:rFonts w:ascii="Cambria Math" w:hAnsi="Cambria Math" w:cs="Arial"/>
                      <w:sz w:val="16"/>
                      <w:szCs w:val="16"/>
                    </w:rPr>
                    <m:t>PUSCH</m:t>
                  </m:r>
                </m:sub>
                <m:sup>
                  <m:r>
                    <m:rPr>
                      <m:sty m:val="p"/>
                    </m:rPr>
                    <w:rPr>
                      <w:rFonts w:ascii="Cambria Math" w:hAnsi="Cambria Math" w:cs="Arial"/>
                      <w:sz w:val="16"/>
                      <w:szCs w:val="16"/>
                    </w:rPr>
                    <m:t>SS/PBCH</m:t>
                  </m:r>
                </m:sup>
              </m:sSubSup>
            </m:oMath>
            <w:r w:rsidRPr="0097647B">
              <w:rPr>
                <w:rFonts w:ascii="Arial" w:hAnsi="Arial" w:cs="Arial"/>
                <w:sz w:val="16"/>
                <w:szCs w:val="16"/>
              </w:rPr>
              <w:t xml:space="preserve"> SS/PBCH block indexes, from the number of SS/PBCH block indexes, to valid PUSCH occasions and associated DM-RS resources is the smallest value in the set determined by the PUSCH configuration period provided by </w:t>
            </w:r>
            <w:r w:rsidRPr="0097647B">
              <w:rPr>
                <w:rFonts w:ascii="Arial" w:hAnsi="Arial" w:cs="Arial"/>
                <w:i/>
                <w:sz w:val="16"/>
                <w:szCs w:val="16"/>
              </w:rPr>
              <w:t>periodicity</w:t>
            </w:r>
            <w:r w:rsidRPr="0097647B">
              <w:rPr>
                <w:rFonts w:ascii="Arial" w:hAnsi="Arial" w:cs="Arial"/>
                <w:sz w:val="16"/>
                <w:szCs w:val="16"/>
              </w:rPr>
              <w:t xml:space="preserve"> in </w:t>
            </w:r>
            <w:r w:rsidRPr="0097647B">
              <w:rPr>
                <w:rFonts w:ascii="Arial" w:hAnsi="Arial" w:cs="Arial"/>
                <w:i/>
                <w:sz w:val="16"/>
                <w:szCs w:val="16"/>
              </w:rPr>
              <w:t xml:space="preserve">ConfiguredGrantConfig </w:t>
            </w:r>
            <w:r w:rsidRPr="0097647B">
              <w:rPr>
                <w:rFonts w:ascii="Arial" w:hAnsi="Arial" w:cs="Arial"/>
                <w:sz w:val="16"/>
                <w:szCs w:val="16"/>
              </w:rPr>
              <w:t xml:space="preserve">according to Table </w:t>
            </w:r>
            <w:r w:rsidRPr="0097647B">
              <w:rPr>
                <w:rFonts w:ascii="Arial" w:eastAsia="Times New Roman" w:hAnsi="Arial" w:cs="Arial"/>
                <w:sz w:val="16"/>
                <w:szCs w:val="16"/>
              </w:rPr>
              <w:t>19</w:t>
            </w:r>
            <w:r w:rsidRPr="0097647B">
              <w:rPr>
                <w:rFonts w:ascii="Arial" w:hAnsi="Arial" w:cs="Arial"/>
                <w:sz w:val="16"/>
                <w:szCs w:val="16"/>
              </w:rPr>
              <w:t xml:space="preserve">.1-1 such that </w:t>
            </w:r>
            <m:oMath>
              <m:sSubSup>
                <m:sSubSupPr>
                  <m:ctrlPr>
                    <w:rPr>
                      <w:rFonts w:ascii="Cambria Math" w:hAnsi="Cambria Math" w:cs="Arial"/>
                      <w:i/>
                      <w:sz w:val="16"/>
                      <w:szCs w:val="16"/>
                    </w:rPr>
                  </m:ctrlPr>
                </m:sSubSupPr>
                <m:e>
                  <m:r>
                    <w:rPr>
                      <w:rFonts w:ascii="Cambria Math" w:hAnsi="Cambria Math" w:cs="Arial"/>
                      <w:sz w:val="16"/>
                      <w:szCs w:val="16"/>
                    </w:rPr>
                    <m:t>N</m:t>
                  </m:r>
                </m:e>
                <m:sub>
                  <m:r>
                    <m:rPr>
                      <m:sty m:val="p"/>
                    </m:rPr>
                    <w:rPr>
                      <w:rFonts w:ascii="Cambria Math" w:hAnsi="Cambria Math" w:cs="Arial"/>
                      <w:sz w:val="16"/>
                      <w:szCs w:val="16"/>
                    </w:rPr>
                    <m:t>PUSCH</m:t>
                  </m:r>
                </m:sub>
                <m:sup>
                  <m:r>
                    <m:rPr>
                      <m:sty m:val="p"/>
                    </m:rPr>
                    <w:rPr>
                      <w:rFonts w:ascii="Cambria Math" w:hAnsi="Cambria Math" w:cs="Arial"/>
                      <w:sz w:val="16"/>
                      <w:szCs w:val="16"/>
                    </w:rPr>
                    <m:t>SS/PBCH</m:t>
                  </m:r>
                </m:sup>
              </m:sSubSup>
            </m:oMath>
            <w:r w:rsidRPr="0097647B">
              <w:rPr>
                <w:rFonts w:ascii="Arial" w:hAnsi="Arial" w:cs="Arial"/>
                <w:sz w:val="16"/>
                <w:szCs w:val="16"/>
              </w:rPr>
              <w:t xml:space="preserve"> SS/PBCH block indexes are mapped at least once to valid PUSCH occasions and associated DM-RS resources within the association period. A UE is provided a number of SS/PBCH block indexes associated with a PUSCH occasion and a DM-RS resource by </w:t>
            </w:r>
            <w:del w:id="256" w:author="Huawei" w:date="2024-05-10T17:38:00Z">
              <w:r w:rsidRPr="0097647B" w:rsidDel="00A53B74">
                <w:rPr>
                  <w:rFonts w:ascii="Arial" w:hAnsi="Arial" w:cs="Arial"/>
                  <w:i/>
                  <w:iCs/>
                  <w:sz w:val="16"/>
                  <w:szCs w:val="16"/>
                  <w:lang w:eastAsia="zh-CN"/>
                </w:rPr>
                <w:delText>ntn</w:delText>
              </w:r>
            </w:del>
            <w:ins w:id="257" w:author="Huawei" w:date="2024-05-10T17:38:00Z">
              <w:r w:rsidRPr="0097647B">
                <w:rPr>
                  <w:rFonts w:ascii="Arial" w:hAnsi="Arial" w:cs="Arial"/>
                  <w:i/>
                  <w:iCs/>
                  <w:sz w:val="16"/>
                  <w:szCs w:val="16"/>
                  <w:lang w:eastAsia="zh-CN"/>
                </w:rPr>
                <w:t>rrc</w:t>
              </w:r>
            </w:ins>
            <w:r w:rsidRPr="0097647B">
              <w:rPr>
                <w:rFonts w:ascii="Arial" w:hAnsi="Arial" w:cs="Arial"/>
                <w:i/>
                <w:sz w:val="16"/>
                <w:szCs w:val="16"/>
              </w:rPr>
              <w:t>-SSB-PerCG-PUSCH</w:t>
            </w:r>
            <w:r w:rsidRPr="0097647B">
              <w:rPr>
                <w:rFonts w:ascii="Arial" w:hAnsi="Arial" w:cs="Arial"/>
                <w:sz w:val="16"/>
                <w:szCs w:val="16"/>
              </w:rPr>
              <w:t xml:space="preserve">. If after an integer number of SS/PBCH block indexes to PUSCH occasions and associated DMRS resources mapping cycles within the association period there is a set of PUSCH occasions and associated DMRS resources that are not mapped to </w:t>
            </w:r>
            <m:oMath>
              <m:sSubSup>
                <m:sSubSupPr>
                  <m:ctrlPr>
                    <w:rPr>
                      <w:rFonts w:ascii="Cambria Math" w:hAnsi="Cambria Math" w:cs="Arial"/>
                      <w:i/>
                      <w:sz w:val="16"/>
                      <w:szCs w:val="16"/>
                    </w:rPr>
                  </m:ctrlPr>
                </m:sSubSupPr>
                <m:e>
                  <m:r>
                    <w:rPr>
                      <w:rFonts w:ascii="Cambria Math" w:hAnsi="Cambria Math" w:cs="Arial"/>
                      <w:sz w:val="16"/>
                      <w:szCs w:val="16"/>
                    </w:rPr>
                    <m:t>N</m:t>
                  </m:r>
                </m:e>
                <m:sub>
                  <m:r>
                    <m:rPr>
                      <m:sty m:val="p"/>
                    </m:rPr>
                    <w:rPr>
                      <w:rFonts w:ascii="Cambria Math" w:hAnsi="Cambria Math" w:cs="Arial"/>
                      <w:sz w:val="16"/>
                      <w:szCs w:val="16"/>
                    </w:rPr>
                    <m:t>PUSCH</m:t>
                  </m:r>
                </m:sub>
                <m:sup>
                  <m:r>
                    <m:rPr>
                      <m:sty m:val="p"/>
                    </m:rPr>
                    <w:rPr>
                      <w:rFonts w:ascii="Cambria Math" w:hAnsi="Cambria Math" w:cs="Arial"/>
                      <w:sz w:val="16"/>
                      <w:szCs w:val="16"/>
                    </w:rPr>
                    <m:t>SS/PBCH</m:t>
                  </m:r>
                </m:sup>
              </m:sSubSup>
            </m:oMath>
            <w:r w:rsidRPr="0097647B">
              <w:rPr>
                <w:rFonts w:ascii="Arial" w:hAnsi="Arial" w:cs="Arial"/>
                <w:sz w:val="16"/>
                <w:szCs w:val="16"/>
              </w:rPr>
              <w:t xml:space="preserve"> SS/PBCH block indexes, no SS/PBCH block indexes are mapped to the set of PUSCH occasions and associated DMRS resources. An association pattern period includes one or more association periods and is determined so that a pattern between PUSCH occasions with associated DMRS resources and SS/PBCH block indexes repeats at most every 640 msec. PUSCH occasions and associated DMRS resources not associated with SS/PBCH block indexes after an integer number of association periods, if any, are not used for PUSCH transmissions.</w:t>
            </w:r>
          </w:p>
          <w:p w14:paraId="14BC7A77" w14:textId="5FFF069B" w:rsidR="0097647B" w:rsidRPr="0097647B" w:rsidRDefault="00EF515C" w:rsidP="00B477E8">
            <w:pPr>
              <w:rPr>
                <w:rFonts w:ascii="Arial" w:hAnsi="Arial" w:cs="Arial"/>
                <w:sz w:val="16"/>
                <w:szCs w:val="16"/>
              </w:rPr>
            </w:pPr>
            <m:oMath>
              <m:sSubSup>
                <m:sSubSupPr>
                  <m:ctrlPr>
                    <w:rPr>
                      <w:rFonts w:ascii="Cambria Math" w:hAnsi="Cambria Math" w:cs="Arial"/>
                      <w:i/>
                      <w:sz w:val="16"/>
                      <w:szCs w:val="16"/>
                    </w:rPr>
                  </m:ctrlPr>
                </m:sSubSupPr>
                <m:e>
                  <m:r>
                    <w:rPr>
                      <w:rFonts w:ascii="Cambria Math" w:hAnsi="Cambria Math" w:cs="Arial"/>
                      <w:sz w:val="16"/>
                      <w:szCs w:val="16"/>
                    </w:rPr>
                    <m:t>N</m:t>
                  </m:r>
                </m:e>
                <m:sub>
                  <m:r>
                    <m:rPr>
                      <m:sty m:val="p"/>
                    </m:rPr>
                    <w:rPr>
                      <w:rFonts w:ascii="Cambria Math" w:hAnsi="Cambria Math" w:cs="Arial"/>
                      <w:sz w:val="16"/>
                      <w:szCs w:val="16"/>
                    </w:rPr>
                    <m:t>PUSCH</m:t>
                  </m:r>
                </m:sub>
                <m:sup>
                  <m:r>
                    <m:rPr>
                      <m:sty m:val="p"/>
                    </m:rPr>
                    <w:rPr>
                      <w:rFonts w:ascii="Cambria Math" w:hAnsi="Cambria Math" w:cs="Arial"/>
                      <w:sz w:val="16"/>
                      <w:szCs w:val="16"/>
                    </w:rPr>
                    <m:t>SS/PBCH</m:t>
                  </m:r>
                </m:sup>
              </m:sSubSup>
            </m:oMath>
            <w:r w:rsidR="0097647B" w:rsidRPr="0097647B">
              <w:rPr>
                <w:rFonts w:ascii="Arial" w:hAnsi="Arial" w:cs="Arial"/>
                <w:sz w:val="16"/>
                <w:szCs w:val="16"/>
              </w:rPr>
              <w:t xml:space="preserve"> SS/PBCH block indexes are mapped to valid PUSCH occasions and associated DMRS resources in the following order</w:t>
            </w:r>
          </w:p>
          <w:p w14:paraId="1DB2D491" w14:textId="32025F71" w:rsidR="0097647B" w:rsidRPr="0097647B" w:rsidRDefault="0097647B" w:rsidP="00B477E8">
            <w:pPr>
              <w:ind w:left="568" w:hanging="255"/>
              <w:rPr>
                <w:rFonts w:ascii="Arial" w:eastAsia="MS Mincho" w:hAnsi="Arial" w:cs="Arial"/>
                <w:sz w:val="16"/>
                <w:szCs w:val="16"/>
              </w:rPr>
            </w:pPr>
            <w:r w:rsidRPr="0097647B">
              <w:rPr>
                <w:rFonts w:ascii="Arial" w:eastAsia="MS Mincho" w:hAnsi="Arial" w:cs="Arial"/>
                <w:sz w:val="16"/>
                <w:szCs w:val="16"/>
              </w:rPr>
              <w:t>-</w:t>
            </w:r>
            <w:r w:rsidRPr="0097647B">
              <w:rPr>
                <w:rFonts w:ascii="Arial" w:eastAsia="MS Mincho" w:hAnsi="Arial" w:cs="Arial"/>
                <w:sz w:val="16"/>
                <w:szCs w:val="16"/>
              </w:rPr>
              <w:tab/>
              <w:t xml:space="preserve">first, in increasing order of DMRS resource indexes within a PUSCH occasion, where a DMRS resource index </w:t>
            </w:r>
            <m:oMath>
              <m:r>
                <w:rPr>
                  <w:rFonts w:ascii="Cambria Math" w:hAnsi="Cambria Math" w:cs="Arial"/>
                  <w:sz w:val="16"/>
                  <w:szCs w:val="16"/>
                  <w:lang w:val="zh-CN"/>
                </w:rPr>
                <m:t>DMR</m:t>
              </m:r>
              <m:sSub>
                <m:sSubPr>
                  <m:ctrlPr>
                    <w:rPr>
                      <w:rFonts w:ascii="Cambria Math" w:hAnsi="Cambria Math" w:cs="Arial"/>
                      <w:i/>
                      <w:sz w:val="16"/>
                      <w:szCs w:val="16"/>
                      <w:lang w:val="zh-CN"/>
                    </w:rPr>
                  </m:ctrlPr>
                </m:sSubPr>
                <m:e>
                  <m:r>
                    <w:rPr>
                      <w:rFonts w:ascii="Cambria Math" w:hAnsi="Cambria Math" w:cs="Arial"/>
                      <w:sz w:val="16"/>
                      <w:szCs w:val="16"/>
                      <w:lang w:val="zh-CN"/>
                    </w:rPr>
                    <m:t>S</m:t>
                  </m:r>
                </m:e>
                <m:sub>
                  <m:r>
                    <w:rPr>
                      <w:rFonts w:ascii="Cambria Math" w:hAnsi="Cambria Math" w:cs="Arial"/>
                      <w:sz w:val="16"/>
                      <w:szCs w:val="16"/>
                      <w:lang w:val="zh-CN"/>
                    </w:rPr>
                    <m:t>id</m:t>
                  </m:r>
                </m:sub>
              </m:sSub>
            </m:oMath>
            <w:r w:rsidRPr="0097647B">
              <w:rPr>
                <w:rFonts w:ascii="Arial" w:eastAsia="MS Mincho" w:hAnsi="Arial" w:cs="Arial"/>
                <w:sz w:val="16"/>
                <w:szCs w:val="16"/>
              </w:rPr>
              <w:t xml:space="preserve"> is determined first in an ascending order of a DMRS port index and second in an ascending order of a DMRS sequence index [4, TS 38.211]</w:t>
            </w:r>
          </w:p>
          <w:p w14:paraId="70916E07" w14:textId="77777777" w:rsidR="0097647B" w:rsidRPr="0097647B" w:rsidRDefault="0097647B" w:rsidP="00B477E8">
            <w:pPr>
              <w:ind w:left="568" w:hanging="255"/>
              <w:rPr>
                <w:rFonts w:ascii="Arial" w:eastAsia="MS Mincho" w:hAnsi="Arial" w:cs="Arial"/>
                <w:sz w:val="16"/>
                <w:szCs w:val="16"/>
              </w:rPr>
            </w:pPr>
            <w:r w:rsidRPr="0097647B">
              <w:rPr>
                <w:rFonts w:ascii="Arial" w:eastAsia="MS Mincho" w:hAnsi="Arial" w:cs="Arial"/>
                <w:sz w:val="16"/>
                <w:szCs w:val="16"/>
              </w:rPr>
              <w:t>-</w:t>
            </w:r>
            <w:r w:rsidRPr="0097647B">
              <w:rPr>
                <w:rFonts w:ascii="Arial" w:eastAsia="MS Mincho" w:hAnsi="Arial" w:cs="Arial"/>
                <w:sz w:val="16"/>
                <w:szCs w:val="16"/>
              </w:rPr>
              <w:tab/>
              <w:t>second, in increasing order of PUSCH configuration period indexes</w:t>
            </w:r>
          </w:p>
          <w:p w14:paraId="1636FAF5" w14:textId="77777777" w:rsidR="0097647B" w:rsidRPr="0097647B" w:rsidRDefault="0097647B" w:rsidP="00B477E8">
            <w:pPr>
              <w:rPr>
                <w:rFonts w:ascii="Arial" w:hAnsi="Arial" w:cs="Arial"/>
                <w:sz w:val="16"/>
                <w:szCs w:val="16"/>
                <w:lang w:eastAsia="zh-CN"/>
              </w:rPr>
            </w:pPr>
            <w:r w:rsidRPr="0097647B">
              <w:rPr>
                <w:rFonts w:ascii="Arial" w:hAnsi="Arial" w:cs="Arial"/>
                <w:sz w:val="16"/>
                <w:szCs w:val="16"/>
                <w:lang w:eastAsia="zh-CN"/>
              </w:rPr>
              <w:t xml:space="preserve">A PUSCH occasion is valid if it does not overlap with a valid PRACH occasion as described in clause 8.1. </w:t>
            </w:r>
          </w:p>
          <w:p w14:paraId="56463895" w14:textId="4E6C2EAA" w:rsidR="0097647B" w:rsidRPr="0097647B" w:rsidRDefault="0097647B" w:rsidP="00B477E8">
            <w:pPr>
              <w:rPr>
                <w:rFonts w:ascii="Arial" w:hAnsi="Arial" w:cs="Arial"/>
                <w:sz w:val="16"/>
                <w:szCs w:val="16"/>
              </w:rPr>
            </w:pPr>
            <w:r w:rsidRPr="0097647B">
              <w:rPr>
                <w:rFonts w:ascii="Arial" w:hAnsi="Arial" w:cs="Arial"/>
                <w:sz w:val="16"/>
                <w:szCs w:val="16"/>
              </w:rPr>
              <w:t xml:space="preserve">A UE determines a power of a PUSCH transmission as described in clause 7.1.1, where the UE obtains </w:t>
            </w:r>
            <m:oMath>
              <m:sSub>
                <m:sSubPr>
                  <m:ctrlPr>
                    <w:rPr>
                      <w:rFonts w:ascii="Cambria Math" w:hAnsi="Cambria Math" w:cs="Arial"/>
                      <w:i/>
                      <w:sz w:val="16"/>
                      <w:szCs w:val="16"/>
                    </w:rPr>
                  </m:ctrlPr>
                </m:sSubPr>
                <m:e>
                  <m:r>
                    <w:rPr>
                      <w:rFonts w:ascii="Cambria Math" w:hAnsi="Cambria Math" w:cs="Arial"/>
                      <w:sz w:val="16"/>
                      <w:szCs w:val="16"/>
                    </w:rPr>
                    <m:t>PL</m:t>
                  </m:r>
                </m:e>
                <m:sub>
                  <m:r>
                    <w:rPr>
                      <w:rFonts w:ascii="Cambria Math" w:hAnsi="Cambria Math" w:cs="Arial"/>
                      <w:sz w:val="16"/>
                      <w:szCs w:val="16"/>
                    </w:rPr>
                    <m:t>b,f,c</m:t>
                  </m:r>
                </m:sub>
              </m:sSub>
              <m:r>
                <w:rPr>
                  <w:rFonts w:ascii="Cambria Math" w:hAnsi="Cambria Math" w:cs="Arial"/>
                  <w:sz w:val="16"/>
                  <w:szCs w:val="16"/>
                </w:rPr>
                <m:t>(</m:t>
              </m:r>
              <m:sSub>
                <m:sSubPr>
                  <m:ctrlPr>
                    <w:rPr>
                      <w:rFonts w:ascii="Cambria Math" w:hAnsi="Cambria Math" w:cs="Arial"/>
                      <w:i/>
                      <w:sz w:val="16"/>
                      <w:szCs w:val="16"/>
                    </w:rPr>
                  </m:ctrlPr>
                </m:sSubPr>
                <m:e>
                  <m:r>
                    <w:rPr>
                      <w:rFonts w:ascii="Cambria Math" w:hAnsi="Cambria Math" w:cs="Arial"/>
                      <w:sz w:val="16"/>
                      <w:szCs w:val="16"/>
                    </w:rPr>
                    <m:t>q</m:t>
                  </m:r>
                </m:e>
                <m:sub>
                  <m:r>
                    <w:rPr>
                      <w:rFonts w:ascii="Cambria Math" w:hAnsi="Cambria Math" w:cs="Arial"/>
                      <w:sz w:val="16"/>
                      <w:szCs w:val="16"/>
                    </w:rPr>
                    <m:t>d</m:t>
                  </m:r>
                </m:sub>
              </m:sSub>
              <m:r>
                <w:rPr>
                  <w:rFonts w:ascii="Cambria Math" w:hAnsi="Cambria Math" w:cs="Arial"/>
                  <w:sz w:val="16"/>
                  <w:szCs w:val="16"/>
                </w:rPr>
                <m:t>)</m:t>
              </m:r>
            </m:oMath>
            <w:r w:rsidRPr="0097647B">
              <w:rPr>
                <w:rFonts w:ascii="Arial" w:hAnsi="Arial" w:cs="Arial"/>
                <w:sz w:val="16"/>
                <w:szCs w:val="16"/>
              </w:rPr>
              <w:t xml:space="preserve"> using a RS resource from an SS/PBCH block with index associated with the PUSCH transmission.</w:t>
            </w:r>
          </w:p>
          <w:p w14:paraId="0E185623" w14:textId="77777777" w:rsidR="0097647B" w:rsidRPr="0097647B" w:rsidRDefault="0097647B" w:rsidP="00B477E8">
            <w:pPr>
              <w:jc w:val="center"/>
              <w:rPr>
                <w:rFonts w:ascii="Arial" w:eastAsia="Times New Roman" w:hAnsi="Arial" w:cs="Arial"/>
                <w:color w:val="FF0000"/>
                <w:sz w:val="16"/>
                <w:szCs w:val="16"/>
                <w:lang w:eastAsia="zh-CN"/>
              </w:rPr>
            </w:pPr>
            <w:r w:rsidRPr="0097647B">
              <w:rPr>
                <w:rFonts w:ascii="Arial" w:eastAsia="Times New Roman" w:hAnsi="Arial" w:cs="Arial"/>
                <w:color w:val="FF0000"/>
                <w:sz w:val="16"/>
                <w:szCs w:val="16"/>
                <w:lang w:eastAsia="zh-CN"/>
              </w:rPr>
              <w:t>*** unchanged text omitted ***</w:t>
            </w:r>
          </w:p>
          <w:p w14:paraId="4E356CED" w14:textId="270C272A" w:rsidR="0097647B" w:rsidRPr="0097647B" w:rsidRDefault="0097647B" w:rsidP="00B477E8">
            <w:pPr>
              <w:jc w:val="center"/>
              <w:rPr>
                <w:rFonts w:ascii="Arial" w:hAnsi="Arial" w:cs="Arial"/>
                <w:sz w:val="16"/>
                <w:szCs w:val="16"/>
                <w:lang w:eastAsia="x-none"/>
              </w:rPr>
            </w:pPr>
            <w:r w:rsidRPr="0097647B">
              <w:rPr>
                <w:rFonts w:ascii="Arial" w:hAnsi="Arial" w:cs="Arial"/>
                <w:color w:val="FF0000"/>
                <w:sz w:val="16"/>
                <w:szCs w:val="16"/>
              </w:rPr>
              <w:t>&lt;End of change request&gt;</w:t>
            </w:r>
          </w:p>
        </w:tc>
      </w:tr>
    </w:tbl>
    <w:p w14:paraId="1982D83A" w14:textId="77777777" w:rsidR="0097647B" w:rsidRPr="0097647B" w:rsidRDefault="0097647B" w:rsidP="0097647B">
      <w:pPr>
        <w:rPr>
          <w:lang w:eastAsia="x-none"/>
        </w:rPr>
      </w:pPr>
    </w:p>
    <w:p w14:paraId="6C25C829" w14:textId="77777777" w:rsidR="0097647B" w:rsidRPr="0097647B" w:rsidRDefault="0097647B" w:rsidP="0097647B">
      <w:pPr>
        <w:rPr>
          <w:bCs/>
        </w:rPr>
      </w:pPr>
      <w:r w:rsidRPr="0097647B">
        <w:rPr>
          <w:bCs/>
          <w:highlight w:val="green"/>
        </w:rPr>
        <w:t>Agreement</w:t>
      </w:r>
    </w:p>
    <w:p w14:paraId="007CC5E8" w14:textId="65133593" w:rsidR="0097647B" w:rsidRPr="0097647B" w:rsidRDefault="0097647B" w:rsidP="0097647B">
      <w:pPr>
        <w:rPr>
          <w:bCs/>
        </w:rPr>
      </w:pPr>
      <w:r w:rsidRPr="0097647B">
        <w:rPr>
          <w:bCs/>
        </w:rPr>
        <w:t xml:space="preserve">Adopt the Draft CR in </w:t>
      </w:r>
      <w:hyperlink r:id="rId625" w:history="1">
        <w:r w:rsidR="006F79AF">
          <w:rPr>
            <w:rStyle w:val="Hyperlink"/>
            <w:bCs/>
          </w:rPr>
          <w:t>R1-2405328</w:t>
        </w:r>
      </w:hyperlink>
      <w:r w:rsidRPr="0097647B">
        <w:rPr>
          <w:bCs/>
        </w:rPr>
        <w:t xml:space="preserve"> for the TS38.213 editor’s alignment CR.</w:t>
      </w:r>
    </w:p>
    <w:p w14:paraId="037F34E0" w14:textId="77777777" w:rsidR="0097647B" w:rsidRPr="0097647B" w:rsidRDefault="0097647B" w:rsidP="0097647B">
      <w:pPr>
        <w:rPr>
          <w:bCs/>
        </w:rPr>
      </w:pPr>
    </w:p>
    <w:p w14:paraId="255A1ADE" w14:textId="37FE7085" w:rsidR="00B84331" w:rsidRPr="0097647B" w:rsidRDefault="00B84331" w:rsidP="00B84331">
      <w:pPr>
        <w:rPr>
          <w:bCs/>
        </w:rPr>
      </w:pPr>
      <w:r w:rsidRPr="0097647B">
        <w:rPr>
          <w:bCs/>
          <w:highlight w:val="green"/>
        </w:rPr>
        <w:t>Agreement</w:t>
      </w:r>
      <w:r>
        <w:rPr>
          <w:bCs/>
        </w:rPr>
        <w:t xml:space="preserve"> (confirmed in Wed session)</w:t>
      </w:r>
    </w:p>
    <w:p w14:paraId="31538D03" w14:textId="3D2D125E" w:rsidR="00F0607D" w:rsidRDefault="0097647B" w:rsidP="0097647B">
      <w:pPr>
        <w:rPr>
          <w:lang w:eastAsia="x-none"/>
        </w:rPr>
      </w:pPr>
      <w:r w:rsidRPr="0097647B">
        <w:rPr>
          <w:lang w:eastAsia="x-none"/>
        </w:rPr>
        <w:t xml:space="preserve">Adopt the Draft CR in </w:t>
      </w:r>
      <w:hyperlink r:id="rId626" w:history="1">
        <w:r w:rsidR="006F79AF">
          <w:rPr>
            <w:rStyle w:val="Hyperlink"/>
            <w:lang w:eastAsia="x-none"/>
          </w:rPr>
          <w:t>R1-2405334</w:t>
        </w:r>
      </w:hyperlink>
      <w:r w:rsidR="00B84331">
        <w:rPr>
          <w:lang w:eastAsia="x-none"/>
        </w:rPr>
        <w:t>.</w:t>
      </w:r>
    </w:p>
    <w:p w14:paraId="4D10281A" w14:textId="4F2E2822" w:rsidR="0097647B" w:rsidRPr="0097647B" w:rsidRDefault="00B84331" w:rsidP="0097647B">
      <w:pPr>
        <w:rPr>
          <w:lang w:eastAsia="x-none"/>
        </w:rPr>
      </w:pPr>
      <w:r>
        <w:rPr>
          <w:lang w:eastAsia="x-none"/>
        </w:rPr>
        <w:t>F</w:t>
      </w:r>
      <w:r w:rsidRPr="008B002A">
        <w:rPr>
          <w:lang w:eastAsia="x-none"/>
        </w:rPr>
        <w:t>inal CR</w:t>
      </w:r>
      <w:r>
        <w:rPr>
          <w:lang w:eastAsia="x-none"/>
        </w:rPr>
        <w:t xml:space="preserve"> in</w:t>
      </w:r>
      <w:r w:rsidR="00F0607D">
        <w:rPr>
          <w:lang w:eastAsia="x-none"/>
        </w:rPr>
        <w:t>:</w:t>
      </w:r>
    </w:p>
    <w:p w14:paraId="347AD6BF" w14:textId="0B7297F6" w:rsidR="00F0607D" w:rsidRPr="00F0607D" w:rsidRDefault="006F79AF" w:rsidP="0097647B">
      <w:pPr>
        <w:rPr>
          <w:b/>
        </w:rPr>
      </w:pPr>
      <w:hyperlink r:id="rId627" w:history="1">
        <w:r>
          <w:rPr>
            <w:rStyle w:val="Hyperlink"/>
            <w:b/>
            <w:highlight w:val="green"/>
          </w:rPr>
          <w:t>R1-2405706</w:t>
        </w:r>
      </w:hyperlink>
      <w:r w:rsidR="00F0607D" w:rsidRPr="00F0607D">
        <w:rPr>
          <w:b/>
        </w:rPr>
        <w:tab/>
        <w:t>Correction on PUSCH retransmission for CG RACH-less handover</w:t>
      </w:r>
      <w:r w:rsidR="00F0607D" w:rsidRPr="00F0607D">
        <w:rPr>
          <w:b/>
        </w:rPr>
        <w:tab/>
        <w:t>Moderator (Thales), Huawei, HiSilicon, Samsung, CATT, Ericsson</w:t>
      </w:r>
    </w:p>
    <w:p w14:paraId="31DE82CA" w14:textId="4B10E0B9" w:rsidR="0097647B" w:rsidRDefault="00F0607D" w:rsidP="0097647B">
      <w:pPr>
        <w:rPr>
          <w:bCs/>
        </w:rPr>
      </w:pPr>
      <w:r>
        <w:rPr>
          <w:bCs/>
        </w:rPr>
        <w:t>(</w:t>
      </w:r>
      <w:r w:rsidRPr="00F0607D">
        <w:rPr>
          <w:bCs/>
        </w:rPr>
        <w:t>Rel-18</w:t>
      </w:r>
      <w:r>
        <w:rPr>
          <w:bCs/>
        </w:rPr>
        <w:t xml:space="preserve">, </w:t>
      </w:r>
      <w:r w:rsidRPr="00F0607D">
        <w:rPr>
          <w:bCs/>
        </w:rPr>
        <w:t>38.213</w:t>
      </w:r>
      <w:r>
        <w:rPr>
          <w:bCs/>
        </w:rPr>
        <w:t xml:space="preserve">, </w:t>
      </w:r>
      <w:r w:rsidRPr="00F0607D">
        <w:rPr>
          <w:bCs/>
        </w:rPr>
        <w:t>NR_NTN_enh-Core</w:t>
      </w:r>
      <w:r>
        <w:rPr>
          <w:bCs/>
        </w:rPr>
        <w:t>, CR</w:t>
      </w:r>
      <w:r w:rsidRPr="00F0607D">
        <w:rPr>
          <w:bCs/>
        </w:rPr>
        <w:t>0638</w:t>
      </w:r>
      <w:r>
        <w:rPr>
          <w:bCs/>
        </w:rPr>
        <w:t>, Cat F) is agreed.</w:t>
      </w:r>
    </w:p>
    <w:p w14:paraId="24EEB130" w14:textId="77777777" w:rsidR="0051680D" w:rsidRPr="00931340" w:rsidRDefault="0051680D" w:rsidP="0051680D">
      <w:pPr>
        <w:rPr>
          <w:bCs/>
          <w:iCs/>
          <w:lang w:eastAsia="x-none"/>
        </w:rPr>
      </w:pPr>
      <w:r w:rsidRPr="004A0B69">
        <w:rPr>
          <w:bCs/>
          <w:iCs/>
          <w:highlight w:val="magenta"/>
          <w:lang w:eastAsia="x-none"/>
        </w:rPr>
        <w:t>MCC: Add CR# on cover page before submission to RAN.</w:t>
      </w:r>
    </w:p>
    <w:p w14:paraId="77AFD4FC" w14:textId="77777777" w:rsidR="00F0607D" w:rsidRPr="0097647B" w:rsidRDefault="00F0607D" w:rsidP="0097647B">
      <w:pPr>
        <w:rPr>
          <w:bCs/>
        </w:rPr>
      </w:pPr>
    </w:p>
    <w:p w14:paraId="404C5686" w14:textId="77777777" w:rsidR="0097647B" w:rsidRPr="0097647B" w:rsidRDefault="0097647B" w:rsidP="0097647B">
      <w:pPr>
        <w:rPr>
          <w:b/>
          <w:lang w:eastAsia="x-none"/>
        </w:rPr>
      </w:pPr>
      <w:r w:rsidRPr="0097647B">
        <w:rPr>
          <w:b/>
          <w:lang w:eastAsia="x-none"/>
        </w:rPr>
        <w:lastRenderedPageBreak/>
        <w:t>Conclusion</w:t>
      </w:r>
    </w:p>
    <w:p w14:paraId="4BA03609" w14:textId="306FEC04" w:rsidR="0097647B" w:rsidRPr="0097647B" w:rsidRDefault="0097647B" w:rsidP="0097647B">
      <w:pPr>
        <w:rPr>
          <w:lang w:eastAsia="x-none"/>
        </w:rPr>
      </w:pPr>
      <w:r w:rsidRPr="0097647B">
        <w:rPr>
          <w:lang w:eastAsia="x-none"/>
        </w:rPr>
        <w:t xml:space="preserve">Regarding the proposals in </w:t>
      </w:r>
      <w:hyperlink r:id="rId628" w:history="1">
        <w:r w:rsidR="006F79AF">
          <w:rPr>
            <w:rStyle w:val="Hyperlink"/>
            <w:lang w:eastAsia="x-none"/>
          </w:rPr>
          <w:t>R1-2405261</w:t>
        </w:r>
      </w:hyperlink>
      <w:r w:rsidRPr="0097647B">
        <w:rPr>
          <w:bCs/>
        </w:rPr>
        <w:t>, t</w:t>
      </w:r>
      <w:r w:rsidRPr="0097647B">
        <w:rPr>
          <w:lang w:eastAsia="x-none"/>
        </w:rPr>
        <w:t>he updates for RAN1 specifications to ensure correct reference to RAN4 specifications should be addressed as Rel-18 shadow corrections based on the Rel-17 maintenance within agenda item</w:t>
      </w:r>
      <w:r w:rsidRPr="0097647B">
        <w:t xml:space="preserve"> </w:t>
      </w:r>
      <w:r w:rsidRPr="0097647B">
        <w:rPr>
          <w:lang w:eastAsia="x-none"/>
        </w:rPr>
        <w:t>7.</w:t>
      </w:r>
    </w:p>
    <w:p w14:paraId="5C45CB90" w14:textId="77777777" w:rsidR="0097647B" w:rsidRPr="0097647B" w:rsidRDefault="0097647B" w:rsidP="0097647B">
      <w:pPr>
        <w:rPr>
          <w:bCs/>
        </w:rPr>
      </w:pPr>
    </w:p>
    <w:p w14:paraId="7C9F3A69" w14:textId="77777777" w:rsidR="0097647B" w:rsidRPr="0097647B" w:rsidRDefault="0097647B" w:rsidP="0097647B">
      <w:pPr>
        <w:rPr>
          <w:bCs/>
        </w:rPr>
      </w:pPr>
    </w:p>
    <w:p w14:paraId="0390CBF4" w14:textId="06413526" w:rsidR="0097647B" w:rsidRPr="00B84331" w:rsidRDefault="006F79AF" w:rsidP="0097647B">
      <w:pPr>
        <w:rPr>
          <w:b/>
          <w:bCs/>
        </w:rPr>
      </w:pPr>
      <w:hyperlink r:id="rId629" w:history="1">
        <w:r>
          <w:rPr>
            <w:rStyle w:val="Hyperlink"/>
            <w:b/>
            <w:bCs/>
          </w:rPr>
          <w:t>R1-2405396</w:t>
        </w:r>
      </w:hyperlink>
      <w:r w:rsidR="0097647B" w:rsidRPr="00B84331">
        <w:rPr>
          <w:b/>
          <w:bCs/>
        </w:rPr>
        <w:tab/>
        <w:t>FL Summary #2: Maintenance on Rel-18 NR NTN</w:t>
      </w:r>
      <w:r w:rsidR="0097647B" w:rsidRPr="00B84331">
        <w:rPr>
          <w:b/>
          <w:bCs/>
        </w:rPr>
        <w:tab/>
        <w:t>Moderator (Thales)</w:t>
      </w:r>
    </w:p>
    <w:p w14:paraId="7BF3497E" w14:textId="2AE00DD1" w:rsidR="00B84331" w:rsidRDefault="00B84331" w:rsidP="0097647B">
      <w:pPr>
        <w:rPr>
          <w:bCs/>
        </w:rPr>
      </w:pPr>
      <w:r>
        <w:rPr>
          <w:bCs/>
        </w:rPr>
        <w:t>From Wednesday session</w:t>
      </w:r>
    </w:p>
    <w:p w14:paraId="568D3C39" w14:textId="667CE91F" w:rsidR="00186D70" w:rsidRPr="00186D70" w:rsidRDefault="006F79AF" w:rsidP="0097647B">
      <w:pPr>
        <w:rPr>
          <w:b/>
        </w:rPr>
      </w:pPr>
      <w:hyperlink r:id="rId630" w:history="1">
        <w:r>
          <w:rPr>
            <w:rStyle w:val="Hyperlink"/>
            <w:b/>
          </w:rPr>
          <w:t>R1-2405581</w:t>
        </w:r>
      </w:hyperlink>
      <w:r w:rsidR="00186D70" w:rsidRPr="00186D70">
        <w:rPr>
          <w:b/>
        </w:rPr>
        <w:tab/>
        <w:t>Correction on the application time of cell DRX for NR NTN</w:t>
      </w:r>
      <w:r w:rsidR="00186D70" w:rsidRPr="00186D70">
        <w:rPr>
          <w:b/>
        </w:rPr>
        <w:tab/>
        <w:t>Moderator (Thales)</w:t>
      </w:r>
    </w:p>
    <w:p w14:paraId="5DC96F78" w14:textId="281A7535" w:rsidR="000F524D" w:rsidRPr="00186D70" w:rsidRDefault="000F524D" w:rsidP="000F524D">
      <w:pPr>
        <w:rPr>
          <w:bCs/>
          <w:lang w:eastAsia="x-none"/>
        </w:rPr>
      </w:pPr>
      <w:r w:rsidRPr="00186D70">
        <w:rPr>
          <w:bCs/>
          <w:lang w:eastAsia="x-none"/>
        </w:rPr>
        <w:t xml:space="preserve">Proposal </w:t>
      </w:r>
      <w:r w:rsidR="00186D70" w:rsidRPr="00186D70">
        <w:rPr>
          <w:bCs/>
          <w:lang w:eastAsia="x-none"/>
        </w:rPr>
        <w:t>to a</w:t>
      </w:r>
      <w:r w:rsidRPr="00186D70">
        <w:rPr>
          <w:bCs/>
          <w:lang w:eastAsia="x-none"/>
        </w:rPr>
        <w:t xml:space="preserve">dopt the Draft CR in </w:t>
      </w:r>
      <w:hyperlink r:id="rId631" w:history="1">
        <w:r w:rsidR="006F79AF">
          <w:rPr>
            <w:rStyle w:val="Hyperlink"/>
            <w:bCs/>
            <w:lang w:eastAsia="x-none"/>
          </w:rPr>
          <w:t>R1-2405581</w:t>
        </w:r>
      </w:hyperlink>
      <w:r w:rsidRPr="00186D70">
        <w:rPr>
          <w:bCs/>
          <w:lang w:eastAsia="x-none"/>
        </w:rPr>
        <w:t>, the Moderator will prepare the final CR</w:t>
      </w:r>
      <w:r w:rsidR="00186D70">
        <w:rPr>
          <w:bCs/>
          <w:lang w:eastAsia="x-none"/>
        </w:rPr>
        <w:t>.</w:t>
      </w:r>
    </w:p>
    <w:p w14:paraId="11F6DA6B" w14:textId="4649569E" w:rsidR="00186D70" w:rsidRDefault="00186D70" w:rsidP="00186D70">
      <w:pPr>
        <w:rPr>
          <w:bCs/>
        </w:rPr>
      </w:pPr>
      <w:r>
        <w:rPr>
          <w:bCs/>
        </w:rPr>
        <w:t>From Thursday session</w:t>
      </w:r>
    </w:p>
    <w:p w14:paraId="0CD3D9A0" w14:textId="77777777" w:rsidR="00F0607D" w:rsidRPr="00D74779" w:rsidRDefault="00F0607D" w:rsidP="00F0607D">
      <w:pPr>
        <w:rPr>
          <w:bCs/>
        </w:rPr>
      </w:pPr>
      <w:r w:rsidRPr="00D74779">
        <w:rPr>
          <w:bCs/>
          <w:highlight w:val="green"/>
        </w:rPr>
        <w:t>Agreement</w:t>
      </w:r>
    </w:p>
    <w:p w14:paraId="3650805B" w14:textId="26700729" w:rsidR="00F0607D" w:rsidRPr="00A52E96" w:rsidRDefault="00F0607D" w:rsidP="00F0607D">
      <w:pPr>
        <w:rPr>
          <w:lang w:eastAsia="x-none"/>
        </w:rPr>
      </w:pPr>
      <w:r>
        <w:rPr>
          <w:lang w:eastAsia="x-none"/>
        </w:rPr>
        <w:t>The d</w:t>
      </w:r>
      <w:r w:rsidRPr="00AF4B8E">
        <w:rPr>
          <w:lang w:eastAsia="x-none"/>
        </w:rPr>
        <w:t xml:space="preserve">raft </w:t>
      </w:r>
      <w:r>
        <w:rPr>
          <w:lang w:eastAsia="x-none"/>
        </w:rPr>
        <w:t xml:space="preserve">CR in </w:t>
      </w:r>
      <w:hyperlink r:id="rId632" w:history="1">
        <w:r w:rsidR="006F79AF">
          <w:rPr>
            <w:rStyle w:val="Hyperlink"/>
            <w:lang w:eastAsia="x-none"/>
          </w:rPr>
          <w:t>R1-2405581</w:t>
        </w:r>
      </w:hyperlink>
      <w:r w:rsidRPr="00145B71">
        <w:rPr>
          <w:lang w:eastAsia="x-none"/>
        </w:rPr>
        <w:t xml:space="preserve"> </w:t>
      </w:r>
      <w:r>
        <w:rPr>
          <w:lang w:eastAsia="x-none"/>
        </w:rPr>
        <w:t>is endorsed in principle for the TS38.213 spec editor’s alignment CR, and the detailed text will be discussed at RAN1#118. The spec editor’s alignment CR does not need to take this into account before RAN1#118.</w:t>
      </w:r>
    </w:p>
    <w:p w14:paraId="2EFBCC28" w14:textId="77777777" w:rsidR="00F0607D" w:rsidRDefault="00F0607D" w:rsidP="0097647B">
      <w:pPr>
        <w:rPr>
          <w:bCs/>
        </w:rPr>
      </w:pPr>
    </w:p>
    <w:p w14:paraId="64ED0237" w14:textId="01CA09FD" w:rsidR="0097647B" w:rsidRPr="0097647B" w:rsidRDefault="00186D70" w:rsidP="0097647B">
      <w:pPr>
        <w:rPr>
          <w:bCs/>
        </w:rPr>
      </w:pPr>
      <w:r>
        <w:rPr>
          <w:bCs/>
        </w:rPr>
        <w:t xml:space="preserve">Final summary in </w:t>
      </w:r>
      <w:hyperlink r:id="rId633" w:history="1">
        <w:r w:rsidR="006F79AF">
          <w:rPr>
            <w:rStyle w:val="Hyperlink"/>
            <w:bCs/>
          </w:rPr>
          <w:t>R1-2405397</w:t>
        </w:r>
      </w:hyperlink>
      <w:r>
        <w:rPr>
          <w:bCs/>
        </w:rPr>
        <w:t>.</w:t>
      </w:r>
    </w:p>
    <w:p w14:paraId="737AE91F" w14:textId="77777777" w:rsidR="0097647B" w:rsidRDefault="0097647B" w:rsidP="0097647B">
      <w:pPr>
        <w:pBdr>
          <w:bottom w:val="single" w:sz="6" w:space="1" w:color="auto"/>
        </w:pBdr>
        <w:rPr>
          <w:bCs/>
        </w:rPr>
      </w:pPr>
    </w:p>
    <w:p w14:paraId="4F15F7D8" w14:textId="77777777" w:rsidR="000F524D" w:rsidRPr="0097647B" w:rsidRDefault="000F524D" w:rsidP="0097647B">
      <w:pPr>
        <w:rPr>
          <w:bCs/>
        </w:rPr>
      </w:pPr>
    </w:p>
    <w:p w14:paraId="4D4E2EBD" w14:textId="77777777" w:rsidR="0097647B" w:rsidRPr="0097647B" w:rsidRDefault="0097647B" w:rsidP="0097647B">
      <w:pPr>
        <w:rPr>
          <w:b/>
          <w:bCs/>
        </w:rPr>
      </w:pPr>
      <w:r w:rsidRPr="0097647B">
        <w:rPr>
          <w:b/>
          <w:bCs/>
        </w:rPr>
        <w:t>FR2-NTN</w:t>
      </w:r>
    </w:p>
    <w:p w14:paraId="4B63F8D4" w14:textId="4A6A7981" w:rsidR="0097647B" w:rsidRPr="0097647B" w:rsidRDefault="006F79AF" w:rsidP="0097647B">
      <w:pPr>
        <w:rPr>
          <w:bCs/>
        </w:rPr>
      </w:pPr>
      <w:hyperlink r:id="rId634" w:history="1">
        <w:r>
          <w:rPr>
            <w:rStyle w:val="Hyperlink"/>
            <w:bCs/>
          </w:rPr>
          <w:t>R1-2403937</w:t>
        </w:r>
      </w:hyperlink>
      <w:r w:rsidR="0097647B" w:rsidRPr="0097647B">
        <w:rPr>
          <w:bCs/>
        </w:rPr>
        <w:tab/>
        <w:t>Discussion on FR2-NTN PRACH Table for NTN above 10GHz</w:t>
      </w:r>
      <w:r w:rsidR="0097647B" w:rsidRPr="0097647B">
        <w:rPr>
          <w:bCs/>
        </w:rPr>
        <w:tab/>
        <w:t>Huawei, HiSilicon</w:t>
      </w:r>
    </w:p>
    <w:p w14:paraId="554DB3A2" w14:textId="0270C739" w:rsidR="0097647B" w:rsidRPr="0097647B" w:rsidRDefault="006F79AF" w:rsidP="0097647B">
      <w:pPr>
        <w:rPr>
          <w:bCs/>
        </w:rPr>
      </w:pPr>
      <w:hyperlink r:id="rId635" w:history="1">
        <w:r>
          <w:rPr>
            <w:rStyle w:val="Hyperlink"/>
            <w:bCs/>
          </w:rPr>
          <w:t>R1-2404014</w:t>
        </w:r>
      </w:hyperlink>
      <w:r w:rsidR="0097647B" w:rsidRPr="0097647B">
        <w:rPr>
          <w:bCs/>
        </w:rPr>
        <w:tab/>
        <w:t>Maintenance of NTN above 10GHz</w:t>
      </w:r>
      <w:r w:rsidR="0097647B" w:rsidRPr="0097647B">
        <w:rPr>
          <w:bCs/>
        </w:rPr>
        <w:tab/>
        <w:t>Spreadtrum Communications</w:t>
      </w:r>
    </w:p>
    <w:p w14:paraId="20F126CB" w14:textId="757EB0F8" w:rsidR="0097647B" w:rsidRPr="0097647B" w:rsidRDefault="006F79AF" w:rsidP="0097647B">
      <w:pPr>
        <w:rPr>
          <w:bCs/>
        </w:rPr>
      </w:pPr>
      <w:hyperlink r:id="rId636" w:history="1">
        <w:r>
          <w:rPr>
            <w:rStyle w:val="Hyperlink"/>
            <w:bCs/>
          </w:rPr>
          <w:t>R1-2404211</w:t>
        </w:r>
      </w:hyperlink>
      <w:r w:rsidR="0097647B" w:rsidRPr="0097647B">
        <w:rPr>
          <w:bCs/>
        </w:rPr>
        <w:tab/>
        <w:t>Further discussion on LS on the system parameters for NTN above 10 GHz</w:t>
      </w:r>
      <w:r w:rsidR="0097647B" w:rsidRPr="0097647B">
        <w:rPr>
          <w:bCs/>
        </w:rPr>
        <w:tab/>
        <w:t>ZTE</w:t>
      </w:r>
    </w:p>
    <w:p w14:paraId="5E6A0486" w14:textId="331E8534" w:rsidR="0097647B" w:rsidRPr="0097647B" w:rsidRDefault="006F79AF" w:rsidP="0097647B">
      <w:pPr>
        <w:rPr>
          <w:bCs/>
        </w:rPr>
      </w:pPr>
      <w:hyperlink r:id="rId637" w:history="1">
        <w:r>
          <w:rPr>
            <w:rStyle w:val="Hyperlink"/>
            <w:bCs/>
          </w:rPr>
          <w:t>R1-2404218</w:t>
        </w:r>
      </w:hyperlink>
      <w:r w:rsidR="0097647B" w:rsidRPr="0097647B">
        <w:rPr>
          <w:bCs/>
        </w:rPr>
        <w:tab/>
        <w:t>Draft CR for 38.211 on Introduction of FR2-NTN</w:t>
      </w:r>
      <w:r w:rsidR="0097647B" w:rsidRPr="0097647B">
        <w:rPr>
          <w:bCs/>
        </w:rPr>
        <w:tab/>
        <w:t>THALES</w:t>
      </w:r>
    </w:p>
    <w:p w14:paraId="243C6D29" w14:textId="24CECDFC" w:rsidR="0097647B" w:rsidRPr="0097647B" w:rsidRDefault="006F79AF" w:rsidP="0097647B">
      <w:pPr>
        <w:rPr>
          <w:bCs/>
        </w:rPr>
      </w:pPr>
      <w:hyperlink r:id="rId638" w:history="1">
        <w:r>
          <w:rPr>
            <w:rStyle w:val="Hyperlink"/>
            <w:bCs/>
          </w:rPr>
          <w:t>R1-2404850</w:t>
        </w:r>
      </w:hyperlink>
      <w:r w:rsidR="0097647B" w:rsidRPr="0097647B">
        <w:rPr>
          <w:bCs/>
        </w:rPr>
        <w:tab/>
        <w:t>Discussion on remaining issue for FR2 NTN</w:t>
      </w:r>
      <w:r w:rsidR="0097647B" w:rsidRPr="0097647B">
        <w:rPr>
          <w:bCs/>
        </w:rPr>
        <w:tab/>
        <w:t>OPPO</w:t>
      </w:r>
    </w:p>
    <w:p w14:paraId="3D3487A0" w14:textId="2C52F287" w:rsidR="0097647B" w:rsidRPr="0097647B" w:rsidRDefault="006F79AF" w:rsidP="0097647B">
      <w:pPr>
        <w:rPr>
          <w:bCs/>
        </w:rPr>
      </w:pPr>
      <w:hyperlink r:id="rId639" w:history="1">
        <w:r>
          <w:rPr>
            <w:rStyle w:val="Hyperlink"/>
            <w:bCs/>
          </w:rPr>
          <w:t>R1-2404936</w:t>
        </w:r>
      </w:hyperlink>
      <w:r w:rsidR="0097647B" w:rsidRPr="0097647B">
        <w:rPr>
          <w:bCs/>
        </w:rPr>
        <w:tab/>
        <w:t>Discussion of PRACH configurations for FR2-NTN in paired spectrum</w:t>
      </w:r>
      <w:r w:rsidR="0097647B" w:rsidRPr="0097647B">
        <w:rPr>
          <w:bCs/>
        </w:rPr>
        <w:tab/>
        <w:t>Ericsson</w:t>
      </w:r>
    </w:p>
    <w:p w14:paraId="2343D4C7" w14:textId="2D5FFBF4" w:rsidR="0097647B" w:rsidRPr="0097647B" w:rsidRDefault="006F79AF" w:rsidP="0097647B">
      <w:pPr>
        <w:rPr>
          <w:bCs/>
        </w:rPr>
      </w:pPr>
      <w:hyperlink r:id="rId640" w:history="1">
        <w:r>
          <w:rPr>
            <w:rStyle w:val="Hyperlink"/>
            <w:bCs/>
          </w:rPr>
          <w:t>R1-2405024</w:t>
        </w:r>
      </w:hyperlink>
      <w:r w:rsidR="0097647B" w:rsidRPr="0097647B">
        <w:rPr>
          <w:bCs/>
        </w:rPr>
        <w:tab/>
        <w:t>Discussion on FR2-NTN</w:t>
      </w:r>
      <w:r w:rsidR="0097647B" w:rsidRPr="0097647B">
        <w:rPr>
          <w:bCs/>
        </w:rPr>
        <w:tab/>
        <w:t>NTT DOCOMO, INC.</w:t>
      </w:r>
    </w:p>
    <w:p w14:paraId="7C468CFD" w14:textId="0EABD0B9" w:rsidR="0097647B" w:rsidRPr="0097647B" w:rsidRDefault="006F79AF" w:rsidP="0097647B">
      <w:pPr>
        <w:rPr>
          <w:bCs/>
        </w:rPr>
      </w:pPr>
      <w:hyperlink r:id="rId641" w:history="1">
        <w:r>
          <w:rPr>
            <w:rStyle w:val="Hyperlink"/>
            <w:bCs/>
          </w:rPr>
          <w:t>R1-2405066</w:t>
        </w:r>
      </w:hyperlink>
      <w:r w:rsidR="0097647B" w:rsidRPr="0097647B">
        <w:rPr>
          <w:bCs/>
        </w:rPr>
        <w:tab/>
        <w:t>Discussion on RAN4 LS on FR2-NTN aspects</w:t>
      </w:r>
      <w:r w:rsidR="0097647B" w:rsidRPr="0097647B">
        <w:rPr>
          <w:bCs/>
        </w:rPr>
        <w:tab/>
        <w:t>Sharp</w:t>
      </w:r>
    </w:p>
    <w:p w14:paraId="399BB6AE" w14:textId="48988BFA" w:rsidR="0097647B" w:rsidRPr="0097647B" w:rsidRDefault="006F79AF" w:rsidP="0097647B">
      <w:pPr>
        <w:rPr>
          <w:bCs/>
        </w:rPr>
      </w:pPr>
      <w:hyperlink r:id="rId642" w:history="1">
        <w:r>
          <w:rPr>
            <w:rStyle w:val="Hyperlink"/>
            <w:bCs/>
          </w:rPr>
          <w:t>R1-2405262</w:t>
        </w:r>
      </w:hyperlink>
      <w:r w:rsidR="0097647B" w:rsidRPr="0097647B">
        <w:rPr>
          <w:bCs/>
        </w:rPr>
        <w:tab/>
        <w:t>On FR2-NTN inclusion to specifications</w:t>
      </w:r>
      <w:r w:rsidR="0097647B" w:rsidRPr="0097647B">
        <w:rPr>
          <w:bCs/>
        </w:rPr>
        <w:tab/>
        <w:t>Nokia</w:t>
      </w:r>
    </w:p>
    <w:p w14:paraId="25BBF2ED" w14:textId="77777777" w:rsidR="0097647B" w:rsidRPr="0097647B" w:rsidRDefault="0097647B" w:rsidP="0097647B">
      <w:pPr>
        <w:rPr>
          <w:bCs/>
        </w:rPr>
      </w:pPr>
    </w:p>
    <w:p w14:paraId="36632D0A" w14:textId="42F330A1" w:rsidR="0097647B" w:rsidRPr="0097647B" w:rsidRDefault="006F79AF" w:rsidP="0097647B">
      <w:pPr>
        <w:rPr>
          <w:b/>
          <w:bCs/>
        </w:rPr>
      </w:pPr>
      <w:hyperlink r:id="rId643" w:history="1">
        <w:r>
          <w:rPr>
            <w:rStyle w:val="Hyperlink"/>
            <w:b/>
            <w:bCs/>
          </w:rPr>
          <w:t>R1-2405266</w:t>
        </w:r>
      </w:hyperlink>
      <w:r w:rsidR="0097647B" w:rsidRPr="0097647B">
        <w:rPr>
          <w:b/>
          <w:bCs/>
        </w:rPr>
        <w:tab/>
        <w:t>Feature lead summary 1 on FR2-NTN discussions</w:t>
      </w:r>
      <w:r w:rsidR="0097647B" w:rsidRPr="0097647B">
        <w:rPr>
          <w:b/>
          <w:bCs/>
        </w:rPr>
        <w:tab/>
        <w:t>Moderator (Nokia)</w:t>
      </w:r>
    </w:p>
    <w:p w14:paraId="15C3A24A" w14:textId="60B08529" w:rsidR="0097647B" w:rsidRPr="000F524D" w:rsidRDefault="006F79AF" w:rsidP="0097647B">
      <w:pPr>
        <w:rPr>
          <w:b/>
          <w:bCs/>
        </w:rPr>
      </w:pPr>
      <w:hyperlink r:id="rId644" w:history="1">
        <w:r>
          <w:rPr>
            <w:rStyle w:val="Hyperlink"/>
            <w:b/>
            <w:bCs/>
          </w:rPr>
          <w:t>R1-2405267</w:t>
        </w:r>
      </w:hyperlink>
      <w:r w:rsidR="0097647B" w:rsidRPr="000F524D">
        <w:rPr>
          <w:b/>
          <w:bCs/>
        </w:rPr>
        <w:tab/>
        <w:t>Feature lead summary 2 on FR2-NTN discussions</w:t>
      </w:r>
      <w:r w:rsidR="0097647B" w:rsidRPr="000F524D">
        <w:rPr>
          <w:b/>
          <w:bCs/>
        </w:rPr>
        <w:tab/>
        <w:t>Moderator (Nokia)</w:t>
      </w:r>
    </w:p>
    <w:p w14:paraId="53118E97" w14:textId="48F22A2E" w:rsidR="000F524D" w:rsidRDefault="000F524D" w:rsidP="0097647B">
      <w:pPr>
        <w:rPr>
          <w:bCs/>
        </w:rPr>
      </w:pPr>
      <w:r>
        <w:rPr>
          <w:bCs/>
        </w:rPr>
        <w:t>From Wednesday session</w:t>
      </w:r>
    </w:p>
    <w:p w14:paraId="167DEA81" w14:textId="2F9BF652" w:rsidR="000F524D" w:rsidRPr="000F524D" w:rsidRDefault="006F79AF" w:rsidP="000F524D">
      <w:pPr>
        <w:rPr>
          <w:b/>
        </w:rPr>
      </w:pPr>
      <w:hyperlink r:id="rId645" w:history="1">
        <w:r>
          <w:rPr>
            <w:rStyle w:val="Hyperlink"/>
            <w:b/>
          </w:rPr>
          <w:t>R1-2405587</w:t>
        </w:r>
      </w:hyperlink>
      <w:r w:rsidR="000F524D" w:rsidRPr="000F524D">
        <w:rPr>
          <w:b/>
        </w:rPr>
        <w:tab/>
        <w:t>Draft CR for 38.211 on Introduction of FR2-NTN</w:t>
      </w:r>
      <w:r w:rsidR="000F524D" w:rsidRPr="000F524D">
        <w:rPr>
          <w:b/>
        </w:rPr>
        <w:tab/>
        <w:t>Thales</w:t>
      </w:r>
    </w:p>
    <w:p w14:paraId="462261D3" w14:textId="48CF4416" w:rsidR="000F524D" w:rsidRPr="00867644" w:rsidRDefault="006F79AF" w:rsidP="0097647B">
      <w:pPr>
        <w:rPr>
          <w:b/>
        </w:rPr>
      </w:pPr>
      <w:hyperlink r:id="rId646" w:history="1">
        <w:r>
          <w:rPr>
            <w:rStyle w:val="Hyperlink"/>
            <w:b/>
          </w:rPr>
          <w:t>R1-2405623</w:t>
        </w:r>
      </w:hyperlink>
      <w:r w:rsidR="00867644" w:rsidRPr="00867644">
        <w:rPr>
          <w:b/>
        </w:rPr>
        <w:tab/>
        <w:t>Draft CR for 38.211 on Introduction of FDD FR2-NTN</w:t>
      </w:r>
      <w:r w:rsidR="00867644" w:rsidRPr="00867644">
        <w:rPr>
          <w:b/>
        </w:rPr>
        <w:tab/>
        <w:t>Ericsson, Eutelsat, NTT DOCOMO</w:t>
      </w:r>
    </w:p>
    <w:p w14:paraId="07403842" w14:textId="77777777" w:rsidR="00867644" w:rsidRPr="00482312" w:rsidRDefault="00867644" w:rsidP="0097647B">
      <w:pPr>
        <w:rPr>
          <w:bCs/>
        </w:rPr>
      </w:pPr>
    </w:p>
    <w:p w14:paraId="1A59F63D" w14:textId="06A8070C" w:rsidR="000F524D" w:rsidRDefault="000F524D" w:rsidP="000F524D">
      <w:pPr>
        <w:rPr>
          <w:bCs/>
        </w:rPr>
      </w:pPr>
      <w:r w:rsidRPr="00482312">
        <w:rPr>
          <w:rFonts w:hint="eastAsia"/>
          <w:bCs/>
        </w:rPr>
        <w:t>P</w:t>
      </w:r>
      <w:r w:rsidRPr="00482312">
        <w:rPr>
          <w:bCs/>
        </w:rPr>
        <w:t>roposal</w:t>
      </w:r>
      <w:r w:rsidR="00482312" w:rsidRPr="00482312">
        <w:rPr>
          <w:bCs/>
        </w:rPr>
        <w:t xml:space="preserve"> based on draft CRs submitted in RAN1#116bis.</w:t>
      </w:r>
    </w:p>
    <w:p w14:paraId="08483C75" w14:textId="7C12A3A4" w:rsidR="000F524D" w:rsidRDefault="000F524D" w:rsidP="000F524D">
      <w:r>
        <w:t>For introduction of FR2-NTN</w:t>
      </w:r>
      <w:r w:rsidR="00482312">
        <w:t>, endorse:</w:t>
      </w:r>
    </w:p>
    <w:p w14:paraId="5644141E" w14:textId="586D80C2" w:rsidR="000F524D" w:rsidRDefault="006F79AF" w:rsidP="00311060">
      <w:pPr>
        <w:numPr>
          <w:ilvl w:val="0"/>
          <w:numId w:val="204"/>
        </w:numPr>
      </w:pPr>
      <w:hyperlink r:id="rId647" w:history="1">
        <w:r>
          <w:rPr>
            <w:rStyle w:val="Hyperlink"/>
          </w:rPr>
          <w:t>R1-2403737</w:t>
        </w:r>
      </w:hyperlink>
      <w:r w:rsidR="000F524D">
        <w:t xml:space="preserve"> for TS 38.214</w:t>
      </w:r>
    </w:p>
    <w:p w14:paraId="0CC4A4E8" w14:textId="4309CB29" w:rsidR="000F524D" w:rsidRDefault="006F79AF" w:rsidP="00311060">
      <w:pPr>
        <w:numPr>
          <w:ilvl w:val="0"/>
          <w:numId w:val="204"/>
        </w:numPr>
      </w:pPr>
      <w:hyperlink r:id="rId648" w:history="1">
        <w:r>
          <w:rPr>
            <w:rStyle w:val="Hyperlink"/>
          </w:rPr>
          <w:t>R1-2403582</w:t>
        </w:r>
      </w:hyperlink>
      <w:r w:rsidR="000F524D">
        <w:t xml:space="preserve"> for TS 38.213</w:t>
      </w:r>
    </w:p>
    <w:p w14:paraId="6EF7223C" w14:textId="50D92B36" w:rsidR="000F524D" w:rsidRDefault="006F79AF" w:rsidP="00311060">
      <w:pPr>
        <w:numPr>
          <w:ilvl w:val="0"/>
          <w:numId w:val="204"/>
        </w:numPr>
      </w:pPr>
      <w:hyperlink r:id="rId649" w:history="1">
        <w:r>
          <w:rPr>
            <w:rStyle w:val="Hyperlink"/>
          </w:rPr>
          <w:t>R1-2403790</w:t>
        </w:r>
      </w:hyperlink>
      <w:r w:rsidR="000F524D">
        <w:t xml:space="preserve"> for TS 38.211</w:t>
      </w:r>
    </w:p>
    <w:p w14:paraId="466953AB" w14:textId="77777777" w:rsidR="00482312" w:rsidRDefault="00482312" w:rsidP="000F524D"/>
    <w:p w14:paraId="23BD198C" w14:textId="524745C2" w:rsidR="000F524D" w:rsidRDefault="000F524D" w:rsidP="000F524D">
      <w:r w:rsidRPr="00482312">
        <w:t>F</w:t>
      </w:r>
      <w:r w:rsidR="00482312">
        <w:t>rom F</w:t>
      </w:r>
      <w:r w:rsidRPr="00482312">
        <w:t>riday</w:t>
      </w:r>
      <w:r w:rsidR="00482312">
        <w:t xml:space="preserve"> session</w:t>
      </w:r>
    </w:p>
    <w:p w14:paraId="0BB9FF9C" w14:textId="77777777" w:rsidR="00F0607D" w:rsidRPr="00D0507A" w:rsidRDefault="00F0607D" w:rsidP="00F0607D">
      <w:pPr>
        <w:rPr>
          <w:bCs/>
          <w:lang w:eastAsia="ko-KR"/>
        </w:rPr>
      </w:pPr>
      <w:r w:rsidRPr="00D0507A">
        <w:rPr>
          <w:bCs/>
          <w:highlight w:val="green"/>
          <w:lang w:eastAsia="ko-KR"/>
        </w:rPr>
        <w:t>Agreement</w:t>
      </w:r>
    </w:p>
    <w:p w14:paraId="798FACE1" w14:textId="77777777" w:rsidR="00F0607D" w:rsidRDefault="00F0607D" w:rsidP="00F0607D">
      <w:r>
        <w:t>For introduction of FR2-NTN</w:t>
      </w:r>
    </w:p>
    <w:p w14:paraId="17E83032" w14:textId="67704201" w:rsidR="00F0607D" w:rsidRDefault="006F79AF" w:rsidP="00311060">
      <w:pPr>
        <w:numPr>
          <w:ilvl w:val="0"/>
          <w:numId w:val="204"/>
        </w:numPr>
      </w:pPr>
      <w:hyperlink r:id="rId650" w:history="1">
        <w:r>
          <w:rPr>
            <w:rStyle w:val="Hyperlink"/>
          </w:rPr>
          <w:t>R1-2403737</w:t>
        </w:r>
      </w:hyperlink>
      <w:r w:rsidR="00F0607D">
        <w:t xml:space="preserve"> is endorsed for TS 38.214</w:t>
      </w:r>
    </w:p>
    <w:p w14:paraId="418DBCC4" w14:textId="675AE89C" w:rsidR="00F0607D" w:rsidRDefault="006F79AF" w:rsidP="00311060">
      <w:pPr>
        <w:numPr>
          <w:ilvl w:val="0"/>
          <w:numId w:val="204"/>
        </w:numPr>
      </w:pPr>
      <w:hyperlink r:id="rId651" w:history="1">
        <w:r>
          <w:rPr>
            <w:rStyle w:val="Hyperlink"/>
          </w:rPr>
          <w:t>R1-2403582</w:t>
        </w:r>
      </w:hyperlink>
      <w:r w:rsidR="00F0607D">
        <w:t xml:space="preserve"> is endorsed for TS 38.213</w:t>
      </w:r>
    </w:p>
    <w:p w14:paraId="758F736E" w14:textId="386D24E8" w:rsidR="00F0607D" w:rsidRDefault="006F79AF" w:rsidP="00311060">
      <w:pPr>
        <w:numPr>
          <w:ilvl w:val="0"/>
          <w:numId w:val="204"/>
        </w:numPr>
      </w:pPr>
      <w:hyperlink r:id="rId652" w:history="1">
        <w:r>
          <w:rPr>
            <w:rStyle w:val="Hyperlink"/>
          </w:rPr>
          <w:t>R1-2403790</w:t>
        </w:r>
      </w:hyperlink>
      <w:r w:rsidR="00F0607D">
        <w:t xml:space="preserve"> is endorsed for TS 38.211</w:t>
      </w:r>
    </w:p>
    <w:p w14:paraId="1B4C4710" w14:textId="77777777" w:rsidR="00F0607D" w:rsidRDefault="00F0607D" w:rsidP="00F0607D">
      <w:r>
        <w:rPr>
          <w:rFonts w:hint="eastAsia"/>
        </w:rPr>
        <w:t>N</w:t>
      </w:r>
      <w:r>
        <w:t>ote: one company has identified that 108 entries in the PRACH table may not practically be usable for FDD bands.</w:t>
      </w:r>
    </w:p>
    <w:p w14:paraId="5FC1A97A" w14:textId="77777777" w:rsidR="00482312" w:rsidRDefault="00F0607D" w:rsidP="00F0607D">
      <w:r w:rsidRPr="00CF053C">
        <w:t>Final CRs in</w:t>
      </w:r>
      <w:r w:rsidR="00482312">
        <w:t>:</w:t>
      </w:r>
    </w:p>
    <w:p w14:paraId="160E30CF" w14:textId="0FB582A6" w:rsidR="00482312" w:rsidRPr="00482312" w:rsidRDefault="006F79AF" w:rsidP="00482312">
      <w:pPr>
        <w:rPr>
          <w:b/>
        </w:rPr>
      </w:pPr>
      <w:hyperlink r:id="rId653" w:history="1">
        <w:r>
          <w:rPr>
            <w:rStyle w:val="Hyperlink"/>
            <w:b/>
            <w:highlight w:val="green"/>
          </w:rPr>
          <w:t>R1-2405738</w:t>
        </w:r>
      </w:hyperlink>
      <w:r w:rsidR="00482312" w:rsidRPr="00482312">
        <w:rPr>
          <w:b/>
        </w:rPr>
        <w:tab/>
        <w:t>CR for TS 38.211 for introduction of FR2-NTN</w:t>
      </w:r>
      <w:r w:rsidR="00482312" w:rsidRPr="00482312">
        <w:rPr>
          <w:b/>
        </w:rPr>
        <w:tab/>
        <w:t>Moderator (Nokia), NTT DOCOMO , INC., Samsung, Ericsson</w:t>
      </w:r>
    </w:p>
    <w:p w14:paraId="4C82D80F" w14:textId="77777777" w:rsidR="00482312" w:rsidRDefault="00482312" w:rsidP="00482312">
      <w:pPr>
        <w:rPr>
          <w:bCs/>
        </w:rPr>
      </w:pPr>
      <w:r>
        <w:rPr>
          <w:bCs/>
        </w:rPr>
        <w:t>(</w:t>
      </w:r>
      <w:r w:rsidRPr="00482312">
        <w:rPr>
          <w:bCs/>
        </w:rPr>
        <w:t>Rel-18</w:t>
      </w:r>
      <w:r>
        <w:rPr>
          <w:bCs/>
        </w:rPr>
        <w:t xml:space="preserve">, </w:t>
      </w:r>
      <w:r w:rsidRPr="00482312">
        <w:rPr>
          <w:bCs/>
        </w:rPr>
        <w:t>38.211</w:t>
      </w:r>
      <w:r>
        <w:rPr>
          <w:bCs/>
        </w:rPr>
        <w:t xml:space="preserve">, </w:t>
      </w:r>
      <w:r w:rsidRPr="00482312">
        <w:rPr>
          <w:bCs/>
        </w:rPr>
        <w:t>NR_NTN_enh-Core</w:t>
      </w:r>
      <w:r>
        <w:rPr>
          <w:bCs/>
        </w:rPr>
        <w:t>, CR</w:t>
      </w:r>
      <w:r w:rsidRPr="00482312">
        <w:rPr>
          <w:bCs/>
        </w:rPr>
        <w:t>0129</w:t>
      </w:r>
      <w:r>
        <w:rPr>
          <w:bCs/>
        </w:rPr>
        <w:t>, Cat B) is agreed.</w:t>
      </w:r>
    </w:p>
    <w:p w14:paraId="00192598" w14:textId="0B19DFDB" w:rsidR="00482312" w:rsidRPr="00482312" w:rsidRDefault="006F79AF" w:rsidP="00482312">
      <w:pPr>
        <w:rPr>
          <w:b/>
        </w:rPr>
      </w:pPr>
      <w:hyperlink r:id="rId654" w:history="1">
        <w:r>
          <w:rPr>
            <w:rStyle w:val="Hyperlink"/>
            <w:b/>
            <w:highlight w:val="green"/>
          </w:rPr>
          <w:t>R1-2405739</w:t>
        </w:r>
      </w:hyperlink>
      <w:r w:rsidR="00482312" w:rsidRPr="00482312">
        <w:rPr>
          <w:b/>
        </w:rPr>
        <w:tab/>
        <w:t>CR for TS 38.213 for introduction of FR2-NTN</w:t>
      </w:r>
      <w:r w:rsidR="00482312" w:rsidRPr="00482312">
        <w:rPr>
          <w:b/>
        </w:rPr>
        <w:tab/>
        <w:t>Moderator (Nokia), NTT DOCOMO , INC., Samsung, Ericsson</w:t>
      </w:r>
    </w:p>
    <w:p w14:paraId="5485C068" w14:textId="1630E005" w:rsidR="00482312" w:rsidRPr="00482312" w:rsidRDefault="00482312" w:rsidP="00482312">
      <w:pPr>
        <w:rPr>
          <w:bCs/>
        </w:rPr>
      </w:pPr>
      <w:r>
        <w:rPr>
          <w:bCs/>
        </w:rPr>
        <w:t>(</w:t>
      </w:r>
      <w:r w:rsidRPr="00482312">
        <w:rPr>
          <w:bCs/>
        </w:rPr>
        <w:t>Rel-18</w:t>
      </w:r>
      <w:r>
        <w:rPr>
          <w:bCs/>
        </w:rPr>
        <w:t xml:space="preserve">, </w:t>
      </w:r>
      <w:r w:rsidRPr="00482312">
        <w:rPr>
          <w:bCs/>
        </w:rPr>
        <w:t>38.213</w:t>
      </w:r>
      <w:r>
        <w:rPr>
          <w:bCs/>
        </w:rPr>
        <w:t xml:space="preserve">, </w:t>
      </w:r>
      <w:r w:rsidRPr="00482312">
        <w:rPr>
          <w:bCs/>
        </w:rPr>
        <w:t>NR_NTN_enh-Core</w:t>
      </w:r>
      <w:r>
        <w:rPr>
          <w:bCs/>
        </w:rPr>
        <w:t>, CR</w:t>
      </w:r>
      <w:r w:rsidRPr="00482312">
        <w:rPr>
          <w:bCs/>
        </w:rPr>
        <w:t>0648</w:t>
      </w:r>
      <w:r>
        <w:rPr>
          <w:bCs/>
        </w:rPr>
        <w:t xml:space="preserve">, Cat </w:t>
      </w:r>
      <w:r w:rsidRPr="00482312">
        <w:rPr>
          <w:bCs/>
        </w:rPr>
        <w:t>B</w:t>
      </w:r>
      <w:r>
        <w:rPr>
          <w:bCs/>
        </w:rPr>
        <w:t>) is agreed.</w:t>
      </w:r>
    </w:p>
    <w:p w14:paraId="635F8E06" w14:textId="0FEA81E3" w:rsidR="00482312" w:rsidRPr="00482312" w:rsidRDefault="006F79AF" w:rsidP="00482312">
      <w:pPr>
        <w:rPr>
          <w:b/>
        </w:rPr>
      </w:pPr>
      <w:hyperlink r:id="rId655" w:history="1">
        <w:r>
          <w:rPr>
            <w:rStyle w:val="Hyperlink"/>
            <w:b/>
            <w:highlight w:val="green"/>
          </w:rPr>
          <w:t>R1-2405740</w:t>
        </w:r>
      </w:hyperlink>
      <w:r w:rsidR="00482312" w:rsidRPr="00482312">
        <w:rPr>
          <w:b/>
        </w:rPr>
        <w:tab/>
        <w:t>CR for TS 38.214 for introduction of FR2-NTN</w:t>
      </w:r>
      <w:r w:rsidR="00482312" w:rsidRPr="00482312">
        <w:rPr>
          <w:b/>
        </w:rPr>
        <w:tab/>
        <w:t>Moderator (Nokia), NTT DOCOMO , INC., Samsung, Ericsson</w:t>
      </w:r>
    </w:p>
    <w:p w14:paraId="07107316" w14:textId="7485065E" w:rsidR="00482312" w:rsidRDefault="00482312" w:rsidP="00482312">
      <w:pPr>
        <w:rPr>
          <w:bCs/>
        </w:rPr>
      </w:pPr>
      <w:r>
        <w:rPr>
          <w:bCs/>
        </w:rPr>
        <w:t>(</w:t>
      </w:r>
      <w:r w:rsidRPr="00482312">
        <w:rPr>
          <w:bCs/>
        </w:rPr>
        <w:t>Rel-18</w:t>
      </w:r>
      <w:r>
        <w:rPr>
          <w:bCs/>
        </w:rPr>
        <w:t xml:space="preserve">, </w:t>
      </w:r>
      <w:r w:rsidRPr="00482312">
        <w:rPr>
          <w:bCs/>
        </w:rPr>
        <w:t>38.214</w:t>
      </w:r>
      <w:r>
        <w:rPr>
          <w:bCs/>
        </w:rPr>
        <w:t xml:space="preserve">, </w:t>
      </w:r>
      <w:r w:rsidRPr="00482312">
        <w:rPr>
          <w:bCs/>
        </w:rPr>
        <w:t>NR_NTN_enh-Core</w:t>
      </w:r>
      <w:r>
        <w:rPr>
          <w:bCs/>
        </w:rPr>
        <w:t>, CR</w:t>
      </w:r>
      <w:r w:rsidRPr="00482312">
        <w:rPr>
          <w:bCs/>
        </w:rPr>
        <w:t>0590</w:t>
      </w:r>
      <w:r>
        <w:rPr>
          <w:bCs/>
        </w:rPr>
        <w:t>, Cat B) is agreed.</w:t>
      </w:r>
    </w:p>
    <w:p w14:paraId="73132BA9" w14:textId="77777777" w:rsidR="000F524D" w:rsidRDefault="000F524D" w:rsidP="0097647B">
      <w:pPr>
        <w:rPr>
          <w:bCs/>
        </w:rPr>
      </w:pPr>
    </w:p>
    <w:p w14:paraId="3DDD2CF3" w14:textId="77777777" w:rsidR="000F524D" w:rsidRDefault="000F524D" w:rsidP="0097647B">
      <w:pPr>
        <w:rPr>
          <w:bCs/>
        </w:rPr>
      </w:pPr>
    </w:p>
    <w:p w14:paraId="52241C00" w14:textId="746D8F3D" w:rsidR="00B477E8" w:rsidRPr="0097647B" w:rsidRDefault="00B477E8" w:rsidP="0097647B">
      <w:pPr>
        <w:rPr>
          <w:bCs/>
        </w:rPr>
      </w:pPr>
      <w:r>
        <w:rPr>
          <w:bCs/>
        </w:rPr>
        <w:t>//From AI 5</w:t>
      </w:r>
    </w:p>
    <w:p w14:paraId="611CAA7E" w14:textId="77777777" w:rsidR="0097647B" w:rsidRPr="002468E8" w:rsidRDefault="0097647B" w:rsidP="0097647B">
      <w:pPr>
        <w:rPr>
          <w:b/>
          <w:bCs/>
          <w:lang w:eastAsia="ko-KR"/>
        </w:rPr>
      </w:pPr>
      <w:r w:rsidRPr="002468E8">
        <w:rPr>
          <w:rFonts w:hint="eastAsia"/>
          <w:b/>
          <w:bCs/>
          <w:lang w:eastAsia="ko-KR"/>
        </w:rPr>
        <w:t>R</w:t>
      </w:r>
      <w:r w:rsidRPr="002468E8">
        <w:rPr>
          <w:b/>
          <w:bCs/>
          <w:lang w:eastAsia="ko-KR"/>
        </w:rPr>
        <w:t>el-18 NR_NTN_enh, NR_mobile_IAB, TEI18</w:t>
      </w:r>
    </w:p>
    <w:p w14:paraId="1B204C92" w14:textId="59055923" w:rsidR="00B477E8" w:rsidRPr="00D7097B" w:rsidRDefault="006F79AF" w:rsidP="00B477E8">
      <w:pPr>
        <w:rPr>
          <w:b/>
          <w:bCs/>
          <w:lang w:eastAsia="x-none"/>
        </w:rPr>
      </w:pPr>
      <w:hyperlink r:id="rId656" w:history="1">
        <w:r>
          <w:rPr>
            <w:rStyle w:val="Hyperlink"/>
            <w:b/>
            <w:bCs/>
            <w:lang w:eastAsia="x-none"/>
          </w:rPr>
          <w:t>R1-2403829</w:t>
        </w:r>
      </w:hyperlink>
      <w:r w:rsidR="00B477E8" w:rsidRPr="00D7097B">
        <w:rPr>
          <w:b/>
          <w:bCs/>
          <w:lang w:eastAsia="x-none"/>
        </w:rPr>
        <w:tab/>
        <w:t>LS on parameters used for CG RACH-less Handover</w:t>
      </w:r>
      <w:r w:rsidR="00B477E8" w:rsidRPr="00D7097B">
        <w:rPr>
          <w:b/>
          <w:bCs/>
          <w:lang w:eastAsia="x-none"/>
        </w:rPr>
        <w:tab/>
        <w:t>RAN2, InterDigital</w:t>
      </w:r>
    </w:p>
    <w:p w14:paraId="302EAF8B" w14:textId="76A4E752" w:rsidR="00B477E8" w:rsidRPr="00CB2065" w:rsidRDefault="00B477E8" w:rsidP="00B477E8">
      <w:pPr>
        <w:rPr>
          <w:lang w:eastAsia="ko-KR"/>
        </w:rPr>
      </w:pPr>
      <w:r w:rsidRPr="00CB2065">
        <w:rPr>
          <w:b/>
          <w:bCs/>
          <w:lang w:eastAsia="ko-KR"/>
        </w:rPr>
        <w:t>Decision:</w:t>
      </w:r>
      <w:r w:rsidRPr="00CB2065">
        <w:rPr>
          <w:lang w:eastAsia="ko-KR"/>
        </w:rPr>
        <w:t xml:space="preserve"> </w:t>
      </w:r>
      <w:r w:rsidRPr="00CB2065">
        <w:rPr>
          <w:rFonts w:hint="eastAsia"/>
          <w:lang w:eastAsia="ko-KR"/>
        </w:rPr>
        <w:t>R</w:t>
      </w:r>
      <w:r w:rsidRPr="00CB2065">
        <w:rPr>
          <w:lang w:eastAsia="ko-KR"/>
        </w:rPr>
        <w:t>esponse to RAN2 is necessary. Moderated by Sungjin (Samsung).</w:t>
      </w:r>
    </w:p>
    <w:p w14:paraId="037B3F55" w14:textId="7C2227A0" w:rsidR="000F524D" w:rsidRDefault="006F79AF" w:rsidP="000F524D">
      <w:pPr>
        <w:rPr>
          <w:lang w:eastAsia="ko-KR"/>
        </w:rPr>
      </w:pPr>
      <w:hyperlink r:id="rId657" w:history="1">
        <w:r>
          <w:rPr>
            <w:rStyle w:val="Hyperlink"/>
            <w:lang w:eastAsia="ko-KR"/>
          </w:rPr>
          <w:t>R1-2405561</w:t>
        </w:r>
      </w:hyperlink>
      <w:r w:rsidR="000F524D">
        <w:rPr>
          <w:lang w:eastAsia="ko-KR"/>
        </w:rPr>
        <w:tab/>
        <w:t>Summary of discussion on RAN2 LS on RRC parameters used for CG RACH-less Handover</w:t>
      </w:r>
      <w:r w:rsidR="000F524D">
        <w:rPr>
          <w:lang w:eastAsia="ko-KR"/>
        </w:rPr>
        <w:tab/>
        <w:t>Moderator (Samsung)</w:t>
      </w:r>
    </w:p>
    <w:p w14:paraId="2B8E973C" w14:textId="2BA7E40A" w:rsidR="0097647B" w:rsidRPr="000F524D" w:rsidRDefault="006F79AF" w:rsidP="000F524D">
      <w:pPr>
        <w:rPr>
          <w:b/>
          <w:bCs/>
          <w:lang w:eastAsia="ko-KR"/>
        </w:rPr>
      </w:pPr>
      <w:hyperlink r:id="rId658" w:history="1">
        <w:r>
          <w:rPr>
            <w:rStyle w:val="Hyperlink"/>
            <w:b/>
            <w:bCs/>
            <w:lang w:eastAsia="ko-KR"/>
          </w:rPr>
          <w:t>R1-2405562</w:t>
        </w:r>
      </w:hyperlink>
      <w:r w:rsidR="000F524D" w:rsidRPr="000F524D">
        <w:rPr>
          <w:b/>
          <w:bCs/>
          <w:lang w:eastAsia="ko-KR"/>
        </w:rPr>
        <w:tab/>
        <w:t>Draft reply LS on parameters used for CG RACH-less Handover</w:t>
      </w:r>
      <w:r w:rsidR="000F524D" w:rsidRPr="000F524D">
        <w:rPr>
          <w:b/>
          <w:bCs/>
          <w:lang w:eastAsia="ko-KR"/>
        </w:rPr>
        <w:tab/>
        <w:t>Moderator (Samsung)</w:t>
      </w:r>
    </w:p>
    <w:p w14:paraId="4F7C889C" w14:textId="3B6794B2" w:rsidR="000F524D" w:rsidRPr="00D0507A" w:rsidRDefault="000F524D" w:rsidP="000F524D">
      <w:pPr>
        <w:rPr>
          <w:bCs/>
          <w:lang w:eastAsia="ko-KR"/>
        </w:rPr>
      </w:pPr>
      <w:r w:rsidRPr="000F524D">
        <w:rPr>
          <w:b/>
          <w:bCs/>
          <w:lang w:eastAsia="ko-KR"/>
        </w:rPr>
        <w:t>Wednesday decision:</w:t>
      </w:r>
      <w:r>
        <w:rPr>
          <w:lang w:eastAsia="ko-KR"/>
        </w:rPr>
        <w:t xml:space="preserve"> </w:t>
      </w:r>
      <w:r w:rsidRPr="00D0507A">
        <w:rPr>
          <w:bCs/>
          <w:lang w:eastAsia="ko-KR"/>
        </w:rPr>
        <w:t xml:space="preserve">The draft LS in </w:t>
      </w:r>
      <w:hyperlink r:id="rId659" w:history="1">
        <w:r w:rsidR="006F79AF">
          <w:rPr>
            <w:rStyle w:val="Hyperlink"/>
            <w:bCs/>
            <w:lang w:eastAsia="ko-KR"/>
          </w:rPr>
          <w:t>R1-2405562</w:t>
        </w:r>
      </w:hyperlink>
      <w:r w:rsidRPr="00D0507A">
        <w:rPr>
          <w:rFonts w:hint="eastAsia"/>
          <w:bCs/>
          <w:lang w:eastAsia="ko-KR"/>
        </w:rPr>
        <w:t xml:space="preserve"> </w:t>
      </w:r>
      <w:r w:rsidRPr="00D0507A">
        <w:rPr>
          <w:bCs/>
          <w:lang w:eastAsia="ko-KR"/>
        </w:rPr>
        <w:t>is endorsed with the following modification:</w:t>
      </w:r>
    </w:p>
    <w:p w14:paraId="7791B371" w14:textId="77777777" w:rsidR="000F524D" w:rsidRPr="000F524D" w:rsidRDefault="000F524D" w:rsidP="000F524D">
      <w:pPr>
        <w:tabs>
          <w:tab w:val="center" w:pos="4153"/>
          <w:tab w:val="right" w:pos="8306"/>
        </w:tabs>
        <w:spacing w:line="276" w:lineRule="auto"/>
        <w:ind w:leftChars="200" w:left="400"/>
        <w:jc w:val="both"/>
        <w:rPr>
          <w:rFonts w:ascii="Arial" w:eastAsia="SimSun" w:hAnsi="Arial" w:cs="Arial"/>
          <w:sz w:val="16"/>
          <w:szCs w:val="16"/>
        </w:rPr>
      </w:pPr>
      <w:bookmarkStart w:id="258" w:name="_Hlk167272987"/>
      <w:r w:rsidRPr="000F524D">
        <w:rPr>
          <w:rFonts w:ascii="Arial" w:eastAsia="Malgun Gothic" w:hAnsi="Arial" w:cs="Arial"/>
          <w:sz w:val="16"/>
          <w:szCs w:val="16"/>
          <w:lang w:val="en-US" w:eastAsia="ko-KR"/>
        </w:rPr>
        <w:t xml:space="preserve">Assuming that </w:t>
      </w:r>
      <w:r w:rsidRPr="000F524D">
        <w:rPr>
          <w:rFonts w:ascii="Arial" w:eastAsia="Malgun Gothic" w:hAnsi="Arial" w:cs="Arial"/>
          <w:i/>
          <w:sz w:val="16"/>
          <w:szCs w:val="16"/>
          <w:lang w:val="en-US" w:eastAsia="ko-KR"/>
        </w:rPr>
        <w:t>CG-RRC-RACH-LessConfiguration</w:t>
      </w:r>
      <w:r w:rsidRPr="000F524D">
        <w:rPr>
          <w:rFonts w:ascii="Arial" w:eastAsia="Malgun Gothic" w:hAnsi="Arial" w:cs="Arial"/>
          <w:sz w:val="16"/>
          <w:szCs w:val="16"/>
          <w:lang w:val="en-US" w:eastAsia="ko-KR"/>
        </w:rPr>
        <w:t xml:space="preserve"> means </w:t>
      </w:r>
      <w:r w:rsidRPr="000F524D">
        <w:rPr>
          <w:rFonts w:ascii="Arial" w:eastAsia="SimSun" w:hAnsi="Arial" w:cs="Arial"/>
          <w:i/>
          <w:sz w:val="16"/>
          <w:szCs w:val="16"/>
        </w:rPr>
        <w:t xml:space="preserve">CG-RRC-Configuration </w:t>
      </w:r>
      <w:r w:rsidRPr="000F524D">
        <w:rPr>
          <w:rFonts w:ascii="Arial" w:eastAsia="SimSun" w:hAnsi="Arial" w:cs="Arial"/>
          <w:sz w:val="16"/>
          <w:szCs w:val="16"/>
        </w:rPr>
        <w:t xml:space="preserve">in TS 38.331 v18.1.0, the following RRC parameters within </w:t>
      </w:r>
      <w:r w:rsidRPr="000F524D">
        <w:rPr>
          <w:rFonts w:ascii="Arial" w:eastAsia="Malgun Gothic" w:hAnsi="Arial" w:cs="Arial"/>
          <w:i/>
          <w:sz w:val="16"/>
          <w:szCs w:val="16"/>
          <w:lang w:val="en-US" w:eastAsia="ko-KR"/>
        </w:rPr>
        <w:t>rrc-ConfiguredUplinkGrant</w:t>
      </w:r>
      <w:r w:rsidRPr="000F524D">
        <w:rPr>
          <w:rFonts w:ascii="Arial" w:hAnsi="Arial" w:cs="Arial"/>
          <w:sz w:val="16"/>
          <w:szCs w:val="16"/>
        </w:rPr>
        <w:t xml:space="preserve"> </w:t>
      </w:r>
      <w:r w:rsidRPr="000F524D">
        <w:rPr>
          <w:rFonts w:ascii="Arial" w:eastAsia="SimSun" w:hAnsi="Arial" w:cs="Arial"/>
          <w:sz w:val="16"/>
          <w:szCs w:val="16"/>
        </w:rPr>
        <w:t xml:space="preserve">are not applicable for CG-based RACH-less handover </w:t>
      </w:r>
      <w:ins w:id="259" w:author="Moderator" w:date="2024-05-22T12:21:00Z">
        <w:r w:rsidRPr="000F524D">
          <w:rPr>
            <w:rFonts w:ascii="Arial" w:eastAsia="SimSun" w:hAnsi="Arial" w:cs="Arial"/>
            <w:sz w:val="16"/>
            <w:szCs w:val="16"/>
          </w:rPr>
          <w:t xml:space="preserve">and can be treated </w:t>
        </w:r>
      </w:ins>
      <w:r w:rsidRPr="000F524D">
        <w:rPr>
          <w:rFonts w:ascii="Arial" w:eastAsia="SimSun" w:hAnsi="Arial" w:cs="Arial"/>
          <w:sz w:val="16"/>
          <w:szCs w:val="16"/>
        </w:rPr>
        <w:t xml:space="preserve">in the same manner as CG-SDT from RAN1 aspect. </w:t>
      </w:r>
    </w:p>
    <w:bookmarkEnd w:id="258"/>
    <w:p w14:paraId="2B9DF009" w14:textId="0516DD16" w:rsidR="000F524D" w:rsidRPr="00D0507A" w:rsidRDefault="000F524D" w:rsidP="000F524D">
      <w:pPr>
        <w:rPr>
          <w:bCs/>
        </w:rPr>
      </w:pPr>
      <w:r w:rsidRPr="00D0507A">
        <w:rPr>
          <w:rFonts w:hint="eastAsia"/>
          <w:bCs/>
          <w:lang w:eastAsia="ko-KR"/>
        </w:rPr>
        <w:t>F</w:t>
      </w:r>
      <w:r w:rsidRPr="00D0507A">
        <w:rPr>
          <w:bCs/>
          <w:lang w:eastAsia="ko-KR"/>
        </w:rPr>
        <w:t>inal LS i</w:t>
      </w:r>
      <w:r>
        <w:rPr>
          <w:bCs/>
          <w:lang w:eastAsia="ko-KR"/>
        </w:rPr>
        <w:t xml:space="preserve">s </w:t>
      </w:r>
      <w:r w:rsidRPr="00EC01A6">
        <w:rPr>
          <w:bCs/>
          <w:highlight w:val="green"/>
          <w:lang w:eastAsia="ko-KR"/>
        </w:rPr>
        <w:t xml:space="preserve">approved in </w:t>
      </w:r>
      <w:hyperlink r:id="rId660" w:history="1">
        <w:r w:rsidR="006F79AF">
          <w:rPr>
            <w:rStyle w:val="Hyperlink"/>
            <w:bCs/>
            <w:highlight w:val="green"/>
            <w:lang w:eastAsia="ko-KR"/>
          </w:rPr>
          <w:t>R1-2405563</w:t>
        </w:r>
      </w:hyperlink>
      <w:r w:rsidRPr="00D0507A">
        <w:rPr>
          <w:bCs/>
        </w:rPr>
        <w:t>.</w:t>
      </w:r>
    </w:p>
    <w:p w14:paraId="4555475E" w14:textId="77777777" w:rsidR="000F524D" w:rsidRDefault="000F524D" w:rsidP="000F524D">
      <w:pPr>
        <w:rPr>
          <w:lang w:eastAsia="ko-KR"/>
        </w:rPr>
      </w:pPr>
    </w:p>
    <w:p w14:paraId="2D515A4D" w14:textId="77777777" w:rsidR="00B477E8" w:rsidRPr="0097647B" w:rsidRDefault="00B477E8" w:rsidP="00B477E8">
      <w:pPr>
        <w:rPr>
          <w:lang w:eastAsia="ko-KR"/>
        </w:rPr>
      </w:pPr>
    </w:p>
    <w:p w14:paraId="356FE6A4" w14:textId="77777777" w:rsidR="00B477E8" w:rsidRPr="0097647B" w:rsidRDefault="00B477E8" w:rsidP="00B477E8">
      <w:pPr>
        <w:rPr>
          <w:bCs/>
        </w:rPr>
      </w:pPr>
      <w:r>
        <w:rPr>
          <w:bCs/>
        </w:rPr>
        <w:t>//From AI 5</w:t>
      </w:r>
    </w:p>
    <w:p w14:paraId="184CA4DA" w14:textId="77777777" w:rsidR="0097647B" w:rsidRPr="0097647B" w:rsidRDefault="0097647B" w:rsidP="0097647B">
      <w:pPr>
        <w:rPr>
          <w:b/>
          <w:bCs/>
          <w:lang w:eastAsia="ko-KR"/>
        </w:rPr>
      </w:pPr>
      <w:r w:rsidRPr="0097647B">
        <w:rPr>
          <w:rFonts w:hint="eastAsia"/>
          <w:b/>
          <w:bCs/>
          <w:lang w:eastAsia="ko-KR"/>
        </w:rPr>
        <w:t>R</w:t>
      </w:r>
      <w:r w:rsidRPr="0097647B">
        <w:rPr>
          <w:b/>
          <w:bCs/>
          <w:lang w:eastAsia="ko-KR"/>
        </w:rPr>
        <w:t>el-18 NR_NTN_enh</w:t>
      </w:r>
    </w:p>
    <w:p w14:paraId="52ED5020" w14:textId="1AE2CE56" w:rsidR="00B477E8" w:rsidRPr="00D7097B" w:rsidRDefault="006F79AF" w:rsidP="00B477E8">
      <w:pPr>
        <w:rPr>
          <w:b/>
          <w:bCs/>
          <w:lang w:eastAsia="x-none"/>
        </w:rPr>
      </w:pPr>
      <w:hyperlink r:id="rId661" w:history="1">
        <w:r>
          <w:rPr>
            <w:rStyle w:val="Hyperlink"/>
            <w:b/>
            <w:bCs/>
            <w:lang w:eastAsia="x-none"/>
          </w:rPr>
          <w:t>R1-2403837</w:t>
        </w:r>
      </w:hyperlink>
      <w:r w:rsidR="00B477E8" w:rsidRPr="00D7097B">
        <w:rPr>
          <w:b/>
          <w:bCs/>
          <w:lang w:eastAsia="x-none"/>
        </w:rPr>
        <w:tab/>
        <w:t>LS on reference point for SSB-TimeOffset</w:t>
      </w:r>
      <w:r w:rsidR="00B477E8" w:rsidRPr="00D7097B">
        <w:rPr>
          <w:b/>
          <w:bCs/>
          <w:lang w:eastAsia="x-none"/>
        </w:rPr>
        <w:tab/>
        <w:t>RAN2, Apple</w:t>
      </w:r>
    </w:p>
    <w:p w14:paraId="730194AB" w14:textId="63662CAE" w:rsidR="00B477E8" w:rsidRPr="00CB2065" w:rsidRDefault="00B477E8" w:rsidP="00B477E8">
      <w:pPr>
        <w:rPr>
          <w:lang w:eastAsia="ko-KR"/>
        </w:rPr>
      </w:pPr>
      <w:r w:rsidRPr="00CB2065">
        <w:rPr>
          <w:b/>
          <w:bCs/>
          <w:lang w:eastAsia="ko-KR"/>
        </w:rPr>
        <w:t>Decision:</w:t>
      </w:r>
      <w:r w:rsidRPr="00CB2065">
        <w:rPr>
          <w:lang w:eastAsia="ko-KR"/>
        </w:rPr>
        <w:t xml:space="preserve"> </w:t>
      </w:r>
      <w:r w:rsidRPr="00CB2065">
        <w:rPr>
          <w:rFonts w:hint="eastAsia"/>
          <w:lang w:eastAsia="ko-KR"/>
        </w:rPr>
        <w:t>R</w:t>
      </w:r>
      <w:r w:rsidRPr="00CB2065">
        <w:rPr>
          <w:lang w:eastAsia="ko-KR"/>
        </w:rPr>
        <w:t>esponse to RAN2 is necessary. To be moderated by Chunxuan (Apple).</w:t>
      </w:r>
    </w:p>
    <w:p w14:paraId="0A91DC04" w14:textId="54F2478F" w:rsidR="00EC01A6" w:rsidRPr="00EC01A6" w:rsidRDefault="006F79AF" w:rsidP="00EC01A6">
      <w:pPr>
        <w:rPr>
          <w:b/>
        </w:rPr>
      </w:pPr>
      <w:hyperlink r:id="rId662" w:history="1">
        <w:r>
          <w:rPr>
            <w:rStyle w:val="Hyperlink"/>
            <w:b/>
          </w:rPr>
          <w:t>R1-2405582</w:t>
        </w:r>
      </w:hyperlink>
      <w:r w:rsidR="00EC01A6" w:rsidRPr="00EC01A6">
        <w:rPr>
          <w:b/>
        </w:rPr>
        <w:tab/>
        <w:t xml:space="preserve">Moderator Summary for Reply LS to </w:t>
      </w:r>
      <w:hyperlink r:id="rId663" w:history="1">
        <w:r>
          <w:rPr>
            <w:rStyle w:val="Hyperlink"/>
            <w:b/>
          </w:rPr>
          <w:t>R1-2403837</w:t>
        </w:r>
      </w:hyperlink>
      <w:r w:rsidR="00EC01A6" w:rsidRPr="00EC01A6">
        <w:rPr>
          <w:b/>
        </w:rPr>
        <w:t xml:space="preserve"> (LS on Reference Point for SSB-TimeOffset)</w:t>
      </w:r>
      <w:r w:rsidR="00EC01A6" w:rsidRPr="00EC01A6">
        <w:rPr>
          <w:b/>
        </w:rPr>
        <w:tab/>
        <w:t>Moderator (Apple)</w:t>
      </w:r>
    </w:p>
    <w:p w14:paraId="743F515A" w14:textId="43DAA385" w:rsidR="00867644" w:rsidRPr="00867644" w:rsidRDefault="006F79AF" w:rsidP="00EC01A6">
      <w:pPr>
        <w:rPr>
          <w:b/>
        </w:rPr>
      </w:pPr>
      <w:hyperlink r:id="rId664" w:history="1">
        <w:r>
          <w:rPr>
            <w:rStyle w:val="Hyperlink"/>
            <w:b/>
          </w:rPr>
          <w:t>R1-2405622</w:t>
        </w:r>
      </w:hyperlink>
      <w:r w:rsidR="00867644" w:rsidRPr="00867644">
        <w:rPr>
          <w:b/>
        </w:rPr>
        <w:tab/>
        <w:t xml:space="preserve">Moderator Summary#2 for Reply LS to </w:t>
      </w:r>
      <w:hyperlink r:id="rId665" w:history="1">
        <w:r>
          <w:rPr>
            <w:rStyle w:val="Hyperlink"/>
            <w:b/>
          </w:rPr>
          <w:t>R1-2403837</w:t>
        </w:r>
      </w:hyperlink>
      <w:r w:rsidR="00867644" w:rsidRPr="00867644">
        <w:rPr>
          <w:b/>
        </w:rPr>
        <w:t xml:space="preserve"> (LS on Reference Point for SSB-TimeOffset)</w:t>
      </w:r>
      <w:r w:rsidR="00867644" w:rsidRPr="00867644">
        <w:rPr>
          <w:b/>
        </w:rPr>
        <w:tab/>
        <w:t>Moderator (Apple)</w:t>
      </w:r>
    </w:p>
    <w:p w14:paraId="55AE12CE" w14:textId="60233C62" w:rsidR="00867644" w:rsidRDefault="00867644" w:rsidP="00EC01A6">
      <w:pPr>
        <w:rPr>
          <w:bCs/>
        </w:rPr>
      </w:pPr>
      <w:r>
        <w:rPr>
          <w:bCs/>
        </w:rPr>
        <w:t>From Thursday session</w:t>
      </w:r>
    </w:p>
    <w:p w14:paraId="2EB553A9" w14:textId="77777777" w:rsidR="00F0607D" w:rsidRPr="00F0607D" w:rsidRDefault="00F0607D" w:rsidP="00F0607D">
      <w:pPr>
        <w:jc w:val="both"/>
        <w:rPr>
          <w:rFonts w:eastAsia="SimSun"/>
          <w:iCs/>
          <w:szCs w:val="20"/>
        </w:rPr>
      </w:pPr>
      <w:r w:rsidRPr="00F0607D">
        <w:rPr>
          <w:rFonts w:eastAsia="SimSun"/>
          <w:iCs/>
          <w:szCs w:val="20"/>
          <w:highlight w:val="green"/>
        </w:rPr>
        <w:t>Agreement</w:t>
      </w:r>
    </w:p>
    <w:p w14:paraId="7D5749BD" w14:textId="77777777" w:rsidR="00F0607D" w:rsidRPr="00F0607D" w:rsidRDefault="00F0607D" w:rsidP="00F0607D">
      <w:pPr>
        <w:jc w:val="both"/>
        <w:rPr>
          <w:rFonts w:eastAsia="SimSun"/>
          <w:iCs/>
          <w:szCs w:val="20"/>
        </w:rPr>
      </w:pPr>
      <w:r w:rsidRPr="00F0607D">
        <w:rPr>
          <w:rFonts w:eastAsia="SimSun"/>
          <w:iCs/>
          <w:szCs w:val="20"/>
        </w:rPr>
        <w:t>The RAN1 reply LS is as follows:</w:t>
      </w:r>
    </w:p>
    <w:p w14:paraId="18B4E594" w14:textId="77777777" w:rsidR="00F0607D" w:rsidRPr="00F0607D" w:rsidRDefault="00F0607D" w:rsidP="00311060">
      <w:pPr>
        <w:numPr>
          <w:ilvl w:val="0"/>
          <w:numId w:val="303"/>
        </w:numPr>
        <w:contextualSpacing/>
        <w:jc w:val="both"/>
        <w:rPr>
          <w:rFonts w:eastAsia="SimSun"/>
          <w:iCs/>
          <w:szCs w:val="20"/>
          <w:lang w:eastAsia="x-none"/>
        </w:rPr>
      </w:pPr>
      <w:r w:rsidRPr="00F0607D">
        <w:rPr>
          <w:rFonts w:eastAsia="SimSun"/>
          <w:bCs/>
          <w:iCs/>
          <w:szCs w:val="20"/>
          <w:lang w:eastAsia="x-none"/>
        </w:rPr>
        <w:t>If adopting gNB as the reference point of ssb-TimeOffset, then there is no common understanding in RAN1 on whether the signalling of ssb-TimeOffset</w:t>
      </w:r>
      <w:r w:rsidRPr="00F0607D" w:rsidDel="00A44A22">
        <w:rPr>
          <w:rFonts w:eastAsia="SimSun"/>
          <w:bCs/>
          <w:iCs/>
          <w:szCs w:val="20"/>
          <w:lang w:eastAsia="x-none"/>
        </w:rPr>
        <w:t xml:space="preserve"> </w:t>
      </w:r>
      <w:r w:rsidRPr="00F0607D">
        <w:rPr>
          <w:rFonts w:eastAsia="SimSun"/>
          <w:bCs/>
          <w:iCs/>
          <w:szCs w:val="20"/>
          <w:lang w:eastAsia="x-none"/>
        </w:rPr>
        <w:t xml:space="preserve"> can help the UE reduce the amount of blind search for the SSB of the target satellite.</w:t>
      </w:r>
    </w:p>
    <w:p w14:paraId="6ED81370" w14:textId="77777777" w:rsidR="00F0607D" w:rsidRPr="00F0607D" w:rsidRDefault="00F0607D" w:rsidP="00311060">
      <w:pPr>
        <w:numPr>
          <w:ilvl w:val="1"/>
          <w:numId w:val="303"/>
        </w:numPr>
        <w:contextualSpacing/>
        <w:jc w:val="both"/>
        <w:rPr>
          <w:rFonts w:eastAsia="SimSun"/>
          <w:iCs/>
          <w:szCs w:val="20"/>
          <w:lang w:eastAsia="x-none"/>
        </w:rPr>
      </w:pPr>
      <w:r w:rsidRPr="00F0607D">
        <w:rPr>
          <w:rFonts w:eastAsia="SimSun"/>
          <w:bCs/>
          <w:iCs/>
          <w:szCs w:val="20"/>
          <w:lang w:eastAsia="x-none"/>
        </w:rPr>
        <w:t>This implies RAN1 has no common understanding on whether it is feasible to set gNB as the reference point of ssb-TimeOffset.</w:t>
      </w:r>
    </w:p>
    <w:p w14:paraId="726EA420" w14:textId="77777777" w:rsidR="00F0607D" w:rsidRPr="00F0607D" w:rsidRDefault="00F0607D" w:rsidP="00311060">
      <w:pPr>
        <w:numPr>
          <w:ilvl w:val="0"/>
          <w:numId w:val="303"/>
        </w:numPr>
        <w:contextualSpacing/>
        <w:jc w:val="both"/>
        <w:rPr>
          <w:rFonts w:eastAsia="SimSun"/>
          <w:iCs/>
          <w:szCs w:val="20"/>
          <w:lang w:eastAsia="x-none"/>
        </w:rPr>
      </w:pPr>
      <w:r w:rsidRPr="00F0607D">
        <w:rPr>
          <w:rFonts w:eastAsia="SimSun"/>
          <w:bCs/>
          <w:iCs/>
          <w:szCs w:val="20"/>
          <w:lang w:eastAsia="x-none"/>
        </w:rPr>
        <w:t>If adopting the UL time synchronization reference point as the reference point of ssb-TimeOffset, then the amount of blind search for the SSB of the target satellite depends on the granularity of the ssb-TimeOffset.</w:t>
      </w:r>
    </w:p>
    <w:p w14:paraId="199B43F5" w14:textId="77777777" w:rsidR="00F0607D" w:rsidRPr="00F0607D" w:rsidRDefault="00F0607D" w:rsidP="00311060">
      <w:pPr>
        <w:numPr>
          <w:ilvl w:val="1"/>
          <w:numId w:val="303"/>
        </w:numPr>
        <w:contextualSpacing/>
        <w:jc w:val="both"/>
        <w:rPr>
          <w:rFonts w:eastAsia="SimSun"/>
          <w:iCs/>
          <w:szCs w:val="20"/>
          <w:lang w:eastAsia="x-none"/>
        </w:rPr>
      </w:pPr>
      <w:r w:rsidRPr="00F0607D">
        <w:rPr>
          <w:rFonts w:eastAsia="SimSun"/>
          <w:bCs/>
          <w:iCs/>
          <w:szCs w:val="20"/>
          <w:lang w:eastAsia="x-none"/>
        </w:rPr>
        <w:t xml:space="preserve">This implies there is no </w:t>
      </w:r>
      <w:r w:rsidRPr="00F0607D">
        <w:rPr>
          <w:rFonts w:eastAsia="SimSun" w:hint="eastAsia"/>
          <w:bCs/>
          <w:iCs/>
          <w:color w:val="000000"/>
          <w:szCs w:val="20"/>
          <w:lang w:eastAsia="x-none"/>
        </w:rPr>
        <w:t>technical issue from RAN1 perspective</w:t>
      </w:r>
      <w:r w:rsidRPr="00F0607D">
        <w:rPr>
          <w:rFonts w:eastAsia="SimSun"/>
          <w:bCs/>
          <w:iCs/>
          <w:color w:val="000000"/>
          <w:szCs w:val="20"/>
          <w:lang w:eastAsia="x-none"/>
        </w:rPr>
        <w:t xml:space="preserve"> by setting UL time synchronization reference point as the reference point of ssb-TimeOffset.</w:t>
      </w:r>
    </w:p>
    <w:p w14:paraId="748AC9DE" w14:textId="77777777" w:rsidR="00F0607D" w:rsidRPr="00F0607D" w:rsidRDefault="00F0607D" w:rsidP="00F0607D">
      <w:pPr>
        <w:rPr>
          <w:bCs/>
          <w:szCs w:val="20"/>
        </w:rPr>
      </w:pPr>
    </w:p>
    <w:p w14:paraId="0B6F4EE0" w14:textId="77777777" w:rsidR="00F0607D" w:rsidRPr="00867644" w:rsidRDefault="00F0607D" w:rsidP="00F0607D">
      <w:pPr>
        <w:rPr>
          <w:bCs/>
          <w:szCs w:val="20"/>
        </w:rPr>
      </w:pPr>
      <w:r w:rsidRPr="00867644">
        <w:rPr>
          <w:bCs/>
          <w:szCs w:val="20"/>
        </w:rPr>
        <w:t>Comeback for draft LS – Chunxuan (Apple)</w:t>
      </w:r>
    </w:p>
    <w:p w14:paraId="3FCEADE6" w14:textId="22294D01" w:rsidR="00867644" w:rsidRPr="00867644" w:rsidRDefault="006F79AF" w:rsidP="00867644">
      <w:pPr>
        <w:rPr>
          <w:b/>
          <w:bCs/>
        </w:rPr>
      </w:pPr>
      <w:hyperlink r:id="rId666" w:history="1">
        <w:r>
          <w:rPr>
            <w:rStyle w:val="Hyperlink"/>
            <w:b/>
            <w:bCs/>
          </w:rPr>
          <w:t>R1-2405583</w:t>
        </w:r>
      </w:hyperlink>
      <w:r w:rsidR="00867644" w:rsidRPr="00867644">
        <w:rPr>
          <w:b/>
          <w:bCs/>
        </w:rPr>
        <w:tab/>
        <w:t>Draft Reply LS on Reference Point for SSB-TimeOffset</w:t>
      </w:r>
      <w:r w:rsidR="00867644" w:rsidRPr="00867644">
        <w:rPr>
          <w:b/>
          <w:bCs/>
        </w:rPr>
        <w:tab/>
        <w:t>Moderator (Apple)</w:t>
      </w:r>
    </w:p>
    <w:p w14:paraId="4831995A" w14:textId="475D6070" w:rsidR="00F0607D" w:rsidRPr="00F0607D" w:rsidRDefault="00867644" w:rsidP="00F0607D">
      <w:pPr>
        <w:rPr>
          <w:bCs/>
          <w:szCs w:val="20"/>
        </w:rPr>
      </w:pPr>
      <w:r w:rsidRPr="00867644">
        <w:rPr>
          <w:bCs/>
          <w:szCs w:val="20"/>
        </w:rPr>
        <w:t xml:space="preserve">Decision: </w:t>
      </w:r>
      <w:r w:rsidR="00F0607D" w:rsidRPr="00867644">
        <w:rPr>
          <w:bCs/>
          <w:szCs w:val="20"/>
        </w:rPr>
        <w:t xml:space="preserve">The draft LS in </w:t>
      </w:r>
      <w:hyperlink r:id="rId667" w:history="1">
        <w:r w:rsidR="006F79AF">
          <w:rPr>
            <w:rStyle w:val="Hyperlink"/>
            <w:bCs/>
            <w:szCs w:val="20"/>
          </w:rPr>
          <w:t>R1-2405583</w:t>
        </w:r>
      </w:hyperlink>
      <w:r w:rsidR="00F0607D" w:rsidRPr="00867644">
        <w:rPr>
          <w:bCs/>
          <w:szCs w:val="20"/>
        </w:rPr>
        <w:t xml:space="preserve"> is endorsed. Final LS response to RAN2 </w:t>
      </w:r>
      <w:r w:rsidR="00F0607D" w:rsidRPr="00867644">
        <w:rPr>
          <w:bCs/>
        </w:rPr>
        <w:t>on Reference Point for SSB-TimeOffset</w:t>
      </w:r>
      <w:r w:rsidR="00F0607D" w:rsidRPr="00867644">
        <w:rPr>
          <w:bCs/>
          <w:szCs w:val="20"/>
        </w:rPr>
        <w:t xml:space="preserve"> is </w:t>
      </w:r>
      <w:r w:rsidR="00F0607D" w:rsidRPr="00867644">
        <w:rPr>
          <w:bCs/>
          <w:szCs w:val="20"/>
          <w:highlight w:val="green"/>
        </w:rPr>
        <w:t>a</w:t>
      </w:r>
      <w:r w:rsidRPr="00867644">
        <w:rPr>
          <w:bCs/>
          <w:szCs w:val="20"/>
          <w:highlight w:val="green"/>
        </w:rPr>
        <w:t>pproved</w:t>
      </w:r>
      <w:r w:rsidR="00F0607D" w:rsidRPr="00867644">
        <w:rPr>
          <w:bCs/>
          <w:szCs w:val="20"/>
          <w:highlight w:val="green"/>
        </w:rPr>
        <w:t xml:space="preserve"> in </w:t>
      </w:r>
      <w:hyperlink r:id="rId668" w:history="1">
        <w:r w:rsidR="006F79AF">
          <w:rPr>
            <w:rStyle w:val="Hyperlink"/>
            <w:bCs/>
            <w:szCs w:val="20"/>
            <w:highlight w:val="green"/>
          </w:rPr>
          <w:t>R1-2405719</w:t>
        </w:r>
      </w:hyperlink>
      <w:r w:rsidR="00F0607D" w:rsidRPr="00867644">
        <w:rPr>
          <w:bCs/>
        </w:rPr>
        <w:t>.</w:t>
      </w:r>
    </w:p>
    <w:p w14:paraId="5B93E789" w14:textId="77777777" w:rsidR="00F0607D" w:rsidRDefault="00F0607D" w:rsidP="00D7097B">
      <w:pPr>
        <w:rPr>
          <w:bCs/>
        </w:rPr>
      </w:pPr>
    </w:p>
    <w:p w14:paraId="4E79F288" w14:textId="77777777" w:rsidR="00F0607D" w:rsidRPr="00D7097B" w:rsidRDefault="00F0607D" w:rsidP="00D7097B">
      <w:pPr>
        <w:rPr>
          <w:bCs/>
        </w:rPr>
      </w:pPr>
    </w:p>
    <w:p w14:paraId="167D0298" w14:textId="77777777" w:rsidR="00D7097B" w:rsidRPr="00D7097B" w:rsidRDefault="00D7097B" w:rsidP="00D7097B">
      <w:pPr>
        <w:keepNext/>
        <w:ind w:left="720" w:hanging="720"/>
        <w:outlineLvl w:val="2"/>
        <w:rPr>
          <w:rFonts w:cs="Times"/>
          <w:b/>
          <w:bCs/>
          <w:szCs w:val="26"/>
          <w:lang w:eastAsia="x-none"/>
        </w:rPr>
      </w:pPr>
      <w:bookmarkStart w:id="260" w:name="_Toc166306519"/>
      <w:bookmarkStart w:id="261" w:name="_Toc173405014"/>
      <w:r w:rsidRPr="00D7097B">
        <w:rPr>
          <w:rFonts w:cs="Times" w:hint="eastAsia"/>
          <w:b/>
          <w:bCs/>
          <w:szCs w:val="26"/>
          <w:lang w:eastAsia="x-none"/>
        </w:rPr>
        <w:t>I</w:t>
      </w:r>
      <w:r w:rsidRPr="00D7097B">
        <w:rPr>
          <w:rFonts w:cs="Times"/>
          <w:b/>
          <w:bCs/>
          <w:szCs w:val="26"/>
          <w:lang w:eastAsia="x-none"/>
        </w:rPr>
        <w:t>oT-NTN</w:t>
      </w:r>
      <w:bookmarkEnd w:id="260"/>
      <w:bookmarkEnd w:id="261"/>
    </w:p>
    <w:p w14:paraId="2EC12011" w14:textId="09BDD08F" w:rsidR="00D7097B" w:rsidRPr="00D7097B" w:rsidRDefault="006F79AF" w:rsidP="00D7097B">
      <w:pPr>
        <w:rPr>
          <w:bCs/>
        </w:rPr>
      </w:pPr>
      <w:hyperlink r:id="rId669" w:history="1">
        <w:r>
          <w:rPr>
            <w:rStyle w:val="Hyperlink"/>
            <w:bCs/>
          </w:rPr>
          <w:t>R1-2404741</w:t>
        </w:r>
      </w:hyperlink>
      <w:r w:rsidR="00D7097B" w:rsidRPr="00D7097B">
        <w:rPr>
          <w:bCs/>
        </w:rPr>
        <w:tab/>
        <w:t>Maintenance on IoT NTN enhancements</w:t>
      </w:r>
      <w:r w:rsidR="00D7097B" w:rsidRPr="00D7097B">
        <w:rPr>
          <w:bCs/>
        </w:rPr>
        <w:tab/>
        <w:t>Nokia, Nokia Shanghai Bell</w:t>
      </w:r>
    </w:p>
    <w:p w14:paraId="61B0569F" w14:textId="77777777" w:rsidR="00EC01A6" w:rsidRPr="00EC01A6" w:rsidRDefault="00EC01A6" w:rsidP="00EC01A6">
      <w:pPr>
        <w:rPr>
          <w:bCs/>
          <w:lang w:eastAsia="ko-KR"/>
        </w:rPr>
      </w:pPr>
      <w:r w:rsidRPr="00EC01A6">
        <w:rPr>
          <w:rFonts w:hint="eastAsia"/>
          <w:bCs/>
          <w:lang w:eastAsia="ko-KR"/>
        </w:rPr>
        <w:t>T</w:t>
      </w:r>
      <w:r w:rsidRPr="00EC01A6">
        <w:rPr>
          <w:bCs/>
          <w:lang w:eastAsia="ko-KR"/>
        </w:rPr>
        <w:t>o be moderated by Jingyuan (Nokia).</w:t>
      </w:r>
    </w:p>
    <w:p w14:paraId="27D434F0" w14:textId="6708377E" w:rsidR="00EC01A6" w:rsidRPr="00EC01A6" w:rsidRDefault="006F79AF" w:rsidP="00EC01A6">
      <w:pPr>
        <w:rPr>
          <w:b/>
          <w:lang w:eastAsia="ko-KR"/>
        </w:rPr>
      </w:pPr>
      <w:hyperlink r:id="rId670" w:history="1">
        <w:r>
          <w:rPr>
            <w:rStyle w:val="Hyperlink"/>
            <w:b/>
            <w:highlight w:val="red"/>
            <w:lang w:eastAsia="ko-KR"/>
          </w:rPr>
          <w:t>R1-2405572</w:t>
        </w:r>
      </w:hyperlink>
      <w:r w:rsidR="00EC01A6" w:rsidRPr="00EC01A6">
        <w:rPr>
          <w:b/>
          <w:lang w:eastAsia="ko-KR"/>
        </w:rPr>
        <w:tab/>
        <w:t>Feature lead summary on IoT-NTN discussions</w:t>
      </w:r>
      <w:r w:rsidR="00EC01A6" w:rsidRPr="00EC01A6">
        <w:rPr>
          <w:b/>
          <w:lang w:eastAsia="ko-KR"/>
        </w:rPr>
        <w:tab/>
        <w:t>Moderator (Nokia)</w:t>
      </w:r>
    </w:p>
    <w:p w14:paraId="604B58CF" w14:textId="41E85434" w:rsidR="00D7097B" w:rsidRDefault="0003179A" w:rsidP="00D7097B">
      <w:pPr>
        <w:rPr>
          <w:bCs/>
        </w:rPr>
      </w:pPr>
      <w:r>
        <w:rPr>
          <w:bCs/>
        </w:rPr>
        <w:t>No consensus to agreeing any proposals.</w:t>
      </w:r>
    </w:p>
    <w:p w14:paraId="728E29B1" w14:textId="77777777" w:rsidR="0003179A" w:rsidRDefault="0003179A" w:rsidP="00D7097B">
      <w:pPr>
        <w:rPr>
          <w:bCs/>
        </w:rPr>
      </w:pPr>
    </w:p>
    <w:p w14:paraId="4F9FAF83" w14:textId="77777777" w:rsidR="0003179A" w:rsidRPr="00D7097B" w:rsidRDefault="0003179A" w:rsidP="00D7097B">
      <w:pPr>
        <w:rPr>
          <w:bCs/>
        </w:rPr>
      </w:pPr>
    </w:p>
    <w:p w14:paraId="459AE2CD" w14:textId="77777777" w:rsidR="00D7097B" w:rsidRDefault="00D7097B" w:rsidP="00D7097B">
      <w:pPr>
        <w:keepNext/>
        <w:ind w:left="720" w:hanging="720"/>
        <w:outlineLvl w:val="2"/>
        <w:rPr>
          <w:rFonts w:cs="Times"/>
          <w:b/>
          <w:bCs/>
          <w:szCs w:val="26"/>
          <w:lang w:eastAsia="x-none"/>
        </w:rPr>
      </w:pPr>
      <w:bookmarkStart w:id="262" w:name="_Toc166306520"/>
      <w:bookmarkStart w:id="263" w:name="_Toc173405015"/>
      <w:r w:rsidRPr="00D7097B">
        <w:rPr>
          <w:rFonts w:cs="Times" w:hint="eastAsia"/>
          <w:b/>
          <w:bCs/>
          <w:szCs w:val="26"/>
          <w:lang w:eastAsia="x-none"/>
        </w:rPr>
        <w:t>P</w:t>
      </w:r>
      <w:r w:rsidRPr="00D7097B">
        <w:rPr>
          <w:rFonts w:cs="Times"/>
          <w:b/>
          <w:bCs/>
          <w:szCs w:val="26"/>
          <w:lang w:eastAsia="x-none"/>
        </w:rPr>
        <w:t>ositioning</w:t>
      </w:r>
      <w:bookmarkEnd w:id="262"/>
      <w:bookmarkEnd w:id="263"/>
    </w:p>
    <w:p w14:paraId="698E91C4" w14:textId="5EB22B3A" w:rsidR="00B0298A" w:rsidRPr="00E671AB" w:rsidRDefault="006F79AF" w:rsidP="00B0298A">
      <w:pPr>
        <w:rPr>
          <w:b/>
          <w:iCs/>
          <w:lang w:eastAsia="x-none"/>
        </w:rPr>
      </w:pPr>
      <w:hyperlink r:id="rId671" w:history="1">
        <w:r>
          <w:rPr>
            <w:rStyle w:val="Hyperlink"/>
            <w:b/>
            <w:iCs/>
            <w:lang w:eastAsia="x-none"/>
          </w:rPr>
          <w:t>R1-2405687</w:t>
        </w:r>
      </w:hyperlink>
      <w:r w:rsidR="00B0298A" w:rsidRPr="00E671AB">
        <w:rPr>
          <w:b/>
          <w:iCs/>
          <w:lang w:eastAsia="x-none"/>
        </w:rPr>
        <w:tab/>
        <w:t>Session notes for 8.1 (Maintenance on Rel-18 work items - Positioning Enhancement)</w:t>
      </w:r>
      <w:r w:rsidR="00B0298A" w:rsidRPr="00E671AB">
        <w:rPr>
          <w:b/>
          <w:iCs/>
          <w:lang w:eastAsia="x-none"/>
        </w:rPr>
        <w:tab/>
        <w:t>Ad-Hoc Chair (Huawei)</w:t>
      </w:r>
    </w:p>
    <w:p w14:paraId="1D7AF21C" w14:textId="5ED868DF" w:rsidR="00B0298A" w:rsidRPr="00D96FAE" w:rsidRDefault="00B0298A" w:rsidP="00B0298A">
      <w:pPr>
        <w:rPr>
          <w:lang w:eastAsia="x-none"/>
        </w:rPr>
      </w:pPr>
      <w:r w:rsidRPr="00F05EFE">
        <w:rPr>
          <w:b/>
          <w:bCs/>
        </w:rPr>
        <w:t>Friday decision:</w:t>
      </w:r>
      <w:r>
        <w:t xml:space="preserve"> The </w:t>
      </w:r>
      <w:r>
        <w:rPr>
          <w:lang w:val="en-US" w:eastAsia="x-none"/>
        </w:rPr>
        <w:t>s</w:t>
      </w:r>
      <w:r w:rsidRPr="00663F3A">
        <w:rPr>
          <w:lang w:val="en-US" w:eastAsia="x-none"/>
        </w:rPr>
        <w:t>ession notes</w:t>
      </w:r>
      <w:r>
        <w:rPr>
          <w:lang w:val="en-US" w:eastAsia="x-none"/>
        </w:rPr>
        <w:t xml:space="preserve"> are </w:t>
      </w:r>
      <w:r>
        <w:rPr>
          <w:highlight w:val="green"/>
          <w:lang w:eastAsia="x-none"/>
        </w:rPr>
        <w:t>e</w:t>
      </w:r>
      <w:r w:rsidRPr="00D96FAE">
        <w:rPr>
          <w:highlight w:val="green"/>
          <w:lang w:eastAsia="x-none"/>
        </w:rPr>
        <w:t xml:space="preserve">ndorsed </w:t>
      </w:r>
      <w:r w:rsidRPr="00D96FAE">
        <w:rPr>
          <w:lang w:eastAsia="x-none"/>
        </w:rPr>
        <w:t>and contents reflected below.</w:t>
      </w:r>
    </w:p>
    <w:p w14:paraId="3275BADD" w14:textId="77777777" w:rsidR="00B0298A" w:rsidRPr="00D7097B" w:rsidRDefault="00B0298A" w:rsidP="00B0298A"/>
    <w:p w14:paraId="72960078" w14:textId="3EADE19E" w:rsidR="00D7097B" w:rsidRPr="00D7097B" w:rsidRDefault="006F79AF" w:rsidP="00D7097B">
      <w:pPr>
        <w:rPr>
          <w:bCs/>
          <w:lang w:eastAsia="ko-KR"/>
        </w:rPr>
      </w:pPr>
      <w:hyperlink r:id="rId672" w:history="1">
        <w:r>
          <w:rPr>
            <w:rStyle w:val="Hyperlink"/>
            <w:bCs/>
            <w:lang w:eastAsia="ko-KR"/>
          </w:rPr>
          <w:t>R1-2404153</w:t>
        </w:r>
      </w:hyperlink>
      <w:r w:rsidR="00D7097B" w:rsidRPr="00D7097B">
        <w:rPr>
          <w:bCs/>
          <w:lang w:eastAsia="ko-KR"/>
        </w:rPr>
        <w:tab/>
        <w:t>Draft CR on PRS for carrier phase positioning</w:t>
      </w:r>
      <w:r w:rsidR="00D7097B" w:rsidRPr="00D7097B">
        <w:rPr>
          <w:bCs/>
          <w:lang w:eastAsia="ko-KR"/>
        </w:rPr>
        <w:tab/>
        <w:t>vivo</w:t>
      </w:r>
    </w:p>
    <w:p w14:paraId="57248B24" w14:textId="27F4E3BE" w:rsidR="00D7097B" w:rsidRPr="00D7097B" w:rsidRDefault="006F79AF" w:rsidP="00D7097B">
      <w:pPr>
        <w:rPr>
          <w:bCs/>
          <w:lang w:eastAsia="ko-KR"/>
        </w:rPr>
      </w:pPr>
      <w:hyperlink r:id="rId673" w:history="1">
        <w:r>
          <w:rPr>
            <w:rStyle w:val="Hyperlink"/>
            <w:bCs/>
            <w:lang w:eastAsia="ko-KR"/>
          </w:rPr>
          <w:t>R1-2404156</w:t>
        </w:r>
      </w:hyperlink>
      <w:r w:rsidR="00D7097B" w:rsidRPr="00D7097B">
        <w:rPr>
          <w:bCs/>
          <w:lang w:eastAsia="ko-KR"/>
        </w:rPr>
        <w:tab/>
        <w:t>Draft CR on Sidelink congestion control in dedicated SL PRS resource pool</w:t>
      </w:r>
      <w:r w:rsidR="00D7097B" w:rsidRPr="00D7097B">
        <w:rPr>
          <w:bCs/>
          <w:lang w:eastAsia="ko-KR"/>
        </w:rPr>
        <w:tab/>
        <w:t>vivo</w:t>
      </w:r>
    </w:p>
    <w:p w14:paraId="2FFADBAA" w14:textId="5CBBF124" w:rsidR="00D7097B" w:rsidRPr="00D7097B" w:rsidRDefault="006F79AF" w:rsidP="00D7097B">
      <w:pPr>
        <w:rPr>
          <w:bCs/>
          <w:lang w:eastAsia="ko-KR"/>
        </w:rPr>
      </w:pPr>
      <w:hyperlink r:id="rId674" w:history="1">
        <w:r>
          <w:rPr>
            <w:rStyle w:val="Hyperlink"/>
            <w:bCs/>
            <w:lang w:eastAsia="ko-KR"/>
          </w:rPr>
          <w:t>R1-2404366</w:t>
        </w:r>
      </w:hyperlink>
      <w:r w:rsidR="00D7097B" w:rsidRPr="00D7097B">
        <w:rPr>
          <w:bCs/>
          <w:lang w:eastAsia="ko-KR"/>
        </w:rPr>
        <w:tab/>
        <w:t>Correction on the definition of sidelink PRS channel busy ratio</w:t>
      </w:r>
      <w:r w:rsidR="00D7097B" w:rsidRPr="00D7097B">
        <w:rPr>
          <w:bCs/>
          <w:lang w:eastAsia="ko-KR"/>
        </w:rPr>
        <w:tab/>
        <w:t>CATT, CICTCI</w:t>
      </w:r>
    </w:p>
    <w:p w14:paraId="6C715FFA" w14:textId="336DD807" w:rsidR="00D7097B" w:rsidRPr="00D7097B" w:rsidRDefault="006F79AF" w:rsidP="00D7097B">
      <w:pPr>
        <w:rPr>
          <w:bCs/>
          <w:lang w:eastAsia="ko-KR"/>
        </w:rPr>
      </w:pPr>
      <w:hyperlink r:id="rId675" w:history="1">
        <w:r>
          <w:rPr>
            <w:rStyle w:val="Hyperlink"/>
            <w:bCs/>
            <w:lang w:eastAsia="ko-KR"/>
          </w:rPr>
          <w:t>R1-2404373</w:t>
        </w:r>
      </w:hyperlink>
      <w:r w:rsidR="00D7097B" w:rsidRPr="00D7097B">
        <w:rPr>
          <w:bCs/>
          <w:lang w:eastAsia="ko-KR"/>
        </w:rPr>
        <w:tab/>
        <w:t>Discussion on the higher layer parameters in a dedicated SL PRS resource pool</w:t>
      </w:r>
      <w:r w:rsidR="00D7097B" w:rsidRPr="00D7097B">
        <w:rPr>
          <w:bCs/>
          <w:lang w:eastAsia="ko-KR"/>
        </w:rPr>
        <w:tab/>
        <w:t>CATT, CICTCI</w:t>
      </w:r>
    </w:p>
    <w:p w14:paraId="2D38C16F" w14:textId="1AEDE2CB" w:rsidR="00D7097B" w:rsidRPr="00D7097B" w:rsidRDefault="006F79AF" w:rsidP="00D7097B">
      <w:pPr>
        <w:rPr>
          <w:bCs/>
          <w:lang w:eastAsia="ko-KR"/>
        </w:rPr>
      </w:pPr>
      <w:hyperlink r:id="rId676" w:history="1">
        <w:r>
          <w:rPr>
            <w:rStyle w:val="Hyperlink"/>
            <w:bCs/>
            <w:lang w:eastAsia="ko-KR"/>
          </w:rPr>
          <w:t>R1-2404990</w:t>
        </w:r>
      </w:hyperlink>
      <w:r w:rsidR="00D7097B" w:rsidRPr="00D7097B">
        <w:rPr>
          <w:bCs/>
          <w:lang w:eastAsia="ko-KR"/>
        </w:rPr>
        <w:tab/>
        <w:t>Correction on SRS configuration and UE behavior in validity area for LPHAP for 38.214</w:t>
      </w:r>
      <w:r w:rsidR="00D7097B" w:rsidRPr="00D7097B">
        <w:rPr>
          <w:bCs/>
          <w:lang w:eastAsia="ko-KR"/>
        </w:rPr>
        <w:tab/>
        <w:t>ZTE</w:t>
      </w:r>
    </w:p>
    <w:p w14:paraId="75619231" w14:textId="001D2D58" w:rsidR="00D7097B" w:rsidRPr="00D7097B" w:rsidRDefault="006F79AF" w:rsidP="00D7097B">
      <w:pPr>
        <w:rPr>
          <w:bCs/>
          <w:lang w:eastAsia="ko-KR"/>
        </w:rPr>
      </w:pPr>
      <w:hyperlink r:id="rId677" w:history="1">
        <w:r>
          <w:rPr>
            <w:rStyle w:val="Hyperlink"/>
            <w:bCs/>
            <w:lang w:eastAsia="ko-KR"/>
          </w:rPr>
          <w:t>R1-2404991</w:t>
        </w:r>
      </w:hyperlink>
      <w:r w:rsidR="00D7097B" w:rsidRPr="00D7097B">
        <w:rPr>
          <w:bCs/>
          <w:lang w:eastAsia="ko-KR"/>
        </w:rPr>
        <w:tab/>
        <w:t>Correction on UE behavior in validity area for LPHAP for 38.213</w:t>
      </w:r>
      <w:r w:rsidR="00D7097B" w:rsidRPr="00D7097B">
        <w:rPr>
          <w:bCs/>
          <w:lang w:eastAsia="ko-KR"/>
        </w:rPr>
        <w:tab/>
        <w:t>ZTE</w:t>
      </w:r>
    </w:p>
    <w:p w14:paraId="3B325DF5" w14:textId="538E31D6" w:rsidR="00D7097B" w:rsidRPr="00D7097B" w:rsidRDefault="006F79AF" w:rsidP="00D7097B">
      <w:pPr>
        <w:rPr>
          <w:bCs/>
          <w:lang w:eastAsia="ko-KR"/>
        </w:rPr>
      </w:pPr>
      <w:hyperlink r:id="rId678" w:history="1">
        <w:r>
          <w:rPr>
            <w:rStyle w:val="Hyperlink"/>
            <w:bCs/>
            <w:lang w:eastAsia="ko-KR"/>
          </w:rPr>
          <w:t>R1-2404992</w:t>
        </w:r>
      </w:hyperlink>
      <w:r w:rsidR="00D7097B" w:rsidRPr="00D7097B">
        <w:rPr>
          <w:bCs/>
          <w:lang w:eastAsia="ko-KR"/>
        </w:rPr>
        <w:tab/>
        <w:t>Draft CR for carrier phase positioning</w:t>
      </w:r>
      <w:r w:rsidR="00D7097B" w:rsidRPr="00D7097B">
        <w:rPr>
          <w:bCs/>
          <w:lang w:eastAsia="ko-KR"/>
        </w:rPr>
        <w:tab/>
        <w:t>ZTE</w:t>
      </w:r>
    </w:p>
    <w:p w14:paraId="2FE39ACB" w14:textId="1A6779F0" w:rsidR="00D7097B" w:rsidRPr="00D7097B" w:rsidRDefault="006F79AF" w:rsidP="00D7097B">
      <w:pPr>
        <w:rPr>
          <w:bCs/>
          <w:lang w:eastAsia="ko-KR"/>
        </w:rPr>
      </w:pPr>
      <w:hyperlink r:id="rId679" w:history="1">
        <w:r>
          <w:rPr>
            <w:rStyle w:val="Hyperlink"/>
            <w:bCs/>
            <w:lang w:eastAsia="ko-KR"/>
          </w:rPr>
          <w:t>R1-2404996</w:t>
        </w:r>
      </w:hyperlink>
      <w:r w:rsidR="00D7097B" w:rsidRPr="00D7097B">
        <w:rPr>
          <w:bCs/>
          <w:lang w:eastAsia="ko-KR"/>
        </w:rPr>
        <w:tab/>
        <w:t>Draft CR for UE behavior on monitoring DCI format 3_2</w:t>
      </w:r>
      <w:r w:rsidR="00D7097B" w:rsidRPr="00D7097B">
        <w:rPr>
          <w:bCs/>
          <w:lang w:eastAsia="ko-KR"/>
        </w:rPr>
        <w:tab/>
        <w:t>ZTE</w:t>
      </w:r>
    </w:p>
    <w:p w14:paraId="49B6265A" w14:textId="4598C4BF" w:rsidR="00D7097B" w:rsidRPr="00D7097B" w:rsidRDefault="006F79AF" w:rsidP="00D7097B">
      <w:pPr>
        <w:rPr>
          <w:bCs/>
          <w:lang w:eastAsia="ko-KR"/>
        </w:rPr>
      </w:pPr>
      <w:hyperlink r:id="rId680" w:history="1">
        <w:r>
          <w:rPr>
            <w:rStyle w:val="Hyperlink"/>
            <w:bCs/>
            <w:lang w:eastAsia="ko-KR"/>
          </w:rPr>
          <w:t>R1-2404997</w:t>
        </w:r>
      </w:hyperlink>
      <w:r w:rsidR="00D7097B" w:rsidRPr="00D7097B">
        <w:rPr>
          <w:bCs/>
          <w:lang w:eastAsia="ko-KR"/>
        </w:rPr>
        <w:tab/>
        <w:t>Discussion on UE behavior on monitoring DCI format 3_2</w:t>
      </w:r>
      <w:r w:rsidR="00D7097B" w:rsidRPr="00D7097B">
        <w:rPr>
          <w:bCs/>
          <w:lang w:eastAsia="ko-KR"/>
        </w:rPr>
        <w:tab/>
        <w:t>ZTE</w:t>
      </w:r>
    </w:p>
    <w:p w14:paraId="6BEA24E8" w14:textId="66F5FDFF" w:rsidR="00D7097B" w:rsidRPr="00D7097B" w:rsidRDefault="006F79AF" w:rsidP="00D7097B">
      <w:pPr>
        <w:rPr>
          <w:bCs/>
          <w:lang w:eastAsia="ko-KR"/>
        </w:rPr>
      </w:pPr>
      <w:hyperlink r:id="rId681" w:history="1">
        <w:r>
          <w:rPr>
            <w:rStyle w:val="Hyperlink"/>
            <w:bCs/>
            <w:lang w:eastAsia="ko-KR"/>
          </w:rPr>
          <w:t>R1-2404998</w:t>
        </w:r>
      </w:hyperlink>
      <w:r w:rsidR="00D7097B" w:rsidRPr="00D7097B">
        <w:rPr>
          <w:bCs/>
          <w:lang w:eastAsia="ko-KR"/>
        </w:rPr>
        <w:tab/>
        <w:t>Correction on SL positioning for 38.214</w:t>
      </w:r>
      <w:r w:rsidR="00D7097B" w:rsidRPr="00D7097B">
        <w:rPr>
          <w:bCs/>
          <w:lang w:eastAsia="ko-KR"/>
        </w:rPr>
        <w:tab/>
        <w:t>ZTE</w:t>
      </w:r>
    </w:p>
    <w:p w14:paraId="1096CCCC" w14:textId="01D01413" w:rsidR="00D7097B" w:rsidRPr="00D7097B" w:rsidRDefault="006F79AF" w:rsidP="00D7097B">
      <w:pPr>
        <w:rPr>
          <w:bCs/>
          <w:lang w:eastAsia="ko-KR"/>
        </w:rPr>
      </w:pPr>
      <w:hyperlink r:id="rId682" w:history="1">
        <w:r>
          <w:rPr>
            <w:rStyle w:val="Hyperlink"/>
            <w:bCs/>
            <w:lang w:eastAsia="ko-KR"/>
          </w:rPr>
          <w:t>R1-2404999</w:t>
        </w:r>
      </w:hyperlink>
      <w:r w:rsidR="00D7097B" w:rsidRPr="00D7097B">
        <w:rPr>
          <w:bCs/>
          <w:lang w:eastAsia="ko-KR"/>
        </w:rPr>
        <w:tab/>
        <w:t>Correction on SL positioning for 38.212</w:t>
      </w:r>
      <w:r w:rsidR="00D7097B" w:rsidRPr="00D7097B">
        <w:rPr>
          <w:bCs/>
          <w:lang w:eastAsia="ko-KR"/>
        </w:rPr>
        <w:tab/>
        <w:t>ZTE</w:t>
      </w:r>
    </w:p>
    <w:p w14:paraId="043B72F9" w14:textId="2E694A26" w:rsidR="00D7097B" w:rsidRPr="00D7097B" w:rsidRDefault="006F79AF" w:rsidP="00D7097B">
      <w:pPr>
        <w:rPr>
          <w:bCs/>
          <w:lang w:eastAsia="ko-KR"/>
        </w:rPr>
      </w:pPr>
      <w:hyperlink r:id="rId683" w:history="1">
        <w:r>
          <w:rPr>
            <w:rStyle w:val="Hyperlink"/>
            <w:bCs/>
            <w:lang w:eastAsia="ko-KR"/>
          </w:rPr>
          <w:t>R1-2405000</w:t>
        </w:r>
      </w:hyperlink>
      <w:r w:rsidR="00D7097B" w:rsidRPr="00D7097B">
        <w:rPr>
          <w:bCs/>
          <w:lang w:eastAsia="ko-KR"/>
        </w:rPr>
        <w:tab/>
        <w:t>Correction on SL positioning for 38.211</w:t>
      </w:r>
      <w:r w:rsidR="00D7097B" w:rsidRPr="00D7097B">
        <w:rPr>
          <w:bCs/>
          <w:lang w:eastAsia="ko-KR"/>
        </w:rPr>
        <w:tab/>
        <w:t>ZTE</w:t>
      </w:r>
    </w:p>
    <w:p w14:paraId="77B66B28" w14:textId="62BE7EBB" w:rsidR="00D7097B" w:rsidRPr="00D7097B" w:rsidRDefault="006F79AF" w:rsidP="00D7097B">
      <w:pPr>
        <w:rPr>
          <w:bCs/>
          <w:lang w:eastAsia="ko-KR"/>
        </w:rPr>
      </w:pPr>
      <w:hyperlink r:id="rId684" w:history="1">
        <w:r>
          <w:rPr>
            <w:rStyle w:val="Hyperlink"/>
            <w:bCs/>
            <w:lang w:eastAsia="ko-KR"/>
          </w:rPr>
          <w:t>R1-2405001</w:t>
        </w:r>
      </w:hyperlink>
      <w:r w:rsidR="00D7097B" w:rsidRPr="00D7097B">
        <w:rPr>
          <w:bCs/>
          <w:lang w:eastAsia="ko-KR"/>
        </w:rPr>
        <w:tab/>
        <w:t>Missed RRC parameters for sidelink positioning</w:t>
      </w:r>
      <w:r w:rsidR="00D7097B" w:rsidRPr="00D7097B">
        <w:rPr>
          <w:bCs/>
          <w:lang w:eastAsia="ko-KR"/>
        </w:rPr>
        <w:tab/>
        <w:t>ZTE</w:t>
      </w:r>
    </w:p>
    <w:p w14:paraId="089861A4" w14:textId="5A6B4383" w:rsidR="00D7097B" w:rsidRPr="00D7097B" w:rsidRDefault="006F79AF" w:rsidP="00D7097B">
      <w:pPr>
        <w:rPr>
          <w:bCs/>
          <w:lang w:eastAsia="ko-KR"/>
        </w:rPr>
      </w:pPr>
      <w:hyperlink r:id="rId685" w:history="1">
        <w:r>
          <w:rPr>
            <w:rStyle w:val="Hyperlink"/>
            <w:bCs/>
            <w:lang w:eastAsia="ko-KR"/>
          </w:rPr>
          <w:t>R1-2405313</w:t>
        </w:r>
      </w:hyperlink>
      <w:r w:rsidR="00D7097B" w:rsidRPr="00D7097B">
        <w:rPr>
          <w:bCs/>
          <w:lang w:eastAsia="ko-KR"/>
        </w:rPr>
        <w:tab/>
        <w:t>Correction to 38.202 on support of combination of SL CA and SL positioning</w:t>
      </w:r>
      <w:r w:rsidR="00D7097B" w:rsidRPr="00D7097B">
        <w:rPr>
          <w:bCs/>
          <w:lang w:eastAsia="ko-KR"/>
        </w:rPr>
        <w:tab/>
        <w:t>Huawei, HiSilicon</w:t>
      </w:r>
    </w:p>
    <w:p w14:paraId="58E6810E" w14:textId="4D8D5E08" w:rsidR="00D7097B" w:rsidRPr="00D7097B" w:rsidRDefault="006F79AF" w:rsidP="00D7097B">
      <w:pPr>
        <w:rPr>
          <w:bCs/>
          <w:lang w:eastAsia="ko-KR"/>
        </w:rPr>
      </w:pPr>
      <w:hyperlink r:id="rId686" w:history="1">
        <w:r>
          <w:rPr>
            <w:rStyle w:val="Hyperlink"/>
            <w:bCs/>
            <w:lang w:eastAsia="ko-KR"/>
          </w:rPr>
          <w:t>R1-2405314</w:t>
        </w:r>
      </w:hyperlink>
      <w:r w:rsidR="00D7097B" w:rsidRPr="00D7097B">
        <w:rPr>
          <w:bCs/>
          <w:lang w:eastAsia="ko-KR"/>
        </w:rPr>
        <w:tab/>
        <w:t>Correction to 38.213 on support of DCI formats for SL positioning</w:t>
      </w:r>
      <w:r w:rsidR="00D7097B" w:rsidRPr="00D7097B">
        <w:rPr>
          <w:bCs/>
          <w:lang w:eastAsia="ko-KR"/>
        </w:rPr>
        <w:tab/>
        <w:t>Huawei, HiSilicon</w:t>
      </w:r>
    </w:p>
    <w:p w14:paraId="257637C4" w14:textId="391C0DD4" w:rsidR="00D7097B" w:rsidRDefault="006F79AF" w:rsidP="00D7097B">
      <w:pPr>
        <w:rPr>
          <w:bCs/>
          <w:lang w:eastAsia="ko-KR"/>
        </w:rPr>
      </w:pPr>
      <w:hyperlink r:id="rId687" w:history="1">
        <w:r>
          <w:rPr>
            <w:rStyle w:val="Hyperlink"/>
            <w:bCs/>
            <w:lang w:eastAsia="ko-KR"/>
          </w:rPr>
          <w:t>R1-2405321</w:t>
        </w:r>
      </w:hyperlink>
      <w:r w:rsidR="00D7097B" w:rsidRPr="00D7097B">
        <w:rPr>
          <w:bCs/>
          <w:lang w:eastAsia="ko-KR"/>
        </w:rPr>
        <w:tab/>
        <w:t>Correction to the provision of RTD in SL positioning</w:t>
      </w:r>
      <w:r w:rsidR="00D7097B" w:rsidRPr="00D7097B">
        <w:rPr>
          <w:bCs/>
          <w:lang w:eastAsia="ko-KR"/>
        </w:rPr>
        <w:tab/>
        <w:t>Huawei, HiSilicon</w:t>
      </w:r>
    </w:p>
    <w:p w14:paraId="7A552E50" w14:textId="77777777" w:rsidR="00C12C5A" w:rsidRDefault="00C12C5A" w:rsidP="00D7097B">
      <w:pPr>
        <w:rPr>
          <w:bCs/>
          <w:lang w:eastAsia="ko-KR"/>
        </w:rPr>
      </w:pPr>
    </w:p>
    <w:p w14:paraId="5E60E631" w14:textId="25E3E9C0" w:rsidR="00C12C5A" w:rsidRDefault="006F79AF" w:rsidP="00C12C5A">
      <w:pPr>
        <w:rPr>
          <w:bCs/>
        </w:rPr>
      </w:pPr>
      <w:hyperlink r:id="rId688" w:history="1">
        <w:r>
          <w:rPr>
            <w:rStyle w:val="Hyperlink"/>
            <w:bCs/>
          </w:rPr>
          <w:t>R1-2405401</w:t>
        </w:r>
      </w:hyperlink>
      <w:r w:rsidR="00C12C5A" w:rsidRPr="00C12C5A">
        <w:rPr>
          <w:bCs/>
        </w:rPr>
        <w:tab/>
        <w:t>FL summary #1 on SL positioning reference signal</w:t>
      </w:r>
      <w:r w:rsidR="00C12C5A" w:rsidRPr="00C12C5A">
        <w:rPr>
          <w:bCs/>
        </w:rPr>
        <w:tab/>
        <w:t>Moderator (Intel Corporation)</w:t>
      </w:r>
    </w:p>
    <w:p w14:paraId="4A661E2F" w14:textId="77777777" w:rsidR="00E35249" w:rsidRPr="00C12C5A" w:rsidRDefault="00E35249" w:rsidP="00C12C5A">
      <w:pPr>
        <w:rPr>
          <w:bCs/>
        </w:rPr>
      </w:pPr>
    </w:p>
    <w:p w14:paraId="466BC4F6" w14:textId="22BC11F1" w:rsidR="00C12C5A" w:rsidRDefault="006F79AF" w:rsidP="00C12C5A">
      <w:pPr>
        <w:rPr>
          <w:b/>
          <w:bCs/>
        </w:rPr>
      </w:pPr>
      <w:hyperlink r:id="rId689" w:history="1">
        <w:r>
          <w:rPr>
            <w:rStyle w:val="Hyperlink"/>
            <w:b/>
            <w:bCs/>
          </w:rPr>
          <w:t>R1-2405402</w:t>
        </w:r>
      </w:hyperlink>
      <w:r w:rsidR="00C12C5A" w:rsidRPr="00C12C5A">
        <w:rPr>
          <w:b/>
          <w:bCs/>
        </w:rPr>
        <w:tab/>
        <w:t>Draft LS on higher layer parameters for Rel-18 Positioning</w:t>
      </w:r>
      <w:r w:rsidR="00C12C5A" w:rsidRPr="00C12C5A">
        <w:rPr>
          <w:b/>
          <w:bCs/>
        </w:rPr>
        <w:tab/>
        <w:t>Moderator (Intel Corporation)</w:t>
      </w:r>
    </w:p>
    <w:p w14:paraId="75827ADC" w14:textId="3CCA8BA9" w:rsidR="00C12C5A" w:rsidRPr="00C12C5A" w:rsidRDefault="00E35249" w:rsidP="00C12C5A">
      <w:pPr>
        <w:rPr>
          <w:bCs/>
        </w:rPr>
      </w:pPr>
      <w:r>
        <w:rPr>
          <w:b/>
          <w:bCs/>
        </w:rPr>
        <w:t xml:space="preserve">Monday decision: </w:t>
      </w:r>
      <w:r w:rsidR="00C12C5A" w:rsidRPr="00C12C5A">
        <w:rPr>
          <w:bCs/>
        </w:rPr>
        <w:t xml:space="preserve">The draft LS to RAN2 on higher layer parameters is endorsed in </w:t>
      </w:r>
      <w:hyperlink r:id="rId690" w:history="1">
        <w:r w:rsidR="006F79AF">
          <w:rPr>
            <w:rStyle w:val="Hyperlink"/>
            <w:bCs/>
          </w:rPr>
          <w:t>R1-2405402</w:t>
        </w:r>
      </w:hyperlink>
      <w:r w:rsidR="00C12C5A" w:rsidRPr="00C12C5A">
        <w:rPr>
          <w:bCs/>
        </w:rPr>
        <w:t>. Final LS</w:t>
      </w:r>
      <w:r>
        <w:rPr>
          <w:bCs/>
        </w:rPr>
        <w:t xml:space="preserve"> is </w:t>
      </w:r>
      <w:r w:rsidRPr="00E35249">
        <w:rPr>
          <w:bCs/>
          <w:highlight w:val="green"/>
        </w:rPr>
        <w:t>approved</w:t>
      </w:r>
      <w:r w:rsidR="00C12C5A" w:rsidRPr="00C12C5A">
        <w:rPr>
          <w:bCs/>
          <w:highlight w:val="green"/>
        </w:rPr>
        <w:t xml:space="preserve"> in </w:t>
      </w:r>
      <w:hyperlink r:id="rId691" w:history="1">
        <w:r w:rsidR="006F79AF">
          <w:rPr>
            <w:rStyle w:val="Hyperlink"/>
            <w:bCs/>
            <w:highlight w:val="green"/>
          </w:rPr>
          <w:t>R1-2405403</w:t>
        </w:r>
      </w:hyperlink>
      <w:r w:rsidR="00C12C5A" w:rsidRPr="00C12C5A">
        <w:rPr>
          <w:bCs/>
          <w:highlight w:val="green"/>
        </w:rPr>
        <w:t>.</w:t>
      </w:r>
    </w:p>
    <w:p w14:paraId="29B03E23" w14:textId="77777777" w:rsidR="00C12C5A" w:rsidRPr="00C12C5A" w:rsidRDefault="00C12C5A" w:rsidP="00C12C5A">
      <w:pPr>
        <w:rPr>
          <w:bCs/>
        </w:rPr>
      </w:pPr>
    </w:p>
    <w:p w14:paraId="694C9410" w14:textId="0475474C" w:rsidR="00C12C5A" w:rsidRPr="00C12C5A" w:rsidRDefault="006F79AF" w:rsidP="00C12C5A">
      <w:pPr>
        <w:rPr>
          <w:b/>
          <w:bCs/>
        </w:rPr>
      </w:pPr>
      <w:hyperlink r:id="rId692" w:history="1">
        <w:r>
          <w:rPr>
            <w:rStyle w:val="Hyperlink"/>
            <w:b/>
            <w:bCs/>
          </w:rPr>
          <w:t>R1-2405404</w:t>
        </w:r>
      </w:hyperlink>
      <w:r w:rsidR="00C12C5A" w:rsidRPr="00C12C5A">
        <w:rPr>
          <w:b/>
          <w:bCs/>
        </w:rPr>
        <w:tab/>
        <w:t>Editorial corrections to TS 38.211 for Rel-18 Positioning</w:t>
      </w:r>
      <w:r w:rsidR="00C12C5A" w:rsidRPr="00C12C5A">
        <w:rPr>
          <w:b/>
          <w:bCs/>
        </w:rPr>
        <w:tab/>
        <w:t>Moderator (Intel Corporation)</w:t>
      </w:r>
    </w:p>
    <w:p w14:paraId="39D9115D" w14:textId="73019A58" w:rsidR="00C12C5A" w:rsidRPr="00C12C5A" w:rsidRDefault="006F79AF" w:rsidP="00C12C5A">
      <w:pPr>
        <w:rPr>
          <w:b/>
          <w:bCs/>
        </w:rPr>
      </w:pPr>
      <w:hyperlink r:id="rId693" w:history="1">
        <w:r>
          <w:rPr>
            <w:rStyle w:val="Hyperlink"/>
            <w:b/>
            <w:bCs/>
          </w:rPr>
          <w:t>R1-2405405</w:t>
        </w:r>
      </w:hyperlink>
      <w:r w:rsidR="00C12C5A" w:rsidRPr="00C12C5A">
        <w:rPr>
          <w:b/>
          <w:bCs/>
        </w:rPr>
        <w:tab/>
        <w:t>Editorial corrections to TS 38.212 for Rel-18 Positioning</w:t>
      </w:r>
      <w:r w:rsidR="00C12C5A" w:rsidRPr="00C12C5A">
        <w:rPr>
          <w:b/>
          <w:bCs/>
        </w:rPr>
        <w:tab/>
        <w:t>Moderator (Intel Corporation)</w:t>
      </w:r>
    </w:p>
    <w:p w14:paraId="577BF7AC" w14:textId="2ADBF3AD" w:rsidR="00C12C5A" w:rsidRPr="00C12C5A" w:rsidRDefault="006F79AF" w:rsidP="00C12C5A">
      <w:pPr>
        <w:rPr>
          <w:b/>
          <w:bCs/>
        </w:rPr>
      </w:pPr>
      <w:hyperlink r:id="rId694" w:history="1">
        <w:r>
          <w:rPr>
            <w:rStyle w:val="Hyperlink"/>
            <w:b/>
            <w:bCs/>
          </w:rPr>
          <w:t>R1-2405449</w:t>
        </w:r>
      </w:hyperlink>
      <w:r w:rsidR="00C12C5A" w:rsidRPr="00C12C5A">
        <w:rPr>
          <w:b/>
          <w:bCs/>
        </w:rPr>
        <w:tab/>
        <w:t>Editorial corrections to TS 38.213 for Rel-18 Positioning</w:t>
      </w:r>
      <w:r w:rsidR="00C12C5A" w:rsidRPr="00C12C5A">
        <w:rPr>
          <w:b/>
          <w:bCs/>
        </w:rPr>
        <w:tab/>
        <w:t>Moderator (Intel Corporation)</w:t>
      </w:r>
    </w:p>
    <w:p w14:paraId="49D967FC" w14:textId="496B9D39" w:rsidR="00C12C5A" w:rsidRPr="00C12C5A" w:rsidRDefault="006F79AF" w:rsidP="00C12C5A">
      <w:pPr>
        <w:rPr>
          <w:b/>
          <w:bCs/>
        </w:rPr>
      </w:pPr>
      <w:hyperlink r:id="rId695" w:history="1">
        <w:r>
          <w:rPr>
            <w:rStyle w:val="Hyperlink"/>
            <w:b/>
            <w:bCs/>
          </w:rPr>
          <w:t>R1-2405406</w:t>
        </w:r>
      </w:hyperlink>
      <w:r w:rsidR="00C12C5A" w:rsidRPr="00C12C5A">
        <w:rPr>
          <w:b/>
          <w:bCs/>
        </w:rPr>
        <w:tab/>
        <w:t>Editorial corrections to TS 38.214 for Rel-18 Positioning</w:t>
      </w:r>
      <w:r w:rsidR="00C12C5A" w:rsidRPr="00C12C5A">
        <w:rPr>
          <w:b/>
          <w:bCs/>
        </w:rPr>
        <w:tab/>
        <w:t>Moderator (Intel Corporation)</w:t>
      </w:r>
    </w:p>
    <w:p w14:paraId="34771AF8" w14:textId="46C62495" w:rsidR="00C12C5A" w:rsidRPr="00C12C5A" w:rsidRDefault="00E35249" w:rsidP="00C12C5A">
      <w:pPr>
        <w:rPr>
          <w:bCs/>
        </w:rPr>
      </w:pPr>
      <w:r>
        <w:rPr>
          <w:bCs/>
        </w:rPr>
        <w:t>From Monday session</w:t>
      </w:r>
    </w:p>
    <w:p w14:paraId="58526F90" w14:textId="77777777" w:rsidR="00C12C5A" w:rsidRPr="00C12C5A" w:rsidRDefault="00C12C5A" w:rsidP="00C12C5A">
      <w:pPr>
        <w:rPr>
          <w:bCs/>
        </w:rPr>
      </w:pPr>
      <w:r w:rsidRPr="00C12C5A">
        <w:rPr>
          <w:rFonts w:hint="eastAsia"/>
          <w:bCs/>
          <w:highlight w:val="green"/>
        </w:rPr>
        <w:t>A</w:t>
      </w:r>
      <w:r w:rsidRPr="00C12C5A">
        <w:rPr>
          <w:bCs/>
          <w:highlight w:val="green"/>
        </w:rPr>
        <w:t>greement</w:t>
      </w:r>
    </w:p>
    <w:p w14:paraId="6D8ECE7C" w14:textId="57F99BB8" w:rsidR="00C12C5A" w:rsidRPr="00C12C5A" w:rsidRDefault="00C12C5A" w:rsidP="00C12C5A">
      <w:pPr>
        <w:rPr>
          <w:bCs/>
        </w:rPr>
      </w:pPr>
      <w:r w:rsidRPr="00C12C5A">
        <w:rPr>
          <w:rFonts w:hint="eastAsia"/>
          <w:bCs/>
        </w:rPr>
        <w:t>T</w:t>
      </w:r>
      <w:r w:rsidRPr="00C12C5A">
        <w:rPr>
          <w:bCs/>
        </w:rPr>
        <w:t xml:space="preserve">he following draft CRs are endorsed for the editors’ specs alignment: </w:t>
      </w:r>
      <w:hyperlink r:id="rId696" w:history="1">
        <w:r w:rsidR="006F79AF">
          <w:rPr>
            <w:rStyle w:val="Hyperlink"/>
            <w:bCs/>
          </w:rPr>
          <w:t>R1-2405404</w:t>
        </w:r>
      </w:hyperlink>
      <w:r w:rsidRPr="00C12C5A">
        <w:rPr>
          <w:bCs/>
        </w:rPr>
        <w:t xml:space="preserve">, </w:t>
      </w:r>
      <w:hyperlink r:id="rId697" w:history="1">
        <w:r w:rsidR="006F79AF">
          <w:rPr>
            <w:rStyle w:val="Hyperlink"/>
            <w:bCs/>
          </w:rPr>
          <w:t>R1-2405405</w:t>
        </w:r>
      </w:hyperlink>
      <w:r w:rsidRPr="00C12C5A">
        <w:rPr>
          <w:bCs/>
        </w:rPr>
        <w:t xml:space="preserve">, </w:t>
      </w:r>
      <w:hyperlink r:id="rId698" w:history="1">
        <w:r w:rsidR="006F79AF">
          <w:rPr>
            <w:rStyle w:val="Hyperlink"/>
            <w:bCs/>
          </w:rPr>
          <w:t>R1-2405449</w:t>
        </w:r>
      </w:hyperlink>
      <w:r w:rsidRPr="00C12C5A">
        <w:rPr>
          <w:bCs/>
        </w:rPr>
        <w:t xml:space="preserve">, </w:t>
      </w:r>
      <w:hyperlink r:id="rId699" w:history="1">
        <w:r w:rsidR="006F79AF">
          <w:rPr>
            <w:rStyle w:val="Hyperlink"/>
            <w:bCs/>
          </w:rPr>
          <w:t>R1-2405406</w:t>
        </w:r>
      </w:hyperlink>
      <w:r w:rsidRPr="00C12C5A">
        <w:rPr>
          <w:bCs/>
        </w:rPr>
        <w:t>.</w:t>
      </w:r>
    </w:p>
    <w:p w14:paraId="1A946FD3" w14:textId="77777777" w:rsidR="00C12C5A" w:rsidRDefault="00C12C5A" w:rsidP="00C12C5A">
      <w:pPr>
        <w:pBdr>
          <w:bottom w:val="single" w:sz="6" w:space="1" w:color="auto"/>
        </w:pBdr>
        <w:rPr>
          <w:bCs/>
        </w:rPr>
      </w:pPr>
    </w:p>
    <w:p w14:paraId="055445C8" w14:textId="77777777" w:rsidR="00E35249" w:rsidRPr="00C12C5A" w:rsidRDefault="00E35249" w:rsidP="00C12C5A">
      <w:pPr>
        <w:rPr>
          <w:bCs/>
        </w:rPr>
      </w:pPr>
    </w:p>
    <w:p w14:paraId="5ACC30ED" w14:textId="36614FA2" w:rsidR="00E35249" w:rsidRPr="00D7097B" w:rsidRDefault="006F79AF" w:rsidP="00E35249">
      <w:pPr>
        <w:rPr>
          <w:bCs/>
          <w:lang w:eastAsia="ko-KR"/>
        </w:rPr>
      </w:pPr>
      <w:hyperlink r:id="rId700" w:history="1">
        <w:r>
          <w:rPr>
            <w:rStyle w:val="Hyperlink"/>
            <w:bCs/>
            <w:lang w:eastAsia="ko-KR"/>
          </w:rPr>
          <w:t>R1-2404052</w:t>
        </w:r>
      </w:hyperlink>
      <w:r w:rsidR="00E35249" w:rsidRPr="00D7097B">
        <w:rPr>
          <w:bCs/>
          <w:lang w:eastAsia="ko-KR"/>
        </w:rPr>
        <w:tab/>
        <w:t>Maintenance on Expanded and Improved NR Positioning</w:t>
      </w:r>
      <w:r w:rsidR="00E35249" w:rsidRPr="00D7097B">
        <w:rPr>
          <w:bCs/>
          <w:lang w:eastAsia="ko-KR"/>
        </w:rPr>
        <w:tab/>
        <w:t>Nokia</w:t>
      </w:r>
    </w:p>
    <w:p w14:paraId="1611FF88" w14:textId="1D9F846D" w:rsidR="00E35249" w:rsidRDefault="006F79AF" w:rsidP="00E35249">
      <w:pPr>
        <w:rPr>
          <w:bCs/>
          <w:lang w:eastAsia="ko-KR"/>
        </w:rPr>
      </w:pPr>
      <w:hyperlink r:id="rId701" w:history="1">
        <w:r>
          <w:rPr>
            <w:rStyle w:val="Hyperlink"/>
            <w:bCs/>
            <w:lang w:eastAsia="ko-KR"/>
          </w:rPr>
          <w:t>R1-2405321</w:t>
        </w:r>
      </w:hyperlink>
      <w:r w:rsidR="00E35249" w:rsidRPr="00D7097B">
        <w:rPr>
          <w:bCs/>
          <w:lang w:eastAsia="ko-KR"/>
        </w:rPr>
        <w:tab/>
        <w:t>Correction to the provision of RTD in SL positioning</w:t>
      </w:r>
      <w:r w:rsidR="00E35249" w:rsidRPr="00D7097B">
        <w:rPr>
          <w:bCs/>
          <w:lang w:eastAsia="ko-KR"/>
        </w:rPr>
        <w:tab/>
        <w:t>Huawei, HiSilicon</w:t>
      </w:r>
    </w:p>
    <w:p w14:paraId="4B92A008" w14:textId="77777777" w:rsidR="00C12C5A" w:rsidRPr="00C12C5A" w:rsidRDefault="00C12C5A" w:rsidP="00C12C5A">
      <w:pPr>
        <w:rPr>
          <w:bCs/>
        </w:rPr>
      </w:pPr>
    </w:p>
    <w:p w14:paraId="53123D74" w14:textId="445FBC13" w:rsidR="00C12C5A" w:rsidRPr="00C12C5A" w:rsidRDefault="006F79AF" w:rsidP="00C12C5A">
      <w:pPr>
        <w:rPr>
          <w:b/>
          <w:bCs/>
        </w:rPr>
      </w:pPr>
      <w:hyperlink r:id="rId702" w:history="1">
        <w:r>
          <w:rPr>
            <w:rStyle w:val="Hyperlink"/>
            <w:b/>
            <w:bCs/>
          </w:rPr>
          <w:t>R1-2405446</w:t>
        </w:r>
      </w:hyperlink>
      <w:r w:rsidR="00C12C5A" w:rsidRPr="00C12C5A">
        <w:rPr>
          <w:b/>
          <w:bCs/>
        </w:rPr>
        <w:tab/>
        <w:t>Summary #1 on Measurements and reporting for SL positioning</w:t>
      </w:r>
      <w:r w:rsidR="00C12C5A" w:rsidRPr="00C12C5A">
        <w:rPr>
          <w:b/>
          <w:bCs/>
        </w:rPr>
        <w:tab/>
        <w:t>Moderator (vivo)</w:t>
      </w:r>
    </w:p>
    <w:p w14:paraId="68517BCB" w14:textId="77777777" w:rsidR="00E35249" w:rsidRDefault="00E35249" w:rsidP="00E35249">
      <w:pPr>
        <w:rPr>
          <w:bCs/>
        </w:rPr>
      </w:pPr>
      <w:r>
        <w:rPr>
          <w:bCs/>
        </w:rPr>
        <w:t>From Monday session</w:t>
      </w:r>
    </w:p>
    <w:p w14:paraId="2C2931DF" w14:textId="1000F3C2" w:rsidR="00E35249" w:rsidRDefault="00E35249" w:rsidP="00E35249">
      <w:pPr>
        <w:rPr>
          <w:bCs/>
        </w:rPr>
      </w:pPr>
      <w:r>
        <w:rPr>
          <w:bCs/>
        </w:rPr>
        <w:t>//From AI 5</w:t>
      </w:r>
    </w:p>
    <w:p w14:paraId="2E93051B" w14:textId="6A8F4B6D" w:rsidR="00E35249" w:rsidRPr="00D7097B" w:rsidRDefault="006F79AF" w:rsidP="00E35249">
      <w:pPr>
        <w:rPr>
          <w:b/>
          <w:bCs/>
          <w:lang w:eastAsia="x-none"/>
        </w:rPr>
      </w:pPr>
      <w:hyperlink r:id="rId703" w:history="1">
        <w:r>
          <w:rPr>
            <w:rStyle w:val="Hyperlink"/>
            <w:b/>
            <w:bCs/>
            <w:lang w:eastAsia="x-none"/>
          </w:rPr>
          <w:t>R1-2403825</w:t>
        </w:r>
      </w:hyperlink>
      <w:r w:rsidR="00E35249" w:rsidRPr="00D7097B">
        <w:rPr>
          <w:b/>
          <w:bCs/>
          <w:lang w:eastAsia="x-none"/>
        </w:rPr>
        <w:tab/>
        <w:t>LS to RAN1 on SLPP agreements</w:t>
      </w:r>
      <w:r w:rsidR="00E35249" w:rsidRPr="00D7097B">
        <w:rPr>
          <w:b/>
          <w:bCs/>
          <w:lang w:eastAsia="x-none"/>
        </w:rPr>
        <w:tab/>
        <w:t>RAN2, Intel</w:t>
      </w:r>
    </w:p>
    <w:p w14:paraId="26F9EF75" w14:textId="77777777" w:rsidR="00C12C5A" w:rsidRPr="00C12C5A" w:rsidRDefault="00C12C5A" w:rsidP="00C12C5A">
      <w:pPr>
        <w:rPr>
          <w:bCs/>
        </w:rPr>
      </w:pPr>
      <w:r w:rsidRPr="00C12C5A">
        <w:rPr>
          <w:bCs/>
          <w:highlight w:val="green"/>
        </w:rPr>
        <w:t>Agreement</w:t>
      </w:r>
    </w:p>
    <w:p w14:paraId="5D64308C" w14:textId="3886D88F" w:rsidR="00C12C5A" w:rsidRPr="00E35249" w:rsidRDefault="00C12C5A" w:rsidP="00E35249">
      <w:pPr>
        <w:rPr>
          <w:szCs w:val="20"/>
        </w:rPr>
      </w:pPr>
      <w:r w:rsidRPr="00E35249">
        <w:rPr>
          <w:szCs w:val="20"/>
        </w:rPr>
        <w:t>There is no consensus in RAN1 to provide reply LS to RAN2 for the LS from RAN2 on SLPP agreement (</w:t>
      </w:r>
      <w:hyperlink r:id="rId704" w:history="1">
        <w:r w:rsidR="006F79AF">
          <w:rPr>
            <w:rStyle w:val="Hyperlink"/>
            <w:szCs w:val="20"/>
          </w:rPr>
          <w:t>R1-2403825</w:t>
        </w:r>
      </w:hyperlink>
      <w:r w:rsidRPr="00E35249">
        <w:rPr>
          <w:szCs w:val="20"/>
        </w:rPr>
        <w:t>).</w:t>
      </w:r>
    </w:p>
    <w:p w14:paraId="67A74AEA" w14:textId="77777777" w:rsidR="00C12C5A" w:rsidRPr="00E35249" w:rsidRDefault="00C12C5A" w:rsidP="00E35249">
      <w:pPr>
        <w:rPr>
          <w:szCs w:val="20"/>
        </w:rPr>
      </w:pPr>
    </w:p>
    <w:p w14:paraId="17F1EDF8" w14:textId="77777777" w:rsidR="00C12C5A" w:rsidRPr="00C12C5A" w:rsidRDefault="00C12C5A" w:rsidP="00C12C5A">
      <w:pPr>
        <w:rPr>
          <w:bCs/>
        </w:rPr>
      </w:pPr>
      <w:r w:rsidRPr="00C12C5A">
        <w:rPr>
          <w:bCs/>
          <w:highlight w:val="green"/>
        </w:rPr>
        <w:t>Agreement</w:t>
      </w:r>
    </w:p>
    <w:p w14:paraId="3742F958" w14:textId="77777777" w:rsidR="00C12C5A" w:rsidRPr="00E35249" w:rsidRDefault="00C12C5A" w:rsidP="00311060">
      <w:pPr>
        <w:pStyle w:val="ListParagraph"/>
        <w:numPr>
          <w:ilvl w:val="0"/>
          <w:numId w:val="117"/>
        </w:numPr>
        <w:rPr>
          <w:rFonts w:eastAsia="DengXian"/>
          <w:lang w:eastAsia="zh-CN"/>
        </w:rPr>
      </w:pPr>
      <w:r w:rsidRPr="00E35249">
        <w:rPr>
          <w:rFonts w:eastAsia="DengXian"/>
          <w:lang w:eastAsia="zh-CN"/>
        </w:rPr>
        <w:t>Endorse the TP below.</w:t>
      </w:r>
    </w:p>
    <w:tbl>
      <w:tblPr>
        <w:tblW w:w="5000" w:type="pct"/>
        <w:tblLook w:val="04A0" w:firstRow="1" w:lastRow="0" w:firstColumn="1" w:lastColumn="0" w:noHBand="0" w:noVBand="1"/>
      </w:tblPr>
      <w:tblGrid>
        <w:gridCol w:w="10467"/>
      </w:tblGrid>
      <w:tr w:rsidR="00C12C5A" w:rsidRPr="00C12C5A" w14:paraId="1AFA8FA2" w14:textId="77777777" w:rsidTr="00E35249">
        <w:trPr>
          <w:trHeight w:val="1738"/>
        </w:trPr>
        <w:tc>
          <w:tcPr>
            <w:tcW w:w="5000" w:type="pct"/>
            <w:shd w:val="clear" w:color="auto" w:fill="auto"/>
          </w:tcPr>
          <w:tbl>
            <w:tblPr>
              <w:tblW w:w="5000" w:type="pct"/>
              <w:tblCellMar>
                <w:left w:w="42" w:type="dxa"/>
                <w:right w:w="42" w:type="dxa"/>
              </w:tblCellMar>
              <w:tblLook w:val="04A0" w:firstRow="1" w:lastRow="0" w:firstColumn="1" w:lastColumn="0" w:noHBand="0" w:noVBand="1"/>
            </w:tblPr>
            <w:tblGrid>
              <w:gridCol w:w="2925"/>
              <w:gridCol w:w="7316"/>
            </w:tblGrid>
            <w:tr w:rsidR="00C12C5A" w:rsidRPr="00C12C5A" w14:paraId="6FB37A8B" w14:textId="77777777" w:rsidTr="008F4D19">
              <w:tc>
                <w:tcPr>
                  <w:tcW w:w="1428" w:type="pct"/>
                  <w:tcBorders>
                    <w:top w:val="single" w:sz="4" w:space="0" w:color="auto"/>
                    <w:left w:val="single" w:sz="4" w:space="0" w:color="auto"/>
                  </w:tcBorders>
                </w:tcPr>
                <w:p w14:paraId="6A8D3D75" w14:textId="77777777" w:rsidR="00C12C5A" w:rsidRPr="00C12C5A" w:rsidRDefault="00C12C5A" w:rsidP="00C12C5A">
                  <w:pPr>
                    <w:tabs>
                      <w:tab w:val="right" w:pos="2184"/>
                    </w:tabs>
                    <w:rPr>
                      <w:rFonts w:ascii="Arial" w:eastAsia="MS Mincho" w:hAnsi="Arial"/>
                      <w:b/>
                      <w:i/>
                      <w:sz w:val="16"/>
                      <w:szCs w:val="16"/>
                    </w:rPr>
                  </w:pPr>
                  <w:r w:rsidRPr="00C12C5A">
                    <w:rPr>
                      <w:rFonts w:ascii="Arial" w:eastAsia="MS Mincho" w:hAnsi="Arial"/>
                      <w:b/>
                      <w:i/>
                      <w:sz w:val="16"/>
                      <w:szCs w:val="16"/>
                    </w:rPr>
                    <w:t>Reason for change:</w:t>
                  </w:r>
                </w:p>
              </w:tc>
              <w:tc>
                <w:tcPr>
                  <w:tcW w:w="3572" w:type="pct"/>
                  <w:tcBorders>
                    <w:top w:val="single" w:sz="4" w:space="0" w:color="auto"/>
                    <w:right w:val="single" w:sz="4" w:space="0" w:color="auto"/>
                  </w:tcBorders>
                  <w:shd w:val="pct30" w:color="FFFF00" w:fill="auto"/>
                </w:tcPr>
                <w:p w14:paraId="477BB3F4" w14:textId="77777777" w:rsidR="00C12C5A" w:rsidRPr="00C12C5A" w:rsidRDefault="00C12C5A" w:rsidP="00C12C5A">
                  <w:pPr>
                    <w:ind w:left="100"/>
                    <w:rPr>
                      <w:rFonts w:ascii="Arial" w:eastAsia="MS Mincho" w:hAnsi="Arial" w:cs="Arial"/>
                      <w:sz w:val="16"/>
                      <w:szCs w:val="16"/>
                      <w:lang w:eastAsia="zh-CN"/>
                    </w:rPr>
                  </w:pPr>
                  <w:r w:rsidRPr="00C12C5A">
                    <w:rPr>
                      <w:rFonts w:ascii="Arial" w:eastAsia="MS Mincho" w:hAnsi="Arial" w:cs="Arial"/>
                      <w:sz w:val="16"/>
                      <w:szCs w:val="16"/>
                      <w:lang w:eastAsia="zh-CN"/>
                    </w:rPr>
                    <w:t>The reception of sync source type should not be limited to UE-based positioning per the agreement.</w:t>
                  </w:r>
                </w:p>
              </w:tc>
            </w:tr>
            <w:tr w:rsidR="00C12C5A" w:rsidRPr="00C12C5A" w14:paraId="10CC5369" w14:textId="77777777" w:rsidTr="008F4D19">
              <w:trPr>
                <w:trHeight w:val="173"/>
              </w:trPr>
              <w:tc>
                <w:tcPr>
                  <w:tcW w:w="1428" w:type="pct"/>
                  <w:tcBorders>
                    <w:left w:val="single" w:sz="4" w:space="0" w:color="auto"/>
                  </w:tcBorders>
                </w:tcPr>
                <w:p w14:paraId="53711DB5" w14:textId="77777777" w:rsidR="00C12C5A" w:rsidRPr="00C12C5A" w:rsidRDefault="00C12C5A" w:rsidP="00C12C5A">
                  <w:pPr>
                    <w:rPr>
                      <w:rFonts w:ascii="Arial" w:eastAsia="MS Mincho" w:hAnsi="Arial"/>
                      <w:b/>
                      <w:i/>
                      <w:sz w:val="16"/>
                      <w:szCs w:val="16"/>
                    </w:rPr>
                  </w:pPr>
                </w:p>
              </w:tc>
              <w:tc>
                <w:tcPr>
                  <w:tcW w:w="3572" w:type="pct"/>
                  <w:tcBorders>
                    <w:right w:val="single" w:sz="4" w:space="0" w:color="auto"/>
                  </w:tcBorders>
                </w:tcPr>
                <w:p w14:paraId="358D824B" w14:textId="77777777" w:rsidR="00C12C5A" w:rsidRPr="00C12C5A" w:rsidRDefault="00C12C5A" w:rsidP="00C12C5A">
                  <w:pPr>
                    <w:rPr>
                      <w:rFonts w:ascii="Arial" w:eastAsia="MS Mincho" w:hAnsi="Arial" w:cs="Arial"/>
                      <w:sz w:val="16"/>
                      <w:szCs w:val="16"/>
                    </w:rPr>
                  </w:pPr>
                </w:p>
              </w:tc>
            </w:tr>
            <w:tr w:rsidR="00C12C5A" w:rsidRPr="00C12C5A" w14:paraId="16FC701A" w14:textId="77777777" w:rsidTr="008F4D19">
              <w:tc>
                <w:tcPr>
                  <w:tcW w:w="1428" w:type="pct"/>
                  <w:tcBorders>
                    <w:left w:val="single" w:sz="4" w:space="0" w:color="auto"/>
                  </w:tcBorders>
                </w:tcPr>
                <w:p w14:paraId="09A8A6A9" w14:textId="77777777" w:rsidR="00C12C5A" w:rsidRPr="00C12C5A" w:rsidRDefault="00C12C5A" w:rsidP="00C12C5A">
                  <w:pPr>
                    <w:tabs>
                      <w:tab w:val="right" w:pos="2184"/>
                    </w:tabs>
                    <w:rPr>
                      <w:rFonts w:ascii="Arial" w:eastAsia="MS Mincho" w:hAnsi="Arial"/>
                      <w:b/>
                      <w:i/>
                      <w:sz w:val="16"/>
                      <w:szCs w:val="16"/>
                    </w:rPr>
                  </w:pPr>
                  <w:r w:rsidRPr="00C12C5A">
                    <w:rPr>
                      <w:rFonts w:ascii="Arial" w:eastAsia="MS Mincho" w:hAnsi="Arial"/>
                      <w:b/>
                      <w:i/>
                      <w:sz w:val="16"/>
                      <w:szCs w:val="16"/>
                    </w:rPr>
                    <w:t>Summary of change:</w:t>
                  </w:r>
                </w:p>
              </w:tc>
              <w:tc>
                <w:tcPr>
                  <w:tcW w:w="3572" w:type="pct"/>
                  <w:tcBorders>
                    <w:right w:val="single" w:sz="4" w:space="0" w:color="auto"/>
                  </w:tcBorders>
                  <w:shd w:val="pct30" w:color="FFFF00" w:fill="auto"/>
                </w:tcPr>
                <w:p w14:paraId="260E47C2" w14:textId="77777777" w:rsidR="00C12C5A" w:rsidRPr="00C12C5A" w:rsidRDefault="00C12C5A" w:rsidP="00C12C5A">
                  <w:pPr>
                    <w:ind w:left="100"/>
                    <w:rPr>
                      <w:rFonts w:ascii="Arial" w:eastAsia="MS Mincho" w:hAnsi="Arial" w:cs="Arial"/>
                      <w:sz w:val="16"/>
                      <w:szCs w:val="16"/>
                      <w:lang w:eastAsia="zh-CN"/>
                    </w:rPr>
                  </w:pPr>
                  <w:r w:rsidRPr="00C12C5A">
                    <w:rPr>
                      <w:rFonts w:ascii="Arial" w:eastAsia="MS Mincho" w:hAnsi="Arial" w:cs="Arial"/>
                      <w:sz w:val="16"/>
                      <w:szCs w:val="16"/>
                    </w:rPr>
                    <w:t xml:space="preserve">1. Delete </w:t>
                  </w:r>
                  <w:r w:rsidRPr="00C12C5A">
                    <w:rPr>
                      <w:rFonts w:ascii="Arial" w:eastAsia="MS Mincho" w:hAnsi="Arial" w:cs="Arial"/>
                      <w:sz w:val="16"/>
                      <w:szCs w:val="16"/>
                      <w:lang w:eastAsia="zh-CN"/>
                    </w:rPr>
                    <w:t>“For UE-based positioning” from the paragraph on the reception of sync source type and RTD, and start a new paragraph.</w:t>
                  </w:r>
                </w:p>
                <w:p w14:paraId="0CE3B752" w14:textId="77777777" w:rsidR="00C12C5A" w:rsidRPr="00C12C5A" w:rsidRDefault="00C12C5A" w:rsidP="00C12C5A">
                  <w:pPr>
                    <w:ind w:left="100"/>
                    <w:rPr>
                      <w:rFonts w:ascii="Arial" w:eastAsia="MS Mincho" w:hAnsi="Arial" w:cs="Arial"/>
                      <w:sz w:val="16"/>
                      <w:szCs w:val="16"/>
                      <w:lang w:eastAsia="zh-CN"/>
                    </w:rPr>
                  </w:pPr>
                  <w:r w:rsidRPr="00C12C5A">
                    <w:rPr>
                      <w:rFonts w:ascii="Arial" w:eastAsia="MS Mincho" w:hAnsi="Arial" w:cs="Arial"/>
                      <w:sz w:val="16"/>
                      <w:szCs w:val="16"/>
                      <w:lang w:eastAsia="zh-CN"/>
                    </w:rPr>
                    <w:t>2. Start a new paragraph for SL RSTD reporting.</w:t>
                  </w:r>
                </w:p>
              </w:tc>
            </w:tr>
            <w:tr w:rsidR="00C12C5A" w:rsidRPr="00C12C5A" w14:paraId="6F9E8ED3" w14:textId="77777777" w:rsidTr="008F4D19">
              <w:tc>
                <w:tcPr>
                  <w:tcW w:w="1428" w:type="pct"/>
                  <w:tcBorders>
                    <w:left w:val="single" w:sz="4" w:space="0" w:color="auto"/>
                  </w:tcBorders>
                </w:tcPr>
                <w:p w14:paraId="6D654878" w14:textId="77777777" w:rsidR="00C12C5A" w:rsidRPr="00C12C5A" w:rsidRDefault="00C12C5A" w:rsidP="00C12C5A">
                  <w:pPr>
                    <w:rPr>
                      <w:rFonts w:ascii="Arial" w:eastAsia="MS Mincho" w:hAnsi="Arial"/>
                      <w:b/>
                      <w:i/>
                      <w:sz w:val="16"/>
                      <w:szCs w:val="16"/>
                    </w:rPr>
                  </w:pPr>
                </w:p>
              </w:tc>
              <w:tc>
                <w:tcPr>
                  <w:tcW w:w="3572" w:type="pct"/>
                  <w:tcBorders>
                    <w:right w:val="single" w:sz="4" w:space="0" w:color="auto"/>
                  </w:tcBorders>
                </w:tcPr>
                <w:p w14:paraId="619A182E" w14:textId="77777777" w:rsidR="00C12C5A" w:rsidRPr="00C12C5A" w:rsidRDefault="00C12C5A" w:rsidP="00C12C5A">
                  <w:pPr>
                    <w:rPr>
                      <w:rFonts w:ascii="Arial" w:eastAsia="MS Mincho" w:hAnsi="Arial" w:cs="Arial"/>
                      <w:sz w:val="16"/>
                      <w:szCs w:val="16"/>
                    </w:rPr>
                  </w:pPr>
                </w:p>
              </w:tc>
            </w:tr>
            <w:tr w:rsidR="00C12C5A" w:rsidRPr="00C12C5A" w14:paraId="4FB5F5CB" w14:textId="77777777" w:rsidTr="008F4D19">
              <w:tc>
                <w:tcPr>
                  <w:tcW w:w="1428" w:type="pct"/>
                  <w:tcBorders>
                    <w:left w:val="single" w:sz="4" w:space="0" w:color="auto"/>
                    <w:bottom w:val="single" w:sz="4" w:space="0" w:color="auto"/>
                  </w:tcBorders>
                </w:tcPr>
                <w:p w14:paraId="30DA26FF" w14:textId="77777777" w:rsidR="00C12C5A" w:rsidRPr="00C12C5A" w:rsidRDefault="00C12C5A" w:rsidP="00C12C5A">
                  <w:pPr>
                    <w:tabs>
                      <w:tab w:val="right" w:pos="2184"/>
                    </w:tabs>
                    <w:rPr>
                      <w:rFonts w:ascii="Arial" w:eastAsia="MS Mincho" w:hAnsi="Arial"/>
                      <w:b/>
                      <w:i/>
                      <w:sz w:val="16"/>
                      <w:szCs w:val="16"/>
                    </w:rPr>
                  </w:pPr>
                  <w:r w:rsidRPr="00C12C5A">
                    <w:rPr>
                      <w:rFonts w:ascii="Arial" w:eastAsia="MS Mincho" w:hAnsi="Arial"/>
                      <w:b/>
                      <w:i/>
                      <w:sz w:val="16"/>
                      <w:szCs w:val="16"/>
                    </w:rPr>
                    <w:t>Consequences if not approved:</w:t>
                  </w:r>
                </w:p>
              </w:tc>
              <w:tc>
                <w:tcPr>
                  <w:tcW w:w="3572" w:type="pct"/>
                  <w:tcBorders>
                    <w:bottom w:val="single" w:sz="4" w:space="0" w:color="auto"/>
                    <w:right w:val="single" w:sz="4" w:space="0" w:color="auto"/>
                  </w:tcBorders>
                  <w:shd w:val="pct30" w:color="FFFF00" w:fill="auto"/>
                </w:tcPr>
                <w:p w14:paraId="3C16BF4E" w14:textId="77777777" w:rsidR="00C12C5A" w:rsidRPr="00C12C5A" w:rsidRDefault="00C12C5A" w:rsidP="00C12C5A">
                  <w:pPr>
                    <w:ind w:left="100"/>
                    <w:rPr>
                      <w:rFonts w:ascii="Arial" w:eastAsia="MS Mincho" w:hAnsi="Arial" w:cs="Arial"/>
                      <w:sz w:val="16"/>
                      <w:szCs w:val="16"/>
                    </w:rPr>
                  </w:pPr>
                  <w:r w:rsidRPr="00C12C5A">
                    <w:rPr>
                      <w:rFonts w:ascii="Arial" w:eastAsia="MS Mincho" w:hAnsi="Arial" w:cs="Arial"/>
                      <w:sz w:val="16"/>
                      <w:szCs w:val="16"/>
                    </w:rPr>
                    <w:t>Specification is not aligned with UE behaviour.</w:t>
                  </w:r>
                </w:p>
              </w:tc>
            </w:tr>
          </w:tbl>
          <w:p w14:paraId="12A33A26" w14:textId="77777777" w:rsidR="00C12C5A" w:rsidRPr="00C12C5A" w:rsidRDefault="00C12C5A" w:rsidP="00C12C5A">
            <w:pPr>
              <w:snapToGrid w:val="0"/>
              <w:jc w:val="both"/>
              <w:rPr>
                <w:rFonts w:ascii="Times New Roman" w:eastAsia="SimSun" w:hAnsi="Times New Roman"/>
                <w:color w:val="000000"/>
                <w:kern w:val="2"/>
                <w:sz w:val="16"/>
                <w:szCs w:val="16"/>
                <w:lang w:eastAsia="zh-CN"/>
              </w:rPr>
            </w:pPr>
          </w:p>
        </w:tc>
      </w:tr>
      <w:tr w:rsidR="00C12C5A" w:rsidRPr="00C12C5A" w14:paraId="7BB4AE25" w14:textId="77777777" w:rsidTr="00E35249">
        <w:trPr>
          <w:trHeight w:val="629"/>
        </w:trPr>
        <w:tc>
          <w:tcPr>
            <w:tcW w:w="5000" w:type="pct"/>
            <w:shd w:val="clear" w:color="auto" w:fill="auto"/>
          </w:tcPr>
          <w:p w14:paraId="19650CCD" w14:textId="77777777" w:rsidR="00C12C5A" w:rsidRPr="00C12C5A" w:rsidRDefault="00C12C5A" w:rsidP="00C12C5A">
            <w:pPr>
              <w:snapToGrid w:val="0"/>
              <w:jc w:val="both"/>
              <w:rPr>
                <w:rFonts w:ascii="Times New Roman" w:eastAsia="SimSun" w:hAnsi="Times New Roman"/>
                <w:color w:val="000000"/>
                <w:kern w:val="2"/>
                <w:szCs w:val="20"/>
                <w:lang w:val="en-US" w:eastAsia="zh-CN"/>
              </w:rPr>
            </w:pPr>
          </w:p>
          <w:tbl>
            <w:tblPr>
              <w:tblW w:w="5000" w:type="pct"/>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10241"/>
            </w:tblGrid>
            <w:tr w:rsidR="00C12C5A" w:rsidRPr="00C12C5A" w14:paraId="0913A428" w14:textId="77777777" w:rsidTr="00E35249">
              <w:tc>
                <w:tcPr>
                  <w:tcW w:w="5000" w:type="pct"/>
                  <w:shd w:val="clear" w:color="auto" w:fill="auto"/>
                </w:tcPr>
                <w:p w14:paraId="54A8CADF" w14:textId="77701E07" w:rsidR="00C12C5A" w:rsidRPr="00E35249" w:rsidRDefault="00C12C5A" w:rsidP="00E35249">
                  <w:pPr>
                    <w:rPr>
                      <w:rFonts w:ascii="Arial" w:hAnsi="Arial" w:cs="Arial"/>
                      <w:b/>
                      <w:bCs/>
                      <w:sz w:val="16"/>
                      <w:szCs w:val="16"/>
                    </w:rPr>
                  </w:pPr>
                  <w:r w:rsidRPr="00E35249">
                    <w:rPr>
                      <w:rFonts w:ascii="Arial" w:hAnsi="Arial" w:cs="Arial"/>
                      <w:b/>
                      <w:bCs/>
                      <w:sz w:val="16"/>
                      <w:szCs w:val="16"/>
                      <w:lang w:val="en-US"/>
                    </w:rPr>
                    <w:t>8.4.4</w:t>
                  </w:r>
                  <w:r w:rsidR="00E35249" w:rsidRPr="00E35249">
                    <w:rPr>
                      <w:rFonts w:ascii="Arial" w:hAnsi="Arial" w:cs="Arial"/>
                      <w:b/>
                      <w:bCs/>
                      <w:sz w:val="16"/>
                      <w:szCs w:val="16"/>
                      <w:lang w:eastAsia="x-none"/>
                    </w:rPr>
                    <w:tab/>
                  </w:r>
                  <w:r w:rsidRPr="00E35249">
                    <w:rPr>
                      <w:rFonts w:ascii="Arial" w:hAnsi="Arial" w:cs="Arial"/>
                      <w:b/>
                      <w:bCs/>
                      <w:sz w:val="16"/>
                      <w:szCs w:val="16"/>
                      <w:lang w:val="en-US"/>
                    </w:rPr>
                    <w:t>SL PRS</w:t>
                  </w:r>
                  <w:r w:rsidRPr="00E35249">
                    <w:rPr>
                      <w:rFonts w:ascii="Arial" w:hAnsi="Arial" w:cs="Arial"/>
                      <w:b/>
                      <w:bCs/>
                      <w:sz w:val="16"/>
                      <w:szCs w:val="16"/>
                    </w:rPr>
                    <w:t xml:space="preserve"> reception procedure</w:t>
                  </w:r>
                </w:p>
                <w:p w14:paraId="6A7BA1E7" w14:textId="77777777" w:rsidR="00C12C5A" w:rsidRPr="00C12C5A" w:rsidRDefault="00C12C5A" w:rsidP="00C12C5A">
                  <w:pPr>
                    <w:rPr>
                      <w:rFonts w:ascii="Arial" w:hAnsi="Arial" w:cs="Arial"/>
                      <w:sz w:val="16"/>
                      <w:szCs w:val="16"/>
                    </w:rPr>
                  </w:pPr>
                  <w:r w:rsidRPr="00C12C5A">
                    <w:rPr>
                      <w:rFonts w:ascii="Arial" w:hAnsi="Arial" w:cs="Arial"/>
                      <w:sz w:val="16"/>
                      <w:szCs w:val="16"/>
                    </w:rPr>
                    <w:t>The UE may be configured to measure and report one or more of the SL RSTD, SL Rx-Tx time difference, SL RTOA, SL PRS-RSRPP, for the first detected path and up to 8 additional detected paths, and SL PRS-RSRP measurements. The UE may be configured to measure and report one or more of the SL AoA, SL PRS-RSRPP for the first path and up to 2 additional detected paths, and SL PRS-RSRP measurement.</w:t>
                  </w:r>
                </w:p>
                <w:p w14:paraId="23FF1368" w14:textId="77777777" w:rsidR="00C12C5A" w:rsidRPr="00C12C5A" w:rsidRDefault="00C12C5A" w:rsidP="00C12C5A">
                  <w:pPr>
                    <w:rPr>
                      <w:rFonts w:ascii="Arial" w:hAnsi="Arial" w:cs="Arial"/>
                      <w:sz w:val="16"/>
                      <w:szCs w:val="16"/>
                    </w:rPr>
                  </w:pPr>
                  <w:r w:rsidRPr="00C12C5A">
                    <w:rPr>
                      <w:rFonts w:ascii="Arial" w:hAnsi="Arial" w:cs="Arial"/>
                      <w:sz w:val="16"/>
                      <w:szCs w:val="16"/>
                    </w:rPr>
                    <w:t xml:space="preserve">The UE may report an ARP ID associated with the reported measurements. The UE may provide the ARP location information via </w:t>
                  </w:r>
                  <w:r w:rsidRPr="00C12C5A">
                    <w:rPr>
                      <w:rFonts w:ascii="Arial" w:hAnsi="Arial" w:cs="Arial"/>
                      <w:i/>
                      <w:iCs/>
                      <w:sz w:val="16"/>
                      <w:szCs w:val="16"/>
                      <w:lang w:eastAsia="en-GB"/>
                    </w:rPr>
                    <w:t>sl-ARP-LocationInfoPerTxUE</w:t>
                  </w:r>
                  <w:r w:rsidRPr="00C12C5A">
                    <w:rPr>
                      <w:rFonts w:ascii="Arial" w:hAnsi="Arial" w:cs="Arial"/>
                      <w:sz w:val="16"/>
                      <w:szCs w:val="16"/>
                    </w:rPr>
                    <w:t>.</w:t>
                  </w:r>
                </w:p>
                <w:p w14:paraId="0B983342" w14:textId="77777777" w:rsidR="00C12C5A" w:rsidRPr="00C12C5A" w:rsidRDefault="00C12C5A" w:rsidP="00C12C5A">
                  <w:pPr>
                    <w:rPr>
                      <w:rFonts w:ascii="Arial" w:hAnsi="Arial" w:cs="Arial"/>
                      <w:sz w:val="16"/>
                      <w:szCs w:val="16"/>
                    </w:rPr>
                  </w:pPr>
                  <w:r w:rsidRPr="00C12C5A">
                    <w:rPr>
                      <w:rFonts w:ascii="Arial" w:hAnsi="Arial" w:cs="Arial"/>
                      <w:sz w:val="16"/>
                      <w:szCs w:val="16"/>
                    </w:rPr>
                    <w:t>The UE uses the same ARP for both the transmission and reception of sidelink positioning reference signals while performing an SL Rx-Tx time difference measurement.</w:t>
                  </w:r>
                </w:p>
                <w:p w14:paraId="68F32079" w14:textId="77777777" w:rsidR="00C12C5A" w:rsidRPr="00C12C5A" w:rsidRDefault="00C12C5A" w:rsidP="00C12C5A">
                  <w:pPr>
                    <w:rPr>
                      <w:rFonts w:ascii="Arial" w:hAnsi="Arial" w:cs="Arial"/>
                      <w:sz w:val="16"/>
                      <w:szCs w:val="16"/>
                    </w:rPr>
                  </w:pPr>
                  <w:r w:rsidRPr="00C12C5A">
                    <w:rPr>
                      <w:rFonts w:ascii="Arial" w:hAnsi="Arial" w:cs="Arial"/>
                      <w:sz w:val="16"/>
                      <w:szCs w:val="16"/>
                    </w:rPr>
                    <w:t>The UE may include SL PRS resource ID(s) when it reports one or more of the SL RSTD, SL Rx-Tx time difference, SL RTOA, SL AoA, SL PRS-RSRP, and SL PRS-RSRPP measurements.</w:t>
                  </w:r>
                </w:p>
                <w:p w14:paraId="5231B652" w14:textId="77777777" w:rsidR="00C12C5A" w:rsidRPr="00C12C5A" w:rsidRDefault="00C12C5A" w:rsidP="00C12C5A">
                  <w:pPr>
                    <w:rPr>
                      <w:rFonts w:ascii="Arial" w:hAnsi="Arial" w:cs="Arial"/>
                      <w:sz w:val="16"/>
                      <w:szCs w:val="16"/>
                    </w:rPr>
                  </w:pPr>
                  <w:r w:rsidRPr="00C12C5A">
                    <w:rPr>
                      <w:rFonts w:ascii="Arial" w:hAnsi="Arial" w:cs="Arial"/>
                      <w:sz w:val="16"/>
                      <w:szCs w:val="16"/>
                    </w:rPr>
                    <w:t xml:space="preserve">For the SL RSTD, SL Rx-Tx time difference, SL RTOA, SL AoA, SL PRS-RSRP, and SL PRS-RSRPP measurements, the UE reports an associated SL PRS reception timestamp via higher layer parameter </w:t>
                  </w:r>
                  <w:r w:rsidRPr="00C12C5A">
                    <w:rPr>
                      <w:rFonts w:ascii="Arial" w:hAnsi="Arial" w:cs="Arial"/>
                      <w:i/>
                      <w:iCs/>
                      <w:sz w:val="16"/>
                      <w:szCs w:val="16"/>
                    </w:rPr>
                    <w:t>Timestamps</w:t>
                  </w:r>
                  <w:r w:rsidRPr="00C12C5A">
                    <w:rPr>
                      <w:rFonts w:ascii="Arial" w:hAnsi="Arial" w:cs="Arial"/>
                      <w:sz w:val="16"/>
                      <w:szCs w:val="16"/>
                    </w:rPr>
                    <w:t xml:space="preserve">. For SL Rx-Tx time difference, the UE may report an </w:t>
                  </w:r>
                  <w:r w:rsidRPr="00C12C5A">
                    <w:rPr>
                      <w:rFonts w:ascii="Arial" w:hAnsi="Arial" w:cs="Arial"/>
                      <w:sz w:val="16"/>
                      <w:szCs w:val="16"/>
                    </w:rPr>
                    <w:lastRenderedPageBreak/>
                    <w:t xml:space="preserve">associated SL PRS transmission timestamp via higher layer parameter </w:t>
                  </w:r>
                  <w:r w:rsidRPr="00C12C5A">
                    <w:rPr>
                      <w:rFonts w:ascii="Arial" w:hAnsi="Arial" w:cs="Arial"/>
                      <w:i/>
                      <w:iCs/>
                      <w:sz w:val="16"/>
                      <w:szCs w:val="16"/>
                    </w:rPr>
                    <w:t>tx-TimeInfo</w:t>
                  </w:r>
                  <w:r w:rsidRPr="00C12C5A">
                    <w:rPr>
                      <w:rFonts w:ascii="Arial" w:hAnsi="Arial" w:cs="Arial"/>
                      <w:sz w:val="16"/>
                      <w:szCs w:val="16"/>
                    </w:rPr>
                    <w:t xml:space="preserve"> and the UE may be configured to report a SL PRS transmission timestamp via </w:t>
                  </w:r>
                  <w:r w:rsidRPr="00C12C5A">
                    <w:rPr>
                      <w:rFonts w:ascii="Arial" w:hAnsi="Arial" w:cs="Arial"/>
                      <w:i/>
                      <w:iCs/>
                      <w:sz w:val="16"/>
                      <w:szCs w:val="16"/>
                      <w:lang w:eastAsia="en-GB"/>
                    </w:rPr>
                    <w:t>associatedSL-PRS-TxTimeStampRequest</w:t>
                  </w:r>
                  <w:r w:rsidRPr="00C12C5A">
                    <w:rPr>
                      <w:rFonts w:ascii="Arial" w:hAnsi="Arial" w:cs="Arial"/>
                      <w:sz w:val="16"/>
                      <w:szCs w:val="16"/>
                    </w:rPr>
                    <w:t xml:space="preserve">. The timestamp includes the SFN, slot number, and optionally </w:t>
                  </w:r>
                  <w:r w:rsidRPr="00C12C5A">
                    <w:rPr>
                      <w:rFonts w:ascii="Arial" w:hAnsi="Arial" w:cs="Arial"/>
                      <w:i/>
                      <w:iCs/>
                      <w:sz w:val="16"/>
                      <w:szCs w:val="16"/>
                    </w:rPr>
                    <w:t>nr-PhysCellID</w:t>
                  </w:r>
                  <w:r w:rsidRPr="00C12C5A">
                    <w:rPr>
                      <w:rFonts w:ascii="Arial" w:hAnsi="Arial" w:cs="Arial"/>
                      <w:sz w:val="16"/>
                      <w:szCs w:val="16"/>
                    </w:rPr>
                    <w:t xml:space="preserve">, </w:t>
                  </w:r>
                  <w:r w:rsidRPr="00C12C5A">
                    <w:rPr>
                      <w:rFonts w:ascii="Arial" w:hAnsi="Arial" w:cs="Arial"/>
                      <w:i/>
                      <w:iCs/>
                      <w:sz w:val="16"/>
                      <w:szCs w:val="16"/>
                    </w:rPr>
                    <w:t>nr-ARFCN</w:t>
                  </w:r>
                  <w:r w:rsidRPr="00C12C5A">
                    <w:rPr>
                      <w:rFonts w:ascii="Arial" w:hAnsi="Arial" w:cs="Arial"/>
                      <w:sz w:val="16"/>
                      <w:szCs w:val="16"/>
                    </w:rPr>
                    <w:t xml:space="preserve">, </w:t>
                  </w:r>
                  <w:r w:rsidRPr="00C12C5A">
                    <w:rPr>
                      <w:rFonts w:ascii="Arial" w:hAnsi="Arial" w:cs="Arial"/>
                      <w:i/>
                      <w:iCs/>
                      <w:sz w:val="16"/>
                      <w:szCs w:val="16"/>
                    </w:rPr>
                    <w:t>nr-CellGlobalID</w:t>
                  </w:r>
                  <w:r w:rsidRPr="00C12C5A">
                    <w:rPr>
                      <w:rFonts w:ascii="Arial" w:hAnsi="Arial" w:cs="Arial"/>
                      <w:sz w:val="16"/>
                      <w:szCs w:val="16"/>
                    </w:rPr>
                    <w:t>, or the timestamp includes DFN and slot number. The timestamp of DFN and slot number may include synchronization source indication of DFN.</w:t>
                  </w:r>
                </w:p>
                <w:p w14:paraId="582C4500" w14:textId="77777777" w:rsidR="00C12C5A" w:rsidRPr="00C12C5A" w:rsidRDefault="00C12C5A" w:rsidP="00C12C5A">
                  <w:pPr>
                    <w:rPr>
                      <w:rFonts w:ascii="Arial" w:hAnsi="Arial" w:cs="Arial"/>
                      <w:sz w:val="16"/>
                      <w:szCs w:val="16"/>
                    </w:rPr>
                  </w:pPr>
                  <w:r w:rsidRPr="00C12C5A">
                    <w:rPr>
                      <w:rFonts w:ascii="Arial" w:hAnsi="Arial" w:cs="Arial"/>
                      <w:sz w:val="16"/>
                      <w:szCs w:val="16"/>
                    </w:rPr>
                    <w:t>The UE may be configured to report up to N Rx-Tx time difference measurements for the same SL PRS transmission associated with N different SL PRS receptions for the same pair of UE(s). The UE may be configured to report up to N Rx-Tx time difference measurements for the same SL PRS reception associated with N different SL PRS transmissions for the same pair of UE(s).</w:t>
                  </w:r>
                </w:p>
                <w:p w14:paraId="355FE957" w14:textId="77777777" w:rsidR="00C12C5A" w:rsidRPr="00C12C5A" w:rsidRDefault="00C12C5A" w:rsidP="00C12C5A">
                  <w:pPr>
                    <w:rPr>
                      <w:rFonts w:ascii="Arial" w:hAnsi="Arial" w:cs="Arial"/>
                      <w:sz w:val="16"/>
                      <w:szCs w:val="16"/>
                    </w:rPr>
                  </w:pPr>
                  <w:r w:rsidRPr="00C12C5A">
                    <w:rPr>
                      <w:rFonts w:ascii="Arial" w:hAnsi="Arial" w:cs="Arial"/>
                      <w:sz w:val="16"/>
                      <w:szCs w:val="16"/>
                    </w:rPr>
                    <w:t xml:space="preserve">The UE may report, LoS/NLoS indicator(s) via </w:t>
                  </w:r>
                  <w:r w:rsidRPr="00C12C5A">
                    <w:rPr>
                      <w:rFonts w:ascii="Arial" w:hAnsi="Arial" w:cs="Arial"/>
                      <w:i/>
                      <w:iCs/>
                      <w:sz w:val="16"/>
                      <w:szCs w:val="16"/>
                      <w:lang w:eastAsia="en-GB"/>
                    </w:rPr>
                    <w:t>los-NLOS-Indicator</w:t>
                  </w:r>
                  <w:r w:rsidRPr="00C12C5A">
                    <w:rPr>
                      <w:rFonts w:ascii="Arial" w:hAnsi="Arial" w:cs="Arial"/>
                      <w:sz w:val="16"/>
                      <w:szCs w:val="16"/>
                    </w:rPr>
                    <w:t xml:space="preserve"> associated with each SL RSTD, SL Rx-Tx time difference, SL RTOA, SL AoA, SL PRS-RSRP, and SL PRS-RSRPP measurements.</w:t>
                  </w:r>
                </w:p>
                <w:p w14:paraId="3B878E5D" w14:textId="77777777" w:rsidR="00C12C5A" w:rsidRPr="00C12C5A" w:rsidRDefault="00C12C5A" w:rsidP="00C12C5A">
                  <w:pPr>
                    <w:rPr>
                      <w:ins w:id="264" w:author="Huawei - Huangsu" w:date="2024-05-08T10:02:00Z"/>
                      <w:rFonts w:ascii="Arial" w:eastAsia="Malgun Gothic" w:hAnsi="Arial" w:cs="Arial"/>
                      <w:sz w:val="16"/>
                      <w:szCs w:val="16"/>
                      <w:lang w:eastAsia="ko-KR"/>
                    </w:rPr>
                  </w:pPr>
                  <w:r w:rsidRPr="00C12C5A">
                    <w:rPr>
                      <w:rFonts w:ascii="Arial" w:hAnsi="Arial" w:cs="Arial"/>
                      <w:sz w:val="16"/>
                      <w:szCs w:val="16"/>
                    </w:rPr>
                    <w:t xml:space="preserve">The UE may report synchronization source type via </w:t>
                  </w:r>
                  <w:r w:rsidRPr="00C12C5A">
                    <w:rPr>
                      <w:rFonts w:ascii="Arial" w:hAnsi="Arial" w:cs="Arial"/>
                      <w:i/>
                      <w:iCs/>
                      <w:sz w:val="16"/>
                      <w:szCs w:val="16"/>
                    </w:rPr>
                    <w:t>syncSourceType</w:t>
                  </w:r>
                  <w:r w:rsidRPr="00C12C5A">
                    <w:rPr>
                      <w:rFonts w:ascii="Arial" w:hAnsi="Arial" w:cs="Arial"/>
                      <w:sz w:val="16"/>
                      <w:szCs w:val="16"/>
                    </w:rPr>
                    <w:t xml:space="preserve"> and/or relative time difference with the associated quality metric, via </w:t>
                  </w:r>
                  <w:r w:rsidRPr="00C12C5A">
                    <w:rPr>
                      <w:rFonts w:ascii="Arial" w:hAnsi="Arial" w:cs="Arial"/>
                      <w:i/>
                      <w:iCs/>
                      <w:sz w:val="16"/>
                      <w:szCs w:val="16"/>
                      <w:lang w:eastAsia="en-GB"/>
                    </w:rPr>
                    <w:t>sl-RTD-Info</w:t>
                  </w:r>
                  <w:r w:rsidRPr="00C12C5A">
                    <w:rPr>
                      <w:rFonts w:ascii="Arial" w:hAnsi="Arial" w:cs="Arial"/>
                      <w:sz w:val="16"/>
                      <w:szCs w:val="16"/>
                    </w:rPr>
                    <w:t xml:space="preserve">. If reported </w:t>
                  </w:r>
                  <w:r w:rsidRPr="00C12C5A">
                    <w:rPr>
                      <w:rFonts w:ascii="Arial" w:hAnsi="Arial" w:cs="Arial"/>
                      <w:i/>
                      <w:iCs/>
                      <w:sz w:val="16"/>
                      <w:szCs w:val="16"/>
                    </w:rPr>
                    <w:t>syncSourceType</w:t>
                  </w:r>
                  <w:r w:rsidRPr="00C12C5A">
                    <w:rPr>
                      <w:rFonts w:ascii="Arial" w:hAnsi="Arial" w:cs="Arial"/>
                      <w:sz w:val="16"/>
                      <w:szCs w:val="16"/>
                    </w:rPr>
                    <w:t xml:space="preserve"> is </w:t>
                  </w:r>
                  <w:r w:rsidRPr="00C12C5A">
                    <w:rPr>
                      <w:rFonts w:ascii="Arial" w:hAnsi="Arial" w:cs="Arial"/>
                      <w:i/>
                      <w:iCs/>
                      <w:sz w:val="16"/>
                      <w:szCs w:val="16"/>
                    </w:rPr>
                    <w:t>gNB-eNB</w:t>
                  </w:r>
                  <w:r w:rsidRPr="00C12C5A">
                    <w:rPr>
                      <w:rFonts w:ascii="Arial" w:hAnsi="Arial" w:cs="Arial"/>
                      <w:sz w:val="16"/>
                      <w:szCs w:val="16"/>
                    </w:rPr>
                    <w:t xml:space="preserve">, the UE may </w:t>
                  </w:r>
                  <w:r w:rsidRPr="00C12C5A">
                    <w:rPr>
                      <w:rFonts w:ascii="Arial" w:eastAsia="Malgun Gothic" w:hAnsi="Arial" w:cs="Arial"/>
                      <w:sz w:val="16"/>
                      <w:szCs w:val="16"/>
                      <w:lang w:eastAsia="ko-KR"/>
                    </w:rPr>
                    <w:t xml:space="preserve">report cell identity information. </w:t>
                  </w:r>
                </w:p>
                <w:p w14:paraId="5A6D64DE" w14:textId="77777777" w:rsidR="00C12C5A" w:rsidRPr="00C12C5A" w:rsidRDefault="00C12C5A" w:rsidP="00C12C5A">
                  <w:pPr>
                    <w:rPr>
                      <w:ins w:id="265" w:author="Huawei" w:date="2024-05-08T10:03:00Z"/>
                      <w:rFonts w:ascii="Arial" w:hAnsi="Arial" w:cs="Arial"/>
                      <w:sz w:val="16"/>
                      <w:szCs w:val="16"/>
                    </w:rPr>
                  </w:pPr>
                  <w:del w:id="266" w:author="Huawei" w:date="2024-05-08T10:02:00Z">
                    <w:r w:rsidRPr="00C12C5A">
                      <w:rPr>
                        <w:rFonts w:ascii="Arial" w:hAnsi="Arial" w:cs="Arial"/>
                        <w:sz w:val="16"/>
                        <w:szCs w:val="16"/>
                      </w:rPr>
                      <w:delText>For UE-based positioning, t</w:delText>
                    </w:r>
                  </w:del>
                  <w:ins w:id="267" w:author="Huawei" w:date="2024-05-08T10:02:00Z">
                    <w:r w:rsidRPr="00C12C5A">
                      <w:rPr>
                        <w:rFonts w:ascii="Arial" w:hAnsi="Arial" w:cs="Arial"/>
                        <w:sz w:val="16"/>
                        <w:szCs w:val="16"/>
                      </w:rPr>
                      <w:t>T</w:t>
                    </w:r>
                  </w:ins>
                  <w:r w:rsidRPr="00C12C5A">
                    <w:rPr>
                      <w:rFonts w:ascii="Arial" w:hAnsi="Arial" w:cs="Arial"/>
                      <w:sz w:val="16"/>
                      <w:szCs w:val="16"/>
                    </w:rPr>
                    <w:t xml:space="preserve">he UE may be provided with synchronization source type of a UE and/or the relative time difference with the associated quality metric, via </w:t>
                  </w:r>
                  <w:r w:rsidRPr="00C12C5A">
                    <w:rPr>
                      <w:rFonts w:ascii="Arial" w:hAnsi="Arial" w:cs="Arial"/>
                      <w:i/>
                      <w:iCs/>
                      <w:sz w:val="16"/>
                      <w:szCs w:val="16"/>
                    </w:rPr>
                    <w:t>syncSourceType</w:t>
                  </w:r>
                  <w:r w:rsidRPr="00C12C5A">
                    <w:rPr>
                      <w:rFonts w:ascii="Arial" w:hAnsi="Arial" w:cs="Arial"/>
                      <w:sz w:val="16"/>
                      <w:szCs w:val="16"/>
                    </w:rPr>
                    <w:t xml:space="preserve"> and </w:t>
                  </w:r>
                  <w:r w:rsidRPr="00C12C5A">
                    <w:rPr>
                      <w:rFonts w:ascii="Arial" w:hAnsi="Arial" w:cs="Arial"/>
                      <w:i/>
                      <w:iCs/>
                      <w:sz w:val="16"/>
                      <w:szCs w:val="16"/>
                    </w:rPr>
                    <w:t>sl-RTD-Info, respectively</w:t>
                  </w:r>
                  <w:r w:rsidRPr="00C12C5A">
                    <w:rPr>
                      <w:rFonts w:ascii="Arial" w:hAnsi="Arial" w:cs="Arial"/>
                      <w:sz w:val="16"/>
                      <w:szCs w:val="16"/>
                    </w:rPr>
                    <w:t xml:space="preserve">. </w:t>
                  </w:r>
                </w:p>
                <w:p w14:paraId="31C385BF" w14:textId="77777777" w:rsidR="00C12C5A" w:rsidRPr="00C12C5A" w:rsidRDefault="00C12C5A" w:rsidP="00C12C5A">
                  <w:pPr>
                    <w:rPr>
                      <w:rFonts w:ascii="Arial" w:hAnsi="Arial" w:cs="Arial"/>
                      <w:sz w:val="16"/>
                      <w:szCs w:val="16"/>
                    </w:rPr>
                  </w:pPr>
                  <w:r w:rsidRPr="00C12C5A">
                    <w:rPr>
                      <w:rFonts w:ascii="Arial" w:hAnsi="Arial" w:cs="Arial"/>
                      <w:sz w:val="16"/>
                      <w:szCs w:val="16"/>
                    </w:rPr>
                    <w:t>For the SL RSTD measurement, the UE may report a reference UE information.</w:t>
                  </w:r>
                </w:p>
                <w:p w14:paraId="44C307EB" w14:textId="06A5FDA0" w:rsidR="00C12C5A" w:rsidRPr="00C12C5A" w:rsidRDefault="00C12C5A" w:rsidP="00E35249">
                  <w:pPr>
                    <w:jc w:val="center"/>
                    <w:rPr>
                      <w:rFonts w:ascii="Arial" w:eastAsia="SimSun" w:hAnsi="Arial" w:cs="Arial"/>
                      <w:color w:val="000000"/>
                      <w:kern w:val="2"/>
                      <w:sz w:val="16"/>
                      <w:szCs w:val="16"/>
                      <w:lang w:val="en-US" w:eastAsia="zh-CN"/>
                    </w:rPr>
                  </w:pPr>
                  <w:r w:rsidRPr="00C12C5A">
                    <w:rPr>
                      <w:rFonts w:ascii="Arial" w:hAnsi="Arial" w:cs="Arial"/>
                      <w:color w:val="FF0000"/>
                      <w:sz w:val="16"/>
                      <w:szCs w:val="16"/>
                    </w:rPr>
                    <w:t>&lt; Unchanged parts are omitted &gt;</w:t>
                  </w:r>
                </w:p>
              </w:tc>
            </w:tr>
          </w:tbl>
          <w:p w14:paraId="33FFE9AF" w14:textId="77777777" w:rsidR="00E35249" w:rsidRPr="00C12C5A" w:rsidRDefault="00E35249" w:rsidP="00C12C5A">
            <w:pPr>
              <w:snapToGrid w:val="0"/>
              <w:jc w:val="both"/>
              <w:rPr>
                <w:rFonts w:ascii="Times New Roman" w:eastAsia="SimSun" w:hAnsi="Times New Roman"/>
                <w:color w:val="000000"/>
                <w:kern w:val="2"/>
                <w:szCs w:val="20"/>
                <w:lang w:val="en-US" w:eastAsia="zh-CN"/>
              </w:rPr>
            </w:pPr>
          </w:p>
        </w:tc>
      </w:tr>
    </w:tbl>
    <w:p w14:paraId="0846EF28" w14:textId="77777777" w:rsidR="00C12C5A" w:rsidRPr="00C12C5A" w:rsidRDefault="00C12C5A" w:rsidP="00E35249">
      <w:pPr>
        <w:rPr>
          <w:rFonts w:eastAsia="DengXian"/>
          <w:lang w:eastAsia="zh-CN"/>
        </w:rPr>
      </w:pPr>
      <w:r w:rsidRPr="00B54E84">
        <w:rPr>
          <w:rFonts w:eastAsia="DengXian" w:hint="eastAsia"/>
          <w:lang w:eastAsia="zh-CN"/>
        </w:rPr>
        <w:lastRenderedPageBreak/>
        <w:t>C</w:t>
      </w:r>
      <w:r w:rsidRPr="00B54E84">
        <w:rPr>
          <w:rFonts w:eastAsia="DengXian"/>
          <w:lang w:eastAsia="zh-CN"/>
        </w:rPr>
        <w:t>omeback for final CR for Rel-18 (Peng).</w:t>
      </w:r>
    </w:p>
    <w:p w14:paraId="7B12FA60" w14:textId="69E0E719" w:rsidR="00F3692E" w:rsidRPr="00B54E84" w:rsidRDefault="006F79AF" w:rsidP="00C12C5A">
      <w:pPr>
        <w:rPr>
          <w:b/>
        </w:rPr>
      </w:pPr>
      <w:hyperlink r:id="rId705" w:history="1">
        <w:r>
          <w:rPr>
            <w:rStyle w:val="Hyperlink"/>
            <w:b/>
            <w:highlight w:val="green"/>
          </w:rPr>
          <w:t>R1-2405707</w:t>
        </w:r>
      </w:hyperlink>
      <w:r w:rsidR="00F3692E" w:rsidRPr="00B54E84">
        <w:rPr>
          <w:b/>
        </w:rPr>
        <w:tab/>
        <w:t>Correction to the provision of RTD in SL positioning</w:t>
      </w:r>
      <w:r w:rsidR="00F3692E" w:rsidRPr="00B54E84">
        <w:rPr>
          <w:b/>
        </w:rPr>
        <w:tab/>
        <w:t>Moderator (vivo), Huawei, HiSilicon</w:t>
      </w:r>
    </w:p>
    <w:p w14:paraId="245199C4" w14:textId="7D3A6A56" w:rsidR="00C12C5A" w:rsidRPr="00B54E84" w:rsidRDefault="00F3692E" w:rsidP="00C12C5A">
      <w:pPr>
        <w:rPr>
          <w:bCs/>
        </w:rPr>
      </w:pPr>
      <w:r w:rsidRPr="00B54E84">
        <w:rPr>
          <w:bCs/>
        </w:rPr>
        <w:t>(Rel-18</w:t>
      </w:r>
      <w:r w:rsidR="00B54E84" w:rsidRPr="00B54E84">
        <w:rPr>
          <w:bCs/>
        </w:rPr>
        <w:t xml:space="preserve">, </w:t>
      </w:r>
      <w:r w:rsidRPr="00B54E84">
        <w:rPr>
          <w:bCs/>
        </w:rPr>
        <w:t>38.214</w:t>
      </w:r>
      <w:r w:rsidR="00B54E84" w:rsidRPr="00B54E84">
        <w:rPr>
          <w:bCs/>
        </w:rPr>
        <w:t xml:space="preserve">, </w:t>
      </w:r>
      <w:r w:rsidRPr="00B54E84">
        <w:rPr>
          <w:bCs/>
        </w:rPr>
        <w:t>NR_pos_enh2-Core</w:t>
      </w:r>
      <w:r w:rsidR="00B54E84" w:rsidRPr="00B54E84">
        <w:rPr>
          <w:bCs/>
        </w:rPr>
        <w:t>, CR</w:t>
      </w:r>
      <w:r w:rsidRPr="00B54E84">
        <w:rPr>
          <w:bCs/>
        </w:rPr>
        <w:t>0585</w:t>
      </w:r>
      <w:r w:rsidR="00B54E84" w:rsidRPr="00B54E84">
        <w:rPr>
          <w:bCs/>
        </w:rPr>
        <w:t>, Cat F) is agree</w:t>
      </w:r>
      <w:r w:rsidR="00B54E84">
        <w:rPr>
          <w:bCs/>
        </w:rPr>
        <w:t>d.</w:t>
      </w:r>
    </w:p>
    <w:p w14:paraId="5495D551" w14:textId="77777777" w:rsidR="00B54E84" w:rsidRDefault="00B54E84" w:rsidP="00C12C5A">
      <w:pPr>
        <w:rPr>
          <w:bCs/>
        </w:rPr>
      </w:pPr>
    </w:p>
    <w:p w14:paraId="05E72CCF" w14:textId="304D5A00" w:rsidR="00C12C5A" w:rsidRPr="00C12C5A" w:rsidRDefault="00B54E84" w:rsidP="00C12C5A">
      <w:pPr>
        <w:rPr>
          <w:bCs/>
        </w:rPr>
      </w:pPr>
      <w:r>
        <w:rPr>
          <w:bCs/>
        </w:rPr>
        <w:t xml:space="preserve">Final summary in </w:t>
      </w:r>
      <w:hyperlink r:id="rId706" w:history="1">
        <w:r w:rsidR="006F79AF">
          <w:rPr>
            <w:rStyle w:val="Hyperlink"/>
            <w:bCs/>
          </w:rPr>
          <w:t>R1-2405448</w:t>
        </w:r>
      </w:hyperlink>
      <w:r w:rsidR="00C12C5A" w:rsidRPr="00C12C5A">
        <w:rPr>
          <w:bCs/>
        </w:rPr>
        <w:tab/>
      </w:r>
      <w:r>
        <w:rPr>
          <w:bCs/>
        </w:rPr>
        <w:t xml:space="preserve">(rev of </w:t>
      </w:r>
      <w:hyperlink r:id="rId707" w:history="1">
        <w:r w:rsidR="006F79AF">
          <w:rPr>
            <w:rStyle w:val="Hyperlink"/>
            <w:bCs/>
          </w:rPr>
          <w:t>R1-2405447</w:t>
        </w:r>
      </w:hyperlink>
      <w:r w:rsidR="00C12C5A" w:rsidRPr="00C12C5A">
        <w:rPr>
          <w:bCs/>
        </w:rPr>
        <w:t>)</w:t>
      </w:r>
    </w:p>
    <w:p w14:paraId="3D8C3CDE" w14:textId="77777777" w:rsidR="007D00D5" w:rsidRDefault="007D00D5" w:rsidP="007D00D5">
      <w:pPr>
        <w:pBdr>
          <w:bottom w:val="single" w:sz="6" w:space="1" w:color="auto"/>
        </w:pBdr>
        <w:rPr>
          <w:bCs/>
        </w:rPr>
      </w:pPr>
    </w:p>
    <w:p w14:paraId="4807ECBC" w14:textId="77777777" w:rsidR="007D00D5" w:rsidRPr="00C12C5A" w:rsidRDefault="007D00D5" w:rsidP="007D00D5">
      <w:pPr>
        <w:rPr>
          <w:bCs/>
        </w:rPr>
      </w:pPr>
    </w:p>
    <w:p w14:paraId="1A83F4F1" w14:textId="5516D727" w:rsidR="00C12C5A" w:rsidRPr="00C12C5A" w:rsidRDefault="006F79AF" w:rsidP="00C12C5A">
      <w:pPr>
        <w:rPr>
          <w:b/>
          <w:bCs/>
        </w:rPr>
      </w:pPr>
      <w:hyperlink r:id="rId708" w:history="1">
        <w:r>
          <w:rPr>
            <w:rStyle w:val="Hyperlink"/>
            <w:b/>
            <w:bCs/>
          </w:rPr>
          <w:t>R1-2405442</w:t>
        </w:r>
      </w:hyperlink>
      <w:r w:rsidR="00C12C5A" w:rsidRPr="00C12C5A">
        <w:rPr>
          <w:b/>
          <w:bCs/>
        </w:rPr>
        <w:tab/>
        <w:t>Moderator Summary #0 on resource allocation for SL PRS</w:t>
      </w:r>
      <w:r w:rsidR="00C12C5A" w:rsidRPr="00C12C5A">
        <w:rPr>
          <w:b/>
          <w:bCs/>
        </w:rPr>
        <w:tab/>
        <w:t>Moderator (Qualcomm)</w:t>
      </w:r>
    </w:p>
    <w:p w14:paraId="5358903A" w14:textId="07E2FF76" w:rsidR="00C12C5A" w:rsidRPr="00C12C5A" w:rsidRDefault="007D00D5" w:rsidP="00C12C5A">
      <w:pPr>
        <w:rPr>
          <w:bCs/>
        </w:rPr>
      </w:pPr>
      <w:r>
        <w:rPr>
          <w:bCs/>
        </w:rPr>
        <w:t>From Monday session</w:t>
      </w:r>
    </w:p>
    <w:p w14:paraId="07A1D046" w14:textId="77777777" w:rsidR="00C12C5A" w:rsidRPr="00C12C5A" w:rsidRDefault="00C12C5A" w:rsidP="00C12C5A">
      <w:pPr>
        <w:rPr>
          <w:rFonts w:ascii="Times New Roman" w:hAnsi="Times New Roman"/>
          <w:bCs/>
        </w:rPr>
      </w:pPr>
      <w:r w:rsidRPr="00C12C5A">
        <w:rPr>
          <w:rFonts w:ascii="Times New Roman" w:hAnsi="Times New Roman"/>
          <w:bCs/>
          <w:highlight w:val="green"/>
        </w:rPr>
        <w:t>Agreement</w:t>
      </w:r>
    </w:p>
    <w:p w14:paraId="65BFC0AE" w14:textId="77777777" w:rsidR="00C12C5A" w:rsidRPr="00C12C5A" w:rsidRDefault="00C12C5A" w:rsidP="00C12C5A">
      <w:pPr>
        <w:rPr>
          <w:rFonts w:ascii="Times New Roman" w:hAnsi="Times New Roman"/>
          <w:bCs/>
        </w:rPr>
      </w:pPr>
      <w:r w:rsidRPr="00C12C5A">
        <w:rPr>
          <w:rFonts w:ascii="Times New Roman" w:hAnsi="Times New Roman"/>
          <w:bCs/>
        </w:rPr>
        <w:t xml:space="preserve">Send an LS to RAN2 indicating that RAN1 agrees to introduce the 4th codepoint for </w:t>
      </w:r>
      <w:r w:rsidRPr="00C12C5A">
        <w:rPr>
          <w:rFonts w:ascii="Times New Roman" w:hAnsi="Times New Roman"/>
          <w:bCs/>
          <w:i/>
        </w:rPr>
        <w:t>formats3-1-And-3-2</w:t>
      </w:r>
      <w:r w:rsidRPr="00C12C5A">
        <w:rPr>
          <w:rFonts w:ascii="Times New Roman" w:hAnsi="Times New Roman"/>
          <w:bCs/>
        </w:rPr>
        <w:t xml:space="preserve"> </w:t>
      </w:r>
    </w:p>
    <w:p w14:paraId="084FB658" w14:textId="2A6F190D" w:rsidR="00C12C5A" w:rsidRPr="00C12C5A" w:rsidRDefault="00C12C5A" w:rsidP="00EA1844">
      <w:pPr>
        <w:numPr>
          <w:ilvl w:val="0"/>
          <w:numId w:val="105"/>
        </w:numPr>
        <w:rPr>
          <w:rFonts w:ascii="Times New Roman" w:hAnsi="Times New Roman"/>
          <w:bCs/>
        </w:rPr>
      </w:pPr>
      <w:r w:rsidRPr="00C12C5A">
        <w:rPr>
          <w:rFonts w:ascii="Times New Roman" w:hAnsi="Times New Roman"/>
          <w:bCs/>
        </w:rPr>
        <w:t xml:space="preserve">Up to RAN2 to decide whether this codepoint can be added in the existing parameter of </w:t>
      </w:r>
      <w:r w:rsidRPr="00C12C5A">
        <w:rPr>
          <w:rFonts w:ascii="Times New Roman" w:hAnsi="Times New Roman"/>
          <w:bCs/>
          <w:i/>
        </w:rPr>
        <w:t>dci-FormatsSL</w:t>
      </w:r>
      <w:r w:rsidRPr="00C12C5A">
        <w:rPr>
          <w:rFonts w:ascii="Times New Roman" w:hAnsi="Times New Roman"/>
          <w:bCs/>
        </w:rPr>
        <w:t xml:space="preserve"> or not.</w:t>
      </w:r>
    </w:p>
    <w:p w14:paraId="75130D5B" w14:textId="77777777" w:rsidR="00C12C5A" w:rsidRPr="00C12C5A" w:rsidRDefault="00C12C5A" w:rsidP="00C12C5A">
      <w:pPr>
        <w:rPr>
          <w:rFonts w:ascii="Times New Roman" w:hAnsi="Times New Roman"/>
          <w:bCs/>
        </w:rPr>
      </w:pPr>
    </w:p>
    <w:p w14:paraId="76F44F85" w14:textId="77777777" w:rsidR="00C12C5A" w:rsidRPr="00C12C5A" w:rsidRDefault="00C12C5A" w:rsidP="00C12C5A">
      <w:pPr>
        <w:jc w:val="both"/>
        <w:rPr>
          <w:rFonts w:ascii="Times New Roman" w:hAnsi="Times New Roman"/>
        </w:rPr>
      </w:pPr>
      <w:r w:rsidRPr="00C12C5A">
        <w:rPr>
          <w:rFonts w:ascii="Times New Roman" w:hAnsi="Times New Roman"/>
          <w:highlight w:val="green"/>
        </w:rPr>
        <w:t>Agreement</w:t>
      </w:r>
    </w:p>
    <w:p w14:paraId="159B9E13" w14:textId="77777777" w:rsidR="00C12C5A" w:rsidRPr="00C12C5A" w:rsidRDefault="00C12C5A" w:rsidP="00C12C5A">
      <w:pPr>
        <w:jc w:val="both"/>
        <w:rPr>
          <w:rFonts w:ascii="Times New Roman" w:hAnsi="Times New Roman"/>
        </w:rPr>
      </w:pPr>
      <w:r w:rsidRPr="00C12C5A">
        <w:rPr>
          <w:rFonts w:ascii="Times New Roman" w:hAnsi="Times New Roman"/>
        </w:rPr>
        <w:t>Send an LS to RAN2 with the following relevant parameters related to the resource allocation mode 2 in a dedicated SL PRS resource pool.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2"/>
        <w:gridCol w:w="1056"/>
        <w:gridCol w:w="1714"/>
        <w:gridCol w:w="820"/>
        <w:gridCol w:w="1057"/>
        <w:gridCol w:w="1714"/>
        <w:gridCol w:w="813"/>
        <w:gridCol w:w="1209"/>
        <w:gridCol w:w="1072"/>
      </w:tblGrid>
      <w:tr w:rsidR="00C12C5A" w:rsidRPr="00C12C5A" w14:paraId="017857BD" w14:textId="77777777" w:rsidTr="007D00D5">
        <w:trPr>
          <w:trHeight w:val="30"/>
        </w:trPr>
        <w:tc>
          <w:tcPr>
            <w:tcW w:w="516" w:type="pct"/>
            <w:shd w:val="clear" w:color="000000" w:fill="00B0F0"/>
            <w:vAlign w:val="center"/>
          </w:tcPr>
          <w:p w14:paraId="0E0C0304" w14:textId="77777777" w:rsidR="00C12C5A" w:rsidRPr="00C12C5A" w:rsidRDefault="00C12C5A" w:rsidP="00C12C5A">
            <w:pPr>
              <w:rPr>
                <w:rFonts w:ascii="Arial" w:eastAsia="DengXian" w:hAnsi="Arial" w:cs="Arial"/>
                <w:b/>
                <w:bCs/>
                <w:color w:val="FFFFFF"/>
                <w:sz w:val="14"/>
                <w:szCs w:val="14"/>
                <w:lang w:eastAsia="zh-CN"/>
              </w:rPr>
            </w:pPr>
            <w:r w:rsidRPr="00C12C5A">
              <w:rPr>
                <w:rFonts w:ascii="Arial" w:eastAsia="DengXian" w:hAnsi="Arial" w:cs="Arial"/>
                <w:b/>
                <w:bCs/>
                <w:color w:val="FFFFFF"/>
                <w:sz w:val="14"/>
                <w:szCs w:val="14"/>
                <w:lang w:eastAsia="zh-CN"/>
              </w:rPr>
              <w:t>Sub-feature group</w:t>
            </w:r>
          </w:p>
        </w:tc>
        <w:tc>
          <w:tcPr>
            <w:tcW w:w="396" w:type="pct"/>
            <w:shd w:val="clear" w:color="000000" w:fill="00B0F0"/>
            <w:vAlign w:val="center"/>
          </w:tcPr>
          <w:p w14:paraId="7DDC6832" w14:textId="77777777" w:rsidR="00C12C5A" w:rsidRPr="00C12C5A" w:rsidRDefault="00C12C5A" w:rsidP="00C12C5A">
            <w:pPr>
              <w:rPr>
                <w:rFonts w:ascii="Arial" w:eastAsia="DengXian" w:hAnsi="Arial" w:cs="Arial"/>
                <w:b/>
                <w:bCs/>
                <w:color w:val="FFFFFF"/>
                <w:sz w:val="14"/>
                <w:szCs w:val="14"/>
                <w:lang w:eastAsia="zh-CN"/>
              </w:rPr>
            </w:pPr>
            <w:r w:rsidRPr="00C12C5A">
              <w:rPr>
                <w:rFonts w:ascii="Arial" w:eastAsia="DengXian" w:hAnsi="Arial" w:cs="Arial"/>
                <w:b/>
                <w:bCs/>
                <w:color w:val="FFFFFF"/>
                <w:sz w:val="14"/>
                <w:szCs w:val="14"/>
                <w:lang w:eastAsia="zh-CN"/>
              </w:rPr>
              <w:t>RAN1 specification</w:t>
            </w:r>
          </w:p>
        </w:tc>
        <w:tc>
          <w:tcPr>
            <w:tcW w:w="922" w:type="pct"/>
            <w:shd w:val="clear" w:color="000000" w:fill="00B0F0"/>
            <w:vAlign w:val="center"/>
          </w:tcPr>
          <w:p w14:paraId="0B964BC4" w14:textId="77777777" w:rsidR="00C12C5A" w:rsidRPr="00C12C5A" w:rsidRDefault="00C12C5A" w:rsidP="00C12C5A">
            <w:pPr>
              <w:rPr>
                <w:rFonts w:ascii="Arial" w:eastAsia="DengXian" w:hAnsi="Arial" w:cs="Arial"/>
                <w:b/>
                <w:bCs/>
                <w:color w:val="FFFFFF"/>
                <w:sz w:val="14"/>
                <w:szCs w:val="14"/>
                <w:lang w:eastAsia="zh-CN"/>
              </w:rPr>
            </w:pPr>
            <w:r w:rsidRPr="00C12C5A">
              <w:rPr>
                <w:rFonts w:ascii="Arial" w:eastAsia="DengXian" w:hAnsi="Arial" w:cs="Arial"/>
                <w:b/>
                <w:bCs/>
                <w:color w:val="FFFFFF"/>
                <w:sz w:val="14"/>
                <w:szCs w:val="14"/>
                <w:lang w:eastAsia="zh-CN"/>
              </w:rPr>
              <w:t>Parameter name in the spec</w:t>
            </w:r>
          </w:p>
        </w:tc>
        <w:tc>
          <w:tcPr>
            <w:tcW w:w="368" w:type="pct"/>
            <w:shd w:val="clear" w:color="000000" w:fill="00B0F0"/>
            <w:vAlign w:val="center"/>
          </w:tcPr>
          <w:p w14:paraId="1FE54C96" w14:textId="77777777" w:rsidR="00C12C5A" w:rsidRPr="00C12C5A" w:rsidRDefault="00C12C5A" w:rsidP="00C12C5A">
            <w:pPr>
              <w:rPr>
                <w:rFonts w:ascii="Arial" w:eastAsia="DengXian" w:hAnsi="Arial" w:cs="Arial"/>
                <w:b/>
                <w:bCs/>
                <w:color w:val="FFFFFF"/>
                <w:sz w:val="14"/>
                <w:szCs w:val="14"/>
                <w:lang w:eastAsia="zh-CN"/>
              </w:rPr>
            </w:pPr>
            <w:r w:rsidRPr="00C12C5A">
              <w:rPr>
                <w:rFonts w:ascii="Arial" w:eastAsia="DengXian" w:hAnsi="Arial" w:cs="Arial"/>
                <w:b/>
                <w:bCs/>
                <w:color w:val="FFFFFF"/>
                <w:sz w:val="14"/>
                <w:szCs w:val="14"/>
                <w:lang w:eastAsia="zh-CN"/>
              </w:rPr>
              <w:t>New or existing?</w:t>
            </w:r>
          </w:p>
        </w:tc>
        <w:tc>
          <w:tcPr>
            <w:tcW w:w="757" w:type="pct"/>
            <w:shd w:val="clear" w:color="000000" w:fill="00B0F0"/>
            <w:vAlign w:val="center"/>
          </w:tcPr>
          <w:p w14:paraId="3AB7DAAD" w14:textId="77777777" w:rsidR="00C12C5A" w:rsidRPr="00C12C5A" w:rsidRDefault="00C12C5A" w:rsidP="00C12C5A">
            <w:pPr>
              <w:rPr>
                <w:rFonts w:ascii="Arial" w:eastAsia="DengXian" w:hAnsi="Arial" w:cs="Arial"/>
                <w:b/>
                <w:bCs/>
                <w:color w:val="FFFFFF"/>
                <w:sz w:val="14"/>
                <w:szCs w:val="14"/>
                <w:lang w:eastAsia="zh-CN"/>
              </w:rPr>
            </w:pPr>
            <w:r w:rsidRPr="00C12C5A">
              <w:rPr>
                <w:rFonts w:ascii="Arial" w:eastAsia="DengXian" w:hAnsi="Arial" w:cs="Arial"/>
                <w:b/>
                <w:bCs/>
                <w:color w:val="FFFFFF"/>
                <w:sz w:val="14"/>
                <w:szCs w:val="14"/>
                <w:lang w:eastAsia="zh-CN"/>
              </w:rPr>
              <w:t>Description</w:t>
            </w:r>
          </w:p>
        </w:tc>
        <w:tc>
          <w:tcPr>
            <w:tcW w:w="674" w:type="pct"/>
            <w:shd w:val="clear" w:color="000000" w:fill="00B0F0"/>
            <w:vAlign w:val="center"/>
          </w:tcPr>
          <w:p w14:paraId="3A4D03ED" w14:textId="77777777" w:rsidR="00C12C5A" w:rsidRPr="00C12C5A" w:rsidRDefault="00C12C5A" w:rsidP="00C12C5A">
            <w:pPr>
              <w:rPr>
                <w:rFonts w:ascii="Arial" w:eastAsia="DengXian" w:hAnsi="Arial" w:cs="Arial"/>
                <w:b/>
                <w:bCs/>
                <w:color w:val="FFFFFF"/>
                <w:sz w:val="14"/>
                <w:szCs w:val="14"/>
                <w:lang w:eastAsia="zh-CN"/>
              </w:rPr>
            </w:pPr>
            <w:r w:rsidRPr="00C12C5A">
              <w:rPr>
                <w:rFonts w:ascii="Arial" w:eastAsia="DengXian" w:hAnsi="Arial" w:cs="Arial"/>
                <w:b/>
                <w:bCs/>
                <w:color w:val="FFFFFF"/>
                <w:sz w:val="14"/>
                <w:szCs w:val="14"/>
                <w:lang w:eastAsia="zh-CN"/>
              </w:rPr>
              <w:t>Value range</w:t>
            </w:r>
          </w:p>
        </w:tc>
        <w:tc>
          <w:tcPr>
            <w:tcW w:w="365" w:type="pct"/>
            <w:shd w:val="clear" w:color="000000" w:fill="00B0F0"/>
            <w:vAlign w:val="center"/>
          </w:tcPr>
          <w:p w14:paraId="379C7636" w14:textId="77777777" w:rsidR="00C12C5A" w:rsidRPr="00C12C5A" w:rsidRDefault="00C12C5A" w:rsidP="00C12C5A">
            <w:pPr>
              <w:rPr>
                <w:rFonts w:ascii="Arial" w:eastAsia="DengXian" w:hAnsi="Arial" w:cs="Arial"/>
                <w:b/>
                <w:bCs/>
                <w:color w:val="FFFFFF"/>
                <w:sz w:val="14"/>
                <w:szCs w:val="14"/>
                <w:lang w:eastAsia="zh-CN"/>
              </w:rPr>
            </w:pPr>
            <w:r w:rsidRPr="00C12C5A">
              <w:rPr>
                <w:rFonts w:ascii="Arial" w:eastAsia="DengXian" w:hAnsi="Arial" w:cs="Arial"/>
                <w:b/>
                <w:bCs/>
                <w:color w:val="FFFFFF"/>
                <w:sz w:val="14"/>
                <w:szCs w:val="14"/>
                <w:lang w:eastAsia="zh-CN"/>
              </w:rPr>
              <w:t>Per (UE, cell, TRP, …)</w:t>
            </w:r>
          </w:p>
        </w:tc>
        <w:tc>
          <w:tcPr>
            <w:tcW w:w="530" w:type="pct"/>
            <w:shd w:val="clear" w:color="000000" w:fill="00B0F0"/>
            <w:vAlign w:val="center"/>
          </w:tcPr>
          <w:p w14:paraId="086FCAAA" w14:textId="77777777" w:rsidR="00C12C5A" w:rsidRPr="00C12C5A" w:rsidRDefault="00C12C5A" w:rsidP="00C12C5A">
            <w:pPr>
              <w:rPr>
                <w:rFonts w:ascii="Arial" w:eastAsia="DengXian" w:hAnsi="Arial" w:cs="Arial"/>
                <w:b/>
                <w:bCs/>
                <w:color w:val="FFFFFF"/>
                <w:sz w:val="14"/>
                <w:szCs w:val="14"/>
                <w:lang w:eastAsia="zh-CN"/>
              </w:rPr>
            </w:pPr>
            <w:r w:rsidRPr="00C12C5A">
              <w:rPr>
                <w:rFonts w:ascii="Arial" w:eastAsia="DengXian" w:hAnsi="Arial" w:cs="Arial"/>
                <w:b/>
                <w:bCs/>
                <w:color w:val="FFFFFF"/>
                <w:sz w:val="14"/>
                <w:szCs w:val="14"/>
                <w:lang w:eastAsia="zh-CN"/>
              </w:rPr>
              <w:t>Required for initial access or IDLE/INACTIVE</w:t>
            </w:r>
          </w:p>
        </w:tc>
        <w:tc>
          <w:tcPr>
            <w:tcW w:w="472" w:type="pct"/>
            <w:shd w:val="clear" w:color="000000" w:fill="00B0F0"/>
            <w:vAlign w:val="center"/>
          </w:tcPr>
          <w:p w14:paraId="43BE9574" w14:textId="77777777" w:rsidR="00C12C5A" w:rsidRPr="00C12C5A" w:rsidRDefault="00C12C5A" w:rsidP="00C12C5A">
            <w:pPr>
              <w:rPr>
                <w:rFonts w:ascii="Arial" w:eastAsia="DengXian" w:hAnsi="Arial" w:cs="Arial"/>
                <w:b/>
                <w:bCs/>
                <w:color w:val="FFFFFF"/>
                <w:sz w:val="14"/>
                <w:szCs w:val="14"/>
                <w:lang w:eastAsia="zh-CN"/>
              </w:rPr>
            </w:pPr>
            <w:r w:rsidRPr="00C12C5A">
              <w:rPr>
                <w:rFonts w:ascii="Arial" w:eastAsia="DengXian" w:hAnsi="Arial" w:cs="Arial"/>
                <w:b/>
                <w:bCs/>
                <w:color w:val="FFFFFF"/>
                <w:sz w:val="14"/>
                <w:szCs w:val="14"/>
                <w:lang w:eastAsia="zh-CN"/>
              </w:rPr>
              <w:t>Specification</w:t>
            </w:r>
          </w:p>
        </w:tc>
      </w:tr>
      <w:tr w:rsidR="00C12C5A" w:rsidRPr="00C12C5A" w14:paraId="01E43905" w14:textId="77777777" w:rsidTr="007D00D5">
        <w:trPr>
          <w:trHeight w:val="30"/>
        </w:trPr>
        <w:tc>
          <w:tcPr>
            <w:tcW w:w="516" w:type="pct"/>
            <w:shd w:val="clear" w:color="000000" w:fill="FFFFFF"/>
            <w:vAlign w:val="center"/>
          </w:tcPr>
          <w:p w14:paraId="00CAA3EA" w14:textId="77777777" w:rsidR="00C12C5A" w:rsidRPr="00C12C5A" w:rsidRDefault="00C12C5A" w:rsidP="00C12C5A">
            <w:pPr>
              <w:rPr>
                <w:rFonts w:ascii="Arial" w:eastAsia="DengXian" w:hAnsi="Arial" w:cs="Arial"/>
                <w:bCs/>
                <w:sz w:val="14"/>
                <w:szCs w:val="14"/>
                <w:lang w:eastAsia="zh-CN"/>
              </w:rPr>
            </w:pPr>
            <w:r w:rsidRPr="00C12C5A">
              <w:rPr>
                <w:rFonts w:ascii="Arial" w:eastAsia="DengXian" w:hAnsi="Arial" w:cs="Arial"/>
                <w:bCs/>
                <w:sz w:val="14"/>
                <w:szCs w:val="14"/>
                <w:lang w:eastAsia="zh-CN"/>
              </w:rPr>
              <w:t>SL PRS configuration in a dedicated resource pool</w:t>
            </w:r>
          </w:p>
        </w:tc>
        <w:tc>
          <w:tcPr>
            <w:tcW w:w="396" w:type="pct"/>
            <w:shd w:val="clear" w:color="000000" w:fill="FFFFFF"/>
            <w:vAlign w:val="center"/>
          </w:tcPr>
          <w:p w14:paraId="78FEE89A" w14:textId="77777777" w:rsidR="00C12C5A" w:rsidRPr="00C12C5A" w:rsidRDefault="00C12C5A" w:rsidP="00C12C5A">
            <w:pPr>
              <w:rPr>
                <w:rFonts w:ascii="Arial" w:eastAsia="DengXian" w:hAnsi="Arial" w:cs="Arial"/>
                <w:bCs/>
                <w:sz w:val="14"/>
                <w:szCs w:val="14"/>
                <w:lang w:eastAsia="zh-CN"/>
              </w:rPr>
            </w:pPr>
            <w:r w:rsidRPr="00C12C5A">
              <w:rPr>
                <w:rFonts w:ascii="Arial" w:eastAsia="DengXian" w:hAnsi="Arial" w:cs="Arial"/>
                <w:bCs/>
                <w:sz w:val="14"/>
                <w:szCs w:val="14"/>
                <w:lang w:eastAsia="zh-CN"/>
              </w:rPr>
              <w:t>38.214</w:t>
            </w:r>
          </w:p>
        </w:tc>
        <w:tc>
          <w:tcPr>
            <w:tcW w:w="922" w:type="pct"/>
            <w:shd w:val="clear" w:color="000000" w:fill="FFFFFF"/>
            <w:vAlign w:val="center"/>
          </w:tcPr>
          <w:p w14:paraId="662E41CE" w14:textId="77777777" w:rsidR="00C12C5A" w:rsidRPr="00C12C5A" w:rsidRDefault="00C12C5A" w:rsidP="00C12C5A">
            <w:pPr>
              <w:rPr>
                <w:rFonts w:ascii="Arial" w:eastAsia="DengXian" w:hAnsi="Arial" w:cs="Arial"/>
                <w:bCs/>
                <w:sz w:val="14"/>
                <w:szCs w:val="14"/>
                <w:lang w:eastAsia="zh-CN"/>
              </w:rPr>
            </w:pPr>
            <w:r w:rsidRPr="00C12C5A">
              <w:rPr>
                <w:rFonts w:ascii="Arial" w:eastAsia="SimSun" w:hAnsi="Arial" w:cs="Arial"/>
                <w:sz w:val="14"/>
                <w:szCs w:val="14"/>
              </w:rPr>
              <w:t>sl-SelectionWindowList-</w:t>
            </w:r>
            <w:r w:rsidRPr="00C12C5A">
              <w:rPr>
                <w:rFonts w:ascii="Arial" w:hAnsi="Arial" w:cs="Arial"/>
                <w:sz w:val="14"/>
                <w:szCs w:val="14"/>
              </w:rPr>
              <w:t xml:space="preserve"> </w:t>
            </w:r>
            <w:r w:rsidRPr="00C12C5A">
              <w:rPr>
                <w:rFonts w:ascii="Arial" w:eastAsia="SimSun" w:hAnsi="Arial" w:cs="Arial"/>
                <w:sz w:val="14"/>
                <w:szCs w:val="14"/>
              </w:rPr>
              <w:t>Dedicated-SL-PRS-RP</w:t>
            </w:r>
          </w:p>
        </w:tc>
        <w:tc>
          <w:tcPr>
            <w:tcW w:w="368" w:type="pct"/>
            <w:shd w:val="clear" w:color="000000" w:fill="FFFFFF"/>
            <w:vAlign w:val="center"/>
          </w:tcPr>
          <w:p w14:paraId="179F760C" w14:textId="77777777" w:rsidR="00C12C5A" w:rsidRPr="00C12C5A" w:rsidRDefault="00C12C5A" w:rsidP="00C12C5A">
            <w:pPr>
              <w:rPr>
                <w:rFonts w:ascii="Arial" w:eastAsia="DengXian" w:hAnsi="Arial" w:cs="Arial"/>
                <w:bCs/>
                <w:sz w:val="14"/>
                <w:szCs w:val="14"/>
                <w:lang w:eastAsia="zh-CN"/>
              </w:rPr>
            </w:pPr>
            <w:r w:rsidRPr="00C12C5A">
              <w:rPr>
                <w:rFonts w:ascii="Arial" w:eastAsia="DengXian" w:hAnsi="Arial" w:cs="Arial"/>
                <w:bCs/>
                <w:sz w:val="14"/>
                <w:szCs w:val="14"/>
                <w:lang w:eastAsia="zh-CN"/>
              </w:rPr>
              <w:t>New</w:t>
            </w:r>
          </w:p>
        </w:tc>
        <w:tc>
          <w:tcPr>
            <w:tcW w:w="757" w:type="pct"/>
            <w:shd w:val="clear" w:color="000000" w:fill="FFFFFF"/>
            <w:vAlign w:val="center"/>
          </w:tcPr>
          <w:p w14:paraId="5B8067A6" w14:textId="77777777" w:rsidR="00C12C5A" w:rsidRPr="00C12C5A" w:rsidRDefault="00C12C5A" w:rsidP="00C12C5A">
            <w:pPr>
              <w:rPr>
                <w:rFonts w:ascii="Arial" w:eastAsia="DengXian" w:hAnsi="Arial" w:cs="Arial"/>
                <w:bCs/>
                <w:sz w:val="14"/>
                <w:szCs w:val="14"/>
                <w:lang w:eastAsia="zh-CN"/>
              </w:rPr>
            </w:pPr>
            <w:r w:rsidRPr="00C12C5A">
              <w:rPr>
                <w:rFonts w:ascii="Arial" w:eastAsia="DengXian" w:hAnsi="Arial" w:cs="Arial"/>
                <w:bCs/>
                <w:sz w:val="14"/>
                <w:szCs w:val="14"/>
                <w:lang w:eastAsia="zh-CN"/>
              </w:rPr>
              <w:t>List of selection window configuration</w:t>
            </w:r>
          </w:p>
        </w:tc>
        <w:tc>
          <w:tcPr>
            <w:tcW w:w="674" w:type="pct"/>
            <w:shd w:val="clear" w:color="000000" w:fill="FFFFFF"/>
            <w:vAlign w:val="center"/>
          </w:tcPr>
          <w:p w14:paraId="68153B78" w14:textId="77777777" w:rsidR="00C12C5A" w:rsidRPr="00C12C5A" w:rsidRDefault="00C12C5A" w:rsidP="00C12C5A">
            <w:pPr>
              <w:rPr>
                <w:rFonts w:ascii="Arial" w:eastAsia="DengXian" w:hAnsi="Arial" w:cs="Arial"/>
                <w:bCs/>
                <w:sz w:val="14"/>
                <w:szCs w:val="14"/>
                <w:lang w:eastAsia="zh-CN"/>
              </w:rPr>
            </w:pPr>
            <w:r w:rsidRPr="00C12C5A">
              <w:rPr>
                <w:rFonts w:ascii="Arial" w:eastAsia="DengXian" w:hAnsi="Arial" w:cs="Arial"/>
                <w:bCs/>
                <w:sz w:val="14"/>
                <w:szCs w:val="14"/>
                <w:lang w:eastAsia="zh-CN"/>
              </w:rPr>
              <w:t>SEQUENCE (SIZE (8)) OF SL-PRS-SelectionWindowConfig</w:t>
            </w:r>
            <w:r w:rsidRPr="00C12C5A">
              <w:rPr>
                <w:rFonts w:ascii="Arial" w:eastAsia="DengXian" w:hAnsi="Arial" w:cs="Arial"/>
                <w:bCs/>
                <w:color w:val="C00000"/>
                <w:sz w:val="14"/>
                <w:szCs w:val="14"/>
                <w:lang w:eastAsia="zh-CN"/>
              </w:rPr>
              <w:t>-</w:t>
            </w:r>
            <w:r w:rsidRPr="00C12C5A">
              <w:rPr>
                <w:rFonts w:ascii="Arial" w:eastAsia="DengXian" w:hAnsi="Arial" w:cs="Arial"/>
                <w:b/>
                <w:color w:val="C00000"/>
                <w:sz w:val="14"/>
                <w:szCs w:val="14"/>
                <w:lang w:eastAsia="zh-CN"/>
              </w:rPr>
              <w:t>Dedicated-SL-PRS-RP</w:t>
            </w:r>
          </w:p>
        </w:tc>
        <w:tc>
          <w:tcPr>
            <w:tcW w:w="365" w:type="pct"/>
            <w:shd w:val="clear" w:color="000000" w:fill="FFFFFF"/>
            <w:vAlign w:val="center"/>
          </w:tcPr>
          <w:p w14:paraId="11976794" w14:textId="77777777" w:rsidR="00C12C5A" w:rsidRPr="00C12C5A" w:rsidRDefault="00C12C5A" w:rsidP="00C12C5A">
            <w:pPr>
              <w:rPr>
                <w:rFonts w:ascii="Arial" w:eastAsia="DengXian" w:hAnsi="Arial" w:cs="Arial"/>
                <w:bCs/>
                <w:sz w:val="14"/>
                <w:szCs w:val="14"/>
                <w:lang w:eastAsia="zh-CN"/>
              </w:rPr>
            </w:pPr>
            <w:r w:rsidRPr="00C12C5A">
              <w:rPr>
                <w:rFonts w:ascii="Arial" w:eastAsia="DengXian" w:hAnsi="Arial" w:cs="Arial"/>
                <w:bCs/>
                <w:sz w:val="14"/>
                <w:szCs w:val="14"/>
                <w:lang w:eastAsia="zh-CN"/>
              </w:rPr>
              <w:t>Per dedicated SL PRS resource pool</w:t>
            </w:r>
          </w:p>
        </w:tc>
        <w:tc>
          <w:tcPr>
            <w:tcW w:w="530" w:type="pct"/>
            <w:shd w:val="clear" w:color="000000" w:fill="FFFFFF"/>
            <w:vAlign w:val="center"/>
          </w:tcPr>
          <w:p w14:paraId="786D4B57" w14:textId="77777777" w:rsidR="00C12C5A" w:rsidRPr="00C12C5A" w:rsidRDefault="00C12C5A" w:rsidP="00C12C5A">
            <w:pPr>
              <w:rPr>
                <w:rFonts w:ascii="Arial" w:eastAsia="DengXian" w:hAnsi="Arial" w:cs="Arial"/>
                <w:bCs/>
                <w:sz w:val="14"/>
                <w:szCs w:val="14"/>
                <w:lang w:eastAsia="zh-CN"/>
              </w:rPr>
            </w:pPr>
            <w:r w:rsidRPr="00C12C5A">
              <w:rPr>
                <w:rFonts w:ascii="Arial" w:eastAsia="DengXian" w:hAnsi="Arial" w:cs="Arial"/>
                <w:bCs/>
                <w:sz w:val="14"/>
                <w:szCs w:val="14"/>
                <w:lang w:eastAsia="zh-CN"/>
              </w:rPr>
              <w:t>Yes</w:t>
            </w:r>
          </w:p>
        </w:tc>
        <w:tc>
          <w:tcPr>
            <w:tcW w:w="472" w:type="pct"/>
            <w:shd w:val="clear" w:color="000000" w:fill="FFFFFF"/>
            <w:vAlign w:val="center"/>
          </w:tcPr>
          <w:p w14:paraId="13F039C0" w14:textId="77777777" w:rsidR="00C12C5A" w:rsidRPr="00C12C5A" w:rsidRDefault="00C12C5A" w:rsidP="00C12C5A">
            <w:pPr>
              <w:rPr>
                <w:rFonts w:ascii="Arial" w:eastAsia="DengXian" w:hAnsi="Arial" w:cs="Arial"/>
                <w:bCs/>
                <w:sz w:val="14"/>
                <w:szCs w:val="14"/>
                <w:lang w:eastAsia="zh-CN"/>
              </w:rPr>
            </w:pPr>
            <w:r w:rsidRPr="00C12C5A">
              <w:rPr>
                <w:rFonts w:ascii="Arial" w:eastAsia="DengXian" w:hAnsi="Arial" w:cs="Arial"/>
                <w:bCs/>
                <w:sz w:val="14"/>
                <w:szCs w:val="14"/>
                <w:lang w:eastAsia="zh-CN"/>
              </w:rPr>
              <w:t>38.331</w:t>
            </w:r>
          </w:p>
        </w:tc>
      </w:tr>
      <w:tr w:rsidR="00C12C5A" w:rsidRPr="00C12C5A" w14:paraId="74DFA692" w14:textId="77777777" w:rsidTr="007D00D5">
        <w:trPr>
          <w:trHeight w:val="30"/>
        </w:trPr>
        <w:tc>
          <w:tcPr>
            <w:tcW w:w="516" w:type="pct"/>
            <w:shd w:val="clear" w:color="000000" w:fill="FFFFFF"/>
            <w:vAlign w:val="center"/>
          </w:tcPr>
          <w:p w14:paraId="2B6C261F" w14:textId="77777777" w:rsidR="00C12C5A" w:rsidRPr="00C12C5A" w:rsidRDefault="00C12C5A" w:rsidP="00C12C5A">
            <w:pPr>
              <w:rPr>
                <w:rFonts w:ascii="Arial" w:eastAsia="DengXian" w:hAnsi="Arial" w:cs="Arial"/>
                <w:bCs/>
                <w:sz w:val="14"/>
                <w:szCs w:val="14"/>
                <w:lang w:eastAsia="zh-CN"/>
              </w:rPr>
            </w:pPr>
            <w:r w:rsidRPr="00C12C5A">
              <w:rPr>
                <w:rFonts w:ascii="Arial" w:eastAsia="DengXian" w:hAnsi="Arial" w:cs="Arial"/>
                <w:bCs/>
                <w:sz w:val="14"/>
                <w:szCs w:val="14"/>
                <w:lang w:eastAsia="zh-CN"/>
              </w:rPr>
              <w:t>SL PRS configuration in a dedicated resource pool</w:t>
            </w:r>
          </w:p>
        </w:tc>
        <w:tc>
          <w:tcPr>
            <w:tcW w:w="396" w:type="pct"/>
            <w:shd w:val="clear" w:color="000000" w:fill="FFFFFF"/>
            <w:vAlign w:val="center"/>
          </w:tcPr>
          <w:p w14:paraId="6EFF3AAB" w14:textId="77777777" w:rsidR="00C12C5A" w:rsidRPr="00C12C5A" w:rsidRDefault="00C12C5A" w:rsidP="00C12C5A">
            <w:pPr>
              <w:rPr>
                <w:rFonts w:ascii="Arial" w:eastAsia="DengXian" w:hAnsi="Arial" w:cs="Arial"/>
                <w:bCs/>
                <w:sz w:val="14"/>
                <w:szCs w:val="14"/>
                <w:lang w:eastAsia="zh-CN"/>
              </w:rPr>
            </w:pPr>
            <w:r w:rsidRPr="00C12C5A">
              <w:rPr>
                <w:rFonts w:ascii="Arial" w:eastAsia="DengXian" w:hAnsi="Arial" w:cs="Arial"/>
                <w:bCs/>
                <w:sz w:val="14"/>
                <w:szCs w:val="14"/>
                <w:lang w:eastAsia="zh-CN"/>
              </w:rPr>
              <w:t>38.214</w:t>
            </w:r>
          </w:p>
        </w:tc>
        <w:tc>
          <w:tcPr>
            <w:tcW w:w="922" w:type="pct"/>
            <w:shd w:val="clear" w:color="000000" w:fill="FFFFFF"/>
            <w:vAlign w:val="center"/>
          </w:tcPr>
          <w:p w14:paraId="507AA6EF" w14:textId="77777777" w:rsidR="00C12C5A" w:rsidRPr="00C12C5A" w:rsidRDefault="00C12C5A" w:rsidP="00C12C5A">
            <w:pPr>
              <w:rPr>
                <w:rFonts w:ascii="Arial" w:eastAsia="DengXian" w:hAnsi="Arial" w:cs="Arial"/>
                <w:bCs/>
                <w:sz w:val="14"/>
                <w:szCs w:val="14"/>
                <w:lang w:eastAsia="zh-CN"/>
              </w:rPr>
            </w:pPr>
            <w:r w:rsidRPr="00C12C5A">
              <w:rPr>
                <w:rFonts w:ascii="Arial" w:eastAsia="SimSun" w:hAnsi="Arial" w:cs="Arial"/>
                <w:sz w:val="14"/>
                <w:szCs w:val="14"/>
              </w:rPr>
              <w:t>sl-SelectionWindowConfig-Dedicated-SL-PRS-RP</w:t>
            </w:r>
          </w:p>
        </w:tc>
        <w:tc>
          <w:tcPr>
            <w:tcW w:w="368" w:type="pct"/>
            <w:shd w:val="clear" w:color="000000" w:fill="FFFFFF"/>
            <w:vAlign w:val="center"/>
          </w:tcPr>
          <w:p w14:paraId="0C62FF8F" w14:textId="77777777" w:rsidR="00C12C5A" w:rsidRPr="00C12C5A" w:rsidRDefault="00C12C5A" w:rsidP="00C12C5A">
            <w:pPr>
              <w:rPr>
                <w:rFonts w:ascii="Arial" w:eastAsia="DengXian" w:hAnsi="Arial" w:cs="Arial"/>
                <w:bCs/>
                <w:sz w:val="14"/>
                <w:szCs w:val="14"/>
                <w:lang w:eastAsia="zh-CN"/>
              </w:rPr>
            </w:pPr>
            <w:r w:rsidRPr="00C12C5A">
              <w:rPr>
                <w:rFonts w:ascii="Arial" w:eastAsia="DengXian" w:hAnsi="Arial" w:cs="Arial"/>
                <w:bCs/>
                <w:sz w:val="14"/>
                <w:szCs w:val="14"/>
                <w:lang w:eastAsia="zh-CN"/>
              </w:rPr>
              <w:t>New</w:t>
            </w:r>
          </w:p>
        </w:tc>
        <w:tc>
          <w:tcPr>
            <w:tcW w:w="757" w:type="pct"/>
            <w:shd w:val="clear" w:color="000000" w:fill="FFFFFF"/>
            <w:vAlign w:val="center"/>
          </w:tcPr>
          <w:p w14:paraId="4CF2D788" w14:textId="77777777" w:rsidR="00C12C5A" w:rsidRPr="00C12C5A" w:rsidRDefault="00C12C5A" w:rsidP="00C12C5A">
            <w:pPr>
              <w:rPr>
                <w:rFonts w:ascii="Arial" w:eastAsia="DengXian" w:hAnsi="Arial" w:cs="Arial"/>
                <w:bCs/>
                <w:sz w:val="14"/>
                <w:szCs w:val="14"/>
                <w:lang w:eastAsia="zh-CN"/>
              </w:rPr>
            </w:pPr>
            <w:r w:rsidRPr="00C12C5A">
              <w:rPr>
                <w:rFonts w:ascii="Arial" w:eastAsia="DengXian" w:hAnsi="Arial" w:cs="Arial"/>
                <w:bCs/>
                <w:sz w:val="14"/>
                <w:szCs w:val="14"/>
                <w:lang w:eastAsia="zh-CN"/>
              </w:rPr>
              <w:t>Parameter that determines the end of the selection window in the resource selection for a SL PRS with respect to priority indicated in SCI</w:t>
            </w:r>
          </w:p>
        </w:tc>
        <w:tc>
          <w:tcPr>
            <w:tcW w:w="674" w:type="pct"/>
            <w:shd w:val="clear" w:color="000000" w:fill="FFFFFF"/>
            <w:vAlign w:val="center"/>
          </w:tcPr>
          <w:p w14:paraId="1B435A4B" w14:textId="77777777" w:rsidR="00C12C5A" w:rsidRPr="00C12C5A" w:rsidRDefault="00C12C5A" w:rsidP="00C12C5A">
            <w:pPr>
              <w:rPr>
                <w:rFonts w:ascii="Arial" w:eastAsia="DengXian" w:hAnsi="Arial" w:cs="Arial"/>
                <w:bCs/>
                <w:sz w:val="14"/>
                <w:szCs w:val="14"/>
                <w:lang w:eastAsia="zh-CN"/>
              </w:rPr>
            </w:pPr>
            <w:r w:rsidRPr="00C12C5A">
              <w:rPr>
                <w:rFonts w:ascii="Arial" w:eastAsia="DengXian" w:hAnsi="Arial" w:cs="Arial"/>
                <w:bCs/>
                <w:sz w:val="14"/>
                <w:szCs w:val="14"/>
                <w:lang w:eastAsia="zh-CN"/>
              </w:rPr>
              <w:t>sl-PRS-Priority-r18 INTEGER (1..8) and sl-PRS-SelectionWindow-r18 ENUMERATED {n1, n5, n10, n20}</w:t>
            </w:r>
          </w:p>
          <w:p w14:paraId="01EBB994" w14:textId="77777777" w:rsidR="00C12C5A" w:rsidRPr="00C12C5A" w:rsidRDefault="00C12C5A" w:rsidP="00C12C5A">
            <w:pPr>
              <w:rPr>
                <w:rFonts w:ascii="Arial" w:eastAsia="DengXian" w:hAnsi="Arial" w:cs="Arial"/>
                <w:b/>
                <w:bCs/>
                <w:sz w:val="14"/>
                <w:szCs w:val="14"/>
                <w:lang w:eastAsia="zh-CN"/>
              </w:rPr>
            </w:pPr>
            <w:r w:rsidRPr="00C12C5A">
              <w:rPr>
                <w:rFonts w:ascii="Arial" w:eastAsia="SimSun" w:hAnsi="Arial" w:cs="Arial"/>
                <w:b/>
                <w:bCs/>
                <w:iCs/>
                <w:color w:val="FF0000"/>
                <w:sz w:val="14"/>
                <w:szCs w:val="14"/>
              </w:rPr>
              <w:t>Value n1 corresponds to 1</w:t>
            </w:r>
            <w:r w:rsidRPr="00C12C5A">
              <w:rPr>
                <w:rFonts w:ascii="Arial" w:eastAsia="SimSun" w:hAnsi="Arial" w:cs="Arial"/>
                <w:b/>
                <w:bCs/>
                <w:color w:val="FF0000"/>
                <w:sz w:val="14"/>
                <w:szCs w:val="14"/>
              </w:rPr>
              <w:t>*2</w:t>
            </w:r>
            <w:r w:rsidRPr="00C12C5A">
              <w:rPr>
                <w:rFonts w:ascii="Arial" w:eastAsia="SimSun" w:hAnsi="Arial" w:cs="Arial"/>
                <w:b/>
                <w:bCs/>
                <w:color w:val="FF0000"/>
                <w:sz w:val="14"/>
                <w:szCs w:val="14"/>
                <w:vertAlign w:val="superscript"/>
              </w:rPr>
              <w:t>µ</w:t>
            </w:r>
            <w:r w:rsidRPr="00C12C5A">
              <w:rPr>
                <w:rFonts w:ascii="Arial" w:eastAsia="SimSun" w:hAnsi="Arial" w:cs="Arial"/>
                <w:b/>
                <w:bCs/>
                <w:iCs/>
                <w:color w:val="FF0000"/>
                <w:sz w:val="14"/>
                <w:szCs w:val="14"/>
              </w:rPr>
              <w:t>, value n5 corresponds to 5*</w:t>
            </w:r>
            <w:r w:rsidRPr="00C12C5A">
              <w:rPr>
                <w:rFonts w:ascii="Arial" w:eastAsia="SimSun" w:hAnsi="Arial" w:cs="Arial"/>
                <w:b/>
                <w:bCs/>
                <w:color w:val="FF0000"/>
                <w:sz w:val="14"/>
                <w:szCs w:val="14"/>
              </w:rPr>
              <w:t>2</w:t>
            </w:r>
            <w:r w:rsidRPr="00C12C5A">
              <w:rPr>
                <w:rFonts w:ascii="Arial" w:eastAsia="SimSun" w:hAnsi="Arial" w:cs="Arial"/>
                <w:b/>
                <w:bCs/>
                <w:color w:val="FF0000"/>
                <w:sz w:val="14"/>
                <w:szCs w:val="14"/>
                <w:vertAlign w:val="superscript"/>
              </w:rPr>
              <w:t>µ</w:t>
            </w:r>
            <w:r w:rsidRPr="00C12C5A">
              <w:rPr>
                <w:rFonts w:ascii="Arial" w:eastAsia="SimSun" w:hAnsi="Arial" w:cs="Arial"/>
                <w:b/>
                <w:bCs/>
                <w:iCs/>
                <w:color w:val="FF0000"/>
                <w:sz w:val="14"/>
                <w:szCs w:val="14"/>
              </w:rPr>
              <w:t>, and so on, where µ = 0,1,2,3 refers to SCS 15,30,60,120 kHz respectively</w:t>
            </w:r>
          </w:p>
        </w:tc>
        <w:tc>
          <w:tcPr>
            <w:tcW w:w="365" w:type="pct"/>
            <w:shd w:val="clear" w:color="000000" w:fill="FFFFFF"/>
            <w:vAlign w:val="center"/>
          </w:tcPr>
          <w:p w14:paraId="4B3B1D6F" w14:textId="77777777" w:rsidR="00C12C5A" w:rsidRPr="00C12C5A" w:rsidRDefault="00C12C5A" w:rsidP="00C12C5A">
            <w:pPr>
              <w:rPr>
                <w:rFonts w:ascii="Arial" w:eastAsia="DengXian" w:hAnsi="Arial" w:cs="Arial"/>
                <w:bCs/>
                <w:sz w:val="14"/>
                <w:szCs w:val="14"/>
                <w:lang w:eastAsia="zh-CN"/>
              </w:rPr>
            </w:pPr>
            <w:r w:rsidRPr="00C12C5A">
              <w:rPr>
                <w:rFonts w:ascii="Arial" w:eastAsia="DengXian" w:hAnsi="Arial" w:cs="Arial"/>
                <w:bCs/>
                <w:sz w:val="14"/>
                <w:szCs w:val="14"/>
                <w:lang w:eastAsia="zh-CN"/>
              </w:rPr>
              <w:t>Per dedicated SL PRS resource pool</w:t>
            </w:r>
          </w:p>
        </w:tc>
        <w:tc>
          <w:tcPr>
            <w:tcW w:w="530" w:type="pct"/>
            <w:shd w:val="clear" w:color="000000" w:fill="FFFFFF"/>
            <w:vAlign w:val="center"/>
          </w:tcPr>
          <w:p w14:paraId="35E50DC9" w14:textId="77777777" w:rsidR="00C12C5A" w:rsidRPr="00C12C5A" w:rsidRDefault="00C12C5A" w:rsidP="00C12C5A">
            <w:pPr>
              <w:rPr>
                <w:rFonts w:ascii="Arial" w:eastAsia="DengXian" w:hAnsi="Arial" w:cs="Arial"/>
                <w:bCs/>
                <w:sz w:val="14"/>
                <w:szCs w:val="14"/>
                <w:lang w:eastAsia="zh-CN"/>
              </w:rPr>
            </w:pPr>
            <w:r w:rsidRPr="00C12C5A">
              <w:rPr>
                <w:rFonts w:ascii="Arial" w:eastAsia="DengXian" w:hAnsi="Arial" w:cs="Arial"/>
                <w:bCs/>
                <w:sz w:val="14"/>
                <w:szCs w:val="14"/>
                <w:lang w:eastAsia="zh-CN"/>
              </w:rPr>
              <w:t>Yes</w:t>
            </w:r>
          </w:p>
        </w:tc>
        <w:tc>
          <w:tcPr>
            <w:tcW w:w="472" w:type="pct"/>
            <w:shd w:val="clear" w:color="000000" w:fill="FFFFFF"/>
            <w:vAlign w:val="center"/>
          </w:tcPr>
          <w:p w14:paraId="2F4E9610" w14:textId="77777777" w:rsidR="00C12C5A" w:rsidRPr="00C12C5A" w:rsidRDefault="00C12C5A" w:rsidP="00C12C5A">
            <w:pPr>
              <w:rPr>
                <w:rFonts w:ascii="Arial" w:eastAsia="DengXian" w:hAnsi="Arial" w:cs="Arial"/>
                <w:bCs/>
                <w:sz w:val="14"/>
                <w:szCs w:val="14"/>
                <w:lang w:eastAsia="zh-CN"/>
              </w:rPr>
            </w:pPr>
            <w:r w:rsidRPr="00C12C5A">
              <w:rPr>
                <w:rFonts w:ascii="Arial" w:eastAsia="DengXian" w:hAnsi="Arial" w:cs="Arial"/>
                <w:bCs/>
                <w:sz w:val="14"/>
                <w:szCs w:val="14"/>
                <w:lang w:eastAsia="zh-CN"/>
              </w:rPr>
              <w:t>38.331</w:t>
            </w:r>
          </w:p>
        </w:tc>
      </w:tr>
      <w:tr w:rsidR="00C12C5A" w:rsidRPr="00C12C5A" w14:paraId="0D1522D2" w14:textId="77777777" w:rsidTr="007D00D5">
        <w:trPr>
          <w:trHeight w:val="30"/>
        </w:trPr>
        <w:tc>
          <w:tcPr>
            <w:tcW w:w="516" w:type="pct"/>
            <w:shd w:val="clear" w:color="000000" w:fill="FFFFFF"/>
            <w:vAlign w:val="center"/>
          </w:tcPr>
          <w:p w14:paraId="4306292C" w14:textId="77777777" w:rsidR="00C12C5A" w:rsidRPr="00C12C5A" w:rsidRDefault="00C12C5A" w:rsidP="00C12C5A">
            <w:pPr>
              <w:rPr>
                <w:rFonts w:ascii="Arial" w:eastAsia="DengXian" w:hAnsi="Arial" w:cs="Arial"/>
                <w:bCs/>
                <w:sz w:val="14"/>
                <w:szCs w:val="14"/>
                <w:lang w:eastAsia="zh-CN"/>
              </w:rPr>
            </w:pPr>
            <w:r w:rsidRPr="00C12C5A">
              <w:rPr>
                <w:rFonts w:ascii="Arial" w:eastAsia="DengXian" w:hAnsi="Arial" w:cs="Arial"/>
                <w:bCs/>
                <w:sz w:val="14"/>
                <w:szCs w:val="14"/>
                <w:lang w:eastAsia="zh-CN"/>
              </w:rPr>
              <w:t>SL PRS configuration in a dedicated resource pool</w:t>
            </w:r>
          </w:p>
        </w:tc>
        <w:tc>
          <w:tcPr>
            <w:tcW w:w="396" w:type="pct"/>
            <w:shd w:val="clear" w:color="000000" w:fill="FFFFFF"/>
            <w:vAlign w:val="center"/>
          </w:tcPr>
          <w:p w14:paraId="5E6659D2" w14:textId="77777777" w:rsidR="00C12C5A" w:rsidRPr="00C12C5A" w:rsidRDefault="00C12C5A" w:rsidP="00C12C5A">
            <w:pPr>
              <w:rPr>
                <w:rFonts w:ascii="Arial" w:eastAsia="DengXian" w:hAnsi="Arial" w:cs="Arial"/>
                <w:bCs/>
                <w:sz w:val="14"/>
                <w:szCs w:val="14"/>
                <w:lang w:eastAsia="zh-CN"/>
              </w:rPr>
            </w:pPr>
            <w:r w:rsidRPr="00C12C5A">
              <w:rPr>
                <w:rFonts w:ascii="Arial" w:eastAsia="DengXian" w:hAnsi="Arial" w:cs="Arial"/>
                <w:bCs/>
                <w:sz w:val="14"/>
                <w:szCs w:val="14"/>
                <w:lang w:eastAsia="zh-CN"/>
              </w:rPr>
              <w:t>38.214</w:t>
            </w:r>
          </w:p>
        </w:tc>
        <w:tc>
          <w:tcPr>
            <w:tcW w:w="922" w:type="pct"/>
            <w:shd w:val="clear" w:color="000000" w:fill="FFFFFF"/>
            <w:vAlign w:val="center"/>
          </w:tcPr>
          <w:p w14:paraId="1790A927" w14:textId="77777777" w:rsidR="00C12C5A" w:rsidRPr="00C12C5A" w:rsidRDefault="00C12C5A" w:rsidP="00C12C5A">
            <w:pPr>
              <w:rPr>
                <w:rFonts w:ascii="Arial" w:eastAsia="DengXian" w:hAnsi="Arial" w:cs="Arial"/>
                <w:bCs/>
                <w:sz w:val="14"/>
                <w:szCs w:val="14"/>
                <w:lang w:eastAsia="zh-CN"/>
              </w:rPr>
            </w:pPr>
            <w:r w:rsidRPr="00C12C5A">
              <w:rPr>
                <w:rFonts w:ascii="Arial" w:eastAsia="SimSun" w:hAnsi="Arial" w:cs="Arial"/>
                <w:sz w:val="14"/>
                <w:szCs w:val="14"/>
              </w:rPr>
              <w:t>sl-Thres-RSRP-List-</w:t>
            </w:r>
            <w:r w:rsidRPr="00C12C5A">
              <w:rPr>
                <w:rFonts w:ascii="Arial" w:hAnsi="Arial" w:cs="Arial"/>
                <w:sz w:val="14"/>
                <w:szCs w:val="14"/>
              </w:rPr>
              <w:t xml:space="preserve"> </w:t>
            </w:r>
            <w:r w:rsidRPr="00C12C5A">
              <w:rPr>
                <w:rFonts w:ascii="Arial" w:eastAsia="SimSun" w:hAnsi="Arial" w:cs="Arial"/>
                <w:sz w:val="14"/>
                <w:szCs w:val="14"/>
              </w:rPr>
              <w:t>DedicatedSL-PRS-RP</w:t>
            </w:r>
          </w:p>
        </w:tc>
        <w:tc>
          <w:tcPr>
            <w:tcW w:w="368" w:type="pct"/>
            <w:shd w:val="clear" w:color="000000" w:fill="FFFFFF"/>
            <w:vAlign w:val="center"/>
          </w:tcPr>
          <w:p w14:paraId="23B60B2C" w14:textId="77777777" w:rsidR="00C12C5A" w:rsidRPr="00C12C5A" w:rsidRDefault="00C12C5A" w:rsidP="00C12C5A">
            <w:pPr>
              <w:rPr>
                <w:rFonts w:ascii="Arial" w:eastAsia="DengXian" w:hAnsi="Arial" w:cs="Arial"/>
                <w:bCs/>
                <w:sz w:val="14"/>
                <w:szCs w:val="14"/>
                <w:lang w:eastAsia="zh-CN"/>
              </w:rPr>
            </w:pPr>
            <w:r w:rsidRPr="00C12C5A">
              <w:rPr>
                <w:rFonts w:ascii="Arial" w:eastAsia="DengXian" w:hAnsi="Arial" w:cs="Arial"/>
                <w:bCs/>
                <w:sz w:val="14"/>
                <w:szCs w:val="14"/>
                <w:lang w:eastAsia="zh-CN"/>
              </w:rPr>
              <w:t>New</w:t>
            </w:r>
          </w:p>
        </w:tc>
        <w:tc>
          <w:tcPr>
            <w:tcW w:w="757" w:type="pct"/>
            <w:shd w:val="clear" w:color="000000" w:fill="FFFFFF"/>
            <w:vAlign w:val="center"/>
          </w:tcPr>
          <w:p w14:paraId="19D74DD6" w14:textId="77777777" w:rsidR="00C12C5A" w:rsidRPr="00C12C5A" w:rsidRDefault="00C12C5A" w:rsidP="00C12C5A">
            <w:pPr>
              <w:rPr>
                <w:rFonts w:ascii="Arial" w:eastAsia="DengXian" w:hAnsi="Arial" w:cs="Arial"/>
                <w:bCs/>
                <w:sz w:val="14"/>
                <w:szCs w:val="14"/>
                <w:lang w:eastAsia="zh-CN"/>
              </w:rPr>
            </w:pPr>
            <w:r w:rsidRPr="00C12C5A">
              <w:rPr>
                <w:rFonts w:ascii="Arial" w:eastAsia="DengXian" w:hAnsi="Arial" w:cs="Arial"/>
                <w:bCs/>
                <w:sz w:val="14"/>
                <w:szCs w:val="14"/>
                <w:lang w:eastAsia="zh-CN"/>
              </w:rPr>
              <w:t>Indicates a list of 64 thresholds, the threshold should be selected based on the priority in the decoded SCI and the priority in the SCI to be transmitted</w:t>
            </w:r>
          </w:p>
        </w:tc>
        <w:tc>
          <w:tcPr>
            <w:tcW w:w="674" w:type="pct"/>
            <w:shd w:val="clear" w:color="000000" w:fill="FFFFFF"/>
            <w:vAlign w:val="center"/>
          </w:tcPr>
          <w:p w14:paraId="73D1BCB7" w14:textId="77777777" w:rsidR="00C12C5A" w:rsidRPr="00C12C5A" w:rsidRDefault="00C12C5A" w:rsidP="00C12C5A">
            <w:pPr>
              <w:rPr>
                <w:rFonts w:ascii="Arial" w:eastAsia="DengXian" w:hAnsi="Arial" w:cs="Arial"/>
                <w:bCs/>
                <w:sz w:val="14"/>
                <w:szCs w:val="14"/>
                <w:lang w:eastAsia="zh-CN"/>
              </w:rPr>
            </w:pPr>
            <w:r w:rsidRPr="00C12C5A">
              <w:rPr>
                <w:rFonts w:ascii="Arial" w:eastAsia="DengXian" w:hAnsi="Arial" w:cs="Arial"/>
                <w:bCs/>
                <w:sz w:val="14"/>
                <w:szCs w:val="14"/>
                <w:lang w:eastAsia="zh-CN"/>
              </w:rPr>
              <w:t>SEQUENCE (SIZE (64)) OF SL-PRS-Thres-RSRP</w:t>
            </w:r>
          </w:p>
        </w:tc>
        <w:tc>
          <w:tcPr>
            <w:tcW w:w="365" w:type="pct"/>
            <w:shd w:val="clear" w:color="000000" w:fill="FFFFFF"/>
            <w:vAlign w:val="center"/>
          </w:tcPr>
          <w:p w14:paraId="5041BE9A" w14:textId="77777777" w:rsidR="00C12C5A" w:rsidRPr="00C12C5A" w:rsidRDefault="00C12C5A" w:rsidP="00C12C5A">
            <w:pPr>
              <w:rPr>
                <w:rFonts w:ascii="Arial" w:eastAsia="DengXian" w:hAnsi="Arial" w:cs="Arial"/>
                <w:bCs/>
                <w:sz w:val="14"/>
                <w:szCs w:val="14"/>
                <w:lang w:eastAsia="zh-CN"/>
              </w:rPr>
            </w:pPr>
            <w:r w:rsidRPr="00C12C5A">
              <w:rPr>
                <w:rFonts w:ascii="Arial" w:eastAsia="DengXian" w:hAnsi="Arial" w:cs="Arial"/>
                <w:bCs/>
                <w:sz w:val="14"/>
                <w:szCs w:val="14"/>
                <w:lang w:eastAsia="zh-CN"/>
              </w:rPr>
              <w:t>Per dedicated SL PRS resource pool</w:t>
            </w:r>
          </w:p>
        </w:tc>
        <w:tc>
          <w:tcPr>
            <w:tcW w:w="530" w:type="pct"/>
            <w:shd w:val="clear" w:color="000000" w:fill="FFFFFF"/>
            <w:vAlign w:val="center"/>
          </w:tcPr>
          <w:p w14:paraId="0539F92F" w14:textId="77777777" w:rsidR="00C12C5A" w:rsidRPr="00C12C5A" w:rsidRDefault="00C12C5A" w:rsidP="00C12C5A">
            <w:pPr>
              <w:rPr>
                <w:rFonts w:ascii="Arial" w:eastAsia="DengXian" w:hAnsi="Arial" w:cs="Arial"/>
                <w:bCs/>
                <w:sz w:val="14"/>
                <w:szCs w:val="14"/>
                <w:lang w:eastAsia="zh-CN"/>
              </w:rPr>
            </w:pPr>
            <w:r w:rsidRPr="00C12C5A">
              <w:rPr>
                <w:rFonts w:ascii="Arial" w:eastAsia="DengXian" w:hAnsi="Arial" w:cs="Arial"/>
                <w:bCs/>
                <w:sz w:val="14"/>
                <w:szCs w:val="14"/>
                <w:lang w:eastAsia="zh-CN"/>
              </w:rPr>
              <w:t>Yes</w:t>
            </w:r>
          </w:p>
        </w:tc>
        <w:tc>
          <w:tcPr>
            <w:tcW w:w="472" w:type="pct"/>
            <w:shd w:val="clear" w:color="000000" w:fill="FFFFFF"/>
            <w:vAlign w:val="center"/>
          </w:tcPr>
          <w:p w14:paraId="1C192E62" w14:textId="77777777" w:rsidR="00C12C5A" w:rsidRPr="00C12C5A" w:rsidRDefault="00C12C5A" w:rsidP="00C12C5A">
            <w:pPr>
              <w:rPr>
                <w:rFonts w:ascii="Arial" w:eastAsia="DengXian" w:hAnsi="Arial" w:cs="Arial"/>
                <w:bCs/>
                <w:sz w:val="14"/>
                <w:szCs w:val="14"/>
                <w:lang w:eastAsia="zh-CN"/>
              </w:rPr>
            </w:pPr>
            <w:r w:rsidRPr="00C12C5A">
              <w:rPr>
                <w:rFonts w:ascii="Arial" w:eastAsia="DengXian" w:hAnsi="Arial" w:cs="Arial"/>
                <w:bCs/>
                <w:sz w:val="14"/>
                <w:szCs w:val="14"/>
                <w:lang w:eastAsia="zh-CN"/>
              </w:rPr>
              <w:t>38.331</w:t>
            </w:r>
          </w:p>
        </w:tc>
      </w:tr>
      <w:tr w:rsidR="00C12C5A" w:rsidRPr="00C12C5A" w14:paraId="241B6FC3" w14:textId="77777777" w:rsidTr="007D00D5">
        <w:trPr>
          <w:trHeight w:val="30"/>
        </w:trPr>
        <w:tc>
          <w:tcPr>
            <w:tcW w:w="516" w:type="pct"/>
            <w:shd w:val="clear" w:color="000000" w:fill="FFFFFF"/>
            <w:vAlign w:val="center"/>
          </w:tcPr>
          <w:p w14:paraId="7EE5951F" w14:textId="77777777" w:rsidR="00C12C5A" w:rsidRPr="00C12C5A" w:rsidRDefault="00C12C5A" w:rsidP="00C12C5A">
            <w:pPr>
              <w:rPr>
                <w:rFonts w:ascii="Arial" w:eastAsia="DengXian" w:hAnsi="Arial" w:cs="Arial"/>
                <w:bCs/>
                <w:sz w:val="14"/>
                <w:szCs w:val="14"/>
                <w:lang w:eastAsia="zh-CN"/>
              </w:rPr>
            </w:pPr>
            <w:r w:rsidRPr="00C12C5A">
              <w:rPr>
                <w:rFonts w:ascii="Arial" w:eastAsia="DengXian" w:hAnsi="Arial" w:cs="Arial"/>
                <w:bCs/>
                <w:sz w:val="14"/>
                <w:szCs w:val="14"/>
                <w:lang w:eastAsia="zh-CN"/>
              </w:rPr>
              <w:t>SL PRS configuration in a dedicated resource pool</w:t>
            </w:r>
          </w:p>
        </w:tc>
        <w:tc>
          <w:tcPr>
            <w:tcW w:w="396" w:type="pct"/>
            <w:shd w:val="clear" w:color="000000" w:fill="FFFFFF"/>
            <w:vAlign w:val="center"/>
          </w:tcPr>
          <w:p w14:paraId="4896C75D" w14:textId="77777777" w:rsidR="00C12C5A" w:rsidRPr="00C12C5A" w:rsidRDefault="00C12C5A" w:rsidP="00C12C5A">
            <w:pPr>
              <w:rPr>
                <w:rFonts w:ascii="Arial" w:eastAsia="DengXian" w:hAnsi="Arial" w:cs="Arial"/>
                <w:bCs/>
                <w:sz w:val="14"/>
                <w:szCs w:val="14"/>
                <w:lang w:eastAsia="zh-CN"/>
              </w:rPr>
            </w:pPr>
            <w:r w:rsidRPr="00C12C5A">
              <w:rPr>
                <w:rFonts w:ascii="Arial" w:eastAsia="DengXian" w:hAnsi="Arial" w:cs="Arial"/>
                <w:bCs/>
                <w:sz w:val="14"/>
                <w:szCs w:val="14"/>
                <w:lang w:eastAsia="zh-CN"/>
              </w:rPr>
              <w:t>38.214</w:t>
            </w:r>
          </w:p>
        </w:tc>
        <w:tc>
          <w:tcPr>
            <w:tcW w:w="922" w:type="pct"/>
            <w:shd w:val="clear" w:color="000000" w:fill="FFFFFF"/>
            <w:vAlign w:val="center"/>
          </w:tcPr>
          <w:p w14:paraId="5B6B136D" w14:textId="77777777" w:rsidR="00C12C5A" w:rsidRPr="00C12C5A" w:rsidRDefault="00C12C5A" w:rsidP="00C12C5A">
            <w:pPr>
              <w:rPr>
                <w:rFonts w:ascii="Arial" w:eastAsia="DengXian" w:hAnsi="Arial" w:cs="Arial"/>
                <w:bCs/>
                <w:sz w:val="14"/>
                <w:szCs w:val="14"/>
                <w:lang w:eastAsia="zh-CN"/>
              </w:rPr>
            </w:pPr>
            <w:r w:rsidRPr="00C12C5A">
              <w:rPr>
                <w:rFonts w:ascii="Arial" w:eastAsia="SimSun" w:hAnsi="Arial" w:cs="Arial"/>
                <w:sz w:val="14"/>
                <w:szCs w:val="14"/>
              </w:rPr>
              <w:t>sl-PreemptionEnable-</w:t>
            </w:r>
            <w:r w:rsidRPr="00C12C5A">
              <w:rPr>
                <w:rFonts w:ascii="Arial" w:hAnsi="Arial" w:cs="Arial"/>
                <w:sz w:val="14"/>
                <w:szCs w:val="14"/>
              </w:rPr>
              <w:t xml:space="preserve"> </w:t>
            </w:r>
            <w:r w:rsidRPr="00C12C5A">
              <w:rPr>
                <w:rFonts w:ascii="Arial" w:eastAsia="SimSun" w:hAnsi="Arial" w:cs="Arial"/>
                <w:sz w:val="14"/>
                <w:szCs w:val="14"/>
              </w:rPr>
              <w:t>Dedicated-SL-PRS-RP</w:t>
            </w:r>
          </w:p>
        </w:tc>
        <w:tc>
          <w:tcPr>
            <w:tcW w:w="368" w:type="pct"/>
            <w:shd w:val="clear" w:color="000000" w:fill="FFFFFF"/>
            <w:vAlign w:val="center"/>
          </w:tcPr>
          <w:p w14:paraId="35D511DE" w14:textId="77777777" w:rsidR="00C12C5A" w:rsidRPr="00C12C5A" w:rsidRDefault="00C12C5A" w:rsidP="00C12C5A">
            <w:pPr>
              <w:rPr>
                <w:rFonts w:ascii="Arial" w:eastAsia="DengXian" w:hAnsi="Arial" w:cs="Arial"/>
                <w:bCs/>
                <w:sz w:val="14"/>
                <w:szCs w:val="14"/>
                <w:lang w:eastAsia="zh-CN"/>
              </w:rPr>
            </w:pPr>
            <w:r w:rsidRPr="00C12C5A">
              <w:rPr>
                <w:rFonts w:ascii="Arial" w:eastAsia="DengXian" w:hAnsi="Arial" w:cs="Arial"/>
                <w:bCs/>
                <w:sz w:val="14"/>
                <w:szCs w:val="14"/>
                <w:lang w:eastAsia="zh-CN"/>
              </w:rPr>
              <w:t>New</w:t>
            </w:r>
          </w:p>
        </w:tc>
        <w:tc>
          <w:tcPr>
            <w:tcW w:w="757" w:type="pct"/>
            <w:shd w:val="clear" w:color="000000" w:fill="FFFFFF"/>
            <w:vAlign w:val="center"/>
          </w:tcPr>
          <w:p w14:paraId="4A1B403F" w14:textId="77777777" w:rsidR="00C12C5A" w:rsidRPr="00C12C5A" w:rsidRDefault="00C12C5A" w:rsidP="00C12C5A">
            <w:pPr>
              <w:rPr>
                <w:rFonts w:ascii="Arial" w:eastAsia="DengXian" w:hAnsi="Arial" w:cs="Arial"/>
                <w:bCs/>
                <w:sz w:val="14"/>
                <w:szCs w:val="14"/>
                <w:lang w:eastAsia="zh-CN"/>
              </w:rPr>
            </w:pPr>
            <w:r w:rsidRPr="00C12C5A">
              <w:rPr>
                <w:rFonts w:ascii="Arial" w:eastAsia="DengXian" w:hAnsi="Arial" w:cs="Arial"/>
                <w:bCs/>
                <w:sz w:val="14"/>
                <w:szCs w:val="14"/>
                <w:lang w:eastAsia="zh-CN"/>
              </w:rPr>
              <w:t xml:space="preserve">Indicates whether pre-emption is disabled or enabled in a resource </w:t>
            </w:r>
            <w:r w:rsidRPr="00C12C5A">
              <w:rPr>
                <w:rFonts w:ascii="Arial" w:eastAsia="DengXian" w:hAnsi="Arial" w:cs="Arial"/>
                <w:bCs/>
                <w:sz w:val="14"/>
                <w:szCs w:val="14"/>
                <w:lang w:eastAsia="zh-CN"/>
              </w:rPr>
              <w:lastRenderedPageBreak/>
              <w:t>pool. I</w:t>
            </w:r>
            <w:r w:rsidRPr="00C12C5A">
              <w:rPr>
                <w:rFonts w:ascii="Arial" w:hAnsi="Arial" w:cs="Arial"/>
                <w:sz w:val="14"/>
                <w:szCs w:val="14"/>
              </w:rPr>
              <w:t xml:space="preserve"> </w:t>
            </w:r>
            <w:r w:rsidRPr="00C12C5A">
              <w:rPr>
                <w:rFonts w:ascii="Arial" w:eastAsia="DengXian" w:hAnsi="Arial" w:cs="Arial"/>
                <w:bCs/>
                <w:sz w:val="14"/>
                <w:szCs w:val="14"/>
                <w:lang w:eastAsia="zh-CN"/>
              </w:rPr>
              <w:t>f the field is present and the value is pl1, pl2, and so on (but not enabled), it means that pre-emption is enabled and a priority level p_preemption is configured. If the field is present and the value is enabled, the pre-emption is enabled (but p_preemption is not configured) and pre-emption is applicable to all levels.</w:t>
            </w:r>
          </w:p>
        </w:tc>
        <w:tc>
          <w:tcPr>
            <w:tcW w:w="674" w:type="pct"/>
            <w:shd w:val="clear" w:color="000000" w:fill="FFFFFF"/>
            <w:vAlign w:val="center"/>
          </w:tcPr>
          <w:p w14:paraId="127C9F7C" w14:textId="77777777" w:rsidR="00C12C5A" w:rsidRPr="00C12C5A" w:rsidRDefault="00C12C5A" w:rsidP="00C12C5A">
            <w:pPr>
              <w:rPr>
                <w:rFonts w:ascii="Arial" w:eastAsia="DengXian" w:hAnsi="Arial" w:cs="Arial"/>
                <w:bCs/>
                <w:sz w:val="14"/>
                <w:szCs w:val="14"/>
                <w:lang w:eastAsia="zh-CN"/>
              </w:rPr>
            </w:pPr>
            <w:r w:rsidRPr="00C12C5A">
              <w:rPr>
                <w:rFonts w:ascii="Arial" w:eastAsia="DengXian" w:hAnsi="Arial" w:cs="Arial"/>
                <w:bCs/>
                <w:sz w:val="14"/>
                <w:szCs w:val="14"/>
                <w:lang w:eastAsia="zh-CN"/>
              </w:rPr>
              <w:lastRenderedPageBreak/>
              <w:t>ENUMERATED {enabled, pl1, pl2, pl3, pl4, pl5, pl6, pl7, pl8}</w:t>
            </w:r>
          </w:p>
        </w:tc>
        <w:tc>
          <w:tcPr>
            <w:tcW w:w="365" w:type="pct"/>
            <w:shd w:val="clear" w:color="000000" w:fill="FFFFFF"/>
            <w:vAlign w:val="center"/>
          </w:tcPr>
          <w:p w14:paraId="51FF0F6B" w14:textId="77777777" w:rsidR="00C12C5A" w:rsidRPr="00C12C5A" w:rsidRDefault="00C12C5A" w:rsidP="00C12C5A">
            <w:pPr>
              <w:rPr>
                <w:rFonts w:ascii="Arial" w:eastAsia="DengXian" w:hAnsi="Arial" w:cs="Arial"/>
                <w:bCs/>
                <w:sz w:val="14"/>
                <w:szCs w:val="14"/>
                <w:lang w:eastAsia="zh-CN"/>
              </w:rPr>
            </w:pPr>
            <w:r w:rsidRPr="00C12C5A">
              <w:rPr>
                <w:rFonts w:ascii="Arial" w:eastAsia="DengXian" w:hAnsi="Arial" w:cs="Arial"/>
                <w:bCs/>
                <w:sz w:val="14"/>
                <w:szCs w:val="14"/>
                <w:lang w:eastAsia="zh-CN"/>
              </w:rPr>
              <w:t>Per dedicated SL PRS resource pool</w:t>
            </w:r>
          </w:p>
        </w:tc>
        <w:tc>
          <w:tcPr>
            <w:tcW w:w="530" w:type="pct"/>
            <w:shd w:val="clear" w:color="000000" w:fill="FFFFFF"/>
            <w:vAlign w:val="center"/>
          </w:tcPr>
          <w:p w14:paraId="40FF5EA0" w14:textId="77777777" w:rsidR="00C12C5A" w:rsidRPr="00C12C5A" w:rsidRDefault="00C12C5A" w:rsidP="00C12C5A">
            <w:pPr>
              <w:rPr>
                <w:rFonts w:ascii="Arial" w:eastAsia="DengXian" w:hAnsi="Arial" w:cs="Arial"/>
                <w:bCs/>
                <w:sz w:val="14"/>
                <w:szCs w:val="14"/>
                <w:lang w:eastAsia="zh-CN"/>
              </w:rPr>
            </w:pPr>
            <w:r w:rsidRPr="00C12C5A">
              <w:rPr>
                <w:rFonts w:ascii="Arial" w:eastAsia="DengXian" w:hAnsi="Arial" w:cs="Arial"/>
                <w:bCs/>
                <w:sz w:val="14"/>
                <w:szCs w:val="14"/>
                <w:lang w:eastAsia="zh-CN"/>
              </w:rPr>
              <w:t>Yes</w:t>
            </w:r>
          </w:p>
        </w:tc>
        <w:tc>
          <w:tcPr>
            <w:tcW w:w="472" w:type="pct"/>
            <w:shd w:val="clear" w:color="000000" w:fill="FFFFFF"/>
            <w:vAlign w:val="center"/>
          </w:tcPr>
          <w:p w14:paraId="1FDE0967" w14:textId="77777777" w:rsidR="00C12C5A" w:rsidRPr="00C12C5A" w:rsidRDefault="00C12C5A" w:rsidP="00C12C5A">
            <w:pPr>
              <w:rPr>
                <w:rFonts w:ascii="Arial" w:eastAsia="DengXian" w:hAnsi="Arial" w:cs="Arial"/>
                <w:bCs/>
                <w:sz w:val="14"/>
                <w:szCs w:val="14"/>
                <w:lang w:eastAsia="zh-CN"/>
              </w:rPr>
            </w:pPr>
            <w:r w:rsidRPr="00C12C5A">
              <w:rPr>
                <w:rFonts w:ascii="Arial" w:eastAsia="DengXian" w:hAnsi="Arial" w:cs="Arial"/>
                <w:bCs/>
                <w:sz w:val="14"/>
                <w:szCs w:val="14"/>
                <w:lang w:eastAsia="zh-CN"/>
              </w:rPr>
              <w:t>38.331</w:t>
            </w:r>
          </w:p>
        </w:tc>
      </w:tr>
    </w:tbl>
    <w:p w14:paraId="4B9B6049" w14:textId="77777777" w:rsidR="00C12C5A" w:rsidRPr="007D00D5" w:rsidRDefault="00C12C5A" w:rsidP="007D00D5">
      <w:pPr>
        <w:rPr>
          <w:rFonts w:ascii="Times New Roman" w:hAnsi="Times New Roman"/>
          <w:lang w:eastAsia="ko-KR"/>
        </w:rPr>
      </w:pPr>
    </w:p>
    <w:p w14:paraId="22C99F32" w14:textId="77777777" w:rsidR="00C12C5A" w:rsidRPr="007D00D5" w:rsidRDefault="00C12C5A" w:rsidP="007D00D5">
      <w:pPr>
        <w:rPr>
          <w:rFonts w:ascii="Times New Roman" w:hAnsi="Times New Roman"/>
          <w:lang w:eastAsia="ko-KR"/>
        </w:rPr>
      </w:pPr>
      <w:r w:rsidRPr="007D00D5">
        <w:rPr>
          <w:rFonts w:ascii="Times New Roman" w:hAnsi="Times New Roman"/>
          <w:highlight w:val="green"/>
          <w:lang w:eastAsia="ko-KR"/>
        </w:rPr>
        <w:t>Agreement</w:t>
      </w:r>
    </w:p>
    <w:p w14:paraId="2BED105D" w14:textId="77777777" w:rsidR="00C12C5A" w:rsidRPr="007D00D5" w:rsidRDefault="00C12C5A" w:rsidP="007D00D5">
      <w:pPr>
        <w:rPr>
          <w:rFonts w:ascii="Times New Roman" w:hAnsi="Times New Roman"/>
        </w:rPr>
      </w:pPr>
      <w:r w:rsidRPr="007D00D5">
        <w:rPr>
          <w:rFonts w:ascii="Times New Roman" w:hAnsi="Times New Roman"/>
        </w:rPr>
        <w:t xml:space="preserve">Send an LS to RAN2 with the following RRC parameters: </w:t>
      </w:r>
    </w:p>
    <w:tbl>
      <w:tblPr>
        <w:tblW w:w="9692" w:type="dxa"/>
        <w:tblLook w:val="04A0" w:firstRow="1" w:lastRow="0" w:firstColumn="1" w:lastColumn="0" w:noHBand="0" w:noVBand="1"/>
      </w:tblPr>
      <w:tblGrid>
        <w:gridCol w:w="1076"/>
        <w:gridCol w:w="1178"/>
        <w:gridCol w:w="1022"/>
        <w:gridCol w:w="875"/>
        <w:gridCol w:w="1344"/>
        <w:gridCol w:w="972"/>
        <w:gridCol w:w="843"/>
        <w:gridCol w:w="1228"/>
        <w:gridCol w:w="1154"/>
      </w:tblGrid>
      <w:tr w:rsidR="00C12C5A" w:rsidRPr="00C12C5A" w14:paraId="72A1F25F" w14:textId="77777777" w:rsidTr="008F4D19">
        <w:trPr>
          <w:trHeight w:val="685"/>
        </w:trPr>
        <w:tc>
          <w:tcPr>
            <w:tcW w:w="1077" w:type="dxa"/>
            <w:tcBorders>
              <w:top w:val="single" w:sz="4" w:space="0" w:color="auto"/>
              <w:left w:val="single" w:sz="4" w:space="0" w:color="auto"/>
              <w:bottom w:val="single" w:sz="4" w:space="0" w:color="auto"/>
              <w:right w:val="single" w:sz="4" w:space="0" w:color="auto"/>
            </w:tcBorders>
            <w:shd w:val="clear" w:color="000000" w:fill="00B0F0"/>
            <w:vAlign w:val="center"/>
          </w:tcPr>
          <w:p w14:paraId="40999966" w14:textId="77777777" w:rsidR="00C12C5A" w:rsidRPr="00C12C5A" w:rsidRDefault="00C12C5A" w:rsidP="00C12C5A">
            <w:pPr>
              <w:snapToGrid w:val="0"/>
              <w:rPr>
                <w:rFonts w:ascii="Arial" w:eastAsia="SimSun" w:hAnsi="Arial" w:cs="Arial"/>
                <w:b/>
                <w:bCs/>
                <w:color w:val="FFFFFF"/>
                <w:sz w:val="14"/>
                <w:szCs w:val="14"/>
              </w:rPr>
            </w:pPr>
            <w:r w:rsidRPr="00C12C5A">
              <w:rPr>
                <w:rFonts w:ascii="Arial" w:eastAsia="SimSun" w:hAnsi="Arial" w:cs="Arial"/>
                <w:b/>
                <w:bCs/>
                <w:color w:val="FFFFFF"/>
                <w:sz w:val="14"/>
                <w:szCs w:val="14"/>
              </w:rPr>
              <w:t>Sub-feature group</w:t>
            </w:r>
          </w:p>
        </w:tc>
        <w:tc>
          <w:tcPr>
            <w:tcW w:w="1179" w:type="dxa"/>
            <w:tcBorders>
              <w:top w:val="single" w:sz="4" w:space="0" w:color="auto"/>
              <w:left w:val="nil"/>
              <w:bottom w:val="single" w:sz="4" w:space="0" w:color="auto"/>
              <w:right w:val="single" w:sz="4" w:space="0" w:color="auto"/>
            </w:tcBorders>
            <w:shd w:val="clear" w:color="000000" w:fill="00B0F0"/>
            <w:vAlign w:val="center"/>
          </w:tcPr>
          <w:p w14:paraId="5F9EC12F" w14:textId="77777777" w:rsidR="00C12C5A" w:rsidRPr="00C12C5A" w:rsidRDefault="00C12C5A" w:rsidP="00C12C5A">
            <w:pPr>
              <w:snapToGrid w:val="0"/>
              <w:rPr>
                <w:rFonts w:ascii="Arial" w:eastAsia="SimSun" w:hAnsi="Arial" w:cs="Arial"/>
                <w:b/>
                <w:bCs/>
                <w:color w:val="FFFFFF"/>
                <w:sz w:val="14"/>
                <w:szCs w:val="14"/>
              </w:rPr>
            </w:pPr>
            <w:r w:rsidRPr="00C12C5A">
              <w:rPr>
                <w:rFonts w:ascii="Arial" w:eastAsia="SimSun" w:hAnsi="Arial" w:cs="Arial"/>
                <w:b/>
                <w:bCs/>
                <w:color w:val="FFFFFF"/>
                <w:sz w:val="14"/>
                <w:szCs w:val="14"/>
              </w:rPr>
              <w:t>RAN1 specification</w:t>
            </w:r>
          </w:p>
        </w:tc>
        <w:tc>
          <w:tcPr>
            <w:tcW w:w="1023" w:type="dxa"/>
            <w:tcBorders>
              <w:top w:val="single" w:sz="4" w:space="0" w:color="auto"/>
              <w:left w:val="nil"/>
              <w:bottom w:val="single" w:sz="4" w:space="0" w:color="auto"/>
              <w:right w:val="single" w:sz="4" w:space="0" w:color="auto"/>
            </w:tcBorders>
            <w:shd w:val="clear" w:color="000000" w:fill="00B0F0"/>
            <w:vAlign w:val="center"/>
          </w:tcPr>
          <w:p w14:paraId="68660DD3" w14:textId="77777777" w:rsidR="00C12C5A" w:rsidRPr="00C12C5A" w:rsidRDefault="00C12C5A" w:rsidP="00C12C5A">
            <w:pPr>
              <w:snapToGrid w:val="0"/>
              <w:rPr>
                <w:rFonts w:ascii="Arial" w:eastAsia="SimSun" w:hAnsi="Arial" w:cs="Arial"/>
                <w:b/>
                <w:bCs/>
                <w:color w:val="FFFFFF"/>
                <w:sz w:val="14"/>
                <w:szCs w:val="14"/>
              </w:rPr>
            </w:pPr>
            <w:r w:rsidRPr="00C12C5A">
              <w:rPr>
                <w:rFonts w:ascii="Arial" w:eastAsia="SimSun" w:hAnsi="Arial" w:cs="Arial"/>
                <w:b/>
                <w:bCs/>
                <w:color w:val="FFFFFF"/>
                <w:sz w:val="14"/>
                <w:szCs w:val="14"/>
              </w:rPr>
              <w:t>Parameter name in the spec</w:t>
            </w:r>
          </w:p>
        </w:tc>
        <w:tc>
          <w:tcPr>
            <w:tcW w:w="875" w:type="dxa"/>
            <w:tcBorders>
              <w:top w:val="single" w:sz="4" w:space="0" w:color="auto"/>
              <w:left w:val="nil"/>
              <w:bottom w:val="single" w:sz="4" w:space="0" w:color="auto"/>
              <w:right w:val="single" w:sz="4" w:space="0" w:color="auto"/>
            </w:tcBorders>
            <w:shd w:val="clear" w:color="000000" w:fill="00B0F0"/>
            <w:vAlign w:val="center"/>
          </w:tcPr>
          <w:p w14:paraId="2E2D4B1E" w14:textId="77777777" w:rsidR="00C12C5A" w:rsidRPr="00C12C5A" w:rsidRDefault="00C12C5A" w:rsidP="00C12C5A">
            <w:pPr>
              <w:snapToGrid w:val="0"/>
              <w:rPr>
                <w:rFonts w:ascii="Arial" w:eastAsia="SimSun" w:hAnsi="Arial" w:cs="Arial"/>
                <w:b/>
                <w:bCs/>
                <w:color w:val="FFFFFF"/>
                <w:sz w:val="14"/>
                <w:szCs w:val="14"/>
              </w:rPr>
            </w:pPr>
            <w:r w:rsidRPr="00C12C5A">
              <w:rPr>
                <w:rFonts w:ascii="Arial" w:eastAsia="SimSun" w:hAnsi="Arial" w:cs="Arial"/>
                <w:b/>
                <w:bCs/>
                <w:color w:val="FFFFFF"/>
                <w:sz w:val="14"/>
                <w:szCs w:val="14"/>
              </w:rPr>
              <w:t>New or existing?</w:t>
            </w:r>
          </w:p>
        </w:tc>
        <w:tc>
          <w:tcPr>
            <w:tcW w:w="1346" w:type="dxa"/>
            <w:tcBorders>
              <w:top w:val="single" w:sz="4" w:space="0" w:color="auto"/>
              <w:left w:val="nil"/>
              <w:bottom w:val="single" w:sz="4" w:space="0" w:color="auto"/>
              <w:right w:val="single" w:sz="4" w:space="0" w:color="auto"/>
            </w:tcBorders>
            <w:shd w:val="clear" w:color="000000" w:fill="00B0F0"/>
            <w:vAlign w:val="center"/>
          </w:tcPr>
          <w:p w14:paraId="1AA79438" w14:textId="77777777" w:rsidR="00C12C5A" w:rsidRPr="00C12C5A" w:rsidRDefault="00C12C5A" w:rsidP="00C12C5A">
            <w:pPr>
              <w:snapToGrid w:val="0"/>
              <w:rPr>
                <w:rFonts w:ascii="Arial" w:eastAsia="SimSun" w:hAnsi="Arial" w:cs="Arial"/>
                <w:b/>
                <w:bCs/>
                <w:color w:val="FFFFFF"/>
                <w:sz w:val="14"/>
                <w:szCs w:val="14"/>
              </w:rPr>
            </w:pPr>
            <w:r w:rsidRPr="00C12C5A">
              <w:rPr>
                <w:rFonts w:ascii="Arial" w:eastAsia="SimSun" w:hAnsi="Arial" w:cs="Arial"/>
                <w:b/>
                <w:bCs/>
                <w:color w:val="FFFFFF"/>
                <w:sz w:val="14"/>
                <w:szCs w:val="14"/>
              </w:rPr>
              <w:t>Description</w:t>
            </w:r>
          </w:p>
        </w:tc>
        <w:tc>
          <w:tcPr>
            <w:tcW w:w="974" w:type="dxa"/>
            <w:tcBorders>
              <w:top w:val="single" w:sz="4" w:space="0" w:color="auto"/>
              <w:left w:val="nil"/>
              <w:bottom w:val="single" w:sz="4" w:space="0" w:color="auto"/>
              <w:right w:val="single" w:sz="4" w:space="0" w:color="auto"/>
            </w:tcBorders>
            <w:shd w:val="clear" w:color="000000" w:fill="00B0F0"/>
            <w:vAlign w:val="center"/>
          </w:tcPr>
          <w:p w14:paraId="29EDE569" w14:textId="77777777" w:rsidR="00C12C5A" w:rsidRPr="00C12C5A" w:rsidRDefault="00C12C5A" w:rsidP="00C12C5A">
            <w:pPr>
              <w:snapToGrid w:val="0"/>
              <w:rPr>
                <w:rFonts w:ascii="Arial" w:eastAsia="SimSun" w:hAnsi="Arial" w:cs="Arial"/>
                <w:b/>
                <w:bCs/>
                <w:color w:val="FFFFFF"/>
                <w:sz w:val="14"/>
                <w:szCs w:val="14"/>
              </w:rPr>
            </w:pPr>
            <w:r w:rsidRPr="00C12C5A">
              <w:rPr>
                <w:rFonts w:ascii="Arial" w:eastAsia="SimSun" w:hAnsi="Arial" w:cs="Arial"/>
                <w:b/>
                <w:bCs/>
                <w:color w:val="FFFFFF"/>
                <w:sz w:val="14"/>
                <w:szCs w:val="14"/>
              </w:rPr>
              <w:t>Value range</w:t>
            </w:r>
          </w:p>
        </w:tc>
        <w:tc>
          <w:tcPr>
            <w:tcW w:w="845" w:type="dxa"/>
            <w:tcBorders>
              <w:top w:val="single" w:sz="4" w:space="0" w:color="auto"/>
              <w:left w:val="nil"/>
              <w:bottom w:val="single" w:sz="4" w:space="0" w:color="auto"/>
              <w:right w:val="single" w:sz="4" w:space="0" w:color="auto"/>
            </w:tcBorders>
            <w:shd w:val="clear" w:color="000000" w:fill="00B0F0"/>
            <w:vAlign w:val="center"/>
          </w:tcPr>
          <w:p w14:paraId="2686C869" w14:textId="77777777" w:rsidR="00C12C5A" w:rsidRPr="00C12C5A" w:rsidRDefault="00C12C5A" w:rsidP="00C12C5A">
            <w:pPr>
              <w:snapToGrid w:val="0"/>
              <w:rPr>
                <w:rFonts w:ascii="Arial" w:eastAsia="SimSun" w:hAnsi="Arial" w:cs="Arial"/>
                <w:b/>
                <w:bCs/>
                <w:color w:val="FFFFFF"/>
                <w:sz w:val="14"/>
                <w:szCs w:val="14"/>
              </w:rPr>
            </w:pPr>
            <w:r w:rsidRPr="00C12C5A">
              <w:rPr>
                <w:rFonts w:ascii="Arial" w:eastAsia="SimSun" w:hAnsi="Arial" w:cs="Arial"/>
                <w:b/>
                <w:bCs/>
                <w:color w:val="FFFFFF"/>
                <w:sz w:val="14"/>
                <w:szCs w:val="14"/>
              </w:rPr>
              <w:t>Per (UE, cell, TRP, …)</w:t>
            </w:r>
          </w:p>
        </w:tc>
        <w:tc>
          <w:tcPr>
            <w:tcW w:w="1219" w:type="dxa"/>
            <w:tcBorders>
              <w:top w:val="single" w:sz="4" w:space="0" w:color="auto"/>
              <w:left w:val="nil"/>
              <w:bottom w:val="single" w:sz="4" w:space="0" w:color="auto"/>
              <w:right w:val="single" w:sz="4" w:space="0" w:color="auto"/>
            </w:tcBorders>
            <w:shd w:val="clear" w:color="000000" w:fill="00B0F0"/>
            <w:vAlign w:val="center"/>
          </w:tcPr>
          <w:p w14:paraId="1BC320C4" w14:textId="77777777" w:rsidR="00C12C5A" w:rsidRPr="00C12C5A" w:rsidRDefault="00C12C5A" w:rsidP="00C12C5A">
            <w:pPr>
              <w:snapToGrid w:val="0"/>
              <w:rPr>
                <w:rFonts w:ascii="Arial" w:eastAsia="SimSun" w:hAnsi="Arial" w:cs="Arial"/>
                <w:b/>
                <w:bCs/>
                <w:color w:val="FFFFFF"/>
                <w:sz w:val="14"/>
                <w:szCs w:val="14"/>
              </w:rPr>
            </w:pPr>
            <w:r w:rsidRPr="00C12C5A">
              <w:rPr>
                <w:rFonts w:ascii="Arial" w:eastAsia="SimSun" w:hAnsi="Arial" w:cs="Arial"/>
                <w:b/>
                <w:bCs/>
                <w:color w:val="FFFFFF"/>
                <w:sz w:val="14"/>
                <w:szCs w:val="14"/>
              </w:rPr>
              <w:t>Required for initial access or IDLE/INACTIVE</w:t>
            </w:r>
          </w:p>
        </w:tc>
        <w:tc>
          <w:tcPr>
            <w:tcW w:w="1154" w:type="dxa"/>
            <w:tcBorders>
              <w:top w:val="single" w:sz="4" w:space="0" w:color="auto"/>
              <w:left w:val="nil"/>
              <w:bottom w:val="single" w:sz="4" w:space="0" w:color="auto"/>
              <w:right w:val="single" w:sz="4" w:space="0" w:color="auto"/>
            </w:tcBorders>
            <w:shd w:val="clear" w:color="000000" w:fill="00B0F0"/>
            <w:vAlign w:val="center"/>
          </w:tcPr>
          <w:p w14:paraId="27CCB0A8" w14:textId="77777777" w:rsidR="00C12C5A" w:rsidRPr="00C12C5A" w:rsidRDefault="00C12C5A" w:rsidP="00C12C5A">
            <w:pPr>
              <w:snapToGrid w:val="0"/>
              <w:rPr>
                <w:rFonts w:ascii="Arial" w:eastAsia="SimSun" w:hAnsi="Arial" w:cs="Arial"/>
                <w:b/>
                <w:bCs/>
                <w:color w:val="FFFFFF"/>
                <w:sz w:val="14"/>
                <w:szCs w:val="14"/>
              </w:rPr>
            </w:pPr>
            <w:r w:rsidRPr="00C12C5A">
              <w:rPr>
                <w:rFonts w:ascii="Arial" w:eastAsia="SimSun" w:hAnsi="Arial" w:cs="Arial"/>
                <w:b/>
                <w:bCs/>
                <w:color w:val="FFFFFF"/>
                <w:sz w:val="14"/>
                <w:szCs w:val="14"/>
              </w:rPr>
              <w:t>Specification</w:t>
            </w:r>
          </w:p>
        </w:tc>
      </w:tr>
      <w:tr w:rsidR="00C12C5A" w:rsidRPr="00C12C5A" w14:paraId="1C802888" w14:textId="77777777" w:rsidTr="008F4D19">
        <w:trPr>
          <w:trHeight w:val="1411"/>
        </w:trPr>
        <w:tc>
          <w:tcPr>
            <w:tcW w:w="1077" w:type="dxa"/>
            <w:tcBorders>
              <w:top w:val="nil"/>
              <w:left w:val="single" w:sz="4" w:space="0" w:color="auto"/>
              <w:bottom w:val="single" w:sz="4" w:space="0" w:color="auto"/>
              <w:right w:val="single" w:sz="4" w:space="0" w:color="auto"/>
            </w:tcBorders>
            <w:shd w:val="clear" w:color="auto" w:fill="auto"/>
            <w:vAlign w:val="center"/>
          </w:tcPr>
          <w:p w14:paraId="49DC2271" w14:textId="77777777" w:rsidR="00C12C5A" w:rsidRPr="00C12C5A" w:rsidRDefault="00C12C5A" w:rsidP="00C12C5A">
            <w:pPr>
              <w:bidi/>
              <w:jc w:val="right"/>
              <w:textAlignment w:val="center"/>
              <w:rPr>
                <w:rFonts w:ascii="Arial" w:eastAsia="SimSun" w:hAnsi="Arial" w:cs="Arial"/>
                <w:b/>
                <w:bCs/>
                <w:sz w:val="14"/>
                <w:szCs w:val="14"/>
                <w:lang w:bidi="ar"/>
              </w:rPr>
            </w:pPr>
            <w:r w:rsidRPr="00C12C5A">
              <w:rPr>
                <w:rFonts w:ascii="Arial" w:eastAsia="SimSun" w:hAnsi="Arial" w:cs="Arial"/>
                <w:sz w:val="14"/>
                <w:szCs w:val="14"/>
                <w:lang w:bidi="ar"/>
              </w:rPr>
              <w:t xml:space="preserve">Network scheduled SL positioning </w:t>
            </w:r>
          </w:p>
        </w:tc>
        <w:tc>
          <w:tcPr>
            <w:tcW w:w="1179" w:type="dxa"/>
            <w:tcBorders>
              <w:top w:val="nil"/>
              <w:left w:val="nil"/>
              <w:bottom w:val="single" w:sz="4" w:space="0" w:color="auto"/>
              <w:right w:val="single" w:sz="4" w:space="0" w:color="auto"/>
            </w:tcBorders>
            <w:shd w:val="clear" w:color="auto" w:fill="auto"/>
            <w:vAlign w:val="center"/>
          </w:tcPr>
          <w:p w14:paraId="1D2233AD" w14:textId="77777777" w:rsidR="00C12C5A" w:rsidRPr="00C12C5A" w:rsidRDefault="00C12C5A" w:rsidP="00C12C5A">
            <w:pPr>
              <w:snapToGrid w:val="0"/>
              <w:rPr>
                <w:rFonts w:ascii="Arial" w:eastAsia="SimSun" w:hAnsi="Arial" w:cs="Arial"/>
                <w:sz w:val="14"/>
                <w:szCs w:val="14"/>
              </w:rPr>
            </w:pPr>
            <w:r w:rsidRPr="00C12C5A">
              <w:rPr>
                <w:rFonts w:ascii="Arial" w:eastAsia="SimSun" w:hAnsi="Arial" w:cs="Arial" w:hint="eastAsia"/>
                <w:sz w:val="14"/>
                <w:szCs w:val="14"/>
              </w:rPr>
              <w:t>3</w:t>
            </w:r>
            <w:r w:rsidRPr="00C12C5A">
              <w:rPr>
                <w:rFonts w:ascii="Arial" w:eastAsia="SimSun" w:hAnsi="Arial" w:cs="Arial"/>
                <w:sz w:val="14"/>
                <w:szCs w:val="14"/>
              </w:rPr>
              <w:t>8.212</w:t>
            </w:r>
          </w:p>
        </w:tc>
        <w:tc>
          <w:tcPr>
            <w:tcW w:w="1023" w:type="dxa"/>
            <w:tcBorders>
              <w:top w:val="nil"/>
              <w:left w:val="nil"/>
              <w:bottom w:val="single" w:sz="4" w:space="0" w:color="auto"/>
              <w:right w:val="single" w:sz="4" w:space="0" w:color="auto"/>
            </w:tcBorders>
            <w:shd w:val="clear" w:color="auto" w:fill="auto"/>
            <w:vAlign w:val="center"/>
          </w:tcPr>
          <w:p w14:paraId="44253988" w14:textId="77777777" w:rsidR="00C12C5A" w:rsidRPr="00C12C5A" w:rsidRDefault="00C12C5A" w:rsidP="00C12C5A">
            <w:pPr>
              <w:snapToGrid w:val="0"/>
              <w:rPr>
                <w:rFonts w:ascii="Arial" w:eastAsia="SimSun" w:hAnsi="Arial" w:cs="Arial"/>
                <w:sz w:val="14"/>
                <w:szCs w:val="14"/>
              </w:rPr>
            </w:pPr>
            <w:r w:rsidRPr="00C12C5A">
              <w:rPr>
                <w:rFonts w:ascii="Arial" w:eastAsia="SimSun" w:hAnsi="Arial" w:cs="Arial"/>
                <w:sz w:val="14"/>
                <w:szCs w:val="14"/>
              </w:rPr>
              <w:t>SL-PRS-RNTI</w:t>
            </w:r>
          </w:p>
        </w:tc>
        <w:tc>
          <w:tcPr>
            <w:tcW w:w="875" w:type="dxa"/>
            <w:tcBorders>
              <w:top w:val="nil"/>
              <w:left w:val="nil"/>
              <w:bottom w:val="single" w:sz="4" w:space="0" w:color="auto"/>
              <w:right w:val="single" w:sz="4" w:space="0" w:color="auto"/>
            </w:tcBorders>
            <w:shd w:val="clear" w:color="auto" w:fill="auto"/>
            <w:vAlign w:val="center"/>
          </w:tcPr>
          <w:p w14:paraId="631CED65" w14:textId="77777777" w:rsidR="00C12C5A" w:rsidRPr="00C12C5A" w:rsidRDefault="00C12C5A" w:rsidP="00C12C5A">
            <w:pPr>
              <w:snapToGrid w:val="0"/>
              <w:rPr>
                <w:rFonts w:ascii="Arial" w:eastAsia="SimSun" w:hAnsi="Arial" w:cs="Arial"/>
                <w:sz w:val="14"/>
                <w:szCs w:val="14"/>
              </w:rPr>
            </w:pPr>
            <w:r w:rsidRPr="00C12C5A">
              <w:rPr>
                <w:rFonts w:ascii="Arial" w:eastAsia="SimSun" w:hAnsi="Arial" w:cs="Arial" w:hint="eastAsia"/>
                <w:sz w:val="14"/>
                <w:szCs w:val="14"/>
              </w:rPr>
              <w:t>N</w:t>
            </w:r>
            <w:r w:rsidRPr="00C12C5A">
              <w:rPr>
                <w:rFonts w:ascii="Arial" w:eastAsia="SimSun" w:hAnsi="Arial" w:cs="Arial"/>
                <w:sz w:val="14"/>
                <w:szCs w:val="14"/>
              </w:rPr>
              <w:t>ew</w:t>
            </w:r>
          </w:p>
        </w:tc>
        <w:tc>
          <w:tcPr>
            <w:tcW w:w="1346" w:type="dxa"/>
            <w:tcBorders>
              <w:top w:val="nil"/>
              <w:left w:val="nil"/>
              <w:bottom w:val="single" w:sz="4" w:space="0" w:color="auto"/>
              <w:right w:val="single" w:sz="4" w:space="0" w:color="auto"/>
            </w:tcBorders>
            <w:shd w:val="clear" w:color="auto" w:fill="auto"/>
            <w:vAlign w:val="center"/>
          </w:tcPr>
          <w:p w14:paraId="67CC3779" w14:textId="77777777" w:rsidR="00C12C5A" w:rsidRPr="00C12C5A" w:rsidRDefault="00C12C5A" w:rsidP="00C12C5A">
            <w:pPr>
              <w:snapToGrid w:val="0"/>
              <w:rPr>
                <w:rFonts w:ascii="Arial" w:eastAsia="SimSun" w:hAnsi="Arial" w:cs="Arial"/>
                <w:sz w:val="14"/>
                <w:szCs w:val="14"/>
              </w:rPr>
            </w:pPr>
            <w:r w:rsidRPr="00C12C5A">
              <w:rPr>
                <w:rFonts w:ascii="Arial" w:eastAsia="SimSun" w:hAnsi="Arial" w:cs="Arial" w:hint="eastAsia"/>
                <w:sz w:val="14"/>
                <w:szCs w:val="14"/>
                <w:lang w:bidi="ar"/>
              </w:rPr>
              <w:t>Parameter i</w:t>
            </w:r>
            <w:r w:rsidRPr="00C12C5A">
              <w:rPr>
                <w:rFonts w:ascii="Arial" w:eastAsia="SimSun" w:hAnsi="Arial" w:cs="Arial"/>
                <w:sz w:val="14"/>
                <w:szCs w:val="14"/>
                <w:lang w:bidi="ar"/>
              </w:rPr>
              <w:t>ndicate the SL-</w:t>
            </w:r>
            <w:r w:rsidRPr="00C12C5A">
              <w:rPr>
                <w:rFonts w:ascii="Arial" w:eastAsia="SimSun" w:hAnsi="Arial" w:cs="Arial" w:hint="eastAsia"/>
                <w:sz w:val="14"/>
                <w:szCs w:val="14"/>
                <w:lang w:bidi="ar"/>
              </w:rPr>
              <w:t>PRS-</w:t>
            </w:r>
            <w:r w:rsidRPr="00C12C5A">
              <w:rPr>
                <w:rFonts w:ascii="Arial" w:eastAsia="SimSun" w:hAnsi="Arial" w:cs="Arial"/>
                <w:sz w:val="14"/>
                <w:szCs w:val="14"/>
                <w:lang w:bidi="ar"/>
              </w:rPr>
              <w:t>RNTI used for monitoring the network scheduling to transmit NR sidelink</w:t>
            </w:r>
            <w:r w:rsidRPr="00C12C5A">
              <w:rPr>
                <w:rFonts w:ascii="Arial" w:eastAsia="SimSun" w:hAnsi="Arial" w:cs="Arial" w:hint="eastAsia"/>
                <w:sz w:val="14"/>
                <w:szCs w:val="14"/>
                <w:lang w:bidi="ar"/>
              </w:rPr>
              <w:t xml:space="preserve"> positioning reference signal </w:t>
            </w:r>
            <w:r w:rsidRPr="00C12C5A">
              <w:rPr>
                <w:rFonts w:ascii="Arial" w:eastAsia="SimSun" w:hAnsi="Arial" w:cs="Arial"/>
                <w:sz w:val="14"/>
                <w:szCs w:val="14"/>
                <w:lang w:bidi="ar"/>
              </w:rPr>
              <w:t>(i.e. the mode 1)</w:t>
            </w:r>
            <w:r w:rsidRPr="00C12C5A">
              <w:rPr>
                <w:rFonts w:ascii="Arial" w:eastAsia="SimSun" w:hAnsi="Arial" w:cs="Arial"/>
                <w:color w:val="FF0000"/>
                <w:sz w:val="14"/>
                <w:szCs w:val="14"/>
                <w:lang w:bidi="ar"/>
              </w:rPr>
              <w:t xml:space="preserve"> for dynamic grants</w:t>
            </w:r>
          </w:p>
        </w:tc>
        <w:tc>
          <w:tcPr>
            <w:tcW w:w="974" w:type="dxa"/>
            <w:tcBorders>
              <w:top w:val="nil"/>
              <w:left w:val="nil"/>
              <w:bottom w:val="single" w:sz="4" w:space="0" w:color="auto"/>
              <w:right w:val="single" w:sz="4" w:space="0" w:color="auto"/>
            </w:tcBorders>
            <w:shd w:val="clear" w:color="auto" w:fill="auto"/>
            <w:vAlign w:val="center"/>
          </w:tcPr>
          <w:p w14:paraId="2078F97F" w14:textId="77777777" w:rsidR="00C12C5A" w:rsidRPr="00C12C5A" w:rsidRDefault="00C12C5A" w:rsidP="00C12C5A">
            <w:pPr>
              <w:snapToGrid w:val="0"/>
              <w:rPr>
                <w:rFonts w:ascii="Arial" w:eastAsia="SimSun" w:hAnsi="Arial" w:cs="Arial"/>
                <w:sz w:val="14"/>
                <w:szCs w:val="14"/>
                <w:lang w:bidi="ar"/>
              </w:rPr>
            </w:pPr>
            <w:r w:rsidRPr="00C12C5A">
              <w:rPr>
                <w:rFonts w:ascii="Arial" w:eastAsia="SimSun" w:hAnsi="Arial" w:cs="Arial"/>
                <w:sz w:val="14"/>
                <w:szCs w:val="14"/>
                <w:lang w:bidi="ar"/>
              </w:rPr>
              <w:t>RNTI-Value</w:t>
            </w:r>
          </w:p>
        </w:tc>
        <w:tc>
          <w:tcPr>
            <w:tcW w:w="845" w:type="dxa"/>
            <w:tcBorders>
              <w:top w:val="nil"/>
              <w:left w:val="nil"/>
              <w:bottom w:val="single" w:sz="4" w:space="0" w:color="auto"/>
              <w:right w:val="single" w:sz="4" w:space="0" w:color="auto"/>
            </w:tcBorders>
            <w:shd w:val="clear" w:color="auto" w:fill="auto"/>
            <w:vAlign w:val="center"/>
          </w:tcPr>
          <w:p w14:paraId="5C083D20" w14:textId="77777777" w:rsidR="00C12C5A" w:rsidRPr="00C12C5A" w:rsidRDefault="00C12C5A" w:rsidP="00C12C5A">
            <w:pPr>
              <w:snapToGrid w:val="0"/>
              <w:rPr>
                <w:rFonts w:ascii="Arial" w:eastAsia="SimSun" w:hAnsi="Arial" w:cs="Arial"/>
                <w:sz w:val="14"/>
                <w:szCs w:val="14"/>
              </w:rPr>
            </w:pPr>
            <w:r w:rsidRPr="00C12C5A">
              <w:rPr>
                <w:rFonts w:ascii="Arial" w:eastAsia="SimSun" w:hAnsi="Arial" w:cs="Arial"/>
                <w:sz w:val="14"/>
                <w:szCs w:val="14"/>
              </w:rPr>
              <w:t>Per UE</w:t>
            </w:r>
          </w:p>
        </w:tc>
        <w:tc>
          <w:tcPr>
            <w:tcW w:w="1219" w:type="dxa"/>
            <w:tcBorders>
              <w:top w:val="nil"/>
              <w:left w:val="nil"/>
              <w:bottom w:val="single" w:sz="4" w:space="0" w:color="auto"/>
              <w:right w:val="single" w:sz="4" w:space="0" w:color="auto"/>
            </w:tcBorders>
            <w:shd w:val="clear" w:color="auto" w:fill="auto"/>
            <w:vAlign w:val="center"/>
          </w:tcPr>
          <w:p w14:paraId="431DD31C" w14:textId="77777777" w:rsidR="00C12C5A" w:rsidRPr="00C12C5A" w:rsidRDefault="00C12C5A" w:rsidP="00C12C5A">
            <w:pPr>
              <w:snapToGrid w:val="0"/>
              <w:rPr>
                <w:rFonts w:ascii="Arial" w:eastAsia="SimSun" w:hAnsi="Arial" w:cs="Arial"/>
                <w:sz w:val="14"/>
                <w:szCs w:val="14"/>
              </w:rPr>
            </w:pPr>
            <w:r w:rsidRPr="00C12C5A">
              <w:rPr>
                <w:rFonts w:ascii="Arial" w:eastAsia="SimSun" w:hAnsi="Arial" w:cs="Arial"/>
                <w:sz w:val="14"/>
                <w:szCs w:val="14"/>
              </w:rPr>
              <w:t>/</w:t>
            </w:r>
          </w:p>
        </w:tc>
        <w:tc>
          <w:tcPr>
            <w:tcW w:w="1154" w:type="dxa"/>
            <w:tcBorders>
              <w:top w:val="nil"/>
              <w:left w:val="nil"/>
              <w:bottom w:val="single" w:sz="4" w:space="0" w:color="auto"/>
              <w:right w:val="single" w:sz="4" w:space="0" w:color="auto"/>
            </w:tcBorders>
            <w:shd w:val="clear" w:color="auto" w:fill="auto"/>
            <w:vAlign w:val="center"/>
          </w:tcPr>
          <w:p w14:paraId="6A38B4E2" w14:textId="77777777" w:rsidR="00C12C5A" w:rsidRPr="00C12C5A" w:rsidRDefault="00C12C5A" w:rsidP="00C12C5A">
            <w:pPr>
              <w:snapToGrid w:val="0"/>
              <w:rPr>
                <w:rFonts w:ascii="Arial" w:eastAsia="SimSun" w:hAnsi="Arial" w:cs="Arial"/>
                <w:sz w:val="14"/>
                <w:szCs w:val="14"/>
              </w:rPr>
            </w:pPr>
            <w:r w:rsidRPr="00C12C5A">
              <w:rPr>
                <w:rFonts w:ascii="Arial" w:eastAsia="SimSun" w:hAnsi="Arial" w:cs="Arial"/>
                <w:sz w:val="14"/>
                <w:szCs w:val="14"/>
              </w:rPr>
              <w:t>38.331</w:t>
            </w:r>
          </w:p>
        </w:tc>
      </w:tr>
      <w:tr w:rsidR="00C12C5A" w:rsidRPr="00C12C5A" w14:paraId="4C56747B" w14:textId="77777777" w:rsidTr="008F4D19">
        <w:trPr>
          <w:trHeight w:val="1411"/>
        </w:trPr>
        <w:tc>
          <w:tcPr>
            <w:tcW w:w="1077" w:type="dxa"/>
            <w:tcBorders>
              <w:top w:val="nil"/>
              <w:left w:val="single" w:sz="4" w:space="0" w:color="auto"/>
              <w:bottom w:val="single" w:sz="4" w:space="0" w:color="auto"/>
              <w:right w:val="single" w:sz="4" w:space="0" w:color="auto"/>
            </w:tcBorders>
            <w:shd w:val="clear" w:color="auto" w:fill="auto"/>
            <w:vAlign w:val="center"/>
          </w:tcPr>
          <w:p w14:paraId="7B9FA87E" w14:textId="77777777" w:rsidR="00C12C5A" w:rsidRPr="00C12C5A" w:rsidRDefault="00C12C5A" w:rsidP="00C12C5A">
            <w:pPr>
              <w:snapToGrid w:val="0"/>
              <w:rPr>
                <w:rFonts w:ascii="Arial" w:eastAsia="SimSun" w:hAnsi="Arial" w:cs="Arial"/>
                <w:sz w:val="14"/>
                <w:szCs w:val="14"/>
                <w:lang w:bidi="ar"/>
              </w:rPr>
            </w:pPr>
          </w:p>
          <w:p w14:paraId="370FE7BB" w14:textId="77777777" w:rsidR="00C12C5A" w:rsidRPr="00C12C5A" w:rsidRDefault="00C12C5A" w:rsidP="00C12C5A">
            <w:pPr>
              <w:snapToGrid w:val="0"/>
              <w:rPr>
                <w:rFonts w:ascii="Arial" w:eastAsia="SimSun" w:hAnsi="Arial" w:cs="Arial"/>
                <w:sz w:val="14"/>
                <w:szCs w:val="14"/>
              </w:rPr>
            </w:pPr>
            <w:r w:rsidRPr="00C12C5A">
              <w:rPr>
                <w:rFonts w:ascii="Arial" w:eastAsia="SimSun" w:hAnsi="Arial" w:cs="Arial" w:hint="eastAsia"/>
                <w:sz w:val="14"/>
                <w:szCs w:val="14"/>
              </w:rPr>
              <w:t>N</w:t>
            </w:r>
            <w:r w:rsidRPr="00C12C5A">
              <w:rPr>
                <w:rFonts w:ascii="Arial" w:eastAsia="SimSun" w:hAnsi="Arial" w:cs="Arial"/>
                <w:sz w:val="14"/>
                <w:szCs w:val="14"/>
              </w:rPr>
              <w:t>etwork scheduled SL positioning</w:t>
            </w:r>
          </w:p>
        </w:tc>
        <w:tc>
          <w:tcPr>
            <w:tcW w:w="1179" w:type="dxa"/>
            <w:tcBorders>
              <w:top w:val="nil"/>
              <w:left w:val="nil"/>
              <w:bottom w:val="single" w:sz="4" w:space="0" w:color="auto"/>
              <w:right w:val="single" w:sz="4" w:space="0" w:color="auto"/>
            </w:tcBorders>
            <w:shd w:val="clear" w:color="auto" w:fill="auto"/>
            <w:vAlign w:val="center"/>
          </w:tcPr>
          <w:p w14:paraId="7839B172" w14:textId="77777777" w:rsidR="00C12C5A" w:rsidRPr="00C12C5A" w:rsidRDefault="00C12C5A" w:rsidP="00C12C5A">
            <w:pPr>
              <w:snapToGrid w:val="0"/>
              <w:rPr>
                <w:rFonts w:ascii="Arial" w:eastAsia="SimSun" w:hAnsi="Arial" w:cs="Arial"/>
                <w:sz w:val="14"/>
                <w:szCs w:val="14"/>
              </w:rPr>
            </w:pPr>
            <w:r w:rsidRPr="00C12C5A">
              <w:rPr>
                <w:rFonts w:ascii="Arial" w:eastAsia="SimSun" w:hAnsi="Arial" w:cs="Arial" w:hint="eastAsia"/>
                <w:sz w:val="14"/>
                <w:szCs w:val="14"/>
              </w:rPr>
              <w:t>3</w:t>
            </w:r>
            <w:r w:rsidRPr="00C12C5A">
              <w:rPr>
                <w:rFonts w:ascii="Arial" w:eastAsia="SimSun" w:hAnsi="Arial" w:cs="Arial"/>
                <w:sz w:val="14"/>
                <w:szCs w:val="14"/>
              </w:rPr>
              <w:t>8.212</w:t>
            </w:r>
          </w:p>
        </w:tc>
        <w:tc>
          <w:tcPr>
            <w:tcW w:w="1023" w:type="dxa"/>
            <w:tcBorders>
              <w:top w:val="nil"/>
              <w:left w:val="nil"/>
              <w:bottom w:val="single" w:sz="4" w:space="0" w:color="auto"/>
              <w:right w:val="single" w:sz="4" w:space="0" w:color="auto"/>
            </w:tcBorders>
            <w:shd w:val="clear" w:color="auto" w:fill="auto"/>
            <w:vAlign w:val="center"/>
          </w:tcPr>
          <w:p w14:paraId="58594B50" w14:textId="77777777" w:rsidR="00C12C5A" w:rsidRPr="00C12C5A" w:rsidRDefault="00C12C5A" w:rsidP="00C12C5A">
            <w:pPr>
              <w:snapToGrid w:val="0"/>
              <w:rPr>
                <w:rFonts w:ascii="Arial" w:eastAsia="SimSun" w:hAnsi="Arial" w:cs="Arial"/>
                <w:sz w:val="14"/>
                <w:szCs w:val="14"/>
              </w:rPr>
            </w:pPr>
            <w:r w:rsidRPr="00C12C5A">
              <w:rPr>
                <w:rFonts w:ascii="Arial" w:eastAsia="SimSun" w:hAnsi="Arial" w:cs="Arial"/>
                <w:sz w:val="14"/>
                <w:szCs w:val="14"/>
              </w:rPr>
              <w:t>SL-PRS-CS-RNTI</w:t>
            </w:r>
          </w:p>
        </w:tc>
        <w:tc>
          <w:tcPr>
            <w:tcW w:w="875" w:type="dxa"/>
            <w:tcBorders>
              <w:top w:val="nil"/>
              <w:left w:val="nil"/>
              <w:bottom w:val="single" w:sz="4" w:space="0" w:color="auto"/>
              <w:right w:val="single" w:sz="4" w:space="0" w:color="auto"/>
            </w:tcBorders>
            <w:shd w:val="clear" w:color="auto" w:fill="auto"/>
            <w:vAlign w:val="center"/>
          </w:tcPr>
          <w:p w14:paraId="74AB214A" w14:textId="77777777" w:rsidR="00C12C5A" w:rsidRPr="00C12C5A" w:rsidRDefault="00C12C5A" w:rsidP="00C12C5A">
            <w:pPr>
              <w:snapToGrid w:val="0"/>
              <w:rPr>
                <w:rFonts w:ascii="Arial" w:eastAsia="SimSun" w:hAnsi="Arial" w:cs="Arial"/>
                <w:sz w:val="14"/>
                <w:szCs w:val="14"/>
              </w:rPr>
            </w:pPr>
            <w:r w:rsidRPr="00C12C5A">
              <w:rPr>
                <w:rFonts w:ascii="Arial" w:eastAsia="SimSun" w:hAnsi="Arial" w:cs="Arial"/>
                <w:sz w:val="14"/>
                <w:szCs w:val="14"/>
              </w:rPr>
              <w:t>New</w:t>
            </w:r>
          </w:p>
        </w:tc>
        <w:tc>
          <w:tcPr>
            <w:tcW w:w="1346" w:type="dxa"/>
            <w:tcBorders>
              <w:top w:val="nil"/>
              <w:left w:val="nil"/>
              <w:bottom w:val="single" w:sz="4" w:space="0" w:color="auto"/>
              <w:right w:val="single" w:sz="4" w:space="0" w:color="auto"/>
            </w:tcBorders>
            <w:shd w:val="clear" w:color="auto" w:fill="auto"/>
            <w:vAlign w:val="center"/>
          </w:tcPr>
          <w:p w14:paraId="6428FCEE" w14:textId="77777777" w:rsidR="00C12C5A" w:rsidRPr="00C12C5A" w:rsidRDefault="00C12C5A" w:rsidP="00C12C5A">
            <w:pPr>
              <w:snapToGrid w:val="0"/>
              <w:rPr>
                <w:rFonts w:ascii="Arial" w:eastAsia="SimSun" w:hAnsi="Arial" w:cs="Arial"/>
                <w:sz w:val="14"/>
                <w:szCs w:val="14"/>
                <w:lang w:bidi="ar"/>
              </w:rPr>
            </w:pPr>
            <w:r w:rsidRPr="00C12C5A">
              <w:rPr>
                <w:rFonts w:ascii="Arial" w:eastAsia="SimSun" w:hAnsi="Arial" w:cs="Arial" w:hint="eastAsia"/>
                <w:sz w:val="14"/>
                <w:szCs w:val="14"/>
                <w:lang w:bidi="ar"/>
              </w:rPr>
              <w:t>Parameter i</w:t>
            </w:r>
            <w:r w:rsidRPr="00C12C5A">
              <w:rPr>
                <w:rFonts w:ascii="Arial" w:eastAsia="SimSun" w:hAnsi="Arial" w:cs="Arial"/>
                <w:sz w:val="14"/>
                <w:szCs w:val="14"/>
                <w:lang w:bidi="ar"/>
              </w:rPr>
              <w:t>ndicate the RNTI used to scramble CRC of DCI format 3_</w:t>
            </w:r>
            <w:r w:rsidRPr="00C12C5A">
              <w:rPr>
                <w:rFonts w:ascii="Arial" w:eastAsia="SimSun" w:hAnsi="Arial" w:cs="Arial" w:hint="eastAsia"/>
                <w:sz w:val="14"/>
                <w:szCs w:val="14"/>
                <w:lang w:bidi="ar"/>
              </w:rPr>
              <w:t>2</w:t>
            </w:r>
            <w:r w:rsidRPr="00C12C5A">
              <w:rPr>
                <w:rFonts w:ascii="Arial" w:eastAsia="SimSun" w:hAnsi="Arial" w:cs="Arial"/>
                <w:sz w:val="14"/>
                <w:szCs w:val="14"/>
                <w:lang w:bidi="ar"/>
              </w:rPr>
              <w:t xml:space="preserve"> </w:t>
            </w:r>
            <w:r w:rsidRPr="00C12C5A">
              <w:rPr>
                <w:rFonts w:ascii="Arial" w:eastAsia="SimSun" w:hAnsi="Arial" w:cs="Arial"/>
                <w:color w:val="FF0000"/>
                <w:sz w:val="14"/>
                <w:szCs w:val="14"/>
                <w:lang w:bidi="ar"/>
              </w:rPr>
              <w:t>for configured grants</w:t>
            </w:r>
          </w:p>
          <w:p w14:paraId="137C29C7" w14:textId="77777777" w:rsidR="00C12C5A" w:rsidRPr="00C12C5A" w:rsidRDefault="00C12C5A" w:rsidP="00C12C5A">
            <w:pPr>
              <w:snapToGrid w:val="0"/>
              <w:rPr>
                <w:rFonts w:ascii="Arial" w:eastAsia="SimSun" w:hAnsi="Arial" w:cs="Arial"/>
                <w:sz w:val="14"/>
                <w:szCs w:val="14"/>
              </w:rPr>
            </w:pPr>
          </w:p>
        </w:tc>
        <w:tc>
          <w:tcPr>
            <w:tcW w:w="974" w:type="dxa"/>
            <w:tcBorders>
              <w:top w:val="nil"/>
              <w:left w:val="nil"/>
              <w:bottom w:val="single" w:sz="4" w:space="0" w:color="auto"/>
              <w:right w:val="single" w:sz="4" w:space="0" w:color="auto"/>
            </w:tcBorders>
            <w:shd w:val="clear" w:color="auto" w:fill="auto"/>
            <w:vAlign w:val="center"/>
          </w:tcPr>
          <w:p w14:paraId="1D5B7FAD" w14:textId="77777777" w:rsidR="00C12C5A" w:rsidRPr="00C12C5A" w:rsidRDefault="00C12C5A" w:rsidP="00C12C5A">
            <w:pPr>
              <w:snapToGrid w:val="0"/>
              <w:rPr>
                <w:rFonts w:ascii="Arial" w:eastAsia="SimSun" w:hAnsi="Arial" w:cs="Arial"/>
                <w:sz w:val="14"/>
                <w:szCs w:val="14"/>
                <w:lang w:bidi="ar"/>
              </w:rPr>
            </w:pPr>
            <w:r w:rsidRPr="00C12C5A">
              <w:rPr>
                <w:rFonts w:ascii="Arial" w:eastAsia="SimSun" w:hAnsi="Arial" w:cs="Arial"/>
                <w:sz w:val="14"/>
                <w:szCs w:val="14"/>
                <w:lang w:bidi="ar"/>
              </w:rPr>
              <w:t>RNTI-Value</w:t>
            </w:r>
          </w:p>
        </w:tc>
        <w:tc>
          <w:tcPr>
            <w:tcW w:w="845" w:type="dxa"/>
            <w:tcBorders>
              <w:top w:val="nil"/>
              <w:left w:val="nil"/>
              <w:bottom w:val="single" w:sz="4" w:space="0" w:color="auto"/>
              <w:right w:val="single" w:sz="4" w:space="0" w:color="auto"/>
            </w:tcBorders>
            <w:shd w:val="clear" w:color="auto" w:fill="auto"/>
            <w:vAlign w:val="center"/>
          </w:tcPr>
          <w:p w14:paraId="5A3DD528" w14:textId="77777777" w:rsidR="00C12C5A" w:rsidRPr="00C12C5A" w:rsidRDefault="00C12C5A" w:rsidP="00C12C5A">
            <w:pPr>
              <w:snapToGrid w:val="0"/>
              <w:rPr>
                <w:rFonts w:ascii="Arial" w:eastAsia="SimSun" w:hAnsi="Arial" w:cs="Arial"/>
                <w:sz w:val="14"/>
                <w:szCs w:val="14"/>
              </w:rPr>
            </w:pPr>
            <w:r w:rsidRPr="00C12C5A">
              <w:rPr>
                <w:rFonts w:ascii="Arial" w:eastAsia="SimSun" w:hAnsi="Arial" w:cs="Arial"/>
                <w:sz w:val="14"/>
                <w:szCs w:val="14"/>
              </w:rPr>
              <w:t>Per UE</w:t>
            </w:r>
          </w:p>
        </w:tc>
        <w:tc>
          <w:tcPr>
            <w:tcW w:w="1219" w:type="dxa"/>
            <w:tcBorders>
              <w:top w:val="nil"/>
              <w:left w:val="nil"/>
              <w:bottom w:val="single" w:sz="4" w:space="0" w:color="auto"/>
              <w:right w:val="single" w:sz="4" w:space="0" w:color="auto"/>
            </w:tcBorders>
            <w:shd w:val="clear" w:color="auto" w:fill="auto"/>
            <w:vAlign w:val="center"/>
          </w:tcPr>
          <w:p w14:paraId="11273A0C" w14:textId="77777777" w:rsidR="00C12C5A" w:rsidRPr="00C12C5A" w:rsidRDefault="00C12C5A" w:rsidP="00C12C5A">
            <w:pPr>
              <w:snapToGrid w:val="0"/>
              <w:rPr>
                <w:rFonts w:ascii="Arial" w:eastAsia="SimSun" w:hAnsi="Arial" w:cs="Arial"/>
                <w:sz w:val="14"/>
                <w:szCs w:val="14"/>
              </w:rPr>
            </w:pPr>
            <w:r w:rsidRPr="00C12C5A">
              <w:rPr>
                <w:rFonts w:ascii="Arial" w:eastAsia="SimSun" w:hAnsi="Arial" w:cs="Arial"/>
                <w:sz w:val="14"/>
                <w:szCs w:val="14"/>
              </w:rPr>
              <w:t>/</w:t>
            </w:r>
          </w:p>
        </w:tc>
        <w:tc>
          <w:tcPr>
            <w:tcW w:w="1154" w:type="dxa"/>
            <w:tcBorders>
              <w:top w:val="nil"/>
              <w:left w:val="nil"/>
              <w:bottom w:val="single" w:sz="4" w:space="0" w:color="auto"/>
              <w:right w:val="single" w:sz="4" w:space="0" w:color="auto"/>
            </w:tcBorders>
            <w:shd w:val="clear" w:color="auto" w:fill="auto"/>
            <w:vAlign w:val="center"/>
          </w:tcPr>
          <w:p w14:paraId="28EAA205" w14:textId="77777777" w:rsidR="00C12C5A" w:rsidRPr="00C12C5A" w:rsidRDefault="00C12C5A" w:rsidP="00C12C5A">
            <w:pPr>
              <w:snapToGrid w:val="0"/>
              <w:rPr>
                <w:rFonts w:ascii="Arial" w:eastAsia="SimSun" w:hAnsi="Arial" w:cs="Arial"/>
                <w:sz w:val="14"/>
                <w:szCs w:val="14"/>
              </w:rPr>
            </w:pPr>
            <w:r w:rsidRPr="00C12C5A">
              <w:rPr>
                <w:rFonts w:ascii="Arial" w:eastAsia="SimSun" w:hAnsi="Arial" w:cs="Arial"/>
                <w:sz w:val="14"/>
                <w:szCs w:val="14"/>
              </w:rPr>
              <w:t>38.331</w:t>
            </w:r>
          </w:p>
        </w:tc>
      </w:tr>
    </w:tbl>
    <w:p w14:paraId="2BBF6448" w14:textId="77777777" w:rsidR="00C12C5A" w:rsidRPr="007D00D5" w:rsidRDefault="00C12C5A" w:rsidP="007D00D5">
      <w:pPr>
        <w:rPr>
          <w:rFonts w:ascii="Times New Roman" w:hAnsi="Times New Roman"/>
        </w:rPr>
      </w:pPr>
    </w:p>
    <w:p w14:paraId="6876F093" w14:textId="77777777" w:rsidR="00C12C5A" w:rsidRPr="007D00D5" w:rsidRDefault="00C12C5A" w:rsidP="007D00D5">
      <w:pPr>
        <w:rPr>
          <w:rFonts w:ascii="Times New Roman" w:eastAsia="Malgun Gothic" w:hAnsi="Times New Roman"/>
          <w:szCs w:val="20"/>
          <w:lang w:eastAsia="ko-KR"/>
        </w:rPr>
      </w:pPr>
      <w:r w:rsidRPr="007D00D5">
        <w:rPr>
          <w:rFonts w:ascii="Times New Roman" w:eastAsia="Malgun Gothic" w:hAnsi="Times New Roman"/>
          <w:szCs w:val="20"/>
          <w:highlight w:val="green"/>
          <w:lang w:eastAsia="ko-KR"/>
        </w:rPr>
        <w:t>Agreement</w:t>
      </w:r>
    </w:p>
    <w:p w14:paraId="35F8301D" w14:textId="77777777" w:rsidR="00C12C5A" w:rsidRPr="007D00D5" w:rsidRDefault="00C12C5A" w:rsidP="007D00D5">
      <w:pPr>
        <w:rPr>
          <w:rFonts w:ascii="Times New Roman" w:hAnsi="Times New Roman"/>
        </w:rPr>
      </w:pPr>
      <w:r w:rsidRPr="007D00D5">
        <w:rPr>
          <w:rFonts w:ascii="Times New Roman" w:hAnsi="Times New Roman"/>
        </w:rPr>
        <w:t>Send an LS to RAN2 with the following action item(s):</w:t>
      </w:r>
    </w:p>
    <w:p w14:paraId="0D5A93EB" w14:textId="77777777" w:rsidR="00C12C5A" w:rsidRPr="007D00D5" w:rsidRDefault="00C12C5A" w:rsidP="00311060">
      <w:pPr>
        <w:pStyle w:val="ListParagraph"/>
        <w:numPr>
          <w:ilvl w:val="0"/>
          <w:numId w:val="117"/>
        </w:numPr>
        <w:rPr>
          <w:lang w:eastAsia="x-none"/>
        </w:rPr>
      </w:pPr>
      <w:r w:rsidRPr="007D00D5">
        <w:rPr>
          <w:b/>
          <w:lang w:eastAsia="x-none"/>
        </w:rPr>
        <w:t xml:space="preserve">Action Item 1: </w:t>
      </w:r>
      <w:r w:rsidRPr="007D00D5">
        <w:rPr>
          <w:lang w:eastAsia="x-none"/>
        </w:rPr>
        <w:t>Include the additional values for the value range of “sl-PRS-ResourceReservePeriodList”: {ms160, ms320, ms640, ms1280, ms2560, ms5120, ms10240}.</w:t>
      </w:r>
    </w:p>
    <w:p w14:paraId="66E94781" w14:textId="77777777" w:rsidR="00C12C5A" w:rsidRPr="007D00D5" w:rsidRDefault="00C12C5A" w:rsidP="00311060">
      <w:pPr>
        <w:pStyle w:val="ListParagraph"/>
        <w:numPr>
          <w:ilvl w:val="0"/>
          <w:numId w:val="117"/>
        </w:numPr>
        <w:rPr>
          <w:lang w:eastAsia="x-none"/>
        </w:rPr>
      </w:pPr>
      <w:r w:rsidRPr="007D00D5">
        <w:rPr>
          <w:b/>
          <w:lang w:eastAsia="x-none"/>
        </w:rPr>
        <w:t xml:space="preserve">Action Item 2: </w:t>
      </w:r>
      <w:r w:rsidRPr="007D00D5">
        <w:rPr>
          <w:lang w:eastAsia="x-none"/>
        </w:rPr>
        <w:t>Suggest the removal of the sentence “The possible resource reservation period are periodicities for SL communication and the ones defined for DL-PRS” in the description of the sl-PRS-ResourceReservePeriodList field</w:t>
      </w:r>
    </w:p>
    <w:p w14:paraId="1E69155A" w14:textId="77777777" w:rsidR="00C12C5A" w:rsidRPr="007D00D5" w:rsidRDefault="00C12C5A" w:rsidP="00311060">
      <w:pPr>
        <w:pStyle w:val="ListParagraph"/>
        <w:numPr>
          <w:ilvl w:val="0"/>
          <w:numId w:val="117"/>
        </w:numPr>
        <w:rPr>
          <w:lang w:eastAsia="x-none"/>
        </w:rPr>
      </w:pPr>
      <w:r w:rsidRPr="007D00D5">
        <w:rPr>
          <w:b/>
          <w:lang w:eastAsia="x-none"/>
        </w:rPr>
        <w:t xml:space="preserve">Action Item 3: </w:t>
      </w:r>
      <w:r w:rsidRPr="007D00D5">
        <w:rPr>
          <w:lang w:eastAsia="x-none"/>
        </w:rPr>
        <w:t>Suggest the addition of the following sentence “</w:t>
      </w:r>
      <w:r w:rsidRPr="007D00D5">
        <w:rPr>
          <w:iCs/>
          <w:color w:val="FF0000"/>
          <w:lang w:eastAsia="en-GB"/>
        </w:rPr>
        <w:t xml:space="preserve">The value </w:t>
      </w:r>
      <w:r w:rsidRPr="007D00D5">
        <w:rPr>
          <w:color w:val="FF0000"/>
          <w:lang w:eastAsia="en-GB"/>
        </w:rPr>
        <w:t>ms0</w:t>
      </w:r>
      <w:r w:rsidRPr="007D00D5">
        <w:rPr>
          <w:iCs/>
          <w:color w:val="FF0000"/>
          <w:lang w:eastAsia="en-GB"/>
        </w:rPr>
        <w:t xml:space="preserve"> is always configured” </w:t>
      </w:r>
      <w:r w:rsidRPr="007D00D5">
        <w:rPr>
          <w:lang w:eastAsia="x-none"/>
        </w:rPr>
        <w:t>in the description of the sl-PRS-ResourceReservePeriodList field</w:t>
      </w:r>
    </w:p>
    <w:p w14:paraId="4064F057" w14:textId="77777777" w:rsidR="00C12C5A" w:rsidRPr="007D00D5" w:rsidRDefault="00C12C5A" w:rsidP="007D00D5">
      <w:pPr>
        <w:rPr>
          <w:rFonts w:ascii="Times New Roman" w:hAnsi="Times New Roman"/>
        </w:rPr>
      </w:pPr>
    </w:p>
    <w:p w14:paraId="71AA56EF" w14:textId="0E115EE8" w:rsidR="00C12C5A" w:rsidRPr="00C12C5A" w:rsidRDefault="006F79AF" w:rsidP="0060243B">
      <w:pPr>
        <w:jc w:val="both"/>
        <w:rPr>
          <w:rFonts w:ascii="Times New Roman" w:eastAsia="Malgun Gothic" w:hAnsi="Times New Roman"/>
          <w:b/>
          <w:bCs/>
          <w:szCs w:val="20"/>
          <w:lang w:eastAsia="ko-KR"/>
        </w:rPr>
      </w:pPr>
      <w:hyperlink r:id="rId709" w:history="1">
        <w:r>
          <w:rPr>
            <w:rStyle w:val="Hyperlink"/>
            <w:rFonts w:ascii="Times New Roman" w:eastAsia="Malgun Gothic" w:hAnsi="Times New Roman"/>
            <w:b/>
            <w:bCs/>
            <w:szCs w:val="20"/>
          </w:rPr>
          <w:t>R1-2405500</w:t>
        </w:r>
      </w:hyperlink>
      <w:r w:rsidR="0060243B" w:rsidRPr="0060243B">
        <w:rPr>
          <w:b/>
          <w:bCs/>
        </w:rPr>
        <w:tab/>
        <w:t>Correction to 38.202 on support of combination of SL CA and SL positioning</w:t>
      </w:r>
      <w:r w:rsidR="0060243B" w:rsidRPr="0060243B">
        <w:rPr>
          <w:b/>
          <w:bCs/>
        </w:rPr>
        <w:tab/>
        <w:t>Moderator (Qualcomm), Huawei, HiSilicon</w:t>
      </w:r>
    </w:p>
    <w:p w14:paraId="2ED605E3" w14:textId="77777777" w:rsidR="00C12C5A" w:rsidRPr="00C12C5A" w:rsidRDefault="00C12C5A" w:rsidP="00C12C5A">
      <w:pPr>
        <w:rPr>
          <w:bCs/>
        </w:rPr>
      </w:pPr>
      <w:r w:rsidRPr="00C12C5A">
        <w:rPr>
          <w:bCs/>
          <w:highlight w:val="green"/>
        </w:rPr>
        <w:t>Agreement</w:t>
      </w:r>
    </w:p>
    <w:p w14:paraId="63ACA111" w14:textId="77777777" w:rsidR="00C12C5A" w:rsidRPr="0060243B" w:rsidRDefault="00C12C5A" w:rsidP="00311060">
      <w:pPr>
        <w:pStyle w:val="ListParagraph"/>
        <w:numPr>
          <w:ilvl w:val="0"/>
          <w:numId w:val="121"/>
        </w:numPr>
        <w:rPr>
          <w:bCs/>
        </w:rPr>
      </w:pPr>
      <w:r w:rsidRPr="0060243B">
        <w:rPr>
          <w:rFonts w:hint="eastAsia"/>
          <w:bCs/>
        </w:rPr>
        <w:t>T</w:t>
      </w:r>
      <w:r w:rsidRPr="0060243B">
        <w:rPr>
          <w:bCs/>
        </w:rPr>
        <w:t>he TP below is endorsed for TS38.202</w:t>
      </w:r>
    </w:p>
    <w:tbl>
      <w:tblPr>
        <w:tblW w:w="5000" w:type="pct"/>
        <w:tblCellMar>
          <w:left w:w="42" w:type="dxa"/>
          <w:right w:w="42" w:type="dxa"/>
        </w:tblCellMar>
        <w:tblLook w:val="0000" w:firstRow="0" w:lastRow="0" w:firstColumn="0" w:lastColumn="0" w:noHBand="0" w:noVBand="0"/>
      </w:tblPr>
      <w:tblGrid>
        <w:gridCol w:w="2922"/>
        <w:gridCol w:w="7535"/>
      </w:tblGrid>
      <w:tr w:rsidR="00C12C5A" w:rsidRPr="00C12C5A" w14:paraId="55182D67" w14:textId="77777777" w:rsidTr="0060243B">
        <w:tc>
          <w:tcPr>
            <w:tcW w:w="1397" w:type="pct"/>
            <w:tcBorders>
              <w:top w:val="single" w:sz="4" w:space="0" w:color="auto"/>
              <w:left w:val="single" w:sz="4" w:space="0" w:color="auto"/>
            </w:tcBorders>
          </w:tcPr>
          <w:p w14:paraId="1C5C49E3" w14:textId="77777777" w:rsidR="00C12C5A" w:rsidRPr="00C12C5A" w:rsidRDefault="00C12C5A" w:rsidP="00C12C5A">
            <w:pPr>
              <w:tabs>
                <w:tab w:val="right" w:pos="2184"/>
              </w:tabs>
              <w:rPr>
                <w:rFonts w:ascii="Arial" w:eastAsia="MS Mincho" w:hAnsi="Arial" w:cs="Arial"/>
                <w:b/>
                <w:i/>
                <w:noProof/>
                <w:sz w:val="16"/>
                <w:szCs w:val="16"/>
              </w:rPr>
            </w:pPr>
            <w:r w:rsidRPr="00C12C5A">
              <w:rPr>
                <w:rFonts w:ascii="Arial" w:eastAsia="MS Mincho" w:hAnsi="Arial" w:cs="Arial"/>
                <w:b/>
                <w:i/>
                <w:noProof/>
                <w:sz w:val="16"/>
                <w:szCs w:val="16"/>
              </w:rPr>
              <w:lastRenderedPageBreak/>
              <w:t>Reason for change:</w:t>
            </w:r>
          </w:p>
        </w:tc>
        <w:tc>
          <w:tcPr>
            <w:tcW w:w="3603" w:type="pct"/>
            <w:tcBorders>
              <w:top w:val="single" w:sz="4" w:space="0" w:color="auto"/>
              <w:right w:val="single" w:sz="4" w:space="0" w:color="auto"/>
            </w:tcBorders>
            <w:shd w:val="pct30" w:color="FFFF00" w:fill="auto"/>
          </w:tcPr>
          <w:p w14:paraId="1B8B39CC" w14:textId="77777777" w:rsidR="00C12C5A" w:rsidRPr="00C12C5A" w:rsidRDefault="00C12C5A" w:rsidP="00C12C5A">
            <w:pPr>
              <w:rPr>
                <w:rFonts w:ascii="Arial" w:eastAsia="MS Mincho" w:hAnsi="Arial" w:cs="Arial"/>
                <w:sz w:val="16"/>
                <w:szCs w:val="16"/>
                <w:lang w:eastAsia="zh-CN"/>
              </w:rPr>
            </w:pPr>
            <w:r w:rsidRPr="00C12C5A">
              <w:rPr>
                <w:rFonts w:ascii="Arial" w:eastAsia="MS Mincho" w:hAnsi="Arial" w:cs="Arial"/>
                <w:sz w:val="16"/>
                <w:szCs w:val="16"/>
                <w:lang w:eastAsia="zh-CN"/>
              </w:rPr>
              <w:t>RAN1 agreed to introduce two new UE capabilities of SL CA and SL PRS transmission/reception in RAN1#116-bis.</w:t>
            </w:r>
          </w:p>
          <w:p w14:paraId="473500A7" w14:textId="77777777" w:rsidR="00C12C5A" w:rsidRPr="00287457" w:rsidRDefault="00C12C5A" w:rsidP="00C12C5A">
            <w:pPr>
              <w:spacing w:after="120"/>
              <w:rPr>
                <w:rFonts w:ascii="Arial" w:hAnsi="Arial" w:cs="Arial"/>
                <w:bCs/>
                <w:kern w:val="2"/>
                <w:sz w:val="16"/>
                <w:szCs w:val="16"/>
                <w:highlight w:val="green"/>
                <w:lang w:eastAsia="ja-JP"/>
              </w:rPr>
            </w:pPr>
            <w:r w:rsidRPr="00287457">
              <w:rPr>
                <w:rFonts w:ascii="Arial" w:hAnsi="Arial" w:cs="Arial"/>
                <w:bCs/>
                <w:kern w:val="2"/>
                <w:sz w:val="16"/>
                <w:szCs w:val="16"/>
                <w:highlight w:val="green"/>
                <w:lang w:eastAsia="ja-JP"/>
              </w:rPr>
              <w:t>Agreement</w:t>
            </w:r>
          </w:p>
          <w:p w14:paraId="5766F3B0" w14:textId="77777777" w:rsidR="00C12C5A" w:rsidRPr="00C12C5A" w:rsidRDefault="00C12C5A" w:rsidP="00C12C5A">
            <w:pPr>
              <w:spacing w:after="160" w:line="259" w:lineRule="auto"/>
              <w:contextualSpacing/>
              <w:rPr>
                <w:rFonts w:ascii="Arial" w:eastAsia="SimSun" w:hAnsi="Arial" w:cs="Arial"/>
                <w:sz w:val="16"/>
                <w:szCs w:val="16"/>
                <w:lang w:eastAsia="zh-CN"/>
              </w:rPr>
            </w:pPr>
            <w:r w:rsidRPr="00C12C5A">
              <w:rPr>
                <w:rFonts w:ascii="Arial" w:eastAsia="SimSun" w:hAnsi="Arial" w:cs="Arial"/>
                <w:sz w:val="16"/>
                <w:szCs w:val="16"/>
                <w:lang w:eastAsia="zh-CN"/>
              </w:rPr>
              <w:t>For a band configured with SL CA, confirm the related working assumption from RAN1 #116 with the introduction of the following new UE capabilities:</w:t>
            </w:r>
          </w:p>
          <w:p w14:paraId="239F8BCB" w14:textId="77777777" w:rsidR="00C12C5A" w:rsidRPr="00C12C5A" w:rsidRDefault="00C12C5A" w:rsidP="00311060">
            <w:pPr>
              <w:numPr>
                <w:ilvl w:val="1"/>
                <w:numId w:val="119"/>
              </w:numPr>
              <w:spacing w:after="160" w:line="259" w:lineRule="auto"/>
              <w:ind w:left="960" w:hanging="480"/>
              <w:contextualSpacing/>
              <w:rPr>
                <w:rFonts w:ascii="Arial" w:eastAsia="SimSun" w:hAnsi="Arial" w:cs="Arial"/>
                <w:sz w:val="16"/>
                <w:szCs w:val="16"/>
                <w:lang w:eastAsia="zh-CN"/>
              </w:rPr>
            </w:pPr>
            <w:r w:rsidRPr="00C12C5A">
              <w:rPr>
                <w:rFonts w:ascii="Arial" w:eastAsia="SimSun" w:hAnsi="Arial" w:cs="Arial"/>
                <w:sz w:val="16"/>
                <w:szCs w:val="16"/>
                <w:lang w:eastAsia="zh-CN"/>
              </w:rPr>
              <w:t>One UE capability for SL PRS transmission for a band configured with SL CA</w:t>
            </w:r>
          </w:p>
          <w:p w14:paraId="3AC2B0F4" w14:textId="77777777" w:rsidR="00C12C5A" w:rsidRPr="00C12C5A" w:rsidRDefault="00C12C5A" w:rsidP="00311060">
            <w:pPr>
              <w:numPr>
                <w:ilvl w:val="1"/>
                <w:numId w:val="119"/>
              </w:numPr>
              <w:spacing w:after="160" w:line="259" w:lineRule="auto"/>
              <w:ind w:left="960" w:hanging="480"/>
              <w:contextualSpacing/>
              <w:rPr>
                <w:rFonts w:ascii="Arial" w:eastAsia="SimSun" w:hAnsi="Arial" w:cs="Arial"/>
                <w:sz w:val="16"/>
                <w:szCs w:val="16"/>
                <w:lang w:eastAsia="zh-CN"/>
              </w:rPr>
            </w:pPr>
            <w:r w:rsidRPr="00C12C5A">
              <w:rPr>
                <w:rFonts w:ascii="Arial" w:eastAsia="SimSun" w:hAnsi="Arial" w:cs="Arial"/>
                <w:sz w:val="16"/>
                <w:szCs w:val="16"/>
                <w:lang w:eastAsia="zh-CN"/>
              </w:rPr>
              <w:t>One UE capability for SL PRS reception for a band configured with SL CA</w:t>
            </w:r>
          </w:p>
          <w:p w14:paraId="5A0B620C" w14:textId="77777777" w:rsidR="00C12C5A" w:rsidRPr="00C12C5A" w:rsidRDefault="00C12C5A" w:rsidP="00311060">
            <w:pPr>
              <w:numPr>
                <w:ilvl w:val="1"/>
                <w:numId w:val="119"/>
              </w:numPr>
              <w:spacing w:after="160" w:line="259" w:lineRule="auto"/>
              <w:ind w:left="960" w:hanging="480"/>
              <w:contextualSpacing/>
              <w:rPr>
                <w:rFonts w:ascii="Arial" w:eastAsia="SimSun" w:hAnsi="Arial" w:cs="Arial"/>
                <w:sz w:val="16"/>
                <w:szCs w:val="16"/>
                <w:lang w:eastAsia="zh-CN"/>
              </w:rPr>
            </w:pPr>
            <w:r w:rsidRPr="00C12C5A">
              <w:rPr>
                <w:rFonts w:ascii="Arial" w:eastAsia="SimSun" w:hAnsi="Arial" w:cs="Arial"/>
                <w:sz w:val="16"/>
                <w:szCs w:val="16"/>
                <w:lang w:eastAsia="zh-CN"/>
              </w:rPr>
              <w:t>Note: there will not be two separate FG components for shared RP and dedicated RP</w:t>
            </w:r>
          </w:p>
          <w:p w14:paraId="01BD454C" w14:textId="77777777" w:rsidR="00C12C5A" w:rsidRPr="00C12C5A" w:rsidRDefault="00C12C5A" w:rsidP="00C12C5A">
            <w:pPr>
              <w:spacing w:after="160" w:line="259" w:lineRule="auto"/>
              <w:contextualSpacing/>
              <w:rPr>
                <w:rFonts w:ascii="Arial" w:hAnsi="Arial" w:cs="Arial"/>
                <w:sz w:val="16"/>
                <w:szCs w:val="16"/>
                <w:lang w:eastAsia="zh-CN"/>
              </w:rPr>
            </w:pPr>
            <w:r w:rsidRPr="00C12C5A">
              <w:rPr>
                <w:rFonts w:ascii="Arial" w:hAnsi="Arial" w:cs="Arial"/>
                <w:sz w:val="16"/>
                <w:szCs w:val="16"/>
                <w:lang w:eastAsia="zh-CN"/>
              </w:rPr>
              <w:t>However, the impact on the s</w:t>
            </w:r>
            <w:r w:rsidRPr="00C12C5A">
              <w:rPr>
                <w:rFonts w:ascii="Arial" w:hAnsi="Arial" w:cs="Arial"/>
                <w:sz w:val="16"/>
                <w:szCs w:val="16"/>
              </w:rPr>
              <w:t xml:space="preserve">idelink "Transmission Type" combinations and the "Reception Type" combinations is not captured yet when UE reports such capabilities. </w:t>
            </w:r>
          </w:p>
        </w:tc>
      </w:tr>
      <w:tr w:rsidR="00C12C5A" w:rsidRPr="00C12C5A" w14:paraId="5EB5EAB9" w14:textId="77777777" w:rsidTr="0060243B">
        <w:trPr>
          <w:trHeight w:val="173"/>
        </w:trPr>
        <w:tc>
          <w:tcPr>
            <w:tcW w:w="1397" w:type="pct"/>
            <w:tcBorders>
              <w:left w:val="single" w:sz="4" w:space="0" w:color="auto"/>
            </w:tcBorders>
          </w:tcPr>
          <w:p w14:paraId="1B92BC7D" w14:textId="77777777" w:rsidR="00C12C5A" w:rsidRPr="00C12C5A" w:rsidRDefault="00C12C5A" w:rsidP="00C12C5A">
            <w:pPr>
              <w:rPr>
                <w:rFonts w:ascii="Arial" w:eastAsia="MS Mincho" w:hAnsi="Arial" w:cs="Arial"/>
                <w:b/>
                <w:i/>
                <w:noProof/>
                <w:sz w:val="16"/>
                <w:szCs w:val="16"/>
              </w:rPr>
            </w:pPr>
          </w:p>
        </w:tc>
        <w:tc>
          <w:tcPr>
            <w:tcW w:w="3603" w:type="pct"/>
            <w:tcBorders>
              <w:right w:val="single" w:sz="4" w:space="0" w:color="auto"/>
            </w:tcBorders>
          </w:tcPr>
          <w:p w14:paraId="6755B963" w14:textId="77777777" w:rsidR="00C12C5A" w:rsidRPr="00C12C5A" w:rsidRDefault="00C12C5A" w:rsidP="00C12C5A">
            <w:pPr>
              <w:rPr>
                <w:rFonts w:ascii="Arial" w:eastAsia="MS Mincho" w:hAnsi="Arial" w:cs="Arial"/>
                <w:noProof/>
                <w:sz w:val="16"/>
                <w:szCs w:val="16"/>
              </w:rPr>
            </w:pPr>
          </w:p>
        </w:tc>
      </w:tr>
      <w:tr w:rsidR="00C12C5A" w:rsidRPr="00C12C5A" w14:paraId="0CD263A5" w14:textId="77777777" w:rsidTr="0060243B">
        <w:tc>
          <w:tcPr>
            <w:tcW w:w="1397" w:type="pct"/>
            <w:tcBorders>
              <w:left w:val="single" w:sz="4" w:space="0" w:color="auto"/>
            </w:tcBorders>
          </w:tcPr>
          <w:p w14:paraId="03FA9A4C" w14:textId="77777777" w:rsidR="00C12C5A" w:rsidRPr="00C12C5A" w:rsidRDefault="00C12C5A" w:rsidP="00C12C5A">
            <w:pPr>
              <w:tabs>
                <w:tab w:val="right" w:pos="2184"/>
              </w:tabs>
              <w:rPr>
                <w:rFonts w:ascii="Arial" w:eastAsia="MS Mincho" w:hAnsi="Arial" w:cs="Arial"/>
                <w:b/>
                <w:i/>
                <w:noProof/>
                <w:sz w:val="16"/>
                <w:szCs w:val="16"/>
              </w:rPr>
            </w:pPr>
            <w:r w:rsidRPr="00C12C5A">
              <w:rPr>
                <w:rFonts w:ascii="Arial" w:eastAsia="MS Mincho" w:hAnsi="Arial" w:cs="Arial"/>
                <w:b/>
                <w:i/>
                <w:noProof/>
                <w:sz w:val="16"/>
                <w:szCs w:val="16"/>
              </w:rPr>
              <w:t>Summary of change:</w:t>
            </w:r>
          </w:p>
        </w:tc>
        <w:tc>
          <w:tcPr>
            <w:tcW w:w="3603" w:type="pct"/>
            <w:tcBorders>
              <w:right w:val="single" w:sz="4" w:space="0" w:color="auto"/>
            </w:tcBorders>
            <w:shd w:val="pct30" w:color="FFFF00" w:fill="auto"/>
          </w:tcPr>
          <w:p w14:paraId="3FFDF5FB" w14:textId="77777777" w:rsidR="00C12C5A" w:rsidRPr="00C12C5A" w:rsidRDefault="00C12C5A" w:rsidP="00C12C5A">
            <w:pPr>
              <w:rPr>
                <w:rFonts w:ascii="Arial" w:eastAsia="MS Mincho" w:hAnsi="Arial" w:cs="Arial"/>
                <w:noProof/>
                <w:sz w:val="16"/>
                <w:szCs w:val="16"/>
              </w:rPr>
            </w:pPr>
            <w:r w:rsidRPr="00C12C5A">
              <w:rPr>
                <w:rFonts w:ascii="Arial" w:eastAsia="MS Mincho" w:hAnsi="Arial" w:cs="Arial"/>
                <w:sz w:val="16"/>
                <w:szCs w:val="16"/>
                <w:lang w:eastAsia="zh-CN"/>
              </w:rPr>
              <w:t>Capture the impact on the s</w:t>
            </w:r>
            <w:r w:rsidRPr="00C12C5A">
              <w:rPr>
                <w:rFonts w:ascii="Arial" w:eastAsia="MS Mincho" w:hAnsi="Arial" w:cs="Arial"/>
                <w:sz w:val="16"/>
                <w:szCs w:val="16"/>
              </w:rPr>
              <w:t xml:space="preserve">idelink "Transmission Type" combinations and the "Reception Type" combinations when UE reports </w:t>
            </w:r>
            <w:r w:rsidRPr="00C12C5A">
              <w:rPr>
                <w:rFonts w:ascii="Arial" w:eastAsia="MS Mincho" w:hAnsi="Arial" w:cs="Arial"/>
                <w:sz w:val="16"/>
                <w:szCs w:val="16"/>
                <w:lang w:eastAsia="zh-CN"/>
              </w:rPr>
              <w:t xml:space="preserve">the capabilities of SL CA and SL PRS transmission/reception. </w:t>
            </w:r>
          </w:p>
        </w:tc>
      </w:tr>
      <w:tr w:rsidR="00C12C5A" w:rsidRPr="00C12C5A" w14:paraId="37EB0CA4" w14:textId="77777777" w:rsidTr="0060243B">
        <w:tc>
          <w:tcPr>
            <w:tcW w:w="1397" w:type="pct"/>
            <w:tcBorders>
              <w:left w:val="single" w:sz="4" w:space="0" w:color="auto"/>
            </w:tcBorders>
          </w:tcPr>
          <w:p w14:paraId="7E457306" w14:textId="77777777" w:rsidR="00C12C5A" w:rsidRPr="00C12C5A" w:rsidRDefault="00C12C5A" w:rsidP="00C12C5A">
            <w:pPr>
              <w:rPr>
                <w:rFonts w:ascii="Arial" w:eastAsia="MS Mincho" w:hAnsi="Arial" w:cs="Arial"/>
                <w:b/>
                <w:i/>
                <w:noProof/>
                <w:sz w:val="16"/>
                <w:szCs w:val="16"/>
              </w:rPr>
            </w:pPr>
          </w:p>
        </w:tc>
        <w:tc>
          <w:tcPr>
            <w:tcW w:w="3603" w:type="pct"/>
            <w:tcBorders>
              <w:right w:val="single" w:sz="4" w:space="0" w:color="auto"/>
            </w:tcBorders>
          </w:tcPr>
          <w:p w14:paraId="495AB553" w14:textId="77777777" w:rsidR="00C12C5A" w:rsidRPr="00C12C5A" w:rsidRDefault="00C12C5A" w:rsidP="00C12C5A">
            <w:pPr>
              <w:rPr>
                <w:rFonts w:ascii="Arial" w:eastAsia="MS Mincho" w:hAnsi="Arial" w:cs="Arial"/>
                <w:noProof/>
                <w:sz w:val="16"/>
                <w:szCs w:val="16"/>
              </w:rPr>
            </w:pPr>
          </w:p>
        </w:tc>
      </w:tr>
      <w:tr w:rsidR="00C12C5A" w:rsidRPr="00C12C5A" w14:paraId="4E43C705" w14:textId="77777777" w:rsidTr="0060243B">
        <w:tc>
          <w:tcPr>
            <w:tcW w:w="1397" w:type="pct"/>
            <w:tcBorders>
              <w:left w:val="single" w:sz="4" w:space="0" w:color="auto"/>
              <w:bottom w:val="single" w:sz="4" w:space="0" w:color="auto"/>
            </w:tcBorders>
          </w:tcPr>
          <w:p w14:paraId="4F50C119" w14:textId="77777777" w:rsidR="00C12C5A" w:rsidRPr="00C12C5A" w:rsidRDefault="00C12C5A" w:rsidP="00C12C5A">
            <w:pPr>
              <w:tabs>
                <w:tab w:val="right" w:pos="2184"/>
              </w:tabs>
              <w:rPr>
                <w:rFonts w:ascii="Arial" w:eastAsia="MS Mincho" w:hAnsi="Arial" w:cs="Arial"/>
                <w:b/>
                <w:i/>
                <w:noProof/>
                <w:sz w:val="16"/>
                <w:szCs w:val="16"/>
              </w:rPr>
            </w:pPr>
            <w:r w:rsidRPr="00C12C5A">
              <w:rPr>
                <w:rFonts w:ascii="Arial" w:eastAsia="MS Mincho" w:hAnsi="Arial" w:cs="Arial"/>
                <w:b/>
                <w:i/>
                <w:noProof/>
                <w:sz w:val="16"/>
                <w:szCs w:val="16"/>
              </w:rPr>
              <w:t>Consequences if not approved:</w:t>
            </w:r>
          </w:p>
        </w:tc>
        <w:tc>
          <w:tcPr>
            <w:tcW w:w="3603" w:type="pct"/>
            <w:tcBorders>
              <w:bottom w:val="single" w:sz="4" w:space="0" w:color="auto"/>
              <w:right w:val="single" w:sz="4" w:space="0" w:color="auto"/>
            </w:tcBorders>
            <w:shd w:val="pct30" w:color="FFFF00" w:fill="auto"/>
          </w:tcPr>
          <w:p w14:paraId="680CCDE5" w14:textId="77777777" w:rsidR="00C12C5A" w:rsidRPr="00C12C5A" w:rsidRDefault="00C12C5A" w:rsidP="00C12C5A">
            <w:pPr>
              <w:rPr>
                <w:rFonts w:ascii="Arial" w:eastAsia="MS Mincho" w:hAnsi="Arial" w:cs="Arial"/>
                <w:noProof/>
                <w:sz w:val="16"/>
                <w:szCs w:val="16"/>
              </w:rPr>
            </w:pPr>
            <w:r w:rsidRPr="00C12C5A">
              <w:rPr>
                <w:rFonts w:ascii="Arial" w:eastAsia="MS Mincho" w:hAnsi="Arial" w:cs="Arial"/>
                <w:sz w:val="16"/>
                <w:szCs w:val="16"/>
                <w:lang w:eastAsia="zh-CN"/>
              </w:rPr>
              <w:t>The s</w:t>
            </w:r>
            <w:r w:rsidRPr="00C12C5A">
              <w:rPr>
                <w:rFonts w:ascii="Arial" w:eastAsia="MS Mincho" w:hAnsi="Arial" w:cs="Arial"/>
                <w:sz w:val="16"/>
                <w:szCs w:val="16"/>
              </w:rPr>
              <w:t xml:space="preserve">idelink "Transmission Type" combinations and the "Reception Type" combinations when UE reports </w:t>
            </w:r>
            <w:r w:rsidRPr="00C12C5A">
              <w:rPr>
                <w:rFonts w:ascii="Arial" w:eastAsia="MS Mincho" w:hAnsi="Arial" w:cs="Arial"/>
                <w:sz w:val="16"/>
                <w:szCs w:val="16"/>
                <w:lang w:eastAsia="zh-CN"/>
              </w:rPr>
              <w:t xml:space="preserve">the capabilities of SL CA and SL PRS transmission/reception is not supported, which is not aligned with RAN1 agreement. </w:t>
            </w:r>
          </w:p>
        </w:tc>
      </w:tr>
    </w:tbl>
    <w:p w14:paraId="5D43EFC1" w14:textId="68196881" w:rsidR="0060243B" w:rsidRPr="00D2151E" w:rsidRDefault="0060243B" w:rsidP="0060243B">
      <w:pPr>
        <w:rPr>
          <w:color w:val="FF0000"/>
        </w:rPr>
      </w:pPr>
      <w:bookmarkStart w:id="268" w:name="_Toc28959283"/>
      <w:bookmarkStart w:id="269" w:name="_Toc153529339"/>
      <w:r w:rsidRPr="00D2151E">
        <w:rPr>
          <w:color w:val="FF0000"/>
        </w:rPr>
        <w:t>---------</w:t>
      </w:r>
      <w:r>
        <w:rPr>
          <w:color w:val="FF0000"/>
        </w:rPr>
        <w:t>Start</w:t>
      </w:r>
      <w:r w:rsidRPr="00D2151E">
        <w:rPr>
          <w:color w:val="FF0000"/>
        </w:rPr>
        <w:t xml:space="preserve"> of TP---------</w:t>
      </w:r>
    </w:p>
    <w:p w14:paraId="58CC957B" w14:textId="77777777" w:rsidR="00C12C5A" w:rsidRPr="00C12C5A" w:rsidRDefault="00C12C5A" w:rsidP="00C12C5A">
      <w:pPr>
        <w:jc w:val="both"/>
        <w:rPr>
          <w:rFonts w:ascii="Arial" w:eastAsia="Malgun Gothic" w:hAnsi="Arial" w:cs="Arial"/>
          <w:b/>
          <w:sz w:val="16"/>
          <w:szCs w:val="16"/>
        </w:rPr>
      </w:pPr>
      <w:r w:rsidRPr="00C12C5A">
        <w:rPr>
          <w:rFonts w:ascii="Arial" w:eastAsia="Malgun Gothic" w:hAnsi="Arial" w:cs="Arial"/>
          <w:b/>
          <w:sz w:val="16"/>
          <w:szCs w:val="16"/>
        </w:rPr>
        <w:t>6.3</w:t>
      </w:r>
      <w:r w:rsidRPr="00C12C5A">
        <w:rPr>
          <w:rFonts w:ascii="Arial" w:eastAsia="Malgun Gothic" w:hAnsi="Arial" w:cs="Arial"/>
          <w:b/>
          <w:sz w:val="16"/>
          <w:szCs w:val="16"/>
        </w:rPr>
        <w:tab/>
        <w:t>Sidelink</w:t>
      </w:r>
      <w:bookmarkEnd w:id="268"/>
      <w:bookmarkEnd w:id="269"/>
    </w:p>
    <w:p w14:paraId="3B8F7A62" w14:textId="77777777" w:rsidR="00C12C5A" w:rsidRPr="00C12C5A" w:rsidRDefault="00C12C5A" w:rsidP="00C12C5A">
      <w:pPr>
        <w:rPr>
          <w:rFonts w:ascii="Arial" w:hAnsi="Arial" w:cs="Arial"/>
          <w:sz w:val="16"/>
          <w:szCs w:val="16"/>
        </w:rPr>
      </w:pPr>
      <w:r w:rsidRPr="00C12C5A">
        <w:rPr>
          <w:rFonts w:ascii="Arial" w:hAnsi="Arial" w:cs="Arial"/>
          <w:sz w:val="16"/>
          <w:szCs w:val="16"/>
        </w:rPr>
        <w:t>The tables 6.3-1 and 6.3-2 describe the possible combinations of physical channels that can be sent simultaneously in the sidelink by a UE. Table 6.3-1 introduces notation for a sidelink "Transmission Type" which represents a physical channel, and any associated transport channel. Table 6.3-2 describes the combinations of these "Transmission Types" which are supported by the UE depending on capabilities [8, TS 38.306], and enumerates how many of each can be transmitted simultaneously.</w:t>
      </w:r>
    </w:p>
    <w:p w14:paraId="0A56CE42" w14:textId="77777777" w:rsidR="00C12C5A" w:rsidRPr="00C12C5A" w:rsidRDefault="00C12C5A" w:rsidP="00C12C5A">
      <w:pPr>
        <w:keepNext/>
        <w:keepLines/>
        <w:overflowPunct w:val="0"/>
        <w:autoSpaceDE w:val="0"/>
        <w:autoSpaceDN w:val="0"/>
        <w:adjustRightInd w:val="0"/>
        <w:spacing w:before="60" w:after="180"/>
        <w:jc w:val="center"/>
        <w:textAlignment w:val="baseline"/>
        <w:rPr>
          <w:rFonts w:ascii="Arial" w:eastAsia="Times New Roman" w:hAnsi="Arial" w:cs="Arial"/>
          <w:b/>
          <w:sz w:val="16"/>
          <w:szCs w:val="16"/>
          <w:lang w:eastAsia="en-GB"/>
        </w:rPr>
      </w:pPr>
      <w:r w:rsidRPr="00C12C5A">
        <w:rPr>
          <w:rFonts w:ascii="Arial" w:eastAsia="Times New Roman" w:hAnsi="Arial" w:cs="Arial"/>
          <w:b/>
          <w:sz w:val="16"/>
          <w:szCs w:val="16"/>
          <w:lang w:eastAsia="en-GB"/>
        </w:rPr>
        <w:t xml:space="preserve">Table </w:t>
      </w:r>
      <w:r w:rsidRPr="00C12C5A">
        <w:rPr>
          <w:rFonts w:ascii="Arial" w:eastAsia="Times New Roman" w:hAnsi="Arial" w:cs="Arial"/>
          <w:b/>
          <w:sz w:val="16"/>
          <w:szCs w:val="16"/>
          <w:lang w:val="en-US" w:eastAsia="en-GB"/>
        </w:rPr>
        <w:t>6</w:t>
      </w:r>
      <w:r w:rsidRPr="00C12C5A">
        <w:rPr>
          <w:rFonts w:ascii="Arial" w:eastAsia="Times New Roman" w:hAnsi="Arial" w:cs="Arial"/>
          <w:b/>
          <w:sz w:val="16"/>
          <w:szCs w:val="16"/>
          <w:lang w:eastAsia="en-GB"/>
        </w:rPr>
        <w:t>.3-1: Sidelink "Transmission Types"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21"/>
        <w:gridCol w:w="3426"/>
        <w:gridCol w:w="2761"/>
        <w:gridCol w:w="2349"/>
      </w:tblGrid>
      <w:tr w:rsidR="00C12C5A" w:rsidRPr="00C12C5A" w14:paraId="4A6C1916" w14:textId="77777777" w:rsidTr="0060243B">
        <w:trPr>
          <w:trHeight w:val="20"/>
        </w:trPr>
        <w:tc>
          <w:tcPr>
            <w:tcW w:w="919" w:type="pct"/>
          </w:tcPr>
          <w:p w14:paraId="3F33667C" w14:textId="77777777" w:rsidR="00C12C5A" w:rsidRPr="00C12C5A" w:rsidRDefault="00C12C5A" w:rsidP="0060243B">
            <w:pPr>
              <w:keepNext/>
              <w:keepLines/>
              <w:overflowPunct w:val="0"/>
              <w:autoSpaceDE w:val="0"/>
              <w:autoSpaceDN w:val="0"/>
              <w:adjustRightInd w:val="0"/>
              <w:jc w:val="center"/>
              <w:textAlignment w:val="baseline"/>
              <w:rPr>
                <w:rFonts w:ascii="Arial" w:eastAsia="MS Mincho" w:hAnsi="Arial" w:cs="Arial"/>
                <w:b/>
                <w:sz w:val="16"/>
                <w:szCs w:val="16"/>
                <w:lang w:eastAsia="ja-JP"/>
              </w:rPr>
            </w:pPr>
            <w:r w:rsidRPr="00C12C5A">
              <w:rPr>
                <w:rFonts w:ascii="Arial" w:eastAsia="MS Mincho" w:hAnsi="Arial" w:cs="Arial"/>
                <w:b/>
                <w:sz w:val="16"/>
                <w:szCs w:val="16"/>
                <w:lang w:eastAsia="ja-JP"/>
              </w:rPr>
              <w:t>"Transmission Type"</w:t>
            </w:r>
          </w:p>
        </w:tc>
        <w:tc>
          <w:tcPr>
            <w:tcW w:w="1638" w:type="pct"/>
          </w:tcPr>
          <w:p w14:paraId="31EF78D7" w14:textId="77777777" w:rsidR="00C12C5A" w:rsidRPr="00C12C5A" w:rsidRDefault="00C12C5A" w:rsidP="0060243B">
            <w:pPr>
              <w:keepNext/>
              <w:keepLines/>
              <w:overflowPunct w:val="0"/>
              <w:autoSpaceDE w:val="0"/>
              <w:autoSpaceDN w:val="0"/>
              <w:adjustRightInd w:val="0"/>
              <w:jc w:val="center"/>
              <w:textAlignment w:val="baseline"/>
              <w:rPr>
                <w:rFonts w:ascii="Arial" w:eastAsia="MS Mincho" w:hAnsi="Arial" w:cs="Arial"/>
                <w:b/>
                <w:sz w:val="16"/>
                <w:szCs w:val="16"/>
                <w:lang w:eastAsia="ja-JP"/>
              </w:rPr>
            </w:pPr>
            <w:r w:rsidRPr="00C12C5A">
              <w:rPr>
                <w:rFonts w:ascii="Arial" w:eastAsia="MS Mincho" w:hAnsi="Arial" w:cs="Arial"/>
                <w:b/>
                <w:sz w:val="16"/>
                <w:szCs w:val="16"/>
                <w:lang w:eastAsia="ja-JP"/>
              </w:rPr>
              <w:t>Physical Channel</w:t>
            </w:r>
          </w:p>
        </w:tc>
        <w:tc>
          <w:tcPr>
            <w:tcW w:w="1320" w:type="pct"/>
          </w:tcPr>
          <w:p w14:paraId="4AFBA91F" w14:textId="77777777" w:rsidR="00C12C5A" w:rsidRPr="00C12C5A" w:rsidRDefault="00C12C5A" w:rsidP="0060243B">
            <w:pPr>
              <w:keepNext/>
              <w:keepLines/>
              <w:overflowPunct w:val="0"/>
              <w:autoSpaceDE w:val="0"/>
              <w:autoSpaceDN w:val="0"/>
              <w:adjustRightInd w:val="0"/>
              <w:jc w:val="center"/>
              <w:textAlignment w:val="baseline"/>
              <w:rPr>
                <w:rFonts w:ascii="Arial" w:eastAsia="MS Mincho" w:hAnsi="Arial" w:cs="Arial"/>
                <w:b/>
                <w:sz w:val="16"/>
                <w:szCs w:val="16"/>
                <w:lang w:eastAsia="ja-JP"/>
              </w:rPr>
            </w:pPr>
            <w:r w:rsidRPr="00C12C5A">
              <w:rPr>
                <w:rFonts w:ascii="Arial" w:eastAsia="MS Mincho" w:hAnsi="Arial" w:cs="Arial"/>
                <w:b/>
                <w:sz w:val="16"/>
                <w:szCs w:val="16"/>
                <w:lang w:eastAsia="ja-JP"/>
              </w:rPr>
              <w:t>Associated</w:t>
            </w:r>
            <w:r w:rsidRPr="00C12C5A">
              <w:rPr>
                <w:rFonts w:ascii="Arial" w:eastAsia="MS Mincho" w:hAnsi="Arial" w:cs="Arial"/>
                <w:b/>
                <w:sz w:val="16"/>
                <w:szCs w:val="16"/>
                <w:lang w:eastAsia="ja-JP"/>
              </w:rPr>
              <w:br/>
              <w:t>Transport Channel</w:t>
            </w:r>
          </w:p>
        </w:tc>
        <w:tc>
          <w:tcPr>
            <w:tcW w:w="1123" w:type="pct"/>
          </w:tcPr>
          <w:p w14:paraId="3393DC02" w14:textId="77777777" w:rsidR="00C12C5A" w:rsidRPr="00C12C5A" w:rsidRDefault="00C12C5A" w:rsidP="0060243B">
            <w:pPr>
              <w:keepNext/>
              <w:keepLines/>
              <w:overflowPunct w:val="0"/>
              <w:autoSpaceDE w:val="0"/>
              <w:autoSpaceDN w:val="0"/>
              <w:adjustRightInd w:val="0"/>
              <w:jc w:val="center"/>
              <w:textAlignment w:val="baseline"/>
              <w:rPr>
                <w:rFonts w:ascii="Arial" w:eastAsia="MS Mincho" w:hAnsi="Arial" w:cs="Arial"/>
                <w:b/>
                <w:sz w:val="16"/>
                <w:szCs w:val="16"/>
                <w:lang w:eastAsia="ja-JP"/>
              </w:rPr>
            </w:pPr>
            <w:r w:rsidRPr="00C12C5A">
              <w:rPr>
                <w:rFonts w:ascii="Arial" w:eastAsia="MS Mincho" w:hAnsi="Arial" w:cs="Arial"/>
                <w:b/>
                <w:sz w:val="16"/>
                <w:szCs w:val="16"/>
                <w:lang w:eastAsia="ja-JP"/>
              </w:rPr>
              <w:t>Comment</w:t>
            </w:r>
          </w:p>
        </w:tc>
      </w:tr>
      <w:tr w:rsidR="00C12C5A" w:rsidRPr="00C12C5A" w14:paraId="2B5A5E41" w14:textId="77777777" w:rsidTr="0060243B">
        <w:trPr>
          <w:trHeight w:val="20"/>
        </w:trPr>
        <w:tc>
          <w:tcPr>
            <w:tcW w:w="919" w:type="pct"/>
          </w:tcPr>
          <w:p w14:paraId="300B2B19" w14:textId="77777777" w:rsidR="00C12C5A" w:rsidRPr="00C12C5A" w:rsidRDefault="00C12C5A" w:rsidP="0060243B">
            <w:pPr>
              <w:keepLines/>
              <w:jc w:val="center"/>
              <w:rPr>
                <w:rFonts w:ascii="Arial" w:eastAsia="MS Mincho" w:hAnsi="Arial" w:cs="Arial"/>
                <w:sz w:val="16"/>
                <w:szCs w:val="16"/>
                <w:lang w:eastAsia="ja-JP"/>
              </w:rPr>
            </w:pPr>
            <w:r w:rsidRPr="00C12C5A">
              <w:rPr>
                <w:rFonts w:ascii="Arial" w:eastAsia="MS Mincho" w:hAnsi="Arial" w:cs="Arial"/>
                <w:sz w:val="16"/>
                <w:szCs w:val="16"/>
                <w:lang w:eastAsia="ja-JP"/>
              </w:rPr>
              <w:t>A</w:t>
            </w:r>
          </w:p>
        </w:tc>
        <w:tc>
          <w:tcPr>
            <w:tcW w:w="1638" w:type="pct"/>
          </w:tcPr>
          <w:p w14:paraId="37812A36" w14:textId="77777777" w:rsidR="00C12C5A" w:rsidRPr="00C12C5A" w:rsidRDefault="00C12C5A" w:rsidP="0060243B">
            <w:pPr>
              <w:keepLines/>
              <w:jc w:val="center"/>
              <w:rPr>
                <w:rFonts w:ascii="Arial" w:eastAsia="MS Mincho" w:hAnsi="Arial" w:cs="Arial"/>
                <w:sz w:val="16"/>
                <w:szCs w:val="16"/>
                <w:lang w:eastAsia="ja-JP"/>
              </w:rPr>
            </w:pPr>
            <w:r w:rsidRPr="00C12C5A">
              <w:rPr>
                <w:rFonts w:ascii="Arial" w:eastAsia="SimSun" w:hAnsi="Arial" w:cs="Arial"/>
                <w:sz w:val="16"/>
                <w:szCs w:val="16"/>
                <w:lang w:eastAsia="zh-CN"/>
              </w:rPr>
              <w:t>PSBCH</w:t>
            </w:r>
          </w:p>
        </w:tc>
        <w:tc>
          <w:tcPr>
            <w:tcW w:w="1320" w:type="pct"/>
          </w:tcPr>
          <w:p w14:paraId="713D2212" w14:textId="77777777" w:rsidR="00C12C5A" w:rsidRPr="00C12C5A" w:rsidRDefault="00C12C5A" w:rsidP="0060243B">
            <w:pPr>
              <w:keepLines/>
              <w:jc w:val="center"/>
              <w:rPr>
                <w:rFonts w:ascii="Arial" w:eastAsia="MS Mincho" w:hAnsi="Arial" w:cs="Arial"/>
                <w:sz w:val="16"/>
                <w:szCs w:val="16"/>
                <w:lang w:eastAsia="ja-JP"/>
              </w:rPr>
            </w:pPr>
            <w:r w:rsidRPr="00C12C5A">
              <w:rPr>
                <w:rFonts w:ascii="Arial" w:eastAsia="SimSun" w:hAnsi="Arial" w:cs="Arial"/>
                <w:sz w:val="16"/>
                <w:szCs w:val="16"/>
                <w:lang w:eastAsia="zh-CN"/>
              </w:rPr>
              <w:t>SL-BCH</w:t>
            </w:r>
          </w:p>
        </w:tc>
        <w:tc>
          <w:tcPr>
            <w:tcW w:w="1123" w:type="pct"/>
          </w:tcPr>
          <w:p w14:paraId="5150FF2E" w14:textId="77777777" w:rsidR="00C12C5A" w:rsidRPr="00C12C5A" w:rsidRDefault="00C12C5A" w:rsidP="0060243B">
            <w:pPr>
              <w:keepLines/>
              <w:jc w:val="center"/>
              <w:rPr>
                <w:rFonts w:ascii="Arial" w:eastAsia="MS Mincho" w:hAnsi="Arial" w:cs="Arial"/>
                <w:sz w:val="16"/>
                <w:szCs w:val="16"/>
                <w:lang w:eastAsia="ja-JP"/>
              </w:rPr>
            </w:pPr>
          </w:p>
        </w:tc>
      </w:tr>
      <w:tr w:rsidR="00C12C5A" w:rsidRPr="00C12C5A" w14:paraId="08EE50A9" w14:textId="77777777" w:rsidTr="0060243B">
        <w:trPr>
          <w:trHeight w:val="20"/>
        </w:trPr>
        <w:tc>
          <w:tcPr>
            <w:tcW w:w="919" w:type="pct"/>
          </w:tcPr>
          <w:p w14:paraId="44DEB596" w14:textId="77777777" w:rsidR="00C12C5A" w:rsidRPr="00C12C5A" w:rsidRDefault="00C12C5A" w:rsidP="0060243B">
            <w:pPr>
              <w:keepLines/>
              <w:jc w:val="center"/>
              <w:rPr>
                <w:rFonts w:ascii="Arial" w:eastAsia="MS Mincho" w:hAnsi="Arial" w:cs="Arial"/>
                <w:sz w:val="16"/>
                <w:szCs w:val="16"/>
                <w:lang w:eastAsia="ja-JP"/>
              </w:rPr>
            </w:pPr>
            <w:r w:rsidRPr="00C12C5A">
              <w:rPr>
                <w:rFonts w:ascii="Arial" w:eastAsia="MS Mincho" w:hAnsi="Arial" w:cs="Arial"/>
                <w:sz w:val="16"/>
                <w:szCs w:val="16"/>
                <w:lang w:eastAsia="ja-JP"/>
              </w:rPr>
              <w:t>B</w:t>
            </w:r>
          </w:p>
        </w:tc>
        <w:tc>
          <w:tcPr>
            <w:tcW w:w="1638" w:type="pct"/>
          </w:tcPr>
          <w:p w14:paraId="2EE90A65" w14:textId="77777777" w:rsidR="00C12C5A" w:rsidRPr="00C12C5A" w:rsidRDefault="00C12C5A" w:rsidP="0060243B">
            <w:pPr>
              <w:keepLines/>
              <w:jc w:val="center"/>
              <w:rPr>
                <w:rFonts w:ascii="Arial" w:eastAsia="MS Mincho" w:hAnsi="Arial" w:cs="Arial"/>
                <w:sz w:val="16"/>
                <w:szCs w:val="16"/>
                <w:lang w:eastAsia="ja-JP"/>
              </w:rPr>
            </w:pPr>
            <w:r w:rsidRPr="00C12C5A">
              <w:rPr>
                <w:rFonts w:ascii="Arial" w:eastAsia="SimSun" w:hAnsi="Arial" w:cs="Arial"/>
                <w:sz w:val="16"/>
                <w:szCs w:val="16"/>
                <w:lang w:eastAsia="zh-CN"/>
              </w:rPr>
              <w:t>PSSCH</w:t>
            </w:r>
          </w:p>
        </w:tc>
        <w:tc>
          <w:tcPr>
            <w:tcW w:w="1320" w:type="pct"/>
          </w:tcPr>
          <w:p w14:paraId="3D40826F" w14:textId="77777777" w:rsidR="00C12C5A" w:rsidRPr="00C12C5A" w:rsidRDefault="00C12C5A" w:rsidP="0060243B">
            <w:pPr>
              <w:keepLines/>
              <w:jc w:val="center"/>
              <w:rPr>
                <w:rFonts w:ascii="Arial" w:eastAsia="MS Mincho" w:hAnsi="Arial" w:cs="Arial"/>
                <w:sz w:val="16"/>
                <w:szCs w:val="16"/>
                <w:lang w:eastAsia="ja-JP"/>
              </w:rPr>
            </w:pPr>
            <w:r w:rsidRPr="00C12C5A">
              <w:rPr>
                <w:rFonts w:ascii="Arial" w:eastAsia="SimSun" w:hAnsi="Arial" w:cs="Arial"/>
                <w:sz w:val="16"/>
                <w:szCs w:val="16"/>
                <w:lang w:eastAsia="zh-CN"/>
              </w:rPr>
              <w:t>SL-SCH</w:t>
            </w:r>
          </w:p>
        </w:tc>
        <w:tc>
          <w:tcPr>
            <w:tcW w:w="1123" w:type="pct"/>
          </w:tcPr>
          <w:p w14:paraId="6ED8A993" w14:textId="77777777" w:rsidR="00C12C5A" w:rsidRPr="00C12C5A" w:rsidRDefault="00C12C5A" w:rsidP="0060243B">
            <w:pPr>
              <w:keepLines/>
              <w:jc w:val="center"/>
              <w:rPr>
                <w:rFonts w:ascii="Arial" w:eastAsia="MS Mincho" w:hAnsi="Arial" w:cs="Arial"/>
                <w:sz w:val="16"/>
                <w:szCs w:val="16"/>
                <w:lang w:eastAsia="ja-JP"/>
              </w:rPr>
            </w:pPr>
          </w:p>
        </w:tc>
      </w:tr>
      <w:tr w:rsidR="00C12C5A" w:rsidRPr="00C12C5A" w14:paraId="76748722" w14:textId="77777777" w:rsidTr="0060243B">
        <w:trPr>
          <w:trHeight w:val="20"/>
        </w:trPr>
        <w:tc>
          <w:tcPr>
            <w:tcW w:w="919" w:type="pct"/>
          </w:tcPr>
          <w:p w14:paraId="3999185F" w14:textId="77777777" w:rsidR="00C12C5A" w:rsidRPr="00C12C5A" w:rsidRDefault="00C12C5A" w:rsidP="0060243B">
            <w:pPr>
              <w:keepLines/>
              <w:jc w:val="center"/>
              <w:rPr>
                <w:rFonts w:ascii="Arial" w:eastAsia="MS Mincho" w:hAnsi="Arial" w:cs="Arial"/>
                <w:sz w:val="16"/>
                <w:szCs w:val="16"/>
                <w:lang w:eastAsia="ja-JP"/>
              </w:rPr>
            </w:pPr>
            <w:r w:rsidRPr="00C12C5A">
              <w:rPr>
                <w:rFonts w:ascii="Arial" w:eastAsia="MS Mincho" w:hAnsi="Arial" w:cs="Arial"/>
                <w:sz w:val="16"/>
                <w:szCs w:val="16"/>
                <w:lang w:eastAsia="ja-JP"/>
              </w:rPr>
              <w:t>C</w:t>
            </w:r>
          </w:p>
        </w:tc>
        <w:tc>
          <w:tcPr>
            <w:tcW w:w="1638" w:type="pct"/>
          </w:tcPr>
          <w:p w14:paraId="4148B819" w14:textId="77777777" w:rsidR="00C12C5A" w:rsidRPr="00C12C5A" w:rsidRDefault="00C12C5A" w:rsidP="0060243B">
            <w:pPr>
              <w:keepLines/>
              <w:jc w:val="center"/>
              <w:rPr>
                <w:rFonts w:ascii="Arial" w:eastAsia="MS Mincho" w:hAnsi="Arial" w:cs="Arial"/>
                <w:sz w:val="16"/>
                <w:szCs w:val="16"/>
                <w:lang w:eastAsia="ja-JP"/>
              </w:rPr>
            </w:pPr>
            <w:r w:rsidRPr="00C12C5A">
              <w:rPr>
                <w:rFonts w:ascii="Arial" w:eastAsia="SimSun" w:hAnsi="Arial" w:cs="Arial"/>
                <w:sz w:val="16"/>
                <w:szCs w:val="16"/>
                <w:lang w:eastAsia="zh-CN"/>
              </w:rPr>
              <w:t>PSCCH</w:t>
            </w:r>
          </w:p>
        </w:tc>
        <w:tc>
          <w:tcPr>
            <w:tcW w:w="1320" w:type="pct"/>
          </w:tcPr>
          <w:p w14:paraId="1DCB6AC8" w14:textId="77777777" w:rsidR="00C12C5A" w:rsidRPr="00C12C5A" w:rsidRDefault="00C12C5A" w:rsidP="0060243B">
            <w:pPr>
              <w:keepLines/>
              <w:jc w:val="center"/>
              <w:rPr>
                <w:rFonts w:ascii="Arial" w:eastAsia="MS Mincho" w:hAnsi="Arial" w:cs="Arial"/>
                <w:sz w:val="16"/>
                <w:szCs w:val="16"/>
                <w:lang w:eastAsia="ja-JP"/>
              </w:rPr>
            </w:pPr>
            <w:r w:rsidRPr="00C12C5A">
              <w:rPr>
                <w:rFonts w:ascii="Arial" w:eastAsia="SimSun" w:hAnsi="Arial" w:cs="Arial"/>
                <w:sz w:val="16"/>
                <w:szCs w:val="16"/>
                <w:lang w:eastAsia="zh-CN"/>
              </w:rPr>
              <w:t>SL-SCH</w:t>
            </w:r>
          </w:p>
        </w:tc>
        <w:tc>
          <w:tcPr>
            <w:tcW w:w="1123" w:type="pct"/>
          </w:tcPr>
          <w:p w14:paraId="1FCC2A03" w14:textId="77777777" w:rsidR="00C12C5A" w:rsidRPr="00C12C5A" w:rsidRDefault="00C12C5A" w:rsidP="0060243B">
            <w:pPr>
              <w:keepLines/>
              <w:jc w:val="center"/>
              <w:rPr>
                <w:rFonts w:ascii="Arial" w:eastAsia="MS Mincho" w:hAnsi="Arial" w:cs="Arial"/>
                <w:sz w:val="16"/>
                <w:szCs w:val="16"/>
                <w:lang w:eastAsia="ja-JP"/>
              </w:rPr>
            </w:pPr>
          </w:p>
        </w:tc>
      </w:tr>
      <w:tr w:rsidR="00C12C5A" w:rsidRPr="00C12C5A" w14:paraId="3F52EB5E" w14:textId="77777777" w:rsidTr="0060243B">
        <w:trPr>
          <w:trHeight w:val="20"/>
        </w:trPr>
        <w:tc>
          <w:tcPr>
            <w:tcW w:w="919" w:type="pct"/>
          </w:tcPr>
          <w:p w14:paraId="6F711F95" w14:textId="77777777" w:rsidR="00C12C5A" w:rsidRPr="00C12C5A" w:rsidRDefault="00C12C5A" w:rsidP="0060243B">
            <w:pPr>
              <w:keepLines/>
              <w:jc w:val="center"/>
              <w:rPr>
                <w:rFonts w:ascii="Arial" w:eastAsia="MS Mincho" w:hAnsi="Arial" w:cs="Arial"/>
                <w:sz w:val="16"/>
                <w:szCs w:val="16"/>
                <w:lang w:eastAsia="ja-JP"/>
              </w:rPr>
            </w:pPr>
            <w:r w:rsidRPr="00C12C5A">
              <w:rPr>
                <w:rFonts w:ascii="Arial" w:eastAsia="MS Mincho" w:hAnsi="Arial" w:cs="Arial"/>
                <w:sz w:val="16"/>
                <w:szCs w:val="16"/>
                <w:lang w:eastAsia="ja-JP"/>
              </w:rPr>
              <w:t>D</w:t>
            </w:r>
          </w:p>
        </w:tc>
        <w:tc>
          <w:tcPr>
            <w:tcW w:w="1638" w:type="pct"/>
            <w:shd w:val="clear" w:color="auto" w:fill="auto"/>
          </w:tcPr>
          <w:p w14:paraId="61D57743" w14:textId="77777777" w:rsidR="00C12C5A" w:rsidRPr="00C12C5A" w:rsidRDefault="00C12C5A" w:rsidP="0060243B">
            <w:pPr>
              <w:keepLines/>
              <w:jc w:val="center"/>
              <w:rPr>
                <w:rFonts w:ascii="Arial" w:eastAsia="MS Mincho" w:hAnsi="Arial" w:cs="Arial"/>
                <w:sz w:val="16"/>
                <w:szCs w:val="16"/>
                <w:lang w:eastAsia="ja-JP"/>
              </w:rPr>
            </w:pPr>
            <w:r w:rsidRPr="00C12C5A">
              <w:rPr>
                <w:rFonts w:ascii="Arial" w:eastAsia="SimSun" w:hAnsi="Arial" w:cs="Arial"/>
                <w:sz w:val="16"/>
                <w:szCs w:val="16"/>
                <w:lang w:eastAsia="x-none"/>
              </w:rPr>
              <w:t>PSFCH</w:t>
            </w:r>
          </w:p>
        </w:tc>
        <w:tc>
          <w:tcPr>
            <w:tcW w:w="1320" w:type="pct"/>
          </w:tcPr>
          <w:p w14:paraId="554D20FA" w14:textId="77777777" w:rsidR="00C12C5A" w:rsidRPr="00C12C5A" w:rsidRDefault="00C12C5A" w:rsidP="0060243B">
            <w:pPr>
              <w:keepLines/>
              <w:jc w:val="center"/>
              <w:rPr>
                <w:rFonts w:ascii="Arial" w:eastAsia="MS Mincho" w:hAnsi="Arial" w:cs="Arial"/>
                <w:sz w:val="16"/>
                <w:szCs w:val="16"/>
                <w:lang w:eastAsia="ja-JP"/>
              </w:rPr>
            </w:pPr>
            <w:r w:rsidRPr="00C12C5A">
              <w:rPr>
                <w:rFonts w:ascii="Arial" w:eastAsia="SimSun" w:hAnsi="Arial" w:cs="Arial"/>
                <w:sz w:val="16"/>
                <w:szCs w:val="16"/>
                <w:lang w:eastAsia="zh-CN"/>
              </w:rPr>
              <w:t>N/A</w:t>
            </w:r>
          </w:p>
        </w:tc>
        <w:tc>
          <w:tcPr>
            <w:tcW w:w="1123" w:type="pct"/>
          </w:tcPr>
          <w:p w14:paraId="0AF6F648" w14:textId="77777777" w:rsidR="00C12C5A" w:rsidRPr="00C12C5A" w:rsidRDefault="00C12C5A" w:rsidP="0060243B">
            <w:pPr>
              <w:keepLines/>
              <w:jc w:val="center"/>
              <w:rPr>
                <w:rFonts w:ascii="Arial" w:eastAsia="MS Mincho" w:hAnsi="Arial" w:cs="Arial"/>
                <w:sz w:val="16"/>
                <w:szCs w:val="16"/>
                <w:lang w:eastAsia="ja-JP"/>
              </w:rPr>
            </w:pPr>
          </w:p>
        </w:tc>
      </w:tr>
      <w:tr w:rsidR="00C12C5A" w:rsidRPr="00C12C5A" w14:paraId="12A18E3A" w14:textId="77777777" w:rsidTr="0060243B">
        <w:trPr>
          <w:trHeight w:val="20"/>
        </w:trPr>
        <w:tc>
          <w:tcPr>
            <w:tcW w:w="919" w:type="pct"/>
          </w:tcPr>
          <w:p w14:paraId="6B1C4C5D" w14:textId="77777777" w:rsidR="00C12C5A" w:rsidRPr="00C12C5A" w:rsidRDefault="00C12C5A" w:rsidP="0060243B">
            <w:pPr>
              <w:keepLines/>
              <w:jc w:val="center"/>
              <w:rPr>
                <w:rFonts w:ascii="Arial" w:eastAsia="MS Mincho" w:hAnsi="Arial" w:cs="Arial"/>
                <w:sz w:val="16"/>
                <w:szCs w:val="16"/>
                <w:lang w:eastAsia="ja-JP"/>
              </w:rPr>
            </w:pPr>
            <w:r w:rsidRPr="00C12C5A">
              <w:rPr>
                <w:rFonts w:ascii="Arial" w:eastAsia="MS Mincho" w:hAnsi="Arial" w:cs="Arial"/>
                <w:sz w:val="16"/>
                <w:szCs w:val="16"/>
                <w:lang w:eastAsia="ja-JP"/>
              </w:rPr>
              <w:t>E</w:t>
            </w:r>
          </w:p>
        </w:tc>
        <w:tc>
          <w:tcPr>
            <w:tcW w:w="1638" w:type="pct"/>
            <w:shd w:val="clear" w:color="auto" w:fill="auto"/>
          </w:tcPr>
          <w:p w14:paraId="37AA761C" w14:textId="77777777" w:rsidR="00C12C5A" w:rsidRPr="00C12C5A" w:rsidRDefault="00C12C5A" w:rsidP="0060243B">
            <w:pPr>
              <w:keepLines/>
              <w:jc w:val="center"/>
              <w:rPr>
                <w:rFonts w:ascii="Arial" w:eastAsia="SimSun" w:hAnsi="Arial" w:cs="Arial"/>
                <w:sz w:val="16"/>
                <w:szCs w:val="16"/>
                <w:lang w:eastAsia="x-none"/>
              </w:rPr>
            </w:pPr>
            <w:r w:rsidRPr="00C12C5A">
              <w:rPr>
                <w:rFonts w:ascii="Arial" w:eastAsia="SimSun" w:hAnsi="Arial" w:cs="Arial"/>
                <w:sz w:val="16"/>
                <w:szCs w:val="16"/>
                <w:lang w:eastAsia="x-none"/>
              </w:rPr>
              <w:t>SL PRS</w:t>
            </w:r>
          </w:p>
        </w:tc>
        <w:tc>
          <w:tcPr>
            <w:tcW w:w="1320" w:type="pct"/>
          </w:tcPr>
          <w:p w14:paraId="2181E06C" w14:textId="77777777" w:rsidR="00C12C5A" w:rsidRPr="00C12C5A" w:rsidRDefault="00C12C5A" w:rsidP="0060243B">
            <w:pPr>
              <w:keepLines/>
              <w:jc w:val="center"/>
              <w:rPr>
                <w:rFonts w:ascii="Arial" w:eastAsia="SimSun" w:hAnsi="Arial" w:cs="Arial"/>
                <w:sz w:val="16"/>
                <w:szCs w:val="16"/>
                <w:lang w:eastAsia="zh-CN"/>
              </w:rPr>
            </w:pPr>
            <w:r w:rsidRPr="00C12C5A">
              <w:rPr>
                <w:rFonts w:ascii="Arial" w:eastAsia="SimSun" w:hAnsi="Arial" w:cs="Arial"/>
                <w:sz w:val="16"/>
                <w:szCs w:val="16"/>
                <w:lang w:eastAsia="zh-CN"/>
              </w:rPr>
              <w:t>N/A</w:t>
            </w:r>
          </w:p>
        </w:tc>
        <w:tc>
          <w:tcPr>
            <w:tcW w:w="1123" w:type="pct"/>
          </w:tcPr>
          <w:p w14:paraId="0E8B5752" w14:textId="77777777" w:rsidR="00C12C5A" w:rsidRPr="00C12C5A" w:rsidRDefault="00C12C5A" w:rsidP="0060243B">
            <w:pPr>
              <w:keepLines/>
              <w:jc w:val="center"/>
              <w:rPr>
                <w:rFonts w:ascii="Arial" w:eastAsia="MS Mincho" w:hAnsi="Arial" w:cs="Arial"/>
                <w:sz w:val="16"/>
                <w:szCs w:val="16"/>
                <w:lang w:eastAsia="ja-JP"/>
              </w:rPr>
            </w:pPr>
          </w:p>
        </w:tc>
      </w:tr>
    </w:tbl>
    <w:p w14:paraId="5ADA0BB4" w14:textId="77777777" w:rsidR="00C12C5A" w:rsidRPr="00C12C5A" w:rsidRDefault="00C12C5A" w:rsidP="00C12C5A">
      <w:pPr>
        <w:rPr>
          <w:rFonts w:ascii="Arial" w:hAnsi="Arial" w:cs="Arial"/>
          <w:sz w:val="16"/>
          <w:szCs w:val="16"/>
        </w:rPr>
      </w:pPr>
    </w:p>
    <w:p w14:paraId="79FFE0EA" w14:textId="77777777" w:rsidR="00C12C5A" w:rsidRPr="00C12C5A" w:rsidRDefault="00C12C5A" w:rsidP="00C12C5A">
      <w:pPr>
        <w:keepNext/>
        <w:keepLines/>
        <w:overflowPunct w:val="0"/>
        <w:autoSpaceDE w:val="0"/>
        <w:autoSpaceDN w:val="0"/>
        <w:adjustRightInd w:val="0"/>
        <w:spacing w:before="60" w:after="180"/>
        <w:jc w:val="center"/>
        <w:textAlignment w:val="baseline"/>
        <w:rPr>
          <w:rFonts w:ascii="Arial" w:eastAsia="Times New Roman" w:hAnsi="Arial" w:cs="Arial"/>
          <w:b/>
          <w:sz w:val="16"/>
          <w:szCs w:val="16"/>
          <w:lang w:eastAsia="zh-CN"/>
        </w:rPr>
      </w:pPr>
      <w:r w:rsidRPr="00C12C5A">
        <w:rPr>
          <w:rFonts w:ascii="Arial" w:eastAsia="Times New Roman" w:hAnsi="Arial" w:cs="Arial"/>
          <w:b/>
          <w:sz w:val="16"/>
          <w:szCs w:val="16"/>
          <w:lang w:eastAsia="en-GB"/>
        </w:rPr>
        <w:t xml:space="preserve">Table </w:t>
      </w:r>
      <w:r w:rsidRPr="00C12C5A">
        <w:rPr>
          <w:rFonts w:ascii="Arial" w:eastAsia="Times New Roman" w:hAnsi="Arial" w:cs="Arial"/>
          <w:b/>
          <w:sz w:val="16"/>
          <w:szCs w:val="16"/>
          <w:lang w:val="en-US" w:eastAsia="en-GB"/>
        </w:rPr>
        <w:t>6</w:t>
      </w:r>
      <w:r w:rsidRPr="00C12C5A">
        <w:rPr>
          <w:rFonts w:ascii="Arial" w:eastAsia="Times New Roman" w:hAnsi="Arial" w:cs="Arial"/>
          <w:b/>
          <w:sz w:val="16"/>
          <w:szCs w:val="16"/>
          <w:lang w:eastAsia="en-GB"/>
        </w:rPr>
        <w:t>.3-2: Sidelink "Transmission Type" combinations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93"/>
        <w:gridCol w:w="2464"/>
      </w:tblGrid>
      <w:tr w:rsidR="00C12C5A" w:rsidRPr="00C12C5A" w14:paraId="257E963D" w14:textId="77777777" w:rsidTr="0060243B">
        <w:trPr>
          <w:trHeight w:val="20"/>
        </w:trPr>
        <w:tc>
          <w:tcPr>
            <w:tcW w:w="3822" w:type="pct"/>
          </w:tcPr>
          <w:p w14:paraId="686459C1" w14:textId="77777777" w:rsidR="00C12C5A" w:rsidRPr="00C12C5A" w:rsidRDefault="00C12C5A" w:rsidP="00C12C5A">
            <w:pPr>
              <w:keepNext/>
              <w:keepLines/>
              <w:overflowPunct w:val="0"/>
              <w:autoSpaceDE w:val="0"/>
              <w:autoSpaceDN w:val="0"/>
              <w:adjustRightInd w:val="0"/>
              <w:jc w:val="center"/>
              <w:textAlignment w:val="baseline"/>
              <w:rPr>
                <w:rFonts w:ascii="Arial" w:eastAsia="MS Mincho" w:hAnsi="Arial" w:cs="Arial"/>
                <w:b/>
                <w:sz w:val="16"/>
                <w:szCs w:val="16"/>
                <w:lang w:eastAsia="ja-JP"/>
              </w:rPr>
            </w:pPr>
            <w:r w:rsidRPr="00C12C5A">
              <w:rPr>
                <w:rFonts w:ascii="Arial" w:eastAsia="MS Mincho" w:hAnsi="Arial" w:cs="Arial"/>
                <w:b/>
                <w:sz w:val="16"/>
                <w:szCs w:val="16"/>
                <w:lang w:eastAsia="ja-JP"/>
              </w:rPr>
              <w:t xml:space="preserve">Supported Combinations </w:t>
            </w:r>
          </w:p>
        </w:tc>
        <w:tc>
          <w:tcPr>
            <w:tcW w:w="1178" w:type="pct"/>
          </w:tcPr>
          <w:p w14:paraId="6CD43EEA" w14:textId="77777777" w:rsidR="00C12C5A" w:rsidRPr="00C12C5A" w:rsidRDefault="00C12C5A" w:rsidP="00C12C5A">
            <w:pPr>
              <w:keepNext/>
              <w:keepLines/>
              <w:overflowPunct w:val="0"/>
              <w:autoSpaceDE w:val="0"/>
              <w:autoSpaceDN w:val="0"/>
              <w:adjustRightInd w:val="0"/>
              <w:jc w:val="center"/>
              <w:textAlignment w:val="baseline"/>
              <w:rPr>
                <w:rFonts w:ascii="Arial" w:eastAsia="MS Mincho" w:hAnsi="Arial" w:cs="Arial"/>
                <w:b/>
                <w:sz w:val="16"/>
                <w:szCs w:val="16"/>
                <w:lang w:eastAsia="ja-JP"/>
              </w:rPr>
            </w:pPr>
            <w:r w:rsidRPr="00C12C5A">
              <w:rPr>
                <w:rFonts w:ascii="Arial" w:eastAsia="MS Mincho" w:hAnsi="Arial" w:cs="Arial"/>
                <w:b/>
                <w:sz w:val="16"/>
                <w:szCs w:val="16"/>
                <w:lang w:eastAsia="ja-JP"/>
              </w:rPr>
              <w:t>Comment</w:t>
            </w:r>
          </w:p>
        </w:tc>
      </w:tr>
      <w:tr w:rsidR="00C12C5A" w:rsidRPr="00C12C5A" w14:paraId="52F720CD" w14:textId="77777777" w:rsidTr="0060243B">
        <w:trPr>
          <w:trHeight w:val="20"/>
        </w:trPr>
        <w:tc>
          <w:tcPr>
            <w:tcW w:w="3822" w:type="pct"/>
          </w:tcPr>
          <w:p w14:paraId="04566620" w14:textId="77777777" w:rsidR="00C12C5A" w:rsidRPr="00C12C5A" w:rsidRDefault="00C12C5A" w:rsidP="00C12C5A">
            <w:pPr>
              <w:keepNext/>
              <w:keepLines/>
              <w:jc w:val="center"/>
              <w:rPr>
                <w:rFonts w:ascii="Arial" w:eastAsia="MS Mincho" w:hAnsi="Arial" w:cs="Arial"/>
                <w:sz w:val="16"/>
                <w:szCs w:val="16"/>
                <w:lang w:eastAsia="ja-JP"/>
              </w:rPr>
            </w:pPr>
            <w:r w:rsidRPr="00C12C5A">
              <w:rPr>
                <w:rFonts w:ascii="Arial" w:eastAsia="MS Mincho" w:hAnsi="Arial" w:cs="Arial"/>
                <w:sz w:val="16"/>
                <w:szCs w:val="16"/>
                <w:lang w:eastAsia="ja-JP"/>
              </w:rPr>
              <w:t>A</w:t>
            </w:r>
          </w:p>
        </w:tc>
        <w:tc>
          <w:tcPr>
            <w:tcW w:w="1178" w:type="pct"/>
          </w:tcPr>
          <w:p w14:paraId="01988370" w14:textId="77777777" w:rsidR="00C12C5A" w:rsidRPr="00C12C5A" w:rsidRDefault="00C12C5A" w:rsidP="00C12C5A">
            <w:pPr>
              <w:keepNext/>
              <w:keepLines/>
              <w:jc w:val="center"/>
              <w:rPr>
                <w:rFonts w:ascii="Arial" w:eastAsia="MS Mincho" w:hAnsi="Arial" w:cs="Arial"/>
                <w:sz w:val="16"/>
                <w:szCs w:val="16"/>
                <w:lang w:eastAsia="ja-JP"/>
              </w:rPr>
            </w:pPr>
            <w:r w:rsidRPr="00C12C5A">
              <w:rPr>
                <w:rFonts w:ascii="Arial" w:eastAsia="MS Mincho" w:hAnsi="Arial" w:cs="Arial"/>
                <w:sz w:val="16"/>
                <w:szCs w:val="16"/>
                <w:lang w:eastAsia="ja-JP"/>
              </w:rPr>
              <w:t>Note 2</w:t>
            </w:r>
          </w:p>
        </w:tc>
      </w:tr>
      <w:tr w:rsidR="00C12C5A" w:rsidRPr="00C12C5A" w14:paraId="19903C8A" w14:textId="77777777" w:rsidTr="0060243B">
        <w:trPr>
          <w:trHeight w:val="20"/>
        </w:trPr>
        <w:tc>
          <w:tcPr>
            <w:tcW w:w="3822" w:type="pct"/>
          </w:tcPr>
          <w:p w14:paraId="6DB22C64" w14:textId="77777777" w:rsidR="00C12C5A" w:rsidRPr="00C12C5A" w:rsidRDefault="00C12C5A" w:rsidP="00C12C5A">
            <w:pPr>
              <w:keepNext/>
              <w:keepLines/>
              <w:jc w:val="center"/>
              <w:rPr>
                <w:rFonts w:ascii="Arial" w:eastAsia="MS Mincho" w:hAnsi="Arial" w:cs="Arial"/>
                <w:sz w:val="16"/>
                <w:szCs w:val="16"/>
                <w:lang w:eastAsia="ja-JP"/>
              </w:rPr>
            </w:pPr>
            <w:r w:rsidRPr="00C12C5A">
              <w:rPr>
                <w:rFonts w:ascii="Arial" w:eastAsia="MS Mincho" w:hAnsi="Arial" w:cs="Arial"/>
                <w:sz w:val="16"/>
                <w:szCs w:val="16"/>
                <w:lang w:eastAsia="ja-JP"/>
              </w:rPr>
              <w:t>B</w:t>
            </w:r>
          </w:p>
        </w:tc>
        <w:tc>
          <w:tcPr>
            <w:tcW w:w="1178" w:type="pct"/>
          </w:tcPr>
          <w:p w14:paraId="675DEE6A" w14:textId="77777777" w:rsidR="00C12C5A" w:rsidRPr="00C12C5A" w:rsidRDefault="00C12C5A" w:rsidP="00C12C5A">
            <w:pPr>
              <w:keepNext/>
              <w:keepLines/>
              <w:jc w:val="center"/>
              <w:rPr>
                <w:rFonts w:ascii="Arial" w:eastAsia="MS Mincho" w:hAnsi="Arial" w:cs="Arial"/>
                <w:sz w:val="16"/>
                <w:szCs w:val="16"/>
                <w:lang w:eastAsia="ja-JP"/>
              </w:rPr>
            </w:pPr>
            <w:r w:rsidRPr="00C12C5A">
              <w:rPr>
                <w:rFonts w:ascii="Arial" w:eastAsia="MS Mincho" w:hAnsi="Arial" w:cs="Arial"/>
                <w:sz w:val="16"/>
                <w:szCs w:val="16"/>
                <w:lang w:eastAsia="ja-JP"/>
              </w:rPr>
              <w:t>Note 2</w:t>
            </w:r>
          </w:p>
        </w:tc>
      </w:tr>
      <w:tr w:rsidR="00C12C5A" w:rsidRPr="00C12C5A" w14:paraId="69395AEA" w14:textId="77777777" w:rsidTr="0060243B">
        <w:trPr>
          <w:trHeight w:val="20"/>
        </w:trPr>
        <w:tc>
          <w:tcPr>
            <w:tcW w:w="3822" w:type="pct"/>
          </w:tcPr>
          <w:p w14:paraId="4D6F406A" w14:textId="77777777" w:rsidR="00C12C5A" w:rsidRPr="00C12C5A" w:rsidRDefault="00C12C5A" w:rsidP="00C12C5A">
            <w:pPr>
              <w:keepNext/>
              <w:keepLines/>
              <w:jc w:val="center"/>
              <w:rPr>
                <w:rFonts w:ascii="Arial" w:eastAsia="MS Mincho" w:hAnsi="Arial" w:cs="Arial"/>
                <w:sz w:val="16"/>
                <w:szCs w:val="16"/>
                <w:lang w:eastAsia="ja-JP"/>
              </w:rPr>
            </w:pPr>
            <w:r w:rsidRPr="00C12C5A">
              <w:rPr>
                <w:rFonts w:ascii="Arial" w:eastAsia="MS Mincho" w:hAnsi="Arial" w:cs="Arial"/>
                <w:sz w:val="16"/>
                <w:szCs w:val="16"/>
                <w:lang w:eastAsia="ja-JP"/>
              </w:rPr>
              <w:t>C</w:t>
            </w:r>
          </w:p>
        </w:tc>
        <w:tc>
          <w:tcPr>
            <w:tcW w:w="1178" w:type="pct"/>
          </w:tcPr>
          <w:p w14:paraId="40070AE2" w14:textId="77777777" w:rsidR="00C12C5A" w:rsidRPr="00C12C5A" w:rsidRDefault="00C12C5A" w:rsidP="00C12C5A">
            <w:pPr>
              <w:keepNext/>
              <w:keepLines/>
              <w:jc w:val="center"/>
              <w:rPr>
                <w:rFonts w:ascii="Arial" w:eastAsia="MS Mincho" w:hAnsi="Arial" w:cs="Arial"/>
                <w:sz w:val="16"/>
                <w:szCs w:val="16"/>
                <w:lang w:eastAsia="ja-JP"/>
              </w:rPr>
            </w:pPr>
            <w:r w:rsidRPr="00C12C5A">
              <w:rPr>
                <w:rFonts w:ascii="Arial" w:eastAsia="MS Mincho" w:hAnsi="Arial" w:cs="Arial"/>
                <w:sz w:val="16"/>
                <w:szCs w:val="16"/>
                <w:lang w:eastAsia="ja-JP"/>
              </w:rPr>
              <w:t>Note 2</w:t>
            </w:r>
          </w:p>
        </w:tc>
      </w:tr>
      <w:tr w:rsidR="00C12C5A" w:rsidRPr="00C12C5A" w14:paraId="4B1357F1" w14:textId="77777777" w:rsidTr="0060243B">
        <w:trPr>
          <w:trHeight w:val="20"/>
        </w:trPr>
        <w:tc>
          <w:tcPr>
            <w:tcW w:w="3822" w:type="pct"/>
          </w:tcPr>
          <w:p w14:paraId="5861A28A" w14:textId="77777777" w:rsidR="00C12C5A" w:rsidRPr="00C12C5A" w:rsidRDefault="00C12C5A" w:rsidP="00C12C5A">
            <w:pPr>
              <w:keepNext/>
              <w:keepLines/>
              <w:jc w:val="center"/>
              <w:rPr>
                <w:rFonts w:ascii="Arial" w:eastAsia="MS Mincho" w:hAnsi="Arial" w:cs="Arial"/>
                <w:sz w:val="16"/>
                <w:szCs w:val="16"/>
                <w:lang w:eastAsia="ja-JP"/>
              </w:rPr>
            </w:pPr>
            <w:r w:rsidRPr="00C12C5A">
              <w:rPr>
                <w:rFonts w:ascii="Arial" w:eastAsia="MS Mincho" w:hAnsi="Arial" w:cs="Arial"/>
                <w:sz w:val="16"/>
                <w:szCs w:val="16"/>
                <w:lang w:eastAsia="ja-JP"/>
              </w:rPr>
              <w:t>E</w:t>
            </w:r>
          </w:p>
        </w:tc>
        <w:tc>
          <w:tcPr>
            <w:tcW w:w="1178" w:type="pct"/>
          </w:tcPr>
          <w:p w14:paraId="34A578AD" w14:textId="77777777" w:rsidR="00C12C5A" w:rsidRPr="00C12C5A" w:rsidRDefault="00C12C5A" w:rsidP="00C12C5A">
            <w:pPr>
              <w:keepNext/>
              <w:keepLines/>
              <w:jc w:val="center"/>
              <w:rPr>
                <w:rFonts w:ascii="Arial" w:eastAsia="MS Mincho" w:hAnsi="Arial" w:cs="Arial"/>
                <w:sz w:val="16"/>
                <w:szCs w:val="16"/>
                <w:lang w:eastAsia="ja-JP"/>
              </w:rPr>
            </w:pPr>
            <w:r w:rsidRPr="00C12C5A">
              <w:rPr>
                <w:rFonts w:ascii="Arial" w:eastAsia="MS Mincho" w:hAnsi="Arial" w:cs="Arial"/>
                <w:sz w:val="16"/>
                <w:szCs w:val="16"/>
                <w:lang w:eastAsia="ja-JP"/>
              </w:rPr>
              <w:t>Note 4</w:t>
            </w:r>
          </w:p>
        </w:tc>
      </w:tr>
      <w:tr w:rsidR="00C12C5A" w:rsidRPr="00C12C5A" w14:paraId="11C362CB" w14:textId="77777777" w:rsidTr="0060243B">
        <w:trPr>
          <w:trHeight w:val="20"/>
        </w:trPr>
        <w:tc>
          <w:tcPr>
            <w:tcW w:w="3822" w:type="pct"/>
          </w:tcPr>
          <w:p w14:paraId="4021A340" w14:textId="77777777" w:rsidR="00C12C5A" w:rsidRPr="00C12C5A" w:rsidRDefault="00C12C5A" w:rsidP="00C12C5A">
            <w:pPr>
              <w:keepNext/>
              <w:keepLines/>
              <w:jc w:val="center"/>
              <w:rPr>
                <w:rFonts w:ascii="Arial" w:eastAsia="MS Mincho" w:hAnsi="Arial" w:cs="Arial"/>
                <w:sz w:val="16"/>
                <w:szCs w:val="16"/>
                <w:lang w:eastAsia="ja-JP"/>
              </w:rPr>
            </w:pPr>
            <w:r w:rsidRPr="00C12C5A">
              <w:rPr>
                <w:rFonts w:ascii="Arial" w:hAnsi="Arial" w:cs="Arial"/>
                <w:sz w:val="16"/>
                <w:szCs w:val="16"/>
                <w:lang w:eastAsia="ja-JP"/>
              </w:rPr>
              <w:t>E</w:t>
            </w:r>
          </w:p>
        </w:tc>
        <w:tc>
          <w:tcPr>
            <w:tcW w:w="1178" w:type="pct"/>
          </w:tcPr>
          <w:p w14:paraId="65809AE6" w14:textId="77777777" w:rsidR="00C12C5A" w:rsidRPr="00C12C5A" w:rsidRDefault="00C12C5A" w:rsidP="00C12C5A">
            <w:pPr>
              <w:keepNext/>
              <w:keepLines/>
              <w:jc w:val="center"/>
              <w:rPr>
                <w:rFonts w:ascii="Arial" w:eastAsia="MS Mincho" w:hAnsi="Arial" w:cs="Arial"/>
                <w:sz w:val="16"/>
                <w:szCs w:val="16"/>
                <w:lang w:eastAsia="ja-JP"/>
              </w:rPr>
            </w:pPr>
            <w:r w:rsidRPr="00C12C5A">
              <w:rPr>
                <w:rFonts w:ascii="Arial" w:eastAsia="MS Mincho" w:hAnsi="Arial" w:cs="Arial"/>
                <w:sz w:val="16"/>
                <w:szCs w:val="16"/>
                <w:lang w:eastAsia="ja-JP"/>
              </w:rPr>
              <w:t>Note 5</w:t>
            </w:r>
          </w:p>
        </w:tc>
      </w:tr>
      <w:tr w:rsidR="00C12C5A" w:rsidRPr="00C12C5A" w14:paraId="69CAB988" w14:textId="77777777" w:rsidTr="0060243B">
        <w:trPr>
          <w:trHeight w:val="20"/>
        </w:trPr>
        <w:tc>
          <w:tcPr>
            <w:tcW w:w="3822" w:type="pct"/>
          </w:tcPr>
          <w:p w14:paraId="0FB1B52E" w14:textId="718F97F9" w:rsidR="00C12C5A" w:rsidRPr="00C12C5A" w:rsidRDefault="00C12C5A" w:rsidP="00C12C5A">
            <w:pPr>
              <w:keepNext/>
              <w:keepLines/>
              <w:jc w:val="center"/>
              <w:rPr>
                <w:rFonts w:ascii="Arial" w:eastAsia="MS Mincho" w:hAnsi="Arial" w:cs="Arial"/>
                <w:sz w:val="16"/>
                <w:szCs w:val="16"/>
                <w:lang w:eastAsia="ja-JP"/>
              </w:rPr>
            </w:pPr>
            <m:oMath>
              <m:r>
                <w:rPr>
                  <w:rFonts w:ascii="Cambria Math" w:eastAsia="MS Mincho" w:hAnsi="Cambria Math" w:cs="Arial"/>
                  <w:sz w:val="16"/>
                  <w:szCs w:val="16"/>
                  <w:lang w:eastAsia="ja-JP"/>
                </w:rPr>
                <m:t>N</m:t>
              </m:r>
              <m:r>
                <m:rPr>
                  <m:sty m:val="p"/>
                </m:rPr>
                <w:rPr>
                  <w:rFonts w:ascii="Cambria Math" w:hAnsi="Cambria Math" w:cs="Arial"/>
                  <w:sz w:val="16"/>
                  <w:szCs w:val="16"/>
                  <w:lang w:eastAsia="ja-JP"/>
                </w:rPr>
                <m:t>×</m:t>
              </m:r>
            </m:oMath>
            <w:r w:rsidRPr="00C12C5A">
              <w:rPr>
                <w:rFonts w:ascii="Arial" w:hAnsi="Arial" w:cs="Arial"/>
                <w:sz w:val="16"/>
                <w:szCs w:val="16"/>
                <w:lang w:eastAsia="ja-JP"/>
              </w:rPr>
              <w:t xml:space="preserve"> D</w:t>
            </w:r>
          </w:p>
        </w:tc>
        <w:tc>
          <w:tcPr>
            <w:tcW w:w="1178" w:type="pct"/>
          </w:tcPr>
          <w:p w14:paraId="2F80585D" w14:textId="77777777" w:rsidR="00C12C5A" w:rsidRPr="00C12C5A" w:rsidRDefault="00C12C5A" w:rsidP="00C12C5A">
            <w:pPr>
              <w:keepNext/>
              <w:keepLines/>
              <w:jc w:val="center"/>
              <w:rPr>
                <w:rFonts w:ascii="Arial" w:eastAsia="MS Mincho" w:hAnsi="Arial" w:cs="Arial"/>
                <w:sz w:val="16"/>
                <w:szCs w:val="16"/>
                <w:lang w:eastAsia="ja-JP"/>
              </w:rPr>
            </w:pPr>
            <w:r w:rsidRPr="00C12C5A">
              <w:rPr>
                <w:rFonts w:ascii="Arial" w:eastAsia="MS Mincho" w:hAnsi="Arial" w:cs="Arial"/>
                <w:sz w:val="16"/>
                <w:szCs w:val="16"/>
                <w:lang w:eastAsia="ja-JP"/>
              </w:rPr>
              <w:t>Note 2</w:t>
            </w:r>
          </w:p>
        </w:tc>
      </w:tr>
      <w:tr w:rsidR="00C12C5A" w:rsidRPr="00C12C5A" w14:paraId="01162DD5" w14:textId="77777777" w:rsidTr="0060243B">
        <w:trPr>
          <w:trHeight w:val="20"/>
        </w:trPr>
        <w:tc>
          <w:tcPr>
            <w:tcW w:w="3822" w:type="pct"/>
          </w:tcPr>
          <w:p w14:paraId="213C76C4" w14:textId="77777777" w:rsidR="00C12C5A" w:rsidRPr="00C12C5A" w:rsidRDefault="00C12C5A" w:rsidP="00C12C5A">
            <w:pPr>
              <w:keepNext/>
              <w:keepLines/>
              <w:jc w:val="center"/>
              <w:rPr>
                <w:rFonts w:ascii="Arial" w:eastAsia="MS Mincho" w:hAnsi="Arial" w:cs="Arial"/>
                <w:sz w:val="16"/>
                <w:szCs w:val="16"/>
                <w:lang w:eastAsia="ja-JP"/>
              </w:rPr>
            </w:pPr>
            <w:r w:rsidRPr="00C12C5A">
              <w:rPr>
                <w:rFonts w:ascii="Arial" w:eastAsia="MS Mincho" w:hAnsi="Arial" w:cs="Arial"/>
                <w:sz w:val="16"/>
                <w:szCs w:val="16"/>
                <w:lang w:eastAsia="ja-JP"/>
              </w:rPr>
              <w:t>B+C</w:t>
            </w:r>
          </w:p>
        </w:tc>
        <w:tc>
          <w:tcPr>
            <w:tcW w:w="1178" w:type="pct"/>
          </w:tcPr>
          <w:p w14:paraId="27A5074F" w14:textId="77777777" w:rsidR="00C12C5A" w:rsidRPr="00C12C5A" w:rsidRDefault="00C12C5A" w:rsidP="00C12C5A">
            <w:pPr>
              <w:keepNext/>
              <w:keepLines/>
              <w:jc w:val="center"/>
              <w:rPr>
                <w:rFonts w:ascii="Arial" w:eastAsia="MS Mincho" w:hAnsi="Arial" w:cs="Arial"/>
                <w:sz w:val="16"/>
                <w:szCs w:val="16"/>
                <w:lang w:eastAsia="ja-JP"/>
              </w:rPr>
            </w:pPr>
            <w:r w:rsidRPr="00C12C5A">
              <w:rPr>
                <w:rFonts w:ascii="Arial" w:eastAsia="MS Mincho" w:hAnsi="Arial" w:cs="Arial"/>
                <w:sz w:val="16"/>
                <w:szCs w:val="16"/>
                <w:lang w:eastAsia="ja-JP"/>
              </w:rPr>
              <w:t>Note 2</w:t>
            </w:r>
          </w:p>
        </w:tc>
      </w:tr>
      <w:tr w:rsidR="00C12C5A" w:rsidRPr="00C12C5A" w14:paraId="3AD78B7B" w14:textId="77777777" w:rsidTr="0060243B">
        <w:trPr>
          <w:trHeight w:val="20"/>
        </w:trPr>
        <w:tc>
          <w:tcPr>
            <w:tcW w:w="5000" w:type="pct"/>
            <w:gridSpan w:val="2"/>
          </w:tcPr>
          <w:p w14:paraId="4AE8E679" w14:textId="77777777" w:rsidR="00C12C5A" w:rsidRPr="00C12C5A" w:rsidRDefault="00C12C5A" w:rsidP="00C12C5A">
            <w:pPr>
              <w:keepNext/>
              <w:ind w:left="851" w:hanging="851"/>
              <w:rPr>
                <w:rFonts w:ascii="Arial" w:eastAsia="Malgun Gothic" w:hAnsi="Arial" w:cs="Arial"/>
                <w:sz w:val="16"/>
                <w:szCs w:val="16"/>
                <w:lang w:val="en-US" w:eastAsia="zh-CN"/>
              </w:rPr>
            </w:pPr>
            <w:r w:rsidRPr="00C12C5A">
              <w:rPr>
                <w:rFonts w:ascii="Arial" w:eastAsia="Malgun Gothic" w:hAnsi="Arial" w:cs="Arial"/>
                <w:sz w:val="16"/>
                <w:szCs w:val="16"/>
                <w:lang w:val="en-US" w:eastAsia="ja-JP"/>
              </w:rPr>
              <w:t>Note 1</w:t>
            </w:r>
            <w:r w:rsidRPr="00C12C5A">
              <w:rPr>
                <w:rFonts w:ascii="Arial" w:eastAsia="MS Mincho" w:hAnsi="Arial" w:cs="Arial"/>
                <w:sz w:val="16"/>
                <w:szCs w:val="16"/>
                <w:lang w:val="en-US" w:eastAsia="ja-JP"/>
              </w:rPr>
              <w:t>:</w:t>
            </w:r>
            <w:r w:rsidRPr="00C12C5A">
              <w:rPr>
                <w:rFonts w:ascii="Arial" w:eastAsia="MS Mincho" w:hAnsi="Arial" w:cs="Arial"/>
                <w:sz w:val="16"/>
                <w:szCs w:val="16"/>
                <w:lang w:val="en-US" w:eastAsia="ja-JP"/>
              </w:rPr>
              <w:tab/>
            </w:r>
            <w:r w:rsidRPr="00C12C5A">
              <w:rPr>
                <w:rFonts w:ascii="Arial" w:eastAsia="Malgun Gothic" w:hAnsi="Arial" w:cs="Arial"/>
                <w:sz w:val="16"/>
                <w:szCs w:val="16"/>
                <w:lang w:val="en-US" w:eastAsia="ja-JP"/>
              </w:rPr>
              <w:t>Depending on the UE capability, the UE may</w:t>
            </w:r>
            <w:r w:rsidRPr="00C12C5A">
              <w:rPr>
                <w:rFonts w:ascii="Arial" w:eastAsia="Malgun Gothic" w:hAnsi="Arial" w:cs="Arial"/>
                <w:sz w:val="16"/>
                <w:szCs w:val="16"/>
                <w:lang w:val="en-US" w:eastAsia="zh-CN"/>
              </w:rPr>
              <w:t xml:space="preserve"> </w:t>
            </w:r>
            <w:r w:rsidRPr="00C12C5A">
              <w:rPr>
                <w:rFonts w:ascii="Arial" w:eastAsia="Malgun Gothic" w:hAnsi="Arial" w:cs="Arial"/>
                <w:sz w:val="16"/>
                <w:szCs w:val="16"/>
                <w:lang w:val="en-US" w:eastAsia="ja-JP"/>
              </w:rPr>
              <w:t xml:space="preserve">be able to perform simultaneous Uplink and Sidelink transmissions. </w:t>
            </w:r>
            <w:r w:rsidRPr="00C12C5A">
              <w:rPr>
                <w:rFonts w:ascii="Arial" w:eastAsia="Malgun Gothic" w:hAnsi="Arial" w:cs="Arial"/>
                <w:sz w:val="16"/>
                <w:szCs w:val="16"/>
                <w:lang w:val="en-US"/>
              </w:rPr>
              <w:t>If the simultaneous transmission of Sidelink and Uplink is beyond the UE capability, the one not prioritized can be dropped</w:t>
            </w:r>
            <w:r w:rsidRPr="00C12C5A">
              <w:rPr>
                <w:rFonts w:ascii="Arial" w:eastAsia="Malgun Gothic" w:hAnsi="Arial" w:cs="Arial"/>
                <w:sz w:val="16"/>
                <w:szCs w:val="16"/>
                <w:lang w:val="en-US" w:eastAsia="zh-CN"/>
              </w:rPr>
              <w:t xml:space="preserve"> according to [TS 38.321].</w:t>
            </w:r>
          </w:p>
          <w:p w14:paraId="63DE7C3C" w14:textId="77777777" w:rsidR="00C12C5A" w:rsidRPr="00C12C5A" w:rsidRDefault="00C12C5A" w:rsidP="00C12C5A">
            <w:pPr>
              <w:keepNext/>
              <w:ind w:left="851" w:hanging="851"/>
              <w:rPr>
                <w:rFonts w:ascii="Arial" w:eastAsia="Malgun Gothic" w:hAnsi="Arial" w:cs="Arial"/>
                <w:sz w:val="16"/>
                <w:szCs w:val="16"/>
                <w:lang w:val="en-US"/>
              </w:rPr>
            </w:pPr>
            <w:r w:rsidRPr="00C12C5A">
              <w:rPr>
                <w:rFonts w:ascii="Arial" w:eastAsia="Malgun Gothic" w:hAnsi="Arial" w:cs="Arial"/>
                <w:sz w:val="16"/>
                <w:szCs w:val="16"/>
                <w:lang w:val="en-US" w:eastAsia="zh-CN"/>
              </w:rPr>
              <w:t>Note 2</w:t>
            </w:r>
            <w:r w:rsidRPr="00C12C5A">
              <w:rPr>
                <w:rFonts w:ascii="Arial" w:eastAsia="Malgun Gothic" w:hAnsi="Arial" w:cs="Arial"/>
                <w:sz w:val="16"/>
                <w:szCs w:val="16"/>
                <w:lang w:val="en-US" w:eastAsia="en-GB"/>
              </w:rPr>
              <w:t>:</w:t>
            </w:r>
            <w:r w:rsidRPr="00C12C5A">
              <w:rPr>
                <w:rFonts w:ascii="Arial" w:eastAsia="Malgun Gothic" w:hAnsi="Arial" w:cs="Arial"/>
                <w:sz w:val="16"/>
                <w:szCs w:val="16"/>
                <w:lang w:val="en-US" w:eastAsia="en-GB"/>
              </w:rPr>
              <w:tab/>
            </w:r>
            <w:r w:rsidRPr="00C12C5A">
              <w:rPr>
                <w:rFonts w:ascii="Arial" w:eastAsia="Malgun Gothic" w:hAnsi="Arial" w:cs="Arial"/>
                <w:sz w:val="16"/>
                <w:szCs w:val="16"/>
                <w:lang w:val="en-US"/>
              </w:rPr>
              <w:t>Depending on the UE capability, the UE may</w:t>
            </w:r>
            <w:r w:rsidRPr="00C12C5A">
              <w:rPr>
                <w:rFonts w:ascii="Arial" w:eastAsia="Malgun Gothic" w:hAnsi="Arial" w:cs="Arial"/>
                <w:sz w:val="16"/>
                <w:szCs w:val="16"/>
                <w:lang w:val="en-US" w:eastAsia="zh-CN"/>
              </w:rPr>
              <w:t xml:space="preserve"> </w:t>
            </w:r>
            <w:r w:rsidRPr="00C12C5A">
              <w:rPr>
                <w:rFonts w:ascii="Arial" w:eastAsia="Malgun Gothic" w:hAnsi="Arial" w:cs="Arial"/>
                <w:sz w:val="16"/>
                <w:szCs w:val="16"/>
                <w:lang w:val="en-US"/>
              </w:rPr>
              <w:t xml:space="preserve">be able to perform simultaneous </w:t>
            </w:r>
            <w:r w:rsidRPr="00C12C5A">
              <w:rPr>
                <w:rFonts w:ascii="Arial" w:eastAsia="Malgun Gothic" w:hAnsi="Arial" w:cs="Arial"/>
                <w:sz w:val="16"/>
                <w:szCs w:val="16"/>
                <w:lang w:val="en-US" w:eastAsia="zh-CN"/>
              </w:rPr>
              <w:t>s</w:t>
            </w:r>
            <w:r w:rsidRPr="00C12C5A">
              <w:rPr>
                <w:rFonts w:ascii="Arial" w:eastAsia="Malgun Gothic" w:hAnsi="Arial" w:cs="Arial"/>
                <w:sz w:val="16"/>
                <w:szCs w:val="16"/>
                <w:lang w:val="en-US"/>
              </w:rPr>
              <w:t xml:space="preserve">idelink communication transmissions of the same sidelink “Transmission Type” combinations across multiple SL carriers. </w:t>
            </w:r>
          </w:p>
          <w:p w14:paraId="6950EBA7" w14:textId="77777777" w:rsidR="00C12C5A" w:rsidRPr="00C12C5A" w:rsidRDefault="00C12C5A" w:rsidP="00C12C5A">
            <w:pPr>
              <w:keepNext/>
              <w:ind w:left="851" w:hanging="851"/>
              <w:rPr>
                <w:rFonts w:ascii="Arial" w:eastAsia="Malgun Gothic" w:hAnsi="Arial" w:cs="Arial"/>
                <w:sz w:val="16"/>
                <w:szCs w:val="16"/>
                <w:lang w:val="en-US"/>
              </w:rPr>
            </w:pPr>
            <w:r w:rsidRPr="00C12C5A">
              <w:rPr>
                <w:rFonts w:ascii="Arial" w:eastAsia="Malgun Gothic" w:hAnsi="Arial" w:cs="Arial"/>
                <w:sz w:val="16"/>
                <w:szCs w:val="16"/>
                <w:lang w:val="en-US" w:eastAsia="zh-CN"/>
              </w:rPr>
              <w:t xml:space="preserve">Note </w:t>
            </w:r>
            <w:r w:rsidRPr="00C12C5A">
              <w:rPr>
                <w:rFonts w:ascii="Arial" w:eastAsia="Malgun Gothic" w:hAnsi="Arial" w:cs="Arial"/>
                <w:sz w:val="16"/>
                <w:szCs w:val="16"/>
                <w:lang w:val="en-US"/>
              </w:rPr>
              <w:t>3:</w:t>
            </w:r>
            <w:r w:rsidRPr="00C12C5A">
              <w:rPr>
                <w:rFonts w:ascii="Arial" w:eastAsia="Malgun Gothic" w:hAnsi="Arial" w:cs="Arial"/>
                <w:sz w:val="16"/>
                <w:szCs w:val="16"/>
                <w:lang w:val="en-US" w:eastAsia="en-GB"/>
              </w:rPr>
              <w:tab/>
            </w:r>
            <w:r w:rsidRPr="00C12C5A">
              <w:rPr>
                <w:rFonts w:ascii="Arial" w:eastAsia="Malgun Gothic" w:hAnsi="Arial" w:cs="Arial"/>
                <w:sz w:val="16"/>
                <w:szCs w:val="16"/>
                <w:lang w:val="en-US"/>
              </w:rPr>
              <w:t>Simultaneous transmissions over multiple SL carriers with one or more UL carriers is left up to UE implementation.</w:t>
            </w:r>
          </w:p>
          <w:p w14:paraId="606D480C" w14:textId="77777777" w:rsidR="00C12C5A" w:rsidRPr="00C12C5A" w:rsidRDefault="00C12C5A" w:rsidP="00C12C5A">
            <w:pPr>
              <w:keepNext/>
              <w:keepLines/>
              <w:ind w:left="851" w:hanging="851"/>
              <w:rPr>
                <w:rFonts w:ascii="Arial" w:eastAsia="Calibri" w:hAnsi="Arial" w:cs="Arial"/>
                <w:kern w:val="2"/>
                <w:sz w:val="16"/>
                <w:szCs w:val="16"/>
                <w:lang w:val="en-US"/>
              </w:rPr>
            </w:pPr>
            <w:r w:rsidRPr="00C12C5A">
              <w:rPr>
                <w:rFonts w:ascii="Arial" w:eastAsia="Calibri" w:hAnsi="Arial" w:cs="Arial"/>
                <w:kern w:val="2"/>
                <w:sz w:val="16"/>
                <w:szCs w:val="16"/>
                <w:lang w:val="en-US"/>
              </w:rPr>
              <w:t>Note 4:</w:t>
            </w:r>
            <w:r w:rsidRPr="00C12C5A">
              <w:rPr>
                <w:rFonts w:ascii="Arial" w:hAnsi="Arial" w:cs="Arial"/>
                <w:sz w:val="16"/>
                <w:szCs w:val="16"/>
                <w:lang w:eastAsia="en-GB"/>
              </w:rPr>
              <w:tab/>
            </w:r>
            <w:ins w:id="270" w:author="Huawei" w:date="2024-05-10T15:21:00Z">
              <w:r w:rsidRPr="00C12C5A">
                <w:rPr>
                  <w:rFonts w:ascii="Arial" w:hAnsi="Arial" w:cs="Arial"/>
                  <w:sz w:val="16"/>
                  <w:szCs w:val="16"/>
                </w:rPr>
                <w:t xml:space="preserve">Depending on the UE capability, </w:t>
              </w:r>
              <w:r w:rsidRPr="00C12C5A">
                <w:rPr>
                  <w:rFonts w:ascii="Arial" w:hAnsi="Arial" w:cs="Arial"/>
                  <w:sz w:val="16"/>
                  <w:szCs w:val="16"/>
                  <w:lang w:eastAsia="zh-CN"/>
                </w:rPr>
                <w:t>the</w:t>
              </w:r>
              <w:r w:rsidRPr="00C12C5A">
                <w:rPr>
                  <w:rFonts w:ascii="Arial" w:hAnsi="Arial" w:cs="Arial"/>
                  <w:sz w:val="16"/>
                  <w:szCs w:val="16"/>
                </w:rPr>
                <w:t xml:space="preserve"> UE may be able to perform simultaneous</w:t>
              </w:r>
              <w:r w:rsidRPr="00C12C5A">
                <w:rPr>
                  <w:rFonts w:ascii="Arial" w:eastAsia="Calibri" w:hAnsi="Arial" w:cs="Arial"/>
                  <w:kern w:val="2"/>
                  <w:sz w:val="16"/>
                  <w:szCs w:val="16"/>
                  <w:lang w:val="en-US"/>
                </w:rPr>
                <w:t xml:space="preserve"> </w:t>
              </w:r>
            </w:ins>
            <w:ins w:id="271" w:author="Huawei" w:date="2024-05-10T15:22:00Z">
              <w:r w:rsidRPr="00C12C5A">
                <w:rPr>
                  <w:rFonts w:ascii="Arial" w:eastAsia="Calibri" w:hAnsi="Arial" w:cs="Arial"/>
                  <w:kern w:val="2"/>
                  <w:sz w:val="16"/>
                  <w:szCs w:val="16"/>
                  <w:lang w:val="en-US"/>
                </w:rPr>
                <w:t xml:space="preserve">SL </w:t>
              </w:r>
            </w:ins>
            <w:ins w:id="272" w:author="Huawei" w:date="2024-05-10T15:41:00Z">
              <w:r w:rsidRPr="00C12C5A">
                <w:rPr>
                  <w:rFonts w:ascii="Arial" w:eastAsia="Calibri" w:hAnsi="Arial" w:cs="Arial"/>
                  <w:kern w:val="2"/>
                  <w:sz w:val="16"/>
                  <w:szCs w:val="16"/>
                  <w:lang w:val="en-US"/>
                </w:rPr>
                <w:t>P</w:t>
              </w:r>
            </w:ins>
            <w:ins w:id="273" w:author="Huawei" w:date="2024-05-10T15:22:00Z">
              <w:r w:rsidRPr="00C12C5A">
                <w:rPr>
                  <w:rFonts w:ascii="Arial" w:eastAsia="Calibri" w:hAnsi="Arial" w:cs="Arial"/>
                  <w:kern w:val="2"/>
                  <w:sz w:val="16"/>
                  <w:szCs w:val="16"/>
                  <w:lang w:val="en-US"/>
                </w:rPr>
                <w:t>RS transmission</w:t>
              </w:r>
            </w:ins>
            <w:ins w:id="274" w:author="Alexandros Manolakos" w:date="2024-05-20T00:43:00Z">
              <w:r w:rsidRPr="00C12C5A">
                <w:rPr>
                  <w:rFonts w:ascii="Arial" w:eastAsia="Calibri" w:hAnsi="Arial" w:cs="Arial"/>
                  <w:kern w:val="2"/>
                  <w:sz w:val="16"/>
                  <w:szCs w:val="16"/>
                  <w:lang w:val="en-US"/>
                </w:rPr>
                <w:t xml:space="preserve"> and PSSCH transmission</w:t>
              </w:r>
            </w:ins>
            <w:ins w:id="275" w:author="Moderator" w:date="2024-05-20T17:26:00Z">
              <w:r w:rsidRPr="00C12C5A">
                <w:rPr>
                  <w:rFonts w:ascii="Arial" w:eastAsia="Calibri" w:hAnsi="Arial" w:cs="Arial"/>
                  <w:kern w:val="2"/>
                  <w:sz w:val="16"/>
                  <w:szCs w:val="16"/>
                  <w:lang w:val="en-US"/>
                </w:rPr>
                <w:t>(s)</w:t>
              </w:r>
            </w:ins>
            <w:ins w:id="276" w:author="Huawei" w:date="2024-05-10T15:22:00Z">
              <w:r w:rsidRPr="00C12C5A">
                <w:rPr>
                  <w:rFonts w:ascii="Arial" w:eastAsia="Calibri" w:hAnsi="Arial" w:cs="Arial"/>
                  <w:kern w:val="2"/>
                  <w:sz w:val="16"/>
                  <w:szCs w:val="16"/>
                  <w:lang w:val="en-US"/>
                </w:rPr>
                <w:t xml:space="preserve"> </w:t>
              </w:r>
            </w:ins>
            <w:r w:rsidRPr="00C12C5A">
              <w:rPr>
                <w:rFonts w:ascii="Arial" w:eastAsia="Calibri" w:hAnsi="Arial" w:cs="Arial"/>
                <w:kern w:val="2"/>
                <w:sz w:val="16"/>
                <w:szCs w:val="16"/>
                <w:lang w:val="en-US"/>
              </w:rPr>
              <w:t>for a shared SL PRS resource pool</w:t>
            </w:r>
            <w:ins w:id="277" w:author="Huawei" w:date="2024-05-10T15:22:00Z">
              <w:r w:rsidRPr="00C12C5A">
                <w:rPr>
                  <w:rFonts w:ascii="Arial" w:hAnsi="Arial" w:cs="Arial"/>
                  <w:sz w:val="16"/>
                  <w:szCs w:val="16"/>
                </w:rPr>
                <w:t xml:space="preserve"> </w:t>
              </w:r>
            </w:ins>
            <w:ins w:id="278" w:author="Huawei" w:date="2024-05-10T15:47:00Z">
              <w:r w:rsidRPr="00C12C5A">
                <w:rPr>
                  <w:rFonts w:ascii="Arial" w:hAnsi="Arial" w:cs="Arial"/>
                  <w:sz w:val="16"/>
                  <w:szCs w:val="16"/>
                </w:rPr>
                <w:t>across</w:t>
              </w:r>
            </w:ins>
            <w:ins w:id="279" w:author="Huawei" w:date="2024-05-10T15:22:00Z">
              <w:r w:rsidRPr="00C12C5A">
                <w:rPr>
                  <w:rFonts w:ascii="Arial" w:hAnsi="Arial" w:cs="Arial"/>
                  <w:sz w:val="16"/>
                  <w:szCs w:val="16"/>
                </w:rPr>
                <w:t xml:space="preserve"> multiple SL carriers</w:t>
              </w:r>
            </w:ins>
            <w:r w:rsidRPr="00C12C5A">
              <w:rPr>
                <w:rFonts w:ascii="Arial" w:eastAsia="Calibri" w:hAnsi="Arial" w:cs="Arial"/>
                <w:kern w:val="2"/>
                <w:sz w:val="16"/>
                <w:szCs w:val="16"/>
                <w:lang w:val="en-US"/>
              </w:rPr>
              <w:t>.</w:t>
            </w:r>
          </w:p>
          <w:p w14:paraId="5B71E127" w14:textId="77777777" w:rsidR="00C12C5A" w:rsidRPr="00C12C5A" w:rsidRDefault="00C12C5A" w:rsidP="00C12C5A">
            <w:pPr>
              <w:keepNext/>
              <w:ind w:left="851" w:hanging="851"/>
              <w:rPr>
                <w:rFonts w:ascii="Arial" w:eastAsia="MS Mincho" w:hAnsi="Arial" w:cs="Arial"/>
                <w:sz w:val="16"/>
                <w:szCs w:val="16"/>
                <w:lang w:val="en-US" w:eastAsia="ja-JP"/>
              </w:rPr>
            </w:pPr>
            <w:r w:rsidRPr="00C12C5A">
              <w:rPr>
                <w:rFonts w:ascii="Arial" w:eastAsia="MS Mincho" w:hAnsi="Arial" w:cs="Arial"/>
                <w:sz w:val="16"/>
                <w:szCs w:val="16"/>
                <w:lang w:val="en-US" w:eastAsia="ja-JP"/>
              </w:rPr>
              <w:t>Note 5:</w:t>
            </w:r>
            <w:r w:rsidRPr="00C12C5A">
              <w:rPr>
                <w:rFonts w:ascii="Arial" w:eastAsia="Malgun Gothic" w:hAnsi="Arial" w:cs="Arial"/>
                <w:sz w:val="16"/>
                <w:szCs w:val="16"/>
                <w:lang w:val="en-US" w:eastAsia="en-GB"/>
              </w:rPr>
              <w:tab/>
            </w:r>
            <w:ins w:id="280" w:author="Huawei" w:date="2024-05-10T15:43:00Z">
              <w:r w:rsidRPr="00C12C5A">
                <w:rPr>
                  <w:rFonts w:ascii="Arial" w:eastAsia="Malgun Gothic" w:hAnsi="Arial" w:cs="Arial"/>
                  <w:sz w:val="16"/>
                  <w:szCs w:val="16"/>
                  <w:lang w:val="en-US"/>
                </w:rPr>
                <w:t xml:space="preserve">Depending on the UE capability, </w:t>
              </w:r>
            </w:ins>
            <w:del w:id="281" w:author="Huawei" w:date="2024-05-10T15:43:00Z">
              <w:r w:rsidRPr="00C12C5A" w:rsidDel="00C02DD4">
                <w:rPr>
                  <w:rFonts w:ascii="Arial" w:eastAsia="Malgun Gothic" w:hAnsi="Arial" w:cs="Arial"/>
                  <w:sz w:val="16"/>
                  <w:szCs w:val="16"/>
                  <w:lang w:val="en-US"/>
                </w:rPr>
                <w:delText>A</w:delText>
              </w:r>
            </w:del>
            <w:ins w:id="282" w:author="Huawei" w:date="2024-05-10T15:43:00Z">
              <w:r w:rsidRPr="00C12C5A">
                <w:rPr>
                  <w:rFonts w:ascii="Arial" w:eastAsia="Malgun Gothic" w:hAnsi="Arial" w:cs="Arial"/>
                  <w:sz w:val="16"/>
                  <w:szCs w:val="16"/>
                  <w:lang w:val="en-US"/>
                </w:rPr>
                <w:t>a</w:t>
              </w:r>
            </w:ins>
            <w:r w:rsidRPr="00C12C5A">
              <w:rPr>
                <w:rFonts w:ascii="Arial" w:eastAsia="Malgun Gothic" w:hAnsi="Arial" w:cs="Arial"/>
                <w:sz w:val="16"/>
                <w:szCs w:val="16"/>
                <w:lang w:val="en-US"/>
              </w:rPr>
              <w:t>pplicable for a dedicated SL PRS resource pool</w:t>
            </w:r>
            <w:ins w:id="283" w:author="Huawei" w:date="2024-05-10T15:43:00Z">
              <w:r w:rsidRPr="00C12C5A">
                <w:rPr>
                  <w:rFonts w:ascii="Arial" w:eastAsia="Malgun Gothic" w:hAnsi="Arial" w:cs="Arial"/>
                  <w:sz w:val="16"/>
                  <w:szCs w:val="16"/>
                  <w:lang w:val="en-US"/>
                </w:rPr>
                <w:t xml:space="preserve"> </w:t>
              </w:r>
            </w:ins>
            <w:ins w:id="284" w:author="Huawei" w:date="2024-05-10T15:47:00Z">
              <w:r w:rsidRPr="00C12C5A">
                <w:rPr>
                  <w:rFonts w:ascii="Arial" w:eastAsia="Malgun Gothic" w:hAnsi="Arial" w:cs="Arial"/>
                  <w:sz w:val="16"/>
                  <w:szCs w:val="16"/>
                  <w:lang w:val="en-US"/>
                </w:rPr>
                <w:t>across</w:t>
              </w:r>
            </w:ins>
            <w:ins w:id="285" w:author="Huawei" w:date="2024-05-10T15:43:00Z">
              <w:r w:rsidRPr="00C12C5A">
                <w:rPr>
                  <w:rFonts w:ascii="Arial" w:eastAsia="Malgun Gothic" w:hAnsi="Arial" w:cs="Arial"/>
                  <w:sz w:val="16"/>
                  <w:szCs w:val="16"/>
                  <w:lang w:val="en-US"/>
                </w:rPr>
                <w:t xml:space="preserve"> multiple SL carriers</w:t>
              </w:r>
            </w:ins>
            <w:r w:rsidRPr="00C12C5A">
              <w:rPr>
                <w:rFonts w:ascii="Arial" w:eastAsia="Malgun Gothic" w:hAnsi="Arial" w:cs="Arial"/>
                <w:sz w:val="16"/>
                <w:szCs w:val="16"/>
                <w:lang w:val="en-US"/>
              </w:rPr>
              <w:t>.</w:t>
            </w:r>
            <w:ins w:id="286" w:author="Huawei" w:date="2024-05-07T00:19:00Z">
              <w:r w:rsidRPr="00C12C5A">
                <w:rPr>
                  <w:rFonts w:ascii="Arial" w:eastAsia="Malgun Gothic" w:hAnsi="Arial" w:cs="Arial"/>
                  <w:sz w:val="16"/>
                  <w:szCs w:val="16"/>
                  <w:lang w:val="en-US"/>
                </w:rPr>
                <w:t xml:space="preserve"> </w:t>
              </w:r>
            </w:ins>
          </w:p>
        </w:tc>
      </w:tr>
    </w:tbl>
    <w:p w14:paraId="7A0EC040" w14:textId="77777777" w:rsidR="00C12C5A" w:rsidRPr="00C12C5A" w:rsidRDefault="00C12C5A" w:rsidP="00C12C5A">
      <w:pPr>
        <w:rPr>
          <w:rFonts w:ascii="Arial" w:hAnsi="Arial" w:cs="Arial"/>
          <w:sz w:val="16"/>
          <w:szCs w:val="16"/>
        </w:rPr>
      </w:pPr>
    </w:p>
    <w:p w14:paraId="22F25DE6" w14:textId="77777777" w:rsidR="00C12C5A" w:rsidRPr="00C12C5A" w:rsidRDefault="00C12C5A" w:rsidP="00C12C5A">
      <w:pPr>
        <w:rPr>
          <w:rFonts w:ascii="Arial" w:hAnsi="Arial" w:cs="Arial"/>
          <w:sz w:val="16"/>
          <w:szCs w:val="16"/>
        </w:rPr>
      </w:pPr>
      <w:r w:rsidRPr="00C12C5A">
        <w:rPr>
          <w:rFonts w:ascii="Arial" w:hAnsi="Arial" w:cs="Arial"/>
          <w:sz w:val="16"/>
          <w:szCs w:val="16"/>
        </w:rPr>
        <w:t>The tables 6.3-3 and 6.3-4 describe the possible combinations of physical channels that can be received simultaneously in the sidelink by a UE. Table 6.3-3 introduces notation for a sidelink "Reception Type" which represents a physical channel, and any associated transport channel. Table 6.3-4 describes the combinations of these "Reception Types" which are supported by the UE depending on capabilities [8, TS 38.306], and enumerates how many of each can be received simultaneously.</w:t>
      </w:r>
    </w:p>
    <w:p w14:paraId="470903C4" w14:textId="77777777" w:rsidR="00C12C5A" w:rsidRPr="00C12C5A" w:rsidRDefault="00C12C5A" w:rsidP="00C12C5A">
      <w:pPr>
        <w:keepNext/>
        <w:keepLines/>
        <w:overflowPunct w:val="0"/>
        <w:autoSpaceDE w:val="0"/>
        <w:autoSpaceDN w:val="0"/>
        <w:adjustRightInd w:val="0"/>
        <w:spacing w:before="60" w:after="180"/>
        <w:jc w:val="center"/>
        <w:textAlignment w:val="baseline"/>
        <w:rPr>
          <w:rFonts w:ascii="Arial" w:eastAsia="Times New Roman" w:hAnsi="Arial" w:cs="Arial"/>
          <w:b/>
          <w:sz w:val="16"/>
          <w:szCs w:val="16"/>
          <w:lang w:eastAsia="en-GB"/>
        </w:rPr>
      </w:pPr>
      <w:r w:rsidRPr="00C12C5A">
        <w:rPr>
          <w:rFonts w:ascii="Arial" w:eastAsia="Times New Roman" w:hAnsi="Arial" w:cs="Arial"/>
          <w:b/>
          <w:sz w:val="16"/>
          <w:szCs w:val="16"/>
          <w:lang w:eastAsia="en-GB"/>
        </w:rPr>
        <w:t xml:space="preserve">Table </w:t>
      </w:r>
      <w:r w:rsidRPr="00C12C5A">
        <w:rPr>
          <w:rFonts w:ascii="Arial" w:eastAsia="Times New Roman" w:hAnsi="Arial" w:cs="Arial"/>
          <w:b/>
          <w:sz w:val="16"/>
          <w:szCs w:val="16"/>
          <w:lang w:val="en-US" w:eastAsia="en-GB"/>
        </w:rPr>
        <w:t>6</w:t>
      </w:r>
      <w:r w:rsidRPr="00C12C5A">
        <w:rPr>
          <w:rFonts w:ascii="Arial" w:eastAsia="Times New Roman" w:hAnsi="Arial" w:cs="Arial"/>
          <w:b/>
          <w:sz w:val="16"/>
          <w:szCs w:val="16"/>
          <w:lang w:eastAsia="en-GB"/>
        </w:rPr>
        <w:t>.3-3: Sidelink "Reception Types"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46"/>
        <w:gridCol w:w="1999"/>
        <w:gridCol w:w="4118"/>
        <w:gridCol w:w="1794"/>
      </w:tblGrid>
      <w:tr w:rsidR="00C12C5A" w:rsidRPr="00C12C5A" w14:paraId="7D2EA2D6" w14:textId="77777777" w:rsidTr="0060243B">
        <w:trPr>
          <w:trHeight w:val="20"/>
        </w:trPr>
        <w:tc>
          <w:tcPr>
            <w:tcW w:w="1217" w:type="pct"/>
          </w:tcPr>
          <w:p w14:paraId="3FE24D6C" w14:textId="77777777" w:rsidR="00C12C5A" w:rsidRPr="00C12C5A" w:rsidRDefault="00C12C5A" w:rsidP="0060243B">
            <w:pPr>
              <w:keepNext/>
              <w:keepLines/>
              <w:overflowPunct w:val="0"/>
              <w:autoSpaceDE w:val="0"/>
              <w:autoSpaceDN w:val="0"/>
              <w:adjustRightInd w:val="0"/>
              <w:jc w:val="center"/>
              <w:textAlignment w:val="baseline"/>
              <w:rPr>
                <w:rFonts w:ascii="Arial" w:eastAsia="MS Mincho" w:hAnsi="Arial" w:cs="Arial"/>
                <w:b/>
                <w:sz w:val="16"/>
                <w:szCs w:val="16"/>
                <w:lang w:eastAsia="ja-JP"/>
              </w:rPr>
            </w:pPr>
            <w:r w:rsidRPr="00C12C5A">
              <w:rPr>
                <w:rFonts w:ascii="Arial" w:eastAsia="MS Mincho" w:hAnsi="Arial" w:cs="Arial"/>
                <w:b/>
                <w:sz w:val="16"/>
                <w:szCs w:val="16"/>
                <w:lang w:eastAsia="ja-JP"/>
              </w:rPr>
              <w:t>"Reception Type"</w:t>
            </w:r>
          </w:p>
        </w:tc>
        <w:tc>
          <w:tcPr>
            <w:tcW w:w="956" w:type="pct"/>
          </w:tcPr>
          <w:p w14:paraId="67C0EC31" w14:textId="77777777" w:rsidR="00C12C5A" w:rsidRPr="00C12C5A" w:rsidRDefault="00C12C5A" w:rsidP="0060243B">
            <w:pPr>
              <w:keepNext/>
              <w:keepLines/>
              <w:overflowPunct w:val="0"/>
              <w:autoSpaceDE w:val="0"/>
              <w:autoSpaceDN w:val="0"/>
              <w:adjustRightInd w:val="0"/>
              <w:jc w:val="center"/>
              <w:textAlignment w:val="baseline"/>
              <w:rPr>
                <w:rFonts w:ascii="Arial" w:eastAsia="MS Mincho" w:hAnsi="Arial" w:cs="Arial"/>
                <w:b/>
                <w:sz w:val="16"/>
                <w:szCs w:val="16"/>
                <w:lang w:eastAsia="ja-JP"/>
              </w:rPr>
            </w:pPr>
            <w:r w:rsidRPr="00C12C5A">
              <w:rPr>
                <w:rFonts w:ascii="Arial" w:eastAsia="MS Mincho" w:hAnsi="Arial" w:cs="Arial"/>
                <w:b/>
                <w:sz w:val="16"/>
                <w:szCs w:val="16"/>
                <w:lang w:eastAsia="ja-JP"/>
              </w:rPr>
              <w:t>Physical Channel</w:t>
            </w:r>
          </w:p>
        </w:tc>
        <w:tc>
          <w:tcPr>
            <w:tcW w:w="1969" w:type="pct"/>
          </w:tcPr>
          <w:p w14:paraId="6F320A56" w14:textId="77777777" w:rsidR="00C12C5A" w:rsidRPr="00C12C5A" w:rsidRDefault="00C12C5A" w:rsidP="0060243B">
            <w:pPr>
              <w:keepNext/>
              <w:keepLines/>
              <w:overflowPunct w:val="0"/>
              <w:autoSpaceDE w:val="0"/>
              <w:autoSpaceDN w:val="0"/>
              <w:adjustRightInd w:val="0"/>
              <w:jc w:val="center"/>
              <w:textAlignment w:val="baseline"/>
              <w:rPr>
                <w:rFonts w:ascii="Arial" w:eastAsia="MS Mincho" w:hAnsi="Arial" w:cs="Arial"/>
                <w:b/>
                <w:sz w:val="16"/>
                <w:szCs w:val="16"/>
                <w:lang w:eastAsia="ja-JP"/>
              </w:rPr>
            </w:pPr>
            <w:r w:rsidRPr="00C12C5A">
              <w:rPr>
                <w:rFonts w:ascii="Arial" w:eastAsia="MS Mincho" w:hAnsi="Arial" w:cs="Arial"/>
                <w:b/>
                <w:sz w:val="16"/>
                <w:szCs w:val="16"/>
                <w:lang w:eastAsia="ja-JP"/>
              </w:rPr>
              <w:t>Associated</w:t>
            </w:r>
            <w:r w:rsidRPr="00C12C5A">
              <w:rPr>
                <w:rFonts w:ascii="Arial" w:eastAsia="MS Mincho" w:hAnsi="Arial" w:cs="Arial"/>
                <w:b/>
                <w:sz w:val="16"/>
                <w:szCs w:val="16"/>
                <w:lang w:eastAsia="ja-JP"/>
              </w:rPr>
              <w:br/>
              <w:t>Transport Channel</w:t>
            </w:r>
          </w:p>
        </w:tc>
        <w:tc>
          <w:tcPr>
            <w:tcW w:w="858" w:type="pct"/>
          </w:tcPr>
          <w:p w14:paraId="6DC36CB7" w14:textId="77777777" w:rsidR="00C12C5A" w:rsidRPr="00C12C5A" w:rsidRDefault="00C12C5A" w:rsidP="0060243B">
            <w:pPr>
              <w:keepNext/>
              <w:keepLines/>
              <w:overflowPunct w:val="0"/>
              <w:autoSpaceDE w:val="0"/>
              <w:autoSpaceDN w:val="0"/>
              <w:adjustRightInd w:val="0"/>
              <w:jc w:val="center"/>
              <w:textAlignment w:val="baseline"/>
              <w:rPr>
                <w:rFonts w:ascii="Arial" w:eastAsia="MS Mincho" w:hAnsi="Arial" w:cs="Arial"/>
                <w:b/>
                <w:sz w:val="16"/>
                <w:szCs w:val="16"/>
                <w:lang w:eastAsia="ja-JP"/>
              </w:rPr>
            </w:pPr>
            <w:r w:rsidRPr="00C12C5A">
              <w:rPr>
                <w:rFonts w:ascii="Arial" w:eastAsia="MS Mincho" w:hAnsi="Arial" w:cs="Arial"/>
                <w:b/>
                <w:sz w:val="16"/>
                <w:szCs w:val="16"/>
                <w:lang w:eastAsia="ja-JP"/>
              </w:rPr>
              <w:t>Comment</w:t>
            </w:r>
          </w:p>
        </w:tc>
      </w:tr>
      <w:tr w:rsidR="00C12C5A" w:rsidRPr="00C12C5A" w14:paraId="17DD341A" w14:textId="77777777" w:rsidTr="0060243B">
        <w:trPr>
          <w:trHeight w:val="20"/>
        </w:trPr>
        <w:tc>
          <w:tcPr>
            <w:tcW w:w="1217" w:type="pct"/>
          </w:tcPr>
          <w:p w14:paraId="0129DD6A" w14:textId="77777777" w:rsidR="00C12C5A" w:rsidRPr="00C12C5A" w:rsidRDefault="00C12C5A" w:rsidP="0060243B">
            <w:pPr>
              <w:keepLines/>
              <w:jc w:val="center"/>
              <w:rPr>
                <w:rFonts w:ascii="Arial" w:eastAsia="MS Mincho" w:hAnsi="Arial" w:cs="Arial"/>
                <w:sz w:val="16"/>
                <w:szCs w:val="16"/>
                <w:lang w:eastAsia="ja-JP"/>
              </w:rPr>
            </w:pPr>
            <w:r w:rsidRPr="00C12C5A">
              <w:rPr>
                <w:rFonts w:ascii="Arial" w:eastAsia="MS Mincho" w:hAnsi="Arial" w:cs="Arial"/>
                <w:sz w:val="16"/>
                <w:szCs w:val="16"/>
                <w:lang w:eastAsia="ja-JP"/>
              </w:rPr>
              <w:t>A</w:t>
            </w:r>
          </w:p>
        </w:tc>
        <w:tc>
          <w:tcPr>
            <w:tcW w:w="956" w:type="pct"/>
          </w:tcPr>
          <w:p w14:paraId="3E1FCDC0" w14:textId="77777777" w:rsidR="00C12C5A" w:rsidRPr="00C12C5A" w:rsidRDefault="00C12C5A" w:rsidP="0060243B">
            <w:pPr>
              <w:keepLines/>
              <w:jc w:val="center"/>
              <w:rPr>
                <w:rFonts w:ascii="Arial" w:eastAsia="MS Mincho" w:hAnsi="Arial" w:cs="Arial"/>
                <w:sz w:val="16"/>
                <w:szCs w:val="16"/>
                <w:lang w:eastAsia="ja-JP"/>
              </w:rPr>
            </w:pPr>
            <w:r w:rsidRPr="00C12C5A">
              <w:rPr>
                <w:rFonts w:ascii="Arial" w:eastAsia="SimSun" w:hAnsi="Arial" w:cs="Arial"/>
                <w:sz w:val="16"/>
                <w:szCs w:val="16"/>
                <w:lang w:eastAsia="zh-CN"/>
              </w:rPr>
              <w:t>PSBCH</w:t>
            </w:r>
          </w:p>
        </w:tc>
        <w:tc>
          <w:tcPr>
            <w:tcW w:w="1969" w:type="pct"/>
          </w:tcPr>
          <w:p w14:paraId="652518F6" w14:textId="77777777" w:rsidR="00C12C5A" w:rsidRPr="00C12C5A" w:rsidRDefault="00C12C5A" w:rsidP="0060243B">
            <w:pPr>
              <w:keepLines/>
              <w:jc w:val="center"/>
              <w:rPr>
                <w:rFonts w:ascii="Arial" w:eastAsia="MS Mincho" w:hAnsi="Arial" w:cs="Arial"/>
                <w:sz w:val="16"/>
                <w:szCs w:val="16"/>
                <w:lang w:eastAsia="ja-JP"/>
              </w:rPr>
            </w:pPr>
            <w:r w:rsidRPr="00C12C5A">
              <w:rPr>
                <w:rFonts w:ascii="Arial" w:eastAsia="SimSun" w:hAnsi="Arial" w:cs="Arial"/>
                <w:sz w:val="16"/>
                <w:szCs w:val="16"/>
                <w:lang w:eastAsia="zh-CN"/>
              </w:rPr>
              <w:t>SL-BCH</w:t>
            </w:r>
          </w:p>
        </w:tc>
        <w:tc>
          <w:tcPr>
            <w:tcW w:w="858" w:type="pct"/>
          </w:tcPr>
          <w:p w14:paraId="5B3B9558" w14:textId="77777777" w:rsidR="00C12C5A" w:rsidRPr="00C12C5A" w:rsidRDefault="00C12C5A" w:rsidP="0060243B">
            <w:pPr>
              <w:keepLines/>
              <w:jc w:val="center"/>
              <w:rPr>
                <w:rFonts w:ascii="Arial" w:eastAsia="MS Mincho" w:hAnsi="Arial" w:cs="Arial"/>
                <w:sz w:val="16"/>
                <w:szCs w:val="16"/>
                <w:lang w:eastAsia="ja-JP"/>
              </w:rPr>
            </w:pPr>
          </w:p>
        </w:tc>
      </w:tr>
      <w:tr w:rsidR="00C12C5A" w:rsidRPr="00C12C5A" w14:paraId="19C7030B" w14:textId="77777777" w:rsidTr="0060243B">
        <w:trPr>
          <w:trHeight w:val="20"/>
        </w:trPr>
        <w:tc>
          <w:tcPr>
            <w:tcW w:w="1217" w:type="pct"/>
          </w:tcPr>
          <w:p w14:paraId="1C2488D6" w14:textId="77777777" w:rsidR="00C12C5A" w:rsidRPr="00C12C5A" w:rsidRDefault="00C12C5A" w:rsidP="0060243B">
            <w:pPr>
              <w:keepLines/>
              <w:jc w:val="center"/>
              <w:rPr>
                <w:rFonts w:ascii="Arial" w:eastAsia="MS Mincho" w:hAnsi="Arial" w:cs="Arial"/>
                <w:sz w:val="16"/>
                <w:szCs w:val="16"/>
                <w:lang w:eastAsia="ja-JP"/>
              </w:rPr>
            </w:pPr>
            <w:r w:rsidRPr="00C12C5A">
              <w:rPr>
                <w:rFonts w:ascii="Arial" w:eastAsia="MS Mincho" w:hAnsi="Arial" w:cs="Arial"/>
                <w:sz w:val="16"/>
                <w:szCs w:val="16"/>
                <w:lang w:eastAsia="ja-JP"/>
              </w:rPr>
              <w:t>B</w:t>
            </w:r>
          </w:p>
        </w:tc>
        <w:tc>
          <w:tcPr>
            <w:tcW w:w="956" w:type="pct"/>
          </w:tcPr>
          <w:p w14:paraId="40A246D8" w14:textId="77777777" w:rsidR="00C12C5A" w:rsidRPr="00C12C5A" w:rsidRDefault="00C12C5A" w:rsidP="0060243B">
            <w:pPr>
              <w:keepLines/>
              <w:jc w:val="center"/>
              <w:rPr>
                <w:rFonts w:ascii="Arial" w:eastAsia="MS Mincho" w:hAnsi="Arial" w:cs="Arial"/>
                <w:sz w:val="16"/>
                <w:szCs w:val="16"/>
                <w:lang w:eastAsia="ja-JP"/>
              </w:rPr>
            </w:pPr>
            <w:r w:rsidRPr="00C12C5A">
              <w:rPr>
                <w:rFonts w:ascii="Arial" w:eastAsia="SimSun" w:hAnsi="Arial" w:cs="Arial"/>
                <w:sz w:val="16"/>
                <w:szCs w:val="16"/>
                <w:lang w:eastAsia="zh-CN"/>
              </w:rPr>
              <w:t>PSSCH</w:t>
            </w:r>
          </w:p>
        </w:tc>
        <w:tc>
          <w:tcPr>
            <w:tcW w:w="1969" w:type="pct"/>
          </w:tcPr>
          <w:p w14:paraId="2C84A2CA" w14:textId="77777777" w:rsidR="00C12C5A" w:rsidRPr="00C12C5A" w:rsidRDefault="00C12C5A" w:rsidP="0060243B">
            <w:pPr>
              <w:keepLines/>
              <w:jc w:val="center"/>
              <w:rPr>
                <w:rFonts w:ascii="Arial" w:eastAsia="MS Mincho" w:hAnsi="Arial" w:cs="Arial"/>
                <w:sz w:val="16"/>
                <w:szCs w:val="16"/>
                <w:lang w:eastAsia="ja-JP"/>
              </w:rPr>
            </w:pPr>
            <w:r w:rsidRPr="00C12C5A">
              <w:rPr>
                <w:rFonts w:ascii="Arial" w:eastAsia="SimSun" w:hAnsi="Arial" w:cs="Arial"/>
                <w:sz w:val="16"/>
                <w:szCs w:val="16"/>
                <w:lang w:eastAsia="zh-CN"/>
              </w:rPr>
              <w:t>SL-SCH</w:t>
            </w:r>
          </w:p>
        </w:tc>
        <w:tc>
          <w:tcPr>
            <w:tcW w:w="858" w:type="pct"/>
          </w:tcPr>
          <w:p w14:paraId="7765DC72" w14:textId="77777777" w:rsidR="00C12C5A" w:rsidRPr="00C12C5A" w:rsidRDefault="00C12C5A" w:rsidP="0060243B">
            <w:pPr>
              <w:keepLines/>
              <w:jc w:val="center"/>
              <w:rPr>
                <w:rFonts w:ascii="Arial" w:eastAsia="MS Mincho" w:hAnsi="Arial" w:cs="Arial"/>
                <w:sz w:val="16"/>
                <w:szCs w:val="16"/>
                <w:lang w:eastAsia="ja-JP"/>
              </w:rPr>
            </w:pPr>
          </w:p>
        </w:tc>
      </w:tr>
      <w:tr w:rsidR="00C12C5A" w:rsidRPr="00C12C5A" w14:paraId="07779A8A" w14:textId="77777777" w:rsidTr="0060243B">
        <w:trPr>
          <w:trHeight w:val="20"/>
        </w:trPr>
        <w:tc>
          <w:tcPr>
            <w:tcW w:w="1217" w:type="pct"/>
          </w:tcPr>
          <w:p w14:paraId="02CC79C4" w14:textId="77777777" w:rsidR="00C12C5A" w:rsidRPr="00C12C5A" w:rsidRDefault="00C12C5A" w:rsidP="0060243B">
            <w:pPr>
              <w:keepLines/>
              <w:jc w:val="center"/>
              <w:rPr>
                <w:rFonts w:ascii="Arial" w:eastAsia="MS Mincho" w:hAnsi="Arial" w:cs="Arial"/>
                <w:sz w:val="16"/>
                <w:szCs w:val="16"/>
                <w:lang w:eastAsia="ja-JP"/>
              </w:rPr>
            </w:pPr>
            <w:r w:rsidRPr="00C12C5A">
              <w:rPr>
                <w:rFonts w:ascii="Arial" w:eastAsia="MS Mincho" w:hAnsi="Arial" w:cs="Arial"/>
                <w:sz w:val="16"/>
                <w:szCs w:val="16"/>
                <w:lang w:eastAsia="ja-JP"/>
              </w:rPr>
              <w:t>C</w:t>
            </w:r>
          </w:p>
        </w:tc>
        <w:tc>
          <w:tcPr>
            <w:tcW w:w="956" w:type="pct"/>
          </w:tcPr>
          <w:p w14:paraId="79681397" w14:textId="77777777" w:rsidR="00C12C5A" w:rsidRPr="00C12C5A" w:rsidRDefault="00C12C5A" w:rsidP="0060243B">
            <w:pPr>
              <w:keepLines/>
              <w:jc w:val="center"/>
              <w:rPr>
                <w:rFonts w:ascii="Arial" w:eastAsia="MS Mincho" w:hAnsi="Arial" w:cs="Arial"/>
                <w:sz w:val="16"/>
                <w:szCs w:val="16"/>
                <w:lang w:eastAsia="ja-JP"/>
              </w:rPr>
            </w:pPr>
            <w:r w:rsidRPr="00C12C5A">
              <w:rPr>
                <w:rFonts w:ascii="Arial" w:eastAsia="SimSun" w:hAnsi="Arial" w:cs="Arial"/>
                <w:sz w:val="16"/>
                <w:szCs w:val="16"/>
                <w:lang w:eastAsia="zh-CN"/>
              </w:rPr>
              <w:t>PSCCH</w:t>
            </w:r>
          </w:p>
        </w:tc>
        <w:tc>
          <w:tcPr>
            <w:tcW w:w="1969" w:type="pct"/>
          </w:tcPr>
          <w:p w14:paraId="28C47B53" w14:textId="77777777" w:rsidR="00C12C5A" w:rsidRPr="00C12C5A" w:rsidRDefault="00C12C5A" w:rsidP="0060243B">
            <w:pPr>
              <w:keepLines/>
              <w:jc w:val="center"/>
              <w:rPr>
                <w:rFonts w:ascii="Arial" w:eastAsia="MS Mincho" w:hAnsi="Arial" w:cs="Arial"/>
                <w:sz w:val="16"/>
                <w:szCs w:val="16"/>
                <w:lang w:eastAsia="ja-JP"/>
              </w:rPr>
            </w:pPr>
            <w:r w:rsidRPr="00C12C5A">
              <w:rPr>
                <w:rFonts w:ascii="Arial" w:eastAsia="SimSun" w:hAnsi="Arial" w:cs="Arial"/>
                <w:sz w:val="16"/>
                <w:szCs w:val="16"/>
                <w:lang w:eastAsia="zh-CN"/>
              </w:rPr>
              <w:t>SL-SCH</w:t>
            </w:r>
          </w:p>
        </w:tc>
        <w:tc>
          <w:tcPr>
            <w:tcW w:w="858" w:type="pct"/>
          </w:tcPr>
          <w:p w14:paraId="14BBE61D" w14:textId="77777777" w:rsidR="00C12C5A" w:rsidRPr="00C12C5A" w:rsidRDefault="00C12C5A" w:rsidP="0060243B">
            <w:pPr>
              <w:keepLines/>
              <w:jc w:val="center"/>
              <w:rPr>
                <w:rFonts w:ascii="Arial" w:eastAsia="MS Mincho" w:hAnsi="Arial" w:cs="Arial"/>
                <w:sz w:val="16"/>
                <w:szCs w:val="16"/>
                <w:lang w:eastAsia="ja-JP"/>
              </w:rPr>
            </w:pPr>
          </w:p>
        </w:tc>
      </w:tr>
      <w:tr w:rsidR="00C12C5A" w:rsidRPr="00C12C5A" w14:paraId="08087200" w14:textId="77777777" w:rsidTr="0060243B">
        <w:trPr>
          <w:trHeight w:val="20"/>
        </w:trPr>
        <w:tc>
          <w:tcPr>
            <w:tcW w:w="1217" w:type="pct"/>
          </w:tcPr>
          <w:p w14:paraId="127055DC" w14:textId="77777777" w:rsidR="00C12C5A" w:rsidRPr="00C12C5A" w:rsidRDefault="00C12C5A" w:rsidP="0060243B">
            <w:pPr>
              <w:keepLines/>
              <w:jc w:val="center"/>
              <w:rPr>
                <w:rFonts w:ascii="Arial" w:eastAsia="MS Mincho" w:hAnsi="Arial" w:cs="Arial"/>
                <w:sz w:val="16"/>
                <w:szCs w:val="16"/>
                <w:lang w:eastAsia="ja-JP"/>
              </w:rPr>
            </w:pPr>
            <w:r w:rsidRPr="00C12C5A">
              <w:rPr>
                <w:rFonts w:ascii="Arial" w:eastAsia="MS Mincho" w:hAnsi="Arial" w:cs="Arial"/>
                <w:sz w:val="16"/>
                <w:szCs w:val="16"/>
                <w:lang w:eastAsia="ja-JP"/>
              </w:rPr>
              <w:t>D</w:t>
            </w:r>
          </w:p>
        </w:tc>
        <w:tc>
          <w:tcPr>
            <w:tcW w:w="956" w:type="pct"/>
            <w:shd w:val="clear" w:color="auto" w:fill="auto"/>
          </w:tcPr>
          <w:p w14:paraId="7A9A9576" w14:textId="77777777" w:rsidR="00C12C5A" w:rsidRPr="00C12C5A" w:rsidRDefault="00C12C5A" w:rsidP="0060243B">
            <w:pPr>
              <w:keepLines/>
              <w:jc w:val="center"/>
              <w:rPr>
                <w:rFonts w:ascii="Arial" w:eastAsia="MS Mincho" w:hAnsi="Arial" w:cs="Arial"/>
                <w:sz w:val="16"/>
                <w:szCs w:val="16"/>
                <w:lang w:eastAsia="ja-JP"/>
              </w:rPr>
            </w:pPr>
            <w:r w:rsidRPr="00C12C5A">
              <w:rPr>
                <w:rFonts w:ascii="Arial" w:eastAsia="SimSun" w:hAnsi="Arial" w:cs="Arial"/>
                <w:sz w:val="16"/>
                <w:szCs w:val="16"/>
                <w:lang w:eastAsia="x-none"/>
              </w:rPr>
              <w:t>PSFCH</w:t>
            </w:r>
          </w:p>
        </w:tc>
        <w:tc>
          <w:tcPr>
            <w:tcW w:w="1969" w:type="pct"/>
          </w:tcPr>
          <w:p w14:paraId="1764C715" w14:textId="77777777" w:rsidR="00C12C5A" w:rsidRPr="00C12C5A" w:rsidRDefault="00C12C5A" w:rsidP="0060243B">
            <w:pPr>
              <w:keepLines/>
              <w:jc w:val="center"/>
              <w:rPr>
                <w:rFonts w:ascii="Arial" w:eastAsia="MS Mincho" w:hAnsi="Arial" w:cs="Arial"/>
                <w:sz w:val="16"/>
                <w:szCs w:val="16"/>
                <w:lang w:eastAsia="ja-JP"/>
              </w:rPr>
            </w:pPr>
            <w:r w:rsidRPr="00C12C5A">
              <w:rPr>
                <w:rFonts w:ascii="Arial" w:eastAsia="SimSun" w:hAnsi="Arial" w:cs="Arial"/>
                <w:sz w:val="16"/>
                <w:szCs w:val="16"/>
                <w:lang w:eastAsia="zh-CN"/>
              </w:rPr>
              <w:t xml:space="preserve">N/A </w:t>
            </w:r>
          </w:p>
        </w:tc>
        <w:tc>
          <w:tcPr>
            <w:tcW w:w="858" w:type="pct"/>
          </w:tcPr>
          <w:p w14:paraId="103623CF" w14:textId="77777777" w:rsidR="00C12C5A" w:rsidRPr="00C12C5A" w:rsidRDefault="00C12C5A" w:rsidP="0060243B">
            <w:pPr>
              <w:keepLines/>
              <w:jc w:val="center"/>
              <w:rPr>
                <w:rFonts w:ascii="Arial" w:eastAsia="MS Mincho" w:hAnsi="Arial" w:cs="Arial"/>
                <w:sz w:val="16"/>
                <w:szCs w:val="16"/>
                <w:lang w:eastAsia="ja-JP"/>
              </w:rPr>
            </w:pPr>
          </w:p>
        </w:tc>
      </w:tr>
      <w:tr w:rsidR="00C12C5A" w:rsidRPr="00C12C5A" w14:paraId="18295E23" w14:textId="77777777" w:rsidTr="0060243B">
        <w:trPr>
          <w:trHeight w:val="20"/>
        </w:trPr>
        <w:tc>
          <w:tcPr>
            <w:tcW w:w="1217" w:type="pct"/>
          </w:tcPr>
          <w:p w14:paraId="470A2D83" w14:textId="77777777" w:rsidR="00C12C5A" w:rsidRPr="00C12C5A" w:rsidRDefault="00C12C5A" w:rsidP="0060243B">
            <w:pPr>
              <w:keepLines/>
              <w:jc w:val="center"/>
              <w:rPr>
                <w:rFonts w:ascii="Arial" w:eastAsia="MS Mincho" w:hAnsi="Arial" w:cs="Arial"/>
                <w:sz w:val="16"/>
                <w:szCs w:val="16"/>
                <w:lang w:eastAsia="ja-JP"/>
              </w:rPr>
            </w:pPr>
            <w:r w:rsidRPr="00C12C5A">
              <w:rPr>
                <w:rFonts w:ascii="Arial" w:eastAsia="MS Mincho" w:hAnsi="Arial" w:cs="Arial"/>
                <w:sz w:val="16"/>
                <w:szCs w:val="16"/>
                <w:lang w:eastAsia="ja-JP"/>
              </w:rPr>
              <w:t>E</w:t>
            </w:r>
          </w:p>
        </w:tc>
        <w:tc>
          <w:tcPr>
            <w:tcW w:w="956" w:type="pct"/>
            <w:shd w:val="clear" w:color="auto" w:fill="auto"/>
          </w:tcPr>
          <w:p w14:paraId="6C80C750" w14:textId="77777777" w:rsidR="00C12C5A" w:rsidRPr="00C12C5A" w:rsidRDefault="00C12C5A" w:rsidP="0060243B">
            <w:pPr>
              <w:keepLines/>
              <w:jc w:val="center"/>
              <w:rPr>
                <w:rFonts w:ascii="Arial" w:eastAsia="SimSun" w:hAnsi="Arial" w:cs="Arial"/>
                <w:sz w:val="16"/>
                <w:szCs w:val="16"/>
                <w:lang w:eastAsia="x-none"/>
              </w:rPr>
            </w:pPr>
            <w:r w:rsidRPr="00C12C5A">
              <w:rPr>
                <w:rFonts w:ascii="Arial" w:eastAsia="SimSun" w:hAnsi="Arial" w:cs="Arial"/>
                <w:sz w:val="16"/>
                <w:szCs w:val="16"/>
                <w:lang w:eastAsia="x-none"/>
              </w:rPr>
              <w:t>SL PRS</w:t>
            </w:r>
          </w:p>
        </w:tc>
        <w:tc>
          <w:tcPr>
            <w:tcW w:w="1969" w:type="pct"/>
          </w:tcPr>
          <w:p w14:paraId="236B4844" w14:textId="77777777" w:rsidR="00C12C5A" w:rsidRPr="00C12C5A" w:rsidRDefault="00C12C5A" w:rsidP="0060243B">
            <w:pPr>
              <w:keepLines/>
              <w:jc w:val="center"/>
              <w:rPr>
                <w:rFonts w:ascii="Arial" w:eastAsia="SimSun" w:hAnsi="Arial" w:cs="Arial"/>
                <w:sz w:val="16"/>
                <w:szCs w:val="16"/>
                <w:lang w:eastAsia="zh-CN"/>
              </w:rPr>
            </w:pPr>
            <w:r w:rsidRPr="00C12C5A">
              <w:rPr>
                <w:rFonts w:ascii="Arial" w:eastAsia="SimSun" w:hAnsi="Arial" w:cs="Arial"/>
                <w:sz w:val="16"/>
                <w:szCs w:val="16"/>
                <w:lang w:eastAsia="zh-CN"/>
              </w:rPr>
              <w:t>N/A</w:t>
            </w:r>
          </w:p>
        </w:tc>
        <w:tc>
          <w:tcPr>
            <w:tcW w:w="858" w:type="pct"/>
          </w:tcPr>
          <w:p w14:paraId="65C02A73" w14:textId="77777777" w:rsidR="00C12C5A" w:rsidRPr="00C12C5A" w:rsidRDefault="00C12C5A" w:rsidP="0060243B">
            <w:pPr>
              <w:keepLines/>
              <w:jc w:val="center"/>
              <w:rPr>
                <w:rFonts w:ascii="Arial" w:eastAsia="MS Mincho" w:hAnsi="Arial" w:cs="Arial"/>
                <w:sz w:val="16"/>
                <w:szCs w:val="16"/>
                <w:lang w:eastAsia="ja-JP"/>
              </w:rPr>
            </w:pPr>
          </w:p>
        </w:tc>
      </w:tr>
    </w:tbl>
    <w:p w14:paraId="060D2ED3" w14:textId="77777777" w:rsidR="00C12C5A" w:rsidRPr="00C12C5A" w:rsidRDefault="00C12C5A" w:rsidP="00C12C5A">
      <w:pPr>
        <w:rPr>
          <w:rFonts w:ascii="Arial" w:hAnsi="Arial" w:cs="Arial"/>
          <w:sz w:val="16"/>
          <w:szCs w:val="16"/>
          <w:lang w:eastAsia="zh-CN"/>
        </w:rPr>
      </w:pPr>
    </w:p>
    <w:p w14:paraId="42C9FA6B" w14:textId="77777777" w:rsidR="00C12C5A" w:rsidRPr="00C12C5A" w:rsidRDefault="00C12C5A" w:rsidP="00C12C5A">
      <w:pPr>
        <w:keepNext/>
        <w:keepLines/>
        <w:overflowPunct w:val="0"/>
        <w:autoSpaceDE w:val="0"/>
        <w:autoSpaceDN w:val="0"/>
        <w:adjustRightInd w:val="0"/>
        <w:spacing w:before="60" w:after="180"/>
        <w:jc w:val="center"/>
        <w:textAlignment w:val="baseline"/>
        <w:rPr>
          <w:rFonts w:ascii="Arial" w:eastAsia="Times New Roman" w:hAnsi="Arial" w:cs="Arial"/>
          <w:b/>
          <w:sz w:val="16"/>
          <w:szCs w:val="16"/>
          <w:lang w:eastAsia="zh-CN"/>
        </w:rPr>
      </w:pPr>
      <w:r w:rsidRPr="00C12C5A">
        <w:rPr>
          <w:rFonts w:ascii="Arial" w:eastAsia="Times New Roman" w:hAnsi="Arial" w:cs="Arial"/>
          <w:b/>
          <w:sz w:val="16"/>
          <w:szCs w:val="16"/>
          <w:lang w:eastAsia="en-GB"/>
        </w:rPr>
        <w:lastRenderedPageBreak/>
        <w:t xml:space="preserve">Table </w:t>
      </w:r>
      <w:r w:rsidRPr="00C12C5A">
        <w:rPr>
          <w:rFonts w:ascii="Arial" w:eastAsia="Times New Roman" w:hAnsi="Arial" w:cs="Arial"/>
          <w:b/>
          <w:sz w:val="16"/>
          <w:szCs w:val="16"/>
          <w:lang w:val="en-US" w:eastAsia="en-GB"/>
        </w:rPr>
        <w:t>6</w:t>
      </w:r>
      <w:r w:rsidRPr="00C12C5A">
        <w:rPr>
          <w:rFonts w:ascii="Arial" w:eastAsia="Times New Roman" w:hAnsi="Arial" w:cs="Arial"/>
          <w:b/>
          <w:sz w:val="16"/>
          <w:szCs w:val="16"/>
          <w:lang w:eastAsia="en-GB"/>
        </w:rPr>
        <w:t>.3-4: Sidelink "Reception Type" combinations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00"/>
        <w:gridCol w:w="1857"/>
      </w:tblGrid>
      <w:tr w:rsidR="00C12C5A" w:rsidRPr="00C12C5A" w14:paraId="5E1ED723" w14:textId="77777777" w:rsidTr="0060243B">
        <w:trPr>
          <w:trHeight w:val="20"/>
        </w:trPr>
        <w:tc>
          <w:tcPr>
            <w:tcW w:w="4112" w:type="pct"/>
          </w:tcPr>
          <w:p w14:paraId="5998A353" w14:textId="77777777" w:rsidR="00C12C5A" w:rsidRPr="00C12C5A" w:rsidRDefault="00C12C5A" w:rsidP="00C12C5A">
            <w:pPr>
              <w:keepNext/>
              <w:keepLines/>
              <w:overflowPunct w:val="0"/>
              <w:autoSpaceDE w:val="0"/>
              <w:autoSpaceDN w:val="0"/>
              <w:adjustRightInd w:val="0"/>
              <w:jc w:val="center"/>
              <w:textAlignment w:val="baseline"/>
              <w:rPr>
                <w:rFonts w:ascii="Arial" w:eastAsia="MS Mincho" w:hAnsi="Arial" w:cs="Arial"/>
                <w:b/>
                <w:sz w:val="16"/>
                <w:szCs w:val="16"/>
                <w:lang w:eastAsia="ja-JP"/>
              </w:rPr>
            </w:pPr>
            <w:r w:rsidRPr="00C12C5A">
              <w:rPr>
                <w:rFonts w:ascii="Arial" w:eastAsia="MS Mincho" w:hAnsi="Arial" w:cs="Arial"/>
                <w:b/>
                <w:sz w:val="16"/>
                <w:szCs w:val="16"/>
                <w:lang w:eastAsia="ja-JP"/>
              </w:rPr>
              <w:t xml:space="preserve">Supported Combinations </w:t>
            </w:r>
          </w:p>
        </w:tc>
        <w:tc>
          <w:tcPr>
            <w:tcW w:w="888" w:type="pct"/>
          </w:tcPr>
          <w:p w14:paraId="4FBE99CB" w14:textId="77777777" w:rsidR="00C12C5A" w:rsidRPr="00C12C5A" w:rsidRDefault="00C12C5A" w:rsidP="00C12C5A">
            <w:pPr>
              <w:keepNext/>
              <w:keepLines/>
              <w:overflowPunct w:val="0"/>
              <w:autoSpaceDE w:val="0"/>
              <w:autoSpaceDN w:val="0"/>
              <w:adjustRightInd w:val="0"/>
              <w:jc w:val="center"/>
              <w:textAlignment w:val="baseline"/>
              <w:rPr>
                <w:rFonts w:ascii="Arial" w:eastAsia="MS Mincho" w:hAnsi="Arial" w:cs="Arial"/>
                <w:b/>
                <w:sz w:val="16"/>
                <w:szCs w:val="16"/>
                <w:lang w:eastAsia="ja-JP"/>
              </w:rPr>
            </w:pPr>
            <w:r w:rsidRPr="00C12C5A">
              <w:rPr>
                <w:rFonts w:ascii="Arial" w:eastAsia="MS Mincho" w:hAnsi="Arial" w:cs="Arial"/>
                <w:b/>
                <w:sz w:val="16"/>
                <w:szCs w:val="16"/>
                <w:lang w:eastAsia="ja-JP"/>
              </w:rPr>
              <w:t>Comment</w:t>
            </w:r>
          </w:p>
        </w:tc>
      </w:tr>
      <w:tr w:rsidR="00C12C5A" w:rsidRPr="00C12C5A" w14:paraId="61784733" w14:textId="77777777" w:rsidTr="0060243B">
        <w:trPr>
          <w:trHeight w:val="20"/>
        </w:trPr>
        <w:tc>
          <w:tcPr>
            <w:tcW w:w="4112" w:type="pct"/>
          </w:tcPr>
          <w:p w14:paraId="6030441D" w14:textId="77777777" w:rsidR="00C12C5A" w:rsidRPr="00C12C5A" w:rsidRDefault="00C12C5A" w:rsidP="00C12C5A">
            <w:pPr>
              <w:keepNext/>
              <w:keepLines/>
              <w:jc w:val="center"/>
              <w:rPr>
                <w:rFonts w:ascii="Arial" w:eastAsia="MS Mincho" w:hAnsi="Arial" w:cs="Arial"/>
                <w:sz w:val="16"/>
                <w:szCs w:val="16"/>
                <w:lang w:eastAsia="ja-JP"/>
              </w:rPr>
            </w:pPr>
            <w:r w:rsidRPr="00C12C5A">
              <w:rPr>
                <w:rFonts w:ascii="Arial" w:eastAsia="MS Mincho" w:hAnsi="Arial" w:cs="Arial"/>
                <w:sz w:val="16"/>
                <w:szCs w:val="16"/>
                <w:lang w:eastAsia="ja-JP"/>
              </w:rPr>
              <w:t>A</w:t>
            </w:r>
          </w:p>
        </w:tc>
        <w:tc>
          <w:tcPr>
            <w:tcW w:w="888" w:type="pct"/>
          </w:tcPr>
          <w:p w14:paraId="36B1E3AD" w14:textId="77777777" w:rsidR="00C12C5A" w:rsidRPr="00C12C5A" w:rsidRDefault="00C12C5A" w:rsidP="00C12C5A">
            <w:pPr>
              <w:keepNext/>
              <w:keepLines/>
              <w:jc w:val="center"/>
              <w:rPr>
                <w:rFonts w:ascii="Arial" w:eastAsia="MS Mincho" w:hAnsi="Arial" w:cs="Arial"/>
                <w:sz w:val="16"/>
                <w:szCs w:val="16"/>
                <w:lang w:eastAsia="ja-JP"/>
              </w:rPr>
            </w:pPr>
          </w:p>
        </w:tc>
      </w:tr>
      <w:tr w:rsidR="00C12C5A" w:rsidRPr="00C12C5A" w14:paraId="68A3B9C9" w14:textId="77777777" w:rsidTr="0060243B">
        <w:trPr>
          <w:trHeight w:val="20"/>
        </w:trPr>
        <w:tc>
          <w:tcPr>
            <w:tcW w:w="4112" w:type="pct"/>
          </w:tcPr>
          <w:p w14:paraId="5E506A2F" w14:textId="77777777" w:rsidR="00C12C5A" w:rsidRPr="00C12C5A" w:rsidRDefault="00C12C5A" w:rsidP="00C12C5A">
            <w:pPr>
              <w:keepNext/>
              <w:keepLines/>
              <w:jc w:val="center"/>
              <w:rPr>
                <w:rFonts w:ascii="Arial" w:hAnsi="Arial" w:cs="Arial"/>
                <w:sz w:val="16"/>
                <w:szCs w:val="16"/>
                <w:lang w:eastAsia="ja-JP"/>
              </w:rPr>
            </w:pPr>
            <w:r w:rsidRPr="00C12C5A">
              <w:rPr>
                <w:rFonts w:ascii="Arial" w:hAnsi="Arial" w:cs="Arial"/>
                <w:sz w:val="16"/>
                <w:szCs w:val="16"/>
                <w:lang w:eastAsia="ja-JP"/>
              </w:rPr>
              <w:t>B</w:t>
            </w:r>
          </w:p>
        </w:tc>
        <w:tc>
          <w:tcPr>
            <w:tcW w:w="888" w:type="pct"/>
          </w:tcPr>
          <w:p w14:paraId="4E06742D" w14:textId="77777777" w:rsidR="00C12C5A" w:rsidRPr="00C12C5A" w:rsidRDefault="00C12C5A" w:rsidP="00C12C5A">
            <w:pPr>
              <w:keepNext/>
              <w:keepLines/>
              <w:jc w:val="center"/>
              <w:rPr>
                <w:rFonts w:ascii="Arial" w:eastAsia="MS Mincho" w:hAnsi="Arial" w:cs="Arial"/>
                <w:sz w:val="16"/>
                <w:szCs w:val="16"/>
                <w:lang w:eastAsia="ja-JP"/>
              </w:rPr>
            </w:pPr>
            <w:r w:rsidRPr="00C12C5A">
              <w:rPr>
                <w:rFonts w:ascii="Arial" w:hAnsi="Arial" w:cs="Arial"/>
                <w:sz w:val="16"/>
                <w:szCs w:val="16"/>
                <w:lang w:eastAsia="ja-JP"/>
              </w:rPr>
              <w:t>Note 1, Note 2</w:t>
            </w:r>
          </w:p>
        </w:tc>
      </w:tr>
      <w:tr w:rsidR="00C12C5A" w:rsidRPr="00C12C5A" w14:paraId="3E6B6220" w14:textId="77777777" w:rsidTr="0060243B">
        <w:trPr>
          <w:trHeight w:val="20"/>
        </w:trPr>
        <w:tc>
          <w:tcPr>
            <w:tcW w:w="4112" w:type="pct"/>
          </w:tcPr>
          <w:p w14:paraId="6C1B533F" w14:textId="77777777" w:rsidR="00C12C5A" w:rsidRPr="00C12C5A" w:rsidRDefault="00C12C5A" w:rsidP="00C12C5A">
            <w:pPr>
              <w:keepNext/>
              <w:keepLines/>
              <w:jc w:val="center"/>
              <w:rPr>
                <w:rFonts w:ascii="Arial" w:hAnsi="Arial" w:cs="Arial"/>
                <w:sz w:val="16"/>
                <w:szCs w:val="16"/>
                <w:lang w:eastAsia="ja-JP"/>
              </w:rPr>
            </w:pPr>
            <w:r w:rsidRPr="00C12C5A">
              <w:rPr>
                <w:rFonts w:ascii="Arial" w:hAnsi="Arial" w:cs="Arial"/>
                <w:sz w:val="16"/>
                <w:szCs w:val="16"/>
                <w:lang w:eastAsia="ja-JP"/>
              </w:rPr>
              <w:t>C</w:t>
            </w:r>
          </w:p>
        </w:tc>
        <w:tc>
          <w:tcPr>
            <w:tcW w:w="888" w:type="pct"/>
          </w:tcPr>
          <w:p w14:paraId="6F55820F" w14:textId="77777777" w:rsidR="00C12C5A" w:rsidRPr="00C12C5A" w:rsidRDefault="00C12C5A" w:rsidP="00C12C5A">
            <w:pPr>
              <w:keepNext/>
              <w:keepLines/>
              <w:jc w:val="center"/>
              <w:rPr>
                <w:rFonts w:ascii="Arial" w:hAnsi="Arial" w:cs="Arial"/>
                <w:sz w:val="16"/>
                <w:szCs w:val="16"/>
                <w:lang w:eastAsia="ja-JP"/>
              </w:rPr>
            </w:pPr>
            <w:r w:rsidRPr="00C12C5A">
              <w:rPr>
                <w:rFonts w:ascii="Arial" w:hAnsi="Arial" w:cs="Arial"/>
                <w:sz w:val="16"/>
                <w:szCs w:val="16"/>
                <w:lang w:eastAsia="ja-JP"/>
              </w:rPr>
              <w:t>Note 1, Note 2</w:t>
            </w:r>
          </w:p>
        </w:tc>
      </w:tr>
      <w:tr w:rsidR="00C12C5A" w:rsidRPr="00C12C5A" w14:paraId="00A21E17" w14:textId="77777777" w:rsidTr="0060243B">
        <w:trPr>
          <w:trHeight w:val="20"/>
        </w:trPr>
        <w:tc>
          <w:tcPr>
            <w:tcW w:w="4112" w:type="pct"/>
          </w:tcPr>
          <w:p w14:paraId="38A03606" w14:textId="77777777" w:rsidR="00C12C5A" w:rsidRPr="00C12C5A" w:rsidRDefault="00C12C5A" w:rsidP="00C12C5A">
            <w:pPr>
              <w:keepNext/>
              <w:keepLines/>
              <w:jc w:val="center"/>
              <w:rPr>
                <w:rFonts w:ascii="Arial" w:hAnsi="Arial" w:cs="Arial"/>
                <w:sz w:val="16"/>
                <w:szCs w:val="16"/>
                <w:lang w:eastAsia="ja-JP"/>
              </w:rPr>
            </w:pPr>
            <w:r w:rsidRPr="00C12C5A">
              <w:rPr>
                <w:rFonts w:ascii="Arial" w:hAnsi="Arial" w:cs="Arial"/>
                <w:sz w:val="16"/>
                <w:szCs w:val="16"/>
                <w:lang w:eastAsia="ja-JP"/>
              </w:rPr>
              <w:t>E</w:t>
            </w:r>
          </w:p>
        </w:tc>
        <w:tc>
          <w:tcPr>
            <w:tcW w:w="888" w:type="pct"/>
          </w:tcPr>
          <w:p w14:paraId="75455A32" w14:textId="77777777" w:rsidR="00C12C5A" w:rsidRPr="00C12C5A" w:rsidRDefault="00C12C5A" w:rsidP="00C12C5A">
            <w:pPr>
              <w:keepNext/>
              <w:keepLines/>
              <w:jc w:val="center"/>
              <w:rPr>
                <w:rFonts w:ascii="Arial" w:hAnsi="Arial" w:cs="Arial"/>
                <w:sz w:val="16"/>
                <w:szCs w:val="16"/>
                <w:lang w:eastAsia="ja-JP"/>
              </w:rPr>
            </w:pPr>
            <w:r w:rsidRPr="00C12C5A">
              <w:rPr>
                <w:rFonts w:ascii="Arial" w:hAnsi="Arial" w:cs="Arial"/>
                <w:sz w:val="16"/>
                <w:szCs w:val="16"/>
                <w:lang w:eastAsia="ja-JP"/>
              </w:rPr>
              <w:t>Note 3</w:t>
            </w:r>
            <w:ins w:id="287" w:author="Huawei" w:date="2024-05-07T00:20:00Z">
              <w:r w:rsidRPr="00C12C5A">
                <w:rPr>
                  <w:rFonts w:ascii="Arial" w:hAnsi="Arial" w:cs="Arial"/>
                  <w:sz w:val="16"/>
                  <w:szCs w:val="16"/>
                  <w:lang w:eastAsia="ja-JP"/>
                </w:rPr>
                <w:t>, Note 5</w:t>
              </w:r>
            </w:ins>
          </w:p>
        </w:tc>
      </w:tr>
      <w:tr w:rsidR="00C12C5A" w:rsidRPr="00C12C5A" w14:paraId="1E25A151" w14:textId="77777777" w:rsidTr="0060243B">
        <w:trPr>
          <w:trHeight w:val="20"/>
        </w:trPr>
        <w:tc>
          <w:tcPr>
            <w:tcW w:w="4112" w:type="pct"/>
          </w:tcPr>
          <w:p w14:paraId="6668F773" w14:textId="57AB0362" w:rsidR="00C12C5A" w:rsidRPr="00C12C5A" w:rsidRDefault="00EF515C" w:rsidP="00C12C5A">
            <w:pPr>
              <w:keepNext/>
              <w:keepLines/>
              <w:jc w:val="center"/>
              <w:rPr>
                <w:rFonts w:ascii="Arial" w:hAnsi="Arial" w:cs="Arial"/>
                <w:sz w:val="16"/>
                <w:szCs w:val="16"/>
                <w:lang w:eastAsia="ja-JP"/>
              </w:rPr>
            </w:pPr>
            <m:oMath>
              <m:sSub>
                <m:sSubPr>
                  <m:ctrlPr>
                    <w:rPr>
                      <w:rFonts w:ascii="Cambria Math" w:hAnsi="Cambria Math" w:cs="Arial"/>
                      <w:sz w:val="16"/>
                      <w:szCs w:val="16"/>
                      <w:lang w:eastAsia="ja-JP"/>
                    </w:rPr>
                  </m:ctrlPr>
                </m:sSubPr>
                <m:e>
                  <m:r>
                    <w:rPr>
                      <w:rFonts w:ascii="Cambria Math" w:hAnsi="Cambria Math" w:cs="Arial"/>
                      <w:sz w:val="16"/>
                      <w:szCs w:val="16"/>
                      <w:lang w:eastAsia="ja-JP"/>
                    </w:rPr>
                    <m:t>M</m:t>
                  </m:r>
                </m:e>
                <m:sub>
                  <m:r>
                    <w:rPr>
                      <w:rFonts w:ascii="Cambria Math" w:hAnsi="Cambria Math" w:cs="Arial"/>
                      <w:sz w:val="16"/>
                      <w:szCs w:val="16"/>
                      <w:lang w:eastAsia="ja-JP"/>
                    </w:rPr>
                    <m:t>1</m:t>
                  </m:r>
                </m:sub>
              </m:sSub>
              <m:r>
                <m:rPr>
                  <m:sty m:val="p"/>
                </m:rPr>
                <w:rPr>
                  <w:rFonts w:ascii="Cambria Math" w:hAnsi="Cambria Math" w:cs="Arial"/>
                  <w:sz w:val="16"/>
                  <w:szCs w:val="16"/>
                  <w:lang w:eastAsia="ja-JP"/>
                </w:rPr>
                <m:t>×</m:t>
              </m:r>
            </m:oMath>
            <w:r w:rsidR="00C12C5A" w:rsidRPr="00C12C5A">
              <w:rPr>
                <w:rFonts w:ascii="Arial" w:hAnsi="Arial" w:cs="Arial"/>
                <w:sz w:val="16"/>
                <w:szCs w:val="16"/>
                <w:lang w:eastAsia="ja-JP"/>
              </w:rPr>
              <w:t xml:space="preserve"> E</w:t>
            </w:r>
          </w:p>
        </w:tc>
        <w:tc>
          <w:tcPr>
            <w:tcW w:w="888" w:type="pct"/>
          </w:tcPr>
          <w:p w14:paraId="63E9DF3A" w14:textId="77777777" w:rsidR="00C12C5A" w:rsidRPr="00C12C5A" w:rsidRDefault="00C12C5A" w:rsidP="00C12C5A">
            <w:pPr>
              <w:keepNext/>
              <w:keepLines/>
              <w:jc w:val="center"/>
              <w:rPr>
                <w:rFonts w:ascii="Arial" w:hAnsi="Arial" w:cs="Arial"/>
                <w:sz w:val="16"/>
                <w:szCs w:val="16"/>
                <w:lang w:eastAsia="ja-JP"/>
              </w:rPr>
            </w:pPr>
            <w:r w:rsidRPr="00C12C5A">
              <w:rPr>
                <w:rFonts w:ascii="Arial" w:hAnsi="Arial" w:cs="Arial"/>
                <w:sz w:val="16"/>
                <w:szCs w:val="16"/>
                <w:lang w:eastAsia="ja-JP"/>
              </w:rPr>
              <w:t>Note 4</w:t>
            </w:r>
          </w:p>
        </w:tc>
      </w:tr>
      <w:tr w:rsidR="00C12C5A" w:rsidRPr="00C12C5A" w14:paraId="7D072DAA" w14:textId="77777777" w:rsidTr="0060243B">
        <w:trPr>
          <w:trHeight w:val="20"/>
        </w:trPr>
        <w:tc>
          <w:tcPr>
            <w:tcW w:w="4112" w:type="pct"/>
          </w:tcPr>
          <w:p w14:paraId="24AA73D3" w14:textId="643ACFCF" w:rsidR="00C12C5A" w:rsidRPr="00C12C5A" w:rsidRDefault="00C12C5A" w:rsidP="00C12C5A">
            <w:pPr>
              <w:keepNext/>
              <w:keepLines/>
              <w:jc w:val="center"/>
              <w:rPr>
                <w:rFonts w:ascii="Arial" w:hAnsi="Arial" w:cs="Arial"/>
                <w:sz w:val="16"/>
                <w:szCs w:val="16"/>
                <w:lang w:eastAsia="zh-CN"/>
              </w:rPr>
            </w:pPr>
            <m:oMath>
              <m:r>
                <m:rPr>
                  <m:sty m:val="p"/>
                </m:rPr>
                <w:rPr>
                  <w:rFonts w:ascii="Cambria Math" w:hAnsi="Cambria Math" w:cs="Arial"/>
                  <w:sz w:val="16"/>
                  <w:szCs w:val="16"/>
                  <w:lang w:eastAsia="ja-JP"/>
                </w:rPr>
                <m:t>M×</m:t>
              </m:r>
            </m:oMath>
            <w:r w:rsidRPr="00C12C5A">
              <w:rPr>
                <w:rFonts w:ascii="Arial" w:hAnsi="Arial" w:cs="Arial"/>
                <w:sz w:val="16"/>
                <w:szCs w:val="16"/>
                <w:lang w:eastAsia="ja-JP"/>
              </w:rPr>
              <w:t xml:space="preserve"> D</w:t>
            </w:r>
          </w:p>
        </w:tc>
        <w:tc>
          <w:tcPr>
            <w:tcW w:w="888" w:type="pct"/>
          </w:tcPr>
          <w:p w14:paraId="3A2A1F7F" w14:textId="77777777" w:rsidR="00C12C5A" w:rsidRPr="00C12C5A" w:rsidRDefault="00C12C5A" w:rsidP="00C12C5A">
            <w:pPr>
              <w:keepNext/>
              <w:keepLines/>
              <w:jc w:val="center"/>
              <w:rPr>
                <w:rFonts w:ascii="Arial" w:eastAsia="MS Mincho" w:hAnsi="Arial" w:cs="Arial"/>
                <w:sz w:val="16"/>
                <w:szCs w:val="16"/>
                <w:lang w:eastAsia="ja-JP"/>
              </w:rPr>
            </w:pPr>
            <w:r w:rsidRPr="00C12C5A">
              <w:rPr>
                <w:rFonts w:ascii="Arial" w:hAnsi="Arial" w:cs="Arial"/>
                <w:sz w:val="16"/>
                <w:szCs w:val="16"/>
                <w:lang w:eastAsia="ja-JP"/>
              </w:rPr>
              <w:t>Note 2</w:t>
            </w:r>
          </w:p>
        </w:tc>
      </w:tr>
      <w:tr w:rsidR="00C12C5A" w:rsidRPr="00C12C5A" w14:paraId="0CDC5BC0" w14:textId="77777777" w:rsidTr="0060243B">
        <w:trPr>
          <w:trHeight w:val="20"/>
        </w:trPr>
        <w:tc>
          <w:tcPr>
            <w:tcW w:w="4112" w:type="pct"/>
          </w:tcPr>
          <w:p w14:paraId="176FCD7E" w14:textId="77777777" w:rsidR="00C12C5A" w:rsidRPr="00C12C5A" w:rsidRDefault="00C12C5A" w:rsidP="00C12C5A">
            <w:pPr>
              <w:keepNext/>
              <w:keepLines/>
              <w:jc w:val="center"/>
              <w:rPr>
                <w:rFonts w:ascii="Arial" w:hAnsi="Arial" w:cs="Arial"/>
                <w:sz w:val="16"/>
                <w:szCs w:val="16"/>
                <w:lang w:eastAsia="ja-JP"/>
              </w:rPr>
            </w:pPr>
            <w:r w:rsidRPr="00C12C5A">
              <w:rPr>
                <w:rFonts w:ascii="Arial" w:hAnsi="Arial" w:cs="Arial"/>
                <w:sz w:val="16"/>
                <w:szCs w:val="16"/>
                <w:lang w:eastAsia="ja-JP"/>
              </w:rPr>
              <w:t>B+C</w:t>
            </w:r>
          </w:p>
        </w:tc>
        <w:tc>
          <w:tcPr>
            <w:tcW w:w="888" w:type="pct"/>
          </w:tcPr>
          <w:p w14:paraId="372B22A1" w14:textId="77777777" w:rsidR="00C12C5A" w:rsidRPr="00C12C5A" w:rsidRDefault="00C12C5A" w:rsidP="00C12C5A">
            <w:pPr>
              <w:keepNext/>
              <w:keepLines/>
              <w:jc w:val="center"/>
              <w:rPr>
                <w:rFonts w:ascii="Arial" w:eastAsia="MS Mincho" w:hAnsi="Arial" w:cs="Arial"/>
                <w:sz w:val="16"/>
                <w:szCs w:val="16"/>
                <w:lang w:eastAsia="ja-JP"/>
              </w:rPr>
            </w:pPr>
            <w:r w:rsidRPr="00C12C5A">
              <w:rPr>
                <w:rFonts w:ascii="Arial" w:hAnsi="Arial" w:cs="Arial"/>
                <w:sz w:val="16"/>
                <w:szCs w:val="16"/>
                <w:lang w:eastAsia="ja-JP"/>
              </w:rPr>
              <w:t>Note 1, Note 2</w:t>
            </w:r>
          </w:p>
        </w:tc>
      </w:tr>
      <w:tr w:rsidR="00C12C5A" w:rsidRPr="00C12C5A" w14:paraId="4A8B938E" w14:textId="77777777" w:rsidTr="0060243B">
        <w:trPr>
          <w:trHeight w:val="20"/>
        </w:trPr>
        <w:tc>
          <w:tcPr>
            <w:tcW w:w="5000" w:type="pct"/>
            <w:gridSpan w:val="2"/>
          </w:tcPr>
          <w:p w14:paraId="7CB87F61" w14:textId="77777777" w:rsidR="00C12C5A" w:rsidRPr="00C12C5A" w:rsidRDefault="00C12C5A" w:rsidP="00C12C5A">
            <w:pPr>
              <w:keepNext/>
              <w:ind w:left="851" w:hanging="851"/>
              <w:rPr>
                <w:rFonts w:ascii="Arial" w:eastAsia="Malgun Gothic" w:hAnsi="Arial" w:cs="Arial"/>
                <w:sz w:val="16"/>
                <w:szCs w:val="16"/>
                <w:lang w:val="en-US" w:eastAsia="ja-JP"/>
              </w:rPr>
            </w:pPr>
            <w:r w:rsidRPr="00C12C5A">
              <w:rPr>
                <w:rFonts w:ascii="Arial" w:eastAsia="Malgun Gothic" w:hAnsi="Arial" w:cs="Arial"/>
                <w:sz w:val="16"/>
                <w:szCs w:val="16"/>
                <w:lang w:val="en-US" w:eastAsia="ja-JP"/>
              </w:rPr>
              <w:t>Note 1</w:t>
            </w:r>
            <w:r w:rsidRPr="00C12C5A">
              <w:rPr>
                <w:rFonts w:ascii="Arial" w:eastAsia="MS Mincho" w:hAnsi="Arial" w:cs="Arial"/>
                <w:sz w:val="16"/>
                <w:szCs w:val="16"/>
                <w:lang w:val="en-US" w:eastAsia="ja-JP"/>
              </w:rPr>
              <w:t>:</w:t>
            </w:r>
            <w:r w:rsidRPr="00C12C5A">
              <w:rPr>
                <w:rFonts w:ascii="Arial" w:eastAsia="MS Mincho" w:hAnsi="Arial" w:cs="Arial"/>
                <w:sz w:val="16"/>
                <w:szCs w:val="16"/>
                <w:lang w:val="en-US" w:eastAsia="ja-JP"/>
              </w:rPr>
              <w:tab/>
            </w:r>
            <w:r w:rsidRPr="00C12C5A">
              <w:rPr>
                <w:rFonts w:ascii="Arial" w:eastAsia="Malgun Gothic" w:hAnsi="Arial" w:cs="Arial"/>
                <w:sz w:val="16"/>
                <w:szCs w:val="16"/>
                <w:lang w:val="en-US" w:eastAsia="ja-JP"/>
              </w:rPr>
              <w:t>Corresponds to simultaneous reception within one sub-channel</w:t>
            </w:r>
          </w:p>
          <w:p w14:paraId="4CFBBA01" w14:textId="77777777" w:rsidR="00C12C5A" w:rsidRPr="00C12C5A" w:rsidRDefault="00C12C5A" w:rsidP="00C12C5A">
            <w:pPr>
              <w:keepNext/>
              <w:ind w:left="851" w:hanging="851"/>
              <w:rPr>
                <w:rFonts w:ascii="Arial" w:eastAsia="MS Mincho" w:hAnsi="Arial" w:cs="Arial"/>
                <w:sz w:val="16"/>
                <w:szCs w:val="16"/>
                <w:lang w:val="en-US" w:eastAsia="ja-JP"/>
              </w:rPr>
            </w:pPr>
            <w:r w:rsidRPr="00C12C5A">
              <w:rPr>
                <w:rFonts w:ascii="Arial" w:eastAsia="MS Mincho" w:hAnsi="Arial" w:cs="Arial"/>
                <w:sz w:val="16"/>
                <w:szCs w:val="16"/>
                <w:lang w:val="en-US" w:eastAsia="ja-JP"/>
              </w:rPr>
              <w:t>Note 2:</w:t>
            </w:r>
            <w:r w:rsidRPr="00C12C5A">
              <w:rPr>
                <w:rFonts w:ascii="Arial" w:eastAsia="MS Mincho" w:hAnsi="Arial" w:cs="Arial"/>
                <w:sz w:val="16"/>
                <w:szCs w:val="16"/>
                <w:lang w:val="en-US" w:eastAsia="ja-JP"/>
              </w:rPr>
              <w:tab/>
              <w:t>Depending on the UE capability, the UE may be able to perform simultaneous sidelink communication receptions of the same sidelink “Reception Type” combinations across multiple SL carriers.</w:t>
            </w:r>
          </w:p>
          <w:p w14:paraId="701B8550" w14:textId="77777777" w:rsidR="00C12C5A" w:rsidRPr="00C12C5A" w:rsidRDefault="00C12C5A" w:rsidP="00C12C5A">
            <w:pPr>
              <w:keepNext/>
              <w:ind w:left="851" w:hanging="851"/>
              <w:rPr>
                <w:rFonts w:ascii="Arial" w:eastAsia="MS Mincho" w:hAnsi="Arial" w:cs="Arial"/>
                <w:sz w:val="16"/>
                <w:szCs w:val="16"/>
                <w:lang w:val="en-US" w:eastAsia="ja-JP"/>
              </w:rPr>
            </w:pPr>
            <w:r w:rsidRPr="00C12C5A">
              <w:rPr>
                <w:rFonts w:ascii="Arial" w:eastAsia="MS Mincho" w:hAnsi="Arial" w:cs="Arial"/>
                <w:sz w:val="16"/>
                <w:szCs w:val="16"/>
                <w:lang w:val="en-US" w:eastAsia="ja-JP"/>
              </w:rPr>
              <w:t>Note 3:</w:t>
            </w:r>
            <w:r w:rsidRPr="00C12C5A">
              <w:rPr>
                <w:rFonts w:ascii="Arial" w:eastAsia="MS Mincho" w:hAnsi="Arial" w:cs="Arial"/>
                <w:sz w:val="16"/>
                <w:szCs w:val="16"/>
                <w:lang w:val="en-US" w:eastAsia="ja-JP"/>
              </w:rPr>
              <w:tab/>
              <w:t xml:space="preserve">Applicable for a shared SL PRS resource pool. </w:t>
            </w:r>
            <w:r w:rsidRPr="00C12C5A">
              <w:rPr>
                <w:rFonts w:ascii="Arial" w:hAnsi="Arial" w:cs="Arial"/>
                <w:sz w:val="16"/>
                <w:szCs w:val="16"/>
                <w:lang w:val="en-US" w:eastAsia="ja-JP"/>
              </w:rPr>
              <w:t>Corresponds to simultaneous reception within one sub-channel.</w:t>
            </w:r>
          </w:p>
          <w:p w14:paraId="6AD63CCE" w14:textId="77777777" w:rsidR="00C12C5A" w:rsidRPr="00C12C5A" w:rsidRDefault="00C12C5A" w:rsidP="00C12C5A">
            <w:pPr>
              <w:keepNext/>
              <w:ind w:left="851" w:hanging="851"/>
              <w:rPr>
                <w:ins w:id="288" w:author="Huawei" w:date="2024-05-07T00:20:00Z"/>
                <w:rFonts w:ascii="Arial" w:eastAsia="MS Mincho" w:hAnsi="Arial" w:cs="Arial"/>
                <w:sz w:val="16"/>
                <w:szCs w:val="16"/>
                <w:lang w:val="en-US" w:eastAsia="ja-JP"/>
              </w:rPr>
            </w:pPr>
            <w:r w:rsidRPr="00C12C5A">
              <w:rPr>
                <w:rFonts w:ascii="Arial" w:eastAsia="MS Mincho" w:hAnsi="Arial" w:cs="Arial"/>
                <w:sz w:val="16"/>
                <w:szCs w:val="16"/>
                <w:lang w:val="en-US" w:eastAsia="ja-JP"/>
              </w:rPr>
              <w:t>Note 4:</w:t>
            </w:r>
            <w:r w:rsidRPr="00C12C5A">
              <w:rPr>
                <w:rFonts w:ascii="Arial" w:eastAsia="MS Mincho" w:hAnsi="Arial" w:cs="Arial"/>
                <w:sz w:val="16"/>
                <w:szCs w:val="16"/>
                <w:lang w:val="en-US" w:eastAsia="ja-JP"/>
              </w:rPr>
              <w:tab/>
              <w:t>Applicable for a dedicated SL PRS resource pool with M</w:t>
            </w:r>
            <w:r w:rsidRPr="00C12C5A">
              <w:rPr>
                <w:rFonts w:ascii="Arial" w:eastAsia="MS Mincho" w:hAnsi="Arial" w:cs="Arial"/>
                <w:sz w:val="16"/>
                <w:szCs w:val="16"/>
                <w:vertAlign w:val="subscript"/>
                <w:lang w:val="en-US" w:eastAsia="ja-JP"/>
              </w:rPr>
              <w:t>1</w:t>
            </w:r>
            <w:r w:rsidRPr="00C12C5A">
              <w:rPr>
                <w:rFonts w:ascii="Arial" w:eastAsia="MS Mincho" w:hAnsi="Arial" w:cs="Arial"/>
                <w:sz w:val="16"/>
                <w:szCs w:val="16"/>
                <w:lang w:val="en-US" w:eastAsia="ja-JP"/>
              </w:rPr>
              <w:t>≥1. Corresponds to simultaneous reception within one dedicated SL PRS resource pool.</w:t>
            </w:r>
            <w:ins w:id="289" w:author="Huawei" w:date="2024-05-07T00:20:00Z">
              <w:r w:rsidRPr="00C12C5A">
                <w:rPr>
                  <w:rFonts w:ascii="Arial" w:eastAsia="MS Mincho" w:hAnsi="Arial" w:cs="Arial"/>
                  <w:sz w:val="16"/>
                  <w:szCs w:val="16"/>
                  <w:lang w:val="en-US" w:eastAsia="ja-JP"/>
                </w:rPr>
                <w:t xml:space="preserve"> </w:t>
              </w:r>
            </w:ins>
          </w:p>
          <w:p w14:paraId="37E796A9" w14:textId="2283CCF8" w:rsidR="00C12C5A" w:rsidRPr="00C12C5A" w:rsidRDefault="00C12C5A" w:rsidP="00C12C5A">
            <w:pPr>
              <w:keepNext/>
              <w:ind w:left="851" w:hanging="851"/>
              <w:rPr>
                <w:rFonts w:ascii="Arial" w:eastAsia="Malgun Gothic" w:hAnsi="Arial" w:cs="Arial"/>
                <w:sz w:val="16"/>
                <w:szCs w:val="16"/>
                <w:lang w:val="en-US" w:eastAsia="zh-CN"/>
              </w:rPr>
            </w:pPr>
            <w:ins w:id="290" w:author="Huawei" w:date="2024-05-07T00:20:00Z">
              <w:r w:rsidRPr="00C12C5A">
                <w:rPr>
                  <w:rFonts w:ascii="Arial" w:eastAsia="Malgun Gothic" w:hAnsi="Arial" w:cs="Arial"/>
                  <w:sz w:val="16"/>
                  <w:szCs w:val="16"/>
                  <w:lang w:val="en-US" w:eastAsia="zh-CN"/>
                </w:rPr>
                <w:t>Note 5:</w:t>
              </w:r>
            </w:ins>
            <w:r w:rsidR="0060243B" w:rsidRPr="00C12C5A">
              <w:rPr>
                <w:rFonts w:ascii="Arial" w:eastAsia="MS Mincho" w:hAnsi="Arial" w:cs="Arial"/>
                <w:sz w:val="16"/>
                <w:szCs w:val="16"/>
                <w:lang w:val="en-US" w:eastAsia="ja-JP"/>
              </w:rPr>
              <w:t xml:space="preserve"> </w:t>
            </w:r>
            <w:r w:rsidR="0060243B" w:rsidRPr="00C12C5A">
              <w:rPr>
                <w:rFonts w:ascii="Arial" w:eastAsia="MS Mincho" w:hAnsi="Arial" w:cs="Arial"/>
                <w:sz w:val="16"/>
                <w:szCs w:val="16"/>
                <w:lang w:val="en-US" w:eastAsia="ja-JP"/>
              </w:rPr>
              <w:tab/>
            </w:r>
            <w:ins w:id="291" w:author="Moderator" w:date="2024-05-20T17:24:00Z">
              <w:r w:rsidRPr="00C12C5A">
                <w:rPr>
                  <w:rFonts w:ascii="Arial" w:eastAsia="MS Mincho" w:hAnsi="Arial" w:cs="Arial"/>
                  <w:sz w:val="16"/>
                  <w:szCs w:val="16"/>
                  <w:lang w:val="en-US" w:eastAsia="ja-JP"/>
                </w:rPr>
                <w:t>For a shared SL PRS resource poo</w:t>
              </w:r>
            </w:ins>
            <w:ins w:id="292" w:author="Moderator" w:date="2024-05-20T17:26:00Z">
              <w:r w:rsidRPr="00C12C5A">
                <w:rPr>
                  <w:rFonts w:ascii="Arial" w:eastAsia="MS Mincho" w:hAnsi="Arial" w:cs="Arial"/>
                  <w:sz w:val="16"/>
                  <w:szCs w:val="16"/>
                  <w:lang w:val="en-US" w:eastAsia="ja-JP"/>
                </w:rPr>
                <w:t>l</w:t>
              </w:r>
            </w:ins>
            <w:ins w:id="293" w:author="Moderator" w:date="2024-05-20T17:25:00Z">
              <w:r w:rsidRPr="00C12C5A">
                <w:rPr>
                  <w:rFonts w:ascii="Arial" w:eastAsia="MS Mincho" w:hAnsi="Arial" w:cs="Arial"/>
                  <w:sz w:val="16"/>
                  <w:szCs w:val="16"/>
                  <w:lang w:val="en-US" w:eastAsia="ja-JP"/>
                </w:rPr>
                <w:t>,</w:t>
              </w:r>
            </w:ins>
            <w:ins w:id="294" w:author="Moderator" w:date="2024-05-20T17:26:00Z">
              <w:r w:rsidRPr="00C12C5A">
                <w:rPr>
                  <w:rFonts w:ascii="Arial" w:eastAsia="MS Mincho" w:hAnsi="Arial" w:cs="Arial"/>
                  <w:sz w:val="16"/>
                  <w:szCs w:val="16"/>
                  <w:lang w:val="en-US" w:eastAsia="ja-JP"/>
                </w:rPr>
                <w:t xml:space="preserve"> </w:t>
              </w:r>
            </w:ins>
            <w:ins w:id="295" w:author="Moderator" w:date="2024-05-20T17:25:00Z">
              <w:r w:rsidRPr="00C12C5A">
                <w:rPr>
                  <w:rFonts w:ascii="Arial" w:eastAsia="MS Mincho" w:hAnsi="Arial" w:cs="Arial"/>
                  <w:sz w:val="16"/>
                  <w:szCs w:val="16"/>
                  <w:lang w:val="en-US" w:eastAsia="ja-JP"/>
                </w:rPr>
                <w:t>d</w:t>
              </w:r>
            </w:ins>
            <w:ins w:id="296" w:author="Huawei" w:date="2024-05-10T15:24:00Z">
              <w:r w:rsidRPr="00C12C5A">
                <w:rPr>
                  <w:rFonts w:ascii="Arial" w:eastAsia="MS Mincho" w:hAnsi="Arial" w:cs="Arial"/>
                  <w:sz w:val="16"/>
                  <w:szCs w:val="16"/>
                  <w:lang w:val="en-US" w:eastAsia="ja-JP"/>
                </w:rPr>
                <w:t>epending on the UE capability</w:t>
              </w:r>
            </w:ins>
            <w:ins w:id="297" w:author="Huawei" w:date="2024-05-10T15:44:00Z">
              <w:r w:rsidRPr="00C12C5A">
                <w:rPr>
                  <w:rFonts w:ascii="Arial" w:eastAsia="MS Mincho" w:hAnsi="Arial" w:cs="Arial"/>
                  <w:sz w:val="16"/>
                  <w:szCs w:val="16"/>
                  <w:lang w:val="en-US" w:eastAsia="ja-JP"/>
                </w:rPr>
                <w:t>.</w:t>
              </w:r>
            </w:ins>
            <w:ins w:id="298" w:author="Moderator" w:date="2024-05-20T17:51:00Z">
              <w:r w:rsidRPr="00C12C5A">
                <w:rPr>
                  <w:rFonts w:ascii="Arial" w:eastAsia="MS Mincho" w:hAnsi="Arial" w:cs="Arial"/>
                  <w:sz w:val="16"/>
                  <w:szCs w:val="16"/>
                  <w:lang w:val="en-US" w:eastAsia="ja-JP"/>
                </w:rPr>
                <w:t xml:space="preserve"> The reception</w:t>
              </w:r>
            </w:ins>
            <w:ins w:id="299" w:author="Moderator" w:date="2024-05-20T17:52:00Z">
              <w:r w:rsidRPr="00C12C5A">
                <w:rPr>
                  <w:rFonts w:ascii="Arial" w:eastAsia="MS Mincho" w:hAnsi="Arial" w:cs="Arial"/>
                  <w:sz w:val="16"/>
                  <w:szCs w:val="16"/>
                  <w:lang w:val="en-US" w:eastAsia="ja-JP"/>
                </w:rPr>
                <w:t>(</w:t>
              </w:r>
            </w:ins>
            <w:ins w:id="300" w:author="Moderator" w:date="2024-05-20T17:51:00Z">
              <w:r w:rsidRPr="00C12C5A">
                <w:rPr>
                  <w:rFonts w:ascii="Arial" w:eastAsia="MS Mincho" w:hAnsi="Arial" w:cs="Arial"/>
                  <w:sz w:val="16"/>
                  <w:szCs w:val="16"/>
                  <w:lang w:val="en-US" w:eastAsia="ja-JP"/>
                </w:rPr>
                <w:t>s</w:t>
              </w:r>
            </w:ins>
            <w:ins w:id="301" w:author="Moderator" w:date="2024-05-20T17:52:00Z">
              <w:r w:rsidRPr="00C12C5A">
                <w:rPr>
                  <w:rFonts w:ascii="Arial" w:eastAsia="MS Mincho" w:hAnsi="Arial" w:cs="Arial"/>
                  <w:sz w:val="16"/>
                  <w:szCs w:val="16"/>
                  <w:lang w:val="en-US" w:eastAsia="ja-JP"/>
                </w:rPr>
                <w:t>)</w:t>
              </w:r>
            </w:ins>
            <w:ins w:id="302" w:author="Moderator" w:date="2024-05-20T17:51:00Z">
              <w:r w:rsidRPr="00C12C5A">
                <w:rPr>
                  <w:rFonts w:ascii="Arial" w:eastAsia="MS Mincho" w:hAnsi="Arial" w:cs="Arial"/>
                  <w:sz w:val="16"/>
                  <w:szCs w:val="16"/>
                  <w:lang w:val="en-US" w:eastAsia="ja-JP"/>
                </w:rPr>
                <w:t xml:space="preserve"> of SL-PRS in a </w:t>
              </w:r>
            </w:ins>
            <w:ins w:id="303" w:author="Moderator" w:date="2024-05-20T17:52:00Z">
              <w:r w:rsidRPr="00C12C5A">
                <w:rPr>
                  <w:rFonts w:ascii="Arial" w:eastAsia="MS Mincho" w:hAnsi="Arial" w:cs="Arial"/>
                  <w:sz w:val="16"/>
                  <w:szCs w:val="16"/>
                  <w:lang w:val="en-US" w:eastAsia="ja-JP"/>
                </w:rPr>
                <w:t>single SL carrier can be simultaneously received with PSSCH in other one or more SL carrier(s).</w:t>
              </w:r>
            </w:ins>
          </w:p>
        </w:tc>
      </w:tr>
    </w:tbl>
    <w:p w14:paraId="0754DA36" w14:textId="77777777" w:rsidR="0060243B" w:rsidRPr="00D2151E" w:rsidRDefault="0060243B" w:rsidP="0060243B">
      <w:pPr>
        <w:rPr>
          <w:color w:val="FF0000"/>
        </w:rPr>
      </w:pPr>
      <w:r w:rsidRPr="00D2151E">
        <w:rPr>
          <w:color w:val="FF0000"/>
        </w:rPr>
        <w:t>---------</w:t>
      </w:r>
      <w:r>
        <w:rPr>
          <w:color w:val="FF0000"/>
        </w:rPr>
        <w:t>End</w:t>
      </w:r>
      <w:r w:rsidRPr="00D2151E">
        <w:rPr>
          <w:color w:val="FF0000"/>
        </w:rPr>
        <w:t xml:space="preserve"> of TP---------</w:t>
      </w:r>
    </w:p>
    <w:p w14:paraId="49C29589" w14:textId="77777777" w:rsidR="00C12C5A" w:rsidRDefault="00C12C5A" w:rsidP="0060243B">
      <w:r w:rsidRPr="00B54E84">
        <w:rPr>
          <w:rFonts w:hint="eastAsia"/>
        </w:rPr>
        <w:t>C</w:t>
      </w:r>
      <w:r w:rsidRPr="00B54E84">
        <w:t>omeback for final CR.</w:t>
      </w:r>
    </w:p>
    <w:p w14:paraId="5A31E88B" w14:textId="401186C1" w:rsidR="00ED75A9" w:rsidRPr="00C12C5A" w:rsidRDefault="00ED75A9" w:rsidP="0060243B">
      <w:r>
        <w:t>From Wednesday session</w:t>
      </w:r>
    </w:p>
    <w:p w14:paraId="5EAA58DE" w14:textId="439F2B35" w:rsidR="00B54E84" w:rsidRPr="00B54E84" w:rsidRDefault="006F79AF" w:rsidP="00ED75A9">
      <w:pPr>
        <w:rPr>
          <w:b/>
        </w:rPr>
      </w:pPr>
      <w:hyperlink r:id="rId710" w:history="1">
        <w:r>
          <w:rPr>
            <w:rStyle w:val="Hyperlink"/>
            <w:b/>
            <w:highlight w:val="green"/>
          </w:rPr>
          <w:t>R1-2405544</w:t>
        </w:r>
      </w:hyperlink>
      <w:r w:rsidR="00B54E84" w:rsidRPr="00B54E84">
        <w:rPr>
          <w:b/>
        </w:rPr>
        <w:tab/>
        <w:t>Correction to 38.202 on support of combination of SL CA and SL positioning</w:t>
      </w:r>
      <w:r w:rsidR="00B54E84" w:rsidRPr="00B54E84">
        <w:rPr>
          <w:b/>
        </w:rPr>
        <w:tab/>
        <w:t>Moderator (Qualcomm), Huawei, HiSilicon</w:t>
      </w:r>
    </w:p>
    <w:p w14:paraId="63272779" w14:textId="1C6F1E2D" w:rsidR="00ED75A9" w:rsidRDefault="007F0D5F" w:rsidP="00ED75A9">
      <w:pPr>
        <w:rPr>
          <w:bCs/>
        </w:rPr>
      </w:pPr>
      <w:r>
        <w:rPr>
          <w:bCs/>
        </w:rPr>
        <w:t>(</w:t>
      </w:r>
      <w:r w:rsidR="00B54E84" w:rsidRPr="00B54E84">
        <w:rPr>
          <w:bCs/>
        </w:rPr>
        <w:t>Rel-18</w:t>
      </w:r>
      <w:r>
        <w:rPr>
          <w:bCs/>
        </w:rPr>
        <w:t xml:space="preserve">, </w:t>
      </w:r>
      <w:r w:rsidR="00B54E84" w:rsidRPr="00B54E84">
        <w:rPr>
          <w:bCs/>
        </w:rPr>
        <w:t>38.202</w:t>
      </w:r>
      <w:r>
        <w:rPr>
          <w:bCs/>
        </w:rPr>
        <w:t xml:space="preserve">, </w:t>
      </w:r>
      <w:r w:rsidR="00B54E84" w:rsidRPr="00B54E84">
        <w:rPr>
          <w:bCs/>
        </w:rPr>
        <w:t>NR_pos_enh2-Core</w:t>
      </w:r>
      <w:r>
        <w:rPr>
          <w:bCs/>
        </w:rPr>
        <w:t>, CR</w:t>
      </w:r>
      <w:r w:rsidR="00B54E84" w:rsidRPr="00B54E84">
        <w:rPr>
          <w:bCs/>
        </w:rPr>
        <w:t>0035</w:t>
      </w:r>
      <w:r>
        <w:rPr>
          <w:bCs/>
        </w:rPr>
        <w:t xml:space="preserve">, Cat </w:t>
      </w:r>
      <w:r w:rsidR="00B54E84" w:rsidRPr="00B54E84">
        <w:rPr>
          <w:bCs/>
        </w:rPr>
        <w:t>F</w:t>
      </w:r>
      <w:r w:rsidR="00735BE5">
        <w:rPr>
          <w:bCs/>
        </w:rPr>
        <w:t>) is agreed.</w:t>
      </w:r>
    </w:p>
    <w:p w14:paraId="70222BD0" w14:textId="77777777" w:rsidR="00ED75A9" w:rsidRDefault="00ED75A9" w:rsidP="00ED75A9">
      <w:pPr>
        <w:rPr>
          <w:bCs/>
        </w:rPr>
      </w:pPr>
    </w:p>
    <w:p w14:paraId="69F7C91D" w14:textId="383B534F" w:rsidR="00ED75A9" w:rsidRPr="00735BE5" w:rsidRDefault="006F79AF" w:rsidP="00ED75A9">
      <w:pPr>
        <w:rPr>
          <w:b/>
          <w:bCs/>
        </w:rPr>
      </w:pPr>
      <w:hyperlink r:id="rId711" w:history="1">
        <w:r>
          <w:rPr>
            <w:rStyle w:val="Hyperlink"/>
            <w:b/>
            <w:bCs/>
          </w:rPr>
          <w:t>R1-2405597</w:t>
        </w:r>
      </w:hyperlink>
      <w:r w:rsidR="00ED75A9" w:rsidRPr="00735BE5">
        <w:rPr>
          <w:b/>
          <w:bCs/>
        </w:rPr>
        <w:tab/>
        <w:t>Moderator Summary #1 on resource allocation for SL PRS</w:t>
      </w:r>
      <w:r w:rsidR="00ED75A9" w:rsidRPr="00735BE5">
        <w:rPr>
          <w:b/>
          <w:bCs/>
        </w:rPr>
        <w:tab/>
        <w:t>Moderator (Qualcomm)</w:t>
      </w:r>
    </w:p>
    <w:p w14:paraId="74957428" w14:textId="49B07480" w:rsidR="00C638F1" w:rsidRPr="00735BE5" w:rsidRDefault="006F79AF" w:rsidP="00C638F1">
      <w:pPr>
        <w:rPr>
          <w:b/>
          <w:bCs/>
          <w:lang w:eastAsia="ko-KR"/>
        </w:rPr>
      </w:pPr>
      <w:hyperlink r:id="rId712" w:history="1">
        <w:r>
          <w:rPr>
            <w:rStyle w:val="Hyperlink"/>
            <w:b/>
            <w:bCs/>
            <w:lang w:eastAsia="ko-KR"/>
          </w:rPr>
          <w:t>R1-2404372</w:t>
        </w:r>
      </w:hyperlink>
      <w:r w:rsidR="00C638F1" w:rsidRPr="00735BE5">
        <w:rPr>
          <w:b/>
          <w:bCs/>
          <w:lang w:eastAsia="ko-KR"/>
        </w:rPr>
        <w:tab/>
        <w:t>Correction on the UE procedure for transmitting PSCCH in dedicated SL PRS resource pool</w:t>
      </w:r>
      <w:r w:rsidR="00C638F1" w:rsidRPr="00735BE5">
        <w:rPr>
          <w:b/>
          <w:bCs/>
          <w:lang w:eastAsia="ko-KR"/>
        </w:rPr>
        <w:tab/>
        <w:t>CATT, CICTCI</w:t>
      </w:r>
    </w:p>
    <w:p w14:paraId="0476C661" w14:textId="77777777" w:rsidR="00ED75A9" w:rsidRPr="00ED75A9" w:rsidRDefault="00ED75A9" w:rsidP="00ED75A9">
      <w:pPr>
        <w:pBdr>
          <w:bottom w:val="single" w:sz="6" w:space="1" w:color="auto"/>
        </w:pBdr>
        <w:rPr>
          <w:bCs/>
        </w:rPr>
      </w:pPr>
      <w:r w:rsidRPr="00ED75A9">
        <w:rPr>
          <w:bCs/>
          <w:highlight w:val="green"/>
        </w:rPr>
        <w:t>Agreement</w:t>
      </w:r>
    </w:p>
    <w:p w14:paraId="570301A6" w14:textId="0770CEFD" w:rsidR="00ED75A9" w:rsidRDefault="00ED75A9" w:rsidP="00ED75A9">
      <w:pPr>
        <w:pBdr>
          <w:bottom w:val="single" w:sz="6" w:space="1" w:color="auto"/>
        </w:pBdr>
        <w:rPr>
          <w:bCs/>
        </w:rPr>
      </w:pPr>
      <w:r w:rsidRPr="00ED75A9">
        <w:rPr>
          <w:bCs/>
        </w:rPr>
        <w:t xml:space="preserve">The draft CR </w:t>
      </w:r>
      <w:hyperlink r:id="rId713" w:history="1">
        <w:r w:rsidR="006F79AF">
          <w:rPr>
            <w:rStyle w:val="Hyperlink"/>
            <w:bCs/>
          </w:rPr>
          <w:t>R1-2404372</w:t>
        </w:r>
      </w:hyperlink>
      <w:r w:rsidRPr="00ED75A9">
        <w:rPr>
          <w:bCs/>
        </w:rPr>
        <w:t xml:space="preserve"> is endorsed for the spec editor’s alignment CR for TS38.213.</w:t>
      </w:r>
    </w:p>
    <w:p w14:paraId="7F10DD1A" w14:textId="77777777" w:rsidR="0060243B" w:rsidRDefault="0060243B" w:rsidP="0060243B">
      <w:pPr>
        <w:pBdr>
          <w:bottom w:val="single" w:sz="6" w:space="1" w:color="auto"/>
        </w:pBdr>
        <w:rPr>
          <w:bCs/>
        </w:rPr>
      </w:pPr>
    </w:p>
    <w:p w14:paraId="0605AD5B" w14:textId="77777777" w:rsidR="0060243B" w:rsidRDefault="0060243B" w:rsidP="0060243B">
      <w:pPr>
        <w:rPr>
          <w:bCs/>
        </w:rPr>
      </w:pPr>
    </w:p>
    <w:p w14:paraId="1D0DBB7B" w14:textId="722A5322" w:rsidR="00724FCD" w:rsidRPr="00D7097B" w:rsidRDefault="006F79AF" w:rsidP="00724FCD">
      <w:pPr>
        <w:rPr>
          <w:bCs/>
          <w:lang w:eastAsia="ko-KR"/>
        </w:rPr>
      </w:pPr>
      <w:hyperlink r:id="rId714" w:history="1">
        <w:r>
          <w:rPr>
            <w:rStyle w:val="Hyperlink"/>
            <w:bCs/>
            <w:lang w:eastAsia="ko-KR"/>
          </w:rPr>
          <w:t>R1-2404052</w:t>
        </w:r>
      </w:hyperlink>
      <w:r w:rsidR="00724FCD" w:rsidRPr="00D7097B">
        <w:rPr>
          <w:bCs/>
          <w:lang w:eastAsia="ko-KR"/>
        </w:rPr>
        <w:tab/>
        <w:t>Maintenance on Expanded and Improved NR Positioning</w:t>
      </w:r>
      <w:r w:rsidR="00724FCD" w:rsidRPr="00D7097B">
        <w:rPr>
          <w:bCs/>
          <w:lang w:eastAsia="ko-KR"/>
        </w:rPr>
        <w:tab/>
        <w:t>Nokia</w:t>
      </w:r>
    </w:p>
    <w:p w14:paraId="32DE14D5" w14:textId="5ED59AFA" w:rsidR="00724FCD" w:rsidRPr="00D7097B" w:rsidRDefault="006F79AF" w:rsidP="00724FCD">
      <w:pPr>
        <w:rPr>
          <w:bCs/>
          <w:lang w:eastAsia="ko-KR"/>
        </w:rPr>
      </w:pPr>
      <w:hyperlink r:id="rId715" w:history="1">
        <w:r>
          <w:rPr>
            <w:rStyle w:val="Hyperlink"/>
            <w:bCs/>
            <w:lang w:eastAsia="ko-KR"/>
          </w:rPr>
          <w:t>R1-2404153</w:t>
        </w:r>
      </w:hyperlink>
      <w:r w:rsidR="00724FCD" w:rsidRPr="00D7097B">
        <w:rPr>
          <w:bCs/>
          <w:lang w:eastAsia="ko-KR"/>
        </w:rPr>
        <w:tab/>
        <w:t>Draft CR on PRS for carrier phase positioning</w:t>
      </w:r>
      <w:r w:rsidR="00724FCD" w:rsidRPr="00D7097B">
        <w:rPr>
          <w:bCs/>
          <w:lang w:eastAsia="ko-KR"/>
        </w:rPr>
        <w:tab/>
        <w:t>vivo</w:t>
      </w:r>
    </w:p>
    <w:p w14:paraId="250036B6" w14:textId="1946CC03" w:rsidR="00724FCD" w:rsidRPr="00D7097B" w:rsidRDefault="006F79AF" w:rsidP="00724FCD">
      <w:pPr>
        <w:rPr>
          <w:bCs/>
          <w:lang w:eastAsia="ko-KR"/>
        </w:rPr>
      </w:pPr>
      <w:hyperlink r:id="rId716" w:history="1">
        <w:r>
          <w:rPr>
            <w:rStyle w:val="Hyperlink"/>
            <w:bCs/>
            <w:lang w:eastAsia="ko-KR"/>
          </w:rPr>
          <w:t>R1-2404992</w:t>
        </w:r>
      </w:hyperlink>
      <w:r w:rsidR="00724FCD" w:rsidRPr="00D7097B">
        <w:rPr>
          <w:bCs/>
          <w:lang w:eastAsia="ko-KR"/>
        </w:rPr>
        <w:tab/>
        <w:t>Draft CR for carrier phase positioning</w:t>
      </w:r>
      <w:r w:rsidR="00724FCD" w:rsidRPr="00D7097B">
        <w:rPr>
          <w:bCs/>
          <w:lang w:eastAsia="ko-KR"/>
        </w:rPr>
        <w:tab/>
        <w:t>ZTE</w:t>
      </w:r>
    </w:p>
    <w:p w14:paraId="0AC75B7F" w14:textId="77777777" w:rsidR="00724FCD" w:rsidRPr="00C12C5A" w:rsidRDefault="00724FCD" w:rsidP="0060243B">
      <w:pPr>
        <w:rPr>
          <w:bCs/>
        </w:rPr>
      </w:pPr>
    </w:p>
    <w:p w14:paraId="25366615" w14:textId="32800A10" w:rsidR="00C12C5A" w:rsidRPr="00C12C5A" w:rsidRDefault="006F79AF" w:rsidP="00C12C5A">
      <w:pPr>
        <w:rPr>
          <w:b/>
          <w:bCs/>
        </w:rPr>
      </w:pPr>
      <w:hyperlink r:id="rId717" w:history="1">
        <w:r>
          <w:rPr>
            <w:rStyle w:val="Hyperlink"/>
            <w:b/>
            <w:bCs/>
          </w:rPr>
          <w:t>R1-2405351</w:t>
        </w:r>
      </w:hyperlink>
      <w:r w:rsidR="00C12C5A" w:rsidRPr="00C12C5A">
        <w:rPr>
          <w:b/>
          <w:bCs/>
        </w:rPr>
        <w:tab/>
        <w:t>FL Summary for maintenance on NR DL and UL carrier phase positioning</w:t>
      </w:r>
      <w:r w:rsidR="00C12C5A" w:rsidRPr="00C12C5A">
        <w:rPr>
          <w:b/>
          <w:bCs/>
        </w:rPr>
        <w:tab/>
        <w:t>Moderator (CATT)</w:t>
      </w:r>
    </w:p>
    <w:p w14:paraId="32F6F51E" w14:textId="06285AE1" w:rsidR="00C12C5A" w:rsidRPr="00C12C5A" w:rsidRDefault="00724FCD" w:rsidP="00C12C5A">
      <w:pPr>
        <w:rPr>
          <w:bCs/>
        </w:rPr>
      </w:pPr>
      <w:r>
        <w:rPr>
          <w:bCs/>
        </w:rPr>
        <w:t>From Monday session</w:t>
      </w:r>
    </w:p>
    <w:p w14:paraId="4726504C" w14:textId="77777777" w:rsidR="00C12C5A" w:rsidRPr="00C12C5A" w:rsidRDefault="00C12C5A" w:rsidP="00C12C5A">
      <w:pPr>
        <w:rPr>
          <w:bCs/>
        </w:rPr>
      </w:pPr>
      <w:r w:rsidRPr="00C12C5A">
        <w:rPr>
          <w:bCs/>
          <w:highlight w:val="green"/>
        </w:rPr>
        <w:t>Agreement</w:t>
      </w:r>
    </w:p>
    <w:p w14:paraId="23E349A1" w14:textId="77777777" w:rsidR="00C12C5A" w:rsidRPr="00724FCD" w:rsidRDefault="00C12C5A" w:rsidP="00311060">
      <w:pPr>
        <w:pStyle w:val="ListParagraph"/>
        <w:numPr>
          <w:ilvl w:val="0"/>
          <w:numId w:val="121"/>
        </w:numPr>
        <w:rPr>
          <w:bCs/>
        </w:rPr>
      </w:pPr>
      <w:r w:rsidRPr="00724FCD">
        <w:rPr>
          <w:bCs/>
        </w:rPr>
        <w:t>Endorse the TP below for TS 38.214 editor’s alignment CR.</w:t>
      </w:r>
    </w:p>
    <w:tbl>
      <w:tblPr>
        <w:tblW w:w="5000" w:type="pct"/>
        <w:tblCellMar>
          <w:left w:w="42" w:type="dxa"/>
          <w:right w:w="42" w:type="dxa"/>
        </w:tblCellMar>
        <w:tblLook w:val="04A0" w:firstRow="1" w:lastRow="0" w:firstColumn="1" w:lastColumn="0" w:noHBand="0" w:noVBand="1"/>
      </w:tblPr>
      <w:tblGrid>
        <w:gridCol w:w="2922"/>
        <w:gridCol w:w="7535"/>
      </w:tblGrid>
      <w:tr w:rsidR="00C12C5A" w:rsidRPr="00C12C5A" w14:paraId="2658BB0B" w14:textId="77777777" w:rsidTr="00C0602D">
        <w:tc>
          <w:tcPr>
            <w:tcW w:w="1397" w:type="pct"/>
            <w:tcBorders>
              <w:top w:val="single" w:sz="4" w:space="0" w:color="auto"/>
              <w:left w:val="single" w:sz="4" w:space="0" w:color="auto"/>
            </w:tcBorders>
          </w:tcPr>
          <w:p w14:paraId="63402ABE" w14:textId="77777777" w:rsidR="00C12C5A" w:rsidRPr="00C12C5A" w:rsidRDefault="00C12C5A" w:rsidP="00C12C5A">
            <w:pPr>
              <w:tabs>
                <w:tab w:val="right" w:pos="2184"/>
              </w:tabs>
              <w:rPr>
                <w:rFonts w:ascii="Arial" w:eastAsia="MS Mincho" w:hAnsi="Arial"/>
                <w:b/>
                <w:i/>
                <w:sz w:val="16"/>
                <w:szCs w:val="16"/>
              </w:rPr>
            </w:pPr>
            <w:r w:rsidRPr="00C12C5A">
              <w:rPr>
                <w:rFonts w:ascii="Arial" w:eastAsia="MS Mincho" w:hAnsi="Arial"/>
                <w:b/>
                <w:i/>
                <w:sz w:val="16"/>
                <w:szCs w:val="16"/>
              </w:rPr>
              <w:t>Reason for change:</w:t>
            </w:r>
          </w:p>
        </w:tc>
        <w:tc>
          <w:tcPr>
            <w:tcW w:w="3603" w:type="pct"/>
            <w:tcBorders>
              <w:top w:val="single" w:sz="4" w:space="0" w:color="auto"/>
              <w:right w:val="single" w:sz="4" w:space="0" w:color="auto"/>
            </w:tcBorders>
            <w:shd w:val="pct30" w:color="FFFF00" w:fill="auto"/>
          </w:tcPr>
          <w:p w14:paraId="2FB49C82" w14:textId="77777777" w:rsidR="00C12C5A" w:rsidRPr="00C12C5A" w:rsidRDefault="00C12C5A" w:rsidP="00C0602D">
            <w:pPr>
              <w:ind w:left="360"/>
              <w:rPr>
                <w:rFonts w:ascii="Arial" w:eastAsia="MS Mincho" w:hAnsi="Arial"/>
                <w:sz w:val="16"/>
                <w:szCs w:val="16"/>
                <w:lang w:val="en-US" w:eastAsia="zh-CN"/>
              </w:rPr>
            </w:pPr>
            <w:r w:rsidRPr="00C12C5A">
              <w:rPr>
                <w:rFonts w:ascii="Arial" w:eastAsia="MS Mincho" w:hAnsi="Arial"/>
                <w:sz w:val="16"/>
                <w:szCs w:val="16"/>
                <w:lang w:val="en-US" w:eastAsia="zh-CN"/>
              </w:rPr>
              <w:t>UE will report the DL RSCPD measurement together with DL RSTD measurement instead of DL RSTD. The current description in TS 38.214 is not aligned with other measurement report and the following agreement:</w:t>
            </w:r>
          </w:p>
          <w:tbl>
            <w:tblPr>
              <w:tblW w:w="6941" w:type="dxa"/>
              <w:tblInd w:w="423" w:type="dxa"/>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Look w:val="04A0" w:firstRow="1" w:lastRow="0" w:firstColumn="1" w:lastColumn="0" w:noHBand="0" w:noVBand="1"/>
            </w:tblPr>
            <w:tblGrid>
              <w:gridCol w:w="6941"/>
            </w:tblGrid>
            <w:tr w:rsidR="00C12C5A" w:rsidRPr="00C12C5A" w14:paraId="40081D19" w14:textId="77777777" w:rsidTr="00C0602D">
              <w:tc>
                <w:tcPr>
                  <w:tcW w:w="6941" w:type="dxa"/>
                  <w:shd w:val="clear" w:color="auto" w:fill="auto"/>
                </w:tcPr>
                <w:p w14:paraId="3EE4E6C4" w14:textId="77777777" w:rsidR="00C12C5A" w:rsidRPr="00C12C5A" w:rsidRDefault="00C12C5A" w:rsidP="00C12C5A">
                  <w:pPr>
                    <w:adjustRightInd w:val="0"/>
                    <w:snapToGrid w:val="0"/>
                    <w:rPr>
                      <w:rFonts w:ascii="Arial" w:hAnsi="Arial" w:cs="Arial"/>
                      <w:b/>
                      <w:sz w:val="16"/>
                      <w:szCs w:val="16"/>
                      <w:u w:val="single"/>
                      <w:lang w:eastAsia="x-none"/>
                    </w:rPr>
                  </w:pPr>
                  <w:r w:rsidRPr="00C12C5A">
                    <w:rPr>
                      <w:rFonts w:ascii="Arial" w:hAnsi="Arial" w:cs="Arial"/>
                      <w:b/>
                      <w:sz w:val="16"/>
                      <w:szCs w:val="16"/>
                      <w:u w:val="single"/>
                      <w:lang w:eastAsia="x-none"/>
                    </w:rPr>
                    <w:t>Agreement in RAN1#112bis-e</w:t>
                  </w:r>
                </w:p>
                <w:p w14:paraId="6E75C83D" w14:textId="77777777" w:rsidR="00C12C5A" w:rsidRPr="00C12C5A" w:rsidRDefault="00C12C5A" w:rsidP="00C12C5A">
                  <w:pPr>
                    <w:adjustRightInd w:val="0"/>
                    <w:snapToGrid w:val="0"/>
                    <w:rPr>
                      <w:rFonts w:ascii="Arial" w:hAnsi="Arial" w:cs="Arial"/>
                      <w:iCs/>
                      <w:sz w:val="16"/>
                      <w:szCs w:val="16"/>
                      <w:lang w:eastAsia="x-none"/>
                    </w:rPr>
                  </w:pPr>
                  <w:r w:rsidRPr="00C12C5A">
                    <w:rPr>
                      <w:rFonts w:ascii="Arial" w:hAnsi="Arial" w:cs="Arial"/>
                      <w:iCs/>
                      <w:sz w:val="16"/>
                      <w:szCs w:val="16"/>
                      <w:lang w:eastAsia="x-none"/>
                    </w:rPr>
                    <w:t>Introduce DL reference carrier phase (DL RSCP) and NR DL reference carrier phase difference (DL RSCPD) as DL carrier phase measurements.</w:t>
                  </w:r>
                </w:p>
                <w:p w14:paraId="378FC099" w14:textId="77777777" w:rsidR="00C12C5A" w:rsidRPr="00C12C5A" w:rsidRDefault="00C12C5A" w:rsidP="00311060">
                  <w:pPr>
                    <w:widowControl w:val="0"/>
                    <w:numPr>
                      <w:ilvl w:val="0"/>
                      <w:numId w:val="120"/>
                    </w:numPr>
                    <w:adjustRightInd w:val="0"/>
                    <w:snapToGrid w:val="0"/>
                    <w:jc w:val="both"/>
                    <w:rPr>
                      <w:rFonts w:ascii="Arial" w:hAnsi="Arial" w:cs="Arial"/>
                      <w:iCs/>
                      <w:sz w:val="16"/>
                      <w:szCs w:val="16"/>
                      <w:lang w:val="en-US" w:eastAsia="x-none"/>
                    </w:rPr>
                  </w:pPr>
                  <w:r w:rsidRPr="00C12C5A">
                    <w:rPr>
                      <w:rFonts w:ascii="Arial" w:hAnsi="Arial" w:cs="Arial"/>
                      <w:iCs/>
                      <w:sz w:val="16"/>
                      <w:szCs w:val="16"/>
                      <w:lang w:val="en-US" w:eastAsia="x-none"/>
                    </w:rPr>
                    <w:t>Note: It is up to RAN4 to decide whether and how to define the requirements for DL RSCP and/or DL RSCPD. No LS needed to RAN4 for this note.</w:t>
                  </w:r>
                </w:p>
                <w:p w14:paraId="20DC91EA" w14:textId="77777777" w:rsidR="00C12C5A" w:rsidRPr="00C12C5A" w:rsidRDefault="00C12C5A" w:rsidP="00311060">
                  <w:pPr>
                    <w:widowControl w:val="0"/>
                    <w:numPr>
                      <w:ilvl w:val="0"/>
                      <w:numId w:val="120"/>
                    </w:numPr>
                    <w:adjustRightInd w:val="0"/>
                    <w:snapToGrid w:val="0"/>
                    <w:jc w:val="both"/>
                    <w:rPr>
                      <w:rFonts w:ascii="Arial" w:hAnsi="Arial" w:cs="Arial"/>
                      <w:iCs/>
                      <w:sz w:val="16"/>
                      <w:szCs w:val="16"/>
                      <w:lang w:val="en-US" w:eastAsia="x-none"/>
                    </w:rPr>
                  </w:pPr>
                  <w:r w:rsidRPr="00C12C5A">
                    <w:rPr>
                      <w:rFonts w:ascii="Arial" w:hAnsi="Arial" w:cs="Arial"/>
                      <w:iCs/>
                      <w:sz w:val="16"/>
                      <w:szCs w:val="16"/>
                      <w:lang w:val="en-US" w:eastAsia="x-none"/>
                    </w:rPr>
                    <w:t xml:space="preserve">DL RSCP can be reported together with UE </w:t>
                  </w:r>
                  <w:r w:rsidRPr="00C12C5A">
                    <w:rPr>
                      <w:rFonts w:ascii="Arial" w:hAnsi="Arial" w:cs="Arial"/>
                      <w:iCs/>
                      <w:sz w:val="16"/>
                      <w:szCs w:val="16"/>
                      <w:highlight w:val="yellow"/>
                      <w:lang w:val="en-US" w:eastAsia="x-none"/>
                    </w:rPr>
                    <w:t>Rx – Tx time difference measurement</w:t>
                  </w:r>
                </w:p>
                <w:p w14:paraId="48D679CD" w14:textId="77777777" w:rsidR="00C12C5A" w:rsidRPr="00C12C5A" w:rsidRDefault="00C12C5A" w:rsidP="00311060">
                  <w:pPr>
                    <w:widowControl w:val="0"/>
                    <w:numPr>
                      <w:ilvl w:val="0"/>
                      <w:numId w:val="120"/>
                    </w:numPr>
                    <w:adjustRightInd w:val="0"/>
                    <w:snapToGrid w:val="0"/>
                    <w:jc w:val="both"/>
                    <w:rPr>
                      <w:rFonts w:ascii="Arial" w:hAnsi="Arial" w:cs="Arial"/>
                      <w:iCs/>
                      <w:sz w:val="16"/>
                      <w:szCs w:val="16"/>
                      <w:lang w:val="en-US" w:eastAsia="x-none"/>
                    </w:rPr>
                  </w:pPr>
                  <w:r w:rsidRPr="00C12C5A">
                    <w:rPr>
                      <w:rFonts w:ascii="Arial" w:hAnsi="Arial" w:cs="Arial"/>
                      <w:iCs/>
                      <w:sz w:val="16"/>
                      <w:szCs w:val="16"/>
                      <w:lang w:val="en-US" w:eastAsia="x-none"/>
                    </w:rPr>
                    <w:t xml:space="preserve">DL RSCPD can be reported together with </w:t>
                  </w:r>
                  <w:r w:rsidRPr="00C12C5A">
                    <w:rPr>
                      <w:rFonts w:ascii="Arial" w:hAnsi="Arial" w:cs="Arial"/>
                      <w:iCs/>
                      <w:sz w:val="16"/>
                      <w:szCs w:val="16"/>
                      <w:highlight w:val="yellow"/>
                      <w:lang w:val="en-US" w:eastAsia="x-none"/>
                    </w:rPr>
                    <w:t>RSTD measurement</w:t>
                  </w:r>
                </w:p>
                <w:p w14:paraId="670B855D" w14:textId="77777777" w:rsidR="00C12C5A" w:rsidRPr="00C12C5A" w:rsidRDefault="00C12C5A" w:rsidP="00311060">
                  <w:pPr>
                    <w:widowControl w:val="0"/>
                    <w:numPr>
                      <w:ilvl w:val="0"/>
                      <w:numId w:val="120"/>
                    </w:numPr>
                    <w:adjustRightInd w:val="0"/>
                    <w:snapToGrid w:val="0"/>
                    <w:jc w:val="both"/>
                    <w:rPr>
                      <w:iCs/>
                      <w:sz w:val="16"/>
                      <w:szCs w:val="16"/>
                      <w:lang w:val="en-US" w:eastAsia="x-none"/>
                    </w:rPr>
                  </w:pPr>
                  <w:r w:rsidRPr="00C12C5A">
                    <w:rPr>
                      <w:rFonts w:ascii="Arial" w:hAnsi="Arial" w:cs="Arial"/>
                      <w:iCs/>
                      <w:sz w:val="16"/>
                      <w:szCs w:val="16"/>
                      <w:lang w:val="en-US" w:eastAsia="x-none"/>
                    </w:rPr>
                    <w:t>FFS: details on how to eliminate unknown initial Rx phase with RSCP/RSCPD reporting can be further discussed</w:t>
                  </w:r>
                </w:p>
              </w:tc>
            </w:tr>
          </w:tbl>
          <w:p w14:paraId="12511988" w14:textId="77777777" w:rsidR="00C12C5A" w:rsidRPr="00C12C5A" w:rsidRDefault="00C12C5A" w:rsidP="00C12C5A">
            <w:pPr>
              <w:adjustRightInd w:val="0"/>
              <w:snapToGrid w:val="0"/>
              <w:ind w:left="357"/>
              <w:rPr>
                <w:rFonts w:ascii="Arial" w:eastAsia="MS Mincho" w:hAnsi="Arial"/>
                <w:snapToGrid w:val="0"/>
                <w:sz w:val="16"/>
                <w:szCs w:val="16"/>
              </w:rPr>
            </w:pPr>
          </w:p>
          <w:p w14:paraId="4C4D3AE4" w14:textId="77777777" w:rsidR="00C12C5A" w:rsidRPr="00C12C5A" w:rsidRDefault="00C12C5A" w:rsidP="00C0602D">
            <w:pPr>
              <w:adjustRightInd w:val="0"/>
              <w:snapToGrid w:val="0"/>
              <w:ind w:left="357"/>
              <w:rPr>
                <w:rFonts w:ascii="Arial" w:hAnsi="Arial" w:cs="Arial"/>
                <w:sz w:val="16"/>
                <w:szCs w:val="16"/>
                <w:lang w:val="en-US" w:eastAsia="zh-CN"/>
              </w:rPr>
            </w:pPr>
            <w:r w:rsidRPr="00C12C5A">
              <w:rPr>
                <w:rFonts w:ascii="Arial" w:hAnsi="Arial" w:cs="Arial"/>
                <w:sz w:val="16"/>
                <w:szCs w:val="16"/>
                <w:lang w:val="en-US" w:eastAsia="zh-CN"/>
              </w:rPr>
              <w:t xml:space="preserve">For Rel-18 CPP, UE may be configured report quality metrics corresponding to phase measurement. However, the IE name </w:t>
            </w:r>
            <w:r w:rsidRPr="00C12C5A">
              <w:rPr>
                <w:rFonts w:ascii="Arial" w:hAnsi="Arial" w:cs="Arial"/>
                <w:i/>
                <w:sz w:val="16"/>
                <w:szCs w:val="16"/>
                <w:lang w:val="en-US" w:eastAsia="zh-CN"/>
              </w:rPr>
              <w:t xml:space="preserve">[phase quality index] </w:t>
            </w:r>
            <w:r w:rsidRPr="00C12C5A">
              <w:rPr>
                <w:rFonts w:ascii="Arial" w:hAnsi="Arial" w:cs="Arial"/>
                <w:sz w:val="16"/>
                <w:szCs w:val="16"/>
                <w:lang w:val="en-US" w:eastAsia="zh-CN"/>
              </w:rPr>
              <w:t>in the current TS 38.214 is not aligned with higher layer parameter</w:t>
            </w:r>
            <w:r w:rsidRPr="00C12C5A">
              <w:rPr>
                <w:rFonts w:ascii="Arial" w:hAnsi="Arial" w:cs="Arial" w:hint="eastAsia"/>
                <w:sz w:val="16"/>
                <w:szCs w:val="16"/>
                <w:lang w:val="en-US" w:eastAsia="zh-CN"/>
              </w:rPr>
              <w:t>.</w:t>
            </w:r>
          </w:p>
          <w:p w14:paraId="49D9176B" w14:textId="77777777" w:rsidR="00C12C5A" w:rsidRPr="00C12C5A" w:rsidRDefault="00C12C5A" w:rsidP="00C12C5A">
            <w:pPr>
              <w:adjustRightInd w:val="0"/>
              <w:snapToGrid w:val="0"/>
              <w:ind w:leftChars="400" w:left="800"/>
              <w:rPr>
                <w:rFonts w:ascii="Arial" w:hAnsi="Arial" w:cs="Arial"/>
                <w:sz w:val="16"/>
                <w:szCs w:val="16"/>
                <w:lang w:val="en-US" w:eastAsia="zh-CN"/>
              </w:rPr>
            </w:pPr>
          </w:p>
          <w:p w14:paraId="28642E80" w14:textId="77777777" w:rsidR="00C12C5A" w:rsidRPr="00C12C5A" w:rsidRDefault="00C12C5A" w:rsidP="00C0602D">
            <w:pPr>
              <w:adjustRightInd w:val="0"/>
              <w:snapToGrid w:val="0"/>
              <w:ind w:left="357"/>
              <w:rPr>
                <w:rFonts w:ascii="Arial" w:hAnsi="Arial" w:cs="Arial"/>
                <w:sz w:val="16"/>
                <w:szCs w:val="16"/>
                <w:lang w:val="en-US" w:eastAsia="zh-CN"/>
              </w:rPr>
            </w:pPr>
            <w:r w:rsidRPr="00C12C5A">
              <w:rPr>
                <w:rFonts w:ascii="Arial" w:hAnsi="Arial" w:cs="Arial"/>
                <w:sz w:val="16"/>
                <w:szCs w:val="16"/>
                <w:lang w:val="en-US" w:eastAsia="zh-CN"/>
              </w:rPr>
              <w:t>There are several typos in 5.1.6.5.2, duplicate spaces in ‘</w:t>
            </w:r>
            <w:r w:rsidRPr="00C12C5A">
              <w:rPr>
                <w:rFonts w:ascii="Arial" w:hAnsi="Arial" w:cs="Arial"/>
                <w:i/>
                <w:iCs/>
                <w:sz w:val="16"/>
                <w:szCs w:val="16"/>
                <w:lang w:eastAsia="x-none"/>
              </w:rPr>
              <w:t>nr-PRU-RSCP-MeasInfo</w:t>
            </w:r>
            <w:r w:rsidRPr="00C12C5A" w:rsidDel="00E67E83">
              <w:rPr>
                <w:rFonts w:ascii="Arial" w:hAnsi="Arial" w:cs="Arial"/>
                <w:sz w:val="16"/>
                <w:szCs w:val="16"/>
                <w:lang w:eastAsia="x-none"/>
              </w:rPr>
              <w:t xml:space="preserve"> </w:t>
            </w:r>
            <w:r w:rsidRPr="00C12C5A">
              <w:rPr>
                <w:rFonts w:ascii="Arial" w:hAnsi="Arial" w:cs="Arial"/>
                <w:sz w:val="16"/>
                <w:szCs w:val="16"/>
                <w:lang w:eastAsia="x-none"/>
              </w:rPr>
              <w:t xml:space="preserve"> or</w:t>
            </w:r>
            <w:r w:rsidRPr="00C12C5A">
              <w:rPr>
                <w:rFonts w:ascii="Arial" w:hAnsi="Arial" w:cs="Arial"/>
                <w:sz w:val="16"/>
                <w:szCs w:val="16"/>
                <w:lang w:val="en-US" w:eastAsia="zh-CN"/>
              </w:rPr>
              <w:t>’ and ‘</w:t>
            </w:r>
            <w:r w:rsidRPr="00C12C5A">
              <w:rPr>
                <w:rFonts w:ascii="Arial" w:hAnsi="Arial" w:cs="Arial"/>
                <w:i/>
                <w:iCs/>
                <w:sz w:val="16"/>
                <w:szCs w:val="16"/>
                <w:lang w:eastAsia="x-none"/>
              </w:rPr>
              <w:t>phase</w:t>
            </w:r>
            <w:r w:rsidRPr="00C12C5A">
              <w:rPr>
                <w:rFonts w:ascii="Arial" w:hAnsi="Arial" w:cs="Arial"/>
                <w:i/>
                <w:iCs/>
                <w:sz w:val="16"/>
                <w:szCs w:val="16"/>
                <w:lang w:eastAsia="zh-CN"/>
              </w:rPr>
              <w:t>Q</w:t>
            </w:r>
            <w:r w:rsidRPr="00C12C5A">
              <w:rPr>
                <w:rFonts w:ascii="Arial" w:hAnsi="Arial" w:cs="Arial"/>
                <w:i/>
                <w:iCs/>
                <w:sz w:val="16"/>
                <w:szCs w:val="16"/>
                <w:lang w:eastAsia="x-none"/>
              </w:rPr>
              <w:t>ualityValue</w:t>
            </w:r>
            <w:r w:rsidRPr="00C12C5A">
              <w:rPr>
                <w:rFonts w:ascii="Arial" w:hAnsi="Arial" w:cs="Arial"/>
                <w:i/>
                <w:sz w:val="16"/>
                <w:szCs w:val="16"/>
                <w:lang w:val="en-US" w:eastAsia="x-none"/>
              </w:rPr>
              <w:t xml:space="preserve"> </w:t>
            </w:r>
            <w:r w:rsidRPr="00C12C5A">
              <w:rPr>
                <w:rFonts w:ascii="Arial" w:hAnsi="Arial" w:cs="Arial"/>
                <w:i/>
                <w:iCs/>
                <w:sz w:val="16"/>
                <w:szCs w:val="16"/>
                <w:lang w:eastAsia="x-none"/>
              </w:rPr>
              <w:t xml:space="preserve"> </w:t>
            </w:r>
            <w:r w:rsidRPr="00C12C5A">
              <w:rPr>
                <w:rFonts w:ascii="Arial" w:hAnsi="Arial" w:cs="Arial"/>
                <w:sz w:val="16"/>
                <w:szCs w:val="16"/>
                <w:lang w:eastAsia="x-none"/>
              </w:rPr>
              <w:t>which</w:t>
            </w:r>
            <w:r w:rsidRPr="00C12C5A">
              <w:rPr>
                <w:rFonts w:ascii="Arial" w:hAnsi="Arial" w:cs="Arial"/>
                <w:sz w:val="16"/>
                <w:szCs w:val="16"/>
                <w:lang w:val="en-US" w:eastAsia="zh-CN"/>
              </w:rPr>
              <w:t>’, missing spaces in ‘</w:t>
            </w:r>
            <w:r w:rsidRPr="00C12C5A">
              <w:rPr>
                <w:rFonts w:ascii="Arial" w:hAnsi="Arial" w:cs="Arial"/>
                <w:i/>
                <w:iCs/>
                <w:sz w:val="16"/>
                <w:szCs w:val="16"/>
                <w:lang w:eastAsia="x-none"/>
              </w:rPr>
              <w:t>NR-PhaseQuality</w:t>
            </w:r>
            <w:r w:rsidRPr="00C12C5A">
              <w:rPr>
                <w:rFonts w:ascii="Arial" w:hAnsi="Arial" w:cs="Arial"/>
                <w:sz w:val="16"/>
                <w:szCs w:val="16"/>
                <w:lang w:eastAsia="x-none"/>
              </w:rPr>
              <w:t>corresponding’</w:t>
            </w:r>
            <w:r w:rsidRPr="00C12C5A">
              <w:rPr>
                <w:rFonts w:ascii="Arial" w:hAnsi="Arial" w:cs="Arial"/>
                <w:sz w:val="16"/>
                <w:szCs w:val="16"/>
                <w:lang w:val="en-US" w:eastAsia="x-none"/>
              </w:rPr>
              <w:t xml:space="preserve"> and ‘measurementfrom’.</w:t>
            </w:r>
          </w:p>
        </w:tc>
      </w:tr>
      <w:tr w:rsidR="00C12C5A" w:rsidRPr="00C12C5A" w14:paraId="4F342261" w14:textId="77777777" w:rsidTr="00C0602D">
        <w:tc>
          <w:tcPr>
            <w:tcW w:w="1397" w:type="pct"/>
            <w:tcBorders>
              <w:left w:val="single" w:sz="4" w:space="0" w:color="auto"/>
            </w:tcBorders>
          </w:tcPr>
          <w:p w14:paraId="350C66F8" w14:textId="77777777" w:rsidR="00C12C5A" w:rsidRPr="00C12C5A" w:rsidRDefault="00C12C5A" w:rsidP="00C12C5A">
            <w:pPr>
              <w:rPr>
                <w:rFonts w:ascii="Arial" w:eastAsia="MS Mincho" w:hAnsi="Arial"/>
                <w:b/>
                <w:i/>
                <w:sz w:val="16"/>
                <w:szCs w:val="16"/>
              </w:rPr>
            </w:pPr>
          </w:p>
        </w:tc>
        <w:tc>
          <w:tcPr>
            <w:tcW w:w="3603" w:type="pct"/>
            <w:tcBorders>
              <w:right w:val="single" w:sz="4" w:space="0" w:color="auto"/>
            </w:tcBorders>
          </w:tcPr>
          <w:p w14:paraId="37D706FE" w14:textId="77777777" w:rsidR="00C12C5A" w:rsidRPr="00C12C5A" w:rsidRDefault="00C12C5A" w:rsidP="00C12C5A">
            <w:pPr>
              <w:rPr>
                <w:rFonts w:ascii="Arial" w:eastAsia="MS Mincho" w:hAnsi="Arial"/>
                <w:sz w:val="16"/>
                <w:szCs w:val="16"/>
              </w:rPr>
            </w:pPr>
          </w:p>
        </w:tc>
      </w:tr>
      <w:tr w:rsidR="00C12C5A" w:rsidRPr="00C12C5A" w14:paraId="71BB6208" w14:textId="77777777" w:rsidTr="00C0602D">
        <w:tc>
          <w:tcPr>
            <w:tcW w:w="1397" w:type="pct"/>
            <w:tcBorders>
              <w:left w:val="single" w:sz="4" w:space="0" w:color="auto"/>
            </w:tcBorders>
          </w:tcPr>
          <w:p w14:paraId="1E17B07E" w14:textId="77777777" w:rsidR="00C12C5A" w:rsidRPr="00C12C5A" w:rsidRDefault="00C12C5A" w:rsidP="00C12C5A">
            <w:pPr>
              <w:tabs>
                <w:tab w:val="right" w:pos="2184"/>
              </w:tabs>
              <w:rPr>
                <w:rFonts w:ascii="Arial" w:eastAsia="MS Mincho" w:hAnsi="Arial"/>
                <w:b/>
                <w:i/>
                <w:sz w:val="16"/>
                <w:szCs w:val="16"/>
              </w:rPr>
            </w:pPr>
            <w:r w:rsidRPr="00C12C5A">
              <w:rPr>
                <w:rFonts w:ascii="Arial" w:eastAsia="MS Mincho" w:hAnsi="Arial"/>
                <w:b/>
                <w:i/>
                <w:sz w:val="16"/>
                <w:szCs w:val="16"/>
              </w:rPr>
              <w:t>Summary of change:</w:t>
            </w:r>
          </w:p>
        </w:tc>
        <w:tc>
          <w:tcPr>
            <w:tcW w:w="3603" w:type="pct"/>
            <w:tcBorders>
              <w:right w:val="single" w:sz="4" w:space="0" w:color="auto"/>
            </w:tcBorders>
            <w:shd w:val="pct30" w:color="FFFF00" w:fill="auto"/>
          </w:tcPr>
          <w:p w14:paraId="0DDA8FAB" w14:textId="77777777" w:rsidR="00C12C5A" w:rsidRPr="00C12C5A" w:rsidRDefault="00C12C5A" w:rsidP="00C0602D">
            <w:pPr>
              <w:ind w:left="360"/>
              <w:rPr>
                <w:rFonts w:ascii="Arial" w:eastAsia="MS Mincho" w:hAnsi="Arial"/>
                <w:sz w:val="16"/>
                <w:szCs w:val="16"/>
                <w:lang w:val="en-US" w:eastAsia="zh-CN"/>
              </w:rPr>
            </w:pPr>
            <w:r w:rsidRPr="00C12C5A">
              <w:rPr>
                <w:rFonts w:ascii="Arial" w:eastAsia="MS Mincho" w:hAnsi="Arial"/>
                <w:sz w:val="16"/>
                <w:szCs w:val="16"/>
                <w:lang w:val="en-US" w:eastAsia="zh-CN"/>
              </w:rPr>
              <w:t>Correct the DL RSCPD measurement report.</w:t>
            </w:r>
          </w:p>
          <w:p w14:paraId="14C647F3" w14:textId="77777777" w:rsidR="00C12C5A" w:rsidRPr="00C12C5A" w:rsidRDefault="00C12C5A" w:rsidP="00C0602D">
            <w:pPr>
              <w:ind w:left="360"/>
              <w:rPr>
                <w:rFonts w:ascii="Arial" w:eastAsia="MS Mincho" w:hAnsi="Arial"/>
                <w:sz w:val="16"/>
                <w:szCs w:val="16"/>
                <w:lang w:val="en-US" w:eastAsia="zh-CN"/>
              </w:rPr>
            </w:pPr>
            <w:r w:rsidRPr="00C12C5A">
              <w:rPr>
                <w:rFonts w:ascii="Arial" w:eastAsia="MS Mincho" w:hAnsi="Arial" w:hint="eastAsia"/>
                <w:sz w:val="16"/>
                <w:szCs w:val="16"/>
                <w:lang w:val="en-US" w:eastAsia="zh-CN"/>
              </w:rPr>
              <w:t>C</w:t>
            </w:r>
            <w:r w:rsidRPr="00C12C5A">
              <w:rPr>
                <w:rFonts w:ascii="Arial" w:eastAsia="MS Mincho" w:hAnsi="Arial"/>
                <w:sz w:val="16"/>
                <w:szCs w:val="16"/>
                <w:lang w:val="en-US" w:eastAsia="zh-CN"/>
              </w:rPr>
              <w:t xml:space="preserve">orrect the </w:t>
            </w:r>
            <w:r w:rsidRPr="00C12C5A">
              <w:rPr>
                <w:rFonts w:ascii="Arial" w:eastAsia="MS Mincho" w:hAnsi="Arial" w:cs="Arial"/>
                <w:sz w:val="16"/>
                <w:szCs w:val="16"/>
                <w:lang w:val="en-US" w:eastAsia="zh-CN"/>
              </w:rPr>
              <w:t xml:space="preserve">IE name </w:t>
            </w:r>
            <w:r w:rsidRPr="00C12C5A">
              <w:rPr>
                <w:rFonts w:ascii="Arial" w:eastAsia="MS Mincho" w:hAnsi="Arial" w:cs="Arial"/>
                <w:i/>
                <w:sz w:val="16"/>
                <w:szCs w:val="16"/>
                <w:lang w:val="en-US" w:eastAsia="zh-CN"/>
              </w:rPr>
              <w:t xml:space="preserve">[phase quality index] -&gt; </w:t>
            </w:r>
            <w:r w:rsidRPr="00C12C5A">
              <w:rPr>
                <w:rFonts w:ascii="Arial" w:eastAsia="MS Mincho" w:hAnsi="Arial"/>
                <w:i/>
                <w:iCs/>
                <w:sz w:val="16"/>
                <w:szCs w:val="16"/>
              </w:rPr>
              <w:t>phase</w:t>
            </w:r>
            <w:r w:rsidRPr="00C12C5A">
              <w:rPr>
                <w:rFonts w:ascii="Arial" w:eastAsia="MS Mincho" w:hAnsi="Arial"/>
                <w:i/>
                <w:iCs/>
                <w:sz w:val="16"/>
                <w:szCs w:val="16"/>
                <w:lang w:eastAsia="zh-CN"/>
              </w:rPr>
              <w:t>Q</w:t>
            </w:r>
            <w:r w:rsidRPr="00C12C5A">
              <w:rPr>
                <w:rFonts w:ascii="Arial" w:eastAsia="MS Mincho" w:hAnsi="Arial"/>
                <w:i/>
                <w:iCs/>
                <w:sz w:val="16"/>
                <w:szCs w:val="16"/>
              </w:rPr>
              <w:t>ualityValue.</w:t>
            </w:r>
          </w:p>
          <w:p w14:paraId="15C2EAEE" w14:textId="77777777" w:rsidR="00C12C5A" w:rsidRPr="00C12C5A" w:rsidRDefault="00C12C5A" w:rsidP="00C0602D">
            <w:pPr>
              <w:ind w:left="360"/>
              <w:rPr>
                <w:rFonts w:ascii="Arial" w:eastAsia="MS Mincho" w:hAnsi="Arial"/>
                <w:sz w:val="16"/>
                <w:szCs w:val="16"/>
                <w:lang w:val="en-US" w:eastAsia="zh-CN"/>
              </w:rPr>
            </w:pPr>
            <w:r w:rsidRPr="00C12C5A">
              <w:rPr>
                <w:rFonts w:ascii="Arial" w:eastAsia="MS Mincho" w:hAnsi="Arial"/>
                <w:iCs/>
                <w:sz w:val="16"/>
                <w:szCs w:val="16"/>
              </w:rPr>
              <w:t>Correct several typos in 5.1.6.5.2.</w:t>
            </w:r>
          </w:p>
        </w:tc>
      </w:tr>
      <w:tr w:rsidR="00C12C5A" w:rsidRPr="00C12C5A" w14:paraId="20F820B5" w14:textId="77777777" w:rsidTr="00C0602D">
        <w:tc>
          <w:tcPr>
            <w:tcW w:w="1397" w:type="pct"/>
            <w:tcBorders>
              <w:left w:val="single" w:sz="4" w:space="0" w:color="auto"/>
            </w:tcBorders>
          </w:tcPr>
          <w:p w14:paraId="3CACC83D" w14:textId="77777777" w:rsidR="00C12C5A" w:rsidRPr="00C12C5A" w:rsidRDefault="00C12C5A" w:rsidP="00C12C5A">
            <w:pPr>
              <w:rPr>
                <w:rFonts w:ascii="Arial" w:eastAsia="MS Mincho" w:hAnsi="Arial"/>
                <w:b/>
                <w:i/>
                <w:sz w:val="16"/>
                <w:szCs w:val="16"/>
              </w:rPr>
            </w:pPr>
            <w:r w:rsidRPr="00C12C5A">
              <w:rPr>
                <w:rFonts w:ascii="Arial" w:eastAsia="MS Mincho" w:hAnsi="Arial"/>
                <w:b/>
                <w:i/>
                <w:sz w:val="16"/>
                <w:szCs w:val="16"/>
              </w:rPr>
              <w:t xml:space="preserve"> </w:t>
            </w:r>
          </w:p>
        </w:tc>
        <w:tc>
          <w:tcPr>
            <w:tcW w:w="3603" w:type="pct"/>
            <w:tcBorders>
              <w:right w:val="single" w:sz="4" w:space="0" w:color="auto"/>
            </w:tcBorders>
          </w:tcPr>
          <w:p w14:paraId="4B8AA566" w14:textId="77777777" w:rsidR="00C12C5A" w:rsidRPr="00C12C5A" w:rsidRDefault="00C12C5A" w:rsidP="00C12C5A">
            <w:pPr>
              <w:rPr>
                <w:rFonts w:ascii="Arial" w:eastAsia="MS Mincho" w:hAnsi="Arial"/>
                <w:sz w:val="16"/>
                <w:szCs w:val="16"/>
              </w:rPr>
            </w:pPr>
          </w:p>
        </w:tc>
      </w:tr>
      <w:tr w:rsidR="00C12C5A" w:rsidRPr="00C12C5A" w14:paraId="18973D03" w14:textId="77777777" w:rsidTr="00C0602D">
        <w:tc>
          <w:tcPr>
            <w:tcW w:w="1397" w:type="pct"/>
            <w:tcBorders>
              <w:left w:val="single" w:sz="4" w:space="0" w:color="auto"/>
              <w:bottom w:val="single" w:sz="4" w:space="0" w:color="auto"/>
            </w:tcBorders>
          </w:tcPr>
          <w:p w14:paraId="6A0B93BF" w14:textId="77777777" w:rsidR="00C12C5A" w:rsidRPr="00C12C5A" w:rsidRDefault="00C12C5A" w:rsidP="00C12C5A">
            <w:pPr>
              <w:tabs>
                <w:tab w:val="right" w:pos="2184"/>
              </w:tabs>
              <w:rPr>
                <w:rFonts w:ascii="Arial" w:eastAsia="MS Mincho" w:hAnsi="Arial"/>
                <w:b/>
                <w:i/>
                <w:sz w:val="16"/>
                <w:szCs w:val="16"/>
              </w:rPr>
            </w:pPr>
            <w:r w:rsidRPr="00C12C5A">
              <w:rPr>
                <w:rFonts w:ascii="Arial" w:eastAsia="MS Mincho" w:hAnsi="Arial"/>
                <w:b/>
                <w:i/>
                <w:sz w:val="16"/>
                <w:szCs w:val="16"/>
              </w:rPr>
              <w:lastRenderedPageBreak/>
              <w:t>Consequences if not approved:</w:t>
            </w:r>
          </w:p>
        </w:tc>
        <w:tc>
          <w:tcPr>
            <w:tcW w:w="3603" w:type="pct"/>
            <w:tcBorders>
              <w:bottom w:val="single" w:sz="4" w:space="0" w:color="auto"/>
              <w:right w:val="single" w:sz="4" w:space="0" w:color="auto"/>
            </w:tcBorders>
            <w:shd w:val="pct30" w:color="FFFF00" w:fill="auto"/>
          </w:tcPr>
          <w:p w14:paraId="592FF7FA" w14:textId="77777777" w:rsidR="00C12C5A" w:rsidRPr="00C12C5A" w:rsidRDefault="00C12C5A" w:rsidP="00C0602D">
            <w:pPr>
              <w:ind w:left="360"/>
              <w:rPr>
                <w:rFonts w:ascii="Arial" w:eastAsia="MS Mincho" w:hAnsi="Arial"/>
                <w:sz w:val="16"/>
                <w:szCs w:val="16"/>
                <w:lang w:val="en-US" w:eastAsia="zh-CN"/>
              </w:rPr>
            </w:pPr>
            <w:r w:rsidRPr="00C12C5A">
              <w:rPr>
                <w:rFonts w:ascii="Arial" w:eastAsia="MS Mincho" w:hAnsi="Arial"/>
                <w:sz w:val="16"/>
                <w:szCs w:val="16"/>
                <w:lang w:eastAsia="zh-CN"/>
              </w:rPr>
              <w:t xml:space="preserve">The description of DL RSCPD measurement report is not aligned with other measurement report and agreement. </w:t>
            </w:r>
          </w:p>
          <w:p w14:paraId="204919C0" w14:textId="77777777" w:rsidR="00C12C5A" w:rsidRPr="00C12C5A" w:rsidRDefault="00C12C5A" w:rsidP="00C12C5A">
            <w:pPr>
              <w:ind w:left="360"/>
              <w:rPr>
                <w:rFonts w:ascii="Arial" w:eastAsia="MS Mincho" w:hAnsi="Arial"/>
                <w:sz w:val="16"/>
                <w:szCs w:val="16"/>
                <w:lang w:val="en-US" w:eastAsia="zh-CN"/>
              </w:rPr>
            </w:pPr>
            <w:r w:rsidRPr="00C12C5A">
              <w:rPr>
                <w:rFonts w:ascii="Arial" w:eastAsia="MS Mincho" w:hAnsi="Arial"/>
                <w:sz w:val="16"/>
                <w:szCs w:val="16"/>
                <w:lang w:val="en-US" w:eastAsia="zh-CN"/>
              </w:rPr>
              <w:t xml:space="preserve">The IE name </w:t>
            </w:r>
            <w:r w:rsidRPr="00C12C5A">
              <w:rPr>
                <w:rFonts w:ascii="Arial" w:eastAsia="MS Mincho" w:hAnsi="Arial" w:cs="Arial"/>
                <w:i/>
                <w:sz w:val="16"/>
                <w:szCs w:val="16"/>
                <w:lang w:val="en-US" w:eastAsia="zh-CN"/>
              </w:rPr>
              <w:t>[phase quality index]</w:t>
            </w:r>
            <w:r w:rsidRPr="00C12C5A">
              <w:rPr>
                <w:rFonts w:ascii="Arial" w:eastAsia="MS Mincho" w:hAnsi="Arial"/>
                <w:sz w:val="16"/>
                <w:szCs w:val="16"/>
                <w:lang w:val="en-US" w:eastAsia="zh-CN"/>
              </w:rPr>
              <w:t xml:space="preserve"> is not aligned with higher layer parameter</w:t>
            </w:r>
            <w:r w:rsidRPr="00C12C5A">
              <w:rPr>
                <w:rFonts w:ascii="Arial" w:eastAsia="MS Mincho" w:hAnsi="Arial" w:hint="eastAsia"/>
                <w:sz w:val="16"/>
                <w:szCs w:val="16"/>
                <w:lang w:val="en-US" w:eastAsia="zh-CN"/>
              </w:rPr>
              <w:t>.</w:t>
            </w:r>
          </w:p>
          <w:p w14:paraId="2F6D8BC1" w14:textId="77777777" w:rsidR="00C12C5A" w:rsidRPr="00C12C5A" w:rsidRDefault="00C12C5A" w:rsidP="00C0602D">
            <w:pPr>
              <w:ind w:left="360"/>
              <w:rPr>
                <w:rFonts w:ascii="Arial" w:eastAsia="MS Mincho" w:hAnsi="Arial"/>
                <w:sz w:val="16"/>
                <w:szCs w:val="16"/>
                <w:lang w:val="en-US" w:eastAsia="zh-CN"/>
              </w:rPr>
            </w:pPr>
            <w:r w:rsidRPr="00C12C5A">
              <w:rPr>
                <w:rFonts w:ascii="Arial" w:eastAsia="MS Mincho" w:hAnsi="Arial"/>
                <w:sz w:val="16"/>
                <w:szCs w:val="16"/>
                <w:lang w:val="en-US" w:eastAsia="zh-CN"/>
              </w:rPr>
              <w:t xml:space="preserve">There are several typos in </w:t>
            </w:r>
            <w:r w:rsidRPr="00C12C5A">
              <w:rPr>
                <w:rFonts w:ascii="Arial" w:eastAsia="MS Mincho" w:hAnsi="Arial"/>
                <w:iCs/>
                <w:sz w:val="16"/>
                <w:szCs w:val="16"/>
              </w:rPr>
              <w:t>5.1.6.5.2.</w:t>
            </w:r>
          </w:p>
        </w:tc>
      </w:tr>
    </w:tbl>
    <w:p w14:paraId="5BC1E25A" w14:textId="5AFBAC6E" w:rsidR="00724FCD" w:rsidRPr="00D2151E" w:rsidRDefault="00724FCD" w:rsidP="00724FCD">
      <w:pPr>
        <w:rPr>
          <w:color w:val="FF0000"/>
        </w:rPr>
      </w:pPr>
      <w:r w:rsidRPr="00D2151E">
        <w:rPr>
          <w:color w:val="FF0000"/>
        </w:rPr>
        <w:t>---------</w:t>
      </w:r>
      <w:r>
        <w:rPr>
          <w:color w:val="FF0000"/>
        </w:rPr>
        <w:t>Start</w:t>
      </w:r>
      <w:r w:rsidRPr="00D2151E">
        <w:rPr>
          <w:color w:val="FF0000"/>
        </w:rPr>
        <w:t xml:space="preserve"> of TP---------</w:t>
      </w:r>
    </w:p>
    <w:p w14:paraId="77325A6C" w14:textId="77777777" w:rsidR="00C12C5A" w:rsidRPr="00C12C5A" w:rsidRDefault="00C12C5A" w:rsidP="00724FCD">
      <w:pPr>
        <w:jc w:val="both"/>
        <w:rPr>
          <w:rFonts w:ascii="Arial" w:eastAsia="Malgun Gothic" w:hAnsi="Arial" w:cs="Arial"/>
          <w:b/>
          <w:sz w:val="16"/>
          <w:szCs w:val="16"/>
        </w:rPr>
      </w:pPr>
      <w:r w:rsidRPr="00C12C5A">
        <w:rPr>
          <w:rFonts w:ascii="Arial" w:eastAsia="Malgun Gothic" w:hAnsi="Arial" w:cs="Arial"/>
          <w:b/>
          <w:sz w:val="16"/>
          <w:szCs w:val="16"/>
        </w:rPr>
        <w:t>5.1.6.5.2</w:t>
      </w:r>
      <w:r w:rsidRPr="00C12C5A">
        <w:rPr>
          <w:rFonts w:ascii="Arial" w:eastAsia="Malgun Gothic" w:hAnsi="Arial" w:cs="Arial"/>
          <w:b/>
          <w:sz w:val="16"/>
          <w:szCs w:val="16"/>
        </w:rPr>
        <w:tab/>
        <w:t>PRS for carrier phase positioning</w:t>
      </w:r>
    </w:p>
    <w:p w14:paraId="61C3D2C0" w14:textId="77777777" w:rsidR="00C12C5A" w:rsidRPr="00C12C5A" w:rsidRDefault="00C12C5A" w:rsidP="00724FCD">
      <w:pPr>
        <w:rPr>
          <w:rFonts w:ascii="Arial" w:hAnsi="Arial" w:cs="Arial"/>
          <w:color w:val="000000"/>
          <w:sz w:val="16"/>
          <w:szCs w:val="16"/>
          <w:lang w:val="en-US" w:eastAsia="zh-CN"/>
        </w:rPr>
      </w:pPr>
      <w:r w:rsidRPr="00C12C5A">
        <w:rPr>
          <w:rFonts w:ascii="Arial" w:hAnsi="Arial" w:cs="Arial"/>
          <w:sz w:val="16"/>
          <w:szCs w:val="16"/>
        </w:rPr>
        <w:t xml:space="preserve">For DL UE positioning measurement reporting in higher layer parameter </w:t>
      </w:r>
      <w:r w:rsidRPr="00C12C5A">
        <w:rPr>
          <w:rFonts w:ascii="Arial" w:hAnsi="Arial" w:cs="Arial"/>
          <w:bCs/>
          <w:i/>
          <w:sz w:val="16"/>
          <w:szCs w:val="16"/>
        </w:rPr>
        <w:t>NR-DL-TDOA-SignalMeasurementInformation,</w:t>
      </w:r>
      <w:r w:rsidRPr="00C12C5A">
        <w:rPr>
          <w:rFonts w:ascii="Arial" w:hAnsi="Arial" w:cs="Arial"/>
          <w:i/>
          <w:iCs/>
          <w:sz w:val="16"/>
          <w:szCs w:val="16"/>
        </w:rPr>
        <w:t xml:space="preserve"> </w:t>
      </w:r>
      <w:r w:rsidRPr="00C12C5A">
        <w:rPr>
          <w:rFonts w:ascii="Arial" w:hAnsi="Arial" w:cs="Arial"/>
          <w:sz w:val="16"/>
          <w:szCs w:val="16"/>
        </w:rPr>
        <w:t>the UE may be configured to report the DL Reference Signal Carrier Phase Difference (RSCPD) [7, TS 38.215] measurement along with the DL RSTD</w:t>
      </w:r>
      <w:ins w:id="304" w:author="王聪00335016" w:date="2024-05-07T15:39:00Z">
        <w:r w:rsidRPr="00C12C5A">
          <w:rPr>
            <w:rFonts w:ascii="Arial" w:hAnsi="Arial" w:cs="Arial"/>
            <w:sz w:val="16"/>
            <w:szCs w:val="16"/>
          </w:rPr>
          <w:t xml:space="preserve"> measurement</w:t>
        </w:r>
      </w:ins>
      <w:r w:rsidRPr="00C12C5A">
        <w:rPr>
          <w:rFonts w:ascii="Arial" w:hAnsi="Arial" w:cs="Arial"/>
          <w:sz w:val="16"/>
          <w:szCs w:val="16"/>
        </w:rPr>
        <w:t xml:space="preserve">. When the UE reports RSCPD measurements, the reference </w:t>
      </w:r>
      <w:r w:rsidRPr="00C12C5A">
        <w:rPr>
          <w:rFonts w:ascii="Arial" w:hAnsi="Arial" w:cs="Arial"/>
          <w:i/>
          <w:iCs/>
          <w:sz w:val="16"/>
          <w:szCs w:val="16"/>
        </w:rPr>
        <w:t>nr-DL-PRS-ReferenceInfo</w:t>
      </w:r>
      <w:r w:rsidRPr="00C12C5A">
        <w:rPr>
          <w:rFonts w:ascii="Arial" w:hAnsi="Arial" w:cs="Arial"/>
          <w:sz w:val="16"/>
          <w:szCs w:val="16"/>
        </w:rPr>
        <w:t xml:space="preserve"> is the same as the one reported, for the RSTD measurements. For DL UE positioning measurement reporting in higher layer parameter </w:t>
      </w:r>
      <w:r w:rsidRPr="00C12C5A">
        <w:rPr>
          <w:rFonts w:ascii="Arial" w:hAnsi="Arial" w:cs="Arial"/>
          <w:bCs/>
          <w:i/>
          <w:sz w:val="16"/>
          <w:szCs w:val="16"/>
        </w:rPr>
        <w:t>NR-Multi-RTT-SignalMeasurementInformation</w:t>
      </w:r>
      <w:r w:rsidRPr="00C12C5A">
        <w:rPr>
          <w:rFonts w:ascii="Arial" w:hAnsi="Arial" w:cs="Arial"/>
          <w:bCs/>
          <w:iCs/>
          <w:sz w:val="16"/>
          <w:szCs w:val="16"/>
        </w:rPr>
        <w:t>,</w:t>
      </w:r>
      <w:r w:rsidRPr="00C12C5A">
        <w:rPr>
          <w:rFonts w:ascii="Arial" w:hAnsi="Arial" w:cs="Arial"/>
          <w:iCs/>
          <w:sz w:val="16"/>
          <w:szCs w:val="16"/>
        </w:rPr>
        <w:t xml:space="preserve"> </w:t>
      </w:r>
      <w:r w:rsidRPr="00C12C5A">
        <w:rPr>
          <w:rFonts w:ascii="Arial" w:hAnsi="Arial" w:cs="Arial"/>
          <w:sz w:val="16"/>
          <w:szCs w:val="16"/>
        </w:rPr>
        <w:t xml:space="preserve">the UE may be configured to report the DL Reference Signal Carrier Phase (RSCP) measurement [7, TS 38,215] along with the UE Rx-Tx time difference measurement. When the UE reports DL RSCPD measurement(s) along with DL RSTD measurement(s) or DL RSCP measurement(s) along with UE Rx-Tx time difference measurement(s), the DL RSCPD and/or DL RSCP measurement(s) should be measured from a single DL PRS positioning frequency layer. </w:t>
      </w:r>
      <w:r w:rsidRPr="00C12C5A">
        <w:rPr>
          <w:rFonts w:ascii="Arial" w:hAnsi="Arial" w:cs="Arial"/>
          <w:color w:val="000000"/>
          <w:sz w:val="16"/>
          <w:szCs w:val="16"/>
        </w:rPr>
        <w:t>For a UE in RRC_CONNECTED state, DL RSCP/RSCPD measurements are measured within the configured measurement gap.</w:t>
      </w:r>
    </w:p>
    <w:p w14:paraId="3078F0C9" w14:textId="77777777" w:rsidR="00C12C5A" w:rsidRPr="00C12C5A" w:rsidRDefault="00C12C5A" w:rsidP="00724FCD">
      <w:pPr>
        <w:jc w:val="center"/>
        <w:rPr>
          <w:rFonts w:ascii="Arial" w:hAnsi="Arial" w:cs="Arial"/>
          <w:color w:val="FF0000"/>
          <w:sz w:val="16"/>
          <w:szCs w:val="16"/>
        </w:rPr>
      </w:pPr>
      <w:r w:rsidRPr="00C12C5A">
        <w:rPr>
          <w:rFonts w:ascii="Arial" w:hAnsi="Arial" w:cs="Arial"/>
          <w:color w:val="FF0000"/>
          <w:sz w:val="16"/>
          <w:szCs w:val="16"/>
        </w:rPr>
        <w:t>&lt;omitted text&gt;</w:t>
      </w:r>
    </w:p>
    <w:p w14:paraId="2ABA0B1D" w14:textId="77777777" w:rsidR="00C12C5A" w:rsidRPr="00C12C5A" w:rsidRDefault="00C12C5A" w:rsidP="00724FCD">
      <w:pPr>
        <w:rPr>
          <w:rFonts w:ascii="Arial" w:hAnsi="Arial" w:cs="Arial"/>
          <w:sz w:val="16"/>
          <w:szCs w:val="16"/>
        </w:rPr>
      </w:pPr>
      <w:r w:rsidRPr="00C12C5A">
        <w:rPr>
          <w:rFonts w:ascii="Arial" w:hAnsi="Arial" w:cs="Arial"/>
          <w:sz w:val="16"/>
          <w:szCs w:val="16"/>
        </w:rPr>
        <w:t xml:space="preserve">The UE may be configured to report quality metrics </w:t>
      </w:r>
      <w:r w:rsidRPr="00C12C5A">
        <w:rPr>
          <w:rFonts w:ascii="Arial" w:hAnsi="Arial" w:cs="Arial"/>
          <w:i/>
          <w:iCs/>
          <w:sz w:val="16"/>
          <w:szCs w:val="16"/>
        </w:rPr>
        <w:t>NR-PhaseQuality</w:t>
      </w:r>
      <w:ins w:id="305" w:author="王聪00335016" w:date="2024-05-07T15:42:00Z">
        <w:r w:rsidRPr="00C12C5A">
          <w:rPr>
            <w:rFonts w:ascii="Arial" w:hAnsi="Arial" w:cs="Arial"/>
            <w:i/>
            <w:iCs/>
            <w:sz w:val="16"/>
            <w:szCs w:val="16"/>
          </w:rPr>
          <w:t xml:space="preserve"> </w:t>
        </w:r>
      </w:ins>
      <w:r w:rsidRPr="00C12C5A">
        <w:rPr>
          <w:rFonts w:ascii="Arial" w:hAnsi="Arial" w:cs="Arial"/>
          <w:sz w:val="16"/>
          <w:szCs w:val="16"/>
        </w:rPr>
        <w:t xml:space="preserve">corresponding to the DL </w:t>
      </w:r>
      <w:r w:rsidRPr="00C12C5A">
        <w:rPr>
          <w:rFonts w:ascii="Arial" w:hAnsi="Arial" w:cs="Arial"/>
          <w:sz w:val="16"/>
          <w:szCs w:val="16"/>
          <w:lang w:eastAsia="zh-CN"/>
        </w:rPr>
        <w:t>RSCP</w:t>
      </w:r>
      <w:r w:rsidRPr="00C12C5A">
        <w:rPr>
          <w:rFonts w:ascii="Arial" w:hAnsi="Arial" w:cs="Arial"/>
          <w:sz w:val="16"/>
          <w:szCs w:val="16"/>
        </w:rPr>
        <w:t xml:space="preserve"> and RSCPD measurements which include the following fields [17, TS 37.355]:</w:t>
      </w:r>
    </w:p>
    <w:p w14:paraId="3E4924F0" w14:textId="77777777" w:rsidR="00C12C5A" w:rsidRPr="00C12C5A" w:rsidRDefault="00C12C5A" w:rsidP="00724FCD">
      <w:pPr>
        <w:ind w:left="568" w:hanging="284"/>
        <w:rPr>
          <w:rFonts w:ascii="Arial" w:eastAsia="MS Mincho" w:hAnsi="Arial" w:cs="Arial"/>
          <w:iCs/>
          <w:sz w:val="16"/>
          <w:szCs w:val="16"/>
          <w:lang w:val="en-US" w:eastAsia="ja-JP"/>
        </w:rPr>
      </w:pPr>
      <w:r w:rsidRPr="00C12C5A">
        <w:rPr>
          <w:rFonts w:ascii="Arial" w:eastAsia="MS Mincho" w:hAnsi="Arial" w:cs="Arial"/>
          <w:i/>
          <w:sz w:val="16"/>
          <w:szCs w:val="16"/>
          <w:lang w:val="en-US"/>
        </w:rPr>
        <w:t>-</w:t>
      </w:r>
      <w:r w:rsidRPr="00C12C5A">
        <w:rPr>
          <w:rFonts w:ascii="Arial" w:eastAsia="MS Mincho" w:hAnsi="Arial" w:cs="Arial"/>
          <w:i/>
          <w:sz w:val="16"/>
          <w:szCs w:val="16"/>
          <w:lang w:val="en-US"/>
        </w:rPr>
        <w:tab/>
      </w:r>
      <w:r w:rsidRPr="00C12C5A">
        <w:rPr>
          <w:rFonts w:ascii="Arial" w:eastAsia="MS Mincho" w:hAnsi="Arial" w:cs="Arial"/>
          <w:i/>
          <w:iCs/>
          <w:sz w:val="16"/>
          <w:szCs w:val="16"/>
        </w:rPr>
        <w:t>phase</w:t>
      </w:r>
      <w:r w:rsidRPr="00C12C5A">
        <w:rPr>
          <w:rFonts w:ascii="Arial" w:eastAsia="MS Mincho" w:hAnsi="Arial" w:cs="Arial"/>
          <w:i/>
          <w:iCs/>
          <w:sz w:val="16"/>
          <w:szCs w:val="16"/>
          <w:lang w:eastAsia="zh-CN"/>
        </w:rPr>
        <w:t>Q</w:t>
      </w:r>
      <w:r w:rsidRPr="00C12C5A">
        <w:rPr>
          <w:rFonts w:ascii="Arial" w:eastAsia="MS Mincho" w:hAnsi="Arial" w:cs="Arial"/>
          <w:i/>
          <w:iCs/>
          <w:sz w:val="16"/>
          <w:szCs w:val="16"/>
        </w:rPr>
        <w:t>ualityValue</w:t>
      </w:r>
      <w:del w:id="306" w:author="王聪00335016" w:date="2024-05-07T15:40:00Z">
        <w:r w:rsidRPr="00C12C5A" w:rsidDel="00B41A7B">
          <w:rPr>
            <w:rFonts w:ascii="Arial" w:eastAsia="MS Mincho" w:hAnsi="Arial" w:cs="Arial"/>
            <w:i/>
            <w:sz w:val="16"/>
            <w:szCs w:val="16"/>
            <w:lang w:val="en-US"/>
          </w:rPr>
          <w:delText xml:space="preserve"> </w:delText>
        </w:r>
      </w:del>
      <w:r w:rsidRPr="00C12C5A">
        <w:rPr>
          <w:rFonts w:ascii="Arial" w:eastAsia="MS Mincho" w:hAnsi="Arial" w:cs="Arial"/>
          <w:i/>
          <w:iCs/>
          <w:sz w:val="16"/>
          <w:szCs w:val="16"/>
        </w:rPr>
        <w:t xml:space="preserve"> </w:t>
      </w:r>
      <w:r w:rsidRPr="00C12C5A">
        <w:rPr>
          <w:rFonts w:ascii="Arial" w:eastAsia="MS Mincho" w:hAnsi="Arial" w:cs="Arial"/>
          <w:sz w:val="16"/>
          <w:szCs w:val="16"/>
        </w:rPr>
        <w:t>which provides the uncertainty of the measurement</w:t>
      </w:r>
    </w:p>
    <w:p w14:paraId="171AD705" w14:textId="77777777" w:rsidR="00C12C5A" w:rsidRPr="00C12C5A" w:rsidRDefault="00C12C5A" w:rsidP="00724FCD">
      <w:pPr>
        <w:ind w:left="568" w:hanging="284"/>
        <w:rPr>
          <w:rFonts w:ascii="Arial" w:eastAsia="MS Mincho" w:hAnsi="Arial" w:cs="Arial"/>
          <w:sz w:val="16"/>
          <w:szCs w:val="16"/>
        </w:rPr>
      </w:pPr>
      <w:r w:rsidRPr="00C12C5A">
        <w:rPr>
          <w:rFonts w:ascii="Arial" w:eastAsia="MS Mincho" w:hAnsi="Arial" w:cs="Arial"/>
          <w:i/>
          <w:sz w:val="16"/>
          <w:szCs w:val="16"/>
          <w:lang w:val="en-US"/>
        </w:rPr>
        <w:t>-</w:t>
      </w:r>
      <w:r w:rsidRPr="00C12C5A">
        <w:rPr>
          <w:rFonts w:ascii="Arial" w:eastAsia="MS Mincho" w:hAnsi="Arial" w:cs="Arial"/>
          <w:i/>
          <w:sz w:val="16"/>
          <w:szCs w:val="16"/>
          <w:lang w:val="en-US"/>
        </w:rPr>
        <w:tab/>
      </w:r>
      <w:r w:rsidRPr="00C12C5A">
        <w:rPr>
          <w:rFonts w:ascii="Arial" w:eastAsia="MS Mincho" w:hAnsi="Arial" w:cs="Arial"/>
          <w:i/>
          <w:iCs/>
          <w:sz w:val="16"/>
          <w:szCs w:val="16"/>
        </w:rPr>
        <w:t>phase</w:t>
      </w:r>
      <w:r w:rsidRPr="00C12C5A">
        <w:rPr>
          <w:rFonts w:ascii="Arial" w:eastAsia="MS Mincho" w:hAnsi="Arial" w:cs="Arial"/>
          <w:i/>
          <w:iCs/>
          <w:sz w:val="16"/>
          <w:szCs w:val="16"/>
          <w:lang w:eastAsia="zh-CN"/>
        </w:rPr>
        <w:t>Q</w:t>
      </w:r>
      <w:r w:rsidRPr="00C12C5A">
        <w:rPr>
          <w:rFonts w:ascii="Arial" w:eastAsia="MS Mincho" w:hAnsi="Arial" w:cs="Arial"/>
          <w:i/>
          <w:iCs/>
          <w:sz w:val="16"/>
          <w:szCs w:val="16"/>
        </w:rPr>
        <w:t>ualityResolution</w:t>
      </w:r>
      <w:r w:rsidRPr="00C12C5A">
        <w:rPr>
          <w:rFonts w:ascii="Arial" w:eastAsia="MS Mincho" w:hAnsi="Arial" w:cs="Arial"/>
          <w:i/>
          <w:iCs/>
          <w:snapToGrid w:val="0"/>
          <w:sz w:val="16"/>
          <w:szCs w:val="16"/>
        </w:rPr>
        <w:t xml:space="preserve"> </w:t>
      </w:r>
      <w:r w:rsidRPr="00C12C5A">
        <w:rPr>
          <w:rFonts w:ascii="Arial" w:eastAsia="MS Mincho" w:hAnsi="Arial" w:cs="Arial"/>
          <w:sz w:val="16"/>
          <w:szCs w:val="16"/>
        </w:rPr>
        <w:t xml:space="preserve">which specifies the resolution levels used in the </w:t>
      </w:r>
      <w:ins w:id="307" w:author="王聪00335016" w:date="2024-05-07T15:42:00Z">
        <w:r w:rsidRPr="00C12C5A">
          <w:rPr>
            <w:rFonts w:ascii="Arial" w:eastAsia="MS Mincho" w:hAnsi="Arial" w:cs="Arial"/>
            <w:i/>
            <w:iCs/>
            <w:sz w:val="16"/>
            <w:szCs w:val="16"/>
          </w:rPr>
          <w:t>phase</w:t>
        </w:r>
        <w:r w:rsidRPr="00C12C5A">
          <w:rPr>
            <w:rFonts w:ascii="Arial" w:eastAsia="MS Mincho" w:hAnsi="Arial" w:cs="Arial"/>
            <w:i/>
            <w:iCs/>
            <w:sz w:val="16"/>
            <w:szCs w:val="16"/>
            <w:lang w:eastAsia="zh-CN"/>
          </w:rPr>
          <w:t>Q</w:t>
        </w:r>
        <w:r w:rsidRPr="00C12C5A">
          <w:rPr>
            <w:rFonts w:ascii="Arial" w:eastAsia="MS Mincho" w:hAnsi="Arial" w:cs="Arial"/>
            <w:i/>
            <w:iCs/>
            <w:sz w:val="16"/>
            <w:szCs w:val="16"/>
          </w:rPr>
          <w:t>ualityValue</w:t>
        </w:r>
      </w:ins>
      <w:del w:id="308" w:author="王聪00335016" w:date="2024-05-07T15:42:00Z">
        <w:r w:rsidRPr="00C12C5A" w:rsidDel="00B41A7B">
          <w:rPr>
            <w:rFonts w:ascii="Arial" w:eastAsia="MS Mincho" w:hAnsi="Arial" w:cs="Arial"/>
            <w:sz w:val="16"/>
            <w:szCs w:val="16"/>
            <w:lang w:val="en-US"/>
          </w:rPr>
          <w:delText>[</w:delText>
        </w:r>
        <w:r w:rsidRPr="00C12C5A" w:rsidDel="00B41A7B">
          <w:rPr>
            <w:rFonts w:ascii="Arial" w:eastAsia="MS Mincho" w:hAnsi="Arial" w:cs="Arial"/>
            <w:i/>
            <w:iCs/>
            <w:sz w:val="16"/>
            <w:szCs w:val="16"/>
          </w:rPr>
          <w:delText>phase</w:delText>
        </w:r>
        <w:r w:rsidRPr="00C12C5A" w:rsidDel="00B41A7B">
          <w:rPr>
            <w:rFonts w:ascii="Arial" w:eastAsia="MS Mincho" w:hAnsi="Arial" w:cs="Arial"/>
            <w:i/>
            <w:iCs/>
            <w:sz w:val="16"/>
            <w:szCs w:val="16"/>
            <w:lang w:eastAsia="zh-CN"/>
          </w:rPr>
          <w:delText xml:space="preserve"> </w:delText>
        </w:r>
        <w:r w:rsidRPr="00C12C5A" w:rsidDel="00B41A7B">
          <w:rPr>
            <w:rFonts w:ascii="Arial" w:eastAsia="MS Mincho" w:hAnsi="Arial" w:cs="Arial"/>
            <w:i/>
            <w:iCs/>
            <w:sz w:val="16"/>
            <w:szCs w:val="16"/>
          </w:rPr>
          <w:delText>quality</w:delText>
        </w:r>
        <w:r w:rsidRPr="00C12C5A" w:rsidDel="00B41A7B">
          <w:rPr>
            <w:rFonts w:ascii="Arial" w:eastAsia="MS Mincho" w:hAnsi="Arial" w:cs="Arial"/>
            <w:i/>
            <w:iCs/>
            <w:sz w:val="16"/>
            <w:szCs w:val="16"/>
            <w:lang w:eastAsia="zh-CN"/>
          </w:rPr>
          <w:delText xml:space="preserve"> </w:delText>
        </w:r>
        <w:r w:rsidRPr="00C12C5A" w:rsidDel="00B41A7B">
          <w:rPr>
            <w:rFonts w:ascii="Arial" w:eastAsia="MS Mincho" w:hAnsi="Arial" w:cs="Arial"/>
            <w:i/>
            <w:iCs/>
            <w:sz w:val="16"/>
            <w:szCs w:val="16"/>
          </w:rPr>
          <w:delText>index</w:delText>
        </w:r>
        <w:r w:rsidRPr="00C12C5A" w:rsidDel="00B41A7B">
          <w:rPr>
            <w:rFonts w:ascii="Arial" w:eastAsia="MS Mincho" w:hAnsi="Arial" w:cs="Arial"/>
            <w:i/>
            <w:iCs/>
            <w:sz w:val="16"/>
            <w:szCs w:val="16"/>
            <w:lang w:val="en-US"/>
          </w:rPr>
          <w:delText>]</w:delText>
        </w:r>
      </w:del>
      <w:r w:rsidRPr="00C12C5A">
        <w:rPr>
          <w:rFonts w:ascii="Arial" w:eastAsia="MS Mincho" w:hAnsi="Arial" w:cs="Arial"/>
          <w:sz w:val="16"/>
          <w:szCs w:val="16"/>
        </w:rPr>
        <w:t xml:space="preserve"> field.</w:t>
      </w:r>
    </w:p>
    <w:p w14:paraId="7BB78765" w14:textId="77777777" w:rsidR="00C12C5A" w:rsidRPr="00C12C5A" w:rsidRDefault="00C12C5A" w:rsidP="00724FCD">
      <w:pPr>
        <w:rPr>
          <w:rFonts w:ascii="Arial" w:hAnsi="Arial" w:cs="Arial"/>
          <w:sz w:val="16"/>
          <w:szCs w:val="16"/>
          <w:lang w:val="en-US"/>
        </w:rPr>
      </w:pPr>
      <w:r w:rsidRPr="00C12C5A">
        <w:rPr>
          <w:rFonts w:ascii="Arial" w:hAnsi="Arial" w:cs="Arial"/>
          <w:sz w:val="16"/>
          <w:szCs w:val="16"/>
          <w:lang w:val="en-US"/>
        </w:rPr>
        <w:t>The UE in RRC_INACTIVE or RRC_IDLE mode is expected to perform the DL RSCP or DL RSCPD measurement</w:t>
      </w:r>
      <w:ins w:id="309" w:author="王聪00335016" w:date="2024-05-07T15:40:00Z">
        <w:r w:rsidRPr="00C12C5A">
          <w:rPr>
            <w:rFonts w:ascii="Arial" w:hAnsi="Arial" w:cs="Arial"/>
            <w:sz w:val="16"/>
            <w:szCs w:val="16"/>
            <w:lang w:val="en-US"/>
          </w:rPr>
          <w:t xml:space="preserve"> </w:t>
        </w:r>
      </w:ins>
      <w:r w:rsidRPr="00C12C5A">
        <w:rPr>
          <w:rFonts w:ascii="Arial" w:hAnsi="Arial" w:cs="Arial"/>
          <w:sz w:val="16"/>
          <w:szCs w:val="16"/>
          <w:lang w:val="en-US"/>
        </w:rPr>
        <w:t>from the bandwidth of a DL PRS resource including outside of the initial downlink bandwidth part.</w:t>
      </w:r>
    </w:p>
    <w:p w14:paraId="4AD230D1" w14:textId="77777777" w:rsidR="00C12C5A" w:rsidRPr="00C12C5A" w:rsidRDefault="00C12C5A" w:rsidP="00724FCD">
      <w:pPr>
        <w:jc w:val="center"/>
        <w:rPr>
          <w:rFonts w:ascii="Arial" w:hAnsi="Arial" w:cs="Arial"/>
          <w:color w:val="FF0000"/>
          <w:sz w:val="16"/>
          <w:szCs w:val="16"/>
          <w:lang w:val="en-US"/>
        </w:rPr>
      </w:pPr>
      <w:r w:rsidRPr="00C12C5A">
        <w:rPr>
          <w:rFonts w:ascii="Arial" w:hAnsi="Arial" w:cs="Arial"/>
          <w:color w:val="FF0000"/>
          <w:sz w:val="16"/>
          <w:szCs w:val="16"/>
        </w:rPr>
        <w:t>&lt;omitted text&gt;</w:t>
      </w:r>
    </w:p>
    <w:p w14:paraId="38158FC8" w14:textId="03BB1E7F" w:rsidR="00724FCD" w:rsidRPr="00D2151E" w:rsidRDefault="00724FCD" w:rsidP="00724FCD">
      <w:pPr>
        <w:rPr>
          <w:color w:val="FF0000"/>
        </w:rPr>
      </w:pPr>
      <w:r w:rsidRPr="00D2151E">
        <w:rPr>
          <w:color w:val="FF0000"/>
        </w:rPr>
        <w:t>---------</w:t>
      </w:r>
      <w:r>
        <w:rPr>
          <w:color w:val="FF0000"/>
        </w:rPr>
        <w:t>End</w:t>
      </w:r>
      <w:r w:rsidRPr="00D2151E">
        <w:rPr>
          <w:color w:val="FF0000"/>
        </w:rPr>
        <w:t xml:space="preserve"> of TP---------</w:t>
      </w:r>
    </w:p>
    <w:p w14:paraId="67F7D247" w14:textId="77777777" w:rsidR="00735BE5" w:rsidRDefault="00735BE5" w:rsidP="00735BE5">
      <w:pPr>
        <w:pBdr>
          <w:bottom w:val="single" w:sz="6" w:space="1" w:color="auto"/>
        </w:pBdr>
        <w:rPr>
          <w:bCs/>
        </w:rPr>
      </w:pPr>
    </w:p>
    <w:p w14:paraId="294AD2B9" w14:textId="77777777" w:rsidR="00735BE5" w:rsidRDefault="00735BE5" w:rsidP="00735BE5">
      <w:pPr>
        <w:rPr>
          <w:bCs/>
        </w:rPr>
      </w:pPr>
    </w:p>
    <w:p w14:paraId="72F9D773" w14:textId="2E47F573" w:rsidR="00C638F1" w:rsidRDefault="006F79AF" w:rsidP="00C638F1">
      <w:pPr>
        <w:rPr>
          <w:bCs/>
          <w:lang w:eastAsia="ko-KR"/>
        </w:rPr>
      </w:pPr>
      <w:hyperlink r:id="rId718" w:history="1">
        <w:r>
          <w:rPr>
            <w:rStyle w:val="Hyperlink"/>
            <w:bCs/>
            <w:lang w:eastAsia="ko-KR"/>
          </w:rPr>
          <w:t>R1-2403959</w:t>
        </w:r>
      </w:hyperlink>
      <w:r w:rsidR="00C638F1" w:rsidRPr="00D7097B">
        <w:rPr>
          <w:bCs/>
          <w:lang w:eastAsia="ko-KR"/>
        </w:rPr>
        <w:tab/>
        <w:t>Remaining issues of Rel-18 positioning</w:t>
      </w:r>
      <w:r w:rsidR="00C638F1" w:rsidRPr="00D7097B">
        <w:rPr>
          <w:bCs/>
          <w:lang w:eastAsia="ko-KR"/>
        </w:rPr>
        <w:tab/>
        <w:t>Huawei, HiSilicon</w:t>
      </w:r>
    </w:p>
    <w:p w14:paraId="75CB3EC6" w14:textId="0D1401AC" w:rsidR="00C638F1" w:rsidRPr="00D7097B" w:rsidRDefault="006F79AF" w:rsidP="00C638F1">
      <w:pPr>
        <w:rPr>
          <w:bCs/>
          <w:lang w:eastAsia="ko-KR"/>
        </w:rPr>
      </w:pPr>
      <w:hyperlink r:id="rId719" w:history="1">
        <w:r>
          <w:rPr>
            <w:rStyle w:val="Hyperlink"/>
            <w:bCs/>
            <w:lang w:eastAsia="ko-KR"/>
          </w:rPr>
          <w:t>R1-2405320</w:t>
        </w:r>
      </w:hyperlink>
      <w:r w:rsidR="00C638F1" w:rsidRPr="00D7097B">
        <w:rPr>
          <w:bCs/>
          <w:lang w:eastAsia="ko-KR"/>
        </w:rPr>
        <w:tab/>
        <w:t>Correction to the impact from DL reception on the affected bands</w:t>
      </w:r>
      <w:r w:rsidR="00C638F1" w:rsidRPr="00D7097B">
        <w:rPr>
          <w:bCs/>
          <w:lang w:eastAsia="ko-KR"/>
        </w:rPr>
        <w:tab/>
        <w:t>Huawei, HiSilicon</w:t>
      </w:r>
    </w:p>
    <w:p w14:paraId="113436A2" w14:textId="2E0D694A" w:rsidR="00C638F1" w:rsidRPr="00D7097B" w:rsidRDefault="006F79AF" w:rsidP="00C638F1">
      <w:pPr>
        <w:rPr>
          <w:bCs/>
          <w:lang w:eastAsia="ko-KR"/>
        </w:rPr>
      </w:pPr>
      <w:hyperlink r:id="rId720" w:history="1">
        <w:r>
          <w:rPr>
            <w:rStyle w:val="Hyperlink"/>
            <w:bCs/>
            <w:lang w:eastAsia="ko-KR"/>
          </w:rPr>
          <w:t>R1-2404052</w:t>
        </w:r>
      </w:hyperlink>
      <w:r w:rsidR="00C638F1" w:rsidRPr="00D7097B">
        <w:rPr>
          <w:bCs/>
          <w:lang w:eastAsia="ko-KR"/>
        </w:rPr>
        <w:tab/>
        <w:t>Maintenance on Expanded and Improved NR Positioning</w:t>
      </w:r>
      <w:r w:rsidR="00C638F1" w:rsidRPr="00D7097B">
        <w:rPr>
          <w:bCs/>
          <w:lang w:eastAsia="ko-KR"/>
        </w:rPr>
        <w:tab/>
        <w:t>Nokia</w:t>
      </w:r>
    </w:p>
    <w:p w14:paraId="1B208C57" w14:textId="68FADB78" w:rsidR="00C638F1" w:rsidRPr="00D7097B" w:rsidRDefault="006F79AF" w:rsidP="00C638F1">
      <w:pPr>
        <w:rPr>
          <w:bCs/>
          <w:lang w:eastAsia="ko-KR"/>
        </w:rPr>
      </w:pPr>
      <w:hyperlink r:id="rId721" w:history="1">
        <w:r>
          <w:rPr>
            <w:rStyle w:val="Hyperlink"/>
            <w:bCs/>
            <w:lang w:eastAsia="ko-KR"/>
          </w:rPr>
          <w:t>R1-2404154</w:t>
        </w:r>
      </w:hyperlink>
      <w:r w:rsidR="00C638F1" w:rsidRPr="00D7097B">
        <w:rPr>
          <w:bCs/>
          <w:lang w:eastAsia="ko-KR"/>
        </w:rPr>
        <w:tab/>
        <w:t>Draft CR on SRS bandwidth aggregation for positioning measurements</w:t>
      </w:r>
      <w:r w:rsidR="00C638F1" w:rsidRPr="00D7097B">
        <w:rPr>
          <w:bCs/>
          <w:lang w:eastAsia="ko-KR"/>
        </w:rPr>
        <w:tab/>
        <w:t>vivo</w:t>
      </w:r>
    </w:p>
    <w:p w14:paraId="4AB4B4E1" w14:textId="6C7BF300" w:rsidR="00C638F1" w:rsidRPr="00D7097B" w:rsidRDefault="006F79AF" w:rsidP="00C638F1">
      <w:pPr>
        <w:rPr>
          <w:bCs/>
          <w:lang w:eastAsia="ko-KR"/>
        </w:rPr>
      </w:pPr>
      <w:hyperlink r:id="rId722" w:history="1">
        <w:r>
          <w:rPr>
            <w:rStyle w:val="Hyperlink"/>
            <w:bCs/>
            <w:lang w:eastAsia="ko-KR"/>
          </w:rPr>
          <w:t>R1-2404988</w:t>
        </w:r>
      </w:hyperlink>
      <w:r w:rsidR="00C638F1" w:rsidRPr="00D7097B">
        <w:rPr>
          <w:bCs/>
          <w:lang w:eastAsia="ko-KR"/>
        </w:rPr>
        <w:tab/>
        <w:t>Draft CR for dropping rule on SRS bandwidth aggregation</w:t>
      </w:r>
      <w:r w:rsidR="00C638F1" w:rsidRPr="00D7097B">
        <w:rPr>
          <w:bCs/>
          <w:lang w:eastAsia="ko-KR"/>
        </w:rPr>
        <w:tab/>
        <w:t>ZTE</w:t>
      </w:r>
    </w:p>
    <w:p w14:paraId="118BFC53" w14:textId="0123CC69" w:rsidR="00C638F1" w:rsidRPr="00D7097B" w:rsidRDefault="006F79AF" w:rsidP="00C638F1">
      <w:pPr>
        <w:rPr>
          <w:bCs/>
          <w:lang w:eastAsia="ko-KR"/>
        </w:rPr>
      </w:pPr>
      <w:hyperlink r:id="rId723" w:history="1">
        <w:r>
          <w:rPr>
            <w:rStyle w:val="Hyperlink"/>
            <w:bCs/>
            <w:lang w:eastAsia="ko-KR"/>
          </w:rPr>
          <w:t>R1-2404989</w:t>
        </w:r>
      </w:hyperlink>
      <w:r w:rsidR="00C638F1" w:rsidRPr="00D7097B">
        <w:rPr>
          <w:bCs/>
          <w:lang w:eastAsia="ko-KR"/>
        </w:rPr>
        <w:tab/>
        <w:t>Draft CR on PRS processing for bandwidth aggregation</w:t>
      </w:r>
      <w:r w:rsidR="00C638F1" w:rsidRPr="00D7097B">
        <w:rPr>
          <w:bCs/>
          <w:lang w:eastAsia="ko-KR"/>
        </w:rPr>
        <w:tab/>
        <w:t>ZTE</w:t>
      </w:r>
    </w:p>
    <w:p w14:paraId="425BB4CC" w14:textId="5562F02F" w:rsidR="00C638F1" w:rsidRPr="00D7097B" w:rsidRDefault="006F79AF" w:rsidP="00C638F1">
      <w:pPr>
        <w:rPr>
          <w:bCs/>
          <w:lang w:eastAsia="ko-KR"/>
        </w:rPr>
      </w:pPr>
      <w:hyperlink r:id="rId724" w:history="1">
        <w:r>
          <w:rPr>
            <w:rStyle w:val="Hyperlink"/>
            <w:bCs/>
            <w:lang w:eastAsia="ko-KR"/>
          </w:rPr>
          <w:t>R1-2404986</w:t>
        </w:r>
      </w:hyperlink>
      <w:r w:rsidR="00C638F1" w:rsidRPr="00D7097B">
        <w:rPr>
          <w:bCs/>
          <w:lang w:eastAsia="ko-KR"/>
        </w:rPr>
        <w:tab/>
        <w:t>Correction on PRS bandwidth aggregation for 38.214</w:t>
      </w:r>
      <w:r w:rsidR="00C638F1" w:rsidRPr="00D7097B">
        <w:rPr>
          <w:bCs/>
          <w:lang w:eastAsia="ko-KR"/>
        </w:rPr>
        <w:tab/>
        <w:t>ZTE</w:t>
      </w:r>
    </w:p>
    <w:p w14:paraId="5333DC3C" w14:textId="7C7F8CA4" w:rsidR="00C638F1" w:rsidRPr="00D7097B" w:rsidRDefault="006F79AF" w:rsidP="00C638F1">
      <w:pPr>
        <w:rPr>
          <w:bCs/>
          <w:lang w:eastAsia="ko-KR"/>
        </w:rPr>
      </w:pPr>
      <w:hyperlink r:id="rId725" w:history="1">
        <w:r>
          <w:rPr>
            <w:rStyle w:val="Hyperlink"/>
            <w:bCs/>
            <w:lang w:eastAsia="ko-KR"/>
          </w:rPr>
          <w:t>R1-2404987</w:t>
        </w:r>
      </w:hyperlink>
      <w:r w:rsidR="00C638F1" w:rsidRPr="00D7097B">
        <w:rPr>
          <w:bCs/>
          <w:lang w:eastAsia="ko-KR"/>
        </w:rPr>
        <w:tab/>
        <w:t>Correction on SRS bandwidth aggregation in RRC_INACTIVE for 38.214</w:t>
      </w:r>
      <w:r w:rsidR="00C638F1" w:rsidRPr="00D7097B">
        <w:rPr>
          <w:bCs/>
          <w:lang w:eastAsia="ko-KR"/>
        </w:rPr>
        <w:tab/>
        <w:t>ZTE</w:t>
      </w:r>
    </w:p>
    <w:p w14:paraId="0794D9BE" w14:textId="77777777" w:rsidR="00C638F1" w:rsidRPr="00D7097B" w:rsidRDefault="00C638F1" w:rsidP="00C638F1">
      <w:pPr>
        <w:rPr>
          <w:bCs/>
          <w:lang w:eastAsia="ko-KR"/>
        </w:rPr>
      </w:pPr>
    </w:p>
    <w:p w14:paraId="6D0F14E9" w14:textId="7EC1D751" w:rsidR="00C12C5A" w:rsidRPr="00ED75A9" w:rsidRDefault="006F79AF" w:rsidP="00C12C5A">
      <w:pPr>
        <w:rPr>
          <w:b/>
          <w:bCs/>
        </w:rPr>
      </w:pPr>
      <w:hyperlink r:id="rId726" w:history="1">
        <w:r>
          <w:rPr>
            <w:rStyle w:val="Hyperlink"/>
            <w:b/>
            <w:bCs/>
          </w:rPr>
          <w:t>R1-2405454</w:t>
        </w:r>
      </w:hyperlink>
      <w:r w:rsidR="00C12C5A" w:rsidRPr="00ED75A9">
        <w:rPr>
          <w:b/>
          <w:bCs/>
        </w:rPr>
        <w:tab/>
        <w:t>Summary #1 for BW aggregation positioning</w:t>
      </w:r>
      <w:r w:rsidR="00C12C5A" w:rsidRPr="00ED75A9">
        <w:rPr>
          <w:b/>
          <w:bCs/>
        </w:rPr>
        <w:tab/>
        <w:t>Moderator (ZTE)</w:t>
      </w:r>
    </w:p>
    <w:p w14:paraId="6F5751A9" w14:textId="207760CA" w:rsidR="00ED75A9" w:rsidRDefault="00ED75A9" w:rsidP="00C12C5A">
      <w:pPr>
        <w:rPr>
          <w:bCs/>
        </w:rPr>
      </w:pPr>
      <w:r>
        <w:rPr>
          <w:bCs/>
        </w:rPr>
        <w:t>From Wednesday session</w:t>
      </w:r>
    </w:p>
    <w:p w14:paraId="3B232FFD" w14:textId="77777777" w:rsidR="00ED75A9" w:rsidRPr="00ED75A9" w:rsidRDefault="00ED75A9" w:rsidP="00ED75A9">
      <w:pPr>
        <w:rPr>
          <w:bCs/>
        </w:rPr>
      </w:pPr>
      <w:r w:rsidRPr="00ED75A9">
        <w:rPr>
          <w:bCs/>
          <w:highlight w:val="green"/>
        </w:rPr>
        <w:t>Agreement</w:t>
      </w:r>
    </w:p>
    <w:p w14:paraId="4FF4D52D" w14:textId="77777777" w:rsidR="00ED75A9" w:rsidRPr="00ED75A9" w:rsidRDefault="00ED75A9" w:rsidP="00ED75A9">
      <w:pPr>
        <w:snapToGrid w:val="0"/>
        <w:jc w:val="both"/>
        <w:rPr>
          <w:rFonts w:eastAsia="SimSun"/>
          <w:szCs w:val="20"/>
          <w:lang w:eastAsia="ko-KR"/>
        </w:rPr>
      </w:pPr>
      <w:r w:rsidRPr="00ED75A9">
        <w:rPr>
          <w:rFonts w:eastAsia="SimSun"/>
          <w:szCs w:val="20"/>
        </w:rPr>
        <w:t>E</w:t>
      </w:r>
      <w:r w:rsidRPr="00ED75A9">
        <w:rPr>
          <w:rFonts w:eastAsia="SimSun" w:hint="eastAsia"/>
          <w:szCs w:val="20"/>
        </w:rPr>
        <w:t xml:space="preserve">ndorse the </w:t>
      </w:r>
      <w:r w:rsidRPr="00ED75A9">
        <w:rPr>
          <w:rFonts w:eastAsia="SimSun"/>
          <w:szCs w:val="20"/>
        </w:rPr>
        <w:t>below</w:t>
      </w:r>
      <w:r w:rsidRPr="00ED75A9">
        <w:rPr>
          <w:rFonts w:eastAsia="SimSun" w:hint="eastAsia"/>
          <w:szCs w:val="20"/>
        </w:rPr>
        <w:t xml:space="preserve"> for TS 38.214 clause 6.2.1.4.2</w:t>
      </w:r>
      <w:r w:rsidRPr="00ED75A9">
        <w:rPr>
          <w:rFonts w:eastAsia="SimSun"/>
          <w:szCs w:val="20"/>
        </w:rPr>
        <w:t>.</w:t>
      </w:r>
    </w:p>
    <w:p w14:paraId="7EA2F822" w14:textId="77777777" w:rsidR="00ED75A9" w:rsidRPr="00ED75A9" w:rsidRDefault="00ED75A9" w:rsidP="00ED75A9">
      <w:pPr>
        <w:jc w:val="both"/>
        <w:rPr>
          <w:rFonts w:ascii="Times New Roman" w:eastAsia="Malgun Gothic" w:hAnsi="Times New Roman"/>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4"/>
        <w:gridCol w:w="8393"/>
      </w:tblGrid>
      <w:tr w:rsidR="00ED75A9" w:rsidRPr="00ED75A9" w14:paraId="6F01DBC5" w14:textId="77777777" w:rsidTr="00ED75A9">
        <w:tc>
          <w:tcPr>
            <w:tcW w:w="987" w:type="pct"/>
            <w:shd w:val="clear" w:color="auto" w:fill="auto"/>
          </w:tcPr>
          <w:p w14:paraId="4D1639EB" w14:textId="77777777" w:rsidR="00ED75A9" w:rsidRPr="00ED75A9" w:rsidRDefault="00ED75A9" w:rsidP="00ED75A9">
            <w:pPr>
              <w:snapToGrid w:val="0"/>
              <w:jc w:val="both"/>
              <w:rPr>
                <w:rFonts w:ascii="Arial" w:eastAsia="SimSun" w:hAnsi="Arial" w:cs="Arial"/>
                <w:sz w:val="16"/>
                <w:szCs w:val="16"/>
                <w:lang w:val="en-US" w:eastAsia="zh-CN"/>
              </w:rPr>
            </w:pPr>
            <w:r w:rsidRPr="00ED75A9">
              <w:rPr>
                <w:rFonts w:ascii="Arial" w:eastAsia="SimSun" w:hAnsi="Arial" w:cs="Arial"/>
                <w:sz w:val="16"/>
                <w:szCs w:val="16"/>
                <w:lang w:val="en-US" w:eastAsia="zh-CN"/>
              </w:rPr>
              <w:t>Reason for change</w:t>
            </w:r>
          </w:p>
        </w:tc>
        <w:tc>
          <w:tcPr>
            <w:tcW w:w="4013" w:type="pct"/>
            <w:shd w:val="clear" w:color="auto" w:fill="auto"/>
          </w:tcPr>
          <w:p w14:paraId="68B8D917" w14:textId="77777777" w:rsidR="00ED75A9" w:rsidRPr="00ED75A9" w:rsidRDefault="00ED75A9" w:rsidP="00ED75A9">
            <w:pPr>
              <w:snapToGrid w:val="0"/>
              <w:rPr>
                <w:rFonts w:ascii="Arial" w:eastAsia="MS Mincho" w:hAnsi="Arial" w:cs="Arial"/>
                <w:sz w:val="16"/>
                <w:szCs w:val="16"/>
                <w:lang w:val="en-US" w:eastAsia="zh-CN"/>
              </w:rPr>
            </w:pPr>
            <w:r w:rsidRPr="00ED75A9">
              <w:rPr>
                <w:rFonts w:ascii="Arial" w:eastAsia="MS Mincho" w:hAnsi="Arial" w:cs="Arial"/>
                <w:sz w:val="16"/>
                <w:szCs w:val="16"/>
                <w:lang w:val="en-US" w:eastAsia="zh-CN"/>
              </w:rPr>
              <w:t>For Rel-17 positioning SRS in RRC_INACTIVE state, SRS is deprioritized (i.e. dropped) if the SRS along with the switching period collides with other signals/channels as shown below.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62"/>
            </w:tblGrid>
            <w:tr w:rsidR="00ED75A9" w:rsidRPr="00ED75A9" w14:paraId="76D847B7" w14:textId="77777777" w:rsidTr="00882631">
              <w:tc>
                <w:tcPr>
                  <w:tcW w:w="6862" w:type="dxa"/>
                  <w:shd w:val="clear" w:color="auto" w:fill="auto"/>
                </w:tcPr>
                <w:p w14:paraId="166D36B4" w14:textId="77777777" w:rsidR="00ED75A9" w:rsidRPr="00ED75A9" w:rsidRDefault="00ED75A9" w:rsidP="00ED75A9">
                  <w:pPr>
                    <w:widowControl w:val="0"/>
                    <w:snapToGrid w:val="0"/>
                    <w:jc w:val="both"/>
                    <w:rPr>
                      <w:rFonts w:ascii="Arial" w:eastAsia="DengXian" w:hAnsi="Arial" w:cs="Arial"/>
                      <w:sz w:val="16"/>
                      <w:szCs w:val="16"/>
                      <w:lang w:val="en-US" w:eastAsia="zh-CN"/>
                    </w:rPr>
                  </w:pPr>
                  <w:r w:rsidRPr="00ED75A9">
                    <w:rPr>
                      <w:rFonts w:ascii="Arial" w:eastAsia="MS Mincho" w:hAnsi="Arial" w:cs="Arial"/>
                      <w:sz w:val="16"/>
                      <w:szCs w:val="16"/>
                    </w:rPr>
                    <w:t xml:space="preserve">If an SRS symbol for positioning outside the initial BWP in RRC_INACTIVE mode including the </w:t>
                  </w:r>
                  <w:r w:rsidRPr="00ED75A9">
                    <w:rPr>
                      <w:rFonts w:ascii="Arial" w:eastAsia="MS Mincho" w:hAnsi="Arial" w:cs="Arial"/>
                      <w:sz w:val="16"/>
                      <w:szCs w:val="16"/>
                      <w:highlight w:val="yellow"/>
                    </w:rPr>
                    <w:t>switching time</w:t>
                  </w:r>
                  <w:r w:rsidRPr="00ED75A9">
                    <w:rPr>
                      <w:rFonts w:ascii="Arial" w:eastAsia="MS Mincho" w:hAnsi="Arial" w:cs="Arial"/>
                      <w:sz w:val="16"/>
                      <w:szCs w:val="16"/>
                    </w:rPr>
                    <w:t xml:space="preserve">, indicated in higher layer parameter </w:t>
                  </w:r>
                  <w:r w:rsidRPr="00ED75A9">
                    <w:rPr>
                      <w:rFonts w:ascii="Arial" w:eastAsia="MS Mincho" w:hAnsi="Arial" w:cs="Arial"/>
                      <w:i/>
                      <w:iCs/>
                      <w:sz w:val="16"/>
                      <w:szCs w:val="16"/>
                    </w:rPr>
                    <w:t>switchingTimeSRS-TX-OtherTX</w:t>
                  </w:r>
                  <w:r w:rsidRPr="00ED75A9">
                    <w:rPr>
                      <w:rFonts w:ascii="Arial" w:eastAsia="MS Mincho" w:hAnsi="Arial" w:cs="Arial"/>
                      <w:sz w:val="16"/>
                      <w:szCs w:val="16"/>
                    </w:rPr>
                    <w:t>, in unpaired spectrum</w:t>
                  </w:r>
                  <w:r w:rsidRPr="00ED75A9">
                    <w:rPr>
                      <w:rFonts w:ascii="Arial" w:eastAsia="MS Mincho" w:hAnsi="Arial" w:cs="Arial"/>
                      <w:sz w:val="16"/>
                      <w:szCs w:val="16"/>
                      <w:lang w:eastAsia="zh-CN"/>
                    </w:rPr>
                    <w:t xml:space="preserve">, subject to UE capability, </w:t>
                  </w:r>
                  <w:r w:rsidRPr="00ED75A9">
                    <w:rPr>
                      <w:rFonts w:ascii="Arial" w:eastAsia="MS Mincho" w:hAnsi="Arial" w:cs="Arial"/>
                      <w:sz w:val="16"/>
                      <w:szCs w:val="16"/>
                    </w:rPr>
                    <w:t xml:space="preserve">collides in time domain with other DL signals or channels or UL signals or channels, </w:t>
                  </w:r>
                  <w:r w:rsidRPr="00ED75A9">
                    <w:rPr>
                      <w:rFonts w:ascii="Arial" w:eastAsia="MS Mincho" w:hAnsi="Arial" w:cs="Arial"/>
                      <w:sz w:val="16"/>
                      <w:szCs w:val="16"/>
                      <w:highlight w:val="yellow"/>
                    </w:rPr>
                    <w:t>the colliding SRS symbol for positioning is dropped</w:t>
                  </w:r>
                  <w:r w:rsidRPr="00ED75A9">
                    <w:rPr>
                      <w:rFonts w:ascii="Arial" w:eastAsia="MS Mincho" w:hAnsi="Arial" w:cs="Arial"/>
                      <w:sz w:val="16"/>
                      <w:szCs w:val="16"/>
                      <w:highlight w:val="yellow"/>
                      <w:lang w:val="en-US" w:eastAsia="zh-CN"/>
                    </w:rPr>
                    <w:t>.</w:t>
                  </w:r>
                </w:p>
              </w:tc>
            </w:tr>
          </w:tbl>
          <w:p w14:paraId="62443DC0" w14:textId="77777777" w:rsidR="00ED75A9" w:rsidRPr="00ED75A9" w:rsidRDefault="00ED75A9" w:rsidP="00ED75A9">
            <w:pPr>
              <w:snapToGrid w:val="0"/>
              <w:jc w:val="both"/>
              <w:rPr>
                <w:rFonts w:ascii="Arial" w:eastAsia="SimSun" w:hAnsi="Arial" w:cs="Arial"/>
                <w:sz w:val="16"/>
                <w:szCs w:val="16"/>
                <w:lang w:val="en-US" w:eastAsia="zh-CN"/>
              </w:rPr>
            </w:pPr>
            <w:r w:rsidRPr="00ED75A9">
              <w:rPr>
                <w:rFonts w:ascii="Arial" w:eastAsia="SimSun" w:hAnsi="Arial" w:cs="Arial"/>
                <w:sz w:val="16"/>
                <w:szCs w:val="16"/>
                <w:lang w:val="en-US" w:eastAsia="zh-CN"/>
              </w:rPr>
              <w:t>For Rel-18 positioning SRS bandwidth aggregation in RRC_INACTIVE state, SRS should be also deprioritized and dropped if the SRS along with the guard period collides with other signals/channels. However, such priority rule is missed in the current TS 38.214.</w:t>
            </w:r>
          </w:p>
        </w:tc>
      </w:tr>
      <w:tr w:rsidR="00ED75A9" w:rsidRPr="00ED75A9" w14:paraId="1AB71234" w14:textId="77777777" w:rsidTr="00ED75A9">
        <w:tc>
          <w:tcPr>
            <w:tcW w:w="987" w:type="pct"/>
            <w:shd w:val="clear" w:color="auto" w:fill="auto"/>
          </w:tcPr>
          <w:p w14:paraId="3558F96C" w14:textId="77777777" w:rsidR="00ED75A9" w:rsidRPr="00ED75A9" w:rsidRDefault="00ED75A9" w:rsidP="00ED75A9">
            <w:pPr>
              <w:snapToGrid w:val="0"/>
              <w:jc w:val="both"/>
              <w:rPr>
                <w:rFonts w:ascii="Arial" w:eastAsia="SimSun" w:hAnsi="Arial" w:cs="Arial"/>
                <w:sz w:val="16"/>
                <w:szCs w:val="16"/>
                <w:lang w:val="en-US" w:eastAsia="zh-CN"/>
              </w:rPr>
            </w:pPr>
            <w:r w:rsidRPr="00ED75A9">
              <w:rPr>
                <w:rFonts w:ascii="Arial" w:eastAsia="SimSun" w:hAnsi="Arial" w:cs="Arial"/>
                <w:sz w:val="16"/>
                <w:szCs w:val="16"/>
                <w:lang w:val="en-US" w:eastAsia="zh-CN"/>
              </w:rPr>
              <w:t>Summary of change</w:t>
            </w:r>
          </w:p>
        </w:tc>
        <w:tc>
          <w:tcPr>
            <w:tcW w:w="4013" w:type="pct"/>
            <w:shd w:val="clear" w:color="auto" w:fill="auto"/>
          </w:tcPr>
          <w:p w14:paraId="31656A98" w14:textId="77777777" w:rsidR="00ED75A9" w:rsidRPr="00ED75A9" w:rsidRDefault="00ED75A9" w:rsidP="00ED75A9">
            <w:pPr>
              <w:snapToGrid w:val="0"/>
              <w:jc w:val="both"/>
              <w:rPr>
                <w:rFonts w:ascii="Arial" w:eastAsia="SimSun" w:hAnsi="Arial" w:cs="Arial"/>
                <w:sz w:val="16"/>
                <w:szCs w:val="16"/>
                <w:lang w:val="en-US" w:eastAsia="zh-CN"/>
              </w:rPr>
            </w:pPr>
            <w:r w:rsidRPr="00ED75A9">
              <w:rPr>
                <w:rFonts w:ascii="Arial" w:eastAsia="SimSun" w:hAnsi="Arial" w:cs="Arial"/>
                <w:sz w:val="16"/>
                <w:szCs w:val="16"/>
                <w:lang w:val="en-US" w:eastAsia="zh-CN"/>
              </w:rPr>
              <w:t xml:space="preserve">Add a new sentence to clarify that for positioning SRS bandwidth aggregation in RRC_INACTIVE state, SRS should be dropped if the SRS along with the guard period collides with other signals/channels. </w:t>
            </w:r>
          </w:p>
        </w:tc>
      </w:tr>
      <w:tr w:rsidR="00ED75A9" w:rsidRPr="00ED75A9" w14:paraId="226F2546" w14:textId="77777777" w:rsidTr="00ED75A9">
        <w:tc>
          <w:tcPr>
            <w:tcW w:w="987" w:type="pct"/>
            <w:shd w:val="clear" w:color="auto" w:fill="auto"/>
          </w:tcPr>
          <w:p w14:paraId="7C420537" w14:textId="77777777" w:rsidR="00ED75A9" w:rsidRPr="00ED75A9" w:rsidRDefault="00ED75A9" w:rsidP="00ED75A9">
            <w:pPr>
              <w:snapToGrid w:val="0"/>
              <w:jc w:val="both"/>
              <w:rPr>
                <w:rFonts w:ascii="Arial" w:eastAsia="SimSun" w:hAnsi="Arial" w:cs="Arial"/>
                <w:sz w:val="16"/>
                <w:szCs w:val="16"/>
                <w:lang w:val="en-US" w:eastAsia="zh-CN"/>
              </w:rPr>
            </w:pPr>
            <w:r w:rsidRPr="00ED75A9">
              <w:rPr>
                <w:rFonts w:ascii="Arial" w:eastAsia="SimSun" w:hAnsi="Arial" w:cs="Arial"/>
                <w:sz w:val="16"/>
                <w:szCs w:val="16"/>
                <w:lang w:val="en-US" w:eastAsia="zh-CN"/>
              </w:rPr>
              <w:t>Consequences if not approved</w:t>
            </w:r>
          </w:p>
        </w:tc>
        <w:tc>
          <w:tcPr>
            <w:tcW w:w="4013" w:type="pct"/>
            <w:shd w:val="clear" w:color="auto" w:fill="auto"/>
          </w:tcPr>
          <w:p w14:paraId="0BCF1541" w14:textId="77777777" w:rsidR="00ED75A9" w:rsidRPr="00ED75A9" w:rsidRDefault="00ED75A9" w:rsidP="00ED75A9">
            <w:pPr>
              <w:snapToGrid w:val="0"/>
              <w:jc w:val="both"/>
              <w:rPr>
                <w:rFonts w:ascii="Arial" w:eastAsia="SimSun" w:hAnsi="Arial" w:cs="Arial"/>
                <w:sz w:val="16"/>
                <w:szCs w:val="16"/>
                <w:lang w:val="en-US" w:eastAsia="zh-CN"/>
              </w:rPr>
            </w:pPr>
            <w:r w:rsidRPr="00ED75A9">
              <w:rPr>
                <w:rFonts w:ascii="Arial" w:eastAsia="SimSun" w:hAnsi="Arial" w:cs="Arial"/>
                <w:sz w:val="16"/>
                <w:szCs w:val="16"/>
                <w:lang w:val="en-US" w:eastAsia="zh-CN"/>
              </w:rPr>
              <w:t>The priority rule of SRS bandwidth aggregation is unclear.</w:t>
            </w:r>
          </w:p>
        </w:tc>
      </w:tr>
      <w:tr w:rsidR="00ED75A9" w:rsidRPr="00ED75A9" w14:paraId="624E06E5" w14:textId="77777777" w:rsidTr="00ED75A9">
        <w:tc>
          <w:tcPr>
            <w:tcW w:w="987" w:type="pct"/>
            <w:shd w:val="clear" w:color="auto" w:fill="auto"/>
          </w:tcPr>
          <w:p w14:paraId="1CF5ACEC" w14:textId="77777777" w:rsidR="00ED75A9" w:rsidRPr="00ED75A9" w:rsidRDefault="00ED75A9" w:rsidP="00ED75A9">
            <w:pPr>
              <w:snapToGrid w:val="0"/>
              <w:jc w:val="both"/>
              <w:rPr>
                <w:rFonts w:ascii="Arial" w:eastAsia="SimSun" w:hAnsi="Arial" w:cs="Arial"/>
                <w:sz w:val="16"/>
                <w:szCs w:val="16"/>
                <w:lang w:val="en-US" w:eastAsia="zh-CN"/>
              </w:rPr>
            </w:pPr>
            <w:r w:rsidRPr="00ED75A9">
              <w:rPr>
                <w:rFonts w:ascii="Arial" w:eastAsia="SimSun" w:hAnsi="Arial" w:cs="Arial"/>
                <w:sz w:val="16"/>
                <w:szCs w:val="16"/>
                <w:lang w:val="en-US" w:eastAsia="zh-CN"/>
              </w:rPr>
              <w:t>Text proposal</w:t>
            </w:r>
          </w:p>
        </w:tc>
        <w:tc>
          <w:tcPr>
            <w:tcW w:w="4013" w:type="pct"/>
            <w:shd w:val="clear" w:color="auto" w:fill="auto"/>
          </w:tcPr>
          <w:p w14:paraId="17F79FF2" w14:textId="77777777" w:rsidR="00ED75A9" w:rsidRPr="00ED75A9" w:rsidRDefault="00ED75A9" w:rsidP="00ED75A9">
            <w:pPr>
              <w:snapToGrid w:val="0"/>
              <w:jc w:val="center"/>
              <w:rPr>
                <w:rFonts w:ascii="Arial" w:hAnsi="Arial" w:cs="Arial"/>
                <w:color w:val="FF0000"/>
                <w:sz w:val="16"/>
                <w:szCs w:val="16"/>
              </w:rPr>
            </w:pPr>
            <w:r w:rsidRPr="00ED75A9">
              <w:rPr>
                <w:rFonts w:ascii="Arial" w:hAnsi="Arial" w:cs="Arial"/>
                <w:color w:val="FF0000"/>
                <w:sz w:val="16"/>
                <w:szCs w:val="16"/>
              </w:rPr>
              <w:t>---------------------------- Start of Text Proposal for TS 38.214 ----------------------------</w:t>
            </w:r>
          </w:p>
          <w:p w14:paraId="11BFC1F6" w14:textId="77777777" w:rsidR="00ED75A9" w:rsidRPr="00ED75A9" w:rsidRDefault="00ED75A9" w:rsidP="00ED75A9">
            <w:pPr>
              <w:rPr>
                <w:rFonts w:ascii="Arial" w:hAnsi="Arial" w:cs="Arial"/>
                <w:b/>
                <w:bCs/>
                <w:sz w:val="16"/>
                <w:szCs w:val="16"/>
              </w:rPr>
            </w:pPr>
            <w:r w:rsidRPr="00ED75A9">
              <w:rPr>
                <w:rFonts w:ascii="Arial" w:hAnsi="Arial" w:cs="Arial"/>
                <w:b/>
                <w:bCs/>
                <w:sz w:val="16"/>
                <w:szCs w:val="16"/>
              </w:rPr>
              <w:t>6.2.1.4.2</w:t>
            </w:r>
            <w:r w:rsidRPr="00ED75A9">
              <w:rPr>
                <w:rFonts w:ascii="Arial" w:hAnsi="Arial" w:cs="Arial"/>
                <w:b/>
                <w:bCs/>
                <w:sz w:val="16"/>
                <w:szCs w:val="16"/>
              </w:rPr>
              <w:tab/>
              <w:t>SRS bandwidth aggregation for positioning measurements</w:t>
            </w:r>
          </w:p>
          <w:p w14:paraId="0480B2F1" w14:textId="77777777" w:rsidR="00ED75A9" w:rsidRPr="00ED75A9" w:rsidRDefault="00ED75A9" w:rsidP="00ED75A9">
            <w:pPr>
              <w:snapToGrid w:val="0"/>
              <w:jc w:val="center"/>
              <w:rPr>
                <w:rFonts w:ascii="Arial" w:hAnsi="Arial" w:cs="Arial"/>
                <w:color w:val="C00000"/>
                <w:sz w:val="16"/>
                <w:szCs w:val="16"/>
              </w:rPr>
            </w:pPr>
            <w:r w:rsidRPr="00ED75A9">
              <w:rPr>
                <w:rFonts w:ascii="Arial" w:hAnsi="Arial" w:cs="Arial"/>
                <w:color w:val="C00000"/>
                <w:sz w:val="16"/>
                <w:szCs w:val="16"/>
              </w:rPr>
              <w:t>&lt;omitted text&gt;</w:t>
            </w:r>
          </w:p>
          <w:p w14:paraId="585D8058" w14:textId="77777777" w:rsidR="00ED75A9" w:rsidRPr="00ED75A9" w:rsidRDefault="00ED75A9" w:rsidP="00ED75A9">
            <w:pPr>
              <w:snapToGrid w:val="0"/>
              <w:rPr>
                <w:rFonts w:ascii="Arial" w:hAnsi="Arial" w:cs="Arial"/>
                <w:sz w:val="16"/>
                <w:szCs w:val="16"/>
              </w:rPr>
            </w:pPr>
            <w:r w:rsidRPr="00ED75A9">
              <w:rPr>
                <w:rFonts w:ascii="Arial" w:hAnsi="Arial" w:cs="Arial"/>
                <w:sz w:val="16"/>
                <w:szCs w:val="16"/>
              </w:rPr>
              <w:t>When an SRS resource configured in a CC without PUSCH or PUCCH is linked for bandwidth aggregation with an SRS resource configured in an active UL BWP of another CC in the same band, there is a guard period during which the UE is not expected to transmit or receive other signals or channels in this band, or any other affected band(s), subject to UE capability.</w:t>
            </w:r>
          </w:p>
          <w:p w14:paraId="1611A409" w14:textId="77777777" w:rsidR="00ED75A9" w:rsidRPr="00ED75A9" w:rsidRDefault="00ED75A9" w:rsidP="00ED75A9">
            <w:pPr>
              <w:snapToGrid w:val="0"/>
              <w:rPr>
                <w:ins w:id="310" w:author="蒋创新" w:date="2024-04-26T10:22:00Z"/>
                <w:rFonts w:ascii="Arial" w:hAnsi="Arial" w:cs="Arial"/>
                <w:sz w:val="16"/>
                <w:szCs w:val="16"/>
              </w:rPr>
            </w:pPr>
            <w:r w:rsidRPr="00ED75A9">
              <w:rPr>
                <w:rFonts w:ascii="Arial" w:hAnsi="Arial" w:cs="Arial"/>
                <w:sz w:val="16"/>
                <w:szCs w:val="16"/>
              </w:rPr>
              <w:t>For the linked SRS resource sets for bandwidth aggregation across CCs</w:t>
            </w:r>
            <w:ins w:id="311" w:author="蒋创新" w:date="2024-04-26T10:26:00Z">
              <w:r w:rsidRPr="00ED75A9">
                <w:rPr>
                  <w:rFonts w:ascii="Arial" w:hAnsi="Arial" w:cs="Arial"/>
                  <w:sz w:val="16"/>
                  <w:szCs w:val="16"/>
                </w:rPr>
                <w:t xml:space="preserve"> in RRC_CONNECTED state</w:t>
              </w:r>
            </w:ins>
            <w:r w:rsidRPr="00ED75A9">
              <w:rPr>
                <w:rFonts w:ascii="Arial" w:hAnsi="Arial" w:cs="Arial"/>
                <w:sz w:val="16"/>
                <w:szCs w:val="16"/>
              </w:rPr>
              <w:t xml:space="preserve">, if an SRS configured by the higher layer parameter </w:t>
            </w:r>
            <w:r w:rsidRPr="00ED75A9">
              <w:rPr>
                <w:rFonts w:ascii="Arial" w:hAnsi="Arial" w:cs="Arial"/>
                <w:i/>
                <w:iCs/>
                <w:sz w:val="16"/>
                <w:szCs w:val="16"/>
              </w:rPr>
              <w:t>SRS-PosResource</w:t>
            </w:r>
            <w:r w:rsidRPr="00ED75A9">
              <w:rPr>
                <w:rFonts w:ascii="Arial" w:hAnsi="Arial" w:cs="Arial"/>
                <w:sz w:val="16"/>
                <w:szCs w:val="16"/>
              </w:rPr>
              <w:t xml:space="preserve">, along with the guard period when applicable, collides with other signals or channels on a symbol and if the SRS in that symbol is dropped, SRS transmission of the linked SRS resource sets across all CCs is dropped on that symbol.  </w:t>
            </w:r>
          </w:p>
          <w:p w14:paraId="3DCEAE9C" w14:textId="77777777" w:rsidR="00ED75A9" w:rsidRPr="00ED75A9" w:rsidRDefault="00ED75A9" w:rsidP="00ED75A9">
            <w:pPr>
              <w:snapToGrid w:val="0"/>
              <w:rPr>
                <w:rFonts w:ascii="Arial" w:eastAsia="SimSun" w:hAnsi="Arial" w:cs="Arial"/>
                <w:sz w:val="16"/>
                <w:szCs w:val="16"/>
              </w:rPr>
            </w:pPr>
            <w:ins w:id="312" w:author="蒋创新" w:date="2024-04-26T10:22:00Z">
              <w:r w:rsidRPr="00ED75A9">
                <w:rPr>
                  <w:rFonts w:ascii="Arial" w:hAnsi="Arial" w:cs="Arial"/>
                  <w:sz w:val="16"/>
                  <w:szCs w:val="16"/>
                </w:rPr>
                <w:t xml:space="preserve">For the linked SRS resource sets for bandwidth aggregation </w:t>
              </w:r>
            </w:ins>
            <w:ins w:id="313" w:author="蒋创新" w:date="2024-04-26T10:23:00Z">
              <w:r w:rsidRPr="00ED75A9">
                <w:rPr>
                  <w:rFonts w:ascii="Arial" w:hAnsi="Arial" w:cs="Arial"/>
                  <w:sz w:val="16"/>
                  <w:szCs w:val="16"/>
                </w:rPr>
                <w:t xml:space="preserve">in RRC_INACTIVE state, if an SRS configured by the higher layer parameter </w:t>
              </w:r>
              <w:r w:rsidRPr="00ED75A9">
                <w:rPr>
                  <w:rFonts w:ascii="Arial" w:hAnsi="Arial" w:cs="Arial"/>
                  <w:i/>
                  <w:iCs/>
                  <w:sz w:val="16"/>
                  <w:szCs w:val="16"/>
                </w:rPr>
                <w:t>SRS-PosResource</w:t>
              </w:r>
              <w:r w:rsidRPr="00ED75A9">
                <w:rPr>
                  <w:rFonts w:ascii="Arial" w:hAnsi="Arial" w:cs="Arial"/>
                  <w:sz w:val="16"/>
                  <w:szCs w:val="16"/>
                </w:rPr>
                <w:t>, along with the guard period when applicable, collides with other signals or channels on a symbol</w:t>
              </w:r>
            </w:ins>
            <w:ins w:id="314" w:author="蒋创新" w:date="2024-04-26T10:24:00Z">
              <w:r w:rsidRPr="00ED75A9">
                <w:rPr>
                  <w:rFonts w:ascii="Arial" w:hAnsi="Arial" w:cs="Arial"/>
                  <w:sz w:val="16"/>
                  <w:szCs w:val="16"/>
                </w:rPr>
                <w:t>,</w:t>
              </w:r>
            </w:ins>
            <w:ins w:id="315" w:author="蒋创新" w:date="2024-04-26T10:23:00Z">
              <w:r w:rsidRPr="00ED75A9">
                <w:rPr>
                  <w:rFonts w:ascii="Arial" w:hAnsi="Arial" w:cs="Arial"/>
                  <w:sz w:val="16"/>
                  <w:szCs w:val="16"/>
                </w:rPr>
                <w:t xml:space="preserve"> SRS transmission </w:t>
              </w:r>
            </w:ins>
            <w:ins w:id="316" w:author="蒋创新" w:date="2024-05-13T16:58:00Z">
              <w:r w:rsidRPr="00ED75A9">
                <w:rPr>
                  <w:rFonts w:ascii="Arial" w:hAnsi="Arial" w:cs="Arial"/>
                  <w:sz w:val="16"/>
                  <w:szCs w:val="16"/>
                </w:rPr>
                <w:t xml:space="preserve">of </w:t>
              </w:r>
            </w:ins>
            <w:ins w:id="317" w:author="蒋创新" w:date="2024-04-26T10:25:00Z">
              <w:r w:rsidRPr="00ED75A9">
                <w:rPr>
                  <w:rFonts w:ascii="Arial" w:hAnsi="Arial" w:cs="Arial"/>
                  <w:sz w:val="16"/>
                  <w:szCs w:val="16"/>
                </w:rPr>
                <w:t>all</w:t>
              </w:r>
            </w:ins>
            <w:ins w:id="318" w:author="蒋创新" w:date="2024-04-26T10:23:00Z">
              <w:r w:rsidRPr="00ED75A9">
                <w:rPr>
                  <w:rFonts w:ascii="Arial" w:hAnsi="Arial" w:cs="Arial"/>
                  <w:sz w:val="16"/>
                  <w:szCs w:val="16"/>
                </w:rPr>
                <w:t xml:space="preserve"> linked SRS resource sets is dropped on that symbol</w:t>
              </w:r>
            </w:ins>
            <w:ins w:id="319" w:author="蒋创新" w:date="2024-04-26T10:25:00Z">
              <w:r w:rsidRPr="00ED75A9">
                <w:rPr>
                  <w:rFonts w:ascii="Arial" w:hAnsi="Arial" w:cs="Arial"/>
                  <w:sz w:val="16"/>
                  <w:szCs w:val="16"/>
                </w:rPr>
                <w:t>.</w:t>
              </w:r>
            </w:ins>
          </w:p>
          <w:p w14:paraId="3D0D5922" w14:textId="77777777" w:rsidR="00ED75A9" w:rsidRPr="00ED75A9" w:rsidRDefault="00ED75A9" w:rsidP="00ED75A9">
            <w:pPr>
              <w:snapToGrid w:val="0"/>
              <w:jc w:val="center"/>
              <w:rPr>
                <w:rFonts w:ascii="Arial" w:hAnsi="Arial" w:cs="Arial"/>
                <w:color w:val="C00000"/>
                <w:sz w:val="16"/>
                <w:szCs w:val="16"/>
              </w:rPr>
            </w:pPr>
            <w:r w:rsidRPr="00ED75A9">
              <w:rPr>
                <w:rFonts w:ascii="Arial" w:hAnsi="Arial" w:cs="Arial"/>
                <w:color w:val="C00000"/>
                <w:sz w:val="16"/>
                <w:szCs w:val="16"/>
              </w:rPr>
              <w:t>&lt;omitted text&gt;</w:t>
            </w:r>
          </w:p>
          <w:p w14:paraId="4C5E8CD8" w14:textId="51E9505F" w:rsidR="00ED75A9" w:rsidRPr="00ED75A9" w:rsidRDefault="00ED75A9" w:rsidP="00ED75A9">
            <w:pPr>
              <w:snapToGrid w:val="0"/>
              <w:jc w:val="center"/>
              <w:rPr>
                <w:rFonts w:ascii="Arial" w:hAnsi="Arial" w:cs="Arial"/>
                <w:color w:val="FF0000"/>
                <w:sz w:val="16"/>
                <w:szCs w:val="16"/>
              </w:rPr>
            </w:pPr>
            <w:r w:rsidRPr="00ED75A9">
              <w:rPr>
                <w:rFonts w:ascii="Arial" w:hAnsi="Arial" w:cs="Arial"/>
                <w:color w:val="FF0000"/>
                <w:sz w:val="16"/>
                <w:szCs w:val="16"/>
              </w:rPr>
              <w:t>---------------------------- End of Text Proposal for TS 38.214 ----------------------------</w:t>
            </w:r>
          </w:p>
        </w:tc>
      </w:tr>
    </w:tbl>
    <w:p w14:paraId="40D5C779" w14:textId="2AFC1025" w:rsidR="00ED75A9" w:rsidRPr="00ED75A9" w:rsidRDefault="00C638F1" w:rsidP="00ED75A9">
      <w:pPr>
        <w:rPr>
          <w:bCs/>
        </w:rPr>
      </w:pPr>
      <w:r w:rsidRPr="00C638F1">
        <w:rPr>
          <w:rFonts w:hint="eastAsia"/>
        </w:rPr>
        <w:lastRenderedPageBreak/>
        <w:t>C</w:t>
      </w:r>
      <w:r w:rsidRPr="00C638F1">
        <w:t xml:space="preserve">omeback for final CR </w:t>
      </w:r>
      <w:r w:rsidR="00ED75A9" w:rsidRPr="00C638F1">
        <w:rPr>
          <w:bCs/>
        </w:rPr>
        <w:t>(Chuangxin)</w:t>
      </w:r>
    </w:p>
    <w:p w14:paraId="4E8CCC1C" w14:textId="0F207BC3" w:rsidR="00C638F1" w:rsidRPr="00C638F1" w:rsidRDefault="006F79AF" w:rsidP="00735BE5">
      <w:pPr>
        <w:rPr>
          <w:b/>
        </w:rPr>
      </w:pPr>
      <w:hyperlink r:id="rId727" w:history="1">
        <w:r>
          <w:rPr>
            <w:rStyle w:val="Hyperlink"/>
            <w:b/>
            <w:highlight w:val="green"/>
          </w:rPr>
          <w:t>R1-2405606</w:t>
        </w:r>
      </w:hyperlink>
      <w:r w:rsidR="00C638F1" w:rsidRPr="00C638F1">
        <w:rPr>
          <w:b/>
        </w:rPr>
        <w:tab/>
        <w:t>CR for dropping rule on SRS bandwidth aggregation</w:t>
      </w:r>
      <w:r w:rsidR="00C638F1" w:rsidRPr="00C638F1">
        <w:rPr>
          <w:b/>
        </w:rPr>
        <w:tab/>
        <w:t>Moderator (ZTE)</w:t>
      </w:r>
    </w:p>
    <w:p w14:paraId="7C2F0A6E" w14:textId="77777777" w:rsidR="00C638F1" w:rsidRDefault="00C638F1" w:rsidP="00735BE5">
      <w:pPr>
        <w:rPr>
          <w:bCs/>
        </w:rPr>
      </w:pPr>
      <w:r>
        <w:rPr>
          <w:bCs/>
        </w:rPr>
        <w:t>(</w:t>
      </w:r>
      <w:r w:rsidRPr="00C638F1">
        <w:rPr>
          <w:bCs/>
        </w:rPr>
        <w:t>Rel-18</w:t>
      </w:r>
      <w:r>
        <w:rPr>
          <w:bCs/>
        </w:rPr>
        <w:t xml:space="preserve">, </w:t>
      </w:r>
      <w:r w:rsidRPr="00C638F1">
        <w:rPr>
          <w:bCs/>
        </w:rPr>
        <w:t>38.214</w:t>
      </w:r>
      <w:r>
        <w:rPr>
          <w:bCs/>
        </w:rPr>
        <w:t xml:space="preserve">, </w:t>
      </w:r>
      <w:r w:rsidRPr="00C638F1">
        <w:rPr>
          <w:bCs/>
        </w:rPr>
        <w:t>NR_pos_enh2-Core</w:t>
      </w:r>
      <w:r>
        <w:rPr>
          <w:bCs/>
        </w:rPr>
        <w:t>, CR</w:t>
      </w:r>
      <w:r w:rsidRPr="00C638F1">
        <w:rPr>
          <w:bCs/>
        </w:rPr>
        <w:t>0569</w:t>
      </w:r>
      <w:r>
        <w:rPr>
          <w:bCs/>
        </w:rPr>
        <w:t xml:space="preserve">, Cat </w:t>
      </w:r>
      <w:r w:rsidRPr="00C638F1">
        <w:rPr>
          <w:bCs/>
        </w:rPr>
        <w:t>F</w:t>
      </w:r>
      <w:r>
        <w:rPr>
          <w:bCs/>
        </w:rPr>
        <w:t>) is agreed.</w:t>
      </w:r>
    </w:p>
    <w:p w14:paraId="323E37E6" w14:textId="77777777" w:rsidR="009A1AA3" w:rsidRDefault="009A1AA3" w:rsidP="009A1AA3">
      <w:pPr>
        <w:rPr>
          <w:bCs/>
          <w:iCs/>
          <w:lang w:eastAsia="x-none"/>
        </w:rPr>
      </w:pPr>
      <w:r w:rsidRPr="00310C67">
        <w:rPr>
          <w:bCs/>
          <w:iCs/>
          <w:highlight w:val="magenta"/>
          <w:lang w:eastAsia="x-none"/>
        </w:rPr>
        <w:t>MCC: To delete "draft" from the title before submission to RAN.</w:t>
      </w:r>
    </w:p>
    <w:p w14:paraId="1A0EE347" w14:textId="77777777" w:rsidR="00ED75A9" w:rsidRDefault="00ED75A9" w:rsidP="00C12C5A">
      <w:pPr>
        <w:rPr>
          <w:bCs/>
        </w:rPr>
      </w:pPr>
    </w:p>
    <w:p w14:paraId="76A21931" w14:textId="0BB94AF0" w:rsidR="00C12C5A" w:rsidRPr="00C12C5A" w:rsidRDefault="00735BE5" w:rsidP="00C12C5A">
      <w:pPr>
        <w:rPr>
          <w:bCs/>
        </w:rPr>
      </w:pPr>
      <w:r>
        <w:rPr>
          <w:bCs/>
        </w:rPr>
        <w:t xml:space="preserve">Final summary in </w:t>
      </w:r>
      <w:hyperlink r:id="rId728" w:history="1">
        <w:r w:rsidR="006F79AF">
          <w:rPr>
            <w:rStyle w:val="Hyperlink"/>
            <w:bCs/>
          </w:rPr>
          <w:t>R1-2405455</w:t>
        </w:r>
      </w:hyperlink>
      <w:r>
        <w:rPr>
          <w:bCs/>
        </w:rPr>
        <w:t>.</w:t>
      </w:r>
    </w:p>
    <w:p w14:paraId="3682D062" w14:textId="77777777" w:rsidR="00735BE5" w:rsidRDefault="00735BE5" w:rsidP="00735BE5">
      <w:pPr>
        <w:pBdr>
          <w:bottom w:val="single" w:sz="6" w:space="1" w:color="auto"/>
        </w:pBdr>
        <w:rPr>
          <w:bCs/>
        </w:rPr>
      </w:pPr>
    </w:p>
    <w:p w14:paraId="53811CE3" w14:textId="77777777" w:rsidR="00735BE5" w:rsidRDefault="00735BE5" w:rsidP="00735BE5">
      <w:pPr>
        <w:rPr>
          <w:bCs/>
        </w:rPr>
      </w:pPr>
    </w:p>
    <w:p w14:paraId="68C541CE" w14:textId="019132CB" w:rsidR="00490810" w:rsidRDefault="006F79AF" w:rsidP="00490810">
      <w:pPr>
        <w:rPr>
          <w:bCs/>
          <w:lang w:eastAsia="ko-KR"/>
        </w:rPr>
      </w:pPr>
      <w:hyperlink r:id="rId729" w:history="1">
        <w:r>
          <w:rPr>
            <w:rStyle w:val="Hyperlink"/>
            <w:bCs/>
            <w:lang w:eastAsia="ko-KR"/>
          </w:rPr>
          <w:t>R1-2403959</w:t>
        </w:r>
      </w:hyperlink>
      <w:r w:rsidR="00490810" w:rsidRPr="00D7097B">
        <w:rPr>
          <w:bCs/>
          <w:lang w:eastAsia="ko-KR"/>
        </w:rPr>
        <w:tab/>
        <w:t>Remaining issues of Rel-18 positioning</w:t>
      </w:r>
      <w:r w:rsidR="00490810" w:rsidRPr="00D7097B">
        <w:rPr>
          <w:bCs/>
          <w:lang w:eastAsia="ko-KR"/>
        </w:rPr>
        <w:tab/>
        <w:t>Huawei, HiSilicon</w:t>
      </w:r>
    </w:p>
    <w:p w14:paraId="727A7A03" w14:textId="26327A21" w:rsidR="00490810" w:rsidRPr="00D7097B" w:rsidRDefault="006F79AF" w:rsidP="00490810">
      <w:pPr>
        <w:rPr>
          <w:bCs/>
          <w:lang w:eastAsia="ko-KR"/>
        </w:rPr>
      </w:pPr>
      <w:hyperlink r:id="rId730" w:history="1">
        <w:r>
          <w:rPr>
            <w:rStyle w:val="Hyperlink"/>
            <w:bCs/>
            <w:lang w:eastAsia="ko-KR"/>
          </w:rPr>
          <w:t>R1-2403970</w:t>
        </w:r>
      </w:hyperlink>
      <w:r w:rsidR="00490810" w:rsidRPr="00D7097B">
        <w:rPr>
          <w:bCs/>
          <w:lang w:eastAsia="ko-KR"/>
        </w:rPr>
        <w:tab/>
        <w:t>Correction on collision handling of positioning SRS with frequency hopping in TDD systems</w:t>
      </w:r>
      <w:r w:rsidR="00490810" w:rsidRPr="00D7097B">
        <w:rPr>
          <w:bCs/>
          <w:lang w:eastAsia="ko-KR"/>
        </w:rPr>
        <w:tab/>
        <w:t>Intel Corporation</w:t>
      </w:r>
    </w:p>
    <w:p w14:paraId="5FA7C0CB" w14:textId="00C43FAE" w:rsidR="00490810" w:rsidRDefault="006F79AF" w:rsidP="00490810">
      <w:pPr>
        <w:rPr>
          <w:bCs/>
          <w:lang w:eastAsia="ko-KR"/>
        </w:rPr>
      </w:pPr>
      <w:hyperlink r:id="rId731" w:history="1">
        <w:r>
          <w:rPr>
            <w:rStyle w:val="Hyperlink"/>
            <w:bCs/>
            <w:lang w:eastAsia="ko-KR"/>
          </w:rPr>
          <w:t>R1-2403971</w:t>
        </w:r>
      </w:hyperlink>
      <w:r w:rsidR="00490810" w:rsidRPr="00D7097B">
        <w:rPr>
          <w:bCs/>
          <w:lang w:eastAsia="ko-KR"/>
        </w:rPr>
        <w:tab/>
        <w:t>Corrections on positioning SRS with frequency hopping</w:t>
      </w:r>
      <w:r w:rsidR="00490810" w:rsidRPr="00D7097B">
        <w:rPr>
          <w:bCs/>
          <w:lang w:eastAsia="ko-KR"/>
        </w:rPr>
        <w:tab/>
        <w:t>Intel Corporation</w:t>
      </w:r>
    </w:p>
    <w:p w14:paraId="419C27C1" w14:textId="497A51CF" w:rsidR="00490810" w:rsidRPr="00D7097B" w:rsidRDefault="006F79AF" w:rsidP="00490810">
      <w:pPr>
        <w:rPr>
          <w:bCs/>
          <w:lang w:eastAsia="ko-KR"/>
        </w:rPr>
      </w:pPr>
      <w:hyperlink r:id="rId732" w:history="1">
        <w:r>
          <w:rPr>
            <w:rStyle w:val="Hyperlink"/>
            <w:bCs/>
            <w:lang w:eastAsia="ko-KR"/>
          </w:rPr>
          <w:t>R1-2404052</w:t>
        </w:r>
      </w:hyperlink>
      <w:r w:rsidR="00490810" w:rsidRPr="00D7097B">
        <w:rPr>
          <w:bCs/>
          <w:lang w:eastAsia="ko-KR"/>
        </w:rPr>
        <w:tab/>
        <w:t>Maintenance on Expanded and Improved NR Positioning</w:t>
      </w:r>
      <w:r w:rsidR="00490810" w:rsidRPr="00D7097B">
        <w:rPr>
          <w:bCs/>
          <w:lang w:eastAsia="ko-KR"/>
        </w:rPr>
        <w:tab/>
        <w:t>Nokia</w:t>
      </w:r>
    </w:p>
    <w:p w14:paraId="1EADE232" w14:textId="31226932" w:rsidR="00490810" w:rsidRPr="00D7097B" w:rsidRDefault="006F79AF" w:rsidP="00490810">
      <w:pPr>
        <w:rPr>
          <w:bCs/>
          <w:lang w:eastAsia="ko-KR"/>
        </w:rPr>
      </w:pPr>
      <w:hyperlink r:id="rId733" w:history="1">
        <w:r>
          <w:rPr>
            <w:rStyle w:val="Hyperlink"/>
            <w:bCs/>
            <w:lang w:eastAsia="ko-KR"/>
          </w:rPr>
          <w:t>R1-2404155</w:t>
        </w:r>
      </w:hyperlink>
      <w:r w:rsidR="00490810" w:rsidRPr="00D7097B">
        <w:rPr>
          <w:bCs/>
          <w:lang w:eastAsia="ko-KR"/>
        </w:rPr>
        <w:tab/>
        <w:t>Draft CR on SRS frequency hopping for positioning</w:t>
      </w:r>
      <w:r w:rsidR="00490810" w:rsidRPr="00D7097B">
        <w:rPr>
          <w:bCs/>
          <w:lang w:eastAsia="ko-KR"/>
        </w:rPr>
        <w:tab/>
        <w:t>vivo</w:t>
      </w:r>
    </w:p>
    <w:p w14:paraId="0FCB4BCB" w14:textId="40A25E90" w:rsidR="00490810" w:rsidRPr="00D7097B" w:rsidRDefault="006F79AF" w:rsidP="00490810">
      <w:pPr>
        <w:rPr>
          <w:bCs/>
          <w:lang w:eastAsia="ko-KR"/>
        </w:rPr>
      </w:pPr>
      <w:hyperlink r:id="rId734" w:history="1">
        <w:r>
          <w:rPr>
            <w:rStyle w:val="Hyperlink"/>
            <w:bCs/>
            <w:lang w:eastAsia="ko-KR"/>
          </w:rPr>
          <w:t>R1-2404993</w:t>
        </w:r>
      </w:hyperlink>
      <w:r w:rsidR="00490810" w:rsidRPr="00D7097B">
        <w:rPr>
          <w:bCs/>
          <w:lang w:eastAsia="ko-KR"/>
        </w:rPr>
        <w:tab/>
        <w:t>Draft CR for collision handling of positioning SRS with Tx hopping in TDD system</w:t>
      </w:r>
      <w:r w:rsidR="00490810" w:rsidRPr="00D7097B">
        <w:rPr>
          <w:bCs/>
          <w:lang w:eastAsia="ko-KR"/>
        </w:rPr>
        <w:tab/>
        <w:t>ZTE</w:t>
      </w:r>
    </w:p>
    <w:p w14:paraId="052763FF" w14:textId="2A6D76C5" w:rsidR="00490810" w:rsidRPr="00D7097B" w:rsidRDefault="006F79AF" w:rsidP="00490810">
      <w:pPr>
        <w:rPr>
          <w:bCs/>
          <w:lang w:eastAsia="ko-KR"/>
        </w:rPr>
      </w:pPr>
      <w:hyperlink r:id="rId735" w:history="1">
        <w:r>
          <w:rPr>
            <w:rStyle w:val="Hyperlink"/>
            <w:bCs/>
            <w:lang w:eastAsia="ko-KR"/>
          </w:rPr>
          <w:t>R1-2404994</w:t>
        </w:r>
      </w:hyperlink>
      <w:r w:rsidR="00490810" w:rsidRPr="00D7097B">
        <w:rPr>
          <w:bCs/>
          <w:lang w:eastAsia="ko-KR"/>
        </w:rPr>
        <w:tab/>
        <w:t>Discussion on collision handling of positioning SRS with Tx hopping in TDD system</w:t>
      </w:r>
      <w:r w:rsidR="00490810" w:rsidRPr="00D7097B">
        <w:rPr>
          <w:bCs/>
          <w:lang w:eastAsia="ko-KR"/>
        </w:rPr>
        <w:tab/>
        <w:t>ZTE</w:t>
      </w:r>
    </w:p>
    <w:p w14:paraId="5333D86C" w14:textId="6659E2FE" w:rsidR="00490810" w:rsidRPr="00D7097B" w:rsidRDefault="006F79AF" w:rsidP="00490810">
      <w:pPr>
        <w:rPr>
          <w:bCs/>
          <w:lang w:eastAsia="ko-KR"/>
        </w:rPr>
      </w:pPr>
      <w:hyperlink r:id="rId736" w:history="1">
        <w:r>
          <w:rPr>
            <w:rStyle w:val="Hyperlink"/>
            <w:bCs/>
            <w:lang w:eastAsia="ko-KR"/>
          </w:rPr>
          <w:t>R1-2404995</w:t>
        </w:r>
      </w:hyperlink>
      <w:r w:rsidR="00490810" w:rsidRPr="00D7097B">
        <w:rPr>
          <w:bCs/>
          <w:lang w:eastAsia="ko-KR"/>
        </w:rPr>
        <w:tab/>
        <w:t>Draft CR for RedCap UE frequency hopping</w:t>
      </w:r>
      <w:r w:rsidR="00490810" w:rsidRPr="00D7097B">
        <w:rPr>
          <w:bCs/>
          <w:lang w:eastAsia="ko-KR"/>
        </w:rPr>
        <w:tab/>
        <w:t>ZTE</w:t>
      </w:r>
    </w:p>
    <w:p w14:paraId="07027636" w14:textId="022F8312" w:rsidR="00490810" w:rsidRPr="00D7097B" w:rsidRDefault="006F79AF" w:rsidP="00490810">
      <w:pPr>
        <w:rPr>
          <w:bCs/>
          <w:lang w:eastAsia="ko-KR"/>
        </w:rPr>
      </w:pPr>
      <w:hyperlink r:id="rId737" w:history="1">
        <w:r>
          <w:rPr>
            <w:rStyle w:val="Hyperlink"/>
            <w:bCs/>
            <w:lang w:eastAsia="ko-KR"/>
          </w:rPr>
          <w:t>R1-2405288</w:t>
        </w:r>
      </w:hyperlink>
      <w:r w:rsidR="00490810" w:rsidRPr="00D7097B">
        <w:rPr>
          <w:bCs/>
          <w:lang w:eastAsia="ko-KR"/>
        </w:rPr>
        <w:tab/>
        <w:t>Draft CR for correction to SRS for positioning with tx hopping in 38.211</w:t>
      </w:r>
      <w:r w:rsidR="00490810" w:rsidRPr="00D7097B">
        <w:rPr>
          <w:bCs/>
          <w:lang w:eastAsia="ko-KR"/>
        </w:rPr>
        <w:tab/>
        <w:t>Ericsson</w:t>
      </w:r>
    </w:p>
    <w:p w14:paraId="047DBA55" w14:textId="06CC8D7F" w:rsidR="00490810" w:rsidRPr="00D7097B" w:rsidRDefault="006F79AF" w:rsidP="00490810">
      <w:pPr>
        <w:rPr>
          <w:bCs/>
          <w:lang w:eastAsia="ko-KR"/>
        </w:rPr>
      </w:pPr>
      <w:hyperlink r:id="rId738" w:history="1">
        <w:r>
          <w:rPr>
            <w:rStyle w:val="Hyperlink"/>
            <w:bCs/>
            <w:lang w:eastAsia="ko-KR"/>
          </w:rPr>
          <w:t>R1-2405289</w:t>
        </w:r>
      </w:hyperlink>
      <w:r w:rsidR="00490810" w:rsidRPr="00D7097B">
        <w:rPr>
          <w:bCs/>
          <w:lang w:eastAsia="ko-KR"/>
        </w:rPr>
        <w:tab/>
        <w:t>Draft CR for correction to SRS for positioning with tx hopping in 38.214</w:t>
      </w:r>
      <w:r w:rsidR="00490810" w:rsidRPr="00D7097B">
        <w:rPr>
          <w:bCs/>
          <w:lang w:eastAsia="ko-KR"/>
        </w:rPr>
        <w:tab/>
        <w:t>Ericsson</w:t>
      </w:r>
    </w:p>
    <w:p w14:paraId="6661F1A5" w14:textId="31668578" w:rsidR="00490810" w:rsidRPr="00D7097B" w:rsidRDefault="006F79AF" w:rsidP="00490810">
      <w:pPr>
        <w:rPr>
          <w:bCs/>
          <w:lang w:eastAsia="ko-KR"/>
        </w:rPr>
      </w:pPr>
      <w:hyperlink r:id="rId739" w:history="1">
        <w:r>
          <w:rPr>
            <w:rStyle w:val="Hyperlink"/>
            <w:bCs/>
            <w:lang w:eastAsia="ko-KR"/>
          </w:rPr>
          <w:t>R1-2405315</w:t>
        </w:r>
      </w:hyperlink>
      <w:r w:rsidR="00490810" w:rsidRPr="00D7097B">
        <w:rPr>
          <w:bCs/>
          <w:lang w:eastAsia="ko-KR"/>
        </w:rPr>
        <w:tab/>
        <w:t>Correction to 38.211 on the transmission counter</w:t>
      </w:r>
      <w:r w:rsidR="00490810" w:rsidRPr="00D7097B">
        <w:rPr>
          <w:bCs/>
          <w:lang w:eastAsia="ko-KR"/>
        </w:rPr>
        <w:tab/>
        <w:t>Huawei, HiSilicon</w:t>
      </w:r>
    </w:p>
    <w:p w14:paraId="56802B92" w14:textId="77777777" w:rsidR="00490810" w:rsidRPr="00D7097B" w:rsidRDefault="00490810" w:rsidP="00490810">
      <w:pPr>
        <w:rPr>
          <w:bCs/>
          <w:lang w:eastAsia="ko-KR"/>
        </w:rPr>
      </w:pPr>
    </w:p>
    <w:p w14:paraId="31641B02" w14:textId="67B7F08F" w:rsidR="00ED75A9" w:rsidRPr="00490810" w:rsidRDefault="006F79AF" w:rsidP="00ED75A9">
      <w:pPr>
        <w:rPr>
          <w:b/>
          <w:bCs/>
        </w:rPr>
      </w:pPr>
      <w:hyperlink r:id="rId740" w:history="1">
        <w:r>
          <w:rPr>
            <w:rStyle w:val="Hyperlink"/>
            <w:b/>
            <w:bCs/>
          </w:rPr>
          <w:t>R1-2405481</w:t>
        </w:r>
      </w:hyperlink>
      <w:r w:rsidR="00ED75A9" w:rsidRPr="00490810">
        <w:rPr>
          <w:b/>
          <w:bCs/>
        </w:rPr>
        <w:tab/>
        <w:t>Feature Lead summary #1 for Maintenance of Positioning for RedCap Ues</w:t>
      </w:r>
      <w:r w:rsidR="00ED75A9" w:rsidRPr="00490810">
        <w:rPr>
          <w:b/>
          <w:bCs/>
        </w:rPr>
        <w:tab/>
        <w:t>Moderator (Ericsson)</w:t>
      </w:r>
    </w:p>
    <w:p w14:paraId="686CF976" w14:textId="56B65B70" w:rsidR="00ED75A9" w:rsidRDefault="00ED75A9" w:rsidP="00ED75A9">
      <w:pPr>
        <w:rPr>
          <w:bCs/>
        </w:rPr>
      </w:pPr>
      <w:r>
        <w:rPr>
          <w:bCs/>
        </w:rPr>
        <w:t>From Wednesday session</w:t>
      </w:r>
    </w:p>
    <w:p w14:paraId="23EF5057" w14:textId="5AC688C5" w:rsidR="00490810" w:rsidRPr="002432CF" w:rsidRDefault="006F79AF" w:rsidP="00ED75A9">
      <w:pPr>
        <w:rPr>
          <w:b/>
        </w:rPr>
      </w:pPr>
      <w:hyperlink r:id="rId741" w:history="1">
        <w:r>
          <w:rPr>
            <w:rStyle w:val="Hyperlink"/>
            <w:b/>
          </w:rPr>
          <w:t>R1-2405482</w:t>
        </w:r>
      </w:hyperlink>
      <w:r w:rsidR="00490810" w:rsidRPr="002432CF">
        <w:rPr>
          <w:b/>
        </w:rPr>
        <w:tab/>
        <w:t>Correction for hop counting in SRS for positioning with tx hopping</w:t>
      </w:r>
      <w:r w:rsidR="00490810" w:rsidRPr="002432CF">
        <w:rPr>
          <w:b/>
        </w:rPr>
        <w:tab/>
        <w:t>Moderator (Ericsson)</w:t>
      </w:r>
    </w:p>
    <w:p w14:paraId="37AB06A0" w14:textId="66FD7145" w:rsidR="00ED75A9" w:rsidRDefault="00ED75A9" w:rsidP="00ED75A9">
      <w:pPr>
        <w:rPr>
          <w:bCs/>
        </w:rPr>
      </w:pPr>
      <w:r w:rsidRPr="002A4236">
        <w:rPr>
          <w:rFonts w:hint="eastAsia"/>
          <w:bCs/>
          <w:highlight w:val="green"/>
        </w:rPr>
        <w:t>A</w:t>
      </w:r>
      <w:r w:rsidRPr="002A4236">
        <w:rPr>
          <w:bCs/>
          <w:highlight w:val="green"/>
        </w:rPr>
        <w:t>greement</w:t>
      </w:r>
    </w:p>
    <w:p w14:paraId="3729EB09" w14:textId="6E55BEA5" w:rsidR="00ED75A9" w:rsidRDefault="00ED75A9" w:rsidP="00ED75A9">
      <w:pPr>
        <w:rPr>
          <w:bCs/>
        </w:rPr>
      </w:pPr>
      <w:r>
        <w:rPr>
          <w:bCs/>
        </w:rPr>
        <w:t xml:space="preserve">The </w:t>
      </w:r>
      <w:r w:rsidRPr="00BF4517">
        <w:rPr>
          <w:bCs/>
        </w:rPr>
        <w:t xml:space="preserve">draft CR </w:t>
      </w:r>
      <w:r>
        <w:rPr>
          <w:bCs/>
        </w:rPr>
        <w:t xml:space="preserve">in </w:t>
      </w:r>
      <w:hyperlink r:id="rId742" w:history="1">
        <w:r w:rsidR="006F79AF">
          <w:rPr>
            <w:rStyle w:val="Hyperlink"/>
            <w:bCs/>
          </w:rPr>
          <w:t>R1-2405482</w:t>
        </w:r>
      </w:hyperlink>
      <w:r>
        <w:rPr>
          <w:bCs/>
        </w:rPr>
        <w:t xml:space="preserve"> is endorsed with the following modification:</w:t>
      </w:r>
    </w:p>
    <w:p w14:paraId="5E2A99F9" w14:textId="264994B2" w:rsidR="00ED75A9" w:rsidRPr="008276BC" w:rsidRDefault="008276BC" w:rsidP="00ED75A9">
      <w:pPr>
        <w:rPr>
          <w:bCs/>
          <w:color w:val="FF0000"/>
        </w:rPr>
      </w:pPr>
      <w:r w:rsidRPr="008276BC">
        <w:rPr>
          <w:bCs/>
          <w:color w:val="FF0000"/>
        </w:rPr>
        <w:t>--------Start of TP--------</w:t>
      </w:r>
    </w:p>
    <w:p w14:paraId="2361E044" w14:textId="51914A64" w:rsidR="00ED75A9" w:rsidRPr="008276BC" w:rsidRDefault="00ED75A9" w:rsidP="00ED75A9">
      <w:pPr>
        <w:ind w:left="568" w:hanging="284"/>
        <w:rPr>
          <w:rFonts w:ascii="Arial" w:eastAsia="MS Mincho" w:hAnsi="Arial" w:cs="Arial"/>
          <w:sz w:val="16"/>
          <w:szCs w:val="16"/>
          <w:lang w:eastAsia="ja-JP"/>
        </w:rPr>
      </w:pPr>
      <w:r w:rsidRPr="008276BC">
        <w:rPr>
          <w:rFonts w:ascii="Arial" w:eastAsia="MS Mincho" w:hAnsi="Arial" w:cs="Arial"/>
          <w:sz w:val="16"/>
          <w:szCs w:val="16"/>
          <w:lang w:val="en-US"/>
        </w:rPr>
        <w:t>-</w:t>
      </w:r>
      <w:r w:rsidRPr="008276BC">
        <w:rPr>
          <w:rFonts w:ascii="Arial" w:eastAsia="MS Mincho" w:hAnsi="Arial" w:cs="Arial"/>
          <w:sz w:val="16"/>
          <w:szCs w:val="16"/>
          <w:lang w:val="en-US"/>
        </w:rPr>
        <w:tab/>
      </w:r>
      <m:oMath>
        <m:sSubSup>
          <m:sSubSupPr>
            <m:ctrlPr>
              <w:rPr>
                <w:rFonts w:ascii="Cambria Math" w:eastAsia="Calibri" w:hAnsi="Cambria Math" w:cs="Arial"/>
                <w:i/>
                <w:sz w:val="16"/>
                <w:szCs w:val="16"/>
              </w:rPr>
            </m:ctrlPr>
          </m:sSubSupPr>
          <m:e>
            <m:r>
              <w:rPr>
                <w:rFonts w:ascii="Cambria Math" w:eastAsia="MS Mincho" w:hAnsi="Cambria Math" w:cs="Arial"/>
                <w:sz w:val="16"/>
                <w:szCs w:val="16"/>
              </w:rPr>
              <m:t>n</m:t>
            </m:r>
          </m:e>
          <m:sub>
            <m:r>
              <m:rPr>
                <m:nor/>
              </m:rPr>
              <w:rPr>
                <w:rFonts w:ascii="Arial" w:eastAsia="MS Mincho" w:hAnsi="Arial" w:cs="Arial"/>
                <w:sz w:val="16"/>
                <w:szCs w:val="16"/>
              </w:rPr>
              <m:t>SRS</m:t>
            </m:r>
          </m:sub>
          <m:sup>
            <m:r>
              <m:rPr>
                <m:sty m:val="p"/>
              </m:rPr>
              <w:rPr>
                <w:rFonts w:ascii="Cambria Math" w:eastAsia="Calibri" w:hAnsi="Cambria Math" w:cs="Arial"/>
                <w:sz w:val="16"/>
                <w:szCs w:val="16"/>
              </w:rPr>
              <m:t>TxHopping</m:t>
            </m:r>
          </m:sup>
        </m:sSubSup>
        <m:r>
          <w:rPr>
            <w:rFonts w:ascii="Cambria Math" w:eastAsia="SimSun" w:hAnsi="Cambria Math" w:cs="Arial"/>
            <w:sz w:val="16"/>
            <w:szCs w:val="16"/>
            <w:lang w:val="fi-FI"/>
          </w:rPr>
          <m:t>=0,1,…,</m:t>
        </m:r>
        <m:sSubSup>
          <m:sSubSupPr>
            <m:ctrlPr>
              <w:rPr>
                <w:rFonts w:ascii="Cambria Math" w:eastAsia="SimSun" w:hAnsi="Cambria Math" w:cs="Arial"/>
                <w:i/>
                <w:sz w:val="16"/>
                <w:szCs w:val="16"/>
                <w:lang w:val="fi-FI"/>
              </w:rPr>
            </m:ctrlPr>
          </m:sSubSupPr>
          <m:e>
            <m:r>
              <w:rPr>
                <w:rFonts w:ascii="Cambria Math" w:eastAsia="SimSun" w:hAnsi="Cambria Math" w:cs="Arial"/>
                <w:sz w:val="16"/>
                <w:szCs w:val="16"/>
                <w:lang w:val="fi-FI"/>
              </w:rPr>
              <m:t>N</m:t>
            </m:r>
          </m:e>
          <m:sub>
            <m:r>
              <m:rPr>
                <m:sty m:val="p"/>
              </m:rPr>
              <w:rPr>
                <w:rFonts w:ascii="Cambria Math" w:eastAsia="SimSun" w:hAnsi="Cambria Math" w:cs="Arial"/>
                <w:sz w:val="16"/>
                <w:szCs w:val="16"/>
                <w:lang w:val="fi-FI"/>
              </w:rPr>
              <m:t>hops</m:t>
            </m:r>
            <m:ctrlPr>
              <w:rPr>
                <w:rFonts w:ascii="Cambria Math" w:eastAsia="SimSun" w:hAnsi="Cambria Math" w:cs="Arial"/>
                <w:sz w:val="16"/>
                <w:szCs w:val="16"/>
                <w:lang w:val="fi-FI"/>
              </w:rPr>
            </m:ctrlPr>
          </m:sub>
          <m:sup>
            <m:r>
              <m:rPr>
                <m:sty m:val="p"/>
              </m:rPr>
              <w:rPr>
                <w:rFonts w:ascii="Cambria Math" w:eastAsia="SimSun" w:hAnsi="Cambria Math" w:cs="Arial"/>
                <w:sz w:val="16"/>
                <w:szCs w:val="16"/>
                <w:lang w:val="fi-FI"/>
              </w:rPr>
              <m:t>SRS</m:t>
            </m:r>
            <m:ctrlPr>
              <w:rPr>
                <w:rFonts w:ascii="Cambria Math" w:eastAsia="SimSun" w:hAnsi="Cambria Math" w:cs="Arial"/>
                <w:sz w:val="16"/>
                <w:szCs w:val="16"/>
                <w:lang w:val="fi-FI"/>
              </w:rPr>
            </m:ctrlPr>
          </m:sup>
        </m:sSubSup>
        <m:r>
          <w:rPr>
            <w:rFonts w:ascii="Cambria Math" w:eastAsia="SimSun" w:hAnsi="Cambria Math" w:cs="Arial"/>
            <w:sz w:val="16"/>
            <w:szCs w:val="16"/>
            <w:lang w:val="fi-FI"/>
          </w:rPr>
          <m:t>-1</m:t>
        </m:r>
      </m:oMath>
      <w:ins w:id="320" w:author="Moderator" w:date="2024-05-22T13:01:00Z">
        <w:r w:rsidRPr="008276BC">
          <w:rPr>
            <w:rFonts w:ascii="Arial" w:eastAsia="DengXian" w:hAnsi="Arial" w:cs="Arial"/>
            <w:sz w:val="16"/>
            <w:szCs w:val="16"/>
            <w:lang w:val="fi-FI"/>
          </w:rPr>
          <w:t xml:space="preserve"> </w:t>
        </w:r>
      </w:ins>
      <w:r w:rsidRPr="008276BC">
        <w:rPr>
          <w:rFonts w:ascii="Arial" w:eastAsia="DengXian" w:hAnsi="Arial" w:cs="Arial"/>
          <w:sz w:val="16"/>
          <w:szCs w:val="16"/>
          <w:lang w:val="fi-FI"/>
        </w:rPr>
        <w:t xml:space="preserve">is the hop transmission counter in the time domain, </w:t>
      </w:r>
      <w:ins w:id="321" w:author="Moderator (Ericsson)" w:date="2024-05-13T14:34:00Z">
        <w:r w:rsidRPr="008276BC">
          <w:rPr>
            <w:rFonts w:ascii="Arial" w:eastAsia="DengXian" w:hAnsi="Arial" w:cs="Arial"/>
            <w:sz w:val="16"/>
            <w:szCs w:val="16"/>
            <w:lang w:val="fi-FI" w:eastAsia="zh-CN"/>
          </w:rPr>
          <w:t>where</w:t>
        </w:r>
        <w:r w:rsidRPr="008276BC">
          <w:rPr>
            <w:rFonts w:ascii="Arial" w:eastAsia="DengXian" w:hAnsi="Arial" w:cs="Arial"/>
            <w:sz w:val="16"/>
            <w:szCs w:val="16"/>
            <w:lang w:val="fi-FI"/>
          </w:rPr>
          <w:t xml:space="preserve">  </w:t>
        </w:r>
      </w:ins>
      <m:oMath>
        <m:sSubSup>
          <m:sSubSupPr>
            <m:ctrlPr>
              <w:ins w:id="322" w:author="Moderator (Ericsson)" w:date="2024-05-13T14:34:00Z">
                <w:rPr>
                  <w:rFonts w:ascii="Cambria Math" w:eastAsia="Calibri" w:hAnsi="Cambria Math" w:cs="Arial"/>
                  <w:i/>
                  <w:sz w:val="16"/>
                  <w:szCs w:val="16"/>
                </w:rPr>
              </w:ins>
            </m:ctrlPr>
          </m:sSubSupPr>
          <m:e>
            <m:r>
              <w:ins w:id="323" w:author="Moderator (Ericsson)" w:date="2024-05-13T14:34:00Z">
                <w:rPr>
                  <w:rFonts w:ascii="Cambria Math" w:hAnsi="Cambria Math" w:cs="Arial"/>
                  <w:sz w:val="16"/>
                  <w:szCs w:val="16"/>
                </w:rPr>
                <m:t>n</m:t>
              </w:ins>
            </m:r>
          </m:e>
          <m:sub>
            <m:r>
              <w:ins w:id="324" w:author="Moderator (Ericsson)" w:date="2024-05-13T14:34:00Z">
                <m:rPr>
                  <m:nor/>
                </m:rPr>
                <w:rPr>
                  <w:rFonts w:ascii="Arial" w:hAnsi="Arial" w:cs="Arial"/>
                  <w:sz w:val="16"/>
                  <w:szCs w:val="16"/>
                </w:rPr>
                <m:t>SRS</m:t>
              </w:ins>
            </m:r>
          </m:sub>
          <m:sup>
            <m:r>
              <w:ins w:id="325" w:author="Moderator (Ericsson)" w:date="2024-05-13T14:34:00Z">
                <m:rPr>
                  <m:sty m:val="p"/>
                </m:rPr>
                <w:rPr>
                  <w:rFonts w:ascii="Cambria Math" w:eastAsia="Calibri" w:hAnsi="Cambria Math" w:cs="Arial"/>
                  <w:sz w:val="16"/>
                  <w:szCs w:val="16"/>
                </w:rPr>
                <m:t>TxHopping</m:t>
              </w:ins>
            </m:r>
          </m:sup>
        </m:sSubSup>
        <m:r>
          <w:ins w:id="326" w:author="Moderator (Ericsson)" w:date="2024-05-13T14:34:00Z">
            <w:rPr>
              <w:rFonts w:ascii="Cambria Math" w:hAnsi="Cambria Math" w:cs="Arial"/>
              <w:sz w:val="16"/>
              <w:szCs w:val="16"/>
              <w:lang w:val="fi-FI"/>
            </w:rPr>
            <m:t>=1,2,…,</m:t>
          </w:ins>
        </m:r>
        <m:sSubSup>
          <m:sSubSupPr>
            <m:ctrlPr>
              <w:ins w:id="327" w:author="Moderator (Ericsson)" w:date="2024-05-13T14:34:00Z">
                <w:rPr>
                  <w:rFonts w:ascii="Cambria Math" w:hAnsi="Cambria Math" w:cs="Arial"/>
                  <w:i/>
                  <w:sz w:val="16"/>
                  <w:szCs w:val="16"/>
                  <w:lang w:val="fi-FI"/>
                </w:rPr>
              </w:ins>
            </m:ctrlPr>
          </m:sSubSupPr>
          <m:e>
            <m:r>
              <w:ins w:id="328" w:author="Moderator (Ericsson)" w:date="2024-05-13T14:34:00Z">
                <w:rPr>
                  <w:rFonts w:ascii="Cambria Math" w:hAnsi="Cambria Math" w:cs="Arial"/>
                  <w:sz w:val="16"/>
                  <w:szCs w:val="16"/>
                  <w:lang w:val="fi-FI"/>
                </w:rPr>
                <m:t>N</m:t>
              </w:ins>
            </m:r>
          </m:e>
          <m:sub>
            <m:r>
              <w:ins w:id="329" w:author="Moderator (Ericsson)" w:date="2024-05-13T14:34:00Z">
                <m:rPr>
                  <m:sty m:val="p"/>
                </m:rPr>
                <w:rPr>
                  <w:rFonts w:ascii="Cambria Math" w:hAnsi="Cambria Math" w:cs="Arial"/>
                  <w:sz w:val="16"/>
                  <w:szCs w:val="16"/>
                  <w:lang w:val="fi-FI"/>
                </w:rPr>
                <m:t>hops</m:t>
              </w:ins>
            </m:r>
            <m:ctrlPr>
              <w:ins w:id="330" w:author="Moderator (Ericsson)" w:date="2024-05-13T14:34:00Z">
                <w:rPr>
                  <w:rFonts w:ascii="Cambria Math" w:hAnsi="Cambria Math" w:cs="Arial"/>
                  <w:sz w:val="16"/>
                  <w:szCs w:val="16"/>
                  <w:lang w:val="fi-FI"/>
                </w:rPr>
              </w:ins>
            </m:ctrlPr>
          </m:sub>
          <m:sup>
            <m:r>
              <w:ins w:id="331" w:author="Moderator (Ericsson)" w:date="2024-05-13T14:34:00Z">
                <m:rPr>
                  <m:sty m:val="p"/>
                </m:rPr>
                <w:rPr>
                  <w:rFonts w:ascii="Cambria Math" w:hAnsi="Cambria Math" w:cs="Arial"/>
                  <w:sz w:val="16"/>
                  <w:szCs w:val="16"/>
                  <w:lang w:val="fi-FI"/>
                </w:rPr>
                <m:t>SRS</m:t>
              </w:ins>
            </m:r>
            <m:ctrlPr>
              <w:ins w:id="332" w:author="Moderator (Ericsson)" w:date="2024-05-13T14:34:00Z">
                <w:rPr>
                  <w:rFonts w:ascii="Cambria Math" w:hAnsi="Cambria Math" w:cs="Arial"/>
                  <w:sz w:val="16"/>
                  <w:szCs w:val="16"/>
                  <w:lang w:val="fi-FI"/>
                </w:rPr>
              </w:ins>
            </m:ctrlPr>
          </m:sup>
        </m:sSubSup>
        <m:r>
          <w:ins w:id="333" w:author="Moderator (Ericsson)" w:date="2024-05-13T14:34:00Z">
            <w:rPr>
              <w:rFonts w:ascii="Cambria Math" w:hAnsi="Cambria Math" w:cs="Arial"/>
              <w:sz w:val="16"/>
              <w:szCs w:val="16"/>
              <w:lang w:val="fi-FI"/>
            </w:rPr>
            <m:t>-1</m:t>
          </w:ins>
        </m:r>
      </m:oMath>
      <w:del w:id="334" w:author="Moderator (Ericsson)" w:date="2024-05-13T14:34:00Z">
        <w:r w:rsidRPr="008276BC" w:rsidDel="00855104">
          <w:rPr>
            <w:rFonts w:ascii="Arial" w:eastAsia="DengXian" w:hAnsi="Arial" w:cs="Arial"/>
            <w:sz w:val="16"/>
            <w:szCs w:val="16"/>
            <w:lang w:val="fi-FI"/>
          </w:rPr>
          <w:delText xml:space="preserve">which </w:delText>
        </w:r>
      </w:del>
      <w:r w:rsidRPr="008276BC">
        <w:rPr>
          <w:rFonts w:ascii="Arial" w:eastAsia="DengXian" w:hAnsi="Arial" w:cs="Arial"/>
          <w:sz w:val="16"/>
          <w:szCs w:val="16"/>
          <w:lang w:val="fi-FI"/>
        </w:rPr>
        <w:t xml:space="preserve">corresponds to the order of the higher-layer parameter </w:t>
      </w:r>
      <w:r w:rsidRPr="008276BC">
        <w:rPr>
          <w:rFonts w:ascii="Arial" w:eastAsia="DengXian" w:hAnsi="Arial" w:cs="Arial"/>
          <w:i/>
          <w:iCs/>
          <w:sz w:val="16"/>
          <w:szCs w:val="16"/>
          <w:lang w:val="fi-FI"/>
        </w:rPr>
        <w:t>SlotOffsetForRemainingHops</w:t>
      </w:r>
      <w:ins w:id="335" w:author="Moderator (Ericsson)" w:date="2024-05-13T14:35:00Z">
        <w:r w:rsidRPr="008276BC">
          <w:rPr>
            <w:rFonts w:ascii="Arial" w:eastAsia="DengXian" w:hAnsi="Arial" w:cs="Arial"/>
            <w:sz w:val="16"/>
            <w:szCs w:val="16"/>
            <w:lang w:val="fi-FI"/>
          </w:rPr>
          <w:t xml:space="preserve"> in </w:t>
        </w:r>
        <w:r w:rsidRPr="008276BC">
          <w:rPr>
            <w:rFonts w:ascii="Arial" w:eastAsia="DengXian" w:hAnsi="Arial" w:cs="Arial"/>
            <w:i/>
            <w:iCs/>
            <w:sz w:val="16"/>
            <w:szCs w:val="16"/>
            <w:lang w:val="fi-FI"/>
          </w:rPr>
          <w:t>slotOffsetForRemainingHopsList</w:t>
        </w:r>
      </w:ins>
      <w:r w:rsidRPr="008276BC">
        <w:rPr>
          <w:rFonts w:ascii="Arial" w:eastAsia="DengXian" w:hAnsi="Arial" w:cs="Arial"/>
          <w:sz w:val="16"/>
          <w:szCs w:val="16"/>
          <w:lang w:val="fi-FI"/>
        </w:rPr>
        <w:t>.</w:t>
      </w:r>
    </w:p>
    <w:p w14:paraId="3BB5E07E" w14:textId="1D576EDA" w:rsidR="008276BC" w:rsidRPr="008276BC" w:rsidRDefault="008276BC" w:rsidP="008276BC">
      <w:pPr>
        <w:rPr>
          <w:bCs/>
          <w:color w:val="FF0000"/>
        </w:rPr>
      </w:pPr>
      <w:r w:rsidRPr="008276BC">
        <w:rPr>
          <w:bCs/>
          <w:color w:val="FF0000"/>
        </w:rPr>
        <w:t>--------</w:t>
      </w:r>
      <w:r>
        <w:rPr>
          <w:bCs/>
          <w:color w:val="FF0000"/>
        </w:rPr>
        <w:t>End</w:t>
      </w:r>
      <w:r w:rsidRPr="008276BC">
        <w:rPr>
          <w:bCs/>
          <w:color w:val="FF0000"/>
        </w:rPr>
        <w:t xml:space="preserve"> of TP--------</w:t>
      </w:r>
    </w:p>
    <w:p w14:paraId="0688DB71" w14:textId="4F00A2BE" w:rsidR="00ED75A9" w:rsidRDefault="00ED75A9" w:rsidP="00ED75A9">
      <w:pPr>
        <w:rPr>
          <w:bCs/>
        </w:rPr>
      </w:pPr>
      <w:r w:rsidRPr="002432CF">
        <w:rPr>
          <w:rFonts w:hint="eastAsia"/>
          <w:bCs/>
        </w:rPr>
        <w:t>F</w:t>
      </w:r>
      <w:r w:rsidRPr="002432CF">
        <w:rPr>
          <w:bCs/>
        </w:rPr>
        <w:t>inal CR in</w:t>
      </w:r>
      <w:r w:rsidR="002432CF" w:rsidRPr="002432CF">
        <w:rPr>
          <w:bCs/>
        </w:rPr>
        <w:t>:</w:t>
      </w:r>
    </w:p>
    <w:p w14:paraId="7F4CEE6C" w14:textId="51AA8D7B" w:rsidR="002432CF" w:rsidRPr="002432CF" w:rsidRDefault="006F79AF" w:rsidP="00ED75A9">
      <w:pPr>
        <w:rPr>
          <w:b/>
        </w:rPr>
      </w:pPr>
      <w:hyperlink r:id="rId743" w:history="1">
        <w:r>
          <w:rPr>
            <w:rStyle w:val="Hyperlink"/>
            <w:b/>
            <w:highlight w:val="green"/>
          </w:rPr>
          <w:t>R1-2405601</w:t>
        </w:r>
      </w:hyperlink>
      <w:r w:rsidR="002432CF" w:rsidRPr="002432CF">
        <w:rPr>
          <w:b/>
        </w:rPr>
        <w:tab/>
        <w:t>Correction for hop counting in SRS for positioning with tx hopping</w:t>
      </w:r>
      <w:r w:rsidR="002432CF" w:rsidRPr="002432CF">
        <w:rPr>
          <w:b/>
        </w:rPr>
        <w:tab/>
        <w:t>Moderator (Ericsson), Huawei, HiSilicon, Ericsson</w:t>
      </w:r>
    </w:p>
    <w:p w14:paraId="15E3859A" w14:textId="77777777" w:rsidR="002432CF" w:rsidRDefault="002432CF" w:rsidP="00ED75A9">
      <w:pPr>
        <w:rPr>
          <w:bCs/>
        </w:rPr>
      </w:pPr>
      <w:r>
        <w:rPr>
          <w:bCs/>
        </w:rPr>
        <w:t>(</w:t>
      </w:r>
      <w:r w:rsidRPr="002432CF">
        <w:rPr>
          <w:bCs/>
        </w:rPr>
        <w:t>Rel-18</w:t>
      </w:r>
      <w:r>
        <w:rPr>
          <w:bCs/>
        </w:rPr>
        <w:t xml:space="preserve">, </w:t>
      </w:r>
      <w:r w:rsidRPr="002432CF">
        <w:rPr>
          <w:bCs/>
        </w:rPr>
        <w:t>38.211</w:t>
      </w:r>
      <w:r>
        <w:rPr>
          <w:bCs/>
        </w:rPr>
        <w:t xml:space="preserve">, </w:t>
      </w:r>
      <w:r w:rsidRPr="002432CF">
        <w:rPr>
          <w:bCs/>
        </w:rPr>
        <w:t>NR_pos_enh2-Core</w:t>
      </w:r>
      <w:r>
        <w:rPr>
          <w:bCs/>
        </w:rPr>
        <w:t>, CR</w:t>
      </w:r>
      <w:r w:rsidRPr="002432CF">
        <w:rPr>
          <w:bCs/>
        </w:rPr>
        <w:t>0127</w:t>
      </w:r>
      <w:r>
        <w:rPr>
          <w:bCs/>
        </w:rPr>
        <w:t xml:space="preserve">, Cat </w:t>
      </w:r>
      <w:r w:rsidRPr="002432CF">
        <w:rPr>
          <w:bCs/>
        </w:rPr>
        <w:t>F</w:t>
      </w:r>
      <w:r>
        <w:rPr>
          <w:bCs/>
        </w:rPr>
        <w:t>) is agreed.</w:t>
      </w:r>
    </w:p>
    <w:p w14:paraId="1B3E0FC7" w14:textId="77777777" w:rsidR="00735BE5" w:rsidRDefault="00735BE5" w:rsidP="00735BE5">
      <w:pPr>
        <w:pBdr>
          <w:bottom w:val="single" w:sz="6" w:space="1" w:color="auto"/>
        </w:pBdr>
        <w:rPr>
          <w:bCs/>
        </w:rPr>
      </w:pPr>
    </w:p>
    <w:p w14:paraId="36EFFA91" w14:textId="77777777" w:rsidR="00735BE5" w:rsidRDefault="00735BE5" w:rsidP="00735BE5">
      <w:pPr>
        <w:rPr>
          <w:bCs/>
        </w:rPr>
      </w:pPr>
    </w:p>
    <w:p w14:paraId="5481C5AA" w14:textId="5158D416" w:rsidR="00C12C5A" w:rsidRPr="00450A8A" w:rsidRDefault="002432CF" w:rsidP="00C12C5A">
      <w:pPr>
        <w:rPr>
          <w:b/>
          <w:bCs/>
          <w:lang w:eastAsia="ko-KR"/>
        </w:rPr>
      </w:pPr>
      <w:r w:rsidRPr="00450A8A">
        <w:rPr>
          <w:bCs/>
        </w:rPr>
        <w:t>From AI 5</w:t>
      </w:r>
      <w:r w:rsidR="00450A8A" w:rsidRPr="00450A8A">
        <w:rPr>
          <w:bCs/>
        </w:rPr>
        <w:t xml:space="preserve"> - </w:t>
      </w:r>
      <w:r w:rsidR="00C12C5A" w:rsidRPr="00450A8A">
        <w:rPr>
          <w:rFonts w:hint="eastAsia"/>
          <w:b/>
          <w:bCs/>
          <w:lang w:eastAsia="ko-KR"/>
        </w:rPr>
        <w:t>R</w:t>
      </w:r>
      <w:r w:rsidR="00C12C5A" w:rsidRPr="00450A8A">
        <w:rPr>
          <w:b/>
          <w:bCs/>
          <w:lang w:eastAsia="ko-KR"/>
        </w:rPr>
        <w:t>el-18 NR_pos_enh2</w:t>
      </w:r>
    </w:p>
    <w:p w14:paraId="1188E6A0" w14:textId="4F144C2C" w:rsidR="00C12C5A" w:rsidRPr="002432CF" w:rsidRDefault="006F79AF" w:rsidP="00C12C5A">
      <w:pPr>
        <w:rPr>
          <w:b/>
          <w:bCs/>
          <w:lang w:eastAsia="x-none"/>
        </w:rPr>
      </w:pPr>
      <w:hyperlink r:id="rId744" w:history="1">
        <w:r>
          <w:rPr>
            <w:rStyle w:val="Hyperlink"/>
            <w:b/>
            <w:bCs/>
            <w:lang w:eastAsia="x-none"/>
          </w:rPr>
          <w:t>R1-2403824</w:t>
        </w:r>
      </w:hyperlink>
      <w:r w:rsidR="00C12C5A" w:rsidRPr="002432CF">
        <w:rPr>
          <w:b/>
          <w:bCs/>
          <w:lang w:eastAsia="x-none"/>
        </w:rPr>
        <w:tab/>
        <w:t>LS to RAN1 on bandwidth aggregation</w:t>
      </w:r>
      <w:r w:rsidR="00C12C5A" w:rsidRPr="002432CF">
        <w:rPr>
          <w:b/>
          <w:bCs/>
          <w:lang w:eastAsia="x-none"/>
        </w:rPr>
        <w:tab/>
        <w:t>RAN2, ZTE</w:t>
      </w:r>
    </w:p>
    <w:p w14:paraId="4C042FC3" w14:textId="0740CBEA" w:rsidR="00C12C5A" w:rsidRPr="00450A8A" w:rsidRDefault="00C12C5A" w:rsidP="00C12C5A">
      <w:pPr>
        <w:rPr>
          <w:lang w:eastAsia="ko-KR"/>
        </w:rPr>
      </w:pPr>
      <w:r w:rsidRPr="00450A8A">
        <w:rPr>
          <w:rFonts w:hint="eastAsia"/>
          <w:lang w:eastAsia="ko-KR"/>
        </w:rPr>
        <w:t>R</w:t>
      </w:r>
      <w:r w:rsidRPr="00450A8A">
        <w:rPr>
          <w:lang w:eastAsia="ko-KR"/>
        </w:rPr>
        <w:t xml:space="preserve">AN2 LS in response to </w:t>
      </w:r>
      <w:hyperlink r:id="rId745" w:history="1">
        <w:r w:rsidR="006F79AF">
          <w:rPr>
            <w:rStyle w:val="Hyperlink"/>
            <w:lang w:eastAsia="ko-KR"/>
          </w:rPr>
          <w:t>R1-2401708</w:t>
        </w:r>
      </w:hyperlink>
      <w:r w:rsidRPr="00450A8A">
        <w:rPr>
          <w:lang w:val="en-US"/>
        </w:rPr>
        <w:t>. Response to RAN2 LS necessary. To be moderated by Chuangxin (ZTE).</w:t>
      </w:r>
    </w:p>
    <w:p w14:paraId="57A9290D" w14:textId="508FD3AC" w:rsidR="00C12C5A" w:rsidRPr="00450A8A" w:rsidRDefault="006F79AF" w:rsidP="00C12C5A">
      <w:pPr>
        <w:rPr>
          <w:b/>
          <w:bCs/>
        </w:rPr>
      </w:pPr>
      <w:hyperlink r:id="rId746" w:history="1">
        <w:r>
          <w:rPr>
            <w:rStyle w:val="Hyperlink"/>
            <w:b/>
            <w:bCs/>
          </w:rPr>
          <w:t>R1-2405457</w:t>
        </w:r>
      </w:hyperlink>
      <w:r w:rsidR="00C12C5A" w:rsidRPr="00450A8A">
        <w:rPr>
          <w:b/>
          <w:bCs/>
        </w:rPr>
        <w:tab/>
        <w:t>Summary for reply LS on SRS BW aggregation</w:t>
      </w:r>
      <w:r w:rsidR="00C12C5A" w:rsidRPr="00450A8A">
        <w:rPr>
          <w:b/>
          <w:bCs/>
        </w:rPr>
        <w:tab/>
        <w:t>Moderator (ZTE)</w:t>
      </w:r>
    </w:p>
    <w:p w14:paraId="6FA73591" w14:textId="77777777" w:rsidR="00C12C5A" w:rsidRPr="00C12C5A" w:rsidRDefault="00C12C5A" w:rsidP="00C12C5A">
      <w:pPr>
        <w:rPr>
          <w:bCs/>
        </w:rPr>
      </w:pPr>
      <w:r w:rsidRPr="00C12C5A">
        <w:rPr>
          <w:bCs/>
          <w:highlight w:val="green"/>
        </w:rPr>
        <w:t>Agreement</w:t>
      </w:r>
    </w:p>
    <w:p w14:paraId="7CBF011F" w14:textId="77777777" w:rsidR="00C12C5A" w:rsidRPr="00C12C5A" w:rsidRDefault="00C12C5A" w:rsidP="00C12C5A">
      <w:pPr>
        <w:rPr>
          <w:bCs/>
        </w:rPr>
      </w:pPr>
      <w:r w:rsidRPr="00C12C5A">
        <w:rPr>
          <w:bCs/>
        </w:rPr>
        <w:t>Reply RAN2 LS that up to 32 aggregated combinations are applicable to RRC_CONNECTED state. RAN1 thinks up to 16 aggregated combinations should be sufficient for RRC_INACTIVE state.</w:t>
      </w:r>
    </w:p>
    <w:p w14:paraId="469AEF6F" w14:textId="77777777" w:rsidR="00C12C5A" w:rsidRDefault="00C12C5A" w:rsidP="00C12C5A">
      <w:pPr>
        <w:rPr>
          <w:bCs/>
        </w:rPr>
      </w:pPr>
    </w:p>
    <w:p w14:paraId="00EBABA0" w14:textId="0E2415A9" w:rsidR="00450A8A" w:rsidRDefault="006F79AF" w:rsidP="00C12C5A">
      <w:pPr>
        <w:rPr>
          <w:b/>
        </w:rPr>
      </w:pPr>
      <w:hyperlink r:id="rId747" w:history="1">
        <w:r>
          <w:rPr>
            <w:rStyle w:val="Hyperlink"/>
            <w:b/>
          </w:rPr>
          <w:t>R1-2404982</w:t>
        </w:r>
      </w:hyperlink>
      <w:r w:rsidR="00450A8A" w:rsidRPr="00450A8A">
        <w:rPr>
          <w:b/>
        </w:rPr>
        <w:tab/>
        <w:t>Draft reply LS on SRS BW aggregation</w:t>
      </w:r>
      <w:r w:rsidR="00450A8A" w:rsidRPr="00450A8A">
        <w:rPr>
          <w:b/>
        </w:rPr>
        <w:tab/>
        <w:t>ZTE</w:t>
      </w:r>
    </w:p>
    <w:p w14:paraId="764A26F2" w14:textId="37C47424" w:rsidR="00C12C5A" w:rsidRPr="00C12C5A" w:rsidRDefault="00450A8A" w:rsidP="00C12C5A">
      <w:pPr>
        <w:rPr>
          <w:bCs/>
        </w:rPr>
      </w:pPr>
      <w:r>
        <w:rPr>
          <w:b/>
        </w:rPr>
        <w:t xml:space="preserve">Decision: </w:t>
      </w:r>
      <w:r w:rsidR="00C12C5A" w:rsidRPr="00C12C5A">
        <w:rPr>
          <w:rFonts w:hint="eastAsia"/>
          <w:bCs/>
        </w:rPr>
        <w:t>T</w:t>
      </w:r>
      <w:r w:rsidR="00C12C5A" w:rsidRPr="00C12C5A">
        <w:rPr>
          <w:bCs/>
        </w:rPr>
        <w:t xml:space="preserve">he draft LS reply in </w:t>
      </w:r>
      <w:hyperlink r:id="rId748" w:history="1">
        <w:r w:rsidR="006F79AF">
          <w:rPr>
            <w:rStyle w:val="Hyperlink"/>
            <w:bCs/>
          </w:rPr>
          <w:t>R1-2404982</w:t>
        </w:r>
      </w:hyperlink>
      <w:r w:rsidR="00C12C5A" w:rsidRPr="00C12C5A">
        <w:rPr>
          <w:bCs/>
        </w:rPr>
        <w:t xml:space="preserve"> is endorsed. Final LS </w:t>
      </w:r>
      <w:r>
        <w:rPr>
          <w:bCs/>
        </w:rPr>
        <w:t xml:space="preserve">is </w:t>
      </w:r>
      <w:r w:rsidRPr="00450A8A">
        <w:rPr>
          <w:bCs/>
          <w:highlight w:val="green"/>
        </w:rPr>
        <w:t xml:space="preserve">approved </w:t>
      </w:r>
      <w:r w:rsidR="00C12C5A" w:rsidRPr="00450A8A">
        <w:rPr>
          <w:bCs/>
          <w:highlight w:val="green"/>
        </w:rPr>
        <w:t xml:space="preserve">in </w:t>
      </w:r>
      <w:hyperlink r:id="rId749" w:history="1">
        <w:r w:rsidR="006F79AF">
          <w:rPr>
            <w:rStyle w:val="Hyperlink"/>
            <w:bCs/>
            <w:highlight w:val="green"/>
          </w:rPr>
          <w:t>R1-2405456</w:t>
        </w:r>
      </w:hyperlink>
      <w:r w:rsidR="00C12C5A" w:rsidRPr="00C12C5A">
        <w:rPr>
          <w:bCs/>
        </w:rPr>
        <w:t>.</w:t>
      </w:r>
    </w:p>
    <w:p w14:paraId="15C51651" w14:textId="77777777" w:rsidR="00C12C5A" w:rsidRDefault="00C12C5A" w:rsidP="00C12C5A">
      <w:pPr>
        <w:rPr>
          <w:bCs/>
        </w:rPr>
      </w:pPr>
    </w:p>
    <w:p w14:paraId="65BC1085" w14:textId="77777777" w:rsidR="00ED75A9" w:rsidRPr="00C12C5A" w:rsidRDefault="00ED75A9" w:rsidP="00C12C5A">
      <w:pPr>
        <w:rPr>
          <w:bCs/>
        </w:rPr>
      </w:pPr>
    </w:p>
    <w:p w14:paraId="47BA8C1C" w14:textId="77777777" w:rsidR="00450A8A" w:rsidRPr="00450A8A" w:rsidRDefault="00450A8A" w:rsidP="00450A8A">
      <w:pPr>
        <w:rPr>
          <w:b/>
          <w:bCs/>
          <w:lang w:eastAsia="ko-KR"/>
        </w:rPr>
      </w:pPr>
      <w:r w:rsidRPr="00450A8A">
        <w:rPr>
          <w:bCs/>
        </w:rPr>
        <w:t xml:space="preserve">From AI 5 - </w:t>
      </w:r>
      <w:r w:rsidRPr="00450A8A">
        <w:rPr>
          <w:rFonts w:hint="eastAsia"/>
          <w:b/>
          <w:bCs/>
          <w:lang w:eastAsia="ko-KR"/>
        </w:rPr>
        <w:t>R</w:t>
      </w:r>
      <w:r w:rsidRPr="00450A8A">
        <w:rPr>
          <w:b/>
          <w:bCs/>
          <w:lang w:eastAsia="ko-KR"/>
        </w:rPr>
        <w:t>el-18 NR_pos_enh2</w:t>
      </w:r>
    </w:p>
    <w:p w14:paraId="25BBF62E" w14:textId="68B180BE" w:rsidR="00C12C5A" w:rsidRPr="00450A8A" w:rsidRDefault="006F79AF" w:rsidP="00C12C5A">
      <w:pPr>
        <w:rPr>
          <w:b/>
          <w:bCs/>
          <w:lang w:eastAsia="x-none"/>
        </w:rPr>
      </w:pPr>
      <w:hyperlink r:id="rId750" w:history="1">
        <w:r>
          <w:rPr>
            <w:rStyle w:val="Hyperlink"/>
            <w:b/>
            <w:bCs/>
            <w:lang w:eastAsia="x-none"/>
          </w:rPr>
          <w:t>R1-2403830</w:t>
        </w:r>
      </w:hyperlink>
      <w:r w:rsidR="00C12C5A" w:rsidRPr="00450A8A">
        <w:rPr>
          <w:b/>
          <w:bCs/>
          <w:lang w:eastAsia="x-none"/>
        </w:rPr>
        <w:tab/>
        <w:t>LS on SL positioning measurements</w:t>
      </w:r>
      <w:r w:rsidR="00C12C5A" w:rsidRPr="00450A8A">
        <w:rPr>
          <w:b/>
          <w:bCs/>
          <w:lang w:eastAsia="x-none"/>
        </w:rPr>
        <w:tab/>
        <w:t>RAN4, Huawei</w:t>
      </w:r>
    </w:p>
    <w:p w14:paraId="36DFFB6F" w14:textId="6FFFA772" w:rsidR="00C12C5A" w:rsidRPr="00450A8A" w:rsidRDefault="00C12C5A" w:rsidP="00C12C5A">
      <w:pPr>
        <w:rPr>
          <w:lang w:eastAsia="ko-KR"/>
        </w:rPr>
      </w:pPr>
      <w:r w:rsidRPr="00450A8A">
        <w:rPr>
          <w:lang w:val="en-US"/>
        </w:rPr>
        <w:t>Response to RAN4 LS necessary. To be moderated by Jinhuan (Huawei).</w:t>
      </w:r>
    </w:p>
    <w:p w14:paraId="38B537AB" w14:textId="27F15CE9" w:rsidR="00450A8A" w:rsidRPr="00FD4FCC" w:rsidRDefault="006F79AF" w:rsidP="00450A8A">
      <w:pPr>
        <w:rPr>
          <w:b/>
          <w:bCs/>
        </w:rPr>
      </w:pPr>
      <w:hyperlink r:id="rId751" w:history="1">
        <w:r>
          <w:rPr>
            <w:rStyle w:val="Hyperlink"/>
            <w:b/>
            <w:bCs/>
          </w:rPr>
          <w:t>R1-2405509</w:t>
        </w:r>
      </w:hyperlink>
      <w:r w:rsidR="00450A8A" w:rsidRPr="00FD4FCC">
        <w:rPr>
          <w:b/>
          <w:bCs/>
        </w:rPr>
        <w:tab/>
        <w:t>FLS#1 on reply LS on SL positioning measurement</w:t>
      </w:r>
      <w:r w:rsidR="00450A8A" w:rsidRPr="00FD4FCC">
        <w:rPr>
          <w:b/>
          <w:bCs/>
        </w:rPr>
        <w:tab/>
        <w:t>Huawei</w:t>
      </w:r>
    </w:p>
    <w:p w14:paraId="7A81993C" w14:textId="1A6F09A4" w:rsidR="00ED75A9" w:rsidRPr="00ED75A9" w:rsidRDefault="00ED75A9" w:rsidP="00287457">
      <w:pPr>
        <w:jc w:val="both"/>
        <w:rPr>
          <w:lang w:eastAsia="zh-CN"/>
        </w:rPr>
      </w:pPr>
      <w:r w:rsidRPr="00ED75A9">
        <w:rPr>
          <w:rFonts w:ascii="Times New Roman" w:eastAsia="Malgun Gothic" w:hAnsi="Times New Roman"/>
          <w:szCs w:val="20"/>
          <w:highlight w:val="green"/>
          <w:lang w:eastAsia="zh-CN"/>
        </w:rPr>
        <w:t>Agreement</w:t>
      </w:r>
      <w:r w:rsidR="00287457">
        <w:rPr>
          <w:rFonts w:ascii="Times New Roman" w:eastAsia="Malgun Gothic" w:hAnsi="Times New Roman"/>
          <w:szCs w:val="20"/>
          <w:lang w:eastAsia="zh-CN"/>
        </w:rPr>
        <w:t xml:space="preserve"> on s</w:t>
      </w:r>
      <w:r w:rsidRPr="00ED75A9">
        <w:rPr>
          <w:lang w:eastAsia="zh-CN"/>
        </w:rPr>
        <w:t>uggested reply:</w:t>
      </w:r>
    </w:p>
    <w:p w14:paraId="58E084E9" w14:textId="5A68E844" w:rsidR="00ED75A9" w:rsidRPr="00ED75A9" w:rsidRDefault="00ED75A9" w:rsidP="00ED75A9">
      <w:pPr>
        <w:rPr>
          <w:lang w:eastAsia="zh-CN"/>
        </w:rPr>
      </w:pPr>
      <w:r w:rsidRPr="00ED75A9">
        <w:rPr>
          <w:rFonts w:hint="eastAsia"/>
          <w:lang w:eastAsia="zh-CN"/>
        </w:rPr>
        <w:t>R</w:t>
      </w:r>
      <w:r w:rsidRPr="00ED75A9">
        <w:rPr>
          <w:lang w:eastAsia="zh-CN"/>
        </w:rPr>
        <w:t>AN1 confirms requesting and/or reporting only SL PRS-RSRP or SL PRS-RSRPP</w:t>
      </w:r>
      <w:r w:rsidRPr="00ED75A9">
        <w:rPr>
          <w:rFonts w:hint="eastAsia"/>
          <w:lang w:eastAsia="zh-CN"/>
        </w:rPr>
        <w:t xml:space="preserve"> </w:t>
      </w:r>
      <w:r w:rsidRPr="00ED75A9">
        <w:rPr>
          <w:lang w:eastAsia="zh-CN"/>
        </w:rPr>
        <w:t>without any other SL positioning measurements is not supported.</w:t>
      </w:r>
    </w:p>
    <w:p w14:paraId="3857D110" w14:textId="77777777" w:rsidR="00ED75A9" w:rsidRPr="00FD4FCC" w:rsidRDefault="00ED75A9" w:rsidP="00ED75A9">
      <w:pPr>
        <w:rPr>
          <w:bCs/>
          <w:lang w:eastAsia="zh-CN"/>
        </w:rPr>
      </w:pPr>
    </w:p>
    <w:p w14:paraId="30A39E5F" w14:textId="03E499DB" w:rsidR="00ED75A9" w:rsidRPr="00ED75A9" w:rsidRDefault="00ED75A9" w:rsidP="00287457">
      <w:pPr>
        <w:jc w:val="both"/>
        <w:rPr>
          <w:lang w:eastAsia="zh-CN"/>
        </w:rPr>
      </w:pPr>
      <w:r w:rsidRPr="00ED75A9">
        <w:rPr>
          <w:rFonts w:ascii="Times New Roman" w:eastAsia="Malgun Gothic" w:hAnsi="Times New Roman"/>
          <w:szCs w:val="20"/>
          <w:highlight w:val="green"/>
          <w:lang w:eastAsia="zh-CN"/>
        </w:rPr>
        <w:t>Agreement</w:t>
      </w:r>
      <w:r w:rsidR="00287457">
        <w:rPr>
          <w:rFonts w:ascii="Times New Roman" w:eastAsia="Malgun Gothic" w:hAnsi="Times New Roman"/>
          <w:szCs w:val="20"/>
          <w:lang w:eastAsia="zh-CN"/>
        </w:rPr>
        <w:t xml:space="preserve"> on s</w:t>
      </w:r>
      <w:r w:rsidRPr="00ED75A9">
        <w:rPr>
          <w:lang w:eastAsia="zh-CN"/>
        </w:rPr>
        <w:t>uggested reply:</w:t>
      </w:r>
    </w:p>
    <w:p w14:paraId="0FFF7888" w14:textId="77777777" w:rsidR="00ED75A9" w:rsidRPr="00ED75A9" w:rsidRDefault="00ED75A9" w:rsidP="00ED75A9">
      <w:pPr>
        <w:rPr>
          <w:lang w:eastAsia="zh-CN"/>
        </w:rPr>
      </w:pPr>
      <w:r w:rsidRPr="00ED75A9">
        <w:rPr>
          <w:lang w:eastAsia="zh-CN"/>
        </w:rPr>
        <w:lastRenderedPageBreak/>
        <w:t>In addition, RAN1 would like to inform RAN4 and RAN2 of the following with regards to the mapping between</w:t>
      </w:r>
      <w:bookmarkStart w:id="336" w:name="_Hlk166833616"/>
      <w:r w:rsidRPr="00ED75A9">
        <w:rPr>
          <w:lang w:eastAsia="zh-CN"/>
        </w:rPr>
        <w:t xml:space="preserve"> the mandatory measurement and the targeted SL positioning method</w:t>
      </w:r>
      <w:bookmarkEnd w:id="336"/>
      <w:r w:rsidRPr="00ED75A9">
        <w:rPr>
          <w:lang w:eastAsia="zh-CN"/>
        </w:rPr>
        <w:t>:</w:t>
      </w:r>
    </w:p>
    <w:p w14:paraId="56BFC0F6" w14:textId="77777777" w:rsidR="00ED75A9" w:rsidRPr="00FD4FCC" w:rsidRDefault="00ED75A9" w:rsidP="00311060">
      <w:pPr>
        <w:pStyle w:val="ListParagraph"/>
        <w:numPr>
          <w:ilvl w:val="0"/>
          <w:numId w:val="121"/>
        </w:numPr>
        <w:rPr>
          <w:lang w:val="en-US"/>
        </w:rPr>
      </w:pPr>
      <w:r w:rsidRPr="00FD4FCC">
        <w:rPr>
          <w:lang w:val="en-US"/>
        </w:rPr>
        <w:t>SL-RSTD is mandatory for SL-TDOA</w:t>
      </w:r>
    </w:p>
    <w:p w14:paraId="155A891E" w14:textId="77777777" w:rsidR="00ED75A9" w:rsidRPr="00FD4FCC" w:rsidRDefault="00ED75A9" w:rsidP="00311060">
      <w:pPr>
        <w:pStyle w:val="ListParagraph"/>
        <w:numPr>
          <w:ilvl w:val="0"/>
          <w:numId w:val="121"/>
        </w:numPr>
        <w:rPr>
          <w:lang w:val="en-US"/>
        </w:rPr>
      </w:pPr>
      <w:r w:rsidRPr="00FD4FCC">
        <w:rPr>
          <w:lang w:val="en-US"/>
        </w:rPr>
        <w:t>SL RTOA is mandatory for SL-TOA</w:t>
      </w:r>
    </w:p>
    <w:p w14:paraId="4D4AFF04" w14:textId="77777777" w:rsidR="00ED75A9" w:rsidRPr="00FD4FCC" w:rsidRDefault="00ED75A9" w:rsidP="00311060">
      <w:pPr>
        <w:pStyle w:val="ListParagraph"/>
        <w:numPr>
          <w:ilvl w:val="0"/>
          <w:numId w:val="121"/>
        </w:numPr>
        <w:rPr>
          <w:lang w:val="en-US"/>
        </w:rPr>
      </w:pPr>
      <w:r w:rsidRPr="00FD4FCC">
        <w:rPr>
          <w:lang w:val="en-US"/>
        </w:rPr>
        <w:t>SL UE Rx - Tx time difference is mandatory for SL-RTT</w:t>
      </w:r>
    </w:p>
    <w:p w14:paraId="5126225B" w14:textId="77777777" w:rsidR="00ED75A9" w:rsidRPr="00FD4FCC" w:rsidRDefault="00ED75A9" w:rsidP="00311060">
      <w:pPr>
        <w:pStyle w:val="ListParagraph"/>
        <w:numPr>
          <w:ilvl w:val="0"/>
          <w:numId w:val="121"/>
        </w:numPr>
        <w:rPr>
          <w:lang w:val="en-US"/>
        </w:rPr>
      </w:pPr>
      <w:r w:rsidRPr="00FD4FCC">
        <w:rPr>
          <w:lang w:val="en-US"/>
        </w:rPr>
        <w:t>at least one of SL AoA/ZoA should be reported for SL-AoA</w:t>
      </w:r>
    </w:p>
    <w:p w14:paraId="04205493" w14:textId="4D27029A" w:rsidR="00FD4FCC" w:rsidRPr="00FD4FCC" w:rsidRDefault="006F79AF" w:rsidP="00FD4FCC">
      <w:pPr>
        <w:rPr>
          <w:b/>
          <w:bCs/>
        </w:rPr>
      </w:pPr>
      <w:hyperlink r:id="rId752" w:history="1">
        <w:r>
          <w:rPr>
            <w:rStyle w:val="Hyperlink"/>
            <w:b/>
            <w:bCs/>
          </w:rPr>
          <w:t>R1-2405510</w:t>
        </w:r>
      </w:hyperlink>
      <w:r w:rsidR="00FD4FCC" w:rsidRPr="00FD4FCC">
        <w:rPr>
          <w:b/>
          <w:bCs/>
        </w:rPr>
        <w:tab/>
        <w:t>DRAFT reply LS on SL positioning measurement</w:t>
      </w:r>
      <w:r w:rsidR="00FD4FCC" w:rsidRPr="00FD4FCC">
        <w:rPr>
          <w:b/>
          <w:bCs/>
        </w:rPr>
        <w:tab/>
        <w:t>Huawei</w:t>
      </w:r>
    </w:p>
    <w:p w14:paraId="78DD274A" w14:textId="505FDCB0" w:rsidR="00FD4FCC" w:rsidRPr="00ED75A9" w:rsidRDefault="00FD4FCC" w:rsidP="00FD4FCC">
      <w:pPr>
        <w:rPr>
          <w:rFonts w:eastAsia="DengXian"/>
          <w:lang w:eastAsia="zh-CN"/>
        </w:rPr>
      </w:pPr>
      <w:r>
        <w:rPr>
          <w:b/>
        </w:rPr>
        <w:t xml:space="preserve">Decision: </w:t>
      </w:r>
      <w:r w:rsidRPr="00ED75A9">
        <w:rPr>
          <w:rFonts w:eastAsia="DengXian"/>
          <w:lang w:eastAsia="zh-CN"/>
        </w:rPr>
        <w:t xml:space="preserve">The draft LS in </w:t>
      </w:r>
      <w:hyperlink r:id="rId753" w:history="1">
        <w:r w:rsidR="006F79AF">
          <w:rPr>
            <w:rStyle w:val="Hyperlink"/>
            <w:rFonts w:eastAsia="DengXian"/>
            <w:lang w:eastAsia="zh-CN"/>
          </w:rPr>
          <w:t>R1-2405510</w:t>
        </w:r>
      </w:hyperlink>
      <w:r w:rsidRPr="00ED75A9">
        <w:rPr>
          <w:rFonts w:eastAsia="DengXian"/>
          <w:lang w:eastAsia="zh-CN"/>
        </w:rPr>
        <w:t xml:space="preserve"> is endorsed with the updated of the agreements as agreed above. Final LS</w:t>
      </w:r>
      <w:r>
        <w:rPr>
          <w:rFonts w:eastAsia="DengXian"/>
          <w:lang w:eastAsia="zh-CN"/>
        </w:rPr>
        <w:t xml:space="preserve"> is </w:t>
      </w:r>
      <w:r w:rsidRPr="00FD4FCC">
        <w:rPr>
          <w:rFonts w:eastAsia="DengXian"/>
          <w:highlight w:val="green"/>
          <w:lang w:eastAsia="zh-CN"/>
        </w:rPr>
        <w:t xml:space="preserve">approved in </w:t>
      </w:r>
      <w:hyperlink r:id="rId754" w:history="1">
        <w:r w:rsidR="006F79AF">
          <w:rPr>
            <w:rStyle w:val="Hyperlink"/>
            <w:rFonts w:eastAsia="DengXian"/>
            <w:highlight w:val="green"/>
            <w:lang w:eastAsia="zh-CN"/>
          </w:rPr>
          <w:t>R1-2405511</w:t>
        </w:r>
      </w:hyperlink>
      <w:r w:rsidRPr="00ED75A9">
        <w:rPr>
          <w:rFonts w:eastAsia="DengXian"/>
          <w:lang w:eastAsia="zh-CN"/>
        </w:rPr>
        <w:t>.</w:t>
      </w:r>
    </w:p>
    <w:p w14:paraId="3F00D819" w14:textId="77777777" w:rsidR="00ED75A9" w:rsidRPr="00ED75A9" w:rsidRDefault="00ED75A9" w:rsidP="00ED75A9">
      <w:pPr>
        <w:rPr>
          <w:rFonts w:eastAsia="DengXian"/>
          <w:lang w:eastAsia="zh-CN"/>
        </w:rPr>
      </w:pPr>
    </w:p>
    <w:p w14:paraId="16777E5C" w14:textId="77777777" w:rsidR="00ED75A9" w:rsidRPr="00C12C5A" w:rsidRDefault="00ED75A9" w:rsidP="00C12C5A">
      <w:pPr>
        <w:rPr>
          <w:bCs/>
        </w:rPr>
      </w:pPr>
    </w:p>
    <w:p w14:paraId="5A9DDE32" w14:textId="77777777" w:rsidR="00450A8A" w:rsidRPr="00450A8A" w:rsidRDefault="00450A8A" w:rsidP="00450A8A">
      <w:pPr>
        <w:rPr>
          <w:b/>
          <w:bCs/>
          <w:lang w:eastAsia="ko-KR"/>
        </w:rPr>
      </w:pPr>
      <w:r w:rsidRPr="00450A8A">
        <w:rPr>
          <w:bCs/>
        </w:rPr>
        <w:t xml:space="preserve">From AI 5 - </w:t>
      </w:r>
      <w:r w:rsidRPr="00450A8A">
        <w:rPr>
          <w:rFonts w:hint="eastAsia"/>
          <w:b/>
          <w:bCs/>
          <w:lang w:eastAsia="ko-KR"/>
        </w:rPr>
        <w:t>R</w:t>
      </w:r>
      <w:r w:rsidRPr="00450A8A">
        <w:rPr>
          <w:b/>
          <w:bCs/>
          <w:lang w:eastAsia="ko-KR"/>
        </w:rPr>
        <w:t>el-18 NR_pos_enh2</w:t>
      </w:r>
    </w:p>
    <w:p w14:paraId="715078BB" w14:textId="2F53E7D1" w:rsidR="00C12C5A" w:rsidRPr="00FD4FCC" w:rsidRDefault="006F79AF" w:rsidP="00C12C5A">
      <w:pPr>
        <w:rPr>
          <w:b/>
          <w:bCs/>
          <w:lang w:eastAsia="x-none"/>
        </w:rPr>
      </w:pPr>
      <w:hyperlink r:id="rId755" w:history="1">
        <w:r>
          <w:rPr>
            <w:rStyle w:val="Hyperlink"/>
            <w:b/>
            <w:bCs/>
            <w:lang w:eastAsia="x-none"/>
          </w:rPr>
          <w:t>R1-2404198</w:t>
        </w:r>
      </w:hyperlink>
      <w:r w:rsidR="00C12C5A" w:rsidRPr="00FD4FCC">
        <w:rPr>
          <w:b/>
          <w:bCs/>
          <w:lang w:eastAsia="x-none"/>
        </w:rPr>
        <w:tab/>
        <w:t>LS on DL-AoD measurements in NR-PRU-DL-Info forwarded to target UE</w:t>
      </w:r>
      <w:r w:rsidR="00C12C5A" w:rsidRPr="00FD4FCC">
        <w:rPr>
          <w:b/>
          <w:bCs/>
          <w:lang w:eastAsia="x-none"/>
        </w:rPr>
        <w:tab/>
        <w:t>RAN2, Nokia</w:t>
      </w:r>
    </w:p>
    <w:p w14:paraId="37347FB7" w14:textId="7A6452D2" w:rsidR="00C12C5A" w:rsidRPr="00FD4FCC" w:rsidRDefault="00C12C5A" w:rsidP="00C12C5A">
      <w:pPr>
        <w:rPr>
          <w:lang w:eastAsia="ko-KR"/>
        </w:rPr>
      </w:pPr>
      <w:r w:rsidRPr="00FD4FCC">
        <w:rPr>
          <w:lang w:val="en-US"/>
        </w:rPr>
        <w:t>Response to RAN2 LS necessary. To be moderated by Kevin (Nokia)</w:t>
      </w:r>
    </w:p>
    <w:p w14:paraId="24F7D969" w14:textId="733CF1EC" w:rsidR="00FD4FCC" w:rsidRPr="00FD4FCC" w:rsidRDefault="006F79AF" w:rsidP="00FD4FCC">
      <w:pPr>
        <w:rPr>
          <w:b/>
          <w:bCs/>
        </w:rPr>
      </w:pPr>
      <w:hyperlink r:id="rId756" w:history="1">
        <w:r>
          <w:rPr>
            <w:rStyle w:val="Hyperlink"/>
            <w:rFonts w:eastAsia="DengXian"/>
            <w:b/>
            <w:bCs/>
            <w:lang w:eastAsia="zh-CN"/>
          </w:rPr>
          <w:t>R1-2405584</w:t>
        </w:r>
      </w:hyperlink>
      <w:r w:rsidR="00FD4FCC" w:rsidRPr="00FD4FCC">
        <w:rPr>
          <w:rFonts w:eastAsia="DengXian"/>
          <w:b/>
          <w:bCs/>
          <w:lang w:eastAsia="zh-CN"/>
        </w:rPr>
        <w:tab/>
        <w:t>Moderator Summary on LS reply on DL-AoD Assistance Information</w:t>
      </w:r>
      <w:r w:rsidR="00FD4FCC" w:rsidRPr="00FD4FCC">
        <w:rPr>
          <w:rFonts w:eastAsia="DengXian"/>
          <w:b/>
          <w:bCs/>
          <w:lang w:eastAsia="zh-CN"/>
        </w:rPr>
        <w:tab/>
        <w:t>Moderator (Nokia)</w:t>
      </w:r>
    </w:p>
    <w:p w14:paraId="535C60F1" w14:textId="3C1D79E9" w:rsidR="00FD4FCC" w:rsidRPr="00FD4FCC" w:rsidRDefault="006F79AF" w:rsidP="00FD4FCC">
      <w:pPr>
        <w:rPr>
          <w:b/>
        </w:rPr>
      </w:pPr>
      <w:hyperlink r:id="rId757" w:history="1">
        <w:r>
          <w:rPr>
            <w:rStyle w:val="Hyperlink"/>
            <w:rFonts w:eastAsia="DengXian"/>
            <w:b/>
            <w:lang w:eastAsia="zh-CN"/>
          </w:rPr>
          <w:t>R1-2405585</w:t>
        </w:r>
      </w:hyperlink>
      <w:r w:rsidR="00FD4FCC" w:rsidRPr="00FD4FCC">
        <w:rPr>
          <w:rFonts w:eastAsia="DengXian"/>
          <w:b/>
          <w:lang w:eastAsia="zh-CN"/>
        </w:rPr>
        <w:tab/>
        <w:t>Draft Reply LS on DL-AoD measurements in NR-PRU-DL-Info forwarded to target UE</w:t>
      </w:r>
      <w:r w:rsidR="00FD4FCC" w:rsidRPr="00FD4FCC">
        <w:rPr>
          <w:rFonts w:eastAsia="DengXian"/>
          <w:b/>
          <w:lang w:eastAsia="zh-CN"/>
        </w:rPr>
        <w:tab/>
        <w:t>Moderator (Nokia)</w:t>
      </w:r>
    </w:p>
    <w:p w14:paraId="63224EFC" w14:textId="5E611A6D" w:rsidR="00FD4FCC" w:rsidRPr="00FD4FCC" w:rsidRDefault="00FD4FCC" w:rsidP="00FD4FCC">
      <w:pPr>
        <w:rPr>
          <w:bCs/>
        </w:rPr>
      </w:pPr>
      <w:r w:rsidRPr="00FD4FCC">
        <w:rPr>
          <w:b/>
        </w:rPr>
        <w:t>Decision:</w:t>
      </w:r>
      <w:r>
        <w:rPr>
          <w:bCs/>
        </w:rPr>
        <w:t xml:space="preserve"> </w:t>
      </w:r>
      <w:r w:rsidRPr="00FD4FCC">
        <w:rPr>
          <w:rFonts w:eastAsia="DengXian"/>
          <w:lang w:eastAsia="zh-CN"/>
        </w:rPr>
        <w:t xml:space="preserve">The draft LS in </w:t>
      </w:r>
      <w:hyperlink r:id="rId758" w:history="1">
        <w:r w:rsidR="006F79AF">
          <w:rPr>
            <w:rStyle w:val="Hyperlink"/>
            <w:rFonts w:eastAsia="DengXian"/>
            <w:lang w:eastAsia="zh-CN"/>
          </w:rPr>
          <w:t>R1-2405585</w:t>
        </w:r>
      </w:hyperlink>
      <w:r w:rsidRPr="00FD4FCC">
        <w:rPr>
          <w:rFonts w:eastAsia="DengXian"/>
          <w:lang w:eastAsia="zh-CN"/>
        </w:rPr>
        <w:t xml:space="preserve"> is endorsed with the following response:</w:t>
      </w:r>
    </w:p>
    <w:p w14:paraId="363D0AEA" w14:textId="77777777" w:rsidR="00FD4FCC" w:rsidRPr="00FD4FCC" w:rsidRDefault="00FD4FCC" w:rsidP="00FD4FCC">
      <w:pPr>
        <w:tabs>
          <w:tab w:val="center" w:pos="4153"/>
          <w:tab w:val="right" w:pos="8306"/>
        </w:tabs>
        <w:spacing w:line="276" w:lineRule="auto"/>
        <w:ind w:leftChars="100" w:left="200"/>
        <w:jc w:val="both"/>
        <w:rPr>
          <w:rFonts w:ascii="Arial" w:hAnsi="Arial" w:cs="Arial"/>
          <w:b/>
          <w:bCs/>
          <w:sz w:val="16"/>
          <w:szCs w:val="16"/>
          <w:u w:val="single"/>
        </w:rPr>
      </w:pPr>
      <w:r w:rsidRPr="00FD4FCC">
        <w:rPr>
          <w:rFonts w:ascii="Arial" w:hAnsi="Arial" w:cs="Arial"/>
          <w:b/>
          <w:bCs/>
          <w:sz w:val="16"/>
          <w:szCs w:val="16"/>
          <w:u w:val="single"/>
        </w:rPr>
        <w:t>RAN1 Response:</w:t>
      </w:r>
    </w:p>
    <w:p w14:paraId="5ED88607" w14:textId="77777777" w:rsidR="00FD4FCC" w:rsidRPr="00FD4FCC" w:rsidRDefault="00FD4FCC" w:rsidP="00FD4FCC">
      <w:pPr>
        <w:tabs>
          <w:tab w:val="center" w:pos="4153"/>
          <w:tab w:val="right" w:pos="8306"/>
        </w:tabs>
        <w:spacing w:line="276" w:lineRule="auto"/>
        <w:ind w:leftChars="100" w:left="200"/>
        <w:jc w:val="both"/>
        <w:rPr>
          <w:rFonts w:ascii="Arial" w:hAnsi="Arial" w:cs="Arial"/>
          <w:sz w:val="16"/>
          <w:szCs w:val="16"/>
          <w:lang w:val="en-US"/>
        </w:rPr>
      </w:pPr>
      <w:r w:rsidRPr="00FD4FCC">
        <w:rPr>
          <w:rFonts w:ascii="Arial" w:hAnsi="Arial" w:cs="Arial"/>
          <w:sz w:val="16"/>
          <w:szCs w:val="16"/>
        </w:rPr>
        <w:t>There is no RAN1 consensus on whether LMF forwards NR DL-AoD measurements (NR-DL-AoD-SignalMeasurementInformation-r16 IE) of the PRU to the target UE as assistance data, as companies have differing views on whether this is useful.</w:t>
      </w:r>
    </w:p>
    <w:p w14:paraId="339A9E46" w14:textId="5E22462C" w:rsidR="00FD4FCC" w:rsidRPr="00FD4FCC" w:rsidRDefault="00FD4FCC" w:rsidP="00FD4FCC">
      <w:pPr>
        <w:rPr>
          <w:rFonts w:eastAsia="DengXian"/>
          <w:lang w:eastAsia="zh-CN"/>
        </w:rPr>
      </w:pPr>
      <w:r w:rsidRPr="00FD4FCC">
        <w:rPr>
          <w:bCs/>
        </w:rPr>
        <w:t xml:space="preserve">Final LS </w:t>
      </w:r>
      <w:r>
        <w:rPr>
          <w:bCs/>
        </w:rPr>
        <w:t xml:space="preserve">is approved </w:t>
      </w:r>
      <w:r w:rsidRPr="00FD4FCC">
        <w:rPr>
          <w:bCs/>
        </w:rPr>
        <w:t xml:space="preserve">in </w:t>
      </w:r>
      <w:hyperlink r:id="rId759" w:history="1">
        <w:r w:rsidR="006F79AF">
          <w:rPr>
            <w:rStyle w:val="Hyperlink"/>
            <w:bCs/>
          </w:rPr>
          <w:t>R1-2405586</w:t>
        </w:r>
      </w:hyperlink>
      <w:r w:rsidRPr="00FD4FCC">
        <w:rPr>
          <w:rFonts w:eastAsia="DengXian"/>
          <w:lang w:eastAsia="zh-CN"/>
        </w:rPr>
        <w:t>.</w:t>
      </w:r>
    </w:p>
    <w:p w14:paraId="21D7A628" w14:textId="77777777" w:rsidR="00ED75A9" w:rsidRPr="00ED75A9" w:rsidRDefault="00ED75A9" w:rsidP="00ED75A9">
      <w:pPr>
        <w:rPr>
          <w:bCs/>
        </w:rPr>
      </w:pPr>
    </w:p>
    <w:p w14:paraId="690E1F2D" w14:textId="77777777" w:rsidR="00ED75A9" w:rsidRPr="00ED75A9" w:rsidRDefault="00ED75A9" w:rsidP="00ED75A9">
      <w:pPr>
        <w:rPr>
          <w:bCs/>
        </w:rPr>
      </w:pPr>
    </w:p>
    <w:p w14:paraId="734809B5" w14:textId="77777777" w:rsidR="00D7097B" w:rsidRDefault="00D7097B" w:rsidP="00D7097B">
      <w:pPr>
        <w:keepNext/>
        <w:ind w:left="720" w:hanging="720"/>
        <w:outlineLvl w:val="2"/>
        <w:rPr>
          <w:rFonts w:cs="Times"/>
          <w:b/>
          <w:bCs/>
          <w:szCs w:val="26"/>
          <w:lang w:eastAsia="x-none"/>
        </w:rPr>
      </w:pPr>
      <w:bookmarkStart w:id="337" w:name="_Toc166306521"/>
      <w:bookmarkStart w:id="338" w:name="_Toc173405016"/>
      <w:r w:rsidRPr="00D7097B">
        <w:rPr>
          <w:rFonts w:cs="Times"/>
          <w:b/>
          <w:bCs/>
          <w:szCs w:val="26"/>
          <w:lang w:eastAsia="x-none"/>
        </w:rPr>
        <w:t>Sidelink</w:t>
      </w:r>
      <w:bookmarkEnd w:id="337"/>
      <w:bookmarkEnd w:id="338"/>
    </w:p>
    <w:p w14:paraId="435C51CB" w14:textId="5D71FAC3" w:rsidR="00B0298A" w:rsidRPr="00E671AB" w:rsidRDefault="006F79AF" w:rsidP="00B0298A">
      <w:pPr>
        <w:rPr>
          <w:b/>
          <w:iCs/>
          <w:lang w:eastAsia="x-none"/>
        </w:rPr>
      </w:pPr>
      <w:hyperlink r:id="rId760" w:history="1">
        <w:r>
          <w:rPr>
            <w:rStyle w:val="Hyperlink"/>
            <w:b/>
            <w:iCs/>
            <w:lang w:eastAsia="x-none"/>
          </w:rPr>
          <w:t>R1-2405692</w:t>
        </w:r>
      </w:hyperlink>
      <w:r w:rsidR="00B0298A" w:rsidRPr="00E671AB">
        <w:rPr>
          <w:b/>
          <w:iCs/>
          <w:lang w:eastAsia="x-none"/>
        </w:rPr>
        <w:tab/>
        <w:t>Session notes for 8.1 (Maintenance on Rel-18 work items - Sidelink Enhancement)</w:t>
      </w:r>
      <w:r w:rsidR="00B0298A" w:rsidRPr="00E671AB">
        <w:rPr>
          <w:b/>
          <w:iCs/>
          <w:lang w:eastAsia="x-none"/>
        </w:rPr>
        <w:tab/>
        <w:t>Ad-Hoc Chair (Huawei)</w:t>
      </w:r>
    </w:p>
    <w:p w14:paraId="47BAB608" w14:textId="7C22E7E5" w:rsidR="00B0298A" w:rsidRPr="00D96FAE" w:rsidRDefault="00B0298A" w:rsidP="00B0298A">
      <w:pPr>
        <w:rPr>
          <w:lang w:eastAsia="x-none"/>
        </w:rPr>
      </w:pPr>
      <w:r w:rsidRPr="00F05EFE">
        <w:rPr>
          <w:b/>
          <w:bCs/>
        </w:rPr>
        <w:t>Friday decision:</w:t>
      </w:r>
      <w:r>
        <w:t xml:space="preserve"> The </w:t>
      </w:r>
      <w:r>
        <w:rPr>
          <w:lang w:val="en-US" w:eastAsia="x-none"/>
        </w:rPr>
        <w:t>s</w:t>
      </w:r>
      <w:r w:rsidRPr="00663F3A">
        <w:rPr>
          <w:lang w:val="en-US" w:eastAsia="x-none"/>
        </w:rPr>
        <w:t>ession notes</w:t>
      </w:r>
      <w:r>
        <w:rPr>
          <w:lang w:val="en-US" w:eastAsia="x-none"/>
        </w:rPr>
        <w:t xml:space="preserve"> are </w:t>
      </w:r>
      <w:r>
        <w:rPr>
          <w:highlight w:val="green"/>
          <w:lang w:eastAsia="x-none"/>
        </w:rPr>
        <w:t>e</w:t>
      </w:r>
      <w:r w:rsidRPr="00D96FAE">
        <w:rPr>
          <w:highlight w:val="green"/>
          <w:lang w:eastAsia="x-none"/>
        </w:rPr>
        <w:t xml:space="preserve">ndorsed </w:t>
      </w:r>
      <w:r w:rsidRPr="00D96FAE">
        <w:rPr>
          <w:lang w:eastAsia="x-none"/>
        </w:rPr>
        <w:t>and contents reflected below.</w:t>
      </w:r>
    </w:p>
    <w:p w14:paraId="5728629F" w14:textId="77777777" w:rsidR="00B0298A" w:rsidRPr="00D7097B" w:rsidRDefault="00B0298A" w:rsidP="00B0298A"/>
    <w:p w14:paraId="52264FB4" w14:textId="1B4836AF" w:rsidR="00D7097B" w:rsidRPr="00D7097B" w:rsidRDefault="006F79AF" w:rsidP="00D7097B">
      <w:pPr>
        <w:rPr>
          <w:bCs/>
          <w:lang w:eastAsia="ko-KR"/>
        </w:rPr>
      </w:pPr>
      <w:hyperlink r:id="rId761" w:history="1">
        <w:r>
          <w:rPr>
            <w:rStyle w:val="Hyperlink"/>
            <w:bCs/>
            <w:lang w:eastAsia="ko-KR"/>
          </w:rPr>
          <w:t>R1-2404085</w:t>
        </w:r>
      </w:hyperlink>
      <w:r w:rsidR="00D7097B" w:rsidRPr="00D7097B">
        <w:rPr>
          <w:bCs/>
          <w:lang w:eastAsia="ko-KR"/>
        </w:rPr>
        <w:tab/>
        <w:t>Remaining Issues for NR Sidelink Evolution</w:t>
      </w:r>
      <w:r w:rsidR="00D7097B" w:rsidRPr="00D7097B">
        <w:rPr>
          <w:bCs/>
          <w:lang w:eastAsia="ko-KR"/>
        </w:rPr>
        <w:tab/>
        <w:t>Samsung</w:t>
      </w:r>
    </w:p>
    <w:p w14:paraId="22CC9930" w14:textId="4131005F" w:rsidR="00D7097B" w:rsidRPr="00D7097B" w:rsidRDefault="006F79AF" w:rsidP="00D7097B">
      <w:pPr>
        <w:rPr>
          <w:bCs/>
          <w:lang w:eastAsia="ko-KR"/>
        </w:rPr>
      </w:pPr>
      <w:hyperlink r:id="rId762" w:history="1">
        <w:r>
          <w:rPr>
            <w:rStyle w:val="Hyperlink"/>
            <w:bCs/>
            <w:lang w:eastAsia="ko-KR"/>
          </w:rPr>
          <w:t>R1-2404086</w:t>
        </w:r>
      </w:hyperlink>
      <w:r w:rsidR="00D7097B" w:rsidRPr="00D7097B">
        <w:rPr>
          <w:bCs/>
          <w:lang w:eastAsia="ko-KR"/>
        </w:rPr>
        <w:tab/>
        <w:t>Draft CR for Correcting S-SSB Transmission in Non-Anchor RB Set</w:t>
      </w:r>
      <w:r w:rsidR="00D7097B" w:rsidRPr="00D7097B">
        <w:rPr>
          <w:bCs/>
          <w:lang w:eastAsia="ko-KR"/>
        </w:rPr>
        <w:tab/>
        <w:t>Samsung</w:t>
      </w:r>
    </w:p>
    <w:p w14:paraId="1E1D9663" w14:textId="7AC7B76F" w:rsidR="00D7097B" w:rsidRPr="00D7097B" w:rsidRDefault="006F79AF" w:rsidP="00D7097B">
      <w:pPr>
        <w:rPr>
          <w:bCs/>
          <w:lang w:eastAsia="ko-KR"/>
        </w:rPr>
      </w:pPr>
      <w:hyperlink r:id="rId763" w:history="1">
        <w:r>
          <w:rPr>
            <w:rStyle w:val="Hyperlink"/>
            <w:bCs/>
            <w:lang w:eastAsia="ko-KR"/>
          </w:rPr>
          <w:t>R1-2404148</w:t>
        </w:r>
      </w:hyperlink>
      <w:r w:rsidR="00D7097B" w:rsidRPr="00D7097B">
        <w:rPr>
          <w:bCs/>
          <w:lang w:eastAsia="ko-KR"/>
        </w:rPr>
        <w:tab/>
        <w:t>Clarification on COT sharing flag in 38.212</w:t>
      </w:r>
      <w:r w:rsidR="00D7097B" w:rsidRPr="00D7097B">
        <w:rPr>
          <w:bCs/>
          <w:lang w:eastAsia="ko-KR"/>
        </w:rPr>
        <w:tab/>
        <w:t>vivo</w:t>
      </w:r>
    </w:p>
    <w:p w14:paraId="701F2689" w14:textId="1FD18CDD" w:rsidR="00D7097B" w:rsidRPr="00D7097B" w:rsidRDefault="006F79AF" w:rsidP="00D7097B">
      <w:pPr>
        <w:rPr>
          <w:bCs/>
          <w:lang w:eastAsia="ko-KR"/>
        </w:rPr>
      </w:pPr>
      <w:hyperlink r:id="rId764" w:history="1">
        <w:r>
          <w:rPr>
            <w:rStyle w:val="Hyperlink"/>
            <w:bCs/>
            <w:lang w:eastAsia="ko-KR"/>
          </w:rPr>
          <w:t>R1-2404149</w:t>
        </w:r>
      </w:hyperlink>
      <w:r w:rsidR="00D7097B" w:rsidRPr="00D7097B">
        <w:rPr>
          <w:bCs/>
          <w:lang w:eastAsia="ko-KR"/>
        </w:rPr>
        <w:tab/>
        <w:t>Clarification on DMRS symbol in 38.211</w:t>
      </w:r>
      <w:r w:rsidR="00D7097B" w:rsidRPr="00D7097B">
        <w:rPr>
          <w:bCs/>
          <w:lang w:eastAsia="ko-KR"/>
        </w:rPr>
        <w:tab/>
        <w:t>vivo</w:t>
      </w:r>
    </w:p>
    <w:p w14:paraId="7616360D" w14:textId="3C55DE7D" w:rsidR="00D7097B" w:rsidRPr="00D7097B" w:rsidRDefault="006F79AF" w:rsidP="00D7097B">
      <w:pPr>
        <w:rPr>
          <w:bCs/>
          <w:lang w:eastAsia="ko-KR"/>
        </w:rPr>
      </w:pPr>
      <w:hyperlink r:id="rId765" w:history="1">
        <w:r>
          <w:rPr>
            <w:rStyle w:val="Hyperlink"/>
            <w:bCs/>
            <w:lang w:eastAsia="ko-KR"/>
          </w:rPr>
          <w:t>R1-2404150</w:t>
        </w:r>
      </w:hyperlink>
      <w:r w:rsidR="00D7097B" w:rsidRPr="00D7097B">
        <w:rPr>
          <w:bCs/>
          <w:lang w:eastAsia="ko-KR"/>
        </w:rPr>
        <w:tab/>
        <w:t>Clarification on CPE determination for PSCCH/PSSCH transmission on a resumed COT in 38.214</w:t>
      </w:r>
      <w:r w:rsidR="00D7097B" w:rsidRPr="00D7097B">
        <w:rPr>
          <w:bCs/>
          <w:lang w:eastAsia="ko-KR"/>
        </w:rPr>
        <w:tab/>
        <w:t>vivo</w:t>
      </w:r>
    </w:p>
    <w:p w14:paraId="4D247A4C" w14:textId="2EF8F074" w:rsidR="00D7097B" w:rsidRPr="00D7097B" w:rsidRDefault="006F79AF" w:rsidP="00D7097B">
      <w:pPr>
        <w:rPr>
          <w:bCs/>
          <w:lang w:eastAsia="ko-KR"/>
        </w:rPr>
      </w:pPr>
      <w:hyperlink r:id="rId766" w:history="1">
        <w:r>
          <w:rPr>
            <w:rStyle w:val="Hyperlink"/>
            <w:bCs/>
            <w:lang w:eastAsia="ko-KR"/>
          </w:rPr>
          <w:t>R1-2404151</w:t>
        </w:r>
      </w:hyperlink>
      <w:r w:rsidR="00D7097B" w:rsidRPr="00D7097B">
        <w:rPr>
          <w:bCs/>
          <w:lang w:eastAsia="ko-KR"/>
        </w:rPr>
        <w:tab/>
        <w:t>Clarification on gu</w:t>
      </w:r>
      <w:r w:rsidR="00CB7D9A">
        <w:rPr>
          <w:bCs/>
          <w:lang w:eastAsia="ko-KR"/>
        </w:rPr>
        <w:t>a</w:t>
      </w:r>
      <w:r w:rsidR="00D7097B" w:rsidRPr="00D7097B">
        <w:rPr>
          <w:bCs/>
          <w:lang w:eastAsia="ko-KR"/>
        </w:rPr>
        <w:t>rdRB handling in 38.214</w:t>
      </w:r>
      <w:r w:rsidR="00D7097B" w:rsidRPr="00D7097B">
        <w:rPr>
          <w:bCs/>
          <w:lang w:eastAsia="ko-KR"/>
        </w:rPr>
        <w:tab/>
        <w:t>vivo</w:t>
      </w:r>
    </w:p>
    <w:p w14:paraId="0B748CE8" w14:textId="2488BC08" w:rsidR="00D7097B" w:rsidRPr="00D7097B" w:rsidRDefault="006F79AF" w:rsidP="00D7097B">
      <w:pPr>
        <w:rPr>
          <w:bCs/>
          <w:lang w:eastAsia="ko-KR"/>
        </w:rPr>
      </w:pPr>
      <w:hyperlink r:id="rId767" w:history="1">
        <w:r>
          <w:rPr>
            <w:rStyle w:val="Hyperlink"/>
            <w:bCs/>
            <w:lang w:eastAsia="ko-KR"/>
          </w:rPr>
          <w:t>R1-2404152</w:t>
        </w:r>
      </w:hyperlink>
      <w:r w:rsidR="00D7097B" w:rsidRPr="00D7097B">
        <w:rPr>
          <w:bCs/>
          <w:lang w:eastAsia="ko-KR"/>
        </w:rPr>
        <w:tab/>
        <w:t>Clarification on CSI request in 38.214</w:t>
      </w:r>
      <w:r w:rsidR="00D7097B" w:rsidRPr="00D7097B">
        <w:rPr>
          <w:bCs/>
          <w:lang w:eastAsia="ko-KR"/>
        </w:rPr>
        <w:tab/>
        <w:t>vivo</w:t>
      </w:r>
    </w:p>
    <w:p w14:paraId="114E44D9" w14:textId="7A78E29B" w:rsidR="00D7097B" w:rsidRPr="00D7097B" w:rsidRDefault="006F79AF" w:rsidP="00D7097B">
      <w:pPr>
        <w:rPr>
          <w:bCs/>
          <w:lang w:eastAsia="ko-KR"/>
        </w:rPr>
      </w:pPr>
      <w:hyperlink r:id="rId768" w:history="1">
        <w:r>
          <w:rPr>
            <w:rStyle w:val="Hyperlink"/>
            <w:bCs/>
            <w:lang w:eastAsia="ko-KR"/>
          </w:rPr>
          <w:t>R1-2404371</w:t>
        </w:r>
      </w:hyperlink>
      <w:r w:rsidR="00D7097B" w:rsidRPr="00D7097B">
        <w:rPr>
          <w:bCs/>
          <w:lang w:eastAsia="ko-KR"/>
        </w:rPr>
        <w:tab/>
        <w:t>Correction on the CPE starting position for SL transmissions within a COT</w:t>
      </w:r>
      <w:r w:rsidR="00D7097B" w:rsidRPr="00D7097B">
        <w:rPr>
          <w:bCs/>
          <w:lang w:eastAsia="ko-KR"/>
        </w:rPr>
        <w:tab/>
        <w:t>CATT, CICTCI</w:t>
      </w:r>
    </w:p>
    <w:p w14:paraId="02B404E3" w14:textId="72383934" w:rsidR="00D7097B" w:rsidRPr="00D7097B" w:rsidRDefault="006F79AF" w:rsidP="00D7097B">
      <w:pPr>
        <w:rPr>
          <w:bCs/>
          <w:lang w:eastAsia="ko-KR"/>
        </w:rPr>
      </w:pPr>
      <w:hyperlink r:id="rId769" w:history="1">
        <w:r>
          <w:rPr>
            <w:rStyle w:val="Hyperlink"/>
            <w:bCs/>
            <w:lang w:eastAsia="ko-KR"/>
          </w:rPr>
          <w:t>R1-2404374</w:t>
        </w:r>
      </w:hyperlink>
      <w:r w:rsidR="00D7097B" w:rsidRPr="00D7097B">
        <w:rPr>
          <w:bCs/>
          <w:lang w:eastAsia="ko-KR"/>
        </w:rPr>
        <w:tab/>
        <w:t>Correction on the determination of intra-cell guard band for SL-U</w:t>
      </w:r>
      <w:r w:rsidR="00D7097B" w:rsidRPr="00D7097B">
        <w:rPr>
          <w:bCs/>
          <w:lang w:eastAsia="ko-KR"/>
        </w:rPr>
        <w:tab/>
        <w:t>CATT, CICTCI</w:t>
      </w:r>
    </w:p>
    <w:p w14:paraId="4F2C39F4" w14:textId="452173BA" w:rsidR="00D7097B" w:rsidRPr="00D7097B" w:rsidRDefault="006F79AF" w:rsidP="00D7097B">
      <w:pPr>
        <w:rPr>
          <w:bCs/>
          <w:lang w:eastAsia="ko-KR"/>
        </w:rPr>
      </w:pPr>
      <w:hyperlink r:id="rId770" w:history="1">
        <w:r>
          <w:rPr>
            <w:rStyle w:val="Hyperlink"/>
            <w:bCs/>
            <w:lang w:eastAsia="ko-KR"/>
          </w:rPr>
          <w:t>R1-2404375</w:t>
        </w:r>
      </w:hyperlink>
      <w:r w:rsidR="00D7097B" w:rsidRPr="00D7097B">
        <w:rPr>
          <w:bCs/>
          <w:lang w:eastAsia="ko-KR"/>
        </w:rPr>
        <w:tab/>
        <w:t>Correction on the frequency resource of a resource pool for SL-U</w:t>
      </w:r>
      <w:r w:rsidR="00D7097B" w:rsidRPr="00D7097B">
        <w:rPr>
          <w:bCs/>
          <w:lang w:eastAsia="ko-KR"/>
        </w:rPr>
        <w:tab/>
        <w:t>CATT, CICTCI</w:t>
      </w:r>
    </w:p>
    <w:p w14:paraId="6EB8160A" w14:textId="37A3D480" w:rsidR="00D7097B" w:rsidRPr="00D7097B" w:rsidRDefault="006F79AF" w:rsidP="00D7097B">
      <w:pPr>
        <w:rPr>
          <w:bCs/>
          <w:lang w:eastAsia="ko-KR"/>
        </w:rPr>
      </w:pPr>
      <w:hyperlink r:id="rId771" w:history="1">
        <w:r>
          <w:rPr>
            <w:rStyle w:val="Hyperlink"/>
            <w:bCs/>
            <w:lang w:eastAsia="ko-KR"/>
          </w:rPr>
          <w:t>R1-2404599</w:t>
        </w:r>
      </w:hyperlink>
      <w:r w:rsidR="00D7097B" w:rsidRPr="00D7097B">
        <w:rPr>
          <w:bCs/>
          <w:lang w:eastAsia="ko-KR"/>
        </w:rPr>
        <w:tab/>
        <w:t>Draft CR on CAPC condition for COT resuming for SL-U</w:t>
      </w:r>
      <w:r w:rsidR="00D7097B" w:rsidRPr="00D7097B">
        <w:rPr>
          <w:bCs/>
          <w:lang w:eastAsia="ko-KR"/>
        </w:rPr>
        <w:tab/>
        <w:t>Xiaomi</w:t>
      </w:r>
    </w:p>
    <w:p w14:paraId="27326AA8" w14:textId="271695B7" w:rsidR="00D7097B" w:rsidRPr="00D7097B" w:rsidRDefault="006F79AF" w:rsidP="00D7097B">
      <w:pPr>
        <w:rPr>
          <w:bCs/>
          <w:lang w:eastAsia="ko-KR"/>
        </w:rPr>
      </w:pPr>
      <w:hyperlink r:id="rId772" w:history="1">
        <w:r>
          <w:rPr>
            <w:rStyle w:val="Hyperlink"/>
            <w:bCs/>
            <w:lang w:eastAsia="ko-KR"/>
          </w:rPr>
          <w:t>R1-2404639</w:t>
        </w:r>
      </w:hyperlink>
      <w:r w:rsidR="00D7097B" w:rsidRPr="00D7097B">
        <w:rPr>
          <w:bCs/>
          <w:lang w:eastAsia="ko-KR"/>
        </w:rPr>
        <w:tab/>
        <w:t>Correction on PSSCH transmission decode behaviour in TS 38.214</w:t>
      </w:r>
      <w:r w:rsidR="00D7097B" w:rsidRPr="00D7097B">
        <w:rPr>
          <w:bCs/>
          <w:lang w:eastAsia="ko-KR"/>
        </w:rPr>
        <w:tab/>
        <w:t>ZTE, Sanechips</w:t>
      </w:r>
    </w:p>
    <w:p w14:paraId="54326D98" w14:textId="604C3639" w:rsidR="00D7097B" w:rsidRPr="00D7097B" w:rsidRDefault="006F79AF" w:rsidP="00D7097B">
      <w:pPr>
        <w:rPr>
          <w:bCs/>
          <w:lang w:eastAsia="ko-KR"/>
        </w:rPr>
      </w:pPr>
      <w:hyperlink r:id="rId773" w:history="1">
        <w:r>
          <w:rPr>
            <w:rStyle w:val="Hyperlink"/>
            <w:bCs/>
            <w:lang w:eastAsia="ko-KR"/>
          </w:rPr>
          <w:t>R1-2404640</w:t>
        </w:r>
      </w:hyperlink>
      <w:r w:rsidR="00D7097B" w:rsidRPr="00D7097B">
        <w:rPr>
          <w:bCs/>
          <w:lang w:eastAsia="ko-KR"/>
        </w:rPr>
        <w:tab/>
        <w:t>Correction on PSFCH resource mapping for contiguous RB resource pool in TS 38.213</w:t>
      </w:r>
      <w:r w:rsidR="00D7097B" w:rsidRPr="00D7097B">
        <w:rPr>
          <w:bCs/>
          <w:lang w:eastAsia="ko-KR"/>
        </w:rPr>
        <w:tab/>
        <w:t>ZTE, Sanechips</w:t>
      </w:r>
    </w:p>
    <w:p w14:paraId="2DA353C2" w14:textId="2FA3B7C3" w:rsidR="00D7097B" w:rsidRPr="00D7097B" w:rsidRDefault="006F79AF" w:rsidP="00D7097B">
      <w:pPr>
        <w:rPr>
          <w:bCs/>
          <w:lang w:eastAsia="ko-KR"/>
        </w:rPr>
      </w:pPr>
      <w:hyperlink r:id="rId774" w:history="1">
        <w:r>
          <w:rPr>
            <w:rStyle w:val="Hyperlink"/>
            <w:bCs/>
            <w:lang w:eastAsia="ko-KR"/>
          </w:rPr>
          <w:t>R1-2404641</w:t>
        </w:r>
      </w:hyperlink>
      <w:r w:rsidR="00D7097B" w:rsidRPr="00D7097B">
        <w:rPr>
          <w:bCs/>
          <w:lang w:eastAsia="ko-KR"/>
        </w:rPr>
        <w:tab/>
        <w:t>Correction on CAPC for SL in TS 37.213</w:t>
      </w:r>
      <w:r w:rsidR="00D7097B" w:rsidRPr="00D7097B">
        <w:rPr>
          <w:bCs/>
          <w:lang w:eastAsia="ko-KR"/>
        </w:rPr>
        <w:tab/>
        <w:t>ZTE, Sanechips</w:t>
      </w:r>
    </w:p>
    <w:p w14:paraId="09631627" w14:textId="79907440" w:rsidR="00D7097B" w:rsidRPr="00D7097B" w:rsidRDefault="006F79AF" w:rsidP="00D7097B">
      <w:pPr>
        <w:rPr>
          <w:bCs/>
          <w:lang w:eastAsia="ko-KR"/>
        </w:rPr>
      </w:pPr>
      <w:hyperlink r:id="rId775" w:history="1">
        <w:r>
          <w:rPr>
            <w:rStyle w:val="Hyperlink"/>
            <w:bCs/>
            <w:lang w:eastAsia="ko-KR"/>
          </w:rPr>
          <w:t>R1-2404643</w:t>
        </w:r>
      </w:hyperlink>
      <w:r w:rsidR="00D7097B" w:rsidRPr="00D7097B">
        <w:rPr>
          <w:bCs/>
          <w:lang w:eastAsia="ko-KR"/>
        </w:rPr>
        <w:tab/>
        <w:t>Correction on SL BWP configuration in TS 38.213</w:t>
      </w:r>
      <w:r w:rsidR="00D7097B" w:rsidRPr="00D7097B">
        <w:rPr>
          <w:bCs/>
          <w:lang w:eastAsia="ko-KR"/>
        </w:rPr>
        <w:tab/>
        <w:t>ZTE, Sanechips</w:t>
      </w:r>
    </w:p>
    <w:p w14:paraId="39558B71" w14:textId="66CD1D79" w:rsidR="00D7097B" w:rsidRPr="00D7097B" w:rsidRDefault="006F79AF" w:rsidP="00D7097B">
      <w:pPr>
        <w:rPr>
          <w:bCs/>
          <w:lang w:eastAsia="ko-KR"/>
        </w:rPr>
      </w:pPr>
      <w:hyperlink r:id="rId776" w:history="1">
        <w:r>
          <w:rPr>
            <w:rStyle w:val="Hyperlink"/>
            <w:bCs/>
            <w:lang w:eastAsia="ko-KR"/>
          </w:rPr>
          <w:t>R1-2404644</w:t>
        </w:r>
      </w:hyperlink>
      <w:r w:rsidR="00D7097B" w:rsidRPr="00D7097B">
        <w:rPr>
          <w:bCs/>
          <w:lang w:eastAsia="ko-KR"/>
        </w:rPr>
        <w:tab/>
        <w:t>Correction on parameter names for section 16.1 in TS 38.213</w:t>
      </w:r>
      <w:r w:rsidR="00D7097B" w:rsidRPr="00D7097B">
        <w:rPr>
          <w:bCs/>
          <w:lang w:eastAsia="ko-KR"/>
        </w:rPr>
        <w:tab/>
        <w:t>ZTE, Sanechips</w:t>
      </w:r>
    </w:p>
    <w:p w14:paraId="21D34D83" w14:textId="328E234C" w:rsidR="00D7097B" w:rsidRPr="00D7097B" w:rsidRDefault="006F79AF" w:rsidP="00D7097B">
      <w:pPr>
        <w:rPr>
          <w:bCs/>
          <w:lang w:eastAsia="ko-KR"/>
        </w:rPr>
      </w:pPr>
      <w:hyperlink r:id="rId777" w:history="1">
        <w:r>
          <w:rPr>
            <w:rStyle w:val="Hyperlink"/>
            <w:bCs/>
            <w:lang w:eastAsia="ko-KR"/>
          </w:rPr>
          <w:t>R1-2404645</w:t>
        </w:r>
      </w:hyperlink>
      <w:r w:rsidR="00D7097B" w:rsidRPr="00D7097B">
        <w:rPr>
          <w:bCs/>
          <w:lang w:eastAsia="ko-KR"/>
        </w:rPr>
        <w:tab/>
        <w:t>Correction on parameter names for section 8.1.2.1 in TS 38.214</w:t>
      </w:r>
      <w:r w:rsidR="00D7097B" w:rsidRPr="00D7097B">
        <w:rPr>
          <w:bCs/>
          <w:lang w:eastAsia="ko-KR"/>
        </w:rPr>
        <w:tab/>
        <w:t>ZTE, Sanechips</w:t>
      </w:r>
    </w:p>
    <w:p w14:paraId="42515DCD" w14:textId="47AF0F03" w:rsidR="00D7097B" w:rsidRPr="00D7097B" w:rsidRDefault="006F79AF" w:rsidP="00D7097B">
      <w:pPr>
        <w:rPr>
          <w:bCs/>
          <w:lang w:eastAsia="ko-KR"/>
        </w:rPr>
      </w:pPr>
      <w:hyperlink r:id="rId778" w:history="1">
        <w:r>
          <w:rPr>
            <w:rStyle w:val="Hyperlink"/>
            <w:bCs/>
            <w:lang w:eastAsia="ko-KR"/>
          </w:rPr>
          <w:t>R1-2404646</w:t>
        </w:r>
      </w:hyperlink>
      <w:r w:rsidR="00D7097B" w:rsidRPr="00D7097B">
        <w:rPr>
          <w:bCs/>
          <w:lang w:eastAsia="ko-KR"/>
        </w:rPr>
        <w:tab/>
        <w:t>Alignment for RAN2 agreement in TS38.214</w:t>
      </w:r>
      <w:r w:rsidR="00D7097B" w:rsidRPr="00D7097B">
        <w:rPr>
          <w:bCs/>
          <w:lang w:eastAsia="ko-KR"/>
        </w:rPr>
        <w:tab/>
        <w:t>ZTE, Sanechips</w:t>
      </w:r>
    </w:p>
    <w:p w14:paraId="468858B0" w14:textId="24364BFF" w:rsidR="00D7097B" w:rsidRPr="00D7097B" w:rsidRDefault="006F79AF" w:rsidP="00D7097B">
      <w:pPr>
        <w:rPr>
          <w:bCs/>
          <w:lang w:eastAsia="ko-KR"/>
        </w:rPr>
      </w:pPr>
      <w:hyperlink r:id="rId779" w:history="1">
        <w:r>
          <w:rPr>
            <w:rStyle w:val="Hyperlink"/>
            <w:bCs/>
            <w:lang w:eastAsia="ko-KR"/>
          </w:rPr>
          <w:t>R1-2404647</w:t>
        </w:r>
      </w:hyperlink>
      <w:r w:rsidR="00D7097B" w:rsidRPr="00D7097B">
        <w:rPr>
          <w:bCs/>
          <w:lang w:eastAsia="ko-KR"/>
        </w:rPr>
        <w:tab/>
        <w:t>Correction on the highest sub-channel of PSSCH in TS 38.214</w:t>
      </w:r>
      <w:r w:rsidR="00D7097B" w:rsidRPr="00D7097B">
        <w:rPr>
          <w:bCs/>
          <w:lang w:eastAsia="ko-KR"/>
        </w:rPr>
        <w:tab/>
        <w:t>ZTE, Sanechips</w:t>
      </w:r>
    </w:p>
    <w:p w14:paraId="77BF4242" w14:textId="7B7B9877" w:rsidR="00D7097B" w:rsidRPr="00D7097B" w:rsidRDefault="006F79AF" w:rsidP="00D7097B">
      <w:pPr>
        <w:rPr>
          <w:bCs/>
          <w:lang w:eastAsia="ko-KR"/>
        </w:rPr>
      </w:pPr>
      <w:hyperlink r:id="rId780" w:history="1">
        <w:r>
          <w:rPr>
            <w:rStyle w:val="Hyperlink"/>
            <w:bCs/>
            <w:lang w:eastAsia="ko-KR"/>
          </w:rPr>
          <w:t>R1-2404663</w:t>
        </w:r>
      </w:hyperlink>
      <w:r w:rsidR="00D7097B" w:rsidRPr="00D7097B">
        <w:rPr>
          <w:bCs/>
          <w:lang w:eastAsia="ko-KR"/>
        </w:rPr>
        <w:tab/>
        <w:t>Draft CR on applicable RB set(s) for COT sharing in TS 37.213 or TS 38.214</w:t>
      </w:r>
      <w:r w:rsidR="00D7097B" w:rsidRPr="00D7097B">
        <w:rPr>
          <w:bCs/>
          <w:lang w:eastAsia="ko-KR"/>
        </w:rPr>
        <w:tab/>
        <w:t>NEC</w:t>
      </w:r>
    </w:p>
    <w:p w14:paraId="7F5DD482" w14:textId="301E0DFA" w:rsidR="00D7097B" w:rsidRPr="00D7097B" w:rsidRDefault="006F79AF" w:rsidP="00D7097B">
      <w:pPr>
        <w:rPr>
          <w:bCs/>
          <w:lang w:eastAsia="ko-KR"/>
        </w:rPr>
      </w:pPr>
      <w:hyperlink r:id="rId781" w:history="1">
        <w:r>
          <w:rPr>
            <w:rStyle w:val="Hyperlink"/>
            <w:bCs/>
            <w:lang w:eastAsia="ko-KR"/>
          </w:rPr>
          <w:t>R1-2404831</w:t>
        </w:r>
      </w:hyperlink>
      <w:r w:rsidR="00D7097B" w:rsidRPr="00D7097B">
        <w:rPr>
          <w:bCs/>
          <w:lang w:eastAsia="ko-KR"/>
        </w:rPr>
        <w:tab/>
        <w:t>Draft CR for correction on contention window adjustment</w:t>
      </w:r>
      <w:r w:rsidR="00D7097B" w:rsidRPr="00D7097B">
        <w:rPr>
          <w:bCs/>
          <w:lang w:eastAsia="ko-KR"/>
        </w:rPr>
        <w:tab/>
        <w:t>OPPO</w:t>
      </w:r>
    </w:p>
    <w:p w14:paraId="4DAE8D37" w14:textId="45F3F059" w:rsidR="00D7097B" w:rsidRPr="00D7097B" w:rsidRDefault="006F79AF" w:rsidP="00D7097B">
      <w:pPr>
        <w:rPr>
          <w:bCs/>
          <w:lang w:eastAsia="ko-KR"/>
        </w:rPr>
      </w:pPr>
      <w:hyperlink r:id="rId782" w:history="1">
        <w:r>
          <w:rPr>
            <w:rStyle w:val="Hyperlink"/>
            <w:bCs/>
            <w:lang w:eastAsia="ko-KR"/>
          </w:rPr>
          <w:t>R1-2404832</w:t>
        </w:r>
      </w:hyperlink>
      <w:r w:rsidR="00D7097B" w:rsidRPr="00D7097B">
        <w:rPr>
          <w:bCs/>
          <w:lang w:eastAsia="ko-KR"/>
        </w:rPr>
        <w:tab/>
        <w:t>Draft CR for correction on CPE starting position for PSCCH/PSSCH</w:t>
      </w:r>
      <w:r w:rsidR="00D7097B" w:rsidRPr="00D7097B">
        <w:rPr>
          <w:bCs/>
          <w:lang w:eastAsia="ko-KR"/>
        </w:rPr>
        <w:tab/>
        <w:t>OPPO, Samsung</w:t>
      </w:r>
    </w:p>
    <w:p w14:paraId="3C6C58EA" w14:textId="42927CD0" w:rsidR="00D7097B" w:rsidRPr="00D7097B" w:rsidRDefault="006F79AF" w:rsidP="00D7097B">
      <w:pPr>
        <w:rPr>
          <w:bCs/>
          <w:lang w:eastAsia="ko-KR"/>
        </w:rPr>
      </w:pPr>
      <w:hyperlink r:id="rId783" w:history="1">
        <w:r>
          <w:rPr>
            <w:rStyle w:val="Hyperlink"/>
            <w:bCs/>
            <w:lang w:eastAsia="ko-KR"/>
          </w:rPr>
          <w:t>R1-2404833</w:t>
        </w:r>
      </w:hyperlink>
      <w:r w:rsidR="00D7097B" w:rsidRPr="00D7097B">
        <w:rPr>
          <w:bCs/>
          <w:lang w:eastAsia="ko-KR"/>
        </w:rPr>
        <w:tab/>
        <w:t>Draft CR for correction on CPE starting position for PSFCH</w:t>
      </w:r>
      <w:r w:rsidR="00D7097B" w:rsidRPr="00D7097B">
        <w:rPr>
          <w:bCs/>
          <w:lang w:eastAsia="ko-KR"/>
        </w:rPr>
        <w:tab/>
        <w:t>OPPO</w:t>
      </w:r>
    </w:p>
    <w:p w14:paraId="239BCBFF" w14:textId="42DAF038" w:rsidR="00D7097B" w:rsidRPr="00D7097B" w:rsidRDefault="006F79AF" w:rsidP="00D7097B">
      <w:pPr>
        <w:rPr>
          <w:bCs/>
          <w:lang w:eastAsia="ko-KR"/>
        </w:rPr>
      </w:pPr>
      <w:hyperlink r:id="rId784" w:history="1">
        <w:r>
          <w:rPr>
            <w:rStyle w:val="Hyperlink"/>
            <w:bCs/>
            <w:lang w:eastAsia="ko-KR"/>
          </w:rPr>
          <w:t>R1-2404834</w:t>
        </w:r>
      </w:hyperlink>
      <w:r w:rsidR="00D7097B" w:rsidRPr="00D7097B">
        <w:rPr>
          <w:bCs/>
          <w:lang w:eastAsia="ko-KR"/>
        </w:rPr>
        <w:tab/>
        <w:t>Draft CR for editorial corrections of TS 38.214</w:t>
      </w:r>
      <w:r w:rsidR="00D7097B" w:rsidRPr="00D7097B">
        <w:rPr>
          <w:bCs/>
          <w:lang w:eastAsia="ko-KR"/>
        </w:rPr>
        <w:tab/>
        <w:t>OPPO</w:t>
      </w:r>
    </w:p>
    <w:p w14:paraId="2AEDB7F3" w14:textId="6859DE3B" w:rsidR="00D7097B" w:rsidRPr="00D7097B" w:rsidRDefault="006F79AF" w:rsidP="00D7097B">
      <w:pPr>
        <w:rPr>
          <w:bCs/>
          <w:lang w:eastAsia="ko-KR"/>
        </w:rPr>
      </w:pPr>
      <w:hyperlink r:id="rId785" w:history="1">
        <w:r>
          <w:rPr>
            <w:rStyle w:val="Hyperlink"/>
            <w:bCs/>
            <w:lang w:eastAsia="ko-KR"/>
          </w:rPr>
          <w:t>R1-2404835</w:t>
        </w:r>
      </w:hyperlink>
      <w:r w:rsidR="00D7097B" w:rsidRPr="00D7097B">
        <w:rPr>
          <w:bCs/>
          <w:lang w:eastAsia="ko-KR"/>
        </w:rPr>
        <w:tab/>
        <w:t>Draft CR on RRC alignments for Rel-18 SL operation (TS 37.213)</w:t>
      </w:r>
      <w:r w:rsidR="00D7097B" w:rsidRPr="00D7097B">
        <w:rPr>
          <w:bCs/>
          <w:lang w:eastAsia="ko-KR"/>
        </w:rPr>
        <w:tab/>
        <w:t>OPPO</w:t>
      </w:r>
    </w:p>
    <w:p w14:paraId="7CB6B599" w14:textId="6AFEF823" w:rsidR="00D7097B" w:rsidRPr="00D7097B" w:rsidRDefault="006F79AF" w:rsidP="00D7097B">
      <w:pPr>
        <w:rPr>
          <w:bCs/>
          <w:lang w:eastAsia="ko-KR"/>
        </w:rPr>
      </w:pPr>
      <w:hyperlink r:id="rId786" w:history="1">
        <w:r>
          <w:rPr>
            <w:rStyle w:val="Hyperlink"/>
            <w:bCs/>
            <w:lang w:eastAsia="ko-KR"/>
          </w:rPr>
          <w:t>R1-2404836</w:t>
        </w:r>
      </w:hyperlink>
      <w:r w:rsidR="00D7097B" w:rsidRPr="00D7097B">
        <w:rPr>
          <w:bCs/>
          <w:lang w:eastAsia="ko-KR"/>
        </w:rPr>
        <w:tab/>
        <w:t>Draft CR on RRC alignments for Rel-18 SL operation (TS 38.211)</w:t>
      </w:r>
      <w:r w:rsidR="00D7097B" w:rsidRPr="00D7097B">
        <w:rPr>
          <w:bCs/>
          <w:lang w:eastAsia="ko-KR"/>
        </w:rPr>
        <w:tab/>
        <w:t>OPPO</w:t>
      </w:r>
    </w:p>
    <w:p w14:paraId="0861A400" w14:textId="4085F233" w:rsidR="00D7097B" w:rsidRPr="00D7097B" w:rsidRDefault="006F79AF" w:rsidP="00D7097B">
      <w:pPr>
        <w:rPr>
          <w:bCs/>
          <w:lang w:eastAsia="ko-KR"/>
        </w:rPr>
      </w:pPr>
      <w:hyperlink r:id="rId787" w:history="1">
        <w:r>
          <w:rPr>
            <w:rStyle w:val="Hyperlink"/>
            <w:bCs/>
            <w:lang w:eastAsia="ko-KR"/>
          </w:rPr>
          <w:t>R1-2404837</w:t>
        </w:r>
      </w:hyperlink>
      <w:r w:rsidR="00D7097B" w:rsidRPr="00D7097B">
        <w:rPr>
          <w:bCs/>
          <w:lang w:eastAsia="ko-KR"/>
        </w:rPr>
        <w:tab/>
        <w:t>Draft CR on RRC alignments for Rel-18 SL operation (TS 38.212)</w:t>
      </w:r>
      <w:r w:rsidR="00D7097B" w:rsidRPr="00D7097B">
        <w:rPr>
          <w:bCs/>
          <w:lang w:eastAsia="ko-KR"/>
        </w:rPr>
        <w:tab/>
        <w:t>OPPO</w:t>
      </w:r>
    </w:p>
    <w:p w14:paraId="24DD3964" w14:textId="5522C3C6" w:rsidR="00D7097B" w:rsidRPr="00D7097B" w:rsidRDefault="006F79AF" w:rsidP="00D7097B">
      <w:pPr>
        <w:rPr>
          <w:bCs/>
          <w:lang w:eastAsia="ko-KR"/>
        </w:rPr>
      </w:pPr>
      <w:hyperlink r:id="rId788" w:history="1">
        <w:r>
          <w:rPr>
            <w:rStyle w:val="Hyperlink"/>
            <w:bCs/>
            <w:lang w:eastAsia="ko-KR"/>
          </w:rPr>
          <w:t>R1-2404838</w:t>
        </w:r>
      </w:hyperlink>
      <w:r w:rsidR="00D7097B" w:rsidRPr="00D7097B">
        <w:rPr>
          <w:bCs/>
          <w:lang w:eastAsia="ko-KR"/>
        </w:rPr>
        <w:tab/>
        <w:t>Draft CR on RRC alignments for Rel-18 SL operation (TS 38.213)</w:t>
      </w:r>
      <w:r w:rsidR="00D7097B" w:rsidRPr="00D7097B">
        <w:rPr>
          <w:bCs/>
          <w:lang w:eastAsia="ko-KR"/>
        </w:rPr>
        <w:tab/>
        <w:t>OPPO</w:t>
      </w:r>
    </w:p>
    <w:p w14:paraId="55EF7D4E" w14:textId="4A4DA6BA" w:rsidR="00D7097B" w:rsidRPr="00D7097B" w:rsidRDefault="006F79AF" w:rsidP="00D7097B">
      <w:pPr>
        <w:rPr>
          <w:bCs/>
          <w:lang w:eastAsia="ko-KR"/>
        </w:rPr>
      </w:pPr>
      <w:hyperlink r:id="rId789" w:history="1">
        <w:r>
          <w:rPr>
            <w:rStyle w:val="Hyperlink"/>
            <w:bCs/>
            <w:lang w:eastAsia="ko-KR"/>
          </w:rPr>
          <w:t>R1-2404839</w:t>
        </w:r>
      </w:hyperlink>
      <w:r w:rsidR="00D7097B" w:rsidRPr="00D7097B">
        <w:rPr>
          <w:bCs/>
          <w:lang w:eastAsia="ko-KR"/>
        </w:rPr>
        <w:tab/>
        <w:t>Draft CR on RRC alignments for Rel-18 SL operation (TS 38.214)</w:t>
      </w:r>
      <w:r w:rsidR="00D7097B" w:rsidRPr="00D7097B">
        <w:rPr>
          <w:bCs/>
          <w:lang w:eastAsia="ko-KR"/>
        </w:rPr>
        <w:tab/>
        <w:t>OPPO</w:t>
      </w:r>
    </w:p>
    <w:p w14:paraId="5FA6FA37" w14:textId="46487592" w:rsidR="00D7097B" w:rsidRPr="00D7097B" w:rsidRDefault="006F79AF" w:rsidP="00D7097B">
      <w:pPr>
        <w:rPr>
          <w:bCs/>
          <w:lang w:eastAsia="ko-KR"/>
        </w:rPr>
      </w:pPr>
      <w:hyperlink r:id="rId790" w:history="1">
        <w:r>
          <w:rPr>
            <w:rStyle w:val="Hyperlink"/>
            <w:bCs/>
            <w:lang w:eastAsia="ko-KR"/>
          </w:rPr>
          <w:t>R1-2404840</w:t>
        </w:r>
      </w:hyperlink>
      <w:r w:rsidR="00D7097B" w:rsidRPr="00D7097B">
        <w:rPr>
          <w:bCs/>
          <w:lang w:eastAsia="ko-KR"/>
        </w:rPr>
        <w:tab/>
        <w:t>Draft CR on RRC alignments for Rel-18 SL operation (TS 38.215)</w:t>
      </w:r>
      <w:r w:rsidR="00D7097B" w:rsidRPr="00D7097B">
        <w:rPr>
          <w:bCs/>
          <w:lang w:eastAsia="ko-KR"/>
        </w:rPr>
        <w:tab/>
        <w:t>OPPO</w:t>
      </w:r>
    </w:p>
    <w:p w14:paraId="23DA0ADD" w14:textId="36865BDC" w:rsidR="00D7097B" w:rsidRPr="00D7097B" w:rsidRDefault="006F79AF" w:rsidP="00D7097B">
      <w:pPr>
        <w:rPr>
          <w:bCs/>
          <w:lang w:eastAsia="ko-KR"/>
        </w:rPr>
      </w:pPr>
      <w:hyperlink r:id="rId791" w:history="1">
        <w:r>
          <w:rPr>
            <w:rStyle w:val="Hyperlink"/>
            <w:bCs/>
            <w:lang w:eastAsia="ko-KR"/>
          </w:rPr>
          <w:t>R1-2404844</w:t>
        </w:r>
      </w:hyperlink>
      <w:r w:rsidR="00D7097B" w:rsidRPr="00D7097B">
        <w:rPr>
          <w:bCs/>
          <w:lang w:eastAsia="ko-KR"/>
        </w:rPr>
        <w:tab/>
        <w:t>Draft CR for correction on candidate multi-slot resource in partial sensing</w:t>
      </w:r>
      <w:r w:rsidR="00D7097B" w:rsidRPr="00D7097B">
        <w:rPr>
          <w:bCs/>
          <w:lang w:eastAsia="ko-KR"/>
        </w:rPr>
        <w:tab/>
        <w:t>OPPO</w:t>
      </w:r>
    </w:p>
    <w:p w14:paraId="7EDF95ED" w14:textId="0BE72A01" w:rsidR="00D7097B" w:rsidRPr="00D7097B" w:rsidRDefault="006F79AF" w:rsidP="00D7097B">
      <w:pPr>
        <w:rPr>
          <w:bCs/>
          <w:lang w:eastAsia="ko-KR"/>
        </w:rPr>
      </w:pPr>
      <w:hyperlink r:id="rId792" w:history="1">
        <w:r>
          <w:rPr>
            <w:rStyle w:val="Hyperlink"/>
            <w:bCs/>
            <w:lang w:eastAsia="ko-KR"/>
          </w:rPr>
          <w:t>R1-2404845</w:t>
        </w:r>
      </w:hyperlink>
      <w:r w:rsidR="00D7097B" w:rsidRPr="00D7097B">
        <w:rPr>
          <w:bCs/>
          <w:lang w:eastAsia="ko-KR"/>
        </w:rPr>
        <w:tab/>
        <w:t>Draft CR for correction on PSFCH power control</w:t>
      </w:r>
      <w:r w:rsidR="00D7097B" w:rsidRPr="00D7097B">
        <w:rPr>
          <w:bCs/>
          <w:lang w:eastAsia="ko-KR"/>
        </w:rPr>
        <w:tab/>
        <w:t>OPPO, ZTE, Sanechips</w:t>
      </w:r>
    </w:p>
    <w:p w14:paraId="6287968A" w14:textId="30623F7D" w:rsidR="00D7097B" w:rsidRPr="00D7097B" w:rsidRDefault="006F79AF" w:rsidP="00D7097B">
      <w:pPr>
        <w:rPr>
          <w:bCs/>
          <w:lang w:eastAsia="ko-KR"/>
        </w:rPr>
      </w:pPr>
      <w:hyperlink r:id="rId793" w:history="1">
        <w:r>
          <w:rPr>
            <w:rStyle w:val="Hyperlink"/>
            <w:bCs/>
            <w:lang w:eastAsia="ko-KR"/>
          </w:rPr>
          <w:t>R1-2404846</w:t>
        </w:r>
      </w:hyperlink>
      <w:r w:rsidR="00D7097B" w:rsidRPr="00D7097B">
        <w:rPr>
          <w:bCs/>
          <w:lang w:eastAsia="ko-KR"/>
        </w:rPr>
        <w:tab/>
        <w:t>Draft CR for correction on PSSCH rate matching</w:t>
      </w:r>
      <w:r w:rsidR="00D7097B" w:rsidRPr="00D7097B">
        <w:rPr>
          <w:bCs/>
          <w:lang w:eastAsia="ko-KR"/>
        </w:rPr>
        <w:tab/>
        <w:t>OPPO</w:t>
      </w:r>
    </w:p>
    <w:p w14:paraId="06A70646" w14:textId="33EFB3E5" w:rsidR="00D7097B" w:rsidRPr="00D7097B" w:rsidRDefault="006F79AF" w:rsidP="00D7097B">
      <w:pPr>
        <w:rPr>
          <w:bCs/>
          <w:lang w:eastAsia="ko-KR"/>
        </w:rPr>
      </w:pPr>
      <w:hyperlink r:id="rId794" w:history="1">
        <w:r>
          <w:rPr>
            <w:rStyle w:val="Hyperlink"/>
            <w:bCs/>
            <w:lang w:eastAsia="ko-KR"/>
          </w:rPr>
          <w:t>R1-2404847</w:t>
        </w:r>
      </w:hyperlink>
      <w:r w:rsidR="00D7097B" w:rsidRPr="00D7097B">
        <w:rPr>
          <w:bCs/>
          <w:lang w:eastAsia="ko-KR"/>
        </w:rPr>
        <w:tab/>
        <w:t>Draft CR for correction on PSSCH decoding behaviour</w:t>
      </w:r>
      <w:r w:rsidR="00D7097B" w:rsidRPr="00D7097B">
        <w:rPr>
          <w:bCs/>
          <w:lang w:eastAsia="ko-KR"/>
        </w:rPr>
        <w:tab/>
        <w:t>OPPO</w:t>
      </w:r>
    </w:p>
    <w:p w14:paraId="50A8729C" w14:textId="430E451C" w:rsidR="00D7097B" w:rsidRPr="00D7097B" w:rsidRDefault="006F79AF" w:rsidP="00D7097B">
      <w:pPr>
        <w:rPr>
          <w:bCs/>
          <w:lang w:eastAsia="ko-KR"/>
        </w:rPr>
      </w:pPr>
      <w:hyperlink r:id="rId795" w:history="1">
        <w:r>
          <w:rPr>
            <w:rStyle w:val="Hyperlink"/>
            <w:bCs/>
            <w:lang w:eastAsia="ko-KR"/>
          </w:rPr>
          <w:t>R1-2404944</w:t>
        </w:r>
      </w:hyperlink>
      <w:r w:rsidR="00D7097B" w:rsidRPr="00D7097B">
        <w:rPr>
          <w:bCs/>
          <w:lang w:eastAsia="ko-KR"/>
        </w:rPr>
        <w:tab/>
        <w:t>Correction on PSFCH power control</w:t>
      </w:r>
      <w:r w:rsidR="00D7097B" w:rsidRPr="00D7097B">
        <w:rPr>
          <w:bCs/>
          <w:lang w:eastAsia="ko-KR"/>
        </w:rPr>
        <w:tab/>
        <w:t>Huawei, HiSilicon</w:t>
      </w:r>
    </w:p>
    <w:p w14:paraId="6941B9F0" w14:textId="41516B2E" w:rsidR="00D7097B" w:rsidRPr="00D7097B" w:rsidRDefault="006F79AF" w:rsidP="00D7097B">
      <w:pPr>
        <w:rPr>
          <w:bCs/>
          <w:lang w:eastAsia="ko-KR"/>
        </w:rPr>
      </w:pPr>
      <w:hyperlink r:id="rId796" w:history="1">
        <w:r>
          <w:rPr>
            <w:rStyle w:val="Hyperlink"/>
            <w:bCs/>
            <w:lang w:eastAsia="ko-KR"/>
          </w:rPr>
          <w:t>R1-2404974</w:t>
        </w:r>
      </w:hyperlink>
      <w:r w:rsidR="00D7097B" w:rsidRPr="00D7097B">
        <w:rPr>
          <w:bCs/>
          <w:lang w:eastAsia="ko-KR"/>
        </w:rPr>
        <w:tab/>
        <w:t>Draft CR on SL-U TBS determination</w:t>
      </w:r>
      <w:r w:rsidR="00D7097B" w:rsidRPr="00D7097B">
        <w:rPr>
          <w:bCs/>
          <w:lang w:eastAsia="ko-KR"/>
        </w:rPr>
        <w:tab/>
        <w:t>Panasonic</w:t>
      </w:r>
    </w:p>
    <w:p w14:paraId="19872247" w14:textId="340FD7D4" w:rsidR="00D7097B" w:rsidRPr="00D7097B" w:rsidRDefault="006F79AF" w:rsidP="00D7097B">
      <w:pPr>
        <w:rPr>
          <w:bCs/>
          <w:lang w:eastAsia="ko-KR"/>
        </w:rPr>
      </w:pPr>
      <w:hyperlink r:id="rId797" w:history="1">
        <w:r>
          <w:rPr>
            <w:rStyle w:val="Hyperlink"/>
            <w:bCs/>
            <w:lang w:eastAsia="ko-KR"/>
          </w:rPr>
          <w:t>R1-2404975</w:t>
        </w:r>
      </w:hyperlink>
      <w:r w:rsidR="00D7097B" w:rsidRPr="00D7097B">
        <w:rPr>
          <w:bCs/>
          <w:lang w:eastAsia="ko-KR"/>
        </w:rPr>
        <w:tab/>
        <w:t>Maintenance of NR Sidelink unlicensed spectrum</w:t>
      </w:r>
      <w:r w:rsidR="00D7097B" w:rsidRPr="00D7097B">
        <w:rPr>
          <w:bCs/>
          <w:lang w:eastAsia="ko-KR"/>
        </w:rPr>
        <w:tab/>
        <w:t>Panasonic</w:t>
      </w:r>
    </w:p>
    <w:p w14:paraId="703ABB75" w14:textId="6C0A2D88" w:rsidR="00D7097B" w:rsidRPr="00D7097B" w:rsidRDefault="006F79AF" w:rsidP="00D7097B">
      <w:pPr>
        <w:rPr>
          <w:bCs/>
          <w:lang w:eastAsia="ko-KR"/>
        </w:rPr>
      </w:pPr>
      <w:hyperlink r:id="rId798" w:history="1">
        <w:r>
          <w:rPr>
            <w:rStyle w:val="Hyperlink"/>
            <w:bCs/>
            <w:lang w:eastAsia="ko-KR"/>
          </w:rPr>
          <w:t>R1-2405025</w:t>
        </w:r>
      </w:hyperlink>
      <w:r w:rsidR="00D7097B" w:rsidRPr="00D7097B">
        <w:rPr>
          <w:bCs/>
          <w:lang w:eastAsia="ko-KR"/>
        </w:rPr>
        <w:tab/>
        <w:t>Draft CR on CAPC value for PSFCH+S-SSB for SL-U</w:t>
      </w:r>
      <w:r w:rsidR="00D7097B" w:rsidRPr="00D7097B">
        <w:rPr>
          <w:bCs/>
          <w:lang w:eastAsia="ko-KR"/>
        </w:rPr>
        <w:tab/>
        <w:t>NTT DOCOMO, INC.</w:t>
      </w:r>
    </w:p>
    <w:p w14:paraId="18366427" w14:textId="38425FB4" w:rsidR="00D7097B" w:rsidRPr="00D7097B" w:rsidRDefault="006F79AF" w:rsidP="00D7097B">
      <w:pPr>
        <w:rPr>
          <w:bCs/>
          <w:lang w:eastAsia="ko-KR"/>
        </w:rPr>
      </w:pPr>
      <w:hyperlink r:id="rId799" w:history="1">
        <w:r>
          <w:rPr>
            <w:rStyle w:val="Hyperlink"/>
            <w:bCs/>
            <w:lang w:eastAsia="ko-KR"/>
          </w:rPr>
          <w:t>R1-2405026</w:t>
        </w:r>
      </w:hyperlink>
      <w:r w:rsidR="00D7097B" w:rsidRPr="00D7097B">
        <w:rPr>
          <w:bCs/>
          <w:lang w:eastAsia="ko-KR"/>
        </w:rPr>
        <w:tab/>
        <w:t>Maintenance of resource selection in MAC layer for SL-U</w:t>
      </w:r>
      <w:r w:rsidR="00D7097B" w:rsidRPr="00D7097B">
        <w:rPr>
          <w:bCs/>
          <w:lang w:eastAsia="ko-KR"/>
        </w:rPr>
        <w:tab/>
        <w:t>NTT DOCOMO, INC.</w:t>
      </w:r>
    </w:p>
    <w:p w14:paraId="79ACEE54" w14:textId="3413BE27" w:rsidR="00D7097B" w:rsidRPr="00D7097B" w:rsidRDefault="006F79AF" w:rsidP="00D7097B">
      <w:pPr>
        <w:rPr>
          <w:bCs/>
          <w:lang w:eastAsia="ko-KR"/>
        </w:rPr>
      </w:pPr>
      <w:hyperlink r:id="rId800" w:history="1">
        <w:r>
          <w:rPr>
            <w:rStyle w:val="Hyperlink"/>
            <w:bCs/>
            <w:lang w:eastAsia="ko-KR"/>
          </w:rPr>
          <w:t>R1-2405027</w:t>
        </w:r>
      </w:hyperlink>
      <w:r w:rsidR="00D7097B" w:rsidRPr="00D7097B">
        <w:rPr>
          <w:bCs/>
          <w:lang w:eastAsia="ko-KR"/>
        </w:rPr>
        <w:tab/>
        <w:t>Draft CR on sensing with two starting symbols</w:t>
      </w:r>
      <w:r w:rsidR="00D7097B" w:rsidRPr="00D7097B">
        <w:rPr>
          <w:bCs/>
          <w:lang w:eastAsia="ko-KR"/>
        </w:rPr>
        <w:tab/>
        <w:t>NTT DOCOMO, INC.</w:t>
      </w:r>
    </w:p>
    <w:p w14:paraId="7A3FF543" w14:textId="16CFA7AD" w:rsidR="00D7097B" w:rsidRPr="00D7097B" w:rsidRDefault="006F79AF" w:rsidP="00D7097B">
      <w:pPr>
        <w:rPr>
          <w:bCs/>
          <w:lang w:eastAsia="ko-KR"/>
        </w:rPr>
      </w:pPr>
      <w:hyperlink r:id="rId801" w:history="1">
        <w:r>
          <w:rPr>
            <w:rStyle w:val="Hyperlink"/>
            <w:bCs/>
            <w:lang w:eastAsia="ko-KR"/>
          </w:rPr>
          <w:t>R1-2405067</w:t>
        </w:r>
      </w:hyperlink>
      <w:r w:rsidR="00D7097B" w:rsidRPr="00D7097B">
        <w:rPr>
          <w:bCs/>
          <w:lang w:eastAsia="ko-KR"/>
        </w:rPr>
        <w:tab/>
        <w:t>Correction on determination of PSFCH resources for a PSSCH</w:t>
      </w:r>
      <w:r w:rsidR="00D7097B" w:rsidRPr="00D7097B">
        <w:rPr>
          <w:bCs/>
          <w:lang w:eastAsia="ko-KR"/>
        </w:rPr>
        <w:tab/>
        <w:t>Sharp</w:t>
      </w:r>
    </w:p>
    <w:p w14:paraId="02B10926" w14:textId="4AF6047A" w:rsidR="00D7097B" w:rsidRPr="00D7097B" w:rsidRDefault="006F79AF" w:rsidP="00D7097B">
      <w:pPr>
        <w:rPr>
          <w:bCs/>
          <w:lang w:eastAsia="ko-KR"/>
        </w:rPr>
      </w:pPr>
      <w:hyperlink r:id="rId802" w:history="1">
        <w:r>
          <w:rPr>
            <w:rStyle w:val="Hyperlink"/>
            <w:bCs/>
            <w:lang w:eastAsia="ko-KR"/>
          </w:rPr>
          <w:t>R1-2405138</w:t>
        </w:r>
      </w:hyperlink>
      <w:r w:rsidR="00D7097B" w:rsidRPr="00D7097B">
        <w:rPr>
          <w:bCs/>
          <w:lang w:eastAsia="ko-KR"/>
        </w:rPr>
        <w:tab/>
        <w:t>Draft CR for indication of remaining channel occupancy duration</w:t>
      </w:r>
      <w:r w:rsidR="00D7097B" w:rsidRPr="00D7097B">
        <w:rPr>
          <w:bCs/>
          <w:lang w:eastAsia="ko-KR"/>
        </w:rPr>
        <w:tab/>
        <w:t>Qualcomm Incorporated</w:t>
      </w:r>
    </w:p>
    <w:p w14:paraId="5CB8A961" w14:textId="77777777" w:rsidR="00D7097B" w:rsidRPr="00D7097B" w:rsidRDefault="00D7097B" w:rsidP="00D7097B">
      <w:pPr>
        <w:rPr>
          <w:bCs/>
        </w:rPr>
      </w:pPr>
    </w:p>
    <w:p w14:paraId="3E3D4B76" w14:textId="6E1D82BE" w:rsidR="00625E4F" w:rsidRPr="00625E4F" w:rsidRDefault="006F79AF" w:rsidP="00625E4F">
      <w:pPr>
        <w:rPr>
          <w:b/>
          <w:bCs/>
          <w:lang w:eastAsia="ko-KR"/>
        </w:rPr>
      </w:pPr>
      <w:hyperlink r:id="rId803" w:history="1">
        <w:r>
          <w:rPr>
            <w:rStyle w:val="Hyperlink"/>
            <w:b/>
            <w:bCs/>
            <w:lang w:eastAsia="ko-KR"/>
          </w:rPr>
          <w:t>R1-2405353</w:t>
        </w:r>
      </w:hyperlink>
      <w:r w:rsidR="00625E4F" w:rsidRPr="00625E4F">
        <w:rPr>
          <w:b/>
          <w:bCs/>
          <w:lang w:eastAsia="ko-KR"/>
        </w:rPr>
        <w:tab/>
        <w:t>FL summary #1 for AI 8.1: SL-U channel access and RA</w:t>
      </w:r>
      <w:r w:rsidR="00625E4F" w:rsidRPr="00625E4F">
        <w:rPr>
          <w:b/>
          <w:bCs/>
          <w:lang w:eastAsia="ko-KR"/>
        </w:rPr>
        <w:tab/>
        <w:t>Moderator (OPPO)</w:t>
      </w:r>
    </w:p>
    <w:p w14:paraId="5084BC64" w14:textId="5022AE2E" w:rsidR="00625E4F" w:rsidRPr="00625E4F" w:rsidRDefault="00625E4F" w:rsidP="00625E4F">
      <w:pPr>
        <w:rPr>
          <w:bCs/>
          <w:lang w:eastAsia="ko-KR"/>
        </w:rPr>
      </w:pPr>
      <w:r>
        <w:rPr>
          <w:bCs/>
          <w:lang w:eastAsia="ko-KR"/>
        </w:rPr>
        <w:t>From Tuesday session</w:t>
      </w:r>
    </w:p>
    <w:p w14:paraId="0F3C2FF5" w14:textId="77777777" w:rsidR="00625E4F" w:rsidRPr="00625E4F" w:rsidRDefault="00625E4F" w:rsidP="00625E4F">
      <w:pPr>
        <w:rPr>
          <w:rFonts w:ascii="Times New Roman" w:hAnsi="Times New Roman"/>
          <w:bCs/>
          <w:szCs w:val="20"/>
          <w:lang w:eastAsia="ko-KR"/>
        </w:rPr>
      </w:pPr>
      <w:r w:rsidRPr="00625E4F">
        <w:rPr>
          <w:rFonts w:ascii="Times New Roman" w:hAnsi="Times New Roman"/>
          <w:bCs/>
          <w:szCs w:val="20"/>
          <w:highlight w:val="green"/>
          <w:lang w:eastAsia="ko-KR"/>
        </w:rPr>
        <w:t>Agreement</w:t>
      </w:r>
    </w:p>
    <w:p w14:paraId="13088580" w14:textId="0468A254" w:rsidR="00625E4F" w:rsidRPr="00625E4F" w:rsidRDefault="00625E4F" w:rsidP="00625E4F">
      <w:pPr>
        <w:rPr>
          <w:rFonts w:ascii="Times New Roman" w:hAnsi="Times New Roman"/>
          <w:bCs/>
          <w:szCs w:val="20"/>
          <w:lang w:eastAsia="ko-KR"/>
        </w:rPr>
      </w:pPr>
      <w:r w:rsidRPr="00625E4F">
        <w:rPr>
          <w:rFonts w:ascii="Times New Roman" w:hAnsi="Times New Roman"/>
          <w:bCs/>
          <w:szCs w:val="20"/>
          <w:lang w:eastAsia="ko-KR"/>
        </w:rPr>
        <w:t xml:space="preserve">To adopt the editorial correction TP#1 in Section 4.1.1 of </w:t>
      </w:r>
      <w:hyperlink r:id="rId804" w:history="1">
        <w:r w:rsidR="006F79AF">
          <w:rPr>
            <w:rStyle w:val="Hyperlink"/>
            <w:rFonts w:ascii="Times New Roman" w:hAnsi="Times New Roman"/>
            <w:bCs/>
            <w:szCs w:val="20"/>
            <w:lang w:eastAsia="ko-KR"/>
          </w:rPr>
          <w:t>R1-2405353</w:t>
        </w:r>
      </w:hyperlink>
      <w:r w:rsidRPr="00625E4F">
        <w:rPr>
          <w:rFonts w:ascii="Times New Roman" w:hAnsi="Times New Roman"/>
          <w:bCs/>
          <w:szCs w:val="20"/>
          <w:lang w:eastAsia="ko-KR"/>
        </w:rPr>
        <w:t xml:space="preserve"> for TS 38.214 v18.2.0.</w:t>
      </w:r>
    </w:p>
    <w:p w14:paraId="48F63B84" w14:textId="77777777" w:rsidR="00625E4F" w:rsidRPr="00625E4F" w:rsidRDefault="00625E4F" w:rsidP="00625E4F">
      <w:pPr>
        <w:rPr>
          <w:rFonts w:ascii="Times New Roman" w:hAnsi="Times New Roman"/>
          <w:bCs/>
          <w:szCs w:val="20"/>
          <w:lang w:eastAsia="ko-KR"/>
        </w:rPr>
      </w:pPr>
    </w:p>
    <w:p w14:paraId="295623C0" w14:textId="77777777" w:rsidR="00625E4F" w:rsidRPr="00625E4F" w:rsidRDefault="00625E4F" w:rsidP="00625E4F">
      <w:pPr>
        <w:rPr>
          <w:rFonts w:ascii="Times New Roman" w:hAnsi="Times New Roman"/>
          <w:bCs/>
          <w:szCs w:val="20"/>
          <w:lang w:eastAsia="ko-KR"/>
        </w:rPr>
      </w:pPr>
      <w:r w:rsidRPr="00625E4F">
        <w:rPr>
          <w:rFonts w:ascii="Times New Roman" w:hAnsi="Times New Roman"/>
          <w:bCs/>
          <w:szCs w:val="20"/>
          <w:highlight w:val="green"/>
          <w:lang w:eastAsia="ko-KR"/>
        </w:rPr>
        <w:t>Agreement</w:t>
      </w:r>
    </w:p>
    <w:p w14:paraId="68A64CB2" w14:textId="5E39B4AE" w:rsidR="00625E4F" w:rsidRPr="00A6063B" w:rsidRDefault="00625E4F" w:rsidP="00311060">
      <w:pPr>
        <w:pStyle w:val="ListParagraph"/>
        <w:numPr>
          <w:ilvl w:val="0"/>
          <w:numId w:val="304"/>
        </w:numPr>
        <w:rPr>
          <w:bCs/>
          <w:lang w:eastAsia="ko-KR"/>
        </w:rPr>
      </w:pPr>
      <w:r w:rsidRPr="00A6063B">
        <w:rPr>
          <w:bCs/>
          <w:lang w:eastAsia="ko-KR"/>
        </w:rPr>
        <w:t xml:space="preserve">Adopt RRC parameter alignment TP#2 in Section 4.2.1 of </w:t>
      </w:r>
      <w:hyperlink r:id="rId805" w:history="1">
        <w:r w:rsidR="006F79AF">
          <w:rPr>
            <w:rStyle w:val="Hyperlink"/>
            <w:bCs/>
            <w:lang w:eastAsia="ko-KR"/>
          </w:rPr>
          <w:t>R1-2405353</w:t>
        </w:r>
      </w:hyperlink>
      <w:r w:rsidRPr="00A6063B">
        <w:rPr>
          <w:bCs/>
          <w:lang w:eastAsia="ko-KR"/>
        </w:rPr>
        <w:t xml:space="preserve"> for TS 37.213 v18.2.0</w:t>
      </w:r>
    </w:p>
    <w:p w14:paraId="4ED94199" w14:textId="2D9D3953" w:rsidR="00625E4F" w:rsidRPr="00A6063B" w:rsidRDefault="00625E4F" w:rsidP="00311060">
      <w:pPr>
        <w:pStyle w:val="ListParagraph"/>
        <w:numPr>
          <w:ilvl w:val="0"/>
          <w:numId w:val="304"/>
        </w:numPr>
        <w:rPr>
          <w:bCs/>
          <w:lang w:eastAsia="ko-KR"/>
        </w:rPr>
      </w:pPr>
      <w:r w:rsidRPr="00A6063B">
        <w:rPr>
          <w:bCs/>
          <w:lang w:eastAsia="ko-KR"/>
        </w:rPr>
        <w:t xml:space="preserve">Adopt RRC parameter alignment TP#3 in Section 4.3.1 of </w:t>
      </w:r>
      <w:hyperlink r:id="rId806" w:history="1">
        <w:r w:rsidR="006F79AF">
          <w:rPr>
            <w:rStyle w:val="Hyperlink"/>
            <w:bCs/>
            <w:lang w:eastAsia="ko-KR"/>
          </w:rPr>
          <w:t>R1-2405353</w:t>
        </w:r>
      </w:hyperlink>
      <w:r w:rsidRPr="00A6063B">
        <w:rPr>
          <w:bCs/>
          <w:lang w:eastAsia="ko-KR"/>
        </w:rPr>
        <w:t xml:space="preserve"> for TS 38.211 v18.2.0</w:t>
      </w:r>
    </w:p>
    <w:p w14:paraId="7FB66ADC" w14:textId="7AA80F0C" w:rsidR="00625E4F" w:rsidRPr="00A6063B" w:rsidRDefault="00625E4F" w:rsidP="00311060">
      <w:pPr>
        <w:pStyle w:val="ListParagraph"/>
        <w:numPr>
          <w:ilvl w:val="0"/>
          <w:numId w:val="304"/>
        </w:numPr>
        <w:rPr>
          <w:bCs/>
          <w:lang w:eastAsia="ko-KR"/>
        </w:rPr>
      </w:pPr>
      <w:r w:rsidRPr="00A6063B">
        <w:rPr>
          <w:bCs/>
          <w:lang w:eastAsia="ko-KR"/>
        </w:rPr>
        <w:t xml:space="preserve">Adopt RRC parameter alignment TP#4 in Section 4.4.1 of </w:t>
      </w:r>
      <w:hyperlink r:id="rId807" w:history="1">
        <w:r w:rsidR="006F79AF">
          <w:rPr>
            <w:rStyle w:val="Hyperlink"/>
            <w:bCs/>
            <w:lang w:eastAsia="ko-KR"/>
          </w:rPr>
          <w:t>R1-2405353</w:t>
        </w:r>
      </w:hyperlink>
      <w:r w:rsidRPr="00A6063B">
        <w:rPr>
          <w:bCs/>
          <w:lang w:eastAsia="ko-KR"/>
        </w:rPr>
        <w:t xml:space="preserve"> for TS 38.212 v18.2.0</w:t>
      </w:r>
    </w:p>
    <w:p w14:paraId="142E89CA" w14:textId="2A9DD804" w:rsidR="00625E4F" w:rsidRPr="00A6063B" w:rsidRDefault="00625E4F" w:rsidP="00311060">
      <w:pPr>
        <w:pStyle w:val="ListParagraph"/>
        <w:numPr>
          <w:ilvl w:val="0"/>
          <w:numId w:val="304"/>
        </w:numPr>
        <w:rPr>
          <w:bCs/>
          <w:lang w:eastAsia="ko-KR"/>
        </w:rPr>
      </w:pPr>
      <w:r w:rsidRPr="00A6063B">
        <w:rPr>
          <w:bCs/>
          <w:lang w:eastAsia="ko-KR"/>
        </w:rPr>
        <w:t xml:space="preserve">Adopt RRC parameter alignment TP#5 in Section 4.5.1 of </w:t>
      </w:r>
      <w:hyperlink r:id="rId808" w:history="1">
        <w:r w:rsidR="006F79AF">
          <w:rPr>
            <w:rStyle w:val="Hyperlink"/>
            <w:bCs/>
            <w:lang w:eastAsia="ko-KR"/>
          </w:rPr>
          <w:t>R1-2405353</w:t>
        </w:r>
      </w:hyperlink>
      <w:r w:rsidRPr="00A6063B">
        <w:rPr>
          <w:bCs/>
          <w:lang w:eastAsia="ko-KR"/>
        </w:rPr>
        <w:t xml:space="preserve"> for TS 38.213 v18.2.0</w:t>
      </w:r>
    </w:p>
    <w:p w14:paraId="5868B444" w14:textId="2F5A94D5" w:rsidR="00625E4F" w:rsidRPr="00A6063B" w:rsidRDefault="00625E4F" w:rsidP="00311060">
      <w:pPr>
        <w:pStyle w:val="ListParagraph"/>
        <w:numPr>
          <w:ilvl w:val="0"/>
          <w:numId w:val="304"/>
        </w:numPr>
        <w:rPr>
          <w:bCs/>
          <w:lang w:eastAsia="ko-KR"/>
        </w:rPr>
      </w:pPr>
      <w:r w:rsidRPr="00A6063B">
        <w:rPr>
          <w:bCs/>
          <w:lang w:eastAsia="ko-KR"/>
        </w:rPr>
        <w:t xml:space="preserve">Adopt RRC parameter alignment TP#6 in Section 4.6.1 of </w:t>
      </w:r>
      <w:hyperlink r:id="rId809" w:history="1">
        <w:r w:rsidR="006F79AF">
          <w:rPr>
            <w:rStyle w:val="Hyperlink"/>
            <w:bCs/>
            <w:lang w:eastAsia="ko-KR"/>
          </w:rPr>
          <w:t>R1-2405353</w:t>
        </w:r>
      </w:hyperlink>
      <w:r w:rsidRPr="00A6063B">
        <w:rPr>
          <w:bCs/>
          <w:lang w:eastAsia="ko-KR"/>
        </w:rPr>
        <w:t xml:space="preserve"> for TS 38.214 v18.2.0</w:t>
      </w:r>
    </w:p>
    <w:p w14:paraId="43D88326" w14:textId="07C8B938" w:rsidR="00625E4F" w:rsidRPr="00A6063B" w:rsidRDefault="00625E4F" w:rsidP="00311060">
      <w:pPr>
        <w:pStyle w:val="ListParagraph"/>
        <w:numPr>
          <w:ilvl w:val="0"/>
          <w:numId w:val="304"/>
        </w:numPr>
        <w:rPr>
          <w:bCs/>
          <w:lang w:eastAsia="ko-KR"/>
        </w:rPr>
      </w:pPr>
      <w:r w:rsidRPr="00A6063B">
        <w:rPr>
          <w:bCs/>
          <w:lang w:eastAsia="ko-KR"/>
        </w:rPr>
        <w:t xml:space="preserve">Adopt RRC parameter alignment TP#7 in Section 4.7.1 of </w:t>
      </w:r>
      <w:hyperlink r:id="rId810" w:history="1">
        <w:r w:rsidR="006F79AF">
          <w:rPr>
            <w:rStyle w:val="Hyperlink"/>
            <w:bCs/>
            <w:lang w:eastAsia="ko-KR"/>
          </w:rPr>
          <w:t>R1-2405353</w:t>
        </w:r>
      </w:hyperlink>
      <w:r w:rsidRPr="00A6063B">
        <w:rPr>
          <w:bCs/>
          <w:lang w:eastAsia="ko-KR"/>
        </w:rPr>
        <w:t xml:space="preserve"> for TS 38.215 v18.2.0</w:t>
      </w:r>
    </w:p>
    <w:p w14:paraId="642C189A" w14:textId="69FEC2A8" w:rsidR="00625E4F" w:rsidRDefault="001E6D53" w:rsidP="00625E4F">
      <w:pPr>
        <w:rPr>
          <w:rFonts w:ascii="Times New Roman" w:hAnsi="Times New Roman"/>
          <w:bCs/>
          <w:szCs w:val="20"/>
          <w:lang w:eastAsia="ko-KR"/>
        </w:rPr>
      </w:pPr>
      <w:r>
        <w:rPr>
          <w:rFonts w:ascii="Times New Roman" w:hAnsi="Times New Roman"/>
          <w:bCs/>
          <w:szCs w:val="20"/>
          <w:lang w:eastAsia="ko-KR"/>
        </w:rPr>
        <w:t>Note: Above agreements are to be taken into account for inclusion in editor's alignment CRs.</w:t>
      </w:r>
    </w:p>
    <w:p w14:paraId="2A8CEC64" w14:textId="77777777" w:rsidR="001E6D53" w:rsidRDefault="001E6D53" w:rsidP="00625E4F">
      <w:pPr>
        <w:rPr>
          <w:rFonts w:ascii="Times New Roman" w:hAnsi="Times New Roman"/>
          <w:bCs/>
          <w:szCs w:val="20"/>
          <w:lang w:eastAsia="ko-KR"/>
        </w:rPr>
      </w:pPr>
    </w:p>
    <w:p w14:paraId="19280286" w14:textId="6CA210FC" w:rsidR="00D50136" w:rsidRPr="00D50136" w:rsidRDefault="00D50136" w:rsidP="00CB7D9A">
      <w:r w:rsidRPr="00D50136">
        <w:t>//From AI 5</w:t>
      </w:r>
    </w:p>
    <w:p w14:paraId="10F47AA8" w14:textId="7FE43C80" w:rsidR="00D50136" w:rsidRPr="00D7097B" w:rsidRDefault="006F79AF" w:rsidP="00D50136">
      <w:pPr>
        <w:rPr>
          <w:b/>
          <w:bCs/>
          <w:lang w:eastAsia="x-none"/>
        </w:rPr>
      </w:pPr>
      <w:hyperlink r:id="rId811" w:history="1">
        <w:r>
          <w:rPr>
            <w:rStyle w:val="Hyperlink"/>
            <w:b/>
            <w:bCs/>
            <w:lang w:eastAsia="x-none"/>
          </w:rPr>
          <w:t>R1-2403827</w:t>
        </w:r>
      </w:hyperlink>
      <w:r w:rsidR="00D50136" w:rsidRPr="00D7097B">
        <w:rPr>
          <w:b/>
          <w:bCs/>
          <w:lang w:eastAsia="x-none"/>
        </w:rPr>
        <w:tab/>
        <w:t>LS on Sidelink Feature Co-configuration</w:t>
      </w:r>
      <w:r w:rsidR="00D50136" w:rsidRPr="00D7097B">
        <w:rPr>
          <w:b/>
          <w:bCs/>
          <w:lang w:eastAsia="x-none"/>
        </w:rPr>
        <w:tab/>
        <w:t>RAN2, OPPO</w:t>
      </w:r>
    </w:p>
    <w:p w14:paraId="3C10CB17" w14:textId="77777777" w:rsidR="00CB7D9A" w:rsidRPr="00625E4F" w:rsidRDefault="00CB7D9A" w:rsidP="00CB7D9A">
      <w:pPr>
        <w:rPr>
          <w:rFonts w:ascii="Times New Roman" w:hAnsi="Times New Roman"/>
          <w:bCs/>
          <w:szCs w:val="20"/>
          <w:lang w:eastAsia="ko-KR"/>
        </w:rPr>
      </w:pPr>
      <w:r w:rsidRPr="00625E4F">
        <w:rPr>
          <w:rFonts w:ascii="Times New Roman" w:hAnsi="Times New Roman"/>
          <w:bCs/>
          <w:szCs w:val="20"/>
          <w:highlight w:val="green"/>
          <w:lang w:eastAsia="ko-KR"/>
        </w:rPr>
        <w:t>Agreement</w:t>
      </w:r>
    </w:p>
    <w:p w14:paraId="4DE10926" w14:textId="2F2F2DB5" w:rsidR="00625E4F" w:rsidRPr="00D50136" w:rsidRDefault="00625E4F" w:rsidP="00311060">
      <w:pPr>
        <w:pStyle w:val="ListParagraph"/>
        <w:numPr>
          <w:ilvl w:val="0"/>
          <w:numId w:val="121"/>
        </w:numPr>
        <w:rPr>
          <w:lang w:val="en-US"/>
        </w:rPr>
      </w:pPr>
      <w:r w:rsidRPr="00D50136">
        <w:rPr>
          <w:lang w:val="en-US"/>
        </w:rPr>
        <w:t xml:space="preserve">Adopt TP#15 in Section 4.15.1 of </w:t>
      </w:r>
      <w:hyperlink r:id="rId812" w:history="1">
        <w:r w:rsidR="006F79AF">
          <w:rPr>
            <w:rStyle w:val="Hyperlink"/>
            <w:lang w:val="en-US"/>
          </w:rPr>
          <w:t>R1-2405353</w:t>
        </w:r>
      </w:hyperlink>
      <w:r w:rsidRPr="00D50136">
        <w:rPr>
          <w:color w:val="FF0000"/>
          <w:lang w:val="en-US"/>
        </w:rPr>
        <w:t xml:space="preserve"> </w:t>
      </w:r>
      <w:r w:rsidRPr="00D50136">
        <w:rPr>
          <w:lang w:val="en-US"/>
        </w:rPr>
        <w:t>for TS 38.214 Clause 8.1.4</w:t>
      </w:r>
    </w:p>
    <w:p w14:paraId="4D28CD45" w14:textId="77777777" w:rsidR="00625E4F" w:rsidRPr="00D50136" w:rsidRDefault="00625E4F" w:rsidP="00311060">
      <w:pPr>
        <w:pStyle w:val="ListParagraph"/>
        <w:numPr>
          <w:ilvl w:val="0"/>
          <w:numId w:val="121"/>
        </w:numPr>
        <w:rPr>
          <w:lang w:val="en-US"/>
        </w:rPr>
      </w:pPr>
      <w:r w:rsidRPr="00D50136">
        <w:rPr>
          <w:lang w:val="en-US"/>
        </w:rPr>
        <w:t>In the reply LS, the following information should be provided to RAN2:</w:t>
      </w:r>
    </w:p>
    <w:p w14:paraId="3157C16F" w14:textId="77777777" w:rsidR="00625E4F" w:rsidRPr="00637D44" w:rsidRDefault="00625E4F" w:rsidP="00637D44">
      <w:pPr>
        <w:pStyle w:val="ListParagraph"/>
      </w:pPr>
      <w:r w:rsidRPr="00637D44">
        <w:rPr>
          <w:b/>
        </w:rPr>
        <w:t>“</w:t>
      </w:r>
      <w:r w:rsidRPr="00637D44">
        <w:rPr>
          <w:i/>
          <w:iCs/>
        </w:rPr>
        <w:t>For Mode 2 resource selection procedure in TS 38.214 Section 8.1.4, RAN1 has agreed the CR in R1-240xxxx to support partial sensing operation over an unlicensed spectrum using interlace RB based transmission.</w:t>
      </w:r>
      <w:r w:rsidRPr="00637D44">
        <w:rPr>
          <w:b/>
        </w:rPr>
        <w:t>”</w:t>
      </w:r>
    </w:p>
    <w:p w14:paraId="5A8F1DB2" w14:textId="77777777" w:rsidR="00625E4F" w:rsidRPr="00625E4F" w:rsidRDefault="00625E4F" w:rsidP="00625E4F">
      <w:pPr>
        <w:rPr>
          <w:rFonts w:ascii="Times New Roman" w:hAnsi="Times New Roman"/>
          <w:bCs/>
          <w:szCs w:val="20"/>
          <w:lang w:eastAsia="ko-KR"/>
        </w:rPr>
      </w:pPr>
      <w:r w:rsidRPr="001E6D53">
        <w:rPr>
          <w:rFonts w:ascii="Times New Roman" w:hAnsi="Times New Roman"/>
          <w:bCs/>
          <w:szCs w:val="20"/>
          <w:lang w:eastAsia="ko-KR"/>
        </w:rPr>
        <w:t>Comeback for final CR for TP#15 and draft LS. (Kevin)</w:t>
      </w:r>
    </w:p>
    <w:p w14:paraId="3F732CCD" w14:textId="77777777" w:rsidR="00625E4F" w:rsidRPr="00625E4F" w:rsidRDefault="00625E4F" w:rsidP="00625E4F">
      <w:pPr>
        <w:rPr>
          <w:rFonts w:ascii="Times New Roman" w:hAnsi="Times New Roman"/>
          <w:bCs/>
          <w:szCs w:val="20"/>
          <w:lang w:eastAsia="ko-KR"/>
        </w:rPr>
      </w:pPr>
    </w:p>
    <w:p w14:paraId="408A86F8" w14:textId="77777777" w:rsidR="00625E4F" w:rsidRPr="00625E4F" w:rsidRDefault="00625E4F" w:rsidP="00625E4F">
      <w:pPr>
        <w:rPr>
          <w:rFonts w:ascii="Times New Roman" w:hAnsi="Times New Roman"/>
          <w:bCs/>
          <w:szCs w:val="20"/>
          <w:lang w:eastAsia="ko-KR"/>
        </w:rPr>
      </w:pPr>
    </w:p>
    <w:p w14:paraId="65910B25" w14:textId="710F1D5F" w:rsidR="00625E4F" w:rsidRPr="001E6D53" w:rsidRDefault="006F79AF" w:rsidP="00625E4F">
      <w:pPr>
        <w:rPr>
          <w:rFonts w:ascii="Times New Roman" w:hAnsi="Times New Roman"/>
          <w:b/>
          <w:bCs/>
          <w:szCs w:val="20"/>
          <w:lang w:eastAsia="ko-KR"/>
        </w:rPr>
      </w:pPr>
      <w:hyperlink r:id="rId813" w:history="1">
        <w:r>
          <w:rPr>
            <w:rStyle w:val="Hyperlink"/>
            <w:rFonts w:ascii="Times New Roman" w:hAnsi="Times New Roman"/>
            <w:b/>
            <w:bCs/>
            <w:szCs w:val="20"/>
            <w:lang w:eastAsia="ko-KR"/>
          </w:rPr>
          <w:t>R1-2405354</w:t>
        </w:r>
      </w:hyperlink>
      <w:r w:rsidR="00625E4F" w:rsidRPr="001E6D53">
        <w:rPr>
          <w:rFonts w:ascii="Times New Roman" w:hAnsi="Times New Roman"/>
          <w:b/>
          <w:bCs/>
          <w:szCs w:val="20"/>
          <w:lang w:eastAsia="ko-KR"/>
        </w:rPr>
        <w:tab/>
        <w:t>FL summary #2 for AI 8.1: SL-U channel access and RA</w:t>
      </w:r>
      <w:r w:rsidR="00625E4F" w:rsidRPr="001E6D53">
        <w:rPr>
          <w:rFonts w:ascii="Times New Roman" w:hAnsi="Times New Roman"/>
          <w:b/>
          <w:bCs/>
          <w:szCs w:val="20"/>
          <w:lang w:eastAsia="ko-KR"/>
        </w:rPr>
        <w:tab/>
        <w:t>Moderator (OPPO)</w:t>
      </w:r>
    </w:p>
    <w:p w14:paraId="3C04D9C8" w14:textId="3971FD0A" w:rsidR="001E6D53" w:rsidRPr="00637D44" w:rsidRDefault="006F79AF" w:rsidP="001E6D53">
      <w:pPr>
        <w:rPr>
          <w:rFonts w:ascii="Times New Roman" w:hAnsi="Times New Roman"/>
          <w:b/>
          <w:szCs w:val="20"/>
          <w:lang w:eastAsia="ko-KR"/>
        </w:rPr>
      </w:pPr>
      <w:hyperlink r:id="rId814" w:history="1">
        <w:r>
          <w:rPr>
            <w:rStyle w:val="Hyperlink"/>
            <w:rFonts w:ascii="Times New Roman" w:hAnsi="Times New Roman"/>
            <w:b/>
            <w:szCs w:val="20"/>
            <w:lang w:eastAsia="ko-KR"/>
          </w:rPr>
          <w:t>R1-2405527</w:t>
        </w:r>
      </w:hyperlink>
      <w:r w:rsidR="001E6D53" w:rsidRPr="00637D44">
        <w:rPr>
          <w:rFonts w:ascii="Times New Roman" w:hAnsi="Times New Roman"/>
          <w:b/>
          <w:szCs w:val="20"/>
          <w:lang w:eastAsia="ko-KR"/>
        </w:rPr>
        <w:tab/>
        <w:t>Draft CR on correction on supporting SL partial sensing for interlaced RB allocation and MCSt</w:t>
      </w:r>
      <w:r w:rsidR="001E6D53" w:rsidRPr="00637D44">
        <w:rPr>
          <w:rFonts w:ascii="Times New Roman" w:hAnsi="Times New Roman"/>
          <w:b/>
          <w:szCs w:val="20"/>
          <w:lang w:eastAsia="ko-KR"/>
        </w:rPr>
        <w:tab/>
        <w:t>Moderator (OPPO), Samsung, CATT, CICTCI</w:t>
      </w:r>
    </w:p>
    <w:p w14:paraId="28AF8AD2" w14:textId="77777777" w:rsidR="001E6D53" w:rsidRPr="001E6D53" w:rsidRDefault="001E6D53" w:rsidP="001E6D53">
      <w:pPr>
        <w:autoSpaceDE w:val="0"/>
        <w:autoSpaceDN w:val="0"/>
        <w:adjustRightInd w:val="0"/>
        <w:snapToGrid w:val="0"/>
        <w:jc w:val="both"/>
        <w:rPr>
          <w:rFonts w:ascii="Times New Roman" w:eastAsia="SimSun" w:hAnsi="Times New Roman"/>
          <w:bCs/>
          <w:szCs w:val="22"/>
          <w:lang w:val="en-US"/>
        </w:rPr>
      </w:pPr>
      <w:r w:rsidRPr="001E6D53">
        <w:rPr>
          <w:rFonts w:ascii="Times New Roman" w:eastAsia="SimSun" w:hAnsi="Times New Roman"/>
          <w:bCs/>
          <w:szCs w:val="22"/>
          <w:highlight w:val="green"/>
          <w:lang w:val="en-US"/>
        </w:rPr>
        <w:t>Agreement</w:t>
      </w:r>
    </w:p>
    <w:p w14:paraId="716D7493" w14:textId="40205D27" w:rsidR="001E6D53" w:rsidRPr="001E6D53" w:rsidRDefault="001E6D53" w:rsidP="001E6D53">
      <w:pPr>
        <w:autoSpaceDE w:val="0"/>
        <w:autoSpaceDN w:val="0"/>
        <w:jc w:val="both"/>
        <w:rPr>
          <w:rFonts w:ascii="Times New Roman" w:hAnsi="Times New Roman"/>
          <w:color w:val="000000"/>
          <w:szCs w:val="20"/>
        </w:rPr>
      </w:pPr>
      <w:r w:rsidRPr="001E6D53">
        <w:rPr>
          <w:rFonts w:ascii="Times New Roman" w:hAnsi="Times New Roman"/>
          <w:bCs/>
          <w:szCs w:val="20"/>
        </w:rPr>
        <w:t xml:space="preserve">Endorse the draft CR in </w:t>
      </w:r>
      <w:hyperlink r:id="rId815" w:history="1">
        <w:r w:rsidR="006F79AF">
          <w:rPr>
            <w:rStyle w:val="Hyperlink"/>
            <w:rFonts w:ascii="Times New Roman" w:hAnsi="Times New Roman"/>
            <w:bCs/>
            <w:szCs w:val="20"/>
          </w:rPr>
          <w:t>R1-2405527</w:t>
        </w:r>
      </w:hyperlink>
      <w:r w:rsidRPr="001E6D53">
        <w:rPr>
          <w:rFonts w:ascii="Times New Roman" w:hAnsi="Times New Roman"/>
          <w:bCs/>
          <w:color w:val="FF0000"/>
          <w:szCs w:val="20"/>
        </w:rPr>
        <w:t xml:space="preserve"> </w:t>
      </w:r>
      <w:r w:rsidRPr="001E6D53">
        <w:rPr>
          <w:rFonts w:ascii="Times New Roman" w:hAnsi="Times New Roman"/>
          <w:color w:val="000000"/>
          <w:szCs w:val="20"/>
        </w:rPr>
        <w:t>to support partial sensing operation over an unlicensed spectrum using interlace RB based transmission</w:t>
      </w:r>
    </w:p>
    <w:p w14:paraId="0CB54DAF" w14:textId="4CFDF13D" w:rsidR="001E6D53" w:rsidRDefault="001E6D53" w:rsidP="001E6D53">
      <w:pPr>
        <w:rPr>
          <w:rFonts w:ascii="Times New Roman" w:hAnsi="Times New Roman"/>
          <w:bCs/>
          <w:szCs w:val="20"/>
          <w:lang w:eastAsia="ko-KR"/>
        </w:rPr>
      </w:pPr>
      <w:r>
        <w:rPr>
          <w:rFonts w:ascii="Times New Roman" w:hAnsi="Times New Roman"/>
          <w:bCs/>
          <w:szCs w:val="20"/>
          <w:lang w:eastAsia="ko-KR"/>
        </w:rPr>
        <w:t xml:space="preserve">Final </w:t>
      </w:r>
      <w:r w:rsidRPr="00637D44">
        <w:rPr>
          <w:rFonts w:ascii="Times New Roman" w:hAnsi="Times New Roman"/>
          <w:bCs/>
          <w:szCs w:val="20"/>
          <w:highlight w:val="green"/>
          <w:lang w:eastAsia="ko-KR"/>
        </w:rPr>
        <w:t xml:space="preserve">CR (Rel-18, </w:t>
      </w:r>
      <w:r w:rsidR="00637D44" w:rsidRPr="00637D44">
        <w:rPr>
          <w:rFonts w:ascii="Times New Roman" w:hAnsi="Times New Roman"/>
          <w:bCs/>
          <w:szCs w:val="20"/>
          <w:highlight w:val="green"/>
          <w:lang w:eastAsia="ko-KR"/>
        </w:rPr>
        <w:t>38.214, NR_SL_enh2-Core, CR0559,</w:t>
      </w:r>
      <w:r w:rsidRPr="00637D44">
        <w:rPr>
          <w:rFonts w:ascii="Times New Roman" w:hAnsi="Times New Roman"/>
          <w:bCs/>
          <w:szCs w:val="20"/>
          <w:highlight w:val="green"/>
          <w:lang w:eastAsia="ko-KR"/>
        </w:rPr>
        <w:t xml:space="preserve"> Cat F) is agreed in </w:t>
      </w:r>
      <w:hyperlink r:id="rId816" w:history="1">
        <w:r w:rsidR="006F79AF">
          <w:rPr>
            <w:rStyle w:val="Hyperlink"/>
            <w:rFonts w:ascii="Times New Roman" w:hAnsi="Times New Roman"/>
            <w:bCs/>
            <w:szCs w:val="20"/>
            <w:highlight w:val="green"/>
            <w:lang w:eastAsia="ko-KR"/>
          </w:rPr>
          <w:t>R1-2405528</w:t>
        </w:r>
      </w:hyperlink>
      <w:r>
        <w:rPr>
          <w:rFonts w:ascii="Times New Roman" w:hAnsi="Times New Roman"/>
          <w:bCs/>
          <w:szCs w:val="20"/>
          <w:lang w:eastAsia="ko-KR"/>
        </w:rPr>
        <w:t>.</w:t>
      </w:r>
    </w:p>
    <w:p w14:paraId="4BE723CD" w14:textId="77777777" w:rsidR="00637D44" w:rsidRPr="001E6D53" w:rsidRDefault="00637D44" w:rsidP="001E6D53">
      <w:pPr>
        <w:rPr>
          <w:rFonts w:ascii="Times New Roman" w:hAnsi="Times New Roman"/>
          <w:bCs/>
          <w:szCs w:val="20"/>
          <w:lang w:eastAsia="ko-KR"/>
        </w:rPr>
      </w:pPr>
    </w:p>
    <w:p w14:paraId="4B8B7800" w14:textId="51B4CAA1" w:rsidR="00637D44" w:rsidRPr="00637D44" w:rsidRDefault="006F79AF" w:rsidP="001E6D53">
      <w:pPr>
        <w:rPr>
          <w:rFonts w:ascii="Times New Roman" w:hAnsi="Times New Roman"/>
          <w:b/>
          <w:szCs w:val="20"/>
          <w:lang w:eastAsia="ko-KR"/>
        </w:rPr>
      </w:pPr>
      <w:hyperlink r:id="rId817" w:history="1">
        <w:r>
          <w:rPr>
            <w:rStyle w:val="Hyperlink"/>
            <w:rFonts w:ascii="Times New Roman" w:hAnsi="Times New Roman"/>
            <w:b/>
            <w:szCs w:val="20"/>
            <w:lang w:eastAsia="ko-KR"/>
          </w:rPr>
          <w:t>R1-2405529</w:t>
        </w:r>
      </w:hyperlink>
      <w:r w:rsidR="001E6D53" w:rsidRPr="00637D44">
        <w:rPr>
          <w:rFonts w:ascii="Times New Roman" w:hAnsi="Times New Roman"/>
          <w:b/>
          <w:szCs w:val="20"/>
          <w:lang w:eastAsia="ko-KR"/>
        </w:rPr>
        <w:tab/>
        <w:t>Draft Reply LS on Sidelink Feature Co-configuration</w:t>
      </w:r>
      <w:r w:rsidR="001E6D53" w:rsidRPr="00637D44">
        <w:rPr>
          <w:rFonts w:ascii="Times New Roman" w:hAnsi="Times New Roman"/>
          <w:b/>
          <w:szCs w:val="20"/>
          <w:lang w:eastAsia="ko-KR"/>
        </w:rPr>
        <w:tab/>
        <w:t>OPPO</w:t>
      </w:r>
    </w:p>
    <w:p w14:paraId="1AFDF9D3" w14:textId="77777777" w:rsidR="00637D44" w:rsidRPr="00637D44" w:rsidRDefault="00637D44" w:rsidP="00637D44">
      <w:pPr>
        <w:autoSpaceDE w:val="0"/>
        <w:autoSpaceDN w:val="0"/>
        <w:adjustRightInd w:val="0"/>
        <w:snapToGrid w:val="0"/>
        <w:jc w:val="both"/>
        <w:rPr>
          <w:rFonts w:ascii="Times New Roman" w:eastAsia="SimSun" w:hAnsi="Times New Roman"/>
          <w:bCs/>
          <w:szCs w:val="22"/>
          <w:lang w:val="en-US"/>
        </w:rPr>
      </w:pPr>
      <w:r w:rsidRPr="00637D44">
        <w:rPr>
          <w:rFonts w:ascii="Times New Roman" w:eastAsia="SimSun" w:hAnsi="Times New Roman"/>
          <w:bCs/>
          <w:szCs w:val="22"/>
          <w:highlight w:val="green"/>
          <w:lang w:val="en-US"/>
        </w:rPr>
        <w:t>Agreement</w:t>
      </w:r>
    </w:p>
    <w:p w14:paraId="1C65E39A" w14:textId="6D126796" w:rsidR="00637D44" w:rsidRPr="00637D44" w:rsidRDefault="00637D44" w:rsidP="00637D44">
      <w:pPr>
        <w:autoSpaceDE w:val="0"/>
        <w:autoSpaceDN w:val="0"/>
        <w:jc w:val="both"/>
        <w:rPr>
          <w:rFonts w:ascii="Times New Roman" w:hAnsi="Times New Roman"/>
          <w:bCs/>
          <w:szCs w:val="20"/>
        </w:rPr>
      </w:pPr>
      <w:r w:rsidRPr="00637D44">
        <w:rPr>
          <w:rFonts w:ascii="Times New Roman" w:hAnsi="Times New Roman"/>
          <w:bCs/>
          <w:szCs w:val="20"/>
        </w:rPr>
        <w:t xml:space="preserve">Endorse the draft LS reply in </w:t>
      </w:r>
      <w:hyperlink r:id="rId818" w:history="1">
        <w:r w:rsidR="006F79AF">
          <w:rPr>
            <w:rStyle w:val="Hyperlink"/>
            <w:rFonts w:ascii="Times New Roman" w:hAnsi="Times New Roman"/>
            <w:bCs/>
            <w:szCs w:val="20"/>
          </w:rPr>
          <w:t>R1-2405529</w:t>
        </w:r>
      </w:hyperlink>
      <w:r w:rsidRPr="00637D44">
        <w:rPr>
          <w:rFonts w:ascii="Times New Roman" w:hAnsi="Times New Roman"/>
          <w:bCs/>
          <w:szCs w:val="20"/>
        </w:rPr>
        <w:t xml:space="preserve"> with the revision of the action:</w:t>
      </w:r>
    </w:p>
    <w:p w14:paraId="0BD95D85" w14:textId="77777777" w:rsidR="00637D44" w:rsidRPr="00637D44" w:rsidRDefault="00637D44" w:rsidP="00311060">
      <w:pPr>
        <w:numPr>
          <w:ilvl w:val="0"/>
          <w:numId w:val="305"/>
        </w:numPr>
        <w:autoSpaceDE w:val="0"/>
        <w:autoSpaceDN w:val="0"/>
        <w:jc w:val="both"/>
        <w:rPr>
          <w:rFonts w:ascii="Times New Roman" w:hAnsi="Times New Roman"/>
          <w:szCs w:val="20"/>
          <w:lang w:eastAsia="x-none"/>
        </w:rPr>
      </w:pPr>
      <w:r w:rsidRPr="00637D44">
        <w:rPr>
          <w:rFonts w:ascii="Times New Roman" w:hAnsi="Times New Roman"/>
          <w:szCs w:val="20"/>
          <w:lang w:eastAsia="x-none"/>
        </w:rPr>
        <w:t xml:space="preserve">To RAN2: RAN1 respectfully </w:t>
      </w:r>
      <w:r w:rsidRPr="00637D44">
        <w:rPr>
          <w:rFonts w:ascii="Times New Roman" w:hAnsi="Times New Roman"/>
          <w:szCs w:val="20"/>
          <w:lang w:eastAsia="zh-CN"/>
        </w:rPr>
        <w:t>ask</w:t>
      </w:r>
      <w:r w:rsidRPr="00637D44">
        <w:rPr>
          <w:rFonts w:ascii="Times New Roman" w:hAnsi="Times New Roman"/>
          <w:szCs w:val="20"/>
          <w:lang w:eastAsia="x-none"/>
        </w:rPr>
        <w:t xml:space="preserve">s RAN2 </w:t>
      </w:r>
      <w:r w:rsidRPr="00637D44">
        <w:rPr>
          <w:rFonts w:ascii="Times New Roman" w:hAnsi="Times New Roman"/>
          <w:szCs w:val="20"/>
          <w:lang w:eastAsia="zh-CN"/>
        </w:rPr>
        <w:t xml:space="preserve">to take the above information into account in the future work </w:t>
      </w:r>
      <w:r w:rsidRPr="00637D44">
        <w:rPr>
          <w:rFonts w:ascii="Times New Roman" w:hAnsi="Times New Roman"/>
          <w:strike/>
          <w:szCs w:val="20"/>
          <w:lang w:eastAsia="zh-CN"/>
        </w:rPr>
        <w:t>(e.g., reverting agreement(s) wherever appropriate)</w:t>
      </w:r>
      <w:r w:rsidRPr="00637D44">
        <w:rPr>
          <w:rFonts w:ascii="Times New Roman" w:hAnsi="Times New Roman"/>
          <w:szCs w:val="20"/>
          <w:lang w:eastAsia="zh-CN"/>
        </w:rPr>
        <w:t>.</w:t>
      </w:r>
    </w:p>
    <w:p w14:paraId="3C142CD3" w14:textId="2C1CD773" w:rsidR="00637D44" w:rsidRDefault="00637D44" w:rsidP="001E6D53">
      <w:pPr>
        <w:rPr>
          <w:rFonts w:ascii="Times New Roman" w:hAnsi="Times New Roman"/>
          <w:bCs/>
          <w:szCs w:val="20"/>
          <w:lang w:eastAsia="ko-KR"/>
        </w:rPr>
      </w:pPr>
      <w:r>
        <w:rPr>
          <w:rFonts w:ascii="Times New Roman" w:hAnsi="Times New Roman"/>
          <w:bCs/>
          <w:szCs w:val="20"/>
          <w:lang w:eastAsia="ko-KR"/>
        </w:rPr>
        <w:t xml:space="preserve">Final LS is </w:t>
      </w:r>
      <w:r w:rsidRPr="00637D44">
        <w:rPr>
          <w:rFonts w:ascii="Times New Roman" w:hAnsi="Times New Roman"/>
          <w:bCs/>
          <w:szCs w:val="20"/>
          <w:highlight w:val="green"/>
          <w:lang w:eastAsia="ko-KR"/>
        </w:rPr>
        <w:t xml:space="preserve">approved in </w:t>
      </w:r>
      <w:hyperlink r:id="rId819" w:history="1">
        <w:r w:rsidR="006F79AF">
          <w:rPr>
            <w:rStyle w:val="Hyperlink"/>
            <w:rFonts w:ascii="Times New Roman" w:hAnsi="Times New Roman"/>
            <w:bCs/>
            <w:szCs w:val="20"/>
            <w:highlight w:val="green"/>
            <w:lang w:eastAsia="ko-KR"/>
          </w:rPr>
          <w:t>R1-2405530</w:t>
        </w:r>
      </w:hyperlink>
      <w:r>
        <w:rPr>
          <w:rFonts w:ascii="Times New Roman" w:hAnsi="Times New Roman"/>
          <w:bCs/>
          <w:szCs w:val="20"/>
          <w:lang w:eastAsia="ko-KR"/>
        </w:rPr>
        <w:t>.</w:t>
      </w:r>
    </w:p>
    <w:p w14:paraId="52C74CB4" w14:textId="7F623FF4" w:rsidR="001E6D53" w:rsidRDefault="001E6D53" w:rsidP="001E6D53">
      <w:pPr>
        <w:rPr>
          <w:rFonts w:ascii="Times New Roman" w:hAnsi="Times New Roman"/>
          <w:bCs/>
          <w:szCs w:val="20"/>
          <w:lang w:eastAsia="ko-KR"/>
        </w:rPr>
      </w:pPr>
    </w:p>
    <w:p w14:paraId="2C953B3B" w14:textId="53E47A05" w:rsidR="00637D44" w:rsidRPr="00637D44" w:rsidRDefault="006F79AF" w:rsidP="00637D44">
      <w:pPr>
        <w:rPr>
          <w:b/>
          <w:bCs/>
          <w:szCs w:val="20"/>
          <w:lang w:eastAsia="ko-KR"/>
        </w:rPr>
      </w:pPr>
      <w:hyperlink r:id="rId820" w:history="1">
        <w:r>
          <w:rPr>
            <w:rStyle w:val="Hyperlink"/>
            <w:b/>
            <w:bCs/>
            <w:szCs w:val="20"/>
            <w:lang w:eastAsia="ko-KR"/>
          </w:rPr>
          <w:t>R1-2405554</w:t>
        </w:r>
      </w:hyperlink>
      <w:r w:rsidR="00637D44" w:rsidRPr="00637D44">
        <w:rPr>
          <w:b/>
          <w:bCs/>
          <w:szCs w:val="20"/>
          <w:lang w:eastAsia="ko-KR"/>
        </w:rPr>
        <w:tab/>
        <w:t>Draft CR on correction on CPE starting position determination and transmission for PSSCH/PSCCH</w:t>
      </w:r>
      <w:r w:rsidR="00637D44" w:rsidRPr="00637D44">
        <w:rPr>
          <w:b/>
          <w:bCs/>
          <w:szCs w:val="20"/>
          <w:lang w:eastAsia="ko-KR"/>
        </w:rPr>
        <w:tab/>
      </w:r>
      <w:r w:rsidR="007A69E3" w:rsidRPr="007A69E3">
        <w:rPr>
          <w:b/>
          <w:bCs/>
          <w:szCs w:val="20"/>
          <w:lang w:eastAsia="ko-KR"/>
        </w:rPr>
        <w:t>Moderator (OPPO), Samsung, CATT, CICTCI</w:t>
      </w:r>
    </w:p>
    <w:p w14:paraId="5C860B47" w14:textId="77777777" w:rsidR="00637D44" w:rsidRPr="00637D44" w:rsidRDefault="00637D44" w:rsidP="00637D44">
      <w:pPr>
        <w:autoSpaceDE w:val="0"/>
        <w:autoSpaceDN w:val="0"/>
        <w:adjustRightInd w:val="0"/>
        <w:snapToGrid w:val="0"/>
        <w:jc w:val="both"/>
        <w:rPr>
          <w:rFonts w:ascii="Times New Roman" w:eastAsia="SimSun" w:hAnsi="Times New Roman"/>
          <w:bCs/>
          <w:szCs w:val="22"/>
          <w:lang w:val="en-US"/>
        </w:rPr>
      </w:pPr>
      <w:r w:rsidRPr="00637D44">
        <w:rPr>
          <w:rFonts w:ascii="Times New Roman" w:eastAsia="SimSun" w:hAnsi="Times New Roman"/>
          <w:bCs/>
          <w:szCs w:val="22"/>
          <w:highlight w:val="green"/>
          <w:lang w:val="en-US"/>
        </w:rPr>
        <w:t>Agreement</w:t>
      </w:r>
    </w:p>
    <w:p w14:paraId="1D6B7E95" w14:textId="1088C06B" w:rsidR="00637D44" w:rsidRPr="00637D44" w:rsidRDefault="00637D44" w:rsidP="00637D44">
      <w:pPr>
        <w:rPr>
          <w:bCs/>
          <w:szCs w:val="20"/>
          <w:lang w:eastAsia="ko-KR"/>
        </w:rPr>
      </w:pPr>
      <w:r w:rsidRPr="00637D44">
        <w:rPr>
          <w:bCs/>
          <w:szCs w:val="20"/>
          <w:lang w:eastAsia="ko-KR"/>
        </w:rPr>
        <w:lastRenderedPageBreak/>
        <w:t xml:space="preserve">Endorsed the draft CR in </w:t>
      </w:r>
      <w:hyperlink r:id="rId821" w:history="1">
        <w:r w:rsidR="006F79AF">
          <w:rPr>
            <w:rStyle w:val="Hyperlink"/>
            <w:bCs/>
            <w:szCs w:val="20"/>
            <w:lang w:eastAsia="ko-KR"/>
          </w:rPr>
          <w:t>R1-2405554</w:t>
        </w:r>
      </w:hyperlink>
      <w:r w:rsidRPr="00637D44">
        <w:rPr>
          <w:bCs/>
          <w:szCs w:val="20"/>
          <w:lang w:eastAsia="ko-KR"/>
        </w:rPr>
        <w:t xml:space="preserve"> for TS 38.214 Clause 8.1.2.1</w:t>
      </w:r>
      <w:r w:rsidR="009A3DC0">
        <w:rPr>
          <w:bCs/>
          <w:szCs w:val="20"/>
          <w:lang w:eastAsia="ko-KR"/>
        </w:rPr>
        <w:t>.</w:t>
      </w:r>
    </w:p>
    <w:p w14:paraId="3FE3E129" w14:textId="57F3B72B" w:rsidR="00637D44" w:rsidRPr="00637D44" w:rsidRDefault="007A69E3" w:rsidP="00637D44">
      <w:pPr>
        <w:rPr>
          <w:bCs/>
          <w:szCs w:val="20"/>
          <w:lang w:eastAsia="ko-KR"/>
        </w:rPr>
      </w:pPr>
      <w:r>
        <w:rPr>
          <w:bCs/>
          <w:szCs w:val="20"/>
          <w:lang w:eastAsia="ko-KR"/>
        </w:rPr>
        <w:t>F</w:t>
      </w:r>
      <w:r w:rsidR="00637D44" w:rsidRPr="00637D44">
        <w:rPr>
          <w:bCs/>
          <w:szCs w:val="20"/>
          <w:lang w:eastAsia="ko-KR"/>
        </w:rPr>
        <w:t xml:space="preserve">inal </w:t>
      </w:r>
      <w:r w:rsidR="00637D44" w:rsidRPr="00637D44">
        <w:rPr>
          <w:bCs/>
          <w:szCs w:val="20"/>
          <w:highlight w:val="green"/>
          <w:lang w:eastAsia="ko-KR"/>
        </w:rPr>
        <w:t>CR</w:t>
      </w:r>
      <w:r w:rsidRPr="007A69E3">
        <w:rPr>
          <w:bCs/>
          <w:szCs w:val="20"/>
          <w:highlight w:val="green"/>
          <w:lang w:eastAsia="ko-KR"/>
        </w:rPr>
        <w:t xml:space="preserve"> (Rel-18, 38.214, </w:t>
      </w:r>
      <w:r w:rsidRPr="007A69E3">
        <w:rPr>
          <w:bCs/>
          <w:szCs w:val="20"/>
          <w:highlight w:val="green"/>
          <w:lang w:eastAsia="ko-KR"/>
        </w:rPr>
        <w:tab/>
        <w:t>NR_SL_enh2-Core, CR0563, cat F) is agreed</w:t>
      </w:r>
      <w:r w:rsidR="00637D44" w:rsidRPr="00637D44">
        <w:rPr>
          <w:bCs/>
          <w:szCs w:val="20"/>
          <w:highlight w:val="green"/>
          <w:lang w:eastAsia="ko-KR"/>
        </w:rPr>
        <w:t xml:space="preserve"> in </w:t>
      </w:r>
      <w:hyperlink r:id="rId822" w:history="1">
        <w:r w:rsidR="006F79AF">
          <w:rPr>
            <w:rStyle w:val="Hyperlink"/>
            <w:bCs/>
            <w:szCs w:val="20"/>
            <w:highlight w:val="green"/>
            <w:lang w:eastAsia="ko-KR"/>
          </w:rPr>
          <w:t>R1-2405555</w:t>
        </w:r>
      </w:hyperlink>
      <w:r w:rsidR="00637D44" w:rsidRPr="00637D44">
        <w:rPr>
          <w:bCs/>
          <w:szCs w:val="20"/>
          <w:lang w:eastAsia="ko-KR"/>
        </w:rPr>
        <w:t>.</w:t>
      </w:r>
    </w:p>
    <w:p w14:paraId="2441C33A" w14:textId="77777777" w:rsidR="00637D44" w:rsidRPr="00637D44" w:rsidRDefault="00637D44" w:rsidP="00637D44">
      <w:pPr>
        <w:rPr>
          <w:bCs/>
          <w:szCs w:val="20"/>
          <w:lang w:eastAsia="ko-KR"/>
        </w:rPr>
      </w:pPr>
    </w:p>
    <w:p w14:paraId="09EB600A" w14:textId="62145EF5" w:rsidR="00637D44" w:rsidRPr="00637D44" w:rsidRDefault="006F79AF" w:rsidP="00637D44">
      <w:pPr>
        <w:rPr>
          <w:b/>
          <w:bCs/>
          <w:szCs w:val="20"/>
          <w:lang w:eastAsia="ko-KR"/>
        </w:rPr>
      </w:pPr>
      <w:hyperlink r:id="rId823" w:history="1">
        <w:r>
          <w:rPr>
            <w:rStyle w:val="Hyperlink"/>
            <w:b/>
            <w:bCs/>
            <w:szCs w:val="20"/>
            <w:lang w:eastAsia="ko-KR"/>
          </w:rPr>
          <w:t>R1-2405663</w:t>
        </w:r>
      </w:hyperlink>
      <w:r w:rsidR="00637D44" w:rsidRPr="00637D44">
        <w:rPr>
          <w:b/>
          <w:bCs/>
          <w:szCs w:val="20"/>
          <w:lang w:eastAsia="ko-KR"/>
        </w:rPr>
        <w:tab/>
        <w:t>Draft CR on correction on contention window adjustment procedures for PSCCH/PSSCH transmission</w:t>
      </w:r>
      <w:r w:rsidR="00637D44" w:rsidRPr="00637D44">
        <w:rPr>
          <w:b/>
          <w:bCs/>
          <w:szCs w:val="20"/>
          <w:lang w:eastAsia="ko-KR"/>
        </w:rPr>
        <w:tab/>
        <w:t>Moderator (OPPO)</w:t>
      </w:r>
    </w:p>
    <w:p w14:paraId="3BE41A8D" w14:textId="77777777" w:rsidR="00637D44" w:rsidRPr="00637D44" w:rsidRDefault="00637D44" w:rsidP="00637D44">
      <w:pPr>
        <w:autoSpaceDE w:val="0"/>
        <w:autoSpaceDN w:val="0"/>
        <w:adjustRightInd w:val="0"/>
        <w:snapToGrid w:val="0"/>
        <w:jc w:val="both"/>
        <w:rPr>
          <w:rFonts w:ascii="Times New Roman" w:eastAsia="SimSun" w:hAnsi="Times New Roman"/>
          <w:bCs/>
          <w:szCs w:val="22"/>
          <w:lang w:val="en-US"/>
        </w:rPr>
      </w:pPr>
      <w:r w:rsidRPr="00637D44">
        <w:rPr>
          <w:rFonts w:ascii="Times New Roman" w:eastAsia="SimSun" w:hAnsi="Times New Roman"/>
          <w:bCs/>
          <w:szCs w:val="22"/>
          <w:highlight w:val="green"/>
          <w:lang w:val="en-US"/>
        </w:rPr>
        <w:t>Agreement</w:t>
      </w:r>
    </w:p>
    <w:p w14:paraId="38DB5815" w14:textId="090FE327" w:rsidR="00637D44" w:rsidRPr="00637D44" w:rsidRDefault="00637D44" w:rsidP="00637D44">
      <w:pPr>
        <w:rPr>
          <w:bCs/>
          <w:szCs w:val="20"/>
          <w:lang w:eastAsia="ko-KR"/>
        </w:rPr>
      </w:pPr>
      <w:r w:rsidRPr="00637D44">
        <w:rPr>
          <w:bCs/>
          <w:szCs w:val="20"/>
          <w:lang w:eastAsia="ko-KR"/>
        </w:rPr>
        <w:t xml:space="preserve">Endorsed the draft CR in </w:t>
      </w:r>
      <w:hyperlink r:id="rId824" w:history="1">
        <w:r w:rsidR="006F79AF">
          <w:rPr>
            <w:rStyle w:val="Hyperlink"/>
            <w:bCs/>
            <w:szCs w:val="20"/>
            <w:lang w:eastAsia="ko-KR"/>
          </w:rPr>
          <w:t>R1-2405663</w:t>
        </w:r>
      </w:hyperlink>
      <w:r w:rsidRPr="00637D44">
        <w:rPr>
          <w:bCs/>
          <w:szCs w:val="20"/>
          <w:lang w:eastAsia="ko-KR"/>
        </w:rPr>
        <w:t xml:space="preserve"> for TS 37.213 Clause 4.5.4</w:t>
      </w:r>
      <w:r w:rsidR="009A3DC0">
        <w:rPr>
          <w:bCs/>
          <w:szCs w:val="20"/>
          <w:lang w:eastAsia="ko-KR"/>
        </w:rPr>
        <w:t>.</w:t>
      </w:r>
    </w:p>
    <w:p w14:paraId="51CEF4B2" w14:textId="231CB8AB" w:rsidR="00637D44" w:rsidRPr="00637D44" w:rsidRDefault="009A3DC0" w:rsidP="00637D44">
      <w:pPr>
        <w:rPr>
          <w:bCs/>
          <w:szCs w:val="20"/>
          <w:lang w:eastAsia="ko-KR"/>
        </w:rPr>
      </w:pPr>
      <w:r>
        <w:rPr>
          <w:bCs/>
          <w:szCs w:val="20"/>
          <w:lang w:eastAsia="ko-KR"/>
        </w:rPr>
        <w:t>F</w:t>
      </w:r>
      <w:r w:rsidR="00637D44" w:rsidRPr="00637D44">
        <w:rPr>
          <w:bCs/>
          <w:szCs w:val="20"/>
          <w:lang w:eastAsia="ko-KR"/>
        </w:rPr>
        <w:t xml:space="preserve">inal </w:t>
      </w:r>
      <w:r w:rsidR="00637D44" w:rsidRPr="00637D44">
        <w:rPr>
          <w:bCs/>
          <w:szCs w:val="20"/>
          <w:highlight w:val="green"/>
          <w:lang w:eastAsia="ko-KR"/>
        </w:rPr>
        <w:t>CR</w:t>
      </w:r>
      <w:r w:rsidRPr="009A3DC0">
        <w:rPr>
          <w:bCs/>
          <w:szCs w:val="20"/>
          <w:highlight w:val="green"/>
          <w:lang w:eastAsia="ko-KR"/>
        </w:rPr>
        <w:t xml:space="preserve"> (Rel-18, 37.213, </w:t>
      </w:r>
      <w:r w:rsidRPr="009A3DC0">
        <w:rPr>
          <w:bCs/>
          <w:szCs w:val="20"/>
          <w:highlight w:val="green"/>
          <w:lang w:eastAsia="ko-KR"/>
        </w:rPr>
        <w:tab/>
        <w:t>NR_SL_enh2-Core, CR0057, Cat F) is agreed</w:t>
      </w:r>
      <w:r w:rsidR="00637D44" w:rsidRPr="00637D44">
        <w:rPr>
          <w:bCs/>
          <w:szCs w:val="20"/>
          <w:highlight w:val="green"/>
          <w:lang w:eastAsia="ko-KR"/>
        </w:rPr>
        <w:t xml:space="preserve"> in </w:t>
      </w:r>
      <w:hyperlink r:id="rId825" w:history="1">
        <w:r w:rsidR="006F79AF">
          <w:rPr>
            <w:rStyle w:val="Hyperlink"/>
            <w:bCs/>
            <w:szCs w:val="20"/>
            <w:highlight w:val="green"/>
            <w:lang w:eastAsia="ko-KR"/>
          </w:rPr>
          <w:t>R1-2405664</w:t>
        </w:r>
      </w:hyperlink>
      <w:r>
        <w:rPr>
          <w:bCs/>
          <w:szCs w:val="20"/>
          <w:lang w:eastAsia="ko-KR"/>
        </w:rPr>
        <w:t>.</w:t>
      </w:r>
    </w:p>
    <w:p w14:paraId="0B8E2D0E" w14:textId="77777777" w:rsidR="00637D44" w:rsidRPr="00637D44" w:rsidRDefault="00637D44" w:rsidP="00637D44">
      <w:pPr>
        <w:rPr>
          <w:bCs/>
          <w:szCs w:val="20"/>
          <w:lang w:eastAsia="ko-KR"/>
        </w:rPr>
      </w:pPr>
    </w:p>
    <w:p w14:paraId="68632423" w14:textId="77777777" w:rsidR="00637D44" w:rsidRPr="00637D44" w:rsidRDefault="00637D44" w:rsidP="00637D44">
      <w:pPr>
        <w:rPr>
          <w:b/>
          <w:bCs/>
          <w:szCs w:val="20"/>
          <w:lang w:eastAsia="ko-KR"/>
        </w:rPr>
      </w:pPr>
      <w:r w:rsidRPr="00637D44">
        <w:rPr>
          <w:b/>
          <w:bCs/>
          <w:szCs w:val="20"/>
          <w:lang w:eastAsia="ko-KR"/>
        </w:rPr>
        <w:t>Conclusion</w:t>
      </w:r>
    </w:p>
    <w:p w14:paraId="3E6E3971" w14:textId="77777777" w:rsidR="00637D44" w:rsidRPr="00637D44" w:rsidRDefault="00637D44" w:rsidP="00637D44">
      <w:pPr>
        <w:rPr>
          <w:bCs/>
          <w:szCs w:val="20"/>
          <w:lang w:eastAsia="ko-KR"/>
        </w:rPr>
      </w:pPr>
      <w:r w:rsidRPr="00637D44">
        <w:rPr>
          <w:bCs/>
          <w:szCs w:val="20"/>
          <w:lang w:eastAsia="ko-KR"/>
        </w:rPr>
        <w:t xml:space="preserve">In Clause 4.5.3 of TS 37.213, for the “applicable RB set(s) of the channel occupancy” provided in the channel occupancy sharing information, it is concluded it refers to the RB set(s) associated with the first SL resource specified in 8.1.5 of TS 38.214. </w:t>
      </w:r>
    </w:p>
    <w:p w14:paraId="259E7F04" w14:textId="77777777" w:rsidR="00637D44" w:rsidRPr="00637D44" w:rsidRDefault="00637D44" w:rsidP="00637D44">
      <w:pPr>
        <w:rPr>
          <w:bCs/>
          <w:szCs w:val="20"/>
          <w:lang w:eastAsia="ko-KR"/>
        </w:rPr>
      </w:pPr>
      <w:r w:rsidRPr="00637D44">
        <w:rPr>
          <w:bCs/>
          <w:szCs w:val="20"/>
          <w:lang w:eastAsia="ko-KR"/>
        </w:rPr>
        <w:t>No specification change is required for this conclusion.</w:t>
      </w:r>
    </w:p>
    <w:p w14:paraId="38E30BAF" w14:textId="77777777" w:rsidR="001E6D53" w:rsidRPr="00625E4F" w:rsidRDefault="001E6D53" w:rsidP="00625E4F">
      <w:pPr>
        <w:rPr>
          <w:rFonts w:ascii="Times New Roman" w:hAnsi="Times New Roman"/>
          <w:bCs/>
          <w:szCs w:val="20"/>
          <w:lang w:eastAsia="ko-KR"/>
        </w:rPr>
      </w:pPr>
    </w:p>
    <w:p w14:paraId="51A68A10" w14:textId="77777777" w:rsidR="00637D44" w:rsidRDefault="00637D44" w:rsidP="00625E4F">
      <w:pPr>
        <w:rPr>
          <w:rFonts w:ascii="Times New Roman" w:hAnsi="Times New Roman"/>
          <w:bCs/>
          <w:szCs w:val="20"/>
          <w:lang w:eastAsia="ko-KR"/>
        </w:rPr>
      </w:pPr>
    </w:p>
    <w:p w14:paraId="39FAB3D2" w14:textId="1AE7219C" w:rsidR="00625E4F" w:rsidRPr="00625E4F" w:rsidRDefault="00637D44" w:rsidP="00625E4F">
      <w:pPr>
        <w:rPr>
          <w:rFonts w:ascii="Times New Roman" w:hAnsi="Times New Roman"/>
          <w:bCs/>
          <w:szCs w:val="20"/>
          <w:lang w:eastAsia="ko-KR"/>
        </w:rPr>
      </w:pPr>
      <w:r>
        <w:rPr>
          <w:rFonts w:ascii="Times New Roman" w:hAnsi="Times New Roman"/>
          <w:bCs/>
          <w:szCs w:val="20"/>
          <w:lang w:eastAsia="ko-KR"/>
        </w:rPr>
        <w:t xml:space="preserve">Final summary in </w:t>
      </w:r>
      <w:hyperlink r:id="rId826" w:history="1">
        <w:r w:rsidR="006F79AF">
          <w:rPr>
            <w:rStyle w:val="Hyperlink"/>
            <w:rFonts w:ascii="Times New Roman" w:hAnsi="Times New Roman"/>
            <w:bCs/>
            <w:szCs w:val="20"/>
            <w:lang w:eastAsia="ko-KR"/>
          </w:rPr>
          <w:t>R1-2405356</w:t>
        </w:r>
      </w:hyperlink>
      <w:r>
        <w:rPr>
          <w:rFonts w:ascii="Times New Roman" w:hAnsi="Times New Roman"/>
          <w:bCs/>
          <w:szCs w:val="20"/>
          <w:lang w:eastAsia="ko-KR"/>
        </w:rPr>
        <w:tab/>
        <w:t xml:space="preserve">(rev of </w:t>
      </w:r>
      <w:hyperlink r:id="rId827" w:history="1">
        <w:r w:rsidR="006F79AF">
          <w:rPr>
            <w:rStyle w:val="Hyperlink"/>
            <w:rFonts w:ascii="Times New Roman" w:hAnsi="Times New Roman"/>
            <w:bCs/>
            <w:szCs w:val="20"/>
            <w:lang w:eastAsia="ko-KR"/>
          </w:rPr>
          <w:t>R1-2405355</w:t>
        </w:r>
      </w:hyperlink>
      <w:r>
        <w:rPr>
          <w:rFonts w:ascii="Times New Roman" w:hAnsi="Times New Roman"/>
          <w:bCs/>
          <w:szCs w:val="20"/>
          <w:lang w:eastAsia="ko-KR"/>
        </w:rPr>
        <w:t>).</w:t>
      </w:r>
    </w:p>
    <w:p w14:paraId="61D15EAC" w14:textId="77777777" w:rsidR="00625E4F" w:rsidRPr="00CB7D9A" w:rsidRDefault="00625E4F" w:rsidP="00625E4F">
      <w:pPr>
        <w:pBdr>
          <w:bottom w:val="single" w:sz="6" w:space="1" w:color="auto"/>
        </w:pBdr>
        <w:rPr>
          <w:rFonts w:ascii="Times New Roman" w:hAnsi="Times New Roman"/>
          <w:bCs/>
          <w:szCs w:val="20"/>
          <w:lang w:eastAsia="ko-KR"/>
        </w:rPr>
      </w:pPr>
    </w:p>
    <w:p w14:paraId="2EE23AB6" w14:textId="77777777" w:rsidR="00625E4F" w:rsidRPr="00625E4F" w:rsidRDefault="00625E4F" w:rsidP="00625E4F">
      <w:pPr>
        <w:rPr>
          <w:rFonts w:ascii="Times New Roman" w:hAnsi="Times New Roman"/>
          <w:bCs/>
          <w:szCs w:val="20"/>
          <w:lang w:eastAsia="ko-KR"/>
        </w:rPr>
      </w:pPr>
    </w:p>
    <w:p w14:paraId="3829CF17" w14:textId="17EF7F03" w:rsidR="00625E4F" w:rsidRPr="00625E4F" w:rsidRDefault="006F79AF" w:rsidP="00625E4F">
      <w:pPr>
        <w:rPr>
          <w:rFonts w:ascii="Times New Roman" w:hAnsi="Times New Roman"/>
          <w:b/>
          <w:bCs/>
          <w:szCs w:val="20"/>
          <w:lang w:eastAsia="ko-KR"/>
        </w:rPr>
      </w:pPr>
      <w:hyperlink r:id="rId828" w:history="1">
        <w:r>
          <w:rPr>
            <w:rStyle w:val="Hyperlink"/>
            <w:rFonts w:ascii="Times New Roman" w:hAnsi="Times New Roman"/>
            <w:b/>
            <w:bCs/>
            <w:szCs w:val="20"/>
            <w:lang w:eastAsia="ko-KR"/>
          </w:rPr>
          <w:t>R1-2405390</w:t>
        </w:r>
      </w:hyperlink>
      <w:r w:rsidR="00625E4F" w:rsidRPr="00625E4F">
        <w:rPr>
          <w:rFonts w:ascii="Times New Roman" w:hAnsi="Times New Roman"/>
          <w:b/>
          <w:bCs/>
          <w:szCs w:val="20"/>
          <w:lang w:eastAsia="ko-KR"/>
        </w:rPr>
        <w:tab/>
        <w:t>FL summary#1 for AI 8.1 SL-U physical channel design framework</w:t>
      </w:r>
      <w:r w:rsidR="00625E4F" w:rsidRPr="00625E4F">
        <w:rPr>
          <w:rFonts w:ascii="Times New Roman" w:hAnsi="Times New Roman"/>
          <w:b/>
          <w:bCs/>
          <w:szCs w:val="20"/>
          <w:lang w:eastAsia="ko-KR"/>
        </w:rPr>
        <w:tab/>
        <w:t>Moderator (Huawei)</w:t>
      </w:r>
    </w:p>
    <w:p w14:paraId="29577D87" w14:textId="77777777" w:rsidR="00625E4F" w:rsidRPr="00625E4F" w:rsidRDefault="00625E4F" w:rsidP="00625E4F">
      <w:pPr>
        <w:rPr>
          <w:rFonts w:ascii="Times New Roman" w:hAnsi="Times New Roman"/>
          <w:bCs/>
          <w:szCs w:val="20"/>
          <w:lang w:eastAsia="ko-KR"/>
        </w:rPr>
      </w:pPr>
      <w:r w:rsidRPr="00CB7D9A">
        <w:rPr>
          <w:rFonts w:ascii="Times New Roman" w:hAnsi="Times New Roman"/>
          <w:bCs/>
          <w:szCs w:val="20"/>
          <w:lang w:eastAsia="ko-KR"/>
        </w:rPr>
        <w:t>From Tuesday session</w:t>
      </w:r>
    </w:p>
    <w:p w14:paraId="6E389AF1" w14:textId="77777777" w:rsidR="00625E4F" w:rsidRPr="00625E4F" w:rsidRDefault="00625E4F" w:rsidP="00625E4F">
      <w:pPr>
        <w:rPr>
          <w:rFonts w:ascii="Times New Roman" w:hAnsi="Times New Roman"/>
          <w:szCs w:val="20"/>
        </w:rPr>
      </w:pPr>
      <w:r w:rsidRPr="00625E4F">
        <w:rPr>
          <w:rFonts w:ascii="Times New Roman" w:hAnsi="Times New Roman"/>
          <w:szCs w:val="20"/>
          <w:highlight w:val="green"/>
        </w:rPr>
        <w:t>Agreement</w:t>
      </w:r>
    </w:p>
    <w:p w14:paraId="0C9D0BA3" w14:textId="19893BFC" w:rsidR="00625E4F" w:rsidRPr="00625E4F" w:rsidRDefault="00625E4F" w:rsidP="00625E4F">
      <w:pPr>
        <w:rPr>
          <w:rFonts w:ascii="Times New Roman" w:hAnsi="Times New Roman"/>
          <w:szCs w:val="20"/>
        </w:rPr>
      </w:pPr>
      <w:r w:rsidRPr="00625E4F">
        <w:rPr>
          <w:rFonts w:ascii="Times New Roman" w:hAnsi="Times New Roman"/>
          <w:szCs w:val="20"/>
        </w:rPr>
        <w:t xml:space="preserve">Draft CR#3-6 in Section 4.10 of </w:t>
      </w:r>
      <w:hyperlink r:id="rId829" w:history="1">
        <w:r w:rsidR="006F79AF">
          <w:rPr>
            <w:rStyle w:val="Hyperlink"/>
            <w:rFonts w:ascii="Times New Roman" w:hAnsi="Times New Roman"/>
            <w:szCs w:val="20"/>
          </w:rPr>
          <w:t>R1-2405390</w:t>
        </w:r>
      </w:hyperlink>
      <w:r w:rsidRPr="00625E4F">
        <w:rPr>
          <w:rFonts w:ascii="Times New Roman" w:hAnsi="Times New Roman"/>
          <w:szCs w:val="20"/>
        </w:rPr>
        <w:t xml:space="preserve"> is endorsed for TS 38.214 as follows:</w:t>
      </w:r>
    </w:p>
    <w:p w14:paraId="7FD417E5" w14:textId="2C1884F6" w:rsidR="00625E4F" w:rsidRPr="009A3DC0" w:rsidRDefault="009A3DC0" w:rsidP="00625E4F">
      <w:pPr>
        <w:rPr>
          <w:rFonts w:ascii="Times New Roman" w:hAnsi="Times New Roman"/>
          <w:bCs/>
          <w:color w:val="FF0000"/>
          <w:szCs w:val="20"/>
          <w:lang w:eastAsia="ko-KR"/>
        </w:rPr>
      </w:pPr>
      <w:r w:rsidRPr="009A3DC0">
        <w:rPr>
          <w:rFonts w:ascii="Times New Roman" w:hAnsi="Times New Roman"/>
          <w:bCs/>
          <w:color w:val="FF0000"/>
          <w:szCs w:val="20"/>
          <w:lang w:eastAsia="ko-KR"/>
        </w:rPr>
        <w:t>---------Start of TP---------</w:t>
      </w:r>
    </w:p>
    <w:p w14:paraId="1C3B175F" w14:textId="77777777" w:rsidR="00625E4F" w:rsidRPr="009A3DC0" w:rsidRDefault="00625E4F" w:rsidP="00625E4F">
      <w:pPr>
        <w:ind w:leftChars="200" w:left="400"/>
        <w:jc w:val="both"/>
        <w:rPr>
          <w:rFonts w:ascii="Arial" w:eastAsia="Malgun Gothic" w:hAnsi="Arial" w:cs="Arial"/>
          <w:b/>
          <w:bCs/>
          <w:sz w:val="16"/>
          <w:szCs w:val="16"/>
        </w:rPr>
      </w:pPr>
      <w:bookmarkStart w:id="339" w:name="_Toc29673242"/>
      <w:bookmarkStart w:id="340" w:name="_Toc29674376"/>
      <w:bookmarkStart w:id="341" w:name="_Toc29673383"/>
      <w:bookmarkStart w:id="342" w:name="_Toc45810655"/>
      <w:bookmarkStart w:id="343" w:name="_Toc162185007"/>
      <w:bookmarkStart w:id="344" w:name="_Toc36645606"/>
      <w:bookmarkStart w:id="345" w:name="_Hlk167175437"/>
      <w:r w:rsidRPr="009A3DC0">
        <w:rPr>
          <w:rFonts w:ascii="Arial" w:eastAsia="Malgun Gothic" w:hAnsi="Arial" w:cs="Arial"/>
          <w:b/>
          <w:bCs/>
          <w:sz w:val="16"/>
          <w:szCs w:val="16"/>
        </w:rPr>
        <w:t>8</w:t>
      </w:r>
      <w:r w:rsidRPr="009A3DC0">
        <w:rPr>
          <w:rFonts w:ascii="Arial" w:eastAsia="Malgun Gothic" w:hAnsi="Arial" w:cs="Arial"/>
          <w:b/>
          <w:bCs/>
          <w:sz w:val="16"/>
          <w:szCs w:val="16"/>
        </w:rPr>
        <w:tab/>
        <w:t>Physical sidelink shared channel related procedures</w:t>
      </w:r>
    </w:p>
    <w:bookmarkEnd w:id="339"/>
    <w:bookmarkEnd w:id="340"/>
    <w:bookmarkEnd w:id="341"/>
    <w:bookmarkEnd w:id="342"/>
    <w:bookmarkEnd w:id="343"/>
    <w:bookmarkEnd w:id="344"/>
    <w:p w14:paraId="21FC4CB7" w14:textId="77777777" w:rsidR="00625E4F" w:rsidRPr="009A3DC0" w:rsidRDefault="00625E4F" w:rsidP="00625E4F">
      <w:pPr>
        <w:ind w:leftChars="200" w:left="400"/>
        <w:jc w:val="center"/>
        <w:rPr>
          <w:rFonts w:ascii="Arial" w:hAnsi="Arial" w:cs="Arial"/>
          <w:color w:val="FF0000"/>
          <w:sz w:val="16"/>
          <w:szCs w:val="16"/>
        </w:rPr>
      </w:pPr>
      <w:r w:rsidRPr="009A3DC0">
        <w:rPr>
          <w:rFonts w:ascii="Arial" w:hAnsi="Arial" w:cs="Arial"/>
          <w:color w:val="FF0000"/>
          <w:sz w:val="16"/>
          <w:szCs w:val="16"/>
        </w:rPr>
        <w:t>&lt;Unchanged parts are omitted&gt;</w:t>
      </w:r>
    </w:p>
    <w:p w14:paraId="6717BA9B" w14:textId="77777777" w:rsidR="00625E4F" w:rsidRPr="009A3DC0" w:rsidRDefault="00625E4F" w:rsidP="00625E4F">
      <w:pPr>
        <w:ind w:leftChars="200" w:left="400"/>
        <w:rPr>
          <w:rFonts w:ascii="Arial" w:hAnsi="Arial" w:cs="Arial"/>
          <w:kern w:val="24"/>
          <w:sz w:val="16"/>
          <w:szCs w:val="16"/>
        </w:rPr>
      </w:pPr>
      <w:r w:rsidRPr="009A3DC0">
        <w:rPr>
          <w:rFonts w:ascii="Arial" w:hAnsi="Arial" w:cs="Arial"/>
          <w:sz w:val="16"/>
          <w:szCs w:val="16"/>
        </w:rPr>
        <w:t xml:space="preserve">For operation with shared spectrum channel access for frequency range 1, a sidelink resource pool can be </w:t>
      </w:r>
      <w:r w:rsidRPr="009A3DC0">
        <w:rPr>
          <w:rFonts w:ascii="Arial" w:eastAsia="MS Mincho" w:hAnsi="Arial" w:cs="Arial"/>
          <w:sz w:val="16"/>
          <w:szCs w:val="16"/>
        </w:rPr>
        <w:t>(pre-)configured to include integer number of RB sets</w:t>
      </w:r>
      <w:r w:rsidRPr="009A3DC0">
        <w:rPr>
          <w:rFonts w:ascii="Arial" w:eastAsia="MS Mincho" w:hAnsi="Arial" w:cs="Arial"/>
          <w:color w:val="000000"/>
          <w:sz w:val="16"/>
          <w:szCs w:val="16"/>
        </w:rPr>
        <w:t>, and</w:t>
      </w:r>
      <w:r w:rsidRPr="009A3DC0">
        <w:rPr>
          <w:rFonts w:ascii="Arial" w:eastAsia="Malgun Gothic" w:hAnsi="Arial" w:cs="Arial"/>
          <w:color w:val="000000"/>
          <w:sz w:val="16"/>
          <w:szCs w:val="16"/>
        </w:rPr>
        <w:t xml:space="preserve"> the lowest RB of the sidelink resource pool is aligned with the lowest RB of lowest RB set in the resource pool</w:t>
      </w:r>
      <w:r w:rsidRPr="009A3DC0">
        <w:rPr>
          <w:rFonts w:ascii="Arial" w:eastAsia="MS Mincho" w:hAnsi="Arial" w:cs="Arial"/>
          <w:color w:val="000000"/>
          <w:sz w:val="16"/>
          <w:szCs w:val="16"/>
        </w:rPr>
        <w:t>, and</w:t>
      </w:r>
      <w:r w:rsidRPr="009A3DC0">
        <w:rPr>
          <w:rFonts w:ascii="Arial" w:eastAsia="Malgun Gothic" w:hAnsi="Arial" w:cs="Arial"/>
          <w:color w:val="000000"/>
          <w:sz w:val="16"/>
          <w:szCs w:val="16"/>
        </w:rPr>
        <w:t xml:space="preserve"> the highest RB of the sidelink resource pool is aligned with the highest RB of highest RB set in the resource pool</w:t>
      </w:r>
      <w:r w:rsidRPr="009A3DC0">
        <w:rPr>
          <w:rFonts w:ascii="Arial" w:eastAsia="MS Mincho" w:hAnsi="Arial" w:cs="Arial"/>
          <w:sz w:val="16"/>
          <w:szCs w:val="16"/>
        </w:rPr>
        <w:t xml:space="preserve">. A </w:t>
      </w:r>
      <w:r w:rsidRPr="009A3DC0">
        <w:rPr>
          <w:rFonts w:ascii="Arial" w:hAnsi="Arial" w:cs="Arial"/>
          <w:sz w:val="16"/>
          <w:szCs w:val="16"/>
        </w:rPr>
        <w:t xml:space="preserve">UE can be configured with intra-cell guard bands according to the higher layer parameter </w:t>
      </w:r>
      <w:r w:rsidRPr="009A3DC0">
        <w:rPr>
          <w:rFonts w:ascii="Arial" w:hAnsi="Arial" w:cs="Arial"/>
          <w:i/>
          <w:iCs/>
          <w:sz w:val="16"/>
          <w:szCs w:val="16"/>
        </w:rPr>
        <w:t>intraCellGuardBandsSL-List</w:t>
      </w:r>
      <w:r w:rsidRPr="009A3DC0">
        <w:rPr>
          <w:rFonts w:ascii="Arial" w:hAnsi="Arial" w:cs="Arial"/>
          <w:sz w:val="16"/>
          <w:szCs w:val="16"/>
        </w:rPr>
        <w:t xml:space="preserve">. </w:t>
      </w:r>
      <w:r w:rsidRPr="009A3DC0">
        <w:rPr>
          <w:rFonts w:ascii="Arial" w:hAnsi="Arial" w:cs="Arial"/>
          <w:kern w:val="24"/>
          <w:sz w:val="16"/>
          <w:szCs w:val="16"/>
        </w:rPr>
        <w:t>The configured intra-cell guard band PRBs between any two adjacent RB sets can be used only for PSSCH transmission, if and only if, the UE has successfully performed channel access procedure in both adjacent RB sets, and the UE uses both of these RB sets for PSSCH transmission.</w:t>
      </w:r>
      <w:r w:rsidRPr="009A3DC0">
        <w:rPr>
          <w:rFonts w:ascii="Arial" w:hAnsi="Arial" w:cs="Arial"/>
          <w:color w:val="000000"/>
          <w:kern w:val="24"/>
          <w:sz w:val="16"/>
          <w:szCs w:val="16"/>
        </w:rPr>
        <w:t xml:space="preserve"> If the higher layer parameter </w:t>
      </w:r>
      <w:r w:rsidRPr="009A3DC0">
        <w:rPr>
          <w:rFonts w:ascii="Arial" w:hAnsi="Arial" w:cs="Arial"/>
          <w:i/>
          <w:iCs/>
          <w:color w:val="000000"/>
          <w:kern w:val="24"/>
          <w:sz w:val="16"/>
          <w:szCs w:val="16"/>
        </w:rPr>
        <w:t>transmissionStructureForPSCCHandPSSCH</w:t>
      </w:r>
      <w:r w:rsidRPr="009A3DC0">
        <w:rPr>
          <w:rFonts w:ascii="Arial" w:hAnsi="Arial" w:cs="Arial"/>
          <w:color w:val="000000"/>
          <w:kern w:val="24"/>
          <w:sz w:val="16"/>
          <w:szCs w:val="16"/>
        </w:rPr>
        <w:t xml:space="preserve"> is set to ‘contiguousRB'</w:t>
      </w:r>
      <w:r w:rsidRPr="009A3DC0">
        <w:rPr>
          <w:rFonts w:ascii="Arial" w:hAnsi="Arial" w:cs="Arial"/>
          <w:bCs/>
          <w:color w:val="000000"/>
          <w:kern w:val="24"/>
          <w:sz w:val="16"/>
          <w:szCs w:val="16"/>
        </w:rPr>
        <w:t>, and i</w:t>
      </w:r>
      <w:r w:rsidRPr="009A3DC0">
        <w:rPr>
          <w:rFonts w:ascii="Arial" w:hAnsi="Arial" w:cs="Arial"/>
          <w:color w:val="000000"/>
          <w:kern w:val="24"/>
          <w:sz w:val="16"/>
          <w:szCs w:val="16"/>
        </w:rPr>
        <w:t xml:space="preserve">f more than 1 sub-channel is used for PSSCH transmission, when the highest sub-channel of PSSCH overlaps with a single RB set and </w:t>
      </w:r>
      <w:ins w:id="346" w:author="ZTE" w:date="2024-05-07T15:59:00Z">
        <w:r w:rsidRPr="009A3DC0">
          <w:rPr>
            <w:rFonts w:ascii="Arial" w:hAnsi="Arial" w:cs="Arial"/>
            <w:color w:val="000000"/>
            <w:kern w:val="24"/>
            <w:sz w:val="16"/>
            <w:szCs w:val="16"/>
          </w:rPr>
          <w:t xml:space="preserve">the highest PRB in the </w:t>
        </w:r>
      </w:ins>
      <w:ins w:id="347" w:author="Moderator" w:date="2024-05-21T09:13:00Z">
        <w:r w:rsidRPr="009A3DC0">
          <w:rPr>
            <w:rFonts w:ascii="Arial" w:hAnsi="Arial" w:cs="Arial"/>
            <w:color w:val="000000"/>
            <w:kern w:val="24"/>
            <w:sz w:val="16"/>
            <w:szCs w:val="16"/>
          </w:rPr>
          <w:t xml:space="preserve">highest </w:t>
        </w:r>
      </w:ins>
      <w:ins w:id="348" w:author="ZTE" w:date="2024-05-07T15:59:00Z">
        <w:r w:rsidRPr="009A3DC0">
          <w:rPr>
            <w:rFonts w:ascii="Arial" w:hAnsi="Arial" w:cs="Arial"/>
            <w:color w:val="000000"/>
            <w:kern w:val="24"/>
            <w:sz w:val="16"/>
            <w:szCs w:val="16"/>
          </w:rPr>
          <w:t xml:space="preserve">sub-channel overlaps with </w:t>
        </w:r>
      </w:ins>
      <w:r w:rsidRPr="009A3DC0">
        <w:rPr>
          <w:rFonts w:ascii="Arial" w:hAnsi="Arial" w:cs="Arial"/>
          <w:color w:val="000000"/>
          <w:kern w:val="24"/>
          <w:sz w:val="16"/>
          <w:szCs w:val="16"/>
        </w:rPr>
        <w:t>intra-cell guard band PRBs, the UE can transmit PSSCH on the PRBs belonging to the allocated sub-channel(s) except for the intra-cell guard band PRBs within the highest sub-channel.</w:t>
      </w:r>
      <w:r w:rsidRPr="009A3DC0">
        <w:rPr>
          <w:rFonts w:ascii="Arial" w:hAnsi="Arial" w:cs="Arial"/>
          <w:kern w:val="24"/>
          <w:sz w:val="16"/>
          <w:szCs w:val="16"/>
        </w:rPr>
        <w:t xml:space="preserve"> </w:t>
      </w:r>
    </w:p>
    <w:p w14:paraId="145EBA02" w14:textId="77777777" w:rsidR="00625E4F" w:rsidRPr="009A3DC0" w:rsidRDefault="00625E4F" w:rsidP="00625E4F">
      <w:pPr>
        <w:ind w:leftChars="200" w:left="400"/>
        <w:jc w:val="center"/>
        <w:rPr>
          <w:rFonts w:ascii="Arial" w:hAnsi="Arial" w:cs="Arial"/>
          <w:color w:val="FF0000"/>
          <w:sz w:val="16"/>
          <w:szCs w:val="16"/>
        </w:rPr>
      </w:pPr>
      <w:r w:rsidRPr="009A3DC0">
        <w:rPr>
          <w:rFonts w:ascii="Arial" w:hAnsi="Arial" w:cs="Arial"/>
          <w:color w:val="FF0000"/>
          <w:sz w:val="16"/>
          <w:szCs w:val="16"/>
        </w:rPr>
        <w:t>&lt;Unchanged parts are omitted&gt;</w:t>
      </w:r>
    </w:p>
    <w:bookmarkEnd w:id="345"/>
    <w:p w14:paraId="69DDDCFA" w14:textId="3F3C91CC" w:rsidR="009A3DC0" w:rsidRPr="009A3DC0" w:rsidRDefault="009A3DC0" w:rsidP="009A3DC0">
      <w:pPr>
        <w:rPr>
          <w:rFonts w:ascii="Times New Roman" w:hAnsi="Times New Roman"/>
          <w:bCs/>
          <w:color w:val="FF0000"/>
          <w:szCs w:val="20"/>
          <w:lang w:eastAsia="ko-KR"/>
        </w:rPr>
      </w:pPr>
      <w:r w:rsidRPr="009A3DC0">
        <w:rPr>
          <w:rFonts w:ascii="Times New Roman" w:hAnsi="Times New Roman"/>
          <w:bCs/>
          <w:color w:val="FF0000"/>
          <w:szCs w:val="20"/>
          <w:lang w:eastAsia="ko-KR"/>
        </w:rPr>
        <w:t>---------</w:t>
      </w:r>
      <w:r>
        <w:rPr>
          <w:rFonts w:ascii="Times New Roman" w:hAnsi="Times New Roman"/>
          <w:bCs/>
          <w:color w:val="FF0000"/>
          <w:szCs w:val="20"/>
          <w:lang w:eastAsia="ko-KR"/>
        </w:rPr>
        <w:t>End</w:t>
      </w:r>
      <w:r w:rsidRPr="009A3DC0">
        <w:rPr>
          <w:rFonts w:ascii="Times New Roman" w:hAnsi="Times New Roman"/>
          <w:bCs/>
          <w:color w:val="FF0000"/>
          <w:szCs w:val="20"/>
          <w:lang w:eastAsia="ko-KR"/>
        </w:rPr>
        <w:t xml:space="preserve"> of TP---------</w:t>
      </w:r>
    </w:p>
    <w:p w14:paraId="51253013" w14:textId="77777777" w:rsidR="00625E4F" w:rsidRPr="00625E4F" w:rsidRDefault="00625E4F" w:rsidP="00625E4F">
      <w:pPr>
        <w:rPr>
          <w:rFonts w:ascii="Times New Roman" w:hAnsi="Times New Roman"/>
          <w:bCs/>
          <w:szCs w:val="20"/>
          <w:lang w:eastAsia="ko-KR"/>
        </w:rPr>
      </w:pPr>
      <w:r w:rsidRPr="009A3DC0">
        <w:rPr>
          <w:rFonts w:ascii="Times New Roman" w:hAnsi="Times New Roman"/>
          <w:bCs/>
          <w:szCs w:val="20"/>
          <w:lang w:eastAsia="ko-KR"/>
        </w:rPr>
        <w:t>Comeback for final CR (Mixiang)</w:t>
      </w:r>
    </w:p>
    <w:p w14:paraId="1AB22E82" w14:textId="46A2DC3A" w:rsidR="00625E4F" w:rsidRPr="001876E5" w:rsidRDefault="006F79AF" w:rsidP="00625E4F">
      <w:pPr>
        <w:rPr>
          <w:rFonts w:ascii="Times New Roman" w:hAnsi="Times New Roman"/>
          <w:b/>
          <w:szCs w:val="20"/>
          <w:lang w:eastAsia="ko-KR"/>
        </w:rPr>
      </w:pPr>
      <w:hyperlink r:id="rId830" w:history="1">
        <w:r>
          <w:rPr>
            <w:rStyle w:val="Hyperlink"/>
            <w:rFonts w:ascii="Times New Roman" w:hAnsi="Times New Roman"/>
            <w:b/>
            <w:szCs w:val="20"/>
            <w:highlight w:val="green"/>
            <w:lang w:eastAsia="ko-KR"/>
          </w:rPr>
          <w:t>R1-2405538</w:t>
        </w:r>
      </w:hyperlink>
      <w:r w:rsidR="001876E5" w:rsidRPr="001876E5">
        <w:rPr>
          <w:rFonts w:ascii="Times New Roman" w:hAnsi="Times New Roman"/>
          <w:b/>
          <w:szCs w:val="20"/>
          <w:lang w:eastAsia="ko-KR"/>
        </w:rPr>
        <w:tab/>
        <w:t>Correction on the highest sub-channel of PSSCH</w:t>
      </w:r>
      <w:r w:rsidR="001876E5" w:rsidRPr="001876E5">
        <w:rPr>
          <w:rFonts w:ascii="Times New Roman" w:hAnsi="Times New Roman"/>
          <w:b/>
          <w:szCs w:val="20"/>
          <w:lang w:eastAsia="ko-KR"/>
        </w:rPr>
        <w:tab/>
        <w:t>Moderator (Huawei), ZTE, Sanechips, Samsung, OPPO</w:t>
      </w:r>
    </w:p>
    <w:p w14:paraId="1681D729" w14:textId="148702DB" w:rsidR="001876E5" w:rsidRDefault="001876E5" w:rsidP="001876E5">
      <w:pPr>
        <w:rPr>
          <w:bCs/>
          <w:lang w:eastAsia="ko-KR"/>
        </w:rPr>
      </w:pPr>
      <w:r w:rsidRPr="000B22BE">
        <w:rPr>
          <w:rFonts w:eastAsia="DengXian"/>
          <w:bCs/>
          <w:lang w:eastAsia="zh-CN"/>
        </w:rPr>
        <w:t xml:space="preserve">(Rel-18, </w:t>
      </w:r>
      <w:r w:rsidRPr="000B22BE">
        <w:rPr>
          <w:rFonts w:eastAsia="DengXian" w:hint="eastAsia"/>
          <w:bCs/>
          <w:lang w:eastAsia="zh-CN"/>
        </w:rPr>
        <w:t>TS</w:t>
      </w:r>
      <w:r w:rsidRPr="000B22BE">
        <w:rPr>
          <w:rFonts w:eastAsia="DengXian"/>
          <w:bCs/>
          <w:lang w:eastAsia="zh-CN"/>
        </w:rPr>
        <w:t xml:space="preserve"> 38.214, </w:t>
      </w:r>
      <w:r w:rsidR="00A361B7" w:rsidRPr="00A361B7">
        <w:rPr>
          <w:rFonts w:ascii="Times New Roman" w:hAnsi="Times New Roman"/>
          <w:szCs w:val="20"/>
        </w:rPr>
        <w:t>NR_SL_enh2-Core</w:t>
      </w:r>
      <w:r w:rsidR="00A361B7">
        <w:rPr>
          <w:rFonts w:ascii="Times New Roman" w:hAnsi="Times New Roman"/>
          <w:szCs w:val="20"/>
        </w:rPr>
        <w:t xml:space="preserve">, </w:t>
      </w:r>
      <w:r w:rsidRPr="000B22BE">
        <w:rPr>
          <w:rFonts w:eastAsia="DengXian"/>
          <w:bCs/>
          <w:lang w:eastAsia="zh-CN"/>
        </w:rPr>
        <w:t>CR0562, Cat F)</w:t>
      </w:r>
      <w:r>
        <w:rPr>
          <w:rFonts w:eastAsia="DengXian"/>
          <w:bCs/>
          <w:lang w:eastAsia="zh-CN"/>
        </w:rPr>
        <w:t xml:space="preserve"> is agreed</w:t>
      </w:r>
      <w:r w:rsidRPr="000B22BE">
        <w:rPr>
          <w:rFonts w:eastAsia="DengXian"/>
          <w:bCs/>
          <w:lang w:eastAsia="zh-CN"/>
        </w:rPr>
        <w:t>.</w:t>
      </w:r>
    </w:p>
    <w:p w14:paraId="40AEF064" w14:textId="77777777" w:rsidR="00625E4F" w:rsidRPr="00625E4F" w:rsidRDefault="00625E4F" w:rsidP="00625E4F">
      <w:pPr>
        <w:rPr>
          <w:rFonts w:ascii="Times New Roman" w:hAnsi="Times New Roman"/>
          <w:bCs/>
          <w:szCs w:val="20"/>
          <w:lang w:eastAsia="ko-KR"/>
        </w:rPr>
      </w:pPr>
    </w:p>
    <w:p w14:paraId="12490AE4" w14:textId="77777777" w:rsidR="00625E4F" w:rsidRPr="00625E4F" w:rsidRDefault="00625E4F" w:rsidP="00625E4F">
      <w:pPr>
        <w:rPr>
          <w:rFonts w:ascii="Times New Roman" w:hAnsi="Times New Roman"/>
          <w:bCs/>
          <w:szCs w:val="20"/>
          <w:lang w:eastAsia="ko-KR"/>
        </w:rPr>
      </w:pPr>
    </w:p>
    <w:p w14:paraId="17338926" w14:textId="77777777" w:rsidR="00625E4F" w:rsidRPr="00625E4F" w:rsidRDefault="00625E4F" w:rsidP="00625E4F">
      <w:pPr>
        <w:rPr>
          <w:rFonts w:ascii="Times New Roman" w:hAnsi="Times New Roman"/>
          <w:szCs w:val="20"/>
        </w:rPr>
      </w:pPr>
      <w:r w:rsidRPr="00625E4F">
        <w:rPr>
          <w:rFonts w:ascii="Times New Roman" w:hAnsi="Times New Roman"/>
          <w:szCs w:val="20"/>
          <w:highlight w:val="green"/>
        </w:rPr>
        <w:t>Agreement</w:t>
      </w:r>
    </w:p>
    <w:p w14:paraId="2F2132C0" w14:textId="645A0F94" w:rsidR="00625E4F" w:rsidRPr="00625E4F" w:rsidRDefault="00625E4F" w:rsidP="00625E4F">
      <w:pPr>
        <w:rPr>
          <w:rFonts w:ascii="Times New Roman" w:hAnsi="Times New Roman"/>
          <w:szCs w:val="20"/>
        </w:rPr>
      </w:pPr>
      <w:r w:rsidRPr="00625E4F">
        <w:rPr>
          <w:rFonts w:ascii="Times New Roman" w:hAnsi="Times New Roman"/>
          <w:szCs w:val="20"/>
        </w:rPr>
        <w:t xml:space="preserve">Draft CR#3-3 in Section 4.7 of </w:t>
      </w:r>
      <w:hyperlink r:id="rId831" w:history="1">
        <w:r w:rsidR="006F79AF">
          <w:rPr>
            <w:rStyle w:val="Hyperlink"/>
            <w:rFonts w:ascii="Times New Roman" w:hAnsi="Times New Roman"/>
            <w:szCs w:val="20"/>
          </w:rPr>
          <w:t>R1-2405390</w:t>
        </w:r>
      </w:hyperlink>
      <w:r w:rsidRPr="00625E4F">
        <w:rPr>
          <w:rFonts w:ascii="Times New Roman" w:hAnsi="Times New Roman"/>
          <w:szCs w:val="20"/>
        </w:rPr>
        <w:t xml:space="preserve"> is endorsed for TS 38.214.</w:t>
      </w:r>
    </w:p>
    <w:p w14:paraId="27A4AF37" w14:textId="77777777" w:rsidR="00625E4F" w:rsidRPr="00625E4F" w:rsidRDefault="00625E4F" w:rsidP="00625E4F">
      <w:pPr>
        <w:rPr>
          <w:rFonts w:ascii="Times New Roman" w:hAnsi="Times New Roman"/>
          <w:bCs/>
          <w:szCs w:val="20"/>
          <w:lang w:eastAsia="ko-KR"/>
        </w:rPr>
      </w:pPr>
      <w:r w:rsidRPr="00A361B7">
        <w:rPr>
          <w:rFonts w:ascii="Times New Roman" w:hAnsi="Times New Roman"/>
          <w:bCs/>
          <w:szCs w:val="20"/>
          <w:lang w:eastAsia="ko-KR"/>
        </w:rPr>
        <w:t>Comeback for final CR (Mixiang)</w:t>
      </w:r>
    </w:p>
    <w:p w14:paraId="7E207EDC" w14:textId="170F95D9" w:rsidR="00A361B7" w:rsidRPr="00A361B7" w:rsidRDefault="006F79AF" w:rsidP="00A361B7">
      <w:pPr>
        <w:rPr>
          <w:rFonts w:ascii="Times New Roman" w:hAnsi="Times New Roman"/>
          <w:b/>
          <w:bCs/>
          <w:szCs w:val="20"/>
        </w:rPr>
      </w:pPr>
      <w:hyperlink r:id="rId832" w:history="1">
        <w:r>
          <w:rPr>
            <w:rStyle w:val="Hyperlink"/>
            <w:rFonts w:ascii="Times New Roman" w:hAnsi="Times New Roman"/>
            <w:b/>
            <w:bCs/>
            <w:szCs w:val="20"/>
            <w:highlight w:val="green"/>
          </w:rPr>
          <w:t>R1-2405535</w:t>
        </w:r>
      </w:hyperlink>
      <w:r w:rsidR="00A361B7" w:rsidRPr="00A361B7">
        <w:rPr>
          <w:rFonts w:ascii="Times New Roman" w:hAnsi="Times New Roman"/>
          <w:b/>
          <w:bCs/>
          <w:szCs w:val="20"/>
        </w:rPr>
        <w:tab/>
        <w:t>Correction on guardband PRB handling</w:t>
      </w:r>
      <w:r w:rsidR="00A361B7" w:rsidRPr="00A361B7">
        <w:rPr>
          <w:rFonts w:ascii="Times New Roman" w:hAnsi="Times New Roman"/>
          <w:b/>
          <w:bCs/>
          <w:szCs w:val="20"/>
        </w:rPr>
        <w:tab/>
        <w:t>Moderator (Huawei), vivo, Samsung, OPPO</w:t>
      </w:r>
    </w:p>
    <w:p w14:paraId="739C1C68" w14:textId="77777777" w:rsidR="00A361B7" w:rsidRPr="00A361B7" w:rsidRDefault="00A361B7" w:rsidP="00A361B7">
      <w:pPr>
        <w:rPr>
          <w:rFonts w:ascii="Times New Roman" w:hAnsi="Times New Roman"/>
          <w:b/>
          <w:bCs/>
          <w:szCs w:val="20"/>
        </w:rPr>
      </w:pPr>
      <w:r w:rsidRPr="00A361B7">
        <w:rPr>
          <w:rFonts w:ascii="Times New Roman" w:hAnsi="Times New Roman"/>
          <w:b/>
          <w:bCs/>
          <w:szCs w:val="20"/>
        </w:rPr>
        <w:t>(Rel-18, 38.214, NR_SL_enh2-Core, CR0560, Cat F) is agreed.</w:t>
      </w:r>
    </w:p>
    <w:p w14:paraId="1913DEC9" w14:textId="77777777" w:rsidR="00A361B7" w:rsidRDefault="00A361B7" w:rsidP="00A361B7">
      <w:pPr>
        <w:rPr>
          <w:rFonts w:ascii="Times New Roman" w:hAnsi="Times New Roman"/>
          <w:szCs w:val="20"/>
        </w:rPr>
      </w:pPr>
    </w:p>
    <w:p w14:paraId="58E2B5EB" w14:textId="77777777" w:rsidR="00625E4F" w:rsidRPr="00625E4F" w:rsidRDefault="00625E4F" w:rsidP="00625E4F">
      <w:pPr>
        <w:rPr>
          <w:rFonts w:ascii="Times New Roman" w:hAnsi="Times New Roman"/>
          <w:szCs w:val="20"/>
        </w:rPr>
      </w:pPr>
    </w:p>
    <w:p w14:paraId="0C69DC41" w14:textId="77777777" w:rsidR="00625E4F" w:rsidRPr="00625E4F" w:rsidRDefault="00625E4F" w:rsidP="00625E4F">
      <w:pPr>
        <w:rPr>
          <w:rFonts w:ascii="Times New Roman" w:hAnsi="Times New Roman"/>
          <w:szCs w:val="20"/>
        </w:rPr>
      </w:pPr>
      <w:r w:rsidRPr="00625E4F">
        <w:rPr>
          <w:rFonts w:ascii="Times New Roman" w:hAnsi="Times New Roman"/>
          <w:szCs w:val="20"/>
          <w:highlight w:val="green"/>
        </w:rPr>
        <w:t>Agreement</w:t>
      </w:r>
    </w:p>
    <w:p w14:paraId="543361F5" w14:textId="16597C89" w:rsidR="00625E4F" w:rsidRPr="00625E4F" w:rsidRDefault="00625E4F" w:rsidP="00625E4F">
      <w:pPr>
        <w:rPr>
          <w:rFonts w:ascii="Times New Roman" w:hAnsi="Times New Roman"/>
          <w:szCs w:val="20"/>
        </w:rPr>
      </w:pPr>
      <w:r w:rsidRPr="00625E4F">
        <w:rPr>
          <w:rFonts w:ascii="Times New Roman" w:hAnsi="Times New Roman"/>
          <w:szCs w:val="20"/>
        </w:rPr>
        <w:t xml:space="preserve">Draft CR#3-4 in Section 4.8 of </w:t>
      </w:r>
      <w:hyperlink r:id="rId833" w:history="1">
        <w:r w:rsidR="006F79AF">
          <w:rPr>
            <w:rStyle w:val="Hyperlink"/>
            <w:rFonts w:ascii="Times New Roman" w:hAnsi="Times New Roman"/>
            <w:szCs w:val="20"/>
          </w:rPr>
          <w:t>R1-2405390</w:t>
        </w:r>
      </w:hyperlink>
      <w:r w:rsidRPr="00625E4F">
        <w:rPr>
          <w:rFonts w:ascii="Times New Roman" w:hAnsi="Times New Roman"/>
          <w:szCs w:val="20"/>
        </w:rPr>
        <w:t xml:space="preserve"> is endorsed for TS 38.214.</w:t>
      </w:r>
    </w:p>
    <w:p w14:paraId="5241E49F" w14:textId="77777777" w:rsidR="00625E4F" w:rsidRPr="00625E4F" w:rsidRDefault="00625E4F" w:rsidP="00625E4F">
      <w:pPr>
        <w:rPr>
          <w:rFonts w:ascii="Times New Roman" w:hAnsi="Times New Roman"/>
          <w:bCs/>
          <w:szCs w:val="20"/>
          <w:lang w:eastAsia="ko-KR"/>
        </w:rPr>
      </w:pPr>
      <w:r w:rsidRPr="00A361B7">
        <w:rPr>
          <w:rFonts w:ascii="Times New Roman" w:hAnsi="Times New Roman"/>
          <w:bCs/>
          <w:szCs w:val="20"/>
          <w:lang w:eastAsia="ko-KR"/>
        </w:rPr>
        <w:t>Comeback for final CR (Mixiang)</w:t>
      </w:r>
    </w:p>
    <w:p w14:paraId="48FCEF35" w14:textId="45DE0687" w:rsidR="00A361B7" w:rsidRPr="00A361B7" w:rsidRDefault="006F79AF" w:rsidP="00A361B7">
      <w:pPr>
        <w:rPr>
          <w:rFonts w:ascii="Times New Roman" w:hAnsi="Times New Roman"/>
          <w:b/>
          <w:bCs/>
          <w:szCs w:val="20"/>
        </w:rPr>
      </w:pPr>
      <w:hyperlink r:id="rId834" w:history="1">
        <w:r>
          <w:rPr>
            <w:rStyle w:val="Hyperlink"/>
            <w:rFonts w:ascii="Times New Roman" w:hAnsi="Times New Roman"/>
            <w:b/>
            <w:bCs/>
            <w:szCs w:val="20"/>
            <w:highlight w:val="green"/>
          </w:rPr>
          <w:t>R1-2405536</w:t>
        </w:r>
      </w:hyperlink>
      <w:r w:rsidR="00A361B7" w:rsidRPr="00A361B7">
        <w:rPr>
          <w:rFonts w:ascii="Times New Roman" w:hAnsi="Times New Roman"/>
          <w:b/>
          <w:bCs/>
          <w:szCs w:val="20"/>
        </w:rPr>
        <w:tab/>
        <w:t>Correction on the determination of intra-cell guard band for SL-U</w:t>
      </w:r>
      <w:r w:rsidR="00A361B7" w:rsidRPr="00A361B7">
        <w:rPr>
          <w:rFonts w:ascii="Times New Roman" w:hAnsi="Times New Roman"/>
          <w:b/>
          <w:bCs/>
          <w:szCs w:val="20"/>
        </w:rPr>
        <w:tab/>
        <w:t>Moderator (Huawei), CATT, CICTCI, Samsung</w:t>
      </w:r>
    </w:p>
    <w:p w14:paraId="2A7190FB" w14:textId="77777777" w:rsidR="00A361B7" w:rsidRDefault="00A361B7" w:rsidP="00A361B7">
      <w:pPr>
        <w:rPr>
          <w:rFonts w:ascii="Times New Roman" w:hAnsi="Times New Roman"/>
          <w:szCs w:val="20"/>
        </w:rPr>
      </w:pPr>
      <w:r>
        <w:rPr>
          <w:rFonts w:ascii="Times New Roman" w:hAnsi="Times New Roman"/>
          <w:szCs w:val="20"/>
        </w:rPr>
        <w:t>(</w:t>
      </w:r>
      <w:r w:rsidRPr="00A361B7">
        <w:rPr>
          <w:rFonts w:ascii="Times New Roman" w:hAnsi="Times New Roman"/>
          <w:szCs w:val="20"/>
        </w:rPr>
        <w:t>Rel-18</w:t>
      </w:r>
      <w:r>
        <w:rPr>
          <w:rFonts w:ascii="Times New Roman" w:hAnsi="Times New Roman"/>
          <w:szCs w:val="20"/>
        </w:rPr>
        <w:t xml:space="preserve">, </w:t>
      </w:r>
      <w:r w:rsidRPr="00A361B7">
        <w:rPr>
          <w:rFonts w:ascii="Times New Roman" w:hAnsi="Times New Roman"/>
          <w:szCs w:val="20"/>
        </w:rPr>
        <w:t>38.214</w:t>
      </w:r>
      <w:r>
        <w:rPr>
          <w:rFonts w:ascii="Times New Roman" w:hAnsi="Times New Roman"/>
          <w:szCs w:val="20"/>
        </w:rPr>
        <w:t xml:space="preserve">, </w:t>
      </w:r>
      <w:r w:rsidRPr="00A361B7">
        <w:rPr>
          <w:rFonts w:ascii="Times New Roman" w:hAnsi="Times New Roman"/>
          <w:szCs w:val="20"/>
        </w:rPr>
        <w:t>NR_SL_enh2-Core</w:t>
      </w:r>
      <w:r>
        <w:rPr>
          <w:rFonts w:ascii="Times New Roman" w:hAnsi="Times New Roman"/>
          <w:szCs w:val="20"/>
        </w:rPr>
        <w:t>, CR</w:t>
      </w:r>
      <w:r w:rsidRPr="00A361B7">
        <w:rPr>
          <w:rFonts w:ascii="Times New Roman" w:hAnsi="Times New Roman"/>
          <w:szCs w:val="20"/>
        </w:rPr>
        <w:t>056</w:t>
      </w:r>
      <w:r>
        <w:rPr>
          <w:rFonts w:ascii="Times New Roman" w:hAnsi="Times New Roman"/>
          <w:szCs w:val="20"/>
        </w:rPr>
        <w:t xml:space="preserve">1, Cat </w:t>
      </w:r>
      <w:r w:rsidRPr="00A361B7">
        <w:rPr>
          <w:rFonts w:ascii="Times New Roman" w:hAnsi="Times New Roman"/>
          <w:szCs w:val="20"/>
        </w:rPr>
        <w:t>F</w:t>
      </w:r>
      <w:r>
        <w:rPr>
          <w:rFonts w:ascii="Times New Roman" w:hAnsi="Times New Roman"/>
          <w:szCs w:val="20"/>
        </w:rPr>
        <w:t>) is agreed.</w:t>
      </w:r>
    </w:p>
    <w:p w14:paraId="44EC81D3" w14:textId="77777777" w:rsidR="00625E4F" w:rsidRPr="00625E4F" w:rsidRDefault="00625E4F" w:rsidP="00625E4F">
      <w:pPr>
        <w:rPr>
          <w:rFonts w:ascii="Times New Roman" w:hAnsi="Times New Roman"/>
          <w:szCs w:val="20"/>
        </w:rPr>
      </w:pPr>
    </w:p>
    <w:p w14:paraId="0DEE3E77" w14:textId="77777777" w:rsidR="00625E4F" w:rsidRPr="00625E4F" w:rsidRDefault="00625E4F" w:rsidP="00625E4F">
      <w:pPr>
        <w:rPr>
          <w:rFonts w:ascii="Times New Roman" w:hAnsi="Times New Roman"/>
          <w:szCs w:val="20"/>
        </w:rPr>
      </w:pPr>
    </w:p>
    <w:p w14:paraId="07DF0438" w14:textId="77777777" w:rsidR="00625E4F" w:rsidRPr="00625E4F" w:rsidRDefault="00625E4F" w:rsidP="00625E4F">
      <w:pPr>
        <w:rPr>
          <w:rFonts w:ascii="Times New Roman" w:hAnsi="Times New Roman"/>
          <w:szCs w:val="20"/>
        </w:rPr>
      </w:pPr>
      <w:r w:rsidRPr="00625E4F">
        <w:rPr>
          <w:rFonts w:ascii="Times New Roman" w:hAnsi="Times New Roman"/>
          <w:szCs w:val="20"/>
          <w:highlight w:val="green"/>
        </w:rPr>
        <w:t>Agreement</w:t>
      </w:r>
    </w:p>
    <w:p w14:paraId="11B19989" w14:textId="0BCB40DA" w:rsidR="00625E4F" w:rsidRPr="00625E4F" w:rsidRDefault="00625E4F" w:rsidP="00625E4F">
      <w:pPr>
        <w:rPr>
          <w:rFonts w:ascii="Times New Roman" w:hAnsi="Times New Roman"/>
          <w:szCs w:val="20"/>
        </w:rPr>
      </w:pPr>
      <w:r w:rsidRPr="00625E4F">
        <w:rPr>
          <w:rFonts w:ascii="Times New Roman" w:hAnsi="Times New Roman"/>
          <w:szCs w:val="20"/>
        </w:rPr>
        <w:t xml:space="preserve">Draft CR#4-2 in Section 4.6 of </w:t>
      </w:r>
      <w:hyperlink r:id="rId835" w:history="1">
        <w:r w:rsidR="006F79AF">
          <w:rPr>
            <w:rStyle w:val="Hyperlink"/>
            <w:rFonts w:ascii="Times New Roman" w:hAnsi="Times New Roman"/>
            <w:szCs w:val="20"/>
          </w:rPr>
          <w:t>R1-2405390</w:t>
        </w:r>
      </w:hyperlink>
      <w:r w:rsidRPr="00625E4F">
        <w:rPr>
          <w:rFonts w:ascii="Times New Roman" w:hAnsi="Times New Roman"/>
          <w:szCs w:val="20"/>
        </w:rPr>
        <w:t xml:space="preserve"> is endorsed for TS 38.213.</w:t>
      </w:r>
    </w:p>
    <w:p w14:paraId="0C7154BD" w14:textId="77777777" w:rsidR="00073743" w:rsidRPr="00625E4F" w:rsidRDefault="00073743" w:rsidP="00073743">
      <w:pPr>
        <w:rPr>
          <w:rFonts w:ascii="Times New Roman" w:hAnsi="Times New Roman"/>
          <w:bCs/>
          <w:szCs w:val="20"/>
          <w:lang w:eastAsia="ko-KR"/>
        </w:rPr>
      </w:pPr>
      <w:r w:rsidRPr="009A3DC0">
        <w:rPr>
          <w:rFonts w:ascii="Times New Roman" w:hAnsi="Times New Roman"/>
          <w:bCs/>
          <w:szCs w:val="20"/>
          <w:lang w:eastAsia="ko-KR"/>
        </w:rPr>
        <w:t>Comeback for final CR (Mixiang)</w:t>
      </w:r>
    </w:p>
    <w:p w14:paraId="0E7910C0" w14:textId="08D06ED0" w:rsidR="00625E4F" w:rsidRPr="00073743" w:rsidRDefault="006F79AF" w:rsidP="00073743">
      <w:pPr>
        <w:rPr>
          <w:rFonts w:ascii="Times New Roman" w:hAnsi="Times New Roman"/>
          <w:b/>
          <w:bCs/>
          <w:szCs w:val="20"/>
          <w:lang w:eastAsia="zh-CN"/>
        </w:rPr>
      </w:pPr>
      <w:hyperlink r:id="rId836" w:history="1">
        <w:r>
          <w:rPr>
            <w:rStyle w:val="Hyperlink"/>
            <w:rFonts w:ascii="Times New Roman" w:hAnsi="Times New Roman"/>
            <w:b/>
            <w:bCs/>
            <w:szCs w:val="20"/>
            <w:highlight w:val="green"/>
            <w:lang w:eastAsia="zh-CN"/>
          </w:rPr>
          <w:t>R1-2405539</w:t>
        </w:r>
      </w:hyperlink>
      <w:r w:rsidR="00073743" w:rsidRPr="00073743">
        <w:rPr>
          <w:rFonts w:ascii="Times New Roman" w:hAnsi="Times New Roman"/>
          <w:b/>
          <w:bCs/>
          <w:szCs w:val="20"/>
          <w:lang w:eastAsia="zh-CN"/>
        </w:rPr>
        <w:tab/>
        <w:t>Corrections on determination of PSFCH resources for a PSSCH</w:t>
      </w:r>
      <w:r w:rsidR="00073743" w:rsidRPr="00073743">
        <w:rPr>
          <w:rFonts w:ascii="Times New Roman" w:hAnsi="Times New Roman"/>
          <w:b/>
          <w:bCs/>
          <w:szCs w:val="20"/>
          <w:lang w:eastAsia="zh-CN"/>
        </w:rPr>
        <w:tab/>
        <w:t>Moderator (Huawei), Sharp, NEC, Samsung, OPPO</w:t>
      </w:r>
    </w:p>
    <w:p w14:paraId="55845BCF" w14:textId="0ADA6625" w:rsidR="00625E4F" w:rsidRDefault="00073743" w:rsidP="00625E4F">
      <w:pPr>
        <w:rPr>
          <w:rFonts w:eastAsia="DengXian"/>
          <w:bCs/>
          <w:lang w:eastAsia="zh-CN"/>
        </w:rPr>
      </w:pPr>
      <w:r w:rsidRPr="000B22BE">
        <w:rPr>
          <w:rFonts w:eastAsia="DengXian"/>
          <w:bCs/>
          <w:lang w:eastAsia="zh-CN"/>
        </w:rPr>
        <w:t xml:space="preserve">(Rel-18, </w:t>
      </w:r>
      <w:r w:rsidRPr="000B22BE">
        <w:rPr>
          <w:rFonts w:eastAsia="DengXian" w:hint="eastAsia"/>
          <w:bCs/>
          <w:lang w:eastAsia="zh-CN"/>
        </w:rPr>
        <w:t>TS</w:t>
      </w:r>
      <w:r w:rsidRPr="000B22BE">
        <w:rPr>
          <w:rFonts w:eastAsia="DengXian"/>
          <w:bCs/>
          <w:lang w:eastAsia="zh-CN"/>
        </w:rPr>
        <w:t xml:space="preserve"> 38.213, </w:t>
      </w:r>
      <w:r w:rsidRPr="00A361B7">
        <w:rPr>
          <w:rFonts w:ascii="Times New Roman" w:hAnsi="Times New Roman"/>
          <w:szCs w:val="20"/>
        </w:rPr>
        <w:t>NR_SL_enh2-Core</w:t>
      </w:r>
      <w:r>
        <w:rPr>
          <w:rFonts w:ascii="Times New Roman" w:hAnsi="Times New Roman"/>
          <w:szCs w:val="20"/>
        </w:rPr>
        <w:t xml:space="preserve">, </w:t>
      </w:r>
      <w:r w:rsidRPr="000B22BE">
        <w:rPr>
          <w:rFonts w:eastAsia="DengXian"/>
          <w:bCs/>
          <w:lang w:eastAsia="zh-CN"/>
        </w:rPr>
        <w:t>CR0628, Cat F)</w:t>
      </w:r>
      <w:r>
        <w:rPr>
          <w:rFonts w:eastAsia="DengXian"/>
          <w:bCs/>
          <w:lang w:eastAsia="zh-CN"/>
        </w:rPr>
        <w:t xml:space="preserve"> is agreed.</w:t>
      </w:r>
    </w:p>
    <w:p w14:paraId="770D5F09" w14:textId="77777777" w:rsidR="00073743" w:rsidRPr="00625E4F" w:rsidRDefault="00073743" w:rsidP="00625E4F">
      <w:pPr>
        <w:rPr>
          <w:rFonts w:ascii="Times New Roman" w:eastAsia="DengXian" w:hAnsi="Times New Roman"/>
          <w:szCs w:val="20"/>
          <w:lang w:eastAsia="zh-CN"/>
        </w:rPr>
      </w:pPr>
    </w:p>
    <w:p w14:paraId="51C2E7AB" w14:textId="77777777" w:rsidR="00625E4F" w:rsidRPr="00625E4F" w:rsidRDefault="00625E4F" w:rsidP="00625E4F">
      <w:pPr>
        <w:rPr>
          <w:rFonts w:ascii="Times New Roman" w:eastAsia="DengXian" w:hAnsi="Times New Roman"/>
          <w:szCs w:val="20"/>
          <w:lang w:eastAsia="zh-CN"/>
        </w:rPr>
      </w:pPr>
    </w:p>
    <w:p w14:paraId="3D3E724C" w14:textId="77777777" w:rsidR="00625E4F" w:rsidRPr="00625E4F" w:rsidRDefault="00625E4F" w:rsidP="00625E4F">
      <w:pPr>
        <w:rPr>
          <w:rFonts w:ascii="Times New Roman" w:hAnsi="Times New Roman"/>
          <w:szCs w:val="20"/>
        </w:rPr>
      </w:pPr>
      <w:r w:rsidRPr="00625E4F">
        <w:rPr>
          <w:rFonts w:ascii="Times New Roman" w:hAnsi="Times New Roman"/>
          <w:szCs w:val="20"/>
          <w:highlight w:val="green"/>
        </w:rPr>
        <w:t>Agreement</w:t>
      </w:r>
    </w:p>
    <w:p w14:paraId="1FB3AC05" w14:textId="007F0ACE" w:rsidR="00625E4F" w:rsidRPr="00625E4F" w:rsidRDefault="00625E4F" w:rsidP="00625E4F">
      <w:pPr>
        <w:rPr>
          <w:rFonts w:ascii="Times New Roman" w:hAnsi="Times New Roman"/>
          <w:szCs w:val="20"/>
        </w:rPr>
      </w:pPr>
      <w:r w:rsidRPr="00625E4F">
        <w:rPr>
          <w:rFonts w:ascii="Times New Roman" w:hAnsi="Times New Roman"/>
          <w:szCs w:val="20"/>
        </w:rPr>
        <w:t xml:space="preserve">Draft CR#3-5 in Section 4.9 of </w:t>
      </w:r>
      <w:hyperlink r:id="rId837" w:history="1">
        <w:r w:rsidR="006F79AF">
          <w:rPr>
            <w:rStyle w:val="Hyperlink"/>
            <w:rFonts w:ascii="Times New Roman" w:hAnsi="Times New Roman"/>
            <w:szCs w:val="20"/>
          </w:rPr>
          <w:t>R1-2405390</w:t>
        </w:r>
      </w:hyperlink>
      <w:r w:rsidRPr="00625E4F">
        <w:rPr>
          <w:rFonts w:ascii="Times New Roman" w:hAnsi="Times New Roman"/>
          <w:szCs w:val="20"/>
        </w:rPr>
        <w:t xml:space="preserve"> is endorsed for TS 38.213.</w:t>
      </w:r>
    </w:p>
    <w:p w14:paraId="72CC7EF8" w14:textId="77777777" w:rsidR="00073743" w:rsidRPr="00625E4F" w:rsidRDefault="00073743" w:rsidP="00073743">
      <w:pPr>
        <w:rPr>
          <w:rFonts w:ascii="Times New Roman" w:hAnsi="Times New Roman"/>
          <w:bCs/>
          <w:szCs w:val="20"/>
          <w:lang w:eastAsia="ko-KR"/>
        </w:rPr>
      </w:pPr>
      <w:r w:rsidRPr="009A3DC0">
        <w:rPr>
          <w:rFonts w:ascii="Times New Roman" w:hAnsi="Times New Roman"/>
          <w:bCs/>
          <w:szCs w:val="20"/>
          <w:lang w:eastAsia="ko-KR"/>
        </w:rPr>
        <w:t>Comeback for final CR (Mixiang)</w:t>
      </w:r>
    </w:p>
    <w:p w14:paraId="74B2B5E3" w14:textId="7ACEB255" w:rsidR="00073743" w:rsidRPr="00073743" w:rsidRDefault="006F79AF" w:rsidP="00073743">
      <w:pPr>
        <w:rPr>
          <w:rFonts w:ascii="Times New Roman" w:hAnsi="Times New Roman"/>
          <w:b/>
          <w:bCs/>
          <w:szCs w:val="20"/>
          <w:lang w:eastAsia="zh-CN"/>
        </w:rPr>
      </w:pPr>
      <w:hyperlink r:id="rId838" w:history="1">
        <w:r>
          <w:rPr>
            <w:rStyle w:val="Hyperlink"/>
            <w:rFonts w:ascii="Times New Roman" w:hAnsi="Times New Roman"/>
            <w:b/>
            <w:bCs/>
            <w:szCs w:val="20"/>
            <w:highlight w:val="green"/>
            <w:lang w:eastAsia="zh-CN"/>
          </w:rPr>
          <w:t>R1-2405537</w:t>
        </w:r>
      </w:hyperlink>
      <w:r w:rsidR="00073743" w:rsidRPr="00073743">
        <w:rPr>
          <w:rFonts w:ascii="Times New Roman" w:hAnsi="Times New Roman"/>
          <w:b/>
          <w:bCs/>
          <w:szCs w:val="20"/>
          <w:lang w:eastAsia="zh-CN"/>
        </w:rPr>
        <w:tab/>
        <w:t>Correction on the frequency resource of a resource pool for SL-U</w:t>
      </w:r>
      <w:r w:rsidR="00073743" w:rsidRPr="00073743">
        <w:rPr>
          <w:rFonts w:ascii="Times New Roman" w:hAnsi="Times New Roman"/>
          <w:b/>
          <w:bCs/>
          <w:szCs w:val="20"/>
          <w:lang w:eastAsia="zh-CN"/>
        </w:rPr>
        <w:tab/>
        <w:t>Moderator (Huawei), CATT, CICTCI, NEC, OPPO</w:t>
      </w:r>
    </w:p>
    <w:p w14:paraId="2319628B" w14:textId="5C7B2A91" w:rsidR="00073743" w:rsidRDefault="00073743" w:rsidP="00073743">
      <w:pPr>
        <w:rPr>
          <w:rFonts w:eastAsia="DengXian"/>
          <w:bCs/>
          <w:lang w:eastAsia="zh-CN"/>
        </w:rPr>
      </w:pPr>
      <w:r w:rsidRPr="000B22BE">
        <w:rPr>
          <w:rFonts w:eastAsia="DengXian"/>
          <w:bCs/>
          <w:lang w:eastAsia="zh-CN"/>
        </w:rPr>
        <w:t xml:space="preserve">(Rel-18, </w:t>
      </w:r>
      <w:r w:rsidRPr="000B22BE">
        <w:rPr>
          <w:rFonts w:eastAsia="DengXian" w:hint="eastAsia"/>
          <w:bCs/>
          <w:lang w:eastAsia="zh-CN"/>
        </w:rPr>
        <w:t>TS</w:t>
      </w:r>
      <w:r w:rsidRPr="000B22BE">
        <w:rPr>
          <w:rFonts w:eastAsia="DengXian"/>
          <w:bCs/>
          <w:lang w:eastAsia="zh-CN"/>
        </w:rPr>
        <w:t xml:space="preserve"> 38.213, </w:t>
      </w:r>
      <w:r w:rsidRPr="00A361B7">
        <w:rPr>
          <w:rFonts w:ascii="Times New Roman" w:hAnsi="Times New Roman"/>
          <w:szCs w:val="20"/>
        </w:rPr>
        <w:t>NR_SL_enh2-Core</w:t>
      </w:r>
      <w:r>
        <w:rPr>
          <w:rFonts w:ascii="Times New Roman" w:hAnsi="Times New Roman"/>
          <w:szCs w:val="20"/>
        </w:rPr>
        <w:t xml:space="preserve">, </w:t>
      </w:r>
      <w:r w:rsidRPr="000B22BE">
        <w:rPr>
          <w:rFonts w:eastAsia="DengXian"/>
          <w:bCs/>
          <w:lang w:eastAsia="zh-CN"/>
        </w:rPr>
        <w:t>CR062</w:t>
      </w:r>
      <w:r>
        <w:rPr>
          <w:rFonts w:eastAsia="DengXian"/>
          <w:bCs/>
          <w:lang w:eastAsia="zh-CN"/>
        </w:rPr>
        <w:t>7</w:t>
      </w:r>
      <w:r w:rsidRPr="000B22BE">
        <w:rPr>
          <w:rFonts w:eastAsia="DengXian"/>
          <w:bCs/>
          <w:lang w:eastAsia="zh-CN"/>
        </w:rPr>
        <w:t>, Cat F)</w:t>
      </w:r>
      <w:r>
        <w:rPr>
          <w:rFonts w:eastAsia="DengXian"/>
          <w:bCs/>
          <w:lang w:eastAsia="zh-CN"/>
        </w:rPr>
        <w:t xml:space="preserve"> is agreed.</w:t>
      </w:r>
    </w:p>
    <w:p w14:paraId="5117287F" w14:textId="77777777" w:rsidR="00625E4F" w:rsidRPr="00625E4F" w:rsidRDefault="00625E4F" w:rsidP="00625E4F">
      <w:pPr>
        <w:rPr>
          <w:rFonts w:ascii="Times New Roman" w:hAnsi="Times New Roman"/>
          <w:szCs w:val="20"/>
          <w:lang w:eastAsia="zh-CN"/>
        </w:rPr>
      </w:pPr>
    </w:p>
    <w:p w14:paraId="00797538" w14:textId="77777777" w:rsidR="00625E4F" w:rsidRPr="00625E4F" w:rsidRDefault="00625E4F" w:rsidP="00625E4F">
      <w:pPr>
        <w:rPr>
          <w:rFonts w:ascii="Times New Roman" w:hAnsi="Times New Roman"/>
          <w:szCs w:val="20"/>
          <w:lang w:eastAsia="zh-CN"/>
        </w:rPr>
      </w:pPr>
    </w:p>
    <w:p w14:paraId="4E929A18" w14:textId="77777777" w:rsidR="00625E4F" w:rsidRPr="00625E4F" w:rsidRDefault="00625E4F" w:rsidP="00625E4F">
      <w:pPr>
        <w:rPr>
          <w:rFonts w:ascii="Times New Roman" w:hAnsi="Times New Roman"/>
          <w:b/>
          <w:szCs w:val="20"/>
        </w:rPr>
      </w:pPr>
      <w:r w:rsidRPr="00625E4F">
        <w:rPr>
          <w:rFonts w:ascii="Times New Roman" w:hAnsi="Times New Roman"/>
          <w:b/>
          <w:szCs w:val="20"/>
        </w:rPr>
        <w:t>Conclusion</w:t>
      </w:r>
    </w:p>
    <w:p w14:paraId="692E5FC3" w14:textId="4FF2ADFA" w:rsidR="00625E4F" w:rsidRPr="00625E4F" w:rsidRDefault="00625E4F" w:rsidP="00625E4F">
      <w:pPr>
        <w:rPr>
          <w:rFonts w:ascii="Times New Roman" w:hAnsi="Times New Roman"/>
          <w:szCs w:val="20"/>
        </w:rPr>
      </w:pPr>
      <w:r w:rsidRPr="00625E4F">
        <w:rPr>
          <w:rFonts w:ascii="Times New Roman" w:hAnsi="Times New Roman"/>
          <w:szCs w:val="20"/>
        </w:rPr>
        <w:t xml:space="preserve">Draft CR#2-1 in Section 4.2 of </w:t>
      </w:r>
      <w:hyperlink r:id="rId839" w:history="1">
        <w:r w:rsidR="006F79AF">
          <w:rPr>
            <w:rStyle w:val="Hyperlink"/>
            <w:rFonts w:ascii="Times New Roman" w:hAnsi="Times New Roman"/>
            <w:szCs w:val="20"/>
          </w:rPr>
          <w:t>R1-2405390</w:t>
        </w:r>
      </w:hyperlink>
      <w:r w:rsidRPr="00625E4F">
        <w:rPr>
          <w:rFonts w:ascii="Times New Roman" w:hAnsi="Times New Roman"/>
          <w:szCs w:val="20"/>
        </w:rPr>
        <w:t xml:space="preserve"> is not pursued in Rel-18.</w:t>
      </w:r>
    </w:p>
    <w:p w14:paraId="331CA75D" w14:textId="77777777" w:rsidR="00625E4F" w:rsidRPr="00625E4F" w:rsidRDefault="00625E4F" w:rsidP="00625E4F">
      <w:pPr>
        <w:rPr>
          <w:rFonts w:ascii="Times New Roman" w:hAnsi="Times New Roman"/>
          <w:szCs w:val="20"/>
        </w:rPr>
      </w:pPr>
    </w:p>
    <w:p w14:paraId="6D4D675C" w14:textId="77777777" w:rsidR="00625E4F" w:rsidRPr="00625E4F" w:rsidRDefault="00625E4F" w:rsidP="00625E4F">
      <w:pPr>
        <w:rPr>
          <w:rFonts w:ascii="Times New Roman" w:hAnsi="Times New Roman"/>
          <w:bCs/>
          <w:szCs w:val="20"/>
          <w:lang w:eastAsia="ko-KR"/>
        </w:rPr>
      </w:pPr>
    </w:p>
    <w:p w14:paraId="53ECEEB5" w14:textId="1F5C4384" w:rsidR="00625E4F" w:rsidRPr="00073743" w:rsidRDefault="006F79AF" w:rsidP="00625E4F">
      <w:pPr>
        <w:rPr>
          <w:rFonts w:ascii="Times New Roman" w:hAnsi="Times New Roman"/>
          <w:b/>
          <w:bCs/>
          <w:szCs w:val="20"/>
          <w:lang w:eastAsia="ko-KR"/>
        </w:rPr>
      </w:pPr>
      <w:hyperlink r:id="rId840" w:history="1">
        <w:r>
          <w:rPr>
            <w:rStyle w:val="Hyperlink"/>
            <w:rFonts w:ascii="Times New Roman" w:hAnsi="Times New Roman"/>
            <w:b/>
            <w:bCs/>
            <w:szCs w:val="20"/>
            <w:lang w:eastAsia="ko-KR"/>
          </w:rPr>
          <w:t>R1-2405391</w:t>
        </w:r>
      </w:hyperlink>
      <w:r w:rsidR="00625E4F" w:rsidRPr="00073743">
        <w:rPr>
          <w:rFonts w:ascii="Times New Roman" w:hAnsi="Times New Roman"/>
          <w:b/>
          <w:bCs/>
          <w:szCs w:val="20"/>
          <w:lang w:eastAsia="ko-KR"/>
        </w:rPr>
        <w:tab/>
        <w:t>FL summary#2 for AI 8.1 SL-U physical channel design framework</w:t>
      </w:r>
      <w:r w:rsidR="00625E4F" w:rsidRPr="00073743">
        <w:rPr>
          <w:rFonts w:ascii="Times New Roman" w:hAnsi="Times New Roman"/>
          <w:b/>
          <w:bCs/>
          <w:szCs w:val="20"/>
          <w:lang w:eastAsia="ko-KR"/>
        </w:rPr>
        <w:tab/>
        <w:t>Moderator (Huawei)</w:t>
      </w:r>
    </w:p>
    <w:p w14:paraId="32403B7E" w14:textId="77777777" w:rsidR="00073743" w:rsidRPr="00625E4F" w:rsidRDefault="00073743" w:rsidP="00625E4F">
      <w:pPr>
        <w:rPr>
          <w:rFonts w:ascii="Times New Roman" w:hAnsi="Times New Roman"/>
          <w:bCs/>
          <w:szCs w:val="20"/>
          <w:lang w:eastAsia="ko-KR"/>
        </w:rPr>
      </w:pPr>
    </w:p>
    <w:p w14:paraId="490E7AE4" w14:textId="712E33DC" w:rsidR="00625E4F" w:rsidRPr="00637466" w:rsidRDefault="006F79AF" w:rsidP="00625E4F">
      <w:pPr>
        <w:rPr>
          <w:rFonts w:ascii="Times New Roman" w:hAnsi="Times New Roman"/>
          <w:b/>
          <w:bCs/>
          <w:szCs w:val="20"/>
          <w:lang w:eastAsia="ko-KR"/>
        </w:rPr>
      </w:pPr>
      <w:hyperlink r:id="rId841" w:history="1">
        <w:r>
          <w:rPr>
            <w:rStyle w:val="Hyperlink"/>
            <w:rFonts w:ascii="Times New Roman" w:hAnsi="Times New Roman"/>
            <w:b/>
            <w:bCs/>
            <w:szCs w:val="20"/>
            <w:lang w:eastAsia="ko-KR"/>
          </w:rPr>
          <w:t>R1-2405393</w:t>
        </w:r>
      </w:hyperlink>
      <w:r w:rsidR="00625E4F" w:rsidRPr="00637466">
        <w:rPr>
          <w:rFonts w:ascii="Times New Roman" w:hAnsi="Times New Roman"/>
          <w:b/>
          <w:bCs/>
          <w:szCs w:val="20"/>
          <w:lang w:eastAsia="ko-KR"/>
        </w:rPr>
        <w:tab/>
        <w:t>Correction on PSFCH Power Control to avoid exceeding Pcmax</w:t>
      </w:r>
      <w:r w:rsidR="00625E4F" w:rsidRPr="00637466">
        <w:rPr>
          <w:rFonts w:ascii="Times New Roman" w:hAnsi="Times New Roman"/>
          <w:b/>
          <w:bCs/>
          <w:szCs w:val="20"/>
          <w:lang w:eastAsia="ko-KR"/>
        </w:rPr>
        <w:tab/>
        <w:t>Moderator (Huawei), Huawei, Hisilicon</w:t>
      </w:r>
    </w:p>
    <w:p w14:paraId="4B8D67E6" w14:textId="6043BBEB" w:rsidR="00625E4F" w:rsidRPr="00637466" w:rsidRDefault="006F79AF" w:rsidP="00625E4F">
      <w:pPr>
        <w:rPr>
          <w:rFonts w:ascii="Times New Roman" w:hAnsi="Times New Roman"/>
          <w:b/>
          <w:bCs/>
          <w:szCs w:val="20"/>
          <w:lang w:eastAsia="ko-KR"/>
        </w:rPr>
      </w:pPr>
      <w:hyperlink r:id="rId842" w:history="1">
        <w:r>
          <w:rPr>
            <w:rStyle w:val="Hyperlink"/>
            <w:rFonts w:ascii="Times New Roman" w:hAnsi="Times New Roman"/>
            <w:b/>
            <w:bCs/>
            <w:szCs w:val="20"/>
            <w:lang w:eastAsia="ko-KR"/>
          </w:rPr>
          <w:t>R1-2405394</w:t>
        </w:r>
      </w:hyperlink>
      <w:r w:rsidR="00625E4F" w:rsidRPr="00637466">
        <w:rPr>
          <w:rFonts w:ascii="Times New Roman" w:hAnsi="Times New Roman"/>
          <w:b/>
          <w:bCs/>
          <w:szCs w:val="20"/>
          <w:lang w:eastAsia="ko-KR"/>
        </w:rPr>
        <w:tab/>
        <w:t>Correction on PSFCH Power Control for common interlace</w:t>
      </w:r>
      <w:r w:rsidR="00625E4F" w:rsidRPr="00637466">
        <w:rPr>
          <w:rFonts w:ascii="Times New Roman" w:hAnsi="Times New Roman"/>
          <w:b/>
          <w:bCs/>
          <w:szCs w:val="20"/>
          <w:lang w:eastAsia="ko-KR"/>
        </w:rPr>
        <w:tab/>
        <w:t>Moderator (Huawei), OPPO, ZTE, Sanechips</w:t>
      </w:r>
    </w:p>
    <w:p w14:paraId="54C59FC3" w14:textId="77777777" w:rsidR="00637466" w:rsidRPr="00637466" w:rsidRDefault="00637466" w:rsidP="00637466">
      <w:r w:rsidRPr="00637466">
        <w:t>Proposal</w:t>
      </w:r>
    </w:p>
    <w:p w14:paraId="3C8EDF32" w14:textId="77777777" w:rsidR="00637466" w:rsidRPr="00637466" w:rsidRDefault="00637466" w:rsidP="00637466">
      <w:r w:rsidRPr="00637466">
        <w:t>Down-select one of following:</w:t>
      </w:r>
    </w:p>
    <w:p w14:paraId="50155575" w14:textId="51834EBA" w:rsidR="00637466" w:rsidRPr="00637466" w:rsidRDefault="00637466" w:rsidP="00311060">
      <w:pPr>
        <w:numPr>
          <w:ilvl w:val="0"/>
          <w:numId w:val="306"/>
        </w:numPr>
        <w:tabs>
          <w:tab w:val="left" w:pos="0"/>
        </w:tabs>
        <w:suppressAutoHyphens/>
        <w:snapToGrid w:val="0"/>
        <w:jc w:val="both"/>
        <w:rPr>
          <w:bCs/>
          <w:lang w:eastAsia="x-none"/>
        </w:rPr>
      </w:pPr>
      <w:r w:rsidRPr="00637466">
        <w:rPr>
          <w:lang w:eastAsia="x-none"/>
        </w:rPr>
        <w:t xml:space="preserve">Alt1: Draft CR#4-3A in </w:t>
      </w:r>
      <w:hyperlink r:id="rId843" w:history="1">
        <w:r w:rsidR="006F79AF">
          <w:rPr>
            <w:rStyle w:val="Hyperlink"/>
            <w:lang w:eastAsia="x-none"/>
          </w:rPr>
          <w:t>R1-2405393</w:t>
        </w:r>
      </w:hyperlink>
      <w:r w:rsidRPr="00637466">
        <w:rPr>
          <w:lang w:eastAsia="x-none"/>
        </w:rPr>
        <w:t xml:space="preserve"> is endorsed for TS 38.214.</w:t>
      </w:r>
    </w:p>
    <w:p w14:paraId="5D7C509B" w14:textId="1E537680" w:rsidR="00637466" w:rsidRPr="00637466" w:rsidRDefault="00637466" w:rsidP="00311060">
      <w:pPr>
        <w:numPr>
          <w:ilvl w:val="0"/>
          <w:numId w:val="306"/>
        </w:numPr>
        <w:tabs>
          <w:tab w:val="left" w:pos="0"/>
        </w:tabs>
        <w:suppressAutoHyphens/>
        <w:snapToGrid w:val="0"/>
        <w:jc w:val="both"/>
        <w:rPr>
          <w:lang w:eastAsia="x-none"/>
        </w:rPr>
      </w:pPr>
      <w:r w:rsidRPr="00637466">
        <w:rPr>
          <w:lang w:eastAsia="x-none"/>
        </w:rPr>
        <w:t xml:space="preserve">Alt2: Draft CR#4-3B in </w:t>
      </w:r>
      <w:hyperlink r:id="rId844" w:history="1">
        <w:r w:rsidR="006F79AF">
          <w:rPr>
            <w:rStyle w:val="Hyperlink"/>
            <w:lang w:eastAsia="x-none"/>
          </w:rPr>
          <w:t>R1-2405394</w:t>
        </w:r>
      </w:hyperlink>
      <w:r w:rsidRPr="00637466">
        <w:rPr>
          <w:lang w:eastAsia="x-none"/>
        </w:rPr>
        <w:t xml:space="preserve"> is endorsed for TS 38.214.</w:t>
      </w:r>
    </w:p>
    <w:p w14:paraId="052D21C1" w14:textId="2DA05D3E" w:rsidR="00637466" w:rsidRPr="00637466" w:rsidRDefault="00637466" w:rsidP="00311060">
      <w:pPr>
        <w:numPr>
          <w:ilvl w:val="0"/>
          <w:numId w:val="306"/>
        </w:numPr>
        <w:tabs>
          <w:tab w:val="left" w:pos="0"/>
        </w:tabs>
        <w:suppressAutoHyphens/>
        <w:snapToGrid w:val="0"/>
        <w:jc w:val="both"/>
        <w:rPr>
          <w:lang w:eastAsia="x-none"/>
        </w:rPr>
      </w:pPr>
      <w:r w:rsidRPr="00637466">
        <w:rPr>
          <w:lang w:eastAsia="x-none"/>
        </w:rPr>
        <w:t>Alt3: Draft CR#4-3</w:t>
      </w:r>
      <w:r w:rsidRPr="00637466">
        <w:rPr>
          <w:rFonts w:hint="eastAsia"/>
          <w:lang w:eastAsia="x-none"/>
        </w:rPr>
        <w:t>A</w:t>
      </w:r>
      <w:r w:rsidRPr="00637466">
        <w:rPr>
          <w:lang w:eastAsia="x-none"/>
        </w:rPr>
        <w:t xml:space="preserve"> in </w:t>
      </w:r>
      <w:hyperlink r:id="rId845" w:history="1">
        <w:r w:rsidR="006F79AF">
          <w:rPr>
            <w:rStyle w:val="Hyperlink"/>
            <w:lang w:eastAsia="x-none"/>
          </w:rPr>
          <w:t>R1-2405393</w:t>
        </w:r>
      </w:hyperlink>
      <w:r w:rsidRPr="00637466">
        <w:rPr>
          <w:lang w:eastAsia="x-none"/>
        </w:rPr>
        <w:t xml:space="preserve"> and </w:t>
      </w:r>
      <w:r w:rsidRPr="00637466">
        <w:rPr>
          <w:rFonts w:hint="eastAsia"/>
          <w:lang w:eastAsia="x-none"/>
        </w:rPr>
        <w:t>Dr</w:t>
      </w:r>
      <w:r w:rsidRPr="00637466">
        <w:rPr>
          <w:lang w:eastAsia="x-none"/>
        </w:rPr>
        <w:t>aft CR#4-3</w:t>
      </w:r>
      <w:r w:rsidRPr="00637466">
        <w:rPr>
          <w:rFonts w:hint="eastAsia"/>
          <w:lang w:eastAsia="x-none"/>
        </w:rPr>
        <w:t>B</w:t>
      </w:r>
      <w:r w:rsidRPr="00637466">
        <w:rPr>
          <w:lang w:eastAsia="x-none"/>
        </w:rPr>
        <w:t xml:space="preserve"> in </w:t>
      </w:r>
      <w:hyperlink r:id="rId846" w:history="1">
        <w:r w:rsidR="006F79AF">
          <w:rPr>
            <w:rStyle w:val="Hyperlink"/>
            <w:lang w:eastAsia="x-none"/>
          </w:rPr>
          <w:t>R1-2405394</w:t>
        </w:r>
      </w:hyperlink>
      <w:r w:rsidRPr="00637466">
        <w:rPr>
          <w:lang w:eastAsia="x-none"/>
        </w:rPr>
        <w:t xml:space="preserve"> are not pursued in Rel-18.</w:t>
      </w:r>
    </w:p>
    <w:p w14:paraId="2F749B9E" w14:textId="3068252F" w:rsidR="00637466" w:rsidRPr="00637466" w:rsidRDefault="00637466" w:rsidP="00637466">
      <w:r w:rsidRPr="00637466">
        <w:rPr>
          <w:rFonts w:hint="eastAsia"/>
          <w:b/>
        </w:rPr>
        <w:t>C</w:t>
      </w:r>
      <w:r w:rsidRPr="00637466">
        <w:rPr>
          <w:b/>
        </w:rPr>
        <w:t>onclusion</w:t>
      </w:r>
      <w:r w:rsidRPr="00637466">
        <w:t xml:space="preserve">: </w:t>
      </w:r>
      <w:r>
        <w:t>D</w:t>
      </w:r>
      <w:r w:rsidRPr="00637466">
        <w:t>iscuss at the next meeting.</w:t>
      </w:r>
    </w:p>
    <w:p w14:paraId="5D033DC8" w14:textId="77777777" w:rsidR="00073743" w:rsidRDefault="00073743" w:rsidP="00625E4F">
      <w:pPr>
        <w:rPr>
          <w:rFonts w:ascii="Times New Roman" w:hAnsi="Times New Roman"/>
          <w:bCs/>
          <w:szCs w:val="20"/>
          <w:lang w:eastAsia="ko-KR"/>
        </w:rPr>
      </w:pPr>
    </w:p>
    <w:p w14:paraId="4300CDB9" w14:textId="6F5D837E" w:rsidR="00073743" w:rsidRDefault="00073743" w:rsidP="00625E4F">
      <w:pPr>
        <w:rPr>
          <w:rFonts w:ascii="Times New Roman" w:hAnsi="Times New Roman"/>
          <w:bCs/>
          <w:szCs w:val="20"/>
          <w:lang w:eastAsia="ko-KR"/>
        </w:rPr>
      </w:pPr>
      <w:r>
        <w:rPr>
          <w:rFonts w:ascii="Times New Roman" w:hAnsi="Times New Roman"/>
          <w:bCs/>
          <w:szCs w:val="20"/>
          <w:lang w:eastAsia="ko-KR"/>
        </w:rPr>
        <w:t xml:space="preserve">Final summary in </w:t>
      </w:r>
      <w:hyperlink r:id="rId847" w:history="1">
        <w:r w:rsidR="006F79AF">
          <w:rPr>
            <w:rStyle w:val="Hyperlink"/>
            <w:rFonts w:ascii="Times New Roman" w:hAnsi="Times New Roman"/>
            <w:bCs/>
            <w:szCs w:val="20"/>
            <w:lang w:eastAsia="ko-KR"/>
          </w:rPr>
          <w:t>R1-2405392</w:t>
        </w:r>
      </w:hyperlink>
      <w:r>
        <w:rPr>
          <w:rFonts w:ascii="Times New Roman" w:hAnsi="Times New Roman"/>
          <w:bCs/>
          <w:szCs w:val="20"/>
          <w:lang w:eastAsia="ko-KR"/>
        </w:rPr>
        <w:t>.</w:t>
      </w:r>
    </w:p>
    <w:p w14:paraId="636959EC" w14:textId="6D48BCD8" w:rsidR="00637466" w:rsidRDefault="00637466" w:rsidP="00625E4F">
      <w:pPr>
        <w:rPr>
          <w:rFonts w:ascii="Times New Roman" w:hAnsi="Times New Roman"/>
          <w:bCs/>
          <w:szCs w:val="20"/>
          <w:lang w:eastAsia="ko-KR"/>
        </w:rPr>
      </w:pPr>
      <w:r>
        <w:rPr>
          <w:rFonts w:ascii="Times New Roman" w:hAnsi="Times New Roman"/>
          <w:bCs/>
          <w:szCs w:val="20"/>
          <w:lang w:eastAsia="ko-KR"/>
        </w:rPr>
        <w:t>For information</w:t>
      </w:r>
    </w:p>
    <w:p w14:paraId="5BF46C00" w14:textId="30AF772A" w:rsidR="00637466" w:rsidRPr="00637466" w:rsidRDefault="006F79AF" w:rsidP="00637466">
      <w:pPr>
        <w:rPr>
          <w:rFonts w:ascii="Times New Roman" w:hAnsi="Times New Roman"/>
          <w:bCs/>
          <w:szCs w:val="20"/>
          <w:lang w:eastAsia="ko-KR"/>
        </w:rPr>
      </w:pPr>
      <w:hyperlink r:id="rId848" w:history="1">
        <w:r>
          <w:rPr>
            <w:rStyle w:val="Hyperlink"/>
            <w:rFonts w:ascii="Times New Roman" w:hAnsi="Times New Roman"/>
            <w:bCs/>
            <w:szCs w:val="20"/>
            <w:lang w:eastAsia="ko-KR"/>
          </w:rPr>
          <w:t>R1-2405525</w:t>
        </w:r>
      </w:hyperlink>
      <w:r w:rsidR="00637466" w:rsidRPr="00637466">
        <w:rPr>
          <w:rFonts w:ascii="Times New Roman" w:hAnsi="Times New Roman"/>
          <w:bCs/>
          <w:szCs w:val="20"/>
          <w:lang w:eastAsia="ko-KR"/>
        </w:rPr>
        <w:tab/>
        <w:t>RAN1 agreements for R18 NR SL-U PHY channel design until RAN1#116bis</w:t>
      </w:r>
      <w:r w:rsidR="00637466" w:rsidRPr="00637466">
        <w:rPr>
          <w:rFonts w:ascii="Times New Roman" w:hAnsi="Times New Roman"/>
          <w:bCs/>
          <w:szCs w:val="20"/>
          <w:lang w:eastAsia="ko-KR"/>
        </w:rPr>
        <w:tab/>
        <w:t>Moderator (Huawei)</w:t>
      </w:r>
    </w:p>
    <w:p w14:paraId="7AF3606F" w14:textId="6822015E" w:rsidR="00637466" w:rsidRPr="00625E4F" w:rsidRDefault="006F79AF" w:rsidP="00637466">
      <w:pPr>
        <w:rPr>
          <w:rFonts w:ascii="Times New Roman" w:hAnsi="Times New Roman"/>
          <w:bCs/>
          <w:szCs w:val="20"/>
          <w:lang w:eastAsia="ko-KR"/>
        </w:rPr>
      </w:pPr>
      <w:hyperlink r:id="rId849" w:history="1">
        <w:r>
          <w:rPr>
            <w:rStyle w:val="Hyperlink"/>
            <w:rFonts w:ascii="Times New Roman" w:hAnsi="Times New Roman"/>
            <w:bCs/>
            <w:szCs w:val="20"/>
            <w:lang w:eastAsia="ko-KR"/>
          </w:rPr>
          <w:t>R1-2405526</w:t>
        </w:r>
      </w:hyperlink>
      <w:r w:rsidR="00637466" w:rsidRPr="00637466">
        <w:rPr>
          <w:rFonts w:ascii="Times New Roman" w:hAnsi="Times New Roman"/>
          <w:bCs/>
          <w:szCs w:val="20"/>
          <w:lang w:eastAsia="ko-KR"/>
        </w:rPr>
        <w:tab/>
        <w:t>RAN1 agreements for R18 NR SL-U PHY channel design until RAN1#117</w:t>
      </w:r>
      <w:r w:rsidR="00637466" w:rsidRPr="00637466">
        <w:rPr>
          <w:rFonts w:ascii="Times New Roman" w:hAnsi="Times New Roman"/>
          <w:bCs/>
          <w:szCs w:val="20"/>
          <w:lang w:eastAsia="ko-KR"/>
        </w:rPr>
        <w:tab/>
        <w:t>Moderator (Huawei)</w:t>
      </w:r>
    </w:p>
    <w:p w14:paraId="0AFEEF2C" w14:textId="77777777" w:rsidR="009A3DC0" w:rsidRPr="00CB7D9A" w:rsidRDefault="009A3DC0" w:rsidP="009A3DC0">
      <w:pPr>
        <w:pBdr>
          <w:bottom w:val="single" w:sz="6" w:space="1" w:color="auto"/>
        </w:pBdr>
        <w:rPr>
          <w:rFonts w:ascii="Times New Roman" w:hAnsi="Times New Roman"/>
          <w:bCs/>
          <w:szCs w:val="20"/>
          <w:lang w:eastAsia="ko-KR"/>
        </w:rPr>
      </w:pPr>
    </w:p>
    <w:p w14:paraId="712A1E75" w14:textId="77777777" w:rsidR="009A3DC0" w:rsidRPr="00625E4F" w:rsidRDefault="009A3DC0" w:rsidP="009A3DC0">
      <w:pPr>
        <w:rPr>
          <w:rFonts w:ascii="Times New Roman" w:hAnsi="Times New Roman"/>
          <w:bCs/>
          <w:szCs w:val="20"/>
          <w:lang w:eastAsia="ko-KR"/>
        </w:rPr>
      </w:pPr>
    </w:p>
    <w:p w14:paraId="01646B7B" w14:textId="7020A247" w:rsidR="00637466" w:rsidRPr="00D7097B" w:rsidRDefault="006F79AF" w:rsidP="00637466">
      <w:pPr>
        <w:rPr>
          <w:bCs/>
          <w:lang w:eastAsia="ko-KR"/>
        </w:rPr>
      </w:pPr>
      <w:hyperlink r:id="rId850" w:history="1">
        <w:r>
          <w:rPr>
            <w:rStyle w:val="Hyperlink"/>
            <w:bCs/>
            <w:lang w:eastAsia="ko-KR"/>
          </w:rPr>
          <w:t>R1-2404642</w:t>
        </w:r>
      </w:hyperlink>
      <w:r w:rsidR="00637466" w:rsidRPr="00D7097B">
        <w:rPr>
          <w:bCs/>
          <w:lang w:eastAsia="ko-KR"/>
        </w:rPr>
        <w:tab/>
        <w:t>Correction on IUC in co-existence case in TS 38.214</w:t>
      </w:r>
      <w:r w:rsidR="00637466" w:rsidRPr="00D7097B">
        <w:rPr>
          <w:bCs/>
          <w:lang w:eastAsia="ko-KR"/>
        </w:rPr>
        <w:tab/>
        <w:t>ZTE, Sanechips</w:t>
      </w:r>
    </w:p>
    <w:p w14:paraId="14A1FAFE" w14:textId="54029556" w:rsidR="00625E4F" w:rsidRDefault="006F79AF" w:rsidP="00625E4F">
      <w:pPr>
        <w:rPr>
          <w:rFonts w:ascii="Times New Roman" w:hAnsi="Times New Roman"/>
          <w:b/>
          <w:bCs/>
          <w:szCs w:val="20"/>
          <w:lang w:eastAsia="ko-KR"/>
        </w:rPr>
      </w:pPr>
      <w:hyperlink r:id="rId851" w:history="1">
        <w:r>
          <w:rPr>
            <w:rStyle w:val="Hyperlink"/>
            <w:rFonts w:ascii="Times New Roman" w:hAnsi="Times New Roman"/>
            <w:b/>
            <w:bCs/>
            <w:szCs w:val="20"/>
            <w:lang w:eastAsia="ko-KR"/>
          </w:rPr>
          <w:t>R1-2405366</w:t>
        </w:r>
      </w:hyperlink>
      <w:r w:rsidR="00625E4F" w:rsidRPr="00637466">
        <w:rPr>
          <w:rFonts w:ascii="Times New Roman" w:hAnsi="Times New Roman"/>
          <w:b/>
          <w:bCs/>
          <w:szCs w:val="20"/>
          <w:lang w:eastAsia="ko-KR"/>
        </w:rPr>
        <w:tab/>
        <w:t>FL Summary #1 for AI 8.1: Co-channel coexistence for LTE sidelink and NR sidelink</w:t>
      </w:r>
      <w:r w:rsidR="00625E4F" w:rsidRPr="00637466">
        <w:rPr>
          <w:rFonts w:ascii="Times New Roman" w:hAnsi="Times New Roman"/>
          <w:b/>
          <w:bCs/>
          <w:szCs w:val="20"/>
          <w:lang w:eastAsia="ko-KR"/>
        </w:rPr>
        <w:tab/>
        <w:t>Moderator (LG Electronics)</w:t>
      </w:r>
    </w:p>
    <w:p w14:paraId="34DD211B" w14:textId="70C8C849" w:rsidR="00637466" w:rsidRPr="00637466" w:rsidRDefault="00637466" w:rsidP="00625E4F">
      <w:pPr>
        <w:rPr>
          <w:rFonts w:ascii="Times New Roman" w:hAnsi="Times New Roman"/>
          <w:szCs w:val="20"/>
          <w:lang w:eastAsia="ko-KR"/>
        </w:rPr>
      </w:pPr>
      <w:r w:rsidRPr="00637466">
        <w:rPr>
          <w:rFonts w:ascii="Times New Roman" w:hAnsi="Times New Roman"/>
          <w:szCs w:val="20"/>
          <w:lang w:eastAsia="ko-KR"/>
        </w:rPr>
        <w:t>Discussion is closed. No need for spec change.</w:t>
      </w:r>
    </w:p>
    <w:p w14:paraId="7E74E93B" w14:textId="77777777" w:rsidR="00637466" w:rsidRDefault="00637466" w:rsidP="00625E4F">
      <w:pPr>
        <w:rPr>
          <w:rFonts w:ascii="Times New Roman" w:hAnsi="Times New Roman"/>
          <w:szCs w:val="20"/>
          <w:lang w:eastAsia="ko-KR"/>
        </w:rPr>
      </w:pPr>
    </w:p>
    <w:p w14:paraId="25269394" w14:textId="173B23E9" w:rsidR="00625E4F" w:rsidRPr="00625E4F" w:rsidRDefault="00637466" w:rsidP="00625E4F">
      <w:pPr>
        <w:rPr>
          <w:rFonts w:ascii="Times New Roman" w:hAnsi="Times New Roman"/>
          <w:bCs/>
          <w:szCs w:val="20"/>
          <w:lang w:eastAsia="ko-KR"/>
        </w:rPr>
      </w:pPr>
      <w:r>
        <w:rPr>
          <w:rFonts w:ascii="Times New Roman" w:hAnsi="Times New Roman"/>
          <w:szCs w:val="20"/>
          <w:lang w:eastAsia="ko-KR"/>
        </w:rPr>
        <w:t xml:space="preserve">Final summary in </w:t>
      </w:r>
      <w:hyperlink r:id="rId852" w:history="1">
        <w:r w:rsidR="006F79AF">
          <w:rPr>
            <w:rStyle w:val="Hyperlink"/>
            <w:rFonts w:ascii="Times New Roman" w:hAnsi="Times New Roman"/>
            <w:szCs w:val="20"/>
            <w:lang w:eastAsia="ko-KR"/>
          </w:rPr>
          <w:t>R1-2405367</w:t>
        </w:r>
      </w:hyperlink>
      <w:r w:rsidRPr="00637466">
        <w:rPr>
          <w:rStyle w:val="Hyperlink"/>
          <w:rFonts w:ascii="Times New Roman" w:hAnsi="Times New Roman"/>
          <w:bCs/>
          <w:szCs w:val="20"/>
          <w:u w:val="none"/>
          <w:lang w:eastAsia="ko-KR"/>
        </w:rPr>
        <w:t>.</w:t>
      </w:r>
    </w:p>
    <w:p w14:paraId="52747774" w14:textId="77777777" w:rsidR="00637466" w:rsidRPr="00CB7D9A" w:rsidRDefault="00637466" w:rsidP="00637466">
      <w:pPr>
        <w:pBdr>
          <w:bottom w:val="single" w:sz="6" w:space="1" w:color="auto"/>
        </w:pBdr>
        <w:rPr>
          <w:rFonts w:ascii="Times New Roman" w:hAnsi="Times New Roman"/>
          <w:bCs/>
          <w:szCs w:val="20"/>
          <w:lang w:eastAsia="ko-KR"/>
        </w:rPr>
      </w:pPr>
    </w:p>
    <w:p w14:paraId="5917831E" w14:textId="77777777" w:rsidR="00637466" w:rsidRPr="00625E4F" w:rsidRDefault="00637466" w:rsidP="00637466">
      <w:pPr>
        <w:rPr>
          <w:rFonts w:ascii="Times New Roman" w:hAnsi="Times New Roman"/>
          <w:bCs/>
          <w:szCs w:val="20"/>
          <w:lang w:eastAsia="ko-KR"/>
        </w:rPr>
      </w:pPr>
    </w:p>
    <w:p w14:paraId="79F4E1CB" w14:textId="6462E64F" w:rsidR="00625E4F" w:rsidRPr="00637466" w:rsidRDefault="006F79AF" w:rsidP="00625E4F">
      <w:pPr>
        <w:rPr>
          <w:rFonts w:ascii="Times New Roman" w:hAnsi="Times New Roman"/>
          <w:b/>
          <w:bCs/>
          <w:szCs w:val="20"/>
          <w:lang w:eastAsia="ko-KR"/>
        </w:rPr>
      </w:pPr>
      <w:hyperlink r:id="rId853" w:history="1">
        <w:r>
          <w:rPr>
            <w:rStyle w:val="Hyperlink"/>
            <w:rFonts w:ascii="Times New Roman" w:hAnsi="Times New Roman"/>
            <w:b/>
            <w:bCs/>
            <w:szCs w:val="20"/>
            <w:lang w:eastAsia="ko-KR"/>
          </w:rPr>
          <w:t>R1-2405368</w:t>
        </w:r>
      </w:hyperlink>
      <w:r w:rsidR="00625E4F" w:rsidRPr="00637466">
        <w:rPr>
          <w:rFonts w:ascii="Times New Roman" w:hAnsi="Times New Roman"/>
          <w:b/>
          <w:bCs/>
          <w:szCs w:val="20"/>
          <w:lang w:eastAsia="ko-KR"/>
        </w:rPr>
        <w:tab/>
        <w:t>FL Summary #1 for AI 8.1: Sidelink CA operation</w:t>
      </w:r>
      <w:r w:rsidR="00625E4F" w:rsidRPr="00637466">
        <w:rPr>
          <w:rFonts w:ascii="Times New Roman" w:hAnsi="Times New Roman"/>
          <w:b/>
          <w:bCs/>
          <w:szCs w:val="20"/>
          <w:lang w:eastAsia="ko-KR"/>
        </w:rPr>
        <w:tab/>
        <w:t>Moderator (LG Electronics)</w:t>
      </w:r>
    </w:p>
    <w:p w14:paraId="041A397B" w14:textId="77777777" w:rsidR="00637466" w:rsidRDefault="00637466" w:rsidP="00637466">
      <w:pPr>
        <w:rPr>
          <w:bCs/>
          <w:lang w:eastAsia="ko-KR"/>
        </w:rPr>
      </w:pPr>
      <w:r w:rsidRPr="00B15B1B">
        <w:rPr>
          <w:rFonts w:hint="eastAsia"/>
          <w:bCs/>
          <w:highlight w:val="green"/>
          <w:lang w:eastAsia="ko-KR"/>
        </w:rPr>
        <w:t>A</w:t>
      </w:r>
      <w:r w:rsidRPr="00B15B1B">
        <w:rPr>
          <w:bCs/>
          <w:highlight w:val="green"/>
          <w:lang w:eastAsia="ko-KR"/>
        </w:rPr>
        <w:t>greement</w:t>
      </w:r>
    </w:p>
    <w:p w14:paraId="4D2969AF" w14:textId="402CB9F1" w:rsidR="00637466" w:rsidRDefault="00637466" w:rsidP="00637466">
      <w:pPr>
        <w:rPr>
          <w:bCs/>
          <w:lang w:eastAsia="ko-KR"/>
        </w:rPr>
      </w:pPr>
      <w:r w:rsidRPr="00E548BB">
        <w:rPr>
          <w:bCs/>
          <w:lang w:eastAsia="ko-KR"/>
        </w:rPr>
        <w:t xml:space="preserve">Draft CR#1-1 in Section 4.1.1 of </w:t>
      </w:r>
      <w:hyperlink r:id="rId854" w:history="1">
        <w:r w:rsidR="006F79AF">
          <w:rPr>
            <w:rStyle w:val="Hyperlink"/>
            <w:bCs/>
            <w:lang w:eastAsia="ko-KR"/>
          </w:rPr>
          <w:t>R1-2405368</w:t>
        </w:r>
      </w:hyperlink>
      <w:r w:rsidRPr="00E548BB">
        <w:rPr>
          <w:bCs/>
          <w:lang w:eastAsia="ko-KR"/>
        </w:rPr>
        <w:t xml:space="preserve"> is endorsed for TS 38.214.</w:t>
      </w:r>
    </w:p>
    <w:p w14:paraId="7D1BD728" w14:textId="229FF083" w:rsidR="00637466" w:rsidRDefault="00637466" w:rsidP="00637466">
      <w:pPr>
        <w:rPr>
          <w:bCs/>
          <w:lang w:eastAsia="ko-KR"/>
        </w:rPr>
      </w:pPr>
      <w:r w:rsidRPr="00E548BB">
        <w:rPr>
          <w:bCs/>
          <w:lang w:eastAsia="ko-KR"/>
        </w:rPr>
        <w:t>Final CR in</w:t>
      </w:r>
      <w:r w:rsidR="00F344FB">
        <w:rPr>
          <w:bCs/>
          <w:lang w:eastAsia="ko-KR"/>
        </w:rPr>
        <w:t>:</w:t>
      </w:r>
    </w:p>
    <w:p w14:paraId="35D1BD68" w14:textId="6CDA9901" w:rsidR="00F344FB" w:rsidRPr="00F344FB" w:rsidRDefault="006F79AF" w:rsidP="00F344FB">
      <w:pPr>
        <w:rPr>
          <w:rFonts w:ascii="Times New Roman" w:hAnsi="Times New Roman"/>
          <w:b/>
          <w:szCs w:val="20"/>
          <w:lang w:eastAsia="ko-KR"/>
        </w:rPr>
      </w:pPr>
      <w:hyperlink r:id="rId855" w:history="1">
        <w:r>
          <w:rPr>
            <w:rStyle w:val="Hyperlink"/>
            <w:rFonts w:ascii="Times New Roman" w:hAnsi="Times New Roman"/>
            <w:b/>
            <w:szCs w:val="20"/>
            <w:highlight w:val="green"/>
            <w:lang w:eastAsia="ko-KR"/>
          </w:rPr>
          <w:t>R1-2405727</w:t>
        </w:r>
      </w:hyperlink>
      <w:r w:rsidR="00F344FB" w:rsidRPr="00F344FB">
        <w:rPr>
          <w:rFonts w:ascii="Times New Roman" w:hAnsi="Times New Roman"/>
          <w:b/>
          <w:szCs w:val="20"/>
          <w:lang w:eastAsia="ko-KR"/>
        </w:rPr>
        <w:tab/>
        <w:t>Clarification on SL CSI request in TS 38.214</w:t>
      </w:r>
      <w:r w:rsidR="00F344FB" w:rsidRPr="00F344FB">
        <w:rPr>
          <w:rFonts w:ascii="Times New Roman" w:hAnsi="Times New Roman"/>
          <w:b/>
          <w:szCs w:val="20"/>
          <w:lang w:eastAsia="ko-KR"/>
        </w:rPr>
        <w:tab/>
        <w:t>Moderator (LG Electronics), vivo, OPPO</w:t>
      </w:r>
    </w:p>
    <w:p w14:paraId="4A5C01B1" w14:textId="77777777" w:rsidR="00F344FB" w:rsidRDefault="00F344FB" w:rsidP="00F344FB">
      <w:pPr>
        <w:rPr>
          <w:rFonts w:ascii="Times New Roman" w:hAnsi="Times New Roman"/>
          <w:bCs/>
          <w:szCs w:val="20"/>
          <w:lang w:eastAsia="ko-KR"/>
        </w:rPr>
      </w:pPr>
      <w:r>
        <w:rPr>
          <w:rFonts w:ascii="Times New Roman" w:hAnsi="Times New Roman"/>
          <w:bCs/>
          <w:szCs w:val="20"/>
          <w:lang w:eastAsia="ko-KR"/>
        </w:rPr>
        <w:t>(</w:t>
      </w:r>
      <w:r w:rsidRPr="00637466">
        <w:rPr>
          <w:rFonts w:ascii="Times New Roman" w:hAnsi="Times New Roman"/>
          <w:bCs/>
          <w:szCs w:val="20"/>
          <w:lang w:eastAsia="ko-KR"/>
        </w:rPr>
        <w:t>Rel-18</w:t>
      </w:r>
      <w:r>
        <w:rPr>
          <w:rFonts w:ascii="Times New Roman" w:hAnsi="Times New Roman"/>
          <w:bCs/>
          <w:szCs w:val="20"/>
          <w:lang w:eastAsia="ko-KR"/>
        </w:rPr>
        <w:t xml:space="preserve">, </w:t>
      </w:r>
      <w:r w:rsidRPr="00637466">
        <w:rPr>
          <w:rFonts w:ascii="Times New Roman" w:hAnsi="Times New Roman"/>
          <w:bCs/>
          <w:szCs w:val="20"/>
          <w:lang w:eastAsia="ko-KR"/>
        </w:rPr>
        <w:t>38.214</w:t>
      </w:r>
      <w:r>
        <w:rPr>
          <w:rFonts w:ascii="Times New Roman" w:hAnsi="Times New Roman"/>
          <w:bCs/>
          <w:szCs w:val="20"/>
          <w:lang w:eastAsia="ko-KR"/>
        </w:rPr>
        <w:t xml:space="preserve">, </w:t>
      </w:r>
      <w:r w:rsidRPr="00637466">
        <w:rPr>
          <w:rFonts w:ascii="Times New Roman" w:hAnsi="Times New Roman"/>
          <w:bCs/>
          <w:szCs w:val="20"/>
          <w:lang w:eastAsia="ko-KR"/>
        </w:rPr>
        <w:t>NR_SL_enh2-Core</w:t>
      </w:r>
      <w:r>
        <w:rPr>
          <w:rFonts w:ascii="Times New Roman" w:hAnsi="Times New Roman"/>
          <w:bCs/>
          <w:szCs w:val="20"/>
          <w:lang w:eastAsia="ko-KR"/>
        </w:rPr>
        <w:t>, CR</w:t>
      </w:r>
      <w:r w:rsidRPr="00637466">
        <w:rPr>
          <w:rFonts w:ascii="Times New Roman" w:hAnsi="Times New Roman"/>
          <w:bCs/>
          <w:szCs w:val="20"/>
          <w:lang w:eastAsia="ko-KR"/>
        </w:rPr>
        <w:t>0588</w:t>
      </w:r>
      <w:r>
        <w:rPr>
          <w:rFonts w:ascii="Times New Roman" w:hAnsi="Times New Roman"/>
          <w:bCs/>
          <w:szCs w:val="20"/>
          <w:lang w:eastAsia="ko-KR"/>
        </w:rPr>
        <w:t xml:space="preserve">, Cat </w:t>
      </w:r>
      <w:r w:rsidRPr="00637466">
        <w:rPr>
          <w:rFonts w:ascii="Times New Roman" w:hAnsi="Times New Roman"/>
          <w:bCs/>
          <w:szCs w:val="20"/>
          <w:lang w:eastAsia="ko-KR"/>
        </w:rPr>
        <w:t>F</w:t>
      </w:r>
      <w:r>
        <w:rPr>
          <w:rFonts w:ascii="Times New Roman" w:hAnsi="Times New Roman"/>
          <w:bCs/>
          <w:szCs w:val="20"/>
          <w:lang w:eastAsia="ko-KR"/>
        </w:rPr>
        <w:t>) is agreed.</w:t>
      </w:r>
    </w:p>
    <w:p w14:paraId="0DA6AB83" w14:textId="03664015" w:rsidR="00A65917" w:rsidRDefault="00A65917" w:rsidP="00A65917">
      <w:pPr>
        <w:rPr>
          <w:rFonts w:ascii="Times New Roman" w:hAnsi="Times New Roman"/>
          <w:lang w:val="en-US" w:eastAsia="ko-KR"/>
        </w:rPr>
      </w:pPr>
      <w:r w:rsidRPr="00A22A98">
        <w:rPr>
          <w:rFonts w:ascii="Times New Roman" w:hAnsi="Times New Roman"/>
          <w:highlight w:val="magenta"/>
          <w:lang w:val="en-US" w:eastAsia="ko-KR"/>
        </w:rPr>
        <w:t xml:space="preserve">MCC: To perform a cover page clean-up before submission to RAN – </w:t>
      </w:r>
      <w:r>
        <w:rPr>
          <w:rFonts w:ascii="Times New Roman" w:hAnsi="Times New Roman"/>
          <w:highlight w:val="magenta"/>
          <w:lang w:val="en-US" w:eastAsia="ko-KR"/>
        </w:rPr>
        <w:t>Tdoc</w:t>
      </w:r>
      <w:r w:rsidRPr="00A22A98">
        <w:rPr>
          <w:rFonts w:ascii="Times New Roman" w:hAnsi="Times New Roman"/>
          <w:highlight w:val="magenta"/>
          <w:lang w:val="en-US" w:eastAsia="ko-KR"/>
        </w:rPr>
        <w:t>#.</w:t>
      </w:r>
    </w:p>
    <w:p w14:paraId="301A1191" w14:textId="77777777" w:rsidR="00637466" w:rsidRPr="00A65917" w:rsidRDefault="00637466" w:rsidP="00637466">
      <w:pPr>
        <w:rPr>
          <w:bCs/>
          <w:lang w:val="en-US" w:eastAsia="ko-KR"/>
        </w:rPr>
      </w:pPr>
    </w:p>
    <w:p w14:paraId="5FC7B22B" w14:textId="77777777" w:rsidR="00F344FB" w:rsidRDefault="00F344FB" w:rsidP="00637466">
      <w:pPr>
        <w:rPr>
          <w:bCs/>
          <w:lang w:eastAsia="ko-KR"/>
        </w:rPr>
      </w:pPr>
    </w:p>
    <w:p w14:paraId="7320C136" w14:textId="77777777" w:rsidR="00637466" w:rsidRDefault="00637466" w:rsidP="00637466">
      <w:pPr>
        <w:rPr>
          <w:bCs/>
          <w:lang w:eastAsia="ko-KR"/>
        </w:rPr>
      </w:pPr>
      <w:r w:rsidRPr="00394A48">
        <w:rPr>
          <w:rFonts w:hint="eastAsia"/>
          <w:bCs/>
          <w:highlight w:val="green"/>
          <w:lang w:eastAsia="ko-KR"/>
        </w:rPr>
        <w:t>A</w:t>
      </w:r>
      <w:r w:rsidRPr="00394A48">
        <w:rPr>
          <w:bCs/>
          <w:highlight w:val="green"/>
          <w:lang w:eastAsia="ko-KR"/>
        </w:rPr>
        <w:t>greement</w:t>
      </w:r>
    </w:p>
    <w:p w14:paraId="4C719B75" w14:textId="08937F91" w:rsidR="00637466" w:rsidRDefault="00637466" w:rsidP="00637466">
      <w:r w:rsidRPr="00E548BB">
        <w:t xml:space="preserve">Draft CR#2-1 in Section 4.1.2 of </w:t>
      </w:r>
      <w:hyperlink r:id="rId856" w:history="1">
        <w:r w:rsidR="006F79AF">
          <w:rPr>
            <w:rStyle w:val="Hyperlink"/>
          </w:rPr>
          <w:t>R1-2405368</w:t>
        </w:r>
      </w:hyperlink>
      <w:r w:rsidRPr="00E548BB">
        <w:t xml:space="preserve"> is endorsed for TS 38.213.</w:t>
      </w:r>
    </w:p>
    <w:p w14:paraId="17F8BA4A" w14:textId="77777777" w:rsidR="00F344FB" w:rsidRDefault="00F344FB" w:rsidP="00F344FB">
      <w:pPr>
        <w:rPr>
          <w:bCs/>
          <w:lang w:eastAsia="ko-KR"/>
        </w:rPr>
      </w:pPr>
      <w:r w:rsidRPr="00E548BB">
        <w:rPr>
          <w:bCs/>
          <w:lang w:eastAsia="ko-KR"/>
        </w:rPr>
        <w:t>Final CR in</w:t>
      </w:r>
      <w:r>
        <w:rPr>
          <w:bCs/>
          <w:lang w:eastAsia="ko-KR"/>
        </w:rPr>
        <w:t>:</w:t>
      </w:r>
    </w:p>
    <w:p w14:paraId="0BBE0AAD" w14:textId="64593BE2" w:rsidR="00F344FB" w:rsidRPr="00F344FB" w:rsidRDefault="006F79AF" w:rsidP="00637466">
      <w:pPr>
        <w:rPr>
          <w:rFonts w:ascii="Times New Roman" w:hAnsi="Times New Roman"/>
          <w:b/>
          <w:szCs w:val="20"/>
          <w:lang w:eastAsia="ko-KR"/>
        </w:rPr>
      </w:pPr>
      <w:hyperlink r:id="rId857" w:history="1">
        <w:r>
          <w:rPr>
            <w:rStyle w:val="Hyperlink"/>
            <w:rFonts w:ascii="Times New Roman" w:hAnsi="Times New Roman"/>
            <w:b/>
            <w:szCs w:val="20"/>
            <w:highlight w:val="green"/>
            <w:lang w:eastAsia="ko-KR"/>
          </w:rPr>
          <w:t>R1-2405728</w:t>
        </w:r>
      </w:hyperlink>
      <w:r w:rsidR="00637466" w:rsidRPr="00F344FB">
        <w:rPr>
          <w:rFonts w:ascii="Times New Roman" w:hAnsi="Times New Roman"/>
          <w:b/>
          <w:szCs w:val="20"/>
          <w:lang w:eastAsia="ko-KR"/>
        </w:rPr>
        <w:tab/>
        <w:t>Correction on SL BWP configuration in TS 38.213</w:t>
      </w:r>
      <w:r w:rsidR="00637466" w:rsidRPr="00F344FB">
        <w:rPr>
          <w:rFonts w:ascii="Times New Roman" w:hAnsi="Times New Roman"/>
          <w:b/>
          <w:szCs w:val="20"/>
          <w:lang w:eastAsia="ko-KR"/>
        </w:rPr>
        <w:tab/>
      </w:r>
      <w:r w:rsidR="00F344FB" w:rsidRPr="00F344FB">
        <w:rPr>
          <w:rFonts w:ascii="Times New Roman" w:hAnsi="Times New Roman"/>
          <w:b/>
          <w:szCs w:val="20"/>
          <w:lang w:eastAsia="ko-KR"/>
        </w:rPr>
        <w:t>Moderator (LG Electronics), vivo, OPPO</w:t>
      </w:r>
    </w:p>
    <w:p w14:paraId="3346DF62" w14:textId="30AA3F4E" w:rsidR="00D7097B" w:rsidRDefault="00F344FB" w:rsidP="00637466">
      <w:pPr>
        <w:rPr>
          <w:rFonts w:ascii="Times New Roman" w:hAnsi="Times New Roman"/>
          <w:bCs/>
          <w:szCs w:val="20"/>
          <w:lang w:eastAsia="ko-KR"/>
        </w:rPr>
      </w:pPr>
      <w:r>
        <w:rPr>
          <w:rFonts w:ascii="Times New Roman" w:hAnsi="Times New Roman"/>
          <w:bCs/>
          <w:szCs w:val="20"/>
          <w:lang w:eastAsia="ko-KR"/>
        </w:rPr>
        <w:t>(</w:t>
      </w:r>
      <w:r w:rsidR="00637466" w:rsidRPr="00637466">
        <w:rPr>
          <w:rFonts w:ascii="Times New Roman" w:hAnsi="Times New Roman"/>
          <w:bCs/>
          <w:szCs w:val="20"/>
          <w:lang w:eastAsia="ko-KR"/>
        </w:rPr>
        <w:t>Rel-18</w:t>
      </w:r>
      <w:r>
        <w:rPr>
          <w:rFonts w:ascii="Times New Roman" w:hAnsi="Times New Roman"/>
          <w:bCs/>
          <w:szCs w:val="20"/>
          <w:lang w:eastAsia="ko-KR"/>
        </w:rPr>
        <w:t xml:space="preserve">, </w:t>
      </w:r>
      <w:r w:rsidR="00637466" w:rsidRPr="00637466">
        <w:rPr>
          <w:rFonts w:ascii="Times New Roman" w:hAnsi="Times New Roman"/>
          <w:bCs/>
          <w:szCs w:val="20"/>
          <w:lang w:eastAsia="ko-KR"/>
        </w:rPr>
        <w:t>38.213</w:t>
      </w:r>
      <w:r>
        <w:rPr>
          <w:rFonts w:ascii="Times New Roman" w:hAnsi="Times New Roman"/>
          <w:bCs/>
          <w:szCs w:val="20"/>
          <w:lang w:eastAsia="ko-KR"/>
        </w:rPr>
        <w:t xml:space="preserve">, </w:t>
      </w:r>
      <w:r w:rsidR="00637466" w:rsidRPr="00637466">
        <w:rPr>
          <w:rFonts w:ascii="Times New Roman" w:hAnsi="Times New Roman"/>
          <w:bCs/>
          <w:szCs w:val="20"/>
          <w:lang w:eastAsia="ko-KR"/>
        </w:rPr>
        <w:t>NR_SL_enh2-Core</w:t>
      </w:r>
      <w:r>
        <w:rPr>
          <w:rFonts w:ascii="Times New Roman" w:hAnsi="Times New Roman"/>
          <w:bCs/>
          <w:szCs w:val="20"/>
          <w:lang w:eastAsia="ko-KR"/>
        </w:rPr>
        <w:t>, CR</w:t>
      </w:r>
      <w:r w:rsidR="00637466" w:rsidRPr="00637466">
        <w:rPr>
          <w:rFonts w:ascii="Times New Roman" w:hAnsi="Times New Roman"/>
          <w:bCs/>
          <w:szCs w:val="20"/>
          <w:lang w:eastAsia="ko-KR"/>
        </w:rPr>
        <w:t>0647</w:t>
      </w:r>
      <w:r>
        <w:rPr>
          <w:rFonts w:ascii="Times New Roman" w:hAnsi="Times New Roman"/>
          <w:bCs/>
          <w:szCs w:val="20"/>
          <w:lang w:eastAsia="ko-KR"/>
        </w:rPr>
        <w:t xml:space="preserve">, Cat </w:t>
      </w:r>
      <w:r w:rsidR="00637466" w:rsidRPr="00637466">
        <w:rPr>
          <w:rFonts w:ascii="Times New Roman" w:hAnsi="Times New Roman"/>
          <w:bCs/>
          <w:szCs w:val="20"/>
          <w:lang w:eastAsia="ko-KR"/>
        </w:rPr>
        <w:t>F</w:t>
      </w:r>
      <w:r>
        <w:rPr>
          <w:rFonts w:ascii="Times New Roman" w:hAnsi="Times New Roman"/>
          <w:bCs/>
          <w:szCs w:val="20"/>
          <w:lang w:eastAsia="ko-KR"/>
        </w:rPr>
        <w:t>) is agreed.</w:t>
      </w:r>
    </w:p>
    <w:p w14:paraId="031D894F" w14:textId="55F2B0AD" w:rsidR="00A65917" w:rsidRDefault="00A65917" w:rsidP="00A65917">
      <w:pPr>
        <w:rPr>
          <w:rFonts w:ascii="Times New Roman" w:hAnsi="Times New Roman"/>
          <w:lang w:val="en-US" w:eastAsia="ko-KR"/>
        </w:rPr>
      </w:pPr>
      <w:r w:rsidRPr="00A22A98">
        <w:rPr>
          <w:rFonts w:ascii="Times New Roman" w:hAnsi="Times New Roman"/>
          <w:highlight w:val="magenta"/>
          <w:lang w:val="en-US" w:eastAsia="ko-KR"/>
        </w:rPr>
        <w:lastRenderedPageBreak/>
        <w:t xml:space="preserve">MCC: To perform a cover page clean-up before submission to RAN – </w:t>
      </w:r>
      <w:r>
        <w:rPr>
          <w:rFonts w:ascii="Times New Roman" w:hAnsi="Times New Roman"/>
          <w:highlight w:val="magenta"/>
          <w:lang w:val="en-US" w:eastAsia="ko-KR"/>
        </w:rPr>
        <w:t>Tdoc</w:t>
      </w:r>
      <w:r w:rsidRPr="00A22A98">
        <w:rPr>
          <w:rFonts w:ascii="Times New Roman" w:hAnsi="Times New Roman"/>
          <w:highlight w:val="magenta"/>
          <w:lang w:val="en-US" w:eastAsia="ko-KR"/>
        </w:rPr>
        <w:t>#.</w:t>
      </w:r>
    </w:p>
    <w:p w14:paraId="232DB731" w14:textId="77777777" w:rsidR="00637466" w:rsidRPr="00A65917" w:rsidRDefault="00637466" w:rsidP="00D7097B">
      <w:pPr>
        <w:rPr>
          <w:bCs/>
          <w:lang w:val="en-US"/>
        </w:rPr>
      </w:pPr>
    </w:p>
    <w:p w14:paraId="326847C3" w14:textId="1077465A" w:rsidR="00637466" w:rsidRPr="00D7097B" w:rsidRDefault="00637466" w:rsidP="00D7097B">
      <w:pPr>
        <w:rPr>
          <w:bCs/>
        </w:rPr>
      </w:pPr>
      <w:r>
        <w:rPr>
          <w:rFonts w:ascii="Times New Roman" w:hAnsi="Times New Roman"/>
          <w:szCs w:val="20"/>
          <w:lang w:eastAsia="ko-KR"/>
        </w:rPr>
        <w:t xml:space="preserve">Final summary in </w:t>
      </w:r>
      <w:hyperlink r:id="rId858" w:history="1">
        <w:r w:rsidR="006F79AF">
          <w:rPr>
            <w:rStyle w:val="Hyperlink"/>
            <w:rFonts w:ascii="Times New Roman" w:hAnsi="Times New Roman"/>
            <w:szCs w:val="20"/>
            <w:lang w:eastAsia="ko-KR"/>
          </w:rPr>
          <w:t>R1-2405369</w:t>
        </w:r>
      </w:hyperlink>
      <w:r>
        <w:rPr>
          <w:rFonts w:ascii="Times New Roman" w:hAnsi="Times New Roman"/>
          <w:szCs w:val="20"/>
          <w:lang w:eastAsia="ko-KR"/>
        </w:rPr>
        <w:t>.</w:t>
      </w:r>
    </w:p>
    <w:p w14:paraId="40F487B8" w14:textId="77777777" w:rsidR="00D7097B" w:rsidRPr="00D7097B" w:rsidRDefault="00D7097B" w:rsidP="00B619BB">
      <w:pPr>
        <w:pStyle w:val="Heading2"/>
      </w:pPr>
      <w:bookmarkStart w:id="349" w:name="_Toc166306523"/>
      <w:bookmarkStart w:id="350" w:name="_Toc173405017"/>
      <w:bookmarkEnd w:id="65"/>
      <w:r w:rsidRPr="00D7097B">
        <w:t>Rel-18 UE Features</w:t>
      </w:r>
      <w:bookmarkEnd w:id="349"/>
      <w:bookmarkEnd w:id="350"/>
    </w:p>
    <w:p w14:paraId="3350E149" w14:textId="77777777" w:rsidR="00BB1B60" w:rsidRPr="00BB1B60" w:rsidRDefault="00D7097B" w:rsidP="00D7097B">
      <w:pPr>
        <w:rPr>
          <w:lang w:eastAsia="x-none"/>
        </w:rPr>
      </w:pPr>
      <w:r w:rsidRPr="00BB1B60">
        <w:rPr>
          <w:lang w:eastAsia="x-none"/>
        </w:rPr>
        <w:t xml:space="preserve">[117-R18-UE_features] </w:t>
      </w:r>
      <w:r w:rsidR="00BB1B60" w:rsidRPr="00BB1B60">
        <w:rPr>
          <w:lang w:eastAsia="x-none"/>
        </w:rPr>
        <w:t>– Hiroki (NTT DOCOMO), Ralf (AT&amp;T)</w:t>
      </w:r>
    </w:p>
    <w:p w14:paraId="66078508" w14:textId="3ADFB5DE" w:rsidR="00D7097B" w:rsidRPr="00BB1B60" w:rsidRDefault="00D7097B" w:rsidP="00D7097B">
      <w:pPr>
        <w:rPr>
          <w:lang w:val="en-US"/>
        </w:rPr>
      </w:pPr>
      <w:r w:rsidRPr="00BB1B60">
        <w:rPr>
          <w:lang w:eastAsia="x-none"/>
        </w:rPr>
        <w:t>Email discussion on Rel-18 UE features</w:t>
      </w:r>
    </w:p>
    <w:p w14:paraId="49877B57" w14:textId="77777777" w:rsidR="00D7097B" w:rsidRPr="00BB1B60" w:rsidRDefault="00D7097B" w:rsidP="00D7097B">
      <w:pPr>
        <w:numPr>
          <w:ilvl w:val="0"/>
          <w:numId w:val="78"/>
        </w:numPr>
        <w:rPr>
          <w:lang w:eastAsia="x-none"/>
        </w:rPr>
      </w:pPr>
      <w:r w:rsidRPr="00BB1B60">
        <w:rPr>
          <w:lang w:eastAsia="x-none"/>
        </w:rPr>
        <w:t>To be used for sharing updates on online/offline schedule, details on what is to be discussed in online/offline sessions, tdoc number of the moderator summary for online session, etc</w:t>
      </w:r>
    </w:p>
    <w:p w14:paraId="6D93A6F9" w14:textId="77777777" w:rsidR="00D7097B" w:rsidRDefault="00D7097B" w:rsidP="00D7097B">
      <w:pPr>
        <w:rPr>
          <w:lang w:eastAsia="x-none"/>
        </w:rPr>
      </w:pPr>
    </w:p>
    <w:p w14:paraId="768D06E8" w14:textId="65F79079" w:rsidR="00BB1B60" w:rsidRPr="00BB1B60" w:rsidRDefault="006F79AF" w:rsidP="00BB1B60">
      <w:pPr>
        <w:rPr>
          <w:b/>
          <w:bCs/>
          <w:lang w:eastAsia="x-none"/>
        </w:rPr>
      </w:pPr>
      <w:hyperlink r:id="rId859" w:history="1">
        <w:r>
          <w:rPr>
            <w:rStyle w:val="Hyperlink"/>
            <w:b/>
            <w:bCs/>
            <w:highlight w:val="green"/>
            <w:lang w:eastAsia="x-none"/>
          </w:rPr>
          <w:t>R1-2405564</w:t>
        </w:r>
      </w:hyperlink>
      <w:r w:rsidR="00BB1B60" w:rsidRPr="00BB1B60">
        <w:rPr>
          <w:b/>
          <w:bCs/>
          <w:lang w:eastAsia="x-none"/>
        </w:rPr>
        <w:tab/>
        <w:t>Updated RAN1 UE features list for Rel-18 NR after RAN1 #117</w:t>
      </w:r>
      <w:r w:rsidR="00BB1B60" w:rsidRPr="00BB1B60">
        <w:rPr>
          <w:b/>
          <w:bCs/>
          <w:lang w:eastAsia="x-none"/>
        </w:rPr>
        <w:tab/>
        <w:t>Moderators (AT&amp;T, NTT DOCOMO, INC.)</w:t>
      </w:r>
    </w:p>
    <w:p w14:paraId="1579E9DA" w14:textId="70510874" w:rsidR="00BB1B60" w:rsidRDefault="00BB1B60" w:rsidP="00BB1B60">
      <w:pPr>
        <w:rPr>
          <w:lang w:val="en-US" w:eastAsia="x-none"/>
        </w:rPr>
      </w:pPr>
      <w:r w:rsidRPr="00DD7700">
        <w:rPr>
          <w:b/>
          <w:bCs/>
          <w:lang w:eastAsia="x-none"/>
        </w:rPr>
        <w:t>Decision from Friday session:</w:t>
      </w:r>
      <w:r>
        <w:rPr>
          <w:lang w:eastAsia="x-none"/>
        </w:rPr>
        <w:t xml:space="preserve"> The  up</w:t>
      </w:r>
      <w:r w:rsidRPr="00684E9D">
        <w:rPr>
          <w:lang w:val="en-US" w:eastAsia="x-none"/>
        </w:rPr>
        <w:t>dated list after RAN1#11</w:t>
      </w:r>
      <w:r>
        <w:rPr>
          <w:lang w:val="en-US" w:eastAsia="x-none"/>
        </w:rPr>
        <w:t>7</w:t>
      </w:r>
      <w:r w:rsidRPr="00684E9D">
        <w:rPr>
          <w:lang w:val="en-US" w:eastAsia="x-none"/>
        </w:rPr>
        <w:t xml:space="preserve"> in </w:t>
      </w:r>
      <w:hyperlink r:id="rId860" w:history="1">
        <w:r w:rsidR="006F79AF">
          <w:rPr>
            <w:rStyle w:val="Hyperlink"/>
            <w:lang w:val="en-US" w:eastAsia="x-none"/>
          </w:rPr>
          <w:t>R1-2405564</w:t>
        </w:r>
      </w:hyperlink>
      <w:r w:rsidRPr="00684E9D">
        <w:rPr>
          <w:lang w:val="en-US" w:eastAsia="x-none"/>
        </w:rPr>
        <w:t xml:space="preserve"> is</w:t>
      </w:r>
      <w:r>
        <w:rPr>
          <w:lang w:val="en-US" w:eastAsia="x-none"/>
        </w:rPr>
        <w:t xml:space="preserve"> </w:t>
      </w:r>
      <w:r w:rsidR="006157C2">
        <w:rPr>
          <w:lang w:val="en-US" w:eastAsia="x-none"/>
        </w:rPr>
        <w:t>agreed</w:t>
      </w:r>
      <w:r w:rsidRPr="00684E9D">
        <w:rPr>
          <w:lang w:val="en-US" w:eastAsia="x-none"/>
        </w:rPr>
        <w:t>.</w:t>
      </w:r>
    </w:p>
    <w:p w14:paraId="010D1270" w14:textId="77777777" w:rsidR="00BB1B60" w:rsidRDefault="00BB1B60" w:rsidP="00BB1B60">
      <w:pPr>
        <w:rPr>
          <w:lang w:val="en-US" w:eastAsia="x-none"/>
        </w:rPr>
      </w:pPr>
    </w:p>
    <w:p w14:paraId="64920A5F" w14:textId="65B16116" w:rsidR="00BB1B60" w:rsidRPr="00BB1B60" w:rsidRDefault="006F79AF" w:rsidP="00BB1B60">
      <w:pPr>
        <w:rPr>
          <w:b/>
          <w:bCs/>
          <w:lang w:eastAsia="x-none"/>
        </w:rPr>
      </w:pPr>
      <w:hyperlink r:id="rId861" w:history="1">
        <w:r>
          <w:rPr>
            <w:rStyle w:val="Hyperlink"/>
            <w:b/>
            <w:bCs/>
            <w:lang w:eastAsia="x-none"/>
          </w:rPr>
          <w:t>R1-2405565</w:t>
        </w:r>
      </w:hyperlink>
      <w:r w:rsidR="00BB1B60" w:rsidRPr="00BB1B60">
        <w:rPr>
          <w:b/>
          <w:bCs/>
          <w:lang w:eastAsia="x-none"/>
        </w:rPr>
        <w:tab/>
        <w:t>Draft LS on updated Rel-18 RAN1 UE features lists for NR after RAN1#117</w:t>
      </w:r>
      <w:r w:rsidR="00BB1B60" w:rsidRPr="00BB1B60">
        <w:rPr>
          <w:b/>
          <w:bCs/>
          <w:lang w:eastAsia="x-none"/>
        </w:rPr>
        <w:tab/>
        <w:t>Moderators (AT&amp;T, NTT DOCOMO, INC.)</w:t>
      </w:r>
    </w:p>
    <w:p w14:paraId="3A45E762" w14:textId="17637835" w:rsidR="00BB1B60" w:rsidRDefault="00BB1B60" w:rsidP="00BB1B60">
      <w:pPr>
        <w:rPr>
          <w:lang w:eastAsia="x-none"/>
        </w:rPr>
      </w:pPr>
      <w:r w:rsidRPr="00DD7700">
        <w:rPr>
          <w:b/>
          <w:bCs/>
          <w:lang w:eastAsia="x-none"/>
        </w:rPr>
        <w:t>Decision from Friday session:</w:t>
      </w:r>
      <w:r>
        <w:rPr>
          <w:lang w:eastAsia="x-none"/>
        </w:rPr>
        <w:t xml:space="preserve"> The draft </w:t>
      </w:r>
      <w:r w:rsidRPr="00684E9D">
        <w:rPr>
          <w:lang w:eastAsia="x-none"/>
        </w:rPr>
        <w:t>LS to RAN2 (cc: RAN4) on the updated RAN1 UE features list for NR after RAN1#11</w:t>
      </w:r>
      <w:r>
        <w:rPr>
          <w:lang w:eastAsia="x-none"/>
        </w:rPr>
        <w:t>7</w:t>
      </w:r>
      <w:r w:rsidRPr="00684E9D">
        <w:rPr>
          <w:lang w:eastAsia="x-none"/>
        </w:rPr>
        <w:t xml:space="preserve"> is </w:t>
      </w:r>
      <w:r>
        <w:rPr>
          <w:lang w:eastAsia="x-none"/>
        </w:rPr>
        <w:t>endorsed</w:t>
      </w:r>
      <w:r w:rsidRPr="00684E9D">
        <w:rPr>
          <w:lang w:eastAsia="x-none"/>
        </w:rPr>
        <w:t>. Final LS</w:t>
      </w:r>
      <w:r>
        <w:rPr>
          <w:lang w:eastAsia="x-none"/>
        </w:rPr>
        <w:t xml:space="preserve"> is </w:t>
      </w:r>
      <w:r w:rsidRPr="00BB1B60">
        <w:rPr>
          <w:highlight w:val="green"/>
          <w:lang w:eastAsia="x-none"/>
        </w:rPr>
        <w:t xml:space="preserve">approved in </w:t>
      </w:r>
      <w:hyperlink r:id="rId862" w:history="1">
        <w:r w:rsidR="006F79AF">
          <w:rPr>
            <w:rStyle w:val="Hyperlink"/>
            <w:highlight w:val="green"/>
            <w:lang w:eastAsia="x-none"/>
          </w:rPr>
          <w:t>R1-2405566</w:t>
        </w:r>
      </w:hyperlink>
      <w:r>
        <w:rPr>
          <w:lang w:eastAsia="x-none"/>
        </w:rPr>
        <w:t>.</w:t>
      </w:r>
    </w:p>
    <w:p w14:paraId="26CA7172" w14:textId="77777777" w:rsidR="00BB1B60" w:rsidRDefault="00BB1B60" w:rsidP="00BB1B60">
      <w:pPr>
        <w:rPr>
          <w:lang w:eastAsia="x-none"/>
        </w:rPr>
      </w:pPr>
    </w:p>
    <w:p w14:paraId="3F6EE9E5" w14:textId="77777777" w:rsidR="00BB1B60" w:rsidRDefault="00BB1B60" w:rsidP="00BB1B60">
      <w:pPr>
        <w:rPr>
          <w:lang w:eastAsia="x-none"/>
        </w:rPr>
      </w:pPr>
    </w:p>
    <w:p w14:paraId="022B4E57" w14:textId="6B4D599C" w:rsidR="00BB1B60" w:rsidRPr="00BB1B60" w:rsidRDefault="006F79AF" w:rsidP="00BB1B60">
      <w:pPr>
        <w:rPr>
          <w:b/>
          <w:bCs/>
          <w:lang w:eastAsia="x-none"/>
        </w:rPr>
      </w:pPr>
      <w:hyperlink r:id="rId863" w:history="1">
        <w:r>
          <w:rPr>
            <w:rStyle w:val="Hyperlink"/>
            <w:b/>
            <w:bCs/>
            <w:highlight w:val="green"/>
            <w:lang w:eastAsia="x-none"/>
          </w:rPr>
          <w:t>R1-2405567</w:t>
        </w:r>
      </w:hyperlink>
      <w:r w:rsidR="00BB1B60" w:rsidRPr="00BB1B60">
        <w:rPr>
          <w:b/>
          <w:bCs/>
          <w:lang w:eastAsia="x-none"/>
        </w:rPr>
        <w:tab/>
        <w:t>Updated RAN1 UE features list for Rel-18 LTE after RAN1 #117</w:t>
      </w:r>
      <w:r w:rsidR="00BB1B60" w:rsidRPr="00BB1B60">
        <w:rPr>
          <w:b/>
          <w:bCs/>
          <w:lang w:eastAsia="x-none"/>
        </w:rPr>
        <w:tab/>
        <w:t>Moderators (AT&amp;T, NTT DOCOMO, INC.)</w:t>
      </w:r>
    </w:p>
    <w:p w14:paraId="3C59F864" w14:textId="6A87633F" w:rsidR="00BB1B60" w:rsidRDefault="00BB1B60" w:rsidP="00BB1B60">
      <w:pPr>
        <w:rPr>
          <w:lang w:val="en-US" w:eastAsia="x-none"/>
        </w:rPr>
      </w:pPr>
      <w:r w:rsidRPr="00DD7700">
        <w:rPr>
          <w:b/>
          <w:bCs/>
          <w:lang w:eastAsia="x-none"/>
        </w:rPr>
        <w:t>Decision from Friday session:</w:t>
      </w:r>
      <w:r>
        <w:rPr>
          <w:lang w:eastAsia="x-none"/>
        </w:rPr>
        <w:t xml:space="preserve"> The  up</w:t>
      </w:r>
      <w:r w:rsidRPr="00684E9D">
        <w:rPr>
          <w:lang w:val="en-US" w:eastAsia="x-none"/>
        </w:rPr>
        <w:t>dated list after RAN1#11</w:t>
      </w:r>
      <w:r>
        <w:rPr>
          <w:lang w:val="en-US" w:eastAsia="x-none"/>
        </w:rPr>
        <w:t>7</w:t>
      </w:r>
      <w:r w:rsidRPr="00684E9D">
        <w:rPr>
          <w:lang w:val="en-US" w:eastAsia="x-none"/>
        </w:rPr>
        <w:t xml:space="preserve"> in </w:t>
      </w:r>
      <w:hyperlink r:id="rId864" w:history="1">
        <w:r w:rsidR="006F79AF">
          <w:rPr>
            <w:rStyle w:val="Hyperlink"/>
            <w:lang w:val="en-US" w:eastAsia="x-none"/>
          </w:rPr>
          <w:t>R1-2405567</w:t>
        </w:r>
      </w:hyperlink>
      <w:r w:rsidRPr="00684E9D">
        <w:rPr>
          <w:lang w:val="en-US" w:eastAsia="x-none"/>
        </w:rPr>
        <w:t xml:space="preserve"> is</w:t>
      </w:r>
      <w:r>
        <w:rPr>
          <w:lang w:val="en-US" w:eastAsia="x-none"/>
        </w:rPr>
        <w:t xml:space="preserve"> </w:t>
      </w:r>
      <w:r w:rsidR="006157C2">
        <w:rPr>
          <w:lang w:val="en-US" w:eastAsia="x-none"/>
        </w:rPr>
        <w:t>agreed</w:t>
      </w:r>
      <w:r w:rsidRPr="00684E9D">
        <w:rPr>
          <w:lang w:val="en-US" w:eastAsia="x-none"/>
        </w:rPr>
        <w:t>.</w:t>
      </w:r>
    </w:p>
    <w:p w14:paraId="03039AE5" w14:textId="77777777" w:rsidR="00BB1B60" w:rsidRPr="00BB1B60" w:rsidRDefault="00BB1B60" w:rsidP="00BB1B60">
      <w:pPr>
        <w:rPr>
          <w:lang w:val="en-US" w:eastAsia="x-none"/>
        </w:rPr>
      </w:pPr>
    </w:p>
    <w:p w14:paraId="5268FEA0" w14:textId="6C66961E" w:rsidR="00BB1B60" w:rsidRPr="00BB1B60" w:rsidRDefault="006F79AF" w:rsidP="00BB1B60">
      <w:pPr>
        <w:rPr>
          <w:b/>
          <w:bCs/>
          <w:lang w:eastAsia="x-none"/>
        </w:rPr>
      </w:pPr>
      <w:hyperlink r:id="rId865" w:history="1">
        <w:r>
          <w:rPr>
            <w:rStyle w:val="Hyperlink"/>
            <w:b/>
            <w:bCs/>
            <w:lang w:eastAsia="x-none"/>
          </w:rPr>
          <w:t>R1-2405568</w:t>
        </w:r>
      </w:hyperlink>
      <w:r w:rsidR="00BB1B60" w:rsidRPr="00BB1B60">
        <w:rPr>
          <w:b/>
          <w:bCs/>
          <w:lang w:eastAsia="x-none"/>
        </w:rPr>
        <w:tab/>
        <w:t>Draft LS on updated Rel-18 RAN1 UE features lists for LTE after RAN1#117</w:t>
      </w:r>
      <w:r w:rsidR="00BB1B60" w:rsidRPr="00BB1B60">
        <w:rPr>
          <w:b/>
          <w:bCs/>
          <w:lang w:eastAsia="x-none"/>
        </w:rPr>
        <w:tab/>
        <w:t>Moderators (AT&amp;T, NTT DOCOMO, INC.)</w:t>
      </w:r>
    </w:p>
    <w:p w14:paraId="722D4C6E" w14:textId="77373359" w:rsidR="00BB1B60" w:rsidRDefault="00BB1B60" w:rsidP="00BB1B60">
      <w:pPr>
        <w:rPr>
          <w:lang w:eastAsia="x-none"/>
        </w:rPr>
      </w:pPr>
      <w:r w:rsidRPr="00DD7700">
        <w:rPr>
          <w:b/>
          <w:bCs/>
          <w:lang w:eastAsia="x-none"/>
        </w:rPr>
        <w:t>Decision from Friday session:</w:t>
      </w:r>
      <w:r>
        <w:rPr>
          <w:lang w:eastAsia="x-none"/>
        </w:rPr>
        <w:t xml:space="preserve"> The draft </w:t>
      </w:r>
      <w:r w:rsidRPr="00684E9D">
        <w:rPr>
          <w:lang w:eastAsia="x-none"/>
        </w:rPr>
        <w:t xml:space="preserve">LS to RAN2 (cc: RAN4) on the updated RAN1 UE features list for </w:t>
      </w:r>
      <w:r w:rsidR="006157C2">
        <w:rPr>
          <w:lang w:eastAsia="x-none"/>
        </w:rPr>
        <w:t>LTE</w:t>
      </w:r>
      <w:r w:rsidRPr="00684E9D">
        <w:rPr>
          <w:lang w:eastAsia="x-none"/>
        </w:rPr>
        <w:t xml:space="preserve"> after RAN1#11</w:t>
      </w:r>
      <w:r>
        <w:rPr>
          <w:lang w:eastAsia="x-none"/>
        </w:rPr>
        <w:t>7</w:t>
      </w:r>
      <w:r w:rsidRPr="00684E9D">
        <w:rPr>
          <w:lang w:eastAsia="x-none"/>
        </w:rPr>
        <w:t xml:space="preserve"> is </w:t>
      </w:r>
      <w:r>
        <w:rPr>
          <w:lang w:eastAsia="x-none"/>
        </w:rPr>
        <w:t>endorsed</w:t>
      </w:r>
      <w:r w:rsidRPr="00684E9D">
        <w:rPr>
          <w:lang w:eastAsia="x-none"/>
        </w:rPr>
        <w:t>. Final LS</w:t>
      </w:r>
      <w:r>
        <w:rPr>
          <w:lang w:eastAsia="x-none"/>
        </w:rPr>
        <w:t xml:space="preserve"> is </w:t>
      </w:r>
      <w:r w:rsidRPr="00BB1B60">
        <w:rPr>
          <w:highlight w:val="green"/>
          <w:lang w:eastAsia="x-none"/>
        </w:rPr>
        <w:t xml:space="preserve">approved in </w:t>
      </w:r>
      <w:hyperlink r:id="rId866" w:history="1">
        <w:r w:rsidR="006F79AF">
          <w:rPr>
            <w:rStyle w:val="Hyperlink"/>
            <w:highlight w:val="green"/>
            <w:lang w:eastAsia="x-none"/>
          </w:rPr>
          <w:t>R1-2405569</w:t>
        </w:r>
      </w:hyperlink>
      <w:r>
        <w:rPr>
          <w:lang w:eastAsia="x-none"/>
        </w:rPr>
        <w:t>.</w:t>
      </w:r>
    </w:p>
    <w:p w14:paraId="54798DA6" w14:textId="77777777" w:rsidR="00D7097B" w:rsidRPr="00D7097B" w:rsidRDefault="00D7097B" w:rsidP="00B619BB">
      <w:pPr>
        <w:pStyle w:val="Heading3"/>
      </w:pPr>
      <w:bookmarkStart w:id="351" w:name="_Toc166306524"/>
      <w:bookmarkStart w:id="352" w:name="_Toc173405018"/>
      <w:r w:rsidRPr="00D7097B">
        <w:t>UE features for other Rel-18 work items (Topics A)</w:t>
      </w:r>
      <w:bookmarkEnd w:id="351"/>
      <w:bookmarkEnd w:id="352"/>
    </w:p>
    <w:p w14:paraId="563C086C" w14:textId="09CBA4F7" w:rsidR="00D7097B" w:rsidRPr="00D7097B" w:rsidRDefault="00D7097B" w:rsidP="00D7097B">
      <w:pPr>
        <w:rPr>
          <w:i/>
          <w:lang w:eastAsia="x-none"/>
        </w:rPr>
      </w:pPr>
      <w:r w:rsidRPr="00D7097B">
        <w:rPr>
          <w:i/>
          <w:lang w:eastAsia="x-none"/>
        </w:rPr>
        <w:t xml:space="preserve">Including UE features for sidelink, MC enhancements, eRedCap, XR, CovEnh, dedicated spectrum less than 5MHz, eDSS, endorsed TEI proposals, </w:t>
      </w:r>
      <w:r w:rsidRPr="00D7097B">
        <w:rPr>
          <w:i/>
          <w:lang w:eastAsia="ko-KR"/>
        </w:rPr>
        <w:t xml:space="preserve">and MBS (triggered by </w:t>
      </w:r>
      <w:hyperlink r:id="rId867" w:history="1">
        <w:r w:rsidR="006F79AF">
          <w:rPr>
            <w:rStyle w:val="Hyperlink"/>
            <w:i/>
            <w:lang w:eastAsia="ko-KR"/>
          </w:rPr>
          <w:t>R1-2401941</w:t>
        </w:r>
      </w:hyperlink>
      <w:r w:rsidRPr="00D7097B">
        <w:rPr>
          <w:i/>
          <w:lang w:eastAsia="ko-KR"/>
        </w:rPr>
        <w:t>)</w:t>
      </w:r>
      <w:r w:rsidRPr="00D7097B">
        <w:rPr>
          <w:i/>
          <w:lang w:eastAsia="x-none"/>
        </w:rPr>
        <w:t>.</w:t>
      </w:r>
    </w:p>
    <w:p w14:paraId="581BFF62" w14:textId="77777777" w:rsidR="00D7097B" w:rsidRDefault="00D7097B" w:rsidP="00E00D13"/>
    <w:p w14:paraId="0FE8312F" w14:textId="708AD89D" w:rsidR="00E00D13" w:rsidRPr="00E00D13" w:rsidRDefault="006F79AF" w:rsidP="00E00D13">
      <w:pPr>
        <w:rPr>
          <w:b/>
          <w:bCs/>
          <w:iCs/>
          <w:lang w:eastAsia="x-none"/>
        </w:rPr>
      </w:pPr>
      <w:hyperlink r:id="rId868" w:history="1">
        <w:r>
          <w:rPr>
            <w:rStyle w:val="Hyperlink"/>
            <w:b/>
            <w:bCs/>
            <w:iCs/>
            <w:lang w:eastAsia="x-none"/>
          </w:rPr>
          <w:t>R1-2405570</w:t>
        </w:r>
      </w:hyperlink>
      <w:r w:rsidR="00E00D13" w:rsidRPr="00E00D13">
        <w:rPr>
          <w:b/>
          <w:bCs/>
          <w:iCs/>
          <w:lang w:eastAsia="x-none"/>
        </w:rPr>
        <w:tab/>
        <w:t>Session Notes of AI 8.2.1</w:t>
      </w:r>
      <w:r w:rsidR="00E00D13" w:rsidRPr="00E00D13">
        <w:rPr>
          <w:b/>
          <w:bCs/>
          <w:iCs/>
          <w:lang w:eastAsia="x-none"/>
        </w:rPr>
        <w:tab/>
        <w:t>Ad-Hoc Chair (NTT DOCOMO, INC.)</w:t>
      </w:r>
    </w:p>
    <w:p w14:paraId="21E6F69F" w14:textId="404281F8" w:rsidR="00E00D13" w:rsidRPr="00D96FAE" w:rsidRDefault="00E00D13" w:rsidP="00E00D13">
      <w:pPr>
        <w:rPr>
          <w:lang w:eastAsia="x-none"/>
        </w:rPr>
      </w:pPr>
      <w:r w:rsidRPr="00F05EFE">
        <w:rPr>
          <w:b/>
          <w:bCs/>
        </w:rPr>
        <w:t>Friday decision:</w:t>
      </w:r>
      <w:r>
        <w:t xml:space="preserve"> The </w:t>
      </w:r>
      <w:r>
        <w:rPr>
          <w:lang w:val="en-US" w:eastAsia="x-none"/>
        </w:rPr>
        <w:t>s</w:t>
      </w:r>
      <w:r w:rsidRPr="00663F3A">
        <w:rPr>
          <w:lang w:val="en-US" w:eastAsia="x-none"/>
        </w:rPr>
        <w:t>ession notes</w:t>
      </w:r>
      <w:r>
        <w:rPr>
          <w:lang w:val="en-US" w:eastAsia="x-none"/>
        </w:rPr>
        <w:t xml:space="preserve"> (all agreements reached during RAN1#117)</w:t>
      </w:r>
      <w:r w:rsidRPr="00663F3A">
        <w:rPr>
          <w:lang w:val="en-US" w:eastAsia="x-none"/>
        </w:rPr>
        <w:t xml:space="preserve"> are </w:t>
      </w:r>
      <w:r w:rsidRPr="0036370F">
        <w:rPr>
          <w:highlight w:val="green"/>
          <w:lang w:val="en-US" w:eastAsia="x-none"/>
        </w:rPr>
        <w:t>endorsed</w:t>
      </w:r>
      <w:r w:rsidR="0036370F" w:rsidRPr="0036370F">
        <w:rPr>
          <w:highlight w:val="green"/>
          <w:lang w:val="en-US" w:eastAsia="x-none"/>
        </w:rPr>
        <w:t>, including update</w:t>
      </w:r>
      <w:r w:rsidR="0036370F">
        <w:rPr>
          <w:lang w:val="en-US" w:eastAsia="x-none"/>
        </w:rPr>
        <w:t xml:space="preserve"> </w:t>
      </w:r>
      <w:r w:rsidR="00CA0DEB">
        <w:rPr>
          <w:lang w:val="en-US" w:eastAsia="x-none"/>
        </w:rPr>
        <w:t xml:space="preserve">(regarding </w:t>
      </w:r>
      <w:r w:rsidR="00CA0DEB" w:rsidRPr="00CA0DEB">
        <w:rPr>
          <w:lang w:val="en-US" w:eastAsia="x-none"/>
        </w:rPr>
        <w:t>UE features for dedicated spectrum less than 5MHz</w:t>
      </w:r>
      <w:r w:rsidR="00CA0DEB">
        <w:rPr>
          <w:lang w:val="en-US" w:eastAsia="x-none"/>
        </w:rPr>
        <w:t xml:space="preserve">) </w:t>
      </w:r>
      <w:r w:rsidR="0036370F">
        <w:rPr>
          <w:lang w:val="en-US" w:eastAsia="x-none"/>
        </w:rPr>
        <w:t xml:space="preserve">as </w:t>
      </w:r>
      <w:r w:rsidRPr="00D96FAE">
        <w:rPr>
          <w:lang w:eastAsia="x-none"/>
        </w:rPr>
        <w:t>reflected below.</w:t>
      </w:r>
    </w:p>
    <w:p w14:paraId="6EBE26EC" w14:textId="77777777" w:rsidR="00E00D13" w:rsidRPr="00E00D13" w:rsidRDefault="00E00D13" w:rsidP="00E00D13"/>
    <w:p w14:paraId="45213EDF" w14:textId="6D5BFDE9" w:rsidR="00D7097B" w:rsidRPr="00D7097B" w:rsidRDefault="006F79AF" w:rsidP="00D7097B">
      <w:pPr>
        <w:rPr>
          <w:iCs/>
          <w:lang w:eastAsia="x-none"/>
        </w:rPr>
      </w:pPr>
      <w:hyperlink r:id="rId869" w:history="1">
        <w:r>
          <w:rPr>
            <w:rStyle w:val="Hyperlink"/>
            <w:iCs/>
            <w:lang w:eastAsia="x-none"/>
          </w:rPr>
          <w:t>R1-2403918</w:t>
        </w:r>
      </w:hyperlink>
      <w:r w:rsidR="00D7097B" w:rsidRPr="00D7097B">
        <w:rPr>
          <w:iCs/>
          <w:lang w:eastAsia="x-none"/>
        </w:rPr>
        <w:tab/>
        <w:t>UE features for other Rel-18 work items (Topics A)</w:t>
      </w:r>
      <w:r w:rsidR="00D7097B" w:rsidRPr="00D7097B">
        <w:rPr>
          <w:iCs/>
          <w:lang w:eastAsia="x-none"/>
        </w:rPr>
        <w:tab/>
        <w:t>Huawei, HiSilicon</w:t>
      </w:r>
    </w:p>
    <w:p w14:paraId="2775DCE9" w14:textId="65EEDDF7" w:rsidR="00D7097B" w:rsidRPr="00D7097B" w:rsidRDefault="006F79AF" w:rsidP="00D7097B">
      <w:pPr>
        <w:rPr>
          <w:iCs/>
          <w:lang w:eastAsia="x-none"/>
        </w:rPr>
      </w:pPr>
      <w:hyperlink r:id="rId870" w:history="1">
        <w:r>
          <w:rPr>
            <w:rStyle w:val="Hyperlink"/>
            <w:iCs/>
            <w:lang w:eastAsia="x-none"/>
          </w:rPr>
          <w:t>R1-2404006</w:t>
        </w:r>
      </w:hyperlink>
      <w:r w:rsidR="00D7097B" w:rsidRPr="00D7097B">
        <w:rPr>
          <w:iCs/>
          <w:lang w:eastAsia="x-none"/>
        </w:rPr>
        <w:tab/>
        <w:t>Discussion on UE feature topics A</w:t>
      </w:r>
      <w:r w:rsidR="00D7097B" w:rsidRPr="00D7097B">
        <w:rPr>
          <w:iCs/>
          <w:lang w:eastAsia="x-none"/>
        </w:rPr>
        <w:tab/>
        <w:t>ZTE</w:t>
      </w:r>
    </w:p>
    <w:p w14:paraId="6FA89FB2" w14:textId="70FF23A8" w:rsidR="00D7097B" w:rsidRPr="00D7097B" w:rsidRDefault="006F79AF" w:rsidP="00D7097B">
      <w:pPr>
        <w:rPr>
          <w:iCs/>
          <w:lang w:eastAsia="x-none"/>
        </w:rPr>
      </w:pPr>
      <w:hyperlink r:id="rId871" w:history="1">
        <w:r>
          <w:rPr>
            <w:rStyle w:val="Hyperlink"/>
            <w:iCs/>
            <w:lang w:eastAsia="x-none"/>
          </w:rPr>
          <w:t>R1-2404101</w:t>
        </w:r>
      </w:hyperlink>
      <w:r w:rsidR="00D7097B" w:rsidRPr="00D7097B">
        <w:rPr>
          <w:iCs/>
          <w:lang w:eastAsia="x-none"/>
        </w:rPr>
        <w:tab/>
        <w:t>UE features for other Rel-18 work items (Topics A)</w:t>
      </w:r>
      <w:r w:rsidR="00D7097B" w:rsidRPr="00D7097B">
        <w:rPr>
          <w:iCs/>
          <w:lang w:eastAsia="x-none"/>
        </w:rPr>
        <w:tab/>
        <w:t>Samsung</w:t>
      </w:r>
    </w:p>
    <w:p w14:paraId="330373B0" w14:textId="4CE3BA25" w:rsidR="00D7097B" w:rsidRPr="00D7097B" w:rsidRDefault="006F79AF" w:rsidP="00D7097B">
      <w:pPr>
        <w:rPr>
          <w:iCs/>
          <w:lang w:eastAsia="x-none"/>
        </w:rPr>
      </w:pPr>
      <w:hyperlink r:id="rId872" w:history="1">
        <w:r>
          <w:rPr>
            <w:rStyle w:val="Hyperlink"/>
            <w:iCs/>
            <w:lang w:eastAsia="x-none"/>
          </w:rPr>
          <w:t>R1-2404163</w:t>
        </w:r>
      </w:hyperlink>
      <w:r w:rsidR="00D7097B" w:rsidRPr="00D7097B">
        <w:rPr>
          <w:iCs/>
          <w:lang w:eastAsia="x-none"/>
        </w:rPr>
        <w:tab/>
        <w:t>Discussion on Rel-18 UE features topics A (Sidelink, MBS)</w:t>
      </w:r>
      <w:r w:rsidR="00D7097B" w:rsidRPr="00D7097B">
        <w:rPr>
          <w:iCs/>
          <w:lang w:eastAsia="x-none"/>
        </w:rPr>
        <w:tab/>
        <w:t>vivo</w:t>
      </w:r>
    </w:p>
    <w:p w14:paraId="267A02E0" w14:textId="65B45B9C" w:rsidR="00D7097B" w:rsidRPr="00D7097B" w:rsidRDefault="006F79AF" w:rsidP="00D7097B">
      <w:pPr>
        <w:rPr>
          <w:iCs/>
          <w:lang w:eastAsia="x-none"/>
        </w:rPr>
      </w:pPr>
      <w:hyperlink r:id="rId873" w:history="1">
        <w:r>
          <w:rPr>
            <w:rStyle w:val="Hyperlink"/>
            <w:iCs/>
            <w:lang w:eastAsia="x-none"/>
          </w:rPr>
          <w:t>R1-2404270</w:t>
        </w:r>
      </w:hyperlink>
      <w:r w:rsidR="00D7097B" w:rsidRPr="00D7097B">
        <w:rPr>
          <w:iCs/>
          <w:lang w:eastAsia="x-none"/>
        </w:rPr>
        <w:tab/>
        <w:t>Discussion on UE Feature Topics A</w:t>
      </w:r>
      <w:r w:rsidR="00D7097B" w:rsidRPr="00D7097B">
        <w:rPr>
          <w:iCs/>
          <w:lang w:eastAsia="x-none"/>
        </w:rPr>
        <w:tab/>
        <w:t>Apple</w:t>
      </w:r>
    </w:p>
    <w:p w14:paraId="31CD2058" w14:textId="2483B7A1" w:rsidR="00D7097B" w:rsidRPr="00D7097B" w:rsidRDefault="006F79AF" w:rsidP="00D7097B">
      <w:pPr>
        <w:rPr>
          <w:iCs/>
          <w:lang w:eastAsia="x-none"/>
        </w:rPr>
      </w:pPr>
      <w:hyperlink r:id="rId874" w:history="1">
        <w:r>
          <w:rPr>
            <w:rStyle w:val="Hyperlink"/>
            <w:iCs/>
            <w:lang w:eastAsia="x-none"/>
          </w:rPr>
          <w:t>R1-2404382</w:t>
        </w:r>
      </w:hyperlink>
      <w:r w:rsidR="00D7097B" w:rsidRPr="00D7097B">
        <w:rPr>
          <w:iCs/>
          <w:lang w:eastAsia="x-none"/>
        </w:rPr>
        <w:tab/>
        <w:t>Remaining issues on UE features for NR sidelink evolution and MBS</w:t>
      </w:r>
      <w:r w:rsidR="00D7097B" w:rsidRPr="00D7097B">
        <w:rPr>
          <w:iCs/>
          <w:lang w:eastAsia="x-none"/>
        </w:rPr>
        <w:tab/>
        <w:t>CATT, CICTCI, CBN</w:t>
      </w:r>
    </w:p>
    <w:p w14:paraId="255EA90F" w14:textId="0F3F83EB" w:rsidR="00D7097B" w:rsidRPr="00D7097B" w:rsidRDefault="006F79AF" w:rsidP="00D7097B">
      <w:pPr>
        <w:rPr>
          <w:iCs/>
          <w:lang w:eastAsia="x-none"/>
        </w:rPr>
      </w:pPr>
      <w:hyperlink r:id="rId875" w:history="1">
        <w:r>
          <w:rPr>
            <w:rStyle w:val="Hyperlink"/>
            <w:iCs/>
            <w:lang w:eastAsia="x-none"/>
          </w:rPr>
          <w:t>R1-2404484</w:t>
        </w:r>
      </w:hyperlink>
      <w:r w:rsidR="00D7097B" w:rsidRPr="00D7097B">
        <w:rPr>
          <w:iCs/>
          <w:lang w:eastAsia="x-none"/>
        </w:rPr>
        <w:tab/>
        <w:t>UE Features for Other Topics A (SLenh, MCenh, MBS, Sub-5MHz)</w:t>
      </w:r>
      <w:r w:rsidR="00D7097B" w:rsidRPr="00D7097B">
        <w:rPr>
          <w:iCs/>
          <w:lang w:eastAsia="x-none"/>
        </w:rPr>
        <w:tab/>
        <w:t>Nokia</w:t>
      </w:r>
    </w:p>
    <w:p w14:paraId="3B887D2A" w14:textId="09C02208" w:rsidR="00D7097B" w:rsidRPr="00D7097B" w:rsidRDefault="006F79AF" w:rsidP="00D7097B">
      <w:pPr>
        <w:rPr>
          <w:iCs/>
          <w:lang w:eastAsia="x-none"/>
        </w:rPr>
      </w:pPr>
      <w:hyperlink r:id="rId876" w:history="1">
        <w:r>
          <w:rPr>
            <w:rStyle w:val="Hyperlink"/>
            <w:iCs/>
            <w:lang w:eastAsia="x-none"/>
          </w:rPr>
          <w:t>R1-2404523</w:t>
        </w:r>
      </w:hyperlink>
      <w:r w:rsidR="00D7097B" w:rsidRPr="00D7097B">
        <w:rPr>
          <w:iCs/>
          <w:lang w:eastAsia="x-none"/>
        </w:rPr>
        <w:tab/>
        <w:t>Rel-18 UE features topics set A</w:t>
      </w:r>
      <w:r w:rsidR="00D7097B" w:rsidRPr="00D7097B">
        <w:rPr>
          <w:iCs/>
          <w:lang w:eastAsia="x-none"/>
        </w:rPr>
        <w:tab/>
        <w:t>Ericsson</w:t>
      </w:r>
    </w:p>
    <w:p w14:paraId="7E36907E" w14:textId="6F6CAD79" w:rsidR="00D7097B" w:rsidRPr="00D7097B" w:rsidRDefault="006F79AF" w:rsidP="00D7097B">
      <w:pPr>
        <w:rPr>
          <w:iCs/>
          <w:lang w:eastAsia="x-none"/>
        </w:rPr>
      </w:pPr>
      <w:hyperlink r:id="rId877" w:history="1">
        <w:r>
          <w:rPr>
            <w:rStyle w:val="Hyperlink"/>
            <w:iCs/>
            <w:lang w:eastAsia="x-none"/>
          </w:rPr>
          <w:t>R1-2404841</w:t>
        </w:r>
      </w:hyperlink>
      <w:r w:rsidR="00D7097B" w:rsidRPr="00D7097B">
        <w:rPr>
          <w:iCs/>
          <w:lang w:eastAsia="x-none"/>
        </w:rPr>
        <w:tab/>
        <w:t>UE features list for Rel-18 NR sidelink evolution WI</w:t>
      </w:r>
      <w:r w:rsidR="00D7097B" w:rsidRPr="00D7097B">
        <w:rPr>
          <w:iCs/>
          <w:lang w:eastAsia="x-none"/>
        </w:rPr>
        <w:tab/>
        <w:t>OPPO, Huawei, HiSilicon, LG Electronics</w:t>
      </w:r>
    </w:p>
    <w:p w14:paraId="0E52229E" w14:textId="66B5DB5C" w:rsidR="00D7097B" w:rsidRPr="00D7097B" w:rsidRDefault="006F79AF" w:rsidP="00D7097B">
      <w:pPr>
        <w:rPr>
          <w:iCs/>
          <w:lang w:eastAsia="x-none"/>
        </w:rPr>
      </w:pPr>
      <w:hyperlink r:id="rId878" w:history="1">
        <w:r>
          <w:rPr>
            <w:rStyle w:val="Hyperlink"/>
            <w:iCs/>
            <w:lang w:eastAsia="x-none"/>
          </w:rPr>
          <w:t>R1-2404857</w:t>
        </w:r>
      </w:hyperlink>
      <w:r w:rsidR="00D7097B" w:rsidRPr="00D7097B">
        <w:rPr>
          <w:iCs/>
          <w:lang w:eastAsia="x-none"/>
        </w:rPr>
        <w:tab/>
        <w:t>Discussion on UE features for multi-carrier enhancement</w:t>
      </w:r>
      <w:r w:rsidR="00D7097B" w:rsidRPr="00D7097B">
        <w:rPr>
          <w:iCs/>
          <w:lang w:eastAsia="x-none"/>
        </w:rPr>
        <w:tab/>
        <w:t>OPPO</w:t>
      </w:r>
    </w:p>
    <w:p w14:paraId="0006D028" w14:textId="599810D6" w:rsidR="00D7097B" w:rsidRPr="00D7097B" w:rsidRDefault="006F79AF" w:rsidP="00D7097B">
      <w:pPr>
        <w:rPr>
          <w:iCs/>
          <w:lang w:eastAsia="x-none"/>
        </w:rPr>
      </w:pPr>
      <w:hyperlink r:id="rId879" w:history="1">
        <w:r>
          <w:rPr>
            <w:rStyle w:val="Hyperlink"/>
            <w:iCs/>
            <w:lang w:eastAsia="x-none"/>
          </w:rPr>
          <w:t>R1-2405028</w:t>
        </w:r>
      </w:hyperlink>
      <w:r w:rsidR="00D7097B" w:rsidRPr="00D7097B">
        <w:rPr>
          <w:iCs/>
          <w:lang w:eastAsia="x-none"/>
        </w:rPr>
        <w:tab/>
        <w:t>Discussion on UE features for other Rel-18 work items (Topics A)</w:t>
      </w:r>
      <w:r w:rsidR="00D7097B" w:rsidRPr="00D7097B">
        <w:rPr>
          <w:iCs/>
          <w:lang w:eastAsia="x-none"/>
        </w:rPr>
        <w:tab/>
        <w:t>NTT DOCOMO, INC.</w:t>
      </w:r>
    </w:p>
    <w:p w14:paraId="206C5052" w14:textId="22D880D1" w:rsidR="00D7097B" w:rsidRPr="00D7097B" w:rsidRDefault="006F79AF" w:rsidP="00D7097B">
      <w:pPr>
        <w:rPr>
          <w:iCs/>
          <w:lang w:eastAsia="x-none"/>
        </w:rPr>
      </w:pPr>
      <w:hyperlink r:id="rId880" w:history="1">
        <w:r>
          <w:rPr>
            <w:rStyle w:val="Hyperlink"/>
            <w:iCs/>
            <w:lang w:eastAsia="x-none"/>
          </w:rPr>
          <w:t>R1-2405141</w:t>
        </w:r>
      </w:hyperlink>
      <w:r w:rsidR="00D7097B" w:rsidRPr="00D7097B">
        <w:rPr>
          <w:iCs/>
          <w:lang w:eastAsia="x-none"/>
        </w:rPr>
        <w:tab/>
        <w:t>UE features for other Rel-18 work items (Topics A)</w:t>
      </w:r>
      <w:r w:rsidR="00D7097B" w:rsidRPr="00D7097B">
        <w:rPr>
          <w:iCs/>
          <w:lang w:eastAsia="x-none"/>
        </w:rPr>
        <w:tab/>
        <w:t>Qualcomm Incorporated</w:t>
      </w:r>
    </w:p>
    <w:p w14:paraId="76521FB2" w14:textId="3E86C887" w:rsidR="00D7097B" w:rsidRDefault="006F79AF" w:rsidP="00D7097B">
      <w:pPr>
        <w:rPr>
          <w:iCs/>
          <w:lang w:eastAsia="x-none"/>
        </w:rPr>
      </w:pPr>
      <w:hyperlink r:id="rId881" w:history="1">
        <w:r>
          <w:rPr>
            <w:rStyle w:val="Hyperlink"/>
            <w:iCs/>
            <w:lang w:eastAsia="x-none"/>
          </w:rPr>
          <w:t>R1-2405252</w:t>
        </w:r>
      </w:hyperlink>
      <w:r w:rsidR="00D7097B" w:rsidRPr="00D7097B">
        <w:rPr>
          <w:iCs/>
          <w:lang w:eastAsia="x-none"/>
        </w:rPr>
        <w:tab/>
        <w:t>3MHz asymmetric bandwidth UE capability discussion</w:t>
      </w:r>
      <w:r w:rsidR="00D7097B" w:rsidRPr="00D7097B">
        <w:rPr>
          <w:iCs/>
          <w:lang w:eastAsia="x-none"/>
        </w:rPr>
        <w:tab/>
        <w:t>Rakuten Mobile, Inc</w:t>
      </w:r>
    </w:p>
    <w:p w14:paraId="09DB3E1F" w14:textId="77777777" w:rsidR="00E00D13" w:rsidRDefault="00E00D13" w:rsidP="00D7097B">
      <w:pPr>
        <w:rPr>
          <w:iCs/>
          <w:lang w:eastAsia="x-none"/>
        </w:rPr>
      </w:pPr>
    </w:p>
    <w:p w14:paraId="43438036" w14:textId="0B51066F" w:rsidR="00CA0DEB" w:rsidRPr="00CA0DEB" w:rsidRDefault="00CA0DEB" w:rsidP="00CA0DEB">
      <w:pPr>
        <w:rPr>
          <w:iCs/>
          <w:lang w:val="en-US" w:eastAsia="x-none"/>
        </w:rPr>
      </w:pPr>
      <w:r w:rsidRPr="00CA0DEB">
        <w:rPr>
          <w:iCs/>
          <w:highlight w:val="green"/>
          <w:lang w:val="en-US" w:eastAsia="x-none"/>
        </w:rPr>
        <w:t>Agreement</w:t>
      </w:r>
    </w:p>
    <w:p w14:paraId="0F9A6C97" w14:textId="77777777" w:rsidR="00CA0DEB" w:rsidRPr="00CA0DEB" w:rsidRDefault="00CA0DEB" w:rsidP="00311060">
      <w:pPr>
        <w:pStyle w:val="ListParagraph"/>
        <w:numPr>
          <w:ilvl w:val="0"/>
          <w:numId w:val="300"/>
        </w:numPr>
        <w:rPr>
          <w:lang w:val="en-US"/>
        </w:rPr>
      </w:pPr>
      <w:r w:rsidRPr="00CA0DEB">
        <w:rPr>
          <w:lang w:val="en-US"/>
        </w:rPr>
        <w:t>FG51-1 is updated while FG51-1a is introduced as below.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9"/>
        <w:gridCol w:w="855"/>
        <w:gridCol w:w="1215"/>
        <w:gridCol w:w="222"/>
        <w:gridCol w:w="458"/>
        <w:gridCol w:w="450"/>
        <w:gridCol w:w="979"/>
        <w:gridCol w:w="543"/>
        <w:gridCol w:w="504"/>
        <w:gridCol w:w="481"/>
        <w:gridCol w:w="450"/>
        <w:gridCol w:w="3081"/>
        <w:gridCol w:w="800"/>
      </w:tblGrid>
      <w:tr w:rsidR="00CA0DEB" w:rsidRPr="00CA0DEB" w14:paraId="26CD3944" w14:textId="77777777" w:rsidTr="003C14D1">
        <w:trPr>
          <w:trHeight w:val="20"/>
        </w:trPr>
        <w:tc>
          <w:tcPr>
            <w:tcW w:w="224" w:type="pct"/>
            <w:tcBorders>
              <w:top w:val="single" w:sz="4" w:space="0" w:color="auto"/>
              <w:left w:val="single" w:sz="4" w:space="0" w:color="auto"/>
              <w:bottom w:val="single" w:sz="4" w:space="0" w:color="auto"/>
              <w:right w:val="single" w:sz="4" w:space="0" w:color="auto"/>
            </w:tcBorders>
            <w:shd w:val="clear" w:color="auto" w:fill="auto"/>
          </w:tcPr>
          <w:p w14:paraId="32448F95" w14:textId="77777777" w:rsidR="00CA0DEB" w:rsidRPr="00CA0DEB" w:rsidRDefault="00CA0DEB" w:rsidP="003C14D1">
            <w:pPr>
              <w:keepNext/>
              <w:keepLines/>
              <w:rPr>
                <w:rFonts w:ascii="Arial" w:eastAsia="MS Mincho" w:hAnsi="Arial" w:cs="Arial"/>
                <w:color w:val="000000"/>
                <w:sz w:val="14"/>
                <w:szCs w:val="14"/>
                <w:lang w:eastAsia="ja-JP"/>
              </w:rPr>
            </w:pPr>
            <w:r w:rsidRPr="00CA0DEB">
              <w:rPr>
                <w:rFonts w:ascii="Arial" w:eastAsia="MS Mincho" w:hAnsi="Arial" w:cs="Arial"/>
                <w:sz w:val="14"/>
                <w:szCs w:val="14"/>
                <w:lang w:eastAsia="ja-JP"/>
              </w:rPr>
              <w:lastRenderedPageBreak/>
              <w:t>51-1</w:t>
            </w:r>
          </w:p>
        </w:tc>
        <w:tc>
          <w:tcPr>
            <w:tcW w:w="459" w:type="pct"/>
            <w:tcBorders>
              <w:top w:val="single" w:sz="4" w:space="0" w:color="auto"/>
              <w:left w:val="single" w:sz="4" w:space="0" w:color="auto"/>
              <w:bottom w:val="single" w:sz="4" w:space="0" w:color="auto"/>
              <w:right w:val="single" w:sz="4" w:space="0" w:color="auto"/>
            </w:tcBorders>
            <w:shd w:val="clear" w:color="auto" w:fill="auto"/>
          </w:tcPr>
          <w:p w14:paraId="0B451FD9" w14:textId="77777777" w:rsidR="00CA0DEB" w:rsidRPr="00CA0DEB" w:rsidRDefault="00CA0DEB" w:rsidP="003C14D1">
            <w:pPr>
              <w:keepNext/>
              <w:keepLines/>
              <w:rPr>
                <w:rFonts w:ascii="Arial" w:eastAsia="SimSun" w:hAnsi="Arial" w:cs="Arial"/>
                <w:color w:val="000000"/>
                <w:sz w:val="14"/>
                <w:szCs w:val="14"/>
                <w:lang w:eastAsia="zh-CN"/>
              </w:rPr>
            </w:pPr>
            <w:r w:rsidRPr="00CA0DEB">
              <w:rPr>
                <w:rFonts w:ascii="Arial" w:eastAsia="SimSun" w:hAnsi="Arial" w:cs="Arial"/>
                <w:sz w:val="14"/>
                <w:szCs w:val="14"/>
                <w:lang w:eastAsia="zh-CN"/>
              </w:rPr>
              <w:t xml:space="preserve">Support for 3 MHz </w:t>
            </w:r>
            <w:r w:rsidRPr="00CA0DEB">
              <w:rPr>
                <w:rFonts w:ascii="Arial" w:eastAsia="SimSun" w:hAnsi="Arial" w:cs="Arial"/>
                <w:color w:val="FF0000"/>
                <w:sz w:val="14"/>
                <w:szCs w:val="14"/>
                <w:lang w:eastAsia="zh-CN"/>
              </w:rPr>
              <w:t xml:space="preserve">symmetric </w:t>
            </w:r>
            <w:r w:rsidRPr="00CA0DEB">
              <w:rPr>
                <w:rFonts w:ascii="Arial" w:eastAsia="SimSun" w:hAnsi="Arial" w:cs="Arial"/>
                <w:sz w:val="14"/>
                <w:szCs w:val="14"/>
                <w:lang w:eastAsia="zh-CN"/>
              </w:rPr>
              <w:t xml:space="preserve">channel bandwidth </w:t>
            </w:r>
            <w:r w:rsidRPr="00CA0DEB">
              <w:rPr>
                <w:rFonts w:ascii="Arial" w:eastAsia="SimSun" w:hAnsi="Arial" w:cs="Arial"/>
                <w:color w:val="FF0000"/>
                <w:sz w:val="14"/>
                <w:szCs w:val="14"/>
                <w:lang w:eastAsia="zh-CN"/>
              </w:rPr>
              <w:t>in DL and UL</w:t>
            </w:r>
          </w:p>
        </w:tc>
        <w:tc>
          <w:tcPr>
            <w:tcW w:w="690" w:type="pct"/>
            <w:tcBorders>
              <w:top w:val="single" w:sz="4" w:space="0" w:color="auto"/>
              <w:left w:val="single" w:sz="4" w:space="0" w:color="auto"/>
              <w:bottom w:val="single" w:sz="4" w:space="0" w:color="auto"/>
              <w:right w:val="single" w:sz="4" w:space="0" w:color="auto"/>
            </w:tcBorders>
            <w:shd w:val="clear" w:color="auto" w:fill="auto"/>
          </w:tcPr>
          <w:p w14:paraId="75E37DB4" w14:textId="77777777" w:rsidR="00CA0DEB" w:rsidRPr="00CA0DEB" w:rsidRDefault="00CA0DEB" w:rsidP="003C14D1">
            <w:pPr>
              <w:rPr>
                <w:rFonts w:ascii="Arial" w:hAnsi="Arial" w:cs="Arial"/>
                <w:sz w:val="14"/>
                <w:szCs w:val="14"/>
              </w:rPr>
            </w:pPr>
            <w:r w:rsidRPr="00CA0DEB">
              <w:rPr>
                <w:rFonts w:ascii="Arial" w:hAnsi="Arial" w:cs="Arial"/>
                <w:sz w:val="14"/>
                <w:szCs w:val="14"/>
              </w:rPr>
              <w:t>1) Reception of 12 PRB PBCH based on RB-level puncturing</w:t>
            </w:r>
          </w:p>
          <w:p w14:paraId="335A533C" w14:textId="77777777" w:rsidR="00CA0DEB" w:rsidRPr="00CA0DEB" w:rsidRDefault="00CA0DEB" w:rsidP="003C14D1">
            <w:pPr>
              <w:rPr>
                <w:rFonts w:ascii="Arial" w:hAnsi="Arial" w:cs="Arial"/>
                <w:sz w:val="14"/>
                <w:szCs w:val="14"/>
              </w:rPr>
            </w:pPr>
            <w:r w:rsidRPr="00CA0DEB">
              <w:rPr>
                <w:rFonts w:ascii="Arial" w:hAnsi="Arial" w:cs="Arial"/>
                <w:sz w:val="14"/>
                <w:szCs w:val="14"/>
              </w:rPr>
              <w:t>2) Short RACH preamble formats with 15kHz SCS, and long PRACH formats with 1.25kHz SCS</w:t>
            </w:r>
          </w:p>
          <w:p w14:paraId="2B37ED8E" w14:textId="77777777" w:rsidR="00CA0DEB" w:rsidRPr="00CA0DEB" w:rsidRDefault="00CA0DEB" w:rsidP="003C14D1">
            <w:pPr>
              <w:rPr>
                <w:rFonts w:ascii="Arial" w:hAnsi="Arial" w:cs="Arial"/>
                <w:color w:val="000000"/>
                <w:sz w:val="14"/>
                <w:szCs w:val="14"/>
              </w:rPr>
            </w:pPr>
            <w:r w:rsidRPr="00CA0DEB">
              <w:rPr>
                <w:rFonts w:ascii="Arial" w:hAnsi="Arial" w:cs="Arial"/>
                <w:color w:val="000000"/>
                <w:sz w:val="14"/>
                <w:szCs w:val="14"/>
              </w:rPr>
              <w:t>3) Reception of 15 PRB CORESET0</w:t>
            </w:r>
          </w:p>
        </w:tc>
        <w:tc>
          <w:tcPr>
            <w:tcW w:w="146" w:type="pct"/>
            <w:tcBorders>
              <w:top w:val="single" w:sz="4" w:space="0" w:color="auto"/>
              <w:left w:val="single" w:sz="4" w:space="0" w:color="auto"/>
              <w:bottom w:val="single" w:sz="4" w:space="0" w:color="auto"/>
              <w:right w:val="single" w:sz="4" w:space="0" w:color="auto"/>
            </w:tcBorders>
            <w:shd w:val="clear" w:color="auto" w:fill="auto"/>
          </w:tcPr>
          <w:p w14:paraId="1BA12260" w14:textId="77777777" w:rsidR="00CA0DEB" w:rsidRPr="00CA0DEB" w:rsidRDefault="00CA0DEB" w:rsidP="003C14D1">
            <w:pPr>
              <w:keepNext/>
              <w:keepLines/>
              <w:rPr>
                <w:rFonts w:ascii="Arial" w:eastAsia="MS Mincho" w:hAnsi="Arial" w:cs="Arial"/>
                <w:color w:val="000000"/>
                <w:sz w:val="14"/>
                <w:szCs w:val="14"/>
                <w:lang w:eastAsia="ja-JP"/>
              </w:rPr>
            </w:pPr>
          </w:p>
        </w:tc>
        <w:tc>
          <w:tcPr>
            <w:tcW w:w="146" w:type="pct"/>
            <w:tcBorders>
              <w:top w:val="single" w:sz="4" w:space="0" w:color="auto"/>
              <w:left w:val="single" w:sz="4" w:space="0" w:color="auto"/>
              <w:bottom w:val="single" w:sz="4" w:space="0" w:color="auto"/>
              <w:right w:val="single" w:sz="4" w:space="0" w:color="auto"/>
            </w:tcBorders>
            <w:shd w:val="clear" w:color="auto" w:fill="auto"/>
          </w:tcPr>
          <w:p w14:paraId="0FB082C9" w14:textId="77777777" w:rsidR="00CA0DEB" w:rsidRPr="00CA0DEB" w:rsidRDefault="00CA0DEB" w:rsidP="003C14D1">
            <w:pPr>
              <w:keepNext/>
              <w:keepLines/>
              <w:rPr>
                <w:rFonts w:ascii="Arial" w:eastAsia="SimSun" w:hAnsi="Arial" w:cs="Arial"/>
                <w:color w:val="000000"/>
                <w:sz w:val="14"/>
                <w:szCs w:val="14"/>
                <w:lang w:eastAsia="zh-CN"/>
              </w:rPr>
            </w:pPr>
            <w:r w:rsidRPr="00CA0DEB">
              <w:rPr>
                <w:rFonts w:ascii="Arial" w:eastAsia="SimSun" w:hAnsi="Arial" w:cs="Arial"/>
                <w:sz w:val="14"/>
                <w:szCs w:val="14"/>
                <w:lang w:eastAsia="zh-CN"/>
              </w:rPr>
              <w:t>Yes</w:t>
            </w:r>
          </w:p>
        </w:tc>
        <w:tc>
          <w:tcPr>
            <w:tcW w:w="149" w:type="pct"/>
            <w:tcBorders>
              <w:top w:val="single" w:sz="4" w:space="0" w:color="auto"/>
              <w:left w:val="single" w:sz="4" w:space="0" w:color="auto"/>
              <w:bottom w:val="single" w:sz="4" w:space="0" w:color="auto"/>
              <w:right w:val="single" w:sz="4" w:space="0" w:color="auto"/>
            </w:tcBorders>
            <w:shd w:val="clear" w:color="auto" w:fill="auto"/>
          </w:tcPr>
          <w:p w14:paraId="01961E8F" w14:textId="77777777" w:rsidR="00CA0DEB" w:rsidRPr="00CA0DEB" w:rsidRDefault="00CA0DEB" w:rsidP="003C14D1">
            <w:pPr>
              <w:keepNext/>
              <w:keepLines/>
              <w:rPr>
                <w:rFonts w:ascii="Arial" w:eastAsia="MS Mincho" w:hAnsi="Arial" w:cs="Arial"/>
                <w:color w:val="000000"/>
                <w:sz w:val="14"/>
                <w:szCs w:val="14"/>
                <w:lang w:eastAsia="ja-JP"/>
              </w:rPr>
            </w:pPr>
            <w:r w:rsidRPr="00CA0DEB">
              <w:rPr>
                <w:rFonts w:ascii="Arial" w:eastAsia="MS Mincho" w:hAnsi="Arial" w:cs="Arial"/>
                <w:sz w:val="14"/>
                <w:szCs w:val="14"/>
                <w:lang w:eastAsia="ja-JP"/>
              </w:rPr>
              <w:t>N/A</w:t>
            </w:r>
          </w:p>
        </w:tc>
        <w:tc>
          <w:tcPr>
            <w:tcW w:w="550" w:type="pct"/>
            <w:tcBorders>
              <w:top w:val="single" w:sz="4" w:space="0" w:color="auto"/>
              <w:left w:val="single" w:sz="4" w:space="0" w:color="auto"/>
              <w:bottom w:val="single" w:sz="4" w:space="0" w:color="auto"/>
              <w:right w:val="single" w:sz="4" w:space="0" w:color="auto"/>
            </w:tcBorders>
            <w:shd w:val="clear" w:color="auto" w:fill="auto"/>
          </w:tcPr>
          <w:p w14:paraId="771EF6A3" w14:textId="77777777" w:rsidR="00CA0DEB" w:rsidRPr="00CA0DEB" w:rsidRDefault="00CA0DEB" w:rsidP="003C14D1">
            <w:pPr>
              <w:keepNext/>
              <w:keepLines/>
              <w:rPr>
                <w:rFonts w:ascii="Arial" w:eastAsia="SimSun" w:hAnsi="Arial" w:cs="Arial"/>
                <w:color w:val="000000"/>
                <w:sz w:val="14"/>
                <w:szCs w:val="14"/>
                <w:lang w:eastAsia="zh-CN"/>
              </w:rPr>
            </w:pPr>
            <w:r w:rsidRPr="00CA0DEB">
              <w:rPr>
                <w:rFonts w:ascii="Arial" w:eastAsia="MS Mincho" w:hAnsi="Arial" w:cs="Arial"/>
                <w:sz w:val="14"/>
                <w:szCs w:val="14"/>
              </w:rPr>
              <w:t xml:space="preserve">UE is not able to support </w:t>
            </w:r>
            <w:r w:rsidRPr="00CA0DEB">
              <w:rPr>
                <w:rFonts w:ascii="Arial" w:eastAsia="MS Mincho" w:hAnsi="Arial" w:cs="Arial"/>
                <w:color w:val="FF0000"/>
                <w:sz w:val="14"/>
                <w:szCs w:val="14"/>
              </w:rPr>
              <w:t xml:space="preserve">symmetric </w:t>
            </w:r>
            <w:r w:rsidRPr="00CA0DEB">
              <w:rPr>
                <w:rFonts w:ascii="Arial" w:eastAsia="MS Mincho" w:hAnsi="Arial" w:cs="Arial"/>
                <w:sz w:val="14"/>
                <w:szCs w:val="14"/>
              </w:rPr>
              <w:t>3 MHz channel bandwidth</w:t>
            </w:r>
          </w:p>
        </w:tc>
        <w:tc>
          <w:tcPr>
            <w:tcW w:w="250" w:type="pct"/>
            <w:tcBorders>
              <w:top w:val="single" w:sz="4" w:space="0" w:color="auto"/>
              <w:left w:val="single" w:sz="4" w:space="0" w:color="auto"/>
              <w:bottom w:val="single" w:sz="4" w:space="0" w:color="auto"/>
              <w:right w:val="single" w:sz="4" w:space="0" w:color="auto"/>
            </w:tcBorders>
            <w:shd w:val="clear" w:color="auto" w:fill="auto"/>
          </w:tcPr>
          <w:p w14:paraId="79E8CF3D" w14:textId="77777777" w:rsidR="00CA0DEB" w:rsidRPr="00CA0DEB" w:rsidRDefault="00CA0DEB" w:rsidP="003C14D1">
            <w:pPr>
              <w:keepNext/>
              <w:keepLines/>
              <w:rPr>
                <w:rFonts w:ascii="Arial" w:eastAsia="SimSun" w:hAnsi="Arial" w:cs="Arial"/>
                <w:color w:val="000000"/>
                <w:sz w:val="14"/>
                <w:szCs w:val="14"/>
                <w:lang w:eastAsia="zh-CN"/>
              </w:rPr>
            </w:pPr>
            <w:r w:rsidRPr="00CA0DEB">
              <w:rPr>
                <w:rFonts w:ascii="Arial" w:eastAsia="SimSun" w:hAnsi="Arial" w:cs="Arial"/>
                <w:sz w:val="14"/>
                <w:szCs w:val="14"/>
                <w:lang w:eastAsia="zh-CN"/>
              </w:rPr>
              <w:t>Per Band</w:t>
            </w:r>
          </w:p>
        </w:tc>
        <w:tc>
          <w:tcPr>
            <w:tcW w:w="218" w:type="pct"/>
            <w:tcBorders>
              <w:top w:val="single" w:sz="4" w:space="0" w:color="auto"/>
              <w:left w:val="single" w:sz="4" w:space="0" w:color="auto"/>
              <w:bottom w:val="single" w:sz="4" w:space="0" w:color="auto"/>
              <w:right w:val="single" w:sz="4" w:space="0" w:color="auto"/>
            </w:tcBorders>
            <w:shd w:val="clear" w:color="auto" w:fill="auto"/>
          </w:tcPr>
          <w:p w14:paraId="73633E7C" w14:textId="77777777" w:rsidR="00CA0DEB" w:rsidRPr="00CA0DEB" w:rsidRDefault="00CA0DEB" w:rsidP="003C14D1">
            <w:pPr>
              <w:keepNext/>
              <w:keepLines/>
              <w:rPr>
                <w:rFonts w:ascii="Arial" w:eastAsia="MS Mincho" w:hAnsi="Arial" w:cs="Arial"/>
                <w:color w:val="000000"/>
                <w:sz w:val="14"/>
                <w:szCs w:val="14"/>
                <w:lang w:eastAsia="ja-JP"/>
              </w:rPr>
            </w:pPr>
            <w:r w:rsidRPr="00CA0DEB">
              <w:rPr>
                <w:rFonts w:ascii="Arial" w:eastAsia="MS Mincho" w:hAnsi="Arial" w:cs="Arial"/>
                <w:sz w:val="14"/>
                <w:szCs w:val="14"/>
                <w:lang w:eastAsia="ja-JP"/>
              </w:rPr>
              <w:t>FDD only</w:t>
            </w:r>
          </w:p>
        </w:tc>
        <w:tc>
          <w:tcPr>
            <w:tcW w:w="146" w:type="pct"/>
            <w:tcBorders>
              <w:top w:val="single" w:sz="4" w:space="0" w:color="auto"/>
              <w:left w:val="single" w:sz="4" w:space="0" w:color="auto"/>
              <w:bottom w:val="single" w:sz="4" w:space="0" w:color="auto"/>
              <w:right w:val="single" w:sz="4" w:space="0" w:color="auto"/>
            </w:tcBorders>
            <w:shd w:val="clear" w:color="auto" w:fill="auto"/>
          </w:tcPr>
          <w:p w14:paraId="41610778" w14:textId="77777777" w:rsidR="00CA0DEB" w:rsidRPr="00CA0DEB" w:rsidRDefault="00CA0DEB" w:rsidP="003C14D1">
            <w:pPr>
              <w:keepNext/>
              <w:keepLines/>
              <w:rPr>
                <w:rFonts w:ascii="Arial" w:eastAsia="MS Mincho" w:hAnsi="Arial" w:cs="Arial"/>
                <w:color w:val="000000"/>
                <w:sz w:val="14"/>
                <w:szCs w:val="14"/>
                <w:lang w:eastAsia="ja-JP"/>
              </w:rPr>
            </w:pPr>
            <w:r w:rsidRPr="00CA0DEB">
              <w:rPr>
                <w:rFonts w:ascii="Arial" w:eastAsia="MS Mincho" w:hAnsi="Arial" w:cs="Arial"/>
                <w:sz w:val="14"/>
                <w:szCs w:val="14"/>
                <w:lang w:eastAsia="ja-JP"/>
              </w:rPr>
              <w:t>FR1 only</w:t>
            </w:r>
          </w:p>
        </w:tc>
        <w:tc>
          <w:tcPr>
            <w:tcW w:w="145" w:type="pct"/>
            <w:tcBorders>
              <w:top w:val="single" w:sz="4" w:space="0" w:color="auto"/>
              <w:left w:val="single" w:sz="4" w:space="0" w:color="auto"/>
              <w:bottom w:val="single" w:sz="4" w:space="0" w:color="auto"/>
              <w:right w:val="single" w:sz="4" w:space="0" w:color="auto"/>
            </w:tcBorders>
            <w:shd w:val="clear" w:color="auto" w:fill="auto"/>
          </w:tcPr>
          <w:p w14:paraId="42685A24" w14:textId="77777777" w:rsidR="00CA0DEB" w:rsidRPr="00CA0DEB" w:rsidRDefault="00CA0DEB" w:rsidP="003C14D1">
            <w:pPr>
              <w:keepNext/>
              <w:keepLines/>
              <w:rPr>
                <w:rFonts w:ascii="Arial" w:eastAsia="MS Mincho" w:hAnsi="Arial" w:cs="Arial"/>
                <w:color w:val="000000"/>
                <w:sz w:val="14"/>
                <w:szCs w:val="14"/>
                <w:lang w:eastAsia="ja-JP"/>
              </w:rPr>
            </w:pPr>
            <w:r w:rsidRPr="00CA0DEB">
              <w:rPr>
                <w:rFonts w:ascii="Arial" w:eastAsia="MS Mincho" w:hAnsi="Arial" w:cs="Arial"/>
                <w:sz w:val="14"/>
                <w:szCs w:val="14"/>
                <w:lang w:eastAsia="ja-JP"/>
              </w:rPr>
              <w:t>N/A</w:t>
            </w:r>
          </w:p>
        </w:tc>
        <w:tc>
          <w:tcPr>
            <w:tcW w:w="1533" w:type="pct"/>
            <w:tcBorders>
              <w:top w:val="single" w:sz="4" w:space="0" w:color="auto"/>
              <w:left w:val="single" w:sz="4" w:space="0" w:color="auto"/>
              <w:bottom w:val="single" w:sz="4" w:space="0" w:color="auto"/>
              <w:right w:val="single" w:sz="4" w:space="0" w:color="auto"/>
            </w:tcBorders>
            <w:shd w:val="clear" w:color="auto" w:fill="auto"/>
          </w:tcPr>
          <w:p w14:paraId="3856DEDC" w14:textId="77777777" w:rsidR="00CA0DEB" w:rsidRPr="00CA0DEB" w:rsidRDefault="00CA0DEB" w:rsidP="003C14D1">
            <w:pPr>
              <w:keepNext/>
              <w:keepLines/>
              <w:rPr>
                <w:rFonts w:ascii="Arial" w:eastAsia="MS Mincho" w:hAnsi="Arial" w:cs="Arial"/>
                <w:sz w:val="14"/>
                <w:szCs w:val="14"/>
                <w:lang w:eastAsia="ja-JP"/>
              </w:rPr>
            </w:pPr>
            <w:r w:rsidRPr="00CA0DEB">
              <w:rPr>
                <w:rFonts w:ascii="Arial" w:eastAsia="MS Mincho" w:hAnsi="Arial" w:cs="Arial"/>
                <w:sz w:val="14"/>
                <w:szCs w:val="14"/>
                <w:lang w:eastAsia="ja-JP"/>
              </w:rPr>
              <w:t>This FG is supported for 15 kHz SCS only</w:t>
            </w:r>
          </w:p>
          <w:p w14:paraId="77B07835" w14:textId="77777777" w:rsidR="00CA0DEB" w:rsidRPr="00CA0DEB" w:rsidRDefault="00CA0DEB" w:rsidP="003C14D1">
            <w:pPr>
              <w:keepNext/>
              <w:keepLines/>
              <w:rPr>
                <w:rFonts w:ascii="Arial" w:eastAsia="MS Mincho" w:hAnsi="Arial" w:cs="Arial"/>
                <w:color w:val="000000"/>
                <w:sz w:val="14"/>
                <w:szCs w:val="14"/>
                <w:lang w:eastAsia="ja-JP"/>
              </w:rPr>
            </w:pPr>
          </w:p>
          <w:p w14:paraId="480084BC" w14:textId="77777777" w:rsidR="00CA0DEB" w:rsidRPr="00CA0DEB" w:rsidRDefault="00CA0DEB" w:rsidP="003C14D1">
            <w:pPr>
              <w:keepNext/>
              <w:keepLines/>
              <w:rPr>
                <w:rFonts w:ascii="Arial" w:eastAsia="MS Mincho" w:hAnsi="Arial" w:cs="Arial"/>
                <w:color w:val="000000"/>
                <w:sz w:val="14"/>
                <w:szCs w:val="14"/>
                <w:lang w:eastAsia="ja-JP"/>
              </w:rPr>
            </w:pPr>
            <w:r w:rsidRPr="00CA0DEB">
              <w:rPr>
                <w:rFonts w:ascii="Arial" w:eastAsia="MS Mincho" w:hAnsi="Arial" w:cs="Arial"/>
                <w:color w:val="000000"/>
                <w:sz w:val="14"/>
                <w:szCs w:val="14"/>
                <w:lang w:eastAsia="ja-JP"/>
              </w:rPr>
              <w:t>This FG is applicable only when an associated SS/PBCH block is located according to Table 5.4.3.3-2 in TS 38.101-1 in Rel-18</w:t>
            </w:r>
          </w:p>
          <w:p w14:paraId="56F10752" w14:textId="77777777" w:rsidR="00CA0DEB" w:rsidRPr="00CA0DEB" w:rsidRDefault="00CA0DEB" w:rsidP="003C14D1">
            <w:pPr>
              <w:keepNext/>
              <w:keepLines/>
              <w:rPr>
                <w:rFonts w:ascii="Arial" w:eastAsia="MS Mincho" w:hAnsi="Arial" w:cs="Arial"/>
                <w:color w:val="000000"/>
                <w:sz w:val="14"/>
                <w:szCs w:val="14"/>
                <w:lang w:eastAsia="ja-JP"/>
              </w:rPr>
            </w:pPr>
          </w:p>
          <w:p w14:paraId="77B2CB9F" w14:textId="77777777" w:rsidR="00CA0DEB" w:rsidRPr="00CA0DEB" w:rsidRDefault="00CA0DEB" w:rsidP="003C14D1">
            <w:pPr>
              <w:keepNext/>
              <w:keepLines/>
              <w:rPr>
                <w:rFonts w:ascii="Arial" w:eastAsia="MS Mincho" w:hAnsi="Arial" w:cs="Arial"/>
                <w:color w:val="FF0000"/>
                <w:sz w:val="14"/>
                <w:szCs w:val="14"/>
                <w:lang w:eastAsia="ja-JP"/>
              </w:rPr>
            </w:pPr>
            <w:r w:rsidRPr="00CA0DEB">
              <w:rPr>
                <w:rFonts w:ascii="Arial" w:eastAsia="MS Mincho" w:hAnsi="Arial" w:cs="Arial"/>
                <w:color w:val="000000"/>
                <w:sz w:val="14"/>
                <w:szCs w:val="14"/>
                <w:lang w:eastAsia="ja-JP"/>
              </w:rPr>
              <w:t xml:space="preserve">Note: The UE supporting this FG supports configuration of 15 PRB BWP operation </w:t>
            </w:r>
            <w:r w:rsidRPr="00CA0DEB">
              <w:rPr>
                <w:rFonts w:ascii="Arial" w:eastAsia="MS Mincho" w:hAnsi="Arial" w:cs="Arial"/>
                <w:color w:val="FF0000"/>
                <w:sz w:val="14"/>
                <w:szCs w:val="14"/>
                <w:lang w:eastAsia="ja-JP"/>
              </w:rPr>
              <w:t>in DL and UL</w:t>
            </w:r>
          </w:p>
          <w:p w14:paraId="213A961D" w14:textId="77777777" w:rsidR="00CA0DEB" w:rsidRPr="00CA0DEB" w:rsidRDefault="00CA0DEB" w:rsidP="003C14D1">
            <w:pPr>
              <w:keepNext/>
              <w:keepLines/>
              <w:rPr>
                <w:rFonts w:ascii="Arial" w:eastAsia="MS Mincho" w:hAnsi="Arial" w:cs="Arial"/>
                <w:color w:val="000000"/>
                <w:sz w:val="14"/>
                <w:szCs w:val="14"/>
                <w:lang w:eastAsia="ja-JP"/>
              </w:rPr>
            </w:pPr>
          </w:p>
          <w:p w14:paraId="5F9D9A0B" w14:textId="77777777" w:rsidR="00CA0DEB" w:rsidRPr="00CA0DEB" w:rsidRDefault="00CA0DEB" w:rsidP="003C14D1">
            <w:pPr>
              <w:keepNext/>
              <w:keepLines/>
              <w:rPr>
                <w:rFonts w:ascii="Arial" w:eastAsia="MS Mincho" w:hAnsi="Arial" w:cs="Arial"/>
                <w:color w:val="000000"/>
                <w:sz w:val="14"/>
                <w:szCs w:val="14"/>
                <w:lang w:eastAsia="ja-JP"/>
              </w:rPr>
            </w:pPr>
            <w:r w:rsidRPr="00CA0DEB">
              <w:rPr>
                <w:rFonts w:ascii="Arial" w:eastAsia="MS Mincho" w:hAnsi="Arial" w:cs="Arial"/>
                <w:color w:val="000000"/>
                <w:sz w:val="14"/>
                <w:szCs w:val="14"/>
                <w:lang w:eastAsia="ja-JP"/>
              </w:rPr>
              <w:t xml:space="preserve">This FG is only applicable to single-carrier operation. </w:t>
            </w:r>
          </w:p>
          <w:p w14:paraId="3C2B8B16" w14:textId="77777777" w:rsidR="00CA0DEB" w:rsidRPr="00CA0DEB" w:rsidRDefault="00CA0DEB" w:rsidP="003C14D1">
            <w:pPr>
              <w:keepNext/>
              <w:keepLines/>
              <w:rPr>
                <w:rFonts w:ascii="Arial" w:eastAsia="MS Mincho" w:hAnsi="Arial" w:cs="Arial"/>
                <w:color w:val="000000"/>
                <w:sz w:val="14"/>
                <w:szCs w:val="14"/>
                <w:lang w:eastAsia="ja-JP"/>
              </w:rPr>
            </w:pPr>
          </w:p>
          <w:p w14:paraId="6D83A4D4" w14:textId="77777777" w:rsidR="00CA0DEB" w:rsidRPr="00CA0DEB" w:rsidRDefault="00CA0DEB" w:rsidP="003C14D1">
            <w:pPr>
              <w:keepNext/>
              <w:keepLines/>
              <w:rPr>
                <w:rFonts w:ascii="Arial" w:eastAsia="MS Mincho" w:hAnsi="Arial" w:cs="Arial"/>
                <w:color w:val="000000"/>
                <w:sz w:val="14"/>
                <w:szCs w:val="14"/>
                <w:lang w:eastAsia="ja-JP"/>
              </w:rPr>
            </w:pPr>
            <w:r w:rsidRPr="00CA0DEB">
              <w:rPr>
                <w:rFonts w:ascii="Arial" w:eastAsia="MS Mincho" w:hAnsi="Arial" w:cs="Arial"/>
                <w:color w:val="000000"/>
                <w:sz w:val="14"/>
                <w:szCs w:val="14"/>
                <w:lang w:eastAsia="ja-JP"/>
              </w:rPr>
              <w:t>This FG is not applicable to UEs indicating supportOfRedCap-r17 (i.e., FG 28-1) or supportOfERedCap-r18 (i.e., FG 48-1).</w:t>
            </w:r>
          </w:p>
        </w:tc>
        <w:tc>
          <w:tcPr>
            <w:tcW w:w="342" w:type="pct"/>
            <w:tcBorders>
              <w:top w:val="single" w:sz="4" w:space="0" w:color="auto"/>
              <w:left w:val="single" w:sz="4" w:space="0" w:color="auto"/>
              <w:bottom w:val="single" w:sz="4" w:space="0" w:color="auto"/>
              <w:right w:val="single" w:sz="4" w:space="0" w:color="auto"/>
            </w:tcBorders>
            <w:shd w:val="clear" w:color="auto" w:fill="auto"/>
          </w:tcPr>
          <w:p w14:paraId="6E57510C" w14:textId="77777777" w:rsidR="00CA0DEB" w:rsidRPr="00CA0DEB" w:rsidRDefault="00CA0DEB" w:rsidP="003C14D1">
            <w:pPr>
              <w:keepNext/>
              <w:keepLines/>
              <w:rPr>
                <w:rFonts w:ascii="Arial" w:eastAsia="MS Mincho" w:hAnsi="Arial" w:cs="Arial"/>
                <w:color w:val="000000"/>
                <w:sz w:val="14"/>
                <w:szCs w:val="14"/>
                <w:lang w:eastAsia="ja-JP"/>
              </w:rPr>
            </w:pPr>
            <w:r w:rsidRPr="00CA0DEB">
              <w:rPr>
                <w:rFonts w:ascii="Arial" w:eastAsia="MS Mincho" w:hAnsi="Arial" w:cs="Arial"/>
                <w:sz w:val="14"/>
                <w:szCs w:val="14"/>
                <w:lang w:eastAsia="ja-JP"/>
              </w:rPr>
              <w:t>Optional with capability signalling</w:t>
            </w:r>
          </w:p>
        </w:tc>
      </w:tr>
      <w:tr w:rsidR="00CA0DEB" w:rsidRPr="00CA0DEB" w14:paraId="3C52DE71" w14:textId="77777777" w:rsidTr="003C14D1">
        <w:trPr>
          <w:trHeight w:val="20"/>
        </w:trPr>
        <w:tc>
          <w:tcPr>
            <w:tcW w:w="224" w:type="pct"/>
            <w:tcBorders>
              <w:top w:val="single" w:sz="4" w:space="0" w:color="auto"/>
              <w:left w:val="single" w:sz="4" w:space="0" w:color="auto"/>
              <w:bottom w:val="single" w:sz="4" w:space="0" w:color="auto"/>
              <w:right w:val="single" w:sz="4" w:space="0" w:color="auto"/>
            </w:tcBorders>
            <w:shd w:val="clear" w:color="auto" w:fill="auto"/>
          </w:tcPr>
          <w:p w14:paraId="2A1A9B94" w14:textId="77777777" w:rsidR="00CA0DEB" w:rsidRPr="00CA0DEB" w:rsidRDefault="00CA0DEB" w:rsidP="003C14D1">
            <w:pPr>
              <w:keepNext/>
              <w:keepLines/>
              <w:rPr>
                <w:rFonts w:ascii="Arial" w:eastAsia="MS Mincho" w:hAnsi="Arial" w:cs="Arial"/>
                <w:color w:val="FF0000"/>
                <w:sz w:val="14"/>
                <w:szCs w:val="14"/>
                <w:lang w:eastAsia="ja-JP"/>
              </w:rPr>
            </w:pPr>
            <w:r w:rsidRPr="00CA0DEB">
              <w:rPr>
                <w:rFonts w:ascii="Arial" w:eastAsia="MS Mincho" w:hAnsi="Arial" w:cs="Arial"/>
                <w:color w:val="FF0000"/>
                <w:sz w:val="14"/>
                <w:szCs w:val="14"/>
                <w:lang w:eastAsia="ja-JP"/>
              </w:rPr>
              <w:t>51-1a</w:t>
            </w:r>
          </w:p>
        </w:tc>
        <w:tc>
          <w:tcPr>
            <w:tcW w:w="459" w:type="pct"/>
            <w:tcBorders>
              <w:top w:val="single" w:sz="4" w:space="0" w:color="auto"/>
              <w:left w:val="single" w:sz="4" w:space="0" w:color="auto"/>
              <w:bottom w:val="single" w:sz="4" w:space="0" w:color="auto"/>
              <w:right w:val="single" w:sz="4" w:space="0" w:color="auto"/>
            </w:tcBorders>
            <w:shd w:val="clear" w:color="auto" w:fill="auto"/>
          </w:tcPr>
          <w:p w14:paraId="59CF473E" w14:textId="77777777" w:rsidR="00CA0DEB" w:rsidRPr="00CA0DEB" w:rsidRDefault="00CA0DEB" w:rsidP="003C14D1">
            <w:pPr>
              <w:keepNext/>
              <w:keepLines/>
              <w:rPr>
                <w:rFonts w:ascii="Arial" w:eastAsia="SimSun" w:hAnsi="Arial" w:cs="Arial"/>
                <w:color w:val="FF0000"/>
                <w:sz w:val="14"/>
                <w:szCs w:val="14"/>
                <w:lang w:eastAsia="zh-CN"/>
              </w:rPr>
            </w:pPr>
            <w:r w:rsidRPr="00CA0DEB">
              <w:rPr>
                <w:rFonts w:ascii="Arial" w:eastAsia="SimSun" w:hAnsi="Arial" w:cs="Arial"/>
                <w:color w:val="FF0000"/>
                <w:sz w:val="14"/>
                <w:szCs w:val="14"/>
                <w:lang w:eastAsia="zh-CN"/>
              </w:rPr>
              <w:t>Support for 3 MHz channel bandwidth in uplink with larger than 3 MHz channel BW in DL</w:t>
            </w:r>
          </w:p>
        </w:tc>
        <w:tc>
          <w:tcPr>
            <w:tcW w:w="690" w:type="pct"/>
            <w:tcBorders>
              <w:top w:val="single" w:sz="4" w:space="0" w:color="auto"/>
              <w:left w:val="single" w:sz="4" w:space="0" w:color="auto"/>
              <w:bottom w:val="single" w:sz="4" w:space="0" w:color="auto"/>
              <w:right w:val="single" w:sz="4" w:space="0" w:color="auto"/>
            </w:tcBorders>
            <w:shd w:val="clear" w:color="auto" w:fill="auto"/>
          </w:tcPr>
          <w:p w14:paraId="7FED047D" w14:textId="77777777" w:rsidR="00CA0DEB" w:rsidRPr="00CA0DEB" w:rsidRDefault="00CA0DEB" w:rsidP="003C14D1">
            <w:pPr>
              <w:rPr>
                <w:rFonts w:ascii="Arial" w:hAnsi="Arial" w:cs="Arial"/>
                <w:color w:val="FF0000"/>
                <w:sz w:val="14"/>
                <w:szCs w:val="14"/>
              </w:rPr>
            </w:pPr>
            <w:r w:rsidRPr="00CA0DEB">
              <w:rPr>
                <w:rFonts w:ascii="Arial" w:hAnsi="Arial" w:cs="Arial"/>
                <w:color w:val="FF0000"/>
                <w:sz w:val="14"/>
                <w:szCs w:val="14"/>
              </w:rPr>
              <w:t>1) Short RACH preamble formats with 15kHz SCS, and long PRACH formats with 1.25kHz SCS</w:t>
            </w:r>
          </w:p>
        </w:tc>
        <w:tc>
          <w:tcPr>
            <w:tcW w:w="146" w:type="pct"/>
            <w:tcBorders>
              <w:top w:val="single" w:sz="4" w:space="0" w:color="auto"/>
              <w:left w:val="single" w:sz="4" w:space="0" w:color="auto"/>
              <w:bottom w:val="single" w:sz="4" w:space="0" w:color="auto"/>
              <w:right w:val="single" w:sz="4" w:space="0" w:color="auto"/>
            </w:tcBorders>
            <w:shd w:val="clear" w:color="auto" w:fill="auto"/>
          </w:tcPr>
          <w:p w14:paraId="42D22FFD" w14:textId="77777777" w:rsidR="00CA0DEB" w:rsidRPr="00CA0DEB" w:rsidRDefault="00CA0DEB" w:rsidP="003C14D1">
            <w:pPr>
              <w:keepNext/>
              <w:keepLines/>
              <w:rPr>
                <w:rFonts w:ascii="Arial" w:eastAsia="MS Mincho" w:hAnsi="Arial" w:cs="Arial"/>
                <w:color w:val="FF0000"/>
                <w:sz w:val="14"/>
                <w:szCs w:val="14"/>
                <w:lang w:eastAsia="ja-JP"/>
              </w:rPr>
            </w:pPr>
          </w:p>
        </w:tc>
        <w:tc>
          <w:tcPr>
            <w:tcW w:w="146" w:type="pct"/>
            <w:tcBorders>
              <w:top w:val="single" w:sz="4" w:space="0" w:color="auto"/>
              <w:left w:val="single" w:sz="4" w:space="0" w:color="auto"/>
              <w:bottom w:val="single" w:sz="4" w:space="0" w:color="auto"/>
              <w:right w:val="single" w:sz="4" w:space="0" w:color="auto"/>
            </w:tcBorders>
            <w:shd w:val="clear" w:color="auto" w:fill="auto"/>
          </w:tcPr>
          <w:p w14:paraId="1487CB10" w14:textId="77777777" w:rsidR="00CA0DEB" w:rsidRPr="00CA0DEB" w:rsidRDefault="00CA0DEB" w:rsidP="003C14D1">
            <w:pPr>
              <w:keepNext/>
              <w:keepLines/>
              <w:rPr>
                <w:rFonts w:ascii="Arial" w:eastAsia="SimSun" w:hAnsi="Arial" w:cs="Arial"/>
                <w:color w:val="FF0000"/>
                <w:sz w:val="14"/>
                <w:szCs w:val="14"/>
                <w:lang w:eastAsia="zh-CN"/>
              </w:rPr>
            </w:pPr>
            <w:r w:rsidRPr="00CA0DEB">
              <w:rPr>
                <w:rFonts w:ascii="Arial" w:eastAsia="SimSun" w:hAnsi="Arial" w:cs="Arial"/>
                <w:color w:val="FF0000"/>
                <w:sz w:val="14"/>
                <w:szCs w:val="14"/>
                <w:lang w:eastAsia="zh-CN"/>
              </w:rPr>
              <w:t>Yes</w:t>
            </w:r>
          </w:p>
        </w:tc>
        <w:tc>
          <w:tcPr>
            <w:tcW w:w="149" w:type="pct"/>
            <w:tcBorders>
              <w:top w:val="single" w:sz="4" w:space="0" w:color="auto"/>
              <w:left w:val="single" w:sz="4" w:space="0" w:color="auto"/>
              <w:bottom w:val="single" w:sz="4" w:space="0" w:color="auto"/>
              <w:right w:val="single" w:sz="4" w:space="0" w:color="auto"/>
            </w:tcBorders>
            <w:shd w:val="clear" w:color="auto" w:fill="auto"/>
          </w:tcPr>
          <w:p w14:paraId="3885E999" w14:textId="77777777" w:rsidR="00CA0DEB" w:rsidRPr="00CA0DEB" w:rsidRDefault="00CA0DEB" w:rsidP="003C14D1">
            <w:pPr>
              <w:keepNext/>
              <w:keepLines/>
              <w:rPr>
                <w:rFonts w:ascii="Arial" w:eastAsia="MS Mincho" w:hAnsi="Arial" w:cs="Arial"/>
                <w:color w:val="FF0000"/>
                <w:sz w:val="14"/>
                <w:szCs w:val="14"/>
                <w:lang w:eastAsia="ja-JP"/>
              </w:rPr>
            </w:pPr>
            <w:r w:rsidRPr="00CA0DEB">
              <w:rPr>
                <w:rFonts w:ascii="Arial" w:eastAsia="MS Mincho" w:hAnsi="Arial" w:cs="Arial"/>
                <w:color w:val="FF0000"/>
                <w:sz w:val="14"/>
                <w:szCs w:val="14"/>
                <w:lang w:eastAsia="ja-JP"/>
              </w:rPr>
              <w:t>N/A</w:t>
            </w:r>
          </w:p>
        </w:tc>
        <w:tc>
          <w:tcPr>
            <w:tcW w:w="550" w:type="pct"/>
            <w:tcBorders>
              <w:top w:val="single" w:sz="4" w:space="0" w:color="auto"/>
              <w:left w:val="single" w:sz="4" w:space="0" w:color="auto"/>
              <w:bottom w:val="single" w:sz="4" w:space="0" w:color="auto"/>
              <w:right w:val="single" w:sz="4" w:space="0" w:color="auto"/>
            </w:tcBorders>
            <w:shd w:val="clear" w:color="auto" w:fill="auto"/>
          </w:tcPr>
          <w:p w14:paraId="045F62AF" w14:textId="77777777" w:rsidR="00CA0DEB" w:rsidRPr="00CA0DEB" w:rsidRDefault="00CA0DEB" w:rsidP="003C14D1">
            <w:pPr>
              <w:keepNext/>
              <w:keepLines/>
              <w:rPr>
                <w:rFonts w:ascii="Arial" w:eastAsia="MS Mincho" w:hAnsi="Arial" w:cs="Arial"/>
                <w:color w:val="FF0000"/>
                <w:sz w:val="14"/>
                <w:szCs w:val="14"/>
              </w:rPr>
            </w:pPr>
            <w:r w:rsidRPr="00CA0DEB">
              <w:rPr>
                <w:rFonts w:ascii="Arial" w:eastAsia="MS Mincho" w:hAnsi="Arial" w:cs="Arial"/>
                <w:color w:val="FF0000"/>
                <w:sz w:val="14"/>
                <w:szCs w:val="14"/>
              </w:rPr>
              <w:t>UE is not able to support 3 MHz channel bandwidth in uplink with larger than 3 MHz channel BW in DL.</w:t>
            </w:r>
          </w:p>
        </w:tc>
        <w:tc>
          <w:tcPr>
            <w:tcW w:w="250" w:type="pct"/>
            <w:tcBorders>
              <w:top w:val="single" w:sz="4" w:space="0" w:color="auto"/>
              <w:left w:val="single" w:sz="4" w:space="0" w:color="auto"/>
              <w:bottom w:val="single" w:sz="4" w:space="0" w:color="auto"/>
              <w:right w:val="single" w:sz="4" w:space="0" w:color="auto"/>
            </w:tcBorders>
            <w:shd w:val="clear" w:color="auto" w:fill="auto"/>
          </w:tcPr>
          <w:p w14:paraId="5A598DB8" w14:textId="77777777" w:rsidR="00CA0DEB" w:rsidRPr="00CA0DEB" w:rsidRDefault="00CA0DEB" w:rsidP="003C14D1">
            <w:pPr>
              <w:keepNext/>
              <w:keepLines/>
              <w:rPr>
                <w:rFonts w:ascii="Arial" w:eastAsia="Yu Mincho" w:hAnsi="Arial" w:cs="Arial"/>
                <w:color w:val="FF0000"/>
                <w:sz w:val="14"/>
                <w:szCs w:val="14"/>
                <w:highlight w:val="green"/>
                <w:lang w:eastAsia="ja-JP"/>
              </w:rPr>
            </w:pPr>
            <w:r w:rsidRPr="00CA0DEB">
              <w:rPr>
                <w:rFonts w:ascii="Arial" w:eastAsia="SimSun" w:hAnsi="Arial" w:cs="Arial"/>
                <w:color w:val="FF0000"/>
                <w:sz w:val="14"/>
                <w:szCs w:val="14"/>
                <w:highlight w:val="green"/>
                <w:lang w:eastAsia="zh-CN"/>
              </w:rPr>
              <w:t xml:space="preserve">Per </w:t>
            </w:r>
            <w:r w:rsidRPr="00CA0DEB">
              <w:rPr>
                <w:rFonts w:ascii="Arial" w:eastAsia="Yu Mincho" w:hAnsi="Arial" w:cs="Arial"/>
                <w:color w:val="FF0000"/>
                <w:sz w:val="14"/>
                <w:szCs w:val="14"/>
                <w:highlight w:val="green"/>
                <w:lang w:eastAsia="ja-JP"/>
              </w:rPr>
              <w:t>band</w:t>
            </w:r>
          </w:p>
        </w:tc>
        <w:tc>
          <w:tcPr>
            <w:tcW w:w="218" w:type="pct"/>
            <w:tcBorders>
              <w:top w:val="single" w:sz="4" w:space="0" w:color="auto"/>
              <w:left w:val="single" w:sz="4" w:space="0" w:color="auto"/>
              <w:bottom w:val="single" w:sz="4" w:space="0" w:color="auto"/>
              <w:right w:val="single" w:sz="4" w:space="0" w:color="auto"/>
            </w:tcBorders>
            <w:shd w:val="clear" w:color="auto" w:fill="auto"/>
          </w:tcPr>
          <w:p w14:paraId="389EA3E3" w14:textId="77777777" w:rsidR="00CA0DEB" w:rsidRPr="00CA0DEB" w:rsidRDefault="00CA0DEB" w:rsidP="003C14D1">
            <w:pPr>
              <w:keepNext/>
              <w:keepLines/>
              <w:rPr>
                <w:rFonts w:ascii="Arial" w:eastAsia="MS Mincho" w:hAnsi="Arial" w:cs="Arial"/>
                <w:color w:val="FF0000"/>
                <w:sz w:val="14"/>
                <w:szCs w:val="14"/>
                <w:lang w:eastAsia="ja-JP"/>
              </w:rPr>
            </w:pPr>
            <w:r w:rsidRPr="00CA0DEB">
              <w:rPr>
                <w:rFonts w:ascii="Arial" w:eastAsia="MS Mincho" w:hAnsi="Arial" w:cs="Arial"/>
                <w:color w:val="FF0000"/>
                <w:sz w:val="14"/>
                <w:szCs w:val="14"/>
                <w:lang w:eastAsia="ja-JP"/>
              </w:rPr>
              <w:t>FDD only</w:t>
            </w:r>
          </w:p>
        </w:tc>
        <w:tc>
          <w:tcPr>
            <w:tcW w:w="146" w:type="pct"/>
            <w:tcBorders>
              <w:top w:val="single" w:sz="4" w:space="0" w:color="auto"/>
              <w:left w:val="single" w:sz="4" w:space="0" w:color="auto"/>
              <w:bottom w:val="single" w:sz="4" w:space="0" w:color="auto"/>
              <w:right w:val="single" w:sz="4" w:space="0" w:color="auto"/>
            </w:tcBorders>
            <w:shd w:val="clear" w:color="auto" w:fill="auto"/>
          </w:tcPr>
          <w:p w14:paraId="3901FF5A" w14:textId="77777777" w:rsidR="00CA0DEB" w:rsidRPr="00CA0DEB" w:rsidRDefault="00CA0DEB" w:rsidP="003C14D1">
            <w:pPr>
              <w:keepNext/>
              <w:keepLines/>
              <w:rPr>
                <w:rFonts w:ascii="Arial" w:eastAsia="MS Mincho" w:hAnsi="Arial" w:cs="Arial"/>
                <w:color w:val="FF0000"/>
                <w:sz w:val="14"/>
                <w:szCs w:val="14"/>
                <w:lang w:eastAsia="ja-JP"/>
              </w:rPr>
            </w:pPr>
            <w:r w:rsidRPr="00CA0DEB">
              <w:rPr>
                <w:rFonts w:ascii="Arial" w:eastAsia="MS Mincho" w:hAnsi="Arial" w:cs="Arial"/>
                <w:color w:val="FF0000"/>
                <w:sz w:val="14"/>
                <w:szCs w:val="14"/>
                <w:lang w:eastAsia="ja-JP"/>
              </w:rPr>
              <w:t>FR1 only</w:t>
            </w:r>
          </w:p>
        </w:tc>
        <w:tc>
          <w:tcPr>
            <w:tcW w:w="145" w:type="pct"/>
            <w:tcBorders>
              <w:top w:val="single" w:sz="4" w:space="0" w:color="auto"/>
              <w:left w:val="single" w:sz="4" w:space="0" w:color="auto"/>
              <w:bottom w:val="single" w:sz="4" w:space="0" w:color="auto"/>
              <w:right w:val="single" w:sz="4" w:space="0" w:color="auto"/>
            </w:tcBorders>
            <w:shd w:val="clear" w:color="auto" w:fill="auto"/>
          </w:tcPr>
          <w:p w14:paraId="1CADE8E7" w14:textId="77777777" w:rsidR="00CA0DEB" w:rsidRPr="00CA0DEB" w:rsidRDefault="00CA0DEB" w:rsidP="003C14D1">
            <w:pPr>
              <w:keepNext/>
              <w:keepLines/>
              <w:rPr>
                <w:rFonts w:ascii="Arial" w:eastAsia="MS Mincho" w:hAnsi="Arial" w:cs="Arial"/>
                <w:color w:val="FF0000"/>
                <w:sz w:val="14"/>
                <w:szCs w:val="14"/>
                <w:lang w:eastAsia="ja-JP"/>
              </w:rPr>
            </w:pPr>
            <w:r w:rsidRPr="00CA0DEB">
              <w:rPr>
                <w:rFonts w:ascii="Arial" w:eastAsia="MS Mincho" w:hAnsi="Arial" w:cs="Arial"/>
                <w:color w:val="FF0000"/>
                <w:sz w:val="14"/>
                <w:szCs w:val="14"/>
                <w:lang w:eastAsia="ja-JP"/>
              </w:rPr>
              <w:t>N/A</w:t>
            </w:r>
          </w:p>
        </w:tc>
        <w:tc>
          <w:tcPr>
            <w:tcW w:w="1533" w:type="pct"/>
            <w:tcBorders>
              <w:top w:val="single" w:sz="4" w:space="0" w:color="auto"/>
              <w:left w:val="single" w:sz="4" w:space="0" w:color="auto"/>
              <w:bottom w:val="single" w:sz="4" w:space="0" w:color="auto"/>
              <w:right w:val="single" w:sz="4" w:space="0" w:color="auto"/>
            </w:tcBorders>
            <w:shd w:val="clear" w:color="auto" w:fill="auto"/>
          </w:tcPr>
          <w:p w14:paraId="56CCAB27" w14:textId="77777777" w:rsidR="00CA0DEB" w:rsidRPr="00CA0DEB" w:rsidRDefault="00CA0DEB" w:rsidP="003C14D1">
            <w:pPr>
              <w:keepNext/>
              <w:keepLines/>
              <w:rPr>
                <w:rFonts w:ascii="Arial" w:eastAsia="MS Mincho" w:hAnsi="Arial" w:cs="Arial"/>
                <w:color w:val="FF0000"/>
                <w:sz w:val="14"/>
                <w:szCs w:val="14"/>
                <w:lang w:eastAsia="ja-JP"/>
              </w:rPr>
            </w:pPr>
            <w:r w:rsidRPr="00CA0DEB">
              <w:rPr>
                <w:rFonts w:ascii="Arial" w:eastAsia="MS Mincho" w:hAnsi="Arial" w:cs="Arial"/>
                <w:color w:val="FF0000"/>
                <w:sz w:val="14"/>
                <w:szCs w:val="14"/>
                <w:lang w:eastAsia="ja-JP"/>
              </w:rPr>
              <w:t>This FG is supported for 15 kHz SCS only</w:t>
            </w:r>
          </w:p>
          <w:p w14:paraId="04CECAB8" w14:textId="77777777" w:rsidR="00CA0DEB" w:rsidRPr="00CA0DEB" w:rsidRDefault="00CA0DEB" w:rsidP="003C14D1">
            <w:pPr>
              <w:keepNext/>
              <w:keepLines/>
              <w:rPr>
                <w:rFonts w:ascii="Arial" w:eastAsia="MS Mincho" w:hAnsi="Arial" w:cs="Arial"/>
                <w:color w:val="FF0000"/>
                <w:sz w:val="14"/>
                <w:szCs w:val="14"/>
                <w:lang w:eastAsia="ja-JP"/>
              </w:rPr>
            </w:pPr>
          </w:p>
          <w:p w14:paraId="0C439644" w14:textId="77777777" w:rsidR="00CA0DEB" w:rsidRPr="00CA0DEB" w:rsidRDefault="00CA0DEB" w:rsidP="003C14D1">
            <w:pPr>
              <w:keepNext/>
              <w:keepLines/>
              <w:rPr>
                <w:rFonts w:ascii="Arial" w:eastAsia="MS Mincho" w:hAnsi="Arial" w:cs="Arial"/>
                <w:color w:val="FF0000"/>
                <w:sz w:val="14"/>
                <w:szCs w:val="14"/>
                <w:highlight w:val="green"/>
                <w:lang w:eastAsia="ja-JP"/>
              </w:rPr>
            </w:pPr>
            <w:r w:rsidRPr="00CA0DEB">
              <w:rPr>
                <w:rFonts w:ascii="Arial" w:eastAsia="MS Mincho" w:hAnsi="Arial" w:cs="Arial"/>
                <w:color w:val="FF0000"/>
                <w:sz w:val="14"/>
                <w:szCs w:val="14"/>
                <w:highlight w:val="green"/>
                <w:lang w:eastAsia="ja-JP"/>
              </w:rPr>
              <w:t>Note: This FG applies to bands where the UE indicates support for asymmetricBandwidthCombinationSet with 3MHz UL according to subclause 5.3.6 of 38.101-1</w:t>
            </w:r>
          </w:p>
          <w:p w14:paraId="17E862A2" w14:textId="77777777" w:rsidR="00CA0DEB" w:rsidRPr="00CA0DEB" w:rsidRDefault="00CA0DEB" w:rsidP="003C14D1">
            <w:pPr>
              <w:keepNext/>
              <w:keepLines/>
              <w:rPr>
                <w:rFonts w:ascii="Arial" w:eastAsia="MS Mincho" w:hAnsi="Arial" w:cs="Arial"/>
                <w:color w:val="FF0000"/>
                <w:sz w:val="14"/>
                <w:szCs w:val="14"/>
                <w:highlight w:val="green"/>
                <w:lang w:val="en-US" w:eastAsia="ja-JP"/>
              </w:rPr>
            </w:pPr>
          </w:p>
          <w:p w14:paraId="491C8F9B" w14:textId="77777777" w:rsidR="00CA0DEB" w:rsidRPr="00CA0DEB" w:rsidRDefault="00CA0DEB" w:rsidP="003C14D1">
            <w:pPr>
              <w:keepNext/>
              <w:keepLines/>
              <w:rPr>
                <w:rFonts w:ascii="Arial" w:eastAsia="Malgun Gothic" w:hAnsi="Arial" w:cs="Arial"/>
                <w:color w:val="FF0000"/>
                <w:sz w:val="14"/>
                <w:szCs w:val="14"/>
                <w:lang w:eastAsia="ko-KR"/>
              </w:rPr>
            </w:pPr>
            <w:r w:rsidRPr="00CA0DEB">
              <w:rPr>
                <w:rFonts w:ascii="Arial" w:eastAsia="Malgun Gothic" w:hAnsi="Arial" w:cs="Arial"/>
                <w:color w:val="FF0000"/>
                <w:sz w:val="14"/>
                <w:szCs w:val="14"/>
                <w:highlight w:val="green"/>
                <w:lang w:eastAsia="ko-KR"/>
              </w:rPr>
              <w:t xml:space="preserve">Note: If the UE indicates support in </w:t>
            </w:r>
            <w:r w:rsidRPr="00CA0DEB">
              <w:rPr>
                <w:rFonts w:ascii="Arial" w:eastAsia="MS Mincho" w:hAnsi="Arial" w:cs="Arial"/>
                <w:color w:val="FF0000"/>
                <w:sz w:val="14"/>
                <w:szCs w:val="14"/>
                <w:highlight w:val="green"/>
                <w:lang w:eastAsia="ja-JP"/>
              </w:rPr>
              <w:t>asymmetricBandwidthCombinationSet for a 3MHz UL in a band according to subclause 5.3.6 of 38.101-1, this FG shall be indicated for the band.</w:t>
            </w:r>
          </w:p>
          <w:p w14:paraId="67BE1455" w14:textId="77777777" w:rsidR="00CA0DEB" w:rsidRPr="00CA0DEB" w:rsidRDefault="00CA0DEB" w:rsidP="003C14D1">
            <w:pPr>
              <w:keepNext/>
              <w:keepLines/>
              <w:rPr>
                <w:rFonts w:ascii="Arial" w:eastAsia="MS Mincho" w:hAnsi="Arial" w:cs="Arial"/>
                <w:color w:val="FF0000"/>
                <w:sz w:val="14"/>
                <w:szCs w:val="14"/>
                <w:lang w:val="en-US" w:eastAsia="ja-JP"/>
              </w:rPr>
            </w:pPr>
          </w:p>
          <w:p w14:paraId="021EF7B8" w14:textId="77777777" w:rsidR="00CA0DEB" w:rsidRPr="00CA0DEB" w:rsidRDefault="00CA0DEB" w:rsidP="003C14D1">
            <w:pPr>
              <w:keepNext/>
              <w:keepLines/>
              <w:rPr>
                <w:rFonts w:ascii="Arial" w:eastAsia="MS Mincho" w:hAnsi="Arial" w:cs="Arial"/>
                <w:color w:val="FF0000"/>
                <w:sz w:val="14"/>
                <w:szCs w:val="14"/>
                <w:lang w:eastAsia="ja-JP"/>
              </w:rPr>
            </w:pPr>
            <w:r w:rsidRPr="00CA0DEB">
              <w:rPr>
                <w:rFonts w:ascii="Arial" w:eastAsia="MS Mincho" w:hAnsi="Arial" w:cs="Arial"/>
                <w:color w:val="FF0000"/>
                <w:sz w:val="14"/>
                <w:szCs w:val="14"/>
                <w:lang w:eastAsia="ja-JP"/>
              </w:rPr>
              <w:t>Note: The UE supporting this FG supports configuration of 15 PRB UL BWP operation</w:t>
            </w:r>
          </w:p>
          <w:p w14:paraId="79120477" w14:textId="77777777" w:rsidR="00CA0DEB" w:rsidRPr="00CA0DEB" w:rsidRDefault="00CA0DEB" w:rsidP="003C14D1">
            <w:pPr>
              <w:keepNext/>
              <w:keepLines/>
              <w:rPr>
                <w:rFonts w:ascii="Arial" w:eastAsia="MS Mincho" w:hAnsi="Arial" w:cs="Arial"/>
                <w:color w:val="FF0000"/>
                <w:sz w:val="14"/>
                <w:szCs w:val="14"/>
                <w:lang w:eastAsia="ja-JP"/>
              </w:rPr>
            </w:pPr>
          </w:p>
          <w:p w14:paraId="43423308" w14:textId="77777777" w:rsidR="00CA0DEB" w:rsidRPr="00CA0DEB" w:rsidRDefault="00CA0DEB" w:rsidP="003C14D1">
            <w:pPr>
              <w:keepNext/>
              <w:keepLines/>
              <w:rPr>
                <w:rFonts w:ascii="Arial" w:eastAsia="MS Mincho" w:hAnsi="Arial" w:cs="Arial"/>
                <w:color w:val="FF0000"/>
                <w:sz w:val="14"/>
                <w:szCs w:val="14"/>
                <w:lang w:eastAsia="ja-JP"/>
              </w:rPr>
            </w:pPr>
            <w:r w:rsidRPr="00CA0DEB">
              <w:rPr>
                <w:rFonts w:ascii="Arial" w:eastAsia="MS Mincho" w:hAnsi="Arial" w:cs="Arial"/>
                <w:color w:val="FF0000"/>
                <w:sz w:val="14"/>
                <w:szCs w:val="14"/>
                <w:lang w:eastAsia="ja-JP"/>
              </w:rPr>
              <w:t xml:space="preserve">This FG is only applicable to single-carrier operation. </w:t>
            </w:r>
          </w:p>
          <w:p w14:paraId="5DAC96BE" w14:textId="77777777" w:rsidR="00CA0DEB" w:rsidRPr="00CA0DEB" w:rsidRDefault="00CA0DEB" w:rsidP="003C14D1">
            <w:pPr>
              <w:keepNext/>
              <w:keepLines/>
              <w:rPr>
                <w:rFonts w:ascii="Arial" w:eastAsia="MS Mincho" w:hAnsi="Arial" w:cs="Arial"/>
                <w:color w:val="FF0000"/>
                <w:sz w:val="14"/>
                <w:szCs w:val="14"/>
                <w:lang w:eastAsia="ja-JP"/>
              </w:rPr>
            </w:pPr>
          </w:p>
          <w:p w14:paraId="411FD2E3" w14:textId="77777777" w:rsidR="00CA0DEB" w:rsidRPr="00CA0DEB" w:rsidRDefault="00CA0DEB" w:rsidP="003C14D1">
            <w:pPr>
              <w:keepNext/>
              <w:keepLines/>
              <w:rPr>
                <w:rFonts w:ascii="Arial" w:eastAsia="MS Mincho" w:hAnsi="Arial" w:cs="Arial"/>
                <w:color w:val="FF0000"/>
                <w:sz w:val="14"/>
                <w:szCs w:val="14"/>
                <w:lang w:eastAsia="ja-JP"/>
              </w:rPr>
            </w:pPr>
            <w:r w:rsidRPr="00CA0DEB">
              <w:rPr>
                <w:rFonts w:ascii="Arial" w:eastAsia="MS Mincho" w:hAnsi="Arial" w:cs="Arial"/>
                <w:color w:val="FF0000"/>
                <w:sz w:val="14"/>
                <w:szCs w:val="14"/>
                <w:lang w:eastAsia="ja-JP"/>
              </w:rPr>
              <w:t>This FG is not applicable to UEs indicating supportOfRedCap-r17 (i.e., FG 28-1) or supportOfERedCap-r18 (i.e., FG 48-1).</w:t>
            </w:r>
          </w:p>
        </w:tc>
        <w:tc>
          <w:tcPr>
            <w:tcW w:w="342" w:type="pct"/>
            <w:tcBorders>
              <w:top w:val="single" w:sz="4" w:space="0" w:color="auto"/>
              <w:left w:val="single" w:sz="4" w:space="0" w:color="auto"/>
              <w:bottom w:val="single" w:sz="4" w:space="0" w:color="auto"/>
              <w:right w:val="single" w:sz="4" w:space="0" w:color="auto"/>
            </w:tcBorders>
            <w:shd w:val="clear" w:color="auto" w:fill="auto"/>
          </w:tcPr>
          <w:p w14:paraId="7CEA1C76" w14:textId="77777777" w:rsidR="00CA0DEB" w:rsidRPr="00CA0DEB" w:rsidRDefault="00CA0DEB" w:rsidP="003C14D1">
            <w:pPr>
              <w:keepNext/>
              <w:keepLines/>
              <w:rPr>
                <w:rFonts w:ascii="Arial" w:eastAsia="MS Mincho" w:hAnsi="Arial" w:cs="Arial"/>
                <w:color w:val="FF0000"/>
                <w:sz w:val="14"/>
                <w:szCs w:val="14"/>
                <w:lang w:eastAsia="ja-JP"/>
              </w:rPr>
            </w:pPr>
            <w:r w:rsidRPr="00CA0DEB">
              <w:rPr>
                <w:rFonts w:ascii="Arial" w:eastAsia="MS Mincho" w:hAnsi="Arial" w:cs="Arial"/>
                <w:color w:val="FF0000"/>
                <w:sz w:val="14"/>
                <w:szCs w:val="14"/>
                <w:lang w:eastAsia="ja-JP"/>
              </w:rPr>
              <w:t>Optional with capability signalling</w:t>
            </w:r>
          </w:p>
        </w:tc>
      </w:tr>
    </w:tbl>
    <w:p w14:paraId="4F4C12D7" w14:textId="77777777" w:rsidR="00CA0DEB" w:rsidRDefault="00CA0DEB" w:rsidP="00E00D13">
      <w:pPr>
        <w:rPr>
          <w:iCs/>
          <w:lang w:eastAsia="x-none"/>
        </w:rPr>
      </w:pPr>
    </w:p>
    <w:p w14:paraId="55423B6A" w14:textId="77777777" w:rsidR="003C14D1" w:rsidRDefault="003C14D1" w:rsidP="00E00D13">
      <w:pPr>
        <w:rPr>
          <w:iCs/>
          <w:lang w:eastAsia="x-none"/>
        </w:rPr>
      </w:pPr>
    </w:p>
    <w:p w14:paraId="323EF4D1" w14:textId="77777777" w:rsidR="003C14D1" w:rsidRDefault="003C14D1" w:rsidP="003C14D1">
      <w:pPr>
        <w:rPr>
          <w:iCs/>
          <w:lang w:eastAsia="x-none"/>
        </w:rPr>
      </w:pPr>
      <w:r>
        <w:rPr>
          <w:iCs/>
          <w:lang w:eastAsia="x-none"/>
        </w:rPr>
        <w:t>Final summaries in:</w:t>
      </w:r>
    </w:p>
    <w:p w14:paraId="3442B936" w14:textId="239BC310" w:rsidR="003C14D1" w:rsidRPr="003C14D1" w:rsidRDefault="006F79AF" w:rsidP="003C14D1">
      <w:pPr>
        <w:rPr>
          <w:b/>
          <w:bCs/>
          <w:iCs/>
          <w:lang w:eastAsia="x-none"/>
        </w:rPr>
      </w:pPr>
      <w:hyperlink r:id="rId882" w:history="1">
        <w:r>
          <w:rPr>
            <w:rStyle w:val="Hyperlink"/>
            <w:b/>
            <w:bCs/>
            <w:iCs/>
            <w:lang w:eastAsia="x-none"/>
          </w:rPr>
          <w:t>R1-2405611</w:t>
        </w:r>
      </w:hyperlink>
      <w:r w:rsidR="003C14D1" w:rsidRPr="003C14D1">
        <w:rPr>
          <w:b/>
          <w:bCs/>
          <w:iCs/>
          <w:lang w:eastAsia="x-none"/>
        </w:rPr>
        <w:tab/>
        <w:t>Summary#2 of discussion on UE features for MC enhancements</w:t>
      </w:r>
      <w:r w:rsidR="003C14D1" w:rsidRPr="003C14D1">
        <w:rPr>
          <w:b/>
          <w:bCs/>
          <w:iCs/>
          <w:lang w:eastAsia="x-none"/>
        </w:rPr>
        <w:tab/>
        <w:t>Moderator (NTT DOCOMO, INC.)</w:t>
      </w:r>
    </w:p>
    <w:p w14:paraId="7EC82ACC" w14:textId="270835E4" w:rsidR="003C14D1" w:rsidRPr="003C14D1" w:rsidRDefault="006F79AF" w:rsidP="003C14D1">
      <w:pPr>
        <w:rPr>
          <w:b/>
          <w:bCs/>
          <w:iCs/>
          <w:lang w:eastAsia="x-none"/>
        </w:rPr>
      </w:pPr>
      <w:hyperlink r:id="rId883" w:history="1">
        <w:r>
          <w:rPr>
            <w:rStyle w:val="Hyperlink"/>
            <w:b/>
            <w:bCs/>
            <w:iCs/>
            <w:lang w:eastAsia="x-none"/>
          </w:rPr>
          <w:t>R1-2405613</w:t>
        </w:r>
      </w:hyperlink>
      <w:r w:rsidR="003C14D1" w:rsidRPr="003C14D1">
        <w:rPr>
          <w:b/>
          <w:bCs/>
          <w:iCs/>
          <w:lang w:eastAsia="x-none"/>
        </w:rPr>
        <w:tab/>
        <w:t>Summary#2 of discussion on UE features for MBS</w:t>
      </w:r>
      <w:r w:rsidR="003C14D1" w:rsidRPr="003C14D1">
        <w:rPr>
          <w:b/>
          <w:bCs/>
          <w:iCs/>
          <w:lang w:eastAsia="x-none"/>
        </w:rPr>
        <w:tab/>
        <w:t>Moderator (NTT DOCOMO, INC.)</w:t>
      </w:r>
    </w:p>
    <w:p w14:paraId="601EE0AC" w14:textId="7ED55F22" w:rsidR="003C14D1" w:rsidRPr="003C14D1" w:rsidRDefault="006F79AF" w:rsidP="003C14D1">
      <w:pPr>
        <w:rPr>
          <w:b/>
          <w:bCs/>
          <w:iCs/>
          <w:lang w:eastAsia="x-none"/>
        </w:rPr>
      </w:pPr>
      <w:hyperlink r:id="rId884" w:history="1">
        <w:r>
          <w:rPr>
            <w:rStyle w:val="Hyperlink"/>
            <w:b/>
            <w:bCs/>
            <w:iCs/>
            <w:lang w:eastAsia="x-none"/>
          </w:rPr>
          <w:t>R1-2405677</w:t>
        </w:r>
      </w:hyperlink>
      <w:r w:rsidR="003C14D1" w:rsidRPr="003C14D1">
        <w:rPr>
          <w:b/>
          <w:bCs/>
          <w:iCs/>
          <w:lang w:eastAsia="x-none"/>
        </w:rPr>
        <w:tab/>
        <w:t>Summary#3 of discussion on UE features for NR sidelink evolution</w:t>
      </w:r>
      <w:r w:rsidR="003C14D1" w:rsidRPr="003C14D1">
        <w:rPr>
          <w:b/>
          <w:bCs/>
          <w:iCs/>
          <w:lang w:eastAsia="x-none"/>
        </w:rPr>
        <w:tab/>
        <w:t>Moderator (NTT DOCOMO, INC.)</w:t>
      </w:r>
    </w:p>
    <w:p w14:paraId="16BC4795" w14:textId="32764C91" w:rsidR="003C14D1" w:rsidRPr="003C14D1" w:rsidRDefault="006F79AF" w:rsidP="00E00D13">
      <w:pPr>
        <w:rPr>
          <w:b/>
          <w:bCs/>
          <w:iCs/>
          <w:lang w:eastAsia="x-none"/>
        </w:rPr>
      </w:pPr>
      <w:hyperlink r:id="rId885" w:history="1">
        <w:r>
          <w:rPr>
            <w:rStyle w:val="Hyperlink"/>
            <w:b/>
            <w:bCs/>
            <w:iCs/>
            <w:lang w:eastAsia="x-none"/>
          </w:rPr>
          <w:t>R1-2405742</w:t>
        </w:r>
      </w:hyperlink>
      <w:r w:rsidR="003C14D1" w:rsidRPr="003C14D1">
        <w:rPr>
          <w:b/>
          <w:bCs/>
          <w:iCs/>
          <w:lang w:eastAsia="x-none"/>
        </w:rPr>
        <w:tab/>
        <w:t>Summary#3 of discussion on UE features for dedicated spectrum less than 5MHz</w:t>
      </w:r>
      <w:r w:rsidR="003C14D1" w:rsidRPr="003C14D1">
        <w:rPr>
          <w:b/>
          <w:bCs/>
          <w:iCs/>
          <w:lang w:eastAsia="x-none"/>
        </w:rPr>
        <w:tab/>
        <w:t>Moderator (NTT DOCOMO, INC.)</w:t>
      </w:r>
    </w:p>
    <w:p w14:paraId="4796E933" w14:textId="77777777" w:rsidR="00D7097B" w:rsidRPr="00D7097B" w:rsidRDefault="00D7097B" w:rsidP="00B619BB">
      <w:pPr>
        <w:pStyle w:val="Heading3"/>
      </w:pPr>
      <w:bookmarkStart w:id="353" w:name="_Toc166306525"/>
      <w:bookmarkStart w:id="354" w:name="_Toc173405019"/>
      <w:r w:rsidRPr="00D7097B">
        <w:t>UE features for other Rel-18 work items (Topics B)</w:t>
      </w:r>
      <w:bookmarkEnd w:id="353"/>
      <w:bookmarkEnd w:id="354"/>
    </w:p>
    <w:p w14:paraId="037D14FC" w14:textId="77777777" w:rsidR="00D7097B" w:rsidRPr="00D7097B" w:rsidRDefault="00D7097B" w:rsidP="00D7097B">
      <w:pPr>
        <w:rPr>
          <w:i/>
          <w:lang w:eastAsia="x-none"/>
        </w:rPr>
      </w:pPr>
      <w:r w:rsidRPr="00D7097B">
        <w:rPr>
          <w:i/>
          <w:lang w:eastAsia="x-none"/>
        </w:rPr>
        <w:t xml:space="preserve">Including UE features for NR MIMO, expanded and improved NR positioning, NES, mobility enhancement, NCR, IoT-NTN, NR-NTN, and BWP without restriction. </w:t>
      </w:r>
    </w:p>
    <w:p w14:paraId="709AB7A6" w14:textId="77777777" w:rsidR="00D7097B" w:rsidRDefault="00D7097B" w:rsidP="00DE6569"/>
    <w:p w14:paraId="2097A669" w14:textId="0BE20B7C" w:rsidR="00DE6569" w:rsidRPr="00DE6569" w:rsidRDefault="006F79AF" w:rsidP="00DE6569">
      <w:pPr>
        <w:rPr>
          <w:b/>
          <w:bCs/>
        </w:rPr>
      </w:pPr>
      <w:hyperlink r:id="rId886" w:history="1">
        <w:r>
          <w:rPr>
            <w:rStyle w:val="Hyperlink"/>
            <w:b/>
            <w:bCs/>
          </w:rPr>
          <w:t>R1-2405571</w:t>
        </w:r>
      </w:hyperlink>
      <w:r w:rsidR="00DE6569" w:rsidRPr="00DE6569">
        <w:rPr>
          <w:b/>
          <w:bCs/>
        </w:rPr>
        <w:tab/>
        <w:t>Session Notes of AI 8.2.2</w:t>
      </w:r>
      <w:r w:rsidR="00DE6569" w:rsidRPr="00DE6569">
        <w:rPr>
          <w:b/>
          <w:bCs/>
        </w:rPr>
        <w:tab/>
        <w:t>Ad-Hoc Chair (AT&amp;T)</w:t>
      </w:r>
    </w:p>
    <w:p w14:paraId="598419FA" w14:textId="3D4089EF" w:rsidR="00DE6569" w:rsidRPr="00663F3A" w:rsidRDefault="00DE6569" w:rsidP="00DE6569">
      <w:pPr>
        <w:rPr>
          <w:lang w:val="en-US" w:eastAsia="x-none"/>
        </w:rPr>
      </w:pPr>
      <w:r w:rsidRPr="00F05EFE">
        <w:rPr>
          <w:b/>
          <w:bCs/>
        </w:rPr>
        <w:t>Friday decision:</w:t>
      </w:r>
      <w:r>
        <w:t xml:space="preserve"> The </w:t>
      </w:r>
      <w:r>
        <w:rPr>
          <w:lang w:val="en-US" w:eastAsia="x-none"/>
        </w:rPr>
        <w:t>s</w:t>
      </w:r>
      <w:r w:rsidRPr="00663F3A">
        <w:rPr>
          <w:lang w:val="en-US" w:eastAsia="x-none"/>
        </w:rPr>
        <w:t>ession notes</w:t>
      </w:r>
      <w:r>
        <w:rPr>
          <w:lang w:val="en-US" w:eastAsia="x-none"/>
        </w:rPr>
        <w:t xml:space="preserve"> (all agreements reached during RAN1#117)</w:t>
      </w:r>
      <w:r w:rsidRPr="00663F3A">
        <w:rPr>
          <w:lang w:val="en-US" w:eastAsia="x-none"/>
        </w:rPr>
        <w:t xml:space="preserve"> are </w:t>
      </w:r>
      <w:r w:rsidRPr="00663F3A">
        <w:rPr>
          <w:highlight w:val="green"/>
          <w:lang w:val="en-US" w:eastAsia="x-none"/>
        </w:rPr>
        <w:t>endorsed</w:t>
      </w:r>
      <w:r w:rsidRPr="00663F3A">
        <w:rPr>
          <w:lang w:val="en-US" w:eastAsia="x-none"/>
        </w:rPr>
        <w:t>.</w:t>
      </w:r>
    </w:p>
    <w:p w14:paraId="0FA96B61" w14:textId="77777777" w:rsidR="00DE6569" w:rsidRPr="00DE6569" w:rsidRDefault="00DE6569" w:rsidP="00DE6569">
      <w:pPr>
        <w:rPr>
          <w:lang w:val="en-US"/>
        </w:rPr>
      </w:pPr>
    </w:p>
    <w:p w14:paraId="7A844CAB" w14:textId="7BB39EDE" w:rsidR="00D7097B" w:rsidRPr="00D7097B" w:rsidRDefault="006F79AF" w:rsidP="00D7097B">
      <w:pPr>
        <w:rPr>
          <w:iCs/>
          <w:lang w:eastAsia="x-none"/>
        </w:rPr>
      </w:pPr>
      <w:hyperlink r:id="rId887" w:history="1">
        <w:r>
          <w:rPr>
            <w:rStyle w:val="Hyperlink"/>
            <w:iCs/>
            <w:lang w:eastAsia="x-none"/>
          </w:rPr>
          <w:t>R1-2403919</w:t>
        </w:r>
      </w:hyperlink>
      <w:r w:rsidR="00D7097B" w:rsidRPr="00D7097B">
        <w:rPr>
          <w:iCs/>
          <w:lang w:eastAsia="x-none"/>
        </w:rPr>
        <w:tab/>
        <w:t>UE features for other Rel-18 work items (Topics B)</w:t>
      </w:r>
      <w:r w:rsidR="00D7097B" w:rsidRPr="00D7097B">
        <w:rPr>
          <w:iCs/>
          <w:lang w:eastAsia="x-none"/>
        </w:rPr>
        <w:tab/>
        <w:t>Huawei, HiSilicon</w:t>
      </w:r>
    </w:p>
    <w:p w14:paraId="407E3595" w14:textId="44C7B216" w:rsidR="00D7097B" w:rsidRPr="00D7097B" w:rsidRDefault="006F79AF" w:rsidP="00D7097B">
      <w:pPr>
        <w:rPr>
          <w:iCs/>
          <w:lang w:eastAsia="x-none"/>
        </w:rPr>
      </w:pPr>
      <w:hyperlink r:id="rId888" w:history="1">
        <w:r>
          <w:rPr>
            <w:rStyle w:val="Hyperlink"/>
            <w:iCs/>
            <w:lang w:eastAsia="x-none"/>
          </w:rPr>
          <w:t>R1-2403972</w:t>
        </w:r>
      </w:hyperlink>
      <w:r w:rsidR="00D7097B" w:rsidRPr="00D7097B">
        <w:rPr>
          <w:iCs/>
          <w:lang w:eastAsia="x-none"/>
        </w:rPr>
        <w:tab/>
        <w:t>UE features for Rel-18 Work Items (Topics B)</w:t>
      </w:r>
      <w:r w:rsidR="00D7097B" w:rsidRPr="00D7097B">
        <w:rPr>
          <w:iCs/>
          <w:lang w:eastAsia="x-none"/>
        </w:rPr>
        <w:tab/>
        <w:t>Intel Corporation</w:t>
      </w:r>
    </w:p>
    <w:p w14:paraId="44DA598A" w14:textId="19E3030E" w:rsidR="00D7097B" w:rsidRPr="00D7097B" w:rsidRDefault="006F79AF" w:rsidP="00D7097B">
      <w:pPr>
        <w:rPr>
          <w:iCs/>
          <w:lang w:eastAsia="x-none"/>
        </w:rPr>
      </w:pPr>
      <w:hyperlink r:id="rId889" w:history="1">
        <w:r>
          <w:rPr>
            <w:rStyle w:val="Hyperlink"/>
            <w:iCs/>
            <w:lang w:eastAsia="x-none"/>
          </w:rPr>
          <w:t>R1-2404102</w:t>
        </w:r>
      </w:hyperlink>
      <w:r w:rsidR="00D7097B" w:rsidRPr="00D7097B">
        <w:rPr>
          <w:iCs/>
          <w:lang w:eastAsia="x-none"/>
        </w:rPr>
        <w:tab/>
        <w:t>UE features for other Rel-18 work items (Topics B)</w:t>
      </w:r>
      <w:r w:rsidR="00D7097B" w:rsidRPr="00D7097B">
        <w:rPr>
          <w:iCs/>
          <w:lang w:eastAsia="x-none"/>
        </w:rPr>
        <w:tab/>
        <w:t>Samsung</w:t>
      </w:r>
    </w:p>
    <w:p w14:paraId="07A9D6C2" w14:textId="782C8773" w:rsidR="00D7097B" w:rsidRPr="00D7097B" w:rsidRDefault="006F79AF" w:rsidP="00D7097B">
      <w:pPr>
        <w:rPr>
          <w:iCs/>
          <w:lang w:eastAsia="x-none"/>
        </w:rPr>
      </w:pPr>
      <w:hyperlink r:id="rId890" w:history="1">
        <w:r>
          <w:rPr>
            <w:rStyle w:val="Hyperlink"/>
            <w:iCs/>
            <w:lang w:eastAsia="x-none"/>
          </w:rPr>
          <w:t>R1-2404164</w:t>
        </w:r>
      </w:hyperlink>
      <w:r w:rsidR="00D7097B" w:rsidRPr="00D7097B">
        <w:rPr>
          <w:iCs/>
          <w:lang w:eastAsia="x-none"/>
        </w:rPr>
        <w:tab/>
        <w:t>Discussion on Rel-18 UE features topics B (Positioning)</w:t>
      </w:r>
      <w:r w:rsidR="00D7097B" w:rsidRPr="00D7097B">
        <w:rPr>
          <w:iCs/>
          <w:lang w:eastAsia="x-none"/>
        </w:rPr>
        <w:tab/>
        <w:t>vivo</w:t>
      </w:r>
    </w:p>
    <w:p w14:paraId="19A078DE" w14:textId="44F3B20A" w:rsidR="00D7097B" w:rsidRPr="00D7097B" w:rsidRDefault="006F79AF" w:rsidP="00D7097B">
      <w:pPr>
        <w:rPr>
          <w:iCs/>
          <w:lang w:eastAsia="x-none"/>
        </w:rPr>
      </w:pPr>
      <w:hyperlink r:id="rId891" w:history="1">
        <w:r>
          <w:rPr>
            <w:rStyle w:val="Hyperlink"/>
            <w:iCs/>
            <w:lang w:eastAsia="x-none"/>
          </w:rPr>
          <w:t>R1-2404271</w:t>
        </w:r>
      </w:hyperlink>
      <w:r w:rsidR="00D7097B" w:rsidRPr="00D7097B">
        <w:rPr>
          <w:iCs/>
          <w:lang w:eastAsia="x-none"/>
        </w:rPr>
        <w:tab/>
        <w:t>Discussion on UE Feature Topics B</w:t>
      </w:r>
      <w:r w:rsidR="00D7097B" w:rsidRPr="00D7097B">
        <w:rPr>
          <w:iCs/>
          <w:lang w:eastAsia="x-none"/>
        </w:rPr>
        <w:tab/>
        <w:t>Apple</w:t>
      </w:r>
    </w:p>
    <w:p w14:paraId="3C498C74" w14:textId="39383CE9" w:rsidR="00D7097B" w:rsidRPr="00D7097B" w:rsidRDefault="006F79AF" w:rsidP="00D7097B">
      <w:pPr>
        <w:rPr>
          <w:iCs/>
          <w:lang w:eastAsia="x-none"/>
        </w:rPr>
      </w:pPr>
      <w:hyperlink r:id="rId892" w:history="1">
        <w:r>
          <w:rPr>
            <w:rStyle w:val="Hyperlink"/>
            <w:iCs/>
            <w:lang w:eastAsia="x-none"/>
          </w:rPr>
          <w:t>R1-2404383</w:t>
        </w:r>
      </w:hyperlink>
      <w:r w:rsidR="00D7097B" w:rsidRPr="00D7097B">
        <w:rPr>
          <w:iCs/>
          <w:lang w:eastAsia="x-none"/>
        </w:rPr>
        <w:tab/>
        <w:t>Remaining issues on UE features for expanded and improved NR positioning</w:t>
      </w:r>
      <w:r w:rsidR="00D7097B" w:rsidRPr="00D7097B">
        <w:rPr>
          <w:iCs/>
          <w:lang w:eastAsia="x-none"/>
        </w:rPr>
        <w:tab/>
        <w:t>CATT</w:t>
      </w:r>
    </w:p>
    <w:p w14:paraId="6C9E13A2" w14:textId="5461FA93" w:rsidR="00D7097B" w:rsidRPr="00D7097B" w:rsidRDefault="006F79AF" w:rsidP="00D7097B">
      <w:pPr>
        <w:rPr>
          <w:iCs/>
          <w:lang w:eastAsia="x-none"/>
        </w:rPr>
      </w:pPr>
      <w:hyperlink r:id="rId893" w:history="1">
        <w:r>
          <w:rPr>
            <w:rStyle w:val="Hyperlink"/>
            <w:iCs/>
            <w:lang w:eastAsia="x-none"/>
          </w:rPr>
          <w:t>R1-2404485</w:t>
        </w:r>
      </w:hyperlink>
      <w:r w:rsidR="00D7097B" w:rsidRPr="00D7097B">
        <w:rPr>
          <w:iCs/>
          <w:lang w:eastAsia="x-none"/>
        </w:rPr>
        <w:tab/>
        <w:t>UE Features for Other Topics B (MIMO, Pos, NES, MobEnh, IoT-NTN, NR-NTN)</w:t>
      </w:r>
      <w:r w:rsidR="00D7097B" w:rsidRPr="00D7097B">
        <w:rPr>
          <w:iCs/>
          <w:lang w:eastAsia="x-none"/>
        </w:rPr>
        <w:tab/>
        <w:t>Nokia</w:t>
      </w:r>
    </w:p>
    <w:p w14:paraId="0764115C" w14:textId="77F13A78" w:rsidR="00D7097B" w:rsidRPr="00D7097B" w:rsidRDefault="006F79AF" w:rsidP="00D7097B">
      <w:pPr>
        <w:rPr>
          <w:iCs/>
          <w:lang w:eastAsia="x-none"/>
        </w:rPr>
      </w:pPr>
      <w:hyperlink r:id="rId894" w:history="1">
        <w:r>
          <w:rPr>
            <w:rStyle w:val="Hyperlink"/>
            <w:iCs/>
            <w:lang w:eastAsia="x-none"/>
          </w:rPr>
          <w:t>R1-2404824</w:t>
        </w:r>
      </w:hyperlink>
      <w:r w:rsidR="00D7097B" w:rsidRPr="00D7097B">
        <w:rPr>
          <w:iCs/>
          <w:lang w:eastAsia="x-none"/>
        </w:rPr>
        <w:tab/>
        <w:t>UE features for other Rel-18 work items (Topics B)</w:t>
      </w:r>
      <w:r w:rsidR="00D7097B" w:rsidRPr="00D7097B">
        <w:rPr>
          <w:iCs/>
          <w:lang w:eastAsia="x-none"/>
        </w:rPr>
        <w:tab/>
        <w:t>OPPO</w:t>
      </w:r>
    </w:p>
    <w:p w14:paraId="24FAB24B" w14:textId="61C53FE7" w:rsidR="00D7097B" w:rsidRPr="00D7097B" w:rsidRDefault="006F79AF" w:rsidP="00D7097B">
      <w:pPr>
        <w:rPr>
          <w:iCs/>
          <w:lang w:eastAsia="x-none"/>
        </w:rPr>
      </w:pPr>
      <w:hyperlink r:id="rId895" w:history="1">
        <w:r>
          <w:rPr>
            <w:rStyle w:val="Hyperlink"/>
            <w:iCs/>
            <w:lang w:eastAsia="x-none"/>
          </w:rPr>
          <w:t>R1-2404887</w:t>
        </w:r>
      </w:hyperlink>
      <w:r w:rsidR="00D7097B" w:rsidRPr="00D7097B">
        <w:rPr>
          <w:iCs/>
          <w:lang w:eastAsia="x-none"/>
        </w:rPr>
        <w:tab/>
        <w:t>Discussion on UE features for NES</w:t>
      </w:r>
      <w:r w:rsidR="00D7097B" w:rsidRPr="00D7097B">
        <w:rPr>
          <w:iCs/>
          <w:lang w:eastAsia="x-none"/>
        </w:rPr>
        <w:tab/>
        <w:t>LG Electronics</w:t>
      </w:r>
    </w:p>
    <w:p w14:paraId="40969FBE" w14:textId="21AB124C" w:rsidR="00D7097B" w:rsidRPr="00D7097B" w:rsidRDefault="006F79AF" w:rsidP="00D7097B">
      <w:pPr>
        <w:rPr>
          <w:iCs/>
          <w:lang w:eastAsia="x-none"/>
        </w:rPr>
      </w:pPr>
      <w:hyperlink r:id="rId896" w:history="1">
        <w:r>
          <w:rPr>
            <w:rStyle w:val="Hyperlink"/>
            <w:iCs/>
            <w:lang w:eastAsia="x-none"/>
          </w:rPr>
          <w:t>R1-2404910</w:t>
        </w:r>
      </w:hyperlink>
      <w:r w:rsidR="00D7097B" w:rsidRPr="00D7097B">
        <w:rPr>
          <w:iCs/>
          <w:lang w:eastAsia="x-none"/>
        </w:rPr>
        <w:tab/>
        <w:t>Discussion on BWP Without Restriction maintenance</w:t>
      </w:r>
      <w:r w:rsidR="00D7097B" w:rsidRPr="00D7097B">
        <w:rPr>
          <w:iCs/>
          <w:lang w:eastAsia="x-none"/>
        </w:rPr>
        <w:tab/>
        <w:t>Vodafone</w:t>
      </w:r>
    </w:p>
    <w:p w14:paraId="6D7B1436" w14:textId="728B3E96" w:rsidR="00D7097B" w:rsidRPr="00D7097B" w:rsidRDefault="006F79AF" w:rsidP="00D7097B">
      <w:pPr>
        <w:rPr>
          <w:iCs/>
          <w:lang w:eastAsia="x-none"/>
        </w:rPr>
      </w:pPr>
      <w:hyperlink r:id="rId897" w:history="1">
        <w:r>
          <w:rPr>
            <w:rStyle w:val="Hyperlink"/>
            <w:iCs/>
            <w:lang w:eastAsia="x-none"/>
          </w:rPr>
          <w:t>R1-2405004</w:t>
        </w:r>
      </w:hyperlink>
      <w:r w:rsidR="00D7097B" w:rsidRPr="00D7097B">
        <w:rPr>
          <w:iCs/>
          <w:lang w:eastAsia="x-none"/>
        </w:rPr>
        <w:tab/>
        <w:t>UE features for other Rel-18 work items (Topics B)</w:t>
      </w:r>
      <w:r w:rsidR="00D7097B" w:rsidRPr="00D7097B">
        <w:rPr>
          <w:iCs/>
          <w:lang w:eastAsia="x-none"/>
        </w:rPr>
        <w:tab/>
        <w:t>ZTE</w:t>
      </w:r>
    </w:p>
    <w:p w14:paraId="25C353CE" w14:textId="710D8C67" w:rsidR="00D7097B" w:rsidRPr="00D7097B" w:rsidRDefault="006F79AF" w:rsidP="00D7097B">
      <w:pPr>
        <w:rPr>
          <w:iCs/>
          <w:lang w:eastAsia="x-none"/>
        </w:rPr>
      </w:pPr>
      <w:hyperlink r:id="rId898" w:history="1">
        <w:r>
          <w:rPr>
            <w:rStyle w:val="Hyperlink"/>
            <w:iCs/>
            <w:lang w:eastAsia="x-none"/>
          </w:rPr>
          <w:t>R1-2405029</w:t>
        </w:r>
      </w:hyperlink>
      <w:r w:rsidR="00D7097B" w:rsidRPr="00D7097B">
        <w:rPr>
          <w:iCs/>
          <w:lang w:eastAsia="x-none"/>
        </w:rPr>
        <w:tab/>
        <w:t>Discussion on UE features for other Rel-18 work items (Topics B)</w:t>
      </w:r>
      <w:r w:rsidR="00D7097B" w:rsidRPr="00D7097B">
        <w:rPr>
          <w:iCs/>
          <w:lang w:eastAsia="x-none"/>
        </w:rPr>
        <w:tab/>
        <w:t>NTT DOCOMO, INC.</w:t>
      </w:r>
    </w:p>
    <w:p w14:paraId="5172C6CC" w14:textId="4FDC9803" w:rsidR="00D7097B" w:rsidRPr="00D7097B" w:rsidRDefault="006F79AF" w:rsidP="00D7097B">
      <w:pPr>
        <w:rPr>
          <w:iCs/>
          <w:lang w:eastAsia="x-none"/>
        </w:rPr>
      </w:pPr>
      <w:hyperlink r:id="rId899" w:history="1">
        <w:r>
          <w:rPr>
            <w:rStyle w:val="Hyperlink"/>
            <w:iCs/>
            <w:lang w:eastAsia="x-none"/>
          </w:rPr>
          <w:t>R1-2405104</w:t>
        </w:r>
      </w:hyperlink>
      <w:r w:rsidR="00D7097B" w:rsidRPr="00D7097B">
        <w:rPr>
          <w:iCs/>
          <w:lang w:eastAsia="x-none"/>
        </w:rPr>
        <w:tab/>
        <w:t>Rel-18 UE features topics set B</w:t>
      </w:r>
      <w:r w:rsidR="00D7097B" w:rsidRPr="00D7097B">
        <w:rPr>
          <w:iCs/>
          <w:lang w:eastAsia="x-none"/>
        </w:rPr>
        <w:tab/>
        <w:t>Ericsson</w:t>
      </w:r>
    </w:p>
    <w:p w14:paraId="3B416C75" w14:textId="4C4FDB44" w:rsidR="00D7097B" w:rsidRDefault="006F79AF" w:rsidP="00D7097B">
      <w:pPr>
        <w:rPr>
          <w:iCs/>
          <w:lang w:eastAsia="x-none"/>
        </w:rPr>
      </w:pPr>
      <w:hyperlink r:id="rId900" w:history="1">
        <w:r>
          <w:rPr>
            <w:rStyle w:val="Hyperlink"/>
            <w:iCs/>
            <w:lang w:eastAsia="x-none"/>
          </w:rPr>
          <w:t>R1-2405142</w:t>
        </w:r>
      </w:hyperlink>
      <w:r w:rsidR="00D7097B" w:rsidRPr="00D7097B">
        <w:rPr>
          <w:iCs/>
          <w:lang w:eastAsia="x-none"/>
        </w:rPr>
        <w:tab/>
        <w:t>UE features for other Rel-18 work items (Topics B)</w:t>
      </w:r>
      <w:r w:rsidR="00D7097B" w:rsidRPr="00D7097B">
        <w:rPr>
          <w:iCs/>
          <w:lang w:eastAsia="x-none"/>
        </w:rPr>
        <w:tab/>
        <w:t>Qualcomm Incorporated</w:t>
      </w:r>
    </w:p>
    <w:p w14:paraId="4C9DE4C0" w14:textId="77777777" w:rsidR="00DE6569" w:rsidRDefault="00DE6569" w:rsidP="00D7097B">
      <w:pPr>
        <w:rPr>
          <w:iCs/>
          <w:lang w:eastAsia="x-none"/>
        </w:rPr>
      </w:pPr>
    </w:p>
    <w:p w14:paraId="6C7114E5" w14:textId="683655F6" w:rsidR="00DE6569" w:rsidRPr="00DE6569" w:rsidRDefault="006F79AF" w:rsidP="00DE6569">
      <w:pPr>
        <w:rPr>
          <w:b/>
          <w:bCs/>
        </w:rPr>
      </w:pPr>
      <w:hyperlink r:id="rId901" w:history="1">
        <w:r>
          <w:rPr>
            <w:rStyle w:val="Hyperlink"/>
            <w:b/>
            <w:bCs/>
          </w:rPr>
          <w:t>R1-2405602</w:t>
        </w:r>
      </w:hyperlink>
      <w:r w:rsidR="00DE6569" w:rsidRPr="00DE6569">
        <w:rPr>
          <w:b/>
          <w:bCs/>
        </w:rPr>
        <w:tab/>
        <w:t>Summary of UE features for other Rel-18 work items (Topics B)</w:t>
      </w:r>
      <w:r w:rsidR="00DE6569" w:rsidRPr="00DE6569">
        <w:rPr>
          <w:b/>
          <w:bCs/>
        </w:rPr>
        <w:tab/>
        <w:t>Moderator (AT&amp;T)</w:t>
      </w:r>
    </w:p>
    <w:p w14:paraId="7E478115" w14:textId="012A15CD" w:rsidR="00DE6569" w:rsidRPr="00DE6569" w:rsidRDefault="00DE6569" w:rsidP="00D7097B">
      <w:pPr>
        <w:rPr>
          <w:lang w:eastAsia="x-none"/>
        </w:rPr>
      </w:pPr>
      <w:r w:rsidRPr="00955F5C">
        <w:rPr>
          <w:lang w:eastAsia="x-none"/>
        </w:rPr>
        <w:t>This document presents the summary of discussion</w:t>
      </w:r>
      <w:r>
        <w:rPr>
          <w:lang w:eastAsia="x-none"/>
        </w:rPr>
        <w:t xml:space="preserve">s related to </w:t>
      </w:r>
      <w:r w:rsidRPr="00D3782C">
        <w:rPr>
          <w:lang w:eastAsia="x-none"/>
        </w:rPr>
        <w:t>UE features for</w:t>
      </w:r>
      <w:r w:rsidRPr="00392993">
        <w:t xml:space="preserve"> </w:t>
      </w:r>
      <w:r w:rsidRPr="00392993">
        <w:rPr>
          <w:lang w:eastAsia="x-none"/>
        </w:rPr>
        <w:t>NR MIMO, expanded and improved NR positioning, NES, mobility enhancement, NCR, IoT-NTN, NR-NTN, BWP without restriction</w:t>
      </w:r>
      <w:r>
        <w:rPr>
          <w:lang w:eastAsia="x-none"/>
        </w:rPr>
        <w:t xml:space="preserve"> and ATG</w:t>
      </w:r>
      <w:r w:rsidRPr="00D3782C">
        <w:rPr>
          <w:lang w:eastAsia="x-none"/>
        </w:rPr>
        <w:t xml:space="preserve"> </w:t>
      </w:r>
      <w:r>
        <w:rPr>
          <w:lang w:eastAsia="x-none"/>
        </w:rPr>
        <w:t xml:space="preserve"> </w:t>
      </w:r>
      <w:r w:rsidRPr="00955F5C">
        <w:rPr>
          <w:lang w:eastAsia="x-none"/>
        </w:rPr>
        <w:t>during RAN1 #11</w:t>
      </w:r>
      <w:r>
        <w:rPr>
          <w:lang w:eastAsia="x-none"/>
        </w:rPr>
        <w:t>7.</w:t>
      </w:r>
    </w:p>
    <w:p w14:paraId="57EA9101" w14:textId="77777777" w:rsidR="00D7097B" w:rsidRPr="00D7097B" w:rsidRDefault="00D7097B" w:rsidP="00B619BB">
      <w:pPr>
        <w:pStyle w:val="Heading1"/>
      </w:pPr>
      <w:bookmarkStart w:id="355" w:name="_Toc166306526"/>
      <w:bookmarkStart w:id="356" w:name="_Toc173405020"/>
      <w:r w:rsidRPr="00D7097B">
        <w:t>Release 19</w:t>
      </w:r>
      <w:bookmarkEnd w:id="355"/>
      <w:bookmarkEnd w:id="356"/>
    </w:p>
    <w:p w14:paraId="42A4376E" w14:textId="77777777" w:rsidR="00D7097B" w:rsidRPr="00D7097B" w:rsidRDefault="00D7097B" w:rsidP="00B619BB">
      <w:pPr>
        <w:pStyle w:val="Heading2"/>
      </w:pPr>
      <w:bookmarkStart w:id="357" w:name="_Toc166306527"/>
      <w:bookmarkStart w:id="358" w:name="_Toc173405021"/>
      <w:r w:rsidRPr="00D7097B">
        <w:t>Artificial Intelligence (AI)/Machine Learning (ML) for NR Air Interface</w:t>
      </w:r>
      <w:bookmarkEnd w:id="357"/>
      <w:bookmarkEnd w:id="358"/>
    </w:p>
    <w:p w14:paraId="30EF4F3A" w14:textId="77777777" w:rsidR="00D7097B" w:rsidRPr="00D7097B" w:rsidRDefault="00D7097B" w:rsidP="00D7097B">
      <w:pPr>
        <w:rPr>
          <w:i/>
          <w:iCs/>
        </w:rPr>
      </w:pPr>
      <w:r w:rsidRPr="00D7097B">
        <w:rPr>
          <w:i/>
          <w:iCs/>
        </w:rPr>
        <w:t xml:space="preserve">Please refer to </w:t>
      </w:r>
      <w:hyperlink r:id="rId902" w:history="1">
        <w:r w:rsidRPr="00D7097B">
          <w:rPr>
            <w:i/>
            <w:iCs/>
            <w:color w:val="0000FF"/>
            <w:u w:val="single"/>
          </w:rPr>
          <w:t>RP-240774</w:t>
        </w:r>
      </w:hyperlink>
      <w:r w:rsidRPr="00D7097B">
        <w:rPr>
          <w:i/>
          <w:iCs/>
        </w:rPr>
        <w:t xml:space="preserve"> for detailed scope of the WI.</w:t>
      </w:r>
    </w:p>
    <w:p w14:paraId="67BF3CDC" w14:textId="77777777" w:rsidR="00D7097B" w:rsidRPr="00D7097B" w:rsidRDefault="00D7097B" w:rsidP="00286025"/>
    <w:p w14:paraId="499FEB0A" w14:textId="244D3717" w:rsidR="00B0298A" w:rsidRPr="00E671AB" w:rsidRDefault="006F79AF" w:rsidP="00B0298A">
      <w:pPr>
        <w:rPr>
          <w:b/>
          <w:iCs/>
          <w:lang w:eastAsia="x-none"/>
        </w:rPr>
      </w:pPr>
      <w:hyperlink r:id="rId903" w:history="1">
        <w:r>
          <w:rPr>
            <w:rStyle w:val="Hyperlink"/>
            <w:b/>
            <w:iCs/>
            <w:lang w:eastAsia="x-none"/>
          </w:rPr>
          <w:t>R1-2405695</w:t>
        </w:r>
      </w:hyperlink>
      <w:r w:rsidR="00B0298A" w:rsidRPr="00E671AB">
        <w:rPr>
          <w:b/>
          <w:iCs/>
          <w:lang w:eastAsia="x-none"/>
        </w:rPr>
        <w:tab/>
        <w:t>Session notes for 9.1 (AI/ML for NR Air Interface)</w:t>
      </w:r>
      <w:r w:rsidR="00B0298A" w:rsidRPr="00E671AB">
        <w:rPr>
          <w:b/>
          <w:iCs/>
          <w:lang w:eastAsia="x-none"/>
        </w:rPr>
        <w:tab/>
        <w:t>Ad-Hoc Chair (CMCC)</w:t>
      </w:r>
    </w:p>
    <w:p w14:paraId="1708C31D" w14:textId="37AC925B" w:rsidR="00B0298A" w:rsidRPr="00D96FAE" w:rsidRDefault="00B0298A" w:rsidP="00B0298A">
      <w:pPr>
        <w:rPr>
          <w:lang w:eastAsia="x-none"/>
        </w:rPr>
      </w:pPr>
      <w:r w:rsidRPr="00F05EFE">
        <w:rPr>
          <w:b/>
          <w:bCs/>
        </w:rPr>
        <w:t>Friday decision:</w:t>
      </w:r>
      <w:r>
        <w:t xml:space="preserve"> The </w:t>
      </w:r>
      <w:r>
        <w:rPr>
          <w:lang w:val="en-US" w:eastAsia="x-none"/>
        </w:rPr>
        <w:t>s</w:t>
      </w:r>
      <w:r w:rsidRPr="00663F3A">
        <w:rPr>
          <w:lang w:val="en-US" w:eastAsia="x-none"/>
        </w:rPr>
        <w:t>ession notes</w:t>
      </w:r>
      <w:r>
        <w:rPr>
          <w:lang w:val="en-US" w:eastAsia="x-none"/>
        </w:rPr>
        <w:t xml:space="preserve"> are </w:t>
      </w:r>
      <w:r>
        <w:rPr>
          <w:highlight w:val="green"/>
          <w:lang w:eastAsia="x-none"/>
        </w:rPr>
        <w:t>e</w:t>
      </w:r>
      <w:r w:rsidRPr="00D96FAE">
        <w:rPr>
          <w:highlight w:val="green"/>
          <w:lang w:eastAsia="x-none"/>
        </w:rPr>
        <w:t xml:space="preserve">ndorsed </w:t>
      </w:r>
      <w:r w:rsidRPr="00D96FAE">
        <w:rPr>
          <w:lang w:eastAsia="x-none"/>
        </w:rPr>
        <w:t>and contents reflected below.</w:t>
      </w:r>
    </w:p>
    <w:p w14:paraId="5BA52E56" w14:textId="77777777" w:rsidR="00B0298A" w:rsidRPr="00B0298A" w:rsidRDefault="00B0298A" w:rsidP="00D7097B">
      <w:pPr>
        <w:rPr>
          <w:lang w:eastAsia="x-none"/>
        </w:rPr>
      </w:pPr>
    </w:p>
    <w:p w14:paraId="4F13E0D3" w14:textId="37C6AB44" w:rsidR="00286025" w:rsidRPr="003970E7" w:rsidRDefault="00D7097B" w:rsidP="00D7097B">
      <w:pPr>
        <w:rPr>
          <w:lang w:val="fr-FR" w:eastAsia="x-none"/>
        </w:rPr>
      </w:pPr>
      <w:r w:rsidRPr="003970E7">
        <w:rPr>
          <w:lang w:val="fr-FR" w:eastAsia="x-none"/>
        </w:rPr>
        <w:t xml:space="preserve">[117-R19-AI/ML] </w:t>
      </w:r>
      <w:r w:rsidR="00286025" w:rsidRPr="003970E7">
        <w:rPr>
          <w:lang w:val="fr-FR" w:eastAsia="x-none"/>
        </w:rPr>
        <w:t>– Taesang (Qualcomm)</w:t>
      </w:r>
    </w:p>
    <w:p w14:paraId="2E8EA721" w14:textId="2F14E14C" w:rsidR="00D7097B" w:rsidRPr="00B0298A" w:rsidRDefault="00D7097B" w:rsidP="00D7097B">
      <w:pPr>
        <w:rPr>
          <w:lang w:eastAsia="x-none"/>
        </w:rPr>
      </w:pPr>
      <w:r w:rsidRPr="00B0298A">
        <w:rPr>
          <w:lang w:eastAsia="x-none"/>
        </w:rPr>
        <w:t>Email discussion on Rel-19 AI/ML</w:t>
      </w:r>
    </w:p>
    <w:p w14:paraId="31AE6359" w14:textId="77777777" w:rsidR="00D7097B" w:rsidRPr="005F51DB" w:rsidRDefault="00D7097B" w:rsidP="00D7097B">
      <w:pPr>
        <w:numPr>
          <w:ilvl w:val="0"/>
          <w:numId w:val="68"/>
        </w:numPr>
        <w:rPr>
          <w:lang w:val="en-US" w:eastAsia="x-none"/>
        </w:rPr>
      </w:pPr>
      <w:r w:rsidRPr="005F51DB">
        <w:rPr>
          <w:lang w:eastAsia="x-none"/>
        </w:rPr>
        <w:t>To be used for sharing updates on online/offline schedule, details on what is to be discussed in online/offline sessions, tdoc number of the moderator summary for online session, etc</w:t>
      </w:r>
    </w:p>
    <w:p w14:paraId="7232D1C0" w14:textId="77777777" w:rsidR="00D7097B" w:rsidRPr="00D7097B" w:rsidRDefault="00D7097B" w:rsidP="00286025">
      <w:pPr>
        <w:pStyle w:val="Heading3"/>
      </w:pPr>
      <w:bookmarkStart w:id="359" w:name="_Toc166306528"/>
      <w:bookmarkStart w:id="360" w:name="_Toc173405022"/>
      <w:r w:rsidRPr="00D7097B">
        <w:t>Specification support for beam management</w:t>
      </w:r>
      <w:bookmarkEnd w:id="359"/>
      <w:bookmarkEnd w:id="360"/>
    </w:p>
    <w:p w14:paraId="22A5B906" w14:textId="4BB9EBED" w:rsidR="00D7097B" w:rsidRPr="00D7097B" w:rsidRDefault="006F79AF" w:rsidP="00D7097B">
      <w:pPr>
        <w:rPr>
          <w:lang w:eastAsia="x-none"/>
        </w:rPr>
      </w:pPr>
      <w:hyperlink r:id="rId904" w:history="1">
        <w:r>
          <w:rPr>
            <w:rStyle w:val="Hyperlink"/>
            <w:lang w:eastAsia="x-none"/>
          </w:rPr>
          <w:t>R1-2403866</w:t>
        </w:r>
      </w:hyperlink>
      <w:r w:rsidR="00D7097B" w:rsidRPr="00D7097B">
        <w:rPr>
          <w:lang w:eastAsia="x-none"/>
        </w:rPr>
        <w:tab/>
        <w:t>Discussion on specification support for beam management</w:t>
      </w:r>
      <w:r w:rsidR="00D7097B" w:rsidRPr="00D7097B">
        <w:rPr>
          <w:lang w:eastAsia="x-none"/>
        </w:rPr>
        <w:tab/>
        <w:t>FUTUREWEI</w:t>
      </w:r>
    </w:p>
    <w:p w14:paraId="4AB7E1D6" w14:textId="431D37CC" w:rsidR="00D7097B" w:rsidRPr="00D7097B" w:rsidRDefault="006F79AF" w:rsidP="00D7097B">
      <w:pPr>
        <w:rPr>
          <w:lang w:eastAsia="x-none"/>
        </w:rPr>
      </w:pPr>
      <w:hyperlink r:id="rId905" w:history="1">
        <w:r>
          <w:rPr>
            <w:rStyle w:val="Hyperlink"/>
            <w:lang w:eastAsia="x-none"/>
          </w:rPr>
          <w:t>R1-2403914</w:t>
        </w:r>
      </w:hyperlink>
      <w:r w:rsidR="00D7097B" w:rsidRPr="00D7097B">
        <w:rPr>
          <w:lang w:eastAsia="x-none"/>
        </w:rPr>
        <w:tab/>
        <w:t>AIML for beam management</w:t>
      </w:r>
      <w:r w:rsidR="00D7097B" w:rsidRPr="00D7097B">
        <w:rPr>
          <w:lang w:eastAsia="x-none"/>
        </w:rPr>
        <w:tab/>
        <w:t>Ericsson</w:t>
      </w:r>
    </w:p>
    <w:p w14:paraId="0B5FB399" w14:textId="792F4799" w:rsidR="00D7097B" w:rsidRPr="00D7097B" w:rsidRDefault="006F79AF" w:rsidP="00D7097B">
      <w:pPr>
        <w:rPr>
          <w:lang w:eastAsia="x-none"/>
        </w:rPr>
      </w:pPr>
      <w:hyperlink r:id="rId906" w:history="1">
        <w:r>
          <w:rPr>
            <w:rStyle w:val="Hyperlink"/>
            <w:lang w:eastAsia="x-none"/>
          </w:rPr>
          <w:t>R1-2403929</w:t>
        </w:r>
      </w:hyperlink>
      <w:r w:rsidR="00D7097B" w:rsidRPr="00D7097B">
        <w:rPr>
          <w:lang w:eastAsia="x-none"/>
        </w:rPr>
        <w:tab/>
        <w:t xml:space="preserve">Discussion on AI/ML for beam management </w:t>
      </w:r>
      <w:r w:rsidR="00D7097B" w:rsidRPr="00D7097B">
        <w:rPr>
          <w:lang w:eastAsia="x-none"/>
        </w:rPr>
        <w:tab/>
        <w:t>Huawei, HiSilicon</w:t>
      </w:r>
    </w:p>
    <w:p w14:paraId="7179BACA" w14:textId="4A65AB5F" w:rsidR="00D7097B" w:rsidRPr="00D7097B" w:rsidRDefault="006F79AF" w:rsidP="00D7097B">
      <w:pPr>
        <w:rPr>
          <w:lang w:eastAsia="x-none"/>
        </w:rPr>
      </w:pPr>
      <w:hyperlink r:id="rId907" w:history="1">
        <w:r>
          <w:rPr>
            <w:rStyle w:val="Hyperlink"/>
            <w:lang w:eastAsia="x-none"/>
          </w:rPr>
          <w:t>R1-2403973</w:t>
        </w:r>
      </w:hyperlink>
      <w:r w:rsidR="00D7097B" w:rsidRPr="00D7097B">
        <w:rPr>
          <w:lang w:eastAsia="x-none"/>
        </w:rPr>
        <w:tab/>
        <w:t>Specification support for AI/ML for beam management</w:t>
      </w:r>
      <w:r w:rsidR="00D7097B" w:rsidRPr="00D7097B">
        <w:rPr>
          <w:lang w:eastAsia="x-none"/>
        </w:rPr>
        <w:tab/>
        <w:t>Intel Corporation</w:t>
      </w:r>
    </w:p>
    <w:p w14:paraId="65FFB8CA" w14:textId="009ED650" w:rsidR="00D7097B" w:rsidRPr="00D7097B" w:rsidRDefault="006F79AF" w:rsidP="00D7097B">
      <w:pPr>
        <w:rPr>
          <w:lang w:eastAsia="x-none"/>
        </w:rPr>
      </w:pPr>
      <w:hyperlink r:id="rId908" w:history="1">
        <w:r>
          <w:rPr>
            <w:rStyle w:val="Hyperlink"/>
            <w:lang w:eastAsia="x-none"/>
          </w:rPr>
          <w:t>R1-2403998</w:t>
        </w:r>
      </w:hyperlink>
      <w:r w:rsidR="00D7097B" w:rsidRPr="00D7097B">
        <w:rPr>
          <w:lang w:eastAsia="x-none"/>
        </w:rPr>
        <w:tab/>
        <w:t>Discussions on AIML for beam management</w:t>
      </w:r>
      <w:r w:rsidR="00D7097B" w:rsidRPr="00D7097B">
        <w:rPr>
          <w:lang w:eastAsia="x-none"/>
        </w:rPr>
        <w:tab/>
        <w:t>New H3C Technologies Co., Ltd.</w:t>
      </w:r>
    </w:p>
    <w:p w14:paraId="1E60FC52" w14:textId="32009884" w:rsidR="00D7097B" w:rsidRPr="00D7097B" w:rsidRDefault="006F79AF" w:rsidP="00D7097B">
      <w:pPr>
        <w:rPr>
          <w:lang w:eastAsia="x-none"/>
        </w:rPr>
      </w:pPr>
      <w:hyperlink r:id="rId909" w:history="1">
        <w:r>
          <w:rPr>
            <w:rStyle w:val="Hyperlink"/>
            <w:lang w:eastAsia="x-none"/>
          </w:rPr>
          <w:t>R1-2403999</w:t>
        </w:r>
      </w:hyperlink>
      <w:r w:rsidR="00D7097B" w:rsidRPr="00D7097B">
        <w:rPr>
          <w:lang w:eastAsia="x-none"/>
        </w:rPr>
        <w:tab/>
        <w:t>Discussion on AI/ML beam management</w:t>
      </w:r>
      <w:r w:rsidR="00D7097B" w:rsidRPr="00D7097B">
        <w:rPr>
          <w:lang w:eastAsia="x-none"/>
        </w:rPr>
        <w:tab/>
        <w:t>TCL</w:t>
      </w:r>
    </w:p>
    <w:p w14:paraId="09BC8E97" w14:textId="003BF5AB" w:rsidR="00D7097B" w:rsidRPr="00D7097B" w:rsidRDefault="006F79AF" w:rsidP="00D7097B">
      <w:pPr>
        <w:rPr>
          <w:lang w:eastAsia="x-none"/>
        </w:rPr>
      </w:pPr>
      <w:hyperlink r:id="rId910" w:history="1">
        <w:r>
          <w:rPr>
            <w:rStyle w:val="Hyperlink"/>
            <w:lang w:eastAsia="x-none"/>
          </w:rPr>
          <w:t>R1-2404015</w:t>
        </w:r>
      </w:hyperlink>
      <w:r w:rsidR="00D7097B" w:rsidRPr="00D7097B">
        <w:rPr>
          <w:lang w:eastAsia="x-none"/>
        </w:rPr>
        <w:tab/>
        <w:t>Discussion on AIML for beam management</w:t>
      </w:r>
      <w:r w:rsidR="00D7097B" w:rsidRPr="00D7097B">
        <w:rPr>
          <w:lang w:eastAsia="x-none"/>
        </w:rPr>
        <w:tab/>
        <w:t>Spreadtrum Communications</w:t>
      </w:r>
    </w:p>
    <w:p w14:paraId="21B6DE32" w14:textId="7B0DBC58" w:rsidR="00D7097B" w:rsidRPr="00D7097B" w:rsidRDefault="006F79AF" w:rsidP="00D7097B">
      <w:pPr>
        <w:rPr>
          <w:lang w:eastAsia="x-none"/>
        </w:rPr>
      </w:pPr>
      <w:hyperlink r:id="rId911" w:history="1">
        <w:r>
          <w:rPr>
            <w:rStyle w:val="Hyperlink"/>
            <w:lang w:eastAsia="x-none"/>
          </w:rPr>
          <w:t>R1-2404137</w:t>
        </w:r>
      </w:hyperlink>
      <w:r w:rsidR="00D7097B" w:rsidRPr="00D7097B">
        <w:rPr>
          <w:lang w:eastAsia="x-none"/>
        </w:rPr>
        <w:tab/>
        <w:t xml:space="preserve">Discussion for supporting AI/ML based beam management </w:t>
      </w:r>
      <w:r w:rsidR="00D7097B" w:rsidRPr="00D7097B">
        <w:rPr>
          <w:lang w:eastAsia="x-none"/>
        </w:rPr>
        <w:tab/>
        <w:t>Samsung</w:t>
      </w:r>
    </w:p>
    <w:p w14:paraId="7F76E57F" w14:textId="3E43A9C3" w:rsidR="00D7097B" w:rsidRPr="00D7097B" w:rsidRDefault="006F79AF" w:rsidP="00D7097B">
      <w:pPr>
        <w:rPr>
          <w:lang w:eastAsia="x-none"/>
        </w:rPr>
      </w:pPr>
      <w:hyperlink r:id="rId912" w:history="1">
        <w:r>
          <w:rPr>
            <w:rStyle w:val="Hyperlink"/>
            <w:lang w:eastAsia="x-none"/>
          </w:rPr>
          <w:t>R1-2404165</w:t>
        </w:r>
      </w:hyperlink>
      <w:r w:rsidR="00D7097B" w:rsidRPr="00D7097B">
        <w:rPr>
          <w:lang w:eastAsia="x-none"/>
        </w:rPr>
        <w:tab/>
        <w:t>Specification support for beam management</w:t>
      </w:r>
      <w:r w:rsidR="00D7097B" w:rsidRPr="00D7097B">
        <w:rPr>
          <w:lang w:eastAsia="x-none"/>
        </w:rPr>
        <w:tab/>
        <w:t>vivo</w:t>
      </w:r>
    </w:p>
    <w:p w14:paraId="0F4F4854" w14:textId="39364E97" w:rsidR="00D7097B" w:rsidRPr="00D7097B" w:rsidRDefault="006F79AF" w:rsidP="00D7097B">
      <w:pPr>
        <w:rPr>
          <w:lang w:eastAsia="x-none"/>
        </w:rPr>
      </w:pPr>
      <w:hyperlink r:id="rId913" w:history="1">
        <w:r>
          <w:rPr>
            <w:rStyle w:val="Hyperlink"/>
            <w:lang w:eastAsia="x-none"/>
          </w:rPr>
          <w:t>R1-2404272</w:t>
        </w:r>
      </w:hyperlink>
      <w:r w:rsidR="00D7097B" w:rsidRPr="00D7097B">
        <w:rPr>
          <w:lang w:eastAsia="x-none"/>
        </w:rPr>
        <w:tab/>
        <w:t>Discussion on AI/ML-based beam management</w:t>
      </w:r>
      <w:r w:rsidR="00D7097B" w:rsidRPr="00D7097B">
        <w:rPr>
          <w:lang w:eastAsia="x-none"/>
        </w:rPr>
        <w:tab/>
        <w:t>Apple</w:t>
      </w:r>
    </w:p>
    <w:p w14:paraId="6F96767C" w14:textId="4BED685E" w:rsidR="00D7097B" w:rsidRPr="00D7097B" w:rsidRDefault="006F79AF" w:rsidP="00D7097B">
      <w:pPr>
        <w:rPr>
          <w:lang w:eastAsia="x-none"/>
        </w:rPr>
      </w:pPr>
      <w:hyperlink r:id="rId914" w:history="1">
        <w:r>
          <w:rPr>
            <w:rStyle w:val="Hyperlink"/>
            <w:lang w:eastAsia="x-none"/>
          </w:rPr>
          <w:t>R1-2404311</w:t>
        </w:r>
      </w:hyperlink>
      <w:r w:rsidR="00D7097B" w:rsidRPr="00D7097B">
        <w:rPr>
          <w:lang w:eastAsia="x-none"/>
        </w:rPr>
        <w:tab/>
        <w:t>Discussion on AI/ML for beam management</w:t>
      </w:r>
      <w:r w:rsidR="00D7097B" w:rsidRPr="00D7097B">
        <w:rPr>
          <w:lang w:eastAsia="x-none"/>
        </w:rPr>
        <w:tab/>
        <w:t>InterDigital, Inc.</w:t>
      </w:r>
    </w:p>
    <w:p w14:paraId="7A4C672F" w14:textId="2BEE4718" w:rsidR="00D7097B" w:rsidRPr="00D7097B" w:rsidRDefault="006F79AF" w:rsidP="00D7097B">
      <w:pPr>
        <w:rPr>
          <w:lang w:eastAsia="x-none"/>
        </w:rPr>
      </w:pPr>
      <w:hyperlink r:id="rId915" w:history="1">
        <w:r>
          <w:rPr>
            <w:rStyle w:val="Hyperlink"/>
            <w:lang w:eastAsia="x-none"/>
          </w:rPr>
          <w:t>R1-2404384</w:t>
        </w:r>
      </w:hyperlink>
      <w:r w:rsidR="00D7097B" w:rsidRPr="00D7097B">
        <w:rPr>
          <w:lang w:eastAsia="x-none"/>
        </w:rPr>
        <w:tab/>
        <w:t>Discussion on AI/ML for beam management</w:t>
      </w:r>
      <w:r w:rsidR="00D7097B" w:rsidRPr="00D7097B">
        <w:rPr>
          <w:lang w:eastAsia="x-none"/>
        </w:rPr>
        <w:tab/>
        <w:t>CATT</w:t>
      </w:r>
    </w:p>
    <w:p w14:paraId="601F64E4" w14:textId="54F7F872" w:rsidR="00D7097B" w:rsidRPr="00D7097B" w:rsidRDefault="006F79AF" w:rsidP="00D7097B">
      <w:pPr>
        <w:rPr>
          <w:lang w:eastAsia="x-none"/>
        </w:rPr>
      </w:pPr>
      <w:hyperlink r:id="rId916" w:history="1">
        <w:r>
          <w:rPr>
            <w:rStyle w:val="Hyperlink"/>
            <w:lang w:eastAsia="x-none"/>
          </w:rPr>
          <w:t>R1-2404421</w:t>
        </w:r>
      </w:hyperlink>
      <w:r w:rsidR="00D7097B" w:rsidRPr="00D7097B">
        <w:rPr>
          <w:lang w:eastAsia="x-none"/>
        </w:rPr>
        <w:tab/>
        <w:t>Discussion on specification support for AI/ML beam management</w:t>
      </w:r>
      <w:r w:rsidR="00D7097B" w:rsidRPr="00D7097B">
        <w:rPr>
          <w:lang w:eastAsia="x-none"/>
        </w:rPr>
        <w:tab/>
        <w:t>China Telecom</w:t>
      </w:r>
    </w:p>
    <w:p w14:paraId="2F6E718B" w14:textId="5D204F51" w:rsidR="00D7097B" w:rsidRPr="00D7097B" w:rsidRDefault="006F79AF" w:rsidP="00D7097B">
      <w:pPr>
        <w:rPr>
          <w:lang w:eastAsia="x-none"/>
        </w:rPr>
      </w:pPr>
      <w:hyperlink r:id="rId917" w:history="1">
        <w:r>
          <w:rPr>
            <w:rStyle w:val="Hyperlink"/>
            <w:lang w:eastAsia="x-none"/>
          </w:rPr>
          <w:t>R1-2404444</w:t>
        </w:r>
      </w:hyperlink>
      <w:r w:rsidR="00D7097B" w:rsidRPr="00D7097B">
        <w:rPr>
          <w:lang w:eastAsia="x-none"/>
        </w:rPr>
        <w:tab/>
        <w:t>Discussion on specification support for beam management</w:t>
      </w:r>
      <w:r w:rsidR="00D7097B" w:rsidRPr="00D7097B">
        <w:rPr>
          <w:lang w:eastAsia="x-none"/>
        </w:rPr>
        <w:tab/>
        <w:t>CMCC</w:t>
      </w:r>
    </w:p>
    <w:p w14:paraId="3B06BEDB" w14:textId="638F4333" w:rsidR="00D7097B" w:rsidRPr="00D7097B" w:rsidRDefault="006F79AF" w:rsidP="00D7097B">
      <w:pPr>
        <w:rPr>
          <w:lang w:eastAsia="x-none"/>
        </w:rPr>
      </w:pPr>
      <w:hyperlink r:id="rId918" w:history="1">
        <w:r>
          <w:rPr>
            <w:rStyle w:val="Hyperlink"/>
            <w:lang w:eastAsia="x-none"/>
          </w:rPr>
          <w:t>R1-2404490</w:t>
        </w:r>
      </w:hyperlink>
      <w:r w:rsidR="00D7097B" w:rsidRPr="00D7097B">
        <w:rPr>
          <w:lang w:eastAsia="x-none"/>
        </w:rPr>
        <w:tab/>
        <w:t>Discussions on AI/ML for beam management</w:t>
      </w:r>
      <w:r w:rsidR="00D7097B" w:rsidRPr="00D7097B">
        <w:rPr>
          <w:lang w:eastAsia="x-none"/>
        </w:rPr>
        <w:tab/>
        <w:t>Sony</w:t>
      </w:r>
    </w:p>
    <w:p w14:paraId="0CD4BDD7" w14:textId="5A23F48E" w:rsidR="00D7097B" w:rsidRPr="00D7097B" w:rsidRDefault="006F79AF" w:rsidP="00D7097B">
      <w:pPr>
        <w:rPr>
          <w:lang w:eastAsia="x-none"/>
        </w:rPr>
      </w:pPr>
      <w:hyperlink r:id="rId919" w:history="1">
        <w:r>
          <w:rPr>
            <w:rStyle w:val="Hyperlink"/>
            <w:lang w:eastAsia="x-none"/>
          </w:rPr>
          <w:t>R1-2404525</w:t>
        </w:r>
      </w:hyperlink>
      <w:r w:rsidR="00D7097B" w:rsidRPr="00D7097B">
        <w:rPr>
          <w:lang w:eastAsia="x-none"/>
        </w:rPr>
        <w:tab/>
        <w:t>AI/ML specification support for beam management</w:t>
      </w:r>
      <w:r w:rsidR="00D7097B" w:rsidRPr="00D7097B">
        <w:rPr>
          <w:lang w:eastAsia="x-none"/>
        </w:rPr>
        <w:tab/>
        <w:t>Lenovo</w:t>
      </w:r>
    </w:p>
    <w:p w14:paraId="58839242" w14:textId="7EF991F6" w:rsidR="00D7097B" w:rsidRPr="00D7097B" w:rsidRDefault="006F79AF" w:rsidP="00D7097B">
      <w:pPr>
        <w:rPr>
          <w:lang w:eastAsia="x-none"/>
        </w:rPr>
      </w:pPr>
      <w:hyperlink r:id="rId920" w:history="1">
        <w:r>
          <w:rPr>
            <w:rStyle w:val="Hyperlink"/>
            <w:lang w:eastAsia="x-none"/>
          </w:rPr>
          <w:t>R1-2404536</w:t>
        </w:r>
      </w:hyperlink>
      <w:r w:rsidR="00D7097B" w:rsidRPr="00D7097B">
        <w:rPr>
          <w:lang w:eastAsia="x-none"/>
        </w:rPr>
        <w:tab/>
        <w:t>Specification support for AI-enabled beam management</w:t>
      </w:r>
      <w:r w:rsidR="00D7097B" w:rsidRPr="00D7097B">
        <w:rPr>
          <w:lang w:eastAsia="x-none"/>
        </w:rPr>
        <w:tab/>
        <w:t>NVIDIA</w:t>
      </w:r>
    </w:p>
    <w:p w14:paraId="4A8ECDCF" w14:textId="5E91B981" w:rsidR="00D7097B" w:rsidRPr="00D7097B" w:rsidRDefault="006F79AF" w:rsidP="00D7097B">
      <w:pPr>
        <w:rPr>
          <w:lang w:eastAsia="x-none"/>
        </w:rPr>
      </w:pPr>
      <w:hyperlink r:id="rId921" w:history="1">
        <w:r>
          <w:rPr>
            <w:rStyle w:val="Hyperlink"/>
            <w:lang w:eastAsia="x-none"/>
          </w:rPr>
          <w:t>R1-2404546</w:t>
        </w:r>
      </w:hyperlink>
      <w:r w:rsidR="00D7097B" w:rsidRPr="00D7097B">
        <w:rPr>
          <w:lang w:eastAsia="x-none"/>
        </w:rPr>
        <w:tab/>
        <w:t>Discussions on AI/ML for beam management</w:t>
      </w:r>
      <w:r w:rsidR="00D7097B" w:rsidRPr="00D7097B">
        <w:rPr>
          <w:lang w:eastAsia="x-none"/>
        </w:rPr>
        <w:tab/>
        <w:t>LG Electronics</w:t>
      </w:r>
    </w:p>
    <w:p w14:paraId="637A6440" w14:textId="4440EB72" w:rsidR="00D7097B" w:rsidRPr="00D7097B" w:rsidRDefault="006F79AF" w:rsidP="00D7097B">
      <w:pPr>
        <w:rPr>
          <w:lang w:eastAsia="x-none"/>
        </w:rPr>
      </w:pPr>
      <w:hyperlink r:id="rId922" w:history="1">
        <w:r>
          <w:rPr>
            <w:rStyle w:val="Hyperlink"/>
            <w:lang w:eastAsia="x-none"/>
          </w:rPr>
          <w:t>R1-2404567</w:t>
        </w:r>
      </w:hyperlink>
      <w:r w:rsidR="00D7097B" w:rsidRPr="00D7097B">
        <w:rPr>
          <w:lang w:eastAsia="x-none"/>
        </w:rPr>
        <w:tab/>
        <w:t>Discussion on specification support for beam management</w:t>
      </w:r>
      <w:r w:rsidR="00D7097B" w:rsidRPr="00D7097B">
        <w:rPr>
          <w:lang w:eastAsia="x-none"/>
        </w:rPr>
        <w:tab/>
        <w:t>Panasonic</w:t>
      </w:r>
    </w:p>
    <w:p w14:paraId="6964D439" w14:textId="7107F290" w:rsidR="00D7097B" w:rsidRPr="00D7097B" w:rsidRDefault="006F79AF" w:rsidP="00D7097B">
      <w:pPr>
        <w:rPr>
          <w:lang w:eastAsia="x-none"/>
        </w:rPr>
      </w:pPr>
      <w:hyperlink r:id="rId923" w:history="1">
        <w:r>
          <w:rPr>
            <w:rStyle w:val="Hyperlink"/>
            <w:lang w:eastAsia="x-none"/>
          </w:rPr>
          <w:t>R1-2404582</w:t>
        </w:r>
      </w:hyperlink>
      <w:r w:rsidR="00D7097B" w:rsidRPr="00D7097B">
        <w:rPr>
          <w:lang w:eastAsia="x-none"/>
        </w:rPr>
        <w:tab/>
        <w:t>Discussion on specification support on AI/ML for beam management</w:t>
      </w:r>
      <w:r w:rsidR="00D7097B" w:rsidRPr="00D7097B">
        <w:rPr>
          <w:lang w:eastAsia="x-none"/>
        </w:rPr>
        <w:tab/>
        <w:t>Fujitsu</w:t>
      </w:r>
    </w:p>
    <w:p w14:paraId="5C2E7AE7" w14:textId="6D44B5F8" w:rsidR="00D7097B" w:rsidRPr="00D7097B" w:rsidRDefault="006F79AF" w:rsidP="00D7097B">
      <w:pPr>
        <w:rPr>
          <w:lang w:eastAsia="x-none"/>
        </w:rPr>
      </w:pPr>
      <w:hyperlink r:id="rId924" w:history="1">
        <w:r>
          <w:rPr>
            <w:rStyle w:val="Hyperlink"/>
            <w:lang w:eastAsia="x-none"/>
          </w:rPr>
          <w:t>R1-2404601</w:t>
        </w:r>
      </w:hyperlink>
      <w:r w:rsidR="00D7097B" w:rsidRPr="00D7097B">
        <w:rPr>
          <w:lang w:eastAsia="x-none"/>
        </w:rPr>
        <w:tab/>
        <w:t>Specification support for beam management</w:t>
      </w:r>
      <w:r w:rsidR="00D7097B" w:rsidRPr="00D7097B">
        <w:rPr>
          <w:lang w:eastAsia="x-none"/>
        </w:rPr>
        <w:tab/>
        <w:t>Xiaomi</w:t>
      </w:r>
    </w:p>
    <w:p w14:paraId="7E2DD4D8" w14:textId="74A8AC55" w:rsidR="00D7097B" w:rsidRPr="00D7097B" w:rsidRDefault="006F79AF" w:rsidP="00D7097B">
      <w:pPr>
        <w:rPr>
          <w:lang w:eastAsia="x-none"/>
        </w:rPr>
      </w:pPr>
      <w:hyperlink r:id="rId925" w:history="1">
        <w:r>
          <w:rPr>
            <w:rStyle w:val="Hyperlink"/>
            <w:lang w:eastAsia="x-none"/>
          </w:rPr>
          <w:t>R1-2404655</w:t>
        </w:r>
      </w:hyperlink>
      <w:r w:rsidR="00D7097B" w:rsidRPr="00D7097B">
        <w:rPr>
          <w:lang w:eastAsia="x-none"/>
        </w:rPr>
        <w:tab/>
        <w:t>Discussion on specification support for beam management</w:t>
      </w:r>
      <w:r w:rsidR="00D7097B" w:rsidRPr="00D7097B">
        <w:rPr>
          <w:lang w:eastAsia="x-none"/>
        </w:rPr>
        <w:tab/>
        <w:t>NEC</w:t>
      </w:r>
    </w:p>
    <w:p w14:paraId="3F4B5602" w14:textId="3D279BFA" w:rsidR="00D7097B" w:rsidRPr="00D7097B" w:rsidRDefault="006F79AF" w:rsidP="00D7097B">
      <w:pPr>
        <w:rPr>
          <w:lang w:eastAsia="x-none"/>
        </w:rPr>
      </w:pPr>
      <w:hyperlink r:id="rId926" w:history="1">
        <w:r>
          <w:rPr>
            <w:rStyle w:val="Hyperlink"/>
            <w:lang w:eastAsia="x-none"/>
          </w:rPr>
          <w:t>R1-2404682</w:t>
        </w:r>
      </w:hyperlink>
      <w:r w:rsidR="00D7097B" w:rsidRPr="00D7097B">
        <w:rPr>
          <w:lang w:eastAsia="x-none"/>
        </w:rPr>
        <w:tab/>
        <w:t>AI/ML based Beam Management</w:t>
      </w:r>
      <w:r w:rsidR="00D7097B" w:rsidRPr="00D7097B">
        <w:rPr>
          <w:lang w:eastAsia="x-none"/>
        </w:rPr>
        <w:tab/>
        <w:t>Google</w:t>
      </w:r>
    </w:p>
    <w:p w14:paraId="482F6829" w14:textId="16B91CA4" w:rsidR="00D7097B" w:rsidRPr="00D7097B" w:rsidRDefault="006F79AF" w:rsidP="00D7097B">
      <w:pPr>
        <w:rPr>
          <w:lang w:eastAsia="x-none"/>
        </w:rPr>
      </w:pPr>
      <w:hyperlink r:id="rId927" w:history="1">
        <w:r>
          <w:rPr>
            <w:rStyle w:val="Hyperlink"/>
            <w:lang w:eastAsia="x-none"/>
          </w:rPr>
          <w:t>R1-2404701</w:t>
        </w:r>
      </w:hyperlink>
      <w:r w:rsidR="00D7097B" w:rsidRPr="00D7097B">
        <w:rPr>
          <w:lang w:eastAsia="x-none"/>
        </w:rPr>
        <w:tab/>
        <w:t>Discussion on specification support for AI/ML beam management</w:t>
      </w:r>
      <w:r w:rsidR="00D7097B" w:rsidRPr="00D7097B">
        <w:rPr>
          <w:lang w:eastAsia="x-none"/>
        </w:rPr>
        <w:tab/>
        <w:t>ZTE</w:t>
      </w:r>
    </w:p>
    <w:p w14:paraId="5DBBDA23" w14:textId="137807ED" w:rsidR="00D7097B" w:rsidRPr="00D7097B" w:rsidRDefault="006F79AF" w:rsidP="00D7097B">
      <w:pPr>
        <w:rPr>
          <w:lang w:eastAsia="x-none"/>
        </w:rPr>
      </w:pPr>
      <w:hyperlink r:id="rId928" w:history="1">
        <w:r>
          <w:rPr>
            <w:rStyle w:val="Hyperlink"/>
            <w:lang w:eastAsia="x-none"/>
          </w:rPr>
          <w:t>R1-2404721</w:t>
        </w:r>
      </w:hyperlink>
      <w:r w:rsidR="00D7097B" w:rsidRPr="00D7097B">
        <w:rPr>
          <w:lang w:eastAsia="x-none"/>
        </w:rPr>
        <w:tab/>
        <w:t>Discussions on AI/ML for beam management</w:t>
      </w:r>
      <w:r w:rsidR="00D7097B" w:rsidRPr="00D7097B">
        <w:rPr>
          <w:lang w:eastAsia="x-none"/>
        </w:rPr>
        <w:tab/>
        <w:t>CAICT</w:t>
      </w:r>
    </w:p>
    <w:p w14:paraId="0AAC6A7A" w14:textId="4620A9FF" w:rsidR="00D7097B" w:rsidRPr="00D7097B" w:rsidRDefault="006F79AF" w:rsidP="00D7097B">
      <w:pPr>
        <w:rPr>
          <w:lang w:eastAsia="x-none"/>
        </w:rPr>
      </w:pPr>
      <w:hyperlink r:id="rId929" w:history="1">
        <w:r>
          <w:rPr>
            <w:rStyle w:val="Hyperlink"/>
            <w:lang w:eastAsia="x-none"/>
          </w:rPr>
          <w:t>R1-2404737</w:t>
        </w:r>
      </w:hyperlink>
      <w:r w:rsidR="00D7097B" w:rsidRPr="00D7097B">
        <w:rPr>
          <w:lang w:eastAsia="x-none"/>
        </w:rPr>
        <w:tab/>
        <w:t>Discussion on AI/ML based beam management</w:t>
      </w:r>
      <w:r w:rsidR="00D7097B" w:rsidRPr="00D7097B">
        <w:rPr>
          <w:lang w:eastAsia="x-none"/>
        </w:rPr>
        <w:tab/>
        <w:t>Hyundai Motor Company</w:t>
      </w:r>
    </w:p>
    <w:p w14:paraId="137D842B" w14:textId="4B1D2B7B" w:rsidR="00D7097B" w:rsidRPr="00D7097B" w:rsidRDefault="006F79AF" w:rsidP="00D7097B">
      <w:pPr>
        <w:rPr>
          <w:lang w:eastAsia="x-none"/>
        </w:rPr>
      </w:pPr>
      <w:hyperlink r:id="rId930" w:history="1">
        <w:r>
          <w:rPr>
            <w:rStyle w:val="Hyperlink"/>
            <w:lang w:eastAsia="x-none"/>
          </w:rPr>
          <w:t>R1-2404766</w:t>
        </w:r>
      </w:hyperlink>
      <w:r w:rsidR="00D7097B" w:rsidRPr="00D7097B">
        <w:rPr>
          <w:lang w:eastAsia="x-none"/>
        </w:rPr>
        <w:tab/>
        <w:t>Discussion on specification support for beam management</w:t>
      </w:r>
      <w:r w:rsidR="00D7097B" w:rsidRPr="00D7097B">
        <w:rPr>
          <w:lang w:eastAsia="x-none"/>
        </w:rPr>
        <w:tab/>
        <w:t>ETRI</w:t>
      </w:r>
    </w:p>
    <w:p w14:paraId="514421CA" w14:textId="4F5EFDB3" w:rsidR="00D7097B" w:rsidRPr="00D7097B" w:rsidRDefault="006F79AF" w:rsidP="00D7097B">
      <w:pPr>
        <w:rPr>
          <w:lang w:eastAsia="x-none"/>
        </w:rPr>
      </w:pPr>
      <w:hyperlink r:id="rId931" w:history="1">
        <w:r>
          <w:rPr>
            <w:rStyle w:val="Hyperlink"/>
            <w:lang w:eastAsia="x-none"/>
          </w:rPr>
          <w:t>R1-2404802</w:t>
        </w:r>
      </w:hyperlink>
      <w:r w:rsidR="00D7097B" w:rsidRPr="00D7097B">
        <w:rPr>
          <w:lang w:eastAsia="x-none"/>
        </w:rPr>
        <w:tab/>
        <w:t>Prediction of untransmitted beams in a UE-side AI-ML model</w:t>
      </w:r>
      <w:r w:rsidR="00D7097B" w:rsidRPr="00D7097B">
        <w:rPr>
          <w:lang w:eastAsia="x-none"/>
        </w:rPr>
        <w:tab/>
        <w:t>Rakuten Mobile, Inc</w:t>
      </w:r>
    </w:p>
    <w:p w14:paraId="3DD116C1" w14:textId="0DF2B5CE" w:rsidR="00D7097B" w:rsidRPr="00D7097B" w:rsidRDefault="006F79AF" w:rsidP="00D7097B">
      <w:pPr>
        <w:rPr>
          <w:lang w:eastAsia="x-none"/>
        </w:rPr>
      </w:pPr>
      <w:hyperlink r:id="rId932" w:history="1">
        <w:r>
          <w:rPr>
            <w:rStyle w:val="Hyperlink"/>
            <w:lang w:eastAsia="x-none"/>
          </w:rPr>
          <w:t>R1-2404877</w:t>
        </w:r>
      </w:hyperlink>
      <w:r w:rsidR="00D7097B" w:rsidRPr="00D7097B">
        <w:rPr>
          <w:lang w:eastAsia="x-none"/>
        </w:rPr>
        <w:tab/>
        <w:t>On specification for AI/ML-based beam management</w:t>
      </w:r>
      <w:r w:rsidR="00D7097B" w:rsidRPr="00D7097B">
        <w:rPr>
          <w:lang w:eastAsia="x-none"/>
        </w:rPr>
        <w:tab/>
        <w:t>OPPO</w:t>
      </w:r>
    </w:p>
    <w:p w14:paraId="1962B1D3" w14:textId="74F1DB20" w:rsidR="00D7097B" w:rsidRPr="00D7097B" w:rsidRDefault="006F79AF" w:rsidP="00D7097B">
      <w:pPr>
        <w:rPr>
          <w:lang w:eastAsia="x-none"/>
        </w:rPr>
      </w:pPr>
      <w:hyperlink r:id="rId933" w:history="1">
        <w:r>
          <w:rPr>
            <w:rStyle w:val="Hyperlink"/>
            <w:lang w:eastAsia="x-none"/>
          </w:rPr>
          <w:t>R1-2404903</w:t>
        </w:r>
      </w:hyperlink>
      <w:r w:rsidR="00D7097B" w:rsidRPr="00D7097B">
        <w:rPr>
          <w:lang w:eastAsia="x-none"/>
        </w:rPr>
        <w:tab/>
        <w:t>Specification support for beam management</w:t>
      </w:r>
      <w:r w:rsidR="00D7097B" w:rsidRPr="00D7097B">
        <w:rPr>
          <w:lang w:eastAsia="x-none"/>
        </w:rPr>
        <w:tab/>
        <w:t>Fraunhofer HHI, Fraunhofer IIS</w:t>
      </w:r>
    </w:p>
    <w:p w14:paraId="7A4C989B" w14:textId="4551509D" w:rsidR="00D7097B" w:rsidRPr="00D7097B" w:rsidRDefault="006F79AF" w:rsidP="00D7097B">
      <w:pPr>
        <w:rPr>
          <w:lang w:eastAsia="x-none"/>
        </w:rPr>
      </w:pPr>
      <w:hyperlink r:id="rId934" w:history="1">
        <w:r>
          <w:rPr>
            <w:rStyle w:val="Hyperlink"/>
            <w:lang w:eastAsia="x-none"/>
          </w:rPr>
          <w:t>R1-2404904</w:t>
        </w:r>
      </w:hyperlink>
      <w:r w:rsidR="00D7097B" w:rsidRPr="00D7097B">
        <w:rPr>
          <w:lang w:eastAsia="x-none"/>
        </w:rPr>
        <w:tab/>
        <w:t>AI/ML for Beam Management</w:t>
      </w:r>
      <w:r w:rsidR="00D7097B" w:rsidRPr="00D7097B">
        <w:rPr>
          <w:lang w:eastAsia="x-none"/>
        </w:rPr>
        <w:tab/>
        <w:t>Nokia</w:t>
      </w:r>
    </w:p>
    <w:p w14:paraId="678771E9" w14:textId="43818C31" w:rsidR="00D7097B" w:rsidRPr="00D7097B" w:rsidRDefault="006F79AF" w:rsidP="00D7097B">
      <w:pPr>
        <w:rPr>
          <w:lang w:eastAsia="x-none"/>
        </w:rPr>
      </w:pPr>
      <w:hyperlink r:id="rId935" w:history="1">
        <w:r>
          <w:rPr>
            <w:rStyle w:val="Hyperlink"/>
            <w:lang w:eastAsia="x-none"/>
          </w:rPr>
          <w:t>R1-2405030</w:t>
        </w:r>
      </w:hyperlink>
      <w:r w:rsidR="00D7097B" w:rsidRPr="00D7097B">
        <w:rPr>
          <w:lang w:eastAsia="x-none"/>
        </w:rPr>
        <w:tab/>
        <w:t>Discussion on AI/ML for beam management</w:t>
      </w:r>
      <w:r w:rsidR="00D7097B" w:rsidRPr="00D7097B">
        <w:rPr>
          <w:lang w:eastAsia="x-none"/>
        </w:rPr>
        <w:tab/>
        <w:t>NTT DOCOMO, INC.</w:t>
      </w:r>
    </w:p>
    <w:p w14:paraId="5229DE5F" w14:textId="6D6100C9" w:rsidR="00D7097B" w:rsidRPr="00D7097B" w:rsidRDefault="006F79AF" w:rsidP="00D7097B">
      <w:pPr>
        <w:rPr>
          <w:lang w:eastAsia="x-none"/>
        </w:rPr>
      </w:pPr>
      <w:hyperlink r:id="rId936" w:history="1">
        <w:r>
          <w:rPr>
            <w:rStyle w:val="Hyperlink"/>
            <w:lang w:eastAsia="x-none"/>
          </w:rPr>
          <w:t>R1-2405068</w:t>
        </w:r>
      </w:hyperlink>
      <w:r w:rsidR="00D7097B" w:rsidRPr="00D7097B">
        <w:rPr>
          <w:lang w:eastAsia="x-none"/>
        </w:rPr>
        <w:tab/>
        <w:t>Discussions on specification support for beam management</w:t>
      </w:r>
      <w:r w:rsidR="00D7097B" w:rsidRPr="00D7097B">
        <w:rPr>
          <w:lang w:eastAsia="x-none"/>
        </w:rPr>
        <w:tab/>
        <w:t>Sharp</w:t>
      </w:r>
    </w:p>
    <w:p w14:paraId="2B44BD7A" w14:textId="730E1FED" w:rsidR="00D7097B" w:rsidRPr="00D7097B" w:rsidRDefault="006F79AF" w:rsidP="00D7097B">
      <w:pPr>
        <w:rPr>
          <w:lang w:eastAsia="x-none"/>
        </w:rPr>
      </w:pPr>
      <w:hyperlink r:id="rId937" w:history="1">
        <w:r>
          <w:rPr>
            <w:rStyle w:val="Hyperlink"/>
            <w:lang w:eastAsia="x-none"/>
          </w:rPr>
          <w:t>R1-2405087</w:t>
        </w:r>
      </w:hyperlink>
      <w:r w:rsidR="00D7097B" w:rsidRPr="00D7097B">
        <w:rPr>
          <w:lang w:eastAsia="x-none"/>
        </w:rPr>
        <w:tab/>
        <w:t>Discussion on specification support for AI/ML-based beam management</w:t>
      </w:r>
      <w:r w:rsidR="00D7097B" w:rsidRPr="00D7097B">
        <w:rPr>
          <w:lang w:eastAsia="x-none"/>
        </w:rPr>
        <w:tab/>
        <w:t>MediaTek Inc.</w:t>
      </w:r>
    </w:p>
    <w:p w14:paraId="0725B86E" w14:textId="66BB72C4" w:rsidR="00D7097B" w:rsidRPr="00D7097B" w:rsidRDefault="006F79AF" w:rsidP="00D7097B">
      <w:pPr>
        <w:rPr>
          <w:lang w:eastAsia="x-none"/>
        </w:rPr>
      </w:pPr>
      <w:hyperlink r:id="rId938" w:history="1">
        <w:r>
          <w:rPr>
            <w:rStyle w:val="Hyperlink"/>
            <w:lang w:eastAsia="x-none"/>
          </w:rPr>
          <w:t>R1-2405096</w:t>
        </w:r>
      </w:hyperlink>
      <w:r w:rsidR="00D7097B" w:rsidRPr="00D7097B">
        <w:rPr>
          <w:lang w:eastAsia="x-none"/>
        </w:rPr>
        <w:tab/>
        <w:t>Discussion on AI/ML based beam management</w:t>
      </w:r>
      <w:r w:rsidR="00D7097B" w:rsidRPr="00D7097B">
        <w:rPr>
          <w:lang w:eastAsia="x-none"/>
        </w:rPr>
        <w:tab/>
        <w:t>KT Corp.</w:t>
      </w:r>
    </w:p>
    <w:p w14:paraId="4D2115E6" w14:textId="2BFDA4AA" w:rsidR="00D7097B" w:rsidRPr="00D7097B" w:rsidRDefault="006F79AF" w:rsidP="00D7097B">
      <w:pPr>
        <w:rPr>
          <w:lang w:eastAsia="x-none"/>
        </w:rPr>
      </w:pPr>
      <w:hyperlink r:id="rId939" w:history="1">
        <w:r>
          <w:rPr>
            <w:rStyle w:val="Hyperlink"/>
            <w:lang w:eastAsia="x-none"/>
          </w:rPr>
          <w:t>R1-2405121</w:t>
        </w:r>
      </w:hyperlink>
      <w:r w:rsidR="00D7097B" w:rsidRPr="00D7097B">
        <w:rPr>
          <w:lang w:eastAsia="x-none"/>
        </w:rPr>
        <w:tab/>
        <w:t>Discussions on specification support for beam management</w:t>
      </w:r>
      <w:r w:rsidR="00D7097B" w:rsidRPr="00D7097B">
        <w:rPr>
          <w:lang w:eastAsia="x-none"/>
        </w:rPr>
        <w:tab/>
        <w:t>Ruijie Networks Co. Ltd</w:t>
      </w:r>
    </w:p>
    <w:p w14:paraId="0951EC67" w14:textId="6B1DB445" w:rsidR="00D7097B" w:rsidRPr="00D7097B" w:rsidRDefault="006F79AF" w:rsidP="00D7097B">
      <w:pPr>
        <w:rPr>
          <w:lang w:eastAsia="x-none"/>
        </w:rPr>
      </w:pPr>
      <w:hyperlink r:id="rId940" w:history="1">
        <w:r>
          <w:rPr>
            <w:rStyle w:val="Hyperlink"/>
            <w:lang w:eastAsia="x-none"/>
          </w:rPr>
          <w:t>R1-2405143</w:t>
        </w:r>
      </w:hyperlink>
      <w:r w:rsidR="00D7097B" w:rsidRPr="00D7097B">
        <w:rPr>
          <w:lang w:eastAsia="x-none"/>
        </w:rPr>
        <w:tab/>
        <w:t>Specification support for AI-ML-based beam management</w:t>
      </w:r>
      <w:r w:rsidR="00D7097B" w:rsidRPr="00D7097B">
        <w:rPr>
          <w:lang w:eastAsia="x-none"/>
        </w:rPr>
        <w:tab/>
        <w:t>Qualcomm Incorporated</w:t>
      </w:r>
    </w:p>
    <w:p w14:paraId="26E6E8B6" w14:textId="07CAE06E" w:rsidR="00D7097B" w:rsidRPr="00D7097B" w:rsidRDefault="006F79AF" w:rsidP="00D7097B">
      <w:pPr>
        <w:rPr>
          <w:lang w:eastAsia="x-none"/>
        </w:rPr>
      </w:pPr>
      <w:hyperlink r:id="rId941" w:history="1">
        <w:r>
          <w:rPr>
            <w:rStyle w:val="Hyperlink"/>
            <w:lang w:eastAsia="x-none"/>
          </w:rPr>
          <w:t>R1-2405223</w:t>
        </w:r>
      </w:hyperlink>
      <w:r w:rsidR="00D7097B" w:rsidRPr="00D7097B">
        <w:rPr>
          <w:lang w:eastAsia="x-none"/>
        </w:rPr>
        <w:tab/>
        <w:t>Specification support for AI/ML beam management</w:t>
      </w:r>
      <w:r w:rsidR="00D7097B" w:rsidRPr="00D7097B">
        <w:rPr>
          <w:lang w:eastAsia="x-none"/>
        </w:rPr>
        <w:tab/>
        <w:t>ITL</w:t>
      </w:r>
    </w:p>
    <w:p w14:paraId="037A57ED" w14:textId="32012FC5" w:rsidR="00D7097B" w:rsidRPr="00D7097B" w:rsidRDefault="006F79AF" w:rsidP="00D7097B">
      <w:pPr>
        <w:rPr>
          <w:lang w:eastAsia="x-none"/>
        </w:rPr>
      </w:pPr>
      <w:hyperlink r:id="rId942" w:history="1">
        <w:r>
          <w:rPr>
            <w:rStyle w:val="Hyperlink"/>
            <w:lang w:eastAsia="x-none"/>
          </w:rPr>
          <w:t>R1-2405234</w:t>
        </w:r>
      </w:hyperlink>
      <w:r w:rsidR="00D7097B" w:rsidRPr="00D7097B">
        <w:rPr>
          <w:lang w:eastAsia="x-none"/>
        </w:rPr>
        <w:tab/>
        <w:t>Discussion on Specification Support for Beam Management</w:t>
      </w:r>
      <w:r w:rsidR="00D7097B" w:rsidRPr="00D7097B">
        <w:rPr>
          <w:lang w:eastAsia="x-none"/>
        </w:rPr>
        <w:tab/>
        <w:t>CEWiT</w:t>
      </w:r>
    </w:p>
    <w:p w14:paraId="078BCF5B" w14:textId="25C58547" w:rsidR="00D7097B" w:rsidRPr="00D7097B" w:rsidRDefault="006F79AF" w:rsidP="00D7097B">
      <w:pPr>
        <w:rPr>
          <w:lang w:eastAsia="x-none"/>
        </w:rPr>
      </w:pPr>
      <w:hyperlink r:id="rId943" w:history="1">
        <w:r>
          <w:rPr>
            <w:rStyle w:val="Hyperlink"/>
            <w:lang w:eastAsia="x-none"/>
          </w:rPr>
          <w:t>R1-2405284</w:t>
        </w:r>
      </w:hyperlink>
      <w:r w:rsidR="00D7097B" w:rsidRPr="00D7097B">
        <w:rPr>
          <w:lang w:eastAsia="x-none"/>
        </w:rPr>
        <w:tab/>
        <w:t>Discussions on Specification Support of AI/ML for Beam Management</w:t>
      </w:r>
      <w:r w:rsidR="00D7097B" w:rsidRPr="00D7097B">
        <w:rPr>
          <w:lang w:eastAsia="x-none"/>
        </w:rPr>
        <w:tab/>
        <w:t>Indian Institute of Tech (M), IIT Kanpur</w:t>
      </w:r>
    </w:p>
    <w:p w14:paraId="199E88A3" w14:textId="5D8C2F47" w:rsidR="00D7097B" w:rsidRPr="00D7097B" w:rsidRDefault="006F79AF" w:rsidP="00D7097B">
      <w:pPr>
        <w:rPr>
          <w:lang w:eastAsia="x-none"/>
        </w:rPr>
      </w:pPr>
      <w:hyperlink r:id="rId944" w:history="1">
        <w:r>
          <w:rPr>
            <w:rStyle w:val="Hyperlink"/>
            <w:lang w:eastAsia="x-none"/>
          </w:rPr>
          <w:t>R1-2405336</w:t>
        </w:r>
      </w:hyperlink>
      <w:r w:rsidR="00D7097B" w:rsidRPr="00D7097B">
        <w:rPr>
          <w:lang w:eastAsia="x-none"/>
        </w:rPr>
        <w:tab/>
        <w:t>Specification support for beam management</w:t>
      </w:r>
      <w:r w:rsidR="00D7097B" w:rsidRPr="00D7097B">
        <w:rPr>
          <w:lang w:eastAsia="x-none"/>
        </w:rPr>
        <w:tab/>
        <w:t>KDDI Corporation</w:t>
      </w:r>
    </w:p>
    <w:p w14:paraId="71EC9FFE" w14:textId="77777777" w:rsidR="00D7097B" w:rsidRDefault="00D7097B" w:rsidP="00D7097B">
      <w:pPr>
        <w:rPr>
          <w:lang w:eastAsia="x-none"/>
        </w:rPr>
      </w:pPr>
    </w:p>
    <w:p w14:paraId="0436D2F6" w14:textId="267828DA" w:rsidR="00656510" w:rsidRPr="00656510" w:rsidRDefault="006F79AF" w:rsidP="00656510">
      <w:pPr>
        <w:rPr>
          <w:rFonts w:ascii="Times New Roman" w:hAnsi="Times New Roman"/>
          <w:b/>
          <w:bCs/>
          <w:szCs w:val="20"/>
          <w:lang w:eastAsia="x-none"/>
        </w:rPr>
      </w:pPr>
      <w:hyperlink r:id="rId945" w:history="1">
        <w:r>
          <w:rPr>
            <w:rStyle w:val="Hyperlink"/>
            <w:rFonts w:ascii="Times New Roman" w:hAnsi="Times New Roman"/>
            <w:b/>
            <w:bCs/>
            <w:szCs w:val="20"/>
            <w:lang w:eastAsia="x-none"/>
          </w:rPr>
          <w:t>R1-2405427</w:t>
        </w:r>
      </w:hyperlink>
      <w:r w:rsidR="00656510" w:rsidRPr="00656510">
        <w:rPr>
          <w:rFonts w:ascii="Times New Roman" w:hAnsi="Times New Roman"/>
          <w:b/>
          <w:bCs/>
          <w:szCs w:val="20"/>
          <w:lang w:eastAsia="x-none"/>
        </w:rPr>
        <w:tab/>
        <w:t>FL summary #0 for AI/ML in beam management</w:t>
      </w:r>
      <w:r w:rsidR="00656510" w:rsidRPr="00656510">
        <w:rPr>
          <w:rFonts w:ascii="Times New Roman" w:hAnsi="Times New Roman"/>
          <w:b/>
          <w:bCs/>
          <w:szCs w:val="20"/>
          <w:lang w:eastAsia="x-none"/>
        </w:rPr>
        <w:tab/>
        <w:t>Samsung (Moderator)</w:t>
      </w:r>
    </w:p>
    <w:p w14:paraId="05D51CEF" w14:textId="77777777" w:rsidR="00656510" w:rsidRPr="00656510" w:rsidRDefault="00656510" w:rsidP="00656510">
      <w:pPr>
        <w:rPr>
          <w:rFonts w:ascii="Times New Roman" w:eastAsia="DengXian" w:hAnsi="Times New Roman"/>
          <w:szCs w:val="20"/>
          <w:lang w:eastAsia="zh-CN"/>
        </w:rPr>
      </w:pPr>
      <w:r w:rsidRPr="00656510">
        <w:rPr>
          <w:rFonts w:ascii="Times New Roman" w:eastAsia="DengXian" w:hAnsi="Times New Roman"/>
          <w:szCs w:val="20"/>
          <w:lang w:eastAsia="zh-CN"/>
        </w:rPr>
        <w:t>From Monday session</w:t>
      </w:r>
    </w:p>
    <w:p w14:paraId="070E5BD3" w14:textId="4321E182" w:rsidR="00656510" w:rsidRPr="00656510" w:rsidRDefault="00656510" w:rsidP="00656510">
      <w:pPr>
        <w:rPr>
          <w:rFonts w:ascii="Times New Roman" w:eastAsia="DengXian" w:hAnsi="Times New Roman"/>
          <w:szCs w:val="20"/>
          <w:highlight w:val="green"/>
          <w:lang w:eastAsia="zh-CN"/>
        </w:rPr>
      </w:pPr>
      <w:r w:rsidRPr="00656510">
        <w:rPr>
          <w:rFonts w:ascii="Times New Roman" w:eastAsia="DengXian" w:hAnsi="Times New Roman"/>
          <w:szCs w:val="20"/>
          <w:highlight w:val="green"/>
          <w:lang w:eastAsia="zh-CN"/>
        </w:rPr>
        <w:t>Agreement</w:t>
      </w:r>
    </w:p>
    <w:p w14:paraId="4CE56F84" w14:textId="77777777" w:rsidR="00656510" w:rsidRPr="00656510" w:rsidRDefault="00656510" w:rsidP="00656510">
      <w:pPr>
        <w:rPr>
          <w:rFonts w:ascii="Times New Roman" w:hAnsi="Times New Roman"/>
          <w:bCs/>
          <w:szCs w:val="20"/>
          <w:lang w:eastAsia="zh-CN"/>
        </w:rPr>
      </w:pPr>
      <w:r w:rsidRPr="00656510">
        <w:rPr>
          <w:rFonts w:ascii="Times New Roman" w:hAnsi="Times New Roman"/>
          <w:bCs/>
          <w:szCs w:val="20"/>
          <w:lang w:eastAsia="zh-CN"/>
        </w:rPr>
        <w:t>For BM-Case1 and BM-Case2 with a UE-side AI/ML model:</w:t>
      </w:r>
    </w:p>
    <w:p w14:paraId="18F3E7D5" w14:textId="77777777" w:rsidR="00656510" w:rsidRPr="00656510" w:rsidRDefault="00656510" w:rsidP="00311060">
      <w:pPr>
        <w:numPr>
          <w:ilvl w:val="0"/>
          <w:numId w:val="114"/>
        </w:numPr>
        <w:rPr>
          <w:rFonts w:ascii="Times New Roman" w:eastAsia="Yu Mincho" w:hAnsi="Times New Roman"/>
          <w:bCs/>
          <w:szCs w:val="20"/>
        </w:rPr>
      </w:pPr>
      <w:r w:rsidRPr="00656510">
        <w:rPr>
          <w:rFonts w:ascii="Times New Roman" w:eastAsia="MS Mincho" w:hAnsi="Times New Roman"/>
          <w:szCs w:val="20"/>
        </w:rPr>
        <w:t>Support Type 1 performance monitoring</w:t>
      </w:r>
      <w:r w:rsidRPr="00656510">
        <w:rPr>
          <w:rFonts w:ascii="Times New Roman" w:eastAsia="DengXian" w:hAnsi="Times New Roman"/>
          <w:szCs w:val="20"/>
          <w:lang w:eastAsia="zh-CN"/>
        </w:rPr>
        <w:t>, including the following two options</w:t>
      </w:r>
      <w:r w:rsidRPr="00656510">
        <w:rPr>
          <w:rFonts w:ascii="Times New Roman" w:eastAsia="MS Mincho" w:hAnsi="Times New Roman"/>
          <w:bCs/>
          <w:szCs w:val="20"/>
          <w:lang w:eastAsia="zh-CN"/>
        </w:rPr>
        <w:t xml:space="preserve">: </w:t>
      </w:r>
    </w:p>
    <w:p w14:paraId="601197CA" w14:textId="77777777" w:rsidR="00656510" w:rsidRPr="00656510" w:rsidRDefault="00656510" w:rsidP="00311060">
      <w:pPr>
        <w:numPr>
          <w:ilvl w:val="1"/>
          <w:numId w:val="114"/>
        </w:numPr>
        <w:rPr>
          <w:rFonts w:ascii="Times New Roman" w:hAnsi="Times New Roman"/>
          <w:szCs w:val="20"/>
          <w:lang w:val="en-US"/>
        </w:rPr>
      </w:pPr>
      <w:r w:rsidRPr="00656510">
        <w:rPr>
          <w:rFonts w:ascii="Times New Roman" w:hAnsi="Times New Roman"/>
          <w:szCs w:val="20"/>
          <w:lang w:val="en-US"/>
        </w:rPr>
        <w:t xml:space="preserve">Option 1 (NW-side performance monitoring): </w:t>
      </w:r>
    </w:p>
    <w:p w14:paraId="1DF9102E" w14:textId="77777777" w:rsidR="00656510" w:rsidRPr="00656510" w:rsidRDefault="00656510" w:rsidP="00311060">
      <w:pPr>
        <w:numPr>
          <w:ilvl w:val="2"/>
          <w:numId w:val="114"/>
        </w:numPr>
        <w:rPr>
          <w:rFonts w:ascii="Times New Roman" w:hAnsi="Times New Roman"/>
          <w:szCs w:val="20"/>
          <w:lang w:val="en-US"/>
        </w:rPr>
      </w:pPr>
      <w:r w:rsidRPr="00656510">
        <w:rPr>
          <w:rFonts w:ascii="Times New Roman" w:hAnsi="Times New Roman"/>
          <w:szCs w:val="20"/>
          <w:lang w:val="en-US"/>
        </w:rPr>
        <w:t xml:space="preserve">UE sends a report to NW (for the calculation of performance metric at NW) </w:t>
      </w:r>
    </w:p>
    <w:p w14:paraId="76EE687C" w14:textId="77777777" w:rsidR="00656510" w:rsidRPr="00656510" w:rsidRDefault="00656510" w:rsidP="00311060">
      <w:pPr>
        <w:numPr>
          <w:ilvl w:val="3"/>
          <w:numId w:val="114"/>
        </w:numPr>
        <w:rPr>
          <w:rFonts w:ascii="Times New Roman" w:hAnsi="Times New Roman"/>
          <w:szCs w:val="20"/>
          <w:lang w:val="en-US"/>
        </w:rPr>
      </w:pPr>
      <w:r w:rsidRPr="00656510">
        <w:rPr>
          <w:rFonts w:ascii="Times New Roman" w:hAnsi="Times New Roman"/>
          <w:szCs w:val="20"/>
          <w:lang w:val="en-US"/>
        </w:rPr>
        <w:t>Measurement results</w:t>
      </w:r>
      <w:r w:rsidRPr="00656510">
        <w:rPr>
          <w:rFonts w:ascii="Times New Roman" w:eastAsia="DengXian" w:hAnsi="Times New Roman"/>
          <w:szCs w:val="20"/>
          <w:lang w:val="en-US" w:eastAsia="zh-CN"/>
        </w:rPr>
        <w:t xml:space="preserve"> from resource set for monitoring,</w:t>
      </w:r>
      <w:r w:rsidRPr="00656510">
        <w:rPr>
          <w:rFonts w:ascii="Times New Roman" w:hAnsi="Times New Roman"/>
          <w:szCs w:val="20"/>
          <w:lang w:val="en-US"/>
        </w:rPr>
        <w:t xml:space="preserve"> e.g., L1-RSRP and/or </w:t>
      </w:r>
      <w:r w:rsidRPr="00656510">
        <w:rPr>
          <w:rFonts w:ascii="Times New Roman" w:eastAsia="DengXian" w:hAnsi="Times New Roman"/>
          <w:szCs w:val="20"/>
          <w:lang w:val="en-US" w:eastAsia="zh-CN"/>
        </w:rPr>
        <w:t>RS</w:t>
      </w:r>
      <w:r w:rsidRPr="00656510">
        <w:rPr>
          <w:rFonts w:ascii="Times New Roman" w:hAnsi="Times New Roman"/>
          <w:szCs w:val="20"/>
          <w:lang w:val="en-US"/>
        </w:rPr>
        <w:t xml:space="preserve"> index is supported as the content of the report</w:t>
      </w:r>
    </w:p>
    <w:p w14:paraId="332B4A98" w14:textId="77777777" w:rsidR="00656510" w:rsidRPr="00656510" w:rsidRDefault="00656510" w:rsidP="00311060">
      <w:pPr>
        <w:numPr>
          <w:ilvl w:val="3"/>
          <w:numId w:val="114"/>
        </w:numPr>
        <w:rPr>
          <w:rFonts w:ascii="Times New Roman" w:hAnsi="Times New Roman"/>
          <w:szCs w:val="20"/>
          <w:lang w:val="en-US"/>
        </w:rPr>
      </w:pPr>
      <w:r w:rsidRPr="00656510">
        <w:rPr>
          <w:rFonts w:ascii="Times New Roman" w:hAnsi="Times New Roman"/>
          <w:szCs w:val="20"/>
          <w:lang w:val="en-US"/>
        </w:rPr>
        <w:t>FFS on other contents</w:t>
      </w:r>
      <w:r w:rsidRPr="00656510">
        <w:rPr>
          <w:rFonts w:ascii="Times New Roman" w:eastAsia="DengXian" w:hAnsi="Times New Roman"/>
          <w:szCs w:val="20"/>
          <w:lang w:val="en-US" w:eastAsia="zh-CN"/>
        </w:rPr>
        <w:t xml:space="preserve"> </w:t>
      </w:r>
    </w:p>
    <w:p w14:paraId="1ED97247" w14:textId="77777777" w:rsidR="00656510" w:rsidRPr="00656510" w:rsidRDefault="00656510" w:rsidP="00311060">
      <w:pPr>
        <w:numPr>
          <w:ilvl w:val="2"/>
          <w:numId w:val="114"/>
        </w:numPr>
        <w:rPr>
          <w:rFonts w:ascii="Times New Roman" w:hAnsi="Times New Roman"/>
          <w:szCs w:val="20"/>
          <w:lang w:val="en-US"/>
        </w:rPr>
      </w:pPr>
      <w:r w:rsidRPr="00656510">
        <w:rPr>
          <w:rFonts w:ascii="Times New Roman" w:hAnsi="Times New Roman"/>
          <w:szCs w:val="20"/>
          <w:lang w:val="en-US"/>
        </w:rPr>
        <w:t>The report is at least configured/triggered by NW</w:t>
      </w:r>
    </w:p>
    <w:p w14:paraId="1701C518" w14:textId="77777777" w:rsidR="00656510" w:rsidRPr="00656510" w:rsidRDefault="00656510" w:rsidP="00311060">
      <w:pPr>
        <w:numPr>
          <w:ilvl w:val="2"/>
          <w:numId w:val="114"/>
        </w:numPr>
        <w:rPr>
          <w:rFonts w:ascii="Times New Roman" w:hAnsi="Times New Roman"/>
          <w:szCs w:val="20"/>
          <w:lang w:val="en-US"/>
        </w:rPr>
      </w:pPr>
      <w:r w:rsidRPr="00656510">
        <w:rPr>
          <w:rFonts w:ascii="Times New Roman" w:hAnsi="Times New Roman"/>
          <w:szCs w:val="20"/>
          <w:lang w:val="en-US"/>
        </w:rPr>
        <w:t>Note: this may or may not have additional spec impact</w:t>
      </w:r>
    </w:p>
    <w:p w14:paraId="39F2DF25" w14:textId="77777777" w:rsidR="00656510" w:rsidRPr="00656510" w:rsidRDefault="00656510" w:rsidP="00311060">
      <w:pPr>
        <w:numPr>
          <w:ilvl w:val="1"/>
          <w:numId w:val="114"/>
        </w:numPr>
        <w:rPr>
          <w:rFonts w:ascii="Times New Roman" w:hAnsi="Times New Roman"/>
          <w:szCs w:val="20"/>
          <w:lang w:val="en-US"/>
        </w:rPr>
      </w:pPr>
      <w:r w:rsidRPr="00656510">
        <w:rPr>
          <w:rFonts w:ascii="Times New Roman" w:hAnsi="Times New Roman"/>
          <w:szCs w:val="20"/>
          <w:lang w:val="en-US"/>
        </w:rPr>
        <w:t xml:space="preserve">Option 2 (UE-assisted performance monitoring): </w:t>
      </w:r>
    </w:p>
    <w:p w14:paraId="35675579" w14:textId="77777777" w:rsidR="00656510" w:rsidRPr="00656510" w:rsidRDefault="00656510" w:rsidP="00311060">
      <w:pPr>
        <w:numPr>
          <w:ilvl w:val="2"/>
          <w:numId w:val="114"/>
        </w:numPr>
        <w:rPr>
          <w:rFonts w:ascii="Times New Roman" w:hAnsi="Times New Roman"/>
          <w:szCs w:val="20"/>
          <w:lang w:val="en-US"/>
        </w:rPr>
      </w:pPr>
      <w:r w:rsidRPr="00656510">
        <w:rPr>
          <w:rFonts w:ascii="Times New Roman" w:hAnsi="Times New Roman"/>
          <w:szCs w:val="20"/>
          <w:lang w:val="en-US"/>
        </w:rPr>
        <w:t xml:space="preserve">UE calculates performance metric(s) </w:t>
      </w:r>
    </w:p>
    <w:p w14:paraId="5846E44A" w14:textId="77777777" w:rsidR="00656510" w:rsidRPr="00656510" w:rsidRDefault="00656510" w:rsidP="00311060">
      <w:pPr>
        <w:numPr>
          <w:ilvl w:val="3"/>
          <w:numId w:val="114"/>
        </w:numPr>
        <w:rPr>
          <w:rFonts w:ascii="Times New Roman" w:hAnsi="Times New Roman"/>
          <w:szCs w:val="20"/>
          <w:lang w:val="en-US"/>
        </w:rPr>
      </w:pPr>
      <w:r w:rsidRPr="00656510">
        <w:rPr>
          <w:rFonts w:ascii="Times New Roman" w:eastAsia="DengXian" w:hAnsi="Times New Roman"/>
          <w:szCs w:val="20"/>
          <w:lang w:val="en-US" w:eastAsia="zh-CN"/>
        </w:rPr>
        <w:t xml:space="preserve">FFS how to report and what to report </w:t>
      </w:r>
    </w:p>
    <w:p w14:paraId="32B0C2DA" w14:textId="77777777" w:rsidR="00656510" w:rsidRPr="00656510" w:rsidRDefault="00656510" w:rsidP="00311060">
      <w:pPr>
        <w:numPr>
          <w:ilvl w:val="1"/>
          <w:numId w:val="114"/>
        </w:numPr>
        <w:rPr>
          <w:rFonts w:ascii="Times New Roman" w:hAnsi="Times New Roman"/>
          <w:szCs w:val="20"/>
          <w:lang w:val="en-US"/>
        </w:rPr>
      </w:pPr>
      <w:r w:rsidRPr="00656510">
        <w:rPr>
          <w:rFonts w:ascii="Times New Roman" w:hAnsi="Times New Roman"/>
          <w:szCs w:val="20"/>
          <w:lang w:val="en-US"/>
        </w:rPr>
        <w:t>FFS whether to trigger the report based on event(s) for Option 1 and/or Option 2</w:t>
      </w:r>
    </w:p>
    <w:p w14:paraId="422FE21D" w14:textId="77777777" w:rsidR="00656510" w:rsidRPr="00656510" w:rsidRDefault="00656510" w:rsidP="00311060">
      <w:pPr>
        <w:numPr>
          <w:ilvl w:val="0"/>
          <w:numId w:val="114"/>
        </w:numPr>
        <w:rPr>
          <w:rFonts w:ascii="Times New Roman" w:eastAsia="Yu Mincho" w:hAnsi="Times New Roman"/>
          <w:bCs/>
          <w:szCs w:val="20"/>
        </w:rPr>
      </w:pPr>
      <w:r w:rsidRPr="00656510">
        <w:rPr>
          <w:rFonts w:ascii="Times New Roman" w:eastAsia="MS Mincho" w:hAnsi="Times New Roman"/>
          <w:color w:val="000000"/>
          <w:szCs w:val="20"/>
        </w:rPr>
        <w:t>FFS Type 2 performance monitoring</w:t>
      </w:r>
    </w:p>
    <w:p w14:paraId="42023FDD" w14:textId="77777777" w:rsidR="00656510" w:rsidRPr="00656510" w:rsidRDefault="00656510" w:rsidP="00656510">
      <w:pPr>
        <w:rPr>
          <w:rFonts w:ascii="Times New Roman" w:eastAsia="DengXian" w:hAnsi="Times New Roman"/>
          <w:szCs w:val="20"/>
          <w:lang w:eastAsia="zh-CN"/>
        </w:rPr>
      </w:pPr>
    </w:p>
    <w:p w14:paraId="6B58C624" w14:textId="77777777" w:rsidR="00656510" w:rsidRPr="00656510" w:rsidRDefault="00656510" w:rsidP="00656510">
      <w:pPr>
        <w:rPr>
          <w:rFonts w:ascii="Times New Roman" w:eastAsia="DengXian" w:hAnsi="Times New Roman"/>
          <w:szCs w:val="20"/>
          <w:lang w:eastAsia="zh-CN"/>
        </w:rPr>
      </w:pPr>
    </w:p>
    <w:p w14:paraId="570ADF1A" w14:textId="4F50A5AC" w:rsidR="00656510" w:rsidRPr="005F51DB" w:rsidRDefault="006F79AF" w:rsidP="00656510">
      <w:pPr>
        <w:rPr>
          <w:b/>
          <w:bCs/>
          <w:lang w:eastAsia="x-none"/>
        </w:rPr>
      </w:pPr>
      <w:hyperlink r:id="rId946" w:history="1">
        <w:r>
          <w:rPr>
            <w:rStyle w:val="Hyperlink"/>
            <w:b/>
            <w:bCs/>
            <w:lang w:eastAsia="x-none"/>
          </w:rPr>
          <w:t>R1-2405428</w:t>
        </w:r>
      </w:hyperlink>
      <w:r w:rsidR="00656510" w:rsidRPr="005F51DB">
        <w:rPr>
          <w:b/>
          <w:bCs/>
          <w:lang w:eastAsia="x-none"/>
        </w:rPr>
        <w:tab/>
        <w:t>FL summary #1 for AI/ML in beam management</w:t>
      </w:r>
      <w:r w:rsidR="00656510" w:rsidRPr="005F51DB">
        <w:rPr>
          <w:b/>
          <w:bCs/>
          <w:lang w:eastAsia="x-none"/>
        </w:rPr>
        <w:tab/>
        <w:t>Moderator (Samsung)</w:t>
      </w:r>
    </w:p>
    <w:p w14:paraId="7CC99B6F" w14:textId="310344F1" w:rsidR="005F51DB" w:rsidRDefault="005F51DB" w:rsidP="00656510">
      <w:pPr>
        <w:rPr>
          <w:lang w:eastAsia="x-none"/>
        </w:rPr>
      </w:pPr>
      <w:r>
        <w:rPr>
          <w:lang w:eastAsia="x-none"/>
        </w:rPr>
        <w:t>From Tuesday session</w:t>
      </w:r>
    </w:p>
    <w:p w14:paraId="5C07B8A3" w14:textId="77777777" w:rsidR="005F51DB" w:rsidRPr="005F51DB" w:rsidRDefault="005F51DB" w:rsidP="005F51DB">
      <w:pPr>
        <w:rPr>
          <w:rFonts w:eastAsia="DengXian"/>
          <w:highlight w:val="green"/>
          <w:lang w:val="en-US" w:eastAsia="zh-CN"/>
        </w:rPr>
      </w:pPr>
      <w:r w:rsidRPr="005F51DB">
        <w:rPr>
          <w:rFonts w:eastAsia="DengXian" w:hint="eastAsia"/>
          <w:highlight w:val="green"/>
          <w:lang w:val="en-US" w:eastAsia="zh-CN"/>
        </w:rPr>
        <w:t>Agreement</w:t>
      </w:r>
    </w:p>
    <w:p w14:paraId="2F4327D2" w14:textId="77777777" w:rsidR="005F51DB" w:rsidRPr="005F51DB" w:rsidRDefault="005F51DB" w:rsidP="005F51DB">
      <w:pPr>
        <w:rPr>
          <w:lang w:val="en-US"/>
        </w:rPr>
      </w:pPr>
      <w:r w:rsidRPr="005F51DB">
        <w:rPr>
          <w:lang w:val="en-US"/>
        </w:rPr>
        <w:t>At least for NW sided model, for the quantization of a reported L1-RSRP value at least for the report in L1 signaling, support</w:t>
      </w:r>
    </w:p>
    <w:p w14:paraId="3E5B7EA1" w14:textId="77777777" w:rsidR="005F51DB" w:rsidRPr="005F51DB" w:rsidRDefault="005F51DB" w:rsidP="00311060">
      <w:pPr>
        <w:pStyle w:val="ListParagraph"/>
        <w:numPr>
          <w:ilvl w:val="0"/>
          <w:numId w:val="169"/>
        </w:numPr>
        <w:rPr>
          <w:lang w:val="en-US"/>
        </w:rPr>
      </w:pPr>
      <w:r w:rsidRPr="005F51DB">
        <w:rPr>
          <w:lang w:val="en-US"/>
        </w:rPr>
        <w:t xml:space="preserve">Support differential L1-RSRP reporting with legacy quantization step and range </w:t>
      </w:r>
    </w:p>
    <w:p w14:paraId="5715AA13" w14:textId="77777777" w:rsidR="005F51DB" w:rsidRPr="005F51DB" w:rsidRDefault="005F51DB" w:rsidP="00311060">
      <w:pPr>
        <w:pStyle w:val="ListParagraph"/>
        <w:numPr>
          <w:ilvl w:val="1"/>
          <w:numId w:val="169"/>
        </w:numPr>
        <w:rPr>
          <w:lang w:val="en-US"/>
        </w:rPr>
      </w:pPr>
      <w:r w:rsidRPr="005F51DB">
        <w:rPr>
          <w:lang w:val="en-US"/>
        </w:rPr>
        <w:t>FFS: larger quantization step(s) than the already supported legacy quantization step for differential L1-RSRP and/or for absolute L1-RSRP</w:t>
      </w:r>
    </w:p>
    <w:p w14:paraId="752A6E98" w14:textId="77777777" w:rsidR="005F51DB" w:rsidRPr="005F51DB" w:rsidRDefault="005F51DB" w:rsidP="00311060">
      <w:pPr>
        <w:pStyle w:val="ListParagraph"/>
        <w:numPr>
          <w:ilvl w:val="1"/>
          <w:numId w:val="169"/>
        </w:numPr>
        <w:rPr>
          <w:lang w:val="en-US"/>
        </w:rPr>
      </w:pPr>
      <w:r w:rsidRPr="005F51DB">
        <w:rPr>
          <w:lang w:val="en-US"/>
        </w:rPr>
        <w:t>FFS: Smaller range(s) for differential L1-RSRP than the already supported legacy range</w:t>
      </w:r>
    </w:p>
    <w:p w14:paraId="77E1B94C" w14:textId="77777777" w:rsidR="005F51DB" w:rsidRPr="005F51DB" w:rsidRDefault="005F51DB" w:rsidP="005F51DB">
      <w:pPr>
        <w:rPr>
          <w:rFonts w:eastAsia="DengXian"/>
          <w:highlight w:val="green"/>
          <w:lang w:val="en-US" w:eastAsia="zh-CN"/>
        </w:rPr>
      </w:pPr>
      <w:r w:rsidRPr="005F51DB">
        <w:rPr>
          <w:rFonts w:eastAsia="DengXian" w:hint="eastAsia"/>
          <w:highlight w:val="green"/>
          <w:lang w:val="en-US" w:eastAsia="zh-CN"/>
        </w:rPr>
        <w:t>Agreement</w:t>
      </w:r>
    </w:p>
    <w:p w14:paraId="298E9105" w14:textId="77777777" w:rsidR="005F51DB" w:rsidRPr="005F51DB" w:rsidRDefault="005F51DB" w:rsidP="005F51DB">
      <w:pPr>
        <w:rPr>
          <w:rFonts w:eastAsia="DengXian"/>
          <w:lang w:val="en-US" w:eastAsia="zh-CN"/>
        </w:rPr>
      </w:pPr>
      <w:r w:rsidRPr="005F51DB">
        <w:rPr>
          <w:rFonts w:eastAsia="DengXian" w:hint="eastAsia"/>
          <w:lang w:val="en-US" w:eastAsia="zh-CN"/>
        </w:rPr>
        <w:t>Following Working Assumption is confirmed.</w:t>
      </w:r>
    </w:p>
    <w:p w14:paraId="5D5E42C2" w14:textId="77777777" w:rsidR="005F51DB" w:rsidRPr="005F51DB" w:rsidRDefault="005F51DB" w:rsidP="005F51DB">
      <w:pPr>
        <w:ind w:left="720"/>
        <w:rPr>
          <w:rFonts w:eastAsia="DengXian"/>
          <w:sz w:val="18"/>
          <w:szCs w:val="18"/>
          <w:highlight w:val="darkYellow"/>
          <w:lang w:eastAsia="zh-CN"/>
        </w:rPr>
      </w:pPr>
      <w:r w:rsidRPr="005F51DB">
        <w:rPr>
          <w:rFonts w:eastAsia="DengXian" w:hint="eastAsia"/>
          <w:sz w:val="18"/>
          <w:szCs w:val="18"/>
          <w:highlight w:val="darkYellow"/>
          <w:lang w:eastAsia="zh-CN"/>
        </w:rPr>
        <w:t>Working Assumption</w:t>
      </w:r>
    </w:p>
    <w:p w14:paraId="0433F36F" w14:textId="77777777" w:rsidR="005F51DB" w:rsidRPr="005F51DB" w:rsidRDefault="005F51DB" w:rsidP="005F51DB">
      <w:pPr>
        <w:ind w:left="720"/>
        <w:rPr>
          <w:rFonts w:eastAsia="DengXian"/>
          <w:strike/>
          <w:sz w:val="18"/>
          <w:szCs w:val="18"/>
          <w:lang w:eastAsia="zh-CN"/>
        </w:rPr>
      </w:pPr>
      <w:r w:rsidRPr="005F51DB">
        <w:rPr>
          <w:sz w:val="18"/>
          <w:szCs w:val="18"/>
        </w:rPr>
        <w:t xml:space="preserve">For report content of inference results for UE-sided model for BM-Case 2, the RSRP </w:t>
      </w:r>
      <w:r w:rsidRPr="005F51DB">
        <w:rPr>
          <w:rFonts w:eastAsia="Times New Roman"/>
          <w:sz w:val="18"/>
          <w:szCs w:val="18"/>
        </w:rPr>
        <w:t>of</w:t>
      </w:r>
      <w:r w:rsidRPr="005F51DB">
        <w:rPr>
          <w:rFonts w:eastAsia="Times New Roman"/>
          <w:b/>
          <w:bCs/>
          <w:sz w:val="18"/>
          <w:szCs w:val="18"/>
        </w:rPr>
        <w:t xml:space="preserve"> </w:t>
      </w:r>
      <w:r w:rsidRPr="005F51DB">
        <w:rPr>
          <w:rFonts w:eastAsia="Times New Roman"/>
          <w:sz w:val="18"/>
          <w:szCs w:val="18"/>
        </w:rPr>
        <w:t>predicted beam(s)</w:t>
      </w:r>
      <w:r w:rsidRPr="005F51DB">
        <w:rPr>
          <w:sz w:val="18"/>
          <w:szCs w:val="18"/>
        </w:rPr>
        <w:t xml:space="preserve"> in the report of inference results, is the predicted RSRP, where the predicted RSRP is based on AI/ML output</w:t>
      </w:r>
      <w:r w:rsidRPr="005F51DB">
        <w:rPr>
          <w:rFonts w:eastAsia="DengXian" w:hint="eastAsia"/>
          <w:sz w:val="18"/>
          <w:szCs w:val="18"/>
          <w:lang w:eastAsia="zh-CN"/>
        </w:rPr>
        <w:t>.</w:t>
      </w:r>
    </w:p>
    <w:p w14:paraId="62428244" w14:textId="77777777" w:rsidR="005F51DB" w:rsidRDefault="005F51DB" w:rsidP="00656510">
      <w:pPr>
        <w:rPr>
          <w:lang w:eastAsia="x-none"/>
        </w:rPr>
      </w:pPr>
    </w:p>
    <w:p w14:paraId="323D3CE7" w14:textId="77777777" w:rsidR="005F51DB" w:rsidRDefault="005F51DB" w:rsidP="00656510">
      <w:pPr>
        <w:rPr>
          <w:lang w:eastAsia="x-none"/>
        </w:rPr>
      </w:pPr>
    </w:p>
    <w:p w14:paraId="571DDF48" w14:textId="77438943" w:rsidR="00656510" w:rsidRPr="00B65A7B" w:rsidRDefault="006F79AF" w:rsidP="00656510">
      <w:pPr>
        <w:rPr>
          <w:b/>
          <w:bCs/>
          <w:lang w:eastAsia="x-none"/>
        </w:rPr>
      </w:pPr>
      <w:hyperlink r:id="rId947" w:history="1">
        <w:r>
          <w:rPr>
            <w:rStyle w:val="Hyperlink"/>
            <w:b/>
            <w:bCs/>
            <w:lang w:eastAsia="x-none"/>
          </w:rPr>
          <w:t>R1-2405429</w:t>
        </w:r>
      </w:hyperlink>
      <w:r w:rsidR="00656510" w:rsidRPr="00B65A7B">
        <w:rPr>
          <w:b/>
          <w:bCs/>
          <w:lang w:eastAsia="x-none"/>
        </w:rPr>
        <w:tab/>
        <w:t>FL summary #2 for AI/ML in beam management</w:t>
      </w:r>
      <w:r w:rsidR="00656510" w:rsidRPr="00B65A7B">
        <w:rPr>
          <w:b/>
          <w:bCs/>
          <w:lang w:eastAsia="x-none"/>
        </w:rPr>
        <w:tab/>
        <w:t>Moderator (Samsung)</w:t>
      </w:r>
    </w:p>
    <w:p w14:paraId="62630652" w14:textId="21A2E8FD" w:rsidR="00B65A7B" w:rsidRDefault="004647C2" w:rsidP="00656510">
      <w:pPr>
        <w:rPr>
          <w:lang w:eastAsia="x-none"/>
        </w:rPr>
      </w:pPr>
      <w:r>
        <w:rPr>
          <w:lang w:eastAsia="x-none"/>
        </w:rPr>
        <w:t xml:space="preserve">Presented in </w:t>
      </w:r>
      <w:r w:rsidR="00B65A7B">
        <w:rPr>
          <w:lang w:eastAsia="x-none"/>
        </w:rPr>
        <w:t>Wednesday session</w:t>
      </w:r>
    </w:p>
    <w:p w14:paraId="0383E0B7" w14:textId="77777777" w:rsidR="00B65A7B" w:rsidRDefault="00B65A7B" w:rsidP="00656510">
      <w:pPr>
        <w:rPr>
          <w:lang w:eastAsia="x-none"/>
        </w:rPr>
      </w:pPr>
    </w:p>
    <w:p w14:paraId="7526A18F" w14:textId="49993833" w:rsidR="00286025" w:rsidRPr="00BE7C4C" w:rsidRDefault="006F79AF" w:rsidP="00656510">
      <w:pPr>
        <w:rPr>
          <w:b/>
          <w:bCs/>
          <w:lang w:eastAsia="x-none"/>
        </w:rPr>
      </w:pPr>
      <w:hyperlink r:id="rId948" w:history="1">
        <w:r>
          <w:rPr>
            <w:rStyle w:val="Hyperlink"/>
            <w:b/>
            <w:bCs/>
            <w:lang w:eastAsia="x-none"/>
          </w:rPr>
          <w:t>R1-2405430</w:t>
        </w:r>
      </w:hyperlink>
      <w:r w:rsidR="00656510" w:rsidRPr="00BE7C4C">
        <w:rPr>
          <w:b/>
          <w:bCs/>
          <w:lang w:eastAsia="x-none"/>
        </w:rPr>
        <w:tab/>
        <w:t>FL summary #3 for AI/ML in beam management</w:t>
      </w:r>
      <w:r w:rsidR="00656510" w:rsidRPr="00BE7C4C">
        <w:rPr>
          <w:b/>
          <w:bCs/>
          <w:lang w:eastAsia="x-none"/>
        </w:rPr>
        <w:tab/>
        <w:t>Moderator (Samsung)</w:t>
      </w:r>
    </w:p>
    <w:p w14:paraId="175292EB" w14:textId="5BE53060" w:rsidR="00BE7C4C" w:rsidRDefault="004647C2" w:rsidP="00656510">
      <w:pPr>
        <w:rPr>
          <w:lang w:eastAsia="x-none"/>
        </w:rPr>
      </w:pPr>
      <w:r>
        <w:rPr>
          <w:lang w:eastAsia="x-none"/>
        </w:rPr>
        <w:t xml:space="preserve">Presented in </w:t>
      </w:r>
      <w:r w:rsidR="00BE7C4C">
        <w:rPr>
          <w:lang w:eastAsia="x-none"/>
        </w:rPr>
        <w:t>Thursday session</w:t>
      </w:r>
    </w:p>
    <w:p w14:paraId="71F7A48B" w14:textId="77777777" w:rsidR="004647C2" w:rsidRDefault="004647C2" w:rsidP="004647C2">
      <w:pPr>
        <w:rPr>
          <w:rFonts w:eastAsia="DengXian"/>
          <w:lang w:eastAsia="zh-CN"/>
        </w:rPr>
      </w:pPr>
    </w:p>
    <w:p w14:paraId="6E428DCF" w14:textId="4DF42163" w:rsidR="004647C2" w:rsidRPr="004647C2" w:rsidRDefault="006F79AF" w:rsidP="004647C2">
      <w:pPr>
        <w:rPr>
          <w:b/>
          <w:bCs/>
          <w:lang w:eastAsia="x-none"/>
        </w:rPr>
      </w:pPr>
      <w:hyperlink r:id="rId949" w:history="1">
        <w:r>
          <w:rPr>
            <w:rStyle w:val="Hyperlink"/>
            <w:b/>
            <w:bCs/>
            <w:lang w:eastAsia="x-none"/>
          </w:rPr>
          <w:t>R1-2405679</w:t>
        </w:r>
      </w:hyperlink>
      <w:r w:rsidR="004647C2" w:rsidRPr="004647C2">
        <w:rPr>
          <w:b/>
          <w:bCs/>
          <w:lang w:eastAsia="x-none"/>
        </w:rPr>
        <w:tab/>
        <w:t>FL summary #4 for AI/ML in beam management</w:t>
      </w:r>
      <w:r w:rsidR="004647C2" w:rsidRPr="004647C2">
        <w:rPr>
          <w:b/>
          <w:bCs/>
          <w:lang w:eastAsia="x-none"/>
        </w:rPr>
        <w:tab/>
        <w:t>Moderator (Samsung)</w:t>
      </w:r>
    </w:p>
    <w:p w14:paraId="5FEBECA6" w14:textId="6180CCFE" w:rsidR="004647C2" w:rsidRDefault="004647C2" w:rsidP="004647C2">
      <w:pPr>
        <w:rPr>
          <w:lang w:eastAsia="x-none"/>
        </w:rPr>
      </w:pPr>
      <w:r>
        <w:rPr>
          <w:lang w:eastAsia="x-none"/>
        </w:rPr>
        <w:t>From Friday session</w:t>
      </w:r>
    </w:p>
    <w:p w14:paraId="5AD4C478" w14:textId="77777777" w:rsidR="004647C2" w:rsidRPr="004647C2" w:rsidRDefault="004647C2" w:rsidP="004647C2">
      <w:pPr>
        <w:rPr>
          <w:highlight w:val="green"/>
          <w:lang w:val="en-US" w:eastAsia="zh-CN"/>
        </w:rPr>
      </w:pPr>
      <w:r w:rsidRPr="004647C2">
        <w:rPr>
          <w:highlight w:val="green"/>
          <w:lang w:val="en-US" w:eastAsia="zh-CN"/>
        </w:rPr>
        <w:t>Agreement</w:t>
      </w:r>
    </w:p>
    <w:p w14:paraId="2F820337" w14:textId="77777777" w:rsidR="004647C2" w:rsidRPr="004647C2" w:rsidRDefault="004647C2" w:rsidP="004647C2">
      <w:pPr>
        <w:rPr>
          <w:rFonts w:eastAsia="Times New Roman"/>
          <w:lang w:val="en-US" w:eastAsia="zh-CN"/>
        </w:rPr>
      </w:pPr>
      <w:r w:rsidRPr="004647C2">
        <w:rPr>
          <w:lang w:val="en-US"/>
        </w:rPr>
        <w:t>For NW-sided model,</w:t>
      </w:r>
      <w:r w:rsidRPr="004647C2">
        <w:t xml:space="preserve"> for inference report, at least for BM-Case 1</w:t>
      </w:r>
      <w:r w:rsidRPr="004647C2">
        <w:rPr>
          <w:lang w:eastAsia="zh-CN"/>
        </w:rPr>
        <w:t>,</w:t>
      </w:r>
      <w:r w:rsidRPr="004647C2">
        <w:t xml:space="preserve"> </w:t>
      </w:r>
      <w:r w:rsidRPr="004647C2">
        <w:rPr>
          <w:rFonts w:eastAsia="Times New Roman"/>
          <w:lang w:val="en-US" w:eastAsia="zh-CN"/>
        </w:rPr>
        <w:t xml:space="preserve">the content in a beam report in L1 signaling, support </w:t>
      </w:r>
    </w:p>
    <w:p w14:paraId="29C223BB" w14:textId="77777777" w:rsidR="004647C2" w:rsidRPr="004647C2" w:rsidRDefault="004647C2" w:rsidP="00311060">
      <w:pPr>
        <w:pStyle w:val="ListParagraph"/>
        <w:numPr>
          <w:ilvl w:val="0"/>
          <w:numId w:val="169"/>
        </w:numPr>
      </w:pPr>
      <w:r w:rsidRPr="004647C2">
        <w:t>L1-RSRPs and corresponding beam information of Top</w:t>
      </w:r>
      <w:r w:rsidRPr="004647C2">
        <w:rPr>
          <w:lang w:eastAsia="zh-CN"/>
        </w:rPr>
        <w:t xml:space="preserve"> M</w:t>
      </w:r>
      <w:r w:rsidRPr="004647C2">
        <w:t xml:space="preserve"> </w:t>
      </w:r>
      <w:r w:rsidRPr="004647C2">
        <w:rPr>
          <w:lang w:val="en-US"/>
        </w:rPr>
        <w:t>beam(s)</w:t>
      </w:r>
      <w:r w:rsidRPr="004647C2">
        <w:rPr>
          <w:lang w:val="en-US" w:eastAsia="zh-CN"/>
        </w:rPr>
        <w:t xml:space="preserve"> </w:t>
      </w:r>
      <w:r w:rsidRPr="004647C2">
        <w:rPr>
          <w:lang w:val="en-US"/>
        </w:rPr>
        <w:t xml:space="preserve">with </w:t>
      </w:r>
      <w:r w:rsidRPr="004647C2">
        <w:t>largest M measured value(s) of L1-RSRP(s)</w:t>
      </w:r>
      <w:r w:rsidRPr="004647C2">
        <w:rPr>
          <w:lang w:eastAsia="zh-CN"/>
        </w:rPr>
        <w:t xml:space="preserve"> </w:t>
      </w:r>
      <w:r w:rsidRPr="004647C2">
        <w:rPr>
          <w:lang w:val="en-US" w:eastAsia="zh-CN"/>
        </w:rPr>
        <w:t>of a measurement resource set</w:t>
      </w:r>
      <w:r w:rsidRPr="004647C2">
        <w:t>, where M is configured by gNB</w:t>
      </w:r>
      <w:r w:rsidRPr="004647C2">
        <w:rPr>
          <w:lang w:val="en-US"/>
        </w:rPr>
        <w:t xml:space="preserve"> </w:t>
      </w:r>
    </w:p>
    <w:p w14:paraId="17E1931B" w14:textId="77777777" w:rsidR="004647C2" w:rsidRPr="004647C2" w:rsidRDefault="004647C2" w:rsidP="00311060">
      <w:pPr>
        <w:pStyle w:val="ListParagraph"/>
        <w:numPr>
          <w:ilvl w:val="1"/>
          <w:numId w:val="169"/>
        </w:numPr>
      </w:pPr>
      <w:r w:rsidRPr="004647C2">
        <w:rPr>
          <w:lang w:val="en-US" w:eastAsia="zh-CN"/>
        </w:rPr>
        <w:t xml:space="preserve">If </w:t>
      </w:r>
      <w:r w:rsidRPr="004647C2">
        <w:rPr>
          <w:lang w:val="en-US"/>
        </w:rPr>
        <w:t>M = the size of the measurement resource set,</w:t>
      </w:r>
      <w:r w:rsidRPr="004647C2">
        <w:rPr>
          <w:lang w:val="en-US" w:eastAsia="zh-CN"/>
        </w:rPr>
        <w:t xml:space="preserve"> the content is </w:t>
      </w:r>
      <w:r w:rsidRPr="004647C2">
        <w:rPr>
          <w:lang w:val="en-US"/>
        </w:rPr>
        <w:t xml:space="preserve">all </w:t>
      </w:r>
      <w:r w:rsidRPr="004647C2">
        <w:t xml:space="preserve">L1-RSRPs and </w:t>
      </w:r>
      <w:r w:rsidRPr="004647C2">
        <w:rPr>
          <w:lang w:val="en-US"/>
        </w:rPr>
        <w:t xml:space="preserve">one beam index </w:t>
      </w:r>
      <w:r w:rsidRPr="004647C2">
        <w:t>(i.e., CRI/SSBRI)</w:t>
      </w:r>
      <w:r w:rsidRPr="004647C2">
        <w:rPr>
          <w:lang w:val="en-US"/>
        </w:rPr>
        <w:t xml:space="preserve"> for the </w:t>
      </w:r>
      <w:r w:rsidRPr="004647C2">
        <w:t>largest measured value of L1-RSRP</w:t>
      </w:r>
      <w:r w:rsidRPr="004647C2">
        <w:rPr>
          <w:lang w:val="en-US"/>
        </w:rPr>
        <w:t xml:space="preserve"> of a measurement resource set </w:t>
      </w:r>
    </w:p>
    <w:p w14:paraId="43D521F0" w14:textId="77777777" w:rsidR="004647C2" w:rsidRPr="004647C2" w:rsidRDefault="004647C2" w:rsidP="00311060">
      <w:pPr>
        <w:pStyle w:val="ListParagraph"/>
        <w:numPr>
          <w:ilvl w:val="0"/>
          <w:numId w:val="169"/>
        </w:numPr>
      </w:pPr>
      <w:r w:rsidRPr="004647C2">
        <w:rPr>
          <w:lang w:eastAsia="zh-CN"/>
        </w:rPr>
        <w:t xml:space="preserve">FFS: </w:t>
      </w:r>
      <w:r w:rsidRPr="004647C2">
        <w:t xml:space="preserve">L1-RSRPs and corresponding beam information of </w:t>
      </w:r>
      <w:r w:rsidRPr="004647C2">
        <w:rPr>
          <w:lang w:eastAsia="zh-CN"/>
        </w:rPr>
        <w:t>u</w:t>
      </w:r>
      <w:r w:rsidRPr="004647C2">
        <w:t>p to M beams within X dB gap to the largest measured value of L1-RSRP, X and M are configured by gNB</w:t>
      </w:r>
      <w:r w:rsidRPr="004647C2">
        <w:rPr>
          <w:lang w:eastAsia="zh-CN"/>
        </w:rPr>
        <w:t>, and whether/</w:t>
      </w:r>
      <w:r w:rsidRPr="004647C2">
        <w:t xml:space="preserve">how to report number of reported beams </w:t>
      </w:r>
    </w:p>
    <w:p w14:paraId="6283D7B1" w14:textId="77777777" w:rsidR="004647C2" w:rsidRPr="004647C2" w:rsidRDefault="004647C2" w:rsidP="00311060">
      <w:pPr>
        <w:pStyle w:val="ListParagraph"/>
        <w:numPr>
          <w:ilvl w:val="0"/>
          <w:numId w:val="169"/>
        </w:numPr>
      </w:pPr>
      <w:r w:rsidRPr="004647C2">
        <w:rPr>
          <w:lang w:val="en-US"/>
        </w:rPr>
        <w:t>FFS on the maximum value of M (where M can be larger than 4) based on UE capability (M may or may not be different for different reporting contents)</w:t>
      </w:r>
    </w:p>
    <w:p w14:paraId="76F68387" w14:textId="77777777" w:rsidR="004647C2" w:rsidRPr="004647C2" w:rsidRDefault="004647C2" w:rsidP="00311060">
      <w:pPr>
        <w:pStyle w:val="ListParagraph"/>
        <w:numPr>
          <w:ilvl w:val="0"/>
          <w:numId w:val="169"/>
        </w:numPr>
      </w:pPr>
      <w:r w:rsidRPr="004647C2">
        <w:rPr>
          <w:lang w:val="en-US"/>
        </w:rPr>
        <w:t>FFS on beam information</w:t>
      </w:r>
    </w:p>
    <w:p w14:paraId="6A20D743" w14:textId="77777777" w:rsidR="004647C2" w:rsidRPr="004647C2" w:rsidRDefault="004647C2" w:rsidP="00311060">
      <w:pPr>
        <w:pStyle w:val="ListParagraph"/>
        <w:numPr>
          <w:ilvl w:val="0"/>
          <w:numId w:val="169"/>
        </w:numPr>
        <w:rPr>
          <w:rFonts w:eastAsia="Times New Roman"/>
          <w:lang w:val="en-US" w:eastAsia="zh-CN"/>
        </w:rPr>
      </w:pPr>
      <w:r w:rsidRPr="004647C2">
        <w:rPr>
          <w:rFonts w:eastAsia="Times New Roman"/>
          <w:lang w:val="en-US" w:eastAsia="zh-CN"/>
        </w:rPr>
        <w:lastRenderedPageBreak/>
        <w:t>Note:</w:t>
      </w:r>
      <w:r w:rsidRPr="004647C2">
        <w:t xml:space="preserve"> </w:t>
      </w:r>
      <w:r w:rsidRPr="004647C2">
        <w:rPr>
          <w:rFonts w:eastAsia="Times New Roman"/>
          <w:lang w:val="en-US" w:eastAsia="zh-CN"/>
        </w:rPr>
        <w:t xml:space="preserve">Purpose, such as above “For NW-sided model, </w:t>
      </w:r>
      <w:r w:rsidRPr="004647C2">
        <w:t>for inference report, at least for BM-Case 1</w:t>
      </w:r>
      <w:r w:rsidRPr="004647C2">
        <w:rPr>
          <w:rFonts w:eastAsia="Times New Roman"/>
          <w:lang w:val="en-US" w:eastAsia="zh-CN"/>
        </w:rPr>
        <w:t>”, will not be specified in RAN 1 specifications</w:t>
      </w:r>
    </w:p>
    <w:p w14:paraId="65BD448C" w14:textId="77777777" w:rsidR="004647C2" w:rsidRPr="004647C2" w:rsidRDefault="004647C2" w:rsidP="004647C2">
      <w:pPr>
        <w:rPr>
          <w:lang w:val="en-US" w:eastAsia="x-none"/>
        </w:rPr>
      </w:pPr>
    </w:p>
    <w:p w14:paraId="64BBF113" w14:textId="5B6AFD51" w:rsidR="00BE7C4C" w:rsidRPr="00D7097B" w:rsidRDefault="004647C2" w:rsidP="004647C2">
      <w:pPr>
        <w:rPr>
          <w:lang w:eastAsia="x-none"/>
        </w:rPr>
      </w:pPr>
      <w:r>
        <w:rPr>
          <w:lang w:eastAsia="x-none"/>
        </w:rPr>
        <w:t xml:space="preserve">Final summary in </w:t>
      </w:r>
      <w:hyperlink r:id="rId950" w:history="1">
        <w:r w:rsidR="006F79AF">
          <w:rPr>
            <w:rStyle w:val="Hyperlink"/>
            <w:lang w:eastAsia="x-none"/>
          </w:rPr>
          <w:t>R1-2405680</w:t>
        </w:r>
      </w:hyperlink>
      <w:r>
        <w:rPr>
          <w:lang w:eastAsia="x-none"/>
        </w:rPr>
        <w:t>.</w:t>
      </w:r>
    </w:p>
    <w:p w14:paraId="1DC2B7C1" w14:textId="77777777" w:rsidR="00D7097B" w:rsidRPr="00D7097B" w:rsidRDefault="00D7097B" w:rsidP="00656510">
      <w:pPr>
        <w:pStyle w:val="Heading3"/>
      </w:pPr>
      <w:bookmarkStart w:id="361" w:name="_Toc166306529"/>
      <w:bookmarkStart w:id="362" w:name="_Toc173405023"/>
      <w:r w:rsidRPr="00D7097B">
        <w:t>Specification support for positioning accuracy enhancement</w:t>
      </w:r>
      <w:bookmarkEnd w:id="361"/>
      <w:bookmarkEnd w:id="362"/>
    </w:p>
    <w:p w14:paraId="52317DFD" w14:textId="29679E6B" w:rsidR="00D7097B" w:rsidRPr="00D7097B" w:rsidRDefault="006F79AF" w:rsidP="00D7097B">
      <w:pPr>
        <w:rPr>
          <w:color w:val="FF0000"/>
          <w:lang w:val="en-US" w:eastAsia="ko-KR"/>
        </w:rPr>
      </w:pPr>
      <w:hyperlink r:id="rId951" w:history="1">
        <w:r>
          <w:rPr>
            <w:rStyle w:val="Hyperlink"/>
            <w:lang w:val="en-US" w:eastAsia="x-none"/>
          </w:rPr>
          <w:t>R1-2403898</w:t>
        </w:r>
      </w:hyperlink>
      <w:r w:rsidR="00D7097B" w:rsidRPr="00D7097B">
        <w:rPr>
          <w:color w:val="FF0000"/>
          <w:lang w:val="en-US" w:eastAsia="x-none"/>
        </w:rPr>
        <w:tab/>
        <w:t>AI/ML for Positioning Accuracy Enhancement</w:t>
      </w:r>
      <w:r w:rsidR="00D7097B" w:rsidRPr="00D7097B">
        <w:rPr>
          <w:color w:val="FF0000"/>
          <w:lang w:val="en-US" w:eastAsia="x-none"/>
        </w:rPr>
        <w:tab/>
        <w:t>Ericsson</w:t>
      </w:r>
      <w:r w:rsidR="00656510">
        <w:rPr>
          <w:color w:val="FF0000"/>
          <w:lang w:val="en-US" w:eastAsia="x-none"/>
        </w:rPr>
        <w:tab/>
        <w:t>(</w:t>
      </w:r>
      <w:r w:rsidR="00D7097B" w:rsidRPr="00D7097B">
        <w:rPr>
          <w:rFonts w:hint="eastAsia"/>
          <w:color w:val="FF0000"/>
          <w:lang w:val="en-US" w:eastAsia="ko-KR"/>
        </w:rPr>
        <w:t>L</w:t>
      </w:r>
      <w:r w:rsidR="00D7097B" w:rsidRPr="00D7097B">
        <w:rPr>
          <w:color w:val="FF0000"/>
          <w:lang w:val="en-US" w:eastAsia="ko-KR"/>
        </w:rPr>
        <w:t>ate submission</w:t>
      </w:r>
      <w:r w:rsidR="00656510">
        <w:rPr>
          <w:color w:val="FF0000"/>
          <w:lang w:val="en-US" w:eastAsia="ko-KR"/>
        </w:rPr>
        <w:t>)</w:t>
      </w:r>
    </w:p>
    <w:p w14:paraId="4FBB2BD9" w14:textId="550A9FD4" w:rsidR="00D7097B" w:rsidRPr="00D7097B" w:rsidRDefault="006F79AF" w:rsidP="00D7097B">
      <w:pPr>
        <w:rPr>
          <w:lang w:val="en-US" w:eastAsia="x-none"/>
        </w:rPr>
      </w:pPr>
      <w:hyperlink r:id="rId952" w:history="1">
        <w:r>
          <w:rPr>
            <w:rStyle w:val="Hyperlink"/>
            <w:lang w:val="en-US" w:eastAsia="x-none"/>
          </w:rPr>
          <w:t>R1-2403930</w:t>
        </w:r>
      </w:hyperlink>
      <w:r w:rsidR="00D7097B" w:rsidRPr="00D7097B">
        <w:rPr>
          <w:lang w:val="en-US" w:eastAsia="x-none"/>
        </w:rPr>
        <w:tab/>
        <w:t>Discussion on AI/ML for positioning accuracy enhancement</w:t>
      </w:r>
      <w:r w:rsidR="00D7097B" w:rsidRPr="00D7097B">
        <w:rPr>
          <w:lang w:val="en-US" w:eastAsia="x-none"/>
        </w:rPr>
        <w:tab/>
        <w:t>Huawei, HiSilicon</w:t>
      </w:r>
    </w:p>
    <w:p w14:paraId="5A8E14F9" w14:textId="0E804521" w:rsidR="00D7097B" w:rsidRPr="00D7097B" w:rsidRDefault="006F79AF" w:rsidP="00D7097B">
      <w:pPr>
        <w:rPr>
          <w:lang w:val="en-US" w:eastAsia="x-none"/>
        </w:rPr>
      </w:pPr>
      <w:hyperlink r:id="rId953" w:history="1">
        <w:r>
          <w:rPr>
            <w:rStyle w:val="Hyperlink"/>
            <w:lang w:val="en-US" w:eastAsia="x-none"/>
          </w:rPr>
          <w:t>R1-2403974</w:t>
        </w:r>
      </w:hyperlink>
      <w:r w:rsidR="00D7097B" w:rsidRPr="00D7097B">
        <w:rPr>
          <w:lang w:val="en-US" w:eastAsia="x-none"/>
        </w:rPr>
        <w:tab/>
        <w:t>Specification support for AI/ML for positioning accuracy enhancement</w:t>
      </w:r>
      <w:r w:rsidR="00D7097B" w:rsidRPr="00D7097B">
        <w:rPr>
          <w:lang w:val="en-US" w:eastAsia="x-none"/>
        </w:rPr>
        <w:tab/>
        <w:t>Intel Corporation</w:t>
      </w:r>
    </w:p>
    <w:p w14:paraId="17C778F0" w14:textId="023BC889" w:rsidR="00D7097B" w:rsidRPr="00D7097B" w:rsidRDefault="006F79AF" w:rsidP="00D7097B">
      <w:pPr>
        <w:rPr>
          <w:lang w:val="en-US" w:eastAsia="x-none"/>
        </w:rPr>
      </w:pPr>
      <w:hyperlink r:id="rId954" w:history="1">
        <w:r>
          <w:rPr>
            <w:rStyle w:val="Hyperlink"/>
            <w:lang w:val="en-US" w:eastAsia="x-none"/>
          </w:rPr>
          <w:t>R1-2404002</w:t>
        </w:r>
      </w:hyperlink>
      <w:r w:rsidR="00D7097B" w:rsidRPr="00D7097B">
        <w:rPr>
          <w:lang w:val="en-US" w:eastAsia="x-none"/>
        </w:rPr>
        <w:tab/>
        <w:t>Discussion on specification support for positioning accuracy enhancement</w:t>
      </w:r>
      <w:r w:rsidR="00D7097B" w:rsidRPr="00D7097B">
        <w:rPr>
          <w:lang w:val="en-US" w:eastAsia="x-none"/>
        </w:rPr>
        <w:tab/>
        <w:t>TCL</w:t>
      </w:r>
    </w:p>
    <w:p w14:paraId="5A7758EA" w14:textId="35A24BD8" w:rsidR="00D7097B" w:rsidRPr="00D7097B" w:rsidRDefault="006F79AF" w:rsidP="00D7097B">
      <w:pPr>
        <w:rPr>
          <w:lang w:val="en-US" w:eastAsia="x-none"/>
        </w:rPr>
      </w:pPr>
      <w:hyperlink r:id="rId955" w:history="1">
        <w:r>
          <w:rPr>
            <w:rStyle w:val="Hyperlink"/>
            <w:lang w:val="en-US" w:eastAsia="x-none"/>
          </w:rPr>
          <w:t>R1-2404138</w:t>
        </w:r>
      </w:hyperlink>
      <w:r w:rsidR="00D7097B" w:rsidRPr="00D7097B">
        <w:rPr>
          <w:lang w:val="en-US" w:eastAsia="x-none"/>
        </w:rPr>
        <w:tab/>
        <w:t>Discussion for supporting AI/ML based positioning accuracy enhancement</w:t>
      </w:r>
      <w:r w:rsidR="00D7097B" w:rsidRPr="00D7097B">
        <w:rPr>
          <w:lang w:val="en-US" w:eastAsia="x-none"/>
        </w:rPr>
        <w:tab/>
        <w:t>Samsung</w:t>
      </w:r>
    </w:p>
    <w:p w14:paraId="2F9AFF05" w14:textId="3F20C59F" w:rsidR="00D7097B" w:rsidRPr="00D7097B" w:rsidRDefault="006F79AF" w:rsidP="00D7097B">
      <w:pPr>
        <w:rPr>
          <w:lang w:val="en-US" w:eastAsia="x-none"/>
        </w:rPr>
      </w:pPr>
      <w:hyperlink r:id="rId956" w:history="1">
        <w:r>
          <w:rPr>
            <w:rStyle w:val="Hyperlink"/>
            <w:lang w:val="en-US" w:eastAsia="x-none"/>
          </w:rPr>
          <w:t>R1-2404166</w:t>
        </w:r>
      </w:hyperlink>
      <w:r w:rsidR="00D7097B" w:rsidRPr="00D7097B">
        <w:rPr>
          <w:lang w:val="en-US" w:eastAsia="x-none"/>
        </w:rPr>
        <w:tab/>
        <w:t>Specification support for positioning accuracy enhancement</w:t>
      </w:r>
      <w:r w:rsidR="00D7097B" w:rsidRPr="00D7097B">
        <w:rPr>
          <w:lang w:val="en-US" w:eastAsia="x-none"/>
        </w:rPr>
        <w:tab/>
        <w:t>vivo</w:t>
      </w:r>
    </w:p>
    <w:p w14:paraId="68363FE0" w14:textId="6601083E" w:rsidR="00D7097B" w:rsidRPr="00D7097B" w:rsidRDefault="006F79AF" w:rsidP="00D7097B">
      <w:pPr>
        <w:rPr>
          <w:lang w:val="en-US" w:eastAsia="x-none"/>
        </w:rPr>
      </w:pPr>
      <w:hyperlink r:id="rId957" w:history="1">
        <w:r>
          <w:rPr>
            <w:rStyle w:val="Hyperlink"/>
            <w:lang w:val="en-US" w:eastAsia="x-none"/>
          </w:rPr>
          <w:t>R1-2404273</w:t>
        </w:r>
      </w:hyperlink>
      <w:r w:rsidR="00D7097B" w:rsidRPr="00D7097B">
        <w:rPr>
          <w:lang w:val="en-US" w:eastAsia="x-none"/>
        </w:rPr>
        <w:tab/>
        <w:t>Discussion on Specification Support for AI/ML-based positioning</w:t>
      </w:r>
      <w:r w:rsidR="00D7097B" w:rsidRPr="00D7097B">
        <w:rPr>
          <w:lang w:val="en-US" w:eastAsia="x-none"/>
        </w:rPr>
        <w:tab/>
        <w:t>Apple</w:t>
      </w:r>
    </w:p>
    <w:p w14:paraId="043D6525" w14:textId="1AB24358" w:rsidR="00D7097B" w:rsidRDefault="006F79AF" w:rsidP="00D7097B">
      <w:pPr>
        <w:rPr>
          <w:lang w:val="en-US" w:eastAsia="x-none"/>
        </w:rPr>
      </w:pPr>
      <w:hyperlink r:id="rId958" w:history="1">
        <w:r>
          <w:rPr>
            <w:rStyle w:val="Hyperlink"/>
            <w:lang w:val="en-US" w:eastAsia="x-none"/>
          </w:rPr>
          <w:t>R1-2404316</w:t>
        </w:r>
      </w:hyperlink>
      <w:r w:rsidR="00D7097B" w:rsidRPr="00D7097B">
        <w:rPr>
          <w:lang w:val="en-US" w:eastAsia="x-none"/>
        </w:rPr>
        <w:tab/>
        <w:t>AI/ML positioning accuracy enhancement</w:t>
      </w:r>
      <w:r w:rsidR="00D7097B" w:rsidRPr="00D7097B">
        <w:rPr>
          <w:lang w:val="en-US" w:eastAsia="x-none"/>
        </w:rPr>
        <w:tab/>
        <w:t>Fraunhofer IIS, Fraunhofer HHI</w:t>
      </w:r>
    </w:p>
    <w:p w14:paraId="2AE9239A" w14:textId="48EFB064" w:rsidR="00D7097B" w:rsidRPr="005F51DB" w:rsidRDefault="006F79AF" w:rsidP="00D7097B">
      <w:pPr>
        <w:rPr>
          <w:lang w:val="en-US" w:eastAsia="ko-KR"/>
        </w:rPr>
      </w:pPr>
      <w:hyperlink r:id="rId959" w:history="1">
        <w:r>
          <w:rPr>
            <w:rStyle w:val="Hyperlink"/>
            <w:lang w:val="en-US" w:eastAsia="x-none"/>
          </w:rPr>
          <w:t>R1-2405350</w:t>
        </w:r>
      </w:hyperlink>
      <w:r w:rsidR="005F51DB" w:rsidRPr="00656510">
        <w:rPr>
          <w:lang w:val="en-US" w:eastAsia="x-none"/>
        </w:rPr>
        <w:tab/>
        <w:t>Discussion on specification support for positioning accuracy enhancement</w:t>
      </w:r>
      <w:r w:rsidR="005F51DB" w:rsidRPr="00656510">
        <w:rPr>
          <w:lang w:val="en-US" w:eastAsia="x-none"/>
        </w:rPr>
        <w:tab/>
        <w:t>Lekha Wireless Solutions</w:t>
      </w:r>
      <w:r w:rsidR="005F51DB">
        <w:rPr>
          <w:lang w:val="en-US" w:eastAsia="x-none"/>
        </w:rPr>
        <w:tab/>
        <w:t xml:space="preserve">(rev of </w:t>
      </w:r>
      <w:hyperlink r:id="rId960" w:history="1">
        <w:r>
          <w:rPr>
            <w:rStyle w:val="Hyperlink"/>
            <w:lang w:val="en-US" w:eastAsia="x-none"/>
          </w:rPr>
          <w:t>R1-2404347</w:t>
        </w:r>
      </w:hyperlink>
      <w:r w:rsidR="005F51DB">
        <w:rPr>
          <w:color w:val="FF0000"/>
          <w:lang w:val="en-US" w:eastAsia="x-none"/>
        </w:rPr>
        <w:t xml:space="preserve"> </w:t>
      </w:r>
      <w:r w:rsidR="00656510">
        <w:rPr>
          <w:color w:val="FF0000"/>
          <w:lang w:val="en-US" w:eastAsia="x-none"/>
        </w:rPr>
        <w:t>(</w:t>
      </w:r>
      <w:r w:rsidR="00D7097B" w:rsidRPr="00D7097B">
        <w:rPr>
          <w:rFonts w:hint="eastAsia"/>
          <w:color w:val="FF0000"/>
          <w:lang w:val="en-US" w:eastAsia="ko-KR"/>
        </w:rPr>
        <w:t>L</w:t>
      </w:r>
      <w:r w:rsidR="00D7097B" w:rsidRPr="00D7097B">
        <w:rPr>
          <w:color w:val="FF0000"/>
          <w:lang w:val="en-US" w:eastAsia="ko-KR"/>
        </w:rPr>
        <w:t>ate submission</w:t>
      </w:r>
      <w:r w:rsidR="00656510">
        <w:rPr>
          <w:color w:val="FF0000"/>
          <w:lang w:val="en-US" w:eastAsia="ko-KR"/>
        </w:rPr>
        <w:t>)</w:t>
      </w:r>
      <w:r w:rsidR="005F51DB" w:rsidRPr="005F51DB">
        <w:rPr>
          <w:lang w:val="en-US" w:eastAsia="ko-KR"/>
        </w:rPr>
        <w:t>)</w:t>
      </w:r>
    </w:p>
    <w:p w14:paraId="4D0798B8" w14:textId="1832B233" w:rsidR="00D7097B" w:rsidRPr="00D7097B" w:rsidRDefault="006F79AF" w:rsidP="00D7097B">
      <w:pPr>
        <w:rPr>
          <w:lang w:val="en-US" w:eastAsia="x-none"/>
        </w:rPr>
      </w:pPr>
      <w:hyperlink r:id="rId961" w:history="1">
        <w:r>
          <w:rPr>
            <w:rStyle w:val="Hyperlink"/>
            <w:lang w:val="en-US" w:eastAsia="x-none"/>
          </w:rPr>
          <w:t>R1-2404385</w:t>
        </w:r>
      </w:hyperlink>
      <w:r w:rsidR="00D7097B" w:rsidRPr="00D7097B">
        <w:rPr>
          <w:lang w:val="en-US" w:eastAsia="x-none"/>
        </w:rPr>
        <w:tab/>
        <w:t>Discussion on AI/ML for positioning accuracy enhancement</w:t>
      </w:r>
      <w:r w:rsidR="00D7097B" w:rsidRPr="00D7097B">
        <w:rPr>
          <w:lang w:val="en-US" w:eastAsia="x-none"/>
        </w:rPr>
        <w:tab/>
        <w:t>CATT, CICTCI</w:t>
      </w:r>
    </w:p>
    <w:p w14:paraId="377AB984" w14:textId="56C160BA" w:rsidR="00D7097B" w:rsidRPr="00D7097B" w:rsidRDefault="006F79AF" w:rsidP="00D7097B">
      <w:pPr>
        <w:rPr>
          <w:lang w:val="en-US" w:eastAsia="x-none"/>
        </w:rPr>
      </w:pPr>
      <w:hyperlink r:id="rId962" w:history="1">
        <w:r>
          <w:rPr>
            <w:rStyle w:val="Hyperlink"/>
            <w:lang w:val="en-US" w:eastAsia="x-none"/>
          </w:rPr>
          <w:t>R1-2404445</w:t>
        </w:r>
      </w:hyperlink>
      <w:r w:rsidR="00D7097B" w:rsidRPr="00D7097B">
        <w:rPr>
          <w:lang w:val="en-US" w:eastAsia="x-none"/>
        </w:rPr>
        <w:tab/>
        <w:t>Discussion on specification support for positioning accuracy enhancement</w:t>
      </w:r>
      <w:r w:rsidR="00D7097B" w:rsidRPr="00D7097B">
        <w:rPr>
          <w:lang w:val="en-US" w:eastAsia="x-none"/>
        </w:rPr>
        <w:tab/>
        <w:t>CMCC</w:t>
      </w:r>
    </w:p>
    <w:p w14:paraId="7A2BBB4A" w14:textId="0C9F3A2B" w:rsidR="00D7097B" w:rsidRPr="00D7097B" w:rsidRDefault="006F79AF" w:rsidP="00D7097B">
      <w:pPr>
        <w:rPr>
          <w:lang w:val="en-US" w:eastAsia="x-none"/>
        </w:rPr>
      </w:pPr>
      <w:hyperlink r:id="rId963" w:history="1">
        <w:r>
          <w:rPr>
            <w:rStyle w:val="Hyperlink"/>
            <w:lang w:val="en-US" w:eastAsia="x-none"/>
          </w:rPr>
          <w:t>R1-2404478</w:t>
        </w:r>
      </w:hyperlink>
      <w:r w:rsidR="00D7097B" w:rsidRPr="00D7097B">
        <w:rPr>
          <w:lang w:val="en-US" w:eastAsia="x-none"/>
        </w:rPr>
        <w:tab/>
        <w:t xml:space="preserve">Specification support for positioning accuracy enhancement </w:t>
      </w:r>
      <w:r w:rsidR="00D7097B" w:rsidRPr="00D7097B">
        <w:rPr>
          <w:lang w:val="en-US" w:eastAsia="x-none"/>
        </w:rPr>
        <w:tab/>
        <w:t>Quectel</w:t>
      </w:r>
    </w:p>
    <w:p w14:paraId="7ABD0AE1" w14:textId="65C0C39D" w:rsidR="00D7097B" w:rsidRPr="00D7097B" w:rsidRDefault="006F79AF" w:rsidP="00D7097B">
      <w:pPr>
        <w:rPr>
          <w:lang w:val="en-US" w:eastAsia="x-none"/>
        </w:rPr>
      </w:pPr>
      <w:hyperlink r:id="rId964" w:history="1">
        <w:r>
          <w:rPr>
            <w:rStyle w:val="Hyperlink"/>
            <w:lang w:val="en-US" w:eastAsia="x-none"/>
          </w:rPr>
          <w:t>R1-2404491</w:t>
        </w:r>
      </w:hyperlink>
      <w:r w:rsidR="00D7097B" w:rsidRPr="00D7097B">
        <w:rPr>
          <w:lang w:val="en-US" w:eastAsia="x-none"/>
        </w:rPr>
        <w:tab/>
        <w:t>Discussion on Specification Support for AI/ML Positioning</w:t>
      </w:r>
      <w:r w:rsidR="00D7097B" w:rsidRPr="00D7097B">
        <w:rPr>
          <w:lang w:val="en-US" w:eastAsia="x-none"/>
        </w:rPr>
        <w:tab/>
        <w:t>Sony</w:t>
      </w:r>
    </w:p>
    <w:p w14:paraId="41574376" w14:textId="38DFA340" w:rsidR="00D7097B" w:rsidRPr="00D7097B" w:rsidRDefault="006F79AF" w:rsidP="00D7097B">
      <w:pPr>
        <w:rPr>
          <w:lang w:val="en-US" w:eastAsia="x-none"/>
        </w:rPr>
      </w:pPr>
      <w:hyperlink r:id="rId965" w:history="1">
        <w:r>
          <w:rPr>
            <w:rStyle w:val="Hyperlink"/>
            <w:lang w:val="en-US" w:eastAsia="x-none"/>
          </w:rPr>
          <w:t>R1-2404526</w:t>
        </w:r>
      </w:hyperlink>
      <w:r w:rsidR="00D7097B" w:rsidRPr="00D7097B">
        <w:rPr>
          <w:lang w:val="en-US" w:eastAsia="x-none"/>
        </w:rPr>
        <w:tab/>
        <w:t>Specification impacts for Enhanced Positioning</w:t>
      </w:r>
      <w:r w:rsidR="00D7097B" w:rsidRPr="00D7097B">
        <w:rPr>
          <w:lang w:val="en-US" w:eastAsia="x-none"/>
        </w:rPr>
        <w:tab/>
        <w:t>Lenovo</w:t>
      </w:r>
    </w:p>
    <w:p w14:paraId="4BC3EB18" w14:textId="184E9C2E" w:rsidR="00D7097B" w:rsidRPr="00D7097B" w:rsidRDefault="006F79AF" w:rsidP="00D7097B">
      <w:pPr>
        <w:rPr>
          <w:lang w:val="en-US" w:eastAsia="x-none"/>
        </w:rPr>
      </w:pPr>
      <w:hyperlink r:id="rId966" w:history="1">
        <w:r>
          <w:rPr>
            <w:rStyle w:val="Hyperlink"/>
            <w:lang w:val="en-US" w:eastAsia="x-none"/>
          </w:rPr>
          <w:t>R1-2404537</w:t>
        </w:r>
      </w:hyperlink>
      <w:r w:rsidR="00D7097B" w:rsidRPr="00D7097B">
        <w:rPr>
          <w:lang w:val="en-US" w:eastAsia="x-none"/>
        </w:rPr>
        <w:tab/>
        <w:t>Specification support for AI-enabled positioning</w:t>
      </w:r>
      <w:r w:rsidR="00D7097B" w:rsidRPr="00D7097B">
        <w:rPr>
          <w:lang w:val="en-US" w:eastAsia="x-none"/>
        </w:rPr>
        <w:tab/>
        <w:t>NVIDIA</w:t>
      </w:r>
    </w:p>
    <w:p w14:paraId="361EE0C5" w14:textId="1C987170" w:rsidR="00D7097B" w:rsidRPr="00D7097B" w:rsidRDefault="006F79AF" w:rsidP="00D7097B">
      <w:pPr>
        <w:rPr>
          <w:lang w:val="en-US" w:eastAsia="x-none"/>
        </w:rPr>
      </w:pPr>
      <w:hyperlink r:id="rId967" w:history="1">
        <w:r>
          <w:rPr>
            <w:rStyle w:val="Hyperlink"/>
            <w:lang w:val="en-US" w:eastAsia="x-none"/>
          </w:rPr>
          <w:t>R1-2404583</w:t>
        </w:r>
      </w:hyperlink>
      <w:r w:rsidR="00D7097B" w:rsidRPr="00D7097B">
        <w:rPr>
          <w:lang w:val="en-US" w:eastAsia="x-none"/>
        </w:rPr>
        <w:tab/>
        <w:t>Discussion on specification support for AI/ML positioning accuracy enhancement</w:t>
      </w:r>
      <w:r w:rsidR="00D7097B" w:rsidRPr="00D7097B">
        <w:rPr>
          <w:lang w:val="en-US" w:eastAsia="x-none"/>
        </w:rPr>
        <w:tab/>
        <w:t>Fujitsu</w:t>
      </w:r>
    </w:p>
    <w:p w14:paraId="59A1B25E" w14:textId="7ADB7898" w:rsidR="00D7097B" w:rsidRPr="00D7097B" w:rsidRDefault="006F79AF" w:rsidP="00D7097B">
      <w:pPr>
        <w:rPr>
          <w:lang w:val="en-US" w:eastAsia="x-none"/>
        </w:rPr>
      </w:pPr>
      <w:hyperlink r:id="rId968" w:history="1">
        <w:r>
          <w:rPr>
            <w:rStyle w:val="Hyperlink"/>
            <w:lang w:val="en-US" w:eastAsia="x-none"/>
          </w:rPr>
          <w:t>R1-2404602</w:t>
        </w:r>
      </w:hyperlink>
      <w:r w:rsidR="00D7097B" w:rsidRPr="00D7097B">
        <w:rPr>
          <w:lang w:val="en-US" w:eastAsia="x-none"/>
        </w:rPr>
        <w:tab/>
        <w:t>Discussion on AI/ML-based positioning accuracy enhancement</w:t>
      </w:r>
      <w:r w:rsidR="00D7097B" w:rsidRPr="00D7097B">
        <w:rPr>
          <w:lang w:val="en-US" w:eastAsia="x-none"/>
        </w:rPr>
        <w:tab/>
        <w:t>Xiaomi</w:t>
      </w:r>
    </w:p>
    <w:p w14:paraId="2B44A0F5" w14:textId="6B75BDBC" w:rsidR="00D7097B" w:rsidRPr="00D7097B" w:rsidRDefault="006F79AF" w:rsidP="00D7097B">
      <w:pPr>
        <w:rPr>
          <w:lang w:val="en-US" w:eastAsia="x-none"/>
        </w:rPr>
      </w:pPr>
      <w:hyperlink r:id="rId969" w:history="1">
        <w:r>
          <w:rPr>
            <w:rStyle w:val="Hyperlink"/>
            <w:lang w:val="en-US" w:eastAsia="x-none"/>
          </w:rPr>
          <w:t>R1-2404650</w:t>
        </w:r>
      </w:hyperlink>
      <w:r w:rsidR="00D7097B" w:rsidRPr="00D7097B">
        <w:rPr>
          <w:lang w:val="en-US" w:eastAsia="x-none"/>
        </w:rPr>
        <w:tab/>
        <w:t>Discussion on support for AIML positioning</w:t>
      </w:r>
      <w:r w:rsidR="00D7097B" w:rsidRPr="00D7097B">
        <w:rPr>
          <w:lang w:val="en-US" w:eastAsia="x-none"/>
        </w:rPr>
        <w:tab/>
        <w:t>InterDigital, Inc.</w:t>
      </w:r>
    </w:p>
    <w:p w14:paraId="02DFA48F" w14:textId="506E9880" w:rsidR="00D7097B" w:rsidRPr="00D7097B" w:rsidRDefault="006F79AF" w:rsidP="00D7097B">
      <w:pPr>
        <w:rPr>
          <w:lang w:val="en-US" w:eastAsia="x-none"/>
        </w:rPr>
      </w:pPr>
      <w:hyperlink r:id="rId970" w:history="1">
        <w:r>
          <w:rPr>
            <w:rStyle w:val="Hyperlink"/>
            <w:lang w:val="en-US" w:eastAsia="x-none"/>
          </w:rPr>
          <w:t>R1-2404659</w:t>
        </w:r>
      </w:hyperlink>
      <w:r w:rsidR="00D7097B" w:rsidRPr="00D7097B">
        <w:rPr>
          <w:lang w:val="en-US" w:eastAsia="x-none"/>
        </w:rPr>
        <w:tab/>
        <w:t>Discussion on specification support for AI/ML based positioning accuracy enhancement</w:t>
      </w:r>
      <w:r w:rsidR="00D7097B" w:rsidRPr="00D7097B">
        <w:rPr>
          <w:lang w:val="en-US" w:eastAsia="x-none"/>
        </w:rPr>
        <w:tab/>
        <w:t>NEC</w:t>
      </w:r>
    </w:p>
    <w:p w14:paraId="58B8B559" w14:textId="0B893E99" w:rsidR="00D7097B" w:rsidRPr="00D7097B" w:rsidRDefault="006F79AF" w:rsidP="00D7097B">
      <w:pPr>
        <w:rPr>
          <w:lang w:val="en-US" w:eastAsia="x-none"/>
        </w:rPr>
      </w:pPr>
      <w:hyperlink r:id="rId971" w:history="1">
        <w:r>
          <w:rPr>
            <w:rStyle w:val="Hyperlink"/>
            <w:lang w:val="en-US" w:eastAsia="x-none"/>
          </w:rPr>
          <w:t>R1-2404683</w:t>
        </w:r>
      </w:hyperlink>
      <w:r w:rsidR="00D7097B" w:rsidRPr="00D7097B">
        <w:rPr>
          <w:lang w:val="en-US" w:eastAsia="x-none"/>
        </w:rPr>
        <w:tab/>
        <w:t>AI/ML based Positioning</w:t>
      </w:r>
      <w:r w:rsidR="00D7097B" w:rsidRPr="00D7097B">
        <w:rPr>
          <w:lang w:val="en-US" w:eastAsia="x-none"/>
        </w:rPr>
        <w:tab/>
        <w:t>Google</w:t>
      </w:r>
    </w:p>
    <w:p w14:paraId="41120867" w14:textId="5A762F5E" w:rsidR="00D7097B" w:rsidRPr="00D7097B" w:rsidRDefault="006F79AF" w:rsidP="00D7097B">
      <w:pPr>
        <w:rPr>
          <w:lang w:val="en-US" w:eastAsia="x-none"/>
        </w:rPr>
      </w:pPr>
      <w:hyperlink r:id="rId972" w:history="1">
        <w:r>
          <w:rPr>
            <w:rStyle w:val="Hyperlink"/>
            <w:lang w:val="en-US" w:eastAsia="x-none"/>
          </w:rPr>
          <w:t>R1-2404763</w:t>
        </w:r>
      </w:hyperlink>
      <w:r w:rsidR="00D7097B" w:rsidRPr="00D7097B">
        <w:rPr>
          <w:lang w:val="en-US" w:eastAsia="x-none"/>
        </w:rPr>
        <w:tab/>
        <w:t>Design for AI/ML based positioning</w:t>
      </w:r>
      <w:r w:rsidR="00D7097B" w:rsidRPr="00D7097B">
        <w:rPr>
          <w:lang w:val="en-US" w:eastAsia="x-none"/>
        </w:rPr>
        <w:tab/>
        <w:t>MediaTek Korea Inc.</w:t>
      </w:r>
    </w:p>
    <w:p w14:paraId="6BD92591" w14:textId="4EC739DB" w:rsidR="00D7097B" w:rsidRPr="00D7097B" w:rsidRDefault="006F79AF" w:rsidP="00D7097B">
      <w:pPr>
        <w:rPr>
          <w:lang w:val="en-US" w:eastAsia="x-none"/>
        </w:rPr>
      </w:pPr>
      <w:hyperlink r:id="rId973" w:history="1">
        <w:r>
          <w:rPr>
            <w:rStyle w:val="Hyperlink"/>
            <w:lang w:val="en-US" w:eastAsia="x-none"/>
          </w:rPr>
          <w:t>R1-2404767</w:t>
        </w:r>
      </w:hyperlink>
      <w:r w:rsidR="00D7097B" w:rsidRPr="00D7097B">
        <w:rPr>
          <w:lang w:val="en-US" w:eastAsia="x-none"/>
        </w:rPr>
        <w:tab/>
        <w:t>Discussion on specification support for positioning accuracy enhancement</w:t>
      </w:r>
      <w:r w:rsidR="00D7097B" w:rsidRPr="00D7097B">
        <w:rPr>
          <w:lang w:val="en-US" w:eastAsia="x-none"/>
        </w:rPr>
        <w:tab/>
        <w:t>ETRI</w:t>
      </w:r>
    </w:p>
    <w:p w14:paraId="048316D4" w14:textId="361E6A4B" w:rsidR="00D7097B" w:rsidRPr="00D7097B" w:rsidRDefault="006F79AF" w:rsidP="00D7097B">
      <w:pPr>
        <w:rPr>
          <w:lang w:val="en-US" w:eastAsia="x-none"/>
        </w:rPr>
      </w:pPr>
      <w:hyperlink r:id="rId974" w:history="1">
        <w:r>
          <w:rPr>
            <w:rStyle w:val="Hyperlink"/>
            <w:lang w:val="en-US" w:eastAsia="x-none"/>
          </w:rPr>
          <w:t>R1-2404878</w:t>
        </w:r>
      </w:hyperlink>
      <w:r w:rsidR="00D7097B" w:rsidRPr="00D7097B">
        <w:rPr>
          <w:lang w:val="en-US" w:eastAsia="x-none"/>
        </w:rPr>
        <w:tab/>
        <w:t>On specification for AI/ML-based positioning accuracy enhancements</w:t>
      </w:r>
      <w:r w:rsidR="00D7097B" w:rsidRPr="00D7097B">
        <w:rPr>
          <w:lang w:val="en-US" w:eastAsia="x-none"/>
        </w:rPr>
        <w:tab/>
        <w:t>OPPO</w:t>
      </w:r>
    </w:p>
    <w:p w14:paraId="340F6CE7" w14:textId="03129AA4" w:rsidR="00D7097B" w:rsidRPr="00D7097B" w:rsidRDefault="006F79AF" w:rsidP="00D7097B">
      <w:pPr>
        <w:rPr>
          <w:lang w:val="en-US" w:eastAsia="x-none"/>
        </w:rPr>
      </w:pPr>
      <w:hyperlink r:id="rId975" w:history="1">
        <w:r>
          <w:rPr>
            <w:rStyle w:val="Hyperlink"/>
            <w:lang w:val="en-US" w:eastAsia="x-none"/>
          </w:rPr>
          <w:t>R1-2404905</w:t>
        </w:r>
      </w:hyperlink>
      <w:r w:rsidR="00D7097B" w:rsidRPr="00D7097B">
        <w:rPr>
          <w:lang w:val="en-US" w:eastAsia="x-none"/>
        </w:rPr>
        <w:tab/>
        <w:t>AI/ML for Positioning Accuracy Enhancement</w:t>
      </w:r>
      <w:r w:rsidR="00D7097B" w:rsidRPr="00D7097B">
        <w:rPr>
          <w:lang w:val="en-US" w:eastAsia="x-none"/>
        </w:rPr>
        <w:tab/>
        <w:t>Nokia</w:t>
      </w:r>
    </w:p>
    <w:p w14:paraId="4ED1A200" w14:textId="5D187848" w:rsidR="00D7097B" w:rsidRPr="00D7097B" w:rsidRDefault="006F79AF" w:rsidP="00D7097B">
      <w:pPr>
        <w:rPr>
          <w:lang w:val="en-US" w:eastAsia="x-none"/>
        </w:rPr>
      </w:pPr>
      <w:hyperlink r:id="rId976" w:history="1">
        <w:r>
          <w:rPr>
            <w:rStyle w:val="Hyperlink"/>
            <w:lang w:val="en-US" w:eastAsia="x-none"/>
          </w:rPr>
          <w:t>R1-2405031</w:t>
        </w:r>
      </w:hyperlink>
      <w:r w:rsidR="00D7097B" w:rsidRPr="00D7097B">
        <w:rPr>
          <w:lang w:val="en-US" w:eastAsia="x-none"/>
        </w:rPr>
        <w:tab/>
        <w:t>Discussion on AI/ML for positioning accuracy enhancement</w:t>
      </w:r>
      <w:r w:rsidR="00D7097B" w:rsidRPr="00D7097B">
        <w:rPr>
          <w:lang w:val="en-US" w:eastAsia="x-none"/>
        </w:rPr>
        <w:tab/>
        <w:t>NTT DOCOMO, INC.</w:t>
      </w:r>
    </w:p>
    <w:p w14:paraId="5B40A9CC" w14:textId="23FD77B9" w:rsidR="00D7097B" w:rsidRPr="00D7097B" w:rsidRDefault="006F79AF" w:rsidP="00D7097B">
      <w:pPr>
        <w:rPr>
          <w:lang w:val="en-US" w:eastAsia="x-none"/>
        </w:rPr>
      </w:pPr>
      <w:hyperlink r:id="rId977" w:history="1">
        <w:r>
          <w:rPr>
            <w:rStyle w:val="Hyperlink"/>
            <w:lang w:val="en-US" w:eastAsia="x-none"/>
          </w:rPr>
          <w:t>R1-2405069</w:t>
        </w:r>
      </w:hyperlink>
      <w:r w:rsidR="00D7097B" w:rsidRPr="00D7097B">
        <w:rPr>
          <w:lang w:val="en-US" w:eastAsia="x-none"/>
        </w:rPr>
        <w:tab/>
        <w:t>Discussion on specification support for AI/ML based positioning accuracy enhancements</w:t>
      </w:r>
      <w:r w:rsidR="00D7097B" w:rsidRPr="00D7097B">
        <w:rPr>
          <w:lang w:val="en-US" w:eastAsia="x-none"/>
        </w:rPr>
        <w:tab/>
        <w:t>Sharp</w:t>
      </w:r>
    </w:p>
    <w:p w14:paraId="5ABEE21B" w14:textId="6E069A3E" w:rsidR="00D7097B" w:rsidRPr="00D7097B" w:rsidRDefault="006F79AF" w:rsidP="00D7097B">
      <w:pPr>
        <w:rPr>
          <w:lang w:val="en-US" w:eastAsia="x-none"/>
        </w:rPr>
      </w:pPr>
      <w:hyperlink r:id="rId978" w:history="1">
        <w:r>
          <w:rPr>
            <w:rStyle w:val="Hyperlink"/>
            <w:lang w:val="en-US" w:eastAsia="x-none"/>
          </w:rPr>
          <w:t>R1-2405120</w:t>
        </w:r>
      </w:hyperlink>
      <w:r w:rsidR="00D7097B" w:rsidRPr="00D7097B">
        <w:rPr>
          <w:lang w:val="en-US" w:eastAsia="x-none"/>
        </w:rPr>
        <w:tab/>
        <w:t>Discussion on specification support for AI/ML positioning accuracy enhancement</w:t>
      </w:r>
      <w:r w:rsidR="00D7097B" w:rsidRPr="00D7097B">
        <w:rPr>
          <w:lang w:val="en-US" w:eastAsia="x-none"/>
        </w:rPr>
        <w:tab/>
        <w:t>ZTE, Pengcheng laboratory</w:t>
      </w:r>
    </w:p>
    <w:p w14:paraId="67F50E55" w14:textId="4D88734F" w:rsidR="00D7097B" w:rsidRPr="00D7097B" w:rsidRDefault="006F79AF" w:rsidP="00D7097B">
      <w:pPr>
        <w:rPr>
          <w:lang w:val="en-US" w:eastAsia="x-none"/>
        </w:rPr>
      </w:pPr>
      <w:hyperlink r:id="rId979" w:history="1">
        <w:r>
          <w:rPr>
            <w:rStyle w:val="Hyperlink"/>
            <w:lang w:val="en-US" w:eastAsia="x-none"/>
          </w:rPr>
          <w:t>R1-2405144</w:t>
        </w:r>
      </w:hyperlink>
      <w:r w:rsidR="00D7097B" w:rsidRPr="00D7097B">
        <w:rPr>
          <w:lang w:val="en-US" w:eastAsia="x-none"/>
        </w:rPr>
        <w:tab/>
        <w:t>Specification support for AI-ML-based positioning accuracy enhancement</w:t>
      </w:r>
      <w:r w:rsidR="00D7097B" w:rsidRPr="00D7097B">
        <w:rPr>
          <w:lang w:val="en-US" w:eastAsia="x-none"/>
        </w:rPr>
        <w:tab/>
        <w:t>Qualcomm Incorporated</w:t>
      </w:r>
    </w:p>
    <w:p w14:paraId="3F33BBA1" w14:textId="5F09C53A" w:rsidR="00D7097B" w:rsidRPr="00D7097B" w:rsidRDefault="006F79AF" w:rsidP="00D7097B">
      <w:pPr>
        <w:rPr>
          <w:lang w:val="en-US" w:eastAsia="x-none"/>
        </w:rPr>
      </w:pPr>
      <w:hyperlink r:id="rId980" w:history="1">
        <w:r>
          <w:rPr>
            <w:rStyle w:val="Hyperlink"/>
            <w:lang w:val="en-US" w:eastAsia="x-none"/>
          </w:rPr>
          <w:t>R1-2405235</w:t>
        </w:r>
      </w:hyperlink>
      <w:r w:rsidR="00D7097B" w:rsidRPr="00D7097B">
        <w:rPr>
          <w:lang w:val="en-US" w:eastAsia="x-none"/>
        </w:rPr>
        <w:tab/>
        <w:t>Discussion on specification support for AI/ML Positioning Accuracy enhancement</w:t>
      </w:r>
      <w:r w:rsidR="00D7097B" w:rsidRPr="00D7097B">
        <w:rPr>
          <w:lang w:val="en-US" w:eastAsia="x-none"/>
        </w:rPr>
        <w:tab/>
        <w:t>CEWiT</w:t>
      </w:r>
    </w:p>
    <w:p w14:paraId="3EB1E6C8" w14:textId="5EDF52D2" w:rsidR="00D7097B" w:rsidRPr="00D7097B" w:rsidRDefault="006F79AF" w:rsidP="00D7097B">
      <w:pPr>
        <w:rPr>
          <w:lang w:val="en-US" w:eastAsia="x-none"/>
        </w:rPr>
      </w:pPr>
      <w:hyperlink r:id="rId981" w:history="1">
        <w:r>
          <w:rPr>
            <w:rStyle w:val="Hyperlink"/>
            <w:lang w:val="en-US" w:eastAsia="x-none"/>
          </w:rPr>
          <w:t>R1-2405277</w:t>
        </w:r>
      </w:hyperlink>
      <w:r w:rsidR="00D7097B" w:rsidRPr="00D7097B">
        <w:rPr>
          <w:lang w:val="en-US" w:eastAsia="x-none"/>
        </w:rPr>
        <w:tab/>
        <w:t>Discussions on positioning accuracy enhancement for AI/ML</w:t>
      </w:r>
      <w:r w:rsidR="00D7097B" w:rsidRPr="00D7097B">
        <w:rPr>
          <w:lang w:val="en-US" w:eastAsia="x-none"/>
        </w:rPr>
        <w:tab/>
        <w:t>ITL</w:t>
      </w:r>
    </w:p>
    <w:p w14:paraId="49EF5196" w14:textId="38DAD300" w:rsidR="00D7097B" w:rsidRPr="00D7097B" w:rsidRDefault="006F79AF" w:rsidP="00D7097B">
      <w:pPr>
        <w:rPr>
          <w:lang w:val="en-US" w:eastAsia="x-none"/>
        </w:rPr>
      </w:pPr>
      <w:hyperlink r:id="rId982" w:history="1">
        <w:r>
          <w:rPr>
            <w:rStyle w:val="Hyperlink"/>
            <w:lang w:val="en-US" w:eastAsia="x-none"/>
          </w:rPr>
          <w:t>R1-2405283</w:t>
        </w:r>
      </w:hyperlink>
      <w:r w:rsidR="00D7097B" w:rsidRPr="00D7097B">
        <w:rPr>
          <w:lang w:val="en-US" w:eastAsia="x-none"/>
        </w:rPr>
        <w:tab/>
        <w:t>Discussion on Specification Support of AI/ML for Positioning Accuracy Enhancement</w:t>
      </w:r>
      <w:r w:rsidR="00D7097B" w:rsidRPr="00D7097B">
        <w:rPr>
          <w:lang w:val="en-US" w:eastAsia="x-none"/>
        </w:rPr>
        <w:tab/>
        <w:t>Indian Institute of Tech (M), IIT Kanpur</w:t>
      </w:r>
    </w:p>
    <w:p w14:paraId="7D19B38A" w14:textId="77777777" w:rsidR="00D7097B" w:rsidRDefault="00D7097B" w:rsidP="00D7097B">
      <w:pPr>
        <w:rPr>
          <w:lang w:val="en-US" w:eastAsia="x-none"/>
        </w:rPr>
      </w:pPr>
    </w:p>
    <w:p w14:paraId="430CBE50" w14:textId="4CE677D0" w:rsidR="00656510" w:rsidRPr="00656510" w:rsidRDefault="006F79AF" w:rsidP="00656510">
      <w:pPr>
        <w:rPr>
          <w:b/>
          <w:bCs/>
          <w:lang w:val="en-US" w:eastAsia="x-none"/>
        </w:rPr>
      </w:pPr>
      <w:hyperlink r:id="rId983" w:history="1">
        <w:r>
          <w:rPr>
            <w:rStyle w:val="Hyperlink"/>
            <w:b/>
            <w:bCs/>
            <w:lang w:val="en-US" w:eastAsia="x-none"/>
          </w:rPr>
          <w:t>R1-2405385</w:t>
        </w:r>
      </w:hyperlink>
      <w:r w:rsidR="00656510" w:rsidRPr="00656510">
        <w:rPr>
          <w:b/>
          <w:bCs/>
          <w:lang w:val="en-US" w:eastAsia="x-none"/>
        </w:rPr>
        <w:tab/>
        <w:t>Summary #1 of specification support for positioning accuracy enhancement</w:t>
      </w:r>
      <w:r w:rsidR="00656510" w:rsidRPr="00656510">
        <w:rPr>
          <w:b/>
          <w:bCs/>
          <w:lang w:val="en-US" w:eastAsia="x-none"/>
        </w:rPr>
        <w:tab/>
        <w:t>Moderator (Ericsson)</w:t>
      </w:r>
    </w:p>
    <w:p w14:paraId="6AD17739" w14:textId="77777777" w:rsidR="00656510" w:rsidRDefault="00656510" w:rsidP="00656510">
      <w:pPr>
        <w:rPr>
          <w:lang w:val="en-US" w:eastAsia="x-none"/>
        </w:rPr>
      </w:pPr>
      <w:r>
        <w:rPr>
          <w:lang w:val="en-US" w:eastAsia="x-none"/>
        </w:rPr>
        <w:t>From Monday session</w:t>
      </w:r>
    </w:p>
    <w:p w14:paraId="2860A9BD" w14:textId="77777777" w:rsidR="00656510" w:rsidRPr="00656510" w:rsidRDefault="00656510" w:rsidP="00656510">
      <w:pPr>
        <w:rPr>
          <w:rFonts w:ascii="Times New Roman" w:eastAsia="DengXian" w:hAnsi="Times New Roman"/>
          <w:highlight w:val="darkYellow"/>
        </w:rPr>
      </w:pPr>
      <w:r w:rsidRPr="00656510">
        <w:rPr>
          <w:rFonts w:ascii="Times New Roman" w:eastAsia="DengXian" w:hAnsi="Times New Roman"/>
          <w:highlight w:val="darkYellow"/>
        </w:rPr>
        <w:t>Working Assumption</w:t>
      </w:r>
    </w:p>
    <w:p w14:paraId="1F5C716F" w14:textId="77777777" w:rsidR="00656510" w:rsidRPr="00656510" w:rsidRDefault="00656510" w:rsidP="00656510">
      <w:pPr>
        <w:rPr>
          <w:rFonts w:ascii="Times New Roman" w:hAnsi="Times New Roman"/>
        </w:rPr>
      </w:pPr>
      <w:r w:rsidRPr="00656510">
        <w:rPr>
          <w:rFonts w:ascii="Times New Roman" w:hAnsi="Times New Roman"/>
        </w:rPr>
        <w:t>For training data generation of AI/ML based positioning Case 3b, the label and its related data (e.g., time stamp) can be generated by:</w:t>
      </w:r>
    </w:p>
    <w:p w14:paraId="38786486" w14:textId="77777777" w:rsidR="00656510" w:rsidRPr="00656510" w:rsidRDefault="00656510" w:rsidP="00311060">
      <w:pPr>
        <w:widowControl w:val="0"/>
        <w:numPr>
          <w:ilvl w:val="0"/>
          <w:numId w:val="115"/>
        </w:numPr>
        <w:ind w:leftChars="180"/>
        <w:jc w:val="both"/>
        <w:rPr>
          <w:rFonts w:ascii="Times New Roman" w:hAnsi="Times New Roman"/>
        </w:rPr>
      </w:pPr>
      <w:r w:rsidRPr="00656510">
        <w:rPr>
          <w:rFonts w:ascii="Times New Roman" w:hAnsi="Times New Roman"/>
        </w:rPr>
        <w:t>PRU</w:t>
      </w:r>
    </w:p>
    <w:p w14:paraId="7DB5412B" w14:textId="77777777" w:rsidR="00656510" w:rsidRPr="00656510" w:rsidRDefault="00656510" w:rsidP="00311060">
      <w:pPr>
        <w:widowControl w:val="0"/>
        <w:numPr>
          <w:ilvl w:val="0"/>
          <w:numId w:val="115"/>
        </w:numPr>
        <w:ind w:leftChars="180"/>
        <w:jc w:val="both"/>
        <w:rPr>
          <w:rFonts w:ascii="Times New Roman" w:hAnsi="Times New Roman"/>
        </w:rPr>
      </w:pPr>
      <w:r w:rsidRPr="00656510">
        <w:rPr>
          <w:rFonts w:ascii="Times New Roman" w:hAnsi="Times New Roman"/>
        </w:rPr>
        <w:t>Non-PRU UE with estimated location</w:t>
      </w:r>
    </w:p>
    <w:p w14:paraId="2D91FC51" w14:textId="77777777" w:rsidR="00656510" w:rsidRPr="00656510" w:rsidRDefault="00656510" w:rsidP="00311060">
      <w:pPr>
        <w:widowControl w:val="0"/>
        <w:numPr>
          <w:ilvl w:val="0"/>
          <w:numId w:val="115"/>
        </w:numPr>
        <w:ind w:leftChars="180"/>
        <w:jc w:val="both"/>
        <w:rPr>
          <w:rFonts w:ascii="Times New Roman" w:hAnsi="Times New Roman"/>
        </w:rPr>
      </w:pPr>
      <w:r w:rsidRPr="00656510">
        <w:rPr>
          <w:rFonts w:ascii="Times New Roman" w:hAnsi="Times New Roman"/>
        </w:rPr>
        <w:t>LMF</w:t>
      </w:r>
    </w:p>
    <w:p w14:paraId="54898644" w14:textId="77777777" w:rsidR="00656510" w:rsidRDefault="00656510" w:rsidP="00656510">
      <w:pPr>
        <w:rPr>
          <w:rFonts w:ascii="Times New Roman" w:hAnsi="Times New Roman"/>
        </w:rPr>
      </w:pPr>
      <w:r w:rsidRPr="00656510">
        <w:rPr>
          <w:rFonts w:ascii="Times New Roman" w:hAnsi="Times New Roman"/>
        </w:rPr>
        <w:t>Note: transfer of label and its related data is out of RAN1 scope.</w:t>
      </w:r>
    </w:p>
    <w:p w14:paraId="35BB4A00" w14:textId="3757CA53" w:rsidR="00B65A7B" w:rsidRPr="00656510" w:rsidRDefault="00B65A7B" w:rsidP="00656510">
      <w:pPr>
        <w:rPr>
          <w:rFonts w:ascii="Times New Roman" w:eastAsia="DengXian" w:hAnsi="Times New Roman"/>
          <w:lang w:eastAsia="zh-CN"/>
        </w:rPr>
      </w:pPr>
      <w:r w:rsidRPr="00B65A7B">
        <w:rPr>
          <w:rFonts w:ascii="Times New Roman" w:eastAsia="DengXian" w:hAnsi="Times New Roman"/>
          <w:lang w:eastAsia="zh-CN"/>
        </w:rPr>
        <w:t>Note: It is assumed that user data privacy of non-PRU UE is preserved.</w:t>
      </w:r>
    </w:p>
    <w:p w14:paraId="42E3FBA3" w14:textId="77777777" w:rsidR="00656510" w:rsidRPr="00656510" w:rsidRDefault="00656510" w:rsidP="00656510">
      <w:pPr>
        <w:rPr>
          <w:rFonts w:ascii="Times New Roman" w:eastAsia="DengXian" w:hAnsi="Times New Roman"/>
          <w:lang w:eastAsia="zh-CN"/>
        </w:rPr>
      </w:pPr>
    </w:p>
    <w:p w14:paraId="3F3981D1" w14:textId="77777777" w:rsidR="00656510" w:rsidRPr="00656510" w:rsidRDefault="00656510" w:rsidP="00656510">
      <w:pPr>
        <w:rPr>
          <w:rFonts w:ascii="Times New Roman" w:eastAsia="DengXian" w:hAnsi="Times New Roman"/>
          <w:lang w:eastAsia="zh-CN"/>
        </w:rPr>
      </w:pPr>
      <w:r w:rsidRPr="00656510">
        <w:rPr>
          <w:rFonts w:ascii="Times New Roman" w:eastAsia="DengXian" w:hAnsi="Times New Roman"/>
          <w:lang w:eastAsia="zh-CN"/>
        </w:rPr>
        <w:t xml:space="preserve">Note: Previous related working assumption made in RAN1#116bis for </w:t>
      </w:r>
      <w:r w:rsidRPr="00656510">
        <w:rPr>
          <w:rFonts w:ascii="Times New Roman" w:hAnsi="Times New Roman"/>
        </w:rPr>
        <w:t>training data generation of AI/ML based positioning Case 3b</w:t>
      </w:r>
      <w:r w:rsidRPr="00656510">
        <w:rPr>
          <w:rFonts w:ascii="Times New Roman" w:eastAsia="DengXian" w:hAnsi="Times New Roman"/>
          <w:lang w:eastAsia="zh-CN"/>
        </w:rPr>
        <w:t xml:space="preserve"> will not need to be confirmed.</w:t>
      </w:r>
    </w:p>
    <w:p w14:paraId="1C361475" w14:textId="77777777" w:rsidR="00656510" w:rsidRDefault="00656510" w:rsidP="00656510">
      <w:pPr>
        <w:rPr>
          <w:rFonts w:eastAsia="DengXian"/>
          <w:lang w:eastAsia="zh-CN"/>
        </w:rPr>
      </w:pPr>
    </w:p>
    <w:p w14:paraId="104E83E2" w14:textId="77777777" w:rsidR="00656510" w:rsidRDefault="00656510" w:rsidP="00D7097B">
      <w:pPr>
        <w:rPr>
          <w:lang w:val="en-US" w:eastAsia="x-none"/>
        </w:rPr>
      </w:pPr>
    </w:p>
    <w:p w14:paraId="16CE54D3" w14:textId="65E97C2D" w:rsidR="00656510" w:rsidRDefault="006F79AF" w:rsidP="00656510">
      <w:pPr>
        <w:rPr>
          <w:b/>
          <w:bCs/>
          <w:lang w:val="en-US" w:eastAsia="x-none"/>
        </w:rPr>
      </w:pPr>
      <w:hyperlink r:id="rId984" w:history="1">
        <w:r>
          <w:rPr>
            <w:rStyle w:val="Hyperlink"/>
            <w:b/>
            <w:bCs/>
            <w:lang w:val="en-US" w:eastAsia="x-none"/>
          </w:rPr>
          <w:t>R1-2405386</w:t>
        </w:r>
      </w:hyperlink>
      <w:r w:rsidR="00656510" w:rsidRPr="005F51DB">
        <w:rPr>
          <w:b/>
          <w:bCs/>
          <w:lang w:val="en-US" w:eastAsia="x-none"/>
        </w:rPr>
        <w:tab/>
        <w:t>Summary #2 of specification support for positioning accuracy enhancement</w:t>
      </w:r>
      <w:r w:rsidR="00656510" w:rsidRPr="005F51DB">
        <w:rPr>
          <w:b/>
          <w:bCs/>
          <w:lang w:val="en-US" w:eastAsia="x-none"/>
        </w:rPr>
        <w:tab/>
        <w:t>Moderator (Ericsson)</w:t>
      </w:r>
    </w:p>
    <w:p w14:paraId="0613FDC7" w14:textId="6A2FA2E1" w:rsidR="00D464F3" w:rsidRPr="00D464F3" w:rsidRDefault="00D464F3" w:rsidP="00656510">
      <w:pPr>
        <w:rPr>
          <w:lang w:val="en-US" w:eastAsia="x-none"/>
        </w:rPr>
      </w:pPr>
      <w:r w:rsidRPr="00D464F3">
        <w:rPr>
          <w:lang w:val="en-US" w:eastAsia="x-none"/>
        </w:rPr>
        <w:lastRenderedPageBreak/>
        <w:t>Presented in Tuesday session.</w:t>
      </w:r>
    </w:p>
    <w:p w14:paraId="25345A7A" w14:textId="77777777" w:rsidR="005F51DB" w:rsidRPr="005F51DB" w:rsidRDefault="005F51DB" w:rsidP="00656510">
      <w:pPr>
        <w:rPr>
          <w:lang w:eastAsia="x-none"/>
        </w:rPr>
      </w:pPr>
    </w:p>
    <w:p w14:paraId="0498F082" w14:textId="4D7061AC" w:rsidR="00656510" w:rsidRPr="00B65A7B" w:rsidRDefault="006F79AF" w:rsidP="00656510">
      <w:pPr>
        <w:rPr>
          <w:b/>
          <w:bCs/>
          <w:lang w:val="en-US" w:eastAsia="x-none"/>
        </w:rPr>
      </w:pPr>
      <w:hyperlink r:id="rId985" w:history="1">
        <w:r>
          <w:rPr>
            <w:rStyle w:val="Hyperlink"/>
            <w:b/>
            <w:bCs/>
            <w:lang w:val="en-US" w:eastAsia="x-none"/>
          </w:rPr>
          <w:t>R1-2405387</w:t>
        </w:r>
      </w:hyperlink>
      <w:r w:rsidR="00656510" w:rsidRPr="00B65A7B">
        <w:rPr>
          <w:b/>
          <w:bCs/>
          <w:lang w:val="en-US" w:eastAsia="x-none"/>
        </w:rPr>
        <w:tab/>
        <w:t>Summary #3 of specification support for positioning accuracy enhancement</w:t>
      </w:r>
      <w:r w:rsidR="00656510" w:rsidRPr="00B65A7B">
        <w:rPr>
          <w:b/>
          <w:bCs/>
          <w:lang w:val="en-US" w:eastAsia="x-none"/>
        </w:rPr>
        <w:tab/>
        <w:t>Moderator (Ericsson)</w:t>
      </w:r>
    </w:p>
    <w:p w14:paraId="2E3F6156" w14:textId="552AAE63" w:rsidR="00B65A7B" w:rsidRDefault="00B65A7B" w:rsidP="00656510">
      <w:pPr>
        <w:rPr>
          <w:lang w:val="en-US" w:eastAsia="x-none"/>
        </w:rPr>
      </w:pPr>
      <w:r>
        <w:rPr>
          <w:lang w:val="en-US" w:eastAsia="x-none"/>
        </w:rPr>
        <w:t>From Wednesday session</w:t>
      </w:r>
    </w:p>
    <w:p w14:paraId="754F3E20" w14:textId="77777777" w:rsidR="00B65A7B" w:rsidRPr="00B65A7B" w:rsidRDefault="00B65A7B" w:rsidP="00B65A7B">
      <w:pPr>
        <w:rPr>
          <w:rFonts w:ascii="Times New Roman" w:hAnsi="Times New Roman"/>
          <w:szCs w:val="20"/>
          <w:highlight w:val="green"/>
          <w:lang w:val="en-US" w:eastAsia="x-none"/>
        </w:rPr>
      </w:pPr>
      <w:r w:rsidRPr="00B65A7B">
        <w:rPr>
          <w:rFonts w:ascii="Times New Roman" w:hAnsi="Times New Roman"/>
          <w:szCs w:val="20"/>
          <w:highlight w:val="green"/>
          <w:lang w:val="en-US" w:eastAsia="x-none"/>
        </w:rPr>
        <w:t>Agreement</w:t>
      </w:r>
    </w:p>
    <w:p w14:paraId="7C0F5A84" w14:textId="77777777" w:rsidR="00B65A7B" w:rsidRPr="00B65A7B" w:rsidRDefault="00B65A7B" w:rsidP="00B65A7B">
      <w:pPr>
        <w:rPr>
          <w:rFonts w:ascii="Times New Roman" w:hAnsi="Times New Roman"/>
          <w:szCs w:val="20"/>
          <w:lang w:val="en-US" w:eastAsia="x-none"/>
        </w:rPr>
      </w:pPr>
      <w:r w:rsidRPr="00B65A7B">
        <w:rPr>
          <w:rFonts w:ascii="Times New Roman" w:hAnsi="Times New Roman"/>
          <w:szCs w:val="20"/>
          <w:lang w:val="en-US" w:eastAsia="x-none"/>
        </w:rPr>
        <w:t>Sample-based measurement is defined as:</w:t>
      </w:r>
    </w:p>
    <w:p w14:paraId="741074C2" w14:textId="77777777" w:rsidR="00B65A7B" w:rsidRPr="00B65A7B" w:rsidRDefault="00B65A7B" w:rsidP="00311060">
      <w:pPr>
        <w:widowControl w:val="0"/>
        <w:numPr>
          <w:ilvl w:val="0"/>
          <w:numId w:val="115"/>
        </w:numPr>
        <w:jc w:val="both"/>
        <w:rPr>
          <w:rFonts w:ascii="Times New Roman" w:hAnsi="Times New Roman"/>
          <w:szCs w:val="20"/>
          <w:lang w:val="en-US" w:eastAsia="x-none"/>
        </w:rPr>
      </w:pPr>
      <w:r w:rsidRPr="00B65A7B">
        <w:rPr>
          <w:rFonts w:ascii="Times New Roman" w:hAnsi="Times New Roman"/>
          <w:szCs w:val="20"/>
          <w:lang w:val="en-US" w:eastAsia="x-none"/>
        </w:rPr>
        <w:t>The measurement is composed of Nt' samples of the estimated channel response in time domain. The timing information for the Nt' samples are reported with a timing granularity T, where T=2</w:t>
      </w:r>
      <w:r w:rsidRPr="00B65A7B">
        <w:rPr>
          <w:rFonts w:ascii="Times New Roman" w:hAnsi="Times New Roman"/>
          <w:szCs w:val="20"/>
          <w:vertAlign w:val="superscript"/>
          <w:lang w:val="en-US" w:eastAsia="x-none"/>
        </w:rPr>
        <w:t>k</w:t>
      </w:r>
      <w:r w:rsidRPr="00B65A7B">
        <w:rPr>
          <w:rFonts w:ascii="Times New Roman" w:hAnsi="Times New Roman"/>
          <w:szCs w:val="20"/>
          <w:lang w:val="en-US" w:eastAsia="x-none"/>
        </w:rPr>
        <w:t xml:space="preserve">xTc. k represents the timing reporting granularity factor. Tc is the basic time unit for NR. </w:t>
      </w:r>
    </w:p>
    <w:p w14:paraId="365C2B97" w14:textId="77777777" w:rsidR="00B65A7B" w:rsidRPr="00B65A7B" w:rsidRDefault="00B65A7B" w:rsidP="00311060">
      <w:pPr>
        <w:widowControl w:val="0"/>
        <w:numPr>
          <w:ilvl w:val="1"/>
          <w:numId w:val="115"/>
        </w:numPr>
        <w:jc w:val="both"/>
        <w:rPr>
          <w:rFonts w:ascii="Times New Roman" w:hAnsi="Times New Roman"/>
          <w:szCs w:val="20"/>
          <w:lang w:val="en-US" w:eastAsia="x-none"/>
        </w:rPr>
      </w:pPr>
      <w:r w:rsidRPr="00B65A7B">
        <w:rPr>
          <w:rFonts w:ascii="Times New Roman" w:hAnsi="Times New Roman"/>
          <w:szCs w:val="20"/>
          <w:lang w:val="en-US" w:eastAsia="x-none"/>
        </w:rPr>
        <w:t>The corresponding measurement (e.g., power if reported) corresponds to the measurement for the reported Nt' samples.</w:t>
      </w:r>
    </w:p>
    <w:p w14:paraId="0901161A" w14:textId="77777777" w:rsidR="00B65A7B" w:rsidRPr="00B65A7B" w:rsidRDefault="00B65A7B" w:rsidP="00311060">
      <w:pPr>
        <w:widowControl w:val="0"/>
        <w:numPr>
          <w:ilvl w:val="0"/>
          <w:numId w:val="115"/>
        </w:numPr>
        <w:jc w:val="both"/>
        <w:rPr>
          <w:rFonts w:ascii="Times New Roman" w:hAnsi="Times New Roman"/>
          <w:szCs w:val="20"/>
          <w:lang w:val="en-US" w:eastAsia="x-none"/>
        </w:rPr>
      </w:pPr>
      <w:r w:rsidRPr="00B65A7B">
        <w:rPr>
          <w:rFonts w:ascii="Times New Roman" w:hAnsi="Times New Roman"/>
          <w:szCs w:val="20"/>
          <w:lang w:val="en-US" w:eastAsia="x-none"/>
        </w:rPr>
        <w:t xml:space="preserve">Nt' and k can be signalled </w:t>
      </w:r>
    </w:p>
    <w:p w14:paraId="09B9998C" w14:textId="77777777" w:rsidR="00B65A7B" w:rsidRPr="00B65A7B" w:rsidRDefault="00B65A7B" w:rsidP="00311060">
      <w:pPr>
        <w:widowControl w:val="0"/>
        <w:numPr>
          <w:ilvl w:val="1"/>
          <w:numId w:val="115"/>
        </w:numPr>
        <w:jc w:val="both"/>
        <w:rPr>
          <w:rFonts w:ascii="Times New Roman" w:hAnsi="Times New Roman"/>
          <w:szCs w:val="20"/>
          <w:lang w:val="en-US" w:eastAsia="x-none"/>
        </w:rPr>
      </w:pPr>
      <w:r w:rsidRPr="00B65A7B">
        <w:rPr>
          <w:rFonts w:ascii="Times New Roman" w:hAnsi="Times New Roman"/>
          <w:szCs w:val="20"/>
          <w:lang w:val="en-US" w:eastAsia="x-none"/>
        </w:rPr>
        <w:t xml:space="preserve">FFS: the value range of Nt'; the value range of integer k for the timing granularity T. </w:t>
      </w:r>
    </w:p>
    <w:p w14:paraId="304448E2" w14:textId="77777777" w:rsidR="00B65A7B" w:rsidRPr="00B65A7B" w:rsidRDefault="00B65A7B" w:rsidP="00311060">
      <w:pPr>
        <w:widowControl w:val="0"/>
        <w:numPr>
          <w:ilvl w:val="0"/>
          <w:numId w:val="115"/>
        </w:numPr>
        <w:jc w:val="both"/>
        <w:rPr>
          <w:rFonts w:ascii="Times New Roman" w:hAnsi="Times New Roman"/>
          <w:szCs w:val="20"/>
          <w:lang w:val="en-US" w:eastAsia="x-none"/>
        </w:rPr>
      </w:pPr>
      <w:r w:rsidRPr="00B65A7B">
        <w:rPr>
          <w:rFonts w:ascii="Times New Roman" w:hAnsi="Times New Roman"/>
          <w:szCs w:val="20"/>
          <w:lang w:val="en-US" w:eastAsia="x-none"/>
        </w:rPr>
        <w:t xml:space="preserve">The timing information is defined relative to a reference time </w:t>
      </w:r>
    </w:p>
    <w:p w14:paraId="46ACC258" w14:textId="77777777" w:rsidR="00B65A7B" w:rsidRPr="00B65A7B" w:rsidRDefault="00B65A7B" w:rsidP="00B65A7B">
      <w:pPr>
        <w:rPr>
          <w:rFonts w:ascii="Times New Roman" w:hAnsi="Times New Roman"/>
          <w:szCs w:val="20"/>
          <w:lang w:val="en-US" w:eastAsia="x-none"/>
        </w:rPr>
      </w:pPr>
      <w:r w:rsidRPr="00B65A7B">
        <w:rPr>
          <w:rFonts w:ascii="Times New Roman" w:hAnsi="Times New Roman"/>
          <w:szCs w:val="20"/>
          <w:lang w:val="en-US" w:eastAsia="x-none"/>
        </w:rPr>
        <w:t>Further discussion is expected on the determination of Nt' and k (including signaling) , and a rule</w:t>
      </w:r>
      <w:r w:rsidRPr="00B65A7B">
        <w:rPr>
          <w:rFonts w:ascii="Times New Roman" w:eastAsia="DengXian" w:hAnsi="Times New Roman"/>
          <w:szCs w:val="20"/>
          <w:lang w:val="en-US" w:eastAsia="zh-CN"/>
        </w:rPr>
        <w:t xml:space="preserve"> to </w:t>
      </w:r>
      <w:r w:rsidRPr="00B65A7B">
        <w:rPr>
          <w:rFonts w:ascii="Times New Roman" w:hAnsi="Times New Roman"/>
          <w:szCs w:val="20"/>
          <w:lang w:val="en-US" w:eastAsia="x-none"/>
        </w:rPr>
        <w:t>be introduced for selecting Nt' samples.</w:t>
      </w:r>
    </w:p>
    <w:p w14:paraId="6CA8854E" w14:textId="77777777" w:rsidR="00B65A7B" w:rsidRPr="00B65A7B" w:rsidRDefault="00B65A7B" w:rsidP="00B65A7B">
      <w:pPr>
        <w:rPr>
          <w:rFonts w:ascii="Times New Roman" w:hAnsi="Times New Roman"/>
          <w:szCs w:val="20"/>
          <w:lang w:val="en-US" w:eastAsia="x-none"/>
        </w:rPr>
      </w:pPr>
      <w:r w:rsidRPr="00B65A7B">
        <w:rPr>
          <w:rFonts w:ascii="Times New Roman" w:hAnsi="Times New Roman"/>
          <w:szCs w:val="20"/>
          <w:lang w:val="en-US" w:eastAsia="x-none"/>
        </w:rPr>
        <w:t>Note: It doesn’t imply the definition of Sample-based measurement will be captured into the spec.</w:t>
      </w:r>
    </w:p>
    <w:p w14:paraId="180EEB4A" w14:textId="77777777" w:rsidR="00B65A7B" w:rsidRPr="00B65A7B" w:rsidRDefault="00B65A7B" w:rsidP="00B65A7B">
      <w:pPr>
        <w:rPr>
          <w:rFonts w:ascii="Times New Roman" w:hAnsi="Times New Roman"/>
          <w:szCs w:val="20"/>
          <w:lang w:val="en-US" w:eastAsia="x-none"/>
        </w:rPr>
      </w:pPr>
    </w:p>
    <w:p w14:paraId="0F65235E" w14:textId="77777777" w:rsidR="00B65A7B" w:rsidRPr="00B65A7B" w:rsidRDefault="00B65A7B" w:rsidP="00B65A7B">
      <w:pPr>
        <w:rPr>
          <w:rFonts w:ascii="Times New Roman" w:hAnsi="Times New Roman"/>
          <w:szCs w:val="20"/>
          <w:highlight w:val="green"/>
          <w:lang w:val="en-US" w:eastAsia="x-none"/>
        </w:rPr>
      </w:pPr>
      <w:r w:rsidRPr="00B65A7B">
        <w:rPr>
          <w:rFonts w:ascii="Times New Roman" w:hAnsi="Times New Roman"/>
          <w:szCs w:val="20"/>
          <w:highlight w:val="green"/>
          <w:lang w:val="en-US" w:eastAsia="x-none"/>
        </w:rPr>
        <w:t>Agreement</w:t>
      </w:r>
    </w:p>
    <w:p w14:paraId="360A8A71" w14:textId="77777777" w:rsidR="00B65A7B" w:rsidRPr="00B65A7B" w:rsidRDefault="00B65A7B" w:rsidP="00B65A7B">
      <w:pPr>
        <w:rPr>
          <w:rFonts w:ascii="Times New Roman" w:hAnsi="Times New Roman"/>
          <w:szCs w:val="20"/>
          <w:lang w:val="en-US" w:eastAsia="x-none"/>
        </w:rPr>
      </w:pPr>
      <w:r w:rsidRPr="00B65A7B">
        <w:rPr>
          <w:rFonts w:ascii="Times New Roman" w:hAnsi="Times New Roman"/>
          <w:szCs w:val="20"/>
          <w:lang w:val="en-US" w:eastAsia="x-none"/>
        </w:rPr>
        <w:t>Path-based measurement refers to the measurement in the existing specifications (up to Rel-18) including measurement reporting, with potential enhancements on the number of reported paths (if needed).</w:t>
      </w:r>
    </w:p>
    <w:p w14:paraId="4D6DDADB" w14:textId="77777777" w:rsidR="00B65A7B" w:rsidRPr="00B65A7B" w:rsidRDefault="00B65A7B" w:rsidP="00B65A7B">
      <w:pPr>
        <w:rPr>
          <w:rFonts w:ascii="Times New Roman" w:eastAsia="DengXian" w:hAnsi="Times New Roman"/>
          <w:szCs w:val="20"/>
          <w:lang w:eastAsia="zh-CN"/>
        </w:rPr>
      </w:pPr>
    </w:p>
    <w:p w14:paraId="072428E8" w14:textId="77777777" w:rsidR="00B65A7B" w:rsidRPr="00656510" w:rsidRDefault="00B65A7B" w:rsidP="00656510">
      <w:pPr>
        <w:rPr>
          <w:lang w:val="en-US" w:eastAsia="x-none"/>
        </w:rPr>
      </w:pPr>
    </w:p>
    <w:p w14:paraId="7A4F5422" w14:textId="45A93825" w:rsidR="00656510" w:rsidRPr="00D464F3" w:rsidRDefault="006F79AF" w:rsidP="00656510">
      <w:pPr>
        <w:rPr>
          <w:b/>
          <w:bCs/>
          <w:lang w:val="en-US" w:eastAsia="x-none"/>
        </w:rPr>
      </w:pPr>
      <w:hyperlink r:id="rId986" w:history="1">
        <w:r>
          <w:rPr>
            <w:rStyle w:val="Hyperlink"/>
            <w:b/>
            <w:bCs/>
            <w:lang w:val="en-US" w:eastAsia="x-none"/>
          </w:rPr>
          <w:t>R1-2405388</w:t>
        </w:r>
      </w:hyperlink>
      <w:r w:rsidR="00656510" w:rsidRPr="00D464F3">
        <w:rPr>
          <w:b/>
          <w:bCs/>
          <w:lang w:val="en-US" w:eastAsia="x-none"/>
        </w:rPr>
        <w:tab/>
        <w:t>Summary #4 of specification support for positioning accuracy enhancement</w:t>
      </w:r>
      <w:r w:rsidR="00656510" w:rsidRPr="00D464F3">
        <w:rPr>
          <w:b/>
          <w:bCs/>
          <w:lang w:val="en-US" w:eastAsia="x-none"/>
        </w:rPr>
        <w:tab/>
        <w:t>Moderator (Ericsson)</w:t>
      </w:r>
    </w:p>
    <w:p w14:paraId="4E34ABAF" w14:textId="749A6A27" w:rsidR="00D464F3" w:rsidRDefault="00D464F3" w:rsidP="00656510">
      <w:pPr>
        <w:rPr>
          <w:lang w:val="en-US" w:eastAsia="x-none"/>
        </w:rPr>
      </w:pPr>
      <w:r>
        <w:rPr>
          <w:lang w:val="en-US" w:eastAsia="x-none"/>
        </w:rPr>
        <w:t>From Thursday session</w:t>
      </w:r>
    </w:p>
    <w:p w14:paraId="2CC63ED0" w14:textId="77777777" w:rsidR="00D464F3" w:rsidRPr="00D464F3" w:rsidRDefault="00D464F3" w:rsidP="00D464F3">
      <w:pPr>
        <w:rPr>
          <w:rFonts w:ascii="Times New Roman" w:eastAsia="DengXian" w:hAnsi="Times New Roman"/>
          <w:bCs/>
          <w:szCs w:val="20"/>
          <w:highlight w:val="green"/>
          <w:lang w:eastAsia="zh-CN"/>
        </w:rPr>
      </w:pPr>
      <w:r w:rsidRPr="00D464F3">
        <w:rPr>
          <w:rFonts w:ascii="Times New Roman" w:eastAsia="DengXian" w:hAnsi="Times New Roman"/>
          <w:bCs/>
          <w:szCs w:val="20"/>
          <w:highlight w:val="green"/>
          <w:lang w:eastAsia="zh-CN"/>
        </w:rPr>
        <w:t>Agreement</w:t>
      </w:r>
    </w:p>
    <w:p w14:paraId="4C646CFB" w14:textId="25737560" w:rsidR="00D464F3" w:rsidRPr="00D464F3" w:rsidRDefault="00D464F3" w:rsidP="00D464F3">
      <w:pPr>
        <w:rPr>
          <w:rFonts w:ascii="Times New Roman" w:hAnsi="Times New Roman"/>
          <w:bCs/>
          <w:szCs w:val="20"/>
        </w:rPr>
      </w:pPr>
      <w:r w:rsidRPr="00D464F3">
        <w:rPr>
          <w:rFonts w:ascii="Times New Roman" w:hAnsi="Times New Roman"/>
          <w:bCs/>
          <w:szCs w:val="20"/>
        </w:rPr>
        <w:t>For training data collection of AI/ML based positioning, if a training data sample contains both Part A and Part B, RAN1 assumes that Part A and Part B in one training data sample are:</w:t>
      </w:r>
    </w:p>
    <w:p w14:paraId="43B5B499" w14:textId="77777777" w:rsidR="00D464F3" w:rsidRPr="00D464F3" w:rsidRDefault="00D464F3" w:rsidP="00311060">
      <w:pPr>
        <w:widowControl w:val="0"/>
        <w:numPr>
          <w:ilvl w:val="0"/>
          <w:numId w:val="221"/>
        </w:numPr>
        <w:jc w:val="both"/>
        <w:rPr>
          <w:rFonts w:ascii="Times New Roman" w:hAnsi="Times New Roman"/>
          <w:bCs/>
          <w:szCs w:val="20"/>
          <w:lang w:val="en-US" w:eastAsia="x-none"/>
        </w:rPr>
      </w:pPr>
      <w:r w:rsidRPr="00D464F3">
        <w:rPr>
          <w:rFonts w:ascii="Times New Roman" w:hAnsi="Times New Roman"/>
          <w:bCs/>
          <w:szCs w:val="20"/>
          <w:lang w:val="en-US" w:eastAsia="x-none"/>
        </w:rPr>
        <w:t xml:space="preserve">for a same UE (PRU or Non-PRU UE), and </w:t>
      </w:r>
    </w:p>
    <w:p w14:paraId="2CDE1C23" w14:textId="77777777" w:rsidR="00D464F3" w:rsidRPr="00D464F3" w:rsidRDefault="00D464F3" w:rsidP="00311060">
      <w:pPr>
        <w:widowControl w:val="0"/>
        <w:numPr>
          <w:ilvl w:val="0"/>
          <w:numId w:val="221"/>
        </w:numPr>
        <w:jc w:val="both"/>
        <w:rPr>
          <w:rFonts w:ascii="Times New Roman" w:hAnsi="Times New Roman"/>
          <w:bCs/>
          <w:szCs w:val="20"/>
          <w:lang w:val="en-US" w:eastAsia="x-none"/>
        </w:rPr>
      </w:pPr>
      <w:r w:rsidRPr="00D464F3">
        <w:rPr>
          <w:rFonts w:ascii="Times New Roman" w:hAnsi="Times New Roman"/>
          <w:bCs/>
          <w:szCs w:val="20"/>
          <w:lang w:val="en-US" w:eastAsia="x-none"/>
        </w:rPr>
        <w:t>for a same location associated with Part B.</w:t>
      </w:r>
    </w:p>
    <w:p w14:paraId="5FEA3A49" w14:textId="4D1E7B77" w:rsidR="00D464F3" w:rsidRPr="00D464F3" w:rsidRDefault="00D464F3" w:rsidP="00D464F3">
      <w:pPr>
        <w:widowControl w:val="0"/>
        <w:jc w:val="both"/>
        <w:rPr>
          <w:rFonts w:ascii="Times New Roman" w:hAnsi="Times New Roman"/>
          <w:bCs/>
          <w:szCs w:val="20"/>
          <w:lang w:val="en-US" w:eastAsia="x-none"/>
        </w:rPr>
      </w:pPr>
      <w:r w:rsidRPr="00D464F3">
        <w:rPr>
          <w:rFonts w:ascii="Times New Roman" w:eastAsia="DengXian" w:hAnsi="Times New Roman"/>
          <w:bCs/>
          <w:szCs w:val="20"/>
          <w:lang w:val="en-US" w:eastAsia="zh-CN"/>
        </w:rPr>
        <w:t>Note: the association can be discussed.</w:t>
      </w:r>
    </w:p>
    <w:p w14:paraId="37CAFEFA" w14:textId="77777777" w:rsidR="00D464F3" w:rsidRPr="00D464F3" w:rsidRDefault="00D464F3" w:rsidP="00D464F3">
      <w:pPr>
        <w:rPr>
          <w:rFonts w:ascii="Times New Roman" w:hAnsi="Times New Roman"/>
          <w:bCs/>
          <w:strike/>
          <w:szCs w:val="20"/>
        </w:rPr>
      </w:pPr>
      <w:r w:rsidRPr="00D464F3">
        <w:rPr>
          <w:rFonts w:ascii="Times New Roman" w:hAnsi="Times New Roman"/>
          <w:bCs/>
          <w:strike/>
          <w:szCs w:val="20"/>
        </w:rPr>
        <w:t>Note: Part A and Part B may be generated by the same or different entities, depending on the cases.</w:t>
      </w:r>
    </w:p>
    <w:p w14:paraId="01A48B59" w14:textId="77777777" w:rsidR="00D464F3" w:rsidRPr="004647C2" w:rsidRDefault="00D464F3" w:rsidP="00D464F3">
      <w:pPr>
        <w:rPr>
          <w:rFonts w:ascii="Times New Roman" w:eastAsia="DengXian" w:hAnsi="Times New Roman"/>
          <w:bCs/>
          <w:szCs w:val="20"/>
          <w:lang w:eastAsia="zh-CN"/>
        </w:rPr>
      </w:pPr>
    </w:p>
    <w:p w14:paraId="752A9C95" w14:textId="77777777" w:rsidR="004647C2" w:rsidRPr="004647C2" w:rsidRDefault="004647C2" w:rsidP="00D464F3">
      <w:pPr>
        <w:rPr>
          <w:rFonts w:ascii="Times New Roman" w:eastAsia="DengXian" w:hAnsi="Times New Roman"/>
          <w:bCs/>
          <w:szCs w:val="20"/>
          <w:lang w:eastAsia="zh-CN"/>
        </w:rPr>
      </w:pPr>
    </w:p>
    <w:p w14:paraId="0B1924E0" w14:textId="78621C57" w:rsidR="004647C2" w:rsidRDefault="004647C2" w:rsidP="00D464F3">
      <w:pPr>
        <w:rPr>
          <w:rFonts w:ascii="Times New Roman" w:eastAsia="DengXian" w:hAnsi="Times New Roman"/>
          <w:bCs/>
          <w:szCs w:val="20"/>
          <w:lang w:eastAsia="zh-CN"/>
        </w:rPr>
      </w:pPr>
      <w:r w:rsidRPr="004647C2">
        <w:rPr>
          <w:rFonts w:ascii="Times New Roman" w:eastAsia="DengXian" w:hAnsi="Times New Roman"/>
          <w:bCs/>
          <w:szCs w:val="20"/>
          <w:lang w:eastAsia="zh-CN"/>
        </w:rPr>
        <w:t>From AI 5</w:t>
      </w:r>
    </w:p>
    <w:p w14:paraId="4D5554F7" w14:textId="38E95B10" w:rsidR="00E66798" w:rsidRPr="00D7097B" w:rsidRDefault="006F79AF" w:rsidP="00E66798">
      <w:pPr>
        <w:rPr>
          <w:b/>
          <w:bCs/>
          <w:lang w:eastAsia="x-none"/>
        </w:rPr>
      </w:pPr>
      <w:hyperlink r:id="rId987" w:history="1">
        <w:r>
          <w:rPr>
            <w:rStyle w:val="Hyperlink"/>
            <w:b/>
            <w:bCs/>
            <w:lang w:eastAsia="x-none"/>
          </w:rPr>
          <w:t>R1-2403835</w:t>
        </w:r>
      </w:hyperlink>
      <w:r w:rsidR="00E66798" w:rsidRPr="00D7097B">
        <w:rPr>
          <w:b/>
          <w:bCs/>
          <w:lang w:eastAsia="x-none"/>
        </w:rPr>
        <w:tab/>
        <w:t>LS on data collection to enable ML model training and inference in 5GC for Direct AI/ML based positioning</w:t>
      </w:r>
      <w:r w:rsidR="00E66798" w:rsidRPr="00D7097B">
        <w:rPr>
          <w:b/>
          <w:bCs/>
          <w:lang w:eastAsia="x-none"/>
        </w:rPr>
        <w:tab/>
        <w:t>SA2, vivo</w:t>
      </w:r>
    </w:p>
    <w:p w14:paraId="4BFABD90" w14:textId="7037BA43" w:rsidR="00E66798" w:rsidRPr="00D7097B" w:rsidRDefault="00E66798" w:rsidP="00E66798">
      <w:pPr>
        <w:rPr>
          <w:lang w:eastAsia="ko-KR"/>
        </w:rPr>
      </w:pPr>
      <w:r w:rsidRPr="004B0B53">
        <w:rPr>
          <w:b/>
          <w:bCs/>
          <w:lang w:eastAsia="ko-KR"/>
        </w:rPr>
        <w:t>Decision:</w:t>
      </w:r>
      <w:r w:rsidRPr="004B0B53">
        <w:rPr>
          <w:lang w:eastAsia="ko-KR"/>
        </w:rPr>
        <w:t xml:space="preserve"> </w:t>
      </w:r>
      <w:r w:rsidRPr="004B0B53">
        <w:rPr>
          <w:rFonts w:hint="eastAsia"/>
          <w:lang w:eastAsia="ko-KR"/>
        </w:rPr>
        <w:t>R</w:t>
      </w:r>
      <w:r w:rsidRPr="004B0B53">
        <w:rPr>
          <w:lang w:eastAsia="ko-KR"/>
        </w:rPr>
        <w:t>esponse to SA2 is necessary.</w:t>
      </w:r>
    </w:p>
    <w:p w14:paraId="14599FD4" w14:textId="77777777" w:rsidR="00E66798" w:rsidRPr="004647C2" w:rsidRDefault="00E66798" w:rsidP="00D464F3">
      <w:pPr>
        <w:rPr>
          <w:rFonts w:ascii="Times New Roman" w:eastAsia="DengXian" w:hAnsi="Times New Roman"/>
          <w:bCs/>
          <w:szCs w:val="20"/>
          <w:lang w:eastAsia="zh-CN"/>
        </w:rPr>
      </w:pPr>
    </w:p>
    <w:p w14:paraId="5B3A250E" w14:textId="1C1FA4D5" w:rsidR="00D464F3" w:rsidRDefault="006F79AF" w:rsidP="00D464F3">
      <w:pPr>
        <w:rPr>
          <w:rFonts w:ascii="Times New Roman" w:eastAsia="DengXian" w:hAnsi="Times New Roman"/>
          <w:b/>
          <w:szCs w:val="20"/>
          <w:lang w:eastAsia="zh-CN"/>
        </w:rPr>
      </w:pPr>
      <w:hyperlink r:id="rId988" w:history="1">
        <w:r>
          <w:rPr>
            <w:rStyle w:val="Hyperlink"/>
            <w:rFonts w:ascii="Times New Roman" w:eastAsia="DengXian" w:hAnsi="Times New Roman"/>
            <w:b/>
            <w:szCs w:val="20"/>
            <w:lang w:eastAsia="zh-CN"/>
          </w:rPr>
          <w:t>R1-2405577</w:t>
        </w:r>
      </w:hyperlink>
      <w:r w:rsidR="00D464F3" w:rsidRPr="00D464F3">
        <w:rPr>
          <w:rFonts w:ascii="Times New Roman" w:eastAsia="DengXian" w:hAnsi="Times New Roman"/>
          <w:b/>
          <w:szCs w:val="20"/>
          <w:lang w:eastAsia="zh-CN"/>
        </w:rPr>
        <w:tab/>
        <w:t>[Draft] Reply LS on data collection to enable ML model training and inference in 5GC for direct AI/ML based positioning</w:t>
      </w:r>
      <w:r w:rsidR="00D464F3" w:rsidRPr="00D464F3">
        <w:rPr>
          <w:rFonts w:ascii="Times New Roman" w:eastAsia="DengXian" w:hAnsi="Times New Roman"/>
          <w:b/>
          <w:szCs w:val="20"/>
          <w:lang w:eastAsia="zh-CN"/>
        </w:rPr>
        <w:tab/>
        <w:t>Ericsson</w:t>
      </w:r>
    </w:p>
    <w:p w14:paraId="4CD82713" w14:textId="4D887E1B" w:rsidR="00D464F3" w:rsidRPr="00D464F3" w:rsidRDefault="00D464F3" w:rsidP="00D464F3">
      <w:pPr>
        <w:rPr>
          <w:rFonts w:ascii="Times New Roman" w:eastAsia="DengXian" w:hAnsi="Times New Roman"/>
          <w:bCs/>
          <w:szCs w:val="20"/>
          <w:lang w:eastAsia="zh-CN"/>
        </w:rPr>
      </w:pPr>
      <w:r>
        <w:rPr>
          <w:rFonts w:ascii="Times New Roman" w:eastAsia="DengXian" w:hAnsi="Times New Roman"/>
          <w:b/>
          <w:szCs w:val="20"/>
          <w:lang w:eastAsia="zh-CN"/>
        </w:rPr>
        <w:t>Thursday decision:</w:t>
      </w:r>
      <w:r w:rsidRPr="00D464F3">
        <w:rPr>
          <w:rFonts w:ascii="Times New Roman" w:eastAsia="DengXian" w:hAnsi="Times New Roman"/>
          <w:bCs/>
          <w:szCs w:val="20"/>
          <w:lang w:eastAsia="zh-CN"/>
        </w:rPr>
        <w:t xml:space="preserve"> The draft LS </w:t>
      </w:r>
      <w:hyperlink r:id="rId989" w:history="1">
        <w:r w:rsidR="006F79AF">
          <w:rPr>
            <w:rStyle w:val="Hyperlink"/>
            <w:rFonts w:ascii="Times New Roman" w:eastAsia="DengXian" w:hAnsi="Times New Roman"/>
            <w:bCs/>
            <w:szCs w:val="20"/>
            <w:lang w:eastAsia="zh-CN"/>
          </w:rPr>
          <w:t>R1-2405577</w:t>
        </w:r>
      </w:hyperlink>
      <w:r w:rsidRPr="00D464F3">
        <w:rPr>
          <w:rFonts w:ascii="Times New Roman" w:eastAsia="DengXian" w:hAnsi="Times New Roman"/>
          <w:bCs/>
          <w:szCs w:val="20"/>
          <w:lang w:eastAsia="zh-CN"/>
        </w:rPr>
        <w:t xml:space="preserve"> is endorsed in principle by adding the latest agreements made in this meeting and adding “agreements” to “</w:t>
      </w:r>
      <w:r w:rsidRPr="00D464F3">
        <w:rPr>
          <w:rFonts w:ascii="Times New Roman" w:hAnsi="Times New Roman"/>
          <w:bCs/>
          <w:color w:val="FF0000"/>
          <w:szCs w:val="20"/>
        </w:rPr>
        <w:t>Note: the working assumptions above are based on RAN1 understanding for RAN work item (NR_AIML_air).</w:t>
      </w:r>
      <w:r w:rsidRPr="00D464F3">
        <w:rPr>
          <w:rFonts w:ascii="Times New Roman" w:eastAsia="DengXian" w:hAnsi="Times New Roman"/>
          <w:bCs/>
          <w:szCs w:val="20"/>
          <w:lang w:eastAsia="zh-CN"/>
        </w:rPr>
        <w:t>”</w:t>
      </w:r>
    </w:p>
    <w:p w14:paraId="1B5FF1CA" w14:textId="50E51D7A" w:rsidR="00D464F3" w:rsidRPr="00D464F3" w:rsidRDefault="00D464F3" w:rsidP="00D464F3">
      <w:pPr>
        <w:rPr>
          <w:rFonts w:eastAsia="DengXian"/>
          <w:lang w:eastAsia="zh-CN"/>
        </w:rPr>
      </w:pPr>
      <w:r w:rsidRPr="00E66798">
        <w:rPr>
          <w:rFonts w:eastAsia="DengXian"/>
          <w:lang w:eastAsia="zh-CN"/>
        </w:rPr>
        <w:t xml:space="preserve">Final LS is </w:t>
      </w:r>
      <w:r w:rsidRPr="00E66798">
        <w:rPr>
          <w:rFonts w:eastAsia="DengXian"/>
          <w:highlight w:val="green"/>
          <w:lang w:eastAsia="zh-CN"/>
        </w:rPr>
        <w:t xml:space="preserve">approved in </w:t>
      </w:r>
      <w:hyperlink r:id="rId990" w:history="1">
        <w:r w:rsidR="006F79AF">
          <w:rPr>
            <w:rStyle w:val="Hyperlink"/>
            <w:rFonts w:eastAsia="DengXian"/>
            <w:highlight w:val="green"/>
            <w:lang w:eastAsia="zh-CN"/>
          </w:rPr>
          <w:t>R1-2405578</w:t>
        </w:r>
      </w:hyperlink>
      <w:r w:rsidRPr="00E66798">
        <w:rPr>
          <w:rFonts w:eastAsia="DengXian"/>
          <w:lang w:eastAsia="zh-CN"/>
        </w:rPr>
        <w:t>.</w:t>
      </w:r>
    </w:p>
    <w:p w14:paraId="614BF734" w14:textId="77777777" w:rsidR="00D464F3" w:rsidRDefault="00D464F3" w:rsidP="00656510">
      <w:pPr>
        <w:rPr>
          <w:lang w:eastAsia="x-none"/>
        </w:rPr>
      </w:pPr>
    </w:p>
    <w:p w14:paraId="3B2C1A52" w14:textId="77777777" w:rsidR="00E66798" w:rsidRDefault="00E66798" w:rsidP="00656510">
      <w:pPr>
        <w:rPr>
          <w:lang w:eastAsia="x-none"/>
        </w:rPr>
      </w:pPr>
    </w:p>
    <w:p w14:paraId="7B235DB1" w14:textId="20410FF0" w:rsidR="00656510" w:rsidRPr="00D7097B" w:rsidRDefault="00E66798" w:rsidP="00D7097B">
      <w:pPr>
        <w:rPr>
          <w:lang w:val="en-US" w:eastAsia="x-none"/>
        </w:rPr>
      </w:pPr>
      <w:r>
        <w:rPr>
          <w:lang w:eastAsia="x-none"/>
        </w:rPr>
        <w:t xml:space="preserve">Final summary in </w:t>
      </w:r>
      <w:hyperlink r:id="rId991" w:history="1">
        <w:r w:rsidR="006F79AF">
          <w:rPr>
            <w:rStyle w:val="Hyperlink"/>
            <w:lang w:eastAsia="x-none"/>
          </w:rPr>
          <w:t>R1-2405389</w:t>
        </w:r>
      </w:hyperlink>
      <w:r>
        <w:rPr>
          <w:lang w:val="en-US" w:eastAsia="x-none"/>
        </w:rPr>
        <w:t>.</w:t>
      </w:r>
    </w:p>
    <w:p w14:paraId="5E09C358" w14:textId="77777777" w:rsidR="00D7097B" w:rsidRPr="00D7097B" w:rsidRDefault="00D7097B" w:rsidP="00656510">
      <w:pPr>
        <w:pStyle w:val="Heading3"/>
      </w:pPr>
      <w:bookmarkStart w:id="363" w:name="_Toc166306530"/>
      <w:bookmarkStart w:id="364" w:name="_Toc173405024"/>
      <w:r w:rsidRPr="00D7097B">
        <w:t>Additional study on AI/ML for NR air interface</w:t>
      </w:r>
      <w:bookmarkEnd w:id="363"/>
      <w:bookmarkEnd w:id="364"/>
    </w:p>
    <w:p w14:paraId="3797FDE1" w14:textId="77777777" w:rsidR="00D7097B" w:rsidRPr="00D7097B" w:rsidRDefault="00D7097B" w:rsidP="00656510">
      <w:pPr>
        <w:pStyle w:val="Heading4"/>
      </w:pPr>
      <w:bookmarkStart w:id="365" w:name="_Toc166306531"/>
      <w:bookmarkStart w:id="366" w:name="_Toc173405025"/>
      <w:r w:rsidRPr="00D7097B">
        <w:t>CSI prediction</w:t>
      </w:r>
      <w:bookmarkEnd w:id="365"/>
      <w:bookmarkEnd w:id="366"/>
    </w:p>
    <w:p w14:paraId="5CF384B1" w14:textId="15F0466D" w:rsidR="00D7097B" w:rsidRPr="00D7097B" w:rsidRDefault="006F79AF" w:rsidP="00D7097B">
      <w:pPr>
        <w:rPr>
          <w:lang w:val="en-US" w:eastAsia="x-none"/>
        </w:rPr>
      </w:pPr>
      <w:hyperlink r:id="rId992" w:history="1">
        <w:r>
          <w:rPr>
            <w:rStyle w:val="Hyperlink"/>
            <w:lang w:val="en-US" w:eastAsia="x-none"/>
          </w:rPr>
          <w:t>R1-2403909</w:t>
        </w:r>
      </w:hyperlink>
      <w:r w:rsidR="00D7097B" w:rsidRPr="00D7097B">
        <w:rPr>
          <w:lang w:val="en-US" w:eastAsia="x-none"/>
        </w:rPr>
        <w:tab/>
        <w:t>AI/ML for CSI prediction</w:t>
      </w:r>
      <w:r w:rsidR="00D7097B" w:rsidRPr="00D7097B">
        <w:rPr>
          <w:lang w:val="en-US" w:eastAsia="x-none"/>
        </w:rPr>
        <w:tab/>
        <w:t>Ericsson</w:t>
      </w:r>
    </w:p>
    <w:p w14:paraId="05365FFB" w14:textId="24B84519" w:rsidR="00D7097B" w:rsidRPr="00D7097B" w:rsidRDefault="006F79AF" w:rsidP="00D7097B">
      <w:pPr>
        <w:rPr>
          <w:lang w:val="en-US" w:eastAsia="x-none"/>
        </w:rPr>
      </w:pPr>
      <w:hyperlink r:id="rId993" w:history="1">
        <w:r>
          <w:rPr>
            <w:rStyle w:val="Hyperlink"/>
            <w:lang w:val="en-US" w:eastAsia="x-none"/>
          </w:rPr>
          <w:t>R1-2403931</w:t>
        </w:r>
      </w:hyperlink>
      <w:r w:rsidR="00D7097B" w:rsidRPr="00D7097B">
        <w:rPr>
          <w:lang w:val="en-US" w:eastAsia="x-none"/>
        </w:rPr>
        <w:tab/>
        <w:t xml:space="preserve">Discussion on AI/ML for CSI prediction </w:t>
      </w:r>
      <w:r w:rsidR="00D7097B" w:rsidRPr="00D7097B">
        <w:rPr>
          <w:lang w:val="en-US" w:eastAsia="x-none"/>
        </w:rPr>
        <w:tab/>
        <w:t>Huawei, HiSilicon</w:t>
      </w:r>
    </w:p>
    <w:p w14:paraId="120CE652" w14:textId="2A962068" w:rsidR="00D7097B" w:rsidRPr="00D7097B" w:rsidRDefault="006F79AF" w:rsidP="00D7097B">
      <w:pPr>
        <w:rPr>
          <w:lang w:val="en-US" w:eastAsia="x-none"/>
        </w:rPr>
      </w:pPr>
      <w:hyperlink r:id="rId994" w:history="1">
        <w:r>
          <w:rPr>
            <w:rStyle w:val="Hyperlink"/>
            <w:lang w:val="en-US" w:eastAsia="x-none"/>
          </w:rPr>
          <w:t>R1-2403975</w:t>
        </w:r>
      </w:hyperlink>
      <w:r w:rsidR="00D7097B" w:rsidRPr="00D7097B">
        <w:rPr>
          <w:lang w:val="en-US" w:eastAsia="x-none"/>
        </w:rPr>
        <w:tab/>
        <w:t>AI/ML for CSI prediction</w:t>
      </w:r>
      <w:r w:rsidR="00D7097B" w:rsidRPr="00D7097B">
        <w:rPr>
          <w:lang w:val="en-US" w:eastAsia="x-none"/>
        </w:rPr>
        <w:tab/>
        <w:t>Intel Corporation</w:t>
      </w:r>
    </w:p>
    <w:p w14:paraId="13EC8BDE" w14:textId="5760095C" w:rsidR="00D7097B" w:rsidRPr="00D7097B" w:rsidRDefault="006F79AF" w:rsidP="00D7097B">
      <w:pPr>
        <w:rPr>
          <w:lang w:val="en-US" w:eastAsia="x-none"/>
        </w:rPr>
      </w:pPr>
      <w:hyperlink r:id="rId995" w:history="1">
        <w:r>
          <w:rPr>
            <w:rStyle w:val="Hyperlink"/>
            <w:lang w:val="en-US" w:eastAsia="x-none"/>
          </w:rPr>
          <w:t>R1-2404016</w:t>
        </w:r>
      </w:hyperlink>
      <w:r w:rsidR="00D7097B" w:rsidRPr="00D7097B">
        <w:rPr>
          <w:lang w:val="en-US" w:eastAsia="x-none"/>
        </w:rPr>
        <w:tab/>
        <w:t>Discussion on AIML for CSI prediction</w:t>
      </w:r>
      <w:r w:rsidR="00D7097B" w:rsidRPr="00D7097B">
        <w:rPr>
          <w:lang w:val="en-US" w:eastAsia="x-none"/>
        </w:rPr>
        <w:tab/>
        <w:t>Spreadtrum Communications, BUPT</w:t>
      </w:r>
    </w:p>
    <w:p w14:paraId="74BE8056" w14:textId="43B38080" w:rsidR="00D7097B" w:rsidRPr="00D7097B" w:rsidRDefault="006F79AF" w:rsidP="00D7097B">
      <w:pPr>
        <w:rPr>
          <w:lang w:val="en-US" w:eastAsia="x-none"/>
        </w:rPr>
      </w:pPr>
      <w:hyperlink r:id="rId996" w:history="1">
        <w:r>
          <w:rPr>
            <w:rStyle w:val="Hyperlink"/>
            <w:lang w:val="en-US" w:eastAsia="x-none"/>
          </w:rPr>
          <w:t>R1-2404053</w:t>
        </w:r>
      </w:hyperlink>
      <w:r w:rsidR="00D7097B" w:rsidRPr="00D7097B">
        <w:rPr>
          <w:lang w:val="en-US" w:eastAsia="x-none"/>
        </w:rPr>
        <w:tab/>
        <w:t>Discussion on AI/ML-based CSI prediction</w:t>
      </w:r>
      <w:r w:rsidR="00D7097B" w:rsidRPr="00D7097B">
        <w:rPr>
          <w:lang w:val="en-US" w:eastAsia="x-none"/>
        </w:rPr>
        <w:tab/>
        <w:t>InterDigital, Inc.</w:t>
      </w:r>
    </w:p>
    <w:p w14:paraId="4B4E6864" w14:textId="176044B4" w:rsidR="00D7097B" w:rsidRPr="00D7097B" w:rsidRDefault="006F79AF" w:rsidP="00D7097B">
      <w:pPr>
        <w:rPr>
          <w:lang w:val="en-US" w:eastAsia="x-none"/>
        </w:rPr>
      </w:pPr>
      <w:hyperlink r:id="rId997" w:history="1">
        <w:r>
          <w:rPr>
            <w:rStyle w:val="Hyperlink"/>
            <w:lang w:val="en-US" w:eastAsia="x-none"/>
          </w:rPr>
          <w:t>R1-2404103</w:t>
        </w:r>
      </w:hyperlink>
      <w:r w:rsidR="00D7097B" w:rsidRPr="00D7097B">
        <w:rPr>
          <w:lang w:val="en-US" w:eastAsia="x-none"/>
        </w:rPr>
        <w:tab/>
        <w:t>Discussion for further study on AI/ML-based CSI prediction</w:t>
      </w:r>
      <w:r w:rsidR="00D7097B" w:rsidRPr="00D7097B">
        <w:rPr>
          <w:lang w:val="en-US" w:eastAsia="x-none"/>
        </w:rPr>
        <w:tab/>
        <w:t>Samsung</w:t>
      </w:r>
    </w:p>
    <w:p w14:paraId="1A0795A1" w14:textId="628B05FB" w:rsidR="00D7097B" w:rsidRPr="00D7097B" w:rsidRDefault="006F79AF" w:rsidP="00D7097B">
      <w:pPr>
        <w:rPr>
          <w:lang w:val="en-US" w:eastAsia="x-none"/>
        </w:rPr>
      </w:pPr>
      <w:hyperlink r:id="rId998" w:history="1">
        <w:r>
          <w:rPr>
            <w:rStyle w:val="Hyperlink"/>
            <w:lang w:val="en-US" w:eastAsia="x-none"/>
          </w:rPr>
          <w:t>R1-2404167</w:t>
        </w:r>
      </w:hyperlink>
      <w:r w:rsidR="00D7097B" w:rsidRPr="00D7097B">
        <w:rPr>
          <w:lang w:val="en-US" w:eastAsia="x-none"/>
        </w:rPr>
        <w:tab/>
        <w:t>Discussion on CSI prediction</w:t>
      </w:r>
      <w:r w:rsidR="00D7097B" w:rsidRPr="00D7097B">
        <w:rPr>
          <w:lang w:val="en-US" w:eastAsia="x-none"/>
        </w:rPr>
        <w:tab/>
        <w:t>vivo</w:t>
      </w:r>
    </w:p>
    <w:p w14:paraId="3003F80A" w14:textId="0CD6DA50" w:rsidR="00D7097B" w:rsidRPr="00D7097B" w:rsidRDefault="006F79AF" w:rsidP="00D7097B">
      <w:pPr>
        <w:rPr>
          <w:lang w:val="en-US" w:eastAsia="x-none"/>
        </w:rPr>
      </w:pPr>
      <w:hyperlink r:id="rId999" w:history="1">
        <w:r>
          <w:rPr>
            <w:rStyle w:val="Hyperlink"/>
            <w:lang w:val="en-US" w:eastAsia="x-none"/>
          </w:rPr>
          <w:t>R1-2404274</w:t>
        </w:r>
      </w:hyperlink>
      <w:r w:rsidR="00D7097B" w:rsidRPr="00D7097B">
        <w:rPr>
          <w:lang w:val="en-US" w:eastAsia="x-none"/>
        </w:rPr>
        <w:tab/>
        <w:t>Discussion on AI based CSI prediction</w:t>
      </w:r>
      <w:r w:rsidR="00D7097B" w:rsidRPr="00D7097B">
        <w:rPr>
          <w:lang w:val="en-US" w:eastAsia="x-none"/>
        </w:rPr>
        <w:tab/>
        <w:t>Apple</w:t>
      </w:r>
    </w:p>
    <w:p w14:paraId="234F541A" w14:textId="18A0C5C5" w:rsidR="00D7097B" w:rsidRPr="00D7097B" w:rsidRDefault="006F79AF" w:rsidP="00D7097B">
      <w:pPr>
        <w:rPr>
          <w:lang w:val="en-US" w:eastAsia="x-none"/>
        </w:rPr>
      </w:pPr>
      <w:hyperlink r:id="rId1000" w:history="1">
        <w:r>
          <w:rPr>
            <w:rStyle w:val="Hyperlink"/>
            <w:lang w:val="en-US" w:eastAsia="x-none"/>
          </w:rPr>
          <w:t>R1-2404386</w:t>
        </w:r>
      </w:hyperlink>
      <w:r w:rsidR="00D7097B" w:rsidRPr="00D7097B">
        <w:rPr>
          <w:lang w:val="en-US" w:eastAsia="x-none"/>
        </w:rPr>
        <w:tab/>
        <w:t>Study on AI/ML for CSI prediction</w:t>
      </w:r>
      <w:r w:rsidR="00D7097B" w:rsidRPr="00D7097B">
        <w:rPr>
          <w:lang w:val="en-US" w:eastAsia="x-none"/>
        </w:rPr>
        <w:tab/>
        <w:t>CATT</w:t>
      </w:r>
    </w:p>
    <w:p w14:paraId="355A3353" w14:textId="61F29299" w:rsidR="00D7097B" w:rsidRPr="00D7097B" w:rsidRDefault="006F79AF" w:rsidP="00D7097B">
      <w:pPr>
        <w:rPr>
          <w:lang w:val="en-US" w:eastAsia="x-none"/>
        </w:rPr>
      </w:pPr>
      <w:hyperlink r:id="rId1001" w:history="1">
        <w:r>
          <w:rPr>
            <w:rStyle w:val="Hyperlink"/>
            <w:lang w:val="en-US" w:eastAsia="x-none"/>
          </w:rPr>
          <w:t>R1-2404422</w:t>
        </w:r>
      </w:hyperlink>
      <w:r w:rsidR="00D7097B" w:rsidRPr="00D7097B">
        <w:rPr>
          <w:lang w:val="en-US" w:eastAsia="x-none"/>
        </w:rPr>
        <w:tab/>
        <w:t>Discussion on AI/ML-based CSI prediction</w:t>
      </w:r>
      <w:r w:rsidR="00D7097B" w:rsidRPr="00D7097B">
        <w:rPr>
          <w:lang w:val="en-US" w:eastAsia="x-none"/>
        </w:rPr>
        <w:tab/>
        <w:t>China Telecom</w:t>
      </w:r>
    </w:p>
    <w:p w14:paraId="606FD4BC" w14:textId="5E709518" w:rsidR="00D7097B" w:rsidRPr="00D7097B" w:rsidRDefault="006F79AF" w:rsidP="00D7097B">
      <w:pPr>
        <w:rPr>
          <w:lang w:val="en-US" w:eastAsia="x-none"/>
        </w:rPr>
      </w:pPr>
      <w:hyperlink r:id="rId1002" w:history="1">
        <w:r>
          <w:rPr>
            <w:rStyle w:val="Hyperlink"/>
            <w:lang w:val="en-US" w:eastAsia="x-none"/>
          </w:rPr>
          <w:t>R1-2404446</w:t>
        </w:r>
      </w:hyperlink>
      <w:r w:rsidR="00D7097B" w:rsidRPr="00D7097B">
        <w:rPr>
          <w:lang w:val="en-US" w:eastAsia="x-none"/>
        </w:rPr>
        <w:tab/>
        <w:t>Discussion on AI/ML for CSI prediction</w:t>
      </w:r>
      <w:r w:rsidR="00D7097B" w:rsidRPr="00D7097B">
        <w:rPr>
          <w:lang w:val="en-US" w:eastAsia="x-none"/>
        </w:rPr>
        <w:tab/>
        <w:t>CMCC</w:t>
      </w:r>
    </w:p>
    <w:p w14:paraId="3D412B7B" w14:textId="0DEB1CFC" w:rsidR="00D7097B" w:rsidRPr="00D7097B" w:rsidRDefault="006F79AF" w:rsidP="00D7097B">
      <w:pPr>
        <w:rPr>
          <w:lang w:val="en-US" w:eastAsia="x-none"/>
        </w:rPr>
      </w:pPr>
      <w:hyperlink r:id="rId1003" w:history="1">
        <w:r>
          <w:rPr>
            <w:rStyle w:val="Hyperlink"/>
            <w:lang w:val="en-US" w:eastAsia="x-none"/>
          </w:rPr>
          <w:t>R1-2404492</w:t>
        </w:r>
      </w:hyperlink>
      <w:r w:rsidR="00D7097B" w:rsidRPr="00D7097B">
        <w:rPr>
          <w:lang w:val="en-US" w:eastAsia="x-none"/>
        </w:rPr>
        <w:tab/>
        <w:t>Discussion on CSI prediction inference in AI/ML</w:t>
      </w:r>
      <w:r w:rsidR="00D7097B" w:rsidRPr="00D7097B">
        <w:rPr>
          <w:lang w:val="en-US" w:eastAsia="x-none"/>
        </w:rPr>
        <w:tab/>
        <w:t>Sony</w:t>
      </w:r>
    </w:p>
    <w:p w14:paraId="082DD8D7" w14:textId="1D257D51" w:rsidR="00D7097B" w:rsidRPr="00D7097B" w:rsidRDefault="006F79AF" w:rsidP="00D7097B">
      <w:pPr>
        <w:rPr>
          <w:lang w:val="en-US" w:eastAsia="x-none"/>
        </w:rPr>
      </w:pPr>
      <w:hyperlink r:id="rId1004" w:history="1">
        <w:r>
          <w:rPr>
            <w:rStyle w:val="Hyperlink"/>
            <w:lang w:val="en-US" w:eastAsia="x-none"/>
          </w:rPr>
          <w:t>R1-2404527</w:t>
        </w:r>
      </w:hyperlink>
      <w:r w:rsidR="00D7097B" w:rsidRPr="00D7097B">
        <w:rPr>
          <w:lang w:val="en-US" w:eastAsia="x-none"/>
        </w:rPr>
        <w:tab/>
        <w:t>On AI/ML for CSI prediction</w:t>
      </w:r>
      <w:r w:rsidR="00D7097B" w:rsidRPr="00D7097B">
        <w:rPr>
          <w:lang w:val="en-US" w:eastAsia="x-none"/>
        </w:rPr>
        <w:tab/>
        <w:t>Lenovo</w:t>
      </w:r>
    </w:p>
    <w:p w14:paraId="61E46AB3" w14:textId="49A4F753" w:rsidR="00D7097B" w:rsidRPr="00D7097B" w:rsidRDefault="006F79AF" w:rsidP="00D7097B">
      <w:pPr>
        <w:rPr>
          <w:lang w:val="en-US" w:eastAsia="x-none"/>
        </w:rPr>
      </w:pPr>
      <w:hyperlink r:id="rId1005" w:history="1">
        <w:r>
          <w:rPr>
            <w:rStyle w:val="Hyperlink"/>
            <w:lang w:val="en-US" w:eastAsia="x-none"/>
          </w:rPr>
          <w:t>R1-2404538</w:t>
        </w:r>
      </w:hyperlink>
      <w:r w:rsidR="00D7097B" w:rsidRPr="00D7097B">
        <w:rPr>
          <w:lang w:val="en-US" w:eastAsia="x-none"/>
        </w:rPr>
        <w:tab/>
        <w:t>Additional study on AI-enabled CSI prediction</w:t>
      </w:r>
      <w:r w:rsidR="00D7097B" w:rsidRPr="00D7097B">
        <w:rPr>
          <w:lang w:val="en-US" w:eastAsia="x-none"/>
        </w:rPr>
        <w:tab/>
        <w:t>NVIDIA</w:t>
      </w:r>
    </w:p>
    <w:p w14:paraId="12DE3085" w14:textId="1F61B6C4" w:rsidR="00D7097B" w:rsidRPr="00D7097B" w:rsidRDefault="006F79AF" w:rsidP="00D7097B">
      <w:pPr>
        <w:rPr>
          <w:lang w:val="en-US" w:eastAsia="x-none"/>
        </w:rPr>
      </w:pPr>
      <w:hyperlink r:id="rId1006" w:history="1">
        <w:r>
          <w:rPr>
            <w:rStyle w:val="Hyperlink"/>
            <w:lang w:val="en-US" w:eastAsia="x-none"/>
          </w:rPr>
          <w:t>R1-2404547</w:t>
        </w:r>
      </w:hyperlink>
      <w:r w:rsidR="00D7097B" w:rsidRPr="00D7097B">
        <w:rPr>
          <w:lang w:val="en-US" w:eastAsia="x-none"/>
        </w:rPr>
        <w:tab/>
        <w:t>Study on CSI prediction</w:t>
      </w:r>
      <w:r w:rsidR="00D7097B" w:rsidRPr="00D7097B">
        <w:rPr>
          <w:lang w:val="en-US" w:eastAsia="x-none"/>
        </w:rPr>
        <w:tab/>
        <w:t>LG Electronics</w:t>
      </w:r>
    </w:p>
    <w:p w14:paraId="70F80979" w14:textId="31F70576" w:rsidR="00D7097B" w:rsidRPr="00D7097B" w:rsidRDefault="006F79AF" w:rsidP="00D7097B">
      <w:pPr>
        <w:rPr>
          <w:lang w:val="en-US" w:eastAsia="x-none"/>
        </w:rPr>
      </w:pPr>
      <w:hyperlink r:id="rId1007" w:history="1">
        <w:r>
          <w:rPr>
            <w:rStyle w:val="Hyperlink"/>
            <w:lang w:val="en-US" w:eastAsia="x-none"/>
          </w:rPr>
          <w:t>R1-2404569</w:t>
        </w:r>
      </w:hyperlink>
      <w:r w:rsidR="00D7097B" w:rsidRPr="00D7097B">
        <w:rPr>
          <w:lang w:val="en-US" w:eastAsia="x-none"/>
        </w:rPr>
        <w:tab/>
        <w:t>Discussion on AI/ML for CSI prediction</w:t>
      </w:r>
      <w:r w:rsidR="00D7097B" w:rsidRPr="00D7097B">
        <w:rPr>
          <w:lang w:val="en-US" w:eastAsia="x-none"/>
        </w:rPr>
        <w:tab/>
        <w:t>SK Telecom</w:t>
      </w:r>
    </w:p>
    <w:p w14:paraId="769058C5" w14:textId="5DFEABC8" w:rsidR="00D7097B" w:rsidRPr="00D7097B" w:rsidRDefault="006F79AF" w:rsidP="00D7097B">
      <w:pPr>
        <w:rPr>
          <w:lang w:val="en-US" w:eastAsia="x-none"/>
        </w:rPr>
      </w:pPr>
      <w:hyperlink r:id="rId1008" w:history="1">
        <w:r>
          <w:rPr>
            <w:rStyle w:val="Hyperlink"/>
            <w:lang w:val="en-US" w:eastAsia="x-none"/>
          </w:rPr>
          <w:t>R1-2404584</w:t>
        </w:r>
      </w:hyperlink>
      <w:r w:rsidR="00D7097B" w:rsidRPr="00D7097B">
        <w:rPr>
          <w:lang w:val="en-US" w:eastAsia="x-none"/>
        </w:rPr>
        <w:tab/>
        <w:t>Discussion on CSI prediction with AI/ML</w:t>
      </w:r>
      <w:r w:rsidR="00D7097B" w:rsidRPr="00D7097B">
        <w:rPr>
          <w:lang w:val="en-US" w:eastAsia="x-none"/>
        </w:rPr>
        <w:tab/>
        <w:t>Fujitsu</w:t>
      </w:r>
    </w:p>
    <w:p w14:paraId="1AAA7A79" w14:textId="65051C70" w:rsidR="00D7097B" w:rsidRPr="00D7097B" w:rsidRDefault="006F79AF" w:rsidP="00D7097B">
      <w:pPr>
        <w:rPr>
          <w:lang w:val="en-US" w:eastAsia="x-none"/>
        </w:rPr>
      </w:pPr>
      <w:hyperlink r:id="rId1009" w:history="1">
        <w:r>
          <w:rPr>
            <w:rStyle w:val="Hyperlink"/>
            <w:lang w:val="en-US" w:eastAsia="x-none"/>
          </w:rPr>
          <w:t>R1-2404603</w:t>
        </w:r>
      </w:hyperlink>
      <w:r w:rsidR="00D7097B" w:rsidRPr="00D7097B">
        <w:rPr>
          <w:lang w:val="en-US" w:eastAsia="x-none"/>
        </w:rPr>
        <w:tab/>
        <w:t>Discussion on AI/ML model based CSI prediction</w:t>
      </w:r>
      <w:r w:rsidR="00D7097B" w:rsidRPr="00D7097B">
        <w:rPr>
          <w:lang w:val="en-US" w:eastAsia="x-none"/>
        </w:rPr>
        <w:tab/>
        <w:t>Xiaomi</w:t>
      </w:r>
    </w:p>
    <w:p w14:paraId="19294602" w14:textId="5FA27775" w:rsidR="00D7097B" w:rsidRPr="00D7097B" w:rsidRDefault="006F79AF" w:rsidP="00D7097B">
      <w:pPr>
        <w:rPr>
          <w:lang w:val="en-US" w:eastAsia="x-none"/>
        </w:rPr>
      </w:pPr>
      <w:hyperlink r:id="rId1010" w:history="1">
        <w:r>
          <w:rPr>
            <w:rStyle w:val="Hyperlink"/>
            <w:lang w:val="en-US" w:eastAsia="x-none"/>
          </w:rPr>
          <w:t>R1-2404653</w:t>
        </w:r>
      </w:hyperlink>
      <w:r w:rsidR="00D7097B" w:rsidRPr="00D7097B">
        <w:rPr>
          <w:lang w:val="en-US" w:eastAsia="x-none"/>
        </w:rPr>
        <w:tab/>
        <w:t>Discussion on CSI prediction</w:t>
      </w:r>
      <w:r w:rsidR="00D7097B" w:rsidRPr="00D7097B">
        <w:rPr>
          <w:lang w:val="en-US" w:eastAsia="x-none"/>
        </w:rPr>
        <w:tab/>
        <w:t>NEC</w:t>
      </w:r>
    </w:p>
    <w:p w14:paraId="5F6F6A3B" w14:textId="55B93069" w:rsidR="00D7097B" w:rsidRPr="00D7097B" w:rsidRDefault="006F79AF" w:rsidP="00D7097B">
      <w:pPr>
        <w:rPr>
          <w:lang w:val="en-US" w:eastAsia="x-none"/>
        </w:rPr>
      </w:pPr>
      <w:hyperlink r:id="rId1011" w:history="1">
        <w:r>
          <w:rPr>
            <w:rStyle w:val="Hyperlink"/>
            <w:lang w:val="en-US" w:eastAsia="x-none"/>
          </w:rPr>
          <w:t>R1-2404684</w:t>
        </w:r>
      </w:hyperlink>
      <w:r w:rsidR="00D7097B" w:rsidRPr="00D7097B">
        <w:rPr>
          <w:lang w:val="en-US" w:eastAsia="x-none"/>
        </w:rPr>
        <w:tab/>
        <w:t>AI/ML based CSI Prediction</w:t>
      </w:r>
      <w:r w:rsidR="00D7097B" w:rsidRPr="00D7097B">
        <w:rPr>
          <w:lang w:val="en-US" w:eastAsia="x-none"/>
        </w:rPr>
        <w:tab/>
        <w:t>Google</w:t>
      </w:r>
    </w:p>
    <w:p w14:paraId="504B396B" w14:textId="657D6EB0" w:rsidR="00D7097B" w:rsidRPr="00D7097B" w:rsidRDefault="006F79AF" w:rsidP="00D7097B">
      <w:pPr>
        <w:rPr>
          <w:lang w:val="en-US" w:eastAsia="x-none"/>
        </w:rPr>
      </w:pPr>
      <w:hyperlink r:id="rId1012" w:history="1">
        <w:r>
          <w:rPr>
            <w:rStyle w:val="Hyperlink"/>
            <w:lang w:val="en-US" w:eastAsia="x-none"/>
          </w:rPr>
          <w:t>R1-2404702</w:t>
        </w:r>
      </w:hyperlink>
      <w:r w:rsidR="00D7097B" w:rsidRPr="00D7097B">
        <w:rPr>
          <w:lang w:val="en-US" w:eastAsia="x-none"/>
        </w:rPr>
        <w:tab/>
        <w:t>Discussion on study for AI/ML CSI prediction</w:t>
      </w:r>
      <w:r w:rsidR="00D7097B" w:rsidRPr="00D7097B">
        <w:rPr>
          <w:lang w:val="en-US" w:eastAsia="x-none"/>
        </w:rPr>
        <w:tab/>
        <w:t>ZTE</w:t>
      </w:r>
    </w:p>
    <w:p w14:paraId="70E68B7F" w14:textId="5322EDD6" w:rsidR="00D7097B" w:rsidRPr="00D7097B" w:rsidRDefault="006F79AF" w:rsidP="00D7097B">
      <w:pPr>
        <w:rPr>
          <w:lang w:val="en-US" w:eastAsia="x-none"/>
        </w:rPr>
      </w:pPr>
      <w:hyperlink r:id="rId1013" w:history="1">
        <w:r>
          <w:rPr>
            <w:rStyle w:val="Hyperlink"/>
            <w:lang w:val="en-US" w:eastAsia="x-none"/>
          </w:rPr>
          <w:t>R1-2404744</w:t>
        </w:r>
      </w:hyperlink>
      <w:r w:rsidR="00D7097B" w:rsidRPr="00D7097B">
        <w:rPr>
          <w:lang w:val="en-US" w:eastAsia="x-none"/>
        </w:rPr>
        <w:tab/>
        <w:t>Discussion on AI/ML for CSI prediction</w:t>
      </w:r>
      <w:r w:rsidR="00D7097B" w:rsidRPr="00D7097B">
        <w:rPr>
          <w:lang w:val="en-US" w:eastAsia="x-none"/>
        </w:rPr>
        <w:tab/>
        <w:t>Panasonic</w:t>
      </w:r>
    </w:p>
    <w:p w14:paraId="578267DE" w14:textId="72F92284" w:rsidR="00D7097B" w:rsidRPr="00D7097B" w:rsidRDefault="006F79AF" w:rsidP="00D7097B">
      <w:pPr>
        <w:rPr>
          <w:lang w:val="en-US" w:eastAsia="x-none"/>
        </w:rPr>
      </w:pPr>
      <w:hyperlink r:id="rId1014" w:history="1">
        <w:r>
          <w:rPr>
            <w:rStyle w:val="Hyperlink"/>
            <w:lang w:val="en-US" w:eastAsia="x-none"/>
          </w:rPr>
          <w:t>R1-2404810</w:t>
        </w:r>
      </w:hyperlink>
      <w:r w:rsidR="00D7097B" w:rsidRPr="00D7097B">
        <w:rPr>
          <w:lang w:val="en-US" w:eastAsia="x-none"/>
        </w:rPr>
        <w:tab/>
        <w:t>Varying CSI feedback granularity based on channel conditions</w:t>
      </w:r>
      <w:r w:rsidR="00D7097B" w:rsidRPr="00D7097B">
        <w:rPr>
          <w:lang w:val="en-US" w:eastAsia="x-none"/>
        </w:rPr>
        <w:tab/>
        <w:t>Rakuten Mobile, Inc</w:t>
      </w:r>
    </w:p>
    <w:p w14:paraId="40D79CAB" w14:textId="6A5C3251" w:rsidR="00D7097B" w:rsidRPr="00D7097B" w:rsidRDefault="006F79AF" w:rsidP="00D7097B">
      <w:pPr>
        <w:rPr>
          <w:lang w:val="en-US" w:eastAsia="x-none"/>
        </w:rPr>
      </w:pPr>
      <w:hyperlink r:id="rId1015" w:history="1">
        <w:r>
          <w:rPr>
            <w:rStyle w:val="Hyperlink"/>
            <w:lang w:val="en-US" w:eastAsia="x-none"/>
          </w:rPr>
          <w:t>R1-2404879</w:t>
        </w:r>
      </w:hyperlink>
      <w:r w:rsidR="00D7097B" w:rsidRPr="00D7097B">
        <w:rPr>
          <w:lang w:val="en-US" w:eastAsia="x-none"/>
        </w:rPr>
        <w:tab/>
        <w:t>Additional study on AI/ML-based CSI prediction</w:t>
      </w:r>
      <w:r w:rsidR="00D7097B" w:rsidRPr="00D7097B">
        <w:rPr>
          <w:lang w:val="en-US" w:eastAsia="x-none"/>
        </w:rPr>
        <w:tab/>
        <w:t>OPPO</w:t>
      </w:r>
    </w:p>
    <w:p w14:paraId="2AA230FA" w14:textId="62A2B1EA" w:rsidR="00D7097B" w:rsidRPr="00D7097B" w:rsidRDefault="006F79AF" w:rsidP="00D7097B">
      <w:pPr>
        <w:rPr>
          <w:lang w:val="en-US" w:eastAsia="x-none"/>
        </w:rPr>
      </w:pPr>
      <w:hyperlink r:id="rId1016" w:history="1">
        <w:r>
          <w:rPr>
            <w:rStyle w:val="Hyperlink"/>
            <w:lang w:val="en-US" w:eastAsia="x-none"/>
          </w:rPr>
          <w:t>R1-2404906</w:t>
        </w:r>
      </w:hyperlink>
      <w:r w:rsidR="00D7097B" w:rsidRPr="00D7097B">
        <w:rPr>
          <w:lang w:val="en-US" w:eastAsia="x-none"/>
        </w:rPr>
        <w:tab/>
        <w:t>AI/ML for CSI Prediction</w:t>
      </w:r>
      <w:r w:rsidR="00D7097B" w:rsidRPr="00D7097B">
        <w:rPr>
          <w:lang w:val="en-US" w:eastAsia="x-none"/>
        </w:rPr>
        <w:tab/>
        <w:t>Nokia</w:t>
      </w:r>
    </w:p>
    <w:p w14:paraId="2B3DAD08" w14:textId="04214E15" w:rsidR="00D7097B" w:rsidRPr="00D7097B" w:rsidRDefault="006F79AF" w:rsidP="00D7097B">
      <w:pPr>
        <w:rPr>
          <w:lang w:val="en-US" w:eastAsia="x-none"/>
        </w:rPr>
      </w:pPr>
      <w:hyperlink r:id="rId1017" w:history="1">
        <w:r>
          <w:rPr>
            <w:rStyle w:val="Hyperlink"/>
            <w:lang w:val="en-US" w:eastAsia="x-none"/>
          </w:rPr>
          <w:t>R1-2405015</w:t>
        </w:r>
      </w:hyperlink>
      <w:r w:rsidR="00D7097B" w:rsidRPr="00D7097B">
        <w:rPr>
          <w:lang w:val="en-US" w:eastAsia="x-none"/>
        </w:rPr>
        <w:tab/>
        <w:t>Discussion on AI/ML for CSI prediction</w:t>
      </w:r>
      <w:r w:rsidR="00D7097B" w:rsidRPr="00D7097B">
        <w:rPr>
          <w:lang w:val="en-US" w:eastAsia="x-none"/>
        </w:rPr>
        <w:tab/>
        <w:t>AT&amp;T</w:t>
      </w:r>
    </w:p>
    <w:p w14:paraId="7823C6F2" w14:textId="760395D2" w:rsidR="00D7097B" w:rsidRPr="00D7097B" w:rsidRDefault="006F79AF" w:rsidP="00D7097B">
      <w:pPr>
        <w:rPr>
          <w:lang w:val="en-US" w:eastAsia="x-none"/>
        </w:rPr>
      </w:pPr>
      <w:hyperlink r:id="rId1018" w:history="1">
        <w:r>
          <w:rPr>
            <w:rStyle w:val="Hyperlink"/>
            <w:lang w:val="en-US" w:eastAsia="x-none"/>
          </w:rPr>
          <w:t>R1-2405032</w:t>
        </w:r>
      </w:hyperlink>
      <w:r w:rsidR="00D7097B" w:rsidRPr="00D7097B">
        <w:rPr>
          <w:lang w:val="en-US" w:eastAsia="x-none"/>
        </w:rPr>
        <w:tab/>
        <w:t>Discussion on AI/ML for CSI prediction</w:t>
      </w:r>
      <w:r w:rsidR="00D7097B" w:rsidRPr="00D7097B">
        <w:rPr>
          <w:lang w:val="en-US" w:eastAsia="x-none"/>
        </w:rPr>
        <w:tab/>
        <w:t>NTT DOCOMO, INC.</w:t>
      </w:r>
    </w:p>
    <w:p w14:paraId="0F943737" w14:textId="673F9C1E" w:rsidR="00D7097B" w:rsidRPr="00D7097B" w:rsidRDefault="006F79AF" w:rsidP="00D7097B">
      <w:pPr>
        <w:rPr>
          <w:lang w:val="en-US" w:eastAsia="x-none"/>
        </w:rPr>
      </w:pPr>
      <w:hyperlink r:id="rId1019" w:history="1">
        <w:r>
          <w:rPr>
            <w:rStyle w:val="Hyperlink"/>
            <w:lang w:val="en-US" w:eastAsia="x-none"/>
          </w:rPr>
          <w:t>R1-2405088</w:t>
        </w:r>
      </w:hyperlink>
      <w:r w:rsidR="00D7097B" w:rsidRPr="00D7097B">
        <w:rPr>
          <w:lang w:val="en-US" w:eastAsia="x-none"/>
        </w:rPr>
        <w:tab/>
        <w:t>Additional Study on AI/ML for CSI Prediction</w:t>
      </w:r>
      <w:r w:rsidR="00D7097B" w:rsidRPr="00D7097B">
        <w:rPr>
          <w:lang w:val="en-US" w:eastAsia="x-none"/>
        </w:rPr>
        <w:tab/>
        <w:t>MediaTek Inc.</w:t>
      </w:r>
    </w:p>
    <w:p w14:paraId="4416F1DA" w14:textId="7BC2259D" w:rsidR="00D7097B" w:rsidRPr="00D7097B" w:rsidRDefault="006F79AF" w:rsidP="00D7097B">
      <w:pPr>
        <w:rPr>
          <w:lang w:val="en-US" w:eastAsia="x-none"/>
        </w:rPr>
      </w:pPr>
      <w:hyperlink r:id="rId1020" w:history="1">
        <w:r>
          <w:rPr>
            <w:rStyle w:val="Hyperlink"/>
            <w:lang w:val="en-US" w:eastAsia="x-none"/>
          </w:rPr>
          <w:t>R1-2405125</w:t>
        </w:r>
      </w:hyperlink>
      <w:r w:rsidR="00D7097B" w:rsidRPr="00D7097B">
        <w:rPr>
          <w:lang w:val="en-US" w:eastAsia="x-none"/>
        </w:rPr>
        <w:tab/>
        <w:t>AI/ML for CSI prediction</w:t>
      </w:r>
      <w:r w:rsidR="00D7097B" w:rsidRPr="00D7097B">
        <w:rPr>
          <w:lang w:val="en-US" w:eastAsia="x-none"/>
        </w:rPr>
        <w:tab/>
        <w:t>Mavenir</w:t>
      </w:r>
    </w:p>
    <w:p w14:paraId="3F490CDD" w14:textId="133E0C94" w:rsidR="00D7097B" w:rsidRPr="00D7097B" w:rsidRDefault="006F79AF" w:rsidP="00D7097B">
      <w:pPr>
        <w:rPr>
          <w:lang w:val="en-US" w:eastAsia="x-none"/>
        </w:rPr>
      </w:pPr>
      <w:hyperlink r:id="rId1021" w:history="1">
        <w:r>
          <w:rPr>
            <w:rStyle w:val="Hyperlink"/>
            <w:lang w:val="en-US" w:eastAsia="x-none"/>
          </w:rPr>
          <w:t>R1-2405145</w:t>
        </w:r>
      </w:hyperlink>
      <w:r w:rsidR="00D7097B" w:rsidRPr="00D7097B">
        <w:rPr>
          <w:lang w:val="en-US" w:eastAsia="x-none"/>
        </w:rPr>
        <w:tab/>
        <w:t>Additional study on CSI prediction</w:t>
      </w:r>
      <w:r w:rsidR="00D7097B" w:rsidRPr="00D7097B">
        <w:rPr>
          <w:lang w:val="en-US" w:eastAsia="x-none"/>
        </w:rPr>
        <w:tab/>
        <w:t>Qualcomm Incorporated</w:t>
      </w:r>
    </w:p>
    <w:p w14:paraId="707F5DDD" w14:textId="58BF4CE5" w:rsidR="00D7097B" w:rsidRPr="00D7097B" w:rsidRDefault="006F79AF" w:rsidP="00D7097B">
      <w:pPr>
        <w:rPr>
          <w:lang w:val="en-US" w:eastAsia="x-none"/>
        </w:rPr>
      </w:pPr>
      <w:hyperlink r:id="rId1022" w:history="1">
        <w:r>
          <w:rPr>
            <w:rStyle w:val="Hyperlink"/>
            <w:lang w:val="en-US" w:eastAsia="x-none"/>
          </w:rPr>
          <w:t>R1-2405236</w:t>
        </w:r>
      </w:hyperlink>
      <w:r w:rsidR="00D7097B" w:rsidRPr="00D7097B">
        <w:rPr>
          <w:lang w:val="en-US" w:eastAsia="x-none"/>
        </w:rPr>
        <w:tab/>
        <w:t>Discussion on AI/ML for CSI Prediction</w:t>
      </w:r>
      <w:r w:rsidR="00D7097B" w:rsidRPr="00D7097B">
        <w:rPr>
          <w:lang w:val="en-US" w:eastAsia="x-none"/>
        </w:rPr>
        <w:tab/>
        <w:t>CEWiT</w:t>
      </w:r>
    </w:p>
    <w:p w14:paraId="6140D07C" w14:textId="69E5748D" w:rsidR="00D7097B" w:rsidRPr="00D7097B" w:rsidRDefault="006F79AF" w:rsidP="00D7097B">
      <w:pPr>
        <w:rPr>
          <w:lang w:val="en-US" w:eastAsia="x-none"/>
        </w:rPr>
      </w:pPr>
      <w:hyperlink r:id="rId1023" w:history="1">
        <w:r>
          <w:rPr>
            <w:rStyle w:val="Hyperlink"/>
            <w:lang w:val="en-US" w:eastAsia="x-none"/>
          </w:rPr>
          <w:t>R1-2405290</w:t>
        </w:r>
      </w:hyperlink>
      <w:r w:rsidR="00D7097B" w:rsidRPr="00D7097B">
        <w:rPr>
          <w:lang w:val="en-US" w:eastAsia="x-none"/>
        </w:rPr>
        <w:tab/>
        <w:t>Discussion on study of AIML for CSI prediction</w:t>
      </w:r>
      <w:r w:rsidR="00D7097B" w:rsidRPr="00D7097B">
        <w:rPr>
          <w:lang w:val="en-US" w:eastAsia="x-none"/>
        </w:rPr>
        <w:tab/>
        <w:t>IIT Kanpur, Indian Institute of Tech (M)</w:t>
      </w:r>
    </w:p>
    <w:p w14:paraId="0E8AFFCA" w14:textId="77777777" w:rsidR="00D7097B" w:rsidRDefault="00D7097B" w:rsidP="00D7097B">
      <w:pPr>
        <w:rPr>
          <w:lang w:val="en-US" w:eastAsia="x-none"/>
        </w:rPr>
      </w:pPr>
    </w:p>
    <w:p w14:paraId="1C67C4CA" w14:textId="340F4F3F" w:rsidR="005F51DB" w:rsidRPr="005F51DB" w:rsidRDefault="006F79AF" w:rsidP="005F51DB">
      <w:pPr>
        <w:rPr>
          <w:b/>
          <w:bCs/>
          <w:lang w:val="en-US" w:eastAsia="x-none"/>
        </w:rPr>
      </w:pPr>
      <w:hyperlink r:id="rId1024" w:history="1">
        <w:r>
          <w:rPr>
            <w:rStyle w:val="Hyperlink"/>
            <w:b/>
            <w:bCs/>
            <w:lang w:val="en-US" w:eastAsia="x-none"/>
          </w:rPr>
          <w:t>R1-2405489</w:t>
        </w:r>
      </w:hyperlink>
      <w:r w:rsidR="005F51DB" w:rsidRPr="005F51DB">
        <w:rPr>
          <w:b/>
          <w:bCs/>
          <w:lang w:val="en-US" w:eastAsia="x-none"/>
        </w:rPr>
        <w:tab/>
        <w:t>Summary #1 of CSI prediction</w:t>
      </w:r>
      <w:r w:rsidR="005F51DB" w:rsidRPr="005F51DB">
        <w:rPr>
          <w:b/>
          <w:bCs/>
          <w:lang w:val="en-US" w:eastAsia="x-none"/>
        </w:rPr>
        <w:tab/>
        <w:t>Moderator (LG Electronics)</w:t>
      </w:r>
    </w:p>
    <w:p w14:paraId="00B30888" w14:textId="14CB1679" w:rsidR="005F51DB" w:rsidRDefault="005F51DB" w:rsidP="005F51DB">
      <w:pPr>
        <w:rPr>
          <w:lang w:val="en-US" w:eastAsia="x-none"/>
        </w:rPr>
      </w:pPr>
      <w:r>
        <w:rPr>
          <w:lang w:val="en-US" w:eastAsia="x-none"/>
        </w:rPr>
        <w:t>From Tuesday session</w:t>
      </w:r>
    </w:p>
    <w:p w14:paraId="2AEC5C87" w14:textId="77777777" w:rsidR="005F51DB" w:rsidRPr="005F51DB" w:rsidRDefault="005F51DB" w:rsidP="005F51DB">
      <w:pPr>
        <w:rPr>
          <w:rFonts w:eastAsia="DengXian"/>
          <w:highlight w:val="green"/>
          <w:lang w:eastAsia="zh-CN"/>
        </w:rPr>
      </w:pPr>
      <w:r w:rsidRPr="005F51DB">
        <w:rPr>
          <w:rFonts w:eastAsia="DengXian" w:hint="eastAsia"/>
          <w:highlight w:val="green"/>
          <w:lang w:eastAsia="zh-CN"/>
        </w:rPr>
        <w:t>Agreement</w:t>
      </w:r>
    </w:p>
    <w:p w14:paraId="48A6648F" w14:textId="77777777" w:rsidR="005F51DB" w:rsidRPr="00E66798" w:rsidRDefault="005F51DB" w:rsidP="005F51DB">
      <w:pPr>
        <w:rPr>
          <w:lang w:eastAsia="ko-KR"/>
        </w:rPr>
      </w:pPr>
      <w:r w:rsidRPr="00E66798">
        <w:rPr>
          <w:lang w:eastAsia="ko-KR"/>
        </w:rPr>
        <w:t xml:space="preserve">For the boundary between Type </w:t>
      </w:r>
      <w:r w:rsidRPr="00E66798">
        <w:rPr>
          <w:rFonts w:eastAsia="DengXian" w:hint="eastAsia"/>
          <w:lang w:eastAsia="zh-CN"/>
        </w:rPr>
        <w:t>3</w:t>
      </w:r>
      <w:r w:rsidRPr="00E66798">
        <w:rPr>
          <w:lang w:eastAsia="ko-KR"/>
        </w:rPr>
        <w:t xml:space="preserve"> and Type </w:t>
      </w:r>
      <w:r w:rsidRPr="00E66798">
        <w:rPr>
          <w:rFonts w:eastAsia="DengXian" w:hint="eastAsia"/>
          <w:lang w:eastAsia="zh-CN"/>
        </w:rPr>
        <w:t>1</w:t>
      </w:r>
      <w:r w:rsidRPr="00E66798">
        <w:rPr>
          <w:lang w:eastAsia="ko-KR"/>
        </w:rPr>
        <w:t xml:space="preserve"> performance monitoring, the difference is whether UE reports performance metric or performance monitoring output to NW</w:t>
      </w:r>
      <w:r w:rsidRPr="00E66798">
        <w:rPr>
          <w:rFonts w:eastAsia="DengXian" w:hint="eastAsia"/>
          <w:lang w:eastAsia="zh-CN"/>
        </w:rPr>
        <w:t>, respectively</w:t>
      </w:r>
      <w:r w:rsidRPr="00E66798">
        <w:rPr>
          <w:lang w:eastAsia="ko-KR"/>
        </w:rPr>
        <w:t xml:space="preserve">. </w:t>
      </w:r>
    </w:p>
    <w:p w14:paraId="326CA0A9" w14:textId="77777777" w:rsidR="005F51DB" w:rsidRPr="00E66798" w:rsidRDefault="005F51DB" w:rsidP="00311060">
      <w:pPr>
        <w:pStyle w:val="ListParagraph"/>
        <w:numPr>
          <w:ilvl w:val="0"/>
          <w:numId w:val="169"/>
        </w:numPr>
        <w:rPr>
          <w:lang w:eastAsia="ko-KR"/>
        </w:rPr>
      </w:pPr>
      <w:r w:rsidRPr="00E66798">
        <w:rPr>
          <w:rFonts w:hint="eastAsia"/>
          <w:lang w:eastAsia="ko-KR"/>
        </w:rPr>
        <w:t>T</w:t>
      </w:r>
      <w:r w:rsidRPr="00E66798">
        <w:rPr>
          <w:lang w:eastAsia="ko-KR"/>
        </w:rPr>
        <w:t xml:space="preserve">he monitoring output is </w:t>
      </w:r>
      <w:r w:rsidRPr="00E66798">
        <w:rPr>
          <w:rFonts w:eastAsia="DengXian" w:hint="eastAsia"/>
          <w:lang w:eastAsia="zh-CN"/>
        </w:rPr>
        <w:t>determined</w:t>
      </w:r>
      <w:r w:rsidRPr="00E66798">
        <w:rPr>
          <w:lang w:eastAsia="ko-KR"/>
        </w:rPr>
        <w:t xml:space="preserve"> based on performance metric</w:t>
      </w:r>
      <w:r w:rsidRPr="00E66798">
        <w:rPr>
          <w:rFonts w:eastAsia="DengXian" w:hint="eastAsia"/>
          <w:lang w:eastAsia="zh-CN"/>
        </w:rPr>
        <w:t>, and additionally,</w:t>
      </w:r>
      <w:r w:rsidRPr="00E66798">
        <w:rPr>
          <w:lang w:eastAsia="ko-KR"/>
        </w:rPr>
        <w:t xml:space="preserve"> </w:t>
      </w:r>
      <w:r w:rsidRPr="00E66798">
        <w:rPr>
          <w:rFonts w:eastAsia="DengXian" w:hint="eastAsia"/>
          <w:lang w:eastAsia="zh-CN"/>
        </w:rPr>
        <w:t xml:space="preserve">baseline </w:t>
      </w:r>
      <w:r w:rsidRPr="00E66798">
        <w:rPr>
          <w:rFonts w:eastAsia="DengXian"/>
          <w:lang w:eastAsia="zh-CN"/>
        </w:rPr>
        <w:t>and</w:t>
      </w:r>
      <w:r w:rsidRPr="00E66798">
        <w:rPr>
          <w:rFonts w:eastAsia="DengXian" w:hint="eastAsia"/>
          <w:lang w:eastAsia="zh-CN"/>
        </w:rPr>
        <w:t xml:space="preserve">/or </w:t>
      </w:r>
      <w:r w:rsidRPr="00E66798">
        <w:rPr>
          <w:lang w:eastAsia="ko-KR"/>
        </w:rPr>
        <w:t>threshold criterion if configured.</w:t>
      </w:r>
    </w:p>
    <w:p w14:paraId="0C5C3DA7" w14:textId="77777777" w:rsidR="005F51DB" w:rsidRPr="00E66798" w:rsidRDefault="005F51DB" w:rsidP="005F51DB">
      <w:pPr>
        <w:rPr>
          <w:rFonts w:eastAsia="DengXian"/>
          <w:b/>
          <w:bCs/>
          <w:lang w:eastAsia="zh-CN"/>
        </w:rPr>
      </w:pPr>
      <w:r w:rsidRPr="00E66798">
        <w:rPr>
          <w:rFonts w:eastAsia="DengXian" w:hint="eastAsia"/>
          <w:b/>
          <w:bCs/>
          <w:lang w:eastAsia="zh-CN"/>
        </w:rPr>
        <w:t>Observation</w:t>
      </w:r>
    </w:p>
    <w:p w14:paraId="49B5E35E" w14:textId="77777777" w:rsidR="005F51DB" w:rsidRPr="00E66798" w:rsidRDefault="005F51DB" w:rsidP="005F51DB">
      <w:pPr>
        <w:rPr>
          <w:lang w:eastAsia="ko-KR"/>
        </w:rPr>
      </w:pPr>
      <w:r w:rsidRPr="00E66798">
        <w:rPr>
          <w:lang w:eastAsia="ko-KR"/>
        </w:rPr>
        <w:t xml:space="preserve">For CSI prediction using UE-sided model, for performance monitoring, </w:t>
      </w:r>
      <w:r w:rsidRPr="00E66798">
        <w:rPr>
          <w:rFonts w:eastAsia="DengXian" w:hint="eastAsia"/>
          <w:lang w:eastAsia="zh-CN"/>
        </w:rPr>
        <w:t xml:space="preserve">at least </w:t>
      </w:r>
      <w:r w:rsidRPr="00E66798">
        <w:rPr>
          <w:lang w:eastAsia="ko-KR"/>
        </w:rPr>
        <w:t xml:space="preserve">following specification impacts are </w:t>
      </w:r>
      <w:r w:rsidRPr="00E66798">
        <w:rPr>
          <w:rFonts w:eastAsia="DengXian" w:hint="eastAsia"/>
          <w:lang w:eastAsia="zh-CN"/>
        </w:rPr>
        <w:t>additionally identified compared to that has been captured in TR38.843,</w:t>
      </w:r>
      <w:r w:rsidRPr="00E66798">
        <w:rPr>
          <w:lang w:eastAsia="ko-KR"/>
        </w:rPr>
        <w:t xml:space="preserve"> </w:t>
      </w:r>
    </w:p>
    <w:p w14:paraId="61E073B9" w14:textId="77777777" w:rsidR="005F51DB" w:rsidRPr="00E66798" w:rsidRDefault="005F51DB" w:rsidP="00311060">
      <w:pPr>
        <w:pStyle w:val="ListParagraph"/>
        <w:numPr>
          <w:ilvl w:val="0"/>
          <w:numId w:val="169"/>
        </w:numPr>
        <w:rPr>
          <w:lang w:eastAsia="ko-KR"/>
        </w:rPr>
      </w:pPr>
      <w:r w:rsidRPr="00E66798">
        <w:rPr>
          <w:rFonts w:hint="eastAsia"/>
          <w:lang w:eastAsia="ko-KR"/>
        </w:rPr>
        <w:t>T</w:t>
      </w:r>
      <w:r w:rsidRPr="00E66798">
        <w:rPr>
          <w:lang w:eastAsia="ko-KR"/>
        </w:rPr>
        <w:t>ype 1</w:t>
      </w:r>
    </w:p>
    <w:p w14:paraId="7AC47398" w14:textId="77777777" w:rsidR="005F51DB" w:rsidRPr="00E66798" w:rsidRDefault="005F51DB" w:rsidP="00311060">
      <w:pPr>
        <w:pStyle w:val="ListParagraph"/>
        <w:numPr>
          <w:ilvl w:val="1"/>
          <w:numId w:val="169"/>
        </w:numPr>
        <w:rPr>
          <w:lang w:eastAsia="ko-KR"/>
        </w:rPr>
      </w:pPr>
      <w:r w:rsidRPr="00E66798">
        <w:rPr>
          <w:lang w:eastAsia="zh-CN"/>
        </w:rPr>
        <w:t>Definition</w:t>
      </w:r>
      <w:r w:rsidRPr="00E66798">
        <w:rPr>
          <w:rFonts w:hint="eastAsia"/>
          <w:lang w:eastAsia="zh-CN"/>
        </w:rPr>
        <w:t>/configuration</w:t>
      </w:r>
      <w:r w:rsidRPr="00E66798">
        <w:rPr>
          <w:lang w:eastAsia="zh-CN"/>
        </w:rPr>
        <w:t xml:space="preserve"> of performance metric</w:t>
      </w:r>
    </w:p>
    <w:p w14:paraId="5D9383EE" w14:textId="77777777" w:rsidR="005F51DB" w:rsidRPr="00E66798" w:rsidRDefault="005F51DB" w:rsidP="00311060">
      <w:pPr>
        <w:pStyle w:val="ListParagraph"/>
        <w:numPr>
          <w:ilvl w:val="1"/>
          <w:numId w:val="169"/>
        </w:numPr>
        <w:rPr>
          <w:lang w:eastAsia="ko-KR"/>
        </w:rPr>
      </w:pPr>
      <w:r w:rsidRPr="00E66798">
        <w:rPr>
          <w:lang w:eastAsia="zh-CN"/>
        </w:rPr>
        <w:t>Definition</w:t>
      </w:r>
      <w:r w:rsidRPr="00E66798">
        <w:rPr>
          <w:lang w:eastAsia="ko-KR"/>
        </w:rPr>
        <w:t xml:space="preserve"> of threshold criterion, if configured</w:t>
      </w:r>
    </w:p>
    <w:p w14:paraId="7F392915" w14:textId="77777777" w:rsidR="005F51DB" w:rsidRPr="00E66798" w:rsidRDefault="005F51DB" w:rsidP="00311060">
      <w:pPr>
        <w:pStyle w:val="ListParagraph"/>
        <w:numPr>
          <w:ilvl w:val="1"/>
          <w:numId w:val="169"/>
        </w:numPr>
        <w:rPr>
          <w:lang w:eastAsia="ko-KR"/>
        </w:rPr>
      </w:pPr>
      <w:r w:rsidRPr="00E66798">
        <w:rPr>
          <w:lang w:eastAsia="zh-CN"/>
        </w:rPr>
        <w:t>Definition</w:t>
      </w:r>
      <w:r w:rsidRPr="00E66798">
        <w:rPr>
          <w:rFonts w:eastAsia="DengXian" w:hint="eastAsia"/>
          <w:lang w:eastAsia="zh-CN"/>
        </w:rPr>
        <w:t xml:space="preserve">/configuration and report </w:t>
      </w:r>
      <w:r w:rsidRPr="00E66798">
        <w:rPr>
          <w:lang w:eastAsia="ko-KR"/>
        </w:rPr>
        <w:t>of monitoring output</w:t>
      </w:r>
      <w:r w:rsidRPr="00E66798">
        <w:rPr>
          <w:rFonts w:eastAsia="DengXian" w:hint="eastAsia"/>
          <w:lang w:eastAsia="zh-CN"/>
        </w:rPr>
        <w:t>, and corresponding report mechanism</w:t>
      </w:r>
    </w:p>
    <w:p w14:paraId="4EEA12D9" w14:textId="77777777" w:rsidR="005F51DB" w:rsidRPr="00E66798" w:rsidRDefault="005F51DB" w:rsidP="00311060">
      <w:pPr>
        <w:pStyle w:val="ListParagraph"/>
        <w:numPr>
          <w:ilvl w:val="0"/>
          <w:numId w:val="169"/>
        </w:numPr>
        <w:rPr>
          <w:lang w:eastAsia="ko-KR"/>
        </w:rPr>
      </w:pPr>
      <w:r w:rsidRPr="00E66798">
        <w:rPr>
          <w:rFonts w:hint="eastAsia"/>
          <w:lang w:eastAsia="ko-KR"/>
        </w:rPr>
        <w:t>T</w:t>
      </w:r>
      <w:r w:rsidRPr="00E66798">
        <w:rPr>
          <w:lang w:eastAsia="ko-KR"/>
        </w:rPr>
        <w:t>ype 2</w:t>
      </w:r>
    </w:p>
    <w:p w14:paraId="04E1F15E" w14:textId="77777777" w:rsidR="005F51DB" w:rsidRPr="00E66798" w:rsidRDefault="005F51DB" w:rsidP="00311060">
      <w:pPr>
        <w:pStyle w:val="ListParagraph"/>
        <w:numPr>
          <w:ilvl w:val="1"/>
          <w:numId w:val="169"/>
        </w:numPr>
        <w:rPr>
          <w:lang w:eastAsia="ko-KR"/>
        </w:rPr>
      </w:pPr>
      <w:r w:rsidRPr="00E66798">
        <w:rPr>
          <w:lang w:eastAsia="zh-CN"/>
        </w:rPr>
        <w:t>Definition</w:t>
      </w:r>
      <w:r w:rsidRPr="00E66798">
        <w:rPr>
          <w:rFonts w:eastAsia="DengXian" w:hint="eastAsia"/>
          <w:lang w:eastAsia="zh-CN"/>
        </w:rPr>
        <w:t xml:space="preserve">/configuration and report </w:t>
      </w:r>
      <w:r w:rsidRPr="00E66798">
        <w:rPr>
          <w:lang w:eastAsia="ko-KR"/>
        </w:rPr>
        <w:t>of ground truth CSI</w:t>
      </w:r>
      <w:r w:rsidRPr="00E66798">
        <w:rPr>
          <w:rFonts w:eastAsia="DengXian" w:hint="eastAsia"/>
          <w:lang w:eastAsia="zh-CN"/>
        </w:rPr>
        <w:t>, and corresponding report mechanism</w:t>
      </w:r>
      <w:r w:rsidRPr="00E66798">
        <w:rPr>
          <w:lang w:eastAsia="ko-KR"/>
        </w:rPr>
        <w:t>.</w:t>
      </w:r>
    </w:p>
    <w:p w14:paraId="6AF55127" w14:textId="77777777" w:rsidR="005F51DB" w:rsidRPr="00E66798" w:rsidRDefault="005F51DB" w:rsidP="00311060">
      <w:pPr>
        <w:pStyle w:val="ListParagraph"/>
        <w:numPr>
          <w:ilvl w:val="0"/>
          <w:numId w:val="169"/>
        </w:numPr>
        <w:rPr>
          <w:lang w:eastAsia="ko-KR"/>
        </w:rPr>
      </w:pPr>
      <w:r w:rsidRPr="00E66798">
        <w:rPr>
          <w:rFonts w:hint="eastAsia"/>
          <w:lang w:eastAsia="ko-KR"/>
        </w:rPr>
        <w:t>T</w:t>
      </w:r>
      <w:r w:rsidRPr="00E66798">
        <w:rPr>
          <w:lang w:eastAsia="ko-KR"/>
        </w:rPr>
        <w:t>ype 3</w:t>
      </w:r>
    </w:p>
    <w:p w14:paraId="6037333C" w14:textId="77777777" w:rsidR="005F51DB" w:rsidRPr="00E66798" w:rsidRDefault="005F51DB" w:rsidP="00311060">
      <w:pPr>
        <w:pStyle w:val="ListParagraph"/>
        <w:numPr>
          <w:ilvl w:val="1"/>
          <w:numId w:val="169"/>
        </w:numPr>
        <w:rPr>
          <w:lang w:eastAsia="ko-KR"/>
        </w:rPr>
      </w:pPr>
      <w:r w:rsidRPr="00E66798">
        <w:rPr>
          <w:lang w:eastAsia="zh-CN"/>
        </w:rPr>
        <w:t>Definition</w:t>
      </w:r>
      <w:r w:rsidRPr="00E66798">
        <w:rPr>
          <w:rFonts w:hint="eastAsia"/>
          <w:lang w:eastAsia="zh-CN"/>
        </w:rPr>
        <w:t xml:space="preserve">/configuration </w:t>
      </w:r>
      <w:r w:rsidRPr="00E66798">
        <w:rPr>
          <w:lang w:eastAsia="zh-CN"/>
        </w:rPr>
        <w:t>and</w:t>
      </w:r>
      <w:r w:rsidRPr="00E66798">
        <w:rPr>
          <w:rFonts w:hint="eastAsia"/>
          <w:lang w:eastAsia="zh-CN"/>
        </w:rPr>
        <w:t xml:space="preserve"> report</w:t>
      </w:r>
      <w:r w:rsidRPr="00E66798">
        <w:rPr>
          <w:lang w:eastAsia="ko-KR"/>
        </w:rPr>
        <w:t xml:space="preserve"> of performance metric</w:t>
      </w:r>
      <w:r w:rsidRPr="00E66798">
        <w:rPr>
          <w:rFonts w:eastAsia="DengXian" w:hint="eastAsia"/>
          <w:lang w:eastAsia="zh-CN"/>
        </w:rPr>
        <w:t>, and corresponding report mechanism.</w:t>
      </w:r>
    </w:p>
    <w:p w14:paraId="40B57E8E" w14:textId="77777777" w:rsidR="005F51DB" w:rsidRPr="00E66798" w:rsidRDefault="005F51DB" w:rsidP="00311060">
      <w:pPr>
        <w:pStyle w:val="ListParagraph"/>
        <w:numPr>
          <w:ilvl w:val="0"/>
          <w:numId w:val="169"/>
        </w:numPr>
        <w:rPr>
          <w:lang w:eastAsia="ko-KR"/>
        </w:rPr>
      </w:pPr>
      <w:r w:rsidRPr="00E66798">
        <w:rPr>
          <w:lang w:eastAsia="ko-KR"/>
        </w:rPr>
        <w:t xml:space="preserve">For all types of performance monitoring, NW indication to the UE of the decision regarding the monitoring action </w:t>
      </w:r>
    </w:p>
    <w:p w14:paraId="55520A23" w14:textId="77777777" w:rsidR="005F51DB" w:rsidRPr="005F51DB" w:rsidRDefault="005F51DB" w:rsidP="005F51DB">
      <w:pPr>
        <w:rPr>
          <w:lang w:eastAsia="x-none"/>
        </w:rPr>
      </w:pPr>
    </w:p>
    <w:p w14:paraId="53F532DA" w14:textId="4CC00794" w:rsidR="005F51DB" w:rsidRPr="00B65A7B" w:rsidRDefault="006F79AF" w:rsidP="005F51DB">
      <w:pPr>
        <w:rPr>
          <w:b/>
          <w:bCs/>
          <w:lang w:val="en-US" w:eastAsia="x-none"/>
        </w:rPr>
      </w:pPr>
      <w:hyperlink r:id="rId1025" w:history="1">
        <w:r>
          <w:rPr>
            <w:rStyle w:val="Hyperlink"/>
            <w:b/>
            <w:bCs/>
            <w:lang w:val="en-US" w:eastAsia="x-none"/>
          </w:rPr>
          <w:t>R1-2405490</w:t>
        </w:r>
      </w:hyperlink>
      <w:r w:rsidR="005F51DB" w:rsidRPr="00B65A7B">
        <w:rPr>
          <w:b/>
          <w:bCs/>
          <w:lang w:val="en-US" w:eastAsia="x-none"/>
        </w:rPr>
        <w:tab/>
        <w:t>Summary #2 of CSI prediction</w:t>
      </w:r>
      <w:r w:rsidR="005F51DB" w:rsidRPr="00B65A7B">
        <w:rPr>
          <w:b/>
          <w:bCs/>
          <w:lang w:val="en-US" w:eastAsia="x-none"/>
        </w:rPr>
        <w:tab/>
        <w:t>Moderator (LG Electronics)</w:t>
      </w:r>
    </w:p>
    <w:p w14:paraId="3BA7DEAD" w14:textId="35D2C4CA" w:rsidR="00B65A7B" w:rsidRDefault="00B65A7B" w:rsidP="005F51DB">
      <w:pPr>
        <w:rPr>
          <w:lang w:val="en-US" w:eastAsia="x-none"/>
        </w:rPr>
      </w:pPr>
      <w:r>
        <w:rPr>
          <w:lang w:val="en-US" w:eastAsia="x-none"/>
        </w:rPr>
        <w:t>From Wednesday session</w:t>
      </w:r>
    </w:p>
    <w:p w14:paraId="59FB28D9" w14:textId="77777777" w:rsidR="00B65A7B" w:rsidRPr="00B65A7B" w:rsidRDefault="00B65A7B" w:rsidP="00B65A7B">
      <w:pPr>
        <w:rPr>
          <w:rFonts w:eastAsia="DengXian"/>
          <w:highlight w:val="green"/>
          <w:lang w:eastAsia="zh-CN"/>
        </w:rPr>
      </w:pPr>
      <w:r w:rsidRPr="00B65A7B">
        <w:rPr>
          <w:rFonts w:eastAsia="DengXian" w:hint="eastAsia"/>
          <w:highlight w:val="green"/>
          <w:lang w:eastAsia="zh-CN"/>
        </w:rPr>
        <w:t>Agreement</w:t>
      </w:r>
    </w:p>
    <w:p w14:paraId="135AF8BB" w14:textId="77777777" w:rsidR="00B65A7B" w:rsidRPr="00B65A7B" w:rsidRDefault="00B65A7B" w:rsidP="00B65A7B">
      <w:pPr>
        <w:rPr>
          <w:lang w:eastAsia="ko-KR"/>
        </w:rPr>
      </w:pPr>
      <w:r w:rsidRPr="00B65A7B">
        <w:rPr>
          <w:lang w:eastAsia="ko-KR"/>
        </w:rPr>
        <w:t xml:space="preserve">For the evaluation of AI/ML-based CSI </w:t>
      </w:r>
      <w:r w:rsidRPr="00B65A7B">
        <w:rPr>
          <w:rFonts w:eastAsia="DengXian" w:hint="eastAsia"/>
          <w:lang w:eastAsia="zh-CN"/>
        </w:rPr>
        <w:t>prediction</w:t>
      </w:r>
      <w:r w:rsidRPr="00B65A7B">
        <w:rPr>
          <w:lang w:eastAsia="ko-KR"/>
        </w:rPr>
        <w:t xml:space="preserve"> using localized models in Release 19, regarding training,</w:t>
      </w:r>
    </w:p>
    <w:p w14:paraId="2404E6FE" w14:textId="77777777" w:rsidR="00B65A7B" w:rsidRPr="00B65A7B" w:rsidRDefault="00B65A7B" w:rsidP="00311060">
      <w:pPr>
        <w:numPr>
          <w:ilvl w:val="0"/>
          <w:numId w:val="205"/>
        </w:numPr>
        <w:spacing w:after="180"/>
        <w:contextualSpacing/>
        <w:jc w:val="both"/>
        <w:rPr>
          <w:lang w:eastAsia="ko-KR"/>
        </w:rPr>
      </w:pPr>
      <w:r w:rsidRPr="00B65A7B">
        <w:rPr>
          <w:lang w:eastAsia="ko-KR"/>
        </w:rPr>
        <w:t>The k-th local model is trained on region #B_k (the k-th local region), 1&lt;=k&lt;=N.</w:t>
      </w:r>
    </w:p>
    <w:p w14:paraId="6B1E5591" w14:textId="77777777" w:rsidR="00B65A7B" w:rsidRPr="00B65A7B" w:rsidRDefault="00B65A7B" w:rsidP="00311060">
      <w:pPr>
        <w:numPr>
          <w:ilvl w:val="0"/>
          <w:numId w:val="205"/>
        </w:numPr>
        <w:spacing w:after="180"/>
        <w:contextualSpacing/>
        <w:jc w:val="both"/>
        <w:rPr>
          <w:lang w:eastAsia="ko-KR"/>
        </w:rPr>
      </w:pPr>
      <w:r w:rsidRPr="00B65A7B">
        <w:rPr>
          <w:lang w:eastAsia="ko-KR"/>
        </w:rPr>
        <w:t>The generalized model is trained on Region #A that may be constructed via any of the following methods that is appropriate for the given generalized/local region modeling approach.</w:t>
      </w:r>
    </w:p>
    <w:p w14:paraId="05C59DD5" w14:textId="77777777" w:rsidR="00B65A7B" w:rsidRPr="00B65A7B" w:rsidRDefault="00B65A7B" w:rsidP="00311060">
      <w:pPr>
        <w:numPr>
          <w:ilvl w:val="1"/>
          <w:numId w:val="205"/>
        </w:numPr>
        <w:spacing w:after="180"/>
        <w:contextualSpacing/>
        <w:jc w:val="both"/>
        <w:rPr>
          <w:lang w:eastAsia="ko-KR"/>
        </w:rPr>
      </w:pPr>
      <w:r w:rsidRPr="00B65A7B">
        <w:rPr>
          <w:lang w:eastAsia="ko-KR"/>
        </w:rPr>
        <w:t>Region #A is the same as the union of regions #B_1, …, #B_N.</w:t>
      </w:r>
    </w:p>
    <w:p w14:paraId="09449520" w14:textId="77777777" w:rsidR="00B65A7B" w:rsidRPr="00B65A7B" w:rsidRDefault="00B65A7B" w:rsidP="00311060">
      <w:pPr>
        <w:numPr>
          <w:ilvl w:val="1"/>
          <w:numId w:val="205"/>
        </w:numPr>
        <w:spacing w:after="180"/>
        <w:contextualSpacing/>
        <w:jc w:val="both"/>
        <w:rPr>
          <w:lang w:eastAsia="ko-KR"/>
        </w:rPr>
      </w:pPr>
      <w:r w:rsidRPr="00B65A7B">
        <w:rPr>
          <w:lang w:eastAsia="ko-KR"/>
        </w:rPr>
        <w:t>Region #A is a proper superset of the union of regions #B_1, …, #B_N.</w:t>
      </w:r>
    </w:p>
    <w:p w14:paraId="2719AE90" w14:textId="77777777" w:rsidR="00B65A7B" w:rsidRPr="00B65A7B" w:rsidRDefault="00B65A7B" w:rsidP="00311060">
      <w:pPr>
        <w:numPr>
          <w:ilvl w:val="1"/>
          <w:numId w:val="205"/>
        </w:numPr>
        <w:spacing w:after="180"/>
        <w:contextualSpacing/>
        <w:jc w:val="both"/>
        <w:rPr>
          <w:lang w:eastAsia="ko-KR"/>
        </w:rPr>
      </w:pPr>
      <w:r w:rsidRPr="00B65A7B">
        <w:rPr>
          <w:lang w:eastAsia="ko-KR"/>
        </w:rPr>
        <w:lastRenderedPageBreak/>
        <w:t>Region #A is generated separately from regions #B_1, …, #B_N.</w:t>
      </w:r>
    </w:p>
    <w:p w14:paraId="1F4A9E29" w14:textId="77777777" w:rsidR="00B65A7B" w:rsidRPr="00B65A7B" w:rsidRDefault="00B65A7B" w:rsidP="00311060">
      <w:pPr>
        <w:numPr>
          <w:ilvl w:val="1"/>
          <w:numId w:val="205"/>
        </w:numPr>
        <w:spacing w:after="180"/>
        <w:contextualSpacing/>
        <w:jc w:val="both"/>
        <w:rPr>
          <w:lang w:eastAsia="ko-KR"/>
        </w:rPr>
      </w:pPr>
      <w:r w:rsidRPr="00B65A7B">
        <w:rPr>
          <w:lang w:eastAsia="ko-KR"/>
        </w:rPr>
        <w:t>Note: companies to report which method was used.</w:t>
      </w:r>
    </w:p>
    <w:p w14:paraId="0CA24830" w14:textId="77777777" w:rsidR="00B65A7B" w:rsidRPr="00B65A7B" w:rsidRDefault="00B65A7B" w:rsidP="00B65A7B">
      <w:pPr>
        <w:rPr>
          <w:lang w:eastAsia="ko-KR"/>
        </w:rPr>
      </w:pPr>
      <w:r w:rsidRPr="00B65A7B">
        <w:rPr>
          <w:lang w:eastAsia="ko-KR"/>
        </w:rPr>
        <w:t xml:space="preserve">For the evaluation of AI/ML-based CSI </w:t>
      </w:r>
      <w:r w:rsidRPr="00B65A7B">
        <w:rPr>
          <w:rFonts w:eastAsia="DengXian" w:hint="eastAsia"/>
          <w:lang w:eastAsia="zh-CN"/>
        </w:rPr>
        <w:t>prediction</w:t>
      </w:r>
      <w:r w:rsidRPr="00B65A7B">
        <w:rPr>
          <w:lang w:eastAsia="ko-KR"/>
        </w:rPr>
        <w:t xml:space="preserve"> using localized models in Release 19, regarding testing,</w:t>
      </w:r>
    </w:p>
    <w:p w14:paraId="48B8233E" w14:textId="77777777" w:rsidR="00B65A7B" w:rsidRPr="00B65A7B" w:rsidRDefault="00B65A7B" w:rsidP="00311060">
      <w:pPr>
        <w:numPr>
          <w:ilvl w:val="0"/>
          <w:numId w:val="205"/>
        </w:numPr>
        <w:spacing w:after="180"/>
        <w:contextualSpacing/>
        <w:jc w:val="both"/>
        <w:rPr>
          <w:lang w:eastAsia="ko-KR"/>
        </w:rPr>
      </w:pPr>
      <w:r w:rsidRPr="00B65A7B">
        <w:rPr>
          <w:lang w:eastAsia="ko-KR"/>
        </w:rPr>
        <w:t>The trained generalized model, local model, and the non-AI/ML benchmark are tested on the regions #B_1, …, #B_N.</w:t>
      </w:r>
    </w:p>
    <w:p w14:paraId="5B2CD824" w14:textId="77777777" w:rsidR="00B65A7B" w:rsidRPr="00B65A7B" w:rsidRDefault="00B65A7B" w:rsidP="00311060">
      <w:pPr>
        <w:numPr>
          <w:ilvl w:val="0"/>
          <w:numId w:val="205"/>
        </w:numPr>
        <w:spacing w:after="180"/>
        <w:contextualSpacing/>
        <w:jc w:val="both"/>
        <w:rPr>
          <w:lang w:eastAsia="ko-KR"/>
        </w:rPr>
      </w:pPr>
      <w:r w:rsidRPr="00B65A7B">
        <w:rPr>
          <w:lang w:eastAsia="ko-KR"/>
        </w:rPr>
        <w:t>In case N&gt;1</w:t>
      </w:r>
      <w:r w:rsidRPr="00B65A7B">
        <w:rPr>
          <w:rFonts w:hint="eastAsia"/>
          <w:lang w:eastAsia="ko-KR"/>
        </w:rPr>
        <w:t xml:space="preserve">, </w:t>
      </w:r>
      <w:r w:rsidRPr="00B65A7B">
        <w:rPr>
          <w:lang w:eastAsia="ko-KR"/>
        </w:rPr>
        <w:t xml:space="preserve">when reporting the results, </w:t>
      </w:r>
      <w:r w:rsidRPr="00B65A7B">
        <w:rPr>
          <w:rFonts w:hint="eastAsia"/>
          <w:lang w:eastAsia="ko-KR"/>
        </w:rPr>
        <w:t xml:space="preserve">companies may report the performance </w:t>
      </w:r>
      <w:r w:rsidRPr="00B65A7B">
        <w:rPr>
          <w:lang w:eastAsia="ko-KR"/>
        </w:rPr>
        <w:t xml:space="preserve">of the generalized model, the local models, and the non-AI/ML benchmark, by averaging the performance </w:t>
      </w:r>
      <w:r w:rsidRPr="00B65A7B">
        <w:rPr>
          <w:rFonts w:hint="eastAsia"/>
          <w:lang w:eastAsia="ko-KR"/>
        </w:rPr>
        <w:t xml:space="preserve">over the </w:t>
      </w:r>
      <w:r w:rsidRPr="00B65A7B">
        <w:rPr>
          <w:lang w:eastAsia="ko-KR"/>
        </w:rPr>
        <w:t>regions #B_1,…,B_N</w:t>
      </w:r>
      <w:r w:rsidRPr="00B65A7B">
        <w:rPr>
          <w:rFonts w:hint="eastAsia"/>
          <w:lang w:eastAsia="ko-KR"/>
        </w:rPr>
        <w:t>. Companies to report the value of N.</w:t>
      </w:r>
    </w:p>
    <w:p w14:paraId="7855F137" w14:textId="77777777" w:rsidR="00B65A7B" w:rsidRPr="00B65A7B" w:rsidRDefault="00B65A7B" w:rsidP="005F51DB">
      <w:pPr>
        <w:rPr>
          <w:lang w:eastAsia="x-none"/>
        </w:rPr>
      </w:pPr>
    </w:p>
    <w:p w14:paraId="536FBDF6" w14:textId="77777777" w:rsidR="00B65A7B" w:rsidRPr="005F51DB" w:rsidRDefault="00B65A7B" w:rsidP="005F51DB">
      <w:pPr>
        <w:rPr>
          <w:lang w:val="en-US" w:eastAsia="x-none"/>
        </w:rPr>
      </w:pPr>
    </w:p>
    <w:p w14:paraId="00ACBB40" w14:textId="527C4E72" w:rsidR="005F51DB" w:rsidRPr="00D464F3" w:rsidRDefault="006F79AF" w:rsidP="005F51DB">
      <w:pPr>
        <w:rPr>
          <w:b/>
          <w:bCs/>
          <w:lang w:val="en-US" w:eastAsia="x-none"/>
        </w:rPr>
      </w:pPr>
      <w:hyperlink r:id="rId1026" w:history="1">
        <w:r>
          <w:rPr>
            <w:rStyle w:val="Hyperlink"/>
            <w:b/>
            <w:bCs/>
            <w:lang w:val="en-US" w:eastAsia="x-none"/>
          </w:rPr>
          <w:t>R1-2405491</w:t>
        </w:r>
      </w:hyperlink>
      <w:r w:rsidR="005F51DB" w:rsidRPr="00D464F3">
        <w:rPr>
          <w:b/>
          <w:bCs/>
          <w:lang w:val="en-US" w:eastAsia="x-none"/>
        </w:rPr>
        <w:tab/>
        <w:t>Summary #3 of CSI prediction</w:t>
      </w:r>
      <w:r w:rsidR="005F51DB" w:rsidRPr="00D464F3">
        <w:rPr>
          <w:b/>
          <w:bCs/>
          <w:lang w:val="en-US" w:eastAsia="x-none"/>
        </w:rPr>
        <w:tab/>
        <w:t>Moderator (LG Electronics)</w:t>
      </w:r>
    </w:p>
    <w:p w14:paraId="21BFBF51" w14:textId="773059F3" w:rsidR="005F51DB" w:rsidRPr="00D464F3" w:rsidRDefault="006F79AF" w:rsidP="005F51DB">
      <w:pPr>
        <w:rPr>
          <w:b/>
          <w:bCs/>
          <w:lang w:val="en-US" w:eastAsia="x-none"/>
        </w:rPr>
      </w:pPr>
      <w:hyperlink r:id="rId1027" w:history="1">
        <w:r>
          <w:rPr>
            <w:rStyle w:val="Hyperlink"/>
            <w:b/>
            <w:bCs/>
            <w:lang w:val="en-US" w:eastAsia="x-none"/>
          </w:rPr>
          <w:t>R1-2405492</w:t>
        </w:r>
      </w:hyperlink>
      <w:r w:rsidR="005F51DB" w:rsidRPr="00D464F3">
        <w:rPr>
          <w:b/>
          <w:bCs/>
          <w:lang w:val="en-US" w:eastAsia="x-none"/>
        </w:rPr>
        <w:tab/>
        <w:t>Summary #4 of CSI prediction</w:t>
      </w:r>
      <w:r w:rsidR="005F51DB" w:rsidRPr="00D464F3">
        <w:rPr>
          <w:b/>
          <w:bCs/>
          <w:lang w:val="en-US" w:eastAsia="x-none"/>
        </w:rPr>
        <w:tab/>
        <w:t>Moderator (LG Electronics)</w:t>
      </w:r>
    </w:p>
    <w:p w14:paraId="616C5B63" w14:textId="7F7B4B8A" w:rsidR="00D464F3" w:rsidRDefault="00D464F3" w:rsidP="005F51DB">
      <w:pPr>
        <w:rPr>
          <w:lang w:val="en-US" w:eastAsia="x-none"/>
        </w:rPr>
      </w:pPr>
      <w:r>
        <w:rPr>
          <w:lang w:val="en-US" w:eastAsia="x-none"/>
        </w:rPr>
        <w:t>From Thursday session</w:t>
      </w:r>
    </w:p>
    <w:p w14:paraId="359843A0" w14:textId="77777777" w:rsidR="00D464F3" w:rsidRPr="00D464F3" w:rsidRDefault="00D464F3" w:rsidP="00D464F3">
      <w:pPr>
        <w:rPr>
          <w:rFonts w:eastAsia="DengXian"/>
          <w:b/>
          <w:lang w:eastAsia="zh-CN"/>
        </w:rPr>
      </w:pPr>
      <w:r w:rsidRPr="00D464F3">
        <w:rPr>
          <w:b/>
          <w:lang w:eastAsia="ko-KR"/>
        </w:rPr>
        <w:t>Observation</w:t>
      </w:r>
    </w:p>
    <w:p w14:paraId="2D672DE3" w14:textId="77777777" w:rsidR="00D464F3" w:rsidRPr="00D464F3" w:rsidRDefault="00D464F3" w:rsidP="00D464F3">
      <w:pPr>
        <w:rPr>
          <w:lang w:eastAsia="ko-KR"/>
        </w:rPr>
      </w:pPr>
      <w:r w:rsidRPr="00D464F3">
        <w:rPr>
          <w:lang w:eastAsia="ko-KR"/>
        </w:rPr>
        <w:t xml:space="preserve">For the CSI prediction using UE-sided model, till the RAN1#117 meeting, compared to the Benchmark#1 of the nearest historical CSI, in terms of SGCS, from UE speed perspective, </w:t>
      </w:r>
    </w:p>
    <w:p w14:paraId="6A58325B" w14:textId="77777777" w:rsidR="00D464F3" w:rsidRPr="00D464F3" w:rsidRDefault="00D464F3" w:rsidP="00311060">
      <w:pPr>
        <w:numPr>
          <w:ilvl w:val="0"/>
          <w:numId w:val="223"/>
        </w:numPr>
        <w:suppressAutoHyphens/>
        <w:jc w:val="both"/>
        <w:rPr>
          <w:rFonts w:ascii="Times New Roman" w:hAnsi="Times New Roman"/>
          <w:color w:val="000000"/>
          <w:lang w:eastAsia="ko-KR"/>
        </w:rPr>
      </w:pPr>
      <w:r w:rsidRPr="00D464F3">
        <w:rPr>
          <w:rFonts w:ascii="Times New Roman" w:hAnsi="Times New Roman"/>
          <w:color w:val="000000"/>
          <w:lang w:eastAsia="ko-KR"/>
        </w:rPr>
        <w:t>If spatial consistency is not adopted, and if N4=1</w:t>
      </w:r>
    </w:p>
    <w:p w14:paraId="5490C58B" w14:textId="77777777" w:rsidR="00D464F3" w:rsidRPr="00D464F3" w:rsidRDefault="00D464F3" w:rsidP="00311060">
      <w:pPr>
        <w:numPr>
          <w:ilvl w:val="1"/>
          <w:numId w:val="223"/>
        </w:numPr>
        <w:suppressAutoHyphens/>
        <w:jc w:val="both"/>
        <w:rPr>
          <w:rFonts w:ascii="Times New Roman" w:hAnsi="Times New Roman"/>
          <w:color w:val="000000"/>
          <w:lang w:eastAsia="ko-KR"/>
        </w:rPr>
      </w:pPr>
      <w:r w:rsidRPr="00D464F3">
        <w:rPr>
          <w:rFonts w:ascii="Times New Roman" w:hAnsi="Times New Roman"/>
          <w:color w:val="000000"/>
          <w:lang w:eastAsia="ko-KR"/>
        </w:rPr>
        <w:t>For 10km/h UE speed, 1 source [Samsung] observes 9.55% gain</w:t>
      </w:r>
    </w:p>
    <w:p w14:paraId="50F74255" w14:textId="77777777" w:rsidR="00D464F3" w:rsidRPr="00D464F3" w:rsidRDefault="00D464F3" w:rsidP="00311060">
      <w:pPr>
        <w:numPr>
          <w:ilvl w:val="1"/>
          <w:numId w:val="223"/>
        </w:numPr>
        <w:suppressAutoHyphens/>
        <w:jc w:val="both"/>
        <w:rPr>
          <w:rFonts w:ascii="Times New Roman" w:hAnsi="Times New Roman"/>
          <w:color w:val="000000"/>
          <w:lang w:eastAsia="ko-KR"/>
        </w:rPr>
      </w:pPr>
      <w:r w:rsidRPr="00D464F3">
        <w:rPr>
          <w:rFonts w:ascii="Times New Roman" w:hAnsi="Times New Roman"/>
          <w:color w:val="000000"/>
          <w:lang w:eastAsia="ko-KR"/>
        </w:rPr>
        <w:t>For 30km/h UE speed, 8 sources [Lenovo, Apple, Samsung, China Telecom, Spreadtrum, OPPO, CMCC, Qualcomm] observe 8.5%~20.6% gain and 2 sources [Intel, Fujitsu] observe 23.2%~31.65% gain.</w:t>
      </w:r>
    </w:p>
    <w:p w14:paraId="38B892BE" w14:textId="77777777" w:rsidR="00D464F3" w:rsidRPr="00D464F3" w:rsidRDefault="00D464F3" w:rsidP="00311060">
      <w:pPr>
        <w:numPr>
          <w:ilvl w:val="1"/>
          <w:numId w:val="223"/>
        </w:numPr>
        <w:suppressAutoHyphens/>
        <w:jc w:val="both"/>
        <w:rPr>
          <w:rFonts w:ascii="Times New Roman" w:hAnsi="Times New Roman"/>
          <w:color w:val="000000"/>
          <w:lang w:eastAsia="ko-KR"/>
        </w:rPr>
      </w:pPr>
      <w:r w:rsidRPr="00D464F3">
        <w:rPr>
          <w:rFonts w:ascii="Times New Roman" w:hAnsi="Times New Roman"/>
          <w:color w:val="000000"/>
          <w:lang w:eastAsia="ko-KR"/>
        </w:rPr>
        <w:t>For 60km/h UE speed, 3 sources [Qualcomm, China Telecom, Huawei] observe 2.8%~18% gain</w:t>
      </w:r>
      <w:r w:rsidRPr="00D464F3">
        <w:rPr>
          <w:rFonts w:ascii="Times New Roman" w:hAnsi="Times New Roman"/>
          <w:color w:val="000000"/>
          <w:lang w:eastAsia="ko-KR"/>
        </w:rPr>
        <w:tab/>
      </w:r>
    </w:p>
    <w:p w14:paraId="1BE25107" w14:textId="77777777" w:rsidR="00D464F3" w:rsidRPr="00D464F3" w:rsidRDefault="00D464F3" w:rsidP="00311060">
      <w:pPr>
        <w:numPr>
          <w:ilvl w:val="0"/>
          <w:numId w:val="223"/>
        </w:numPr>
        <w:suppressAutoHyphens/>
        <w:jc w:val="both"/>
        <w:rPr>
          <w:rFonts w:ascii="Times New Roman" w:hAnsi="Times New Roman"/>
          <w:color w:val="000000"/>
          <w:lang w:eastAsia="ko-KR"/>
        </w:rPr>
      </w:pPr>
      <w:r w:rsidRPr="00D464F3">
        <w:rPr>
          <w:rFonts w:ascii="Times New Roman" w:hAnsi="Times New Roman"/>
          <w:color w:val="000000"/>
          <w:lang w:eastAsia="ko-KR"/>
        </w:rPr>
        <w:t>If spatial consistency is adopted, and if N4=1</w:t>
      </w:r>
    </w:p>
    <w:p w14:paraId="544B3064" w14:textId="77777777" w:rsidR="00D464F3" w:rsidRPr="00D464F3" w:rsidRDefault="00D464F3" w:rsidP="00311060">
      <w:pPr>
        <w:numPr>
          <w:ilvl w:val="1"/>
          <w:numId w:val="223"/>
        </w:numPr>
        <w:suppressAutoHyphens/>
        <w:jc w:val="both"/>
        <w:rPr>
          <w:rFonts w:ascii="Times New Roman" w:hAnsi="Times New Roman"/>
          <w:color w:val="000000"/>
          <w:lang w:eastAsia="ko-KR"/>
        </w:rPr>
      </w:pPr>
      <w:r w:rsidRPr="00D464F3">
        <w:rPr>
          <w:rFonts w:ascii="Times New Roman" w:hAnsi="Times New Roman"/>
          <w:color w:val="000000"/>
          <w:lang w:eastAsia="ko-KR"/>
        </w:rPr>
        <w:t xml:space="preserve">For 30km/h UE speed, 2 sources [Ericsson, ZTE] observes 17.83%~34.66% gain, 2 sources [vivo, MediaTek] observe 62.8%~76.4% gain </w:t>
      </w:r>
    </w:p>
    <w:p w14:paraId="638C44AB" w14:textId="77777777" w:rsidR="00D464F3" w:rsidRPr="00D464F3" w:rsidRDefault="00D464F3" w:rsidP="00311060">
      <w:pPr>
        <w:numPr>
          <w:ilvl w:val="1"/>
          <w:numId w:val="223"/>
        </w:numPr>
        <w:suppressAutoHyphens/>
        <w:jc w:val="both"/>
        <w:rPr>
          <w:rFonts w:ascii="Times New Roman" w:hAnsi="Times New Roman"/>
          <w:color w:val="000000"/>
          <w:lang w:eastAsia="ko-KR"/>
        </w:rPr>
      </w:pPr>
      <w:r w:rsidRPr="00D464F3">
        <w:rPr>
          <w:rFonts w:ascii="Times New Roman" w:hAnsi="Times New Roman"/>
          <w:color w:val="000000"/>
          <w:lang w:eastAsia="ko-KR"/>
        </w:rPr>
        <w:t xml:space="preserve">For 60km/h UE speed, 2 sources [Ericsson, MediaTek] observe 16.2~22% gain, 1 source [vivo] observes 90.6% gain </w:t>
      </w:r>
    </w:p>
    <w:p w14:paraId="173333E2" w14:textId="77777777" w:rsidR="00D464F3" w:rsidRPr="00D464F3" w:rsidRDefault="00D464F3" w:rsidP="00311060">
      <w:pPr>
        <w:numPr>
          <w:ilvl w:val="1"/>
          <w:numId w:val="223"/>
        </w:numPr>
        <w:suppressAutoHyphens/>
        <w:jc w:val="both"/>
        <w:rPr>
          <w:rFonts w:ascii="Times New Roman" w:hAnsi="Times New Roman"/>
          <w:strike/>
          <w:color w:val="000000"/>
          <w:lang w:eastAsia="ko-KR"/>
        </w:rPr>
      </w:pPr>
      <w:r w:rsidRPr="00D464F3">
        <w:rPr>
          <w:rFonts w:ascii="Times New Roman" w:hAnsi="Times New Roman"/>
          <w:color w:val="000000"/>
          <w:lang w:eastAsia="ko-KR"/>
        </w:rPr>
        <w:t xml:space="preserve">For 120km/h UE speed, 1 source [vivo] observes 68.2% gain </w:t>
      </w:r>
    </w:p>
    <w:p w14:paraId="225A1DD3" w14:textId="77777777" w:rsidR="00D464F3" w:rsidRPr="00D464F3" w:rsidRDefault="00D464F3" w:rsidP="0062655C">
      <w:pPr>
        <w:rPr>
          <w:lang w:eastAsia="ko-KR"/>
        </w:rPr>
      </w:pPr>
      <w:r w:rsidRPr="00D464F3">
        <w:rPr>
          <w:lang w:eastAsia="ko-KR"/>
        </w:rPr>
        <w:t>If spatial consistency is not adopted, and if N4=4</w:t>
      </w:r>
    </w:p>
    <w:p w14:paraId="7636EE62" w14:textId="77777777" w:rsidR="00D464F3" w:rsidRPr="00D464F3" w:rsidRDefault="00D464F3" w:rsidP="00311060">
      <w:pPr>
        <w:numPr>
          <w:ilvl w:val="2"/>
          <w:numId w:val="222"/>
        </w:numPr>
        <w:tabs>
          <w:tab w:val="num" w:pos="-200"/>
        </w:tabs>
        <w:suppressAutoHyphens/>
        <w:jc w:val="both"/>
        <w:rPr>
          <w:rFonts w:ascii="Times New Roman" w:hAnsi="Times New Roman"/>
          <w:color w:val="000000"/>
          <w:lang w:eastAsia="ko-KR"/>
        </w:rPr>
      </w:pPr>
      <w:r w:rsidRPr="00D464F3">
        <w:rPr>
          <w:rFonts w:ascii="Times New Roman" w:hAnsi="Times New Roman"/>
          <w:color w:val="000000"/>
          <w:lang w:eastAsia="ko-KR"/>
        </w:rPr>
        <w:t xml:space="preserve">For 30km/h UE speed, 1 source [OPPO] observes 19.7%~25.7% gain </w:t>
      </w:r>
    </w:p>
    <w:p w14:paraId="3464116D" w14:textId="77777777" w:rsidR="00D464F3" w:rsidRPr="00D464F3" w:rsidRDefault="00D464F3" w:rsidP="0062655C">
      <w:pPr>
        <w:rPr>
          <w:lang w:eastAsia="ko-KR"/>
        </w:rPr>
      </w:pPr>
      <w:r w:rsidRPr="00D464F3">
        <w:rPr>
          <w:lang w:eastAsia="ko-KR"/>
        </w:rPr>
        <w:t>If spatial consistency is adopted, and if N4=4</w:t>
      </w:r>
    </w:p>
    <w:p w14:paraId="7DFD44C2" w14:textId="77777777" w:rsidR="00D464F3" w:rsidRPr="00D464F3" w:rsidRDefault="00D464F3" w:rsidP="00311060">
      <w:pPr>
        <w:numPr>
          <w:ilvl w:val="2"/>
          <w:numId w:val="222"/>
        </w:numPr>
        <w:tabs>
          <w:tab w:val="num" w:pos="-200"/>
        </w:tabs>
        <w:suppressAutoHyphens/>
        <w:jc w:val="both"/>
        <w:rPr>
          <w:rFonts w:ascii="Times New Roman" w:hAnsi="Times New Roman"/>
          <w:color w:val="000000"/>
          <w:lang w:eastAsia="ko-KR"/>
        </w:rPr>
      </w:pPr>
      <w:r w:rsidRPr="00D464F3">
        <w:rPr>
          <w:rFonts w:ascii="Times New Roman" w:hAnsi="Times New Roman"/>
          <w:color w:val="000000"/>
          <w:lang w:eastAsia="ko-KR"/>
        </w:rPr>
        <w:t>For 10km/h UE speed, 1 source [Samsung] observes -1.61%~62.9% gain</w:t>
      </w:r>
    </w:p>
    <w:p w14:paraId="7843AF39" w14:textId="77777777" w:rsidR="00D464F3" w:rsidRPr="00D464F3" w:rsidRDefault="00D464F3" w:rsidP="00311060">
      <w:pPr>
        <w:numPr>
          <w:ilvl w:val="2"/>
          <w:numId w:val="222"/>
        </w:numPr>
        <w:tabs>
          <w:tab w:val="num" w:pos="-200"/>
        </w:tabs>
        <w:suppressAutoHyphens/>
        <w:jc w:val="both"/>
        <w:rPr>
          <w:rFonts w:ascii="Times New Roman" w:hAnsi="Times New Roman"/>
          <w:color w:val="000000"/>
          <w:lang w:eastAsia="ko-KR"/>
        </w:rPr>
      </w:pPr>
      <w:r w:rsidRPr="00D464F3">
        <w:rPr>
          <w:rFonts w:ascii="Times New Roman" w:hAnsi="Times New Roman"/>
          <w:color w:val="000000"/>
          <w:lang w:eastAsia="ko-KR"/>
        </w:rPr>
        <w:t xml:space="preserve">For 30km/h UE speed, 1 source [Ericsson] observes 23%~34% gain, 1 source [MediaTek] observe 20.9%~76.4% gain </w:t>
      </w:r>
    </w:p>
    <w:p w14:paraId="57A61B83" w14:textId="77777777" w:rsidR="00D464F3" w:rsidRPr="00D464F3" w:rsidRDefault="00D464F3" w:rsidP="00311060">
      <w:pPr>
        <w:numPr>
          <w:ilvl w:val="2"/>
          <w:numId w:val="222"/>
        </w:numPr>
        <w:tabs>
          <w:tab w:val="num" w:pos="-200"/>
        </w:tabs>
        <w:suppressAutoHyphens/>
        <w:jc w:val="both"/>
        <w:rPr>
          <w:rFonts w:ascii="Times New Roman" w:hAnsi="Times New Roman"/>
          <w:color w:val="000000"/>
          <w:lang w:eastAsia="ko-KR"/>
        </w:rPr>
      </w:pPr>
      <w:r w:rsidRPr="00D464F3">
        <w:rPr>
          <w:rFonts w:ascii="Times New Roman" w:hAnsi="Times New Roman"/>
          <w:color w:val="000000"/>
          <w:lang w:eastAsia="ko-KR"/>
        </w:rPr>
        <w:t xml:space="preserve">For 60km/h UE speed, 2 sources [Ericsson, MediaTek] observe 5.96%~-22% gain, </w:t>
      </w:r>
    </w:p>
    <w:p w14:paraId="1A7A4988" w14:textId="77777777" w:rsidR="00D464F3" w:rsidRPr="00D464F3" w:rsidRDefault="00D464F3" w:rsidP="0062655C">
      <w:pPr>
        <w:rPr>
          <w:lang w:eastAsia="ko-KR"/>
        </w:rPr>
      </w:pPr>
      <w:r w:rsidRPr="00D464F3">
        <w:rPr>
          <w:lang w:eastAsia="ko-KR"/>
        </w:rPr>
        <w:t>If phase discontinuity is modelled, for 30km/h UE speed, 1 source [Fujitsu] observe 52.87% gain.</w:t>
      </w:r>
    </w:p>
    <w:p w14:paraId="6063B12F" w14:textId="77777777" w:rsidR="00D464F3" w:rsidRPr="00D464F3" w:rsidRDefault="00D464F3" w:rsidP="0062655C">
      <w:pPr>
        <w:rPr>
          <w:lang w:eastAsia="ko-KR"/>
        </w:rPr>
      </w:pPr>
      <w:r w:rsidRPr="00D464F3">
        <w:rPr>
          <w:lang w:eastAsia="ko-KR"/>
        </w:rPr>
        <w:t>Note: the above results are based on the following assumptions</w:t>
      </w:r>
    </w:p>
    <w:p w14:paraId="6B913C8D" w14:textId="77777777" w:rsidR="00D464F3" w:rsidRPr="00D464F3" w:rsidRDefault="00D464F3" w:rsidP="00311060">
      <w:pPr>
        <w:pStyle w:val="ListParagraph"/>
        <w:numPr>
          <w:ilvl w:val="0"/>
          <w:numId w:val="224"/>
        </w:numPr>
        <w:spacing w:after="0"/>
        <w:ind w:left="714" w:hanging="357"/>
        <w:rPr>
          <w:lang w:eastAsia="ko-KR"/>
        </w:rPr>
      </w:pPr>
      <w:r w:rsidRPr="00D464F3">
        <w:rPr>
          <w:lang w:eastAsia="ko-KR"/>
        </w:rPr>
        <w:t>The observation window considers to start as early as 20ms~50ms.</w:t>
      </w:r>
    </w:p>
    <w:p w14:paraId="3DCCDD51" w14:textId="77777777" w:rsidR="00D464F3" w:rsidRPr="00D464F3" w:rsidRDefault="00D464F3" w:rsidP="00311060">
      <w:pPr>
        <w:pStyle w:val="ListParagraph"/>
        <w:numPr>
          <w:ilvl w:val="0"/>
          <w:numId w:val="224"/>
        </w:numPr>
        <w:spacing w:after="0"/>
        <w:ind w:left="714" w:hanging="357"/>
        <w:rPr>
          <w:lang w:eastAsia="ko-KR"/>
        </w:rPr>
      </w:pPr>
      <w:r w:rsidRPr="00D464F3">
        <w:rPr>
          <w:lang w:eastAsia="ko-KR"/>
        </w:rPr>
        <w:t>A future 4ms or 5ms instance from the prediction output is considered for calculating the metric.</w:t>
      </w:r>
    </w:p>
    <w:p w14:paraId="77533C12" w14:textId="77777777" w:rsidR="00D464F3" w:rsidRPr="00D464F3" w:rsidRDefault="00D464F3" w:rsidP="00311060">
      <w:pPr>
        <w:pStyle w:val="ListParagraph"/>
        <w:numPr>
          <w:ilvl w:val="0"/>
          <w:numId w:val="224"/>
        </w:numPr>
        <w:spacing w:after="0"/>
        <w:ind w:left="714" w:hanging="357"/>
        <w:rPr>
          <w:lang w:eastAsia="ko-KR"/>
        </w:rPr>
      </w:pPr>
      <w:r w:rsidRPr="00D464F3">
        <w:rPr>
          <w:lang w:eastAsia="ko-KR"/>
        </w:rPr>
        <w:t xml:space="preserve">8 sources [ZTE, Ericsson, Intel, vivo, Fujitsu, Samsung, CATT, </w:t>
      </w:r>
      <w:r w:rsidRPr="00D464F3">
        <w:rPr>
          <w:rFonts w:hint="eastAsia"/>
          <w:lang w:eastAsia="ko-KR"/>
        </w:rPr>
        <w:t>M</w:t>
      </w:r>
      <w:r w:rsidRPr="00D464F3">
        <w:rPr>
          <w:lang w:eastAsia="ko-KR"/>
        </w:rPr>
        <w:t>ediaTek] consider realistic channel estimation, and other sources consider ideal channel estimation.</w:t>
      </w:r>
    </w:p>
    <w:p w14:paraId="4F3481F6" w14:textId="77777777" w:rsidR="00D464F3" w:rsidRPr="00D464F3" w:rsidRDefault="00D464F3" w:rsidP="00311060">
      <w:pPr>
        <w:pStyle w:val="ListParagraph"/>
        <w:numPr>
          <w:ilvl w:val="0"/>
          <w:numId w:val="224"/>
        </w:numPr>
        <w:spacing w:after="0"/>
        <w:ind w:left="714" w:hanging="357"/>
        <w:rPr>
          <w:lang w:eastAsia="ko-KR"/>
        </w:rPr>
      </w:pPr>
      <w:r w:rsidRPr="00D464F3">
        <w:rPr>
          <w:lang w:eastAsia="ko-KR"/>
        </w:rPr>
        <w:t xml:space="preserve">1 source [Fujitsu] modelled phase discontinuity, and other sources do not consider phase discontinuity modelling. </w:t>
      </w:r>
    </w:p>
    <w:p w14:paraId="2C6AAB49" w14:textId="77777777" w:rsidR="00D464F3" w:rsidRPr="00D464F3" w:rsidRDefault="00D464F3" w:rsidP="00311060">
      <w:pPr>
        <w:pStyle w:val="ListParagraph"/>
        <w:numPr>
          <w:ilvl w:val="0"/>
          <w:numId w:val="224"/>
        </w:numPr>
        <w:spacing w:after="0"/>
        <w:ind w:left="714" w:hanging="357"/>
        <w:rPr>
          <w:lang w:eastAsia="ko-KR"/>
        </w:rPr>
      </w:pPr>
      <w:r w:rsidRPr="00D464F3">
        <w:rPr>
          <w:lang w:eastAsia="ko-KR"/>
        </w:rPr>
        <w:t xml:space="preserve">1 source [Qualcomm] considers eigenvector as model input, and other sources considers Raw channel matrix as model input. </w:t>
      </w:r>
    </w:p>
    <w:p w14:paraId="1339DF19" w14:textId="77777777" w:rsidR="00D464F3" w:rsidRPr="00D464F3" w:rsidRDefault="00D464F3" w:rsidP="00311060">
      <w:pPr>
        <w:pStyle w:val="ListParagraph"/>
        <w:numPr>
          <w:ilvl w:val="0"/>
          <w:numId w:val="224"/>
        </w:numPr>
        <w:spacing w:after="0"/>
        <w:ind w:left="714" w:hanging="357"/>
        <w:rPr>
          <w:lang w:eastAsia="ko-KR"/>
        </w:rPr>
      </w:pPr>
      <w:r w:rsidRPr="00D464F3">
        <w:rPr>
          <w:lang w:eastAsia="ko-KR"/>
        </w:rPr>
        <w:t xml:space="preserve">2 sources [Ericsson, Intel] consider beam-delay domain transformation/antenna-frequency domain transformation as pre/post processing, 1 source [Samsung] considers per layer raw channel matrix after pre-processing, and other sources do not consider pre/post processing. </w:t>
      </w:r>
    </w:p>
    <w:p w14:paraId="2E3071D0" w14:textId="77777777" w:rsidR="00D464F3" w:rsidRPr="00D464F3" w:rsidRDefault="00D464F3" w:rsidP="00311060">
      <w:pPr>
        <w:pStyle w:val="ListParagraph"/>
        <w:numPr>
          <w:ilvl w:val="0"/>
          <w:numId w:val="224"/>
        </w:numPr>
        <w:spacing w:after="0"/>
        <w:ind w:left="714" w:hanging="357"/>
        <w:rPr>
          <w:lang w:eastAsia="ko-KR"/>
        </w:rPr>
      </w:pPr>
      <w:r w:rsidRPr="00D464F3">
        <w:rPr>
          <w:lang w:eastAsia="ko-KR"/>
        </w:rPr>
        <w:t>The performance metric is SGCS in linear value for layer 1.</w:t>
      </w:r>
    </w:p>
    <w:p w14:paraId="138B0717" w14:textId="77777777" w:rsidR="00D464F3" w:rsidRPr="00D464F3" w:rsidRDefault="00D464F3" w:rsidP="0062655C">
      <w:pPr>
        <w:rPr>
          <w:lang w:eastAsia="ko-KR"/>
        </w:rPr>
      </w:pPr>
      <w:r w:rsidRPr="00D464F3">
        <w:rPr>
          <w:rFonts w:hint="eastAsia"/>
          <w:lang w:eastAsia="ko-KR"/>
        </w:rPr>
        <w:t>N</w:t>
      </w:r>
      <w:r w:rsidRPr="00D464F3">
        <w:rPr>
          <w:lang w:eastAsia="ko-KR"/>
        </w:rPr>
        <w:t>ote: N4 refers to the number of predicted CSI instances</w:t>
      </w:r>
    </w:p>
    <w:p w14:paraId="579BBE9E" w14:textId="303DF0BE" w:rsidR="00D464F3" w:rsidRPr="00D464F3" w:rsidRDefault="00D464F3" w:rsidP="0062655C">
      <w:pPr>
        <w:rPr>
          <w:lang w:eastAsia="ko-KR"/>
        </w:rPr>
      </w:pPr>
      <w:r w:rsidRPr="00D464F3">
        <w:rPr>
          <w:lang w:eastAsia="ko-KR"/>
        </w:rPr>
        <w:t xml:space="preserve">Note: Results refer to Table 2-1 of </w:t>
      </w:r>
      <w:hyperlink r:id="rId1028" w:history="1">
        <w:r w:rsidR="006F79AF">
          <w:rPr>
            <w:rStyle w:val="Hyperlink"/>
            <w:lang w:eastAsia="ko-KR"/>
          </w:rPr>
          <w:t>R1-2405492</w:t>
        </w:r>
      </w:hyperlink>
    </w:p>
    <w:p w14:paraId="6B26C0FE" w14:textId="77777777" w:rsidR="00D464F3" w:rsidRPr="00D464F3" w:rsidRDefault="00D464F3" w:rsidP="00D464F3">
      <w:pPr>
        <w:rPr>
          <w:rFonts w:eastAsia="DengXian"/>
          <w:lang w:val="en-US" w:eastAsia="zh-CN"/>
        </w:rPr>
      </w:pPr>
    </w:p>
    <w:p w14:paraId="48C6BD12" w14:textId="52BCC991" w:rsidR="00D464F3" w:rsidRPr="00D464F3" w:rsidRDefault="00D464F3" w:rsidP="00D464F3">
      <w:pPr>
        <w:rPr>
          <w:b/>
          <w:lang w:eastAsia="ko-KR"/>
        </w:rPr>
      </w:pPr>
      <w:r w:rsidRPr="00D464F3">
        <w:rPr>
          <w:b/>
          <w:lang w:eastAsia="ko-KR"/>
        </w:rPr>
        <w:t>Observation</w:t>
      </w:r>
    </w:p>
    <w:p w14:paraId="0B502B7E" w14:textId="77777777" w:rsidR="00D464F3" w:rsidRPr="00D464F3" w:rsidRDefault="00D464F3" w:rsidP="00D464F3">
      <w:pPr>
        <w:jc w:val="both"/>
        <w:rPr>
          <w:rFonts w:ascii="Times New Roman" w:hAnsi="Times New Roman"/>
          <w:color w:val="000000"/>
          <w:lang w:eastAsia="ko-KR"/>
        </w:rPr>
      </w:pPr>
      <w:r w:rsidRPr="00D464F3">
        <w:rPr>
          <w:rFonts w:ascii="Times New Roman" w:hAnsi="Times New Roman"/>
          <w:color w:val="000000"/>
          <w:lang w:eastAsia="ko-KR"/>
        </w:rPr>
        <w:t>For the CSI prediction using UE-sided model, till the RAN1#117 meeting, compared to the Benchmark#2 of non-AI based CSI prediction, in terms of SGCS, from UE speed perspective</w:t>
      </w:r>
    </w:p>
    <w:p w14:paraId="1DA12CFC" w14:textId="77777777" w:rsidR="00D464F3" w:rsidRPr="00D464F3" w:rsidRDefault="00D464F3" w:rsidP="00311060">
      <w:pPr>
        <w:numPr>
          <w:ilvl w:val="0"/>
          <w:numId w:val="225"/>
        </w:numPr>
        <w:suppressAutoHyphens/>
        <w:jc w:val="both"/>
        <w:rPr>
          <w:rFonts w:ascii="Times New Roman" w:hAnsi="Times New Roman"/>
          <w:color w:val="000000"/>
          <w:lang w:eastAsia="ko-KR"/>
        </w:rPr>
      </w:pPr>
      <w:r w:rsidRPr="00D464F3">
        <w:rPr>
          <w:rFonts w:ascii="Times New Roman" w:hAnsi="Times New Roman"/>
          <w:color w:val="000000"/>
          <w:lang w:eastAsia="ko-KR"/>
        </w:rPr>
        <w:t>If spatial consistency is not adopted, if N4=1</w:t>
      </w:r>
    </w:p>
    <w:p w14:paraId="4B477977" w14:textId="77777777" w:rsidR="00D464F3" w:rsidRPr="00D464F3" w:rsidRDefault="00D464F3" w:rsidP="00311060">
      <w:pPr>
        <w:numPr>
          <w:ilvl w:val="1"/>
          <w:numId w:val="225"/>
        </w:numPr>
        <w:suppressAutoHyphens/>
        <w:jc w:val="both"/>
        <w:rPr>
          <w:rFonts w:ascii="Times New Roman" w:hAnsi="Times New Roman"/>
          <w:color w:val="000000"/>
          <w:lang w:eastAsia="ko-KR"/>
        </w:rPr>
      </w:pPr>
      <w:r w:rsidRPr="00D464F3">
        <w:rPr>
          <w:rFonts w:ascii="Times New Roman" w:hAnsi="Times New Roman"/>
          <w:color w:val="000000"/>
          <w:lang w:eastAsia="ko-KR"/>
        </w:rPr>
        <w:t>For 10km/h UE speed, 1 source [InterDigital] observes 3% gain</w:t>
      </w:r>
    </w:p>
    <w:p w14:paraId="100BB3BC" w14:textId="77777777" w:rsidR="00D464F3" w:rsidRPr="00D464F3" w:rsidRDefault="00D464F3" w:rsidP="00311060">
      <w:pPr>
        <w:numPr>
          <w:ilvl w:val="1"/>
          <w:numId w:val="225"/>
        </w:numPr>
        <w:suppressAutoHyphens/>
        <w:jc w:val="both"/>
        <w:rPr>
          <w:rFonts w:ascii="Times New Roman" w:hAnsi="Times New Roman"/>
          <w:color w:val="000000"/>
          <w:lang w:eastAsia="ko-KR"/>
        </w:rPr>
      </w:pPr>
      <w:r w:rsidRPr="00D464F3">
        <w:rPr>
          <w:rFonts w:ascii="Times New Roman" w:hAnsi="Times New Roman"/>
          <w:color w:val="000000"/>
          <w:lang w:eastAsia="ko-KR"/>
        </w:rPr>
        <w:t xml:space="preserve">For 30km/h UE speed, </w:t>
      </w:r>
    </w:p>
    <w:p w14:paraId="2BFADD2F" w14:textId="77777777" w:rsidR="00D464F3" w:rsidRPr="00D464F3" w:rsidRDefault="00D464F3" w:rsidP="00311060">
      <w:pPr>
        <w:numPr>
          <w:ilvl w:val="2"/>
          <w:numId w:val="225"/>
        </w:numPr>
        <w:suppressAutoHyphens/>
        <w:jc w:val="both"/>
        <w:rPr>
          <w:rFonts w:ascii="Times New Roman" w:hAnsi="Times New Roman"/>
          <w:color w:val="000000"/>
          <w:lang w:eastAsia="ko-KR"/>
        </w:rPr>
      </w:pPr>
      <w:r w:rsidRPr="00D464F3">
        <w:rPr>
          <w:rFonts w:ascii="Times New Roman" w:hAnsi="Times New Roman"/>
          <w:color w:val="000000"/>
          <w:lang w:eastAsia="ko-KR"/>
        </w:rPr>
        <w:t xml:space="preserve">6 sources [Qualcomm, Lenovo, Spreadtrum, Intel, CATT, OPPO] observe 0%~10.7% gain, </w:t>
      </w:r>
    </w:p>
    <w:p w14:paraId="52041C28" w14:textId="77777777" w:rsidR="00D464F3" w:rsidRPr="00D464F3" w:rsidRDefault="00D464F3" w:rsidP="00311060">
      <w:pPr>
        <w:numPr>
          <w:ilvl w:val="2"/>
          <w:numId w:val="225"/>
        </w:numPr>
        <w:suppressAutoHyphens/>
        <w:rPr>
          <w:rFonts w:ascii="Times New Roman" w:hAnsi="Times New Roman"/>
          <w:color w:val="000000"/>
          <w:lang w:eastAsia="ko-KR"/>
        </w:rPr>
      </w:pPr>
      <w:r w:rsidRPr="00D464F3">
        <w:rPr>
          <w:rFonts w:ascii="Times New Roman" w:hAnsi="Times New Roman" w:hint="eastAsia"/>
          <w:color w:val="000000"/>
          <w:lang w:eastAsia="ko-KR"/>
        </w:rPr>
        <w:t>2</w:t>
      </w:r>
      <w:r w:rsidRPr="00D464F3">
        <w:rPr>
          <w:rFonts w:ascii="Times New Roman" w:hAnsi="Times New Roman"/>
          <w:color w:val="000000"/>
          <w:lang w:eastAsia="ko-KR"/>
        </w:rPr>
        <w:t xml:space="preserve"> sources [Fujitsu, InterDigital] observe 25.6%~48% gain</w:t>
      </w:r>
    </w:p>
    <w:p w14:paraId="02B8FA55" w14:textId="77777777" w:rsidR="00D464F3" w:rsidRPr="00D464F3" w:rsidRDefault="00D464F3" w:rsidP="00311060">
      <w:pPr>
        <w:numPr>
          <w:ilvl w:val="2"/>
          <w:numId w:val="225"/>
        </w:numPr>
        <w:suppressAutoHyphens/>
        <w:jc w:val="both"/>
        <w:rPr>
          <w:rFonts w:ascii="Times New Roman" w:hAnsi="Times New Roman"/>
          <w:color w:val="000000"/>
          <w:lang w:eastAsia="ko-KR"/>
        </w:rPr>
      </w:pPr>
      <w:r w:rsidRPr="00D464F3">
        <w:rPr>
          <w:rFonts w:ascii="Times New Roman" w:hAnsi="Times New Roman"/>
          <w:color w:val="000000"/>
          <w:lang w:eastAsia="ko-KR"/>
        </w:rPr>
        <w:t>1 source [Apple] observes -2% ~18% gain depending on filter complexity and filter update</w:t>
      </w:r>
    </w:p>
    <w:p w14:paraId="0D685384" w14:textId="77777777" w:rsidR="00D464F3" w:rsidRPr="00D464F3" w:rsidRDefault="00D464F3" w:rsidP="00311060">
      <w:pPr>
        <w:numPr>
          <w:ilvl w:val="1"/>
          <w:numId w:val="225"/>
        </w:numPr>
        <w:suppressAutoHyphens/>
        <w:jc w:val="both"/>
        <w:rPr>
          <w:rFonts w:ascii="Times New Roman" w:hAnsi="Times New Roman"/>
          <w:color w:val="000000"/>
          <w:lang w:eastAsia="ko-KR"/>
        </w:rPr>
      </w:pPr>
      <w:r w:rsidRPr="00D464F3">
        <w:rPr>
          <w:rFonts w:ascii="Times New Roman" w:hAnsi="Times New Roman"/>
          <w:color w:val="000000"/>
          <w:lang w:eastAsia="ko-KR"/>
        </w:rPr>
        <w:lastRenderedPageBreak/>
        <w:t xml:space="preserve">For 60km/h UE speed, </w:t>
      </w:r>
    </w:p>
    <w:p w14:paraId="7658B11D" w14:textId="77777777" w:rsidR="00D464F3" w:rsidRPr="00D464F3" w:rsidRDefault="00D464F3" w:rsidP="00311060">
      <w:pPr>
        <w:numPr>
          <w:ilvl w:val="2"/>
          <w:numId w:val="225"/>
        </w:numPr>
        <w:suppressAutoHyphens/>
        <w:jc w:val="both"/>
        <w:rPr>
          <w:rFonts w:ascii="Times New Roman" w:hAnsi="Times New Roman"/>
          <w:color w:val="000000"/>
          <w:lang w:eastAsia="ko-KR"/>
        </w:rPr>
      </w:pPr>
      <w:r w:rsidRPr="00D464F3">
        <w:rPr>
          <w:rFonts w:ascii="Times New Roman" w:hAnsi="Times New Roman"/>
          <w:color w:val="000000"/>
          <w:lang w:eastAsia="ko-KR"/>
        </w:rPr>
        <w:t xml:space="preserve">1 source [Qualcomm] observes -20.6% gain, </w:t>
      </w:r>
    </w:p>
    <w:p w14:paraId="438FA54A" w14:textId="77777777" w:rsidR="00D464F3" w:rsidRPr="00D464F3" w:rsidRDefault="00D464F3" w:rsidP="00311060">
      <w:pPr>
        <w:numPr>
          <w:ilvl w:val="2"/>
          <w:numId w:val="225"/>
        </w:numPr>
        <w:suppressAutoHyphens/>
        <w:jc w:val="both"/>
        <w:rPr>
          <w:rFonts w:ascii="Times New Roman" w:hAnsi="Times New Roman"/>
          <w:color w:val="000000"/>
          <w:lang w:eastAsia="ko-KR"/>
        </w:rPr>
      </w:pPr>
      <w:r w:rsidRPr="00D464F3">
        <w:rPr>
          <w:rFonts w:ascii="Times New Roman" w:hAnsi="Times New Roman"/>
          <w:color w:val="000000"/>
          <w:lang w:eastAsia="ko-KR"/>
        </w:rPr>
        <w:t xml:space="preserve">2 sources [Huawei, CATT] observe 3.6%~7.8% gain, </w:t>
      </w:r>
    </w:p>
    <w:p w14:paraId="78C4D62E" w14:textId="77777777" w:rsidR="00D464F3" w:rsidRPr="00D464F3" w:rsidRDefault="00D464F3" w:rsidP="00311060">
      <w:pPr>
        <w:numPr>
          <w:ilvl w:val="2"/>
          <w:numId w:val="225"/>
        </w:numPr>
        <w:suppressAutoHyphens/>
        <w:jc w:val="both"/>
        <w:rPr>
          <w:rFonts w:ascii="Times New Roman" w:hAnsi="Times New Roman"/>
          <w:color w:val="000000"/>
          <w:lang w:eastAsia="ko-KR"/>
        </w:rPr>
      </w:pPr>
      <w:r w:rsidRPr="00D464F3">
        <w:rPr>
          <w:rFonts w:ascii="Times New Roman" w:hAnsi="Times New Roman"/>
          <w:color w:val="000000"/>
          <w:lang w:eastAsia="ko-KR"/>
        </w:rPr>
        <w:t>1 source [InterDigital] observes 42% gain</w:t>
      </w:r>
    </w:p>
    <w:p w14:paraId="32599BCC" w14:textId="77777777" w:rsidR="00D464F3" w:rsidRPr="00D464F3" w:rsidRDefault="00D464F3" w:rsidP="00311060">
      <w:pPr>
        <w:numPr>
          <w:ilvl w:val="0"/>
          <w:numId w:val="225"/>
        </w:numPr>
        <w:suppressAutoHyphens/>
        <w:jc w:val="both"/>
        <w:rPr>
          <w:rFonts w:ascii="Times New Roman" w:hAnsi="Times New Roman"/>
          <w:color w:val="000000"/>
          <w:lang w:eastAsia="ko-KR"/>
        </w:rPr>
      </w:pPr>
      <w:r w:rsidRPr="00D464F3">
        <w:rPr>
          <w:rFonts w:ascii="Times New Roman" w:hAnsi="Times New Roman"/>
          <w:color w:val="000000"/>
          <w:lang w:eastAsia="ko-KR"/>
        </w:rPr>
        <w:t>If spatial consistency is adopted, if N4=1</w:t>
      </w:r>
    </w:p>
    <w:p w14:paraId="32BAA8F7" w14:textId="77777777" w:rsidR="00D464F3" w:rsidRPr="00D464F3" w:rsidRDefault="00D464F3" w:rsidP="00311060">
      <w:pPr>
        <w:numPr>
          <w:ilvl w:val="1"/>
          <w:numId w:val="225"/>
        </w:numPr>
        <w:suppressAutoHyphens/>
        <w:jc w:val="both"/>
        <w:rPr>
          <w:rFonts w:ascii="Times New Roman" w:hAnsi="Times New Roman"/>
          <w:color w:val="000000"/>
          <w:lang w:eastAsia="ko-KR"/>
        </w:rPr>
      </w:pPr>
      <w:r w:rsidRPr="00D464F3">
        <w:rPr>
          <w:rFonts w:ascii="Times New Roman" w:hAnsi="Times New Roman"/>
          <w:color w:val="000000"/>
          <w:lang w:eastAsia="ko-KR"/>
        </w:rPr>
        <w:t xml:space="preserve">For 30km/h UE speed, </w:t>
      </w:r>
    </w:p>
    <w:p w14:paraId="3DF0ECFD" w14:textId="77777777" w:rsidR="00D464F3" w:rsidRPr="00D464F3" w:rsidRDefault="00D464F3" w:rsidP="00311060">
      <w:pPr>
        <w:numPr>
          <w:ilvl w:val="2"/>
          <w:numId w:val="225"/>
        </w:numPr>
        <w:suppressAutoHyphens/>
        <w:jc w:val="both"/>
        <w:rPr>
          <w:rFonts w:ascii="Times New Roman" w:hAnsi="Times New Roman"/>
          <w:color w:val="000000"/>
          <w:lang w:eastAsia="ko-KR"/>
        </w:rPr>
      </w:pPr>
      <w:r w:rsidRPr="00D464F3">
        <w:rPr>
          <w:rFonts w:ascii="Times New Roman" w:hAnsi="Times New Roman"/>
          <w:color w:val="000000"/>
          <w:lang w:eastAsia="ko-KR"/>
        </w:rPr>
        <w:t xml:space="preserve">2 sources [Ericsson, MediaTek] observe 0.43%~5% gain, </w:t>
      </w:r>
    </w:p>
    <w:p w14:paraId="5EC076E8" w14:textId="77777777" w:rsidR="00D464F3" w:rsidRPr="00D464F3" w:rsidRDefault="00D464F3" w:rsidP="00311060">
      <w:pPr>
        <w:numPr>
          <w:ilvl w:val="2"/>
          <w:numId w:val="225"/>
        </w:numPr>
        <w:suppressAutoHyphens/>
        <w:jc w:val="both"/>
        <w:rPr>
          <w:rFonts w:ascii="Times New Roman" w:hAnsi="Times New Roman"/>
          <w:color w:val="000000"/>
          <w:lang w:eastAsia="ko-KR"/>
        </w:rPr>
      </w:pPr>
      <w:r w:rsidRPr="00D464F3">
        <w:rPr>
          <w:rFonts w:ascii="Times New Roman" w:hAnsi="Times New Roman"/>
          <w:color w:val="000000"/>
          <w:lang w:eastAsia="ko-KR"/>
        </w:rPr>
        <w:t xml:space="preserve">2 sources [vivo, ZTE] observe 2.54%~26.45% </w:t>
      </w:r>
    </w:p>
    <w:p w14:paraId="189E89AF" w14:textId="77777777" w:rsidR="00D464F3" w:rsidRPr="00D464F3" w:rsidRDefault="00D464F3" w:rsidP="00311060">
      <w:pPr>
        <w:numPr>
          <w:ilvl w:val="1"/>
          <w:numId w:val="225"/>
        </w:numPr>
        <w:suppressAutoHyphens/>
        <w:jc w:val="both"/>
        <w:rPr>
          <w:rFonts w:ascii="Times New Roman" w:hAnsi="Times New Roman"/>
          <w:color w:val="000000"/>
          <w:lang w:eastAsia="ko-KR"/>
        </w:rPr>
      </w:pPr>
      <w:r w:rsidRPr="00D464F3">
        <w:rPr>
          <w:rFonts w:ascii="Times New Roman" w:hAnsi="Times New Roman"/>
          <w:color w:val="000000"/>
          <w:lang w:eastAsia="ko-KR"/>
        </w:rPr>
        <w:t xml:space="preserve">For 60km/h UE speed, </w:t>
      </w:r>
    </w:p>
    <w:p w14:paraId="1514CB87" w14:textId="77777777" w:rsidR="00D464F3" w:rsidRPr="00D464F3" w:rsidRDefault="00D464F3" w:rsidP="00311060">
      <w:pPr>
        <w:numPr>
          <w:ilvl w:val="2"/>
          <w:numId w:val="225"/>
        </w:numPr>
        <w:suppressAutoHyphens/>
        <w:jc w:val="both"/>
        <w:rPr>
          <w:rFonts w:ascii="Times New Roman" w:hAnsi="Times New Roman"/>
          <w:color w:val="000000"/>
          <w:lang w:eastAsia="ko-KR"/>
        </w:rPr>
      </w:pPr>
      <w:r w:rsidRPr="00D464F3">
        <w:rPr>
          <w:rFonts w:ascii="Times New Roman" w:hAnsi="Times New Roman"/>
          <w:color w:val="000000"/>
          <w:lang w:eastAsia="ko-KR"/>
        </w:rPr>
        <w:t xml:space="preserve">2 sources [Ericsson, MediaTek] observe -1%~3% gain, </w:t>
      </w:r>
    </w:p>
    <w:p w14:paraId="59D0C26C" w14:textId="77777777" w:rsidR="00D464F3" w:rsidRPr="00D464F3" w:rsidRDefault="00D464F3" w:rsidP="00311060">
      <w:pPr>
        <w:numPr>
          <w:ilvl w:val="2"/>
          <w:numId w:val="225"/>
        </w:numPr>
        <w:suppressAutoHyphens/>
        <w:jc w:val="both"/>
        <w:rPr>
          <w:rFonts w:ascii="Times New Roman" w:hAnsi="Times New Roman"/>
          <w:color w:val="000000"/>
          <w:lang w:eastAsia="ko-KR"/>
        </w:rPr>
      </w:pPr>
      <w:r w:rsidRPr="00D464F3">
        <w:rPr>
          <w:rFonts w:ascii="Times New Roman" w:hAnsi="Times New Roman"/>
          <w:color w:val="000000"/>
          <w:lang w:eastAsia="ko-KR"/>
        </w:rPr>
        <w:t xml:space="preserve">1 source [vivo] observes 48.8% gain </w:t>
      </w:r>
    </w:p>
    <w:p w14:paraId="38BF94E8" w14:textId="77777777" w:rsidR="00D464F3" w:rsidRPr="00D464F3" w:rsidRDefault="00D464F3" w:rsidP="00311060">
      <w:pPr>
        <w:numPr>
          <w:ilvl w:val="1"/>
          <w:numId w:val="225"/>
        </w:numPr>
        <w:suppressAutoHyphens/>
        <w:jc w:val="both"/>
        <w:rPr>
          <w:rFonts w:ascii="Times New Roman" w:hAnsi="Times New Roman"/>
          <w:color w:val="000000"/>
          <w:lang w:eastAsia="ko-KR"/>
        </w:rPr>
      </w:pPr>
      <w:r w:rsidRPr="00D464F3">
        <w:rPr>
          <w:rFonts w:ascii="Times New Roman" w:hAnsi="Times New Roman"/>
          <w:color w:val="000000"/>
          <w:lang w:eastAsia="ko-KR"/>
        </w:rPr>
        <w:t>For 120km/h UE speed, 1 source [vivo] observes 20.6% gain</w:t>
      </w:r>
    </w:p>
    <w:p w14:paraId="28C062CC" w14:textId="77777777" w:rsidR="00D464F3" w:rsidRPr="00D464F3" w:rsidRDefault="00D464F3" w:rsidP="00311060">
      <w:pPr>
        <w:numPr>
          <w:ilvl w:val="0"/>
          <w:numId w:val="225"/>
        </w:numPr>
        <w:suppressAutoHyphens/>
        <w:jc w:val="both"/>
        <w:rPr>
          <w:rFonts w:ascii="Times New Roman" w:hAnsi="Times New Roman"/>
          <w:color w:val="000000"/>
          <w:lang w:eastAsia="ko-KR"/>
        </w:rPr>
      </w:pPr>
      <w:r w:rsidRPr="00D464F3">
        <w:rPr>
          <w:rFonts w:ascii="Times New Roman" w:hAnsi="Times New Roman"/>
          <w:color w:val="000000"/>
          <w:lang w:eastAsia="ko-KR"/>
        </w:rPr>
        <w:t>If spatial consistency is not adopted, if N4=4</w:t>
      </w:r>
    </w:p>
    <w:p w14:paraId="779AEFC4" w14:textId="77777777" w:rsidR="00D464F3" w:rsidRPr="00D464F3" w:rsidRDefault="00D464F3" w:rsidP="00311060">
      <w:pPr>
        <w:numPr>
          <w:ilvl w:val="1"/>
          <w:numId w:val="225"/>
        </w:numPr>
        <w:suppressAutoHyphens/>
        <w:jc w:val="both"/>
        <w:rPr>
          <w:rFonts w:ascii="Times New Roman" w:hAnsi="Times New Roman"/>
          <w:color w:val="000000"/>
          <w:lang w:eastAsia="ko-KR"/>
        </w:rPr>
      </w:pPr>
      <w:r w:rsidRPr="00D464F3">
        <w:rPr>
          <w:rFonts w:ascii="Times New Roman" w:hAnsi="Times New Roman"/>
          <w:color w:val="000000"/>
          <w:lang w:eastAsia="ko-KR"/>
        </w:rPr>
        <w:t>For 10km/h UE speed, 1 source [InterDigital] observes 1%~5% gain</w:t>
      </w:r>
    </w:p>
    <w:p w14:paraId="0DED333C" w14:textId="77777777" w:rsidR="00D464F3" w:rsidRPr="00D464F3" w:rsidRDefault="00D464F3" w:rsidP="00311060">
      <w:pPr>
        <w:numPr>
          <w:ilvl w:val="1"/>
          <w:numId w:val="225"/>
        </w:numPr>
        <w:suppressAutoHyphens/>
        <w:jc w:val="both"/>
        <w:rPr>
          <w:rFonts w:ascii="Times New Roman" w:hAnsi="Times New Roman"/>
          <w:color w:val="000000"/>
          <w:lang w:eastAsia="ko-KR"/>
        </w:rPr>
      </w:pPr>
      <w:r w:rsidRPr="00D464F3">
        <w:rPr>
          <w:rFonts w:ascii="Times New Roman" w:hAnsi="Times New Roman"/>
          <w:color w:val="000000"/>
          <w:lang w:eastAsia="ko-KR"/>
        </w:rPr>
        <w:t xml:space="preserve">For 30km/h UE speed, 1 source [InterDigital] observes -14%~48% gain, </w:t>
      </w:r>
    </w:p>
    <w:p w14:paraId="5FD3302E" w14:textId="77777777" w:rsidR="00D464F3" w:rsidRPr="00D464F3" w:rsidRDefault="00D464F3" w:rsidP="00311060">
      <w:pPr>
        <w:numPr>
          <w:ilvl w:val="1"/>
          <w:numId w:val="225"/>
        </w:numPr>
        <w:suppressAutoHyphens/>
        <w:jc w:val="both"/>
        <w:rPr>
          <w:rFonts w:ascii="Times New Roman" w:hAnsi="Times New Roman"/>
          <w:color w:val="000000"/>
          <w:lang w:eastAsia="ko-KR"/>
        </w:rPr>
      </w:pPr>
      <w:r w:rsidRPr="00D464F3">
        <w:rPr>
          <w:rFonts w:ascii="Times New Roman" w:hAnsi="Times New Roman"/>
          <w:color w:val="000000"/>
          <w:lang w:eastAsia="ko-KR"/>
        </w:rPr>
        <w:t>For 60km/h UE speed, 1 source [InterDigital] observes -11%~42% gain</w:t>
      </w:r>
    </w:p>
    <w:p w14:paraId="43EC3512" w14:textId="77777777" w:rsidR="00D464F3" w:rsidRPr="00D464F3" w:rsidRDefault="00D464F3" w:rsidP="00311060">
      <w:pPr>
        <w:numPr>
          <w:ilvl w:val="0"/>
          <w:numId w:val="225"/>
        </w:numPr>
        <w:suppressAutoHyphens/>
        <w:jc w:val="both"/>
        <w:rPr>
          <w:rFonts w:ascii="Times New Roman" w:hAnsi="Times New Roman"/>
          <w:color w:val="000000"/>
          <w:lang w:eastAsia="ko-KR"/>
        </w:rPr>
      </w:pPr>
      <w:r w:rsidRPr="00D464F3">
        <w:rPr>
          <w:rFonts w:ascii="Times New Roman" w:hAnsi="Times New Roman"/>
          <w:color w:val="000000"/>
          <w:lang w:eastAsia="ko-KR"/>
        </w:rPr>
        <w:t>If spatial consistency is adopted, if N4=4</w:t>
      </w:r>
    </w:p>
    <w:p w14:paraId="57BCBDA4" w14:textId="77777777" w:rsidR="00D464F3" w:rsidRPr="00D464F3" w:rsidRDefault="00D464F3" w:rsidP="00311060">
      <w:pPr>
        <w:numPr>
          <w:ilvl w:val="1"/>
          <w:numId w:val="225"/>
        </w:numPr>
        <w:suppressAutoHyphens/>
        <w:jc w:val="both"/>
        <w:rPr>
          <w:rFonts w:ascii="Times New Roman" w:hAnsi="Times New Roman"/>
          <w:color w:val="000000"/>
          <w:lang w:eastAsia="ko-KR"/>
        </w:rPr>
      </w:pPr>
      <w:r w:rsidRPr="00D464F3">
        <w:rPr>
          <w:rFonts w:ascii="Times New Roman" w:hAnsi="Times New Roman"/>
          <w:color w:val="000000"/>
          <w:lang w:eastAsia="ko-KR"/>
        </w:rPr>
        <w:t xml:space="preserve">For 30km/h UE speed, </w:t>
      </w:r>
    </w:p>
    <w:p w14:paraId="7EC42F11" w14:textId="77777777" w:rsidR="00D464F3" w:rsidRPr="00D464F3" w:rsidRDefault="00D464F3" w:rsidP="00311060">
      <w:pPr>
        <w:numPr>
          <w:ilvl w:val="2"/>
          <w:numId w:val="225"/>
        </w:numPr>
        <w:suppressAutoHyphens/>
        <w:jc w:val="both"/>
        <w:rPr>
          <w:rFonts w:ascii="Times New Roman" w:hAnsi="Times New Roman"/>
          <w:color w:val="000000"/>
          <w:lang w:eastAsia="ko-KR"/>
        </w:rPr>
      </w:pPr>
      <w:r w:rsidRPr="00D464F3">
        <w:rPr>
          <w:rFonts w:ascii="Times New Roman" w:hAnsi="Times New Roman"/>
          <w:color w:val="000000"/>
          <w:lang w:eastAsia="ko-KR"/>
        </w:rPr>
        <w:t xml:space="preserve">1 source [MediaTek] observes 0.43%~0.97% gain </w:t>
      </w:r>
    </w:p>
    <w:p w14:paraId="474E8DFF" w14:textId="77777777" w:rsidR="00D464F3" w:rsidRPr="00D464F3" w:rsidRDefault="00D464F3" w:rsidP="00311060">
      <w:pPr>
        <w:numPr>
          <w:ilvl w:val="2"/>
          <w:numId w:val="225"/>
        </w:numPr>
        <w:suppressAutoHyphens/>
        <w:jc w:val="both"/>
        <w:rPr>
          <w:rFonts w:ascii="Times New Roman" w:hAnsi="Times New Roman"/>
          <w:color w:val="000000"/>
          <w:lang w:eastAsia="ko-KR"/>
        </w:rPr>
      </w:pPr>
      <w:r w:rsidRPr="00D464F3">
        <w:rPr>
          <w:rFonts w:ascii="Times New Roman" w:hAnsi="Times New Roman"/>
          <w:color w:val="000000"/>
          <w:lang w:eastAsia="ko-KR"/>
        </w:rPr>
        <w:t xml:space="preserve">1 source [Ericsson] observes 5%~29% gain </w:t>
      </w:r>
    </w:p>
    <w:p w14:paraId="2BAA3BFD" w14:textId="77777777" w:rsidR="00D464F3" w:rsidRPr="00D464F3" w:rsidRDefault="00D464F3" w:rsidP="00311060">
      <w:pPr>
        <w:numPr>
          <w:ilvl w:val="1"/>
          <w:numId w:val="225"/>
        </w:numPr>
        <w:suppressAutoHyphens/>
        <w:jc w:val="both"/>
        <w:rPr>
          <w:rFonts w:ascii="Times New Roman" w:hAnsi="Times New Roman"/>
          <w:color w:val="000000"/>
          <w:lang w:eastAsia="ko-KR"/>
        </w:rPr>
      </w:pPr>
      <w:r w:rsidRPr="00D464F3">
        <w:rPr>
          <w:rFonts w:ascii="Times New Roman" w:hAnsi="Times New Roman"/>
          <w:color w:val="000000"/>
          <w:lang w:eastAsia="ko-KR"/>
        </w:rPr>
        <w:t xml:space="preserve">For 60km/h UE speed, </w:t>
      </w:r>
    </w:p>
    <w:p w14:paraId="3CCC3645" w14:textId="77777777" w:rsidR="00D464F3" w:rsidRPr="00D464F3" w:rsidRDefault="00D464F3" w:rsidP="00311060">
      <w:pPr>
        <w:numPr>
          <w:ilvl w:val="2"/>
          <w:numId w:val="225"/>
        </w:numPr>
        <w:suppressAutoHyphens/>
        <w:jc w:val="both"/>
        <w:rPr>
          <w:rFonts w:ascii="Times New Roman" w:hAnsi="Times New Roman"/>
          <w:color w:val="000000"/>
          <w:lang w:eastAsia="ko-KR"/>
        </w:rPr>
      </w:pPr>
      <w:r w:rsidRPr="00D464F3">
        <w:rPr>
          <w:rFonts w:ascii="Times New Roman" w:hAnsi="Times New Roman"/>
          <w:color w:val="000000"/>
          <w:lang w:eastAsia="ko-KR"/>
        </w:rPr>
        <w:t xml:space="preserve">1 source [MediaTek] observes -1.01%~1.52% gain </w:t>
      </w:r>
    </w:p>
    <w:p w14:paraId="014ADB59" w14:textId="77777777" w:rsidR="00D464F3" w:rsidRPr="00D464F3" w:rsidRDefault="00D464F3" w:rsidP="00311060">
      <w:pPr>
        <w:numPr>
          <w:ilvl w:val="2"/>
          <w:numId w:val="225"/>
        </w:numPr>
        <w:suppressAutoHyphens/>
        <w:jc w:val="both"/>
        <w:rPr>
          <w:rFonts w:ascii="Times New Roman" w:hAnsi="Times New Roman"/>
          <w:color w:val="000000"/>
          <w:lang w:eastAsia="ko-KR"/>
        </w:rPr>
      </w:pPr>
      <w:r w:rsidRPr="00D464F3">
        <w:rPr>
          <w:rFonts w:ascii="Times New Roman" w:hAnsi="Times New Roman"/>
          <w:color w:val="000000"/>
          <w:lang w:eastAsia="ko-KR"/>
        </w:rPr>
        <w:t xml:space="preserve">1 source [Ericsson] observes 3%~16% gain </w:t>
      </w:r>
    </w:p>
    <w:p w14:paraId="2FCD967C" w14:textId="77777777" w:rsidR="00D464F3" w:rsidRPr="00D464F3" w:rsidRDefault="00D464F3" w:rsidP="00311060">
      <w:pPr>
        <w:numPr>
          <w:ilvl w:val="0"/>
          <w:numId w:val="225"/>
        </w:numPr>
        <w:suppressAutoHyphens/>
        <w:jc w:val="both"/>
        <w:rPr>
          <w:rFonts w:ascii="Times New Roman" w:hAnsi="Times New Roman"/>
          <w:color w:val="000000"/>
          <w:lang w:eastAsia="ko-KR"/>
        </w:rPr>
      </w:pPr>
      <w:r w:rsidRPr="00D464F3">
        <w:rPr>
          <w:rFonts w:ascii="Times New Roman" w:hAnsi="Times New Roman"/>
          <w:color w:val="000000"/>
          <w:lang w:eastAsia="ko-KR"/>
        </w:rPr>
        <w:t>If phase discontinuity is modelled, for 30km/h UE speed, 2 sources [Fujitsu, vivo] observe 25.6% ~48.8% gain</w:t>
      </w:r>
    </w:p>
    <w:p w14:paraId="7D12F2E1" w14:textId="77777777" w:rsidR="00D464F3" w:rsidRPr="00D464F3" w:rsidRDefault="00D464F3" w:rsidP="00311060">
      <w:pPr>
        <w:numPr>
          <w:ilvl w:val="0"/>
          <w:numId w:val="225"/>
        </w:numPr>
        <w:suppressAutoHyphens/>
        <w:jc w:val="both"/>
        <w:rPr>
          <w:rFonts w:ascii="Times New Roman" w:hAnsi="Times New Roman"/>
          <w:color w:val="000000"/>
          <w:lang w:eastAsia="ko-KR"/>
        </w:rPr>
      </w:pPr>
      <w:r w:rsidRPr="00D464F3">
        <w:rPr>
          <w:rFonts w:ascii="Times New Roman" w:hAnsi="Times New Roman"/>
          <w:color w:val="000000"/>
          <w:lang w:eastAsia="ko-KR"/>
        </w:rPr>
        <w:t>Note: the above results are based on the following assumptions</w:t>
      </w:r>
    </w:p>
    <w:p w14:paraId="5AFC934A" w14:textId="77777777" w:rsidR="00D464F3" w:rsidRPr="00D464F3" w:rsidRDefault="00D464F3" w:rsidP="00311060">
      <w:pPr>
        <w:numPr>
          <w:ilvl w:val="1"/>
          <w:numId w:val="225"/>
        </w:numPr>
        <w:suppressAutoHyphens/>
        <w:jc w:val="both"/>
        <w:rPr>
          <w:rFonts w:ascii="Times New Roman" w:hAnsi="Times New Roman"/>
          <w:color w:val="000000"/>
          <w:lang w:eastAsia="ko-KR"/>
        </w:rPr>
      </w:pPr>
      <w:r w:rsidRPr="00D464F3">
        <w:rPr>
          <w:rFonts w:ascii="Times New Roman" w:hAnsi="Times New Roman"/>
          <w:color w:val="000000"/>
          <w:lang w:eastAsia="ko-KR"/>
        </w:rPr>
        <w:t>The observation window considers to start as early as 15ms~50ms.</w:t>
      </w:r>
    </w:p>
    <w:p w14:paraId="26AB758C" w14:textId="77777777" w:rsidR="00D464F3" w:rsidRPr="00D464F3" w:rsidRDefault="00D464F3" w:rsidP="00311060">
      <w:pPr>
        <w:numPr>
          <w:ilvl w:val="1"/>
          <w:numId w:val="225"/>
        </w:numPr>
        <w:suppressAutoHyphens/>
        <w:jc w:val="both"/>
        <w:rPr>
          <w:rFonts w:ascii="Times New Roman" w:hAnsi="Times New Roman"/>
          <w:color w:val="000000"/>
          <w:lang w:eastAsia="ko-KR"/>
        </w:rPr>
      </w:pPr>
      <w:r w:rsidRPr="00D464F3">
        <w:rPr>
          <w:rFonts w:ascii="Times New Roman" w:hAnsi="Times New Roman"/>
          <w:color w:val="000000"/>
          <w:lang w:eastAsia="ko-KR"/>
        </w:rPr>
        <w:t>A future 4ms or 5ms instance from the prediction output is considered for calculating the metric.</w:t>
      </w:r>
    </w:p>
    <w:p w14:paraId="1AC93269" w14:textId="77777777" w:rsidR="00D464F3" w:rsidRPr="00D464F3" w:rsidRDefault="00D464F3" w:rsidP="00311060">
      <w:pPr>
        <w:numPr>
          <w:ilvl w:val="1"/>
          <w:numId w:val="225"/>
        </w:numPr>
        <w:suppressAutoHyphens/>
        <w:rPr>
          <w:rFonts w:ascii="Times New Roman" w:hAnsi="Times New Roman"/>
          <w:color w:val="000000"/>
          <w:lang w:eastAsia="ko-KR"/>
        </w:rPr>
      </w:pPr>
      <w:r w:rsidRPr="00D464F3">
        <w:rPr>
          <w:rFonts w:ascii="Times New Roman" w:hAnsi="Times New Roman"/>
          <w:color w:val="000000"/>
          <w:lang w:eastAsia="ko-KR"/>
        </w:rPr>
        <w:t>6 sources [ZTE, Ericsson, Intel, vivo, Fujitsu, CATT] consider realistic channel estimation, and other sources consider ideal channel estimation.</w:t>
      </w:r>
    </w:p>
    <w:p w14:paraId="339FA29D" w14:textId="77777777" w:rsidR="00D464F3" w:rsidRPr="00D464F3" w:rsidRDefault="00D464F3" w:rsidP="00311060">
      <w:pPr>
        <w:numPr>
          <w:ilvl w:val="1"/>
          <w:numId w:val="225"/>
        </w:numPr>
        <w:suppressAutoHyphens/>
        <w:jc w:val="both"/>
        <w:rPr>
          <w:rFonts w:ascii="Times New Roman" w:hAnsi="Times New Roman"/>
          <w:color w:val="000000"/>
          <w:lang w:eastAsia="ko-KR"/>
        </w:rPr>
      </w:pPr>
      <w:r w:rsidRPr="00D464F3">
        <w:rPr>
          <w:rFonts w:ascii="Times New Roman" w:hAnsi="Times New Roman"/>
          <w:color w:val="000000"/>
          <w:lang w:eastAsia="ko-KR"/>
        </w:rPr>
        <w:t xml:space="preserve">2 sources [Fujitsu, vivo] modelled phase discontinuity, and other sources do not consider phase discontinuity modelling. </w:t>
      </w:r>
    </w:p>
    <w:p w14:paraId="0E2E2AEB" w14:textId="77777777" w:rsidR="00D464F3" w:rsidRPr="00D464F3" w:rsidRDefault="00D464F3" w:rsidP="00311060">
      <w:pPr>
        <w:numPr>
          <w:ilvl w:val="1"/>
          <w:numId w:val="225"/>
        </w:numPr>
        <w:suppressAutoHyphens/>
        <w:jc w:val="both"/>
        <w:rPr>
          <w:rFonts w:ascii="Times New Roman" w:hAnsi="Times New Roman"/>
          <w:color w:val="000000"/>
          <w:lang w:eastAsia="ko-KR"/>
        </w:rPr>
      </w:pPr>
      <w:r w:rsidRPr="00D464F3">
        <w:rPr>
          <w:rFonts w:ascii="Times New Roman" w:hAnsi="Times New Roman"/>
          <w:color w:val="000000"/>
          <w:lang w:eastAsia="ko-KR"/>
        </w:rPr>
        <w:t xml:space="preserve">1 source [Qualcomm] considers eigenvector as model input, and other sources considers Raw channel matrix as model input. </w:t>
      </w:r>
    </w:p>
    <w:p w14:paraId="1C313099" w14:textId="77777777" w:rsidR="00D464F3" w:rsidRPr="00D464F3" w:rsidRDefault="00D464F3" w:rsidP="00311060">
      <w:pPr>
        <w:numPr>
          <w:ilvl w:val="1"/>
          <w:numId w:val="225"/>
        </w:numPr>
        <w:suppressAutoHyphens/>
        <w:jc w:val="both"/>
        <w:rPr>
          <w:rFonts w:ascii="Times New Roman" w:hAnsi="Times New Roman"/>
          <w:color w:val="000000"/>
          <w:lang w:eastAsia="ko-KR"/>
        </w:rPr>
      </w:pPr>
      <w:r w:rsidRPr="00D464F3">
        <w:rPr>
          <w:rFonts w:ascii="Times New Roman" w:hAnsi="Times New Roman"/>
          <w:color w:val="000000"/>
          <w:lang w:eastAsia="ko-KR"/>
        </w:rPr>
        <w:t xml:space="preserve">2 source [Ericsson, Intel] considers beam-delay domain transformation/antenna-frequency domain transformation as pre/post processing, and other sources do not consider pre/post processing. </w:t>
      </w:r>
    </w:p>
    <w:p w14:paraId="26220C0A" w14:textId="77777777" w:rsidR="00D464F3" w:rsidRPr="00D464F3" w:rsidRDefault="00D464F3" w:rsidP="00311060">
      <w:pPr>
        <w:numPr>
          <w:ilvl w:val="1"/>
          <w:numId w:val="225"/>
        </w:numPr>
        <w:suppressAutoHyphens/>
        <w:jc w:val="both"/>
        <w:rPr>
          <w:rFonts w:ascii="Times New Roman" w:hAnsi="Times New Roman"/>
          <w:color w:val="000000"/>
          <w:lang w:eastAsia="ko-KR"/>
        </w:rPr>
      </w:pPr>
      <w:r w:rsidRPr="00D464F3">
        <w:rPr>
          <w:rFonts w:ascii="Times New Roman" w:hAnsi="Times New Roman"/>
          <w:color w:val="000000"/>
          <w:lang w:eastAsia="ko-KR"/>
        </w:rPr>
        <w:t>The performance metric is SGCS in linear value for layer 1.</w:t>
      </w:r>
    </w:p>
    <w:p w14:paraId="0334A6CA" w14:textId="77777777" w:rsidR="00D464F3" w:rsidRPr="00D464F3" w:rsidRDefault="00D464F3" w:rsidP="00311060">
      <w:pPr>
        <w:numPr>
          <w:ilvl w:val="0"/>
          <w:numId w:val="225"/>
        </w:numPr>
        <w:suppressAutoHyphens/>
        <w:jc w:val="both"/>
        <w:rPr>
          <w:rFonts w:ascii="Times New Roman" w:hAnsi="Times New Roman"/>
          <w:color w:val="000000"/>
          <w:lang w:eastAsia="ko-KR"/>
        </w:rPr>
      </w:pPr>
      <w:r w:rsidRPr="00D464F3">
        <w:rPr>
          <w:rFonts w:ascii="Times New Roman" w:hAnsi="Times New Roman" w:hint="eastAsia"/>
          <w:color w:val="000000"/>
          <w:lang w:eastAsia="ko-KR"/>
        </w:rPr>
        <w:t>N</w:t>
      </w:r>
      <w:r w:rsidRPr="00D464F3">
        <w:rPr>
          <w:rFonts w:ascii="Times New Roman" w:hAnsi="Times New Roman"/>
          <w:color w:val="000000"/>
          <w:lang w:eastAsia="ko-KR"/>
        </w:rPr>
        <w:t>ote: N4 refers to the number of predicted CSI</w:t>
      </w:r>
    </w:p>
    <w:p w14:paraId="15EF4DFB" w14:textId="509F82BA" w:rsidR="00D464F3" w:rsidRPr="00D464F3" w:rsidRDefault="00D464F3" w:rsidP="00311060">
      <w:pPr>
        <w:numPr>
          <w:ilvl w:val="0"/>
          <w:numId w:val="225"/>
        </w:numPr>
        <w:suppressAutoHyphens/>
        <w:jc w:val="both"/>
        <w:rPr>
          <w:rFonts w:ascii="Times New Roman" w:hAnsi="Times New Roman"/>
          <w:color w:val="000000"/>
          <w:lang w:eastAsia="ko-KR"/>
        </w:rPr>
      </w:pPr>
      <w:r w:rsidRPr="00D464F3">
        <w:rPr>
          <w:rFonts w:ascii="Times New Roman" w:hAnsi="Times New Roman"/>
          <w:color w:val="000000"/>
          <w:lang w:eastAsia="ko-KR"/>
        </w:rPr>
        <w:t xml:space="preserve">Note: Results refer to Table 2-3 of </w:t>
      </w:r>
      <w:hyperlink r:id="rId1029" w:history="1">
        <w:r w:rsidR="006F79AF">
          <w:rPr>
            <w:rStyle w:val="Hyperlink"/>
            <w:rFonts w:ascii="Times New Roman" w:hAnsi="Times New Roman"/>
            <w:lang w:eastAsia="ko-KR"/>
          </w:rPr>
          <w:t>R1-2405492</w:t>
        </w:r>
      </w:hyperlink>
    </w:p>
    <w:p w14:paraId="4C48FE39" w14:textId="77777777" w:rsidR="00D464F3" w:rsidRPr="00D464F3" w:rsidRDefault="00D464F3" w:rsidP="00D464F3">
      <w:pPr>
        <w:rPr>
          <w:rFonts w:eastAsia="DengXian"/>
          <w:lang w:eastAsia="zh-CN"/>
        </w:rPr>
      </w:pPr>
    </w:p>
    <w:p w14:paraId="274DB975" w14:textId="45651AAA" w:rsidR="00D464F3" w:rsidRPr="00D464F3" w:rsidRDefault="00D464F3" w:rsidP="00D464F3">
      <w:pPr>
        <w:rPr>
          <w:b/>
          <w:lang w:eastAsia="ko-KR"/>
        </w:rPr>
      </w:pPr>
      <w:r w:rsidRPr="00D464F3">
        <w:rPr>
          <w:b/>
          <w:lang w:eastAsia="ko-KR"/>
        </w:rPr>
        <w:t>Observation</w:t>
      </w:r>
    </w:p>
    <w:p w14:paraId="6BD094CB" w14:textId="77777777" w:rsidR="00D464F3" w:rsidRPr="00D464F3" w:rsidRDefault="00D464F3" w:rsidP="00D464F3">
      <w:pPr>
        <w:jc w:val="both"/>
        <w:rPr>
          <w:rFonts w:ascii="Times New Roman" w:hAnsi="Times New Roman"/>
          <w:color w:val="000000"/>
          <w:lang w:eastAsia="ko-KR"/>
        </w:rPr>
      </w:pPr>
      <w:r w:rsidRPr="00D464F3">
        <w:rPr>
          <w:rFonts w:ascii="Times New Roman" w:hAnsi="Times New Roman"/>
          <w:color w:val="000000"/>
          <w:szCs w:val="20"/>
          <w:lang w:eastAsia="ko-KR"/>
        </w:rPr>
        <w:t>For the CSI prediction using UE-sided model</w:t>
      </w:r>
      <w:r w:rsidRPr="00D464F3">
        <w:rPr>
          <w:rFonts w:ascii="Times New Roman" w:hAnsi="Times New Roman"/>
          <w:color w:val="000000"/>
          <w:szCs w:val="20"/>
        </w:rPr>
        <w:t xml:space="preserve">, till the RAN1#117 meeting, in terms of mean UPT, gains are observed compared to both Benchmark#1 of the nearest historical CSI and Benchmark#2 of a </w:t>
      </w:r>
      <w:r w:rsidRPr="00D464F3">
        <w:rPr>
          <w:rFonts w:ascii="Times New Roman" w:hAnsi="Times New Roman"/>
          <w:bCs/>
          <w:color w:val="000000"/>
          <w:szCs w:val="20"/>
          <w:lang w:eastAsia="zh-CN"/>
        </w:rPr>
        <w:t xml:space="preserve">non-AI/ML based CSI prediction </w:t>
      </w:r>
      <w:r w:rsidRPr="00D464F3">
        <w:rPr>
          <w:rFonts w:ascii="Times New Roman" w:hAnsi="Times New Roman"/>
          <w:color w:val="000000"/>
          <w:lang w:eastAsia="ko-KR"/>
        </w:rPr>
        <w:t>approach:</w:t>
      </w:r>
    </w:p>
    <w:p w14:paraId="3BE9210A" w14:textId="77777777" w:rsidR="00D464F3" w:rsidRPr="00D464F3" w:rsidRDefault="00D464F3" w:rsidP="00311060">
      <w:pPr>
        <w:numPr>
          <w:ilvl w:val="0"/>
          <w:numId w:val="226"/>
        </w:numPr>
        <w:suppressAutoHyphens/>
        <w:jc w:val="both"/>
        <w:rPr>
          <w:rFonts w:ascii="Times New Roman" w:hAnsi="Times New Roman"/>
          <w:color w:val="000000"/>
          <w:szCs w:val="20"/>
          <w:lang w:eastAsia="x-none"/>
        </w:rPr>
      </w:pPr>
      <w:r w:rsidRPr="00D464F3">
        <w:rPr>
          <w:rFonts w:ascii="Times New Roman" w:hAnsi="Times New Roman"/>
          <w:color w:val="000000"/>
          <w:szCs w:val="20"/>
          <w:lang w:eastAsia="x-none"/>
        </w:rPr>
        <w:t>Compared to the benchmark#1 of the nearest historical CSI:</w:t>
      </w:r>
    </w:p>
    <w:p w14:paraId="79A548AF" w14:textId="77777777" w:rsidR="00D464F3" w:rsidRPr="00D464F3" w:rsidRDefault="00D464F3" w:rsidP="00311060">
      <w:pPr>
        <w:numPr>
          <w:ilvl w:val="1"/>
          <w:numId w:val="226"/>
        </w:numPr>
        <w:suppressAutoHyphens/>
        <w:spacing w:before="100" w:beforeAutospacing="1" w:after="100" w:afterAutospacing="1"/>
        <w:contextualSpacing/>
        <w:rPr>
          <w:rFonts w:ascii="Times New Roman" w:hAnsi="Times New Roman"/>
          <w:color w:val="000000"/>
          <w:szCs w:val="20"/>
          <w:lang w:eastAsia="x-none"/>
        </w:rPr>
      </w:pPr>
      <w:r w:rsidRPr="00D464F3">
        <w:rPr>
          <w:rFonts w:ascii="Times New Roman" w:hAnsi="Times New Roman"/>
          <w:color w:val="000000"/>
          <w:szCs w:val="20"/>
          <w:lang w:eastAsia="x-none"/>
        </w:rPr>
        <w:t>For FTP traffic with low RU (RU&lt;=39%)</w:t>
      </w:r>
    </w:p>
    <w:p w14:paraId="54E2496D" w14:textId="77777777" w:rsidR="00D464F3" w:rsidRPr="00D464F3" w:rsidRDefault="00D464F3" w:rsidP="00311060">
      <w:pPr>
        <w:numPr>
          <w:ilvl w:val="2"/>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ko-KR"/>
        </w:rPr>
        <w:t>For 30km/h UE speed and N4=1</w:t>
      </w:r>
    </w:p>
    <w:p w14:paraId="0827AB26" w14:textId="77777777" w:rsidR="00D464F3" w:rsidRPr="00D464F3" w:rsidRDefault="00D464F3" w:rsidP="00311060">
      <w:pPr>
        <w:numPr>
          <w:ilvl w:val="3"/>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1 source [Ericsson] observes 9% gain</w:t>
      </w:r>
      <w:r w:rsidRPr="00D464F3">
        <w:rPr>
          <w:rFonts w:ascii="Times New Roman" w:hAnsi="Times New Roman"/>
          <w:color w:val="000000"/>
          <w:szCs w:val="20"/>
          <w:lang w:eastAsia="zh-CN"/>
        </w:rPr>
        <w:t>.</w:t>
      </w:r>
    </w:p>
    <w:p w14:paraId="74DD8E65" w14:textId="77777777" w:rsidR="00D464F3" w:rsidRPr="00D464F3" w:rsidRDefault="00D464F3" w:rsidP="00311060">
      <w:pPr>
        <w:numPr>
          <w:ilvl w:val="2"/>
          <w:numId w:val="226"/>
        </w:numPr>
        <w:snapToGrid w:val="0"/>
        <w:spacing w:before="100" w:beforeAutospacing="1" w:after="100" w:afterAutospacing="1"/>
        <w:jc w:val="both"/>
        <w:rPr>
          <w:rFonts w:ascii="Times New Roman" w:hAnsi="Times New Roman"/>
          <w:color w:val="000000"/>
          <w:szCs w:val="20"/>
          <w:lang w:eastAsia="ko-KR"/>
        </w:rPr>
      </w:pPr>
      <w:r w:rsidRPr="00D464F3">
        <w:rPr>
          <w:rFonts w:ascii="Times New Roman" w:hAnsi="Times New Roman"/>
          <w:color w:val="000000"/>
          <w:szCs w:val="20"/>
          <w:lang w:eastAsia="ko-KR"/>
        </w:rPr>
        <w:t xml:space="preserve">For 60km/h UE speed, and N4=1 </w:t>
      </w:r>
    </w:p>
    <w:p w14:paraId="72AC9E5E" w14:textId="77777777" w:rsidR="00D464F3" w:rsidRPr="00D464F3" w:rsidRDefault="00D464F3" w:rsidP="00311060">
      <w:pPr>
        <w:numPr>
          <w:ilvl w:val="3"/>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2 sources [Huawei, Ericsson] observe 1.2%~5% gain;</w:t>
      </w:r>
    </w:p>
    <w:p w14:paraId="634468B8" w14:textId="77777777" w:rsidR="00D464F3" w:rsidRPr="00D464F3" w:rsidRDefault="00D464F3" w:rsidP="00311060">
      <w:pPr>
        <w:numPr>
          <w:ilvl w:val="2"/>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ko-KR"/>
        </w:rPr>
        <w:t>For 30km/h UE speed and N4=4</w:t>
      </w:r>
    </w:p>
    <w:p w14:paraId="52723C53" w14:textId="77777777" w:rsidR="00D464F3" w:rsidRPr="00D464F3" w:rsidRDefault="00D464F3" w:rsidP="00311060">
      <w:pPr>
        <w:numPr>
          <w:ilvl w:val="3"/>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1 source [Ericsson] observes 7% gain</w:t>
      </w:r>
      <w:r w:rsidRPr="00D464F3">
        <w:rPr>
          <w:rFonts w:ascii="Times New Roman" w:hAnsi="Times New Roman"/>
          <w:color w:val="000000"/>
          <w:szCs w:val="20"/>
          <w:lang w:eastAsia="zh-CN"/>
        </w:rPr>
        <w:t>.</w:t>
      </w:r>
    </w:p>
    <w:p w14:paraId="0381220F" w14:textId="77777777" w:rsidR="00D464F3" w:rsidRPr="00D464F3" w:rsidRDefault="00D464F3" w:rsidP="00311060">
      <w:pPr>
        <w:numPr>
          <w:ilvl w:val="2"/>
          <w:numId w:val="226"/>
        </w:numPr>
        <w:snapToGrid w:val="0"/>
        <w:spacing w:before="100" w:beforeAutospacing="1" w:after="100" w:afterAutospacing="1"/>
        <w:jc w:val="both"/>
        <w:rPr>
          <w:rFonts w:ascii="Times New Roman" w:hAnsi="Times New Roman"/>
          <w:color w:val="000000"/>
          <w:szCs w:val="20"/>
          <w:lang w:eastAsia="ko-KR"/>
        </w:rPr>
      </w:pPr>
      <w:r w:rsidRPr="00D464F3">
        <w:rPr>
          <w:rFonts w:ascii="Times New Roman" w:hAnsi="Times New Roman"/>
          <w:color w:val="000000"/>
          <w:szCs w:val="20"/>
          <w:lang w:eastAsia="ko-KR"/>
        </w:rPr>
        <w:t xml:space="preserve">For 60km/h UE speed, and N4=4 </w:t>
      </w:r>
    </w:p>
    <w:p w14:paraId="0C044E21" w14:textId="77777777" w:rsidR="00D464F3" w:rsidRPr="00D464F3" w:rsidRDefault="00D464F3" w:rsidP="00311060">
      <w:pPr>
        <w:numPr>
          <w:ilvl w:val="3"/>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1 source [Ericsson] observes 5% gain</w:t>
      </w:r>
      <w:r w:rsidRPr="00D464F3">
        <w:rPr>
          <w:rFonts w:ascii="Times New Roman" w:hAnsi="Times New Roman"/>
          <w:color w:val="000000"/>
          <w:szCs w:val="20"/>
          <w:lang w:eastAsia="zh-CN"/>
        </w:rPr>
        <w:t>.</w:t>
      </w:r>
    </w:p>
    <w:p w14:paraId="1C35EFB4" w14:textId="77777777" w:rsidR="00D464F3" w:rsidRPr="00D464F3" w:rsidRDefault="00D464F3" w:rsidP="00311060">
      <w:pPr>
        <w:numPr>
          <w:ilvl w:val="1"/>
          <w:numId w:val="226"/>
        </w:numPr>
        <w:suppressAutoHyphens/>
        <w:spacing w:before="100" w:beforeAutospacing="1" w:after="100" w:afterAutospacing="1"/>
        <w:rPr>
          <w:rFonts w:ascii="Times New Roman" w:hAnsi="Times New Roman"/>
          <w:color w:val="000000"/>
          <w:szCs w:val="20"/>
          <w:lang w:eastAsia="x-none"/>
        </w:rPr>
      </w:pPr>
      <w:r w:rsidRPr="00D464F3">
        <w:rPr>
          <w:rFonts w:ascii="Times New Roman" w:hAnsi="Times New Roman"/>
          <w:color w:val="000000"/>
          <w:szCs w:val="20"/>
          <w:lang w:eastAsia="x-none"/>
        </w:rPr>
        <w:t>For FTP traffic with mid RU (40&lt;=RU&lt;=69%)</w:t>
      </w:r>
    </w:p>
    <w:p w14:paraId="5C398A34" w14:textId="77777777" w:rsidR="00D464F3" w:rsidRPr="00D464F3" w:rsidRDefault="00D464F3" w:rsidP="00311060">
      <w:pPr>
        <w:numPr>
          <w:ilvl w:val="2"/>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ko-KR"/>
        </w:rPr>
        <w:t>For 30km/h UE speed and N4=1</w:t>
      </w:r>
    </w:p>
    <w:p w14:paraId="2677E77A" w14:textId="77777777" w:rsidR="00D464F3" w:rsidRPr="00D464F3" w:rsidRDefault="00D464F3" w:rsidP="00311060">
      <w:pPr>
        <w:numPr>
          <w:ilvl w:val="3"/>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1 source [Ericsson] observes 37% gain</w:t>
      </w:r>
      <w:r w:rsidRPr="00D464F3">
        <w:rPr>
          <w:rFonts w:ascii="Times New Roman" w:hAnsi="Times New Roman"/>
          <w:color w:val="000000"/>
          <w:szCs w:val="20"/>
          <w:lang w:eastAsia="zh-CN"/>
        </w:rPr>
        <w:t>.</w:t>
      </w:r>
    </w:p>
    <w:p w14:paraId="60F7ED17" w14:textId="77777777" w:rsidR="00D464F3" w:rsidRPr="00D464F3" w:rsidRDefault="00D464F3" w:rsidP="00311060">
      <w:pPr>
        <w:numPr>
          <w:ilvl w:val="2"/>
          <w:numId w:val="226"/>
        </w:numPr>
        <w:snapToGrid w:val="0"/>
        <w:spacing w:before="100" w:beforeAutospacing="1" w:after="100" w:afterAutospacing="1"/>
        <w:jc w:val="both"/>
        <w:rPr>
          <w:rFonts w:ascii="Times New Roman" w:hAnsi="Times New Roman"/>
          <w:color w:val="000000"/>
          <w:szCs w:val="20"/>
          <w:lang w:eastAsia="ko-KR"/>
        </w:rPr>
      </w:pPr>
      <w:r w:rsidRPr="00D464F3">
        <w:rPr>
          <w:rFonts w:ascii="Times New Roman" w:hAnsi="Times New Roman"/>
          <w:color w:val="000000"/>
          <w:szCs w:val="20"/>
          <w:lang w:eastAsia="ko-KR"/>
        </w:rPr>
        <w:t xml:space="preserve">For 60km/h UE speed, and N4=1 </w:t>
      </w:r>
    </w:p>
    <w:p w14:paraId="224F66EC" w14:textId="77777777" w:rsidR="00D464F3" w:rsidRPr="00D464F3" w:rsidRDefault="00D464F3" w:rsidP="00311060">
      <w:pPr>
        <w:numPr>
          <w:ilvl w:val="3"/>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1 source [Huawei] observe 1.8%~3.5% gain;</w:t>
      </w:r>
    </w:p>
    <w:p w14:paraId="5B2C1DDC" w14:textId="77777777" w:rsidR="00D464F3" w:rsidRPr="00D464F3" w:rsidRDefault="00D464F3" w:rsidP="00311060">
      <w:pPr>
        <w:numPr>
          <w:ilvl w:val="3"/>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lastRenderedPageBreak/>
        <w:t>1 source [Ericsson] observes 21% gain</w:t>
      </w:r>
      <w:r w:rsidRPr="00D464F3">
        <w:rPr>
          <w:rFonts w:ascii="Times New Roman" w:hAnsi="Times New Roman"/>
          <w:color w:val="000000"/>
          <w:szCs w:val="20"/>
          <w:lang w:eastAsia="zh-CN"/>
        </w:rPr>
        <w:t>.</w:t>
      </w:r>
    </w:p>
    <w:p w14:paraId="46826E9E" w14:textId="77777777" w:rsidR="00D464F3" w:rsidRPr="00D464F3" w:rsidRDefault="00D464F3" w:rsidP="00311060">
      <w:pPr>
        <w:numPr>
          <w:ilvl w:val="2"/>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ko-KR"/>
        </w:rPr>
        <w:t>For 30km/h UE speed and N4=4</w:t>
      </w:r>
    </w:p>
    <w:p w14:paraId="14DA7A3E" w14:textId="77777777" w:rsidR="00D464F3" w:rsidRPr="00D464F3" w:rsidRDefault="00D464F3" w:rsidP="00311060">
      <w:pPr>
        <w:numPr>
          <w:ilvl w:val="3"/>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1 source [Ericsson] observes 29% gain</w:t>
      </w:r>
      <w:r w:rsidRPr="00D464F3">
        <w:rPr>
          <w:rFonts w:ascii="Times New Roman" w:hAnsi="Times New Roman"/>
          <w:color w:val="000000"/>
          <w:szCs w:val="20"/>
          <w:lang w:eastAsia="zh-CN"/>
        </w:rPr>
        <w:t>.</w:t>
      </w:r>
    </w:p>
    <w:p w14:paraId="1C906402" w14:textId="77777777" w:rsidR="00D464F3" w:rsidRPr="00D464F3" w:rsidRDefault="00D464F3" w:rsidP="00311060">
      <w:pPr>
        <w:numPr>
          <w:ilvl w:val="2"/>
          <w:numId w:val="226"/>
        </w:numPr>
        <w:snapToGrid w:val="0"/>
        <w:spacing w:before="100" w:beforeAutospacing="1" w:after="100" w:afterAutospacing="1"/>
        <w:jc w:val="both"/>
        <w:rPr>
          <w:rFonts w:ascii="Times New Roman" w:hAnsi="Times New Roman"/>
          <w:color w:val="000000"/>
          <w:szCs w:val="20"/>
          <w:lang w:eastAsia="ko-KR"/>
        </w:rPr>
      </w:pPr>
      <w:r w:rsidRPr="00D464F3">
        <w:rPr>
          <w:rFonts w:ascii="Times New Roman" w:hAnsi="Times New Roman"/>
          <w:color w:val="000000"/>
          <w:szCs w:val="20"/>
          <w:lang w:eastAsia="ko-KR"/>
        </w:rPr>
        <w:t xml:space="preserve">For 60km/h UE speed, and N4=4 </w:t>
      </w:r>
    </w:p>
    <w:p w14:paraId="6A595F24" w14:textId="77777777" w:rsidR="00D464F3" w:rsidRPr="00D464F3" w:rsidRDefault="00D464F3" w:rsidP="00311060">
      <w:pPr>
        <w:numPr>
          <w:ilvl w:val="3"/>
          <w:numId w:val="226"/>
        </w:numPr>
        <w:snapToGrid w:val="0"/>
        <w:spacing w:before="100" w:beforeAutospacing="1" w:after="100" w:afterAutospacing="1"/>
        <w:jc w:val="both"/>
        <w:rPr>
          <w:rFonts w:ascii="Times New Roman" w:hAnsi="Times New Roman"/>
          <w:color w:val="000000"/>
          <w:szCs w:val="20"/>
          <w:lang w:eastAsia="ko-KR"/>
        </w:rPr>
      </w:pPr>
      <w:r w:rsidRPr="00D464F3">
        <w:rPr>
          <w:rFonts w:ascii="Times New Roman" w:hAnsi="Times New Roman"/>
          <w:color w:val="000000"/>
          <w:szCs w:val="20"/>
          <w:lang w:eastAsia="x-none"/>
        </w:rPr>
        <w:t>1 source [Ericsson] observes 21% gain</w:t>
      </w:r>
      <w:r w:rsidRPr="00D464F3">
        <w:rPr>
          <w:rFonts w:ascii="Times New Roman" w:hAnsi="Times New Roman"/>
          <w:color w:val="000000"/>
          <w:szCs w:val="20"/>
          <w:lang w:eastAsia="zh-CN"/>
        </w:rPr>
        <w:t>.</w:t>
      </w:r>
    </w:p>
    <w:p w14:paraId="01A3CDAF" w14:textId="77777777" w:rsidR="00D464F3" w:rsidRPr="00D464F3" w:rsidRDefault="00D464F3" w:rsidP="00311060">
      <w:pPr>
        <w:numPr>
          <w:ilvl w:val="1"/>
          <w:numId w:val="226"/>
        </w:numPr>
        <w:snapToGrid w:val="0"/>
        <w:spacing w:before="100" w:beforeAutospacing="1" w:after="100" w:afterAutospacing="1"/>
        <w:jc w:val="both"/>
        <w:rPr>
          <w:rFonts w:ascii="Times New Roman" w:hAnsi="Times New Roman"/>
          <w:color w:val="000000"/>
          <w:szCs w:val="20"/>
          <w:lang w:eastAsia="ko-KR"/>
        </w:rPr>
      </w:pPr>
      <w:r w:rsidRPr="00D464F3">
        <w:rPr>
          <w:rFonts w:ascii="Times New Roman" w:hAnsi="Times New Roman"/>
          <w:color w:val="000000"/>
          <w:szCs w:val="20"/>
          <w:lang w:eastAsia="x-none"/>
        </w:rPr>
        <w:t>For FTP traffic with high RU (RU&gt;=70%)</w:t>
      </w:r>
    </w:p>
    <w:p w14:paraId="041671BE" w14:textId="77777777" w:rsidR="00D464F3" w:rsidRPr="00D464F3" w:rsidRDefault="00D464F3" w:rsidP="00311060">
      <w:pPr>
        <w:numPr>
          <w:ilvl w:val="2"/>
          <w:numId w:val="226"/>
        </w:numPr>
        <w:snapToGrid w:val="0"/>
        <w:spacing w:before="100" w:beforeAutospacing="1" w:after="100" w:afterAutospacing="1"/>
        <w:jc w:val="both"/>
        <w:rPr>
          <w:rFonts w:ascii="Times New Roman" w:hAnsi="Times New Roman"/>
          <w:color w:val="000000"/>
          <w:szCs w:val="20"/>
          <w:lang w:eastAsia="ko-KR"/>
        </w:rPr>
      </w:pPr>
      <w:r w:rsidRPr="00D464F3">
        <w:rPr>
          <w:rFonts w:ascii="Times New Roman" w:hAnsi="Times New Roman"/>
          <w:color w:val="000000"/>
          <w:szCs w:val="20"/>
          <w:lang w:eastAsia="ko-KR"/>
        </w:rPr>
        <w:t xml:space="preserve">For 60km/h UE speed, and N4=1 </w:t>
      </w:r>
    </w:p>
    <w:p w14:paraId="6C163E38" w14:textId="77777777" w:rsidR="00D464F3" w:rsidRPr="00D464F3" w:rsidRDefault="00D464F3" w:rsidP="00311060">
      <w:pPr>
        <w:numPr>
          <w:ilvl w:val="3"/>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1 source [Huawei] observe 2.5%~4.2% gain;</w:t>
      </w:r>
    </w:p>
    <w:p w14:paraId="2C5DD886" w14:textId="77777777" w:rsidR="00D464F3" w:rsidRPr="00D464F3" w:rsidRDefault="00D464F3" w:rsidP="00311060">
      <w:pPr>
        <w:numPr>
          <w:ilvl w:val="1"/>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For full buffer traffic:</w:t>
      </w:r>
    </w:p>
    <w:p w14:paraId="27484FBE" w14:textId="77777777" w:rsidR="00D464F3" w:rsidRPr="00D464F3" w:rsidRDefault="00D464F3" w:rsidP="00311060">
      <w:pPr>
        <w:numPr>
          <w:ilvl w:val="2"/>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ko-KR"/>
        </w:rPr>
        <w:t>For 30km/h UE speed and N4=1</w:t>
      </w:r>
    </w:p>
    <w:p w14:paraId="1C27F54E" w14:textId="77777777" w:rsidR="00D464F3" w:rsidRPr="00D464F3" w:rsidRDefault="00D464F3" w:rsidP="00311060">
      <w:pPr>
        <w:numPr>
          <w:ilvl w:val="3"/>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1 source [Lenovo] observes 51% gain.</w:t>
      </w:r>
    </w:p>
    <w:p w14:paraId="43FA7D8A" w14:textId="77777777" w:rsidR="00D464F3" w:rsidRPr="00D464F3" w:rsidRDefault="00D464F3" w:rsidP="00311060">
      <w:pPr>
        <w:numPr>
          <w:ilvl w:val="3"/>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1 source [Fujitsu] observes 27% gain</w:t>
      </w:r>
      <w:r w:rsidRPr="00D464F3">
        <w:rPr>
          <w:rFonts w:ascii="Times New Roman" w:hAnsi="Times New Roman"/>
          <w:color w:val="000000"/>
          <w:szCs w:val="20"/>
          <w:lang w:eastAsia="zh-CN"/>
        </w:rPr>
        <w:t>.</w:t>
      </w:r>
    </w:p>
    <w:p w14:paraId="7BAEE68E" w14:textId="77777777" w:rsidR="00D464F3" w:rsidRPr="00D464F3" w:rsidRDefault="00D464F3" w:rsidP="00311060">
      <w:pPr>
        <w:numPr>
          <w:ilvl w:val="3"/>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1 source [MediaTek] observes 8.7% gain</w:t>
      </w:r>
      <w:r w:rsidRPr="00D464F3">
        <w:rPr>
          <w:rFonts w:ascii="Times New Roman" w:hAnsi="Times New Roman"/>
          <w:color w:val="000000"/>
          <w:szCs w:val="20"/>
          <w:lang w:eastAsia="zh-CN"/>
        </w:rPr>
        <w:t>.</w:t>
      </w:r>
    </w:p>
    <w:p w14:paraId="7FCFC41A" w14:textId="77777777" w:rsidR="00D464F3" w:rsidRPr="00D464F3" w:rsidRDefault="00D464F3" w:rsidP="00311060">
      <w:pPr>
        <w:numPr>
          <w:ilvl w:val="2"/>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ko-KR"/>
        </w:rPr>
        <w:t>For 30km/h UE speed and N4=4</w:t>
      </w:r>
    </w:p>
    <w:p w14:paraId="60A316A6" w14:textId="77777777" w:rsidR="00D464F3" w:rsidRPr="00D464F3" w:rsidRDefault="00D464F3" w:rsidP="00311060">
      <w:pPr>
        <w:numPr>
          <w:ilvl w:val="3"/>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1 source [Fujitsu] observes 11.6% gain</w:t>
      </w:r>
      <w:r w:rsidRPr="00D464F3">
        <w:rPr>
          <w:rFonts w:ascii="Times New Roman" w:hAnsi="Times New Roman"/>
          <w:color w:val="000000"/>
          <w:szCs w:val="20"/>
          <w:lang w:eastAsia="zh-CN"/>
        </w:rPr>
        <w:t>.</w:t>
      </w:r>
    </w:p>
    <w:p w14:paraId="6BA8CC39" w14:textId="77777777" w:rsidR="00D464F3" w:rsidRPr="00D464F3" w:rsidRDefault="00D464F3" w:rsidP="00311060">
      <w:pPr>
        <w:numPr>
          <w:ilvl w:val="0"/>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Compared to the benchmark#2 of non-AI/ML based CSI prediction:</w:t>
      </w:r>
    </w:p>
    <w:p w14:paraId="45AF9274" w14:textId="77777777" w:rsidR="00D464F3" w:rsidRPr="00D464F3" w:rsidRDefault="00D464F3" w:rsidP="00311060">
      <w:pPr>
        <w:numPr>
          <w:ilvl w:val="1"/>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For FTP traffic, with low RU (RU&lt;=39%)</w:t>
      </w:r>
    </w:p>
    <w:p w14:paraId="7B924DC5" w14:textId="77777777" w:rsidR="00D464F3" w:rsidRPr="00D464F3" w:rsidRDefault="00D464F3" w:rsidP="00311060">
      <w:pPr>
        <w:numPr>
          <w:ilvl w:val="2"/>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ko-KR"/>
        </w:rPr>
        <w:t>For 30km/h UE speed and N4=1,</w:t>
      </w:r>
    </w:p>
    <w:p w14:paraId="36BE7268" w14:textId="77777777" w:rsidR="00D464F3" w:rsidRPr="00D464F3" w:rsidRDefault="00D464F3" w:rsidP="00311060">
      <w:pPr>
        <w:numPr>
          <w:ilvl w:val="3"/>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1 source [Ericsson] observes 9% gain</w:t>
      </w:r>
      <w:r w:rsidRPr="00D464F3">
        <w:rPr>
          <w:rFonts w:ascii="Times New Roman" w:hAnsi="Times New Roman"/>
          <w:color w:val="000000"/>
          <w:szCs w:val="20"/>
          <w:lang w:eastAsia="zh-CN"/>
        </w:rPr>
        <w:t>.</w:t>
      </w:r>
    </w:p>
    <w:p w14:paraId="4337D2BA" w14:textId="77777777" w:rsidR="00D464F3" w:rsidRPr="00D464F3" w:rsidRDefault="00D464F3" w:rsidP="00311060">
      <w:pPr>
        <w:numPr>
          <w:ilvl w:val="3"/>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1 source [CATT] observes -2.1% gain</w:t>
      </w:r>
      <w:r w:rsidRPr="00D464F3">
        <w:rPr>
          <w:rFonts w:ascii="Times New Roman" w:hAnsi="Times New Roman"/>
          <w:color w:val="000000"/>
          <w:szCs w:val="20"/>
          <w:lang w:eastAsia="zh-CN"/>
        </w:rPr>
        <w:t>.</w:t>
      </w:r>
    </w:p>
    <w:p w14:paraId="4F9C0655" w14:textId="77777777" w:rsidR="00D464F3" w:rsidRPr="00D464F3" w:rsidRDefault="00D464F3" w:rsidP="00311060">
      <w:pPr>
        <w:numPr>
          <w:ilvl w:val="2"/>
          <w:numId w:val="226"/>
        </w:numPr>
        <w:snapToGrid w:val="0"/>
        <w:spacing w:before="100" w:beforeAutospacing="1" w:after="100" w:afterAutospacing="1"/>
        <w:jc w:val="both"/>
        <w:rPr>
          <w:rFonts w:ascii="Times New Roman" w:hAnsi="Times New Roman"/>
          <w:color w:val="000000"/>
          <w:szCs w:val="20"/>
          <w:lang w:eastAsia="ko-KR"/>
        </w:rPr>
      </w:pPr>
      <w:r w:rsidRPr="00D464F3">
        <w:rPr>
          <w:rFonts w:ascii="Times New Roman" w:hAnsi="Times New Roman"/>
          <w:color w:val="000000"/>
          <w:szCs w:val="20"/>
          <w:lang w:eastAsia="ko-KR"/>
        </w:rPr>
        <w:t xml:space="preserve">For 60km/h UE speed, and N4=1 </w:t>
      </w:r>
    </w:p>
    <w:p w14:paraId="2FABBFC6" w14:textId="77777777" w:rsidR="00D464F3" w:rsidRPr="00D464F3" w:rsidRDefault="00D464F3" w:rsidP="00311060">
      <w:pPr>
        <w:numPr>
          <w:ilvl w:val="3"/>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 xml:space="preserve">1 source [Huawei] observes 0.7%~0.9% gain; </w:t>
      </w:r>
    </w:p>
    <w:p w14:paraId="6AE8E10C" w14:textId="77777777" w:rsidR="00D464F3" w:rsidRPr="00D464F3" w:rsidRDefault="00D464F3" w:rsidP="00311060">
      <w:pPr>
        <w:numPr>
          <w:ilvl w:val="3"/>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1 source [Ericsson] observes 11% gain</w:t>
      </w:r>
      <w:r w:rsidRPr="00D464F3">
        <w:rPr>
          <w:rFonts w:ascii="Times New Roman" w:hAnsi="Times New Roman"/>
          <w:color w:val="000000"/>
          <w:szCs w:val="20"/>
          <w:lang w:eastAsia="zh-CN"/>
        </w:rPr>
        <w:t>.</w:t>
      </w:r>
    </w:p>
    <w:p w14:paraId="030E8C90" w14:textId="77777777" w:rsidR="00D464F3" w:rsidRPr="00D464F3" w:rsidRDefault="00D464F3" w:rsidP="00311060">
      <w:pPr>
        <w:numPr>
          <w:ilvl w:val="3"/>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1 source [CATT] observes -6.1% gain</w:t>
      </w:r>
    </w:p>
    <w:p w14:paraId="603325E2" w14:textId="77777777" w:rsidR="00D464F3" w:rsidRPr="00D464F3" w:rsidRDefault="00D464F3" w:rsidP="00311060">
      <w:pPr>
        <w:numPr>
          <w:ilvl w:val="2"/>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ko-KR"/>
        </w:rPr>
        <w:t>For 30km/h UE speed and N4=4,</w:t>
      </w:r>
    </w:p>
    <w:p w14:paraId="25414A70" w14:textId="77777777" w:rsidR="00D464F3" w:rsidRPr="00D464F3" w:rsidRDefault="00D464F3" w:rsidP="00311060">
      <w:pPr>
        <w:numPr>
          <w:ilvl w:val="3"/>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1 source [Ericsson] observes 13% gain</w:t>
      </w:r>
      <w:r w:rsidRPr="00D464F3">
        <w:rPr>
          <w:rFonts w:ascii="Times New Roman" w:hAnsi="Times New Roman"/>
          <w:color w:val="000000"/>
          <w:szCs w:val="20"/>
          <w:lang w:eastAsia="zh-CN"/>
        </w:rPr>
        <w:t>.</w:t>
      </w:r>
    </w:p>
    <w:p w14:paraId="54D1746A" w14:textId="77777777" w:rsidR="00D464F3" w:rsidRPr="00D464F3" w:rsidRDefault="00D464F3" w:rsidP="00311060">
      <w:pPr>
        <w:numPr>
          <w:ilvl w:val="3"/>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1 source [InterDigital] observes 2.1% gain</w:t>
      </w:r>
      <w:r w:rsidRPr="00D464F3">
        <w:rPr>
          <w:rFonts w:ascii="Times New Roman" w:hAnsi="Times New Roman"/>
          <w:color w:val="000000"/>
          <w:szCs w:val="20"/>
          <w:lang w:eastAsia="zh-CN"/>
        </w:rPr>
        <w:t>.</w:t>
      </w:r>
    </w:p>
    <w:p w14:paraId="026BFC86" w14:textId="77777777" w:rsidR="00D464F3" w:rsidRPr="00D464F3" w:rsidRDefault="00D464F3" w:rsidP="00311060">
      <w:pPr>
        <w:numPr>
          <w:ilvl w:val="3"/>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1 source [MediaTek] observes 0.02% gain</w:t>
      </w:r>
      <w:r w:rsidRPr="00D464F3">
        <w:rPr>
          <w:rFonts w:ascii="Times New Roman" w:hAnsi="Times New Roman"/>
          <w:color w:val="000000"/>
          <w:szCs w:val="20"/>
          <w:lang w:eastAsia="zh-CN"/>
        </w:rPr>
        <w:t>.</w:t>
      </w:r>
    </w:p>
    <w:p w14:paraId="03C35762" w14:textId="77777777" w:rsidR="00D464F3" w:rsidRPr="00D464F3" w:rsidRDefault="00D464F3" w:rsidP="00311060">
      <w:pPr>
        <w:numPr>
          <w:ilvl w:val="2"/>
          <w:numId w:val="226"/>
        </w:numPr>
        <w:snapToGrid w:val="0"/>
        <w:spacing w:before="100" w:beforeAutospacing="1" w:after="100" w:afterAutospacing="1"/>
        <w:jc w:val="both"/>
        <w:rPr>
          <w:rFonts w:ascii="Times New Roman" w:hAnsi="Times New Roman"/>
          <w:color w:val="000000"/>
          <w:szCs w:val="20"/>
          <w:lang w:eastAsia="ko-KR"/>
        </w:rPr>
      </w:pPr>
      <w:r w:rsidRPr="00D464F3">
        <w:rPr>
          <w:rFonts w:ascii="Times New Roman" w:hAnsi="Times New Roman"/>
          <w:color w:val="000000"/>
          <w:szCs w:val="20"/>
          <w:lang w:eastAsia="ko-KR"/>
        </w:rPr>
        <w:t xml:space="preserve">For 60km/h UE speed, and N4=4 </w:t>
      </w:r>
    </w:p>
    <w:p w14:paraId="77FBEEA4" w14:textId="77777777" w:rsidR="00D464F3" w:rsidRPr="00D464F3" w:rsidRDefault="00D464F3" w:rsidP="00311060">
      <w:pPr>
        <w:numPr>
          <w:ilvl w:val="3"/>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 xml:space="preserve">1 source [Ericsson, InterDigital] observes 13% </w:t>
      </w:r>
    </w:p>
    <w:p w14:paraId="16FF0893" w14:textId="77777777" w:rsidR="00D464F3" w:rsidRPr="00D464F3" w:rsidRDefault="00D464F3" w:rsidP="00311060">
      <w:pPr>
        <w:numPr>
          <w:ilvl w:val="3"/>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 xml:space="preserve">1 source [MediaTek] observes 0.14% gain </w:t>
      </w:r>
    </w:p>
    <w:p w14:paraId="50F8B576" w14:textId="77777777" w:rsidR="00D464F3" w:rsidRPr="00D464F3" w:rsidRDefault="00D464F3" w:rsidP="00311060">
      <w:pPr>
        <w:numPr>
          <w:ilvl w:val="3"/>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 xml:space="preserve">1 source [Ericsson, InterDigital] observes -13.1% </w:t>
      </w:r>
    </w:p>
    <w:p w14:paraId="70564356" w14:textId="77777777" w:rsidR="00D464F3" w:rsidRPr="00D464F3" w:rsidRDefault="00D464F3" w:rsidP="00311060">
      <w:pPr>
        <w:numPr>
          <w:ilvl w:val="1"/>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For FTP traffic, with mid RU (40&lt;=RU&lt;=69%)</w:t>
      </w:r>
    </w:p>
    <w:p w14:paraId="3862216B" w14:textId="77777777" w:rsidR="00D464F3" w:rsidRPr="00D464F3" w:rsidRDefault="00D464F3" w:rsidP="00311060">
      <w:pPr>
        <w:numPr>
          <w:ilvl w:val="2"/>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ko-KR"/>
        </w:rPr>
        <w:t>For 30km/h UE speed and N4=1,</w:t>
      </w:r>
    </w:p>
    <w:p w14:paraId="27A8E45C" w14:textId="77777777" w:rsidR="00D464F3" w:rsidRPr="00D464F3" w:rsidRDefault="00D464F3" w:rsidP="00311060">
      <w:pPr>
        <w:numPr>
          <w:ilvl w:val="3"/>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1 source [Ericsson] observes 24% gain</w:t>
      </w:r>
      <w:r w:rsidRPr="00D464F3">
        <w:rPr>
          <w:rFonts w:ascii="Times New Roman" w:hAnsi="Times New Roman"/>
          <w:color w:val="000000"/>
          <w:szCs w:val="20"/>
          <w:lang w:eastAsia="zh-CN"/>
        </w:rPr>
        <w:t>.</w:t>
      </w:r>
    </w:p>
    <w:p w14:paraId="154D52C6" w14:textId="77777777" w:rsidR="00D464F3" w:rsidRPr="00D464F3" w:rsidRDefault="00D464F3" w:rsidP="00311060">
      <w:pPr>
        <w:numPr>
          <w:ilvl w:val="2"/>
          <w:numId w:val="226"/>
        </w:numPr>
        <w:snapToGrid w:val="0"/>
        <w:spacing w:before="100" w:beforeAutospacing="1" w:after="100" w:afterAutospacing="1"/>
        <w:jc w:val="both"/>
        <w:rPr>
          <w:rFonts w:ascii="Times New Roman" w:hAnsi="Times New Roman"/>
          <w:color w:val="000000"/>
          <w:szCs w:val="20"/>
          <w:lang w:eastAsia="ko-KR"/>
        </w:rPr>
      </w:pPr>
      <w:r w:rsidRPr="00D464F3">
        <w:rPr>
          <w:rFonts w:ascii="Times New Roman" w:hAnsi="Times New Roman"/>
          <w:color w:val="000000"/>
          <w:szCs w:val="20"/>
          <w:lang w:eastAsia="ko-KR"/>
        </w:rPr>
        <w:t xml:space="preserve">For 60km/h UE speed, and N4=1 </w:t>
      </w:r>
    </w:p>
    <w:p w14:paraId="526D35FE" w14:textId="77777777" w:rsidR="00D464F3" w:rsidRPr="00D464F3" w:rsidRDefault="00D464F3" w:rsidP="00311060">
      <w:pPr>
        <w:numPr>
          <w:ilvl w:val="3"/>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 xml:space="preserve">1 source [Huawei] observes 2.3%~3.1% gain; </w:t>
      </w:r>
    </w:p>
    <w:p w14:paraId="42BD36BA" w14:textId="77777777" w:rsidR="00D464F3" w:rsidRPr="00D464F3" w:rsidRDefault="00D464F3" w:rsidP="00311060">
      <w:pPr>
        <w:numPr>
          <w:ilvl w:val="3"/>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1 source [Ericsson] observes 31% gain</w:t>
      </w:r>
      <w:r w:rsidRPr="00D464F3">
        <w:rPr>
          <w:rFonts w:ascii="Times New Roman" w:hAnsi="Times New Roman"/>
          <w:color w:val="000000"/>
          <w:szCs w:val="20"/>
          <w:lang w:eastAsia="zh-CN"/>
        </w:rPr>
        <w:t>.</w:t>
      </w:r>
    </w:p>
    <w:p w14:paraId="6FE95529" w14:textId="77777777" w:rsidR="00D464F3" w:rsidRPr="00D464F3" w:rsidRDefault="00D464F3" w:rsidP="00311060">
      <w:pPr>
        <w:numPr>
          <w:ilvl w:val="2"/>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ko-KR"/>
        </w:rPr>
        <w:t>For 30km/h UE speed and N4=4,</w:t>
      </w:r>
    </w:p>
    <w:p w14:paraId="6574ECB2" w14:textId="77777777" w:rsidR="00D464F3" w:rsidRPr="00D464F3" w:rsidRDefault="00D464F3" w:rsidP="00311060">
      <w:pPr>
        <w:numPr>
          <w:ilvl w:val="3"/>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1 source [Ericsson] observes 35% gain</w:t>
      </w:r>
      <w:r w:rsidRPr="00D464F3">
        <w:rPr>
          <w:rFonts w:ascii="Times New Roman" w:hAnsi="Times New Roman"/>
          <w:color w:val="000000"/>
          <w:szCs w:val="20"/>
          <w:lang w:eastAsia="zh-CN"/>
        </w:rPr>
        <w:t>.</w:t>
      </w:r>
    </w:p>
    <w:p w14:paraId="51A94A98" w14:textId="77777777" w:rsidR="00D464F3" w:rsidRPr="00D464F3" w:rsidRDefault="00D464F3" w:rsidP="00311060">
      <w:pPr>
        <w:numPr>
          <w:ilvl w:val="3"/>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2 sources [MediaTek, InterDigital] observe -0.25%~2.5% gain</w:t>
      </w:r>
      <w:r w:rsidRPr="00D464F3">
        <w:rPr>
          <w:rFonts w:ascii="Times New Roman" w:hAnsi="Times New Roman"/>
          <w:color w:val="000000"/>
          <w:szCs w:val="20"/>
          <w:lang w:eastAsia="zh-CN"/>
        </w:rPr>
        <w:t>.</w:t>
      </w:r>
    </w:p>
    <w:p w14:paraId="669F9291" w14:textId="77777777" w:rsidR="00D464F3" w:rsidRPr="00D464F3" w:rsidRDefault="00D464F3" w:rsidP="00311060">
      <w:pPr>
        <w:numPr>
          <w:ilvl w:val="2"/>
          <w:numId w:val="226"/>
        </w:numPr>
        <w:snapToGrid w:val="0"/>
        <w:spacing w:before="100" w:beforeAutospacing="1" w:after="100" w:afterAutospacing="1"/>
        <w:jc w:val="both"/>
        <w:rPr>
          <w:rFonts w:ascii="Times New Roman" w:hAnsi="Times New Roman"/>
          <w:color w:val="000000"/>
          <w:szCs w:val="20"/>
          <w:lang w:eastAsia="ko-KR"/>
        </w:rPr>
      </w:pPr>
      <w:r w:rsidRPr="00D464F3">
        <w:rPr>
          <w:rFonts w:ascii="Times New Roman" w:hAnsi="Times New Roman"/>
          <w:color w:val="000000"/>
          <w:szCs w:val="20"/>
          <w:lang w:eastAsia="ko-KR"/>
        </w:rPr>
        <w:t xml:space="preserve">For 60km/h UE speed, and N4=4 </w:t>
      </w:r>
    </w:p>
    <w:p w14:paraId="12C6AD5B" w14:textId="77777777" w:rsidR="00D464F3" w:rsidRPr="00D464F3" w:rsidRDefault="00D464F3" w:rsidP="00311060">
      <w:pPr>
        <w:numPr>
          <w:ilvl w:val="3"/>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1 source [Ericsson] observes 32% gain</w:t>
      </w:r>
      <w:r w:rsidRPr="00D464F3">
        <w:rPr>
          <w:rFonts w:ascii="Times New Roman" w:hAnsi="Times New Roman"/>
          <w:color w:val="000000"/>
          <w:szCs w:val="20"/>
          <w:lang w:eastAsia="zh-CN"/>
        </w:rPr>
        <w:t>.</w:t>
      </w:r>
    </w:p>
    <w:p w14:paraId="6AF52604" w14:textId="77777777" w:rsidR="00D464F3" w:rsidRPr="00D464F3" w:rsidRDefault="00D464F3" w:rsidP="00311060">
      <w:pPr>
        <w:numPr>
          <w:ilvl w:val="3"/>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1 source [MediaTek] observes 0.25% gain</w:t>
      </w:r>
      <w:r w:rsidRPr="00D464F3">
        <w:rPr>
          <w:rFonts w:ascii="Times New Roman" w:hAnsi="Times New Roman"/>
          <w:color w:val="000000"/>
          <w:szCs w:val="20"/>
          <w:lang w:eastAsia="zh-CN"/>
        </w:rPr>
        <w:t>.</w:t>
      </w:r>
    </w:p>
    <w:p w14:paraId="59C05CDD" w14:textId="77777777" w:rsidR="00D464F3" w:rsidRPr="00D464F3" w:rsidRDefault="00D464F3" w:rsidP="00311060">
      <w:pPr>
        <w:numPr>
          <w:ilvl w:val="3"/>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1 source [InterDigital] observes -19.6% gain</w:t>
      </w:r>
      <w:r w:rsidRPr="00D464F3">
        <w:rPr>
          <w:rFonts w:ascii="Times New Roman" w:hAnsi="Times New Roman"/>
          <w:color w:val="000000"/>
          <w:szCs w:val="20"/>
          <w:lang w:eastAsia="zh-CN"/>
        </w:rPr>
        <w:t>.</w:t>
      </w:r>
    </w:p>
    <w:p w14:paraId="43B77C67" w14:textId="77777777" w:rsidR="00D464F3" w:rsidRPr="00D464F3" w:rsidRDefault="00D464F3" w:rsidP="00311060">
      <w:pPr>
        <w:numPr>
          <w:ilvl w:val="1"/>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For FTP traffic, with high RU (RU&gt;=70%)</w:t>
      </w:r>
    </w:p>
    <w:p w14:paraId="712C4765" w14:textId="77777777" w:rsidR="00D464F3" w:rsidRPr="00D464F3" w:rsidRDefault="00D464F3" w:rsidP="00311060">
      <w:pPr>
        <w:numPr>
          <w:ilvl w:val="2"/>
          <w:numId w:val="226"/>
        </w:numPr>
        <w:snapToGrid w:val="0"/>
        <w:spacing w:before="100" w:beforeAutospacing="1" w:after="100" w:afterAutospacing="1"/>
        <w:jc w:val="both"/>
        <w:rPr>
          <w:rFonts w:ascii="Times New Roman" w:hAnsi="Times New Roman"/>
          <w:color w:val="000000"/>
          <w:szCs w:val="20"/>
          <w:lang w:eastAsia="ko-KR"/>
        </w:rPr>
      </w:pPr>
      <w:r w:rsidRPr="00D464F3">
        <w:rPr>
          <w:rFonts w:ascii="Times New Roman" w:hAnsi="Times New Roman"/>
          <w:color w:val="000000"/>
          <w:szCs w:val="20"/>
          <w:lang w:eastAsia="ko-KR"/>
        </w:rPr>
        <w:t xml:space="preserve">For 60km/h UE speed, and N4=1 </w:t>
      </w:r>
    </w:p>
    <w:p w14:paraId="4ABBCE93" w14:textId="77777777" w:rsidR="00D464F3" w:rsidRPr="00D464F3" w:rsidRDefault="00D464F3" w:rsidP="00311060">
      <w:pPr>
        <w:numPr>
          <w:ilvl w:val="3"/>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 xml:space="preserve">1 source [Huawei] observes 2%~2.5% gain; </w:t>
      </w:r>
    </w:p>
    <w:p w14:paraId="21F0B200" w14:textId="77777777" w:rsidR="00D464F3" w:rsidRPr="00D464F3" w:rsidRDefault="00D464F3" w:rsidP="00311060">
      <w:pPr>
        <w:numPr>
          <w:ilvl w:val="2"/>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ko-KR"/>
        </w:rPr>
        <w:t>For 30km/h UE speed and N4=4,</w:t>
      </w:r>
    </w:p>
    <w:p w14:paraId="29E96040" w14:textId="77777777" w:rsidR="00D464F3" w:rsidRPr="00D464F3" w:rsidRDefault="00D464F3" w:rsidP="00311060">
      <w:pPr>
        <w:numPr>
          <w:ilvl w:val="3"/>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2 sources [InterDigital, MediaTek] observes 0.11%~5.7% gain</w:t>
      </w:r>
      <w:r w:rsidRPr="00D464F3">
        <w:rPr>
          <w:rFonts w:ascii="Times New Roman" w:hAnsi="Times New Roman"/>
          <w:color w:val="000000"/>
          <w:szCs w:val="20"/>
          <w:lang w:eastAsia="zh-CN"/>
        </w:rPr>
        <w:t>.</w:t>
      </w:r>
    </w:p>
    <w:p w14:paraId="791E3E34" w14:textId="77777777" w:rsidR="00D464F3" w:rsidRPr="00D464F3" w:rsidRDefault="00D464F3" w:rsidP="00311060">
      <w:pPr>
        <w:numPr>
          <w:ilvl w:val="2"/>
          <w:numId w:val="226"/>
        </w:numPr>
        <w:snapToGrid w:val="0"/>
        <w:spacing w:before="100" w:beforeAutospacing="1" w:after="100" w:afterAutospacing="1"/>
        <w:jc w:val="both"/>
        <w:rPr>
          <w:rFonts w:ascii="Times New Roman" w:hAnsi="Times New Roman"/>
          <w:color w:val="000000"/>
          <w:szCs w:val="20"/>
          <w:lang w:eastAsia="ko-KR"/>
        </w:rPr>
      </w:pPr>
      <w:r w:rsidRPr="00D464F3">
        <w:rPr>
          <w:rFonts w:ascii="Times New Roman" w:hAnsi="Times New Roman"/>
          <w:color w:val="000000"/>
          <w:szCs w:val="20"/>
          <w:lang w:eastAsia="ko-KR"/>
        </w:rPr>
        <w:t xml:space="preserve">For 60km/h UE speed, and N4=4 </w:t>
      </w:r>
    </w:p>
    <w:p w14:paraId="1845519F" w14:textId="77777777" w:rsidR="00D464F3" w:rsidRPr="00D464F3" w:rsidRDefault="00D464F3" w:rsidP="00311060">
      <w:pPr>
        <w:numPr>
          <w:ilvl w:val="3"/>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1 source [InterDigital] observes -17.2% gain</w:t>
      </w:r>
      <w:r w:rsidRPr="00D464F3">
        <w:rPr>
          <w:rFonts w:ascii="Times New Roman" w:hAnsi="Times New Roman"/>
          <w:color w:val="000000"/>
          <w:szCs w:val="20"/>
          <w:lang w:eastAsia="zh-CN"/>
        </w:rPr>
        <w:t>.</w:t>
      </w:r>
    </w:p>
    <w:p w14:paraId="3658F6A3" w14:textId="77777777" w:rsidR="00D464F3" w:rsidRPr="00D464F3" w:rsidRDefault="00D464F3" w:rsidP="00311060">
      <w:pPr>
        <w:numPr>
          <w:ilvl w:val="3"/>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1 source [MediaTek] observes 0.92% gain</w:t>
      </w:r>
      <w:r w:rsidRPr="00D464F3">
        <w:rPr>
          <w:rFonts w:ascii="Times New Roman" w:hAnsi="Times New Roman"/>
          <w:color w:val="000000"/>
          <w:szCs w:val="20"/>
          <w:lang w:eastAsia="zh-CN"/>
        </w:rPr>
        <w:t>.</w:t>
      </w:r>
    </w:p>
    <w:p w14:paraId="0DFA95B2" w14:textId="77777777" w:rsidR="00D464F3" w:rsidRPr="00D464F3" w:rsidRDefault="00D464F3" w:rsidP="00311060">
      <w:pPr>
        <w:numPr>
          <w:ilvl w:val="1"/>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For full buffer traffic:</w:t>
      </w:r>
    </w:p>
    <w:p w14:paraId="614D9645" w14:textId="77777777" w:rsidR="00D464F3" w:rsidRPr="00D464F3" w:rsidRDefault="00D464F3" w:rsidP="00311060">
      <w:pPr>
        <w:numPr>
          <w:ilvl w:val="2"/>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ko-KR"/>
        </w:rPr>
        <w:t>For 30km/h UE speed and N4=1</w:t>
      </w:r>
    </w:p>
    <w:p w14:paraId="788AAF47" w14:textId="77777777" w:rsidR="00D464F3" w:rsidRPr="00D464F3" w:rsidRDefault="00D464F3" w:rsidP="00311060">
      <w:pPr>
        <w:numPr>
          <w:ilvl w:val="3"/>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1 source [Lenovo] observes 24% gain.</w:t>
      </w:r>
    </w:p>
    <w:p w14:paraId="7B732B4E" w14:textId="77777777" w:rsidR="00D464F3" w:rsidRPr="00D464F3" w:rsidRDefault="00D464F3" w:rsidP="00311060">
      <w:pPr>
        <w:numPr>
          <w:ilvl w:val="3"/>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lastRenderedPageBreak/>
        <w:t>1 source [Fujitsu] observes 9.7% gain</w:t>
      </w:r>
      <w:r w:rsidRPr="00D464F3">
        <w:rPr>
          <w:rFonts w:ascii="Times New Roman" w:hAnsi="Times New Roman"/>
          <w:color w:val="000000"/>
          <w:szCs w:val="20"/>
          <w:lang w:eastAsia="zh-CN"/>
        </w:rPr>
        <w:t>.</w:t>
      </w:r>
    </w:p>
    <w:p w14:paraId="0C513A90" w14:textId="77777777" w:rsidR="00D464F3" w:rsidRPr="00D464F3" w:rsidRDefault="00D464F3" w:rsidP="00311060">
      <w:pPr>
        <w:numPr>
          <w:ilvl w:val="3"/>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2 sources [CATT, MediaTek] observe 0.6~1.2% gain</w:t>
      </w:r>
      <w:r w:rsidRPr="00D464F3">
        <w:rPr>
          <w:rFonts w:ascii="Times New Roman" w:hAnsi="Times New Roman"/>
          <w:color w:val="000000"/>
          <w:szCs w:val="20"/>
          <w:lang w:eastAsia="zh-CN"/>
        </w:rPr>
        <w:t>.</w:t>
      </w:r>
    </w:p>
    <w:p w14:paraId="23405718" w14:textId="77777777" w:rsidR="00D464F3" w:rsidRPr="00D464F3" w:rsidRDefault="00D464F3" w:rsidP="00311060">
      <w:pPr>
        <w:numPr>
          <w:ilvl w:val="2"/>
          <w:numId w:val="226"/>
        </w:numPr>
        <w:snapToGrid w:val="0"/>
        <w:spacing w:before="100" w:beforeAutospacing="1" w:after="100" w:afterAutospacing="1"/>
        <w:jc w:val="both"/>
        <w:rPr>
          <w:rFonts w:ascii="Times New Roman" w:hAnsi="Times New Roman"/>
          <w:color w:val="000000"/>
          <w:szCs w:val="20"/>
          <w:lang w:eastAsia="ko-KR"/>
        </w:rPr>
      </w:pPr>
      <w:r w:rsidRPr="00D464F3">
        <w:rPr>
          <w:rFonts w:ascii="Times New Roman" w:hAnsi="Times New Roman"/>
          <w:color w:val="000000"/>
          <w:szCs w:val="20"/>
          <w:lang w:eastAsia="ko-KR"/>
        </w:rPr>
        <w:t xml:space="preserve">For 60km/h UE speed, and N4=1 </w:t>
      </w:r>
    </w:p>
    <w:p w14:paraId="7659F0B5" w14:textId="77777777" w:rsidR="00D464F3" w:rsidRPr="00D464F3" w:rsidRDefault="00D464F3" w:rsidP="00311060">
      <w:pPr>
        <w:numPr>
          <w:ilvl w:val="3"/>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 xml:space="preserve">1 source [CATT] observes 0.2% gain </w:t>
      </w:r>
    </w:p>
    <w:p w14:paraId="73744A69" w14:textId="77777777" w:rsidR="00D464F3" w:rsidRPr="00D464F3" w:rsidRDefault="00D464F3" w:rsidP="00311060">
      <w:pPr>
        <w:numPr>
          <w:ilvl w:val="3"/>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 xml:space="preserve">1 source [vivo] observes 20.6% gain </w:t>
      </w:r>
    </w:p>
    <w:p w14:paraId="4F578552" w14:textId="77777777" w:rsidR="00D464F3" w:rsidRPr="00D464F3" w:rsidRDefault="00D464F3" w:rsidP="00311060">
      <w:pPr>
        <w:numPr>
          <w:ilvl w:val="2"/>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ko-KR"/>
        </w:rPr>
        <w:t>For 30km/h UE speed and N4=3 or 4</w:t>
      </w:r>
    </w:p>
    <w:p w14:paraId="6BA27945" w14:textId="77777777" w:rsidR="00D464F3" w:rsidRPr="00D464F3" w:rsidRDefault="00D464F3" w:rsidP="00311060">
      <w:pPr>
        <w:numPr>
          <w:ilvl w:val="3"/>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1 source [Fujitsu] observes 7% gain</w:t>
      </w:r>
      <w:r w:rsidRPr="00D464F3">
        <w:rPr>
          <w:rFonts w:ascii="Times New Roman" w:hAnsi="Times New Roman"/>
          <w:color w:val="000000"/>
          <w:szCs w:val="20"/>
          <w:lang w:eastAsia="zh-CN"/>
        </w:rPr>
        <w:t>.</w:t>
      </w:r>
    </w:p>
    <w:p w14:paraId="53134E24" w14:textId="77777777" w:rsidR="00D464F3" w:rsidRPr="00D464F3" w:rsidRDefault="00D464F3" w:rsidP="00311060">
      <w:pPr>
        <w:numPr>
          <w:ilvl w:val="3"/>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1 source [vivo] observes 24.7% gain with phase discontinuity modelling</w:t>
      </w:r>
      <w:r w:rsidRPr="00D464F3">
        <w:rPr>
          <w:rFonts w:ascii="Times New Roman" w:hAnsi="Times New Roman"/>
          <w:color w:val="000000"/>
          <w:szCs w:val="20"/>
          <w:lang w:eastAsia="zh-CN"/>
        </w:rPr>
        <w:t>.</w:t>
      </w:r>
    </w:p>
    <w:p w14:paraId="26A9A182" w14:textId="77777777" w:rsidR="00D464F3" w:rsidRPr="00D464F3" w:rsidRDefault="00D464F3" w:rsidP="00311060">
      <w:pPr>
        <w:numPr>
          <w:ilvl w:val="2"/>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ko-KR"/>
        </w:rPr>
        <w:t xml:space="preserve">For 60km/h UE speed and N4=3 </w:t>
      </w:r>
    </w:p>
    <w:p w14:paraId="54A5B751" w14:textId="77777777" w:rsidR="00D464F3" w:rsidRPr="00D464F3" w:rsidRDefault="00D464F3" w:rsidP="00311060">
      <w:pPr>
        <w:numPr>
          <w:ilvl w:val="3"/>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1 source [vivo] observes 41.3% gain with phase discontinuity modelling</w:t>
      </w:r>
      <w:r w:rsidRPr="00D464F3">
        <w:rPr>
          <w:rFonts w:ascii="Times New Roman" w:hAnsi="Times New Roman"/>
          <w:color w:val="000000"/>
          <w:szCs w:val="20"/>
          <w:lang w:eastAsia="zh-CN"/>
        </w:rPr>
        <w:t>.</w:t>
      </w:r>
    </w:p>
    <w:p w14:paraId="74767604" w14:textId="77777777" w:rsidR="00D464F3" w:rsidRPr="00D464F3" w:rsidRDefault="00D464F3" w:rsidP="00311060">
      <w:pPr>
        <w:numPr>
          <w:ilvl w:val="0"/>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Note: the above results are based on the following assumptions</w:t>
      </w:r>
    </w:p>
    <w:p w14:paraId="7F9A5E40" w14:textId="77777777" w:rsidR="00D464F3" w:rsidRPr="00D464F3" w:rsidRDefault="00D464F3" w:rsidP="00311060">
      <w:pPr>
        <w:numPr>
          <w:ilvl w:val="1"/>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The observation window considers to start as early as 15ms~50ms.</w:t>
      </w:r>
    </w:p>
    <w:p w14:paraId="601EC58B" w14:textId="77777777" w:rsidR="00D464F3" w:rsidRPr="00D464F3" w:rsidRDefault="00D464F3" w:rsidP="00311060">
      <w:pPr>
        <w:numPr>
          <w:ilvl w:val="1"/>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A future 4ms ~ 20ms instance from the prediction output is considered for calculating the metric.</w:t>
      </w:r>
    </w:p>
    <w:p w14:paraId="178D4EEC" w14:textId="77777777" w:rsidR="00D464F3" w:rsidRPr="00D464F3" w:rsidRDefault="00D464F3" w:rsidP="00311060">
      <w:pPr>
        <w:numPr>
          <w:ilvl w:val="1"/>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Raw channel matrix is considered as model input</w:t>
      </w:r>
    </w:p>
    <w:p w14:paraId="23197D04" w14:textId="77777777" w:rsidR="00D464F3" w:rsidRPr="00D464F3" w:rsidRDefault="00D464F3" w:rsidP="00311060">
      <w:pPr>
        <w:numPr>
          <w:ilvl w:val="1"/>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The performance metric is mean UPT for Max rank 1.</w:t>
      </w:r>
    </w:p>
    <w:p w14:paraId="23DDCEA8" w14:textId="77777777" w:rsidR="00D464F3" w:rsidRPr="00D464F3" w:rsidRDefault="00D464F3" w:rsidP="00311060">
      <w:pPr>
        <w:numPr>
          <w:ilvl w:val="1"/>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ko-KR"/>
        </w:rPr>
        <w:t xml:space="preserve">1 source [Ericsson] considers beam-delay domain transformation/antenna-frequency domain transformation as pre/post processing, and other sources considers no pre/post processing. </w:t>
      </w:r>
    </w:p>
    <w:p w14:paraId="0F4DD275" w14:textId="77777777" w:rsidR="00D464F3" w:rsidRPr="00D464F3" w:rsidRDefault="00D464F3" w:rsidP="00311060">
      <w:pPr>
        <w:numPr>
          <w:ilvl w:val="1"/>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 xml:space="preserve">3 sources [vivo, Ericsson, MediaTek] consider spatial consistency, and other sources do not consider spatial consistency. </w:t>
      </w:r>
    </w:p>
    <w:p w14:paraId="378F9AA9" w14:textId="77777777" w:rsidR="00D464F3" w:rsidRPr="00D464F3" w:rsidRDefault="00D464F3" w:rsidP="00311060">
      <w:pPr>
        <w:numPr>
          <w:ilvl w:val="1"/>
          <w:numId w:val="226"/>
        </w:numPr>
        <w:suppressAutoHyphens/>
        <w:spacing w:before="100" w:beforeAutospacing="1" w:after="100" w:afterAutospacing="1"/>
        <w:jc w:val="both"/>
        <w:rPr>
          <w:rFonts w:ascii="Times New Roman" w:hAnsi="Times New Roman"/>
          <w:color w:val="000000"/>
          <w:szCs w:val="20"/>
          <w:lang w:eastAsia="ko-KR"/>
        </w:rPr>
      </w:pPr>
      <w:r w:rsidRPr="00D464F3">
        <w:rPr>
          <w:rFonts w:ascii="Times New Roman" w:hAnsi="Times New Roman"/>
          <w:color w:val="000000"/>
          <w:szCs w:val="20"/>
          <w:lang w:eastAsia="ko-KR"/>
        </w:rPr>
        <w:t>4 sources [Ericsson, Fujitsu, CATT, MediaTek] consider realistic channel estimation, and other sources consider ideal channel estimation.</w:t>
      </w:r>
    </w:p>
    <w:p w14:paraId="1B2D1C2A" w14:textId="77777777" w:rsidR="00D464F3" w:rsidRPr="00D464F3" w:rsidRDefault="00D464F3" w:rsidP="00311060">
      <w:pPr>
        <w:numPr>
          <w:ilvl w:val="1"/>
          <w:numId w:val="226"/>
        </w:numPr>
        <w:suppressAutoHyphens/>
        <w:spacing w:before="100" w:beforeAutospacing="1" w:after="100" w:afterAutospacing="1"/>
        <w:jc w:val="both"/>
        <w:rPr>
          <w:rFonts w:ascii="Times New Roman" w:hAnsi="Times New Roman"/>
          <w:color w:val="000000"/>
          <w:szCs w:val="20"/>
          <w:lang w:eastAsia="ko-KR"/>
        </w:rPr>
      </w:pPr>
      <w:r w:rsidRPr="00D464F3">
        <w:rPr>
          <w:rFonts w:ascii="Times New Roman" w:hAnsi="Times New Roman"/>
          <w:color w:val="000000"/>
          <w:szCs w:val="20"/>
          <w:lang w:eastAsia="ko-KR"/>
        </w:rPr>
        <w:t>1 source [vivo] are modelled phase discontinuity, and other sources do not consider phase discontinuity</w:t>
      </w:r>
    </w:p>
    <w:p w14:paraId="2C9E37C6" w14:textId="77777777" w:rsidR="00D464F3" w:rsidRPr="00D464F3" w:rsidRDefault="00D464F3" w:rsidP="00311060">
      <w:pPr>
        <w:numPr>
          <w:ilvl w:val="0"/>
          <w:numId w:val="226"/>
        </w:numPr>
        <w:suppressAutoHyphens/>
        <w:spacing w:before="100" w:beforeAutospacing="1" w:after="100" w:afterAutospacing="1"/>
        <w:jc w:val="both"/>
        <w:rPr>
          <w:rFonts w:ascii="Times New Roman" w:hAnsi="Times New Roman"/>
          <w:color w:val="000000"/>
          <w:szCs w:val="20"/>
          <w:lang w:eastAsia="ko-KR"/>
        </w:rPr>
      </w:pPr>
      <w:r w:rsidRPr="00D464F3">
        <w:rPr>
          <w:rFonts w:ascii="Times New Roman" w:hAnsi="Times New Roman"/>
          <w:color w:val="000000"/>
          <w:szCs w:val="20"/>
          <w:lang w:eastAsia="ko-KR"/>
        </w:rPr>
        <w:t>Note: N4 refers to the number of predicted CSI instances</w:t>
      </w:r>
    </w:p>
    <w:p w14:paraId="4CCE6977" w14:textId="24EEF42D" w:rsidR="00D464F3" w:rsidRPr="00D464F3" w:rsidRDefault="00D464F3" w:rsidP="00311060">
      <w:pPr>
        <w:numPr>
          <w:ilvl w:val="0"/>
          <w:numId w:val="226"/>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 xml:space="preserve">Note: Results refer to Table </w:t>
      </w:r>
      <w:r w:rsidRPr="00D464F3">
        <w:rPr>
          <w:rFonts w:ascii="Times New Roman" w:hAnsi="Times New Roman"/>
          <w:color w:val="000000"/>
          <w:szCs w:val="20"/>
          <w:lang w:eastAsia="ko-KR"/>
        </w:rPr>
        <w:t xml:space="preserve">2-5/2-4/2-4/2-8 of </w:t>
      </w:r>
      <w:hyperlink r:id="rId1030" w:history="1">
        <w:r w:rsidR="006F79AF">
          <w:rPr>
            <w:rStyle w:val="Hyperlink"/>
            <w:rFonts w:ascii="Times New Roman" w:hAnsi="Times New Roman"/>
            <w:szCs w:val="20"/>
            <w:lang w:eastAsia="ko-KR"/>
          </w:rPr>
          <w:t>R1-2405492</w:t>
        </w:r>
      </w:hyperlink>
    </w:p>
    <w:p w14:paraId="25B0DF76" w14:textId="77777777" w:rsidR="00D464F3" w:rsidRPr="00D464F3" w:rsidRDefault="00D464F3" w:rsidP="00D464F3">
      <w:pPr>
        <w:rPr>
          <w:rFonts w:eastAsia="DengXian"/>
          <w:b/>
          <w:lang w:eastAsia="zh-CN"/>
        </w:rPr>
      </w:pPr>
      <w:r w:rsidRPr="00D464F3">
        <w:rPr>
          <w:b/>
          <w:lang w:eastAsia="ko-KR"/>
        </w:rPr>
        <w:t>Observation</w:t>
      </w:r>
    </w:p>
    <w:p w14:paraId="0D79748F" w14:textId="77777777" w:rsidR="00D464F3" w:rsidRPr="00D464F3" w:rsidRDefault="00D464F3" w:rsidP="00D464F3">
      <w:pPr>
        <w:jc w:val="both"/>
        <w:rPr>
          <w:rFonts w:ascii="Times New Roman" w:hAnsi="Times New Roman"/>
          <w:color w:val="000000"/>
          <w:lang w:eastAsia="ko-KR"/>
        </w:rPr>
      </w:pPr>
      <w:r w:rsidRPr="00D464F3">
        <w:rPr>
          <w:rFonts w:ascii="Times New Roman" w:hAnsi="Times New Roman"/>
          <w:color w:val="000000"/>
          <w:szCs w:val="20"/>
          <w:lang w:eastAsia="ko-KR"/>
        </w:rPr>
        <w:t>For the CSI prediction using UE-sided model</w:t>
      </w:r>
      <w:r w:rsidRPr="00D464F3">
        <w:rPr>
          <w:rFonts w:ascii="Times New Roman" w:hAnsi="Times New Roman"/>
          <w:color w:val="000000"/>
          <w:szCs w:val="20"/>
        </w:rPr>
        <w:t xml:space="preserve">, till the RAN1#117 meeting, in terms of 5% UE UPT, gains are observed compared to both Benchmark#1 of the nearest historical CSI and Benchmark#2 of a </w:t>
      </w:r>
      <w:r w:rsidRPr="00D464F3">
        <w:rPr>
          <w:rFonts w:ascii="Times New Roman" w:hAnsi="Times New Roman"/>
          <w:bCs/>
          <w:color w:val="000000"/>
          <w:szCs w:val="20"/>
          <w:lang w:eastAsia="zh-CN"/>
        </w:rPr>
        <w:t xml:space="preserve">non-AI/ML based CSI prediction </w:t>
      </w:r>
      <w:r w:rsidRPr="00D464F3">
        <w:rPr>
          <w:rFonts w:ascii="Times New Roman" w:hAnsi="Times New Roman"/>
          <w:color w:val="000000"/>
          <w:szCs w:val="20"/>
        </w:rPr>
        <w:t>approa</w:t>
      </w:r>
      <w:r w:rsidRPr="00D464F3">
        <w:rPr>
          <w:rFonts w:ascii="Times New Roman" w:hAnsi="Times New Roman"/>
          <w:color w:val="000000"/>
          <w:lang w:eastAsia="ko-KR"/>
        </w:rPr>
        <w:t>ch:</w:t>
      </w:r>
    </w:p>
    <w:p w14:paraId="07793864" w14:textId="77777777" w:rsidR="00D464F3" w:rsidRPr="00D464F3" w:rsidRDefault="00D464F3" w:rsidP="00311060">
      <w:pPr>
        <w:numPr>
          <w:ilvl w:val="0"/>
          <w:numId w:val="227"/>
        </w:numPr>
        <w:suppressAutoHyphens/>
        <w:jc w:val="both"/>
        <w:rPr>
          <w:rFonts w:ascii="Times New Roman" w:hAnsi="Times New Roman"/>
          <w:color w:val="000000"/>
          <w:szCs w:val="20"/>
          <w:lang w:eastAsia="x-none"/>
        </w:rPr>
      </w:pPr>
      <w:r w:rsidRPr="00D464F3">
        <w:rPr>
          <w:rFonts w:ascii="Times New Roman" w:hAnsi="Times New Roman"/>
          <w:color w:val="000000"/>
          <w:lang w:eastAsia="ko-KR"/>
        </w:rPr>
        <w:t>Compared</w:t>
      </w:r>
      <w:r w:rsidRPr="00D464F3">
        <w:rPr>
          <w:rFonts w:ascii="Times New Roman" w:hAnsi="Times New Roman"/>
          <w:color w:val="000000"/>
          <w:szCs w:val="20"/>
          <w:lang w:eastAsia="x-none"/>
        </w:rPr>
        <w:t xml:space="preserve"> to the benchmark#1 of the nearest historical CSI:</w:t>
      </w:r>
    </w:p>
    <w:p w14:paraId="50750EC6" w14:textId="77777777" w:rsidR="00D464F3" w:rsidRPr="00D464F3" w:rsidRDefault="00D464F3" w:rsidP="00311060">
      <w:pPr>
        <w:numPr>
          <w:ilvl w:val="1"/>
          <w:numId w:val="227"/>
        </w:numPr>
        <w:suppressAutoHyphens/>
        <w:spacing w:before="100" w:beforeAutospacing="1" w:after="100" w:afterAutospacing="1"/>
        <w:contextualSpacing/>
        <w:rPr>
          <w:rFonts w:ascii="Times New Roman" w:hAnsi="Times New Roman"/>
          <w:color w:val="000000"/>
          <w:szCs w:val="20"/>
          <w:lang w:eastAsia="x-none"/>
        </w:rPr>
      </w:pPr>
      <w:r w:rsidRPr="00D464F3">
        <w:rPr>
          <w:rFonts w:ascii="Times New Roman" w:hAnsi="Times New Roman"/>
          <w:color w:val="000000"/>
          <w:szCs w:val="20"/>
          <w:lang w:eastAsia="x-none"/>
        </w:rPr>
        <w:t>For FTP traffic with low RU (RU&lt;=39%)</w:t>
      </w:r>
    </w:p>
    <w:p w14:paraId="35C48F7B" w14:textId="77777777" w:rsidR="00D464F3" w:rsidRPr="00D464F3" w:rsidRDefault="00D464F3" w:rsidP="00311060">
      <w:pPr>
        <w:numPr>
          <w:ilvl w:val="2"/>
          <w:numId w:val="227"/>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ko-KR"/>
        </w:rPr>
        <w:t>For 30km/h UE speed and N4=1</w:t>
      </w:r>
    </w:p>
    <w:p w14:paraId="50C13B72" w14:textId="77777777" w:rsidR="00D464F3" w:rsidRPr="00D464F3" w:rsidRDefault="00D464F3" w:rsidP="00311060">
      <w:pPr>
        <w:numPr>
          <w:ilvl w:val="3"/>
          <w:numId w:val="227"/>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1 source [Ericsson] observes 27% gain</w:t>
      </w:r>
      <w:r w:rsidRPr="00D464F3">
        <w:rPr>
          <w:rFonts w:ascii="Times New Roman" w:hAnsi="Times New Roman"/>
          <w:color w:val="000000"/>
          <w:szCs w:val="20"/>
          <w:lang w:eastAsia="zh-CN"/>
        </w:rPr>
        <w:t>.</w:t>
      </w:r>
    </w:p>
    <w:p w14:paraId="2012757C" w14:textId="77777777" w:rsidR="00D464F3" w:rsidRPr="00D464F3" w:rsidRDefault="00D464F3" w:rsidP="00311060">
      <w:pPr>
        <w:numPr>
          <w:ilvl w:val="2"/>
          <w:numId w:val="227"/>
        </w:numPr>
        <w:snapToGrid w:val="0"/>
        <w:spacing w:before="100" w:beforeAutospacing="1" w:after="100" w:afterAutospacing="1"/>
        <w:jc w:val="both"/>
        <w:rPr>
          <w:rFonts w:ascii="Times New Roman" w:hAnsi="Times New Roman"/>
          <w:color w:val="000000"/>
          <w:szCs w:val="20"/>
          <w:lang w:eastAsia="ko-KR"/>
        </w:rPr>
      </w:pPr>
      <w:r w:rsidRPr="00D464F3">
        <w:rPr>
          <w:rFonts w:ascii="Times New Roman" w:hAnsi="Times New Roman"/>
          <w:color w:val="000000"/>
          <w:szCs w:val="20"/>
          <w:lang w:eastAsia="ko-KR"/>
        </w:rPr>
        <w:t xml:space="preserve">For 60km/h UE speed, and N4=1 </w:t>
      </w:r>
    </w:p>
    <w:p w14:paraId="7F31CD31" w14:textId="77777777" w:rsidR="00D464F3" w:rsidRPr="00D464F3" w:rsidRDefault="00D464F3" w:rsidP="00311060">
      <w:pPr>
        <w:numPr>
          <w:ilvl w:val="3"/>
          <w:numId w:val="227"/>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2 sources [Huawei, Ericsson] observe 4.5%~18.3% gain;</w:t>
      </w:r>
    </w:p>
    <w:p w14:paraId="3499C504" w14:textId="77777777" w:rsidR="00D464F3" w:rsidRPr="00D464F3" w:rsidRDefault="00D464F3" w:rsidP="00311060">
      <w:pPr>
        <w:numPr>
          <w:ilvl w:val="2"/>
          <w:numId w:val="227"/>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ko-KR"/>
        </w:rPr>
        <w:t>For 30km/h UE speed and N4=4</w:t>
      </w:r>
    </w:p>
    <w:p w14:paraId="0A27F9CE" w14:textId="77777777" w:rsidR="00D464F3" w:rsidRPr="00D464F3" w:rsidRDefault="00D464F3" w:rsidP="00311060">
      <w:pPr>
        <w:numPr>
          <w:ilvl w:val="3"/>
          <w:numId w:val="227"/>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1 source [Ericsson] observes 14% gain</w:t>
      </w:r>
      <w:r w:rsidRPr="00D464F3">
        <w:rPr>
          <w:rFonts w:ascii="Times New Roman" w:hAnsi="Times New Roman"/>
          <w:color w:val="000000"/>
          <w:szCs w:val="20"/>
          <w:lang w:eastAsia="zh-CN"/>
        </w:rPr>
        <w:t>.</w:t>
      </w:r>
    </w:p>
    <w:p w14:paraId="3AA71506" w14:textId="77777777" w:rsidR="00D464F3" w:rsidRPr="00D464F3" w:rsidRDefault="00D464F3" w:rsidP="00311060">
      <w:pPr>
        <w:numPr>
          <w:ilvl w:val="2"/>
          <w:numId w:val="227"/>
        </w:numPr>
        <w:snapToGrid w:val="0"/>
        <w:spacing w:before="100" w:beforeAutospacing="1" w:after="100" w:afterAutospacing="1"/>
        <w:jc w:val="both"/>
        <w:rPr>
          <w:rFonts w:ascii="Times New Roman" w:hAnsi="Times New Roman"/>
          <w:color w:val="000000"/>
          <w:szCs w:val="20"/>
          <w:lang w:eastAsia="ko-KR"/>
        </w:rPr>
      </w:pPr>
      <w:r w:rsidRPr="00D464F3">
        <w:rPr>
          <w:rFonts w:ascii="Times New Roman" w:hAnsi="Times New Roman"/>
          <w:color w:val="000000"/>
          <w:szCs w:val="20"/>
          <w:lang w:eastAsia="ko-KR"/>
        </w:rPr>
        <w:t xml:space="preserve">For 60km/h UE speed, and N4=4 </w:t>
      </w:r>
    </w:p>
    <w:p w14:paraId="36DE6212" w14:textId="77777777" w:rsidR="00D464F3" w:rsidRPr="00D464F3" w:rsidRDefault="00D464F3" w:rsidP="00311060">
      <w:pPr>
        <w:numPr>
          <w:ilvl w:val="3"/>
          <w:numId w:val="227"/>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1 source [Ericsson] observes 4% gain</w:t>
      </w:r>
      <w:r w:rsidRPr="00D464F3">
        <w:rPr>
          <w:rFonts w:ascii="Times New Roman" w:hAnsi="Times New Roman"/>
          <w:color w:val="000000"/>
          <w:szCs w:val="20"/>
          <w:lang w:eastAsia="zh-CN"/>
        </w:rPr>
        <w:t>.</w:t>
      </w:r>
    </w:p>
    <w:p w14:paraId="0C650CAE" w14:textId="77777777" w:rsidR="00D464F3" w:rsidRPr="00D464F3" w:rsidRDefault="00D464F3" w:rsidP="00311060">
      <w:pPr>
        <w:numPr>
          <w:ilvl w:val="1"/>
          <w:numId w:val="227"/>
        </w:numPr>
        <w:suppressAutoHyphens/>
        <w:spacing w:before="100" w:beforeAutospacing="1" w:after="100" w:afterAutospacing="1"/>
        <w:rPr>
          <w:rFonts w:ascii="Times New Roman" w:hAnsi="Times New Roman"/>
          <w:color w:val="000000"/>
          <w:szCs w:val="20"/>
          <w:lang w:eastAsia="x-none"/>
        </w:rPr>
      </w:pPr>
      <w:r w:rsidRPr="00D464F3">
        <w:rPr>
          <w:rFonts w:ascii="Times New Roman" w:hAnsi="Times New Roman"/>
          <w:color w:val="000000"/>
          <w:szCs w:val="20"/>
          <w:lang w:eastAsia="x-none"/>
        </w:rPr>
        <w:t>For FTP traffic with mid RU (40&lt;=RU&lt;=69%)</w:t>
      </w:r>
    </w:p>
    <w:p w14:paraId="1BA43545" w14:textId="77777777" w:rsidR="00D464F3" w:rsidRPr="00D464F3" w:rsidRDefault="00D464F3" w:rsidP="00311060">
      <w:pPr>
        <w:numPr>
          <w:ilvl w:val="2"/>
          <w:numId w:val="227"/>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ko-KR"/>
        </w:rPr>
        <w:t>For 30km/h UE speed and N4=1</w:t>
      </w:r>
    </w:p>
    <w:p w14:paraId="059C6B8A" w14:textId="77777777" w:rsidR="00D464F3" w:rsidRPr="00D464F3" w:rsidRDefault="00D464F3" w:rsidP="00311060">
      <w:pPr>
        <w:numPr>
          <w:ilvl w:val="3"/>
          <w:numId w:val="227"/>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1 source [Ericsson] observes 100% gain</w:t>
      </w:r>
      <w:r w:rsidRPr="00D464F3">
        <w:rPr>
          <w:rFonts w:ascii="Times New Roman" w:hAnsi="Times New Roman"/>
          <w:color w:val="000000"/>
          <w:szCs w:val="20"/>
          <w:lang w:eastAsia="zh-CN"/>
        </w:rPr>
        <w:t>.</w:t>
      </w:r>
    </w:p>
    <w:p w14:paraId="5CD64DF2" w14:textId="77777777" w:rsidR="00D464F3" w:rsidRPr="00D464F3" w:rsidRDefault="00D464F3" w:rsidP="00311060">
      <w:pPr>
        <w:numPr>
          <w:ilvl w:val="2"/>
          <w:numId w:val="227"/>
        </w:numPr>
        <w:snapToGrid w:val="0"/>
        <w:spacing w:before="100" w:beforeAutospacing="1" w:after="100" w:afterAutospacing="1"/>
        <w:jc w:val="both"/>
        <w:rPr>
          <w:rFonts w:ascii="Times New Roman" w:hAnsi="Times New Roman"/>
          <w:color w:val="000000"/>
          <w:szCs w:val="20"/>
          <w:lang w:eastAsia="ko-KR"/>
        </w:rPr>
      </w:pPr>
      <w:r w:rsidRPr="00D464F3">
        <w:rPr>
          <w:rFonts w:ascii="Times New Roman" w:hAnsi="Times New Roman"/>
          <w:color w:val="000000"/>
          <w:szCs w:val="20"/>
          <w:lang w:eastAsia="ko-KR"/>
        </w:rPr>
        <w:t xml:space="preserve">For 60km/h UE speed, and N4=1 </w:t>
      </w:r>
    </w:p>
    <w:p w14:paraId="24791B53" w14:textId="77777777" w:rsidR="00D464F3" w:rsidRPr="00D464F3" w:rsidRDefault="00D464F3" w:rsidP="00311060">
      <w:pPr>
        <w:numPr>
          <w:ilvl w:val="3"/>
          <w:numId w:val="227"/>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1 source [Huawei] observe 8.6%~11.3% gain;</w:t>
      </w:r>
    </w:p>
    <w:p w14:paraId="551A13E5" w14:textId="77777777" w:rsidR="00D464F3" w:rsidRPr="00D464F3" w:rsidRDefault="00D464F3" w:rsidP="00311060">
      <w:pPr>
        <w:numPr>
          <w:ilvl w:val="3"/>
          <w:numId w:val="227"/>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1 source [Ericsson] observes 45% gain</w:t>
      </w:r>
      <w:r w:rsidRPr="00D464F3">
        <w:rPr>
          <w:rFonts w:ascii="Times New Roman" w:hAnsi="Times New Roman"/>
          <w:color w:val="000000"/>
          <w:szCs w:val="20"/>
          <w:lang w:eastAsia="zh-CN"/>
        </w:rPr>
        <w:t>.</w:t>
      </w:r>
    </w:p>
    <w:p w14:paraId="647A22BD" w14:textId="77777777" w:rsidR="00D464F3" w:rsidRPr="00D464F3" w:rsidRDefault="00D464F3" w:rsidP="00311060">
      <w:pPr>
        <w:numPr>
          <w:ilvl w:val="2"/>
          <w:numId w:val="227"/>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ko-KR"/>
        </w:rPr>
        <w:t>For 30km/h UE speed and N4=4</w:t>
      </w:r>
    </w:p>
    <w:p w14:paraId="3C9391BD" w14:textId="77777777" w:rsidR="00D464F3" w:rsidRPr="00D464F3" w:rsidRDefault="00D464F3" w:rsidP="00311060">
      <w:pPr>
        <w:numPr>
          <w:ilvl w:val="3"/>
          <w:numId w:val="227"/>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1 source [Ericsson] observes 77% gain</w:t>
      </w:r>
      <w:r w:rsidRPr="00D464F3">
        <w:rPr>
          <w:rFonts w:ascii="Times New Roman" w:hAnsi="Times New Roman"/>
          <w:color w:val="000000"/>
          <w:szCs w:val="20"/>
          <w:lang w:eastAsia="zh-CN"/>
        </w:rPr>
        <w:t>.</w:t>
      </w:r>
    </w:p>
    <w:p w14:paraId="044ADAC7" w14:textId="77777777" w:rsidR="00D464F3" w:rsidRPr="00D464F3" w:rsidRDefault="00D464F3" w:rsidP="00311060">
      <w:pPr>
        <w:numPr>
          <w:ilvl w:val="2"/>
          <w:numId w:val="227"/>
        </w:numPr>
        <w:snapToGrid w:val="0"/>
        <w:spacing w:before="100" w:beforeAutospacing="1" w:after="100" w:afterAutospacing="1"/>
        <w:jc w:val="both"/>
        <w:rPr>
          <w:rFonts w:ascii="Times New Roman" w:hAnsi="Times New Roman"/>
          <w:color w:val="000000"/>
          <w:szCs w:val="20"/>
          <w:lang w:eastAsia="ko-KR"/>
        </w:rPr>
      </w:pPr>
      <w:r w:rsidRPr="00D464F3">
        <w:rPr>
          <w:rFonts w:ascii="Times New Roman" w:hAnsi="Times New Roman"/>
          <w:color w:val="000000"/>
          <w:szCs w:val="20"/>
          <w:lang w:eastAsia="ko-KR"/>
        </w:rPr>
        <w:t xml:space="preserve">For 60km/h UE speed, and N4=4 </w:t>
      </w:r>
    </w:p>
    <w:p w14:paraId="46B7B2F9" w14:textId="77777777" w:rsidR="00D464F3" w:rsidRPr="00D464F3" w:rsidRDefault="00D464F3" w:rsidP="00311060">
      <w:pPr>
        <w:numPr>
          <w:ilvl w:val="3"/>
          <w:numId w:val="227"/>
        </w:numPr>
        <w:snapToGrid w:val="0"/>
        <w:spacing w:before="100" w:beforeAutospacing="1" w:after="100" w:afterAutospacing="1"/>
        <w:jc w:val="both"/>
        <w:rPr>
          <w:rFonts w:ascii="Times New Roman" w:hAnsi="Times New Roman"/>
          <w:color w:val="000000"/>
          <w:szCs w:val="20"/>
          <w:lang w:eastAsia="ko-KR"/>
        </w:rPr>
      </w:pPr>
      <w:r w:rsidRPr="00D464F3">
        <w:rPr>
          <w:rFonts w:ascii="Times New Roman" w:hAnsi="Times New Roman"/>
          <w:color w:val="000000"/>
          <w:szCs w:val="20"/>
          <w:lang w:eastAsia="x-none"/>
        </w:rPr>
        <w:t>1 source [Ericsson] observes 26% gain</w:t>
      </w:r>
      <w:r w:rsidRPr="00D464F3">
        <w:rPr>
          <w:rFonts w:ascii="Times New Roman" w:hAnsi="Times New Roman"/>
          <w:color w:val="000000"/>
          <w:szCs w:val="20"/>
          <w:lang w:eastAsia="zh-CN"/>
        </w:rPr>
        <w:t>.</w:t>
      </w:r>
    </w:p>
    <w:p w14:paraId="1059DA85" w14:textId="77777777" w:rsidR="00D464F3" w:rsidRPr="00D464F3" w:rsidRDefault="00D464F3" w:rsidP="00311060">
      <w:pPr>
        <w:numPr>
          <w:ilvl w:val="1"/>
          <w:numId w:val="227"/>
        </w:numPr>
        <w:snapToGrid w:val="0"/>
        <w:spacing w:before="100" w:beforeAutospacing="1" w:after="100" w:afterAutospacing="1"/>
        <w:jc w:val="both"/>
        <w:rPr>
          <w:rFonts w:ascii="Times New Roman" w:hAnsi="Times New Roman"/>
          <w:color w:val="000000"/>
          <w:szCs w:val="20"/>
          <w:lang w:eastAsia="ko-KR"/>
        </w:rPr>
      </w:pPr>
      <w:r w:rsidRPr="00D464F3">
        <w:rPr>
          <w:rFonts w:ascii="Times New Roman" w:hAnsi="Times New Roman"/>
          <w:color w:val="000000"/>
          <w:szCs w:val="20"/>
          <w:lang w:eastAsia="x-none"/>
        </w:rPr>
        <w:t>For FTP traffic with high RU (RU&gt;=70%)</w:t>
      </w:r>
    </w:p>
    <w:p w14:paraId="6220CE8C" w14:textId="77777777" w:rsidR="00D464F3" w:rsidRPr="00D464F3" w:rsidRDefault="00D464F3" w:rsidP="00311060">
      <w:pPr>
        <w:numPr>
          <w:ilvl w:val="2"/>
          <w:numId w:val="227"/>
        </w:numPr>
        <w:snapToGrid w:val="0"/>
        <w:spacing w:before="100" w:beforeAutospacing="1" w:after="100" w:afterAutospacing="1"/>
        <w:jc w:val="both"/>
        <w:rPr>
          <w:rFonts w:ascii="Times New Roman" w:hAnsi="Times New Roman"/>
          <w:color w:val="000000"/>
          <w:szCs w:val="20"/>
          <w:lang w:eastAsia="ko-KR"/>
        </w:rPr>
      </w:pPr>
      <w:r w:rsidRPr="00D464F3">
        <w:rPr>
          <w:rFonts w:ascii="Times New Roman" w:hAnsi="Times New Roman"/>
          <w:color w:val="000000"/>
          <w:szCs w:val="20"/>
          <w:lang w:eastAsia="ko-KR"/>
        </w:rPr>
        <w:t xml:space="preserve">For 60km/h UE speed, and N4=1 </w:t>
      </w:r>
    </w:p>
    <w:p w14:paraId="1FA0AD79" w14:textId="77777777" w:rsidR="00D464F3" w:rsidRPr="00D464F3" w:rsidRDefault="00D464F3" w:rsidP="00311060">
      <w:pPr>
        <w:numPr>
          <w:ilvl w:val="3"/>
          <w:numId w:val="227"/>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1 source [Huawei] observe 13.4%~17.8% gain;</w:t>
      </w:r>
    </w:p>
    <w:p w14:paraId="722BC1E9" w14:textId="77777777" w:rsidR="00D464F3" w:rsidRPr="00D464F3" w:rsidRDefault="00D464F3" w:rsidP="00311060">
      <w:pPr>
        <w:numPr>
          <w:ilvl w:val="1"/>
          <w:numId w:val="227"/>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For full buffer traffic:</w:t>
      </w:r>
    </w:p>
    <w:p w14:paraId="13BB0860" w14:textId="77777777" w:rsidR="00D464F3" w:rsidRPr="00D464F3" w:rsidRDefault="00D464F3" w:rsidP="00311060">
      <w:pPr>
        <w:numPr>
          <w:ilvl w:val="2"/>
          <w:numId w:val="227"/>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ko-KR"/>
        </w:rPr>
        <w:t>For 30km/h UE speed and N4=1</w:t>
      </w:r>
    </w:p>
    <w:p w14:paraId="093D00C1" w14:textId="77777777" w:rsidR="00D464F3" w:rsidRPr="00D464F3" w:rsidRDefault="00D464F3" w:rsidP="00311060">
      <w:pPr>
        <w:numPr>
          <w:ilvl w:val="3"/>
          <w:numId w:val="227"/>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1 source [Lenovo] observes 10.5% gain.</w:t>
      </w:r>
    </w:p>
    <w:p w14:paraId="0452903C" w14:textId="77777777" w:rsidR="00D464F3" w:rsidRPr="00D464F3" w:rsidRDefault="00D464F3" w:rsidP="00311060">
      <w:pPr>
        <w:numPr>
          <w:ilvl w:val="3"/>
          <w:numId w:val="227"/>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1 source [Fujitsu] observes 9.9% gain</w:t>
      </w:r>
      <w:r w:rsidRPr="00D464F3">
        <w:rPr>
          <w:rFonts w:ascii="Times New Roman" w:hAnsi="Times New Roman"/>
          <w:color w:val="000000"/>
          <w:szCs w:val="20"/>
          <w:lang w:eastAsia="zh-CN"/>
        </w:rPr>
        <w:t>.</w:t>
      </w:r>
    </w:p>
    <w:p w14:paraId="6E73F009" w14:textId="77777777" w:rsidR="00D464F3" w:rsidRPr="00D464F3" w:rsidRDefault="00D464F3" w:rsidP="00311060">
      <w:pPr>
        <w:numPr>
          <w:ilvl w:val="3"/>
          <w:numId w:val="227"/>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1 source [MediaTek] observes 7.7% gain</w:t>
      </w:r>
      <w:r w:rsidRPr="00D464F3">
        <w:rPr>
          <w:rFonts w:ascii="Times New Roman" w:hAnsi="Times New Roman"/>
          <w:color w:val="000000"/>
          <w:szCs w:val="20"/>
          <w:lang w:eastAsia="zh-CN"/>
        </w:rPr>
        <w:t>.</w:t>
      </w:r>
    </w:p>
    <w:p w14:paraId="70CC89D8" w14:textId="77777777" w:rsidR="00D464F3" w:rsidRPr="00D464F3" w:rsidRDefault="00D464F3" w:rsidP="00311060">
      <w:pPr>
        <w:numPr>
          <w:ilvl w:val="2"/>
          <w:numId w:val="227"/>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ko-KR"/>
        </w:rPr>
        <w:t>For 30km/h UE speed and N4=4</w:t>
      </w:r>
    </w:p>
    <w:p w14:paraId="71D117FB" w14:textId="77777777" w:rsidR="00D464F3" w:rsidRPr="00D464F3" w:rsidRDefault="00D464F3" w:rsidP="00311060">
      <w:pPr>
        <w:numPr>
          <w:ilvl w:val="3"/>
          <w:numId w:val="227"/>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lastRenderedPageBreak/>
        <w:t>1 source [Fujitsu] observes 2.1% gain</w:t>
      </w:r>
      <w:r w:rsidRPr="00D464F3">
        <w:rPr>
          <w:rFonts w:ascii="Times New Roman" w:hAnsi="Times New Roman"/>
          <w:color w:val="000000"/>
          <w:szCs w:val="20"/>
          <w:lang w:eastAsia="zh-CN"/>
        </w:rPr>
        <w:t>.</w:t>
      </w:r>
    </w:p>
    <w:p w14:paraId="7D91E367" w14:textId="77777777" w:rsidR="00D464F3" w:rsidRPr="00D464F3" w:rsidRDefault="00D464F3" w:rsidP="00311060">
      <w:pPr>
        <w:numPr>
          <w:ilvl w:val="0"/>
          <w:numId w:val="227"/>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Compared to the benchmark#2 of non-AI/ML based CSI prediction:</w:t>
      </w:r>
    </w:p>
    <w:p w14:paraId="60CDE3EC" w14:textId="77777777" w:rsidR="00D464F3" w:rsidRPr="00D464F3" w:rsidRDefault="00D464F3" w:rsidP="00311060">
      <w:pPr>
        <w:numPr>
          <w:ilvl w:val="1"/>
          <w:numId w:val="227"/>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For FTP traffic, with low RU (RU&lt;=39%)</w:t>
      </w:r>
    </w:p>
    <w:p w14:paraId="55ADB82A" w14:textId="77777777" w:rsidR="00D464F3" w:rsidRPr="00D464F3" w:rsidRDefault="00D464F3" w:rsidP="00311060">
      <w:pPr>
        <w:numPr>
          <w:ilvl w:val="2"/>
          <w:numId w:val="227"/>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ko-KR"/>
        </w:rPr>
        <w:t>For 30km/h UE speed and N4=1,</w:t>
      </w:r>
    </w:p>
    <w:p w14:paraId="047EFE86" w14:textId="77777777" w:rsidR="00D464F3" w:rsidRPr="00D464F3" w:rsidRDefault="00D464F3" w:rsidP="00311060">
      <w:pPr>
        <w:numPr>
          <w:ilvl w:val="3"/>
          <w:numId w:val="227"/>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1 source [Ericsson] observes 18% gain</w:t>
      </w:r>
      <w:r w:rsidRPr="00D464F3">
        <w:rPr>
          <w:rFonts w:ascii="Times New Roman" w:hAnsi="Times New Roman"/>
          <w:color w:val="000000"/>
          <w:szCs w:val="20"/>
          <w:lang w:eastAsia="zh-CN"/>
        </w:rPr>
        <w:t>.</w:t>
      </w:r>
    </w:p>
    <w:p w14:paraId="16F7174D" w14:textId="77777777" w:rsidR="00D464F3" w:rsidRPr="00D464F3" w:rsidRDefault="00D464F3" w:rsidP="00311060">
      <w:pPr>
        <w:numPr>
          <w:ilvl w:val="3"/>
          <w:numId w:val="227"/>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1 source [CATT] observes 50.1% gain</w:t>
      </w:r>
      <w:r w:rsidRPr="00D464F3">
        <w:rPr>
          <w:rFonts w:ascii="Times New Roman" w:hAnsi="Times New Roman"/>
          <w:color w:val="000000"/>
          <w:szCs w:val="20"/>
          <w:lang w:eastAsia="zh-CN"/>
        </w:rPr>
        <w:t>.</w:t>
      </w:r>
    </w:p>
    <w:p w14:paraId="2045966D" w14:textId="77777777" w:rsidR="00D464F3" w:rsidRPr="00D464F3" w:rsidRDefault="00D464F3" w:rsidP="00311060">
      <w:pPr>
        <w:numPr>
          <w:ilvl w:val="2"/>
          <w:numId w:val="227"/>
        </w:numPr>
        <w:snapToGrid w:val="0"/>
        <w:spacing w:before="100" w:beforeAutospacing="1" w:after="100" w:afterAutospacing="1"/>
        <w:jc w:val="both"/>
        <w:rPr>
          <w:rFonts w:ascii="Times New Roman" w:hAnsi="Times New Roman"/>
          <w:color w:val="000000"/>
          <w:szCs w:val="20"/>
          <w:lang w:eastAsia="ko-KR"/>
        </w:rPr>
      </w:pPr>
      <w:r w:rsidRPr="00D464F3">
        <w:rPr>
          <w:rFonts w:ascii="Times New Roman" w:hAnsi="Times New Roman"/>
          <w:color w:val="000000"/>
          <w:szCs w:val="20"/>
          <w:lang w:eastAsia="ko-KR"/>
        </w:rPr>
        <w:t xml:space="preserve">For 60km/h UE speed, and N4=1 </w:t>
      </w:r>
    </w:p>
    <w:p w14:paraId="28A8A8F1" w14:textId="77777777" w:rsidR="00D464F3" w:rsidRPr="00D464F3" w:rsidRDefault="00D464F3" w:rsidP="00311060">
      <w:pPr>
        <w:numPr>
          <w:ilvl w:val="3"/>
          <w:numId w:val="227"/>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 xml:space="preserve">1 source [Huawei] observes 2.5%~5.2% gain; </w:t>
      </w:r>
    </w:p>
    <w:p w14:paraId="6965FB1E" w14:textId="77777777" w:rsidR="00D464F3" w:rsidRPr="00D464F3" w:rsidRDefault="00D464F3" w:rsidP="00311060">
      <w:pPr>
        <w:numPr>
          <w:ilvl w:val="3"/>
          <w:numId w:val="227"/>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1 source [Ericsson] observes 17% gain</w:t>
      </w:r>
      <w:r w:rsidRPr="00D464F3">
        <w:rPr>
          <w:rFonts w:ascii="Times New Roman" w:hAnsi="Times New Roman"/>
          <w:color w:val="000000"/>
          <w:szCs w:val="20"/>
          <w:lang w:eastAsia="zh-CN"/>
        </w:rPr>
        <w:t>.</w:t>
      </w:r>
    </w:p>
    <w:p w14:paraId="085F9860" w14:textId="77777777" w:rsidR="00D464F3" w:rsidRPr="00D464F3" w:rsidRDefault="00D464F3" w:rsidP="00311060">
      <w:pPr>
        <w:numPr>
          <w:ilvl w:val="3"/>
          <w:numId w:val="227"/>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1 source [CATT] observes 47.1% gain</w:t>
      </w:r>
    </w:p>
    <w:p w14:paraId="5665529F" w14:textId="77777777" w:rsidR="00D464F3" w:rsidRPr="00D464F3" w:rsidRDefault="00D464F3" w:rsidP="00311060">
      <w:pPr>
        <w:numPr>
          <w:ilvl w:val="2"/>
          <w:numId w:val="227"/>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ko-KR"/>
        </w:rPr>
        <w:t>For 30km/h UE speed and N4=4,</w:t>
      </w:r>
    </w:p>
    <w:p w14:paraId="081F7D00" w14:textId="77777777" w:rsidR="00D464F3" w:rsidRPr="00D464F3" w:rsidRDefault="00D464F3" w:rsidP="00311060">
      <w:pPr>
        <w:numPr>
          <w:ilvl w:val="3"/>
          <w:numId w:val="227"/>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1 source [Ericsson] observes 23% gain</w:t>
      </w:r>
      <w:r w:rsidRPr="00D464F3">
        <w:rPr>
          <w:rFonts w:ascii="Times New Roman" w:hAnsi="Times New Roman"/>
          <w:color w:val="000000"/>
          <w:szCs w:val="20"/>
          <w:lang w:eastAsia="zh-CN"/>
        </w:rPr>
        <w:t>.</w:t>
      </w:r>
    </w:p>
    <w:p w14:paraId="3B0B174E" w14:textId="77777777" w:rsidR="00D464F3" w:rsidRPr="00D464F3" w:rsidRDefault="00D464F3" w:rsidP="00311060">
      <w:pPr>
        <w:numPr>
          <w:ilvl w:val="3"/>
          <w:numId w:val="227"/>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1 source [InterDigital] observes 5.7% gain</w:t>
      </w:r>
      <w:r w:rsidRPr="00D464F3">
        <w:rPr>
          <w:rFonts w:ascii="Times New Roman" w:hAnsi="Times New Roman"/>
          <w:color w:val="000000"/>
          <w:szCs w:val="20"/>
          <w:lang w:eastAsia="zh-CN"/>
        </w:rPr>
        <w:t>.</w:t>
      </w:r>
    </w:p>
    <w:p w14:paraId="3389EEEB" w14:textId="77777777" w:rsidR="00D464F3" w:rsidRPr="00D464F3" w:rsidRDefault="00D464F3" w:rsidP="00311060">
      <w:pPr>
        <w:numPr>
          <w:ilvl w:val="2"/>
          <w:numId w:val="227"/>
        </w:numPr>
        <w:snapToGrid w:val="0"/>
        <w:spacing w:before="100" w:beforeAutospacing="1" w:after="100" w:afterAutospacing="1"/>
        <w:jc w:val="both"/>
        <w:rPr>
          <w:rFonts w:ascii="Times New Roman" w:hAnsi="Times New Roman"/>
          <w:color w:val="000000"/>
          <w:szCs w:val="20"/>
          <w:lang w:eastAsia="ko-KR"/>
        </w:rPr>
      </w:pPr>
      <w:r w:rsidRPr="00D464F3">
        <w:rPr>
          <w:rFonts w:ascii="Times New Roman" w:hAnsi="Times New Roman"/>
          <w:color w:val="000000"/>
          <w:szCs w:val="20"/>
          <w:lang w:eastAsia="ko-KR"/>
        </w:rPr>
        <w:t xml:space="preserve">For 60km/h UE speed, and N4=4 </w:t>
      </w:r>
    </w:p>
    <w:p w14:paraId="4D9F7035" w14:textId="77777777" w:rsidR="00D464F3" w:rsidRPr="00D464F3" w:rsidRDefault="00D464F3" w:rsidP="00311060">
      <w:pPr>
        <w:numPr>
          <w:ilvl w:val="3"/>
          <w:numId w:val="227"/>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2 sources [Ericsson, InterDigital] observe 9.5%~% 19%gain</w:t>
      </w:r>
      <w:r w:rsidRPr="00D464F3">
        <w:rPr>
          <w:rFonts w:ascii="Times New Roman" w:hAnsi="Times New Roman"/>
          <w:color w:val="000000"/>
          <w:szCs w:val="20"/>
          <w:lang w:eastAsia="zh-CN"/>
        </w:rPr>
        <w:t>.</w:t>
      </w:r>
    </w:p>
    <w:p w14:paraId="78A07BFD" w14:textId="77777777" w:rsidR="00D464F3" w:rsidRPr="00D464F3" w:rsidRDefault="00D464F3" w:rsidP="00311060">
      <w:pPr>
        <w:numPr>
          <w:ilvl w:val="1"/>
          <w:numId w:val="227"/>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For FTP traffic, with mid RU (40&lt;=RU&lt;=69%)</w:t>
      </w:r>
    </w:p>
    <w:p w14:paraId="3FC197D7" w14:textId="77777777" w:rsidR="00D464F3" w:rsidRPr="00D464F3" w:rsidRDefault="00D464F3" w:rsidP="00311060">
      <w:pPr>
        <w:numPr>
          <w:ilvl w:val="2"/>
          <w:numId w:val="227"/>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ko-KR"/>
        </w:rPr>
        <w:t>For 30km/h UE speed and N4=1,</w:t>
      </w:r>
    </w:p>
    <w:p w14:paraId="00EAE18F" w14:textId="77777777" w:rsidR="00D464F3" w:rsidRPr="00D464F3" w:rsidRDefault="00D464F3" w:rsidP="00311060">
      <w:pPr>
        <w:numPr>
          <w:ilvl w:val="3"/>
          <w:numId w:val="227"/>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1 source [Ericsson] observes 46% gain</w:t>
      </w:r>
      <w:r w:rsidRPr="00D464F3">
        <w:rPr>
          <w:rFonts w:ascii="Times New Roman" w:hAnsi="Times New Roman"/>
          <w:color w:val="000000"/>
          <w:szCs w:val="20"/>
          <w:lang w:eastAsia="zh-CN"/>
        </w:rPr>
        <w:t>.</w:t>
      </w:r>
    </w:p>
    <w:p w14:paraId="4DDBE53E" w14:textId="77777777" w:rsidR="00D464F3" w:rsidRPr="00D464F3" w:rsidRDefault="00D464F3" w:rsidP="00311060">
      <w:pPr>
        <w:numPr>
          <w:ilvl w:val="2"/>
          <w:numId w:val="227"/>
        </w:numPr>
        <w:snapToGrid w:val="0"/>
        <w:spacing w:before="100" w:beforeAutospacing="1" w:after="100" w:afterAutospacing="1"/>
        <w:jc w:val="both"/>
        <w:rPr>
          <w:rFonts w:ascii="Times New Roman" w:hAnsi="Times New Roman"/>
          <w:color w:val="000000"/>
          <w:szCs w:val="20"/>
          <w:lang w:eastAsia="ko-KR"/>
        </w:rPr>
      </w:pPr>
      <w:r w:rsidRPr="00D464F3">
        <w:rPr>
          <w:rFonts w:ascii="Times New Roman" w:hAnsi="Times New Roman"/>
          <w:color w:val="000000"/>
          <w:szCs w:val="20"/>
          <w:lang w:eastAsia="ko-KR"/>
        </w:rPr>
        <w:t xml:space="preserve">For 60km/h UE speed, and N4=1 </w:t>
      </w:r>
    </w:p>
    <w:p w14:paraId="07F66181" w14:textId="77777777" w:rsidR="00D464F3" w:rsidRPr="00D464F3" w:rsidRDefault="00D464F3" w:rsidP="00311060">
      <w:pPr>
        <w:numPr>
          <w:ilvl w:val="3"/>
          <w:numId w:val="227"/>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 xml:space="preserve">1 source [Huawei] observes 7%~8.6% gain; </w:t>
      </w:r>
    </w:p>
    <w:p w14:paraId="120758F9" w14:textId="77777777" w:rsidR="00D464F3" w:rsidRPr="00D464F3" w:rsidRDefault="00D464F3" w:rsidP="00311060">
      <w:pPr>
        <w:numPr>
          <w:ilvl w:val="3"/>
          <w:numId w:val="227"/>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1 source [Ericsson] observes 66% gain</w:t>
      </w:r>
      <w:r w:rsidRPr="00D464F3">
        <w:rPr>
          <w:rFonts w:ascii="Times New Roman" w:hAnsi="Times New Roman"/>
          <w:color w:val="000000"/>
          <w:szCs w:val="20"/>
          <w:lang w:eastAsia="zh-CN"/>
        </w:rPr>
        <w:t>.</w:t>
      </w:r>
    </w:p>
    <w:p w14:paraId="3EED0A65" w14:textId="77777777" w:rsidR="00D464F3" w:rsidRPr="00D464F3" w:rsidRDefault="00D464F3" w:rsidP="00311060">
      <w:pPr>
        <w:numPr>
          <w:ilvl w:val="2"/>
          <w:numId w:val="227"/>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ko-KR"/>
        </w:rPr>
        <w:t>For 30km/h UE speed and N4=4,</w:t>
      </w:r>
    </w:p>
    <w:p w14:paraId="26B4988A" w14:textId="77777777" w:rsidR="00D464F3" w:rsidRPr="00D464F3" w:rsidRDefault="00D464F3" w:rsidP="00311060">
      <w:pPr>
        <w:numPr>
          <w:ilvl w:val="3"/>
          <w:numId w:val="227"/>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1 source [Ericsson] observes 73% gain</w:t>
      </w:r>
      <w:r w:rsidRPr="00D464F3">
        <w:rPr>
          <w:rFonts w:ascii="Times New Roman" w:hAnsi="Times New Roman"/>
          <w:color w:val="000000"/>
          <w:szCs w:val="20"/>
          <w:lang w:eastAsia="zh-CN"/>
        </w:rPr>
        <w:t>.</w:t>
      </w:r>
    </w:p>
    <w:p w14:paraId="794CA36C" w14:textId="77777777" w:rsidR="00D464F3" w:rsidRPr="00D464F3" w:rsidRDefault="00D464F3" w:rsidP="00311060">
      <w:pPr>
        <w:numPr>
          <w:ilvl w:val="3"/>
          <w:numId w:val="227"/>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1 source [InterDigital] observes 6.8% gain</w:t>
      </w:r>
      <w:r w:rsidRPr="00D464F3">
        <w:rPr>
          <w:rFonts w:ascii="Times New Roman" w:hAnsi="Times New Roman"/>
          <w:color w:val="000000"/>
          <w:szCs w:val="20"/>
          <w:lang w:eastAsia="zh-CN"/>
        </w:rPr>
        <w:t>.</w:t>
      </w:r>
    </w:p>
    <w:p w14:paraId="0C265668" w14:textId="77777777" w:rsidR="00D464F3" w:rsidRPr="00D464F3" w:rsidRDefault="00D464F3" w:rsidP="00311060">
      <w:pPr>
        <w:numPr>
          <w:ilvl w:val="2"/>
          <w:numId w:val="227"/>
        </w:numPr>
        <w:snapToGrid w:val="0"/>
        <w:spacing w:before="100" w:beforeAutospacing="1" w:after="100" w:afterAutospacing="1"/>
        <w:jc w:val="both"/>
        <w:rPr>
          <w:rFonts w:ascii="Times New Roman" w:hAnsi="Times New Roman"/>
          <w:color w:val="000000"/>
          <w:szCs w:val="20"/>
          <w:lang w:eastAsia="ko-KR"/>
        </w:rPr>
      </w:pPr>
      <w:r w:rsidRPr="00D464F3">
        <w:rPr>
          <w:rFonts w:ascii="Times New Roman" w:hAnsi="Times New Roman"/>
          <w:color w:val="000000"/>
          <w:szCs w:val="20"/>
          <w:lang w:eastAsia="ko-KR"/>
        </w:rPr>
        <w:t xml:space="preserve">For 60km/h UE speed, and N4=4 </w:t>
      </w:r>
    </w:p>
    <w:p w14:paraId="35CD841C" w14:textId="77777777" w:rsidR="00D464F3" w:rsidRPr="00D464F3" w:rsidRDefault="00D464F3" w:rsidP="00311060">
      <w:pPr>
        <w:numPr>
          <w:ilvl w:val="3"/>
          <w:numId w:val="227"/>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1 source [Ericsson] observes 56% gain</w:t>
      </w:r>
      <w:r w:rsidRPr="00D464F3">
        <w:rPr>
          <w:rFonts w:ascii="Times New Roman" w:hAnsi="Times New Roman"/>
          <w:color w:val="000000"/>
          <w:szCs w:val="20"/>
          <w:lang w:eastAsia="zh-CN"/>
        </w:rPr>
        <w:t>.</w:t>
      </w:r>
    </w:p>
    <w:p w14:paraId="28520615" w14:textId="77777777" w:rsidR="00D464F3" w:rsidRPr="00D464F3" w:rsidRDefault="00D464F3" w:rsidP="00311060">
      <w:pPr>
        <w:numPr>
          <w:ilvl w:val="3"/>
          <w:numId w:val="227"/>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1 source [InterDigital] observes 27.2% gain</w:t>
      </w:r>
      <w:r w:rsidRPr="00D464F3">
        <w:rPr>
          <w:rFonts w:ascii="Times New Roman" w:hAnsi="Times New Roman"/>
          <w:color w:val="000000"/>
          <w:szCs w:val="20"/>
          <w:lang w:eastAsia="zh-CN"/>
        </w:rPr>
        <w:t>.</w:t>
      </w:r>
    </w:p>
    <w:p w14:paraId="6DC01A49" w14:textId="77777777" w:rsidR="00D464F3" w:rsidRPr="00D464F3" w:rsidRDefault="00D464F3" w:rsidP="00311060">
      <w:pPr>
        <w:numPr>
          <w:ilvl w:val="1"/>
          <w:numId w:val="227"/>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For FTP traffic, with high RU (RU&gt;=70%)</w:t>
      </w:r>
    </w:p>
    <w:p w14:paraId="7DBD475F" w14:textId="77777777" w:rsidR="00D464F3" w:rsidRPr="00D464F3" w:rsidRDefault="00D464F3" w:rsidP="00311060">
      <w:pPr>
        <w:numPr>
          <w:ilvl w:val="2"/>
          <w:numId w:val="227"/>
        </w:numPr>
        <w:snapToGrid w:val="0"/>
        <w:spacing w:before="100" w:beforeAutospacing="1" w:after="100" w:afterAutospacing="1"/>
        <w:jc w:val="both"/>
        <w:rPr>
          <w:rFonts w:ascii="Times New Roman" w:hAnsi="Times New Roman"/>
          <w:color w:val="000000"/>
          <w:szCs w:val="20"/>
          <w:lang w:eastAsia="ko-KR"/>
        </w:rPr>
      </w:pPr>
      <w:r w:rsidRPr="00D464F3">
        <w:rPr>
          <w:rFonts w:ascii="Times New Roman" w:hAnsi="Times New Roman"/>
          <w:color w:val="000000"/>
          <w:szCs w:val="20"/>
          <w:lang w:eastAsia="ko-KR"/>
        </w:rPr>
        <w:t xml:space="preserve">For 60km/h UE speed, and N4=1 </w:t>
      </w:r>
    </w:p>
    <w:p w14:paraId="6167F43B" w14:textId="77777777" w:rsidR="00D464F3" w:rsidRPr="00D464F3" w:rsidRDefault="00D464F3" w:rsidP="00311060">
      <w:pPr>
        <w:numPr>
          <w:ilvl w:val="3"/>
          <w:numId w:val="227"/>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 xml:space="preserve">1 source [Huawei] observes 6.7%~14.8% gain; </w:t>
      </w:r>
    </w:p>
    <w:p w14:paraId="6C116AD9" w14:textId="77777777" w:rsidR="00D464F3" w:rsidRPr="00D464F3" w:rsidRDefault="00D464F3" w:rsidP="00311060">
      <w:pPr>
        <w:numPr>
          <w:ilvl w:val="2"/>
          <w:numId w:val="227"/>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ko-KR"/>
        </w:rPr>
        <w:t>For 30km/h UE speed and N4=4,</w:t>
      </w:r>
    </w:p>
    <w:p w14:paraId="733D0ADA" w14:textId="77777777" w:rsidR="00D464F3" w:rsidRPr="00D464F3" w:rsidRDefault="00D464F3" w:rsidP="00311060">
      <w:pPr>
        <w:numPr>
          <w:ilvl w:val="3"/>
          <w:numId w:val="227"/>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1 source [InterDigital] observes 28.6% gain</w:t>
      </w:r>
      <w:r w:rsidRPr="00D464F3">
        <w:rPr>
          <w:rFonts w:ascii="Times New Roman" w:hAnsi="Times New Roman"/>
          <w:color w:val="000000"/>
          <w:szCs w:val="20"/>
          <w:lang w:eastAsia="zh-CN"/>
        </w:rPr>
        <w:t>.</w:t>
      </w:r>
    </w:p>
    <w:p w14:paraId="07D64F80" w14:textId="77777777" w:rsidR="00D464F3" w:rsidRPr="00D464F3" w:rsidRDefault="00D464F3" w:rsidP="00311060">
      <w:pPr>
        <w:numPr>
          <w:ilvl w:val="2"/>
          <w:numId w:val="227"/>
        </w:numPr>
        <w:snapToGrid w:val="0"/>
        <w:spacing w:before="100" w:beforeAutospacing="1" w:after="100" w:afterAutospacing="1"/>
        <w:jc w:val="both"/>
        <w:rPr>
          <w:rFonts w:ascii="Times New Roman" w:hAnsi="Times New Roman"/>
          <w:color w:val="000000"/>
          <w:szCs w:val="20"/>
          <w:lang w:eastAsia="ko-KR"/>
        </w:rPr>
      </w:pPr>
      <w:r w:rsidRPr="00D464F3">
        <w:rPr>
          <w:rFonts w:ascii="Times New Roman" w:hAnsi="Times New Roman"/>
          <w:color w:val="000000"/>
          <w:szCs w:val="20"/>
          <w:lang w:eastAsia="ko-KR"/>
        </w:rPr>
        <w:t xml:space="preserve">For 60km/h UE speed, and N4=4 </w:t>
      </w:r>
    </w:p>
    <w:p w14:paraId="43B4902E" w14:textId="77777777" w:rsidR="00D464F3" w:rsidRPr="00D464F3" w:rsidRDefault="00D464F3" w:rsidP="00311060">
      <w:pPr>
        <w:numPr>
          <w:ilvl w:val="3"/>
          <w:numId w:val="227"/>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1 source [InterDigital] observes 27.2% gain</w:t>
      </w:r>
      <w:r w:rsidRPr="00D464F3">
        <w:rPr>
          <w:rFonts w:ascii="Times New Roman" w:hAnsi="Times New Roman"/>
          <w:color w:val="000000"/>
          <w:szCs w:val="20"/>
          <w:lang w:eastAsia="zh-CN"/>
        </w:rPr>
        <w:t>.</w:t>
      </w:r>
    </w:p>
    <w:p w14:paraId="010C14C6" w14:textId="77777777" w:rsidR="00D464F3" w:rsidRPr="00D464F3" w:rsidRDefault="00D464F3" w:rsidP="00311060">
      <w:pPr>
        <w:numPr>
          <w:ilvl w:val="1"/>
          <w:numId w:val="227"/>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For full buffer traffic:</w:t>
      </w:r>
    </w:p>
    <w:p w14:paraId="47859E29" w14:textId="77777777" w:rsidR="00D464F3" w:rsidRPr="00D464F3" w:rsidRDefault="00D464F3" w:rsidP="00311060">
      <w:pPr>
        <w:numPr>
          <w:ilvl w:val="2"/>
          <w:numId w:val="227"/>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ko-KR"/>
        </w:rPr>
        <w:t>For 30km/h UE speed and N4=1</w:t>
      </w:r>
    </w:p>
    <w:p w14:paraId="6C116781" w14:textId="77777777" w:rsidR="00D464F3" w:rsidRPr="00D464F3" w:rsidRDefault="00D464F3" w:rsidP="00311060">
      <w:pPr>
        <w:numPr>
          <w:ilvl w:val="3"/>
          <w:numId w:val="227"/>
        </w:numPr>
        <w:snapToGrid w:val="0"/>
        <w:spacing w:before="100" w:beforeAutospacing="1" w:after="100" w:afterAutospacing="1"/>
        <w:jc w:val="both"/>
        <w:rPr>
          <w:rFonts w:ascii="Times New Roman" w:hAnsi="Times New Roman"/>
          <w:color w:val="000000"/>
          <w:szCs w:val="20"/>
          <w:lang w:val="fr-FR" w:eastAsia="x-none"/>
        </w:rPr>
      </w:pPr>
      <w:r w:rsidRPr="00D464F3">
        <w:rPr>
          <w:rFonts w:ascii="Times New Roman" w:hAnsi="Times New Roman"/>
          <w:color w:val="000000"/>
          <w:szCs w:val="20"/>
          <w:lang w:val="fr-FR" w:eastAsia="x-none"/>
        </w:rPr>
        <w:t>3 sources [Lenovo, Fujitsu, CATT] observe 0.2%~6% gain.</w:t>
      </w:r>
    </w:p>
    <w:p w14:paraId="72BCB8A5" w14:textId="77777777" w:rsidR="00D464F3" w:rsidRPr="00D464F3" w:rsidRDefault="00D464F3" w:rsidP="00311060">
      <w:pPr>
        <w:numPr>
          <w:ilvl w:val="3"/>
          <w:numId w:val="227"/>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1 source [MediaTek] observes -2% gain</w:t>
      </w:r>
      <w:r w:rsidRPr="00D464F3">
        <w:rPr>
          <w:rFonts w:ascii="Times New Roman" w:hAnsi="Times New Roman"/>
          <w:color w:val="000000"/>
          <w:szCs w:val="20"/>
          <w:lang w:eastAsia="zh-CN"/>
        </w:rPr>
        <w:t>.</w:t>
      </w:r>
    </w:p>
    <w:p w14:paraId="4D048AA7" w14:textId="77777777" w:rsidR="00D464F3" w:rsidRPr="00D464F3" w:rsidRDefault="00D464F3" w:rsidP="00311060">
      <w:pPr>
        <w:numPr>
          <w:ilvl w:val="2"/>
          <w:numId w:val="227"/>
        </w:numPr>
        <w:snapToGrid w:val="0"/>
        <w:spacing w:before="100" w:beforeAutospacing="1" w:after="100" w:afterAutospacing="1"/>
        <w:jc w:val="both"/>
        <w:rPr>
          <w:rFonts w:ascii="Times New Roman" w:hAnsi="Times New Roman"/>
          <w:color w:val="000000"/>
          <w:szCs w:val="20"/>
          <w:lang w:eastAsia="ko-KR"/>
        </w:rPr>
      </w:pPr>
      <w:r w:rsidRPr="00D464F3">
        <w:rPr>
          <w:rFonts w:ascii="Times New Roman" w:hAnsi="Times New Roman"/>
          <w:color w:val="000000"/>
          <w:szCs w:val="20"/>
          <w:lang w:eastAsia="ko-KR"/>
        </w:rPr>
        <w:t xml:space="preserve">For 60km/h UE speed, and N4=1 </w:t>
      </w:r>
    </w:p>
    <w:p w14:paraId="4247F41F" w14:textId="77777777" w:rsidR="00D464F3" w:rsidRPr="00D464F3" w:rsidRDefault="00D464F3" w:rsidP="00311060">
      <w:pPr>
        <w:numPr>
          <w:ilvl w:val="3"/>
          <w:numId w:val="227"/>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 xml:space="preserve">1 source [CATT] observes 0.4% gain </w:t>
      </w:r>
    </w:p>
    <w:p w14:paraId="5D6D1FBA" w14:textId="77777777" w:rsidR="00D464F3" w:rsidRPr="00D464F3" w:rsidRDefault="00D464F3" w:rsidP="00311060">
      <w:pPr>
        <w:numPr>
          <w:ilvl w:val="2"/>
          <w:numId w:val="227"/>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ko-KR"/>
        </w:rPr>
        <w:t>For 30km/h UE speed and N4=3 or 4</w:t>
      </w:r>
    </w:p>
    <w:p w14:paraId="3E6713F0" w14:textId="77777777" w:rsidR="00D464F3" w:rsidRPr="00D464F3" w:rsidRDefault="00D464F3" w:rsidP="00311060">
      <w:pPr>
        <w:numPr>
          <w:ilvl w:val="3"/>
          <w:numId w:val="227"/>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1 source [Fujitsu] observes 6.3% gain</w:t>
      </w:r>
      <w:r w:rsidRPr="00D464F3">
        <w:rPr>
          <w:rFonts w:ascii="Times New Roman" w:hAnsi="Times New Roman"/>
          <w:color w:val="000000"/>
          <w:szCs w:val="20"/>
          <w:lang w:eastAsia="zh-CN"/>
        </w:rPr>
        <w:t>.</w:t>
      </w:r>
    </w:p>
    <w:p w14:paraId="1374B136" w14:textId="77777777" w:rsidR="00D464F3" w:rsidRPr="00D464F3" w:rsidRDefault="00D464F3" w:rsidP="00311060">
      <w:pPr>
        <w:numPr>
          <w:ilvl w:val="3"/>
          <w:numId w:val="227"/>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1 source [vivo] observes 81.9% gain with phase discontinuity modelling</w:t>
      </w:r>
      <w:r w:rsidRPr="00D464F3">
        <w:rPr>
          <w:rFonts w:ascii="Times New Roman" w:hAnsi="Times New Roman"/>
          <w:color w:val="000000"/>
          <w:szCs w:val="20"/>
          <w:lang w:eastAsia="zh-CN"/>
        </w:rPr>
        <w:t>.</w:t>
      </w:r>
    </w:p>
    <w:p w14:paraId="7EBF21FB" w14:textId="77777777" w:rsidR="00D464F3" w:rsidRPr="00D464F3" w:rsidRDefault="00D464F3" w:rsidP="00311060">
      <w:pPr>
        <w:numPr>
          <w:ilvl w:val="2"/>
          <w:numId w:val="227"/>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ko-KR"/>
        </w:rPr>
        <w:t xml:space="preserve">For 60km/h UE speed and N4=3 </w:t>
      </w:r>
    </w:p>
    <w:p w14:paraId="05879153" w14:textId="77777777" w:rsidR="00D464F3" w:rsidRPr="00D464F3" w:rsidRDefault="00D464F3" w:rsidP="00311060">
      <w:pPr>
        <w:numPr>
          <w:ilvl w:val="3"/>
          <w:numId w:val="227"/>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1 source [vivo] observes 48.9% gain with phase discontinuity modelling</w:t>
      </w:r>
      <w:r w:rsidRPr="00D464F3">
        <w:rPr>
          <w:rFonts w:ascii="Times New Roman" w:hAnsi="Times New Roman"/>
          <w:color w:val="000000"/>
          <w:szCs w:val="20"/>
          <w:lang w:eastAsia="zh-CN"/>
        </w:rPr>
        <w:t>.</w:t>
      </w:r>
    </w:p>
    <w:p w14:paraId="3CDEC96F" w14:textId="77777777" w:rsidR="00D464F3" w:rsidRPr="00D464F3" w:rsidRDefault="00D464F3" w:rsidP="00311060">
      <w:pPr>
        <w:numPr>
          <w:ilvl w:val="0"/>
          <w:numId w:val="227"/>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Note: the above results are based on the following assumptions</w:t>
      </w:r>
    </w:p>
    <w:p w14:paraId="49E28E93" w14:textId="77777777" w:rsidR="00D464F3" w:rsidRPr="00D464F3" w:rsidRDefault="00D464F3" w:rsidP="00311060">
      <w:pPr>
        <w:numPr>
          <w:ilvl w:val="1"/>
          <w:numId w:val="227"/>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The observation window considers to start as early as 15ms~50ms.</w:t>
      </w:r>
    </w:p>
    <w:p w14:paraId="138482C9" w14:textId="77777777" w:rsidR="00D464F3" w:rsidRPr="00D464F3" w:rsidRDefault="00D464F3" w:rsidP="00311060">
      <w:pPr>
        <w:numPr>
          <w:ilvl w:val="1"/>
          <w:numId w:val="227"/>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A future 4ms ~ 20ms instance from the prediction output is considered for calculating the metric.</w:t>
      </w:r>
    </w:p>
    <w:p w14:paraId="5D9A0347" w14:textId="77777777" w:rsidR="00D464F3" w:rsidRPr="00D464F3" w:rsidRDefault="00D464F3" w:rsidP="00311060">
      <w:pPr>
        <w:numPr>
          <w:ilvl w:val="1"/>
          <w:numId w:val="227"/>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Raw channel matrix is considered as model input</w:t>
      </w:r>
    </w:p>
    <w:p w14:paraId="787CA5B6" w14:textId="77777777" w:rsidR="00D464F3" w:rsidRPr="00D464F3" w:rsidRDefault="00D464F3" w:rsidP="00311060">
      <w:pPr>
        <w:numPr>
          <w:ilvl w:val="1"/>
          <w:numId w:val="227"/>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The performance metric is mean UPT for Max rank 1.</w:t>
      </w:r>
    </w:p>
    <w:p w14:paraId="60EE3F09" w14:textId="77777777" w:rsidR="00D464F3" w:rsidRPr="00D464F3" w:rsidRDefault="00D464F3" w:rsidP="00311060">
      <w:pPr>
        <w:numPr>
          <w:ilvl w:val="1"/>
          <w:numId w:val="227"/>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ko-KR"/>
        </w:rPr>
        <w:t xml:space="preserve">1 source [Ericsson] considers beam-delay domain transformation/antenna-frequency domain transformation as pre/post processing, and other sources considers no pre/post processing. </w:t>
      </w:r>
    </w:p>
    <w:p w14:paraId="2EF5294B" w14:textId="77777777" w:rsidR="00D464F3" w:rsidRPr="00D464F3" w:rsidRDefault="00D464F3" w:rsidP="00311060">
      <w:pPr>
        <w:numPr>
          <w:ilvl w:val="1"/>
          <w:numId w:val="227"/>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 xml:space="preserve">3 sources [vivo, Ericsson, MediaTek] consider spatial consistency, and other sources do not consider spatial consistency. </w:t>
      </w:r>
    </w:p>
    <w:p w14:paraId="0E3DE0BD" w14:textId="77777777" w:rsidR="00D464F3" w:rsidRPr="00D464F3" w:rsidRDefault="00D464F3" w:rsidP="00311060">
      <w:pPr>
        <w:numPr>
          <w:ilvl w:val="1"/>
          <w:numId w:val="227"/>
        </w:numPr>
        <w:suppressAutoHyphens/>
        <w:spacing w:before="100" w:beforeAutospacing="1" w:after="100" w:afterAutospacing="1"/>
        <w:jc w:val="both"/>
        <w:rPr>
          <w:rFonts w:ascii="Times New Roman" w:hAnsi="Times New Roman"/>
          <w:color w:val="000000"/>
          <w:szCs w:val="20"/>
          <w:lang w:eastAsia="ko-KR"/>
        </w:rPr>
      </w:pPr>
      <w:r w:rsidRPr="00D464F3">
        <w:rPr>
          <w:rFonts w:ascii="Times New Roman" w:hAnsi="Times New Roman"/>
          <w:color w:val="000000"/>
          <w:szCs w:val="20"/>
          <w:lang w:eastAsia="ko-KR"/>
        </w:rPr>
        <w:t>4 sources [Ericsson, Fujitsu, CATT, MediaTek] consider realistic channel estimation, and other sources consider ideal channel estimation.</w:t>
      </w:r>
    </w:p>
    <w:p w14:paraId="76E378DD" w14:textId="77777777" w:rsidR="00D464F3" w:rsidRPr="00D464F3" w:rsidRDefault="00D464F3" w:rsidP="00311060">
      <w:pPr>
        <w:numPr>
          <w:ilvl w:val="1"/>
          <w:numId w:val="227"/>
        </w:numPr>
        <w:suppressAutoHyphens/>
        <w:spacing w:before="100" w:beforeAutospacing="1" w:after="100" w:afterAutospacing="1"/>
        <w:jc w:val="both"/>
        <w:rPr>
          <w:rFonts w:ascii="Times New Roman" w:hAnsi="Times New Roman"/>
          <w:color w:val="000000"/>
          <w:szCs w:val="20"/>
          <w:lang w:eastAsia="ko-KR"/>
        </w:rPr>
      </w:pPr>
      <w:r w:rsidRPr="00D464F3">
        <w:rPr>
          <w:rFonts w:ascii="Times New Roman" w:hAnsi="Times New Roman"/>
          <w:color w:val="000000"/>
          <w:szCs w:val="20"/>
          <w:lang w:eastAsia="ko-KR"/>
        </w:rPr>
        <w:t>1 source [vivo] are modelled phase discontinuity, and other sources do not consider phase discontinuity</w:t>
      </w:r>
    </w:p>
    <w:p w14:paraId="0FA0BE0F" w14:textId="77777777" w:rsidR="00D464F3" w:rsidRPr="00D464F3" w:rsidRDefault="00D464F3" w:rsidP="00311060">
      <w:pPr>
        <w:numPr>
          <w:ilvl w:val="0"/>
          <w:numId w:val="227"/>
        </w:numPr>
        <w:suppressAutoHyphens/>
        <w:spacing w:before="100" w:beforeAutospacing="1" w:after="100" w:afterAutospacing="1"/>
        <w:jc w:val="both"/>
        <w:rPr>
          <w:rFonts w:ascii="Times New Roman" w:hAnsi="Times New Roman"/>
          <w:color w:val="000000"/>
          <w:szCs w:val="20"/>
          <w:lang w:eastAsia="ko-KR"/>
        </w:rPr>
      </w:pPr>
      <w:r w:rsidRPr="00D464F3">
        <w:rPr>
          <w:rFonts w:ascii="Times New Roman" w:hAnsi="Times New Roman"/>
          <w:color w:val="000000"/>
          <w:szCs w:val="20"/>
          <w:lang w:eastAsia="ko-KR"/>
        </w:rPr>
        <w:lastRenderedPageBreak/>
        <w:t>Note: N4 refers to the number of predicted CSI instances</w:t>
      </w:r>
    </w:p>
    <w:p w14:paraId="24A7FE06" w14:textId="39380F25" w:rsidR="00D464F3" w:rsidRPr="00D464F3" w:rsidRDefault="00D464F3" w:rsidP="00311060">
      <w:pPr>
        <w:numPr>
          <w:ilvl w:val="0"/>
          <w:numId w:val="227"/>
        </w:numPr>
        <w:snapToGrid w:val="0"/>
        <w:spacing w:before="100" w:beforeAutospacing="1" w:after="100" w:afterAutospacing="1"/>
        <w:jc w:val="both"/>
        <w:rPr>
          <w:rFonts w:ascii="Times New Roman" w:hAnsi="Times New Roman"/>
          <w:color w:val="000000"/>
          <w:szCs w:val="20"/>
          <w:lang w:eastAsia="x-none"/>
        </w:rPr>
      </w:pPr>
      <w:r w:rsidRPr="00D464F3">
        <w:rPr>
          <w:rFonts w:ascii="Times New Roman" w:hAnsi="Times New Roman"/>
          <w:color w:val="000000"/>
          <w:szCs w:val="20"/>
          <w:lang w:eastAsia="x-none"/>
        </w:rPr>
        <w:t xml:space="preserve">Note: Results refer to Table </w:t>
      </w:r>
      <w:r w:rsidRPr="00D464F3">
        <w:rPr>
          <w:rFonts w:ascii="Times New Roman" w:hAnsi="Times New Roman"/>
          <w:color w:val="000000"/>
          <w:szCs w:val="20"/>
          <w:lang w:eastAsia="ko-KR"/>
        </w:rPr>
        <w:t xml:space="preserve">2-5/2-4/2-4/2-8 of </w:t>
      </w:r>
      <w:hyperlink r:id="rId1031" w:history="1">
        <w:r w:rsidR="006F79AF">
          <w:rPr>
            <w:rStyle w:val="Hyperlink"/>
            <w:rFonts w:ascii="Times New Roman" w:hAnsi="Times New Roman"/>
            <w:szCs w:val="20"/>
            <w:lang w:eastAsia="ko-KR"/>
          </w:rPr>
          <w:t>R1-2405492</w:t>
        </w:r>
      </w:hyperlink>
    </w:p>
    <w:p w14:paraId="6F8A8E04" w14:textId="22064B5B" w:rsidR="00D464F3" w:rsidRPr="00D464F3" w:rsidRDefault="00D464F3" w:rsidP="00D464F3">
      <w:pPr>
        <w:rPr>
          <w:b/>
          <w:lang w:eastAsia="ko-KR"/>
        </w:rPr>
      </w:pPr>
      <w:r w:rsidRPr="00D464F3">
        <w:rPr>
          <w:b/>
          <w:lang w:eastAsia="ko-KR"/>
        </w:rPr>
        <w:t>Observation</w:t>
      </w:r>
    </w:p>
    <w:p w14:paraId="31771847" w14:textId="77777777" w:rsidR="00D464F3" w:rsidRPr="00D464F3" w:rsidRDefault="00D464F3" w:rsidP="00D464F3">
      <w:pPr>
        <w:contextualSpacing/>
        <w:rPr>
          <w:rFonts w:ascii="Times New Roman" w:hAnsi="Times New Roman"/>
          <w:color w:val="000000"/>
          <w:szCs w:val="20"/>
        </w:rPr>
      </w:pPr>
      <w:r w:rsidRPr="00D464F3">
        <w:rPr>
          <w:rFonts w:ascii="Times New Roman" w:hAnsi="Times New Roman"/>
          <w:color w:val="000000"/>
        </w:rPr>
        <w:t xml:space="preserve">For the generalization verification of CSI prediction using UE sided model over various UE speeds, till the RAN1#117 meeting, compared to the generalization Case 1 where the AI/ML model is trained with dataset subject to a certain UE speed#B and applied for inference with a </w:t>
      </w:r>
      <w:r w:rsidRPr="00D464F3">
        <w:rPr>
          <w:rFonts w:ascii="Times New Roman" w:hAnsi="Times New Roman"/>
          <w:color w:val="000000"/>
          <w:lang w:eastAsia="x-none"/>
        </w:rPr>
        <w:t xml:space="preserve">same </w:t>
      </w:r>
      <w:r w:rsidRPr="00D464F3">
        <w:rPr>
          <w:rFonts w:ascii="Times New Roman" w:hAnsi="Times New Roman"/>
          <w:color w:val="000000"/>
          <w:szCs w:val="20"/>
        </w:rPr>
        <w:t>UE speed#B,</w:t>
      </w:r>
    </w:p>
    <w:p w14:paraId="40EB3A21" w14:textId="77777777" w:rsidR="00D464F3" w:rsidRPr="00D464F3" w:rsidRDefault="00D464F3" w:rsidP="00311060">
      <w:pPr>
        <w:numPr>
          <w:ilvl w:val="0"/>
          <w:numId w:val="228"/>
        </w:numPr>
        <w:contextualSpacing/>
        <w:jc w:val="both"/>
        <w:rPr>
          <w:rFonts w:ascii="Times New Roman" w:hAnsi="Times New Roman"/>
          <w:color w:val="000000"/>
          <w:lang w:eastAsia="x-none"/>
        </w:rPr>
      </w:pPr>
      <w:r w:rsidRPr="00D464F3">
        <w:rPr>
          <w:rFonts w:ascii="Times New Roman" w:hAnsi="Times New Roman"/>
          <w:color w:val="000000"/>
          <w:lang w:eastAsia="x-none"/>
        </w:rPr>
        <w:t>For generalization Case 2, generalized performance may be achieved for some certain combinations of UE speed#A and UE speed#B but not for others:</w:t>
      </w:r>
    </w:p>
    <w:p w14:paraId="1B21D1C4" w14:textId="77777777" w:rsidR="00D464F3" w:rsidRPr="00D464F3" w:rsidRDefault="00D464F3" w:rsidP="00311060">
      <w:pPr>
        <w:numPr>
          <w:ilvl w:val="1"/>
          <w:numId w:val="228"/>
        </w:numPr>
        <w:spacing w:beforeAutospacing="1" w:afterAutospacing="1"/>
        <w:contextualSpacing/>
        <w:jc w:val="both"/>
        <w:rPr>
          <w:rFonts w:ascii="Times New Roman" w:hAnsi="Times New Roman"/>
          <w:color w:val="000000"/>
          <w:lang w:eastAsia="x-none"/>
        </w:rPr>
      </w:pPr>
      <w:r w:rsidRPr="00D464F3">
        <w:rPr>
          <w:rFonts w:ascii="Times New Roman" w:hAnsi="Times New Roman"/>
          <w:color w:val="000000"/>
          <w:lang w:eastAsia="x-none"/>
        </w:rPr>
        <w:t>If UE speed#B is 10 km/h and</w:t>
      </w:r>
    </w:p>
    <w:p w14:paraId="7B791481" w14:textId="77777777" w:rsidR="00D464F3" w:rsidRPr="00D464F3" w:rsidRDefault="00D464F3" w:rsidP="00311060">
      <w:pPr>
        <w:numPr>
          <w:ilvl w:val="2"/>
          <w:numId w:val="228"/>
        </w:numPr>
        <w:spacing w:beforeAutospacing="1"/>
        <w:contextualSpacing/>
        <w:jc w:val="both"/>
        <w:rPr>
          <w:rFonts w:ascii="Times New Roman" w:hAnsi="Times New Roman"/>
          <w:color w:val="000000"/>
          <w:lang w:eastAsia="x-none"/>
        </w:rPr>
      </w:pPr>
      <w:r w:rsidRPr="00D464F3">
        <w:rPr>
          <w:rFonts w:ascii="Times New Roman" w:hAnsi="Times New Roman"/>
          <w:color w:val="000000"/>
          <w:lang w:eastAsia="x-none"/>
        </w:rPr>
        <w:t xml:space="preserve">UE speed#A is 30 km/h or 120km/h, 2 sources [Fujitsu, MediaTek] observe a generalized performance of less than -5.5% degradation. </w:t>
      </w:r>
    </w:p>
    <w:p w14:paraId="6F14A3ED" w14:textId="77777777" w:rsidR="00D464F3" w:rsidRPr="00D464F3" w:rsidRDefault="00D464F3" w:rsidP="00311060">
      <w:pPr>
        <w:numPr>
          <w:ilvl w:val="2"/>
          <w:numId w:val="228"/>
        </w:numPr>
        <w:spacing w:afterAutospacing="1"/>
        <w:contextualSpacing/>
        <w:jc w:val="both"/>
        <w:rPr>
          <w:rFonts w:ascii="Times New Roman" w:hAnsi="Times New Roman"/>
          <w:color w:val="000000"/>
          <w:lang w:eastAsia="x-none"/>
        </w:rPr>
      </w:pPr>
      <w:r w:rsidRPr="00D464F3">
        <w:rPr>
          <w:rFonts w:ascii="Times New Roman" w:hAnsi="Times New Roman"/>
          <w:color w:val="000000"/>
          <w:lang w:eastAsia="x-none"/>
        </w:rPr>
        <w:t xml:space="preserve">UE speed#A is 60 km/h, 1 source [CMCC] observes -26.79% degradation. </w:t>
      </w:r>
    </w:p>
    <w:p w14:paraId="05E1C019" w14:textId="77777777" w:rsidR="00D464F3" w:rsidRPr="00D464F3" w:rsidRDefault="00D464F3" w:rsidP="00311060">
      <w:pPr>
        <w:numPr>
          <w:ilvl w:val="1"/>
          <w:numId w:val="228"/>
        </w:numPr>
        <w:spacing w:beforeAutospacing="1"/>
        <w:contextualSpacing/>
        <w:jc w:val="both"/>
        <w:rPr>
          <w:rFonts w:ascii="Times New Roman" w:hAnsi="Times New Roman"/>
          <w:color w:val="000000"/>
          <w:lang w:eastAsia="x-none"/>
        </w:rPr>
      </w:pPr>
      <w:r w:rsidRPr="00D464F3">
        <w:rPr>
          <w:rFonts w:ascii="Times New Roman" w:hAnsi="Times New Roman"/>
          <w:color w:val="000000"/>
          <w:lang w:eastAsia="x-none"/>
        </w:rPr>
        <w:t>If UE speed#B is 30 km/h and</w:t>
      </w:r>
    </w:p>
    <w:p w14:paraId="40934271" w14:textId="77777777" w:rsidR="00D464F3" w:rsidRPr="00D464F3" w:rsidRDefault="00D464F3" w:rsidP="00311060">
      <w:pPr>
        <w:numPr>
          <w:ilvl w:val="2"/>
          <w:numId w:val="228"/>
        </w:numPr>
        <w:contextualSpacing/>
        <w:jc w:val="both"/>
        <w:rPr>
          <w:rFonts w:ascii="Times New Roman" w:hAnsi="Times New Roman"/>
          <w:color w:val="000000"/>
          <w:lang w:eastAsia="x-none"/>
        </w:rPr>
      </w:pPr>
      <w:r w:rsidRPr="00D464F3">
        <w:rPr>
          <w:rFonts w:ascii="Times New Roman" w:hAnsi="Times New Roman"/>
          <w:color w:val="000000"/>
          <w:lang w:eastAsia="x-none"/>
        </w:rPr>
        <w:t>UE speed#A is 60km/h, 4 sources [Huawei, CATT, Ericsson, vivo] observe a generalized performance of -11.4%~-2.7% degradation and 1 source [CMCC] observes a generalized performance of -25.6%~-32% degradation.</w:t>
      </w:r>
    </w:p>
    <w:p w14:paraId="6C68CE34" w14:textId="77777777" w:rsidR="00D464F3" w:rsidRPr="00D464F3" w:rsidRDefault="00D464F3" w:rsidP="00311060">
      <w:pPr>
        <w:numPr>
          <w:ilvl w:val="2"/>
          <w:numId w:val="228"/>
        </w:numPr>
        <w:contextualSpacing/>
        <w:jc w:val="both"/>
        <w:rPr>
          <w:rFonts w:ascii="Times New Roman" w:hAnsi="Times New Roman"/>
          <w:color w:val="000000"/>
          <w:lang w:eastAsia="x-none"/>
        </w:rPr>
      </w:pPr>
      <w:r w:rsidRPr="00D464F3">
        <w:rPr>
          <w:rFonts w:ascii="Times New Roman" w:hAnsi="Times New Roman"/>
          <w:color w:val="000000"/>
          <w:lang w:eastAsia="x-none"/>
        </w:rPr>
        <w:t xml:space="preserve"> UE speed#A is 10km/h or 120km/h, </w:t>
      </w:r>
      <w:r w:rsidRPr="00D464F3">
        <w:rPr>
          <w:rFonts w:ascii="Times New Roman" w:hAnsi="Times New Roman"/>
          <w:lang w:eastAsia="x-none"/>
        </w:rPr>
        <w:t xml:space="preserve">3 sources [CMCC, MediaTek, </w:t>
      </w:r>
      <w:r w:rsidRPr="00D464F3">
        <w:rPr>
          <w:rFonts w:ascii="Times New Roman" w:hAnsi="Times New Roman" w:hint="eastAsia"/>
          <w:lang w:eastAsia="ko-KR"/>
        </w:rPr>
        <w:t>F</w:t>
      </w:r>
      <w:r w:rsidRPr="00D464F3">
        <w:rPr>
          <w:rFonts w:ascii="Times New Roman" w:hAnsi="Times New Roman"/>
          <w:lang w:eastAsia="ko-KR"/>
        </w:rPr>
        <w:t>ujitsu</w:t>
      </w:r>
      <w:r w:rsidRPr="00D464F3">
        <w:rPr>
          <w:rFonts w:ascii="Times New Roman" w:hAnsi="Times New Roman"/>
          <w:color w:val="000000"/>
          <w:lang w:eastAsia="x-none"/>
        </w:rPr>
        <w:t>] observe a generalized performance of -51.5%~-72.37% degradation.</w:t>
      </w:r>
    </w:p>
    <w:p w14:paraId="0BBB82FA" w14:textId="77777777" w:rsidR="00D464F3" w:rsidRPr="00D464F3" w:rsidRDefault="00D464F3" w:rsidP="00311060">
      <w:pPr>
        <w:numPr>
          <w:ilvl w:val="1"/>
          <w:numId w:val="228"/>
        </w:numPr>
        <w:contextualSpacing/>
        <w:jc w:val="both"/>
        <w:rPr>
          <w:rFonts w:ascii="Times New Roman" w:hAnsi="Times New Roman"/>
          <w:color w:val="000000"/>
          <w:lang w:eastAsia="x-none"/>
        </w:rPr>
      </w:pPr>
      <w:r w:rsidRPr="00D464F3">
        <w:rPr>
          <w:rFonts w:ascii="Times New Roman" w:hAnsi="Times New Roman"/>
          <w:color w:val="000000"/>
          <w:lang w:eastAsia="x-none"/>
        </w:rPr>
        <w:t>If UE speed#B is 60 km/h and</w:t>
      </w:r>
    </w:p>
    <w:p w14:paraId="339C5B75" w14:textId="77777777" w:rsidR="00D464F3" w:rsidRPr="00D464F3" w:rsidRDefault="00D464F3" w:rsidP="00311060">
      <w:pPr>
        <w:numPr>
          <w:ilvl w:val="2"/>
          <w:numId w:val="228"/>
        </w:numPr>
        <w:contextualSpacing/>
        <w:jc w:val="both"/>
        <w:rPr>
          <w:rFonts w:ascii="Times New Roman" w:hAnsi="Times New Roman"/>
          <w:color w:val="000000"/>
          <w:lang w:eastAsia="x-none"/>
        </w:rPr>
      </w:pPr>
      <w:r w:rsidRPr="00D464F3">
        <w:rPr>
          <w:rFonts w:ascii="Times New Roman" w:hAnsi="Times New Roman"/>
          <w:color w:val="000000"/>
          <w:lang w:eastAsia="x-none"/>
        </w:rPr>
        <w:t xml:space="preserve">UE speed#A is 30km/h, 1 source [CATT] observes a generalized performance of -1.9% degradation and 5 sources [Huawei, Fujitsu, MediaTek, Ericsson, vivo] observe a generalized performance of -28.6%~-56.3% degradation </w:t>
      </w:r>
    </w:p>
    <w:p w14:paraId="106D588B" w14:textId="77777777" w:rsidR="00D464F3" w:rsidRPr="00D464F3" w:rsidRDefault="00D464F3" w:rsidP="00311060">
      <w:pPr>
        <w:numPr>
          <w:ilvl w:val="1"/>
          <w:numId w:val="228"/>
        </w:numPr>
        <w:contextualSpacing/>
        <w:jc w:val="both"/>
        <w:rPr>
          <w:rFonts w:ascii="Times New Roman" w:hAnsi="Times New Roman"/>
          <w:color w:val="000000"/>
          <w:lang w:eastAsia="x-none"/>
        </w:rPr>
      </w:pPr>
      <w:r w:rsidRPr="00D464F3">
        <w:rPr>
          <w:rFonts w:ascii="Times New Roman" w:hAnsi="Times New Roman"/>
          <w:color w:val="000000"/>
          <w:lang w:eastAsia="x-none"/>
        </w:rPr>
        <w:t>If UE speed#B is 120 km/h and</w:t>
      </w:r>
    </w:p>
    <w:p w14:paraId="4DEA9972" w14:textId="77777777" w:rsidR="00D464F3" w:rsidRPr="00D464F3" w:rsidRDefault="00D464F3" w:rsidP="00311060">
      <w:pPr>
        <w:numPr>
          <w:ilvl w:val="2"/>
          <w:numId w:val="228"/>
        </w:numPr>
        <w:spacing w:afterAutospacing="1"/>
        <w:contextualSpacing/>
        <w:jc w:val="both"/>
        <w:rPr>
          <w:rFonts w:ascii="Times New Roman" w:hAnsi="Times New Roman"/>
          <w:color w:val="000000"/>
          <w:lang w:eastAsia="x-none"/>
        </w:rPr>
      </w:pPr>
      <w:r w:rsidRPr="00D464F3">
        <w:rPr>
          <w:rFonts w:ascii="Times New Roman" w:hAnsi="Times New Roman"/>
          <w:color w:val="000000"/>
          <w:lang w:eastAsia="x-none"/>
        </w:rPr>
        <w:t xml:space="preserve">UE speed#A is 30km/h, 1 source [MediaTek] observes a generalized performance of -56.3% degradation </w:t>
      </w:r>
    </w:p>
    <w:p w14:paraId="3C0D9929" w14:textId="77777777" w:rsidR="00D464F3" w:rsidRPr="00D464F3" w:rsidRDefault="00D464F3" w:rsidP="00311060">
      <w:pPr>
        <w:numPr>
          <w:ilvl w:val="0"/>
          <w:numId w:val="228"/>
        </w:numPr>
        <w:spacing w:beforeAutospacing="1" w:afterAutospacing="1"/>
        <w:contextualSpacing/>
        <w:jc w:val="both"/>
        <w:rPr>
          <w:rFonts w:ascii="Times New Roman" w:hAnsi="Times New Roman"/>
          <w:color w:val="000000"/>
          <w:lang w:eastAsia="x-none"/>
        </w:rPr>
      </w:pPr>
      <w:r w:rsidRPr="00D464F3">
        <w:rPr>
          <w:rFonts w:ascii="Times New Roman" w:hAnsi="Times New Roman"/>
          <w:color w:val="000000"/>
          <w:lang w:eastAsia="x-none"/>
        </w:rPr>
        <w:t>For generalization Case 3, generalized performance of the AI/ML model can be achieved in general (0%~-3.63% loss) for UE speed#B subject to any of 10 km/h, 30 km/h, 60 km/h and 120 km/h, if the training dataset is constructed with data samples subject to multiple UE speeds including UE speed#B, as observed by 6 sources [Fujitsu, Huawei, CATT, vivo, Apple, Ericsson]</w:t>
      </w:r>
    </w:p>
    <w:p w14:paraId="70B97F33" w14:textId="77777777" w:rsidR="00D464F3" w:rsidRPr="00D464F3" w:rsidRDefault="00D464F3" w:rsidP="00311060">
      <w:pPr>
        <w:numPr>
          <w:ilvl w:val="1"/>
          <w:numId w:val="228"/>
        </w:numPr>
        <w:spacing w:beforeAutospacing="1" w:afterAutospacing="1"/>
        <w:contextualSpacing/>
        <w:jc w:val="both"/>
        <w:rPr>
          <w:rFonts w:ascii="Times New Roman" w:hAnsi="Times New Roman"/>
          <w:color w:val="000000"/>
          <w:lang w:eastAsia="x-none"/>
        </w:rPr>
      </w:pPr>
      <w:r w:rsidRPr="00D464F3">
        <w:rPr>
          <w:rFonts w:ascii="Times New Roman" w:hAnsi="Times New Roman"/>
          <w:color w:val="000000"/>
          <w:lang w:eastAsia="x-none"/>
        </w:rPr>
        <w:t xml:space="preserve">If UE speed#B is 10 km/h </w:t>
      </w:r>
    </w:p>
    <w:p w14:paraId="1751C868" w14:textId="77777777" w:rsidR="00D464F3" w:rsidRPr="00D464F3" w:rsidRDefault="00D464F3" w:rsidP="00311060">
      <w:pPr>
        <w:numPr>
          <w:ilvl w:val="2"/>
          <w:numId w:val="228"/>
        </w:numPr>
        <w:spacing w:beforeAutospacing="1" w:afterAutospacing="1"/>
        <w:contextualSpacing/>
        <w:jc w:val="both"/>
        <w:rPr>
          <w:rFonts w:ascii="Times New Roman" w:hAnsi="Times New Roman"/>
          <w:color w:val="000000"/>
          <w:lang w:eastAsia="x-none"/>
        </w:rPr>
      </w:pPr>
      <w:r w:rsidRPr="00D464F3">
        <w:rPr>
          <w:rFonts w:ascii="Times New Roman" w:hAnsi="Times New Roman"/>
          <w:color w:val="000000"/>
          <w:lang w:eastAsia="x-none"/>
        </w:rPr>
        <w:t xml:space="preserve">2 sources [Fujitsu, MediaTek] observe a generalized performance of less than -0.2% degradation, and 1 source [CMCC] observes -16.87% degradation. </w:t>
      </w:r>
    </w:p>
    <w:p w14:paraId="37820171" w14:textId="77777777" w:rsidR="00D464F3" w:rsidRPr="00D464F3" w:rsidRDefault="00D464F3" w:rsidP="00311060">
      <w:pPr>
        <w:numPr>
          <w:ilvl w:val="1"/>
          <w:numId w:val="228"/>
        </w:numPr>
        <w:spacing w:beforeAutospacing="1"/>
        <w:contextualSpacing/>
        <w:jc w:val="both"/>
        <w:rPr>
          <w:rFonts w:ascii="Times New Roman" w:hAnsi="Times New Roman"/>
          <w:color w:val="000000"/>
          <w:lang w:eastAsia="x-none"/>
        </w:rPr>
      </w:pPr>
      <w:r w:rsidRPr="00D464F3">
        <w:rPr>
          <w:rFonts w:ascii="Times New Roman" w:hAnsi="Times New Roman"/>
          <w:color w:val="000000"/>
          <w:lang w:eastAsia="x-none"/>
        </w:rPr>
        <w:t xml:space="preserve">If UE speed#B is 30 km/h </w:t>
      </w:r>
    </w:p>
    <w:p w14:paraId="117E26B8" w14:textId="77777777" w:rsidR="00D464F3" w:rsidRPr="00D464F3" w:rsidRDefault="00D464F3" w:rsidP="00311060">
      <w:pPr>
        <w:numPr>
          <w:ilvl w:val="2"/>
          <w:numId w:val="228"/>
        </w:numPr>
        <w:contextualSpacing/>
        <w:jc w:val="both"/>
        <w:rPr>
          <w:rFonts w:ascii="Times New Roman" w:hAnsi="Times New Roman"/>
          <w:color w:val="000000"/>
          <w:lang w:eastAsia="x-none"/>
        </w:rPr>
      </w:pPr>
      <w:r w:rsidRPr="00D464F3">
        <w:rPr>
          <w:rFonts w:ascii="Times New Roman" w:hAnsi="Times New Roman"/>
          <w:color w:val="000000"/>
          <w:lang w:eastAsia="x-none"/>
        </w:rPr>
        <w:t>7 sources [Huawei, CATT, vivo, Apple, Fujitsu, Ericsson, MediaTek] observe a generalized performance of less than -2.77% degradation, 1 source [CMCC] observes a generalized performance of -15.44% degradation.</w:t>
      </w:r>
    </w:p>
    <w:p w14:paraId="2FA00C14" w14:textId="77777777" w:rsidR="00D464F3" w:rsidRPr="00D464F3" w:rsidRDefault="00D464F3" w:rsidP="00311060">
      <w:pPr>
        <w:numPr>
          <w:ilvl w:val="1"/>
          <w:numId w:val="228"/>
        </w:numPr>
        <w:contextualSpacing/>
        <w:jc w:val="both"/>
        <w:rPr>
          <w:rFonts w:ascii="Times New Roman" w:hAnsi="Times New Roman"/>
          <w:color w:val="000000"/>
          <w:lang w:eastAsia="x-none"/>
        </w:rPr>
      </w:pPr>
      <w:r w:rsidRPr="00D464F3">
        <w:rPr>
          <w:rFonts w:ascii="Times New Roman" w:hAnsi="Times New Roman"/>
          <w:color w:val="000000"/>
          <w:lang w:eastAsia="x-none"/>
        </w:rPr>
        <w:t>If UE speed#B is 60 km/h and</w:t>
      </w:r>
    </w:p>
    <w:p w14:paraId="29FC2DB0" w14:textId="77777777" w:rsidR="00D464F3" w:rsidRPr="00D464F3" w:rsidRDefault="00D464F3" w:rsidP="00311060">
      <w:pPr>
        <w:numPr>
          <w:ilvl w:val="2"/>
          <w:numId w:val="228"/>
        </w:numPr>
        <w:contextualSpacing/>
        <w:jc w:val="both"/>
        <w:rPr>
          <w:rFonts w:ascii="Times New Roman" w:hAnsi="Times New Roman"/>
          <w:color w:val="000000"/>
          <w:lang w:eastAsia="x-none"/>
        </w:rPr>
      </w:pPr>
      <w:r w:rsidRPr="00D464F3">
        <w:rPr>
          <w:rFonts w:ascii="Times New Roman" w:hAnsi="Times New Roman"/>
          <w:color w:val="000000"/>
          <w:lang w:eastAsia="x-none"/>
        </w:rPr>
        <w:t>6 sources [Huawei, CATT, vivo, Apple, Fujitsu, Ericsson] observe a generalized performance of less than -3.63% degradation, 2 sources [CMCC, MediaTek] observe a generalized performance of -6.77%~-13.5% degradation.</w:t>
      </w:r>
    </w:p>
    <w:p w14:paraId="4A718B49" w14:textId="77777777" w:rsidR="00D464F3" w:rsidRPr="00D464F3" w:rsidRDefault="00D464F3" w:rsidP="00311060">
      <w:pPr>
        <w:numPr>
          <w:ilvl w:val="1"/>
          <w:numId w:val="228"/>
        </w:numPr>
        <w:contextualSpacing/>
        <w:jc w:val="both"/>
        <w:rPr>
          <w:rFonts w:ascii="Times New Roman" w:hAnsi="Times New Roman"/>
          <w:color w:val="000000"/>
          <w:lang w:eastAsia="x-none"/>
        </w:rPr>
      </w:pPr>
      <w:r w:rsidRPr="00D464F3">
        <w:rPr>
          <w:rFonts w:ascii="Times New Roman" w:hAnsi="Times New Roman"/>
          <w:color w:val="000000"/>
          <w:lang w:eastAsia="x-none"/>
        </w:rPr>
        <w:t>If UE speed#B is 120 km/h and</w:t>
      </w:r>
    </w:p>
    <w:p w14:paraId="00F93AE7" w14:textId="77777777" w:rsidR="00D464F3" w:rsidRPr="00D464F3" w:rsidRDefault="00D464F3" w:rsidP="00311060">
      <w:pPr>
        <w:numPr>
          <w:ilvl w:val="2"/>
          <w:numId w:val="228"/>
        </w:numPr>
        <w:contextualSpacing/>
        <w:jc w:val="both"/>
        <w:rPr>
          <w:rFonts w:ascii="Times New Roman" w:hAnsi="Times New Roman"/>
          <w:color w:val="000000"/>
          <w:lang w:eastAsia="x-none"/>
        </w:rPr>
      </w:pPr>
      <w:r w:rsidRPr="00D464F3">
        <w:rPr>
          <w:rFonts w:ascii="Times New Roman" w:hAnsi="Times New Roman"/>
          <w:color w:val="000000"/>
          <w:lang w:eastAsia="x-none"/>
        </w:rPr>
        <w:t xml:space="preserve">1 source [MediaTek] observes a generalized performance of -43.6% degradation </w:t>
      </w:r>
    </w:p>
    <w:p w14:paraId="7455590D" w14:textId="77777777" w:rsidR="00D464F3" w:rsidRPr="00D464F3" w:rsidRDefault="00D464F3" w:rsidP="00311060">
      <w:pPr>
        <w:numPr>
          <w:ilvl w:val="1"/>
          <w:numId w:val="228"/>
        </w:numPr>
        <w:spacing w:after="100" w:afterAutospacing="1"/>
        <w:contextualSpacing/>
        <w:jc w:val="both"/>
        <w:rPr>
          <w:rFonts w:ascii="Times New Roman" w:hAnsi="Times New Roman"/>
          <w:color w:val="000000"/>
          <w:lang w:eastAsia="x-none"/>
        </w:rPr>
      </w:pPr>
      <w:r w:rsidRPr="00D464F3">
        <w:rPr>
          <w:rFonts w:ascii="Times New Roman" w:hAnsi="Times New Roman"/>
          <w:color w:val="000000"/>
          <w:lang w:eastAsia="x-none"/>
        </w:rPr>
        <w:t>Note: For generalization Case 3, 2 sources [CMCC, MediaTek] observe performance degradations (-13.5%~-43.6% loss) for UE speed#B subject to 10 km/h, 30 km/h, 60 km/h, 120 km/h, but compared with generalization Case 2, in general the performance are still improved.</w:t>
      </w:r>
    </w:p>
    <w:p w14:paraId="09463D37" w14:textId="77777777" w:rsidR="00D464F3" w:rsidRPr="00D464F3" w:rsidRDefault="00D464F3" w:rsidP="00311060">
      <w:pPr>
        <w:numPr>
          <w:ilvl w:val="0"/>
          <w:numId w:val="228"/>
        </w:numPr>
        <w:spacing w:after="100" w:afterAutospacing="1"/>
        <w:contextualSpacing/>
        <w:jc w:val="both"/>
        <w:rPr>
          <w:rFonts w:ascii="Times New Roman" w:hAnsi="Times New Roman"/>
          <w:color w:val="000000"/>
          <w:lang w:eastAsia="x-none"/>
        </w:rPr>
      </w:pPr>
      <w:r w:rsidRPr="00D464F3">
        <w:rPr>
          <w:rFonts w:ascii="Times New Roman" w:hAnsi="Times New Roman"/>
          <w:color w:val="000000"/>
          <w:lang w:eastAsia="x-none"/>
        </w:rPr>
        <w:t>Note: the above results are based on the following assumptions besides the assumptions of the agreed EVM table</w:t>
      </w:r>
    </w:p>
    <w:p w14:paraId="66A71ECD" w14:textId="77777777" w:rsidR="00D464F3" w:rsidRPr="00D464F3" w:rsidRDefault="00D464F3" w:rsidP="00311060">
      <w:pPr>
        <w:numPr>
          <w:ilvl w:val="1"/>
          <w:numId w:val="228"/>
        </w:numPr>
        <w:spacing w:beforeAutospacing="1"/>
        <w:contextualSpacing/>
        <w:jc w:val="both"/>
        <w:rPr>
          <w:rFonts w:ascii="Times New Roman" w:hAnsi="Times New Roman"/>
          <w:color w:val="000000"/>
          <w:lang w:eastAsia="x-none"/>
        </w:rPr>
      </w:pPr>
      <w:r w:rsidRPr="00D464F3">
        <w:rPr>
          <w:rFonts w:ascii="Times New Roman" w:hAnsi="Times New Roman"/>
          <w:color w:val="000000"/>
          <w:lang w:eastAsia="x-none"/>
        </w:rPr>
        <w:t>Raw channel matrix is used as the model input.</w:t>
      </w:r>
    </w:p>
    <w:p w14:paraId="345584AD" w14:textId="77777777" w:rsidR="00D464F3" w:rsidRPr="00D464F3" w:rsidRDefault="00D464F3" w:rsidP="00311060">
      <w:pPr>
        <w:numPr>
          <w:ilvl w:val="1"/>
          <w:numId w:val="228"/>
        </w:numPr>
        <w:contextualSpacing/>
        <w:jc w:val="both"/>
        <w:rPr>
          <w:rFonts w:ascii="Times New Roman" w:hAnsi="Times New Roman"/>
          <w:color w:val="000000"/>
          <w:lang w:eastAsia="x-none"/>
        </w:rPr>
      </w:pPr>
      <w:r w:rsidRPr="00D464F3">
        <w:rPr>
          <w:rFonts w:ascii="Times New Roman" w:hAnsi="Times New Roman"/>
          <w:color w:val="000000"/>
          <w:lang w:eastAsia="x-none"/>
        </w:rPr>
        <w:t>The performance metric is SGCS in linear value for layer 1/2/3/4.</w:t>
      </w:r>
    </w:p>
    <w:p w14:paraId="4FCFB165" w14:textId="77777777" w:rsidR="00D464F3" w:rsidRPr="00D464F3" w:rsidRDefault="00D464F3" w:rsidP="00311060">
      <w:pPr>
        <w:numPr>
          <w:ilvl w:val="1"/>
          <w:numId w:val="228"/>
        </w:numPr>
        <w:suppressAutoHyphens/>
        <w:rPr>
          <w:rFonts w:ascii="Times New Roman" w:hAnsi="Times New Roman"/>
          <w:color w:val="000000"/>
          <w:lang w:eastAsia="x-none"/>
        </w:rPr>
      </w:pPr>
      <w:r w:rsidRPr="00D464F3">
        <w:rPr>
          <w:rFonts w:ascii="Times New Roman" w:hAnsi="Times New Roman"/>
          <w:color w:val="000000"/>
          <w:lang w:eastAsia="x-none"/>
        </w:rPr>
        <w:t>3 sources [vivo, Ericsson, MediaTek] consider spatial consistency. Other sources do not consider spatial consistency.</w:t>
      </w:r>
    </w:p>
    <w:p w14:paraId="6DD553A5" w14:textId="77777777" w:rsidR="00D464F3" w:rsidRPr="00D464F3" w:rsidRDefault="00D464F3" w:rsidP="00311060">
      <w:pPr>
        <w:numPr>
          <w:ilvl w:val="1"/>
          <w:numId w:val="228"/>
        </w:numPr>
        <w:spacing w:after="120"/>
        <w:contextualSpacing/>
        <w:jc w:val="both"/>
        <w:rPr>
          <w:rFonts w:ascii="Times New Roman" w:hAnsi="Times New Roman"/>
          <w:color w:val="000000"/>
          <w:lang w:eastAsia="x-none"/>
        </w:rPr>
      </w:pPr>
      <w:r w:rsidRPr="00D464F3">
        <w:rPr>
          <w:rFonts w:ascii="Times New Roman" w:hAnsi="Times New Roman"/>
          <w:color w:val="000000"/>
          <w:lang w:eastAsia="ko-KR"/>
        </w:rPr>
        <w:t xml:space="preserve">1 source [Ericsson] considers beam-delay domain transformation/antenna-frequency domain transformation as pre/post processing, and other sources considers no pre/post processing. </w:t>
      </w:r>
    </w:p>
    <w:p w14:paraId="2BF6C69F" w14:textId="46A9C279" w:rsidR="00D464F3" w:rsidRPr="00D464F3" w:rsidRDefault="00D464F3" w:rsidP="00311060">
      <w:pPr>
        <w:numPr>
          <w:ilvl w:val="0"/>
          <w:numId w:val="228"/>
        </w:numPr>
        <w:suppressAutoHyphens/>
        <w:spacing w:afterAutospacing="1"/>
        <w:contextualSpacing/>
        <w:rPr>
          <w:rFonts w:ascii="Times New Roman" w:hAnsi="Times New Roman"/>
          <w:color w:val="000000"/>
          <w:lang w:eastAsia="x-none"/>
        </w:rPr>
      </w:pPr>
      <w:r w:rsidRPr="00D464F3">
        <w:rPr>
          <w:rFonts w:ascii="Times New Roman" w:hAnsi="Times New Roman"/>
          <w:color w:val="000000"/>
          <w:lang w:eastAsia="x-none"/>
        </w:rPr>
        <w:t xml:space="preserve">Note: Results refer to Table 3-2 of </w:t>
      </w:r>
      <w:hyperlink r:id="rId1032" w:history="1">
        <w:r w:rsidR="006F79AF">
          <w:rPr>
            <w:rStyle w:val="Hyperlink"/>
            <w:rFonts w:ascii="Times New Roman" w:hAnsi="Times New Roman"/>
            <w:lang w:eastAsia="x-none"/>
          </w:rPr>
          <w:t>R1-2405492</w:t>
        </w:r>
      </w:hyperlink>
    </w:p>
    <w:p w14:paraId="05F2B50D" w14:textId="77777777" w:rsidR="00D464F3" w:rsidRDefault="00D464F3" w:rsidP="005F51DB">
      <w:pPr>
        <w:rPr>
          <w:lang w:eastAsia="x-none"/>
        </w:rPr>
      </w:pPr>
    </w:p>
    <w:p w14:paraId="7AB361EF" w14:textId="77777777" w:rsidR="00515723" w:rsidRDefault="00515723" w:rsidP="005F51DB">
      <w:pPr>
        <w:rPr>
          <w:lang w:eastAsia="x-none"/>
        </w:rPr>
      </w:pPr>
    </w:p>
    <w:p w14:paraId="60944515" w14:textId="26D448CD" w:rsidR="00515723" w:rsidRPr="00D464F3" w:rsidRDefault="00515723" w:rsidP="005F51DB">
      <w:pPr>
        <w:rPr>
          <w:lang w:eastAsia="x-none"/>
        </w:rPr>
      </w:pPr>
      <w:r>
        <w:rPr>
          <w:lang w:eastAsia="x-none"/>
        </w:rPr>
        <w:t xml:space="preserve">Final summary in </w:t>
      </w:r>
      <w:hyperlink r:id="rId1033" w:history="1">
        <w:r w:rsidR="006F79AF">
          <w:rPr>
            <w:rStyle w:val="Hyperlink"/>
            <w:lang w:eastAsia="x-none"/>
          </w:rPr>
          <w:t>R1-2405683</w:t>
        </w:r>
      </w:hyperlink>
      <w:r>
        <w:rPr>
          <w:lang w:eastAsia="x-none"/>
        </w:rPr>
        <w:t>.</w:t>
      </w:r>
    </w:p>
    <w:p w14:paraId="05839A97" w14:textId="77777777" w:rsidR="00D7097B" w:rsidRPr="00D7097B" w:rsidRDefault="00D7097B" w:rsidP="00656510">
      <w:pPr>
        <w:pStyle w:val="Heading4"/>
      </w:pPr>
      <w:bookmarkStart w:id="367" w:name="_Toc166306532"/>
      <w:bookmarkStart w:id="368" w:name="_Toc173405026"/>
      <w:r w:rsidRPr="00D7097B">
        <w:lastRenderedPageBreak/>
        <w:t>CSI compression</w:t>
      </w:r>
      <w:bookmarkEnd w:id="367"/>
      <w:bookmarkEnd w:id="368"/>
    </w:p>
    <w:p w14:paraId="24CE3ACB" w14:textId="191CDB94" w:rsidR="00D7097B" w:rsidRPr="00D7097B" w:rsidRDefault="006F79AF" w:rsidP="00D7097B">
      <w:pPr>
        <w:rPr>
          <w:lang w:eastAsia="x-none"/>
        </w:rPr>
      </w:pPr>
      <w:hyperlink r:id="rId1034" w:history="1">
        <w:r>
          <w:rPr>
            <w:rStyle w:val="Hyperlink"/>
            <w:lang w:eastAsia="x-none"/>
          </w:rPr>
          <w:t>R1-2403867</w:t>
        </w:r>
      </w:hyperlink>
      <w:r w:rsidR="00D7097B" w:rsidRPr="00D7097B">
        <w:rPr>
          <w:lang w:eastAsia="x-none"/>
        </w:rPr>
        <w:tab/>
        <w:t>Discussion on additional study on AI/ML for NR air interface for CSI compression</w:t>
      </w:r>
      <w:r w:rsidR="00D7097B" w:rsidRPr="00D7097B">
        <w:rPr>
          <w:lang w:eastAsia="x-none"/>
        </w:rPr>
        <w:tab/>
        <w:t>FUTUREWEI</w:t>
      </w:r>
    </w:p>
    <w:p w14:paraId="16B25078" w14:textId="7AF36A17" w:rsidR="00D7097B" w:rsidRPr="00D7097B" w:rsidRDefault="006F79AF" w:rsidP="00D7097B">
      <w:pPr>
        <w:rPr>
          <w:lang w:eastAsia="x-none"/>
        </w:rPr>
      </w:pPr>
      <w:hyperlink r:id="rId1035" w:history="1">
        <w:r>
          <w:rPr>
            <w:rStyle w:val="Hyperlink"/>
            <w:lang w:eastAsia="x-none"/>
          </w:rPr>
          <w:t>R1-2403897</w:t>
        </w:r>
      </w:hyperlink>
      <w:r w:rsidR="00D7097B" w:rsidRPr="00D7097B">
        <w:rPr>
          <w:lang w:eastAsia="x-none"/>
        </w:rPr>
        <w:tab/>
        <w:t>AI/ML for CSI Compression</w:t>
      </w:r>
      <w:r w:rsidR="00D7097B" w:rsidRPr="00D7097B">
        <w:rPr>
          <w:lang w:eastAsia="x-none"/>
        </w:rPr>
        <w:tab/>
        <w:t>Tejas Networks Limited</w:t>
      </w:r>
    </w:p>
    <w:p w14:paraId="51C5D373" w14:textId="057F3D1A" w:rsidR="00D7097B" w:rsidRPr="00D7097B" w:rsidRDefault="006F79AF" w:rsidP="00D7097B">
      <w:pPr>
        <w:rPr>
          <w:lang w:eastAsia="x-none"/>
        </w:rPr>
      </w:pPr>
      <w:hyperlink r:id="rId1036" w:history="1">
        <w:r>
          <w:rPr>
            <w:rStyle w:val="Hyperlink"/>
            <w:lang w:eastAsia="x-none"/>
          </w:rPr>
          <w:t>R1-2403910</w:t>
        </w:r>
      </w:hyperlink>
      <w:r w:rsidR="00D7097B" w:rsidRPr="00D7097B">
        <w:rPr>
          <w:lang w:eastAsia="x-none"/>
        </w:rPr>
        <w:tab/>
        <w:t>AI/ML for CSI compression</w:t>
      </w:r>
      <w:r w:rsidR="00D7097B" w:rsidRPr="00D7097B">
        <w:rPr>
          <w:lang w:eastAsia="x-none"/>
        </w:rPr>
        <w:tab/>
        <w:t>Ericsson</w:t>
      </w:r>
    </w:p>
    <w:p w14:paraId="2D4DC409" w14:textId="3705BAF6" w:rsidR="00D7097B" w:rsidRPr="00D7097B" w:rsidRDefault="006F79AF" w:rsidP="00D7097B">
      <w:pPr>
        <w:rPr>
          <w:lang w:eastAsia="x-none"/>
        </w:rPr>
      </w:pPr>
      <w:hyperlink r:id="rId1037" w:history="1">
        <w:r>
          <w:rPr>
            <w:rStyle w:val="Hyperlink"/>
            <w:lang w:eastAsia="x-none"/>
          </w:rPr>
          <w:t>R1-2403932</w:t>
        </w:r>
      </w:hyperlink>
      <w:r w:rsidR="00D7097B" w:rsidRPr="00D7097B">
        <w:rPr>
          <w:lang w:eastAsia="x-none"/>
        </w:rPr>
        <w:tab/>
        <w:t>Discussion on AI/ML for CSI compression</w:t>
      </w:r>
      <w:r w:rsidR="00D7097B" w:rsidRPr="00D7097B">
        <w:rPr>
          <w:lang w:eastAsia="x-none"/>
        </w:rPr>
        <w:tab/>
        <w:t>Huawei, HiSilicon</w:t>
      </w:r>
    </w:p>
    <w:p w14:paraId="1B665E45" w14:textId="428DF856" w:rsidR="00D7097B" w:rsidRPr="00D7097B" w:rsidRDefault="006F79AF" w:rsidP="00D7097B">
      <w:pPr>
        <w:rPr>
          <w:lang w:eastAsia="x-none"/>
        </w:rPr>
      </w:pPr>
      <w:hyperlink r:id="rId1038" w:history="1">
        <w:r>
          <w:rPr>
            <w:rStyle w:val="Hyperlink"/>
            <w:lang w:eastAsia="x-none"/>
          </w:rPr>
          <w:t>R1-2403976</w:t>
        </w:r>
      </w:hyperlink>
      <w:r w:rsidR="00D7097B" w:rsidRPr="00D7097B">
        <w:rPr>
          <w:lang w:eastAsia="x-none"/>
        </w:rPr>
        <w:tab/>
        <w:t>AI/ML for CSI compression</w:t>
      </w:r>
      <w:r w:rsidR="00D7097B" w:rsidRPr="00D7097B">
        <w:rPr>
          <w:lang w:eastAsia="x-none"/>
        </w:rPr>
        <w:tab/>
        <w:t>Intel Corporation</w:t>
      </w:r>
    </w:p>
    <w:p w14:paraId="413B3E1B" w14:textId="5D772FA6" w:rsidR="00D7097B" w:rsidRPr="00D7097B" w:rsidRDefault="006F79AF" w:rsidP="00D7097B">
      <w:pPr>
        <w:rPr>
          <w:lang w:eastAsia="x-none"/>
        </w:rPr>
      </w:pPr>
      <w:hyperlink r:id="rId1039" w:history="1">
        <w:r>
          <w:rPr>
            <w:rStyle w:val="Hyperlink"/>
            <w:lang w:eastAsia="x-none"/>
          </w:rPr>
          <w:t>R1-2404000</w:t>
        </w:r>
      </w:hyperlink>
      <w:r w:rsidR="00D7097B" w:rsidRPr="00D7097B">
        <w:rPr>
          <w:lang w:eastAsia="x-none"/>
        </w:rPr>
        <w:tab/>
        <w:t>Discussion on AI/ML CSI compression</w:t>
      </w:r>
      <w:r w:rsidR="00D7097B" w:rsidRPr="00D7097B">
        <w:rPr>
          <w:lang w:eastAsia="x-none"/>
        </w:rPr>
        <w:tab/>
        <w:t>TCL</w:t>
      </w:r>
    </w:p>
    <w:p w14:paraId="18CA5EC3" w14:textId="5DB84052" w:rsidR="00D7097B" w:rsidRPr="00D7097B" w:rsidRDefault="006F79AF" w:rsidP="00D7097B">
      <w:pPr>
        <w:rPr>
          <w:lang w:eastAsia="x-none"/>
        </w:rPr>
      </w:pPr>
      <w:hyperlink r:id="rId1040" w:history="1">
        <w:r>
          <w:rPr>
            <w:rStyle w:val="Hyperlink"/>
            <w:lang w:eastAsia="x-none"/>
          </w:rPr>
          <w:t>R1-2404017</w:t>
        </w:r>
      </w:hyperlink>
      <w:r w:rsidR="00D7097B" w:rsidRPr="00D7097B">
        <w:rPr>
          <w:lang w:eastAsia="x-none"/>
        </w:rPr>
        <w:tab/>
        <w:t>Discussion on AIML for CSI compression</w:t>
      </w:r>
      <w:r w:rsidR="00D7097B" w:rsidRPr="00D7097B">
        <w:rPr>
          <w:lang w:eastAsia="x-none"/>
        </w:rPr>
        <w:tab/>
        <w:t>Spreadtrum Communications, BUPT</w:t>
      </w:r>
    </w:p>
    <w:p w14:paraId="26A22739" w14:textId="686538AB" w:rsidR="00D7097B" w:rsidRPr="00D7097B" w:rsidRDefault="006F79AF" w:rsidP="00D7097B">
      <w:pPr>
        <w:rPr>
          <w:lang w:eastAsia="x-none"/>
        </w:rPr>
      </w:pPr>
      <w:hyperlink r:id="rId1041" w:history="1">
        <w:r>
          <w:rPr>
            <w:rStyle w:val="Hyperlink"/>
            <w:lang w:eastAsia="x-none"/>
          </w:rPr>
          <w:t>R1-2404054</w:t>
        </w:r>
      </w:hyperlink>
      <w:r w:rsidR="00D7097B" w:rsidRPr="00D7097B">
        <w:rPr>
          <w:lang w:eastAsia="x-none"/>
        </w:rPr>
        <w:tab/>
        <w:t>Discussion on AI/ML-based CSI compression</w:t>
      </w:r>
      <w:r w:rsidR="00D7097B" w:rsidRPr="00D7097B">
        <w:rPr>
          <w:lang w:eastAsia="x-none"/>
        </w:rPr>
        <w:tab/>
        <w:t>InterDigital, Inc.</w:t>
      </w:r>
    </w:p>
    <w:p w14:paraId="35C77B04" w14:textId="07755E08" w:rsidR="00D7097B" w:rsidRPr="00D7097B" w:rsidRDefault="006F79AF" w:rsidP="00D7097B">
      <w:pPr>
        <w:rPr>
          <w:lang w:eastAsia="x-none"/>
        </w:rPr>
      </w:pPr>
      <w:hyperlink r:id="rId1042" w:history="1">
        <w:r>
          <w:rPr>
            <w:rStyle w:val="Hyperlink"/>
            <w:lang w:eastAsia="x-none"/>
          </w:rPr>
          <w:t>R1-2404104</w:t>
        </w:r>
      </w:hyperlink>
      <w:r w:rsidR="00D7097B" w:rsidRPr="00D7097B">
        <w:rPr>
          <w:lang w:eastAsia="x-none"/>
        </w:rPr>
        <w:tab/>
        <w:t>Discussion for further study on AI/ML-based CSI compression</w:t>
      </w:r>
      <w:r w:rsidR="00D7097B" w:rsidRPr="00D7097B">
        <w:rPr>
          <w:lang w:eastAsia="x-none"/>
        </w:rPr>
        <w:tab/>
        <w:t>Samsung</w:t>
      </w:r>
    </w:p>
    <w:p w14:paraId="40C722F7" w14:textId="5C14A55A" w:rsidR="00D7097B" w:rsidRPr="00D7097B" w:rsidRDefault="006F79AF" w:rsidP="00D7097B">
      <w:pPr>
        <w:rPr>
          <w:lang w:eastAsia="x-none"/>
        </w:rPr>
      </w:pPr>
      <w:hyperlink r:id="rId1043" w:history="1">
        <w:r>
          <w:rPr>
            <w:rStyle w:val="Hyperlink"/>
            <w:lang w:eastAsia="x-none"/>
          </w:rPr>
          <w:t>R1-2404168</w:t>
        </w:r>
      </w:hyperlink>
      <w:r w:rsidR="00D7097B" w:rsidRPr="00D7097B">
        <w:rPr>
          <w:lang w:eastAsia="x-none"/>
        </w:rPr>
        <w:tab/>
        <w:t>Discussion on CSI compression</w:t>
      </w:r>
      <w:r w:rsidR="00D7097B" w:rsidRPr="00D7097B">
        <w:rPr>
          <w:lang w:eastAsia="x-none"/>
        </w:rPr>
        <w:tab/>
        <w:t>vivo</w:t>
      </w:r>
    </w:p>
    <w:p w14:paraId="329547C1" w14:textId="209BEE73" w:rsidR="00D7097B" w:rsidRPr="00D7097B" w:rsidRDefault="006F79AF" w:rsidP="00D7097B">
      <w:pPr>
        <w:rPr>
          <w:lang w:eastAsia="x-none"/>
        </w:rPr>
      </w:pPr>
      <w:hyperlink r:id="rId1044" w:history="1">
        <w:r>
          <w:rPr>
            <w:rStyle w:val="Hyperlink"/>
            <w:lang w:eastAsia="x-none"/>
          </w:rPr>
          <w:t>R1-2404275</w:t>
        </w:r>
      </w:hyperlink>
      <w:r w:rsidR="00D7097B" w:rsidRPr="00D7097B">
        <w:rPr>
          <w:lang w:eastAsia="x-none"/>
        </w:rPr>
        <w:tab/>
        <w:t>Discussion on AI based CSI compression</w:t>
      </w:r>
      <w:r w:rsidR="00D7097B" w:rsidRPr="00D7097B">
        <w:rPr>
          <w:lang w:eastAsia="x-none"/>
        </w:rPr>
        <w:tab/>
        <w:t>Apple</w:t>
      </w:r>
    </w:p>
    <w:p w14:paraId="23EE91C7" w14:textId="70A61748" w:rsidR="00D7097B" w:rsidRPr="00D7097B" w:rsidRDefault="006F79AF" w:rsidP="00D7097B">
      <w:pPr>
        <w:rPr>
          <w:lang w:eastAsia="x-none"/>
        </w:rPr>
      </w:pPr>
      <w:hyperlink r:id="rId1045" w:history="1">
        <w:r>
          <w:rPr>
            <w:rStyle w:val="Hyperlink"/>
            <w:lang w:eastAsia="x-none"/>
          </w:rPr>
          <w:t>R1-2404387</w:t>
        </w:r>
      </w:hyperlink>
      <w:r w:rsidR="00D7097B" w:rsidRPr="00D7097B">
        <w:rPr>
          <w:lang w:eastAsia="x-none"/>
        </w:rPr>
        <w:tab/>
        <w:t>Study on AI/ML for CSI compression</w:t>
      </w:r>
      <w:r w:rsidR="00D7097B" w:rsidRPr="00D7097B">
        <w:rPr>
          <w:lang w:eastAsia="x-none"/>
        </w:rPr>
        <w:tab/>
        <w:t>CATT</w:t>
      </w:r>
    </w:p>
    <w:p w14:paraId="125B50E5" w14:textId="1D102B48" w:rsidR="00D7097B" w:rsidRPr="00D7097B" w:rsidRDefault="006F79AF" w:rsidP="00D7097B">
      <w:pPr>
        <w:rPr>
          <w:lang w:eastAsia="x-none"/>
        </w:rPr>
      </w:pPr>
      <w:hyperlink r:id="rId1046" w:history="1">
        <w:r>
          <w:rPr>
            <w:rStyle w:val="Hyperlink"/>
            <w:lang w:eastAsia="x-none"/>
          </w:rPr>
          <w:t>R1-2404423</w:t>
        </w:r>
      </w:hyperlink>
      <w:r w:rsidR="00D7097B" w:rsidRPr="00D7097B">
        <w:rPr>
          <w:lang w:eastAsia="x-none"/>
        </w:rPr>
        <w:tab/>
        <w:t>Discussion on AI/ML-based CSI compression</w:t>
      </w:r>
      <w:r w:rsidR="00D7097B" w:rsidRPr="00D7097B">
        <w:rPr>
          <w:lang w:eastAsia="x-none"/>
        </w:rPr>
        <w:tab/>
        <w:t>China Telecom</w:t>
      </w:r>
    </w:p>
    <w:p w14:paraId="543B0D40" w14:textId="63F47BEE" w:rsidR="00D7097B" w:rsidRPr="00D7097B" w:rsidRDefault="006F79AF" w:rsidP="00D7097B">
      <w:pPr>
        <w:rPr>
          <w:lang w:eastAsia="x-none"/>
        </w:rPr>
      </w:pPr>
      <w:hyperlink r:id="rId1047" w:history="1">
        <w:r>
          <w:rPr>
            <w:rStyle w:val="Hyperlink"/>
            <w:lang w:eastAsia="x-none"/>
          </w:rPr>
          <w:t>R1-2404447</w:t>
        </w:r>
      </w:hyperlink>
      <w:r w:rsidR="00D7097B" w:rsidRPr="00D7097B">
        <w:rPr>
          <w:lang w:eastAsia="x-none"/>
        </w:rPr>
        <w:tab/>
        <w:t>Discussion on AI/ML for CSI compression</w:t>
      </w:r>
      <w:r w:rsidR="00D7097B" w:rsidRPr="00D7097B">
        <w:rPr>
          <w:lang w:eastAsia="x-none"/>
        </w:rPr>
        <w:tab/>
        <w:t>CMCC</w:t>
      </w:r>
    </w:p>
    <w:p w14:paraId="78782298" w14:textId="4176243F" w:rsidR="00D7097B" w:rsidRPr="00D7097B" w:rsidRDefault="006F79AF" w:rsidP="00D7097B">
      <w:pPr>
        <w:rPr>
          <w:lang w:eastAsia="x-none"/>
        </w:rPr>
      </w:pPr>
      <w:hyperlink r:id="rId1048" w:history="1">
        <w:r>
          <w:rPr>
            <w:rStyle w:val="Hyperlink"/>
            <w:lang w:eastAsia="x-none"/>
          </w:rPr>
          <w:t>R1-2404493</w:t>
        </w:r>
      </w:hyperlink>
      <w:r w:rsidR="00D7097B" w:rsidRPr="00D7097B">
        <w:rPr>
          <w:lang w:eastAsia="x-none"/>
        </w:rPr>
        <w:tab/>
        <w:t>Discussion on CSI compression</w:t>
      </w:r>
      <w:r w:rsidR="00D7097B" w:rsidRPr="00D7097B">
        <w:rPr>
          <w:lang w:eastAsia="x-none"/>
        </w:rPr>
        <w:tab/>
        <w:t>Sony</w:t>
      </w:r>
    </w:p>
    <w:p w14:paraId="33D412F6" w14:textId="67AD959D" w:rsidR="00D7097B" w:rsidRPr="00D7097B" w:rsidRDefault="006F79AF" w:rsidP="00D7097B">
      <w:pPr>
        <w:rPr>
          <w:lang w:eastAsia="x-none"/>
        </w:rPr>
      </w:pPr>
      <w:hyperlink r:id="rId1049" w:history="1">
        <w:r>
          <w:rPr>
            <w:rStyle w:val="Hyperlink"/>
            <w:lang w:eastAsia="x-none"/>
          </w:rPr>
          <w:t>R1-2404528</w:t>
        </w:r>
      </w:hyperlink>
      <w:r w:rsidR="00D7097B" w:rsidRPr="00D7097B">
        <w:rPr>
          <w:lang w:eastAsia="x-none"/>
        </w:rPr>
        <w:tab/>
        <w:t>On AI/ML for CSI compression</w:t>
      </w:r>
      <w:r w:rsidR="00D7097B" w:rsidRPr="00D7097B">
        <w:rPr>
          <w:lang w:eastAsia="x-none"/>
        </w:rPr>
        <w:tab/>
        <w:t>Lenovo</w:t>
      </w:r>
    </w:p>
    <w:p w14:paraId="69E83704" w14:textId="6444F8C0" w:rsidR="00D7097B" w:rsidRPr="00D7097B" w:rsidRDefault="006F79AF" w:rsidP="00D7097B">
      <w:pPr>
        <w:rPr>
          <w:lang w:eastAsia="x-none"/>
        </w:rPr>
      </w:pPr>
      <w:hyperlink r:id="rId1050" w:history="1">
        <w:r>
          <w:rPr>
            <w:rStyle w:val="Hyperlink"/>
            <w:lang w:eastAsia="x-none"/>
          </w:rPr>
          <w:t>R1-2404539</w:t>
        </w:r>
      </w:hyperlink>
      <w:r w:rsidR="00D7097B" w:rsidRPr="00D7097B">
        <w:rPr>
          <w:lang w:eastAsia="x-none"/>
        </w:rPr>
        <w:tab/>
        <w:t>Add</w:t>
      </w:r>
      <w:r w:rsidR="00656510">
        <w:rPr>
          <w:lang w:eastAsia="x-none"/>
        </w:rPr>
        <w:t>i</w:t>
      </w:r>
      <w:r w:rsidR="00D7097B" w:rsidRPr="00D7097B">
        <w:rPr>
          <w:lang w:eastAsia="x-none"/>
        </w:rPr>
        <w:t>tional study on AI-enabled CSI compression</w:t>
      </w:r>
      <w:r w:rsidR="00D7097B" w:rsidRPr="00D7097B">
        <w:rPr>
          <w:lang w:eastAsia="x-none"/>
        </w:rPr>
        <w:tab/>
        <w:t>NVIDIA</w:t>
      </w:r>
    </w:p>
    <w:p w14:paraId="0C937184" w14:textId="1EFE682E" w:rsidR="00D7097B" w:rsidRPr="00D7097B" w:rsidRDefault="006F79AF" w:rsidP="00D7097B">
      <w:pPr>
        <w:rPr>
          <w:lang w:eastAsia="x-none"/>
        </w:rPr>
      </w:pPr>
      <w:hyperlink r:id="rId1051" w:history="1">
        <w:r>
          <w:rPr>
            <w:rStyle w:val="Hyperlink"/>
            <w:lang w:eastAsia="x-none"/>
          </w:rPr>
          <w:t>R1-2404548</w:t>
        </w:r>
      </w:hyperlink>
      <w:r w:rsidR="00D7097B" w:rsidRPr="00D7097B">
        <w:rPr>
          <w:lang w:eastAsia="x-none"/>
        </w:rPr>
        <w:tab/>
        <w:t>Study on CSI compression</w:t>
      </w:r>
      <w:r w:rsidR="00D7097B" w:rsidRPr="00D7097B">
        <w:rPr>
          <w:lang w:eastAsia="x-none"/>
        </w:rPr>
        <w:tab/>
        <w:t>LG Electronics</w:t>
      </w:r>
    </w:p>
    <w:p w14:paraId="0F769F5C" w14:textId="2B13994B" w:rsidR="00D7097B" w:rsidRPr="00D7097B" w:rsidRDefault="006F79AF" w:rsidP="00D7097B">
      <w:pPr>
        <w:rPr>
          <w:lang w:eastAsia="x-none"/>
        </w:rPr>
      </w:pPr>
      <w:hyperlink r:id="rId1052" w:history="1">
        <w:r>
          <w:rPr>
            <w:rStyle w:val="Hyperlink"/>
            <w:lang w:eastAsia="x-none"/>
          </w:rPr>
          <w:t>R1-2404571</w:t>
        </w:r>
      </w:hyperlink>
      <w:r w:rsidR="00D7097B" w:rsidRPr="00D7097B">
        <w:rPr>
          <w:lang w:eastAsia="x-none"/>
        </w:rPr>
        <w:tab/>
        <w:t>Discussion on AI/ML for CSI compression</w:t>
      </w:r>
      <w:r w:rsidR="00D7097B" w:rsidRPr="00D7097B">
        <w:rPr>
          <w:lang w:eastAsia="x-none"/>
        </w:rPr>
        <w:tab/>
        <w:t>SK Telecom</w:t>
      </w:r>
    </w:p>
    <w:p w14:paraId="54CC4E0F" w14:textId="2F5AF91A" w:rsidR="00D7097B" w:rsidRPr="00D7097B" w:rsidRDefault="006F79AF" w:rsidP="00D7097B">
      <w:pPr>
        <w:rPr>
          <w:lang w:eastAsia="x-none"/>
        </w:rPr>
      </w:pPr>
      <w:hyperlink r:id="rId1053" w:history="1">
        <w:r>
          <w:rPr>
            <w:rStyle w:val="Hyperlink"/>
            <w:lang w:eastAsia="x-none"/>
          </w:rPr>
          <w:t>R1-2404585</w:t>
        </w:r>
      </w:hyperlink>
      <w:r w:rsidR="00D7097B" w:rsidRPr="00D7097B">
        <w:rPr>
          <w:lang w:eastAsia="x-none"/>
        </w:rPr>
        <w:tab/>
        <w:t>Discussion on CSI compression with AI/ML</w:t>
      </w:r>
      <w:r w:rsidR="00D7097B" w:rsidRPr="00D7097B">
        <w:rPr>
          <w:lang w:eastAsia="x-none"/>
        </w:rPr>
        <w:tab/>
        <w:t>Fujitsu</w:t>
      </w:r>
    </w:p>
    <w:p w14:paraId="3CDB73C9" w14:textId="0C30E6C2" w:rsidR="00D7097B" w:rsidRPr="00D7097B" w:rsidRDefault="006F79AF" w:rsidP="00D7097B">
      <w:pPr>
        <w:rPr>
          <w:lang w:eastAsia="x-none"/>
        </w:rPr>
      </w:pPr>
      <w:hyperlink r:id="rId1054" w:history="1">
        <w:r>
          <w:rPr>
            <w:rStyle w:val="Hyperlink"/>
            <w:lang w:eastAsia="x-none"/>
          </w:rPr>
          <w:t>R1-2404604</w:t>
        </w:r>
      </w:hyperlink>
      <w:r w:rsidR="00D7097B" w:rsidRPr="00D7097B">
        <w:rPr>
          <w:lang w:eastAsia="x-none"/>
        </w:rPr>
        <w:tab/>
        <w:t>Discussion on AI/ML model based CSI compression</w:t>
      </w:r>
      <w:r w:rsidR="00D7097B" w:rsidRPr="00D7097B">
        <w:rPr>
          <w:lang w:eastAsia="x-none"/>
        </w:rPr>
        <w:tab/>
        <w:t>Xiaomi</w:t>
      </w:r>
    </w:p>
    <w:p w14:paraId="49F5B3CB" w14:textId="4A857CDE" w:rsidR="00D7097B" w:rsidRPr="00D7097B" w:rsidRDefault="006F79AF" w:rsidP="00D7097B">
      <w:pPr>
        <w:rPr>
          <w:lang w:eastAsia="x-none"/>
        </w:rPr>
      </w:pPr>
      <w:hyperlink r:id="rId1055" w:history="1">
        <w:r>
          <w:rPr>
            <w:rStyle w:val="Hyperlink"/>
            <w:lang w:eastAsia="x-none"/>
          </w:rPr>
          <w:t>R1-2404654</w:t>
        </w:r>
      </w:hyperlink>
      <w:r w:rsidR="00D7097B" w:rsidRPr="00D7097B">
        <w:rPr>
          <w:lang w:eastAsia="x-none"/>
        </w:rPr>
        <w:tab/>
        <w:t>Discussion on CSI compression</w:t>
      </w:r>
      <w:r w:rsidR="00D7097B" w:rsidRPr="00D7097B">
        <w:rPr>
          <w:lang w:eastAsia="x-none"/>
        </w:rPr>
        <w:tab/>
        <w:t>NEC</w:t>
      </w:r>
    </w:p>
    <w:p w14:paraId="71FF616A" w14:textId="62A443E3" w:rsidR="00D7097B" w:rsidRPr="00D7097B" w:rsidRDefault="006F79AF" w:rsidP="00D7097B">
      <w:pPr>
        <w:rPr>
          <w:lang w:eastAsia="x-none"/>
        </w:rPr>
      </w:pPr>
      <w:hyperlink r:id="rId1056" w:history="1">
        <w:r>
          <w:rPr>
            <w:rStyle w:val="Hyperlink"/>
            <w:lang w:eastAsia="x-none"/>
          </w:rPr>
          <w:t>R1-2404685</w:t>
        </w:r>
      </w:hyperlink>
      <w:r w:rsidR="00D7097B" w:rsidRPr="00D7097B">
        <w:rPr>
          <w:lang w:eastAsia="x-none"/>
        </w:rPr>
        <w:tab/>
        <w:t>AI/ML based CSI Compression</w:t>
      </w:r>
      <w:r w:rsidR="00D7097B" w:rsidRPr="00D7097B">
        <w:rPr>
          <w:lang w:eastAsia="x-none"/>
        </w:rPr>
        <w:tab/>
        <w:t>Google</w:t>
      </w:r>
    </w:p>
    <w:p w14:paraId="6D490436" w14:textId="1BA71C82" w:rsidR="00D7097B" w:rsidRPr="00D7097B" w:rsidRDefault="006F79AF" w:rsidP="00D7097B">
      <w:pPr>
        <w:rPr>
          <w:lang w:eastAsia="x-none"/>
        </w:rPr>
      </w:pPr>
      <w:hyperlink r:id="rId1057" w:history="1">
        <w:r>
          <w:rPr>
            <w:rStyle w:val="Hyperlink"/>
            <w:lang w:eastAsia="x-none"/>
          </w:rPr>
          <w:t>R1-2404703</w:t>
        </w:r>
      </w:hyperlink>
      <w:r w:rsidR="00D7097B" w:rsidRPr="00D7097B">
        <w:rPr>
          <w:lang w:eastAsia="x-none"/>
        </w:rPr>
        <w:tab/>
        <w:t>Discussion on study for AI/ML CSI compression</w:t>
      </w:r>
      <w:r w:rsidR="00D7097B" w:rsidRPr="00D7097B">
        <w:rPr>
          <w:lang w:eastAsia="x-none"/>
        </w:rPr>
        <w:tab/>
        <w:t>ZTE</w:t>
      </w:r>
    </w:p>
    <w:p w14:paraId="25336A41" w14:textId="293D3E6B" w:rsidR="00D7097B" w:rsidRPr="00D7097B" w:rsidRDefault="006F79AF" w:rsidP="00D7097B">
      <w:pPr>
        <w:rPr>
          <w:lang w:eastAsia="x-none"/>
        </w:rPr>
      </w:pPr>
      <w:hyperlink r:id="rId1058" w:history="1">
        <w:r>
          <w:rPr>
            <w:rStyle w:val="Hyperlink"/>
            <w:lang w:eastAsia="x-none"/>
          </w:rPr>
          <w:t>R1-2404722</w:t>
        </w:r>
      </w:hyperlink>
      <w:r w:rsidR="00D7097B" w:rsidRPr="00D7097B">
        <w:rPr>
          <w:lang w:eastAsia="x-none"/>
        </w:rPr>
        <w:tab/>
        <w:t>Discussions on AI/ML for CSI feedback</w:t>
      </w:r>
      <w:r w:rsidR="00D7097B" w:rsidRPr="00D7097B">
        <w:rPr>
          <w:lang w:eastAsia="x-none"/>
        </w:rPr>
        <w:tab/>
        <w:t>CAICT</w:t>
      </w:r>
    </w:p>
    <w:p w14:paraId="408002F9" w14:textId="7F34EF2E" w:rsidR="00D7097B" w:rsidRPr="00D7097B" w:rsidRDefault="006F79AF" w:rsidP="00D7097B">
      <w:pPr>
        <w:rPr>
          <w:lang w:eastAsia="x-none"/>
        </w:rPr>
      </w:pPr>
      <w:hyperlink r:id="rId1059" w:history="1">
        <w:r>
          <w:rPr>
            <w:rStyle w:val="Hyperlink"/>
            <w:lang w:eastAsia="x-none"/>
          </w:rPr>
          <w:t>R1-2404745</w:t>
        </w:r>
      </w:hyperlink>
      <w:r w:rsidR="00D7097B" w:rsidRPr="00D7097B">
        <w:rPr>
          <w:lang w:eastAsia="x-none"/>
        </w:rPr>
        <w:tab/>
        <w:t>Discussion on AI/ML for CSI compression</w:t>
      </w:r>
      <w:r w:rsidR="00D7097B" w:rsidRPr="00D7097B">
        <w:rPr>
          <w:lang w:eastAsia="x-none"/>
        </w:rPr>
        <w:tab/>
        <w:t>Panasonic</w:t>
      </w:r>
    </w:p>
    <w:p w14:paraId="09FEEF9D" w14:textId="33F8C553" w:rsidR="00D7097B" w:rsidRPr="00D7097B" w:rsidRDefault="006F79AF" w:rsidP="00D7097B">
      <w:pPr>
        <w:rPr>
          <w:lang w:eastAsia="x-none"/>
        </w:rPr>
      </w:pPr>
      <w:hyperlink r:id="rId1060" w:history="1">
        <w:r>
          <w:rPr>
            <w:rStyle w:val="Hyperlink"/>
            <w:lang w:eastAsia="x-none"/>
          </w:rPr>
          <w:t>R1-2404768</w:t>
        </w:r>
      </w:hyperlink>
      <w:r w:rsidR="00D7097B" w:rsidRPr="00D7097B">
        <w:rPr>
          <w:lang w:eastAsia="x-none"/>
        </w:rPr>
        <w:tab/>
        <w:t>Discussion on AI/ML for CSI compression</w:t>
      </w:r>
      <w:r w:rsidR="00D7097B" w:rsidRPr="00D7097B">
        <w:rPr>
          <w:lang w:eastAsia="x-none"/>
        </w:rPr>
        <w:tab/>
        <w:t>ETRI</w:t>
      </w:r>
    </w:p>
    <w:p w14:paraId="143B15C2" w14:textId="7D07D636" w:rsidR="00D7097B" w:rsidRPr="00D7097B" w:rsidRDefault="006F79AF" w:rsidP="00D7097B">
      <w:pPr>
        <w:rPr>
          <w:lang w:eastAsia="x-none"/>
        </w:rPr>
      </w:pPr>
      <w:hyperlink r:id="rId1061" w:history="1">
        <w:r>
          <w:rPr>
            <w:rStyle w:val="Hyperlink"/>
            <w:lang w:eastAsia="x-none"/>
          </w:rPr>
          <w:t>R1-2404880</w:t>
        </w:r>
      </w:hyperlink>
      <w:r w:rsidR="00D7097B" w:rsidRPr="00D7097B">
        <w:rPr>
          <w:lang w:eastAsia="x-none"/>
        </w:rPr>
        <w:tab/>
        <w:t>Additional study on AI/ML-based CSI compression</w:t>
      </w:r>
      <w:r w:rsidR="00D7097B" w:rsidRPr="00D7097B">
        <w:rPr>
          <w:lang w:eastAsia="x-none"/>
        </w:rPr>
        <w:tab/>
        <w:t>OPPO</w:t>
      </w:r>
    </w:p>
    <w:p w14:paraId="39BE5E09" w14:textId="186239F8" w:rsidR="00D7097B" w:rsidRPr="00D7097B" w:rsidRDefault="006F79AF" w:rsidP="00D7097B">
      <w:pPr>
        <w:rPr>
          <w:lang w:eastAsia="x-none"/>
        </w:rPr>
      </w:pPr>
      <w:hyperlink r:id="rId1062" w:history="1">
        <w:r>
          <w:rPr>
            <w:rStyle w:val="Hyperlink"/>
            <w:lang w:eastAsia="x-none"/>
          </w:rPr>
          <w:t>R1-2404907</w:t>
        </w:r>
      </w:hyperlink>
      <w:r w:rsidR="00D7097B" w:rsidRPr="00D7097B">
        <w:rPr>
          <w:lang w:eastAsia="x-none"/>
        </w:rPr>
        <w:tab/>
        <w:t>AI/ML for CSI Compression</w:t>
      </w:r>
      <w:r w:rsidR="00D7097B" w:rsidRPr="00D7097B">
        <w:rPr>
          <w:lang w:eastAsia="x-none"/>
        </w:rPr>
        <w:tab/>
        <w:t>Nokia</w:t>
      </w:r>
    </w:p>
    <w:p w14:paraId="572A5FB3" w14:textId="1BDFB163" w:rsidR="00D7097B" w:rsidRPr="00D7097B" w:rsidRDefault="006F79AF" w:rsidP="00D7097B">
      <w:pPr>
        <w:rPr>
          <w:lang w:eastAsia="x-none"/>
        </w:rPr>
      </w:pPr>
      <w:hyperlink r:id="rId1063" w:history="1">
        <w:r>
          <w:rPr>
            <w:rStyle w:val="Hyperlink"/>
            <w:lang w:eastAsia="x-none"/>
          </w:rPr>
          <w:t>R1-2405016</w:t>
        </w:r>
      </w:hyperlink>
      <w:r w:rsidR="00D7097B" w:rsidRPr="00D7097B">
        <w:rPr>
          <w:lang w:eastAsia="x-none"/>
        </w:rPr>
        <w:tab/>
        <w:t>Discussion on AI/ML for CSI compression</w:t>
      </w:r>
      <w:r w:rsidR="00D7097B" w:rsidRPr="00D7097B">
        <w:rPr>
          <w:lang w:eastAsia="x-none"/>
        </w:rPr>
        <w:tab/>
        <w:t>AT&amp;T</w:t>
      </w:r>
    </w:p>
    <w:p w14:paraId="0FA64D77" w14:textId="47E228A1" w:rsidR="00D7097B" w:rsidRPr="00D7097B" w:rsidRDefault="006F79AF" w:rsidP="00D7097B">
      <w:pPr>
        <w:rPr>
          <w:lang w:eastAsia="x-none"/>
        </w:rPr>
      </w:pPr>
      <w:hyperlink r:id="rId1064" w:history="1">
        <w:r>
          <w:rPr>
            <w:rStyle w:val="Hyperlink"/>
            <w:lang w:eastAsia="x-none"/>
          </w:rPr>
          <w:t>R1-2405033</w:t>
        </w:r>
      </w:hyperlink>
      <w:r w:rsidR="00D7097B" w:rsidRPr="00D7097B">
        <w:rPr>
          <w:lang w:eastAsia="x-none"/>
        </w:rPr>
        <w:tab/>
        <w:t>Discussion on AI/ML for CSI compression</w:t>
      </w:r>
      <w:r w:rsidR="00D7097B" w:rsidRPr="00D7097B">
        <w:rPr>
          <w:lang w:eastAsia="x-none"/>
        </w:rPr>
        <w:tab/>
        <w:t>NTT DOCOMO, INC.</w:t>
      </w:r>
    </w:p>
    <w:p w14:paraId="79F6963C" w14:textId="01985A79" w:rsidR="00D7097B" w:rsidRPr="00D7097B" w:rsidRDefault="006F79AF" w:rsidP="00D7097B">
      <w:pPr>
        <w:rPr>
          <w:lang w:eastAsia="x-none"/>
        </w:rPr>
      </w:pPr>
      <w:hyperlink r:id="rId1065" w:history="1">
        <w:r>
          <w:rPr>
            <w:rStyle w:val="Hyperlink"/>
            <w:lang w:eastAsia="x-none"/>
          </w:rPr>
          <w:t>R1-2405089</w:t>
        </w:r>
      </w:hyperlink>
      <w:r w:rsidR="00D7097B" w:rsidRPr="00D7097B">
        <w:rPr>
          <w:lang w:eastAsia="x-none"/>
        </w:rPr>
        <w:tab/>
        <w:t>Additional Study on AI/ML for CSI Compression</w:t>
      </w:r>
      <w:r w:rsidR="00D7097B" w:rsidRPr="00D7097B">
        <w:rPr>
          <w:lang w:eastAsia="x-none"/>
        </w:rPr>
        <w:tab/>
        <w:t>MediaTek Inc.</w:t>
      </w:r>
    </w:p>
    <w:p w14:paraId="03EE6AFF" w14:textId="3754AE94" w:rsidR="00D7097B" w:rsidRPr="00D7097B" w:rsidRDefault="006F79AF" w:rsidP="00D7097B">
      <w:pPr>
        <w:rPr>
          <w:lang w:eastAsia="x-none"/>
        </w:rPr>
      </w:pPr>
      <w:hyperlink r:id="rId1066" w:history="1">
        <w:r>
          <w:rPr>
            <w:rStyle w:val="Hyperlink"/>
            <w:lang w:eastAsia="x-none"/>
          </w:rPr>
          <w:t>R1-2405116</w:t>
        </w:r>
      </w:hyperlink>
      <w:r w:rsidR="00D7097B" w:rsidRPr="00D7097B">
        <w:rPr>
          <w:lang w:eastAsia="x-none"/>
        </w:rPr>
        <w:tab/>
        <w:t>Discussion on additional study of AI/ML for CSI Compression</w:t>
      </w:r>
      <w:r w:rsidR="00D7097B" w:rsidRPr="00D7097B">
        <w:rPr>
          <w:lang w:eastAsia="x-none"/>
        </w:rPr>
        <w:tab/>
        <w:t>IIT Kanpur, Indian Institute of Tech (M)</w:t>
      </w:r>
    </w:p>
    <w:p w14:paraId="6C8B5B07" w14:textId="60DC1994" w:rsidR="00D7097B" w:rsidRPr="00D7097B" w:rsidRDefault="006F79AF" w:rsidP="00D7097B">
      <w:pPr>
        <w:rPr>
          <w:lang w:eastAsia="x-none"/>
        </w:rPr>
      </w:pPr>
      <w:hyperlink r:id="rId1067" w:history="1">
        <w:r>
          <w:rPr>
            <w:rStyle w:val="Hyperlink"/>
            <w:lang w:eastAsia="x-none"/>
          </w:rPr>
          <w:t>R1-2405146</w:t>
        </w:r>
      </w:hyperlink>
      <w:r w:rsidR="00D7097B" w:rsidRPr="00D7097B">
        <w:rPr>
          <w:lang w:eastAsia="x-none"/>
        </w:rPr>
        <w:tab/>
        <w:t>Additional study on CSI compression</w:t>
      </w:r>
      <w:r w:rsidR="00D7097B" w:rsidRPr="00D7097B">
        <w:rPr>
          <w:lang w:eastAsia="x-none"/>
        </w:rPr>
        <w:tab/>
        <w:t>Qualcomm Incorporated</w:t>
      </w:r>
    </w:p>
    <w:p w14:paraId="393003B2" w14:textId="2E2D5F14" w:rsidR="00D7097B" w:rsidRPr="00D7097B" w:rsidRDefault="006F79AF" w:rsidP="00D7097B">
      <w:pPr>
        <w:rPr>
          <w:lang w:eastAsia="x-none"/>
        </w:rPr>
      </w:pPr>
      <w:hyperlink r:id="rId1068" w:history="1">
        <w:r>
          <w:rPr>
            <w:rStyle w:val="Hyperlink"/>
            <w:lang w:eastAsia="x-none"/>
          </w:rPr>
          <w:t>R1-2405210</w:t>
        </w:r>
      </w:hyperlink>
      <w:r w:rsidR="00D7097B" w:rsidRPr="00D7097B">
        <w:rPr>
          <w:lang w:eastAsia="x-none"/>
        </w:rPr>
        <w:tab/>
        <w:t xml:space="preserve">Discussion on the AI/ML for CSI Compression </w:t>
      </w:r>
      <w:r w:rsidR="00D7097B" w:rsidRPr="00D7097B">
        <w:rPr>
          <w:lang w:eastAsia="x-none"/>
        </w:rPr>
        <w:tab/>
        <w:t>Fraunhofer IIS</w:t>
      </w:r>
    </w:p>
    <w:p w14:paraId="020A89BA" w14:textId="049F3F79" w:rsidR="00D7097B" w:rsidRPr="00D7097B" w:rsidRDefault="006F79AF" w:rsidP="00D7097B">
      <w:pPr>
        <w:rPr>
          <w:lang w:eastAsia="x-none"/>
        </w:rPr>
      </w:pPr>
      <w:hyperlink r:id="rId1069" w:history="1">
        <w:r>
          <w:rPr>
            <w:rStyle w:val="Hyperlink"/>
            <w:lang w:eastAsia="x-none"/>
          </w:rPr>
          <w:t>R1-2405237</w:t>
        </w:r>
      </w:hyperlink>
      <w:r w:rsidR="00D7097B" w:rsidRPr="00D7097B">
        <w:rPr>
          <w:lang w:eastAsia="x-none"/>
        </w:rPr>
        <w:tab/>
        <w:t>Discussion on  AI/ML for CSI Compression</w:t>
      </w:r>
      <w:r w:rsidR="00D7097B" w:rsidRPr="00D7097B">
        <w:rPr>
          <w:lang w:eastAsia="x-none"/>
        </w:rPr>
        <w:tab/>
        <w:t>CEWiT</w:t>
      </w:r>
    </w:p>
    <w:p w14:paraId="695251AD" w14:textId="77777777" w:rsidR="00D7097B" w:rsidRDefault="00D7097B" w:rsidP="00D7097B">
      <w:pPr>
        <w:rPr>
          <w:lang w:eastAsia="x-none"/>
        </w:rPr>
      </w:pPr>
    </w:p>
    <w:p w14:paraId="259546CE" w14:textId="06CB59DD" w:rsidR="00F21DCC" w:rsidRPr="00F21DCC" w:rsidRDefault="006F79AF" w:rsidP="00F21DCC">
      <w:pPr>
        <w:rPr>
          <w:b/>
          <w:bCs/>
          <w:lang w:eastAsia="x-none"/>
        </w:rPr>
      </w:pPr>
      <w:hyperlink r:id="rId1070" w:history="1">
        <w:r>
          <w:rPr>
            <w:rStyle w:val="Hyperlink"/>
            <w:b/>
            <w:bCs/>
            <w:lang w:eastAsia="x-none"/>
          </w:rPr>
          <w:t>R1-2405414</w:t>
        </w:r>
      </w:hyperlink>
      <w:r w:rsidR="00F21DCC" w:rsidRPr="00F21DCC">
        <w:rPr>
          <w:b/>
          <w:bCs/>
          <w:lang w:eastAsia="x-none"/>
        </w:rPr>
        <w:tab/>
        <w:t>Summary#1 of Additional study on AI/ML for NR air interface: CSI compression</w:t>
      </w:r>
      <w:r w:rsidR="00F21DCC" w:rsidRPr="00F21DCC">
        <w:rPr>
          <w:b/>
          <w:bCs/>
          <w:lang w:eastAsia="x-none"/>
        </w:rPr>
        <w:tab/>
        <w:t>Moderator (Qualcomm)</w:t>
      </w:r>
    </w:p>
    <w:p w14:paraId="4579948D" w14:textId="08881D10" w:rsidR="00656510" w:rsidRDefault="00656510" w:rsidP="00D7097B">
      <w:pPr>
        <w:rPr>
          <w:lang w:eastAsia="x-none"/>
        </w:rPr>
      </w:pPr>
      <w:r>
        <w:rPr>
          <w:lang w:eastAsia="x-none"/>
        </w:rPr>
        <w:t>From Monday session</w:t>
      </w:r>
    </w:p>
    <w:p w14:paraId="055126EE" w14:textId="77777777" w:rsidR="00656510" w:rsidRPr="00656510" w:rsidRDefault="00656510" w:rsidP="00656510">
      <w:pPr>
        <w:rPr>
          <w:rFonts w:eastAsia="DengXian"/>
          <w:b/>
          <w:bCs/>
          <w:lang w:eastAsia="zh-CN"/>
        </w:rPr>
      </w:pPr>
      <w:r w:rsidRPr="00656510">
        <w:rPr>
          <w:rFonts w:eastAsia="DengXian" w:hint="eastAsia"/>
          <w:b/>
          <w:bCs/>
          <w:lang w:eastAsia="zh-CN"/>
        </w:rPr>
        <w:t xml:space="preserve">Conclusion </w:t>
      </w:r>
    </w:p>
    <w:p w14:paraId="154F27E5" w14:textId="77777777" w:rsidR="00656510" w:rsidRPr="00656510" w:rsidRDefault="00656510" w:rsidP="00656510">
      <w:r w:rsidRPr="00656510">
        <w:rPr>
          <w:rFonts w:eastAsia="DengXian" w:hint="eastAsia"/>
          <w:lang w:eastAsia="zh-CN"/>
        </w:rPr>
        <w:t>S</w:t>
      </w:r>
      <w:r w:rsidRPr="00656510">
        <w:t>tandardized signal</w:t>
      </w:r>
      <w:r w:rsidRPr="00656510">
        <w:rPr>
          <w:rFonts w:eastAsia="DengXian" w:hint="eastAsia"/>
          <w:lang w:eastAsia="zh-CN"/>
        </w:rPr>
        <w:t>l</w:t>
      </w:r>
      <w:r w:rsidRPr="00656510">
        <w:t>ing</w:t>
      </w:r>
      <w:r w:rsidRPr="00656510">
        <w:rPr>
          <w:rFonts w:eastAsia="DengXian" w:hint="eastAsia"/>
          <w:lang w:eastAsia="zh-CN"/>
        </w:rPr>
        <w:t xml:space="preserve">, </w:t>
      </w:r>
      <w:r w:rsidRPr="00656510">
        <w:t xml:space="preserve">if </w:t>
      </w:r>
      <w:r w:rsidRPr="00656510">
        <w:rPr>
          <w:rFonts w:eastAsia="DengXian" w:hint="eastAsia"/>
          <w:lang w:eastAsia="zh-CN"/>
        </w:rPr>
        <w:t>feasible and specified</w:t>
      </w:r>
      <w:r w:rsidRPr="00656510">
        <w:t>, can be used for parameter / model exchange in option 3a/5a and 3b to alleviate/resolve the inter-vendor training collaboration complexity.</w:t>
      </w:r>
    </w:p>
    <w:p w14:paraId="18BA2ED8" w14:textId="77777777" w:rsidR="00656510" w:rsidRPr="00656510" w:rsidRDefault="00656510" w:rsidP="00311060">
      <w:pPr>
        <w:numPr>
          <w:ilvl w:val="0"/>
          <w:numId w:val="116"/>
        </w:numPr>
        <w:spacing w:after="180"/>
        <w:contextualSpacing/>
        <w:jc w:val="both"/>
        <w:rPr>
          <w:lang w:eastAsia="x-none"/>
        </w:rPr>
      </w:pPr>
      <w:r w:rsidRPr="00656510">
        <w:rPr>
          <w:rFonts w:eastAsia="DengXian" w:hint="eastAsia"/>
          <w:lang w:eastAsia="zh-CN"/>
        </w:rPr>
        <w:t xml:space="preserve">Standardized </w:t>
      </w:r>
      <w:r w:rsidRPr="00656510">
        <w:rPr>
          <w:lang w:eastAsia="x-none"/>
        </w:rPr>
        <w:t xml:space="preserve">signalling may be </w:t>
      </w:r>
      <w:r w:rsidRPr="00656510">
        <w:rPr>
          <w:rFonts w:eastAsia="DengXian" w:hint="eastAsia"/>
          <w:lang w:eastAsia="zh-CN"/>
        </w:rPr>
        <w:t>re</w:t>
      </w:r>
      <w:r w:rsidRPr="00656510">
        <w:rPr>
          <w:lang w:eastAsia="x-none"/>
        </w:rPr>
        <w:t>used for exchanging CSI generation part, CSI reconstruction part, or both</w:t>
      </w:r>
      <w:r w:rsidRPr="00656510">
        <w:rPr>
          <w:rFonts w:eastAsia="DengXian" w:hint="eastAsia"/>
          <w:lang w:eastAsia="zh-CN"/>
        </w:rPr>
        <w:t>, etc, when necessary and feasible</w:t>
      </w:r>
      <w:r w:rsidRPr="00656510">
        <w:rPr>
          <w:lang w:eastAsia="x-none"/>
        </w:rPr>
        <w:t>.</w:t>
      </w:r>
    </w:p>
    <w:p w14:paraId="39A3E637" w14:textId="41BFDA15" w:rsidR="00656510" w:rsidRPr="00656510" w:rsidRDefault="00656510" w:rsidP="00311060">
      <w:pPr>
        <w:numPr>
          <w:ilvl w:val="0"/>
          <w:numId w:val="116"/>
        </w:numPr>
        <w:spacing w:after="180"/>
        <w:contextualSpacing/>
        <w:jc w:val="both"/>
        <w:rPr>
          <w:lang w:eastAsia="x-none"/>
        </w:rPr>
      </w:pPr>
      <w:r w:rsidRPr="00656510">
        <w:rPr>
          <w:lang w:eastAsia="x-none"/>
        </w:rPr>
        <w:t>Standar</w:t>
      </w:r>
      <w:r>
        <w:rPr>
          <w:lang w:eastAsia="x-none"/>
        </w:rPr>
        <w:t>d</w:t>
      </w:r>
      <w:r w:rsidRPr="00656510">
        <w:rPr>
          <w:lang w:eastAsia="x-none"/>
        </w:rPr>
        <w:t>ized signal</w:t>
      </w:r>
      <w:r w:rsidRPr="00656510">
        <w:rPr>
          <w:rFonts w:eastAsia="DengXian" w:hint="eastAsia"/>
          <w:lang w:eastAsia="zh-CN"/>
        </w:rPr>
        <w:t>l</w:t>
      </w:r>
      <w:r w:rsidRPr="00656510">
        <w:rPr>
          <w:lang w:eastAsia="x-none"/>
        </w:rPr>
        <w:t>ing</w:t>
      </w:r>
      <w:r w:rsidRPr="00656510">
        <w:rPr>
          <w:rFonts w:eastAsia="DengXian" w:hint="eastAsia"/>
          <w:lang w:eastAsia="zh-CN"/>
        </w:rPr>
        <w:t xml:space="preserve"> </w:t>
      </w:r>
      <w:r w:rsidRPr="00656510">
        <w:rPr>
          <w:lang w:eastAsia="x-none"/>
        </w:rPr>
        <w:t>may be over-the-air</w:t>
      </w:r>
      <w:r w:rsidRPr="00656510">
        <w:rPr>
          <w:rFonts w:eastAsia="DengXian" w:hint="eastAsia"/>
          <w:lang w:eastAsia="zh-CN"/>
        </w:rPr>
        <w:t>, or ot</w:t>
      </w:r>
      <w:r w:rsidRPr="00656510">
        <w:rPr>
          <w:lang w:eastAsia="x-none"/>
        </w:rPr>
        <w:t xml:space="preserve">her approaches. </w:t>
      </w:r>
    </w:p>
    <w:p w14:paraId="5FC3AC56" w14:textId="77777777" w:rsidR="00656510" w:rsidRPr="00656510" w:rsidRDefault="00656510" w:rsidP="00656510">
      <w:pPr>
        <w:rPr>
          <w:rFonts w:eastAsia="DengXian"/>
          <w:lang w:eastAsia="zh-CN"/>
        </w:rPr>
      </w:pPr>
      <w:r w:rsidRPr="00656510">
        <w:rPr>
          <w:rFonts w:eastAsia="DengXian" w:hint="eastAsia"/>
          <w:lang w:eastAsia="zh-CN"/>
        </w:rPr>
        <w:t>S</w:t>
      </w:r>
      <w:r w:rsidRPr="00656510">
        <w:t>tandardized signal</w:t>
      </w:r>
      <w:r w:rsidRPr="00656510">
        <w:rPr>
          <w:rFonts w:eastAsia="DengXian" w:hint="eastAsia"/>
          <w:lang w:eastAsia="zh-CN"/>
        </w:rPr>
        <w:t>l</w:t>
      </w:r>
      <w:r w:rsidRPr="00656510">
        <w:t xml:space="preserve">ing, if </w:t>
      </w:r>
      <w:r w:rsidRPr="00656510">
        <w:rPr>
          <w:rFonts w:eastAsia="DengXian" w:hint="eastAsia"/>
          <w:lang w:eastAsia="zh-CN"/>
        </w:rPr>
        <w:t>feasible and specified</w:t>
      </w:r>
      <w:r w:rsidRPr="00656510">
        <w:t>, can be used for dataset exchange in option 4 to alleviate/resolve the inter-vendor training collaboration complexity.</w:t>
      </w:r>
    </w:p>
    <w:p w14:paraId="70B74FB5" w14:textId="77777777" w:rsidR="00656510" w:rsidRPr="00656510" w:rsidRDefault="00656510" w:rsidP="00311060">
      <w:pPr>
        <w:numPr>
          <w:ilvl w:val="0"/>
          <w:numId w:val="116"/>
        </w:numPr>
        <w:spacing w:after="180"/>
        <w:contextualSpacing/>
        <w:jc w:val="both"/>
        <w:rPr>
          <w:rFonts w:eastAsia="DengXian"/>
          <w:lang w:eastAsia="zh-CN"/>
        </w:rPr>
      </w:pPr>
      <w:r w:rsidRPr="00656510">
        <w:rPr>
          <w:rFonts w:eastAsia="DengXian" w:hint="eastAsia"/>
          <w:lang w:eastAsia="zh-CN"/>
        </w:rPr>
        <w:t xml:space="preserve">Standardized </w:t>
      </w:r>
      <w:r w:rsidRPr="00656510">
        <w:rPr>
          <w:lang w:eastAsia="x-none"/>
        </w:rPr>
        <w:t xml:space="preserve">signalling may be </w:t>
      </w:r>
      <w:r w:rsidRPr="00656510">
        <w:rPr>
          <w:rFonts w:eastAsia="DengXian" w:hint="eastAsia"/>
          <w:lang w:eastAsia="zh-CN"/>
        </w:rPr>
        <w:t>re</w:t>
      </w:r>
      <w:r w:rsidRPr="00656510">
        <w:rPr>
          <w:lang w:eastAsia="x-none"/>
        </w:rPr>
        <w:t xml:space="preserve">used for </w:t>
      </w:r>
      <w:r w:rsidRPr="00656510">
        <w:rPr>
          <w:rFonts w:eastAsia="DengXian" w:hint="eastAsia"/>
          <w:lang w:eastAsia="zh-CN"/>
        </w:rPr>
        <w:t xml:space="preserve">dataset </w:t>
      </w:r>
      <w:r w:rsidRPr="00656510">
        <w:rPr>
          <w:lang w:eastAsia="x-none"/>
        </w:rPr>
        <w:t>exchanging</w:t>
      </w:r>
      <w:r w:rsidRPr="00656510">
        <w:rPr>
          <w:rFonts w:eastAsia="DengXian" w:hint="eastAsia"/>
          <w:lang w:eastAsia="zh-CN"/>
        </w:rPr>
        <w:t>, when necessary and feasible</w:t>
      </w:r>
      <w:r w:rsidRPr="00656510">
        <w:rPr>
          <w:lang w:eastAsia="x-none"/>
        </w:rPr>
        <w:t>.</w:t>
      </w:r>
    </w:p>
    <w:p w14:paraId="4379C53F" w14:textId="781E25A0" w:rsidR="00656510" w:rsidRPr="00656510" w:rsidRDefault="00656510" w:rsidP="00311060">
      <w:pPr>
        <w:numPr>
          <w:ilvl w:val="0"/>
          <w:numId w:val="116"/>
        </w:numPr>
        <w:spacing w:after="180"/>
        <w:contextualSpacing/>
        <w:jc w:val="both"/>
        <w:rPr>
          <w:lang w:eastAsia="x-none"/>
        </w:rPr>
      </w:pPr>
      <w:r w:rsidRPr="00656510">
        <w:rPr>
          <w:rFonts w:eastAsia="DengXian" w:hint="eastAsia"/>
          <w:lang w:eastAsia="zh-CN"/>
        </w:rPr>
        <w:t>S</w:t>
      </w:r>
      <w:r w:rsidRPr="00656510">
        <w:rPr>
          <w:lang w:eastAsia="x-none"/>
        </w:rPr>
        <w:t>tandar</w:t>
      </w:r>
      <w:r>
        <w:rPr>
          <w:lang w:eastAsia="x-none"/>
        </w:rPr>
        <w:t>d</w:t>
      </w:r>
      <w:r w:rsidRPr="00656510">
        <w:rPr>
          <w:lang w:eastAsia="x-none"/>
        </w:rPr>
        <w:t>ized signal</w:t>
      </w:r>
      <w:r w:rsidRPr="00656510">
        <w:rPr>
          <w:rFonts w:eastAsia="DengXian" w:hint="eastAsia"/>
          <w:lang w:eastAsia="zh-CN"/>
        </w:rPr>
        <w:t>l</w:t>
      </w:r>
      <w:r w:rsidRPr="00656510">
        <w:rPr>
          <w:lang w:eastAsia="x-none"/>
        </w:rPr>
        <w:t>ing may be over-the-air</w:t>
      </w:r>
      <w:r w:rsidRPr="00656510">
        <w:rPr>
          <w:rFonts w:eastAsia="DengXian" w:hint="eastAsia"/>
          <w:lang w:eastAsia="zh-CN"/>
        </w:rPr>
        <w:t xml:space="preserve">, or </w:t>
      </w:r>
      <w:r w:rsidRPr="00656510">
        <w:rPr>
          <w:lang w:eastAsia="x-none"/>
        </w:rPr>
        <w:t xml:space="preserve">other approaches. </w:t>
      </w:r>
    </w:p>
    <w:p w14:paraId="3190CA58" w14:textId="77777777" w:rsidR="00656510" w:rsidRPr="00656510" w:rsidRDefault="00656510" w:rsidP="00656510">
      <w:pPr>
        <w:spacing w:after="180"/>
        <w:contextualSpacing/>
        <w:jc w:val="both"/>
        <w:rPr>
          <w:lang w:eastAsia="x-none"/>
        </w:rPr>
      </w:pPr>
      <w:r w:rsidRPr="00656510">
        <w:rPr>
          <w:rFonts w:eastAsia="DengXian" w:hint="eastAsia"/>
          <w:lang w:eastAsia="zh-CN"/>
        </w:rPr>
        <w:t>Note: feasibility will be discussed separately.</w:t>
      </w:r>
    </w:p>
    <w:p w14:paraId="01EAB30A" w14:textId="77777777" w:rsidR="00656510" w:rsidRDefault="00656510" w:rsidP="00D7097B">
      <w:pPr>
        <w:rPr>
          <w:lang w:eastAsia="x-none"/>
        </w:rPr>
      </w:pPr>
    </w:p>
    <w:p w14:paraId="1850CC00" w14:textId="77777777" w:rsidR="00656510" w:rsidRDefault="00656510" w:rsidP="00D7097B">
      <w:pPr>
        <w:rPr>
          <w:lang w:eastAsia="x-none"/>
        </w:rPr>
      </w:pPr>
    </w:p>
    <w:p w14:paraId="75B05DB7" w14:textId="4B10BBA1" w:rsidR="00F21DCC" w:rsidRPr="001A622D" w:rsidRDefault="006F79AF" w:rsidP="00F21DCC">
      <w:pPr>
        <w:rPr>
          <w:b/>
          <w:bCs/>
          <w:lang w:eastAsia="x-none"/>
        </w:rPr>
      </w:pPr>
      <w:hyperlink r:id="rId1071" w:history="1">
        <w:r>
          <w:rPr>
            <w:rStyle w:val="Hyperlink"/>
            <w:b/>
            <w:bCs/>
            <w:lang w:eastAsia="x-none"/>
          </w:rPr>
          <w:t>R1-2405415</w:t>
        </w:r>
      </w:hyperlink>
      <w:r w:rsidR="00F21DCC" w:rsidRPr="001A622D">
        <w:rPr>
          <w:b/>
          <w:bCs/>
          <w:lang w:eastAsia="x-none"/>
        </w:rPr>
        <w:tab/>
        <w:t>Summary#2 of Additional study on AI/ML for NR air interface: CSI compression</w:t>
      </w:r>
      <w:r w:rsidR="00F21DCC" w:rsidRPr="001A622D">
        <w:rPr>
          <w:b/>
          <w:bCs/>
          <w:lang w:eastAsia="x-none"/>
        </w:rPr>
        <w:tab/>
        <w:t>Moderator (Qualcomm)</w:t>
      </w:r>
    </w:p>
    <w:p w14:paraId="1B90D3B0" w14:textId="40334B73" w:rsidR="001A622D" w:rsidRDefault="001A622D" w:rsidP="00F21DCC">
      <w:pPr>
        <w:rPr>
          <w:lang w:eastAsia="x-none"/>
        </w:rPr>
      </w:pPr>
      <w:r>
        <w:rPr>
          <w:lang w:eastAsia="x-none"/>
        </w:rPr>
        <w:t>From Tuesday session</w:t>
      </w:r>
    </w:p>
    <w:p w14:paraId="787EB7D1" w14:textId="77777777" w:rsidR="001A622D" w:rsidRPr="001A622D" w:rsidRDefault="001A622D" w:rsidP="001A622D">
      <w:pPr>
        <w:rPr>
          <w:rFonts w:eastAsia="DengXian"/>
          <w:highlight w:val="green"/>
          <w:lang w:eastAsia="zh-CN"/>
        </w:rPr>
      </w:pPr>
      <w:r w:rsidRPr="001A622D">
        <w:rPr>
          <w:rFonts w:eastAsia="DengXian" w:hint="eastAsia"/>
          <w:highlight w:val="green"/>
          <w:lang w:eastAsia="zh-CN"/>
        </w:rPr>
        <w:t>Agreement</w:t>
      </w:r>
    </w:p>
    <w:p w14:paraId="305EBD8B" w14:textId="77777777" w:rsidR="001A622D" w:rsidRPr="001A622D" w:rsidRDefault="001A622D" w:rsidP="001A622D">
      <w:r w:rsidRPr="001A622D">
        <w:lastRenderedPageBreak/>
        <w:t xml:space="preserve">For </w:t>
      </w:r>
      <w:r w:rsidRPr="001A622D">
        <w:rPr>
          <w:rFonts w:eastAsia="DengXian" w:hint="eastAsia"/>
          <w:lang w:eastAsia="zh-CN"/>
        </w:rPr>
        <w:t>option 3a/3b/4/5a</w:t>
      </w:r>
      <w:r w:rsidRPr="001A622D">
        <w:t xml:space="preserve"> and their sub</w:t>
      </w:r>
      <w:r w:rsidRPr="001A622D">
        <w:rPr>
          <w:rFonts w:eastAsia="DengXian" w:hint="eastAsia"/>
          <w:lang w:eastAsia="zh-CN"/>
        </w:rPr>
        <w:t>-</w:t>
      </w:r>
      <w:r w:rsidRPr="001A622D">
        <w:t xml:space="preserve">options, </w:t>
      </w:r>
      <w:r w:rsidRPr="001A622D">
        <w:rPr>
          <w:rFonts w:eastAsia="DengXian" w:hint="eastAsia"/>
          <w:lang w:eastAsia="zh-CN"/>
        </w:rPr>
        <w:t xml:space="preserve">at least </w:t>
      </w:r>
      <w:r w:rsidRPr="001A622D">
        <w:t>the following potential specification impacts have been identified. Further study the necessity, feasibility, their specification impact.</w:t>
      </w:r>
    </w:p>
    <w:p w14:paraId="3D9A57A3" w14:textId="77777777" w:rsidR="001A622D" w:rsidRPr="001A622D" w:rsidRDefault="001A622D" w:rsidP="00311060">
      <w:pPr>
        <w:pStyle w:val="ListParagraph"/>
        <w:numPr>
          <w:ilvl w:val="0"/>
          <w:numId w:val="170"/>
        </w:numPr>
        <w:rPr>
          <w:lang w:eastAsia="x-none"/>
        </w:rPr>
      </w:pPr>
      <w:r w:rsidRPr="001A622D">
        <w:rPr>
          <w:lang w:eastAsia="x-none"/>
        </w:rPr>
        <w:t>Exchange</w:t>
      </w:r>
    </w:p>
    <w:p w14:paraId="6520CF65" w14:textId="77777777" w:rsidR="001A622D" w:rsidRPr="001A622D" w:rsidRDefault="001A622D" w:rsidP="00311060">
      <w:pPr>
        <w:pStyle w:val="ListParagraph"/>
        <w:numPr>
          <w:ilvl w:val="1"/>
          <w:numId w:val="170"/>
        </w:numPr>
        <w:rPr>
          <w:lang w:eastAsia="x-none"/>
        </w:rPr>
      </w:pPr>
      <w:r w:rsidRPr="001A622D">
        <w:rPr>
          <w:lang w:eastAsia="x-none"/>
        </w:rPr>
        <w:t>Parameter / model exchange methods, format/contents, and related spec impacts (3a/3b/5a)</w:t>
      </w:r>
    </w:p>
    <w:p w14:paraId="36C144F6" w14:textId="77777777" w:rsidR="001A622D" w:rsidRPr="001A622D" w:rsidRDefault="001A622D" w:rsidP="00311060">
      <w:pPr>
        <w:pStyle w:val="ListParagraph"/>
        <w:numPr>
          <w:ilvl w:val="1"/>
          <w:numId w:val="170"/>
        </w:numPr>
        <w:rPr>
          <w:lang w:eastAsia="x-none"/>
        </w:rPr>
      </w:pPr>
      <w:r w:rsidRPr="001A622D">
        <w:rPr>
          <w:lang w:eastAsia="x-none"/>
        </w:rPr>
        <w:t>Dataset exchange methods, format/type/contents of data/dataset, and related spec impacts (4)</w:t>
      </w:r>
    </w:p>
    <w:p w14:paraId="2F7F6118" w14:textId="77777777" w:rsidR="001A622D" w:rsidRPr="001A622D" w:rsidRDefault="001A622D" w:rsidP="00311060">
      <w:pPr>
        <w:pStyle w:val="ListParagraph"/>
        <w:numPr>
          <w:ilvl w:val="1"/>
          <w:numId w:val="170"/>
        </w:numPr>
        <w:rPr>
          <w:lang w:eastAsia="x-none"/>
        </w:rPr>
      </w:pPr>
      <w:r w:rsidRPr="001A622D">
        <w:rPr>
          <w:lang w:eastAsia="x-none"/>
        </w:rPr>
        <w:t>Additional information, if necessary, that may be shared from the NW-side to help UE-side offline engineering and provide performance guidance (3a/5a/4)</w:t>
      </w:r>
    </w:p>
    <w:p w14:paraId="44BC9363" w14:textId="77777777" w:rsidR="001A622D" w:rsidRPr="001A622D" w:rsidRDefault="001A622D" w:rsidP="00311060">
      <w:pPr>
        <w:pStyle w:val="ListParagraph"/>
        <w:numPr>
          <w:ilvl w:val="2"/>
          <w:numId w:val="170"/>
        </w:numPr>
        <w:rPr>
          <w:lang w:eastAsia="x-none"/>
        </w:rPr>
      </w:pPr>
      <w:r w:rsidRPr="001A622D">
        <w:rPr>
          <w:lang w:eastAsia="x-none"/>
        </w:rPr>
        <w:t>Performance target (3a/5a/4)</w:t>
      </w:r>
    </w:p>
    <w:p w14:paraId="116F0340" w14:textId="77777777" w:rsidR="001A622D" w:rsidRPr="001A622D" w:rsidRDefault="001A622D" w:rsidP="00311060">
      <w:pPr>
        <w:pStyle w:val="ListParagraph"/>
        <w:numPr>
          <w:ilvl w:val="2"/>
          <w:numId w:val="170"/>
        </w:numPr>
        <w:rPr>
          <w:lang w:eastAsia="x-none"/>
        </w:rPr>
      </w:pPr>
      <w:r w:rsidRPr="001A622D">
        <w:rPr>
          <w:lang w:eastAsia="x-none"/>
        </w:rPr>
        <w:t>Dataset or information related to collecting dataset (3a/5a)</w:t>
      </w:r>
    </w:p>
    <w:p w14:paraId="6ADC7042" w14:textId="77777777" w:rsidR="001A622D" w:rsidRPr="001A622D" w:rsidRDefault="001A622D" w:rsidP="00311060">
      <w:pPr>
        <w:pStyle w:val="ListParagraph"/>
        <w:numPr>
          <w:ilvl w:val="2"/>
          <w:numId w:val="170"/>
        </w:numPr>
        <w:rPr>
          <w:lang w:eastAsia="x-none"/>
        </w:rPr>
      </w:pPr>
      <w:r w:rsidRPr="001A622D">
        <w:rPr>
          <w:lang w:eastAsia="x-none"/>
        </w:rPr>
        <w:t>Any other additional information</w:t>
      </w:r>
    </w:p>
    <w:p w14:paraId="25CB9528" w14:textId="77777777" w:rsidR="001A622D" w:rsidRPr="001A622D" w:rsidRDefault="001A622D" w:rsidP="00311060">
      <w:pPr>
        <w:pStyle w:val="ListParagraph"/>
        <w:numPr>
          <w:ilvl w:val="0"/>
          <w:numId w:val="170"/>
        </w:numPr>
        <w:rPr>
          <w:lang w:eastAsia="x-none"/>
        </w:rPr>
      </w:pPr>
      <w:r w:rsidRPr="001A622D">
        <w:rPr>
          <w:lang w:eastAsia="x-none"/>
        </w:rPr>
        <w:t>Model pairing (3a/3b/4/5a)</w:t>
      </w:r>
    </w:p>
    <w:p w14:paraId="0E25D8B4" w14:textId="77777777" w:rsidR="001A622D" w:rsidRPr="001A622D" w:rsidRDefault="001A622D" w:rsidP="00311060">
      <w:pPr>
        <w:pStyle w:val="ListParagraph"/>
        <w:numPr>
          <w:ilvl w:val="0"/>
          <w:numId w:val="170"/>
        </w:numPr>
        <w:rPr>
          <w:lang w:eastAsia="x-none"/>
        </w:rPr>
      </w:pPr>
      <w:r w:rsidRPr="001A622D">
        <w:rPr>
          <w:lang w:eastAsia="x-none"/>
        </w:rPr>
        <w:t>UE capability (3a/3b/4/5a)</w:t>
      </w:r>
    </w:p>
    <w:p w14:paraId="5CF73B91" w14:textId="77777777" w:rsidR="001A622D" w:rsidRPr="001A622D" w:rsidRDefault="001A622D" w:rsidP="00311060">
      <w:pPr>
        <w:pStyle w:val="ListParagraph"/>
        <w:numPr>
          <w:ilvl w:val="0"/>
          <w:numId w:val="170"/>
        </w:numPr>
        <w:rPr>
          <w:lang w:eastAsia="x-none"/>
        </w:rPr>
      </w:pPr>
      <w:r w:rsidRPr="001A622D">
        <w:rPr>
          <w:lang w:eastAsia="x-none"/>
        </w:rPr>
        <w:t>Model related aspects, such as scalability (e.g., payload sizes, antenna ports, bandwidth), rank and layer handling (3a/3b/4/5a)</w:t>
      </w:r>
    </w:p>
    <w:p w14:paraId="13B52323" w14:textId="77777777" w:rsidR="001A622D" w:rsidRPr="001A622D" w:rsidRDefault="001A622D" w:rsidP="00311060">
      <w:pPr>
        <w:pStyle w:val="ListParagraph"/>
        <w:numPr>
          <w:ilvl w:val="0"/>
          <w:numId w:val="170"/>
        </w:numPr>
        <w:rPr>
          <w:lang w:eastAsia="x-none"/>
        </w:rPr>
      </w:pPr>
      <w:r w:rsidRPr="001A622D">
        <w:rPr>
          <w:lang w:eastAsia="x-none"/>
        </w:rPr>
        <w:t>Quantization of feedback (3a/3b/4/5a)</w:t>
      </w:r>
    </w:p>
    <w:p w14:paraId="2711BA0D" w14:textId="77777777" w:rsidR="001A622D" w:rsidRPr="001A622D" w:rsidRDefault="001A622D" w:rsidP="00311060">
      <w:pPr>
        <w:pStyle w:val="ListParagraph"/>
        <w:numPr>
          <w:ilvl w:val="0"/>
          <w:numId w:val="170"/>
        </w:numPr>
        <w:rPr>
          <w:lang w:eastAsia="x-none"/>
        </w:rPr>
      </w:pPr>
      <w:r w:rsidRPr="001A622D">
        <w:rPr>
          <w:lang w:eastAsia="x-none"/>
        </w:rPr>
        <w:t>Model structure details (3a/3b)</w:t>
      </w:r>
    </w:p>
    <w:p w14:paraId="6E1B515F" w14:textId="77777777" w:rsidR="001A622D" w:rsidRPr="001A622D" w:rsidRDefault="001A622D" w:rsidP="001A622D">
      <w:pPr>
        <w:rPr>
          <w:rFonts w:eastAsia="DengXian"/>
          <w:lang w:eastAsia="zh-CN"/>
        </w:rPr>
      </w:pPr>
      <w:r w:rsidRPr="001A622D">
        <w:rPr>
          <w:lang w:eastAsia="x-none"/>
        </w:rPr>
        <w:t xml:space="preserve">Note: </w:t>
      </w:r>
      <w:r w:rsidRPr="001A622D">
        <w:rPr>
          <w:rFonts w:eastAsia="DengXian" w:hint="eastAsia"/>
          <w:lang w:eastAsia="zh-CN"/>
        </w:rPr>
        <w:t>Option 3a/4/5a and option 3b</w:t>
      </w:r>
      <w:r w:rsidRPr="001A622D">
        <w:rPr>
          <w:lang w:eastAsia="x-none"/>
        </w:rPr>
        <w:t xml:space="preserve"> serve two different deployment time scales, UE capabilities, device-side optimizations, and training methods, and therefore may be complementary to each other, with potential specification of both.</w:t>
      </w:r>
    </w:p>
    <w:p w14:paraId="290DA2BF" w14:textId="77777777" w:rsidR="001A622D" w:rsidRPr="001A622D" w:rsidRDefault="001A622D" w:rsidP="00311060">
      <w:pPr>
        <w:pStyle w:val="ListParagraph"/>
        <w:numPr>
          <w:ilvl w:val="0"/>
          <w:numId w:val="171"/>
        </w:numPr>
        <w:rPr>
          <w:lang w:eastAsia="zh-CN"/>
        </w:rPr>
      </w:pPr>
      <w:r w:rsidRPr="001A622D">
        <w:rPr>
          <w:lang w:eastAsia="zh-CN"/>
        </w:rPr>
        <w:t>Specification of option 1, if needed from RAN1, can reuse specification of opt</w:t>
      </w:r>
      <w:r w:rsidRPr="001A622D">
        <w:rPr>
          <w:rFonts w:hint="eastAsia"/>
          <w:lang w:eastAsia="zh-CN"/>
        </w:rPr>
        <w:t>i</w:t>
      </w:r>
      <w:r w:rsidRPr="001A622D">
        <w:rPr>
          <w:lang w:eastAsia="zh-CN"/>
        </w:rPr>
        <w:t xml:space="preserve">on </w:t>
      </w:r>
      <w:r w:rsidRPr="001A622D">
        <w:rPr>
          <w:rFonts w:hint="eastAsia"/>
          <w:lang w:eastAsia="zh-CN"/>
        </w:rPr>
        <w:t>3a/</w:t>
      </w:r>
      <w:r w:rsidRPr="001A622D">
        <w:rPr>
          <w:lang w:eastAsia="zh-CN"/>
        </w:rPr>
        <w:t xml:space="preserve">3b, with the additional specification of parameters. </w:t>
      </w:r>
    </w:p>
    <w:p w14:paraId="6FB13519" w14:textId="77777777" w:rsidR="001A622D" w:rsidRPr="001A622D" w:rsidRDefault="001A622D" w:rsidP="001A622D">
      <w:pPr>
        <w:rPr>
          <w:highlight w:val="green"/>
        </w:rPr>
      </w:pPr>
      <w:r w:rsidRPr="001A622D">
        <w:rPr>
          <w:rFonts w:eastAsia="DengXian" w:hint="eastAsia"/>
          <w:highlight w:val="green"/>
          <w:lang w:eastAsia="zh-CN"/>
        </w:rPr>
        <w:t>Agreement</w:t>
      </w:r>
    </w:p>
    <w:p w14:paraId="7C4EE130" w14:textId="77777777" w:rsidR="001A622D" w:rsidRPr="001A622D" w:rsidRDefault="001A622D" w:rsidP="001A622D">
      <w:r w:rsidRPr="001A622D">
        <w:t xml:space="preserve">For option </w:t>
      </w:r>
      <w:r w:rsidRPr="001A622D">
        <w:rPr>
          <w:rFonts w:hint="eastAsia"/>
        </w:rPr>
        <w:t xml:space="preserve">1 / </w:t>
      </w:r>
      <w:r w:rsidRPr="001A622D">
        <w:t xml:space="preserve">3 / 4 / 5 and their sub-options, study mechanisms </w:t>
      </w:r>
      <w:r w:rsidRPr="001A622D">
        <w:rPr>
          <w:rFonts w:hint="eastAsia"/>
        </w:rPr>
        <w:t xml:space="preserve">(e.g., </w:t>
      </w:r>
      <w:r w:rsidRPr="001A622D">
        <w:t>post-deployment performance monitoring</w:t>
      </w:r>
      <w:r w:rsidRPr="001A622D">
        <w:rPr>
          <w:rFonts w:hint="eastAsia"/>
        </w:rPr>
        <w:t xml:space="preserve">) for </w:t>
      </w:r>
      <w:r w:rsidRPr="001A622D">
        <w:t>identifying</w:t>
      </w:r>
      <w:r w:rsidRPr="001A622D">
        <w:rPr>
          <w:rFonts w:hint="eastAsia"/>
        </w:rPr>
        <w:t xml:space="preserve"> the cause </w:t>
      </w:r>
      <w:r w:rsidRPr="001A622D">
        <w:rPr>
          <w:rFonts w:eastAsia="DengXian" w:hint="eastAsia"/>
          <w:lang w:eastAsia="zh-CN"/>
        </w:rPr>
        <w:t xml:space="preserve">(e.g., NW side, UE side, data drift) </w:t>
      </w:r>
      <w:r w:rsidRPr="001A622D">
        <w:rPr>
          <w:rFonts w:hint="eastAsia"/>
        </w:rPr>
        <w:t xml:space="preserve">of the performance degradation </w:t>
      </w:r>
      <w:r w:rsidRPr="001A622D">
        <w:t>to guarantee good performance</w:t>
      </w:r>
      <w:r w:rsidRPr="001A622D">
        <w:rPr>
          <w:rFonts w:hint="eastAsia"/>
        </w:rPr>
        <w:t xml:space="preserve"> in the field</w:t>
      </w:r>
      <w:r w:rsidRPr="001A622D">
        <w:t>.</w:t>
      </w:r>
    </w:p>
    <w:p w14:paraId="0382AA36" w14:textId="77777777" w:rsidR="001A622D" w:rsidRDefault="001A622D" w:rsidP="001A622D">
      <w:pPr>
        <w:rPr>
          <w:lang w:eastAsia="x-none"/>
        </w:rPr>
      </w:pPr>
    </w:p>
    <w:p w14:paraId="16C2A46E" w14:textId="77777777" w:rsidR="001A622D" w:rsidRDefault="001A622D" w:rsidP="00F21DCC">
      <w:pPr>
        <w:rPr>
          <w:lang w:eastAsia="x-none"/>
        </w:rPr>
      </w:pPr>
    </w:p>
    <w:p w14:paraId="0A081ED5" w14:textId="225159C7" w:rsidR="00F21DCC" w:rsidRPr="00B65A7B" w:rsidRDefault="006F79AF" w:rsidP="00F21DCC">
      <w:pPr>
        <w:rPr>
          <w:b/>
          <w:bCs/>
          <w:lang w:eastAsia="x-none"/>
        </w:rPr>
      </w:pPr>
      <w:hyperlink r:id="rId1072" w:history="1">
        <w:r>
          <w:rPr>
            <w:rStyle w:val="Hyperlink"/>
            <w:b/>
            <w:bCs/>
            <w:lang w:eastAsia="x-none"/>
          </w:rPr>
          <w:t>R1-2405416</w:t>
        </w:r>
      </w:hyperlink>
      <w:r w:rsidR="00F21DCC" w:rsidRPr="00B65A7B">
        <w:rPr>
          <w:b/>
          <w:bCs/>
          <w:lang w:eastAsia="x-none"/>
        </w:rPr>
        <w:tab/>
        <w:t>Summary#3 of Additional study on AI/ML for NR air interface: CSI compression</w:t>
      </w:r>
      <w:r w:rsidR="00F21DCC" w:rsidRPr="00B65A7B">
        <w:rPr>
          <w:b/>
          <w:bCs/>
          <w:lang w:eastAsia="x-none"/>
        </w:rPr>
        <w:tab/>
        <w:t>Moderator (Qualcomm)</w:t>
      </w:r>
    </w:p>
    <w:p w14:paraId="1F65ECE0" w14:textId="471F106E" w:rsidR="00B65A7B" w:rsidRDefault="00B65A7B" w:rsidP="00F21DCC">
      <w:pPr>
        <w:rPr>
          <w:lang w:eastAsia="x-none"/>
        </w:rPr>
      </w:pPr>
      <w:r>
        <w:rPr>
          <w:lang w:eastAsia="x-none"/>
        </w:rPr>
        <w:t>From Wednesday session</w:t>
      </w:r>
    </w:p>
    <w:p w14:paraId="21252D4F" w14:textId="77777777" w:rsidR="00B65A7B" w:rsidRPr="00B65A7B" w:rsidRDefault="00B65A7B" w:rsidP="00B65A7B">
      <w:pPr>
        <w:rPr>
          <w:rFonts w:eastAsia="DengXian"/>
          <w:highlight w:val="green"/>
          <w:lang w:eastAsia="zh-CN"/>
        </w:rPr>
      </w:pPr>
      <w:r w:rsidRPr="00B65A7B">
        <w:rPr>
          <w:rFonts w:eastAsia="DengXian" w:hint="eastAsia"/>
          <w:highlight w:val="green"/>
          <w:lang w:eastAsia="zh-CN"/>
        </w:rPr>
        <w:t>Agreement</w:t>
      </w:r>
    </w:p>
    <w:p w14:paraId="2A47E546" w14:textId="77777777" w:rsidR="00B65A7B" w:rsidRPr="00B65A7B" w:rsidRDefault="00B65A7B" w:rsidP="00B65A7B">
      <w:r w:rsidRPr="00B65A7B">
        <w:t>For temporal domain aspec</w:t>
      </w:r>
      <w:r w:rsidRPr="00B65A7B">
        <w:rPr>
          <w:rFonts w:eastAsia="DengXian" w:hint="eastAsia"/>
          <w:lang w:eastAsia="zh-CN"/>
        </w:rPr>
        <w:t>t</w:t>
      </w:r>
      <w:r w:rsidRPr="00B65A7B">
        <w:t>s Case 3/4, change the small / medium / large payload region definition as follows: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B65A7B" w:rsidRPr="00B65A7B" w14:paraId="7F236FC4" w14:textId="77777777" w:rsidTr="00D318AA">
        <w:tc>
          <w:tcPr>
            <w:tcW w:w="9350" w:type="dxa"/>
            <w:shd w:val="clear" w:color="auto" w:fill="auto"/>
          </w:tcPr>
          <w:p w14:paraId="23338367" w14:textId="77777777" w:rsidR="00B65A7B" w:rsidRPr="00B65A7B" w:rsidRDefault="00B65A7B" w:rsidP="00B65A7B">
            <w:pPr>
              <w:rPr>
                <w:rFonts w:ascii="Arial" w:hAnsi="Arial" w:cs="Arial"/>
                <w:iCs/>
                <w:sz w:val="16"/>
                <w:szCs w:val="16"/>
              </w:rPr>
            </w:pPr>
            <w:r w:rsidRPr="00B65A7B">
              <w:rPr>
                <w:rFonts w:ascii="Arial" w:hAnsi="Arial" w:cs="Arial"/>
                <w:iCs/>
                <w:sz w:val="16"/>
                <w:szCs w:val="16"/>
              </w:rPr>
              <w:t>Note: X, Y, Z, A, B, and C are feedback overhead rates in bits per time unit of 5ms.</w:t>
            </w:r>
          </w:p>
          <w:p w14:paraId="0A44B926" w14:textId="77777777" w:rsidR="00B65A7B" w:rsidRPr="00B65A7B" w:rsidRDefault="00B65A7B" w:rsidP="00B65A7B">
            <w:pPr>
              <w:rPr>
                <w:rFonts w:ascii="Arial" w:hAnsi="Arial" w:cs="Arial"/>
                <w:iCs/>
                <w:sz w:val="16"/>
                <w:szCs w:val="16"/>
              </w:rPr>
            </w:pPr>
            <w:r w:rsidRPr="00B65A7B">
              <w:rPr>
                <w:rFonts w:ascii="Arial" w:hAnsi="Arial" w:cs="Arial"/>
                <w:iCs/>
                <w:sz w:val="16"/>
                <w:szCs w:val="16"/>
              </w:rPr>
              <w:t>Note: For  X, Y, and Z, α=[</w:t>
            </w:r>
            <w:r w:rsidRPr="00B65A7B">
              <w:rPr>
                <w:rFonts w:ascii="Arial" w:hAnsi="Arial" w:cs="Arial"/>
                <w:iCs/>
                <w:color w:val="FF0000"/>
                <w:sz w:val="16"/>
                <w:szCs w:val="16"/>
              </w:rPr>
              <w:t>2]</w:t>
            </w:r>
            <w:r w:rsidRPr="00B65A7B">
              <w:rPr>
                <w:rFonts w:ascii="Arial" w:hAnsi="Arial" w:cs="Arial"/>
                <w:iCs/>
                <w:sz w:val="16"/>
                <w:szCs w:val="16"/>
              </w:rPr>
              <w:t xml:space="preserve"> for rank=1/2 and α=[</w:t>
            </w:r>
            <w:r w:rsidRPr="00B65A7B">
              <w:rPr>
                <w:rFonts w:ascii="Arial" w:hAnsi="Arial" w:cs="Arial"/>
                <w:iCs/>
                <w:color w:val="FF0000"/>
                <w:sz w:val="16"/>
                <w:szCs w:val="16"/>
              </w:rPr>
              <w:t>4]</w:t>
            </w:r>
            <w:r w:rsidRPr="00B65A7B">
              <w:rPr>
                <w:rFonts w:ascii="Arial" w:hAnsi="Arial" w:cs="Arial"/>
                <w:iCs/>
                <w:sz w:val="16"/>
                <w:szCs w:val="16"/>
              </w:rPr>
              <w:t xml:space="preserve"> for rank=4 </w:t>
            </w:r>
          </w:p>
          <w:p w14:paraId="097F9929" w14:textId="77777777" w:rsidR="00B65A7B" w:rsidRPr="00B65A7B" w:rsidRDefault="00B65A7B" w:rsidP="00B65A7B">
            <w:pPr>
              <w:rPr>
                <w:rFonts w:ascii="Arial" w:hAnsi="Arial" w:cs="Arial"/>
                <w:iCs/>
                <w:sz w:val="16"/>
                <w:szCs w:val="16"/>
              </w:rPr>
            </w:pPr>
            <w:r w:rsidRPr="00B65A7B">
              <w:rPr>
                <w:rFonts w:ascii="Arial" w:hAnsi="Arial" w:cs="Arial"/>
                <w:iCs/>
                <w:sz w:val="16"/>
                <w:szCs w:val="16"/>
              </w:rPr>
              <w:t>Note: For A, B, and C, β=[</w:t>
            </w:r>
            <w:r w:rsidRPr="00B65A7B">
              <w:rPr>
                <w:rFonts w:ascii="Arial" w:hAnsi="Arial" w:cs="Arial"/>
                <w:iCs/>
                <w:color w:val="FF0000"/>
                <w:sz w:val="16"/>
                <w:szCs w:val="16"/>
              </w:rPr>
              <w:t>0.5]</w:t>
            </w:r>
            <w:r w:rsidRPr="00B65A7B">
              <w:rPr>
                <w:rFonts w:ascii="Arial" w:hAnsi="Arial" w:cs="Arial"/>
                <w:iCs/>
                <w:sz w:val="16"/>
                <w:szCs w:val="16"/>
              </w:rPr>
              <w:t xml:space="preserve"> for rank=1 and β=[</w:t>
            </w:r>
            <w:r w:rsidRPr="00B65A7B">
              <w:rPr>
                <w:rFonts w:ascii="Arial" w:hAnsi="Arial" w:cs="Arial"/>
                <w:iCs/>
                <w:color w:val="FF0000"/>
                <w:sz w:val="16"/>
                <w:szCs w:val="16"/>
              </w:rPr>
              <w:t>0.75]</w:t>
            </w:r>
            <w:r w:rsidRPr="00B65A7B">
              <w:rPr>
                <w:rFonts w:ascii="Arial" w:hAnsi="Arial" w:cs="Arial"/>
                <w:iCs/>
                <w:sz w:val="16"/>
                <w:szCs w:val="16"/>
              </w:rPr>
              <w:t xml:space="preserve"> for rank=2/4</w:t>
            </w:r>
          </w:p>
        </w:tc>
      </w:tr>
    </w:tbl>
    <w:p w14:paraId="0D83A30C" w14:textId="77777777" w:rsidR="00B65A7B" w:rsidRPr="00B65A7B" w:rsidRDefault="00B65A7B" w:rsidP="00B65A7B">
      <w:pPr>
        <w:rPr>
          <w:rFonts w:eastAsia="DengXian"/>
          <w:lang w:eastAsia="zh-CN"/>
        </w:rPr>
      </w:pPr>
    </w:p>
    <w:p w14:paraId="0E12CC1E" w14:textId="77777777" w:rsidR="00B65A7B" w:rsidRPr="00B65A7B" w:rsidRDefault="00B65A7B" w:rsidP="00B65A7B">
      <w:pPr>
        <w:rPr>
          <w:rFonts w:eastAsia="DengXian"/>
          <w:highlight w:val="green"/>
          <w:lang w:eastAsia="zh-CN"/>
        </w:rPr>
      </w:pPr>
      <w:r w:rsidRPr="00B65A7B">
        <w:rPr>
          <w:rFonts w:eastAsia="DengXian" w:hint="eastAsia"/>
          <w:highlight w:val="green"/>
          <w:lang w:eastAsia="zh-CN"/>
        </w:rPr>
        <w:t>Agreement</w:t>
      </w:r>
    </w:p>
    <w:p w14:paraId="022D5CB1" w14:textId="77777777" w:rsidR="00B65A7B" w:rsidRPr="00B65A7B" w:rsidRDefault="00B65A7B" w:rsidP="00B65A7B">
      <w:r w:rsidRPr="00B65A7B">
        <w:t xml:space="preserve">For the evaluation of temporal domain aspects of AI/ML-based CSI compression (Cases </w:t>
      </w:r>
      <w:r w:rsidRPr="00B65A7B">
        <w:rPr>
          <w:rFonts w:eastAsia="DengXian" w:hint="eastAsia"/>
          <w:lang w:eastAsia="zh-CN"/>
        </w:rPr>
        <w:t>1</w:t>
      </w:r>
      <w:r w:rsidRPr="00B65A7B">
        <w:t xml:space="preserve">-5), in addition to FLOPs, also consider FLOPs </w:t>
      </w:r>
      <w:r w:rsidRPr="00B65A7B">
        <w:rPr>
          <w:rFonts w:eastAsia="DengXian" w:hint="eastAsia"/>
          <w:lang w:eastAsia="zh-CN"/>
        </w:rPr>
        <w:t xml:space="preserve">per </w:t>
      </w:r>
      <w:r w:rsidRPr="00B65A7B">
        <w:t>normalized time unit. Use 5msec as the normalized time unit.</w:t>
      </w:r>
    </w:p>
    <w:p w14:paraId="214991D9" w14:textId="77777777" w:rsidR="00B65A7B" w:rsidRPr="00B65A7B" w:rsidRDefault="00B65A7B" w:rsidP="00B65A7B">
      <w:pPr>
        <w:rPr>
          <w:rFonts w:eastAsia="DengXian"/>
          <w:lang w:eastAsia="zh-CN"/>
        </w:rPr>
      </w:pPr>
    </w:p>
    <w:p w14:paraId="1E6CF75F" w14:textId="77777777" w:rsidR="00B65A7B" w:rsidRPr="00B65A7B" w:rsidRDefault="00B65A7B" w:rsidP="00B65A7B">
      <w:pPr>
        <w:rPr>
          <w:rFonts w:eastAsia="DengXian"/>
          <w:highlight w:val="green"/>
          <w:lang w:eastAsia="zh-CN"/>
        </w:rPr>
      </w:pPr>
      <w:r w:rsidRPr="00B65A7B">
        <w:rPr>
          <w:rFonts w:eastAsia="DengXian" w:hint="eastAsia"/>
          <w:highlight w:val="green"/>
          <w:lang w:eastAsia="zh-CN"/>
        </w:rPr>
        <w:t>Agreement</w:t>
      </w:r>
    </w:p>
    <w:p w14:paraId="555AB135" w14:textId="77777777" w:rsidR="00B65A7B" w:rsidRPr="00B65A7B" w:rsidRDefault="00B65A7B" w:rsidP="00B65A7B">
      <w:pPr>
        <w:rPr>
          <w:lang w:eastAsia="ko-KR"/>
        </w:rPr>
      </w:pPr>
      <w:r w:rsidRPr="00B65A7B">
        <w:rPr>
          <w:rFonts w:hint="eastAsia"/>
          <w:lang w:eastAsia="ko-KR"/>
        </w:rPr>
        <w:t>In the results template for capturing</w:t>
      </w:r>
      <w:r w:rsidRPr="00B65A7B">
        <w:t xml:space="preserve"> the evaluation of </w:t>
      </w:r>
      <w:r w:rsidRPr="00B65A7B">
        <w:rPr>
          <w:rFonts w:hint="eastAsia"/>
          <w:lang w:eastAsia="ko-KR"/>
        </w:rPr>
        <w:t xml:space="preserve">temporal domain aspects Case 3/4 of </w:t>
      </w:r>
      <w:r w:rsidRPr="00B65A7B">
        <w:t>AI/ML based CSI compression</w:t>
      </w:r>
      <w:r w:rsidRPr="00B65A7B">
        <w:rPr>
          <w:rFonts w:hint="eastAsia"/>
          <w:lang w:eastAsia="ko-KR"/>
        </w:rPr>
        <w:t xml:space="preserve">, </w:t>
      </w:r>
      <w:r w:rsidRPr="00B65A7B">
        <w:rPr>
          <w:lang w:eastAsia="ko-KR"/>
        </w:rPr>
        <w:t>regarding the “upper bound”, capture both of the following:</w:t>
      </w:r>
    </w:p>
    <w:p w14:paraId="134D12DA" w14:textId="77777777" w:rsidR="00B65A7B" w:rsidRPr="00B65A7B" w:rsidRDefault="00B65A7B" w:rsidP="00311060">
      <w:pPr>
        <w:pStyle w:val="ListParagraph"/>
        <w:numPr>
          <w:ilvl w:val="0"/>
          <w:numId w:val="171"/>
        </w:numPr>
        <w:rPr>
          <w:lang w:eastAsia="ko-KR"/>
        </w:rPr>
      </w:pPr>
      <w:r w:rsidRPr="00B65A7B">
        <w:rPr>
          <w:lang w:eastAsia="ko-KR"/>
        </w:rPr>
        <w:t>upper bound based on ideal CSI prediction and without CSI compression</w:t>
      </w:r>
    </w:p>
    <w:p w14:paraId="0ED8EB72" w14:textId="77777777" w:rsidR="00B65A7B" w:rsidRPr="00B65A7B" w:rsidRDefault="00B65A7B" w:rsidP="00311060">
      <w:pPr>
        <w:pStyle w:val="ListParagraph"/>
        <w:numPr>
          <w:ilvl w:val="0"/>
          <w:numId w:val="171"/>
        </w:numPr>
        <w:rPr>
          <w:lang w:eastAsia="ko-KR"/>
        </w:rPr>
      </w:pPr>
      <w:r w:rsidRPr="00B65A7B">
        <w:rPr>
          <w:lang w:eastAsia="ko-KR"/>
        </w:rPr>
        <w:t>upper bound based on benchmark CSI prediction and without CSI compression</w:t>
      </w:r>
    </w:p>
    <w:p w14:paraId="32CD3B5F" w14:textId="77777777" w:rsidR="00B65A7B" w:rsidRPr="00B65A7B" w:rsidRDefault="00B65A7B" w:rsidP="00B65A7B">
      <w:pPr>
        <w:rPr>
          <w:rFonts w:eastAsia="DengXian"/>
          <w:highlight w:val="green"/>
          <w:lang w:eastAsia="zh-CN"/>
        </w:rPr>
      </w:pPr>
      <w:r w:rsidRPr="00B65A7B">
        <w:rPr>
          <w:rFonts w:eastAsia="DengXian" w:hint="eastAsia"/>
          <w:highlight w:val="green"/>
          <w:lang w:eastAsia="zh-CN"/>
        </w:rPr>
        <w:t>Agreement</w:t>
      </w:r>
    </w:p>
    <w:p w14:paraId="066B85E1" w14:textId="77777777" w:rsidR="00B65A7B" w:rsidRPr="00B65A7B" w:rsidRDefault="00B65A7B" w:rsidP="00B65A7B">
      <w:pPr>
        <w:rPr>
          <w:lang w:eastAsia="ko-KR"/>
        </w:rPr>
      </w:pPr>
      <w:r w:rsidRPr="00B65A7B">
        <w:rPr>
          <w:lang w:eastAsia="ko-KR"/>
        </w:rPr>
        <w:t>For the evaluation of AI/ML-based CSI compression using localized models in Release 19, regarding training,</w:t>
      </w:r>
    </w:p>
    <w:p w14:paraId="65FBBE76" w14:textId="77777777" w:rsidR="00B65A7B" w:rsidRPr="00B65A7B" w:rsidRDefault="00B65A7B" w:rsidP="00311060">
      <w:pPr>
        <w:numPr>
          <w:ilvl w:val="0"/>
          <w:numId w:val="205"/>
        </w:numPr>
        <w:spacing w:after="180"/>
        <w:contextualSpacing/>
        <w:jc w:val="both"/>
        <w:rPr>
          <w:lang w:eastAsia="ko-KR"/>
        </w:rPr>
      </w:pPr>
      <w:r w:rsidRPr="00B65A7B">
        <w:rPr>
          <w:lang w:eastAsia="ko-KR"/>
        </w:rPr>
        <w:t>The k-th local model is trained on region #B_k (the k-th local region), 1&lt;=k&lt;=N.</w:t>
      </w:r>
    </w:p>
    <w:p w14:paraId="05C697C7" w14:textId="77777777" w:rsidR="00B65A7B" w:rsidRPr="00B65A7B" w:rsidRDefault="00B65A7B" w:rsidP="00311060">
      <w:pPr>
        <w:numPr>
          <w:ilvl w:val="0"/>
          <w:numId w:val="205"/>
        </w:numPr>
        <w:spacing w:after="180"/>
        <w:contextualSpacing/>
        <w:jc w:val="both"/>
        <w:rPr>
          <w:lang w:eastAsia="ko-KR"/>
        </w:rPr>
      </w:pPr>
      <w:r w:rsidRPr="00B65A7B">
        <w:rPr>
          <w:lang w:eastAsia="ko-KR"/>
        </w:rPr>
        <w:t>The generalized model is trained on Region #A that may be constructed via any of the following methods that is appropriate for the given generalized/local region modeling approach.</w:t>
      </w:r>
    </w:p>
    <w:p w14:paraId="2EB957C7" w14:textId="77777777" w:rsidR="00B65A7B" w:rsidRPr="00B65A7B" w:rsidRDefault="00B65A7B" w:rsidP="00311060">
      <w:pPr>
        <w:numPr>
          <w:ilvl w:val="1"/>
          <w:numId w:val="205"/>
        </w:numPr>
        <w:spacing w:after="180"/>
        <w:contextualSpacing/>
        <w:jc w:val="both"/>
        <w:rPr>
          <w:lang w:eastAsia="ko-KR"/>
        </w:rPr>
      </w:pPr>
      <w:r w:rsidRPr="00B65A7B">
        <w:rPr>
          <w:lang w:eastAsia="ko-KR"/>
        </w:rPr>
        <w:t>Region #A is the same as the union of regions #B_1, …, #B_N.</w:t>
      </w:r>
    </w:p>
    <w:p w14:paraId="176946C3" w14:textId="77777777" w:rsidR="00B65A7B" w:rsidRPr="00B65A7B" w:rsidRDefault="00B65A7B" w:rsidP="00311060">
      <w:pPr>
        <w:numPr>
          <w:ilvl w:val="1"/>
          <w:numId w:val="205"/>
        </w:numPr>
        <w:spacing w:after="180"/>
        <w:contextualSpacing/>
        <w:jc w:val="both"/>
        <w:rPr>
          <w:lang w:eastAsia="ko-KR"/>
        </w:rPr>
      </w:pPr>
      <w:r w:rsidRPr="00B65A7B">
        <w:rPr>
          <w:lang w:eastAsia="ko-KR"/>
        </w:rPr>
        <w:t>Region #A is a proper superset of the union of regions #B_1, …, #B_N.</w:t>
      </w:r>
    </w:p>
    <w:p w14:paraId="3CCC55AC" w14:textId="77777777" w:rsidR="00B65A7B" w:rsidRPr="00B65A7B" w:rsidRDefault="00B65A7B" w:rsidP="00311060">
      <w:pPr>
        <w:numPr>
          <w:ilvl w:val="1"/>
          <w:numId w:val="205"/>
        </w:numPr>
        <w:spacing w:after="180"/>
        <w:contextualSpacing/>
        <w:jc w:val="both"/>
        <w:rPr>
          <w:lang w:eastAsia="ko-KR"/>
        </w:rPr>
      </w:pPr>
      <w:r w:rsidRPr="00B65A7B">
        <w:rPr>
          <w:lang w:eastAsia="ko-KR"/>
        </w:rPr>
        <w:t>Region #A is generated separately from regions #B_1, …, #B_N.</w:t>
      </w:r>
    </w:p>
    <w:p w14:paraId="05FF6F1F" w14:textId="77777777" w:rsidR="00B65A7B" w:rsidRPr="00B65A7B" w:rsidRDefault="00B65A7B" w:rsidP="00311060">
      <w:pPr>
        <w:numPr>
          <w:ilvl w:val="1"/>
          <w:numId w:val="205"/>
        </w:numPr>
        <w:spacing w:after="180"/>
        <w:contextualSpacing/>
        <w:jc w:val="both"/>
        <w:rPr>
          <w:lang w:eastAsia="ko-KR"/>
        </w:rPr>
      </w:pPr>
      <w:r w:rsidRPr="00B65A7B">
        <w:rPr>
          <w:lang w:eastAsia="ko-KR"/>
        </w:rPr>
        <w:t>Note: companies to report which method was used.</w:t>
      </w:r>
    </w:p>
    <w:p w14:paraId="33569E40" w14:textId="77777777" w:rsidR="00B65A7B" w:rsidRPr="00B65A7B" w:rsidRDefault="00B65A7B" w:rsidP="00B65A7B">
      <w:pPr>
        <w:rPr>
          <w:lang w:eastAsia="ko-KR"/>
        </w:rPr>
      </w:pPr>
      <w:r w:rsidRPr="00B65A7B">
        <w:rPr>
          <w:lang w:eastAsia="ko-KR"/>
        </w:rPr>
        <w:t>For the evaluation of AI/ML-based CSI compression using localized models in Release 19, regarding testing,</w:t>
      </w:r>
    </w:p>
    <w:p w14:paraId="1D01DA9D" w14:textId="77777777" w:rsidR="00B65A7B" w:rsidRPr="00B65A7B" w:rsidRDefault="00B65A7B" w:rsidP="00311060">
      <w:pPr>
        <w:pStyle w:val="ListParagraph"/>
        <w:numPr>
          <w:ilvl w:val="0"/>
          <w:numId w:val="207"/>
        </w:numPr>
        <w:rPr>
          <w:lang w:eastAsia="ko-KR"/>
        </w:rPr>
      </w:pPr>
      <w:r w:rsidRPr="00B65A7B">
        <w:rPr>
          <w:lang w:eastAsia="ko-KR"/>
        </w:rPr>
        <w:t>The trained generalized model, local model, and the non-AI/ML benchmark are tested on the regions #B_1, …, #B_N.</w:t>
      </w:r>
    </w:p>
    <w:p w14:paraId="6B2C78F2" w14:textId="77777777" w:rsidR="00B65A7B" w:rsidRPr="00B65A7B" w:rsidRDefault="00B65A7B" w:rsidP="00311060">
      <w:pPr>
        <w:pStyle w:val="ListParagraph"/>
        <w:numPr>
          <w:ilvl w:val="0"/>
          <w:numId w:val="207"/>
        </w:numPr>
        <w:rPr>
          <w:lang w:eastAsia="ko-KR"/>
        </w:rPr>
      </w:pPr>
      <w:r w:rsidRPr="00B65A7B">
        <w:rPr>
          <w:lang w:eastAsia="ko-KR"/>
        </w:rPr>
        <w:lastRenderedPageBreak/>
        <w:t>In case N&gt;1</w:t>
      </w:r>
      <w:r w:rsidRPr="00B65A7B">
        <w:rPr>
          <w:rFonts w:hint="eastAsia"/>
          <w:lang w:eastAsia="ko-KR"/>
        </w:rPr>
        <w:t xml:space="preserve">, </w:t>
      </w:r>
      <w:r w:rsidRPr="00B65A7B">
        <w:rPr>
          <w:lang w:eastAsia="ko-KR"/>
        </w:rPr>
        <w:t xml:space="preserve">when reporting the results, </w:t>
      </w:r>
      <w:r w:rsidRPr="00B65A7B">
        <w:rPr>
          <w:rFonts w:hint="eastAsia"/>
          <w:lang w:eastAsia="ko-KR"/>
        </w:rPr>
        <w:t xml:space="preserve">companies may report the performance </w:t>
      </w:r>
      <w:r w:rsidRPr="00B65A7B">
        <w:rPr>
          <w:lang w:eastAsia="ko-KR"/>
        </w:rPr>
        <w:t xml:space="preserve">of the generalized model, the local models, and the non-AI/ML benchmark, by averaging the performance </w:t>
      </w:r>
      <w:r w:rsidRPr="00B65A7B">
        <w:rPr>
          <w:rFonts w:hint="eastAsia"/>
          <w:lang w:eastAsia="ko-KR"/>
        </w:rPr>
        <w:t xml:space="preserve">over the </w:t>
      </w:r>
      <w:r w:rsidRPr="00B65A7B">
        <w:rPr>
          <w:lang w:eastAsia="ko-KR"/>
        </w:rPr>
        <w:t>regions #B_1,…,B_N</w:t>
      </w:r>
      <w:r w:rsidRPr="00B65A7B">
        <w:rPr>
          <w:rFonts w:hint="eastAsia"/>
          <w:lang w:eastAsia="ko-KR"/>
        </w:rPr>
        <w:t>. Companies to report the value of N.</w:t>
      </w:r>
    </w:p>
    <w:p w14:paraId="2428D9CC" w14:textId="77777777" w:rsidR="00B65A7B" w:rsidRPr="00B65A7B" w:rsidRDefault="00B65A7B" w:rsidP="00B65A7B">
      <w:pPr>
        <w:rPr>
          <w:rFonts w:eastAsia="DengXian"/>
          <w:highlight w:val="green"/>
          <w:lang w:eastAsia="zh-CN"/>
        </w:rPr>
      </w:pPr>
      <w:r w:rsidRPr="00B65A7B">
        <w:rPr>
          <w:rFonts w:eastAsia="DengXian" w:hint="eastAsia"/>
          <w:highlight w:val="green"/>
          <w:lang w:eastAsia="zh-CN"/>
        </w:rPr>
        <w:t>Agreement</w:t>
      </w:r>
    </w:p>
    <w:p w14:paraId="4E382094" w14:textId="77777777" w:rsidR="00B65A7B" w:rsidRPr="00B65A7B" w:rsidRDefault="00B65A7B" w:rsidP="00B65A7B">
      <w:pPr>
        <w:rPr>
          <w:lang w:eastAsia="ko-KR"/>
        </w:rPr>
      </w:pPr>
      <w:r w:rsidRPr="00B65A7B">
        <w:t>For collect</w:t>
      </w:r>
      <w:r w:rsidRPr="00B65A7B">
        <w:rPr>
          <w:rFonts w:hint="eastAsia"/>
          <w:lang w:eastAsia="ko-KR"/>
        </w:rPr>
        <w:t>ing</w:t>
      </w:r>
      <w:r w:rsidRPr="00B65A7B">
        <w:t xml:space="preserve"> evaluation results for </w:t>
      </w:r>
      <w:r w:rsidRPr="00B65A7B">
        <w:rPr>
          <w:rFonts w:hint="eastAsia"/>
          <w:lang w:eastAsia="ko-KR"/>
        </w:rPr>
        <w:t xml:space="preserve">temporal domain aspects of </w:t>
      </w:r>
      <w:r w:rsidRPr="00B65A7B">
        <w:t>AI/ML-based CSI compression using localized models,</w:t>
      </w:r>
      <w:r w:rsidRPr="00B65A7B">
        <w:rPr>
          <w:rFonts w:hint="eastAsia"/>
          <w:lang w:eastAsia="ko-KR"/>
        </w:rPr>
        <w:t xml:space="preserve"> use the same </w:t>
      </w:r>
      <w:r w:rsidRPr="00B65A7B">
        <w:t>results template used to collect evaluation results for AI/ML-based CSI compression using localized models</w:t>
      </w:r>
    </w:p>
    <w:p w14:paraId="5A46B3D1" w14:textId="77777777" w:rsidR="00B65A7B" w:rsidRPr="00B65A7B" w:rsidRDefault="00B65A7B" w:rsidP="00311060">
      <w:pPr>
        <w:numPr>
          <w:ilvl w:val="0"/>
          <w:numId w:val="206"/>
        </w:numPr>
        <w:spacing w:after="180"/>
        <w:contextualSpacing/>
        <w:jc w:val="both"/>
        <w:rPr>
          <w:lang w:eastAsia="ko-KR"/>
        </w:rPr>
      </w:pPr>
      <w:r w:rsidRPr="00B65A7B">
        <w:rPr>
          <w:rFonts w:hint="eastAsia"/>
          <w:lang w:eastAsia="ko-KR"/>
        </w:rPr>
        <w:t xml:space="preserve">Adding the same temporal setting that is used for </w:t>
      </w:r>
      <w:r w:rsidRPr="00B65A7B">
        <w:rPr>
          <w:lang w:eastAsia="x-none"/>
        </w:rPr>
        <w:t>results template used to collect evaluation results for temporal domain compression Case 1/2/5</w:t>
      </w:r>
      <w:r w:rsidRPr="00B65A7B">
        <w:rPr>
          <w:rFonts w:hint="eastAsia"/>
          <w:lang w:eastAsia="ko-KR"/>
        </w:rPr>
        <w:t>.</w:t>
      </w:r>
    </w:p>
    <w:tbl>
      <w:tblPr>
        <w:tblW w:w="5000" w:type="pct"/>
        <w:jc w:val="center"/>
        <w:tblLook w:val="04A0" w:firstRow="1" w:lastRow="0" w:firstColumn="1" w:lastColumn="0" w:noHBand="0" w:noVBand="1"/>
      </w:tblPr>
      <w:tblGrid>
        <w:gridCol w:w="3131"/>
        <w:gridCol w:w="7326"/>
      </w:tblGrid>
      <w:tr w:rsidR="00515723" w:rsidRPr="00515723" w14:paraId="4ED7AAAE" w14:textId="77777777" w:rsidTr="00B65A7B">
        <w:trPr>
          <w:trHeight w:val="20"/>
          <w:jc w:val="center"/>
        </w:trPr>
        <w:tc>
          <w:tcPr>
            <w:tcW w:w="1497" w:type="pct"/>
            <w:vMerge w:val="restart"/>
            <w:tcBorders>
              <w:top w:val="single" w:sz="4" w:space="0" w:color="auto"/>
              <w:left w:val="single" w:sz="4" w:space="0" w:color="auto"/>
              <w:bottom w:val="single" w:sz="4" w:space="0" w:color="000000"/>
              <w:right w:val="single" w:sz="4" w:space="0" w:color="auto"/>
            </w:tcBorders>
            <w:shd w:val="clear" w:color="000000" w:fill="F2F2F2"/>
            <w:vAlign w:val="center"/>
            <w:hideMark/>
          </w:tcPr>
          <w:p w14:paraId="656D41E6" w14:textId="77777777" w:rsidR="00B65A7B" w:rsidRPr="00515723" w:rsidRDefault="00B65A7B" w:rsidP="00B65A7B">
            <w:pPr>
              <w:jc w:val="center"/>
              <w:rPr>
                <w:rFonts w:ascii="Arial" w:eastAsia="SimSun" w:hAnsi="Arial" w:cs="Arial"/>
                <w:sz w:val="16"/>
                <w:szCs w:val="16"/>
                <w:lang w:val="en-US" w:eastAsia="ko-KR"/>
              </w:rPr>
            </w:pPr>
            <w:r w:rsidRPr="00515723">
              <w:rPr>
                <w:rFonts w:ascii="Arial" w:eastAsia="SimSun" w:hAnsi="Arial" w:cs="Arial"/>
                <w:sz w:val="16"/>
                <w:szCs w:val="16"/>
                <w:lang w:val="en-US" w:eastAsia="ko-KR"/>
              </w:rPr>
              <w:t>Temporal setting</w:t>
            </w:r>
          </w:p>
        </w:tc>
        <w:tc>
          <w:tcPr>
            <w:tcW w:w="3503" w:type="pct"/>
            <w:tcBorders>
              <w:top w:val="single" w:sz="4" w:space="0" w:color="auto"/>
              <w:left w:val="nil"/>
              <w:bottom w:val="single" w:sz="4" w:space="0" w:color="auto"/>
              <w:right w:val="single" w:sz="4" w:space="0" w:color="auto"/>
            </w:tcBorders>
            <w:shd w:val="clear" w:color="000000" w:fill="F2F2F2"/>
            <w:vAlign w:val="center"/>
            <w:hideMark/>
          </w:tcPr>
          <w:p w14:paraId="2B8600C1" w14:textId="77777777" w:rsidR="00B65A7B" w:rsidRPr="00515723" w:rsidRDefault="00B65A7B" w:rsidP="00B65A7B">
            <w:pPr>
              <w:jc w:val="center"/>
              <w:rPr>
                <w:rFonts w:ascii="Arial" w:eastAsia="SimSun" w:hAnsi="Arial" w:cs="Arial"/>
                <w:sz w:val="16"/>
                <w:szCs w:val="16"/>
                <w:lang w:val="en-US" w:eastAsia="ko-KR"/>
              </w:rPr>
            </w:pPr>
            <w:r w:rsidRPr="00515723">
              <w:rPr>
                <w:rFonts w:ascii="Arial" w:eastAsia="SimSun" w:hAnsi="Arial" w:cs="Arial"/>
                <w:sz w:val="16"/>
                <w:szCs w:val="16"/>
                <w:lang w:val="en-US" w:eastAsia="ko-KR"/>
              </w:rPr>
              <w:t>Temporal domain aspect Case 1-5</w:t>
            </w:r>
          </w:p>
        </w:tc>
      </w:tr>
      <w:tr w:rsidR="00515723" w:rsidRPr="00515723" w14:paraId="5AA4AF8F" w14:textId="77777777" w:rsidTr="00B65A7B">
        <w:trPr>
          <w:trHeight w:val="20"/>
          <w:jc w:val="center"/>
        </w:trPr>
        <w:tc>
          <w:tcPr>
            <w:tcW w:w="1497" w:type="pct"/>
            <w:vMerge/>
            <w:tcBorders>
              <w:top w:val="single" w:sz="4" w:space="0" w:color="auto"/>
              <w:left w:val="single" w:sz="4" w:space="0" w:color="auto"/>
              <w:bottom w:val="single" w:sz="4" w:space="0" w:color="000000"/>
              <w:right w:val="single" w:sz="4" w:space="0" w:color="auto"/>
            </w:tcBorders>
            <w:vAlign w:val="center"/>
            <w:hideMark/>
          </w:tcPr>
          <w:p w14:paraId="42BBA263" w14:textId="77777777" w:rsidR="00B65A7B" w:rsidRPr="00515723" w:rsidRDefault="00B65A7B" w:rsidP="00B65A7B">
            <w:pPr>
              <w:rPr>
                <w:rFonts w:ascii="Arial" w:eastAsia="SimSun" w:hAnsi="Arial" w:cs="Arial"/>
                <w:sz w:val="16"/>
                <w:szCs w:val="16"/>
                <w:lang w:val="en-US" w:eastAsia="ko-KR"/>
              </w:rPr>
            </w:pPr>
          </w:p>
        </w:tc>
        <w:tc>
          <w:tcPr>
            <w:tcW w:w="3503" w:type="pct"/>
            <w:tcBorders>
              <w:top w:val="nil"/>
              <w:left w:val="nil"/>
              <w:bottom w:val="single" w:sz="4" w:space="0" w:color="auto"/>
              <w:right w:val="single" w:sz="4" w:space="0" w:color="auto"/>
            </w:tcBorders>
            <w:shd w:val="clear" w:color="000000" w:fill="F2F2F2"/>
            <w:vAlign w:val="center"/>
            <w:hideMark/>
          </w:tcPr>
          <w:p w14:paraId="33518D40" w14:textId="77777777" w:rsidR="00B65A7B" w:rsidRPr="00515723" w:rsidRDefault="00B65A7B" w:rsidP="00B65A7B">
            <w:pPr>
              <w:jc w:val="center"/>
              <w:rPr>
                <w:rFonts w:ascii="Arial" w:eastAsia="SimSun" w:hAnsi="Arial" w:cs="Arial"/>
                <w:sz w:val="16"/>
                <w:szCs w:val="16"/>
                <w:lang w:val="en-US" w:eastAsia="ko-KR"/>
              </w:rPr>
            </w:pPr>
            <w:r w:rsidRPr="00515723">
              <w:rPr>
                <w:rFonts w:ascii="Arial" w:eastAsia="SimSun" w:hAnsi="Arial" w:cs="Arial"/>
                <w:sz w:val="16"/>
                <w:szCs w:val="16"/>
                <w:lang w:val="en-US" w:eastAsia="ko-KR"/>
              </w:rPr>
              <w:t>CSI-RS configuration: periodic or aperiodic</w:t>
            </w:r>
            <w:r w:rsidRPr="00515723">
              <w:rPr>
                <w:rFonts w:ascii="Arial" w:eastAsia="SimSun" w:hAnsi="Arial" w:cs="Arial"/>
                <w:sz w:val="16"/>
                <w:szCs w:val="16"/>
                <w:lang w:val="en-US" w:eastAsia="ko-KR"/>
              </w:rPr>
              <w:br/>
              <w:t>For periodic: periodicity</w:t>
            </w:r>
            <w:r w:rsidRPr="00515723">
              <w:rPr>
                <w:rFonts w:ascii="Arial" w:eastAsia="SimSun" w:hAnsi="Arial" w:cs="Arial"/>
                <w:sz w:val="16"/>
                <w:szCs w:val="16"/>
                <w:lang w:val="en-US" w:eastAsia="ko-KR"/>
              </w:rPr>
              <w:br/>
              <w:t>For aperiodic: # of resources K in the CSI-RS burst / time internal m in msec</w:t>
            </w:r>
          </w:p>
        </w:tc>
      </w:tr>
      <w:tr w:rsidR="00515723" w:rsidRPr="00515723" w14:paraId="75FE6500" w14:textId="77777777" w:rsidTr="00B65A7B">
        <w:trPr>
          <w:trHeight w:val="20"/>
          <w:jc w:val="center"/>
        </w:trPr>
        <w:tc>
          <w:tcPr>
            <w:tcW w:w="1497" w:type="pct"/>
            <w:vMerge/>
            <w:tcBorders>
              <w:top w:val="single" w:sz="4" w:space="0" w:color="auto"/>
              <w:left w:val="single" w:sz="4" w:space="0" w:color="auto"/>
              <w:bottom w:val="single" w:sz="4" w:space="0" w:color="000000"/>
              <w:right w:val="single" w:sz="4" w:space="0" w:color="auto"/>
            </w:tcBorders>
            <w:vAlign w:val="center"/>
            <w:hideMark/>
          </w:tcPr>
          <w:p w14:paraId="7AEFDC95" w14:textId="77777777" w:rsidR="00B65A7B" w:rsidRPr="00515723" w:rsidRDefault="00B65A7B" w:rsidP="00B65A7B">
            <w:pPr>
              <w:rPr>
                <w:rFonts w:ascii="Arial" w:eastAsia="SimSun" w:hAnsi="Arial" w:cs="Arial"/>
                <w:sz w:val="16"/>
                <w:szCs w:val="16"/>
                <w:lang w:val="en-US" w:eastAsia="ko-KR"/>
              </w:rPr>
            </w:pPr>
          </w:p>
        </w:tc>
        <w:tc>
          <w:tcPr>
            <w:tcW w:w="3503" w:type="pct"/>
            <w:tcBorders>
              <w:top w:val="nil"/>
              <w:left w:val="nil"/>
              <w:bottom w:val="single" w:sz="4" w:space="0" w:color="auto"/>
              <w:right w:val="single" w:sz="4" w:space="0" w:color="auto"/>
            </w:tcBorders>
            <w:shd w:val="clear" w:color="000000" w:fill="F2F2F2"/>
            <w:vAlign w:val="center"/>
            <w:hideMark/>
          </w:tcPr>
          <w:p w14:paraId="5EEE45F3" w14:textId="77777777" w:rsidR="00B65A7B" w:rsidRPr="00515723" w:rsidRDefault="00B65A7B" w:rsidP="00B65A7B">
            <w:pPr>
              <w:jc w:val="center"/>
              <w:rPr>
                <w:rFonts w:ascii="Arial" w:eastAsia="SimSun" w:hAnsi="Arial" w:cs="Arial"/>
                <w:sz w:val="16"/>
                <w:szCs w:val="16"/>
                <w:lang w:val="en-US" w:eastAsia="ko-KR"/>
              </w:rPr>
            </w:pPr>
            <w:r w:rsidRPr="00515723">
              <w:rPr>
                <w:rFonts w:ascii="Arial" w:eastAsia="SimSun" w:hAnsi="Arial" w:cs="Arial"/>
                <w:sz w:val="16"/>
                <w:szCs w:val="16"/>
                <w:lang w:val="en-US" w:eastAsia="ko-KR"/>
              </w:rPr>
              <w:t>CSI reporting periodicity</w:t>
            </w:r>
          </w:p>
        </w:tc>
      </w:tr>
      <w:tr w:rsidR="00515723" w:rsidRPr="00515723" w14:paraId="21967FEB" w14:textId="77777777" w:rsidTr="00B65A7B">
        <w:trPr>
          <w:trHeight w:val="20"/>
          <w:jc w:val="center"/>
        </w:trPr>
        <w:tc>
          <w:tcPr>
            <w:tcW w:w="1497" w:type="pct"/>
            <w:vMerge/>
            <w:tcBorders>
              <w:top w:val="single" w:sz="4" w:space="0" w:color="auto"/>
              <w:left w:val="single" w:sz="4" w:space="0" w:color="auto"/>
              <w:bottom w:val="single" w:sz="4" w:space="0" w:color="000000"/>
              <w:right w:val="single" w:sz="4" w:space="0" w:color="auto"/>
            </w:tcBorders>
            <w:vAlign w:val="center"/>
            <w:hideMark/>
          </w:tcPr>
          <w:p w14:paraId="3B759627" w14:textId="77777777" w:rsidR="00B65A7B" w:rsidRPr="00515723" w:rsidRDefault="00B65A7B" w:rsidP="00B65A7B">
            <w:pPr>
              <w:rPr>
                <w:rFonts w:ascii="Arial" w:eastAsia="SimSun" w:hAnsi="Arial" w:cs="Arial"/>
                <w:sz w:val="16"/>
                <w:szCs w:val="16"/>
                <w:lang w:val="en-US" w:eastAsia="ko-KR"/>
              </w:rPr>
            </w:pPr>
          </w:p>
        </w:tc>
        <w:tc>
          <w:tcPr>
            <w:tcW w:w="3503" w:type="pct"/>
            <w:tcBorders>
              <w:top w:val="nil"/>
              <w:left w:val="nil"/>
              <w:bottom w:val="single" w:sz="4" w:space="0" w:color="auto"/>
              <w:right w:val="single" w:sz="4" w:space="0" w:color="auto"/>
            </w:tcBorders>
            <w:shd w:val="clear" w:color="000000" w:fill="F2F2F2"/>
            <w:vAlign w:val="center"/>
            <w:hideMark/>
          </w:tcPr>
          <w:p w14:paraId="290E3867" w14:textId="77777777" w:rsidR="00B65A7B" w:rsidRPr="00515723" w:rsidRDefault="00B65A7B" w:rsidP="00B65A7B">
            <w:pPr>
              <w:jc w:val="center"/>
              <w:rPr>
                <w:rFonts w:ascii="Arial" w:eastAsia="SimSun" w:hAnsi="Arial" w:cs="Arial"/>
                <w:sz w:val="16"/>
                <w:szCs w:val="16"/>
                <w:lang w:val="en-US" w:eastAsia="ko-KR"/>
              </w:rPr>
            </w:pPr>
            <w:r w:rsidRPr="00515723">
              <w:rPr>
                <w:rFonts w:ascii="Arial" w:eastAsia="SimSun" w:hAnsi="Arial" w:cs="Arial"/>
                <w:sz w:val="16"/>
                <w:szCs w:val="16"/>
                <w:lang w:val="en-US" w:eastAsia="ko-KR"/>
              </w:rPr>
              <w:t>Usage of historical CSI at UE side:  number / time distance</w:t>
            </w:r>
          </w:p>
        </w:tc>
      </w:tr>
      <w:tr w:rsidR="00515723" w:rsidRPr="00515723" w14:paraId="71D887A8" w14:textId="77777777" w:rsidTr="00B65A7B">
        <w:trPr>
          <w:trHeight w:val="20"/>
          <w:jc w:val="center"/>
        </w:trPr>
        <w:tc>
          <w:tcPr>
            <w:tcW w:w="1497" w:type="pct"/>
            <w:vMerge/>
            <w:tcBorders>
              <w:top w:val="single" w:sz="4" w:space="0" w:color="auto"/>
              <w:left w:val="single" w:sz="4" w:space="0" w:color="auto"/>
              <w:bottom w:val="single" w:sz="4" w:space="0" w:color="000000"/>
              <w:right w:val="single" w:sz="4" w:space="0" w:color="auto"/>
            </w:tcBorders>
            <w:vAlign w:val="center"/>
            <w:hideMark/>
          </w:tcPr>
          <w:p w14:paraId="25B60C33" w14:textId="77777777" w:rsidR="00B65A7B" w:rsidRPr="00515723" w:rsidRDefault="00B65A7B" w:rsidP="00B65A7B">
            <w:pPr>
              <w:rPr>
                <w:rFonts w:ascii="Arial" w:eastAsia="SimSun" w:hAnsi="Arial" w:cs="Arial"/>
                <w:sz w:val="16"/>
                <w:szCs w:val="16"/>
                <w:lang w:val="en-US" w:eastAsia="ko-KR"/>
              </w:rPr>
            </w:pPr>
          </w:p>
        </w:tc>
        <w:tc>
          <w:tcPr>
            <w:tcW w:w="3503" w:type="pct"/>
            <w:tcBorders>
              <w:top w:val="nil"/>
              <w:left w:val="nil"/>
              <w:bottom w:val="single" w:sz="4" w:space="0" w:color="auto"/>
              <w:right w:val="single" w:sz="4" w:space="0" w:color="auto"/>
            </w:tcBorders>
            <w:shd w:val="clear" w:color="000000" w:fill="F2F2F2"/>
            <w:vAlign w:val="center"/>
            <w:hideMark/>
          </w:tcPr>
          <w:p w14:paraId="53FED259" w14:textId="77777777" w:rsidR="00B65A7B" w:rsidRPr="00515723" w:rsidRDefault="00B65A7B" w:rsidP="00B65A7B">
            <w:pPr>
              <w:jc w:val="center"/>
              <w:rPr>
                <w:rFonts w:ascii="Arial" w:eastAsia="SimSun" w:hAnsi="Arial" w:cs="Arial"/>
                <w:sz w:val="16"/>
                <w:szCs w:val="16"/>
                <w:lang w:val="en-US" w:eastAsia="ko-KR"/>
              </w:rPr>
            </w:pPr>
            <w:r w:rsidRPr="00515723">
              <w:rPr>
                <w:rFonts w:ascii="Arial" w:eastAsia="SimSun" w:hAnsi="Arial" w:cs="Arial"/>
                <w:sz w:val="16"/>
                <w:szCs w:val="16"/>
                <w:lang w:val="en-US" w:eastAsia="ko-KR"/>
              </w:rPr>
              <w:t>Usage of historical CSI at NW side: number / time distance</w:t>
            </w:r>
          </w:p>
        </w:tc>
      </w:tr>
      <w:tr w:rsidR="00515723" w:rsidRPr="00515723" w14:paraId="42CC22B3" w14:textId="77777777" w:rsidTr="00B65A7B">
        <w:trPr>
          <w:trHeight w:val="20"/>
          <w:jc w:val="center"/>
        </w:trPr>
        <w:tc>
          <w:tcPr>
            <w:tcW w:w="1497" w:type="pct"/>
            <w:vMerge/>
            <w:tcBorders>
              <w:top w:val="single" w:sz="4" w:space="0" w:color="auto"/>
              <w:left w:val="single" w:sz="4" w:space="0" w:color="auto"/>
              <w:bottom w:val="single" w:sz="4" w:space="0" w:color="000000"/>
              <w:right w:val="single" w:sz="4" w:space="0" w:color="auto"/>
            </w:tcBorders>
            <w:vAlign w:val="center"/>
            <w:hideMark/>
          </w:tcPr>
          <w:p w14:paraId="1AD92461" w14:textId="77777777" w:rsidR="00B65A7B" w:rsidRPr="00515723" w:rsidRDefault="00B65A7B" w:rsidP="00B65A7B">
            <w:pPr>
              <w:rPr>
                <w:rFonts w:ascii="Arial" w:eastAsia="SimSun" w:hAnsi="Arial" w:cs="Arial"/>
                <w:sz w:val="16"/>
                <w:szCs w:val="16"/>
                <w:lang w:val="en-US" w:eastAsia="ko-KR"/>
              </w:rPr>
            </w:pPr>
          </w:p>
        </w:tc>
        <w:tc>
          <w:tcPr>
            <w:tcW w:w="3503" w:type="pct"/>
            <w:tcBorders>
              <w:top w:val="nil"/>
              <w:left w:val="nil"/>
              <w:bottom w:val="single" w:sz="4" w:space="0" w:color="auto"/>
              <w:right w:val="single" w:sz="4" w:space="0" w:color="auto"/>
            </w:tcBorders>
            <w:shd w:val="clear" w:color="000000" w:fill="F2F2F2"/>
            <w:vAlign w:val="center"/>
            <w:hideMark/>
          </w:tcPr>
          <w:p w14:paraId="175569E5" w14:textId="77777777" w:rsidR="00B65A7B" w:rsidRPr="00515723" w:rsidRDefault="00B65A7B" w:rsidP="00B65A7B">
            <w:pPr>
              <w:jc w:val="center"/>
              <w:rPr>
                <w:rFonts w:ascii="Arial" w:eastAsia="SimSun" w:hAnsi="Arial" w:cs="Arial"/>
                <w:sz w:val="16"/>
                <w:szCs w:val="16"/>
                <w:lang w:val="en-US" w:eastAsia="ko-KR"/>
              </w:rPr>
            </w:pPr>
            <w:r w:rsidRPr="00515723">
              <w:rPr>
                <w:rFonts w:ascii="Arial" w:eastAsia="SimSun" w:hAnsi="Arial" w:cs="Arial"/>
                <w:sz w:val="16"/>
                <w:szCs w:val="16"/>
                <w:lang w:val="en-US" w:eastAsia="ko-KR"/>
              </w:rPr>
              <w:t>Prediction window: number / time distance between prediction instances / distance from the last observation instance to the 1st prediction instance (Only applicable to Case 3,4)</w:t>
            </w:r>
          </w:p>
        </w:tc>
      </w:tr>
    </w:tbl>
    <w:p w14:paraId="60E50B4D" w14:textId="77777777" w:rsidR="00B65A7B" w:rsidRPr="00B65A7B" w:rsidRDefault="00B65A7B" w:rsidP="00B65A7B">
      <w:pPr>
        <w:rPr>
          <w:rFonts w:eastAsia="DengXian"/>
          <w:lang w:val="en-US" w:eastAsia="zh-CN"/>
        </w:rPr>
      </w:pPr>
    </w:p>
    <w:p w14:paraId="6D473394" w14:textId="77777777" w:rsidR="00B65A7B" w:rsidRDefault="00B65A7B" w:rsidP="00F21DCC">
      <w:pPr>
        <w:rPr>
          <w:lang w:eastAsia="x-none"/>
        </w:rPr>
      </w:pPr>
    </w:p>
    <w:p w14:paraId="749393D6" w14:textId="3715B473" w:rsidR="00F21DCC" w:rsidRPr="009E789F" w:rsidRDefault="006F79AF" w:rsidP="00F21DCC">
      <w:pPr>
        <w:rPr>
          <w:b/>
          <w:bCs/>
          <w:lang w:eastAsia="x-none"/>
        </w:rPr>
      </w:pPr>
      <w:hyperlink r:id="rId1073" w:history="1">
        <w:r>
          <w:rPr>
            <w:rStyle w:val="Hyperlink"/>
            <w:b/>
            <w:bCs/>
            <w:lang w:eastAsia="x-none"/>
          </w:rPr>
          <w:t>R1-2405417</w:t>
        </w:r>
      </w:hyperlink>
      <w:r w:rsidR="00F21DCC" w:rsidRPr="009E789F">
        <w:rPr>
          <w:b/>
          <w:bCs/>
          <w:lang w:eastAsia="x-none"/>
        </w:rPr>
        <w:tab/>
        <w:t>Summary#4 of Additional study on AI/ML for NR air interface: CSI compression</w:t>
      </w:r>
      <w:r w:rsidR="00F21DCC" w:rsidRPr="009E789F">
        <w:rPr>
          <w:b/>
          <w:bCs/>
          <w:lang w:eastAsia="x-none"/>
        </w:rPr>
        <w:tab/>
        <w:t>Moderator (Qualcomm)</w:t>
      </w:r>
    </w:p>
    <w:p w14:paraId="7FDD1507" w14:textId="15D86B68" w:rsidR="009E789F" w:rsidRDefault="009E789F" w:rsidP="00F21DCC">
      <w:pPr>
        <w:rPr>
          <w:lang w:eastAsia="x-none"/>
        </w:rPr>
      </w:pPr>
      <w:r>
        <w:rPr>
          <w:lang w:eastAsia="x-none"/>
        </w:rPr>
        <w:t>From Thursday session</w:t>
      </w:r>
    </w:p>
    <w:p w14:paraId="13E1442D" w14:textId="77777777" w:rsidR="009E789F" w:rsidRPr="009E789F" w:rsidRDefault="009E789F" w:rsidP="009E789F">
      <w:pPr>
        <w:rPr>
          <w:rFonts w:eastAsia="DengXian"/>
          <w:highlight w:val="green"/>
          <w:lang w:val="en-US" w:eastAsia="zh-CN"/>
        </w:rPr>
      </w:pPr>
      <w:r w:rsidRPr="009E789F">
        <w:rPr>
          <w:rFonts w:eastAsia="DengXian" w:hint="eastAsia"/>
          <w:highlight w:val="green"/>
          <w:lang w:val="en-US" w:eastAsia="zh-CN"/>
        </w:rPr>
        <w:t>Agreement</w:t>
      </w:r>
    </w:p>
    <w:p w14:paraId="44012320" w14:textId="77777777" w:rsidR="009E789F" w:rsidRPr="009E789F" w:rsidRDefault="009E789F" w:rsidP="009E789F">
      <w:pPr>
        <w:rPr>
          <w:rFonts w:eastAsia="DengXian"/>
          <w:lang w:eastAsia="zh-CN"/>
        </w:rPr>
      </w:pPr>
      <w:r w:rsidRPr="009E789F">
        <w:t>Further study following monitoring options in Rel-19</w:t>
      </w:r>
      <w:r w:rsidRPr="009E789F">
        <w:rPr>
          <w:rFonts w:eastAsia="DengXian" w:hint="eastAsia"/>
          <w:lang w:eastAsia="zh-CN"/>
        </w:rPr>
        <w:t xml:space="preserve">, including the necessity and feasibility, </w:t>
      </w:r>
    </w:p>
    <w:p w14:paraId="7AAD65FA" w14:textId="77777777" w:rsidR="009E789F" w:rsidRPr="009E789F" w:rsidRDefault="009E789F" w:rsidP="00311060">
      <w:pPr>
        <w:numPr>
          <w:ilvl w:val="0"/>
          <w:numId w:val="205"/>
        </w:numPr>
        <w:spacing w:after="180"/>
        <w:contextualSpacing/>
        <w:jc w:val="both"/>
        <w:rPr>
          <w:lang w:eastAsia="x-none"/>
        </w:rPr>
      </w:pPr>
      <w:r w:rsidRPr="009E789F">
        <w:rPr>
          <w:lang w:eastAsia="x-none"/>
        </w:rPr>
        <w:t>NW-side monitoring</w:t>
      </w:r>
      <w:r w:rsidRPr="009E789F">
        <w:rPr>
          <w:rFonts w:eastAsia="DengXian" w:hint="eastAsia"/>
          <w:lang w:eastAsia="zh-CN"/>
        </w:rPr>
        <w:t>, considering o</w:t>
      </w:r>
      <w:r w:rsidRPr="009E789F">
        <w:rPr>
          <w:rFonts w:hint="eastAsia"/>
          <w:lang w:eastAsia="x-none"/>
        </w:rPr>
        <w:t xml:space="preserve">verhead, </w:t>
      </w:r>
      <w:r w:rsidRPr="009E789F">
        <w:rPr>
          <w:lang w:eastAsia="x-none"/>
        </w:rPr>
        <w:t>latency</w:t>
      </w:r>
      <w:r w:rsidRPr="009E789F">
        <w:rPr>
          <w:rFonts w:hint="eastAsia"/>
          <w:lang w:eastAsia="x-none"/>
        </w:rPr>
        <w:t xml:space="preserve">, complexity, monitoring </w:t>
      </w:r>
      <w:r w:rsidRPr="009E789F">
        <w:rPr>
          <w:lang w:eastAsia="x-none"/>
        </w:rPr>
        <w:t>accuracy</w:t>
      </w:r>
      <w:r w:rsidRPr="009E789F">
        <w:rPr>
          <w:rFonts w:eastAsia="DengXian" w:hint="eastAsia"/>
          <w:lang w:eastAsia="zh-CN"/>
        </w:rPr>
        <w:t xml:space="preserve">, UE </w:t>
      </w:r>
      <w:r w:rsidRPr="009E789F">
        <w:rPr>
          <w:rFonts w:eastAsia="DengXian"/>
          <w:lang w:eastAsia="zh-CN"/>
        </w:rPr>
        <w:t>capability</w:t>
      </w:r>
    </w:p>
    <w:p w14:paraId="692E227A" w14:textId="77777777" w:rsidR="009E789F" w:rsidRPr="009E789F" w:rsidRDefault="009E789F" w:rsidP="00311060">
      <w:pPr>
        <w:numPr>
          <w:ilvl w:val="1"/>
          <w:numId w:val="205"/>
        </w:numPr>
        <w:spacing w:after="180"/>
        <w:contextualSpacing/>
        <w:jc w:val="both"/>
        <w:rPr>
          <w:lang w:eastAsia="x-none"/>
        </w:rPr>
      </w:pPr>
      <w:r w:rsidRPr="009E789F">
        <w:rPr>
          <w:lang w:eastAsia="x-none"/>
        </w:rPr>
        <w:t>Based on the target CSI reported by the UE via legacy eT2 codebook or eT2-like high-resolution codebook (Case 1)</w:t>
      </w:r>
    </w:p>
    <w:p w14:paraId="29ED8980" w14:textId="77777777" w:rsidR="009E789F" w:rsidRPr="009E789F" w:rsidRDefault="009E789F" w:rsidP="00311060">
      <w:pPr>
        <w:numPr>
          <w:ilvl w:val="1"/>
          <w:numId w:val="205"/>
        </w:numPr>
        <w:spacing w:after="160" w:line="259" w:lineRule="auto"/>
        <w:contextualSpacing/>
        <w:rPr>
          <w:lang w:eastAsia="x-none"/>
        </w:rPr>
      </w:pPr>
      <w:r w:rsidRPr="009E789F">
        <w:rPr>
          <w:lang w:eastAsia="x-none"/>
        </w:rPr>
        <w:t>SRS-based monitoring</w:t>
      </w:r>
    </w:p>
    <w:p w14:paraId="18C0AB8D" w14:textId="77777777" w:rsidR="009E789F" w:rsidRPr="009E789F" w:rsidRDefault="009E789F" w:rsidP="00311060">
      <w:pPr>
        <w:numPr>
          <w:ilvl w:val="0"/>
          <w:numId w:val="205"/>
        </w:numPr>
        <w:spacing w:after="180"/>
        <w:contextualSpacing/>
        <w:jc w:val="both"/>
        <w:rPr>
          <w:lang w:eastAsia="x-none"/>
        </w:rPr>
      </w:pPr>
      <w:r w:rsidRPr="009E789F">
        <w:rPr>
          <w:lang w:eastAsia="x-none"/>
        </w:rPr>
        <w:t>UE-side monitoring</w:t>
      </w:r>
      <w:r w:rsidRPr="009E789F">
        <w:rPr>
          <w:rFonts w:eastAsia="DengXian" w:hint="eastAsia"/>
          <w:lang w:eastAsia="zh-CN"/>
        </w:rPr>
        <w:t>, considering o</w:t>
      </w:r>
      <w:r w:rsidRPr="009E789F">
        <w:rPr>
          <w:rFonts w:hint="eastAsia"/>
          <w:lang w:eastAsia="x-none"/>
        </w:rPr>
        <w:t xml:space="preserve">verhead, </w:t>
      </w:r>
      <w:r w:rsidRPr="009E789F">
        <w:rPr>
          <w:lang w:eastAsia="x-none"/>
        </w:rPr>
        <w:t>latency</w:t>
      </w:r>
      <w:r w:rsidRPr="009E789F">
        <w:rPr>
          <w:rFonts w:hint="eastAsia"/>
          <w:lang w:eastAsia="x-none"/>
        </w:rPr>
        <w:t xml:space="preserve">, complexity, monitoring </w:t>
      </w:r>
      <w:r w:rsidRPr="009E789F">
        <w:rPr>
          <w:lang w:eastAsia="x-none"/>
        </w:rPr>
        <w:t>accuracy</w:t>
      </w:r>
      <w:r w:rsidRPr="009E789F">
        <w:rPr>
          <w:rFonts w:eastAsia="DengXian" w:hint="eastAsia"/>
          <w:lang w:eastAsia="zh-CN"/>
        </w:rPr>
        <w:t xml:space="preserve">, UE </w:t>
      </w:r>
      <w:r w:rsidRPr="009E789F">
        <w:rPr>
          <w:rFonts w:eastAsia="DengXian"/>
          <w:lang w:eastAsia="zh-CN"/>
        </w:rPr>
        <w:t>capability</w:t>
      </w:r>
    </w:p>
    <w:p w14:paraId="3281EE9B" w14:textId="77777777" w:rsidR="009E789F" w:rsidRPr="009E789F" w:rsidRDefault="009E789F" w:rsidP="00311060">
      <w:pPr>
        <w:numPr>
          <w:ilvl w:val="1"/>
          <w:numId w:val="205"/>
        </w:numPr>
        <w:spacing w:after="180"/>
        <w:contextualSpacing/>
        <w:jc w:val="both"/>
        <w:rPr>
          <w:lang w:eastAsia="x-none"/>
        </w:rPr>
      </w:pPr>
      <w:r w:rsidRPr="009E789F">
        <w:rPr>
          <w:lang w:eastAsia="x-none"/>
        </w:rPr>
        <w:t xml:space="preserve">Based on </w:t>
      </w:r>
      <w:r w:rsidRPr="009E789F">
        <w:rPr>
          <w:rFonts w:eastAsia="SimSun"/>
          <w:lang w:eastAsia="x-none"/>
        </w:rPr>
        <w:t xml:space="preserve">the output of the </w:t>
      </w:r>
      <w:r w:rsidRPr="009E789F">
        <w:rPr>
          <w:lang w:eastAsia="x-none"/>
        </w:rPr>
        <w:t xml:space="preserve">CSI reconstruction </w:t>
      </w:r>
      <w:r w:rsidRPr="009E789F">
        <w:rPr>
          <w:rFonts w:eastAsia="SimSun"/>
          <w:lang w:eastAsia="x-none"/>
        </w:rPr>
        <w:t>model at the UE</w:t>
      </w:r>
      <w:r w:rsidRPr="009E789F">
        <w:rPr>
          <w:lang w:eastAsia="x-none"/>
        </w:rPr>
        <w:t xml:space="preserve"> (Case 2-1)</w:t>
      </w:r>
    </w:p>
    <w:p w14:paraId="3DAB747E" w14:textId="77777777" w:rsidR="009E789F" w:rsidRPr="009E789F" w:rsidRDefault="009E789F" w:rsidP="00311060">
      <w:pPr>
        <w:numPr>
          <w:ilvl w:val="2"/>
          <w:numId w:val="205"/>
        </w:numPr>
        <w:spacing w:after="180"/>
        <w:contextualSpacing/>
        <w:jc w:val="both"/>
        <w:rPr>
          <w:lang w:eastAsia="x-none"/>
        </w:rPr>
      </w:pPr>
      <w:r w:rsidRPr="009E789F">
        <w:rPr>
          <w:lang w:eastAsia="x-none"/>
        </w:rPr>
        <w:t>Note: CSI reconstruction model at the UE-side can be the same as the actual CSI reconstruction model used at the NW-side, a reference model provided by NW, or a proxy model developed by the UE side.</w:t>
      </w:r>
    </w:p>
    <w:p w14:paraId="75A0EAD9" w14:textId="77777777" w:rsidR="009E789F" w:rsidRPr="009E789F" w:rsidRDefault="009E789F" w:rsidP="00311060">
      <w:pPr>
        <w:numPr>
          <w:ilvl w:val="1"/>
          <w:numId w:val="205"/>
        </w:numPr>
        <w:spacing w:after="180"/>
        <w:contextualSpacing/>
        <w:jc w:val="both"/>
        <w:rPr>
          <w:lang w:eastAsia="x-none"/>
        </w:rPr>
      </w:pPr>
      <w:r w:rsidRPr="009E789F">
        <w:rPr>
          <w:lang w:eastAsia="x-none"/>
        </w:rPr>
        <w:t>Via direct estimation of intermediate KPI (e.g., SGCS) without reconstructing a target CSI (Case 2-2)</w:t>
      </w:r>
    </w:p>
    <w:p w14:paraId="395E884F" w14:textId="77777777" w:rsidR="009E789F" w:rsidRPr="009E789F" w:rsidRDefault="009E789F" w:rsidP="00311060">
      <w:pPr>
        <w:numPr>
          <w:ilvl w:val="1"/>
          <w:numId w:val="205"/>
        </w:numPr>
        <w:spacing w:after="180"/>
        <w:contextualSpacing/>
        <w:jc w:val="both"/>
        <w:rPr>
          <w:lang w:eastAsia="x-none"/>
        </w:rPr>
      </w:pPr>
      <w:r w:rsidRPr="009E789F">
        <w:rPr>
          <w:lang w:eastAsia="x-none"/>
        </w:rPr>
        <w:t>Via estimation of monitoring output other than intermediate KPI</w:t>
      </w:r>
      <w:r w:rsidRPr="009E789F">
        <w:rPr>
          <w:rFonts w:eastAsia="DengXian" w:hint="eastAsia"/>
          <w:lang w:eastAsia="zh-CN"/>
        </w:rPr>
        <w:t xml:space="preserve"> </w:t>
      </w:r>
      <w:r w:rsidRPr="009E789F">
        <w:rPr>
          <w:lang w:eastAsia="x-none"/>
        </w:rPr>
        <w:t>without reconstructing a target CSI</w:t>
      </w:r>
    </w:p>
    <w:p w14:paraId="7AA013BD" w14:textId="77777777" w:rsidR="009E789F" w:rsidRPr="009E789F" w:rsidRDefault="009E789F" w:rsidP="00311060">
      <w:pPr>
        <w:numPr>
          <w:ilvl w:val="1"/>
          <w:numId w:val="205"/>
        </w:numPr>
        <w:spacing w:after="180"/>
        <w:contextualSpacing/>
        <w:jc w:val="both"/>
        <w:rPr>
          <w:lang w:eastAsia="x-none"/>
        </w:rPr>
      </w:pPr>
      <w:r w:rsidRPr="009E789F">
        <w:rPr>
          <w:lang w:eastAsia="x-none"/>
        </w:rPr>
        <w:t xml:space="preserve">Based on precoded RS (e.g., CSI-RS, DMRS) transmitted from NW based on the output of the CSI reconstruction model </w:t>
      </w:r>
    </w:p>
    <w:p w14:paraId="6A224014" w14:textId="77777777" w:rsidR="009E789F" w:rsidRPr="009E789F" w:rsidRDefault="009E789F" w:rsidP="00311060">
      <w:pPr>
        <w:numPr>
          <w:ilvl w:val="1"/>
          <w:numId w:val="205"/>
        </w:numPr>
        <w:spacing w:after="180"/>
        <w:contextualSpacing/>
        <w:jc w:val="both"/>
        <w:rPr>
          <w:lang w:eastAsia="x-none"/>
        </w:rPr>
      </w:pPr>
      <w:r w:rsidRPr="009E789F">
        <w:rPr>
          <w:lang w:eastAsia="x-none"/>
        </w:rPr>
        <w:t>Based on the output of the CSI reconstruction model indicated by the NW via legacy eT2 codebook or eT2-like high-resolution codebook</w:t>
      </w:r>
    </w:p>
    <w:p w14:paraId="3F013A60" w14:textId="77777777" w:rsidR="009E789F" w:rsidRPr="009E789F" w:rsidRDefault="009E789F" w:rsidP="009E789F">
      <w:r w:rsidRPr="009E789F">
        <w:t>Regarding monitoring metrics:</w:t>
      </w:r>
    </w:p>
    <w:p w14:paraId="2D293910" w14:textId="77777777" w:rsidR="009E789F" w:rsidRPr="009E789F" w:rsidRDefault="009E789F" w:rsidP="00311060">
      <w:pPr>
        <w:numPr>
          <w:ilvl w:val="0"/>
          <w:numId w:val="229"/>
        </w:numPr>
        <w:spacing w:after="180"/>
        <w:contextualSpacing/>
        <w:jc w:val="both"/>
        <w:rPr>
          <w:lang w:eastAsia="x-none"/>
        </w:rPr>
      </w:pPr>
      <w:r w:rsidRPr="009E789F">
        <w:rPr>
          <w:lang w:eastAsia="x-none"/>
        </w:rPr>
        <w:t>Monitoring accuracy also includes generalization considerations, if applicable.</w:t>
      </w:r>
    </w:p>
    <w:p w14:paraId="217ED988" w14:textId="77777777" w:rsidR="009E789F" w:rsidRPr="009E789F" w:rsidRDefault="009E789F" w:rsidP="00311060">
      <w:pPr>
        <w:numPr>
          <w:ilvl w:val="0"/>
          <w:numId w:val="229"/>
        </w:numPr>
        <w:spacing w:after="180"/>
        <w:contextualSpacing/>
        <w:jc w:val="both"/>
        <w:rPr>
          <w:lang w:eastAsia="x-none"/>
        </w:rPr>
      </w:pPr>
      <w:r w:rsidRPr="009E789F">
        <w:rPr>
          <w:lang w:eastAsia="x-none"/>
        </w:rPr>
        <w:t>Complexity also includes LCM complexity, if applicable.</w:t>
      </w:r>
    </w:p>
    <w:p w14:paraId="1A6BEB29" w14:textId="77777777" w:rsidR="009E789F" w:rsidRPr="009E789F" w:rsidRDefault="009E789F" w:rsidP="00311060">
      <w:pPr>
        <w:numPr>
          <w:ilvl w:val="0"/>
          <w:numId w:val="229"/>
        </w:numPr>
        <w:spacing w:after="180"/>
        <w:contextualSpacing/>
        <w:jc w:val="both"/>
        <w:rPr>
          <w:lang w:eastAsia="x-none"/>
        </w:rPr>
      </w:pPr>
      <w:r w:rsidRPr="009E789F">
        <w:rPr>
          <w:lang w:eastAsia="x-none"/>
        </w:rPr>
        <w:t>Monitoring overhead, latency, complexity, and accuracy analysis may have to consider using at N&gt;1 CSI feedback occasions.</w:t>
      </w:r>
    </w:p>
    <w:p w14:paraId="39293293" w14:textId="77777777" w:rsidR="009E789F" w:rsidRPr="009E789F" w:rsidRDefault="009E789F" w:rsidP="00311060">
      <w:pPr>
        <w:numPr>
          <w:ilvl w:val="0"/>
          <w:numId w:val="229"/>
        </w:numPr>
        <w:spacing w:after="180"/>
        <w:contextualSpacing/>
        <w:jc w:val="both"/>
        <w:rPr>
          <w:lang w:eastAsia="x-none"/>
        </w:rPr>
      </w:pPr>
      <w:r w:rsidRPr="009E789F">
        <w:rPr>
          <w:rFonts w:eastAsia="DengXian" w:hint="eastAsia"/>
          <w:lang w:eastAsia="zh-CN"/>
        </w:rPr>
        <w:t>T</w:t>
      </w:r>
      <w:r w:rsidRPr="009E789F">
        <w:rPr>
          <w:rFonts w:eastAsia="DengXian"/>
          <w:lang w:eastAsia="zh-CN"/>
        </w:rPr>
        <w:t>estability</w:t>
      </w:r>
      <w:r w:rsidRPr="009E789F">
        <w:rPr>
          <w:rFonts w:eastAsia="DengXian" w:hint="eastAsia"/>
          <w:lang w:eastAsia="zh-CN"/>
        </w:rPr>
        <w:t xml:space="preserve"> of UE reported metrics</w:t>
      </w:r>
    </w:p>
    <w:p w14:paraId="7C861175" w14:textId="77777777" w:rsidR="009E789F" w:rsidRPr="009E789F" w:rsidRDefault="009E789F" w:rsidP="009E789F">
      <w:r w:rsidRPr="009E789F">
        <w:t>Discussion may include the following aspects:</w:t>
      </w:r>
    </w:p>
    <w:p w14:paraId="3E58B076" w14:textId="77777777" w:rsidR="009E789F" w:rsidRPr="009E789F" w:rsidRDefault="009E789F" w:rsidP="00311060">
      <w:pPr>
        <w:numPr>
          <w:ilvl w:val="0"/>
          <w:numId w:val="230"/>
        </w:numPr>
        <w:spacing w:after="180"/>
        <w:contextualSpacing/>
        <w:jc w:val="both"/>
        <w:rPr>
          <w:lang w:eastAsia="x-none"/>
        </w:rPr>
      </w:pPr>
      <w:r w:rsidRPr="009E789F">
        <w:rPr>
          <w:lang w:eastAsia="x-none"/>
        </w:rPr>
        <w:t>Consideration of Options 1-5 and their sub-options for alleviating / resolving the issues related to inter-vendor training collaboration</w:t>
      </w:r>
    </w:p>
    <w:p w14:paraId="6B767B8D" w14:textId="77777777" w:rsidR="009E789F" w:rsidRPr="009E789F" w:rsidRDefault="009E789F" w:rsidP="00311060">
      <w:pPr>
        <w:numPr>
          <w:ilvl w:val="0"/>
          <w:numId w:val="230"/>
        </w:numPr>
        <w:spacing w:after="180"/>
        <w:contextualSpacing/>
        <w:jc w:val="both"/>
        <w:rPr>
          <w:lang w:eastAsia="x-none"/>
        </w:rPr>
      </w:pPr>
      <w:r w:rsidRPr="009E789F">
        <w:rPr>
          <w:lang w:eastAsia="x-none"/>
        </w:rPr>
        <w:t>Temporal domain aspects of CSI compression</w:t>
      </w:r>
    </w:p>
    <w:p w14:paraId="3B6EC483" w14:textId="77777777" w:rsidR="009E789F" w:rsidRPr="009E789F" w:rsidRDefault="009E789F" w:rsidP="00311060">
      <w:pPr>
        <w:numPr>
          <w:ilvl w:val="0"/>
          <w:numId w:val="230"/>
        </w:numPr>
        <w:spacing w:after="180"/>
        <w:contextualSpacing/>
        <w:jc w:val="both"/>
        <w:rPr>
          <w:lang w:eastAsia="x-none"/>
        </w:rPr>
      </w:pPr>
      <w:r w:rsidRPr="009E789F">
        <w:rPr>
          <w:lang w:eastAsia="x-none"/>
        </w:rPr>
        <w:t>How the above monitoring approaches or combination of them may help identifying</w:t>
      </w:r>
      <w:r w:rsidRPr="009E789F">
        <w:rPr>
          <w:rFonts w:hint="eastAsia"/>
          <w:lang w:eastAsia="x-none"/>
        </w:rPr>
        <w:t xml:space="preserve"> the cause </w:t>
      </w:r>
      <w:r w:rsidRPr="009E789F">
        <w:rPr>
          <w:rFonts w:eastAsia="DengXian" w:hint="eastAsia"/>
          <w:lang w:eastAsia="zh-CN"/>
        </w:rPr>
        <w:t xml:space="preserve">(e.g., NW side, UE side, data drift) </w:t>
      </w:r>
      <w:r w:rsidRPr="009E789F">
        <w:rPr>
          <w:rFonts w:hint="eastAsia"/>
          <w:lang w:eastAsia="x-none"/>
        </w:rPr>
        <w:t>of the performance degradation</w:t>
      </w:r>
    </w:p>
    <w:p w14:paraId="2375ABD6" w14:textId="77777777" w:rsidR="009E789F" w:rsidRPr="009E789F" w:rsidRDefault="009E789F" w:rsidP="009E789F">
      <w:r w:rsidRPr="009E789F">
        <w:t>Note: for UE-side monitoring, the final reported monitoring output, if specified, may be different, e.g., be further derived based on the output of the above approaches.</w:t>
      </w:r>
    </w:p>
    <w:p w14:paraId="744DE6D6" w14:textId="77777777" w:rsidR="009E789F" w:rsidRPr="009E789F" w:rsidRDefault="009E789F" w:rsidP="009E789F">
      <w:pPr>
        <w:rPr>
          <w:rFonts w:eastAsia="DengXian"/>
          <w:lang w:eastAsia="zh-CN"/>
        </w:rPr>
      </w:pPr>
      <w:r w:rsidRPr="009E789F">
        <w:t>Note: implementation-based monitoring solutions can be considered in assessing the necessity of the above monitoring approaches.</w:t>
      </w:r>
    </w:p>
    <w:p w14:paraId="6B9DA57D" w14:textId="77777777" w:rsidR="009E789F" w:rsidRPr="009E789F" w:rsidRDefault="009E789F" w:rsidP="009E789F">
      <w:pPr>
        <w:rPr>
          <w:rFonts w:eastAsia="DengXian"/>
          <w:lang w:eastAsia="zh-CN"/>
        </w:rPr>
      </w:pPr>
    </w:p>
    <w:p w14:paraId="19E28F18" w14:textId="77777777" w:rsidR="009E789F" w:rsidRPr="009E789F" w:rsidRDefault="009E789F" w:rsidP="009E789F">
      <w:pPr>
        <w:rPr>
          <w:rFonts w:eastAsia="DengXian"/>
          <w:lang w:eastAsia="zh-CN"/>
        </w:rPr>
      </w:pPr>
    </w:p>
    <w:p w14:paraId="239847BD" w14:textId="77777777" w:rsidR="009E789F" w:rsidRPr="009E789F" w:rsidRDefault="009E789F" w:rsidP="009E789F">
      <w:pPr>
        <w:rPr>
          <w:rFonts w:eastAsia="DengXian"/>
          <w:highlight w:val="green"/>
          <w:lang w:eastAsia="zh-CN"/>
        </w:rPr>
      </w:pPr>
      <w:r w:rsidRPr="009E789F">
        <w:rPr>
          <w:rFonts w:eastAsia="DengXian" w:hint="eastAsia"/>
          <w:highlight w:val="green"/>
          <w:lang w:eastAsia="zh-CN"/>
        </w:rPr>
        <w:t>Agreement</w:t>
      </w:r>
    </w:p>
    <w:p w14:paraId="2404E418" w14:textId="77777777" w:rsidR="009E789F" w:rsidRPr="009E789F" w:rsidRDefault="009E789F" w:rsidP="009E789F">
      <w:r w:rsidRPr="009E789F">
        <w:lastRenderedPageBreak/>
        <w:t>For temporal domain aspects Case 3 and 4, study the impact on LCM aspects of separate prediction and compression</w:t>
      </w:r>
      <w:r w:rsidRPr="009E789F">
        <w:rPr>
          <w:rFonts w:eastAsia="DengXian" w:hint="eastAsia"/>
          <w:lang w:eastAsia="zh-CN"/>
        </w:rPr>
        <w:t>,</w:t>
      </w:r>
      <w:r w:rsidRPr="009E789F">
        <w:t xml:space="preserve"> </w:t>
      </w:r>
      <w:r w:rsidRPr="009E789F">
        <w:rPr>
          <w:rFonts w:eastAsia="DengXian" w:hint="eastAsia"/>
          <w:lang w:eastAsia="zh-CN"/>
        </w:rPr>
        <w:t xml:space="preserve">and </w:t>
      </w:r>
      <w:r w:rsidRPr="009E789F">
        <w:t>joint prediction and compression.</w:t>
      </w:r>
    </w:p>
    <w:p w14:paraId="6AAF3CAA" w14:textId="77777777" w:rsidR="009E789F" w:rsidRPr="009E789F" w:rsidRDefault="009E789F" w:rsidP="009E789F">
      <w:pPr>
        <w:rPr>
          <w:rFonts w:eastAsia="DengXian"/>
          <w:lang w:eastAsia="zh-CN"/>
        </w:rPr>
      </w:pPr>
    </w:p>
    <w:p w14:paraId="5FB73EB1" w14:textId="51463E64" w:rsidR="009E789F" w:rsidRPr="009E789F" w:rsidRDefault="009E789F" w:rsidP="009E789F">
      <w:pPr>
        <w:rPr>
          <w:rFonts w:eastAsia="DengXian"/>
          <w:lang w:eastAsia="zh-CN"/>
        </w:rPr>
      </w:pPr>
      <w:r w:rsidRPr="009E789F">
        <w:rPr>
          <w:rFonts w:hint="eastAsia"/>
        </w:rPr>
        <w:t xml:space="preserve">Note: Observations of companies results </w:t>
      </w:r>
      <w:r w:rsidRPr="009E789F">
        <w:rPr>
          <w:rFonts w:eastAsia="DengXian" w:hint="eastAsia"/>
          <w:lang w:eastAsia="zh-CN"/>
        </w:rPr>
        <w:t xml:space="preserve">till RAN1#117 </w:t>
      </w:r>
      <w:r w:rsidRPr="009E789F">
        <w:rPr>
          <w:rFonts w:hint="eastAsia"/>
        </w:rPr>
        <w:t xml:space="preserve">are </w:t>
      </w:r>
      <w:r w:rsidRPr="009E789F">
        <w:t>captured</w:t>
      </w:r>
      <w:r w:rsidRPr="009E789F">
        <w:rPr>
          <w:rFonts w:hint="eastAsia"/>
        </w:rPr>
        <w:t xml:space="preserve"> in FL summary </w:t>
      </w:r>
      <w:hyperlink r:id="rId1074" w:history="1">
        <w:r w:rsidR="006F79AF">
          <w:rPr>
            <w:rStyle w:val="Hyperlink"/>
          </w:rPr>
          <w:t>R1-2405419</w:t>
        </w:r>
      </w:hyperlink>
      <w:r w:rsidRPr="009E789F">
        <w:rPr>
          <w:rFonts w:eastAsia="DengXian" w:hint="eastAsia"/>
          <w:lang w:eastAsia="zh-CN"/>
        </w:rPr>
        <w:t>.</w:t>
      </w:r>
    </w:p>
    <w:p w14:paraId="696925CB" w14:textId="77777777" w:rsidR="009E789F" w:rsidRDefault="009E789F" w:rsidP="00F21DCC">
      <w:pPr>
        <w:rPr>
          <w:lang w:eastAsia="x-none"/>
        </w:rPr>
      </w:pPr>
    </w:p>
    <w:p w14:paraId="538E9550" w14:textId="77777777" w:rsidR="009E789F" w:rsidRDefault="009E789F" w:rsidP="00F21DCC">
      <w:pPr>
        <w:rPr>
          <w:lang w:eastAsia="x-none"/>
        </w:rPr>
      </w:pPr>
    </w:p>
    <w:p w14:paraId="28F3168D" w14:textId="723FDBC4" w:rsidR="00F21DCC" w:rsidRPr="00D7097B" w:rsidRDefault="00DB4C53" w:rsidP="00F21DCC">
      <w:pPr>
        <w:rPr>
          <w:lang w:eastAsia="x-none"/>
        </w:rPr>
      </w:pPr>
      <w:r>
        <w:rPr>
          <w:lang w:eastAsia="x-none"/>
        </w:rPr>
        <w:t xml:space="preserve">Final summary in </w:t>
      </w:r>
      <w:hyperlink r:id="rId1075" w:history="1">
        <w:r w:rsidR="006F79AF">
          <w:rPr>
            <w:rStyle w:val="Hyperlink"/>
            <w:lang w:eastAsia="x-none"/>
          </w:rPr>
          <w:t>R1-2405419</w:t>
        </w:r>
      </w:hyperlink>
      <w:r>
        <w:rPr>
          <w:lang w:eastAsia="x-none"/>
        </w:rPr>
        <w:t>.</w:t>
      </w:r>
    </w:p>
    <w:p w14:paraId="16144107" w14:textId="77777777" w:rsidR="00D7097B" w:rsidRPr="00D7097B" w:rsidRDefault="00D7097B" w:rsidP="00656510">
      <w:pPr>
        <w:pStyle w:val="Heading4"/>
      </w:pPr>
      <w:bookmarkStart w:id="369" w:name="_Toc166306533"/>
      <w:bookmarkStart w:id="370" w:name="_Toc173405027"/>
      <w:r w:rsidRPr="00D7097B">
        <w:t>Other aspects of AI/ML model and data</w:t>
      </w:r>
      <w:bookmarkEnd w:id="369"/>
      <w:bookmarkEnd w:id="370"/>
    </w:p>
    <w:p w14:paraId="220F7898" w14:textId="77777777" w:rsidR="00D7097B" w:rsidRPr="00D7097B" w:rsidRDefault="00D7097B" w:rsidP="00D7097B">
      <w:pPr>
        <w:rPr>
          <w:i/>
          <w:lang w:eastAsia="x-none"/>
        </w:rPr>
      </w:pPr>
      <w:r w:rsidRPr="00D7097B">
        <w:rPr>
          <w:i/>
          <w:lang w:eastAsia="x-none"/>
        </w:rPr>
        <w:t>Including model identification/procedure, collection of UE-sided model training data, and model transfer/delivery</w:t>
      </w:r>
    </w:p>
    <w:p w14:paraId="46922AE5" w14:textId="77777777" w:rsidR="00D7097B" w:rsidRPr="00D7097B" w:rsidRDefault="00D7097B" w:rsidP="00D7097B">
      <w:pPr>
        <w:rPr>
          <w:i/>
          <w:lang w:eastAsia="x-none"/>
        </w:rPr>
      </w:pPr>
    </w:p>
    <w:p w14:paraId="70847E90" w14:textId="1E055EFF" w:rsidR="00D7097B" w:rsidRPr="00D7097B" w:rsidRDefault="006F79AF" w:rsidP="00D7097B">
      <w:pPr>
        <w:rPr>
          <w:iCs/>
          <w:lang w:val="en-US" w:eastAsia="x-none"/>
        </w:rPr>
      </w:pPr>
      <w:hyperlink r:id="rId1076" w:history="1">
        <w:r>
          <w:rPr>
            <w:rStyle w:val="Hyperlink"/>
            <w:iCs/>
            <w:lang w:val="en-US" w:eastAsia="x-none"/>
          </w:rPr>
          <w:t>R1-2403868</w:t>
        </w:r>
      </w:hyperlink>
      <w:r w:rsidR="00D7097B" w:rsidRPr="00D7097B">
        <w:rPr>
          <w:iCs/>
          <w:lang w:val="en-US" w:eastAsia="x-none"/>
        </w:rPr>
        <w:tab/>
        <w:t>Discussion on other aspects of AI/ML model and data on AI/ML for NR air-interface</w:t>
      </w:r>
      <w:r w:rsidR="00D7097B" w:rsidRPr="00D7097B">
        <w:rPr>
          <w:iCs/>
          <w:lang w:val="en-US" w:eastAsia="x-none"/>
        </w:rPr>
        <w:tab/>
        <w:t>FUTUREWEI</w:t>
      </w:r>
    </w:p>
    <w:p w14:paraId="25F83F51" w14:textId="7000DBD7" w:rsidR="00D7097B" w:rsidRPr="00D7097B" w:rsidRDefault="006F79AF" w:rsidP="00D7097B">
      <w:pPr>
        <w:rPr>
          <w:iCs/>
          <w:lang w:val="en-US" w:eastAsia="x-none"/>
        </w:rPr>
      </w:pPr>
      <w:hyperlink r:id="rId1077" w:history="1">
        <w:r>
          <w:rPr>
            <w:rStyle w:val="Hyperlink"/>
            <w:iCs/>
            <w:lang w:val="en-US" w:eastAsia="x-none"/>
          </w:rPr>
          <w:t>R1-2403915</w:t>
        </w:r>
      </w:hyperlink>
      <w:r w:rsidR="00D7097B" w:rsidRPr="00D7097B">
        <w:rPr>
          <w:iCs/>
          <w:lang w:val="en-US" w:eastAsia="x-none"/>
        </w:rPr>
        <w:tab/>
        <w:t>Discussion on other aspects of AI/ML</w:t>
      </w:r>
      <w:r w:rsidR="00D7097B" w:rsidRPr="00D7097B">
        <w:rPr>
          <w:iCs/>
          <w:lang w:val="en-US" w:eastAsia="x-none"/>
        </w:rPr>
        <w:tab/>
        <w:t>Ericsson</w:t>
      </w:r>
    </w:p>
    <w:p w14:paraId="3FA1DA92" w14:textId="5E3AA07E" w:rsidR="00D7097B" w:rsidRPr="00D7097B" w:rsidRDefault="006F79AF" w:rsidP="00D7097B">
      <w:pPr>
        <w:rPr>
          <w:iCs/>
          <w:lang w:val="en-US" w:eastAsia="x-none"/>
        </w:rPr>
      </w:pPr>
      <w:hyperlink r:id="rId1078" w:history="1">
        <w:r>
          <w:rPr>
            <w:rStyle w:val="Hyperlink"/>
            <w:iCs/>
            <w:lang w:val="en-US" w:eastAsia="x-none"/>
          </w:rPr>
          <w:t>R1-2403933</w:t>
        </w:r>
      </w:hyperlink>
      <w:r w:rsidR="00D7097B" w:rsidRPr="00D7097B">
        <w:rPr>
          <w:iCs/>
          <w:lang w:val="en-US" w:eastAsia="x-none"/>
        </w:rPr>
        <w:tab/>
        <w:t>Discussion on other aspects of the additional study for AI/ML</w:t>
      </w:r>
      <w:r w:rsidR="00D7097B" w:rsidRPr="00D7097B">
        <w:rPr>
          <w:iCs/>
          <w:lang w:val="en-US" w:eastAsia="x-none"/>
        </w:rPr>
        <w:tab/>
        <w:t>Huawei, HiSilicon</w:t>
      </w:r>
    </w:p>
    <w:p w14:paraId="3F4AEC34" w14:textId="299A525F" w:rsidR="00D7097B" w:rsidRPr="00D7097B" w:rsidRDefault="006F79AF" w:rsidP="00D7097B">
      <w:pPr>
        <w:rPr>
          <w:iCs/>
          <w:lang w:val="en-US" w:eastAsia="x-none"/>
        </w:rPr>
      </w:pPr>
      <w:hyperlink r:id="rId1079" w:history="1">
        <w:r>
          <w:rPr>
            <w:rStyle w:val="Hyperlink"/>
            <w:iCs/>
            <w:lang w:val="en-US" w:eastAsia="x-none"/>
          </w:rPr>
          <w:t>R1-2403977</w:t>
        </w:r>
      </w:hyperlink>
      <w:r w:rsidR="00D7097B" w:rsidRPr="00D7097B">
        <w:rPr>
          <w:iCs/>
          <w:lang w:val="en-US" w:eastAsia="x-none"/>
        </w:rPr>
        <w:tab/>
        <w:t>Other study aspects of AI/ML for air interface</w:t>
      </w:r>
      <w:r w:rsidR="00D7097B" w:rsidRPr="00D7097B">
        <w:rPr>
          <w:iCs/>
          <w:lang w:val="en-US" w:eastAsia="x-none"/>
        </w:rPr>
        <w:tab/>
        <w:t>Intel Corporation</w:t>
      </w:r>
    </w:p>
    <w:p w14:paraId="38546693" w14:textId="0D712983" w:rsidR="00D7097B" w:rsidRPr="00D7097B" w:rsidRDefault="006F79AF" w:rsidP="00D7097B">
      <w:pPr>
        <w:rPr>
          <w:iCs/>
          <w:lang w:val="en-US" w:eastAsia="x-none"/>
        </w:rPr>
      </w:pPr>
      <w:hyperlink r:id="rId1080" w:history="1">
        <w:r>
          <w:rPr>
            <w:rStyle w:val="Hyperlink"/>
            <w:iCs/>
            <w:lang w:val="en-US" w:eastAsia="x-none"/>
          </w:rPr>
          <w:t>R1-2404018</w:t>
        </w:r>
      </w:hyperlink>
      <w:r w:rsidR="00D7097B" w:rsidRPr="00D7097B">
        <w:rPr>
          <w:iCs/>
          <w:lang w:val="en-US" w:eastAsia="x-none"/>
        </w:rPr>
        <w:tab/>
        <w:t>Discussion on other aspects of AI/ML model and data</w:t>
      </w:r>
      <w:r w:rsidR="00D7097B" w:rsidRPr="00D7097B">
        <w:rPr>
          <w:iCs/>
          <w:lang w:val="en-US" w:eastAsia="x-none"/>
        </w:rPr>
        <w:tab/>
        <w:t>Spreadtrum Communications</w:t>
      </w:r>
    </w:p>
    <w:p w14:paraId="18EFED85" w14:textId="62987B0A" w:rsidR="00D7097B" w:rsidRPr="00D7097B" w:rsidRDefault="006F79AF" w:rsidP="00D7097B">
      <w:pPr>
        <w:rPr>
          <w:iCs/>
          <w:lang w:val="en-US" w:eastAsia="x-none"/>
        </w:rPr>
      </w:pPr>
      <w:hyperlink r:id="rId1081" w:history="1">
        <w:r>
          <w:rPr>
            <w:rStyle w:val="Hyperlink"/>
            <w:iCs/>
            <w:lang w:val="en-US" w:eastAsia="x-none"/>
          </w:rPr>
          <w:t>R1-2404055</w:t>
        </w:r>
      </w:hyperlink>
      <w:r w:rsidR="00D7097B" w:rsidRPr="00D7097B">
        <w:rPr>
          <w:iCs/>
          <w:lang w:val="en-US" w:eastAsia="x-none"/>
        </w:rPr>
        <w:tab/>
        <w:t>Discussion on other aspects of AI/ML model and data</w:t>
      </w:r>
      <w:r w:rsidR="00D7097B" w:rsidRPr="00D7097B">
        <w:rPr>
          <w:iCs/>
          <w:lang w:val="en-US" w:eastAsia="x-none"/>
        </w:rPr>
        <w:tab/>
        <w:t>InterDigital, Inc.</w:t>
      </w:r>
    </w:p>
    <w:p w14:paraId="4777D22B" w14:textId="7FADAF59" w:rsidR="00D7097B" w:rsidRPr="00D7097B" w:rsidRDefault="006F79AF" w:rsidP="00D7097B">
      <w:pPr>
        <w:rPr>
          <w:iCs/>
          <w:lang w:val="en-US" w:eastAsia="x-none"/>
        </w:rPr>
      </w:pPr>
      <w:hyperlink r:id="rId1082" w:history="1">
        <w:r>
          <w:rPr>
            <w:rStyle w:val="Hyperlink"/>
            <w:iCs/>
            <w:lang w:val="en-US" w:eastAsia="x-none"/>
          </w:rPr>
          <w:t>R1-2404105</w:t>
        </w:r>
      </w:hyperlink>
      <w:r w:rsidR="00D7097B" w:rsidRPr="00D7097B">
        <w:rPr>
          <w:iCs/>
          <w:lang w:val="en-US" w:eastAsia="x-none"/>
        </w:rPr>
        <w:tab/>
        <w:t>Discussion for further study on other aspects of AI/ML model and data</w:t>
      </w:r>
      <w:r w:rsidR="00D7097B" w:rsidRPr="00D7097B">
        <w:rPr>
          <w:iCs/>
          <w:lang w:val="en-US" w:eastAsia="x-none"/>
        </w:rPr>
        <w:tab/>
        <w:t>Samsung</w:t>
      </w:r>
    </w:p>
    <w:p w14:paraId="5AC6A711" w14:textId="210E8465" w:rsidR="00D7097B" w:rsidRPr="00D7097B" w:rsidRDefault="006F79AF" w:rsidP="00D7097B">
      <w:pPr>
        <w:rPr>
          <w:iCs/>
          <w:lang w:val="en-US" w:eastAsia="x-none"/>
        </w:rPr>
      </w:pPr>
      <w:hyperlink r:id="rId1083" w:history="1">
        <w:r>
          <w:rPr>
            <w:rStyle w:val="Hyperlink"/>
            <w:iCs/>
            <w:lang w:val="en-US" w:eastAsia="x-none"/>
          </w:rPr>
          <w:t>R1-2404169</w:t>
        </w:r>
      </w:hyperlink>
      <w:r w:rsidR="00D7097B" w:rsidRPr="00D7097B">
        <w:rPr>
          <w:iCs/>
          <w:lang w:val="en-US" w:eastAsia="x-none"/>
        </w:rPr>
        <w:tab/>
        <w:t>Other aspects of AI/ML model and data</w:t>
      </w:r>
      <w:r w:rsidR="00D7097B" w:rsidRPr="00D7097B">
        <w:rPr>
          <w:iCs/>
          <w:lang w:val="en-US" w:eastAsia="x-none"/>
        </w:rPr>
        <w:tab/>
        <w:t>vivo</w:t>
      </w:r>
    </w:p>
    <w:p w14:paraId="12042327" w14:textId="34F79069" w:rsidR="00D7097B" w:rsidRPr="00D7097B" w:rsidRDefault="006F79AF" w:rsidP="00D7097B">
      <w:pPr>
        <w:rPr>
          <w:iCs/>
          <w:lang w:val="en-US" w:eastAsia="x-none"/>
        </w:rPr>
      </w:pPr>
      <w:hyperlink r:id="rId1084" w:history="1">
        <w:r>
          <w:rPr>
            <w:rStyle w:val="Hyperlink"/>
            <w:iCs/>
            <w:lang w:val="en-US" w:eastAsia="x-none"/>
          </w:rPr>
          <w:t>R1-2404276</w:t>
        </w:r>
      </w:hyperlink>
      <w:r w:rsidR="00D7097B" w:rsidRPr="00D7097B">
        <w:rPr>
          <w:iCs/>
          <w:lang w:val="en-US" w:eastAsia="x-none"/>
        </w:rPr>
        <w:tab/>
        <w:t>Discussion on other aspects of AI/ML model and data</w:t>
      </w:r>
      <w:r w:rsidR="00D7097B" w:rsidRPr="00D7097B">
        <w:rPr>
          <w:iCs/>
          <w:lang w:val="en-US" w:eastAsia="x-none"/>
        </w:rPr>
        <w:tab/>
        <w:t>Apple</w:t>
      </w:r>
    </w:p>
    <w:p w14:paraId="43C538D4" w14:textId="71465E60" w:rsidR="00D7097B" w:rsidRPr="00D7097B" w:rsidRDefault="006F79AF" w:rsidP="00D7097B">
      <w:pPr>
        <w:rPr>
          <w:iCs/>
          <w:lang w:val="en-US" w:eastAsia="x-none"/>
        </w:rPr>
      </w:pPr>
      <w:hyperlink r:id="rId1085" w:history="1">
        <w:r>
          <w:rPr>
            <w:rStyle w:val="Hyperlink"/>
            <w:iCs/>
            <w:lang w:val="en-US" w:eastAsia="x-none"/>
          </w:rPr>
          <w:t>R1-2404388</w:t>
        </w:r>
      </w:hyperlink>
      <w:r w:rsidR="00D7097B" w:rsidRPr="00D7097B">
        <w:rPr>
          <w:iCs/>
          <w:lang w:val="en-US" w:eastAsia="x-none"/>
        </w:rPr>
        <w:tab/>
        <w:t>Study on AI/ML for other aspects of model and data</w:t>
      </w:r>
      <w:r w:rsidR="00D7097B" w:rsidRPr="00D7097B">
        <w:rPr>
          <w:iCs/>
          <w:lang w:val="en-US" w:eastAsia="x-none"/>
        </w:rPr>
        <w:tab/>
        <w:t>CATT, CICTCI</w:t>
      </w:r>
    </w:p>
    <w:p w14:paraId="0021F68F" w14:textId="67F8CFE4" w:rsidR="00D7097B" w:rsidRPr="00D7097B" w:rsidRDefault="006F79AF" w:rsidP="00D7097B">
      <w:pPr>
        <w:rPr>
          <w:iCs/>
          <w:lang w:val="en-US" w:eastAsia="x-none"/>
        </w:rPr>
      </w:pPr>
      <w:hyperlink r:id="rId1086" w:history="1">
        <w:r>
          <w:rPr>
            <w:rStyle w:val="Hyperlink"/>
            <w:iCs/>
            <w:lang w:val="en-US" w:eastAsia="x-none"/>
          </w:rPr>
          <w:t>R1-2404448</w:t>
        </w:r>
      </w:hyperlink>
      <w:r w:rsidR="00D7097B" w:rsidRPr="00D7097B">
        <w:rPr>
          <w:iCs/>
          <w:lang w:val="en-US" w:eastAsia="x-none"/>
        </w:rPr>
        <w:tab/>
        <w:t>Discussion on other aspects of AI/ML model and data</w:t>
      </w:r>
      <w:r w:rsidR="00D7097B" w:rsidRPr="00D7097B">
        <w:rPr>
          <w:iCs/>
          <w:lang w:val="en-US" w:eastAsia="x-none"/>
        </w:rPr>
        <w:tab/>
        <w:t>CMCC</w:t>
      </w:r>
    </w:p>
    <w:p w14:paraId="31FC81C0" w14:textId="2456EAEC" w:rsidR="00D7097B" w:rsidRPr="00D7097B" w:rsidRDefault="006F79AF" w:rsidP="00D7097B">
      <w:pPr>
        <w:rPr>
          <w:iCs/>
          <w:lang w:val="en-US" w:eastAsia="x-none"/>
        </w:rPr>
      </w:pPr>
      <w:hyperlink r:id="rId1087" w:history="1">
        <w:r>
          <w:rPr>
            <w:rStyle w:val="Hyperlink"/>
            <w:iCs/>
            <w:lang w:val="en-US" w:eastAsia="x-none"/>
          </w:rPr>
          <w:t>R1-2404529</w:t>
        </w:r>
      </w:hyperlink>
      <w:r w:rsidR="00D7097B" w:rsidRPr="00D7097B">
        <w:rPr>
          <w:iCs/>
          <w:lang w:val="en-US" w:eastAsia="x-none"/>
        </w:rPr>
        <w:tab/>
        <w:t>On aspects of AI/ML model and data framework</w:t>
      </w:r>
      <w:r w:rsidR="00D7097B" w:rsidRPr="00D7097B">
        <w:rPr>
          <w:iCs/>
          <w:lang w:val="en-US" w:eastAsia="x-none"/>
        </w:rPr>
        <w:tab/>
        <w:t>Lenovo</w:t>
      </w:r>
    </w:p>
    <w:p w14:paraId="3F0A6643" w14:textId="56DEAE88" w:rsidR="00D7097B" w:rsidRPr="00D7097B" w:rsidRDefault="006F79AF" w:rsidP="00D7097B">
      <w:pPr>
        <w:rPr>
          <w:iCs/>
          <w:lang w:val="en-US" w:eastAsia="x-none"/>
        </w:rPr>
      </w:pPr>
      <w:hyperlink r:id="rId1088" w:history="1">
        <w:r>
          <w:rPr>
            <w:rStyle w:val="Hyperlink"/>
            <w:iCs/>
            <w:lang w:val="en-US" w:eastAsia="x-none"/>
          </w:rPr>
          <w:t>R1-2404540</w:t>
        </w:r>
      </w:hyperlink>
      <w:r w:rsidR="00D7097B" w:rsidRPr="00D7097B">
        <w:rPr>
          <w:iCs/>
          <w:lang w:val="en-US" w:eastAsia="x-none"/>
        </w:rPr>
        <w:tab/>
        <w:t>Additional study on other aspects of AI model and data</w:t>
      </w:r>
      <w:r w:rsidR="00D7097B" w:rsidRPr="00D7097B">
        <w:rPr>
          <w:iCs/>
          <w:lang w:val="en-US" w:eastAsia="x-none"/>
        </w:rPr>
        <w:tab/>
        <w:t>NVIDIA</w:t>
      </w:r>
    </w:p>
    <w:p w14:paraId="0D01F375" w14:textId="12D230B8" w:rsidR="00D7097B" w:rsidRPr="00D7097B" w:rsidRDefault="006F79AF" w:rsidP="00D7097B">
      <w:pPr>
        <w:rPr>
          <w:iCs/>
          <w:lang w:val="en-US" w:eastAsia="x-none"/>
        </w:rPr>
      </w:pPr>
      <w:hyperlink r:id="rId1089" w:history="1">
        <w:r>
          <w:rPr>
            <w:rStyle w:val="Hyperlink"/>
            <w:iCs/>
            <w:lang w:val="en-US" w:eastAsia="x-none"/>
          </w:rPr>
          <w:t>R1-2404549</w:t>
        </w:r>
      </w:hyperlink>
      <w:r w:rsidR="00D7097B" w:rsidRPr="00D7097B">
        <w:rPr>
          <w:iCs/>
          <w:lang w:val="en-US" w:eastAsia="x-none"/>
        </w:rPr>
        <w:tab/>
        <w:t>Discussion on other aspects of AI/ML model and data</w:t>
      </w:r>
      <w:r w:rsidR="00D7097B" w:rsidRPr="00D7097B">
        <w:rPr>
          <w:iCs/>
          <w:lang w:val="en-US" w:eastAsia="x-none"/>
        </w:rPr>
        <w:tab/>
        <w:t>LG Electronics</w:t>
      </w:r>
    </w:p>
    <w:p w14:paraId="1EE57E30" w14:textId="31A202C9" w:rsidR="00D7097B" w:rsidRPr="00D7097B" w:rsidRDefault="006F79AF" w:rsidP="00D7097B">
      <w:pPr>
        <w:rPr>
          <w:iCs/>
          <w:lang w:val="en-US" w:eastAsia="x-none"/>
        </w:rPr>
      </w:pPr>
      <w:hyperlink r:id="rId1090" w:history="1">
        <w:r>
          <w:rPr>
            <w:rStyle w:val="Hyperlink"/>
            <w:iCs/>
            <w:lang w:val="en-US" w:eastAsia="x-none"/>
          </w:rPr>
          <w:t>R1-2404586</w:t>
        </w:r>
      </w:hyperlink>
      <w:r w:rsidR="00D7097B" w:rsidRPr="00D7097B">
        <w:rPr>
          <w:iCs/>
          <w:lang w:val="en-US" w:eastAsia="x-none"/>
        </w:rPr>
        <w:tab/>
        <w:t>Discussion on other aspects of AI/ML model and data</w:t>
      </w:r>
      <w:r w:rsidR="00D7097B" w:rsidRPr="00D7097B">
        <w:rPr>
          <w:iCs/>
          <w:lang w:val="en-US" w:eastAsia="x-none"/>
        </w:rPr>
        <w:tab/>
        <w:t>Fujitsu</w:t>
      </w:r>
    </w:p>
    <w:p w14:paraId="6526B121" w14:textId="71C7AA23" w:rsidR="00D7097B" w:rsidRPr="00D7097B" w:rsidRDefault="006F79AF" w:rsidP="00D7097B">
      <w:pPr>
        <w:rPr>
          <w:iCs/>
          <w:lang w:val="en-US" w:eastAsia="x-none"/>
        </w:rPr>
      </w:pPr>
      <w:hyperlink r:id="rId1091" w:history="1">
        <w:r>
          <w:rPr>
            <w:rStyle w:val="Hyperlink"/>
            <w:iCs/>
            <w:lang w:val="en-US" w:eastAsia="x-none"/>
          </w:rPr>
          <w:t>R1-2404605</w:t>
        </w:r>
      </w:hyperlink>
      <w:r w:rsidR="00D7097B" w:rsidRPr="00D7097B">
        <w:rPr>
          <w:iCs/>
          <w:lang w:val="en-US" w:eastAsia="x-none"/>
        </w:rPr>
        <w:tab/>
        <w:t>Further study on AI/ML model and data</w:t>
      </w:r>
      <w:r w:rsidR="00D7097B" w:rsidRPr="00D7097B">
        <w:rPr>
          <w:iCs/>
          <w:lang w:val="en-US" w:eastAsia="x-none"/>
        </w:rPr>
        <w:tab/>
        <w:t>Xiaomi</w:t>
      </w:r>
    </w:p>
    <w:p w14:paraId="186639F3" w14:textId="61E9677C" w:rsidR="00D7097B" w:rsidRPr="00D7097B" w:rsidRDefault="006F79AF" w:rsidP="00D7097B">
      <w:pPr>
        <w:rPr>
          <w:iCs/>
          <w:lang w:val="en-US" w:eastAsia="x-none"/>
        </w:rPr>
      </w:pPr>
      <w:hyperlink r:id="rId1092" w:history="1">
        <w:r>
          <w:rPr>
            <w:rStyle w:val="Hyperlink"/>
            <w:iCs/>
            <w:lang w:val="en-US" w:eastAsia="x-none"/>
          </w:rPr>
          <w:t>R1-2404656</w:t>
        </w:r>
      </w:hyperlink>
      <w:r w:rsidR="00D7097B" w:rsidRPr="00D7097B">
        <w:rPr>
          <w:iCs/>
          <w:lang w:val="en-US" w:eastAsia="x-none"/>
        </w:rPr>
        <w:tab/>
        <w:t>Discussion on other aspects of AI/ML model and data</w:t>
      </w:r>
      <w:r w:rsidR="00D7097B" w:rsidRPr="00D7097B">
        <w:rPr>
          <w:iCs/>
          <w:lang w:val="en-US" w:eastAsia="x-none"/>
        </w:rPr>
        <w:tab/>
        <w:t>NEC</w:t>
      </w:r>
    </w:p>
    <w:p w14:paraId="24C9D587" w14:textId="50319423" w:rsidR="00D7097B" w:rsidRPr="00D7097B" w:rsidRDefault="006F79AF" w:rsidP="00D7097B">
      <w:pPr>
        <w:rPr>
          <w:iCs/>
          <w:lang w:val="en-US" w:eastAsia="x-none"/>
        </w:rPr>
      </w:pPr>
      <w:hyperlink r:id="rId1093" w:history="1">
        <w:r>
          <w:rPr>
            <w:rStyle w:val="Hyperlink"/>
            <w:iCs/>
            <w:lang w:val="en-US" w:eastAsia="x-none"/>
          </w:rPr>
          <w:t>R1-2404686</w:t>
        </w:r>
      </w:hyperlink>
      <w:r w:rsidR="00D7097B" w:rsidRPr="00D7097B">
        <w:rPr>
          <w:iCs/>
          <w:lang w:val="en-US" w:eastAsia="x-none"/>
        </w:rPr>
        <w:tab/>
        <w:t>AI/ML Model and Data</w:t>
      </w:r>
      <w:r w:rsidR="00D7097B" w:rsidRPr="00D7097B">
        <w:rPr>
          <w:iCs/>
          <w:lang w:val="en-US" w:eastAsia="x-none"/>
        </w:rPr>
        <w:tab/>
        <w:t>Google</w:t>
      </w:r>
    </w:p>
    <w:p w14:paraId="6E1162FF" w14:textId="7875899A" w:rsidR="00D7097B" w:rsidRPr="00D7097B" w:rsidRDefault="006F79AF" w:rsidP="00D7097B">
      <w:pPr>
        <w:rPr>
          <w:iCs/>
          <w:lang w:val="en-US" w:eastAsia="x-none"/>
        </w:rPr>
      </w:pPr>
      <w:hyperlink r:id="rId1094" w:history="1">
        <w:r>
          <w:rPr>
            <w:rStyle w:val="Hyperlink"/>
            <w:iCs/>
            <w:lang w:val="en-US" w:eastAsia="x-none"/>
          </w:rPr>
          <w:t>R1-2404704</w:t>
        </w:r>
      </w:hyperlink>
      <w:r w:rsidR="00D7097B" w:rsidRPr="00D7097B">
        <w:rPr>
          <w:iCs/>
          <w:lang w:val="en-US" w:eastAsia="x-none"/>
        </w:rPr>
        <w:tab/>
        <w:t>Discussion on study for other aspects of AI/ML model and data</w:t>
      </w:r>
      <w:r w:rsidR="00D7097B" w:rsidRPr="00D7097B">
        <w:rPr>
          <w:iCs/>
          <w:lang w:val="en-US" w:eastAsia="x-none"/>
        </w:rPr>
        <w:tab/>
        <w:t>ZTE</w:t>
      </w:r>
    </w:p>
    <w:p w14:paraId="2C0FD15D" w14:textId="44A5D2BC" w:rsidR="00D7097B" w:rsidRPr="00D7097B" w:rsidRDefault="006F79AF" w:rsidP="00D7097B">
      <w:pPr>
        <w:rPr>
          <w:iCs/>
          <w:lang w:val="en-US" w:eastAsia="x-none"/>
        </w:rPr>
      </w:pPr>
      <w:hyperlink r:id="rId1095" w:history="1">
        <w:r>
          <w:rPr>
            <w:rStyle w:val="Hyperlink"/>
            <w:iCs/>
            <w:lang w:val="en-US" w:eastAsia="x-none"/>
          </w:rPr>
          <w:t>R1-2404756</w:t>
        </w:r>
      </w:hyperlink>
      <w:r w:rsidR="00D7097B" w:rsidRPr="00D7097B">
        <w:rPr>
          <w:iCs/>
          <w:lang w:val="en-US" w:eastAsia="x-none"/>
        </w:rPr>
        <w:tab/>
        <w:t>Discussion on other aspects for AI/ML for air interface</w:t>
      </w:r>
      <w:r w:rsidR="00D7097B" w:rsidRPr="00D7097B">
        <w:rPr>
          <w:iCs/>
          <w:lang w:val="en-US" w:eastAsia="x-none"/>
        </w:rPr>
        <w:tab/>
        <w:t>Panasonic</w:t>
      </w:r>
    </w:p>
    <w:p w14:paraId="75DFB905" w14:textId="7E3A9485" w:rsidR="00D7097B" w:rsidRPr="00D7097B" w:rsidRDefault="006F79AF" w:rsidP="00D7097B">
      <w:pPr>
        <w:rPr>
          <w:iCs/>
          <w:lang w:val="en-US" w:eastAsia="x-none"/>
        </w:rPr>
      </w:pPr>
      <w:hyperlink r:id="rId1096" w:history="1">
        <w:r>
          <w:rPr>
            <w:rStyle w:val="Hyperlink"/>
            <w:iCs/>
            <w:lang w:val="en-US" w:eastAsia="x-none"/>
          </w:rPr>
          <w:t>R1-2404764</w:t>
        </w:r>
      </w:hyperlink>
      <w:r w:rsidR="00D7097B" w:rsidRPr="00D7097B">
        <w:rPr>
          <w:iCs/>
          <w:lang w:val="en-US" w:eastAsia="x-none"/>
        </w:rPr>
        <w:tab/>
        <w:t>View on AI/ML model and data</w:t>
      </w:r>
      <w:r w:rsidR="00D7097B" w:rsidRPr="00D7097B">
        <w:rPr>
          <w:iCs/>
          <w:lang w:val="en-US" w:eastAsia="x-none"/>
        </w:rPr>
        <w:tab/>
        <w:t>MediaTek Korea Inc.</w:t>
      </w:r>
    </w:p>
    <w:p w14:paraId="22C9E5A9" w14:textId="205FEF07" w:rsidR="00D7097B" w:rsidRPr="00D7097B" w:rsidRDefault="006F79AF" w:rsidP="00D7097B">
      <w:pPr>
        <w:rPr>
          <w:iCs/>
          <w:lang w:val="en-US" w:eastAsia="x-none"/>
        </w:rPr>
      </w:pPr>
      <w:hyperlink r:id="rId1097" w:history="1">
        <w:r>
          <w:rPr>
            <w:rStyle w:val="Hyperlink"/>
            <w:iCs/>
            <w:lang w:val="en-US" w:eastAsia="x-none"/>
          </w:rPr>
          <w:t>R1-2404769</w:t>
        </w:r>
      </w:hyperlink>
      <w:r w:rsidR="00D7097B" w:rsidRPr="00D7097B">
        <w:rPr>
          <w:iCs/>
          <w:lang w:val="en-US" w:eastAsia="x-none"/>
        </w:rPr>
        <w:tab/>
        <w:t>Discussion on other aspects of AI/ML model and data</w:t>
      </w:r>
      <w:r w:rsidR="00D7097B" w:rsidRPr="00D7097B">
        <w:rPr>
          <w:iCs/>
          <w:lang w:val="en-US" w:eastAsia="x-none"/>
        </w:rPr>
        <w:tab/>
        <w:t>ETRI</w:t>
      </w:r>
    </w:p>
    <w:p w14:paraId="367C4D27" w14:textId="42BF4C19" w:rsidR="00D7097B" w:rsidRPr="00D7097B" w:rsidRDefault="006F79AF" w:rsidP="00D7097B">
      <w:pPr>
        <w:rPr>
          <w:iCs/>
          <w:lang w:val="en-US" w:eastAsia="x-none"/>
        </w:rPr>
      </w:pPr>
      <w:hyperlink r:id="rId1098" w:history="1">
        <w:r>
          <w:rPr>
            <w:rStyle w:val="Hyperlink"/>
            <w:iCs/>
            <w:lang w:val="en-US" w:eastAsia="x-none"/>
          </w:rPr>
          <w:t>R1-2404881</w:t>
        </w:r>
      </w:hyperlink>
      <w:r w:rsidR="00D7097B" w:rsidRPr="00D7097B">
        <w:rPr>
          <w:iCs/>
          <w:lang w:val="en-US" w:eastAsia="x-none"/>
        </w:rPr>
        <w:tab/>
        <w:t>Additional study on other aspects of AI/ML model and data</w:t>
      </w:r>
      <w:r w:rsidR="00D7097B" w:rsidRPr="00D7097B">
        <w:rPr>
          <w:iCs/>
          <w:lang w:val="en-US" w:eastAsia="x-none"/>
        </w:rPr>
        <w:tab/>
        <w:t>OPPO</w:t>
      </w:r>
    </w:p>
    <w:p w14:paraId="59A892F4" w14:textId="4A2E530C" w:rsidR="00D7097B" w:rsidRPr="00D7097B" w:rsidRDefault="006F79AF" w:rsidP="00D7097B">
      <w:pPr>
        <w:rPr>
          <w:iCs/>
          <w:lang w:val="en-US" w:eastAsia="x-none"/>
        </w:rPr>
      </w:pPr>
      <w:hyperlink r:id="rId1099" w:history="1">
        <w:r>
          <w:rPr>
            <w:rStyle w:val="Hyperlink"/>
            <w:iCs/>
            <w:lang w:val="en-US" w:eastAsia="x-none"/>
          </w:rPr>
          <w:t>R1-2404908</w:t>
        </w:r>
      </w:hyperlink>
      <w:r w:rsidR="00D7097B" w:rsidRPr="00D7097B">
        <w:rPr>
          <w:iCs/>
          <w:lang w:val="en-US" w:eastAsia="x-none"/>
        </w:rPr>
        <w:tab/>
        <w:t>Other Aspects of AI/ML Model and Data</w:t>
      </w:r>
      <w:r w:rsidR="00D7097B" w:rsidRPr="00D7097B">
        <w:rPr>
          <w:iCs/>
          <w:lang w:val="en-US" w:eastAsia="x-none"/>
        </w:rPr>
        <w:tab/>
        <w:t>Nokia</w:t>
      </w:r>
    </w:p>
    <w:p w14:paraId="331A86EA" w14:textId="7F20D70C" w:rsidR="00D7097B" w:rsidRPr="00D7097B" w:rsidRDefault="006F79AF" w:rsidP="00D7097B">
      <w:pPr>
        <w:rPr>
          <w:iCs/>
          <w:lang w:val="en-US" w:eastAsia="x-none"/>
        </w:rPr>
      </w:pPr>
      <w:hyperlink r:id="rId1100" w:history="1">
        <w:r>
          <w:rPr>
            <w:rStyle w:val="Hyperlink"/>
            <w:iCs/>
            <w:lang w:val="en-US" w:eastAsia="x-none"/>
          </w:rPr>
          <w:t>R1-2405017</w:t>
        </w:r>
      </w:hyperlink>
      <w:r w:rsidR="00D7097B" w:rsidRPr="00D7097B">
        <w:rPr>
          <w:iCs/>
          <w:lang w:val="en-US" w:eastAsia="x-none"/>
        </w:rPr>
        <w:tab/>
        <w:t>Other Aspects of AI/ML framework</w:t>
      </w:r>
      <w:r w:rsidR="00D7097B" w:rsidRPr="00D7097B">
        <w:rPr>
          <w:iCs/>
          <w:lang w:val="en-US" w:eastAsia="x-none"/>
        </w:rPr>
        <w:tab/>
        <w:t>AT&amp;T</w:t>
      </w:r>
    </w:p>
    <w:p w14:paraId="1BB6848B" w14:textId="269BEFF4" w:rsidR="00D7097B" w:rsidRPr="00D7097B" w:rsidRDefault="006F79AF" w:rsidP="00D7097B">
      <w:pPr>
        <w:rPr>
          <w:iCs/>
          <w:lang w:val="en-US" w:eastAsia="x-none"/>
        </w:rPr>
      </w:pPr>
      <w:hyperlink r:id="rId1101" w:history="1">
        <w:r>
          <w:rPr>
            <w:rStyle w:val="Hyperlink"/>
            <w:iCs/>
            <w:lang w:val="en-US" w:eastAsia="x-none"/>
          </w:rPr>
          <w:t>R1-2405034</w:t>
        </w:r>
      </w:hyperlink>
      <w:r w:rsidR="00D7097B" w:rsidRPr="00D7097B">
        <w:rPr>
          <w:iCs/>
          <w:lang w:val="en-US" w:eastAsia="x-none"/>
        </w:rPr>
        <w:tab/>
        <w:t>Discussion on other aspects of AI/ML model and data</w:t>
      </w:r>
      <w:r w:rsidR="00D7097B" w:rsidRPr="00D7097B">
        <w:rPr>
          <w:iCs/>
          <w:lang w:val="en-US" w:eastAsia="x-none"/>
        </w:rPr>
        <w:tab/>
        <w:t>NTT DOCOMO, INC.</w:t>
      </w:r>
    </w:p>
    <w:p w14:paraId="4407918D" w14:textId="1CA64BD7" w:rsidR="00D7097B" w:rsidRPr="00D7097B" w:rsidRDefault="006F79AF" w:rsidP="00D7097B">
      <w:pPr>
        <w:rPr>
          <w:iCs/>
          <w:lang w:val="en-US" w:eastAsia="x-none"/>
        </w:rPr>
      </w:pPr>
      <w:hyperlink r:id="rId1102" w:history="1">
        <w:r>
          <w:rPr>
            <w:rStyle w:val="Hyperlink"/>
            <w:iCs/>
            <w:lang w:val="en-US" w:eastAsia="x-none"/>
          </w:rPr>
          <w:t>R1-2405147</w:t>
        </w:r>
      </w:hyperlink>
      <w:r w:rsidR="00D7097B" w:rsidRPr="00D7097B">
        <w:rPr>
          <w:iCs/>
          <w:lang w:val="en-US" w:eastAsia="x-none"/>
        </w:rPr>
        <w:tab/>
        <w:t>Other aspects of AI/ML model and data</w:t>
      </w:r>
      <w:r w:rsidR="00D7097B" w:rsidRPr="00D7097B">
        <w:rPr>
          <w:iCs/>
          <w:lang w:val="en-US" w:eastAsia="x-none"/>
        </w:rPr>
        <w:tab/>
        <w:t>Qualcomm Incorporated</w:t>
      </w:r>
    </w:p>
    <w:p w14:paraId="7167ABE1" w14:textId="3437E590" w:rsidR="00D7097B" w:rsidRPr="00D7097B" w:rsidRDefault="006F79AF" w:rsidP="00D7097B">
      <w:pPr>
        <w:rPr>
          <w:iCs/>
          <w:lang w:val="en-US" w:eastAsia="x-none"/>
        </w:rPr>
      </w:pPr>
      <w:hyperlink r:id="rId1103" w:history="1">
        <w:r>
          <w:rPr>
            <w:rStyle w:val="Hyperlink"/>
            <w:iCs/>
            <w:lang w:val="en-US" w:eastAsia="x-none"/>
          </w:rPr>
          <w:t>R1-2405212</w:t>
        </w:r>
      </w:hyperlink>
      <w:r w:rsidR="00D7097B" w:rsidRPr="00D7097B">
        <w:rPr>
          <w:iCs/>
          <w:lang w:val="en-US" w:eastAsia="x-none"/>
        </w:rPr>
        <w:tab/>
        <w:t>Discussion on other aspects of AI/ML model and data</w:t>
      </w:r>
      <w:r w:rsidR="00D7097B" w:rsidRPr="00D7097B">
        <w:rPr>
          <w:iCs/>
          <w:lang w:val="en-US" w:eastAsia="x-none"/>
        </w:rPr>
        <w:tab/>
        <w:t>Continental Automotive</w:t>
      </w:r>
    </w:p>
    <w:p w14:paraId="3139D8E4" w14:textId="2A6EAA3E" w:rsidR="00D7097B" w:rsidRPr="00D7097B" w:rsidRDefault="006F79AF" w:rsidP="00D7097B">
      <w:pPr>
        <w:rPr>
          <w:iCs/>
          <w:lang w:val="en-US" w:eastAsia="x-none"/>
        </w:rPr>
      </w:pPr>
      <w:hyperlink r:id="rId1104" w:history="1">
        <w:r>
          <w:rPr>
            <w:rStyle w:val="Hyperlink"/>
            <w:iCs/>
            <w:lang w:val="en-US" w:eastAsia="x-none"/>
          </w:rPr>
          <w:t>R1-2405304</w:t>
        </w:r>
      </w:hyperlink>
      <w:r w:rsidR="00D7097B" w:rsidRPr="00D7097B">
        <w:rPr>
          <w:iCs/>
          <w:lang w:val="en-US" w:eastAsia="x-none"/>
        </w:rPr>
        <w:tab/>
        <w:t>Discussion on other aspects of AI/ML model and data</w:t>
      </w:r>
      <w:r w:rsidR="00D7097B" w:rsidRPr="00D7097B">
        <w:rPr>
          <w:iCs/>
          <w:lang w:val="en-US" w:eastAsia="x-none"/>
        </w:rPr>
        <w:tab/>
        <w:t>IIT Kanpur, Indian Institute of Tech (M)</w:t>
      </w:r>
    </w:p>
    <w:p w14:paraId="134269F0" w14:textId="77777777" w:rsidR="00D7097B" w:rsidRDefault="00D7097B" w:rsidP="00D7097B">
      <w:pPr>
        <w:rPr>
          <w:iCs/>
          <w:lang w:val="en-US" w:eastAsia="x-none"/>
        </w:rPr>
      </w:pPr>
    </w:p>
    <w:p w14:paraId="5A103E69" w14:textId="4DE2D4FB" w:rsidR="001A622D" w:rsidRPr="001A622D" w:rsidRDefault="006F79AF" w:rsidP="001A622D">
      <w:pPr>
        <w:rPr>
          <w:b/>
          <w:bCs/>
          <w:iCs/>
          <w:lang w:val="en-US" w:eastAsia="x-none"/>
        </w:rPr>
      </w:pPr>
      <w:hyperlink r:id="rId1105" w:history="1">
        <w:r>
          <w:rPr>
            <w:rStyle w:val="Hyperlink"/>
            <w:b/>
            <w:bCs/>
            <w:iCs/>
            <w:lang w:val="en-US" w:eastAsia="x-none"/>
          </w:rPr>
          <w:t>R1-2405501</w:t>
        </w:r>
      </w:hyperlink>
      <w:r w:rsidR="001A622D" w:rsidRPr="001A622D">
        <w:rPr>
          <w:b/>
          <w:bCs/>
          <w:iCs/>
          <w:lang w:val="en-US" w:eastAsia="x-none"/>
        </w:rPr>
        <w:tab/>
        <w:t>Summary #1 for other aspects of AI/ML model and data</w:t>
      </w:r>
      <w:r w:rsidR="001A622D" w:rsidRPr="001A622D">
        <w:rPr>
          <w:b/>
          <w:bCs/>
          <w:iCs/>
          <w:lang w:val="en-US" w:eastAsia="x-none"/>
        </w:rPr>
        <w:tab/>
        <w:t>Moderator (OPPO)</w:t>
      </w:r>
    </w:p>
    <w:p w14:paraId="79547972" w14:textId="0ADD8821" w:rsidR="001A622D" w:rsidRDefault="001A622D" w:rsidP="001A622D">
      <w:pPr>
        <w:rPr>
          <w:iCs/>
          <w:lang w:val="en-US" w:eastAsia="x-none"/>
        </w:rPr>
      </w:pPr>
      <w:r>
        <w:rPr>
          <w:iCs/>
          <w:lang w:val="en-US" w:eastAsia="x-none"/>
        </w:rPr>
        <w:t>From Tuesday session</w:t>
      </w:r>
    </w:p>
    <w:p w14:paraId="3A18F63A" w14:textId="77777777" w:rsidR="001A622D" w:rsidRPr="001A622D" w:rsidRDefault="001A622D" w:rsidP="001A622D">
      <w:pPr>
        <w:rPr>
          <w:rFonts w:eastAsia="DengXian"/>
          <w:iCs/>
          <w:highlight w:val="darkYellow"/>
          <w:lang w:val="en-US" w:eastAsia="zh-CN"/>
        </w:rPr>
      </w:pPr>
      <w:r w:rsidRPr="001A622D">
        <w:rPr>
          <w:rFonts w:eastAsia="DengXian" w:hint="eastAsia"/>
          <w:iCs/>
          <w:highlight w:val="darkYellow"/>
          <w:lang w:val="en-US" w:eastAsia="zh-CN"/>
        </w:rPr>
        <w:t>Working Assumption</w:t>
      </w:r>
    </w:p>
    <w:p w14:paraId="6AAAEED4" w14:textId="18531A02" w:rsidR="001A622D" w:rsidRPr="001A622D" w:rsidRDefault="001A622D" w:rsidP="001A622D">
      <w:pPr>
        <w:rPr>
          <w:iCs/>
          <w:lang w:val="en-US" w:eastAsia="x-none"/>
        </w:rPr>
      </w:pPr>
      <w:r w:rsidRPr="001A622D">
        <w:rPr>
          <w:iCs/>
          <w:lang w:val="en-US" w:eastAsia="x-none"/>
        </w:rPr>
        <w:t>Regarding the associated ID for Rel-19, the UE assum</w:t>
      </w:r>
      <w:r w:rsidRPr="001A622D">
        <w:rPr>
          <w:rFonts w:eastAsia="DengXian" w:hint="eastAsia"/>
          <w:iCs/>
          <w:lang w:val="en-US" w:eastAsia="zh-CN"/>
        </w:rPr>
        <w:t xml:space="preserve">es that </w:t>
      </w:r>
      <w:r w:rsidRPr="001A622D">
        <w:rPr>
          <w:iCs/>
          <w:lang w:val="en-US" w:eastAsia="x-none"/>
        </w:rPr>
        <w:t>NW-side additional condition</w:t>
      </w:r>
      <w:r w:rsidRPr="001A622D">
        <w:rPr>
          <w:rFonts w:eastAsia="DengXian" w:hint="eastAsia"/>
          <w:iCs/>
          <w:lang w:val="en-US" w:eastAsia="zh-CN"/>
        </w:rPr>
        <w:t>s</w:t>
      </w:r>
      <w:r w:rsidRPr="001A622D">
        <w:rPr>
          <w:iCs/>
          <w:lang w:val="en-US" w:eastAsia="x-none"/>
        </w:rPr>
        <w:t xml:space="preserve"> with the same associated ID </w:t>
      </w:r>
      <w:r w:rsidRPr="001A622D">
        <w:rPr>
          <w:rFonts w:eastAsia="DengXian" w:hint="eastAsia"/>
          <w:iCs/>
          <w:lang w:val="en-US" w:eastAsia="zh-CN"/>
        </w:rPr>
        <w:t>are</w:t>
      </w:r>
      <w:r w:rsidRPr="001A622D">
        <w:rPr>
          <w:iCs/>
          <w:lang w:val="en-US" w:eastAsia="x-none"/>
        </w:rPr>
        <w:t xml:space="preserve"> </w:t>
      </w:r>
      <w:r w:rsidRPr="001A622D">
        <w:rPr>
          <w:rFonts w:eastAsia="DengXian" w:hint="eastAsia"/>
          <w:iCs/>
          <w:lang w:val="en-US" w:eastAsia="zh-CN"/>
        </w:rPr>
        <w:t xml:space="preserve">consistent </w:t>
      </w:r>
      <w:r w:rsidRPr="001A622D">
        <w:rPr>
          <w:iCs/>
          <w:lang w:val="en-US" w:eastAsia="x-none"/>
        </w:rPr>
        <w:t>at least within a cell</w:t>
      </w:r>
      <w:r>
        <w:rPr>
          <w:iCs/>
          <w:lang w:val="en-US" w:eastAsia="x-none"/>
        </w:rPr>
        <w:t>.</w:t>
      </w:r>
    </w:p>
    <w:p w14:paraId="3A991A1A" w14:textId="7D93C164" w:rsidR="001A622D" w:rsidRPr="001A622D" w:rsidRDefault="001A622D" w:rsidP="00311060">
      <w:pPr>
        <w:numPr>
          <w:ilvl w:val="0"/>
          <w:numId w:val="172"/>
        </w:numPr>
        <w:spacing w:before="60" w:after="120" w:line="300" w:lineRule="auto"/>
        <w:contextualSpacing/>
        <w:jc w:val="both"/>
        <w:rPr>
          <w:iCs/>
          <w:lang w:val="en-US" w:eastAsia="x-none"/>
        </w:rPr>
      </w:pPr>
      <w:r w:rsidRPr="001A622D">
        <w:rPr>
          <w:iCs/>
          <w:lang w:val="en-US" w:eastAsia="x-none"/>
        </w:rPr>
        <w:t>FFS: whether/how UE assumption can be applicable for multiple cells (including the feasibility study)</w:t>
      </w:r>
      <w:r>
        <w:rPr>
          <w:iCs/>
          <w:lang w:val="en-US" w:eastAsia="x-none"/>
        </w:rPr>
        <w:t>.</w:t>
      </w:r>
    </w:p>
    <w:p w14:paraId="1C40A133" w14:textId="77777777" w:rsidR="001A622D" w:rsidRDefault="001A622D" w:rsidP="001A622D">
      <w:pPr>
        <w:rPr>
          <w:iCs/>
          <w:lang w:val="en-US" w:eastAsia="x-none"/>
        </w:rPr>
      </w:pPr>
    </w:p>
    <w:p w14:paraId="3C371F48" w14:textId="4BB834AC" w:rsidR="001A622D" w:rsidRPr="00FB527B" w:rsidRDefault="006F79AF" w:rsidP="001A622D">
      <w:pPr>
        <w:rPr>
          <w:b/>
          <w:bCs/>
          <w:iCs/>
          <w:lang w:val="en-US" w:eastAsia="x-none"/>
        </w:rPr>
      </w:pPr>
      <w:hyperlink r:id="rId1106" w:history="1">
        <w:r>
          <w:rPr>
            <w:rStyle w:val="Hyperlink"/>
            <w:b/>
            <w:bCs/>
            <w:iCs/>
            <w:lang w:val="en-US" w:eastAsia="x-none"/>
          </w:rPr>
          <w:t>R1-2405502</w:t>
        </w:r>
      </w:hyperlink>
      <w:r w:rsidR="001A622D" w:rsidRPr="00FB527B">
        <w:rPr>
          <w:b/>
          <w:bCs/>
          <w:iCs/>
          <w:lang w:val="en-US" w:eastAsia="x-none"/>
        </w:rPr>
        <w:tab/>
        <w:t>Summary #2 for other aspects of AI/ML model and data</w:t>
      </w:r>
      <w:r w:rsidR="001A622D" w:rsidRPr="00FB527B">
        <w:rPr>
          <w:b/>
          <w:bCs/>
          <w:iCs/>
          <w:lang w:val="en-US" w:eastAsia="x-none"/>
        </w:rPr>
        <w:tab/>
        <w:t>Moderator (OPPO)</w:t>
      </w:r>
    </w:p>
    <w:p w14:paraId="63B4AE00" w14:textId="5B369031" w:rsidR="00B65A7B" w:rsidRDefault="00B65A7B" w:rsidP="001A622D">
      <w:pPr>
        <w:rPr>
          <w:iCs/>
          <w:lang w:val="en-US" w:eastAsia="x-none"/>
        </w:rPr>
      </w:pPr>
      <w:r>
        <w:rPr>
          <w:iCs/>
          <w:lang w:val="en-US" w:eastAsia="x-none"/>
        </w:rPr>
        <w:t>From Wednesday session</w:t>
      </w:r>
    </w:p>
    <w:p w14:paraId="4C94599D" w14:textId="77777777" w:rsidR="00B65A7B" w:rsidRPr="00B65A7B" w:rsidRDefault="00B65A7B" w:rsidP="00B65A7B">
      <w:pPr>
        <w:spacing w:line="300" w:lineRule="auto"/>
        <w:contextualSpacing/>
        <w:jc w:val="both"/>
        <w:rPr>
          <w:rFonts w:ascii="Times New Roman" w:hAnsi="Times New Roman"/>
          <w:bCs/>
          <w:szCs w:val="20"/>
          <w:highlight w:val="green"/>
        </w:rPr>
      </w:pPr>
      <w:r w:rsidRPr="00B65A7B">
        <w:rPr>
          <w:rFonts w:ascii="Times New Roman" w:hAnsi="Times New Roman"/>
          <w:bCs/>
          <w:szCs w:val="20"/>
          <w:highlight w:val="green"/>
        </w:rPr>
        <w:t>Agreement</w:t>
      </w:r>
    </w:p>
    <w:p w14:paraId="723ECAB4" w14:textId="77777777" w:rsidR="00B65A7B" w:rsidRPr="007D349E" w:rsidRDefault="00B65A7B" w:rsidP="00B65A7B">
      <w:pPr>
        <w:rPr>
          <w:rFonts w:ascii="Times New Roman" w:hAnsi="Times New Roman"/>
          <w:bCs/>
          <w:szCs w:val="20"/>
        </w:rPr>
      </w:pPr>
      <w:r w:rsidRPr="007D349E">
        <w:rPr>
          <w:rFonts w:ascii="Times New Roman" w:hAnsi="Times New Roman"/>
          <w:bCs/>
          <w:szCs w:val="20"/>
        </w:rPr>
        <w:t>From RAN1 perspective, for model delivery/transfer Case z4, further study the following alternatives (including the necessity</w:t>
      </w:r>
      <w:r w:rsidRPr="007D349E">
        <w:rPr>
          <w:rFonts w:ascii="Times New Roman" w:eastAsia="DengXian" w:hAnsi="Times New Roman"/>
          <w:bCs/>
          <w:szCs w:val="20"/>
          <w:lang w:eastAsia="zh-CN"/>
        </w:rPr>
        <w:t>/feasibility</w:t>
      </w:r>
      <w:r w:rsidRPr="007D349E">
        <w:rPr>
          <w:rFonts w:ascii="Times New Roman" w:hAnsi="Times New Roman"/>
          <w:bCs/>
          <w:szCs w:val="20"/>
        </w:rPr>
        <w:t>/benefits):</w:t>
      </w:r>
    </w:p>
    <w:p w14:paraId="6DF34017" w14:textId="77777777" w:rsidR="00B65A7B" w:rsidRPr="007D349E" w:rsidRDefault="00B65A7B" w:rsidP="00311060">
      <w:pPr>
        <w:pStyle w:val="ListParagraph"/>
        <w:numPr>
          <w:ilvl w:val="0"/>
          <w:numId w:val="208"/>
        </w:numPr>
      </w:pPr>
      <w:r w:rsidRPr="007D349E">
        <w:t>Alt. A</w:t>
      </w:r>
    </w:p>
    <w:p w14:paraId="27EEB75B" w14:textId="77777777" w:rsidR="00B65A7B" w:rsidRPr="007D349E" w:rsidRDefault="00B65A7B" w:rsidP="00311060">
      <w:pPr>
        <w:pStyle w:val="ListParagraph"/>
        <w:numPr>
          <w:ilvl w:val="1"/>
          <w:numId w:val="208"/>
        </w:numPr>
      </w:pPr>
      <w:r w:rsidRPr="007D349E">
        <w:t xml:space="preserve">Step A-1: UE </w:t>
      </w:r>
      <w:r w:rsidRPr="007D349E">
        <w:rPr>
          <w:rFonts w:eastAsia="DengXian"/>
          <w:lang w:eastAsia="zh-CN"/>
        </w:rPr>
        <w:t xml:space="preserve">reports </w:t>
      </w:r>
      <w:r w:rsidRPr="007D349E">
        <w:t xml:space="preserve">the supported known model structure(s) </w:t>
      </w:r>
      <w:r w:rsidRPr="007D349E">
        <w:rPr>
          <w:rFonts w:eastAsia="DengXian"/>
          <w:lang w:eastAsia="zh-CN"/>
        </w:rPr>
        <w:t>to network</w:t>
      </w:r>
    </w:p>
    <w:p w14:paraId="0BFCE16C" w14:textId="77777777" w:rsidR="00B65A7B" w:rsidRPr="007D349E" w:rsidRDefault="00B65A7B" w:rsidP="00311060">
      <w:pPr>
        <w:pStyle w:val="ListParagraph"/>
        <w:numPr>
          <w:ilvl w:val="1"/>
          <w:numId w:val="208"/>
        </w:numPr>
      </w:pPr>
      <w:r w:rsidRPr="007D349E">
        <w:t xml:space="preserve">Step A-2: </w:t>
      </w:r>
      <w:r w:rsidRPr="007D349E">
        <w:rPr>
          <w:iCs/>
          <w:lang w:eastAsia="zh-CN"/>
        </w:rPr>
        <w:t>NW transfers to UE the parameters for one or more of supported known model structure(s) reported in Step A-1</w:t>
      </w:r>
    </w:p>
    <w:p w14:paraId="7F60AB05" w14:textId="77777777" w:rsidR="00B65A7B" w:rsidRPr="007D349E" w:rsidRDefault="00B65A7B" w:rsidP="00311060">
      <w:pPr>
        <w:pStyle w:val="ListParagraph"/>
        <w:numPr>
          <w:ilvl w:val="1"/>
          <w:numId w:val="208"/>
        </w:numPr>
      </w:pPr>
      <w:r w:rsidRPr="007D349E">
        <w:lastRenderedPageBreak/>
        <w:t>FFS: whether some additional step(s), and/or whether other information is needed</w:t>
      </w:r>
    </w:p>
    <w:p w14:paraId="3A8DE743" w14:textId="77777777" w:rsidR="00B65A7B" w:rsidRPr="007D349E" w:rsidRDefault="00B65A7B" w:rsidP="00311060">
      <w:pPr>
        <w:pStyle w:val="ListParagraph"/>
        <w:numPr>
          <w:ilvl w:val="0"/>
          <w:numId w:val="208"/>
        </w:numPr>
      </w:pPr>
      <w:r w:rsidRPr="007D349E">
        <w:t xml:space="preserve">Alt. B </w:t>
      </w:r>
    </w:p>
    <w:p w14:paraId="70EDC656" w14:textId="77777777" w:rsidR="00B65A7B" w:rsidRPr="007D349E" w:rsidRDefault="00B65A7B" w:rsidP="00311060">
      <w:pPr>
        <w:pStyle w:val="ListParagraph"/>
        <w:numPr>
          <w:ilvl w:val="1"/>
          <w:numId w:val="208"/>
        </w:numPr>
      </w:pPr>
      <w:r w:rsidRPr="007D349E">
        <w:t>Step B-0: UE reports to NW its support of model transfer/delivery case z4</w:t>
      </w:r>
    </w:p>
    <w:p w14:paraId="6CDEB8A4" w14:textId="77777777" w:rsidR="00B65A7B" w:rsidRPr="007D349E" w:rsidRDefault="00B65A7B" w:rsidP="00311060">
      <w:pPr>
        <w:pStyle w:val="ListParagraph"/>
        <w:numPr>
          <w:ilvl w:val="1"/>
          <w:numId w:val="208"/>
        </w:numPr>
      </w:pPr>
      <w:r w:rsidRPr="007D349E">
        <w:t>Note: Step B-0 may be before or after Step B-1</w:t>
      </w:r>
      <w:r w:rsidRPr="007D349E">
        <w:rPr>
          <w:rFonts w:eastAsia="DengXian"/>
          <w:lang w:eastAsia="zh-CN"/>
        </w:rPr>
        <w:t>, or not necessary</w:t>
      </w:r>
    </w:p>
    <w:p w14:paraId="375E5EE5" w14:textId="77777777" w:rsidR="00B65A7B" w:rsidRPr="007D349E" w:rsidRDefault="00B65A7B" w:rsidP="00311060">
      <w:pPr>
        <w:pStyle w:val="ListParagraph"/>
        <w:numPr>
          <w:ilvl w:val="1"/>
          <w:numId w:val="208"/>
        </w:numPr>
      </w:pPr>
      <w:r w:rsidRPr="007D349E">
        <w:t>Step B-1: NW indicates to UE the candidate known model structure(s)</w:t>
      </w:r>
    </w:p>
    <w:p w14:paraId="3A6B3FA6" w14:textId="77777777" w:rsidR="00B65A7B" w:rsidRPr="007D349E" w:rsidRDefault="00B65A7B" w:rsidP="00311060">
      <w:pPr>
        <w:pStyle w:val="ListParagraph"/>
        <w:numPr>
          <w:ilvl w:val="1"/>
          <w:numId w:val="208"/>
        </w:numPr>
      </w:pPr>
      <w:r w:rsidRPr="007D349E">
        <w:t>Step B-2: UE reports to NW which model structure(s) out of the candidate known model structure(s) indicated in Step B-1 is supported</w:t>
      </w:r>
    </w:p>
    <w:p w14:paraId="3F758F95" w14:textId="77777777" w:rsidR="00B65A7B" w:rsidRPr="007D349E" w:rsidRDefault="00B65A7B" w:rsidP="00311060">
      <w:pPr>
        <w:pStyle w:val="ListParagraph"/>
        <w:numPr>
          <w:ilvl w:val="1"/>
          <w:numId w:val="208"/>
        </w:numPr>
      </w:pPr>
      <w:r w:rsidRPr="007D349E">
        <w:t xml:space="preserve">Step B-3: </w:t>
      </w:r>
      <w:r w:rsidRPr="007D349E">
        <w:rPr>
          <w:iCs/>
          <w:lang w:eastAsia="zh-CN"/>
        </w:rPr>
        <w:t xml:space="preserve">NW transfers to UE the parameters for one or more of supported </w:t>
      </w:r>
      <w:r w:rsidRPr="007D349E">
        <w:t xml:space="preserve">known model structure(s) </w:t>
      </w:r>
      <w:r w:rsidRPr="007D349E">
        <w:rPr>
          <w:iCs/>
          <w:lang w:eastAsia="zh-CN"/>
        </w:rPr>
        <w:t>reported in Step B-2</w:t>
      </w:r>
    </w:p>
    <w:p w14:paraId="1C121D86" w14:textId="77777777" w:rsidR="00B65A7B" w:rsidRPr="007D349E" w:rsidRDefault="00B65A7B" w:rsidP="00311060">
      <w:pPr>
        <w:pStyle w:val="ListParagraph"/>
        <w:numPr>
          <w:ilvl w:val="1"/>
          <w:numId w:val="208"/>
        </w:numPr>
      </w:pPr>
      <w:r w:rsidRPr="007D349E">
        <w:t xml:space="preserve">FFS: whether some additional step(s), and/or whether other information is needed </w:t>
      </w:r>
    </w:p>
    <w:p w14:paraId="7E0361B6" w14:textId="77777777" w:rsidR="00B65A7B" w:rsidRPr="007D349E" w:rsidRDefault="00B65A7B" w:rsidP="00311060">
      <w:pPr>
        <w:pStyle w:val="ListParagraph"/>
        <w:numPr>
          <w:ilvl w:val="0"/>
          <w:numId w:val="208"/>
        </w:numPr>
      </w:pPr>
      <w:r w:rsidRPr="007D349E">
        <w:t>Note: Other alternative(s) is not precluded</w:t>
      </w:r>
    </w:p>
    <w:p w14:paraId="62C8809F" w14:textId="77777777" w:rsidR="00B65A7B" w:rsidRPr="007D349E" w:rsidRDefault="00B65A7B" w:rsidP="00311060">
      <w:pPr>
        <w:pStyle w:val="ListParagraph"/>
        <w:numPr>
          <w:ilvl w:val="0"/>
          <w:numId w:val="208"/>
        </w:numPr>
      </w:pPr>
      <w:r w:rsidRPr="007D349E">
        <w:t>Note: Other method(s) of parameter exchange from NW to UE side is a separate discussion.</w:t>
      </w:r>
    </w:p>
    <w:p w14:paraId="592C3C93" w14:textId="77777777" w:rsidR="00B65A7B" w:rsidRPr="00B65A7B" w:rsidRDefault="00B65A7B" w:rsidP="001A622D">
      <w:pPr>
        <w:rPr>
          <w:iCs/>
          <w:lang w:eastAsia="x-none"/>
        </w:rPr>
      </w:pPr>
    </w:p>
    <w:p w14:paraId="1590854B" w14:textId="77777777" w:rsidR="00B65A7B" w:rsidRPr="001A622D" w:rsidRDefault="00B65A7B" w:rsidP="001A622D">
      <w:pPr>
        <w:rPr>
          <w:iCs/>
          <w:lang w:val="en-US" w:eastAsia="x-none"/>
        </w:rPr>
      </w:pPr>
    </w:p>
    <w:p w14:paraId="29B7DE88" w14:textId="3E48A02F" w:rsidR="001A622D" w:rsidRPr="008D2563" w:rsidRDefault="006F79AF" w:rsidP="001A622D">
      <w:pPr>
        <w:rPr>
          <w:b/>
          <w:bCs/>
          <w:iCs/>
          <w:lang w:val="en-US" w:eastAsia="x-none"/>
        </w:rPr>
      </w:pPr>
      <w:hyperlink r:id="rId1107" w:history="1">
        <w:r>
          <w:rPr>
            <w:rStyle w:val="Hyperlink"/>
            <w:b/>
            <w:bCs/>
            <w:iCs/>
            <w:lang w:val="en-US" w:eastAsia="x-none"/>
          </w:rPr>
          <w:t>R1-2405503</w:t>
        </w:r>
      </w:hyperlink>
      <w:r w:rsidR="001A622D" w:rsidRPr="008D2563">
        <w:rPr>
          <w:b/>
          <w:bCs/>
          <w:iCs/>
          <w:lang w:val="en-US" w:eastAsia="x-none"/>
        </w:rPr>
        <w:tab/>
        <w:t>Summary #3 for other aspects of AI/ML model and data</w:t>
      </w:r>
      <w:r w:rsidR="001A622D" w:rsidRPr="008D2563">
        <w:rPr>
          <w:b/>
          <w:bCs/>
          <w:iCs/>
          <w:lang w:val="en-US" w:eastAsia="x-none"/>
        </w:rPr>
        <w:tab/>
        <w:t>Moderator (OPPO)</w:t>
      </w:r>
    </w:p>
    <w:p w14:paraId="3CC1736C" w14:textId="0FCD8FED" w:rsidR="008D2563" w:rsidRDefault="007D349E" w:rsidP="001A622D">
      <w:pPr>
        <w:rPr>
          <w:iCs/>
          <w:lang w:val="en-US" w:eastAsia="x-none"/>
        </w:rPr>
      </w:pPr>
      <w:r>
        <w:rPr>
          <w:iCs/>
          <w:lang w:val="en-US" w:eastAsia="x-none"/>
        </w:rPr>
        <w:t xml:space="preserve">Presented in </w:t>
      </w:r>
      <w:r w:rsidR="008D2563">
        <w:rPr>
          <w:iCs/>
          <w:lang w:val="en-US" w:eastAsia="x-none"/>
        </w:rPr>
        <w:t>Thursday session</w:t>
      </w:r>
    </w:p>
    <w:p w14:paraId="57C5F6CF" w14:textId="77777777" w:rsidR="008D2563" w:rsidRPr="001A622D" w:rsidRDefault="008D2563" w:rsidP="001A622D">
      <w:pPr>
        <w:rPr>
          <w:iCs/>
          <w:lang w:val="en-US" w:eastAsia="x-none"/>
        </w:rPr>
      </w:pPr>
    </w:p>
    <w:p w14:paraId="0DE0C4ED" w14:textId="506AD15E" w:rsidR="001A622D" w:rsidRPr="007D349E" w:rsidRDefault="006F79AF" w:rsidP="001A622D">
      <w:pPr>
        <w:rPr>
          <w:b/>
          <w:bCs/>
          <w:iCs/>
          <w:lang w:val="en-US" w:eastAsia="x-none"/>
        </w:rPr>
      </w:pPr>
      <w:hyperlink r:id="rId1108" w:history="1">
        <w:r>
          <w:rPr>
            <w:rStyle w:val="Hyperlink"/>
            <w:b/>
            <w:bCs/>
            <w:iCs/>
            <w:lang w:val="en-US" w:eastAsia="x-none"/>
          </w:rPr>
          <w:t>R1-2405504</w:t>
        </w:r>
      </w:hyperlink>
      <w:r w:rsidR="001A622D" w:rsidRPr="007D349E">
        <w:rPr>
          <w:b/>
          <w:bCs/>
          <w:iCs/>
          <w:lang w:val="en-US" w:eastAsia="x-none"/>
        </w:rPr>
        <w:tab/>
        <w:t>Summary #4 for other aspects of AI/ML model and data</w:t>
      </w:r>
      <w:r w:rsidR="001A622D" w:rsidRPr="007D349E">
        <w:rPr>
          <w:b/>
          <w:bCs/>
          <w:iCs/>
          <w:lang w:val="en-US" w:eastAsia="x-none"/>
        </w:rPr>
        <w:tab/>
        <w:t>Moderator (OPPO)</w:t>
      </w:r>
    </w:p>
    <w:p w14:paraId="02BD1911" w14:textId="75BB7F7E" w:rsidR="007D349E" w:rsidRDefault="007D349E" w:rsidP="001A622D">
      <w:pPr>
        <w:rPr>
          <w:iCs/>
          <w:lang w:val="en-US" w:eastAsia="x-none"/>
        </w:rPr>
      </w:pPr>
      <w:r>
        <w:rPr>
          <w:iCs/>
          <w:lang w:val="en-US" w:eastAsia="x-none"/>
        </w:rPr>
        <w:t>From Friday session</w:t>
      </w:r>
    </w:p>
    <w:p w14:paraId="79DFCA3E" w14:textId="77777777" w:rsidR="007D349E" w:rsidRPr="007D349E" w:rsidRDefault="007D349E" w:rsidP="007D349E">
      <w:pPr>
        <w:rPr>
          <w:highlight w:val="green"/>
        </w:rPr>
      </w:pPr>
      <w:r w:rsidRPr="007D349E">
        <w:rPr>
          <w:rFonts w:hint="eastAsia"/>
          <w:highlight w:val="green"/>
        </w:rPr>
        <w:t>Agreement</w:t>
      </w:r>
    </w:p>
    <w:p w14:paraId="195EB51F" w14:textId="77777777" w:rsidR="007D349E" w:rsidRPr="007D349E" w:rsidRDefault="007D349E" w:rsidP="007D349E">
      <w:r w:rsidRPr="007D349E">
        <w:t>From RAN1 perspective, for UE part of two-sided model, further study the following example of MI-Option2 (including the feasibility/necessity)</w:t>
      </w:r>
    </w:p>
    <w:p w14:paraId="61571ED5" w14:textId="77777777" w:rsidR="007D349E" w:rsidRPr="007D349E" w:rsidRDefault="007D349E" w:rsidP="00311060">
      <w:pPr>
        <w:pStyle w:val="ListParagraph"/>
        <w:numPr>
          <w:ilvl w:val="0"/>
          <w:numId w:val="264"/>
        </w:numPr>
        <w:rPr>
          <w:lang w:eastAsia="x-none"/>
        </w:rPr>
      </w:pPr>
      <w:r w:rsidRPr="007D349E">
        <w:rPr>
          <w:lang w:eastAsia="x-none"/>
        </w:rPr>
        <w:t>AI-Example2-1</w:t>
      </w:r>
    </w:p>
    <w:p w14:paraId="6646B089" w14:textId="77777777" w:rsidR="007D349E" w:rsidRPr="007D349E" w:rsidRDefault="007D349E" w:rsidP="00311060">
      <w:pPr>
        <w:pStyle w:val="ListParagraph"/>
        <w:numPr>
          <w:ilvl w:val="1"/>
          <w:numId w:val="264"/>
        </w:numPr>
        <w:rPr>
          <w:lang w:eastAsia="x-none"/>
        </w:rPr>
      </w:pPr>
      <w:r w:rsidRPr="007D349E">
        <w:rPr>
          <w:lang w:eastAsia="x-none"/>
        </w:rPr>
        <w:t xml:space="preserve">A: A dataset is transferred from the </w:t>
      </w:r>
      <w:r w:rsidRPr="007D349E">
        <w:rPr>
          <w:rFonts w:eastAsia="DengXian" w:hint="eastAsia"/>
          <w:lang w:eastAsia="zh-CN"/>
        </w:rPr>
        <w:t>NW</w:t>
      </w:r>
      <w:r w:rsidRPr="007D349E">
        <w:rPr>
          <w:rFonts w:eastAsia="DengXian"/>
          <w:lang w:eastAsia="zh-CN"/>
        </w:rPr>
        <w:t>/NW-side</w:t>
      </w:r>
      <w:r w:rsidRPr="007D349E">
        <w:rPr>
          <w:rFonts w:eastAsia="DengXian" w:hint="eastAsia"/>
          <w:lang w:eastAsia="zh-CN"/>
        </w:rPr>
        <w:t xml:space="preserve"> to UE</w:t>
      </w:r>
      <w:r w:rsidRPr="007D349E">
        <w:rPr>
          <w:rFonts w:eastAsia="DengXian"/>
          <w:lang w:eastAsia="zh-CN"/>
        </w:rPr>
        <w:t>/UE-side</w:t>
      </w:r>
      <w:r w:rsidRPr="007D349E">
        <w:rPr>
          <w:rFonts w:eastAsia="DengXian" w:hint="eastAsia"/>
          <w:lang w:eastAsia="zh-CN"/>
        </w:rPr>
        <w:t xml:space="preserve"> via s</w:t>
      </w:r>
      <w:r w:rsidRPr="007D349E">
        <w:rPr>
          <w:lang w:eastAsia="x-none"/>
        </w:rPr>
        <w:t>tandar</w:t>
      </w:r>
      <w:r w:rsidRPr="007D349E">
        <w:rPr>
          <w:rFonts w:eastAsia="DengXian" w:hint="eastAsia"/>
          <w:lang w:eastAsia="zh-CN"/>
        </w:rPr>
        <w:t>d</w:t>
      </w:r>
      <w:r w:rsidRPr="007D349E">
        <w:rPr>
          <w:lang w:eastAsia="x-none"/>
        </w:rPr>
        <w:t>ized signal</w:t>
      </w:r>
      <w:r w:rsidRPr="007D349E">
        <w:rPr>
          <w:rFonts w:eastAsia="DengXian"/>
          <w:lang w:eastAsia="zh-CN"/>
        </w:rPr>
        <w:t>i</w:t>
      </w:r>
      <w:r w:rsidRPr="007D349E">
        <w:rPr>
          <w:lang w:eastAsia="x-none"/>
        </w:rPr>
        <w:t xml:space="preserve">ng. </w:t>
      </w:r>
    </w:p>
    <w:p w14:paraId="40EF6BD5" w14:textId="77777777" w:rsidR="007D349E" w:rsidRPr="007D349E" w:rsidRDefault="007D349E" w:rsidP="00311060">
      <w:pPr>
        <w:pStyle w:val="ListParagraph"/>
        <w:numPr>
          <w:ilvl w:val="2"/>
          <w:numId w:val="264"/>
        </w:numPr>
      </w:pPr>
      <w:r w:rsidRPr="007D349E">
        <w:t>Note: RAN1 study of Step A only focuses on RAN1 aspect of the data</w:t>
      </w:r>
      <w:r w:rsidRPr="007D349E">
        <w:rPr>
          <w:rFonts w:eastAsia="DengXian" w:hint="eastAsia"/>
          <w:lang w:eastAsia="zh-CN"/>
        </w:rPr>
        <w:t>set</w:t>
      </w:r>
      <w:r w:rsidRPr="007D349E">
        <w:t xml:space="preserve"> transfer from NW to UE. Other solution for dataset exchange is out of RAN1 scope. </w:t>
      </w:r>
    </w:p>
    <w:p w14:paraId="3C08B215" w14:textId="77777777" w:rsidR="007D349E" w:rsidRPr="007D349E" w:rsidRDefault="007D349E" w:rsidP="00311060">
      <w:pPr>
        <w:pStyle w:val="ListParagraph"/>
        <w:numPr>
          <w:ilvl w:val="1"/>
          <w:numId w:val="264"/>
        </w:numPr>
      </w:pPr>
      <w:r w:rsidRPr="007D349E">
        <w:t>B: UE part of two-sided model</w:t>
      </w:r>
      <w:r w:rsidRPr="007D349E">
        <w:rPr>
          <w:rFonts w:eastAsia="DengXian" w:hint="eastAsia"/>
          <w:lang w:eastAsia="zh-CN"/>
        </w:rPr>
        <w:t>(s)</w:t>
      </w:r>
      <w:r w:rsidRPr="007D349E">
        <w:t xml:space="preserve"> is</w:t>
      </w:r>
      <w:r w:rsidRPr="007D349E">
        <w:rPr>
          <w:rFonts w:eastAsia="DengXian" w:hint="eastAsia"/>
          <w:lang w:eastAsia="zh-CN"/>
        </w:rPr>
        <w:t>(are)</w:t>
      </w:r>
      <w:r w:rsidRPr="007D349E">
        <w:t xml:space="preserve"> developed based on at least the above dataset. </w:t>
      </w:r>
    </w:p>
    <w:p w14:paraId="34A49217" w14:textId="77777777" w:rsidR="007D349E" w:rsidRPr="007D349E" w:rsidRDefault="007D349E" w:rsidP="00311060">
      <w:pPr>
        <w:pStyle w:val="ListParagraph"/>
        <w:numPr>
          <w:ilvl w:val="1"/>
          <w:numId w:val="264"/>
        </w:numPr>
      </w:pPr>
      <w:r w:rsidRPr="007D349E">
        <w:t xml:space="preserve">C: UE reports information of </w:t>
      </w:r>
      <w:r w:rsidRPr="007D349E">
        <w:rPr>
          <w:rFonts w:eastAsia="DengXian" w:hint="eastAsia"/>
          <w:lang w:eastAsia="zh-CN"/>
        </w:rPr>
        <w:t>its</w:t>
      </w:r>
      <w:r w:rsidRPr="007D349E">
        <w:rPr>
          <w:rFonts w:eastAsia="MS Mincho"/>
        </w:rPr>
        <w:t xml:space="preserve"> </w:t>
      </w:r>
      <w:r w:rsidRPr="007D349E">
        <w:t>UE part of two-sided model</w:t>
      </w:r>
      <w:r w:rsidRPr="007D349E">
        <w:rPr>
          <w:rFonts w:eastAsia="DengXian" w:hint="eastAsia"/>
          <w:lang w:eastAsia="zh-CN"/>
        </w:rPr>
        <w:t>(s)</w:t>
      </w:r>
      <w:r w:rsidRPr="007D349E">
        <w:rPr>
          <w:rFonts w:eastAsia="DengXian"/>
          <w:lang w:eastAsia="zh-CN"/>
        </w:rPr>
        <w:t xml:space="preserve"> </w:t>
      </w:r>
      <w:r w:rsidRPr="007D349E">
        <w:rPr>
          <w:rFonts w:eastAsia="DengXian" w:hint="eastAsia"/>
          <w:lang w:eastAsia="zh-CN"/>
        </w:rPr>
        <w:t xml:space="preserve">corresponding </w:t>
      </w:r>
      <w:r w:rsidRPr="007D349E">
        <w:rPr>
          <w:rFonts w:eastAsia="DengXian"/>
          <w:lang w:eastAsia="zh-CN"/>
        </w:rPr>
        <w:t>to the above dataset</w:t>
      </w:r>
      <w:r w:rsidRPr="007D349E">
        <w:rPr>
          <w:rFonts w:eastAsia="DengXian" w:hint="eastAsia"/>
          <w:lang w:eastAsia="zh-CN"/>
        </w:rPr>
        <w:t xml:space="preserve"> to </w:t>
      </w:r>
      <w:r w:rsidRPr="007D349E">
        <w:rPr>
          <w:rFonts w:eastAsia="DengXian"/>
          <w:lang w:eastAsia="zh-CN"/>
        </w:rPr>
        <w:t>the NW.</w:t>
      </w:r>
      <w:r w:rsidRPr="007D349E">
        <w:rPr>
          <w:rFonts w:eastAsia="DengXian" w:hint="eastAsia"/>
          <w:lang w:eastAsia="zh-CN"/>
        </w:rPr>
        <w:t xml:space="preserve"> </w:t>
      </w:r>
    </w:p>
    <w:p w14:paraId="28855A9E" w14:textId="77777777" w:rsidR="007D349E" w:rsidRPr="007D349E" w:rsidRDefault="007D349E" w:rsidP="00311060">
      <w:pPr>
        <w:pStyle w:val="ListParagraph"/>
        <w:numPr>
          <w:ilvl w:val="1"/>
          <w:numId w:val="264"/>
        </w:numPr>
      </w:pPr>
      <w:r w:rsidRPr="007D349E">
        <w:t>FFS: How m</w:t>
      </w:r>
      <w:r w:rsidRPr="007D349E">
        <w:rPr>
          <w:rFonts w:eastAsia="DengXian"/>
          <w:lang w:eastAsia="zh-CN"/>
        </w:rPr>
        <w:t>odel ID is determined/assigned for each AI/ML model (including relationship between dataset and model ID)</w:t>
      </w:r>
    </w:p>
    <w:p w14:paraId="1EF22635" w14:textId="77777777" w:rsidR="007D349E" w:rsidRPr="007D349E" w:rsidRDefault="007D349E" w:rsidP="00311060">
      <w:pPr>
        <w:pStyle w:val="ListParagraph"/>
        <w:numPr>
          <w:ilvl w:val="1"/>
          <w:numId w:val="264"/>
        </w:numPr>
      </w:pPr>
      <w:r w:rsidRPr="007D349E">
        <w:t>Note: Some step(s) may not be needed for MI-Option2</w:t>
      </w:r>
    </w:p>
    <w:p w14:paraId="4AB08BAE" w14:textId="77777777" w:rsidR="007D349E" w:rsidRPr="007D349E" w:rsidRDefault="007D349E" w:rsidP="00311060">
      <w:pPr>
        <w:pStyle w:val="ListParagraph"/>
        <w:numPr>
          <w:ilvl w:val="0"/>
          <w:numId w:val="264"/>
        </w:numPr>
      </w:pPr>
      <w:r w:rsidRPr="007D349E">
        <w:t xml:space="preserve">Note: The above example is based on the assumption of NW-first training. It is separate discussion for the assumption of UE-first training. </w:t>
      </w:r>
    </w:p>
    <w:p w14:paraId="71EB768A" w14:textId="77777777" w:rsidR="007D349E" w:rsidRPr="007D349E" w:rsidRDefault="007D349E" w:rsidP="00311060">
      <w:pPr>
        <w:pStyle w:val="ListParagraph"/>
        <w:numPr>
          <w:ilvl w:val="0"/>
          <w:numId w:val="264"/>
        </w:numPr>
      </w:pPr>
      <w:r w:rsidRPr="007D349E">
        <w:t>Note: The study should consider the impact on inter-vendor collaboration</w:t>
      </w:r>
      <w:r w:rsidRPr="007D349E">
        <w:rPr>
          <w:rFonts w:eastAsia="DengXian" w:hint="eastAsia"/>
          <w:lang w:eastAsia="zh-CN"/>
        </w:rPr>
        <w:t xml:space="preserve">, at least including complexity, performance, </w:t>
      </w:r>
      <w:r w:rsidRPr="007D349E">
        <w:rPr>
          <w:rFonts w:eastAsia="DengXian"/>
          <w:lang w:eastAsia="zh-CN"/>
        </w:rPr>
        <w:t>interoperability</w:t>
      </w:r>
      <w:r w:rsidRPr="007D349E">
        <w:rPr>
          <w:rFonts w:eastAsia="DengXian" w:hint="eastAsia"/>
          <w:lang w:eastAsia="zh-CN"/>
        </w:rPr>
        <w:t xml:space="preserve"> in RAN4/testing related aspects and feasibility.</w:t>
      </w:r>
    </w:p>
    <w:p w14:paraId="712F6E49" w14:textId="77777777" w:rsidR="007D349E" w:rsidRPr="007D349E" w:rsidRDefault="007D349E" w:rsidP="00311060">
      <w:pPr>
        <w:pStyle w:val="ListParagraph"/>
        <w:numPr>
          <w:ilvl w:val="0"/>
          <w:numId w:val="264"/>
        </w:numPr>
      </w:pPr>
      <w:r w:rsidRPr="007D349E">
        <w:t>FFS: whether/how to consider UE-side additional condition(s) for the dataset</w:t>
      </w:r>
    </w:p>
    <w:p w14:paraId="7053591B" w14:textId="77777777" w:rsidR="007D349E" w:rsidRDefault="007D349E" w:rsidP="001A622D">
      <w:pPr>
        <w:rPr>
          <w:iCs/>
          <w:lang w:val="en-US" w:eastAsia="x-none"/>
        </w:rPr>
      </w:pPr>
    </w:p>
    <w:p w14:paraId="1CEDAEEA" w14:textId="3B708AA4" w:rsidR="001A622D" w:rsidRPr="00D7097B" w:rsidRDefault="007D349E" w:rsidP="001A622D">
      <w:pPr>
        <w:rPr>
          <w:iCs/>
          <w:lang w:val="en-US" w:eastAsia="x-none"/>
        </w:rPr>
      </w:pPr>
      <w:r>
        <w:rPr>
          <w:iCs/>
          <w:lang w:val="en-US" w:eastAsia="x-none"/>
        </w:rPr>
        <w:t xml:space="preserve">Final summary in </w:t>
      </w:r>
      <w:hyperlink r:id="rId1109" w:history="1">
        <w:r w:rsidR="006F79AF">
          <w:rPr>
            <w:rStyle w:val="Hyperlink"/>
            <w:iCs/>
            <w:lang w:val="en-US" w:eastAsia="x-none"/>
          </w:rPr>
          <w:t>R1-2405505</w:t>
        </w:r>
      </w:hyperlink>
      <w:r>
        <w:rPr>
          <w:iCs/>
          <w:lang w:val="en-US" w:eastAsia="x-none"/>
        </w:rPr>
        <w:t>.</w:t>
      </w:r>
    </w:p>
    <w:p w14:paraId="75E6DE1F" w14:textId="77777777" w:rsidR="00D7097B" w:rsidRPr="00D7097B" w:rsidRDefault="00D7097B" w:rsidP="00B619BB">
      <w:pPr>
        <w:pStyle w:val="Heading2"/>
      </w:pPr>
      <w:bookmarkStart w:id="371" w:name="_Toc166306534"/>
      <w:bookmarkStart w:id="372" w:name="_Toc173405028"/>
      <w:r w:rsidRPr="00D7097B">
        <w:t>NR MIMO Phase 5</w:t>
      </w:r>
      <w:bookmarkEnd w:id="371"/>
      <w:bookmarkEnd w:id="372"/>
    </w:p>
    <w:p w14:paraId="34E44579" w14:textId="77777777" w:rsidR="00D7097B" w:rsidRPr="00D7097B" w:rsidRDefault="00D7097B" w:rsidP="00D7097B">
      <w:pPr>
        <w:rPr>
          <w:i/>
          <w:iCs/>
        </w:rPr>
      </w:pPr>
      <w:r w:rsidRPr="00D7097B">
        <w:rPr>
          <w:i/>
          <w:iCs/>
        </w:rPr>
        <w:t xml:space="preserve">Please refer to </w:t>
      </w:r>
      <w:hyperlink r:id="rId1110" w:history="1">
        <w:r w:rsidRPr="00D7097B">
          <w:rPr>
            <w:i/>
            <w:iCs/>
            <w:color w:val="0000FF"/>
            <w:u w:val="single"/>
          </w:rPr>
          <w:t>RP-240087</w:t>
        </w:r>
      </w:hyperlink>
      <w:r w:rsidRPr="00D7097B">
        <w:rPr>
          <w:i/>
          <w:iCs/>
        </w:rPr>
        <w:t xml:space="preserve"> for detailed scope of the WI.</w:t>
      </w:r>
    </w:p>
    <w:p w14:paraId="3449F053" w14:textId="77777777" w:rsidR="00D7097B" w:rsidRPr="00D7097B" w:rsidRDefault="00D7097B" w:rsidP="00D7097B">
      <w:pPr>
        <w:rPr>
          <w:i/>
          <w:iCs/>
        </w:rPr>
      </w:pPr>
    </w:p>
    <w:p w14:paraId="6D21BD4C" w14:textId="77777777" w:rsidR="0035540A" w:rsidRPr="0035540A" w:rsidRDefault="00D7097B" w:rsidP="00D7097B">
      <w:pPr>
        <w:rPr>
          <w:lang w:eastAsia="x-none"/>
        </w:rPr>
      </w:pPr>
      <w:r w:rsidRPr="0035540A">
        <w:rPr>
          <w:lang w:eastAsia="x-none"/>
        </w:rPr>
        <w:t xml:space="preserve">[117-R19-MIMO] </w:t>
      </w:r>
      <w:r w:rsidR="0035540A" w:rsidRPr="0035540A">
        <w:rPr>
          <w:lang w:eastAsia="x-none"/>
        </w:rPr>
        <w:t>– Eko (Samsung)</w:t>
      </w:r>
    </w:p>
    <w:p w14:paraId="139570EE" w14:textId="2569F67C" w:rsidR="00D7097B" w:rsidRPr="0035540A" w:rsidRDefault="00D7097B" w:rsidP="00D7097B">
      <w:pPr>
        <w:rPr>
          <w:lang w:eastAsia="x-none"/>
        </w:rPr>
      </w:pPr>
      <w:r w:rsidRPr="0035540A">
        <w:rPr>
          <w:lang w:eastAsia="x-none"/>
        </w:rPr>
        <w:t>Email discussion on Rel-19 MIMO Phase 5</w:t>
      </w:r>
    </w:p>
    <w:p w14:paraId="671A0697" w14:textId="77777777" w:rsidR="00D7097B" w:rsidRPr="0035540A" w:rsidRDefault="00D7097B" w:rsidP="00D7097B">
      <w:pPr>
        <w:numPr>
          <w:ilvl w:val="0"/>
          <w:numId w:val="68"/>
        </w:numPr>
        <w:rPr>
          <w:lang w:val="en-US" w:eastAsia="x-none"/>
        </w:rPr>
      </w:pPr>
      <w:r w:rsidRPr="0035540A">
        <w:rPr>
          <w:lang w:eastAsia="x-none"/>
        </w:rPr>
        <w:t>To be used for sharing updates on online/offline schedule, details on what is to be discussed in online/offline sessions, tdoc number of the moderator summary for online session, etc</w:t>
      </w:r>
    </w:p>
    <w:p w14:paraId="64AF2506" w14:textId="77777777" w:rsidR="00D7097B" w:rsidRPr="00D7097B" w:rsidRDefault="00D7097B" w:rsidP="0035540A">
      <w:pPr>
        <w:pStyle w:val="Heading3"/>
        <w:rPr>
          <w:lang w:val="en-US"/>
        </w:rPr>
      </w:pPr>
      <w:bookmarkStart w:id="373" w:name="_Toc166306535"/>
      <w:bookmarkStart w:id="374" w:name="_Toc173405029"/>
      <w:r w:rsidRPr="00D7097B">
        <w:rPr>
          <w:lang w:eastAsia="x-none"/>
        </w:rPr>
        <w:t xml:space="preserve">Enhancements for </w:t>
      </w:r>
      <w:r w:rsidRPr="00D7097B">
        <w:rPr>
          <w:lang w:val="en-US"/>
        </w:rPr>
        <w:t>UE-initiated/event-driven beam management</w:t>
      </w:r>
      <w:bookmarkEnd w:id="373"/>
      <w:bookmarkEnd w:id="374"/>
    </w:p>
    <w:p w14:paraId="2E2C4D7E" w14:textId="25616CAA" w:rsidR="00D7097B" w:rsidRPr="00D7097B" w:rsidRDefault="006F79AF" w:rsidP="00D7097B">
      <w:pPr>
        <w:rPr>
          <w:lang w:val="en-US"/>
        </w:rPr>
      </w:pPr>
      <w:hyperlink r:id="rId1111" w:history="1">
        <w:r>
          <w:rPr>
            <w:rStyle w:val="Hyperlink"/>
            <w:lang w:val="en-US"/>
          </w:rPr>
          <w:t>R1-2403846</w:t>
        </w:r>
      </w:hyperlink>
      <w:r w:rsidR="00D7097B" w:rsidRPr="00D7097B">
        <w:rPr>
          <w:lang w:val="en-US"/>
        </w:rPr>
        <w:tab/>
        <w:t>Discussion on Rel-19 UE/Event-Driven Beam Management</w:t>
      </w:r>
      <w:r w:rsidR="00D7097B" w:rsidRPr="00D7097B">
        <w:rPr>
          <w:lang w:val="en-US"/>
        </w:rPr>
        <w:tab/>
        <w:t>InterDigital, Inc.</w:t>
      </w:r>
    </w:p>
    <w:p w14:paraId="74A5AD57" w14:textId="1A68019A" w:rsidR="00D7097B" w:rsidRPr="00D7097B" w:rsidRDefault="006F79AF" w:rsidP="00D7097B">
      <w:pPr>
        <w:rPr>
          <w:lang w:val="en-US"/>
        </w:rPr>
      </w:pPr>
      <w:hyperlink r:id="rId1112" w:history="1">
        <w:r>
          <w:rPr>
            <w:rStyle w:val="Hyperlink"/>
            <w:lang w:val="en-US"/>
          </w:rPr>
          <w:t>R1-2403872</w:t>
        </w:r>
      </w:hyperlink>
      <w:r w:rsidR="00D7097B" w:rsidRPr="00D7097B">
        <w:rPr>
          <w:lang w:val="en-US"/>
        </w:rPr>
        <w:tab/>
        <w:t>Enhancements for UE-initiated/event-driven beam management</w:t>
      </w:r>
      <w:r w:rsidR="00D7097B" w:rsidRPr="00D7097B">
        <w:rPr>
          <w:lang w:val="en-US"/>
        </w:rPr>
        <w:tab/>
        <w:t>FUTUREWEI</w:t>
      </w:r>
    </w:p>
    <w:p w14:paraId="12F7E941" w14:textId="710DFC7F" w:rsidR="00D7097B" w:rsidRPr="00D7097B" w:rsidRDefault="006F79AF" w:rsidP="00D7097B">
      <w:pPr>
        <w:rPr>
          <w:lang w:val="en-US"/>
        </w:rPr>
      </w:pPr>
      <w:hyperlink r:id="rId1113" w:history="1">
        <w:r>
          <w:rPr>
            <w:rStyle w:val="Hyperlink"/>
            <w:lang w:val="en-US"/>
          </w:rPr>
          <w:t>R1-2403877</w:t>
        </w:r>
      </w:hyperlink>
      <w:r w:rsidR="00D7097B" w:rsidRPr="00D7097B">
        <w:rPr>
          <w:lang w:val="en-US"/>
        </w:rPr>
        <w:tab/>
        <w:t>Discussion on Rel-19 Enhancement for UE-initiated/event-driven beam management</w:t>
      </w:r>
      <w:r w:rsidR="00D7097B" w:rsidRPr="00D7097B">
        <w:rPr>
          <w:lang w:val="en-US"/>
        </w:rPr>
        <w:tab/>
        <w:t>New H3C Technologies Co., Ltd.</w:t>
      </w:r>
    </w:p>
    <w:p w14:paraId="4BBC25D3" w14:textId="6578B0F7" w:rsidR="00D7097B" w:rsidRPr="00D7097B" w:rsidRDefault="006F79AF" w:rsidP="00D7097B">
      <w:pPr>
        <w:rPr>
          <w:lang w:val="en-US"/>
        </w:rPr>
      </w:pPr>
      <w:hyperlink r:id="rId1114" w:history="1">
        <w:r>
          <w:rPr>
            <w:rStyle w:val="Hyperlink"/>
            <w:lang w:val="en-US"/>
          </w:rPr>
          <w:t>R1-2403900</w:t>
        </w:r>
      </w:hyperlink>
      <w:r w:rsidR="00D7097B" w:rsidRPr="00D7097B">
        <w:rPr>
          <w:lang w:val="en-US"/>
        </w:rPr>
        <w:tab/>
        <w:t>Enhancements for UE-initiated/event-driven beam management</w:t>
      </w:r>
      <w:r w:rsidR="00D7097B" w:rsidRPr="00D7097B">
        <w:rPr>
          <w:lang w:val="en-US"/>
        </w:rPr>
        <w:tab/>
        <w:t>MediaTek Inc.</w:t>
      </w:r>
    </w:p>
    <w:p w14:paraId="0C03E6DF" w14:textId="29AFE78C" w:rsidR="00D7097B" w:rsidRPr="00D7097B" w:rsidRDefault="006F79AF" w:rsidP="00D7097B">
      <w:pPr>
        <w:rPr>
          <w:lang w:val="en-US"/>
        </w:rPr>
      </w:pPr>
      <w:hyperlink r:id="rId1115" w:history="1">
        <w:r>
          <w:rPr>
            <w:rStyle w:val="Hyperlink"/>
            <w:lang w:val="en-US"/>
          </w:rPr>
          <w:t>R1-2403944</w:t>
        </w:r>
      </w:hyperlink>
      <w:r w:rsidR="00D7097B" w:rsidRPr="00D7097B">
        <w:rPr>
          <w:lang w:val="en-US"/>
        </w:rPr>
        <w:tab/>
        <w:t>On UE initiated/event-driven beam management</w:t>
      </w:r>
      <w:r w:rsidR="00D7097B" w:rsidRPr="00D7097B">
        <w:rPr>
          <w:lang w:val="en-US"/>
        </w:rPr>
        <w:tab/>
        <w:t>Huawei, HiSilicon</w:t>
      </w:r>
    </w:p>
    <w:p w14:paraId="0CBCBCFA" w14:textId="54D05631" w:rsidR="00D7097B" w:rsidRPr="00D7097B" w:rsidRDefault="006F79AF" w:rsidP="00D7097B">
      <w:pPr>
        <w:rPr>
          <w:lang w:val="en-US"/>
        </w:rPr>
      </w:pPr>
      <w:hyperlink r:id="rId1116" w:history="1">
        <w:r>
          <w:rPr>
            <w:rStyle w:val="Hyperlink"/>
            <w:lang w:val="en-US"/>
          </w:rPr>
          <w:t>R1-2403985</w:t>
        </w:r>
      </w:hyperlink>
      <w:r w:rsidR="00D7097B" w:rsidRPr="00D7097B">
        <w:rPr>
          <w:lang w:val="en-US"/>
        </w:rPr>
        <w:tab/>
        <w:t>Enhancements for event driven beam management</w:t>
      </w:r>
      <w:r w:rsidR="00D7097B" w:rsidRPr="00D7097B">
        <w:rPr>
          <w:lang w:val="en-US"/>
        </w:rPr>
        <w:tab/>
        <w:t>Intel Corporation</w:t>
      </w:r>
    </w:p>
    <w:p w14:paraId="3FAA6CA1" w14:textId="2E7471EA" w:rsidR="00D7097B" w:rsidRPr="00D7097B" w:rsidRDefault="006F79AF" w:rsidP="00D7097B">
      <w:pPr>
        <w:rPr>
          <w:lang w:val="en-US"/>
        </w:rPr>
      </w:pPr>
      <w:hyperlink r:id="rId1117" w:history="1">
        <w:r>
          <w:rPr>
            <w:rStyle w:val="Hyperlink"/>
            <w:lang w:val="en-US"/>
          </w:rPr>
          <w:t>R1-2404019</w:t>
        </w:r>
      </w:hyperlink>
      <w:r w:rsidR="00D7097B" w:rsidRPr="00D7097B">
        <w:rPr>
          <w:lang w:val="en-US"/>
        </w:rPr>
        <w:tab/>
        <w:t>Discussion on UE-initiated/event-driven beam management</w:t>
      </w:r>
      <w:r w:rsidR="00D7097B" w:rsidRPr="00D7097B">
        <w:rPr>
          <w:lang w:val="en-US"/>
        </w:rPr>
        <w:tab/>
        <w:t>Spreadtrum Communications</w:t>
      </w:r>
    </w:p>
    <w:p w14:paraId="081643F8" w14:textId="4082E8F4" w:rsidR="00D7097B" w:rsidRPr="00D7097B" w:rsidRDefault="006F79AF" w:rsidP="00D7097B">
      <w:pPr>
        <w:rPr>
          <w:lang w:val="en-US"/>
        </w:rPr>
      </w:pPr>
      <w:hyperlink r:id="rId1118" w:history="1">
        <w:r>
          <w:rPr>
            <w:rStyle w:val="Hyperlink"/>
            <w:lang w:val="en-US"/>
          </w:rPr>
          <w:t>R1-2404106</w:t>
        </w:r>
      </w:hyperlink>
      <w:r w:rsidR="00D7097B" w:rsidRPr="00D7097B">
        <w:rPr>
          <w:lang w:val="en-US"/>
        </w:rPr>
        <w:tab/>
        <w:t>Views on Rel-19 UE-initiated/event-driven beam management</w:t>
      </w:r>
      <w:r w:rsidR="00D7097B" w:rsidRPr="00D7097B">
        <w:rPr>
          <w:lang w:val="en-US"/>
        </w:rPr>
        <w:tab/>
        <w:t>Samsung</w:t>
      </w:r>
    </w:p>
    <w:p w14:paraId="593A2EA6" w14:textId="003BDB82" w:rsidR="00D7097B" w:rsidRPr="00D7097B" w:rsidRDefault="006F79AF" w:rsidP="00D7097B">
      <w:pPr>
        <w:rPr>
          <w:lang w:val="en-US"/>
        </w:rPr>
      </w:pPr>
      <w:hyperlink r:id="rId1119" w:history="1">
        <w:r>
          <w:rPr>
            <w:rStyle w:val="Hyperlink"/>
            <w:lang w:val="en-US"/>
          </w:rPr>
          <w:t>R1-2404170</w:t>
        </w:r>
      </w:hyperlink>
      <w:r w:rsidR="00D7097B" w:rsidRPr="00D7097B">
        <w:rPr>
          <w:lang w:val="en-US"/>
        </w:rPr>
        <w:tab/>
        <w:t>Discussion on UE-initiated/event-driven beam management</w:t>
      </w:r>
      <w:r w:rsidR="00D7097B" w:rsidRPr="00D7097B">
        <w:rPr>
          <w:lang w:val="en-US"/>
        </w:rPr>
        <w:tab/>
        <w:t>vivo</w:t>
      </w:r>
    </w:p>
    <w:p w14:paraId="281C80EE" w14:textId="2CCE34FC" w:rsidR="00D7097B" w:rsidRPr="00D7097B" w:rsidRDefault="006F79AF" w:rsidP="00D7097B">
      <w:pPr>
        <w:rPr>
          <w:lang w:val="en-US"/>
        </w:rPr>
      </w:pPr>
      <w:hyperlink r:id="rId1120" w:history="1">
        <w:r>
          <w:rPr>
            <w:rStyle w:val="Hyperlink"/>
            <w:lang w:val="en-US"/>
          </w:rPr>
          <w:t>R1-2404239</w:t>
        </w:r>
      </w:hyperlink>
      <w:r w:rsidR="00D7097B" w:rsidRPr="00D7097B">
        <w:rPr>
          <w:lang w:val="en-US"/>
        </w:rPr>
        <w:tab/>
        <w:t>Discussion on enhancements for UE-initiated/event-driven beam management</w:t>
      </w:r>
      <w:r w:rsidR="00D7097B" w:rsidRPr="00D7097B">
        <w:rPr>
          <w:lang w:val="en-US"/>
        </w:rPr>
        <w:tab/>
        <w:t>ZTE</w:t>
      </w:r>
    </w:p>
    <w:p w14:paraId="688AF024" w14:textId="10FE9EC1" w:rsidR="00D7097B" w:rsidRPr="00D7097B" w:rsidRDefault="006F79AF" w:rsidP="00D7097B">
      <w:pPr>
        <w:rPr>
          <w:lang w:val="en-US"/>
        </w:rPr>
      </w:pPr>
      <w:hyperlink r:id="rId1121" w:history="1">
        <w:r>
          <w:rPr>
            <w:rStyle w:val="Hyperlink"/>
            <w:lang w:val="en-US"/>
          </w:rPr>
          <w:t>R1-2404277</w:t>
        </w:r>
      </w:hyperlink>
      <w:r w:rsidR="00D7097B" w:rsidRPr="00D7097B">
        <w:rPr>
          <w:lang w:val="en-US"/>
        </w:rPr>
        <w:tab/>
        <w:t>Enhancements for UE-initiated beam management</w:t>
      </w:r>
      <w:r w:rsidR="00D7097B" w:rsidRPr="00D7097B">
        <w:rPr>
          <w:lang w:val="en-US"/>
        </w:rPr>
        <w:tab/>
        <w:t>Apple</w:t>
      </w:r>
    </w:p>
    <w:p w14:paraId="352B926F" w14:textId="360AA9B9" w:rsidR="00D7097B" w:rsidRPr="00D7097B" w:rsidRDefault="006F79AF" w:rsidP="00D7097B">
      <w:pPr>
        <w:rPr>
          <w:lang w:val="en-US"/>
        </w:rPr>
      </w:pPr>
      <w:hyperlink r:id="rId1122" w:history="1">
        <w:r>
          <w:rPr>
            <w:rStyle w:val="Hyperlink"/>
            <w:lang w:val="en-US"/>
          </w:rPr>
          <w:t>R1-2404336</w:t>
        </w:r>
      </w:hyperlink>
      <w:r w:rsidR="00D7097B" w:rsidRPr="00D7097B">
        <w:rPr>
          <w:lang w:val="en-US"/>
        </w:rPr>
        <w:tab/>
        <w:t>Enhancements for UE-initiated/event-driven beam management</w:t>
      </w:r>
      <w:r w:rsidR="00D7097B" w:rsidRPr="00D7097B">
        <w:rPr>
          <w:lang w:val="en-US"/>
        </w:rPr>
        <w:tab/>
        <w:t>Lenovo</w:t>
      </w:r>
    </w:p>
    <w:p w14:paraId="639D81BE" w14:textId="1B96B208" w:rsidR="00D7097B" w:rsidRPr="00D7097B" w:rsidRDefault="006F79AF" w:rsidP="00D7097B">
      <w:pPr>
        <w:rPr>
          <w:lang w:val="en-US"/>
        </w:rPr>
      </w:pPr>
      <w:hyperlink r:id="rId1123" w:history="1">
        <w:r>
          <w:rPr>
            <w:rStyle w:val="Hyperlink"/>
            <w:lang w:val="en-US"/>
          </w:rPr>
          <w:t>R1-2404394</w:t>
        </w:r>
      </w:hyperlink>
      <w:r w:rsidR="00D7097B" w:rsidRPr="00D7097B">
        <w:rPr>
          <w:lang w:val="en-US"/>
        </w:rPr>
        <w:tab/>
        <w:t>Views on UE-initiated/event-driven beam management</w:t>
      </w:r>
      <w:r w:rsidR="00D7097B" w:rsidRPr="00D7097B">
        <w:rPr>
          <w:lang w:val="en-US"/>
        </w:rPr>
        <w:tab/>
        <w:t>CATT</w:t>
      </w:r>
    </w:p>
    <w:p w14:paraId="2C873290" w14:textId="60F6E677" w:rsidR="00D7097B" w:rsidRPr="00D7097B" w:rsidRDefault="006F79AF" w:rsidP="00D7097B">
      <w:pPr>
        <w:rPr>
          <w:lang w:val="en-US"/>
        </w:rPr>
      </w:pPr>
      <w:hyperlink r:id="rId1124" w:history="1">
        <w:r>
          <w:rPr>
            <w:rStyle w:val="Hyperlink"/>
            <w:lang w:val="en-US"/>
          </w:rPr>
          <w:t>R1-2404449</w:t>
        </w:r>
      </w:hyperlink>
      <w:r w:rsidR="00D7097B" w:rsidRPr="00D7097B">
        <w:rPr>
          <w:lang w:val="en-US"/>
        </w:rPr>
        <w:tab/>
        <w:t>Discussion on  enhancements for UE-initiated/event-driven beam management</w:t>
      </w:r>
      <w:r w:rsidR="00D7097B" w:rsidRPr="00D7097B">
        <w:rPr>
          <w:lang w:val="en-US"/>
        </w:rPr>
        <w:tab/>
        <w:t>CMCC</w:t>
      </w:r>
    </w:p>
    <w:p w14:paraId="59AB7E4D" w14:textId="79C9C0B8" w:rsidR="00D7097B" w:rsidRPr="00D7097B" w:rsidRDefault="006F79AF" w:rsidP="00D7097B">
      <w:pPr>
        <w:rPr>
          <w:lang w:val="en-US"/>
        </w:rPr>
      </w:pPr>
      <w:hyperlink r:id="rId1125" w:history="1">
        <w:r>
          <w:rPr>
            <w:rStyle w:val="Hyperlink"/>
            <w:lang w:val="en-US"/>
          </w:rPr>
          <w:t>R1-2404475</w:t>
        </w:r>
      </w:hyperlink>
      <w:r w:rsidR="00D7097B" w:rsidRPr="00D7097B">
        <w:rPr>
          <w:lang w:val="en-US"/>
        </w:rPr>
        <w:tab/>
        <w:t xml:space="preserve">Enhancements for UE-initiated/Event-Driven Beam Management </w:t>
      </w:r>
      <w:r w:rsidR="00D7097B" w:rsidRPr="00D7097B">
        <w:rPr>
          <w:lang w:val="en-US"/>
        </w:rPr>
        <w:tab/>
        <w:t>Panasonic</w:t>
      </w:r>
    </w:p>
    <w:p w14:paraId="23192E76" w14:textId="170F4524" w:rsidR="00D7097B" w:rsidRPr="00D7097B" w:rsidRDefault="006F79AF" w:rsidP="00D7097B">
      <w:pPr>
        <w:rPr>
          <w:lang w:val="en-US"/>
        </w:rPr>
      </w:pPr>
      <w:hyperlink r:id="rId1126" w:history="1">
        <w:r>
          <w:rPr>
            <w:rStyle w:val="Hyperlink"/>
            <w:lang w:val="en-US"/>
          </w:rPr>
          <w:t>R1-2404494</w:t>
        </w:r>
      </w:hyperlink>
      <w:r w:rsidR="00D7097B" w:rsidRPr="00D7097B">
        <w:rPr>
          <w:lang w:val="en-US"/>
        </w:rPr>
        <w:tab/>
        <w:t>Discussion on UE initiated beam management</w:t>
      </w:r>
      <w:r w:rsidR="00D7097B" w:rsidRPr="00D7097B">
        <w:rPr>
          <w:lang w:val="en-US"/>
        </w:rPr>
        <w:tab/>
        <w:t>Sony</w:t>
      </w:r>
    </w:p>
    <w:p w14:paraId="18181A38" w14:textId="3EF97CC5" w:rsidR="00D7097B" w:rsidRPr="00D7097B" w:rsidRDefault="006F79AF" w:rsidP="00D7097B">
      <w:pPr>
        <w:rPr>
          <w:lang w:val="en-US"/>
        </w:rPr>
      </w:pPr>
      <w:hyperlink r:id="rId1127" w:history="1">
        <w:r>
          <w:rPr>
            <w:rStyle w:val="Hyperlink"/>
            <w:lang w:val="en-US"/>
          </w:rPr>
          <w:t>R1-2404550</w:t>
        </w:r>
      </w:hyperlink>
      <w:r w:rsidR="00D7097B" w:rsidRPr="00D7097B">
        <w:rPr>
          <w:lang w:val="en-US"/>
        </w:rPr>
        <w:tab/>
        <w:t>UE-initiated beam management</w:t>
      </w:r>
      <w:r w:rsidR="00D7097B" w:rsidRPr="00D7097B">
        <w:rPr>
          <w:lang w:val="en-US"/>
        </w:rPr>
        <w:tab/>
        <w:t>LG Electronics</w:t>
      </w:r>
    </w:p>
    <w:p w14:paraId="6FB29668" w14:textId="0FFA6C11" w:rsidR="00D7097B" w:rsidRPr="00D7097B" w:rsidRDefault="006F79AF" w:rsidP="00D7097B">
      <w:pPr>
        <w:rPr>
          <w:lang w:val="en-US"/>
        </w:rPr>
      </w:pPr>
      <w:hyperlink r:id="rId1128" w:history="1">
        <w:r>
          <w:rPr>
            <w:rStyle w:val="Hyperlink"/>
            <w:lang w:val="en-US"/>
          </w:rPr>
          <w:t>R1-2404574</w:t>
        </w:r>
      </w:hyperlink>
      <w:r w:rsidR="00D7097B" w:rsidRPr="00D7097B">
        <w:rPr>
          <w:lang w:val="en-US"/>
        </w:rPr>
        <w:tab/>
        <w:t>Discussion on UE-initiated/event-driven beam management</w:t>
      </w:r>
      <w:r w:rsidR="00D7097B" w:rsidRPr="00D7097B">
        <w:rPr>
          <w:lang w:val="en-US"/>
        </w:rPr>
        <w:tab/>
        <w:t>HONOR</w:t>
      </w:r>
    </w:p>
    <w:p w14:paraId="3140F93C" w14:textId="6DC302B8" w:rsidR="00D7097B" w:rsidRPr="00D7097B" w:rsidRDefault="006F79AF" w:rsidP="00D7097B">
      <w:pPr>
        <w:rPr>
          <w:lang w:val="en-US"/>
        </w:rPr>
      </w:pPr>
      <w:hyperlink r:id="rId1129" w:history="1">
        <w:r>
          <w:rPr>
            <w:rStyle w:val="Hyperlink"/>
            <w:lang w:val="en-US"/>
          </w:rPr>
          <w:t>R1-2404587</w:t>
        </w:r>
      </w:hyperlink>
      <w:r w:rsidR="00D7097B" w:rsidRPr="00D7097B">
        <w:rPr>
          <w:lang w:val="en-US"/>
        </w:rPr>
        <w:tab/>
        <w:t>Discussion on enhancements for UE-initiated/event-driven beam management</w:t>
      </w:r>
      <w:r w:rsidR="00D7097B" w:rsidRPr="00D7097B">
        <w:rPr>
          <w:lang w:val="en-US"/>
        </w:rPr>
        <w:tab/>
        <w:t>Fujitsu</w:t>
      </w:r>
    </w:p>
    <w:p w14:paraId="24A64A8A" w14:textId="63844991" w:rsidR="00D7097B" w:rsidRPr="00D7097B" w:rsidRDefault="006F79AF" w:rsidP="00D7097B">
      <w:pPr>
        <w:rPr>
          <w:lang w:val="en-US"/>
        </w:rPr>
      </w:pPr>
      <w:hyperlink r:id="rId1130" w:history="1">
        <w:r>
          <w:rPr>
            <w:rStyle w:val="Hyperlink"/>
            <w:lang w:val="en-US"/>
          </w:rPr>
          <w:t>R1-2404611</w:t>
        </w:r>
      </w:hyperlink>
      <w:r w:rsidR="00D7097B" w:rsidRPr="00D7097B">
        <w:rPr>
          <w:lang w:val="en-US"/>
        </w:rPr>
        <w:tab/>
        <w:t>Enhancements for UE-initiated/event-driven beam management</w:t>
      </w:r>
      <w:r w:rsidR="00D7097B" w:rsidRPr="00D7097B">
        <w:rPr>
          <w:lang w:val="en-US"/>
        </w:rPr>
        <w:tab/>
        <w:t>Xiaomi</w:t>
      </w:r>
    </w:p>
    <w:p w14:paraId="1A865E83" w14:textId="1905C138" w:rsidR="00D7097B" w:rsidRPr="00D7097B" w:rsidRDefault="006F79AF" w:rsidP="00D7097B">
      <w:pPr>
        <w:rPr>
          <w:lang w:val="en-US"/>
        </w:rPr>
      </w:pPr>
      <w:hyperlink r:id="rId1131" w:history="1">
        <w:r>
          <w:rPr>
            <w:rStyle w:val="Hyperlink"/>
            <w:lang w:val="en-US"/>
          </w:rPr>
          <w:t>R1-2404657</w:t>
        </w:r>
      </w:hyperlink>
      <w:r w:rsidR="00D7097B" w:rsidRPr="00D7097B">
        <w:rPr>
          <w:lang w:val="en-US"/>
        </w:rPr>
        <w:tab/>
        <w:t>Discussion on enhancements for UE-initiated or event-driven beam management</w:t>
      </w:r>
      <w:r w:rsidR="00D7097B" w:rsidRPr="00D7097B">
        <w:rPr>
          <w:lang w:val="en-US"/>
        </w:rPr>
        <w:tab/>
        <w:t>NEC</w:t>
      </w:r>
    </w:p>
    <w:p w14:paraId="1CC1CFB6" w14:textId="2BFD58A9" w:rsidR="00D7097B" w:rsidRPr="00D7097B" w:rsidRDefault="006F79AF" w:rsidP="00D7097B">
      <w:pPr>
        <w:rPr>
          <w:lang w:val="en-US"/>
        </w:rPr>
      </w:pPr>
      <w:hyperlink r:id="rId1132" w:history="1">
        <w:r>
          <w:rPr>
            <w:rStyle w:val="Hyperlink"/>
            <w:lang w:val="en-US"/>
          </w:rPr>
          <w:t>R1-2404739</w:t>
        </w:r>
      </w:hyperlink>
      <w:r w:rsidR="00D7097B" w:rsidRPr="00D7097B">
        <w:rPr>
          <w:lang w:val="en-US"/>
        </w:rPr>
        <w:tab/>
        <w:t>Discussion on enhancements for UE-initiated/event-driven beam management</w:t>
      </w:r>
      <w:r w:rsidR="00D7097B" w:rsidRPr="00D7097B">
        <w:rPr>
          <w:lang w:val="en-US"/>
        </w:rPr>
        <w:tab/>
        <w:t>Hyundai Motor Company</w:t>
      </w:r>
    </w:p>
    <w:p w14:paraId="524A43F8" w14:textId="5D07A3F5" w:rsidR="00D7097B" w:rsidRPr="00D7097B" w:rsidRDefault="006F79AF" w:rsidP="00D7097B">
      <w:pPr>
        <w:rPr>
          <w:lang w:val="en-US"/>
        </w:rPr>
      </w:pPr>
      <w:hyperlink r:id="rId1133" w:history="1">
        <w:r>
          <w:rPr>
            <w:rStyle w:val="Hyperlink"/>
            <w:lang w:val="en-US"/>
          </w:rPr>
          <w:t>R1-2404746</w:t>
        </w:r>
      </w:hyperlink>
      <w:r w:rsidR="00D7097B" w:rsidRPr="00D7097B">
        <w:rPr>
          <w:lang w:val="en-US"/>
        </w:rPr>
        <w:tab/>
        <w:t>Enhancements for UE-initiated beam management</w:t>
      </w:r>
      <w:r w:rsidR="00D7097B" w:rsidRPr="00D7097B">
        <w:rPr>
          <w:lang w:val="en-US"/>
        </w:rPr>
        <w:tab/>
        <w:t>Ericsson</w:t>
      </w:r>
    </w:p>
    <w:p w14:paraId="061E6C8B" w14:textId="185DCE4C" w:rsidR="00D7097B" w:rsidRPr="00D7097B" w:rsidRDefault="006F79AF" w:rsidP="00D7097B">
      <w:pPr>
        <w:rPr>
          <w:lang w:val="en-US"/>
        </w:rPr>
      </w:pPr>
      <w:hyperlink r:id="rId1134" w:history="1">
        <w:r>
          <w:rPr>
            <w:rStyle w:val="Hyperlink"/>
            <w:lang w:val="en-US"/>
          </w:rPr>
          <w:t>R1-2404770</w:t>
        </w:r>
      </w:hyperlink>
      <w:r w:rsidR="00D7097B" w:rsidRPr="00D7097B">
        <w:rPr>
          <w:lang w:val="en-US"/>
        </w:rPr>
        <w:tab/>
        <w:t>Enhancements for UE-initiated/event-driven beam management</w:t>
      </w:r>
      <w:r w:rsidR="00D7097B" w:rsidRPr="00D7097B">
        <w:rPr>
          <w:lang w:val="en-US"/>
        </w:rPr>
        <w:tab/>
        <w:t>ETRI</w:t>
      </w:r>
    </w:p>
    <w:p w14:paraId="5836D61A" w14:textId="7AEE93E5" w:rsidR="00D7097B" w:rsidRPr="00D7097B" w:rsidRDefault="006F79AF" w:rsidP="00D7097B">
      <w:pPr>
        <w:rPr>
          <w:lang w:val="en-US"/>
        </w:rPr>
      </w:pPr>
      <w:hyperlink r:id="rId1135" w:history="1">
        <w:r>
          <w:rPr>
            <w:rStyle w:val="Hyperlink"/>
            <w:lang w:val="en-US"/>
          </w:rPr>
          <w:t>R1-2404813</w:t>
        </w:r>
      </w:hyperlink>
      <w:r w:rsidR="00D7097B" w:rsidRPr="00D7097B">
        <w:rPr>
          <w:lang w:val="en-US"/>
        </w:rPr>
        <w:tab/>
        <w:t>Enhancements for UE-initiated/event-driven beam management</w:t>
      </w:r>
      <w:r w:rsidR="00D7097B" w:rsidRPr="00D7097B">
        <w:rPr>
          <w:lang w:val="en-US"/>
        </w:rPr>
        <w:tab/>
        <w:t>Transsion Holdings</w:t>
      </w:r>
    </w:p>
    <w:p w14:paraId="4AC099D5" w14:textId="1C721CB3" w:rsidR="00D7097B" w:rsidRPr="00D7097B" w:rsidRDefault="006F79AF" w:rsidP="00D7097B">
      <w:pPr>
        <w:rPr>
          <w:lang w:val="en-US"/>
        </w:rPr>
      </w:pPr>
      <w:hyperlink r:id="rId1136" w:history="1">
        <w:r>
          <w:rPr>
            <w:rStyle w:val="Hyperlink"/>
            <w:lang w:val="en-US"/>
          </w:rPr>
          <w:t>R1-2404882</w:t>
        </w:r>
      </w:hyperlink>
      <w:r w:rsidR="00D7097B" w:rsidRPr="00D7097B">
        <w:rPr>
          <w:lang w:val="en-US"/>
        </w:rPr>
        <w:tab/>
        <w:t>Discussions on UE-initiated/event-driven beam management</w:t>
      </w:r>
      <w:r w:rsidR="00D7097B" w:rsidRPr="00D7097B">
        <w:rPr>
          <w:lang w:val="en-US"/>
        </w:rPr>
        <w:tab/>
        <w:t>OPPO</w:t>
      </w:r>
    </w:p>
    <w:p w14:paraId="59DA59EB" w14:textId="11A38F0E" w:rsidR="00D7097B" w:rsidRPr="00D7097B" w:rsidRDefault="006F79AF" w:rsidP="00D7097B">
      <w:pPr>
        <w:rPr>
          <w:lang w:val="en-US"/>
        </w:rPr>
      </w:pPr>
      <w:hyperlink r:id="rId1137" w:history="1">
        <w:r>
          <w:rPr>
            <w:rStyle w:val="Hyperlink"/>
            <w:lang w:val="en-US"/>
          </w:rPr>
          <w:t>R1-2404918</w:t>
        </w:r>
      </w:hyperlink>
      <w:r w:rsidR="00D7097B" w:rsidRPr="00D7097B">
        <w:rPr>
          <w:lang w:val="en-US"/>
        </w:rPr>
        <w:tab/>
        <w:t>Enhancements to facilitate UE-initiated/event-driven beam management</w:t>
      </w:r>
      <w:r w:rsidR="00D7097B" w:rsidRPr="00D7097B">
        <w:rPr>
          <w:lang w:val="en-US"/>
        </w:rPr>
        <w:tab/>
        <w:t>Nokia</w:t>
      </w:r>
    </w:p>
    <w:p w14:paraId="28B86889" w14:textId="21341B57" w:rsidR="00D7097B" w:rsidRPr="00D7097B" w:rsidRDefault="006F79AF" w:rsidP="00D7097B">
      <w:pPr>
        <w:rPr>
          <w:lang w:val="en-US"/>
        </w:rPr>
      </w:pPr>
      <w:hyperlink r:id="rId1138" w:history="1">
        <w:r>
          <w:rPr>
            <w:rStyle w:val="Hyperlink"/>
            <w:lang w:val="en-US"/>
          </w:rPr>
          <w:t>R1-2404970</w:t>
        </w:r>
      </w:hyperlink>
      <w:r w:rsidR="00D7097B" w:rsidRPr="00D7097B">
        <w:rPr>
          <w:lang w:val="en-US"/>
        </w:rPr>
        <w:tab/>
        <w:t>Enhancements for UE-initiated/event-driven beam management</w:t>
      </w:r>
      <w:r w:rsidR="00D7097B" w:rsidRPr="00D7097B">
        <w:rPr>
          <w:lang w:val="en-US"/>
        </w:rPr>
        <w:tab/>
        <w:t>Sharp</w:t>
      </w:r>
    </w:p>
    <w:p w14:paraId="458F1348" w14:textId="6A90BEA3" w:rsidR="00D7097B" w:rsidRPr="00D7097B" w:rsidRDefault="006F79AF" w:rsidP="00D7097B">
      <w:pPr>
        <w:rPr>
          <w:lang w:val="en-US"/>
        </w:rPr>
      </w:pPr>
      <w:hyperlink r:id="rId1139" w:history="1">
        <w:r>
          <w:rPr>
            <w:rStyle w:val="Hyperlink"/>
            <w:lang w:val="en-US"/>
          </w:rPr>
          <w:t>R1-2405035</w:t>
        </w:r>
      </w:hyperlink>
      <w:r w:rsidR="00D7097B" w:rsidRPr="00D7097B">
        <w:rPr>
          <w:lang w:val="en-US"/>
        </w:rPr>
        <w:tab/>
        <w:t>Discussion on enhancements for UE-initiated/event-driven beam management</w:t>
      </w:r>
      <w:r w:rsidR="00D7097B" w:rsidRPr="00D7097B">
        <w:rPr>
          <w:lang w:val="en-US"/>
        </w:rPr>
        <w:tab/>
        <w:t>NTT DOCOMO, INC.</w:t>
      </w:r>
    </w:p>
    <w:p w14:paraId="1CE37DE3" w14:textId="17AA1B13" w:rsidR="00D7097B" w:rsidRPr="00D7097B" w:rsidRDefault="006F79AF" w:rsidP="00D7097B">
      <w:pPr>
        <w:rPr>
          <w:lang w:val="en-US"/>
        </w:rPr>
      </w:pPr>
      <w:hyperlink r:id="rId1140" w:history="1">
        <w:r>
          <w:rPr>
            <w:rStyle w:val="Hyperlink"/>
            <w:lang w:val="en-US"/>
          </w:rPr>
          <w:t>R1-2405111</w:t>
        </w:r>
      </w:hyperlink>
      <w:r w:rsidR="00D7097B" w:rsidRPr="00D7097B">
        <w:rPr>
          <w:lang w:val="en-US"/>
        </w:rPr>
        <w:tab/>
        <w:t>Discussion on UE-initiated/event-driven beam management</w:t>
      </w:r>
      <w:r w:rsidR="00D7097B" w:rsidRPr="00D7097B">
        <w:rPr>
          <w:lang w:val="en-US"/>
        </w:rPr>
        <w:tab/>
        <w:t>ITRI</w:t>
      </w:r>
    </w:p>
    <w:p w14:paraId="5E6120F0" w14:textId="760EFE7E" w:rsidR="00D7097B" w:rsidRPr="00D7097B" w:rsidRDefault="006F79AF" w:rsidP="00D7097B">
      <w:pPr>
        <w:rPr>
          <w:lang w:val="en-US"/>
        </w:rPr>
      </w:pPr>
      <w:hyperlink r:id="rId1141" w:history="1">
        <w:r>
          <w:rPr>
            <w:rStyle w:val="Hyperlink"/>
            <w:lang w:val="en-US"/>
          </w:rPr>
          <w:t>R1-2405122</w:t>
        </w:r>
      </w:hyperlink>
      <w:r w:rsidR="00D7097B" w:rsidRPr="00D7097B">
        <w:rPr>
          <w:lang w:val="en-US"/>
        </w:rPr>
        <w:tab/>
        <w:t>Discussions on enhancements for UE-initiated/event-driven beam management</w:t>
      </w:r>
      <w:r w:rsidR="00D7097B" w:rsidRPr="00D7097B">
        <w:rPr>
          <w:lang w:val="en-US"/>
        </w:rPr>
        <w:tab/>
        <w:t>Ruijie Networks Co. Ltd</w:t>
      </w:r>
    </w:p>
    <w:p w14:paraId="4F398F39" w14:textId="3A0F9BF9" w:rsidR="00D7097B" w:rsidRPr="00D7097B" w:rsidRDefault="006F79AF" w:rsidP="00D7097B">
      <w:pPr>
        <w:rPr>
          <w:lang w:val="en-US"/>
        </w:rPr>
      </w:pPr>
      <w:hyperlink r:id="rId1142" w:history="1">
        <w:r>
          <w:rPr>
            <w:rStyle w:val="Hyperlink"/>
            <w:lang w:val="en-US"/>
          </w:rPr>
          <w:t>R1-2405148</w:t>
        </w:r>
      </w:hyperlink>
      <w:r w:rsidR="00D7097B" w:rsidRPr="00D7097B">
        <w:rPr>
          <w:lang w:val="en-US"/>
        </w:rPr>
        <w:tab/>
        <w:t>UE-init</w:t>
      </w:r>
      <w:r w:rsidR="0035540A">
        <w:rPr>
          <w:lang w:val="en-US"/>
        </w:rPr>
        <w:t>i</w:t>
      </w:r>
      <w:r w:rsidR="00D7097B" w:rsidRPr="00D7097B">
        <w:rPr>
          <w:lang w:val="en-US"/>
        </w:rPr>
        <w:t>ated/event-driven beam management</w:t>
      </w:r>
      <w:r w:rsidR="00D7097B" w:rsidRPr="00D7097B">
        <w:rPr>
          <w:lang w:val="en-US"/>
        </w:rPr>
        <w:tab/>
        <w:t>Qualcomm Incorporated</w:t>
      </w:r>
    </w:p>
    <w:p w14:paraId="6E385718" w14:textId="034DEDA6" w:rsidR="00D7097B" w:rsidRPr="00D7097B" w:rsidRDefault="006F79AF" w:rsidP="00D7097B">
      <w:pPr>
        <w:rPr>
          <w:lang w:val="en-US"/>
        </w:rPr>
      </w:pPr>
      <w:hyperlink r:id="rId1143" w:history="1">
        <w:r>
          <w:rPr>
            <w:rStyle w:val="Hyperlink"/>
            <w:lang w:val="en-US"/>
          </w:rPr>
          <w:t>R1-2405187</w:t>
        </w:r>
      </w:hyperlink>
      <w:r w:rsidR="00D7097B" w:rsidRPr="00D7097B">
        <w:rPr>
          <w:lang w:val="en-US"/>
        </w:rPr>
        <w:tab/>
        <w:t>Discussion on UE initiated beam management</w:t>
      </w:r>
      <w:r w:rsidR="00D7097B" w:rsidRPr="00D7097B">
        <w:rPr>
          <w:lang w:val="en-US"/>
        </w:rPr>
        <w:tab/>
        <w:t>ASUSTeK</w:t>
      </w:r>
    </w:p>
    <w:p w14:paraId="02722850" w14:textId="2138900A" w:rsidR="00D7097B" w:rsidRPr="00D7097B" w:rsidRDefault="006F79AF" w:rsidP="00D7097B">
      <w:pPr>
        <w:rPr>
          <w:lang w:val="en-US"/>
        </w:rPr>
      </w:pPr>
      <w:hyperlink r:id="rId1144" w:history="1">
        <w:r>
          <w:rPr>
            <w:rStyle w:val="Hyperlink"/>
            <w:lang w:val="en-US"/>
          </w:rPr>
          <w:t>R1-2405205</w:t>
        </w:r>
      </w:hyperlink>
      <w:r w:rsidR="00D7097B" w:rsidRPr="00D7097B">
        <w:rPr>
          <w:lang w:val="en-US"/>
        </w:rPr>
        <w:tab/>
        <w:t>Enhancements for UE-initiated/event-driven beam management</w:t>
      </w:r>
      <w:r w:rsidR="00D7097B" w:rsidRPr="00D7097B">
        <w:rPr>
          <w:lang w:val="en-US"/>
        </w:rPr>
        <w:tab/>
        <w:t>NICT</w:t>
      </w:r>
    </w:p>
    <w:p w14:paraId="70812A73" w14:textId="11AF8A11" w:rsidR="00D7097B" w:rsidRPr="00D7097B" w:rsidRDefault="006F79AF" w:rsidP="00D7097B">
      <w:pPr>
        <w:rPr>
          <w:lang w:val="en-US"/>
        </w:rPr>
      </w:pPr>
      <w:hyperlink r:id="rId1145" w:history="1">
        <w:r>
          <w:rPr>
            <w:rStyle w:val="Hyperlink"/>
            <w:lang w:val="en-US"/>
          </w:rPr>
          <w:t>R1-2405238</w:t>
        </w:r>
      </w:hyperlink>
      <w:r w:rsidR="00D7097B" w:rsidRPr="00D7097B">
        <w:rPr>
          <w:lang w:val="en-US"/>
        </w:rPr>
        <w:tab/>
        <w:t>Enhancements for UE-initiated/event-driven beam management</w:t>
      </w:r>
      <w:r w:rsidR="00D7097B" w:rsidRPr="00D7097B">
        <w:rPr>
          <w:lang w:val="en-US"/>
        </w:rPr>
        <w:tab/>
        <w:t>CEWiT</w:t>
      </w:r>
    </w:p>
    <w:p w14:paraId="2646701F" w14:textId="1AEBB24A" w:rsidR="00D7097B" w:rsidRPr="00D7097B" w:rsidRDefault="006F79AF" w:rsidP="00D7097B">
      <w:pPr>
        <w:rPr>
          <w:lang w:val="en-US"/>
        </w:rPr>
      </w:pPr>
      <w:hyperlink r:id="rId1146" w:history="1">
        <w:r>
          <w:rPr>
            <w:rStyle w:val="Hyperlink"/>
            <w:lang w:val="en-US"/>
          </w:rPr>
          <w:t>R1-2405258</w:t>
        </w:r>
      </w:hyperlink>
      <w:r w:rsidR="00D7097B" w:rsidRPr="00D7097B">
        <w:rPr>
          <w:lang w:val="en-US"/>
        </w:rPr>
        <w:tab/>
        <w:t>Discussions on enhancements for UE-initiated/event-driven beam management</w:t>
      </w:r>
      <w:r w:rsidR="00D7097B" w:rsidRPr="00D7097B">
        <w:rPr>
          <w:lang w:val="en-US"/>
        </w:rPr>
        <w:tab/>
        <w:t>KDDI Corporation</w:t>
      </w:r>
    </w:p>
    <w:p w14:paraId="774826DB" w14:textId="634DC60F" w:rsidR="00D7097B" w:rsidRDefault="006F79AF" w:rsidP="00D7097B">
      <w:pPr>
        <w:rPr>
          <w:lang w:val="en-US"/>
        </w:rPr>
      </w:pPr>
      <w:hyperlink r:id="rId1147" w:history="1">
        <w:r>
          <w:rPr>
            <w:rStyle w:val="Hyperlink"/>
            <w:lang w:val="en-US"/>
          </w:rPr>
          <w:t>R1-2405271</w:t>
        </w:r>
      </w:hyperlink>
      <w:r w:rsidR="00D7097B" w:rsidRPr="00D7097B">
        <w:rPr>
          <w:lang w:val="en-US"/>
        </w:rPr>
        <w:tab/>
        <w:t>Discussion on enhancements for UE-initiated or event-driven beam management</w:t>
      </w:r>
      <w:r w:rsidR="00D7097B" w:rsidRPr="00D7097B">
        <w:rPr>
          <w:lang w:val="en-US"/>
        </w:rPr>
        <w:tab/>
        <w:t>Google</w:t>
      </w:r>
    </w:p>
    <w:p w14:paraId="3505299A" w14:textId="77777777" w:rsidR="0035540A" w:rsidRDefault="0035540A" w:rsidP="00D7097B">
      <w:pPr>
        <w:rPr>
          <w:lang w:val="en-US"/>
        </w:rPr>
      </w:pPr>
    </w:p>
    <w:p w14:paraId="4CAA4FEA" w14:textId="6D04A5D7" w:rsidR="008D0269" w:rsidRPr="00D7097B" w:rsidRDefault="006F79AF" w:rsidP="008D0269">
      <w:pPr>
        <w:rPr>
          <w:lang w:val="en-US"/>
        </w:rPr>
      </w:pPr>
      <w:hyperlink r:id="rId1148" w:history="1">
        <w:r>
          <w:rPr>
            <w:rStyle w:val="Hyperlink"/>
            <w:lang w:val="en-US"/>
          </w:rPr>
          <w:t>R1-2404712</w:t>
        </w:r>
      </w:hyperlink>
      <w:r w:rsidR="008D0269" w:rsidRPr="00D7097B">
        <w:rPr>
          <w:lang w:val="en-US"/>
        </w:rPr>
        <w:tab/>
        <w:t>Offline summary for Rel-19 MIMO UEIBM (9.2.1) pre-RAN1#117</w:t>
      </w:r>
      <w:r w:rsidR="008D0269" w:rsidRPr="00D7097B">
        <w:rPr>
          <w:lang w:val="en-US"/>
        </w:rPr>
        <w:tab/>
        <w:t>Moderator (ZTE)</w:t>
      </w:r>
    </w:p>
    <w:p w14:paraId="3CC8A1F8" w14:textId="15557E3E" w:rsidR="008D0269" w:rsidRPr="008D0269" w:rsidRDefault="006F79AF" w:rsidP="008D0269">
      <w:pPr>
        <w:rPr>
          <w:b/>
          <w:bCs/>
          <w:lang w:val="en-US"/>
        </w:rPr>
      </w:pPr>
      <w:hyperlink r:id="rId1149" w:history="1">
        <w:r>
          <w:rPr>
            <w:rStyle w:val="Hyperlink"/>
            <w:b/>
            <w:bCs/>
            <w:lang w:val="en-US"/>
          </w:rPr>
          <w:t>R1-2404713</w:t>
        </w:r>
      </w:hyperlink>
      <w:r w:rsidR="008D0269" w:rsidRPr="008D0269">
        <w:rPr>
          <w:b/>
          <w:bCs/>
          <w:lang w:val="en-US"/>
        </w:rPr>
        <w:tab/>
        <w:t>Moderator Summary #1 on UE-initiated/event-driven beam management</w:t>
      </w:r>
      <w:r w:rsidR="008D0269" w:rsidRPr="008D0269">
        <w:rPr>
          <w:b/>
          <w:bCs/>
          <w:lang w:val="en-US"/>
        </w:rPr>
        <w:tab/>
        <w:t>Moderator (ZTE)</w:t>
      </w:r>
    </w:p>
    <w:p w14:paraId="63CDC127" w14:textId="4223DF19" w:rsidR="008D0269" w:rsidRDefault="008D0269" w:rsidP="008D0269">
      <w:pPr>
        <w:rPr>
          <w:lang w:val="en-US"/>
        </w:rPr>
      </w:pPr>
      <w:r>
        <w:rPr>
          <w:lang w:val="en-US"/>
        </w:rPr>
        <w:t>From Monday session</w:t>
      </w:r>
    </w:p>
    <w:p w14:paraId="424AD38A" w14:textId="6163659B" w:rsidR="008D0269" w:rsidRPr="008D0269" w:rsidRDefault="008D0269" w:rsidP="008D0269">
      <w:pPr>
        <w:shd w:val="clear" w:color="auto" w:fill="FFFFFF"/>
        <w:snapToGrid w:val="0"/>
        <w:jc w:val="both"/>
        <w:rPr>
          <w:color w:val="000000"/>
          <w:szCs w:val="20"/>
          <w:lang w:eastAsia="zh-CN"/>
        </w:rPr>
      </w:pPr>
      <w:r w:rsidRPr="008D0269">
        <w:rPr>
          <w:color w:val="000000"/>
          <w:szCs w:val="20"/>
          <w:highlight w:val="green"/>
          <w:lang w:eastAsia="zh-CN"/>
        </w:rPr>
        <w:t>Agreement</w:t>
      </w:r>
      <w:r w:rsidRPr="008D0269">
        <w:rPr>
          <w:color w:val="000000"/>
          <w:szCs w:val="20"/>
          <w:lang w:eastAsia="zh-CN"/>
        </w:rPr>
        <w:t xml:space="preserve"> </w:t>
      </w:r>
    </w:p>
    <w:p w14:paraId="4BA21BF1" w14:textId="77777777" w:rsidR="008D0269" w:rsidRDefault="008D0269" w:rsidP="008D0269">
      <w:pPr>
        <w:shd w:val="clear" w:color="auto" w:fill="FFFFFF"/>
        <w:snapToGrid w:val="0"/>
        <w:jc w:val="both"/>
        <w:rPr>
          <w:rFonts w:eastAsia="SimSun"/>
          <w:color w:val="000000"/>
          <w:szCs w:val="20"/>
        </w:rPr>
      </w:pPr>
      <w:r>
        <w:rPr>
          <w:szCs w:val="20"/>
        </w:rPr>
        <w:t>On UE-initiated/event-driven beam reporting, regarding UL signaling content(s) of L1-RSRP report depending on Event-2, in a report instance, at least Option-3 is supported</w:t>
      </w:r>
    </w:p>
    <w:p w14:paraId="2516B8FB" w14:textId="77777777" w:rsidR="008D0269" w:rsidRDefault="008D0269" w:rsidP="00EA1844">
      <w:pPr>
        <w:numPr>
          <w:ilvl w:val="0"/>
          <w:numId w:val="91"/>
        </w:numPr>
        <w:snapToGrid w:val="0"/>
        <w:spacing w:line="256" w:lineRule="auto"/>
        <w:jc w:val="both"/>
        <w:rPr>
          <w:szCs w:val="20"/>
        </w:rPr>
      </w:pPr>
      <w:r>
        <w:rPr>
          <w:szCs w:val="20"/>
        </w:rPr>
        <w:t xml:space="preserve">Option-3: N ≥ 1 beam(s) are reported in the report instance,  </w:t>
      </w:r>
    </w:p>
    <w:p w14:paraId="73C33325" w14:textId="77777777" w:rsidR="008D0269" w:rsidRDefault="008D0269" w:rsidP="00EA1844">
      <w:pPr>
        <w:numPr>
          <w:ilvl w:val="1"/>
          <w:numId w:val="91"/>
        </w:numPr>
        <w:snapToGrid w:val="0"/>
        <w:spacing w:line="256" w:lineRule="auto"/>
        <w:jc w:val="both"/>
        <w:rPr>
          <w:szCs w:val="20"/>
        </w:rPr>
      </w:pPr>
      <w:r>
        <w:rPr>
          <w:szCs w:val="20"/>
        </w:rPr>
        <w:t>At least one of N reported beam(s) should satisfy the condition of Event-2</w:t>
      </w:r>
    </w:p>
    <w:p w14:paraId="228E1AF6" w14:textId="77777777" w:rsidR="008D0269" w:rsidRDefault="008D0269" w:rsidP="00EA1844">
      <w:pPr>
        <w:numPr>
          <w:ilvl w:val="1"/>
          <w:numId w:val="91"/>
        </w:numPr>
        <w:snapToGrid w:val="0"/>
        <w:spacing w:line="256" w:lineRule="auto"/>
        <w:jc w:val="both"/>
        <w:rPr>
          <w:szCs w:val="20"/>
        </w:rPr>
      </w:pPr>
      <w:r>
        <w:rPr>
          <w:szCs w:val="20"/>
        </w:rPr>
        <w:t>N is configured by gNB</w:t>
      </w:r>
    </w:p>
    <w:p w14:paraId="40AD2769" w14:textId="77777777" w:rsidR="008D0269" w:rsidRDefault="008D0269" w:rsidP="00EA1844">
      <w:pPr>
        <w:numPr>
          <w:ilvl w:val="2"/>
          <w:numId w:val="91"/>
        </w:numPr>
        <w:snapToGrid w:val="0"/>
        <w:spacing w:line="256" w:lineRule="auto"/>
        <w:jc w:val="both"/>
        <w:rPr>
          <w:szCs w:val="20"/>
        </w:rPr>
      </w:pPr>
      <w:r>
        <w:rPr>
          <w:szCs w:val="20"/>
        </w:rPr>
        <w:t xml:space="preserve">FFS: candidate value of ‘N’.  </w:t>
      </w:r>
    </w:p>
    <w:p w14:paraId="4DCDAB07" w14:textId="77777777" w:rsidR="008D0269" w:rsidRDefault="008D0269" w:rsidP="00EA1844">
      <w:pPr>
        <w:numPr>
          <w:ilvl w:val="1"/>
          <w:numId w:val="91"/>
        </w:numPr>
        <w:snapToGrid w:val="0"/>
        <w:spacing w:line="256" w:lineRule="auto"/>
        <w:jc w:val="both"/>
        <w:rPr>
          <w:szCs w:val="20"/>
        </w:rPr>
      </w:pPr>
      <w:r>
        <w:rPr>
          <w:szCs w:val="20"/>
        </w:rPr>
        <w:t xml:space="preserve">FFS: RRC can enable or disable whether current beam is always reported in addition to the N beams </w:t>
      </w:r>
    </w:p>
    <w:p w14:paraId="66271B1C" w14:textId="77777777" w:rsidR="008D0269" w:rsidRDefault="008D0269" w:rsidP="00EA1844">
      <w:pPr>
        <w:numPr>
          <w:ilvl w:val="0"/>
          <w:numId w:val="91"/>
        </w:numPr>
        <w:snapToGrid w:val="0"/>
        <w:spacing w:line="256" w:lineRule="auto"/>
        <w:jc w:val="both"/>
        <w:rPr>
          <w:szCs w:val="20"/>
        </w:rPr>
      </w:pPr>
      <w:r>
        <w:rPr>
          <w:szCs w:val="20"/>
        </w:rPr>
        <w:t xml:space="preserve">FFS: Option-1/1a/1b/2.  </w:t>
      </w:r>
    </w:p>
    <w:p w14:paraId="0547ECC6" w14:textId="77777777" w:rsidR="008D0269" w:rsidRDefault="008D0269" w:rsidP="00EA1844">
      <w:pPr>
        <w:numPr>
          <w:ilvl w:val="0"/>
          <w:numId w:val="91"/>
        </w:numPr>
        <w:snapToGrid w:val="0"/>
        <w:spacing w:line="256" w:lineRule="auto"/>
        <w:jc w:val="both"/>
        <w:rPr>
          <w:szCs w:val="20"/>
        </w:rPr>
      </w:pPr>
      <w:r>
        <w:rPr>
          <w:szCs w:val="20"/>
        </w:rPr>
        <w:t>Above applies at least for the single CC case</w:t>
      </w:r>
    </w:p>
    <w:p w14:paraId="3132C2CE" w14:textId="77777777" w:rsidR="008D0269" w:rsidRPr="008D0269" w:rsidRDefault="008D0269" w:rsidP="008D0269"/>
    <w:p w14:paraId="4D5C0051" w14:textId="77777777" w:rsidR="008D0269" w:rsidRDefault="008D0269" w:rsidP="008D0269">
      <w:pPr>
        <w:rPr>
          <w:lang w:val="en-US"/>
        </w:rPr>
      </w:pPr>
    </w:p>
    <w:p w14:paraId="77FA7863" w14:textId="79F13E10" w:rsidR="008D0269" w:rsidRPr="00AA29DC" w:rsidRDefault="006F79AF" w:rsidP="008D0269">
      <w:pPr>
        <w:rPr>
          <w:b/>
          <w:bCs/>
          <w:lang w:val="en-US"/>
        </w:rPr>
      </w:pPr>
      <w:hyperlink r:id="rId1150" w:history="1">
        <w:r>
          <w:rPr>
            <w:rStyle w:val="Hyperlink"/>
            <w:b/>
            <w:bCs/>
            <w:lang w:val="en-US"/>
          </w:rPr>
          <w:t>R1-2404714</w:t>
        </w:r>
      </w:hyperlink>
      <w:r w:rsidR="008D0269" w:rsidRPr="00AA29DC">
        <w:rPr>
          <w:b/>
          <w:bCs/>
          <w:lang w:val="en-US"/>
        </w:rPr>
        <w:tab/>
        <w:t>Moderator Summary #2 on UE-initiated/event-driven beam management</w:t>
      </w:r>
      <w:r w:rsidR="008D0269" w:rsidRPr="00AA29DC">
        <w:rPr>
          <w:b/>
          <w:bCs/>
          <w:lang w:val="en-US"/>
        </w:rPr>
        <w:tab/>
        <w:t>Moderator (ZTE)</w:t>
      </w:r>
    </w:p>
    <w:p w14:paraId="43275E0B" w14:textId="2B89B8D4" w:rsidR="00AA29DC" w:rsidRPr="00AA29DC" w:rsidRDefault="00AA29DC" w:rsidP="008D0269">
      <w:pPr>
        <w:rPr>
          <w:rFonts w:ascii="Times New Roman" w:hAnsi="Times New Roman"/>
          <w:szCs w:val="20"/>
          <w:lang w:val="en-US"/>
        </w:rPr>
      </w:pPr>
      <w:r w:rsidRPr="00AA29DC">
        <w:rPr>
          <w:rFonts w:ascii="Times New Roman" w:hAnsi="Times New Roman"/>
          <w:szCs w:val="20"/>
          <w:lang w:val="en-US"/>
        </w:rPr>
        <w:t>From Tuesday session</w:t>
      </w:r>
    </w:p>
    <w:p w14:paraId="73B00CF8" w14:textId="77777777" w:rsidR="00AA29DC" w:rsidRPr="00AA29DC" w:rsidRDefault="00AA29DC" w:rsidP="00AA29DC">
      <w:pPr>
        <w:shd w:val="clear" w:color="auto" w:fill="FFFFFF"/>
        <w:snapToGrid w:val="0"/>
        <w:rPr>
          <w:rFonts w:ascii="Times New Roman" w:eastAsia="SimSun" w:hAnsi="Times New Roman"/>
          <w:color w:val="000000"/>
          <w:szCs w:val="20"/>
        </w:rPr>
      </w:pPr>
      <w:r w:rsidRPr="00AA29DC">
        <w:rPr>
          <w:rFonts w:ascii="Times New Roman" w:eastAsia="SimSun" w:hAnsi="Times New Roman"/>
          <w:color w:val="000000"/>
          <w:szCs w:val="20"/>
          <w:highlight w:val="darkYellow"/>
        </w:rPr>
        <w:t>Working Assumption</w:t>
      </w:r>
    </w:p>
    <w:p w14:paraId="43EE7D88" w14:textId="77777777" w:rsidR="00AA29DC" w:rsidRPr="00AA29DC" w:rsidRDefault="00AA29DC" w:rsidP="00AA29DC">
      <w:pPr>
        <w:shd w:val="clear" w:color="auto" w:fill="FFFFFF"/>
        <w:snapToGrid w:val="0"/>
        <w:rPr>
          <w:rFonts w:ascii="Times New Roman" w:hAnsi="Times New Roman"/>
          <w:szCs w:val="20"/>
        </w:rPr>
      </w:pPr>
      <w:r w:rsidRPr="00AA29DC">
        <w:rPr>
          <w:rFonts w:ascii="Times New Roman" w:eastAsia="Times New Roman" w:hAnsi="Times New Roman"/>
          <w:color w:val="000000"/>
          <w:szCs w:val="20"/>
          <w:lang w:eastAsia="zh-CN"/>
        </w:rPr>
        <w:t xml:space="preserve">On beam report transmission procedure for </w:t>
      </w:r>
      <w:r w:rsidRPr="00AA29DC">
        <w:rPr>
          <w:rFonts w:ascii="Times New Roman" w:eastAsia="Malgun Gothic" w:hAnsi="Times New Roman"/>
          <w:szCs w:val="20"/>
        </w:rPr>
        <w:t>UE-initiated/event-driven beam report</w:t>
      </w:r>
      <w:r w:rsidRPr="00AA29DC">
        <w:rPr>
          <w:rFonts w:ascii="Times New Roman" w:eastAsia="Times New Roman" w:hAnsi="Times New Roman"/>
          <w:color w:val="000000"/>
          <w:szCs w:val="20"/>
          <w:lang w:eastAsia="zh-CN"/>
        </w:rPr>
        <w:t>ing</w:t>
      </w:r>
    </w:p>
    <w:p w14:paraId="2F529290" w14:textId="77777777" w:rsidR="00AA29DC" w:rsidRPr="00AA29DC" w:rsidRDefault="00AA29DC" w:rsidP="00311060">
      <w:pPr>
        <w:numPr>
          <w:ilvl w:val="0"/>
          <w:numId w:val="130"/>
        </w:numPr>
        <w:shd w:val="clear" w:color="auto" w:fill="FFFFFF"/>
        <w:snapToGrid w:val="0"/>
        <w:rPr>
          <w:rFonts w:ascii="Times New Roman" w:hAnsi="Times New Roman"/>
          <w:color w:val="000000"/>
          <w:szCs w:val="20"/>
          <w:lang w:eastAsia="x-none"/>
        </w:rPr>
      </w:pPr>
      <w:r w:rsidRPr="00AA29DC">
        <w:rPr>
          <w:rFonts w:ascii="Times New Roman" w:hAnsi="Times New Roman"/>
          <w:color w:val="000000"/>
          <w:szCs w:val="20"/>
          <w:lang w:eastAsia="x-none"/>
        </w:rPr>
        <w:t>For mode-A, at least support one-bit indication in the first PUCCH channel to request a resource for a second UL channel to carry beam report.</w:t>
      </w:r>
    </w:p>
    <w:p w14:paraId="0DCD7515" w14:textId="77777777" w:rsidR="00AA29DC" w:rsidRPr="00AA29DC" w:rsidRDefault="00AA29DC" w:rsidP="00311060">
      <w:pPr>
        <w:numPr>
          <w:ilvl w:val="1"/>
          <w:numId w:val="130"/>
        </w:numPr>
        <w:shd w:val="clear" w:color="auto" w:fill="FFFFFF"/>
        <w:snapToGrid w:val="0"/>
        <w:rPr>
          <w:rFonts w:ascii="Times New Roman" w:hAnsi="Times New Roman"/>
          <w:color w:val="000000"/>
          <w:szCs w:val="20"/>
          <w:lang w:eastAsia="x-none"/>
        </w:rPr>
      </w:pPr>
      <w:r w:rsidRPr="00AA29DC">
        <w:rPr>
          <w:rFonts w:ascii="Times New Roman" w:hAnsi="Times New Roman"/>
          <w:color w:val="000000"/>
          <w:szCs w:val="20"/>
          <w:lang w:eastAsia="x-none"/>
        </w:rPr>
        <w:t xml:space="preserve">In such case, a periodic PUCCH resource (with PUCCH format 0/1) is configured by dedicated RRC signaling.  </w:t>
      </w:r>
    </w:p>
    <w:p w14:paraId="1E116725" w14:textId="77777777" w:rsidR="00AA29DC" w:rsidRPr="00AA29DC" w:rsidRDefault="00AA29DC" w:rsidP="00311060">
      <w:pPr>
        <w:numPr>
          <w:ilvl w:val="0"/>
          <w:numId w:val="130"/>
        </w:numPr>
        <w:shd w:val="clear" w:color="auto" w:fill="FFFFFF"/>
        <w:snapToGrid w:val="0"/>
        <w:rPr>
          <w:rFonts w:ascii="Times New Roman" w:hAnsi="Times New Roman"/>
          <w:color w:val="000000"/>
          <w:szCs w:val="20"/>
          <w:lang w:eastAsia="x-none"/>
        </w:rPr>
      </w:pPr>
      <w:r w:rsidRPr="00AA29DC">
        <w:rPr>
          <w:rFonts w:ascii="Times New Roman" w:hAnsi="Times New Roman"/>
          <w:color w:val="000000"/>
          <w:szCs w:val="20"/>
          <w:lang w:eastAsia="x-none"/>
        </w:rPr>
        <w:t>For mode-B, at least support one-bit indication in the first PUCCH channel to notify a second UL channel to carry beam report.</w:t>
      </w:r>
    </w:p>
    <w:p w14:paraId="1CAEB8FB" w14:textId="77777777" w:rsidR="00AA29DC" w:rsidRPr="00AA29DC" w:rsidRDefault="00AA29DC" w:rsidP="00311060">
      <w:pPr>
        <w:numPr>
          <w:ilvl w:val="1"/>
          <w:numId w:val="130"/>
        </w:numPr>
        <w:shd w:val="clear" w:color="auto" w:fill="FFFFFF"/>
        <w:snapToGrid w:val="0"/>
        <w:rPr>
          <w:rFonts w:ascii="Times New Roman" w:hAnsi="Times New Roman"/>
          <w:color w:val="000000"/>
          <w:szCs w:val="20"/>
          <w:lang w:eastAsia="x-none"/>
        </w:rPr>
      </w:pPr>
      <w:r w:rsidRPr="00AA29DC">
        <w:rPr>
          <w:rFonts w:ascii="Times New Roman" w:hAnsi="Times New Roman"/>
          <w:color w:val="000000"/>
          <w:szCs w:val="20"/>
          <w:lang w:eastAsia="x-none"/>
        </w:rPr>
        <w:t xml:space="preserve">In such case, a periodic PUCCH resource (with PUCCH format 0/1) is configured by dedicated RRC signaling.  </w:t>
      </w:r>
    </w:p>
    <w:p w14:paraId="75FB340C" w14:textId="77777777" w:rsidR="00AA29DC" w:rsidRPr="00AA29DC" w:rsidRDefault="00AA29DC" w:rsidP="00311060">
      <w:pPr>
        <w:numPr>
          <w:ilvl w:val="0"/>
          <w:numId w:val="130"/>
        </w:numPr>
        <w:shd w:val="clear" w:color="auto" w:fill="FFFFFF"/>
        <w:snapToGrid w:val="0"/>
        <w:rPr>
          <w:rFonts w:ascii="Times New Roman" w:hAnsi="Times New Roman"/>
          <w:color w:val="000000"/>
          <w:szCs w:val="20"/>
          <w:lang w:eastAsia="x-none"/>
        </w:rPr>
      </w:pPr>
      <w:r w:rsidRPr="00AA29DC">
        <w:rPr>
          <w:rFonts w:ascii="Times New Roman" w:hAnsi="Times New Roman"/>
          <w:color w:val="000000"/>
          <w:szCs w:val="20"/>
          <w:lang w:eastAsia="x-none"/>
        </w:rPr>
        <w:lastRenderedPageBreak/>
        <w:t>FFS: Whether/how to support multi-bit indication in the first PUCCH for mode-A and mode-B, e.g., when multi-event(s) are approved.</w:t>
      </w:r>
    </w:p>
    <w:p w14:paraId="41089969" w14:textId="77777777" w:rsidR="00AA29DC" w:rsidRPr="00AA29DC" w:rsidRDefault="00AA29DC" w:rsidP="00311060">
      <w:pPr>
        <w:numPr>
          <w:ilvl w:val="0"/>
          <w:numId w:val="130"/>
        </w:numPr>
        <w:shd w:val="clear" w:color="auto" w:fill="FFFFFF"/>
        <w:snapToGrid w:val="0"/>
        <w:rPr>
          <w:rFonts w:ascii="Times New Roman" w:hAnsi="Times New Roman"/>
          <w:szCs w:val="20"/>
          <w:lang w:eastAsia="x-none"/>
        </w:rPr>
      </w:pPr>
      <w:r w:rsidRPr="00AA29DC">
        <w:rPr>
          <w:rFonts w:ascii="Times New Roman" w:hAnsi="Times New Roman"/>
          <w:szCs w:val="20"/>
          <w:lang w:eastAsia="x-none"/>
        </w:rPr>
        <w:t>FFS: details on the dedicated RRC signaling</w:t>
      </w:r>
    </w:p>
    <w:p w14:paraId="01F21E1A" w14:textId="77777777" w:rsidR="00AA29DC" w:rsidRPr="00AA29DC" w:rsidRDefault="00AA29DC" w:rsidP="00311060">
      <w:pPr>
        <w:numPr>
          <w:ilvl w:val="0"/>
          <w:numId w:val="130"/>
        </w:numPr>
        <w:shd w:val="clear" w:color="auto" w:fill="FFFFFF"/>
        <w:snapToGrid w:val="0"/>
        <w:rPr>
          <w:rFonts w:ascii="Times New Roman" w:hAnsi="Times New Roman"/>
          <w:szCs w:val="20"/>
          <w:lang w:eastAsia="x-none"/>
        </w:rPr>
      </w:pPr>
      <w:r w:rsidRPr="00AA29DC">
        <w:rPr>
          <w:rFonts w:ascii="Times New Roman" w:hAnsi="Times New Roman"/>
          <w:szCs w:val="20"/>
          <w:lang w:eastAsia="x-none"/>
        </w:rPr>
        <w:t>Above applies at least for the single CC case.</w:t>
      </w:r>
    </w:p>
    <w:p w14:paraId="40796D77" w14:textId="77777777" w:rsidR="00AA29DC" w:rsidRPr="00AA29DC" w:rsidRDefault="00AA29DC" w:rsidP="00AA29DC">
      <w:pPr>
        <w:rPr>
          <w:rFonts w:ascii="Times New Roman" w:hAnsi="Times New Roman"/>
          <w:szCs w:val="20"/>
        </w:rPr>
      </w:pPr>
    </w:p>
    <w:p w14:paraId="4782018E" w14:textId="77777777" w:rsidR="00AA29DC" w:rsidRPr="00AA29DC" w:rsidRDefault="00AA29DC" w:rsidP="00AA29DC">
      <w:pPr>
        <w:shd w:val="clear" w:color="auto" w:fill="FFFFFF"/>
        <w:snapToGrid w:val="0"/>
        <w:jc w:val="both"/>
        <w:rPr>
          <w:rFonts w:ascii="Times New Roman" w:hAnsi="Times New Roman"/>
          <w:color w:val="000000"/>
          <w:szCs w:val="20"/>
          <w:lang w:eastAsia="zh-CN"/>
        </w:rPr>
      </w:pPr>
      <w:r w:rsidRPr="00AA29DC">
        <w:rPr>
          <w:rFonts w:ascii="Times New Roman" w:hAnsi="Times New Roman"/>
          <w:color w:val="000000"/>
          <w:szCs w:val="20"/>
          <w:highlight w:val="green"/>
          <w:lang w:eastAsia="zh-CN"/>
        </w:rPr>
        <w:t>Agreement</w:t>
      </w:r>
      <w:r w:rsidRPr="00AA29DC">
        <w:rPr>
          <w:rFonts w:ascii="Times New Roman" w:hAnsi="Times New Roman"/>
          <w:color w:val="000000"/>
          <w:szCs w:val="20"/>
          <w:lang w:eastAsia="zh-CN"/>
        </w:rPr>
        <w:t xml:space="preserve"> </w:t>
      </w:r>
    </w:p>
    <w:p w14:paraId="33368F43" w14:textId="77777777" w:rsidR="00AA29DC" w:rsidRPr="00AA29DC" w:rsidRDefault="00AA29DC" w:rsidP="00AA29DC">
      <w:pPr>
        <w:shd w:val="clear" w:color="auto" w:fill="FFFFFF"/>
        <w:snapToGrid w:val="0"/>
        <w:jc w:val="both"/>
        <w:rPr>
          <w:rFonts w:ascii="Times New Roman" w:eastAsia="SimSun" w:hAnsi="Times New Roman"/>
          <w:color w:val="000000"/>
          <w:szCs w:val="20"/>
        </w:rPr>
      </w:pPr>
      <w:r w:rsidRPr="00AA29DC">
        <w:rPr>
          <w:rFonts w:ascii="Times New Roman" w:eastAsia="SimSun" w:hAnsi="Times New Roman"/>
          <w:color w:val="000000"/>
          <w:szCs w:val="20"/>
        </w:rPr>
        <w:t xml:space="preserve">Regarding RS measurement for the current beam for Event 2, for Option-2a, support the both schemes as follows. </w:t>
      </w:r>
    </w:p>
    <w:p w14:paraId="4F22D8D4" w14:textId="77777777" w:rsidR="00AA29DC" w:rsidRPr="00AA29DC" w:rsidRDefault="00AA29DC" w:rsidP="00311060">
      <w:pPr>
        <w:numPr>
          <w:ilvl w:val="0"/>
          <w:numId w:val="132"/>
        </w:numPr>
        <w:shd w:val="clear" w:color="auto" w:fill="FFFFFF"/>
        <w:tabs>
          <w:tab w:val="left" w:pos="0"/>
        </w:tabs>
        <w:snapToGrid w:val="0"/>
        <w:jc w:val="both"/>
        <w:rPr>
          <w:rFonts w:ascii="Times New Roman" w:eastAsia="SimSun" w:hAnsi="Times New Roman"/>
          <w:color w:val="000000"/>
          <w:szCs w:val="20"/>
        </w:rPr>
      </w:pPr>
      <w:r w:rsidRPr="00AA29DC">
        <w:rPr>
          <w:rFonts w:ascii="Times New Roman" w:eastAsia="SimSun" w:hAnsi="Times New Roman"/>
          <w:color w:val="000000"/>
          <w:szCs w:val="20"/>
        </w:rPr>
        <w:t>Scheme-1: RS for current beam is the QCL RS in the indicated TCI state</w:t>
      </w:r>
    </w:p>
    <w:p w14:paraId="06E50E8B" w14:textId="77777777" w:rsidR="00AA29DC" w:rsidRPr="00AA29DC" w:rsidRDefault="00AA29DC" w:rsidP="00311060">
      <w:pPr>
        <w:numPr>
          <w:ilvl w:val="1"/>
          <w:numId w:val="132"/>
        </w:numPr>
        <w:shd w:val="clear" w:color="auto" w:fill="FFFFFF"/>
        <w:tabs>
          <w:tab w:val="left" w:pos="0"/>
        </w:tabs>
        <w:snapToGrid w:val="0"/>
        <w:jc w:val="both"/>
        <w:rPr>
          <w:rFonts w:ascii="Times New Roman" w:eastAsia="SimSun" w:hAnsi="Times New Roman"/>
          <w:color w:val="000000"/>
          <w:szCs w:val="20"/>
        </w:rPr>
      </w:pPr>
      <w:r w:rsidRPr="00AA29DC">
        <w:rPr>
          <w:rFonts w:ascii="Times New Roman" w:eastAsia="SimSun" w:hAnsi="Times New Roman"/>
          <w:color w:val="000000"/>
          <w:szCs w:val="20"/>
        </w:rPr>
        <w:t>FFS: Whether/How to handle the case if only one TRS is configured in the indicated TCI state.</w:t>
      </w:r>
    </w:p>
    <w:p w14:paraId="1C6B8F97" w14:textId="77777777" w:rsidR="00AA29DC" w:rsidRPr="00AA29DC" w:rsidRDefault="00AA29DC" w:rsidP="00311060">
      <w:pPr>
        <w:numPr>
          <w:ilvl w:val="0"/>
          <w:numId w:val="132"/>
        </w:numPr>
        <w:shd w:val="clear" w:color="auto" w:fill="FFFFFF"/>
        <w:tabs>
          <w:tab w:val="left" w:pos="0"/>
        </w:tabs>
        <w:snapToGrid w:val="0"/>
        <w:jc w:val="both"/>
        <w:rPr>
          <w:rFonts w:ascii="Times New Roman" w:eastAsia="SimSun" w:hAnsi="Times New Roman"/>
          <w:color w:val="000000"/>
          <w:szCs w:val="20"/>
        </w:rPr>
      </w:pPr>
      <w:r w:rsidRPr="00AA29DC">
        <w:rPr>
          <w:rFonts w:ascii="Times New Roman" w:eastAsia="SimSun" w:hAnsi="Times New Roman"/>
          <w:color w:val="000000"/>
          <w:szCs w:val="20"/>
        </w:rPr>
        <w:t>Scheme-2: the RS for current beam is the SSB which is QCLed with the QCL RS in the indicated TCI state.</w:t>
      </w:r>
    </w:p>
    <w:p w14:paraId="657043F5" w14:textId="77777777" w:rsidR="00AA29DC" w:rsidRPr="00AA29DC" w:rsidRDefault="00AA29DC" w:rsidP="00311060">
      <w:pPr>
        <w:numPr>
          <w:ilvl w:val="0"/>
          <w:numId w:val="132"/>
        </w:numPr>
        <w:shd w:val="clear" w:color="auto" w:fill="FFFFFF"/>
        <w:tabs>
          <w:tab w:val="left" w:pos="0"/>
        </w:tabs>
        <w:snapToGrid w:val="0"/>
        <w:jc w:val="both"/>
        <w:rPr>
          <w:rFonts w:ascii="Times New Roman" w:eastAsia="SimSun" w:hAnsi="Times New Roman"/>
          <w:color w:val="000000"/>
          <w:szCs w:val="20"/>
        </w:rPr>
      </w:pPr>
      <w:r w:rsidRPr="00AA29DC">
        <w:rPr>
          <w:rFonts w:ascii="Times New Roman" w:eastAsia="SimSun" w:hAnsi="Times New Roman"/>
          <w:color w:val="000000"/>
          <w:szCs w:val="20"/>
        </w:rPr>
        <w:t>Enabling one of either Scheme-1 or Scheme-2 is selected by NW.</w:t>
      </w:r>
    </w:p>
    <w:p w14:paraId="1EEBFF5F" w14:textId="77777777" w:rsidR="00AA29DC" w:rsidRPr="00AA29DC" w:rsidRDefault="00AA29DC" w:rsidP="00311060">
      <w:pPr>
        <w:numPr>
          <w:ilvl w:val="1"/>
          <w:numId w:val="132"/>
        </w:numPr>
        <w:shd w:val="clear" w:color="auto" w:fill="FFFFFF"/>
        <w:tabs>
          <w:tab w:val="left" w:pos="0"/>
        </w:tabs>
        <w:snapToGrid w:val="0"/>
        <w:jc w:val="both"/>
        <w:rPr>
          <w:rFonts w:ascii="Times New Roman" w:eastAsia="SimSun" w:hAnsi="Times New Roman"/>
          <w:color w:val="000000"/>
          <w:szCs w:val="20"/>
        </w:rPr>
      </w:pPr>
      <w:r w:rsidRPr="00AA29DC">
        <w:rPr>
          <w:rFonts w:ascii="Times New Roman" w:eastAsia="SimSun" w:hAnsi="Times New Roman"/>
          <w:color w:val="000000"/>
          <w:szCs w:val="20"/>
        </w:rPr>
        <w:t>FFS: The above selection is via an explicit RRC parameter or an implicit manner, e.g., if the RS(s) for new beam are CSI-RS, Scheme-1 is enabled; otherwise, Scheme-2 is enabled.</w:t>
      </w:r>
    </w:p>
    <w:p w14:paraId="5EB0B288" w14:textId="77777777" w:rsidR="00AA29DC" w:rsidRPr="00AA29DC" w:rsidRDefault="00AA29DC" w:rsidP="00311060">
      <w:pPr>
        <w:numPr>
          <w:ilvl w:val="1"/>
          <w:numId w:val="132"/>
        </w:numPr>
        <w:shd w:val="clear" w:color="auto" w:fill="FFFFFF"/>
        <w:tabs>
          <w:tab w:val="left" w:pos="0"/>
        </w:tabs>
        <w:snapToGrid w:val="0"/>
        <w:jc w:val="both"/>
        <w:rPr>
          <w:rFonts w:ascii="Times New Roman" w:eastAsia="SimSun" w:hAnsi="Times New Roman"/>
          <w:color w:val="000000"/>
          <w:szCs w:val="20"/>
        </w:rPr>
      </w:pPr>
      <w:r w:rsidRPr="00AA29DC">
        <w:rPr>
          <w:rFonts w:ascii="Times New Roman" w:eastAsia="SimSun" w:hAnsi="Times New Roman"/>
          <w:color w:val="000000"/>
          <w:szCs w:val="20"/>
        </w:rPr>
        <w:t>(</w:t>
      </w:r>
      <w:r w:rsidRPr="00AA29DC">
        <w:rPr>
          <w:rFonts w:ascii="Times New Roman" w:eastAsia="SimSun" w:hAnsi="Times New Roman"/>
          <w:color w:val="000000"/>
          <w:szCs w:val="20"/>
          <w:highlight w:val="darkYellow"/>
        </w:rPr>
        <w:t>Working Assumption</w:t>
      </w:r>
      <w:r w:rsidRPr="00AA29DC">
        <w:rPr>
          <w:rFonts w:ascii="Times New Roman" w:eastAsia="SimSun" w:hAnsi="Times New Roman"/>
          <w:color w:val="000000"/>
          <w:szCs w:val="20"/>
        </w:rPr>
        <w:t>) Enabling of either Scheme-1 or Scheme-2 should ensure the same RS type for RS measurement for current beam and new beam.</w:t>
      </w:r>
    </w:p>
    <w:p w14:paraId="3BBDEF23" w14:textId="77777777" w:rsidR="00AA29DC" w:rsidRPr="00AA29DC" w:rsidRDefault="00AA29DC" w:rsidP="00311060">
      <w:pPr>
        <w:numPr>
          <w:ilvl w:val="0"/>
          <w:numId w:val="132"/>
        </w:numPr>
        <w:shd w:val="clear" w:color="auto" w:fill="FFFFFF"/>
        <w:tabs>
          <w:tab w:val="left" w:pos="0"/>
        </w:tabs>
        <w:snapToGrid w:val="0"/>
        <w:jc w:val="both"/>
        <w:rPr>
          <w:rFonts w:ascii="Times New Roman" w:eastAsia="SimSun" w:hAnsi="Times New Roman"/>
          <w:color w:val="000000"/>
          <w:szCs w:val="20"/>
        </w:rPr>
      </w:pPr>
      <w:r w:rsidRPr="00AA29DC">
        <w:rPr>
          <w:rFonts w:ascii="Times New Roman" w:eastAsia="SimSun" w:hAnsi="Times New Roman"/>
          <w:color w:val="000000"/>
          <w:szCs w:val="20"/>
        </w:rPr>
        <w:t xml:space="preserve">The above QCL RS is the RS w.r.t. QCL-TypeD, if there are two QCL RSs in the indicated TCI state. </w:t>
      </w:r>
    </w:p>
    <w:p w14:paraId="008BE27E" w14:textId="77777777" w:rsidR="00AA29DC" w:rsidRPr="00AA29DC" w:rsidRDefault="00AA29DC" w:rsidP="00AA29DC">
      <w:pPr>
        <w:rPr>
          <w:rFonts w:ascii="Times New Roman" w:hAnsi="Times New Roman"/>
          <w:szCs w:val="20"/>
        </w:rPr>
      </w:pPr>
    </w:p>
    <w:p w14:paraId="61828158" w14:textId="77777777" w:rsidR="00AA29DC" w:rsidRPr="00AA29DC" w:rsidRDefault="00AA29DC" w:rsidP="00AA29DC">
      <w:pPr>
        <w:shd w:val="clear" w:color="auto" w:fill="FFFFFF"/>
        <w:snapToGrid w:val="0"/>
        <w:jc w:val="both"/>
        <w:rPr>
          <w:rFonts w:ascii="Times New Roman" w:hAnsi="Times New Roman"/>
          <w:color w:val="000000"/>
          <w:szCs w:val="20"/>
          <w:lang w:eastAsia="zh-CN"/>
        </w:rPr>
      </w:pPr>
      <w:r w:rsidRPr="00AA29DC">
        <w:rPr>
          <w:rFonts w:ascii="Times New Roman" w:hAnsi="Times New Roman"/>
          <w:color w:val="000000"/>
          <w:szCs w:val="20"/>
          <w:highlight w:val="green"/>
          <w:lang w:eastAsia="zh-CN"/>
        </w:rPr>
        <w:t>Agreement</w:t>
      </w:r>
      <w:r w:rsidRPr="00AA29DC">
        <w:rPr>
          <w:rFonts w:ascii="Times New Roman" w:hAnsi="Times New Roman"/>
          <w:color w:val="000000"/>
          <w:szCs w:val="20"/>
          <w:lang w:eastAsia="zh-CN"/>
        </w:rPr>
        <w:t xml:space="preserve"> </w:t>
      </w:r>
    </w:p>
    <w:p w14:paraId="76424898" w14:textId="77777777" w:rsidR="00AA29DC" w:rsidRPr="00AA29DC" w:rsidRDefault="00AA29DC" w:rsidP="00AA29DC">
      <w:pPr>
        <w:shd w:val="clear" w:color="auto" w:fill="FFFFFF"/>
        <w:snapToGrid w:val="0"/>
        <w:rPr>
          <w:rFonts w:ascii="Times New Roman" w:eastAsia="SimSun" w:hAnsi="Times New Roman"/>
          <w:szCs w:val="20"/>
        </w:rPr>
      </w:pPr>
      <w:r w:rsidRPr="00AA29DC">
        <w:rPr>
          <w:rFonts w:ascii="Times New Roman" w:eastAsia="SimSun" w:hAnsi="Times New Roman"/>
          <w:szCs w:val="20"/>
        </w:rPr>
        <w:t>Regarding RS measurement for the new beam for Event 2, at least Option-3a is supported</w:t>
      </w:r>
    </w:p>
    <w:p w14:paraId="67E7E857" w14:textId="77777777" w:rsidR="00AA29DC" w:rsidRPr="00415E94" w:rsidRDefault="00AA29DC" w:rsidP="00311060">
      <w:pPr>
        <w:numPr>
          <w:ilvl w:val="0"/>
          <w:numId w:val="131"/>
        </w:numPr>
        <w:shd w:val="clear" w:color="auto" w:fill="FFFFFF"/>
        <w:tabs>
          <w:tab w:val="left" w:pos="0"/>
        </w:tabs>
        <w:snapToGrid w:val="0"/>
        <w:rPr>
          <w:rFonts w:ascii="Times New Roman" w:eastAsia="SimSun" w:hAnsi="Times New Roman"/>
          <w:szCs w:val="20"/>
        </w:rPr>
      </w:pPr>
      <w:r w:rsidRPr="00415E94">
        <w:rPr>
          <w:rFonts w:ascii="Times New Roman" w:eastAsia="SimSun" w:hAnsi="Times New Roman"/>
          <w:szCs w:val="20"/>
        </w:rPr>
        <w:t>Option-3a (explicit manner): The RS(s) for new beam(s) are explicitly configured</w:t>
      </w:r>
    </w:p>
    <w:p w14:paraId="46C9303D" w14:textId="77777777" w:rsidR="00AA29DC" w:rsidRPr="00415E94" w:rsidRDefault="00AA29DC" w:rsidP="00311060">
      <w:pPr>
        <w:numPr>
          <w:ilvl w:val="0"/>
          <w:numId w:val="131"/>
        </w:numPr>
        <w:shd w:val="clear" w:color="auto" w:fill="FFFFFF"/>
        <w:tabs>
          <w:tab w:val="left" w:pos="0"/>
        </w:tabs>
        <w:snapToGrid w:val="0"/>
        <w:rPr>
          <w:rFonts w:ascii="Times New Roman" w:eastAsia="SimSun" w:hAnsi="Times New Roman"/>
          <w:szCs w:val="20"/>
        </w:rPr>
      </w:pPr>
      <w:r w:rsidRPr="00415E94">
        <w:rPr>
          <w:rFonts w:ascii="Times New Roman" w:eastAsia="SimSun" w:hAnsi="Times New Roman"/>
          <w:szCs w:val="20"/>
        </w:rPr>
        <w:t>FFS: Option-3b/3c</w:t>
      </w:r>
    </w:p>
    <w:p w14:paraId="2F4C7DCF" w14:textId="77777777" w:rsidR="00AA29DC" w:rsidRPr="00415E94" w:rsidRDefault="00AA29DC" w:rsidP="00311060">
      <w:pPr>
        <w:numPr>
          <w:ilvl w:val="1"/>
          <w:numId w:val="131"/>
        </w:numPr>
        <w:shd w:val="clear" w:color="auto" w:fill="FFFFFF"/>
        <w:tabs>
          <w:tab w:val="left" w:pos="0"/>
        </w:tabs>
        <w:snapToGrid w:val="0"/>
        <w:rPr>
          <w:rFonts w:ascii="Times New Roman" w:eastAsia="SimSun" w:hAnsi="Times New Roman"/>
          <w:szCs w:val="20"/>
        </w:rPr>
      </w:pPr>
      <w:r w:rsidRPr="00415E94">
        <w:rPr>
          <w:rFonts w:ascii="Times New Roman" w:eastAsia="SimSun" w:hAnsi="Times New Roman"/>
          <w:szCs w:val="20"/>
        </w:rPr>
        <w:t xml:space="preserve">Option-3b: </w:t>
      </w:r>
      <w:r w:rsidRPr="00415E94">
        <w:rPr>
          <w:rFonts w:ascii="Times New Roman" w:eastAsia="Malgun Gothic" w:hAnsi="Times New Roman"/>
          <w:szCs w:val="20"/>
          <w:lang w:eastAsia="zh-CN"/>
        </w:rPr>
        <w:t>The RS(s) for new beam(s) are implicitly derived from QCL RS(s) of activated TCI state(s).</w:t>
      </w:r>
    </w:p>
    <w:p w14:paraId="24834C63" w14:textId="77777777" w:rsidR="00AA29DC" w:rsidRPr="00415E94" w:rsidRDefault="00AA29DC" w:rsidP="00311060">
      <w:pPr>
        <w:numPr>
          <w:ilvl w:val="1"/>
          <w:numId w:val="131"/>
        </w:numPr>
        <w:shd w:val="clear" w:color="auto" w:fill="FFFFFF"/>
        <w:tabs>
          <w:tab w:val="left" w:pos="0"/>
        </w:tabs>
        <w:snapToGrid w:val="0"/>
        <w:rPr>
          <w:rFonts w:ascii="Times New Roman" w:eastAsia="SimSun" w:hAnsi="Times New Roman"/>
          <w:szCs w:val="20"/>
        </w:rPr>
      </w:pPr>
      <w:r w:rsidRPr="00415E94">
        <w:rPr>
          <w:rFonts w:ascii="Times New Roman" w:eastAsia="PMingLiU" w:hAnsi="Times New Roman"/>
          <w:szCs w:val="20"/>
          <w:lang w:eastAsia="zh-TW"/>
        </w:rPr>
        <w:t xml:space="preserve">Option-3c: The RS(s) for new beam(s) are implicitly derived from QCL RS(s) of TCI state(s) in a </w:t>
      </w:r>
      <w:bookmarkStart w:id="375" w:name="OLE_LINK21"/>
      <w:r w:rsidRPr="00415E94">
        <w:rPr>
          <w:rFonts w:ascii="Times New Roman" w:eastAsia="PMingLiU" w:hAnsi="Times New Roman"/>
          <w:szCs w:val="20"/>
          <w:lang w:eastAsia="zh-TW"/>
        </w:rPr>
        <w:t xml:space="preserve">configured subset of the </w:t>
      </w:r>
      <w:bookmarkStart w:id="376" w:name="OLE_LINK20"/>
      <w:r w:rsidRPr="00415E94">
        <w:rPr>
          <w:rFonts w:ascii="Times New Roman" w:eastAsia="PMingLiU" w:hAnsi="Times New Roman"/>
          <w:szCs w:val="20"/>
          <w:lang w:eastAsia="zh-TW"/>
        </w:rPr>
        <w:t>legacy RRC-configured TCI state list</w:t>
      </w:r>
      <w:bookmarkEnd w:id="375"/>
      <w:bookmarkEnd w:id="376"/>
    </w:p>
    <w:p w14:paraId="39303683" w14:textId="77777777" w:rsidR="00AA29DC" w:rsidRPr="00AA29DC" w:rsidRDefault="00AA29DC" w:rsidP="008D0269"/>
    <w:p w14:paraId="719AC03E" w14:textId="77777777" w:rsidR="00AA29DC" w:rsidRPr="00D7097B" w:rsidRDefault="00AA29DC" w:rsidP="008D0269">
      <w:pPr>
        <w:rPr>
          <w:lang w:val="en-US"/>
        </w:rPr>
      </w:pPr>
    </w:p>
    <w:p w14:paraId="5EE9713D" w14:textId="7A4B53C9" w:rsidR="008D0269" w:rsidRPr="00A07935" w:rsidRDefault="006F79AF" w:rsidP="008D0269">
      <w:pPr>
        <w:rPr>
          <w:b/>
          <w:bCs/>
          <w:lang w:val="en-US"/>
        </w:rPr>
      </w:pPr>
      <w:hyperlink r:id="rId1151" w:history="1">
        <w:r>
          <w:rPr>
            <w:rStyle w:val="Hyperlink"/>
            <w:b/>
            <w:bCs/>
            <w:lang w:val="en-US"/>
          </w:rPr>
          <w:t>R1-2404715</w:t>
        </w:r>
      </w:hyperlink>
      <w:r w:rsidR="008D0269" w:rsidRPr="00A07935">
        <w:rPr>
          <w:b/>
          <w:bCs/>
          <w:lang w:val="en-US"/>
        </w:rPr>
        <w:tab/>
        <w:t>Moderator Summary #3 on UE-initiated/event-driven beam management</w:t>
      </w:r>
      <w:r w:rsidR="008D0269" w:rsidRPr="00A07935">
        <w:rPr>
          <w:b/>
          <w:bCs/>
          <w:lang w:val="en-US"/>
        </w:rPr>
        <w:tab/>
        <w:t>Moderator (ZTE)</w:t>
      </w:r>
    </w:p>
    <w:p w14:paraId="6F6F24CA" w14:textId="3EB69C3B" w:rsidR="00A07935" w:rsidRPr="00D7097B" w:rsidRDefault="00A07935" w:rsidP="008D0269">
      <w:pPr>
        <w:rPr>
          <w:lang w:val="en-US"/>
        </w:rPr>
      </w:pPr>
      <w:r>
        <w:rPr>
          <w:lang w:val="en-US"/>
        </w:rPr>
        <w:t>From Wednesday session</w:t>
      </w:r>
    </w:p>
    <w:p w14:paraId="71AF172A" w14:textId="77777777" w:rsidR="00A07935" w:rsidRPr="00AA29DC" w:rsidRDefault="00A07935" w:rsidP="00A07935">
      <w:pPr>
        <w:shd w:val="clear" w:color="auto" w:fill="FFFFFF"/>
        <w:snapToGrid w:val="0"/>
        <w:jc w:val="both"/>
        <w:rPr>
          <w:rFonts w:ascii="Times New Roman" w:hAnsi="Times New Roman"/>
          <w:color w:val="000000"/>
          <w:szCs w:val="20"/>
          <w:lang w:eastAsia="zh-CN"/>
        </w:rPr>
      </w:pPr>
      <w:r w:rsidRPr="00AA29DC">
        <w:rPr>
          <w:rFonts w:ascii="Times New Roman" w:hAnsi="Times New Roman"/>
          <w:color w:val="000000"/>
          <w:szCs w:val="20"/>
          <w:highlight w:val="green"/>
          <w:lang w:eastAsia="zh-CN"/>
        </w:rPr>
        <w:t>Agreement</w:t>
      </w:r>
      <w:r w:rsidRPr="00AA29DC">
        <w:rPr>
          <w:rFonts w:ascii="Times New Roman" w:hAnsi="Times New Roman"/>
          <w:color w:val="000000"/>
          <w:szCs w:val="20"/>
          <w:lang w:eastAsia="zh-CN"/>
        </w:rPr>
        <w:t xml:space="preserve"> </w:t>
      </w:r>
    </w:p>
    <w:p w14:paraId="1CD405DD" w14:textId="77777777" w:rsidR="00A07935" w:rsidRPr="00A07935" w:rsidRDefault="00A07935" w:rsidP="00A07935">
      <w:pPr>
        <w:shd w:val="clear" w:color="auto" w:fill="FFFFFF"/>
        <w:snapToGrid w:val="0"/>
        <w:jc w:val="both"/>
        <w:rPr>
          <w:rFonts w:ascii="Times New Roman" w:eastAsia="DengXian" w:hAnsi="Times New Roman"/>
          <w:szCs w:val="20"/>
          <w:lang w:val="en-US" w:eastAsia="ko-KR"/>
        </w:rPr>
      </w:pPr>
      <w:r w:rsidRPr="00A07935">
        <w:rPr>
          <w:rFonts w:ascii="Times New Roman" w:hAnsi="Times New Roman"/>
          <w:szCs w:val="20"/>
        </w:rPr>
        <w:t>On UE-initiated/event-driven beam reporting, regarding L1-RSRP report format Option-3 depending on Event-2, for a report instance where N ≥ 1 beam(s) are reported, the following is supported.</w:t>
      </w:r>
    </w:p>
    <w:p w14:paraId="0CF1ACA8" w14:textId="77777777" w:rsidR="00A07935" w:rsidRPr="00A07935" w:rsidRDefault="00A07935" w:rsidP="00311060">
      <w:pPr>
        <w:pStyle w:val="ListParagraph"/>
        <w:numPr>
          <w:ilvl w:val="0"/>
          <w:numId w:val="174"/>
        </w:numPr>
      </w:pPr>
      <w:r w:rsidRPr="00A07935">
        <w:t>RRC can enable or disable whether current beam is always reported</w:t>
      </w:r>
    </w:p>
    <w:p w14:paraId="2E795371" w14:textId="77777777" w:rsidR="00A07935" w:rsidRPr="00A07935" w:rsidRDefault="00A07935" w:rsidP="00311060">
      <w:pPr>
        <w:pStyle w:val="ListParagraph"/>
        <w:numPr>
          <w:ilvl w:val="1"/>
          <w:numId w:val="174"/>
        </w:numPr>
      </w:pPr>
      <w:r w:rsidRPr="00A07935">
        <w:t>When enabled by RRC, the current beam + N beams from the measurement RSs for new beam(s) are reported</w:t>
      </w:r>
    </w:p>
    <w:p w14:paraId="7F82E88B" w14:textId="77777777" w:rsidR="00A07935" w:rsidRPr="00A07935" w:rsidRDefault="00A07935" w:rsidP="00311060">
      <w:pPr>
        <w:pStyle w:val="ListParagraph"/>
        <w:numPr>
          <w:ilvl w:val="2"/>
          <w:numId w:val="174"/>
        </w:numPr>
      </w:pPr>
      <w:r w:rsidRPr="00A07935">
        <w:t>Note: The reported current beam is NOT counted in the N reported beams.</w:t>
      </w:r>
    </w:p>
    <w:p w14:paraId="5C201C2C" w14:textId="77777777" w:rsidR="00A07935" w:rsidRPr="00A07935" w:rsidRDefault="00A07935" w:rsidP="00311060">
      <w:pPr>
        <w:pStyle w:val="ListParagraph"/>
        <w:numPr>
          <w:ilvl w:val="1"/>
          <w:numId w:val="174"/>
        </w:numPr>
      </w:pPr>
      <w:r w:rsidRPr="00A07935">
        <w:t>When disabled by RRC, N beams are reported.</w:t>
      </w:r>
    </w:p>
    <w:p w14:paraId="284B80BA" w14:textId="77777777" w:rsidR="00A07935" w:rsidRPr="00AA29DC" w:rsidRDefault="00A07935" w:rsidP="00A07935">
      <w:pPr>
        <w:shd w:val="clear" w:color="auto" w:fill="FFFFFF"/>
        <w:snapToGrid w:val="0"/>
        <w:jc w:val="both"/>
        <w:rPr>
          <w:rFonts w:ascii="Times New Roman" w:hAnsi="Times New Roman"/>
          <w:color w:val="000000"/>
          <w:szCs w:val="20"/>
          <w:lang w:eastAsia="zh-CN"/>
        </w:rPr>
      </w:pPr>
      <w:r w:rsidRPr="00AA29DC">
        <w:rPr>
          <w:rFonts w:ascii="Times New Roman" w:hAnsi="Times New Roman"/>
          <w:color w:val="000000"/>
          <w:szCs w:val="20"/>
          <w:highlight w:val="green"/>
          <w:lang w:eastAsia="zh-CN"/>
        </w:rPr>
        <w:t>Agreement</w:t>
      </w:r>
      <w:r w:rsidRPr="00AA29DC">
        <w:rPr>
          <w:rFonts w:ascii="Times New Roman" w:hAnsi="Times New Roman"/>
          <w:color w:val="000000"/>
          <w:szCs w:val="20"/>
          <w:lang w:eastAsia="zh-CN"/>
        </w:rPr>
        <w:t xml:space="preserve"> </w:t>
      </w:r>
    </w:p>
    <w:p w14:paraId="4B91DE40" w14:textId="77777777" w:rsidR="00A07935" w:rsidRPr="00A07935" w:rsidRDefault="00A07935" w:rsidP="00A07935">
      <w:pPr>
        <w:shd w:val="clear" w:color="auto" w:fill="FFFFFF"/>
        <w:snapToGrid w:val="0"/>
        <w:jc w:val="both"/>
        <w:rPr>
          <w:rFonts w:ascii="Times New Roman" w:eastAsia="DengXian" w:hAnsi="Times New Roman"/>
          <w:szCs w:val="20"/>
          <w:lang w:val="en-US" w:eastAsia="ko-KR"/>
        </w:rPr>
      </w:pPr>
      <w:r w:rsidRPr="00A07935">
        <w:rPr>
          <w:rFonts w:ascii="Times New Roman" w:eastAsia="Times New Roman" w:hAnsi="Times New Roman"/>
          <w:szCs w:val="20"/>
          <w:lang w:eastAsia="zh-CN"/>
        </w:rPr>
        <w:t xml:space="preserve">On beam report transmission procedure for </w:t>
      </w:r>
      <w:r w:rsidRPr="00A07935">
        <w:rPr>
          <w:rFonts w:ascii="Times New Roman" w:eastAsia="Malgun Gothic" w:hAnsi="Times New Roman"/>
          <w:szCs w:val="20"/>
        </w:rPr>
        <w:t>UE-initiated/event-driven beam report</w:t>
      </w:r>
      <w:r w:rsidRPr="00A07935">
        <w:rPr>
          <w:rFonts w:ascii="Times New Roman" w:eastAsia="Times New Roman" w:hAnsi="Times New Roman"/>
          <w:szCs w:val="20"/>
          <w:lang w:eastAsia="zh-CN"/>
        </w:rPr>
        <w:t>ing, regarding Mode-A, t</w:t>
      </w:r>
      <w:r w:rsidRPr="00A07935">
        <w:rPr>
          <w:rFonts w:ascii="Times New Roman" w:hAnsi="Times New Roman"/>
          <w:szCs w:val="20"/>
        </w:rPr>
        <w:t>he DCI format in Step-2 comprises UL-grant DCI format, and the second channel in Step-3 is at least PUSCH.</w:t>
      </w:r>
    </w:p>
    <w:p w14:paraId="36082660" w14:textId="77777777" w:rsidR="00A07935" w:rsidRPr="00A07935" w:rsidRDefault="00A07935" w:rsidP="00311060">
      <w:pPr>
        <w:numPr>
          <w:ilvl w:val="0"/>
          <w:numId w:val="175"/>
        </w:numPr>
        <w:shd w:val="clear" w:color="auto" w:fill="FFFFFF"/>
        <w:snapToGrid w:val="0"/>
        <w:spacing w:line="256" w:lineRule="auto"/>
        <w:rPr>
          <w:rFonts w:ascii="Times New Roman" w:hAnsi="Times New Roman"/>
          <w:szCs w:val="20"/>
          <w:lang w:eastAsia="x-none"/>
        </w:rPr>
      </w:pPr>
      <w:r w:rsidRPr="00A07935">
        <w:rPr>
          <w:rFonts w:ascii="Times New Roman" w:hAnsi="Times New Roman"/>
          <w:szCs w:val="20"/>
          <w:lang w:eastAsia="x-none"/>
        </w:rPr>
        <w:t>The UL-grant DCI format at least comprises DCI format 0_1</w:t>
      </w:r>
      <w:r w:rsidRPr="00A07935">
        <w:rPr>
          <w:rFonts w:ascii="Times New Roman" w:hAnsi="Times New Roman"/>
          <w:szCs w:val="20"/>
          <w:lang w:eastAsia="zh-CN"/>
        </w:rPr>
        <w:t>/0_2</w:t>
      </w:r>
      <w:r w:rsidRPr="00A07935">
        <w:rPr>
          <w:rFonts w:ascii="Times New Roman" w:hAnsi="Times New Roman"/>
          <w:szCs w:val="20"/>
          <w:lang w:eastAsia="x-none"/>
        </w:rPr>
        <w:t>.</w:t>
      </w:r>
    </w:p>
    <w:p w14:paraId="71B504A4" w14:textId="77777777" w:rsidR="00A07935" w:rsidRPr="00A07935" w:rsidRDefault="00A07935" w:rsidP="00311060">
      <w:pPr>
        <w:numPr>
          <w:ilvl w:val="1"/>
          <w:numId w:val="175"/>
        </w:numPr>
        <w:shd w:val="clear" w:color="auto" w:fill="FFFFFF"/>
        <w:snapToGrid w:val="0"/>
        <w:spacing w:line="256" w:lineRule="auto"/>
        <w:rPr>
          <w:rFonts w:ascii="Times New Roman" w:hAnsi="Times New Roman"/>
          <w:szCs w:val="20"/>
          <w:lang w:eastAsia="x-none"/>
        </w:rPr>
      </w:pPr>
      <w:r w:rsidRPr="00A07935">
        <w:rPr>
          <w:rFonts w:ascii="Times New Roman" w:hAnsi="Times New Roman"/>
          <w:szCs w:val="20"/>
          <w:lang w:eastAsia="x-none"/>
        </w:rPr>
        <w:t>FFS: DCI format 0_3</w:t>
      </w:r>
    </w:p>
    <w:p w14:paraId="48800AA1" w14:textId="77777777" w:rsidR="00A07935" w:rsidRPr="00A07935" w:rsidRDefault="00A07935" w:rsidP="00311060">
      <w:pPr>
        <w:numPr>
          <w:ilvl w:val="0"/>
          <w:numId w:val="175"/>
        </w:numPr>
        <w:shd w:val="clear" w:color="auto" w:fill="FFFFFF"/>
        <w:snapToGrid w:val="0"/>
        <w:spacing w:line="256" w:lineRule="auto"/>
        <w:rPr>
          <w:rFonts w:ascii="Times New Roman" w:hAnsi="Times New Roman"/>
          <w:szCs w:val="20"/>
          <w:lang w:eastAsia="x-none"/>
        </w:rPr>
      </w:pPr>
      <w:r w:rsidRPr="00A07935">
        <w:rPr>
          <w:rFonts w:ascii="Times New Roman" w:hAnsi="Times New Roman"/>
          <w:szCs w:val="20"/>
          <w:lang w:eastAsia="x-none"/>
        </w:rPr>
        <w:t xml:space="preserve">FFS: </w:t>
      </w:r>
      <w:r w:rsidRPr="00A07935">
        <w:rPr>
          <w:rFonts w:ascii="Times New Roman" w:eastAsia="Malgun Gothic" w:hAnsi="Times New Roman"/>
          <w:szCs w:val="20"/>
          <w:lang w:eastAsia="x-none"/>
        </w:rPr>
        <w:t>How to trigger the UEI beam report</w:t>
      </w:r>
      <w:r w:rsidRPr="00A07935">
        <w:rPr>
          <w:rFonts w:ascii="Times New Roman" w:hAnsi="Times New Roman"/>
          <w:szCs w:val="20"/>
          <w:lang w:eastAsia="x-none"/>
        </w:rPr>
        <w:t xml:space="preserve"> by the UL-grant DCI format</w:t>
      </w:r>
    </w:p>
    <w:p w14:paraId="7324907C" w14:textId="77777777" w:rsidR="00A07935" w:rsidRPr="00A07935" w:rsidRDefault="00A07935" w:rsidP="00311060">
      <w:pPr>
        <w:numPr>
          <w:ilvl w:val="0"/>
          <w:numId w:val="175"/>
        </w:numPr>
        <w:shd w:val="clear" w:color="auto" w:fill="FFFFFF"/>
        <w:snapToGrid w:val="0"/>
        <w:spacing w:line="256" w:lineRule="auto"/>
        <w:rPr>
          <w:rFonts w:ascii="Times New Roman" w:hAnsi="Times New Roman"/>
          <w:szCs w:val="20"/>
          <w:lang w:eastAsia="x-none"/>
        </w:rPr>
      </w:pPr>
      <w:r w:rsidRPr="00A07935">
        <w:rPr>
          <w:rFonts w:ascii="Times New Roman" w:hAnsi="Times New Roman"/>
          <w:szCs w:val="20"/>
          <w:lang w:eastAsia="x-none"/>
        </w:rPr>
        <w:t>FFS: the DCI format in Step-2 comprises DL-grant DCI format, and the second channel in Step-3 is PUCCH.</w:t>
      </w:r>
    </w:p>
    <w:p w14:paraId="5CC7E89F" w14:textId="77777777" w:rsidR="00A07935" w:rsidRPr="00A07935" w:rsidRDefault="00A07935" w:rsidP="00311060">
      <w:pPr>
        <w:numPr>
          <w:ilvl w:val="1"/>
          <w:numId w:val="175"/>
        </w:numPr>
        <w:shd w:val="clear" w:color="auto" w:fill="FFFFFF"/>
        <w:snapToGrid w:val="0"/>
        <w:spacing w:line="256" w:lineRule="auto"/>
        <w:jc w:val="both"/>
        <w:rPr>
          <w:rFonts w:ascii="Times New Roman" w:hAnsi="Times New Roman"/>
          <w:szCs w:val="20"/>
          <w:lang w:eastAsia="x-none"/>
        </w:rPr>
      </w:pPr>
      <w:r w:rsidRPr="00A07935">
        <w:rPr>
          <w:rFonts w:ascii="Times New Roman" w:hAnsi="Times New Roman"/>
          <w:szCs w:val="20"/>
          <w:lang w:eastAsia="x-none"/>
        </w:rPr>
        <w:t xml:space="preserve">1-bit field in the DL-grant DCI format is introduced to </w:t>
      </w:r>
      <w:r w:rsidRPr="00A07935">
        <w:rPr>
          <w:rFonts w:ascii="Times New Roman" w:eastAsia="Malgun Gothic" w:hAnsi="Times New Roman"/>
          <w:szCs w:val="20"/>
          <w:lang w:eastAsia="x-none"/>
        </w:rPr>
        <w:t>indicate the transmission of the UEI beam report</w:t>
      </w:r>
    </w:p>
    <w:p w14:paraId="7C33F419" w14:textId="77777777" w:rsidR="00A07935" w:rsidRPr="00A07935" w:rsidRDefault="00A07935" w:rsidP="00311060">
      <w:pPr>
        <w:numPr>
          <w:ilvl w:val="2"/>
          <w:numId w:val="175"/>
        </w:numPr>
        <w:shd w:val="clear" w:color="auto" w:fill="FFFFFF"/>
        <w:snapToGrid w:val="0"/>
        <w:spacing w:line="256" w:lineRule="auto"/>
        <w:jc w:val="both"/>
        <w:rPr>
          <w:rFonts w:ascii="Times New Roman" w:hAnsi="Times New Roman"/>
          <w:szCs w:val="20"/>
          <w:lang w:eastAsia="x-none"/>
        </w:rPr>
      </w:pPr>
      <w:r w:rsidRPr="00A07935">
        <w:rPr>
          <w:rFonts w:ascii="Times New Roman" w:eastAsia="Malgun Gothic" w:hAnsi="Times New Roman"/>
          <w:szCs w:val="20"/>
          <w:lang w:eastAsia="x-none"/>
        </w:rPr>
        <w:t>The PUCCH resource for HARQ-ACK transmission can be reused to carry both the HARQ-ACK and UEI beam report.</w:t>
      </w:r>
    </w:p>
    <w:p w14:paraId="70286933" w14:textId="77777777" w:rsidR="00A07935" w:rsidRPr="00A07935" w:rsidRDefault="00A07935" w:rsidP="00311060">
      <w:pPr>
        <w:numPr>
          <w:ilvl w:val="1"/>
          <w:numId w:val="175"/>
        </w:numPr>
        <w:shd w:val="clear" w:color="auto" w:fill="FFFFFF"/>
        <w:snapToGrid w:val="0"/>
        <w:spacing w:line="256" w:lineRule="auto"/>
        <w:jc w:val="both"/>
        <w:rPr>
          <w:rFonts w:ascii="Times New Roman" w:hAnsi="Times New Roman"/>
          <w:szCs w:val="20"/>
          <w:lang w:eastAsia="x-none"/>
        </w:rPr>
      </w:pPr>
      <w:r w:rsidRPr="00A07935">
        <w:rPr>
          <w:rFonts w:ascii="Times New Roman" w:hAnsi="Times New Roman"/>
          <w:szCs w:val="20"/>
          <w:lang w:eastAsia="x-none"/>
        </w:rPr>
        <w:t>The DL-grant DCI format at least comprises DCI format 1_1</w:t>
      </w:r>
      <w:r w:rsidRPr="00A07935">
        <w:rPr>
          <w:rFonts w:ascii="Times New Roman" w:hAnsi="Times New Roman"/>
          <w:szCs w:val="20"/>
          <w:lang w:eastAsia="zh-CN"/>
        </w:rPr>
        <w:t>/1_2</w:t>
      </w:r>
      <w:r w:rsidRPr="00A07935">
        <w:rPr>
          <w:rFonts w:ascii="Times New Roman" w:hAnsi="Times New Roman"/>
          <w:szCs w:val="20"/>
          <w:lang w:eastAsia="x-none"/>
        </w:rPr>
        <w:t>.</w:t>
      </w:r>
    </w:p>
    <w:p w14:paraId="5958CF20" w14:textId="77777777" w:rsidR="00A07935" w:rsidRPr="00A07935" w:rsidRDefault="00A07935" w:rsidP="00311060">
      <w:pPr>
        <w:numPr>
          <w:ilvl w:val="2"/>
          <w:numId w:val="175"/>
        </w:numPr>
        <w:shd w:val="clear" w:color="auto" w:fill="FFFFFF"/>
        <w:snapToGrid w:val="0"/>
        <w:spacing w:line="256" w:lineRule="auto"/>
        <w:jc w:val="both"/>
        <w:rPr>
          <w:rFonts w:ascii="Times New Roman" w:hAnsi="Times New Roman"/>
          <w:szCs w:val="20"/>
          <w:lang w:eastAsia="x-none"/>
        </w:rPr>
      </w:pPr>
      <w:r w:rsidRPr="00A07935">
        <w:rPr>
          <w:rFonts w:ascii="Times New Roman" w:hAnsi="Times New Roman"/>
          <w:szCs w:val="20"/>
          <w:lang w:eastAsia="x-none"/>
        </w:rPr>
        <w:t>FFS: DCI format 1_3</w:t>
      </w:r>
    </w:p>
    <w:p w14:paraId="3F0ED35F" w14:textId="77777777" w:rsidR="00A07935" w:rsidRPr="00A07935" w:rsidRDefault="00A07935" w:rsidP="00A07935">
      <w:pPr>
        <w:shd w:val="clear" w:color="auto" w:fill="FFFFFF"/>
        <w:snapToGrid w:val="0"/>
        <w:spacing w:line="256" w:lineRule="auto"/>
        <w:rPr>
          <w:rFonts w:ascii="Times New Roman" w:hAnsi="Times New Roman"/>
          <w:szCs w:val="20"/>
        </w:rPr>
      </w:pPr>
    </w:p>
    <w:p w14:paraId="50E99B06" w14:textId="77777777" w:rsidR="0035540A" w:rsidRDefault="0035540A" w:rsidP="00D7097B">
      <w:pPr>
        <w:rPr>
          <w:rFonts w:ascii="Times New Roman" w:hAnsi="Times New Roman"/>
          <w:szCs w:val="20"/>
        </w:rPr>
      </w:pPr>
    </w:p>
    <w:p w14:paraId="6F5BAE61" w14:textId="4370BB08" w:rsidR="00AE1BA1" w:rsidRPr="00AE1BA1" w:rsidRDefault="006F79AF" w:rsidP="00D7097B">
      <w:pPr>
        <w:rPr>
          <w:rFonts w:ascii="Times New Roman" w:hAnsi="Times New Roman"/>
          <w:b/>
          <w:bCs/>
          <w:szCs w:val="20"/>
        </w:rPr>
      </w:pPr>
      <w:hyperlink r:id="rId1152" w:history="1">
        <w:r>
          <w:rPr>
            <w:rStyle w:val="Hyperlink"/>
            <w:rFonts w:ascii="Times New Roman" w:hAnsi="Times New Roman"/>
            <w:b/>
            <w:bCs/>
            <w:szCs w:val="20"/>
          </w:rPr>
          <w:t>R1-2405638</w:t>
        </w:r>
      </w:hyperlink>
      <w:r w:rsidR="00AE1BA1" w:rsidRPr="00AE1BA1">
        <w:rPr>
          <w:rFonts w:ascii="Times New Roman" w:hAnsi="Times New Roman"/>
          <w:b/>
          <w:bCs/>
          <w:szCs w:val="20"/>
        </w:rPr>
        <w:tab/>
        <w:t>Moderator Summary #4 on UE-initiated/event-driven beam management</w:t>
      </w:r>
      <w:r w:rsidR="00AE1BA1" w:rsidRPr="00AE1BA1">
        <w:rPr>
          <w:rFonts w:ascii="Times New Roman" w:hAnsi="Times New Roman"/>
          <w:b/>
          <w:bCs/>
          <w:szCs w:val="20"/>
        </w:rPr>
        <w:tab/>
        <w:t>Moderator (ZTE)</w:t>
      </w:r>
    </w:p>
    <w:p w14:paraId="289776D8" w14:textId="3FB2A8B8" w:rsidR="00AE1BA1" w:rsidRDefault="00AE1BA1" w:rsidP="00D7097B">
      <w:pPr>
        <w:rPr>
          <w:rFonts w:ascii="Times New Roman" w:hAnsi="Times New Roman"/>
          <w:szCs w:val="20"/>
        </w:rPr>
      </w:pPr>
      <w:r>
        <w:rPr>
          <w:rFonts w:ascii="Times New Roman" w:hAnsi="Times New Roman"/>
          <w:szCs w:val="20"/>
        </w:rPr>
        <w:t>From Thursday session</w:t>
      </w:r>
    </w:p>
    <w:p w14:paraId="4A82C9A3" w14:textId="77777777" w:rsidR="00AE1BA1" w:rsidRPr="00AA29DC" w:rsidRDefault="00AE1BA1" w:rsidP="00AE1BA1">
      <w:pPr>
        <w:shd w:val="clear" w:color="auto" w:fill="FFFFFF"/>
        <w:snapToGrid w:val="0"/>
        <w:jc w:val="both"/>
        <w:rPr>
          <w:rFonts w:ascii="Times New Roman" w:hAnsi="Times New Roman"/>
          <w:color w:val="000000"/>
          <w:szCs w:val="20"/>
          <w:lang w:eastAsia="zh-CN"/>
        </w:rPr>
      </w:pPr>
      <w:r w:rsidRPr="00AA29DC">
        <w:rPr>
          <w:rFonts w:ascii="Times New Roman" w:hAnsi="Times New Roman"/>
          <w:color w:val="000000"/>
          <w:szCs w:val="20"/>
          <w:highlight w:val="green"/>
          <w:lang w:eastAsia="zh-CN"/>
        </w:rPr>
        <w:t>Agreement</w:t>
      </w:r>
      <w:r w:rsidRPr="00AA29DC">
        <w:rPr>
          <w:rFonts w:ascii="Times New Roman" w:hAnsi="Times New Roman"/>
          <w:color w:val="000000"/>
          <w:szCs w:val="20"/>
          <w:lang w:eastAsia="zh-CN"/>
        </w:rPr>
        <w:t xml:space="preserve"> </w:t>
      </w:r>
    </w:p>
    <w:p w14:paraId="2DF71198" w14:textId="77777777" w:rsidR="00AE1BA1" w:rsidRPr="00AE1BA1" w:rsidRDefault="00AE1BA1" w:rsidP="00AE1BA1">
      <w:pPr>
        <w:shd w:val="clear" w:color="auto" w:fill="FFFFFF"/>
        <w:snapToGrid w:val="0"/>
        <w:rPr>
          <w:rFonts w:ascii="Times New Roman" w:eastAsia="SimSun" w:hAnsi="Times New Roman"/>
          <w:szCs w:val="20"/>
        </w:rPr>
      </w:pPr>
      <w:r w:rsidRPr="00AE1BA1">
        <w:rPr>
          <w:rFonts w:ascii="Times New Roman" w:eastAsia="SimSun" w:hAnsi="Times New Roman"/>
          <w:szCs w:val="20"/>
        </w:rPr>
        <w:t>Regarding the triggering event determination for Event 2:</w:t>
      </w:r>
    </w:p>
    <w:p w14:paraId="7A6AB9AD" w14:textId="77777777" w:rsidR="00AE1BA1" w:rsidRPr="00AE1BA1" w:rsidRDefault="00AE1BA1" w:rsidP="00311060">
      <w:pPr>
        <w:numPr>
          <w:ilvl w:val="0"/>
          <w:numId w:val="231"/>
        </w:numPr>
        <w:shd w:val="clear" w:color="auto" w:fill="FFFFFF"/>
        <w:tabs>
          <w:tab w:val="left" w:pos="0"/>
        </w:tabs>
        <w:snapToGrid w:val="0"/>
        <w:spacing w:line="256" w:lineRule="auto"/>
        <w:jc w:val="both"/>
        <w:rPr>
          <w:rFonts w:ascii="Times New Roman" w:hAnsi="Times New Roman"/>
          <w:szCs w:val="20"/>
          <w:lang w:eastAsia="x-none"/>
        </w:rPr>
      </w:pPr>
      <w:r w:rsidRPr="00AE1BA1">
        <w:rPr>
          <w:rFonts w:ascii="Times New Roman" w:hAnsi="Times New Roman"/>
          <w:szCs w:val="20"/>
          <w:lang w:eastAsia="x-none"/>
        </w:rPr>
        <w:t>If within a time window (which is configurable), the number of Event-2 instance(s) for at least one same new beam is greater than or equal to a configurable number M, UE initiated beam report occurs.</w:t>
      </w:r>
    </w:p>
    <w:p w14:paraId="6B620A4C" w14:textId="77777777" w:rsidR="00AE1BA1" w:rsidRPr="00AE1BA1" w:rsidRDefault="00AE1BA1" w:rsidP="00311060">
      <w:pPr>
        <w:numPr>
          <w:ilvl w:val="1"/>
          <w:numId w:val="231"/>
        </w:numPr>
        <w:shd w:val="clear" w:color="auto" w:fill="FFFFFF"/>
        <w:tabs>
          <w:tab w:val="left" w:pos="0"/>
        </w:tabs>
        <w:snapToGrid w:val="0"/>
        <w:spacing w:line="256" w:lineRule="auto"/>
        <w:jc w:val="both"/>
        <w:rPr>
          <w:rFonts w:ascii="Times New Roman" w:hAnsi="Times New Roman"/>
          <w:szCs w:val="20"/>
          <w:lang w:eastAsia="x-none"/>
        </w:rPr>
      </w:pPr>
      <w:r w:rsidRPr="00AE1BA1">
        <w:rPr>
          <w:rFonts w:ascii="Times New Roman" w:hAnsi="Times New Roman"/>
          <w:szCs w:val="20"/>
          <w:lang w:eastAsia="x-none"/>
        </w:rPr>
        <w:lastRenderedPageBreak/>
        <w:t>Note: Event-2 instance for a new beam is determined if the L1-RSRP of the new beam becomes a threshold value better than the current beam</w:t>
      </w:r>
    </w:p>
    <w:p w14:paraId="2B31E78B" w14:textId="77777777" w:rsidR="00AE1BA1" w:rsidRPr="00AE1BA1" w:rsidRDefault="00AE1BA1" w:rsidP="00AE1BA1">
      <w:pPr>
        <w:snapToGrid w:val="0"/>
        <w:rPr>
          <w:rFonts w:ascii="Times New Roman" w:hAnsi="Times New Roman"/>
          <w:szCs w:val="20"/>
        </w:rPr>
      </w:pPr>
      <w:r w:rsidRPr="00AE1BA1">
        <w:rPr>
          <w:rFonts w:ascii="Times New Roman" w:hAnsi="Times New Roman"/>
          <w:szCs w:val="20"/>
        </w:rPr>
        <w:t>Above feature is subject to UE capability.</w:t>
      </w:r>
    </w:p>
    <w:p w14:paraId="348C828F" w14:textId="77777777" w:rsidR="00AE1BA1" w:rsidRPr="00AE1BA1" w:rsidRDefault="00AE1BA1" w:rsidP="00311060">
      <w:pPr>
        <w:pStyle w:val="ListParagraph"/>
        <w:numPr>
          <w:ilvl w:val="0"/>
          <w:numId w:val="231"/>
        </w:numPr>
        <w:rPr>
          <w:bCs/>
          <w:iCs/>
        </w:rPr>
      </w:pPr>
      <w:r w:rsidRPr="00AE1BA1">
        <w:rPr>
          <w:bCs/>
          <w:iCs/>
        </w:rPr>
        <w:t xml:space="preserve">Basic feature: Once </w:t>
      </w:r>
      <w:r w:rsidRPr="00AE1BA1">
        <w:t>the L1-RSRP of the new beam becomes a threshold value better than the current beam, UE initiated beam report occurs</w:t>
      </w:r>
    </w:p>
    <w:p w14:paraId="0D79713C" w14:textId="77777777" w:rsidR="00AE1BA1" w:rsidRPr="00AE1BA1" w:rsidRDefault="00AE1BA1" w:rsidP="00AE1BA1">
      <w:pPr>
        <w:shd w:val="clear" w:color="auto" w:fill="FFFFFF"/>
        <w:snapToGrid w:val="0"/>
        <w:spacing w:line="256" w:lineRule="auto"/>
        <w:jc w:val="both"/>
        <w:rPr>
          <w:rFonts w:ascii="Times New Roman" w:hAnsi="Times New Roman"/>
          <w:bCs/>
          <w:iCs/>
          <w:szCs w:val="20"/>
          <w:lang w:eastAsia="ko-KR"/>
        </w:rPr>
      </w:pPr>
      <w:r w:rsidRPr="00AE1BA1">
        <w:rPr>
          <w:rFonts w:ascii="Times New Roman" w:hAnsi="Times New Roman"/>
          <w:bCs/>
          <w:iCs/>
          <w:szCs w:val="20"/>
          <w:lang w:eastAsia="ko-KR"/>
        </w:rPr>
        <w:t>FFS: Whether the above is captured in RAN1 or RAN2 specification.</w:t>
      </w:r>
    </w:p>
    <w:p w14:paraId="06F9B0A4" w14:textId="77777777" w:rsidR="00AE1BA1" w:rsidRPr="00AE1BA1" w:rsidRDefault="00AE1BA1" w:rsidP="00AE1BA1">
      <w:pPr>
        <w:rPr>
          <w:rFonts w:ascii="Times New Roman" w:hAnsi="Times New Roman"/>
          <w:szCs w:val="20"/>
        </w:rPr>
      </w:pPr>
    </w:p>
    <w:p w14:paraId="570E2C31" w14:textId="77777777" w:rsidR="00AE1BA1" w:rsidRPr="00AA29DC" w:rsidRDefault="00AE1BA1" w:rsidP="00AE1BA1">
      <w:pPr>
        <w:shd w:val="clear" w:color="auto" w:fill="FFFFFF"/>
        <w:snapToGrid w:val="0"/>
        <w:jc w:val="both"/>
        <w:rPr>
          <w:rFonts w:ascii="Times New Roman" w:hAnsi="Times New Roman"/>
          <w:color w:val="000000"/>
          <w:szCs w:val="20"/>
          <w:lang w:eastAsia="zh-CN"/>
        </w:rPr>
      </w:pPr>
      <w:r w:rsidRPr="00AA29DC">
        <w:rPr>
          <w:rFonts w:ascii="Times New Roman" w:hAnsi="Times New Roman"/>
          <w:color w:val="000000"/>
          <w:szCs w:val="20"/>
          <w:highlight w:val="green"/>
          <w:lang w:eastAsia="zh-CN"/>
        </w:rPr>
        <w:t>Agreement</w:t>
      </w:r>
      <w:r w:rsidRPr="00AA29DC">
        <w:rPr>
          <w:rFonts w:ascii="Times New Roman" w:hAnsi="Times New Roman"/>
          <w:color w:val="000000"/>
          <w:szCs w:val="20"/>
          <w:lang w:eastAsia="zh-CN"/>
        </w:rPr>
        <w:t xml:space="preserve"> </w:t>
      </w:r>
    </w:p>
    <w:p w14:paraId="1F8F57BD" w14:textId="77777777" w:rsidR="00AE1BA1" w:rsidRPr="00AE1BA1" w:rsidRDefault="00AE1BA1" w:rsidP="00AE1BA1">
      <w:pPr>
        <w:snapToGrid w:val="0"/>
        <w:jc w:val="both"/>
        <w:rPr>
          <w:rFonts w:ascii="Times New Roman" w:hAnsi="Times New Roman"/>
          <w:color w:val="000000"/>
          <w:szCs w:val="20"/>
          <w:lang w:eastAsia="zh-CN"/>
        </w:rPr>
      </w:pPr>
      <w:r w:rsidRPr="00AE1BA1">
        <w:rPr>
          <w:rFonts w:ascii="Times New Roman" w:hAnsi="Times New Roman"/>
          <w:szCs w:val="20"/>
          <w:lang w:eastAsia="zh-CN"/>
        </w:rPr>
        <w:t>On UE-initiated/event-driven beam reporting, regarding</w:t>
      </w:r>
      <w:r w:rsidRPr="00AE1BA1">
        <w:rPr>
          <w:rFonts w:ascii="Times New Roman" w:hAnsi="Times New Roman"/>
          <w:color w:val="000000"/>
          <w:szCs w:val="20"/>
          <w:lang w:eastAsia="zh-CN"/>
        </w:rPr>
        <w:t xml:space="preserve"> trigger events, </w:t>
      </w:r>
      <w:r w:rsidRPr="00AE1BA1">
        <w:rPr>
          <w:rFonts w:ascii="Times New Roman" w:eastAsia="Malgun Gothic" w:hAnsi="Times New Roman"/>
          <w:szCs w:val="20"/>
          <w:lang w:eastAsia="zh-CN"/>
        </w:rPr>
        <w:t xml:space="preserve">the following </w:t>
      </w:r>
      <w:r w:rsidRPr="00AE1BA1">
        <w:rPr>
          <w:rFonts w:ascii="Times New Roman" w:eastAsia="Malgun Gothic" w:hAnsi="Times New Roman"/>
          <w:color w:val="FF0000"/>
          <w:szCs w:val="20"/>
          <w:lang w:eastAsia="zh-CN"/>
        </w:rPr>
        <w:t>Event-1 and 7a/7b</w:t>
      </w:r>
      <w:r w:rsidRPr="00AE1BA1">
        <w:rPr>
          <w:rFonts w:ascii="Times New Roman" w:eastAsia="Malgun Gothic" w:hAnsi="Times New Roman"/>
          <w:szCs w:val="20"/>
          <w:lang w:eastAsia="zh-CN"/>
        </w:rPr>
        <w:t>, are provided for down-selection or combination in RAN1#118 (possible outcome is that no new event is supported)</w:t>
      </w:r>
    </w:p>
    <w:p w14:paraId="59259E10" w14:textId="77777777" w:rsidR="00AE1BA1" w:rsidRPr="00AE1BA1" w:rsidRDefault="00AE1BA1" w:rsidP="00311060">
      <w:pPr>
        <w:pStyle w:val="ListParagraph"/>
        <w:numPr>
          <w:ilvl w:val="0"/>
          <w:numId w:val="231"/>
        </w:numPr>
        <w:rPr>
          <w:lang w:eastAsia="zh-CN"/>
        </w:rPr>
      </w:pPr>
      <w:r w:rsidRPr="00AE1BA1">
        <w:rPr>
          <w:lang w:eastAsia="zh-CN"/>
        </w:rPr>
        <w:t>Event-1: Quality of the current beam is worse than a certain threshold.</w:t>
      </w:r>
    </w:p>
    <w:p w14:paraId="132DB2B1" w14:textId="77777777" w:rsidR="00AE1BA1" w:rsidRPr="00AE1BA1" w:rsidRDefault="00AE1BA1" w:rsidP="00311060">
      <w:pPr>
        <w:pStyle w:val="ListParagraph"/>
        <w:numPr>
          <w:ilvl w:val="0"/>
          <w:numId w:val="231"/>
        </w:numPr>
        <w:rPr>
          <w:lang w:eastAsia="zh-CN"/>
        </w:rPr>
      </w:pPr>
      <w:r w:rsidRPr="00AE1BA1">
        <w:rPr>
          <w:rFonts w:eastAsia="PMingLiU"/>
          <w:lang w:eastAsia="zh-TW"/>
        </w:rPr>
        <w:t>Event-7a</w:t>
      </w:r>
      <w:r w:rsidRPr="00AE1BA1">
        <w:rPr>
          <w:lang w:eastAsia="zh-TW"/>
        </w:rPr>
        <w:t xml:space="preserve">: </w:t>
      </w:r>
      <w:r w:rsidRPr="00AE1BA1">
        <w:t>Quality of at least one new beam, such as L1-RSRP, becomes a threshold value better than the RS</w:t>
      </w:r>
      <w:r w:rsidRPr="00AE1BA1">
        <w:rPr>
          <w:rFonts w:eastAsia="PMingLiU"/>
          <w:lang w:eastAsia="zh-TW"/>
        </w:rPr>
        <w:t xml:space="preserve"> de</w:t>
      </w:r>
      <w:r w:rsidRPr="00AE1BA1">
        <w:t xml:space="preserve">rived from the activated TCI state with the </w:t>
      </w:r>
      <w:r w:rsidRPr="00AE1BA1">
        <w:rPr>
          <w:b/>
        </w:rPr>
        <w:t>worst</w:t>
      </w:r>
      <w:r w:rsidRPr="00AE1BA1">
        <w:t xml:space="preserve"> quality.</w:t>
      </w:r>
    </w:p>
    <w:p w14:paraId="5B2CF2D6" w14:textId="77777777" w:rsidR="00AE1BA1" w:rsidRPr="00AE1BA1" w:rsidRDefault="00AE1BA1" w:rsidP="00311060">
      <w:pPr>
        <w:pStyle w:val="ListParagraph"/>
        <w:numPr>
          <w:ilvl w:val="0"/>
          <w:numId w:val="231"/>
        </w:numPr>
        <w:rPr>
          <w:lang w:eastAsia="zh-CN"/>
        </w:rPr>
      </w:pPr>
      <w:r w:rsidRPr="00AE1BA1">
        <w:rPr>
          <w:rFonts w:eastAsia="PMingLiU"/>
          <w:lang w:eastAsia="zh-TW"/>
        </w:rPr>
        <w:t>Event-7b</w:t>
      </w:r>
      <w:r w:rsidRPr="00AE1BA1">
        <w:rPr>
          <w:lang w:eastAsia="zh-TW"/>
        </w:rPr>
        <w:t xml:space="preserve">: </w:t>
      </w:r>
      <w:r w:rsidRPr="00AE1BA1">
        <w:t>Quality of at least one new beam, such as L1-RSRP, becomes a threshold value better than the RS</w:t>
      </w:r>
      <w:r w:rsidRPr="00AE1BA1">
        <w:rPr>
          <w:rFonts w:eastAsia="PMingLiU"/>
          <w:lang w:eastAsia="zh-TW"/>
        </w:rPr>
        <w:t xml:space="preserve"> de</w:t>
      </w:r>
      <w:r w:rsidRPr="00AE1BA1">
        <w:t xml:space="preserve">rived from the activated TCI state with the </w:t>
      </w:r>
      <w:r w:rsidRPr="00AE1BA1">
        <w:rPr>
          <w:b/>
          <w:lang w:eastAsia="zh-CN"/>
        </w:rPr>
        <w:t>best</w:t>
      </w:r>
      <w:r w:rsidRPr="00AE1BA1">
        <w:t xml:space="preserve"> quality.</w:t>
      </w:r>
    </w:p>
    <w:p w14:paraId="1690AF09" w14:textId="77777777" w:rsidR="00AE1BA1" w:rsidRPr="00AA29DC" w:rsidRDefault="00AE1BA1" w:rsidP="00AE1BA1">
      <w:pPr>
        <w:shd w:val="clear" w:color="auto" w:fill="FFFFFF"/>
        <w:snapToGrid w:val="0"/>
        <w:jc w:val="both"/>
        <w:rPr>
          <w:rFonts w:ascii="Times New Roman" w:hAnsi="Times New Roman"/>
          <w:color w:val="000000"/>
          <w:szCs w:val="20"/>
          <w:lang w:eastAsia="zh-CN"/>
        </w:rPr>
      </w:pPr>
      <w:r w:rsidRPr="00AA29DC">
        <w:rPr>
          <w:rFonts w:ascii="Times New Roman" w:hAnsi="Times New Roman"/>
          <w:color w:val="000000"/>
          <w:szCs w:val="20"/>
          <w:highlight w:val="green"/>
          <w:lang w:eastAsia="zh-CN"/>
        </w:rPr>
        <w:t>Agreement</w:t>
      </w:r>
      <w:r w:rsidRPr="00AA29DC">
        <w:rPr>
          <w:rFonts w:ascii="Times New Roman" w:hAnsi="Times New Roman"/>
          <w:color w:val="000000"/>
          <w:szCs w:val="20"/>
          <w:lang w:eastAsia="zh-CN"/>
        </w:rPr>
        <w:t xml:space="preserve"> </w:t>
      </w:r>
    </w:p>
    <w:p w14:paraId="57F11F3E" w14:textId="77777777" w:rsidR="00AE1BA1" w:rsidRPr="00AE1BA1" w:rsidRDefault="00AE1BA1" w:rsidP="00AE1BA1">
      <w:pPr>
        <w:shd w:val="clear" w:color="auto" w:fill="FFFFFF"/>
        <w:snapToGrid w:val="0"/>
        <w:jc w:val="both"/>
        <w:rPr>
          <w:rFonts w:ascii="Times New Roman" w:eastAsia="SimSun" w:hAnsi="Times New Roman"/>
          <w:szCs w:val="20"/>
        </w:rPr>
      </w:pPr>
      <w:r w:rsidRPr="00AE1BA1">
        <w:rPr>
          <w:rFonts w:ascii="Times New Roman" w:eastAsia="SimSun" w:hAnsi="Times New Roman"/>
          <w:szCs w:val="20"/>
        </w:rPr>
        <w:t>Regarding explicit RS configuration for new beam measurement for Event 2, down-select the following options in the RAN1#118:</w:t>
      </w:r>
    </w:p>
    <w:p w14:paraId="58486E68" w14:textId="77777777" w:rsidR="00AE1BA1" w:rsidRPr="00AE1BA1" w:rsidRDefault="00AE1BA1" w:rsidP="00311060">
      <w:pPr>
        <w:pStyle w:val="ListParagraph"/>
        <w:numPr>
          <w:ilvl w:val="0"/>
          <w:numId w:val="232"/>
        </w:numPr>
      </w:pPr>
      <w:r w:rsidRPr="00AE1BA1">
        <w:t>Option-1: The RS(s) for new beam(s) are explicitly configured in one RS resource set associated with an CSI reporting configuration;</w:t>
      </w:r>
    </w:p>
    <w:p w14:paraId="6DC0604C" w14:textId="77777777" w:rsidR="00AE1BA1" w:rsidRPr="00AE1BA1" w:rsidRDefault="00AE1BA1" w:rsidP="00311060">
      <w:pPr>
        <w:pStyle w:val="ListParagraph"/>
        <w:numPr>
          <w:ilvl w:val="1"/>
          <w:numId w:val="232"/>
        </w:numPr>
      </w:pPr>
      <w:r w:rsidRPr="00AE1BA1">
        <w:t xml:space="preserve">FFS: The RS in the RS resource set can be updated by MAC-CE. </w:t>
      </w:r>
    </w:p>
    <w:p w14:paraId="083B3F9F" w14:textId="77777777" w:rsidR="00AE1BA1" w:rsidRPr="00AE1BA1" w:rsidRDefault="00AE1BA1" w:rsidP="00311060">
      <w:pPr>
        <w:pStyle w:val="ListParagraph"/>
        <w:numPr>
          <w:ilvl w:val="0"/>
          <w:numId w:val="232"/>
        </w:numPr>
      </w:pPr>
      <w:r w:rsidRPr="00AE1BA1">
        <w:t>Option-2: A list of RS(s) for new beam measurement can be configured by RRC, and a subset can be activated for new beam measurement by MAC-CE.</w:t>
      </w:r>
    </w:p>
    <w:p w14:paraId="64045B8D" w14:textId="77777777" w:rsidR="00AE1BA1" w:rsidRPr="00AE1BA1" w:rsidRDefault="00AE1BA1" w:rsidP="00311060">
      <w:pPr>
        <w:pStyle w:val="ListParagraph"/>
        <w:numPr>
          <w:ilvl w:val="1"/>
          <w:numId w:val="232"/>
        </w:numPr>
      </w:pPr>
      <w:r w:rsidRPr="00AE1BA1">
        <w:t>FFS: If a list size is small, MAC-CE activation is not needed</w:t>
      </w:r>
    </w:p>
    <w:p w14:paraId="1639112F" w14:textId="77777777" w:rsidR="00AE1BA1" w:rsidRPr="00AE1BA1" w:rsidRDefault="00AE1BA1" w:rsidP="00311060">
      <w:pPr>
        <w:pStyle w:val="ListParagraph"/>
        <w:numPr>
          <w:ilvl w:val="0"/>
          <w:numId w:val="232"/>
        </w:numPr>
      </w:pPr>
      <w:r w:rsidRPr="00AE1BA1">
        <w:t>Option-3: A list of RS resource</w:t>
      </w:r>
      <w:r w:rsidRPr="00AE1BA1">
        <w:rPr>
          <w:strike/>
        </w:rPr>
        <w:t xml:space="preserve"> </w:t>
      </w:r>
      <w:r w:rsidRPr="00AE1BA1">
        <w:t>(s) for new beam measurement can be configured by RRC, and a subset of RS resource(s) in the list can be provided for new beam measurement by indicated TCI state.</w:t>
      </w:r>
    </w:p>
    <w:p w14:paraId="2654ED33" w14:textId="77777777" w:rsidR="00AE1BA1" w:rsidRPr="00AE1BA1" w:rsidRDefault="00AE1BA1" w:rsidP="00311060">
      <w:pPr>
        <w:pStyle w:val="ListParagraph"/>
        <w:numPr>
          <w:ilvl w:val="0"/>
          <w:numId w:val="232"/>
        </w:numPr>
      </w:pPr>
      <w:r w:rsidRPr="00AE1BA1">
        <w:t>Others are not precluded.</w:t>
      </w:r>
    </w:p>
    <w:p w14:paraId="231C8F0D" w14:textId="77777777" w:rsidR="00AE1BA1" w:rsidRPr="00AE1BA1" w:rsidRDefault="00AE1BA1" w:rsidP="00311060">
      <w:pPr>
        <w:pStyle w:val="ListParagraph"/>
        <w:numPr>
          <w:ilvl w:val="0"/>
          <w:numId w:val="232"/>
        </w:numPr>
        <w:rPr>
          <w:lang w:eastAsia="ko-KR"/>
        </w:rPr>
      </w:pPr>
      <w:r w:rsidRPr="00AE1BA1">
        <w:rPr>
          <w:lang w:eastAsia="ko-KR"/>
        </w:rPr>
        <w:t>FFS: Each RS for new beam measurement should be associated with a configured joint/DL TCI state which can be used as the indicated TCI state</w:t>
      </w:r>
    </w:p>
    <w:p w14:paraId="3F5365AC" w14:textId="77777777" w:rsidR="00A45428" w:rsidRPr="00AA29DC" w:rsidRDefault="00A45428" w:rsidP="00A45428">
      <w:pPr>
        <w:shd w:val="clear" w:color="auto" w:fill="FFFFFF"/>
        <w:snapToGrid w:val="0"/>
        <w:jc w:val="both"/>
        <w:rPr>
          <w:rFonts w:ascii="Times New Roman" w:hAnsi="Times New Roman"/>
          <w:color w:val="000000"/>
          <w:szCs w:val="20"/>
          <w:lang w:eastAsia="zh-CN"/>
        </w:rPr>
      </w:pPr>
      <w:r w:rsidRPr="00AA29DC">
        <w:rPr>
          <w:rFonts w:ascii="Times New Roman" w:hAnsi="Times New Roman"/>
          <w:color w:val="000000"/>
          <w:szCs w:val="20"/>
          <w:highlight w:val="green"/>
          <w:lang w:eastAsia="zh-CN"/>
        </w:rPr>
        <w:t>Agreement</w:t>
      </w:r>
      <w:r w:rsidRPr="00AA29DC">
        <w:rPr>
          <w:rFonts w:ascii="Times New Roman" w:hAnsi="Times New Roman"/>
          <w:color w:val="000000"/>
          <w:szCs w:val="20"/>
          <w:lang w:eastAsia="zh-CN"/>
        </w:rPr>
        <w:t xml:space="preserve"> </w:t>
      </w:r>
    </w:p>
    <w:p w14:paraId="1860D9EF" w14:textId="77777777" w:rsidR="00AE1BA1" w:rsidRPr="00AE1BA1" w:rsidRDefault="00AE1BA1" w:rsidP="00AE1BA1">
      <w:pPr>
        <w:shd w:val="clear" w:color="auto" w:fill="FFFFFF"/>
        <w:snapToGrid w:val="0"/>
        <w:jc w:val="both"/>
        <w:rPr>
          <w:rFonts w:ascii="Times New Roman" w:eastAsia="SimSun" w:hAnsi="Times New Roman"/>
          <w:szCs w:val="20"/>
        </w:rPr>
      </w:pPr>
      <w:r w:rsidRPr="00AE1BA1">
        <w:rPr>
          <w:rFonts w:ascii="Times New Roman" w:eastAsia="SimSun" w:hAnsi="Times New Roman"/>
          <w:szCs w:val="20"/>
        </w:rPr>
        <w:t xml:space="preserve">Regarding RS measurement for the current beam for Event 2, for Option-2a, besides for scheme-1 and scheme-2, further study the following for handling the case that only one TRS is configured in the indicated TCI state. </w:t>
      </w:r>
    </w:p>
    <w:p w14:paraId="5695528E" w14:textId="77777777" w:rsidR="00AE1BA1" w:rsidRPr="00A45428" w:rsidRDefault="00AE1BA1" w:rsidP="00311060">
      <w:pPr>
        <w:pStyle w:val="ListParagraph"/>
        <w:numPr>
          <w:ilvl w:val="0"/>
          <w:numId w:val="233"/>
        </w:numPr>
      </w:pPr>
      <w:r w:rsidRPr="00AE1BA1">
        <w:t xml:space="preserve">Option-1: Introducing additional scheme: the RS for current </w:t>
      </w:r>
      <w:r w:rsidRPr="00A45428">
        <w:t xml:space="preserve">beam can be a CSI-RS </w:t>
      </w:r>
      <w:r w:rsidRPr="00A45428">
        <w:rPr>
          <w:rFonts w:eastAsia="Malgun Gothic"/>
        </w:rPr>
        <w:t xml:space="preserve">for beam management derived from </w:t>
      </w:r>
      <w:r w:rsidRPr="00A45428">
        <w:t>the QCL RS in the indicated TCI state;</w:t>
      </w:r>
    </w:p>
    <w:p w14:paraId="398CFC49" w14:textId="77777777" w:rsidR="00AE1BA1" w:rsidRPr="00A45428" w:rsidRDefault="00AE1BA1" w:rsidP="00311060">
      <w:pPr>
        <w:pStyle w:val="ListParagraph"/>
        <w:numPr>
          <w:ilvl w:val="0"/>
          <w:numId w:val="233"/>
        </w:numPr>
      </w:pPr>
      <w:r w:rsidRPr="00A45428">
        <w:t xml:space="preserve">Option-2: Further support TRS as measurement RS of current beam for determining L1-RSRP </w:t>
      </w:r>
    </w:p>
    <w:p w14:paraId="70B7492B" w14:textId="77777777" w:rsidR="00AE1BA1" w:rsidRPr="00A45428" w:rsidRDefault="00AE1BA1" w:rsidP="00311060">
      <w:pPr>
        <w:pStyle w:val="ListParagraph"/>
        <w:numPr>
          <w:ilvl w:val="0"/>
          <w:numId w:val="233"/>
        </w:numPr>
      </w:pPr>
      <w:r w:rsidRPr="00A45428">
        <w:t>Option-3: Introducing additional scheme: The RS for current beam is explicitly configured by RRC or MAC-CE (Option-2C in RAN1 116b agreement).</w:t>
      </w:r>
    </w:p>
    <w:p w14:paraId="427EEFDB" w14:textId="77777777" w:rsidR="00AE1BA1" w:rsidRPr="00A45428" w:rsidRDefault="00AE1BA1" w:rsidP="00311060">
      <w:pPr>
        <w:pStyle w:val="ListParagraph"/>
        <w:numPr>
          <w:ilvl w:val="0"/>
          <w:numId w:val="233"/>
        </w:numPr>
      </w:pPr>
      <w:r w:rsidRPr="00A45428">
        <w:t>Option-4: No further enhancement (i.e., in such case, Scheme-2 is used)</w:t>
      </w:r>
    </w:p>
    <w:p w14:paraId="1AC47A81" w14:textId="77777777" w:rsidR="00AE1BA1" w:rsidRPr="00A45428" w:rsidRDefault="00AE1BA1" w:rsidP="00311060">
      <w:pPr>
        <w:pStyle w:val="ListParagraph"/>
        <w:numPr>
          <w:ilvl w:val="0"/>
          <w:numId w:val="233"/>
        </w:numPr>
      </w:pPr>
      <w:r w:rsidRPr="00A45428">
        <w:t>Others are not precluded.</w:t>
      </w:r>
    </w:p>
    <w:p w14:paraId="381B470B" w14:textId="77777777" w:rsidR="00AE1BA1" w:rsidRPr="00AE1BA1" w:rsidRDefault="00AE1BA1" w:rsidP="00D7097B">
      <w:pPr>
        <w:rPr>
          <w:rFonts w:ascii="Times New Roman" w:hAnsi="Times New Roman"/>
          <w:szCs w:val="20"/>
        </w:rPr>
      </w:pPr>
    </w:p>
    <w:p w14:paraId="26079858" w14:textId="77777777" w:rsidR="00D7097B" w:rsidRPr="00D7097B" w:rsidRDefault="00D7097B" w:rsidP="0035540A">
      <w:pPr>
        <w:pStyle w:val="Heading3"/>
      </w:pPr>
      <w:bookmarkStart w:id="377" w:name="_Toc166306536"/>
      <w:bookmarkStart w:id="378" w:name="_Toc173405030"/>
      <w:r w:rsidRPr="00D7097B">
        <w:t>CSI enhancements</w:t>
      </w:r>
      <w:bookmarkEnd w:id="377"/>
      <w:bookmarkEnd w:id="378"/>
      <w:r w:rsidRPr="00D7097B">
        <w:t xml:space="preserve"> </w:t>
      </w:r>
    </w:p>
    <w:p w14:paraId="0C6C3A52" w14:textId="77777777" w:rsidR="00D7097B" w:rsidRPr="00D7097B" w:rsidRDefault="00D7097B" w:rsidP="00D7097B">
      <w:pPr>
        <w:rPr>
          <w:i/>
          <w:lang w:eastAsia="x-none"/>
        </w:rPr>
      </w:pPr>
      <w:r w:rsidRPr="00D7097B">
        <w:rPr>
          <w:i/>
          <w:lang w:eastAsia="x-none"/>
        </w:rPr>
        <w:t>Including support for up to 128 CSI-RS ports on FR1 and UE reporting enhancement for CJT</w:t>
      </w:r>
    </w:p>
    <w:p w14:paraId="2F0600CE" w14:textId="77777777" w:rsidR="00D7097B" w:rsidRPr="0035540A" w:rsidRDefault="00D7097B" w:rsidP="00D7097B">
      <w:pPr>
        <w:rPr>
          <w:iCs/>
          <w:lang w:eastAsia="x-none"/>
        </w:rPr>
      </w:pPr>
    </w:p>
    <w:p w14:paraId="1459AE56" w14:textId="0FC6DA75" w:rsidR="00D7097B" w:rsidRPr="00D7097B" w:rsidRDefault="006F79AF" w:rsidP="00D7097B">
      <w:pPr>
        <w:rPr>
          <w:iCs/>
          <w:lang w:eastAsia="x-none"/>
        </w:rPr>
      </w:pPr>
      <w:hyperlink r:id="rId1153" w:history="1">
        <w:r>
          <w:rPr>
            <w:rStyle w:val="Hyperlink"/>
            <w:iCs/>
            <w:lang w:eastAsia="x-none"/>
          </w:rPr>
          <w:t>R1-2403847</w:t>
        </w:r>
      </w:hyperlink>
      <w:r w:rsidR="00D7097B" w:rsidRPr="00D7097B">
        <w:rPr>
          <w:iCs/>
          <w:lang w:eastAsia="x-none"/>
        </w:rPr>
        <w:tab/>
        <w:t>Discussion on Rel-19 Enhancements of CSI</w:t>
      </w:r>
      <w:r w:rsidR="00D7097B" w:rsidRPr="00D7097B">
        <w:rPr>
          <w:iCs/>
          <w:lang w:eastAsia="x-none"/>
        </w:rPr>
        <w:tab/>
        <w:t>InterDigital, Inc.</w:t>
      </w:r>
    </w:p>
    <w:p w14:paraId="4F81E85E" w14:textId="5030A9BC" w:rsidR="00D7097B" w:rsidRPr="00D7097B" w:rsidRDefault="006F79AF" w:rsidP="00D7097B">
      <w:pPr>
        <w:rPr>
          <w:iCs/>
          <w:lang w:eastAsia="x-none"/>
        </w:rPr>
      </w:pPr>
      <w:hyperlink r:id="rId1154" w:history="1">
        <w:r>
          <w:rPr>
            <w:rStyle w:val="Hyperlink"/>
            <w:iCs/>
            <w:lang w:eastAsia="x-none"/>
          </w:rPr>
          <w:t>R1-2403876</w:t>
        </w:r>
      </w:hyperlink>
      <w:r w:rsidR="00D7097B" w:rsidRPr="00D7097B">
        <w:rPr>
          <w:iCs/>
          <w:lang w:eastAsia="x-none"/>
        </w:rPr>
        <w:tab/>
        <w:t>Discussion on Rel-19 CSI enhancements</w:t>
      </w:r>
      <w:r w:rsidR="00D7097B" w:rsidRPr="00D7097B">
        <w:rPr>
          <w:iCs/>
          <w:lang w:eastAsia="x-none"/>
        </w:rPr>
        <w:tab/>
        <w:t>New H3C Technologies Co., Ltd.</w:t>
      </w:r>
    </w:p>
    <w:p w14:paraId="45BC30CB" w14:textId="64AC19C3" w:rsidR="00D7097B" w:rsidRDefault="006F79AF" w:rsidP="00D7097B">
      <w:pPr>
        <w:rPr>
          <w:iCs/>
          <w:lang w:eastAsia="x-none"/>
        </w:rPr>
      </w:pPr>
      <w:hyperlink r:id="rId1155" w:history="1">
        <w:r>
          <w:rPr>
            <w:rStyle w:val="Hyperlink"/>
            <w:iCs/>
            <w:lang w:eastAsia="x-none"/>
          </w:rPr>
          <w:t>R1-2403884</w:t>
        </w:r>
      </w:hyperlink>
      <w:r w:rsidR="00D7097B" w:rsidRPr="00D7097B">
        <w:rPr>
          <w:iCs/>
          <w:lang w:eastAsia="x-none"/>
        </w:rPr>
        <w:tab/>
        <w:t>CSI enhancement for NR MIMO Phase 5</w:t>
      </w:r>
      <w:r w:rsidR="00D7097B" w:rsidRPr="00D7097B">
        <w:rPr>
          <w:iCs/>
          <w:lang w:eastAsia="x-none"/>
        </w:rPr>
        <w:tab/>
        <w:t>Tejas Networks Limited</w:t>
      </w:r>
    </w:p>
    <w:p w14:paraId="684D9603" w14:textId="3F63DDAE" w:rsidR="00D7097B" w:rsidRPr="00D7097B" w:rsidRDefault="006F79AF" w:rsidP="00D7097B">
      <w:pPr>
        <w:rPr>
          <w:iCs/>
          <w:lang w:eastAsia="x-none"/>
        </w:rPr>
      </w:pPr>
      <w:hyperlink r:id="rId1156" w:history="1">
        <w:r>
          <w:rPr>
            <w:rStyle w:val="Hyperlink"/>
            <w:iCs/>
            <w:lang w:eastAsia="x-none"/>
          </w:rPr>
          <w:t>R1-2405340</w:t>
        </w:r>
      </w:hyperlink>
      <w:r w:rsidR="00B04157" w:rsidRPr="00B04157">
        <w:rPr>
          <w:iCs/>
          <w:lang w:eastAsia="x-none"/>
        </w:rPr>
        <w:tab/>
        <w:t>CSI enhancements to support up to 128 CSI-RS ports</w:t>
      </w:r>
      <w:r w:rsidR="00B04157" w:rsidRPr="00B04157">
        <w:rPr>
          <w:iCs/>
          <w:lang w:eastAsia="x-none"/>
        </w:rPr>
        <w:tab/>
        <w:t>MediaTek Inc.</w:t>
      </w:r>
      <w:r w:rsidR="00B04157">
        <w:rPr>
          <w:iCs/>
          <w:lang w:eastAsia="x-none"/>
        </w:rPr>
        <w:tab/>
        <w:t xml:space="preserve">(rev of </w:t>
      </w:r>
      <w:hyperlink r:id="rId1157" w:history="1">
        <w:r>
          <w:rPr>
            <w:rStyle w:val="Hyperlink"/>
            <w:iCs/>
            <w:lang w:eastAsia="x-none"/>
          </w:rPr>
          <w:t>R1-2403901</w:t>
        </w:r>
      </w:hyperlink>
      <w:r w:rsidR="00B04157">
        <w:rPr>
          <w:iCs/>
          <w:lang w:eastAsia="x-none"/>
        </w:rPr>
        <w:t>)</w:t>
      </w:r>
    </w:p>
    <w:p w14:paraId="03540BD4" w14:textId="76A977F6" w:rsidR="00D7097B" w:rsidRPr="00D7097B" w:rsidRDefault="006F79AF" w:rsidP="00D7097B">
      <w:pPr>
        <w:rPr>
          <w:iCs/>
          <w:lang w:eastAsia="x-none"/>
        </w:rPr>
      </w:pPr>
      <w:hyperlink r:id="rId1158" w:history="1">
        <w:r>
          <w:rPr>
            <w:rStyle w:val="Hyperlink"/>
            <w:iCs/>
            <w:lang w:eastAsia="x-none"/>
          </w:rPr>
          <w:t>R1-2405445</w:t>
        </w:r>
      </w:hyperlink>
      <w:r w:rsidR="00C35CC0" w:rsidRPr="00B04157">
        <w:rPr>
          <w:iCs/>
          <w:lang w:eastAsia="x-none"/>
        </w:rPr>
        <w:tab/>
        <w:t>On 128 CSI-RS ports and UE reporting enhancement</w:t>
      </w:r>
      <w:r w:rsidR="00C35CC0" w:rsidRPr="00B04157">
        <w:rPr>
          <w:iCs/>
          <w:lang w:eastAsia="x-none"/>
        </w:rPr>
        <w:tab/>
        <w:t>Huawei, HiSilicon</w:t>
      </w:r>
      <w:r w:rsidR="00C35CC0">
        <w:rPr>
          <w:iCs/>
          <w:lang w:eastAsia="x-none"/>
        </w:rPr>
        <w:tab/>
        <w:t xml:space="preserve">(rev of </w:t>
      </w:r>
      <w:hyperlink r:id="rId1159" w:history="1">
        <w:r>
          <w:rPr>
            <w:rStyle w:val="Hyperlink"/>
            <w:iCs/>
            <w:lang w:eastAsia="x-none"/>
          </w:rPr>
          <w:t>R1-2403945</w:t>
        </w:r>
      </w:hyperlink>
      <w:r w:rsidR="00C35CC0">
        <w:rPr>
          <w:iCs/>
          <w:lang w:eastAsia="x-none"/>
        </w:rPr>
        <w:t>)</w:t>
      </w:r>
    </w:p>
    <w:p w14:paraId="4A567F35" w14:textId="43EF2C9C" w:rsidR="00D7097B" w:rsidRPr="00D7097B" w:rsidRDefault="006F79AF" w:rsidP="00D7097B">
      <w:pPr>
        <w:rPr>
          <w:iCs/>
          <w:lang w:eastAsia="x-none"/>
        </w:rPr>
      </w:pPr>
      <w:hyperlink r:id="rId1160" w:history="1">
        <w:r>
          <w:rPr>
            <w:rStyle w:val="Hyperlink"/>
            <w:iCs/>
            <w:lang w:eastAsia="x-none"/>
          </w:rPr>
          <w:t>R1-2403981</w:t>
        </w:r>
      </w:hyperlink>
      <w:r w:rsidR="00D7097B" w:rsidRPr="00D7097B">
        <w:rPr>
          <w:iCs/>
          <w:lang w:eastAsia="x-none"/>
        </w:rPr>
        <w:tab/>
        <w:t>CSI enhancements for MIMO</w:t>
      </w:r>
      <w:r w:rsidR="00D7097B" w:rsidRPr="00D7097B">
        <w:rPr>
          <w:iCs/>
          <w:lang w:eastAsia="x-none"/>
        </w:rPr>
        <w:tab/>
        <w:t>Intel Corporation</w:t>
      </w:r>
    </w:p>
    <w:p w14:paraId="735B0120" w14:textId="157C1618" w:rsidR="00D7097B" w:rsidRPr="00D7097B" w:rsidRDefault="006F79AF" w:rsidP="00D7097B">
      <w:pPr>
        <w:rPr>
          <w:iCs/>
          <w:lang w:eastAsia="x-none"/>
        </w:rPr>
      </w:pPr>
      <w:hyperlink r:id="rId1161" w:history="1">
        <w:r>
          <w:rPr>
            <w:rStyle w:val="Hyperlink"/>
            <w:iCs/>
            <w:lang w:eastAsia="x-none"/>
          </w:rPr>
          <w:t>R1-2404004</w:t>
        </w:r>
      </w:hyperlink>
      <w:r w:rsidR="00D7097B" w:rsidRPr="00D7097B">
        <w:rPr>
          <w:iCs/>
          <w:lang w:eastAsia="x-none"/>
        </w:rPr>
        <w:tab/>
        <w:t>Discussion on Rel-19 CSI enhancements</w:t>
      </w:r>
      <w:r w:rsidR="00D7097B" w:rsidRPr="00D7097B">
        <w:rPr>
          <w:iCs/>
          <w:lang w:eastAsia="x-none"/>
        </w:rPr>
        <w:tab/>
        <w:t>TCL</w:t>
      </w:r>
    </w:p>
    <w:p w14:paraId="0547168C" w14:textId="6FA7E4A1" w:rsidR="00D7097B" w:rsidRDefault="006F79AF" w:rsidP="00D7097B">
      <w:pPr>
        <w:rPr>
          <w:iCs/>
          <w:lang w:eastAsia="x-none"/>
        </w:rPr>
      </w:pPr>
      <w:hyperlink r:id="rId1162" w:history="1">
        <w:r>
          <w:rPr>
            <w:rStyle w:val="Hyperlink"/>
            <w:iCs/>
            <w:lang w:eastAsia="x-none"/>
          </w:rPr>
          <w:t>R1-2404020</w:t>
        </w:r>
      </w:hyperlink>
      <w:r w:rsidR="00D7097B" w:rsidRPr="00D7097B">
        <w:rPr>
          <w:iCs/>
          <w:lang w:eastAsia="x-none"/>
        </w:rPr>
        <w:tab/>
        <w:t>Discussion on CSI enhancements</w:t>
      </w:r>
      <w:r w:rsidR="00D7097B" w:rsidRPr="00D7097B">
        <w:rPr>
          <w:iCs/>
          <w:lang w:eastAsia="x-none"/>
        </w:rPr>
        <w:tab/>
        <w:t>Spreadtrum Communications</w:t>
      </w:r>
    </w:p>
    <w:p w14:paraId="68BCA027" w14:textId="4CA28B03" w:rsidR="00D7097B" w:rsidRPr="00D7097B" w:rsidRDefault="006F79AF" w:rsidP="00D7097B">
      <w:pPr>
        <w:rPr>
          <w:iCs/>
          <w:lang w:eastAsia="x-none"/>
        </w:rPr>
      </w:pPr>
      <w:hyperlink r:id="rId1163" w:history="1">
        <w:r>
          <w:rPr>
            <w:rStyle w:val="Hyperlink"/>
            <w:iCs/>
            <w:lang w:eastAsia="x-none"/>
          </w:rPr>
          <w:t>R1-2405382</w:t>
        </w:r>
      </w:hyperlink>
      <w:r w:rsidR="00C35CC0" w:rsidRPr="00B04157">
        <w:rPr>
          <w:iCs/>
          <w:lang w:eastAsia="x-none"/>
        </w:rPr>
        <w:tab/>
        <w:t>Views on Rel-19 CSI enhancements</w:t>
      </w:r>
      <w:r w:rsidR="00C35CC0" w:rsidRPr="00B04157">
        <w:rPr>
          <w:iCs/>
          <w:lang w:eastAsia="x-none"/>
        </w:rPr>
        <w:tab/>
        <w:t>Samsung</w:t>
      </w:r>
      <w:r w:rsidR="00C35CC0">
        <w:rPr>
          <w:iCs/>
          <w:lang w:eastAsia="x-none"/>
        </w:rPr>
        <w:tab/>
        <w:t xml:space="preserve">(rev of </w:t>
      </w:r>
      <w:hyperlink r:id="rId1164" w:history="1">
        <w:r>
          <w:rPr>
            <w:rStyle w:val="Hyperlink"/>
            <w:iCs/>
            <w:lang w:eastAsia="x-none"/>
          </w:rPr>
          <w:t>R1-2405365</w:t>
        </w:r>
      </w:hyperlink>
      <w:r w:rsidR="00C35CC0">
        <w:rPr>
          <w:iCs/>
          <w:lang w:eastAsia="x-none"/>
        </w:rPr>
        <w:t xml:space="preserve">; rev of </w:t>
      </w:r>
      <w:hyperlink r:id="rId1165" w:history="1">
        <w:r>
          <w:rPr>
            <w:rStyle w:val="Hyperlink"/>
            <w:iCs/>
            <w:lang w:eastAsia="x-none"/>
          </w:rPr>
          <w:t>R1-2404109</w:t>
        </w:r>
      </w:hyperlink>
      <w:r w:rsidR="00C35CC0">
        <w:rPr>
          <w:iCs/>
          <w:lang w:eastAsia="x-none"/>
        </w:rPr>
        <w:t>)</w:t>
      </w:r>
    </w:p>
    <w:p w14:paraId="2758F9F3" w14:textId="40B7FAAA" w:rsidR="00D7097B" w:rsidRPr="00D7097B" w:rsidRDefault="006F79AF" w:rsidP="00D7097B">
      <w:pPr>
        <w:rPr>
          <w:iCs/>
          <w:lang w:eastAsia="x-none"/>
        </w:rPr>
      </w:pPr>
      <w:hyperlink r:id="rId1166" w:history="1">
        <w:r>
          <w:rPr>
            <w:rStyle w:val="Hyperlink"/>
            <w:iCs/>
            <w:lang w:eastAsia="x-none"/>
          </w:rPr>
          <w:t>R1-2404171</w:t>
        </w:r>
      </w:hyperlink>
      <w:r w:rsidR="00D7097B" w:rsidRPr="00D7097B">
        <w:rPr>
          <w:iCs/>
          <w:lang w:eastAsia="x-none"/>
        </w:rPr>
        <w:tab/>
        <w:t>Discussion on Rel-19 CSI enhancements</w:t>
      </w:r>
      <w:r w:rsidR="00D7097B" w:rsidRPr="00D7097B">
        <w:rPr>
          <w:iCs/>
          <w:lang w:eastAsia="x-none"/>
        </w:rPr>
        <w:tab/>
        <w:t>vivo</w:t>
      </w:r>
    </w:p>
    <w:p w14:paraId="1B799A79" w14:textId="136678D1" w:rsidR="00D7097B" w:rsidRPr="00D7097B" w:rsidRDefault="006F79AF" w:rsidP="00D7097B">
      <w:pPr>
        <w:rPr>
          <w:iCs/>
          <w:lang w:eastAsia="x-none"/>
        </w:rPr>
      </w:pPr>
      <w:hyperlink r:id="rId1167" w:history="1">
        <w:r>
          <w:rPr>
            <w:rStyle w:val="Hyperlink"/>
            <w:iCs/>
            <w:lang w:eastAsia="x-none"/>
          </w:rPr>
          <w:t>R1-2404240</w:t>
        </w:r>
      </w:hyperlink>
      <w:r w:rsidR="00D7097B" w:rsidRPr="00D7097B">
        <w:rPr>
          <w:iCs/>
          <w:lang w:eastAsia="x-none"/>
        </w:rPr>
        <w:tab/>
        <w:t>Discussion on CSI enhancements</w:t>
      </w:r>
      <w:r w:rsidR="00D7097B" w:rsidRPr="00D7097B">
        <w:rPr>
          <w:iCs/>
          <w:lang w:eastAsia="x-none"/>
        </w:rPr>
        <w:tab/>
        <w:t>ZTE</w:t>
      </w:r>
    </w:p>
    <w:p w14:paraId="2327DA77" w14:textId="262675F3" w:rsidR="00D7097B" w:rsidRPr="00D7097B" w:rsidRDefault="006F79AF" w:rsidP="00D7097B">
      <w:pPr>
        <w:rPr>
          <w:iCs/>
          <w:lang w:eastAsia="x-none"/>
        </w:rPr>
      </w:pPr>
      <w:hyperlink r:id="rId1168" w:history="1">
        <w:r>
          <w:rPr>
            <w:rStyle w:val="Hyperlink"/>
            <w:iCs/>
            <w:lang w:eastAsia="x-none"/>
          </w:rPr>
          <w:t>R1-2404278</w:t>
        </w:r>
      </w:hyperlink>
      <w:r w:rsidR="00D7097B" w:rsidRPr="00D7097B">
        <w:rPr>
          <w:iCs/>
          <w:lang w:eastAsia="x-none"/>
        </w:rPr>
        <w:tab/>
        <w:t>Views on R19 MIMO CSI enhancement</w:t>
      </w:r>
      <w:r w:rsidR="00D7097B" w:rsidRPr="00D7097B">
        <w:rPr>
          <w:iCs/>
          <w:lang w:eastAsia="x-none"/>
        </w:rPr>
        <w:tab/>
        <w:t>Apple</w:t>
      </w:r>
    </w:p>
    <w:p w14:paraId="4AF4DE26" w14:textId="73518F22" w:rsidR="00D7097B" w:rsidRPr="00D7097B" w:rsidRDefault="006F79AF" w:rsidP="00D7097B">
      <w:pPr>
        <w:rPr>
          <w:iCs/>
          <w:lang w:eastAsia="x-none"/>
        </w:rPr>
      </w:pPr>
      <w:hyperlink r:id="rId1169" w:history="1">
        <w:r>
          <w:rPr>
            <w:rStyle w:val="Hyperlink"/>
            <w:iCs/>
            <w:lang w:eastAsia="x-none"/>
          </w:rPr>
          <w:t>R1-2404337</w:t>
        </w:r>
      </w:hyperlink>
      <w:r w:rsidR="00D7097B" w:rsidRPr="00D7097B">
        <w:rPr>
          <w:iCs/>
          <w:lang w:eastAsia="x-none"/>
        </w:rPr>
        <w:tab/>
        <w:t>Discussion on CSI enhancements</w:t>
      </w:r>
      <w:r w:rsidR="00D7097B" w:rsidRPr="00D7097B">
        <w:rPr>
          <w:iCs/>
          <w:lang w:eastAsia="x-none"/>
        </w:rPr>
        <w:tab/>
        <w:t>Lenovo</w:t>
      </w:r>
    </w:p>
    <w:p w14:paraId="2EFB2642" w14:textId="6D5DFC54" w:rsidR="00D7097B" w:rsidRPr="00D7097B" w:rsidRDefault="006F79AF" w:rsidP="00D7097B">
      <w:pPr>
        <w:rPr>
          <w:iCs/>
          <w:lang w:eastAsia="x-none"/>
        </w:rPr>
      </w:pPr>
      <w:hyperlink r:id="rId1170" w:history="1">
        <w:r>
          <w:rPr>
            <w:rStyle w:val="Hyperlink"/>
            <w:iCs/>
            <w:lang w:eastAsia="x-none"/>
          </w:rPr>
          <w:t>R1-2404395</w:t>
        </w:r>
      </w:hyperlink>
      <w:r w:rsidR="00D7097B" w:rsidRPr="00D7097B">
        <w:rPr>
          <w:iCs/>
          <w:lang w:eastAsia="x-none"/>
        </w:rPr>
        <w:tab/>
        <w:t>Views on MIMO CSI enhancements in Rel-19</w:t>
      </w:r>
      <w:r w:rsidR="00D7097B" w:rsidRPr="00D7097B">
        <w:rPr>
          <w:iCs/>
          <w:lang w:eastAsia="x-none"/>
        </w:rPr>
        <w:tab/>
        <w:t>CATT</w:t>
      </w:r>
    </w:p>
    <w:p w14:paraId="73F76C45" w14:textId="2A007086" w:rsidR="00D7097B" w:rsidRPr="00D7097B" w:rsidRDefault="006F79AF" w:rsidP="00D7097B">
      <w:pPr>
        <w:rPr>
          <w:iCs/>
          <w:lang w:eastAsia="x-none"/>
        </w:rPr>
      </w:pPr>
      <w:hyperlink r:id="rId1171" w:history="1">
        <w:r>
          <w:rPr>
            <w:rStyle w:val="Hyperlink"/>
            <w:iCs/>
            <w:lang w:eastAsia="x-none"/>
          </w:rPr>
          <w:t>R1-2404450</w:t>
        </w:r>
      </w:hyperlink>
      <w:r w:rsidR="00D7097B" w:rsidRPr="00D7097B">
        <w:rPr>
          <w:iCs/>
          <w:lang w:eastAsia="x-none"/>
        </w:rPr>
        <w:tab/>
        <w:t>Discussion on CSI enhancements</w:t>
      </w:r>
      <w:r w:rsidR="00D7097B" w:rsidRPr="00D7097B">
        <w:rPr>
          <w:iCs/>
          <w:lang w:eastAsia="x-none"/>
        </w:rPr>
        <w:tab/>
        <w:t>CMCC</w:t>
      </w:r>
    </w:p>
    <w:p w14:paraId="7601790A" w14:textId="76580940" w:rsidR="00D7097B" w:rsidRPr="00D7097B" w:rsidRDefault="006F79AF" w:rsidP="00D7097B">
      <w:pPr>
        <w:rPr>
          <w:iCs/>
          <w:lang w:eastAsia="x-none"/>
        </w:rPr>
      </w:pPr>
      <w:hyperlink r:id="rId1172" w:history="1">
        <w:r>
          <w:rPr>
            <w:rStyle w:val="Hyperlink"/>
            <w:iCs/>
            <w:lang w:eastAsia="x-none"/>
          </w:rPr>
          <w:t>R1-2404495</w:t>
        </w:r>
      </w:hyperlink>
      <w:r w:rsidR="00D7097B" w:rsidRPr="00D7097B">
        <w:rPr>
          <w:iCs/>
          <w:lang w:eastAsia="x-none"/>
        </w:rPr>
        <w:tab/>
        <w:t>Additional views on CSI enhancements</w:t>
      </w:r>
      <w:r w:rsidR="00D7097B" w:rsidRPr="00D7097B">
        <w:rPr>
          <w:iCs/>
          <w:lang w:eastAsia="x-none"/>
        </w:rPr>
        <w:tab/>
        <w:t>Sony</w:t>
      </w:r>
    </w:p>
    <w:p w14:paraId="318D7D14" w14:textId="1704EE89" w:rsidR="00D7097B" w:rsidRPr="00D7097B" w:rsidRDefault="006F79AF" w:rsidP="00D7097B">
      <w:pPr>
        <w:rPr>
          <w:iCs/>
          <w:lang w:eastAsia="x-none"/>
        </w:rPr>
      </w:pPr>
      <w:hyperlink r:id="rId1173" w:history="1">
        <w:r>
          <w:rPr>
            <w:rStyle w:val="Hyperlink"/>
            <w:iCs/>
            <w:lang w:eastAsia="x-none"/>
          </w:rPr>
          <w:t>R1-2404551</w:t>
        </w:r>
      </w:hyperlink>
      <w:r w:rsidR="00D7097B" w:rsidRPr="00D7097B">
        <w:rPr>
          <w:iCs/>
          <w:lang w:eastAsia="x-none"/>
        </w:rPr>
        <w:tab/>
        <w:t>Discussions on CSI enhancements</w:t>
      </w:r>
      <w:r w:rsidR="00D7097B" w:rsidRPr="00D7097B">
        <w:rPr>
          <w:iCs/>
          <w:lang w:eastAsia="x-none"/>
        </w:rPr>
        <w:tab/>
        <w:t>LG Electronics</w:t>
      </w:r>
    </w:p>
    <w:p w14:paraId="1C043944" w14:textId="054ED21A" w:rsidR="00D7097B" w:rsidRPr="00D7097B" w:rsidRDefault="006F79AF" w:rsidP="00D7097B">
      <w:pPr>
        <w:rPr>
          <w:iCs/>
          <w:lang w:eastAsia="x-none"/>
        </w:rPr>
      </w:pPr>
      <w:hyperlink r:id="rId1174" w:history="1">
        <w:r>
          <w:rPr>
            <w:rStyle w:val="Hyperlink"/>
            <w:iCs/>
            <w:lang w:eastAsia="x-none"/>
          </w:rPr>
          <w:t>R1-2404575</w:t>
        </w:r>
      </w:hyperlink>
      <w:r w:rsidR="00D7097B" w:rsidRPr="00D7097B">
        <w:rPr>
          <w:iCs/>
          <w:lang w:eastAsia="x-none"/>
        </w:rPr>
        <w:tab/>
        <w:t>Discussion on CSI enhancements</w:t>
      </w:r>
      <w:r w:rsidR="00D7097B" w:rsidRPr="00D7097B">
        <w:rPr>
          <w:iCs/>
          <w:lang w:eastAsia="x-none"/>
        </w:rPr>
        <w:tab/>
        <w:t>HONOR</w:t>
      </w:r>
    </w:p>
    <w:p w14:paraId="6915A6BD" w14:textId="3F1120D3" w:rsidR="00D7097B" w:rsidRPr="00D7097B" w:rsidRDefault="006F79AF" w:rsidP="00D7097B">
      <w:pPr>
        <w:rPr>
          <w:iCs/>
          <w:lang w:eastAsia="x-none"/>
        </w:rPr>
      </w:pPr>
      <w:hyperlink r:id="rId1175" w:history="1">
        <w:r>
          <w:rPr>
            <w:rStyle w:val="Hyperlink"/>
            <w:iCs/>
            <w:lang w:eastAsia="x-none"/>
          </w:rPr>
          <w:t>R1-2404588</w:t>
        </w:r>
      </w:hyperlink>
      <w:r w:rsidR="00D7097B" w:rsidRPr="00D7097B">
        <w:rPr>
          <w:iCs/>
          <w:lang w:eastAsia="x-none"/>
        </w:rPr>
        <w:tab/>
        <w:t>Discussion on Rel-19 CSI enhancements</w:t>
      </w:r>
      <w:r w:rsidR="00D7097B" w:rsidRPr="00D7097B">
        <w:rPr>
          <w:iCs/>
          <w:lang w:eastAsia="x-none"/>
        </w:rPr>
        <w:tab/>
        <w:t>Fujitsu</w:t>
      </w:r>
    </w:p>
    <w:p w14:paraId="7EAA93F9" w14:textId="024C1F52" w:rsidR="00D7097B" w:rsidRPr="00D7097B" w:rsidRDefault="006F79AF" w:rsidP="00D7097B">
      <w:pPr>
        <w:rPr>
          <w:iCs/>
          <w:lang w:eastAsia="x-none"/>
        </w:rPr>
      </w:pPr>
      <w:hyperlink r:id="rId1176" w:history="1">
        <w:r>
          <w:rPr>
            <w:rStyle w:val="Hyperlink"/>
            <w:iCs/>
            <w:lang w:eastAsia="x-none"/>
          </w:rPr>
          <w:t>R1-2404612</w:t>
        </w:r>
      </w:hyperlink>
      <w:r w:rsidR="00D7097B" w:rsidRPr="00D7097B">
        <w:rPr>
          <w:iCs/>
          <w:lang w:eastAsia="x-none"/>
        </w:rPr>
        <w:tab/>
        <w:t>Discussion on CSI enhancement</w:t>
      </w:r>
      <w:r w:rsidR="00D7097B" w:rsidRPr="00D7097B">
        <w:rPr>
          <w:iCs/>
          <w:lang w:eastAsia="x-none"/>
        </w:rPr>
        <w:tab/>
        <w:t>Xiaomi</w:t>
      </w:r>
    </w:p>
    <w:p w14:paraId="70FBA633" w14:textId="7827B483" w:rsidR="00D7097B" w:rsidRPr="00D7097B" w:rsidRDefault="006F79AF" w:rsidP="00D7097B">
      <w:pPr>
        <w:rPr>
          <w:iCs/>
          <w:lang w:eastAsia="x-none"/>
        </w:rPr>
      </w:pPr>
      <w:hyperlink r:id="rId1177" w:history="1">
        <w:r>
          <w:rPr>
            <w:rStyle w:val="Hyperlink"/>
            <w:iCs/>
            <w:lang w:eastAsia="x-none"/>
          </w:rPr>
          <w:t>R1-2404668</w:t>
        </w:r>
      </w:hyperlink>
      <w:r w:rsidR="00D7097B" w:rsidRPr="00D7097B">
        <w:rPr>
          <w:iCs/>
          <w:lang w:eastAsia="x-none"/>
        </w:rPr>
        <w:tab/>
        <w:t>Discussion on CSI enhancements</w:t>
      </w:r>
      <w:r w:rsidR="00D7097B" w:rsidRPr="00D7097B">
        <w:rPr>
          <w:iCs/>
          <w:lang w:eastAsia="x-none"/>
        </w:rPr>
        <w:tab/>
        <w:t>NEC</w:t>
      </w:r>
    </w:p>
    <w:p w14:paraId="0123DE5A" w14:textId="174C32A1" w:rsidR="00D7097B" w:rsidRPr="00D7097B" w:rsidRDefault="006F79AF" w:rsidP="00D7097B">
      <w:pPr>
        <w:rPr>
          <w:iCs/>
          <w:lang w:eastAsia="x-none"/>
        </w:rPr>
      </w:pPr>
      <w:hyperlink r:id="rId1178" w:history="1">
        <w:r>
          <w:rPr>
            <w:rStyle w:val="Hyperlink"/>
            <w:iCs/>
            <w:lang w:eastAsia="x-none"/>
          </w:rPr>
          <w:t>R1-2404687</w:t>
        </w:r>
      </w:hyperlink>
      <w:r w:rsidR="00D7097B" w:rsidRPr="00D7097B">
        <w:rPr>
          <w:iCs/>
          <w:lang w:eastAsia="x-none"/>
        </w:rPr>
        <w:tab/>
        <w:t>CSI Enhancement for NR MIMO</w:t>
      </w:r>
      <w:r w:rsidR="00D7097B" w:rsidRPr="00D7097B">
        <w:rPr>
          <w:iCs/>
          <w:lang w:eastAsia="x-none"/>
        </w:rPr>
        <w:tab/>
        <w:t>Google</w:t>
      </w:r>
    </w:p>
    <w:p w14:paraId="5815E4DB" w14:textId="0C08A0F1" w:rsidR="00D7097B" w:rsidRPr="00D7097B" w:rsidRDefault="006F79AF" w:rsidP="00D7097B">
      <w:pPr>
        <w:rPr>
          <w:iCs/>
          <w:lang w:eastAsia="x-none"/>
        </w:rPr>
      </w:pPr>
      <w:hyperlink r:id="rId1179" w:history="1">
        <w:r>
          <w:rPr>
            <w:rStyle w:val="Hyperlink"/>
            <w:iCs/>
            <w:lang w:eastAsia="x-none"/>
          </w:rPr>
          <w:t>R1-2404883</w:t>
        </w:r>
      </w:hyperlink>
      <w:r w:rsidR="00D7097B" w:rsidRPr="00D7097B">
        <w:rPr>
          <w:iCs/>
          <w:lang w:eastAsia="x-none"/>
        </w:rPr>
        <w:tab/>
        <w:t>CSI enhancements for Rel-19 MIMO</w:t>
      </w:r>
      <w:r w:rsidR="00D7097B" w:rsidRPr="00D7097B">
        <w:rPr>
          <w:iCs/>
          <w:lang w:eastAsia="x-none"/>
        </w:rPr>
        <w:tab/>
        <w:t>OPPO</w:t>
      </w:r>
    </w:p>
    <w:p w14:paraId="5AF98E4F" w14:textId="7EBD5B87" w:rsidR="00D7097B" w:rsidRPr="00D7097B" w:rsidRDefault="006F79AF" w:rsidP="00D7097B">
      <w:pPr>
        <w:rPr>
          <w:iCs/>
          <w:lang w:eastAsia="x-none"/>
        </w:rPr>
      </w:pPr>
      <w:hyperlink r:id="rId1180" w:history="1">
        <w:r>
          <w:rPr>
            <w:rStyle w:val="Hyperlink"/>
            <w:iCs/>
            <w:lang w:eastAsia="x-none"/>
          </w:rPr>
          <w:t>R1-2404919</w:t>
        </w:r>
      </w:hyperlink>
      <w:r w:rsidR="00D7097B" w:rsidRPr="00D7097B">
        <w:rPr>
          <w:iCs/>
          <w:lang w:eastAsia="x-none"/>
        </w:rPr>
        <w:tab/>
        <w:t>CSI enhancement for NR MIMO Phase 5</w:t>
      </w:r>
      <w:r w:rsidR="00D7097B" w:rsidRPr="00D7097B">
        <w:rPr>
          <w:iCs/>
          <w:lang w:eastAsia="x-none"/>
        </w:rPr>
        <w:tab/>
        <w:t>Nokia</w:t>
      </w:r>
    </w:p>
    <w:p w14:paraId="32D54F75" w14:textId="2D0707E4" w:rsidR="00D7097B" w:rsidRPr="00D7097B" w:rsidRDefault="006F79AF" w:rsidP="00D7097B">
      <w:pPr>
        <w:rPr>
          <w:iCs/>
          <w:lang w:eastAsia="x-none"/>
        </w:rPr>
      </w:pPr>
      <w:hyperlink r:id="rId1181" w:history="1">
        <w:r>
          <w:rPr>
            <w:rStyle w:val="Hyperlink"/>
            <w:iCs/>
            <w:lang w:eastAsia="x-none"/>
          </w:rPr>
          <w:t>R1-2404923</w:t>
        </w:r>
      </w:hyperlink>
      <w:r w:rsidR="00D7097B" w:rsidRPr="00D7097B">
        <w:rPr>
          <w:iCs/>
          <w:lang w:eastAsia="x-none"/>
        </w:rPr>
        <w:tab/>
        <w:t>CSI enhancements for Rel.19 MIMO</w:t>
      </w:r>
      <w:r w:rsidR="00D7097B" w:rsidRPr="00D7097B">
        <w:rPr>
          <w:iCs/>
          <w:lang w:eastAsia="x-none"/>
        </w:rPr>
        <w:tab/>
        <w:t>Fraunhofer IIS, Fraunhofer HHI</w:t>
      </w:r>
    </w:p>
    <w:p w14:paraId="3C55FE6A" w14:textId="534E1F2E" w:rsidR="00D7097B" w:rsidRPr="00D7097B" w:rsidRDefault="006F79AF" w:rsidP="00D7097B">
      <w:pPr>
        <w:rPr>
          <w:iCs/>
          <w:lang w:eastAsia="x-none"/>
        </w:rPr>
      </w:pPr>
      <w:hyperlink r:id="rId1182" w:history="1">
        <w:r>
          <w:rPr>
            <w:rStyle w:val="Hyperlink"/>
            <w:iCs/>
            <w:lang w:eastAsia="x-none"/>
          </w:rPr>
          <w:t>R1-2404971</w:t>
        </w:r>
      </w:hyperlink>
      <w:r w:rsidR="00D7097B" w:rsidRPr="00D7097B">
        <w:rPr>
          <w:iCs/>
          <w:lang w:eastAsia="x-none"/>
        </w:rPr>
        <w:tab/>
        <w:t>CSI enhancements</w:t>
      </w:r>
      <w:r w:rsidR="00D7097B" w:rsidRPr="00D7097B">
        <w:rPr>
          <w:iCs/>
          <w:lang w:eastAsia="x-none"/>
        </w:rPr>
        <w:tab/>
        <w:t>Sharp</w:t>
      </w:r>
    </w:p>
    <w:p w14:paraId="4A0E0A37" w14:textId="047FC225" w:rsidR="00D7097B" w:rsidRPr="00D7097B" w:rsidRDefault="006F79AF" w:rsidP="00D7097B">
      <w:pPr>
        <w:rPr>
          <w:iCs/>
          <w:lang w:eastAsia="x-none"/>
        </w:rPr>
      </w:pPr>
      <w:hyperlink r:id="rId1183" w:history="1">
        <w:r>
          <w:rPr>
            <w:rStyle w:val="Hyperlink"/>
            <w:iCs/>
            <w:lang w:eastAsia="x-none"/>
          </w:rPr>
          <w:t>R1-2405005</w:t>
        </w:r>
      </w:hyperlink>
      <w:r w:rsidR="00D7097B" w:rsidRPr="00D7097B">
        <w:rPr>
          <w:iCs/>
          <w:lang w:eastAsia="x-none"/>
        </w:rPr>
        <w:tab/>
        <w:t>CSI enhancements for large antenna arrays and CJT</w:t>
      </w:r>
      <w:r w:rsidR="00D7097B" w:rsidRPr="00D7097B">
        <w:rPr>
          <w:iCs/>
          <w:lang w:eastAsia="x-none"/>
        </w:rPr>
        <w:tab/>
        <w:t>Ericsson</w:t>
      </w:r>
    </w:p>
    <w:p w14:paraId="17AAB46D" w14:textId="3BA0C836" w:rsidR="00D7097B" w:rsidRPr="00D7097B" w:rsidRDefault="006F79AF" w:rsidP="00D7097B">
      <w:pPr>
        <w:rPr>
          <w:iCs/>
          <w:lang w:eastAsia="x-none"/>
        </w:rPr>
      </w:pPr>
      <w:hyperlink r:id="rId1184" w:history="1">
        <w:r>
          <w:rPr>
            <w:rStyle w:val="Hyperlink"/>
            <w:iCs/>
            <w:lang w:eastAsia="x-none"/>
          </w:rPr>
          <w:t>R1-2405036</w:t>
        </w:r>
      </w:hyperlink>
      <w:r w:rsidR="00D7097B" w:rsidRPr="00D7097B">
        <w:rPr>
          <w:iCs/>
          <w:lang w:eastAsia="x-none"/>
        </w:rPr>
        <w:tab/>
        <w:t>Discussion on CSI enhancements</w:t>
      </w:r>
      <w:r w:rsidR="00D7097B" w:rsidRPr="00D7097B">
        <w:rPr>
          <w:iCs/>
          <w:lang w:eastAsia="x-none"/>
        </w:rPr>
        <w:tab/>
        <w:t>NTT DOCOMO, INC.</w:t>
      </w:r>
    </w:p>
    <w:p w14:paraId="0AD88847" w14:textId="3DAEA588" w:rsidR="00D7097B" w:rsidRPr="00D7097B" w:rsidRDefault="006F79AF" w:rsidP="00D7097B">
      <w:pPr>
        <w:rPr>
          <w:iCs/>
          <w:lang w:eastAsia="x-none"/>
        </w:rPr>
      </w:pPr>
      <w:hyperlink r:id="rId1185" w:history="1">
        <w:r>
          <w:rPr>
            <w:rStyle w:val="Hyperlink"/>
            <w:iCs/>
            <w:lang w:eastAsia="x-none"/>
          </w:rPr>
          <w:t>R1-2405149</w:t>
        </w:r>
      </w:hyperlink>
      <w:r w:rsidR="00D7097B" w:rsidRPr="00D7097B">
        <w:rPr>
          <w:iCs/>
          <w:lang w:eastAsia="x-none"/>
        </w:rPr>
        <w:tab/>
        <w:t>CSI enhancements for &gt;32 ports and UE-assisted CJT</w:t>
      </w:r>
      <w:r w:rsidR="00D7097B" w:rsidRPr="00D7097B">
        <w:rPr>
          <w:iCs/>
          <w:lang w:eastAsia="x-none"/>
        </w:rPr>
        <w:tab/>
        <w:t>Qualcomm Incorporated</w:t>
      </w:r>
    </w:p>
    <w:p w14:paraId="2FF0B4A1" w14:textId="48CC006A" w:rsidR="00D7097B" w:rsidRPr="00D2151E" w:rsidRDefault="006F79AF" w:rsidP="00D7097B">
      <w:pPr>
        <w:rPr>
          <w:iCs/>
          <w:lang w:val="fr-FR" w:eastAsia="x-none"/>
        </w:rPr>
      </w:pPr>
      <w:hyperlink r:id="rId1186" w:history="1">
        <w:r>
          <w:rPr>
            <w:rStyle w:val="Hyperlink"/>
            <w:iCs/>
            <w:lang w:val="fr-FR" w:eastAsia="x-none"/>
          </w:rPr>
          <w:t>R1-2405206</w:t>
        </w:r>
      </w:hyperlink>
      <w:r w:rsidR="00D7097B" w:rsidRPr="00D2151E">
        <w:rPr>
          <w:iCs/>
          <w:lang w:val="fr-FR" w:eastAsia="x-none"/>
        </w:rPr>
        <w:tab/>
        <w:t>CSI enhancements</w:t>
      </w:r>
      <w:r w:rsidR="00D7097B" w:rsidRPr="00D2151E">
        <w:rPr>
          <w:iCs/>
          <w:lang w:val="fr-FR" w:eastAsia="x-none"/>
        </w:rPr>
        <w:tab/>
        <w:t>NICT</w:t>
      </w:r>
    </w:p>
    <w:p w14:paraId="404E5E1A" w14:textId="018A8B55" w:rsidR="00D7097B" w:rsidRPr="00D2151E" w:rsidRDefault="006F79AF" w:rsidP="00D7097B">
      <w:pPr>
        <w:rPr>
          <w:iCs/>
          <w:lang w:val="fr-FR" w:eastAsia="x-none"/>
        </w:rPr>
      </w:pPr>
      <w:hyperlink r:id="rId1187" w:history="1">
        <w:r>
          <w:rPr>
            <w:rStyle w:val="Hyperlink"/>
            <w:iCs/>
            <w:lang w:val="fr-FR" w:eastAsia="x-none"/>
          </w:rPr>
          <w:t>R1-2405239</w:t>
        </w:r>
      </w:hyperlink>
      <w:r w:rsidR="00D7097B" w:rsidRPr="00D2151E">
        <w:rPr>
          <w:iCs/>
          <w:lang w:val="fr-FR" w:eastAsia="x-none"/>
        </w:rPr>
        <w:tab/>
        <w:t>CSI Enhancements</w:t>
      </w:r>
      <w:r w:rsidR="00D7097B" w:rsidRPr="00D2151E">
        <w:rPr>
          <w:iCs/>
          <w:lang w:val="fr-FR" w:eastAsia="x-none"/>
        </w:rPr>
        <w:tab/>
        <w:t>CEWiT</w:t>
      </w:r>
    </w:p>
    <w:p w14:paraId="197CEE94" w14:textId="327DE5CB" w:rsidR="00D7097B" w:rsidRPr="00C35CC0" w:rsidRDefault="006F79AF" w:rsidP="00D7097B">
      <w:pPr>
        <w:rPr>
          <w:iCs/>
          <w:lang w:eastAsia="x-none"/>
        </w:rPr>
      </w:pPr>
      <w:hyperlink r:id="rId1188" w:history="1">
        <w:r>
          <w:rPr>
            <w:rStyle w:val="Hyperlink"/>
            <w:iCs/>
            <w:lang w:eastAsia="x-none"/>
          </w:rPr>
          <w:t>R1-2405255</w:t>
        </w:r>
      </w:hyperlink>
      <w:r w:rsidR="00D7097B" w:rsidRPr="00C35CC0">
        <w:rPr>
          <w:iCs/>
          <w:lang w:eastAsia="x-none"/>
        </w:rPr>
        <w:tab/>
        <w:t>Discussion on CSI enhancements for NR MIMO Phase 5</w:t>
      </w:r>
      <w:r w:rsidR="00D7097B" w:rsidRPr="00C35CC0">
        <w:rPr>
          <w:iCs/>
          <w:lang w:eastAsia="x-none"/>
        </w:rPr>
        <w:tab/>
        <w:t>KDDI Corporation</w:t>
      </w:r>
    </w:p>
    <w:p w14:paraId="187B3305" w14:textId="77777777" w:rsidR="00B04157" w:rsidRDefault="00B04157" w:rsidP="00D7097B">
      <w:pPr>
        <w:rPr>
          <w:iCs/>
          <w:lang w:eastAsia="x-none"/>
        </w:rPr>
      </w:pPr>
    </w:p>
    <w:p w14:paraId="59C1C56F" w14:textId="103D86D2" w:rsidR="00B04157" w:rsidRPr="00D7097B" w:rsidRDefault="006F79AF" w:rsidP="00B04157">
      <w:pPr>
        <w:rPr>
          <w:iCs/>
          <w:lang w:eastAsia="x-none"/>
        </w:rPr>
      </w:pPr>
      <w:hyperlink r:id="rId1189" w:history="1">
        <w:r>
          <w:rPr>
            <w:rStyle w:val="Hyperlink"/>
            <w:iCs/>
            <w:lang w:eastAsia="x-none"/>
          </w:rPr>
          <w:t>R1-2404107</w:t>
        </w:r>
      </w:hyperlink>
      <w:r w:rsidR="00B04157" w:rsidRPr="00D7097B">
        <w:rPr>
          <w:iCs/>
          <w:lang w:eastAsia="x-none"/>
        </w:rPr>
        <w:tab/>
        <w:t>Moderator summary for OFFLINE discussion on Rel-19 CSI enhancements</w:t>
      </w:r>
      <w:r w:rsidR="00B04157" w:rsidRPr="00D7097B">
        <w:rPr>
          <w:iCs/>
          <w:lang w:eastAsia="x-none"/>
        </w:rPr>
        <w:tab/>
        <w:t>Moderator (Samsung)</w:t>
      </w:r>
    </w:p>
    <w:p w14:paraId="79C01973" w14:textId="00532DD3" w:rsidR="00B04157" w:rsidRPr="00B04157" w:rsidRDefault="006F79AF" w:rsidP="00B04157">
      <w:pPr>
        <w:rPr>
          <w:b/>
          <w:bCs/>
          <w:iCs/>
          <w:lang w:eastAsia="x-none"/>
        </w:rPr>
      </w:pPr>
      <w:hyperlink r:id="rId1190" w:history="1">
        <w:r>
          <w:rPr>
            <w:rStyle w:val="Hyperlink"/>
            <w:b/>
            <w:bCs/>
            <w:iCs/>
            <w:lang w:eastAsia="x-none"/>
          </w:rPr>
          <w:t>R1-2404108</w:t>
        </w:r>
      </w:hyperlink>
      <w:r w:rsidR="00B04157" w:rsidRPr="00B04157">
        <w:rPr>
          <w:b/>
          <w:bCs/>
          <w:iCs/>
          <w:lang w:eastAsia="x-none"/>
        </w:rPr>
        <w:tab/>
        <w:t>Moderator summary on Rel-19 CSI enhancements</w:t>
      </w:r>
      <w:r w:rsidR="00B04157" w:rsidRPr="00B04157">
        <w:rPr>
          <w:b/>
          <w:bCs/>
          <w:iCs/>
          <w:lang w:eastAsia="x-none"/>
        </w:rPr>
        <w:tab/>
        <w:t>Moderator (Samsung)</w:t>
      </w:r>
    </w:p>
    <w:p w14:paraId="2BE9F8D4" w14:textId="677D8BC6" w:rsidR="00B04157" w:rsidRDefault="00C35CC0" w:rsidP="00D7097B">
      <w:pPr>
        <w:rPr>
          <w:iCs/>
          <w:lang w:eastAsia="x-none"/>
        </w:rPr>
      </w:pPr>
      <w:r>
        <w:rPr>
          <w:iCs/>
          <w:lang w:eastAsia="x-none"/>
        </w:rPr>
        <w:t>From Monday session</w:t>
      </w:r>
    </w:p>
    <w:p w14:paraId="4AEDB9AF" w14:textId="1310AB19" w:rsidR="00C35CC0" w:rsidRPr="00C35CC0" w:rsidRDefault="00C35CC0" w:rsidP="00C35CC0">
      <w:pPr>
        <w:snapToGrid w:val="0"/>
        <w:rPr>
          <w:rFonts w:ascii="Times New Roman" w:hAnsi="Times New Roman"/>
          <w:bCs/>
          <w:szCs w:val="20"/>
          <w:highlight w:val="green"/>
        </w:rPr>
      </w:pPr>
      <w:r w:rsidRPr="00C35CC0">
        <w:rPr>
          <w:rFonts w:ascii="Times New Roman" w:hAnsi="Times New Roman"/>
          <w:bCs/>
          <w:szCs w:val="20"/>
          <w:highlight w:val="green"/>
        </w:rPr>
        <w:t>Agreement</w:t>
      </w:r>
    </w:p>
    <w:p w14:paraId="1CF94D53" w14:textId="77777777" w:rsidR="00C35CC0" w:rsidRPr="00C35CC0" w:rsidRDefault="00C35CC0" w:rsidP="00C35CC0">
      <w:pPr>
        <w:snapToGrid w:val="0"/>
        <w:rPr>
          <w:rFonts w:ascii="Times New Roman" w:eastAsia="Calibri" w:hAnsi="Times New Roman"/>
          <w:szCs w:val="20"/>
          <w:lang w:eastAsia="zh-CN"/>
        </w:rPr>
      </w:pPr>
      <w:r w:rsidRPr="00C35CC0">
        <w:rPr>
          <w:rFonts w:ascii="Times New Roman" w:eastAsia="Calibri" w:hAnsi="Times New Roman"/>
          <w:szCs w:val="20"/>
        </w:rPr>
        <w:t>For the Rel-19 aperiodic standalone CJT calibration reporting,</w:t>
      </w:r>
      <w:r w:rsidRPr="00C35CC0">
        <w:rPr>
          <w:rFonts w:ascii="Times New Roman" w:eastAsia="Calibri" w:hAnsi="Times New Roman"/>
          <w:szCs w:val="20"/>
          <w:lang w:eastAsia="zh-CN"/>
        </w:rPr>
        <w:t xml:space="preserve"> regarding the dynamic range for delay offset reporting </w:t>
      </w:r>
      <w:r w:rsidRPr="00C35CC0">
        <w:rPr>
          <w:rFonts w:ascii="Times New Roman" w:eastAsia="Calibri" w:hAnsi="Times New Roman"/>
          <w:szCs w:val="20"/>
        </w:rPr>
        <w:t>D</w:t>
      </w:r>
      <w:r w:rsidRPr="00C35CC0">
        <w:rPr>
          <w:rFonts w:ascii="Times New Roman" w:eastAsia="Calibri" w:hAnsi="Times New Roman"/>
          <w:szCs w:val="20"/>
          <w:vertAlign w:val="subscript"/>
        </w:rPr>
        <w:t>n,offset</w:t>
      </w:r>
      <w:r w:rsidRPr="00C35CC0">
        <w:rPr>
          <w:rFonts w:ascii="Times New Roman" w:eastAsia="Calibri" w:hAnsi="Times New Roman"/>
          <w:szCs w:val="20"/>
          <w:lang w:eastAsia="zh-CN"/>
        </w:rPr>
        <w:t>, i.e. A</w:t>
      </w:r>
      <w:r w:rsidRPr="00C35CC0">
        <w:rPr>
          <w:rFonts w:ascii="Times New Roman" w:eastAsia="Calibri" w:hAnsi="Times New Roman"/>
          <w:szCs w:val="20"/>
          <w:vertAlign w:val="subscript"/>
          <w:lang w:eastAsia="zh-CN"/>
        </w:rPr>
        <w:t>D</w:t>
      </w:r>
      <w:r w:rsidRPr="00C35CC0">
        <w:rPr>
          <w:rFonts w:ascii="Times New Roman" w:eastAsia="Calibri" w:hAnsi="Times New Roman"/>
          <w:szCs w:val="20"/>
          <w:lang w:eastAsia="zh-CN"/>
        </w:rPr>
        <w:t>, at least support the following values: {0.5CP, CP}</w:t>
      </w:r>
    </w:p>
    <w:p w14:paraId="231823C0" w14:textId="77777777" w:rsidR="00C35CC0" w:rsidRPr="00C35CC0" w:rsidRDefault="00C35CC0" w:rsidP="00EA1844">
      <w:pPr>
        <w:pStyle w:val="ListParagraph"/>
        <w:numPr>
          <w:ilvl w:val="0"/>
          <w:numId w:val="98"/>
        </w:numPr>
        <w:rPr>
          <w:rFonts w:eastAsia="Calibri"/>
          <w:lang w:eastAsia="zh-CN"/>
        </w:rPr>
      </w:pPr>
      <w:r w:rsidRPr="00C35CC0">
        <w:t>Decide, by RAN1#117, whether any of the following candidate values are supported: {0.75CP, 1.</w:t>
      </w:r>
      <w:r w:rsidRPr="00C35CC0">
        <w:rPr>
          <w:color w:val="000000"/>
        </w:rPr>
        <w:t xml:space="preserve">5CP, </w:t>
      </w:r>
      <m:oMath>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4∆f</m:t>
            </m:r>
          </m:den>
        </m:f>
      </m:oMath>
      <w:r w:rsidRPr="00C35CC0">
        <w:rPr>
          <w:rFonts w:eastAsia="Malgun Gothic"/>
          <w:color w:val="000000"/>
          <w:lang w:eastAsia="zh-CN"/>
        </w:rPr>
        <w:t>,</w:t>
      </w:r>
      <m:oMath>
        <m:r>
          <w:rPr>
            <w:rFonts w:ascii="Cambria Math" w:hAnsi="Cambria Math"/>
            <w:color w:val="000000"/>
          </w:rPr>
          <m:t xml:space="preserve"> </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12∆f</m:t>
            </m:r>
          </m:den>
        </m:f>
        <m:r>
          <w:rPr>
            <w:rFonts w:ascii="Cambria Math" w:hAnsi="Cambria Math"/>
            <w:color w:val="000000"/>
          </w:rPr>
          <m:t>,</m:t>
        </m:r>
        <m:f>
          <m:fPr>
            <m:ctrlPr>
              <w:rPr>
                <w:rFonts w:ascii="Cambria Math" w:hAnsi="Cambria Math"/>
                <w:i/>
                <w:color w:val="000000"/>
              </w:rPr>
            </m:ctrlPr>
          </m:fPr>
          <m:num>
            <m:r>
              <w:rPr>
                <w:rFonts w:ascii="Cambria Math" w:hAnsi="Cambria Math"/>
                <w:color w:val="000000"/>
              </w:rPr>
              <m:t>1</m:t>
            </m:r>
          </m:num>
          <m:den>
            <m:r>
              <w:rPr>
                <w:rFonts w:ascii="Cambria Math" w:hAnsi="Cambria Math"/>
                <w:color w:val="000000"/>
              </w:rPr>
              <m:t>24∆f</m:t>
            </m:r>
          </m:den>
        </m:f>
      </m:oMath>
      <w:r w:rsidRPr="00C35CC0">
        <w:rPr>
          <w:color w:val="000000"/>
        </w:rPr>
        <w:t>}</w:t>
      </w:r>
    </w:p>
    <w:p w14:paraId="08BA8A51" w14:textId="77777777" w:rsidR="00C35CC0" w:rsidRPr="00C35CC0" w:rsidRDefault="00C35CC0" w:rsidP="00C35CC0">
      <w:pPr>
        <w:snapToGrid w:val="0"/>
        <w:rPr>
          <w:rFonts w:ascii="Times New Roman" w:hAnsi="Times New Roman"/>
          <w:bCs/>
          <w:szCs w:val="20"/>
          <w:highlight w:val="green"/>
        </w:rPr>
      </w:pPr>
      <w:r w:rsidRPr="00C35CC0">
        <w:rPr>
          <w:rFonts w:ascii="Times New Roman" w:hAnsi="Times New Roman"/>
          <w:bCs/>
          <w:szCs w:val="20"/>
          <w:highlight w:val="green"/>
        </w:rPr>
        <w:t>Agreement</w:t>
      </w:r>
    </w:p>
    <w:p w14:paraId="6CD86131" w14:textId="77777777" w:rsidR="00C35CC0" w:rsidRPr="00C35CC0" w:rsidRDefault="00C35CC0" w:rsidP="00C35CC0">
      <w:pPr>
        <w:snapToGrid w:val="0"/>
        <w:rPr>
          <w:rFonts w:ascii="Times New Roman" w:eastAsia="Calibri" w:hAnsi="Times New Roman"/>
          <w:szCs w:val="20"/>
          <w:lang w:eastAsia="zh-CN"/>
        </w:rPr>
      </w:pPr>
      <w:r w:rsidRPr="00C35CC0">
        <w:rPr>
          <w:rFonts w:ascii="Times New Roman" w:eastAsia="Calibri" w:hAnsi="Times New Roman"/>
          <w:szCs w:val="20"/>
        </w:rPr>
        <w:t>For the Rel-19 aperiodic standalone CJT calibration reporting,</w:t>
      </w:r>
      <w:r w:rsidRPr="00C35CC0">
        <w:rPr>
          <w:rFonts w:ascii="Times New Roman" w:eastAsia="Calibri" w:hAnsi="Times New Roman"/>
          <w:szCs w:val="20"/>
          <w:lang w:eastAsia="zh-CN"/>
        </w:rPr>
        <w:t xml:space="preserve"> regarding the dynamic range for frequency offset reporting </w:t>
      </w:r>
      <w:r w:rsidRPr="00C35CC0">
        <w:rPr>
          <w:rFonts w:ascii="Times New Roman" w:eastAsia="Calibri" w:hAnsi="Times New Roman"/>
          <w:szCs w:val="20"/>
        </w:rPr>
        <w:t>FO</w:t>
      </w:r>
      <w:r w:rsidRPr="00C35CC0">
        <w:rPr>
          <w:rFonts w:ascii="Times New Roman" w:eastAsia="Calibri" w:hAnsi="Times New Roman"/>
          <w:szCs w:val="20"/>
          <w:vertAlign w:val="subscript"/>
        </w:rPr>
        <w:t>n</w:t>
      </w:r>
      <w:r w:rsidRPr="00C35CC0">
        <w:rPr>
          <w:rFonts w:ascii="Times New Roman" w:eastAsia="Calibri" w:hAnsi="Times New Roman"/>
          <w:szCs w:val="20"/>
          <w:lang w:eastAsia="zh-CN"/>
        </w:rPr>
        <w:t>, i.e. A</w:t>
      </w:r>
      <w:r w:rsidRPr="00C35CC0">
        <w:rPr>
          <w:rFonts w:ascii="Times New Roman" w:eastAsia="Calibri" w:hAnsi="Times New Roman"/>
          <w:szCs w:val="20"/>
          <w:vertAlign w:val="subscript"/>
          <w:lang w:eastAsia="zh-CN"/>
        </w:rPr>
        <w:t>FO</w:t>
      </w:r>
      <w:r w:rsidRPr="00C35CC0">
        <w:rPr>
          <w:rFonts w:ascii="Times New Roman" w:eastAsia="Calibri" w:hAnsi="Times New Roman"/>
          <w:szCs w:val="20"/>
          <w:lang w:eastAsia="zh-CN"/>
        </w:rPr>
        <w:t>, at least support the following values: {0.1ppm, 0.2ppm}</w:t>
      </w:r>
    </w:p>
    <w:p w14:paraId="4415862B" w14:textId="37A345AC" w:rsidR="00C35CC0" w:rsidRPr="003D0CA5" w:rsidRDefault="00C35CC0" w:rsidP="00EA1844">
      <w:pPr>
        <w:pStyle w:val="ListParagraph"/>
        <w:numPr>
          <w:ilvl w:val="0"/>
          <w:numId w:val="98"/>
        </w:numPr>
        <w:rPr>
          <w:rFonts w:eastAsia="Calibri"/>
          <w:lang w:eastAsia="zh-CN"/>
        </w:rPr>
      </w:pPr>
      <w:r w:rsidRPr="00C35CC0">
        <w:t xml:space="preserve">Decide, by RAN1#117, whether any of the following candidate values are supported: </w:t>
      </w:r>
      <w:r w:rsidRPr="00CB0A68">
        <w:t>{0.0</w:t>
      </w:r>
      <w:r>
        <w:t>25</w:t>
      </w:r>
      <w:r w:rsidRPr="00CB0A68">
        <w:t>ppm,</w:t>
      </w:r>
      <w:r>
        <w:t xml:space="preserve"> 0.05ppm,</w:t>
      </w:r>
      <w:r w:rsidRPr="00CB0A68">
        <w:t xml:space="preserve"> </w:t>
      </w:r>
      <w:r w:rsidRPr="003D0CA5">
        <w:rPr>
          <w:rFonts w:eastAsia="Calibri"/>
          <w:lang w:eastAsia="zh-CN"/>
        </w:rPr>
        <w:t>1/(8</w:t>
      </w:r>
      <w:r w:rsidRPr="003D0CA5">
        <w:rPr>
          <w:rFonts w:ascii="Symbol" w:eastAsia="Calibri" w:hAnsi="Symbol"/>
          <w:lang w:eastAsia="zh-CN"/>
        </w:rPr>
        <w:t></w:t>
      </w:r>
      <w:r w:rsidRPr="003D0CA5">
        <w:rPr>
          <w:rFonts w:eastAsia="Calibri"/>
          <w:lang w:eastAsia="zh-CN"/>
        </w:rPr>
        <w:t>t)</w:t>
      </w:r>
      <w:r w:rsidRPr="00CB0A68">
        <w:t xml:space="preserve">, </w:t>
      </w:r>
      <w:r w:rsidRPr="003D0CA5">
        <w:rPr>
          <w:rFonts w:eastAsia="Calibri"/>
          <w:lang w:eastAsia="zh-CN"/>
        </w:rPr>
        <w:t>1/(16</w:t>
      </w:r>
      <w:r w:rsidRPr="003D0CA5">
        <w:rPr>
          <w:rFonts w:ascii="Symbol" w:eastAsia="Calibri" w:hAnsi="Symbol"/>
          <w:lang w:eastAsia="zh-CN"/>
        </w:rPr>
        <w:t></w:t>
      </w:r>
      <w:r w:rsidRPr="003D0CA5">
        <w:rPr>
          <w:rFonts w:eastAsia="Calibri"/>
          <w:lang w:eastAsia="zh-CN"/>
        </w:rPr>
        <w:t>t)</w:t>
      </w:r>
      <w:r w:rsidRPr="00CB0A68">
        <w:t xml:space="preserve">, </w:t>
      </w:r>
      <w:r w:rsidRPr="003D0CA5">
        <w:rPr>
          <w:rFonts w:eastAsia="Calibri"/>
          <w:lang w:eastAsia="zh-CN"/>
        </w:rPr>
        <w:t>1/(32</w:t>
      </w:r>
      <w:r w:rsidRPr="003D0CA5">
        <w:rPr>
          <w:rFonts w:ascii="Symbol" w:eastAsia="Calibri" w:hAnsi="Symbol"/>
          <w:lang w:eastAsia="zh-CN"/>
        </w:rPr>
        <w:t></w:t>
      </w:r>
      <w:r w:rsidRPr="003D0CA5">
        <w:rPr>
          <w:rFonts w:eastAsia="Calibri"/>
          <w:lang w:eastAsia="zh-CN"/>
        </w:rPr>
        <w:t>t)</w:t>
      </w:r>
      <w:r w:rsidRPr="00CB0A68">
        <w:t>}</w:t>
      </w:r>
    </w:p>
    <w:p w14:paraId="0508BF93" w14:textId="77777777" w:rsidR="00274825" w:rsidRPr="00C35CC0" w:rsidRDefault="00274825" w:rsidP="00274825">
      <w:pPr>
        <w:snapToGrid w:val="0"/>
        <w:rPr>
          <w:rFonts w:ascii="Times New Roman" w:hAnsi="Times New Roman"/>
          <w:bCs/>
          <w:szCs w:val="20"/>
          <w:highlight w:val="green"/>
        </w:rPr>
      </w:pPr>
      <w:r w:rsidRPr="00C35CC0">
        <w:rPr>
          <w:rFonts w:ascii="Times New Roman" w:hAnsi="Times New Roman"/>
          <w:bCs/>
          <w:szCs w:val="20"/>
          <w:highlight w:val="green"/>
        </w:rPr>
        <w:t>Agreement</w:t>
      </w:r>
    </w:p>
    <w:p w14:paraId="006C18A9" w14:textId="6D326EBF" w:rsidR="00C35CC0" w:rsidRPr="00C35CC0" w:rsidRDefault="00C35CC0" w:rsidP="00C35CC0">
      <w:pPr>
        <w:snapToGrid w:val="0"/>
        <w:rPr>
          <w:rFonts w:ascii="Times New Roman" w:eastAsia="Malgun Gothic" w:hAnsi="Times New Roman"/>
          <w:szCs w:val="20"/>
        </w:rPr>
      </w:pPr>
      <w:r w:rsidRPr="00C35CC0">
        <w:rPr>
          <w:rFonts w:ascii="Times New Roman" w:eastAsia="Malgun Gothic" w:hAnsi="Times New Roman"/>
          <w:szCs w:val="20"/>
        </w:rPr>
        <w:t xml:space="preserve">For the Rel-19 aperiodic standalone CJT calibration reporting, when ReportQuantity is ‘cjtc-P’ (DL/UL phase offset), </w:t>
      </w:r>
      <w:r w:rsidRPr="00C35CC0">
        <w:rPr>
          <w:rFonts w:ascii="Times New Roman" w:eastAsia="Malgun Gothic" w:hAnsi="Times New Roman"/>
          <w:szCs w:val="20"/>
        </w:rPr>
        <w:t xml:space="preserve">=1 only (agreed in RAN1#116bis) implies that the measured/reported phase offsets </w:t>
      </w:r>
      <w:r w:rsidRPr="00C35CC0">
        <w:rPr>
          <w:rFonts w:ascii="Times New Roman" w:eastAsia="Calibri" w:hAnsi="Times New Roman"/>
          <w:szCs w:val="20"/>
        </w:rPr>
        <w:t>{</w:t>
      </w:r>
      <w:r w:rsidRPr="00C35CC0">
        <w:rPr>
          <w:rFonts w:ascii="Times New Roman" w:eastAsia="Calibri" w:hAnsi="Times New Roman"/>
          <w:szCs w:val="20"/>
        </w:rPr>
        <w:t></w:t>
      </w:r>
      <w:r w:rsidRPr="00C35CC0">
        <w:rPr>
          <w:rFonts w:ascii="Times New Roman" w:eastAsia="Calibri" w:hAnsi="Times New Roman"/>
          <w:szCs w:val="20"/>
          <w:vertAlign w:val="subscript"/>
        </w:rPr>
        <w:t>n,</w:t>
      </w:r>
      <w:r w:rsidRPr="00C35CC0">
        <w:rPr>
          <w:rFonts w:ascii="Times New Roman" w:eastAsia="Calibri" w:hAnsi="Times New Roman"/>
          <w:szCs w:val="20"/>
          <w:vertAlign w:val="subscript"/>
        </w:rPr>
        <w:t></w:t>
      </w:r>
      <w:r w:rsidRPr="00C35CC0">
        <w:rPr>
          <w:rFonts w:ascii="Times New Roman" w:eastAsia="Calibri" w:hAnsi="Times New Roman"/>
          <w:szCs w:val="20"/>
        </w:rPr>
        <w:t>, n=0, 1, …, N</w:t>
      </w:r>
      <w:r w:rsidRPr="00C35CC0">
        <w:rPr>
          <w:rFonts w:ascii="Times New Roman" w:eastAsia="Calibri" w:hAnsi="Times New Roman"/>
          <w:szCs w:val="20"/>
          <w:vertAlign w:val="subscript"/>
        </w:rPr>
        <w:t>TRP</w:t>
      </w:r>
      <w:r w:rsidRPr="00C35CC0">
        <w:rPr>
          <w:rFonts w:ascii="Times New Roman" w:eastAsia="Calibri" w:hAnsi="Times New Roman"/>
          <w:szCs w:val="20"/>
        </w:rPr>
        <w:t xml:space="preserve"> – 1, n≠nref} are associated with the entire configured CSI reporting band (i.e. ‘wideband’)</w:t>
      </w:r>
      <w:r w:rsidR="003D0CA5">
        <w:rPr>
          <w:rFonts w:ascii="Times New Roman" w:eastAsia="Calibri" w:hAnsi="Times New Roman"/>
          <w:szCs w:val="20"/>
        </w:rPr>
        <w:t>.</w:t>
      </w:r>
    </w:p>
    <w:p w14:paraId="26DE09AC" w14:textId="77777777" w:rsidR="00C35CC0" w:rsidRPr="00C35CC0" w:rsidRDefault="00C35CC0" w:rsidP="00C35CC0">
      <w:pPr>
        <w:rPr>
          <w:rFonts w:ascii="Times New Roman" w:hAnsi="Times New Roman"/>
          <w:iCs/>
          <w:szCs w:val="20"/>
          <w:lang w:eastAsia="x-none"/>
        </w:rPr>
      </w:pPr>
    </w:p>
    <w:p w14:paraId="3BAA108B" w14:textId="77777777" w:rsidR="00274825" w:rsidRPr="00C35CC0" w:rsidRDefault="00274825" w:rsidP="00274825">
      <w:pPr>
        <w:snapToGrid w:val="0"/>
        <w:rPr>
          <w:rFonts w:ascii="Times New Roman" w:hAnsi="Times New Roman"/>
          <w:bCs/>
          <w:szCs w:val="20"/>
          <w:highlight w:val="green"/>
        </w:rPr>
      </w:pPr>
      <w:r w:rsidRPr="00C35CC0">
        <w:rPr>
          <w:rFonts w:ascii="Times New Roman" w:hAnsi="Times New Roman"/>
          <w:bCs/>
          <w:szCs w:val="20"/>
          <w:highlight w:val="green"/>
        </w:rPr>
        <w:t>Agreement</w:t>
      </w:r>
    </w:p>
    <w:p w14:paraId="44A4AA36" w14:textId="77777777" w:rsidR="006D3177" w:rsidRPr="00440865" w:rsidRDefault="006D3177" w:rsidP="006D3177">
      <w:pPr>
        <w:snapToGrid w:val="0"/>
        <w:rPr>
          <w:rFonts w:eastAsia="Malgun Gothic"/>
          <w:szCs w:val="20"/>
        </w:rPr>
      </w:pPr>
      <w:r w:rsidRPr="00440865">
        <w:rPr>
          <w:rFonts w:eastAsia="Malgun Gothic"/>
          <w:szCs w:val="20"/>
        </w:rPr>
        <w:t xml:space="preserve">For the Rel-19 aperiodic standalone CJT calibration reporting, when ReportQuantity is ‘cjtc-P’ (DL/UL phase offset), </w:t>
      </w:r>
      <w:r w:rsidRPr="000F3D11">
        <w:rPr>
          <w:rFonts w:eastAsia="Malgun Gothic"/>
          <w:b/>
          <w:i/>
          <w:color w:val="FF0000"/>
          <w:szCs w:val="20"/>
        </w:rPr>
        <w:t>decide</w:t>
      </w:r>
      <w:r w:rsidRPr="00440865">
        <w:rPr>
          <w:rFonts w:eastAsia="Malgun Gothic"/>
          <w:szCs w:val="20"/>
        </w:rPr>
        <w:t xml:space="preserve">, by RAN1#117, whether to also support </w:t>
      </w:r>
      <w:r w:rsidRPr="00440865">
        <w:rPr>
          <w:rFonts w:ascii="Symbol" w:eastAsia="Malgun Gothic" w:hAnsi="Symbol"/>
          <w:szCs w:val="20"/>
        </w:rPr>
        <w:t></w:t>
      </w:r>
      <w:r w:rsidRPr="00440865">
        <w:rPr>
          <w:rFonts w:eastAsia="Malgun Gothic"/>
          <w:szCs w:val="20"/>
        </w:rPr>
        <w:t>&gt;1 (sub-band reporting) as follows:</w:t>
      </w:r>
    </w:p>
    <w:p w14:paraId="4E68E83D" w14:textId="77777777" w:rsidR="003D0CA5" w:rsidRPr="003D0CA5" w:rsidRDefault="003D0CA5" w:rsidP="00EA1844">
      <w:pPr>
        <w:numPr>
          <w:ilvl w:val="0"/>
          <w:numId w:val="92"/>
        </w:numPr>
        <w:snapToGrid w:val="0"/>
        <w:contextualSpacing/>
        <w:rPr>
          <w:szCs w:val="20"/>
          <w:lang w:eastAsia="x-none"/>
        </w:rPr>
      </w:pPr>
      <w:r w:rsidRPr="003D0CA5">
        <w:rPr>
          <w:szCs w:val="20"/>
          <w:lang w:eastAsia="x-none"/>
        </w:rPr>
        <w:t xml:space="preserve">A sub-band size is selected from {8,16} PRBs </w:t>
      </w:r>
    </w:p>
    <w:p w14:paraId="29A23F8F" w14:textId="5A4F6E3A" w:rsidR="003D0CA5" w:rsidRPr="003D0CA5" w:rsidRDefault="003D0CA5" w:rsidP="00EA1844">
      <w:pPr>
        <w:numPr>
          <w:ilvl w:val="1"/>
          <w:numId w:val="92"/>
        </w:numPr>
        <w:snapToGrid w:val="0"/>
        <w:contextualSpacing/>
        <w:rPr>
          <w:szCs w:val="20"/>
          <w:lang w:eastAsia="x-none"/>
        </w:rPr>
      </w:pPr>
      <w:r w:rsidRPr="003D0CA5">
        <w:rPr>
          <w:szCs w:val="20"/>
          <w:lang w:eastAsia="x-none"/>
        </w:rPr>
        <w:t>FFS: Whether the sub-band size is NW-configured via higher-layer (RRC) signalling or selected (hence reported) by the UE</w:t>
      </w:r>
      <w:r w:rsidR="006D3177">
        <w:rPr>
          <w:szCs w:val="20"/>
          <w:lang w:eastAsia="x-none"/>
        </w:rPr>
        <w:t>.</w:t>
      </w:r>
    </w:p>
    <w:p w14:paraId="506D21CC" w14:textId="77777777" w:rsidR="003D0CA5" w:rsidRPr="003D0CA5" w:rsidRDefault="003D0CA5" w:rsidP="00EA1844">
      <w:pPr>
        <w:numPr>
          <w:ilvl w:val="0"/>
          <w:numId w:val="92"/>
        </w:numPr>
        <w:snapToGrid w:val="0"/>
        <w:contextualSpacing/>
        <w:rPr>
          <w:szCs w:val="20"/>
          <w:lang w:eastAsia="x-none"/>
        </w:rPr>
      </w:pPr>
      <w:r w:rsidRPr="003D0CA5">
        <w:rPr>
          <w:szCs w:val="20"/>
          <w:lang w:eastAsia="x-none"/>
        </w:rPr>
        <w:t xml:space="preserve">Denoting the number of sub-bands within </w:t>
      </w:r>
      <w:r w:rsidRPr="003D0CA5">
        <w:rPr>
          <w:rFonts w:eastAsia="Calibri"/>
          <w:szCs w:val="20"/>
          <w:lang w:eastAsia="x-none"/>
        </w:rPr>
        <w:t>the configured CSI reporting band as N</w:t>
      </w:r>
      <w:r w:rsidRPr="003D0CA5">
        <w:rPr>
          <w:rFonts w:eastAsia="Calibri"/>
          <w:szCs w:val="20"/>
          <w:vertAlign w:val="subscript"/>
          <w:lang w:eastAsia="x-none"/>
        </w:rPr>
        <w:t>SB-P</w:t>
      </w:r>
      <w:r w:rsidRPr="003D0CA5">
        <w:rPr>
          <w:szCs w:val="20"/>
          <w:lang w:eastAsia="x-none"/>
        </w:rPr>
        <w:t xml:space="preserve">, and the sub-bands are indexed as {0, 1, …, </w:t>
      </w:r>
      <w:r w:rsidRPr="003D0CA5">
        <w:rPr>
          <w:rFonts w:eastAsia="Calibri"/>
          <w:szCs w:val="20"/>
          <w:lang w:eastAsia="x-none"/>
        </w:rPr>
        <w:t>N</w:t>
      </w:r>
      <w:r w:rsidRPr="003D0CA5">
        <w:rPr>
          <w:rFonts w:eastAsia="Calibri"/>
          <w:szCs w:val="20"/>
          <w:vertAlign w:val="subscript"/>
          <w:lang w:eastAsia="x-none"/>
        </w:rPr>
        <w:t xml:space="preserve">SB-P </w:t>
      </w:r>
      <w:r w:rsidRPr="003D0CA5">
        <w:rPr>
          <w:szCs w:val="20"/>
          <w:lang w:eastAsia="x-none"/>
        </w:rPr>
        <w:t>–1}, decide, by RAN1#117, from the following reporting options:</w:t>
      </w:r>
    </w:p>
    <w:p w14:paraId="05B66894" w14:textId="77777777" w:rsidR="003D0CA5" w:rsidRPr="003D0CA5" w:rsidRDefault="003D0CA5" w:rsidP="00EA1844">
      <w:pPr>
        <w:numPr>
          <w:ilvl w:val="1"/>
          <w:numId w:val="93"/>
        </w:numPr>
        <w:snapToGrid w:val="0"/>
        <w:contextualSpacing/>
        <w:rPr>
          <w:rFonts w:eastAsia="Malgun Gothic"/>
          <w:szCs w:val="20"/>
          <w:lang w:eastAsia="x-none"/>
        </w:rPr>
      </w:pPr>
      <w:r w:rsidRPr="003D0CA5">
        <w:rPr>
          <w:rFonts w:eastAsia="Malgun Gothic"/>
          <w:szCs w:val="20"/>
          <w:lang w:eastAsia="x-none"/>
        </w:rPr>
        <w:t xml:space="preserve">Opt1: </w:t>
      </w:r>
      <w:r w:rsidRPr="003D0CA5">
        <w:rPr>
          <w:szCs w:val="20"/>
          <w:lang w:eastAsia="x-none"/>
        </w:rPr>
        <w:t>{(</w:t>
      </w:r>
      <w:r w:rsidRPr="003D0CA5">
        <w:rPr>
          <w:rFonts w:ascii="Symbol" w:hAnsi="Symbol"/>
          <w:szCs w:val="20"/>
          <w:lang w:eastAsia="x-none"/>
        </w:rPr>
        <w:t></w:t>
      </w:r>
      <w:r w:rsidRPr="003D0CA5">
        <w:rPr>
          <w:szCs w:val="20"/>
          <w:vertAlign w:val="subscript"/>
          <w:lang w:eastAsia="x-none"/>
        </w:rPr>
        <w:t>n,</w:t>
      </w:r>
      <w:r w:rsidRPr="003D0CA5">
        <w:rPr>
          <w:rFonts w:ascii="Symbol" w:hAnsi="Symbol"/>
          <w:szCs w:val="20"/>
          <w:vertAlign w:val="subscript"/>
          <w:lang w:eastAsia="x-none"/>
        </w:rPr>
        <w:t></w:t>
      </w:r>
      <w:r w:rsidRPr="003D0CA5">
        <w:rPr>
          <w:szCs w:val="20"/>
          <w:lang w:eastAsia="x-none"/>
        </w:rPr>
        <w:t xml:space="preserve">, </w:t>
      </w:r>
      <w:r w:rsidRPr="003D0CA5">
        <w:rPr>
          <w:rFonts w:ascii="Symbol" w:hAnsi="Symbol"/>
          <w:szCs w:val="20"/>
          <w:lang w:eastAsia="x-none"/>
        </w:rPr>
        <w:t></w:t>
      </w:r>
      <w:r w:rsidRPr="003D0CA5">
        <w:rPr>
          <w:szCs w:val="20"/>
          <w:vertAlign w:val="subscript"/>
          <w:lang w:eastAsia="x-none"/>
        </w:rPr>
        <w:t>n</w:t>
      </w:r>
      <w:r w:rsidRPr="003D0CA5">
        <w:rPr>
          <w:szCs w:val="20"/>
          <w:lang w:eastAsia="x-none"/>
        </w:rPr>
        <w:t>), n=0, 1, …, N</w:t>
      </w:r>
      <w:r w:rsidRPr="003D0CA5">
        <w:rPr>
          <w:szCs w:val="20"/>
          <w:vertAlign w:val="subscript"/>
          <w:lang w:eastAsia="x-none"/>
        </w:rPr>
        <w:t>TRP</w:t>
      </w:r>
      <w:r w:rsidRPr="003D0CA5">
        <w:rPr>
          <w:szCs w:val="20"/>
          <w:lang w:eastAsia="x-none"/>
        </w:rPr>
        <w:t xml:space="preserve"> – 1, n≠nref},</w:t>
      </w:r>
      <w:r w:rsidRPr="003D0CA5">
        <w:rPr>
          <w:rFonts w:eastAsia="Malgun Gothic"/>
          <w:szCs w:val="20"/>
          <w:lang w:eastAsia="x-none"/>
        </w:rPr>
        <w:t xml:space="preserve"> where </w:t>
      </w:r>
      <w:r w:rsidRPr="003D0CA5">
        <w:rPr>
          <w:rFonts w:ascii="Symbol" w:hAnsi="Symbol"/>
          <w:szCs w:val="20"/>
          <w:lang w:eastAsia="x-none"/>
        </w:rPr>
        <w:t></w:t>
      </w:r>
      <w:r w:rsidRPr="003D0CA5">
        <w:rPr>
          <w:szCs w:val="20"/>
          <w:vertAlign w:val="subscript"/>
          <w:lang w:eastAsia="x-none"/>
        </w:rPr>
        <w:t>n,</w:t>
      </w:r>
      <w:r w:rsidRPr="003D0CA5">
        <w:rPr>
          <w:rFonts w:ascii="Symbol" w:hAnsi="Symbol"/>
          <w:szCs w:val="20"/>
          <w:vertAlign w:val="subscript"/>
          <w:lang w:eastAsia="x-none"/>
        </w:rPr>
        <w:t></w:t>
      </w:r>
      <w:r w:rsidRPr="003D0CA5">
        <w:rPr>
          <w:rFonts w:ascii="Symbol" w:hAnsi="Symbol"/>
          <w:szCs w:val="20"/>
          <w:vertAlign w:val="subscript"/>
          <w:lang w:eastAsia="x-none"/>
        </w:rPr>
        <w:t></w:t>
      </w:r>
      <w:r w:rsidRPr="003D0CA5">
        <w:rPr>
          <w:rFonts w:eastAsia="Malgun Gothic"/>
          <w:szCs w:val="20"/>
          <w:lang w:eastAsia="x-none"/>
        </w:rPr>
        <w:t xml:space="preserve">is the phase offset </w:t>
      </w:r>
      <w:r w:rsidRPr="003D0CA5">
        <w:rPr>
          <w:szCs w:val="20"/>
          <w:lang w:eastAsia="x-none"/>
        </w:rPr>
        <w:t xml:space="preserve">corresponding to sub-band 0 and the phase offset for sub-band </w:t>
      </w:r>
      <w:r w:rsidRPr="003D0CA5">
        <w:rPr>
          <w:rFonts w:ascii="Symbol" w:hAnsi="Symbol"/>
          <w:szCs w:val="20"/>
          <w:lang w:eastAsia="x-none"/>
        </w:rPr>
        <w:t></w:t>
      </w:r>
      <w:r w:rsidRPr="003D0CA5">
        <w:rPr>
          <w:szCs w:val="20"/>
          <w:lang w:eastAsia="x-none"/>
        </w:rPr>
        <w:t xml:space="preserve"> can be calculated as </w:t>
      </w:r>
      <w:r w:rsidRPr="003D0CA5">
        <w:rPr>
          <w:rFonts w:ascii="Symbol" w:hAnsi="Symbol"/>
          <w:szCs w:val="20"/>
          <w:lang w:eastAsia="x-none"/>
        </w:rPr>
        <w:t></w:t>
      </w:r>
      <w:r w:rsidRPr="003D0CA5">
        <w:rPr>
          <w:szCs w:val="20"/>
          <w:vertAlign w:val="subscript"/>
          <w:lang w:eastAsia="x-none"/>
        </w:rPr>
        <w:t>n,</w:t>
      </w:r>
      <w:r w:rsidRPr="003D0CA5">
        <w:rPr>
          <w:rFonts w:ascii="Symbol" w:hAnsi="Symbol"/>
          <w:szCs w:val="20"/>
          <w:vertAlign w:val="subscript"/>
          <w:lang w:eastAsia="x-none"/>
        </w:rPr>
        <w:t></w:t>
      </w:r>
      <w:r w:rsidRPr="003D0CA5">
        <w:rPr>
          <w:szCs w:val="20"/>
          <w:lang w:eastAsia="x-none"/>
        </w:rPr>
        <w:t xml:space="preserve"> + </w:t>
      </w:r>
      <w:r w:rsidRPr="003D0CA5">
        <w:rPr>
          <w:rFonts w:ascii="Symbol" w:hAnsi="Symbol"/>
          <w:szCs w:val="20"/>
          <w:lang w:eastAsia="x-none"/>
        </w:rPr>
        <w:t></w:t>
      </w:r>
      <w:r w:rsidRPr="003D0CA5">
        <w:rPr>
          <w:rFonts w:ascii="Symbol" w:hAnsi="Symbol"/>
          <w:szCs w:val="20"/>
          <w:lang w:eastAsia="x-none"/>
        </w:rPr>
        <w:t></w:t>
      </w:r>
      <w:r w:rsidRPr="003D0CA5">
        <w:rPr>
          <w:szCs w:val="20"/>
          <w:vertAlign w:val="subscript"/>
          <w:lang w:eastAsia="x-none"/>
        </w:rPr>
        <w:t>n</w:t>
      </w:r>
    </w:p>
    <w:p w14:paraId="41D6A499" w14:textId="77777777" w:rsidR="003D0CA5" w:rsidRPr="003D0CA5" w:rsidRDefault="00EF515C" w:rsidP="00EA1844">
      <w:pPr>
        <w:numPr>
          <w:ilvl w:val="2"/>
          <w:numId w:val="93"/>
        </w:numPr>
        <w:snapToGrid w:val="0"/>
        <w:contextualSpacing/>
        <w:rPr>
          <w:szCs w:val="20"/>
          <w:lang w:eastAsia="x-none"/>
        </w:rPr>
      </w:pPr>
      <m:oMath>
        <m:sSub>
          <m:sSubPr>
            <m:ctrlPr>
              <w:rPr>
                <w:rFonts w:ascii="Cambria Math" w:hAnsi="Cambria Math"/>
                <w:szCs w:val="20"/>
                <w:lang w:eastAsia="x-none"/>
              </w:rPr>
            </m:ctrlPr>
          </m:sSubPr>
          <m:e>
            <m:r>
              <m:rPr>
                <m:sty m:val="p"/>
              </m:rPr>
              <w:rPr>
                <w:rFonts w:ascii="Cambria Math" w:hAnsi="Cambria Math"/>
                <w:szCs w:val="20"/>
                <w:lang w:eastAsia="x-none"/>
              </w:rPr>
              <m:t>Γ</m:t>
            </m:r>
          </m:e>
          <m:sub>
            <m:r>
              <w:rPr>
                <w:rFonts w:ascii="Cambria Math" w:hAnsi="Cambria Math"/>
                <w:szCs w:val="20"/>
                <w:lang w:eastAsia="x-none"/>
              </w:rPr>
              <m:t>n</m:t>
            </m:r>
          </m:sub>
        </m:sSub>
        <m:r>
          <m:rPr>
            <m:sty m:val="p"/>
          </m:rPr>
          <w:rPr>
            <w:rFonts w:ascii="Cambria Math" w:hAnsi="Cambria Math"/>
            <w:szCs w:val="20"/>
            <w:lang w:eastAsia="x-none"/>
          </w:rPr>
          <m:t>∈</m:t>
        </m:r>
        <m:d>
          <m:dPr>
            <m:begChr m:val="{"/>
            <m:endChr m:val="}"/>
            <m:ctrlPr>
              <w:rPr>
                <w:rFonts w:ascii="Cambria Math" w:hAnsi="Cambria Math"/>
                <w:szCs w:val="20"/>
                <w:lang w:eastAsia="x-none"/>
              </w:rPr>
            </m:ctrlPr>
          </m:dPr>
          <m:e>
            <m:r>
              <m:rPr>
                <m:sty m:val="p"/>
              </m:rPr>
              <w:rPr>
                <w:rFonts w:ascii="Cambria Math" w:hAnsi="Cambria Math"/>
                <w:szCs w:val="20"/>
                <w:lang w:eastAsia="x-none"/>
              </w:rPr>
              <m:t>0,</m:t>
            </m:r>
            <m:f>
              <m:fPr>
                <m:ctrlPr>
                  <w:rPr>
                    <w:rFonts w:ascii="Cambria Math" w:hAnsi="Cambria Math"/>
                    <w:szCs w:val="20"/>
                    <w:lang w:eastAsia="x-none"/>
                  </w:rPr>
                </m:ctrlPr>
              </m:fPr>
              <m:num>
                <m:r>
                  <m:rPr>
                    <m:sty m:val="p"/>
                  </m:rPr>
                  <w:rPr>
                    <w:rFonts w:ascii="Cambria Math" w:hAnsi="Cambria Math"/>
                    <w:szCs w:val="20"/>
                    <w:lang w:eastAsia="x-none"/>
                  </w:rPr>
                  <m:t>2</m:t>
                </m:r>
                <m:r>
                  <w:rPr>
                    <w:rFonts w:ascii="Cambria Math" w:hAnsi="Cambria Math"/>
                    <w:szCs w:val="20"/>
                    <w:lang w:eastAsia="x-none"/>
                  </w:rPr>
                  <m:t>π</m:t>
                </m:r>
              </m:num>
              <m:den>
                <m:sSub>
                  <m:sSubPr>
                    <m:ctrlPr>
                      <w:rPr>
                        <w:rFonts w:ascii="Cambria Math" w:hAnsi="Cambria Math"/>
                        <w:szCs w:val="20"/>
                        <w:lang w:eastAsia="x-none"/>
                      </w:rPr>
                    </m:ctrlPr>
                  </m:sSubPr>
                  <m:e>
                    <m:r>
                      <w:rPr>
                        <w:rFonts w:ascii="Cambria Math" w:hAnsi="Cambria Math"/>
                        <w:szCs w:val="20"/>
                        <w:lang w:eastAsia="x-none"/>
                      </w:rPr>
                      <m:t>M</m:t>
                    </m:r>
                  </m:e>
                  <m:sub>
                    <m:r>
                      <m:rPr>
                        <m:sty m:val="p"/>
                      </m:rPr>
                      <w:rPr>
                        <w:rFonts w:ascii="Cambria Math" w:hAnsi="Cambria Math"/>
                        <w:szCs w:val="20"/>
                        <w:lang w:eastAsia="x-none"/>
                      </w:rPr>
                      <m:t>Γ</m:t>
                    </m:r>
                  </m:sub>
                </m:sSub>
              </m:den>
            </m:f>
            <m:r>
              <m:rPr>
                <m:sty m:val="p"/>
              </m:rPr>
              <w:rPr>
                <w:rFonts w:ascii="Cambria Math" w:hAnsi="Cambria Math"/>
                <w:szCs w:val="20"/>
                <w:lang w:eastAsia="x-none"/>
              </w:rPr>
              <m:t>, ….,</m:t>
            </m:r>
            <m:f>
              <m:fPr>
                <m:ctrlPr>
                  <w:rPr>
                    <w:rFonts w:ascii="Cambria Math" w:hAnsi="Cambria Math"/>
                    <w:szCs w:val="20"/>
                    <w:lang w:eastAsia="x-none"/>
                  </w:rPr>
                </m:ctrlPr>
              </m:fPr>
              <m:num>
                <m:r>
                  <m:rPr>
                    <m:sty m:val="p"/>
                  </m:rPr>
                  <w:rPr>
                    <w:rFonts w:ascii="Cambria Math" w:hAnsi="Cambria Math"/>
                    <w:szCs w:val="20"/>
                    <w:lang w:eastAsia="x-none"/>
                  </w:rPr>
                  <m:t>2</m:t>
                </m:r>
                <m:r>
                  <w:rPr>
                    <w:rFonts w:ascii="Cambria Math" w:hAnsi="Cambria Math"/>
                    <w:szCs w:val="20"/>
                    <w:lang w:eastAsia="x-none"/>
                  </w:rPr>
                  <m:t>π</m:t>
                </m:r>
                <m:r>
                  <m:rPr>
                    <m:sty m:val="p"/>
                  </m:rPr>
                  <w:rPr>
                    <w:rFonts w:ascii="Cambria Math" w:hAnsi="Cambria Math"/>
                    <w:szCs w:val="20"/>
                    <w:lang w:eastAsia="x-none"/>
                  </w:rPr>
                  <m:t>(</m:t>
                </m:r>
                <m:sSub>
                  <m:sSubPr>
                    <m:ctrlPr>
                      <w:rPr>
                        <w:rFonts w:ascii="Cambria Math" w:hAnsi="Cambria Math"/>
                        <w:szCs w:val="20"/>
                        <w:lang w:eastAsia="x-none"/>
                      </w:rPr>
                    </m:ctrlPr>
                  </m:sSubPr>
                  <m:e>
                    <m:r>
                      <w:rPr>
                        <w:rFonts w:ascii="Cambria Math" w:hAnsi="Cambria Math"/>
                        <w:szCs w:val="20"/>
                        <w:lang w:eastAsia="x-none"/>
                      </w:rPr>
                      <m:t>M</m:t>
                    </m:r>
                  </m:e>
                  <m:sub>
                    <m:r>
                      <m:rPr>
                        <m:sty m:val="p"/>
                      </m:rPr>
                      <w:rPr>
                        <w:rFonts w:ascii="Cambria Math" w:hAnsi="Cambria Math"/>
                        <w:szCs w:val="20"/>
                        <w:lang w:eastAsia="x-none"/>
                      </w:rPr>
                      <m:t>Φ</m:t>
                    </m:r>
                  </m:sub>
                </m:sSub>
                <m:r>
                  <m:rPr>
                    <m:sty m:val="p"/>
                  </m:rPr>
                  <w:rPr>
                    <w:rFonts w:ascii="Cambria Math" w:hAnsi="Cambria Math"/>
                    <w:szCs w:val="20"/>
                    <w:lang w:eastAsia="x-none"/>
                  </w:rPr>
                  <m:t>-1)</m:t>
                </m:r>
              </m:num>
              <m:den>
                <m:sSub>
                  <m:sSubPr>
                    <m:ctrlPr>
                      <w:rPr>
                        <w:rFonts w:ascii="Cambria Math" w:hAnsi="Cambria Math"/>
                        <w:szCs w:val="20"/>
                        <w:lang w:eastAsia="x-none"/>
                      </w:rPr>
                    </m:ctrlPr>
                  </m:sSubPr>
                  <m:e>
                    <m:r>
                      <w:rPr>
                        <w:rFonts w:ascii="Cambria Math" w:hAnsi="Cambria Math"/>
                        <w:szCs w:val="20"/>
                        <w:lang w:eastAsia="x-none"/>
                      </w:rPr>
                      <m:t>M</m:t>
                    </m:r>
                  </m:e>
                  <m:sub>
                    <m:r>
                      <m:rPr>
                        <m:sty m:val="p"/>
                      </m:rPr>
                      <w:rPr>
                        <w:rFonts w:ascii="Cambria Math" w:hAnsi="Cambria Math"/>
                        <w:szCs w:val="20"/>
                        <w:lang w:eastAsia="x-none"/>
                      </w:rPr>
                      <m:t>Γ</m:t>
                    </m:r>
                  </m:sub>
                </m:sSub>
              </m:den>
            </m:f>
          </m:e>
        </m:d>
      </m:oMath>
      <w:r w:rsidR="003D0CA5" w:rsidRPr="003D0CA5">
        <w:rPr>
          <w:szCs w:val="20"/>
          <w:lang w:eastAsia="x-none"/>
        </w:rPr>
        <w:t xml:space="preserve">, where </w:t>
      </w:r>
      <m:oMath>
        <m:sSub>
          <m:sSubPr>
            <m:ctrlPr>
              <w:rPr>
                <w:rFonts w:ascii="Cambria Math" w:hAnsi="Cambria Math"/>
                <w:szCs w:val="20"/>
                <w:lang w:eastAsia="x-none"/>
              </w:rPr>
            </m:ctrlPr>
          </m:sSubPr>
          <m:e>
            <m:r>
              <w:rPr>
                <w:rFonts w:ascii="Cambria Math" w:hAnsi="Cambria Math"/>
                <w:szCs w:val="20"/>
                <w:lang w:eastAsia="x-none"/>
              </w:rPr>
              <m:t>M</m:t>
            </m:r>
          </m:e>
          <m:sub>
            <m:r>
              <m:rPr>
                <m:sty m:val="p"/>
              </m:rPr>
              <w:rPr>
                <w:rFonts w:ascii="Cambria Math" w:hAnsi="Cambria Math"/>
                <w:szCs w:val="20"/>
                <w:lang w:eastAsia="x-none"/>
              </w:rPr>
              <m:t>Γ</m:t>
            </m:r>
          </m:sub>
        </m:sSub>
        <m:r>
          <m:rPr>
            <m:sty m:val="p"/>
          </m:rPr>
          <w:rPr>
            <w:rFonts w:ascii="Cambria Math" w:hAnsi="Cambria Math"/>
            <w:szCs w:val="20"/>
            <w:lang w:eastAsia="x-none"/>
          </w:rPr>
          <m:t>∈</m:t>
        </m:r>
      </m:oMath>
      <w:r w:rsidR="003D0CA5" w:rsidRPr="003D0CA5">
        <w:rPr>
          <w:szCs w:val="20"/>
          <w:lang w:eastAsia="x-none"/>
        </w:rPr>
        <w:t xml:space="preserve"> {[32], [64], [128], [256]}</w:t>
      </w:r>
    </w:p>
    <w:p w14:paraId="62754936" w14:textId="77777777" w:rsidR="003D0CA5" w:rsidRPr="003D0CA5" w:rsidRDefault="003D0CA5" w:rsidP="00EA1844">
      <w:pPr>
        <w:numPr>
          <w:ilvl w:val="1"/>
          <w:numId w:val="93"/>
        </w:numPr>
        <w:snapToGrid w:val="0"/>
        <w:contextualSpacing/>
        <w:rPr>
          <w:rFonts w:eastAsia="Malgun Gothic"/>
          <w:szCs w:val="20"/>
          <w:lang w:eastAsia="x-none"/>
        </w:rPr>
      </w:pPr>
      <w:r w:rsidRPr="003D0CA5">
        <w:rPr>
          <w:rFonts w:eastAsia="Malgun Gothic"/>
          <w:szCs w:val="20"/>
          <w:lang w:eastAsia="x-none"/>
        </w:rPr>
        <w:t xml:space="preserve">Opt2: </w:t>
      </w:r>
      <w:r w:rsidRPr="003D0CA5">
        <w:rPr>
          <w:rFonts w:ascii="Symbol" w:eastAsia="Malgun Gothic" w:hAnsi="Symbol"/>
          <w:szCs w:val="20"/>
          <w:lang w:eastAsia="x-none"/>
        </w:rPr>
        <w:t></w:t>
      </w:r>
      <w:r w:rsidRPr="003D0CA5">
        <w:rPr>
          <w:rFonts w:eastAsia="Malgun Gothic"/>
          <w:szCs w:val="20"/>
          <w:lang w:eastAsia="x-none"/>
        </w:rPr>
        <w:t>=</w:t>
      </w:r>
      <w:r w:rsidRPr="003D0CA5">
        <w:rPr>
          <w:szCs w:val="20"/>
          <w:lang w:eastAsia="x-none"/>
        </w:rPr>
        <w:t xml:space="preserve"> N</w:t>
      </w:r>
      <w:r w:rsidRPr="003D0CA5">
        <w:rPr>
          <w:szCs w:val="20"/>
          <w:vertAlign w:val="subscript"/>
          <w:lang w:eastAsia="x-none"/>
        </w:rPr>
        <w:t>SB-P</w:t>
      </w:r>
      <w:r w:rsidRPr="003D0CA5">
        <w:rPr>
          <w:rFonts w:eastAsia="Malgun Gothic"/>
          <w:szCs w:val="20"/>
          <w:lang w:eastAsia="x-none"/>
        </w:rPr>
        <w:t>, i.e. {</w:t>
      </w:r>
      <w:r w:rsidRPr="003D0CA5">
        <w:rPr>
          <w:szCs w:val="20"/>
          <w:lang w:eastAsia="x-none"/>
        </w:rPr>
        <w:t>(</w:t>
      </w:r>
      <w:r w:rsidRPr="003D0CA5">
        <w:rPr>
          <w:rFonts w:ascii="Symbol" w:hAnsi="Symbol"/>
          <w:szCs w:val="20"/>
          <w:lang w:eastAsia="x-none"/>
        </w:rPr>
        <w:t></w:t>
      </w:r>
      <w:r w:rsidRPr="003D0CA5">
        <w:rPr>
          <w:szCs w:val="20"/>
          <w:vertAlign w:val="subscript"/>
          <w:lang w:eastAsia="x-none"/>
        </w:rPr>
        <w:t>n,</w:t>
      </w:r>
      <w:r w:rsidRPr="003D0CA5">
        <w:rPr>
          <w:rFonts w:ascii="Symbol" w:hAnsi="Symbol"/>
          <w:szCs w:val="20"/>
          <w:vertAlign w:val="subscript"/>
          <w:lang w:eastAsia="x-none"/>
        </w:rPr>
        <w:t></w:t>
      </w:r>
      <w:r w:rsidRPr="003D0CA5">
        <w:rPr>
          <w:szCs w:val="20"/>
          <w:lang w:eastAsia="x-none"/>
        </w:rPr>
        <w:t xml:space="preserve">, </w:t>
      </w:r>
      <w:r w:rsidRPr="003D0CA5">
        <w:rPr>
          <w:rFonts w:ascii="Symbol" w:hAnsi="Symbol"/>
          <w:szCs w:val="20"/>
          <w:lang w:eastAsia="x-none"/>
        </w:rPr>
        <w:t></w:t>
      </w:r>
      <w:r w:rsidRPr="003D0CA5">
        <w:rPr>
          <w:szCs w:val="20"/>
          <w:vertAlign w:val="subscript"/>
          <w:lang w:eastAsia="x-none"/>
        </w:rPr>
        <w:t>n,</w:t>
      </w:r>
      <w:r w:rsidRPr="003D0CA5">
        <w:rPr>
          <w:rFonts w:ascii="Symbol" w:hAnsi="Symbol"/>
          <w:szCs w:val="20"/>
          <w:vertAlign w:val="subscript"/>
          <w:lang w:eastAsia="x-none"/>
        </w:rPr>
        <w:t></w:t>
      </w:r>
      <w:r w:rsidRPr="003D0CA5">
        <w:rPr>
          <w:rFonts w:ascii="Symbol" w:hAnsi="Symbol"/>
          <w:szCs w:val="20"/>
          <w:vertAlign w:val="subscript"/>
          <w:lang w:eastAsia="x-none"/>
        </w:rPr>
        <w:t></w:t>
      </w:r>
      <w:r w:rsidRPr="003D0CA5">
        <w:rPr>
          <w:rFonts w:ascii="Symbol" w:hAnsi="Symbol"/>
          <w:szCs w:val="20"/>
          <w:vertAlign w:val="subscript"/>
          <w:lang w:eastAsia="x-none"/>
        </w:rPr>
        <w:t></w:t>
      </w:r>
      <w:r w:rsidRPr="003D0CA5">
        <w:rPr>
          <w:rFonts w:ascii="Symbol" w:hAnsi="Symbol"/>
          <w:szCs w:val="20"/>
          <w:lang w:eastAsia="x-none"/>
        </w:rPr>
        <w:t></w:t>
      </w:r>
      <w:r w:rsidRPr="003D0CA5">
        <w:rPr>
          <w:rFonts w:ascii="Symbol" w:hAnsi="Symbol"/>
          <w:szCs w:val="20"/>
          <w:lang w:eastAsia="x-none"/>
        </w:rPr>
        <w:t></w:t>
      </w:r>
      <w:r w:rsidRPr="003D0CA5">
        <w:rPr>
          <w:rFonts w:ascii="Symbol" w:hAnsi="Symbol"/>
          <w:szCs w:val="20"/>
          <w:lang w:eastAsia="x-none"/>
        </w:rPr>
        <w:t></w:t>
      </w:r>
      <w:r w:rsidRPr="003D0CA5">
        <w:rPr>
          <w:szCs w:val="20"/>
          <w:vertAlign w:val="subscript"/>
          <w:lang w:eastAsia="x-none"/>
        </w:rPr>
        <w:t>,</w:t>
      </w:r>
      <w:r w:rsidRPr="003D0CA5">
        <w:rPr>
          <w:szCs w:val="20"/>
          <w:lang w:eastAsia="x-none"/>
        </w:rPr>
        <w:t xml:space="preserve"> </w:t>
      </w:r>
      <w:r w:rsidRPr="003D0CA5">
        <w:rPr>
          <w:rFonts w:ascii="Symbol" w:hAnsi="Symbol"/>
          <w:szCs w:val="20"/>
          <w:lang w:eastAsia="x-none"/>
        </w:rPr>
        <w:t></w:t>
      </w:r>
      <w:r w:rsidRPr="003D0CA5">
        <w:rPr>
          <w:szCs w:val="20"/>
          <w:vertAlign w:val="subscript"/>
          <w:lang w:eastAsia="x-none"/>
        </w:rPr>
        <w:t>NSB-P</w:t>
      </w:r>
      <w:r w:rsidRPr="003D0CA5">
        <w:rPr>
          <w:rFonts w:ascii="Symbol" w:hAnsi="Symbol"/>
          <w:szCs w:val="20"/>
          <w:vertAlign w:val="subscript"/>
          <w:lang w:eastAsia="x-none"/>
        </w:rPr>
        <w:t></w:t>
      </w:r>
      <w:r w:rsidRPr="003D0CA5">
        <w:rPr>
          <w:rFonts w:ascii="Symbol" w:hAnsi="Symbol"/>
          <w:szCs w:val="20"/>
          <w:vertAlign w:val="subscript"/>
          <w:lang w:eastAsia="x-none"/>
        </w:rPr>
        <w:t></w:t>
      </w:r>
      <w:r w:rsidRPr="003D0CA5">
        <w:rPr>
          <w:szCs w:val="20"/>
          <w:lang w:eastAsia="x-none"/>
        </w:rPr>
        <w:t>), n=0, 1, …, N</w:t>
      </w:r>
      <w:r w:rsidRPr="003D0CA5">
        <w:rPr>
          <w:szCs w:val="20"/>
          <w:vertAlign w:val="subscript"/>
          <w:lang w:eastAsia="x-none"/>
        </w:rPr>
        <w:t>TRP</w:t>
      </w:r>
      <w:r w:rsidRPr="003D0CA5">
        <w:rPr>
          <w:szCs w:val="20"/>
          <w:lang w:eastAsia="x-none"/>
        </w:rPr>
        <w:t xml:space="preserve"> – 1, n≠nref}</w:t>
      </w:r>
    </w:p>
    <w:p w14:paraId="48868F55" w14:textId="764BF052" w:rsidR="003D0CA5" w:rsidRPr="003D0CA5" w:rsidRDefault="003D0CA5" w:rsidP="00EA1844">
      <w:pPr>
        <w:numPr>
          <w:ilvl w:val="2"/>
          <w:numId w:val="93"/>
        </w:numPr>
        <w:snapToGrid w:val="0"/>
        <w:contextualSpacing/>
        <w:rPr>
          <w:szCs w:val="20"/>
          <w:lang w:eastAsia="x-none"/>
        </w:rPr>
      </w:pPr>
      <w:r w:rsidRPr="003D0CA5">
        <w:rPr>
          <w:szCs w:val="20"/>
          <w:lang w:eastAsia="x-none"/>
        </w:rPr>
        <w:t xml:space="preserve">The alphabet for </w:t>
      </w:r>
      <w:r w:rsidRPr="003D0CA5">
        <w:rPr>
          <w:rFonts w:ascii="Symbol" w:hAnsi="Symbol"/>
          <w:szCs w:val="20"/>
          <w:lang w:eastAsia="x-none"/>
        </w:rPr>
        <w:t></w:t>
      </w:r>
      <w:r w:rsidRPr="003D0CA5">
        <w:rPr>
          <w:szCs w:val="20"/>
          <w:vertAlign w:val="subscript"/>
          <w:lang w:eastAsia="x-none"/>
        </w:rPr>
        <w:t>n,</w:t>
      </w:r>
      <w:r w:rsidRPr="003D0CA5">
        <w:rPr>
          <w:rFonts w:ascii="Symbol" w:hAnsi="Symbol"/>
          <w:szCs w:val="20"/>
          <w:vertAlign w:val="subscript"/>
          <w:lang w:eastAsia="x-none"/>
        </w:rPr>
        <w:t></w:t>
      </w:r>
      <w:r w:rsidRPr="003D0CA5">
        <w:rPr>
          <w:szCs w:val="20"/>
          <w:vertAlign w:val="subscript"/>
          <w:lang w:eastAsia="x-none"/>
        </w:rPr>
        <w:t xml:space="preserve"> </w:t>
      </w:r>
      <w:r w:rsidRPr="003D0CA5">
        <w:rPr>
          <w:szCs w:val="20"/>
          <w:lang w:eastAsia="x-none"/>
        </w:rPr>
        <w:t xml:space="preserve">follows the previously agreed alphabet for </w:t>
      </w:r>
      <w:r w:rsidRPr="003D0CA5">
        <w:rPr>
          <w:rFonts w:ascii="Symbol" w:hAnsi="Symbol"/>
          <w:szCs w:val="20"/>
          <w:lang w:eastAsia="x-none"/>
        </w:rPr>
        <w:t></w:t>
      </w:r>
      <w:r w:rsidRPr="003D0CA5">
        <w:rPr>
          <w:szCs w:val="20"/>
          <w:lang w:eastAsia="x-none"/>
        </w:rPr>
        <w:t>=1, including the ‘invalid’ state</w:t>
      </w:r>
      <w:r w:rsidR="006D3177">
        <w:rPr>
          <w:szCs w:val="20"/>
          <w:lang w:eastAsia="x-none"/>
        </w:rPr>
        <w:t>.</w:t>
      </w:r>
    </w:p>
    <w:p w14:paraId="6D358D3D" w14:textId="28E863DD" w:rsidR="003D0CA5" w:rsidRPr="003D0CA5" w:rsidRDefault="003D0CA5" w:rsidP="00EA1844">
      <w:pPr>
        <w:numPr>
          <w:ilvl w:val="2"/>
          <w:numId w:val="93"/>
        </w:numPr>
        <w:snapToGrid w:val="0"/>
        <w:contextualSpacing/>
        <w:rPr>
          <w:szCs w:val="20"/>
          <w:lang w:eastAsia="x-none"/>
        </w:rPr>
      </w:pPr>
      <w:r w:rsidRPr="003D0CA5">
        <w:rPr>
          <w:szCs w:val="20"/>
          <w:lang w:eastAsia="x-none"/>
        </w:rPr>
        <w:t>FFS: Whether restriction on the maximum payload size is needed</w:t>
      </w:r>
      <w:r w:rsidR="006D3177">
        <w:rPr>
          <w:szCs w:val="20"/>
          <w:lang w:eastAsia="x-none"/>
        </w:rPr>
        <w:t>.</w:t>
      </w:r>
    </w:p>
    <w:p w14:paraId="3A784370" w14:textId="59C3578F" w:rsidR="003D0CA5" w:rsidRPr="003D0CA5" w:rsidRDefault="003D0CA5" w:rsidP="00EA1844">
      <w:pPr>
        <w:numPr>
          <w:ilvl w:val="1"/>
          <w:numId w:val="93"/>
        </w:numPr>
        <w:snapToGrid w:val="0"/>
        <w:contextualSpacing/>
        <w:rPr>
          <w:szCs w:val="20"/>
          <w:lang w:eastAsia="x-none"/>
        </w:rPr>
      </w:pPr>
      <w:r w:rsidRPr="003D0CA5">
        <w:rPr>
          <w:szCs w:val="20"/>
          <w:lang w:eastAsia="x-none"/>
        </w:rPr>
        <w:t>Note: For all the above reporting options, the UE performs measurement over the entire configured CSI reporting band</w:t>
      </w:r>
      <w:r w:rsidR="006D3177">
        <w:rPr>
          <w:szCs w:val="20"/>
          <w:lang w:eastAsia="x-none"/>
        </w:rPr>
        <w:t>.</w:t>
      </w:r>
    </w:p>
    <w:p w14:paraId="0A010B9A" w14:textId="77777777" w:rsidR="00C35CC0" w:rsidRPr="00C35CC0" w:rsidRDefault="00C35CC0" w:rsidP="00C35CC0">
      <w:pPr>
        <w:rPr>
          <w:rFonts w:ascii="Times New Roman" w:hAnsi="Times New Roman"/>
          <w:iCs/>
          <w:szCs w:val="20"/>
          <w:lang w:eastAsia="x-none"/>
        </w:rPr>
      </w:pPr>
    </w:p>
    <w:p w14:paraId="0649696F" w14:textId="77777777" w:rsidR="00274825" w:rsidRPr="00C35CC0" w:rsidRDefault="00274825" w:rsidP="00274825">
      <w:pPr>
        <w:snapToGrid w:val="0"/>
        <w:rPr>
          <w:rFonts w:ascii="Times New Roman" w:hAnsi="Times New Roman"/>
          <w:bCs/>
          <w:szCs w:val="20"/>
          <w:highlight w:val="green"/>
        </w:rPr>
      </w:pPr>
      <w:r w:rsidRPr="00C35CC0">
        <w:rPr>
          <w:rFonts w:ascii="Times New Roman" w:hAnsi="Times New Roman"/>
          <w:bCs/>
          <w:szCs w:val="20"/>
          <w:highlight w:val="green"/>
        </w:rPr>
        <w:t>Agreement</w:t>
      </w:r>
    </w:p>
    <w:p w14:paraId="1DA7D71D" w14:textId="77777777" w:rsidR="00C35CC0" w:rsidRPr="00C35CC0" w:rsidRDefault="00C35CC0" w:rsidP="00C35CC0">
      <w:pPr>
        <w:snapToGrid w:val="0"/>
        <w:rPr>
          <w:rFonts w:ascii="Times New Roman" w:eastAsia="Malgun Gothic" w:hAnsi="Times New Roman"/>
          <w:szCs w:val="20"/>
        </w:rPr>
      </w:pPr>
      <w:r w:rsidRPr="00C35CC0">
        <w:rPr>
          <w:rFonts w:ascii="Times New Roman" w:eastAsia="Malgun Gothic" w:hAnsi="Times New Roman"/>
          <w:szCs w:val="20"/>
        </w:rPr>
        <w:t>For the Rel-19 aperiodic standalone CJT calibration reporting, when ReportQuantity is ‘cjtc-P’ (DL/UL phase offset),</w:t>
      </w:r>
    </w:p>
    <w:p w14:paraId="4AF42F8D" w14:textId="77777777" w:rsidR="00C35CC0" w:rsidRPr="00C35CC0" w:rsidRDefault="00C35CC0" w:rsidP="00EA1844">
      <w:pPr>
        <w:numPr>
          <w:ilvl w:val="0"/>
          <w:numId w:val="94"/>
        </w:numPr>
        <w:snapToGrid w:val="0"/>
        <w:contextualSpacing/>
        <w:rPr>
          <w:rFonts w:ascii="Times New Roman" w:hAnsi="Times New Roman"/>
          <w:szCs w:val="20"/>
        </w:rPr>
      </w:pPr>
      <w:r w:rsidRPr="00C35CC0">
        <w:rPr>
          <w:rFonts w:ascii="Times New Roman" w:hAnsi="Times New Roman"/>
          <w:szCs w:val="20"/>
        </w:rPr>
        <w:t xml:space="preserve">For a given phase offset reporting configuration, the UE </w:t>
      </w:r>
      <w:r w:rsidRPr="00C35CC0">
        <w:rPr>
          <w:rFonts w:ascii="Times New Roman" w:hAnsi="Times New Roman"/>
          <w:szCs w:val="20"/>
          <w:lang w:eastAsia="zh-TW"/>
        </w:rPr>
        <w:t>can be configured (via higher-layer/RRC signaling) with Q associated SRS resource(s) for antenna switching</w:t>
      </w:r>
    </w:p>
    <w:p w14:paraId="14D12106" w14:textId="77777777" w:rsidR="00C35CC0" w:rsidRPr="00C35CC0" w:rsidRDefault="00C35CC0" w:rsidP="00EA1844">
      <w:pPr>
        <w:numPr>
          <w:ilvl w:val="1"/>
          <w:numId w:val="94"/>
        </w:numPr>
        <w:snapToGrid w:val="0"/>
        <w:contextualSpacing/>
        <w:rPr>
          <w:rFonts w:ascii="Times New Roman" w:hAnsi="Times New Roman"/>
          <w:szCs w:val="20"/>
        </w:rPr>
      </w:pPr>
      <w:r w:rsidRPr="00C35CC0">
        <w:rPr>
          <w:rFonts w:ascii="Times New Roman" w:hAnsi="Times New Roman"/>
          <w:szCs w:val="20"/>
          <w:lang w:eastAsia="zh-TW"/>
        </w:rPr>
        <w:t xml:space="preserve">FFS: The supported value(s) of Q </w:t>
      </w:r>
    </w:p>
    <w:p w14:paraId="35EC8CC4" w14:textId="77777777" w:rsidR="00C35CC0" w:rsidRPr="00C35CC0" w:rsidRDefault="00C35CC0" w:rsidP="00EA1844">
      <w:pPr>
        <w:numPr>
          <w:ilvl w:val="0"/>
          <w:numId w:val="94"/>
        </w:numPr>
        <w:snapToGrid w:val="0"/>
        <w:contextualSpacing/>
        <w:rPr>
          <w:rFonts w:ascii="Times New Roman" w:hAnsi="Times New Roman"/>
          <w:szCs w:val="20"/>
        </w:rPr>
      </w:pPr>
      <w:r w:rsidRPr="00C35CC0">
        <w:rPr>
          <w:rFonts w:ascii="Times New Roman" w:hAnsi="Times New Roman"/>
          <w:szCs w:val="20"/>
        </w:rPr>
        <w:t>The UE antenna port(s) for receiving the CSI-RS configured for phase offset measurement are same as the UE antenna port(s) for transmitting the selected/configured port(s) from the associated SRS resource(s)</w:t>
      </w:r>
    </w:p>
    <w:p w14:paraId="4EE10DC6" w14:textId="77777777" w:rsidR="00C35CC0" w:rsidRPr="00C35CC0" w:rsidRDefault="00C35CC0" w:rsidP="00EA1844">
      <w:pPr>
        <w:numPr>
          <w:ilvl w:val="1"/>
          <w:numId w:val="94"/>
        </w:numPr>
        <w:snapToGrid w:val="0"/>
        <w:contextualSpacing/>
        <w:rPr>
          <w:rFonts w:ascii="Times New Roman" w:hAnsi="Times New Roman"/>
          <w:szCs w:val="20"/>
        </w:rPr>
      </w:pPr>
      <w:r w:rsidRPr="00C35CC0">
        <w:rPr>
          <w:rFonts w:ascii="Times New Roman" w:hAnsi="Times New Roman"/>
          <w:szCs w:val="20"/>
        </w:rPr>
        <w:t>For discussion purposes only (not necessarily for specification), the UE antenna port is referred to as the ‘reference UE antenna port’</w:t>
      </w:r>
    </w:p>
    <w:p w14:paraId="129E121F" w14:textId="77777777" w:rsidR="00C35CC0" w:rsidRPr="00C35CC0" w:rsidRDefault="00C35CC0" w:rsidP="00C35CC0">
      <w:pPr>
        <w:rPr>
          <w:rFonts w:ascii="Times New Roman" w:hAnsi="Times New Roman"/>
          <w:iCs/>
          <w:szCs w:val="20"/>
          <w:lang w:eastAsia="x-none"/>
        </w:rPr>
      </w:pPr>
    </w:p>
    <w:p w14:paraId="495E7EFF" w14:textId="4E6B3EEA" w:rsidR="00274825" w:rsidRPr="00C35CC0" w:rsidRDefault="00274825" w:rsidP="00274825">
      <w:pPr>
        <w:snapToGrid w:val="0"/>
        <w:rPr>
          <w:rFonts w:ascii="Times New Roman" w:hAnsi="Times New Roman"/>
          <w:bCs/>
          <w:szCs w:val="20"/>
          <w:highlight w:val="green"/>
        </w:rPr>
      </w:pPr>
      <w:r w:rsidRPr="00C35CC0">
        <w:rPr>
          <w:rFonts w:ascii="Times New Roman" w:hAnsi="Times New Roman"/>
          <w:bCs/>
          <w:szCs w:val="20"/>
          <w:highlight w:val="green"/>
        </w:rPr>
        <w:t>Agreement</w:t>
      </w:r>
      <w:r w:rsidR="00632C05" w:rsidRPr="00632C05">
        <w:rPr>
          <w:rFonts w:ascii="Times New Roman" w:hAnsi="Times New Roman"/>
          <w:bCs/>
          <w:szCs w:val="20"/>
        </w:rPr>
        <w:t xml:space="preserve"> (further modified as shown in red in Tuesday session)</w:t>
      </w:r>
    </w:p>
    <w:p w14:paraId="417C4EE3" w14:textId="77777777" w:rsidR="00C35CC0" w:rsidRPr="00C35CC0" w:rsidRDefault="00C35CC0" w:rsidP="00C35CC0">
      <w:pPr>
        <w:snapToGrid w:val="0"/>
        <w:jc w:val="both"/>
        <w:rPr>
          <w:rFonts w:ascii="Times New Roman" w:eastAsia="Malgun Gothic" w:hAnsi="Times New Roman"/>
          <w:szCs w:val="20"/>
        </w:rPr>
      </w:pPr>
      <w:r w:rsidRPr="00C35CC0">
        <w:rPr>
          <w:rFonts w:ascii="Times New Roman" w:eastAsia="Malgun Gothic" w:hAnsi="Times New Roman"/>
          <w:szCs w:val="20"/>
        </w:rPr>
        <w:t>For the Rel-19 aperiodic standalone CJT calibration reporting, regarding active resource counting and O</w:t>
      </w:r>
      <w:r w:rsidRPr="00C35CC0">
        <w:rPr>
          <w:rFonts w:ascii="Times New Roman" w:eastAsia="Malgun Gothic" w:hAnsi="Times New Roman"/>
          <w:szCs w:val="20"/>
          <w:vertAlign w:val="subscript"/>
        </w:rPr>
        <w:t>CPU</w:t>
      </w:r>
      <w:r w:rsidRPr="00C35CC0">
        <w:rPr>
          <w:rFonts w:ascii="Times New Roman" w:eastAsia="Malgun Gothic" w:hAnsi="Times New Roman"/>
          <w:szCs w:val="20"/>
        </w:rPr>
        <w:t>, when ReportQuantity is ‘cjtc-Dd’ (Doffset+d) or cjtc-F’ (frequency offset), fully reuse those from Rel-18 TDCP reporting</w:t>
      </w:r>
    </w:p>
    <w:p w14:paraId="58EB2A43" w14:textId="77777777" w:rsidR="00C35CC0" w:rsidRPr="00632C05" w:rsidRDefault="00C35CC0" w:rsidP="00EA1844">
      <w:pPr>
        <w:pStyle w:val="ListParagraph"/>
        <w:numPr>
          <w:ilvl w:val="0"/>
          <w:numId w:val="98"/>
        </w:numPr>
        <w:rPr>
          <w:strike/>
          <w:color w:val="FF0000"/>
        </w:rPr>
      </w:pPr>
      <w:r w:rsidRPr="00632C05">
        <w:rPr>
          <w:strike/>
          <w:color w:val="FF0000"/>
        </w:rPr>
        <w:t>For O</w:t>
      </w:r>
      <w:r w:rsidRPr="00632C05">
        <w:rPr>
          <w:strike/>
          <w:color w:val="FF0000"/>
          <w:vertAlign w:val="subscript"/>
        </w:rPr>
        <w:t>CPU</w:t>
      </w:r>
      <w:r w:rsidRPr="00632C05">
        <w:rPr>
          <w:strike/>
          <w:color w:val="FF0000"/>
        </w:rPr>
        <w:t>, Y=N</w:t>
      </w:r>
      <w:r w:rsidRPr="00632C05">
        <w:rPr>
          <w:strike/>
          <w:color w:val="FF0000"/>
          <w:vertAlign w:val="subscript"/>
        </w:rPr>
        <w:t>TRP</w:t>
      </w:r>
      <w:r w:rsidRPr="00632C05">
        <w:rPr>
          <w:strike/>
          <w:color w:val="FF0000"/>
        </w:rPr>
        <w:t xml:space="preserve"> for each CJT calibration report type</w:t>
      </w:r>
    </w:p>
    <w:p w14:paraId="17625C7E" w14:textId="1F7FC3EC" w:rsidR="00632C05" w:rsidRPr="00632C05" w:rsidRDefault="00632C05" w:rsidP="00EA1844">
      <w:pPr>
        <w:pStyle w:val="ListParagraph"/>
        <w:numPr>
          <w:ilvl w:val="0"/>
          <w:numId w:val="98"/>
        </w:numPr>
        <w:rPr>
          <w:rFonts w:eastAsia="Malgun Gothic"/>
        </w:rPr>
      </w:pPr>
      <w:r w:rsidRPr="00632C05">
        <w:rPr>
          <w:rFonts w:eastAsia="Malgun Gothic"/>
          <w:color w:val="FF0000"/>
        </w:rPr>
        <w:t>O</w:t>
      </w:r>
      <w:r w:rsidRPr="00632C05">
        <w:rPr>
          <w:rFonts w:eastAsia="Malgun Gothic"/>
          <w:color w:val="FF0000"/>
          <w:vertAlign w:val="subscript"/>
        </w:rPr>
        <w:t>CPU</w:t>
      </w:r>
      <w:r w:rsidRPr="00632C05">
        <w:rPr>
          <w:rFonts w:eastAsia="Malgun Gothic"/>
          <w:color w:val="FF0000"/>
        </w:rPr>
        <w:t xml:space="preserve"> =X.N</w:t>
      </w:r>
      <w:r w:rsidRPr="00632C05">
        <w:rPr>
          <w:rFonts w:eastAsia="Malgun Gothic"/>
          <w:color w:val="FF0000"/>
          <w:vertAlign w:val="subscript"/>
        </w:rPr>
        <w:t>TRP</w:t>
      </w:r>
      <w:r w:rsidRPr="00632C05">
        <w:rPr>
          <w:rFonts w:eastAsia="Malgun Gothic"/>
          <w:color w:val="FF0000"/>
        </w:rPr>
        <w:t xml:space="preserve"> </w:t>
      </w:r>
      <w:r w:rsidRPr="00632C05">
        <w:rPr>
          <w:color w:val="FF0000"/>
        </w:rPr>
        <w:t>where X≥1 is defined based on UE capabilities and determined by the UE</w:t>
      </w:r>
      <w:r w:rsidRPr="00632C05">
        <w:rPr>
          <w:rFonts w:eastAsia="Malgun Gothic"/>
          <w:color w:val="FF0000"/>
        </w:rPr>
        <w:t xml:space="preserve"> for each CJT calibration report type</w:t>
      </w:r>
    </w:p>
    <w:p w14:paraId="493AD4E7" w14:textId="77777777" w:rsidR="00274825" w:rsidRPr="00C35CC0" w:rsidRDefault="00274825" w:rsidP="00274825">
      <w:pPr>
        <w:snapToGrid w:val="0"/>
        <w:rPr>
          <w:rFonts w:ascii="Times New Roman" w:hAnsi="Times New Roman"/>
          <w:bCs/>
          <w:szCs w:val="20"/>
          <w:highlight w:val="green"/>
        </w:rPr>
      </w:pPr>
      <w:r w:rsidRPr="00C35CC0">
        <w:rPr>
          <w:rFonts w:ascii="Times New Roman" w:hAnsi="Times New Roman"/>
          <w:bCs/>
          <w:szCs w:val="20"/>
          <w:highlight w:val="green"/>
        </w:rPr>
        <w:t>Agreement</w:t>
      </w:r>
    </w:p>
    <w:p w14:paraId="5DFA35F4" w14:textId="77777777" w:rsidR="00C35CC0" w:rsidRPr="00C35CC0" w:rsidRDefault="00C35CC0" w:rsidP="00C35CC0">
      <w:pPr>
        <w:widowControl w:val="0"/>
        <w:snapToGrid w:val="0"/>
        <w:rPr>
          <w:rFonts w:ascii="Times New Roman" w:hAnsi="Times New Roman"/>
          <w:szCs w:val="20"/>
        </w:rPr>
      </w:pPr>
      <w:r w:rsidRPr="00C35CC0">
        <w:rPr>
          <w:rFonts w:ascii="Times New Roman" w:hAnsi="Times New Roman"/>
          <w:szCs w:val="20"/>
        </w:rPr>
        <w:t xml:space="preserve">For the </w:t>
      </w:r>
      <w:r w:rsidRPr="00C35CC0">
        <w:rPr>
          <w:rFonts w:ascii="Times New Roman" w:hAnsi="Times New Roman"/>
          <w:iCs/>
          <w:szCs w:val="20"/>
        </w:rPr>
        <w:t xml:space="preserve">Rel-19 Type-II codebook refinement for 48, 64, and 128 CSI-RS ports based on the </w:t>
      </w:r>
      <w:r w:rsidRPr="00C35CC0">
        <w:rPr>
          <w:rFonts w:ascii="Times New Roman" w:hAnsi="Times New Roman"/>
          <w:szCs w:val="20"/>
        </w:rPr>
        <w:t xml:space="preserve">Rel-18 Type-II Doppler codebook, </w:t>
      </w:r>
    </w:p>
    <w:p w14:paraId="62F4A8EE" w14:textId="77777777" w:rsidR="00C35CC0" w:rsidRPr="00C35CC0" w:rsidRDefault="00C35CC0" w:rsidP="00EA1844">
      <w:pPr>
        <w:pStyle w:val="ListParagraph"/>
        <w:numPr>
          <w:ilvl w:val="0"/>
          <w:numId w:val="98"/>
        </w:numPr>
      </w:pPr>
      <w:r w:rsidRPr="00C35CC0">
        <w:t xml:space="preserve">Ordering the </w:t>
      </w:r>
      <w:r w:rsidRPr="003D0CA5">
        <w:rPr>
          <w:i/>
        </w:rPr>
        <w:t>K</w:t>
      </w:r>
      <w:r w:rsidRPr="003D0CA5">
        <w:rPr>
          <w:i/>
          <w:vertAlign w:val="subscript"/>
        </w:rPr>
        <w:t>DOPP</w:t>
      </w:r>
      <w:r w:rsidRPr="003D0CA5">
        <w:rPr>
          <w:i/>
        </w:rPr>
        <w:t>K</w:t>
      </w:r>
      <w:r w:rsidRPr="00C35CC0">
        <w:t xml:space="preserve"> CSI-RS resources ascendingly by the CSI-RS resource ID and </w:t>
      </w:r>
      <w:r w:rsidRPr="003D0CA5">
        <w:rPr>
          <w:i/>
        </w:rPr>
        <w:t>k</w:t>
      </w:r>
      <w:r w:rsidRPr="003D0CA5">
        <w:rPr>
          <w:i/>
          <w:vertAlign w:val="subscript"/>
        </w:rPr>
        <w:t>DOPP</w:t>
      </w:r>
      <w:r w:rsidRPr="00C35CC0">
        <w:t xml:space="preserve"> ={0,1,…,</w:t>
      </w:r>
      <w:r w:rsidRPr="003D0CA5">
        <w:rPr>
          <w:i/>
        </w:rPr>
        <w:t xml:space="preserve"> K</w:t>
      </w:r>
      <w:r w:rsidRPr="003D0CA5">
        <w:rPr>
          <w:i/>
          <w:vertAlign w:val="subscript"/>
        </w:rPr>
        <w:t xml:space="preserve">DOPP </w:t>
      </w:r>
      <w:r w:rsidRPr="00C35CC0">
        <w:t xml:space="preserve"> –1}, CSI-RS resources {</w:t>
      </w:r>
      <w:r w:rsidRPr="003D0CA5">
        <w:rPr>
          <w:i/>
        </w:rPr>
        <w:t xml:space="preserve"> k</w:t>
      </w:r>
      <w:r w:rsidRPr="003D0CA5">
        <w:rPr>
          <w:i/>
          <w:vertAlign w:val="subscript"/>
        </w:rPr>
        <w:t>DOPP</w:t>
      </w:r>
      <w:r w:rsidRPr="003D0CA5">
        <w:rPr>
          <w:i/>
        </w:rPr>
        <w:t>K</w:t>
      </w:r>
      <w:r w:rsidRPr="00C35CC0">
        <w:t xml:space="preserve">, </w:t>
      </w:r>
      <w:r w:rsidRPr="003D0CA5">
        <w:rPr>
          <w:i/>
        </w:rPr>
        <w:t>k</w:t>
      </w:r>
      <w:r w:rsidRPr="003D0CA5">
        <w:rPr>
          <w:i/>
          <w:vertAlign w:val="subscript"/>
        </w:rPr>
        <w:t>DOPP</w:t>
      </w:r>
      <w:r w:rsidRPr="003D0CA5">
        <w:rPr>
          <w:i/>
        </w:rPr>
        <w:t>K</w:t>
      </w:r>
      <w:r w:rsidRPr="00C35CC0">
        <w:t xml:space="preserve"> +1, …, (</w:t>
      </w:r>
      <w:r w:rsidRPr="003D0CA5">
        <w:rPr>
          <w:i/>
        </w:rPr>
        <w:t>k</w:t>
      </w:r>
      <w:r w:rsidRPr="003D0CA5">
        <w:rPr>
          <w:i/>
          <w:vertAlign w:val="subscript"/>
        </w:rPr>
        <w:t>DOPP</w:t>
      </w:r>
      <w:r w:rsidRPr="003D0CA5">
        <w:rPr>
          <w:i/>
        </w:rPr>
        <w:t>+</w:t>
      </w:r>
      <w:r w:rsidRPr="00C35CC0">
        <w:t>1</w:t>
      </w:r>
      <w:r w:rsidRPr="003D0CA5">
        <w:rPr>
          <w:i/>
        </w:rPr>
        <w:t>)K –</w:t>
      </w:r>
      <w:r w:rsidRPr="00C35CC0">
        <w:t xml:space="preserve">1} are associated with the </w:t>
      </w:r>
      <w:r w:rsidRPr="003D0CA5">
        <w:rPr>
          <w:i/>
        </w:rPr>
        <w:t>k</w:t>
      </w:r>
      <w:r w:rsidRPr="003D0CA5">
        <w:rPr>
          <w:i/>
          <w:vertAlign w:val="subscript"/>
        </w:rPr>
        <w:t>DOPP</w:t>
      </w:r>
      <w:r w:rsidRPr="00C35CC0">
        <w:t>-th CSI-RS resource group</w:t>
      </w:r>
    </w:p>
    <w:p w14:paraId="5F01A3C0" w14:textId="77777777" w:rsidR="00C35CC0" w:rsidRPr="00C35CC0" w:rsidRDefault="00C35CC0" w:rsidP="00EA1844">
      <w:pPr>
        <w:pStyle w:val="ListParagraph"/>
        <w:numPr>
          <w:ilvl w:val="0"/>
          <w:numId w:val="98"/>
        </w:numPr>
      </w:pPr>
      <w:r w:rsidRPr="00C35CC0">
        <w:t xml:space="preserve">FFS: If the CSI-RS resources in a resource group span two consecutive slots, </w:t>
      </w:r>
      <w:r w:rsidRPr="003D0CA5">
        <w:rPr>
          <w:i/>
        </w:rPr>
        <w:t>m</w:t>
      </w:r>
      <w:r w:rsidRPr="00C35CC0">
        <w:t xml:space="preserve"> is 2.</w:t>
      </w:r>
    </w:p>
    <w:p w14:paraId="5CF3EF2A" w14:textId="77777777" w:rsidR="00C35CC0" w:rsidRPr="00C35CC0" w:rsidRDefault="00C35CC0" w:rsidP="00EA1844">
      <w:pPr>
        <w:pStyle w:val="ListParagraph"/>
        <w:numPr>
          <w:ilvl w:val="0"/>
          <w:numId w:val="98"/>
        </w:numPr>
      </w:pPr>
      <w:r w:rsidRPr="00C35CC0">
        <w:t xml:space="preserve">FFS: If the CSI-RS resources in a resource group are located in one slot, </w:t>
      </w:r>
      <w:r w:rsidRPr="003D0CA5">
        <w:rPr>
          <w:i/>
        </w:rPr>
        <w:t>m</w:t>
      </w:r>
      <w:r w:rsidRPr="00C35CC0">
        <w:t xml:space="preserve"> can be configured from {1, 2}</w:t>
      </w:r>
    </w:p>
    <w:p w14:paraId="71067AB5" w14:textId="77777777" w:rsidR="00274825" w:rsidRPr="00C35CC0" w:rsidRDefault="00274825" w:rsidP="00274825">
      <w:pPr>
        <w:snapToGrid w:val="0"/>
        <w:rPr>
          <w:rFonts w:ascii="Times New Roman" w:hAnsi="Times New Roman"/>
          <w:bCs/>
          <w:szCs w:val="20"/>
          <w:highlight w:val="green"/>
        </w:rPr>
      </w:pPr>
      <w:r w:rsidRPr="00C35CC0">
        <w:rPr>
          <w:rFonts w:ascii="Times New Roman" w:hAnsi="Times New Roman"/>
          <w:bCs/>
          <w:szCs w:val="20"/>
          <w:highlight w:val="green"/>
        </w:rPr>
        <w:t>Agreement</w:t>
      </w:r>
    </w:p>
    <w:p w14:paraId="52D2270E" w14:textId="77777777" w:rsidR="00C35CC0" w:rsidRPr="00C35CC0" w:rsidRDefault="00C35CC0" w:rsidP="00C35CC0">
      <w:pPr>
        <w:rPr>
          <w:rFonts w:ascii="Times New Roman" w:hAnsi="Times New Roman"/>
          <w:iCs/>
          <w:szCs w:val="20"/>
          <w:lang w:eastAsia="zh-CN"/>
        </w:rPr>
      </w:pPr>
      <w:r w:rsidRPr="00C35CC0">
        <w:rPr>
          <w:rFonts w:ascii="Times New Roman" w:hAnsi="Times New Roman"/>
          <w:iCs/>
          <w:szCs w:val="20"/>
          <w:lang w:eastAsia="zh-CN"/>
        </w:rPr>
        <w:t xml:space="preserve">For the Rel-19 Type-I and Type-II codebook refinement for </w:t>
      </w:r>
      <w:r w:rsidRPr="00C35CC0">
        <w:rPr>
          <w:rFonts w:ascii="Times New Roman" w:eastAsia="SimSun" w:hAnsi="Times New Roman"/>
          <w:iCs/>
          <w:szCs w:val="20"/>
          <w:lang w:eastAsia="zh-CN"/>
        </w:rPr>
        <w:t>48, 64, and</w:t>
      </w:r>
      <w:r w:rsidRPr="00C35CC0">
        <w:rPr>
          <w:rFonts w:ascii="Times New Roman" w:hAnsi="Times New Roman"/>
          <w:iCs/>
          <w:szCs w:val="20"/>
          <w:lang w:eastAsia="zh-CN"/>
        </w:rPr>
        <w:t xml:space="preserve"> 128 CSI-RS ports, regarding aggregation of K NZP CSI-RS resources to attain 32 &lt; P (or P</w:t>
      </w:r>
      <w:r w:rsidRPr="00C35CC0">
        <w:rPr>
          <w:rFonts w:ascii="Times New Roman" w:hAnsi="Times New Roman"/>
          <w:iCs/>
          <w:szCs w:val="20"/>
          <w:vertAlign w:val="subscript"/>
          <w:lang w:eastAsia="zh-CN"/>
        </w:rPr>
        <w:t>CSI-RS</w:t>
      </w:r>
      <w:r w:rsidRPr="00C35CC0">
        <w:rPr>
          <w:rFonts w:ascii="Times New Roman" w:hAnsi="Times New Roman"/>
          <w:iCs/>
          <w:szCs w:val="20"/>
          <w:lang w:eastAsia="zh-CN"/>
        </w:rPr>
        <w:t>)</w:t>
      </w:r>
      <w:r w:rsidRPr="00C35CC0">
        <w:rPr>
          <w:rFonts w:ascii="Times New Roman" w:hAnsi="Times New Roman"/>
          <w:iCs/>
          <w:szCs w:val="20"/>
          <w:vertAlign w:val="subscript"/>
          <w:lang w:eastAsia="zh-CN"/>
        </w:rPr>
        <w:t xml:space="preserve"> </w:t>
      </w:r>
      <w:r w:rsidRPr="00C35CC0">
        <w:rPr>
          <w:rFonts w:ascii="Times New Roman" w:hAnsi="Times New Roman"/>
          <w:iCs/>
          <w:szCs w:val="20"/>
          <w:lang w:eastAsia="zh-CN"/>
        </w:rPr>
        <w:t xml:space="preserve">≤ 128, support </w:t>
      </w:r>
      <w:r w:rsidRPr="00C35CC0">
        <w:rPr>
          <w:rFonts w:ascii="Times New Roman" w:hAnsi="Times New Roman"/>
          <w:i/>
          <w:iCs/>
          <w:szCs w:val="20"/>
          <w:lang w:eastAsia="zh-CN"/>
        </w:rPr>
        <w:t>only</w:t>
      </w:r>
      <w:r w:rsidRPr="00C35CC0">
        <w:rPr>
          <w:rFonts w:ascii="Times New Roman" w:hAnsi="Times New Roman"/>
          <w:iCs/>
          <w:szCs w:val="20"/>
          <w:lang w:eastAsia="zh-CN"/>
        </w:rPr>
        <w:t xml:space="preserve"> the following combinations of K and P (or P</w:t>
      </w:r>
      <w:r w:rsidRPr="00C35CC0">
        <w:rPr>
          <w:rFonts w:ascii="Times New Roman" w:hAnsi="Times New Roman"/>
          <w:iCs/>
          <w:szCs w:val="20"/>
          <w:vertAlign w:val="subscript"/>
          <w:lang w:eastAsia="zh-CN"/>
        </w:rPr>
        <w:t>CSI-RS</w:t>
      </w:r>
      <w:r w:rsidRPr="00C35CC0">
        <w:rPr>
          <w:rFonts w:ascii="Times New Roman" w:hAnsi="Times New Roman"/>
          <w:iCs/>
          <w:szCs w:val="20"/>
          <w:lang w:eastAsia="zh-CN"/>
        </w:rPr>
        <w:t>):</w:t>
      </w:r>
    </w:p>
    <w:p w14:paraId="63313201" w14:textId="77777777" w:rsidR="00C35CC0" w:rsidRPr="00C35CC0" w:rsidRDefault="00C35CC0" w:rsidP="00EA1844">
      <w:pPr>
        <w:pStyle w:val="ListParagraph"/>
        <w:numPr>
          <w:ilvl w:val="0"/>
          <w:numId w:val="99"/>
        </w:numPr>
        <w:rPr>
          <w:lang w:eastAsia="zh-CN"/>
        </w:rPr>
      </w:pPr>
      <w:r w:rsidRPr="00C35CC0">
        <w:rPr>
          <w:lang w:eastAsia="zh-CN"/>
        </w:rPr>
        <w:t>For P (or P</w:t>
      </w:r>
      <w:r w:rsidRPr="003D0CA5">
        <w:rPr>
          <w:vertAlign w:val="subscript"/>
          <w:lang w:eastAsia="zh-CN"/>
        </w:rPr>
        <w:t>CSI-RS</w:t>
      </w:r>
      <w:r w:rsidRPr="00C35CC0">
        <w:rPr>
          <w:lang w:eastAsia="zh-CN"/>
        </w:rPr>
        <w:t>) = 48, K = 2 (each resource 24 ports) and 3 (each resource 16 ports)</w:t>
      </w:r>
    </w:p>
    <w:p w14:paraId="71583C1C" w14:textId="77777777" w:rsidR="00C35CC0" w:rsidRPr="00C35CC0" w:rsidRDefault="00C35CC0" w:rsidP="00EA1844">
      <w:pPr>
        <w:pStyle w:val="ListParagraph"/>
        <w:numPr>
          <w:ilvl w:val="0"/>
          <w:numId w:val="99"/>
        </w:numPr>
        <w:rPr>
          <w:lang w:eastAsia="zh-CN"/>
        </w:rPr>
      </w:pPr>
      <w:r w:rsidRPr="00C35CC0">
        <w:rPr>
          <w:lang w:eastAsia="zh-CN"/>
        </w:rPr>
        <w:t>For P (or P</w:t>
      </w:r>
      <w:r w:rsidRPr="003D0CA5">
        <w:rPr>
          <w:vertAlign w:val="subscript"/>
          <w:lang w:eastAsia="zh-CN"/>
        </w:rPr>
        <w:t>CSI-RS</w:t>
      </w:r>
      <w:r w:rsidRPr="00C35CC0">
        <w:rPr>
          <w:lang w:eastAsia="zh-CN"/>
        </w:rPr>
        <w:t>) = 64, K = 2 (each resource 32 ports) and 4 (each resource 16 ports)</w:t>
      </w:r>
    </w:p>
    <w:p w14:paraId="6106DFA7" w14:textId="77777777" w:rsidR="00C35CC0" w:rsidRPr="00C35CC0" w:rsidRDefault="00C35CC0" w:rsidP="00EA1844">
      <w:pPr>
        <w:pStyle w:val="ListParagraph"/>
        <w:numPr>
          <w:ilvl w:val="0"/>
          <w:numId w:val="99"/>
        </w:numPr>
        <w:rPr>
          <w:lang w:eastAsia="zh-CN"/>
        </w:rPr>
      </w:pPr>
      <w:r w:rsidRPr="00C35CC0">
        <w:rPr>
          <w:lang w:eastAsia="zh-CN"/>
        </w:rPr>
        <w:t>For P (or P</w:t>
      </w:r>
      <w:r w:rsidRPr="003D0CA5">
        <w:rPr>
          <w:vertAlign w:val="subscript"/>
          <w:lang w:eastAsia="zh-CN"/>
        </w:rPr>
        <w:t>CSI-RS</w:t>
      </w:r>
      <w:r w:rsidRPr="00C35CC0">
        <w:rPr>
          <w:lang w:eastAsia="zh-CN"/>
        </w:rPr>
        <w:t>) = 128, K = 4 (each resource 32 ports)</w:t>
      </w:r>
    </w:p>
    <w:p w14:paraId="209E54F6" w14:textId="77777777" w:rsidR="00274825" w:rsidRPr="00C35CC0" w:rsidRDefault="00274825" w:rsidP="00274825">
      <w:pPr>
        <w:snapToGrid w:val="0"/>
        <w:rPr>
          <w:rFonts w:ascii="Times New Roman" w:hAnsi="Times New Roman"/>
          <w:bCs/>
          <w:szCs w:val="20"/>
          <w:highlight w:val="green"/>
        </w:rPr>
      </w:pPr>
      <w:r w:rsidRPr="00C35CC0">
        <w:rPr>
          <w:rFonts w:ascii="Times New Roman" w:hAnsi="Times New Roman"/>
          <w:bCs/>
          <w:szCs w:val="20"/>
          <w:highlight w:val="green"/>
        </w:rPr>
        <w:t>Agreement</w:t>
      </w:r>
    </w:p>
    <w:p w14:paraId="0915FDFE" w14:textId="77777777" w:rsidR="00C35CC0" w:rsidRPr="00C35CC0" w:rsidRDefault="00C35CC0" w:rsidP="00C35CC0">
      <w:pPr>
        <w:widowControl w:val="0"/>
        <w:snapToGrid w:val="0"/>
        <w:rPr>
          <w:rFonts w:ascii="Times New Roman" w:hAnsi="Times New Roman"/>
          <w:iCs/>
          <w:szCs w:val="20"/>
        </w:rPr>
      </w:pPr>
      <w:r w:rsidRPr="00C35CC0">
        <w:rPr>
          <w:rFonts w:ascii="Times New Roman" w:hAnsi="Times New Roman"/>
          <w:szCs w:val="20"/>
        </w:rPr>
        <w:t xml:space="preserve">For the </w:t>
      </w:r>
      <w:r w:rsidRPr="00C35CC0">
        <w:rPr>
          <w:rFonts w:ascii="Times New Roman" w:hAnsi="Times New Roman"/>
          <w:iCs/>
          <w:szCs w:val="20"/>
        </w:rPr>
        <w:t xml:space="preserve">Rel-19 Type-I and Type-II codebook refinement for </w:t>
      </w:r>
      <w:r w:rsidRPr="00C35CC0">
        <w:rPr>
          <w:rFonts w:ascii="Times New Roman" w:eastAsia="SimSun" w:hAnsi="Times New Roman"/>
          <w:iCs/>
          <w:szCs w:val="20"/>
        </w:rPr>
        <w:t>48, 64, and</w:t>
      </w:r>
      <w:r w:rsidRPr="00C35CC0">
        <w:rPr>
          <w:rFonts w:ascii="Times New Roman" w:hAnsi="Times New Roman"/>
          <w:iCs/>
          <w:szCs w:val="20"/>
        </w:rPr>
        <w:t xml:space="preserve"> 128 CSI-RS ports, regarding port mapping, </w:t>
      </w:r>
    </w:p>
    <w:p w14:paraId="2BBDA39C" w14:textId="77777777" w:rsidR="00C35CC0" w:rsidRPr="00C35CC0" w:rsidRDefault="00C35CC0" w:rsidP="00EA1844">
      <w:pPr>
        <w:pStyle w:val="ListParagraph"/>
        <w:numPr>
          <w:ilvl w:val="0"/>
          <w:numId w:val="100"/>
        </w:numPr>
      </w:pPr>
      <w:r w:rsidRPr="00C35CC0">
        <w:t>Following legacy principle, “sequential ordering/indexing within” a group of Q indices {i</w:t>
      </w:r>
      <w:r w:rsidRPr="003D0CA5">
        <w:rPr>
          <w:vertAlign w:val="subscript"/>
        </w:rPr>
        <w:t>0</w:t>
      </w:r>
      <w:r w:rsidRPr="00C35CC0">
        <w:t>, i</w:t>
      </w:r>
      <w:r w:rsidRPr="003D0CA5">
        <w:rPr>
          <w:vertAlign w:val="subscript"/>
        </w:rPr>
        <w:t>1</w:t>
      </w:r>
      <w:r w:rsidRPr="00C35CC0">
        <w:t>, …, i</w:t>
      </w:r>
      <w:r w:rsidRPr="003D0CA5">
        <w:rPr>
          <w:vertAlign w:val="subscript"/>
        </w:rPr>
        <w:t>Q-1</w:t>
      </w:r>
      <w:r w:rsidRPr="00C35CC0">
        <w:t>} is a linearly increasing sequence such that i</w:t>
      </w:r>
      <w:r w:rsidRPr="003D0CA5">
        <w:rPr>
          <w:vertAlign w:val="subscript"/>
        </w:rPr>
        <w:t>q</w:t>
      </w:r>
      <w:r w:rsidRPr="00C35CC0">
        <w:t xml:space="preserve"> &lt; i</w:t>
      </w:r>
      <w:r w:rsidRPr="003D0CA5">
        <w:rPr>
          <w:vertAlign w:val="subscript"/>
        </w:rPr>
        <w:t>q+1</w:t>
      </w:r>
      <w:r w:rsidRPr="00C35CC0">
        <w:t xml:space="preserve"> (where q=0, 1, …, Q-2 </w:t>
      </w:r>
      <w:r w:rsidRPr="003D0CA5">
        <w:rPr>
          <w:rFonts w:eastAsia="Malgun Gothic"/>
          <w:lang w:eastAsia="zh-CN"/>
        </w:rPr>
        <w:t>is the port index within a CSI-RS resource,</w:t>
      </w:r>
      <w:r w:rsidRPr="00C35CC0">
        <w:t xml:space="preserve"> </w:t>
      </w:r>
      <w:r w:rsidRPr="003D0CA5">
        <w:rPr>
          <w:rFonts w:eastAsia="Malgun Gothic"/>
          <w:lang w:eastAsia="zh-CN"/>
        </w:rPr>
        <w:t xml:space="preserve">and </w:t>
      </w:r>
      <w:r w:rsidRPr="00C35CC0">
        <w:t>i</w:t>
      </w:r>
      <w:r w:rsidRPr="003D0CA5">
        <w:rPr>
          <w:vertAlign w:val="subscript"/>
        </w:rPr>
        <w:t>q</w:t>
      </w:r>
      <w:r w:rsidRPr="003D0CA5">
        <w:rPr>
          <w:rFonts w:eastAsia="Malgun Gothic"/>
          <w:lang w:eastAsia="zh-CN"/>
        </w:rPr>
        <w:t xml:space="preserve"> or i</w:t>
      </w:r>
      <w:r w:rsidRPr="003D0CA5">
        <w:rPr>
          <w:rFonts w:eastAsia="Malgun Gothic"/>
          <w:vertAlign w:val="subscript"/>
          <w:lang w:eastAsia="zh-CN"/>
        </w:rPr>
        <w:t>q+1</w:t>
      </w:r>
      <w:r w:rsidRPr="003D0CA5">
        <w:rPr>
          <w:rFonts w:eastAsia="Malgun Gothic"/>
          <w:lang w:eastAsia="zh-CN"/>
        </w:rPr>
        <w:t xml:space="preserve"> </w:t>
      </w:r>
      <m:oMath>
        <m:r>
          <w:rPr>
            <w:rFonts w:ascii="Cambria Math" w:eastAsia="Malgun Gothic" w:hAnsi="Cambria Math"/>
            <w:lang w:eastAsia="zh-CN"/>
          </w:rPr>
          <m:t>∈</m:t>
        </m:r>
      </m:oMath>
      <w:r w:rsidRPr="003D0CA5">
        <w:rPr>
          <w:rFonts w:eastAsia="Malgun Gothic"/>
          <w:lang w:eastAsia="zh-CN"/>
        </w:rPr>
        <w:t xml:space="preserve"> {0, 1,…, KQ-1}</w:t>
      </w:r>
      <w:r w:rsidRPr="00C35CC0">
        <w:t>) is the port index for the codebook, across the K&gt;1 CSI-RS resources).</w:t>
      </w:r>
    </w:p>
    <w:p w14:paraId="253A6EB4" w14:textId="335FFA49" w:rsidR="00C35CC0" w:rsidRPr="00C35CC0" w:rsidRDefault="00C35CC0" w:rsidP="00EA1844">
      <w:pPr>
        <w:pStyle w:val="ListParagraph"/>
        <w:numPr>
          <w:ilvl w:val="0"/>
          <w:numId w:val="100"/>
        </w:numPr>
      </w:pPr>
      <w:r w:rsidRPr="00C35CC0">
        <w:t>After resource aggregation, P (=48, 64, or 128) ports are numbered in accordance to Table 7.4.1.5.3-1 from TS 38.211</w:t>
      </w:r>
      <w:r w:rsidR="003D0CA5">
        <w:t>.</w:t>
      </w:r>
    </w:p>
    <w:p w14:paraId="752E27B9" w14:textId="77777777" w:rsidR="00274825" w:rsidRPr="00C35CC0" w:rsidRDefault="00274825" w:rsidP="00274825">
      <w:pPr>
        <w:snapToGrid w:val="0"/>
        <w:rPr>
          <w:rFonts w:ascii="Times New Roman" w:hAnsi="Times New Roman"/>
          <w:bCs/>
          <w:szCs w:val="20"/>
          <w:highlight w:val="green"/>
        </w:rPr>
      </w:pPr>
      <w:r w:rsidRPr="00C35CC0">
        <w:rPr>
          <w:rFonts w:ascii="Times New Roman" w:hAnsi="Times New Roman"/>
          <w:bCs/>
          <w:szCs w:val="20"/>
          <w:highlight w:val="green"/>
        </w:rPr>
        <w:t>Agreement</w:t>
      </w:r>
    </w:p>
    <w:p w14:paraId="304B0B85" w14:textId="77777777" w:rsidR="00C35CC0" w:rsidRPr="00C35CC0" w:rsidRDefault="00C35CC0" w:rsidP="00C35CC0">
      <w:pPr>
        <w:widowControl w:val="0"/>
        <w:snapToGrid w:val="0"/>
        <w:rPr>
          <w:rFonts w:ascii="Times New Roman" w:hAnsi="Times New Roman"/>
          <w:iCs/>
          <w:szCs w:val="20"/>
        </w:rPr>
      </w:pPr>
      <w:r w:rsidRPr="00C35CC0">
        <w:rPr>
          <w:rFonts w:ascii="Times New Roman" w:hAnsi="Times New Roman"/>
          <w:iCs/>
          <w:szCs w:val="20"/>
        </w:rPr>
        <w:t>For the Rel-19 Type-I codebook refinement for 48, 64, and 128 CSI-RS ports, for RI=v=1, support the following:</w:t>
      </w:r>
    </w:p>
    <w:p w14:paraId="4A05B360" w14:textId="77777777" w:rsidR="00C35CC0" w:rsidRPr="00C35CC0" w:rsidRDefault="00C35CC0" w:rsidP="00EA1844">
      <w:pPr>
        <w:widowControl w:val="0"/>
        <w:numPr>
          <w:ilvl w:val="0"/>
          <w:numId w:val="95"/>
        </w:numPr>
        <w:snapToGrid w:val="0"/>
        <w:rPr>
          <w:rFonts w:ascii="Times New Roman" w:hAnsi="Times New Roman"/>
          <w:iCs/>
          <w:szCs w:val="20"/>
        </w:rPr>
      </w:pPr>
      <w:r w:rsidRPr="00C35CC0">
        <w:rPr>
          <w:rFonts w:ascii="Times New Roman" w:hAnsi="Times New Roman"/>
          <w:iCs/>
          <w:szCs w:val="20"/>
        </w:rPr>
        <w:t xml:space="preserve">for each group of </w:t>
      </w:r>
      <m:oMath>
        <m:sSub>
          <m:sSubPr>
            <m:ctrlPr>
              <w:rPr>
                <w:rFonts w:ascii="Cambria Math" w:hAnsi="Cambria Math"/>
                <w:i/>
                <w:iCs/>
                <w:szCs w:val="20"/>
              </w:rPr>
            </m:ctrlPr>
          </m:sSubPr>
          <m:e>
            <m:r>
              <w:rPr>
                <w:rFonts w:ascii="Cambria Math" w:hAnsi="Cambria Math"/>
                <w:szCs w:val="20"/>
              </w:rPr>
              <m:t>X</m:t>
            </m:r>
          </m:e>
          <m:sub>
            <m:r>
              <w:rPr>
                <w:rFonts w:ascii="Cambria Math" w:hAnsi="Cambria Math"/>
                <w:szCs w:val="20"/>
              </w:rPr>
              <m:t>1</m:t>
            </m:r>
          </m:sub>
        </m:sSub>
        <m:sSub>
          <m:sSubPr>
            <m:ctrlPr>
              <w:rPr>
                <w:rFonts w:ascii="Cambria Math" w:hAnsi="Cambria Math"/>
                <w:i/>
                <w:iCs/>
                <w:szCs w:val="20"/>
              </w:rPr>
            </m:ctrlPr>
          </m:sSubPr>
          <m:e>
            <m:r>
              <w:rPr>
                <w:rFonts w:ascii="Cambria Math" w:hAnsi="Cambria Math"/>
                <w:szCs w:val="20"/>
              </w:rPr>
              <m:t>X</m:t>
            </m:r>
          </m:e>
          <m:sub>
            <m:r>
              <w:rPr>
                <w:rFonts w:ascii="Cambria Math" w:hAnsi="Cambria Math"/>
                <w:szCs w:val="20"/>
              </w:rPr>
              <m:t>2</m:t>
            </m:r>
          </m:sub>
        </m:sSub>
      </m:oMath>
      <w:r w:rsidRPr="00C35CC0">
        <w:rPr>
          <w:rFonts w:ascii="Times New Roman" w:hAnsi="Times New Roman"/>
          <w:iCs/>
          <w:szCs w:val="20"/>
          <w:lang w:val="en-CA"/>
        </w:rPr>
        <w:t xml:space="preserve"> </w:t>
      </w:r>
      <w:r w:rsidRPr="00C35CC0">
        <w:rPr>
          <w:rFonts w:ascii="Times New Roman" w:hAnsi="Times New Roman"/>
          <w:iCs/>
          <w:szCs w:val="20"/>
        </w:rPr>
        <w:t>SD basis vectors, a 3-bit scaling factor can be NW-configured via higher-layer (RRC) signalling, where the scaling factors are defined as scalings on the power control offset configured for the associated CSI-RS resources</w:t>
      </w:r>
    </w:p>
    <w:p w14:paraId="57BF3D58" w14:textId="77777777" w:rsidR="00C35CC0" w:rsidRPr="00C35CC0" w:rsidRDefault="00C35CC0" w:rsidP="00EA1844">
      <w:pPr>
        <w:widowControl w:val="0"/>
        <w:numPr>
          <w:ilvl w:val="1"/>
          <w:numId w:val="95"/>
        </w:numPr>
        <w:snapToGrid w:val="0"/>
        <w:rPr>
          <w:rFonts w:ascii="Times New Roman" w:hAnsi="Times New Roman"/>
          <w:iCs/>
          <w:szCs w:val="20"/>
        </w:rPr>
      </w:pPr>
      <w:r w:rsidRPr="00C35CC0">
        <w:rPr>
          <w:rFonts w:ascii="Times New Roman" w:hAnsi="Times New Roman"/>
          <w:iCs/>
          <w:szCs w:val="20"/>
        </w:rPr>
        <w:t xml:space="preserve">The values of </w:t>
      </w:r>
      <m:oMath>
        <m:sSub>
          <m:sSubPr>
            <m:ctrlPr>
              <w:rPr>
                <w:rFonts w:ascii="Cambria Math" w:hAnsi="Cambria Math"/>
                <w:i/>
                <w:iCs/>
                <w:szCs w:val="20"/>
              </w:rPr>
            </m:ctrlPr>
          </m:sSubPr>
          <m:e>
            <m:r>
              <w:rPr>
                <w:rFonts w:ascii="Cambria Math" w:hAnsi="Cambria Math"/>
                <w:szCs w:val="20"/>
              </w:rPr>
              <m:t>X</m:t>
            </m:r>
          </m:e>
          <m:sub>
            <m:r>
              <w:rPr>
                <w:rFonts w:ascii="Cambria Math" w:hAnsi="Cambria Math"/>
                <w:szCs w:val="20"/>
              </w:rPr>
              <m:t>1</m:t>
            </m:r>
          </m:sub>
        </m:sSub>
      </m:oMath>
      <w:r w:rsidRPr="00C35CC0">
        <w:rPr>
          <w:rFonts w:ascii="Times New Roman" w:hAnsi="Times New Roman"/>
          <w:iCs/>
          <w:szCs w:val="20"/>
        </w:rPr>
        <w:t xml:space="preserve"> and </w:t>
      </w:r>
      <m:oMath>
        <m:sSub>
          <m:sSubPr>
            <m:ctrlPr>
              <w:rPr>
                <w:rFonts w:ascii="Cambria Math" w:hAnsi="Cambria Math"/>
                <w:i/>
                <w:iCs/>
                <w:szCs w:val="20"/>
              </w:rPr>
            </m:ctrlPr>
          </m:sSubPr>
          <m:e>
            <m:r>
              <w:rPr>
                <w:rFonts w:ascii="Cambria Math" w:hAnsi="Cambria Math"/>
                <w:szCs w:val="20"/>
              </w:rPr>
              <m:t>X</m:t>
            </m:r>
          </m:e>
          <m:sub>
            <m:r>
              <w:rPr>
                <w:rFonts w:ascii="Cambria Math" w:hAnsi="Cambria Math"/>
                <w:szCs w:val="20"/>
              </w:rPr>
              <m:t>2</m:t>
            </m:r>
          </m:sub>
        </m:sSub>
      </m:oMath>
      <w:r w:rsidRPr="00C35CC0">
        <w:rPr>
          <w:rFonts w:ascii="Times New Roman" w:hAnsi="Times New Roman"/>
          <w:iCs/>
          <w:szCs w:val="20"/>
        </w:rPr>
        <w:t xml:space="preserve"> for this feature are separately configured from those for CBSR</w:t>
      </w:r>
    </w:p>
    <w:p w14:paraId="5EA14025" w14:textId="77777777" w:rsidR="00C35CC0" w:rsidRPr="00C35CC0" w:rsidRDefault="00C35CC0" w:rsidP="00EA1844">
      <w:pPr>
        <w:widowControl w:val="0"/>
        <w:numPr>
          <w:ilvl w:val="1"/>
          <w:numId w:val="95"/>
        </w:numPr>
        <w:snapToGrid w:val="0"/>
        <w:rPr>
          <w:rFonts w:ascii="Times New Roman" w:hAnsi="Times New Roman"/>
          <w:iCs/>
          <w:szCs w:val="20"/>
        </w:rPr>
      </w:pPr>
      <w:r w:rsidRPr="00C35CC0">
        <w:rPr>
          <w:rFonts w:ascii="Times New Roman" w:hAnsi="Times New Roman"/>
          <w:iCs/>
          <w:szCs w:val="20"/>
        </w:rPr>
        <w:t>Separate configuration (RRC signalling) from CBSR</w:t>
      </w:r>
    </w:p>
    <w:p w14:paraId="6B26A9D9" w14:textId="77777777" w:rsidR="00C35CC0" w:rsidRPr="00C35CC0" w:rsidRDefault="00C35CC0" w:rsidP="00EA1844">
      <w:pPr>
        <w:widowControl w:val="0"/>
        <w:numPr>
          <w:ilvl w:val="1"/>
          <w:numId w:val="95"/>
        </w:numPr>
        <w:snapToGrid w:val="0"/>
        <w:rPr>
          <w:rFonts w:ascii="Times New Roman" w:hAnsi="Times New Roman"/>
          <w:iCs/>
          <w:szCs w:val="20"/>
        </w:rPr>
      </w:pPr>
      <w:r w:rsidRPr="00C35CC0">
        <w:rPr>
          <w:rFonts w:ascii="Times New Roman" w:hAnsi="Times New Roman"/>
          <w:iCs/>
          <w:szCs w:val="20"/>
        </w:rPr>
        <w:t xml:space="preserve">The candidate values of </w:t>
      </w:r>
      <m:oMath>
        <m:sSub>
          <m:sSubPr>
            <m:ctrlPr>
              <w:rPr>
                <w:rFonts w:ascii="Cambria Math" w:hAnsi="Cambria Math"/>
                <w:i/>
                <w:iCs/>
                <w:szCs w:val="20"/>
              </w:rPr>
            </m:ctrlPr>
          </m:sSubPr>
          <m:e>
            <m:r>
              <w:rPr>
                <w:rFonts w:ascii="Cambria Math" w:hAnsi="Cambria Math"/>
                <w:szCs w:val="20"/>
              </w:rPr>
              <m:t>X</m:t>
            </m:r>
          </m:e>
          <m:sub>
            <m:r>
              <w:rPr>
                <w:rFonts w:ascii="Cambria Math" w:hAnsi="Cambria Math"/>
                <w:szCs w:val="20"/>
              </w:rPr>
              <m:t>1</m:t>
            </m:r>
          </m:sub>
        </m:sSub>
      </m:oMath>
      <w:r w:rsidRPr="00C35CC0">
        <w:rPr>
          <w:rFonts w:ascii="Times New Roman" w:hAnsi="Times New Roman"/>
          <w:iCs/>
          <w:szCs w:val="20"/>
        </w:rPr>
        <w:t xml:space="preserve"> and </w:t>
      </w:r>
      <m:oMath>
        <m:sSub>
          <m:sSubPr>
            <m:ctrlPr>
              <w:rPr>
                <w:rFonts w:ascii="Cambria Math" w:hAnsi="Cambria Math"/>
                <w:i/>
                <w:iCs/>
                <w:szCs w:val="20"/>
              </w:rPr>
            </m:ctrlPr>
          </m:sSubPr>
          <m:e>
            <m:r>
              <w:rPr>
                <w:rFonts w:ascii="Cambria Math" w:hAnsi="Cambria Math"/>
                <w:szCs w:val="20"/>
              </w:rPr>
              <m:t>X</m:t>
            </m:r>
          </m:e>
          <m:sub>
            <m:r>
              <w:rPr>
                <w:rFonts w:ascii="Cambria Math" w:hAnsi="Cambria Math"/>
                <w:szCs w:val="20"/>
              </w:rPr>
              <m:t>2</m:t>
            </m:r>
          </m:sub>
        </m:sSub>
      </m:oMath>
      <w:r w:rsidRPr="00C35CC0">
        <w:rPr>
          <w:rFonts w:ascii="Times New Roman" w:hAnsi="Times New Roman"/>
          <w:iCs/>
          <w:szCs w:val="20"/>
        </w:rPr>
        <w:t xml:space="preserve"> are the same as those agreed for CBSR</w:t>
      </w:r>
    </w:p>
    <w:p w14:paraId="454EE4F0" w14:textId="3BE36B96" w:rsidR="00C35CC0" w:rsidRPr="00C35CC0" w:rsidRDefault="00C35CC0" w:rsidP="00EA1844">
      <w:pPr>
        <w:widowControl w:val="0"/>
        <w:numPr>
          <w:ilvl w:val="0"/>
          <w:numId w:val="95"/>
        </w:numPr>
        <w:snapToGrid w:val="0"/>
        <w:rPr>
          <w:rFonts w:ascii="Times New Roman" w:hAnsi="Times New Roman"/>
          <w:iCs/>
          <w:szCs w:val="20"/>
        </w:rPr>
      </w:pPr>
      <w:r w:rsidRPr="00C35CC0">
        <w:rPr>
          <w:rFonts w:ascii="Times New Roman" w:hAnsi="Times New Roman"/>
          <w:iCs/>
          <w:szCs w:val="20"/>
        </w:rPr>
        <w:t xml:space="preserve">The codepoints of each of the group-specific 3-bit scaling factors are mapped to values of </w:t>
      </w:r>
      <m:oMath>
        <m:d>
          <m:dPr>
            <m:begChr m:val="{"/>
            <m:endChr m:val="}"/>
            <m:ctrlPr>
              <w:rPr>
                <w:rFonts w:ascii="Cambria Math" w:hAnsi="Cambria Math"/>
                <w:i/>
                <w:iCs/>
                <w:szCs w:val="20"/>
              </w:rPr>
            </m:ctrlPr>
          </m:dPr>
          <m:e>
            <m:rad>
              <m:radPr>
                <m:degHide m:val="1"/>
                <m:ctrlPr>
                  <w:rPr>
                    <w:rFonts w:ascii="Cambria Math" w:hAnsi="Cambria Math"/>
                    <w:i/>
                    <w:iCs/>
                    <w:szCs w:val="20"/>
                  </w:rPr>
                </m:ctrlPr>
              </m:radPr>
              <m:deg/>
              <m:e>
                <m:r>
                  <w:rPr>
                    <w:rFonts w:ascii="Cambria Math" w:hAnsi="Cambria Math"/>
                    <w:szCs w:val="20"/>
                  </w:rPr>
                  <m:t>1</m:t>
                </m:r>
              </m:e>
            </m:rad>
            <m:r>
              <m:rPr>
                <m:sty m:val="p"/>
              </m:rPr>
              <w:rPr>
                <w:rFonts w:ascii="Cambria Math" w:hAnsi="Cambria Math"/>
                <w:szCs w:val="20"/>
              </w:rPr>
              <m:t>,</m:t>
            </m:r>
            <m:rad>
              <m:radPr>
                <m:degHide m:val="1"/>
                <m:ctrlPr>
                  <w:rPr>
                    <w:rFonts w:ascii="Cambria Math" w:hAnsi="Cambria Math"/>
                    <w:i/>
                    <w:iCs/>
                    <w:szCs w:val="20"/>
                  </w:rPr>
                </m:ctrlPr>
              </m:radPr>
              <m:deg/>
              <m:e>
                <m:r>
                  <w:rPr>
                    <w:rFonts w:ascii="Cambria Math" w:hAnsi="Cambria Math"/>
                    <w:szCs w:val="20"/>
                  </w:rPr>
                  <m:t>1/2</m:t>
                </m:r>
              </m:e>
            </m:rad>
            <m:r>
              <m:rPr>
                <m:sty m:val="p"/>
              </m:rPr>
              <w:rPr>
                <w:rFonts w:ascii="Cambria Math" w:hAnsi="Cambria Math"/>
                <w:szCs w:val="20"/>
              </w:rPr>
              <m:t>,</m:t>
            </m:r>
            <m:rad>
              <m:radPr>
                <m:degHide m:val="1"/>
                <m:ctrlPr>
                  <w:rPr>
                    <w:rFonts w:ascii="Cambria Math" w:hAnsi="Cambria Math"/>
                    <w:i/>
                    <w:iCs/>
                    <w:szCs w:val="20"/>
                  </w:rPr>
                </m:ctrlPr>
              </m:radPr>
              <m:deg/>
              <m:e>
                <m:r>
                  <w:rPr>
                    <w:rFonts w:ascii="Cambria Math" w:hAnsi="Cambria Math"/>
                    <w:szCs w:val="20"/>
                  </w:rPr>
                  <m:t>1/3</m:t>
                </m:r>
              </m:e>
            </m:rad>
            <m:r>
              <m:rPr>
                <m:sty m:val="p"/>
              </m:rPr>
              <w:rPr>
                <w:rFonts w:ascii="Cambria Math" w:hAnsi="Cambria Math"/>
                <w:szCs w:val="20"/>
              </w:rPr>
              <m:t>,</m:t>
            </m:r>
            <m:rad>
              <m:radPr>
                <m:degHide m:val="1"/>
                <m:ctrlPr>
                  <w:rPr>
                    <w:rFonts w:ascii="Cambria Math" w:hAnsi="Cambria Math"/>
                    <w:i/>
                    <w:iCs/>
                    <w:szCs w:val="20"/>
                  </w:rPr>
                </m:ctrlPr>
              </m:radPr>
              <m:deg/>
              <m:e>
                <m:r>
                  <w:rPr>
                    <w:rFonts w:ascii="Cambria Math" w:hAnsi="Cambria Math"/>
                    <w:szCs w:val="20"/>
                  </w:rPr>
                  <m:t>1/4</m:t>
                </m:r>
              </m:e>
            </m:rad>
            <m:r>
              <m:rPr>
                <m:sty m:val="p"/>
              </m:rPr>
              <w:rPr>
                <w:rFonts w:ascii="Cambria Math" w:hAnsi="Cambria Math"/>
                <w:szCs w:val="20"/>
              </w:rPr>
              <m:t>,</m:t>
            </m:r>
            <m:rad>
              <m:radPr>
                <m:degHide m:val="1"/>
                <m:ctrlPr>
                  <w:rPr>
                    <w:rFonts w:ascii="Cambria Math" w:hAnsi="Cambria Math"/>
                    <w:i/>
                    <w:iCs/>
                    <w:szCs w:val="20"/>
                  </w:rPr>
                </m:ctrlPr>
              </m:radPr>
              <m:deg/>
              <m:e>
                <m:r>
                  <w:rPr>
                    <w:rFonts w:ascii="Cambria Math" w:hAnsi="Cambria Math"/>
                    <w:szCs w:val="20"/>
                  </w:rPr>
                  <m:t>1/6</m:t>
                </m:r>
              </m:e>
            </m:rad>
            <m:r>
              <m:rPr>
                <m:sty m:val="p"/>
              </m:rPr>
              <w:rPr>
                <w:rFonts w:ascii="Cambria Math" w:hAnsi="Cambria Math"/>
                <w:szCs w:val="20"/>
              </w:rPr>
              <m:t>,</m:t>
            </m:r>
            <m:rad>
              <m:radPr>
                <m:degHide m:val="1"/>
                <m:ctrlPr>
                  <w:rPr>
                    <w:rFonts w:ascii="Cambria Math" w:hAnsi="Cambria Math"/>
                    <w:i/>
                    <w:iCs/>
                    <w:szCs w:val="20"/>
                  </w:rPr>
                </m:ctrlPr>
              </m:radPr>
              <m:deg/>
              <m:e>
                <m:r>
                  <w:rPr>
                    <w:rFonts w:ascii="Cambria Math" w:hAnsi="Cambria Math"/>
                    <w:szCs w:val="20"/>
                  </w:rPr>
                  <m:t>1/8</m:t>
                </m:r>
              </m:e>
            </m:rad>
            <m:r>
              <m:rPr>
                <m:sty m:val="p"/>
              </m:rPr>
              <w:rPr>
                <w:rFonts w:ascii="Cambria Math" w:hAnsi="Cambria Math"/>
                <w:szCs w:val="20"/>
              </w:rPr>
              <m:t>,</m:t>
            </m:r>
            <m:rad>
              <m:radPr>
                <m:degHide m:val="1"/>
                <m:ctrlPr>
                  <w:rPr>
                    <w:rFonts w:ascii="Cambria Math" w:hAnsi="Cambria Math"/>
                    <w:i/>
                    <w:iCs/>
                    <w:szCs w:val="20"/>
                  </w:rPr>
                </m:ctrlPr>
              </m:radPr>
              <m:deg/>
              <m:e>
                <m:r>
                  <w:rPr>
                    <w:rFonts w:ascii="Cambria Math" w:hAnsi="Cambria Math"/>
                    <w:szCs w:val="20"/>
                  </w:rPr>
                  <m:t>1/12</m:t>
                </m:r>
              </m:e>
            </m:rad>
            <m:r>
              <m:rPr>
                <m:sty m:val="p"/>
              </m:rPr>
              <w:rPr>
                <w:rFonts w:ascii="Cambria Math" w:hAnsi="Cambria Math"/>
                <w:szCs w:val="20"/>
              </w:rPr>
              <m:t>,</m:t>
            </m:r>
            <m:rad>
              <m:radPr>
                <m:degHide m:val="1"/>
                <m:ctrlPr>
                  <w:rPr>
                    <w:rFonts w:ascii="Cambria Math" w:hAnsi="Cambria Math"/>
                    <w:i/>
                    <w:iCs/>
                    <w:szCs w:val="20"/>
                  </w:rPr>
                </m:ctrlPr>
              </m:radPr>
              <m:deg/>
              <m:e>
                <m:r>
                  <w:rPr>
                    <w:rFonts w:ascii="Cambria Math" w:hAnsi="Cambria Math"/>
                    <w:szCs w:val="20"/>
                  </w:rPr>
                  <m:t>1/16</m:t>
                </m:r>
              </m:e>
            </m:rad>
          </m:e>
        </m:d>
      </m:oMath>
    </w:p>
    <w:p w14:paraId="7EB1B5CF" w14:textId="77777777" w:rsidR="00C35CC0" w:rsidRPr="00C35CC0" w:rsidRDefault="00C35CC0" w:rsidP="00EA1844">
      <w:pPr>
        <w:widowControl w:val="0"/>
        <w:numPr>
          <w:ilvl w:val="0"/>
          <w:numId w:val="95"/>
        </w:numPr>
        <w:snapToGrid w:val="0"/>
        <w:rPr>
          <w:rFonts w:ascii="Times New Roman" w:hAnsi="Times New Roman"/>
          <w:iCs/>
          <w:szCs w:val="20"/>
        </w:rPr>
      </w:pPr>
      <w:r w:rsidRPr="00C35CC0">
        <w:rPr>
          <w:rFonts w:ascii="Times New Roman" w:hAnsi="Times New Roman"/>
          <w:iCs/>
          <w:szCs w:val="20"/>
        </w:rPr>
        <w:t>Note: This feature is a separate UE capability</w:t>
      </w:r>
    </w:p>
    <w:p w14:paraId="0298B240" w14:textId="179E9A91" w:rsidR="00C35CC0" w:rsidRPr="00C35CC0" w:rsidRDefault="00C35CC0" w:rsidP="00C35CC0">
      <w:pPr>
        <w:snapToGrid w:val="0"/>
        <w:rPr>
          <w:rFonts w:ascii="Times New Roman" w:hAnsi="Times New Roman"/>
          <w:szCs w:val="20"/>
        </w:rPr>
      </w:pPr>
      <w:r w:rsidRPr="00C35CC0">
        <w:rPr>
          <w:rFonts w:ascii="Times New Roman" w:hAnsi="Times New Roman"/>
          <w:szCs w:val="20"/>
        </w:rPr>
        <w:t>FFS: Whether this can be extended to RI=v&gt;1 as well as Type-II codebook refinement</w:t>
      </w:r>
      <w:r w:rsidR="00632C05">
        <w:rPr>
          <w:rFonts w:ascii="Times New Roman" w:hAnsi="Times New Roman"/>
          <w:szCs w:val="20"/>
        </w:rPr>
        <w:t>.</w:t>
      </w:r>
    </w:p>
    <w:p w14:paraId="5423D9E6" w14:textId="77777777" w:rsidR="00C35CC0" w:rsidRPr="00C35CC0" w:rsidRDefault="00C35CC0" w:rsidP="00C35CC0">
      <w:pPr>
        <w:rPr>
          <w:rFonts w:ascii="Times New Roman" w:hAnsi="Times New Roman"/>
          <w:iCs/>
          <w:szCs w:val="20"/>
          <w:lang w:eastAsia="x-none"/>
        </w:rPr>
      </w:pPr>
    </w:p>
    <w:p w14:paraId="06B6D38E" w14:textId="77777777" w:rsidR="00274825" w:rsidRPr="00C35CC0" w:rsidRDefault="00274825" w:rsidP="00274825">
      <w:pPr>
        <w:snapToGrid w:val="0"/>
        <w:rPr>
          <w:rFonts w:ascii="Times New Roman" w:hAnsi="Times New Roman"/>
          <w:bCs/>
          <w:szCs w:val="20"/>
          <w:highlight w:val="green"/>
        </w:rPr>
      </w:pPr>
      <w:r w:rsidRPr="00C35CC0">
        <w:rPr>
          <w:rFonts w:ascii="Times New Roman" w:hAnsi="Times New Roman"/>
          <w:bCs/>
          <w:szCs w:val="20"/>
          <w:highlight w:val="green"/>
        </w:rPr>
        <w:t>Agreement</w:t>
      </w:r>
    </w:p>
    <w:p w14:paraId="724A843A" w14:textId="77777777" w:rsidR="00C35CC0" w:rsidRPr="00C35CC0" w:rsidRDefault="00C35CC0" w:rsidP="00C35CC0">
      <w:pPr>
        <w:widowControl w:val="0"/>
        <w:snapToGrid w:val="0"/>
        <w:rPr>
          <w:rFonts w:ascii="Times New Roman" w:hAnsi="Times New Roman"/>
          <w:iCs/>
          <w:szCs w:val="20"/>
        </w:rPr>
      </w:pPr>
      <w:r w:rsidRPr="00C35CC0">
        <w:rPr>
          <w:rFonts w:ascii="Times New Roman" w:hAnsi="Times New Roman"/>
          <w:szCs w:val="20"/>
        </w:rPr>
        <w:t xml:space="preserve">For the </w:t>
      </w:r>
      <w:r w:rsidRPr="00C35CC0">
        <w:rPr>
          <w:rFonts w:ascii="Times New Roman" w:hAnsi="Times New Roman"/>
          <w:iCs/>
          <w:szCs w:val="20"/>
        </w:rPr>
        <w:t xml:space="preserve">Rel-19 Type-I SP and Type-II codebook refinement for </w:t>
      </w:r>
      <w:r w:rsidRPr="00C35CC0">
        <w:rPr>
          <w:rFonts w:ascii="Times New Roman" w:eastAsia="SimSun" w:hAnsi="Times New Roman"/>
          <w:iCs/>
          <w:szCs w:val="20"/>
        </w:rPr>
        <w:t>48, 64, and</w:t>
      </w:r>
      <w:r w:rsidRPr="00C35CC0">
        <w:rPr>
          <w:rFonts w:ascii="Times New Roman" w:hAnsi="Times New Roman"/>
          <w:iCs/>
          <w:szCs w:val="20"/>
        </w:rPr>
        <w:t xml:space="preserve"> 128 CSI-RS ports, on CBSR, the value of X</w:t>
      </w:r>
      <w:r w:rsidRPr="00C35CC0">
        <w:rPr>
          <w:rFonts w:ascii="Times New Roman" w:hAnsi="Times New Roman"/>
          <w:iCs/>
          <w:szCs w:val="20"/>
          <w:vertAlign w:val="subscript"/>
        </w:rPr>
        <w:t>1</w:t>
      </w:r>
      <w:r w:rsidRPr="00C35CC0">
        <w:rPr>
          <w:rFonts w:ascii="Times New Roman" w:hAnsi="Times New Roman"/>
          <w:iCs/>
          <w:szCs w:val="20"/>
        </w:rPr>
        <w:t xml:space="preserve"> and X</w:t>
      </w:r>
      <w:r w:rsidRPr="00C35CC0">
        <w:rPr>
          <w:rFonts w:ascii="Times New Roman" w:hAnsi="Times New Roman"/>
          <w:iCs/>
          <w:szCs w:val="20"/>
          <w:vertAlign w:val="subscript"/>
        </w:rPr>
        <w:t>2</w:t>
      </w:r>
      <w:r w:rsidRPr="00C35CC0">
        <w:rPr>
          <w:rFonts w:ascii="Times New Roman" w:hAnsi="Times New Roman"/>
          <w:iCs/>
          <w:szCs w:val="20"/>
        </w:rPr>
        <w:t xml:space="preserve">) are separately NW-configured via higher-layer (RRC) signalling from {1, 2, 4, [8, 16]} </w:t>
      </w:r>
    </w:p>
    <w:p w14:paraId="2FBFA3C6" w14:textId="77777777" w:rsidR="00C35CC0" w:rsidRPr="00C35CC0" w:rsidRDefault="00C35CC0" w:rsidP="00EA1844">
      <w:pPr>
        <w:pStyle w:val="ListParagraph"/>
        <w:numPr>
          <w:ilvl w:val="0"/>
          <w:numId w:val="101"/>
        </w:numPr>
      </w:pPr>
      <w:r w:rsidRPr="00C35CC0">
        <w:t>FFS: Dependence on each supported (X</w:t>
      </w:r>
      <w:r w:rsidRPr="003D0CA5">
        <w:rPr>
          <w:vertAlign w:val="subscript"/>
        </w:rPr>
        <w:t>1</w:t>
      </w:r>
      <w:r w:rsidRPr="00C35CC0">
        <w:t>, X</w:t>
      </w:r>
      <w:r w:rsidRPr="003D0CA5">
        <w:rPr>
          <w:vertAlign w:val="subscript"/>
        </w:rPr>
        <w:t>2</w:t>
      </w:r>
      <w:r w:rsidRPr="00C35CC0">
        <w:t>) value on the configured (N</w:t>
      </w:r>
      <w:r w:rsidRPr="003D0CA5">
        <w:rPr>
          <w:vertAlign w:val="subscript"/>
        </w:rPr>
        <w:t>1</w:t>
      </w:r>
      <w:r w:rsidRPr="00C35CC0">
        <w:t>, N</w:t>
      </w:r>
      <w:r w:rsidRPr="003D0CA5">
        <w:rPr>
          <w:vertAlign w:val="subscript"/>
        </w:rPr>
        <w:t>2</w:t>
      </w:r>
      <w:r w:rsidRPr="00C35CC0">
        <w:t>) value</w:t>
      </w:r>
    </w:p>
    <w:p w14:paraId="2EDE9F11" w14:textId="77777777" w:rsidR="00274825" w:rsidRPr="00C35CC0" w:rsidRDefault="00274825" w:rsidP="00274825">
      <w:pPr>
        <w:snapToGrid w:val="0"/>
        <w:rPr>
          <w:rFonts w:ascii="Times New Roman" w:hAnsi="Times New Roman"/>
          <w:bCs/>
          <w:szCs w:val="20"/>
          <w:highlight w:val="green"/>
        </w:rPr>
      </w:pPr>
      <w:r w:rsidRPr="00C35CC0">
        <w:rPr>
          <w:rFonts w:ascii="Times New Roman" w:hAnsi="Times New Roman"/>
          <w:bCs/>
          <w:szCs w:val="20"/>
          <w:highlight w:val="green"/>
        </w:rPr>
        <w:t>Agreement</w:t>
      </w:r>
    </w:p>
    <w:p w14:paraId="495EFC0D" w14:textId="77777777" w:rsidR="00C35CC0" w:rsidRPr="00C35CC0" w:rsidRDefault="00C35CC0" w:rsidP="00C35CC0">
      <w:pPr>
        <w:widowControl w:val="0"/>
        <w:snapToGrid w:val="0"/>
        <w:rPr>
          <w:rFonts w:ascii="Times New Roman" w:hAnsi="Times New Roman"/>
          <w:iCs/>
          <w:szCs w:val="20"/>
        </w:rPr>
      </w:pPr>
      <w:r w:rsidRPr="00C35CC0">
        <w:rPr>
          <w:rFonts w:ascii="Times New Roman" w:hAnsi="Times New Roman"/>
          <w:szCs w:val="20"/>
        </w:rPr>
        <w:lastRenderedPageBreak/>
        <w:t xml:space="preserve">For the </w:t>
      </w:r>
      <w:r w:rsidRPr="00C35CC0">
        <w:rPr>
          <w:rFonts w:ascii="Times New Roman" w:hAnsi="Times New Roman"/>
          <w:iCs/>
          <w:szCs w:val="20"/>
        </w:rPr>
        <w:t xml:space="preserve">Rel-19 Type-I SP and Type-II codebook refinements (except based on Rel-18 Type-II Doppler) for </w:t>
      </w:r>
      <w:r w:rsidRPr="00C35CC0">
        <w:rPr>
          <w:rFonts w:ascii="Times New Roman" w:eastAsia="SimSun" w:hAnsi="Times New Roman"/>
          <w:iCs/>
          <w:szCs w:val="20"/>
        </w:rPr>
        <w:t>48, 64, and</w:t>
      </w:r>
      <w:r w:rsidRPr="00C35CC0">
        <w:rPr>
          <w:rFonts w:ascii="Times New Roman" w:hAnsi="Times New Roman"/>
          <w:iCs/>
          <w:szCs w:val="20"/>
        </w:rPr>
        <w:t xml:space="preserve"> 128 CSI-RS ports, regarding CPU occupation</w:t>
      </w:r>
    </w:p>
    <w:p w14:paraId="5BF84BE6" w14:textId="77777777" w:rsidR="00C35CC0" w:rsidRPr="00632C05" w:rsidRDefault="00C35CC0" w:rsidP="00EA1844">
      <w:pPr>
        <w:widowControl w:val="0"/>
        <w:numPr>
          <w:ilvl w:val="0"/>
          <w:numId w:val="102"/>
        </w:numPr>
        <w:snapToGrid w:val="0"/>
        <w:rPr>
          <w:rFonts w:ascii="Times New Roman" w:hAnsi="Times New Roman"/>
          <w:iCs/>
          <w:szCs w:val="20"/>
          <w:lang w:eastAsia="x-none"/>
        </w:rPr>
      </w:pPr>
      <w:r w:rsidRPr="00632C05">
        <w:rPr>
          <w:rFonts w:ascii="Times New Roman" w:hAnsi="Times New Roman"/>
          <w:iCs/>
          <w:szCs w:val="20"/>
          <w:lang w:eastAsia="x-none"/>
        </w:rPr>
        <w:t>For Capability 1 timeline: O</w:t>
      </w:r>
      <w:r w:rsidRPr="00632C05">
        <w:rPr>
          <w:rFonts w:ascii="Times New Roman" w:hAnsi="Times New Roman"/>
          <w:iCs/>
          <w:szCs w:val="20"/>
          <w:vertAlign w:val="subscript"/>
          <w:lang w:eastAsia="x-none"/>
        </w:rPr>
        <w:t>CPU</w:t>
      </w:r>
      <w:r w:rsidRPr="00632C05">
        <w:rPr>
          <w:rFonts w:ascii="Times New Roman" w:hAnsi="Times New Roman"/>
          <w:iCs/>
          <w:szCs w:val="20"/>
          <w:lang w:eastAsia="x-none"/>
        </w:rPr>
        <w:t xml:space="preserve"> = ceil(P/32)</w:t>
      </w:r>
    </w:p>
    <w:p w14:paraId="5F8493D7" w14:textId="77777777" w:rsidR="00C35CC0" w:rsidRPr="00C35CC0" w:rsidRDefault="00C35CC0" w:rsidP="00EA1844">
      <w:pPr>
        <w:widowControl w:val="0"/>
        <w:numPr>
          <w:ilvl w:val="0"/>
          <w:numId w:val="102"/>
        </w:numPr>
        <w:snapToGrid w:val="0"/>
        <w:rPr>
          <w:rFonts w:ascii="Times New Roman" w:hAnsi="Times New Roman"/>
          <w:iCs/>
          <w:szCs w:val="20"/>
          <w:lang w:eastAsia="x-none"/>
        </w:rPr>
      </w:pPr>
      <w:r w:rsidRPr="00C35CC0">
        <w:rPr>
          <w:rFonts w:ascii="Times New Roman" w:hAnsi="Times New Roman"/>
          <w:iCs/>
          <w:szCs w:val="20"/>
          <w:lang w:eastAsia="x-none"/>
        </w:rPr>
        <w:t>For Capability 2 timeline: O</w:t>
      </w:r>
      <w:r w:rsidRPr="00C35CC0">
        <w:rPr>
          <w:rFonts w:ascii="Times New Roman" w:hAnsi="Times New Roman"/>
          <w:iCs/>
          <w:szCs w:val="20"/>
          <w:vertAlign w:val="subscript"/>
          <w:lang w:eastAsia="x-none"/>
        </w:rPr>
        <w:t xml:space="preserve">CPU </w:t>
      </w:r>
      <w:r w:rsidRPr="00C35CC0">
        <w:rPr>
          <w:rFonts w:ascii="Times New Roman" w:hAnsi="Times New Roman"/>
          <w:iCs/>
          <w:szCs w:val="20"/>
          <w:lang w:eastAsia="x-none"/>
        </w:rPr>
        <w:t>= 1</w:t>
      </w:r>
    </w:p>
    <w:p w14:paraId="7C287E69" w14:textId="77777777" w:rsidR="00C35CC0" w:rsidRPr="00C35CC0" w:rsidRDefault="00C35CC0" w:rsidP="00C35CC0">
      <w:pPr>
        <w:widowControl w:val="0"/>
        <w:snapToGrid w:val="0"/>
        <w:rPr>
          <w:rFonts w:ascii="Times New Roman" w:hAnsi="Times New Roman"/>
          <w:iCs/>
          <w:szCs w:val="20"/>
        </w:rPr>
      </w:pPr>
    </w:p>
    <w:p w14:paraId="2D8916A9" w14:textId="77777777" w:rsidR="00274825" w:rsidRPr="00C35CC0" w:rsidRDefault="00274825" w:rsidP="00274825">
      <w:pPr>
        <w:snapToGrid w:val="0"/>
        <w:rPr>
          <w:rFonts w:ascii="Times New Roman" w:hAnsi="Times New Roman"/>
          <w:bCs/>
          <w:szCs w:val="20"/>
          <w:highlight w:val="green"/>
        </w:rPr>
      </w:pPr>
      <w:r w:rsidRPr="00C35CC0">
        <w:rPr>
          <w:rFonts w:ascii="Times New Roman" w:hAnsi="Times New Roman"/>
          <w:bCs/>
          <w:szCs w:val="20"/>
          <w:highlight w:val="green"/>
        </w:rPr>
        <w:t>Agreement</w:t>
      </w:r>
    </w:p>
    <w:p w14:paraId="244B9712" w14:textId="066280B3" w:rsidR="00C35CC0" w:rsidRDefault="00C35CC0" w:rsidP="00C35CC0">
      <w:pPr>
        <w:snapToGrid w:val="0"/>
        <w:rPr>
          <w:rFonts w:ascii="Times New Roman" w:hAnsi="Times New Roman"/>
          <w:iCs/>
          <w:szCs w:val="20"/>
        </w:rPr>
      </w:pPr>
      <w:r w:rsidRPr="00C35CC0">
        <w:rPr>
          <w:rFonts w:ascii="Times New Roman" w:hAnsi="Times New Roman"/>
          <w:szCs w:val="20"/>
        </w:rPr>
        <w:t xml:space="preserve">For the </w:t>
      </w:r>
      <w:r w:rsidRPr="00C35CC0">
        <w:rPr>
          <w:rFonts w:ascii="Times New Roman" w:hAnsi="Times New Roman"/>
          <w:iCs/>
          <w:szCs w:val="20"/>
        </w:rPr>
        <w:t>Rel-19 Type-I SP codebook refinement for 48, 64, and 128 CSI-RS ports, regarding UCI omission, fully reuse the legacy rules for Rel-15 Type-I SP codebook</w:t>
      </w:r>
      <w:r w:rsidR="003D0CA5">
        <w:rPr>
          <w:rFonts w:ascii="Times New Roman" w:hAnsi="Times New Roman"/>
          <w:iCs/>
          <w:szCs w:val="20"/>
        </w:rPr>
        <w:t>.</w:t>
      </w:r>
    </w:p>
    <w:p w14:paraId="1497B91F" w14:textId="77777777" w:rsidR="003D0CA5" w:rsidRPr="00C35CC0" w:rsidRDefault="003D0CA5" w:rsidP="00C35CC0">
      <w:pPr>
        <w:snapToGrid w:val="0"/>
        <w:rPr>
          <w:rFonts w:ascii="Times New Roman" w:hAnsi="Times New Roman"/>
          <w:szCs w:val="20"/>
        </w:rPr>
      </w:pPr>
    </w:p>
    <w:p w14:paraId="7F370FCE" w14:textId="77777777" w:rsidR="00274825" w:rsidRPr="00C35CC0" w:rsidRDefault="00274825" w:rsidP="00274825">
      <w:pPr>
        <w:snapToGrid w:val="0"/>
        <w:rPr>
          <w:rFonts w:ascii="Times New Roman" w:hAnsi="Times New Roman"/>
          <w:bCs/>
          <w:szCs w:val="20"/>
          <w:highlight w:val="green"/>
        </w:rPr>
      </w:pPr>
      <w:r w:rsidRPr="00C35CC0">
        <w:rPr>
          <w:rFonts w:ascii="Times New Roman" w:hAnsi="Times New Roman"/>
          <w:bCs/>
          <w:szCs w:val="20"/>
          <w:highlight w:val="green"/>
        </w:rPr>
        <w:t>Agreement</w:t>
      </w:r>
    </w:p>
    <w:p w14:paraId="03CC6443" w14:textId="77777777" w:rsidR="00C35CC0" w:rsidRPr="00C35CC0" w:rsidRDefault="00C35CC0" w:rsidP="00C35CC0">
      <w:pPr>
        <w:snapToGrid w:val="0"/>
        <w:rPr>
          <w:rFonts w:ascii="Times New Roman" w:hAnsi="Times New Roman"/>
          <w:iCs/>
          <w:szCs w:val="20"/>
        </w:rPr>
      </w:pPr>
      <w:r w:rsidRPr="00C35CC0">
        <w:rPr>
          <w:rFonts w:ascii="Times New Roman" w:hAnsi="Times New Roman"/>
          <w:szCs w:val="20"/>
        </w:rPr>
        <w:t xml:space="preserve">For the </w:t>
      </w:r>
      <w:r w:rsidRPr="00C35CC0">
        <w:rPr>
          <w:rFonts w:ascii="Times New Roman" w:hAnsi="Times New Roman"/>
          <w:iCs/>
          <w:szCs w:val="20"/>
        </w:rPr>
        <w:t>Rel-19 Type-I SP codebook refinement for 48, 64, and 128 CSI-RS ports, regarding UCI parameters for Scheme-B RI=</w:t>
      </w:r>
      <w:r w:rsidRPr="00C35CC0">
        <w:rPr>
          <w:rFonts w:ascii="Times New Roman" w:hAnsi="Times New Roman"/>
          <w:i/>
          <w:iCs/>
          <w:szCs w:val="20"/>
        </w:rPr>
        <w:t>v</w:t>
      </w:r>
      <w:r w:rsidRPr="00C35CC0">
        <w:rPr>
          <w:rFonts w:ascii="Times New Roman" w:hAnsi="Times New Roman"/>
          <w:iCs/>
          <w:szCs w:val="20"/>
        </w:rPr>
        <w:t>=1-4:</w:t>
      </w:r>
    </w:p>
    <w:p w14:paraId="532F030E" w14:textId="77777777" w:rsidR="00C35CC0" w:rsidRPr="00C35CC0" w:rsidRDefault="00C35CC0" w:rsidP="00EA1844">
      <w:pPr>
        <w:pStyle w:val="ListParagraph"/>
        <w:numPr>
          <w:ilvl w:val="0"/>
          <w:numId w:val="103"/>
        </w:numPr>
      </w:pPr>
      <w:r w:rsidRPr="00C35CC0">
        <w:t xml:space="preserve">SD basis vector selection indicator for each layer is in Part 2 (wideband) and </w:t>
      </w:r>
      <m:oMath>
        <m:d>
          <m:dPr>
            <m:begChr m:val="⌈"/>
            <m:endChr m:val="⌉"/>
            <m:ctrlPr>
              <w:rPr>
                <w:rFonts w:ascii="Cambria Math" w:hAnsi="Cambria Math"/>
                <w:i/>
              </w:rPr>
            </m:ctrlPr>
          </m:dPr>
          <m:e>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d>
                  <m:dPr>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1</m:t>
                        </m:r>
                      </m:sub>
                    </m:sSub>
                    <m:sSub>
                      <m:sSubPr>
                        <m:ctrlPr>
                          <w:rPr>
                            <w:rFonts w:ascii="Cambria Math" w:hAnsi="Cambria Math"/>
                            <w:i/>
                          </w:rPr>
                        </m:ctrlPr>
                      </m:sSubPr>
                      <m:e>
                        <m:r>
                          <w:rPr>
                            <w:rFonts w:ascii="Cambria Math" w:hAnsi="Cambria Math"/>
                          </w:rPr>
                          <m:t>N</m:t>
                        </m:r>
                      </m:e>
                      <m:sub>
                        <m:r>
                          <w:rPr>
                            <w:rFonts w:ascii="Cambria Math" w:hAnsi="Cambria Math"/>
                          </w:rPr>
                          <m:t>2</m:t>
                        </m:r>
                      </m:sub>
                    </m:sSub>
                  </m:e>
                </m:d>
              </m:e>
            </m:func>
          </m:e>
        </m:d>
      </m:oMath>
      <w:r w:rsidRPr="00C35CC0">
        <w:rPr>
          <w:lang w:eastAsia="zh-CN"/>
        </w:rPr>
        <w:t xml:space="preserve"> bits per layer </w:t>
      </w:r>
      <w:r w:rsidRPr="003D0CA5">
        <w:rPr>
          <w:i/>
          <w:lang w:eastAsia="zh-CN"/>
        </w:rPr>
        <w:t>l=</w:t>
      </w:r>
      <w:r w:rsidRPr="00C35CC0">
        <w:rPr>
          <w:lang w:eastAsia="zh-CN"/>
        </w:rPr>
        <w:t>1</w:t>
      </w:r>
      <w:r w:rsidRPr="003D0CA5">
        <w:rPr>
          <w:i/>
          <w:lang w:eastAsia="zh-CN"/>
        </w:rPr>
        <w:t>, …, v</w:t>
      </w:r>
    </w:p>
    <w:p w14:paraId="4D950A13" w14:textId="77777777" w:rsidR="00C35CC0" w:rsidRPr="00C35CC0" w:rsidRDefault="00C35CC0" w:rsidP="00EA1844">
      <w:pPr>
        <w:pStyle w:val="ListParagraph"/>
        <w:numPr>
          <w:ilvl w:val="0"/>
          <w:numId w:val="103"/>
        </w:numPr>
      </w:pPr>
      <w:r w:rsidRPr="00C35CC0">
        <w:t xml:space="preserve">Inter-pol co-phase selection indicator for each layer is in Part 2 (wideband or subband) and </w:t>
      </w:r>
      <w:r w:rsidRPr="00C35CC0">
        <w:rPr>
          <w:lang w:eastAsia="zh-CN"/>
        </w:rPr>
        <w:t xml:space="preserve">2 bits (representing </w:t>
      </w:r>
      <w:r w:rsidRPr="00C35CC0">
        <w:t>{+1, +j, -1, -j}</w:t>
      </w:r>
      <w:r w:rsidRPr="00C35CC0">
        <w:rPr>
          <w:lang w:eastAsia="zh-CN"/>
        </w:rPr>
        <w:t xml:space="preserve">) per layer </w:t>
      </w:r>
      <w:r w:rsidRPr="003D0CA5">
        <w:rPr>
          <w:i/>
          <w:lang w:eastAsia="zh-CN"/>
        </w:rPr>
        <w:t>l=</w:t>
      </w:r>
      <w:r w:rsidRPr="00C35CC0">
        <w:rPr>
          <w:lang w:eastAsia="zh-CN"/>
        </w:rPr>
        <w:t>1</w:t>
      </w:r>
      <w:r w:rsidRPr="003D0CA5">
        <w:rPr>
          <w:i/>
          <w:lang w:eastAsia="zh-CN"/>
        </w:rPr>
        <w:t>,…,v</w:t>
      </w:r>
    </w:p>
    <w:p w14:paraId="7E665DCC" w14:textId="77777777" w:rsidR="00274825" w:rsidRPr="00C35CC0" w:rsidRDefault="00274825" w:rsidP="00274825">
      <w:pPr>
        <w:snapToGrid w:val="0"/>
        <w:rPr>
          <w:rFonts w:ascii="Times New Roman" w:hAnsi="Times New Roman"/>
          <w:bCs/>
          <w:szCs w:val="20"/>
          <w:highlight w:val="green"/>
        </w:rPr>
      </w:pPr>
      <w:r w:rsidRPr="00C35CC0">
        <w:rPr>
          <w:rFonts w:ascii="Times New Roman" w:hAnsi="Times New Roman"/>
          <w:bCs/>
          <w:szCs w:val="20"/>
          <w:highlight w:val="green"/>
        </w:rPr>
        <w:t>Agreement</w:t>
      </w:r>
    </w:p>
    <w:p w14:paraId="676172EC" w14:textId="65BAA071" w:rsidR="00C35CC0" w:rsidRPr="00C35CC0" w:rsidRDefault="00C35CC0" w:rsidP="00C35CC0">
      <w:pPr>
        <w:snapToGrid w:val="0"/>
        <w:jc w:val="both"/>
        <w:rPr>
          <w:rFonts w:ascii="Times New Roman" w:eastAsia="Malgun Gothic" w:hAnsi="Times New Roman"/>
          <w:szCs w:val="20"/>
        </w:rPr>
      </w:pPr>
      <w:r w:rsidRPr="00C35CC0">
        <w:rPr>
          <w:rFonts w:ascii="Times New Roman" w:eastAsia="SimSun" w:hAnsi="Times New Roman"/>
          <w:iCs/>
          <w:szCs w:val="20"/>
        </w:rPr>
        <w:t xml:space="preserve">For the Rel-19 Type-I single-panel (SP) </w:t>
      </w:r>
      <w:r w:rsidRPr="00C35CC0">
        <w:rPr>
          <w:rFonts w:ascii="Times New Roman" w:eastAsia="SimSun" w:hAnsi="Times New Roman"/>
          <w:iCs/>
          <w:color w:val="000000"/>
          <w:szCs w:val="20"/>
        </w:rPr>
        <w:t xml:space="preserve">codebook refinement for 48, 64, and 128 CSI-RS ports, for Scheme-A </w:t>
      </w:r>
      <w:r w:rsidRPr="00C35CC0">
        <w:rPr>
          <w:rFonts w:ascii="Times New Roman" w:eastAsia="SimSun" w:hAnsi="Times New Roman"/>
          <w:b/>
          <w:iCs/>
          <w:color w:val="FF0000"/>
          <w:szCs w:val="20"/>
        </w:rPr>
        <w:t>RI=3-4</w:t>
      </w:r>
      <w:r w:rsidRPr="00C35CC0">
        <w:rPr>
          <w:rFonts w:ascii="Times New Roman" w:eastAsia="SimSun" w:hAnsi="Times New Roman"/>
          <w:iCs/>
          <w:color w:val="000000"/>
          <w:szCs w:val="20"/>
        </w:rPr>
        <w:t xml:space="preserve"> only, </w:t>
      </w:r>
      <w:r w:rsidRPr="00C35CC0">
        <w:rPr>
          <w:rFonts w:ascii="Times New Roman" w:eastAsia="Malgun Gothic" w:hAnsi="Times New Roman"/>
          <w:szCs w:val="20"/>
        </w:rPr>
        <w:t>the legacy mapping of i</w:t>
      </w:r>
      <w:r w:rsidRPr="00C35CC0">
        <w:rPr>
          <w:rFonts w:ascii="Times New Roman" w:eastAsia="Malgun Gothic" w:hAnsi="Times New Roman"/>
          <w:szCs w:val="20"/>
          <w:vertAlign w:val="subscript"/>
        </w:rPr>
        <w:t>1,3</w:t>
      </w:r>
      <w:r w:rsidRPr="00C35CC0">
        <w:rPr>
          <w:rFonts w:ascii="Times New Roman" w:eastAsia="Malgun Gothic" w:hAnsi="Times New Roman"/>
          <w:szCs w:val="20"/>
        </w:rPr>
        <w:t xml:space="preserve"> to (k</w:t>
      </w:r>
      <w:r w:rsidRPr="00C35CC0">
        <w:rPr>
          <w:rFonts w:ascii="Times New Roman" w:eastAsia="Malgun Gothic" w:hAnsi="Times New Roman"/>
          <w:szCs w:val="20"/>
          <w:vertAlign w:val="subscript"/>
        </w:rPr>
        <w:t>1</w:t>
      </w:r>
      <w:r w:rsidRPr="00C35CC0">
        <w:rPr>
          <w:rFonts w:ascii="Times New Roman" w:eastAsia="Malgun Gothic" w:hAnsi="Times New Roman"/>
          <w:szCs w:val="20"/>
        </w:rPr>
        <w:t>,k</w:t>
      </w:r>
      <w:r w:rsidRPr="00C35CC0">
        <w:rPr>
          <w:rFonts w:ascii="Times New Roman" w:eastAsia="Malgun Gothic" w:hAnsi="Times New Roman"/>
          <w:szCs w:val="20"/>
          <w:vertAlign w:val="subscript"/>
        </w:rPr>
        <w:t>2</w:t>
      </w:r>
      <w:r w:rsidRPr="00C35CC0">
        <w:rPr>
          <w:rFonts w:ascii="Times New Roman" w:eastAsia="Malgun Gothic" w:hAnsi="Times New Roman"/>
          <w:szCs w:val="20"/>
        </w:rPr>
        <w:t>) for (N</w:t>
      </w:r>
      <w:r w:rsidRPr="00C35CC0">
        <w:rPr>
          <w:rFonts w:ascii="Times New Roman" w:eastAsia="Malgun Gothic" w:hAnsi="Times New Roman"/>
          <w:szCs w:val="20"/>
          <w:vertAlign w:val="subscript"/>
        </w:rPr>
        <w:t>1</w:t>
      </w:r>
      <w:r w:rsidRPr="00C35CC0">
        <w:rPr>
          <w:rFonts w:ascii="Times New Roman" w:eastAsia="Malgun Gothic" w:hAnsi="Times New Roman"/>
          <w:szCs w:val="20"/>
        </w:rPr>
        <w:t>=3,N</w:t>
      </w:r>
      <w:r w:rsidRPr="00C35CC0">
        <w:rPr>
          <w:rFonts w:ascii="Times New Roman" w:eastAsia="Malgun Gothic" w:hAnsi="Times New Roman"/>
          <w:szCs w:val="20"/>
          <w:vertAlign w:val="subscript"/>
        </w:rPr>
        <w:t>2</w:t>
      </w:r>
      <w:r w:rsidRPr="00C35CC0">
        <w:rPr>
          <w:rFonts w:ascii="Times New Roman" w:eastAsia="Malgun Gothic" w:hAnsi="Times New Roman"/>
          <w:szCs w:val="20"/>
        </w:rPr>
        <w:t>=2) from Table 5.2.2.2.1-4 of TS 38.214 is used for all of the newly supported (N</w:t>
      </w:r>
      <w:r w:rsidRPr="00C35CC0">
        <w:rPr>
          <w:rFonts w:ascii="Times New Roman" w:eastAsia="Malgun Gothic" w:hAnsi="Times New Roman"/>
          <w:szCs w:val="20"/>
          <w:vertAlign w:val="subscript"/>
        </w:rPr>
        <w:t>1</w:t>
      </w:r>
      <w:r w:rsidRPr="00C35CC0">
        <w:rPr>
          <w:rFonts w:ascii="Times New Roman" w:eastAsia="Malgun Gothic" w:hAnsi="Times New Roman"/>
          <w:szCs w:val="20"/>
        </w:rPr>
        <w:t>,N</w:t>
      </w:r>
      <w:r w:rsidRPr="00C35CC0">
        <w:rPr>
          <w:rFonts w:ascii="Times New Roman" w:eastAsia="Malgun Gothic" w:hAnsi="Times New Roman"/>
          <w:szCs w:val="20"/>
          <w:vertAlign w:val="subscript"/>
        </w:rPr>
        <w:t>2</w:t>
      </w:r>
      <w:r w:rsidRPr="00C35CC0">
        <w:rPr>
          <w:rFonts w:ascii="Times New Roman" w:eastAsia="Malgun Gothic" w:hAnsi="Times New Roman"/>
          <w:szCs w:val="20"/>
        </w:rPr>
        <w:t>) values.</w:t>
      </w:r>
    </w:p>
    <w:p w14:paraId="2082B73B" w14:textId="77777777" w:rsidR="00C35CC0" w:rsidRPr="003D0CA5" w:rsidRDefault="00C35CC0" w:rsidP="00EA1844">
      <w:pPr>
        <w:pStyle w:val="ListParagraph"/>
        <w:numPr>
          <w:ilvl w:val="0"/>
          <w:numId w:val="104"/>
        </w:numPr>
        <w:rPr>
          <w:rFonts w:eastAsia="Malgun Gothic"/>
        </w:rPr>
      </w:pPr>
      <w:r w:rsidRPr="00C35CC0">
        <w:rPr>
          <w:lang w:eastAsia="zh-CN"/>
        </w:rPr>
        <w:t>FFS: whether the i</w:t>
      </w:r>
      <w:r w:rsidRPr="003D0CA5">
        <w:rPr>
          <w:vertAlign w:val="subscript"/>
          <w:lang w:eastAsia="zh-CN"/>
        </w:rPr>
        <w:t>1,3</w:t>
      </w:r>
      <w:r w:rsidRPr="00C35CC0">
        <w:rPr>
          <w:lang w:eastAsia="zh-CN"/>
        </w:rPr>
        <w:t xml:space="preserve"> table (</w:t>
      </w:r>
      <w:r w:rsidRPr="003D0CA5">
        <w:rPr>
          <w:rFonts w:eastAsia="Malgun Gothic"/>
        </w:rPr>
        <w:t>Table 5.2.2.2.1-4 of TS 38.214</w:t>
      </w:r>
      <w:r w:rsidRPr="00C35CC0">
        <w:rPr>
          <w:lang w:eastAsia="zh-CN"/>
        </w:rPr>
        <w:t>) needs to be further extended.</w:t>
      </w:r>
    </w:p>
    <w:p w14:paraId="38296700" w14:textId="77777777" w:rsidR="00274825" w:rsidRPr="00C35CC0" w:rsidRDefault="00274825" w:rsidP="00274825">
      <w:pPr>
        <w:snapToGrid w:val="0"/>
        <w:rPr>
          <w:rFonts w:ascii="Times New Roman" w:hAnsi="Times New Roman"/>
          <w:bCs/>
          <w:szCs w:val="20"/>
          <w:highlight w:val="green"/>
        </w:rPr>
      </w:pPr>
      <w:r w:rsidRPr="00C35CC0">
        <w:rPr>
          <w:rFonts w:ascii="Times New Roman" w:hAnsi="Times New Roman"/>
          <w:bCs/>
          <w:szCs w:val="20"/>
          <w:highlight w:val="green"/>
        </w:rPr>
        <w:t>Agreement</w:t>
      </w:r>
    </w:p>
    <w:p w14:paraId="796F7E59" w14:textId="77777777" w:rsidR="00C35CC0" w:rsidRPr="00C35CC0" w:rsidRDefault="00C35CC0" w:rsidP="00C35CC0">
      <w:pPr>
        <w:snapToGrid w:val="0"/>
        <w:jc w:val="both"/>
        <w:rPr>
          <w:rFonts w:ascii="Times New Roman" w:hAnsi="Times New Roman"/>
          <w:szCs w:val="20"/>
        </w:rPr>
      </w:pPr>
      <w:r w:rsidRPr="00C35CC0">
        <w:rPr>
          <w:rFonts w:ascii="Times New Roman" w:hAnsi="Times New Roman"/>
          <w:szCs w:val="20"/>
        </w:rPr>
        <w:t xml:space="preserve">On the NZP CSI-RS resource aggregation of </w:t>
      </w:r>
      <w:r w:rsidRPr="00C35CC0">
        <w:rPr>
          <w:rFonts w:ascii="Times New Roman" w:hAnsi="Times New Roman"/>
          <w:i/>
          <w:szCs w:val="20"/>
        </w:rPr>
        <w:t>K</w:t>
      </w:r>
      <w:r w:rsidRPr="00C35CC0">
        <w:rPr>
          <w:rFonts w:ascii="Times New Roman" w:hAnsi="Times New Roman"/>
          <w:szCs w:val="20"/>
        </w:rPr>
        <w:t xml:space="preserve">=2, 3 or 4 legacy NZP CSI-RS resources to attain a total of 48, 64, and 128 ports (for Rel-19 Type-I/II codebook refinement), support to configure a CSI-RS resource set with the </w:t>
      </w:r>
      <w:r w:rsidRPr="00C35CC0">
        <w:rPr>
          <w:rFonts w:ascii="Times New Roman" w:hAnsi="Times New Roman"/>
          <w:i/>
          <w:szCs w:val="20"/>
        </w:rPr>
        <w:t>K</w:t>
      </w:r>
      <w:r w:rsidRPr="00C35CC0">
        <w:rPr>
          <w:rFonts w:ascii="Times New Roman" w:hAnsi="Times New Roman"/>
          <w:szCs w:val="20"/>
        </w:rPr>
        <w:t xml:space="preserve"> CSI-RS resources as the associated NZP CSI-RS for each of the SRS resource set(s) with higher layer parameter usage in </w:t>
      </w:r>
      <w:r w:rsidRPr="00C35CC0">
        <w:rPr>
          <w:rFonts w:ascii="Times New Roman" w:hAnsi="Times New Roman"/>
          <w:i/>
          <w:iCs/>
          <w:szCs w:val="20"/>
        </w:rPr>
        <w:t>SRS-ResourceSet</w:t>
      </w:r>
      <w:r w:rsidRPr="00C35CC0">
        <w:rPr>
          <w:rFonts w:ascii="Times New Roman" w:hAnsi="Times New Roman"/>
          <w:szCs w:val="20"/>
        </w:rPr>
        <w:t xml:space="preserve"> set to 'nonCodebook',</w:t>
      </w:r>
    </w:p>
    <w:p w14:paraId="454F060E" w14:textId="5D56CC76" w:rsidR="00C35CC0" w:rsidRPr="003D0CA5" w:rsidRDefault="00C35CC0" w:rsidP="00EA1844">
      <w:pPr>
        <w:pStyle w:val="ListParagraph"/>
        <w:numPr>
          <w:ilvl w:val="0"/>
          <w:numId w:val="104"/>
        </w:numPr>
        <w:rPr>
          <w:b/>
          <w:bCs/>
        </w:rPr>
      </w:pPr>
      <w:r w:rsidRPr="00C35CC0">
        <w:t xml:space="preserve">The previously agreed restrictions on the </w:t>
      </w:r>
      <w:r w:rsidRPr="003D0CA5">
        <w:rPr>
          <w:i/>
        </w:rPr>
        <w:t>K</w:t>
      </w:r>
      <w:r w:rsidRPr="00C35CC0">
        <w:t xml:space="preserve"> resources for Rel-19 Type-I/II codebook refinement apply</w:t>
      </w:r>
      <w:r w:rsidR="003D0CA5">
        <w:t>.</w:t>
      </w:r>
    </w:p>
    <w:p w14:paraId="03A82C51" w14:textId="65EEA022" w:rsidR="00C35CC0" w:rsidRPr="003D0CA5" w:rsidRDefault="00C35CC0" w:rsidP="00EA1844">
      <w:pPr>
        <w:pStyle w:val="ListParagraph"/>
        <w:numPr>
          <w:ilvl w:val="0"/>
          <w:numId w:val="104"/>
        </w:numPr>
        <w:rPr>
          <w:b/>
          <w:bCs/>
        </w:rPr>
      </w:pPr>
      <w:r w:rsidRPr="00C35CC0">
        <w:t>Reuse the legacy approach for triggering of the NZP-CSI-RS resources and the legacy timeline for the NZP-CSI-RS resources and SRS</w:t>
      </w:r>
      <w:r w:rsidR="003D0CA5">
        <w:t>.</w:t>
      </w:r>
    </w:p>
    <w:p w14:paraId="276149A3" w14:textId="77777777" w:rsidR="00274825" w:rsidRPr="00C35CC0" w:rsidRDefault="00274825" w:rsidP="00274825">
      <w:pPr>
        <w:snapToGrid w:val="0"/>
        <w:rPr>
          <w:rFonts w:ascii="Times New Roman" w:hAnsi="Times New Roman"/>
          <w:bCs/>
          <w:szCs w:val="20"/>
          <w:highlight w:val="green"/>
        </w:rPr>
      </w:pPr>
      <w:r w:rsidRPr="00C35CC0">
        <w:rPr>
          <w:rFonts w:ascii="Times New Roman" w:hAnsi="Times New Roman"/>
          <w:bCs/>
          <w:szCs w:val="20"/>
          <w:highlight w:val="green"/>
        </w:rPr>
        <w:t>Agreement</w:t>
      </w:r>
    </w:p>
    <w:p w14:paraId="7D766B45" w14:textId="77777777" w:rsidR="00C35CC0" w:rsidRPr="00C35CC0" w:rsidRDefault="00C35CC0" w:rsidP="00C35CC0">
      <w:pPr>
        <w:snapToGrid w:val="0"/>
        <w:rPr>
          <w:rFonts w:ascii="Times New Roman" w:eastAsia="Malgun Gothic" w:hAnsi="Times New Roman"/>
          <w:szCs w:val="20"/>
        </w:rPr>
      </w:pPr>
      <w:r w:rsidRPr="00C35CC0">
        <w:rPr>
          <w:rFonts w:ascii="Times New Roman" w:eastAsia="Malgun Gothic" w:hAnsi="Times New Roman"/>
          <w:szCs w:val="20"/>
          <w:lang w:eastAsia="zh-TW"/>
        </w:rPr>
        <w:t>For the Rel-19 Type-I SP codebook refinement for 48, 64, and 128 CSI-RS ports with RI=5-8, support the following schemes:</w:t>
      </w:r>
    </w:p>
    <w:p w14:paraId="42FE41CF" w14:textId="77777777" w:rsidR="00C35CC0" w:rsidRPr="00C35CC0" w:rsidRDefault="00C35CC0" w:rsidP="00EA1844">
      <w:pPr>
        <w:numPr>
          <w:ilvl w:val="0"/>
          <w:numId w:val="96"/>
        </w:numPr>
        <w:snapToGrid w:val="0"/>
        <w:rPr>
          <w:rFonts w:ascii="Times New Roman" w:hAnsi="Times New Roman"/>
          <w:szCs w:val="20"/>
          <w:lang w:eastAsia="zh-CN"/>
        </w:rPr>
      </w:pPr>
      <w:r w:rsidRPr="00C35CC0">
        <w:rPr>
          <w:rFonts w:ascii="Times New Roman" w:hAnsi="Times New Roman"/>
          <w:szCs w:val="20"/>
          <w:lang w:eastAsia="zh-CN"/>
        </w:rPr>
        <w:t>The same O</w:t>
      </w:r>
      <w:r w:rsidRPr="00C35CC0">
        <w:rPr>
          <w:rFonts w:ascii="Times New Roman" w:hAnsi="Times New Roman"/>
          <w:szCs w:val="20"/>
          <w:vertAlign w:val="subscript"/>
          <w:lang w:eastAsia="zh-CN"/>
        </w:rPr>
        <w:t>1</w:t>
      </w:r>
      <w:r w:rsidRPr="00C35CC0">
        <w:rPr>
          <w:rFonts w:ascii="Times New Roman" w:hAnsi="Times New Roman"/>
          <w:szCs w:val="20"/>
          <w:lang w:eastAsia="zh-CN"/>
        </w:rPr>
        <w:t>=O</w:t>
      </w:r>
      <w:r w:rsidRPr="00C35CC0">
        <w:rPr>
          <w:rFonts w:ascii="Times New Roman" w:hAnsi="Times New Roman"/>
          <w:szCs w:val="20"/>
          <w:vertAlign w:val="subscript"/>
          <w:lang w:eastAsia="zh-CN"/>
        </w:rPr>
        <w:t>2</w:t>
      </w:r>
      <w:r w:rsidRPr="00C35CC0">
        <w:rPr>
          <w:rFonts w:ascii="Times New Roman" w:hAnsi="Times New Roman"/>
          <w:szCs w:val="20"/>
          <w:lang w:eastAsia="zh-CN"/>
        </w:rPr>
        <w:t xml:space="preserve"> value(s) as RI=1-4 are supported </w:t>
      </w:r>
    </w:p>
    <w:p w14:paraId="2F2F72E6" w14:textId="77777777" w:rsidR="00C35CC0" w:rsidRPr="00C35CC0" w:rsidRDefault="00C35CC0" w:rsidP="00EA1844">
      <w:pPr>
        <w:numPr>
          <w:ilvl w:val="0"/>
          <w:numId w:val="96"/>
        </w:numPr>
        <w:snapToGrid w:val="0"/>
        <w:contextualSpacing/>
        <w:rPr>
          <w:rFonts w:ascii="Times New Roman" w:hAnsi="Times New Roman"/>
          <w:szCs w:val="20"/>
          <w:lang w:eastAsia="zh-TW"/>
        </w:rPr>
      </w:pPr>
      <w:r w:rsidRPr="00C35CC0">
        <w:rPr>
          <w:rFonts w:ascii="Times New Roman" w:hAnsi="Times New Roman"/>
          <w:szCs w:val="20"/>
          <w:lang w:eastAsia="zh-TW"/>
        </w:rPr>
        <w:t>Scheme-A (based on Scheme3 described in RAN1#116bis):</w:t>
      </w:r>
    </w:p>
    <w:p w14:paraId="4A57AD15" w14:textId="77777777" w:rsidR="00C35CC0" w:rsidRPr="00C35CC0" w:rsidRDefault="00C35CC0" w:rsidP="00EA1844">
      <w:pPr>
        <w:numPr>
          <w:ilvl w:val="1"/>
          <w:numId w:val="96"/>
        </w:numPr>
        <w:snapToGrid w:val="0"/>
        <w:contextualSpacing/>
        <w:rPr>
          <w:rFonts w:ascii="Times New Roman" w:hAnsi="Times New Roman"/>
          <w:szCs w:val="20"/>
          <w:lang w:eastAsia="zh-TW"/>
        </w:rPr>
      </w:pPr>
      <w:r w:rsidRPr="00C35CC0">
        <w:rPr>
          <w:rFonts w:ascii="Times New Roman" w:hAnsi="Times New Roman"/>
          <w:szCs w:val="20"/>
          <w:lang w:eastAsia="zh-CN"/>
        </w:rPr>
        <w:t>W</w:t>
      </w:r>
      <w:r w:rsidRPr="00C35CC0">
        <w:rPr>
          <w:rFonts w:ascii="Times New Roman" w:hAnsi="Times New Roman"/>
          <w:szCs w:val="20"/>
          <w:vertAlign w:val="subscript"/>
          <w:lang w:eastAsia="zh-CN"/>
        </w:rPr>
        <w:t>1</w:t>
      </w:r>
      <w:r w:rsidRPr="00C35CC0">
        <w:rPr>
          <w:rFonts w:ascii="Times New Roman" w:hAnsi="Times New Roman"/>
          <w:szCs w:val="20"/>
          <w:lang w:eastAsia="zh-CN"/>
        </w:rPr>
        <w:t xml:space="preserve"> structure:</w:t>
      </w:r>
    </w:p>
    <w:p w14:paraId="2097DC11" w14:textId="77777777" w:rsidR="00C35CC0" w:rsidRPr="00C35CC0" w:rsidRDefault="00C35CC0" w:rsidP="00EA1844">
      <w:pPr>
        <w:numPr>
          <w:ilvl w:val="2"/>
          <w:numId w:val="96"/>
        </w:numPr>
        <w:snapToGrid w:val="0"/>
        <w:contextualSpacing/>
        <w:rPr>
          <w:rFonts w:ascii="Times New Roman" w:hAnsi="Times New Roman"/>
          <w:szCs w:val="20"/>
          <w:lang w:eastAsia="zh-TW"/>
        </w:rPr>
      </w:pPr>
      <w:r w:rsidRPr="00C35CC0">
        <w:rPr>
          <w:rFonts w:ascii="Times New Roman" w:hAnsi="Times New Roman"/>
          <w:szCs w:val="20"/>
          <w:lang w:eastAsia="zh-TW"/>
        </w:rPr>
        <w:t>The 1st SD basis vector is freely selected and subsequent 2 (RI=5-6) or 3 SD basis vectors (RI=7-8) are freely selected such that they are orthogonal in at least one dimension (horizontal or vertical).</w:t>
      </w:r>
    </w:p>
    <w:p w14:paraId="7CE23F0E" w14:textId="77777777" w:rsidR="00C35CC0" w:rsidRPr="00C35CC0" w:rsidRDefault="00C35CC0" w:rsidP="00EA1844">
      <w:pPr>
        <w:numPr>
          <w:ilvl w:val="2"/>
          <w:numId w:val="96"/>
        </w:numPr>
        <w:snapToGrid w:val="0"/>
        <w:contextualSpacing/>
        <w:rPr>
          <w:rFonts w:ascii="Times New Roman" w:hAnsi="Times New Roman"/>
          <w:szCs w:val="20"/>
          <w:lang w:eastAsia="zh-TW"/>
        </w:rPr>
      </w:pPr>
      <w:r w:rsidRPr="00C35CC0">
        <w:rPr>
          <w:rFonts w:ascii="Times New Roman" w:hAnsi="Times New Roman"/>
          <w:szCs w:val="20"/>
          <w:lang w:eastAsia="zh-TW"/>
        </w:rPr>
        <w:t>The v layers are mapped to the selected SD basis vectors following legacy Rel-15 Type-I for RI=5-8.</w:t>
      </w:r>
    </w:p>
    <w:p w14:paraId="0E99F5D9" w14:textId="77777777" w:rsidR="00C35CC0" w:rsidRPr="00C35CC0" w:rsidRDefault="00C35CC0" w:rsidP="00EA1844">
      <w:pPr>
        <w:numPr>
          <w:ilvl w:val="1"/>
          <w:numId w:val="96"/>
        </w:numPr>
        <w:snapToGrid w:val="0"/>
        <w:rPr>
          <w:rFonts w:ascii="Times New Roman" w:hAnsi="Times New Roman"/>
          <w:szCs w:val="20"/>
          <w:lang w:eastAsia="zh-CN"/>
        </w:rPr>
      </w:pPr>
      <w:r w:rsidRPr="00C35CC0">
        <w:rPr>
          <w:rFonts w:ascii="Times New Roman" w:hAnsi="Times New Roman"/>
          <w:szCs w:val="20"/>
          <w:lang w:eastAsia="zh-CN"/>
        </w:rPr>
        <w:t>W</w:t>
      </w:r>
      <w:r w:rsidRPr="00C35CC0">
        <w:rPr>
          <w:rFonts w:ascii="Times New Roman" w:hAnsi="Times New Roman"/>
          <w:szCs w:val="20"/>
          <w:vertAlign w:val="subscript"/>
          <w:lang w:eastAsia="zh-CN"/>
        </w:rPr>
        <w:t>2</w:t>
      </w:r>
      <w:r w:rsidRPr="00C35CC0">
        <w:rPr>
          <w:rFonts w:ascii="Times New Roman" w:hAnsi="Times New Roman"/>
          <w:szCs w:val="20"/>
          <w:lang w:eastAsia="zh-CN"/>
        </w:rPr>
        <w:t xml:space="preserve"> structure:</w:t>
      </w:r>
    </w:p>
    <w:p w14:paraId="43793FC0" w14:textId="77777777" w:rsidR="00C35CC0" w:rsidRPr="00C35CC0" w:rsidRDefault="00C35CC0" w:rsidP="00EA1844">
      <w:pPr>
        <w:numPr>
          <w:ilvl w:val="2"/>
          <w:numId w:val="96"/>
        </w:numPr>
        <w:snapToGrid w:val="0"/>
        <w:contextualSpacing/>
        <w:rPr>
          <w:rFonts w:ascii="Times New Roman" w:hAnsi="Times New Roman"/>
          <w:szCs w:val="20"/>
        </w:rPr>
      </w:pPr>
      <w:r w:rsidRPr="00C35CC0">
        <w:rPr>
          <w:rFonts w:ascii="Times New Roman" w:hAnsi="Times New Roman"/>
          <w:szCs w:val="20"/>
          <w:lang w:eastAsia="zh-TW"/>
        </w:rPr>
        <w:t>Following legacy Rel-15 Type-I RI=5-8</w:t>
      </w:r>
    </w:p>
    <w:p w14:paraId="1D8F9240" w14:textId="77777777" w:rsidR="00C35CC0" w:rsidRPr="00C35CC0" w:rsidRDefault="00C35CC0" w:rsidP="00EA1844">
      <w:pPr>
        <w:numPr>
          <w:ilvl w:val="0"/>
          <w:numId w:val="96"/>
        </w:numPr>
        <w:snapToGrid w:val="0"/>
        <w:contextualSpacing/>
        <w:rPr>
          <w:rFonts w:ascii="Times New Roman" w:hAnsi="Times New Roman"/>
          <w:szCs w:val="20"/>
          <w:lang w:eastAsia="zh-TW"/>
        </w:rPr>
      </w:pPr>
      <w:r w:rsidRPr="00C35CC0">
        <w:rPr>
          <w:rFonts w:ascii="Times New Roman" w:hAnsi="Times New Roman"/>
          <w:szCs w:val="20"/>
          <w:lang w:eastAsia="zh-TW"/>
        </w:rPr>
        <w:t>Scheme-B (based on Scheme2 described in RAN1#116bis):</w:t>
      </w:r>
    </w:p>
    <w:p w14:paraId="27EA7180" w14:textId="77777777" w:rsidR="00C35CC0" w:rsidRPr="00C35CC0" w:rsidRDefault="00C35CC0" w:rsidP="00EA1844">
      <w:pPr>
        <w:numPr>
          <w:ilvl w:val="1"/>
          <w:numId w:val="96"/>
        </w:numPr>
        <w:snapToGrid w:val="0"/>
        <w:rPr>
          <w:rFonts w:ascii="Times New Roman" w:hAnsi="Times New Roman"/>
          <w:szCs w:val="20"/>
          <w:lang w:eastAsia="zh-CN"/>
        </w:rPr>
      </w:pPr>
      <w:r w:rsidRPr="00C35CC0">
        <w:rPr>
          <w:rFonts w:ascii="Times New Roman" w:hAnsi="Times New Roman"/>
          <w:szCs w:val="20"/>
          <w:lang w:eastAsia="zh-CN"/>
        </w:rPr>
        <w:t>W</w:t>
      </w:r>
      <w:r w:rsidRPr="00C35CC0">
        <w:rPr>
          <w:rFonts w:ascii="Times New Roman" w:hAnsi="Times New Roman"/>
          <w:szCs w:val="20"/>
          <w:vertAlign w:val="subscript"/>
          <w:lang w:eastAsia="zh-CN"/>
        </w:rPr>
        <w:t>1</w:t>
      </w:r>
      <w:r w:rsidRPr="00C35CC0">
        <w:rPr>
          <w:rFonts w:ascii="Times New Roman" w:hAnsi="Times New Roman"/>
          <w:szCs w:val="20"/>
          <w:lang w:eastAsia="zh-CN"/>
        </w:rPr>
        <w:t xml:space="preserve"> structure: </w:t>
      </w:r>
    </w:p>
    <w:p w14:paraId="68110394" w14:textId="77777777" w:rsidR="00C35CC0" w:rsidRPr="00C35CC0" w:rsidRDefault="00C35CC0" w:rsidP="00EA1844">
      <w:pPr>
        <w:numPr>
          <w:ilvl w:val="2"/>
          <w:numId w:val="96"/>
        </w:numPr>
        <w:snapToGrid w:val="0"/>
        <w:rPr>
          <w:rFonts w:ascii="Times New Roman" w:hAnsi="Times New Roman"/>
          <w:szCs w:val="20"/>
          <w:lang w:eastAsia="zh-CN"/>
        </w:rPr>
      </w:pPr>
      <w:r w:rsidRPr="00C35CC0">
        <w:rPr>
          <w:rFonts w:ascii="Times New Roman" w:hAnsi="Times New Roman"/>
          <w:szCs w:val="20"/>
          <w:lang w:eastAsia="zh-CN"/>
        </w:rPr>
        <w:t>Independent selection of different ceil(</w:t>
      </w:r>
      <w:r w:rsidRPr="00C35CC0">
        <w:rPr>
          <w:rFonts w:ascii="Times New Roman" w:hAnsi="Times New Roman"/>
          <w:i/>
          <w:szCs w:val="20"/>
          <w:lang w:eastAsia="zh-CN"/>
        </w:rPr>
        <w:t>v</w:t>
      </w:r>
      <w:r w:rsidRPr="00C35CC0">
        <w:rPr>
          <w:rFonts w:ascii="Times New Roman" w:hAnsi="Times New Roman"/>
          <w:szCs w:val="20"/>
          <w:lang w:eastAsia="zh-CN"/>
        </w:rPr>
        <w:t xml:space="preserve">/2) SD basis vectors for RI = </w:t>
      </w:r>
      <w:r w:rsidRPr="00C35CC0">
        <w:rPr>
          <w:rFonts w:ascii="Times New Roman" w:hAnsi="Times New Roman"/>
          <w:i/>
          <w:szCs w:val="20"/>
          <w:lang w:eastAsia="zh-CN"/>
        </w:rPr>
        <w:t>v</w:t>
      </w:r>
      <w:r w:rsidRPr="00C35CC0">
        <w:rPr>
          <w:rFonts w:ascii="Times New Roman" w:hAnsi="Times New Roman"/>
          <w:szCs w:val="20"/>
          <w:lang w:eastAsia="zh-CN"/>
        </w:rPr>
        <w:t xml:space="preserve">, where each SD basis vector is applied to two respective layers </w:t>
      </w:r>
      <w:r w:rsidRPr="00C35CC0">
        <w:rPr>
          <w:rFonts w:ascii="Times New Roman" w:hAnsi="Times New Roman"/>
          <w:szCs w:val="20"/>
          <w:lang w:eastAsia="zh-TW"/>
        </w:rPr>
        <w:t>following legacy Rel-15 Type-I for RI=5-8,</w:t>
      </w:r>
      <w:r w:rsidRPr="00C35CC0">
        <w:rPr>
          <w:rFonts w:ascii="Times New Roman" w:hAnsi="Times New Roman"/>
          <w:szCs w:val="20"/>
          <w:lang w:eastAsia="zh-CN"/>
        </w:rPr>
        <w:t xml:space="preserve"> except that, if </w:t>
      </w:r>
      <w:r w:rsidRPr="00C35CC0">
        <w:rPr>
          <w:rFonts w:ascii="Times New Roman" w:hAnsi="Times New Roman"/>
          <w:i/>
          <w:szCs w:val="20"/>
          <w:lang w:eastAsia="zh-CN"/>
        </w:rPr>
        <w:t>v</w:t>
      </w:r>
      <w:r w:rsidRPr="00C35CC0">
        <w:rPr>
          <w:rFonts w:ascii="Times New Roman" w:hAnsi="Times New Roman"/>
          <w:szCs w:val="20"/>
          <w:lang w:eastAsia="zh-CN"/>
        </w:rPr>
        <w:t xml:space="preserve"> is odd, the last SD basis vector is applied to the orphan layer. </w:t>
      </w:r>
    </w:p>
    <w:p w14:paraId="6FC33AED" w14:textId="77777777" w:rsidR="00C35CC0" w:rsidRPr="00C35CC0" w:rsidRDefault="00C35CC0" w:rsidP="00EA1844">
      <w:pPr>
        <w:numPr>
          <w:ilvl w:val="3"/>
          <w:numId w:val="96"/>
        </w:numPr>
        <w:snapToGrid w:val="0"/>
        <w:rPr>
          <w:rFonts w:ascii="Times New Roman" w:hAnsi="Times New Roman"/>
          <w:szCs w:val="20"/>
          <w:lang w:eastAsia="zh-CN"/>
        </w:rPr>
      </w:pPr>
      <w:r w:rsidRPr="00C35CC0">
        <w:rPr>
          <w:rFonts w:ascii="Times New Roman" w:hAnsi="Times New Roman"/>
          <w:szCs w:val="20"/>
          <w:lang w:eastAsia="zh-CN"/>
        </w:rPr>
        <w:t xml:space="preserve">FFS: mapping between the orphan layer and its selected SD basis vector and, if needed, UE reporting of the selection </w:t>
      </w:r>
    </w:p>
    <w:p w14:paraId="2FB88119" w14:textId="77777777" w:rsidR="00C35CC0" w:rsidRPr="00C35CC0" w:rsidRDefault="00C35CC0" w:rsidP="00EA1844">
      <w:pPr>
        <w:numPr>
          <w:ilvl w:val="3"/>
          <w:numId w:val="96"/>
        </w:numPr>
        <w:snapToGrid w:val="0"/>
        <w:rPr>
          <w:rFonts w:ascii="Times New Roman" w:hAnsi="Times New Roman"/>
          <w:szCs w:val="20"/>
          <w:lang w:eastAsia="zh-CN"/>
        </w:rPr>
      </w:pPr>
      <w:r w:rsidRPr="00C35CC0">
        <w:rPr>
          <w:rFonts w:ascii="Times New Roman" w:hAnsi="Times New Roman"/>
          <w:szCs w:val="20"/>
          <w:lang w:eastAsia="zh-CN"/>
        </w:rPr>
        <w:t>FFS: support of 4 selected SD basis vectors for RI=5-6</w:t>
      </w:r>
    </w:p>
    <w:p w14:paraId="543D5E3E" w14:textId="77777777" w:rsidR="00C35CC0" w:rsidRPr="00C35CC0" w:rsidRDefault="00C35CC0" w:rsidP="00EA1844">
      <w:pPr>
        <w:numPr>
          <w:ilvl w:val="2"/>
          <w:numId w:val="96"/>
        </w:numPr>
        <w:snapToGrid w:val="0"/>
        <w:rPr>
          <w:rFonts w:ascii="Times New Roman" w:hAnsi="Times New Roman"/>
          <w:szCs w:val="20"/>
          <w:lang w:eastAsia="zh-CN"/>
        </w:rPr>
      </w:pPr>
      <w:r w:rsidRPr="00C35CC0">
        <w:rPr>
          <w:rFonts w:ascii="Times New Roman" w:hAnsi="Times New Roman"/>
          <w:szCs w:val="20"/>
          <w:lang w:eastAsia="zh-CN"/>
        </w:rPr>
        <w:t>The SD basis vectors are freely selected from a group of N</w:t>
      </w:r>
      <w:r w:rsidRPr="00C35CC0">
        <w:rPr>
          <w:rFonts w:ascii="Times New Roman" w:hAnsi="Times New Roman"/>
          <w:szCs w:val="20"/>
          <w:vertAlign w:val="subscript"/>
          <w:lang w:eastAsia="zh-CN"/>
        </w:rPr>
        <w:t>1</w:t>
      </w:r>
      <w:r w:rsidRPr="00C35CC0">
        <w:rPr>
          <w:rFonts w:ascii="Times New Roman" w:hAnsi="Times New Roman"/>
          <w:szCs w:val="20"/>
          <w:lang w:eastAsia="zh-CN"/>
        </w:rPr>
        <w:t>N</w:t>
      </w:r>
      <w:r w:rsidRPr="00C35CC0">
        <w:rPr>
          <w:rFonts w:ascii="Times New Roman" w:hAnsi="Times New Roman"/>
          <w:szCs w:val="20"/>
          <w:vertAlign w:val="subscript"/>
          <w:lang w:eastAsia="zh-CN"/>
        </w:rPr>
        <w:t>2</w:t>
      </w:r>
      <w:r w:rsidRPr="00C35CC0">
        <w:rPr>
          <w:rFonts w:ascii="Times New Roman" w:hAnsi="Times New Roman"/>
          <w:szCs w:val="20"/>
          <w:lang w:eastAsia="zh-CN"/>
        </w:rPr>
        <w:t xml:space="preserve"> orthogonal SD DFT basis vectors via combinatorial indication, as well as a layer-common</w:t>
      </w:r>
      <w:r w:rsidRPr="00C35CC0">
        <w:rPr>
          <w:rFonts w:ascii="Times New Roman" w:eastAsia="SimSun" w:hAnsi="Times New Roman"/>
          <w:szCs w:val="20"/>
        </w:rPr>
        <w:t xml:space="preserve"> (q</w:t>
      </w:r>
      <w:r w:rsidRPr="00C35CC0">
        <w:rPr>
          <w:rFonts w:ascii="Times New Roman" w:eastAsia="SimSun" w:hAnsi="Times New Roman"/>
          <w:szCs w:val="20"/>
          <w:vertAlign w:val="subscript"/>
        </w:rPr>
        <w:t>1</w:t>
      </w:r>
      <w:r w:rsidRPr="00C35CC0">
        <w:rPr>
          <w:rFonts w:ascii="Times New Roman" w:eastAsia="SimSun" w:hAnsi="Times New Roman"/>
          <w:szCs w:val="20"/>
        </w:rPr>
        <w:t>,q</w:t>
      </w:r>
      <w:r w:rsidRPr="00C35CC0">
        <w:rPr>
          <w:rFonts w:ascii="Times New Roman" w:eastAsia="SimSun" w:hAnsi="Times New Roman"/>
          <w:szCs w:val="20"/>
          <w:vertAlign w:val="subscript"/>
        </w:rPr>
        <w:t>2</w:t>
      </w:r>
      <w:r w:rsidRPr="00C35CC0">
        <w:rPr>
          <w:rFonts w:ascii="Times New Roman" w:eastAsia="SimSun" w:hAnsi="Times New Roman"/>
          <w:szCs w:val="20"/>
        </w:rPr>
        <w:t>)</w:t>
      </w:r>
      <w:r w:rsidRPr="00C35CC0">
        <w:rPr>
          <w:rFonts w:ascii="Times New Roman" w:hAnsi="Times New Roman"/>
          <w:szCs w:val="20"/>
          <w:lang w:eastAsia="zh-CN"/>
        </w:rPr>
        <w:t xml:space="preserve"> </w:t>
      </w:r>
    </w:p>
    <w:p w14:paraId="51555946" w14:textId="77777777" w:rsidR="00C35CC0" w:rsidRPr="00C35CC0" w:rsidRDefault="00C35CC0" w:rsidP="00EA1844">
      <w:pPr>
        <w:numPr>
          <w:ilvl w:val="1"/>
          <w:numId w:val="96"/>
        </w:numPr>
        <w:snapToGrid w:val="0"/>
        <w:rPr>
          <w:rFonts w:ascii="Times New Roman" w:hAnsi="Times New Roman"/>
          <w:szCs w:val="20"/>
          <w:lang w:eastAsia="zh-CN"/>
        </w:rPr>
      </w:pPr>
      <w:r w:rsidRPr="00C35CC0">
        <w:rPr>
          <w:rFonts w:ascii="Times New Roman" w:hAnsi="Times New Roman"/>
          <w:szCs w:val="20"/>
          <w:lang w:eastAsia="zh-CN"/>
        </w:rPr>
        <w:t>W</w:t>
      </w:r>
      <w:r w:rsidRPr="00C35CC0">
        <w:rPr>
          <w:rFonts w:ascii="Times New Roman" w:hAnsi="Times New Roman"/>
          <w:szCs w:val="20"/>
          <w:vertAlign w:val="subscript"/>
          <w:lang w:eastAsia="zh-CN"/>
        </w:rPr>
        <w:t>2</w:t>
      </w:r>
      <w:r w:rsidRPr="00C35CC0">
        <w:rPr>
          <w:rFonts w:ascii="Times New Roman" w:hAnsi="Times New Roman"/>
          <w:szCs w:val="20"/>
          <w:lang w:eastAsia="zh-CN"/>
        </w:rPr>
        <w:t xml:space="preserve"> structure:</w:t>
      </w:r>
    </w:p>
    <w:p w14:paraId="524EA9B8" w14:textId="77777777" w:rsidR="00C35CC0" w:rsidRPr="00C35CC0" w:rsidRDefault="00C35CC0" w:rsidP="00EA1844">
      <w:pPr>
        <w:numPr>
          <w:ilvl w:val="2"/>
          <w:numId w:val="96"/>
        </w:numPr>
        <w:snapToGrid w:val="0"/>
        <w:rPr>
          <w:rFonts w:ascii="Times New Roman" w:hAnsi="Times New Roman"/>
          <w:szCs w:val="20"/>
          <w:lang w:eastAsia="zh-CN"/>
        </w:rPr>
      </w:pPr>
      <w:r w:rsidRPr="00C35CC0">
        <w:rPr>
          <w:rFonts w:ascii="Times New Roman" w:hAnsi="Times New Roman"/>
          <w:szCs w:val="20"/>
          <w:lang w:eastAsia="zh-CN"/>
        </w:rPr>
        <w:t xml:space="preserve">For the orphan layer, the inter-polarization co-phasing is selected from {1, j, -1, -j}  </w:t>
      </w:r>
    </w:p>
    <w:p w14:paraId="2ED1E923" w14:textId="77777777" w:rsidR="00C35CC0" w:rsidRPr="00C35CC0" w:rsidRDefault="00C35CC0" w:rsidP="00EA1844">
      <w:pPr>
        <w:numPr>
          <w:ilvl w:val="2"/>
          <w:numId w:val="96"/>
        </w:numPr>
        <w:snapToGrid w:val="0"/>
        <w:rPr>
          <w:rFonts w:ascii="Times New Roman" w:hAnsi="Times New Roman"/>
          <w:szCs w:val="20"/>
          <w:lang w:eastAsia="zh-CN"/>
        </w:rPr>
      </w:pPr>
      <w:r w:rsidRPr="00C35CC0">
        <w:rPr>
          <w:rFonts w:ascii="Times New Roman" w:hAnsi="Times New Roman"/>
          <w:szCs w:val="20"/>
          <w:lang w:eastAsia="zh-CN"/>
        </w:rPr>
        <w:t>For two layers sharing a same SD basis vector, the inter-polarization co-phasing between two layers is selected from the following pairs {(1, -1), (j, -j)} to achieve inter-layer orthogonality.</w:t>
      </w:r>
    </w:p>
    <w:p w14:paraId="45E9AFC4" w14:textId="77777777" w:rsidR="00C35CC0" w:rsidRPr="00C35CC0" w:rsidRDefault="00C35CC0" w:rsidP="00EA1844">
      <w:pPr>
        <w:numPr>
          <w:ilvl w:val="0"/>
          <w:numId w:val="96"/>
        </w:numPr>
        <w:snapToGrid w:val="0"/>
        <w:rPr>
          <w:rFonts w:ascii="Times New Roman" w:hAnsi="Times New Roman"/>
          <w:szCs w:val="20"/>
          <w:lang w:eastAsia="zh-CN"/>
        </w:rPr>
      </w:pPr>
      <w:r w:rsidRPr="00C35CC0">
        <w:rPr>
          <w:rFonts w:ascii="Times New Roman" w:hAnsi="Times New Roman"/>
          <w:szCs w:val="20"/>
          <w:lang w:eastAsia="zh-CN"/>
        </w:rPr>
        <w:t>Only Scheme-A (RI=1-4+RI=5-8) and Scheme-B (RI=1-4+RI=5-8) are supported in Rel-19</w:t>
      </w:r>
    </w:p>
    <w:p w14:paraId="3108DA0E" w14:textId="77777777" w:rsidR="00C35CC0" w:rsidRPr="00C35CC0" w:rsidRDefault="00C35CC0" w:rsidP="00C35CC0">
      <w:pPr>
        <w:snapToGrid w:val="0"/>
        <w:jc w:val="both"/>
        <w:rPr>
          <w:rFonts w:ascii="Times New Roman" w:hAnsi="Times New Roman"/>
          <w:szCs w:val="20"/>
        </w:rPr>
      </w:pPr>
    </w:p>
    <w:p w14:paraId="6D634D33" w14:textId="77777777" w:rsidR="00187058" w:rsidRPr="006D3177" w:rsidRDefault="00187058" w:rsidP="00187058">
      <w:pPr>
        <w:snapToGrid w:val="0"/>
        <w:rPr>
          <w:bCs/>
          <w:szCs w:val="20"/>
        </w:rPr>
      </w:pPr>
      <w:r w:rsidRPr="006D3177">
        <w:rPr>
          <w:bCs/>
          <w:szCs w:val="20"/>
          <w:u w:val="single"/>
        </w:rPr>
        <w:t>Proposal 1.A.2</w:t>
      </w:r>
      <w:r w:rsidRPr="006D3177">
        <w:rPr>
          <w:bCs/>
          <w:szCs w:val="20"/>
        </w:rPr>
        <w:t>:</w:t>
      </w:r>
    </w:p>
    <w:p w14:paraId="52A59080" w14:textId="25E8C1E6" w:rsidR="00187058" w:rsidRDefault="00187058" w:rsidP="00187058">
      <w:pPr>
        <w:snapToGrid w:val="0"/>
        <w:rPr>
          <w:rFonts w:ascii="Times New Roman" w:eastAsia="Malgun Gothic" w:hAnsi="Times New Roman"/>
          <w:lang w:val="en-US" w:eastAsia="zh-TW"/>
        </w:rPr>
      </w:pPr>
      <w:r>
        <w:rPr>
          <w:rFonts w:eastAsia="Malgun Gothic"/>
          <w:lang w:eastAsia="zh-TW"/>
        </w:rPr>
        <w:lastRenderedPageBreak/>
        <w:t>For a UE configured with a total of P</w:t>
      </w:r>
      <w:r>
        <w:rPr>
          <w:rFonts w:eastAsia="Malgun Gothic"/>
          <w:vertAlign w:val="subscript"/>
          <w:lang w:eastAsia="zh-TW"/>
        </w:rPr>
        <w:t>SRS</w:t>
      </w:r>
      <w:r>
        <w:rPr>
          <w:rFonts w:eastAsia="Malgun Gothic"/>
          <w:lang w:eastAsia="zh-TW"/>
        </w:rPr>
        <w:t>=6 or 8 ports across ≥1 SRS resources</w:t>
      </w:r>
      <w:r>
        <w:t xml:space="preserve"> </w:t>
      </w:r>
      <w:r>
        <w:rPr>
          <w:rFonts w:eastAsia="Malgun Gothic"/>
          <w:lang w:eastAsia="zh-TW"/>
        </w:rPr>
        <w:t>for antenna switching intended for xT6R or xT8R, respectively, support the following fixed SRS port grouping where (with the P</w:t>
      </w:r>
      <w:r>
        <w:rPr>
          <w:rFonts w:eastAsia="Malgun Gothic"/>
          <w:vertAlign w:val="subscript"/>
          <w:lang w:eastAsia="zh-TW"/>
        </w:rPr>
        <w:t>SRS</w:t>
      </w:r>
      <w:r>
        <w:rPr>
          <w:rFonts w:eastAsia="Malgun Gothic"/>
          <w:lang w:eastAsia="zh-TW"/>
        </w:rPr>
        <w:t xml:space="preserve"> ports indexed in an ascending order according to SRS resource ID and port number within each SRS resource): </w:t>
      </w:r>
    </w:p>
    <w:p w14:paraId="34A55C63" w14:textId="77777777" w:rsidR="00187058" w:rsidRDefault="00187058" w:rsidP="00EA1844">
      <w:pPr>
        <w:numPr>
          <w:ilvl w:val="0"/>
          <w:numId w:val="97"/>
        </w:numPr>
        <w:snapToGrid w:val="0"/>
        <w:rPr>
          <w:rFonts w:eastAsia="Times New Roman"/>
          <w:lang w:eastAsia="zh-TW"/>
        </w:rPr>
      </w:pPr>
      <w:r>
        <w:rPr>
          <w:lang w:eastAsia="zh-TW"/>
        </w:rPr>
        <w:t>SRS port group 0, corresponding to CW0, comprises the first P</w:t>
      </w:r>
      <w:r>
        <w:rPr>
          <w:vertAlign w:val="subscript"/>
          <w:lang w:eastAsia="zh-TW"/>
        </w:rPr>
        <w:t>SRS</w:t>
      </w:r>
      <w:r>
        <w:rPr>
          <w:lang w:eastAsia="zh-TW"/>
        </w:rPr>
        <w:t>/2 out of P</w:t>
      </w:r>
      <w:r>
        <w:rPr>
          <w:vertAlign w:val="subscript"/>
          <w:lang w:eastAsia="zh-TW"/>
        </w:rPr>
        <w:t>SRS</w:t>
      </w:r>
      <w:r>
        <w:rPr>
          <w:lang w:eastAsia="zh-TW"/>
        </w:rPr>
        <w:t xml:space="preserve"> ports; and </w:t>
      </w:r>
    </w:p>
    <w:p w14:paraId="46D60C4B" w14:textId="77777777" w:rsidR="00187058" w:rsidRDefault="00187058" w:rsidP="00EA1844">
      <w:pPr>
        <w:numPr>
          <w:ilvl w:val="0"/>
          <w:numId w:val="97"/>
        </w:numPr>
        <w:snapToGrid w:val="0"/>
        <w:rPr>
          <w:lang w:eastAsia="zh-TW"/>
        </w:rPr>
      </w:pPr>
      <w:r>
        <w:rPr>
          <w:lang w:eastAsia="zh-TW"/>
        </w:rPr>
        <w:t>SRS port group 1, corresponding to CW1, comprises the second P</w:t>
      </w:r>
      <w:r>
        <w:rPr>
          <w:vertAlign w:val="subscript"/>
          <w:lang w:eastAsia="zh-TW"/>
        </w:rPr>
        <w:t>SRS</w:t>
      </w:r>
      <w:r>
        <w:rPr>
          <w:lang w:eastAsia="zh-TW"/>
        </w:rPr>
        <w:t>/2 out of P</w:t>
      </w:r>
      <w:r>
        <w:rPr>
          <w:vertAlign w:val="subscript"/>
          <w:lang w:eastAsia="zh-TW"/>
        </w:rPr>
        <w:t>SRS</w:t>
      </w:r>
      <w:r>
        <w:rPr>
          <w:lang w:eastAsia="zh-TW"/>
        </w:rPr>
        <w:t xml:space="preserve"> ports </w:t>
      </w:r>
    </w:p>
    <w:p w14:paraId="1CA27A48" w14:textId="77777777" w:rsidR="00187058" w:rsidRDefault="00187058" w:rsidP="00187058">
      <w:pPr>
        <w:snapToGrid w:val="0"/>
        <w:jc w:val="both"/>
        <w:rPr>
          <w:szCs w:val="20"/>
        </w:rPr>
      </w:pPr>
      <w:r>
        <w:rPr>
          <w:szCs w:val="20"/>
        </w:rPr>
        <w:t xml:space="preserve">No other spec enhancement is introduced, e.g. new CW-to-layer mapping, DL resource allocation, DCI format </w:t>
      </w:r>
    </w:p>
    <w:p w14:paraId="2039D840" w14:textId="77777777" w:rsidR="00187058" w:rsidRDefault="00187058" w:rsidP="00187058">
      <w:pPr>
        <w:snapToGrid w:val="0"/>
        <w:rPr>
          <w:rFonts w:eastAsia="Times New Roman"/>
          <w:color w:val="000000" w:themeColor="text1"/>
          <w:lang w:val="en-US" w:eastAsia="zh-TW"/>
        </w:rPr>
      </w:pPr>
      <w:r>
        <w:rPr>
          <w:color w:val="000000" w:themeColor="text1"/>
          <w:lang w:eastAsia="zh-TW"/>
        </w:rPr>
        <w:t xml:space="preserve">Note: The above grouping assumption is to align NW and UE on the association between SRS ports and reported CQIs for the two CWs </w:t>
      </w:r>
      <w:r>
        <w:rPr>
          <w:color w:val="FF0000"/>
          <w:lang w:eastAsia="zh-TW"/>
        </w:rPr>
        <w:t xml:space="preserve">when </w:t>
      </w:r>
      <w:r>
        <w:rPr>
          <w:color w:val="FF0000"/>
          <w:szCs w:val="20"/>
        </w:rPr>
        <w:t>reportQuantity = ‘cri-RI-CQI’</w:t>
      </w:r>
      <w:r>
        <w:rPr>
          <w:color w:val="FF0000"/>
          <w:lang w:eastAsia="zh-TW"/>
        </w:rPr>
        <w:t>.</w:t>
      </w:r>
    </w:p>
    <w:p w14:paraId="6629DCA6" w14:textId="77777777" w:rsidR="00187058" w:rsidRDefault="00187058" w:rsidP="00187058">
      <w:pPr>
        <w:snapToGrid w:val="0"/>
        <w:rPr>
          <w:rFonts w:eastAsia="Malgun Gothic"/>
          <w:lang w:eastAsia="zh-TW"/>
        </w:rPr>
      </w:pPr>
      <w:r>
        <w:rPr>
          <w:rFonts w:eastAsia="Malgun Gothic"/>
          <w:lang w:eastAsia="zh-TW"/>
        </w:rPr>
        <w:t>Note: different SRS ports are associated with different UE antenna ports.</w:t>
      </w:r>
    </w:p>
    <w:p w14:paraId="6F02BE7E" w14:textId="77777777" w:rsidR="00187058" w:rsidRDefault="00187058" w:rsidP="00187058">
      <w:pPr>
        <w:snapToGrid w:val="0"/>
        <w:rPr>
          <w:rFonts w:eastAsia="Malgun Gothic"/>
          <w:lang w:eastAsia="zh-TW"/>
        </w:rPr>
      </w:pPr>
      <w:r>
        <w:rPr>
          <w:rFonts w:eastAsia="Malgun Gothic"/>
          <w:lang w:eastAsia="zh-TW"/>
        </w:rPr>
        <w:t>Note: if one single CW is scheduled, both SRS port groups can correspond to the same CW</w:t>
      </w:r>
    </w:p>
    <w:p w14:paraId="5752E115" w14:textId="77777777" w:rsidR="00187058" w:rsidRDefault="00187058" w:rsidP="00187058">
      <w:pPr>
        <w:snapToGrid w:val="0"/>
        <w:rPr>
          <w:rFonts w:eastAsia="Malgun Gothic"/>
          <w:szCs w:val="20"/>
          <w:lang w:eastAsia="zh-TW"/>
        </w:rPr>
      </w:pPr>
      <w:r>
        <w:rPr>
          <w:rFonts w:eastAsia="Malgun Gothic"/>
          <w:lang w:eastAsia="zh-TW"/>
        </w:rPr>
        <w:t xml:space="preserve">Note: This feature is a separate UE capability and, for UEs supporting this capability, </w:t>
      </w:r>
      <w:r>
        <w:rPr>
          <w:rFonts w:eastAsia="Malgun Gothic"/>
          <w:szCs w:val="20"/>
          <w:lang w:eastAsia="zh-TW"/>
        </w:rPr>
        <w:t>configured via RRC (FFS details on the extend of RRC configuration)</w:t>
      </w:r>
    </w:p>
    <w:p w14:paraId="2191BF78" w14:textId="77777777" w:rsidR="00187058" w:rsidRDefault="00187058" w:rsidP="00187058">
      <w:pPr>
        <w:snapToGrid w:val="0"/>
        <w:rPr>
          <w:rFonts w:eastAsia="PMingLiU"/>
          <w:szCs w:val="20"/>
          <w:lang w:eastAsia="zh-TW"/>
        </w:rPr>
      </w:pPr>
    </w:p>
    <w:p w14:paraId="6F6B1417" w14:textId="77777777" w:rsidR="00187058" w:rsidRPr="00FD14BF" w:rsidRDefault="00187058" w:rsidP="00187058">
      <w:pPr>
        <w:snapToGrid w:val="0"/>
        <w:rPr>
          <w:rFonts w:eastAsiaTheme="minorEastAsia"/>
          <w:b/>
          <w:bCs/>
          <w:szCs w:val="20"/>
          <w:lang w:eastAsia="ko-KR"/>
        </w:rPr>
      </w:pPr>
      <w:r w:rsidRPr="00FD14BF">
        <w:rPr>
          <w:rFonts w:eastAsiaTheme="minorEastAsia" w:hint="eastAsia"/>
          <w:b/>
          <w:bCs/>
          <w:szCs w:val="20"/>
          <w:lang w:eastAsia="ko-KR"/>
        </w:rPr>
        <w:t>C</w:t>
      </w:r>
      <w:r w:rsidRPr="00FD14BF">
        <w:rPr>
          <w:rFonts w:eastAsiaTheme="minorEastAsia"/>
          <w:b/>
          <w:bCs/>
          <w:szCs w:val="20"/>
          <w:lang w:eastAsia="ko-KR"/>
        </w:rPr>
        <w:t>ompanies are encouraged to evaluate for further discussion in RAN1#118.</w:t>
      </w:r>
    </w:p>
    <w:p w14:paraId="47A39845" w14:textId="77777777" w:rsidR="00C35CC0" w:rsidRPr="00C35CC0" w:rsidRDefault="00C35CC0" w:rsidP="00C35CC0">
      <w:pPr>
        <w:rPr>
          <w:rFonts w:ascii="Times New Roman" w:hAnsi="Times New Roman"/>
          <w:iCs/>
          <w:szCs w:val="20"/>
          <w:lang w:eastAsia="x-none"/>
        </w:rPr>
      </w:pPr>
    </w:p>
    <w:p w14:paraId="00C8BB13" w14:textId="77777777" w:rsidR="00B04157" w:rsidRDefault="00B04157" w:rsidP="00D7097B">
      <w:pPr>
        <w:rPr>
          <w:iCs/>
          <w:lang w:eastAsia="x-none"/>
        </w:rPr>
      </w:pPr>
    </w:p>
    <w:p w14:paraId="72395FE6" w14:textId="4331CC32" w:rsidR="00632C05" w:rsidRPr="00B04157" w:rsidRDefault="006F79AF" w:rsidP="00632C05">
      <w:pPr>
        <w:rPr>
          <w:iCs/>
          <w:lang w:eastAsia="x-none"/>
        </w:rPr>
      </w:pPr>
      <w:hyperlink r:id="rId1191" w:history="1">
        <w:r>
          <w:rPr>
            <w:rStyle w:val="Hyperlink"/>
            <w:iCs/>
            <w:lang w:eastAsia="x-none"/>
          </w:rPr>
          <w:t>R1-2405487</w:t>
        </w:r>
      </w:hyperlink>
      <w:r w:rsidR="00632C05" w:rsidRPr="00B04157">
        <w:rPr>
          <w:iCs/>
          <w:lang w:eastAsia="x-none"/>
        </w:rPr>
        <w:tab/>
        <w:t>Moderator summary of Tuesday morning offline on Rel-19 CSI enhancements</w:t>
      </w:r>
      <w:r w:rsidR="00632C05" w:rsidRPr="00B04157">
        <w:rPr>
          <w:iCs/>
          <w:lang w:eastAsia="x-none"/>
        </w:rPr>
        <w:tab/>
        <w:t>Moderator (Samsung)</w:t>
      </w:r>
    </w:p>
    <w:p w14:paraId="4D027EE4" w14:textId="1A4C0FF6" w:rsidR="00B04157" w:rsidRPr="00632C05" w:rsidRDefault="006F79AF" w:rsidP="00B04157">
      <w:pPr>
        <w:rPr>
          <w:b/>
          <w:bCs/>
          <w:iCs/>
          <w:lang w:eastAsia="x-none"/>
        </w:rPr>
      </w:pPr>
      <w:hyperlink r:id="rId1192" w:history="1">
        <w:r>
          <w:rPr>
            <w:rStyle w:val="Hyperlink"/>
            <w:b/>
            <w:bCs/>
            <w:iCs/>
            <w:lang w:eastAsia="x-none"/>
          </w:rPr>
          <w:t>R1-2405484</w:t>
        </w:r>
      </w:hyperlink>
      <w:r w:rsidR="00B04157" w:rsidRPr="00632C05">
        <w:rPr>
          <w:b/>
          <w:bCs/>
          <w:iCs/>
          <w:lang w:eastAsia="x-none"/>
        </w:rPr>
        <w:tab/>
        <w:t>Moderator Summary#2 on Rel-19 CSI enhancements: Round 2</w:t>
      </w:r>
      <w:r w:rsidR="00B04157" w:rsidRPr="00632C05">
        <w:rPr>
          <w:b/>
          <w:bCs/>
          <w:iCs/>
          <w:lang w:eastAsia="x-none"/>
        </w:rPr>
        <w:tab/>
        <w:t>Moderator (Samsung)</w:t>
      </w:r>
    </w:p>
    <w:p w14:paraId="6EB17F4B" w14:textId="250D9017" w:rsidR="00632C05" w:rsidRDefault="00632C05" w:rsidP="00B04157">
      <w:pPr>
        <w:rPr>
          <w:iCs/>
          <w:lang w:eastAsia="x-none"/>
        </w:rPr>
      </w:pPr>
      <w:r>
        <w:rPr>
          <w:iCs/>
          <w:lang w:eastAsia="x-none"/>
        </w:rPr>
        <w:t>From Tuesday session</w:t>
      </w:r>
    </w:p>
    <w:p w14:paraId="594128CD" w14:textId="0CF0329C" w:rsidR="00632C05" w:rsidRPr="00632C05" w:rsidRDefault="00632C05" w:rsidP="00632C05">
      <w:pPr>
        <w:widowControl w:val="0"/>
        <w:snapToGrid w:val="0"/>
        <w:rPr>
          <w:iCs/>
          <w:szCs w:val="20"/>
        </w:rPr>
      </w:pPr>
      <w:r w:rsidRPr="00632C05">
        <w:rPr>
          <w:b/>
          <w:iCs/>
          <w:szCs w:val="20"/>
        </w:rPr>
        <w:t>Conclusion</w:t>
      </w:r>
    </w:p>
    <w:p w14:paraId="33C72D92" w14:textId="50511978" w:rsidR="00632C05" w:rsidRPr="00632C05" w:rsidRDefault="00632C05" w:rsidP="00632C05">
      <w:pPr>
        <w:widowControl w:val="0"/>
        <w:snapToGrid w:val="0"/>
        <w:rPr>
          <w:iCs/>
          <w:szCs w:val="20"/>
        </w:rPr>
      </w:pPr>
      <w:r w:rsidRPr="00632C05">
        <w:rPr>
          <w:iCs/>
          <w:szCs w:val="20"/>
        </w:rPr>
        <w:t xml:space="preserve">For the Rel-19 Type-I single-panel (SP) codebook refinement for </w:t>
      </w:r>
      <w:r w:rsidRPr="00632C05">
        <w:rPr>
          <w:rFonts w:eastAsia="SimSun"/>
          <w:iCs/>
          <w:szCs w:val="20"/>
        </w:rPr>
        <w:t>48, 64, and</w:t>
      </w:r>
      <w:r w:rsidRPr="00632C05">
        <w:rPr>
          <w:iCs/>
          <w:szCs w:val="20"/>
        </w:rPr>
        <w:t xml:space="preserve"> 128 CSI-RS ports, there is no consensus on </w:t>
      </w:r>
      <w:r w:rsidRPr="00632C05">
        <w:rPr>
          <w:rFonts w:eastAsia="SimSun"/>
          <w:iCs/>
          <w:szCs w:val="20"/>
        </w:rPr>
        <w:t>additionally supporting</w:t>
      </w:r>
      <w:r w:rsidRPr="00632C05">
        <w:rPr>
          <w:iCs/>
          <w:szCs w:val="20"/>
        </w:rPr>
        <w:t xml:space="preserve"> </w:t>
      </w:r>
      <w:r w:rsidRPr="00632C05">
        <w:rPr>
          <w:rFonts w:eastAsia="SimSun"/>
          <w:iCs/>
          <w:szCs w:val="20"/>
        </w:rPr>
        <w:t>O</w:t>
      </w:r>
      <w:r w:rsidRPr="00632C05">
        <w:rPr>
          <w:rFonts w:eastAsia="SimSun"/>
          <w:iCs/>
          <w:szCs w:val="20"/>
          <w:vertAlign w:val="subscript"/>
        </w:rPr>
        <w:t>1</w:t>
      </w:r>
      <w:r w:rsidRPr="00632C05">
        <w:rPr>
          <w:rFonts w:eastAsia="SimSun"/>
          <w:iCs/>
          <w:szCs w:val="20"/>
        </w:rPr>
        <w:t>=O</w:t>
      </w:r>
      <w:r w:rsidRPr="00632C05">
        <w:rPr>
          <w:rFonts w:eastAsia="SimSun"/>
          <w:iCs/>
          <w:szCs w:val="20"/>
          <w:vertAlign w:val="subscript"/>
        </w:rPr>
        <w:t>2</w:t>
      </w:r>
      <w:r w:rsidRPr="00632C05">
        <w:rPr>
          <w:rFonts w:eastAsia="SimSun"/>
          <w:iCs/>
          <w:szCs w:val="20"/>
        </w:rPr>
        <w:t>=2</w:t>
      </w:r>
      <w:r>
        <w:rPr>
          <w:rFonts w:eastAsia="SimSun"/>
          <w:iCs/>
          <w:szCs w:val="20"/>
        </w:rPr>
        <w:t>.</w:t>
      </w:r>
    </w:p>
    <w:p w14:paraId="7B2BFF7F" w14:textId="77777777" w:rsidR="00632C05" w:rsidRPr="00632C05" w:rsidRDefault="00632C05" w:rsidP="00632C05">
      <w:pPr>
        <w:widowControl w:val="0"/>
        <w:snapToGrid w:val="0"/>
        <w:rPr>
          <w:iCs/>
          <w:szCs w:val="20"/>
        </w:rPr>
      </w:pPr>
    </w:p>
    <w:p w14:paraId="1DC8C4BE" w14:textId="77777777" w:rsidR="00632C05" w:rsidRPr="00C35CC0" w:rsidRDefault="00632C05" w:rsidP="00632C05">
      <w:pPr>
        <w:snapToGrid w:val="0"/>
        <w:rPr>
          <w:rFonts w:ascii="Times New Roman" w:hAnsi="Times New Roman"/>
          <w:bCs/>
          <w:szCs w:val="20"/>
          <w:highlight w:val="green"/>
        </w:rPr>
      </w:pPr>
      <w:r w:rsidRPr="00C35CC0">
        <w:rPr>
          <w:rFonts w:ascii="Times New Roman" w:hAnsi="Times New Roman"/>
          <w:bCs/>
          <w:szCs w:val="20"/>
          <w:highlight w:val="green"/>
        </w:rPr>
        <w:t>Agreement</w:t>
      </w:r>
    </w:p>
    <w:p w14:paraId="01A3222A" w14:textId="77777777" w:rsidR="00632C05" w:rsidRPr="00632C05" w:rsidRDefault="00632C05" w:rsidP="00632C05">
      <w:pPr>
        <w:widowControl w:val="0"/>
        <w:snapToGrid w:val="0"/>
        <w:rPr>
          <w:iCs/>
          <w:szCs w:val="20"/>
        </w:rPr>
      </w:pPr>
      <w:r w:rsidRPr="00632C05">
        <w:rPr>
          <w:iCs/>
          <w:szCs w:val="20"/>
        </w:rPr>
        <w:t>For the Rel-19 Type-I SP codebook refinement for 48, 64, and 128 CSI-RS ports, on CBSR, the following (X</w:t>
      </w:r>
      <w:r w:rsidRPr="00632C05">
        <w:rPr>
          <w:iCs/>
          <w:szCs w:val="20"/>
          <w:vertAlign w:val="subscript"/>
        </w:rPr>
        <w:t>1</w:t>
      </w:r>
      <w:r w:rsidRPr="00632C05">
        <w:rPr>
          <w:iCs/>
          <w:szCs w:val="20"/>
        </w:rPr>
        <w:t>, X</w:t>
      </w:r>
      <w:r w:rsidRPr="00632C05">
        <w:rPr>
          <w:iCs/>
          <w:szCs w:val="20"/>
          <w:vertAlign w:val="subscript"/>
        </w:rPr>
        <w:t>2</w:t>
      </w:r>
      <w:r w:rsidRPr="00632C05">
        <w:rPr>
          <w:iCs/>
          <w:szCs w:val="20"/>
        </w:rPr>
        <w:t xml:space="preserve">) values are supported: (1,1), (2,1), (2,2), (4,1), (4,2), (4,4),  </w:t>
      </w:r>
    </w:p>
    <w:p w14:paraId="6A624DF1" w14:textId="77777777" w:rsidR="00632C05" w:rsidRPr="00632C05" w:rsidRDefault="00632C05" w:rsidP="00311060">
      <w:pPr>
        <w:pStyle w:val="ListParagraph"/>
        <w:numPr>
          <w:ilvl w:val="0"/>
          <w:numId w:val="134"/>
        </w:numPr>
      </w:pPr>
      <w:r w:rsidRPr="00632C05">
        <w:t>FFS: (1,2), (1,4), (2,4)</w:t>
      </w:r>
    </w:p>
    <w:p w14:paraId="4F13748B" w14:textId="77777777" w:rsidR="00632C05" w:rsidRPr="00C35CC0" w:rsidRDefault="00632C05" w:rsidP="00632C05">
      <w:pPr>
        <w:snapToGrid w:val="0"/>
        <w:rPr>
          <w:rFonts w:ascii="Times New Roman" w:hAnsi="Times New Roman"/>
          <w:bCs/>
          <w:szCs w:val="20"/>
          <w:highlight w:val="green"/>
        </w:rPr>
      </w:pPr>
      <w:r w:rsidRPr="00C35CC0">
        <w:rPr>
          <w:rFonts w:ascii="Times New Roman" w:hAnsi="Times New Roman"/>
          <w:bCs/>
          <w:szCs w:val="20"/>
          <w:highlight w:val="green"/>
        </w:rPr>
        <w:t>Agreement</w:t>
      </w:r>
    </w:p>
    <w:p w14:paraId="592A8649" w14:textId="77777777" w:rsidR="00632C05" w:rsidRPr="00632C05" w:rsidRDefault="00632C05" w:rsidP="00632C05">
      <w:pPr>
        <w:widowControl w:val="0"/>
        <w:snapToGrid w:val="0"/>
        <w:rPr>
          <w:iCs/>
          <w:szCs w:val="20"/>
        </w:rPr>
      </w:pPr>
      <w:r w:rsidRPr="00632C05">
        <w:rPr>
          <w:iCs/>
          <w:szCs w:val="20"/>
        </w:rPr>
        <w:t>For the 3-bit scaling scheme for Type-I codebook, the following (X</w:t>
      </w:r>
      <w:r w:rsidRPr="00632C05">
        <w:rPr>
          <w:iCs/>
          <w:szCs w:val="20"/>
          <w:vertAlign w:val="subscript"/>
        </w:rPr>
        <w:t>1</w:t>
      </w:r>
      <w:r w:rsidRPr="00632C05">
        <w:rPr>
          <w:iCs/>
          <w:szCs w:val="20"/>
        </w:rPr>
        <w:t>, X</w:t>
      </w:r>
      <w:r w:rsidRPr="00632C05">
        <w:rPr>
          <w:iCs/>
          <w:szCs w:val="20"/>
          <w:vertAlign w:val="subscript"/>
        </w:rPr>
        <w:t>2</w:t>
      </w:r>
      <w:r w:rsidRPr="00632C05">
        <w:rPr>
          <w:iCs/>
          <w:szCs w:val="20"/>
        </w:rPr>
        <w:t xml:space="preserve">) values are supported: (2,1), (2,2), (4,1), (4,2), (4,4),  </w:t>
      </w:r>
    </w:p>
    <w:p w14:paraId="4F6E8851" w14:textId="77777777" w:rsidR="00632C05" w:rsidRPr="00632C05" w:rsidRDefault="00632C05" w:rsidP="00311060">
      <w:pPr>
        <w:widowControl w:val="0"/>
        <w:numPr>
          <w:ilvl w:val="0"/>
          <w:numId w:val="133"/>
        </w:numPr>
        <w:snapToGrid w:val="0"/>
        <w:spacing w:after="160" w:line="254" w:lineRule="auto"/>
        <w:rPr>
          <w:iCs/>
          <w:szCs w:val="20"/>
          <w:lang w:eastAsia="x-none"/>
        </w:rPr>
      </w:pPr>
      <w:r w:rsidRPr="00632C05">
        <w:rPr>
          <w:iCs/>
          <w:szCs w:val="20"/>
          <w:lang w:eastAsia="x-none"/>
        </w:rPr>
        <w:t>FFS: (1,2), (1,4), (2,4), (8,1)</w:t>
      </w:r>
    </w:p>
    <w:p w14:paraId="08E99EB9" w14:textId="75D249C2" w:rsidR="00632C05" w:rsidRPr="00632C05" w:rsidRDefault="00632C05" w:rsidP="00632C05">
      <w:pPr>
        <w:widowControl w:val="0"/>
        <w:snapToGrid w:val="0"/>
        <w:rPr>
          <w:iCs/>
          <w:szCs w:val="20"/>
        </w:rPr>
      </w:pPr>
      <w:r w:rsidRPr="00632C05">
        <w:rPr>
          <w:b/>
          <w:iCs/>
          <w:szCs w:val="20"/>
        </w:rPr>
        <w:t>Conclusion</w:t>
      </w:r>
    </w:p>
    <w:p w14:paraId="73B03095" w14:textId="057ADBC1" w:rsidR="00632C05" w:rsidRPr="00632C05" w:rsidRDefault="00632C05" w:rsidP="00632C05">
      <w:pPr>
        <w:widowControl w:val="0"/>
        <w:snapToGrid w:val="0"/>
        <w:rPr>
          <w:b/>
          <w:iCs/>
          <w:szCs w:val="20"/>
          <w:u w:val="single"/>
        </w:rPr>
      </w:pPr>
      <w:r w:rsidRPr="00632C05">
        <w:rPr>
          <w:iCs/>
          <w:szCs w:val="20"/>
        </w:rPr>
        <w:t>For the Rel-19 Type-I codebook refinement for 48, 64, and 128 CSI-RS ports, on the agreed 3-bit group-based scaling factor for RI=v=1, there is no consensus on supporting this feature for codebooks other than for Rel-19 Type-I SP codebook refinement</w:t>
      </w:r>
      <w:r>
        <w:rPr>
          <w:iCs/>
          <w:szCs w:val="20"/>
        </w:rPr>
        <w:t>.</w:t>
      </w:r>
    </w:p>
    <w:p w14:paraId="4944C767" w14:textId="77777777" w:rsidR="00632C05" w:rsidRPr="00632C05" w:rsidRDefault="00632C05" w:rsidP="00632C05">
      <w:pPr>
        <w:rPr>
          <w:iCs/>
          <w:lang w:eastAsia="ko-KR"/>
        </w:rPr>
      </w:pPr>
    </w:p>
    <w:p w14:paraId="0BA8380D" w14:textId="77777777" w:rsidR="00632C05" w:rsidRPr="00C35CC0" w:rsidRDefault="00632C05" w:rsidP="00632C05">
      <w:pPr>
        <w:snapToGrid w:val="0"/>
        <w:rPr>
          <w:rFonts w:ascii="Times New Roman" w:hAnsi="Times New Roman"/>
          <w:bCs/>
          <w:szCs w:val="20"/>
          <w:highlight w:val="green"/>
        </w:rPr>
      </w:pPr>
      <w:r w:rsidRPr="00C35CC0">
        <w:rPr>
          <w:rFonts w:ascii="Times New Roman" w:hAnsi="Times New Roman"/>
          <w:bCs/>
          <w:szCs w:val="20"/>
          <w:highlight w:val="green"/>
        </w:rPr>
        <w:t>Agreement</w:t>
      </w:r>
    </w:p>
    <w:p w14:paraId="6F776A20" w14:textId="77777777" w:rsidR="00632C05" w:rsidRPr="00632C05" w:rsidRDefault="00632C05" w:rsidP="00632C05">
      <w:pPr>
        <w:snapToGrid w:val="0"/>
        <w:rPr>
          <w:iCs/>
          <w:szCs w:val="20"/>
        </w:rPr>
      </w:pPr>
      <w:r w:rsidRPr="00632C05">
        <w:rPr>
          <w:szCs w:val="20"/>
        </w:rPr>
        <w:t xml:space="preserve">For the </w:t>
      </w:r>
      <w:r w:rsidRPr="00632C05">
        <w:rPr>
          <w:iCs/>
          <w:szCs w:val="20"/>
        </w:rPr>
        <w:t xml:space="preserve">Rel-19 CRI-based CSI refinement for up to 128 CSI-RS ports, </w:t>
      </w:r>
      <w:r w:rsidRPr="00632C05">
        <w:rPr>
          <w:iCs/>
          <w:szCs w:val="20"/>
          <w:u w:val="single"/>
        </w:rPr>
        <w:t>for M&gt;1</w:t>
      </w:r>
      <w:r w:rsidRPr="00632C05">
        <w:rPr>
          <w:iCs/>
          <w:szCs w:val="20"/>
        </w:rPr>
        <w:t>, support the following:</w:t>
      </w:r>
    </w:p>
    <w:p w14:paraId="532F51B9" w14:textId="77777777" w:rsidR="00632C05" w:rsidRPr="00632C05" w:rsidRDefault="00632C05" w:rsidP="00311060">
      <w:pPr>
        <w:numPr>
          <w:ilvl w:val="0"/>
          <w:numId w:val="135"/>
        </w:numPr>
        <w:tabs>
          <w:tab w:val="left" w:pos="720"/>
        </w:tabs>
        <w:snapToGrid w:val="0"/>
        <w:contextualSpacing/>
        <w:rPr>
          <w:szCs w:val="20"/>
          <w:lang w:eastAsia="x-none"/>
        </w:rPr>
      </w:pPr>
      <w:r w:rsidRPr="00632C05">
        <w:rPr>
          <w:szCs w:val="20"/>
          <w:lang w:eastAsia="x-none"/>
        </w:rPr>
        <w:t>Resource-specific RI, i.e. RI is independently calculated and indicated for each of the selected M NZP CSI-RS resources</w:t>
      </w:r>
    </w:p>
    <w:p w14:paraId="595F0909" w14:textId="77777777" w:rsidR="00632C05" w:rsidRPr="00632C05" w:rsidRDefault="00632C05" w:rsidP="00311060">
      <w:pPr>
        <w:numPr>
          <w:ilvl w:val="1"/>
          <w:numId w:val="135"/>
        </w:numPr>
        <w:tabs>
          <w:tab w:val="left" w:pos="720"/>
        </w:tabs>
        <w:snapToGrid w:val="0"/>
        <w:contextualSpacing/>
        <w:rPr>
          <w:szCs w:val="20"/>
          <w:lang w:eastAsia="x-none"/>
        </w:rPr>
      </w:pPr>
      <w:r w:rsidRPr="00632C05">
        <w:rPr>
          <w:szCs w:val="20"/>
          <w:lang w:eastAsia="x-none"/>
        </w:rPr>
        <w:t xml:space="preserve">FFS: If resource-common RI indication is also supported </w:t>
      </w:r>
    </w:p>
    <w:p w14:paraId="2DEA8E83" w14:textId="77777777" w:rsidR="00632C05" w:rsidRPr="00632C05" w:rsidRDefault="00632C05" w:rsidP="00311060">
      <w:pPr>
        <w:numPr>
          <w:ilvl w:val="0"/>
          <w:numId w:val="135"/>
        </w:numPr>
        <w:tabs>
          <w:tab w:val="left" w:pos="720"/>
        </w:tabs>
        <w:snapToGrid w:val="0"/>
        <w:contextualSpacing/>
        <w:rPr>
          <w:szCs w:val="20"/>
          <w:lang w:eastAsia="x-none"/>
        </w:rPr>
      </w:pPr>
      <w:r w:rsidRPr="00632C05">
        <w:rPr>
          <w:szCs w:val="20"/>
          <w:lang w:eastAsia="x-none"/>
        </w:rPr>
        <w:t xml:space="preserve">4-bit wideband CQIs are independently calculated and reported </w:t>
      </w:r>
      <w:r w:rsidRPr="00632C05">
        <w:rPr>
          <w:szCs w:val="20"/>
          <w:lang w:eastAsia="ko-KR"/>
        </w:rPr>
        <w:t xml:space="preserve">for each of </w:t>
      </w:r>
      <w:r w:rsidRPr="00632C05">
        <w:rPr>
          <w:szCs w:val="20"/>
          <w:lang w:eastAsia="x-none"/>
        </w:rPr>
        <w:t>the M selected NZP CSI-RS resources</w:t>
      </w:r>
    </w:p>
    <w:p w14:paraId="1A6A152E" w14:textId="77777777" w:rsidR="00632C05" w:rsidRPr="00632C05" w:rsidRDefault="00632C05" w:rsidP="00311060">
      <w:pPr>
        <w:numPr>
          <w:ilvl w:val="0"/>
          <w:numId w:val="135"/>
        </w:numPr>
        <w:tabs>
          <w:tab w:val="left" w:pos="720"/>
        </w:tabs>
        <w:snapToGrid w:val="0"/>
        <w:contextualSpacing/>
        <w:rPr>
          <w:szCs w:val="20"/>
          <w:lang w:eastAsia="x-none"/>
        </w:rPr>
      </w:pPr>
      <w:r w:rsidRPr="00632C05">
        <w:rPr>
          <w:szCs w:val="20"/>
          <w:lang w:eastAsia="x-none"/>
        </w:rPr>
        <w:t xml:space="preserve">2-bit differential SB CQIs are independently calculated and reported </w:t>
      </w:r>
      <w:r w:rsidRPr="00632C05">
        <w:rPr>
          <w:szCs w:val="20"/>
          <w:lang w:eastAsia="ko-KR"/>
        </w:rPr>
        <w:t xml:space="preserve">for each of </w:t>
      </w:r>
      <w:r w:rsidRPr="00632C05">
        <w:rPr>
          <w:szCs w:val="20"/>
          <w:lang w:eastAsia="x-none"/>
        </w:rPr>
        <w:t>the M selected NZP CSI-RS resource</w:t>
      </w:r>
    </w:p>
    <w:p w14:paraId="72BB342A" w14:textId="77777777" w:rsidR="00632C05" w:rsidRPr="00632C05" w:rsidRDefault="00632C05" w:rsidP="00632C05">
      <w:pPr>
        <w:rPr>
          <w:iCs/>
          <w:lang w:eastAsia="ko-KR"/>
        </w:rPr>
      </w:pPr>
    </w:p>
    <w:p w14:paraId="4F7AF98D" w14:textId="77777777" w:rsidR="00632C05" w:rsidRPr="00C35CC0" w:rsidRDefault="00632C05" w:rsidP="00632C05">
      <w:pPr>
        <w:snapToGrid w:val="0"/>
        <w:rPr>
          <w:rFonts w:ascii="Times New Roman" w:hAnsi="Times New Roman"/>
          <w:bCs/>
          <w:szCs w:val="20"/>
          <w:highlight w:val="green"/>
        </w:rPr>
      </w:pPr>
      <w:r w:rsidRPr="00C35CC0">
        <w:rPr>
          <w:rFonts w:ascii="Times New Roman" w:hAnsi="Times New Roman"/>
          <w:bCs/>
          <w:szCs w:val="20"/>
          <w:highlight w:val="green"/>
        </w:rPr>
        <w:t>Agreement</w:t>
      </w:r>
    </w:p>
    <w:p w14:paraId="626F2CF6" w14:textId="7D2D2136" w:rsidR="00632C05" w:rsidRPr="00632C05" w:rsidRDefault="00632C05" w:rsidP="00632C05">
      <w:pPr>
        <w:jc w:val="both"/>
        <w:rPr>
          <w:szCs w:val="20"/>
        </w:rPr>
      </w:pPr>
      <w:r w:rsidRPr="00632C05">
        <w:rPr>
          <w:szCs w:val="20"/>
        </w:rPr>
        <w:t xml:space="preserve">For the </w:t>
      </w:r>
      <w:r w:rsidRPr="00632C05">
        <w:rPr>
          <w:iCs/>
          <w:szCs w:val="20"/>
        </w:rPr>
        <w:t xml:space="preserve">Rel-19 CRI-based CSI refinement for up to 128 CSI-RS ports, </w:t>
      </w:r>
      <w:r w:rsidRPr="00632C05">
        <w:rPr>
          <w:iCs/>
          <w:szCs w:val="20"/>
          <w:u w:val="single"/>
        </w:rPr>
        <w:t>for M=2</w:t>
      </w:r>
      <w:r w:rsidRPr="00632C05">
        <w:rPr>
          <w:iCs/>
          <w:szCs w:val="20"/>
        </w:rPr>
        <w:t>, w</w:t>
      </w:r>
      <w:r w:rsidRPr="00632C05">
        <w:rPr>
          <w:szCs w:val="20"/>
        </w:rPr>
        <w:t>hen Rel-16 eType-II codebook is configured, FD basis selection and indication are resource-specific (per resource)</w:t>
      </w:r>
      <w:r>
        <w:rPr>
          <w:szCs w:val="20"/>
        </w:rPr>
        <w:t>.</w:t>
      </w:r>
    </w:p>
    <w:p w14:paraId="5E1CBBD2" w14:textId="77777777" w:rsidR="00632C05" w:rsidRPr="00632C05" w:rsidRDefault="00632C05" w:rsidP="00632C05">
      <w:pPr>
        <w:rPr>
          <w:iCs/>
          <w:lang w:eastAsia="ko-KR"/>
        </w:rPr>
      </w:pPr>
    </w:p>
    <w:p w14:paraId="3BC48438" w14:textId="77777777" w:rsidR="00632C05" w:rsidRPr="00C35CC0" w:rsidRDefault="00632C05" w:rsidP="00632C05">
      <w:pPr>
        <w:snapToGrid w:val="0"/>
        <w:rPr>
          <w:rFonts w:ascii="Times New Roman" w:hAnsi="Times New Roman"/>
          <w:bCs/>
          <w:szCs w:val="20"/>
          <w:highlight w:val="green"/>
        </w:rPr>
      </w:pPr>
      <w:r w:rsidRPr="00C35CC0">
        <w:rPr>
          <w:rFonts w:ascii="Times New Roman" w:hAnsi="Times New Roman"/>
          <w:bCs/>
          <w:szCs w:val="20"/>
          <w:highlight w:val="green"/>
        </w:rPr>
        <w:t>Agreement</w:t>
      </w:r>
    </w:p>
    <w:p w14:paraId="31D7F3EA" w14:textId="476018DE" w:rsidR="00632C05" w:rsidRPr="00632C05" w:rsidRDefault="00632C05" w:rsidP="00632C05">
      <w:pPr>
        <w:jc w:val="both"/>
        <w:rPr>
          <w:rFonts w:eastAsia="DengXian"/>
          <w:b/>
          <w:bCs/>
          <w:szCs w:val="20"/>
          <w:u w:val="single"/>
          <w:lang w:eastAsia="zh-CN"/>
        </w:rPr>
      </w:pPr>
      <w:r w:rsidRPr="00632C05">
        <w:rPr>
          <w:szCs w:val="20"/>
        </w:rPr>
        <w:t xml:space="preserve">For the </w:t>
      </w:r>
      <w:r w:rsidRPr="00632C05">
        <w:rPr>
          <w:iCs/>
          <w:szCs w:val="20"/>
        </w:rPr>
        <w:t xml:space="preserve">Rel-19 CRI-based CSI refinement for up to 128 CSI-RS ports, </w:t>
      </w:r>
      <w:r w:rsidRPr="00632C05">
        <w:rPr>
          <w:iCs/>
          <w:szCs w:val="20"/>
          <w:u w:val="single"/>
        </w:rPr>
        <w:t>for M=2</w:t>
      </w:r>
      <w:r w:rsidRPr="00632C05">
        <w:rPr>
          <w:iCs/>
          <w:szCs w:val="20"/>
        </w:rPr>
        <w:t xml:space="preserve">, </w:t>
      </w:r>
      <w:r w:rsidRPr="00632C05">
        <w:rPr>
          <w:szCs w:val="20"/>
        </w:rPr>
        <w:t>when Rel-16 eType-II codebook is configured, RRC configuration of Parameter Combination is resource-common</w:t>
      </w:r>
      <w:r>
        <w:rPr>
          <w:szCs w:val="20"/>
        </w:rPr>
        <w:t>.</w:t>
      </w:r>
    </w:p>
    <w:p w14:paraId="44B52AF4" w14:textId="77777777" w:rsidR="00632C05" w:rsidRPr="00632C05" w:rsidRDefault="00632C05" w:rsidP="00632C05">
      <w:pPr>
        <w:rPr>
          <w:iCs/>
          <w:lang w:eastAsia="ko-KR"/>
        </w:rPr>
      </w:pPr>
    </w:p>
    <w:p w14:paraId="7D1124B1" w14:textId="77777777" w:rsidR="00632C05" w:rsidRPr="00C35CC0" w:rsidRDefault="00632C05" w:rsidP="00632C05">
      <w:pPr>
        <w:snapToGrid w:val="0"/>
        <w:rPr>
          <w:rFonts w:ascii="Times New Roman" w:hAnsi="Times New Roman"/>
          <w:bCs/>
          <w:szCs w:val="20"/>
          <w:highlight w:val="green"/>
        </w:rPr>
      </w:pPr>
      <w:r w:rsidRPr="00C35CC0">
        <w:rPr>
          <w:rFonts w:ascii="Times New Roman" w:hAnsi="Times New Roman"/>
          <w:bCs/>
          <w:szCs w:val="20"/>
          <w:highlight w:val="green"/>
        </w:rPr>
        <w:t>Agreement</w:t>
      </w:r>
    </w:p>
    <w:p w14:paraId="5A7ED74F" w14:textId="77777777" w:rsidR="00632C05" w:rsidRPr="00632C05" w:rsidRDefault="00632C05" w:rsidP="00632C05">
      <w:pPr>
        <w:snapToGrid w:val="0"/>
        <w:jc w:val="both"/>
        <w:rPr>
          <w:iCs/>
          <w:szCs w:val="20"/>
        </w:rPr>
      </w:pPr>
      <w:r w:rsidRPr="00632C05">
        <w:rPr>
          <w:iCs/>
          <w:szCs w:val="20"/>
        </w:rPr>
        <w:t>For the Rel-19 CRI-based CSI refinement for up to 128 CSI-RS ports:</w:t>
      </w:r>
    </w:p>
    <w:p w14:paraId="4F16EA42" w14:textId="77777777" w:rsidR="00632C05" w:rsidRPr="00632C05" w:rsidRDefault="00632C05" w:rsidP="00311060">
      <w:pPr>
        <w:pStyle w:val="ListParagraph"/>
        <w:numPr>
          <w:ilvl w:val="0"/>
          <w:numId w:val="136"/>
        </w:numPr>
      </w:pPr>
      <w:r w:rsidRPr="00632C05">
        <w:t>Active resource counting = K</w:t>
      </w:r>
      <w:r w:rsidRPr="00632C05">
        <w:rPr>
          <w:vertAlign w:val="subscript"/>
        </w:rPr>
        <w:t>S</w:t>
      </w:r>
      <w:r w:rsidRPr="00632C05">
        <w:t xml:space="preserve"> (following legacy)</w:t>
      </w:r>
    </w:p>
    <w:p w14:paraId="15B99E07" w14:textId="77777777" w:rsidR="00632C05" w:rsidRPr="00C35CC0" w:rsidRDefault="00632C05" w:rsidP="00632C05">
      <w:pPr>
        <w:snapToGrid w:val="0"/>
        <w:rPr>
          <w:rFonts w:ascii="Times New Roman" w:hAnsi="Times New Roman"/>
          <w:bCs/>
          <w:szCs w:val="20"/>
          <w:highlight w:val="green"/>
        </w:rPr>
      </w:pPr>
      <w:r w:rsidRPr="00C35CC0">
        <w:rPr>
          <w:rFonts w:ascii="Times New Roman" w:hAnsi="Times New Roman"/>
          <w:bCs/>
          <w:szCs w:val="20"/>
          <w:highlight w:val="green"/>
        </w:rPr>
        <w:t>Agreement</w:t>
      </w:r>
    </w:p>
    <w:p w14:paraId="21ADEDCD" w14:textId="77777777" w:rsidR="00632C05" w:rsidRPr="00632C05" w:rsidRDefault="00632C05" w:rsidP="00632C05">
      <w:pPr>
        <w:snapToGrid w:val="0"/>
        <w:rPr>
          <w:iCs/>
          <w:sz w:val="18"/>
        </w:rPr>
      </w:pPr>
      <w:r w:rsidRPr="00632C05">
        <w:rPr>
          <w:sz w:val="18"/>
        </w:rPr>
        <w:t xml:space="preserve">For the Rel-19 aperiodic standalone CJT calibration reporting, </w:t>
      </w:r>
      <w:r w:rsidRPr="00632C05">
        <w:rPr>
          <w:iCs/>
          <w:sz w:val="18"/>
        </w:rPr>
        <w:t>the UCI parameters are captured in the tables below:</w:t>
      </w:r>
    </w:p>
    <w:p w14:paraId="2888A325" w14:textId="77777777" w:rsidR="00632C05" w:rsidRPr="00632C05" w:rsidRDefault="00632C05" w:rsidP="00311060">
      <w:pPr>
        <w:pStyle w:val="ListParagraph"/>
        <w:numPr>
          <w:ilvl w:val="0"/>
          <w:numId w:val="136"/>
        </w:numPr>
      </w:pPr>
      <w:r w:rsidRPr="00632C05">
        <w:t>FFS: Mapping order</w:t>
      </w:r>
    </w:p>
    <w:p w14:paraId="1CE79BD5" w14:textId="77777777" w:rsidR="00632C05" w:rsidRPr="00632C05" w:rsidRDefault="00632C05" w:rsidP="00311060">
      <w:pPr>
        <w:pStyle w:val="ListParagraph"/>
        <w:numPr>
          <w:ilvl w:val="0"/>
          <w:numId w:val="136"/>
        </w:numPr>
      </w:pPr>
      <w:r w:rsidRPr="00632C05">
        <w:rPr>
          <w:rFonts w:hint="eastAsia"/>
          <w:lang w:eastAsia="ko-KR"/>
        </w:rPr>
        <w:lastRenderedPageBreak/>
        <w:t>F</w:t>
      </w:r>
      <w:r w:rsidRPr="00632C05">
        <w:rPr>
          <w:lang w:eastAsia="ko-KR"/>
        </w:rPr>
        <w:t xml:space="preserve">FS: Whether it is possible not to report </w:t>
      </w:r>
      <w:r w:rsidRPr="00632C05">
        <w:rPr>
          <w:lang w:val="pt-BR"/>
        </w:rPr>
        <w:t>d</w:t>
      </w:r>
      <w:r w:rsidRPr="00632C05">
        <w:rPr>
          <w:vertAlign w:val="subscript"/>
          <w:lang w:val="pt-BR"/>
        </w:rPr>
        <w:t>n</w:t>
      </w:r>
    </w:p>
    <w:p w14:paraId="7C52089A" w14:textId="77777777" w:rsidR="00632C05" w:rsidRPr="00632C05" w:rsidRDefault="00632C05" w:rsidP="00632C05">
      <w:pPr>
        <w:snapToGrid w:val="0"/>
        <w:rPr>
          <w:rFonts w:eastAsia="Malgun Gothic"/>
          <w:i/>
        </w:rPr>
      </w:pPr>
      <w:r w:rsidRPr="00632C05">
        <w:rPr>
          <w:i/>
          <w:sz w:val="18"/>
        </w:rPr>
        <w:t xml:space="preserve">When </w:t>
      </w:r>
      <w:r w:rsidRPr="00632C05">
        <w:rPr>
          <w:rFonts w:eastAsia="Malgun Gothic"/>
          <w:i/>
        </w:rPr>
        <w:t>ReportQuantity is ‘cjtc-Dd’ (Doffset+d)</w:t>
      </w:r>
    </w:p>
    <w:tbl>
      <w:tblPr>
        <w:tblStyle w:val="TableGrid450"/>
        <w:tblW w:w="5000" w:type="pct"/>
        <w:tblLook w:val="04A0" w:firstRow="1" w:lastRow="0" w:firstColumn="1" w:lastColumn="0" w:noHBand="0" w:noVBand="1"/>
      </w:tblPr>
      <w:tblGrid>
        <w:gridCol w:w="2964"/>
        <w:gridCol w:w="7473"/>
      </w:tblGrid>
      <w:tr w:rsidR="00632C05" w:rsidRPr="00632C05" w14:paraId="2E89B136" w14:textId="77777777" w:rsidTr="00632C05">
        <w:trPr>
          <w:trHeight w:val="246"/>
        </w:trPr>
        <w:tc>
          <w:tcPr>
            <w:tcW w:w="1420" w:type="pct"/>
            <w:shd w:val="clear" w:color="auto" w:fill="BFBFBF"/>
          </w:tcPr>
          <w:p w14:paraId="7220EE0F" w14:textId="77777777" w:rsidR="00632C05" w:rsidRPr="00632C05" w:rsidRDefault="00632C05" w:rsidP="00632C05">
            <w:pPr>
              <w:snapToGrid w:val="0"/>
              <w:rPr>
                <w:rFonts w:ascii="Arial" w:hAnsi="Arial" w:cs="Arial"/>
                <w:sz w:val="16"/>
                <w:szCs w:val="16"/>
              </w:rPr>
            </w:pPr>
            <w:r w:rsidRPr="00632C05">
              <w:rPr>
                <w:rFonts w:ascii="Arial" w:hAnsi="Arial" w:cs="Arial"/>
                <w:sz w:val="16"/>
                <w:szCs w:val="16"/>
              </w:rPr>
              <w:t>Parameter</w:t>
            </w:r>
          </w:p>
        </w:tc>
        <w:tc>
          <w:tcPr>
            <w:tcW w:w="3580" w:type="pct"/>
            <w:shd w:val="clear" w:color="auto" w:fill="BFBFBF"/>
          </w:tcPr>
          <w:p w14:paraId="7459A7DD" w14:textId="77777777" w:rsidR="00632C05" w:rsidRPr="00632C05" w:rsidRDefault="00632C05" w:rsidP="00632C05">
            <w:pPr>
              <w:snapToGrid w:val="0"/>
              <w:rPr>
                <w:rFonts w:ascii="Arial" w:hAnsi="Arial" w:cs="Arial"/>
                <w:sz w:val="16"/>
                <w:szCs w:val="16"/>
              </w:rPr>
            </w:pPr>
            <w:r w:rsidRPr="00632C05">
              <w:rPr>
                <w:rFonts w:ascii="Arial" w:hAnsi="Arial" w:cs="Arial"/>
                <w:sz w:val="16"/>
                <w:szCs w:val="16"/>
              </w:rPr>
              <w:t>Details/description</w:t>
            </w:r>
          </w:p>
        </w:tc>
      </w:tr>
      <w:tr w:rsidR="00632C05" w:rsidRPr="00632C05" w14:paraId="13FFBB64" w14:textId="77777777" w:rsidTr="00632C05">
        <w:trPr>
          <w:trHeight w:val="262"/>
        </w:trPr>
        <w:tc>
          <w:tcPr>
            <w:tcW w:w="1420" w:type="pct"/>
          </w:tcPr>
          <w:p w14:paraId="73603C0E" w14:textId="77777777" w:rsidR="00632C05" w:rsidRPr="00632C05" w:rsidRDefault="00632C05" w:rsidP="00632C05">
            <w:pPr>
              <w:snapToGrid w:val="0"/>
              <w:rPr>
                <w:rFonts w:ascii="Arial" w:hAnsi="Arial" w:cs="Arial"/>
                <w:sz w:val="16"/>
                <w:szCs w:val="16"/>
              </w:rPr>
            </w:pPr>
            <w:r w:rsidRPr="00632C05">
              <w:rPr>
                <w:rFonts w:ascii="Arial" w:hAnsi="Arial" w:cs="Arial"/>
                <w:sz w:val="16"/>
                <w:szCs w:val="16"/>
              </w:rPr>
              <w:t>nref</w:t>
            </w:r>
          </w:p>
        </w:tc>
        <w:tc>
          <w:tcPr>
            <w:tcW w:w="3580" w:type="pct"/>
          </w:tcPr>
          <w:p w14:paraId="4DECE450" w14:textId="77777777" w:rsidR="00632C05" w:rsidRPr="00632C05" w:rsidRDefault="00632C05" w:rsidP="00632C05">
            <w:pPr>
              <w:snapToGrid w:val="0"/>
              <w:rPr>
                <w:rFonts w:ascii="Arial" w:hAnsi="Arial" w:cs="Arial"/>
                <w:sz w:val="16"/>
                <w:szCs w:val="16"/>
              </w:rPr>
            </w:pPr>
            <w:r w:rsidRPr="00632C05">
              <w:rPr>
                <w:rFonts w:ascii="Arial" w:eastAsia="Calibri" w:hAnsi="Arial" w:cs="Arial"/>
                <w:sz w:val="16"/>
                <w:szCs w:val="16"/>
              </w:rPr>
              <w:t xml:space="preserve">Reference TRS resource set index, based on the ordering from RRC configuration: </w:t>
            </w:r>
            <m:oMath>
              <m:d>
                <m:dPr>
                  <m:begChr m:val="⌈"/>
                  <m:endChr m:val="⌉"/>
                  <m:ctrlPr>
                    <w:rPr>
                      <w:rFonts w:ascii="Cambria Math" w:eastAsia="Calibri" w:hAnsi="Cambria Math" w:cs="Arial"/>
                      <w:i/>
                      <w:sz w:val="16"/>
                      <w:szCs w:val="16"/>
                    </w:rPr>
                  </m:ctrlPr>
                </m:dPr>
                <m:e>
                  <m:r>
                    <w:rPr>
                      <w:rFonts w:ascii="Cambria Math" w:eastAsia="Calibri" w:hAnsi="Cambria Math" w:cs="Arial"/>
                      <w:sz w:val="16"/>
                      <w:szCs w:val="16"/>
                    </w:rPr>
                    <m:t>log</m:t>
                  </m:r>
                  <m:d>
                    <m:dPr>
                      <m:ctrlPr>
                        <w:rPr>
                          <w:rFonts w:ascii="Cambria Math" w:eastAsia="Calibri" w:hAnsi="Cambria Math" w:cs="Arial"/>
                          <w:i/>
                          <w:sz w:val="16"/>
                          <w:szCs w:val="16"/>
                        </w:rPr>
                      </m:ctrlPr>
                    </m:dPr>
                    <m:e>
                      <m:sSub>
                        <m:sSubPr>
                          <m:ctrlPr>
                            <w:rPr>
                              <w:rFonts w:ascii="Cambria Math" w:eastAsia="Calibri" w:hAnsi="Cambria Math" w:cs="Arial"/>
                              <w:i/>
                              <w:sz w:val="16"/>
                              <w:szCs w:val="16"/>
                            </w:rPr>
                          </m:ctrlPr>
                        </m:sSubPr>
                        <m:e>
                          <m:r>
                            <w:rPr>
                              <w:rFonts w:ascii="Cambria Math" w:eastAsia="Calibri" w:hAnsi="Cambria Math" w:cs="Arial"/>
                              <w:sz w:val="16"/>
                              <w:szCs w:val="16"/>
                            </w:rPr>
                            <m:t>N</m:t>
                          </m:r>
                        </m:e>
                        <m:sub>
                          <m:r>
                            <w:rPr>
                              <w:rFonts w:ascii="Cambria Math" w:eastAsia="Calibri" w:hAnsi="Cambria Math" w:cs="Arial"/>
                              <w:sz w:val="16"/>
                              <w:szCs w:val="16"/>
                            </w:rPr>
                            <m:t>TRP</m:t>
                          </m:r>
                        </m:sub>
                      </m:sSub>
                    </m:e>
                  </m:d>
                </m:e>
              </m:d>
            </m:oMath>
            <w:r w:rsidRPr="00632C05">
              <w:rPr>
                <w:rFonts w:ascii="Arial" w:eastAsia="Calibri" w:hAnsi="Arial" w:cs="Arial"/>
                <w:sz w:val="16"/>
                <w:szCs w:val="16"/>
              </w:rPr>
              <w:t xml:space="preserve"> bits</w:t>
            </w:r>
          </w:p>
        </w:tc>
      </w:tr>
      <w:tr w:rsidR="00632C05" w:rsidRPr="00632C05" w14:paraId="2A72505B" w14:textId="77777777" w:rsidTr="00632C05">
        <w:trPr>
          <w:trHeight w:val="246"/>
        </w:trPr>
        <w:tc>
          <w:tcPr>
            <w:tcW w:w="1420" w:type="pct"/>
          </w:tcPr>
          <w:p w14:paraId="54C49523" w14:textId="77777777" w:rsidR="00632C05" w:rsidRPr="00632C05" w:rsidRDefault="00632C05" w:rsidP="00632C05">
            <w:pPr>
              <w:snapToGrid w:val="0"/>
              <w:rPr>
                <w:rFonts w:ascii="Arial" w:hAnsi="Arial" w:cs="Arial"/>
                <w:sz w:val="16"/>
                <w:szCs w:val="16"/>
              </w:rPr>
            </w:pPr>
            <w:r w:rsidRPr="00632C05">
              <w:rPr>
                <w:rFonts w:ascii="Arial" w:hAnsi="Arial" w:cs="Arial"/>
                <w:sz w:val="16"/>
                <w:szCs w:val="16"/>
              </w:rPr>
              <w:t>{D</w:t>
            </w:r>
            <w:r w:rsidRPr="00632C05">
              <w:rPr>
                <w:rFonts w:ascii="Arial" w:hAnsi="Arial" w:cs="Arial"/>
                <w:sz w:val="16"/>
                <w:szCs w:val="16"/>
                <w:vertAlign w:val="subscript"/>
              </w:rPr>
              <w:t>n,offset</w:t>
            </w:r>
            <w:r w:rsidRPr="00632C05">
              <w:rPr>
                <w:rFonts w:ascii="Arial" w:hAnsi="Arial" w:cs="Arial"/>
                <w:sz w:val="16"/>
                <w:szCs w:val="16"/>
              </w:rPr>
              <w:t>,</w:t>
            </w:r>
          </w:p>
          <w:p w14:paraId="149A4732" w14:textId="77777777" w:rsidR="00632C05" w:rsidRPr="00632C05" w:rsidRDefault="00632C05" w:rsidP="00632C05">
            <w:pPr>
              <w:snapToGrid w:val="0"/>
              <w:rPr>
                <w:rFonts w:ascii="Arial" w:hAnsi="Arial" w:cs="Arial"/>
                <w:sz w:val="16"/>
                <w:szCs w:val="16"/>
              </w:rPr>
            </w:pPr>
            <w:r w:rsidRPr="00632C05">
              <w:rPr>
                <w:rFonts w:ascii="Arial" w:hAnsi="Arial" w:cs="Arial"/>
                <w:sz w:val="16"/>
                <w:szCs w:val="16"/>
              </w:rPr>
              <w:t xml:space="preserve"> n=0, 1, …, N</w:t>
            </w:r>
            <w:r w:rsidRPr="00632C05">
              <w:rPr>
                <w:rFonts w:ascii="Arial" w:hAnsi="Arial" w:cs="Arial"/>
                <w:sz w:val="16"/>
                <w:szCs w:val="16"/>
                <w:vertAlign w:val="subscript"/>
              </w:rPr>
              <w:t>TRP</w:t>
            </w:r>
            <w:r w:rsidRPr="00632C05">
              <w:rPr>
                <w:rFonts w:ascii="Arial" w:hAnsi="Arial" w:cs="Arial"/>
                <w:sz w:val="16"/>
                <w:szCs w:val="16"/>
              </w:rPr>
              <w:t xml:space="preserve"> – 1, n≠nref }</w:t>
            </w:r>
          </w:p>
        </w:tc>
        <w:tc>
          <w:tcPr>
            <w:tcW w:w="3580" w:type="pct"/>
          </w:tcPr>
          <w:p w14:paraId="7DA9F6B8" w14:textId="77777777" w:rsidR="00632C05" w:rsidRPr="00632C05" w:rsidRDefault="00632C05" w:rsidP="00632C05">
            <w:pPr>
              <w:snapToGrid w:val="0"/>
              <w:rPr>
                <w:rFonts w:ascii="Arial" w:hAnsi="Arial" w:cs="Arial"/>
                <w:sz w:val="16"/>
                <w:szCs w:val="16"/>
              </w:rPr>
            </w:pPr>
            <w:r w:rsidRPr="00632C05">
              <w:rPr>
                <w:rFonts w:ascii="Arial" w:hAnsi="Arial" w:cs="Arial"/>
                <w:sz w:val="16"/>
                <w:szCs w:val="16"/>
              </w:rPr>
              <w:t>Delay offset for CSI-RS resource n:</w:t>
            </w:r>
          </w:p>
          <w:p w14:paraId="7C6ADB77" w14:textId="77777777" w:rsidR="00632C05" w:rsidRPr="00632C05" w:rsidRDefault="00EF515C" w:rsidP="00632C05">
            <w:pPr>
              <w:snapToGrid w:val="0"/>
              <w:rPr>
                <w:rFonts w:ascii="Arial" w:hAnsi="Arial" w:cs="Arial"/>
                <w:sz w:val="16"/>
                <w:szCs w:val="16"/>
              </w:rPr>
            </w:pPr>
            <m:oMath>
              <m:d>
                <m:dPr>
                  <m:ctrlPr>
                    <w:rPr>
                      <w:rFonts w:ascii="Cambria Math" w:hAnsi="Cambria Math" w:cs="Arial"/>
                      <w:i/>
                      <w:sz w:val="16"/>
                      <w:szCs w:val="16"/>
                    </w:rPr>
                  </m:ctrlPr>
                </m:dPr>
                <m:e>
                  <m:sSub>
                    <m:sSubPr>
                      <m:ctrlPr>
                        <w:rPr>
                          <w:rFonts w:ascii="Cambria Math" w:hAnsi="Cambria Math" w:cs="Arial"/>
                          <w:i/>
                          <w:sz w:val="16"/>
                          <w:szCs w:val="16"/>
                        </w:rPr>
                      </m:ctrlPr>
                    </m:sSubPr>
                    <m:e>
                      <m:r>
                        <w:rPr>
                          <w:rFonts w:ascii="Cambria Math" w:hAnsi="Cambria Math" w:cs="Arial"/>
                          <w:sz w:val="16"/>
                          <w:szCs w:val="16"/>
                        </w:rPr>
                        <m:t>N</m:t>
                      </m:r>
                    </m:e>
                    <m:sub>
                      <m:r>
                        <w:rPr>
                          <w:rFonts w:ascii="Cambria Math" w:hAnsi="Cambria Math" w:cs="Arial"/>
                          <w:sz w:val="16"/>
                          <w:szCs w:val="16"/>
                        </w:rPr>
                        <m:t>TRP</m:t>
                      </m:r>
                    </m:sub>
                  </m:sSub>
                  <m:r>
                    <w:rPr>
                      <w:rFonts w:ascii="Cambria Math" w:hAnsi="Cambria Math" w:cs="Arial"/>
                      <w:sz w:val="16"/>
                      <w:szCs w:val="16"/>
                    </w:rPr>
                    <m:t>-1</m:t>
                  </m:r>
                </m:e>
              </m:d>
              <m:d>
                <m:dPr>
                  <m:begChr m:val="⌈"/>
                  <m:endChr m:val="⌉"/>
                  <m:ctrlPr>
                    <w:rPr>
                      <w:rFonts w:ascii="Cambria Math" w:eastAsia="Calibri" w:hAnsi="Cambria Math" w:cs="Arial"/>
                      <w:i/>
                      <w:sz w:val="16"/>
                      <w:szCs w:val="16"/>
                    </w:rPr>
                  </m:ctrlPr>
                </m:dPr>
                <m:e>
                  <m:r>
                    <w:rPr>
                      <w:rFonts w:ascii="Cambria Math" w:eastAsia="Calibri" w:hAnsi="Cambria Math" w:cs="Arial"/>
                      <w:sz w:val="16"/>
                      <w:szCs w:val="16"/>
                    </w:rPr>
                    <m:t>log</m:t>
                  </m:r>
                  <m:d>
                    <m:dPr>
                      <m:ctrlPr>
                        <w:rPr>
                          <w:rFonts w:ascii="Cambria Math" w:eastAsia="Calibri" w:hAnsi="Cambria Math" w:cs="Arial"/>
                          <w:i/>
                          <w:sz w:val="16"/>
                          <w:szCs w:val="16"/>
                        </w:rPr>
                      </m:ctrlPr>
                    </m:dPr>
                    <m:e>
                      <m:sSub>
                        <m:sSubPr>
                          <m:ctrlPr>
                            <w:rPr>
                              <w:rFonts w:ascii="Cambria Math" w:eastAsia="Calibri" w:hAnsi="Cambria Math" w:cs="Arial"/>
                              <w:i/>
                              <w:sz w:val="16"/>
                              <w:szCs w:val="16"/>
                            </w:rPr>
                          </m:ctrlPr>
                        </m:sSubPr>
                        <m:e>
                          <m:r>
                            <w:rPr>
                              <w:rFonts w:ascii="Cambria Math" w:eastAsia="Calibri" w:hAnsi="Cambria Math" w:cs="Arial"/>
                              <w:sz w:val="16"/>
                              <w:szCs w:val="16"/>
                            </w:rPr>
                            <m:t>M</m:t>
                          </m:r>
                        </m:e>
                        <m:sub>
                          <m:r>
                            <w:rPr>
                              <w:rFonts w:ascii="Cambria Math" w:eastAsia="Calibri" w:hAnsi="Cambria Math" w:cs="Arial"/>
                              <w:sz w:val="16"/>
                              <w:szCs w:val="16"/>
                            </w:rPr>
                            <m:t>D</m:t>
                          </m:r>
                        </m:sub>
                      </m:sSub>
                    </m:e>
                  </m:d>
                </m:e>
              </m:d>
            </m:oMath>
            <w:r w:rsidR="00632C05" w:rsidRPr="00632C05">
              <w:rPr>
                <w:rFonts w:ascii="Arial" w:eastAsia="Calibri" w:hAnsi="Arial" w:cs="Arial"/>
                <w:sz w:val="16"/>
                <w:szCs w:val="16"/>
              </w:rPr>
              <w:t xml:space="preserve"> bits</w:t>
            </w:r>
          </w:p>
        </w:tc>
      </w:tr>
      <w:tr w:rsidR="00632C05" w:rsidRPr="00632C05" w14:paraId="0E718F60" w14:textId="77777777" w:rsidTr="00632C05">
        <w:trPr>
          <w:trHeight w:val="246"/>
        </w:trPr>
        <w:tc>
          <w:tcPr>
            <w:tcW w:w="1420" w:type="pct"/>
          </w:tcPr>
          <w:p w14:paraId="7E816ABA" w14:textId="77777777" w:rsidR="00632C05" w:rsidRPr="00632C05" w:rsidRDefault="00632C05" w:rsidP="00632C05">
            <w:pPr>
              <w:snapToGrid w:val="0"/>
              <w:rPr>
                <w:rFonts w:ascii="Arial" w:hAnsi="Arial" w:cs="Arial"/>
                <w:sz w:val="16"/>
                <w:szCs w:val="16"/>
                <w:lang w:val="pt-BR"/>
              </w:rPr>
            </w:pPr>
            <w:r w:rsidRPr="00632C05">
              <w:rPr>
                <w:rFonts w:ascii="Arial" w:hAnsi="Arial" w:cs="Arial"/>
                <w:sz w:val="16"/>
                <w:szCs w:val="16"/>
                <w:lang w:val="pt-BR"/>
              </w:rPr>
              <w:t>{d</w:t>
            </w:r>
            <w:r w:rsidRPr="00632C05">
              <w:rPr>
                <w:rFonts w:ascii="Arial" w:hAnsi="Arial" w:cs="Arial"/>
                <w:sz w:val="16"/>
                <w:szCs w:val="16"/>
                <w:vertAlign w:val="subscript"/>
                <w:lang w:val="pt-BR"/>
              </w:rPr>
              <w:t>n</w:t>
            </w:r>
            <w:r w:rsidRPr="00632C05">
              <w:rPr>
                <w:rFonts w:ascii="Arial" w:hAnsi="Arial" w:cs="Arial"/>
                <w:sz w:val="16"/>
                <w:szCs w:val="16"/>
                <w:lang w:val="pt-BR"/>
              </w:rPr>
              <w:t xml:space="preserve">, </w:t>
            </w:r>
          </w:p>
          <w:p w14:paraId="45E86033" w14:textId="77777777" w:rsidR="00632C05" w:rsidRPr="00632C05" w:rsidRDefault="00632C05" w:rsidP="00632C05">
            <w:pPr>
              <w:snapToGrid w:val="0"/>
              <w:rPr>
                <w:rFonts w:ascii="Arial" w:hAnsi="Arial" w:cs="Arial"/>
                <w:sz w:val="16"/>
                <w:szCs w:val="16"/>
                <w:lang w:val="pt-BR"/>
              </w:rPr>
            </w:pPr>
            <w:r w:rsidRPr="00632C05">
              <w:rPr>
                <w:rFonts w:ascii="Arial" w:hAnsi="Arial" w:cs="Arial"/>
                <w:sz w:val="16"/>
                <w:szCs w:val="16"/>
                <w:lang w:val="pt-BR"/>
              </w:rPr>
              <w:t>n=0, 1, …, N</w:t>
            </w:r>
            <w:r w:rsidRPr="00632C05">
              <w:rPr>
                <w:rFonts w:ascii="Arial" w:hAnsi="Arial" w:cs="Arial"/>
                <w:sz w:val="16"/>
                <w:szCs w:val="16"/>
                <w:vertAlign w:val="subscript"/>
                <w:lang w:val="pt-BR"/>
              </w:rPr>
              <w:t xml:space="preserve"> TRP</w:t>
            </w:r>
            <w:r w:rsidRPr="00632C05">
              <w:rPr>
                <w:rFonts w:ascii="Arial" w:hAnsi="Arial" w:cs="Arial"/>
                <w:sz w:val="16"/>
                <w:szCs w:val="16"/>
                <w:lang w:val="pt-BR"/>
              </w:rPr>
              <w:t xml:space="preserve"> – 1, n≠nref }</w:t>
            </w:r>
          </w:p>
        </w:tc>
        <w:tc>
          <w:tcPr>
            <w:tcW w:w="3580" w:type="pct"/>
          </w:tcPr>
          <w:p w14:paraId="7EBF5D77" w14:textId="77777777" w:rsidR="00632C05" w:rsidRPr="00632C05" w:rsidRDefault="00632C05" w:rsidP="00632C05">
            <w:pPr>
              <w:snapToGrid w:val="0"/>
              <w:rPr>
                <w:rFonts w:ascii="Arial" w:hAnsi="Arial" w:cs="Arial"/>
                <w:sz w:val="16"/>
                <w:szCs w:val="16"/>
              </w:rPr>
            </w:pPr>
            <w:r w:rsidRPr="00632C05">
              <w:rPr>
                <w:rFonts w:ascii="Arial" w:hAnsi="Arial" w:cs="Arial"/>
                <w:sz w:val="16"/>
                <w:szCs w:val="16"/>
              </w:rPr>
              <w:t xml:space="preserve">1-bit inside/outside indicator for CSI-RS resource n: </w:t>
            </w:r>
            <m:oMath>
              <m:d>
                <m:dPr>
                  <m:ctrlPr>
                    <w:rPr>
                      <w:rFonts w:ascii="Cambria Math" w:hAnsi="Cambria Math" w:cs="Arial"/>
                      <w:i/>
                      <w:sz w:val="16"/>
                      <w:szCs w:val="16"/>
                    </w:rPr>
                  </m:ctrlPr>
                </m:dPr>
                <m:e>
                  <m:sSub>
                    <m:sSubPr>
                      <m:ctrlPr>
                        <w:rPr>
                          <w:rFonts w:ascii="Cambria Math" w:hAnsi="Cambria Math" w:cs="Arial"/>
                          <w:i/>
                          <w:sz w:val="16"/>
                          <w:szCs w:val="16"/>
                        </w:rPr>
                      </m:ctrlPr>
                    </m:sSubPr>
                    <m:e>
                      <m:r>
                        <w:rPr>
                          <w:rFonts w:ascii="Cambria Math" w:hAnsi="Cambria Math" w:cs="Arial"/>
                          <w:sz w:val="16"/>
                          <w:szCs w:val="16"/>
                        </w:rPr>
                        <m:t>N</m:t>
                      </m:r>
                    </m:e>
                    <m:sub>
                      <m:r>
                        <w:rPr>
                          <w:rFonts w:ascii="Cambria Math" w:hAnsi="Cambria Math" w:cs="Arial"/>
                          <w:sz w:val="16"/>
                          <w:szCs w:val="16"/>
                        </w:rPr>
                        <m:t>TRP</m:t>
                      </m:r>
                    </m:sub>
                  </m:sSub>
                  <m:r>
                    <w:rPr>
                      <w:rFonts w:ascii="Cambria Math" w:hAnsi="Cambria Math" w:cs="Arial"/>
                      <w:sz w:val="16"/>
                      <w:szCs w:val="16"/>
                    </w:rPr>
                    <m:t>-1</m:t>
                  </m:r>
                </m:e>
              </m:d>
            </m:oMath>
            <w:r w:rsidRPr="00632C05">
              <w:rPr>
                <w:rFonts w:ascii="Arial" w:eastAsia="Calibri" w:hAnsi="Arial" w:cs="Arial"/>
                <w:sz w:val="16"/>
                <w:szCs w:val="16"/>
              </w:rPr>
              <w:t xml:space="preserve"> bits</w:t>
            </w:r>
          </w:p>
        </w:tc>
      </w:tr>
    </w:tbl>
    <w:p w14:paraId="35961424" w14:textId="77777777" w:rsidR="00632C05" w:rsidRPr="00632C05" w:rsidRDefault="00632C05" w:rsidP="00632C05">
      <w:pPr>
        <w:snapToGrid w:val="0"/>
        <w:rPr>
          <w:sz w:val="18"/>
        </w:rPr>
      </w:pPr>
    </w:p>
    <w:p w14:paraId="598F80BE" w14:textId="77777777" w:rsidR="00632C05" w:rsidRPr="00632C05" w:rsidRDefault="00632C05" w:rsidP="00632C05">
      <w:pPr>
        <w:jc w:val="both"/>
        <w:rPr>
          <w:rFonts w:eastAsia="Malgun Gothic"/>
          <w:i/>
        </w:rPr>
      </w:pPr>
      <w:r w:rsidRPr="00632C05">
        <w:rPr>
          <w:rFonts w:eastAsia="Malgun Gothic"/>
          <w:i/>
        </w:rPr>
        <w:t>When ReportQuantity is ‘cjtc-F’ (frequency offset)</w:t>
      </w:r>
    </w:p>
    <w:tbl>
      <w:tblPr>
        <w:tblStyle w:val="TableGrid450"/>
        <w:tblW w:w="5000" w:type="pct"/>
        <w:tblLook w:val="04A0" w:firstRow="1" w:lastRow="0" w:firstColumn="1" w:lastColumn="0" w:noHBand="0" w:noVBand="1"/>
      </w:tblPr>
      <w:tblGrid>
        <w:gridCol w:w="2964"/>
        <w:gridCol w:w="7473"/>
      </w:tblGrid>
      <w:tr w:rsidR="00632C05" w:rsidRPr="00632C05" w14:paraId="404E4C4F" w14:textId="77777777" w:rsidTr="00020339">
        <w:trPr>
          <w:trHeight w:val="246"/>
        </w:trPr>
        <w:tc>
          <w:tcPr>
            <w:tcW w:w="1420" w:type="pct"/>
            <w:shd w:val="clear" w:color="auto" w:fill="BFBFBF"/>
          </w:tcPr>
          <w:p w14:paraId="714AE6CA" w14:textId="77777777" w:rsidR="00632C05" w:rsidRPr="00632C05" w:rsidRDefault="00632C05" w:rsidP="00632C05">
            <w:pPr>
              <w:snapToGrid w:val="0"/>
              <w:rPr>
                <w:rFonts w:ascii="Arial" w:hAnsi="Arial" w:cs="Arial"/>
                <w:sz w:val="16"/>
                <w:szCs w:val="16"/>
              </w:rPr>
            </w:pPr>
            <w:r w:rsidRPr="00632C05">
              <w:rPr>
                <w:rFonts w:ascii="Arial" w:hAnsi="Arial" w:cs="Arial"/>
                <w:sz w:val="16"/>
                <w:szCs w:val="16"/>
              </w:rPr>
              <w:t>Parameter</w:t>
            </w:r>
          </w:p>
        </w:tc>
        <w:tc>
          <w:tcPr>
            <w:tcW w:w="3580" w:type="pct"/>
            <w:shd w:val="clear" w:color="auto" w:fill="BFBFBF"/>
          </w:tcPr>
          <w:p w14:paraId="6184D78E" w14:textId="77777777" w:rsidR="00632C05" w:rsidRPr="00632C05" w:rsidRDefault="00632C05" w:rsidP="00632C05">
            <w:pPr>
              <w:snapToGrid w:val="0"/>
              <w:rPr>
                <w:rFonts w:ascii="Arial" w:hAnsi="Arial" w:cs="Arial"/>
                <w:sz w:val="16"/>
                <w:szCs w:val="16"/>
              </w:rPr>
            </w:pPr>
            <w:r w:rsidRPr="00632C05">
              <w:rPr>
                <w:rFonts w:ascii="Arial" w:hAnsi="Arial" w:cs="Arial"/>
                <w:sz w:val="16"/>
                <w:szCs w:val="16"/>
              </w:rPr>
              <w:t>Details/description</w:t>
            </w:r>
          </w:p>
        </w:tc>
      </w:tr>
      <w:tr w:rsidR="00632C05" w:rsidRPr="00632C05" w14:paraId="5BF2FCB7" w14:textId="77777777" w:rsidTr="00020339">
        <w:trPr>
          <w:trHeight w:val="262"/>
        </w:trPr>
        <w:tc>
          <w:tcPr>
            <w:tcW w:w="1420" w:type="pct"/>
          </w:tcPr>
          <w:p w14:paraId="16D257DB" w14:textId="77777777" w:rsidR="00632C05" w:rsidRPr="00632C05" w:rsidRDefault="00632C05" w:rsidP="00632C05">
            <w:pPr>
              <w:snapToGrid w:val="0"/>
              <w:rPr>
                <w:rFonts w:ascii="Arial" w:hAnsi="Arial" w:cs="Arial"/>
                <w:sz w:val="16"/>
                <w:szCs w:val="16"/>
              </w:rPr>
            </w:pPr>
            <w:r w:rsidRPr="00632C05">
              <w:rPr>
                <w:rFonts w:ascii="Arial" w:hAnsi="Arial" w:cs="Arial"/>
                <w:sz w:val="16"/>
                <w:szCs w:val="16"/>
              </w:rPr>
              <w:t>nref</w:t>
            </w:r>
          </w:p>
        </w:tc>
        <w:tc>
          <w:tcPr>
            <w:tcW w:w="3580" w:type="pct"/>
          </w:tcPr>
          <w:p w14:paraId="1E812847" w14:textId="77777777" w:rsidR="00632C05" w:rsidRPr="00632C05" w:rsidRDefault="00632C05" w:rsidP="00632C05">
            <w:pPr>
              <w:snapToGrid w:val="0"/>
              <w:rPr>
                <w:rFonts w:ascii="Arial" w:hAnsi="Arial" w:cs="Arial"/>
                <w:sz w:val="16"/>
                <w:szCs w:val="16"/>
              </w:rPr>
            </w:pPr>
            <w:r w:rsidRPr="00632C05">
              <w:rPr>
                <w:rFonts w:ascii="Arial" w:eastAsia="Calibri" w:hAnsi="Arial" w:cs="Arial"/>
                <w:sz w:val="16"/>
                <w:szCs w:val="16"/>
              </w:rPr>
              <w:t xml:space="preserve">Reference TRS resource set index, based on the ordering from RRC configuration: </w:t>
            </w:r>
            <m:oMath>
              <m:d>
                <m:dPr>
                  <m:begChr m:val="⌈"/>
                  <m:endChr m:val="⌉"/>
                  <m:ctrlPr>
                    <w:rPr>
                      <w:rFonts w:ascii="Cambria Math" w:eastAsia="Calibri" w:hAnsi="Cambria Math" w:cs="Arial"/>
                      <w:i/>
                      <w:sz w:val="16"/>
                      <w:szCs w:val="16"/>
                    </w:rPr>
                  </m:ctrlPr>
                </m:dPr>
                <m:e>
                  <m:r>
                    <w:rPr>
                      <w:rFonts w:ascii="Cambria Math" w:eastAsia="Calibri" w:hAnsi="Cambria Math" w:cs="Arial"/>
                      <w:sz w:val="16"/>
                      <w:szCs w:val="16"/>
                    </w:rPr>
                    <m:t>log</m:t>
                  </m:r>
                  <m:d>
                    <m:dPr>
                      <m:ctrlPr>
                        <w:rPr>
                          <w:rFonts w:ascii="Cambria Math" w:eastAsia="Calibri" w:hAnsi="Cambria Math" w:cs="Arial"/>
                          <w:i/>
                          <w:sz w:val="16"/>
                          <w:szCs w:val="16"/>
                        </w:rPr>
                      </m:ctrlPr>
                    </m:dPr>
                    <m:e>
                      <m:sSub>
                        <m:sSubPr>
                          <m:ctrlPr>
                            <w:rPr>
                              <w:rFonts w:ascii="Cambria Math" w:eastAsia="Calibri" w:hAnsi="Cambria Math" w:cs="Arial"/>
                              <w:i/>
                              <w:sz w:val="16"/>
                              <w:szCs w:val="16"/>
                            </w:rPr>
                          </m:ctrlPr>
                        </m:sSubPr>
                        <m:e>
                          <m:r>
                            <w:rPr>
                              <w:rFonts w:ascii="Cambria Math" w:eastAsia="Calibri" w:hAnsi="Cambria Math" w:cs="Arial"/>
                              <w:sz w:val="16"/>
                              <w:szCs w:val="16"/>
                            </w:rPr>
                            <m:t>N</m:t>
                          </m:r>
                        </m:e>
                        <m:sub>
                          <m:r>
                            <w:rPr>
                              <w:rFonts w:ascii="Cambria Math" w:eastAsia="Calibri" w:hAnsi="Cambria Math" w:cs="Arial"/>
                              <w:sz w:val="16"/>
                              <w:szCs w:val="16"/>
                            </w:rPr>
                            <m:t>TRP</m:t>
                          </m:r>
                        </m:sub>
                      </m:sSub>
                    </m:e>
                  </m:d>
                </m:e>
              </m:d>
            </m:oMath>
            <w:r w:rsidRPr="00632C05">
              <w:rPr>
                <w:rFonts w:ascii="Arial" w:eastAsia="Calibri" w:hAnsi="Arial" w:cs="Arial"/>
                <w:sz w:val="16"/>
                <w:szCs w:val="16"/>
              </w:rPr>
              <w:t xml:space="preserve"> bits</w:t>
            </w:r>
          </w:p>
        </w:tc>
      </w:tr>
      <w:tr w:rsidR="00632C05" w:rsidRPr="00632C05" w14:paraId="440E0A1D" w14:textId="77777777" w:rsidTr="00020339">
        <w:trPr>
          <w:trHeight w:val="246"/>
        </w:trPr>
        <w:tc>
          <w:tcPr>
            <w:tcW w:w="1420" w:type="pct"/>
          </w:tcPr>
          <w:p w14:paraId="13D5D8EB" w14:textId="77777777" w:rsidR="00632C05" w:rsidRPr="00632C05" w:rsidRDefault="00632C05" w:rsidP="00632C05">
            <w:pPr>
              <w:snapToGrid w:val="0"/>
              <w:rPr>
                <w:rFonts w:ascii="Arial" w:hAnsi="Arial" w:cs="Arial"/>
                <w:sz w:val="16"/>
                <w:szCs w:val="16"/>
                <w:lang w:val="pt-BR"/>
              </w:rPr>
            </w:pPr>
            <w:r w:rsidRPr="00632C05">
              <w:rPr>
                <w:rFonts w:ascii="Arial" w:hAnsi="Arial" w:cs="Arial"/>
                <w:sz w:val="16"/>
                <w:szCs w:val="16"/>
                <w:lang w:val="pt-BR"/>
              </w:rPr>
              <w:t>{FO</w:t>
            </w:r>
            <w:r w:rsidRPr="00632C05">
              <w:rPr>
                <w:rFonts w:ascii="Arial" w:hAnsi="Arial" w:cs="Arial"/>
                <w:sz w:val="16"/>
                <w:szCs w:val="16"/>
                <w:vertAlign w:val="subscript"/>
                <w:lang w:val="pt-BR"/>
              </w:rPr>
              <w:t>n</w:t>
            </w:r>
            <w:r w:rsidRPr="00632C05">
              <w:rPr>
                <w:rFonts w:ascii="Arial" w:hAnsi="Arial" w:cs="Arial"/>
                <w:sz w:val="16"/>
                <w:szCs w:val="16"/>
                <w:lang w:val="pt-BR"/>
              </w:rPr>
              <w:t xml:space="preserve"> , </w:t>
            </w:r>
          </w:p>
          <w:p w14:paraId="0DEF5A15" w14:textId="77777777" w:rsidR="00632C05" w:rsidRPr="00632C05" w:rsidRDefault="00632C05" w:rsidP="00632C05">
            <w:pPr>
              <w:snapToGrid w:val="0"/>
              <w:rPr>
                <w:rFonts w:ascii="Arial" w:hAnsi="Arial" w:cs="Arial"/>
                <w:sz w:val="16"/>
                <w:szCs w:val="16"/>
                <w:lang w:val="pt-BR"/>
              </w:rPr>
            </w:pPr>
            <w:r w:rsidRPr="00632C05">
              <w:rPr>
                <w:rFonts w:ascii="Arial" w:hAnsi="Arial" w:cs="Arial"/>
                <w:sz w:val="16"/>
                <w:szCs w:val="16"/>
                <w:lang w:val="pt-BR"/>
              </w:rPr>
              <w:t>n=0, 1, …, N</w:t>
            </w:r>
            <w:r w:rsidRPr="00632C05">
              <w:rPr>
                <w:rFonts w:ascii="Arial" w:hAnsi="Arial" w:cs="Arial"/>
                <w:sz w:val="16"/>
                <w:szCs w:val="16"/>
                <w:vertAlign w:val="subscript"/>
                <w:lang w:val="pt-BR"/>
              </w:rPr>
              <w:t>TRP</w:t>
            </w:r>
            <w:r w:rsidRPr="00632C05">
              <w:rPr>
                <w:rFonts w:ascii="Arial" w:hAnsi="Arial" w:cs="Arial"/>
                <w:sz w:val="16"/>
                <w:szCs w:val="16"/>
                <w:lang w:val="pt-BR"/>
              </w:rPr>
              <w:t xml:space="preserve"> –1, n≠nref}</w:t>
            </w:r>
          </w:p>
        </w:tc>
        <w:tc>
          <w:tcPr>
            <w:tcW w:w="3580" w:type="pct"/>
          </w:tcPr>
          <w:p w14:paraId="325F9FA3" w14:textId="77777777" w:rsidR="00632C05" w:rsidRPr="00632C05" w:rsidRDefault="00632C05" w:rsidP="00632C05">
            <w:pPr>
              <w:snapToGrid w:val="0"/>
              <w:rPr>
                <w:rFonts w:ascii="Arial" w:hAnsi="Arial" w:cs="Arial"/>
                <w:sz w:val="16"/>
                <w:szCs w:val="16"/>
              </w:rPr>
            </w:pPr>
            <w:r w:rsidRPr="00632C05">
              <w:rPr>
                <w:rFonts w:ascii="Arial" w:hAnsi="Arial" w:cs="Arial"/>
                <w:sz w:val="16"/>
                <w:szCs w:val="16"/>
              </w:rPr>
              <w:t xml:space="preserve">Frequency offset for CSI-RS resource n: </w:t>
            </w:r>
          </w:p>
          <w:p w14:paraId="197BF90C" w14:textId="77777777" w:rsidR="00632C05" w:rsidRPr="00632C05" w:rsidRDefault="00EF515C" w:rsidP="00632C05">
            <w:pPr>
              <w:snapToGrid w:val="0"/>
              <w:rPr>
                <w:rFonts w:ascii="Arial" w:hAnsi="Arial" w:cs="Arial"/>
                <w:sz w:val="16"/>
                <w:szCs w:val="16"/>
              </w:rPr>
            </w:pPr>
            <m:oMath>
              <m:d>
                <m:dPr>
                  <m:ctrlPr>
                    <w:rPr>
                      <w:rFonts w:ascii="Cambria Math" w:hAnsi="Cambria Math" w:cs="Arial"/>
                      <w:i/>
                      <w:sz w:val="16"/>
                      <w:szCs w:val="16"/>
                    </w:rPr>
                  </m:ctrlPr>
                </m:dPr>
                <m:e>
                  <m:sSub>
                    <m:sSubPr>
                      <m:ctrlPr>
                        <w:rPr>
                          <w:rFonts w:ascii="Cambria Math" w:hAnsi="Cambria Math" w:cs="Arial"/>
                          <w:i/>
                          <w:sz w:val="16"/>
                          <w:szCs w:val="16"/>
                        </w:rPr>
                      </m:ctrlPr>
                    </m:sSubPr>
                    <m:e>
                      <m:r>
                        <w:rPr>
                          <w:rFonts w:ascii="Cambria Math" w:hAnsi="Cambria Math" w:cs="Arial"/>
                          <w:sz w:val="16"/>
                          <w:szCs w:val="16"/>
                        </w:rPr>
                        <m:t>N</m:t>
                      </m:r>
                    </m:e>
                    <m:sub>
                      <m:r>
                        <w:rPr>
                          <w:rFonts w:ascii="Cambria Math" w:hAnsi="Cambria Math" w:cs="Arial"/>
                          <w:sz w:val="16"/>
                          <w:szCs w:val="16"/>
                        </w:rPr>
                        <m:t>TRP</m:t>
                      </m:r>
                    </m:sub>
                  </m:sSub>
                  <m:r>
                    <w:rPr>
                      <w:rFonts w:ascii="Cambria Math" w:hAnsi="Cambria Math" w:cs="Arial"/>
                      <w:sz w:val="16"/>
                      <w:szCs w:val="16"/>
                    </w:rPr>
                    <m:t>-1</m:t>
                  </m:r>
                </m:e>
              </m:d>
              <m:d>
                <m:dPr>
                  <m:begChr m:val="⌈"/>
                  <m:endChr m:val="⌉"/>
                  <m:ctrlPr>
                    <w:rPr>
                      <w:rFonts w:ascii="Cambria Math" w:eastAsia="Calibri" w:hAnsi="Cambria Math" w:cs="Arial"/>
                      <w:i/>
                      <w:sz w:val="16"/>
                      <w:szCs w:val="16"/>
                    </w:rPr>
                  </m:ctrlPr>
                </m:dPr>
                <m:e>
                  <m:r>
                    <w:rPr>
                      <w:rFonts w:ascii="Cambria Math" w:eastAsia="Calibri" w:hAnsi="Cambria Math" w:cs="Arial"/>
                      <w:sz w:val="16"/>
                      <w:szCs w:val="16"/>
                    </w:rPr>
                    <m:t>log</m:t>
                  </m:r>
                  <m:d>
                    <m:dPr>
                      <m:ctrlPr>
                        <w:rPr>
                          <w:rFonts w:ascii="Cambria Math" w:eastAsia="Calibri" w:hAnsi="Cambria Math" w:cs="Arial"/>
                          <w:i/>
                          <w:sz w:val="16"/>
                          <w:szCs w:val="16"/>
                        </w:rPr>
                      </m:ctrlPr>
                    </m:dPr>
                    <m:e>
                      <m:sSub>
                        <m:sSubPr>
                          <m:ctrlPr>
                            <w:rPr>
                              <w:rFonts w:ascii="Cambria Math" w:eastAsia="Calibri" w:hAnsi="Cambria Math" w:cs="Arial"/>
                              <w:i/>
                              <w:sz w:val="16"/>
                              <w:szCs w:val="16"/>
                            </w:rPr>
                          </m:ctrlPr>
                        </m:sSubPr>
                        <m:e>
                          <m:r>
                            <w:rPr>
                              <w:rFonts w:ascii="Cambria Math" w:eastAsia="Calibri" w:hAnsi="Cambria Math" w:cs="Arial"/>
                              <w:sz w:val="16"/>
                              <w:szCs w:val="16"/>
                            </w:rPr>
                            <m:t>M</m:t>
                          </m:r>
                        </m:e>
                        <m:sub>
                          <m:r>
                            <w:rPr>
                              <w:rFonts w:ascii="Cambria Math" w:eastAsia="Calibri" w:hAnsi="Cambria Math" w:cs="Arial"/>
                              <w:sz w:val="16"/>
                              <w:szCs w:val="16"/>
                            </w:rPr>
                            <m:t>F</m:t>
                          </m:r>
                        </m:sub>
                      </m:sSub>
                    </m:e>
                  </m:d>
                </m:e>
              </m:d>
            </m:oMath>
            <w:r w:rsidR="00632C05" w:rsidRPr="00632C05">
              <w:rPr>
                <w:rFonts w:ascii="Arial" w:eastAsia="Calibri" w:hAnsi="Arial" w:cs="Arial"/>
                <w:sz w:val="16"/>
                <w:szCs w:val="16"/>
              </w:rPr>
              <w:t xml:space="preserve"> bits</w:t>
            </w:r>
          </w:p>
        </w:tc>
      </w:tr>
    </w:tbl>
    <w:p w14:paraId="69A6E2AF" w14:textId="77777777" w:rsidR="00632C05" w:rsidRPr="00632C05" w:rsidRDefault="00632C05" w:rsidP="00632C05">
      <w:pPr>
        <w:snapToGrid w:val="0"/>
        <w:rPr>
          <w:sz w:val="18"/>
        </w:rPr>
      </w:pPr>
    </w:p>
    <w:p w14:paraId="42533FD9" w14:textId="77777777" w:rsidR="00632C05" w:rsidRPr="00632C05" w:rsidRDefault="00632C05" w:rsidP="00632C05">
      <w:pPr>
        <w:jc w:val="both"/>
        <w:rPr>
          <w:rFonts w:eastAsia="Malgun Gothic"/>
          <w:i/>
        </w:rPr>
      </w:pPr>
      <w:r w:rsidRPr="00632C05">
        <w:rPr>
          <w:rFonts w:eastAsia="Malgun Gothic"/>
          <w:i/>
        </w:rPr>
        <w:t>When ReportQuantity is ‘cjtc-Dd-F’ (joint Doffset+d and FO)</w:t>
      </w:r>
    </w:p>
    <w:tbl>
      <w:tblPr>
        <w:tblStyle w:val="TableGrid450"/>
        <w:tblW w:w="5000" w:type="pct"/>
        <w:tblLook w:val="04A0" w:firstRow="1" w:lastRow="0" w:firstColumn="1" w:lastColumn="0" w:noHBand="0" w:noVBand="1"/>
      </w:tblPr>
      <w:tblGrid>
        <w:gridCol w:w="2964"/>
        <w:gridCol w:w="7473"/>
      </w:tblGrid>
      <w:tr w:rsidR="00632C05" w:rsidRPr="00632C05" w14:paraId="2EFB008D" w14:textId="77777777" w:rsidTr="00020339">
        <w:trPr>
          <w:trHeight w:val="246"/>
        </w:trPr>
        <w:tc>
          <w:tcPr>
            <w:tcW w:w="1420" w:type="pct"/>
            <w:shd w:val="clear" w:color="auto" w:fill="BFBFBF"/>
          </w:tcPr>
          <w:p w14:paraId="0EC52D5E" w14:textId="77777777" w:rsidR="00632C05" w:rsidRPr="00632C05" w:rsidRDefault="00632C05" w:rsidP="00632C05">
            <w:pPr>
              <w:snapToGrid w:val="0"/>
              <w:rPr>
                <w:rFonts w:ascii="Arial" w:hAnsi="Arial" w:cs="Arial"/>
                <w:sz w:val="16"/>
                <w:szCs w:val="16"/>
              </w:rPr>
            </w:pPr>
            <w:r w:rsidRPr="00632C05">
              <w:rPr>
                <w:rFonts w:ascii="Arial" w:hAnsi="Arial" w:cs="Arial"/>
                <w:sz w:val="16"/>
                <w:szCs w:val="16"/>
              </w:rPr>
              <w:t>Parameter</w:t>
            </w:r>
          </w:p>
        </w:tc>
        <w:tc>
          <w:tcPr>
            <w:tcW w:w="3580" w:type="pct"/>
            <w:shd w:val="clear" w:color="auto" w:fill="BFBFBF"/>
          </w:tcPr>
          <w:p w14:paraId="3D6A3834" w14:textId="77777777" w:rsidR="00632C05" w:rsidRPr="00632C05" w:rsidRDefault="00632C05" w:rsidP="00632C05">
            <w:pPr>
              <w:snapToGrid w:val="0"/>
              <w:rPr>
                <w:rFonts w:ascii="Arial" w:hAnsi="Arial" w:cs="Arial"/>
                <w:sz w:val="16"/>
                <w:szCs w:val="16"/>
              </w:rPr>
            </w:pPr>
            <w:r w:rsidRPr="00632C05">
              <w:rPr>
                <w:rFonts w:ascii="Arial" w:hAnsi="Arial" w:cs="Arial"/>
                <w:sz w:val="16"/>
                <w:szCs w:val="16"/>
              </w:rPr>
              <w:t>Details/description</w:t>
            </w:r>
          </w:p>
        </w:tc>
      </w:tr>
      <w:tr w:rsidR="00632C05" w:rsidRPr="00632C05" w14:paraId="45D6C82F" w14:textId="77777777" w:rsidTr="00020339">
        <w:trPr>
          <w:trHeight w:val="262"/>
        </w:trPr>
        <w:tc>
          <w:tcPr>
            <w:tcW w:w="1420" w:type="pct"/>
          </w:tcPr>
          <w:p w14:paraId="6E50FD02" w14:textId="77777777" w:rsidR="00632C05" w:rsidRPr="00632C05" w:rsidRDefault="00632C05" w:rsidP="00632C05">
            <w:pPr>
              <w:snapToGrid w:val="0"/>
              <w:rPr>
                <w:rFonts w:ascii="Arial" w:hAnsi="Arial" w:cs="Arial"/>
                <w:sz w:val="16"/>
                <w:szCs w:val="16"/>
              </w:rPr>
            </w:pPr>
            <w:r w:rsidRPr="00632C05">
              <w:rPr>
                <w:rFonts w:ascii="Arial" w:hAnsi="Arial" w:cs="Arial"/>
                <w:sz w:val="16"/>
                <w:szCs w:val="16"/>
              </w:rPr>
              <w:t>nref1</w:t>
            </w:r>
          </w:p>
        </w:tc>
        <w:tc>
          <w:tcPr>
            <w:tcW w:w="3580" w:type="pct"/>
          </w:tcPr>
          <w:p w14:paraId="3407231F" w14:textId="77777777" w:rsidR="00632C05" w:rsidRPr="00632C05" w:rsidRDefault="00632C05" w:rsidP="00632C05">
            <w:pPr>
              <w:snapToGrid w:val="0"/>
              <w:rPr>
                <w:rFonts w:ascii="Arial" w:eastAsia="Calibri" w:hAnsi="Arial" w:cs="Arial"/>
                <w:sz w:val="16"/>
                <w:szCs w:val="16"/>
              </w:rPr>
            </w:pPr>
            <w:r w:rsidRPr="00632C05">
              <w:rPr>
                <w:rFonts w:ascii="Arial" w:eastAsia="Calibri" w:hAnsi="Arial" w:cs="Arial"/>
                <w:sz w:val="16"/>
                <w:szCs w:val="16"/>
              </w:rPr>
              <w:t xml:space="preserve">Reference TRS resource set index for Doffset+d, based on the ordering from RRC configuration: </w:t>
            </w:r>
          </w:p>
          <w:p w14:paraId="10DB3D99" w14:textId="77777777" w:rsidR="00632C05" w:rsidRPr="00632C05" w:rsidRDefault="00EF515C" w:rsidP="00632C05">
            <w:pPr>
              <w:snapToGrid w:val="0"/>
              <w:rPr>
                <w:rFonts w:ascii="Arial" w:hAnsi="Arial" w:cs="Arial"/>
                <w:sz w:val="16"/>
                <w:szCs w:val="16"/>
              </w:rPr>
            </w:pPr>
            <m:oMath>
              <m:d>
                <m:dPr>
                  <m:begChr m:val="⌈"/>
                  <m:endChr m:val="⌉"/>
                  <m:ctrlPr>
                    <w:rPr>
                      <w:rFonts w:ascii="Cambria Math" w:eastAsia="Calibri" w:hAnsi="Cambria Math" w:cs="Arial"/>
                      <w:i/>
                      <w:sz w:val="16"/>
                      <w:szCs w:val="16"/>
                    </w:rPr>
                  </m:ctrlPr>
                </m:dPr>
                <m:e>
                  <m:r>
                    <w:rPr>
                      <w:rFonts w:ascii="Cambria Math" w:eastAsia="Calibri" w:hAnsi="Cambria Math" w:cs="Arial"/>
                      <w:sz w:val="16"/>
                      <w:szCs w:val="16"/>
                    </w:rPr>
                    <m:t>log</m:t>
                  </m:r>
                  <m:d>
                    <m:dPr>
                      <m:ctrlPr>
                        <w:rPr>
                          <w:rFonts w:ascii="Cambria Math" w:eastAsia="Calibri" w:hAnsi="Cambria Math" w:cs="Arial"/>
                          <w:i/>
                          <w:sz w:val="16"/>
                          <w:szCs w:val="16"/>
                        </w:rPr>
                      </m:ctrlPr>
                    </m:dPr>
                    <m:e>
                      <m:sSub>
                        <m:sSubPr>
                          <m:ctrlPr>
                            <w:rPr>
                              <w:rFonts w:ascii="Cambria Math" w:eastAsia="Calibri" w:hAnsi="Cambria Math" w:cs="Arial"/>
                              <w:i/>
                              <w:sz w:val="16"/>
                              <w:szCs w:val="16"/>
                            </w:rPr>
                          </m:ctrlPr>
                        </m:sSubPr>
                        <m:e>
                          <m:r>
                            <w:rPr>
                              <w:rFonts w:ascii="Cambria Math" w:eastAsia="Calibri" w:hAnsi="Cambria Math" w:cs="Arial"/>
                              <w:sz w:val="16"/>
                              <w:szCs w:val="16"/>
                            </w:rPr>
                            <m:t>N</m:t>
                          </m:r>
                        </m:e>
                        <m:sub>
                          <m:r>
                            <w:rPr>
                              <w:rFonts w:ascii="Cambria Math" w:eastAsia="Calibri" w:hAnsi="Cambria Math" w:cs="Arial"/>
                              <w:sz w:val="16"/>
                              <w:szCs w:val="16"/>
                            </w:rPr>
                            <m:t>TRP</m:t>
                          </m:r>
                        </m:sub>
                      </m:sSub>
                    </m:e>
                  </m:d>
                </m:e>
              </m:d>
            </m:oMath>
            <w:r w:rsidR="00632C05" w:rsidRPr="00632C05">
              <w:rPr>
                <w:rFonts w:ascii="Arial" w:eastAsia="Calibri" w:hAnsi="Arial" w:cs="Arial"/>
                <w:sz w:val="16"/>
                <w:szCs w:val="16"/>
              </w:rPr>
              <w:t xml:space="preserve"> bits</w:t>
            </w:r>
          </w:p>
        </w:tc>
      </w:tr>
      <w:tr w:rsidR="00632C05" w:rsidRPr="00632C05" w14:paraId="6D2410D2" w14:textId="77777777" w:rsidTr="00020339">
        <w:trPr>
          <w:trHeight w:val="246"/>
        </w:trPr>
        <w:tc>
          <w:tcPr>
            <w:tcW w:w="1420" w:type="pct"/>
          </w:tcPr>
          <w:p w14:paraId="5BCA965A" w14:textId="77777777" w:rsidR="00632C05" w:rsidRPr="00632C05" w:rsidRDefault="00632C05" w:rsidP="00632C05">
            <w:pPr>
              <w:snapToGrid w:val="0"/>
              <w:rPr>
                <w:rFonts w:ascii="Arial" w:hAnsi="Arial" w:cs="Arial"/>
                <w:sz w:val="16"/>
                <w:szCs w:val="16"/>
              </w:rPr>
            </w:pPr>
            <w:r w:rsidRPr="00632C05">
              <w:rPr>
                <w:rFonts w:ascii="Arial" w:hAnsi="Arial" w:cs="Arial"/>
                <w:sz w:val="16"/>
                <w:szCs w:val="16"/>
              </w:rPr>
              <w:t>nref2</w:t>
            </w:r>
          </w:p>
        </w:tc>
        <w:tc>
          <w:tcPr>
            <w:tcW w:w="3580" w:type="pct"/>
          </w:tcPr>
          <w:p w14:paraId="05F6EE63" w14:textId="77777777" w:rsidR="00632C05" w:rsidRPr="00632C05" w:rsidRDefault="00632C05" w:rsidP="00632C05">
            <w:pPr>
              <w:snapToGrid w:val="0"/>
              <w:rPr>
                <w:rFonts w:ascii="Arial" w:hAnsi="Arial" w:cs="Arial"/>
                <w:sz w:val="16"/>
                <w:szCs w:val="16"/>
              </w:rPr>
            </w:pPr>
            <w:r w:rsidRPr="00632C05">
              <w:rPr>
                <w:rFonts w:ascii="Arial" w:eastAsia="Calibri" w:hAnsi="Arial" w:cs="Arial"/>
                <w:sz w:val="16"/>
                <w:szCs w:val="16"/>
              </w:rPr>
              <w:t xml:space="preserve">Reference TRS resource set index for FO, based on the ordering from RRC configuration: </w:t>
            </w:r>
            <m:oMath>
              <m:d>
                <m:dPr>
                  <m:begChr m:val="⌈"/>
                  <m:endChr m:val="⌉"/>
                  <m:ctrlPr>
                    <w:rPr>
                      <w:rFonts w:ascii="Cambria Math" w:eastAsia="Calibri" w:hAnsi="Cambria Math" w:cs="Arial"/>
                      <w:i/>
                      <w:sz w:val="16"/>
                      <w:szCs w:val="16"/>
                    </w:rPr>
                  </m:ctrlPr>
                </m:dPr>
                <m:e>
                  <m:r>
                    <w:rPr>
                      <w:rFonts w:ascii="Cambria Math" w:eastAsia="Calibri" w:hAnsi="Cambria Math" w:cs="Arial"/>
                      <w:sz w:val="16"/>
                      <w:szCs w:val="16"/>
                    </w:rPr>
                    <m:t>log</m:t>
                  </m:r>
                  <m:d>
                    <m:dPr>
                      <m:ctrlPr>
                        <w:rPr>
                          <w:rFonts w:ascii="Cambria Math" w:eastAsia="Calibri" w:hAnsi="Cambria Math" w:cs="Arial"/>
                          <w:i/>
                          <w:sz w:val="16"/>
                          <w:szCs w:val="16"/>
                        </w:rPr>
                      </m:ctrlPr>
                    </m:dPr>
                    <m:e>
                      <m:sSub>
                        <m:sSubPr>
                          <m:ctrlPr>
                            <w:rPr>
                              <w:rFonts w:ascii="Cambria Math" w:eastAsia="Calibri" w:hAnsi="Cambria Math" w:cs="Arial"/>
                              <w:i/>
                              <w:sz w:val="16"/>
                              <w:szCs w:val="16"/>
                            </w:rPr>
                          </m:ctrlPr>
                        </m:sSubPr>
                        <m:e>
                          <m:r>
                            <w:rPr>
                              <w:rFonts w:ascii="Cambria Math" w:eastAsia="Calibri" w:hAnsi="Cambria Math" w:cs="Arial"/>
                              <w:sz w:val="16"/>
                              <w:szCs w:val="16"/>
                            </w:rPr>
                            <m:t>N</m:t>
                          </m:r>
                        </m:e>
                        <m:sub>
                          <m:r>
                            <w:rPr>
                              <w:rFonts w:ascii="Cambria Math" w:eastAsia="Calibri" w:hAnsi="Cambria Math" w:cs="Arial"/>
                              <w:sz w:val="16"/>
                              <w:szCs w:val="16"/>
                            </w:rPr>
                            <m:t>TRP</m:t>
                          </m:r>
                        </m:sub>
                      </m:sSub>
                    </m:e>
                  </m:d>
                </m:e>
              </m:d>
            </m:oMath>
            <w:r w:rsidRPr="00632C05">
              <w:rPr>
                <w:rFonts w:ascii="Arial" w:eastAsia="Calibri" w:hAnsi="Arial" w:cs="Arial"/>
                <w:sz w:val="16"/>
                <w:szCs w:val="16"/>
              </w:rPr>
              <w:t xml:space="preserve"> bits</w:t>
            </w:r>
          </w:p>
        </w:tc>
      </w:tr>
      <w:tr w:rsidR="00632C05" w:rsidRPr="00632C05" w14:paraId="4A59AF51" w14:textId="77777777" w:rsidTr="00020339">
        <w:trPr>
          <w:trHeight w:val="246"/>
        </w:trPr>
        <w:tc>
          <w:tcPr>
            <w:tcW w:w="1420" w:type="pct"/>
          </w:tcPr>
          <w:p w14:paraId="1BA645B9" w14:textId="77777777" w:rsidR="00632C05" w:rsidRPr="00632C05" w:rsidRDefault="00632C05" w:rsidP="00632C05">
            <w:pPr>
              <w:snapToGrid w:val="0"/>
              <w:rPr>
                <w:rFonts w:ascii="Arial" w:hAnsi="Arial" w:cs="Arial"/>
                <w:sz w:val="16"/>
                <w:szCs w:val="16"/>
              </w:rPr>
            </w:pPr>
            <w:r w:rsidRPr="00632C05">
              <w:rPr>
                <w:rFonts w:ascii="Arial" w:hAnsi="Arial" w:cs="Arial"/>
                <w:sz w:val="16"/>
                <w:szCs w:val="16"/>
              </w:rPr>
              <w:t>{D</w:t>
            </w:r>
            <w:r w:rsidRPr="00632C05">
              <w:rPr>
                <w:rFonts w:ascii="Arial" w:hAnsi="Arial" w:cs="Arial"/>
                <w:sz w:val="16"/>
                <w:szCs w:val="16"/>
                <w:vertAlign w:val="subscript"/>
              </w:rPr>
              <w:t>n,offset</w:t>
            </w:r>
            <w:r w:rsidRPr="00632C05">
              <w:rPr>
                <w:rFonts w:ascii="Arial" w:hAnsi="Arial" w:cs="Arial"/>
                <w:sz w:val="16"/>
                <w:szCs w:val="16"/>
              </w:rPr>
              <w:t>,</w:t>
            </w:r>
          </w:p>
          <w:p w14:paraId="54CD8061" w14:textId="77777777" w:rsidR="00632C05" w:rsidRPr="00632C05" w:rsidRDefault="00632C05" w:rsidP="00632C05">
            <w:pPr>
              <w:snapToGrid w:val="0"/>
              <w:rPr>
                <w:rFonts w:ascii="Arial" w:hAnsi="Arial" w:cs="Arial"/>
                <w:sz w:val="16"/>
                <w:szCs w:val="16"/>
              </w:rPr>
            </w:pPr>
            <w:r w:rsidRPr="00632C05">
              <w:rPr>
                <w:rFonts w:ascii="Arial" w:hAnsi="Arial" w:cs="Arial"/>
                <w:sz w:val="16"/>
                <w:szCs w:val="16"/>
              </w:rPr>
              <w:t xml:space="preserve"> n=0, 1, …, N</w:t>
            </w:r>
            <w:r w:rsidRPr="00632C05">
              <w:rPr>
                <w:rFonts w:ascii="Arial" w:hAnsi="Arial" w:cs="Arial"/>
                <w:sz w:val="16"/>
                <w:szCs w:val="16"/>
                <w:vertAlign w:val="subscript"/>
              </w:rPr>
              <w:t>TRP</w:t>
            </w:r>
            <w:r w:rsidRPr="00632C05">
              <w:rPr>
                <w:rFonts w:ascii="Arial" w:hAnsi="Arial" w:cs="Arial"/>
                <w:sz w:val="16"/>
                <w:szCs w:val="16"/>
              </w:rPr>
              <w:t xml:space="preserve"> – 1 n≠nref1}</w:t>
            </w:r>
          </w:p>
        </w:tc>
        <w:tc>
          <w:tcPr>
            <w:tcW w:w="3580" w:type="pct"/>
          </w:tcPr>
          <w:p w14:paraId="6AC2EF97" w14:textId="77777777" w:rsidR="00632C05" w:rsidRPr="00632C05" w:rsidRDefault="00632C05" w:rsidP="00632C05">
            <w:pPr>
              <w:snapToGrid w:val="0"/>
              <w:rPr>
                <w:rFonts w:ascii="Arial" w:hAnsi="Arial" w:cs="Arial"/>
                <w:sz w:val="16"/>
                <w:szCs w:val="16"/>
              </w:rPr>
            </w:pPr>
            <w:r w:rsidRPr="00632C05">
              <w:rPr>
                <w:rFonts w:ascii="Arial" w:hAnsi="Arial" w:cs="Arial"/>
                <w:sz w:val="16"/>
                <w:szCs w:val="16"/>
              </w:rPr>
              <w:t>Delay offset for CSI-RS resource n:</w:t>
            </w:r>
          </w:p>
          <w:p w14:paraId="536E5257" w14:textId="77777777" w:rsidR="00632C05" w:rsidRPr="00632C05" w:rsidRDefault="00EF515C" w:rsidP="00632C05">
            <w:pPr>
              <w:snapToGrid w:val="0"/>
              <w:rPr>
                <w:rFonts w:ascii="Arial" w:hAnsi="Arial" w:cs="Arial"/>
                <w:sz w:val="16"/>
                <w:szCs w:val="16"/>
              </w:rPr>
            </w:pPr>
            <m:oMath>
              <m:d>
                <m:dPr>
                  <m:ctrlPr>
                    <w:rPr>
                      <w:rFonts w:ascii="Cambria Math" w:hAnsi="Cambria Math" w:cs="Arial"/>
                      <w:i/>
                      <w:sz w:val="16"/>
                      <w:szCs w:val="16"/>
                    </w:rPr>
                  </m:ctrlPr>
                </m:dPr>
                <m:e>
                  <m:sSub>
                    <m:sSubPr>
                      <m:ctrlPr>
                        <w:rPr>
                          <w:rFonts w:ascii="Cambria Math" w:hAnsi="Cambria Math" w:cs="Arial"/>
                          <w:i/>
                          <w:sz w:val="16"/>
                          <w:szCs w:val="16"/>
                        </w:rPr>
                      </m:ctrlPr>
                    </m:sSubPr>
                    <m:e>
                      <m:r>
                        <w:rPr>
                          <w:rFonts w:ascii="Cambria Math" w:hAnsi="Cambria Math" w:cs="Arial"/>
                          <w:sz w:val="16"/>
                          <w:szCs w:val="16"/>
                        </w:rPr>
                        <m:t>N</m:t>
                      </m:r>
                    </m:e>
                    <m:sub>
                      <m:r>
                        <w:rPr>
                          <w:rFonts w:ascii="Cambria Math" w:hAnsi="Cambria Math" w:cs="Arial"/>
                          <w:sz w:val="16"/>
                          <w:szCs w:val="16"/>
                        </w:rPr>
                        <m:t>TRP</m:t>
                      </m:r>
                    </m:sub>
                  </m:sSub>
                  <m:r>
                    <w:rPr>
                      <w:rFonts w:ascii="Cambria Math" w:hAnsi="Cambria Math" w:cs="Arial"/>
                      <w:sz w:val="16"/>
                      <w:szCs w:val="16"/>
                    </w:rPr>
                    <m:t>-1</m:t>
                  </m:r>
                </m:e>
              </m:d>
              <m:d>
                <m:dPr>
                  <m:begChr m:val="⌈"/>
                  <m:endChr m:val="⌉"/>
                  <m:ctrlPr>
                    <w:rPr>
                      <w:rFonts w:ascii="Cambria Math" w:eastAsia="Calibri" w:hAnsi="Cambria Math" w:cs="Arial"/>
                      <w:i/>
                      <w:sz w:val="16"/>
                      <w:szCs w:val="16"/>
                    </w:rPr>
                  </m:ctrlPr>
                </m:dPr>
                <m:e>
                  <m:r>
                    <w:rPr>
                      <w:rFonts w:ascii="Cambria Math" w:eastAsia="Calibri" w:hAnsi="Cambria Math" w:cs="Arial"/>
                      <w:sz w:val="16"/>
                      <w:szCs w:val="16"/>
                    </w:rPr>
                    <m:t>log</m:t>
                  </m:r>
                  <m:d>
                    <m:dPr>
                      <m:ctrlPr>
                        <w:rPr>
                          <w:rFonts w:ascii="Cambria Math" w:eastAsia="Calibri" w:hAnsi="Cambria Math" w:cs="Arial"/>
                          <w:i/>
                          <w:sz w:val="16"/>
                          <w:szCs w:val="16"/>
                        </w:rPr>
                      </m:ctrlPr>
                    </m:dPr>
                    <m:e>
                      <m:sSub>
                        <m:sSubPr>
                          <m:ctrlPr>
                            <w:rPr>
                              <w:rFonts w:ascii="Cambria Math" w:eastAsia="Calibri" w:hAnsi="Cambria Math" w:cs="Arial"/>
                              <w:i/>
                              <w:sz w:val="16"/>
                              <w:szCs w:val="16"/>
                            </w:rPr>
                          </m:ctrlPr>
                        </m:sSubPr>
                        <m:e>
                          <m:r>
                            <w:rPr>
                              <w:rFonts w:ascii="Cambria Math" w:eastAsia="Calibri" w:hAnsi="Cambria Math" w:cs="Arial"/>
                              <w:sz w:val="16"/>
                              <w:szCs w:val="16"/>
                            </w:rPr>
                            <m:t>M</m:t>
                          </m:r>
                        </m:e>
                        <m:sub>
                          <m:r>
                            <w:rPr>
                              <w:rFonts w:ascii="Cambria Math" w:eastAsia="Calibri" w:hAnsi="Cambria Math" w:cs="Arial"/>
                              <w:sz w:val="16"/>
                              <w:szCs w:val="16"/>
                            </w:rPr>
                            <m:t>D</m:t>
                          </m:r>
                        </m:sub>
                      </m:sSub>
                    </m:e>
                  </m:d>
                </m:e>
              </m:d>
            </m:oMath>
            <w:r w:rsidR="00632C05" w:rsidRPr="00632C05">
              <w:rPr>
                <w:rFonts w:ascii="Arial" w:eastAsia="Calibri" w:hAnsi="Arial" w:cs="Arial"/>
                <w:sz w:val="16"/>
                <w:szCs w:val="16"/>
              </w:rPr>
              <w:t xml:space="preserve"> bits</w:t>
            </w:r>
          </w:p>
        </w:tc>
      </w:tr>
      <w:tr w:rsidR="00632C05" w:rsidRPr="00632C05" w14:paraId="254E8EBD" w14:textId="77777777" w:rsidTr="00020339">
        <w:trPr>
          <w:trHeight w:val="246"/>
        </w:trPr>
        <w:tc>
          <w:tcPr>
            <w:tcW w:w="1420" w:type="pct"/>
          </w:tcPr>
          <w:p w14:paraId="6DA79CDA" w14:textId="77777777" w:rsidR="00632C05" w:rsidRPr="00632C05" w:rsidRDefault="00632C05" w:rsidP="00632C05">
            <w:pPr>
              <w:snapToGrid w:val="0"/>
              <w:rPr>
                <w:rFonts w:ascii="Arial" w:hAnsi="Arial" w:cs="Arial"/>
                <w:sz w:val="16"/>
                <w:szCs w:val="16"/>
                <w:lang w:val="pt-BR"/>
              </w:rPr>
            </w:pPr>
            <w:r w:rsidRPr="00632C05">
              <w:rPr>
                <w:rFonts w:ascii="Arial" w:hAnsi="Arial" w:cs="Arial"/>
                <w:sz w:val="16"/>
                <w:szCs w:val="16"/>
                <w:lang w:val="pt-BR"/>
              </w:rPr>
              <w:t>{d</w:t>
            </w:r>
            <w:r w:rsidRPr="00632C05">
              <w:rPr>
                <w:rFonts w:ascii="Arial" w:hAnsi="Arial" w:cs="Arial"/>
                <w:sz w:val="16"/>
                <w:szCs w:val="16"/>
                <w:vertAlign w:val="subscript"/>
                <w:lang w:val="pt-BR"/>
              </w:rPr>
              <w:t>n</w:t>
            </w:r>
            <w:r w:rsidRPr="00632C05">
              <w:rPr>
                <w:rFonts w:ascii="Arial" w:hAnsi="Arial" w:cs="Arial"/>
                <w:sz w:val="16"/>
                <w:szCs w:val="16"/>
                <w:lang w:val="pt-BR"/>
              </w:rPr>
              <w:t xml:space="preserve">, </w:t>
            </w:r>
          </w:p>
          <w:p w14:paraId="52393CA6" w14:textId="77777777" w:rsidR="00632C05" w:rsidRPr="00632C05" w:rsidRDefault="00632C05" w:rsidP="00632C05">
            <w:pPr>
              <w:snapToGrid w:val="0"/>
              <w:rPr>
                <w:rFonts w:ascii="Arial" w:hAnsi="Arial" w:cs="Arial"/>
                <w:sz w:val="16"/>
                <w:szCs w:val="16"/>
                <w:lang w:val="pt-BR"/>
              </w:rPr>
            </w:pPr>
            <w:r w:rsidRPr="00632C05">
              <w:rPr>
                <w:rFonts w:ascii="Arial" w:hAnsi="Arial" w:cs="Arial"/>
                <w:sz w:val="16"/>
                <w:szCs w:val="16"/>
                <w:lang w:val="pt-BR"/>
              </w:rPr>
              <w:t>n=0, 1, …, N</w:t>
            </w:r>
            <w:r w:rsidRPr="00632C05">
              <w:rPr>
                <w:rFonts w:ascii="Arial" w:hAnsi="Arial" w:cs="Arial"/>
                <w:sz w:val="16"/>
                <w:szCs w:val="16"/>
                <w:vertAlign w:val="subscript"/>
                <w:lang w:val="pt-BR"/>
              </w:rPr>
              <w:t>TRP</w:t>
            </w:r>
            <w:r w:rsidRPr="00632C05">
              <w:rPr>
                <w:rFonts w:ascii="Arial" w:hAnsi="Arial" w:cs="Arial"/>
                <w:sz w:val="16"/>
                <w:szCs w:val="16"/>
                <w:lang w:val="pt-BR"/>
              </w:rPr>
              <w:t xml:space="preserve"> – 1, n≠nref1 }</w:t>
            </w:r>
          </w:p>
        </w:tc>
        <w:tc>
          <w:tcPr>
            <w:tcW w:w="3580" w:type="pct"/>
          </w:tcPr>
          <w:p w14:paraId="78D8840B" w14:textId="77777777" w:rsidR="00632C05" w:rsidRPr="00632C05" w:rsidRDefault="00632C05" w:rsidP="00632C05">
            <w:pPr>
              <w:snapToGrid w:val="0"/>
              <w:rPr>
                <w:rFonts w:ascii="Arial" w:hAnsi="Arial" w:cs="Arial"/>
                <w:sz w:val="16"/>
                <w:szCs w:val="16"/>
              </w:rPr>
            </w:pPr>
            <w:r w:rsidRPr="00632C05">
              <w:rPr>
                <w:rFonts w:ascii="Arial" w:hAnsi="Arial" w:cs="Arial"/>
                <w:sz w:val="16"/>
                <w:szCs w:val="16"/>
              </w:rPr>
              <w:t xml:space="preserve">1-bit inside/outside indicator for CSI-RS resource n: </w:t>
            </w:r>
            <m:oMath>
              <m:d>
                <m:dPr>
                  <m:ctrlPr>
                    <w:rPr>
                      <w:rFonts w:ascii="Cambria Math" w:hAnsi="Cambria Math" w:cs="Arial"/>
                      <w:i/>
                      <w:sz w:val="16"/>
                      <w:szCs w:val="16"/>
                    </w:rPr>
                  </m:ctrlPr>
                </m:dPr>
                <m:e>
                  <m:sSub>
                    <m:sSubPr>
                      <m:ctrlPr>
                        <w:rPr>
                          <w:rFonts w:ascii="Cambria Math" w:hAnsi="Cambria Math" w:cs="Arial"/>
                          <w:i/>
                          <w:sz w:val="16"/>
                          <w:szCs w:val="16"/>
                        </w:rPr>
                      </m:ctrlPr>
                    </m:sSubPr>
                    <m:e>
                      <m:r>
                        <w:rPr>
                          <w:rFonts w:ascii="Cambria Math" w:hAnsi="Cambria Math" w:cs="Arial"/>
                          <w:sz w:val="16"/>
                          <w:szCs w:val="16"/>
                        </w:rPr>
                        <m:t>N</m:t>
                      </m:r>
                    </m:e>
                    <m:sub>
                      <m:r>
                        <w:rPr>
                          <w:rFonts w:ascii="Cambria Math" w:hAnsi="Cambria Math" w:cs="Arial"/>
                          <w:sz w:val="16"/>
                          <w:szCs w:val="16"/>
                        </w:rPr>
                        <m:t>TRP</m:t>
                      </m:r>
                    </m:sub>
                  </m:sSub>
                  <m:r>
                    <w:rPr>
                      <w:rFonts w:ascii="Cambria Math" w:hAnsi="Cambria Math" w:cs="Arial"/>
                      <w:sz w:val="16"/>
                      <w:szCs w:val="16"/>
                    </w:rPr>
                    <m:t>-1</m:t>
                  </m:r>
                </m:e>
              </m:d>
            </m:oMath>
            <w:r w:rsidRPr="00632C05">
              <w:rPr>
                <w:rFonts w:ascii="Arial" w:eastAsia="Calibri" w:hAnsi="Arial" w:cs="Arial"/>
                <w:sz w:val="16"/>
                <w:szCs w:val="16"/>
              </w:rPr>
              <w:t xml:space="preserve"> bits</w:t>
            </w:r>
          </w:p>
        </w:tc>
      </w:tr>
      <w:tr w:rsidR="00632C05" w:rsidRPr="00632C05" w14:paraId="2A2BDC46" w14:textId="77777777" w:rsidTr="00020339">
        <w:trPr>
          <w:trHeight w:val="246"/>
        </w:trPr>
        <w:tc>
          <w:tcPr>
            <w:tcW w:w="1420" w:type="pct"/>
          </w:tcPr>
          <w:p w14:paraId="51C69C23" w14:textId="77777777" w:rsidR="00632C05" w:rsidRPr="00632C05" w:rsidRDefault="00632C05" w:rsidP="00632C05">
            <w:pPr>
              <w:snapToGrid w:val="0"/>
              <w:rPr>
                <w:rFonts w:ascii="Arial" w:hAnsi="Arial" w:cs="Arial"/>
                <w:sz w:val="16"/>
                <w:szCs w:val="16"/>
                <w:lang w:val="pt-BR"/>
              </w:rPr>
            </w:pPr>
            <w:r w:rsidRPr="00632C05">
              <w:rPr>
                <w:rFonts w:ascii="Arial" w:hAnsi="Arial" w:cs="Arial"/>
                <w:sz w:val="16"/>
                <w:szCs w:val="16"/>
                <w:lang w:val="pt-BR"/>
              </w:rPr>
              <w:t>{FO</w:t>
            </w:r>
            <w:r w:rsidRPr="00632C05">
              <w:rPr>
                <w:rFonts w:ascii="Arial" w:hAnsi="Arial" w:cs="Arial"/>
                <w:sz w:val="16"/>
                <w:szCs w:val="16"/>
                <w:vertAlign w:val="subscript"/>
                <w:lang w:val="pt-BR"/>
              </w:rPr>
              <w:t>n</w:t>
            </w:r>
            <w:r w:rsidRPr="00632C05">
              <w:rPr>
                <w:rFonts w:ascii="Arial" w:hAnsi="Arial" w:cs="Arial"/>
                <w:sz w:val="16"/>
                <w:szCs w:val="16"/>
                <w:lang w:val="pt-BR"/>
              </w:rPr>
              <w:t xml:space="preserve"> , </w:t>
            </w:r>
          </w:p>
          <w:p w14:paraId="4B60BC63" w14:textId="77777777" w:rsidR="00632C05" w:rsidRPr="00632C05" w:rsidRDefault="00632C05" w:rsidP="00632C05">
            <w:pPr>
              <w:snapToGrid w:val="0"/>
              <w:rPr>
                <w:rFonts w:ascii="Arial" w:hAnsi="Arial" w:cs="Arial"/>
                <w:sz w:val="16"/>
                <w:szCs w:val="16"/>
                <w:lang w:val="pt-BR"/>
              </w:rPr>
            </w:pPr>
            <w:r w:rsidRPr="00632C05">
              <w:rPr>
                <w:rFonts w:ascii="Arial" w:hAnsi="Arial" w:cs="Arial"/>
                <w:sz w:val="16"/>
                <w:szCs w:val="16"/>
                <w:lang w:val="pt-BR"/>
              </w:rPr>
              <w:t>n=0, 1, …, N</w:t>
            </w:r>
            <w:r w:rsidRPr="00632C05">
              <w:rPr>
                <w:rFonts w:ascii="Arial" w:hAnsi="Arial" w:cs="Arial"/>
                <w:sz w:val="16"/>
                <w:szCs w:val="16"/>
                <w:vertAlign w:val="subscript"/>
                <w:lang w:val="pt-BR"/>
              </w:rPr>
              <w:t>TRP</w:t>
            </w:r>
            <w:r w:rsidRPr="00632C05">
              <w:rPr>
                <w:rFonts w:ascii="Arial" w:hAnsi="Arial" w:cs="Arial"/>
                <w:sz w:val="16"/>
                <w:szCs w:val="16"/>
                <w:lang w:val="pt-BR"/>
              </w:rPr>
              <w:t xml:space="preserve"> –1, n≠nref2}</w:t>
            </w:r>
          </w:p>
        </w:tc>
        <w:tc>
          <w:tcPr>
            <w:tcW w:w="3580" w:type="pct"/>
          </w:tcPr>
          <w:p w14:paraId="5927FB5A" w14:textId="77777777" w:rsidR="00632C05" w:rsidRPr="00632C05" w:rsidRDefault="00632C05" w:rsidP="00632C05">
            <w:pPr>
              <w:snapToGrid w:val="0"/>
              <w:rPr>
                <w:rFonts w:ascii="Arial" w:hAnsi="Arial" w:cs="Arial"/>
                <w:sz w:val="16"/>
                <w:szCs w:val="16"/>
              </w:rPr>
            </w:pPr>
            <w:r w:rsidRPr="00632C05">
              <w:rPr>
                <w:rFonts w:ascii="Arial" w:hAnsi="Arial" w:cs="Arial"/>
                <w:sz w:val="16"/>
                <w:szCs w:val="16"/>
              </w:rPr>
              <w:t xml:space="preserve">Frequency offset for CSI-RS resource n: </w:t>
            </w:r>
          </w:p>
          <w:p w14:paraId="6DE2A048" w14:textId="77777777" w:rsidR="00632C05" w:rsidRPr="00632C05" w:rsidRDefault="00EF515C" w:rsidP="00632C05">
            <w:pPr>
              <w:snapToGrid w:val="0"/>
              <w:rPr>
                <w:rFonts w:ascii="Arial" w:hAnsi="Arial" w:cs="Arial"/>
                <w:sz w:val="16"/>
                <w:szCs w:val="16"/>
              </w:rPr>
            </w:pPr>
            <m:oMath>
              <m:d>
                <m:dPr>
                  <m:ctrlPr>
                    <w:rPr>
                      <w:rFonts w:ascii="Cambria Math" w:hAnsi="Cambria Math" w:cs="Arial"/>
                      <w:i/>
                      <w:sz w:val="16"/>
                      <w:szCs w:val="16"/>
                    </w:rPr>
                  </m:ctrlPr>
                </m:dPr>
                <m:e>
                  <m:sSub>
                    <m:sSubPr>
                      <m:ctrlPr>
                        <w:rPr>
                          <w:rFonts w:ascii="Cambria Math" w:hAnsi="Cambria Math" w:cs="Arial"/>
                          <w:i/>
                          <w:sz w:val="16"/>
                          <w:szCs w:val="16"/>
                        </w:rPr>
                      </m:ctrlPr>
                    </m:sSubPr>
                    <m:e>
                      <m:r>
                        <w:rPr>
                          <w:rFonts w:ascii="Cambria Math" w:hAnsi="Cambria Math" w:cs="Arial"/>
                          <w:sz w:val="16"/>
                          <w:szCs w:val="16"/>
                        </w:rPr>
                        <m:t>N</m:t>
                      </m:r>
                    </m:e>
                    <m:sub>
                      <m:r>
                        <w:rPr>
                          <w:rFonts w:ascii="Cambria Math" w:hAnsi="Cambria Math" w:cs="Arial"/>
                          <w:sz w:val="16"/>
                          <w:szCs w:val="16"/>
                        </w:rPr>
                        <m:t>TRP</m:t>
                      </m:r>
                    </m:sub>
                  </m:sSub>
                  <m:r>
                    <w:rPr>
                      <w:rFonts w:ascii="Cambria Math" w:hAnsi="Cambria Math" w:cs="Arial"/>
                      <w:sz w:val="16"/>
                      <w:szCs w:val="16"/>
                    </w:rPr>
                    <m:t>-1</m:t>
                  </m:r>
                </m:e>
              </m:d>
              <m:d>
                <m:dPr>
                  <m:begChr m:val="⌈"/>
                  <m:endChr m:val="⌉"/>
                  <m:ctrlPr>
                    <w:rPr>
                      <w:rFonts w:ascii="Cambria Math" w:eastAsia="Calibri" w:hAnsi="Cambria Math" w:cs="Arial"/>
                      <w:i/>
                      <w:sz w:val="16"/>
                      <w:szCs w:val="16"/>
                    </w:rPr>
                  </m:ctrlPr>
                </m:dPr>
                <m:e>
                  <m:r>
                    <w:rPr>
                      <w:rFonts w:ascii="Cambria Math" w:eastAsia="Calibri" w:hAnsi="Cambria Math" w:cs="Arial"/>
                      <w:sz w:val="16"/>
                      <w:szCs w:val="16"/>
                    </w:rPr>
                    <m:t>log</m:t>
                  </m:r>
                  <m:d>
                    <m:dPr>
                      <m:ctrlPr>
                        <w:rPr>
                          <w:rFonts w:ascii="Cambria Math" w:eastAsia="Calibri" w:hAnsi="Cambria Math" w:cs="Arial"/>
                          <w:i/>
                          <w:sz w:val="16"/>
                          <w:szCs w:val="16"/>
                        </w:rPr>
                      </m:ctrlPr>
                    </m:dPr>
                    <m:e>
                      <m:sSub>
                        <m:sSubPr>
                          <m:ctrlPr>
                            <w:rPr>
                              <w:rFonts w:ascii="Cambria Math" w:eastAsia="Calibri" w:hAnsi="Cambria Math" w:cs="Arial"/>
                              <w:i/>
                              <w:sz w:val="16"/>
                              <w:szCs w:val="16"/>
                            </w:rPr>
                          </m:ctrlPr>
                        </m:sSubPr>
                        <m:e>
                          <m:r>
                            <w:rPr>
                              <w:rFonts w:ascii="Cambria Math" w:eastAsia="Calibri" w:hAnsi="Cambria Math" w:cs="Arial"/>
                              <w:sz w:val="16"/>
                              <w:szCs w:val="16"/>
                            </w:rPr>
                            <m:t>M</m:t>
                          </m:r>
                        </m:e>
                        <m:sub>
                          <m:r>
                            <w:rPr>
                              <w:rFonts w:ascii="Cambria Math" w:eastAsia="Calibri" w:hAnsi="Cambria Math" w:cs="Arial"/>
                              <w:sz w:val="16"/>
                              <w:szCs w:val="16"/>
                            </w:rPr>
                            <m:t>F</m:t>
                          </m:r>
                        </m:sub>
                      </m:sSub>
                    </m:e>
                  </m:d>
                </m:e>
              </m:d>
            </m:oMath>
            <w:r w:rsidR="00632C05" w:rsidRPr="00632C05">
              <w:rPr>
                <w:rFonts w:ascii="Arial" w:eastAsia="Calibri" w:hAnsi="Arial" w:cs="Arial"/>
                <w:sz w:val="16"/>
                <w:szCs w:val="16"/>
              </w:rPr>
              <w:t xml:space="preserve"> bits</w:t>
            </w:r>
          </w:p>
        </w:tc>
      </w:tr>
    </w:tbl>
    <w:p w14:paraId="6FAE357B" w14:textId="77777777" w:rsidR="00632C05" w:rsidRPr="00632C05" w:rsidRDefault="00632C05" w:rsidP="00632C05">
      <w:pPr>
        <w:snapToGrid w:val="0"/>
        <w:rPr>
          <w:sz w:val="18"/>
        </w:rPr>
      </w:pPr>
    </w:p>
    <w:p w14:paraId="0946978A" w14:textId="31D60021" w:rsidR="00632C05" w:rsidRPr="00632C05" w:rsidRDefault="00632C05" w:rsidP="00632C05">
      <w:pPr>
        <w:snapToGrid w:val="0"/>
        <w:rPr>
          <w:rFonts w:eastAsia="Calibri"/>
          <w:szCs w:val="20"/>
        </w:rPr>
      </w:pPr>
      <w:r w:rsidRPr="00632C05">
        <w:rPr>
          <w:rFonts w:eastAsia="Calibri"/>
          <w:b/>
          <w:szCs w:val="20"/>
        </w:rPr>
        <w:t>Conclusion</w:t>
      </w:r>
    </w:p>
    <w:p w14:paraId="74303351" w14:textId="77777777" w:rsidR="00632C05" w:rsidRPr="00632C05" w:rsidRDefault="00632C05" w:rsidP="00632C05">
      <w:pPr>
        <w:snapToGrid w:val="0"/>
        <w:rPr>
          <w:sz w:val="18"/>
        </w:rPr>
      </w:pPr>
      <w:r w:rsidRPr="00632C05">
        <w:rPr>
          <w:rFonts w:eastAsia="Calibri"/>
          <w:szCs w:val="20"/>
        </w:rPr>
        <w:t>For the Rel-19 aperiodic standalone CJT calibration reporting,</w:t>
      </w:r>
      <w:r w:rsidRPr="00632C05">
        <w:rPr>
          <w:rFonts w:eastAsia="Calibri"/>
          <w:iCs/>
          <w:szCs w:val="20"/>
        </w:rPr>
        <w:t xml:space="preserve"> regarding the ‘out of range’ or ‘invalid’ quantization state/hypothesis, there is no consensus on specifying a condition/event for such state.</w:t>
      </w:r>
    </w:p>
    <w:p w14:paraId="782D8E61" w14:textId="77777777" w:rsidR="00632C05" w:rsidRPr="00632C05" w:rsidRDefault="00632C05" w:rsidP="00632C05">
      <w:pPr>
        <w:rPr>
          <w:iCs/>
          <w:lang w:eastAsia="ko-KR"/>
        </w:rPr>
      </w:pPr>
    </w:p>
    <w:p w14:paraId="06BC0512" w14:textId="77777777" w:rsidR="00632C05" w:rsidRPr="00632C05" w:rsidRDefault="00632C05" w:rsidP="00632C05">
      <w:pPr>
        <w:rPr>
          <w:iCs/>
          <w:lang w:eastAsia="ko-KR"/>
        </w:rPr>
      </w:pPr>
    </w:p>
    <w:p w14:paraId="5729F9BF" w14:textId="3EC5C7CA" w:rsidR="00187058" w:rsidRPr="00D7097B" w:rsidRDefault="006F79AF" w:rsidP="00187058">
      <w:pPr>
        <w:rPr>
          <w:iCs/>
          <w:lang w:eastAsia="x-none"/>
        </w:rPr>
      </w:pPr>
      <w:hyperlink r:id="rId1193" w:history="1">
        <w:r>
          <w:rPr>
            <w:rStyle w:val="Hyperlink"/>
            <w:iCs/>
            <w:lang w:eastAsia="x-none"/>
          </w:rPr>
          <w:t>R1-2405488</w:t>
        </w:r>
      </w:hyperlink>
      <w:r w:rsidR="00187058" w:rsidRPr="00B04157">
        <w:rPr>
          <w:iCs/>
          <w:lang w:eastAsia="x-none"/>
        </w:rPr>
        <w:tab/>
        <w:t>Moderator summary of Tuesday afternoon offline on Rel-19 CSI enhancements</w:t>
      </w:r>
      <w:r w:rsidR="00187058" w:rsidRPr="00B04157">
        <w:rPr>
          <w:iCs/>
          <w:lang w:eastAsia="x-none"/>
        </w:rPr>
        <w:tab/>
        <w:t>Moderator (Samsung)</w:t>
      </w:r>
    </w:p>
    <w:p w14:paraId="73CADB8E" w14:textId="6D406BA8" w:rsidR="00B04157" w:rsidRPr="00187058" w:rsidRDefault="006F79AF" w:rsidP="00B04157">
      <w:pPr>
        <w:rPr>
          <w:b/>
          <w:bCs/>
          <w:iCs/>
          <w:lang w:eastAsia="x-none"/>
        </w:rPr>
      </w:pPr>
      <w:hyperlink r:id="rId1194" w:history="1">
        <w:r>
          <w:rPr>
            <w:rStyle w:val="Hyperlink"/>
            <w:b/>
            <w:bCs/>
            <w:iCs/>
            <w:lang w:eastAsia="x-none"/>
          </w:rPr>
          <w:t>R1-2405485</w:t>
        </w:r>
      </w:hyperlink>
      <w:r w:rsidR="00B04157" w:rsidRPr="00187058">
        <w:rPr>
          <w:b/>
          <w:bCs/>
          <w:iCs/>
          <w:lang w:eastAsia="x-none"/>
        </w:rPr>
        <w:tab/>
        <w:t>Moderator Summary#3 on Rel-19 CSI enhancements: Round 3</w:t>
      </w:r>
      <w:r w:rsidR="00B04157" w:rsidRPr="00187058">
        <w:rPr>
          <w:b/>
          <w:bCs/>
          <w:iCs/>
          <w:lang w:eastAsia="x-none"/>
        </w:rPr>
        <w:tab/>
        <w:t>Moderator (Samsung)</w:t>
      </w:r>
    </w:p>
    <w:p w14:paraId="23E88DB0" w14:textId="7996562E" w:rsidR="00187058" w:rsidRDefault="00187058" w:rsidP="00B04157">
      <w:pPr>
        <w:rPr>
          <w:iCs/>
          <w:lang w:eastAsia="x-none"/>
        </w:rPr>
      </w:pPr>
      <w:r>
        <w:rPr>
          <w:iCs/>
          <w:lang w:eastAsia="x-none"/>
        </w:rPr>
        <w:t>From Wednesday session</w:t>
      </w:r>
    </w:p>
    <w:p w14:paraId="0A36638D" w14:textId="77777777" w:rsidR="00187058" w:rsidRPr="00C35CC0" w:rsidRDefault="00187058" w:rsidP="00187058">
      <w:pPr>
        <w:snapToGrid w:val="0"/>
        <w:rPr>
          <w:rFonts w:ascii="Times New Roman" w:hAnsi="Times New Roman"/>
          <w:bCs/>
          <w:szCs w:val="20"/>
          <w:highlight w:val="green"/>
        </w:rPr>
      </w:pPr>
      <w:r w:rsidRPr="00C35CC0">
        <w:rPr>
          <w:rFonts w:ascii="Times New Roman" w:hAnsi="Times New Roman"/>
          <w:bCs/>
          <w:szCs w:val="20"/>
          <w:highlight w:val="green"/>
        </w:rPr>
        <w:t>Agreement</w:t>
      </w:r>
    </w:p>
    <w:p w14:paraId="72C9DBED" w14:textId="77777777" w:rsidR="00187058" w:rsidRPr="00187058" w:rsidRDefault="00187058" w:rsidP="00187058">
      <w:pPr>
        <w:snapToGrid w:val="0"/>
        <w:rPr>
          <w:rFonts w:ascii="Times New Roman" w:eastAsia="Malgun Gothic" w:hAnsi="Times New Roman"/>
        </w:rPr>
      </w:pPr>
      <w:r w:rsidRPr="00187058">
        <w:rPr>
          <w:rFonts w:eastAsia="Malgun Gothic"/>
        </w:rPr>
        <w:t xml:space="preserve">For the Rel-19 aperiodic standalone CJT calibration reporting, when ReportQuantity is ‘cjtc-P’ (DL/UL phase offset), </w:t>
      </w:r>
    </w:p>
    <w:p w14:paraId="4507024B" w14:textId="77777777" w:rsidR="00187058" w:rsidRPr="00187058" w:rsidRDefault="00187058" w:rsidP="00311060">
      <w:pPr>
        <w:numPr>
          <w:ilvl w:val="0"/>
          <w:numId w:val="133"/>
        </w:numPr>
        <w:snapToGrid w:val="0"/>
        <w:rPr>
          <w:rFonts w:eastAsia="Malgun Gothic"/>
          <w:lang w:eastAsia="x-none"/>
        </w:rPr>
      </w:pPr>
      <w:r w:rsidRPr="00187058">
        <w:rPr>
          <w:rFonts w:eastAsia="Malgun Gothic"/>
          <w:lang w:eastAsia="x-none"/>
        </w:rPr>
        <w:t xml:space="preserve">Regarding the number of configured associated SRS resource(s) (=Q) for antenna switching xTyR, support at least Q=1 where: </w:t>
      </w:r>
    </w:p>
    <w:p w14:paraId="38EFC001" w14:textId="77777777" w:rsidR="00187058" w:rsidRPr="00187058" w:rsidRDefault="00187058" w:rsidP="00311060">
      <w:pPr>
        <w:numPr>
          <w:ilvl w:val="1"/>
          <w:numId w:val="133"/>
        </w:numPr>
        <w:snapToGrid w:val="0"/>
        <w:rPr>
          <w:rFonts w:eastAsia="Malgun Gothic"/>
          <w:bCs/>
        </w:rPr>
      </w:pPr>
      <w:r w:rsidRPr="00187058">
        <w:rPr>
          <w:rFonts w:eastAsia="Malgun Gothic"/>
        </w:rPr>
        <w:t>the configured associated SRS resource is selected from all the y/x SRS resources and all the configured resource set(s)</w:t>
      </w:r>
    </w:p>
    <w:p w14:paraId="60A5A826" w14:textId="77777777" w:rsidR="00187058" w:rsidRPr="00187058" w:rsidRDefault="00187058" w:rsidP="00311060">
      <w:pPr>
        <w:numPr>
          <w:ilvl w:val="1"/>
          <w:numId w:val="133"/>
        </w:numPr>
        <w:snapToGrid w:val="0"/>
        <w:rPr>
          <w:rFonts w:eastAsia="Malgun Gothic"/>
          <w:lang w:val="en-US"/>
        </w:rPr>
      </w:pPr>
      <w:r w:rsidRPr="00187058">
        <w:rPr>
          <w:rFonts w:eastAsia="Malgun Gothic"/>
          <w:bCs/>
        </w:rPr>
        <w:t>FFS (by RAN1#118): whether Q&gt;1 is also supported</w:t>
      </w:r>
    </w:p>
    <w:p w14:paraId="4E30A613" w14:textId="77777777" w:rsidR="00187058" w:rsidRPr="00187058" w:rsidRDefault="00187058" w:rsidP="00311060">
      <w:pPr>
        <w:numPr>
          <w:ilvl w:val="1"/>
          <w:numId w:val="133"/>
        </w:numPr>
        <w:snapToGrid w:val="0"/>
        <w:rPr>
          <w:rFonts w:eastAsia="Malgun Gothic"/>
        </w:rPr>
      </w:pPr>
      <w:r w:rsidRPr="00187058">
        <w:rPr>
          <w:rFonts w:eastAsia="Malgun Gothic"/>
        </w:rPr>
        <w:t>FFS (by RAN1#118): the supported value(s) of x</w:t>
      </w:r>
    </w:p>
    <w:p w14:paraId="3B6012CD" w14:textId="77777777" w:rsidR="00187058" w:rsidRPr="00187058" w:rsidRDefault="00187058" w:rsidP="00311060">
      <w:pPr>
        <w:numPr>
          <w:ilvl w:val="0"/>
          <w:numId w:val="133"/>
        </w:numPr>
        <w:snapToGrid w:val="0"/>
        <w:rPr>
          <w:rFonts w:eastAsia="Malgun Gothic"/>
          <w:bCs/>
        </w:rPr>
      </w:pPr>
      <w:r w:rsidRPr="00187058">
        <w:rPr>
          <w:rFonts w:eastAsia="Malgun Gothic"/>
        </w:rPr>
        <w:t>Regarding how to determine the SRS port corresponding to the ‘reference UE antenna port’, support P</w:t>
      </w:r>
      <w:r w:rsidRPr="00187058">
        <w:rPr>
          <w:rFonts w:eastAsia="Malgun Gothic"/>
          <w:vertAlign w:val="subscript"/>
        </w:rPr>
        <w:t>SRS</w:t>
      </w:r>
      <w:r w:rsidRPr="00187058">
        <w:rPr>
          <w:rFonts w:eastAsia="Malgun Gothic"/>
        </w:rPr>
        <w:t xml:space="preserve"> =1 SRS port selected from all the ports from the configured Q associated SRS resource(s)</w:t>
      </w:r>
    </w:p>
    <w:p w14:paraId="6FBE0B86" w14:textId="77777777" w:rsidR="00187058" w:rsidRPr="00187058" w:rsidRDefault="00187058" w:rsidP="00311060">
      <w:pPr>
        <w:numPr>
          <w:ilvl w:val="1"/>
          <w:numId w:val="133"/>
        </w:numPr>
        <w:snapToGrid w:val="0"/>
        <w:rPr>
          <w:rFonts w:eastAsia="Malgun Gothic"/>
          <w:lang w:val="en-US"/>
        </w:rPr>
      </w:pPr>
      <w:r w:rsidRPr="00187058">
        <w:rPr>
          <w:rFonts w:eastAsia="Malgun Gothic"/>
        </w:rPr>
        <w:t>FFS (by RAN1#118): Whether P</w:t>
      </w:r>
      <w:r w:rsidRPr="00187058">
        <w:rPr>
          <w:rFonts w:eastAsia="Malgun Gothic"/>
          <w:vertAlign w:val="subscript"/>
        </w:rPr>
        <w:t>SRS</w:t>
      </w:r>
      <w:r w:rsidRPr="00187058">
        <w:rPr>
          <w:rFonts w:eastAsia="Malgun Gothic"/>
        </w:rPr>
        <w:t xml:space="preserve"> &gt;1 is also supported</w:t>
      </w:r>
    </w:p>
    <w:p w14:paraId="68CD17B4" w14:textId="77777777" w:rsidR="00187058" w:rsidRPr="00187058" w:rsidRDefault="00187058" w:rsidP="00187058">
      <w:pPr>
        <w:rPr>
          <w:iCs/>
          <w:lang w:val="en-US" w:eastAsia="ko-KR"/>
        </w:rPr>
      </w:pPr>
    </w:p>
    <w:p w14:paraId="6395CD6B" w14:textId="77777777" w:rsidR="00187058" w:rsidRPr="00C35CC0" w:rsidRDefault="00187058" w:rsidP="00187058">
      <w:pPr>
        <w:snapToGrid w:val="0"/>
        <w:rPr>
          <w:rFonts w:ascii="Times New Roman" w:hAnsi="Times New Roman"/>
          <w:bCs/>
          <w:szCs w:val="20"/>
          <w:highlight w:val="green"/>
        </w:rPr>
      </w:pPr>
      <w:r w:rsidRPr="00C35CC0">
        <w:rPr>
          <w:rFonts w:ascii="Times New Roman" w:hAnsi="Times New Roman"/>
          <w:bCs/>
          <w:szCs w:val="20"/>
          <w:highlight w:val="green"/>
        </w:rPr>
        <w:t>Agreement</w:t>
      </w:r>
    </w:p>
    <w:p w14:paraId="3E31DB7C" w14:textId="62E7FA65" w:rsidR="00187058" w:rsidRPr="00187058" w:rsidRDefault="00187058" w:rsidP="00187058">
      <w:pPr>
        <w:snapToGrid w:val="0"/>
        <w:jc w:val="both"/>
        <w:rPr>
          <w:rFonts w:ascii="Times New Roman" w:eastAsia="Malgun Gothic" w:hAnsi="Times New Roman"/>
        </w:rPr>
      </w:pPr>
      <w:r w:rsidRPr="00187058">
        <w:rPr>
          <w:rFonts w:eastAsia="Malgun Gothic"/>
        </w:rPr>
        <w:t>For the Rel-19 aperiodic standalone CJT calibration reporting, regarding timeline, fully reuse those from Rel-18 TDCP reporting</w:t>
      </w:r>
      <w:r>
        <w:rPr>
          <w:rFonts w:eastAsia="Malgun Gothic"/>
        </w:rPr>
        <w:t>.</w:t>
      </w:r>
    </w:p>
    <w:p w14:paraId="19BDFD24" w14:textId="77777777" w:rsidR="00187058" w:rsidRPr="00187058" w:rsidRDefault="00187058" w:rsidP="00187058">
      <w:pPr>
        <w:rPr>
          <w:iCs/>
          <w:lang w:eastAsia="ko-KR"/>
        </w:rPr>
      </w:pPr>
    </w:p>
    <w:p w14:paraId="04F680BB" w14:textId="77777777" w:rsidR="00187058" w:rsidRPr="00C35CC0" w:rsidRDefault="00187058" w:rsidP="00187058">
      <w:pPr>
        <w:snapToGrid w:val="0"/>
        <w:rPr>
          <w:rFonts w:ascii="Times New Roman" w:hAnsi="Times New Roman"/>
          <w:bCs/>
          <w:szCs w:val="20"/>
          <w:highlight w:val="green"/>
        </w:rPr>
      </w:pPr>
      <w:r w:rsidRPr="00C35CC0">
        <w:rPr>
          <w:rFonts w:ascii="Times New Roman" w:hAnsi="Times New Roman"/>
          <w:bCs/>
          <w:szCs w:val="20"/>
          <w:highlight w:val="green"/>
        </w:rPr>
        <w:t>Agreement</w:t>
      </w:r>
    </w:p>
    <w:p w14:paraId="0A5A6702" w14:textId="10180A2C" w:rsidR="00187058" w:rsidRPr="00187058" w:rsidRDefault="00187058" w:rsidP="00187058">
      <w:pPr>
        <w:widowControl w:val="0"/>
        <w:snapToGrid w:val="0"/>
        <w:rPr>
          <w:iCs/>
          <w:lang w:eastAsia="ko-KR"/>
        </w:rPr>
      </w:pPr>
      <w:r w:rsidRPr="00187058">
        <w:rPr>
          <w:rFonts w:eastAsia="Calibri"/>
          <w:szCs w:val="20"/>
        </w:rPr>
        <w:t xml:space="preserve">For the Rel-19 aperiodic standalone CJT calibration reporting, regarding the </w:t>
      </w:r>
      <w:r w:rsidRPr="00187058">
        <w:rPr>
          <w:iCs/>
          <w:szCs w:val="20"/>
        </w:rPr>
        <w:t>applicable type(s) of the configured N</w:t>
      </w:r>
      <w:r w:rsidRPr="00187058">
        <w:rPr>
          <w:iCs/>
          <w:szCs w:val="20"/>
          <w:vertAlign w:val="subscript"/>
        </w:rPr>
        <w:t>TRP</w:t>
      </w:r>
      <w:r w:rsidRPr="00187058">
        <w:rPr>
          <w:iCs/>
          <w:szCs w:val="20"/>
        </w:rPr>
        <w:t xml:space="preserve"> NZP CSI-RS resources/resource sets </w:t>
      </w:r>
      <w:r w:rsidRPr="00187058">
        <w:rPr>
          <w:szCs w:val="20"/>
        </w:rPr>
        <w:t>when ReportQuantity is ‘cjtc-Dd’ (Doffset+d) or ‘cjtc-F’ (frequency offset)</w:t>
      </w:r>
      <w:r w:rsidRPr="00187058">
        <w:rPr>
          <w:iCs/>
          <w:szCs w:val="20"/>
        </w:rPr>
        <w:t xml:space="preserve">, </w:t>
      </w:r>
      <w:r w:rsidRPr="00187058">
        <w:rPr>
          <w:szCs w:val="20"/>
          <w:lang w:eastAsia="zh-CN"/>
        </w:rPr>
        <w:t>all the resources across the N</w:t>
      </w:r>
      <w:r w:rsidRPr="00187058">
        <w:rPr>
          <w:szCs w:val="20"/>
          <w:vertAlign w:val="subscript"/>
          <w:lang w:eastAsia="zh-CN"/>
        </w:rPr>
        <w:t>TRP</w:t>
      </w:r>
      <w:r w:rsidRPr="00187058">
        <w:rPr>
          <w:szCs w:val="20"/>
          <w:lang w:eastAsia="zh-CN"/>
        </w:rPr>
        <w:t> TRS resource sets are configured with the same bandwidth</w:t>
      </w:r>
      <w:r>
        <w:rPr>
          <w:szCs w:val="20"/>
          <w:lang w:eastAsia="zh-CN"/>
        </w:rPr>
        <w:t>.</w:t>
      </w:r>
    </w:p>
    <w:p w14:paraId="492E8055" w14:textId="77777777" w:rsidR="00187058" w:rsidRPr="00187058" w:rsidRDefault="00187058" w:rsidP="00187058">
      <w:pPr>
        <w:rPr>
          <w:iCs/>
          <w:lang w:eastAsia="ko-KR"/>
        </w:rPr>
      </w:pPr>
    </w:p>
    <w:p w14:paraId="17FE1718" w14:textId="77777777" w:rsidR="00187058" w:rsidRPr="00187058" w:rsidRDefault="00187058" w:rsidP="00187058">
      <w:pPr>
        <w:widowControl w:val="0"/>
        <w:snapToGrid w:val="0"/>
        <w:rPr>
          <w:szCs w:val="20"/>
        </w:rPr>
      </w:pPr>
      <w:r w:rsidRPr="00187058">
        <w:rPr>
          <w:b/>
          <w:szCs w:val="20"/>
        </w:rPr>
        <w:t>Conclusion</w:t>
      </w:r>
    </w:p>
    <w:p w14:paraId="09C8C1DF" w14:textId="77777777" w:rsidR="00187058" w:rsidRPr="00187058" w:rsidRDefault="00187058" w:rsidP="00187058">
      <w:pPr>
        <w:widowControl w:val="0"/>
        <w:snapToGrid w:val="0"/>
        <w:rPr>
          <w:iCs/>
          <w:szCs w:val="20"/>
        </w:rPr>
      </w:pPr>
      <w:r w:rsidRPr="00187058">
        <w:rPr>
          <w:rFonts w:eastAsia="Calibri"/>
          <w:szCs w:val="20"/>
        </w:rPr>
        <w:t xml:space="preserve">For the Rel-19 aperiodic standalone CJT calibration reporting, regarding the </w:t>
      </w:r>
      <w:r w:rsidRPr="00187058">
        <w:rPr>
          <w:iCs/>
          <w:szCs w:val="20"/>
        </w:rPr>
        <w:t>applicable type(s) of the configured N</w:t>
      </w:r>
      <w:r w:rsidRPr="00187058">
        <w:rPr>
          <w:iCs/>
          <w:szCs w:val="20"/>
          <w:vertAlign w:val="subscript"/>
        </w:rPr>
        <w:t>TRP</w:t>
      </w:r>
      <w:r w:rsidRPr="00187058">
        <w:rPr>
          <w:iCs/>
          <w:szCs w:val="20"/>
        </w:rPr>
        <w:t xml:space="preserve"> NZP CSI-</w:t>
      </w:r>
      <w:r w:rsidRPr="00187058">
        <w:rPr>
          <w:iCs/>
          <w:szCs w:val="20"/>
        </w:rPr>
        <w:lastRenderedPageBreak/>
        <w:t xml:space="preserve">RS resources/resource sets </w:t>
      </w:r>
      <w:r w:rsidRPr="00187058">
        <w:rPr>
          <w:szCs w:val="20"/>
        </w:rPr>
        <w:t>when ReportQuantity is ‘cjtc-Dd’ (Doffset+d) or ‘cjtc-F’ (frequency offset)</w:t>
      </w:r>
      <w:r w:rsidRPr="00187058">
        <w:rPr>
          <w:iCs/>
          <w:szCs w:val="20"/>
        </w:rPr>
        <w:t>, there is no consensus on:</w:t>
      </w:r>
    </w:p>
    <w:p w14:paraId="75C24CCB" w14:textId="77777777" w:rsidR="00187058" w:rsidRPr="00187058" w:rsidRDefault="00187058" w:rsidP="00311060">
      <w:pPr>
        <w:widowControl w:val="0"/>
        <w:numPr>
          <w:ilvl w:val="0"/>
          <w:numId w:val="133"/>
        </w:numPr>
        <w:snapToGrid w:val="0"/>
        <w:rPr>
          <w:iCs/>
          <w:szCs w:val="20"/>
          <w:lang w:eastAsia="x-none"/>
        </w:rPr>
      </w:pPr>
      <w:r w:rsidRPr="00187058">
        <w:rPr>
          <w:iCs/>
          <w:szCs w:val="20"/>
          <w:lang w:eastAsia="x-none"/>
        </w:rPr>
        <w:t>Supporting CSI-RS for CSI</w:t>
      </w:r>
    </w:p>
    <w:p w14:paraId="3A08FE35" w14:textId="77777777" w:rsidR="00187058" w:rsidRPr="00187058" w:rsidRDefault="00187058" w:rsidP="00187058">
      <w:pPr>
        <w:rPr>
          <w:iCs/>
          <w:lang w:eastAsia="ko-KR"/>
        </w:rPr>
      </w:pPr>
    </w:p>
    <w:p w14:paraId="7FB526E6" w14:textId="77777777" w:rsidR="00187058" w:rsidRPr="00C35CC0" w:rsidRDefault="00187058" w:rsidP="00187058">
      <w:pPr>
        <w:snapToGrid w:val="0"/>
        <w:rPr>
          <w:rFonts w:ascii="Times New Roman" w:hAnsi="Times New Roman"/>
          <w:bCs/>
          <w:szCs w:val="20"/>
          <w:highlight w:val="green"/>
        </w:rPr>
      </w:pPr>
      <w:r w:rsidRPr="00C35CC0">
        <w:rPr>
          <w:rFonts w:ascii="Times New Roman" w:hAnsi="Times New Roman"/>
          <w:bCs/>
          <w:szCs w:val="20"/>
          <w:highlight w:val="green"/>
        </w:rPr>
        <w:t>Agreement</w:t>
      </w:r>
    </w:p>
    <w:p w14:paraId="3F584BC0" w14:textId="77777777" w:rsidR="00187058" w:rsidRPr="00187058" w:rsidRDefault="00187058" w:rsidP="00187058">
      <w:pPr>
        <w:snapToGrid w:val="0"/>
      </w:pPr>
      <w:r w:rsidRPr="00187058">
        <w:t>For the Rel-19 aperiodic standalone CJT calibration reporting, regarding the applicable type(s) of the configured N</w:t>
      </w:r>
      <w:r w:rsidRPr="00187058">
        <w:rPr>
          <w:vertAlign w:val="subscript"/>
        </w:rPr>
        <w:t>TRP</w:t>
      </w:r>
      <w:r w:rsidRPr="00187058">
        <w:t xml:space="preserve"> NZP CSI-RS resources/resource sets when ReportQuantity is ‘cjtc-P’ (DL/UL phase offset),</w:t>
      </w:r>
    </w:p>
    <w:p w14:paraId="395EEAE1" w14:textId="77777777" w:rsidR="00187058" w:rsidRPr="00187058" w:rsidRDefault="00187058" w:rsidP="00311060">
      <w:pPr>
        <w:numPr>
          <w:ilvl w:val="0"/>
          <w:numId w:val="176"/>
        </w:numPr>
        <w:snapToGrid w:val="0"/>
        <w:rPr>
          <w:sz w:val="18"/>
          <w:lang w:eastAsia="x-none"/>
        </w:rPr>
      </w:pPr>
      <w:r w:rsidRPr="00187058">
        <w:rPr>
          <w:szCs w:val="20"/>
          <w:lang w:eastAsia="x-none"/>
        </w:rPr>
        <w:t>all the ‘CSI-RS for CSI’ resources within each resource set follow the legacy pre-Rel-19 rules of CSI-RS resources associated with a same resource set</w:t>
      </w:r>
    </w:p>
    <w:p w14:paraId="09658352" w14:textId="76C1E5C2" w:rsidR="00187058" w:rsidRPr="00187058" w:rsidRDefault="00187058" w:rsidP="00311060">
      <w:pPr>
        <w:numPr>
          <w:ilvl w:val="0"/>
          <w:numId w:val="176"/>
        </w:numPr>
        <w:snapToGrid w:val="0"/>
        <w:rPr>
          <w:sz w:val="18"/>
          <w:lang w:eastAsia="x-none"/>
        </w:rPr>
      </w:pPr>
      <w:r w:rsidRPr="00187058">
        <w:rPr>
          <w:szCs w:val="20"/>
          <w:lang w:eastAsia="zh-CN"/>
        </w:rPr>
        <w:t>all the resources across the N</w:t>
      </w:r>
      <w:r w:rsidRPr="00187058">
        <w:rPr>
          <w:szCs w:val="20"/>
          <w:vertAlign w:val="subscript"/>
          <w:lang w:eastAsia="zh-CN"/>
        </w:rPr>
        <w:t>TRP</w:t>
      </w:r>
      <w:r w:rsidR="00A45428">
        <w:rPr>
          <w:szCs w:val="20"/>
          <w:lang w:eastAsia="zh-CN"/>
        </w:rPr>
        <w:t xml:space="preserve"> </w:t>
      </w:r>
      <w:r w:rsidRPr="00187058">
        <w:rPr>
          <w:szCs w:val="20"/>
          <w:lang w:eastAsia="zh-CN"/>
        </w:rPr>
        <w:t>CSI-RS resources/resource sets are configured with the same bandwidth</w:t>
      </w:r>
      <w:r>
        <w:rPr>
          <w:szCs w:val="20"/>
          <w:lang w:eastAsia="zh-CN"/>
        </w:rPr>
        <w:t>.</w:t>
      </w:r>
    </w:p>
    <w:p w14:paraId="166BA281" w14:textId="77777777" w:rsidR="00187058" w:rsidRPr="00187058" w:rsidRDefault="00187058" w:rsidP="00187058">
      <w:pPr>
        <w:rPr>
          <w:iCs/>
          <w:lang w:eastAsia="ko-KR"/>
        </w:rPr>
      </w:pPr>
    </w:p>
    <w:p w14:paraId="3A45EDCE" w14:textId="77777777" w:rsidR="00187058" w:rsidRPr="00187058" w:rsidRDefault="00187058" w:rsidP="00187058">
      <w:pPr>
        <w:widowControl w:val="0"/>
        <w:snapToGrid w:val="0"/>
        <w:rPr>
          <w:szCs w:val="20"/>
        </w:rPr>
      </w:pPr>
      <w:r w:rsidRPr="00187058">
        <w:rPr>
          <w:b/>
          <w:szCs w:val="20"/>
        </w:rPr>
        <w:t>Conclusion</w:t>
      </w:r>
    </w:p>
    <w:p w14:paraId="27C0C17E" w14:textId="77777777" w:rsidR="00187058" w:rsidRPr="00187058" w:rsidRDefault="00187058" w:rsidP="00187058">
      <w:pPr>
        <w:snapToGrid w:val="0"/>
        <w:rPr>
          <w:rFonts w:ascii="Times New Roman" w:hAnsi="Times New Roman"/>
          <w:iCs/>
          <w:szCs w:val="20"/>
        </w:rPr>
      </w:pPr>
      <w:r w:rsidRPr="00187058">
        <w:t>For the Rel-19 aperiodic standalone CJT calibration reporting, regarding the applicable type(s) of the configured NTRP NZP CSI-RS resources/resource sets when ReportQuantity is ‘cjtc-P’ (DL/UL phase offset),</w:t>
      </w:r>
      <w:r w:rsidRPr="00187058">
        <w:rPr>
          <w:iCs/>
          <w:szCs w:val="20"/>
        </w:rPr>
        <w:t xml:space="preserve"> there is no consensus on:</w:t>
      </w:r>
    </w:p>
    <w:p w14:paraId="28CBC775" w14:textId="063C01E8" w:rsidR="00187058" w:rsidRPr="00187058" w:rsidRDefault="00187058" w:rsidP="00311060">
      <w:pPr>
        <w:numPr>
          <w:ilvl w:val="0"/>
          <w:numId w:val="177"/>
        </w:numPr>
        <w:snapToGrid w:val="0"/>
        <w:rPr>
          <w:szCs w:val="20"/>
          <w:lang w:eastAsia="x-none"/>
        </w:rPr>
      </w:pPr>
      <w:r w:rsidRPr="00187058">
        <w:rPr>
          <w:szCs w:val="20"/>
          <w:lang w:eastAsia="x-none"/>
        </w:rPr>
        <w:t>Supporting multi-port CSI-RS for CSI</w:t>
      </w:r>
      <w:r w:rsidR="00FD14BF">
        <w:rPr>
          <w:szCs w:val="20"/>
          <w:lang w:eastAsia="x-none"/>
        </w:rPr>
        <w:t>.</w:t>
      </w:r>
    </w:p>
    <w:p w14:paraId="2CAF8E53" w14:textId="77777777" w:rsidR="00187058" w:rsidRPr="00187058" w:rsidRDefault="00187058" w:rsidP="00187058">
      <w:pPr>
        <w:rPr>
          <w:iCs/>
          <w:lang w:eastAsia="ko-KR"/>
        </w:rPr>
      </w:pPr>
    </w:p>
    <w:p w14:paraId="65F3D02E" w14:textId="77777777" w:rsidR="00187058" w:rsidRPr="00187058" w:rsidRDefault="00187058" w:rsidP="00187058">
      <w:pPr>
        <w:widowControl w:val="0"/>
        <w:snapToGrid w:val="0"/>
        <w:rPr>
          <w:szCs w:val="20"/>
        </w:rPr>
      </w:pPr>
      <w:r w:rsidRPr="00187058">
        <w:rPr>
          <w:b/>
          <w:szCs w:val="20"/>
        </w:rPr>
        <w:t>Conclusion</w:t>
      </w:r>
    </w:p>
    <w:p w14:paraId="5586603B" w14:textId="4721E371" w:rsidR="00187058" w:rsidRPr="00187058" w:rsidRDefault="00187058" w:rsidP="00187058">
      <w:pPr>
        <w:widowControl w:val="0"/>
        <w:snapToGrid w:val="0"/>
        <w:rPr>
          <w:rFonts w:ascii="Times New Roman" w:hAnsi="Times New Roman"/>
          <w:b/>
          <w:iCs/>
          <w:szCs w:val="20"/>
          <w:u w:val="single"/>
        </w:rPr>
      </w:pPr>
      <w:r w:rsidRPr="00187058">
        <w:rPr>
          <w:szCs w:val="20"/>
        </w:rPr>
        <w:t xml:space="preserve">For the </w:t>
      </w:r>
      <w:r w:rsidRPr="00187058">
        <w:rPr>
          <w:iCs/>
          <w:szCs w:val="20"/>
        </w:rPr>
        <w:t xml:space="preserve">Rel-19 Type-II codebook refinement for 48, 64, and 128 CSI-RS ports based on the </w:t>
      </w:r>
      <w:r w:rsidRPr="00187058">
        <w:rPr>
          <w:szCs w:val="20"/>
        </w:rPr>
        <w:t xml:space="preserve">Rel-18 Type-II Doppler codebook, there is no consensus on specifying further restriction on </w:t>
      </w:r>
      <w:r w:rsidRPr="00187058">
        <w:rPr>
          <w:i/>
          <w:szCs w:val="20"/>
        </w:rPr>
        <w:t>m</w:t>
      </w:r>
      <w:r w:rsidRPr="00187058">
        <w:rPr>
          <w:szCs w:val="20"/>
        </w:rPr>
        <w:t xml:space="preserve"> values based on the slot location(s) of the </w:t>
      </w:r>
      <w:r w:rsidRPr="00187058">
        <w:rPr>
          <w:iCs/>
          <w:szCs w:val="20"/>
        </w:rPr>
        <w:t>CSI-RS resources in a resource group</w:t>
      </w:r>
      <w:r w:rsidR="00FD14BF">
        <w:rPr>
          <w:iCs/>
          <w:szCs w:val="20"/>
        </w:rPr>
        <w:t>.</w:t>
      </w:r>
    </w:p>
    <w:p w14:paraId="1F26AA60" w14:textId="77777777" w:rsidR="00187058" w:rsidRPr="00187058" w:rsidRDefault="00187058" w:rsidP="00187058">
      <w:pPr>
        <w:rPr>
          <w:iCs/>
          <w:lang w:eastAsia="ko-KR"/>
        </w:rPr>
      </w:pPr>
    </w:p>
    <w:p w14:paraId="63A242C2" w14:textId="77777777" w:rsidR="00187058" w:rsidRPr="00C35CC0" w:rsidRDefault="00187058" w:rsidP="00187058">
      <w:pPr>
        <w:snapToGrid w:val="0"/>
        <w:rPr>
          <w:rFonts w:ascii="Times New Roman" w:hAnsi="Times New Roman"/>
          <w:bCs/>
          <w:szCs w:val="20"/>
          <w:highlight w:val="green"/>
        </w:rPr>
      </w:pPr>
      <w:bookmarkStart w:id="379" w:name="_Hlk167205292"/>
      <w:r w:rsidRPr="00C35CC0">
        <w:rPr>
          <w:rFonts w:ascii="Times New Roman" w:hAnsi="Times New Roman"/>
          <w:bCs/>
          <w:szCs w:val="20"/>
          <w:highlight w:val="green"/>
        </w:rPr>
        <w:t>Agreement</w:t>
      </w:r>
    </w:p>
    <w:p w14:paraId="53BBDC35" w14:textId="77777777" w:rsidR="00187058" w:rsidRPr="00187058" w:rsidRDefault="00187058" w:rsidP="00187058">
      <w:pPr>
        <w:widowControl w:val="0"/>
        <w:snapToGrid w:val="0"/>
        <w:rPr>
          <w:iCs/>
          <w:szCs w:val="20"/>
        </w:rPr>
      </w:pPr>
      <w:r w:rsidRPr="00187058">
        <w:rPr>
          <w:iCs/>
          <w:szCs w:val="20"/>
        </w:rPr>
        <w:t xml:space="preserve">For the Rel-19 Type-II codebook refinement for </w:t>
      </w:r>
      <w:r w:rsidRPr="00187058">
        <w:rPr>
          <w:rFonts w:eastAsia="SimSun"/>
          <w:iCs/>
          <w:szCs w:val="20"/>
        </w:rPr>
        <w:t>48, 64, and</w:t>
      </w:r>
      <w:r w:rsidRPr="00187058">
        <w:rPr>
          <w:iCs/>
          <w:szCs w:val="20"/>
        </w:rPr>
        <w:t xml:space="preserve"> 128 CSI-RS ports, on CBSR, </w:t>
      </w:r>
    </w:p>
    <w:p w14:paraId="68FBB5E4" w14:textId="77777777" w:rsidR="00187058" w:rsidRPr="00187058" w:rsidRDefault="00EF515C" w:rsidP="00311060">
      <w:pPr>
        <w:widowControl w:val="0"/>
        <w:numPr>
          <w:ilvl w:val="0"/>
          <w:numId w:val="179"/>
        </w:numPr>
        <w:snapToGrid w:val="0"/>
        <w:rPr>
          <w:rFonts w:ascii="Times New Roman" w:hAnsi="Times New Roman"/>
          <w:iCs/>
          <w:szCs w:val="20"/>
          <w:lang w:eastAsia="x-none"/>
        </w:rPr>
      </w:pPr>
      <m:oMath>
        <m:f>
          <m:fPr>
            <m:ctrlPr>
              <w:rPr>
                <w:rFonts w:ascii="Cambria Math" w:eastAsia="Cambria Math" w:hAnsi="Cambria Math"/>
                <w:i/>
                <w:iCs/>
                <w:sz w:val="24"/>
              </w:rPr>
            </m:ctrlPr>
          </m:fPr>
          <m:num>
            <m:sSub>
              <m:sSubPr>
                <m:ctrlPr>
                  <w:rPr>
                    <w:rFonts w:ascii="Cambria Math" w:eastAsia="Cambria Math" w:hAnsi="Cambria Math"/>
                    <w:i/>
                    <w:iCs/>
                    <w:sz w:val="24"/>
                  </w:rPr>
                </m:ctrlPr>
              </m:sSubPr>
              <m:e>
                <m:r>
                  <w:rPr>
                    <w:rFonts w:ascii="Cambria Math" w:eastAsia="Cambria Math" w:hAnsi="Cambria Math"/>
                    <w:szCs w:val="20"/>
                    <w:lang w:eastAsia="x-none"/>
                  </w:rPr>
                  <m:t>N</m:t>
                </m:r>
              </m:e>
              <m:sub>
                <m:r>
                  <w:rPr>
                    <w:rFonts w:ascii="Cambria Math" w:eastAsia="Cambria Math" w:hAnsi="Cambria Math"/>
                    <w:szCs w:val="20"/>
                    <w:lang w:eastAsia="x-none"/>
                  </w:rPr>
                  <m:t>1</m:t>
                </m:r>
              </m:sub>
            </m:sSub>
            <m:r>
              <w:rPr>
                <w:rFonts w:ascii="Cambria Math" w:eastAsia="Cambria Math" w:hAnsi="Cambria Math"/>
                <w:szCs w:val="20"/>
                <w:lang w:eastAsia="x-none"/>
              </w:rPr>
              <m:t>⋅</m:t>
            </m:r>
            <m:sSub>
              <m:sSubPr>
                <m:ctrlPr>
                  <w:rPr>
                    <w:rFonts w:ascii="Cambria Math" w:eastAsia="Cambria Math" w:hAnsi="Cambria Math"/>
                    <w:i/>
                    <w:iCs/>
                    <w:sz w:val="24"/>
                  </w:rPr>
                </m:ctrlPr>
              </m:sSubPr>
              <m:e>
                <m:r>
                  <w:rPr>
                    <w:rFonts w:ascii="Cambria Math" w:eastAsia="Cambria Math" w:hAnsi="Cambria Math"/>
                    <w:szCs w:val="20"/>
                    <w:lang w:eastAsia="x-none"/>
                  </w:rPr>
                  <m:t>N</m:t>
                </m:r>
              </m:e>
              <m:sub>
                <m:r>
                  <w:rPr>
                    <w:rFonts w:ascii="Cambria Math" w:eastAsia="Cambria Math" w:hAnsi="Cambria Math"/>
                    <w:szCs w:val="20"/>
                    <w:lang w:eastAsia="x-none"/>
                  </w:rPr>
                  <m:t>2</m:t>
                </m:r>
              </m:sub>
            </m:sSub>
          </m:num>
          <m:den>
            <m:sSub>
              <m:sSubPr>
                <m:ctrlPr>
                  <w:rPr>
                    <w:rFonts w:ascii="Cambria Math" w:eastAsia="Cambria Math" w:hAnsi="Cambria Math"/>
                    <w:i/>
                    <w:iCs/>
                    <w:sz w:val="24"/>
                  </w:rPr>
                </m:ctrlPr>
              </m:sSubPr>
              <m:e>
                <m:r>
                  <w:rPr>
                    <w:rFonts w:ascii="Cambria Math" w:eastAsia="Cambria Math" w:hAnsi="Cambria Math"/>
                    <w:szCs w:val="20"/>
                    <w:lang w:eastAsia="x-none"/>
                  </w:rPr>
                  <m:t>X</m:t>
                </m:r>
              </m:e>
              <m:sub>
                <m:r>
                  <w:rPr>
                    <w:rFonts w:ascii="Cambria Math" w:eastAsia="Cambria Math" w:hAnsi="Cambria Math"/>
                    <w:szCs w:val="20"/>
                    <w:lang w:eastAsia="x-none"/>
                  </w:rPr>
                  <m:t>1</m:t>
                </m:r>
              </m:sub>
            </m:sSub>
            <m:r>
              <w:rPr>
                <w:rFonts w:ascii="Cambria Math" w:eastAsia="Cambria Math" w:hAnsi="Cambria Math"/>
                <w:szCs w:val="20"/>
                <w:lang w:eastAsia="x-none"/>
              </w:rPr>
              <m:t>⋅</m:t>
            </m:r>
            <m:sSub>
              <m:sSubPr>
                <m:ctrlPr>
                  <w:rPr>
                    <w:rFonts w:ascii="Cambria Math" w:eastAsia="Cambria Math" w:hAnsi="Cambria Math"/>
                    <w:i/>
                    <w:iCs/>
                    <w:sz w:val="24"/>
                  </w:rPr>
                </m:ctrlPr>
              </m:sSubPr>
              <m:e>
                <m:r>
                  <w:rPr>
                    <w:rFonts w:ascii="Cambria Math" w:eastAsia="Cambria Math" w:hAnsi="Cambria Math"/>
                    <w:szCs w:val="20"/>
                    <w:lang w:eastAsia="x-none"/>
                  </w:rPr>
                  <m:t>X</m:t>
                </m:r>
              </m:e>
              <m:sub>
                <m:r>
                  <w:rPr>
                    <w:rFonts w:ascii="Cambria Math" w:eastAsia="Cambria Math" w:hAnsi="Cambria Math"/>
                    <w:szCs w:val="20"/>
                    <w:lang w:eastAsia="x-none"/>
                  </w:rPr>
                  <m:t>2</m:t>
                </m:r>
              </m:sub>
            </m:sSub>
          </m:den>
        </m:f>
      </m:oMath>
      <w:r w:rsidR="00187058" w:rsidRPr="00187058">
        <w:rPr>
          <w:iCs/>
          <w:szCs w:val="20"/>
          <w:lang w:eastAsia="x-none"/>
        </w:rPr>
        <w:t>-bit group-based CBSR</w:t>
      </w:r>
    </w:p>
    <w:p w14:paraId="1B7DE776" w14:textId="2966E66B" w:rsidR="00187058" w:rsidRPr="00187058" w:rsidRDefault="00187058" w:rsidP="00311060">
      <w:pPr>
        <w:widowControl w:val="0"/>
        <w:numPr>
          <w:ilvl w:val="0"/>
          <w:numId w:val="179"/>
        </w:numPr>
        <w:snapToGrid w:val="0"/>
        <w:rPr>
          <w:iCs/>
          <w:szCs w:val="20"/>
          <w:lang w:eastAsia="x-none"/>
        </w:rPr>
      </w:pPr>
      <w:r w:rsidRPr="00187058">
        <w:rPr>
          <w:iCs/>
          <w:szCs w:val="20"/>
          <w:lang w:eastAsia="x-none"/>
        </w:rPr>
        <w:t>the following (X</w:t>
      </w:r>
      <w:r w:rsidRPr="00187058">
        <w:rPr>
          <w:iCs/>
          <w:szCs w:val="20"/>
          <w:vertAlign w:val="subscript"/>
          <w:lang w:eastAsia="x-none"/>
        </w:rPr>
        <w:t>1</w:t>
      </w:r>
      <w:r w:rsidRPr="00187058">
        <w:rPr>
          <w:iCs/>
          <w:szCs w:val="20"/>
          <w:lang w:eastAsia="x-none"/>
        </w:rPr>
        <w:t>, X</w:t>
      </w:r>
      <w:r w:rsidRPr="00187058">
        <w:rPr>
          <w:iCs/>
          <w:szCs w:val="20"/>
          <w:vertAlign w:val="subscript"/>
          <w:lang w:eastAsia="x-none"/>
        </w:rPr>
        <w:t>2</w:t>
      </w:r>
      <w:r w:rsidRPr="00187058">
        <w:rPr>
          <w:iCs/>
          <w:szCs w:val="20"/>
          <w:lang w:eastAsia="x-none"/>
        </w:rPr>
        <w:t>) values are supported:</w:t>
      </w:r>
    </w:p>
    <w:tbl>
      <w:tblPr>
        <w:tblStyle w:val="TableGrid47"/>
        <w:tblW w:w="0" w:type="auto"/>
        <w:jc w:val="center"/>
        <w:tblLayout w:type="fixed"/>
        <w:tblLook w:val="04A0" w:firstRow="1" w:lastRow="0" w:firstColumn="1" w:lastColumn="0" w:noHBand="0" w:noVBand="1"/>
      </w:tblPr>
      <w:tblGrid>
        <w:gridCol w:w="1075"/>
        <w:gridCol w:w="1350"/>
        <w:gridCol w:w="1800"/>
      </w:tblGrid>
      <w:tr w:rsidR="00187058" w:rsidRPr="00187058" w14:paraId="6CC5E7B8" w14:textId="77777777" w:rsidTr="00187058">
        <w:trPr>
          <w:jc w:val="center"/>
        </w:trPr>
        <w:tc>
          <w:tcPr>
            <w:tcW w:w="1075" w:type="dxa"/>
            <w:tcBorders>
              <w:top w:val="single" w:sz="4" w:space="0" w:color="auto"/>
              <w:left w:val="single" w:sz="4" w:space="0" w:color="auto"/>
              <w:bottom w:val="single" w:sz="4" w:space="0" w:color="auto"/>
              <w:right w:val="single" w:sz="4" w:space="0" w:color="auto"/>
            </w:tcBorders>
            <w:hideMark/>
          </w:tcPr>
          <w:p w14:paraId="48256877" w14:textId="77777777" w:rsidR="00187058" w:rsidRPr="00187058" w:rsidRDefault="00187058" w:rsidP="00187058">
            <w:pPr>
              <w:rPr>
                <w:rFonts w:ascii="Arial" w:eastAsia="Times New Roman" w:hAnsi="Arial" w:cs="Arial"/>
                <w:b/>
                <w:sz w:val="16"/>
                <w:szCs w:val="16"/>
              </w:rPr>
            </w:pPr>
            <w:r w:rsidRPr="00187058">
              <w:rPr>
                <w:rFonts w:ascii="Arial" w:hAnsi="Arial" w:cs="Arial"/>
                <w:b/>
                <w:sz w:val="16"/>
                <w:szCs w:val="16"/>
              </w:rPr>
              <w:t>P</w:t>
            </w:r>
          </w:p>
        </w:tc>
        <w:tc>
          <w:tcPr>
            <w:tcW w:w="1350" w:type="dxa"/>
            <w:tcBorders>
              <w:top w:val="single" w:sz="4" w:space="0" w:color="auto"/>
              <w:left w:val="single" w:sz="4" w:space="0" w:color="auto"/>
              <w:bottom w:val="single" w:sz="4" w:space="0" w:color="auto"/>
              <w:right w:val="single" w:sz="4" w:space="0" w:color="auto"/>
            </w:tcBorders>
            <w:hideMark/>
          </w:tcPr>
          <w:p w14:paraId="5E258BD3" w14:textId="77777777" w:rsidR="00187058" w:rsidRPr="00187058" w:rsidRDefault="00187058" w:rsidP="00187058">
            <w:pPr>
              <w:rPr>
                <w:rFonts w:ascii="Arial" w:hAnsi="Arial" w:cs="Arial"/>
                <w:b/>
                <w:sz w:val="16"/>
                <w:szCs w:val="16"/>
              </w:rPr>
            </w:pPr>
            <w:r w:rsidRPr="00187058">
              <w:rPr>
                <w:rFonts w:ascii="Arial" w:hAnsi="Arial" w:cs="Arial"/>
                <w:b/>
                <w:sz w:val="16"/>
                <w:szCs w:val="16"/>
              </w:rPr>
              <w:t>(N</w:t>
            </w:r>
            <w:r w:rsidRPr="00187058">
              <w:rPr>
                <w:rFonts w:ascii="Arial" w:hAnsi="Arial" w:cs="Arial"/>
                <w:b/>
                <w:sz w:val="16"/>
                <w:szCs w:val="16"/>
                <w:vertAlign w:val="subscript"/>
              </w:rPr>
              <w:t>1</w:t>
            </w:r>
            <w:r w:rsidRPr="00187058">
              <w:rPr>
                <w:rFonts w:ascii="Arial" w:hAnsi="Arial" w:cs="Arial"/>
                <w:b/>
                <w:sz w:val="16"/>
                <w:szCs w:val="16"/>
              </w:rPr>
              <w:t>, N</w:t>
            </w:r>
            <w:r w:rsidRPr="00187058">
              <w:rPr>
                <w:rFonts w:ascii="Arial" w:hAnsi="Arial" w:cs="Arial"/>
                <w:b/>
                <w:sz w:val="16"/>
                <w:szCs w:val="16"/>
                <w:vertAlign w:val="subscript"/>
              </w:rPr>
              <w:t>2</w:t>
            </w:r>
            <w:r w:rsidRPr="00187058">
              <w:rPr>
                <w:rFonts w:ascii="Arial" w:hAnsi="Arial" w:cs="Arial"/>
                <w:b/>
                <w:sz w:val="16"/>
                <w:szCs w:val="16"/>
              </w:rPr>
              <w:t>)</w:t>
            </w:r>
          </w:p>
        </w:tc>
        <w:tc>
          <w:tcPr>
            <w:tcW w:w="1800" w:type="dxa"/>
            <w:tcBorders>
              <w:top w:val="single" w:sz="4" w:space="0" w:color="auto"/>
              <w:left w:val="single" w:sz="4" w:space="0" w:color="auto"/>
              <w:bottom w:val="single" w:sz="4" w:space="0" w:color="auto"/>
              <w:right w:val="single" w:sz="4" w:space="0" w:color="auto"/>
            </w:tcBorders>
            <w:hideMark/>
          </w:tcPr>
          <w:p w14:paraId="6171FB63" w14:textId="77777777" w:rsidR="00187058" w:rsidRPr="00187058" w:rsidRDefault="00187058" w:rsidP="00187058">
            <w:pPr>
              <w:rPr>
                <w:rFonts w:ascii="Arial" w:hAnsi="Arial" w:cs="Arial"/>
                <w:b/>
                <w:sz w:val="16"/>
                <w:szCs w:val="16"/>
              </w:rPr>
            </w:pPr>
            <w:r w:rsidRPr="00187058">
              <w:rPr>
                <w:rFonts w:ascii="Arial" w:hAnsi="Arial" w:cs="Arial"/>
                <w:b/>
                <w:sz w:val="16"/>
                <w:szCs w:val="16"/>
              </w:rPr>
              <w:t>(X</w:t>
            </w:r>
            <w:r w:rsidRPr="00187058">
              <w:rPr>
                <w:rFonts w:ascii="Arial" w:hAnsi="Arial" w:cs="Arial"/>
                <w:b/>
                <w:sz w:val="16"/>
                <w:szCs w:val="16"/>
                <w:vertAlign w:val="subscript"/>
              </w:rPr>
              <w:t>1</w:t>
            </w:r>
            <w:r w:rsidRPr="00187058">
              <w:rPr>
                <w:rFonts w:ascii="Arial" w:hAnsi="Arial" w:cs="Arial"/>
                <w:b/>
                <w:sz w:val="16"/>
                <w:szCs w:val="16"/>
              </w:rPr>
              <w:t>, X</w:t>
            </w:r>
            <w:r w:rsidRPr="00187058">
              <w:rPr>
                <w:rFonts w:ascii="Arial" w:hAnsi="Arial" w:cs="Arial"/>
                <w:b/>
                <w:sz w:val="16"/>
                <w:szCs w:val="16"/>
                <w:vertAlign w:val="subscript"/>
              </w:rPr>
              <w:t>2</w:t>
            </w:r>
            <w:r w:rsidRPr="00187058">
              <w:rPr>
                <w:rFonts w:ascii="Arial" w:hAnsi="Arial" w:cs="Arial"/>
                <w:b/>
                <w:sz w:val="16"/>
                <w:szCs w:val="16"/>
              </w:rPr>
              <w:t>)</w:t>
            </w:r>
          </w:p>
        </w:tc>
      </w:tr>
      <w:tr w:rsidR="00187058" w:rsidRPr="00187058" w14:paraId="1E517D8D" w14:textId="77777777" w:rsidTr="00187058">
        <w:trPr>
          <w:jc w:val="center"/>
        </w:trPr>
        <w:tc>
          <w:tcPr>
            <w:tcW w:w="1075" w:type="dxa"/>
            <w:vMerge w:val="restart"/>
            <w:tcBorders>
              <w:top w:val="single" w:sz="4" w:space="0" w:color="auto"/>
              <w:left w:val="single" w:sz="4" w:space="0" w:color="auto"/>
              <w:bottom w:val="single" w:sz="4" w:space="0" w:color="auto"/>
              <w:right w:val="single" w:sz="4" w:space="0" w:color="auto"/>
            </w:tcBorders>
            <w:hideMark/>
          </w:tcPr>
          <w:p w14:paraId="7F57671D" w14:textId="77777777" w:rsidR="00187058" w:rsidRPr="00187058" w:rsidRDefault="00187058" w:rsidP="00187058">
            <w:pPr>
              <w:rPr>
                <w:rFonts w:ascii="Arial" w:hAnsi="Arial" w:cs="Arial"/>
                <w:sz w:val="16"/>
                <w:szCs w:val="16"/>
              </w:rPr>
            </w:pPr>
            <w:r w:rsidRPr="00187058">
              <w:rPr>
                <w:rFonts w:ascii="Arial" w:hAnsi="Arial" w:cs="Arial"/>
                <w:sz w:val="16"/>
                <w:szCs w:val="16"/>
              </w:rPr>
              <w:t>48</w:t>
            </w:r>
          </w:p>
        </w:tc>
        <w:tc>
          <w:tcPr>
            <w:tcW w:w="1350" w:type="dxa"/>
            <w:tcBorders>
              <w:top w:val="single" w:sz="4" w:space="0" w:color="auto"/>
              <w:left w:val="single" w:sz="4" w:space="0" w:color="auto"/>
              <w:bottom w:val="single" w:sz="4" w:space="0" w:color="auto"/>
              <w:right w:val="single" w:sz="4" w:space="0" w:color="auto"/>
            </w:tcBorders>
            <w:hideMark/>
          </w:tcPr>
          <w:p w14:paraId="571BCBAE" w14:textId="77777777" w:rsidR="00187058" w:rsidRPr="00187058" w:rsidRDefault="00187058" w:rsidP="00187058">
            <w:pPr>
              <w:rPr>
                <w:rFonts w:ascii="Arial" w:hAnsi="Arial" w:cs="Arial"/>
                <w:sz w:val="16"/>
                <w:szCs w:val="16"/>
              </w:rPr>
            </w:pPr>
            <w:r w:rsidRPr="00187058">
              <w:rPr>
                <w:rFonts w:ascii="Arial" w:hAnsi="Arial" w:cs="Arial"/>
                <w:sz w:val="16"/>
                <w:szCs w:val="16"/>
              </w:rPr>
              <w:t>(8,3)</w:t>
            </w:r>
          </w:p>
        </w:tc>
        <w:tc>
          <w:tcPr>
            <w:tcW w:w="1800" w:type="dxa"/>
            <w:tcBorders>
              <w:top w:val="single" w:sz="4" w:space="0" w:color="auto"/>
              <w:left w:val="single" w:sz="4" w:space="0" w:color="auto"/>
              <w:bottom w:val="single" w:sz="4" w:space="0" w:color="auto"/>
              <w:right w:val="single" w:sz="4" w:space="0" w:color="auto"/>
            </w:tcBorders>
            <w:hideMark/>
          </w:tcPr>
          <w:p w14:paraId="6061ADB2" w14:textId="77777777" w:rsidR="00187058" w:rsidRPr="00187058" w:rsidRDefault="00187058" w:rsidP="00187058">
            <w:pPr>
              <w:rPr>
                <w:rFonts w:ascii="Arial" w:hAnsi="Arial" w:cs="Arial"/>
                <w:sz w:val="16"/>
                <w:szCs w:val="16"/>
              </w:rPr>
            </w:pPr>
            <w:r w:rsidRPr="00187058">
              <w:rPr>
                <w:rFonts w:ascii="Arial" w:hAnsi="Arial" w:cs="Arial"/>
                <w:sz w:val="16"/>
                <w:szCs w:val="16"/>
              </w:rPr>
              <w:t>(1,1), (2,1), (4,1)</w:t>
            </w:r>
          </w:p>
        </w:tc>
      </w:tr>
      <w:tr w:rsidR="00187058" w:rsidRPr="00187058" w14:paraId="48C188FB" w14:textId="77777777" w:rsidTr="00187058">
        <w:trPr>
          <w:jc w:val="center"/>
        </w:trPr>
        <w:tc>
          <w:tcPr>
            <w:tcW w:w="1075" w:type="dxa"/>
            <w:vMerge/>
            <w:tcBorders>
              <w:top w:val="single" w:sz="4" w:space="0" w:color="auto"/>
              <w:left w:val="single" w:sz="4" w:space="0" w:color="auto"/>
              <w:bottom w:val="single" w:sz="4" w:space="0" w:color="auto"/>
              <w:right w:val="single" w:sz="4" w:space="0" w:color="auto"/>
            </w:tcBorders>
            <w:vAlign w:val="center"/>
            <w:hideMark/>
          </w:tcPr>
          <w:p w14:paraId="374A55AD" w14:textId="77777777" w:rsidR="00187058" w:rsidRPr="00187058" w:rsidRDefault="00187058" w:rsidP="00187058">
            <w:pPr>
              <w:rPr>
                <w:rFonts w:ascii="Arial" w:eastAsia="Times New Roman" w:hAnsi="Arial" w:cs="Arial"/>
                <w:sz w:val="16"/>
                <w:szCs w:val="16"/>
              </w:rPr>
            </w:pPr>
          </w:p>
        </w:tc>
        <w:tc>
          <w:tcPr>
            <w:tcW w:w="1350" w:type="dxa"/>
            <w:tcBorders>
              <w:top w:val="single" w:sz="4" w:space="0" w:color="auto"/>
              <w:left w:val="single" w:sz="4" w:space="0" w:color="auto"/>
              <w:bottom w:val="single" w:sz="4" w:space="0" w:color="auto"/>
              <w:right w:val="single" w:sz="4" w:space="0" w:color="auto"/>
            </w:tcBorders>
            <w:hideMark/>
          </w:tcPr>
          <w:p w14:paraId="39C5A451" w14:textId="77777777" w:rsidR="00187058" w:rsidRPr="00187058" w:rsidRDefault="00187058" w:rsidP="00187058">
            <w:pPr>
              <w:rPr>
                <w:rFonts w:ascii="Arial" w:hAnsi="Arial" w:cs="Arial"/>
                <w:sz w:val="16"/>
                <w:szCs w:val="16"/>
              </w:rPr>
            </w:pPr>
            <w:r w:rsidRPr="00187058">
              <w:rPr>
                <w:rFonts w:ascii="Arial" w:hAnsi="Arial" w:cs="Arial"/>
                <w:sz w:val="16"/>
                <w:szCs w:val="16"/>
              </w:rPr>
              <w:t>(6,4)</w:t>
            </w:r>
          </w:p>
        </w:tc>
        <w:tc>
          <w:tcPr>
            <w:tcW w:w="1800" w:type="dxa"/>
            <w:tcBorders>
              <w:top w:val="single" w:sz="4" w:space="0" w:color="auto"/>
              <w:left w:val="single" w:sz="4" w:space="0" w:color="auto"/>
              <w:bottom w:val="single" w:sz="4" w:space="0" w:color="auto"/>
              <w:right w:val="single" w:sz="4" w:space="0" w:color="auto"/>
            </w:tcBorders>
            <w:hideMark/>
          </w:tcPr>
          <w:p w14:paraId="6E3D826D" w14:textId="77777777" w:rsidR="00187058" w:rsidRPr="00187058" w:rsidRDefault="00187058" w:rsidP="00187058">
            <w:pPr>
              <w:rPr>
                <w:rFonts w:ascii="Arial" w:hAnsi="Arial" w:cs="Arial"/>
                <w:sz w:val="16"/>
                <w:szCs w:val="16"/>
              </w:rPr>
            </w:pPr>
            <w:r w:rsidRPr="00187058">
              <w:rPr>
                <w:rFonts w:ascii="Arial" w:hAnsi="Arial" w:cs="Arial"/>
                <w:sz w:val="16"/>
                <w:szCs w:val="16"/>
              </w:rPr>
              <w:t xml:space="preserve">(1,1), (2,1), (2,2), </w:t>
            </w:r>
          </w:p>
        </w:tc>
      </w:tr>
      <w:tr w:rsidR="00187058" w:rsidRPr="00187058" w14:paraId="2429A18F" w14:textId="77777777" w:rsidTr="00187058">
        <w:trPr>
          <w:jc w:val="center"/>
        </w:trPr>
        <w:tc>
          <w:tcPr>
            <w:tcW w:w="1075" w:type="dxa"/>
            <w:vMerge w:val="restart"/>
            <w:tcBorders>
              <w:top w:val="single" w:sz="4" w:space="0" w:color="auto"/>
              <w:left w:val="single" w:sz="4" w:space="0" w:color="auto"/>
              <w:bottom w:val="single" w:sz="4" w:space="0" w:color="auto"/>
              <w:right w:val="single" w:sz="4" w:space="0" w:color="auto"/>
            </w:tcBorders>
            <w:hideMark/>
          </w:tcPr>
          <w:p w14:paraId="43B0E8EA" w14:textId="77777777" w:rsidR="00187058" w:rsidRPr="00187058" w:rsidRDefault="00187058" w:rsidP="00187058">
            <w:pPr>
              <w:rPr>
                <w:rFonts w:ascii="Arial" w:hAnsi="Arial" w:cs="Arial"/>
                <w:sz w:val="16"/>
                <w:szCs w:val="16"/>
              </w:rPr>
            </w:pPr>
            <w:r w:rsidRPr="00187058">
              <w:rPr>
                <w:rFonts w:ascii="Arial" w:hAnsi="Arial" w:cs="Arial"/>
                <w:sz w:val="16"/>
                <w:szCs w:val="16"/>
              </w:rPr>
              <w:t>64</w:t>
            </w:r>
          </w:p>
        </w:tc>
        <w:tc>
          <w:tcPr>
            <w:tcW w:w="1350" w:type="dxa"/>
            <w:tcBorders>
              <w:top w:val="single" w:sz="4" w:space="0" w:color="auto"/>
              <w:left w:val="single" w:sz="4" w:space="0" w:color="auto"/>
              <w:bottom w:val="single" w:sz="4" w:space="0" w:color="auto"/>
              <w:right w:val="single" w:sz="4" w:space="0" w:color="auto"/>
            </w:tcBorders>
            <w:hideMark/>
          </w:tcPr>
          <w:p w14:paraId="74E429C7" w14:textId="77777777" w:rsidR="00187058" w:rsidRPr="00187058" w:rsidRDefault="00187058" w:rsidP="00187058">
            <w:pPr>
              <w:rPr>
                <w:rFonts w:ascii="Arial" w:hAnsi="Arial" w:cs="Arial"/>
                <w:sz w:val="16"/>
                <w:szCs w:val="16"/>
              </w:rPr>
            </w:pPr>
            <w:r w:rsidRPr="00187058">
              <w:rPr>
                <w:rFonts w:ascii="Arial" w:hAnsi="Arial" w:cs="Arial"/>
                <w:sz w:val="16"/>
                <w:szCs w:val="16"/>
              </w:rPr>
              <w:t>(16,2)</w:t>
            </w:r>
          </w:p>
        </w:tc>
        <w:tc>
          <w:tcPr>
            <w:tcW w:w="1800" w:type="dxa"/>
            <w:tcBorders>
              <w:top w:val="single" w:sz="4" w:space="0" w:color="auto"/>
              <w:left w:val="single" w:sz="4" w:space="0" w:color="auto"/>
              <w:bottom w:val="single" w:sz="4" w:space="0" w:color="auto"/>
              <w:right w:val="single" w:sz="4" w:space="0" w:color="auto"/>
            </w:tcBorders>
            <w:hideMark/>
          </w:tcPr>
          <w:p w14:paraId="7023B026" w14:textId="77777777" w:rsidR="00187058" w:rsidRPr="00187058" w:rsidRDefault="00187058" w:rsidP="00187058">
            <w:pPr>
              <w:rPr>
                <w:rFonts w:ascii="Arial" w:hAnsi="Arial" w:cs="Arial"/>
                <w:sz w:val="16"/>
                <w:szCs w:val="16"/>
              </w:rPr>
            </w:pPr>
            <w:r w:rsidRPr="00187058">
              <w:rPr>
                <w:rFonts w:ascii="Arial" w:hAnsi="Arial" w:cs="Arial"/>
                <w:sz w:val="16"/>
                <w:szCs w:val="16"/>
              </w:rPr>
              <w:t>(1,1), (2,1), (2,2), (4,1), (4,2)</w:t>
            </w:r>
          </w:p>
        </w:tc>
      </w:tr>
      <w:tr w:rsidR="00187058" w:rsidRPr="00187058" w14:paraId="3347A452" w14:textId="77777777" w:rsidTr="00187058">
        <w:trPr>
          <w:jc w:val="center"/>
        </w:trPr>
        <w:tc>
          <w:tcPr>
            <w:tcW w:w="1075" w:type="dxa"/>
            <w:vMerge/>
            <w:tcBorders>
              <w:top w:val="single" w:sz="4" w:space="0" w:color="auto"/>
              <w:left w:val="single" w:sz="4" w:space="0" w:color="auto"/>
              <w:bottom w:val="single" w:sz="4" w:space="0" w:color="auto"/>
              <w:right w:val="single" w:sz="4" w:space="0" w:color="auto"/>
            </w:tcBorders>
            <w:vAlign w:val="center"/>
            <w:hideMark/>
          </w:tcPr>
          <w:p w14:paraId="6C27B93F" w14:textId="77777777" w:rsidR="00187058" w:rsidRPr="00187058" w:rsidRDefault="00187058" w:rsidP="00187058">
            <w:pPr>
              <w:rPr>
                <w:rFonts w:ascii="Arial" w:eastAsia="Times New Roman" w:hAnsi="Arial" w:cs="Arial"/>
                <w:sz w:val="16"/>
                <w:szCs w:val="16"/>
              </w:rPr>
            </w:pPr>
          </w:p>
        </w:tc>
        <w:tc>
          <w:tcPr>
            <w:tcW w:w="1350" w:type="dxa"/>
            <w:tcBorders>
              <w:top w:val="single" w:sz="4" w:space="0" w:color="auto"/>
              <w:left w:val="single" w:sz="4" w:space="0" w:color="auto"/>
              <w:bottom w:val="single" w:sz="4" w:space="0" w:color="auto"/>
              <w:right w:val="single" w:sz="4" w:space="0" w:color="auto"/>
            </w:tcBorders>
            <w:hideMark/>
          </w:tcPr>
          <w:p w14:paraId="4AFA9EF8" w14:textId="77777777" w:rsidR="00187058" w:rsidRPr="00187058" w:rsidRDefault="00187058" w:rsidP="00187058">
            <w:pPr>
              <w:rPr>
                <w:rFonts w:ascii="Arial" w:hAnsi="Arial" w:cs="Arial"/>
                <w:sz w:val="16"/>
                <w:szCs w:val="16"/>
              </w:rPr>
            </w:pPr>
            <w:r w:rsidRPr="00187058">
              <w:rPr>
                <w:rFonts w:ascii="Arial" w:hAnsi="Arial" w:cs="Arial"/>
                <w:sz w:val="16"/>
                <w:szCs w:val="16"/>
              </w:rPr>
              <w:t>(8,4)</w:t>
            </w:r>
          </w:p>
        </w:tc>
        <w:tc>
          <w:tcPr>
            <w:tcW w:w="1800" w:type="dxa"/>
            <w:tcBorders>
              <w:top w:val="single" w:sz="4" w:space="0" w:color="auto"/>
              <w:left w:val="single" w:sz="4" w:space="0" w:color="auto"/>
              <w:bottom w:val="single" w:sz="4" w:space="0" w:color="auto"/>
              <w:right w:val="single" w:sz="4" w:space="0" w:color="auto"/>
            </w:tcBorders>
            <w:hideMark/>
          </w:tcPr>
          <w:p w14:paraId="0BB17E51" w14:textId="77777777" w:rsidR="00187058" w:rsidRPr="00187058" w:rsidRDefault="00187058" w:rsidP="00187058">
            <w:pPr>
              <w:rPr>
                <w:rFonts w:ascii="Arial" w:hAnsi="Arial" w:cs="Arial"/>
                <w:sz w:val="16"/>
                <w:szCs w:val="16"/>
              </w:rPr>
            </w:pPr>
            <w:r w:rsidRPr="00187058">
              <w:rPr>
                <w:rFonts w:ascii="Arial" w:hAnsi="Arial" w:cs="Arial"/>
                <w:sz w:val="16"/>
                <w:szCs w:val="16"/>
              </w:rPr>
              <w:t>(1,1), (2,1), (2,2), (4,1), (4,2)</w:t>
            </w:r>
          </w:p>
        </w:tc>
      </w:tr>
      <w:tr w:rsidR="00187058" w:rsidRPr="00187058" w14:paraId="167FA1D2" w14:textId="77777777" w:rsidTr="00187058">
        <w:trPr>
          <w:jc w:val="center"/>
        </w:trPr>
        <w:tc>
          <w:tcPr>
            <w:tcW w:w="1075" w:type="dxa"/>
            <w:vMerge w:val="restart"/>
            <w:tcBorders>
              <w:top w:val="single" w:sz="4" w:space="0" w:color="auto"/>
              <w:left w:val="single" w:sz="4" w:space="0" w:color="auto"/>
              <w:bottom w:val="single" w:sz="4" w:space="0" w:color="auto"/>
              <w:right w:val="single" w:sz="4" w:space="0" w:color="auto"/>
            </w:tcBorders>
            <w:hideMark/>
          </w:tcPr>
          <w:p w14:paraId="5E77AEC9" w14:textId="77777777" w:rsidR="00187058" w:rsidRPr="00187058" w:rsidRDefault="00187058" w:rsidP="00187058">
            <w:pPr>
              <w:rPr>
                <w:rFonts w:ascii="Arial" w:hAnsi="Arial" w:cs="Arial"/>
                <w:sz w:val="16"/>
                <w:szCs w:val="16"/>
              </w:rPr>
            </w:pPr>
            <w:r w:rsidRPr="00187058">
              <w:rPr>
                <w:rFonts w:ascii="Arial" w:hAnsi="Arial" w:cs="Arial"/>
                <w:sz w:val="16"/>
                <w:szCs w:val="16"/>
              </w:rPr>
              <w:t>128</w:t>
            </w:r>
          </w:p>
        </w:tc>
        <w:tc>
          <w:tcPr>
            <w:tcW w:w="1350" w:type="dxa"/>
            <w:tcBorders>
              <w:top w:val="single" w:sz="4" w:space="0" w:color="auto"/>
              <w:left w:val="single" w:sz="4" w:space="0" w:color="auto"/>
              <w:bottom w:val="single" w:sz="4" w:space="0" w:color="auto"/>
              <w:right w:val="single" w:sz="4" w:space="0" w:color="auto"/>
            </w:tcBorders>
            <w:hideMark/>
          </w:tcPr>
          <w:p w14:paraId="30793C6C" w14:textId="77777777" w:rsidR="00187058" w:rsidRPr="00187058" w:rsidRDefault="00187058" w:rsidP="00187058">
            <w:pPr>
              <w:rPr>
                <w:rFonts w:ascii="Arial" w:hAnsi="Arial" w:cs="Arial"/>
                <w:sz w:val="16"/>
                <w:szCs w:val="16"/>
              </w:rPr>
            </w:pPr>
            <w:r w:rsidRPr="00187058">
              <w:rPr>
                <w:rFonts w:ascii="Arial" w:hAnsi="Arial" w:cs="Arial"/>
                <w:sz w:val="16"/>
                <w:szCs w:val="16"/>
              </w:rPr>
              <w:t>(16,4)</w:t>
            </w:r>
          </w:p>
        </w:tc>
        <w:tc>
          <w:tcPr>
            <w:tcW w:w="1800" w:type="dxa"/>
            <w:tcBorders>
              <w:top w:val="single" w:sz="4" w:space="0" w:color="auto"/>
              <w:left w:val="single" w:sz="4" w:space="0" w:color="auto"/>
              <w:bottom w:val="single" w:sz="4" w:space="0" w:color="auto"/>
              <w:right w:val="single" w:sz="4" w:space="0" w:color="auto"/>
            </w:tcBorders>
            <w:hideMark/>
          </w:tcPr>
          <w:p w14:paraId="360FC830" w14:textId="77777777" w:rsidR="00187058" w:rsidRPr="00187058" w:rsidRDefault="00187058" w:rsidP="00187058">
            <w:pPr>
              <w:rPr>
                <w:rFonts w:ascii="Arial" w:hAnsi="Arial" w:cs="Arial"/>
                <w:sz w:val="16"/>
                <w:szCs w:val="16"/>
              </w:rPr>
            </w:pPr>
            <w:r w:rsidRPr="00187058">
              <w:rPr>
                <w:rFonts w:ascii="Arial" w:hAnsi="Arial" w:cs="Arial"/>
                <w:sz w:val="16"/>
                <w:szCs w:val="16"/>
              </w:rPr>
              <w:t>(1,1), (2,1), (2,2), (4,1), (4,2)</w:t>
            </w:r>
          </w:p>
        </w:tc>
      </w:tr>
      <w:tr w:rsidR="00187058" w:rsidRPr="00187058" w14:paraId="0BB337B1" w14:textId="77777777" w:rsidTr="00187058">
        <w:trPr>
          <w:jc w:val="center"/>
        </w:trPr>
        <w:tc>
          <w:tcPr>
            <w:tcW w:w="1075" w:type="dxa"/>
            <w:vMerge/>
            <w:tcBorders>
              <w:top w:val="single" w:sz="4" w:space="0" w:color="auto"/>
              <w:left w:val="single" w:sz="4" w:space="0" w:color="auto"/>
              <w:bottom w:val="single" w:sz="4" w:space="0" w:color="auto"/>
              <w:right w:val="single" w:sz="4" w:space="0" w:color="auto"/>
            </w:tcBorders>
            <w:vAlign w:val="center"/>
            <w:hideMark/>
          </w:tcPr>
          <w:p w14:paraId="396FBA99" w14:textId="77777777" w:rsidR="00187058" w:rsidRPr="00187058" w:rsidRDefault="00187058" w:rsidP="00187058">
            <w:pPr>
              <w:rPr>
                <w:rFonts w:ascii="Arial" w:eastAsia="Times New Roman" w:hAnsi="Arial" w:cs="Arial"/>
                <w:sz w:val="16"/>
                <w:szCs w:val="16"/>
              </w:rPr>
            </w:pPr>
          </w:p>
        </w:tc>
        <w:tc>
          <w:tcPr>
            <w:tcW w:w="1350" w:type="dxa"/>
            <w:tcBorders>
              <w:top w:val="single" w:sz="4" w:space="0" w:color="auto"/>
              <w:left w:val="single" w:sz="4" w:space="0" w:color="auto"/>
              <w:bottom w:val="single" w:sz="4" w:space="0" w:color="auto"/>
              <w:right w:val="single" w:sz="4" w:space="0" w:color="auto"/>
            </w:tcBorders>
            <w:hideMark/>
          </w:tcPr>
          <w:p w14:paraId="0E565A19" w14:textId="77777777" w:rsidR="00187058" w:rsidRPr="00187058" w:rsidRDefault="00187058" w:rsidP="00187058">
            <w:pPr>
              <w:rPr>
                <w:rFonts w:ascii="Arial" w:hAnsi="Arial" w:cs="Arial"/>
                <w:sz w:val="16"/>
                <w:szCs w:val="16"/>
              </w:rPr>
            </w:pPr>
            <w:r w:rsidRPr="00187058">
              <w:rPr>
                <w:rFonts w:ascii="Arial" w:hAnsi="Arial" w:cs="Arial"/>
                <w:sz w:val="16"/>
                <w:szCs w:val="16"/>
              </w:rPr>
              <w:t>(8,8)</w:t>
            </w:r>
          </w:p>
        </w:tc>
        <w:tc>
          <w:tcPr>
            <w:tcW w:w="1800" w:type="dxa"/>
            <w:tcBorders>
              <w:top w:val="single" w:sz="4" w:space="0" w:color="auto"/>
              <w:left w:val="single" w:sz="4" w:space="0" w:color="auto"/>
              <w:bottom w:val="single" w:sz="4" w:space="0" w:color="auto"/>
              <w:right w:val="single" w:sz="4" w:space="0" w:color="auto"/>
            </w:tcBorders>
            <w:hideMark/>
          </w:tcPr>
          <w:p w14:paraId="21CB34BF" w14:textId="77777777" w:rsidR="00187058" w:rsidRPr="00187058" w:rsidRDefault="00187058" w:rsidP="00187058">
            <w:pPr>
              <w:rPr>
                <w:rFonts w:ascii="Arial" w:hAnsi="Arial" w:cs="Arial"/>
                <w:sz w:val="16"/>
                <w:szCs w:val="16"/>
              </w:rPr>
            </w:pPr>
            <w:r w:rsidRPr="00187058">
              <w:rPr>
                <w:rFonts w:ascii="Arial" w:hAnsi="Arial" w:cs="Arial"/>
                <w:sz w:val="16"/>
                <w:szCs w:val="16"/>
              </w:rPr>
              <w:t>(1,1), (2,1), (2,2), (4,1), (4,2)</w:t>
            </w:r>
          </w:p>
        </w:tc>
      </w:tr>
    </w:tbl>
    <w:p w14:paraId="756C2C88" w14:textId="77777777" w:rsidR="00187058" w:rsidRPr="00187058" w:rsidRDefault="00187058" w:rsidP="00311060">
      <w:pPr>
        <w:widowControl w:val="0"/>
        <w:numPr>
          <w:ilvl w:val="0"/>
          <w:numId w:val="133"/>
        </w:numPr>
        <w:snapToGrid w:val="0"/>
        <w:spacing w:after="160" w:line="252" w:lineRule="auto"/>
        <w:rPr>
          <w:iCs/>
          <w:szCs w:val="20"/>
          <w:lang w:eastAsia="x-none"/>
        </w:rPr>
      </w:pPr>
      <w:r w:rsidRPr="00187058">
        <w:rPr>
          <w:iCs/>
          <w:szCs w:val="20"/>
          <w:lang w:eastAsia="x-none"/>
        </w:rPr>
        <w:t>FFS: (1,2), (1,4), (2,4), when applicable</w:t>
      </w:r>
    </w:p>
    <w:bookmarkEnd w:id="379"/>
    <w:p w14:paraId="4BF86826" w14:textId="77777777" w:rsidR="00187058" w:rsidRPr="00187058" w:rsidRDefault="00187058" w:rsidP="00187058">
      <w:pPr>
        <w:rPr>
          <w:iCs/>
          <w:lang w:eastAsia="ko-KR"/>
        </w:rPr>
      </w:pPr>
    </w:p>
    <w:p w14:paraId="13C04530" w14:textId="77777777" w:rsidR="00187058" w:rsidRPr="00187058" w:rsidRDefault="00187058" w:rsidP="00187058">
      <w:pPr>
        <w:widowControl w:val="0"/>
        <w:snapToGrid w:val="0"/>
        <w:rPr>
          <w:szCs w:val="20"/>
        </w:rPr>
      </w:pPr>
      <w:r w:rsidRPr="00187058">
        <w:rPr>
          <w:b/>
          <w:szCs w:val="20"/>
        </w:rPr>
        <w:t>Conclusion</w:t>
      </w:r>
    </w:p>
    <w:p w14:paraId="522AEB93" w14:textId="31AC196C" w:rsidR="00187058" w:rsidRPr="00187058" w:rsidRDefault="00187058" w:rsidP="00187058">
      <w:pPr>
        <w:snapToGrid w:val="0"/>
        <w:jc w:val="both"/>
        <w:rPr>
          <w:iCs/>
          <w:szCs w:val="20"/>
        </w:rPr>
      </w:pPr>
      <w:r w:rsidRPr="00187058">
        <w:rPr>
          <w:iCs/>
          <w:szCs w:val="20"/>
        </w:rPr>
        <w:t xml:space="preserve">For the Rel-19 CRI-based CSI refinement for up to 128 CSI-RS ports, there is no consensus on supporting the following report quantities when Rel-15 Type-I SP codebook: </w:t>
      </w:r>
      <w:r w:rsidRPr="00187058">
        <w:rPr>
          <w:bCs/>
          <w:i/>
          <w:iCs/>
          <w:szCs w:val="20"/>
          <w:lang w:eastAsia="zh-CN"/>
        </w:rPr>
        <w:t xml:space="preserve">‘cri-RI-i1-CQI’, ‘cri-RI-i1’, </w:t>
      </w:r>
      <w:r w:rsidRPr="00187058">
        <w:rPr>
          <w:iCs/>
          <w:szCs w:val="20"/>
          <w:lang w:eastAsia="zh-CN"/>
        </w:rPr>
        <w:t>‘</w:t>
      </w:r>
      <w:r w:rsidRPr="00187058">
        <w:rPr>
          <w:i/>
          <w:iCs/>
          <w:szCs w:val="20"/>
          <w:lang w:eastAsia="zh-CN"/>
        </w:rPr>
        <w:t>cri-RI-CQI</w:t>
      </w:r>
      <w:r w:rsidRPr="00187058">
        <w:rPr>
          <w:iCs/>
          <w:szCs w:val="20"/>
          <w:lang w:eastAsia="zh-CN"/>
        </w:rPr>
        <w:t>’</w:t>
      </w:r>
      <w:r>
        <w:rPr>
          <w:iCs/>
          <w:szCs w:val="20"/>
          <w:lang w:eastAsia="zh-CN"/>
        </w:rPr>
        <w:t>.</w:t>
      </w:r>
    </w:p>
    <w:p w14:paraId="2ABE4EB1" w14:textId="77777777" w:rsidR="00187058" w:rsidRPr="00187058" w:rsidRDefault="00187058" w:rsidP="00187058">
      <w:pPr>
        <w:rPr>
          <w:iCs/>
          <w:lang w:eastAsia="ko-KR"/>
        </w:rPr>
      </w:pPr>
    </w:p>
    <w:p w14:paraId="3403DE19" w14:textId="77777777" w:rsidR="00187058" w:rsidRDefault="00187058" w:rsidP="00B04157">
      <w:pPr>
        <w:rPr>
          <w:iCs/>
          <w:lang w:eastAsia="x-none"/>
        </w:rPr>
      </w:pPr>
    </w:p>
    <w:p w14:paraId="4A5A0829" w14:textId="28C27D16" w:rsidR="00FD14BF" w:rsidRPr="00B04157" w:rsidRDefault="006F79AF" w:rsidP="00B04157">
      <w:pPr>
        <w:rPr>
          <w:iCs/>
          <w:lang w:eastAsia="x-none"/>
        </w:rPr>
      </w:pPr>
      <w:hyperlink r:id="rId1195" w:history="1">
        <w:r>
          <w:rPr>
            <w:rStyle w:val="Hyperlink"/>
            <w:iCs/>
            <w:lang w:eastAsia="x-none"/>
          </w:rPr>
          <w:t>R1-2405678</w:t>
        </w:r>
      </w:hyperlink>
      <w:r w:rsidR="00FD14BF" w:rsidRPr="00FD14BF">
        <w:rPr>
          <w:iCs/>
          <w:lang w:eastAsia="x-none"/>
        </w:rPr>
        <w:tab/>
        <w:t>Moderator summary of Thursday offline on Rel-19 CSI enhancements</w:t>
      </w:r>
      <w:r w:rsidR="00FD14BF" w:rsidRPr="00FD14BF">
        <w:rPr>
          <w:iCs/>
          <w:lang w:eastAsia="x-none"/>
        </w:rPr>
        <w:tab/>
        <w:t>Moderator (Samsung)</w:t>
      </w:r>
    </w:p>
    <w:p w14:paraId="4855D8A9" w14:textId="377F46E2" w:rsidR="00B04157" w:rsidRPr="00A45428" w:rsidRDefault="006F79AF" w:rsidP="00B04157">
      <w:pPr>
        <w:rPr>
          <w:b/>
          <w:bCs/>
          <w:iCs/>
          <w:lang w:eastAsia="x-none"/>
        </w:rPr>
      </w:pPr>
      <w:hyperlink r:id="rId1196" w:history="1">
        <w:r>
          <w:rPr>
            <w:rStyle w:val="Hyperlink"/>
            <w:b/>
            <w:bCs/>
            <w:iCs/>
            <w:lang w:eastAsia="x-none"/>
          </w:rPr>
          <w:t>R1-2405486</w:t>
        </w:r>
      </w:hyperlink>
      <w:r w:rsidR="00B04157" w:rsidRPr="00A45428">
        <w:rPr>
          <w:b/>
          <w:bCs/>
          <w:iCs/>
          <w:lang w:eastAsia="x-none"/>
        </w:rPr>
        <w:tab/>
        <w:t>Moderator Summary#4 on Rel-19 CSI enhancements: Round 4</w:t>
      </w:r>
      <w:r w:rsidR="00B04157" w:rsidRPr="00A45428">
        <w:rPr>
          <w:b/>
          <w:bCs/>
          <w:iCs/>
          <w:lang w:eastAsia="x-none"/>
        </w:rPr>
        <w:tab/>
        <w:t>Moderator (Samsung)</w:t>
      </w:r>
    </w:p>
    <w:p w14:paraId="781E53E2" w14:textId="56E31218" w:rsidR="00A45428" w:rsidRDefault="00A45428" w:rsidP="00B04157">
      <w:pPr>
        <w:rPr>
          <w:iCs/>
          <w:lang w:eastAsia="x-none"/>
        </w:rPr>
      </w:pPr>
      <w:r>
        <w:rPr>
          <w:iCs/>
          <w:lang w:eastAsia="x-none"/>
        </w:rPr>
        <w:t>From Thursday session</w:t>
      </w:r>
    </w:p>
    <w:p w14:paraId="3C2BB9FB" w14:textId="77777777" w:rsidR="005B5395" w:rsidRPr="00C35CC0" w:rsidRDefault="005B5395" w:rsidP="005B5395">
      <w:pPr>
        <w:snapToGrid w:val="0"/>
        <w:rPr>
          <w:rFonts w:ascii="Times New Roman" w:hAnsi="Times New Roman"/>
          <w:bCs/>
          <w:szCs w:val="20"/>
          <w:highlight w:val="green"/>
        </w:rPr>
      </w:pPr>
      <w:r w:rsidRPr="00C35CC0">
        <w:rPr>
          <w:rFonts w:ascii="Times New Roman" w:hAnsi="Times New Roman"/>
          <w:bCs/>
          <w:szCs w:val="20"/>
          <w:highlight w:val="green"/>
        </w:rPr>
        <w:t>Agreement</w:t>
      </w:r>
    </w:p>
    <w:p w14:paraId="780C39EF" w14:textId="77777777" w:rsidR="00A45428" w:rsidRPr="00A45428" w:rsidRDefault="00A45428" w:rsidP="00A45428">
      <w:pPr>
        <w:snapToGrid w:val="0"/>
        <w:rPr>
          <w:iCs/>
          <w:szCs w:val="28"/>
        </w:rPr>
      </w:pPr>
      <w:r w:rsidRPr="00A45428">
        <w:rPr>
          <w:szCs w:val="28"/>
        </w:rPr>
        <w:t>For the Rel-19 aperiodic standalone CJT calibration reporting, regarding the applicable type(s) of the configured N</w:t>
      </w:r>
      <w:r w:rsidRPr="00A45428">
        <w:rPr>
          <w:szCs w:val="28"/>
          <w:vertAlign w:val="subscript"/>
        </w:rPr>
        <w:t>TRP</w:t>
      </w:r>
      <w:r w:rsidRPr="00A45428">
        <w:rPr>
          <w:szCs w:val="28"/>
        </w:rPr>
        <w:t xml:space="preserve"> NZP CSI-RS resources when ReportQuantity is ‘cjtc-P’ (DL/UL phase offset),</w:t>
      </w:r>
      <w:r w:rsidRPr="00A45428">
        <w:rPr>
          <w:iCs/>
          <w:szCs w:val="28"/>
        </w:rPr>
        <w:t xml:space="preserve"> </w:t>
      </w:r>
      <w:r w:rsidRPr="00A45428">
        <w:rPr>
          <w:szCs w:val="28"/>
        </w:rPr>
        <w:t>one ‘CSI-RS for CSI’ resource set with N</w:t>
      </w:r>
      <w:r w:rsidRPr="00A45428">
        <w:rPr>
          <w:szCs w:val="28"/>
          <w:vertAlign w:val="subscript"/>
        </w:rPr>
        <w:t>TRP</w:t>
      </w:r>
      <w:r w:rsidRPr="00A45428">
        <w:rPr>
          <w:szCs w:val="28"/>
        </w:rPr>
        <w:t xml:space="preserve"> resources is supported</w:t>
      </w:r>
      <w:r w:rsidRPr="00A45428">
        <w:rPr>
          <w:iCs/>
          <w:szCs w:val="28"/>
        </w:rPr>
        <w:t xml:space="preserve"> </w:t>
      </w:r>
    </w:p>
    <w:p w14:paraId="081777DE" w14:textId="77777777" w:rsidR="00A45428" w:rsidRPr="00A45428" w:rsidRDefault="00A45428" w:rsidP="00311060">
      <w:pPr>
        <w:numPr>
          <w:ilvl w:val="0"/>
          <w:numId w:val="234"/>
        </w:numPr>
        <w:snapToGrid w:val="0"/>
        <w:rPr>
          <w:iCs/>
          <w:szCs w:val="28"/>
          <w:lang w:eastAsia="x-none"/>
        </w:rPr>
      </w:pPr>
      <w:r w:rsidRPr="00A45428">
        <w:rPr>
          <w:rFonts w:hint="eastAsia"/>
          <w:szCs w:val="28"/>
          <w:lang w:eastAsia="x-none"/>
        </w:rPr>
        <w:t>FFS</w:t>
      </w:r>
      <w:r w:rsidRPr="00A45428">
        <w:rPr>
          <w:szCs w:val="28"/>
          <w:lang w:eastAsia="x-none"/>
        </w:rPr>
        <w:t>:</w:t>
      </w:r>
      <w:r w:rsidRPr="00A45428">
        <w:rPr>
          <w:rFonts w:hint="eastAsia"/>
          <w:szCs w:val="28"/>
          <w:lang w:eastAsia="x-none"/>
        </w:rPr>
        <w:t xml:space="preserve"> 1 </w:t>
      </w:r>
      <w:r w:rsidRPr="00A45428">
        <w:rPr>
          <w:szCs w:val="28"/>
          <w:lang w:eastAsia="x-none"/>
        </w:rPr>
        <w:t>CSI-RS resource set with J</w:t>
      </w:r>
      <m:oMath>
        <m:r>
          <w:rPr>
            <w:rFonts w:ascii="Cambria Math" w:hAnsi="Cambria Math"/>
            <w:szCs w:val="28"/>
            <w:lang w:eastAsia="x-none"/>
          </w:rPr>
          <m:t>⋅</m:t>
        </m:r>
      </m:oMath>
      <w:r w:rsidRPr="00A45428">
        <w:rPr>
          <w:szCs w:val="28"/>
          <w:lang w:eastAsia="x-none"/>
        </w:rPr>
        <w:t>N</w:t>
      </w:r>
      <w:r w:rsidRPr="00A45428">
        <w:rPr>
          <w:szCs w:val="28"/>
          <w:vertAlign w:val="subscript"/>
          <w:lang w:eastAsia="x-none"/>
        </w:rPr>
        <w:t>TRP</w:t>
      </w:r>
      <w:r w:rsidRPr="00A45428">
        <w:rPr>
          <w:szCs w:val="28"/>
          <w:lang w:eastAsia="x-none"/>
        </w:rPr>
        <w:t xml:space="preserve"> single-port CSI-RS resources</w:t>
      </w:r>
      <w:r w:rsidRPr="00A45428">
        <w:rPr>
          <w:rFonts w:hint="eastAsia"/>
          <w:szCs w:val="28"/>
          <w:lang w:eastAsia="x-none"/>
        </w:rPr>
        <w:t xml:space="preserve"> where </w:t>
      </w:r>
      <w:r w:rsidRPr="00A45428">
        <w:rPr>
          <w:szCs w:val="28"/>
          <w:lang w:eastAsia="x-none"/>
        </w:rPr>
        <w:t>J</w:t>
      </w:r>
      <w:r w:rsidRPr="00A45428">
        <w:rPr>
          <w:rFonts w:hint="eastAsia"/>
          <w:szCs w:val="28"/>
          <w:lang w:eastAsia="x-none"/>
        </w:rPr>
        <w:t>&gt;1 is the number of CSI-RS resources per TRP</w:t>
      </w:r>
    </w:p>
    <w:p w14:paraId="075E44D0" w14:textId="77777777" w:rsidR="00A45428" w:rsidRPr="00A45428" w:rsidRDefault="00A45428" w:rsidP="00311060">
      <w:pPr>
        <w:numPr>
          <w:ilvl w:val="0"/>
          <w:numId w:val="234"/>
        </w:numPr>
        <w:snapToGrid w:val="0"/>
        <w:rPr>
          <w:iCs/>
          <w:szCs w:val="28"/>
          <w:lang w:eastAsia="x-none"/>
        </w:rPr>
      </w:pPr>
      <w:r w:rsidRPr="00A45428">
        <w:rPr>
          <w:iCs/>
          <w:szCs w:val="28"/>
          <w:lang w:eastAsia="x-none"/>
        </w:rPr>
        <w:t>FFS: 1 or N</w:t>
      </w:r>
      <w:r w:rsidRPr="00A45428">
        <w:rPr>
          <w:iCs/>
          <w:szCs w:val="28"/>
          <w:vertAlign w:val="subscript"/>
          <w:lang w:eastAsia="x-none"/>
        </w:rPr>
        <w:t xml:space="preserve">TRP </w:t>
      </w:r>
      <w:r w:rsidRPr="00A45428">
        <w:rPr>
          <w:iCs/>
          <w:szCs w:val="28"/>
          <w:lang w:eastAsia="x-none"/>
        </w:rPr>
        <w:t xml:space="preserve">TRS resource sets can also be used </w:t>
      </w:r>
      <w:r w:rsidRPr="00A45428">
        <w:rPr>
          <w:szCs w:val="28"/>
          <w:lang w:eastAsia="x-none"/>
        </w:rPr>
        <w:t>when ReportQuantity is ‘cjtc-P’ (DL/UL phase offset)</w:t>
      </w:r>
    </w:p>
    <w:p w14:paraId="1852EF33" w14:textId="77777777" w:rsidR="00A45428" w:rsidRPr="00A45428" w:rsidRDefault="00A45428" w:rsidP="00A45428">
      <w:pPr>
        <w:rPr>
          <w:iCs/>
          <w:lang w:eastAsia="ko-KR"/>
        </w:rPr>
      </w:pPr>
    </w:p>
    <w:p w14:paraId="40AF2B14" w14:textId="195479AF" w:rsidR="00A45428" w:rsidRPr="00A45428" w:rsidRDefault="00A45428" w:rsidP="00A45428">
      <w:pPr>
        <w:snapToGrid w:val="0"/>
      </w:pPr>
      <w:r w:rsidRPr="00A45428">
        <w:rPr>
          <w:b/>
        </w:rPr>
        <w:t>Conclusion</w:t>
      </w:r>
    </w:p>
    <w:p w14:paraId="1B1476E9" w14:textId="0D09E44E" w:rsidR="00A45428" w:rsidRPr="00A45428" w:rsidRDefault="00A45428" w:rsidP="00A45428">
      <w:pPr>
        <w:snapToGrid w:val="0"/>
        <w:rPr>
          <w:szCs w:val="20"/>
        </w:rPr>
      </w:pPr>
      <w:r w:rsidRPr="00A45428">
        <w:t>For the Rel-19 aperiodic standalone CJT calibration reporting, regarding the applicable type(s) of the configured N</w:t>
      </w:r>
      <w:r w:rsidRPr="00A45428">
        <w:rPr>
          <w:vertAlign w:val="subscript"/>
        </w:rPr>
        <w:t>TRP</w:t>
      </w:r>
      <w:r w:rsidRPr="00A45428">
        <w:t xml:space="preserve"> NZP CSI-RS resources/resource sets when ReportQuantity is ‘cjtc-P’ (DL/UL phase offset),</w:t>
      </w:r>
      <w:r w:rsidRPr="00A45428">
        <w:rPr>
          <w:iCs/>
          <w:szCs w:val="20"/>
        </w:rPr>
        <w:t xml:space="preserve"> there is no consensus on supporting </w:t>
      </w:r>
      <w:r w:rsidRPr="00A45428">
        <w:rPr>
          <w:szCs w:val="20"/>
        </w:rPr>
        <w:t>a</w:t>
      </w:r>
      <w:r w:rsidRPr="00A45428">
        <w:rPr>
          <w:iCs/>
          <w:szCs w:val="20"/>
        </w:rPr>
        <w:t>ny additional time separation between RSs beyond what’s already permissible by the use of TRS resource sets</w:t>
      </w:r>
      <w:r w:rsidR="005B5395">
        <w:rPr>
          <w:szCs w:val="20"/>
        </w:rPr>
        <w:t>.</w:t>
      </w:r>
    </w:p>
    <w:p w14:paraId="7B22778C" w14:textId="77777777" w:rsidR="00A45428" w:rsidRPr="00A45428" w:rsidRDefault="00A45428" w:rsidP="00A45428">
      <w:pPr>
        <w:rPr>
          <w:iCs/>
          <w:lang w:eastAsia="ko-KR"/>
        </w:rPr>
      </w:pPr>
    </w:p>
    <w:p w14:paraId="74512AD2" w14:textId="38D19B79" w:rsidR="00A45428" w:rsidRPr="00A45428" w:rsidRDefault="00A45428" w:rsidP="00A45428">
      <w:pPr>
        <w:snapToGrid w:val="0"/>
        <w:rPr>
          <w:szCs w:val="20"/>
        </w:rPr>
      </w:pPr>
      <w:r w:rsidRPr="00A45428">
        <w:rPr>
          <w:b/>
          <w:szCs w:val="20"/>
        </w:rPr>
        <w:lastRenderedPageBreak/>
        <w:t>Conclusion</w:t>
      </w:r>
    </w:p>
    <w:p w14:paraId="68E4A8F5" w14:textId="77777777" w:rsidR="00A45428" w:rsidRPr="00A45428" w:rsidRDefault="00A45428" w:rsidP="00A45428">
      <w:pPr>
        <w:snapToGrid w:val="0"/>
        <w:rPr>
          <w:iCs/>
          <w:szCs w:val="20"/>
        </w:rPr>
      </w:pPr>
      <w:r w:rsidRPr="00A45428">
        <w:rPr>
          <w:rFonts w:eastAsia="Calibri"/>
          <w:szCs w:val="20"/>
        </w:rPr>
        <w:t xml:space="preserve">For the Rel-19 aperiodic standalone CJT calibration reporting, regarding the </w:t>
      </w:r>
      <w:r w:rsidRPr="00A45428">
        <w:rPr>
          <w:iCs/>
          <w:szCs w:val="20"/>
        </w:rPr>
        <w:t>applicable type(s) of the configured N</w:t>
      </w:r>
      <w:r w:rsidRPr="00A45428">
        <w:rPr>
          <w:iCs/>
          <w:szCs w:val="20"/>
          <w:vertAlign w:val="subscript"/>
        </w:rPr>
        <w:t>TRP</w:t>
      </w:r>
      <w:r w:rsidRPr="00A45428">
        <w:rPr>
          <w:iCs/>
          <w:szCs w:val="20"/>
        </w:rPr>
        <w:t xml:space="preserve"> NZP CSI-RS resources/resource sets </w:t>
      </w:r>
      <w:r w:rsidRPr="00A45428">
        <w:rPr>
          <w:szCs w:val="20"/>
        </w:rPr>
        <w:t>when ReportQuantity is ‘cjtc-Dd’ (Doffset+d) or ‘cjtc-F’ (frequency offset)</w:t>
      </w:r>
      <w:r w:rsidRPr="00A45428">
        <w:rPr>
          <w:iCs/>
          <w:szCs w:val="20"/>
        </w:rPr>
        <w:t>, there is no consensus on supporting the following:</w:t>
      </w:r>
    </w:p>
    <w:p w14:paraId="2732A3C9" w14:textId="77777777" w:rsidR="00A45428" w:rsidRPr="00A45428" w:rsidRDefault="00A45428" w:rsidP="00311060">
      <w:pPr>
        <w:numPr>
          <w:ilvl w:val="0"/>
          <w:numId w:val="235"/>
        </w:numPr>
        <w:snapToGrid w:val="0"/>
        <w:contextualSpacing/>
        <w:rPr>
          <w:iCs/>
          <w:szCs w:val="20"/>
          <w:lang w:eastAsia="x-none"/>
        </w:rPr>
      </w:pPr>
      <w:r w:rsidRPr="00A45428">
        <w:rPr>
          <w:iCs/>
          <w:szCs w:val="20"/>
          <w:lang w:eastAsia="x-none"/>
        </w:rPr>
        <w:t>Any additional time separation between RSs beyond what’s already permissible by the use of TRS resource sets</w:t>
      </w:r>
    </w:p>
    <w:p w14:paraId="5CC21542" w14:textId="77777777" w:rsidR="00A45428" w:rsidRPr="00A45428" w:rsidRDefault="00A45428" w:rsidP="00311060">
      <w:pPr>
        <w:numPr>
          <w:ilvl w:val="0"/>
          <w:numId w:val="235"/>
        </w:numPr>
        <w:snapToGrid w:val="0"/>
        <w:contextualSpacing/>
        <w:rPr>
          <w:iCs/>
          <w:szCs w:val="20"/>
          <w:lang w:eastAsia="x-none"/>
        </w:rPr>
      </w:pPr>
      <w:r w:rsidRPr="00A45428">
        <w:rPr>
          <w:iCs/>
          <w:szCs w:val="20"/>
          <w:lang w:eastAsia="x-none"/>
        </w:rPr>
        <w:t>Any restriction on the number of resources within each resource set</w:t>
      </w:r>
    </w:p>
    <w:p w14:paraId="1CB66A82" w14:textId="77777777" w:rsidR="00A45428" w:rsidRPr="00A45428" w:rsidRDefault="00A45428" w:rsidP="00311060">
      <w:pPr>
        <w:numPr>
          <w:ilvl w:val="0"/>
          <w:numId w:val="235"/>
        </w:numPr>
        <w:snapToGrid w:val="0"/>
        <w:contextualSpacing/>
        <w:rPr>
          <w:iCs/>
          <w:szCs w:val="20"/>
          <w:lang w:eastAsia="x-none"/>
        </w:rPr>
      </w:pPr>
      <w:r w:rsidRPr="00A45428">
        <w:rPr>
          <w:iCs/>
          <w:szCs w:val="20"/>
          <w:lang w:eastAsia="x-none"/>
        </w:rPr>
        <w:t>CSI-RS type(s) other than TRS can be used for joint reporting of Doffset+d and FO</w:t>
      </w:r>
    </w:p>
    <w:p w14:paraId="1D20B56D" w14:textId="77777777" w:rsidR="00A45428" w:rsidRPr="00A45428" w:rsidRDefault="00A45428" w:rsidP="00A45428">
      <w:pPr>
        <w:rPr>
          <w:iCs/>
          <w:lang w:eastAsia="ko-KR"/>
        </w:rPr>
      </w:pPr>
    </w:p>
    <w:p w14:paraId="4F8844D9" w14:textId="77777777" w:rsidR="005B5395" w:rsidRPr="00C35CC0" w:rsidRDefault="005B5395" w:rsidP="005B5395">
      <w:pPr>
        <w:snapToGrid w:val="0"/>
        <w:rPr>
          <w:rFonts w:ascii="Times New Roman" w:hAnsi="Times New Roman"/>
          <w:bCs/>
          <w:szCs w:val="20"/>
          <w:highlight w:val="green"/>
        </w:rPr>
      </w:pPr>
      <w:r w:rsidRPr="00C35CC0">
        <w:rPr>
          <w:rFonts w:ascii="Times New Roman" w:hAnsi="Times New Roman"/>
          <w:bCs/>
          <w:szCs w:val="20"/>
          <w:highlight w:val="green"/>
        </w:rPr>
        <w:t>Agreement</w:t>
      </w:r>
    </w:p>
    <w:p w14:paraId="54943D50" w14:textId="77777777" w:rsidR="00A45428" w:rsidRPr="00A45428" w:rsidRDefault="00A45428" w:rsidP="00A45428">
      <w:pPr>
        <w:snapToGrid w:val="0"/>
        <w:rPr>
          <w:rFonts w:eastAsia="Malgun Gothic"/>
          <w:szCs w:val="28"/>
        </w:rPr>
      </w:pPr>
      <w:r w:rsidRPr="00A45428">
        <w:rPr>
          <w:rFonts w:eastAsia="Malgun Gothic"/>
          <w:szCs w:val="28"/>
        </w:rPr>
        <w:t>For the Rel-19 aperiodic standalone CJT calibration reporting, when ReportQuantity is ‘cjtc-Dd-F’ (joint Doffset+d and FO)</w:t>
      </w:r>
    </w:p>
    <w:p w14:paraId="56010BE4" w14:textId="7A1F4ECC" w:rsidR="00A45428" w:rsidRPr="00A45428" w:rsidRDefault="00A45428" w:rsidP="00311060">
      <w:pPr>
        <w:pStyle w:val="ListParagraph"/>
        <w:numPr>
          <w:ilvl w:val="0"/>
          <w:numId w:val="237"/>
        </w:numPr>
      </w:pPr>
      <w:r w:rsidRPr="00A45428">
        <w:t>Fully reuse timeline and active resource counting from Rel-18 TDCP reporting</w:t>
      </w:r>
      <w:r w:rsidR="00FD14BF">
        <w:t>.</w:t>
      </w:r>
    </w:p>
    <w:p w14:paraId="0131FDE7" w14:textId="1E1EE5C4" w:rsidR="00A45428" w:rsidRPr="00A45428" w:rsidRDefault="00A45428" w:rsidP="00311060">
      <w:pPr>
        <w:pStyle w:val="ListParagraph"/>
        <w:numPr>
          <w:ilvl w:val="0"/>
          <w:numId w:val="237"/>
        </w:numPr>
      </w:pPr>
      <w:r w:rsidRPr="00A45428">
        <w:t>O</w:t>
      </w:r>
      <w:r w:rsidRPr="005B5395">
        <w:rPr>
          <w:vertAlign w:val="subscript"/>
        </w:rPr>
        <w:t>CPU</w:t>
      </w:r>
      <w:r w:rsidRPr="00A45428">
        <w:t xml:space="preserve"> = 2X.N</w:t>
      </w:r>
      <w:r w:rsidRPr="005B5395">
        <w:rPr>
          <w:vertAlign w:val="subscript"/>
        </w:rPr>
        <w:t>TRP</w:t>
      </w:r>
      <w:r w:rsidRPr="00A45428">
        <w:t xml:space="preserve"> where X≥1 is defined based on UE capabilities and determined by the UE for each CJT calibration report type</w:t>
      </w:r>
      <w:r w:rsidR="00FD14BF">
        <w:t>.</w:t>
      </w:r>
    </w:p>
    <w:p w14:paraId="3CCC6036" w14:textId="77777777" w:rsidR="005B5395" w:rsidRPr="00C35CC0" w:rsidRDefault="005B5395" w:rsidP="005B5395">
      <w:pPr>
        <w:snapToGrid w:val="0"/>
        <w:rPr>
          <w:rFonts w:ascii="Times New Roman" w:hAnsi="Times New Roman"/>
          <w:bCs/>
          <w:szCs w:val="20"/>
          <w:highlight w:val="green"/>
        </w:rPr>
      </w:pPr>
      <w:r w:rsidRPr="00C35CC0">
        <w:rPr>
          <w:rFonts w:ascii="Times New Roman" w:hAnsi="Times New Roman"/>
          <w:bCs/>
          <w:szCs w:val="20"/>
          <w:highlight w:val="green"/>
        </w:rPr>
        <w:t>Agreement</w:t>
      </w:r>
    </w:p>
    <w:p w14:paraId="7B01D1DD" w14:textId="77777777" w:rsidR="00A45428" w:rsidRPr="00A45428" w:rsidRDefault="00A45428" w:rsidP="00A45428">
      <w:pPr>
        <w:snapToGrid w:val="0"/>
        <w:rPr>
          <w:szCs w:val="20"/>
        </w:rPr>
      </w:pPr>
      <w:r w:rsidRPr="00A45428">
        <w:rPr>
          <w:iCs/>
          <w:szCs w:val="20"/>
        </w:rPr>
        <w:t xml:space="preserve">For the Rel-19 CRI-based CSI refinement for up to 128 CSI-RS ports, for A-CSI only, the </w:t>
      </w:r>
      <w:r w:rsidRPr="00A45428">
        <w:rPr>
          <w:szCs w:val="20"/>
        </w:rPr>
        <w:t xml:space="preserve">NW can configure </w:t>
      </w:r>
      <w:r w:rsidRPr="00A45428">
        <w:rPr>
          <w:i/>
          <w:iCs/>
          <w:szCs w:val="20"/>
        </w:rPr>
        <w:t>M</w:t>
      </w:r>
      <w:r w:rsidRPr="00A45428">
        <w:rPr>
          <w:i/>
          <w:iCs/>
          <w:szCs w:val="20"/>
          <w:vertAlign w:val="subscript"/>
        </w:rPr>
        <w:t>R</w:t>
      </w:r>
      <w:r w:rsidRPr="00A45428">
        <w:rPr>
          <w:szCs w:val="20"/>
        </w:rPr>
        <w:t xml:space="preserve"> (&lt;</w:t>
      </w:r>
      <w:r w:rsidRPr="00A45428">
        <w:rPr>
          <w:i/>
          <w:iCs/>
          <w:szCs w:val="20"/>
        </w:rPr>
        <w:t>M</w:t>
      </w:r>
      <w:r w:rsidRPr="00A45428">
        <w:rPr>
          <w:szCs w:val="20"/>
        </w:rPr>
        <w:t xml:space="preserve">) of </w:t>
      </w:r>
      <w:r w:rsidRPr="00A45428">
        <w:rPr>
          <w:i/>
          <w:iCs/>
          <w:szCs w:val="20"/>
        </w:rPr>
        <w:t>K</w:t>
      </w:r>
      <w:r w:rsidRPr="00A45428">
        <w:rPr>
          <w:i/>
          <w:iCs/>
          <w:szCs w:val="20"/>
          <w:vertAlign w:val="subscript"/>
        </w:rPr>
        <w:t>S</w:t>
      </w:r>
      <w:r w:rsidRPr="00A45428">
        <w:rPr>
          <w:szCs w:val="20"/>
        </w:rPr>
        <w:t xml:space="preserve"> CSI-RS resources to be selected as part of reporting the </w:t>
      </w:r>
      <w:r w:rsidRPr="00A45428">
        <w:rPr>
          <w:i/>
          <w:iCs/>
          <w:szCs w:val="20"/>
        </w:rPr>
        <w:t>M</w:t>
      </w:r>
      <w:r w:rsidRPr="00A45428">
        <w:rPr>
          <w:iCs/>
          <w:szCs w:val="20"/>
        </w:rPr>
        <w:t xml:space="preserve"> “quadruplets”</w:t>
      </w:r>
      <w:r w:rsidRPr="00A45428">
        <w:rPr>
          <w:szCs w:val="20"/>
        </w:rPr>
        <w:t xml:space="preserve">: </w:t>
      </w:r>
    </w:p>
    <w:p w14:paraId="0FDCFEFA" w14:textId="77777777" w:rsidR="00A45428" w:rsidRPr="00A45428" w:rsidRDefault="00A45428" w:rsidP="00311060">
      <w:pPr>
        <w:numPr>
          <w:ilvl w:val="0"/>
          <w:numId w:val="178"/>
        </w:numPr>
        <w:snapToGrid w:val="0"/>
        <w:rPr>
          <w:szCs w:val="20"/>
          <w:lang w:eastAsia="x-none"/>
        </w:rPr>
      </w:pPr>
      <w:r w:rsidRPr="00A45428">
        <w:rPr>
          <w:szCs w:val="20"/>
          <w:lang w:eastAsia="x-none"/>
        </w:rPr>
        <w:t>(</w:t>
      </w:r>
      <w:r w:rsidRPr="00A45428">
        <w:rPr>
          <w:i/>
          <w:iCs/>
          <w:szCs w:val="20"/>
          <w:lang w:eastAsia="x-none"/>
        </w:rPr>
        <w:t>M–M</w:t>
      </w:r>
      <w:r w:rsidRPr="00A45428">
        <w:rPr>
          <w:i/>
          <w:iCs/>
          <w:szCs w:val="20"/>
          <w:vertAlign w:val="subscript"/>
          <w:lang w:eastAsia="x-none"/>
        </w:rPr>
        <w:t>R</w:t>
      </w:r>
      <w:r w:rsidRPr="00A45428">
        <w:rPr>
          <w:szCs w:val="20"/>
          <w:lang w:eastAsia="x-none"/>
        </w:rPr>
        <w:t xml:space="preserve">) CRIs, each with </w:t>
      </w:r>
      <m:oMath>
        <m:d>
          <m:dPr>
            <m:begChr m:val="⌈"/>
            <m:endChr m:val="⌉"/>
            <m:ctrlPr>
              <w:rPr>
                <w:rFonts w:ascii="Cambria Math" w:hAnsi="Cambria Math"/>
                <w:i/>
                <w:iCs/>
                <w:szCs w:val="20"/>
                <w:lang w:eastAsia="x-none"/>
              </w:rPr>
            </m:ctrlPr>
          </m:dPr>
          <m:e>
            <m:sSub>
              <m:sSubPr>
                <m:ctrlPr>
                  <w:rPr>
                    <w:rFonts w:ascii="Cambria Math" w:hAnsi="Cambria Math"/>
                    <w:i/>
                    <w:iCs/>
                    <w:szCs w:val="20"/>
                    <w:lang w:eastAsia="x-none"/>
                  </w:rPr>
                </m:ctrlPr>
              </m:sSubPr>
              <m:e>
                <m:r>
                  <w:rPr>
                    <w:rFonts w:ascii="Cambria Math" w:hAnsi="Cambria Math"/>
                    <w:szCs w:val="20"/>
                    <w:lang w:eastAsia="x-none"/>
                  </w:rPr>
                  <m:t>log</m:t>
                </m:r>
              </m:e>
              <m:sub>
                <m:r>
                  <w:rPr>
                    <w:rFonts w:ascii="Cambria Math" w:hAnsi="Cambria Math"/>
                    <w:szCs w:val="20"/>
                    <w:lang w:eastAsia="x-none"/>
                  </w:rPr>
                  <m:t>2</m:t>
                </m:r>
              </m:sub>
            </m:sSub>
            <m:d>
              <m:dPr>
                <m:ctrlPr>
                  <w:rPr>
                    <w:rFonts w:ascii="Cambria Math" w:hAnsi="Cambria Math"/>
                    <w:i/>
                    <w:iCs/>
                    <w:szCs w:val="20"/>
                    <w:lang w:eastAsia="x-none"/>
                  </w:rPr>
                </m:ctrlPr>
              </m:dPr>
              <m:e>
                <m:sSub>
                  <m:sSubPr>
                    <m:ctrlPr>
                      <w:rPr>
                        <w:rFonts w:ascii="Cambria Math" w:hAnsi="Cambria Math"/>
                        <w:i/>
                        <w:iCs/>
                        <w:szCs w:val="20"/>
                        <w:lang w:eastAsia="x-none"/>
                      </w:rPr>
                    </m:ctrlPr>
                  </m:sSubPr>
                  <m:e>
                    <m:r>
                      <w:rPr>
                        <w:rFonts w:ascii="Cambria Math" w:hAnsi="Cambria Math"/>
                        <w:szCs w:val="20"/>
                        <w:lang w:eastAsia="x-none"/>
                      </w:rPr>
                      <m:t>K</m:t>
                    </m:r>
                  </m:e>
                  <m:sub>
                    <m:r>
                      <w:rPr>
                        <w:rFonts w:ascii="Cambria Math" w:hAnsi="Cambria Math"/>
                        <w:szCs w:val="20"/>
                        <w:lang w:eastAsia="x-none"/>
                      </w:rPr>
                      <m:t>S</m:t>
                    </m:r>
                  </m:sub>
                </m:sSub>
                <m:r>
                  <w:rPr>
                    <w:rFonts w:ascii="Cambria Math" w:hAnsi="Cambria Math"/>
                    <w:szCs w:val="20"/>
                    <w:lang w:eastAsia="x-none"/>
                  </w:rPr>
                  <m:t>-</m:t>
                </m:r>
                <m:sSub>
                  <m:sSubPr>
                    <m:ctrlPr>
                      <w:rPr>
                        <w:rFonts w:ascii="Cambria Math" w:hAnsi="Cambria Math"/>
                        <w:i/>
                        <w:iCs/>
                        <w:szCs w:val="20"/>
                        <w:lang w:eastAsia="x-none"/>
                      </w:rPr>
                    </m:ctrlPr>
                  </m:sSubPr>
                  <m:e>
                    <m:r>
                      <w:rPr>
                        <w:rFonts w:ascii="Cambria Math" w:hAnsi="Cambria Math"/>
                        <w:szCs w:val="20"/>
                        <w:lang w:eastAsia="x-none"/>
                      </w:rPr>
                      <m:t>M</m:t>
                    </m:r>
                  </m:e>
                  <m:sub>
                    <m:r>
                      <w:rPr>
                        <w:rFonts w:ascii="Cambria Math" w:hAnsi="Cambria Math"/>
                        <w:szCs w:val="20"/>
                        <w:lang w:eastAsia="x-none"/>
                      </w:rPr>
                      <m:t>R</m:t>
                    </m:r>
                  </m:sub>
                </m:sSub>
              </m:e>
            </m:d>
          </m:e>
        </m:d>
      </m:oMath>
      <w:r w:rsidRPr="00A45428">
        <w:rPr>
          <w:szCs w:val="20"/>
          <w:lang w:eastAsia="x-none"/>
        </w:rPr>
        <w:t xml:space="preserve"> bits are reported, along with the </w:t>
      </w:r>
      <w:r w:rsidRPr="00A45428">
        <w:rPr>
          <w:i/>
          <w:szCs w:val="20"/>
          <w:lang w:eastAsia="x-none"/>
        </w:rPr>
        <w:t>M</w:t>
      </w:r>
      <w:r w:rsidRPr="00A45428">
        <w:rPr>
          <w:szCs w:val="20"/>
          <w:lang w:eastAsia="x-none"/>
        </w:rPr>
        <w:t xml:space="preserve"> sets of CQI/PMI/RI/(if applicable) LI</w:t>
      </w:r>
    </w:p>
    <w:p w14:paraId="2C2E81AE" w14:textId="77777777" w:rsidR="00A45428" w:rsidRPr="00A45428" w:rsidRDefault="00A45428" w:rsidP="00311060">
      <w:pPr>
        <w:numPr>
          <w:ilvl w:val="0"/>
          <w:numId w:val="178"/>
        </w:numPr>
        <w:snapToGrid w:val="0"/>
        <w:rPr>
          <w:szCs w:val="20"/>
          <w:lang w:eastAsia="x-none"/>
        </w:rPr>
      </w:pPr>
      <w:r w:rsidRPr="00A45428">
        <w:rPr>
          <w:szCs w:val="20"/>
          <w:lang w:eastAsia="x-none"/>
        </w:rPr>
        <w:t xml:space="preserve">The value of </w:t>
      </w:r>
      <w:r w:rsidRPr="00A45428">
        <w:rPr>
          <w:i/>
          <w:iCs/>
          <w:szCs w:val="20"/>
          <w:lang w:eastAsia="x-none"/>
        </w:rPr>
        <w:t>M</w:t>
      </w:r>
      <w:r w:rsidRPr="00A45428">
        <w:rPr>
          <w:i/>
          <w:iCs/>
          <w:szCs w:val="20"/>
          <w:vertAlign w:val="subscript"/>
          <w:lang w:eastAsia="x-none"/>
        </w:rPr>
        <w:t>R</w:t>
      </w:r>
      <w:r w:rsidRPr="00A45428">
        <w:rPr>
          <w:szCs w:val="20"/>
          <w:lang w:eastAsia="x-none"/>
        </w:rPr>
        <w:t xml:space="preserve"> is NW-configured via higher-layer (RRC) signaling</w:t>
      </w:r>
    </w:p>
    <w:p w14:paraId="0F31C748" w14:textId="77777777" w:rsidR="00A45428" w:rsidRPr="00A45428" w:rsidRDefault="00A45428" w:rsidP="00311060">
      <w:pPr>
        <w:numPr>
          <w:ilvl w:val="0"/>
          <w:numId w:val="178"/>
        </w:numPr>
        <w:snapToGrid w:val="0"/>
        <w:rPr>
          <w:szCs w:val="20"/>
          <w:lang w:eastAsia="x-none"/>
        </w:rPr>
      </w:pPr>
      <w:r w:rsidRPr="00A45428">
        <w:rPr>
          <w:szCs w:val="20"/>
          <w:lang w:eastAsia="x-none"/>
        </w:rPr>
        <w:t xml:space="preserve">The </w:t>
      </w:r>
      <w:r w:rsidRPr="00A45428">
        <w:rPr>
          <w:i/>
          <w:iCs/>
          <w:szCs w:val="20"/>
          <w:lang w:eastAsia="x-none"/>
        </w:rPr>
        <w:t>M</w:t>
      </w:r>
      <w:r w:rsidRPr="00A45428">
        <w:rPr>
          <w:i/>
          <w:iCs/>
          <w:szCs w:val="20"/>
          <w:vertAlign w:val="subscript"/>
          <w:lang w:eastAsia="x-none"/>
        </w:rPr>
        <w:t>R</w:t>
      </w:r>
      <w:r w:rsidRPr="00A45428">
        <w:rPr>
          <w:szCs w:val="20"/>
          <w:lang w:eastAsia="x-none"/>
        </w:rPr>
        <w:t xml:space="preserve"> selected resources are NW-configured via higher-layer (RRC) signaling </w:t>
      </w:r>
    </w:p>
    <w:p w14:paraId="03B6CB2F" w14:textId="77777777" w:rsidR="00A45428" w:rsidRPr="00FD14BF" w:rsidRDefault="00A45428" w:rsidP="00311060">
      <w:pPr>
        <w:numPr>
          <w:ilvl w:val="0"/>
          <w:numId w:val="178"/>
        </w:numPr>
        <w:snapToGrid w:val="0"/>
        <w:rPr>
          <w:szCs w:val="20"/>
          <w:lang w:eastAsia="x-none"/>
        </w:rPr>
      </w:pPr>
      <w:r w:rsidRPr="00FD14BF">
        <w:rPr>
          <w:rFonts w:hint="eastAsia"/>
          <w:szCs w:val="20"/>
          <w:lang w:eastAsia="zh-CN"/>
        </w:rPr>
        <w:t>F</w:t>
      </w:r>
      <w:r w:rsidRPr="00FD14BF">
        <w:rPr>
          <w:szCs w:val="20"/>
          <w:lang w:eastAsia="zh-CN"/>
        </w:rPr>
        <w:t xml:space="preserve">FS: value of </w:t>
      </w:r>
      <w:r w:rsidRPr="00FD14BF">
        <w:rPr>
          <w:i/>
          <w:iCs/>
          <w:szCs w:val="20"/>
          <w:lang w:eastAsia="x-none"/>
        </w:rPr>
        <w:t>M</w:t>
      </w:r>
      <w:r w:rsidRPr="00FD14BF">
        <w:rPr>
          <w:i/>
          <w:iCs/>
          <w:szCs w:val="20"/>
          <w:vertAlign w:val="subscript"/>
          <w:lang w:eastAsia="x-none"/>
        </w:rPr>
        <w:t>R</w:t>
      </w:r>
    </w:p>
    <w:p w14:paraId="169D7C21" w14:textId="77777777" w:rsidR="00A45428" w:rsidRPr="00FD14BF" w:rsidRDefault="00A45428" w:rsidP="00311060">
      <w:pPr>
        <w:numPr>
          <w:ilvl w:val="0"/>
          <w:numId w:val="178"/>
        </w:numPr>
        <w:snapToGrid w:val="0"/>
        <w:jc w:val="both"/>
        <w:rPr>
          <w:rFonts w:eastAsia="Malgun Gothic"/>
          <w:szCs w:val="20"/>
          <w:lang w:eastAsia="x-none"/>
        </w:rPr>
      </w:pPr>
      <w:r w:rsidRPr="00FD14BF">
        <w:rPr>
          <w:szCs w:val="20"/>
          <w:lang w:eastAsia="x-none"/>
        </w:rPr>
        <w:t>This is an optional UE capability</w:t>
      </w:r>
    </w:p>
    <w:p w14:paraId="32AFBE5A" w14:textId="77777777" w:rsidR="00A45428" w:rsidRPr="00A45428" w:rsidRDefault="00A45428" w:rsidP="00A45428">
      <w:pPr>
        <w:snapToGrid w:val="0"/>
      </w:pPr>
    </w:p>
    <w:p w14:paraId="32AE7838" w14:textId="77777777" w:rsidR="005B5395" w:rsidRPr="00C35CC0" w:rsidRDefault="005B5395" w:rsidP="005B5395">
      <w:pPr>
        <w:snapToGrid w:val="0"/>
        <w:rPr>
          <w:rFonts w:ascii="Times New Roman" w:hAnsi="Times New Roman"/>
          <w:bCs/>
          <w:szCs w:val="20"/>
          <w:highlight w:val="green"/>
        </w:rPr>
      </w:pPr>
      <w:r w:rsidRPr="00C35CC0">
        <w:rPr>
          <w:rFonts w:ascii="Times New Roman" w:hAnsi="Times New Roman"/>
          <w:bCs/>
          <w:szCs w:val="20"/>
          <w:highlight w:val="green"/>
        </w:rPr>
        <w:t>Agreement</w:t>
      </w:r>
    </w:p>
    <w:p w14:paraId="29E3E381" w14:textId="77777777" w:rsidR="00A45428" w:rsidRPr="00A45428" w:rsidRDefault="00A45428" w:rsidP="00A45428">
      <w:pPr>
        <w:snapToGrid w:val="0"/>
        <w:rPr>
          <w:rFonts w:eastAsia="Malgun Gothic" w:cs="Calibri"/>
        </w:rPr>
      </w:pPr>
      <w:r w:rsidRPr="00A45428">
        <w:rPr>
          <w:rFonts w:eastAsia="Malgun Gothic" w:cs="Calibri"/>
        </w:rPr>
        <w:t>For the Rel-19 Type-I multi-panel (MP) codebook refinement for 48, 64, and 128 CSI-RS ports, for RI=1-4, support the following (compromise between Scheme1 and Scheme2 described in RAN1#116bis):</w:t>
      </w:r>
    </w:p>
    <w:p w14:paraId="269B8DCD" w14:textId="77777777" w:rsidR="00A45428" w:rsidRPr="00A45428" w:rsidRDefault="00A45428" w:rsidP="00311060">
      <w:pPr>
        <w:numPr>
          <w:ilvl w:val="0"/>
          <w:numId w:val="236"/>
        </w:numPr>
        <w:snapToGrid w:val="0"/>
        <w:rPr>
          <w:rFonts w:cs="Calibri"/>
        </w:rPr>
      </w:pPr>
      <w:r w:rsidRPr="00A45428">
        <w:rPr>
          <w:rFonts w:cs="Calibri"/>
        </w:rPr>
        <w:t>W</w:t>
      </w:r>
      <w:r w:rsidRPr="00A45428">
        <w:rPr>
          <w:rFonts w:cs="Calibri"/>
          <w:vertAlign w:val="subscript"/>
        </w:rPr>
        <w:t>1</w:t>
      </w:r>
      <w:r w:rsidRPr="00A45428">
        <w:rPr>
          <w:rFonts w:cs="Calibri"/>
        </w:rPr>
        <w:t xml:space="preserve"> structure: Independent SD basis selection across all the Ng=K NZP CSI-RS resources, reusing legacy Rel-15 Type-I Pcsi-rs&lt;16 SP SD basis selection rules with L=1 for RI=1-4</w:t>
      </w:r>
    </w:p>
    <w:p w14:paraId="389BC551" w14:textId="77777777" w:rsidR="00A45428" w:rsidRPr="00A45428" w:rsidRDefault="00A45428" w:rsidP="00311060">
      <w:pPr>
        <w:numPr>
          <w:ilvl w:val="1"/>
          <w:numId w:val="236"/>
        </w:numPr>
        <w:snapToGrid w:val="0"/>
        <w:rPr>
          <w:rFonts w:cs="Calibri"/>
        </w:rPr>
      </w:pPr>
      <w:r w:rsidRPr="00A45428">
        <w:rPr>
          <w:rFonts w:cs="Calibri"/>
        </w:rPr>
        <w:t xml:space="preserve">Ng = </w:t>
      </w:r>
      <w:r w:rsidRPr="00A45428">
        <w:rPr>
          <w:rFonts w:cs="Calibri"/>
          <w:i/>
        </w:rPr>
        <w:t>K</w:t>
      </w:r>
      <w:r w:rsidRPr="00A45428">
        <w:rPr>
          <w:rFonts w:cs="Calibri"/>
        </w:rPr>
        <w:t xml:space="preserve"> = {2, 4} denotes the number of NZP CSI-RS resources associated with the Ng panels</w:t>
      </w:r>
    </w:p>
    <w:p w14:paraId="4AED9814" w14:textId="77777777" w:rsidR="00A45428" w:rsidRPr="00A45428" w:rsidRDefault="00A45428" w:rsidP="00311060">
      <w:pPr>
        <w:numPr>
          <w:ilvl w:val="0"/>
          <w:numId w:val="236"/>
        </w:numPr>
        <w:snapToGrid w:val="0"/>
        <w:rPr>
          <w:rFonts w:cs="Calibri"/>
        </w:rPr>
      </w:pPr>
      <w:r w:rsidRPr="00A45428">
        <w:rPr>
          <w:rFonts w:cs="Calibri"/>
        </w:rPr>
        <w:t>W</w:t>
      </w:r>
      <w:r w:rsidRPr="00A45428">
        <w:rPr>
          <w:rFonts w:cs="Calibri"/>
          <w:vertAlign w:val="subscript"/>
        </w:rPr>
        <w:t>2</w:t>
      </w:r>
      <w:r w:rsidRPr="00A45428">
        <w:rPr>
          <w:rFonts w:cs="Calibri"/>
        </w:rPr>
        <w:t xml:space="preserve"> structure:</w:t>
      </w:r>
    </w:p>
    <w:p w14:paraId="17F02770" w14:textId="77777777" w:rsidR="00A45428" w:rsidRPr="00A45428" w:rsidRDefault="00A45428" w:rsidP="00311060">
      <w:pPr>
        <w:numPr>
          <w:ilvl w:val="1"/>
          <w:numId w:val="236"/>
        </w:numPr>
        <w:snapToGrid w:val="0"/>
        <w:rPr>
          <w:rFonts w:cs="Calibri"/>
        </w:rPr>
      </w:pPr>
      <w:r w:rsidRPr="00A45428">
        <w:rPr>
          <w:rFonts w:cs="Calibri"/>
        </w:rPr>
        <w:t>Legacy Rel-15 Type-I inter-polarization co-phasing rules independently in each resource,</w:t>
      </w:r>
    </w:p>
    <w:p w14:paraId="7325A3F0" w14:textId="77777777" w:rsidR="00A45428" w:rsidRPr="00A45428" w:rsidRDefault="00A45428" w:rsidP="00311060">
      <w:pPr>
        <w:numPr>
          <w:ilvl w:val="1"/>
          <w:numId w:val="236"/>
        </w:numPr>
        <w:snapToGrid w:val="0"/>
        <w:rPr>
          <w:rFonts w:cs="Calibri"/>
        </w:rPr>
      </w:pPr>
      <w:r w:rsidRPr="00A45428">
        <w:rPr>
          <w:rFonts w:cs="Calibri"/>
        </w:rPr>
        <w:t xml:space="preserve">Layer-common wideband inter-resource QPSK co-phasing </w:t>
      </w:r>
      <w:r w:rsidRPr="00A45428">
        <w:rPr>
          <w:rFonts w:cs="Calibri"/>
          <w:bCs/>
        </w:rPr>
        <w:t>independently reported for resource n = 2,…,K with respect to the first resource.</w:t>
      </w:r>
    </w:p>
    <w:p w14:paraId="060F2D7F" w14:textId="77777777" w:rsidR="00A45428" w:rsidRPr="00A45428" w:rsidRDefault="00A45428" w:rsidP="00A45428">
      <w:pPr>
        <w:snapToGrid w:val="0"/>
        <w:jc w:val="both"/>
        <w:rPr>
          <w:iCs/>
          <w:szCs w:val="20"/>
        </w:rPr>
      </w:pPr>
      <w:r w:rsidRPr="00A45428">
        <w:rPr>
          <w:iCs/>
          <w:szCs w:val="20"/>
        </w:rPr>
        <w:t>Rel-19 Type-I MP does not support RI=5-8.</w:t>
      </w:r>
    </w:p>
    <w:p w14:paraId="0F5105A1" w14:textId="77777777" w:rsidR="00A45428" w:rsidRPr="00A45428" w:rsidRDefault="00A45428" w:rsidP="00A45428">
      <w:pPr>
        <w:snapToGrid w:val="0"/>
        <w:jc w:val="both"/>
        <w:rPr>
          <w:iCs/>
          <w:szCs w:val="20"/>
        </w:rPr>
      </w:pPr>
      <w:r w:rsidRPr="00A45428">
        <w:rPr>
          <w:iCs/>
          <w:szCs w:val="20"/>
        </w:rPr>
        <w:t>Reuse Rel-15 Type-I MP legacy designs for UCI omission, and CBSR.</w:t>
      </w:r>
    </w:p>
    <w:p w14:paraId="3251B693" w14:textId="77777777" w:rsidR="00A45428" w:rsidRPr="00A45428" w:rsidRDefault="00A45428" w:rsidP="00A45428">
      <w:pPr>
        <w:snapToGrid w:val="0"/>
        <w:jc w:val="both"/>
        <w:rPr>
          <w:iCs/>
          <w:szCs w:val="20"/>
        </w:rPr>
      </w:pPr>
      <w:r w:rsidRPr="00A45428">
        <w:rPr>
          <w:iCs/>
          <w:szCs w:val="20"/>
        </w:rPr>
        <w:t>For CSI calculation, reuse Rel-18 Type II CJT CSI-RS port ordering for UE assumption on the transmitted PDSCH symbols across antenna ports.</w:t>
      </w:r>
    </w:p>
    <w:p w14:paraId="03D5EB04" w14:textId="77777777" w:rsidR="00A45428" w:rsidRPr="00A45428" w:rsidRDefault="00A45428" w:rsidP="00A45428">
      <w:pPr>
        <w:rPr>
          <w:iCs/>
          <w:lang w:eastAsia="ko-KR"/>
        </w:rPr>
      </w:pPr>
    </w:p>
    <w:p w14:paraId="29D0C1EE" w14:textId="77777777" w:rsidR="005B5395" w:rsidRPr="00C35CC0" w:rsidRDefault="005B5395" w:rsidP="005B5395">
      <w:pPr>
        <w:snapToGrid w:val="0"/>
        <w:rPr>
          <w:rFonts w:ascii="Times New Roman" w:hAnsi="Times New Roman"/>
          <w:bCs/>
          <w:szCs w:val="20"/>
          <w:highlight w:val="green"/>
        </w:rPr>
      </w:pPr>
      <w:r w:rsidRPr="00C35CC0">
        <w:rPr>
          <w:rFonts w:ascii="Times New Roman" w:hAnsi="Times New Roman"/>
          <w:bCs/>
          <w:szCs w:val="20"/>
          <w:highlight w:val="green"/>
        </w:rPr>
        <w:t>Agreement</w:t>
      </w:r>
    </w:p>
    <w:p w14:paraId="2D490C13" w14:textId="77777777" w:rsidR="00A45428" w:rsidRPr="00A45428" w:rsidRDefault="00A45428" w:rsidP="00A45428">
      <w:pPr>
        <w:snapToGrid w:val="0"/>
        <w:rPr>
          <w:iCs/>
          <w:szCs w:val="20"/>
        </w:rPr>
      </w:pPr>
      <w:r w:rsidRPr="00A45428">
        <w:rPr>
          <w:iCs/>
          <w:szCs w:val="20"/>
        </w:rPr>
        <w:t>For the Rel-19 CRI-based CSI refinement for up to 128 CSI-RS ports, regarding CBSR and RI restriction, down-select (by RAN1#118) one from the following alternatives:</w:t>
      </w:r>
    </w:p>
    <w:p w14:paraId="66611110" w14:textId="77777777" w:rsidR="00A45428" w:rsidRPr="00A45428" w:rsidRDefault="00A45428" w:rsidP="00311060">
      <w:pPr>
        <w:numPr>
          <w:ilvl w:val="0"/>
          <w:numId w:val="133"/>
        </w:numPr>
        <w:snapToGrid w:val="0"/>
        <w:rPr>
          <w:szCs w:val="20"/>
          <w:lang w:eastAsia="x-none"/>
        </w:rPr>
      </w:pPr>
      <w:r w:rsidRPr="00A45428">
        <w:rPr>
          <w:szCs w:val="20"/>
          <w:lang w:eastAsia="x-none"/>
        </w:rPr>
        <w:t>Alt1. K</w:t>
      </w:r>
      <w:r w:rsidRPr="00A45428">
        <w:rPr>
          <w:szCs w:val="20"/>
          <w:vertAlign w:val="subscript"/>
          <w:lang w:eastAsia="x-none"/>
        </w:rPr>
        <w:t>S</w:t>
      </w:r>
      <w:r w:rsidRPr="00A45428">
        <w:rPr>
          <w:szCs w:val="20"/>
          <w:lang w:eastAsia="x-none"/>
        </w:rPr>
        <w:t xml:space="preserve"> per-resource CBSRs and K</w:t>
      </w:r>
      <w:r w:rsidRPr="00A45428">
        <w:rPr>
          <w:szCs w:val="20"/>
          <w:vertAlign w:val="subscript"/>
          <w:lang w:eastAsia="x-none"/>
        </w:rPr>
        <w:t>S</w:t>
      </w:r>
      <w:r w:rsidRPr="00A45428">
        <w:rPr>
          <w:szCs w:val="20"/>
          <w:lang w:eastAsia="x-none"/>
        </w:rPr>
        <w:t xml:space="preserve"> per-resource RI restrictions</w:t>
      </w:r>
    </w:p>
    <w:p w14:paraId="34D87CB0" w14:textId="77777777" w:rsidR="00A45428" w:rsidRPr="00A45428" w:rsidRDefault="00A45428" w:rsidP="00311060">
      <w:pPr>
        <w:numPr>
          <w:ilvl w:val="0"/>
          <w:numId w:val="133"/>
        </w:numPr>
        <w:snapToGrid w:val="0"/>
        <w:rPr>
          <w:szCs w:val="20"/>
          <w:lang w:eastAsia="x-none"/>
        </w:rPr>
      </w:pPr>
      <w:r w:rsidRPr="00A45428">
        <w:rPr>
          <w:szCs w:val="20"/>
          <w:lang w:eastAsia="x-none"/>
        </w:rPr>
        <w:t>Alt2. (legacy CRI-based) Resource-common CBSR and resource-common RI restriction</w:t>
      </w:r>
    </w:p>
    <w:p w14:paraId="703438A9" w14:textId="77777777" w:rsidR="00A45428" w:rsidRPr="00A45428" w:rsidRDefault="00A45428" w:rsidP="00311060">
      <w:pPr>
        <w:numPr>
          <w:ilvl w:val="0"/>
          <w:numId w:val="133"/>
        </w:numPr>
        <w:snapToGrid w:val="0"/>
        <w:rPr>
          <w:szCs w:val="20"/>
          <w:lang w:eastAsia="x-none"/>
        </w:rPr>
      </w:pPr>
      <w:r w:rsidRPr="00A45428">
        <w:rPr>
          <w:szCs w:val="20"/>
          <w:lang w:eastAsia="x-none"/>
        </w:rPr>
        <w:t>Alt3. K</w:t>
      </w:r>
      <w:r w:rsidRPr="00A45428">
        <w:rPr>
          <w:szCs w:val="20"/>
          <w:vertAlign w:val="subscript"/>
          <w:lang w:eastAsia="x-none"/>
        </w:rPr>
        <w:t>S</w:t>
      </w:r>
      <w:r w:rsidRPr="00A45428">
        <w:rPr>
          <w:szCs w:val="20"/>
          <w:lang w:eastAsia="x-none"/>
        </w:rPr>
        <w:t xml:space="preserve"> per-resource CBSRs and resource-common RI restriction</w:t>
      </w:r>
    </w:p>
    <w:p w14:paraId="1E6EAB99" w14:textId="77777777" w:rsidR="00A45428" w:rsidRPr="00A45428" w:rsidRDefault="00A45428" w:rsidP="00A45428">
      <w:pPr>
        <w:rPr>
          <w:iCs/>
          <w:lang w:eastAsia="ko-KR"/>
        </w:rPr>
      </w:pPr>
    </w:p>
    <w:p w14:paraId="0C2B7898" w14:textId="77777777" w:rsidR="005B5395" w:rsidRPr="00C35CC0" w:rsidRDefault="005B5395" w:rsidP="005B5395">
      <w:pPr>
        <w:snapToGrid w:val="0"/>
        <w:rPr>
          <w:rFonts w:ascii="Times New Roman" w:hAnsi="Times New Roman"/>
          <w:bCs/>
          <w:szCs w:val="20"/>
          <w:highlight w:val="green"/>
        </w:rPr>
      </w:pPr>
      <w:r w:rsidRPr="00C35CC0">
        <w:rPr>
          <w:rFonts w:ascii="Times New Roman" w:hAnsi="Times New Roman"/>
          <w:bCs/>
          <w:szCs w:val="20"/>
          <w:highlight w:val="green"/>
        </w:rPr>
        <w:t>Agreement</w:t>
      </w:r>
    </w:p>
    <w:p w14:paraId="73931CDF" w14:textId="77777777" w:rsidR="00A45428" w:rsidRPr="00FD14BF" w:rsidRDefault="00A45428" w:rsidP="00A45428">
      <w:pPr>
        <w:snapToGrid w:val="0"/>
        <w:rPr>
          <w:rFonts w:eastAsia="Malgun Gothic"/>
          <w:szCs w:val="20"/>
        </w:rPr>
      </w:pPr>
      <w:r w:rsidRPr="00A45428">
        <w:rPr>
          <w:rFonts w:eastAsia="Malgun Gothic"/>
          <w:szCs w:val="20"/>
        </w:rPr>
        <w:t xml:space="preserve">For the Rel-19 aperiodic standalone CJT calibration reporting, when ReportQuantity is ‘cjtc-P’ (DL/UL phase offset), if  </w:t>
      </w:r>
      <w:r w:rsidRPr="00A45428">
        <w:rPr>
          <w:rFonts w:ascii="Symbol" w:eastAsia="Malgun Gothic" w:hAnsi="Symbol"/>
          <w:szCs w:val="20"/>
        </w:rPr>
        <w:t></w:t>
      </w:r>
      <w:r w:rsidRPr="00A45428">
        <w:rPr>
          <w:rFonts w:eastAsia="Malgun Gothic"/>
          <w:szCs w:val="20"/>
        </w:rPr>
        <w:t xml:space="preserve">&gt;1 </w:t>
      </w:r>
      <w:r w:rsidRPr="00FD14BF">
        <w:rPr>
          <w:rFonts w:eastAsia="Malgun Gothic"/>
          <w:szCs w:val="20"/>
        </w:rPr>
        <w:t>(sub-band reporting) is supported, select one from option 1 and option 2, by RAN1#118, from the following:</w:t>
      </w:r>
    </w:p>
    <w:p w14:paraId="6DC7877A" w14:textId="77777777" w:rsidR="00A45428" w:rsidRPr="00A45428" w:rsidRDefault="00A45428" w:rsidP="00EA1844">
      <w:pPr>
        <w:numPr>
          <w:ilvl w:val="0"/>
          <w:numId w:val="92"/>
        </w:numPr>
        <w:snapToGrid w:val="0"/>
        <w:contextualSpacing/>
        <w:rPr>
          <w:rFonts w:eastAsia="SimSun"/>
          <w:szCs w:val="20"/>
        </w:rPr>
      </w:pPr>
      <w:r w:rsidRPr="00A45428">
        <w:rPr>
          <w:rFonts w:eastAsia="SimSun"/>
          <w:szCs w:val="20"/>
        </w:rPr>
        <w:t xml:space="preserve">A sub-band size is selected from {8,16} PRBs </w:t>
      </w:r>
    </w:p>
    <w:p w14:paraId="1AA545E3" w14:textId="77777777" w:rsidR="00A45428" w:rsidRPr="00A45428" w:rsidRDefault="00A45428" w:rsidP="00EA1844">
      <w:pPr>
        <w:numPr>
          <w:ilvl w:val="1"/>
          <w:numId w:val="92"/>
        </w:numPr>
        <w:snapToGrid w:val="0"/>
        <w:contextualSpacing/>
        <w:rPr>
          <w:rFonts w:eastAsia="SimSun"/>
          <w:szCs w:val="20"/>
        </w:rPr>
      </w:pPr>
      <w:r w:rsidRPr="00A45428">
        <w:rPr>
          <w:rFonts w:eastAsia="SimSun"/>
          <w:szCs w:val="20"/>
        </w:rPr>
        <w:t xml:space="preserve">The sub-band size is NW-configured via higher-layer (RRC) signalling </w:t>
      </w:r>
    </w:p>
    <w:p w14:paraId="5176E4F7" w14:textId="77777777" w:rsidR="00A45428" w:rsidRPr="00A45428" w:rsidRDefault="00A45428" w:rsidP="00EA1844">
      <w:pPr>
        <w:numPr>
          <w:ilvl w:val="0"/>
          <w:numId w:val="92"/>
        </w:numPr>
        <w:snapToGrid w:val="0"/>
        <w:contextualSpacing/>
        <w:rPr>
          <w:rFonts w:eastAsia="SimSun"/>
          <w:szCs w:val="20"/>
        </w:rPr>
      </w:pPr>
      <w:r w:rsidRPr="00A45428">
        <w:rPr>
          <w:rFonts w:eastAsia="SimSun"/>
          <w:szCs w:val="20"/>
        </w:rPr>
        <w:t xml:space="preserve">Denoting the number of sub-bands within </w:t>
      </w:r>
      <w:r w:rsidRPr="00A45428">
        <w:rPr>
          <w:rFonts w:eastAsia="Calibri"/>
          <w:szCs w:val="20"/>
        </w:rPr>
        <w:t>the configured CSI reporting band as N</w:t>
      </w:r>
      <w:r w:rsidRPr="00A45428">
        <w:rPr>
          <w:rFonts w:eastAsia="Calibri"/>
          <w:szCs w:val="20"/>
          <w:vertAlign w:val="subscript"/>
        </w:rPr>
        <w:t>SB-P</w:t>
      </w:r>
      <w:r w:rsidRPr="00A45428">
        <w:rPr>
          <w:rFonts w:eastAsia="SimSun"/>
          <w:szCs w:val="20"/>
        </w:rPr>
        <w:t xml:space="preserve">, and the sub-bands are indexed as {0, 1, …, </w:t>
      </w:r>
      <w:r w:rsidRPr="00A45428">
        <w:rPr>
          <w:rFonts w:eastAsia="Calibri"/>
          <w:szCs w:val="20"/>
        </w:rPr>
        <w:t>N</w:t>
      </w:r>
      <w:r w:rsidRPr="00A45428">
        <w:rPr>
          <w:rFonts w:eastAsia="Calibri"/>
          <w:szCs w:val="20"/>
          <w:vertAlign w:val="subscript"/>
        </w:rPr>
        <w:t xml:space="preserve">SB-P </w:t>
      </w:r>
      <w:r w:rsidRPr="00A45428">
        <w:rPr>
          <w:rFonts w:eastAsia="SimSun"/>
          <w:szCs w:val="20"/>
        </w:rPr>
        <w:t>–1}, decide, by RAN1#118, from the following reporting options:</w:t>
      </w:r>
    </w:p>
    <w:p w14:paraId="593AA6DB" w14:textId="77777777" w:rsidR="00A45428" w:rsidRPr="00A45428" w:rsidRDefault="00A45428" w:rsidP="00EA1844">
      <w:pPr>
        <w:numPr>
          <w:ilvl w:val="1"/>
          <w:numId w:val="93"/>
        </w:numPr>
        <w:snapToGrid w:val="0"/>
        <w:contextualSpacing/>
        <w:rPr>
          <w:rFonts w:eastAsia="Malgun Gothic"/>
          <w:szCs w:val="20"/>
        </w:rPr>
      </w:pPr>
      <w:r w:rsidRPr="00A45428">
        <w:rPr>
          <w:rFonts w:eastAsia="Malgun Gothic"/>
          <w:szCs w:val="20"/>
        </w:rPr>
        <w:t xml:space="preserve">Opt1: </w:t>
      </w:r>
      <w:r w:rsidRPr="00A45428">
        <w:rPr>
          <w:rFonts w:eastAsia="SimSun"/>
          <w:szCs w:val="20"/>
        </w:rPr>
        <w:t>{(</w:t>
      </w:r>
      <w:r w:rsidRPr="00A45428">
        <w:rPr>
          <w:rFonts w:ascii="Symbol" w:eastAsia="SimSun" w:hAnsi="Symbol"/>
          <w:szCs w:val="20"/>
        </w:rPr>
        <w:t></w:t>
      </w:r>
      <w:r w:rsidRPr="00A45428">
        <w:rPr>
          <w:rFonts w:eastAsia="SimSun"/>
          <w:szCs w:val="20"/>
          <w:vertAlign w:val="subscript"/>
        </w:rPr>
        <w:t>n,</w:t>
      </w:r>
      <w:r w:rsidRPr="00A45428">
        <w:rPr>
          <w:rFonts w:ascii="Symbol" w:eastAsia="SimSun" w:hAnsi="Symbol"/>
          <w:szCs w:val="20"/>
          <w:vertAlign w:val="subscript"/>
        </w:rPr>
        <w:t></w:t>
      </w:r>
      <w:r w:rsidRPr="00A45428">
        <w:rPr>
          <w:rFonts w:eastAsia="SimSun"/>
          <w:szCs w:val="20"/>
        </w:rPr>
        <w:t xml:space="preserve">, </w:t>
      </w:r>
      <w:r w:rsidRPr="00A45428">
        <w:rPr>
          <w:rFonts w:ascii="Symbol" w:eastAsia="SimSun" w:hAnsi="Symbol"/>
          <w:szCs w:val="20"/>
        </w:rPr>
        <w:t></w:t>
      </w:r>
      <w:r w:rsidRPr="00A45428">
        <w:rPr>
          <w:rFonts w:eastAsia="SimSun"/>
          <w:szCs w:val="20"/>
          <w:vertAlign w:val="subscript"/>
        </w:rPr>
        <w:t>n</w:t>
      </w:r>
      <w:r w:rsidRPr="00A45428">
        <w:rPr>
          <w:rFonts w:eastAsia="SimSun"/>
          <w:szCs w:val="20"/>
        </w:rPr>
        <w:t>), n=0, 1, …, N</w:t>
      </w:r>
      <w:r w:rsidRPr="00A45428">
        <w:rPr>
          <w:rFonts w:eastAsia="SimSun"/>
          <w:szCs w:val="20"/>
          <w:vertAlign w:val="subscript"/>
        </w:rPr>
        <w:t>TRP</w:t>
      </w:r>
      <w:r w:rsidRPr="00A45428">
        <w:rPr>
          <w:rFonts w:eastAsia="SimSun"/>
          <w:szCs w:val="20"/>
        </w:rPr>
        <w:t xml:space="preserve"> – 1, n≠nref},</w:t>
      </w:r>
      <w:r w:rsidRPr="00A45428">
        <w:rPr>
          <w:rFonts w:eastAsia="Malgun Gothic"/>
          <w:szCs w:val="20"/>
        </w:rPr>
        <w:t xml:space="preserve"> where </w:t>
      </w:r>
      <w:r w:rsidRPr="00A45428">
        <w:rPr>
          <w:rFonts w:ascii="Symbol" w:eastAsia="SimSun" w:hAnsi="Symbol"/>
          <w:szCs w:val="20"/>
        </w:rPr>
        <w:t></w:t>
      </w:r>
      <w:r w:rsidRPr="00A45428">
        <w:rPr>
          <w:rFonts w:eastAsia="SimSun"/>
          <w:szCs w:val="20"/>
          <w:vertAlign w:val="subscript"/>
        </w:rPr>
        <w:t>n,</w:t>
      </w:r>
      <w:r w:rsidRPr="00A45428">
        <w:rPr>
          <w:rFonts w:ascii="Symbol" w:eastAsia="SimSun" w:hAnsi="Symbol"/>
          <w:szCs w:val="20"/>
          <w:vertAlign w:val="subscript"/>
        </w:rPr>
        <w:t></w:t>
      </w:r>
      <w:r w:rsidRPr="00A45428">
        <w:rPr>
          <w:rFonts w:ascii="Symbol" w:eastAsia="SimSun" w:hAnsi="Symbol"/>
          <w:szCs w:val="20"/>
          <w:vertAlign w:val="subscript"/>
        </w:rPr>
        <w:t></w:t>
      </w:r>
      <w:r w:rsidRPr="00A45428">
        <w:rPr>
          <w:rFonts w:eastAsia="Malgun Gothic"/>
          <w:szCs w:val="20"/>
        </w:rPr>
        <w:t xml:space="preserve">is the phase offset </w:t>
      </w:r>
      <w:r w:rsidRPr="00A45428">
        <w:rPr>
          <w:rFonts w:eastAsia="SimSun"/>
          <w:szCs w:val="20"/>
        </w:rPr>
        <w:t xml:space="preserve">corresponding to sub-band 0 and the phase offset for sub-band </w:t>
      </w:r>
      <w:r w:rsidRPr="00A45428">
        <w:rPr>
          <w:rFonts w:ascii="Symbol" w:eastAsia="SimSun" w:hAnsi="Symbol"/>
          <w:szCs w:val="20"/>
        </w:rPr>
        <w:t></w:t>
      </w:r>
      <w:r w:rsidRPr="00A45428">
        <w:rPr>
          <w:rFonts w:eastAsia="SimSun"/>
          <w:szCs w:val="20"/>
        </w:rPr>
        <w:t xml:space="preserve"> can be calculated as </w:t>
      </w:r>
      <w:r w:rsidRPr="00A45428">
        <w:rPr>
          <w:rFonts w:ascii="Symbol" w:eastAsia="SimSun" w:hAnsi="Symbol"/>
          <w:szCs w:val="20"/>
        </w:rPr>
        <w:t></w:t>
      </w:r>
      <w:r w:rsidRPr="00A45428">
        <w:rPr>
          <w:rFonts w:eastAsia="SimSun"/>
          <w:szCs w:val="20"/>
          <w:vertAlign w:val="subscript"/>
        </w:rPr>
        <w:t>n,</w:t>
      </w:r>
      <w:r w:rsidRPr="00A45428">
        <w:rPr>
          <w:rFonts w:ascii="Symbol" w:eastAsia="SimSun" w:hAnsi="Symbol"/>
          <w:szCs w:val="20"/>
          <w:vertAlign w:val="subscript"/>
        </w:rPr>
        <w:t></w:t>
      </w:r>
      <w:r w:rsidRPr="00A45428">
        <w:rPr>
          <w:rFonts w:eastAsia="SimSun"/>
          <w:szCs w:val="20"/>
        </w:rPr>
        <w:t xml:space="preserve"> + </w:t>
      </w:r>
      <w:r w:rsidRPr="00A45428">
        <w:rPr>
          <w:rFonts w:ascii="Symbol" w:eastAsia="SimSun" w:hAnsi="Symbol"/>
          <w:szCs w:val="20"/>
        </w:rPr>
        <w:t></w:t>
      </w:r>
      <w:r w:rsidRPr="00A45428">
        <w:rPr>
          <w:rFonts w:ascii="Symbol" w:eastAsia="SimSun" w:hAnsi="Symbol"/>
          <w:szCs w:val="20"/>
        </w:rPr>
        <w:t></w:t>
      </w:r>
      <w:r w:rsidRPr="00A45428">
        <w:rPr>
          <w:rFonts w:eastAsia="SimSun"/>
          <w:szCs w:val="20"/>
          <w:vertAlign w:val="subscript"/>
        </w:rPr>
        <w:t>n</w:t>
      </w:r>
    </w:p>
    <w:p w14:paraId="3A1FF235" w14:textId="77777777" w:rsidR="00A45428" w:rsidRPr="00A45428" w:rsidRDefault="00EF515C" w:rsidP="00EA1844">
      <w:pPr>
        <w:numPr>
          <w:ilvl w:val="2"/>
          <w:numId w:val="93"/>
        </w:numPr>
        <w:snapToGrid w:val="0"/>
        <w:contextualSpacing/>
        <w:rPr>
          <w:rFonts w:eastAsia="SimSun"/>
          <w:szCs w:val="20"/>
        </w:rPr>
      </w:pPr>
      <m:oMath>
        <m:sSub>
          <m:sSubPr>
            <m:ctrlPr>
              <w:rPr>
                <w:rFonts w:ascii="Cambria Math" w:eastAsia="SimSun" w:hAnsi="Cambria Math"/>
                <w:szCs w:val="20"/>
              </w:rPr>
            </m:ctrlPr>
          </m:sSubPr>
          <m:e>
            <m:r>
              <m:rPr>
                <m:sty m:val="p"/>
              </m:rPr>
              <w:rPr>
                <w:rFonts w:ascii="Cambria Math" w:eastAsia="SimSun" w:hAnsi="Cambria Math"/>
                <w:szCs w:val="20"/>
              </w:rPr>
              <m:t>Γ</m:t>
            </m:r>
          </m:e>
          <m:sub>
            <m:r>
              <w:rPr>
                <w:rFonts w:ascii="Cambria Math" w:eastAsia="SimSun" w:hAnsi="Cambria Math"/>
                <w:szCs w:val="20"/>
              </w:rPr>
              <m:t>n</m:t>
            </m:r>
          </m:sub>
        </m:sSub>
        <m:r>
          <m:rPr>
            <m:sty m:val="p"/>
          </m:rPr>
          <w:rPr>
            <w:rFonts w:ascii="Cambria Math" w:eastAsia="SimSun" w:hAnsi="Cambria Math"/>
            <w:szCs w:val="20"/>
          </w:rPr>
          <m:t>∈</m:t>
        </m:r>
        <m:d>
          <m:dPr>
            <m:begChr m:val="{"/>
            <m:endChr m:val="}"/>
            <m:ctrlPr>
              <w:rPr>
                <w:rFonts w:ascii="Cambria Math" w:eastAsia="SimSun" w:hAnsi="Cambria Math"/>
                <w:szCs w:val="20"/>
              </w:rPr>
            </m:ctrlPr>
          </m:dPr>
          <m:e>
            <m:r>
              <m:rPr>
                <m:sty m:val="p"/>
              </m:rPr>
              <w:rPr>
                <w:rFonts w:ascii="Cambria Math" w:eastAsia="SimSun" w:hAnsi="Cambria Math"/>
                <w:szCs w:val="20"/>
              </w:rPr>
              <m:t>0,</m:t>
            </m:r>
            <m:f>
              <m:fPr>
                <m:ctrlPr>
                  <w:rPr>
                    <w:rFonts w:ascii="Cambria Math" w:eastAsia="SimSun" w:hAnsi="Cambria Math"/>
                    <w:szCs w:val="20"/>
                  </w:rPr>
                </m:ctrlPr>
              </m:fPr>
              <m:num>
                <m:r>
                  <m:rPr>
                    <m:sty m:val="p"/>
                  </m:rPr>
                  <w:rPr>
                    <w:rFonts w:ascii="Cambria Math" w:eastAsia="SimSun" w:hAnsi="Cambria Math"/>
                    <w:szCs w:val="20"/>
                  </w:rPr>
                  <m:t>2</m:t>
                </m:r>
                <m:r>
                  <w:rPr>
                    <w:rFonts w:ascii="Cambria Math" w:eastAsia="SimSun" w:hAnsi="Cambria Math"/>
                    <w:szCs w:val="20"/>
                  </w:rPr>
                  <m:t>π</m:t>
                </m:r>
              </m:num>
              <m:den>
                <m:sSub>
                  <m:sSubPr>
                    <m:ctrlPr>
                      <w:rPr>
                        <w:rFonts w:ascii="Cambria Math" w:eastAsia="SimSun" w:hAnsi="Cambria Math"/>
                        <w:szCs w:val="20"/>
                      </w:rPr>
                    </m:ctrlPr>
                  </m:sSubPr>
                  <m:e>
                    <m:r>
                      <w:rPr>
                        <w:rFonts w:ascii="Cambria Math" w:eastAsia="SimSun" w:hAnsi="Cambria Math"/>
                        <w:szCs w:val="20"/>
                      </w:rPr>
                      <m:t>M</m:t>
                    </m:r>
                  </m:e>
                  <m:sub>
                    <m:r>
                      <m:rPr>
                        <m:sty m:val="p"/>
                      </m:rPr>
                      <w:rPr>
                        <w:rFonts w:ascii="Cambria Math" w:eastAsia="SimSun" w:hAnsi="Cambria Math"/>
                        <w:szCs w:val="20"/>
                      </w:rPr>
                      <m:t>Γ</m:t>
                    </m:r>
                  </m:sub>
                </m:sSub>
              </m:den>
            </m:f>
            <m:r>
              <m:rPr>
                <m:sty m:val="p"/>
              </m:rPr>
              <w:rPr>
                <w:rFonts w:ascii="Cambria Math" w:eastAsia="SimSun" w:hAnsi="Cambria Math"/>
                <w:szCs w:val="20"/>
              </w:rPr>
              <m:t>, ….,</m:t>
            </m:r>
            <m:f>
              <m:fPr>
                <m:ctrlPr>
                  <w:rPr>
                    <w:rFonts w:ascii="Cambria Math" w:eastAsia="SimSun" w:hAnsi="Cambria Math"/>
                    <w:szCs w:val="20"/>
                  </w:rPr>
                </m:ctrlPr>
              </m:fPr>
              <m:num>
                <m:r>
                  <m:rPr>
                    <m:sty m:val="p"/>
                  </m:rPr>
                  <w:rPr>
                    <w:rFonts w:ascii="Cambria Math" w:eastAsia="SimSun" w:hAnsi="Cambria Math"/>
                    <w:szCs w:val="20"/>
                  </w:rPr>
                  <m:t>2</m:t>
                </m:r>
                <m:r>
                  <w:rPr>
                    <w:rFonts w:ascii="Cambria Math" w:eastAsia="SimSun" w:hAnsi="Cambria Math"/>
                    <w:szCs w:val="20"/>
                  </w:rPr>
                  <m:t>π</m:t>
                </m:r>
                <m:r>
                  <m:rPr>
                    <m:sty m:val="p"/>
                  </m:rPr>
                  <w:rPr>
                    <w:rFonts w:ascii="Cambria Math" w:eastAsia="SimSun" w:hAnsi="Cambria Math"/>
                    <w:szCs w:val="20"/>
                  </w:rPr>
                  <m:t>(</m:t>
                </m:r>
                <m:sSub>
                  <m:sSubPr>
                    <m:ctrlPr>
                      <w:rPr>
                        <w:rFonts w:ascii="Cambria Math" w:eastAsia="SimSun" w:hAnsi="Cambria Math"/>
                        <w:szCs w:val="20"/>
                      </w:rPr>
                    </m:ctrlPr>
                  </m:sSubPr>
                  <m:e>
                    <m:r>
                      <w:rPr>
                        <w:rFonts w:ascii="Cambria Math" w:eastAsia="SimSun" w:hAnsi="Cambria Math"/>
                        <w:szCs w:val="20"/>
                      </w:rPr>
                      <m:t>M</m:t>
                    </m:r>
                  </m:e>
                  <m:sub>
                    <m:r>
                      <m:rPr>
                        <m:sty m:val="p"/>
                      </m:rPr>
                      <w:rPr>
                        <w:rFonts w:ascii="Cambria Math" w:eastAsia="SimSun" w:hAnsi="Cambria Math"/>
                        <w:szCs w:val="20"/>
                      </w:rPr>
                      <m:t>Γ</m:t>
                    </m:r>
                  </m:sub>
                </m:sSub>
                <m:r>
                  <m:rPr>
                    <m:sty m:val="p"/>
                  </m:rPr>
                  <w:rPr>
                    <w:rFonts w:ascii="Cambria Math" w:eastAsia="SimSun" w:hAnsi="Cambria Math"/>
                    <w:szCs w:val="20"/>
                  </w:rPr>
                  <m:t>-1)</m:t>
                </m:r>
              </m:num>
              <m:den>
                <m:sSub>
                  <m:sSubPr>
                    <m:ctrlPr>
                      <w:rPr>
                        <w:rFonts w:ascii="Cambria Math" w:eastAsia="SimSun" w:hAnsi="Cambria Math"/>
                        <w:szCs w:val="20"/>
                      </w:rPr>
                    </m:ctrlPr>
                  </m:sSubPr>
                  <m:e>
                    <m:r>
                      <w:rPr>
                        <w:rFonts w:ascii="Cambria Math" w:eastAsia="SimSun" w:hAnsi="Cambria Math"/>
                        <w:szCs w:val="20"/>
                      </w:rPr>
                      <m:t>M</m:t>
                    </m:r>
                  </m:e>
                  <m:sub>
                    <m:r>
                      <m:rPr>
                        <m:sty m:val="p"/>
                      </m:rPr>
                      <w:rPr>
                        <w:rFonts w:ascii="Cambria Math" w:eastAsia="SimSun" w:hAnsi="Cambria Math"/>
                        <w:szCs w:val="20"/>
                      </w:rPr>
                      <m:t>Γ</m:t>
                    </m:r>
                  </m:sub>
                </m:sSub>
              </m:den>
            </m:f>
          </m:e>
        </m:d>
      </m:oMath>
      <w:r w:rsidR="00A45428" w:rsidRPr="00A45428">
        <w:rPr>
          <w:rFonts w:eastAsia="SimSun"/>
          <w:szCs w:val="20"/>
        </w:rPr>
        <w:t xml:space="preserve">, where </w:t>
      </w:r>
      <m:oMath>
        <m:sSub>
          <m:sSubPr>
            <m:ctrlPr>
              <w:rPr>
                <w:rFonts w:ascii="Cambria Math" w:eastAsia="SimSun" w:hAnsi="Cambria Math"/>
                <w:szCs w:val="20"/>
              </w:rPr>
            </m:ctrlPr>
          </m:sSubPr>
          <m:e>
            <m:r>
              <w:rPr>
                <w:rFonts w:ascii="Cambria Math" w:eastAsia="SimSun" w:hAnsi="Cambria Math"/>
                <w:szCs w:val="20"/>
              </w:rPr>
              <m:t>M</m:t>
            </m:r>
          </m:e>
          <m:sub>
            <m:r>
              <m:rPr>
                <m:sty m:val="p"/>
              </m:rPr>
              <w:rPr>
                <w:rFonts w:ascii="Cambria Math" w:eastAsia="SimSun" w:hAnsi="Cambria Math"/>
                <w:szCs w:val="20"/>
              </w:rPr>
              <m:t>Γ</m:t>
            </m:r>
          </m:sub>
        </m:sSub>
      </m:oMath>
      <w:r w:rsidR="00A45428" w:rsidRPr="00A45428">
        <w:rPr>
          <w:rFonts w:eastAsia="SimSun"/>
          <w:szCs w:val="20"/>
        </w:rPr>
        <w:t>={64, 128}</w:t>
      </w:r>
    </w:p>
    <w:p w14:paraId="769B9C24" w14:textId="77777777" w:rsidR="00A45428" w:rsidRPr="00A45428" w:rsidRDefault="00A45428" w:rsidP="00EA1844">
      <w:pPr>
        <w:numPr>
          <w:ilvl w:val="1"/>
          <w:numId w:val="93"/>
        </w:numPr>
        <w:snapToGrid w:val="0"/>
        <w:contextualSpacing/>
        <w:rPr>
          <w:rFonts w:eastAsia="Malgun Gothic"/>
          <w:szCs w:val="20"/>
        </w:rPr>
      </w:pPr>
      <w:r w:rsidRPr="00A45428">
        <w:rPr>
          <w:rFonts w:eastAsia="Malgun Gothic"/>
          <w:szCs w:val="20"/>
        </w:rPr>
        <w:t xml:space="preserve">Opt2: </w:t>
      </w:r>
      <w:r w:rsidRPr="00A45428">
        <w:rPr>
          <w:rFonts w:ascii="Symbol" w:eastAsia="Malgun Gothic" w:hAnsi="Symbol"/>
          <w:szCs w:val="20"/>
        </w:rPr>
        <w:t></w:t>
      </w:r>
      <w:r w:rsidRPr="00A45428">
        <w:rPr>
          <w:rFonts w:eastAsia="Malgun Gothic"/>
          <w:szCs w:val="20"/>
        </w:rPr>
        <w:t>=</w:t>
      </w:r>
      <w:r w:rsidRPr="00A45428">
        <w:rPr>
          <w:rFonts w:eastAsia="SimSun"/>
          <w:szCs w:val="20"/>
        </w:rPr>
        <w:t xml:space="preserve"> N</w:t>
      </w:r>
      <w:r w:rsidRPr="00A45428">
        <w:rPr>
          <w:rFonts w:eastAsia="SimSun"/>
          <w:szCs w:val="20"/>
          <w:vertAlign w:val="subscript"/>
        </w:rPr>
        <w:t>SB-P</w:t>
      </w:r>
      <w:r w:rsidRPr="00A45428">
        <w:rPr>
          <w:rFonts w:eastAsia="Malgun Gothic"/>
          <w:szCs w:val="20"/>
        </w:rPr>
        <w:t>, i.e. {</w:t>
      </w:r>
      <w:r w:rsidRPr="00A45428">
        <w:rPr>
          <w:rFonts w:eastAsia="SimSun"/>
          <w:szCs w:val="20"/>
        </w:rPr>
        <w:t>(</w:t>
      </w:r>
      <w:r w:rsidRPr="00A45428">
        <w:rPr>
          <w:rFonts w:ascii="Symbol" w:eastAsia="SimSun" w:hAnsi="Symbol"/>
          <w:szCs w:val="20"/>
        </w:rPr>
        <w:t></w:t>
      </w:r>
      <w:r w:rsidRPr="00A45428">
        <w:rPr>
          <w:rFonts w:eastAsia="SimSun"/>
          <w:szCs w:val="20"/>
          <w:vertAlign w:val="subscript"/>
        </w:rPr>
        <w:t>n,</w:t>
      </w:r>
      <w:r w:rsidRPr="00A45428">
        <w:rPr>
          <w:rFonts w:ascii="Symbol" w:eastAsia="SimSun" w:hAnsi="Symbol"/>
          <w:szCs w:val="20"/>
          <w:vertAlign w:val="subscript"/>
        </w:rPr>
        <w:t></w:t>
      </w:r>
      <w:r w:rsidRPr="00A45428">
        <w:rPr>
          <w:rFonts w:eastAsia="SimSun"/>
          <w:szCs w:val="20"/>
        </w:rPr>
        <w:t xml:space="preserve">, </w:t>
      </w:r>
      <w:r w:rsidRPr="00A45428">
        <w:rPr>
          <w:rFonts w:ascii="Symbol" w:eastAsia="SimSun" w:hAnsi="Symbol"/>
          <w:szCs w:val="20"/>
        </w:rPr>
        <w:t></w:t>
      </w:r>
      <w:r w:rsidRPr="00A45428">
        <w:rPr>
          <w:rFonts w:eastAsia="SimSun"/>
          <w:szCs w:val="20"/>
          <w:vertAlign w:val="subscript"/>
        </w:rPr>
        <w:t>n,</w:t>
      </w:r>
      <w:r w:rsidRPr="00A45428">
        <w:rPr>
          <w:rFonts w:ascii="Symbol" w:eastAsia="SimSun" w:hAnsi="Symbol"/>
          <w:szCs w:val="20"/>
          <w:vertAlign w:val="subscript"/>
        </w:rPr>
        <w:t></w:t>
      </w:r>
      <w:r w:rsidRPr="00A45428">
        <w:rPr>
          <w:rFonts w:ascii="Symbol" w:eastAsia="SimSun" w:hAnsi="Symbol"/>
          <w:szCs w:val="20"/>
          <w:vertAlign w:val="subscript"/>
        </w:rPr>
        <w:t></w:t>
      </w:r>
      <w:r w:rsidRPr="00A45428">
        <w:rPr>
          <w:rFonts w:ascii="Symbol" w:eastAsia="SimSun" w:hAnsi="Symbol"/>
          <w:szCs w:val="20"/>
          <w:vertAlign w:val="subscript"/>
        </w:rPr>
        <w:t></w:t>
      </w:r>
      <w:r w:rsidRPr="00A45428">
        <w:rPr>
          <w:rFonts w:ascii="Symbol" w:eastAsia="SimSun" w:hAnsi="Symbol"/>
          <w:szCs w:val="20"/>
        </w:rPr>
        <w:t></w:t>
      </w:r>
      <w:r w:rsidRPr="00A45428">
        <w:rPr>
          <w:rFonts w:ascii="Symbol" w:eastAsia="SimSun" w:hAnsi="Symbol"/>
          <w:szCs w:val="20"/>
        </w:rPr>
        <w:t></w:t>
      </w:r>
      <w:r w:rsidRPr="00A45428">
        <w:rPr>
          <w:rFonts w:ascii="Symbol" w:eastAsia="SimSun" w:hAnsi="Symbol"/>
          <w:szCs w:val="20"/>
        </w:rPr>
        <w:t></w:t>
      </w:r>
      <w:r w:rsidRPr="00A45428">
        <w:rPr>
          <w:rFonts w:eastAsia="SimSun"/>
          <w:szCs w:val="20"/>
          <w:vertAlign w:val="subscript"/>
        </w:rPr>
        <w:t>,</w:t>
      </w:r>
      <w:r w:rsidRPr="00A45428">
        <w:rPr>
          <w:rFonts w:eastAsia="SimSun"/>
          <w:szCs w:val="20"/>
        </w:rPr>
        <w:t xml:space="preserve"> </w:t>
      </w:r>
      <w:r w:rsidRPr="00A45428">
        <w:rPr>
          <w:rFonts w:ascii="Symbol" w:eastAsia="SimSun" w:hAnsi="Symbol"/>
          <w:szCs w:val="20"/>
        </w:rPr>
        <w:t></w:t>
      </w:r>
      <w:r w:rsidRPr="00A45428">
        <w:rPr>
          <w:rFonts w:eastAsia="SimSun"/>
          <w:szCs w:val="20"/>
          <w:vertAlign w:val="subscript"/>
        </w:rPr>
        <w:t>n,NSB-P</w:t>
      </w:r>
      <w:r w:rsidRPr="00A45428">
        <w:rPr>
          <w:rFonts w:ascii="Symbol" w:eastAsia="SimSun" w:hAnsi="Symbol"/>
          <w:szCs w:val="20"/>
          <w:vertAlign w:val="subscript"/>
        </w:rPr>
        <w:t></w:t>
      </w:r>
      <w:r w:rsidRPr="00A45428">
        <w:rPr>
          <w:rFonts w:ascii="Symbol" w:eastAsia="SimSun" w:hAnsi="Symbol"/>
          <w:szCs w:val="20"/>
          <w:vertAlign w:val="subscript"/>
        </w:rPr>
        <w:t></w:t>
      </w:r>
      <w:r w:rsidRPr="00A45428">
        <w:rPr>
          <w:rFonts w:ascii="Symbol" w:eastAsia="SimSun" w:hAnsi="Symbol"/>
          <w:szCs w:val="20"/>
          <w:vertAlign w:val="subscript"/>
        </w:rPr>
        <w:t></w:t>
      </w:r>
      <w:r w:rsidRPr="00A45428">
        <w:rPr>
          <w:rFonts w:eastAsia="SimSun"/>
          <w:szCs w:val="20"/>
        </w:rPr>
        <w:t>), n=0, 1, …, N</w:t>
      </w:r>
      <w:r w:rsidRPr="00A45428">
        <w:rPr>
          <w:rFonts w:eastAsia="SimSun"/>
          <w:szCs w:val="20"/>
          <w:vertAlign w:val="subscript"/>
        </w:rPr>
        <w:t>TRP</w:t>
      </w:r>
      <w:r w:rsidRPr="00A45428">
        <w:rPr>
          <w:rFonts w:eastAsia="SimSun"/>
          <w:szCs w:val="20"/>
        </w:rPr>
        <w:t xml:space="preserve"> – 1, n≠nref}</w:t>
      </w:r>
    </w:p>
    <w:p w14:paraId="4AC1F675" w14:textId="77777777" w:rsidR="00A45428" w:rsidRPr="00A45428" w:rsidRDefault="00A45428" w:rsidP="00EA1844">
      <w:pPr>
        <w:numPr>
          <w:ilvl w:val="2"/>
          <w:numId w:val="93"/>
        </w:numPr>
        <w:snapToGrid w:val="0"/>
        <w:contextualSpacing/>
        <w:rPr>
          <w:rFonts w:eastAsia="SimSun"/>
          <w:szCs w:val="20"/>
        </w:rPr>
      </w:pPr>
      <w:r w:rsidRPr="00A45428">
        <w:rPr>
          <w:rFonts w:eastAsia="SimSun"/>
          <w:szCs w:val="20"/>
        </w:rPr>
        <w:t xml:space="preserve">The alphabet for </w:t>
      </w:r>
      <w:r w:rsidRPr="00A45428">
        <w:rPr>
          <w:rFonts w:ascii="Symbol" w:eastAsia="SimSun" w:hAnsi="Symbol"/>
          <w:szCs w:val="20"/>
        </w:rPr>
        <w:t></w:t>
      </w:r>
      <w:r w:rsidRPr="00A45428">
        <w:rPr>
          <w:rFonts w:eastAsia="SimSun"/>
          <w:szCs w:val="20"/>
          <w:vertAlign w:val="subscript"/>
        </w:rPr>
        <w:t>n,</w:t>
      </w:r>
      <w:r w:rsidRPr="00A45428">
        <w:rPr>
          <w:rFonts w:ascii="Symbol" w:eastAsia="SimSun" w:hAnsi="Symbol"/>
          <w:szCs w:val="20"/>
          <w:vertAlign w:val="subscript"/>
        </w:rPr>
        <w:t></w:t>
      </w:r>
      <w:r w:rsidRPr="00A45428">
        <w:rPr>
          <w:rFonts w:eastAsia="SimSun"/>
          <w:szCs w:val="20"/>
          <w:vertAlign w:val="subscript"/>
        </w:rPr>
        <w:t xml:space="preserve"> </w:t>
      </w:r>
      <w:r w:rsidRPr="00A45428">
        <w:rPr>
          <w:rFonts w:eastAsia="SimSun"/>
          <w:szCs w:val="20"/>
        </w:rPr>
        <w:t xml:space="preserve">follows the previously agreed alphabet for </w:t>
      </w:r>
      <w:r w:rsidRPr="00A45428">
        <w:rPr>
          <w:rFonts w:ascii="Symbol" w:eastAsia="SimSun" w:hAnsi="Symbol"/>
          <w:szCs w:val="20"/>
        </w:rPr>
        <w:t></w:t>
      </w:r>
      <w:r w:rsidRPr="00A45428">
        <w:rPr>
          <w:rFonts w:eastAsia="SimSun"/>
          <w:szCs w:val="20"/>
        </w:rPr>
        <w:t>=1, including the ‘invalid’ state</w:t>
      </w:r>
    </w:p>
    <w:p w14:paraId="0E18B734" w14:textId="77777777" w:rsidR="00A45428" w:rsidRPr="00A45428" w:rsidRDefault="00A45428" w:rsidP="00EA1844">
      <w:pPr>
        <w:numPr>
          <w:ilvl w:val="2"/>
          <w:numId w:val="93"/>
        </w:numPr>
        <w:snapToGrid w:val="0"/>
        <w:contextualSpacing/>
        <w:rPr>
          <w:rFonts w:eastAsia="SimSun"/>
          <w:szCs w:val="20"/>
        </w:rPr>
      </w:pPr>
      <w:r w:rsidRPr="00A45428">
        <w:rPr>
          <w:rFonts w:eastAsia="SimSun"/>
          <w:szCs w:val="20"/>
        </w:rPr>
        <w:lastRenderedPageBreak/>
        <w:t>The maximum N</w:t>
      </w:r>
      <w:r w:rsidRPr="00A45428">
        <w:rPr>
          <w:rFonts w:eastAsia="SimSun"/>
          <w:szCs w:val="20"/>
          <w:vertAlign w:val="subscript"/>
        </w:rPr>
        <w:t>SB-P</w:t>
      </w:r>
      <w:r w:rsidRPr="00A45428">
        <w:rPr>
          <w:rFonts w:eastAsia="SimSun"/>
          <w:szCs w:val="20"/>
        </w:rPr>
        <w:t xml:space="preserve"> is </w:t>
      </w:r>
      <w:r w:rsidRPr="00A45428">
        <w:rPr>
          <w:rFonts w:eastAsia="SimSun"/>
          <w:color w:val="FF0000"/>
          <w:szCs w:val="20"/>
        </w:rPr>
        <w:t>[4]</w:t>
      </w:r>
    </w:p>
    <w:p w14:paraId="6539116B" w14:textId="77777777" w:rsidR="00A45428" w:rsidRPr="00A45428" w:rsidRDefault="00A45428" w:rsidP="00EA1844">
      <w:pPr>
        <w:numPr>
          <w:ilvl w:val="1"/>
          <w:numId w:val="93"/>
        </w:numPr>
        <w:snapToGrid w:val="0"/>
        <w:contextualSpacing/>
        <w:rPr>
          <w:rFonts w:eastAsia="SimSun"/>
          <w:szCs w:val="20"/>
        </w:rPr>
      </w:pPr>
      <w:r w:rsidRPr="00A45428">
        <w:rPr>
          <w:rFonts w:eastAsia="SimSun"/>
          <w:szCs w:val="20"/>
        </w:rPr>
        <w:t>FFS: For all the above reporting options, the UE performs measurement over the entire configured CSI reporting band</w:t>
      </w:r>
    </w:p>
    <w:p w14:paraId="595E134E" w14:textId="77777777" w:rsidR="00A45428" w:rsidRPr="00A45428" w:rsidRDefault="00A45428" w:rsidP="00EA1844">
      <w:pPr>
        <w:numPr>
          <w:ilvl w:val="0"/>
          <w:numId w:val="93"/>
        </w:numPr>
        <w:snapToGrid w:val="0"/>
        <w:contextualSpacing/>
        <w:rPr>
          <w:rFonts w:eastAsia="SimSun"/>
          <w:szCs w:val="20"/>
        </w:rPr>
      </w:pPr>
      <w:r w:rsidRPr="00A45428">
        <w:rPr>
          <w:rFonts w:eastAsia="SimSun"/>
          <w:szCs w:val="20"/>
        </w:rPr>
        <w:t>FFS: Further restriction on CSI-RS (e.g. RE density)</w:t>
      </w:r>
    </w:p>
    <w:p w14:paraId="09178496" w14:textId="22615B35" w:rsidR="00A45428" w:rsidRPr="00A45428" w:rsidRDefault="00A45428" w:rsidP="00A45428">
      <w:pPr>
        <w:rPr>
          <w:iCs/>
          <w:lang w:eastAsia="ko-KR"/>
        </w:rPr>
      </w:pPr>
      <w:r w:rsidRPr="00A45428">
        <w:rPr>
          <w:rFonts w:hint="eastAsia"/>
          <w:iCs/>
          <w:lang w:eastAsia="ko-KR"/>
        </w:rPr>
        <w:t>N</w:t>
      </w:r>
      <w:r w:rsidRPr="00A45428">
        <w:rPr>
          <w:iCs/>
          <w:lang w:eastAsia="ko-KR"/>
        </w:rPr>
        <w:t>ote: Companies to report whether their evaluation is based on precoded or non-precoded CSI-RS</w:t>
      </w:r>
      <w:r w:rsidR="00FD14BF">
        <w:rPr>
          <w:iCs/>
          <w:lang w:eastAsia="ko-KR"/>
        </w:rPr>
        <w:t>.</w:t>
      </w:r>
    </w:p>
    <w:p w14:paraId="68D96327" w14:textId="77777777" w:rsidR="00D7097B" w:rsidRPr="00D7097B" w:rsidRDefault="00D7097B" w:rsidP="008D0269">
      <w:pPr>
        <w:pStyle w:val="Heading3"/>
      </w:pPr>
      <w:bookmarkStart w:id="380" w:name="_Toc166306537"/>
      <w:bookmarkStart w:id="381" w:name="_Toc173405031"/>
      <w:r w:rsidRPr="00D7097B">
        <w:t>Support for 3-antenna-port codebook-based transmissions</w:t>
      </w:r>
      <w:bookmarkEnd w:id="380"/>
      <w:bookmarkEnd w:id="381"/>
    </w:p>
    <w:p w14:paraId="76BDC2A1" w14:textId="4CB877AB" w:rsidR="00D7097B" w:rsidRPr="00D7097B" w:rsidRDefault="006F79AF" w:rsidP="00D7097B">
      <w:pPr>
        <w:rPr>
          <w:lang w:eastAsia="x-none"/>
        </w:rPr>
      </w:pPr>
      <w:hyperlink r:id="rId1197" w:history="1">
        <w:r>
          <w:rPr>
            <w:rStyle w:val="Hyperlink"/>
            <w:lang w:eastAsia="x-none"/>
          </w:rPr>
          <w:t>R1-2403848</w:t>
        </w:r>
      </w:hyperlink>
      <w:r w:rsidR="00D7097B" w:rsidRPr="00D7097B">
        <w:rPr>
          <w:lang w:eastAsia="x-none"/>
        </w:rPr>
        <w:tab/>
        <w:t>Discussion on Rel-19 CB-based UL for 3TX UE</w:t>
      </w:r>
      <w:r w:rsidR="00D7097B" w:rsidRPr="00D7097B">
        <w:rPr>
          <w:lang w:eastAsia="x-none"/>
        </w:rPr>
        <w:tab/>
        <w:t>InterDigital, Inc.</w:t>
      </w:r>
    </w:p>
    <w:p w14:paraId="2D0845DC" w14:textId="787431CD" w:rsidR="00D7097B" w:rsidRPr="00D7097B" w:rsidRDefault="006F79AF" w:rsidP="00D7097B">
      <w:pPr>
        <w:rPr>
          <w:lang w:eastAsia="x-none"/>
        </w:rPr>
      </w:pPr>
      <w:hyperlink r:id="rId1198" w:history="1">
        <w:r>
          <w:rPr>
            <w:rStyle w:val="Hyperlink"/>
            <w:lang w:eastAsia="x-none"/>
          </w:rPr>
          <w:t>R1-2403902</w:t>
        </w:r>
      </w:hyperlink>
      <w:r w:rsidR="00D7097B" w:rsidRPr="00D7097B">
        <w:rPr>
          <w:lang w:eastAsia="x-none"/>
        </w:rPr>
        <w:tab/>
        <w:t>Support for 3-antenna-port codebook-based transmissions</w:t>
      </w:r>
      <w:r w:rsidR="00D7097B" w:rsidRPr="00D7097B">
        <w:rPr>
          <w:lang w:eastAsia="x-none"/>
        </w:rPr>
        <w:tab/>
        <w:t>MediaTek Inc.</w:t>
      </w:r>
    </w:p>
    <w:p w14:paraId="316CDE44" w14:textId="0D6C2A22" w:rsidR="00D7097B" w:rsidRPr="00D7097B" w:rsidRDefault="006F79AF" w:rsidP="00D7097B">
      <w:pPr>
        <w:rPr>
          <w:lang w:eastAsia="x-none"/>
        </w:rPr>
      </w:pPr>
      <w:hyperlink r:id="rId1199" w:history="1">
        <w:r>
          <w:rPr>
            <w:rStyle w:val="Hyperlink"/>
            <w:lang w:eastAsia="x-none"/>
          </w:rPr>
          <w:t>R1-2403946</w:t>
        </w:r>
      </w:hyperlink>
      <w:r w:rsidR="00D7097B" w:rsidRPr="00D7097B">
        <w:rPr>
          <w:lang w:eastAsia="x-none"/>
        </w:rPr>
        <w:tab/>
        <w:t>On codebook for 3-antenna-port UL transmission</w:t>
      </w:r>
      <w:r w:rsidR="00D7097B" w:rsidRPr="00D7097B">
        <w:rPr>
          <w:lang w:eastAsia="x-none"/>
        </w:rPr>
        <w:tab/>
        <w:t>Huawei, HiSilicon</w:t>
      </w:r>
    </w:p>
    <w:p w14:paraId="3897AC46" w14:textId="119430CB" w:rsidR="00D7097B" w:rsidRPr="00D7097B" w:rsidRDefault="006F79AF" w:rsidP="00D7097B">
      <w:pPr>
        <w:rPr>
          <w:lang w:eastAsia="x-none"/>
        </w:rPr>
      </w:pPr>
      <w:hyperlink r:id="rId1200" w:history="1">
        <w:r>
          <w:rPr>
            <w:rStyle w:val="Hyperlink"/>
            <w:lang w:eastAsia="x-none"/>
          </w:rPr>
          <w:t>R1-2403983</w:t>
        </w:r>
      </w:hyperlink>
      <w:r w:rsidR="00D7097B" w:rsidRPr="00D7097B">
        <w:rPr>
          <w:lang w:eastAsia="x-none"/>
        </w:rPr>
        <w:tab/>
        <w:t>Support for 3Tx UL MIMO</w:t>
      </w:r>
      <w:r w:rsidR="00D7097B" w:rsidRPr="00D7097B">
        <w:rPr>
          <w:lang w:eastAsia="x-none"/>
        </w:rPr>
        <w:tab/>
        <w:t>Intel Corporation</w:t>
      </w:r>
    </w:p>
    <w:p w14:paraId="2DB8BD8A" w14:textId="292ADEDF" w:rsidR="00D7097B" w:rsidRPr="00D7097B" w:rsidRDefault="006F79AF" w:rsidP="00D7097B">
      <w:pPr>
        <w:rPr>
          <w:lang w:eastAsia="x-none"/>
        </w:rPr>
      </w:pPr>
      <w:hyperlink r:id="rId1201" w:history="1">
        <w:r>
          <w:rPr>
            <w:rStyle w:val="Hyperlink"/>
            <w:lang w:eastAsia="x-none"/>
          </w:rPr>
          <w:t>R1-2404021</w:t>
        </w:r>
      </w:hyperlink>
      <w:r w:rsidR="00D7097B" w:rsidRPr="00D7097B">
        <w:rPr>
          <w:lang w:eastAsia="x-none"/>
        </w:rPr>
        <w:tab/>
        <w:t>Discussion on 3-antenna-port codebook-based transmissions</w:t>
      </w:r>
      <w:r w:rsidR="00D7097B" w:rsidRPr="00D7097B">
        <w:rPr>
          <w:lang w:eastAsia="x-none"/>
        </w:rPr>
        <w:tab/>
        <w:t>Spreadtrum Communications</w:t>
      </w:r>
    </w:p>
    <w:p w14:paraId="234C353F" w14:textId="4C43B82F" w:rsidR="00D7097B" w:rsidRPr="00D7097B" w:rsidRDefault="006F79AF" w:rsidP="00D7097B">
      <w:pPr>
        <w:rPr>
          <w:lang w:eastAsia="x-none"/>
        </w:rPr>
      </w:pPr>
      <w:hyperlink r:id="rId1202" w:history="1">
        <w:r>
          <w:rPr>
            <w:rStyle w:val="Hyperlink"/>
            <w:lang w:eastAsia="x-none"/>
          </w:rPr>
          <w:t>R1-2404046</w:t>
        </w:r>
      </w:hyperlink>
      <w:r w:rsidR="00D7097B" w:rsidRPr="00D7097B">
        <w:rPr>
          <w:lang w:eastAsia="x-none"/>
        </w:rPr>
        <w:tab/>
        <w:t>Discussion on Rel-19 CB-based UL transmission for 3TX UE</w:t>
      </w:r>
      <w:r w:rsidR="00D7097B" w:rsidRPr="00D7097B">
        <w:rPr>
          <w:lang w:eastAsia="x-none"/>
        </w:rPr>
        <w:tab/>
        <w:t>TCL</w:t>
      </w:r>
    </w:p>
    <w:p w14:paraId="3DA36AC2" w14:textId="38060033" w:rsidR="00D7097B" w:rsidRPr="00D7097B" w:rsidRDefault="006F79AF" w:rsidP="00D7097B">
      <w:pPr>
        <w:rPr>
          <w:lang w:eastAsia="x-none"/>
        </w:rPr>
      </w:pPr>
      <w:hyperlink r:id="rId1203" w:history="1">
        <w:r>
          <w:rPr>
            <w:rStyle w:val="Hyperlink"/>
            <w:lang w:eastAsia="x-none"/>
          </w:rPr>
          <w:t>R1-2404110</w:t>
        </w:r>
      </w:hyperlink>
      <w:r w:rsidR="00D7097B" w:rsidRPr="00D7097B">
        <w:rPr>
          <w:lang w:eastAsia="x-none"/>
        </w:rPr>
        <w:tab/>
        <w:t>Views on Rel-19 3-antenna-port codebook-based transmissions</w:t>
      </w:r>
      <w:r w:rsidR="00D7097B" w:rsidRPr="00D7097B">
        <w:rPr>
          <w:lang w:eastAsia="x-none"/>
        </w:rPr>
        <w:tab/>
        <w:t>Samsung</w:t>
      </w:r>
    </w:p>
    <w:p w14:paraId="41436925" w14:textId="6F31C286" w:rsidR="00D7097B" w:rsidRPr="00D7097B" w:rsidRDefault="006F79AF" w:rsidP="00D7097B">
      <w:pPr>
        <w:rPr>
          <w:lang w:eastAsia="x-none"/>
        </w:rPr>
      </w:pPr>
      <w:hyperlink r:id="rId1204" w:history="1">
        <w:r>
          <w:rPr>
            <w:rStyle w:val="Hyperlink"/>
            <w:lang w:eastAsia="x-none"/>
          </w:rPr>
          <w:t>R1-2404172</w:t>
        </w:r>
      </w:hyperlink>
      <w:r w:rsidR="00D7097B" w:rsidRPr="00D7097B">
        <w:rPr>
          <w:lang w:eastAsia="x-none"/>
        </w:rPr>
        <w:tab/>
        <w:t>Discussion on 3-antenna-port codebook-based uplink transmissions</w:t>
      </w:r>
      <w:r w:rsidR="00D7097B" w:rsidRPr="00D7097B">
        <w:rPr>
          <w:lang w:eastAsia="x-none"/>
        </w:rPr>
        <w:tab/>
        <w:t>vivo</w:t>
      </w:r>
    </w:p>
    <w:p w14:paraId="52259405" w14:textId="4F2525BE" w:rsidR="00D7097B" w:rsidRPr="00D7097B" w:rsidRDefault="006F79AF" w:rsidP="00D7097B">
      <w:pPr>
        <w:rPr>
          <w:lang w:eastAsia="x-none"/>
        </w:rPr>
      </w:pPr>
      <w:hyperlink r:id="rId1205" w:history="1">
        <w:r>
          <w:rPr>
            <w:rStyle w:val="Hyperlink"/>
            <w:lang w:eastAsia="x-none"/>
          </w:rPr>
          <w:t>R1-2404241</w:t>
        </w:r>
      </w:hyperlink>
      <w:r w:rsidR="00D7097B" w:rsidRPr="00D7097B">
        <w:rPr>
          <w:lang w:eastAsia="x-none"/>
        </w:rPr>
        <w:tab/>
        <w:t>Discussion on 3-antenna-port codebook-based transmissions</w:t>
      </w:r>
      <w:r w:rsidR="00D7097B" w:rsidRPr="00D7097B">
        <w:rPr>
          <w:lang w:eastAsia="x-none"/>
        </w:rPr>
        <w:tab/>
        <w:t>ZTE</w:t>
      </w:r>
    </w:p>
    <w:p w14:paraId="06AC6D05" w14:textId="0D5A8B52" w:rsidR="00D7097B" w:rsidRPr="00D7097B" w:rsidRDefault="006F79AF" w:rsidP="00D7097B">
      <w:pPr>
        <w:rPr>
          <w:lang w:eastAsia="x-none"/>
        </w:rPr>
      </w:pPr>
      <w:hyperlink r:id="rId1206" w:history="1">
        <w:r>
          <w:rPr>
            <w:rStyle w:val="Hyperlink"/>
            <w:lang w:eastAsia="x-none"/>
          </w:rPr>
          <w:t>R1-2404279</w:t>
        </w:r>
      </w:hyperlink>
      <w:r w:rsidR="00D7097B" w:rsidRPr="00D7097B">
        <w:rPr>
          <w:lang w:eastAsia="x-none"/>
        </w:rPr>
        <w:tab/>
        <w:t>Views on R19 3Tx codebook based transmission</w:t>
      </w:r>
      <w:r w:rsidR="00D7097B" w:rsidRPr="00D7097B">
        <w:rPr>
          <w:lang w:eastAsia="x-none"/>
        </w:rPr>
        <w:tab/>
        <w:t>Apple</w:t>
      </w:r>
    </w:p>
    <w:p w14:paraId="1FDF0D32" w14:textId="7A7A7D34" w:rsidR="00D7097B" w:rsidRPr="00D7097B" w:rsidRDefault="006F79AF" w:rsidP="00D7097B">
      <w:pPr>
        <w:rPr>
          <w:lang w:eastAsia="x-none"/>
        </w:rPr>
      </w:pPr>
      <w:hyperlink r:id="rId1207" w:history="1">
        <w:r>
          <w:rPr>
            <w:rStyle w:val="Hyperlink"/>
            <w:lang w:eastAsia="x-none"/>
          </w:rPr>
          <w:t>R1-2404338</w:t>
        </w:r>
      </w:hyperlink>
      <w:r w:rsidR="00D7097B" w:rsidRPr="00D7097B">
        <w:rPr>
          <w:lang w:eastAsia="x-none"/>
        </w:rPr>
        <w:tab/>
        <w:t>Support for 3-antenna-port codebook-based transmissions</w:t>
      </w:r>
      <w:r w:rsidR="00D7097B" w:rsidRPr="00D7097B">
        <w:rPr>
          <w:lang w:eastAsia="x-none"/>
        </w:rPr>
        <w:tab/>
        <w:t>Lenovo</w:t>
      </w:r>
    </w:p>
    <w:p w14:paraId="4B09E95E" w14:textId="32A98AEC" w:rsidR="00D7097B" w:rsidRPr="00D7097B" w:rsidRDefault="006F79AF" w:rsidP="00D7097B">
      <w:pPr>
        <w:rPr>
          <w:lang w:eastAsia="x-none"/>
        </w:rPr>
      </w:pPr>
      <w:hyperlink r:id="rId1208" w:history="1">
        <w:r>
          <w:rPr>
            <w:rStyle w:val="Hyperlink"/>
            <w:lang w:eastAsia="x-none"/>
          </w:rPr>
          <w:t>R1-2404396</w:t>
        </w:r>
      </w:hyperlink>
      <w:r w:rsidR="00D7097B" w:rsidRPr="00D7097B">
        <w:rPr>
          <w:lang w:eastAsia="x-none"/>
        </w:rPr>
        <w:tab/>
        <w:t>Views on support for 3-antenna-port codebook-based transmissions</w:t>
      </w:r>
      <w:r w:rsidR="00D7097B" w:rsidRPr="00D7097B">
        <w:rPr>
          <w:lang w:eastAsia="x-none"/>
        </w:rPr>
        <w:tab/>
        <w:t>CATT</w:t>
      </w:r>
    </w:p>
    <w:p w14:paraId="564A8973" w14:textId="4916527A" w:rsidR="00D7097B" w:rsidRPr="00D7097B" w:rsidRDefault="006F79AF" w:rsidP="00D7097B">
      <w:pPr>
        <w:rPr>
          <w:lang w:eastAsia="x-none"/>
        </w:rPr>
      </w:pPr>
      <w:hyperlink r:id="rId1209" w:history="1">
        <w:r>
          <w:rPr>
            <w:rStyle w:val="Hyperlink"/>
            <w:lang w:eastAsia="x-none"/>
          </w:rPr>
          <w:t>R1-2404451</w:t>
        </w:r>
      </w:hyperlink>
      <w:r w:rsidR="00D7097B" w:rsidRPr="00D7097B">
        <w:rPr>
          <w:lang w:eastAsia="x-none"/>
        </w:rPr>
        <w:tab/>
        <w:t>Discussion on support for 3-antenna-port codebook-based transmissions</w:t>
      </w:r>
      <w:r w:rsidR="00D7097B" w:rsidRPr="00D7097B">
        <w:rPr>
          <w:lang w:eastAsia="x-none"/>
        </w:rPr>
        <w:tab/>
        <w:t>CMCC</w:t>
      </w:r>
    </w:p>
    <w:p w14:paraId="0487D381" w14:textId="17736A4D" w:rsidR="00D7097B" w:rsidRPr="00D7097B" w:rsidRDefault="006F79AF" w:rsidP="00D7097B">
      <w:pPr>
        <w:rPr>
          <w:lang w:eastAsia="x-none"/>
        </w:rPr>
      </w:pPr>
      <w:hyperlink r:id="rId1210" w:history="1">
        <w:r>
          <w:rPr>
            <w:rStyle w:val="Hyperlink"/>
            <w:lang w:eastAsia="x-none"/>
          </w:rPr>
          <w:t>R1-2404552</w:t>
        </w:r>
      </w:hyperlink>
      <w:r w:rsidR="00D7097B" w:rsidRPr="00D7097B">
        <w:rPr>
          <w:lang w:eastAsia="x-none"/>
        </w:rPr>
        <w:tab/>
        <w:t>Discussions on 3-antenna-port codebook-based transmissions</w:t>
      </w:r>
      <w:r w:rsidR="00D7097B" w:rsidRPr="00D7097B">
        <w:rPr>
          <w:lang w:eastAsia="x-none"/>
        </w:rPr>
        <w:tab/>
        <w:t>LG Electronics</w:t>
      </w:r>
    </w:p>
    <w:p w14:paraId="69C99D5B" w14:textId="2F3B39B5" w:rsidR="00D7097B" w:rsidRPr="00D7097B" w:rsidRDefault="006F79AF" w:rsidP="00D7097B">
      <w:pPr>
        <w:rPr>
          <w:lang w:eastAsia="x-none"/>
        </w:rPr>
      </w:pPr>
      <w:hyperlink r:id="rId1211" w:history="1">
        <w:r>
          <w:rPr>
            <w:rStyle w:val="Hyperlink"/>
            <w:lang w:eastAsia="x-none"/>
          </w:rPr>
          <w:t>R1-2404589</w:t>
        </w:r>
      </w:hyperlink>
      <w:r w:rsidR="00D7097B" w:rsidRPr="00D7097B">
        <w:rPr>
          <w:lang w:eastAsia="x-none"/>
        </w:rPr>
        <w:tab/>
        <w:t>Discussion on uplink enhancement for UE with 3Tx</w:t>
      </w:r>
      <w:r w:rsidR="00D7097B" w:rsidRPr="00D7097B">
        <w:rPr>
          <w:lang w:eastAsia="x-none"/>
        </w:rPr>
        <w:tab/>
        <w:t>Fujitsu</w:t>
      </w:r>
    </w:p>
    <w:p w14:paraId="76A68D50" w14:textId="2AC98A72" w:rsidR="00D7097B" w:rsidRPr="00D7097B" w:rsidRDefault="006F79AF" w:rsidP="00D7097B">
      <w:pPr>
        <w:rPr>
          <w:lang w:eastAsia="x-none"/>
        </w:rPr>
      </w:pPr>
      <w:hyperlink r:id="rId1212" w:history="1">
        <w:r>
          <w:rPr>
            <w:rStyle w:val="Hyperlink"/>
            <w:lang w:eastAsia="x-none"/>
          </w:rPr>
          <w:t>R1-2404613</w:t>
        </w:r>
      </w:hyperlink>
      <w:r w:rsidR="00D7097B" w:rsidRPr="00D7097B">
        <w:rPr>
          <w:lang w:eastAsia="x-none"/>
        </w:rPr>
        <w:tab/>
        <w:t>Discussion on the support of 3-antenna-port CB based transmissions</w:t>
      </w:r>
      <w:r w:rsidR="00D7097B" w:rsidRPr="00D7097B">
        <w:rPr>
          <w:lang w:eastAsia="x-none"/>
        </w:rPr>
        <w:tab/>
        <w:t>Xiaomi</w:t>
      </w:r>
    </w:p>
    <w:p w14:paraId="6E882D6C" w14:textId="6A95B8EE" w:rsidR="00D7097B" w:rsidRPr="00D7097B" w:rsidRDefault="006F79AF" w:rsidP="00D7097B">
      <w:pPr>
        <w:rPr>
          <w:lang w:eastAsia="x-none"/>
        </w:rPr>
      </w:pPr>
      <w:hyperlink r:id="rId1213" w:history="1">
        <w:r>
          <w:rPr>
            <w:rStyle w:val="Hyperlink"/>
            <w:lang w:eastAsia="x-none"/>
          </w:rPr>
          <w:t>R1-2404669</w:t>
        </w:r>
      </w:hyperlink>
      <w:r w:rsidR="00D7097B" w:rsidRPr="00D7097B">
        <w:rPr>
          <w:lang w:eastAsia="x-none"/>
        </w:rPr>
        <w:tab/>
        <w:t>Discussion on 3-antenna-port codebook-based transmissions</w:t>
      </w:r>
      <w:r w:rsidR="00D7097B" w:rsidRPr="00D7097B">
        <w:rPr>
          <w:lang w:eastAsia="x-none"/>
        </w:rPr>
        <w:tab/>
        <w:t>NEC</w:t>
      </w:r>
    </w:p>
    <w:p w14:paraId="79436FB5" w14:textId="0C618374" w:rsidR="00D7097B" w:rsidRPr="00D7097B" w:rsidRDefault="006F79AF" w:rsidP="00D7097B">
      <w:pPr>
        <w:rPr>
          <w:lang w:eastAsia="x-none"/>
        </w:rPr>
      </w:pPr>
      <w:hyperlink r:id="rId1214" w:history="1">
        <w:r>
          <w:rPr>
            <w:rStyle w:val="Hyperlink"/>
            <w:lang w:eastAsia="x-none"/>
          </w:rPr>
          <w:t>R1-2404688</w:t>
        </w:r>
      </w:hyperlink>
      <w:r w:rsidR="00D7097B" w:rsidRPr="00D7097B">
        <w:rPr>
          <w:lang w:eastAsia="x-none"/>
        </w:rPr>
        <w:tab/>
        <w:t>Uplink 3 Port Codebook based Transmission</w:t>
      </w:r>
      <w:r w:rsidR="00D7097B" w:rsidRPr="00D7097B">
        <w:rPr>
          <w:lang w:eastAsia="x-none"/>
        </w:rPr>
        <w:tab/>
        <w:t>Google</w:t>
      </w:r>
    </w:p>
    <w:p w14:paraId="2B216D1D" w14:textId="076CE772" w:rsidR="00D7097B" w:rsidRPr="00D7097B" w:rsidRDefault="006F79AF" w:rsidP="00D7097B">
      <w:pPr>
        <w:rPr>
          <w:lang w:eastAsia="x-none"/>
        </w:rPr>
      </w:pPr>
      <w:hyperlink r:id="rId1215" w:history="1">
        <w:r>
          <w:rPr>
            <w:rStyle w:val="Hyperlink"/>
            <w:lang w:eastAsia="x-none"/>
          </w:rPr>
          <w:t>R1-2404814</w:t>
        </w:r>
      </w:hyperlink>
      <w:r w:rsidR="00D7097B" w:rsidRPr="00D7097B">
        <w:rPr>
          <w:lang w:eastAsia="x-none"/>
        </w:rPr>
        <w:tab/>
        <w:t>Discussion on 3-antenna-port codebook-based transmissions</w:t>
      </w:r>
      <w:r w:rsidR="00D7097B" w:rsidRPr="00D7097B">
        <w:rPr>
          <w:lang w:eastAsia="x-none"/>
        </w:rPr>
        <w:tab/>
        <w:t>Transsion Holdings</w:t>
      </w:r>
    </w:p>
    <w:p w14:paraId="3C63BCD7" w14:textId="334DEC43" w:rsidR="00D7097B" w:rsidRPr="00D7097B" w:rsidRDefault="006F79AF" w:rsidP="00D7097B">
      <w:pPr>
        <w:rPr>
          <w:lang w:eastAsia="x-none"/>
        </w:rPr>
      </w:pPr>
      <w:hyperlink r:id="rId1216" w:history="1">
        <w:r>
          <w:rPr>
            <w:rStyle w:val="Hyperlink"/>
            <w:lang w:eastAsia="x-none"/>
          </w:rPr>
          <w:t>R1-2404884</w:t>
        </w:r>
      </w:hyperlink>
      <w:r w:rsidR="00D7097B" w:rsidRPr="00D7097B">
        <w:rPr>
          <w:lang w:eastAsia="x-none"/>
        </w:rPr>
        <w:tab/>
        <w:t>Discussion on 3-antenna-port codebook-based transmissions</w:t>
      </w:r>
      <w:r w:rsidR="00D7097B" w:rsidRPr="00D7097B">
        <w:rPr>
          <w:lang w:eastAsia="x-none"/>
        </w:rPr>
        <w:tab/>
        <w:t>OPPO</w:t>
      </w:r>
    </w:p>
    <w:p w14:paraId="59504CA3" w14:textId="4C627894" w:rsidR="00D7097B" w:rsidRPr="00D7097B" w:rsidRDefault="006F79AF" w:rsidP="00D7097B">
      <w:pPr>
        <w:rPr>
          <w:lang w:eastAsia="x-none"/>
        </w:rPr>
      </w:pPr>
      <w:hyperlink r:id="rId1217" w:history="1">
        <w:r>
          <w:rPr>
            <w:rStyle w:val="Hyperlink"/>
            <w:lang w:eastAsia="x-none"/>
          </w:rPr>
          <w:t>R1-2404920</w:t>
        </w:r>
      </w:hyperlink>
      <w:r w:rsidR="00D7097B" w:rsidRPr="00D7097B">
        <w:rPr>
          <w:lang w:eastAsia="x-none"/>
        </w:rPr>
        <w:tab/>
        <w:t>On the support for 3-antenna-port codebook-based transmissions</w:t>
      </w:r>
      <w:r w:rsidR="00D7097B" w:rsidRPr="00D7097B">
        <w:rPr>
          <w:lang w:eastAsia="x-none"/>
        </w:rPr>
        <w:tab/>
        <w:t>Nokia</w:t>
      </w:r>
    </w:p>
    <w:p w14:paraId="7898DC75" w14:textId="16FE60D8" w:rsidR="00D7097B" w:rsidRPr="00D7097B" w:rsidRDefault="006F79AF" w:rsidP="00D7097B">
      <w:pPr>
        <w:rPr>
          <w:lang w:eastAsia="x-none"/>
        </w:rPr>
      </w:pPr>
      <w:hyperlink r:id="rId1218" w:history="1">
        <w:r>
          <w:rPr>
            <w:rStyle w:val="Hyperlink"/>
            <w:lang w:eastAsia="x-none"/>
          </w:rPr>
          <w:t>R1-2404972</w:t>
        </w:r>
      </w:hyperlink>
      <w:r w:rsidR="00D7097B" w:rsidRPr="00D7097B">
        <w:rPr>
          <w:lang w:eastAsia="x-none"/>
        </w:rPr>
        <w:tab/>
        <w:t>Support for 3-antenna-port codebook-based transmission</w:t>
      </w:r>
      <w:r w:rsidR="00D7097B" w:rsidRPr="00D7097B">
        <w:rPr>
          <w:lang w:eastAsia="x-none"/>
        </w:rPr>
        <w:tab/>
        <w:t>Sharp</w:t>
      </w:r>
    </w:p>
    <w:p w14:paraId="1B4E6D24" w14:textId="4E5951F1" w:rsidR="00D7097B" w:rsidRPr="00D7097B" w:rsidRDefault="006F79AF" w:rsidP="00D7097B">
      <w:pPr>
        <w:rPr>
          <w:lang w:eastAsia="x-none"/>
        </w:rPr>
      </w:pPr>
      <w:hyperlink r:id="rId1219" w:history="1">
        <w:r>
          <w:rPr>
            <w:rStyle w:val="Hyperlink"/>
            <w:lang w:eastAsia="x-none"/>
          </w:rPr>
          <w:t>R1-2405037</w:t>
        </w:r>
      </w:hyperlink>
      <w:r w:rsidR="00D7097B" w:rsidRPr="00D7097B">
        <w:rPr>
          <w:lang w:eastAsia="x-none"/>
        </w:rPr>
        <w:tab/>
        <w:t>Discussion on support for 3-antenna-port codebook-based transmissions</w:t>
      </w:r>
      <w:r w:rsidR="00D7097B" w:rsidRPr="00D7097B">
        <w:rPr>
          <w:lang w:eastAsia="x-none"/>
        </w:rPr>
        <w:tab/>
        <w:t>NTT DOCOMO, INC.</w:t>
      </w:r>
    </w:p>
    <w:p w14:paraId="2ABDC2A4" w14:textId="3164F032" w:rsidR="00D7097B" w:rsidRPr="00D7097B" w:rsidRDefault="006F79AF" w:rsidP="00D7097B">
      <w:pPr>
        <w:rPr>
          <w:lang w:eastAsia="x-none"/>
        </w:rPr>
      </w:pPr>
      <w:hyperlink r:id="rId1220" w:history="1">
        <w:r>
          <w:rPr>
            <w:rStyle w:val="Hyperlink"/>
            <w:lang w:eastAsia="x-none"/>
          </w:rPr>
          <w:t>R1-2405119</w:t>
        </w:r>
      </w:hyperlink>
      <w:r w:rsidR="00D7097B" w:rsidRPr="00D7097B">
        <w:rPr>
          <w:lang w:eastAsia="x-none"/>
        </w:rPr>
        <w:tab/>
        <w:t>Support for 3 Tx UL transmissions</w:t>
      </w:r>
      <w:r w:rsidR="00D7097B" w:rsidRPr="00D7097B">
        <w:rPr>
          <w:lang w:eastAsia="x-none"/>
        </w:rPr>
        <w:tab/>
        <w:t>Ericsson</w:t>
      </w:r>
    </w:p>
    <w:p w14:paraId="4CE0C8C5" w14:textId="22A9C326" w:rsidR="00D7097B" w:rsidRPr="00D7097B" w:rsidRDefault="006F79AF" w:rsidP="00D7097B">
      <w:pPr>
        <w:rPr>
          <w:lang w:eastAsia="x-none"/>
        </w:rPr>
      </w:pPr>
      <w:hyperlink r:id="rId1221" w:history="1">
        <w:r>
          <w:rPr>
            <w:rStyle w:val="Hyperlink"/>
            <w:lang w:eastAsia="x-none"/>
          </w:rPr>
          <w:t>R1-2405150</w:t>
        </w:r>
      </w:hyperlink>
      <w:r w:rsidR="00D7097B" w:rsidRPr="00D7097B">
        <w:rPr>
          <w:lang w:eastAsia="x-none"/>
        </w:rPr>
        <w:tab/>
        <w:t>3 Tx UL MIMO transmissions</w:t>
      </w:r>
      <w:r w:rsidR="00D7097B" w:rsidRPr="00D7097B">
        <w:rPr>
          <w:lang w:eastAsia="x-none"/>
        </w:rPr>
        <w:tab/>
        <w:t>Qualcomm Incorporated</w:t>
      </w:r>
    </w:p>
    <w:p w14:paraId="66831A6F" w14:textId="77777777" w:rsidR="00D7097B" w:rsidRDefault="00D7097B" w:rsidP="00D7097B">
      <w:pPr>
        <w:rPr>
          <w:lang w:eastAsia="x-none"/>
        </w:rPr>
      </w:pPr>
    </w:p>
    <w:p w14:paraId="6C799F2C" w14:textId="7DEBF40B" w:rsidR="003D0CA5" w:rsidRPr="00D7097B" w:rsidRDefault="006F79AF" w:rsidP="003D0CA5">
      <w:pPr>
        <w:rPr>
          <w:lang w:eastAsia="x-none"/>
        </w:rPr>
      </w:pPr>
      <w:hyperlink r:id="rId1222" w:history="1">
        <w:r>
          <w:rPr>
            <w:rStyle w:val="Hyperlink"/>
            <w:lang w:eastAsia="x-none"/>
          </w:rPr>
          <w:t>R1-2403850</w:t>
        </w:r>
      </w:hyperlink>
      <w:r w:rsidR="003D0CA5" w:rsidRPr="00D7097B">
        <w:rPr>
          <w:lang w:eastAsia="x-none"/>
        </w:rPr>
        <w:tab/>
        <w:t>Summary of Offline Discussions on 3TX CB-based Uplink</w:t>
      </w:r>
      <w:r w:rsidR="003D0CA5" w:rsidRPr="00D7097B">
        <w:rPr>
          <w:lang w:eastAsia="x-none"/>
        </w:rPr>
        <w:tab/>
        <w:t>Moderator (InterDigital, Inc.)</w:t>
      </w:r>
    </w:p>
    <w:p w14:paraId="10DC5B0A" w14:textId="560BB9E5" w:rsidR="003D0CA5" w:rsidRPr="003D0CA5" w:rsidRDefault="006F79AF" w:rsidP="003D0CA5">
      <w:pPr>
        <w:rPr>
          <w:b/>
          <w:bCs/>
          <w:lang w:eastAsia="x-none"/>
        </w:rPr>
      </w:pPr>
      <w:hyperlink r:id="rId1223" w:history="1">
        <w:r>
          <w:rPr>
            <w:rStyle w:val="Hyperlink"/>
            <w:b/>
            <w:bCs/>
            <w:lang w:eastAsia="x-none"/>
          </w:rPr>
          <w:t>R1-2403851</w:t>
        </w:r>
      </w:hyperlink>
      <w:r w:rsidR="003D0CA5" w:rsidRPr="003D0CA5">
        <w:rPr>
          <w:b/>
          <w:bCs/>
          <w:lang w:eastAsia="x-none"/>
        </w:rPr>
        <w:tab/>
        <w:t>FL Summary Support for 3TX CB-based Uplink; First Round</w:t>
      </w:r>
      <w:r w:rsidR="003D0CA5" w:rsidRPr="003D0CA5">
        <w:rPr>
          <w:b/>
          <w:bCs/>
          <w:lang w:eastAsia="x-none"/>
        </w:rPr>
        <w:tab/>
        <w:t>Moderator (InterDigital, Inc.)</w:t>
      </w:r>
    </w:p>
    <w:p w14:paraId="00F5B25B" w14:textId="38AA15C6" w:rsidR="003D0CA5" w:rsidRDefault="003D0CA5" w:rsidP="003D0CA5">
      <w:pPr>
        <w:rPr>
          <w:lang w:eastAsia="x-none"/>
        </w:rPr>
      </w:pPr>
      <w:r>
        <w:rPr>
          <w:lang w:eastAsia="x-none"/>
        </w:rPr>
        <w:t>From Monday session</w:t>
      </w:r>
    </w:p>
    <w:p w14:paraId="7758A8B7" w14:textId="77777777" w:rsidR="003D0CA5" w:rsidRPr="00C35CC0" w:rsidRDefault="003D0CA5" w:rsidP="003D0CA5">
      <w:pPr>
        <w:snapToGrid w:val="0"/>
        <w:rPr>
          <w:rFonts w:ascii="Times New Roman" w:hAnsi="Times New Roman"/>
          <w:bCs/>
          <w:szCs w:val="20"/>
          <w:highlight w:val="green"/>
        </w:rPr>
      </w:pPr>
      <w:r w:rsidRPr="00C35CC0">
        <w:rPr>
          <w:rFonts w:ascii="Times New Roman" w:hAnsi="Times New Roman"/>
          <w:bCs/>
          <w:szCs w:val="20"/>
          <w:highlight w:val="green"/>
        </w:rPr>
        <w:t>Agreement</w:t>
      </w:r>
    </w:p>
    <w:p w14:paraId="08AC1AD2" w14:textId="77777777" w:rsidR="003D0CA5" w:rsidRPr="003D0CA5" w:rsidRDefault="003D0CA5" w:rsidP="00EA1844">
      <w:pPr>
        <w:pStyle w:val="ListParagraph"/>
        <w:numPr>
          <w:ilvl w:val="0"/>
          <w:numId w:val="107"/>
        </w:numPr>
        <w:jc w:val="both"/>
      </w:pPr>
      <w:r w:rsidRPr="003D0CA5">
        <w:t>Update the agreement made in RAN1 #116bis as the following.</w:t>
      </w:r>
    </w:p>
    <w:tbl>
      <w:tblPr>
        <w:tblW w:w="0" w:type="auto"/>
        <w:jc w:val="cente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Look w:val="04A0" w:firstRow="1" w:lastRow="0" w:firstColumn="1" w:lastColumn="0" w:noHBand="0" w:noVBand="1"/>
      </w:tblPr>
      <w:tblGrid>
        <w:gridCol w:w="10170"/>
      </w:tblGrid>
      <w:tr w:rsidR="003D0CA5" w:rsidRPr="003D0CA5" w14:paraId="3A77AEEC" w14:textId="77777777" w:rsidTr="003D0CA5">
        <w:trPr>
          <w:jc w:val="center"/>
        </w:trPr>
        <w:tc>
          <w:tcPr>
            <w:tcW w:w="10170" w:type="dxa"/>
            <w:tcBorders>
              <w:top w:val="single" w:sz="4" w:space="0" w:color="auto"/>
              <w:left w:val="single" w:sz="4" w:space="0" w:color="auto"/>
              <w:bottom w:val="single" w:sz="4" w:space="0" w:color="auto"/>
              <w:right w:val="single" w:sz="4" w:space="0" w:color="auto"/>
            </w:tcBorders>
            <w:shd w:val="clear" w:color="auto" w:fill="auto"/>
          </w:tcPr>
          <w:p w14:paraId="4D8DA482" w14:textId="77777777" w:rsidR="003D0CA5" w:rsidRPr="003D0CA5" w:rsidRDefault="003D0CA5" w:rsidP="003D0CA5">
            <w:pPr>
              <w:contextualSpacing/>
              <w:rPr>
                <w:rFonts w:ascii="Times New Roman" w:hAnsi="Times New Roman"/>
                <w:sz w:val="18"/>
                <w:szCs w:val="18"/>
              </w:rPr>
            </w:pPr>
            <w:r w:rsidRPr="003D0CA5">
              <w:rPr>
                <w:rFonts w:ascii="Times New Roman" w:hAnsi="Times New Roman"/>
                <w:sz w:val="18"/>
                <w:szCs w:val="18"/>
                <w:highlight w:val="green"/>
              </w:rPr>
              <w:t>Agreement</w:t>
            </w:r>
          </w:p>
          <w:p w14:paraId="4DECEE3C" w14:textId="77777777" w:rsidR="003D0CA5" w:rsidRPr="003D0CA5" w:rsidRDefault="003D0CA5" w:rsidP="003D0CA5">
            <w:pPr>
              <w:contextualSpacing/>
              <w:rPr>
                <w:rFonts w:ascii="Times New Roman" w:hAnsi="Times New Roman"/>
                <w:sz w:val="18"/>
                <w:szCs w:val="18"/>
              </w:rPr>
            </w:pPr>
            <w:r w:rsidRPr="003D0CA5">
              <w:rPr>
                <w:rFonts w:ascii="Times New Roman" w:hAnsi="Times New Roman"/>
                <w:sz w:val="18"/>
                <w:szCs w:val="18"/>
              </w:rPr>
              <w:t>For a 3TX UE, to support 3-port SRS transmission with reusing a 4-port SRS resource, support the following for muting one of the ports of the configured 4-port SRS resource,</w:t>
            </w:r>
          </w:p>
          <w:p w14:paraId="5E92A2AD" w14:textId="49DB7696" w:rsidR="003D0CA5" w:rsidRPr="003D0CA5" w:rsidRDefault="003D0CA5" w:rsidP="003D0CA5">
            <w:pPr>
              <w:contextualSpacing/>
              <w:rPr>
                <w:rFonts w:ascii="Times New Roman" w:hAnsi="Times New Roman"/>
                <w:sz w:val="18"/>
                <w:szCs w:val="18"/>
              </w:rPr>
            </w:pPr>
            <w:r w:rsidRPr="003D0CA5">
              <w:rPr>
                <w:rFonts w:ascii="Times New Roman" w:hAnsi="Times New Roman"/>
                <w:sz w:val="18"/>
                <w:szCs w:val="18"/>
              </w:rPr>
              <w:t xml:space="preserve">Option 3: Always a same port is muted, </w:t>
            </w:r>
            <w:r w:rsidRPr="003D0CA5">
              <w:rPr>
                <w:rFonts w:ascii="Times New Roman" w:hAnsi="Times New Roman"/>
                <w:strike/>
                <w:sz w:val="18"/>
                <w:szCs w:val="18"/>
              </w:rPr>
              <w:t>e.g.,</w:t>
            </w:r>
            <w:r w:rsidRPr="003D0CA5">
              <w:rPr>
                <w:rFonts w:ascii="Times New Roman" w:hAnsi="Times New Roman"/>
                <w:sz w:val="18"/>
                <w:szCs w:val="18"/>
              </w:rPr>
              <w:t xml:space="preserve"> </w:t>
            </w:r>
            <w:r w:rsidRPr="003D0CA5">
              <w:rPr>
                <w:rFonts w:ascii="Times New Roman" w:hAnsi="Times New Roman"/>
                <w:color w:val="FF0000"/>
                <w:sz w:val="18"/>
                <w:szCs w:val="18"/>
              </w:rPr>
              <w:t>i.e.,</w:t>
            </w:r>
            <w:r w:rsidRPr="003D0CA5">
              <w:rPr>
                <w:rFonts w:ascii="Times New Roman" w:hAnsi="Times New Roman"/>
                <w:sz w:val="18"/>
                <w:szCs w:val="18"/>
              </w:rPr>
              <w:t xml:space="preserve"> the 4th port</w:t>
            </w:r>
          </w:p>
        </w:tc>
      </w:tr>
    </w:tbl>
    <w:p w14:paraId="13C06591" w14:textId="77777777" w:rsidR="003D0CA5" w:rsidRPr="003D0CA5" w:rsidRDefault="003D0CA5" w:rsidP="003D0CA5">
      <w:pPr>
        <w:rPr>
          <w:rFonts w:ascii="Times New Roman" w:hAnsi="Times New Roman"/>
          <w:szCs w:val="20"/>
          <w:lang w:eastAsia="x-none"/>
        </w:rPr>
      </w:pPr>
    </w:p>
    <w:p w14:paraId="629E9A6E" w14:textId="77777777" w:rsidR="003D0CA5" w:rsidRPr="00C35CC0" w:rsidRDefault="003D0CA5" w:rsidP="003D0CA5">
      <w:pPr>
        <w:snapToGrid w:val="0"/>
        <w:rPr>
          <w:rFonts w:ascii="Times New Roman" w:hAnsi="Times New Roman"/>
          <w:bCs/>
          <w:szCs w:val="20"/>
          <w:highlight w:val="green"/>
        </w:rPr>
      </w:pPr>
      <w:r w:rsidRPr="00C35CC0">
        <w:rPr>
          <w:rFonts w:ascii="Times New Roman" w:hAnsi="Times New Roman"/>
          <w:bCs/>
          <w:szCs w:val="20"/>
          <w:highlight w:val="green"/>
        </w:rPr>
        <w:t>Agreement</w:t>
      </w:r>
    </w:p>
    <w:p w14:paraId="7BA2A02A" w14:textId="77777777" w:rsidR="003D0CA5" w:rsidRPr="003D0CA5" w:rsidRDefault="003D0CA5" w:rsidP="003D0CA5">
      <w:pPr>
        <w:contextualSpacing/>
        <w:jc w:val="both"/>
        <w:rPr>
          <w:rFonts w:ascii="Times New Roman" w:eastAsia="SimSun" w:hAnsi="Times New Roman"/>
          <w:szCs w:val="20"/>
        </w:rPr>
      </w:pPr>
      <w:r w:rsidRPr="003D0CA5">
        <w:rPr>
          <w:rFonts w:ascii="Times New Roman" w:eastAsia="SimSun" w:hAnsi="Times New Roman"/>
          <w:szCs w:val="20"/>
        </w:rPr>
        <w:t>For codebook-based M-TRP PUSCH repetition by a 3TX UE, scheduled by DCI format 0_1/0_2,</w:t>
      </w:r>
    </w:p>
    <w:p w14:paraId="28E756C8" w14:textId="77777777" w:rsidR="003D0CA5" w:rsidRPr="003D0CA5" w:rsidRDefault="003D0CA5" w:rsidP="00EA1844">
      <w:pPr>
        <w:pStyle w:val="ListParagraph"/>
        <w:numPr>
          <w:ilvl w:val="0"/>
          <w:numId w:val="107"/>
        </w:numPr>
      </w:pPr>
      <w:r w:rsidRPr="003D0CA5">
        <w:t>Reuse Rel-17 M-TRP PUSCH repetition design, where the second precoding information field only indicates TPMI index, and applies same rank as indicated by the first precoding information field.</w:t>
      </w:r>
    </w:p>
    <w:p w14:paraId="0AA12FFC" w14:textId="77777777" w:rsidR="003D0CA5" w:rsidRPr="00C35CC0" w:rsidRDefault="003D0CA5" w:rsidP="003D0CA5">
      <w:pPr>
        <w:snapToGrid w:val="0"/>
        <w:rPr>
          <w:rFonts w:ascii="Times New Roman" w:hAnsi="Times New Roman"/>
          <w:bCs/>
          <w:szCs w:val="20"/>
          <w:highlight w:val="green"/>
        </w:rPr>
      </w:pPr>
      <w:r w:rsidRPr="00C35CC0">
        <w:rPr>
          <w:rFonts w:ascii="Times New Roman" w:hAnsi="Times New Roman"/>
          <w:bCs/>
          <w:szCs w:val="20"/>
          <w:highlight w:val="green"/>
        </w:rPr>
        <w:t>Agreement</w:t>
      </w:r>
    </w:p>
    <w:p w14:paraId="68E876D4" w14:textId="77777777" w:rsidR="003D0CA5" w:rsidRPr="003D0CA5" w:rsidRDefault="003D0CA5" w:rsidP="003D0CA5">
      <w:pPr>
        <w:contextualSpacing/>
        <w:jc w:val="both"/>
        <w:rPr>
          <w:rFonts w:ascii="Times New Roman" w:eastAsia="SimSun" w:hAnsi="Times New Roman"/>
          <w:szCs w:val="20"/>
        </w:rPr>
      </w:pPr>
      <w:r w:rsidRPr="003D0CA5">
        <w:rPr>
          <w:rFonts w:ascii="Times New Roman" w:eastAsia="SimSun" w:hAnsi="Times New Roman"/>
          <w:szCs w:val="20"/>
        </w:rPr>
        <w:t>For codebook-based M-TRP PUSCH repetition by a 3TX UE, scheduled by DCI format 0_1/0_2,</w:t>
      </w:r>
    </w:p>
    <w:p w14:paraId="3923A265" w14:textId="77777777" w:rsidR="003D0CA5" w:rsidRPr="003D0CA5" w:rsidRDefault="003D0CA5" w:rsidP="00EA1844">
      <w:pPr>
        <w:numPr>
          <w:ilvl w:val="0"/>
          <w:numId w:val="108"/>
        </w:numPr>
        <w:contextualSpacing/>
        <w:jc w:val="both"/>
        <w:rPr>
          <w:rFonts w:ascii="Times New Roman" w:eastAsia="SimSun" w:hAnsi="Times New Roman"/>
          <w:szCs w:val="20"/>
          <w:lang w:eastAsia="x-none"/>
        </w:rPr>
      </w:pPr>
      <w:r w:rsidRPr="003D0CA5">
        <w:rPr>
          <w:rFonts w:ascii="Times New Roman" w:eastAsia="SimSun" w:hAnsi="Times New Roman"/>
          <w:szCs w:val="20"/>
          <w:lang w:eastAsia="x-none"/>
        </w:rPr>
        <w:t>Introduce new tables as Table I, II, III for the second precoding information field, for maxRank=1 or 2 or 3, respectively.</w:t>
      </w:r>
    </w:p>
    <w:p w14:paraId="2719CE71" w14:textId="77777777" w:rsidR="003D0CA5" w:rsidRPr="003D0CA5" w:rsidRDefault="003D0CA5" w:rsidP="00EA1844">
      <w:pPr>
        <w:numPr>
          <w:ilvl w:val="1"/>
          <w:numId w:val="108"/>
        </w:numPr>
        <w:contextualSpacing/>
        <w:jc w:val="both"/>
        <w:rPr>
          <w:rFonts w:ascii="Times New Roman" w:eastAsia="SimSun" w:hAnsi="Times New Roman"/>
          <w:szCs w:val="20"/>
          <w:lang w:eastAsia="x-none"/>
        </w:rPr>
      </w:pPr>
      <w:r w:rsidRPr="003D0CA5">
        <w:rPr>
          <w:rFonts w:ascii="Times New Roman" w:eastAsia="SimSun" w:hAnsi="Times New Roman"/>
          <w:szCs w:val="20"/>
          <w:lang w:eastAsia="x-none"/>
        </w:rPr>
        <w:t>Table I: Second precoding information for 3 antenna ports if maxRank=1</w:t>
      </w:r>
    </w:p>
    <w:tbl>
      <w:tblPr>
        <w:tblW w:w="0" w:type="auto"/>
        <w:tblInd w:w="2047" w:type="dxa"/>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Look w:val="04A0" w:firstRow="1" w:lastRow="0" w:firstColumn="1" w:lastColumn="0" w:noHBand="0" w:noVBand="1"/>
      </w:tblPr>
      <w:tblGrid>
        <w:gridCol w:w="2263"/>
        <w:gridCol w:w="3969"/>
      </w:tblGrid>
      <w:tr w:rsidR="003D0CA5" w:rsidRPr="003D0CA5" w14:paraId="172ED65C" w14:textId="77777777" w:rsidTr="00630407">
        <w:trPr>
          <w:trHeight w:val="20"/>
        </w:trPr>
        <w:tc>
          <w:tcPr>
            <w:tcW w:w="2263" w:type="dxa"/>
            <w:tcBorders>
              <w:top w:val="single" w:sz="4" w:space="0" w:color="auto"/>
              <w:left w:val="single" w:sz="4" w:space="0" w:color="auto"/>
              <w:bottom w:val="single" w:sz="4" w:space="0" w:color="auto"/>
              <w:right w:val="single" w:sz="4" w:space="0" w:color="auto"/>
            </w:tcBorders>
            <w:shd w:val="clear" w:color="auto" w:fill="auto"/>
            <w:hideMark/>
          </w:tcPr>
          <w:p w14:paraId="24117F0C" w14:textId="77777777" w:rsidR="003D0CA5" w:rsidRPr="003D0CA5" w:rsidRDefault="003D0CA5" w:rsidP="003D0CA5">
            <w:pPr>
              <w:contextualSpacing/>
              <w:textAlignment w:val="baseline"/>
              <w:rPr>
                <w:rFonts w:ascii="Arial" w:eastAsia="SimSun" w:hAnsi="Arial" w:cs="Arial"/>
                <w:sz w:val="16"/>
                <w:szCs w:val="16"/>
              </w:rPr>
            </w:pPr>
            <w:r w:rsidRPr="003D0CA5">
              <w:rPr>
                <w:rFonts w:ascii="Arial" w:eastAsia="SimSun" w:hAnsi="Arial" w:cs="Arial"/>
                <w:sz w:val="16"/>
                <w:szCs w:val="16"/>
              </w:rPr>
              <w:t>Bit field</w:t>
            </w:r>
          </w:p>
        </w:tc>
        <w:tc>
          <w:tcPr>
            <w:tcW w:w="3969" w:type="dxa"/>
            <w:tcBorders>
              <w:top w:val="single" w:sz="4" w:space="0" w:color="auto"/>
              <w:left w:val="single" w:sz="4" w:space="0" w:color="auto"/>
              <w:bottom w:val="single" w:sz="4" w:space="0" w:color="auto"/>
              <w:right w:val="single" w:sz="4" w:space="0" w:color="auto"/>
            </w:tcBorders>
            <w:shd w:val="clear" w:color="auto" w:fill="auto"/>
            <w:hideMark/>
          </w:tcPr>
          <w:p w14:paraId="4E43B977" w14:textId="77777777" w:rsidR="003D0CA5" w:rsidRPr="003D0CA5" w:rsidRDefault="003D0CA5" w:rsidP="003D0CA5">
            <w:pPr>
              <w:contextualSpacing/>
              <w:textAlignment w:val="baseline"/>
              <w:rPr>
                <w:rFonts w:ascii="Arial" w:eastAsia="SimSun" w:hAnsi="Arial" w:cs="Arial"/>
                <w:sz w:val="16"/>
                <w:szCs w:val="16"/>
              </w:rPr>
            </w:pPr>
            <w:r w:rsidRPr="003D0CA5">
              <w:rPr>
                <w:rFonts w:ascii="Arial" w:eastAsia="SimSun" w:hAnsi="Arial" w:cs="Arial"/>
                <w:sz w:val="16"/>
                <w:szCs w:val="16"/>
              </w:rPr>
              <w:t>codebookSubset=NonCoherent</w:t>
            </w:r>
          </w:p>
        </w:tc>
      </w:tr>
      <w:tr w:rsidR="003D0CA5" w:rsidRPr="003D0CA5" w14:paraId="638E6AFE" w14:textId="77777777" w:rsidTr="00630407">
        <w:trPr>
          <w:trHeight w:val="20"/>
        </w:trPr>
        <w:tc>
          <w:tcPr>
            <w:tcW w:w="2263" w:type="dxa"/>
            <w:tcBorders>
              <w:top w:val="single" w:sz="4" w:space="0" w:color="auto"/>
              <w:left w:val="single" w:sz="4" w:space="0" w:color="auto"/>
              <w:bottom w:val="single" w:sz="4" w:space="0" w:color="auto"/>
              <w:right w:val="single" w:sz="4" w:space="0" w:color="auto"/>
            </w:tcBorders>
            <w:shd w:val="clear" w:color="auto" w:fill="auto"/>
            <w:hideMark/>
          </w:tcPr>
          <w:p w14:paraId="7AE24FE0" w14:textId="77777777" w:rsidR="003D0CA5" w:rsidRPr="003D0CA5" w:rsidRDefault="003D0CA5" w:rsidP="003D0CA5">
            <w:pPr>
              <w:contextualSpacing/>
              <w:textAlignment w:val="baseline"/>
              <w:rPr>
                <w:rFonts w:ascii="Arial" w:eastAsia="SimSun" w:hAnsi="Arial" w:cs="Arial"/>
                <w:sz w:val="16"/>
                <w:szCs w:val="16"/>
              </w:rPr>
            </w:pPr>
            <w:r w:rsidRPr="003D0CA5">
              <w:rPr>
                <w:rFonts w:ascii="Arial" w:eastAsia="SimSun" w:hAnsi="Arial" w:cs="Arial"/>
                <w:sz w:val="16"/>
                <w:szCs w:val="16"/>
              </w:rPr>
              <w:t>0</w:t>
            </w:r>
          </w:p>
        </w:tc>
        <w:tc>
          <w:tcPr>
            <w:tcW w:w="3969" w:type="dxa"/>
            <w:tcBorders>
              <w:top w:val="single" w:sz="4" w:space="0" w:color="auto"/>
              <w:left w:val="single" w:sz="4" w:space="0" w:color="auto"/>
              <w:bottom w:val="single" w:sz="4" w:space="0" w:color="auto"/>
              <w:right w:val="single" w:sz="4" w:space="0" w:color="auto"/>
            </w:tcBorders>
            <w:shd w:val="clear" w:color="auto" w:fill="auto"/>
            <w:hideMark/>
          </w:tcPr>
          <w:p w14:paraId="571F3704" w14:textId="77777777" w:rsidR="003D0CA5" w:rsidRPr="003D0CA5" w:rsidRDefault="003D0CA5" w:rsidP="003D0CA5">
            <w:pPr>
              <w:contextualSpacing/>
              <w:textAlignment w:val="baseline"/>
              <w:rPr>
                <w:rFonts w:ascii="Arial" w:eastAsia="SimSun" w:hAnsi="Arial" w:cs="Arial"/>
                <w:sz w:val="16"/>
                <w:szCs w:val="16"/>
              </w:rPr>
            </w:pPr>
            <w:r w:rsidRPr="003D0CA5">
              <w:rPr>
                <w:rFonts w:ascii="Arial" w:eastAsia="SimSun" w:hAnsi="Arial" w:cs="Arial"/>
                <w:sz w:val="16"/>
                <w:szCs w:val="16"/>
              </w:rPr>
              <w:t>1 layer: TPMI=0</w:t>
            </w:r>
          </w:p>
        </w:tc>
      </w:tr>
      <w:tr w:rsidR="003D0CA5" w:rsidRPr="003D0CA5" w14:paraId="68D33224" w14:textId="77777777" w:rsidTr="00630407">
        <w:trPr>
          <w:trHeight w:val="20"/>
        </w:trPr>
        <w:tc>
          <w:tcPr>
            <w:tcW w:w="2263" w:type="dxa"/>
            <w:tcBorders>
              <w:top w:val="single" w:sz="4" w:space="0" w:color="auto"/>
              <w:left w:val="single" w:sz="4" w:space="0" w:color="auto"/>
              <w:bottom w:val="single" w:sz="4" w:space="0" w:color="auto"/>
              <w:right w:val="single" w:sz="4" w:space="0" w:color="auto"/>
            </w:tcBorders>
            <w:shd w:val="clear" w:color="auto" w:fill="auto"/>
            <w:hideMark/>
          </w:tcPr>
          <w:p w14:paraId="69AB8A9B" w14:textId="77777777" w:rsidR="003D0CA5" w:rsidRPr="003D0CA5" w:rsidRDefault="003D0CA5" w:rsidP="003D0CA5">
            <w:pPr>
              <w:contextualSpacing/>
              <w:textAlignment w:val="baseline"/>
              <w:rPr>
                <w:rFonts w:ascii="Arial" w:eastAsia="SimSun" w:hAnsi="Arial" w:cs="Arial"/>
                <w:sz w:val="16"/>
                <w:szCs w:val="16"/>
              </w:rPr>
            </w:pPr>
            <w:r w:rsidRPr="003D0CA5">
              <w:rPr>
                <w:rFonts w:ascii="Arial" w:eastAsia="SimSun" w:hAnsi="Arial" w:cs="Arial"/>
                <w:sz w:val="16"/>
                <w:szCs w:val="16"/>
              </w:rPr>
              <w:t>1</w:t>
            </w:r>
          </w:p>
        </w:tc>
        <w:tc>
          <w:tcPr>
            <w:tcW w:w="3969" w:type="dxa"/>
            <w:tcBorders>
              <w:top w:val="single" w:sz="4" w:space="0" w:color="auto"/>
              <w:left w:val="single" w:sz="4" w:space="0" w:color="auto"/>
              <w:bottom w:val="single" w:sz="4" w:space="0" w:color="auto"/>
              <w:right w:val="single" w:sz="4" w:space="0" w:color="auto"/>
            </w:tcBorders>
            <w:shd w:val="clear" w:color="auto" w:fill="auto"/>
            <w:hideMark/>
          </w:tcPr>
          <w:p w14:paraId="74F15192" w14:textId="77777777" w:rsidR="003D0CA5" w:rsidRPr="003D0CA5" w:rsidRDefault="003D0CA5" w:rsidP="003D0CA5">
            <w:pPr>
              <w:contextualSpacing/>
              <w:textAlignment w:val="baseline"/>
              <w:rPr>
                <w:rFonts w:ascii="Arial" w:eastAsia="SimSun" w:hAnsi="Arial" w:cs="Arial"/>
                <w:sz w:val="16"/>
                <w:szCs w:val="16"/>
              </w:rPr>
            </w:pPr>
            <w:r w:rsidRPr="003D0CA5">
              <w:rPr>
                <w:rFonts w:ascii="Arial" w:eastAsia="SimSun" w:hAnsi="Arial" w:cs="Arial"/>
                <w:sz w:val="16"/>
                <w:szCs w:val="16"/>
              </w:rPr>
              <w:t>1 layer: TPMI=1</w:t>
            </w:r>
          </w:p>
        </w:tc>
      </w:tr>
      <w:tr w:rsidR="003D0CA5" w:rsidRPr="003D0CA5" w14:paraId="07BEB6C7" w14:textId="77777777" w:rsidTr="00630407">
        <w:trPr>
          <w:trHeight w:val="20"/>
        </w:trPr>
        <w:tc>
          <w:tcPr>
            <w:tcW w:w="2263" w:type="dxa"/>
            <w:tcBorders>
              <w:top w:val="single" w:sz="4" w:space="0" w:color="auto"/>
              <w:left w:val="single" w:sz="4" w:space="0" w:color="auto"/>
              <w:bottom w:val="single" w:sz="4" w:space="0" w:color="auto"/>
              <w:right w:val="single" w:sz="4" w:space="0" w:color="auto"/>
            </w:tcBorders>
            <w:shd w:val="clear" w:color="auto" w:fill="auto"/>
            <w:hideMark/>
          </w:tcPr>
          <w:p w14:paraId="093782B2" w14:textId="77777777" w:rsidR="003D0CA5" w:rsidRPr="003D0CA5" w:rsidRDefault="003D0CA5" w:rsidP="003D0CA5">
            <w:pPr>
              <w:contextualSpacing/>
              <w:textAlignment w:val="baseline"/>
              <w:rPr>
                <w:rFonts w:ascii="Arial" w:eastAsia="SimSun" w:hAnsi="Arial" w:cs="Arial"/>
                <w:sz w:val="16"/>
                <w:szCs w:val="16"/>
              </w:rPr>
            </w:pPr>
            <w:r w:rsidRPr="003D0CA5">
              <w:rPr>
                <w:rFonts w:ascii="Arial" w:eastAsia="SimSun" w:hAnsi="Arial" w:cs="Arial"/>
                <w:sz w:val="16"/>
                <w:szCs w:val="16"/>
              </w:rPr>
              <w:t>2</w:t>
            </w:r>
          </w:p>
        </w:tc>
        <w:tc>
          <w:tcPr>
            <w:tcW w:w="3969" w:type="dxa"/>
            <w:tcBorders>
              <w:top w:val="single" w:sz="4" w:space="0" w:color="auto"/>
              <w:left w:val="single" w:sz="4" w:space="0" w:color="auto"/>
              <w:bottom w:val="single" w:sz="4" w:space="0" w:color="auto"/>
              <w:right w:val="single" w:sz="4" w:space="0" w:color="auto"/>
            </w:tcBorders>
            <w:shd w:val="clear" w:color="auto" w:fill="auto"/>
            <w:hideMark/>
          </w:tcPr>
          <w:p w14:paraId="319DA48E" w14:textId="77777777" w:rsidR="003D0CA5" w:rsidRPr="003D0CA5" w:rsidRDefault="003D0CA5" w:rsidP="003D0CA5">
            <w:pPr>
              <w:contextualSpacing/>
              <w:textAlignment w:val="baseline"/>
              <w:rPr>
                <w:rFonts w:ascii="Arial" w:eastAsia="SimSun" w:hAnsi="Arial" w:cs="Arial"/>
                <w:sz w:val="16"/>
                <w:szCs w:val="16"/>
              </w:rPr>
            </w:pPr>
            <w:r w:rsidRPr="003D0CA5">
              <w:rPr>
                <w:rFonts w:ascii="Arial" w:eastAsia="SimSun" w:hAnsi="Arial" w:cs="Arial"/>
                <w:sz w:val="16"/>
                <w:szCs w:val="16"/>
              </w:rPr>
              <w:t>1 layer: TPMI=2</w:t>
            </w:r>
          </w:p>
        </w:tc>
      </w:tr>
      <w:tr w:rsidR="003D0CA5" w:rsidRPr="003D0CA5" w14:paraId="5AD89261" w14:textId="77777777" w:rsidTr="00630407">
        <w:trPr>
          <w:trHeight w:val="35"/>
        </w:trPr>
        <w:tc>
          <w:tcPr>
            <w:tcW w:w="2263" w:type="dxa"/>
            <w:tcBorders>
              <w:top w:val="single" w:sz="4" w:space="0" w:color="auto"/>
              <w:left w:val="single" w:sz="4" w:space="0" w:color="auto"/>
              <w:bottom w:val="single" w:sz="4" w:space="0" w:color="auto"/>
              <w:right w:val="single" w:sz="4" w:space="0" w:color="auto"/>
            </w:tcBorders>
            <w:shd w:val="clear" w:color="auto" w:fill="auto"/>
            <w:hideMark/>
          </w:tcPr>
          <w:p w14:paraId="3A76A5F1" w14:textId="77777777" w:rsidR="003D0CA5" w:rsidRPr="003D0CA5" w:rsidRDefault="003D0CA5" w:rsidP="003D0CA5">
            <w:pPr>
              <w:contextualSpacing/>
              <w:textAlignment w:val="baseline"/>
              <w:rPr>
                <w:rFonts w:ascii="Arial" w:eastAsia="SimSun" w:hAnsi="Arial" w:cs="Arial"/>
                <w:sz w:val="16"/>
                <w:szCs w:val="16"/>
              </w:rPr>
            </w:pPr>
            <w:r w:rsidRPr="003D0CA5">
              <w:rPr>
                <w:rFonts w:ascii="Arial" w:eastAsia="SimSun" w:hAnsi="Arial" w:cs="Arial"/>
                <w:sz w:val="16"/>
                <w:szCs w:val="16"/>
              </w:rPr>
              <w:t>3</w:t>
            </w:r>
          </w:p>
        </w:tc>
        <w:tc>
          <w:tcPr>
            <w:tcW w:w="3969" w:type="dxa"/>
            <w:tcBorders>
              <w:top w:val="single" w:sz="4" w:space="0" w:color="auto"/>
              <w:left w:val="single" w:sz="4" w:space="0" w:color="auto"/>
              <w:bottom w:val="single" w:sz="4" w:space="0" w:color="auto"/>
              <w:right w:val="single" w:sz="4" w:space="0" w:color="auto"/>
            </w:tcBorders>
            <w:shd w:val="clear" w:color="auto" w:fill="auto"/>
            <w:hideMark/>
          </w:tcPr>
          <w:p w14:paraId="74C8EA7C" w14:textId="77777777" w:rsidR="003D0CA5" w:rsidRPr="003D0CA5" w:rsidRDefault="003D0CA5" w:rsidP="003D0CA5">
            <w:pPr>
              <w:contextualSpacing/>
              <w:textAlignment w:val="baseline"/>
              <w:rPr>
                <w:rFonts w:ascii="Arial" w:eastAsia="SimSun" w:hAnsi="Arial" w:cs="Arial"/>
                <w:sz w:val="16"/>
                <w:szCs w:val="16"/>
              </w:rPr>
            </w:pPr>
            <w:r w:rsidRPr="003D0CA5">
              <w:rPr>
                <w:rFonts w:ascii="Arial" w:eastAsia="SimSun" w:hAnsi="Arial" w:cs="Arial"/>
                <w:sz w:val="16"/>
                <w:szCs w:val="16"/>
              </w:rPr>
              <w:t xml:space="preserve">Reserved </w:t>
            </w:r>
          </w:p>
        </w:tc>
      </w:tr>
    </w:tbl>
    <w:p w14:paraId="41746C7A" w14:textId="77777777" w:rsidR="003D0CA5" w:rsidRPr="003D0CA5" w:rsidRDefault="003D0CA5" w:rsidP="00EA1844">
      <w:pPr>
        <w:numPr>
          <w:ilvl w:val="1"/>
          <w:numId w:val="106"/>
        </w:numPr>
        <w:contextualSpacing/>
        <w:jc w:val="both"/>
        <w:rPr>
          <w:rFonts w:ascii="Times New Roman" w:eastAsia="SimSun" w:hAnsi="Times New Roman"/>
          <w:szCs w:val="20"/>
          <w:lang w:eastAsia="x-none"/>
        </w:rPr>
      </w:pPr>
      <w:r w:rsidRPr="003D0CA5">
        <w:rPr>
          <w:rFonts w:ascii="Times New Roman" w:eastAsia="SimSun" w:hAnsi="Times New Roman"/>
          <w:szCs w:val="20"/>
          <w:lang w:eastAsia="x-none"/>
        </w:rPr>
        <w:t>Table II: Second precoding information for 3 antenna ports if maxRank=2</w:t>
      </w:r>
    </w:p>
    <w:tbl>
      <w:tblPr>
        <w:tblW w:w="0" w:type="auto"/>
        <w:tblInd w:w="2047" w:type="dxa"/>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Look w:val="04A0" w:firstRow="1" w:lastRow="0" w:firstColumn="1" w:lastColumn="0" w:noHBand="0" w:noVBand="1"/>
      </w:tblPr>
      <w:tblGrid>
        <w:gridCol w:w="2263"/>
        <w:gridCol w:w="3969"/>
      </w:tblGrid>
      <w:tr w:rsidR="003D0CA5" w:rsidRPr="003D0CA5" w14:paraId="4FC47B5E" w14:textId="77777777" w:rsidTr="00630407">
        <w:trPr>
          <w:trHeight w:val="20"/>
        </w:trPr>
        <w:tc>
          <w:tcPr>
            <w:tcW w:w="2263" w:type="dxa"/>
            <w:tcBorders>
              <w:top w:val="single" w:sz="4" w:space="0" w:color="auto"/>
              <w:left w:val="single" w:sz="4" w:space="0" w:color="auto"/>
              <w:bottom w:val="single" w:sz="4" w:space="0" w:color="auto"/>
              <w:right w:val="single" w:sz="4" w:space="0" w:color="auto"/>
            </w:tcBorders>
            <w:shd w:val="clear" w:color="auto" w:fill="auto"/>
            <w:hideMark/>
          </w:tcPr>
          <w:p w14:paraId="2A726AF9" w14:textId="77777777" w:rsidR="003D0CA5" w:rsidRPr="003D0CA5" w:rsidRDefault="003D0CA5" w:rsidP="003D0CA5">
            <w:pPr>
              <w:contextualSpacing/>
              <w:textAlignment w:val="baseline"/>
              <w:rPr>
                <w:rFonts w:ascii="Arial" w:eastAsia="SimSun" w:hAnsi="Arial" w:cs="Arial"/>
                <w:sz w:val="16"/>
                <w:szCs w:val="16"/>
              </w:rPr>
            </w:pPr>
            <w:r w:rsidRPr="003D0CA5">
              <w:rPr>
                <w:rFonts w:ascii="Arial" w:eastAsia="SimSun" w:hAnsi="Arial" w:cs="Arial"/>
                <w:sz w:val="16"/>
                <w:szCs w:val="16"/>
              </w:rPr>
              <w:lastRenderedPageBreak/>
              <w:t>Bit field</w:t>
            </w:r>
          </w:p>
        </w:tc>
        <w:tc>
          <w:tcPr>
            <w:tcW w:w="3969" w:type="dxa"/>
            <w:tcBorders>
              <w:top w:val="single" w:sz="4" w:space="0" w:color="auto"/>
              <w:left w:val="single" w:sz="4" w:space="0" w:color="auto"/>
              <w:bottom w:val="single" w:sz="4" w:space="0" w:color="auto"/>
              <w:right w:val="single" w:sz="4" w:space="0" w:color="auto"/>
            </w:tcBorders>
            <w:shd w:val="clear" w:color="auto" w:fill="auto"/>
            <w:hideMark/>
          </w:tcPr>
          <w:p w14:paraId="027EA675" w14:textId="77777777" w:rsidR="003D0CA5" w:rsidRPr="003D0CA5" w:rsidRDefault="003D0CA5" w:rsidP="003D0CA5">
            <w:pPr>
              <w:contextualSpacing/>
              <w:textAlignment w:val="baseline"/>
              <w:rPr>
                <w:rFonts w:ascii="Arial" w:eastAsia="SimSun" w:hAnsi="Arial" w:cs="Arial"/>
                <w:sz w:val="16"/>
                <w:szCs w:val="16"/>
              </w:rPr>
            </w:pPr>
            <w:r w:rsidRPr="003D0CA5">
              <w:rPr>
                <w:rFonts w:ascii="Arial" w:eastAsia="SimSun" w:hAnsi="Arial" w:cs="Arial"/>
                <w:sz w:val="16"/>
                <w:szCs w:val="16"/>
              </w:rPr>
              <w:t>codebookSubset=NonCoherent</w:t>
            </w:r>
          </w:p>
        </w:tc>
      </w:tr>
      <w:tr w:rsidR="003D0CA5" w:rsidRPr="003D0CA5" w14:paraId="6F026642" w14:textId="77777777" w:rsidTr="00630407">
        <w:trPr>
          <w:trHeight w:val="209"/>
        </w:trPr>
        <w:tc>
          <w:tcPr>
            <w:tcW w:w="2263" w:type="dxa"/>
            <w:tcBorders>
              <w:top w:val="single" w:sz="4" w:space="0" w:color="auto"/>
              <w:left w:val="single" w:sz="4" w:space="0" w:color="auto"/>
              <w:bottom w:val="single" w:sz="4" w:space="0" w:color="auto"/>
              <w:right w:val="single" w:sz="4" w:space="0" w:color="auto"/>
            </w:tcBorders>
            <w:shd w:val="clear" w:color="auto" w:fill="auto"/>
            <w:hideMark/>
          </w:tcPr>
          <w:p w14:paraId="3FBDAD14" w14:textId="77777777" w:rsidR="003D0CA5" w:rsidRPr="003D0CA5" w:rsidRDefault="003D0CA5" w:rsidP="003D0CA5">
            <w:pPr>
              <w:contextualSpacing/>
              <w:textAlignment w:val="baseline"/>
              <w:rPr>
                <w:rFonts w:ascii="Arial" w:eastAsia="SimSun" w:hAnsi="Arial" w:cs="Arial"/>
                <w:sz w:val="16"/>
                <w:szCs w:val="16"/>
              </w:rPr>
            </w:pPr>
            <w:r w:rsidRPr="003D0CA5">
              <w:rPr>
                <w:rFonts w:ascii="Arial" w:eastAsia="SimSun" w:hAnsi="Arial" w:cs="Arial"/>
                <w:sz w:val="16"/>
                <w:szCs w:val="16"/>
              </w:rPr>
              <w:t>0</w:t>
            </w:r>
          </w:p>
        </w:tc>
        <w:tc>
          <w:tcPr>
            <w:tcW w:w="3969" w:type="dxa"/>
            <w:tcBorders>
              <w:top w:val="single" w:sz="4" w:space="0" w:color="auto"/>
              <w:left w:val="single" w:sz="4" w:space="0" w:color="auto"/>
              <w:bottom w:val="single" w:sz="4" w:space="0" w:color="auto"/>
              <w:right w:val="single" w:sz="4" w:space="0" w:color="auto"/>
            </w:tcBorders>
            <w:shd w:val="clear" w:color="auto" w:fill="auto"/>
            <w:hideMark/>
          </w:tcPr>
          <w:p w14:paraId="6AA5A045" w14:textId="77777777" w:rsidR="003D0CA5" w:rsidRPr="003D0CA5" w:rsidRDefault="003D0CA5" w:rsidP="003D0CA5">
            <w:pPr>
              <w:contextualSpacing/>
              <w:textAlignment w:val="baseline"/>
              <w:rPr>
                <w:rFonts w:ascii="Arial" w:eastAsia="SimSun" w:hAnsi="Arial" w:cs="Arial"/>
                <w:sz w:val="16"/>
                <w:szCs w:val="16"/>
              </w:rPr>
            </w:pPr>
            <w:r w:rsidRPr="003D0CA5">
              <w:rPr>
                <w:rFonts w:ascii="Arial" w:eastAsia="SimSun" w:hAnsi="Arial" w:cs="Arial"/>
                <w:sz w:val="16"/>
                <w:szCs w:val="16"/>
              </w:rPr>
              <w:t>1 layer: TPMI=0</w:t>
            </w:r>
          </w:p>
        </w:tc>
      </w:tr>
      <w:tr w:rsidR="003D0CA5" w:rsidRPr="003D0CA5" w14:paraId="0B9E39CB" w14:textId="77777777" w:rsidTr="00630407">
        <w:tc>
          <w:tcPr>
            <w:tcW w:w="2263" w:type="dxa"/>
            <w:tcBorders>
              <w:top w:val="single" w:sz="4" w:space="0" w:color="auto"/>
              <w:left w:val="single" w:sz="4" w:space="0" w:color="auto"/>
              <w:bottom w:val="single" w:sz="4" w:space="0" w:color="auto"/>
              <w:right w:val="single" w:sz="4" w:space="0" w:color="auto"/>
            </w:tcBorders>
            <w:shd w:val="clear" w:color="auto" w:fill="auto"/>
            <w:hideMark/>
          </w:tcPr>
          <w:p w14:paraId="4A19E118" w14:textId="77777777" w:rsidR="003D0CA5" w:rsidRPr="003D0CA5" w:rsidRDefault="003D0CA5" w:rsidP="003D0CA5">
            <w:pPr>
              <w:contextualSpacing/>
              <w:textAlignment w:val="baseline"/>
              <w:rPr>
                <w:rFonts w:ascii="Arial" w:eastAsia="SimSun" w:hAnsi="Arial" w:cs="Arial"/>
                <w:sz w:val="16"/>
                <w:szCs w:val="16"/>
              </w:rPr>
            </w:pPr>
            <w:r w:rsidRPr="003D0CA5">
              <w:rPr>
                <w:rFonts w:ascii="Arial" w:eastAsia="SimSun" w:hAnsi="Arial" w:cs="Arial"/>
                <w:sz w:val="16"/>
                <w:szCs w:val="16"/>
              </w:rPr>
              <w:t>1</w:t>
            </w:r>
          </w:p>
        </w:tc>
        <w:tc>
          <w:tcPr>
            <w:tcW w:w="3969" w:type="dxa"/>
            <w:tcBorders>
              <w:top w:val="single" w:sz="4" w:space="0" w:color="auto"/>
              <w:left w:val="single" w:sz="4" w:space="0" w:color="auto"/>
              <w:bottom w:val="single" w:sz="4" w:space="0" w:color="auto"/>
              <w:right w:val="single" w:sz="4" w:space="0" w:color="auto"/>
            </w:tcBorders>
            <w:shd w:val="clear" w:color="auto" w:fill="auto"/>
            <w:hideMark/>
          </w:tcPr>
          <w:p w14:paraId="5DDD3DF1" w14:textId="77777777" w:rsidR="003D0CA5" w:rsidRPr="003D0CA5" w:rsidRDefault="003D0CA5" w:rsidP="003D0CA5">
            <w:pPr>
              <w:contextualSpacing/>
              <w:textAlignment w:val="baseline"/>
              <w:rPr>
                <w:rFonts w:ascii="Arial" w:eastAsia="SimSun" w:hAnsi="Arial" w:cs="Arial"/>
                <w:sz w:val="16"/>
                <w:szCs w:val="16"/>
              </w:rPr>
            </w:pPr>
            <w:r w:rsidRPr="003D0CA5">
              <w:rPr>
                <w:rFonts w:ascii="Arial" w:eastAsia="SimSun" w:hAnsi="Arial" w:cs="Arial"/>
                <w:sz w:val="16"/>
                <w:szCs w:val="16"/>
              </w:rPr>
              <w:t>1 layer: TPMI=1</w:t>
            </w:r>
          </w:p>
        </w:tc>
      </w:tr>
      <w:tr w:rsidR="003D0CA5" w:rsidRPr="003D0CA5" w14:paraId="5A0C324A" w14:textId="77777777" w:rsidTr="00630407">
        <w:tc>
          <w:tcPr>
            <w:tcW w:w="2263" w:type="dxa"/>
            <w:tcBorders>
              <w:top w:val="single" w:sz="4" w:space="0" w:color="auto"/>
              <w:left w:val="single" w:sz="4" w:space="0" w:color="auto"/>
              <w:bottom w:val="single" w:sz="4" w:space="0" w:color="auto"/>
              <w:right w:val="single" w:sz="4" w:space="0" w:color="auto"/>
            </w:tcBorders>
            <w:shd w:val="clear" w:color="auto" w:fill="auto"/>
            <w:hideMark/>
          </w:tcPr>
          <w:p w14:paraId="501BE228" w14:textId="77777777" w:rsidR="003D0CA5" w:rsidRPr="003D0CA5" w:rsidRDefault="003D0CA5" w:rsidP="003D0CA5">
            <w:pPr>
              <w:contextualSpacing/>
              <w:textAlignment w:val="baseline"/>
              <w:rPr>
                <w:rFonts w:ascii="Arial" w:eastAsia="SimSun" w:hAnsi="Arial" w:cs="Arial"/>
                <w:sz w:val="16"/>
                <w:szCs w:val="16"/>
              </w:rPr>
            </w:pPr>
            <w:r w:rsidRPr="003D0CA5">
              <w:rPr>
                <w:rFonts w:ascii="Arial" w:eastAsia="SimSun" w:hAnsi="Arial" w:cs="Arial"/>
                <w:sz w:val="16"/>
                <w:szCs w:val="16"/>
              </w:rPr>
              <w:t>2</w:t>
            </w:r>
          </w:p>
        </w:tc>
        <w:tc>
          <w:tcPr>
            <w:tcW w:w="3969" w:type="dxa"/>
            <w:tcBorders>
              <w:top w:val="single" w:sz="4" w:space="0" w:color="auto"/>
              <w:left w:val="single" w:sz="4" w:space="0" w:color="auto"/>
              <w:bottom w:val="single" w:sz="4" w:space="0" w:color="auto"/>
              <w:right w:val="single" w:sz="4" w:space="0" w:color="auto"/>
            </w:tcBorders>
            <w:shd w:val="clear" w:color="auto" w:fill="auto"/>
            <w:hideMark/>
          </w:tcPr>
          <w:p w14:paraId="58C00853" w14:textId="77777777" w:rsidR="003D0CA5" w:rsidRPr="003D0CA5" w:rsidRDefault="003D0CA5" w:rsidP="003D0CA5">
            <w:pPr>
              <w:contextualSpacing/>
              <w:textAlignment w:val="baseline"/>
              <w:rPr>
                <w:rFonts w:ascii="Arial" w:eastAsia="SimSun" w:hAnsi="Arial" w:cs="Arial"/>
                <w:sz w:val="16"/>
                <w:szCs w:val="16"/>
              </w:rPr>
            </w:pPr>
            <w:r w:rsidRPr="003D0CA5">
              <w:rPr>
                <w:rFonts w:ascii="Arial" w:eastAsia="SimSun" w:hAnsi="Arial" w:cs="Arial"/>
                <w:sz w:val="16"/>
                <w:szCs w:val="16"/>
              </w:rPr>
              <w:t>1 layer: TPMI=2</w:t>
            </w:r>
          </w:p>
        </w:tc>
      </w:tr>
      <w:tr w:rsidR="003D0CA5" w:rsidRPr="003D0CA5" w14:paraId="4903E65F" w14:textId="77777777" w:rsidTr="00630407">
        <w:tc>
          <w:tcPr>
            <w:tcW w:w="2263" w:type="dxa"/>
            <w:tcBorders>
              <w:top w:val="single" w:sz="4" w:space="0" w:color="auto"/>
              <w:left w:val="single" w:sz="4" w:space="0" w:color="auto"/>
              <w:bottom w:val="single" w:sz="4" w:space="0" w:color="auto"/>
              <w:right w:val="single" w:sz="4" w:space="0" w:color="auto"/>
            </w:tcBorders>
            <w:shd w:val="clear" w:color="auto" w:fill="auto"/>
            <w:hideMark/>
          </w:tcPr>
          <w:p w14:paraId="20F22E6E" w14:textId="77777777" w:rsidR="003D0CA5" w:rsidRPr="003D0CA5" w:rsidRDefault="003D0CA5" w:rsidP="003D0CA5">
            <w:pPr>
              <w:contextualSpacing/>
              <w:textAlignment w:val="baseline"/>
              <w:rPr>
                <w:rFonts w:ascii="Arial" w:eastAsia="SimSun" w:hAnsi="Arial" w:cs="Arial"/>
                <w:sz w:val="16"/>
                <w:szCs w:val="16"/>
              </w:rPr>
            </w:pPr>
            <w:r w:rsidRPr="003D0CA5">
              <w:rPr>
                <w:rFonts w:ascii="Arial" w:eastAsia="SimSun" w:hAnsi="Arial" w:cs="Arial"/>
                <w:sz w:val="16"/>
                <w:szCs w:val="16"/>
              </w:rPr>
              <w:t>3</w:t>
            </w:r>
          </w:p>
        </w:tc>
        <w:tc>
          <w:tcPr>
            <w:tcW w:w="3969" w:type="dxa"/>
            <w:tcBorders>
              <w:top w:val="single" w:sz="4" w:space="0" w:color="auto"/>
              <w:left w:val="single" w:sz="4" w:space="0" w:color="auto"/>
              <w:bottom w:val="single" w:sz="4" w:space="0" w:color="auto"/>
              <w:right w:val="single" w:sz="4" w:space="0" w:color="auto"/>
            </w:tcBorders>
            <w:shd w:val="clear" w:color="auto" w:fill="auto"/>
            <w:hideMark/>
          </w:tcPr>
          <w:p w14:paraId="05EBFADF" w14:textId="77777777" w:rsidR="003D0CA5" w:rsidRPr="003D0CA5" w:rsidRDefault="003D0CA5" w:rsidP="003D0CA5">
            <w:pPr>
              <w:contextualSpacing/>
              <w:textAlignment w:val="baseline"/>
              <w:rPr>
                <w:rFonts w:ascii="Arial" w:eastAsia="SimSun" w:hAnsi="Arial" w:cs="Arial"/>
                <w:sz w:val="16"/>
                <w:szCs w:val="16"/>
              </w:rPr>
            </w:pPr>
            <w:r w:rsidRPr="003D0CA5">
              <w:rPr>
                <w:rFonts w:ascii="Arial" w:eastAsia="SimSun" w:hAnsi="Arial" w:cs="Arial"/>
                <w:sz w:val="16"/>
                <w:szCs w:val="16"/>
              </w:rPr>
              <w:t xml:space="preserve">1 layer: Reserved </w:t>
            </w:r>
          </w:p>
        </w:tc>
      </w:tr>
      <w:tr w:rsidR="003D0CA5" w:rsidRPr="003D0CA5" w14:paraId="2CEB4AAB" w14:textId="77777777" w:rsidTr="00630407">
        <w:tc>
          <w:tcPr>
            <w:tcW w:w="2263" w:type="dxa"/>
            <w:tcBorders>
              <w:top w:val="single" w:sz="4" w:space="0" w:color="auto"/>
              <w:left w:val="single" w:sz="4" w:space="0" w:color="auto"/>
              <w:bottom w:val="single" w:sz="4" w:space="0" w:color="auto"/>
              <w:right w:val="single" w:sz="4" w:space="0" w:color="auto"/>
            </w:tcBorders>
            <w:shd w:val="clear" w:color="auto" w:fill="auto"/>
            <w:hideMark/>
          </w:tcPr>
          <w:p w14:paraId="35A9AE8B" w14:textId="77777777" w:rsidR="003D0CA5" w:rsidRPr="003D0CA5" w:rsidRDefault="003D0CA5" w:rsidP="003D0CA5">
            <w:pPr>
              <w:contextualSpacing/>
              <w:textAlignment w:val="baseline"/>
              <w:rPr>
                <w:rFonts w:ascii="Arial" w:eastAsia="SimSun" w:hAnsi="Arial" w:cs="Arial"/>
                <w:sz w:val="16"/>
                <w:szCs w:val="16"/>
              </w:rPr>
            </w:pPr>
            <w:r w:rsidRPr="003D0CA5">
              <w:rPr>
                <w:rFonts w:ascii="Arial" w:eastAsia="SimSun" w:hAnsi="Arial" w:cs="Arial"/>
                <w:sz w:val="16"/>
                <w:szCs w:val="16"/>
              </w:rPr>
              <w:t>0</w:t>
            </w:r>
          </w:p>
        </w:tc>
        <w:tc>
          <w:tcPr>
            <w:tcW w:w="3969" w:type="dxa"/>
            <w:tcBorders>
              <w:top w:val="single" w:sz="4" w:space="0" w:color="auto"/>
              <w:left w:val="single" w:sz="4" w:space="0" w:color="auto"/>
              <w:bottom w:val="single" w:sz="4" w:space="0" w:color="auto"/>
              <w:right w:val="single" w:sz="4" w:space="0" w:color="auto"/>
            </w:tcBorders>
            <w:shd w:val="clear" w:color="auto" w:fill="auto"/>
            <w:hideMark/>
          </w:tcPr>
          <w:p w14:paraId="4999D0C7" w14:textId="77777777" w:rsidR="003D0CA5" w:rsidRPr="003D0CA5" w:rsidRDefault="003D0CA5" w:rsidP="003D0CA5">
            <w:pPr>
              <w:contextualSpacing/>
              <w:textAlignment w:val="baseline"/>
              <w:rPr>
                <w:rFonts w:ascii="Arial" w:eastAsia="SimSun" w:hAnsi="Arial" w:cs="Arial"/>
                <w:sz w:val="16"/>
                <w:szCs w:val="16"/>
              </w:rPr>
            </w:pPr>
            <w:r w:rsidRPr="003D0CA5">
              <w:rPr>
                <w:rFonts w:ascii="Arial" w:eastAsia="SimSun" w:hAnsi="Arial" w:cs="Arial"/>
                <w:sz w:val="16"/>
                <w:szCs w:val="16"/>
              </w:rPr>
              <w:t>2 layer: TPMI=0</w:t>
            </w:r>
          </w:p>
        </w:tc>
      </w:tr>
      <w:tr w:rsidR="003D0CA5" w:rsidRPr="003D0CA5" w14:paraId="259ABF9A" w14:textId="77777777" w:rsidTr="00630407">
        <w:tc>
          <w:tcPr>
            <w:tcW w:w="2263" w:type="dxa"/>
            <w:tcBorders>
              <w:top w:val="single" w:sz="4" w:space="0" w:color="auto"/>
              <w:left w:val="single" w:sz="4" w:space="0" w:color="auto"/>
              <w:bottom w:val="single" w:sz="4" w:space="0" w:color="auto"/>
              <w:right w:val="single" w:sz="4" w:space="0" w:color="auto"/>
            </w:tcBorders>
            <w:shd w:val="clear" w:color="auto" w:fill="auto"/>
            <w:hideMark/>
          </w:tcPr>
          <w:p w14:paraId="599C5CEF" w14:textId="77777777" w:rsidR="003D0CA5" w:rsidRPr="003D0CA5" w:rsidRDefault="003D0CA5" w:rsidP="003D0CA5">
            <w:pPr>
              <w:contextualSpacing/>
              <w:textAlignment w:val="baseline"/>
              <w:rPr>
                <w:rFonts w:ascii="Arial" w:eastAsia="SimSun" w:hAnsi="Arial" w:cs="Arial"/>
                <w:sz w:val="16"/>
                <w:szCs w:val="16"/>
              </w:rPr>
            </w:pPr>
            <w:r w:rsidRPr="003D0CA5">
              <w:rPr>
                <w:rFonts w:ascii="Arial" w:eastAsia="SimSun" w:hAnsi="Arial" w:cs="Arial"/>
                <w:sz w:val="16"/>
                <w:szCs w:val="16"/>
              </w:rPr>
              <w:t>1</w:t>
            </w:r>
          </w:p>
        </w:tc>
        <w:tc>
          <w:tcPr>
            <w:tcW w:w="3969" w:type="dxa"/>
            <w:tcBorders>
              <w:top w:val="single" w:sz="4" w:space="0" w:color="auto"/>
              <w:left w:val="single" w:sz="4" w:space="0" w:color="auto"/>
              <w:bottom w:val="single" w:sz="4" w:space="0" w:color="auto"/>
              <w:right w:val="single" w:sz="4" w:space="0" w:color="auto"/>
            </w:tcBorders>
            <w:shd w:val="clear" w:color="auto" w:fill="auto"/>
            <w:hideMark/>
          </w:tcPr>
          <w:p w14:paraId="5EA61C5B" w14:textId="77777777" w:rsidR="003D0CA5" w:rsidRPr="003D0CA5" w:rsidRDefault="003D0CA5" w:rsidP="003D0CA5">
            <w:pPr>
              <w:contextualSpacing/>
              <w:textAlignment w:val="baseline"/>
              <w:rPr>
                <w:rFonts w:ascii="Arial" w:eastAsia="SimSun" w:hAnsi="Arial" w:cs="Arial"/>
                <w:sz w:val="16"/>
                <w:szCs w:val="16"/>
              </w:rPr>
            </w:pPr>
            <w:r w:rsidRPr="003D0CA5">
              <w:rPr>
                <w:rFonts w:ascii="Arial" w:eastAsia="SimSun" w:hAnsi="Arial" w:cs="Arial"/>
                <w:sz w:val="16"/>
                <w:szCs w:val="16"/>
              </w:rPr>
              <w:t>2 layer: TPMI=1</w:t>
            </w:r>
          </w:p>
        </w:tc>
      </w:tr>
      <w:tr w:rsidR="003D0CA5" w:rsidRPr="003D0CA5" w14:paraId="4B0B2588" w14:textId="77777777" w:rsidTr="00630407">
        <w:tc>
          <w:tcPr>
            <w:tcW w:w="2263" w:type="dxa"/>
            <w:tcBorders>
              <w:top w:val="single" w:sz="4" w:space="0" w:color="auto"/>
              <w:left w:val="single" w:sz="4" w:space="0" w:color="auto"/>
              <w:bottom w:val="single" w:sz="4" w:space="0" w:color="auto"/>
              <w:right w:val="single" w:sz="4" w:space="0" w:color="auto"/>
            </w:tcBorders>
            <w:shd w:val="clear" w:color="auto" w:fill="auto"/>
            <w:hideMark/>
          </w:tcPr>
          <w:p w14:paraId="3CB54A0B" w14:textId="77777777" w:rsidR="003D0CA5" w:rsidRPr="003D0CA5" w:rsidRDefault="003D0CA5" w:rsidP="003D0CA5">
            <w:pPr>
              <w:contextualSpacing/>
              <w:textAlignment w:val="baseline"/>
              <w:rPr>
                <w:rFonts w:ascii="Arial" w:eastAsia="SimSun" w:hAnsi="Arial" w:cs="Arial"/>
                <w:sz w:val="16"/>
                <w:szCs w:val="16"/>
              </w:rPr>
            </w:pPr>
            <w:r w:rsidRPr="003D0CA5">
              <w:rPr>
                <w:rFonts w:ascii="Arial" w:eastAsia="SimSun" w:hAnsi="Arial" w:cs="Arial"/>
                <w:sz w:val="16"/>
                <w:szCs w:val="16"/>
              </w:rPr>
              <w:t>2</w:t>
            </w:r>
          </w:p>
        </w:tc>
        <w:tc>
          <w:tcPr>
            <w:tcW w:w="3969" w:type="dxa"/>
            <w:tcBorders>
              <w:top w:val="single" w:sz="4" w:space="0" w:color="auto"/>
              <w:left w:val="single" w:sz="4" w:space="0" w:color="auto"/>
              <w:bottom w:val="single" w:sz="4" w:space="0" w:color="auto"/>
              <w:right w:val="single" w:sz="4" w:space="0" w:color="auto"/>
            </w:tcBorders>
            <w:shd w:val="clear" w:color="auto" w:fill="auto"/>
            <w:hideMark/>
          </w:tcPr>
          <w:p w14:paraId="11E64C55" w14:textId="77777777" w:rsidR="003D0CA5" w:rsidRPr="003D0CA5" w:rsidRDefault="003D0CA5" w:rsidP="003D0CA5">
            <w:pPr>
              <w:contextualSpacing/>
              <w:textAlignment w:val="baseline"/>
              <w:rPr>
                <w:rFonts w:ascii="Arial" w:eastAsia="SimSun" w:hAnsi="Arial" w:cs="Arial"/>
                <w:sz w:val="16"/>
                <w:szCs w:val="16"/>
              </w:rPr>
            </w:pPr>
            <w:r w:rsidRPr="003D0CA5">
              <w:rPr>
                <w:rFonts w:ascii="Arial" w:eastAsia="SimSun" w:hAnsi="Arial" w:cs="Arial"/>
                <w:sz w:val="16"/>
                <w:szCs w:val="16"/>
              </w:rPr>
              <w:t>2 layer: TPMI=2</w:t>
            </w:r>
          </w:p>
        </w:tc>
      </w:tr>
      <w:tr w:rsidR="003D0CA5" w:rsidRPr="003D0CA5" w14:paraId="3635D582" w14:textId="77777777" w:rsidTr="00630407">
        <w:tc>
          <w:tcPr>
            <w:tcW w:w="2263" w:type="dxa"/>
            <w:tcBorders>
              <w:top w:val="single" w:sz="4" w:space="0" w:color="auto"/>
              <w:left w:val="single" w:sz="4" w:space="0" w:color="auto"/>
              <w:bottom w:val="single" w:sz="4" w:space="0" w:color="auto"/>
              <w:right w:val="single" w:sz="4" w:space="0" w:color="auto"/>
            </w:tcBorders>
            <w:shd w:val="clear" w:color="auto" w:fill="auto"/>
            <w:hideMark/>
          </w:tcPr>
          <w:p w14:paraId="05ABA548" w14:textId="77777777" w:rsidR="003D0CA5" w:rsidRPr="003D0CA5" w:rsidRDefault="003D0CA5" w:rsidP="003D0CA5">
            <w:pPr>
              <w:contextualSpacing/>
              <w:textAlignment w:val="baseline"/>
              <w:rPr>
                <w:rFonts w:ascii="Arial" w:eastAsia="SimSun" w:hAnsi="Arial" w:cs="Arial"/>
                <w:sz w:val="16"/>
                <w:szCs w:val="16"/>
              </w:rPr>
            </w:pPr>
            <w:r w:rsidRPr="003D0CA5">
              <w:rPr>
                <w:rFonts w:ascii="Arial" w:eastAsia="SimSun" w:hAnsi="Arial" w:cs="Arial"/>
                <w:sz w:val="16"/>
                <w:szCs w:val="16"/>
              </w:rPr>
              <w:t>3</w:t>
            </w:r>
          </w:p>
        </w:tc>
        <w:tc>
          <w:tcPr>
            <w:tcW w:w="3969" w:type="dxa"/>
            <w:tcBorders>
              <w:top w:val="single" w:sz="4" w:space="0" w:color="auto"/>
              <w:left w:val="single" w:sz="4" w:space="0" w:color="auto"/>
              <w:bottom w:val="single" w:sz="4" w:space="0" w:color="auto"/>
              <w:right w:val="single" w:sz="4" w:space="0" w:color="auto"/>
            </w:tcBorders>
            <w:shd w:val="clear" w:color="auto" w:fill="auto"/>
            <w:hideMark/>
          </w:tcPr>
          <w:p w14:paraId="24F06A96" w14:textId="77777777" w:rsidR="003D0CA5" w:rsidRPr="003D0CA5" w:rsidRDefault="003D0CA5" w:rsidP="003D0CA5">
            <w:pPr>
              <w:contextualSpacing/>
              <w:textAlignment w:val="baseline"/>
              <w:rPr>
                <w:rFonts w:ascii="Arial" w:eastAsia="SimSun" w:hAnsi="Arial" w:cs="Arial"/>
                <w:sz w:val="16"/>
                <w:szCs w:val="16"/>
              </w:rPr>
            </w:pPr>
            <w:r w:rsidRPr="003D0CA5">
              <w:rPr>
                <w:rFonts w:ascii="Arial" w:eastAsia="SimSun" w:hAnsi="Arial" w:cs="Arial"/>
                <w:sz w:val="16"/>
                <w:szCs w:val="16"/>
              </w:rPr>
              <w:t>2 layer: Reserved</w:t>
            </w:r>
          </w:p>
        </w:tc>
      </w:tr>
    </w:tbl>
    <w:p w14:paraId="4A4CADF9" w14:textId="77777777" w:rsidR="003D0CA5" w:rsidRPr="003D0CA5" w:rsidRDefault="003D0CA5" w:rsidP="00EA1844">
      <w:pPr>
        <w:numPr>
          <w:ilvl w:val="1"/>
          <w:numId w:val="106"/>
        </w:numPr>
        <w:contextualSpacing/>
        <w:jc w:val="both"/>
        <w:rPr>
          <w:rFonts w:ascii="Times New Roman" w:eastAsia="SimSun" w:hAnsi="Times New Roman"/>
          <w:szCs w:val="20"/>
          <w:lang w:eastAsia="x-none"/>
        </w:rPr>
      </w:pPr>
      <w:r w:rsidRPr="003D0CA5">
        <w:rPr>
          <w:rFonts w:ascii="Times New Roman" w:eastAsia="SimSun" w:hAnsi="Times New Roman"/>
          <w:szCs w:val="20"/>
          <w:lang w:eastAsia="x-none"/>
        </w:rPr>
        <w:t>Table III: Second precoding information for 3 antenna ports if maxRank=3</w:t>
      </w:r>
    </w:p>
    <w:tbl>
      <w:tblPr>
        <w:tblW w:w="0" w:type="auto"/>
        <w:tblInd w:w="2047" w:type="dxa"/>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Look w:val="04A0" w:firstRow="1" w:lastRow="0" w:firstColumn="1" w:lastColumn="0" w:noHBand="0" w:noVBand="1"/>
      </w:tblPr>
      <w:tblGrid>
        <w:gridCol w:w="2263"/>
        <w:gridCol w:w="3969"/>
      </w:tblGrid>
      <w:tr w:rsidR="003D0CA5" w:rsidRPr="003D0CA5" w14:paraId="2FBB3C1C" w14:textId="77777777" w:rsidTr="00630407">
        <w:trPr>
          <w:trHeight w:val="20"/>
        </w:trPr>
        <w:tc>
          <w:tcPr>
            <w:tcW w:w="2263" w:type="dxa"/>
            <w:tcBorders>
              <w:top w:val="single" w:sz="4" w:space="0" w:color="auto"/>
              <w:left w:val="single" w:sz="4" w:space="0" w:color="auto"/>
              <w:bottom w:val="single" w:sz="4" w:space="0" w:color="auto"/>
              <w:right w:val="single" w:sz="4" w:space="0" w:color="auto"/>
            </w:tcBorders>
            <w:shd w:val="clear" w:color="auto" w:fill="auto"/>
            <w:hideMark/>
          </w:tcPr>
          <w:p w14:paraId="7ABB09D0" w14:textId="77777777" w:rsidR="003D0CA5" w:rsidRPr="003D0CA5" w:rsidRDefault="003D0CA5" w:rsidP="003D0CA5">
            <w:pPr>
              <w:contextualSpacing/>
              <w:textAlignment w:val="baseline"/>
              <w:rPr>
                <w:rFonts w:ascii="Arial" w:eastAsia="SimSun" w:hAnsi="Arial" w:cs="Arial"/>
                <w:sz w:val="16"/>
                <w:szCs w:val="16"/>
              </w:rPr>
            </w:pPr>
            <w:r w:rsidRPr="003D0CA5">
              <w:rPr>
                <w:rFonts w:ascii="Arial" w:eastAsia="SimSun" w:hAnsi="Arial" w:cs="Arial"/>
                <w:sz w:val="16"/>
                <w:szCs w:val="16"/>
              </w:rPr>
              <w:t>Bit field</w:t>
            </w:r>
          </w:p>
        </w:tc>
        <w:tc>
          <w:tcPr>
            <w:tcW w:w="3969" w:type="dxa"/>
            <w:tcBorders>
              <w:top w:val="single" w:sz="4" w:space="0" w:color="auto"/>
              <w:left w:val="single" w:sz="4" w:space="0" w:color="auto"/>
              <w:bottom w:val="single" w:sz="4" w:space="0" w:color="auto"/>
              <w:right w:val="single" w:sz="4" w:space="0" w:color="auto"/>
            </w:tcBorders>
            <w:shd w:val="clear" w:color="auto" w:fill="auto"/>
            <w:hideMark/>
          </w:tcPr>
          <w:p w14:paraId="74746107" w14:textId="77777777" w:rsidR="003D0CA5" w:rsidRPr="003D0CA5" w:rsidRDefault="003D0CA5" w:rsidP="003D0CA5">
            <w:pPr>
              <w:contextualSpacing/>
              <w:textAlignment w:val="baseline"/>
              <w:rPr>
                <w:rFonts w:ascii="Arial" w:eastAsia="SimSun" w:hAnsi="Arial" w:cs="Arial"/>
                <w:sz w:val="16"/>
                <w:szCs w:val="16"/>
              </w:rPr>
            </w:pPr>
            <w:r w:rsidRPr="003D0CA5">
              <w:rPr>
                <w:rFonts w:ascii="Arial" w:eastAsia="SimSun" w:hAnsi="Arial" w:cs="Arial"/>
                <w:sz w:val="16"/>
                <w:szCs w:val="16"/>
              </w:rPr>
              <w:t>codebookSubset=NonCoherent</w:t>
            </w:r>
          </w:p>
        </w:tc>
      </w:tr>
      <w:tr w:rsidR="003D0CA5" w:rsidRPr="003D0CA5" w14:paraId="68E54951" w14:textId="77777777" w:rsidTr="00630407">
        <w:trPr>
          <w:trHeight w:val="240"/>
        </w:trPr>
        <w:tc>
          <w:tcPr>
            <w:tcW w:w="2263" w:type="dxa"/>
            <w:tcBorders>
              <w:top w:val="single" w:sz="4" w:space="0" w:color="auto"/>
              <w:left w:val="single" w:sz="4" w:space="0" w:color="auto"/>
              <w:bottom w:val="single" w:sz="4" w:space="0" w:color="auto"/>
              <w:right w:val="single" w:sz="4" w:space="0" w:color="auto"/>
            </w:tcBorders>
            <w:shd w:val="clear" w:color="auto" w:fill="auto"/>
            <w:hideMark/>
          </w:tcPr>
          <w:p w14:paraId="3CFDCDAC" w14:textId="77777777" w:rsidR="003D0CA5" w:rsidRPr="003D0CA5" w:rsidRDefault="003D0CA5" w:rsidP="003D0CA5">
            <w:pPr>
              <w:contextualSpacing/>
              <w:textAlignment w:val="baseline"/>
              <w:rPr>
                <w:rFonts w:ascii="Arial" w:eastAsia="SimSun" w:hAnsi="Arial" w:cs="Arial"/>
                <w:sz w:val="16"/>
                <w:szCs w:val="16"/>
              </w:rPr>
            </w:pPr>
            <w:r w:rsidRPr="003D0CA5">
              <w:rPr>
                <w:rFonts w:ascii="Arial" w:eastAsia="SimSun" w:hAnsi="Arial" w:cs="Arial"/>
                <w:sz w:val="16"/>
                <w:szCs w:val="16"/>
              </w:rPr>
              <w:t>0</w:t>
            </w:r>
          </w:p>
        </w:tc>
        <w:tc>
          <w:tcPr>
            <w:tcW w:w="3969" w:type="dxa"/>
            <w:tcBorders>
              <w:top w:val="single" w:sz="4" w:space="0" w:color="auto"/>
              <w:left w:val="single" w:sz="4" w:space="0" w:color="auto"/>
              <w:bottom w:val="single" w:sz="4" w:space="0" w:color="auto"/>
              <w:right w:val="single" w:sz="4" w:space="0" w:color="auto"/>
            </w:tcBorders>
            <w:shd w:val="clear" w:color="auto" w:fill="auto"/>
            <w:hideMark/>
          </w:tcPr>
          <w:p w14:paraId="6FC80E9B" w14:textId="77777777" w:rsidR="003D0CA5" w:rsidRPr="003D0CA5" w:rsidRDefault="003D0CA5" w:rsidP="003D0CA5">
            <w:pPr>
              <w:contextualSpacing/>
              <w:textAlignment w:val="baseline"/>
              <w:rPr>
                <w:rFonts w:ascii="Arial" w:eastAsia="SimSun" w:hAnsi="Arial" w:cs="Arial"/>
                <w:sz w:val="16"/>
                <w:szCs w:val="16"/>
              </w:rPr>
            </w:pPr>
            <w:r w:rsidRPr="003D0CA5">
              <w:rPr>
                <w:rFonts w:ascii="Arial" w:eastAsia="SimSun" w:hAnsi="Arial" w:cs="Arial"/>
                <w:sz w:val="16"/>
                <w:szCs w:val="16"/>
              </w:rPr>
              <w:t>1 layer: TPMI=0</w:t>
            </w:r>
          </w:p>
        </w:tc>
      </w:tr>
      <w:tr w:rsidR="003D0CA5" w:rsidRPr="003D0CA5" w14:paraId="3B2F7C96" w14:textId="77777777" w:rsidTr="00630407">
        <w:trPr>
          <w:trHeight w:val="240"/>
        </w:trPr>
        <w:tc>
          <w:tcPr>
            <w:tcW w:w="2263" w:type="dxa"/>
            <w:tcBorders>
              <w:top w:val="single" w:sz="4" w:space="0" w:color="auto"/>
              <w:left w:val="single" w:sz="4" w:space="0" w:color="auto"/>
              <w:bottom w:val="single" w:sz="4" w:space="0" w:color="auto"/>
              <w:right w:val="single" w:sz="4" w:space="0" w:color="auto"/>
            </w:tcBorders>
            <w:shd w:val="clear" w:color="auto" w:fill="auto"/>
            <w:hideMark/>
          </w:tcPr>
          <w:p w14:paraId="3F3A8FC1" w14:textId="77777777" w:rsidR="003D0CA5" w:rsidRPr="003D0CA5" w:rsidRDefault="003D0CA5" w:rsidP="003D0CA5">
            <w:pPr>
              <w:contextualSpacing/>
              <w:textAlignment w:val="baseline"/>
              <w:rPr>
                <w:rFonts w:ascii="Arial" w:eastAsia="SimSun" w:hAnsi="Arial" w:cs="Arial"/>
                <w:sz w:val="16"/>
                <w:szCs w:val="16"/>
              </w:rPr>
            </w:pPr>
            <w:r w:rsidRPr="003D0CA5">
              <w:rPr>
                <w:rFonts w:ascii="Arial" w:eastAsia="SimSun" w:hAnsi="Arial" w:cs="Arial"/>
                <w:sz w:val="16"/>
                <w:szCs w:val="16"/>
              </w:rPr>
              <w:t>1</w:t>
            </w:r>
          </w:p>
        </w:tc>
        <w:tc>
          <w:tcPr>
            <w:tcW w:w="3969" w:type="dxa"/>
            <w:tcBorders>
              <w:top w:val="single" w:sz="4" w:space="0" w:color="auto"/>
              <w:left w:val="single" w:sz="4" w:space="0" w:color="auto"/>
              <w:bottom w:val="single" w:sz="4" w:space="0" w:color="auto"/>
              <w:right w:val="single" w:sz="4" w:space="0" w:color="auto"/>
            </w:tcBorders>
            <w:shd w:val="clear" w:color="auto" w:fill="auto"/>
            <w:hideMark/>
          </w:tcPr>
          <w:p w14:paraId="44A9A519" w14:textId="77777777" w:rsidR="003D0CA5" w:rsidRPr="003D0CA5" w:rsidRDefault="003D0CA5" w:rsidP="003D0CA5">
            <w:pPr>
              <w:contextualSpacing/>
              <w:textAlignment w:val="baseline"/>
              <w:rPr>
                <w:rFonts w:ascii="Arial" w:eastAsia="SimSun" w:hAnsi="Arial" w:cs="Arial"/>
                <w:sz w:val="16"/>
                <w:szCs w:val="16"/>
              </w:rPr>
            </w:pPr>
            <w:r w:rsidRPr="003D0CA5">
              <w:rPr>
                <w:rFonts w:ascii="Arial" w:eastAsia="SimSun" w:hAnsi="Arial" w:cs="Arial"/>
                <w:sz w:val="16"/>
                <w:szCs w:val="16"/>
              </w:rPr>
              <w:t>1 layer: TPMI=1</w:t>
            </w:r>
          </w:p>
        </w:tc>
      </w:tr>
      <w:tr w:rsidR="003D0CA5" w:rsidRPr="003D0CA5" w14:paraId="144F891F" w14:textId="77777777" w:rsidTr="00630407">
        <w:trPr>
          <w:trHeight w:val="240"/>
        </w:trPr>
        <w:tc>
          <w:tcPr>
            <w:tcW w:w="2263" w:type="dxa"/>
            <w:tcBorders>
              <w:top w:val="single" w:sz="4" w:space="0" w:color="auto"/>
              <w:left w:val="single" w:sz="4" w:space="0" w:color="auto"/>
              <w:bottom w:val="single" w:sz="4" w:space="0" w:color="auto"/>
              <w:right w:val="single" w:sz="4" w:space="0" w:color="auto"/>
            </w:tcBorders>
            <w:shd w:val="clear" w:color="auto" w:fill="auto"/>
            <w:hideMark/>
          </w:tcPr>
          <w:p w14:paraId="27CB4B6E" w14:textId="77777777" w:rsidR="003D0CA5" w:rsidRPr="003D0CA5" w:rsidRDefault="003D0CA5" w:rsidP="003D0CA5">
            <w:pPr>
              <w:contextualSpacing/>
              <w:textAlignment w:val="baseline"/>
              <w:rPr>
                <w:rFonts w:ascii="Arial" w:eastAsia="SimSun" w:hAnsi="Arial" w:cs="Arial"/>
                <w:sz w:val="16"/>
                <w:szCs w:val="16"/>
              </w:rPr>
            </w:pPr>
            <w:r w:rsidRPr="003D0CA5">
              <w:rPr>
                <w:rFonts w:ascii="Arial" w:eastAsia="SimSun" w:hAnsi="Arial" w:cs="Arial"/>
                <w:sz w:val="16"/>
                <w:szCs w:val="16"/>
              </w:rPr>
              <w:t>2</w:t>
            </w:r>
          </w:p>
        </w:tc>
        <w:tc>
          <w:tcPr>
            <w:tcW w:w="3969" w:type="dxa"/>
            <w:tcBorders>
              <w:top w:val="single" w:sz="4" w:space="0" w:color="auto"/>
              <w:left w:val="single" w:sz="4" w:space="0" w:color="auto"/>
              <w:bottom w:val="single" w:sz="4" w:space="0" w:color="auto"/>
              <w:right w:val="single" w:sz="4" w:space="0" w:color="auto"/>
            </w:tcBorders>
            <w:shd w:val="clear" w:color="auto" w:fill="auto"/>
            <w:hideMark/>
          </w:tcPr>
          <w:p w14:paraId="3D1972A2" w14:textId="77777777" w:rsidR="003D0CA5" w:rsidRPr="003D0CA5" w:rsidRDefault="003D0CA5" w:rsidP="003D0CA5">
            <w:pPr>
              <w:contextualSpacing/>
              <w:textAlignment w:val="baseline"/>
              <w:rPr>
                <w:rFonts w:ascii="Arial" w:eastAsia="SimSun" w:hAnsi="Arial" w:cs="Arial"/>
                <w:sz w:val="16"/>
                <w:szCs w:val="16"/>
              </w:rPr>
            </w:pPr>
            <w:r w:rsidRPr="003D0CA5">
              <w:rPr>
                <w:rFonts w:ascii="Arial" w:eastAsia="SimSun" w:hAnsi="Arial" w:cs="Arial"/>
                <w:sz w:val="16"/>
                <w:szCs w:val="16"/>
              </w:rPr>
              <w:t>1 layer: TPMI=2</w:t>
            </w:r>
          </w:p>
        </w:tc>
      </w:tr>
      <w:tr w:rsidR="003D0CA5" w:rsidRPr="003D0CA5" w14:paraId="36B5A4CD" w14:textId="77777777" w:rsidTr="00630407">
        <w:trPr>
          <w:trHeight w:val="240"/>
        </w:trPr>
        <w:tc>
          <w:tcPr>
            <w:tcW w:w="2263" w:type="dxa"/>
            <w:tcBorders>
              <w:top w:val="single" w:sz="4" w:space="0" w:color="auto"/>
              <w:left w:val="single" w:sz="4" w:space="0" w:color="auto"/>
              <w:bottom w:val="single" w:sz="4" w:space="0" w:color="auto"/>
              <w:right w:val="single" w:sz="4" w:space="0" w:color="auto"/>
            </w:tcBorders>
            <w:shd w:val="clear" w:color="auto" w:fill="auto"/>
            <w:hideMark/>
          </w:tcPr>
          <w:p w14:paraId="4A4C1CB0" w14:textId="77777777" w:rsidR="003D0CA5" w:rsidRPr="003D0CA5" w:rsidRDefault="003D0CA5" w:rsidP="003D0CA5">
            <w:pPr>
              <w:contextualSpacing/>
              <w:textAlignment w:val="baseline"/>
              <w:rPr>
                <w:rFonts w:ascii="Arial" w:eastAsia="SimSun" w:hAnsi="Arial" w:cs="Arial"/>
                <w:sz w:val="16"/>
                <w:szCs w:val="16"/>
              </w:rPr>
            </w:pPr>
            <w:r w:rsidRPr="003D0CA5">
              <w:rPr>
                <w:rFonts w:ascii="Arial" w:eastAsia="SimSun" w:hAnsi="Arial" w:cs="Arial"/>
                <w:sz w:val="16"/>
                <w:szCs w:val="16"/>
              </w:rPr>
              <w:t>3</w:t>
            </w:r>
          </w:p>
        </w:tc>
        <w:tc>
          <w:tcPr>
            <w:tcW w:w="3969" w:type="dxa"/>
            <w:tcBorders>
              <w:top w:val="single" w:sz="4" w:space="0" w:color="auto"/>
              <w:left w:val="single" w:sz="4" w:space="0" w:color="auto"/>
              <w:bottom w:val="single" w:sz="4" w:space="0" w:color="auto"/>
              <w:right w:val="single" w:sz="4" w:space="0" w:color="auto"/>
            </w:tcBorders>
            <w:shd w:val="clear" w:color="auto" w:fill="auto"/>
            <w:hideMark/>
          </w:tcPr>
          <w:p w14:paraId="64F56F24" w14:textId="77777777" w:rsidR="003D0CA5" w:rsidRPr="003D0CA5" w:rsidRDefault="003D0CA5" w:rsidP="003D0CA5">
            <w:pPr>
              <w:contextualSpacing/>
              <w:textAlignment w:val="baseline"/>
              <w:rPr>
                <w:rFonts w:ascii="Arial" w:eastAsia="SimSun" w:hAnsi="Arial" w:cs="Arial"/>
                <w:sz w:val="16"/>
                <w:szCs w:val="16"/>
              </w:rPr>
            </w:pPr>
            <w:r w:rsidRPr="003D0CA5">
              <w:rPr>
                <w:rFonts w:ascii="Arial" w:eastAsia="SimSun" w:hAnsi="Arial" w:cs="Arial"/>
                <w:sz w:val="16"/>
                <w:szCs w:val="16"/>
              </w:rPr>
              <w:t xml:space="preserve">1 layer: Reserved </w:t>
            </w:r>
          </w:p>
        </w:tc>
      </w:tr>
      <w:tr w:rsidR="003D0CA5" w:rsidRPr="003D0CA5" w14:paraId="4988A05D" w14:textId="77777777" w:rsidTr="00630407">
        <w:trPr>
          <w:trHeight w:val="240"/>
        </w:trPr>
        <w:tc>
          <w:tcPr>
            <w:tcW w:w="2263" w:type="dxa"/>
            <w:tcBorders>
              <w:top w:val="single" w:sz="4" w:space="0" w:color="auto"/>
              <w:left w:val="single" w:sz="4" w:space="0" w:color="auto"/>
              <w:bottom w:val="single" w:sz="4" w:space="0" w:color="auto"/>
              <w:right w:val="single" w:sz="4" w:space="0" w:color="auto"/>
            </w:tcBorders>
            <w:shd w:val="clear" w:color="auto" w:fill="auto"/>
            <w:hideMark/>
          </w:tcPr>
          <w:p w14:paraId="71801573" w14:textId="77777777" w:rsidR="003D0CA5" w:rsidRPr="003D0CA5" w:rsidRDefault="003D0CA5" w:rsidP="003D0CA5">
            <w:pPr>
              <w:contextualSpacing/>
              <w:textAlignment w:val="baseline"/>
              <w:rPr>
                <w:rFonts w:ascii="Arial" w:eastAsia="SimSun" w:hAnsi="Arial" w:cs="Arial"/>
                <w:sz w:val="16"/>
                <w:szCs w:val="16"/>
              </w:rPr>
            </w:pPr>
            <w:r w:rsidRPr="003D0CA5">
              <w:rPr>
                <w:rFonts w:ascii="Arial" w:eastAsia="SimSun" w:hAnsi="Arial" w:cs="Arial"/>
                <w:sz w:val="16"/>
                <w:szCs w:val="16"/>
              </w:rPr>
              <w:t>0</w:t>
            </w:r>
          </w:p>
        </w:tc>
        <w:tc>
          <w:tcPr>
            <w:tcW w:w="3969" w:type="dxa"/>
            <w:tcBorders>
              <w:top w:val="single" w:sz="4" w:space="0" w:color="auto"/>
              <w:left w:val="single" w:sz="4" w:space="0" w:color="auto"/>
              <w:bottom w:val="single" w:sz="4" w:space="0" w:color="auto"/>
              <w:right w:val="single" w:sz="4" w:space="0" w:color="auto"/>
            </w:tcBorders>
            <w:shd w:val="clear" w:color="auto" w:fill="auto"/>
            <w:hideMark/>
          </w:tcPr>
          <w:p w14:paraId="59C3D9D5" w14:textId="77777777" w:rsidR="003D0CA5" w:rsidRPr="003D0CA5" w:rsidRDefault="003D0CA5" w:rsidP="003D0CA5">
            <w:pPr>
              <w:contextualSpacing/>
              <w:textAlignment w:val="baseline"/>
              <w:rPr>
                <w:rFonts w:ascii="Arial" w:eastAsia="SimSun" w:hAnsi="Arial" w:cs="Arial"/>
                <w:sz w:val="16"/>
                <w:szCs w:val="16"/>
              </w:rPr>
            </w:pPr>
            <w:r w:rsidRPr="003D0CA5">
              <w:rPr>
                <w:rFonts w:ascii="Arial" w:eastAsia="SimSun" w:hAnsi="Arial" w:cs="Arial"/>
                <w:sz w:val="16"/>
                <w:szCs w:val="16"/>
              </w:rPr>
              <w:t>2 layer: TPMI=0</w:t>
            </w:r>
          </w:p>
        </w:tc>
      </w:tr>
      <w:tr w:rsidR="003D0CA5" w:rsidRPr="003D0CA5" w14:paraId="48EDAF52" w14:textId="77777777" w:rsidTr="00630407">
        <w:trPr>
          <w:trHeight w:val="240"/>
        </w:trPr>
        <w:tc>
          <w:tcPr>
            <w:tcW w:w="2263" w:type="dxa"/>
            <w:tcBorders>
              <w:top w:val="single" w:sz="4" w:space="0" w:color="auto"/>
              <w:left w:val="single" w:sz="4" w:space="0" w:color="auto"/>
              <w:bottom w:val="single" w:sz="4" w:space="0" w:color="auto"/>
              <w:right w:val="single" w:sz="4" w:space="0" w:color="auto"/>
            </w:tcBorders>
            <w:shd w:val="clear" w:color="auto" w:fill="auto"/>
            <w:hideMark/>
          </w:tcPr>
          <w:p w14:paraId="197CDD6A" w14:textId="77777777" w:rsidR="003D0CA5" w:rsidRPr="003D0CA5" w:rsidRDefault="003D0CA5" w:rsidP="003D0CA5">
            <w:pPr>
              <w:contextualSpacing/>
              <w:textAlignment w:val="baseline"/>
              <w:rPr>
                <w:rFonts w:ascii="Arial" w:eastAsia="SimSun" w:hAnsi="Arial" w:cs="Arial"/>
                <w:sz w:val="16"/>
                <w:szCs w:val="16"/>
              </w:rPr>
            </w:pPr>
            <w:r w:rsidRPr="003D0CA5">
              <w:rPr>
                <w:rFonts w:ascii="Arial" w:eastAsia="SimSun" w:hAnsi="Arial" w:cs="Arial"/>
                <w:sz w:val="16"/>
                <w:szCs w:val="16"/>
              </w:rPr>
              <w:t>1</w:t>
            </w:r>
          </w:p>
        </w:tc>
        <w:tc>
          <w:tcPr>
            <w:tcW w:w="3969" w:type="dxa"/>
            <w:tcBorders>
              <w:top w:val="single" w:sz="4" w:space="0" w:color="auto"/>
              <w:left w:val="single" w:sz="4" w:space="0" w:color="auto"/>
              <w:bottom w:val="single" w:sz="4" w:space="0" w:color="auto"/>
              <w:right w:val="single" w:sz="4" w:space="0" w:color="auto"/>
            </w:tcBorders>
            <w:shd w:val="clear" w:color="auto" w:fill="auto"/>
            <w:hideMark/>
          </w:tcPr>
          <w:p w14:paraId="6646E5E0" w14:textId="77777777" w:rsidR="003D0CA5" w:rsidRPr="003D0CA5" w:rsidRDefault="003D0CA5" w:rsidP="003D0CA5">
            <w:pPr>
              <w:contextualSpacing/>
              <w:textAlignment w:val="baseline"/>
              <w:rPr>
                <w:rFonts w:ascii="Arial" w:eastAsia="SimSun" w:hAnsi="Arial" w:cs="Arial"/>
                <w:sz w:val="16"/>
                <w:szCs w:val="16"/>
              </w:rPr>
            </w:pPr>
            <w:r w:rsidRPr="003D0CA5">
              <w:rPr>
                <w:rFonts w:ascii="Arial" w:eastAsia="SimSun" w:hAnsi="Arial" w:cs="Arial"/>
                <w:sz w:val="16"/>
                <w:szCs w:val="16"/>
              </w:rPr>
              <w:t>2 layer: TPMI=1</w:t>
            </w:r>
          </w:p>
        </w:tc>
      </w:tr>
      <w:tr w:rsidR="003D0CA5" w:rsidRPr="003D0CA5" w14:paraId="03352462" w14:textId="77777777" w:rsidTr="00630407">
        <w:trPr>
          <w:trHeight w:val="240"/>
        </w:trPr>
        <w:tc>
          <w:tcPr>
            <w:tcW w:w="2263" w:type="dxa"/>
            <w:tcBorders>
              <w:top w:val="single" w:sz="4" w:space="0" w:color="auto"/>
              <w:left w:val="single" w:sz="4" w:space="0" w:color="auto"/>
              <w:bottom w:val="single" w:sz="4" w:space="0" w:color="auto"/>
              <w:right w:val="single" w:sz="4" w:space="0" w:color="auto"/>
            </w:tcBorders>
            <w:shd w:val="clear" w:color="auto" w:fill="auto"/>
            <w:hideMark/>
          </w:tcPr>
          <w:p w14:paraId="616BBAAC" w14:textId="77777777" w:rsidR="003D0CA5" w:rsidRPr="003D0CA5" w:rsidRDefault="003D0CA5" w:rsidP="003D0CA5">
            <w:pPr>
              <w:contextualSpacing/>
              <w:textAlignment w:val="baseline"/>
              <w:rPr>
                <w:rFonts w:ascii="Arial" w:eastAsia="SimSun" w:hAnsi="Arial" w:cs="Arial"/>
                <w:sz w:val="16"/>
                <w:szCs w:val="16"/>
              </w:rPr>
            </w:pPr>
            <w:r w:rsidRPr="003D0CA5">
              <w:rPr>
                <w:rFonts w:ascii="Arial" w:eastAsia="SimSun" w:hAnsi="Arial" w:cs="Arial"/>
                <w:sz w:val="16"/>
                <w:szCs w:val="16"/>
              </w:rPr>
              <w:t>2</w:t>
            </w:r>
          </w:p>
        </w:tc>
        <w:tc>
          <w:tcPr>
            <w:tcW w:w="3969" w:type="dxa"/>
            <w:tcBorders>
              <w:top w:val="single" w:sz="4" w:space="0" w:color="auto"/>
              <w:left w:val="single" w:sz="4" w:space="0" w:color="auto"/>
              <w:bottom w:val="single" w:sz="4" w:space="0" w:color="auto"/>
              <w:right w:val="single" w:sz="4" w:space="0" w:color="auto"/>
            </w:tcBorders>
            <w:shd w:val="clear" w:color="auto" w:fill="auto"/>
            <w:hideMark/>
          </w:tcPr>
          <w:p w14:paraId="7CE5492C" w14:textId="77777777" w:rsidR="003D0CA5" w:rsidRPr="003D0CA5" w:rsidRDefault="003D0CA5" w:rsidP="003D0CA5">
            <w:pPr>
              <w:contextualSpacing/>
              <w:textAlignment w:val="baseline"/>
              <w:rPr>
                <w:rFonts w:ascii="Arial" w:eastAsia="SimSun" w:hAnsi="Arial" w:cs="Arial"/>
                <w:sz w:val="16"/>
                <w:szCs w:val="16"/>
              </w:rPr>
            </w:pPr>
            <w:r w:rsidRPr="003D0CA5">
              <w:rPr>
                <w:rFonts w:ascii="Arial" w:eastAsia="SimSun" w:hAnsi="Arial" w:cs="Arial"/>
                <w:sz w:val="16"/>
                <w:szCs w:val="16"/>
              </w:rPr>
              <w:t>2 layer: TPMI=2</w:t>
            </w:r>
          </w:p>
        </w:tc>
      </w:tr>
      <w:tr w:rsidR="003D0CA5" w:rsidRPr="003D0CA5" w14:paraId="5E78E1E5" w14:textId="77777777" w:rsidTr="00630407">
        <w:trPr>
          <w:trHeight w:val="240"/>
        </w:trPr>
        <w:tc>
          <w:tcPr>
            <w:tcW w:w="2263" w:type="dxa"/>
            <w:tcBorders>
              <w:top w:val="single" w:sz="4" w:space="0" w:color="auto"/>
              <w:left w:val="single" w:sz="4" w:space="0" w:color="auto"/>
              <w:bottom w:val="single" w:sz="4" w:space="0" w:color="auto"/>
              <w:right w:val="single" w:sz="4" w:space="0" w:color="auto"/>
            </w:tcBorders>
            <w:shd w:val="clear" w:color="auto" w:fill="auto"/>
            <w:hideMark/>
          </w:tcPr>
          <w:p w14:paraId="28C17FC5" w14:textId="77777777" w:rsidR="003D0CA5" w:rsidRPr="003D0CA5" w:rsidRDefault="003D0CA5" w:rsidP="003D0CA5">
            <w:pPr>
              <w:contextualSpacing/>
              <w:textAlignment w:val="baseline"/>
              <w:rPr>
                <w:rFonts w:ascii="Arial" w:eastAsia="SimSun" w:hAnsi="Arial" w:cs="Arial"/>
                <w:sz w:val="16"/>
                <w:szCs w:val="16"/>
              </w:rPr>
            </w:pPr>
            <w:r w:rsidRPr="003D0CA5">
              <w:rPr>
                <w:rFonts w:ascii="Arial" w:eastAsia="SimSun" w:hAnsi="Arial" w:cs="Arial"/>
                <w:sz w:val="16"/>
                <w:szCs w:val="16"/>
              </w:rPr>
              <w:t>3</w:t>
            </w:r>
          </w:p>
        </w:tc>
        <w:tc>
          <w:tcPr>
            <w:tcW w:w="3969" w:type="dxa"/>
            <w:tcBorders>
              <w:top w:val="single" w:sz="4" w:space="0" w:color="auto"/>
              <w:left w:val="single" w:sz="4" w:space="0" w:color="auto"/>
              <w:bottom w:val="single" w:sz="4" w:space="0" w:color="auto"/>
              <w:right w:val="single" w:sz="4" w:space="0" w:color="auto"/>
            </w:tcBorders>
            <w:shd w:val="clear" w:color="auto" w:fill="auto"/>
            <w:hideMark/>
          </w:tcPr>
          <w:p w14:paraId="224F7CF1" w14:textId="77777777" w:rsidR="003D0CA5" w:rsidRPr="003D0CA5" w:rsidRDefault="003D0CA5" w:rsidP="003D0CA5">
            <w:pPr>
              <w:contextualSpacing/>
              <w:textAlignment w:val="baseline"/>
              <w:rPr>
                <w:rFonts w:ascii="Arial" w:eastAsia="SimSun" w:hAnsi="Arial" w:cs="Arial"/>
                <w:sz w:val="16"/>
                <w:szCs w:val="16"/>
              </w:rPr>
            </w:pPr>
            <w:r w:rsidRPr="003D0CA5">
              <w:rPr>
                <w:rFonts w:ascii="Arial" w:eastAsia="SimSun" w:hAnsi="Arial" w:cs="Arial"/>
                <w:sz w:val="16"/>
                <w:szCs w:val="16"/>
              </w:rPr>
              <w:t>2 layer: Reserved</w:t>
            </w:r>
          </w:p>
        </w:tc>
      </w:tr>
      <w:tr w:rsidR="003D0CA5" w:rsidRPr="003D0CA5" w14:paraId="725C61EA" w14:textId="77777777" w:rsidTr="00630407">
        <w:trPr>
          <w:trHeight w:val="240"/>
        </w:trPr>
        <w:tc>
          <w:tcPr>
            <w:tcW w:w="2263" w:type="dxa"/>
            <w:tcBorders>
              <w:top w:val="single" w:sz="4" w:space="0" w:color="auto"/>
              <w:left w:val="single" w:sz="4" w:space="0" w:color="auto"/>
              <w:bottom w:val="single" w:sz="4" w:space="0" w:color="auto"/>
              <w:right w:val="single" w:sz="4" w:space="0" w:color="auto"/>
            </w:tcBorders>
            <w:shd w:val="clear" w:color="auto" w:fill="auto"/>
            <w:hideMark/>
          </w:tcPr>
          <w:p w14:paraId="5E7EFECF" w14:textId="77777777" w:rsidR="003D0CA5" w:rsidRPr="003D0CA5" w:rsidRDefault="003D0CA5" w:rsidP="003D0CA5">
            <w:pPr>
              <w:contextualSpacing/>
              <w:textAlignment w:val="baseline"/>
              <w:rPr>
                <w:rFonts w:ascii="Arial" w:eastAsia="SimSun" w:hAnsi="Arial" w:cs="Arial"/>
                <w:sz w:val="16"/>
                <w:szCs w:val="16"/>
              </w:rPr>
            </w:pPr>
            <w:r w:rsidRPr="003D0CA5">
              <w:rPr>
                <w:rFonts w:ascii="Arial" w:eastAsia="SimSun" w:hAnsi="Arial" w:cs="Arial"/>
                <w:sz w:val="16"/>
                <w:szCs w:val="16"/>
              </w:rPr>
              <w:t>0</w:t>
            </w:r>
          </w:p>
        </w:tc>
        <w:tc>
          <w:tcPr>
            <w:tcW w:w="3969" w:type="dxa"/>
            <w:tcBorders>
              <w:top w:val="single" w:sz="4" w:space="0" w:color="auto"/>
              <w:left w:val="single" w:sz="4" w:space="0" w:color="auto"/>
              <w:bottom w:val="single" w:sz="4" w:space="0" w:color="auto"/>
              <w:right w:val="single" w:sz="4" w:space="0" w:color="auto"/>
            </w:tcBorders>
            <w:shd w:val="clear" w:color="auto" w:fill="auto"/>
            <w:hideMark/>
          </w:tcPr>
          <w:p w14:paraId="49022543" w14:textId="77777777" w:rsidR="003D0CA5" w:rsidRPr="003D0CA5" w:rsidRDefault="003D0CA5" w:rsidP="003D0CA5">
            <w:pPr>
              <w:contextualSpacing/>
              <w:textAlignment w:val="baseline"/>
              <w:rPr>
                <w:rFonts w:ascii="Arial" w:eastAsia="SimSun" w:hAnsi="Arial" w:cs="Arial"/>
                <w:sz w:val="16"/>
                <w:szCs w:val="16"/>
              </w:rPr>
            </w:pPr>
            <w:r w:rsidRPr="003D0CA5">
              <w:rPr>
                <w:rFonts w:ascii="Arial" w:eastAsia="SimSun" w:hAnsi="Arial" w:cs="Arial"/>
                <w:sz w:val="16"/>
                <w:szCs w:val="16"/>
              </w:rPr>
              <w:t>3 layer: TPMI=0</w:t>
            </w:r>
          </w:p>
        </w:tc>
      </w:tr>
      <w:tr w:rsidR="003D0CA5" w:rsidRPr="003D0CA5" w14:paraId="421E17F8" w14:textId="77777777" w:rsidTr="00630407">
        <w:trPr>
          <w:trHeight w:val="240"/>
        </w:trPr>
        <w:tc>
          <w:tcPr>
            <w:tcW w:w="2263" w:type="dxa"/>
            <w:tcBorders>
              <w:top w:val="single" w:sz="4" w:space="0" w:color="auto"/>
              <w:left w:val="single" w:sz="4" w:space="0" w:color="auto"/>
              <w:bottom w:val="single" w:sz="4" w:space="0" w:color="auto"/>
              <w:right w:val="single" w:sz="4" w:space="0" w:color="auto"/>
            </w:tcBorders>
            <w:shd w:val="clear" w:color="auto" w:fill="auto"/>
            <w:hideMark/>
          </w:tcPr>
          <w:p w14:paraId="5D254165" w14:textId="77777777" w:rsidR="003D0CA5" w:rsidRPr="003D0CA5" w:rsidRDefault="003D0CA5" w:rsidP="003D0CA5">
            <w:pPr>
              <w:contextualSpacing/>
              <w:textAlignment w:val="baseline"/>
              <w:rPr>
                <w:rFonts w:ascii="Arial" w:eastAsia="SimSun" w:hAnsi="Arial" w:cs="Arial"/>
                <w:sz w:val="16"/>
                <w:szCs w:val="16"/>
              </w:rPr>
            </w:pPr>
            <w:r w:rsidRPr="003D0CA5">
              <w:rPr>
                <w:rFonts w:ascii="Arial" w:eastAsia="SimSun" w:hAnsi="Arial" w:cs="Arial"/>
                <w:sz w:val="16"/>
                <w:szCs w:val="16"/>
              </w:rPr>
              <w:t>1~3</w:t>
            </w:r>
          </w:p>
        </w:tc>
        <w:tc>
          <w:tcPr>
            <w:tcW w:w="3969" w:type="dxa"/>
            <w:tcBorders>
              <w:top w:val="single" w:sz="4" w:space="0" w:color="auto"/>
              <w:left w:val="single" w:sz="4" w:space="0" w:color="auto"/>
              <w:bottom w:val="single" w:sz="4" w:space="0" w:color="auto"/>
              <w:right w:val="single" w:sz="4" w:space="0" w:color="auto"/>
            </w:tcBorders>
            <w:shd w:val="clear" w:color="auto" w:fill="auto"/>
            <w:hideMark/>
          </w:tcPr>
          <w:p w14:paraId="794AB567" w14:textId="77777777" w:rsidR="003D0CA5" w:rsidRPr="003D0CA5" w:rsidRDefault="003D0CA5" w:rsidP="003D0CA5">
            <w:pPr>
              <w:contextualSpacing/>
              <w:textAlignment w:val="baseline"/>
              <w:rPr>
                <w:rFonts w:ascii="Arial" w:eastAsia="SimSun" w:hAnsi="Arial" w:cs="Arial"/>
                <w:sz w:val="16"/>
                <w:szCs w:val="16"/>
              </w:rPr>
            </w:pPr>
            <w:r w:rsidRPr="003D0CA5">
              <w:rPr>
                <w:rFonts w:ascii="Arial" w:eastAsia="SimSun" w:hAnsi="Arial" w:cs="Arial"/>
                <w:sz w:val="16"/>
                <w:szCs w:val="16"/>
              </w:rPr>
              <w:t>3 layer: reserved</w:t>
            </w:r>
          </w:p>
        </w:tc>
      </w:tr>
    </w:tbl>
    <w:p w14:paraId="3296C66E" w14:textId="77777777" w:rsidR="003D0CA5" w:rsidRPr="003D0CA5" w:rsidRDefault="003D0CA5" w:rsidP="003D0CA5">
      <w:pPr>
        <w:contextualSpacing/>
        <w:jc w:val="both"/>
        <w:rPr>
          <w:rFonts w:ascii="Times New Roman" w:eastAsia="Times New Roman" w:hAnsi="Times New Roman"/>
          <w:szCs w:val="20"/>
        </w:rPr>
      </w:pPr>
    </w:p>
    <w:p w14:paraId="5D3EF80A" w14:textId="77777777" w:rsidR="003D0CA5" w:rsidRPr="00C35CC0" w:rsidRDefault="003D0CA5" w:rsidP="003D0CA5">
      <w:pPr>
        <w:snapToGrid w:val="0"/>
        <w:rPr>
          <w:rFonts w:ascii="Times New Roman" w:hAnsi="Times New Roman"/>
          <w:bCs/>
          <w:szCs w:val="20"/>
          <w:highlight w:val="green"/>
        </w:rPr>
      </w:pPr>
      <w:r w:rsidRPr="00C35CC0">
        <w:rPr>
          <w:rFonts w:ascii="Times New Roman" w:hAnsi="Times New Roman"/>
          <w:bCs/>
          <w:szCs w:val="20"/>
          <w:highlight w:val="green"/>
        </w:rPr>
        <w:t>Agreement</w:t>
      </w:r>
    </w:p>
    <w:p w14:paraId="0DCDD184" w14:textId="77777777" w:rsidR="003D0CA5" w:rsidRPr="003D0CA5" w:rsidRDefault="003D0CA5" w:rsidP="003D0CA5">
      <w:pPr>
        <w:contextualSpacing/>
        <w:jc w:val="both"/>
        <w:rPr>
          <w:rFonts w:ascii="Times New Roman" w:eastAsia="Malgun Gothic" w:hAnsi="Times New Roman"/>
          <w:szCs w:val="20"/>
        </w:rPr>
      </w:pPr>
      <w:r w:rsidRPr="003D0CA5">
        <w:rPr>
          <w:rFonts w:ascii="Times New Roman" w:eastAsia="SimSun" w:hAnsi="Times New Roman"/>
          <w:szCs w:val="20"/>
        </w:rPr>
        <w:t xml:space="preserve">For codebook-based M-TRP PUSCH repetition by a 3TX UE, </w:t>
      </w:r>
      <w:r w:rsidRPr="003D0CA5">
        <w:rPr>
          <w:rFonts w:ascii="Times New Roman" w:eastAsia="Malgun Gothic" w:hAnsi="Times New Roman"/>
          <w:szCs w:val="20"/>
        </w:rPr>
        <w:t xml:space="preserve">for indication of PTRS-DMRS association, </w:t>
      </w:r>
    </w:p>
    <w:p w14:paraId="2BEB6EB9" w14:textId="77777777" w:rsidR="003D0CA5" w:rsidRPr="003D0CA5" w:rsidRDefault="003D0CA5" w:rsidP="00EA1844">
      <w:pPr>
        <w:numPr>
          <w:ilvl w:val="0"/>
          <w:numId w:val="105"/>
        </w:numPr>
        <w:contextualSpacing/>
        <w:jc w:val="both"/>
        <w:rPr>
          <w:rFonts w:ascii="Times New Roman" w:hAnsi="Times New Roman"/>
          <w:szCs w:val="20"/>
          <w:lang w:eastAsia="x-none"/>
        </w:rPr>
      </w:pPr>
      <w:r w:rsidRPr="003D0CA5">
        <w:rPr>
          <w:rFonts w:ascii="Times New Roman" w:hAnsi="Times New Roman"/>
          <w:szCs w:val="20"/>
          <w:lang w:eastAsia="x-none"/>
        </w:rPr>
        <w:t>When 1 PTRS port is configured by maxNrofPorts in PTRS-UplinkConfig, reuse Rel-17 multi-TRP TDM repetition,</w:t>
      </w:r>
    </w:p>
    <w:p w14:paraId="02038AC6" w14:textId="77777777" w:rsidR="003D0CA5" w:rsidRPr="00173E09" w:rsidRDefault="003D0CA5" w:rsidP="00EA1844">
      <w:pPr>
        <w:numPr>
          <w:ilvl w:val="0"/>
          <w:numId w:val="105"/>
        </w:numPr>
        <w:contextualSpacing/>
        <w:jc w:val="both"/>
        <w:rPr>
          <w:rFonts w:ascii="Times New Roman" w:hAnsi="Times New Roman"/>
          <w:szCs w:val="20"/>
          <w:lang w:eastAsia="x-none"/>
        </w:rPr>
      </w:pPr>
      <w:r w:rsidRPr="00173E09">
        <w:rPr>
          <w:rFonts w:ascii="Times New Roman" w:hAnsi="Times New Roman"/>
          <w:szCs w:val="20"/>
          <w:lang w:eastAsia="x-none"/>
        </w:rPr>
        <w:t xml:space="preserve">When 2 PTRS ports are configured by maxNrofPorts in PTRS-UplinkConfig, and maxRank = 2 or 3, </w:t>
      </w:r>
    </w:p>
    <w:p w14:paraId="5CEF800E" w14:textId="77777777" w:rsidR="003D0CA5" w:rsidRPr="00173E09" w:rsidRDefault="003D0CA5" w:rsidP="00EA1844">
      <w:pPr>
        <w:numPr>
          <w:ilvl w:val="1"/>
          <w:numId w:val="105"/>
        </w:numPr>
        <w:contextualSpacing/>
        <w:jc w:val="both"/>
        <w:rPr>
          <w:rFonts w:ascii="Times New Roman" w:hAnsi="Times New Roman"/>
          <w:szCs w:val="20"/>
          <w:lang w:eastAsia="x-none"/>
        </w:rPr>
      </w:pPr>
      <w:r w:rsidRPr="00173E09">
        <w:rPr>
          <w:rFonts w:ascii="Times New Roman" w:hAnsi="Times New Roman"/>
          <w:szCs w:val="20"/>
          <w:lang w:eastAsia="x-none"/>
        </w:rPr>
        <w:t>A second PTRS-DMRS association field (1 bit) is used to indicate the association between PTRS ports and DMRS ports for the 2nd SRS resource set (i.e.,2nd TRP).</w:t>
      </w:r>
    </w:p>
    <w:p w14:paraId="740F9480" w14:textId="77777777" w:rsidR="003D0CA5" w:rsidRPr="003D0CA5" w:rsidRDefault="003D0CA5" w:rsidP="003D0CA5">
      <w:pPr>
        <w:contextualSpacing/>
        <w:jc w:val="both"/>
        <w:rPr>
          <w:rFonts w:ascii="Times New Roman" w:eastAsia="Times New Roman" w:hAnsi="Times New Roman"/>
          <w:szCs w:val="20"/>
        </w:rPr>
      </w:pPr>
    </w:p>
    <w:p w14:paraId="720F6054" w14:textId="77777777" w:rsidR="008364F9" w:rsidRPr="00C35CC0" w:rsidRDefault="008364F9" w:rsidP="008364F9">
      <w:pPr>
        <w:snapToGrid w:val="0"/>
        <w:rPr>
          <w:rFonts w:ascii="Times New Roman" w:hAnsi="Times New Roman"/>
          <w:bCs/>
          <w:szCs w:val="20"/>
          <w:highlight w:val="green"/>
        </w:rPr>
      </w:pPr>
      <w:r w:rsidRPr="00C35CC0">
        <w:rPr>
          <w:rFonts w:ascii="Times New Roman" w:hAnsi="Times New Roman"/>
          <w:bCs/>
          <w:szCs w:val="20"/>
          <w:highlight w:val="green"/>
        </w:rPr>
        <w:t>Agreement</w:t>
      </w:r>
    </w:p>
    <w:p w14:paraId="45156436" w14:textId="77777777" w:rsidR="003D0CA5" w:rsidRPr="003D0CA5" w:rsidRDefault="003D0CA5" w:rsidP="003D0CA5">
      <w:pPr>
        <w:contextualSpacing/>
        <w:jc w:val="both"/>
        <w:rPr>
          <w:rFonts w:ascii="Times New Roman" w:hAnsi="Times New Roman"/>
          <w:szCs w:val="20"/>
        </w:rPr>
      </w:pPr>
      <w:r w:rsidRPr="003D0CA5">
        <w:rPr>
          <w:rFonts w:ascii="Times New Roman" w:hAnsi="Times New Roman"/>
          <w:szCs w:val="20"/>
        </w:rPr>
        <w:t xml:space="preserve">For codebook-based UL transmission by a 3TX UE, </w:t>
      </w:r>
      <w:r w:rsidRPr="003D0CA5">
        <w:rPr>
          <w:rFonts w:ascii="Times New Roman" w:eastAsia="Times New Roman" w:hAnsi="Times New Roman"/>
          <w:szCs w:val="20"/>
        </w:rPr>
        <w:t>subject to its capability,</w:t>
      </w:r>
    </w:p>
    <w:p w14:paraId="60B24FDF" w14:textId="77777777" w:rsidR="003D0CA5" w:rsidRPr="003D0CA5" w:rsidRDefault="003D0CA5" w:rsidP="00EA1844">
      <w:pPr>
        <w:numPr>
          <w:ilvl w:val="0"/>
          <w:numId w:val="109"/>
        </w:numPr>
        <w:contextualSpacing/>
        <w:jc w:val="both"/>
        <w:rPr>
          <w:rFonts w:ascii="Times New Roman" w:hAnsi="Times New Roman"/>
          <w:szCs w:val="20"/>
          <w:lang w:eastAsia="x-none"/>
        </w:rPr>
      </w:pPr>
      <w:r w:rsidRPr="003D0CA5">
        <w:rPr>
          <w:rFonts w:ascii="Times New Roman" w:hAnsi="Times New Roman"/>
          <w:szCs w:val="20"/>
          <w:lang w:eastAsia="x-none"/>
        </w:rPr>
        <w:t>A 3TX UE may report a maximum number of 3 layers</w:t>
      </w:r>
    </w:p>
    <w:p w14:paraId="33AEF933" w14:textId="77777777" w:rsidR="003D0CA5" w:rsidRPr="003D0CA5" w:rsidRDefault="003D0CA5" w:rsidP="00EA1844">
      <w:pPr>
        <w:numPr>
          <w:ilvl w:val="0"/>
          <w:numId w:val="109"/>
        </w:numPr>
        <w:contextualSpacing/>
        <w:jc w:val="both"/>
        <w:rPr>
          <w:rFonts w:ascii="Times New Roman" w:hAnsi="Times New Roman"/>
          <w:szCs w:val="20"/>
          <w:lang w:eastAsia="x-none"/>
        </w:rPr>
      </w:pPr>
      <w:r w:rsidRPr="003D0CA5">
        <w:rPr>
          <w:rFonts w:ascii="Times New Roman" w:hAnsi="Times New Roman"/>
          <w:szCs w:val="20"/>
          <w:lang w:eastAsia="x-none"/>
        </w:rPr>
        <w:t>A 3TX UE may report a maximum number of SRS ports of up to 3</w:t>
      </w:r>
    </w:p>
    <w:p w14:paraId="5A9AF58A" w14:textId="77777777" w:rsidR="003D0CA5" w:rsidRPr="003D0CA5" w:rsidRDefault="003D0CA5" w:rsidP="003D0CA5">
      <w:pPr>
        <w:contextualSpacing/>
        <w:jc w:val="both"/>
        <w:rPr>
          <w:rFonts w:ascii="Times New Roman" w:hAnsi="Times New Roman"/>
          <w:szCs w:val="20"/>
          <w:lang w:eastAsia="x-none"/>
        </w:rPr>
      </w:pPr>
      <w:r w:rsidRPr="003D0CA5">
        <w:rPr>
          <w:rFonts w:ascii="Times New Roman" w:hAnsi="Times New Roman"/>
          <w:szCs w:val="20"/>
          <w:lang w:eastAsia="x-none"/>
        </w:rPr>
        <w:t>Note: SRS resource definition is not changed nor the number of SRS ports in the SRS resource.</w:t>
      </w:r>
    </w:p>
    <w:p w14:paraId="05CA8B13" w14:textId="77777777" w:rsidR="003D0CA5" w:rsidRPr="003D0CA5" w:rsidRDefault="003D0CA5" w:rsidP="003D0CA5">
      <w:pPr>
        <w:rPr>
          <w:rFonts w:ascii="Times New Roman" w:hAnsi="Times New Roman"/>
          <w:szCs w:val="20"/>
          <w:lang w:eastAsia="x-none"/>
        </w:rPr>
      </w:pPr>
    </w:p>
    <w:p w14:paraId="75FF567B" w14:textId="77777777" w:rsidR="003D0CA5" w:rsidRPr="00D7097B" w:rsidRDefault="003D0CA5" w:rsidP="003D0CA5">
      <w:pPr>
        <w:rPr>
          <w:lang w:eastAsia="x-none"/>
        </w:rPr>
      </w:pPr>
    </w:p>
    <w:p w14:paraId="709D5271" w14:textId="6AE0616A" w:rsidR="003D0CA5" w:rsidRPr="00173E09" w:rsidRDefault="006F79AF" w:rsidP="003D0CA5">
      <w:pPr>
        <w:rPr>
          <w:b/>
          <w:bCs/>
          <w:lang w:eastAsia="x-none"/>
        </w:rPr>
      </w:pPr>
      <w:hyperlink r:id="rId1224" w:history="1">
        <w:r>
          <w:rPr>
            <w:rStyle w:val="Hyperlink"/>
            <w:b/>
            <w:bCs/>
            <w:lang w:eastAsia="x-none"/>
          </w:rPr>
          <w:t>R1-2403852</w:t>
        </w:r>
      </w:hyperlink>
      <w:r w:rsidR="003D0CA5" w:rsidRPr="00173E09">
        <w:rPr>
          <w:b/>
          <w:bCs/>
          <w:lang w:eastAsia="x-none"/>
        </w:rPr>
        <w:tab/>
        <w:t>FL Summary Support for 3TX CB-based Uplink; Second Round</w:t>
      </w:r>
      <w:r w:rsidR="003D0CA5" w:rsidRPr="00173E09">
        <w:rPr>
          <w:b/>
          <w:bCs/>
          <w:lang w:eastAsia="x-none"/>
        </w:rPr>
        <w:tab/>
        <w:t>Moderator (InterDigital, Inc.)</w:t>
      </w:r>
    </w:p>
    <w:p w14:paraId="3D04C7AE" w14:textId="3582C1C2" w:rsidR="00173E09" w:rsidRDefault="00173E09" w:rsidP="003D0CA5">
      <w:pPr>
        <w:rPr>
          <w:lang w:eastAsia="x-none"/>
        </w:rPr>
      </w:pPr>
      <w:r>
        <w:rPr>
          <w:lang w:eastAsia="x-none"/>
        </w:rPr>
        <w:t>Presented in Wednesday session.</w:t>
      </w:r>
    </w:p>
    <w:p w14:paraId="3E28F299" w14:textId="77777777" w:rsidR="00173E09" w:rsidRPr="00D7097B" w:rsidRDefault="00173E09" w:rsidP="003D0CA5">
      <w:pPr>
        <w:rPr>
          <w:lang w:eastAsia="x-none"/>
        </w:rPr>
      </w:pPr>
    </w:p>
    <w:p w14:paraId="5E70A1A6" w14:textId="53350417" w:rsidR="003D0CA5" w:rsidRPr="00D7097B" w:rsidRDefault="006F79AF" w:rsidP="003D0CA5">
      <w:pPr>
        <w:rPr>
          <w:lang w:eastAsia="x-none"/>
        </w:rPr>
      </w:pPr>
      <w:hyperlink r:id="rId1225" w:history="1">
        <w:r>
          <w:rPr>
            <w:rStyle w:val="Hyperlink"/>
            <w:lang w:eastAsia="x-none"/>
          </w:rPr>
          <w:t>R1-2403853</w:t>
        </w:r>
      </w:hyperlink>
      <w:r w:rsidR="003D0CA5" w:rsidRPr="00D7097B">
        <w:rPr>
          <w:lang w:eastAsia="x-none"/>
        </w:rPr>
        <w:tab/>
        <w:t>Recommended Direction on 3TX CB-based Uplink in RAN1#118</w:t>
      </w:r>
      <w:r w:rsidR="003D0CA5" w:rsidRPr="00D7097B">
        <w:rPr>
          <w:lang w:eastAsia="x-none"/>
        </w:rPr>
        <w:tab/>
        <w:t>Moderator (InterDigital, Inc.)</w:t>
      </w:r>
    </w:p>
    <w:p w14:paraId="4E9A119B" w14:textId="77777777" w:rsidR="00D7097B" w:rsidRPr="00D7097B" w:rsidRDefault="00D7097B" w:rsidP="008D0269">
      <w:pPr>
        <w:pStyle w:val="Heading3"/>
        <w:rPr>
          <w:lang w:eastAsia="x-none"/>
        </w:rPr>
      </w:pPr>
      <w:bookmarkStart w:id="382" w:name="_Toc166306538"/>
      <w:bookmarkStart w:id="383" w:name="_Toc173405032"/>
      <w:r w:rsidRPr="00D7097B">
        <w:rPr>
          <w:lang w:val="en-US"/>
        </w:rPr>
        <w:t>Enhancement for asymmetric DL sTRP/UL mTRP scenarios</w:t>
      </w:r>
      <w:bookmarkEnd w:id="382"/>
      <w:bookmarkEnd w:id="383"/>
    </w:p>
    <w:p w14:paraId="07A235C3" w14:textId="21EFFAB6" w:rsidR="00D7097B" w:rsidRPr="00D7097B" w:rsidRDefault="006F79AF" w:rsidP="00D7097B">
      <w:hyperlink r:id="rId1226" w:history="1">
        <w:r>
          <w:rPr>
            <w:rStyle w:val="Hyperlink"/>
          </w:rPr>
          <w:t>R1-2403849</w:t>
        </w:r>
      </w:hyperlink>
      <w:r w:rsidR="00D7097B" w:rsidRPr="00D7097B">
        <w:tab/>
        <w:t>Discussion on Rel-19 Asymmetric mTRP Operation</w:t>
      </w:r>
      <w:r w:rsidR="00D7097B" w:rsidRPr="00D7097B">
        <w:tab/>
        <w:t>InterDigital, Inc.</w:t>
      </w:r>
    </w:p>
    <w:p w14:paraId="74F53422" w14:textId="7CF10DF3" w:rsidR="00D7097B" w:rsidRPr="00D7097B" w:rsidRDefault="006F79AF" w:rsidP="00D7097B">
      <w:hyperlink r:id="rId1227" w:history="1">
        <w:r>
          <w:rPr>
            <w:rStyle w:val="Hyperlink"/>
          </w:rPr>
          <w:t>R1-2403903</w:t>
        </w:r>
      </w:hyperlink>
      <w:r w:rsidR="00D7097B" w:rsidRPr="00D7097B">
        <w:tab/>
        <w:t>Enhancement for asymmetric DL sTRP/UL mTRP scenarios</w:t>
      </w:r>
      <w:r w:rsidR="00D7097B" w:rsidRPr="00D7097B">
        <w:tab/>
        <w:t>MediaTek Inc.</w:t>
      </w:r>
    </w:p>
    <w:p w14:paraId="7DDDE253" w14:textId="329C3064" w:rsidR="00D7097B" w:rsidRPr="00D7097B" w:rsidRDefault="006F79AF" w:rsidP="00D7097B">
      <w:hyperlink r:id="rId1228" w:history="1">
        <w:r>
          <w:rPr>
            <w:rStyle w:val="Hyperlink"/>
          </w:rPr>
          <w:t>R1-2403947</w:t>
        </w:r>
      </w:hyperlink>
      <w:r w:rsidR="00D7097B" w:rsidRPr="00D7097B">
        <w:tab/>
        <w:t>Enhancements for asymmetric DL sTRP/UL mTRP scenarios</w:t>
      </w:r>
      <w:r w:rsidR="00D7097B" w:rsidRPr="00D7097B">
        <w:tab/>
        <w:t>Huawei, HiSilicon</w:t>
      </w:r>
    </w:p>
    <w:p w14:paraId="44409299" w14:textId="33C8B0B1" w:rsidR="00D7097B" w:rsidRPr="00D7097B" w:rsidRDefault="006F79AF" w:rsidP="00D7097B">
      <w:hyperlink r:id="rId1229" w:history="1">
        <w:r>
          <w:rPr>
            <w:rStyle w:val="Hyperlink"/>
          </w:rPr>
          <w:t>R1-2403984</w:t>
        </w:r>
      </w:hyperlink>
      <w:r w:rsidR="00D7097B" w:rsidRPr="00D7097B">
        <w:tab/>
        <w:t>Enhancements for asymmetric DL/UL scenarios</w:t>
      </w:r>
      <w:r w:rsidR="00D7097B" w:rsidRPr="00D7097B">
        <w:tab/>
        <w:t>Intel Corporation</w:t>
      </w:r>
    </w:p>
    <w:p w14:paraId="7C44C893" w14:textId="5BAE9870" w:rsidR="00D7097B" w:rsidRPr="00D7097B" w:rsidRDefault="006F79AF" w:rsidP="00D7097B">
      <w:hyperlink r:id="rId1230" w:history="1">
        <w:r>
          <w:rPr>
            <w:rStyle w:val="Hyperlink"/>
          </w:rPr>
          <w:t>R1-2404022</w:t>
        </w:r>
      </w:hyperlink>
      <w:r w:rsidR="00D7097B" w:rsidRPr="00D7097B">
        <w:tab/>
        <w:t>Enhancements for asymmetric DL sTRP/UL mTRP scenarios</w:t>
      </w:r>
      <w:r w:rsidR="00D7097B" w:rsidRPr="00D7097B">
        <w:tab/>
        <w:t>Spreadtrum Communications</w:t>
      </w:r>
    </w:p>
    <w:p w14:paraId="75CFBD2A" w14:textId="6D218CE0" w:rsidR="00D7097B" w:rsidRPr="00D7097B" w:rsidRDefault="006F79AF" w:rsidP="00D7097B">
      <w:hyperlink r:id="rId1231" w:history="1">
        <w:r>
          <w:rPr>
            <w:rStyle w:val="Hyperlink"/>
          </w:rPr>
          <w:t>R1-2404111</w:t>
        </w:r>
      </w:hyperlink>
      <w:r w:rsidR="00D7097B" w:rsidRPr="00D7097B">
        <w:tab/>
        <w:t>Views on Rel-19 asymmetric DL sTRP/UL mTRP scenarios</w:t>
      </w:r>
      <w:r w:rsidR="00D7097B" w:rsidRPr="00D7097B">
        <w:tab/>
        <w:t>Samsung</w:t>
      </w:r>
    </w:p>
    <w:p w14:paraId="3D98E793" w14:textId="020FEBB9" w:rsidR="00D7097B" w:rsidRPr="00D7097B" w:rsidRDefault="006F79AF" w:rsidP="00D7097B">
      <w:hyperlink r:id="rId1232" w:history="1">
        <w:r>
          <w:rPr>
            <w:rStyle w:val="Hyperlink"/>
          </w:rPr>
          <w:t>R1-2404173</w:t>
        </w:r>
      </w:hyperlink>
      <w:r w:rsidR="00D7097B" w:rsidRPr="00D7097B">
        <w:tab/>
        <w:t>Discussion on asymmetric DL sTRP/UL mTRP scenarios</w:t>
      </w:r>
      <w:r w:rsidR="00D7097B" w:rsidRPr="00D7097B">
        <w:tab/>
        <w:t>vivo</w:t>
      </w:r>
    </w:p>
    <w:p w14:paraId="2DF8BADC" w14:textId="2ED3E6FB" w:rsidR="00D7097B" w:rsidRPr="00D7097B" w:rsidRDefault="006F79AF" w:rsidP="00D7097B">
      <w:hyperlink r:id="rId1233" w:history="1">
        <w:r>
          <w:rPr>
            <w:rStyle w:val="Hyperlink"/>
          </w:rPr>
          <w:t>R1-2404242</w:t>
        </w:r>
      </w:hyperlink>
      <w:r w:rsidR="00D7097B" w:rsidRPr="00D7097B">
        <w:tab/>
        <w:t>Discussion on enhancements for asymmetric DL sTRP/UL mTRP scenarios</w:t>
      </w:r>
      <w:r w:rsidR="00D7097B" w:rsidRPr="00D7097B">
        <w:tab/>
        <w:t>ZTE, China Telecom</w:t>
      </w:r>
    </w:p>
    <w:p w14:paraId="3A255633" w14:textId="67DE6112" w:rsidR="00D7097B" w:rsidRPr="00D7097B" w:rsidRDefault="006F79AF" w:rsidP="00D7097B">
      <w:hyperlink r:id="rId1234" w:history="1">
        <w:r>
          <w:rPr>
            <w:rStyle w:val="Hyperlink"/>
          </w:rPr>
          <w:t>R1-2404280</w:t>
        </w:r>
      </w:hyperlink>
      <w:r w:rsidR="00D7097B" w:rsidRPr="00D7097B">
        <w:tab/>
        <w:t>Enhancements for asymmetric DL sTRP/UL mTRP</w:t>
      </w:r>
      <w:r w:rsidR="00D7097B" w:rsidRPr="00D7097B">
        <w:tab/>
        <w:t>Apple</w:t>
      </w:r>
    </w:p>
    <w:p w14:paraId="4568B8EB" w14:textId="1D690990" w:rsidR="00D7097B" w:rsidRPr="00D7097B" w:rsidRDefault="006F79AF" w:rsidP="00D7097B">
      <w:hyperlink r:id="rId1235" w:history="1">
        <w:r>
          <w:rPr>
            <w:rStyle w:val="Hyperlink"/>
          </w:rPr>
          <w:t>R1-2404339</w:t>
        </w:r>
      </w:hyperlink>
      <w:r w:rsidR="00D7097B" w:rsidRPr="00D7097B">
        <w:tab/>
        <w:t>Enhancement for asymmetric DL sTRP/UL mTRP scenarios</w:t>
      </w:r>
      <w:r w:rsidR="00D7097B" w:rsidRPr="00D7097B">
        <w:tab/>
        <w:t>Lenovo</w:t>
      </w:r>
    </w:p>
    <w:p w14:paraId="5D8AF9C5" w14:textId="30D28871" w:rsidR="00D7097B" w:rsidRPr="00D7097B" w:rsidRDefault="006F79AF" w:rsidP="00D7097B">
      <w:hyperlink r:id="rId1236" w:history="1">
        <w:r>
          <w:rPr>
            <w:rStyle w:val="Hyperlink"/>
          </w:rPr>
          <w:t>R1-2404397</w:t>
        </w:r>
      </w:hyperlink>
      <w:r w:rsidR="00D7097B" w:rsidRPr="00D7097B">
        <w:tab/>
        <w:t>Views on asymmetric DL sTRP/UL mTRP scenarios</w:t>
      </w:r>
      <w:r w:rsidR="00D7097B" w:rsidRPr="00D7097B">
        <w:tab/>
        <w:t>CATT</w:t>
      </w:r>
    </w:p>
    <w:p w14:paraId="379CD1B5" w14:textId="05BCA2EA" w:rsidR="00D7097B" w:rsidRPr="00D7097B" w:rsidRDefault="006F79AF" w:rsidP="00D7097B">
      <w:hyperlink r:id="rId1237" w:history="1">
        <w:r>
          <w:rPr>
            <w:rStyle w:val="Hyperlink"/>
          </w:rPr>
          <w:t>R1-2404424</w:t>
        </w:r>
      </w:hyperlink>
      <w:r w:rsidR="00D7097B" w:rsidRPr="00D7097B">
        <w:tab/>
        <w:t>Discussion on enhancements for asymmetric DL sTRP/UL mTRP scenarios</w:t>
      </w:r>
      <w:r w:rsidR="00D7097B" w:rsidRPr="00D7097B">
        <w:tab/>
        <w:t>China Telecom, ZTE</w:t>
      </w:r>
    </w:p>
    <w:p w14:paraId="1625F01D" w14:textId="617BAA23" w:rsidR="00D7097B" w:rsidRPr="00D7097B" w:rsidRDefault="006F79AF" w:rsidP="00D7097B">
      <w:hyperlink r:id="rId1238" w:history="1">
        <w:r>
          <w:rPr>
            <w:rStyle w:val="Hyperlink"/>
          </w:rPr>
          <w:t>R1-2404452</w:t>
        </w:r>
      </w:hyperlink>
      <w:r w:rsidR="00D7097B" w:rsidRPr="00D7097B">
        <w:tab/>
        <w:t>Discussion on enhancement for asymmetric DL sTRP/UL mTRP scenarios</w:t>
      </w:r>
      <w:r w:rsidR="00D7097B" w:rsidRPr="00D7097B">
        <w:tab/>
        <w:t>CMCC</w:t>
      </w:r>
    </w:p>
    <w:p w14:paraId="48793677" w14:textId="35332B2B" w:rsidR="00D7097B" w:rsidRPr="00D7097B" w:rsidRDefault="006F79AF" w:rsidP="00D7097B">
      <w:hyperlink r:id="rId1239" w:history="1">
        <w:r>
          <w:rPr>
            <w:rStyle w:val="Hyperlink"/>
          </w:rPr>
          <w:t>R1-2404476</w:t>
        </w:r>
      </w:hyperlink>
      <w:r w:rsidR="00D7097B" w:rsidRPr="00D7097B">
        <w:tab/>
        <w:t>Enhancement for Asymmetric DL sTRP/UL mTRP Scenarios</w:t>
      </w:r>
      <w:r w:rsidR="00D7097B" w:rsidRPr="00D7097B">
        <w:tab/>
        <w:t>Panasonic</w:t>
      </w:r>
    </w:p>
    <w:p w14:paraId="6D2B5A54" w14:textId="03D21A5A" w:rsidR="00D7097B" w:rsidRPr="00D7097B" w:rsidRDefault="006F79AF" w:rsidP="00D7097B">
      <w:hyperlink r:id="rId1240" w:history="1">
        <w:r>
          <w:rPr>
            <w:rStyle w:val="Hyperlink"/>
          </w:rPr>
          <w:t>R1-2404496</w:t>
        </w:r>
      </w:hyperlink>
      <w:r w:rsidR="00D7097B" w:rsidRPr="00D7097B">
        <w:tab/>
        <w:t>Enhancement for asymmetric DL sTRP/UL mTRP scenarios</w:t>
      </w:r>
      <w:r w:rsidR="00D7097B" w:rsidRPr="00D7097B">
        <w:tab/>
        <w:t>Sony</w:t>
      </w:r>
    </w:p>
    <w:p w14:paraId="33354652" w14:textId="13B9FBDA" w:rsidR="00D7097B" w:rsidRPr="00D7097B" w:rsidRDefault="006F79AF" w:rsidP="00D7097B">
      <w:hyperlink r:id="rId1241" w:history="1">
        <w:r>
          <w:rPr>
            <w:rStyle w:val="Hyperlink"/>
          </w:rPr>
          <w:t>R1-2404532</w:t>
        </w:r>
      </w:hyperlink>
      <w:r w:rsidR="00D7097B" w:rsidRPr="00D7097B">
        <w:tab/>
        <w:t>Enhancement for asymmetric DL sTRP UL mTRP scenarios</w:t>
      </w:r>
      <w:r w:rsidR="00D7097B" w:rsidRPr="00D7097B">
        <w:tab/>
        <w:t>Ericsson</w:t>
      </w:r>
    </w:p>
    <w:p w14:paraId="1DD790BB" w14:textId="50BD536D" w:rsidR="00D7097B" w:rsidRPr="00D7097B" w:rsidRDefault="006F79AF" w:rsidP="00D7097B">
      <w:hyperlink r:id="rId1242" w:history="1">
        <w:r>
          <w:rPr>
            <w:rStyle w:val="Hyperlink"/>
          </w:rPr>
          <w:t>R1-2404553</w:t>
        </w:r>
      </w:hyperlink>
      <w:r w:rsidR="00D7097B" w:rsidRPr="00D7097B">
        <w:tab/>
        <w:t>Discussions on asymmetric DL sTRP/UL mTRP scenarios</w:t>
      </w:r>
      <w:r w:rsidR="00D7097B" w:rsidRPr="00D7097B">
        <w:tab/>
        <w:t>LG Electronics</w:t>
      </w:r>
    </w:p>
    <w:p w14:paraId="71D820B6" w14:textId="0AF28B4A" w:rsidR="00D7097B" w:rsidRPr="00D7097B" w:rsidRDefault="006F79AF" w:rsidP="00D7097B">
      <w:hyperlink r:id="rId1243" w:history="1">
        <w:r>
          <w:rPr>
            <w:rStyle w:val="Hyperlink"/>
          </w:rPr>
          <w:t>R1-2404568</w:t>
        </w:r>
      </w:hyperlink>
      <w:r w:rsidR="00D7097B" w:rsidRPr="00D7097B">
        <w:tab/>
        <w:t>Discussion on asymmetric DL sTRP/UL mTRP scenarios</w:t>
      </w:r>
      <w:r w:rsidR="00D7097B" w:rsidRPr="00D7097B">
        <w:tab/>
        <w:t>TCL</w:t>
      </w:r>
    </w:p>
    <w:p w14:paraId="0B6BCA99" w14:textId="2DD22420" w:rsidR="00D7097B" w:rsidRPr="00D7097B" w:rsidRDefault="006F79AF" w:rsidP="00D7097B">
      <w:hyperlink r:id="rId1244" w:history="1">
        <w:r>
          <w:rPr>
            <w:rStyle w:val="Hyperlink"/>
          </w:rPr>
          <w:t>R1-2404590</w:t>
        </w:r>
      </w:hyperlink>
      <w:r w:rsidR="00D7097B" w:rsidRPr="00D7097B">
        <w:tab/>
        <w:t>Discussion on UL-only mTRP operation</w:t>
      </w:r>
      <w:r w:rsidR="00D7097B" w:rsidRPr="00D7097B">
        <w:tab/>
        <w:t>Fujitsu</w:t>
      </w:r>
    </w:p>
    <w:p w14:paraId="41481963" w14:textId="46B1A035" w:rsidR="00D7097B" w:rsidRPr="00D7097B" w:rsidRDefault="006F79AF" w:rsidP="00D7097B">
      <w:hyperlink r:id="rId1245" w:history="1">
        <w:r>
          <w:rPr>
            <w:rStyle w:val="Hyperlink"/>
          </w:rPr>
          <w:t>R1-2404614</w:t>
        </w:r>
      </w:hyperlink>
      <w:r w:rsidR="00D7097B" w:rsidRPr="00D7097B">
        <w:tab/>
        <w:t>Discussion on enhancement for asymmetric DL sTRP/UL mTRP scenarios</w:t>
      </w:r>
      <w:r w:rsidR="00D7097B" w:rsidRPr="00D7097B">
        <w:tab/>
        <w:t>Xiaomi</w:t>
      </w:r>
    </w:p>
    <w:p w14:paraId="0602C196" w14:textId="1F2E206E" w:rsidR="00D7097B" w:rsidRPr="00D7097B" w:rsidRDefault="006F79AF" w:rsidP="00D7097B">
      <w:hyperlink r:id="rId1246" w:history="1">
        <w:r>
          <w:rPr>
            <w:rStyle w:val="Hyperlink"/>
          </w:rPr>
          <w:t>R1-2404658</w:t>
        </w:r>
      </w:hyperlink>
      <w:r w:rsidR="00D7097B" w:rsidRPr="00D7097B">
        <w:tab/>
        <w:t>Discussion on enhancements for asymmetric DL sTRP and UL mTRP scenarios</w:t>
      </w:r>
      <w:r w:rsidR="00D7097B" w:rsidRPr="00D7097B">
        <w:tab/>
        <w:t>NEC</w:t>
      </w:r>
    </w:p>
    <w:p w14:paraId="32C94A12" w14:textId="3D3512D7" w:rsidR="00D7097B" w:rsidRPr="00D7097B" w:rsidRDefault="006F79AF" w:rsidP="00D7097B">
      <w:hyperlink r:id="rId1247" w:history="1">
        <w:r>
          <w:rPr>
            <w:rStyle w:val="Hyperlink"/>
          </w:rPr>
          <w:t>R1-2404771</w:t>
        </w:r>
      </w:hyperlink>
      <w:r w:rsidR="00D7097B" w:rsidRPr="00D7097B">
        <w:tab/>
        <w:t>Discussion on asymmetric DL sTRP and UL mTRP operation</w:t>
      </w:r>
      <w:r w:rsidR="00D7097B" w:rsidRPr="00D7097B">
        <w:tab/>
        <w:t>ETRI</w:t>
      </w:r>
    </w:p>
    <w:p w14:paraId="6F2B5F51" w14:textId="2A87FEB4" w:rsidR="00D7097B" w:rsidRPr="00D7097B" w:rsidRDefault="006F79AF" w:rsidP="00D7097B">
      <w:hyperlink r:id="rId1248" w:history="1">
        <w:r>
          <w:rPr>
            <w:rStyle w:val="Hyperlink"/>
          </w:rPr>
          <w:t>R1-2404815</w:t>
        </w:r>
      </w:hyperlink>
      <w:r w:rsidR="00D7097B" w:rsidRPr="00D7097B">
        <w:tab/>
        <w:t>Discussion on enhancements for asymmetric DL sTRP/UL mTRP scenarios</w:t>
      </w:r>
      <w:r w:rsidR="00D7097B" w:rsidRPr="00D7097B">
        <w:tab/>
        <w:t>Transsion Holdings</w:t>
      </w:r>
    </w:p>
    <w:p w14:paraId="6DF48AE7" w14:textId="2F0A469A" w:rsidR="00D7097B" w:rsidRPr="00D7097B" w:rsidRDefault="006F79AF" w:rsidP="00D7097B">
      <w:hyperlink r:id="rId1249" w:history="1">
        <w:r>
          <w:rPr>
            <w:rStyle w:val="Hyperlink"/>
          </w:rPr>
          <w:t>R1-2404885</w:t>
        </w:r>
      </w:hyperlink>
      <w:r w:rsidR="00D7097B" w:rsidRPr="00D7097B">
        <w:tab/>
        <w:t>Enhancements on asymmetric DL sTRP/UL mTRP scenarios</w:t>
      </w:r>
      <w:r w:rsidR="00D7097B" w:rsidRPr="00D7097B">
        <w:tab/>
        <w:t>OPPO</w:t>
      </w:r>
    </w:p>
    <w:p w14:paraId="5981B016" w14:textId="4F7A5D5E" w:rsidR="00D7097B" w:rsidRPr="00D7097B" w:rsidRDefault="006F79AF" w:rsidP="00D7097B">
      <w:hyperlink r:id="rId1250" w:history="1">
        <w:r>
          <w:rPr>
            <w:rStyle w:val="Hyperlink"/>
          </w:rPr>
          <w:t>R1-2404921</w:t>
        </w:r>
      </w:hyperlink>
      <w:r w:rsidR="00D7097B" w:rsidRPr="00D7097B">
        <w:tab/>
        <w:t>Enhancement for asymmetric DL sTRP/UL mTRP scenarios</w:t>
      </w:r>
      <w:r w:rsidR="00D7097B" w:rsidRPr="00D7097B">
        <w:tab/>
        <w:t>Nokia</w:t>
      </w:r>
    </w:p>
    <w:p w14:paraId="5F4D12AF" w14:textId="2D446CDF" w:rsidR="00D7097B" w:rsidRPr="00D7097B" w:rsidRDefault="006F79AF" w:rsidP="00D7097B">
      <w:hyperlink r:id="rId1251" w:history="1">
        <w:r>
          <w:rPr>
            <w:rStyle w:val="Hyperlink"/>
          </w:rPr>
          <w:t>R1-2404973</w:t>
        </w:r>
      </w:hyperlink>
      <w:r w:rsidR="00D7097B" w:rsidRPr="00D7097B">
        <w:tab/>
        <w:t>Enhancement for asymmetric DL sTRP/UL mTRP scenarios</w:t>
      </w:r>
      <w:r w:rsidR="00D7097B" w:rsidRPr="00D7097B">
        <w:tab/>
        <w:t>Sharp</w:t>
      </w:r>
    </w:p>
    <w:p w14:paraId="2AD2A37C" w14:textId="4AE95B27" w:rsidR="00D7097B" w:rsidRPr="00D7097B" w:rsidRDefault="006F79AF" w:rsidP="00D7097B">
      <w:hyperlink r:id="rId1252" w:history="1">
        <w:r>
          <w:rPr>
            <w:rStyle w:val="Hyperlink"/>
          </w:rPr>
          <w:t>R1-2405038</w:t>
        </w:r>
      </w:hyperlink>
      <w:r w:rsidR="00D7097B" w:rsidRPr="00D7097B">
        <w:tab/>
        <w:t>Discussion on enhancement for asymmetric DL sTRP/UL mTRP scenarios</w:t>
      </w:r>
      <w:r w:rsidR="00D7097B" w:rsidRPr="00D7097B">
        <w:tab/>
        <w:t>NTT DOCOMO, INC.</w:t>
      </w:r>
    </w:p>
    <w:p w14:paraId="6DD692B4" w14:textId="25DAA396" w:rsidR="00D7097B" w:rsidRPr="00D7097B" w:rsidRDefault="006F79AF" w:rsidP="00D7097B">
      <w:hyperlink r:id="rId1253" w:history="1">
        <w:r>
          <w:rPr>
            <w:rStyle w:val="Hyperlink"/>
          </w:rPr>
          <w:t>R1-2405151</w:t>
        </w:r>
      </w:hyperlink>
      <w:r w:rsidR="00D7097B" w:rsidRPr="00D7097B">
        <w:tab/>
        <w:t>Enhancement for asymmetric DL sTRP and UL mTRP deployment scenarios</w:t>
      </w:r>
      <w:r w:rsidR="00D7097B" w:rsidRPr="00D7097B">
        <w:tab/>
        <w:t>Qualcomm Incorporated</w:t>
      </w:r>
    </w:p>
    <w:p w14:paraId="5BC6E83E" w14:textId="340297C6" w:rsidR="00D7097B" w:rsidRPr="00D7097B" w:rsidRDefault="006F79AF" w:rsidP="00D7097B">
      <w:hyperlink r:id="rId1254" w:history="1">
        <w:r>
          <w:rPr>
            <w:rStyle w:val="Hyperlink"/>
          </w:rPr>
          <w:t>R1-2405188</w:t>
        </w:r>
      </w:hyperlink>
      <w:r w:rsidR="00D7097B" w:rsidRPr="00D7097B">
        <w:tab/>
        <w:t>Discussion on asymmetric DL sTRP and UL mTRP</w:t>
      </w:r>
      <w:r w:rsidR="00D7097B" w:rsidRPr="00D7097B">
        <w:tab/>
        <w:t>ASUSTeK</w:t>
      </w:r>
    </w:p>
    <w:p w14:paraId="78C87F3E" w14:textId="1F43A15C" w:rsidR="00D7097B" w:rsidRPr="00D7097B" w:rsidRDefault="006F79AF" w:rsidP="00D7097B">
      <w:hyperlink r:id="rId1255" w:history="1">
        <w:r>
          <w:rPr>
            <w:rStyle w:val="Hyperlink"/>
          </w:rPr>
          <w:t>R1-2405272</w:t>
        </w:r>
      </w:hyperlink>
      <w:r w:rsidR="00D7097B" w:rsidRPr="00D7097B">
        <w:tab/>
        <w:t>Discussion on enhancement for asymmetric DL sTRP and UL mTRP scenarios</w:t>
      </w:r>
      <w:r w:rsidR="00D7097B" w:rsidRPr="00D7097B">
        <w:tab/>
        <w:t>Google</w:t>
      </w:r>
    </w:p>
    <w:p w14:paraId="3EC65CDE" w14:textId="77777777" w:rsidR="00D7097B" w:rsidRDefault="00D7097B" w:rsidP="00D7097B"/>
    <w:p w14:paraId="62035C62" w14:textId="4552EBCE" w:rsidR="00AD24D8" w:rsidRPr="00AD24D8" w:rsidRDefault="006F79AF" w:rsidP="00AD24D8">
      <w:pPr>
        <w:rPr>
          <w:b/>
          <w:bCs/>
          <w:lang w:eastAsia="ko-KR"/>
        </w:rPr>
      </w:pPr>
      <w:hyperlink r:id="rId1256" w:history="1">
        <w:r>
          <w:rPr>
            <w:rStyle w:val="Hyperlink"/>
            <w:b/>
            <w:bCs/>
            <w:lang w:eastAsia="ko-KR"/>
          </w:rPr>
          <w:t>R1-2405346</w:t>
        </w:r>
      </w:hyperlink>
      <w:r w:rsidR="00AD24D8" w:rsidRPr="00AD24D8">
        <w:rPr>
          <w:b/>
          <w:bCs/>
          <w:lang w:eastAsia="ko-KR"/>
        </w:rPr>
        <w:tab/>
        <w:t>Summary #1 on Rel-19 asymmetric DL sTRP/UL mTRP</w:t>
      </w:r>
      <w:r w:rsidR="00AD24D8" w:rsidRPr="00AD24D8">
        <w:rPr>
          <w:b/>
          <w:bCs/>
          <w:lang w:eastAsia="ko-KR"/>
        </w:rPr>
        <w:tab/>
        <w:t>Moderator (OPPO)</w:t>
      </w:r>
    </w:p>
    <w:p w14:paraId="72201FE0" w14:textId="41B7EA6F" w:rsidR="00AD24D8" w:rsidRDefault="00AD24D8" w:rsidP="00AD24D8">
      <w:pPr>
        <w:rPr>
          <w:lang w:eastAsia="ko-KR"/>
        </w:rPr>
      </w:pPr>
      <w:r>
        <w:rPr>
          <w:lang w:eastAsia="ko-KR"/>
        </w:rPr>
        <w:t>From Tuesday session</w:t>
      </w:r>
    </w:p>
    <w:p w14:paraId="2164D370" w14:textId="77777777" w:rsidR="00AD24D8" w:rsidRPr="007212F9" w:rsidRDefault="00AD24D8" w:rsidP="00AD24D8">
      <w:pPr>
        <w:jc w:val="both"/>
        <w:rPr>
          <w:rFonts w:ascii="Times New Roman" w:eastAsia="DengXian" w:hAnsi="Times New Roman"/>
          <w:szCs w:val="20"/>
        </w:rPr>
      </w:pPr>
      <w:r w:rsidRPr="007212F9">
        <w:rPr>
          <w:rFonts w:ascii="Times New Roman" w:eastAsia="DengXian" w:hAnsi="Times New Roman"/>
          <w:szCs w:val="20"/>
        </w:rPr>
        <w:t>Proposal</w:t>
      </w:r>
      <w:r w:rsidRPr="007212F9">
        <w:rPr>
          <w:rFonts w:ascii="Times New Roman" w:eastAsia="DengXian" w:hAnsi="Times New Roman"/>
          <w:szCs w:val="20"/>
          <w:lang w:eastAsia="zh-CN"/>
        </w:rPr>
        <w:t xml:space="preserve"> 3.1</w:t>
      </w:r>
      <w:r w:rsidRPr="007212F9">
        <w:rPr>
          <w:rFonts w:ascii="Times New Roman" w:eastAsia="DengXian" w:hAnsi="Times New Roman"/>
          <w:szCs w:val="20"/>
        </w:rPr>
        <w:t>:</w:t>
      </w:r>
    </w:p>
    <w:p w14:paraId="34102C3B" w14:textId="77777777" w:rsidR="00AD24D8" w:rsidRPr="00AD24D8" w:rsidRDefault="00AD24D8" w:rsidP="00AD24D8">
      <w:pPr>
        <w:jc w:val="both"/>
        <w:rPr>
          <w:rFonts w:ascii="Times New Roman" w:eastAsia="DengXian" w:hAnsi="Times New Roman"/>
          <w:szCs w:val="20"/>
        </w:rPr>
      </w:pPr>
      <w:r w:rsidRPr="00AD24D8">
        <w:rPr>
          <w:rFonts w:ascii="Times New Roman" w:eastAsia="DengXian" w:hAnsi="Times New Roman"/>
          <w:szCs w:val="20"/>
        </w:rPr>
        <w:t xml:space="preserve">To fulfil </w:t>
      </w:r>
      <w:r w:rsidRPr="00AD24D8">
        <w:rPr>
          <w:rFonts w:ascii="Times New Roman" w:eastAsia="DengXian" w:hAnsi="Times New Roman"/>
          <w:szCs w:val="20"/>
          <w:lang w:eastAsia="zh-CN"/>
        </w:rPr>
        <w:t xml:space="preserve">the </w:t>
      </w:r>
      <w:r w:rsidRPr="00AD24D8">
        <w:rPr>
          <w:rFonts w:ascii="Times New Roman" w:eastAsia="DengXian" w:hAnsi="Times New Roman"/>
          <w:szCs w:val="20"/>
        </w:rPr>
        <w:t>asymmetric DL sTRP/UL mTRP deployment scenarios, support two TAs for single DCI based multi-TRP/panel and single TRP.</w:t>
      </w:r>
    </w:p>
    <w:p w14:paraId="6B7DA447" w14:textId="77777777" w:rsidR="00AD24D8" w:rsidRDefault="00AD24D8" w:rsidP="00311060">
      <w:pPr>
        <w:numPr>
          <w:ilvl w:val="0"/>
          <w:numId w:val="137"/>
        </w:numPr>
        <w:jc w:val="both"/>
        <w:rPr>
          <w:rFonts w:ascii="Times New Roman" w:eastAsia="DengXian" w:hAnsi="Times New Roman"/>
          <w:szCs w:val="20"/>
        </w:rPr>
      </w:pPr>
      <w:r w:rsidRPr="00AD24D8">
        <w:rPr>
          <w:rFonts w:ascii="Times New Roman" w:eastAsia="DengXian" w:hAnsi="Times New Roman"/>
          <w:szCs w:val="20"/>
        </w:rPr>
        <w:t xml:space="preserve">Reuse Rel-18 specification of two TA for multi-DCI based multi-TRP/panel and remove the restriction that </w:t>
      </w:r>
      <w:r w:rsidRPr="00AD24D8">
        <w:rPr>
          <w:rFonts w:ascii="Times New Roman" w:eastAsia="DengXian" w:hAnsi="Times New Roman"/>
          <w:i/>
          <w:iCs/>
          <w:szCs w:val="20"/>
        </w:rPr>
        <w:t>coresetPoolIndex</w:t>
      </w:r>
      <w:r w:rsidRPr="00AD24D8">
        <w:rPr>
          <w:rFonts w:ascii="Times New Roman" w:eastAsia="DengXian" w:hAnsi="Times New Roman"/>
          <w:szCs w:val="20"/>
        </w:rPr>
        <w:t xml:space="preserve"> needs to be configured.</w:t>
      </w:r>
    </w:p>
    <w:p w14:paraId="149F4B65" w14:textId="11E2FD8B" w:rsidR="007212F9" w:rsidRPr="007212F9" w:rsidRDefault="007212F9" w:rsidP="007212F9">
      <w:pPr>
        <w:rPr>
          <w:b/>
          <w:bCs/>
          <w:lang w:eastAsia="ko-KR"/>
        </w:rPr>
      </w:pPr>
      <w:r w:rsidRPr="007212F9">
        <w:rPr>
          <w:b/>
          <w:bCs/>
          <w:lang w:eastAsia="ko-KR"/>
        </w:rPr>
        <w:t>Companies are encouraged to consider above for further discussion in RAN1#118</w:t>
      </w:r>
      <w:r>
        <w:rPr>
          <w:b/>
          <w:bCs/>
          <w:lang w:eastAsia="ko-KR"/>
        </w:rPr>
        <w:t>.</w:t>
      </w:r>
    </w:p>
    <w:p w14:paraId="4E14379F" w14:textId="77777777" w:rsidR="00AD24D8" w:rsidRPr="00AD24D8" w:rsidRDefault="00AD24D8" w:rsidP="00AD24D8">
      <w:pPr>
        <w:rPr>
          <w:rFonts w:ascii="Times New Roman" w:hAnsi="Times New Roman"/>
          <w:szCs w:val="20"/>
        </w:rPr>
      </w:pPr>
    </w:p>
    <w:p w14:paraId="69FA7973" w14:textId="77777777" w:rsidR="00AD24D8" w:rsidRPr="00AD24D8" w:rsidRDefault="00AD24D8" w:rsidP="00AD24D8">
      <w:pPr>
        <w:snapToGrid w:val="0"/>
        <w:rPr>
          <w:rFonts w:ascii="Times New Roman" w:hAnsi="Times New Roman"/>
          <w:bCs/>
          <w:szCs w:val="20"/>
          <w:highlight w:val="green"/>
        </w:rPr>
      </w:pPr>
      <w:r w:rsidRPr="00AD24D8">
        <w:rPr>
          <w:rFonts w:ascii="Times New Roman" w:hAnsi="Times New Roman"/>
          <w:bCs/>
          <w:szCs w:val="20"/>
          <w:highlight w:val="green"/>
        </w:rPr>
        <w:t>Agreement</w:t>
      </w:r>
    </w:p>
    <w:p w14:paraId="4E37CA2F" w14:textId="77777777" w:rsidR="00AD24D8" w:rsidRPr="00BF1B9E" w:rsidRDefault="00AD24D8" w:rsidP="00AD24D8">
      <w:pPr>
        <w:rPr>
          <w:rFonts w:ascii="Times New Roman" w:eastAsia="DengXian" w:hAnsi="Times New Roman"/>
          <w:szCs w:val="20"/>
          <w:lang w:eastAsia="zh-CN"/>
        </w:rPr>
      </w:pPr>
      <w:r w:rsidRPr="00BF1B9E">
        <w:rPr>
          <w:rFonts w:ascii="Times New Roman" w:eastAsia="DengXian" w:hAnsi="Times New Roman"/>
          <w:szCs w:val="20"/>
          <w:lang w:eastAsia="zh-CN"/>
        </w:rPr>
        <w:t>For indicating a PL offset for PDCCH-order PRACH transmission at least for FR1, further study and down-select one from the Alt1 and Alt3 by RAN1#118 meeting:</w:t>
      </w:r>
    </w:p>
    <w:p w14:paraId="4D544411" w14:textId="77777777" w:rsidR="00AD24D8" w:rsidRPr="00AD24D8" w:rsidRDefault="00AD24D8" w:rsidP="00311060">
      <w:pPr>
        <w:numPr>
          <w:ilvl w:val="0"/>
          <w:numId w:val="138"/>
        </w:numPr>
        <w:jc w:val="both"/>
        <w:rPr>
          <w:rFonts w:ascii="Times New Roman" w:eastAsia="DengXian" w:hAnsi="Times New Roman"/>
          <w:szCs w:val="20"/>
          <w:lang w:eastAsia="zh-CN"/>
        </w:rPr>
      </w:pPr>
      <w:r w:rsidRPr="00AD24D8">
        <w:rPr>
          <w:rFonts w:ascii="Times New Roman" w:eastAsia="DengXian" w:hAnsi="Times New Roman"/>
          <w:szCs w:val="20"/>
          <w:lang w:eastAsia="x-none"/>
        </w:rPr>
        <w:t>Alt1: RRC configures multiple PL offset values [in PRACH-Config] and PDCCH-order DCI indicates one of them through one DCI field</w:t>
      </w:r>
      <w:r w:rsidRPr="00AD24D8">
        <w:rPr>
          <w:rFonts w:ascii="Times New Roman" w:eastAsia="DengXian" w:hAnsi="Times New Roman"/>
          <w:szCs w:val="20"/>
          <w:lang w:eastAsia="zh-CN"/>
        </w:rPr>
        <w:t xml:space="preserve"> </w:t>
      </w:r>
    </w:p>
    <w:p w14:paraId="34C41598" w14:textId="77777777" w:rsidR="00AD24D8" w:rsidRPr="00AD24D8" w:rsidRDefault="00AD24D8" w:rsidP="00311060">
      <w:pPr>
        <w:numPr>
          <w:ilvl w:val="0"/>
          <w:numId w:val="138"/>
        </w:numPr>
        <w:rPr>
          <w:rFonts w:ascii="Times New Roman" w:eastAsia="DengXian" w:hAnsi="Times New Roman"/>
          <w:szCs w:val="20"/>
          <w:lang w:eastAsia="zh-CN"/>
        </w:rPr>
      </w:pPr>
      <w:r w:rsidRPr="00AD24D8">
        <w:rPr>
          <w:rFonts w:ascii="Times New Roman" w:eastAsia="DengXian" w:hAnsi="Times New Roman"/>
          <w:szCs w:val="20"/>
        </w:rPr>
        <w:t>Alt3: The PL offset associated with one of the indicated joint/UL TCI state for UL TRP in unified TCI framework is applied on the PDCCH-order PRACH transmission</w:t>
      </w:r>
    </w:p>
    <w:p w14:paraId="617D44C1" w14:textId="77777777" w:rsidR="00AD24D8" w:rsidRPr="00AD24D8" w:rsidRDefault="00AD24D8" w:rsidP="00311060">
      <w:pPr>
        <w:numPr>
          <w:ilvl w:val="0"/>
          <w:numId w:val="138"/>
        </w:numPr>
        <w:jc w:val="both"/>
        <w:rPr>
          <w:rFonts w:ascii="Times New Roman" w:eastAsia="DengXian" w:hAnsi="Times New Roman"/>
          <w:szCs w:val="20"/>
          <w:lang w:eastAsia="zh-CN"/>
        </w:rPr>
      </w:pPr>
      <w:r w:rsidRPr="00AD24D8">
        <w:rPr>
          <w:rFonts w:ascii="Times New Roman" w:eastAsia="DengXian" w:hAnsi="Times New Roman"/>
          <w:szCs w:val="20"/>
          <w:lang w:eastAsia="zh-CN"/>
        </w:rPr>
        <w:t>FFS: the details of DCI field design.</w:t>
      </w:r>
    </w:p>
    <w:p w14:paraId="1DC38678" w14:textId="77777777" w:rsidR="00AD24D8" w:rsidRPr="00AD24D8" w:rsidRDefault="00AD24D8" w:rsidP="00AD24D8">
      <w:pPr>
        <w:rPr>
          <w:rFonts w:ascii="Times New Roman" w:hAnsi="Times New Roman"/>
          <w:szCs w:val="20"/>
        </w:rPr>
      </w:pPr>
    </w:p>
    <w:p w14:paraId="49123327" w14:textId="77777777" w:rsidR="00AD24D8" w:rsidRPr="00AD24D8" w:rsidRDefault="00AD24D8" w:rsidP="00AD24D8">
      <w:pPr>
        <w:snapToGrid w:val="0"/>
        <w:rPr>
          <w:rFonts w:ascii="Times New Roman" w:hAnsi="Times New Roman"/>
          <w:bCs/>
          <w:szCs w:val="20"/>
          <w:highlight w:val="green"/>
        </w:rPr>
      </w:pPr>
      <w:r w:rsidRPr="00AD24D8">
        <w:rPr>
          <w:rFonts w:ascii="Times New Roman" w:hAnsi="Times New Roman"/>
          <w:bCs/>
          <w:szCs w:val="20"/>
          <w:highlight w:val="green"/>
        </w:rPr>
        <w:t>Agreement</w:t>
      </w:r>
    </w:p>
    <w:p w14:paraId="36538532" w14:textId="77777777" w:rsidR="00AD24D8" w:rsidRPr="00AD24D8" w:rsidRDefault="00AD24D8" w:rsidP="00AD24D8">
      <w:pPr>
        <w:rPr>
          <w:rFonts w:ascii="Times New Roman" w:eastAsia="DengXian" w:hAnsi="Times New Roman"/>
          <w:szCs w:val="20"/>
          <w:lang w:val="en-CA"/>
        </w:rPr>
      </w:pPr>
      <w:r w:rsidRPr="00AD24D8">
        <w:rPr>
          <w:rFonts w:ascii="Times New Roman" w:eastAsia="DengXian" w:hAnsi="Times New Roman"/>
          <w:szCs w:val="20"/>
          <w:lang w:val="en-CA"/>
        </w:rPr>
        <w:t>In Rel-19, the value range of starting bit of block in DCI format 2-3 is extended from 1~31 to 1~X.</w:t>
      </w:r>
    </w:p>
    <w:p w14:paraId="3D298F3A" w14:textId="77777777" w:rsidR="00AD24D8" w:rsidRPr="00AD24D8" w:rsidRDefault="00AD24D8" w:rsidP="00311060">
      <w:pPr>
        <w:numPr>
          <w:ilvl w:val="0"/>
          <w:numId w:val="139"/>
        </w:numPr>
        <w:jc w:val="both"/>
        <w:rPr>
          <w:rFonts w:ascii="Times New Roman" w:eastAsia="DengXian" w:hAnsi="Times New Roman"/>
          <w:szCs w:val="20"/>
          <w:lang w:val="en-CA"/>
        </w:rPr>
      </w:pPr>
      <w:r w:rsidRPr="00AD24D8">
        <w:rPr>
          <w:rFonts w:ascii="Times New Roman" w:eastAsia="DengXian" w:hAnsi="Times New Roman"/>
          <w:szCs w:val="20"/>
          <w:lang w:val="en-CA"/>
        </w:rPr>
        <w:t>FFS the value of X&gt;31</w:t>
      </w:r>
    </w:p>
    <w:p w14:paraId="7E688985" w14:textId="7C525E61" w:rsidR="00AD24D8" w:rsidRPr="00AD24D8" w:rsidRDefault="00AD24D8" w:rsidP="00AD24D8">
      <w:pPr>
        <w:tabs>
          <w:tab w:val="left" w:pos="643"/>
        </w:tabs>
        <w:jc w:val="both"/>
        <w:rPr>
          <w:rFonts w:ascii="Times New Roman" w:eastAsia="DengXian" w:hAnsi="Times New Roman"/>
          <w:szCs w:val="20"/>
          <w:lang w:val="en-CA"/>
        </w:rPr>
      </w:pPr>
      <w:r w:rsidRPr="00AD24D8">
        <w:rPr>
          <w:rFonts w:ascii="Times New Roman" w:eastAsia="Malgun Gothic" w:hAnsi="Times New Roman"/>
          <w:szCs w:val="20"/>
          <w:lang w:val="en-CA" w:eastAsia="ko-KR"/>
        </w:rPr>
        <w:t>FFS: Condition under which the above is applicable.</w:t>
      </w:r>
    </w:p>
    <w:p w14:paraId="0B70B146" w14:textId="77777777" w:rsidR="00AD24D8" w:rsidRPr="00AD24D8" w:rsidRDefault="00AD24D8" w:rsidP="00AD24D8">
      <w:pPr>
        <w:rPr>
          <w:rFonts w:ascii="Times New Roman" w:hAnsi="Times New Roman"/>
          <w:szCs w:val="20"/>
        </w:rPr>
      </w:pPr>
    </w:p>
    <w:p w14:paraId="5A413B1B" w14:textId="77777777" w:rsidR="00AD24D8" w:rsidRPr="00AD24D8" w:rsidRDefault="00AD24D8" w:rsidP="00AD24D8">
      <w:pPr>
        <w:snapToGrid w:val="0"/>
        <w:rPr>
          <w:rFonts w:ascii="Times New Roman" w:hAnsi="Times New Roman"/>
          <w:bCs/>
          <w:szCs w:val="20"/>
          <w:highlight w:val="green"/>
        </w:rPr>
      </w:pPr>
      <w:r w:rsidRPr="00AD24D8">
        <w:rPr>
          <w:rFonts w:ascii="Times New Roman" w:hAnsi="Times New Roman"/>
          <w:bCs/>
          <w:szCs w:val="20"/>
          <w:highlight w:val="green"/>
        </w:rPr>
        <w:t>Agreement</w:t>
      </w:r>
    </w:p>
    <w:p w14:paraId="22D82874" w14:textId="7EFBAE50" w:rsidR="00AD24D8" w:rsidRPr="00AD24D8" w:rsidRDefault="00AD24D8" w:rsidP="00AD24D8">
      <w:pPr>
        <w:rPr>
          <w:rFonts w:ascii="Times New Roman" w:eastAsia="DengXian" w:hAnsi="Times New Roman"/>
          <w:szCs w:val="20"/>
          <w:lang w:val="en-CA"/>
        </w:rPr>
      </w:pPr>
      <w:r w:rsidRPr="00AD24D8">
        <w:rPr>
          <w:rFonts w:ascii="Times New Roman" w:eastAsia="DengXian" w:hAnsi="Times New Roman"/>
          <w:szCs w:val="20"/>
          <w:lang w:val="en-CA"/>
        </w:rPr>
        <w:t>Introduce a new RRC parameter per BWP/CC to indicate that two separate SRS CLPC adjustment states are configured for SRS in a BWP/CC.</w:t>
      </w:r>
    </w:p>
    <w:p w14:paraId="5994A901" w14:textId="77777777" w:rsidR="00AD24D8" w:rsidRPr="00AD24D8" w:rsidRDefault="00AD24D8" w:rsidP="00AD24D8">
      <w:pPr>
        <w:rPr>
          <w:rFonts w:ascii="Times New Roman" w:hAnsi="Times New Roman"/>
          <w:szCs w:val="20"/>
          <w:lang w:val="en-CA"/>
        </w:rPr>
      </w:pPr>
    </w:p>
    <w:p w14:paraId="13854FC8" w14:textId="77777777" w:rsidR="00AD24D8" w:rsidRPr="00AD24D8" w:rsidRDefault="00AD24D8" w:rsidP="00AD24D8">
      <w:pPr>
        <w:snapToGrid w:val="0"/>
        <w:rPr>
          <w:rFonts w:ascii="Times New Roman" w:hAnsi="Times New Roman"/>
          <w:bCs/>
          <w:szCs w:val="20"/>
          <w:highlight w:val="green"/>
        </w:rPr>
      </w:pPr>
      <w:r w:rsidRPr="00AD24D8">
        <w:rPr>
          <w:rFonts w:ascii="Times New Roman" w:hAnsi="Times New Roman"/>
          <w:bCs/>
          <w:szCs w:val="20"/>
          <w:highlight w:val="green"/>
        </w:rPr>
        <w:t>Agreement</w:t>
      </w:r>
    </w:p>
    <w:p w14:paraId="0C92D350" w14:textId="77777777" w:rsidR="00AD24D8" w:rsidRPr="00AD24D8" w:rsidRDefault="00AD24D8" w:rsidP="00AD24D8">
      <w:pPr>
        <w:rPr>
          <w:rFonts w:ascii="Times New Roman" w:eastAsia="DengXian" w:hAnsi="Times New Roman"/>
          <w:szCs w:val="20"/>
        </w:rPr>
      </w:pPr>
      <w:r w:rsidRPr="00AD24D8">
        <w:rPr>
          <w:rFonts w:ascii="Times New Roman" w:eastAsia="DengXian" w:hAnsi="Times New Roman"/>
          <w:szCs w:val="20"/>
        </w:rPr>
        <w:t>For the association between PL offset and joint/UL TCI state, support the following</w:t>
      </w:r>
    </w:p>
    <w:p w14:paraId="77C15E81" w14:textId="77777777" w:rsidR="00AD24D8" w:rsidRPr="00AD24D8" w:rsidRDefault="00AD24D8" w:rsidP="00311060">
      <w:pPr>
        <w:numPr>
          <w:ilvl w:val="0"/>
          <w:numId w:val="140"/>
        </w:numPr>
        <w:rPr>
          <w:rFonts w:ascii="Times New Roman" w:eastAsia="DengXian" w:hAnsi="Times New Roman"/>
          <w:szCs w:val="20"/>
        </w:rPr>
      </w:pPr>
      <w:r w:rsidRPr="00AD24D8">
        <w:rPr>
          <w:rFonts w:ascii="Times New Roman" w:eastAsia="DengXian" w:hAnsi="Times New Roman"/>
          <w:szCs w:val="20"/>
        </w:rPr>
        <w:t>Alt1b: One PL offset value is configured in a joint or UL TCI state by RRC</w:t>
      </w:r>
      <w:r w:rsidRPr="00AD24D8">
        <w:rPr>
          <w:rFonts w:ascii="Times New Roman" w:eastAsia="DengXian" w:hAnsi="Times New Roman"/>
          <w:color w:val="FF0000"/>
          <w:szCs w:val="20"/>
        </w:rPr>
        <w:t>, where different PL offset values can be configured to different joint or UL TCI states</w:t>
      </w:r>
      <w:r w:rsidRPr="00AD24D8">
        <w:rPr>
          <w:rFonts w:ascii="Times New Roman" w:eastAsia="DengXian" w:hAnsi="Times New Roman"/>
          <w:szCs w:val="20"/>
        </w:rPr>
        <w:t xml:space="preserve">. A MAC CE can update </w:t>
      </w:r>
      <w:r w:rsidRPr="00AD24D8">
        <w:rPr>
          <w:rFonts w:ascii="Times New Roman" w:eastAsia="DengXian" w:hAnsi="Times New Roman"/>
          <w:szCs w:val="20"/>
          <w:lang w:eastAsia="zh-CN"/>
        </w:rPr>
        <w:t>the</w:t>
      </w:r>
      <w:r w:rsidRPr="00AD24D8">
        <w:rPr>
          <w:rFonts w:ascii="Times New Roman" w:eastAsia="DengXian" w:hAnsi="Times New Roman"/>
          <w:szCs w:val="20"/>
        </w:rPr>
        <w:t xml:space="preserve"> PL offset value(s) for joint or UL TCI state(s).</w:t>
      </w:r>
    </w:p>
    <w:p w14:paraId="50536EC7" w14:textId="77777777" w:rsidR="00AD24D8" w:rsidRPr="00AD24D8" w:rsidRDefault="00AD24D8" w:rsidP="00AD24D8">
      <w:pPr>
        <w:rPr>
          <w:rFonts w:ascii="Times New Roman" w:hAnsi="Times New Roman"/>
          <w:szCs w:val="20"/>
        </w:rPr>
      </w:pPr>
    </w:p>
    <w:p w14:paraId="2BCDA222" w14:textId="77777777" w:rsidR="00AD24D8" w:rsidRPr="00AD24D8" w:rsidRDefault="00AD24D8" w:rsidP="00AD24D8">
      <w:pPr>
        <w:rPr>
          <w:rFonts w:ascii="Times New Roman" w:hAnsi="Times New Roman"/>
          <w:b/>
          <w:bCs/>
          <w:szCs w:val="20"/>
          <w:lang w:eastAsia="ko-KR"/>
        </w:rPr>
      </w:pPr>
      <w:r w:rsidRPr="00AD24D8">
        <w:rPr>
          <w:rFonts w:ascii="Times New Roman" w:hAnsi="Times New Roman"/>
          <w:b/>
          <w:bCs/>
          <w:szCs w:val="20"/>
          <w:lang w:eastAsia="ko-KR"/>
        </w:rPr>
        <w:t>Conclusion</w:t>
      </w:r>
    </w:p>
    <w:p w14:paraId="0AD1C407" w14:textId="77777777" w:rsidR="00AD24D8" w:rsidRPr="00AD24D8" w:rsidRDefault="00AD24D8" w:rsidP="00AD24D8">
      <w:pPr>
        <w:rPr>
          <w:rFonts w:ascii="Times New Roman" w:hAnsi="Times New Roman"/>
          <w:szCs w:val="20"/>
          <w:lang w:eastAsia="ko-KR"/>
        </w:rPr>
      </w:pPr>
      <w:r w:rsidRPr="00AD24D8">
        <w:rPr>
          <w:rFonts w:ascii="Times New Roman" w:hAnsi="Times New Roman"/>
          <w:szCs w:val="20"/>
          <w:lang w:eastAsia="ko-KR"/>
        </w:rPr>
        <w:t>There is no consensus on the following proposal:</w:t>
      </w:r>
    </w:p>
    <w:p w14:paraId="2C59F392" w14:textId="77777777" w:rsidR="00AD24D8" w:rsidRPr="00AD24D8" w:rsidRDefault="00AD24D8" w:rsidP="00BF1B9E">
      <w:pPr>
        <w:ind w:left="412"/>
        <w:rPr>
          <w:rFonts w:ascii="Times New Roman" w:eastAsia="DengXian" w:hAnsi="Times New Roman"/>
          <w:sz w:val="18"/>
          <w:szCs w:val="18"/>
          <w:lang w:val="en-CA" w:eastAsia="zh-CN"/>
        </w:rPr>
      </w:pPr>
      <w:r w:rsidRPr="00AD24D8">
        <w:rPr>
          <w:rFonts w:ascii="Times New Roman" w:eastAsia="DengXian" w:hAnsi="Times New Roman"/>
          <w:b/>
          <w:bCs/>
          <w:sz w:val="18"/>
          <w:szCs w:val="18"/>
          <w:lang w:val="en-CA" w:eastAsia="zh-CN"/>
        </w:rPr>
        <w:t xml:space="preserve">Proposal 1.6: </w:t>
      </w:r>
      <w:r w:rsidRPr="00AD24D8">
        <w:rPr>
          <w:rFonts w:ascii="Times New Roman" w:eastAsia="DengXian" w:hAnsi="Times New Roman"/>
          <w:sz w:val="18"/>
          <w:szCs w:val="18"/>
          <w:lang w:val="en-CA" w:eastAsia="zh-CN"/>
        </w:rPr>
        <w:t>Support to update a UL PL for a joint/UL TCI state as follows:</w:t>
      </w:r>
    </w:p>
    <w:p w14:paraId="11E1F644" w14:textId="77777777" w:rsidR="00AD24D8" w:rsidRPr="00AD24D8" w:rsidRDefault="00AD24D8" w:rsidP="00311060">
      <w:pPr>
        <w:numPr>
          <w:ilvl w:val="0"/>
          <w:numId w:val="141"/>
        </w:numPr>
        <w:ind w:left="1184"/>
        <w:jc w:val="both"/>
        <w:rPr>
          <w:rFonts w:ascii="Times New Roman" w:eastAsia="DengXian" w:hAnsi="Times New Roman"/>
          <w:sz w:val="18"/>
          <w:szCs w:val="18"/>
          <w:lang w:val="en-CA" w:eastAsia="zh-CN"/>
        </w:rPr>
      </w:pPr>
      <w:r w:rsidRPr="00AD24D8">
        <w:rPr>
          <w:rFonts w:ascii="Times New Roman" w:eastAsia="DengXian" w:hAnsi="Times New Roman"/>
          <w:sz w:val="18"/>
          <w:szCs w:val="18"/>
          <w:lang w:val="en-CA" w:eastAsia="zh-CN"/>
        </w:rPr>
        <w:t>When this joint/UL TCI state is activated and it is not in the current active TCI state list, a UL PL is calculated as: UL PL = PL estimated from DL PL RS – the value of PL offset.</w:t>
      </w:r>
    </w:p>
    <w:p w14:paraId="24B15A75" w14:textId="77777777" w:rsidR="00AD24D8" w:rsidRPr="00AD24D8" w:rsidRDefault="00AD24D8" w:rsidP="00311060">
      <w:pPr>
        <w:numPr>
          <w:ilvl w:val="0"/>
          <w:numId w:val="141"/>
        </w:numPr>
        <w:ind w:left="1184"/>
        <w:jc w:val="both"/>
        <w:rPr>
          <w:rFonts w:ascii="Times New Roman" w:eastAsia="DengXian" w:hAnsi="Times New Roman"/>
          <w:sz w:val="18"/>
          <w:szCs w:val="18"/>
          <w:lang w:val="en-CA" w:eastAsia="zh-CN"/>
        </w:rPr>
      </w:pPr>
      <w:bookmarkStart w:id="384" w:name="OLE_LINK22"/>
      <w:r w:rsidRPr="00AD24D8">
        <w:rPr>
          <w:rFonts w:ascii="Times New Roman" w:eastAsia="DengXian" w:hAnsi="Times New Roman"/>
          <w:sz w:val="18"/>
          <w:szCs w:val="18"/>
          <w:lang w:val="en-CA" w:eastAsia="zh-CN"/>
        </w:rPr>
        <w:t>When this joint/UL TCI state is activated and it is in the current active TCI state list</w:t>
      </w:r>
      <w:bookmarkEnd w:id="384"/>
      <w:r w:rsidRPr="00AD24D8">
        <w:rPr>
          <w:rFonts w:ascii="Times New Roman" w:eastAsia="DengXian" w:hAnsi="Times New Roman"/>
          <w:sz w:val="18"/>
          <w:szCs w:val="18"/>
          <w:lang w:val="en-CA" w:eastAsia="zh-CN"/>
        </w:rPr>
        <w:t>, the UE updates the UL PL as: new UL PL = current UL PL + the updated delta indicated by the NW.</w:t>
      </w:r>
    </w:p>
    <w:p w14:paraId="20BB55F8" w14:textId="77777777" w:rsidR="00AD24D8" w:rsidRPr="00AD24D8" w:rsidRDefault="00AD24D8" w:rsidP="00D7097B">
      <w:pPr>
        <w:rPr>
          <w:rFonts w:ascii="Times New Roman" w:hAnsi="Times New Roman"/>
          <w:szCs w:val="20"/>
          <w:lang w:val="en-CA"/>
        </w:rPr>
      </w:pPr>
    </w:p>
    <w:p w14:paraId="53E80E88" w14:textId="77777777" w:rsidR="00AD24D8" w:rsidRPr="00AD24D8" w:rsidRDefault="00AD24D8" w:rsidP="00D7097B">
      <w:pPr>
        <w:rPr>
          <w:rFonts w:ascii="Times New Roman" w:hAnsi="Times New Roman"/>
          <w:szCs w:val="20"/>
          <w:lang w:val="en-CA"/>
        </w:rPr>
      </w:pPr>
    </w:p>
    <w:p w14:paraId="3185C205" w14:textId="46C6295A" w:rsidR="00AD24D8" w:rsidRDefault="006F79AF" w:rsidP="00AD24D8">
      <w:pPr>
        <w:rPr>
          <w:b/>
          <w:bCs/>
          <w:lang w:eastAsia="ko-KR"/>
        </w:rPr>
      </w:pPr>
      <w:hyperlink r:id="rId1257" w:history="1">
        <w:r>
          <w:rPr>
            <w:rStyle w:val="Hyperlink"/>
            <w:b/>
            <w:bCs/>
            <w:lang w:eastAsia="ko-KR"/>
          </w:rPr>
          <w:t>R1-2405347</w:t>
        </w:r>
      </w:hyperlink>
      <w:r w:rsidR="00AD24D8" w:rsidRPr="00FF6CB5">
        <w:rPr>
          <w:b/>
          <w:bCs/>
          <w:lang w:eastAsia="ko-KR"/>
        </w:rPr>
        <w:tab/>
        <w:t>Summary #2 on Rel-19 asymmetric DL sTRP/UL mTRP</w:t>
      </w:r>
      <w:r w:rsidR="00AD24D8" w:rsidRPr="00FF6CB5">
        <w:rPr>
          <w:b/>
          <w:bCs/>
          <w:lang w:eastAsia="ko-KR"/>
        </w:rPr>
        <w:tab/>
        <w:t>Moderator (OPPO)</w:t>
      </w:r>
    </w:p>
    <w:p w14:paraId="622F8BAF" w14:textId="480F78BA" w:rsidR="00FF6CB5" w:rsidRDefault="00FF6CB5" w:rsidP="00AD24D8">
      <w:pPr>
        <w:rPr>
          <w:lang w:eastAsia="ko-KR"/>
        </w:rPr>
      </w:pPr>
      <w:r w:rsidRPr="00FF6CB5">
        <w:rPr>
          <w:lang w:eastAsia="ko-KR"/>
        </w:rPr>
        <w:t>From Thursday session</w:t>
      </w:r>
    </w:p>
    <w:p w14:paraId="4191E771" w14:textId="77777777" w:rsidR="00FF6CB5" w:rsidRPr="00AD24D8" w:rsidRDefault="00FF6CB5" w:rsidP="00FF6CB5">
      <w:pPr>
        <w:snapToGrid w:val="0"/>
        <w:rPr>
          <w:rFonts w:ascii="Times New Roman" w:hAnsi="Times New Roman"/>
          <w:bCs/>
          <w:szCs w:val="20"/>
          <w:highlight w:val="green"/>
        </w:rPr>
      </w:pPr>
      <w:r w:rsidRPr="00AD24D8">
        <w:rPr>
          <w:rFonts w:ascii="Times New Roman" w:hAnsi="Times New Roman"/>
          <w:bCs/>
          <w:szCs w:val="20"/>
          <w:highlight w:val="green"/>
        </w:rPr>
        <w:lastRenderedPageBreak/>
        <w:t>Agreement</w:t>
      </w:r>
    </w:p>
    <w:p w14:paraId="15D88C5C" w14:textId="1568BF35" w:rsidR="00FF6CB5" w:rsidRPr="00FF6CB5" w:rsidRDefault="00FF6CB5" w:rsidP="00FF6CB5">
      <w:pPr>
        <w:rPr>
          <w:lang w:eastAsia="zh-CN"/>
        </w:rPr>
      </w:pPr>
      <w:r w:rsidRPr="00FF6CB5">
        <w:rPr>
          <w:rFonts w:eastAsia="DengXian"/>
          <w:szCs w:val="20"/>
          <w:lang w:eastAsia="zh-CN"/>
        </w:rPr>
        <w:t xml:space="preserve">For the asymmetric DL sTRP/UL mTRP scenarios, </w:t>
      </w:r>
      <w:r w:rsidRPr="00FF6CB5">
        <w:rPr>
          <w:lang w:eastAsia="zh-CN"/>
        </w:rPr>
        <w:t>study and decide the value range and candidate values of PL offset value</w:t>
      </w:r>
      <w:r>
        <w:rPr>
          <w:lang w:eastAsia="zh-CN"/>
        </w:rPr>
        <w:t>.</w:t>
      </w:r>
    </w:p>
    <w:p w14:paraId="2F8D5C45" w14:textId="77777777" w:rsidR="00FF6CB5" w:rsidRPr="00FF6CB5" w:rsidRDefault="00FF6CB5" w:rsidP="00FF6CB5">
      <w:pPr>
        <w:rPr>
          <w:lang w:eastAsia="ko-KR"/>
        </w:rPr>
      </w:pPr>
    </w:p>
    <w:p w14:paraId="6E7C0FF8" w14:textId="77777777" w:rsidR="00FF6CB5" w:rsidRPr="00AD24D8" w:rsidRDefault="00FF6CB5" w:rsidP="00FF6CB5">
      <w:pPr>
        <w:snapToGrid w:val="0"/>
        <w:rPr>
          <w:rFonts w:ascii="Times New Roman" w:hAnsi="Times New Roman"/>
          <w:bCs/>
          <w:szCs w:val="20"/>
          <w:highlight w:val="green"/>
        </w:rPr>
      </w:pPr>
      <w:r w:rsidRPr="00AD24D8">
        <w:rPr>
          <w:rFonts w:ascii="Times New Roman" w:hAnsi="Times New Roman"/>
          <w:bCs/>
          <w:szCs w:val="20"/>
          <w:highlight w:val="green"/>
        </w:rPr>
        <w:t>Agreement</w:t>
      </w:r>
    </w:p>
    <w:p w14:paraId="535FC137" w14:textId="287D9462" w:rsidR="00FF6CB5" w:rsidRPr="00FF6CB5" w:rsidRDefault="00FF6CB5" w:rsidP="00FF6CB5">
      <w:pPr>
        <w:rPr>
          <w:rFonts w:eastAsia="DengXian"/>
          <w:lang w:eastAsia="zh-CN"/>
        </w:rPr>
      </w:pPr>
      <w:r w:rsidRPr="00FF6CB5">
        <w:rPr>
          <w:rFonts w:eastAsia="DengXian"/>
          <w:lang w:eastAsia="zh-CN"/>
        </w:rPr>
        <w:t>For the asymmetric DL sTRP/UL mTRP scenarios, study whether/how to consider PL offset in PHR calculation, including Type 1 PHR based on actual PUSCH transmission, Type 1 PHR based on reference PUSCH, Type 3 PHR based on actual SRS and Type 3 PHR based on reference SRS</w:t>
      </w:r>
      <w:r>
        <w:rPr>
          <w:rFonts w:eastAsia="DengXian"/>
          <w:lang w:eastAsia="zh-CN"/>
        </w:rPr>
        <w:t>.</w:t>
      </w:r>
    </w:p>
    <w:p w14:paraId="1B844814" w14:textId="77777777" w:rsidR="00FF6CB5" w:rsidRPr="00FF6CB5" w:rsidRDefault="00FF6CB5" w:rsidP="00FF6CB5">
      <w:pPr>
        <w:rPr>
          <w:lang w:eastAsia="ko-KR"/>
        </w:rPr>
      </w:pPr>
    </w:p>
    <w:p w14:paraId="3CCDECBA" w14:textId="77777777" w:rsidR="00FF6CB5" w:rsidRPr="00FF6CB5" w:rsidRDefault="00FF6CB5" w:rsidP="00FF6CB5">
      <w:pPr>
        <w:rPr>
          <w:rFonts w:eastAsia="DengXian"/>
          <w:lang w:val="en-CA" w:eastAsia="zh-CN"/>
        </w:rPr>
      </w:pPr>
      <w:r w:rsidRPr="00FF6CB5">
        <w:rPr>
          <w:rFonts w:eastAsia="DengXian" w:hint="eastAsia"/>
          <w:b/>
          <w:bCs/>
          <w:lang w:val="en-CA" w:eastAsia="zh-CN"/>
        </w:rPr>
        <w:t>Conclusion</w:t>
      </w:r>
    </w:p>
    <w:p w14:paraId="42FF5DA8" w14:textId="77777777" w:rsidR="00FF6CB5" w:rsidRPr="00FF6CB5" w:rsidRDefault="00FF6CB5" w:rsidP="00FF6CB5">
      <w:pPr>
        <w:rPr>
          <w:rFonts w:eastAsia="DengXian"/>
          <w:lang w:val="en-CA" w:eastAsia="zh-CN"/>
        </w:rPr>
      </w:pPr>
      <w:r w:rsidRPr="00FF6CB5">
        <w:rPr>
          <w:rFonts w:eastAsia="DengXian"/>
          <w:lang w:val="en-CA" w:eastAsia="zh-CN"/>
        </w:rPr>
        <w:t>For the asymmetric DL sTRP/UL mTRP deployment scenario, reuse the rel-17 unified TCI/ICBM and rel-18 unified TCI framework:</w:t>
      </w:r>
    </w:p>
    <w:p w14:paraId="59B8D7D0" w14:textId="77777777" w:rsidR="00FF6CB5" w:rsidRPr="00FF6CB5" w:rsidRDefault="00FF6CB5" w:rsidP="00311060">
      <w:pPr>
        <w:numPr>
          <w:ilvl w:val="0"/>
          <w:numId w:val="238"/>
        </w:numPr>
        <w:jc w:val="both"/>
        <w:rPr>
          <w:rFonts w:eastAsia="DengXian"/>
          <w:szCs w:val="22"/>
          <w:lang w:val="en-CA" w:eastAsia="zh-CN"/>
        </w:rPr>
      </w:pPr>
      <w:r w:rsidRPr="00FF6CB5">
        <w:rPr>
          <w:rFonts w:eastAsia="DengXian"/>
          <w:szCs w:val="22"/>
          <w:lang w:val="en-CA" w:eastAsia="zh-CN"/>
        </w:rPr>
        <w:t>When rel-17 unified TCI/ICBM is configured:</w:t>
      </w:r>
    </w:p>
    <w:p w14:paraId="233C21FA" w14:textId="77777777" w:rsidR="00FF6CB5" w:rsidRPr="00FF6CB5" w:rsidRDefault="00FF6CB5" w:rsidP="00311060">
      <w:pPr>
        <w:numPr>
          <w:ilvl w:val="1"/>
          <w:numId w:val="238"/>
        </w:numPr>
        <w:jc w:val="both"/>
        <w:rPr>
          <w:rFonts w:eastAsia="DengXian"/>
          <w:szCs w:val="22"/>
          <w:lang w:val="en-CA" w:eastAsia="zh-CN"/>
        </w:rPr>
      </w:pPr>
      <w:r w:rsidRPr="00FF6CB5">
        <w:rPr>
          <w:rFonts w:eastAsia="DengXian"/>
          <w:szCs w:val="22"/>
          <w:lang w:val="en-CA" w:eastAsia="zh-CN"/>
        </w:rPr>
        <w:t>For FR1: one joint TCI state or {one DL TCI state + one UL TCI state} can be applied.</w:t>
      </w:r>
    </w:p>
    <w:p w14:paraId="54F03E5F" w14:textId="77777777" w:rsidR="00FF6CB5" w:rsidRPr="00FF6CB5" w:rsidRDefault="00FF6CB5" w:rsidP="00311060">
      <w:pPr>
        <w:numPr>
          <w:ilvl w:val="1"/>
          <w:numId w:val="238"/>
        </w:numPr>
        <w:jc w:val="both"/>
        <w:rPr>
          <w:rFonts w:eastAsia="DengXian"/>
          <w:szCs w:val="22"/>
          <w:lang w:val="en-CA" w:eastAsia="zh-CN"/>
        </w:rPr>
      </w:pPr>
      <w:r w:rsidRPr="00FF6CB5">
        <w:rPr>
          <w:rFonts w:eastAsia="DengXian"/>
          <w:szCs w:val="22"/>
          <w:lang w:val="en-CA" w:eastAsia="zh-CN"/>
        </w:rPr>
        <w:t>For FR2: {one DL TCI state + one UL TCI state} can be applied.</w:t>
      </w:r>
    </w:p>
    <w:p w14:paraId="1F95B873" w14:textId="77777777" w:rsidR="00FF6CB5" w:rsidRPr="00FF6CB5" w:rsidRDefault="00FF6CB5" w:rsidP="00311060">
      <w:pPr>
        <w:numPr>
          <w:ilvl w:val="0"/>
          <w:numId w:val="238"/>
        </w:numPr>
        <w:jc w:val="both"/>
        <w:rPr>
          <w:rFonts w:eastAsia="DengXian"/>
          <w:szCs w:val="22"/>
          <w:lang w:val="en-CA" w:eastAsia="zh-CN"/>
        </w:rPr>
      </w:pPr>
      <w:r w:rsidRPr="00FF6CB5">
        <w:rPr>
          <w:rFonts w:eastAsia="DengXian"/>
          <w:szCs w:val="22"/>
          <w:lang w:val="en-CA" w:eastAsia="zh-CN"/>
        </w:rPr>
        <w:t>When rel-18 unified TCI is configured:</w:t>
      </w:r>
    </w:p>
    <w:p w14:paraId="4DD1E9DF" w14:textId="77777777" w:rsidR="00FF6CB5" w:rsidRPr="00FF6CB5" w:rsidRDefault="00FF6CB5" w:rsidP="00311060">
      <w:pPr>
        <w:numPr>
          <w:ilvl w:val="1"/>
          <w:numId w:val="238"/>
        </w:numPr>
        <w:jc w:val="both"/>
        <w:rPr>
          <w:rFonts w:eastAsia="DengXian"/>
          <w:szCs w:val="22"/>
          <w:lang w:val="en-CA" w:eastAsia="zh-CN"/>
        </w:rPr>
      </w:pPr>
      <w:r w:rsidRPr="00FF6CB5">
        <w:rPr>
          <w:rFonts w:eastAsia="DengXian"/>
          <w:szCs w:val="22"/>
          <w:lang w:val="en-CA" w:eastAsia="zh-CN"/>
        </w:rPr>
        <w:t>For FR1: up to two joint TCI states or {one DL TCI state + up to two UL TCI state} can be applied.</w:t>
      </w:r>
    </w:p>
    <w:p w14:paraId="0905DE8A" w14:textId="77777777" w:rsidR="00FF6CB5" w:rsidRPr="00FF6CB5" w:rsidRDefault="00FF6CB5" w:rsidP="00311060">
      <w:pPr>
        <w:numPr>
          <w:ilvl w:val="1"/>
          <w:numId w:val="238"/>
        </w:numPr>
        <w:jc w:val="both"/>
        <w:rPr>
          <w:rFonts w:eastAsia="DengXian"/>
          <w:szCs w:val="22"/>
          <w:lang w:val="en-CA" w:eastAsia="zh-CN"/>
        </w:rPr>
      </w:pPr>
      <w:r w:rsidRPr="00FF6CB5">
        <w:rPr>
          <w:rFonts w:eastAsia="DengXian"/>
          <w:szCs w:val="22"/>
          <w:lang w:val="en-CA" w:eastAsia="zh-CN"/>
        </w:rPr>
        <w:t>For FR2: {one DL TCI state + up to two UL TCI states} can be applied.</w:t>
      </w:r>
    </w:p>
    <w:p w14:paraId="0C20BA90" w14:textId="77777777" w:rsidR="00FF6CB5" w:rsidRPr="00FF6CB5" w:rsidRDefault="00FF6CB5" w:rsidP="00AD24D8">
      <w:pPr>
        <w:rPr>
          <w:lang w:val="en-CA" w:eastAsia="ko-KR"/>
        </w:rPr>
      </w:pPr>
    </w:p>
    <w:p w14:paraId="00DF7B10" w14:textId="77777777" w:rsidR="00FF6CB5" w:rsidRDefault="00FF6CB5" w:rsidP="00AD24D8">
      <w:pPr>
        <w:rPr>
          <w:lang w:eastAsia="ko-KR"/>
        </w:rPr>
      </w:pPr>
    </w:p>
    <w:p w14:paraId="09C73752" w14:textId="17D5274D" w:rsidR="00AD24D8" w:rsidRPr="00AD24D8" w:rsidRDefault="00BF1B9E" w:rsidP="00D7097B">
      <w:r>
        <w:rPr>
          <w:lang w:eastAsia="ko-KR"/>
        </w:rPr>
        <w:t xml:space="preserve">Final summary in </w:t>
      </w:r>
      <w:hyperlink r:id="rId1258" w:history="1">
        <w:r w:rsidR="006F79AF">
          <w:rPr>
            <w:rStyle w:val="Hyperlink"/>
            <w:lang w:eastAsia="ko-KR"/>
          </w:rPr>
          <w:t>R1-2405348</w:t>
        </w:r>
      </w:hyperlink>
      <w:r>
        <w:rPr>
          <w:lang w:eastAsia="ko-KR"/>
        </w:rPr>
        <w:t>.</w:t>
      </w:r>
    </w:p>
    <w:p w14:paraId="5AE5877D" w14:textId="77777777" w:rsidR="00D7097B" w:rsidRPr="00D7097B" w:rsidRDefault="00D7097B" w:rsidP="00B619BB">
      <w:pPr>
        <w:pStyle w:val="Heading2"/>
        <w:rPr>
          <w:lang w:eastAsia="zh-CN"/>
        </w:rPr>
      </w:pPr>
      <w:bookmarkStart w:id="385" w:name="_Toc166306539"/>
      <w:bookmarkStart w:id="386" w:name="_Toc173405033"/>
      <w:r w:rsidRPr="00D7097B">
        <w:rPr>
          <w:lang w:eastAsia="zh-CN"/>
        </w:rPr>
        <w:t>Evolution of NR duplex operation: Sub-band full duplex (SBFD)</w:t>
      </w:r>
      <w:bookmarkEnd w:id="385"/>
      <w:bookmarkEnd w:id="386"/>
    </w:p>
    <w:p w14:paraId="328BB442" w14:textId="77777777" w:rsidR="00D7097B" w:rsidRPr="00D7097B" w:rsidRDefault="00D7097B" w:rsidP="00D7097B">
      <w:pPr>
        <w:rPr>
          <w:i/>
          <w:iCs/>
        </w:rPr>
      </w:pPr>
      <w:r w:rsidRPr="00D7097B">
        <w:rPr>
          <w:i/>
          <w:iCs/>
        </w:rPr>
        <w:t xml:space="preserve">Please refer to </w:t>
      </w:r>
      <w:hyperlink r:id="rId1259" w:history="1">
        <w:r w:rsidRPr="00D7097B">
          <w:rPr>
            <w:i/>
            <w:iCs/>
            <w:color w:val="0000FF"/>
            <w:u w:val="single"/>
          </w:rPr>
          <w:t>RP-240789</w:t>
        </w:r>
      </w:hyperlink>
      <w:r w:rsidRPr="00D7097B">
        <w:rPr>
          <w:i/>
          <w:iCs/>
        </w:rPr>
        <w:t xml:space="preserve"> for detailed scope of the WI.</w:t>
      </w:r>
    </w:p>
    <w:p w14:paraId="348F0665" w14:textId="77777777" w:rsidR="00D7097B" w:rsidRPr="00D7097B" w:rsidRDefault="00D7097B" w:rsidP="00D7097B">
      <w:pPr>
        <w:rPr>
          <w:i/>
          <w:iCs/>
        </w:rPr>
      </w:pPr>
    </w:p>
    <w:p w14:paraId="65376B3C" w14:textId="77777777" w:rsidR="001B14C8" w:rsidRPr="001B14C8" w:rsidRDefault="00D7097B" w:rsidP="00D7097B">
      <w:pPr>
        <w:rPr>
          <w:lang w:eastAsia="x-none"/>
        </w:rPr>
      </w:pPr>
      <w:r w:rsidRPr="001B14C8">
        <w:rPr>
          <w:lang w:eastAsia="x-none"/>
        </w:rPr>
        <w:t xml:space="preserve">[117-R19-Duplex] </w:t>
      </w:r>
      <w:r w:rsidR="001B14C8" w:rsidRPr="001B14C8">
        <w:rPr>
          <w:lang w:eastAsia="x-none"/>
        </w:rPr>
        <w:t>– Xinghua (Huawei)</w:t>
      </w:r>
    </w:p>
    <w:p w14:paraId="6DF50FEE" w14:textId="7987AE52" w:rsidR="00D7097B" w:rsidRPr="001B14C8" w:rsidRDefault="00D7097B" w:rsidP="00D7097B">
      <w:pPr>
        <w:rPr>
          <w:lang w:eastAsia="x-none"/>
        </w:rPr>
      </w:pPr>
      <w:r w:rsidRPr="001B14C8">
        <w:rPr>
          <w:lang w:eastAsia="x-none"/>
        </w:rPr>
        <w:t>Email discussion on Rel-19 SBFD</w:t>
      </w:r>
    </w:p>
    <w:p w14:paraId="6D7102FD" w14:textId="77777777" w:rsidR="00D7097B" w:rsidRPr="001B14C8" w:rsidRDefault="00D7097B" w:rsidP="00D7097B">
      <w:pPr>
        <w:numPr>
          <w:ilvl w:val="0"/>
          <w:numId w:val="68"/>
        </w:numPr>
        <w:rPr>
          <w:lang w:val="en-US" w:eastAsia="x-none"/>
        </w:rPr>
      </w:pPr>
      <w:r w:rsidRPr="001B14C8">
        <w:rPr>
          <w:lang w:eastAsia="x-none"/>
        </w:rPr>
        <w:t>To be used for sharing updates on online/offline schedule, details on what is to be discussed in online/offline sessions, tdoc number of the moderator summary for online session, etc</w:t>
      </w:r>
    </w:p>
    <w:p w14:paraId="6078F838" w14:textId="77777777" w:rsidR="00D7097B" w:rsidRPr="00D7097B" w:rsidRDefault="00D7097B" w:rsidP="001B14C8">
      <w:pPr>
        <w:pStyle w:val="Heading3"/>
        <w:rPr>
          <w:lang w:val="en-US"/>
        </w:rPr>
      </w:pPr>
      <w:bookmarkStart w:id="387" w:name="_Toc166306540"/>
      <w:bookmarkStart w:id="388" w:name="_Toc173405034"/>
      <w:r w:rsidRPr="00D7097B">
        <w:rPr>
          <w:lang w:val="en-US"/>
        </w:rPr>
        <w:t>SBFD TX/RX/measurement procedures</w:t>
      </w:r>
      <w:bookmarkEnd w:id="387"/>
      <w:bookmarkEnd w:id="388"/>
    </w:p>
    <w:p w14:paraId="1BD76180" w14:textId="77777777" w:rsidR="00D7097B" w:rsidRPr="00D7097B" w:rsidRDefault="00D7097B" w:rsidP="00D7097B">
      <w:pPr>
        <w:rPr>
          <w:i/>
          <w:iCs/>
        </w:rPr>
      </w:pPr>
      <w:r w:rsidRPr="00D7097B">
        <w:rPr>
          <w:i/>
          <w:iCs/>
        </w:rPr>
        <w:t>Including semi-static indication of SBFD resources.</w:t>
      </w:r>
    </w:p>
    <w:p w14:paraId="30C42738" w14:textId="77777777" w:rsidR="00D7097B" w:rsidRPr="00D7097B" w:rsidRDefault="00D7097B" w:rsidP="00D7097B">
      <w:pPr>
        <w:rPr>
          <w:i/>
          <w:iCs/>
        </w:rPr>
      </w:pPr>
    </w:p>
    <w:p w14:paraId="70216044" w14:textId="76774D8F" w:rsidR="00D7097B" w:rsidRPr="00D7097B" w:rsidRDefault="006F79AF" w:rsidP="00D7097B">
      <w:hyperlink r:id="rId1260" w:history="1">
        <w:r>
          <w:rPr>
            <w:rStyle w:val="Hyperlink"/>
          </w:rPr>
          <w:t>R1-2403874</w:t>
        </w:r>
      </w:hyperlink>
      <w:r w:rsidR="00D7097B" w:rsidRPr="00D7097B">
        <w:tab/>
        <w:t>Discussion for SBFD TX/RX/ measurement procedures</w:t>
      </w:r>
      <w:r w:rsidR="00D7097B" w:rsidRPr="00D7097B">
        <w:tab/>
        <w:t>New H3C Technologies Co., Ltd.</w:t>
      </w:r>
    </w:p>
    <w:p w14:paraId="4B76F123" w14:textId="01EC8CA2" w:rsidR="00D7097B" w:rsidRPr="00D7097B" w:rsidRDefault="006F79AF" w:rsidP="00D7097B">
      <w:hyperlink r:id="rId1261" w:history="1">
        <w:r>
          <w:rPr>
            <w:rStyle w:val="Hyperlink"/>
          </w:rPr>
          <w:t>R1-2403892</w:t>
        </w:r>
      </w:hyperlink>
      <w:r w:rsidR="00D7097B" w:rsidRPr="00D7097B">
        <w:tab/>
        <w:t>Discussion for SBFD TX/RX/ measurement procedures</w:t>
      </w:r>
      <w:r w:rsidR="00D7097B" w:rsidRPr="00D7097B">
        <w:tab/>
        <w:t>Tejas Networks Limited</w:t>
      </w:r>
    </w:p>
    <w:p w14:paraId="2D0D9CDD" w14:textId="685D598A" w:rsidR="00D7097B" w:rsidRPr="00D7097B" w:rsidRDefault="006F79AF" w:rsidP="00D7097B">
      <w:hyperlink r:id="rId1262" w:history="1">
        <w:r>
          <w:rPr>
            <w:rStyle w:val="Hyperlink"/>
          </w:rPr>
          <w:t>R1-2403904</w:t>
        </w:r>
      </w:hyperlink>
      <w:r w:rsidR="00D7097B" w:rsidRPr="00D7097B">
        <w:tab/>
        <w:t>Discussion on SBFD TX/RX/measurement procedures</w:t>
      </w:r>
      <w:r w:rsidR="00D7097B" w:rsidRPr="00D7097B">
        <w:tab/>
        <w:t>LG Electronics</w:t>
      </w:r>
    </w:p>
    <w:p w14:paraId="7E479942" w14:textId="77FB0BA3" w:rsidR="00D7097B" w:rsidRPr="00D7097B" w:rsidRDefault="006F79AF" w:rsidP="00D7097B">
      <w:hyperlink r:id="rId1263" w:history="1">
        <w:r>
          <w:rPr>
            <w:rStyle w:val="Hyperlink"/>
          </w:rPr>
          <w:t>R1-2403911</w:t>
        </w:r>
      </w:hyperlink>
      <w:r w:rsidR="00D7097B" w:rsidRPr="00D7097B">
        <w:tab/>
        <w:t>SBFD Tx/Rx/measurement procedures</w:t>
      </w:r>
      <w:r w:rsidR="00D7097B" w:rsidRPr="00D7097B">
        <w:tab/>
        <w:t>Ericsson</w:t>
      </w:r>
    </w:p>
    <w:p w14:paraId="1BCF640D" w14:textId="1E92A893" w:rsidR="00D7097B" w:rsidRPr="00D7097B" w:rsidRDefault="006F79AF" w:rsidP="00D7097B">
      <w:hyperlink r:id="rId1264" w:history="1">
        <w:r>
          <w:rPr>
            <w:rStyle w:val="Hyperlink"/>
          </w:rPr>
          <w:t>R1-2403934</w:t>
        </w:r>
      </w:hyperlink>
      <w:r w:rsidR="00D7097B" w:rsidRPr="00D7097B">
        <w:tab/>
        <w:t>On subband full duplex design</w:t>
      </w:r>
      <w:r w:rsidR="00D7097B" w:rsidRPr="00D7097B">
        <w:tab/>
        <w:t>Huawei, HiSilicon</w:t>
      </w:r>
    </w:p>
    <w:p w14:paraId="7E3E0FED" w14:textId="77067172" w:rsidR="00D7097B" w:rsidRPr="00D7097B" w:rsidRDefault="006F79AF" w:rsidP="00D7097B">
      <w:hyperlink r:id="rId1265" w:history="1">
        <w:r>
          <w:rPr>
            <w:rStyle w:val="Hyperlink"/>
          </w:rPr>
          <w:t>R1-2404007</w:t>
        </w:r>
      </w:hyperlink>
      <w:r w:rsidR="00D7097B" w:rsidRPr="00D7097B">
        <w:tab/>
        <w:t>Discussion on transmission, reception and measurement procedures for SBFD operation</w:t>
      </w:r>
      <w:r w:rsidR="00D7097B" w:rsidRPr="00D7097B">
        <w:tab/>
        <w:t>ZTE</w:t>
      </w:r>
    </w:p>
    <w:p w14:paraId="2DF5E2B2" w14:textId="54875F6F" w:rsidR="00D7097B" w:rsidRPr="00D7097B" w:rsidRDefault="006F79AF" w:rsidP="00D7097B">
      <w:hyperlink r:id="rId1266" w:history="1">
        <w:r>
          <w:rPr>
            <w:rStyle w:val="Hyperlink"/>
          </w:rPr>
          <w:t>R1-2404023</w:t>
        </w:r>
      </w:hyperlink>
      <w:r w:rsidR="00D7097B" w:rsidRPr="00D7097B">
        <w:tab/>
        <w:t>Discussion on SBFD TX/RX/measurement procedures</w:t>
      </w:r>
      <w:r w:rsidR="00D7097B" w:rsidRPr="00D7097B">
        <w:tab/>
        <w:t>Spreadtrum Communications</w:t>
      </w:r>
    </w:p>
    <w:p w14:paraId="4D069A35" w14:textId="49B29076" w:rsidR="00D7097B" w:rsidRPr="00D7097B" w:rsidRDefault="006F79AF" w:rsidP="00D7097B">
      <w:hyperlink r:id="rId1267" w:history="1">
        <w:r>
          <w:rPr>
            <w:rStyle w:val="Hyperlink"/>
          </w:rPr>
          <w:t>R1-2404047</w:t>
        </w:r>
      </w:hyperlink>
      <w:r w:rsidR="00D7097B" w:rsidRPr="00D7097B">
        <w:tab/>
        <w:t>Discussion on SBFD TX RX and measurement procedures</w:t>
      </w:r>
      <w:r w:rsidR="00D7097B" w:rsidRPr="00D7097B">
        <w:tab/>
        <w:t>InterDigital, Inc.</w:t>
      </w:r>
    </w:p>
    <w:p w14:paraId="1156D167" w14:textId="39F1F1AF" w:rsidR="00D7097B" w:rsidRPr="00D7097B" w:rsidRDefault="006F79AF" w:rsidP="00D7097B">
      <w:hyperlink r:id="rId1268" w:history="1">
        <w:r>
          <w:rPr>
            <w:rStyle w:val="Hyperlink"/>
          </w:rPr>
          <w:t>R1-2404057</w:t>
        </w:r>
      </w:hyperlink>
      <w:r w:rsidR="00D7097B" w:rsidRPr="00D7097B">
        <w:tab/>
        <w:t>Discussion on SBFD TX/RX/measurement procedures</w:t>
      </w:r>
      <w:r w:rsidR="00D7097B" w:rsidRPr="00D7097B">
        <w:tab/>
        <w:t>TCL</w:t>
      </w:r>
    </w:p>
    <w:p w14:paraId="4AAC1058" w14:textId="69D21C53" w:rsidR="00D7097B" w:rsidRPr="00D7097B" w:rsidRDefault="006F79AF" w:rsidP="00D7097B">
      <w:hyperlink r:id="rId1269" w:history="1">
        <w:r>
          <w:rPr>
            <w:rStyle w:val="Hyperlink"/>
          </w:rPr>
          <w:t>R1-2404112</w:t>
        </w:r>
      </w:hyperlink>
      <w:r w:rsidR="00D7097B" w:rsidRPr="00D7097B">
        <w:tab/>
        <w:t>SBFD operation and procedures</w:t>
      </w:r>
      <w:r w:rsidR="00D7097B" w:rsidRPr="00D7097B">
        <w:tab/>
        <w:t>Samsung</w:t>
      </w:r>
    </w:p>
    <w:p w14:paraId="45FBD516" w14:textId="7AF7DA76" w:rsidR="00D7097B" w:rsidRPr="00D7097B" w:rsidRDefault="006F79AF" w:rsidP="00D7097B">
      <w:hyperlink r:id="rId1270" w:history="1">
        <w:r>
          <w:rPr>
            <w:rStyle w:val="Hyperlink"/>
          </w:rPr>
          <w:t>R1-2404174</w:t>
        </w:r>
      </w:hyperlink>
      <w:r w:rsidR="00D7097B" w:rsidRPr="00D7097B">
        <w:tab/>
        <w:t>Discussion on Rel-19 SBFD operation</w:t>
      </w:r>
      <w:r w:rsidR="00D7097B" w:rsidRPr="00D7097B">
        <w:tab/>
        <w:t>vivo</w:t>
      </w:r>
    </w:p>
    <w:p w14:paraId="692A9404" w14:textId="07EA3156" w:rsidR="00D7097B" w:rsidRPr="00D7097B" w:rsidRDefault="006F79AF" w:rsidP="00D7097B">
      <w:hyperlink r:id="rId1271" w:history="1">
        <w:r>
          <w:rPr>
            <w:rStyle w:val="Hyperlink"/>
          </w:rPr>
          <w:t>R1-2404281</w:t>
        </w:r>
      </w:hyperlink>
      <w:r w:rsidR="00D7097B" w:rsidRPr="00D7097B">
        <w:tab/>
        <w:t>Views on SBFD TX/RX/measurement procedures</w:t>
      </w:r>
      <w:r w:rsidR="00D7097B" w:rsidRPr="00D7097B">
        <w:tab/>
        <w:t>Apple</w:t>
      </w:r>
    </w:p>
    <w:p w14:paraId="217D544B" w14:textId="564C8568" w:rsidR="00D7097B" w:rsidRPr="00D7097B" w:rsidRDefault="006F79AF" w:rsidP="00D7097B">
      <w:hyperlink r:id="rId1272" w:history="1">
        <w:r>
          <w:rPr>
            <w:rStyle w:val="Hyperlink"/>
          </w:rPr>
          <w:t>R1-2404317</w:t>
        </w:r>
      </w:hyperlink>
      <w:r w:rsidR="00D7097B" w:rsidRPr="00D7097B">
        <w:tab/>
        <w:t>SBFD procedures in RRC_CONNECTED mode</w:t>
      </w:r>
      <w:r w:rsidR="00D7097B" w:rsidRPr="00D7097B">
        <w:tab/>
        <w:t>Sharp</w:t>
      </w:r>
    </w:p>
    <w:p w14:paraId="601777DE" w14:textId="473341EF" w:rsidR="00D7097B" w:rsidRPr="00D7097B" w:rsidRDefault="006F79AF" w:rsidP="00D7097B">
      <w:hyperlink r:id="rId1273" w:history="1">
        <w:r>
          <w:rPr>
            <w:rStyle w:val="Hyperlink"/>
          </w:rPr>
          <w:t>R1-2404348</w:t>
        </w:r>
      </w:hyperlink>
      <w:r w:rsidR="00D7097B" w:rsidRPr="00D7097B">
        <w:tab/>
        <w:t>Discussion on SBFD TX/RX/measurement procedures</w:t>
      </w:r>
      <w:r w:rsidR="00D7097B" w:rsidRPr="00D7097B">
        <w:tab/>
        <w:t>Google Inc.</w:t>
      </w:r>
    </w:p>
    <w:p w14:paraId="7F5E6972" w14:textId="6DADA372" w:rsidR="00D7097B" w:rsidRPr="00D7097B" w:rsidRDefault="006F79AF" w:rsidP="00D7097B">
      <w:hyperlink r:id="rId1274" w:history="1">
        <w:r>
          <w:rPr>
            <w:rStyle w:val="Hyperlink"/>
          </w:rPr>
          <w:t>R1-2404398</w:t>
        </w:r>
      </w:hyperlink>
      <w:r w:rsidR="00D7097B" w:rsidRPr="00D7097B">
        <w:tab/>
        <w:t>Discussion on SBFD TX/RX/measurement procedures</w:t>
      </w:r>
      <w:r w:rsidR="00D7097B" w:rsidRPr="00D7097B">
        <w:tab/>
        <w:t>CATT</w:t>
      </w:r>
    </w:p>
    <w:p w14:paraId="64002689" w14:textId="6CED4C8E" w:rsidR="00D7097B" w:rsidRPr="00D7097B" w:rsidRDefault="006F79AF" w:rsidP="00D7097B">
      <w:hyperlink r:id="rId1275" w:history="1">
        <w:r>
          <w:rPr>
            <w:rStyle w:val="Hyperlink"/>
          </w:rPr>
          <w:t>R1-2404425</w:t>
        </w:r>
      </w:hyperlink>
      <w:r w:rsidR="00D7097B" w:rsidRPr="00D7097B">
        <w:tab/>
        <w:t>Discussion on SBFD TX/RX/measurement procedures</w:t>
      </w:r>
      <w:r w:rsidR="00D7097B" w:rsidRPr="00D7097B">
        <w:tab/>
        <w:t>China Telecom</w:t>
      </w:r>
    </w:p>
    <w:p w14:paraId="74D333CD" w14:textId="56B8DB60" w:rsidR="00D7097B" w:rsidRPr="00D7097B" w:rsidRDefault="006F79AF" w:rsidP="00D7097B">
      <w:hyperlink r:id="rId1276" w:history="1">
        <w:r>
          <w:rPr>
            <w:rStyle w:val="Hyperlink"/>
          </w:rPr>
          <w:t>R1-2404453</w:t>
        </w:r>
      </w:hyperlink>
      <w:r w:rsidR="00D7097B" w:rsidRPr="00D7097B">
        <w:tab/>
        <w:t>Discussion on SBFD TX/RX/measurement procedures</w:t>
      </w:r>
      <w:r w:rsidR="00D7097B" w:rsidRPr="00D7097B">
        <w:tab/>
        <w:t>CMCC</w:t>
      </w:r>
    </w:p>
    <w:p w14:paraId="65773E19" w14:textId="0A0EBE23" w:rsidR="00D7097B" w:rsidRPr="00D7097B" w:rsidRDefault="006F79AF" w:rsidP="00D7097B">
      <w:hyperlink r:id="rId1277" w:history="1">
        <w:r>
          <w:rPr>
            <w:rStyle w:val="Hyperlink"/>
          </w:rPr>
          <w:t>R1-2404497</w:t>
        </w:r>
      </w:hyperlink>
      <w:r w:rsidR="00D7097B" w:rsidRPr="00D7097B">
        <w:tab/>
        <w:t>SBFD Operations</w:t>
      </w:r>
      <w:r w:rsidR="00D7097B" w:rsidRPr="00D7097B">
        <w:tab/>
        <w:t>Sony</w:t>
      </w:r>
    </w:p>
    <w:p w14:paraId="2A964463" w14:textId="05D22F1C" w:rsidR="00D7097B" w:rsidRPr="00D7097B" w:rsidRDefault="006F79AF" w:rsidP="00D7097B">
      <w:hyperlink r:id="rId1278" w:history="1">
        <w:r>
          <w:rPr>
            <w:rStyle w:val="Hyperlink"/>
          </w:rPr>
          <w:t>R1-2404516</w:t>
        </w:r>
      </w:hyperlink>
      <w:r w:rsidR="00D7097B" w:rsidRPr="00D7097B">
        <w:tab/>
        <w:t>Discussion on SBFD TX/RX/measurement procedures</w:t>
      </w:r>
      <w:r w:rsidR="00D7097B" w:rsidRPr="00D7097B">
        <w:tab/>
        <w:t>MediaTek Inc.</w:t>
      </w:r>
    </w:p>
    <w:p w14:paraId="61CA54BE" w14:textId="2943C9CC" w:rsidR="00D7097B" w:rsidRPr="00D7097B" w:rsidRDefault="006F79AF" w:rsidP="00D7097B">
      <w:hyperlink r:id="rId1279" w:history="1">
        <w:r>
          <w:rPr>
            <w:rStyle w:val="Hyperlink"/>
          </w:rPr>
          <w:t>R1-2404591</w:t>
        </w:r>
      </w:hyperlink>
      <w:r w:rsidR="00D7097B" w:rsidRPr="00D7097B">
        <w:tab/>
        <w:t>Discussion on Tx/Rx/Measurement procedures for SBFD operation</w:t>
      </w:r>
      <w:r w:rsidR="00D7097B" w:rsidRPr="00D7097B">
        <w:tab/>
        <w:t>Fujitsu</w:t>
      </w:r>
    </w:p>
    <w:p w14:paraId="2A21E181" w14:textId="3445D9E2" w:rsidR="00D7097B" w:rsidRPr="00D7097B" w:rsidRDefault="006F79AF" w:rsidP="00D7097B">
      <w:hyperlink r:id="rId1280" w:history="1">
        <w:r>
          <w:rPr>
            <w:rStyle w:val="Hyperlink"/>
          </w:rPr>
          <w:t>R1-2404595</w:t>
        </w:r>
      </w:hyperlink>
      <w:r w:rsidR="00D7097B" w:rsidRPr="00D7097B">
        <w:tab/>
        <w:t>Discussion on SBFD TX/RX/measurement procedures</w:t>
      </w:r>
      <w:r w:rsidR="00D7097B" w:rsidRPr="00D7097B">
        <w:tab/>
        <w:t>Panasonic</w:t>
      </w:r>
    </w:p>
    <w:p w14:paraId="70D4DB97" w14:textId="2F8705A1" w:rsidR="00D7097B" w:rsidRPr="00D7097B" w:rsidRDefault="006F79AF" w:rsidP="00D7097B">
      <w:hyperlink r:id="rId1281" w:history="1">
        <w:r>
          <w:rPr>
            <w:rStyle w:val="Hyperlink"/>
          </w:rPr>
          <w:t>R1-2404615</w:t>
        </w:r>
      </w:hyperlink>
      <w:r w:rsidR="00D7097B" w:rsidRPr="00D7097B">
        <w:tab/>
        <w:t>Discussion on reception and transmission procedure for SBFD operation</w:t>
      </w:r>
      <w:r w:rsidR="00D7097B" w:rsidRPr="00D7097B">
        <w:tab/>
        <w:t>Xiaomi</w:t>
      </w:r>
    </w:p>
    <w:p w14:paraId="30F925DE" w14:textId="607871CB" w:rsidR="00D7097B" w:rsidRPr="00D7097B" w:rsidRDefault="006F79AF" w:rsidP="00D7097B">
      <w:hyperlink r:id="rId1282" w:history="1">
        <w:r>
          <w:rPr>
            <w:rStyle w:val="Hyperlink"/>
          </w:rPr>
          <w:t>R1-2404732</w:t>
        </w:r>
      </w:hyperlink>
      <w:r w:rsidR="00D7097B" w:rsidRPr="00D7097B">
        <w:tab/>
        <w:t>Discussion on SBFD TX/RX/measurement procedures</w:t>
      </w:r>
      <w:r w:rsidR="00D7097B" w:rsidRPr="00D7097B">
        <w:tab/>
        <w:t>Langbo</w:t>
      </w:r>
    </w:p>
    <w:p w14:paraId="612E92C8" w14:textId="52B9072F" w:rsidR="00D7097B" w:rsidRPr="00D7097B" w:rsidRDefault="006F79AF" w:rsidP="00D7097B">
      <w:hyperlink r:id="rId1283" w:history="1">
        <w:r>
          <w:rPr>
            <w:rStyle w:val="Hyperlink"/>
          </w:rPr>
          <w:t>R1-2404772</w:t>
        </w:r>
      </w:hyperlink>
      <w:r w:rsidR="00D7097B" w:rsidRPr="00D7097B">
        <w:tab/>
        <w:t>Discussion on SBFD TX/RX/measurement procedures</w:t>
      </w:r>
      <w:r w:rsidR="00D7097B" w:rsidRPr="00D7097B">
        <w:tab/>
        <w:t>ETRI</w:t>
      </w:r>
    </w:p>
    <w:p w14:paraId="52C1FA64" w14:textId="0E4BAE26" w:rsidR="00D7097B" w:rsidRPr="00D7097B" w:rsidRDefault="006F79AF" w:rsidP="00D7097B">
      <w:hyperlink r:id="rId1284" w:history="1">
        <w:r>
          <w:rPr>
            <w:rStyle w:val="Hyperlink"/>
          </w:rPr>
          <w:t>R1-2404792</w:t>
        </w:r>
      </w:hyperlink>
      <w:r w:rsidR="00D7097B" w:rsidRPr="00D7097B">
        <w:tab/>
        <w:t>Discussion on subband non-overlapping full duplex Tx-Rx and measurement operations</w:t>
      </w:r>
      <w:r w:rsidR="00D7097B" w:rsidRPr="00D7097B">
        <w:tab/>
        <w:t>NEC</w:t>
      </w:r>
    </w:p>
    <w:p w14:paraId="76AFB234" w14:textId="555A7B89" w:rsidR="00D7097B" w:rsidRPr="00D7097B" w:rsidRDefault="006F79AF" w:rsidP="00D7097B">
      <w:hyperlink r:id="rId1285" w:history="1">
        <w:r>
          <w:rPr>
            <w:rStyle w:val="Hyperlink"/>
          </w:rPr>
          <w:t>R1-2404816</w:t>
        </w:r>
      </w:hyperlink>
      <w:r w:rsidR="00D7097B" w:rsidRPr="00D7097B">
        <w:tab/>
        <w:t>Discussion on SBFD operation</w:t>
      </w:r>
      <w:r w:rsidR="00D7097B" w:rsidRPr="00D7097B">
        <w:tab/>
        <w:t>Transsion Holdings</w:t>
      </w:r>
    </w:p>
    <w:p w14:paraId="4D5479F6" w14:textId="01FD7D0E" w:rsidR="00D7097B" w:rsidRPr="00D7097B" w:rsidRDefault="006F79AF" w:rsidP="00D7097B">
      <w:hyperlink r:id="rId1286" w:history="1">
        <w:r>
          <w:rPr>
            <w:rStyle w:val="Hyperlink"/>
          </w:rPr>
          <w:t>R1-2404865</w:t>
        </w:r>
      </w:hyperlink>
      <w:r w:rsidR="00D7097B" w:rsidRPr="00D7097B">
        <w:tab/>
        <w:t>Discussion on SBFD Tx/Rx/measurement procedures</w:t>
      </w:r>
      <w:r w:rsidR="00D7097B" w:rsidRPr="00D7097B">
        <w:tab/>
        <w:t>OPPO</w:t>
      </w:r>
    </w:p>
    <w:p w14:paraId="3CD7C2FC" w14:textId="1F140AE6" w:rsidR="00D7097B" w:rsidRPr="00D7097B" w:rsidRDefault="006F79AF" w:rsidP="00D7097B">
      <w:hyperlink r:id="rId1287" w:history="1">
        <w:r>
          <w:rPr>
            <w:rStyle w:val="Hyperlink"/>
          </w:rPr>
          <w:t>R1-2404955</w:t>
        </w:r>
      </w:hyperlink>
      <w:r w:rsidR="00D7097B" w:rsidRPr="00D7097B">
        <w:tab/>
        <w:t>Views on SBFD TX/RX Measurement Procedures</w:t>
      </w:r>
      <w:r w:rsidR="00D7097B" w:rsidRPr="00D7097B">
        <w:tab/>
        <w:t>Lenovo</w:t>
      </w:r>
    </w:p>
    <w:p w14:paraId="3C60179C" w14:textId="6841DAE7" w:rsidR="00D7097B" w:rsidRPr="00D7097B" w:rsidRDefault="006F79AF" w:rsidP="00D7097B">
      <w:hyperlink r:id="rId1288" w:history="1">
        <w:r>
          <w:rPr>
            <w:rStyle w:val="Hyperlink"/>
          </w:rPr>
          <w:t>R1-2405039</w:t>
        </w:r>
      </w:hyperlink>
      <w:r w:rsidR="00D7097B" w:rsidRPr="00D7097B">
        <w:tab/>
        <w:t>Discussion on SBFD TX/RX/measurement procedures</w:t>
      </w:r>
      <w:r w:rsidR="00D7097B" w:rsidRPr="00D7097B">
        <w:tab/>
        <w:t>NTT DOCOMO, INC.</w:t>
      </w:r>
    </w:p>
    <w:p w14:paraId="4D76A240" w14:textId="167E84AE" w:rsidR="00D7097B" w:rsidRPr="00D7097B" w:rsidRDefault="006F79AF" w:rsidP="00D7097B">
      <w:hyperlink r:id="rId1289" w:history="1">
        <w:r>
          <w:rPr>
            <w:rStyle w:val="Hyperlink"/>
          </w:rPr>
          <w:t>R1-2405060</w:t>
        </w:r>
      </w:hyperlink>
      <w:r w:rsidR="00D7097B" w:rsidRPr="00D7097B">
        <w:tab/>
        <w:t>On SBFD TX/RX/measurement procedures</w:t>
      </w:r>
      <w:r w:rsidR="00D7097B" w:rsidRPr="00D7097B">
        <w:tab/>
        <w:t>Nokia, Nokia Shanghai Bell</w:t>
      </w:r>
    </w:p>
    <w:p w14:paraId="5B3B3E46" w14:textId="5CDD6C1D" w:rsidR="00D7097B" w:rsidRPr="00D7097B" w:rsidRDefault="006F79AF" w:rsidP="00D7097B">
      <w:hyperlink r:id="rId1290" w:history="1">
        <w:r>
          <w:rPr>
            <w:rStyle w:val="Hyperlink"/>
          </w:rPr>
          <w:t>R1-2405112</w:t>
        </w:r>
      </w:hyperlink>
      <w:r w:rsidR="00D7097B" w:rsidRPr="00D7097B">
        <w:tab/>
        <w:t>Discussion on SBFD TX/RX/measurement procedures</w:t>
      </w:r>
      <w:r w:rsidR="00D7097B" w:rsidRPr="00D7097B">
        <w:tab/>
        <w:t>ITRI</w:t>
      </w:r>
    </w:p>
    <w:p w14:paraId="0AD0F925" w14:textId="5ED32BC1" w:rsidR="00D7097B" w:rsidRPr="00D7097B" w:rsidRDefault="006F79AF" w:rsidP="00D7097B">
      <w:hyperlink r:id="rId1291" w:history="1">
        <w:r>
          <w:rPr>
            <w:rStyle w:val="Hyperlink"/>
          </w:rPr>
          <w:t>R1-2405123</w:t>
        </w:r>
      </w:hyperlink>
      <w:r w:rsidR="00D7097B" w:rsidRPr="00D7097B">
        <w:tab/>
        <w:t>Discussions on SBFD TX/RX/measurement procedures</w:t>
      </w:r>
      <w:r w:rsidR="00D7097B" w:rsidRPr="00D7097B">
        <w:tab/>
        <w:t>Ruijie Networks Co. Ltd</w:t>
      </w:r>
    </w:p>
    <w:p w14:paraId="0DF2C1A2" w14:textId="0527C141" w:rsidR="00D7097B" w:rsidRPr="00D7097B" w:rsidRDefault="006F79AF" w:rsidP="00D7097B">
      <w:hyperlink r:id="rId1292" w:history="1">
        <w:r>
          <w:rPr>
            <w:rStyle w:val="Hyperlink"/>
          </w:rPr>
          <w:t>R1-2405152</w:t>
        </w:r>
      </w:hyperlink>
      <w:r w:rsidR="00D7097B" w:rsidRPr="00D7097B">
        <w:tab/>
        <w:t>SBFD Transmission, Reception and Measurement Procedures</w:t>
      </w:r>
      <w:r w:rsidR="00D7097B" w:rsidRPr="00D7097B">
        <w:tab/>
        <w:t>Qualcomm Incorporated</w:t>
      </w:r>
    </w:p>
    <w:p w14:paraId="34FB1861" w14:textId="0BE74A90" w:rsidR="00D7097B" w:rsidRPr="00D7097B" w:rsidRDefault="006F79AF" w:rsidP="00D7097B">
      <w:hyperlink r:id="rId1293" w:history="1">
        <w:r>
          <w:rPr>
            <w:rStyle w:val="Hyperlink"/>
          </w:rPr>
          <w:t>R1-2405199</w:t>
        </w:r>
      </w:hyperlink>
      <w:r w:rsidR="00D7097B" w:rsidRPr="00D7097B">
        <w:tab/>
        <w:t>Tx Rx procedure for SBFD</w:t>
      </w:r>
      <w:r w:rsidR="00D7097B" w:rsidRPr="00D7097B">
        <w:tab/>
        <w:t>ASUSTeK</w:t>
      </w:r>
    </w:p>
    <w:p w14:paraId="1FE30161" w14:textId="7D1F6CCA" w:rsidR="00D7097B" w:rsidRPr="00D7097B" w:rsidRDefault="006F79AF" w:rsidP="00D7097B">
      <w:hyperlink r:id="rId1294" w:history="1">
        <w:r>
          <w:rPr>
            <w:rStyle w:val="Hyperlink"/>
          </w:rPr>
          <w:t>R1-2405240</w:t>
        </w:r>
      </w:hyperlink>
      <w:r w:rsidR="00D7097B" w:rsidRPr="00D7097B">
        <w:tab/>
        <w:t>Discussion on SBFD TX/RX/ measurement procedures</w:t>
      </w:r>
      <w:r w:rsidR="00D7097B" w:rsidRPr="00D7097B">
        <w:tab/>
        <w:t>CEWiT</w:t>
      </w:r>
    </w:p>
    <w:p w14:paraId="62B8AC4B" w14:textId="5898359B" w:rsidR="00D7097B" w:rsidRPr="00D7097B" w:rsidRDefault="006F79AF" w:rsidP="00D7097B">
      <w:hyperlink r:id="rId1295" w:history="1">
        <w:r>
          <w:rPr>
            <w:rStyle w:val="Hyperlink"/>
          </w:rPr>
          <w:t>R1-2405259</w:t>
        </w:r>
      </w:hyperlink>
      <w:r w:rsidR="00D7097B" w:rsidRPr="00D7097B">
        <w:tab/>
        <w:t>Discussion on SBFD Tx/Rx/measurement procedures</w:t>
      </w:r>
      <w:r w:rsidR="00D7097B" w:rsidRPr="00D7097B">
        <w:tab/>
        <w:t>KT Corp.</w:t>
      </w:r>
    </w:p>
    <w:p w14:paraId="61B6B314" w14:textId="303011F8" w:rsidR="00D7097B" w:rsidRPr="00D7097B" w:rsidRDefault="006F79AF" w:rsidP="00D7097B">
      <w:hyperlink r:id="rId1296" w:history="1">
        <w:r>
          <w:rPr>
            <w:rStyle w:val="Hyperlink"/>
          </w:rPr>
          <w:t>R1-2405280</w:t>
        </w:r>
      </w:hyperlink>
      <w:r w:rsidR="00D7097B" w:rsidRPr="00D7097B">
        <w:tab/>
        <w:t>Discussion on SBFD TX/RX/measurement procedures</w:t>
      </w:r>
      <w:r w:rsidR="00D7097B" w:rsidRPr="00D7097B">
        <w:tab/>
        <w:t>WILUS Inc.</w:t>
      </w:r>
    </w:p>
    <w:p w14:paraId="3900ED71" w14:textId="77777777" w:rsidR="00D7097B" w:rsidRDefault="00D7097B" w:rsidP="001B14C8"/>
    <w:p w14:paraId="283D420B" w14:textId="70964F8D" w:rsidR="001B14C8" w:rsidRPr="001B14C8" w:rsidRDefault="006F79AF" w:rsidP="001B14C8">
      <w:pPr>
        <w:rPr>
          <w:b/>
          <w:bCs/>
        </w:rPr>
      </w:pPr>
      <w:hyperlink r:id="rId1297" w:history="1">
        <w:r>
          <w:rPr>
            <w:rStyle w:val="Hyperlink"/>
            <w:b/>
            <w:bCs/>
          </w:rPr>
          <w:t>R1-2405422</w:t>
        </w:r>
      </w:hyperlink>
      <w:r w:rsidR="001B14C8" w:rsidRPr="001B14C8">
        <w:rPr>
          <w:b/>
          <w:bCs/>
        </w:rPr>
        <w:tab/>
        <w:t>Summary #1 of SBFD TX/RX/measurement procedures</w:t>
      </w:r>
      <w:r w:rsidR="001B14C8" w:rsidRPr="001B14C8">
        <w:rPr>
          <w:b/>
          <w:bCs/>
        </w:rPr>
        <w:tab/>
        <w:t>Moderator (CATT)</w:t>
      </w:r>
    </w:p>
    <w:p w14:paraId="5AD3CE90" w14:textId="2E98FD93" w:rsidR="001B14C8" w:rsidRDefault="001B14C8" w:rsidP="001B14C8">
      <w:r>
        <w:t>From Monday session</w:t>
      </w:r>
    </w:p>
    <w:p w14:paraId="0A345824" w14:textId="77777777" w:rsidR="001B14C8" w:rsidRPr="001B14C8" w:rsidRDefault="001B14C8" w:rsidP="001B14C8">
      <w:pPr>
        <w:rPr>
          <w:rFonts w:ascii="Times New Roman" w:eastAsiaTheme="minorEastAsia" w:hAnsi="Times New Roman"/>
          <w:bCs/>
          <w:szCs w:val="20"/>
          <w:lang w:eastAsia="zh-CN"/>
        </w:rPr>
      </w:pPr>
      <w:r w:rsidRPr="001B14C8">
        <w:rPr>
          <w:rFonts w:ascii="Times New Roman" w:eastAsiaTheme="minorEastAsia" w:hAnsi="Times New Roman"/>
          <w:bCs/>
          <w:szCs w:val="20"/>
          <w:highlight w:val="green"/>
          <w:lang w:eastAsia="zh-CN"/>
        </w:rPr>
        <w:t>Agreement</w:t>
      </w:r>
    </w:p>
    <w:p w14:paraId="1526053E" w14:textId="77777777" w:rsidR="001B14C8" w:rsidRPr="001B14C8" w:rsidRDefault="001B14C8" w:rsidP="001B14C8">
      <w:pPr>
        <w:rPr>
          <w:rFonts w:ascii="Times New Roman" w:eastAsiaTheme="minorEastAsia" w:hAnsi="Times New Roman"/>
          <w:bCs/>
          <w:szCs w:val="20"/>
          <w:lang w:eastAsia="zh-CN"/>
        </w:rPr>
      </w:pPr>
      <w:r w:rsidRPr="001B14C8">
        <w:rPr>
          <w:rFonts w:ascii="Times New Roman" w:eastAsiaTheme="minorEastAsia" w:hAnsi="Times New Roman"/>
          <w:bCs/>
          <w:szCs w:val="20"/>
          <w:lang w:eastAsia="zh-CN"/>
        </w:rPr>
        <w:t>F</w:t>
      </w:r>
      <w:r w:rsidRPr="001B14C8">
        <w:rPr>
          <w:rFonts w:ascii="Times New Roman" w:eastAsia="Malgun Gothic" w:hAnsi="Times New Roman"/>
          <w:bCs/>
          <w:szCs w:val="20"/>
        </w:rPr>
        <w:t>or CSI report associated with periodic/semi-persistent CSI-RS</w:t>
      </w:r>
      <w:r w:rsidRPr="001B14C8">
        <w:rPr>
          <w:rFonts w:ascii="Times New Roman" w:eastAsiaTheme="minorEastAsia" w:hAnsi="Times New Roman"/>
          <w:bCs/>
          <w:szCs w:val="20"/>
          <w:lang w:eastAsia="zh-CN"/>
        </w:rPr>
        <w:t>, discuss and decide whether to support the following options.</w:t>
      </w:r>
    </w:p>
    <w:p w14:paraId="6EA3DCC9" w14:textId="77777777" w:rsidR="001B14C8" w:rsidRPr="001B14C8" w:rsidRDefault="001B14C8" w:rsidP="00EA1844">
      <w:pPr>
        <w:numPr>
          <w:ilvl w:val="0"/>
          <w:numId w:val="110"/>
        </w:numPr>
        <w:rPr>
          <w:rFonts w:ascii="Times New Roman" w:eastAsia="Malgun Gothic" w:hAnsi="Times New Roman"/>
          <w:bCs/>
          <w:szCs w:val="20"/>
          <w:lang w:eastAsia="zh-CN"/>
        </w:rPr>
      </w:pPr>
      <w:r w:rsidRPr="001B14C8">
        <w:rPr>
          <w:rFonts w:ascii="Times New Roman" w:eastAsiaTheme="minorEastAsia" w:hAnsi="Times New Roman"/>
          <w:bCs/>
          <w:szCs w:val="20"/>
          <w:lang w:eastAsia="zh-CN"/>
        </w:rPr>
        <w:t xml:space="preserve">Option A: For separate CSI reports on SBFD and non-SBFD, </w:t>
      </w:r>
      <w:r w:rsidRPr="001B14C8">
        <w:rPr>
          <w:rFonts w:ascii="Times New Roman" w:eastAsia="Malgun Gothic" w:hAnsi="Times New Roman"/>
          <w:bCs/>
          <w:szCs w:val="20"/>
          <w:lang w:eastAsia="zh-CN"/>
        </w:rPr>
        <w:t xml:space="preserve">one </w:t>
      </w:r>
      <w:r w:rsidRPr="001B14C8">
        <w:rPr>
          <w:rFonts w:ascii="Times New Roman" w:eastAsia="Malgun Gothic" w:hAnsi="Times New Roman"/>
          <w:bCs/>
          <w:i/>
          <w:iCs/>
          <w:szCs w:val="20"/>
          <w:lang w:eastAsia="zh-CN"/>
        </w:rPr>
        <w:t>CSI-ReportConfig</w:t>
      </w:r>
      <w:r w:rsidRPr="001B14C8">
        <w:rPr>
          <w:rFonts w:ascii="Times New Roman" w:eastAsia="Malgun Gothic" w:hAnsi="Times New Roman"/>
          <w:bCs/>
          <w:szCs w:val="20"/>
          <w:lang w:eastAsia="zh-CN"/>
        </w:rPr>
        <w:t xml:space="preserve"> is associated with CSI-RS</w:t>
      </w:r>
      <w:r w:rsidRPr="001B14C8">
        <w:rPr>
          <w:rFonts w:ascii="Times New Roman" w:eastAsiaTheme="minorEastAsia" w:hAnsi="Times New Roman"/>
          <w:bCs/>
          <w:szCs w:val="20"/>
          <w:lang w:eastAsia="zh-CN"/>
        </w:rPr>
        <w:t>(s)</w:t>
      </w:r>
      <w:r w:rsidRPr="001B14C8">
        <w:rPr>
          <w:rFonts w:ascii="Times New Roman" w:eastAsia="Malgun Gothic" w:hAnsi="Times New Roman"/>
          <w:bCs/>
          <w:szCs w:val="20"/>
          <w:lang w:eastAsia="zh-CN"/>
        </w:rPr>
        <w:t xml:space="preserve"> restricted to SBFD symbols only and the second </w:t>
      </w:r>
      <w:r w:rsidRPr="001B14C8">
        <w:rPr>
          <w:rFonts w:ascii="Times New Roman" w:eastAsia="Malgun Gothic" w:hAnsi="Times New Roman"/>
          <w:bCs/>
          <w:i/>
          <w:iCs/>
          <w:szCs w:val="20"/>
          <w:lang w:eastAsia="zh-CN"/>
        </w:rPr>
        <w:t>CSI-ReportConfig</w:t>
      </w:r>
      <w:r w:rsidRPr="001B14C8">
        <w:rPr>
          <w:rFonts w:ascii="Times New Roman" w:eastAsia="Malgun Gothic" w:hAnsi="Times New Roman"/>
          <w:bCs/>
          <w:szCs w:val="20"/>
          <w:lang w:eastAsia="zh-CN"/>
        </w:rPr>
        <w:t xml:space="preserve"> is associated with CSI-RS</w:t>
      </w:r>
      <w:r w:rsidRPr="001B14C8">
        <w:rPr>
          <w:rFonts w:ascii="Times New Roman" w:eastAsiaTheme="minorEastAsia" w:hAnsi="Times New Roman"/>
          <w:bCs/>
          <w:szCs w:val="20"/>
          <w:lang w:eastAsia="zh-CN"/>
        </w:rPr>
        <w:t>(s)</w:t>
      </w:r>
      <w:r w:rsidRPr="001B14C8">
        <w:rPr>
          <w:rFonts w:ascii="Times New Roman" w:eastAsia="Malgun Gothic" w:hAnsi="Times New Roman"/>
          <w:bCs/>
          <w:szCs w:val="20"/>
          <w:lang w:eastAsia="zh-CN"/>
        </w:rPr>
        <w:t xml:space="preserve"> restricted to non-SBFD symbols only.</w:t>
      </w:r>
    </w:p>
    <w:p w14:paraId="1F59ECE1" w14:textId="77777777" w:rsidR="001B14C8" w:rsidRPr="001B14C8" w:rsidRDefault="001B14C8" w:rsidP="00EA1844">
      <w:pPr>
        <w:numPr>
          <w:ilvl w:val="1"/>
          <w:numId w:val="110"/>
        </w:numPr>
        <w:rPr>
          <w:rFonts w:ascii="Times New Roman" w:eastAsia="Malgun Gothic" w:hAnsi="Times New Roman"/>
          <w:bCs/>
          <w:szCs w:val="20"/>
          <w:lang w:eastAsia="zh-CN"/>
        </w:rPr>
      </w:pPr>
      <w:r w:rsidRPr="001B14C8">
        <w:rPr>
          <w:rFonts w:ascii="Times New Roman" w:eastAsiaTheme="minorEastAsia" w:hAnsi="Times New Roman"/>
          <w:bCs/>
          <w:szCs w:val="20"/>
          <w:lang w:eastAsia="zh-CN"/>
        </w:rPr>
        <w:t xml:space="preserve">gNB configuration may not </w:t>
      </w:r>
      <w:r w:rsidRPr="001B14C8">
        <w:rPr>
          <w:rFonts w:ascii="Times New Roman" w:eastAsia="Malgun Gothic" w:hAnsi="Times New Roman"/>
          <w:bCs/>
          <w:szCs w:val="20"/>
          <w:lang w:eastAsia="zh-CN"/>
        </w:rPr>
        <w:t xml:space="preserve">ensure that the CSI-RS associated with each </w:t>
      </w:r>
      <w:r w:rsidRPr="001B14C8">
        <w:rPr>
          <w:rFonts w:ascii="Times New Roman" w:eastAsia="Malgun Gothic" w:hAnsi="Times New Roman"/>
          <w:bCs/>
          <w:i/>
          <w:szCs w:val="20"/>
          <w:lang w:eastAsia="zh-CN"/>
        </w:rPr>
        <w:t>CSI-ReportConfig</w:t>
      </w:r>
      <w:r w:rsidRPr="001B14C8">
        <w:rPr>
          <w:rFonts w:ascii="Times New Roman" w:eastAsia="Malgun Gothic" w:hAnsi="Times New Roman"/>
          <w:bCs/>
          <w:szCs w:val="20"/>
          <w:lang w:eastAsia="zh-CN"/>
        </w:rPr>
        <w:t xml:space="preserve"> is confined to either SBFD symbols or non-SBFD symbols only.</w:t>
      </w:r>
    </w:p>
    <w:p w14:paraId="57E12FE8" w14:textId="77777777" w:rsidR="001B14C8" w:rsidRPr="001B14C8" w:rsidRDefault="001B14C8" w:rsidP="00EA1844">
      <w:pPr>
        <w:numPr>
          <w:ilvl w:val="2"/>
          <w:numId w:val="110"/>
        </w:numPr>
        <w:rPr>
          <w:rFonts w:ascii="Times New Roman" w:eastAsia="Malgun Gothic" w:hAnsi="Times New Roman"/>
          <w:bCs/>
          <w:szCs w:val="20"/>
          <w:lang w:eastAsia="zh-CN"/>
        </w:rPr>
      </w:pPr>
      <w:r w:rsidRPr="001B14C8">
        <w:rPr>
          <w:rFonts w:ascii="Times New Roman" w:eastAsiaTheme="minorEastAsia" w:hAnsi="Times New Roman"/>
          <w:bCs/>
          <w:szCs w:val="20"/>
          <w:lang w:eastAsia="zh-CN"/>
        </w:rPr>
        <w:t xml:space="preserve">For the </w:t>
      </w:r>
      <w:r w:rsidRPr="001B14C8">
        <w:rPr>
          <w:rFonts w:ascii="Times New Roman" w:eastAsia="Malgun Gothic" w:hAnsi="Times New Roman"/>
          <w:bCs/>
          <w:i/>
          <w:iCs/>
          <w:szCs w:val="20"/>
          <w:lang w:eastAsia="zh-CN"/>
        </w:rPr>
        <w:t>CSI-ReportConfig</w:t>
      </w:r>
      <w:r w:rsidRPr="001B14C8">
        <w:rPr>
          <w:rFonts w:ascii="Times New Roman" w:eastAsia="Malgun Gothic" w:hAnsi="Times New Roman"/>
          <w:bCs/>
          <w:szCs w:val="20"/>
          <w:lang w:eastAsia="zh-CN"/>
        </w:rPr>
        <w:t xml:space="preserve"> associated with CSI-RS</w:t>
      </w:r>
      <w:r w:rsidRPr="001B14C8">
        <w:rPr>
          <w:rFonts w:ascii="Times New Roman" w:eastAsiaTheme="minorEastAsia" w:hAnsi="Times New Roman"/>
          <w:bCs/>
          <w:szCs w:val="20"/>
          <w:lang w:eastAsia="zh-CN"/>
        </w:rPr>
        <w:t>(s)</w:t>
      </w:r>
      <w:r w:rsidRPr="001B14C8">
        <w:rPr>
          <w:rFonts w:ascii="Times New Roman" w:eastAsia="Malgun Gothic" w:hAnsi="Times New Roman"/>
          <w:bCs/>
          <w:szCs w:val="20"/>
          <w:lang w:eastAsia="zh-CN"/>
        </w:rPr>
        <w:t xml:space="preserve"> restricted to SBFD symbols only</w:t>
      </w:r>
      <w:r w:rsidRPr="001B14C8">
        <w:rPr>
          <w:rFonts w:ascii="Times New Roman" w:eastAsiaTheme="minorEastAsia" w:hAnsi="Times New Roman"/>
          <w:bCs/>
          <w:szCs w:val="20"/>
          <w:lang w:eastAsia="zh-CN"/>
        </w:rPr>
        <w:t xml:space="preserve">, </w:t>
      </w:r>
      <w:r w:rsidRPr="001B14C8">
        <w:rPr>
          <w:rFonts w:ascii="Times New Roman" w:eastAsia="Malgun Gothic" w:hAnsi="Times New Roman"/>
          <w:bCs/>
          <w:szCs w:val="20"/>
          <w:lang w:eastAsia="zh-CN"/>
        </w:rPr>
        <w:t>only CSI-RS transmission occasions within SBFD symbols are used for CSI derivation</w:t>
      </w:r>
      <w:r w:rsidRPr="001B14C8">
        <w:rPr>
          <w:rFonts w:ascii="Times New Roman" w:eastAsiaTheme="minorEastAsia" w:hAnsi="Times New Roman"/>
          <w:bCs/>
          <w:szCs w:val="20"/>
          <w:lang w:eastAsia="zh-CN"/>
        </w:rPr>
        <w:t xml:space="preserve">. For the </w:t>
      </w:r>
      <w:r w:rsidRPr="001B14C8">
        <w:rPr>
          <w:rFonts w:ascii="Times New Roman" w:eastAsia="Malgun Gothic" w:hAnsi="Times New Roman"/>
          <w:bCs/>
          <w:i/>
          <w:iCs/>
          <w:szCs w:val="20"/>
          <w:lang w:eastAsia="zh-CN"/>
        </w:rPr>
        <w:t>CSI-ReportConfig</w:t>
      </w:r>
      <w:r w:rsidRPr="001B14C8">
        <w:rPr>
          <w:rFonts w:ascii="Times New Roman" w:eastAsia="Malgun Gothic" w:hAnsi="Times New Roman"/>
          <w:bCs/>
          <w:szCs w:val="20"/>
          <w:lang w:eastAsia="zh-CN"/>
        </w:rPr>
        <w:t xml:space="preserve"> associated with CSI-RS</w:t>
      </w:r>
      <w:r w:rsidRPr="001B14C8">
        <w:rPr>
          <w:rFonts w:ascii="Times New Roman" w:eastAsiaTheme="minorEastAsia" w:hAnsi="Times New Roman"/>
          <w:bCs/>
          <w:szCs w:val="20"/>
          <w:lang w:eastAsia="zh-CN"/>
        </w:rPr>
        <w:t>(s)</w:t>
      </w:r>
      <w:r w:rsidRPr="001B14C8">
        <w:rPr>
          <w:rFonts w:ascii="Times New Roman" w:eastAsia="Malgun Gothic" w:hAnsi="Times New Roman"/>
          <w:bCs/>
          <w:szCs w:val="20"/>
          <w:lang w:eastAsia="zh-CN"/>
        </w:rPr>
        <w:t xml:space="preserve"> restricted to non-SBFD symbols only</w:t>
      </w:r>
      <w:r w:rsidRPr="001B14C8">
        <w:rPr>
          <w:rFonts w:ascii="Times New Roman" w:eastAsiaTheme="minorEastAsia" w:hAnsi="Times New Roman"/>
          <w:bCs/>
          <w:szCs w:val="20"/>
          <w:lang w:eastAsia="zh-CN"/>
        </w:rPr>
        <w:t xml:space="preserve">, </w:t>
      </w:r>
      <w:r w:rsidRPr="001B14C8">
        <w:rPr>
          <w:rFonts w:ascii="Times New Roman" w:eastAsia="Malgun Gothic" w:hAnsi="Times New Roman"/>
          <w:bCs/>
          <w:szCs w:val="20"/>
          <w:lang w:eastAsia="zh-CN"/>
        </w:rPr>
        <w:t xml:space="preserve">only CSI-RS transmission occasions within </w:t>
      </w:r>
      <w:r w:rsidRPr="001B14C8">
        <w:rPr>
          <w:rFonts w:ascii="Times New Roman" w:eastAsiaTheme="minorEastAsia" w:hAnsi="Times New Roman"/>
          <w:bCs/>
          <w:szCs w:val="20"/>
          <w:lang w:eastAsia="zh-CN"/>
        </w:rPr>
        <w:t>non-</w:t>
      </w:r>
      <w:r w:rsidRPr="001B14C8">
        <w:rPr>
          <w:rFonts w:ascii="Times New Roman" w:eastAsia="Malgun Gothic" w:hAnsi="Times New Roman"/>
          <w:bCs/>
          <w:szCs w:val="20"/>
          <w:lang w:eastAsia="zh-CN"/>
        </w:rPr>
        <w:t>SBFD symbols are used for CSI derivation</w:t>
      </w:r>
      <w:r w:rsidRPr="001B14C8">
        <w:rPr>
          <w:rFonts w:ascii="Times New Roman" w:eastAsiaTheme="minorEastAsia" w:hAnsi="Times New Roman"/>
          <w:bCs/>
          <w:szCs w:val="20"/>
          <w:lang w:eastAsia="zh-CN"/>
        </w:rPr>
        <w:t>.</w:t>
      </w:r>
    </w:p>
    <w:p w14:paraId="74F7ABA6" w14:textId="7F9B58B2" w:rsidR="001B14C8" w:rsidRPr="001B14C8" w:rsidRDefault="001B14C8" w:rsidP="00EA1844">
      <w:pPr>
        <w:numPr>
          <w:ilvl w:val="0"/>
          <w:numId w:val="110"/>
        </w:numPr>
        <w:rPr>
          <w:rFonts w:ascii="Times New Roman" w:eastAsia="Malgun Gothic" w:hAnsi="Times New Roman"/>
          <w:bCs/>
          <w:szCs w:val="20"/>
          <w:lang w:eastAsia="zh-CN"/>
        </w:rPr>
      </w:pPr>
      <w:r w:rsidRPr="001B14C8">
        <w:rPr>
          <w:rFonts w:ascii="Times New Roman" w:eastAsiaTheme="minorEastAsia" w:hAnsi="Times New Roman"/>
          <w:bCs/>
          <w:szCs w:val="20"/>
          <w:lang w:eastAsia="zh-CN"/>
        </w:rPr>
        <w:t>Option B: Enhance Rel-18 NES</w:t>
      </w:r>
      <w:r w:rsidRPr="001B14C8">
        <w:rPr>
          <w:rFonts w:ascii="Times New Roman" w:hAnsi="Times New Roman"/>
          <w:bCs/>
          <w:szCs w:val="20"/>
        </w:rPr>
        <w:t xml:space="preserve"> CSI reporting framework</w:t>
      </w:r>
      <w:r w:rsidRPr="001B14C8">
        <w:rPr>
          <w:rFonts w:ascii="Times New Roman" w:eastAsiaTheme="minorEastAsia" w:hAnsi="Times New Roman"/>
          <w:bCs/>
          <w:szCs w:val="20"/>
          <w:lang w:eastAsia="zh-CN"/>
        </w:rPr>
        <w:t xml:space="preserve"> to support </w:t>
      </w:r>
      <w:r w:rsidRPr="001B14C8">
        <w:rPr>
          <w:rFonts w:ascii="Times New Roman" w:hAnsi="Times New Roman"/>
          <w:bCs/>
          <w:szCs w:val="20"/>
        </w:rPr>
        <w:t xml:space="preserve">one </w:t>
      </w:r>
      <w:r w:rsidRPr="001B14C8">
        <w:rPr>
          <w:rFonts w:ascii="Times New Roman" w:hAnsi="Times New Roman"/>
          <w:bCs/>
          <w:i/>
          <w:iCs/>
          <w:szCs w:val="20"/>
        </w:rPr>
        <w:t>CSI-ReportConfig</w:t>
      </w:r>
      <w:r w:rsidRPr="001B14C8">
        <w:rPr>
          <w:rFonts w:ascii="Times New Roman" w:hAnsi="Times New Roman"/>
          <w:bCs/>
          <w:szCs w:val="20"/>
        </w:rPr>
        <w:t xml:space="preserve"> </w:t>
      </w:r>
      <w:r w:rsidRPr="001B14C8">
        <w:rPr>
          <w:rFonts w:ascii="Times New Roman" w:eastAsiaTheme="minorEastAsia" w:hAnsi="Times New Roman"/>
          <w:bCs/>
          <w:szCs w:val="20"/>
          <w:lang w:eastAsia="zh-CN"/>
        </w:rPr>
        <w:t xml:space="preserve">with one sub-configuration </w:t>
      </w:r>
      <w:r w:rsidRPr="001B14C8">
        <w:rPr>
          <w:rFonts w:ascii="Times New Roman" w:hAnsi="Times New Roman"/>
          <w:bCs/>
          <w:szCs w:val="20"/>
        </w:rPr>
        <w:t>associated with SBFD symbols and</w:t>
      </w:r>
      <w:r w:rsidRPr="001B14C8">
        <w:rPr>
          <w:rFonts w:ascii="Times New Roman" w:eastAsiaTheme="minorEastAsia" w:hAnsi="Times New Roman"/>
          <w:bCs/>
          <w:szCs w:val="20"/>
          <w:lang w:eastAsia="zh-CN"/>
        </w:rPr>
        <w:t xml:space="preserve"> the other sub-configuration associated with</w:t>
      </w:r>
      <w:r w:rsidRPr="001B14C8">
        <w:rPr>
          <w:rFonts w:ascii="Times New Roman" w:hAnsi="Times New Roman"/>
          <w:bCs/>
          <w:szCs w:val="20"/>
        </w:rPr>
        <w:t xml:space="preserve"> non-SBFD symbols</w:t>
      </w:r>
      <w:r w:rsidR="00F06678">
        <w:rPr>
          <w:rFonts w:ascii="Times New Roman" w:hAnsi="Times New Roman"/>
          <w:bCs/>
          <w:szCs w:val="20"/>
        </w:rPr>
        <w:t>.</w:t>
      </w:r>
    </w:p>
    <w:p w14:paraId="591F4F45" w14:textId="77777777" w:rsidR="001B14C8" w:rsidRPr="001B14C8" w:rsidRDefault="001B14C8" w:rsidP="001B14C8">
      <w:pPr>
        <w:rPr>
          <w:rFonts w:ascii="Times New Roman" w:hAnsi="Times New Roman"/>
          <w:bCs/>
          <w:szCs w:val="20"/>
        </w:rPr>
      </w:pPr>
    </w:p>
    <w:p w14:paraId="0FFB4C5E" w14:textId="77777777" w:rsidR="001B14C8" w:rsidRPr="001B14C8" w:rsidRDefault="001B14C8" w:rsidP="001B14C8">
      <w:pPr>
        <w:rPr>
          <w:rFonts w:ascii="Times New Roman" w:eastAsiaTheme="minorEastAsia" w:hAnsi="Times New Roman"/>
          <w:bCs/>
          <w:szCs w:val="20"/>
          <w:lang w:eastAsia="zh-CN"/>
        </w:rPr>
      </w:pPr>
      <w:r w:rsidRPr="001B14C8">
        <w:rPr>
          <w:rFonts w:ascii="Times New Roman" w:eastAsiaTheme="minorEastAsia" w:hAnsi="Times New Roman"/>
          <w:bCs/>
          <w:szCs w:val="20"/>
          <w:highlight w:val="darkYellow"/>
          <w:lang w:eastAsia="zh-CN"/>
        </w:rPr>
        <w:t>Working Assumption</w:t>
      </w:r>
    </w:p>
    <w:p w14:paraId="36AD706A" w14:textId="77777777" w:rsidR="001B14C8" w:rsidRPr="001B14C8" w:rsidRDefault="001B14C8" w:rsidP="001B14C8">
      <w:pPr>
        <w:tabs>
          <w:tab w:val="left" w:pos="0"/>
        </w:tabs>
        <w:rPr>
          <w:rFonts w:ascii="Times New Roman" w:eastAsiaTheme="minorEastAsia" w:hAnsi="Times New Roman"/>
          <w:bCs/>
          <w:szCs w:val="20"/>
        </w:rPr>
      </w:pPr>
      <w:r w:rsidRPr="001B14C8">
        <w:rPr>
          <w:rFonts w:ascii="Times New Roman" w:eastAsiaTheme="minorEastAsia" w:hAnsi="Times New Roman"/>
          <w:bCs/>
          <w:szCs w:val="20"/>
        </w:rPr>
        <w:t xml:space="preserve">For </w:t>
      </w:r>
      <w:r w:rsidRPr="001B14C8">
        <w:rPr>
          <w:rFonts w:ascii="Times New Roman" w:eastAsia="Malgun Gothic" w:hAnsi="Times New Roman"/>
          <w:bCs/>
          <w:szCs w:val="20"/>
        </w:rPr>
        <w:t>frequency resource allocation for CSI-RS across downlink subbands for SBFD-aware UEs</w:t>
      </w:r>
      <w:r w:rsidRPr="001B14C8">
        <w:rPr>
          <w:rFonts w:ascii="Times New Roman" w:eastAsiaTheme="minorEastAsia" w:hAnsi="Times New Roman"/>
          <w:bCs/>
          <w:szCs w:val="20"/>
        </w:rPr>
        <w:t>, support o</w:t>
      </w:r>
      <w:r w:rsidRPr="001B14C8">
        <w:rPr>
          <w:rFonts w:ascii="Times New Roman" w:eastAsia="Malgun Gothic" w:hAnsi="Times New Roman"/>
          <w:bCs/>
          <w:szCs w:val="20"/>
        </w:rPr>
        <w:t xml:space="preserve">ne contiguous CSI-RS resource allocation with non-contiguous CSI-RS resource derived by excluding frequency resources outside DL </w:t>
      </w:r>
      <w:r w:rsidRPr="001B14C8">
        <w:rPr>
          <w:rFonts w:ascii="Times New Roman" w:eastAsiaTheme="minorEastAsia" w:hAnsi="Times New Roman"/>
          <w:bCs/>
          <w:szCs w:val="20"/>
        </w:rPr>
        <w:t>usable PRBs.</w:t>
      </w:r>
    </w:p>
    <w:p w14:paraId="36BE6A2D" w14:textId="26C57161" w:rsidR="001B14C8" w:rsidRPr="001B14C8" w:rsidRDefault="001B14C8" w:rsidP="00EA1844">
      <w:pPr>
        <w:pStyle w:val="ListParagraph"/>
        <w:numPr>
          <w:ilvl w:val="0"/>
          <w:numId w:val="111"/>
        </w:numPr>
        <w:rPr>
          <w:lang w:eastAsia="zh-CN"/>
        </w:rPr>
      </w:pPr>
      <w:r w:rsidRPr="001B14C8">
        <w:rPr>
          <w:lang w:eastAsia="zh-CN"/>
        </w:rPr>
        <w:t>No impact on CSI-RS sequence generation</w:t>
      </w:r>
      <w:r w:rsidR="00F06678">
        <w:rPr>
          <w:lang w:eastAsia="zh-CN"/>
        </w:rPr>
        <w:t>.</w:t>
      </w:r>
    </w:p>
    <w:p w14:paraId="41FC07C1" w14:textId="1E831B92" w:rsidR="001B14C8" w:rsidRPr="001B14C8" w:rsidRDefault="001B14C8" w:rsidP="00EA1844">
      <w:pPr>
        <w:pStyle w:val="ListParagraph"/>
        <w:numPr>
          <w:ilvl w:val="0"/>
          <w:numId w:val="111"/>
        </w:numPr>
        <w:rPr>
          <w:lang w:eastAsia="zh-CN"/>
        </w:rPr>
      </w:pPr>
      <w:r w:rsidRPr="001B14C8">
        <w:rPr>
          <w:lang w:eastAsia="zh-CN"/>
        </w:rPr>
        <w:t xml:space="preserve">CSI-RS sequence mapping is applied to </w:t>
      </w:r>
      <w:r w:rsidRPr="001B14C8">
        <w:t>CSI-RS resources within DL usable PRBs</w:t>
      </w:r>
      <w:r w:rsidRPr="001B14C8">
        <w:rPr>
          <w:lang w:eastAsia="zh-CN"/>
        </w:rPr>
        <w:t xml:space="preserve"> only (effectively, this is same as the case when the CSI-RS sequence mapped to the RBs outside the DL usable PRBs are punctured)</w:t>
      </w:r>
      <w:r w:rsidR="00F06678">
        <w:rPr>
          <w:lang w:eastAsia="zh-CN"/>
        </w:rPr>
        <w:t>.</w:t>
      </w:r>
    </w:p>
    <w:p w14:paraId="7CC254EC" w14:textId="5B8F2B75" w:rsidR="001B14C8" w:rsidRPr="001B14C8" w:rsidRDefault="001B14C8" w:rsidP="00EA1844">
      <w:pPr>
        <w:pStyle w:val="ListParagraph"/>
        <w:numPr>
          <w:ilvl w:val="0"/>
          <w:numId w:val="111"/>
        </w:numPr>
      </w:pPr>
      <w:r w:rsidRPr="001B14C8">
        <w:rPr>
          <w:lang w:eastAsia="zh-CN"/>
        </w:rPr>
        <w:t>RAN1 to further study the impact on CSI processing timeline in SBFD symbols to process the CSI-RS across the two DL subbands</w:t>
      </w:r>
      <w:r w:rsidR="00F06678">
        <w:rPr>
          <w:lang w:eastAsia="zh-CN"/>
        </w:rPr>
        <w:t>.</w:t>
      </w:r>
    </w:p>
    <w:p w14:paraId="6488DCBD" w14:textId="77777777" w:rsidR="001B14C8" w:rsidRDefault="001B14C8" w:rsidP="001B14C8"/>
    <w:p w14:paraId="511B5A11" w14:textId="2C0596AA" w:rsidR="001B14C8" w:rsidRPr="007A2002" w:rsidRDefault="006F79AF" w:rsidP="001B14C8">
      <w:pPr>
        <w:rPr>
          <w:b/>
          <w:bCs/>
        </w:rPr>
      </w:pPr>
      <w:hyperlink r:id="rId1298" w:history="1">
        <w:r>
          <w:rPr>
            <w:rStyle w:val="Hyperlink"/>
            <w:b/>
            <w:bCs/>
          </w:rPr>
          <w:t>R1-2405423</w:t>
        </w:r>
      </w:hyperlink>
      <w:r w:rsidR="001B14C8" w:rsidRPr="007A2002">
        <w:rPr>
          <w:b/>
          <w:bCs/>
        </w:rPr>
        <w:tab/>
        <w:t>Summary #2 of SBFD TX/RX/measurement procedures</w:t>
      </w:r>
      <w:r w:rsidR="001B14C8" w:rsidRPr="007A2002">
        <w:rPr>
          <w:b/>
          <w:bCs/>
        </w:rPr>
        <w:tab/>
        <w:t>Moderator (CATT)</w:t>
      </w:r>
    </w:p>
    <w:p w14:paraId="32966487" w14:textId="632F8D92" w:rsidR="007A2002" w:rsidRDefault="007A2002" w:rsidP="001B14C8">
      <w:r>
        <w:t>From Tuesday session</w:t>
      </w:r>
    </w:p>
    <w:p w14:paraId="76EE0D3B" w14:textId="08219BE1" w:rsidR="007A2002" w:rsidRPr="007A2002" w:rsidRDefault="007A2002" w:rsidP="007A2002">
      <w:pPr>
        <w:rPr>
          <w:rFonts w:ascii="Times New Roman" w:eastAsiaTheme="minorEastAsia" w:hAnsi="Times New Roman"/>
          <w:bCs/>
          <w:szCs w:val="20"/>
          <w:lang w:eastAsia="zh-CN"/>
        </w:rPr>
      </w:pPr>
      <w:r w:rsidRPr="007A2002">
        <w:rPr>
          <w:rFonts w:ascii="Times New Roman" w:eastAsiaTheme="minorEastAsia" w:hAnsi="Times New Roman"/>
          <w:bCs/>
          <w:szCs w:val="20"/>
          <w:highlight w:val="green"/>
          <w:lang w:eastAsia="zh-CN"/>
        </w:rPr>
        <w:t>Agreement</w:t>
      </w:r>
    </w:p>
    <w:p w14:paraId="257E8BFE" w14:textId="77777777" w:rsidR="007A2002" w:rsidRPr="007A2002" w:rsidRDefault="007A2002" w:rsidP="007A2002">
      <w:pPr>
        <w:rPr>
          <w:rFonts w:ascii="Times New Roman" w:eastAsiaTheme="minorEastAsia" w:hAnsi="Times New Roman"/>
          <w:bCs/>
          <w:szCs w:val="20"/>
          <w:lang w:eastAsia="zh-CN"/>
        </w:rPr>
      </w:pPr>
      <w:r w:rsidRPr="007A2002">
        <w:rPr>
          <w:rFonts w:ascii="Times New Roman" w:eastAsiaTheme="minorEastAsia" w:hAnsi="Times New Roman"/>
          <w:bCs/>
          <w:szCs w:val="20"/>
          <w:lang w:eastAsia="zh-CN"/>
        </w:rPr>
        <w:t xml:space="preserve">For a single TRP scenario, support separate UL power control for PUSCH/PUCCH/SRS transmissions in SBFD symbols and non-SBFD symbols </w:t>
      </w:r>
    </w:p>
    <w:p w14:paraId="02CD56FC" w14:textId="77777777" w:rsidR="007A2002" w:rsidRPr="007A2002" w:rsidRDefault="007A2002" w:rsidP="00311060">
      <w:pPr>
        <w:numPr>
          <w:ilvl w:val="0"/>
          <w:numId w:val="152"/>
        </w:numPr>
        <w:rPr>
          <w:rFonts w:ascii="Times New Roman" w:eastAsiaTheme="minorEastAsia" w:hAnsi="Times New Roman"/>
          <w:bCs/>
          <w:szCs w:val="20"/>
          <w:lang w:eastAsia="zh-CN"/>
        </w:rPr>
      </w:pPr>
      <w:r w:rsidRPr="007A2002">
        <w:rPr>
          <w:rFonts w:ascii="Times New Roman" w:eastAsiaTheme="minorEastAsia" w:hAnsi="Times New Roman"/>
          <w:bCs/>
          <w:szCs w:val="20"/>
          <w:lang w:eastAsia="zh-CN"/>
        </w:rPr>
        <w:t>Decide in RAN1#118 whether separate UL power control for FR2 is supported based on UL spatial relation Info framework and/or unified TCI state framework.</w:t>
      </w:r>
    </w:p>
    <w:p w14:paraId="1A8EAE82" w14:textId="77777777" w:rsidR="007A2002" w:rsidRPr="007A2002" w:rsidRDefault="007A2002" w:rsidP="007A2002">
      <w:pPr>
        <w:rPr>
          <w:rFonts w:ascii="Times New Roman" w:hAnsi="Times New Roman"/>
          <w:bCs/>
          <w:szCs w:val="20"/>
          <w:lang w:eastAsia="ko-KR"/>
        </w:rPr>
      </w:pPr>
    </w:p>
    <w:p w14:paraId="4A18181C" w14:textId="77777777" w:rsidR="007A2002" w:rsidRPr="007A2002" w:rsidRDefault="007A2002" w:rsidP="007A2002">
      <w:pPr>
        <w:rPr>
          <w:rFonts w:ascii="Times New Roman" w:eastAsiaTheme="minorEastAsia" w:hAnsi="Times New Roman"/>
          <w:bCs/>
          <w:szCs w:val="20"/>
          <w:lang w:eastAsia="zh-CN"/>
        </w:rPr>
      </w:pPr>
      <w:r w:rsidRPr="007A2002">
        <w:rPr>
          <w:rFonts w:ascii="Times New Roman" w:eastAsiaTheme="minorEastAsia" w:hAnsi="Times New Roman"/>
          <w:bCs/>
          <w:szCs w:val="20"/>
          <w:highlight w:val="green"/>
          <w:lang w:eastAsia="zh-CN"/>
        </w:rPr>
        <w:t>Agreement</w:t>
      </w:r>
    </w:p>
    <w:p w14:paraId="3F12371A" w14:textId="77777777" w:rsidR="007A2002" w:rsidRPr="007A2002" w:rsidRDefault="007A2002" w:rsidP="007A2002">
      <w:pPr>
        <w:rPr>
          <w:rFonts w:ascii="Times New Roman" w:eastAsia="Microsoft YaHei" w:hAnsi="Times New Roman"/>
          <w:bCs/>
          <w:szCs w:val="20"/>
          <w:lang w:eastAsia="zh-CN"/>
        </w:rPr>
      </w:pPr>
      <w:r w:rsidRPr="007A2002">
        <w:rPr>
          <w:rFonts w:ascii="Times New Roman" w:eastAsia="Microsoft YaHei" w:hAnsi="Times New Roman"/>
          <w:bCs/>
          <w:szCs w:val="20"/>
          <w:lang w:eastAsia="zh-CN"/>
        </w:rPr>
        <w:t xml:space="preserve">For a </w:t>
      </w:r>
      <w:r w:rsidRPr="007A2002">
        <w:rPr>
          <w:rFonts w:ascii="Times New Roman" w:eastAsia="Malgun Gothic" w:hAnsi="Times New Roman"/>
          <w:bCs/>
          <w:szCs w:val="20"/>
          <w:lang w:eastAsia="ko-KR"/>
        </w:rPr>
        <w:t xml:space="preserve">contiguous </w:t>
      </w:r>
      <w:r w:rsidRPr="007A2002">
        <w:rPr>
          <w:rFonts w:ascii="Times New Roman" w:eastAsia="Microsoft YaHei" w:hAnsi="Times New Roman"/>
          <w:bCs/>
          <w:szCs w:val="20"/>
          <w:lang w:eastAsia="zh-CN"/>
        </w:rPr>
        <w:t xml:space="preserve">CSI-RS resource which overlaps with SBFD subband boundaries, </w:t>
      </w:r>
      <w:r w:rsidRPr="007A2002">
        <w:rPr>
          <w:rFonts w:ascii="Times New Roman" w:eastAsiaTheme="minorEastAsia" w:hAnsi="Times New Roman"/>
          <w:bCs/>
          <w:szCs w:val="20"/>
          <w:lang w:eastAsia="zh-CN"/>
        </w:rPr>
        <w:t>o</w:t>
      </w:r>
      <w:r w:rsidRPr="007A2002">
        <w:rPr>
          <w:rFonts w:ascii="Times New Roman" w:hAnsi="Times New Roman"/>
          <w:bCs/>
          <w:szCs w:val="20"/>
        </w:rPr>
        <w:t>nly CSI-RS frequency resources within DL usable PRBs are valid for SBFD-aware.</w:t>
      </w:r>
    </w:p>
    <w:p w14:paraId="38D8AB73" w14:textId="77777777" w:rsidR="007A2002" w:rsidRPr="007A2002" w:rsidRDefault="007A2002" w:rsidP="00311060">
      <w:pPr>
        <w:numPr>
          <w:ilvl w:val="1"/>
          <w:numId w:val="153"/>
        </w:numPr>
        <w:suppressAutoHyphens/>
        <w:spacing w:line="259" w:lineRule="auto"/>
        <w:jc w:val="both"/>
        <w:rPr>
          <w:rFonts w:ascii="Times New Roman" w:eastAsiaTheme="minorEastAsia" w:hAnsi="Times New Roman"/>
          <w:bCs/>
          <w:szCs w:val="20"/>
          <w:lang w:eastAsia="zh-CN"/>
        </w:rPr>
      </w:pPr>
      <w:r w:rsidRPr="007A2002">
        <w:rPr>
          <w:rFonts w:ascii="Times New Roman" w:eastAsiaTheme="minorEastAsia" w:hAnsi="Times New Roman"/>
          <w:bCs/>
          <w:szCs w:val="20"/>
          <w:lang w:eastAsia="zh-CN"/>
        </w:rPr>
        <w:t>No impact on CSI-RS sequence generation</w:t>
      </w:r>
    </w:p>
    <w:p w14:paraId="6B362DCC" w14:textId="77777777" w:rsidR="007A2002" w:rsidRPr="007A2002" w:rsidRDefault="007A2002" w:rsidP="00311060">
      <w:pPr>
        <w:numPr>
          <w:ilvl w:val="1"/>
          <w:numId w:val="153"/>
        </w:numPr>
        <w:suppressAutoHyphens/>
        <w:spacing w:line="259" w:lineRule="auto"/>
        <w:jc w:val="both"/>
        <w:rPr>
          <w:rFonts w:ascii="Times New Roman" w:eastAsiaTheme="minorEastAsia" w:hAnsi="Times New Roman"/>
          <w:bCs/>
          <w:szCs w:val="20"/>
          <w:lang w:eastAsia="zh-CN"/>
        </w:rPr>
      </w:pPr>
      <w:r w:rsidRPr="007A2002">
        <w:rPr>
          <w:rFonts w:ascii="Times New Roman" w:eastAsiaTheme="minorEastAsia" w:hAnsi="Times New Roman"/>
          <w:bCs/>
          <w:szCs w:val="20"/>
          <w:lang w:eastAsia="zh-CN"/>
        </w:rPr>
        <w:t>CSI-RS sequence mapping is applied to CSI-RS resources within DL usable PRBs only (effectively, this is same as the case when the CSI-RS sequence mapped to the RBs outside the DL usable PRBs are punctured)</w:t>
      </w:r>
    </w:p>
    <w:p w14:paraId="1887CED7" w14:textId="77777777" w:rsidR="007A2002" w:rsidRPr="007A2002" w:rsidRDefault="007A2002" w:rsidP="007A2002">
      <w:pPr>
        <w:rPr>
          <w:rFonts w:ascii="Times New Roman" w:hAnsi="Times New Roman"/>
          <w:bCs/>
          <w:szCs w:val="20"/>
          <w:lang w:eastAsia="ko-KR"/>
        </w:rPr>
      </w:pPr>
    </w:p>
    <w:p w14:paraId="1961D89E" w14:textId="77777777" w:rsidR="007A2002" w:rsidRPr="007A2002" w:rsidRDefault="007A2002" w:rsidP="007A2002">
      <w:pPr>
        <w:rPr>
          <w:rFonts w:ascii="Times New Roman" w:eastAsiaTheme="minorEastAsia" w:hAnsi="Times New Roman"/>
          <w:bCs/>
          <w:szCs w:val="20"/>
          <w:lang w:eastAsia="zh-CN"/>
        </w:rPr>
      </w:pPr>
      <w:r w:rsidRPr="007A2002">
        <w:rPr>
          <w:rFonts w:ascii="Times New Roman" w:eastAsiaTheme="minorEastAsia" w:hAnsi="Times New Roman"/>
          <w:bCs/>
          <w:szCs w:val="20"/>
          <w:highlight w:val="green"/>
          <w:lang w:eastAsia="zh-CN"/>
        </w:rPr>
        <w:t>Agreement</w:t>
      </w:r>
    </w:p>
    <w:p w14:paraId="6174101A" w14:textId="77777777" w:rsidR="007A2002" w:rsidRPr="007A2002" w:rsidRDefault="007A2002" w:rsidP="007A2002">
      <w:pPr>
        <w:rPr>
          <w:rFonts w:ascii="Times New Roman" w:eastAsiaTheme="minorEastAsia" w:hAnsi="Times New Roman"/>
          <w:bCs/>
          <w:szCs w:val="20"/>
          <w:lang w:eastAsia="zh-CN"/>
        </w:rPr>
      </w:pPr>
      <w:r w:rsidRPr="007A2002">
        <w:rPr>
          <w:rFonts w:ascii="Times New Roman" w:eastAsia="Microsoft YaHei" w:hAnsi="Times New Roman"/>
          <w:bCs/>
          <w:szCs w:val="20"/>
        </w:rPr>
        <w:t>For</w:t>
      </w:r>
      <w:r w:rsidRPr="007A2002">
        <w:rPr>
          <w:rFonts w:ascii="Times New Roman" w:eastAsia="Malgun Gothic" w:hAnsi="Times New Roman"/>
          <w:bCs/>
          <w:szCs w:val="20"/>
        </w:rPr>
        <w:t xml:space="preserve"> a CSI reporting subband which overlaps</w:t>
      </w:r>
      <w:r w:rsidRPr="007A2002">
        <w:rPr>
          <w:rFonts w:ascii="Times New Roman" w:eastAsiaTheme="minorEastAsia" w:hAnsi="Times New Roman"/>
          <w:bCs/>
          <w:szCs w:val="20"/>
          <w:lang w:eastAsia="zh-CN"/>
        </w:rPr>
        <w:t xml:space="preserve"> with at least one PRB within DL usable PRBs and one or more PRBs outside DL usable PRBs, the CSI reporting subband includes PRB(s) within DL usable PRBs only.</w:t>
      </w:r>
    </w:p>
    <w:p w14:paraId="3C9AB101" w14:textId="77777777" w:rsidR="007A2002" w:rsidRPr="007A2002" w:rsidRDefault="007A2002" w:rsidP="007A2002">
      <w:pPr>
        <w:rPr>
          <w:rFonts w:ascii="Times New Roman" w:hAnsi="Times New Roman"/>
          <w:bCs/>
          <w:szCs w:val="20"/>
          <w:lang w:eastAsia="ko-KR"/>
        </w:rPr>
      </w:pPr>
    </w:p>
    <w:p w14:paraId="59BFF532" w14:textId="77777777" w:rsidR="007A2002" w:rsidRPr="007A2002" w:rsidRDefault="007A2002" w:rsidP="007A2002">
      <w:pPr>
        <w:rPr>
          <w:rFonts w:ascii="Times New Roman" w:eastAsiaTheme="minorEastAsia" w:hAnsi="Times New Roman"/>
          <w:bCs/>
          <w:szCs w:val="20"/>
          <w:lang w:eastAsia="zh-CN"/>
        </w:rPr>
      </w:pPr>
      <w:r w:rsidRPr="007A2002">
        <w:rPr>
          <w:rFonts w:ascii="Times New Roman" w:eastAsiaTheme="minorEastAsia" w:hAnsi="Times New Roman"/>
          <w:bCs/>
          <w:szCs w:val="20"/>
          <w:highlight w:val="green"/>
          <w:lang w:eastAsia="zh-CN"/>
        </w:rPr>
        <w:lastRenderedPageBreak/>
        <w:t>Agreement</w:t>
      </w:r>
    </w:p>
    <w:p w14:paraId="333514FD" w14:textId="77777777" w:rsidR="007A2002" w:rsidRPr="007A2002" w:rsidRDefault="007A2002" w:rsidP="007A2002">
      <w:pPr>
        <w:tabs>
          <w:tab w:val="left" w:pos="0"/>
        </w:tabs>
        <w:rPr>
          <w:rFonts w:ascii="Times New Roman" w:eastAsiaTheme="minorEastAsia" w:hAnsi="Times New Roman"/>
          <w:bCs/>
          <w:szCs w:val="20"/>
          <w:lang w:eastAsia="zh-CN"/>
        </w:rPr>
      </w:pPr>
      <w:r w:rsidRPr="007A2002">
        <w:rPr>
          <w:rFonts w:ascii="Times New Roman" w:eastAsia="Malgun Gothic" w:hAnsi="Times New Roman"/>
          <w:bCs/>
          <w:szCs w:val="20"/>
          <w:lang w:eastAsia="zh-CN"/>
        </w:rPr>
        <w:t xml:space="preserve">If link direction indication is not supported nor provided for a SBFD symbol, </w:t>
      </w:r>
      <w:r w:rsidRPr="007A2002">
        <w:rPr>
          <w:rFonts w:ascii="Times New Roman" w:eastAsia="SimSun" w:hAnsi="Times New Roman"/>
          <w:bCs/>
          <w:szCs w:val="20"/>
          <w:lang w:eastAsia="zh-CN"/>
        </w:rPr>
        <w:t>for collision</w:t>
      </w:r>
      <w:r w:rsidRPr="007A2002">
        <w:rPr>
          <w:rFonts w:ascii="Times New Roman" w:eastAsia="SimSun" w:hAnsi="Times New Roman"/>
          <w:bCs/>
          <w:szCs w:val="20"/>
        </w:rPr>
        <w:t xml:space="preserve"> Case 4</w:t>
      </w:r>
      <w:r w:rsidRPr="007A2002">
        <w:rPr>
          <w:rFonts w:ascii="Times New Roman" w:eastAsiaTheme="minorEastAsia" w:hAnsi="Times New Roman"/>
          <w:bCs/>
          <w:szCs w:val="20"/>
        </w:rPr>
        <w:t xml:space="preserve"> </w:t>
      </w:r>
      <w:r w:rsidRPr="007A2002">
        <w:rPr>
          <w:rFonts w:ascii="Times New Roman" w:hAnsi="Times New Roman"/>
          <w:bCs/>
          <w:szCs w:val="20"/>
        </w:rPr>
        <w:t>(</w:t>
      </w:r>
      <w:r w:rsidRPr="007A2002">
        <w:rPr>
          <w:rFonts w:ascii="Times New Roman" w:eastAsiaTheme="minorEastAsia" w:hAnsi="Times New Roman"/>
          <w:bCs/>
          <w:szCs w:val="20"/>
        </w:rPr>
        <w:t>dynamically scheduled</w:t>
      </w:r>
      <w:r w:rsidRPr="007A2002">
        <w:rPr>
          <w:rFonts w:ascii="Times New Roman" w:hAnsi="Times New Roman"/>
          <w:bCs/>
          <w:szCs w:val="20"/>
        </w:rPr>
        <w:t xml:space="preserve"> DL reception vs. </w:t>
      </w:r>
      <w:r w:rsidRPr="007A2002">
        <w:rPr>
          <w:rFonts w:ascii="Times New Roman" w:eastAsiaTheme="minorEastAsia" w:hAnsi="Times New Roman"/>
          <w:bCs/>
          <w:szCs w:val="20"/>
        </w:rPr>
        <w:t>dynamically scheduled</w:t>
      </w:r>
      <w:r w:rsidRPr="007A2002">
        <w:rPr>
          <w:rFonts w:ascii="Times New Roman" w:hAnsi="Times New Roman"/>
          <w:bCs/>
          <w:szCs w:val="20"/>
        </w:rPr>
        <w:t xml:space="preserve"> UL transmission)</w:t>
      </w:r>
      <w:r w:rsidRPr="007A2002">
        <w:rPr>
          <w:rFonts w:ascii="Times New Roman" w:eastAsiaTheme="minorEastAsia" w:hAnsi="Times New Roman"/>
          <w:bCs/>
          <w:szCs w:val="20"/>
        </w:rPr>
        <w:t xml:space="preserve"> in a SBFD symbol for SBFD-aware UEs</w:t>
      </w:r>
      <w:r w:rsidRPr="007A2002">
        <w:rPr>
          <w:rFonts w:ascii="Times New Roman" w:hAnsi="Times New Roman"/>
          <w:bCs/>
          <w:szCs w:val="20"/>
        </w:rPr>
        <w:t>,</w:t>
      </w:r>
      <w:r w:rsidRPr="007A2002">
        <w:rPr>
          <w:rFonts w:ascii="Times New Roman" w:eastAsiaTheme="minorEastAsia" w:hAnsi="Times New Roman"/>
          <w:bCs/>
          <w:szCs w:val="20"/>
          <w:lang w:eastAsia="zh-CN"/>
        </w:rPr>
        <w:t xml:space="preserve"> it is considered as an error case if a dynamically scheduled DL reception in DL subband(s) without repetitions overlaps with a dynamically scheduled UL transmission in UL subband without repetitions. </w:t>
      </w:r>
    </w:p>
    <w:p w14:paraId="16730B46" w14:textId="77777777" w:rsidR="007A2002" w:rsidRPr="007A2002" w:rsidRDefault="007A2002" w:rsidP="00311060">
      <w:pPr>
        <w:numPr>
          <w:ilvl w:val="0"/>
          <w:numId w:val="154"/>
        </w:numPr>
        <w:rPr>
          <w:rFonts w:ascii="Times New Roman" w:eastAsiaTheme="minorEastAsia" w:hAnsi="Times New Roman"/>
          <w:bCs/>
          <w:szCs w:val="20"/>
          <w:lang w:eastAsia="zh-CN"/>
        </w:rPr>
      </w:pPr>
      <w:r w:rsidRPr="007A2002">
        <w:rPr>
          <w:rFonts w:ascii="Times New Roman" w:eastAsiaTheme="minorEastAsia" w:hAnsi="Times New Roman"/>
          <w:bCs/>
          <w:szCs w:val="20"/>
          <w:lang w:eastAsia="zh-CN"/>
        </w:rPr>
        <w:t>FFS DL reception with repetitions and/or UL transmission with repetitions</w:t>
      </w:r>
    </w:p>
    <w:p w14:paraId="56843C58" w14:textId="77777777" w:rsidR="007A2002" w:rsidRPr="007A2002" w:rsidRDefault="007A2002" w:rsidP="007A2002">
      <w:pPr>
        <w:rPr>
          <w:rFonts w:ascii="Times New Roman" w:hAnsi="Times New Roman"/>
          <w:bCs/>
          <w:szCs w:val="20"/>
          <w:lang w:eastAsia="ko-KR"/>
        </w:rPr>
      </w:pPr>
    </w:p>
    <w:p w14:paraId="342E6A2A" w14:textId="77777777" w:rsidR="007A2002" w:rsidRPr="007A2002" w:rsidRDefault="007A2002" w:rsidP="007A2002">
      <w:pPr>
        <w:rPr>
          <w:rFonts w:ascii="Times New Roman" w:eastAsiaTheme="minorEastAsia" w:hAnsi="Times New Roman"/>
          <w:bCs/>
          <w:szCs w:val="20"/>
          <w:lang w:eastAsia="zh-CN"/>
        </w:rPr>
      </w:pPr>
      <w:r w:rsidRPr="007A2002">
        <w:rPr>
          <w:rFonts w:ascii="Times New Roman" w:eastAsiaTheme="minorEastAsia" w:hAnsi="Times New Roman"/>
          <w:bCs/>
          <w:szCs w:val="20"/>
          <w:highlight w:val="green"/>
          <w:lang w:eastAsia="zh-CN"/>
        </w:rPr>
        <w:t>Agreement</w:t>
      </w:r>
    </w:p>
    <w:p w14:paraId="22BD1BE2" w14:textId="77777777" w:rsidR="007A2002" w:rsidRPr="007A2002" w:rsidRDefault="007A2002" w:rsidP="007A2002">
      <w:pPr>
        <w:tabs>
          <w:tab w:val="left" w:pos="0"/>
        </w:tabs>
        <w:rPr>
          <w:rFonts w:ascii="Times New Roman" w:eastAsiaTheme="minorEastAsia" w:hAnsi="Times New Roman"/>
          <w:bCs/>
          <w:szCs w:val="20"/>
          <w:lang w:eastAsia="zh-CN"/>
        </w:rPr>
      </w:pPr>
      <w:r w:rsidRPr="007A2002">
        <w:rPr>
          <w:rFonts w:ascii="Times New Roman" w:eastAsia="Malgun Gothic" w:hAnsi="Times New Roman"/>
          <w:bCs/>
          <w:szCs w:val="20"/>
          <w:lang w:eastAsia="zh-CN"/>
        </w:rPr>
        <w:t xml:space="preserve">If link direction indication is not supported nor provided for a SBFD symbol, </w:t>
      </w:r>
      <w:r w:rsidRPr="007A2002">
        <w:rPr>
          <w:rFonts w:ascii="Times New Roman" w:eastAsia="SimSun" w:hAnsi="Times New Roman"/>
          <w:bCs/>
          <w:szCs w:val="20"/>
          <w:lang w:eastAsia="zh-CN"/>
        </w:rPr>
        <w:t>collision Case 3</w:t>
      </w:r>
      <w:r w:rsidRPr="007A2002">
        <w:rPr>
          <w:rFonts w:ascii="Times New Roman" w:eastAsia="Malgun Gothic" w:hAnsi="Times New Roman"/>
          <w:bCs/>
          <w:szCs w:val="20"/>
          <w:lang w:eastAsia="zh-CN"/>
        </w:rPr>
        <w:t xml:space="preserve"> </w:t>
      </w:r>
      <w:r w:rsidRPr="007A2002">
        <w:rPr>
          <w:rFonts w:ascii="Times New Roman" w:hAnsi="Times New Roman"/>
          <w:bCs/>
          <w:szCs w:val="20"/>
          <w:lang w:eastAsia="zh-CN"/>
        </w:rPr>
        <w:t>(semi-statically configured DL reception vs. semi-statically configured UL transmission)</w:t>
      </w:r>
      <w:r w:rsidRPr="007A2002">
        <w:rPr>
          <w:rFonts w:ascii="Times New Roman" w:eastAsia="Malgun Gothic" w:hAnsi="Times New Roman"/>
          <w:bCs/>
          <w:szCs w:val="20"/>
          <w:lang w:eastAsia="zh-CN"/>
        </w:rPr>
        <w:t xml:space="preserve"> in the SBFD symbol for SBFD-aware UEs</w:t>
      </w:r>
      <w:r w:rsidRPr="007A2002">
        <w:rPr>
          <w:rFonts w:ascii="Times New Roman" w:eastAsiaTheme="minorEastAsia" w:hAnsi="Times New Roman"/>
          <w:bCs/>
          <w:szCs w:val="20"/>
          <w:lang w:eastAsia="zh-CN"/>
        </w:rPr>
        <w:t xml:space="preserve"> is an error case.</w:t>
      </w:r>
    </w:p>
    <w:p w14:paraId="4BE36CCA" w14:textId="77777777" w:rsidR="007A2002" w:rsidRPr="007A2002" w:rsidRDefault="007A2002" w:rsidP="00311060">
      <w:pPr>
        <w:numPr>
          <w:ilvl w:val="0"/>
          <w:numId w:val="155"/>
        </w:numPr>
        <w:shd w:val="clear" w:color="auto" w:fill="FFFFFF"/>
        <w:tabs>
          <w:tab w:val="left" w:pos="0"/>
        </w:tabs>
        <w:spacing w:line="231" w:lineRule="atLeast"/>
        <w:rPr>
          <w:rFonts w:ascii="Times New Roman" w:eastAsia="Microsoft YaHei UI" w:hAnsi="Times New Roman"/>
          <w:bCs/>
          <w:color w:val="000000"/>
          <w:szCs w:val="20"/>
          <w:lang w:eastAsia="zh-CN"/>
        </w:rPr>
      </w:pPr>
      <w:r w:rsidRPr="007A2002">
        <w:rPr>
          <w:rFonts w:ascii="Times New Roman" w:eastAsia="Microsoft YaHei UI" w:hAnsi="Times New Roman"/>
          <w:bCs/>
          <w:color w:val="000000"/>
          <w:szCs w:val="20"/>
          <w:lang w:eastAsia="zh-CN"/>
        </w:rPr>
        <w:t>An SBFD-aware UE does not expect to receive both dedicated higher layer parameters configuring transmission in UL usable PRBs from the UE and dedicated higher layer parameters configuring reception in DL usable PRBs in the SBFD symbol</w:t>
      </w:r>
    </w:p>
    <w:p w14:paraId="6ED16A5B" w14:textId="77777777" w:rsidR="007A2002" w:rsidRPr="007A2002" w:rsidRDefault="007A2002" w:rsidP="00311060">
      <w:pPr>
        <w:numPr>
          <w:ilvl w:val="0"/>
          <w:numId w:val="155"/>
        </w:numPr>
        <w:shd w:val="clear" w:color="auto" w:fill="FFFFFF"/>
        <w:tabs>
          <w:tab w:val="left" w:pos="0"/>
        </w:tabs>
        <w:spacing w:line="231" w:lineRule="atLeast"/>
        <w:rPr>
          <w:rFonts w:ascii="Times New Roman" w:eastAsia="Microsoft YaHei UI" w:hAnsi="Times New Roman"/>
          <w:bCs/>
          <w:color w:val="000000"/>
          <w:szCs w:val="20"/>
          <w:lang w:eastAsia="zh-CN"/>
        </w:rPr>
      </w:pPr>
      <w:r w:rsidRPr="007A2002">
        <w:rPr>
          <w:rFonts w:ascii="Times New Roman" w:eastAsia="Microsoft YaHei UI" w:hAnsi="Times New Roman"/>
          <w:bCs/>
          <w:color w:val="000000"/>
          <w:szCs w:val="20"/>
          <w:lang w:eastAsia="zh-CN"/>
        </w:rPr>
        <w:t>An SBFD-aware UE does not expect to receive both dedicated higher layer parameters configuring transmission in UL usable PRBs from the UE and cell specific higher layer parameters configuring reception in DL usable PRBs in the SBFD symbol</w:t>
      </w:r>
    </w:p>
    <w:p w14:paraId="72EA1141" w14:textId="77777777" w:rsidR="007A2002" w:rsidRPr="007A2002" w:rsidRDefault="007A2002" w:rsidP="00311060">
      <w:pPr>
        <w:numPr>
          <w:ilvl w:val="1"/>
          <w:numId w:val="155"/>
        </w:numPr>
        <w:rPr>
          <w:rFonts w:ascii="Times New Roman" w:eastAsia="Malgun Gothic" w:hAnsi="Times New Roman"/>
          <w:bCs/>
          <w:szCs w:val="20"/>
        </w:rPr>
      </w:pPr>
      <w:r w:rsidRPr="007A2002">
        <w:rPr>
          <w:rFonts w:ascii="Times New Roman" w:eastAsia="Microsoft YaHei UI" w:hAnsi="Times New Roman"/>
          <w:bCs/>
          <w:szCs w:val="20"/>
          <w:lang w:eastAsia="zh-CN"/>
        </w:rPr>
        <w:t>Cell-specifically configured DL reception refers to PDCCH in Type-0/0A/1/2 CSS set</w:t>
      </w:r>
    </w:p>
    <w:p w14:paraId="18A4CF8B" w14:textId="77777777" w:rsidR="007A2002" w:rsidRPr="007A2002" w:rsidRDefault="007A2002" w:rsidP="00311060">
      <w:pPr>
        <w:numPr>
          <w:ilvl w:val="2"/>
          <w:numId w:val="155"/>
        </w:numPr>
        <w:rPr>
          <w:rFonts w:ascii="Times New Roman" w:eastAsia="Malgun Gothic" w:hAnsi="Times New Roman"/>
          <w:bCs/>
          <w:szCs w:val="20"/>
        </w:rPr>
      </w:pPr>
      <w:r w:rsidRPr="007A2002">
        <w:rPr>
          <w:rFonts w:ascii="Times New Roman" w:eastAsiaTheme="minorEastAsia" w:hAnsi="Times New Roman"/>
          <w:bCs/>
          <w:szCs w:val="20"/>
          <w:lang w:eastAsia="ko-KR"/>
        </w:rPr>
        <w:t>FFS: Additional cases</w:t>
      </w:r>
    </w:p>
    <w:p w14:paraId="05BAD4C0" w14:textId="77777777" w:rsidR="007A2002" w:rsidRPr="007A2002" w:rsidRDefault="007A2002" w:rsidP="007A2002">
      <w:pPr>
        <w:rPr>
          <w:rFonts w:ascii="Times New Roman" w:hAnsi="Times New Roman"/>
          <w:bCs/>
          <w:szCs w:val="20"/>
          <w:lang w:eastAsia="ko-KR"/>
        </w:rPr>
      </w:pPr>
    </w:p>
    <w:p w14:paraId="7D89BF7A" w14:textId="77777777" w:rsidR="007A2002" w:rsidRPr="007A2002" w:rsidRDefault="007A2002" w:rsidP="007A2002">
      <w:pPr>
        <w:rPr>
          <w:rFonts w:ascii="Times New Roman" w:eastAsiaTheme="minorEastAsia" w:hAnsi="Times New Roman"/>
          <w:bCs/>
          <w:szCs w:val="20"/>
          <w:lang w:eastAsia="zh-CN"/>
        </w:rPr>
      </w:pPr>
      <w:r w:rsidRPr="007A2002">
        <w:rPr>
          <w:rFonts w:ascii="Times New Roman" w:eastAsiaTheme="minorEastAsia" w:hAnsi="Times New Roman"/>
          <w:bCs/>
          <w:szCs w:val="20"/>
          <w:highlight w:val="green"/>
          <w:lang w:eastAsia="zh-CN"/>
        </w:rPr>
        <w:t>Agreement</w:t>
      </w:r>
    </w:p>
    <w:p w14:paraId="3CE079C4" w14:textId="77777777" w:rsidR="007A2002" w:rsidRPr="007A2002" w:rsidRDefault="007A2002" w:rsidP="007A2002">
      <w:pPr>
        <w:rPr>
          <w:rFonts w:ascii="Times New Roman" w:eastAsiaTheme="minorEastAsia" w:hAnsi="Times New Roman"/>
          <w:bCs/>
          <w:szCs w:val="20"/>
          <w:lang w:eastAsia="zh-CN"/>
        </w:rPr>
      </w:pPr>
      <w:r w:rsidRPr="007A2002">
        <w:rPr>
          <w:rFonts w:ascii="Times New Roman" w:eastAsia="Malgun Gothic" w:hAnsi="Times New Roman"/>
          <w:bCs/>
          <w:szCs w:val="20"/>
        </w:rPr>
        <w:t>For UL transmissions and DL receptions across SBFD symbols and non-SBFD symbols in different slots (each transmission/reception within a slot has either all SBFD or all non-SBFD symbols)</w:t>
      </w:r>
      <w:r w:rsidRPr="007A2002">
        <w:rPr>
          <w:rFonts w:ascii="Times New Roman" w:eastAsiaTheme="minorEastAsia" w:hAnsi="Times New Roman"/>
          <w:bCs/>
          <w:szCs w:val="20"/>
          <w:lang w:eastAsia="zh-CN"/>
        </w:rPr>
        <w:t xml:space="preserve"> for an SBFD aware UE, the </w:t>
      </w:r>
      <w:r w:rsidRPr="007A2002">
        <w:rPr>
          <w:rFonts w:ascii="Times New Roman" w:eastAsia="Malgun Gothic" w:hAnsi="Times New Roman"/>
          <w:bCs/>
          <w:szCs w:val="20"/>
        </w:rPr>
        <w:t>SBFD-aware UE</w:t>
      </w:r>
      <w:r w:rsidRPr="007A2002">
        <w:rPr>
          <w:rFonts w:ascii="Times New Roman" w:eastAsiaTheme="minorEastAsia" w:hAnsi="Times New Roman"/>
          <w:bCs/>
          <w:szCs w:val="20"/>
          <w:lang w:eastAsia="zh-CN"/>
        </w:rPr>
        <w:t xml:space="preserve"> is provided with one of the configurations.</w:t>
      </w:r>
    </w:p>
    <w:p w14:paraId="0AAC304B" w14:textId="77777777" w:rsidR="007A2002" w:rsidRPr="007A2002" w:rsidRDefault="007A2002" w:rsidP="00311060">
      <w:pPr>
        <w:numPr>
          <w:ilvl w:val="1"/>
          <w:numId w:val="156"/>
        </w:numPr>
        <w:suppressAutoHyphens/>
        <w:spacing w:line="259" w:lineRule="auto"/>
        <w:jc w:val="both"/>
        <w:rPr>
          <w:rFonts w:ascii="Times New Roman" w:eastAsia="Malgun Gothic" w:hAnsi="Times New Roman"/>
          <w:bCs/>
          <w:szCs w:val="20"/>
        </w:rPr>
      </w:pPr>
      <w:r w:rsidRPr="007A2002">
        <w:rPr>
          <w:rFonts w:ascii="Times New Roman" w:eastAsiaTheme="minorEastAsia" w:hAnsi="Times New Roman"/>
          <w:bCs/>
          <w:szCs w:val="20"/>
          <w:lang w:eastAsia="zh-CN"/>
        </w:rPr>
        <w:t>Configuration</w:t>
      </w:r>
      <w:r w:rsidRPr="007A2002">
        <w:rPr>
          <w:rFonts w:ascii="Times New Roman" w:eastAsia="Malgun Gothic" w:hAnsi="Times New Roman"/>
          <w:bCs/>
          <w:szCs w:val="20"/>
        </w:rPr>
        <w:t xml:space="preserve"> 1: The transmissions/receptions are restricted to SBFD symbols only or non-SBFD symbols only</w:t>
      </w:r>
    </w:p>
    <w:p w14:paraId="0AC569CB" w14:textId="77777777" w:rsidR="007A2002" w:rsidRPr="007A2002" w:rsidRDefault="007A2002" w:rsidP="00311060">
      <w:pPr>
        <w:numPr>
          <w:ilvl w:val="1"/>
          <w:numId w:val="156"/>
        </w:numPr>
        <w:suppressAutoHyphens/>
        <w:spacing w:line="259" w:lineRule="auto"/>
        <w:jc w:val="both"/>
        <w:rPr>
          <w:rFonts w:ascii="Times New Roman" w:eastAsia="Malgun Gothic" w:hAnsi="Times New Roman"/>
          <w:bCs/>
          <w:szCs w:val="20"/>
        </w:rPr>
      </w:pPr>
      <w:r w:rsidRPr="007A2002">
        <w:rPr>
          <w:rFonts w:ascii="Times New Roman" w:eastAsiaTheme="minorEastAsia" w:hAnsi="Times New Roman"/>
          <w:bCs/>
          <w:szCs w:val="20"/>
          <w:lang w:eastAsia="zh-CN"/>
        </w:rPr>
        <w:t>Configuration</w:t>
      </w:r>
      <w:r w:rsidRPr="007A2002">
        <w:rPr>
          <w:rFonts w:ascii="Times New Roman" w:eastAsia="Malgun Gothic" w:hAnsi="Times New Roman"/>
          <w:bCs/>
          <w:szCs w:val="20"/>
        </w:rPr>
        <w:t xml:space="preserve"> 2: The transmissions/receptions can be in SBFD symbols and non-SBFD symbols</w:t>
      </w:r>
    </w:p>
    <w:p w14:paraId="52783B3B" w14:textId="77777777" w:rsidR="007A2002" w:rsidRPr="007A2002" w:rsidRDefault="007A2002" w:rsidP="00311060">
      <w:pPr>
        <w:numPr>
          <w:ilvl w:val="1"/>
          <w:numId w:val="156"/>
        </w:numPr>
        <w:suppressAutoHyphens/>
        <w:spacing w:line="259" w:lineRule="auto"/>
        <w:jc w:val="both"/>
        <w:rPr>
          <w:rFonts w:ascii="Times New Roman" w:eastAsia="Malgun Gothic" w:hAnsi="Times New Roman"/>
          <w:bCs/>
          <w:szCs w:val="20"/>
        </w:rPr>
      </w:pPr>
      <w:r w:rsidRPr="007A2002">
        <w:rPr>
          <w:rFonts w:ascii="Times New Roman" w:eastAsiaTheme="minorEastAsia" w:hAnsi="Times New Roman"/>
          <w:bCs/>
          <w:szCs w:val="20"/>
          <w:lang w:eastAsia="zh-CN"/>
        </w:rPr>
        <w:t>FFS granularity of the configuration, e.g. per UE, per channel/signal etc.</w:t>
      </w:r>
    </w:p>
    <w:p w14:paraId="69851FE5" w14:textId="77777777" w:rsidR="007A2002" w:rsidRPr="007A2002" w:rsidRDefault="007A2002" w:rsidP="00311060">
      <w:pPr>
        <w:numPr>
          <w:ilvl w:val="1"/>
          <w:numId w:val="156"/>
        </w:numPr>
        <w:suppressAutoHyphens/>
        <w:spacing w:line="259" w:lineRule="auto"/>
        <w:jc w:val="both"/>
        <w:rPr>
          <w:rFonts w:ascii="Times New Roman" w:eastAsia="Malgun Gothic" w:hAnsi="Times New Roman"/>
          <w:bCs/>
          <w:szCs w:val="20"/>
        </w:rPr>
      </w:pPr>
      <w:r w:rsidRPr="007A2002">
        <w:rPr>
          <w:rFonts w:ascii="Times New Roman" w:eastAsiaTheme="minorEastAsia" w:hAnsi="Times New Roman"/>
          <w:bCs/>
          <w:szCs w:val="20"/>
          <w:lang w:eastAsia="zh-CN"/>
        </w:rPr>
        <w:t>FFS whether support of configuration 2 is subject to UE capability</w:t>
      </w:r>
    </w:p>
    <w:p w14:paraId="33258FC0" w14:textId="77777777" w:rsidR="007A2002" w:rsidRPr="007A2002" w:rsidRDefault="007A2002" w:rsidP="007A2002">
      <w:pPr>
        <w:rPr>
          <w:rFonts w:ascii="Times New Roman" w:hAnsi="Times New Roman"/>
          <w:bCs/>
          <w:szCs w:val="20"/>
          <w:lang w:eastAsia="ko-KR"/>
        </w:rPr>
      </w:pPr>
    </w:p>
    <w:p w14:paraId="03DCE8AB" w14:textId="77777777" w:rsidR="007A2002" w:rsidRDefault="007A2002" w:rsidP="001B14C8"/>
    <w:p w14:paraId="215B0F40" w14:textId="0D244D6E" w:rsidR="001B14C8" w:rsidRPr="004E0EE7" w:rsidRDefault="006F79AF" w:rsidP="001B14C8">
      <w:pPr>
        <w:rPr>
          <w:b/>
          <w:bCs/>
        </w:rPr>
      </w:pPr>
      <w:hyperlink r:id="rId1299" w:history="1">
        <w:r>
          <w:rPr>
            <w:rStyle w:val="Hyperlink"/>
            <w:b/>
            <w:bCs/>
          </w:rPr>
          <w:t>R1-2405424</w:t>
        </w:r>
      </w:hyperlink>
      <w:r w:rsidR="001B14C8" w:rsidRPr="004E0EE7">
        <w:rPr>
          <w:b/>
          <w:bCs/>
        </w:rPr>
        <w:tab/>
        <w:t>Summary #3 of SBFD TX/RX/measurement procedures</w:t>
      </w:r>
      <w:r w:rsidR="001B14C8" w:rsidRPr="004E0EE7">
        <w:rPr>
          <w:b/>
          <w:bCs/>
        </w:rPr>
        <w:tab/>
        <w:t>Moderator (CATT)</w:t>
      </w:r>
    </w:p>
    <w:p w14:paraId="555EFBAB" w14:textId="0D6D72F1" w:rsidR="004E0EE7" w:rsidRPr="004E0EE7" w:rsidRDefault="004E0EE7" w:rsidP="001B14C8">
      <w:pPr>
        <w:rPr>
          <w:rFonts w:ascii="Times New Roman" w:hAnsi="Times New Roman"/>
          <w:szCs w:val="20"/>
        </w:rPr>
      </w:pPr>
      <w:r w:rsidRPr="004E0EE7">
        <w:rPr>
          <w:rFonts w:ascii="Times New Roman" w:hAnsi="Times New Roman"/>
          <w:szCs w:val="20"/>
        </w:rPr>
        <w:t>From Wednesday session</w:t>
      </w:r>
    </w:p>
    <w:p w14:paraId="08E7D7D0" w14:textId="77777777" w:rsidR="004E0EE7" w:rsidRPr="004E0EE7" w:rsidRDefault="004E0EE7" w:rsidP="004E0EE7">
      <w:pPr>
        <w:rPr>
          <w:rFonts w:ascii="Times New Roman" w:eastAsiaTheme="minorEastAsia" w:hAnsi="Times New Roman"/>
          <w:bCs/>
          <w:szCs w:val="20"/>
          <w:lang w:eastAsia="zh-CN"/>
        </w:rPr>
      </w:pPr>
      <w:r w:rsidRPr="004E0EE7">
        <w:rPr>
          <w:rFonts w:ascii="Times New Roman" w:eastAsiaTheme="minorEastAsia" w:hAnsi="Times New Roman"/>
          <w:bCs/>
          <w:szCs w:val="20"/>
          <w:highlight w:val="green"/>
          <w:lang w:eastAsia="zh-CN"/>
        </w:rPr>
        <w:t>Agreement</w:t>
      </w:r>
    </w:p>
    <w:p w14:paraId="1AA73D81" w14:textId="77777777" w:rsidR="004E0EE7" w:rsidRPr="004E0EE7" w:rsidRDefault="004E0EE7" w:rsidP="004E0EE7">
      <w:pPr>
        <w:rPr>
          <w:rFonts w:ascii="Times New Roman" w:eastAsia="Malgun Gothic" w:hAnsi="Times New Roman"/>
          <w:szCs w:val="20"/>
          <w:lang w:eastAsia="zh-CN"/>
        </w:rPr>
      </w:pPr>
      <w:r w:rsidRPr="004E0EE7">
        <w:rPr>
          <w:rFonts w:ascii="Times New Roman" w:eastAsia="Malgun Gothic" w:hAnsi="Times New Roman"/>
          <w:szCs w:val="20"/>
          <w:lang w:eastAsia="zh-CN"/>
        </w:rPr>
        <w:t>For RRC connected mode UEs, SBFD subband time period:</w:t>
      </w:r>
    </w:p>
    <w:p w14:paraId="1CEF3324" w14:textId="77777777" w:rsidR="004E0EE7" w:rsidRPr="004E0EE7" w:rsidRDefault="004E0EE7" w:rsidP="00311060">
      <w:pPr>
        <w:numPr>
          <w:ilvl w:val="0"/>
          <w:numId w:val="196"/>
        </w:numPr>
        <w:rPr>
          <w:rFonts w:ascii="Times New Roman" w:eastAsia="Malgun Gothic" w:hAnsi="Times New Roman"/>
          <w:szCs w:val="20"/>
          <w:lang w:eastAsia="zh-CN"/>
        </w:rPr>
      </w:pPr>
      <w:r w:rsidRPr="004E0EE7">
        <w:rPr>
          <w:rFonts w:ascii="Times New Roman" w:eastAsia="Malgun Gothic" w:hAnsi="Times New Roman"/>
          <w:szCs w:val="20"/>
          <w:lang w:eastAsia="zh-CN"/>
        </w:rPr>
        <w:t xml:space="preserve">When only one TDD-UL-DL pattern is configured, the period is the same as TDD-UL-DL pattern period configured by </w:t>
      </w:r>
      <w:r w:rsidRPr="004E0EE7">
        <w:rPr>
          <w:rFonts w:ascii="Times New Roman" w:eastAsia="Malgun Gothic" w:hAnsi="Times New Roman"/>
          <w:i/>
          <w:szCs w:val="20"/>
          <w:lang w:eastAsia="zh-CN"/>
        </w:rPr>
        <w:t>dl-UL-TransmissionPeriodicity</w:t>
      </w:r>
      <w:r w:rsidRPr="004E0EE7">
        <w:rPr>
          <w:rFonts w:ascii="Times New Roman" w:eastAsia="Malgun Gothic" w:hAnsi="Times New Roman"/>
          <w:szCs w:val="20"/>
          <w:lang w:eastAsia="zh-CN"/>
        </w:rPr>
        <w:t xml:space="preserve"> in </w:t>
      </w:r>
      <w:r w:rsidRPr="004E0EE7">
        <w:rPr>
          <w:rFonts w:ascii="Times New Roman" w:eastAsia="Malgun Gothic" w:hAnsi="Times New Roman"/>
          <w:i/>
          <w:szCs w:val="20"/>
          <w:lang w:eastAsia="zh-CN"/>
        </w:rPr>
        <w:t>TDD-UL-DL-ConfigCommon</w:t>
      </w:r>
      <w:r w:rsidRPr="004E0EE7">
        <w:rPr>
          <w:rFonts w:ascii="Times New Roman" w:eastAsia="Malgun Gothic" w:hAnsi="Times New Roman"/>
          <w:szCs w:val="20"/>
          <w:lang w:eastAsia="zh-CN"/>
        </w:rPr>
        <w:t xml:space="preserve">. </w:t>
      </w:r>
    </w:p>
    <w:p w14:paraId="1F89A52D" w14:textId="77777777" w:rsidR="004E0EE7" w:rsidRPr="004E0EE7" w:rsidRDefault="004E0EE7" w:rsidP="00311060">
      <w:pPr>
        <w:numPr>
          <w:ilvl w:val="0"/>
          <w:numId w:val="196"/>
        </w:numPr>
        <w:rPr>
          <w:rFonts w:ascii="Times New Roman" w:eastAsia="Malgun Gothic" w:hAnsi="Times New Roman"/>
          <w:szCs w:val="20"/>
          <w:lang w:eastAsia="zh-CN"/>
        </w:rPr>
      </w:pPr>
      <w:r w:rsidRPr="004E0EE7">
        <w:rPr>
          <w:rFonts w:ascii="Times New Roman" w:eastAsia="Malgun Gothic" w:hAnsi="Times New Roman"/>
          <w:szCs w:val="20"/>
          <w:lang w:eastAsia="zh-CN"/>
        </w:rPr>
        <w:t xml:space="preserve">When two TDD-UL-DL patterns are configured, the period is the same as the sum of the two TDD-UL-DL pattern periods configured by </w:t>
      </w:r>
      <w:r w:rsidRPr="004E0EE7">
        <w:rPr>
          <w:rFonts w:ascii="Times New Roman" w:eastAsia="Malgun Gothic" w:hAnsi="Times New Roman"/>
          <w:i/>
          <w:szCs w:val="20"/>
          <w:lang w:eastAsia="zh-CN"/>
        </w:rPr>
        <w:t>dl-UL-TransmissionPeriodicity</w:t>
      </w:r>
      <w:r w:rsidRPr="004E0EE7">
        <w:rPr>
          <w:rFonts w:ascii="Times New Roman" w:eastAsia="Malgun Gothic" w:hAnsi="Times New Roman"/>
          <w:szCs w:val="20"/>
          <w:lang w:eastAsia="zh-CN"/>
        </w:rPr>
        <w:t xml:space="preserve"> in </w:t>
      </w:r>
      <w:r w:rsidRPr="004E0EE7">
        <w:rPr>
          <w:rFonts w:ascii="Times New Roman" w:eastAsia="Malgun Gothic" w:hAnsi="Times New Roman"/>
          <w:i/>
          <w:szCs w:val="20"/>
          <w:lang w:eastAsia="zh-CN"/>
        </w:rPr>
        <w:t>TDD-UL-DL-ConfigCommon</w:t>
      </w:r>
      <w:r w:rsidRPr="004E0EE7">
        <w:rPr>
          <w:rFonts w:ascii="Times New Roman" w:eastAsia="Malgun Gothic" w:hAnsi="Times New Roman"/>
          <w:szCs w:val="20"/>
          <w:lang w:eastAsia="zh-CN"/>
        </w:rPr>
        <w:t>.</w:t>
      </w:r>
    </w:p>
    <w:p w14:paraId="7E92728E" w14:textId="77777777" w:rsidR="004E0EE7" w:rsidRPr="004E0EE7" w:rsidRDefault="004E0EE7" w:rsidP="004E0EE7">
      <w:pPr>
        <w:rPr>
          <w:rFonts w:ascii="Times New Roman" w:eastAsia="Malgun Gothic" w:hAnsi="Times New Roman"/>
          <w:szCs w:val="20"/>
          <w:lang w:eastAsia="zh-CN"/>
        </w:rPr>
      </w:pPr>
    </w:p>
    <w:p w14:paraId="414EED73" w14:textId="77777777" w:rsidR="004E0EE7" w:rsidRPr="004E0EE7" w:rsidRDefault="004E0EE7" w:rsidP="004E0EE7">
      <w:pPr>
        <w:rPr>
          <w:rFonts w:ascii="Times New Roman" w:eastAsiaTheme="minorEastAsia" w:hAnsi="Times New Roman"/>
          <w:bCs/>
          <w:szCs w:val="20"/>
          <w:lang w:eastAsia="zh-CN"/>
        </w:rPr>
      </w:pPr>
      <w:r w:rsidRPr="004E0EE7">
        <w:rPr>
          <w:rFonts w:ascii="Times New Roman" w:eastAsiaTheme="minorEastAsia" w:hAnsi="Times New Roman"/>
          <w:bCs/>
          <w:szCs w:val="20"/>
          <w:highlight w:val="green"/>
          <w:lang w:eastAsia="zh-CN"/>
        </w:rPr>
        <w:t>Agreement</w:t>
      </w:r>
    </w:p>
    <w:p w14:paraId="19E9C895" w14:textId="77777777" w:rsidR="004E0EE7" w:rsidRPr="004E0EE7" w:rsidRDefault="004E0EE7" w:rsidP="004E0EE7">
      <w:pPr>
        <w:rPr>
          <w:rFonts w:ascii="Times New Roman" w:eastAsia="Malgun Gothic" w:hAnsi="Times New Roman"/>
          <w:szCs w:val="20"/>
          <w:lang w:eastAsia="zh-CN"/>
        </w:rPr>
      </w:pPr>
      <w:r w:rsidRPr="004E0EE7">
        <w:rPr>
          <w:rFonts w:ascii="Times New Roman" w:eastAsia="Malgun Gothic" w:hAnsi="Times New Roman"/>
          <w:szCs w:val="20"/>
          <w:lang w:eastAsia="zh-CN"/>
        </w:rPr>
        <w:t>For cell-specific indication of SBFD subband frequency location, adopt the following option.</w:t>
      </w:r>
    </w:p>
    <w:p w14:paraId="38C0CC4E" w14:textId="77777777" w:rsidR="004E0EE7" w:rsidRPr="004E0EE7" w:rsidRDefault="004E0EE7" w:rsidP="00311060">
      <w:pPr>
        <w:pStyle w:val="ListParagraph"/>
        <w:numPr>
          <w:ilvl w:val="0"/>
          <w:numId w:val="197"/>
        </w:numPr>
        <w:rPr>
          <w:lang w:eastAsia="zh-CN"/>
        </w:rPr>
      </w:pPr>
      <w:r w:rsidRPr="004E0EE7">
        <w:rPr>
          <w:lang w:eastAsia="zh-CN"/>
        </w:rPr>
        <w:t xml:space="preserve">Option 1: Frequency locations of UL subband and DL subband(s) are explicitly configured. Guardband(s) if any are implicitly derived as the RBs which are not within UL subband or DL subband(s). </w:t>
      </w:r>
    </w:p>
    <w:p w14:paraId="0BF83909" w14:textId="7A6A2894" w:rsidR="004E0EE7" w:rsidRPr="004E0EE7" w:rsidRDefault="004E0EE7" w:rsidP="004E0EE7">
      <w:pPr>
        <w:rPr>
          <w:rFonts w:ascii="Times New Roman" w:eastAsiaTheme="minorEastAsia" w:hAnsi="Times New Roman"/>
          <w:bCs/>
          <w:szCs w:val="20"/>
          <w:lang w:eastAsia="zh-CN"/>
        </w:rPr>
      </w:pPr>
      <w:r w:rsidRPr="004E0EE7">
        <w:rPr>
          <w:rFonts w:ascii="Times New Roman" w:eastAsiaTheme="minorEastAsia" w:hAnsi="Times New Roman"/>
          <w:bCs/>
          <w:szCs w:val="20"/>
          <w:highlight w:val="green"/>
          <w:lang w:eastAsia="zh-CN"/>
        </w:rPr>
        <w:t>Agreement</w:t>
      </w:r>
      <w:r w:rsidR="00F44238">
        <w:rPr>
          <w:rFonts w:ascii="Times New Roman" w:eastAsiaTheme="minorEastAsia" w:hAnsi="Times New Roman"/>
          <w:bCs/>
          <w:szCs w:val="20"/>
          <w:lang w:eastAsia="zh-CN"/>
        </w:rPr>
        <w:t xml:space="preserve"> (modified as shown in red in Thursday session)</w:t>
      </w:r>
    </w:p>
    <w:p w14:paraId="6B0EBF49" w14:textId="77777777" w:rsidR="004E0EE7" w:rsidRPr="004E0EE7" w:rsidRDefault="004E0EE7" w:rsidP="004E0EE7">
      <w:pPr>
        <w:rPr>
          <w:rFonts w:ascii="Times New Roman" w:eastAsia="Malgun Gothic" w:hAnsi="Times New Roman"/>
          <w:szCs w:val="20"/>
          <w:lang w:eastAsia="zh-CN"/>
        </w:rPr>
      </w:pPr>
      <w:r w:rsidRPr="004E0EE7">
        <w:rPr>
          <w:rFonts w:ascii="Times New Roman" w:eastAsia="Malgun Gothic" w:hAnsi="Times New Roman"/>
          <w:szCs w:val="20"/>
          <w:lang w:eastAsia="zh-CN"/>
        </w:rPr>
        <w:t>For frequency domain resource allocation Type 1 for PDSCH</w:t>
      </w:r>
      <w:r w:rsidRPr="004E0EE7">
        <w:rPr>
          <w:rFonts w:ascii="Times New Roman" w:hAnsi="Times New Roman"/>
          <w:szCs w:val="20"/>
          <w:lang w:eastAsia="zh-CN"/>
        </w:rPr>
        <w:t xml:space="preserve"> in a single slot </w:t>
      </w:r>
      <w:r w:rsidRPr="004E0EE7">
        <w:rPr>
          <w:rFonts w:ascii="Times New Roman" w:eastAsia="Malgun Gothic" w:hAnsi="Times New Roman"/>
          <w:szCs w:val="20"/>
          <w:lang w:eastAsia="zh-CN"/>
        </w:rPr>
        <w:t xml:space="preserve">scheduled at least </w:t>
      </w:r>
      <w:r w:rsidRPr="004E0EE7">
        <w:rPr>
          <w:rFonts w:ascii="Times New Roman" w:hAnsi="Times New Roman"/>
          <w:szCs w:val="20"/>
          <w:lang w:eastAsia="zh-CN"/>
        </w:rPr>
        <w:t xml:space="preserve">by DCI </w:t>
      </w:r>
      <w:r w:rsidRPr="004E0EE7">
        <w:rPr>
          <w:rFonts w:ascii="Times New Roman" w:eastAsia="Malgun Gothic" w:hAnsi="Times New Roman"/>
          <w:szCs w:val="20"/>
          <w:lang w:eastAsia="zh-CN"/>
        </w:rPr>
        <w:t>format in USS</w:t>
      </w:r>
      <w:r w:rsidRPr="004E0EE7">
        <w:rPr>
          <w:rFonts w:ascii="Times New Roman" w:eastAsia="Malgun Gothic" w:hAnsi="Times New Roman"/>
          <w:bCs/>
          <w:szCs w:val="20"/>
          <w:lang w:eastAsia="zh-CN"/>
        </w:rPr>
        <w:t xml:space="preserve"> when PRG </w:t>
      </w:r>
      <w:r w:rsidRPr="004E0EE7">
        <w:rPr>
          <w:rFonts w:ascii="Times New Roman" w:eastAsia="SimSun" w:hAnsi="Times New Roman"/>
          <w:bCs/>
          <w:szCs w:val="20"/>
        </w:rPr>
        <w:t>is determined as one of the values among {2, 4}</w:t>
      </w:r>
      <w:r w:rsidRPr="004E0EE7">
        <w:rPr>
          <w:rFonts w:ascii="Times New Roman" w:eastAsia="Malgun Gothic" w:hAnsi="Times New Roman"/>
          <w:szCs w:val="20"/>
          <w:lang w:eastAsia="zh-CN"/>
        </w:rPr>
        <w:t xml:space="preserve">, </w:t>
      </w:r>
    </w:p>
    <w:p w14:paraId="2FCD3F91" w14:textId="77777777" w:rsidR="004E0EE7" w:rsidRPr="004E0EE7" w:rsidRDefault="004E0EE7" w:rsidP="00311060">
      <w:pPr>
        <w:numPr>
          <w:ilvl w:val="0"/>
          <w:numId w:val="198"/>
        </w:numPr>
        <w:tabs>
          <w:tab w:val="left" w:pos="0"/>
        </w:tabs>
        <w:rPr>
          <w:rFonts w:ascii="Times New Roman" w:eastAsia="Malgun Gothic" w:hAnsi="Times New Roman"/>
          <w:szCs w:val="20"/>
          <w:lang w:eastAsia="zh-CN"/>
        </w:rPr>
      </w:pPr>
      <w:r w:rsidRPr="004E0EE7">
        <w:rPr>
          <w:rFonts w:ascii="Times New Roman" w:eastAsia="Malgun Gothic" w:hAnsi="Times New Roman"/>
          <w:szCs w:val="20"/>
          <w:lang w:eastAsia="zh-CN"/>
        </w:rPr>
        <w:t>Option 1-1: Only the assigned PRBs within DL usable PRBs are considered to be valid for PDSCH. Assigned PRBs that fall outside DL usable PRBs are considered to be invalid and should not be used for PDSCH resource mapping.</w:t>
      </w:r>
    </w:p>
    <w:p w14:paraId="700C74D1" w14:textId="77777777" w:rsidR="004E0EE7" w:rsidRPr="004E0EE7" w:rsidRDefault="004E0EE7" w:rsidP="00311060">
      <w:pPr>
        <w:numPr>
          <w:ilvl w:val="1"/>
          <w:numId w:val="198"/>
        </w:numPr>
        <w:tabs>
          <w:tab w:val="left" w:pos="0"/>
        </w:tabs>
        <w:rPr>
          <w:rFonts w:ascii="Times New Roman" w:eastAsia="Malgun Gothic" w:hAnsi="Times New Roman"/>
          <w:szCs w:val="20"/>
          <w:lang w:eastAsia="zh-CN"/>
        </w:rPr>
      </w:pPr>
      <w:r w:rsidRPr="004E0EE7">
        <w:rPr>
          <w:rFonts w:ascii="Times New Roman" w:eastAsia="Malgun Gothic" w:hAnsi="Times New Roman"/>
          <w:szCs w:val="20"/>
          <w:lang w:eastAsia="zh-CN"/>
        </w:rPr>
        <w:t>Existing RB indexing and VRB-to-PRB mapping are reused</w:t>
      </w:r>
    </w:p>
    <w:p w14:paraId="28EA5948" w14:textId="77777777" w:rsidR="004E0EE7" w:rsidRPr="004E0EE7" w:rsidRDefault="004E0EE7" w:rsidP="00311060">
      <w:pPr>
        <w:numPr>
          <w:ilvl w:val="1"/>
          <w:numId w:val="198"/>
        </w:numPr>
        <w:tabs>
          <w:tab w:val="left" w:pos="0"/>
        </w:tabs>
        <w:rPr>
          <w:rFonts w:ascii="Times New Roman" w:eastAsia="Malgun Gothic" w:hAnsi="Times New Roman"/>
          <w:szCs w:val="20"/>
          <w:lang w:eastAsia="zh-CN"/>
        </w:rPr>
      </w:pPr>
      <w:r w:rsidRPr="004E0EE7">
        <w:rPr>
          <w:rFonts w:ascii="Times New Roman" w:eastAsia="Malgun Gothic" w:hAnsi="Times New Roman"/>
          <w:szCs w:val="20"/>
          <w:lang w:eastAsia="zh-CN"/>
        </w:rPr>
        <w:t>The number of PRBs for TBS determination is based on the assigned PRBs within DL usable PRBs only</w:t>
      </w:r>
    </w:p>
    <w:p w14:paraId="416FF39A" w14:textId="77777777" w:rsidR="004E0EE7" w:rsidRPr="004E0EE7" w:rsidRDefault="004E0EE7" w:rsidP="00311060">
      <w:pPr>
        <w:numPr>
          <w:ilvl w:val="1"/>
          <w:numId w:val="198"/>
        </w:numPr>
        <w:tabs>
          <w:tab w:val="left" w:pos="0"/>
        </w:tabs>
        <w:rPr>
          <w:rFonts w:ascii="Times New Roman" w:eastAsia="Malgun Gothic" w:hAnsi="Times New Roman"/>
          <w:szCs w:val="20"/>
          <w:lang w:eastAsia="zh-CN"/>
        </w:rPr>
      </w:pPr>
      <w:r w:rsidRPr="004E0EE7">
        <w:rPr>
          <w:rFonts w:ascii="Times New Roman" w:eastAsia="Malgun Gothic" w:hAnsi="Times New Roman"/>
          <w:szCs w:val="20"/>
          <w:lang w:eastAsia="zh-CN"/>
        </w:rPr>
        <w:t xml:space="preserve">FFS: DMRS sequence mapping </w:t>
      </w:r>
    </w:p>
    <w:p w14:paraId="7EE1299E" w14:textId="77777777" w:rsidR="004E0EE7" w:rsidRPr="004E0EE7" w:rsidRDefault="004E0EE7" w:rsidP="00311060">
      <w:pPr>
        <w:numPr>
          <w:ilvl w:val="0"/>
          <w:numId w:val="198"/>
        </w:numPr>
        <w:tabs>
          <w:tab w:val="left" w:pos="0"/>
        </w:tabs>
        <w:rPr>
          <w:rFonts w:ascii="Times New Roman" w:eastAsia="Malgun Gothic" w:hAnsi="Times New Roman"/>
          <w:bCs/>
          <w:szCs w:val="20"/>
          <w:lang w:eastAsia="zh-CN"/>
        </w:rPr>
      </w:pPr>
      <w:r w:rsidRPr="004E0EE7">
        <w:rPr>
          <w:rFonts w:ascii="Times New Roman" w:eastAsia="Malgun Gothic" w:hAnsi="Times New Roman"/>
          <w:bCs/>
          <w:szCs w:val="20"/>
          <w:lang w:eastAsia="zh-CN"/>
        </w:rPr>
        <w:t>FFS: when PRG is determined as wideband</w:t>
      </w:r>
    </w:p>
    <w:p w14:paraId="1F0687F7" w14:textId="77777777" w:rsidR="004E0EE7" w:rsidRPr="004E0EE7" w:rsidRDefault="004E0EE7" w:rsidP="00311060">
      <w:pPr>
        <w:numPr>
          <w:ilvl w:val="0"/>
          <w:numId w:val="198"/>
        </w:numPr>
        <w:tabs>
          <w:tab w:val="left" w:pos="0"/>
        </w:tabs>
        <w:rPr>
          <w:rFonts w:ascii="Times New Roman" w:eastAsia="Malgun Gothic" w:hAnsi="Times New Roman"/>
          <w:bCs/>
          <w:szCs w:val="20"/>
          <w:lang w:eastAsia="zh-CN"/>
        </w:rPr>
      </w:pPr>
      <w:r w:rsidRPr="004E0EE7">
        <w:rPr>
          <w:rFonts w:ascii="Times New Roman" w:eastAsia="Malgun Gothic" w:hAnsi="Times New Roman"/>
          <w:bCs/>
          <w:szCs w:val="20"/>
          <w:lang w:eastAsia="zh-CN"/>
        </w:rPr>
        <w:t>FFS: partial PRG</w:t>
      </w:r>
    </w:p>
    <w:p w14:paraId="589AC20E" w14:textId="77777777" w:rsidR="004E0EE7" w:rsidRPr="00F44238" w:rsidRDefault="004E0EE7" w:rsidP="00311060">
      <w:pPr>
        <w:numPr>
          <w:ilvl w:val="0"/>
          <w:numId w:val="198"/>
        </w:numPr>
        <w:tabs>
          <w:tab w:val="left" w:pos="0"/>
        </w:tabs>
        <w:rPr>
          <w:rFonts w:ascii="Times New Roman" w:eastAsia="Malgun Gothic" w:hAnsi="Times New Roman"/>
          <w:bCs/>
          <w:strike/>
          <w:color w:val="FF0000"/>
          <w:szCs w:val="20"/>
          <w:lang w:eastAsia="zh-CN"/>
        </w:rPr>
      </w:pPr>
      <w:r w:rsidRPr="00F44238">
        <w:rPr>
          <w:rFonts w:ascii="Times New Roman" w:eastAsia="Malgun Gothic" w:hAnsi="Times New Roman"/>
          <w:bCs/>
          <w:strike/>
          <w:color w:val="FF0000"/>
          <w:szCs w:val="20"/>
          <w:lang w:eastAsia="ko-KR"/>
        </w:rPr>
        <w:t>Note: Above can be applied to PDSCH FDRA type-0</w:t>
      </w:r>
    </w:p>
    <w:p w14:paraId="44137D2F" w14:textId="77777777" w:rsidR="004E0EE7" w:rsidRPr="004E0EE7" w:rsidRDefault="004E0EE7" w:rsidP="004E0EE7">
      <w:pPr>
        <w:rPr>
          <w:rFonts w:ascii="Times New Roman" w:hAnsi="Times New Roman"/>
          <w:szCs w:val="20"/>
          <w:lang w:eastAsia="ko-KR"/>
        </w:rPr>
      </w:pPr>
    </w:p>
    <w:p w14:paraId="4CB0C318" w14:textId="77777777" w:rsidR="004E0EE7" w:rsidRPr="004E0EE7" w:rsidRDefault="004E0EE7" w:rsidP="004E0EE7">
      <w:pPr>
        <w:rPr>
          <w:rFonts w:ascii="Times New Roman" w:eastAsiaTheme="minorEastAsia" w:hAnsi="Times New Roman"/>
          <w:bCs/>
          <w:szCs w:val="20"/>
          <w:lang w:eastAsia="zh-CN"/>
        </w:rPr>
      </w:pPr>
      <w:r w:rsidRPr="004E0EE7">
        <w:rPr>
          <w:rFonts w:ascii="Times New Roman" w:eastAsiaTheme="minorEastAsia" w:hAnsi="Times New Roman"/>
          <w:bCs/>
          <w:szCs w:val="20"/>
          <w:highlight w:val="green"/>
          <w:lang w:eastAsia="zh-CN"/>
        </w:rPr>
        <w:t>Agreement</w:t>
      </w:r>
    </w:p>
    <w:p w14:paraId="0002CE3C" w14:textId="77777777" w:rsidR="004E0EE7" w:rsidRPr="004E0EE7" w:rsidRDefault="004E0EE7" w:rsidP="004E0EE7">
      <w:pPr>
        <w:tabs>
          <w:tab w:val="left" w:pos="0"/>
        </w:tabs>
        <w:rPr>
          <w:rFonts w:ascii="Times New Roman" w:eastAsia="Malgun Gothic" w:hAnsi="Times New Roman"/>
          <w:szCs w:val="20"/>
          <w:lang w:eastAsia="zh-CN"/>
        </w:rPr>
      </w:pPr>
      <w:r w:rsidRPr="004E0EE7">
        <w:rPr>
          <w:rFonts w:ascii="Times New Roman" w:eastAsia="Malgun Gothic" w:hAnsi="Times New Roman"/>
          <w:szCs w:val="20"/>
          <w:lang w:eastAsia="zh-CN"/>
        </w:rPr>
        <w:t xml:space="preserve">Support separate </w:t>
      </w:r>
      <w:r w:rsidRPr="004E0EE7">
        <w:rPr>
          <w:rFonts w:ascii="Times New Roman" w:hAnsi="Times New Roman"/>
          <w:szCs w:val="20"/>
        </w:rPr>
        <w:t xml:space="preserve">FH </w:t>
      </w:r>
      <w:r w:rsidRPr="004E0EE7">
        <w:rPr>
          <w:rFonts w:ascii="Times New Roman" w:eastAsia="Malgun Gothic" w:hAnsi="Times New Roman"/>
          <w:szCs w:val="20"/>
          <w:lang w:eastAsia="zh-CN"/>
        </w:rPr>
        <w:t xml:space="preserve">offsets for PUSCH transmissions in </w:t>
      </w:r>
      <w:r w:rsidRPr="004E0EE7">
        <w:rPr>
          <w:rFonts w:ascii="Times New Roman" w:hAnsi="Times New Roman"/>
          <w:szCs w:val="20"/>
        </w:rPr>
        <w:t>SBFD symbols and non-SBFD symbols</w:t>
      </w:r>
      <w:r w:rsidRPr="004E0EE7">
        <w:rPr>
          <w:rFonts w:ascii="Times New Roman" w:eastAsia="Malgun Gothic" w:hAnsi="Times New Roman"/>
          <w:szCs w:val="20"/>
          <w:lang w:eastAsia="zh-CN"/>
        </w:rPr>
        <w:t xml:space="preserve"> respectively.</w:t>
      </w:r>
    </w:p>
    <w:p w14:paraId="06AE803C" w14:textId="77777777" w:rsidR="004E0EE7" w:rsidRPr="004E0EE7" w:rsidRDefault="004E0EE7" w:rsidP="00311060">
      <w:pPr>
        <w:pStyle w:val="ListParagraph"/>
        <w:numPr>
          <w:ilvl w:val="0"/>
          <w:numId w:val="197"/>
        </w:numPr>
      </w:pPr>
      <w:r w:rsidRPr="004E0EE7">
        <w:lastRenderedPageBreak/>
        <w:t>FFS: How to indicate/determine the FH offsets for PUSCH transmissions in SBFD and non-SBFD symbols, respectively.</w:t>
      </w:r>
    </w:p>
    <w:p w14:paraId="6F7A2642" w14:textId="77777777" w:rsidR="004E0EE7" w:rsidRPr="004E0EE7" w:rsidRDefault="004E0EE7" w:rsidP="00311060">
      <w:pPr>
        <w:pStyle w:val="ListParagraph"/>
        <w:numPr>
          <w:ilvl w:val="0"/>
          <w:numId w:val="197"/>
        </w:numPr>
      </w:pPr>
      <w:r w:rsidRPr="004E0EE7">
        <w:t xml:space="preserve">FFS: </w:t>
      </w:r>
      <w:r w:rsidRPr="004E0EE7">
        <w:rPr>
          <w:iCs/>
        </w:rPr>
        <w:t>Whether/</w:t>
      </w:r>
      <w:r w:rsidRPr="004E0EE7">
        <w:rPr>
          <w:rFonts w:eastAsia="Malgun Gothic"/>
          <w:iCs/>
        </w:rPr>
        <w:t>how</w:t>
      </w:r>
      <w:r w:rsidRPr="004E0EE7">
        <w:rPr>
          <w:iCs/>
        </w:rPr>
        <w:t xml:space="preserve"> to update FH calculation to only consider the UL usable PRBs</w:t>
      </w:r>
    </w:p>
    <w:p w14:paraId="3B05103B" w14:textId="77777777" w:rsidR="004E0EE7" w:rsidRPr="004E0EE7" w:rsidRDefault="004E0EE7" w:rsidP="001B14C8">
      <w:pPr>
        <w:rPr>
          <w:rFonts w:ascii="Times New Roman" w:hAnsi="Times New Roman"/>
          <w:szCs w:val="20"/>
        </w:rPr>
      </w:pPr>
    </w:p>
    <w:p w14:paraId="15DC475E" w14:textId="63E46789" w:rsidR="001B14C8" w:rsidRPr="00F44238" w:rsidRDefault="006F79AF" w:rsidP="001B14C8">
      <w:pPr>
        <w:rPr>
          <w:b/>
          <w:bCs/>
        </w:rPr>
      </w:pPr>
      <w:hyperlink r:id="rId1300" w:history="1">
        <w:r>
          <w:rPr>
            <w:rStyle w:val="Hyperlink"/>
            <w:b/>
            <w:bCs/>
          </w:rPr>
          <w:t>R1-2405425</w:t>
        </w:r>
      </w:hyperlink>
      <w:r w:rsidR="001B14C8" w:rsidRPr="00F44238">
        <w:rPr>
          <w:b/>
          <w:bCs/>
        </w:rPr>
        <w:tab/>
        <w:t>Summary #4 of SBFD TX/RX/measurement procedures</w:t>
      </w:r>
      <w:r w:rsidR="001B14C8" w:rsidRPr="00F44238">
        <w:rPr>
          <w:b/>
          <w:bCs/>
        </w:rPr>
        <w:tab/>
        <w:t>Moderator (CATT)</w:t>
      </w:r>
    </w:p>
    <w:p w14:paraId="036F0985" w14:textId="11D5F9E7" w:rsidR="00F44238" w:rsidRDefault="00F44238" w:rsidP="001B14C8">
      <w:r>
        <w:t>From Thursday session</w:t>
      </w:r>
    </w:p>
    <w:p w14:paraId="61BD6501" w14:textId="77777777" w:rsidR="00F44238" w:rsidRPr="004E0EE7" w:rsidRDefault="00F44238" w:rsidP="00F44238">
      <w:pPr>
        <w:rPr>
          <w:rFonts w:ascii="Times New Roman" w:eastAsiaTheme="minorEastAsia" w:hAnsi="Times New Roman"/>
          <w:bCs/>
          <w:szCs w:val="20"/>
          <w:lang w:eastAsia="zh-CN"/>
        </w:rPr>
      </w:pPr>
      <w:r w:rsidRPr="004E0EE7">
        <w:rPr>
          <w:rFonts w:ascii="Times New Roman" w:eastAsiaTheme="minorEastAsia" w:hAnsi="Times New Roman"/>
          <w:bCs/>
          <w:szCs w:val="20"/>
          <w:highlight w:val="green"/>
          <w:lang w:eastAsia="zh-CN"/>
        </w:rPr>
        <w:t>Agreement</w:t>
      </w:r>
    </w:p>
    <w:p w14:paraId="13D9E704" w14:textId="77777777" w:rsidR="00F44238" w:rsidRDefault="00F44238" w:rsidP="00F44238">
      <w:pPr>
        <w:rPr>
          <w:rFonts w:eastAsiaTheme="minorEastAsia"/>
          <w:lang w:eastAsia="zh-CN"/>
        </w:rPr>
      </w:pPr>
      <w:r>
        <w:rPr>
          <w:rFonts w:cs="Times"/>
          <w:lang w:eastAsia="zh-CN"/>
        </w:rPr>
        <w:t>For</w:t>
      </w:r>
      <w:r>
        <w:t xml:space="preserve"> </w:t>
      </w:r>
      <w:r>
        <w:rPr>
          <w:rFonts w:cs="Times"/>
          <w:lang w:eastAsia="zh-CN"/>
        </w:rPr>
        <w:t xml:space="preserve">frequency resource allocation Type 0 for PDSCH or PUSCH in a single slot by DCI based scheduling (without repetition or TBoMS), when an </w:t>
      </w:r>
      <w:r>
        <w:rPr>
          <w:rFonts w:eastAsia="Malgun Gothic" w:cs="Times" w:hint="eastAsia"/>
          <w:lang w:eastAsia="zh-CN"/>
        </w:rPr>
        <w:t xml:space="preserve">assigned </w:t>
      </w:r>
      <w:r>
        <w:rPr>
          <w:rFonts w:cs="Times"/>
          <w:lang w:eastAsia="zh-CN"/>
        </w:rPr>
        <w:t>RBG overlaps</w:t>
      </w:r>
      <w:r>
        <w:rPr>
          <w:rFonts w:eastAsia="Malgun Gothic" w:cs="Times" w:hint="eastAsia"/>
          <w:lang w:eastAsia="zh-CN"/>
        </w:rPr>
        <w:t xml:space="preserve"> with</w:t>
      </w:r>
      <w:r>
        <w:rPr>
          <w:rFonts w:cs="Times"/>
          <w:lang w:eastAsia="zh-CN"/>
        </w:rPr>
        <w:t xml:space="preserve"> the subband boundary,</w:t>
      </w:r>
      <w:r>
        <w:rPr>
          <w:rFonts w:eastAsia="Malgun Gothic" w:hint="eastAsia"/>
          <w:lang w:eastAsia="zh-CN"/>
        </w:rPr>
        <w:t xml:space="preserve"> </w:t>
      </w:r>
      <w:r>
        <w:rPr>
          <w:rFonts w:eastAsiaTheme="minorEastAsia" w:hint="eastAsia"/>
          <w:lang w:eastAsia="zh-CN"/>
        </w:rPr>
        <w:t>t</w:t>
      </w:r>
      <w:r>
        <w:rPr>
          <w:rFonts w:eastAsia="Malgun Gothic" w:hint="eastAsia"/>
          <w:lang w:eastAsia="zh-CN"/>
        </w:rPr>
        <w:t xml:space="preserve">he number of PRBs for TBS determination is based on the assigned PRBs within </w:t>
      </w:r>
      <w:r>
        <w:rPr>
          <w:rFonts w:eastAsiaTheme="minorEastAsia" w:cs="Times"/>
          <w:lang w:eastAsia="zh-CN"/>
        </w:rPr>
        <w:t>DL usable PRBs only</w:t>
      </w:r>
      <w:r>
        <w:rPr>
          <w:rFonts w:eastAsiaTheme="minorEastAsia" w:cs="Times" w:hint="eastAsia"/>
          <w:lang w:eastAsia="zh-CN"/>
        </w:rPr>
        <w:t xml:space="preserve"> and </w:t>
      </w:r>
      <w:r>
        <w:rPr>
          <w:rFonts w:eastAsiaTheme="minorEastAsia" w:cs="Times"/>
          <w:lang w:eastAsia="zh-CN"/>
        </w:rPr>
        <w:t xml:space="preserve">assigned PRBs within </w:t>
      </w:r>
      <w:r>
        <w:rPr>
          <w:rFonts w:eastAsiaTheme="minorEastAsia" w:cs="Times" w:hint="eastAsia"/>
          <w:lang w:eastAsia="zh-CN"/>
        </w:rPr>
        <w:t>U</w:t>
      </w:r>
      <w:r>
        <w:rPr>
          <w:rFonts w:eastAsiaTheme="minorEastAsia" w:cs="Times"/>
          <w:lang w:eastAsia="zh-CN"/>
        </w:rPr>
        <w:t>L usable PRBs only</w:t>
      </w:r>
      <w:r>
        <w:rPr>
          <w:rFonts w:eastAsiaTheme="minorEastAsia" w:cs="Times" w:hint="eastAsia"/>
          <w:lang w:eastAsia="zh-CN"/>
        </w:rPr>
        <w:t xml:space="preserve"> for PDSCH and PUSCH respectively.</w:t>
      </w:r>
    </w:p>
    <w:p w14:paraId="298035D5" w14:textId="77777777" w:rsidR="00F44238" w:rsidRPr="00C626D9" w:rsidRDefault="00F44238" w:rsidP="00F44238">
      <w:pPr>
        <w:rPr>
          <w:lang w:eastAsia="ko-KR"/>
        </w:rPr>
      </w:pPr>
    </w:p>
    <w:p w14:paraId="39D8D206" w14:textId="77777777" w:rsidR="00F44238" w:rsidRPr="004E0EE7" w:rsidRDefault="00F44238" w:rsidP="00F44238">
      <w:pPr>
        <w:rPr>
          <w:rFonts w:ascii="Times New Roman" w:eastAsiaTheme="minorEastAsia" w:hAnsi="Times New Roman"/>
          <w:bCs/>
          <w:szCs w:val="20"/>
          <w:lang w:eastAsia="zh-CN"/>
        </w:rPr>
      </w:pPr>
      <w:r w:rsidRPr="004E0EE7">
        <w:rPr>
          <w:rFonts w:ascii="Times New Roman" w:eastAsiaTheme="minorEastAsia" w:hAnsi="Times New Roman"/>
          <w:bCs/>
          <w:szCs w:val="20"/>
          <w:highlight w:val="green"/>
          <w:lang w:eastAsia="zh-CN"/>
        </w:rPr>
        <w:t>Agreement</w:t>
      </w:r>
    </w:p>
    <w:p w14:paraId="36317D92" w14:textId="77777777" w:rsidR="00F44238" w:rsidRDefault="00F44238" w:rsidP="00F44238">
      <w:pPr>
        <w:rPr>
          <w:rFonts w:eastAsia="Malgun Gothic"/>
        </w:rPr>
      </w:pPr>
      <w:r>
        <w:rPr>
          <w:rFonts w:eastAsiaTheme="minorEastAsia"/>
          <w:lang w:eastAsia="zh-CN"/>
        </w:rPr>
        <w:t>R</w:t>
      </w:r>
      <w:r>
        <w:t>e-use the existing collision handling principles for NR TDD that SSB is prioritized over configured UL transmission</w:t>
      </w:r>
      <w:r>
        <w:rPr>
          <w:rFonts w:eastAsiaTheme="minorEastAsia"/>
          <w:lang w:eastAsia="zh-CN"/>
        </w:rPr>
        <w:t xml:space="preserve"> and </w:t>
      </w:r>
      <w:r>
        <w:rPr>
          <w:rFonts w:eastAsia="MS PGothic"/>
          <w:color w:val="000000"/>
          <w:lang w:eastAsia="zh-CN"/>
        </w:rPr>
        <w:t>dynamically scheduled UL transmission</w:t>
      </w:r>
    </w:p>
    <w:p w14:paraId="23AB2BAC" w14:textId="77777777" w:rsidR="00F44238" w:rsidRPr="00F44238" w:rsidRDefault="00F44238" w:rsidP="00311060">
      <w:pPr>
        <w:pStyle w:val="ListParagraph"/>
        <w:numPr>
          <w:ilvl w:val="0"/>
          <w:numId w:val="239"/>
        </w:numPr>
        <w:rPr>
          <w:rFonts w:eastAsia="Malgun Gothic"/>
        </w:rPr>
      </w:pPr>
      <w:r w:rsidRPr="005B3859">
        <w:rPr>
          <w:rFonts w:hint="eastAsia"/>
          <w:lang w:eastAsia="zh-CN"/>
        </w:rPr>
        <w:t>FFS whether a slot consisting of SSB symbols is considered as a full DL slot or SSB symbols configured with SBFD subbands are SBFD symbols and only DL receptions within DL usable PRBs are allowed for SBFD aware UEs.</w:t>
      </w:r>
    </w:p>
    <w:p w14:paraId="73A1E675" w14:textId="77777777" w:rsidR="00D7097B" w:rsidRPr="00D7097B" w:rsidRDefault="00D7097B" w:rsidP="001B14C8">
      <w:pPr>
        <w:pStyle w:val="Heading3"/>
        <w:rPr>
          <w:lang w:val="en-US"/>
        </w:rPr>
      </w:pPr>
      <w:bookmarkStart w:id="389" w:name="_Toc166306541"/>
      <w:bookmarkStart w:id="390" w:name="_Toc173405035"/>
      <w:r w:rsidRPr="00D7097B">
        <w:rPr>
          <w:lang w:val="en-US"/>
        </w:rPr>
        <w:t>SBFD random access operation</w:t>
      </w:r>
      <w:bookmarkEnd w:id="389"/>
      <w:bookmarkEnd w:id="390"/>
    </w:p>
    <w:p w14:paraId="2513119D" w14:textId="77777777" w:rsidR="00D7097B" w:rsidRPr="00D7097B" w:rsidRDefault="00D7097B" w:rsidP="00D7097B">
      <w:pPr>
        <w:rPr>
          <w:i/>
          <w:lang w:val="en-US" w:eastAsia="zh-CN"/>
        </w:rPr>
      </w:pPr>
      <w:r w:rsidRPr="00D7097B">
        <w:rPr>
          <w:i/>
          <w:lang w:val="en-US" w:eastAsia="zh-CN"/>
        </w:rPr>
        <w:t>UE in RRC_IDLE/INACTIVE mode for random access is for study only until decision is made in RAN#104 to proceed to normative work.</w:t>
      </w:r>
    </w:p>
    <w:p w14:paraId="6797784B" w14:textId="77777777" w:rsidR="00D7097B" w:rsidRPr="001B14C8" w:rsidRDefault="00D7097B" w:rsidP="00D7097B">
      <w:pPr>
        <w:rPr>
          <w:rFonts w:eastAsia="DengXian"/>
          <w:iCs/>
          <w:lang w:val="en-US" w:eastAsia="zh-CN"/>
        </w:rPr>
      </w:pPr>
    </w:p>
    <w:p w14:paraId="38EEC14B" w14:textId="2B23498C" w:rsidR="00D7097B" w:rsidRPr="00D7097B" w:rsidRDefault="006F79AF" w:rsidP="00D7097B">
      <w:pPr>
        <w:rPr>
          <w:rFonts w:eastAsia="DengXian"/>
          <w:iCs/>
          <w:lang w:val="en-US"/>
        </w:rPr>
      </w:pPr>
      <w:hyperlink r:id="rId1301" w:history="1">
        <w:r>
          <w:rPr>
            <w:rStyle w:val="Hyperlink"/>
            <w:rFonts w:eastAsia="DengXian"/>
            <w:iCs/>
            <w:lang w:val="en-US"/>
          </w:rPr>
          <w:t>R1-2403873</w:t>
        </w:r>
      </w:hyperlink>
      <w:r w:rsidR="00D7097B" w:rsidRPr="00D7097B">
        <w:rPr>
          <w:rFonts w:eastAsia="DengXian"/>
          <w:iCs/>
          <w:lang w:val="en-US"/>
        </w:rPr>
        <w:tab/>
        <w:t>Discussion for SBFD random access operation</w:t>
      </w:r>
      <w:r w:rsidR="00D7097B" w:rsidRPr="00D7097B">
        <w:rPr>
          <w:rFonts w:eastAsia="DengXian"/>
          <w:iCs/>
          <w:lang w:val="en-US"/>
        </w:rPr>
        <w:tab/>
        <w:t>New H3C Technologies Co., Ltd.</w:t>
      </w:r>
    </w:p>
    <w:p w14:paraId="3A7A313D" w14:textId="74A4D50C" w:rsidR="00D7097B" w:rsidRPr="00D7097B" w:rsidRDefault="006F79AF" w:rsidP="00D7097B">
      <w:pPr>
        <w:rPr>
          <w:rFonts w:eastAsia="DengXian"/>
          <w:iCs/>
          <w:lang w:val="en-US"/>
        </w:rPr>
      </w:pPr>
      <w:hyperlink r:id="rId1302" w:history="1">
        <w:r>
          <w:rPr>
            <w:rStyle w:val="Hyperlink"/>
            <w:rFonts w:eastAsia="DengXian"/>
            <w:iCs/>
            <w:lang w:val="en-US"/>
          </w:rPr>
          <w:t>R1-2403893</w:t>
        </w:r>
      </w:hyperlink>
      <w:r w:rsidR="00D7097B" w:rsidRPr="00D7097B">
        <w:rPr>
          <w:rFonts w:eastAsia="DengXian"/>
          <w:iCs/>
          <w:lang w:val="en-US"/>
        </w:rPr>
        <w:tab/>
        <w:t>Discussion on SBFD Random Access Operation</w:t>
      </w:r>
      <w:r w:rsidR="00D7097B" w:rsidRPr="00D7097B">
        <w:rPr>
          <w:rFonts w:eastAsia="DengXian"/>
          <w:iCs/>
          <w:lang w:val="en-US"/>
        </w:rPr>
        <w:tab/>
        <w:t>Tejas Networks Limited</w:t>
      </w:r>
    </w:p>
    <w:p w14:paraId="7CBFC693" w14:textId="4F983EA7" w:rsidR="00D7097B" w:rsidRPr="00D7097B" w:rsidRDefault="006F79AF" w:rsidP="00D7097B">
      <w:pPr>
        <w:rPr>
          <w:rFonts w:eastAsia="DengXian"/>
          <w:iCs/>
          <w:lang w:val="en-US"/>
        </w:rPr>
      </w:pPr>
      <w:hyperlink r:id="rId1303" w:history="1">
        <w:r>
          <w:rPr>
            <w:rStyle w:val="Hyperlink"/>
            <w:rFonts w:eastAsia="DengXian"/>
            <w:iCs/>
            <w:lang w:val="en-US"/>
          </w:rPr>
          <w:t>R1-2403905</w:t>
        </w:r>
      </w:hyperlink>
      <w:r w:rsidR="00D7097B" w:rsidRPr="00D7097B">
        <w:rPr>
          <w:rFonts w:eastAsia="DengXian"/>
          <w:iCs/>
          <w:lang w:val="en-US"/>
        </w:rPr>
        <w:tab/>
        <w:t>Discussion on SBFD random access operation</w:t>
      </w:r>
      <w:r w:rsidR="00D7097B" w:rsidRPr="00D7097B">
        <w:rPr>
          <w:rFonts w:eastAsia="DengXian"/>
          <w:iCs/>
          <w:lang w:val="en-US"/>
        </w:rPr>
        <w:tab/>
        <w:t>LG Electronics</w:t>
      </w:r>
    </w:p>
    <w:p w14:paraId="6431F84D" w14:textId="77C61BB6" w:rsidR="00D7097B" w:rsidRPr="00D7097B" w:rsidRDefault="006F79AF" w:rsidP="00D7097B">
      <w:pPr>
        <w:rPr>
          <w:rFonts w:eastAsia="DengXian"/>
          <w:iCs/>
          <w:lang w:val="en-US"/>
        </w:rPr>
      </w:pPr>
      <w:hyperlink r:id="rId1304" w:history="1">
        <w:r>
          <w:rPr>
            <w:rStyle w:val="Hyperlink"/>
            <w:rFonts w:eastAsia="DengXian"/>
            <w:iCs/>
            <w:lang w:val="en-US"/>
          </w:rPr>
          <w:t>R1-2403912</w:t>
        </w:r>
      </w:hyperlink>
      <w:r w:rsidR="00D7097B" w:rsidRPr="00D7097B">
        <w:rPr>
          <w:rFonts w:eastAsia="DengXian"/>
          <w:iCs/>
          <w:lang w:val="en-US"/>
        </w:rPr>
        <w:tab/>
        <w:t>SBFD random access operation</w:t>
      </w:r>
      <w:r w:rsidR="00D7097B" w:rsidRPr="00D7097B">
        <w:rPr>
          <w:rFonts w:eastAsia="DengXian"/>
          <w:iCs/>
          <w:lang w:val="en-US"/>
        </w:rPr>
        <w:tab/>
        <w:t>Ericsson</w:t>
      </w:r>
    </w:p>
    <w:p w14:paraId="6C0F8866" w14:textId="52208C93" w:rsidR="00D7097B" w:rsidRPr="00D7097B" w:rsidRDefault="006F79AF" w:rsidP="00D7097B">
      <w:pPr>
        <w:rPr>
          <w:rFonts w:eastAsia="DengXian"/>
          <w:iCs/>
          <w:lang w:val="en-US"/>
        </w:rPr>
      </w:pPr>
      <w:hyperlink r:id="rId1305" w:history="1">
        <w:r>
          <w:rPr>
            <w:rStyle w:val="Hyperlink"/>
            <w:rFonts w:eastAsia="DengXian"/>
            <w:iCs/>
            <w:lang w:val="en-US"/>
          </w:rPr>
          <w:t>R1-2403935</w:t>
        </w:r>
      </w:hyperlink>
      <w:r w:rsidR="00D7097B" w:rsidRPr="00D7097B">
        <w:rPr>
          <w:rFonts w:eastAsia="DengXian"/>
          <w:iCs/>
          <w:lang w:val="en-US"/>
        </w:rPr>
        <w:tab/>
        <w:t>On subband full duplex random access operation</w:t>
      </w:r>
      <w:r w:rsidR="00D7097B" w:rsidRPr="00D7097B">
        <w:rPr>
          <w:rFonts w:eastAsia="DengXian"/>
          <w:iCs/>
          <w:lang w:val="en-US"/>
        </w:rPr>
        <w:tab/>
        <w:t>Huawei, HiSilicon</w:t>
      </w:r>
    </w:p>
    <w:p w14:paraId="2AF09682" w14:textId="12A09B52" w:rsidR="00D7097B" w:rsidRPr="00D7097B" w:rsidRDefault="006F79AF" w:rsidP="00D7097B">
      <w:pPr>
        <w:rPr>
          <w:rFonts w:eastAsia="DengXian"/>
          <w:iCs/>
          <w:lang w:val="en-US"/>
        </w:rPr>
      </w:pPr>
      <w:hyperlink r:id="rId1306" w:history="1">
        <w:r>
          <w:rPr>
            <w:rStyle w:val="Hyperlink"/>
            <w:rFonts w:eastAsia="DengXian"/>
            <w:iCs/>
            <w:lang w:val="en-US"/>
          </w:rPr>
          <w:t>R1-2404008</w:t>
        </w:r>
      </w:hyperlink>
      <w:r w:rsidR="00D7097B" w:rsidRPr="00D7097B">
        <w:rPr>
          <w:rFonts w:eastAsia="DengXian"/>
          <w:iCs/>
          <w:lang w:val="en-US"/>
        </w:rPr>
        <w:tab/>
        <w:t>Discussion on SBFD random access operation</w:t>
      </w:r>
      <w:r w:rsidR="00D7097B" w:rsidRPr="00D7097B">
        <w:rPr>
          <w:rFonts w:eastAsia="DengXian"/>
          <w:iCs/>
          <w:lang w:val="en-US"/>
        </w:rPr>
        <w:tab/>
        <w:t>ZTE</w:t>
      </w:r>
    </w:p>
    <w:p w14:paraId="6ACAD0F7" w14:textId="4F76EB73" w:rsidR="00D7097B" w:rsidRPr="00D7097B" w:rsidRDefault="006F79AF" w:rsidP="00D7097B">
      <w:pPr>
        <w:rPr>
          <w:rFonts w:eastAsia="DengXian"/>
          <w:iCs/>
          <w:lang w:val="en-US"/>
        </w:rPr>
      </w:pPr>
      <w:hyperlink r:id="rId1307" w:history="1">
        <w:r>
          <w:rPr>
            <w:rStyle w:val="Hyperlink"/>
            <w:rFonts w:eastAsia="DengXian"/>
            <w:iCs/>
            <w:lang w:val="en-US"/>
          </w:rPr>
          <w:t>R1-2404024</w:t>
        </w:r>
      </w:hyperlink>
      <w:r w:rsidR="00D7097B" w:rsidRPr="00D7097B">
        <w:rPr>
          <w:rFonts w:eastAsia="DengXian"/>
          <w:iCs/>
          <w:lang w:val="en-US"/>
        </w:rPr>
        <w:tab/>
        <w:t>Discussion on SBFD random access operation</w:t>
      </w:r>
      <w:r w:rsidR="00D7097B" w:rsidRPr="00D7097B">
        <w:rPr>
          <w:rFonts w:eastAsia="DengXian"/>
          <w:iCs/>
          <w:lang w:val="en-US"/>
        </w:rPr>
        <w:tab/>
        <w:t>Spreadtrum Communications, BUPT</w:t>
      </w:r>
    </w:p>
    <w:p w14:paraId="01BF8879" w14:textId="3EBED7A4" w:rsidR="00D7097B" w:rsidRPr="00D7097B" w:rsidRDefault="006F79AF" w:rsidP="00D7097B">
      <w:pPr>
        <w:rPr>
          <w:rFonts w:eastAsia="DengXian"/>
          <w:iCs/>
          <w:lang w:val="en-US"/>
        </w:rPr>
      </w:pPr>
      <w:hyperlink r:id="rId1308" w:history="1">
        <w:r>
          <w:rPr>
            <w:rStyle w:val="Hyperlink"/>
            <w:rFonts w:eastAsia="DengXian"/>
            <w:iCs/>
            <w:lang w:val="en-US"/>
          </w:rPr>
          <w:t>R1-2404048</w:t>
        </w:r>
      </w:hyperlink>
      <w:r w:rsidR="00D7097B" w:rsidRPr="00D7097B">
        <w:rPr>
          <w:rFonts w:eastAsia="DengXian"/>
          <w:iCs/>
          <w:lang w:val="en-US"/>
        </w:rPr>
        <w:tab/>
        <w:t>Discussion on SBFD random access operation</w:t>
      </w:r>
      <w:r w:rsidR="00D7097B" w:rsidRPr="00D7097B">
        <w:rPr>
          <w:rFonts w:eastAsia="DengXian"/>
          <w:iCs/>
          <w:lang w:val="en-US"/>
        </w:rPr>
        <w:tab/>
        <w:t>InterDigital, Inc.</w:t>
      </w:r>
    </w:p>
    <w:p w14:paraId="2BE33D6F" w14:textId="65D16884" w:rsidR="00D7097B" w:rsidRPr="00D7097B" w:rsidRDefault="006F79AF" w:rsidP="00D7097B">
      <w:pPr>
        <w:rPr>
          <w:rFonts w:eastAsia="DengXian"/>
          <w:iCs/>
          <w:lang w:val="en-US"/>
        </w:rPr>
      </w:pPr>
      <w:hyperlink r:id="rId1309" w:history="1">
        <w:r>
          <w:rPr>
            <w:rStyle w:val="Hyperlink"/>
            <w:rFonts w:eastAsia="DengXian"/>
            <w:iCs/>
            <w:lang w:val="en-US"/>
          </w:rPr>
          <w:t>R1-2404056</w:t>
        </w:r>
      </w:hyperlink>
      <w:r w:rsidR="00D7097B" w:rsidRPr="00D7097B">
        <w:rPr>
          <w:rFonts w:eastAsia="DengXian"/>
          <w:iCs/>
          <w:lang w:val="en-US"/>
        </w:rPr>
        <w:tab/>
        <w:t>Discussion on SBFD random access operation</w:t>
      </w:r>
      <w:r w:rsidR="00D7097B" w:rsidRPr="00D7097B">
        <w:rPr>
          <w:rFonts w:eastAsia="DengXian"/>
          <w:iCs/>
          <w:lang w:val="en-US"/>
        </w:rPr>
        <w:tab/>
        <w:t>Korea Testing Laboratory</w:t>
      </w:r>
    </w:p>
    <w:p w14:paraId="47B89D00" w14:textId="0A87D9E9" w:rsidR="00D7097B" w:rsidRDefault="006F79AF" w:rsidP="00D7097B">
      <w:pPr>
        <w:rPr>
          <w:rFonts w:eastAsia="DengXian"/>
          <w:iCs/>
          <w:lang w:val="en-US"/>
        </w:rPr>
      </w:pPr>
      <w:hyperlink r:id="rId1310" w:history="1">
        <w:r>
          <w:rPr>
            <w:rStyle w:val="Hyperlink"/>
            <w:rFonts w:eastAsia="DengXian"/>
            <w:iCs/>
            <w:lang w:val="en-US"/>
          </w:rPr>
          <w:t>R1-2404058</w:t>
        </w:r>
      </w:hyperlink>
      <w:r w:rsidR="00D7097B" w:rsidRPr="00D7097B">
        <w:rPr>
          <w:rFonts w:eastAsia="DengXian"/>
          <w:iCs/>
          <w:lang w:val="en-US"/>
        </w:rPr>
        <w:tab/>
        <w:t xml:space="preserve">Discussion on SBFD random access operation </w:t>
      </w:r>
      <w:r w:rsidR="00D7097B" w:rsidRPr="00D7097B">
        <w:rPr>
          <w:rFonts w:eastAsia="DengXian"/>
          <w:iCs/>
          <w:lang w:val="en-US"/>
        </w:rPr>
        <w:tab/>
        <w:t>TCL</w:t>
      </w:r>
    </w:p>
    <w:p w14:paraId="35612DD5" w14:textId="0BC633E7" w:rsidR="00E35E13" w:rsidRPr="00E35E13" w:rsidRDefault="006F79AF" w:rsidP="00E35E13">
      <w:pPr>
        <w:rPr>
          <w:lang w:val="en-US"/>
        </w:rPr>
      </w:pPr>
      <w:hyperlink r:id="rId1311" w:history="1">
        <w:r>
          <w:rPr>
            <w:rStyle w:val="Hyperlink"/>
            <w:lang w:val="en-US"/>
          </w:rPr>
          <w:t>R1-2405349</w:t>
        </w:r>
      </w:hyperlink>
      <w:r w:rsidR="00E35E13" w:rsidRPr="00E35E13">
        <w:rPr>
          <w:lang w:val="en-US"/>
        </w:rPr>
        <w:tab/>
        <w:t>Random access on SBFD resources</w:t>
      </w:r>
      <w:r w:rsidR="00E35E13" w:rsidRPr="00E35E13">
        <w:rPr>
          <w:lang w:val="en-US"/>
        </w:rPr>
        <w:tab/>
        <w:t>Samsung</w:t>
      </w:r>
      <w:r w:rsidR="00E35E13">
        <w:rPr>
          <w:lang w:val="en-US"/>
        </w:rPr>
        <w:tab/>
        <w:t xml:space="preserve">(rev of </w:t>
      </w:r>
      <w:hyperlink r:id="rId1312" w:history="1">
        <w:r>
          <w:rPr>
            <w:rStyle w:val="Hyperlink"/>
            <w:lang w:val="en-US"/>
          </w:rPr>
          <w:t>R1-2404113</w:t>
        </w:r>
      </w:hyperlink>
      <w:r w:rsidR="00E35E13">
        <w:rPr>
          <w:lang w:val="en-US"/>
        </w:rPr>
        <w:t>)</w:t>
      </w:r>
    </w:p>
    <w:p w14:paraId="138B9F11" w14:textId="04381EC7" w:rsidR="00D7097B" w:rsidRPr="00D7097B" w:rsidRDefault="006F79AF" w:rsidP="00D7097B">
      <w:pPr>
        <w:rPr>
          <w:rFonts w:eastAsia="DengXian"/>
          <w:iCs/>
          <w:lang w:val="en-US"/>
        </w:rPr>
      </w:pPr>
      <w:hyperlink r:id="rId1313" w:history="1">
        <w:r>
          <w:rPr>
            <w:rStyle w:val="Hyperlink"/>
            <w:rFonts w:eastAsia="DengXian"/>
            <w:iCs/>
            <w:lang w:val="en-US"/>
          </w:rPr>
          <w:t>R1-2404175</w:t>
        </w:r>
      </w:hyperlink>
      <w:r w:rsidR="00D7097B" w:rsidRPr="00D7097B">
        <w:rPr>
          <w:rFonts w:eastAsia="DengXian"/>
          <w:iCs/>
          <w:lang w:val="en-US"/>
        </w:rPr>
        <w:tab/>
        <w:t>Discussion on random access for Rel-19 SBFD</w:t>
      </w:r>
      <w:r w:rsidR="00D7097B" w:rsidRPr="00D7097B">
        <w:rPr>
          <w:rFonts w:eastAsia="DengXian"/>
          <w:iCs/>
          <w:lang w:val="en-US"/>
        </w:rPr>
        <w:tab/>
        <w:t>vivo</w:t>
      </w:r>
    </w:p>
    <w:p w14:paraId="6E621BC0" w14:textId="11407B29" w:rsidR="00D7097B" w:rsidRPr="00D7097B" w:rsidRDefault="006F79AF" w:rsidP="00D7097B">
      <w:pPr>
        <w:rPr>
          <w:rFonts w:eastAsia="DengXian"/>
          <w:iCs/>
          <w:lang w:val="en-US"/>
        </w:rPr>
      </w:pPr>
      <w:hyperlink r:id="rId1314" w:history="1">
        <w:r>
          <w:rPr>
            <w:rStyle w:val="Hyperlink"/>
            <w:rFonts w:eastAsia="DengXian"/>
            <w:iCs/>
            <w:lang w:val="en-US"/>
          </w:rPr>
          <w:t>R1-2404282</w:t>
        </w:r>
      </w:hyperlink>
      <w:r w:rsidR="00D7097B" w:rsidRPr="00D7097B">
        <w:rPr>
          <w:rFonts w:eastAsia="DengXian"/>
          <w:iCs/>
          <w:lang w:val="en-US"/>
        </w:rPr>
        <w:tab/>
        <w:t>Views on SBFD random access operation</w:t>
      </w:r>
      <w:r w:rsidR="00D7097B" w:rsidRPr="00D7097B">
        <w:rPr>
          <w:rFonts w:eastAsia="DengXian"/>
          <w:iCs/>
          <w:lang w:val="en-US"/>
        </w:rPr>
        <w:tab/>
        <w:t>Apple</w:t>
      </w:r>
    </w:p>
    <w:p w14:paraId="44CF8704" w14:textId="13AD3D5E" w:rsidR="00D7097B" w:rsidRPr="00D7097B" w:rsidRDefault="006F79AF" w:rsidP="00D7097B">
      <w:pPr>
        <w:rPr>
          <w:rFonts w:eastAsia="DengXian"/>
          <w:iCs/>
          <w:lang w:val="en-US"/>
        </w:rPr>
      </w:pPr>
      <w:hyperlink r:id="rId1315" w:history="1">
        <w:r>
          <w:rPr>
            <w:rStyle w:val="Hyperlink"/>
            <w:rFonts w:eastAsia="DengXian"/>
            <w:iCs/>
            <w:lang w:val="en-US"/>
          </w:rPr>
          <w:t>R1-2404318</w:t>
        </w:r>
      </w:hyperlink>
      <w:r w:rsidR="00D7097B" w:rsidRPr="00D7097B">
        <w:rPr>
          <w:rFonts w:eastAsia="DengXian"/>
          <w:iCs/>
          <w:lang w:val="en-US"/>
        </w:rPr>
        <w:tab/>
        <w:t>Random access in SBFD symbols</w:t>
      </w:r>
      <w:r w:rsidR="00D7097B" w:rsidRPr="00D7097B">
        <w:rPr>
          <w:rFonts w:eastAsia="DengXian"/>
          <w:iCs/>
          <w:lang w:val="en-US"/>
        </w:rPr>
        <w:tab/>
        <w:t>Sharp</w:t>
      </w:r>
    </w:p>
    <w:p w14:paraId="687B7E71" w14:textId="547F89EC" w:rsidR="00D7097B" w:rsidRPr="00D7097B" w:rsidRDefault="006F79AF" w:rsidP="00D7097B">
      <w:pPr>
        <w:rPr>
          <w:rFonts w:eastAsia="DengXian"/>
          <w:iCs/>
          <w:lang w:val="en-US"/>
        </w:rPr>
      </w:pPr>
      <w:hyperlink r:id="rId1316" w:history="1">
        <w:r>
          <w:rPr>
            <w:rStyle w:val="Hyperlink"/>
            <w:rFonts w:eastAsia="DengXian"/>
            <w:iCs/>
            <w:lang w:val="en-US"/>
          </w:rPr>
          <w:t>R1-2404399</w:t>
        </w:r>
      </w:hyperlink>
      <w:r w:rsidR="00D7097B" w:rsidRPr="00D7097B">
        <w:rPr>
          <w:rFonts w:eastAsia="DengXian"/>
          <w:iCs/>
          <w:lang w:val="en-US"/>
        </w:rPr>
        <w:tab/>
        <w:t>Discussion on SBFD random access operation</w:t>
      </w:r>
      <w:r w:rsidR="00D7097B" w:rsidRPr="00D7097B">
        <w:rPr>
          <w:rFonts w:eastAsia="DengXian"/>
          <w:iCs/>
          <w:lang w:val="en-US"/>
        </w:rPr>
        <w:tab/>
        <w:t>CATT</w:t>
      </w:r>
    </w:p>
    <w:p w14:paraId="64AE94A8" w14:textId="60D80AAE" w:rsidR="00D7097B" w:rsidRPr="00D7097B" w:rsidRDefault="006F79AF" w:rsidP="00D7097B">
      <w:pPr>
        <w:rPr>
          <w:rFonts w:eastAsia="DengXian"/>
          <w:iCs/>
          <w:lang w:val="en-US"/>
        </w:rPr>
      </w:pPr>
      <w:hyperlink r:id="rId1317" w:history="1">
        <w:r>
          <w:rPr>
            <w:rStyle w:val="Hyperlink"/>
            <w:rFonts w:eastAsia="DengXian"/>
            <w:iCs/>
            <w:lang w:val="en-US"/>
          </w:rPr>
          <w:t>R1-2404426</w:t>
        </w:r>
      </w:hyperlink>
      <w:r w:rsidR="00D7097B" w:rsidRPr="00D7097B">
        <w:rPr>
          <w:rFonts w:eastAsia="DengXian"/>
          <w:iCs/>
          <w:lang w:val="en-US"/>
        </w:rPr>
        <w:tab/>
        <w:t>Discussion on SBFD random access operation</w:t>
      </w:r>
      <w:r w:rsidR="00D7097B" w:rsidRPr="00D7097B">
        <w:rPr>
          <w:rFonts w:eastAsia="DengXian"/>
          <w:iCs/>
          <w:lang w:val="en-US"/>
        </w:rPr>
        <w:tab/>
        <w:t>China Telecom</w:t>
      </w:r>
    </w:p>
    <w:p w14:paraId="1889E88B" w14:textId="16F136B0" w:rsidR="00D7097B" w:rsidRPr="00D7097B" w:rsidRDefault="006F79AF" w:rsidP="00D7097B">
      <w:pPr>
        <w:rPr>
          <w:rFonts w:eastAsia="DengXian"/>
          <w:iCs/>
          <w:lang w:val="en-US"/>
        </w:rPr>
      </w:pPr>
      <w:hyperlink r:id="rId1318" w:history="1">
        <w:r>
          <w:rPr>
            <w:rStyle w:val="Hyperlink"/>
            <w:rFonts w:eastAsia="DengXian"/>
            <w:iCs/>
            <w:lang w:val="en-US"/>
          </w:rPr>
          <w:t>R1-2404454</w:t>
        </w:r>
      </w:hyperlink>
      <w:r w:rsidR="00D7097B" w:rsidRPr="00D7097B">
        <w:rPr>
          <w:rFonts w:eastAsia="DengXian"/>
          <w:iCs/>
          <w:lang w:val="en-US"/>
        </w:rPr>
        <w:tab/>
        <w:t>Discussion on SBFD random access operation</w:t>
      </w:r>
      <w:r w:rsidR="00D7097B" w:rsidRPr="00D7097B">
        <w:rPr>
          <w:rFonts w:eastAsia="DengXian"/>
          <w:iCs/>
          <w:lang w:val="en-US"/>
        </w:rPr>
        <w:tab/>
        <w:t>CMCC</w:t>
      </w:r>
    </w:p>
    <w:p w14:paraId="7DAAEB78" w14:textId="1F7AD9C9" w:rsidR="00D7097B" w:rsidRPr="00D7097B" w:rsidRDefault="006F79AF" w:rsidP="00D7097B">
      <w:pPr>
        <w:rPr>
          <w:rFonts w:eastAsia="DengXian"/>
          <w:iCs/>
          <w:lang w:val="en-US"/>
        </w:rPr>
      </w:pPr>
      <w:hyperlink r:id="rId1319" w:history="1">
        <w:r>
          <w:rPr>
            <w:rStyle w:val="Hyperlink"/>
            <w:rFonts w:eastAsia="DengXian"/>
            <w:iCs/>
            <w:lang w:val="en-US"/>
          </w:rPr>
          <w:t>R1-2404498</w:t>
        </w:r>
      </w:hyperlink>
      <w:r w:rsidR="00D7097B" w:rsidRPr="00D7097B">
        <w:rPr>
          <w:rFonts w:eastAsia="DengXian"/>
          <w:iCs/>
          <w:lang w:val="en-US"/>
        </w:rPr>
        <w:tab/>
        <w:t>SBFD PRACH Operations</w:t>
      </w:r>
      <w:r w:rsidR="00D7097B" w:rsidRPr="00D7097B">
        <w:rPr>
          <w:rFonts w:eastAsia="DengXian"/>
          <w:iCs/>
          <w:lang w:val="en-US"/>
        </w:rPr>
        <w:tab/>
        <w:t>Sony</w:t>
      </w:r>
    </w:p>
    <w:p w14:paraId="211845AB" w14:textId="6A53768A" w:rsidR="00D7097B" w:rsidRPr="00D7097B" w:rsidRDefault="006F79AF" w:rsidP="00D7097B">
      <w:pPr>
        <w:rPr>
          <w:rFonts w:eastAsia="DengXian"/>
          <w:iCs/>
          <w:lang w:val="en-US"/>
        </w:rPr>
      </w:pPr>
      <w:hyperlink r:id="rId1320" w:history="1">
        <w:r>
          <w:rPr>
            <w:rStyle w:val="Hyperlink"/>
            <w:rFonts w:eastAsia="DengXian"/>
            <w:iCs/>
            <w:lang w:val="en-US"/>
          </w:rPr>
          <w:t>R1-2404517</w:t>
        </w:r>
      </w:hyperlink>
      <w:r w:rsidR="00D7097B" w:rsidRPr="00D7097B">
        <w:rPr>
          <w:rFonts w:eastAsia="DengXian"/>
          <w:iCs/>
          <w:lang w:val="en-US"/>
        </w:rPr>
        <w:tab/>
        <w:t>Discussion on SBFD Random Access Operation</w:t>
      </w:r>
      <w:r w:rsidR="00D7097B" w:rsidRPr="00D7097B">
        <w:rPr>
          <w:rFonts w:eastAsia="DengXian"/>
          <w:iCs/>
          <w:lang w:val="en-US"/>
        </w:rPr>
        <w:tab/>
        <w:t>MediaTek Inc.</w:t>
      </w:r>
    </w:p>
    <w:p w14:paraId="3B357A54" w14:textId="694A3BFB" w:rsidR="00D7097B" w:rsidRPr="00D7097B" w:rsidRDefault="006F79AF" w:rsidP="00D7097B">
      <w:pPr>
        <w:rPr>
          <w:rFonts w:eastAsia="DengXian"/>
          <w:iCs/>
          <w:lang w:val="en-US"/>
        </w:rPr>
      </w:pPr>
      <w:hyperlink r:id="rId1321" w:history="1">
        <w:r>
          <w:rPr>
            <w:rStyle w:val="Hyperlink"/>
            <w:rFonts w:eastAsia="DengXian"/>
            <w:iCs/>
            <w:lang w:val="en-US"/>
          </w:rPr>
          <w:t>R1-2404597</w:t>
        </w:r>
      </w:hyperlink>
      <w:r w:rsidR="00D7097B" w:rsidRPr="00D7097B">
        <w:rPr>
          <w:rFonts w:eastAsia="DengXian"/>
          <w:iCs/>
          <w:lang w:val="en-US"/>
        </w:rPr>
        <w:tab/>
        <w:t>Discussion on SBFD random access operation</w:t>
      </w:r>
      <w:r w:rsidR="00D7097B" w:rsidRPr="00D7097B">
        <w:rPr>
          <w:rFonts w:eastAsia="DengXian"/>
          <w:iCs/>
          <w:lang w:val="en-US"/>
        </w:rPr>
        <w:tab/>
        <w:t>Panasonic</w:t>
      </w:r>
    </w:p>
    <w:p w14:paraId="0DA2ADC1" w14:textId="2DC07D7F" w:rsidR="00D7097B" w:rsidRPr="00D7097B" w:rsidRDefault="006F79AF" w:rsidP="00D7097B">
      <w:pPr>
        <w:rPr>
          <w:rFonts w:eastAsia="DengXian"/>
          <w:iCs/>
          <w:lang w:val="en-US"/>
        </w:rPr>
      </w:pPr>
      <w:hyperlink r:id="rId1322" w:history="1">
        <w:r>
          <w:rPr>
            <w:rStyle w:val="Hyperlink"/>
            <w:rFonts w:eastAsia="DengXian"/>
            <w:iCs/>
            <w:lang w:val="en-US"/>
          </w:rPr>
          <w:t>R1-2404616</w:t>
        </w:r>
      </w:hyperlink>
      <w:r w:rsidR="00D7097B" w:rsidRPr="00D7097B">
        <w:rPr>
          <w:rFonts w:eastAsia="DengXian"/>
          <w:iCs/>
          <w:lang w:val="en-US"/>
        </w:rPr>
        <w:tab/>
        <w:t>Discussion on SBFD random access operation</w:t>
      </w:r>
      <w:r w:rsidR="00D7097B" w:rsidRPr="00D7097B">
        <w:rPr>
          <w:rFonts w:eastAsia="DengXian"/>
          <w:iCs/>
          <w:lang w:val="en-US"/>
        </w:rPr>
        <w:tab/>
        <w:t>Xiaomi</w:t>
      </w:r>
    </w:p>
    <w:p w14:paraId="34F0724C" w14:textId="1D94ABA0" w:rsidR="00D7097B" w:rsidRPr="00D7097B" w:rsidRDefault="006F79AF" w:rsidP="00D7097B">
      <w:pPr>
        <w:rPr>
          <w:rFonts w:eastAsia="DengXian"/>
          <w:iCs/>
          <w:lang w:val="en-US"/>
        </w:rPr>
      </w:pPr>
      <w:hyperlink r:id="rId1323" w:history="1">
        <w:r>
          <w:rPr>
            <w:rStyle w:val="Hyperlink"/>
            <w:rFonts w:eastAsia="DengXian"/>
            <w:iCs/>
            <w:lang w:val="en-US"/>
          </w:rPr>
          <w:t>R1-2404661</w:t>
        </w:r>
      </w:hyperlink>
      <w:r w:rsidR="00D7097B" w:rsidRPr="00D7097B">
        <w:rPr>
          <w:rFonts w:eastAsia="DengXian"/>
          <w:iCs/>
          <w:lang w:val="en-US"/>
        </w:rPr>
        <w:tab/>
        <w:t>Discussion on random access for SBFD</w:t>
      </w:r>
      <w:r w:rsidR="00D7097B" w:rsidRPr="00D7097B">
        <w:rPr>
          <w:rFonts w:eastAsia="DengXian"/>
          <w:iCs/>
          <w:lang w:val="en-US"/>
        </w:rPr>
        <w:tab/>
        <w:t>NEC</w:t>
      </w:r>
    </w:p>
    <w:p w14:paraId="075D9565" w14:textId="443044E4" w:rsidR="00D7097B" w:rsidRPr="00D7097B" w:rsidRDefault="006F79AF" w:rsidP="00D7097B">
      <w:pPr>
        <w:rPr>
          <w:rFonts w:eastAsia="DengXian"/>
          <w:iCs/>
          <w:lang w:val="en-US"/>
        </w:rPr>
      </w:pPr>
      <w:hyperlink r:id="rId1324" w:history="1">
        <w:r>
          <w:rPr>
            <w:rStyle w:val="Hyperlink"/>
            <w:rFonts w:eastAsia="DengXian"/>
            <w:iCs/>
            <w:lang w:val="en-US"/>
          </w:rPr>
          <w:t>R1-2404678</w:t>
        </w:r>
      </w:hyperlink>
      <w:r w:rsidR="00D7097B" w:rsidRPr="00D7097B">
        <w:rPr>
          <w:rFonts w:eastAsia="DengXian"/>
          <w:iCs/>
          <w:lang w:val="en-US"/>
        </w:rPr>
        <w:tab/>
        <w:t>Discussion on SBFD for random access operation</w:t>
      </w:r>
      <w:r w:rsidR="00D7097B" w:rsidRPr="00D7097B">
        <w:rPr>
          <w:rFonts w:eastAsia="DengXian"/>
          <w:iCs/>
          <w:lang w:val="en-US"/>
        </w:rPr>
        <w:tab/>
        <w:t>SK Telecom</w:t>
      </w:r>
    </w:p>
    <w:p w14:paraId="2C38F79E" w14:textId="1E5A4F3F" w:rsidR="00D7097B" w:rsidRPr="00D7097B" w:rsidRDefault="006F79AF" w:rsidP="00D7097B">
      <w:pPr>
        <w:rPr>
          <w:rFonts w:eastAsia="DengXian"/>
          <w:iCs/>
          <w:lang w:val="en-US"/>
        </w:rPr>
      </w:pPr>
      <w:hyperlink r:id="rId1325" w:history="1">
        <w:r>
          <w:rPr>
            <w:rStyle w:val="Hyperlink"/>
            <w:rFonts w:eastAsia="DengXian"/>
            <w:iCs/>
            <w:lang w:val="en-US"/>
          </w:rPr>
          <w:t>R1-2404696</w:t>
        </w:r>
      </w:hyperlink>
      <w:r w:rsidR="00D7097B" w:rsidRPr="00D7097B">
        <w:rPr>
          <w:rFonts w:eastAsia="DengXian"/>
          <w:iCs/>
          <w:lang w:val="en-US"/>
        </w:rPr>
        <w:tab/>
        <w:t>SBFD random access operation</w:t>
      </w:r>
      <w:r w:rsidR="00D7097B" w:rsidRPr="00D7097B">
        <w:rPr>
          <w:rFonts w:eastAsia="DengXian"/>
          <w:iCs/>
          <w:lang w:val="en-US"/>
        </w:rPr>
        <w:tab/>
        <w:t>Lenovo</w:t>
      </w:r>
    </w:p>
    <w:p w14:paraId="20803D85" w14:textId="22B137F2" w:rsidR="00D7097B" w:rsidRPr="00D7097B" w:rsidRDefault="006F79AF" w:rsidP="00D7097B">
      <w:pPr>
        <w:rPr>
          <w:rFonts w:eastAsia="DengXian"/>
          <w:iCs/>
          <w:lang w:val="en-US"/>
        </w:rPr>
      </w:pPr>
      <w:hyperlink r:id="rId1326" w:history="1">
        <w:r>
          <w:rPr>
            <w:rStyle w:val="Hyperlink"/>
            <w:rFonts w:eastAsia="DengXian"/>
            <w:iCs/>
            <w:lang w:val="en-US"/>
          </w:rPr>
          <w:t>R1-2404733</w:t>
        </w:r>
      </w:hyperlink>
      <w:r w:rsidR="00D7097B" w:rsidRPr="00D7097B">
        <w:rPr>
          <w:rFonts w:eastAsia="DengXian"/>
          <w:iCs/>
          <w:lang w:val="en-US"/>
        </w:rPr>
        <w:tab/>
        <w:t>Discussion on SBFD random access operation</w:t>
      </w:r>
      <w:r w:rsidR="00D7097B" w:rsidRPr="00D7097B">
        <w:rPr>
          <w:rFonts w:eastAsia="DengXian"/>
          <w:iCs/>
          <w:lang w:val="en-US"/>
        </w:rPr>
        <w:tab/>
        <w:t>Langbo</w:t>
      </w:r>
    </w:p>
    <w:p w14:paraId="72C4D7FA" w14:textId="42D15F37" w:rsidR="00D7097B" w:rsidRPr="00D7097B" w:rsidRDefault="006F79AF" w:rsidP="00D7097B">
      <w:pPr>
        <w:rPr>
          <w:rFonts w:eastAsia="DengXian"/>
          <w:iCs/>
          <w:lang w:val="en-US"/>
        </w:rPr>
      </w:pPr>
      <w:hyperlink r:id="rId1327" w:history="1">
        <w:r>
          <w:rPr>
            <w:rStyle w:val="Hyperlink"/>
            <w:rFonts w:eastAsia="DengXian"/>
            <w:iCs/>
            <w:lang w:val="en-US"/>
          </w:rPr>
          <w:t>R1-2404740</w:t>
        </w:r>
      </w:hyperlink>
      <w:r w:rsidR="00D7097B" w:rsidRPr="00D7097B">
        <w:rPr>
          <w:rFonts w:eastAsia="DengXian"/>
          <w:iCs/>
          <w:lang w:val="en-US"/>
        </w:rPr>
        <w:tab/>
        <w:t>Discussion on SBFD random access operation</w:t>
      </w:r>
      <w:r w:rsidR="00D7097B" w:rsidRPr="00D7097B">
        <w:rPr>
          <w:rFonts w:eastAsia="DengXian"/>
          <w:iCs/>
          <w:lang w:val="en-US"/>
        </w:rPr>
        <w:tab/>
        <w:t>Hyundai Motor Company</w:t>
      </w:r>
    </w:p>
    <w:p w14:paraId="049E88A9" w14:textId="2CEF2C51" w:rsidR="00D7097B" w:rsidRPr="00D7097B" w:rsidRDefault="006F79AF" w:rsidP="00D7097B">
      <w:pPr>
        <w:rPr>
          <w:rFonts w:eastAsia="DengXian"/>
          <w:iCs/>
          <w:lang w:val="en-US"/>
        </w:rPr>
      </w:pPr>
      <w:hyperlink r:id="rId1328" w:history="1">
        <w:r>
          <w:rPr>
            <w:rStyle w:val="Hyperlink"/>
            <w:rFonts w:eastAsia="DengXian"/>
            <w:iCs/>
            <w:lang w:val="en-US"/>
          </w:rPr>
          <w:t>R1-2404773</w:t>
        </w:r>
      </w:hyperlink>
      <w:r w:rsidR="00D7097B" w:rsidRPr="00D7097B">
        <w:rPr>
          <w:rFonts w:eastAsia="DengXian"/>
          <w:iCs/>
          <w:lang w:val="en-US"/>
        </w:rPr>
        <w:tab/>
        <w:t>SBFD random access operation</w:t>
      </w:r>
      <w:r w:rsidR="00D7097B" w:rsidRPr="00D7097B">
        <w:rPr>
          <w:rFonts w:eastAsia="DengXian"/>
          <w:iCs/>
          <w:lang w:val="en-US"/>
        </w:rPr>
        <w:tab/>
        <w:t>ETRI</w:t>
      </w:r>
    </w:p>
    <w:p w14:paraId="50ED722B" w14:textId="5C04C53D" w:rsidR="00D7097B" w:rsidRPr="00D7097B" w:rsidRDefault="006F79AF" w:rsidP="00D7097B">
      <w:pPr>
        <w:rPr>
          <w:rFonts w:eastAsia="DengXian"/>
          <w:iCs/>
          <w:lang w:val="en-US"/>
        </w:rPr>
      </w:pPr>
      <w:hyperlink r:id="rId1329" w:history="1">
        <w:r>
          <w:rPr>
            <w:rStyle w:val="Hyperlink"/>
            <w:rFonts w:eastAsia="DengXian"/>
            <w:iCs/>
            <w:lang w:val="en-US"/>
          </w:rPr>
          <w:t>R1-2404804</w:t>
        </w:r>
      </w:hyperlink>
      <w:r w:rsidR="00D7097B" w:rsidRPr="00D7097B">
        <w:rPr>
          <w:rFonts w:eastAsia="DengXian"/>
          <w:iCs/>
          <w:lang w:val="en-US"/>
        </w:rPr>
        <w:tab/>
        <w:t>Discussion on SBFD random access operation</w:t>
      </w:r>
      <w:r w:rsidR="00D7097B" w:rsidRPr="00D7097B">
        <w:rPr>
          <w:rFonts w:eastAsia="DengXian"/>
          <w:iCs/>
          <w:lang w:val="en-US"/>
        </w:rPr>
        <w:tab/>
        <w:t>Fujitsu</w:t>
      </w:r>
    </w:p>
    <w:p w14:paraId="4041ACFE" w14:textId="334169A3" w:rsidR="00D7097B" w:rsidRPr="00D7097B" w:rsidRDefault="006F79AF" w:rsidP="00D7097B">
      <w:pPr>
        <w:rPr>
          <w:rFonts w:eastAsia="DengXian"/>
          <w:iCs/>
          <w:lang w:val="en-US"/>
        </w:rPr>
      </w:pPr>
      <w:hyperlink r:id="rId1330" w:history="1">
        <w:r>
          <w:rPr>
            <w:rStyle w:val="Hyperlink"/>
            <w:rFonts w:eastAsia="DengXian"/>
            <w:iCs/>
            <w:lang w:val="en-US"/>
          </w:rPr>
          <w:t>R1-2404817</w:t>
        </w:r>
      </w:hyperlink>
      <w:r w:rsidR="00D7097B" w:rsidRPr="00D7097B">
        <w:rPr>
          <w:rFonts w:eastAsia="DengXian"/>
          <w:iCs/>
          <w:lang w:val="en-US"/>
        </w:rPr>
        <w:tab/>
        <w:t>Discussion on SBFD random access operation</w:t>
      </w:r>
      <w:r w:rsidR="00D7097B" w:rsidRPr="00D7097B">
        <w:rPr>
          <w:rFonts w:eastAsia="DengXian"/>
          <w:iCs/>
          <w:lang w:val="en-US"/>
        </w:rPr>
        <w:tab/>
        <w:t>Transsion Holdings</w:t>
      </w:r>
    </w:p>
    <w:p w14:paraId="32967027" w14:textId="3D1F5285" w:rsidR="00D7097B" w:rsidRPr="00D7097B" w:rsidRDefault="006F79AF" w:rsidP="00D7097B">
      <w:pPr>
        <w:rPr>
          <w:rFonts w:eastAsia="DengXian"/>
          <w:iCs/>
          <w:lang w:val="en-US"/>
        </w:rPr>
      </w:pPr>
      <w:hyperlink r:id="rId1331" w:history="1">
        <w:r>
          <w:rPr>
            <w:rStyle w:val="Hyperlink"/>
            <w:rFonts w:eastAsia="DengXian"/>
            <w:iCs/>
            <w:lang w:val="en-US"/>
          </w:rPr>
          <w:t>R1-2404866</w:t>
        </w:r>
      </w:hyperlink>
      <w:r w:rsidR="00D7097B" w:rsidRPr="00D7097B">
        <w:rPr>
          <w:rFonts w:eastAsia="DengXian"/>
          <w:iCs/>
          <w:lang w:val="en-US"/>
        </w:rPr>
        <w:tab/>
        <w:t>Discussion on SBFD random access operation</w:t>
      </w:r>
      <w:r w:rsidR="00D7097B" w:rsidRPr="00D7097B">
        <w:rPr>
          <w:rFonts w:eastAsia="DengXian"/>
          <w:iCs/>
          <w:lang w:val="en-US"/>
        </w:rPr>
        <w:tab/>
        <w:t>OPPO</w:t>
      </w:r>
    </w:p>
    <w:p w14:paraId="505966E0" w14:textId="29BB9529" w:rsidR="00D7097B" w:rsidRPr="00D7097B" w:rsidRDefault="006F79AF" w:rsidP="00D7097B">
      <w:pPr>
        <w:rPr>
          <w:rFonts w:eastAsia="DengXian"/>
          <w:iCs/>
          <w:lang w:val="en-US"/>
        </w:rPr>
      </w:pPr>
      <w:hyperlink r:id="rId1332" w:history="1">
        <w:r>
          <w:rPr>
            <w:rStyle w:val="Hyperlink"/>
            <w:rFonts w:eastAsia="DengXian"/>
            <w:iCs/>
            <w:lang w:val="en-US"/>
          </w:rPr>
          <w:t>R1-2404934</w:t>
        </w:r>
      </w:hyperlink>
      <w:r w:rsidR="00D7097B" w:rsidRPr="00D7097B">
        <w:rPr>
          <w:rFonts w:eastAsia="DengXian"/>
          <w:iCs/>
          <w:lang w:val="en-US"/>
        </w:rPr>
        <w:tab/>
        <w:t>On SBFD random access operation</w:t>
      </w:r>
      <w:r w:rsidR="00D7097B" w:rsidRPr="00D7097B">
        <w:rPr>
          <w:rFonts w:eastAsia="DengXian"/>
          <w:iCs/>
          <w:lang w:val="en-US"/>
        </w:rPr>
        <w:tab/>
        <w:t>Google Inc.</w:t>
      </w:r>
    </w:p>
    <w:p w14:paraId="10CC8FFF" w14:textId="6BAA237B" w:rsidR="00D7097B" w:rsidRPr="00D7097B" w:rsidRDefault="006F79AF" w:rsidP="00D7097B">
      <w:pPr>
        <w:rPr>
          <w:rFonts w:eastAsia="DengXian"/>
          <w:iCs/>
          <w:lang w:val="en-US"/>
        </w:rPr>
      </w:pPr>
      <w:hyperlink r:id="rId1333" w:history="1">
        <w:r>
          <w:rPr>
            <w:rStyle w:val="Hyperlink"/>
            <w:rFonts w:eastAsia="DengXian"/>
            <w:iCs/>
            <w:lang w:val="en-US"/>
          </w:rPr>
          <w:t>R1-2405040</w:t>
        </w:r>
      </w:hyperlink>
      <w:r w:rsidR="00D7097B" w:rsidRPr="00D7097B">
        <w:rPr>
          <w:rFonts w:eastAsia="DengXian"/>
          <w:iCs/>
          <w:lang w:val="en-US"/>
        </w:rPr>
        <w:tab/>
        <w:t>Discussion on SBFD random access operation</w:t>
      </w:r>
      <w:r w:rsidR="00D7097B" w:rsidRPr="00D7097B">
        <w:rPr>
          <w:rFonts w:eastAsia="DengXian"/>
          <w:iCs/>
          <w:lang w:val="en-US"/>
        </w:rPr>
        <w:tab/>
        <w:t>NTT DOCOMO, INC.</w:t>
      </w:r>
    </w:p>
    <w:p w14:paraId="12BCDD57" w14:textId="22D2570B" w:rsidR="00D7097B" w:rsidRPr="00D7097B" w:rsidRDefault="006F79AF" w:rsidP="00D7097B">
      <w:pPr>
        <w:rPr>
          <w:rFonts w:eastAsia="DengXian"/>
          <w:iCs/>
          <w:lang w:val="en-US"/>
        </w:rPr>
      </w:pPr>
      <w:hyperlink r:id="rId1334" w:history="1">
        <w:r>
          <w:rPr>
            <w:rStyle w:val="Hyperlink"/>
            <w:rFonts w:eastAsia="DengXian"/>
            <w:iCs/>
            <w:lang w:val="en-US"/>
          </w:rPr>
          <w:t>R1-2405061</w:t>
        </w:r>
      </w:hyperlink>
      <w:r w:rsidR="00D7097B" w:rsidRPr="00D7097B">
        <w:rPr>
          <w:rFonts w:eastAsia="DengXian"/>
          <w:iCs/>
          <w:lang w:val="en-US"/>
        </w:rPr>
        <w:tab/>
        <w:t>SBFD random access operation</w:t>
      </w:r>
      <w:r w:rsidR="00D7097B" w:rsidRPr="00D7097B">
        <w:rPr>
          <w:rFonts w:eastAsia="DengXian"/>
          <w:iCs/>
          <w:lang w:val="en-US"/>
        </w:rPr>
        <w:tab/>
        <w:t>Nokia, Nokia Shanghai Bell</w:t>
      </w:r>
    </w:p>
    <w:p w14:paraId="728412D1" w14:textId="5B031A30" w:rsidR="00D7097B" w:rsidRPr="00D7097B" w:rsidRDefault="006F79AF" w:rsidP="00D7097B">
      <w:pPr>
        <w:rPr>
          <w:rFonts w:eastAsia="DengXian"/>
          <w:iCs/>
          <w:lang w:val="en-US"/>
        </w:rPr>
      </w:pPr>
      <w:hyperlink r:id="rId1335" w:history="1">
        <w:r>
          <w:rPr>
            <w:rStyle w:val="Hyperlink"/>
            <w:rFonts w:eastAsia="DengXian"/>
            <w:iCs/>
            <w:lang w:val="en-US"/>
          </w:rPr>
          <w:t>R1-2405097</w:t>
        </w:r>
      </w:hyperlink>
      <w:r w:rsidR="00D7097B" w:rsidRPr="00D7097B">
        <w:rPr>
          <w:rFonts w:eastAsia="DengXian"/>
          <w:iCs/>
          <w:lang w:val="en-US"/>
        </w:rPr>
        <w:tab/>
        <w:t>Discussion on SBFD Random Access operation</w:t>
      </w:r>
      <w:r w:rsidR="00D7097B" w:rsidRPr="00D7097B">
        <w:rPr>
          <w:rFonts w:eastAsia="DengXian"/>
          <w:iCs/>
          <w:lang w:val="en-US"/>
        </w:rPr>
        <w:tab/>
        <w:t>KT Corp.</w:t>
      </w:r>
    </w:p>
    <w:p w14:paraId="4FD2CF51" w14:textId="282216C5" w:rsidR="00D7097B" w:rsidRPr="00D7097B" w:rsidRDefault="006F79AF" w:rsidP="00D7097B">
      <w:pPr>
        <w:rPr>
          <w:rFonts w:eastAsia="DengXian"/>
          <w:iCs/>
          <w:lang w:val="en-US"/>
        </w:rPr>
      </w:pPr>
      <w:hyperlink r:id="rId1336" w:history="1">
        <w:r>
          <w:rPr>
            <w:rStyle w:val="Hyperlink"/>
            <w:rFonts w:eastAsia="DengXian"/>
            <w:iCs/>
            <w:lang w:val="en-US"/>
          </w:rPr>
          <w:t>R1-2405113</w:t>
        </w:r>
      </w:hyperlink>
      <w:r w:rsidR="00D7097B" w:rsidRPr="00D7097B">
        <w:rPr>
          <w:rFonts w:eastAsia="DengXian"/>
          <w:iCs/>
          <w:lang w:val="en-US"/>
        </w:rPr>
        <w:tab/>
        <w:t>Discussion on SBFD random access operation for SBFD aware UEs in RRC CONNECTED state</w:t>
      </w:r>
      <w:r w:rsidR="00D7097B" w:rsidRPr="00D7097B">
        <w:rPr>
          <w:rFonts w:eastAsia="DengXian"/>
          <w:iCs/>
          <w:lang w:val="en-US"/>
        </w:rPr>
        <w:tab/>
        <w:t>ITRI</w:t>
      </w:r>
    </w:p>
    <w:p w14:paraId="656825C6" w14:textId="7AD9A847" w:rsidR="00D7097B" w:rsidRPr="00D7097B" w:rsidRDefault="006F79AF" w:rsidP="00D7097B">
      <w:pPr>
        <w:rPr>
          <w:rFonts w:eastAsia="DengXian"/>
          <w:iCs/>
          <w:lang w:val="en-US"/>
        </w:rPr>
      </w:pPr>
      <w:hyperlink r:id="rId1337" w:history="1">
        <w:r>
          <w:rPr>
            <w:rStyle w:val="Hyperlink"/>
            <w:rFonts w:eastAsia="DengXian"/>
            <w:iCs/>
            <w:lang w:val="en-US"/>
          </w:rPr>
          <w:t>R1-2405153</w:t>
        </w:r>
      </w:hyperlink>
      <w:r w:rsidR="00D7097B" w:rsidRPr="00D7097B">
        <w:rPr>
          <w:rFonts w:eastAsia="DengXian"/>
          <w:iCs/>
          <w:lang w:val="en-US"/>
        </w:rPr>
        <w:tab/>
        <w:t>SBFD Random Access Operation</w:t>
      </w:r>
      <w:r w:rsidR="00D7097B" w:rsidRPr="00D7097B">
        <w:rPr>
          <w:rFonts w:eastAsia="DengXian"/>
          <w:iCs/>
          <w:lang w:val="en-US"/>
        </w:rPr>
        <w:tab/>
        <w:t>Qualcomm Incorporated</w:t>
      </w:r>
    </w:p>
    <w:p w14:paraId="677E047A" w14:textId="2F96054B" w:rsidR="00D7097B" w:rsidRPr="00D7097B" w:rsidRDefault="006F79AF" w:rsidP="00D7097B">
      <w:pPr>
        <w:rPr>
          <w:rFonts w:eastAsia="DengXian"/>
          <w:iCs/>
          <w:lang w:val="en-US"/>
        </w:rPr>
      </w:pPr>
      <w:hyperlink r:id="rId1338" w:history="1">
        <w:r>
          <w:rPr>
            <w:rStyle w:val="Hyperlink"/>
            <w:rFonts w:eastAsia="DengXian"/>
            <w:iCs/>
            <w:lang w:val="en-US"/>
          </w:rPr>
          <w:t>R1-2405200</w:t>
        </w:r>
      </w:hyperlink>
      <w:r w:rsidR="00D7097B" w:rsidRPr="00D7097B">
        <w:rPr>
          <w:rFonts w:eastAsia="DengXian"/>
          <w:iCs/>
          <w:lang w:val="en-US"/>
        </w:rPr>
        <w:tab/>
        <w:t>Random access procedure for SBFD</w:t>
      </w:r>
      <w:r w:rsidR="00D7097B" w:rsidRPr="00D7097B">
        <w:rPr>
          <w:rFonts w:eastAsia="DengXian"/>
          <w:iCs/>
          <w:lang w:val="en-US"/>
        </w:rPr>
        <w:tab/>
        <w:t>ASUSTeK</w:t>
      </w:r>
    </w:p>
    <w:p w14:paraId="687EBD92" w14:textId="17D48411" w:rsidR="00D7097B" w:rsidRPr="00D7097B" w:rsidRDefault="006F79AF" w:rsidP="00D7097B">
      <w:pPr>
        <w:rPr>
          <w:rFonts w:eastAsia="DengXian"/>
          <w:iCs/>
          <w:lang w:val="en-US"/>
        </w:rPr>
      </w:pPr>
      <w:hyperlink r:id="rId1339" w:history="1">
        <w:r>
          <w:rPr>
            <w:rStyle w:val="Hyperlink"/>
            <w:rFonts w:eastAsia="DengXian"/>
            <w:iCs/>
            <w:lang w:val="en-US"/>
          </w:rPr>
          <w:t>R1-2405281</w:t>
        </w:r>
      </w:hyperlink>
      <w:r w:rsidR="00D7097B" w:rsidRPr="00D7097B">
        <w:rPr>
          <w:rFonts w:eastAsia="DengXian"/>
          <w:iCs/>
          <w:lang w:val="en-US"/>
        </w:rPr>
        <w:tab/>
        <w:t>Discussion on SBFD random access operation</w:t>
      </w:r>
      <w:r w:rsidR="00D7097B" w:rsidRPr="00D7097B">
        <w:rPr>
          <w:rFonts w:eastAsia="DengXian"/>
          <w:iCs/>
          <w:lang w:val="en-US"/>
        </w:rPr>
        <w:tab/>
        <w:t>WILUS Inc.</w:t>
      </w:r>
    </w:p>
    <w:p w14:paraId="613B708A" w14:textId="77777777" w:rsidR="00D7097B" w:rsidRDefault="00D7097B" w:rsidP="00DE2BD4">
      <w:pPr>
        <w:rPr>
          <w:lang w:val="en-US"/>
        </w:rPr>
      </w:pPr>
    </w:p>
    <w:p w14:paraId="76F8F994" w14:textId="04CD680A" w:rsidR="00E35E13" w:rsidRPr="00C537F6" w:rsidRDefault="006F79AF" w:rsidP="00E35E13">
      <w:pPr>
        <w:rPr>
          <w:b/>
          <w:bCs/>
          <w:lang w:val="en-US"/>
        </w:rPr>
      </w:pPr>
      <w:hyperlink r:id="rId1340" w:history="1">
        <w:r>
          <w:rPr>
            <w:rStyle w:val="Hyperlink"/>
            <w:b/>
            <w:bCs/>
            <w:lang w:val="en-US"/>
          </w:rPr>
          <w:t>R1-2405375</w:t>
        </w:r>
      </w:hyperlink>
      <w:r w:rsidR="00E35E13" w:rsidRPr="00C537F6">
        <w:rPr>
          <w:b/>
          <w:bCs/>
          <w:lang w:val="en-US"/>
        </w:rPr>
        <w:tab/>
        <w:t>Summary#1 on SBFD random access operation</w:t>
      </w:r>
      <w:r w:rsidR="00E35E13" w:rsidRPr="00C537F6">
        <w:rPr>
          <w:b/>
          <w:bCs/>
          <w:lang w:val="en-US"/>
        </w:rPr>
        <w:tab/>
        <w:t>Moderator (CMCC)</w:t>
      </w:r>
    </w:p>
    <w:p w14:paraId="340B0BF4" w14:textId="1D29C888" w:rsidR="00E35E13" w:rsidRDefault="00F44238" w:rsidP="00E35E13">
      <w:pPr>
        <w:rPr>
          <w:lang w:val="en-US"/>
        </w:rPr>
      </w:pPr>
      <w:r>
        <w:rPr>
          <w:lang w:val="en-US"/>
        </w:rPr>
        <w:t>Presented in</w:t>
      </w:r>
      <w:r w:rsidR="00E35E13">
        <w:rPr>
          <w:lang w:val="en-US"/>
        </w:rPr>
        <w:t xml:space="preserve"> Monday session</w:t>
      </w:r>
      <w:r>
        <w:rPr>
          <w:lang w:val="en-US"/>
        </w:rPr>
        <w:t>.</w:t>
      </w:r>
    </w:p>
    <w:p w14:paraId="58F0F59F" w14:textId="77777777" w:rsidR="00F44238" w:rsidRDefault="00F44238" w:rsidP="00E35E13">
      <w:pPr>
        <w:rPr>
          <w:lang w:val="en-US"/>
        </w:rPr>
      </w:pPr>
    </w:p>
    <w:p w14:paraId="488B8A9E" w14:textId="53B0EB6C" w:rsidR="00E35E13" w:rsidRPr="00E35E13" w:rsidRDefault="006F79AF" w:rsidP="00E35E13">
      <w:pPr>
        <w:rPr>
          <w:lang w:val="en-US"/>
        </w:rPr>
      </w:pPr>
      <w:hyperlink r:id="rId1341" w:history="1">
        <w:r>
          <w:rPr>
            <w:rStyle w:val="Hyperlink"/>
            <w:lang w:val="en-US"/>
          </w:rPr>
          <w:t>R1-2405376</w:t>
        </w:r>
      </w:hyperlink>
      <w:r w:rsidR="00E35E13" w:rsidRPr="00E35E13">
        <w:rPr>
          <w:lang w:val="en-US"/>
        </w:rPr>
        <w:tab/>
        <w:t>Summary#2 on SBFD random access operation</w:t>
      </w:r>
      <w:r w:rsidR="00E35E13" w:rsidRPr="00E35E13">
        <w:rPr>
          <w:lang w:val="en-US"/>
        </w:rPr>
        <w:tab/>
        <w:t>Moderator (CMCC)</w:t>
      </w:r>
    </w:p>
    <w:p w14:paraId="1C76C7E8" w14:textId="3867A2F8" w:rsidR="00E35E13" w:rsidRPr="002A752F" w:rsidRDefault="006F79AF" w:rsidP="00E35E13">
      <w:pPr>
        <w:rPr>
          <w:b/>
          <w:bCs/>
          <w:lang w:val="en-US"/>
        </w:rPr>
      </w:pPr>
      <w:hyperlink r:id="rId1342" w:history="1">
        <w:r>
          <w:rPr>
            <w:rStyle w:val="Hyperlink"/>
            <w:b/>
            <w:bCs/>
            <w:lang w:val="en-US"/>
          </w:rPr>
          <w:t>R1-2405377</w:t>
        </w:r>
      </w:hyperlink>
      <w:r w:rsidR="00E35E13" w:rsidRPr="002A752F">
        <w:rPr>
          <w:b/>
          <w:bCs/>
          <w:lang w:val="en-US"/>
        </w:rPr>
        <w:tab/>
        <w:t>Summary#3 on SBFD random access operation</w:t>
      </w:r>
      <w:r w:rsidR="00E35E13" w:rsidRPr="002A752F">
        <w:rPr>
          <w:b/>
          <w:bCs/>
          <w:lang w:val="en-US"/>
        </w:rPr>
        <w:tab/>
        <w:t>Moderator (CMCC)</w:t>
      </w:r>
    </w:p>
    <w:p w14:paraId="595268B6" w14:textId="1C1F0FA4" w:rsidR="002A752F" w:rsidRDefault="002A752F" w:rsidP="00E35E13">
      <w:pPr>
        <w:rPr>
          <w:lang w:val="en-US"/>
        </w:rPr>
      </w:pPr>
      <w:r>
        <w:rPr>
          <w:lang w:val="en-US"/>
        </w:rPr>
        <w:t>From Wednesday session</w:t>
      </w:r>
    </w:p>
    <w:p w14:paraId="7DCB9BE6" w14:textId="77777777" w:rsidR="002A752F" w:rsidRPr="002A752F" w:rsidRDefault="002A752F" w:rsidP="002A752F">
      <w:pPr>
        <w:rPr>
          <w:rFonts w:ascii="Times New Roman" w:hAnsi="Times New Roman"/>
          <w:szCs w:val="20"/>
        </w:rPr>
      </w:pPr>
      <w:r w:rsidRPr="002A752F">
        <w:rPr>
          <w:rFonts w:ascii="Times New Roman" w:hAnsi="Times New Roman"/>
          <w:szCs w:val="20"/>
          <w:highlight w:val="green"/>
        </w:rPr>
        <w:t>Agreement</w:t>
      </w:r>
    </w:p>
    <w:p w14:paraId="0728CACF" w14:textId="77777777" w:rsidR="002A752F" w:rsidRPr="002A752F" w:rsidRDefault="002A752F" w:rsidP="002A752F">
      <w:pPr>
        <w:rPr>
          <w:rFonts w:ascii="Times New Roman" w:hAnsi="Times New Roman"/>
          <w:color w:val="000000"/>
          <w:szCs w:val="20"/>
        </w:rPr>
      </w:pPr>
      <w:r w:rsidRPr="002A752F">
        <w:rPr>
          <w:rFonts w:ascii="Times New Roman" w:hAnsi="Times New Roman"/>
          <w:color w:val="000000"/>
          <w:szCs w:val="20"/>
        </w:rPr>
        <w:t xml:space="preserve">A RO across SBFD symbols and non-SBFD symbols in the same slot or across slots is invalid by default. </w:t>
      </w:r>
    </w:p>
    <w:p w14:paraId="42F90B3D" w14:textId="77777777" w:rsidR="002A752F" w:rsidRPr="002A752F" w:rsidRDefault="002A752F" w:rsidP="002A752F">
      <w:pPr>
        <w:rPr>
          <w:rFonts w:ascii="Times New Roman" w:hAnsi="Times New Roman"/>
          <w:color w:val="000000"/>
          <w:szCs w:val="20"/>
        </w:rPr>
      </w:pPr>
      <w:r w:rsidRPr="002A752F">
        <w:rPr>
          <w:rFonts w:ascii="Times New Roman" w:hAnsi="Times New Roman"/>
          <w:color w:val="000000"/>
          <w:szCs w:val="20"/>
        </w:rPr>
        <w:t>A configured RO starting from SBFD symbol and ending in</w:t>
      </w:r>
      <w:r w:rsidRPr="002A752F">
        <w:rPr>
          <w:rFonts w:ascii="Times New Roman" w:hAnsi="Times New Roman"/>
          <w:szCs w:val="20"/>
        </w:rPr>
        <w:t xml:space="preserve"> non-SBFD symbol either in the same slot or across different slots can be valid based on network configuration. This</w:t>
      </w:r>
      <w:r w:rsidRPr="002A752F">
        <w:rPr>
          <w:rFonts w:ascii="Times New Roman" w:eastAsia="DengXian" w:hAnsi="Times New Roman"/>
          <w:iCs/>
          <w:szCs w:val="20"/>
        </w:rPr>
        <w:t xml:space="preserve"> is only supported for RACH configuration option 2 and only supported for the ROs configured by the additional RACH configuration. </w:t>
      </w:r>
      <w:r w:rsidRPr="002A752F">
        <w:rPr>
          <w:rFonts w:ascii="Times New Roman" w:hAnsi="Times New Roman"/>
          <w:color w:val="000000"/>
          <w:szCs w:val="20"/>
        </w:rPr>
        <w:t>If network configures such RO as a valid RO, UE should treat the RO as an additional-RO in SBFD symbols, and the followings are assumed by network and UE:</w:t>
      </w:r>
    </w:p>
    <w:p w14:paraId="67310B29" w14:textId="77777777" w:rsidR="002A752F" w:rsidRPr="002A752F" w:rsidRDefault="002A752F" w:rsidP="00311060">
      <w:pPr>
        <w:pStyle w:val="ListParagraph"/>
        <w:numPr>
          <w:ilvl w:val="0"/>
          <w:numId w:val="199"/>
        </w:numPr>
        <w:spacing w:after="0"/>
        <w:ind w:left="714" w:hanging="357"/>
        <w:rPr>
          <w:lang w:val="en-US"/>
        </w:rPr>
      </w:pPr>
      <w:r w:rsidRPr="002A752F">
        <w:rPr>
          <w:lang w:val="en-US"/>
        </w:rPr>
        <w:t>The same frequency resources are used for both the SBFD segment and non-SBFD segment of the PRACH.</w:t>
      </w:r>
    </w:p>
    <w:p w14:paraId="5F86023A" w14:textId="77777777" w:rsidR="002A752F" w:rsidRPr="002A752F" w:rsidRDefault="002A752F" w:rsidP="00311060">
      <w:pPr>
        <w:pStyle w:val="ListParagraph"/>
        <w:numPr>
          <w:ilvl w:val="0"/>
          <w:numId w:val="199"/>
        </w:numPr>
        <w:spacing w:after="0"/>
        <w:ind w:left="714" w:hanging="357"/>
        <w:rPr>
          <w:lang w:val="en-US"/>
        </w:rPr>
      </w:pPr>
      <w:r w:rsidRPr="002A752F">
        <w:rPr>
          <w:lang w:val="en-US"/>
        </w:rPr>
        <w:t>The same UL transmit power is used for both the SBFD segment and non-SBFD segment of the PRACH.</w:t>
      </w:r>
    </w:p>
    <w:p w14:paraId="33105F36" w14:textId="77777777" w:rsidR="002A752F" w:rsidRPr="002A752F" w:rsidRDefault="002A752F" w:rsidP="00311060">
      <w:pPr>
        <w:pStyle w:val="ListParagraph"/>
        <w:numPr>
          <w:ilvl w:val="0"/>
          <w:numId w:val="199"/>
        </w:numPr>
        <w:spacing w:after="0"/>
        <w:ind w:left="714" w:hanging="357"/>
        <w:rPr>
          <w:lang w:val="en-US"/>
        </w:rPr>
      </w:pPr>
      <w:r w:rsidRPr="002A752F">
        <w:rPr>
          <w:lang w:val="en-US"/>
        </w:rPr>
        <w:t>The same UL spatial domain filter is used for both the SBFD segment and non-SBFD segment of the PRACH.</w:t>
      </w:r>
    </w:p>
    <w:p w14:paraId="162162ED" w14:textId="77777777" w:rsidR="002A752F" w:rsidRPr="002A752F" w:rsidRDefault="002A752F" w:rsidP="00311060">
      <w:pPr>
        <w:pStyle w:val="ListParagraph"/>
        <w:numPr>
          <w:ilvl w:val="0"/>
          <w:numId w:val="199"/>
        </w:numPr>
        <w:spacing w:after="0"/>
        <w:ind w:left="714" w:hanging="357"/>
        <w:rPr>
          <w:lang w:val="en-US"/>
        </w:rPr>
      </w:pPr>
      <w:r w:rsidRPr="002A752F">
        <w:rPr>
          <w:lang w:val="en-US"/>
        </w:rPr>
        <w:t>UE doesn’t stop PRACH transmission in the transition period/gap (if any) between SBFD and non-SBFD symbols</w:t>
      </w:r>
    </w:p>
    <w:p w14:paraId="19DCDC71" w14:textId="77777777" w:rsidR="002A752F" w:rsidRPr="002A752F" w:rsidRDefault="002A752F" w:rsidP="00311060">
      <w:pPr>
        <w:pStyle w:val="ListParagraph"/>
        <w:numPr>
          <w:ilvl w:val="0"/>
          <w:numId w:val="199"/>
        </w:numPr>
        <w:spacing w:after="0"/>
        <w:ind w:left="714" w:hanging="357"/>
        <w:rPr>
          <w:lang w:val="en-US"/>
        </w:rPr>
      </w:pPr>
      <w:r w:rsidRPr="002A752F">
        <w:rPr>
          <w:lang w:val="en-US"/>
        </w:rPr>
        <w:t>There are no phase coherency requirements on the UE between the SBFD segment and non-SBFD segment of the PRACH.</w:t>
      </w:r>
    </w:p>
    <w:p w14:paraId="49019352" w14:textId="77777777" w:rsidR="002A752F" w:rsidRPr="002A752F" w:rsidRDefault="002A752F" w:rsidP="00311060">
      <w:pPr>
        <w:pStyle w:val="ListParagraph"/>
        <w:numPr>
          <w:ilvl w:val="0"/>
          <w:numId w:val="199"/>
        </w:numPr>
        <w:spacing w:after="0"/>
        <w:ind w:left="714" w:hanging="357"/>
        <w:rPr>
          <w:lang w:val="en-US"/>
        </w:rPr>
      </w:pPr>
      <w:r w:rsidRPr="002A752F">
        <w:rPr>
          <w:lang w:val="en-US"/>
        </w:rPr>
        <w:t>Other assumptions are not precluded.</w:t>
      </w:r>
    </w:p>
    <w:p w14:paraId="5C7D9A70" w14:textId="77777777" w:rsidR="002A752F" w:rsidRPr="002A752F" w:rsidRDefault="002A752F" w:rsidP="002A752F">
      <w:pPr>
        <w:rPr>
          <w:rFonts w:ascii="Times New Roman" w:hAnsi="Times New Roman"/>
          <w:color w:val="000000"/>
          <w:szCs w:val="20"/>
        </w:rPr>
      </w:pPr>
      <w:r w:rsidRPr="002A752F">
        <w:rPr>
          <w:rFonts w:ascii="Times New Roman" w:hAnsi="Times New Roman"/>
          <w:color w:val="000000"/>
          <w:szCs w:val="20"/>
        </w:rPr>
        <w:t>NOTE: For FR2, network may need to ensure that the additional-RO and the legacy RO, which overlap with each other in time domain, are mapped to the same SSB.</w:t>
      </w:r>
    </w:p>
    <w:p w14:paraId="599A98DF" w14:textId="77777777" w:rsidR="002A752F" w:rsidRPr="002A752F" w:rsidRDefault="002A752F" w:rsidP="002A752F">
      <w:pPr>
        <w:rPr>
          <w:rFonts w:ascii="Times New Roman" w:eastAsia="DengXian" w:hAnsi="Times New Roman"/>
          <w:iCs/>
          <w:szCs w:val="20"/>
        </w:rPr>
      </w:pPr>
    </w:p>
    <w:p w14:paraId="1AE78937" w14:textId="77777777" w:rsidR="002A752F" w:rsidRPr="002A752F" w:rsidRDefault="002A752F" w:rsidP="002A752F">
      <w:pPr>
        <w:rPr>
          <w:rFonts w:ascii="Times New Roman" w:hAnsi="Times New Roman"/>
          <w:szCs w:val="20"/>
        </w:rPr>
      </w:pPr>
      <w:r w:rsidRPr="002A752F">
        <w:rPr>
          <w:rFonts w:ascii="Times New Roman" w:hAnsi="Times New Roman"/>
          <w:szCs w:val="20"/>
          <w:highlight w:val="green"/>
        </w:rPr>
        <w:t>Agreement</w:t>
      </w:r>
    </w:p>
    <w:p w14:paraId="3F87D387" w14:textId="67C0310F" w:rsidR="002A752F" w:rsidRPr="002A752F" w:rsidRDefault="002A752F" w:rsidP="002A752F">
      <w:pPr>
        <w:rPr>
          <w:rFonts w:ascii="Times New Roman" w:hAnsi="Times New Roman"/>
          <w:szCs w:val="20"/>
        </w:rPr>
      </w:pPr>
      <w:r w:rsidRPr="002A752F">
        <w:rPr>
          <w:rFonts w:ascii="Times New Roman" w:hAnsi="Times New Roman"/>
          <w:szCs w:val="20"/>
        </w:rPr>
        <w:t>Support random access in SBFD symbols for UEs in RRC_IDLE/INACTIVE mode.</w:t>
      </w:r>
    </w:p>
    <w:p w14:paraId="58CAC5FF" w14:textId="77777777" w:rsidR="002A752F" w:rsidRPr="002A752F" w:rsidRDefault="002A752F" w:rsidP="002A752F">
      <w:pPr>
        <w:rPr>
          <w:rFonts w:ascii="Times New Roman" w:eastAsia="DengXian" w:hAnsi="Times New Roman"/>
          <w:iCs/>
          <w:szCs w:val="20"/>
        </w:rPr>
      </w:pPr>
    </w:p>
    <w:p w14:paraId="7877C28E" w14:textId="77777777" w:rsidR="002A752F" w:rsidRPr="002A752F" w:rsidRDefault="002A752F" w:rsidP="002A752F">
      <w:pPr>
        <w:rPr>
          <w:rFonts w:ascii="Times New Roman" w:hAnsi="Times New Roman"/>
          <w:szCs w:val="20"/>
        </w:rPr>
      </w:pPr>
      <w:r w:rsidRPr="002A752F">
        <w:rPr>
          <w:rFonts w:ascii="Times New Roman" w:hAnsi="Times New Roman"/>
          <w:szCs w:val="20"/>
          <w:highlight w:val="green"/>
        </w:rPr>
        <w:t>Agreement</w:t>
      </w:r>
    </w:p>
    <w:p w14:paraId="256FC264" w14:textId="77777777" w:rsidR="002A752F" w:rsidRPr="002A752F" w:rsidRDefault="002A752F" w:rsidP="002A752F">
      <w:pPr>
        <w:rPr>
          <w:rFonts w:ascii="Times New Roman" w:hAnsi="Times New Roman"/>
          <w:szCs w:val="20"/>
        </w:rPr>
      </w:pPr>
      <w:r w:rsidRPr="002A752F">
        <w:rPr>
          <w:rFonts w:ascii="Times New Roman" w:hAnsi="Times New Roman"/>
          <w:szCs w:val="20"/>
        </w:rPr>
        <w:t>Confirm the following working assumption.</w:t>
      </w:r>
    </w:p>
    <w:p w14:paraId="4B813318" w14:textId="77777777" w:rsidR="002A752F" w:rsidRPr="002A752F" w:rsidRDefault="002A752F" w:rsidP="002A752F">
      <w:pPr>
        <w:ind w:left="720"/>
        <w:rPr>
          <w:rFonts w:ascii="Times New Roman" w:hAnsi="Times New Roman"/>
          <w:iCs/>
          <w:sz w:val="18"/>
          <w:szCs w:val="18"/>
          <w:highlight w:val="darkYellow"/>
        </w:rPr>
      </w:pPr>
      <w:r w:rsidRPr="002A752F">
        <w:rPr>
          <w:rFonts w:ascii="Times New Roman" w:hAnsi="Times New Roman"/>
          <w:iCs/>
          <w:sz w:val="18"/>
          <w:szCs w:val="18"/>
          <w:highlight w:val="darkYellow"/>
        </w:rPr>
        <w:t>Working Assumption</w:t>
      </w:r>
    </w:p>
    <w:p w14:paraId="36920579" w14:textId="77777777" w:rsidR="002A752F" w:rsidRPr="002A752F" w:rsidRDefault="002A752F" w:rsidP="002A752F">
      <w:pPr>
        <w:ind w:left="720"/>
        <w:rPr>
          <w:rFonts w:ascii="Times New Roman" w:hAnsi="Times New Roman"/>
          <w:sz w:val="18"/>
          <w:szCs w:val="18"/>
        </w:rPr>
      </w:pPr>
      <w:r w:rsidRPr="002A752F">
        <w:rPr>
          <w:rFonts w:ascii="Times New Roman" w:hAnsi="Times New Roman"/>
          <w:sz w:val="18"/>
          <w:szCs w:val="18"/>
        </w:rPr>
        <w:t>For SBFD-aware UEs in RRC CONNECTED state, both RACH configuration Option 1 with Alt 1-1 (i.e., use one single RACH configuration, and only based on the existing parameters of the single RACH configuration) and RACH configuration Option 2 (i.e., Use two separate RACH configurations, including one legacy RACH configuration and one additional RACH configuration) are supported. Enabling both options at the same time for a UE is not supported.</w:t>
      </w:r>
    </w:p>
    <w:p w14:paraId="1AE8C010" w14:textId="77777777" w:rsidR="002A752F" w:rsidRPr="002A752F" w:rsidRDefault="002A752F" w:rsidP="00311060">
      <w:pPr>
        <w:widowControl w:val="0"/>
        <w:numPr>
          <w:ilvl w:val="0"/>
          <w:numId w:val="200"/>
        </w:numPr>
        <w:autoSpaceDE w:val="0"/>
        <w:autoSpaceDN w:val="0"/>
        <w:spacing w:line="259" w:lineRule="auto"/>
        <w:jc w:val="both"/>
        <w:rPr>
          <w:rFonts w:ascii="Times New Roman" w:hAnsi="Times New Roman"/>
          <w:sz w:val="18"/>
          <w:szCs w:val="18"/>
          <w:lang w:val="en-US" w:eastAsia="x-none"/>
        </w:rPr>
      </w:pPr>
      <w:r w:rsidRPr="002A752F">
        <w:rPr>
          <w:rFonts w:ascii="Times New Roman" w:hAnsi="Times New Roman"/>
          <w:sz w:val="18"/>
          <w:szCs w:val="18"/>
          <w:lang w:val="en-US" w:eastAsia="x-none"/>
        </w:rPr>
        <w:t xml:space="preserve">For Option 1 with Alt 1-1, FFS whether/how to reinterpret </w:t>
      </w:r>
      <w:r w:rsidRPr="002A752F">
        <w:rPr>
          <w:rFonts w:ascii="Times New Roman" w:hAnsi="Times New Roman"/>
          <w:i/>
          <w:iCs/>
          <w:sz w:val="18"/>
          <w:szCs w:val="18"/>
          <w:lang w:val="en-US" w:eastAsia="x-none"/>
        </w:rPr>
        <w:t>msg1-FrequencyStart</w:t>
      </w:r>
      <w:r w:rsidRPr="002A752F">
        <w:rPr>
          <w:rFonts w:ascii="Times New Roman" w:hAnsi="Times New Roman"/>
          <w:sz w:val="18"/>
          <w:szCs w:val="18"/>
          <w:lang w:val="en-US" w:eastAsia="x-none"/>
        </w:rPr>
        <w:t xml:space="preserve"> in </w:t>
      </w:r>
      <w:r w:rsidRPr="002A752F">
        <w:rPr>
          <w:rFonts w:ascii="Times New Roman" w:hAnsi="Times New Roman"/>
          <w:i/>
          <w:iCs/>
          <w:sz w:val="18"/>
          <w:szCs w:val="18"/>
          <w:lang w:val="en-US" w:eastAsia="x-none"/>
        </w:rPr>
        <w:t>rach-ConfigCommon,</w:t>
      </w:r>
      <w:r w:rsidRPr="002A752F">
        <w:rPr>
          <w:rFonts w:ascii="Times New Roman" w:hAnsi="Times New Roman"/>
          <w:sz w:val="18"/>
          <w:szCs w:val="18"/>
          <w:lang w:val="en-US" w:eastAsia="x-none"/>
        </w:rPr>
        <w:t xml:space="preserve"> RO validation rules and SSB-RO mapping rules, etc.</w:t>
      </w:r>
    </w:p>
    <w:p w14:paraId="6E1CD5C4" w14:textId="77777777" w:rsidR="002A752F" w:rsidRPr="002A752F" w:rsidRDefault="002A752F" w:rsidP="00311060">
      <w:pPr>
        <w:widowControl w:val="0"/>
        <w:numPr>
          <w:ilvl w:val="0"/>
          <w:numId w:val="200"/>
        </w:numPr>
        <w:autoSpaceDE w:val="0"/>
        <w:autoSpaceDN w:val="0"/>
        <w:spacing w:line="259" w:lineRule="auto"/>
        <w:jc w:val="both"/>
        <w:rPr>
          <w:rFonts w:ascii="Times New Roman" w:hAnsi="Times New Roman"/>
          <w:sz w:val="18"/>
          <w:szCs w:val="18"/>
          <w:lang w:val="en-US" w:eastAsia="x-none"/>
        </w:rPr>
      </w:pPr>
      <w:r w:rsidRPr="002A752F">
        <w:rPr>
          <w:rFonts w:ascii="Times New Roman" w:hAnsi="Times New Roman"/>
          <w:sz w:val="18"/>
          <w:szCs w:val="18"/>
          <w:lang w:val="en-US" w:eastAsia="x-none"/>
        </w:rPr>
        <w:t>For Option 2, FFS the RO validation rules, SSB-RO mapping rules, whether all the parameters currently in</w:t>
      </w:r>
      <w:r w:rsidRPr="002A752F">
        <w:rPr>
          <w:rFonts w:ascii="Times New Roman" w:hAnsi="Times New Roman"/>
          <w:i/>
          <w:iCs/>
          <w:sz w:val="18"/>
          <w:szCs w:val="18"/>
          <w:lang w:val="en-US" w:eastAsia="x-none"/>
        </w:rPr>
        <w:t xml:space="preserve"> rach-ConfigCommon</w:t>
      </w:r>
      <w:r w:rsidRPr="002A752F">
        <w:rPr>
          <w:rFonts w:ascii="Times New Roman" w:hAnsi="Times New Roman"/>
          <w:sz w:val="18"/>
          <w:szCs w:val="18"/>
          <w:lang w:val="en-US" w:eastAsia="x-none"/>
        </w:rPr>
        <w:t xml:space="preserve"> are necessary to be included in the additional RACH configuration, etc.</w:t>
      </w:r>
    </w:p>
    <w:p w14:paraId="6341A3A2" w14:textId="77777777" w:rsidR="002A752F" w:rsidRPr="002A752F" w:rsidRDefault="002A752F" w:rsidP="002A752F">
      <w:pPr>
        <w:ind w:left="720"/>
        <w:rPr>
          <w:rFonts w:ascii="Times New Roman" w:hAnsi="Times New Roman"/>
          <w:iCs/>
          <w:sz w:val="18"/>
          <w:szCs w:val="18"/>
        </w:rPr>
      </w:pPr>
      <w:r w:rsidRPr="002A752F">
        <w:rPr>
          <w:rFonts w:ascii="Times New Roman" w:hAnsi="Times New Roman"/>
          <w:iCs/>
          <w:sz w:val="18"/>
          <w:szCs w:val="18"/>
        </w:rPr>
        <w:t>UE is not required to support both options.</w:t>
      </w:r>
    </w:p>
    <w:p w14:paraId="682F5930" w14:textId="77777777" w:rsidR="002A752F" w:rsidRPr="002A752F" w:rsidRDefault="002A752F" w:rsidP="002A752F">
      <w:pPr>
        <w:rPr>
          <w:rFonts w:ascii="Times New Roman" w:eastAsia="DengXian" w:hAnsi="Times New Roman"/>
          <w:iCs/>
          <w:szCs w:val="20"/>
          <w:lang w:val="en-US"/>
        </w:rPr>
      </w:pPr>
    </w:p>
    <w:p w14:paraId="7B7D7062" w14:textId="77777777" w:rsidR="002A752F" w:rsidRPr="002A752F" w:rsidRDefault="002A752F" w:rsidP="002A752F">
      <w:pPr>
        <w:rPr>
          <w:rFonts w:ascii="Times New Roman" w:eastAsia="DengXian" w:hAnsi="Times New Roman"/>
          <w:iCs/>
          <w:szCs w:val="20"/>
          <w:lang w:val="en-US"/>
        </w:rPr>
      </w:pPr>
    </w:p>
    <w:p w14:paraId="3E99B771" w14:textId="7F46E290" w:rsidR="00366743" w:rsidRPr="00366743" w:rsidRDefault="006F79AF" w:rsidP="00366743">
      <w:pPr>
        <w:rPr>
          <w:rFonts w:ascii="Times New Roman" w:hAnsi="Times New Roman"/>
          <w:b/>
          <w:bCs/>
          <w:szCs w:val="20"/>
          <w:lang w:val="en-US"/>
        </w:rPr>
      </w:pPr>
      <w:hyperlink r:id="rId1343" w:history="1">
        <w:r>
          <w:rPr>
            <w:rStyle w:val="Hyperlink"/>
            <w:rFonts w:ascii="Times New Roman" w:hAnsi="Times New Roman"/>
            <w:b/>
            <w:bCs/>
            <w:szCs w:val="20"/>
            <w:lang w:val="en-US"/>
          </w:rPr>
          <w:t>R1-2405656</w:t>
        </w:r>
      </w:hyperlink>
      <w:r w:rsidR="00366743" w:rsidRPr="00366743">
        <w:rPr>
          <w:rFonts w:ascii="Times New Roman" w:hAnsi="Times New Roman"/>
          <w:b/>
          <w:bCs/>
          <w:szCs w:val="20"/>
          <w:lang w:val="en-US"/>
        </w:rPr>
        <w:tab/>
        <w:t>Summary#4 on SBFD random access operation</w:t>
      </w:r>
      <w:r w:rsidR="00366743" w:rsidRPr="00366743">
        <w:rPr>
          <w:rFonts w:ascii="Times New Roman" w:hAnsi="Times New Roman"/>
          <w:b/>
          <w:bCs/>
          <w:szCs w:val="20"/>
          <w:lang w:val="en-US"/>
        </w:rPr>
        <w:tab/>
        <w:t>Moderator (CMCC)</w:t>
      </w:r>
    </w:p>
    <w:p w14:paraId="55A5512E" w14:textId="1EBA22E7" w:rsidR="00366743" w:rsidRDefault="00366743" w:rsidP="00366743">
      <w:pPr>
        <w:rPr>
          <w:rFonts w:ascii="Times New Roman" w:hAnsi="Times New Roman"/>
          <w:szCs w:val="20"/>
          <w:lang w:val="en-US"/>
        </w:rPr>
      </w:pPr>
      <w:r>
        <w:rPr>
          <w:rFonts w:ascii="Times New Roman" w:hAnsi="Times New Roman"/>
          <w:szCs w:val="20"/>
          <w:lang w:val="en-US"/>
        </w:rPr>
        <w:t>From Thursday session</w:t>
      </w:r>
    </w:p>
    <w:p w14:paraId="6436790D" w14:textId="77777777" w:rsidR="00366743" w:rsidRPr="00366743" w:rsidRDefault="00366743" w:rsidP="00366743">
      <w:pPr>
        <w:widowControl w:val="0"/>
        <w:autoSpaceDE w:val="0"/>
        <w:autoSpaceDN w:val="0"/>
        <w:adjustRightInd w:val="0"/>
        <w:jc w:val="both"/>
        <w:rPr>
          <w:rFonts w:ascii="Times New Roman" w:eastAsia="Malgun Gothic" w:hAnsi="Times New Roman"/>
          <w:b/>
          <w:bCs/>
          <w:iCs/>
          <w:szCs w:val="20"/>
          <w:lang w:val="en-US" w:eastAsia="ko-KR"/>
        </w:rPr>
      </w:pPr>
      <w:r w:rsidRPr="00366743">
        <w:rPr>
          <w:rFonts w:ascii="Times New Roman" w:eastAsia="Malgun Gothic" w:hAnsi="Times New Roman"/>
          <w:b/>
          <w:bCs/>
          <w:iCs/>
          <w:szCs w:val="20"/>
          <w:lang w:val="en-US" w:eastAsia="ko-KR"/>
        </w:rPr>
        <w:t>Conclusion</w:t>
      </w:r>
    </w:p>
    <w:p w14:paraId="18CECADB" w14:textId="77777777" w:rsidR="00366743" w:rsidRPr="00366743" w:rsidRDefault="00366743" w:rsidP="00366743">
      <w:pPr>
        <w:rPr>
          <w:rFonts w:ascii="Times New Roman" w:hAnsi="Times New Roman"/>
          <w:iCs/>
          <w:szCs w:val="20"/>
        </w:rPr>
      </w:pPr>
      <w:r w:rsidRPr="00366743">
        <w:rPr>
          <w:rFonts w:ascii="Times New Roman" w:hAnsi="Times New Roman"/>
          <w:iCs/>
          <w:szCs w:val="20"/>
        </w:rPr>
        <w:t>For SBFD-aware UEs in RRC CONNECTED state, and for RACH configuration Option 1 with Alt 1-1:</w:t>
      </w:r>
    </w:p>
    <w:p w14:paraId="5048F2F2" w14:textId="77777777" w:rsidR="00366743" w:rsidRPr="00366743" w:rsidRDefault="00366743" w:rsidP="00311060">
      <w:pPr>
        <w:widowControl w:val="0"/>
        <w:numPr>
          <w:ilvl w:val="0"/>
          <w:numId w:val="240"/>
        </w:numPr>
        <w:autoSpaceDE w:val="0"/>
        <w:autoSpaceDN w:val="0"/>
        <w:adjustRightInd w:val="0"/>
        <w:jc w:val="both"/>
        <w:rPr>
          <w:rFonts w:ascii="Times New Roman" w:hAnsi="Times New Roman"/>
          <w:iCs/>
          <w:szCs w:val="20"/>
          <w:lang w:val="en-US" w:eastAsia="x-none"/>
        </w:rPr>
      </w:pPr>
      <w:r w:rsidRPr="00366743">
        <w:rPr>
          <w:rFonts w:ascii="Times New Roman" w:hAnsi="Times New Roman"/>
          <w:iCs/>
          <w:szCs w:val="20"/>
          <w:lang w:val="en-US" w:eastAsia="x-none"/>
        </w:rPr>
        <w:t>The legacy ROs that are valid for non-SBFD aware UEs are also valid for SBFD aware UEs.</w:t>
      </w:r>
    </w:p>
    <w:p w14:paraId="199D2162" w14:textId="77777777" w:rsidR="00366743" w:rsidRPr="00366743" w:rsidRDefault="00366743" w:rsidP="00311060">
      <w:pPr>
        <w:widowControl w:val="0"/>
        <w:numPr>
          <w:ilvl w:val="0"/>
          <w:numId w:val="240"/>
        </w:numPr>
        <w:autoSpaceDE w:val="0"/>
        <w:autoSpaceDN w:val="0"/>
        <w:adjustRightInd w:val="0"/>
        <w:jc w:val="both"/>
        <w:rPr>
          <w:rFonts w:ascii="Times New Roman" w:eastAsia="Malgun Gothic" w:hAnsi="Times New Roman"/>
          <w:iCs/>
          <w:szCs w:val="20"/>
          <w:lang w:val="en-US" w:eastAsia="ko-KR"/>
        </w:rPr>
      </w:pPr>
      <w:r w:rsidRPr="00366743">
        <w:rPr>
          <w:rFonts w:ascii="Times New Roman" w:eastAsia="Malgun Gothic" w:hAnsi="Times New Roman"/>
          <w:iCs/>
          <w:szCs w:val="20"/>
          <w:lang w:val="en-US" w:eastAsia="ko-KR"/>
        </w:rPr>
        <w:t xml:space="preserve">It is up to the network to configure ROs in SBFD symbols configured as flexible by </w:t>
      </w:r>
      <w:r w:rsidRPr="00366743">
        <w:rPr>
          <w:rFonts w:ascii="Times New Roman" w:eastAsia="Malgun Gothic" w:hAnsi="Times New Roman"/>
          <w:i/>
          <w:szCs w:val="20"/>
          <w:lang w:val="en-US" w:eastAsia="ko-KR"/>
        </w:rPr>
        <w:t>tdd-UL-DL-ConfigurationCommon</w:t>
      </w:r>
      <w:r w:rsidRPr="00366743">
        <w:rPr>
          <w:rFonts w:ascii="Times New Roman" w:eastAsia="Malgun Gothic" w:hAnsi="Times New Roman"/>
          <w:iCs/>
          <w:szCs w:val="20"/>
          <w:lang w:val="en-US" w:eastAsia="ko-KR"/>
        </w:rPr>
        <w:t>.</w:t>
      </w:r>
    </w:p>
    <w:p w14:paraId="3C165C8E" w14:textId="5D2D5B40" w:rsidR="00366743" w:rsidRPr="00366743" w:rsidRDefault="00366743" w:rsidP="00311060">
      <w:pPr>
        <w:widowControl w:val="0"/>
        <w:numPr>
          <w:ilvl w:val="1"/>
          <w:numId w:val="240"/>
        </w:numPr>
        <w:autoSpaceDE w:val="0"/>
        <w:autoSpaceDN w:val="0"/>
        <w:adjustRightInd w:val="0"/>
        <w:jc w:val="both"/>
        <w:rPr>
          <w:rFonts w:ascii="Times New Roman" w:eastAsia="Malgun Gothic" w:hAnsi="Times New Roman"/>
          <w:iCs/>
          <w:szCs w:val="20"/>
          <w:lang w:val="en-US" w:eastAsia="ko-KR"/>
        </w:rPr>
      </w:pPr>
      <w:r w:rsidRPr="00366743">
        <w:rPr>
          <w:rFonts w:ascii="Times New Roman" w:eastAsia="Malgun Gothic" w:hAnsi="Times New Roman"/>
          <w:iCs/>
          <w:szCs w:val="20"/>
          <w:lang w:val="en-US" w:eastAsia="ko-KR"/>
        </w:rPr>
        <w:t xml:space="preserve">If legacy ROs are configured in SBFD symbols configured as flexible by </w:t>
      </w:r>
      <w:r w:rsidRPr="00366743">
        <w:rPr>
          <w:rFonts w:ascii="Times New Roman" w:eastAsia="Malgun Gothic" w:hAnsi="Times New Roman"/>
          <w:i/>
          <w:szCs w:val="20"/>
          <w:lang w:val="en-US" w:eastAsia="ko-KR"/>
        </w:rPr>
        <w:t>tdd-UL-DL-ConfigurationCommon</w:t>
      </w:r>
      <w:r w:rsidRPr="00366743">
        <w:rPr>
          <w:rFonts w:ascii="Times New Roman" w:eastAsia="Malgun Gothic" w:hAnsi="Times New Roman"/>
          <w:iCs/>
          <w:szCs w:val="20"/>
          <w:lang w:val="en-US" w:eastAsia="ko-KR"/>
        </w:rPr>
        <w:t>, network ensures the ROs are within the UL usable PRBs</w:t>
      </w:r>
      <w:r w:rsidR="000612BC">
        <w:rPr>
          <w:rFonts w:ascii="Times New Roman" w:eastAsia="Malgun Gothic" w:hAnsi="Times New Roman"/>
          <w:iCs/>
          <w:szCs w:val="20"/>
          <w:lang w:val="en-US" w:eastAsia="ko-KR"/>
        </w:rPr>
        <w:t>.</w:t>
      </w:r>
    </w:p>
    <w:p w14:paraId="40E99704" w14:textId="77777777" w:rsidR="00366743" w:rsidRPr="00366743" w:rsidRDefault="00366743" w:rsidP="00366743">
      <w:pPr>
        <w:widowControl w:val="0"/>
        <w:autoSpaceDE w:val="0"/>
        <w:autoSpaceDN w:val="0"/>
        <w:adjustRightInd w:val="0"/>
        <w:jc w:val="both"/>
        <w:rPr>
          <w:rFonts w:ascii="Times New Roman" w:eastAsia="DengXian" w:hAnsi="Times New Roman"/>
          <w:iCs/>
          <w:szCs w:val="20"/>
          <w:lang w:val="en-US"/>
        </w:rPr>
      </w:pPr>
    </w:p>
    <w:p w14:paraId="628145E3" w14:textId="77777777" w:rsidR="000612BC" w:rsidRPr="000612BC" w:rsidRDefault="000612BC" w:rsidP="000612BC">
      <w:pPr>
        <w:widowControl w:val="0"/>
        <w:autoSpaceDE w:val="0"/>
        <w:autoSpaceDN w:val="0"/>
        <w:adjustRightInd w:val="0"/>
        <w:jc w:val="both"/>
        <w:rPr>
          <w:rFonts w:eastAsia="Malgun Gothic"/>
          <w:iCs/>
          <w:lang w:val="en-US" w:eastAsia="ko-KR"/>
        </w:rPr>
      </w:pPr>
      <w:r w:rsidRPr="000612BC">
        <w:rPr>
          <w:rFonts w:eastAsia="Malgun Gothic"/>
          <w:iCs/>
          <w:highlight w:val="green"/>
          <w:lang w:val="en-US" w:eastAsia="ko-KR"/>
        </w:rPr>
        <w:t>Agreement</w:t>
      </w:r>
    </w:p>
    <w:p w14:paraId="146306AF" w14:textId="77777777" w:rsidR="000612BC" w:rsidRPr="000612BC" w:rsidRDefault="000612BC" w:rsidP="000612BC">
      <w:pPr>
        <w:rPr>
          <w:rFonts w:ascii="Times New Roman" w:hAnsi="Times New Roman"/>
        </w:rPr>
      </w:pPr>
      <w:r w:rsidRPr="000612BC">
        <w:rPr>
          <w:rFonts w:ascii="Times New Roman" w:hAnsi="Times New Roman"/>
          <w:szCs w:val="20"/>
        </w:rPr>
        <w:t>For SBFD-aware UEs in RRC CONNECTED state, and for RACH configuration Option 1 with Alt 1-1</w:t>
      </w:r>
      <w:r w:rsidRPr="000612BC">
        <w:rPr>
          <w:rFonts w:ascii="Times New Roman" w:hAnsi="Times New Roman"/>
        </w:rPr>
        <w:t xml:space="preserve">, for the ROs in SBFD symbols configured as downlink by </w:t>
      </w:r>
      <w:r w:rsidRPr="000612BC">
        <w:rPr>
          <w:rFonts w:ascii="Times New Roman" w:hAnsi="Times New Roman"/>
          <w:i/>
          <w:iCs/>
        </w:rPr>
        <w:t>tdd-UL-DL-ConfigurationCommon</w:t>
      </w:r>
      <w:r w:rsidRPr="000612BC">
        <w:rPr>
          <w:rFonts w:ascii="Times New Roman" w:hAnsi="Times New Roman"/>
        </w:rPr>
        <w:t>, consider whether additional condition(s) on top of what was agreed in RAN1#116bis for RO validation are necessary. For example,</w:t>
      </w:r>
    </w:p>
    <w:p w14:paraId="36042CA9" w14:textId="77777777" w:rsidR="000612BC" w:rsidRPr="000612BC" w:rsidRDefault="000612BC" w:rsidP="00311060">
      <w:pPr>
        <w:pStyle w:val="ListParagraph"/>
        <w:numPr>
          <w:ilvl w:val="0"/>
          <w:numId w:val="265"/>
        </w:numPr>
        <w:rPr>
          <w:lang w:val="en-US"/>
        </w:rPr>
      </w:pPr>
      <w:r w:rsidRPr="000612BC">
        <w:rPr>
          <w:lang w:val="en-US"/>
        </w:rPr>
        <w:t>Condition#1: A valid RO starts at least X&gt;=0 (FFS the value) symbols after a last downlink non-SBFD symbol.</w:t>
      </w:r>
    </w:p>
    <w:p w14:paraId="59321500" w14:textId="77777777" w:rsidR="000612BC" w:rsidRPr="000612BC" w:rsidRDefault="000612BC" w:rsidP="00311060">
      <w:pPr>
        <w:pStyle w:val="ListParagraph"/>
        <w:numPr>
          <w:ilvl w:val="0"/>
          <w:numId w:val="265"/>
        </w:numPr>
        <w:rPr>
          <w:lang w:val="en-US"/>
        </w:rPr>
      </w:pPr>
      <w:r w:rsidRPr="000612BC">
        <w:rPr>
          <w:lang w:val="en-US"/>
        </w:rPr>
        <w:t>Condition#2: A valid RO starts at least X&gt;0 (FFS the value) symbols after the SSB.</w:t>
      </w:r>
    </w:p>
    <w:p w14:paraId="715C9762" w14:textId="77777777" w:rsidR="000612BC" w:rsidRPr="000612BC" w:rsidRDefault="000612BC" w:rsidP="00311060">
      <w:pPr>
        <w:pStyle w:val="ListParagraph"/>
        <w:numPr>
          <w:ilvl w:val="0"/>
          <w:numId w:val="265"/>
        </w:numPr>
        <w:rPr>
          <w:lang w:val="en-US"/>
        </w:rPr>
      </w:pPr>
      <w:r w:rsidRPr="000612BC">
        <w:rPr>
          <w:lang w:val="en-US"/>
        </w:rPr>
        <w:t>Condition#3: A valid RO does not precede a SSB in the PRACH slot.</w:t>
      </w:r>
    </w:p>
    <w:p w14:paraId="11921863" w14:textId="77777777" w:rsidR="000612BC" w:rsidRPr="000612BC" w:rsidRDefault="000612BC" w:rsidP="000612BC">
      <w:pPr>
        <w:widowControl w:val="0"/>
        <w:autoSpaceDE w:val="0"/>
        <w:autoSpaceDN w:val="0"/>
        <w:adjustRightInd w:val="0"/>
        <w:jc w:val="both"/>
        <w:rPr>
          <w:rFonts w:eastAsia="Malgun Gothic"/>
          <w:iCs/>
          <w:lang w:val="en-US" w:eastAsia="ko-KR"/>
        </w:rPr>
      </w:pPr>
      <w:r w:rsidRPr="000612BC">
        <w:rPr>
          <w:rFonts w:eastAsia="Malgun Gothic"/>
          <w:iCs/>
          <w:highlight w:val="green"/>
          <w:lang w:val="en-US" w:eastAsia="ko-KR"/>
        </w:rPr>
        <w:lastRenderedPageBreak/>
        <w:t>Agreement</w:t>
      </w:r>
    </w:p>
    <w:p w14:paraId="511CC259" w14:textId="77777777" w:rsidR="00366743" w:rsidRPr="00366743" w:rsidRDefault="00366743" w:rsidP="00366743">
      <w:pPr>
        <w:rPr>
          <w:rFonts w:ascii="Times New Roman" w:hAnsi="Times New Roman"/>
          <w:iCs/>
          <w:szCs w:val="20"/>
        </w:rPr>
      </w:pPr>
      <w:r w:rsidRPr="00366743">
        <w:rPr>
          <w:rFonts w:ascii="Times New Roman" w:hAnsi="Times New Roman"/>
          <w:iCs/>
          <w:szCs w:val="20"/>
        </w:rPr>
        <w:t xml:space="preserve">Update the following agreement made in RAN1#116-bis meeting: </w:t>
      </w:r>
    </w:p>
    <w:p w14:paraId="57589E08" w14:textId="77777777" w:rsidR="00366743" w:rsidRPr="00366743" w:rsidRDefault="00366743" w:rsidP="00366743">
      <w:pPr>
        <w:rPr>
          <w:rFonts w:ascii="Times New Roman" w:hAnsi="Times New Roman"/>
          <w:iCs/>
          <w:szCs w:val="20"/>
        </w:rPr>
      </w:pPr>
      <w:r w:rsidRPr="00366743">
        <w:rPr>
          <w:rFonts w:ascii="Times New Roman" w:hAnsi="Times New Roman"/>
          <w:iCs/>
          <w:szCs w:val="20"/>
        </w:rPr>
        <w:t xml:space="preserve">For RACH configuration Option 2 (i.e., Use two separate RACH configurations, including one legacy RACH configuration and one additional RACH configuration) to support random access operation for SBFD-aware UEs in RRC CONNECTED state, and for interpretation of the parameter </w:t>
      </w:r>
      <w:r w:rsidRPr="00366743">
        <w:rPr>
          <w:rFonts w:ascii="Times New Roman" w:hAnsi="Times New Roman"/>
          <w:i/>
          <w:szCs w:val="20"/>
        </w:rPr>
        <w:t>prach-ConfigurationIndex</w:t>
      </w:r>
      <w:r w:rsidRPr="00366743">
        <w:rPr>
          <w:rFonts w:ascii="Times New Roman" w:hAnsi="Times New Roman"/>
          <w:iCs/>
          <w:szCs w:val="20"/>
        </w:rPr>
        <w:t xml:space="preserve"> provided by the additional RACH configuration,</w:t>
      </w:r>
    </w:p>
    <w:p w14:paraId="7DB3809B" w14:textId="77777777" w:rsidR="00366743" w:rsidRPr="000612BC" w:rsidRDefault="00366743" w:rsidP="00311060">
      <w:pPr>
        <w:widowControl w:val="0"/>
        <w:numPr>
          <w:ilvl w:val="0"/>
          <w:numId w:val="241"/>
        </w:numPr>
        <w:autoSpaceDE w:val="0"/>
        <w:autoSpaceDN w:val="0"/>
        <w:jc w:val="both"/>
        <w:rPr>
          <w:rFonts w:ascii="Times New Roman" w:hAnsi="Times New Roman"/>
          <w:iCs/>
          <w:szCs w:val="20"/>
          <w:lang w:val="en-US" w:eastAsia="x-none"/>
        </w:rPr>
      </w:pPr>
      <w:r w:rsidRPr="000612BC">
        <w:rPr>
          <w:rFonts w:ascii="Times New Roman" w:hAnsi="Times New Roman"/>
          <w:iCs/>
          <w:szCs w:val="20"/>
          <w:lang w:val="en-US" w:eastAsia="x-none"/>
        </w:rPr>
        <w:t>For FR2,</w:t>
      </w:r>
      <w:r w:rsidRPr="000612BC">
        <w:rPr>
          <w:rFonts w:ascii="Times New Roman" w:eastAsia="Malgun Gothic" w:hAnsi="Times New Roman"/>
          <w:iCs/>
          <w:szCs w:val="20"/>
          <w:lang w:val="en-US" w:eastAsia="x-none"/>
        </w:rPr>
        <w:t xml:space="preserve"> adopt </w:t>
      </w:r>
      <w:r w:rsidRPr="000612BC">
        <w:rPr>
          <w:rFonts w:ascii="Times New Roman" w:hAnsi="Times New Roman"/>
          <w:iCs/>
          <w:szCs w:val="20"/>
          <w:lang w:val="en-US" w:eastAsia="x-none"/>
        </w:rPr>
        <w:t>the following:</w:t>
      </w:r>
    </w:p>
    <w:p w14:paraId="6A59A322" w14:textId="77777777" w:rsidR="00366743" w:rsidRPr="00366743" w:rsidRDefault="00366743" w:rsidP="00311060">
      <w:pPr>
        <w:widowControl w:val="0"/>
        <w:numPr>
          <w:ilvl w:val="1"/>
          <w:numId w:val="241"/>
        </w:numPr>
        <w:autoSpaceDE w:val="0"/>
        <w:autoSpaceDN w:val="0"/>
        <w:jc w:val="both"/>
        <w:rPr>
          <w:rFonts w:ascii="Times New Roman" w:hAnsi="Times New Roman"/>
          <w:iCs/>
          <w:szCs w:val="20"/>
          <w:lang w:val="en-US" w:eastAsia="x-none"/>
        </w:rPr>
      </w:pPr>
      <w:r w:rsidRPr="00366743">
        <w:rPr>
          <w:rFonts w:ascii="Times New Roman" w:hAnsi="Times New Roman"/>
          <w:iCs/>
          <w:szCs w:val="20"/>
          <w:lang w:val="en-US" w:eastAsia="x-none"/>
        </w:rPr>
        <w:t xml:space="preserve">Alt 1: use existing random access configurations table for unpaired spectrum (i.e., Table 6.3.3.2-4 in TS38.211) </w:t>
      </w:r>
    </w:p>
    <w:p w14:paraId="0BD42DB1" w14:textId="77777777" w:rsidR="00366743" w:rsidRPr="00366743" w:rsidRDefault="00366743" w:rsidP="00311060">
      <w:pPr>
        <w:widowControl w:val="0"/>
        <w:numPr>
          <w:ilvl w:val="2"/>
          <w:numId w:val="241"/>
        </w:numPr>
        <w:autoSpaceDE w:val="0"/>
        <w:autoSpaceDN w:val="0"/>
        <w:jc w:val="both"/>
        <w:rPr>
          <w:rFonts w:ascii="Times New Roman" w:hAnsi="Times New Roman"/>
          <w:iCs/>
          <w:szCs w:val="20"/>
          <w:lang w:val="en-US" w:eastAsia="x-none"/>
        </w:rPr>
      </w:pPr>
      <w:r w:rsidRPr="00366743">
        <w:rPr>
          <w:rFonts w:ascii="Times New Roman" w:hAnsi="Times New Roman"/>
          <w:iCs/>
          <w:szCs w:val="20"/>
          <w:lang w:val="en-US" w:eastAsia="x-none"/>
        </w:rPr>
        <w:t>FFS whether to introduce new parameter(s) to determine the slot number for ROs in SBFD symbols.</w:t>
      </w:r>
    </w:p>
    <w:p w14:paraId="65E986B6" w14:textId="77777777" w:rsidR="00366743" w:rsidRPr="00366743" w:rsidRDefault="00366743" w:rsidP="00311060">
      <w:pPr>
        <w:widowControl w:val="0"/>
        <w:numPr>
          <w:ilvl w:val="0"/>
          <w:numId w:val="241"/>
        </w:numPr>
        <w:autoSpaceDE w:val="0"/>
        <w:autoSpaceDN w:val="0"/>
        <w:jc w:val="both"/>
        <w:rPr>
          <w:rFonts w:ascii="Times New Roman" w:hAnsi="Times New Roman"/>
          <w:iCs/>
          <w:szCs w:val="20"/>
          <w:lang w:val="en-US" w:eastAsia="x-none"/>
        </w:rPr>
      </w:pPr>
      <w:r w:rsidRPr="00366743">
        <w:rPr>
          <w:rFonts w:ascii="Times New Roman" w:hAnsi="Times New Roman"/>
          <w:iCs/>
          <w:szCs w:val="20"/>
          <w:lang w:val="en-US" w:eastAsia="x-none"/>
        </w:rPr>
        <w:t xml:space="preserve">For FR1, </w:t>
      </w:r>
      <w:r w:rsidRPr="00366743">
        <w:rPr>
          <w:rFonts w:ascii="Times New Roman" w:eastAsia="Malgun Gothic" w:hAnsi="Times New Roman"/>
          <w:iCs/>
          <w:szCs w:val="20"/>
          <w:lang w:val="en-US" w:eastAsia="x-none"/>
        </w:rPr>
        <w:t>consider</w:t>
      </w:r>
      <w:r w:rsidRPr="00366743">
        <w:rPr>
          <w:rFonts w:ascii="Times New Roman" w:hAnsi="Times New Roman"/>
          <w:iCs/>
          <w:szCs w:val="20"/>
          <w:lang w:val="en-US" w:eastAsia="x-none"/>
        </w:rPr>
        <w:t xml:space="preserve"> from the following alternatives:</w:t>
      </w:r>
    </w:p>
    <w:p w14:paraId="4AE1E2C9" w14:textId="77777777" w:rsidR="00366743" w:rsidRPr="00366743" w:rsidRDefault="00366743" w:rsidP="00311060">
      <w:pPr>
        <w:widowControl w:val="0"/>
        <w:numPr>
          <w:ilvl w:val="1"/>
          <w:numId w:val="241"/>
        </w:numPr>
        <w:autoSpaceDE w:val="0"/>
        <w:autoSpaceDN w:val="0"/>
        <w:jc w:val="both"/>
        <w:rPr>
          <w:rFonts w:ascii="Times New Roman" w:hAnsi="Times New Roman"/>
          <w:iCs/>
          <w:szCs w:val="20"/>
          <w:lang w:val="en-US" w:eastAsia="x-none"/>
        </w:rPr>
      </w:pPr>
      <w:r w:rsidRPr="00366743">
        <w:rPr>
          <w:rFonts w:ascii="Times New Roman" w:hAnsi="Times New Roman"/>
          <w:iCs/>
          <w:szCs w:val="20"/>
          <w:lang w:val="en-US" w:eastAsia="x-none"/>
        </w:rPr>
        <w:t xml:space="preserve">Alt 1: Use existing random access configurations table for unpaired spectrum (i.e., Table 6.3.3.2-3 in TS38.211) </w:t>
      </w:r>
    </w:p>
    <w:p w14:paraId="56C61DB9" w14:textId="77777777" w:rsidR="00366743" w:rsidRPr="00366743" w:rsidRDefault="00366743" w:rsidP="00311060">
      <w:pPr>
        <w:widowControl w:val="0"/>
        <w:numPr>
          <w:ilvl w:val="2"/>
          <w:numId w:val="241"/>
        </w:numPr>
        <w:autoSpaceDE w:val="0"/>
        <w:autoSpaceDN w:val="0"/>
        <w:jc w:val="both"/>
        <w:rPr>
          <w:rFonts w:ascii="Times New Roman" w:hAnsi="Times New Roman"/>
          <w:iCs/>
          <w:szCs w:val="20"/>
          <w:lang w:val="en-US" w:eastAsia="x-none"/>
        </w:rPr>
      </w:pPr>
      <w:r w:rsidRPr="00366743">
        <w:rPr>
          <w:rFonts w:ascii="Times New Roman" w:hAnsi="Times New Roman"/>
          <w:iCs/>
          <w:szCs w:val="20"/>
          <w:lang w:val="en-US" w:eastAsia="x-none"/>
        </w:rPr>
        <w:t>FFS whether to introduce new parameter(s) to determine the subframe number for ROs in SBFD symbols.</w:t>
      </w:r>
    </w:p>
    <w:p w14:paraId="096F20D8" w14:textId="2CBE5932" w:rsidR="00366743" w:rsidRPr="00366743" w:rsidRDefault="00366743" w:rsidP="00311060">
      <w:pPr>
        <w:widowControl w:val="0"/>
        <w:numPr>
          <w:ilvl w:val="1"/>
          <w:numId w:val="241"/>
        </w:numPr>
        <w:autoSpaceDE w:val="0"/>
        <w:autoSpaceDN w:val="0"/>
        <w:jc w:val="both"/>
        <w:rPr>
          <w:rFonts w:ascii="Times New Roman" w:hAnsi="Times New Roman"/>
          <w:iCs/>
          <w:szCs w:val="20"/>
          <w:lang w:val="en-US" w:eastAsia="x-none"/>
        </w:rPr>
      </w:pPr>
      <w:r w:rsidRPr="00366743">
        <w:rPr>
          <w:rFonts w:ascii="Times New Roman" w:hAnsi="Times New Roman"/>
          <w:iCs/>
          <w:szCs w:val="20"/>
          <w:lang w:val="en-US" w:eastAsia="x-none"/>
        </w:rPr>
        <w:t>Alt 2: Use existing random access configurations table for paired spectrum/supplementary uplink (i.e., Table 6.3.3.2-2 in TS38.211)</w:t>
      </w:r>
      <w:r w:rsidR="000612BC">
        <w:rPr>
          <w:rFonts w:ascii="Times New Roman" w:hAnsi="Times New Roman"/>
          <w:iCs/>
          <w:szCs w:val="20"/>
          <w:lang w:val="en-US" w:eastAsia="x-none"/>
        </w:rPr>
        <w:t>.</w:t>
      </w:r>
    </w:p>
    <w:p w14:paraId="6D06970A" w14:textId="77777777" w:rsidR="00366743" w:rsidRPr="00366743" w:rsidRDefault="00366743" w:rsidP="00366743">
      <w:pPr>
        <w:rPr>
          <w:rFonts w:ascii="Times New Roman" w:hAnsi="Times New Roman"/>
          <w:iCs/>
          <w:szCs w:val="20"/>
          <w:lang w:val="en-US"/>
        </w:rPr>
      </w:pPr>
    </w:p>
    <w:p w14:paraId="33DC18FB" w14:textId="77777777" w:rsidR="00366743" w:rsidRDefault="00366743" w:rsidP="00366743">
      <w:pPr>
        <w:rPr>
          <w:rFonts w:ascii="Times New Roman" w:hAnsi="Times New Roman"/>
          <w:szCs w:val="20"/>
          <w:lang w:val="en-US"/>
        </w:rPr>
      </w:pPr>
    </w:p>
    <w:p w14:paraId="6FEDE7D4" w14:textId="5D86F0F9" w:rsidR="00F44238" w:rsidRPr="002A752F" w:rsidRDefault="000612BC" w:rsidP="00366743">
      <w:pPr>
        <w:rPr>
          <w:rFonts w:ascii="Times New Roman" w:hAnsi="Times New Roman"/>
          <w:szCs w:val="20"/>
          <w:lang w:val="en-US"/>
        </w:rPr>
      </w:pPr>
      <w:r>
        <w:rPr>
          <w:rFonts w:ascii="Times New Roman" w:hAnsi="Times New Roman"/>
          <w:szCs w:val="20"/>
          <w:lang w:val="en-US"/>
        </w:rPr>
        <w:t xml:space="preserve">Final summary in </w:t>
      </w:r>
      <w:hyperlink r:id="rId1344" w:history="1">
        <w:r w:rsidR="006F79AF">
          <w:rPr>
            <w:rStyle w:val="Hyperlink"/>
            <w:rFonts w:ascii="Times New Roman" w:hAnsi="Times New Roman"/>
            <w:szCs w:val="20"/>
            <w:lang w:val="en-US"/>
          </w:rPr>
          <w:t>R1-2405657</w:t>
        </w:r>
      </w:hyperlink>
      <w:r>
        <w:rPr>
          <w:rFonts w:ascii="Times New Roman" w:hAnsi="Times New Roman"/>
          <w:szCs w:val="20"/>
          <w:lang w:val="en-US"/>
        </w:rPr>
        <w:t>.</w:t>
      </w:r>
    </w:p>
    <w:p w14:paraId="40594A8E" w14:textId="77777777" w:rsidR="00D7097B" w:rsidRPr="00D7097B" w:rsidRDefault="00D7097B" w:rsidP="001B14C8">
      <w:pPr>
        <w:pStyle w:val="Heading3"/>
        <w:rPr>
          <w:lang w:val="en-US"/>
        </w:rPr>
      </w:pPr>
      <w:bookmarkStart w:id="391" w:name="_Toc166306542"/>
      <w:bookmarkStart w:id="392" w:name="_Toc173405036"/>
      <w:r w:rsidRPr="00D7097B">
        <w:rPr>
          <w:lang w:val="en-US"/>
        </w:rPr>
        <w:t>CLI handling</w:t>
      </w:r>
      <w:bookmarkEnd w:id="391"/>
      <w:bookmarkEnd w:id="392"/>
    </w:p>
    <w:p w14:paraId="3C8DFD0E" w14:textId="65467D50" w:rsidR="00D7097B" w:rsidRPr="00D7097B" w:rsidRDefault="006F79AF" w:rsidP="00D7097B">
      <w:pPr>
        <w:rPr>
          <w:lang w:val="en-US"/>
        </w:rPr>
      </w:pPr>
      <w:hyperlink r:id="rId1345" w:history="1">
        <w:r>
          <w:rPr>
            <w:rStyle w:val="Hyperlink"/>
            <w:lang w:val="en-US"/>
          </w:rPr>
          <w:t>R1-2403875</w:t>
        </w:r>
      </w:hyperlink>
      <w:r w:rsidR="00D7097B" w:rsidRPr="00D7097B">
        <w:rPr>
          <w:lang w:val="en-US"/>
        </w:rPr>
        <w:tab/>
        <w:t>Discussion on CLI handling</w:t>
      </w:r>
      <w:r w:rsidR="00D7097B" w:rsidRPr="00D7097B">
        <w:rPr>
          <w:lang w:val="en-US"/>
        </w:rPr>
        <w:tab/>
        <w:t>New H3C Technologies Co., Ltd.</w:t>
      </w:r>
    </w:p>
    <w:p w14:paraId="2E31E943" w14:textId="48C2BB0D" w:rsidR="00D7097B" w:rsidRPr="00D7097B" w:rsidRDefault="006F79AF" w:rsidP="00D7097B">
      <w:pPr>
        <w:rPr>
          <w:lang w:val="en-US"/>
        </w:rPr>
      </w:pPr>
      <w:hyperlink r:id="rId1346" w:history="1">
        <w:r>
          <w:rPr>
            <w:rStyle w:val="Hyperlink"/>
            <w:lang w:val="en-US"/>
          </w:rPr>
          <w:t>R1-2403894</w:t>
        </w:r>
      </w:hyperlink>
      <w:r w:rsidR="00D7097B" w:rsidRPr="00D7097B">
        <w:rPr>
          <w:lang w:val="en-US"/>
        </w:rPr>
        <w:tab/>
        <w:t xml:space="preserve">Discussion on gNB-gNB CLI handling </w:t>
      </w:r>
      <w:r w:rsidR="00D7097B" w:rsidRPr="00D7097B">
        <w:rPr>
          <w:lang w:val="en-US"/>
        </w:rPr>
        <w:tab/>
        <w:t>Tejas Networks Limited</w:t>
      </w:r>
    </w:p>
    <w:p w14:paraId="4BCE8DC0" w14:textId="39B8C687" w:rsidR="00D7097B" w:rsidRPr="00D7097B" w:rsidRDefault="006F79AF" w:rsidP="00D7097B">
      <w:pPr>
        <w:rPr>
          <w:lang w:val="en-US"/>
        </w:rPr>
      </w:pPr>
      <w:hyperlink r:id="rId1347" w:history="1">
        <w:r>
          <w:rPr>
            <w:rStyle w:val="Hyperlink"/>
            <w:lang w:val="en-US"/>
          </w:rPr>
          <w:t>R1-2403906</w:t>
        </w:r>
      </w:hyperlink>
      <w:r w:rsidR="00D7097B" w:rsidRPr="00D7097B">
        <w:rPr>
          <w:lang w:val="en-US"/>
        </w:rPr>
        <w:tab/>
        <w:t>Discussion on CLI handling</w:t>
      </w:r>
      <w:r w:rsidR="00D7097B" w:rsidRPr="00D7097B">
        <w:rPr>
          <w:lang w:val="en-US"/>
        </w:rPr>
        <w:tab/>
        <w:t>LG Electronics</w:t>
      </w:r>
    </w:p>
    <w:p w14:paraId="4E20D37E" w14:textId="0B65E325" w:rsidR="00D7097B" w:rsidRPr="00D7097B" w:rsidRDefault="006F79AF" w:rsidP="00D7097B">
      <w:pPr>
        <w:rPr>
          <w:lang w:val="en-US"/>
        </w:rPr>
      </w:pPr>
      <w:hyperlink r:id="rId1348" w:history="1">
        <w:r>
          <w:rPr>
            <w:rStyle w:val="Hyperlink"/>
            <w:lang w:val="en-US"/>
          </w:rPr>
          <w:t>R1-2403913</w:t>
        </w:r>
      </w:hyperlink>
      <w:r w:rsidR="00D7097B" w:rsidRPr="00D7097B">
        <w:rPr>
          <w:lang w:val="en-US"/>
        </w:rPr>
        <w:tab/>
        <w:t>SBFD CLI handling</w:t>
      </w:r>
      <w:r w:rsidR="00D7097B" w:rsidRPr="00D7097B">
        <w:rPr>
          <w:lang w:val="en-US"/>
        </w:rPr>
        <w:tab/>
        <w:t>Ericsson</w:t>
      </w:r>
    </w:p>
    <w:p w14:paraId="5C5E7352" w14:textId="0346CDF0" w:rsidR="00D7097B" w:rsidRPr="00D7097B" w:rsidRDefault="006F79AF" w:rsidP="00D7097B">
      <w:pPr>
        <w:rPr>
          <w:lang w:val="en-US"/>
        </w:rPr>
      </w:pPr>
      <w:hyperlink r:id="rId1349" w:history="1">
        <w:r>
          <w:rPr>
            <w:rStyle w:val="Hyperlink"/>
            <w:lang w:val="en-US"/>
          </w:rPr>
          <w:t>R1-2403936</w:t>
        </w:r>
      </w:hyperlink>
      <w:r w:rsidR="00D7097B" w:rsidRPr="00D7097B">
        <w:rPr>
          <w:lang w:val="en-US"/>
        </w:rPr>
        <w:tab/>
        <w:t>On cross-link interference handling for subband full duplex</w:t>
      </w:r>
      <w:r w:rsidR="00D7097B" w:rsidRPr="00D7097B">
        <w:rPr>
          <w:lang w:val="en-US"/>
        </w:rPr>
        <w:tab/>
        <w:t>Huawei, HiSilicon</w:t>
      </w:r>
    </w:p>
    <w:p w14:paraId="2E7AF5DE" w14:textId="69D13B31" w:rsidR="00D7097B" w:rsidRPr="00D7097B" w:rsidRDefault="006F79AF" w:rsidP="00D7097B">
      <w:pPr>
        <w:rPr>
          <w:lang w:val="en-US"/>
        </w:rPr>
      </w:pPr>
      <w:hyperlink r:id="rId1350" w:history="1">
        <w:r>
          <w:rPr>
            <w:rStyle w:val="Hyperlink"/>
            <w:lang w:val="en-US"/>
          </w:rPr>
          <w:t>R1-2404009</w:t>
        </w:r>
      </w:hyperlink>
      <w:r w:rsidR="00D7097B" w:rsidRPr="00D7097B">
        <w:rPr>
          <w:lang w:val="en-US"/>
        </w:rPr>
        <w:tab/>
        <w:t>Discussion on CLI handling for Rel-19 duplex operation</w:t>
      </w:r>
      <w:r w:rsidR="00D7097B" w:rsidRPr="00D7097B">
        <w:rPr>
          <w:lang w:val="en-US"/>
        </w:rPr>
        <w:tab/>
        <w:t>ZTE</w:t>
      </w:r>
    </w:p>
    <w:p w14:paraId="3E3720C3" w14:textId="65CA96D1" w:rsidR="00D7097B" w:rsidRPr="00D7097B" w:rsidRDefault="006F79AF" w:rsidP="00D7097B">
      <w:pPr>
        <w:rPr>
          <w:lang w:val="en-US"/>
        </w:rPr>
      </w:pPr>
      <w:hyperlink r:id="rId1351" w:history="1">
        <w:r>
          <w:rPr>
            <w:rStyle w:val="Hyperlink"/>
            <w:lang w:val="en-US"/>
          </w:rPr>
          <w:t>R1-2404025</w:t>
        </w:r>
      </w:hyperlink>
      <w:r w:rsidR="00D7097B" w:rsidRPr="00D7097B">
        <w:rPr>
          <w:lang w:val="en-US"/>
        </w:rPr>
        <w:tab/>
        <w:t>Discussion on CLI handling</w:t>
      </w:r>
      <w:r w:rsidR="00D7097B" w:rsidRPr="00D7097B">
        <w:rPr>
          <w:lang w:val="en-US"/>
        </w:rPr>
        <w:tab/>
        <w:t>Spreadtrum Communications</w:t>
      </w:r>
    </w:p>
    <w:p w14:paraId="63F0ADE2" w14:textId="01F35ACD" w:rsidR="00D7097B" w:rsidRPr="00D7097B" w:rsidRDefault="006F79AF" w:rsidP="00D7097B">
      <w:pPr>
        <w:rPr>
          <w:lang w:val="en-US"/>
        </w:rPr>
      </w:pPr>
      <w:hyperlink r:id="rId1352" w:history="1">
        <w:r>
          <w:rPr>
            <w:rStyle w:val="Hyperlink"/>
            <w:lang w:val="en-US"/>
          </w:rPr>
          <w:t>R1-2404049</w:t>
        </w:r>
      </w:hyperlink>
      <w:r w:rsidR="00D7097B" w:rsidRPr="00D7097B">
        <w:rPr>
          <w:lang w:val="en-US"/>
        </w:rPr>
        <w:tab/>
        <w:t>Discussion on CLI handling for SBFD operation</w:t>
      </w:r>
      <w:r w:rsidR="00D7097B" w:rsidRPr="00D7097B">
        <w:rPr>
          <w:lang w:val="en-US"/>
        </w:rPr>
        <w:tab/>
        <w:t>InterDigital, Inc.</w:t>
      </w:r>
    </w:p>
    <w:p w14:paraId="234B9729" w14:textId="7801D5C9" w:rsidR="00D7097B" w:rsidRPr="00D7097B" w:rsidRDefault="006F79AF" w:rsidP="00D7097B">
      <w:pPr>
        <w:rPr>
          <w:lang w:val="en-US"/>
        </w:rPr>
      </w:pPr>
      <w:hyperlink r:id="rId1353" w:history="1">
        <w:r>
          <w:rPr>
            <w:rStyle w:val="Hyperlink"/>
            <w:lang w:val="en-US"/>
          </w:rPr>
          <w:t>R1-2404114</w:t>
        </w:r>
      </w:hyperlink>
      <w:r w:rsidR="00D7097B" w:rsidRPr="00D7097B">
        <w:rPr>
          <w:lang w:val="en-US"/>
        </w:rPr>
        <w:tab/>
        <w:t>Cross-link interference handling for SBFD</w:t>
      </w:r>
      <w:r w:rsidR="00D7097B" w:rsidRPr="00D7097B">
        <w:rPr>
          <w:lang w:val="en-US"/>
        </w:rPr>
        <w:tab/>
        <w:t>Samsung</w:t>
      </w:r>
    </w:p>
    <w:p w14:paraId="25F2D47E" w14:textId="3DD77A69" w:rsidR="00D7097B" w:rsidRPr="00D7097B" w:rsidRDefault="006F79AF" w:rsidP="00D7097B">
      <w:pPr>
        <w:rPr>
          <w:lang w:val="en-US"/>
        </w:rPr>
      </w:pPr>
      <w:hyperlink r:id="rId1354" w:history="1">
        <w:r>
          <w:rPr>
            <w:rStyle w:val="Hyperlink"/>
            <w:lang w:val="en-US"/>
          </w:rPr>
          <w:t>R1-2404176</w:t>
        </w:r>
      </w:hyperlink>
      <w:r w:rsidR="00D7097B" w:rsidRPr="00D7097B">
        <w:rPr>
          <w:lang w:val="en-US"/>
        </w:rPr>
        <w:tab/>
        <w:t>Discussion on CLI handling for Rel-19 NR duplex</w:t>
      </w:r>
      <w:r w:rsidR="00D7097B" w:rsidRPr="00D7097B">
        <w:rPr>
          <w:lang w:val="en-US"/>
        </w:rPr>
        <w:tab/>
        <w:t>vivo</w:t>
      </w:r>
    </w:p>
    <w:p w14:paraId="6FCE9C05" w14:textId="5B258DC4" w:rsidR="00D7097B" w:rsidRPr="00D7097B" w:rsidRDefault="006F79AF" w:rsidP="00D7097B">
      <w:pPr>
        <w:rPr>
          <w:lang w:val="en-US"/>
        </w:rPr>
      </w:pPr>
      <w:hyperlink r:id="rId1355" w:history="1">
        <w:r>
          <w:rPr>
            <w:rStyle w:val="Hyperlink"/>
            <w:lang w:val="en-US"/>
          </w:rPr>
          <w:t>R1-2404222</w:t>
        </w:r>
      </w:hyperlink>
      <w:r w:rsidR="00D7097B" w:rsidRPr="00D7097B">
        <w:rPr>
          <w:lang w:val="en-US"/>
        </w:rPr>
        <w:tab/>
        <w:t xml:space="preserve">Aspects for further discussion on CLI </w:t>
      </w:r>
      <w:r w:rsidR="00D7097B" w:rsidRPr="00D7097B">
        <w:rPr>
          <w:lang w:val="en-US"/>
        </w:rPr>
        <w:tab/>
        <w:t>Deutsche Telekom</w:t>
      </w:r>
    </w:p>
    <w:p w14:paraId="64445923" w14:textId="2E3A1483" w:rsidR="00D7097B" w:rsidRPr="00D7097B" w:rsidRDefault="006F79AF" w:rsidP="00D7097B">
      <w:pPr>
        <w:rPr>
          <w:lang w:val="en-US"/>
        </w:rPr>
      </w:pPr>
      <w:hyperlink r:id="rId1356" w:history="1">
        <w:r>
          <w:rPr>
            <w:rStyle w:val="Hyperlink"/>
            <w:lang w:val="en-US"/>
          </w:rPr>
          <w:t>R1-2404283</w:t>
        </w:r>
      </w:hyperlink>
      <w:r w:rsidR="00D7097B" w:rsidRPr="00D7097B">
        <w:rPr>
          <w:lang w:val="en-US"/>
        </w:rPr>
        <w:tab/>
        <w:t>Views on CLI handling</w:t>
      </w:r>
      <w:r w:rsidR="00D7097B" w:rsidRPr="00D7097B">
        <w:rPr>
          <w:lang w:val="en-US"/>
        </w:rPr>
        <w:tab/>
        <w:t>Apple</w:t>
      </w:r>
    </w:p>
    <w:p w14:paraId="2D1C6E28" w14:textId="1B625CE6" w:rsidR="00D7097B" w:rsidRPr="00D7097B" w:rsidRDefault="006F79AF" w:rsidP="00D7097B">
      <w:pPr>
        <w:rPr>
          <w:lang w:val="en-US"/>
        </w:rPr>
      </w:pPr>
      <w:hyperlink r:id="rId1357" w:history="1">
        <w:r>
          <w:rPr>
            <w:rStyle w:val="Hyperlink"/>
            <w:lang w:val="en-US"/>
          </w:rPr>
          <w:t>R1-2404400</w:t>
        </w:r>
      </w:hyperlink>
      <w:r w:rsidR="00D7097B" w:rsidRPr="00D7097B">
        <w:rPr>
          <w:lang w:val="en-US"/>
        </w:rPr>
        <w:tab/>
        <w:t>Discussion on CLI handling for NR duplex evolution</w:t>
      </w:r>
      <w:r w:rsidR="00D7097B" w:rsidRPr="00D7097B">
        <w:rPr>
          <w:lang w:val="en-US"/>
        </w:rPr>
        <w:tab/>
        <w:t>CATT</w:t>
      </w:r>
    </w:p>
    <w:p w14:paraId="36BAB139" w14:textId="69332756" w:rsidR="00D7097B" w:rsidRPr="00D7097B" w:rsidRDefault="006F79AF" w:rsidP="00D7097B">
      <w:pPr>
        <w:rPr>
          <w:lang w:val="en-US"/>
        </w:rPr>
      </w:pPr>
      <w:hyperlink r:id="rId1358" w:history="1">
        <w:r>
          <w:rPr>
            <w:rStyle w:val="Hyperlink"/>
            <w:lang w:val="en-US"/>
          </w:rPr>
          <w:t>R1-2404455</w:t>
        </w:r>
      </w:hyperlink>
      <w:r w:rsidR="00D7097B" w:rsidRPr="00D7097B">
        <w:rPr>
          <w:lang w:val="en-US"/>
        </w:rPr>
        <w:tab/>
        <w:t>Discussion on CLI handling</w:t>
      </w:r>
      <w:r w:rsidR="00D7097B" w:rsidRPr="00D7097B">
        <w:rPr>
          <w:lang w:val="en-US"/>
        </w:rPr>
        <w:tab/>
        <w:t>CMCC</w:t>
      </w:r>
    </w:p>
    <w:p w14:paraId="332DB67E" w14:textId="1D2D5B05" w:rsidR="00D7097B" w:rsidRPr="00D7097B" w:rsidRDefault="006F79AF" w:rsidP="00D7097B">
      <w:pPr>
        <w:rPr>
          <w:lang w:val="en-US"/>
        </w:rPr>
      </w:pPr>
      <w:hyperlink r:id="rId1359" w:history="1">
        <w:r>
          <w:rPr>
            <w:rStyle w:val="Hyperlink"/>
            <w:lang w:val="en-US"/>
          </w:rPr>
          <w:t>R1-2404499</w:t>
        </w:r>
      </w:hyperlink>
      <w:r w:rsidR="00D7097B" w:rsidRPr="00D7097B">
        <w:rPr>
          <w:lang w:val="en-US"/>
        </w:rPr>
        <w:tab/>
        <w:t>CLI Handling for SBFD</w:t>
      </w:r>
      <w:r w:rsidR="00D7097B" w:rsidRPr="00D7097B">
        <w:rPr>
          <w:lang w:val="en-US"/>
        </w:rPr>
        <w:tab/>
        <w:t>Sony</w:t>
      </w:r>
    </w:p>
    <w:p w14:paraId="7BBED0FE" w14:textId="1621E5C9" w:rsidR="00D7097B" w:rsidRPr="00D7097B" w:rsidRDefault="006F79AF" w:rsidP="00D7097B">
      <w:pPr>
        <w:rPr>
          <w:lang w:val="en-US"/>
        </w:rPr>
      </w:pPr>
      <w:hyperlink r:id="rId1360" w:history="1">
        <w:r>
          <w:rPr>
            <w:rStyle w:val="Hyperlink"/>
            <w:lang w:val="en-US"/>
          </w:rPr>
          <w:t>R1-2404518</w:t>
        </w:r>
      </w:hyperlink>
      <w:r w:rsidR="00D7097B" w:rsidRPr="00D7097B">
        <w:rPr>
          <w:lang w:val="en-US"/>
        </w:rPr>
        <w:tab/>
        <w:t>Discussion on CLI Handling in SBFD system</w:t>
      </w:r>
      <w:r w:rsidR="00D7097B" w:rsidRPr="00D7097B">
        <w:rPr>
          <w:lang w:val="en-US"/>
        </w:rPr>
        <w:tab/>
        <w:t>MediaTek Inc.</w:t>
      </w:r>
    </w:p>
    <w:p w14:paraId="62649C94" w14:textId="0E487768" w:rsidR="00D7097B" w:rsidRPr="00D7097B" w:rsidRDefault="006F79AF" w:rsidP="00D7097B">
      <w:pPr>
        <w:rPr>
          <w:lang w:val="en-US"/>
        </w:rPr>
      </w:pPr>
      <w:hyperlink r:id="rId1361" w:history="1">
        <w:r>
          <w:rPr>
            <w:rStyle w:val="Hyperlink"/>
            <w:lang w:val="en-US"/>
          </w:rPr>
          <w:t>R1-2404530</w:t>
        </w:r>
      </w:hyperlink>
      <w:r w:rsidR="00D7097B" w:rsidRPr="00D7097B">
        <w:rPr>
          <w:lang w:val="en-US"/>
        </w:rPr>
        <w:tab/>
        <w:t>Cross-link interference management for duplexing evolution</w:t>
      </w:r>
      <w:r w:rsidR="00D7097B" w:rsidRPr="00D7097B">
        <w:rPr>
          <w:lang w:val="en-US"/>
        </w:rPr>
        <w:tab/>
        <w:t>Lenovo</w:t>
      </w:r>
    </w:p>
    <w:p w14:paraId="48D7C0CB" w14:textId="78182F9B" w:rsidR="00D7097B" w:rsidRPr="00D7097B" w:rsidRDefault="006F79AF" w:rsidP="00D7097B">
      <w:pPr>
        <w:rPr>
          <w:lang w:val="en-US"/>
        </w:rPr>
      </w:pPr>
      <w:hyperlink r:id="rId1362" w:history="1">
        <w:r>
          <w:rPr>
            <w:rStyle w:val="Hyperlink"/>
            <w:lang w:val="en-US"/>
          </w:rPr>
          <w:t>R1-2404617</w:t>
        </w:r>
      </w:hyperlink>
      <w:r w:rsidR="00D7097B" w:rsidRPr="00D7097B">
        <w:rPr>
          <w:lang w:val="en-US"/>
        </w:rPr>
        <w:tab/>
        <w:t>Discussion on CLI handling for SBFD operation</w:t>
      </w:r>
      <w:r w:rsidR="00D7097B" w:rsidRPr="00D7097B">
        <w:rPr>
          <w:lang w:val="en-US"/>
        </w:rPr>
        <w:tab/>
        <w:t>Xiaomi</w:t>
      </w:r>
    </w:p>
    <w:p w14:paraId="180BFC39" w14:textId="5577A71B" w:rsidR="00D7097B" w:rsidRPr="00D7097B" w:rsidRDefault="006F79AF" w:rsidP="00D7097B">
      <w:pPr>
        <w:rPr>
          <w:lang w:val="en-US"/>
        </w:rPr>
      </w:pPr>
      <w:hyperlink r:id="rId1363" w:history="1">
        <w:r>
          <w:rPr>
            <w:rStyle w:val="Hyperlink"/>
            <w:lang w:val="en-US"/>
          </w:rPr>
          <w:t>R1-2404662</w:t>
        </w:r>
      </w:hyperlink>
      <w:r w:rsidR="00D7097B" w:rsidRPr="00D7097B">
        <w:rPr>
          <w:lang w:val="en-US"/>
        </w:rPr>
        <w:tab/>
        <w:t>CLI handling for NR duplex operations</w:t>
      </w:r>
      <w:r w:rsidR="00D7097B" w:rsidRPr="00D7097B">
        <w:rPr>
          <w:lang w:val="en-US"/>
        </w:rPr>
        <w:tab/>
        <w:t>NEC</w:t>
      </w:r>
    </w:p>
    <w:p w14:paraId="1ED7CD55" w14:textId="162943EE" w:rsidR="00D7097B" w:rsidRPr="00D7097B" w:rsidRDefault="006F79AF" w:rsidP="00D7097B">
      <w:pPr>
        <w:rPr>
          <w:lang w:val="en-US"/>
        </w:rPr>
      </w:pPr>
      <w:hyperlink r:id="rId1364" w:history="1">
        <w:r>
          <w:rPr>
            <w:rStyle w:val="Hyperlink"/>
            <w:lang w:val="en-US"/>
          </w:rPr>
          <w:t>R1-2404726</w:t>
        </w:r>
      </w:hyperlink>
      <w:r w:rsidR="00D7097B" w:rsidRPr="00D7097B">
        <w:rPr>
          <w:lang w:val="en-US"/>
        </w:rPr>
        <w:tab/>
        <w:t>Discussion on CLI handling</w:t>
      </w:r>
      <w:r w:rsidR="00D7097B" w:rsidRPr="00D7097B">
        <w:rPr>
          <w:lang w:val="en-US"/>
        </w:rPr>
        <w:tab/>
        <w:t>Panasonic</w:t>
      </w:r>
    </w:p>
    <w:p w14:paraId="57ECF950" w14:textId="0F374135" w:rsidR="00D7097B" w:rsidRPr="00D7097B" w:rsidRDefault="006F79AF" w:rsidP="00D7097B">
      <w:pPr>
        <w:rPr>
          <w:lang w:val="en-US"/>
        </w:rPr>
      </w:pPr>
      <w:hyperlink r:id="rId1365" w:history="1">
        <w:r>
          <w:rPr>
            <w:rStyle w:val="Hyperlink"/>
            <w:lang w:val="en-US"/>
          </w:rPr>
          <w:t>R1-2404774</w:t>
        </w:r>
      </w:hyperlink>
      <w:r w:rsidR="00D7097B" w:rsidRPr="00D7097B">
        <w:rPr>
          <w:lang w:val="en-US"/>
        </w:rPr>
        <w:tab/>
        <w:t>Discussion on CLI handling for SBFD operation</w:t>
      </w:r>
      <w:r w:rsidR="00D7097B" w:rsidRPr="00D7097B">
        <w:rPr>
          <w:lang w:val="en-US"/>
        </w:rPr>
        <w:tab/>
        <w:t>ETRI</w:t>
      </w:r>
    </w:p>
    <w:p w14:paraId="39255E2F" w14:textId="36EF2263" w:rsidR="00D7097B" w:rsidRPr="00D7097B" w:rsidRDefault="006F79AF" w:rsidP="00D7097B">
      <w:pPr>
        <w:rPr>
          <w:lang w:val="en-US"/>
        </w:rPr>
      </w:pPr>
      <w:hyperlink r:id="rId1366" w:history="1">
        <w:r>
          <w:rPr>
            <w:rStyle w:val="Hyperlink"/>
            <w:lang w:val="en-US"/>
          </w:rPr>
          <w:t>R1-2404818</w:t>
        </w:r>
      </w:hyperlink>
      <w:r w:rsidR="00D7097B" w:rsidRPr="00D7097B">
        <w:rPr>
          <w:lang w:val="en-US"/>
        </w:rPr>
        <w:tab/>
        <w:t>Discussion on SBFD CLI handling</w:t>
      </w:r>
      <w:r w:rsidR="00D7097B" w:rsidRPr="00D7097B">
        <w:rPr>
          <w:lang w:val="en-US"/>
        </w:rPr>
        <w:tab/>
        <w:t>Transsion Holdings</w:t>
      </w:r>
    </w:p>
    <w:p w14:paraId="699B0F08" w14:textId="7FFDD4BE" w:rsidR="00D7097B" w:rsidRPr="00D7097B" w:rsidRDefault="006F79AF" w:rsidP="00D7097B">
      <w:pPr>
        <w:rPr>
          <w:lang w:val="en-US"/>
        </w:rPr>
      </w:pPr>
      <w:hyperlink r:id="rId1367" w:history="1">
        <w:r>
          <w:rPr>
            <w:rStyle w:val="Hyperlink"/>
            <w:lang w:val="en-US"/>
          </w:rPr>
          <w:t>R1-2404867</w:t>
        </w:r>
      </w:hyperlink>
      <w:r w:rsidR="00D7097B" w:rsidRPr="00D7097B">
        <w:rPr>
          <w:lang w:val="en-US"/>
        </w:rPr>
        <w:tab/>
        <w:t>CLI handling in NR duplex operation</w:t>
      </w:r>
      <w:r w:rsidR="00D7097B" w:rsidRPr="00D7097B">
        <w:rPr>
          <w:lang w:val="en-US"/>
        </w:rPr>
        <w:tab/>
        <w:t>OPPO</w:t>
      </w:r>
    </w:p>
    <w:p w14:paraId="7C9C9D90" w14:textId="03540463" w:rsidR="00D7097B" w:rsidRPr="00D7097B" w:rsidRDefault="006F79AF" w:rsidP="00D7097B">
      <w:pPr>
        <w:rPr>
          <w:lang w:val="en-US"/>
        </w:rPr>
      </w:pPr>
      <w:hyperlink r:id="rId1368" w:history="1">
        <w:r>
          <w:rPr>
            <w:rStyle w:val="Hyperlink"/>
            <w:lang w:val="en-US"/>
          </w:rPr>
          <w:t>R1-2404935</w:t>
        </w:r>
      </w:hyperlink>
      <w:r w:rsidR="00D7097B" w:rsidRPr="00D7097B">
        <w:rPr>
          <w:lang w:val="en-US"/>
        </w:rPr>
        <w:tab/>
        <w:t>On the gNB-to-gNB CLI and the UE-to-UE CLI handling</w:t>
      </w:r>
      <w:r w:rsidR="00D7097B" w:rsidRPr="00D7097B">
        <w:rPr>
          <w:lang w:val="en-US"/>
        </w:rPr>
        <w:tab/>
        <w:t>Google Inc.</w:t>
      </w:r>
    </w:p>
    <w:p w14:paraId="1F55A097" w14:textId="04F83D05" w:rsidR="00D7097B" w:rsidRPr="00D7097B" w:rsidRDefault="006F79AF" w:rsidP="00D7097B">
      <w:pPr>
        <w:rPr>
          <w:lang w:val="en-US"/>
        </w:rPr>
      </w:pPr>
      <w:hyperlink r:id="rId1369" w:history="1">
        <w:r>
          <w:rPr>
            <w:rStyle w:val="Hyperlink"/>
            <w:lang w:val="en-US"/>
          </w:rPr>
          <w:t>R1-2405041</w:t>
        </w:r>
      </w:hyperlink>
      <w:r w:rsidR="00D7097B" w:rsidRPr="00D7097B">
        <w:rPr>
          <w:lang w:val="en-US"/>
        </w:rPr>
        <w:tab/>
        <w:t>Discussion on CLI handling</w:t>
      </w:r>
      <w:r w:rsidR="00D7097B" w:rsidRPr="00D7097B">
        <w:rPr>
          <w:lang w:val="en-US"/>
        </w:rPr>
        <w:tab/>
        <w:t>NTT DOCOMO, INC.</w:t>
      </w:r>
    </w:p>
    <w:p w14:paraId="32FE7D53" w14:textId="244D81B7" w:rsidR="00D7097B" w:rsidRPr="00D7097B" w:rsidRDefault="006F79AF" w:rsidP="00D7097B">
      <w:pPr>
        <w:rPr>
          <w:lang w:val="en-US"/>
        </w:rPr>
      </w:pPr>
      <w:hyperlink r:id="rId1370" w:history="1">
        <w:r>
          <w:rPr>
            <w:rStyle w:val="Hyperlink"/>
            <w:lang w:val="en-US"/>
          </w:rPr>
          <w:t>R1-2405062</w:t>
        </w:r>
      </w:hyperlink>
      <w:r w:rsidR="00D7097B" w:rsidRPr="00D7097B">
        <w:rPr>
          <w:lang w:val="en-US"/>
        </w:rPr>
        <w:tab/>
        <w:t>Cross-link interference handling for duplex evolution</w:t>
      </w:r>
      <w:r w:rsidR="00D7097B" w:rsidRPr="00D7097B">
        <w:rPr>
          <w:lang w:val="en-US"/>
        </w:rPr>
        <w:tab/>
        <w:t>Nokia, Nokia Shanghai Bell</w:t>
      </w:r>
    </w:p>
    <w:p w14:paraId="681AA308" w14:textId="5DA1EA5F" w:rsidR="00D7097B" w:rsidRPr="00D7097B" w:rsidRDefault="006F79AF" w:rsidP="00D7097B">
      <w:pPr>
        <w:rPr>
          <w:lang w:val="en-US"/>
        </w:rPr>
      </w:pPr>
      <w:hyperlink r:id="rId1371" w:history="1">
        <w:r>
          <w:rPr>
            <w:rStyle w:val="Hyperlink"/>
            <w:lang w:val="en-US"/>
          </w:rPr>
          <w:t>R1-2405154</w:t>
        </w:r>
      </w:hyperlink>
      <w:r w:rsidR="00D7097B" w:rsidRPr="00D7097B">
        <w:rPr>
          <w:lang w:val="en-US"/>
        </w:rPr>
        <w:tab/>
        <w:t>Enhancements for CLI handling</w:t>
      </w:r>
      <w:r w:rsidR="00D7097B" w:rsidRPr="00D7097B">
        <w:rPr>
          <w:lang w:val="en-US"/>
        </w:rPr>
        <w:tab/>
        <w:t>Qualcomm Incorporated</w:t>
      </w:r>
    </w:p>
    <w:p w14:paraId="60ED477D" w14:textId="4E0D7C72" w:rsidR="00D7097B" w:rsidRPr="00D7097B" w:rsidRDefault="006F79AF" w:rsidP="00D7097B">
      <w:pPr>
        <w:rPr>
          <w:lang w:val="en-US"/>
        </w:rPr>
      </w:pPr>
      <w:hyperlink r:id="rId1372" w:history="1">
        <w:r>
          <w:rPr>
            <w:rStyle w:val="Hyperlink"/>
            <w:lang w:val="en-US"/>
          </w:rPr>
          <w:t>R1-2405241</w:t>
        </w:r>
      </w:hyperlink>
      <w:r w:rsidR="00D7097B" w:rsidRPr="00D7097B">
        <w:rPr>
          <w:lang w:val="en-US"/>
        </w:rPr>
        <w:tab/>
        <w:t>Discussion on CLI handling</w:t>
      </w:r>
      <w:r w:rsidR="00D7097B" w:rsidRPr="00D7097B">
        <w:rPr>
          <w:lang w:val="en-US"/>
        </w:rPr>
        <w:tab/>
        <w:t>CEWiT</w:t>
      </w:r>
    </w:p>
    <w:p w14:paraId="09DC8199" w14:textId="3C386599" w:rsidR="00D7097B" w:rsidRDefault="006F79AF" w:rsidP="00D7097B">
      <w:pPr>
        <w:rPr>
          <w:lang w:val="en-US"/>
        </w:rPr>
      </w:pPr>
      <w:hyperlink r:id="rId1373" w:history="1">
        <w:r>
          <w:rPr>
            <w:rStyle w:val="Hyperlink"/>
            <w:lang w:val="en-US"/>
          </w:rPr>
          <w:t>R1-2405282</w:t>
        </w:r>
      </w:hyperlink>
      <w:r w:rsidR="00D7097B" w:rsidRPr="00D7097B">
        <w:rPr>
          <w:lang w:val="en-US"/>
        </w:rPr>
        <w:tab/>
        <w:t>Discussion on CLI handling for evolution of NR duplex operation</w:t>
      </w:r>
      <w:r w:rsidR="00D7097B" w:rsidRPr="00D7097B">
        <w:rPr>
          <w:lang w:val="en-US"/>
        </w:rPr>
        <w:tab/>
        <w:t>WILUS Inc.</w:t>
      </w:r>
    </w:p>
    <w:p w14:paraId="1D404CED" w14:textId="77777777" w:rsidR="00E35E13" w:rsidRDefault="00E35E13" w:rsidP="00D7097B">
      <w:pPr>
        <w:rPr>
          <w:lang w:val="en-US"/>
        </w:rPr>
      </w:pPr>
    </w:p>
    <w:p w14:paraId="1069E46E" w14:textId="7D329F7F" w:rsidR="00E35E13" w:rsidRPr="00E35E13" w:rsidRDefault="006F79AF" w:rsidP="00E35E13">
      <w:pPr>
        <w:rPr>
          <w:rFonts w:ascii="Times New Roman" w:hAnsi="Times New Roman"/>
          <w:b/>
          <w:bCs/>
          <w:szCs w:val="20"/>
          <w:lang w:val="en-US"/>
        </w:rPr>
      </w:pPr>
      <w:hyperlink r:id="rId1374" w:history="1">
        <w:r>
          <w:rPr>
            <w:rStyle w:val="Hyperlink"/>
            <w:rFonts w:ascii="Times New Roman" w:hAnsi="Times New Roman"/>
            <w:b/>
            <w:bCs/>
            <w:szCs w:val="20"/>
            <w:lang w:val="en-US"/>
          </w:rPr>
          <w:t>R1-2405468</w:t>
        </w:r>
      </w:hyperlink>
      <w:r w:rsidR="00E35E13" w:rsidRPr="00E35E13">
        <w:rPr>
          <w:rFonts w:ascii="Times New Roman" w:hAnsi="Times New Roman"/>
          <w:b/>
          <w:bCs/>
          <w:szCs w:val="20"/>
          <w:lang w:val="en-US"/>
        </w:rPr>
        <w:tab/>
        <w:t>Summary #1 of CLI handling</w:t>
      </w:r>
      <w:r w:rsidR="00E35E13" w:rsidRPr="00E35E13">
        <w:rPr>
          <w:rFonts w:ascii="Times New Roman" w:hAnsi="Times New Roman"/>
          <w:b/>
          <w:bCs/>
          <w:szCs w:val="20"/>
          <w:lang w:val="en-US"/>
        </w:rPr>
        <w:tab/>
        <w:t>Moderator (Huawei)</w:t>
      </w:r>
    </w:p>
    <w:p w14:paraId="19DF3126" w14:textId="71BEB47A" w:rsidR="00E35E13" w:rsidRPr="00E35E13" w:rsidRDefault="00E35E13" w:rsidP="00E35E13">
      <w:pPr>
        <w:rPr>
          <w:rFonts w:ascii="Times New Roman" w:hAnsi="Times New Roman"/>
          <w:szCs w:val="20"/>
          <w:lang w:val="en-US"/>
        </w:rPr>
      </w:pPr>
      <w:r>
        <w:rPr>
          <w:rFonts w:ascii="Times New Roman" w:hAnsi="Times New Roman"/>
          <w:szCs w:val="20"/>
          <w:lang w:val="en-US"/>
        </w:rPr>
        <w:t>From Monday session</w:t>
      </w:r>
    </w:p>
    <w:p w14:paraId="568CF385" w14:textId="77777777" w:rsidR="00E35E13" w:rsidRPr="00E35E13" w:rsidRDefault="00E35E13" w:rsidP="00E35E13">
      <w:pPr>
        <w:rPr>
          <w:rFonts w:ascii="Times New Roman" w:eastAsia="Malgun Gothic" w:hAnsi="Times New Roman"/>
          <w:szCs w:val="20"/>
          <w:highlight w:val="green"/>
          <w:lang w:eastAsia="ko-KR"/>
        </w:rPr>
      </w:pPr>
      <w:r w:rsidRPr="00E35E13">
        <w:rPr>
          <w:rFonts w:ascii="Times New Roman" w:eastAsia="Malgun Gothic" w:hAnsi="Times New Roman"/>
          <w:szCs w:val="20"/>
          <w:highlight w:val="green"/>
          <w:lang w:eastAsia="ko-KR"/>
        </w:rPr>
        <w:t>Agreement</w:t>
      </w:r>
    </w:p>
    <w:p w14:paraId="786716DF" w14:textId="77777777" w:rsidR="00E35E13" w:rsidRPr="00E35E13" w:rsidRDefault="00E35E13" w:rsidP="00E35E13">
      <w:pPr>
        <w:rPr>
          <w:rFonts w:ascii="Times New Roman" w:eastAsia="SimSun" w:hAnsi="Times New Roman"/>
          <w:szCs w:val="20"/>
        </w:rPr>
      </w:pPr>
      <w:r w:rsidRPr="00E35E13">
        <w:rPr>
          <w:rFonts w:ascii="Times New Roman" w:eastAsia="SimSun" w:hAnsi="Times New Roman"/>
          <w:szCs w:val="20"/>
        </w:rPr>
        <w:t>Update the agreement in RAN1#116bis (changes mark in red) as follows</w:t>
      </w:r>
    </w:p>
    <w:p w14:paraId="25E555E2" w14:textId="77777777" w:rsidR="00E35E13" w:rsidRPr="00E35E13" w:rsidRDefault="00E35E13" w:rsidP="00E35E13">
      <w:pPr>
        <w:rPr>
          <w:rFonts w:ascii="Times New Roman" w:eastAsia="SimSun" w:hAnsi="Times New Roman"/>
          <w:szCs w:val="20"/>
        </w:rPr>
      </w:pPr>
      <w:r w:rsidRPr="00E35E13">
        <w:rPr>
          <w:rFonts w:ascii="Times New Roman" w:eastAsia="SimSun" w:hAnsi="Times New Roman"/>
          <w:szCs w:val="20"/>
        </w:rPr>
        <w:t>If beam nulling</w:t>
      </w:r>
      <w:r w:rsidRPr="00E35E13">
        <w:rPr>
          <w:rFonts w:ascii="Times New Roman" w:eastAsia="SimSun" w:hAnsi="Times New Roman"/>
          <w:color w:val="FF0000"/>
          <w:szCs w:val="20"/>
        </w:rPr>
        <w:t xml:space="preserve"> </w:t>
      </w:r>
      <w:r w:rsidRPr="00E35E13">
        <w:rPr>
          <w:rFonts w:ascii="Times New Roman" w:eastAsia="SimSun" w:hAnsi="Times New Roman"/>
          <w:szCs w:val="20"/>
        </w:rPr>
        <w:t>is supported for gNB-to-gNB CLI handling, the following are recommended to be specified</w:t>
      </w:r>
    </w:p>
    <w:p w14:paraId="6A1C9617" w14:textId="77777777" w:rsidR="00E35E13" w:rsidRPr="00E35E13" w:rsidRDefault="00E35E13" w:rsidP="00EA1844">
      <w:pPr>
        <w:pStyle w:val="ListParagraph"/>
        <w:numPr>
          <w:ilvl w:val="0"/>
          <w:numId w:val="112"/>
        </w:numPr>
        <w:ind w:hanging="14"/>
      </w:pPr>
      <w:r w:rsidRPr="00E35E13">
        <w:t>Information exchange of measurement resource configuration, i.e., periodic NZP CSI-RS</w:t>
      </w:r>
    </w:p>
    <w:p w14:paraId="65B6EC23" w14:textId="77777777" w:rsidR="00E35E13" w:rsidRPr="00E35E13" w:rsidRDefault="00E35E13" w:rsidP="00EA1844">
      <w:pPr>
        <w:pStyle w:val="ListParagraph"/>
        <w:numPr>
          <w:ilvl w:val="0"/>
          <w:numId w:val="112"/>
        </w:numPr>
        <w:ind w:hanging="14"/>
        <w:rPr>
          <w:color w:val="FF0000"/>
        </w:rPr>
      </w:pPr>
      <w:r w:rsidRPr="00E35E13">
        <w:rPr>
          <w:color w:val="FF0000"/>
        </w:rPr>
        <w:t xml:space="preserve">Information exchange of </w:t>
      </w:r>
      <w:r w:rsidRPr="00E35E13">
        <w:rPr>
          <w:bCs/>
          <w:color w:val="FF0000"/>
          <w:lang w:eastAsia="ko-KR"/>
        </w:rPr>
        <w:t>CLI-mitigation request.</w:t>
      </w:r>
    </w:p>
    <w:p w14:paraId="358DD741" w14:textId="77777777" w:rsidR="00E35E13" w:rsidRPr="00E35E13" w:rsidRDefault="00E35E13" w:rsidP="00EA1844">
      <w:pPr>
        <w:pStyle w:val="ListParagraph"/>
        <w:numPr>
          <w:ilvl w:val="0"/>
          <w:numId w:val="112"/>
        </w:numPr>
        <w:ind w:hanging="14"/>
        <w:rPr>
          <w:color w:val="FF0000"/>
        </w:rPr>
      </w:pPr>
      <w:r w:rsidRPr="00E35E13">
        <w:rPr>
          <w:color w:val="FF0000"/>
        </w:rPr>
        <w:t xml:space="preserve">Note: No normative behavior is implied for the gNB receiving the </w:t>
      </w:r>
      <w:r w:rsidRPr="00E35E13">
        <w:rPr>
          <w:bCs/>
          <w:color w:val="FF0000"/>
          <w:lang w:eastAsia="ko-KR"/>
        </w:rPr>
        <w:t>CLI-mitigation request</w:t>
      </w:r>
      <w:r w:rsidRPr="00E35E13">
        <w:rPr>
          <w:color w:val="FF0000"/>
        </w:rPr>
        <w:t>. No need to further send a stop message for CLI mitigation. Detailed signaling can be discussed in RAN3.</w:t>
      </w:r>
    </w:p>
    <w:p w14:paraId="75F62A6D" w14:textId="77777777" w:rsidR="00E35E13" w:rsidRPr="00E35E13" w:rsidRDefault="00E35E13" w:rsidP="00E35E13">
      <w:pPr>
        <w:rPr>
          <w:rFonts w:ascii="Times New Roman" w:hAnsi="Times New Roman"/>
          <w:szCs w:val="20"/>
          <w:lang w:eastAsia="ko-KR"/>
        </w:rPr>
      </w:pPr>
      <w:r w:rsidRPr="00E35E13">
        <w:rPr>
          <w:rFonts w:ascii="Times New Roman" w:hAnsi="Times New Roman"/>
          <w:szCs w:val="20"/>
          <w:highlight w:val="green"/>
          <w:lang w:eastAsia="ko-KR"/>
        </w:rPr>
        <w:lastRenderedPageBreak/>
        <w:t>Agreement</w:t>
      </w:r>
    </w:p>
    <w:p w14:paraId="7FC699AB" w14:textId="77777777" w:rsidR="00E35E13" w:rsidRPr="00DC6912" w:rsidRDefault="00E35E13" w:rsidP="00E35E13">
      <w:pPr>
        <w:rPr>
          <w:rFonts w:ascii="Times New Roman" w:hAnsi="Times New Roman"/>
          <w:bCs/>
          <w:szCs w:val="20"/>
        </w:rPr>
      </w:pPr>
      <w:r w:rsidRPr="00DC6912">
        <w:rPr>
          <w:rFonts w:ascii="Times New Roman" w:hAnsi="Times New Roman"/>
          <w:szCs w:val="20"/>
        </w:rPr>
        <w:t xml:space="preserve">If non-transparent UL resource muting is supported for </w:t>
      </w:r>
      <w:r w:rsidRPr="00DC6912">
        <w:rPr>
          <w:rFonts w:ascii="Times New Roman" w:eastAsia="SimSun" w:hAnsi="Times New Roman"/>
          <w:szCs w:val="20"/>
        </w:rPr>
        <w:t>gNB-to-gNB CLI handling</w:t>
      </w:r>
      <w:r w:rsidRPr="00DC6912">
        <w:rPr>
          <w:rFonts w:ascii="Times New Roman" w:hAnsi="Times New Roman"/>
          <w:szCs w:val="20"/>
        </w:rPr>
        <w:t xml:space="preserve">, Option 1 is </w:t>
      </w:r>
      <w:r w:rsidRPr="00DC6912">
        <w:rPr>
          <w:rFonts w:ascii="Times New Roman" w:eastAsia="SimSun" w:hAnsi="Times New Roman"/>
          <w:szCs w:val="20"/>
        </w:rPr>
        <w:t>recommended to be specified</w:t>
      </w:r>
    </w:p>
    <w:p w14:paraId="010241EA" w14:textId="77777777" w:rsidR="00E35E13" w:rsidRPr="00DC6912" w:rsidRDefault="00E35E13" w:rsidP="00EA1844">
      <w:pPr>
        <w:pStyle w:val="ListParagraph"/>
        <w:numPr>
          <w:ilvl w:val="0"/>
          <w:numId w:val="113"/>
        </w:numPr>
        <w:ind w:hanging="14"/>
        <w:rPr>
          <w:bCs/>
        </w:rPr>
      </w:pPr>
      <w:r w:rsidRPr="00DC6912">
        <w:rPr>
          <w:bCs/>
        </w:rPr>
        <w:t>Option 1: Comb-2 for both DFT-S-OFDM and CP-OFDM</w:t>
      </w:r>
    </w:p>
    <w:p w14:paraId="4EA76D2C" w14:textId="77777777" w:rsidR="00E35E13" w:rsidRPr="00DC6912" w:rsidRDefault="00E35E13" w:rsidP="00EA1844">
      <w:pPr>
        <w:pStyle w:val="ListParagraph"/>
        <w:numPr>
          <w:ilvl w:val="0"/>
          <w:numId w:val="113"/>
        </w:numPr>
        <w:ind w:hanging="14"/>
        <w:rPr>
          <w:bCs/>
        </w:rPr>
      </w:pPr>
      <w:r w:rsidRPr="00DC6912">
        <w:rPr>
          <w:bCs/>
        </w:rPr>
        <w:t>Note: Additional details can be discussed within RAN1#117.</w:t>
      </w:r>
    </w:p>
    <w:p w14:paraId="08140F8C" w14:textId="77777777" w:rsidR="00E35E13" w:rsidRPr="00DC6912" w:rsidRDefault="00E35E13" w:rsidP="00EA1844">
      <w:pPr>
        <w:pStyle w:val="ListParagraph"/>
        <w:numPr>
          <w:ilvl w:val="0"/>
          <w:numId w:val="113"/>
        </w:numPr>
        <w:ind w:hanging="14"/>
        <w:rPr>
          <w:bCs/>
        </w:rPr>
      </w:pPr>
      <w:r w:rsidRPr="00DC6912">
        <w:rPr>
          <w:bCs/>
          <w:lang w:eastAsia="ko-KR"/>
        </w:rPr>
        <w:t>Note: Power boosting is assumed for REs in the symbol with UL resource muting. FFS: Details.</w:t>
      </w:r>
    </w:p>
    <w:p w14:paraId="04A535A5" w14:textId="77777777" w:rsidR="00E35E13" w:rsidRPr="00DC6912" w:rsidRDefault="00E35E13" w:rsidP="00EA1844">
      <w:pPr>
        <w:pStyle w:val="ListParagraph"/>
        <w:numPr>
          <w:ilvl w:val="0"/>
          <w:numId w:val="113"/>
        </w:numPr>
        <w:ind w:hanging="14"/>
        <w:rPr>
          <w:bCs/>
        </w:rPr>
      </w:pPr>
      <w:r w:rsidRPr="00DC6912">
        <w:rPr>
          <w:bCs/>
        </w:rPr>
        <w:t>Above is subject to separate UE capability (including separate capabilities for DFT-S-OFDM and CP-OFDM).</w:t>
      </w:r>
    </w:p>
    <w:p w14:paraId="47BEBC32" w14:textId="77777777" w:rsidR="00E35E13" w:rsidRDefault="00E35E13" w:rsidP="00E35E13">
      <w:pPr>
        <w:rPr>
          <w:rFonts w:ascii="Times New Roman" w:hAnsi="Times New Roman"/>
          <w:szCs w:val="20"/>
        </w:rPr>
      </w:pPr>
    </w:p>
    <w:p w14:paraId="6EECDA1E" w14:textId="6F7357ED" w:rsidR="00DC6912" w:rsidRPr="00DC6912" w:rsidRDefault="006F79AF" w:rsidP="00DC6912">
      <w:pPr>
        <w:rPr>
          <w:rFonts w:ascii="Times New Roman" w:hAnsi="Times New Roman"/>
          <w:b/>
          <w:bCs/>
          <w:szCs w:val="20"/>
        </w:rPr>
      </w:pPr>
      <w:hyperlink r:id="rId1375" w:history="1">
        <w:r>
          <w:rPr>
            <w:rStyle w:val="Hyperlink"/>
            <w:rFonts w:ascii="Times New Roman" w:hAnsi="Times New Roman"/>
            <w:b/>
            <w:bCs/>
            <w:szCs w:val="20"/>
          </w:rPr>
          <w:t>R1-2405469</w:t>
        </w:r>
      </w:hyperlink>
      <w:r w:rsidR="00DC6912" w:rsidRPr="00DC6912">
        <w:rPr>
          <w:rFonts w:ascii="Times New Roman" w:hAnsi="Times New Roman"/>
          <w:b/>
          <w:bCs/>
          <w:szCs w:val="20"/>
        </w:rPr>
        <w:tab/>
        <w:t>Summary #2 of CLI handling</w:t>
      </w:r>
      <w:r w:rsidR="00DC6912" w:rsidRPr="00DC6912">
        <w:rPr>
          <w:rFonts w:ascii="Times New Roman" w:hAnsi="Times New Roman"/>
          <w:b/>
          <w:bCs/>
          <w:szCs w:val="20"/>
        </w:rPr>
        <w:tab/>
        <w:t>Moderator (Huawei)</w:t>
      </w:r>
    </w:p>
    <w:p w14:paraId="26727683" w14:textId="289E7E7C" w:rsidR="00DC6912" w:rsidRDefault="00DC6912" w:rsidP="00DC6912">
      <w:pPr>
        <w:rPr>
          <w:rFonts w:ascii="Times New Roman" w:hAnsi="Times New Roman"/>
          <w:szCs w:val="20"/>
        </w:rPr>
      </w:pPr>
      <w:r>
        <w:rPr>
          <w:rFonts w:ascii="Times New Roman" w:hAnsi="Times New Roman"/>
          <w:szCs w:val="20"/>
        </w:rPr>
        <w:t>From Tuesday session</w:t>
      </w:r>
    </w:p>
    <w:p w14:paraId="5EC57A9C" w14:textId="77777777" w:rsidR="00DC6912" w:rsidRPr="00DC6912" w:rsidRDefault="00DC6912" w:rsidP="00DC6912">
      <w:pPr>
        <w:rPr>
          <w:rFonts w:ascii="Times New Roman" w:hAnsi="Times New Roman"/>
          <w:szCs w:val="20"/>
          <w:lang w:eastAsia="ko-KR"/>
        </w:rPr>
      </w:pPr>
      <w:r w:rsidRPr="00DC6912">
        <w:rPr>
          <w:rFonts w:ascii="Times New Roman" w:hAnsi="Times New Roman"/>
          <w:szCs w:val="20"/>
          <w:highlight w:val="green"/>
          <w:lang w:eastAsia="ko-KR"/>
        </w:rPr>
        <w:t>Agreement</w:t>
      </w:r>
    </w:p>
    <w:p w14:paraId="4BBA0099" w14:textId="77777777" w:rsidR="00DC6912" w:rsidRPr="00DC6912" w:rsidRDefault="00DC6912" w:rsidP="00DC6912">
      <w:pPr>
        <w:rPr>
          <w:rFonts w:ascii="Times New Roman" w:eastAsia="SimSun" w:hAnsi="Times New Roman"/>
          <w:szCs w:val="20"/>
        </w:rPr>
      </w:pPr>
      <w:r w:rsidRPr="00DC6912">
        <w:rPr>
          <w:rFonts w:ascii="Times New Roman" w:eastAsia="SimSun" w:hAnsi="Times New Roman"/>
          <w:szCs w:val="20"/>
        </w:rPr>
        <w:t>If spatial domain-based schemes are supported for UE-to-UE CLI handling for FR2, the following are recommended to be specified</w:t>
      </w:r>
    </w:p>
    <w:p w14:paraId="39B5B956" w14:textId="77777777" w:rsidR="00DC6912" w:rsidRPr="00DC6912" w:rsidRDefault="00DC6912" w:rsidP="00311060">
      <w:pPr>
        <w:widowControl w:val="0"/>
        <w:numPr>
          <w:ilvl w:val="0"/>
          <w:numId w:val="157"/>
        </w:numPr>
        <w:suppressAutoHyphens/>
        <w:snapToGrid w:val="0"/>
        <w:ind w:left="709"/>
        <w:jc w:val="both"/>
        <w:rPr>
          <w:rFonts w:ascii="Times New Roman" w:eastAsia="SimSun" w:hAnsi="Times New Roman"/>
          <w:szCs w:val="20"/>
          <w:lang w:eastAsia="x-none"/>
        </w:rPr>
      </w:pPr>
      <w:r w:rsidRPr="00DC6912">
        <w:rPr>
          <w:rFonts w:ascii="Times New Roman" w:eastAsia="SimSun" w:hAnsi="Times New Roman"/>
          <w:szCs w:val="20"/>
          <w:lang w:eastAsia="x-none"/>
        </w:rPr>
        <w:t xml:space="preserve">Rx beams configuration for UE-to-UE CLI measurement </w:t>
      </w:r>
    </w:p>
    <w:p w14:paraId="0B93E439" w14:textId="77777777" w:rsidR="00DC6912" w:rsidRPr="00DC6912" w:rsidRDefault="00DC6912" w:rsidP="00311060">
      <w:pPr>
        <w:widowControl w:val="0"/>
        <w:numPr>
          <w:ilvl w:val="0"/>
          <w:numId w:val="157"/>
        </w:numPr>
        <w:suppressAutoHyphens/>
        <w:snapToGrid w:val="0"/>
        <w:ind w:left="709"/>
        <w:jc w:val="both"/>
        <w:rPr>
          <w:rFonts w:ascii="Times New Roman" w:eastAsia="SimSun" w:hAnsi="Times New Roman"/>
          <w:szCs w:val="20"/>
          <w:lang w:eastAsia="x-none"/>
        </w:rPr>
      </w:pPr>
      <w:r w:rsidRPr="00DC6912">
        <w:rPr>
          <w:rFonts w:ascii="Times New Roman" w:eastAsia="SimSun" w:hAnsi="Times New Roman"/>
          <w:szCs w:val="20"/>
          <w:lang w:eastAsia="x-none"/>
        </w:rPr>
        <w:t>Note: The above is subject to a separate optional UE capability.</w:t>
      </w:r>
    </w:p>
    <w:p w14:paraId="43A7193A" w14:textId="77777777" w:rsidR="00DC6912" w:rsidRPr="00DC6912" w:rsidRDefault="00DC6912" w:rsidP="00DC6912">
      <w:pPr>
        <w:rPr>
          <w:rFonts w:ascii="Times New Roman" w:hAnsi="Times New Roman"/>
          <w:szCs w:val="20"/>
        </w:rPr>
      </w:pPr>
    </w:p>
    <w:p w14:paraId="58FD94E7" w14:textId="77777777" w:rsidR="00DC6912" w:rsidRPr="00DC6912" w:rsidRDefault="00DC6912" w:rsidP="00DC6912">
      <w:pPr>
        <w:rPr>
          <w:rFonts w:ascii="Times New Roman" w:hAnsi="Times New Roman"/>
          <w:szCs w:val="20"/>
          <w:lang w:eastAsia="ko-KR"/>
        </w:rPr>
      </w:pPr>
      <w:r w:rsidRPr="00DC6912">
        <w:rPr>
          <w:rFonts w:ascii="Times New Roman" w:hAnsi="Times New Roman"/>
          <w:szCs w:val="20"/>
          <w:highlight w:val="green"/>
          <w:lang w:eastAsia="ko-KR"/>
        </w:rPr>
        <w:t>Agreement</w:t>
      </w:r>
    </w:p>
    <w:p w14:paraId="465A6880" w14:textId="77777777" w:rsidR="00DC6912" w:rsidRPr="00DC6912" w:rsidRDefault="00DC6912" w:rsidP="00DC6912">
      <w:pPr>
        <w:rPr>
          <w:rFonts w:ascii="Times New Roman" w:hAnsi="Times New Roman"/>
          <w:bCs/>
          <w:szCs w:val="20"/>
        </w:rPr>
      </w:pPr>
      <w:r w:rsidRPr="00DC6912">
        <w:rPr>
          <w:rFonts w:ascii="Times New Roman" w:hAnsi="Times New Roman"/>
          <w:bCs/>
          <w:szCs w:val="20"/>
        </w:rPr>
        <w:t>Agree the updated Alt.1 (changes in red) for L1 based UE-to-UE co-channel CLI measurement and reporting</w:t>
      </w:r>
    </w:p>
    <w:p w14:paraId="1567C1A8" w14:textId="77777777" w:rsidR="00DC6912" w:rsidRPr="00DC6912" w:rsidRDefault="00DC6912" w:rsidP="00DC6912">
      <w:pPr>
        <w:ind w:left="720"/>
        <w:rPr>
          <w:rFonts w:ascii="Times New Roman" w:eastAsia="SimSun" w:hAnsi="Times New Roman"/>
          <w:b/>
          <w:szCs w:val="20"/>
        </w:rPr>
      </w:pPr>
      <w:r w:rsidRPr="00DC6912">
        <w:rPr>
          <w:rFonts w:ascii="Times New Roman" w:eastAsia="SimSun" w:hAnsi="Times New Roman"/>
          <w:b/>
          <w:szCs w:val="20"/>
        </w:rPr>
        <w:t>Alt.1:</w:t>
      </w:r>
    </w:p>
    <w:p w14:paraId="487D04A0" w14:textId="77777777" w:rsidR="00DC6912" w:rsidRPr="00DC6912" w:rsidRDefault="00DC6912" w:rsidP="00DC6912">
      <w:pPr>
        <w:ind w:left="720"/>
        <w:rPr>
          <w:rFonts w:ascii="Times New Roman" w:eastAsia="SimSun" w:hAnsi="Times New Roman"/>
          <w:szCs w:val="20"/>
        </w:rPr>
      </w:pPr>
      <w:r w:rsidRPr="00DC6912">
        <w:rPr>
          <w:rFonts w:ascii="Times New Roman" w:eastAsia="SimSun" w:hAnsi="Times New Roman"/>
          <w:szCs w:val="20"/>
        </w:rPr>
        <w:t xml:space="preserve">If L1 based UE-to-UE CLI measurement and reporting based on existing CSI framework are supported for UE-to-UE CLI handling, the following are recommended to be specified </w:t>
      </w:r>
    </w:p>
    <w:p w14:paraId="7F27499C" w14:textId="77777777" w:rsidR="00DC6912" w:rsidRPr="00DC6912" w:rsidRDefault="00DC6912" w:rsidP="00311060">
      <w:pPr>
        <w:numPr>
          <w:ilvl w:val="0"/>
          <w:numId w:val="158"/>
        </w:numPr>
        <w:tabs>
          <w:tab w:val="left" w:pos="0"/>
        </w:tabs>
        <w:suppressAutoHyphens/>
        <w:snapToGrid w:val="0"/>
        <w:ind w:left="1440"/>
        <w:rPr>
          <w:rFonts w:ascii="Times New Roman" w:eastAsia="SimSun" w:hAnsi="Times New Roman"/>
          <w:szCs w:val="20"/>
        </w:rPr>
      </w:pPr>
      <w:r w:rsidRPr="00DC6912">
        <w:rPr>
          <w:rFonts w:ascii="Times New Roman" w:eastAsia="SimSun" w:hAnsi="Times New Roman"/>
          <w:szCs w:val="20"/>
        </w:rPr>
        <w:t>Measurement resources</w:t>
      </w:r>
    </w:p>
    <w:p w14:paraId="213FDD8F" w14:textId="77777777" w:rsidR="00DC6912" w:rsidRPr="00DC6912" w:rsidRDefault="00DC6912" w:rsidP="00311060">
      <w:pPr>
        <w:numPr>
          <w:ilvl w:val="1"/>
          <w:numId w:val="158"/>
        </w:numPr>
        <w:tabs>
          <w:tab w:val="left" w:pos="0"/>
        </w:tabs>
        <w:suppressAutoHyphens/>
        <w:snapToGrid w:val="0"/>
        <w:ind w:left="2160"/>
        <w:rPr>
          <w:rFonts w:ascii="Times New Roman" w:eastAsia="SimSun" w:hAnsi="Times New Roman"/>
          <w:szCs w:val="20"/>
        </w:rPr>
      </w:pPr>
      <w:r w:rsidRPr="00DC6912">
        <w:rPr>
          <w:rFonts w:ascii="Times New Roman" w:eastAsia="SimSun" w:hAnsi="Times New Roman"/>
          <w:szCs w:val="20"/>
        </w:rPr>
        <w:t>Periodic, semi-persistent, or aperiodic measurement resource (set) i.e., SRS-RSRP resource or CLI-RSSI resource</w:t>
      </w:r>
    </w:p>
    <w:p w14:paraId="2A238267" w14:textId="77777777" w:rsidR="00DC6912" w:rsidRPr="00DC6912" w:rsidRDefault="00DC6912" w:rsidP="00311060">
      <w:pPr>
        <w:numPr>
          <w:ilvl w:val="2"/>
          <w:numId w:val="158"/>
        </w:numPr>
        <w:tabs>
          <w:tab w:val="left" w:pos="0"/>
        </w:tabs>
        <w:suppressAutoHyphens/>
        <w:snapToGrid w:val="0"/>
        <w:ind w:left="2880"/>
        <w:rPr>
          <w:rFonts w:ascii="Times New Roman" w:eastAsia="SimSun" w:hAnsi="Times New Roman"/>
          <w:color w:val="FF0000"/>
          <w:szCs w:val="20"/>
        </w:rPr>
      </w:pPr>
      <w:r w:rsidRPr="00DC6912">
        <w:rPr>
          <w:rFonts w:ascii="Times New Roman" w:eastAsia="SimSun" w:hAnsi="Times New Roman"/>
          <w:color w:val="FF0000"/>
          <w:szCs w:val="20"/>
        </w:rPr>
        <w:t xml:space="preserve">Note: The measurement resources for </w:t>
      </w:r>
      <w:r w:rsidRPr="00DC6912">
        <w:rPr>
          <w:rFonts w:ascii="Times New Roman" w:eastAsia="SimSun" w:hAnsi="Times New Roman"/>
          <w:szCs w:val="20"/>
        </w:rPr>
        <w:t>SRS-RSRP</w:t>
      </w:r>
      <w:r w:rsidRPr="00DC6912">
        <w:rPr>
          <w:rFonts w:ascii="Times New Roman" w:eastAsia="SimSun" w:hAnsi="Times New Roman"/>
          <w:color w:val="FF0000"/>
          <w:szCs w:val="20"/>
        </w:rPr>
        <w:t xml:space="preserve"> are based on the existing legacy RS patterns</w:t>
      </w:r>
    </w:p>
    <w:p w14:paraId="2F4E7FE3" w14:textId="77777777" w:rsidR="00DC6912" w:rsidRPr="00DC6912" w:rsidRDefault="00DC6912" w:rsidP="00311060">
      <w:pPr>
        <w:widowControl w:val="0"/>
        <w:numPr>
          <w:ilvl w:val="1"/>
          <w:numId w:val="158"/>
        </w:numPr>
        <w:tabs>
          <w:tab w:val="left" w:pos="0"/>
        </w:tabs>
        <w:suppressAutoHyphens/>
        <w:snapToGrid w:val="0"/>
        <w:ind w:left="2160"/>
        <w:jc w:val="both"/>
        <w:rPr>
          <w:rFonts w:ascii="Times New Roman" w:eastAsia="SimSun" w:hAnsi="Times New Roman"/>
          <w:color w:val="FF0000"/>
          <w:szCs w:val="20"/>
          <w:lang w:eastAsia="x-none"/>
        </w:rPr>
      </w:pPr>
      <w:r w:rsidRPr="00DC6912">
        <w:rPr>
          <w:rFonts w:ascii="Times New Roman" w:eastAsia="SimSun" w:hAnsi="Times New Roman"/>
          <w:color w:val="FF0000"/>
          <w:szCs w:val="20"/>
          <w:lang w:eastAsia="x-none"/>
        </w:rPr>
        <w:t>Rx beams configuration for UE-to-UE CLI measurement (if spatial domain coordination is supported)</w:t>
      </w:r>
    </w:p>
    <w:p w14:paraId="718CF277" w14:textId="77777777" w:rsidR="00DC6912" w:rsidRPr="00DC6912" w:rsidRDefault="00DC6912" w:rsidP="00311060">
      <w:pPr>
        <w:numPr>
          <w:ilvl w:val="0"/>
          <w:numId w:val="158"/>
        </w:numPr>
        <w:tabs>
          <w:tab w:val="left" w:pos="0"/>
        </w:tabs>
        <w:suppressAutoHyphens/>
        <w:snapToGrid w:val="0"/>
        <w:ind w:left="1440"/>
        <w:rPr>
          <w:rFonts w:ascii="Times New Roman" w:eastAsia="SimSun" w:hAnsi="Times New Roman"/>
          <w:szCs w:val="20"/>
        </w:rPr>
      </w:pPr>
      <w:r w:rsidRPr="00DC6912">
        <w:rPr>
          <w:rFonts w:ascii="Times New Roman" w:eastAsia="SimSun" w:hAnsi="Times New Roman"/>
          <w:szCs w:val="20"/>
        </w:rPr>
        <w:t>Measurement reporting</w:t>
      </w:r>
    </w:p>
    <w:p w14:paraId="473EB89D" w14:textId="77777777" w:rsidR="00DC6912" w:rsidRPr="00DC6912" w:rsidRDefault="00DC6912" w:rsidP="00311060">
      <w:pPr>
        <w:numPr>
          <w:ilvl w:val="1"/>
          <w:numId w:val="158"/>
        </w:numPr>
        <w:tabs>
          <w:tab w:val="left" w:pos="0"/>
        </w:tabs>
        <w:suppressAutoHyphens/>
        <w:snapToGrid w:val="0"/>
        <w:ind w:left="2160"/>
        <w:rPr>
          <w:rFonts w:ascii="Times New Roman" w:eastAsia="SimSun" w:hAnsi="Times New Roman"/>
          <w:szCs w:val="20"/>
        </w:rPr>
      </w:pPr>
      <w:r w:rsidRPr="00DC6912">
        <w:rPr>
          <w:rFonts w:ascii="Times New Roman" w:eastAsia="SimSun" w:hAnsi="Times New Roman"/>
          <w:strike/>
          <w:color w:val="FF0000"/>
          <w:szCs w:val="20"/>
        </w:rPr>
        <w:t xml:space="preserve">Periodic, semi-persistent or At least </w:t>
      </w:r>
      <w:r w:rsidRPr="00DC6912">
        <w:rPr>
          <w:rFonts w:ascii="Times New Roman" w:eastAsia="SimSun" w:hAnsi="Times New Roman"/>
          <w:szCs w:val="20"/>
        </w:rPr>
        <w:t xml:space="preserve">Aperiodic reporting </w:t>
      </w:r>
      <w:r w:rsidRPr="00DC6912">
        <w:rPr>
          <w:rFonts w:ascii="Times New Roman" w:eastAsia="SimSun" w:hAnsi="Times New Roman"/>
          <w:strike/>
          <w:color w:val="FF0000"/>
          <w:szCs w:val="20"/>
        </w:rPr>
        <w:t>on PUSCH</w:t>
      </w:r>
      <w:r w:rsidRPr="00DC6912">
        <w:rPr>
          <w:rFonts w:ascii="Times New Roman" w:eastAsia="SimSun" w:hAnsi="Times New Roman"/>
          <w:color w:val="FF0000"/>
          <w:szCs w:val="20"/>
        </w:rPr>
        <w:t xml:space="preserve"> </w:t>
      </w:r>
    </w:p>
    <w:p w14:paraId="4C3D42C4" w14:textId="77777777" w:rsidR="00DC6912" w:rsidRPr="00DC6912" w:rsidRDefault="00DC6912" w:rsidP="00311060">
      <w:pPr>
        <w:numPr>
          <w:ilvl w:val="2"/>
          <w:numId w:val="158"/>
        </w:numPr>
        <w:tabs>
          <w:tab w:val="left" w:pos="0"/>
        </w:tabs>
        <w:suppressAutoHyphens/>
        <w:snapToGrid w:val="0"/>
        <w:ind w:left="2880"/>
        <w:rPr>
          <w:rFonts w:ascii="Times New Roman" w:eastAsia="SimSun" w:hAnsi="Times New Roman"/>
          <w:color w:val="FF0000"/>
          <w:szCs w:val="20"/>
        </w:rPr>
      </w:pPr>
      <w:r w:rsidRPr="00DC6912">
        <w:rPr>
          <w:rFonts w:ascii="Times New Roman" w:eastAsia="SimSun" w:hAnsi="Times New Roman"/>
          <w:color w:val="FF0000"/>
          <w:szCs w:val="20"/>
        </w:rPr>
        <w:t>Note: Periodic and semi-persistent reporting can be considered</w:t>
      </w:r>
    </w:p>
    <w:p w14:paraId="653729F9" w14:textId="77777777" w:rsidR="00DC6912" w:rsidRPr="00DC6912" w:rsidRDefault="00DC6912" w:rsidP="00311060">
      <w:pPr>
        <w:numPr>
          <w:ilvl w:val="2"/>
          <w:numId w:val="158"/>
        </w:numPr>
        <w:tabs>
          <w:tab w:val="left" w:pos="0"/>
        </w:tabs>
        <w:suppressAutoHyphens/>
        <w:snapToGrid w:val="0"/>
        <w:ind w:left="2880"/>
        <w:rPr>
          <w:rFonts w:ascii="Times New Roman" w:eastAsia="SimSun" w:hAnsi="Times New Roman"/>
          <w:strike/>
          <w:color w:val="FF0000"/>
          <w:szCs w:val="20"/>
        </w:rPr>
      </w:pPr>
      <w:r w:rsidRPr="00DC6912">
        <w:rPr>
          <w:rFonts w:ascii="Times New Roman" w:eastAsia="SimSun" w:hAnsi="Times New Roman"/>
          <w:strike/>
          <w:szCs w:val="20"/>
        </w:rPr>
        <w:t>Note: Aperiodic reporting on PUCCH</w:t>
      </w:r>
      <w:r w:rsidRPr="00DC6912">
        <w:rPr>
          <w:rFonts w:ascii="Times New Roman" w:eastAsia="SimSun" w:hAnsi="Times New Roman"/>
          <w:strike/>
          <w:color w:val="FF0000"/>
          <w:szCs w:val="20"/>
        </w:rPr>
        <w:t xml:space="preserve"> can be considered </w:t>
      </w:r>
    </w:p>
    <w:p w14:paraId="10522E52" w14:textId="77777777" w:rsidR="00DC6912" w:rsidRPr="00DC6912" w:rsidRDefault="00DC6912" w:rsidP="00311060">
      <w:pPr>
        <w:numPr>
          <w:ilvl w:val="1"/>
          <w:numId w:val="158"/>
        </w:numPr>
        <w:tabs>
          <w:tab w:val="left" w:pos="0"/>
        </w:tabs>
        <w:suppressAutoHyphens/>
        <w:snapToGrid w:val="0"/>
        <w:ind w:left="2160"/>
        <w:rPr>
          <w:rFonts w:ascii="Times New Roman" w:eastAsia="SimSun" w:hAnsi="Times New Roman"/>
          <w:szCs w:val="20"/>
        </w:rPr>
      </w:pPr>
      <w:r w:rsidRPr="00DC6912">
        <w:rPr>
          <w:rFonts w:ascii="Times New Roman" w:eastAsia="SimSun" w:hAnsi="Times New Roman"/>
          <w:szCs w:val="20"/>
        </w:rPr>
        <w:t>New report quantities: e.g. L1-SRS-RSRP, L1-CLI-RSSI and/or RS indexes</w:t>
      </w:r>
    </w:p>
    <w:p w14:paraId="3BC7B2BE" w14:textId="77777777" w:rsidR="00DC6912" w:rsidRPr="00DC6912" w:rsidRDefault="00DC6912" w:rsidP="00311060">
      <w:pPr>
        <w:widowControl w:val="0"/>
        <w:numPr>
          <w:ilvl w:val="2"/>
          <w:numId w:val="158"/>
        </w:numPr>
        <w:tabs>
          <w:tab w:val="left" w:pos="0"/>
        </w:tabs>
        <w:suppressAutoHyphens/>
        <w:snapToGrid w:val="0"/>
        <w:spacing w:line="60" w:lineRule="atLeast"/>
        <w:ind w:left="2880"/>
        <w:jc w:val="both"/>
        <w:rPr>
          <w:rFonts w:ascii="Times New Roman" w:eastAsia="SimSun" w:hAnsi="Times New Roman"/>
          <w:color w:val="FF0000"/>
          <w:szCs w:val="20"/>
          <w:lang w:eastAsia="x-none"/>
        </w:rPr>
      </w:pPr>
      <w:r w:rsidRPr="00DC6912">
        <w:rPr>
          <w:rFonts w:ascii="Times New Roman" w:eastAsia="SimSun" w:hAnsi="Times New Roman"/>
          <w:color w:val="FF0000"/>
          <w:szCs w:val="20"/>
          <w:lang w:eastAsia="x-none"/>
        </w:rPr>
        <w:t xml:space="preserve">Note: At least wideband reporting is supported </w:t>
      </w:r>
    </w:p>
    <w:p w14:paraId="7720EA47" w14:textId="77777777" w:rsidR="00DC6912" w:rsidRPr="00DC6912" w:rsidRDefault="00DC6912" w:rsidP="00311060">
      <w:pPr>
        <w:numPr>
          <w:ilvl w:val="1"/>
          <w:numId w:val="158"/>
        </w:numPr>
        <w:tabs>
          <w:tab w:val="left" w:pos="0"/>
        </w:tabs>
        <w:suppressAutoHyphens/>
        <w:snapToGrid w:val="0"/>
        <w:ind w:left="2160"/>
        <w:rPr>
          <w:rFonts w:ascii="Times New Roman" w:eastAsia="SimSun" w:hAnsi="Times New Roman"/>
          <w:szCs w:val="20"/>
        </w:rPr>
      </w:pPr>
      <w:r w:rsidRPr="00DC6912">
        <w:rPr>
          <w:rFonts w:ascii="Times New Roman" w:eastAsia="SimSun" w:hAnsi="Times New Roman"/>
          <w:szCs w:val="20"/>
        </w:rPr>
        <w:t xml:space="preserve">UCI bits generation </w:t>
      </w:r>
    </w:p>
    <w:p w14:paraId="44C89C08" w14:textId="77777777" w:rsidR="00DC6912" w:rsidRPr="00DC6912" w:rsidRDefault="00DC6912" w:rsidP="00311060">
      <w:pPr>
        <w:numPr>
          <w:ilvl w:val="1"/>
          <w:numId w:val="158"/>
        </w:numPr>
        <w:tabs>
          <w:tab w:val="left" w:pos="0"/>
        </w:tabs>
        <w:suppressAutoHyphens/>
        <w:snapToGrid w:val="0"/>
        <w:ind w:left="2160"/>
        <w:rPr>
          <w:rFonts w:ascii="Times New Roman" w:eastAsia="SimSun" w:hAnsi="Times New Roman"/>
          <w:strike/>
          <w:color w:val="FF0000"/>
          <w:szCs w:val="20"/>
        </w:rPr>
      </w:pPr>
      <w:r w:rsidRPr="00DC6912">
        <w:rPr>
          <w:rFonts w:ascii="Times New Roman" w:eastAsia="SimSun" w:hAnsi="Times New Roman"/>
          <w:strike/>
          <w:color w:val="FF0000"/>
          <w:szCs w:val="20"/>
        </w:rPr>
        <w:t xml:space="preserve">UCI omission rule </w:t>
      </w:r>
    </w:p>
    <w:p w14:paraId="5F16AAA8" w14:textId="77777777" w:rsidR="00DC6912" w:rsidRPr="00DC6912" w:rsidRDefault="00DC6912" w:rsidP="00311060">
      <w:pPr>
        <w:numPr>
          <w:ilvl w:val="1"/>
          <w:numId w:val="158"/>
        </w:numPr>
        <w:tabs>
          <w:tab w:val="left" w:pos="0"/>
        </w:tabs>
        <w:suppressAutoHyphens/>
        <w:snapToGrid w:val="0"/>
        <w:ind w:left="2160"/>
        <w:rPr>
          <w:rFonts w:ascii="Times New Roman" w:eastAsia="SimSun" w:hAnsi="Times New Roman"/>
          <w:szCs w:val="20"/>
        </w:rPr>
      </w:pPr>
      <w:r w:rsidRPr="00DC6912">
        <w:rPr>
          <w:rFonts w:ascii="Times New Roman" w:eastAsia="SimSun" w:hAnsi="Times New Roman"/>
          <w:szCs w:val="20"/>
        </w:rPr>
        <w:t>Priority rules for multiple CSI reporting</w:t>
      </w:r>
    </w:p>
    <w:p w14:paraId="039DE160" w14:textId="77777777" w:rsidR="00DC6912" w:rsidRPr="00DC6912" w:rsidRDefault="00DC6912" w:rsidP="00311060">
      <w:pPr>
        <w:numPr>
          <w:ilvl w:val="1"/>
          <w:numId w:val="158"/>
        </w:numPr>
        <w:tabs>
          <w:tab w:val="left" w:pos="0"/>
        </w:tabs>
        <w:suppressAutoHyphens/>
        <w:snapToGrid w:val="0"/>
        <w:ind w:left="2160"/>
        <w:rPr>
          <w:rFonts w:ascii="Times New Roman" w:eastAsia="SimSun" w:hAnsi="Times New Roman"/>
          <w:strike/>
          <w:color w:val="FF0000"/>
          <w:szCs w:val="20"/>
        </w:rPr>
      </w:pPr>
      <w:r w:rsidRPr="00DC6912">
        <w:rPr>
          <w:rFonts w:ascii="Times New Roman" w:eastAsia="SimSun" w:hAnsi="Times New Roman"/>
          <w:strike/>
          <w:color w:val="FF0000"/>
          <w:szCs w:val="20"/>
        </w:rPr>
        <w:t>CSI processing unit and CPU occupation rule</w:t>
      </w:r>
    </w:p>
    <w:p w14:paraId="5ADBDA65" w14:textId="77777777" w:rsidR="00DC6912" w:rsidRPr="00DC6912" w:rsidRDefault="00DC6912" w:rsidP="00311060">
      <w:pPr>
        <w:numPr>
          <w:ilvl w:val="1"/>
          <w:numId w:val="158"/>
        </w:numPr>
        <w:tabs>
          <w:tab w:val="left" w:pos="0"/>
        </w:tabs>
        <w:suppressAutoHyphens/>
        <w:snapToGrid w:val="0"/>
        <w:ind w:left="2160"/>
        <w:rPr>
          <w:rFonts w:ascii="Times New Roman" w:eastAsia="SimSun" w:hAnsi="Times New Roman"/>
          <w:color w:val="FF0000"/>
          <w:szCs w:val="20"/>
        </w:rPr>
      </w:pPr>
      <w:r w:rsidRPr="00DC6912">
        <w:rPr>
          <w:rFonts w:ascii="Times New Roman" w:eastAsia="SimSun" w:hAnsi="Times New Roman"/>
          <w:strike/>
          <w:color w:val="FF0000"/>
          <w:szCs w:val="20"/>
        </w:rPr>
        <w:t>Timeline and related UE behaviours</w:t>
      </w:r>
    </w:p>
    <w:p w14:paraId="3F562936" w14:textId="77777777" w:rsidR="00DC6912" w:rsidRPr="00DC6912" w:rsidRDefault="00DC6912" w:rsidP="00311060">
      <w:pPr>
        <w:numPr>
          <w:ilvl w:val="1"/>
          <w:numId w:val="158"/>
        </w:numPr>
        <w:tabs>
          <w:tab w:val="left" w:pos="0"/>
        </w:tabs>
        <w:suppressAutoHyphens/>
        <w:snapToGrid w:val="0"/>
        <w:ind w:left="2160"/>
        <w:rPr>
          <w:rFonts w:ascii="Times New Roman" w:eastAsia="SimSun" w:hAnsi="Times New Roman"/>
          <w:color w:val="FF0000"/>
          <w:szCs w:val="20"/>
        </w:rPr>
      </w:pPr>
      <w:r w:rsidRPr="00DC6912">
        <w:rPr>
          <w:rFonts w:ascii="Times New Roman" w:eastAsia="SimSun" w:hAnsi="Times New Roman"/>
          <w:color w:val="FF0000"/>
          <w:szCs w:val="20"/>
        </w:rPr>
        <w:t>Note: The existing</w:t>
      </w:r>
      <w:r w:rsidRPr="00DC6912">
        <w:rPr>
          <w:rFonts w:ascii="Times New Roman" w:eastAsia="SimSun" w:hAnsi="Times New Roman"/>
          <w:strike/>
          <w:color w:val="FF0000"/>
          <w:szCs w:val="20"/>
        </w:rPr>
        <w:t xml:space="preserve"> UCI omission rule,</w:t>
      </w:r>
      <w:r w:rsidRPr="00DC6912">
        <w:rPr>
          <w:rFonts w:ascii="Times New Roman" w:eastAsia="SimSun" w:hAnsi="Times New Roman"/>
          <w:color w:val="FF0000"/>
          <w:szCs w:val="20"/>
        </w:rPr>
        <w:t xml:space="preserve"> CSI processing unit, CPU occupation rule and timeline for L1 beam reporting are reused for L1 UE-to-UE CLI measurement and reporting as starting point.</w:t>
      </w:r>
    </w:p>
    <w:p w14:paraId="6777D242" w14:textId="77777777" w:rsidR="00DC6912" w:rsidRPr="00DC6912" w:rsidRDefault="00DC6912" w:rsidP="00311060">
      <w:pPr>
        <w:numPr>
          <w:ilvl w:val="0"/>
          <w:numId w:val="158"/>
        </w:numPr>
        <w:tabs>
          <w:tab w:val="left" w:pos="0"/>
        </w:tabs>
        <w:suppressAutoHyphens/>
        <w:snapToGrid w:val="0"/>
        <w:ind w:left="1440"/>
        <w:rPr>
          <w:rFonts w:ascii="Times New Roman" w:eastAsia="SimSun" w:hAnsi="Times New Roman"/>
          <w:szCs w:val="20"/>
        </w:rPr>
      </w:pPr>
      <w:r w:rsidRPr="00DC6912">
        <w:rPr>
          <w:rFonts w:ascii="Times New Roman" w:eastAsia="SimSun" w:hAnsi="Times New Roman"/>
          <w:szCs w:val="20"/>
        </w:rPr>
        <w:t>CLI measurement accuracy requirement [RAN4]</w:t>
      </w:r>
    </w:p>
    <w:p w14:paraId="7ACA1F6A" w14:textId="77777777" w:rsidR="00DC6912" w:rsidRPr="00DC6912" w:rsidRDefault="00DC6912" w:rsidP="00DC6912">
      <w:pPr>
        <w:ind w:left="720"/>
        <w:rPr>
          <w:rFonts w:ascii="Times New Roman" w:eastAsia="Malgun Gothic" w:hAnsi="Times New Roman"/>
          <w:szCs w:val="20"/>
          <w:lang w:eastAsia="ko-KR"/>
        </w:rPr>
      </w:pPr>
      <w:r w:rsidRPr="00DC6912">
        <w:rPr>
          <w:rFonts w:ascii="Times New Roman" w:eastAsia="Malgun Gothic" w:hAnsi="Times New Roman"/>
          <w:szCs w:val="20"/>
          <w:lang w:eastAsia="ko-KR"/>
        </w:rPr>
        <w:t>Alt3 will not be considered in the downselection (i.e. only Alt 1 and Alt 2 will be considered)</w:t>
      </w:r>
    </w:p>
    <w:p w14:paraId="372425DC" w14:textId="77777777" w:rsidR="00DC6912" w:rsidRPr="00DC6912" w:rsidRDefault="00DC6912" w:rsidP="00DC6912">
      <w:pPr>
        <w:rPr>
          <w:rFonts w:ascii="Times New Roman" w:hAnsi="Times New Roman"/>
          <w:szCs w:val="20"/>
        </w:rPr>
      </w:pPr>
    </w:p>
    <w:p w14:paraId="4F14548A" w14:textId="77777777" w:rsidR="00DC6912" w:rsidRPr="00DC6912" w:rsidRDefault="00DC6912" w:rsidP="00DC6912">
      <w:pPr>
        <w:rPr>
          <w:rFonts w:ascii="Times New Roman" w:hAnsi="Times New Roman"/>
          <w:szCs w:val="20"/>
        </w:rPr>
      </w:pPr>
    </w:p>
    <w:p w14:paraId="45E559FF" w14:textId="5F7898CA" w:rsidR="00DC6912" w:rsidRPr="00C537F6" w:rsidRDefault="006F79AF" w:rsidP="00DC6912">
      <w:pPr>
        <w:rPr>
          <w:rFonts w:ascii="Times New Roman" w:hAnsi="Times New Roman"/>
          <w:b/>
          <w:bCs/>
          <w:szCs w:val="20"/>
        </w:rPr>
      </w:pPr>
      <w:hyperlink r:id="rId1376" w:history="1">
        <w:r>
          <w:rPr>
            <w:rStyle w:val="Hyperlink"/>
            <w:rFonts w:ascii="Times New Roman" w:hAnsi="Times New Roman"/>
            <w:b/>
            <w:bCs/>
            <w:szCs w:val="20"/>
          </w:rPr>
          <w:t>R1-2405470</w:t>
        </w:r>
      </w:hyperlink>
      <w:r w:rsidR="00DC6912" w:rsidRPr="00C537F6">
        <w:rPr>
          <w:rFonts w:ascii="Times New Roman" w:hAnsi="Times New Roman"/>
          <w:b/>
          <w:bCs/>
          <w:szCs w:val="20"/>
        </w:rPr>
        <w:tab/>
        <w:t>Summary #3 of CLI handling</w:t>
      </w:r>
      <w:r w:rsidR="00DC6912" w:rsidRPr="00C537F6">
        <w:rPr>
          <w:rFonts w:ascii="Times New Roman" w:hAnsi="Times New Roman"/>
          <w:b/>
          <w:bCs/>
          <w:szCs w:val="20"/>
        </w:rPr>
        <w:tab/>
        <w:t>Moderator (Huawei)</w:t>
      </w:r>
    </w:p>
    <w:p w14:paraId="69BD49A7" w14:textId="00EAD78D" w:rsidR="00C537F6" w:rsidRDefault="008C4006" w:rsidP="00DC6912">
      <w:pPr>
        <w:rPr>
          <w:rFonts w:ascii="Times New Roman" w:hAnsi="Times New Roman"/>
          <w:szCs w:val="20"/>
        </w:rPr>
      </w:pPr>
      <w:r>
        <w:rPr>
          <w:rFonts w:ascii="Times New Roman" w:hAnsi="Times New Roman"/>
          <w:szCs w:val="20"/>
        </w:rPr>
        <w:t xml:space="preserve">Presented in </w:t>
      </w:r>
      <w:r w:rsidR="00C537F6">
        <w:rPr>
          <w:rFonts w:ascii="Times New Roman" w:hAnsi="Times New Roman"/>
          <w:szCs w:val="20"/>
        </w:rPr>
        <w:t>Wednesday session</w:t>
      </w:r>
      <w:r>
        <w:rPr>
          <w:rFonts w:ascii="Times New Roman" w:hAnsi="Times New Roman"/>
          <w:szCs w:val="20"/>
        </w:rPr>
        <w:t>.</w:t>
      </w:r>
    </w:p>
    <w:p w14:paraId="3733BA54" w14:textId="77777777" w:rsidR="008C4006" w:rsidRDefault="008C4006" w:rsidP="00DC6912">
      <w:pPr>
        <w:rPr>
          <w:rFonts w:ascii="Times New Roman" w:hAnsi="Times New Roman"/>
          <w:szCs w:val="20"/>
        </w:rPr>
      </w:pPr>
    </w:p>
    <w:p w14:paraId="07D02FC5" w14:textId="29E0894B" w:rsidR="008C4006" w:rsidRPr="008C4006" w:rsidRDefault="006F79AF" w:rsidP="00DC6912">
      <w:pPr>
        <w:rPr>
          <w:rFonts w:ascii="Times New Roman" w:hAnsi="Times New Roman"/>
          <w:b/>
          <w:bCs/>
          <w:szCs w:val="20"/>
        </w:rPr>
      </w:pPr>
      <w:hyperlink r:id="rId1377" w:history="1">
        <w:r>
          <w:rPr>
            <w:rStyle w:val="Hyperlink"/>
            <w:rFonts w:ascii="Times New Roman" w:hAnsi="Times New Roman"/>
            <w:b/>
            <w:bCs/>
            <w:szCs w:val="20"/>
          </w:rPr>
          <w:t>R1-2405641</w:t>
        </w:r>
      </w:hyperlink>
      <w:r w:rsidR="008C4006" w:rsidRPr="008C4006">
        <w:rPr>
          <w:rFonts w:ascii="Times New Roman" w:hAnsi="Times New Roman"/>
          <w:b/>
          <w:bCs/>
          <w:szCs w:val="20"/>
        </w:rPr>
        <w:tab/>
        <w:t>Summary #4 of CLI handling</w:t>
      </w:r>
      <w:r w:rsidR="008C4006" w:rsidRPr="008C4006">
        <w:rPr>
          <w:rFonts w:ascii="Times New Roman" w:hAnsi="Times New Roman"/>
          <w:b/>
          <w:bCs/>
          <w:szCs w:val="20"/>
        </w:rPr>
        <w:tab/>
        <w:t>Moderator (Huawei)</w:t>
      </w:r>
    </w:p>
    <w:p w14:paraId="55EB828B" w14:textId="4FDAEF2F" w:rsidR="008C4006" w:rsidRDefault="008C4006" w:rsidP="00DC6912">
      <w:pPr>
        <w:rPr>
          <w:rFonts w:ascii="Times New Roman" w:hAnsi="Times New Roman"/>
          <w:szCs w:val="20"/>
        </w:rPr>
      </w:pPr>
      <w:r>
        <w:rPr>
          <w:rFonts w:ascii="Times New Roman" w:hAnsi="Times New Roman"/>
          <w:szCs w:val="20"/>
        </w:rPr>
        <w:t>From Thursday session</w:t>
      </w:r>
    </w:p>
    <w:p w14:paraId="60638F0A" w14:textId="77777777" w:rsidR="008C4006" w:rsidRPr="00DC6912" w:rsidRDefault="008C4006" w:rsidP="008C4006">
      <w:pPr>
        <w:rPr>
          <w:rFonts w:ascii="Times New Roman" w:hAnsi="Times New Roman"/>
          <w:szCs w:val="20"/>
          <w:lang w:eastAsia="ko-KR"/>
        </w:rPr>
      </w:pPr>
      <w:r w:rsidRPr="00DC6912">
        <w:rPr>
          <w:rFonts w:ascii="Times New Roman" w:hAnsi="Times New Roman"/>
          <w:szCs w:val="20"/>
          <w:highlight w:val="green"/>
          <w:lang w:eastAsia="ko-KR"/>
        </w:rPr>
        <w:t>Agreement</w:t>
      </w:r>
    </w:p>
    <w:p w14:paraId="5F13C442" w14:textId="77777777" w:rsidR="008C4006" w:rsidRPr="008C4006" w:rsidRDefault="008C4006" w:rsidP="008C4006">
      <w:pPr>
        <w:adjustRightInd w:val="0"/>
      </w:pPr>
      <w:r w:rsidRPr="008C4006">
        <w:rPr>
          <w:szCs w:val="20"/>
        </w:rPr>
        <w:t>For enhancements for CLI handling, the following are recommended from RAN1's perspective:</w:t>
      </w:r>
    </w:p>
    <w:p w14:paraId="145D023A" w14:textId="77777777" w:rsidR="008C4006" w:rsidRPr="008C4006" w:rsidRDefault="008C4006" w:rsidP="00311060">
      <w:pPr>
        <w:widowControl w:val="0"/>
        <w:numPr>
          <w:ilvl w:val="0"/>
          <w:numId w:val="242"/>
        </w:numPr>
        <w:tabs>
          <w:tab w:val="left" w:pos="0"/>
        </w:tabs>
        <w:suppressAutoHyphens/>
        <w:adjustRightInd w:val="0"/>
        <w:snapToGrid w:val="0"/>
        <w:jc w:val="both"/>
        <w:rPr>
          <w:rFonts w:ascii="Times New Roman" w:hAnsi="Times New Roman"/>
          <w:szCs w:val="20"/>
          <w:lang w:eastAsia="x-none"/>
        </w:rPr>
      </w:pPr>
      <w:r w:rsidRPr="008C4006">
        <w:rPr>
          <w:rFonts w:ascii="Times New Roman" w:hAnsi="Times New Roman"/>
          <w:szCs w:val="20"/>
          <w:lang w:eastAsia="x-none"/>
        </w:rPr>
        <w:t>Information exchange of semi-static cell-specific SBFD time and frequency location configuration [RAN3]</w:t>
      </w:r>
    </w:p>
    <w:p w14:paraId="4F2B3446" w14:textId="77777777" w:rsidR="008C4006" w:rsidRPr="008C4006" w:rsidRDefault="008C4006" w:rsidP="00311060">
      <w:pPr>
        <w:widowControl w:val="0"/>
        <w:numPr>
          <w:ilvl w:val="0"/>
          <w:numId w:val="242"/>
        </w:numPr>
        <w:tabs>
          <w:tab w:val="left" w:pos="0"/>
        </w:tabs>
        <w:suppressAutoHyphens/>
        <w:adjustRightInd w:val="0"/>
        <w:snapToGrid w:val="0"/>
        <w:jc w:val="both"/>
        <w:rPr>
          <w:rFonts w:ascii="Times New Roman" w:hAnsi="Times New Roman"/>
          <w:szCs w:val="20"/>
          <w:lang w:eastAsia="x-none"/>
        </w:rPr>
      </w:pPr>
      <w:r w:rsidRPr="008C4006">
        <w:rPr>
          <w:rFonts w:ascii="Times New Roman" w:hAnsi="Times New Roman"/>
          <w:szCs w:val="20"/>
          <w:lang w:eastAsia="x-none"/>
        </w:rPr>
        <w:t>Information exchange of measurement resource configuration, i.e., SSB and/or periodic NZP CSI-RS [RAN3]</w:t>
      </w:r>
    </w:p>
    <w:p w14:paraId="47814D07" w14:textId="77777777" w:rsidR="008C4006" w:rsidRPr="008C4006" w:rsidRDefault="008C4006" w:rsidP="00311060">
      <w:pPr>
        <w:widowControl w:val="0"/>
        <w:numPr>
          <w:ilvl w:val="0"/>
          <w:numId w:val="242"/>
        </w:numPr>
        <w:tabs>
          <w:tab w:val="left" w:pos="0"/>
        </w:tabs>
        <w:suppressAutoHyphens/>
        <w:adjustRightInd w:val="0"/>
        <w:snapToGrid w:val="0"/>
        <w:jc w:val="both"/>
        <w:rPr>
          <w:rFonts w:ascii="Times New Roman" w:hAnsi="Times New Roman"/>
          <w:szCs w:val="20"/>
          <w:lang w:eastAsia="x-none"/>
        </w:rPr>
      </w:pPr>
      <w:r w:rsidRPr="008C4006">
        <w:rPr>
          <w:rFonts w:ascii="Times New Roman" w:hAnsi="Times New Roman"/>
          <w:szCs w:val="16"/>
          <w:lang w:eastAsia="x-none"/>
        </w:rPr>
        <w:t>Information exchange of strongest DL beam information [RAN3]</w:t>
      </w:r>
    </w:p>
    <w:p w14:paraId="4674D917" w14:textId="77777777" w:rsidR="008C4006" w:rsidRPr="006A3010" w:rsidRDefault="008C4006" w:rsidP="00311060">
      <w:pPr>
        <w:widowControl w:val="0"/>
        <w:numPr>
          <w:ilvl w:val="0"/>
          <w:numId w:val="242"/>
        </w:numPr>
        <w:tabs>
          <w:tab w:val="left" w:pos="0"/>
        </w:tabs>
        <w:suppressAutoHyphens/>
        <w:adjustRightInd w:val="0"/>
        <w:snapToGrid w:val="0"/>
        <w:jc w:val="both"/>
        <w:rPr>
          <w:rFonts w:ascii="Times New Roman" w:hAnsi="Times New Roman"/>
          <w:szCs w:val="20"/>
          <w:lang w:eastAsia="x-none"/>
        </w:rPr>
      </w:pPr>
      <w:r w:rsidRPr="006A3010">
        <w:rPr>
          <w:rFonts w:ascii="Times New Roman" w:hAnsi="Times New Roman"/>
          <w:szCs w:val="20"/>
          <w:lang w:eastAsia="x-none"/>
        </w:rPr>
        <w:t>Information exchange of CLI-mitigation request [RAN3]</w:t>
      </w:r>
    </w:p>
    <w:p w14:paraId="0BB90F24" w14:textId="77777777" w:rsidR="008C4006" w:rsidRPr="006A3010" w:rsidRDefault="008C4006" w:rsidP="00311060">
      <w:pPr>
        <w:numPr>
          <w:ilvl w:val="1"/>
          <w:numId w:val="242"/>
        </w:numPr>
        <w:tabs>
          <w:tab w:val="left" w:pos="0"/>
        </w:tabs>
        <w:suppressAutoHyphens/>
        <w:snapToGrid w:val="0"/>
        <w:rPr>
          <w:rFonts w:ascii="Times New Roman" w:eastAsia="SimSun" w:hAnsi="Times New Roman"/>
          <w:szCs w:val="20"/>
        </w:rPr>
      </w:pPr>
      <w:r w:rsidRPr="006A3010">
        <w:rPr>
          <w:rFonts w:ascii="Times New Roman" w:eastAsia="SimSun" w:hAnsi="Times New Roman"/>
          <w:szCs w:val="20"/>
        </w:rPr>
        <w:t xml:space="preserve">Note: No normative behavior is implied for the gNB receiving the </w:t>
      </w:r>
      <w:r w:rsidRPr="006A3010">
        <w:rPr>
          <w:rFonts w:ascii="Times New Roman" w:hAnsi="Times New Roman"/>
          <w:bCs/>
          <w:szCs w:val="20"/>
          <w:lang w:eastAsia="ko-KR"/>
        </w:rPr>
        <w:t>CLI-mitigation request</w:t>
      </w:r>
      <w:r w:rsidRPr="006A3010">
        <w:rPr>
          <w:rFonts w:ascii="Times New Roman" w:eastAsia="SimSun" w:hAnsi="Times New Roman"/>
          <w:szCs w:val="20"/>
        </w:rPr>
        <w:t>. No need to further send a stop message for CLI mitigation. Detailed signaling can be discussed in RAN3.</w:t>
      </w:r>
    </w:p>
    <w:p w14:paraId="55868C01" w14:textId="77777777" w:rsidR="008C4006" w:rsidRPr="006A3010" w:rsidRDefault="008C4006" w:rsidP="00311060">
      <w:pPr>
        <w:widowControl w:val="0"/>
        <w:numPr>
          <w:ilvl w:val="0"/>
          <w:numId w:val="242"/>
        </w:numPr>
        <w:tabs>
          <w:tab w:val="left" w:pos="0"/>
        </w:tabs>
        <w:suppressAutoHyphens/>
        <w:adjustRightInd w:val="0"/>
        <w:snapToGrid w:val="0"/>
        <w:jc w:val="both"/>
        <w:rPr>
          <w:rFonts w:ascii="Times New Roman" w:hAnsi="Times New Roman"/>
          <w:szCs w:val="20"/>
          <w:lang w:eastAsia="x-none"/>
        </w:rPr>
      </w:pPr>
      <w:r w:rsidRPr="006A3010">
        <w:rPr>
          <w:rFonts w:ascii="Times New Roman" w:hAnsi="Times New Roman"/>
          <w:szCs w:val="20"/>
          <w:lang w:eastAsia="x-none"/>
        </w:rPr>
        <w:t>UL resource muting for PUSCH, including [RAN1, RAN2, RAN4]</w:t>
      </w:r>
    </w:p>
    <w:p w14:paraId="25B5D77C" w14:textId="77777777" w:rsidR="008C4006" w:rsidRPr="006A3010" w:rsidRDefault="008C4006" w:rsidP="00311060">
      <w:pPr>
        <w:widowControl w:val="0"/>
        <w:numPr>
          <w:ilvl w:val="1"/>
          <w:numId w:val="242"/>
        </w:numPr>
        <w:tabs>
          <w:tab w:val="left" w:pos="0"/>
        </w:tabs>
        <w:suppressAutoHyphens/>
        <w:adjustRightInd w:val="0"/>
        <w:snapToGrid w:val="0"/>
        <w:jc w:val="both"/>
        <w:rPr>
          <w:rFonts w:ascii="Times New Roman" w:hAnsi="Times New Roman"/>
          <w:szCs w:val="20"/>
          <w:lang w:eastAsia="x-none"/>
        </w:rPr>
      </w:pPr>
      <w:r w:rsidRPr="006A3010">
        <w:rPr>
          <w:rFonts w:ascii="Times New Roman" w:hAnsi="Times New Roman"/>
          <w:szCs w:val="20"/>
          <w:lang w:eastAsia="x-none"/>
        </w:rPr>
        <w:t>Indication/Determination of UL resource muting for PUSCH based on semi-static configuration, assuming comb-</w:t>
      </w:r>
      <w:r w:rsidRPr="006A3010">
        <w:rPr>
          <w:rFonts w:ascii="Times New Roman" w:hAnsi="Times New Roman"/>
          <w:szCs w:val="20"/>
          <w:lang w:eastAsia="x-none"/>
        </w:rPr>
        <w:lastRenderedPageBreak/>
        <w:t>2 for both DFT-S-OFDM and CP-OFDM in each allocated PRB and up to 2 symbols in time domain</w:t>
      </w:r>
    </w:p>
    <w:p w14:paraId="4C1870B6" w14:textId="77777777" w:rsidR="008C4006" w:rsidRPr="006A3010" w:rsidRDefault="008C4006" w:rsidP="00311060">
      <w:pPr>
        <w:widowControl w:val="0"/>
        <w:numPr>
          <w:ilvl w:val="2"/>
          <w:numId w:val="242"/>
        </w:numPr>
        <w:tabs>
          <w:tab w:val="left" w:pos="0"/>
        </w:tabs>
        <w:suppressAutoHyphens/>
        <w:adjustRightInd w:val="0"/>
        <w:snapToGrid w:val="0"/>
        <w:jc w:val="both"/>
        <w:rPr>
          <w:rFonts w:ascii="Times New Roman" w:hAnsi="Times New Roman"/>
          <w:szCs w:val="20"/>
          <w:lang w:eastAsia="x-none"/>
        </w:rPr>
      </w:pPr>
      <w:r w:rsidRPr="006A3010">
        <w:rPr>
          <w:rFonts w:ascii="Times New Roman" w:hAnsi="Times New Roman"/>
          <w:szCs w:val="20"/>
          <w:lang w:eastAsia="x-none"/>
        </w:rPr>
        <w:t>Note: No new DCI field / MAC CE is introduced</w:t>
      </w:r>
    </w:p>
    <w:p w14:paraId="60A8C697" w14:textId="77777777" w:rsidR="008C4006" w:rsidRPr="006A3010" w:rsidRDefault="008C4006" w:rsidP="00311060">
      <w:pPr>
        <w:widowControl w:val="0"/>
        <w:numPr>
          <w:ilvl w:val="1"/>
          <w:numId w:val="242"/>
        </w:numPr>
        <w:tabs>
          <w:tab w:val="left" w:pos="0"/>
        </w:tabs>
        <w:suppressAutoHyphens/>
        <w:adjustRightInd w:val="0"/>
        <w:snapToGrid w:val="0"/>
        <w:jc w:val="both"/>
        <w:rPr>
          <w:rFonts w:ascii="Times New Roman" w:hAnsi="Times New Roman"/>
          <w:szCs w:val="20"/>
          <w:lang w:eastAsia="x-none"/>
        </w:rPr>
      </w:pPr>
      <w:r w:rsidRPr="006A3010">
        <w:rPr>
          <w:rFonts w:ascii="Times New Roman" w:hAnsi="Times New Roman"/>
          <w:szCs w:val="20"/>
          <w:lang w:eastAsia="x-none"/>
        </w:rPr>
        <w:t>PUSCH resource mapping, i.e., rate-matching around the muted REs</w:t>
      </w:r>
    </w:p>
    <w:p w14:paraId="45D76BD7" w14:textId="77777777" w:rsidR="008C4006" w:rsidRPr="006A3010" w:rsidRDefault="008C4006" w:rsidP="00311060">
      <w:pPr>
        <w:widowControl w:val="0"/>
        <w:numPr>
          <w:ilvl w:val="1"/>
          <w:numId w:val="242"/>
        </w:numPr>
        <w:tabs>
          <w:tab w:val="left" w:pos="0"/>
        </w:tabs>
        <w:suppressAutoHyphens/>
        <w:adjustRightInd w:val="0"/>
        <w:snapToGrid w:val="0"/>
        <w:jc w:val="both"/>
        <w:rPr>
          <w:rFonts w:ascii="Times New Roman" w:hAnsi="Times New Roman"/>
          <w:szCs w:val="20"/>
          <w:lang w:eastAsia="x-none"/>
        </w:rPr>
      </w:pPr>
      <w:r w:rsidRPr="006A3010">
        <w:rPr>
          <w:rFonts w:ascii="Times New Roman" w:hAnsi="Times New Roman"/>
          <w:szCs w:val="20"/>
          <w:lang w:eastAsia="x-none"/>
        </w:rPr>
        <w:t>UCI resource determination in symbols with muted REs</w:t>
      </w:r>
    </w:p>
    <w:p w14:paraId="745100E7" w14:textId="77777777" w:rsidR="008C4006" w:rsidRPr="006A3010" w:rsidRDefault="008C4006" w:rsidP="00311060">
      <w:pPr>
        <w:widowControl w:val="0"/>
        <w:numPr>
          <w:ilvl w:val="2"/>
          <w:numId w:val="242"/>
        </w:numPr>
        <w:tabs>
          <w:tab w:val="left" w:pos="0"/>
        </w:tabs>
        <w:suppressAutoHyphens/>
        <w:adjustRightInd w:val="0"/>
        <w:snapToGrid w:val="0"/>
        <w:jc w:val="both"/>
        <w:rPr>
          <w:rFonts w:ascii="Times New Roman" w:hAnsi="Times New Roman"/>
          <w:szCs w:val="20"/>
          <w:lang w:eastAsia="x-none"/>
        </w:rPr>
      </w:pPr>
      <w:r w:rsidRPr="006A3010">
        <w:rPr>
          <w:rFonts w:ascii="Times New Roman" w:hAnsi="Times New Roman"/>
          <w:szCs w:val="20"/>
          <w:lang w:eastAsia="x-none"/>
        </w:rPr>
        <w:t>Note: No impact on data and control multiplexing as defined in section 6.2.7, TS 38.212.</w:t>
      </w:r>
    </w:p>
    <w:p w14:paraId="629C8A0A" w14:textId="77777777" w:rsidR="008C4006" w:rsidRPr="006A3010" w:rsidRDefault="008C4006" w:rsidP="00311060">
      <w:pPr>
        <w:widowControl w:val="0"/>
        <w:numPr>
          <w:ilvl w:val="1"/>
          <w:numId w:val="242"/>
        </w:numPr>
        <w:tabs>
          <w:tab w:val="left" w:pos="0"/>
        </w:tabs>
        <w:suppressAutoHyphens/>
        <w:adjustRightInd w:val="0"/>
        <w:snapToGrid w:val="0"/>
        <w:jc w:val="both"/>
        <w:rPr>
          <w:rFonts w:ascii="Times New Roman" w:hAnsi="Times New Roman"/>
          <w:szCs w:val="20"/>
          <w:lang w:eastAsia="x-none"/>
        </w:rPr>
      </w:pPr>
      <w:r w:rsidRPr="006A3010">
        <w:rPr>
          <w:rFonts w:ascii="Times New Roman" w:hAnsi="Times New Roman"/>
          <w:szCs w:val="20"/>
          <w:lang w:eastAsia="x-none"/>
        </w:rPr>
        <w:t>Note: UL resource muting does not apply for Msg A PUSCH and Msg 3 PUSCH.</w:t>
      </w:r>
    </w:p>
    <w:p w14:paraId="2A687FAB" w14:textId="77777777" w:rsidR="008C4006" w:rsidRPr="006A3010" w:rsidRDefault="008C4006" w:rsidP="00311060">
      <w:pPr>
        <w:widowControl w:val="0"/>
        <w:numPr>
          <w:ilvl w:val="1"/>
          <w:numId w:val="242"/>
        </w:numPr>
        <w:tabs>
          <w:tab w:val="left" w:pos="0"/>
        </w:tabs>
        <w:suppressAutoHyphens/>
        <w:adjustRightInd w:val="0"/>
        <w:snapToGrid w:val="0"/>
        <w:jc w:val="both"/>
        <w:rPr>
          <w:rFonts w:ascii="Times New Roman" w:hAnsi="Times New Roman"/>
          <w:szCs w:val="20"/>
          <w:lang w:eastAsia="x-none"/>
        </w:rPr>
      </w:pPr>
      <w:r w:rsidRPr="006A3010">
        <w:rPr>
          <w:rFonts w:ascii="Times New Roman" w:hAnsi="Times New Roman"/>
          <w:szCs w:val="20"/>
          <w:lang w:eastAsia="x-none"/>
        </w:rPr>
        <w:t>Note: UL resource muting applies only for UEs in RRC_CONNECTED mode.</w:t>
      </w:r>
    </w:p>
    <w:p w14:paraId="05F69B64" w14:textId="77777777" w:rsidR="008C4006" w:rsidRPr="006A3010" w:rsidRDefault="008C4006" w:rsidP="00311060">
      <w:pPr>
        <w:widowControl w:val="0"/>
        <w:numPr>
          <w:ilvl w:val="1"/>
          <w:numId w:val="242"/>
        </w:numPr>
        <w:tabs>
          <w:tab w:val="left" w:pos="0"/>
        </w:tabs>
        <w:adjustRightInd w:val="0"/>
        <w:snapToGrid w:val="0"/>
        <w:jc w:val="both"/>
        <w:rPr>
          <w:rFonts w:ascii="Times New Roman" w:hAnsi="Times New Roman"/>
          <w:szCs w:val="20"/>
          <w:lang w:eastAsia="x-none"/>
        </w:rPr>
      </w:pPr>
      <w:r w:rsidRPr="006A3010">
        <w:rPr>
          <w:rFonts w:ascii="Times New Roman" w:hAnsi="Times New Roman"/>
          <w:szCs w:val="20"/>
          <w:lang w:eastAsia="x-none"/>
        </w:rPr>
        <w:t>Note: UE assumes that the UL resource muting pattern does not overlap UL DMRS or PT-RS in the same symbol.</w:t>
      </w:r>
    </w:p>
    <w:p w14:paraId="60B3FDC1" w14:textId="77777777" w:rsidR="008C4006" w:rsidRPr="006A3010" w:rsidRDefault="008C4006" w:rsidP="00311060">
      <w:pPr>
        <w:widowControl w:val="0"/>
        <w:numPr>
          <w:ilvl w:val="1"/>
          <w:numId w:val="242"/>
        </w:numPr>
        <w:tabs>
          <w:tab w:val="left" w:pos="0"/>
        </w:tabs>
        <w:adjustRightInd w:val="0"/>
        <w:snapToGrid w:val="0"/>
        <w:jc w:val="both"/>
        <w:rPr>
          <w:rFonts w:ascii="Times New Roman" w:hAnsi="Times New Roman"/>
          <w:szCs w:val="20"/>
          <w:lang w:eastAsia="x-none"/>
        </w:rPr>
      </w:pPr>
      <w:r w:rsidRPr="006A3010">
        <w:rPr>
          <w:rFonts w:ascii="Times New Roman" w:hAnsi="Times New Roman"/>
          <w:szCs w:val="20"/>
          <w:lang w:eastAsia="x-none"/>
        </w:rPr>
        <w:t>Note: Power boosting is assumed for REs in the symbol with UL resource muting. PUSCH transmit power does not change across symbols.</w:t>
      </w:r>
    </w:p>
    <w:p w14:paraId="741AB851" w14:textId="77777777" w:rsidR="008C4006" w:rsidRPr="006A3010" w:rsidRDefault="008C4006" w:rsidP="00311060">
      <w:pPr>
        <w:widowControl w:val="0"/>
        <w:numPr>
          <w:ilvl w:val="1"/>
          <w:numId w:val="242"/>
        </w:numPr>
        <w:tabs>
          <w:tab w:val="left" w:pos="0"/>
        </w:tabs>
        <w:adjustRightInd w:val="0"/>
        <w:snapToGrid w:val="0"/>
        <w:jc w:val="both"/>
        <w:rPr>
          <w:rFonts w:ascii="Times New Roman" w:hAnsi="Times New Roman"/>
          <w:szCs w:val="20"/>
          <w:lang w:eastAsia="x-none"/>
        </w:rPr>
      </w:pPr>
      <w:r w:rsidRPr="006A3010">
        <w:rPr>
          <w:rFonts w:ascii="Times New Roman" w:hAnsi="Times New Roman"/>
          <w:szCs w:val="20"/>
          <w:lang w:eastAsia="x-none"/>
        </w:rPr>
        <w:t>Note: No changes on TBS determination for PUSCH.</w:t>
      </w:r>
    </w:p>
    <w:p w14:paraId="401DE826" w14:textId="77777777" w:rsidR="008C4006" w:rsidRPr="006A3010" w:rsidRDefault="008C4006" w:rsidP="00311060">
      <w:pPr>
        <w:widowControl w:val="0"/>
        <w:numPr>
          <w:ilvl w:val="1"/>
          <w:numId w:val="242"/>
        </w:numPr>
        <w:tabs>
          <w:tab w:val="left" w:pos="0"/>
        </w:tabs>
        <w:adjustRightInd w:val="0"/>
        <w:snapToGrid w:val="0"/>
        <w:jc w:val="both"/>
        <w:rPr>
          <w:rFonts w:ascii="Times New Roman" w:hAnsi="Times New Roman"/>
          <w:szCs w:val="20"/>
          <w:lang w:eastAsia="x-none"/>
        </w:rPr>
      </w:pPr>
      <w:r w:rsidRPr="006A3010">
        <w:rPr>
          <w:rFonts w:ascii="Times New Roman" w:hAnsi="Times New Roman"/>
          <w:szCs w:val="20"/>
          <w:lang w:eastAsia="x-none"/>
        </w:rPr>
        <w:t>Note: Check impact on transmit signal quality/MPR requirement, if any, with RAN4</w:t>
      </w:r>
    </w:p>
    <w:p w14:paraId="565FC2DC" w14:textId="77777777" w:rsidR="008C4006" w:rsidRPr="006A3010" w:rsidRDefault="008C4006" w:rsidP="00311060">
      <w:pPr>
        <w:widowControl w:val="0"/>
        <w:numPr>
          <w:ilvl w:val="1"/>
          <w:numId w:val="242"/>
        </w:numPr>
        <w:tabs>
          <w:tab w:val="left" w:pos="0"/>
        </w:tabs>
        <w:adjustRightInd w:val="0"/>
        <w:snapToGrid w:val="0"/>
        <w:jc w:val="both"/>
        <w:rPr>
          <w:rFonts w:ascii="Times New Roman" w:hAnsi="Times New Roman"/>
          <w:szCs w:val="20"/>
          <w:lang w:eastAsia="x-none"/>
        </w:rPr>
      </w:pPr>
      <w:r w:rsidRPr="006A3010">
        <w:rPr>
          <w:rFonts w:ascii="Times New Roman" w:hAnsi="Times New Roman"/>
          <w:szCs w:val="20"/>
          <w:lang w:eastAsia="ko-KR"/>
        </w:rPr>
        <w:t>Note: This feature is subject to UE capability</w:t>
      </w:r>
    </w:p>
    <w:p w14:paraId="32C34F95" w14:textId="77777777" w:rsidR="008C4006" w:rsidRPr="006A3010" w:rsidRDefault="008C4006" w:rsidP="00311060">
      <w:pPr>
        <w:widowControl w:val="0"/>
        <w:numPr>
          <w:ilvl w:val="0"/>
          <w:numId w:val="242"/>
        </w:numPr>
        <w:tabs>
          <w:tab w:val="left" w:pos="0"/>
        </w:tabs>
        <w:suppressAutoHyphens/>
        <w:adjustRightInd w:val="0"/>
        <w:snapToGrid w:val="0"/>
        <w:jc w:val="both"/>
        <w:rPr>
          <w:rFonts w:ascii="Times New Roman" w:hAnsi="Times New Roman"/>
          <w:szCs w:val="20"/>
          <w:lang w:eastAsia="x-none"/>
        </w:rPr>
      </w:pPr>
      <w:r w:rsidRPr="006A3010">
        <w:rPr>
          <w:rFonts w:ascii="Times New Roman" w:hAnsi="Times New Roman"/>
          <w:szCs w:val="20"/>
          <w:lang w:eastAsia="x-none"/>
        </w:rPr>
        <w:t xml:space="preserve">L1 based UE-to-UE CLI measurement and reporting based on existing CSI framework, including [RAN1, RAN2, RAN4] </w:t>
      </w:r>
    </w:p>
    <w:p w14:paraId="09D0E2EB" w14:textId="77777777" w:rsidR="008C4006" w:rsidRPr="006A3010" w:rsidRDefault="008C4006" w:rsidP="00311060">
      <w:pPr>
        <w:widowControl w:val="0"/>
        <w:numPr>
          <w:ilvl w:val="1"/>
          <w:numId w:val="242"/>
        </w:numPr>
        <w:tabs>
          <w:tab w:val="left" w:pos="0"/>
        </w:tabs>
        <w:suppressAutoHyphens/>
        <w:adjustRightInd w:val="0"/>
        <w:snapToGrid w:val="0"/>
        <w:jc w:val="both"/>
        <w:rPr>
          <w:rFonts w:ascii="Times New Roman" w:eastAsia="SimSun" w:hAnsi="Times New Roman"/>
          <w:szCs w:val="20"/>
          <w:lang w:eastAsia="x-none"/>
        </w:rPr>
      </w:pPr>
      <w:r w:rsidRPr="006A3010">
        <w:rPr>
          <w:rFonts w:ascii="Times New Roman" w:eastAsia="SimSun" w:hAnsi="Times New Roman"/>
          <w:szCs w:val="20"/>
          <w:lang w:eastAsia="x-none"/>
        </w:rPr>
        <w:t>Measurement resources</w:t>
      </w:r>
    </w:p>
    <w:p w14:paraId="2D9E1868" w14:textId="77777777" w:rsidR="008C4006" w:rsidRPr="006A3010" w:rsidRDefault="008C4006" w:rsidP="00311060">
      <w:pPr>
        <w:numPr>
          <w:ilvl w:val="2"/>
          <w:numId w:val="242"/>
        </w:numPr>
        <w:tabs>
          <w:tab w:val="left" w:pos="0"/>
        </w:tabs>
        <w:suppressAutoHyphens/>
        <w:adjustRightInd w:val="0"/>
        <w:snapToGrid w:val="0"/>
        <w:rPr>
          <w:rFonts w:ascii="Times New Roman" w:eastAsia="SimSun" w:hAnsi="Times New Roman"/>
          <w:szCs w:val="20"/>
        </w:rPr>
      </w:pPr>
      <w:r w:rsidRPr="006A3010">
        <w:rPr>
          <w:rFonts w:ascii="Times New Roman" w:eastAsia="SimSun" w:hAnsi="Times New Roman"/>
          <w:szCs w:val="20"/>
        </w:rPr>
        <w:t xml:space="preserve">Periodic, semi-persistent, or aperiodic measurement resource (set), i.e., SRS-RSRP resource or CLI-RSSI resource  </w:t>
      </w:r>
    </w:p>
    <w:p w14:paraId="251B08C0" w14:textId="77777777" w:rsidR="008C4006" w:rsidRPr="006A3010" w:rsidRDefault="008C4006" w:rsidP="00311060">
      <w:pPr>
        <w:numPr>
          <w:ilvl w:val="3"/>
          <w:numId w:val="242"/>
        </w:numPr>
        <w:tabs>
          <w:tab w:val="left" w:pos="0"/>
        </w:tabs>
        <w:suppressAutoHyphens/>
        <w:adjustRightInd w:val="0"/>
        <w:snapToGrid w:val="0"/>
        <w:rPr>
          <w:rFonts w:ascii="Times New Roman" w:eastAsia="SimSun" w:hAnsi="Times New Roman"/>
          <w:szCs w:val="20"/>
        </w:rPr>
      </w:pPr>
      <w:r w:rsidRPr="006A3010">
        <w:rPr>
          <w:rFonts w:ascii="Times New Roman" w:eastAsia="SimSun" w:hAnsi="Times New Roman"/>
          <w:szCs w:val="20"/>
        </w:rPr>
        <w:t xml:space="preserve">Note: The measurement resources for SRS-RSRP are based on the existing legacy RS patterns. No specification impact for </w:t>
      </w:r>
      <w:r w:rsidRPr="006A3010">
        <w:rPr>
          <w:rFonts w:ascii="Times New Roman" w:eastAsia="Times New Roman" w:hAnsi="Times New Roman"/>
        </w:rPr>
        <w:t>SRS configuration information exchange between gNBs.</w:t>
      </w:r>
    </w:p>
    <w:p w14:paraId="192B85B8" w14:textId="77777777" w:rsidR="008C4006" w:rsidRPr="006A3010" w:rsidRDefault="008C4006" w:rsidP="00311060">
      <w:pPr>
        <w:widowControl w:val="0"/>
        <w:numPr>
          <w:ilvl w:val="2"/>
          <w:numId w:val="242"/>
        </w:numPr>
        <w:tabs>
          <w:tab w:val="left" w:pos="0"/>
        </w:tabs>
        <w:suppressAutoHyphens/>
        <w:adjustRightInd w:val="0"/>
        <w:snapToGrid w:val="0"/>
        <w:jc w:val="both"/>
        <w:rPr>
          <w:rFonts w:ascii="Times New Roman" w:eastAsia="SimSun" w:hAnsi="Times New Roman"/>
          <w:szCs w:val="20"/>
          <w:lang w:eastAsia="x-none"/>
        </w:rPr>
      </w:pPr>
      <w:r w:rsidRPr="006A3010">
        <w:rPr>
          <w:rFonts w:ascii="Times New Roman" w:eastAsia="SimSun" w:hAnsi="Times New Roman"/>
          <w:szCs w:val="20"/>
          <w:lang w:eastAsia="x-none"/>
        </w:rPr>
        <w:t>Configuration/Determination of ‘typeD’ QCL assumptions for the CLI measurement resource</w:t>
      </w:r>
    </w:p>
    <w:p w14:paraId="35B5A0C3" w14:textId="77777777" w:rsidR="008C4006" w:rsidRPr="006A3010" w:rsidRDefault="008C4006" w:rsidP="00311060">
      <w:pPr>
        <w:widowControl w:val="0"/>
        <w:numPr>
          <w:ilvl w:val="1"/>
          <w:numId w:val="242"/>
        </w:numPr>
        <w:tabs>
          <w:tab w:val="left" w:pos="0"/>
        </w:tabs>
        <w:suppressAutoHyphens/>
        <w:adjustRightInd w:val="0"/>
        <w:snapToGrid w:val="0"/>
        <w:jc w:val="both"/>
        <w:rPr>
          <w:rFonts w:ascii="Times New Roman" w:eastAsia="SimSun" w:hAnsi="Times New Roman"/>
          <w:szCs w:val="20"/>
          <w:lang w:eastAsia="x-none"/>
        </w:rPr>
      </w:pPr>
      <w:r w:rsidRPr="006A3010">
        <w:rPr>
          <w:rFonts w:ascii="Times New Roman" w:hAnsi="Times New Roman"/>
          <w:szCs w:val="20"/>
          <w:lang w:eastAsia="x-none"/>
        </w:rPr>
        <w:t>Measurement</w:t>
      </w:r>
      <w:r w:rsidRPr="006A3010">
        <w:rPr>
          <w:rFonts w:ascii="Times New Roman" w:eastAsia="SimSun" w:hAnsi="Times New Roman"/>
          <w:szCs w:val="20"/>
          <w:lang w:eastAsia="x-none"/>
        </w:rPr>
        <w:t xml:space="preserve"> reporting</w:t>
      </w:r>
    </w:p>
    <w:p w14:paraId="13E5262B" w14:textId="77777777" w:rsidR="008C4006" w:rsidRPr="006A3010" w:rsidRDefault="008C4006" w:rsidP="00311060">
      <w:pPr>
        <w:numPr>
          <w:ilvl w:val="2"/>
          <w:numId w:val="242"/>
        </w:numPr>
        <w:tabs>
          <w:tab w:val="left" w:pos="0"/>
        </w:tabs>
        <w:suppressAutoHyphens/>
        <w:adjustRightInd w:val="0"/>
        <w:snapToGrid w:val="0"/>
        <w:rPr>
          <w:rFonts w:ascii="Times New Roman" w:eastAsia="SimSun" w:hAnsi="Times New Roman"/>
          <w:szCs w:val="20"/>
        </w:rPr>
      </w:pPr>
      <w:r w:rsidRPr="006A3010">
        <w:rPr>
          <w:rFonts w:ascii="Times New Roman" w:eastAsia="SimSun" w:hAnsi="Times New Roman"/>
          <w:szCs w:val="20"/>
        </w:rPr>
        <w:t>At least aperiodic reporting</w:t>
      </w:r>
    </w:p>
    <w:p w14:paraId="58F6047B" w14:textId="77777777" w:rsidR="008C4006" w:rsidRPr="006A3010" w:rsidRDefault="008C4006" w:rsidP="00311060">
      <w:pPr>
        <w:numPr>
          <w:ilvl w:val="3"/>
          <w:numId w:val="242"/>
        </w:numPr>
        <w:tabs>
          <w:tab w:val="left" w:pos="0"/>
        </w:tabs>
        <w:suppressAutoHyphens/>
        <w:adjustRightInd w:val="0"/>
        <w:snapToGrid w:val="0"/>
        <w:rPr>
          <w:rFonts w:ascii="Times New Roman" w:eastAsia="SimSun" w:hAnsi="Times New Roman"/>
          <w:szCs w:val="20"/>
        </w:rPr>
      </w:pPr>
      <w:r w:rsidRPr="006A3010">
        <w:rPr>
          <w:rFonts w:ascii="Times New Roman" w:eastAsia="SimSun" w:hAnsi="Times New Roman"/>
          <w:szCs w:val="20"/>
        </w:rPr>
        <w:t>Note: Periodic and semi-persistent reporting can be considered</w:t>
      </w:r>
    </w:p>
    <w:p w14:paraId="7116B9BF" w14:textId="77777777" w:rsidR="008C4006" w:rsidRPr="006A3010" w:rsidRDefault="008C4006" w:rsidP="00311060">
      <w:pPr>
        <w:numPr>
          <w:ilvl w:val="2"/>
          <w:numId w:val="242"/>
        </w:numPr>
        <w:tabs>
          <w:tab w:val="left" w:pos="0"/>
        </w:tabs>
        <w:suppressAutoHyphens/>
        <w:adjustRightInd w:val="0"/>
        <w:snapToGrid w:val="0"/>
        <w:rPr>
          <w:rFonts w:ascii="Times New Roman" w:eastAsia="SimSun" w:hAnsi="Times New Roman"/>
          <w:szCs w:val="20"/>
        </w:rPr>
      </w:pPr>
      <w:r w:rsidRPr="006A3010">
        <w:rPr>
          <w:rFonts w:ascii="Times New Roman" w:eastAsia="SimSun" w:hAnsi="Times New Roman"/>
          <w:szCs w:val="20"/>
        </w:rPr>
        <w:t>New report quantities: e.g. L1-SRS-RSRP, L1-CLI-RSSI and/or measurement resource indices</w:t>
      </w:r>
    </w:p>
    <w:p w14:paraId="0FE0D724" w14:textId="77777777" w:rsidR="008C4006" w:rsidRPr="006A3010" w:rsidRDefault="008C4006" w:rsidP="00311060">
      <w:pPr>
        <w:widowControl w:val="0"/>
        <w:numPr>
          <w:ilvl w:val="3"/>
          <w:numId w:val="242"/>
        </w:numPr>
        <w:tabs>
          <w:tab w:val="left" w:pos="0"/>
        </w:tabs>
        <w:suppressAutoHyphens/>
        <w:adjustRightInd w:val="0"/>
        <w:snapToGrid w:val="0"/>
        <w:jc w:val="both"/>
        <w:rPr>
          <w:rFonts w:ascii="Times New Roman" w:eastAsia="SimSun" w:hAnsi="Times New Roman"/>
          <w:szCs w:val="20"/>
          <w:lang w:eastAsia="x-none"/>
        </w:rPr>
      </w:pPr>
      <w:r w:rsidRPr="006A3010">
        <w:rPr>
          <w:rFonts w:ascii="Times New Roman" w:eastAsia="SimSun" w:hAnsi="Times New Roman"/>
          <w:szCs w:val="20"/>
          <w:lang w:eastAsia="x-none"/>
        </w:rPr>
        <w:t xml:space="preserve">Note: At least wideband reporting is supported </w:t>
      </w:r>
    </w:p>
    <w:p w14:paraId="3FAA3235" w14:textId="77777777" w:rsidR="008C4006" w:rsidRPr="006A3010" w:rsidRDefault="008C4006" w:rsidP="00311060">
      <w:pPr>
        <w:numPr>
          <w:ilvl w:val="2"/>
          <w:numId w:val="242"/>
        </w:numPr>
        <w:tabs>
          <w:tab w:val="left" w:pos="0"/>
        </w:tabs>
        <w:suppressAutoHyphens/>
        <w:adjustRightInd w:val="0"/>
        <w:snapToGrid w:val="0"/>
        <w:rPr>
          <w:rFonts w:ascii="Times New Roman" w:eastAsia="SimSun" w:hAnsi="Times New Roman"/>
          <w:szCs w:val="20"/>
        </w:rPr>
      </w:pPr>
      <w:r w:rsidRPr="006A3010">
        <w:rPr>
          <w:rFonts w:ascii="Times New Roman" w:eastAsia="SimSun" w:hAnsi="Times New Roman"/>
          <w:szCs w:val="20"/>
        </w:rPr>
        <w:t xml:space="preserve">UCI bits generation </w:t>
      </w:r>
    </w:p>
    <w:p w14:paraId="7F54E295" w14:textId="77777777" w:rsidR="008C4006" w:rsidRPr="006A3010" w:rsidRDefault="008C4006" w:rsidP="00311060">
      <w:pPr>
        <w:numPr>
          <w:ilvl w:val="2"/>
          <w:numId w:val="242"/>
        </w:numPr>
        <w:tabs>
          <w:tab w:val="left" w:pos="0"/>
        </w:tabs>
        <w:suppressAutoHyphens/>
        <w:adjustRightInd w:val="0"/>
        <w:snapToGrid w:val="0"/>
        <w:rPr>
          <w:rFonts w:ascii="Times New Roman" w:eastAsia="SimSun" w:hAnsi="Times New Roman"/>
          <w:szCs w:val="20"/>
        </w:rPr>
      </w:pPr>
      <w:r w:rsidRPr="006A3010">
        <w:rPr>
          <w:rFonts w:ascii="Times New Roman" w:eastAsia="SimSun" w:hAnsi="Times New Roman"/>
          <w:szCs w:val="20"/>
        </w:rPr>
        <w:t>Priority rules for multiple CSI reporting</w:t>
      </w:r>
    </w:p>
    <w:p w14:paraId="76856B55" w14:textId="77777777" w:rsidR="008C4006" w:rsidRPr="006A3010" w:rsidRDefault="008C4006" w:rsidP="00311060">
      <w:pPr>
        <w:numPr>
          <w:ilvl w:val="2"/>
          <w:numId w:val="242"/>
        </w:numPr>
        <w:tabs>
          <w:tab w:val="left" w:pos="0"/>
        </w:tabs>
        <w:suppressAutoHyphens/>
        <w:adjustRightInd w:val="0"/>
        <w:snapToGrid w:val="0"/>
        <w:rPr>
          <w:rFonts w:ascii="Times New Roman" w:eastAsia="SimSun" w:hAnsi="Times New Roman"/>
          <w:szCs w:val="20"/>
        </w:rPr>
      </w:pPr>
      <w:r w:rsidRPr="006A3010">
        <w:rPr>
          <w:rFonts w:ascii="Times New Roman" w:eastAsia="SimSun" w:hAnsi="Times New Roman"/>
          <w:szCs w:val="20"/>
        </w:rPr>
        <w:t>Note: The existing CSI processing unit, CPU occupation rule and timeline for L1 beam reporting are reused for L1 UE-to-UE CLI measurement and reporting as starting point.</w:t>
      </w:r>
    </w:p>
    <w:p w14:paraId="777389CC" w14:textId="77777777" w:rsidR="008C4006" w:rsidRPr="006A3010" w:rsidRDefault="008C4006" w:rsidP="00311060">
      <w:pPr>
        <w:widowControl w:val="0"/>
        <w:numPr>
          <w:ilvl w:val="1"/>
          <w:numId w:val="242"/>
        </w:numPr>
        <w:tabs>
          <w:tab w:val="left" w:pos="0"/>
        </w:tabs>
        <w:suppressAutoHyphens/>
        <w:adjustRightInd w:val="0"/>
        <w:snapToGrid w:val="0"/>
        <w:jc w:val="both"/>
        <w:rPr>
          <w:rFonts w:ascii="Times New Roman" w:eastAsia="SimSun" w:hAnsi="Times New Roman"/>
          <w:szCs w:val="20"/>
          <w:lang w:eastAsia="x-none"/>
        </w:rPr>
      </w:pPr>
      <w:r w:rsidRPr="006A3010">
        <w:rPr>
          <w:rFonts w:ascii="Times New Roman" w:eastAsia="SimSun" w:hAnsi="Times New Roman"/>
          <w:szCs w:val="20"/>
          <w:lang w:eastAsia="x-none"/>
        </w:rPr>
        <w:t xml:space="preserve">CLI </w:t>
      </w:r>
      <w:r w:rsidRPr="006A3010">
        <w:rPr>
          <w:rFonts w:ascii="Times New Roman" w:hAnsi="Times New Roman"/>
          <w:szCs w:val="20"/>
          <w:lang w:eastAsia="x-none"/>
        </w:rPr>
        <w:t>measurement</w:t>
      </w:r>
      <w:r w:rsidRPr="006A3010">
        <w:rPr>
          <w:rFonts w:ascii="Times New Roman" w:eastAsia="SimSun" w:hAnsi="Times New Roman"/>
          <w:szCs w:val="20"/>
          <w:lang w:eastAsia="x-none"/>
        </w:rPr>
        <w:t xml:space="preserve"> accuracy requirement [RAN4]</w:t>
      </w:r>
    </w:p>
    <w:p w14:paraId="267A42EF" w14:textId="77777777" w:rsidR="008C4006" w:rsidRPr="008C4006" w:rsidRDefault="008C4006" w:rsidP="00311060">
      <w:pPr>
        <w:widowControl w:val="0"/>
        <w:numPr>
          <w:ilvl w:val="0"/>
          <w:numId w:val="242"/>
        </w:numPr>
        <w:tabs>
          <w:tab w:val="left" w:pos="0"/>
        </w:tabs>
        <w:suppressAutoHyphens/>
        <w:adjustRightInd w:val="0"/>
        <w:snapToGrid w:val="0"/>
        <w:jc w:val="both"/>
        <w:rPr>
          <w:rFonts w:ascii="Times New Roman" w:eastAsia="SimSun" w:hAnsi="Times New Roman"/>
          <w:szCs w:val="16"/>
          <w:lang w:eastAsia="x-none"/>
        </w:rPr>
      </w:pPr>
      <w:r w:rsidRPr="008C4006">
        <w:rPr>
          <w:rFonts w:ascii="Times New Roman" w:eastAsia="Times New Roman" w:hAnsi="Times New Roman"/>
          <w:szCs w:val="20"/>
          <w:lang w:eastAsia="x-none"/>
        </w:rPr>
        <w:t>Note: The above information exchanges are subject to RAN3’s assessment of feasibility and specification impact.</w:t>
      </w:r>
    </w:p>
    <w:p w14:paraId="6B70A508" w14:textId="77777777" w:rsidR="00C537F6" w:rsidRDefault="00C537F6" w:rsidP="00DC6912">
      <w:pPr>
        <w:rPr>
          <w:rFonts w:ascii="Times New Roman" w:hAnsi="Times New Roman"/>
          <w:szCs w:val="20"/>
        </w:rPr>
      </w:pPr>
    </w:p>
    <w:p w14:paraId="4D9C20A7" w14:textId="77777777" w:rsidR="006A3010" w:rsidRDefault="006A3010" w:rsidP="00DC6912">
      <w:pPr>
        <w:rPr>
          <w:rFonts w:ascii="Times New Roman" w:hAnsi="Times New Roman"/>
          <w:szCs w:val="20"/>
        </w:rPr>
      </w:pPr>
    </w:p>
    <w:p w14:paraId="2A12D001" w14:textId="47B8973E" w:rsidR="006A3010" w:rsidRPr="006A3010" w:rsidRDefault="006F79AF" w:rsidP="00DC6912">
      <w:pPr>
        <w:rPr>
          <w:rFonts w:ascii="Times New Roman" w:hAnsi="Times New Roman"/>
          <w:b/>
          <w:bCs/>
          <w:szCs w:val="20"/>
        </w:rPr>
      </w:pPr>
      <w:hyperlink r:id="rId1378" w:history="1">
        <w:r>
          <w:rPr>
            <w:rStyle w:val="Hyperlink"/>
            <w:rFonts w:ascii="Times New Roman" w:hAnsi="Times New Roman"/>
            <w:b/>
            <w:bCs/>
            <w:szCs w:val="20"/>
          </w:rPr>
          <w:t>R1-2405641</w:t>
        </w:r>
      </w:hyperlink>
      <w:r w:rsidR="006A3010" w:rsidRPr="006A3010">
        <w:rPr>
          <w:rFonts w:ascii="Times New Roman" w:hAnsi="Times New Roman"/>
          <w:b/>
          <w:bCs/>
          <w:szCs w:val="20"/>
        </w:rPr>
        <w:tab/>
        <w:t>Summary #4 of CLI handling</w:t>
      </w:r>
      <w:r w:rsidR="006A3010" w:rsidRPr="006A3010">
        <w:rPr>
          <w:rFonts w:ascii="Times New Roman" w:hAnsi="Times New Roman"/>
          <w:b/>
          <w:bCs/>
          <w:szCs w:val="20"/>
        </w:rPr>
        <w:tab/>
        <w:t>Moderator (Huawei)</w:t>
      </w:r>
    </w:p>
    <w:p w14:paraId="6B646F5F" w14:textId="77777777" w:rsidR="00D7097B" w:rsidRPr="00D7097B" w:rsidRDefault="00D7097B" w:rsidP="00B619BB">
      <w:pPr>
        <w:pStyle w:val="Heading2"/>
      </w:pPr>
      <w:bookmarkStart w:id="393" w:name="_Toc166306543"/>
      <w:bookmarkStart w:id="394" w:name="_Toc173405037"/>
      <w:r w:rsidRPr="00D7097B">
        <w:t>Study on solutions for Ambient IoT (Internet of Things) in NR</w:t>
      </w:r>
      <w:bookmarkEnd w:id="393"/>
      <w:bookmarkEnd w:id="394"/>
    </w:p>
    <w:p w14:paraId="07117079" w14:textId="77777777" w:rsidR="00D7097B" w:rsidRPr="00D7097B" w:rsidRDefault="00D7097B" w:rsidP="00D7097B">
      <w:pPr>
        <w:rPr>
          <w:i/>
          <w:iCs/>
        </w:rPr>
      </w:pPr>
      <w:r w:rsidRPr="00D7097B">
        <w:rPr>
          <w:i/>
          <w:iCs/>
        </w:rPr>
        <w:t xml:space="preserve">Please refer to </w:t>
      </w:r>
      <w:hyperlink r:id="rId1379" w:history="1">
        <w:r w:rsidRPr="00D7097B">
          <w:rPr>
            <w:i/>
            <w:iCs/>
            <w:color w:val="0000FF"/>
            <w:u w:val="single"/>
          </w:rPr>
          <w:t>RP-240826</w:t>
        </w:r>
      </w:hyperlink>
      <w:r w:rsidRPr="00D7097B">
        <w:rPr>
          <w:i/>
          <w:iCs/>
        </w:rPr>
        <w:t xml:space="preserve"> for detailed scope of the SI. For additional clarification on the work scope, please refer to section 8 of </w:t>
      </w:r>
      <w:hyperlink r:id="rId1380" w:history="1">
        <w:r w:rsidRPr="00D7097B">
          <w:rPr>
            <w:i/>
            <w:iCs/>
            <w:color w:val="0000FF"/>
            <w:u w:val="single"/>
          </w:rPr>
          <w:t>RP-240854</w:t>
        </w:r>
      </w:hyperlink>
      <w:r w:rsidRPr="00D7097B">
        <w:rPr>
          <w:i/>
          <w:iCs/>
        </w:rPr>
        <w:t>.</w:t>
      </w:r>
    </w:p>
    <w:p w14:paraId="4314873B" w14:textId="77777777" w:rsidR="00D7097B" w:rsidRPr="00B0298A" w:rsidRDefault="00D7097B" w:rsidP="00D7097B"/>
    <w:p w14:paraId="4AD57B53" w14:textId="17CF7F46" w:rsidR="00B0298A" w:rsidRPr="00E671AB" w:rsidRDefault="006F79AF" w:rsidP="00B0298A">
      <w:pPr>
        <w:rPr>
          <w:b/>
          <w:iCs/>
          <w:lang w:eastAsia="x-none"/>
        </w:rPr>
      </w:pPr>
      <w:hyperlink r:id="rId1381" w:history="1">
        <w:r>
          <w:rPr>
            <w:rStyle w:val="Hyperlink"/>
            <w:b/>
            <w:iCs/>
            <w:lang w:eastAsia="x-none"/>
          </w:rPr>
          <w:t>R1-2405696</w:t>
        </w:r>
      </w:hyperlink>
      <w:r w:rsidR="00B0298A" w:rsidRPr="00E671AB">
        <w:rPr>
          <w:b/>
          <w:iCs/>
          <w:lang w:eastAsia="x-none"/>
        </w:rPr>
        <w:tab/>
        <w:t>Session notes for 9.4 (Study on solutions for Ambient IoT in NR)</w:t>
      </w:r>
      <w:r w:rsidR="00B0298A" w:rsidRPr="00E671AB">
        <w:rPr>
          <w:b/>
          <w:iCs/>
          <w:lang w:eastAsia="x-none"/>
        </w:rPr>
        <w:tab/>
        <w:t>Ad-Hoc Chair (Huawei)</w:t>
      </w:r>
    </w:p>
    <w:p w14:paraId="7AE903A1" w14:textId="7C159457" w:rsidR="00B0298A" w:rsidRPr="00D96FAE" w:rsidRDefault="00B0298A" w:rsidP="00B0298A">
      <w:pPr>
        <w:rPr>
          <w:lang w:eastAsia="x-none"/>
        </w:rPr>
      </w:pPr>
      <w:r w:rsidRPr="00F05EFE">
        <w:rPr>
          <w:b/>
          <w:bCs/>
        </w:rPr>
        <w:t>Friday decision:</w:t>
      </w:r>
      <w:r>
        <w:t xml:space="preserve"> The </w:t>
      </w:r>
      <w:r>
        <w:rPr>
          <w:lang w:val="en-US" w:eastAsia="x-none"/>
        </w:rPr>
        <w:t>s</w:t>
      </w:r>
      <w:r w:rsidRPr="00663F3A">
        <w:rPr>
          <w:lang w:val="en-US" w:eastAsia="x-none"/>
        </w:rPr>
        <w:t>ession notes</w:t>
      </w:r>
      <w:r>
        <w:rPr>
          <w:lang w:val="en-US" w:eastAsia="x-none"/>
        </w:rPr>
        <w:t xml:space="preserve"> are </w:t>
      </w:r>
      <w:r>
        <w:rPr>
          <w:highlight w:val="green"/>
          <w:lang w:eastAsia="x-none"/>
        </w:rPr>
        <w:t>e</w:t>
      </w:r>
      <w:r w:rsidRPr="00D96FAE">
        <w:rPr>
          <w:highlight w:val="green"/>
          <w:lang w:eastAsia="x-none"/>
        </w:rPr>
        <w:t xml:space="preserve">ndorsed </w:t>
      </w:r>
      <w:r w:rsidRPr="00D96FAE">
        <w:rPr>
          <w:lang w:eastAsia="x-none"/>
        </w:rPr>
        <w:t>and contents reflected below.</w:t>
      </w:r>
    </w:p>
    <w:p w14:paraId="227B2376" w14:textId="77777777" w:rsidR="00B0298A" w:rsidRDefault="00B0298A" w:rsidP="00D7097B">
      <w:pPr>
        <w:rPr>
          <w:lang w:eastAsia="x-none"/>
        </w:rPr>
      </w:pPr>
    </w:p>
    <w:p w14:paraId="64E79106" w14:textId="2394E753" w:rsidR="00235324" w:rsidRPr="00235324" w:rsidRDefault="00D7097B" w:rsidP="00D7097B">
      <w:pPr>
        <w:rPr>
          <w:lang w:eastAsia="x-none"/>
        </w:rPr>
      </w:pPr>
      <w:r w:rsidRPr="00235324">
        <w:rPr>
          <w:lang w:eastAsia="x-none"/>
        </w:rPr>
        <w:t xml:space="preserve">[117-R19-A_IoT] </w:t>
      </w:r>
      <w:r w:rsidR="00235324" w:rsidRPr="00235324">
        <w:rPr>
          <w:lang w:eastAsia="x-none"/>
        </w:rPr>
        <w:t>– Xiaodong (CMCC)</w:t>
      </w:r>
    </w:p>
    <w:p w14:paraId="0594C1E5" w14:textId="0D35D2E0" w:rsidR="00D7097B" w:rsidRPr="00235324" w:rsidRDefault="00D7097B" w:rsidP="00D7097B">
      <w:pPr>
        <w:rPr>
          <w:lang w:eastAsia="x-none"/>
        </w:rPr>
      </w:pPr>
      <w:r w:rsidRPr="00235324">
        <w:rPr>
          <w:lang w:eastAsia="x-none"/>
        </w:rPr>
        <w:t>Email discussion on Rel-19 Ambient IoT</w:t>
      </w:r>
    </w:p>
    <w:p w14:paraId="36DF3167" w14:textId="77777777" w:rsidR="00D7097B" w:rsidRPr="000F7084" w:rsidRDefault="00D7097B" w:rsidP="00D7097B">
      <w:pPr>
        <w:numPr>
          <w:ilvl w:val="0"/>
          <w:numId w:val="68"/>
        </w:numPr>
        <w:rPr>
          <w:lang w:val="en-US" w:eastAsia="x-none"/>
        </w:rPr>
      </w:pPr>
      <w:r w:rsidRPr="00235324">
        <w:rPr>
          <w:lang w:eastAsia="x-none"/>
        </w:rPr>
        <w:t>To be used for sharing updates on online/offline schedule, details on what is to be discussed in online/offline sessions, tdoc number of the moderator summary for online session, etc</w:t>
      </w:r>
    </w:p>
    <w:p w14:paraId="41B4F2AA" w14:textId="77777777" w:rsidR="000F7084" w:rsidRDefault="000F7084" w:rsidP="000F7084">
      <w:pPr>
        <w:rPr>
          <w:lang w:eastAsia="x-none"/>
        </w:rPr>
      </w:pPr>
    </w:p>
    <w:p w14:paraId="64BC0124" w14:textId="599829CD" w:rsidR="000F7084" w:rsidRDefault="000F7084" w:rsidP="000F7084">
      <w:pPr>
        <w:rPr>
          <w:lang w:eastAsia="x-none"/>
        </w:rPr>
      </w:pPr>
      <w:r>
        <w:rPr>
          <w:lang w:eastAsia="x-none"/>
        </w:rPr>
        <w:t>From Friday session</w:t>
      </w:r>
    </w:p>
    <w:p w14:paraId="25CF072A" w14:textId="3E044DD2" w:rsidR="000F7084" w:rsidRPr="0041076F" w:rsidRDefault="000F7084" w:rsidP="000F7084">
      <w:pPr>
        <w:rPr>
          <w:iCs/>
        </w:rPr>
      </w:pPr>
      <w:r w:rsidRPr="00B5605B">
        <w:rPr>
          <w:iCs/>
          <w:highlight w:val="cyan"/>
        </w:rPr>
        <w:t>[Post-117-AIoT-01] – Xiaodong (</w:t>
      </w:r>
      <w:r w:rsidR="003970E7">
        <w:rPr>
          <w:iCs/>
          <w:highlight w:val="cyan"/>
        </w:rPr>
        <w:t>CMCC</w:t>
      </w:r>
      <w:r w:rsidRPr="00B5605B">
        <w:rPr>
          <w:iCs/>
          <w:highlight w:val="cyan"/>
        </w:rPr>
        <w:t>)</w:t>
      </w:r>
    </w:p>
    <w:p w14:paraId="12528CF5" w14:textId="4887D115" w:rsidR="000F7084" w:rsidRPr="000C07EE" w:rsidRDefault="000F7084" w:rsidP="000F7084">
      <w:pPr>
        <w:rPr>
          <w:iCs/>
          <w:lang w:val="en-US" w:eastAsia="x-none"/>
        </w:rPr>
      </w:pPr>
      <w:r w:rsidRPr="000C07EE">
        <w:rPr>
          <w:iCs/>
          <w:lang w:val="en-US" w:eastAsia="x-none"/>
        </w:rPr>
        <w:t>Email discussion on remaining Ambient IoT evaluation assumptions from May 29 until June 5</w:t>
      </w:r>
      <w:r>
        <w:rPr>
          <w:iCs/>
          <w:lang w:val="en-US" w:eastAsia="x-none"/>
        </w:rPr>
        <w:t xml:space="preserve"> (weekend is a quiet period)</w:t>
      </w:r>
    </w:p>
    <w:p w14:paraId="03F65D69" w14:textId="78E43707" w:rsidR="000F7084" w:rsidRPr="000F7084" w:rsidRDefault="000F7084" w:rsidP="00311060">
      <w:pPr>
        <w:pStyle w:val="ListParagraph"/>
        <w:numPr>
          <w:ilvl w:val="0"/>
          <w:numId w:val="266"/>
        </w:numPr>
        <w:rPr>
          <w:lang w:val="en-US"/>
        </w:rPr>
      </w:pPr>
      <w:r w:rsidRPr="000F7084">
        <w:rPr>
          <w:lang w:val="en-US"/>
        </w:rPr>
        <w:t xml:space="preserve">Approval of note 1 of the </w:t>
      </w:r>
      <w:r w:rsidRPr="000F7084">
        <w:rPr>
          <w:rFonts w:eastAsia="DengXian" w:hint="eastAsia"/>
          <w:lang w:val="en-US" w:eastAsia="zh-CN"/>
        </w:rPr>
        <w:t>link budget</w:t>
      </w:r>
      <w:r w:rsidRPr="000F7084">
        <w:rPr>
          <w:lang w:val="en-US" w:eastAsia="zh-CN"/>
        </w:rPr>
        <w:t xml:space="preserve"> table</w:t>
      </w:r>
      <w:r w:rsidRPr="000F7084">
        <w:rPr>
          <w:lang w:val="en-US"/>
        </w:rPr>
        <w:t xml:space="preserve"> (highlighted in yellow) in section 9.4.1.1 of </w:t>
      </w:r>
      <w:hyperlink r:id="rId1382" w:history="1">
        <w:r w:rsidR="006F79AF">
          <w:rPr>
            <w:rStyle w:val="Hyperlink"/>
            <w:lang w:val="en-US"/>
          </w:rPr>
          <w:t>R1-2405696</w:t>
        </w:r>
      </w:hyperlink>
      <w:r w:rsidRPr="000F7084">
        <w:rPr>
          <w:lang w:val="en-US"/>
        </w:rPr>
        <w:t>.</w:t>
      </w:r>
    </w:p>
    <w:p w14:paraId="1D6A46C9" w14:textId="14EE7D8A" w:rsidR="000F7084" w:rsidRPr="000F7084" w:rsidRDefault="000F7084" w:rsidP="00311060">
      <w:pPr>
        <w:pStyle w:val="ListParagraph"/>
        <w:numPr>
          <w:ilvl w:val="0"/>
          <w:numId w:val="266"/>
        </w:numPr>
        <w:rPr>
          <w:lang w:val="en-US"/>
        </w:rPr>
      </w:pPr>
      <w:r w:rsidRPr="000F7084">
        <w:rPr>
          <w:lang w:val="en-US"/>
        </w:rPr>
        <w:t xml:space="preserve">Approval of the link level simulation table (highlighted in yellow) in section 9.4.1.1 of </w:t>
      </w:r>
      <w:hyperlink r:id="rId1383" w:history="1">
        <w:r w:rsidR="006F79AF">
          <w:rPr>
            <w:rStyle w:val="Hyperlink"/>
            <w:lang w:val="en-US"/>
          </w:rPr>
          <w:t>R1-2405696</w:t>
        </w:r>
      </w:hyperlink>
      <w:r w:rsidRPr="000F7084">
        <w:rPr>
          <w:lang w:val="en-US"/>
        </w:rPr>
        <w:t>.</w:t>
      </w:r>
    </w:p>
    <w:p w14:paraId="112A44FF" w14:textId="77777777" w:rsidR="000F7084" w:rsidRPr="00B5605B" w:rsidRDefault="000F7084" w:rsidP="000F7084">
      <w:pPr>
        <w:rPr>
          <w:i/>
          <w:iCs/>
        </w:rPr>
      </w:pPr>
    </w:p>
    <w:p w14:paraId="1DA5920D" w14:textId="54603769" w:rsidR="000F7084" w:rsidRPr="0041076F" w:rsidRDefault="000F7084" w:rsidP="000F7084">
      <w:pPr>
        <w:rPr>
          <w:iCs/>
        </w:rPr>
      </w:pPr>
      <w:r w:rsidRPr="00B5605B">
        <w:rPr>
          <w:iCs/>
          <w:highlight w:val="cyan"/>
        </w:rPr>
        <w:t>[Post-117-AIoT-0</w:t>
      </w:r>
      <w:r>
        <w:rPr>
          <w:iCs/>
          <w:highlight w:val="cyan"/>
        </w:rPr>
        <w:t>2</w:t>
      </w:r>
      <w:r w:rsidRPr="00B5605B">
        <w:rPr>
          <w:iCs/>
          <w:highlight w:val="cyan"/>
        </w:rPr>
        <w:t>] – Xiaodong (</w:t>
      </w:r>
      <w:r w:rsidR="003970E7">
        <w:rPr>
          <w:iCs/>
          <w:highlight w:val="cyan"/>
        </w:rPr>
        <w:t>CMCC</w:t>
      </w:r>
      <w:r w:rsidRPr="00B5605B">
        <w:rPr>
          <w:iCs/>
          <w:highlight w:val="cyan"/>
        </w:rPr>
        <w:t>)</w:t>
      </w:r>
    </w:p>
    <w:p w14:paraId="73E0C507" w14:textId="77777777" w:rsidR="000F7084" w:rsidRPr="0041076F" w:rsidRDefault="000F7084" w:rsidP="000F7084">
      <w:pPr>
        <w:rPr>
          <w:iCs/>
        </w:rPr>
      </w:pPr>
      <w:r w:rsidRPr="0041076F">
        <w:rPr>
          <w:iCs/>
        </w:rPr>
        <w:t>Email discussion on link budget analysis, link-level simulation for A-IoT from August 7th until 14th</w:t>
      </w:r>
    </w:p>
    <w:p w14:paraId="10F38240" w14:textId="6D7B3C71" w:rsidR="000F7084" w:rsidRPr="000F7084" w:rsidRDefault="000F7084" w:rsidP="00311060">
      <w:pPr>
        <w:pStyle w:val="ListParagraph"/>
        <w:numPr>
          <w:ilvl w:val="0"/>
          <w:numId w:val="267"/>
        </w:numPr>
      </w:pPr>
      <w:r w:rsidRPr="000F7084">
        <w:t>Companies are encouraged to provide link budget analysis and link-level simulation results by August 7th</w:t>
      </w:r>
    </w:p>
    <w:p w14:paraId="68D88985" w14:textId="692774FA" w:rsidR="000F7084" w:rsidRPr="000F7084" w:rsidRDefault="000F7084" w:rsidP="00311060">
      <w:pPr>
        <w:pStyle w:val="ListParagraph"/>
        <w:numPr>
          <w:ilvl w:val="0"/>
          <w:numId w:val="267"/>
        </w:numPr>
      </w:pPr>
      <w:r w:rsidRPr="000F7084">
        <w:lastRenderedPageBreak/>
        <w:t>Xiaodong to collect results, provide potential consolidated tables, proposals for observations by August 14th</w:t>
      </w:r>
    </w:p>
    <w:p w14:paraId="56209CF7" w14:textId="77777777" w:rsidR="000F7084" w:rsidRPr="0041076F" w:rsidRDefault="000F7084" w:rsidP="000F7084">
      <w:pPr>
        <w:rPr>
          <w:iCs/>
        </w:rPr>
      </w:pPr>
      <w:r w:rsidRPr="0041076F">
        <w:rPr>
          <w:iCs/>
        </w:rPr>
        <w:t>Decision: The discussions are to be carried over to RAN1#118.</w:t>
      </w:r>
    </w:p>
    <w:p w14:paraId="1239182E" w14:textId="77777777" w:rsidR="00D7097B" w:rsidRPr="00D7097B" w:rsidRDefault="00D7097B" w:rsidP="00235324">
      <w:pPr>
        <w:pStyle w:val="Heading3"/>
        <w:rPr>
          <w:lang w:val="en-US"/>
        </w:rPr>
      </w:pPr>
      <w:bookmarkStart w:id="395" w:name="_Toc166306544"/>
      <w:bookmarkStart w:id="396" w:name="_Toc173405038"/>
      <w:r w:rsidRPr="00D7097B">
        <w:rPr>
          <w:lang w:val="en-US"/>
        </w:rPr>
        <w:t>Evaluation on Ambient IoT in NR</w:t>
      </w:r>
      <w:bookmarkEnd w:id="395"/>
      <w:bookmarkEnd w:id="396"/>
    </w:p>
    <w:p w14:paraId="33614686" w14:textId="77777777" w:rsidR="00D7097B" w:rsidRPr="00D7097B" w:rsidRDefault="00D7097B" w:rsidP="00235324">
      <w:pPr>
        <w:pStyle w:val="Heading4"/>
      </w:pPr>
      <w:bookmarkStart w:id="397" w:name="_Toc166306545"/>
      <w:bookmarkStart w:id="398" w:name="_Toc173405039"/>
      <w:r w:rsidRPr="00D7097B">
        <w:t>Evaluation assumptions and results</w:t>
      </w:r>
      <w:bookmarkEnd w:id="397"/>
      <w:bookmarkEnd w:id="398"/>
    </w:p>
    <w:p w14:paraId="35DB43CB" w14:textId="77777777" w:rsidR="00D7097B" w:rsidRPr="00D7097B" w:rsidRDefault="00D7097B" w:rsidP="00D7097B">
      <w:pPr>
        <w:rPr>
          <w:i/>
          <w:lang w:eastAsia="x-none"/>
        </w:rPr>
      </w:pPr>
      <w:r w:rsidRPr="00D7097B">
        <w:rPr>
          <w:i/>
          <w:lang w:eastAsia="x-none"/>
        </w:rPr>
        <w:t>Including assumptions on coverage and coexistence evaluations, link budget calculations, and remaining design targets of TR 38.848</w:t>
      </w:r>
    </w:p>
    <w:p w14:paraId="37C496AB" w14:textId="77777777" w:rsidR="00D7097B" w:rsidRPr="00D7097B" w:rsidRDefault="00D7097B" w:rsidP="00D7097B">
      <w:pPr>
        <w:rPr>
          <w:i/>
          <w:lang w:eastAsia="x-none"/>
        </w:rPr>
      </w:pPr>
    </w:p>
    <w:p w14:paraId="0BD4E262" w14:textId="2EFDBFDB" w:rsidR="00D7097B" w:rsidRPr="00D7097B" w:rsidRDefault="006F79AF" w:rsidP="00D7097B">
      <w:pPr>
        <w:rPr>
          <w:iCs/>
          <w:lang w:val="en-US" w:eastAsia="x-none"/>
        </w:rPr>
      </w:pPr>
      <w:hyperlink r:id="rId1384" w:history="1">
        <w:r>
          <w:rPr>
            <w:rStyle w:val="Hyperlink"/>
            <w:iCs/>
            <w:lang w:val="en-US" w:eastAsia="x-none"/>
          </w:rPr>
          <w:t>R1-2403840</w:t>
        </w:r>
      </w:hyperlink>
      <w:r w:rsidR="00D7097B" w:rsidRPr="00D7097B">
        <w:rPr>
          <w:iCs/>
          <w:lang w:val="en-US" w:eastAsia="x-none"/>
        </w:rPr>
        <w:tab/>
        <w:t>Evaluation assumptions and results for Ambient IoT</w:t>
      </w:r>
      <w:r w:rsidR="00D7097B" w:rsidRPr="00D7097B">
        <w:rPr>
          <w:iCs/>
          <w:lang w:val="en-US" w:eastAsia="x-none"/>
        </w:rPr>
        <w:tab/>
        <w:t>Ericsson</w:t>
      </w:r>
    </w:p>
    <w:p w14:paraId="00FD8F4A" w14:textId="6B35B168" w:rsidR="00D7097B" w:rsidRPr="00D7097B" w:rsidRDefault="006F79AF" w:rsidP="00D7097B">
      <w:pPr>
        <w:rPr>
          <w:iCs/>
          <w:lang w:val="en-US" w:eastAsia="x-none"/>
        </w:rPr>
      </w:pPr>
      <w:hyperlink r:id="rId1385" w:history="1">
        <w:r>
          <w:rPr>
            <w:rStyle w:val="Hyperlink"/>
            <w:iCs/>
            <w:lang w:val="en-US" w:eastAsia="x-none"/>
          </w:rPr>
          <w:t>R1-2403858</w:t>
        </w:r>
      </w:hyperlink>
      <w:r w:rsidR="00D7097B" w:rsidRPr="00D7097B">
        <w:rPr>
          <w:iCs/>
          <w:lang w:val="en-US" w:eastAsia="x-none"/>
        </w:rPr>
        <w:tab/>
        <w:t>Discussion on evaluation assumptions and results for Ambient IoT devices</w:t>
      </w:r>
      <w:r w:rsidR="00D7097B" w:rsidRPr="00D7097B">
        <w:rPr>
          <w:iCs/>
          <w:lang w:val="en-US" w:eastAsia="x-none"/>
        </w:rPr>
        <w:tab/>
        <w:t>FUTUREWEI</w:t>
      </w:r>
    </w:p>
    <w:p w14:paraId="1A6EBA84" w14:textId="6D56DAB5" w:rsidR="00D7097B" w:rsidRPr="00D7097B" w:rsidRDefault="006F79AF" w:rsidP="00D7097B">
      <w:pPr>
        <w:rPr>
          <w:iCs/>
          <w:lang w:val="en-US" w:eastAsia="x-none"/>
        </w:rPr>
      </w:pPr>
      <w:hyperlink r:id="rId1386" w:history="1">
        <w:r>
          <w:rPr>
            <w:rStyle w:val="Hyperlink"/>
            <w:iCs/>
            <w:lang w:val="en-US" w:eastAsia="x-none"/>
          </w:rPr>
          <w:t>R1-2403885</w:t>
        </w:r>
      </w:hyperlink>
      <w:r w:rsidR="00D7097B" w:rsidRPr="00D7097B">
        <w:rPr>
          <w:iCs/>
          <w:lang w:val="en-US" w:eastAsia="x-none"/>
        </w:rPr>
        <w:tab/>
        <w:t>Evaluation assumption and preliminary results for Ambient IoT</w:t>
      </w:r>
      <w:r w:rsidR="00D7097B" w:rsidRPr="00D7097B">
        <w:rPr>
          <w:iCs/>
          <w:lang w:val="en-US" w:eastAsia="x-none"/>
        </w:rPr>
        <w:tab/>
        <w:t>Tejas Networks Limited</w:t>
      </w:r>
    </w:p>
    <w:p w14:paraId="24F60903" w14:textId="586F5B6F" w:rsidR="00D7097B" w:rsidRPr="00D7097B" w:rsidRDefault="006F79AF" w:rsidP="00D7097B">
      <w:pPr>
        <w:rPr>
          <w:iCs/>
          <w:lang w:val="en-US" w:eastAsia="x-none"/>
        </w:rPr>
      </w:pPr>
      <w:hyperlink r:id="rId1387" w:history="1">
        <w:r>
          <w:rPr>
            <w:rStyle w:val="Hyperlink"/>
            <w:iCs/>
            <w:lang w:val="en-US" w:eastAsia="x-none"/>
          </w:rPr>
          <w:t>R1-2403886</w:t>
        </w:r>
      </w:hyperlink>
      <w:r w:rsidR="00D7097B" w:rsidRPr="00D7097B">
        <w:rPr>
          <w:iCs/>
          <w:lang w:val="en-US" w:eastAsia="x-none"/>
        </w:rPr>
        <w:tab/>
        <w:t>Evaluation assumptions and results for Ambient IoT</w:t>
      </w:r>
      <w:r w:rsidR="00D7097B" w:rsidRPr="00D7097B">
        <w:rPr>
          <w:iCs/>
          <w:lang w:val="en-US" w:eastAsia="x-none"/>
        </w:rPr>
        <w:tab/>
        <w:t>Nokia</w:t>
      </w:r>
    </w:p>
    <w:p w14:paraId="0DC479C5" w14:textId="2956D3E3" w:rsidR="00D7097B" w:rsidRPr="00D7097B" w:rsidRDefault="006F79AF" w:rsidP="00D7097B">
      <w:pPr>
        <w:rPr>
          <w:iCs/>
          <w:lang w:val="en-US" w:eastAsia="x-none"/>
        </w:rPr>
      </w:pPr>
      <w:hyperlink r:id="rId1388" w:history="1">
        <w:r>
          <w:rPr>
            <w:rStyle w:val="Hyperlink"/>
            <w:iCs/>
            <w:lang w:val="en-US" w:eastAsia="x-none"/>
          </w:rPr>
          <w:t>R1-2403952</w:t>
        </w:r>
      </w:hyperlink>
      <w:r w:rsidR="00D7097B" w:rsidRPr="00D7097B">
        <w:rPr>
          <w:iCs/>
          <w:lang w:val="en-US" w:eastAsia="x-none"/>
        </w:rPr>
        <w:tab/>
        <w:t>Evaluation methodology and assumptions for Ambient IoT</w:t>
      </w:r>
      <w:r w:rsidR="00D7097B" w:rsidRPr="00D7097B">
        <w:rPr>
          <w:iCs/>
          <w:lang w:val="en-US" w:eastAsia="x-none"/>
        </w:rPr>
        <w:tab/>
        <w:t>Huawei, HiSilicon</w:t>
      </w:r>
    </w:p>
    <w:p w14:paraId="458022D7" w14:textId="36078D97" w:rsidR="00D7097B" w:rsidRDefault="006F79AF" w:rsidP="00D7097B">
      <w:pPr>
        <w:rPr>
          <w:iCs/>
          <w:lang w:val="en-US" w:eastAsia="x-none"/>
        </w:rPr>
      </w:pPr>
      <w:hyperlink r:id="rId1389" w:history="1">
        <w:r>
          <w:rPr>
            <w:rStyle w:val="Hyperlink"/>
            <w:iCs/>
            <w:lang w:val="en-US" w:eastAsia="x-none"/>
          </w:rPr>
          <w:t>R1-2404026</w:t>
        </w:r>
      </w:hyperlink>
      <w:r w:rsidR="00D7097B" w:rsidRPr="00D7097B">
        <w:rPr>
          <w:iCs/>
          <w:lang w:val="en-US" w:eastAsia="x-none"/>
        </w:rPr>
        <w:tab/>
        <w:t>Discussion on evaluation assumptions and results for Ambient IoT</w:t>
      </w:r>
      <w:r w:rsidR="00D7097B" w:rsidRPr="00D7097B">
        <w:rPr>
          <w:iCs/>
          <w:lang w:val="en-US" w:eastAsia="x-none"/>
        </w:rPr>
        <w:tab/>
        <w:t>Spreadtrum Communications</w:t>
      </w:r>
    </w:p>
    <w:p w14:paraId="5FC57100" w14:textId="157FFE49" w:rsidR="00D7097B" w:rsidRPr="00D7097B" w:rsidRDefault="006F79AF" w:rsidP="00D7097B">
      <w:pPr>
        <w:rPr>
          <w:iCs/>
          <w:lang w:val="en-US" w:eastAsia="x-none"/>
        </w:rPr>
      </w:pPr>
      <w:hyperlink r:id="rId1390" w:history="1">
        <w:r>
          <w:rPr>
            <w:rStyle w:val="Hyperlink"/>
            <w:iCs/>
            <w:lang w:val="en-US" w:eastAsia="x-none"/>
          </w:rPr>
          <w:t>R1-2405364</w:t>
        </w:r>
      </w:hyperlink>
      <w:r w:rsidR="00235324" w:rsidRPr="00235324">
        <w:rPr>
          <w:iCs/>
          <w:lang w:val="en-US" w:eastAsia="x-none"/>
        </w:rPr>
        <w:tab/>
        <w:t>Considerations for evaluation assumptions and results</w:t>
      </w:r>
      <w:r w:rsidR="00235324" w:rsidRPr="00235324">
        <w:rPr>
          <w:iCs/>
          <w:lang w:val="en-US" w:eastAsia="x-none"/>
        </w:rPr>
        <w:tab/>
        <w:t>Samsung</w:t>
      </w:r>
      <w:r w:rsidR="00235324">
        <w:rPr>
          <w:iCs/>
          <w:lang w:val="en-US" w:eastAsia="x-none"/>
        </w:rPr>
        <w:tab/>
        <w:t xml:space="preserve">(rev of </w:t>
      </w:r>
      <w:hyperlink r:id="rId1391" w:history="1">
        <w:r>
          <w:rPr>
            <w:rStyle w:val="Hyperlink"/>
            <w:iCs/>
            <w:lang w:val="en-US" w:eastAsia="x-none"/>
          </w:rPr>
          <w:t>R1-2404115</w:t>
        </w:r>
      </w:hyperlink>
      <w:r w:rsidR="00235324">
        <w:rPr>
          <w:iCs/>
          <w:lang w:val="en-US" w:eastAsia="x-none"/>
        </w:rPr>
        <w:t>)</w:t>
      </w:r>
    </w:p>
    <w:p w14:paraId="348CFBE5" w14:textId="53487770" w:rsidR="00D7097B" w:rsidRPr="00D7097B" w:rsidRDefault="006F79AF" w:rsidP="00D7097B">
      <w:pPr>
        <w:rPr>
          <w:iCs/>
          <w:lang w:val="en-US" w:eastAsia="x-none"/>
        </w:rPr>
      </w:pPr>
      <w:hyperlink r:id="rId1392" w:history="1">
        <w:r>
          <w:rPr>
            <w:rStyle w:val="Hyperlink"/>
            <w:iCs/>
            <w:lang w:val="en-US" w:eastAsia="x-none"/>
          </w:rPr>
          <w:t>R1-2404177</w:t>
        </w:r>
      </w:hyperlink>
      <w:r w:rsidR="00D7097B" w:rsidRPr="00D7097B">
        <w:rPr>
          <w:iCs/>
          <w:lang w:val="en-US" w:eastAsia="x-none"/>
        </w:rPr>
        <w:tab/>
        <w:t>Evaluation methodologies assumptions and results for Ambient IoT</w:t>
      </w:r>
      <w:r w:rsidR="00D7097B" w:rsidRPr="00D7097B">
        <w:rPr>
          <w:iCs/>
          <w:lang w:val="en-US" w:eastAsia="x-none"/>
        </w:rPr>
        <w:tab/>
        <w:t>vivo</w:t>
      </w:r>
    </w:p>
    <w:p w14:paraId="1FA85370" w14:textId="60B54389" w:rsidR="00D7097B" w:rsidRPr="00D7097B" w:rsidRDefault="006F79AF" w:rsidP="00D7097B">
      <w:pPr>
        <w:rPr>
          <w:iCs/>
          <w:lang w:val="en-US" w:eastAsia="x-none"/>
        </w:rPr>
      </w:pPr>
      <w:hyperlink r:id="rId1393" w:history="1">
        <w:r>
          <w:rPr>
            <w:rStyle w:val="Hyperlink"/>
            <w:iCs/>
            <w:lang w:val="en-US" w:eastAsia="x-none"/>
          </w:rPr>
          <w:t>R1-2404284</w:t>
        </w:r>
      </w:hyperlink>
      <w:r w:rsidR="00D7097B" w:rsidRPr="00D7097B">
        <w:rPr>
          <w:iCs/>
          <w:lang w:val="en-US" w:eastAsia="x-none"/>
        </w:rPr>
        <w:tab/>
        <w:t>On evaluation assumptions and link budget analysis for AIoT</w:t>
      </w:r>
      <w:r w:rsidR="00D7097B" w:rsidRPr="00D7097B">
        <w:rPr>
          <w:iCs/>
          <w:lang w:val="en-US" w:eastAsia="x-none"/>
        </w:rPr>
        <w:tab/>
        <w:t>Apple</w:t>
      </w:r>
    </w:p>
    <w:p w14:paraId="1795C1F6" w14:textId="192AF7BB" w:rsidR="00D7097B" w:rsidRPr="00D7097B" w:rsidRDefault="006F79AF" w:rsidP="00D7097B">
      <w:pPr>
        <w:rPr>
          <w:iCs/>
          <w:lang w:val="en-US" w:eastAsia="x-none"/>
        </w:rPr>
      </w:pPr>
      <w:hyperlink r:id="rId1394" w:history="1">
        <w:r>
          <w:rPr>
            <w:rStyle w:val="Hyperlink"/>
            <w:iCs/>
            <w:lang w:val="en-US" w:eastAsia="x-none"/>
          </w:rPr>
          <w:t>R1-2404401</w:t>
        </w:r>
      </w:hyperlink>
      <w:r w:rsidR="00D7097B" w:rsidRPr="00D7097B">
        <w:rPr>
          <w:iCs/>
          <w:lang w:val="en-US" w:eastAsia="x-none"/>
        </w:rPr>
        <w:tab/>
        <w:t>The evaluation methodology and preliminary results of Ambient IoT</w:t>
      </w:r>
      <w:r w:rsidR="00D7097B" w:rsidRPr="00D7097B">
        <w:rPr>
          <w:iCs/>
          <w:lang w:val="en-US" w:eastAsia="x-none"/>
        </w:rPr>
        <w:tab/>
        <w:t>CATT</w:t>
      </w:r>
    </w:p>
    <w:p w14:paraId="673EBEC6" w14:textId="5AD96E24" w:rsidR="00D7097B" w:rsidRPr="00D7097B" w:rsidRDefault="006F79AF" w:rsidP="00D7097B">
      <w:pPr>
        <w:rPr>
          <w:iCs/>
          <w:lang w:val="en-US" w:eastAsia="x-none"/>
        </w:rPr>
      </w:pPr>
      <w:hyperlink r:id="rId1395" w:history="1">
        <w:r>
          <w:rPr>
            <w:rStyle w:val="Hyperlink"/>
            <w:iCs/>
            <w:lang w:val="en-US" w:eastAsia="x-none"/>
          </w:rPr>
          <w:t>R1-2404427</w:t>
        </w:r>
      </w:hyperlink>
      <w:r w:rsidR="00D7097B" w:rsidRPr="00D7097B">
        <w:rPr>
          <w:iCs/>
          <w:lang w:val="en-US" w:eastAsia="x-none"/>
        </w:rPr>
        <w:tab/>
        <w:t>Discussion on evaluation assumptions and results for Ambient IoT</w:t>
      </w:r>
      <w:r w:rsidR="00D7097B" w:rsidRPr="00D7097B">
        <w:rPr>
          <w:iCs/>
          <w:lang w:val="en-US" w:eastAsia="x-none"/>
        </w:rPr>
        <w:tab/>
        <w:t>China Telecom</w:t>
      </w:r>
    </w:p>
    <w:p w14:paraId="6D29ABE9" w14:textId="2C678B8A" w:rsidR="00D7097B" w:rsidRPr="00D7097B" w:rsidRDefault="006F79AF" w:rsidP="00D7097B">
      <w:pPr>
        <w:rPr>
          <w:iCs/>
          <w:lang w:val="en-US" w:eastAsia="x-none"/>
        </w:rPr>
      </w:pPr>
      <w:hyperlink r:id="rId1396" w:history="1">
        <w:r>
          <w:rPr>
            <w:rStyle w:val="Hyperlink"/>
            <w:iCs/>
            <w:lang w:val="en-US" w:eastAsia="x-none"/>
          </w:rPr>
          <w:t>R1-2404456</w:t>
        </w:r>
      </w:hyperlink>
      <w:r w:rsidR="00D7097B" w:rsidRPr="00D7097B">
        <w:rPr>
          <w:iCs/>
          <w:lang w:val="en-US" w:eastAsia="x-none"/>
        </w:rPr>
        <w:tab/>
        <w:t>Discussion on evaluation methodology and assumptions</w:t>
      </w:r>
      <w:r w:rsidR="00D7097B" w:rsidRPr="00D7097B">
        <w:rPr>
          <w:iCs/>
          <w:lang w:val="en-US" w:eastAsia="x-none"/>
        </w:rPr>
        <w:tab/>
        <w:t>CMCC</w:t>
      </w:r>
    </w:p>
    <w:p w14:paraId="72B4FEC1" w14:textId="4D205BFC" w:rsidR="00D7097B" w:rsidRPr="00D7097B" w:rsidRDefault="006F79AF" w:rsidP="00D7097B">
      <w:pPr>
        <w:rPr>
          <w:iCs/>
          <w:lang w:val="en-US" w:eastAsia="x-none"/>
        </w:rPr>
      </w:pPr>
      <w:hyperlink r:id="rId1397" w:history="1">
        <w:r>
          <w:rPr>
            <w:rStyle w:val="Hyperlink"/>
            <w:iCs/>
            <w:lang w:val="en-US" w:eastAsia="x-none"/>
          </w:rPr>
          <w:t>R1-2404500</w:t>
        </w:r>
      </w:hyperlink>
      <w:r w:rsidR="00D7097B" w:rsidRPr="00D7097B">
        <w:rPr>
          <w:iCs/>
          <w:lang w:val="en-US" w:eastAsia="x-none"/>
        </w:rPr>
        <w:tab/>
        <w:t>Initial evaluation results for Ambient IoT</w:t>
      </w:r>
      <w:r w:rsidR="00D7097B" w:rsidRPr="00D7097B">
        <w:rPr>
          <w:iCs/>
          <w:lang w:val="en-US" w:eastAsia="x-none"/>
        </w:rPr>
        <w:tab/>
        <w:t>Sony</w:t>
      </w:r>
    </w:p>
    <w:p w14:paraId="249E2EB9" w14:textId="6540FE29" w:rsidR="00D7097B" w:rsidRPr="00D7097B" w:rsidRDefault="006F79AF" w:rsidP="00D7097B">
      <w:pPr>
        <w:rPr>
          <w:iCs/>
          <w:lang w:val="en-US" w:eastAsia="x-none"/>
        </w:rPr>
      </w:pPr>
      <w:hyperlink r:id="rId1398" w:history="1">
        <w:r>
          <w:rPr>
            <w:rStyle w:val="Hyperlink"/>
            <w:iCs/>
            <w:lang w:val="en-US" w:eastAsia="x-none"/>
          </w:rPr>
          <w:t>R1-2404554</w:t>
        </w:r>
      </w:hyperlink>
      <w:r w:rsidR="00D7097B" w:rsidRPr="00D7097B">
        <w:rPr>
          <w:iCs/>
          <w:lang w:val="en-US" w:eastAsia="x-none"/>
        </w:rPr>
        <w:tab/>
        <w:t>Discussion on Ambient IoT evaluations</w:t>
      </w:r>
      <w:r w:rsidR="00D7097B" w:rsidRPr="00D7097B">
        <w:rPr>
          <w:iCs/>
          <w:lang w:val="en-US" w:eastAsia="x-none"/>
        </w:rPr>
        <w:tab/>
        <w:t>ZTE, Sanechips</w:t>
      </w:r>
    </w:p>
    <w:p w14:paraId="63732561" w14:textId="12B1044D" w:rsidR="00D7097B" w:rsidRPr="00D7097B" w:rsidRDefault="006F79AF" w:rsidP="00D7097B">
      <w:pPr>
        <w:rPr>
          <w:iCs/>
          <w:lang w:val="en-US" w:eastAsia="x-none"/>
        </w:rPr>
      </w:pPr>
      <w:hyperlink r:id="rId1399" w:history="1">
        <w:r>
          <w:rPr>
            <w:rStyle w:val="Hyperlink"/>
            <w:iCs/>
            <w:lang w:val="en-US" w:eastAsia="x-none"/>
          </w:rPr>
          <w:t>R1-2404618</w:t>
        </w:r>
      </w:hyperlink>
      <w:r w:rsidR="00D7097B" w:rsidRPr="00D7097B">
        <w:rPr>
          <w:iCs/>
          <w:lang w:val="en-US" w:eastAsia="x-none"/>
        </w:rPr>
        <w:tab/>
        <w:t>Evaluation methodology and assumptions for Ambient IoT</w:t>
      </w:r>
      <w:r w:rsidR="00D7097B" w:rsidRPr="00D7097B">
        <w:rPr>
          <w:iCs/>
          <w:lang w:val="en-US" w:eastAsia="x-none"/>
        </w:rPr>
        <w:tab/>
        <w:t>Xiaomi</w:t>
      </w:r>
    </w:p>
    <w:p w14:paraId="536DE097" w14:textId="31D5719D" w:rsidR="00D7097B" w:rsidRPr="00D7097B" w:rsidRDefault="006F79AF" w:rsidP="00D7097B">
      <w:pPr>
        <w:rPr>
          <w:iCs/>
          <w:lang w:val="en-US" w:eastAsia="x-none"/>
        </w:rPr>
      </w:pPr>
      <w:hyperlink r:id="rId1400" w:history="1">
        <w:r>
          <w:rPr>
            <w:rStyle w:val="Hyperlink"/>
            <w:iCs/>
            <w:lang w:val="en-US" w:eastAsia="x-none"/>
          </w:rPr>
          <w:t>R1-2404793</w:t>
        </w:r>
      </w:hyperlink>
      <w:r w:rsidR="00D7097B" w:rsidRPr="00D7097B">
        <w:rPr>
          <w:iCs/>
          <w:lang w:val="en-US" w:eastAsia="x-none"/>
        </w:rPr>
        <w:tab/>
        <w:t>Discussion on ambient IoT evaluation framework</w:t>
      </w:r>
      <w:r w:rsidR="00D7097B" w:rsidRPr="00D7097B">
        <w:rPr>
          <w:iCs/>
          <w:lang w:val="en-US" w:eastAsia="x-none"/>
        </w:rPr>
        <w:tab/>
        <w:t>NEC</w:t>
      </w:r>
    </w:p>
    <w:p w14:paraId="394DDF57" w14:textId="414854A8" w:rsidR="00D7097B" w:rsidRPr="00D7097B" w:rsidRDefault="006F79AF" w:rsidP="00D7097B">
      <w:pPr>
        <w:rPr>
          <w:iCs/>
          <w:lang w:val="en-US" w:eastAsia="x-none"/>
        </w:rPr>
      </w:pPr>
      <w:hyperlink r:id="rId1401" w:history="1">
        <w:r>
          <w:rPr>
            <w:rStyle w:val="Hyperlink"/>
            <w:iCs/>
            <w:lang w:val="en-US" w:eastAsia="x-none"/>
          </w:rPr>
          <w:t>R1-2404868</w:t>
        </w:r>
      </w:hyperlink>
      <w:r w:rsidR="00D7097B" w:rsidRPr="00D7097B">
        <w:rPr>
          <w:iCs/>
          <w:lang w:val="en-US" w:eastAsia="x-none"/>
        </w:rPr>
        <w:tab/>
        <w:t>Discussion on evaluation assumptions and results for A-IoT</w:t>
      </w:r>
      <w:r w:rsidR="00D7097B" w:rsidRPr="00D7097B">
        <w:rPr>
          <w:iCs/>
          <w:lang w:val="en-US" w:eastAsia="x-none"/>
        </w:rPr>
        <w:tab/>
        <w:t>OPPO</w:t>
      </w:r>
    </w:p>
    <w:p w14:paraId="7B7DE850" w14:textId="1C1B2C1C" w:rsidR="00D7097B" w:rsidRPr="00D7097B" w:rsidRDefault="006F79AF" w:rsidP="00D7097B">
      <w:pPr>
        <w:rPr>
          <w:iCs/>
          <w:lang w:val="en-US" w:eastAsia="x-none"/>
        </w:rPr>
      </w:pPr>
      <w:hyperlink r:id="rId1402" w:history="1">
        <w:r>
          <w:rPr>
            <w:rStyle w:val="Hyperlink"/>
            <w:iCs/>
            <w:lang w:val="en-US" w:eastAsia="x-none"/>
          </w:rPr>
          <w:t>R1-2404888</w:t>
        </w:r>
      </w:hyperlink>
      <w:r w:rsidR="00D7097B" w:rsidRPr="00D7097B">
        <w:rPr>
          <w:iCs/>
          <w:lang w:val="en-US" w:eastAsia="x-none"/>
        </w:rPr>
        <w:tab/>
        <w:t>Discussion on Ambient IoT evaluation</w:t>
      </w:r>
      <w:r w:rsidR="00D7097B" w:rsidRPr="00D7097B">
        <w:rPr>
          <w:iCs/>
          <w:lang w:val="en-US" w:eastAsia="x-none"/>
        </w:rPr>
        <w:tab/>
        <w:t>LG Electronics</w:t>
      </w:r>
    </w:p>
    <w:p w14:paraId="284651DB" w14:textId="425FEC90" w:rsidR="00D7097B" w:rsidRPr="00D7097B" w:rsidRDefault="006F79AF" w:rsidP="00D7097B">
      <w:pPr>
        <w:rPr>
          <w:iCs/>
          <w:lang w:val="en-US" w:eastAsia="x-none"/>
        </w:rPr>
      </w:pPr>
      <w:hyperlink r:id="rId1403" w:history="1">
        <w:r>
          <w:rPr>
            <w:rStyle w:val="Hyperlink"/>
            <w:iCs/>
            <w:lang w:val="en-US" w:eastAsia="x-none"/>
          </w:rPr>
          <w:t>R1-2404939</w:t>
        </w:r>
      </w:hyperlink>
      <w:r w:rsidR="00D7097B" w:rsidRPr="00D7097B">
        <w:rPr>
          <w:iCs/>
          <w:lang w:val="en-US" w:eastAsia="x-none"/>
        </w:rPr>
        <w:tab/>
        <w:t>Discussion on the evaluation assumptions for Ambient IoT devices</w:t>
      </w:r>
      <w:r w:rsidR="00D7097B" w:rsidRPr="00D7097B">
        <w:rPr>
          <w:iCs/>
          <w:lang w:val="en-US" w:eastAsia="x-none"/>
        </w:rPr>
        <w:tab/>
        <w:t>Lenovo</w:t>
      </w:r>
    </w:p>
    <w:p w14:paraId="2CBEFDBA" w14:textId="7702020F" w:rsidR="00D7097B" w:rsidRPr="00D7097B" w:rsidRDefault="006F79AF" w:rsidP="00D7097B">
      <w:pPr>
        <w:rPr>
          <w:iCs/>
          <w:lang w:val="en-US" w:eastAsia="x-none"/>
        </w:rPr>
      </w:pPr>
      <w:hyperlink r:id="rId1404" w:history="1">
        <w:r>
          <w:rPr>
            <w:rStyle w:val="Hyperlink"/>
            <w:iCs/>
            <w:lang w:val="en-US" w:eastAsia="x-none"/>
          </w:rPr>
          <w:t>R1-2404957</w:t>
        </w:r>
      </w:hyperlink>
      <w:r w:rsidR="00D7097B" w:rsidRPr="00D7097B">
        <w:rPr>
          <w:iCs/>
          <w:lang w:val="en-US" w:eastAsia="x-none"/>
        </w:rPr>
        <w:tab/>
        <w:t>Evaluation assumptions for Ambient IoT</w:t>
      </w:r>
      <w:r w:rsidR="00D7097B" w:rsidRPr="00D7097B">
        <w:rPr>
          <w:iCs/>
          <w:lang w:val="en-US" w:eastAsia="x-none"/>
        </w:rPr>
        <w:tab/>
        <w:t>InterDigital, Inc.</w:t>
      </w:r>
    </w:p>
    <w:p w14:paraId="361880C4" w14:textId="3E2C985B" w:rsidR="00D7097B" w:rsidRPr="00D7097B" w:rsidRDefault="006F79AF" w:rsidP="00D7097B">
      <w:pPr>
        <w:rPr>
          <w:iCs/>
          <w:lang w:val="en-US" w:eastAsia="x-none"/>
        </w:rPr>
      </w:pPr>
      <w:hyperlink r:id="rId1405" w:history="1">
        <w:r>
          <w:rPr>
            <w:rStyle w:val="Hyperlink"/>
            <w:iCs/>
            <w:lang w:val="en-US" w:eastAsia="x-none"/>
          </w:rPr>
          <w:t>R1-2405042</w:t>
        </w:r>
      </w:hyperlink>
      <w:r w:rsidR="00D7097B" w:rsidRPr="00D7097B">
        <w:rPr>
          <w:iCs/>
          <w:lang w:val="en-US" w:eastAsia="x-none"/>
        </w:rPr>
        <w:tab/>
        <w:t>Study on evaluation assumptions for Ambient IoT</w:t>
      </w:r>
      <w:r w:rsidR="00D7097B" w:rsidRPr="00D7097B">
        <w:rPr>
          <w:iCs/>
          <w:lang w:val="en-US" w:eastAsia="x-none"/>
        </w:rPr>
        <w:tab/>
        <w:t>NTT DOCOMO, INC.</w:t>
      </w:r>
    </w:p>
    <w:p w14:paraId="6510C1E2" w14:textId="427FDBC5" w:rsidR="00D7097B" w:rsidRPr="00D7097B" w:rsidRDefault="006F79AF" w:rsidP="00D7097B">
      <w:pPr>
        <w:rPr>
          <w:iCs/>
          <w:lang w:val="en-US" w:eastAsia="x-none"/>
        </w:rPr>
      </w:pPr>
      <w:hyperlink r:id="rId1406" w:history="1">
        <w:r>
          <w:rPr>
            <w:rStyle w:val="Hyperlink"/>
            <w:iCs/>
            <w:lang w:val="en-US" w:eastAsia="x-none"/>
          </w:rPr>
          <w:t>R1-2405076</w:t>
        </w:r>
      </w:hyperlink>
      <w:r w:rsidR="00D7097B" w:rsidRPr="00D7097B">
        <w:rPr>
          <w:iCs/>
          <w:lang w:val="en-US" w:eastAsia="x-none"/>
        </w:rPr>
        <w:tab/>
        <w:t>Evaluation assumptions and results</w:t>
      </w:r>
      <w:r w:rsidR="00D7097B" w:rsidRPr="00D7097B">
        <w:rPr>
          <w:iCs/>
          <w:lang w:val="en-US" w:eastAsia="x-none"/>
        </w:rPr>
        <w:tab/>
        <w:t>MediaTek Inc.</w:t>
      </w:r>
    </w:p>
    <w:p w14:paraId="4EEADD68" w14:textId="24B5F6AC" w:rsidR="00D7097B" w:rsidRPr="00D7097B" w:rsidRDefault="006F79AF" w:rsidP="00D7097B">
      <w:pPr>
        <w:rPr>
          <w:iCs/>
          <w:lang w:val="en-US" w:eastAsia="x-none"/>
        </w:rPr>
      </w:pPr>
      <w:hyperlink r:id="rId1407" w:history="1">
        <w:r>
          <w:rPr>
            <w:rStyle w:val="Hyperlink"/>
            <w:iCs/>
            <w:lang w:val="en-US" w:eastAsia="x-none"/>
          </w:rPr>
          <w:t>R1-2405155</w:t>
        </w:r>
      </w:hyperlink>
      <w:r w:rsidR="00D7097B" w:rsidRPr="00D7097B">
        <w:rPr>
          <w:iCs/>
          <w:lang w:val="en-US" w:eastAsia="x-none"/>
        </w:rPr>
        <w:tab/>
        <w:t>Evaluation Assumptions and Results</w:t>
      </w:r>
      <w:r w:rsidR="00D7097B" w:rsidRPr="00D7097B">
        <w:rPr>
          <w:iCs/>
          <w:lang w:val="en-US" w:eastAsia="x-none"/>
        </w:rPr>
        <w:tab/>
        <w:t>Qualcomm Incorporated</w:t>
      </w:r>
    </w:p>
    <w:p w14:paraId="233CC49C" w14:textId="76C9622D" w:rsidR="00D7097B" w:rsidRPr="00D7097B" w:rsidRDefault="006F79AF" w:rsidP="00D7097B">
      <w:pPr>
        <w:rPr>
          <w:iCs/>
          <w:lang w:val="en-US" w:eastAsia="x-none"/>
        </w:rPr>
      </w:pPr>
      <w:hyperlink r:id="rId1408" w:history="1">
        <w:r>
          <w:rPr>
            <w:rStyle w:val="Hyperlink"/>
            <w:iCs/>
            <w:lang w:val="en-US" w:eastAsia="x-none"/>
          </w:rPr>
          <w:t>R1-2405214</w:t>
        </w:r>
      </w:hyperlink>
      <w:r w:rsidR="00D7097B" w:rsidRPr="00D7097B">
        <w:rPr>
          <w:iCs/>
          <w:lang w:val="en-US" w:eastAsia="x-none"/>
        </w:rPr>
        <w:tab/>
        <w:t>Evaluation assumptions for Ambient IoT</w:t>
      </w:r>
      <w:r w:rsidR="00D7097B" w:rsidRPr="00D7097B">
        <w:rPr>
          <w:iCs/>
          <w:lang w:val="en-US" w:eastAsia="x-none"/>
        </w:rPr>
        <w:tab/>
        <w:t>Comba</w:t>
      </w:r>
    </w:p>
    <w:p w14:paraId="6D4F68BD" w14:textId="05064ED0" w:rsidR="00D7097B" w:rsidRPr="00D7097B" w:rsidRDefault="006F79AF" w:rsidP="00D7097B">
      <w:pPr>
        <w:rPr>
          <w:iCs/>
          <w:lang w:val="en-US" w:eastAsia="x-none"/>
        </w:rPr>
      </w:pPr>
      <w:hyperlink r:id="rId1409" w:history="1">
        <w:r>
          <w:rPr>
            <w:rStyle w:val="Hyperlink"/>
            <w:iCs/>
            <w:lang w:val="en-US" w:eastAsia="x-none"/>
          </w:rPr>
          <w:t>R1-2405296</w:t>
        </w:r>
      </w:hyperlink>
      <w:r w:rsidR="00D7097B" w:rsidRPr="00D7097B">
        <w:rPr>
          <w:iCs/>
          <w:lang w:val="en-US" w:eastAsia="x-none"/>
        </w:rPr>
        <w:tab/>
        <w:t>Evaluation assumption and preliminary results for AIoT</w:t>
      </w:r>
      <w:r w:rsidR="00D7097B" w:rsidRPr="00D7097B">
        <w:rPr>
          <w:iCs/>
          <w:lang w:val="en-US" w:eastAsia="x-none"/>
        </w:rPr>
        <w:tab/>
        <w:t>IIT Kanpur, Indian Institute of Tech (M)</w:t>
      </w:r>
    </w:p>
    <w:p w14:paraId="1A721339" w14:textId="77777777" w:rsidR="00D7097B" w:rsidRDefault="00D7097B" w:rsidP="00D7097B">
      <w:pPr>
        <w:rPr>
          <w:iCs/>
          <w:lang w:val="en-US" w:eastAsia="x-none"/>
        </w:rPr>
      </w:pPr>
    </w:p>
    <w:p w14:paraId="437A6D42" w14:textId="77653E5D" w:rsidR="00235324" w:rsidRPr="00235324" w:rsidRDefault="006F79AF" w:rsidP="00235324">
      <w:pPr>
        <w:rPr>
          <w:b/>
          <w:bCs/>
          <w:iCs/>
          <w:lang w:val="en-US" w:eastAsia="x-none"/>
        </w:rPr>
      </w:pPr>
      <w:hyperlink r:id="rId1410" w:history="1">
        <w:r>
          <w:rPr>
            <w:rStyle w:val="Hyperlink"/>
            <w:b/>
            <w:bCs/>
            <w:iCs/>
            <w:lang w:val="en-US" w:eastAsia="x-none"/>
          </w:rPr>
          <w:t>R1-2405435</w:t>
        </w:r>
      </w:hyperlink>
      <w:r w:rsidR="00235324" w:rsidRPr="00235324">
        <w:rPr>
          <w:b/>
          <w:bCs/>
          <w:iCs/>
          <w:lang w:val="en-US" w:eastAsia="x-none"/>
        </w:rPr>
        <w:tab/>
        <w:t>FL summary #1 for Ambient IoT evaluation</w:t>
      </w:r>
      <w:r w:rsidR="00235324" w:rsidRPr="00235324">
        <w:rPr>
          <w:b/>
          <w:bCs/>
          <w:iCs/>
          <w:lang w:val="en-US" w:eastAsia="x-none"/>
        </w:rPr>
        <w:tab/>
        <w:t>Moderator (CMCC)</w:t>
      </w:r>
    </w:p>
    <w:p w14:paraId="4DE39680" w14:textId="2B2424DF" w:rsidR="00235324" w:rsidRDefault="00235324" w:rsidP="00235324">
      <w:pPr>
        <w:rPr>
          <w:iCs/>
          <w:lang w:val="en-US" w:eastAsia="x-none"/>
        </w:rPr>
      </w:pPr>
      <w:r>
        <w:rPr>
          <w:iCs/>
          <w:lang w:val="en-US" w:eastAsia="x-none"/>
        </w:rPr>
        <w:t>From Monday session</w:t>
      </w:r>
    </w:p>
    <w:p w14:paraId="0F91D229" w14:textId="77777777" w:rsidR="00235324" w:rsidRPr="00235324" w:rsidRDefault="00235324" w:rsidP="00235324">
      <w:pPr>
        <w:rPr>
          <w:iCs/>
          <w:lang w:val="en-US" w:eastAsia="x-none"/>
        </w:rPr>
      </w:pPr>
      <w:r w:rsidRPr="00235324">
        <w:rPr>
          <w:iCs/>
          <w:highlight w:val="green"/>
          <w:lang w:val="en-US" w:eastAsia="x-none"/>
        </w:rPr>
        <w:t>Agreement</w:t>
      </w:r>
    </w:p>
    <w:p w14:paraId="6838367D" w14:textId="77777777" w:rsidR="00235324" w:rsidRPr="00235324" w:rsidRDefault="00235324" w:rsidP="00235324">
      <w:pPr>
        <w:rPr>
          <w:rFonts w:ascii="Times New Roman" w:eastAsia="SimSun" w:hAnsi="Times New Roman"/>
          <w:szCs w:val="18"/>
          <w:lang w:eastAsia="zh-CN" w:bidi="ar"/>
        </w:rPr>
      </w:pPr>
      <w:r w:rsidRPr="00235324">
        <w:rPr>
          <w:rFonts w:ascii="Times New Roman" w:eastAsia="SimSun" w:hAnsi="Times New Roman" w:hint="eastAsia"/>
          <w:szCs w:val="18"/>
          <w:lang w:bidi="ar"/>
        </w:rPr>
        <w:t xml:space="preserve">In </w:t>
      </w:r>
      <w:r w:rsidRPr="00235324">
        <w:rPr>
          <w:rFonts w:ascii="Times New Roman" w:eastAsia="SimSun" w:hAnsi="Times New Roman"/>
          <w:szCs w:val="18"/>
          <w:lang w:bidi="ar"/>
        </w:rPr>
        <w:t>the</w:t>
      </w:r>
      <w:r w:rsidRPr="00235324">
        <w:rPr>
          <w:rFonts w:ascii="Times New Roman" w:eastAsia="SimSun" w:hAnsi="Times New Roman" w:hint="eastAsia"/>
          <w:szCs w:val="18"/>
          <w:lang w:bidi="ar"/>
        </w:rPr>
        <w:t xml:space="preserve"> link level simulation, </w:t>
      </w:r>
      <w:r w:rsidRPr="00235324">
        <w:rPr>
          <w:rFonts w:ascii="Times New Roman" w:eastAsia="SimSun" w:hAnsi="Times New Roman" w:hint="eastAsia"/>
          <w:szCs w:val="18"/>
          <w:lang w:eastAsia="zh-CN" w:bidi="ar"/>
        </w:rPr>
        <w:t>coherent</w:t>
      </w:r>
      <w:r w:rsidRPr="00235324">
        <w:rPr>
          <w:rFonts w:ascii="Times New Roman" w:eastAsia="SimSun" w:hAnsi="Times New Roman"/>
          <w:szCs w:val="18"/>
          <w:lang w:eastAsia="zh-CN" w:bidi="ar"/>
        </w:rPr>
        <w:t xml:space="preserve"> and non-coherent</w:t>
      </w:r>
      <w:r w:rsidRPr="00235324">
        <w:rPr>
          <w:rFonts w:ascii="Times New Roman" w:eastAsia="SimSun" w:hAnsi="Times New Roman" w:hint="eastAsia"/>
          <w:szCs w:val="18"/>
          <w:lang w:eastAsia="zh-CN" w:bidi="ar"/>
        </w:rPr>
        <w:t xml:space="preserve"> receiver </w:t>
      </w:r>
      <w:r w:rsidRPr="00235324">
        <w:rPr>
          <w:rFonts w:ascii="Times New Roman" w:eastAsia="SimSun" w:hAnsi="Times New Roman"/>
          <w:szCs w:val="18"/>
          <w:lang w:eastAsia="zh-CN" w:bidi="ar"/>
        </w:rPr>
        <w:t>can be</w:t>
      </w:r>
      <w:r w:rsidRPr="00235324">
        <w:rPr>
          <w:rFonts w:ascii="Times New Roman" w:eastAsia="SimSun" w:hAnsi="Times New Roman" w:hint="eastAsia"/>
          <w:szCs w:val="18"/>
          <w:lang w:eastAsia="zh-CN" w:bidi="ar"/>
        </w:rPr>
        <w:t xml:space="preserve"> </w:t>
      </w:r>
      <w:r w:rsidRPr="00235324">
        <w:rPr>
          <w:rFonts w:ascii="Times New Roman" w:eastAsia="SimSun" w:hAnsi="Times New Roman"/>
          <w:szCs w:val="18"/>
          <w:lang w:eastAsia="zh-CN" w:bidi="ar"/>
        </w:rPr>
        <w:t>evaluated</w:t>
      </w:r>
      <w:r w:rsidRPr="00235324">
        <w:rPr>
          <w:rFonts w:ascii="Times New Roman" w:eastAsia="SimSun" w:hAnsi="Times New Roman" w:hint="eastAsia"/>
          <w:szCs w:val="18"/>
          <w:lang w:eastAsia="zh-CN" w:bidi="ar"/>
        </w:rPr>
        <w:t xml:space="preserve"> for D2R receiver</w:t>
      </w:r>
      <w:r w:rsidRPr="00235324">
        <w:rPr>
          <w:rFonts w:ascii="Times New Roman" w:eastAsia="SimSun" w:hAnsi="Times New Roman"/>
          <w:szCs w:val="18"/>
          <w:lang w:eastAsia="zh-CN" w:bidi="ar"/>
        </w:rPr>
        <w:t>.</w:t>
      </w:r>
    </w:p>
    <w:p w14:paraId="4F8F3575" w14:textId="77777777" w:rsidR="00235324" w:rsidRPr="00235324" w:rsidRDefault="00235324" w:rsidP="00235324">
      <w:pPr>
        <w:rPr>
          <w:iCs/>
          <w:lang w:eastAsia="x-none"/>
        </w:rPr>
      </w:pPr>
    </w:p>
    <w:p w14:paraId="4402BC25" w14:textId="77777777" w:rsidR="00235324" w:rsidRPr="00235324" w:rsidRDefault="00235324" w:rsidP="00235324">
      <w:pPr>
        <w:rPr>
          <w:iCs/>
          <w:lang w:val="en-US" w:eastAsia="x-none"/>
        </w:rPr>
      </w:pPr>
      <w:r w:rsidRPr="00235324">
        <w:rPr>
          <w:iCs/>
          <w:highlight w:val="green"/>
          <w:lang w:val="en-US" w:eastAsia="x-none"/>
        </w:rPr>
        <w:t>Agreement</w:t>
      </w:r>
    </w:p>
    <w:p w14:paraId="37F8ADD6" w14:textId="77777777" w:rsidR="00235324" w:rsidRPr="00235324" w:rsidRDefault="00235324" w:rsidP="00235324">
      <w:pPr>
        <w:rPr>
          <w:iCs/>
          <w:lang w:val="en-US" w:eastAsia="x-none"/>
        </w:rPr>
      </w:pPr>
      <w:r w:rsidRPr="00235324">
        <w:rPr>
          <w:iCs/>
          <w:lang w:val="en-US" w:eastAsia="x-none"/>
        </w:rPr>
        <w:t>For CW2D pathloss model applied to the D1T1-A1/A2/B and D2T2-A1/A2/B scenarios, using the same pathloss model defined in TR38.901 as used for R2D/D2R.</w:t>
      </w:r>
    </w:p>
    <w:p w14:paraId="5A31AEC7" w14:textId="77777777" w:rsidR="00235324" w:rsidRPr="00235324" w:rsidRDefault="00235324" w:rsidP="00235324">
      <w:pPr>
        <w:rPr>
          <w:iCs/>
          <w:lang w:val="en-US" w:eastAsia="x-none"/>
        </w:rPr>
      </w:pPr>
    </w:p>
    <w:p w14:paraId="3F0ADF6F" w14:textId="77777777" w:rsidR="00235324" w:rsidRPr="00235324" w:rsidRDefault="00235324" w:rsidP="00235324">
      <w:pPr>
        <w:rPr>
          <w:iCs/>
          <w:lang w:val="en-US" w:eastAsia="x-none"/>
        </w:rPr>
      </w:pPr>
      <w:r w:rsidRPr="00235324">
        <w:rPr>
          <w:iCs/>
          <w:highlight w:val="green"/>
          <w:lang w:val="en-US" w:eastAsia="x-none"/>
        </w:rPr>
        <w:t>Agreement</w:t>
      </w:r>
    </w:p>
    <w:p w14:paraId="3DCA4F81" w14:textId="741CAA89" w:rsidR="00235324" w:rsidRPr="00235324" w:rsidRDefault="00235324" w:rsidP="00235324">
      <w:pPr>
        <w:rPr>
          <w:rFonts w:eastAsia="DengXian"/>
          <w:lang w:eastAsia="zh-CN"/>
        </w:rPr>
      </w:pPr>
      <w:r w:rsidRPr="00235324">
        <w:rPr>
          <w:rFonts w:eastAsia="DengXian" w:hint="eastAsia"/>
          <w:lang w:eastAsia="zh-CN"/>
        </w:rPr>
        <w:t>Add Row [0D] in the link budget table as follows</w:t>
      </w:r>
      <w:r w:rsidR="006F2B0F">
        <w:rPr>
          <w:rFonts w:eastAsia="DengXian"/>
          <w:lang w:eastAsia="zh-CN"/>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5"/>
        <w:gridCol w:w="2790"/>
        <w:gridCol w:w="3311"/>
        <w:gridCol w:w="3311"/>
      </w:tblGrid>
      <w:tr w:rsidR="00235324" w:rsidRPr="00235324" w14:paraId="5668E6F6" w14:textId="77777777" w:rsidTr="006F2B0F">
        <w:trPr>
          <w:trHeight w:val="151"/>
          <w:jc w:val="center"/>
        </w:trPr>
        <w:tc>
          <w:tcPr>
            <w:tcW w:w="500" w:type="pct"/>
            <w:tcBorders>
              <w:top w:val="single" w:sz="4" w:space="0" w:color="auto"/>
              <w:left w:val="single" w:sz="4" w:space="0" w:color="auto"/>
              <w:bottom w:val="single" w:sz="4" w:space="0" w:color="auto"/>
              <w:right w:val="single" w:sz="4" w:space="0" w:color="auto"/>
            </w:tcBorders>
            <w:vAlign w:val="center"/>
          </w:tcPr>
          <w:p w14:paraId="1558EEF8" w14:textId="77777777" w:rsidR="00235324" w:rsidRPr="00235324" w:rsidRDefault="00235324" w:rsidP="00235324">
            <w:pPr>
              <w:adjustRightInd w:val="0"/>
              <w:snapToGrid w:val="0"/>
              <w:jc w:val="center"/>
              <w:rPr>
                <w:rFonts w:ascii="Arial" w:eastAsia="DengXian" w:hAnsi="Arial" w:cs="Arial"/>
                <w:b/>
                <w:bCs/>
                <w:sz w:val="16"/>
                <w:szCs w:val="16"/>
                <w:lang w:bidi="ar"/>
              </w:rPr>
            </w:pPr>
            <w:r w:rsidRPr="00235324">
              <w:rPr>
                <w:rFonts w:ascii="Arial" w:eastAsia="DengXian" w:hAnsi="Arial" w:cs="Arial"/>
                <w:b/>
                <w:bCs/>
                <w:sz w:val="16"/>
                <w:szCs w:val="16"/>
                <w:lang w:bidi="ar"/>
              </w:rPr>
              <w:t>No.</w:t>
            </w:r>
          </w:p>
        </w:tc>
        <w:tc>
          <w:tcPr>
            <w:tcW w:w="13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FD4512D" w14:textId="77777777" w:rsidR="00235324" w:rsidRPr="00235324" w:rsidRDefault="00235324" w:rsidP="00235324">
            <w:pPr>
              <w:adjustRightInd w:val="0"/>
              <w:snapToGrid w:val="0"/>
              <w:rPr>
                <w:rFonts w:ascii="Arial" w:eastAsia="DengXian" w:hAnsi="Arial" w:cs="Arial"/>
                <w:b/>
                <w:bCs/>
                <w:sz w:val="16"/>
                <w:szCs w:val="16"/>
                <w:lang w:bidi="ar"/>
              </w:rPr>
            </w:pPr>
            <w:r w:rsidRPr="00235324">
              <w:rPr>
                <w:rFonts w:ascii="Arial" w:eastAsia="DengXian" w:hAnsi="Arial" w:cs="Arial"/>
                <w:b/>
                <w:bCs/>
                <w:sz w:val="16"/>
                <w:szCs w:val="16"/>
                <w:lang w:bidi="ar"/>
              </w:rPr>
              <w:t>Item</w:t>
            </w:r>
          </w:p>
        </w:tc>
        <w:tc>
          <w:tcPr>
            <w:tcW w:w="1583" w:type="pct"/>
            <w:tcBorders>
              <w:top w:val="single" w:sz="4" w:space="0" w:color="auto"/>
              <w:left w:val="single" w:sz="4" w:space="0" w:color="auto"/>
              <w:bottom w:val="single" w:sz="4" w:space="0" w:color="auto"/>
              <w:right w:val="single" w:sz="4" w:space="0" w:color="auto"/>
            </w:tcBorders>
            <w:shd w:val="clear" w:color="auto" w:fill="auto"/>
            <w:vAlign w:val="center"/>
          </w:tcPr>
          <w:p w14:paraId="5F3ADDD9" w14:textId="77777777" w:rsidR="00235324" w:rsidRPr="00235324" w:rsidRDefault="00235324" w:rsidP="00235324">
            <w:pPr>
              <w:rPr>
                <w:rFonts w:ascii="Arial" w:eastAsia="DengXian" w:hAnsi="Arial" w:cs="Arial"/>
                <w:b/>
                <w:bCs/>
                <w:sz w:val="16"/>
                <w:szCs w:val="16"/>
              </w:rPr>
            </w:pPr>
            <w:r w:rsidRPr="00235324">
              <w:rPr>
                <w:rFonts w:ascii="Arial" w:eastAsia="DengXian" w:hAnsi="Arial" w:cs="Arial"/>
                <w:b/>
                <w:bCs/>
                <w:sz w:val="16"/>
                <w:szCs w:val="16"/>
              </w:rPr>
              <w:t>Reader-to-Device</w:t>
            </w:r>
          </w:p>
        </w:tc>
        <w:tc>
          <w:tcPr>
            <w:tcW w:w="1583" w:type="pct"/>
            <w:tcBorders>
              <w:top w:val="single" w:sz="4" w:space="0" w:color="auto"/>
              <w:left w:val="single" w:sz="4" w:space="0" w:color="auto"/>
              <w:bottom w:val="single" w:sz="4" w:space="0" w:color="auto"/>
              <w:right w:val="single" w:sz="4" w:space="0" w:color="auto"/>
            </w:tcBorders>
            <w:shd w:val="clear" w:color="auto" w:fill="auto"/>
            <w:vAlign w:val="center"/>
          </w:tcPr>
          <w:p w14:paraId="705DB801" w14:textId="77777777" w:rsidR="00235324" w:rsidRPr="00235324" w:rsidRDefault="00235324" w:rsidP="00235324">
            <w:pPr>
              <w:rPr>
                <w:rFonts w:ascii="Arial" w:eastAsia="DengXian" w:hAnsi="Arial" w:cs="Arial"/>
                <w:b/>
                <w:bCs/>
                <w:sz w:val="16"/>
                <w:szCs w:val="16"/>
              </w:rPr>
            </w:pPr>
            <w:r w:rsidRPr="00235324">
              <w:rPr>
                <w:rFonts w:ascii="Arial" w:eastAsia="DengXian" w:hAnsi="Arial" w:cs="Arial"/>
                <w:b/>
                <w:bCs/>
                <w:sz w:val="16"/>
                <w:szCs w:val="16"/>
              </w:rPr>
              <w:t>Device-to-Reader</w:t>
            </w:r>
          </w:p>
        </w:tc>
      </w:tr>
      <w:tr w:rsidR="00235324" w:rsidRPr="00235324" w14:paraId="52A3F457" w14:textId="77777777" w:rsidTr="006F2B0F">
        <w:trPr>
          <w:trHeight w:val="151"/>
          <w:jc w:val="center"/>
        </w:trPr>
        <w:tc>
          <w:tcPr>
            <w:tcW w:w="500" w:type="pct"/>
            <w:tcBorders>
              <w:top w:val="single" w:sz="4" w:space="0" w:color="auto"/>
              <w:left w:val="single" w:sz="4" w:space="0" w:color="auto"/>
              <w:bottom w:val="single" w:sz="4" w:space="0" w:color="auto"/>
              <w:right w:val="single" w:sz="4" w:space="0" w:color="auto"/>
            </w:tcBorders>
            <w:vAlign w:val="center"/>
          </w:tcPr>
          <w:p w14:paraId="11715B17" w14:textId="77777777" w:rsidR="00235324" w:rsidRPr="00235324" w:rsidRDefault="00235324" w:rsidP="00235324">
            <w:pPr>
              <w:jc w:val="center"/>
              <w:rPr>
                <w:rFonts w:ascii="Arial" w:eastAsia="DengXian" w:hAnsi="Arial" w:cs="Arial"/>
                <w:sz w:val="16"/>
                <w:szCs w:val="16"/>
              </w:rPr>
            </w:pPr>
            <w:r w:rsidRPr="00235324">
              <w:rPr>
                <w:rFonts w:ascii="Arial" w:eastAsia="DengXian" w:hAnsi="Arial" w:cs="Arial"/>
                <w:sz w:val="16"/>
                <w:szCs w:val="16"/>
                <w:lang w:bidi="ar"/>
              </w:rPr>
              <w:t>[0D]</w:t>
            </w:r>
          </w:p>
        </w:tc>
        <w:tc>
          <w:tcPr>
            <w:tcW w:w="133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4C02E2A" w14:textId="77777777" w:rsidR="00235324" w:rsidRPr="00235324" w:rsidRDefault="00235324" w:rsidP="00235324">
            <w:pPr>
              <w:adjustRightInd w:val="0"/>
              <w:snapToGrid w:val="0"/>
              <w:rPr>
                <w:rFonts w:ascii="Arial" w:eastAsia="DengXian" w:hAnsi="Arial" w:cs="Arial"/>
                <w:sz w:val="16"/>
                <w:szCs w:val="16"/>
              </w:rPr>
            </w:pPr>
            <w:r w:rsidRPr="00235324">
              <w:rPr>
                <w:rFonts w:ascii="Arial" w:eastAsia="DengXian" w:hAnsi="Arial" w:cs="Arial"/>
                <w:sz w:val="16"/>
                <w:szCs w:val="16"/>
                <w:lang w:bidi="ar"/>
              </w:rPr>
              <w:t>Topology</w:t>
            </w:r>
            <w:r w:rsidRPr="00235324">
              <w:rPr>
                <w:rFonts w:ascii="Arial" w:eastAsia="DengXian" w:hAnsi="Arial" w:cs="Arial"/>
                <w:sz w:val="16"/>
                <w:szCs w:val="16"/>
                <w:lang w:eastAsia="zh-CN" w:bidi="ar"/>
              </w:rPr>
              <w:t>/Pathloss model</w:t>
            </w:r>
          </w:p>
        </w:tc>
        <w:tc>
          <w:tcPr>
            <w:tcW w:w="1583" w:type="pct"/>
            <w:tcBorders>
              <w:top w:val="single" w:sz="4" w:space="0" w:color="auto"/>
              <w:left w:val="single" w:sz="4" w:space="0" w:color="auto"/>
              <w:bottom w:val="single" w:sz="4" w:space="0" w:color="auto"/>
              <w:right w:val="single" w:sz="4" w:space="0" w:color="auto"/>
            </w:tcBorders>
            <w:shd w:val="clear" w:color="auto" w:fill="auto"/>
            <w:vAlign w:val="center"/>
          </w:tcPr>
          <w:p w14:paraId="1BB7CC90" w14:textId="77777777" w:rsidR="00235324" w:rsidRPr="00235324" w:rsidRDefault="00235324" w:rsidP="00235324">
            <w:pPr>
              <w:adjustRightInd w:val="0"/>
              <w:snapToGrid w:val="0"/>
              <w:rPr>
                <w:rFonts w:ascii="Arial" w:eastAsia="DengXian" w:hAnsi="Arial" w:cs="Arial"/>
                <w:sz w:val="16"/>
                <w:szCs w:val="16"/>
                <w:lang w:eastAsia="zh-CN"/>
              </w:rPr>
            </w:pPr>
            <w:r w:rsidRPr="00235324">
              <w:rPr>
                <w:rFonts w:ascii="Arial" w:eastAsia="DengXian" w:hAnsi="Arial" w:cs="Arial"/>
                <w:sz w:val="16"/>
                <w:szCs w:val="16"/>
                <w:lang w:eastAsia="zh-CN"/>
              </w:rPr>
              <w:t>For D2T2:</w:t>
            </w:r>
          </w:p>
          <w:p w14:paraId="752F78D7" w14:textId="77777777" w:rsidR="00235324" w:rsidRPr="00235324" w:rsidRDefault="00235324" w:rsidP="00235324">
            <w:pPr>
              <w:adjustRightInd w:val="0"/>
              <w:snapToGrid w:val="0"/>
              <w:rPr>
                <w:rFonts w:ascii="Arial" w:eastAsia="DengXian" w:hAnsi="Arial" w:cs="Arial"/>
                <w:sz w:val="16"/>
                <w:szCs w:val="16"/>
              </w:rPr>
            </w:pPr>
            <w:r w:rsidRPr="00235324">
              <w:rPr>
                <w:rFonts w:ascii="Arial" w:eastAsia="DengXian" w:hAnsi="Arial" w:cs="Arial"/>
                <w:sz w:val="16"/>
                <w:szCs w:val="16"/>
                <w:lang w:eastAsia="zh-CN"/>
              </w:rPr>
              <w:t xml:space="preserve">[0D]-Alt1: </w:t>
            </w:r>
            <w:r w:rsidRPr="00235324">
              <w:rPr>
                <w:rFonts w:ascii="Arial" w:eastAsia="DengXian" w:hAnsi="Arial" w:cs="Arial"/>
                <w:sz w:val="16"/>
                <w:szCs w:val="16"/>
              </w:rPr>
              <w:t xml:space="preserve">InF-DL NLOS </w:t>
            </w:r>
          </w:p>
          <w:p w14:paraId="393BC9B7" w14:textId="77777777" w:rsidR="00235324" w:rsidRPr="00235324" w:rsidRDefault="00235324" w:rsidP="00235324">
            <w:pPr>
              <w:adjustRightInd w:val="0"/>
              <w:snapToGrid w:val="0"/>
              <w:rPr>
                <w:rFonts w:ascii="Arial" w:eastAsia="DengXian" w:hAnsi="Arial" w:cs="Arial"/>
                <w:sz w:val="16"/>
                <w:szCs w:val="16"/>
              </w:rPr>
            </w:pPr>
            <w:r w:rsidRPr="00235324">
              <w:rPr>
                <w:rFonts w:ascii="Arial" w:eastAsia="DengXian" w:hAnsi="Arial" w:cs="Arial"/>
                <w:sz w:val="16"/>
                <w:szCs w:val="16"/>
                <w:lang w:eastAsia="zh-CN"/>
              </w:rPr>
              <w:t>[0D]-Alt2:</w:t>
            </w:r>
            <w:r w:rsidRPr="00235324">
              <w:rPr>
                <w:rFonts w:ascii="Arial" w:eastAsia="DengXian" w:hAnsi="Arial" w:cs="Arial"/>
                <w:sz w:val="16"/>
                <w:szCs w:val="16"/>
              </w:rPr>
              <w:t xml:space="preserve"> InH-Office LOS</w:t>
            </w:r>
          </w:p>
          <w:p w14:paraId="45B643D4" w14:textId="77777777" w:rsidR="00235324" w:rsidRPr="00235324" w:rsidRDefault="00235324" w:rsidP="00235324">
            <w:pPr>
              <w:adjustRightInd w:val="0"/>
              <w:snapToGrid w:val="0"/>
              <w:rPr>
                <w:rFonts w:ascii="Arial" w:eastAsia="DengXian" w:hAnsi="Arial" w:cs="Arial"/>
                <w:sz w:val="16"/>
                <w:szCs w:val="16"/>
              </w:rPr>
            </w:pPr>
            <w:r w:rsidRPr="00235324">
              <w:rPr>
                <w:rFonts w:ascii="Arial" w:eastAsia="DengXian" w:hAnsi="Arial" w:cs="Arial"/>
                <w:sz w:val="16"/>
                <w:szCs w:val="16"/>
              </w:rPr>
              <w:t>For D1T1:</w:t>
            </w:r>
          </w:p>
          <w:p w14:paraId="7C54E764" w14:textId="77777777" w:rsidR="00235324" w:rsidRPr="00235324" w:rsidRDefault="00235324" w:rsidP="00235324">
            <w:pPr>
              <w:adjustRightInd w:val="0"/>
              <w:snapToGrid w:val="0"/>
              <w:rPr>
                <w:rFonts w:ascii="Arial" w:eastAsia="DengXian" w:hAnsi="Arial" w:cs="Arial"/>
                <w:sz w:val="16"/>
                <w:szCs w:val="16"/>
                <w:lang w:bidi="ar"/>
              </w:rPr>
            </w:pPr>
            <w:r w:rsidRPr="00235324">
              <w:rPr>
                <w:rFonts w:ascii="Arial" w:eastAsia="DengXian" w:hAnsi="Arial" w:cs="Arial"/>
                <w:sz w:val="16"/>
                <w:szCs w:val="16"/>
                <w:lang w:eastAsia="zh-CN"/>
              </w:rPr>
              <w:t>[0D] InF-DH NLOS</w:t>
            </w:r>
          </w:p>
        </w:tc>
        <w:tc>
          <w:tcPr>
            <w:tcW w:w="1583" w:type="pct"/>
            <w:tcBorders>
              <w:top w:val="single" w:sz="4" w:space="0" w:color="auto"/>
              <w:left w:val="single" w:sz="4" w:space="0" w:color="auto"/>
              <w:bottom w:val="single" w:sz="4" w:space="0" w:color="auto"/>
              <w:right w:val="single" w:sz="4" w:space="0" w:color="auto"/>
            </w:tcBorders>
            <w:shd w:val="clear" w:color="auto" w:fill="auto"/>
            <w:vAlign w:val="center"/>
          </w:tcPr>
          <w:p w14:paraId="603DDD30" w14:textId="77777777" w:rsidR="00235324" w:rsidRPr="00235324" w:rsidRDefault="00235324" w:rsidP="00235324">
            <w:pPr>
              <w:adjustRightInd w:val="0"/>
              <w:snapToGrid w:val="0"/>
              <w:rPr>
                <w:rFonts w:ascii="Arial" w:eastAsia="DengXian" w:hAnsi="Arial" w:cs="Arial"/>
                <w:sz w:val="16"/>
                <w:szCs w:val="16"/>
                <w:lang w:eastAsia="zh-CN"/>
              </w:rPr>
            </w:pPr>
            <w:r w:rsidRPr="00235324">
              <w:rPr>
                <w:rFonts w:ascii="Arial" w:eastAsia="DengXian" w:hAnsi="Arial" w:cs="Arial"/>
                <w:sz w:val="16"/>
                <w:szCs w:val="16"/>
                <w:lang w:eastAsia="zh-CN"/>
              </w:rPr>
              <w:t>For D2T2:</w:t>
            </w:r>
          </w:p>
          <w:p w14:paraId="405B7000" w14:textId="77777777" w:rsidR="00235324" w:rsidRPr="00235324" w:rsidRDefault="00235324" w:rsidP="00235324">
            <w:pPr>
              <w:adjustRightInd w:val="0"/>
              <w:snapToGrid w:val="0"/>
              <w:rPr>
                <w:rFonts w:ascii="Arial" w:eastAsia="DengXian" w:hAnsi="Arial" w:cs="Arial"/>
                <w:sz w:val="16"/>
                <w:szCs w:val="16"/>
              </w:rPr>
            </w:pPr>
            <w:r w:rsidRPr="00235324">
              <w:rPr>
                <w:rFonts w:ascii="Arial" w:eastAsia="DengXian" w:hAnsi="Arial" w:cs="Arial"/>
                <w:sz w:val="16"/>
                <w:szCs w:val="16"/>
                <w:lang w:eastAsia="zh-CN"/>
              </w:rPr>
              <w:t xml:space="preserve">[0D]-Alt1: </w:t>
            </w:r>
            <w:r w:rsidRPr="00235324">
              <w:rPr>
                <w:rFonts w:ascii="Arial" w:eastAsia="DengXian" w:hAnsi="Arial" w:cs="Arial"/>
                <w:sz w:val="16"/>
                <w:szCs w:val="16"/>
              </w:rPr>
              <w:t xml:space="preserve">InF-DL NLOS </w:t>
            </w:r>
          </w:p>
          <w:p w14:paraId="0EE4899E" w14:textId="77777777" w:rsidR="00235324" w:rsidRPr="00235324" w:rsidRDefault="00235324" w:rsidP="00235324">
            <w:pPr>
              <w:adjustRightInd w:val="0"/>
              <w:snapToGrid w:val="0"/>
              <w:rPr>
                <w:rFonts w:ascii="Arial" w:eastAsia="DengXian" w:hAnsi="Arial" w:cs="Arial"/>
                <w:sz w:val="16"/>
                <w:szCs w:val="16"/>
              </w:rPr>
            </w:pPr>
            <w:r w:rsidRPr="00235324">
              <w:rPr>
                <w:rFonts w:ascii="Arial" w:eastAsia="DengXian" w:hAnsi="Arial" w:cs="Arial"/>
                <w:sz w:val="16"/>
                <w:szCs w:val="16"/>
                <w:lang w:eastAsia="zh-CN"/>
              </w:rPr>
              <w:t>[0D]-Alt2:</w:t>
            </w:r>
            <w:r w:rsidRPr="00235324">
              <w:rPr>
                <w:rFonts w:ascii="Arial" w:eastAsia="DengXian" w:hAnsi="Arial" w:cs="Arial"/>
                <w:sz w:val="16"/>
                <w:szCs w:val="16"/>
              </w:rPr>
              <w:t xml:space="preserve"> InH-Office LOS</w:t>
            </w:r>
          </w:p>
          <w:p w14:paraId="70802F2A" w14:textId="77777777" w:rsidR="00235324" w:rsidRPr="00235324" w:rsidRDefault="00235324" w:rsidP="00235324">
            <w:pPr>
              <w:adjustRightInd w:val="0"/>
              <w:snapToGrid w:val="0"/>
              <w:rPr>
                <w:rFonts w:ascii="Arial" w:eastAsia="DengXian" w:hAnsi="Arial" w:cs="Arial"/>
                <w:sz w:val="16"/>
                <w:szCs w:val="16"/>
              </w:rPr>
            </w:pPr>
            <w:r w:rsidRPr="00235324">
              <w:rPr>
                <w:rFonts w:ascii="Arial" w:eastAsia="DengXian" w:hAnsi="Arial" w:cs="Arial"/>
                <w:sz w:val="16"/>
                <w:szCs w:val="16"/>
              </w:rPr>
              <w:t>For D1T1:</w:t>
            </w:r>
          </w:p>
          <w:p w14:paraId="009E4404" w14:textId="77777777" w:rsidR="00235324" w:rsidRPr="00235324" w:rsidRDefault="00235324" w:rsidP="00235324">
            <w:pPr>
              <w:adjustRightInd w:val="0"/>
              <w:snapToGrid w:val="0"/>
              <w:rPr>
                <w:rFonts w:ascii="Arial" w:eastAsia="DengXian" w:hAnsi="Arial" w:cs="Arial"/>
                <w:sz w:val="16"/>
                <w:szCs w:val="16"/>
              </w:rPr>
            </w:pPr>
            <w:r w:rsidRPr="00235324">
              <w:rPr>
                <w:rFonts w:ascii="Arial" w:eastAsia="DengXian" w:hAnsi="Arial" w:cs="Arial"/>
                <w:sz w:val="16"/>
                <w:szCs w:val="16"/>
                <w:lang w:eastAsia="zh-CN"/>
              </w:rPr>
              <w:t>[0D] InF-DH NLOS</w:t>
            </w:r>
          </w:p>
        </w:tc>
      </w:tr>
    </w:tbl>
    <w:p w14:paraId="46A58B93" w14:textId="77777777" w:rsidR="00235324" w:rsidRPr="00235324" w:rsidRDefault="00235324" w:rsidP="00235324">
      <w:pPr>
        <w:rPr>
          <w:iCs/>
          <w:lang w:val="en-US" w:eastAsia="x-none"/>
        </w:rPr>
      </w:pPr>
    </w:p>
    <w:p w14:paraId="57E85A8C" w14:textId="77777777" w:rsidR="00235324" w:rsidRPr="00235324" w:rsidRDefault="00235324" w:rsidP="00235324">
      <w:pPr>
        <w:rPr>
          <w:iCs/>
          <w:lang w:val="en-US" w:eastAsia="x-none"/>
        </w:rPr>
      </w:pPr>
      <w:r w:rsidRPr="00235324">
        <w:rPr>
          <w:iCs/>
          <w:highlight w:val="green"/>
          <w:lang w:val="en-US" w:eastAsia="x-none"/>
        </w:rPr>
        <w:t>Agreement</w:t>
      </w:r>
    </w:p>
    <w:p w14:paraId="31B073DD" w14:textId="1B1CFF3E" w:rsidR="00235324" w:rsidRPr="00235324" w:rsidRDefault="00235324" w:rsidP="00235324">
      <w:pPr>
        <w:rPr>
          <w:rFonts w:eastAsia="DengXian"/>
          <w:lang w:eastAsia="zh-CN"/>
        </w:rPr>
      </w:pPr>
      <w:r w:rsidRPr="00235324">
        <w:rPr>
          <w:rFonts w:eastAsia="DengXian" w:hint="eastAsia"/>
          <w:lang w:eastAsia="zh-CN"/>
        </w:rPr>
        <w:t>Update the link budget table Row [0C] as follows</w:t>
      </w:r>
      <w:r w:rsidR="006F2B0F">
        <w:rPr>
          <w:rFonts w:eastAsia="DengXian"/>
          <w:lang w:eastAsia="zh-CN"/>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6"/>
        <w:gridCol w:w="2131"/>
        <w:gridCol w:w="3194"/>
        <w:gridCol w:w="4256"/>
      </w:tblGrid>
      <w:tr w:rsidR="00235324" w:rsidRPr="00235324" w14:paraId="0A0BDE57" w14:textId="77777777" w:rsidTr="006F2B0F">
        <w:trPr>
          <w:trHeight w:val="151"/>
          <w:jc w:val="center"/>
        </w:trPr>
        <w:tc>
          <w:tcPr>
            <w:tcW w:w="419" w:type="pct"/>
            <w:tcBorders>
              <w:top w:val="single" w:sz="4" w:space="0" w:color="auto"/>
              <w:left w:val="single" w:sz="4" w:space="0" w:color="auto"/>
              <w:bottom w:val="single" w:sz="4" w:space="0" w:color="auto"/>
              <w:right w:val="single" w:sz="4" w:space="0" w:color="auto"/>
            </w:tcBorders>
            <w:vAlign w:val="center"/>
          </w:tcPr>
          <w:p w14:paraId="5959BD66" w14:textId="77777777" w:rsidR="00235324" w:rsidRPr="00235324" w:rsidRDefault="00235324" w:rsidP="00235324">
            <w:pPr>
              <w:adjustRightInd w:val="0"/>
              <w:snapToGrid w:val="0"/>
              <w:jc w:val="center"/>
              <w:rPr>
                <w:rFonts w:ascii="Arial" w:eastAsia="DengXian" w:hAnsi="Arial" w:cs="Arial"/>
                <w:b/>
                <w:bCs/>
                <w:sz w:val="16"/>
                <w:szCs w:val="16"/>
                <w:lang w:bidi="ar"/>
              </w:rPr>
            </w:pPr>
            <w:r w:rsidRPr="00235324">
              <w:rPr>
                <w:rFonts w:ascii="Arial" w:eastAsia="DengXian" w:hAnsi="Arial" w:cs="Arial"/>
                <w:b/>
                <w:bCs/>
                <w:sz w:val="16"/>
                <w:szCs w:val="16"/>
                <w:lang w:bidi="ar"/>
              </w:rPr>
              <w:t>No.</w:t>
            </w:r>
          </w:p>
        </w:tc>
        <w:tc>
          <w:tcPr>
            <w:tcW w:w="1019"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2C3E345" w14:textId="77777777" w:rsidR="00235324" w:rsidRPr="00235324" w:rsidRDefault="00235324" w:rsidP="00235324">
            <w:pPr>
              <w:adjustRightInd w:val="0"/>
              <w:snapToGrid w:val="0"/>
              <w:rPr>
                <w:rFonts w:ascii="Arial" w:eastAsia="DengXian" w:hAnsi="Arial" w:cs="Arial"/>
                <w:b/>
                <w:bCs/>
                <w:sz w:val="16"/>
                <w:szCs w:val="16"/>
                <w:lang w:bidi="ar"/>
              </w:rPr>
            </w:pPr>
            <w:r w:rsidRPr="00235324">
              <w:rPr>
                <w:rFonts w:ascii="Arial" w:eastAsia="DengXian" w:hAnsi="Arial" w:cs="Arial"/>
                <w:b/>
                <w:bCs/>
                <w:sz w:val="16"/>
                <w:szCs w:val="16"/>
                <w:lang w:bidi="ar"/>
              </w:rPr>
              <w:t>Item</w:t>
            </w:r>
          </w:p>
        </w:tc>
        <w:tc>
          <w:tcPr>
            <w:tcW w:w="1527" w:type="pct"/>
            <w:tcBorders>
              <w:top w:val="single" w:sz="4" w:space="0" w:color="auto"/>
              <w:left w:val="single" w:sz="4" w:space="0" w:color="auto"/>
              <w:bottom w:val="single" w:sz="4" w:space="0" w:color="auto"/>
              <w:right w:val="single" w:sz="4" w:space="0" w:color="auto"/>
            </w:tcBorders>
            <w:shd w:val="clear" w:color="auto" w:fill="auto"/>
            <w:vAlign w:val="center"/>
          </w:tcPr>
          <w:p w14:paraId="0FF2B984" w14:textId="77777777" w:rsidR="00235324" w:rsidRPr="00235324" w:rsidRDefault="00235324" w:rsidP="00235324">
            <w:pPr>
              <w:rPr>
                <w:rFonts w:ascii="Arial" w:eastAsia="DengXian" w:hAnsi="Arial" w:cs="Arial"/>
                <w:b/>
                <w:bCs/>
                <w:sz w:val="16"/>
                <w:szCs w:val="16"/>
              </w:rPr>
            </w:pPr>
            <w:r w:rsidRPr="00235324">
              <w:rPr>
                <w:rFonts w:ascii="Arial" w:eastAsia="DengXian" w:hAnsi="Arial" w:cs="Arial"/>
                <w:b/>
                <w:bCs/>
                <w:sz w:val="16"/>
                <w:szCs w:val="16"/>
              </w:rPr>
              <w:t>Reader-to-Device</w:t>
            </w:r>
          </w:p>
        </w:tc>
        <w:tc>
          <w:tcPr>
            <w:tcW w:w="2035" w:type="pct"/>
            <w:tcBorders>
              <w:top w:val="single" w:sz="4" w:space="0" w:color="auto"/>
              <w:left w:val="single" w:sz="4" w:space="0" w:color="auto"/>
              <w:bottom w:val="single" w:sz="4" w:space="0" w:color="auto"/>
              <w:right w:val="single" w:sz="4" w:space="0" w:color="auto"/>
            </w:tcBorders>
            <w:shd w:val="clear" w:color="auto" w:fill="auto"/>
            <w:vAlign w:val="center"/>
          </w:tcPr>
          <w:p w14:paraId="6DC3C28F" w14:textId="77777777" w:rsidR="00235324" w:rsidRPr="00235324" w:rsidRDefault="00235324" w:rsidP="00235324">
            <w:pPr>
              <w:rPr>
                <w:rFonts w:ascii="Arial" w:eastAsia="DengXian" w:hAnsi="Arial" w:cs="Arial"/>
                <w:b/>
                <w:bCs/>
                <w:sz w:val="16"/>
                <w:szCs w:val="16"/>
              </w:rPr>
            </w:pPr>
            <w:r w:rsidRPr="00235324">
              <w:rPr>
                <w:rFonts w:ascii="Arial" w:eastAsia="DengXian" w:hAnsi="Arial" w:cs="Arial"/>
                <w:b/>
                <w:bCs/>
                <w:sz w:val="16"/>
                <w:szCs w:val="16"/>
              </w:rPr>
              <w:t>Device-to-Reader</w:t>
            </w:r>
          </w:p>
        </w:tc>
      </w:tr>
      <w:tr w:rsidR="00235324" w:rsidRPr="00235324" w14:paraId="430BA48D" w14:textId="77777777" w:rsidTr="006F2B0F">
        <w:trPr>
          <w:trHeight w:val="151"/>
          <w:jc w:val="center"/>
        </w:trPr>
        <w:tc>
          <w:tcPr>
            <w:tcW w:w="419" w:type="pct"/>
            <w:tcBorders>
              <w:top w:val="single" w:sz="4" w:space="0" w:color="auto"/>
              <w:left w:val="single" w:sz="4" w:space="0" w:color="auto"/>
              <w:bottom w:val="single" w:sz="4" w:space="0" w:color="auto"/>
              <w:right w:val="single" w:sz="4" w:space="0" w:color="auto"/>
            </w:tcBorders>
            <w:vAlign w:val="center"/>
          </w:tcPr>
          <w:p w14:paraId="045D62C9" w14:textId="77777777" w:rsidR="00235324" w:rsidRPr="00235324" w:rsidRDefault="00235324" w:rsidP="00235324">
            <w:pPr>
              <w:rPr>
                <w:rFonts w:ascii="Arial" w:eastAsia="DengXian" w:hAnsi="Arial" w:cs="Arial"/>
                <w:sz w:val="16"/>
                <w:szCs w:val="16"/>
              </w:rPr>
            </w:pPr>
            <w:r w:rsidRPr="00235324">
              <w:rPr>
                <w:rFonts w:ascii="Arial" w:eastAsia="DengXian" w:hAnsi="Arial" w:cs="Arial"/>
                <w:sz w:val="16"/>
                <w:szCs w:val="16"/>
                <w:lang w:eastAsia="zh-CN" w:bidi="ar"/>
              </w:rPr>
              <w:t>[0C]</w:t>
            </w:r>
          </w:p>
        </w:tc>
        <w:tc>
          <w:tcPr>
            <w:tcW w:w="1019"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DA36ED2" w14:textId="77777777" w:rsidR="00235324" w:rsidRPr="00235324" w:rsidRDefault="00235324" w:rsidP="00235324">
            <w:pPr>
              <w:adjustRightInd w:val="0"/>
              <w:snapToGrid w:val="0"/>
              <w:rPr>
                <w:rFonts w:ascii="Arial" w:eastAsia="DengXian" w:hAnsi="Arial" w:cs="Arial"/>
                <w:sz w:val="16"/>
                <w:szCs w:val="16"/>
              </w:rPr>
            </w:pPr>
            <w:r w:rsidRPr="00235324">
              <w:rPr>
                <w:rFonts w:ascii="Arial" w:eastAsia="DengXian" w:hAnsi="Arial" w:cs="Arial"/>
                <w:sz w:val="16"/>
                <w:szCs w:val="16"/>
                <w:lang w:bidi="ar"/>
              </w:rPr>
              <w:t>Center frequency (</w:t>
            </w:r>
            <w:r w:rsidRPr="00235324">
              <w:rPr>
                <w:rFonts w:ascii="Arial" w:eastAsia="DengXian" w:hAnsi="Arial" w:cs="Arial"/>
                <w:sz w:val="16"/>
                <w:szCs w:val="16"/>
                <w:lang w:eastAsia="zh-CN" w:bidi="ar"/>
              </w:rPr>
              <w:t>M</w:t>
            </w:r>
            <w:r w:rsidRPr="00235324">
              <w:rPr>
                <w:rFonts w:ascii="Arial" w:eastAsia="DengXian" w:hAnsi="Arial" w:cs="Arial"/>
                <w:sz w:val="16"/>
                <w:szCs w:val="16"/>
                <w:lang w:bidi="ar"/>
              </w:rPr>
              <w:t>Hz)</w:t>
            </w:r>
          </w:p>
        </w:tc>
        <w:tc>
          <w:tcPr>
            <w:tcW w:w="1527" w:type="pct"/>
            <w:tcBorders>
              <w:top w:val="single" w:sz="4" w:space="0" w:color="auto"/>
              <w:left w:val="single" w:sz="4" w:space="0" w:color="auto"/>
              <w:bottom w:val="single" w:sz="4" w:space="0" w:color="auto"/>
              <w:right w:val="single" w:sz="4" w:space="0" w:color="auto"/>
            </w:tcBorders>
            <w:shd w:val="clear" w:color="auto" w:fill="auto"/>
            <w:vAlign w:val="center"/>
          </w:tcPr>
          <w:p w14:paraId="51DF31CC" w14:textId="77777777" w:rsidR="00235324" w:rsidRPr="00235324" w:rsidRDefault="00235324" w:rsidP="00235324">
            <w:pPr>
              <w:adjustRightInd w:val="0"/>
              <w:snapToGrid w:val="0"/>
              <w:rPr>
                <w:rFonts w:ascii="Arial" w:eastAsia="DengXian" w:hAnsi="Arial" w:cs="Arial"/>
                <w:sz w:val="16"/>
                <w:szCs w:val="16"/>
                <w:lang w:eastAsia="zh-CN"/>
              </w:rPr>
            </w:pPr>
            <w:r w:rsidRPr="00235324">
              <w:rPr>
                <w:rFonts w:ascii="Arial" w:eastAsia="DengXian" w:hAnsi="Arial" w:cs="Arial"/>
                <w:sz w:val="16"/>
                <w:szCs w:val="16"/>
                <w:lang w:eastAsia="zh-CN"/>
              </w:rPr>
              <w:t xml:space="preserve">[0C]-Alt1: 900MHz (M), </w:t>
            </w:r>
          </w:p>
          <w:p w14:paraId="7A865232" w14:textId="77777777" w:rsidR="00235324" w:rsidRPr="00235324" w:rsidRDefault="00235324" w:rsidP="00235324">
            <w:pPr>
              <w:adjustRightInd w:val="0"/>
              <w:snapToGrid w:val="0"/>
              <w:rPr>
                <w:rFonts w:ascii="Arial" w:eastAsia="DengXian" w:hAnsi="Arial" w:cs="Arial"/>
                <w:sz w:val="16"/>
                <w:szCs w:val="16"/>
                <w:lang w:bidi="ar"/>
              </w:rPr>
            </w:pPr>
            <w:r w:rsidRPr="00235324">
              <w:rPr>
                <w:rFonts w:ascii="Arial" w:eastAsia="DengXian" w:hAnsi="Arial" w:cs="Arial"/>
                <w:sz w:val="16"/>
                <w:szCs w:val="16"/>
                <w:lang w:eastAsia="zh-CN"/>
              </w:rPr>
              <w:t>[0C]-Alt2: 2GHz (O)</w:t>
            </w:r>
          </w:p>
        </w:tc>
        <w:tc>
          <w:tcPr>
            <w:tcW w:w="2035" w:type="pct"/>
            <w:tcBorders>
              <w:top w:val="single" w:sz="4" w:space="0" w:color="auto"/>
              <w:left w:val="single" w:sz="4" w:space="0" w:color="auto"/>
              <w:bottom w:val="single" w:sz="4" w:space="0" w:color="auto"/>
              <w:right w:val="single" w:sz="4" w:space="0" w:color="auto"/>
            </w:tcBorders>
            <w:shd w:val="clear" w:color="auto" w:fill="auto"/>
            <w:vAlign w:val="center"/>
          </w:tcPr>
          <w:p w14:paraId="0E0C485F" w14:textId="77777777" w:rsidR="00235324" w:rsidRPr="00235324" w:rsidRDefault="00235324" w:rsidP="00235324">
            <w:pPr>
              <w:adjustRightInd w:val="0"/>
              <w:snapToGrid w:val="0"/>
              <w:rPr>
                <w:rFonts w:ascii="Arial" w:eastAsia="DengXian" w:hAnsi="Arial" w:cs="Arial"/>
                <w:sz w:val="16"/>
                <w:szCs w:val="16"/>
                <w:lang w:eastAsia="zh-CN"/>
              </w:rPr>
            </w:pPr>
            <w:r w:rsidRPr="00235324">
              <w:rPr>
                <w:rFonts w:ascii="Arial" w:eastAsia="DengXian" w:hAnsi="Arial" w:cs="Arial"/>
                <w:sz w:val="16"/>
                <w:szCs w:val="16"/>
                <w:lang w:eastAsia="zh-CN"/>
              </w:rPr>
              <w:t xml:space="preserve">[0C]-Alt1: 900MHz (M), </w:t>
            </w:r>
          </w:p>
          <w:p w14:paraId="08410FE6" w14:textId="77777777" w:rsidR="00235324" w:rsidRPr="00235324" w:rsidRDefault="00235324" w:rsidP="00235324">
            <w:pPr>
              <w:adjustRightInd w:val="0"/>
              <w:snapToGrid w:val="0"/>
              <w:rPr>
                <w:rFonts w:ascii="Arial" w:eastAsia="DengXian" w:hAnsi="Arial" w:cs="Arial"/>
                <w:sz w:val="16"/>
                <w:szCs w:val="16"/>
              </w:rPr>
            </w:pPr>
            <w:r w:rsidRPr="00235324">
              <w:rPr>
                <w:rFonts w:ascii="Arial" w:eastAsia="DengXian" w:hAnsi="Arial" w:cs="Arial"/>
                <w:sz w:val="16"/>
                <w:szCs w:val="16"/>
                <w:lang w:eastAsia="zh-CN"/>
              </w:rPr>
              <w:t>[0C]-Alt2: 2GHz (O)</w:t>
            </w:r>
          </w:p>
        </w:tc>
      </w:tr>
    </w:tbl>
    <w:p w14:paraId="30B47F54" w14:textId="77777777" w:rsidR="00235324" w:rsidRPr="00235324" w:rsidRDefault="00235324" w:rsidP="00235324">
      <w:pPr>
        <w:rPr>
          <w:iCs/>
          <w:lang w:eastAsia="x-none"/>
        </w:rPr>
      </w:pPr>
    </w:p>
    <w:p w14:paraId="41AEE35B" w14:textId="77777777" w:rsidR="00235324" w:rsidRPr="00235324" w:rsidRDefault="00235324" w:rsidP="00235324">
      <w:pPr>
        <w:rPr>
          <w:iCs/>
          <w:lang w:val="en-US" w:eastAsia="x-none"/>
        </w:rPr>
      </w:pPr>
      <w:r w:rsidRPr="00235324">
        <w:rPr>
          <w:iCs/>
          <w:highlight w:val="green"/>
          <w:lang w:val="en-US" w:eastAsia="x-none"/>
        </w:rPr>
        <w:lastRenderedPageBreak/>
        <w:t>Agreement</w:t>
      </w:r>
    </w:p>
    <w:p w14:paraId="6D54F59E" w14:textId="77777777" w:rsidR="00235324" w:rsidRPr="00235324" w:rsidRDefault="00235324" w:rsidP="00EA1844">
      <w:pPr>
        <w:pStyle w:val="ListParagraph"/>
        <w:numPr>
          <w:ilvl w:val="0"/>
          <w:numId w:val="90"/>
        </w:numPr>
        <w:rPr>
          <w:lang w:eastAsia="zh-CN"/>
        </w:rPr>
      </w:pPr>
      <w:r w:rsidRPr="00235324">
        <w:rPr>
          <w:rFonts w:hint="eastAsia"/>
          <w:lang w:eastAsia="zh-CN"/>
        </w:rPr>
        <w:t xml:space="preserve">For R2D link in the coverage </w:t>
      </w:r>
      <w:r w:rsidRPr="00235324">
        <w:t>evaluation</w:t>
      </w:r>
      <w:r w:rsidRPr="00235324">
        <w:rPr>
          <w:rFonts w:hint="eastAsia"/>
          <w:lang w:eastAsia="zh-CN"/>
        </w:rPr>
        <w:t xml:space="preserve"> for device 2, </w:t>
      </w:r>
    </w:p>
    <w:p w14:paraId="6F5FAD40" w14:textId="77777777" w:rsidR="00235324" w:rsidRPr="00235324" w:rsidRDefault="00235324" w:rsidP="00EA1844">
      <w:pPr>
        <w:pStyle w:val="ListParagraph"/>
        <w:numPr>
          <w:ilvl w:val="1"/>
          <w:numId w:val="90"/>
        </w:numPr>
        <w:rPr>
          <w:lang w:eastAsia="zh-CN"/>
        </w:rPr>
      </w:pPr>
      <w:r w:rsidRPr="00235324">
        <w:rPr>
          <w:rFonts w:hint="eastAsia"/>
          <w:i/>
          <w:iCs/>
          <w:lang w:eastAsia="zh-CN"/>
        </w:rPr>
        <w:t>Budget-Alt2</w:t>
      </w:r>
      <w:r w:rsidRPr="00235324">
        <w:rPr>
          <w:rFonts w:hint="eastAsia"/>
          <w:lang w:eastAsia="zh-CN"/>
        </w:rPr>
        <w:t xml:space="preserve"> is used if receiver </w:t>
      </w:r>
      <w:r w:rsidRPr="00235324">
        <w:rPr>
          <w:lang w:eastAsia="zh-CN"/>
        </w:rPr>
        <w:t>architecture</w:t>
      </w:r>
      <w:r w:rsidRPr="00235324">
        <w:rPr>
          <w:rFonts w:hint="eastAsia"/>
          <w:lang w:eastAsia="zh-CN"/>
        </w:rPr>
        <w:t xml:space="preserve"> is IF/ZIF ED is used</w:t>
      </w:r>
    </w:p>
    <w:p w14:paraId="71D1C3B3" w14:textId="77777777" w:rsidR="00235324" w:rsidRPr="00235324" w:rsidRDefault="00235324" w:rsidP="00235324">
      <w:pPr>
        <w:rPr>
          <w:iCs/>
          <w:lang w:val="en-US" w:eastAsia="x-none"/>
        </w:rPr>
      </w:pPr>
      <w:r w:rsidRPr="00235324">
        <w:rPr>
          <w:iCs/>
          <w:highlight w:val="green"/>
          <w:lang w:val="en-US" w:eastAsia="x-none"/>
        </w:rPr>
        <w:t>Agreement</w:t>
      </w:r>
    </w:p>
    <w:p w14:paraId="173565E1" w14:textId="2B4651D5" w:rsidR="00235324" w:rsidRPr="00235324" w:rsidRDefault="00235324" w:rsidP="00235324">
      <w:pPr>
        <w:rPr>
          <w:rFonts w:eastAsia="DengXian"/>
          <w:lang w:eastAsia="zh-CN"/>
        </w:rPr>
      </w:pPr>
      <w:r w:rsidRPr="00235324">
        <w:rPr>
          <w:rFonts w:eastAsia="DengXian" w:hint="eastAsia"/>
          <w:lang w:eastAsia="zh-CN"/>
        </w:rPr>
        <w:t>Update the link budget table Row [1G] as follows</w:t>
      </w:r>
      <w:r w:rsidR="006F2B0F">
        <w:rPr>
          <w:rFonts w:eastAsia="DengXian"/>
          <w:lang w:eastAsia="zh-CN"/>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9"/>
        <w:gridCol w:w="2288"/>
        <w:gridCol w:w="3154"/>
        <w:gridCol w:w="3936"/>
      </w:tblGrid>
      <w:tr w:rsidR="00235324" w:rsidRPr="00235324" w14:paraId="69DEA1EC" w14:textId="77777777" w:rsidTr="006F2B0F">
        <w:trPr>
          <w:trHeight w:val="20"/>
        </w:trPr>
        <w:tc>
          <w:tcPr>
            <w:tcW w:w="516" w:type="pct"/>
            <w:tcBorders>
              <w:top w:val="single" w:sz="4" w:space="0" w:color="auto"/>
              <w:left w:val="single" w:sz="4" w:space="0" w:color="auto"/>
              <w:bottom w:val="single" w:sz="4" w:space="0" w:color="auto"/>
              <w:right w:val="single" w:sz="4" w:space="0" w:color="auto"/>
            </w:tcBorders>
            <w:vAlign w:val="center"/>
          </w:tcPr>
          <w:p w14:paraId="769224D4" w14:textId="77777777" w:rsidR="00235324" w:rsidRPr="00235324" w:rsidRDefault="00235324" w:rsidP="00235324">
            <w:pPr>
              <w:adjustRightInd w:val="0"/>
              <w:snapToGrid w:val="0"/>
              <w:jc w:val="center"/>
              <w:rPr>
                <w:rFonts w:ascii="Arial" w:eastAsia="DengXian" w:hAnsi="Arial" w:cs="Arial"/>
                <w:b/>
                <w:bCs/>
                <w:sz w:val="16"/>
                <w:szCs w:val="16"/>
                <w:lang w:bidi="ar"/>
              </w:rPr>
            </w:pPr>
            <w:r w:rsidRPr="00235324">
              <w:rPr>
                <w:rFonts w:ascii="Arial" w:eastAsia="DengXian" w:hAnsi="Arial" w:cs="Arial"/>
                <w:b/>
                <w:bCs/>
                <w:sz w:val="16"/>
                <w:szCs w:val="16"/>
                <w:lang w:bidi="ar"/>
              </w:rPr>
              <w:t>No.</w:t>
            </w:r>
          </w:p>
        </w:tc>
        <w:tc>
          <w:tcPr>
            <w:tcW w:w="109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F9BCCC7" w14:textId="77777777" w:rsidR="00235324" w:rsidRPr="00235324" w:rsidRDefault="00235324" w:rsidP="00235324">
            <w:pPr>
              <w:adjustRightInd w:val="0"/>
              <w:snapToGrid w:val="0"/>
              <w:rPr>
                <w:rFonts w:ascii="Arial" w:eastAsia="DengXian" w:hAnsi="Arial" w:cs="Arial"/>
                <w:b/>
                <w:bCs/>
                <w:sz w:val="16"/>
                <w:szCs w:val="16"/>
                <w:lang w:bidi="ar"/>
              </w:rPr>
            </w:pPr>
            <w:r w:rsidRPr="00235324">
              <w:rPr>
                <w:rFonts w:ascii="Arial" w:eastAsia="DengXian" w:hAnsi="Arial" w:cs="Arial"/>
                <w:b/>
                <w:bCs/>
                <w:sz w:val="16"/>
                <w:szCs w:val="16"/>
                <w:lang w:bidi="ar"/>
              </w:rPr>
              <w:t>Item</w:t>
            </w:r>
          </w:p>
        </w:tc>
        <w:tc>
          <w:tcPr>
            <w:tcW w:w="1508" w:type="pct"/>
            <w:tcBorders>
              <w:top w:val="single" w:sz="4" w:space="0" w:color="auto"/>
              <w:left w:val="single" w:sz="4" w:space="0" w:color="auto"/>
              <w:bottom w:val="single" w:sz="4" w:space="0" w:color="auto"/>
              <w:right w:val="single" w:sz="4" w:space="0" w:color="auto"/>
            </w:tcBorders>
            <w:shd w:val="clear" w:color="auto" w:fill="auto"/>
            <w:vAlign w:val="center"/>
          </w:tcPr>
          <w:p w14:paraId="770BE08E" w14:textId="77777777" w:rsidR="00235324" w:rsidRPr="00235324" w:rsidRDefault="00235324" w:rsidP="00235324">
            <w:pPr>
              <w:rPr>
                <w:rFonts w:ascii="Arial" w:eastAsia="DengXian" w:hAnsi="Arial" w:cs="Arial"/>
                <w:b/>
                <w:bCs/>
                <w:sz w:val="16"/>
                <w:szCs w:val="16"/>
              </w:rPr>
            </w:pPr>
            <w:r w:rsidRPr="00235324">
              <w:rPr>
                <w:rFonts w:ascii="Arial" w:eastAsia="DengXian" w:hAnsi="Arial" w:cs="Arial"/>
                <w:b/>
                <w:bCs/>
                <w:sz w:val="16"/>
                <w:szCs w:val="16"/>
              </w:rPr>
              <w:t>Reader-to-Device</w:t>
            </w:r>
          </w:p>
        </w:tc>
        <w:tc>
          <w:tcPr>
            <w:tcW w:w="1882" w:type="pct"/>
            <w:tcBorders>
              <w:top w:val="single" w:sz="4" w:space="0" w:color="auto"/>
              <w:left w:val="single" w:sz="4" w:space="0" w:color="auto"/>
              <w:bottom w:val="single" w:sz="4" w:space="0" w:color="auto"/>
              <w:right w:val="single" w:sz="4" w:space="0" w:color="auto"/>
            </w:tcBorders>
            <w:shd w:val="clear" w:color="auto" w:fill="auto"/>
            <w:vAlign w:val="center"/>
          </w:tcPr>
          <w:p w14:paraId="1DB2A7DE" w14:textId="77777777" w:rsidR="00235324" w:rsidRPr="00235324" w:rsidRDefault="00235324" w:rsidP="00235324">
            <w:pPr>
              <w:rPr>
                <w:rFonts w:ascii="Arial" w:eastAsia="DengXian" w:hAnsi="Arial" w:cs="Arial"/>
                <w:b/>
                <w:bCs/>
                <w:sz w:val="16"/>
                <w:szCs w:val="16"/>
              </w:rPr>
            </w:pPr>
            <w:r w:rsidRPr="00235324">
              <w:rPr>
                <w:rFonts w:ascii="Arial" w:eastAsia="DengXian" w:hAnsi="Arial" w:cs="Arial"/>
                <w:b/>
                <w:bCs/>
                <w:sz w:val="16"/>
                <w:szCs w:val="16"/>
              </w:rPr>
              <w:t>Device-to-Reader</w:t>
            </w:r>
          </w:p>
        </w:tc>
      </w:tr>
      <w:tr w:rsidR="00235324" w:rsidRPr="00235324" w14:paraId="3C8FA043" w14:textId="77777777" w:rsidTr="006F2B0F">
        <w:trPr>
          <w:trHeight w:val="20"/>
        </w:trPr>
        <w:tc>
          <w:tcPr>
            <w:tcW w:w="516" w:type="pct"/>
            <w:tcBorders>
              <w:top w:val="single" w:sz="4" w:space="0" w:color="auto"/>
              <w:left w:val="single" w:sz="4" w:space="0" w:color="auto"/>
              <w:bottom w:val="single" w:sz="4" w:space="0" w:color="auto"/>
              <w:right w:val="single" w:sz="4" w:space="0" w:color="auto"/>
            </w:tcBorders>
            <w:vAlign w:val="center"/>
          </w:tcPr>
          <w:p w14:paraId="1CF6D65E" w14:textId="77777777" w:rsidR="00235324" w:rsidRPr="00235324" w:rsidRDefault="00235324" w:rsidP="00235324">
            <w:pPr>
              <w:adjustRightInd w:val="0"/>
              <w:snapToGrid w:val="0"/>
              <w:jc w:val="center"/>
              <w:rPr>
                <w:rFonts w:ascii="Arial" w:eastAsia="DengXian" w:hAnsi="Arial" w:cs="Arial"/>
                <w:sz w:val="16"/>
                <w:szCs w:val="16"/>
                <w:lang w:bidi="ar"/>
              </w:rPr>
            </w:pPr>
            <w:r w:rsidRPr="00235324">
              <w:rPr>
                <w:rFonts w:ascii="Arial" w:eastAsia="DengXian" w:hAnsi="Arial" w:cs="Arial"/>
                <w:sz w:val="16"/>
                <w:szCs w:val="16"/>
              </w:rPr>
              <w:t>[1G]</w:t>
            </w:r>
          </w:p>
        </w:tc>
        <w:tc>
          <w:tcPr>
            <w:tcW w:w="109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48AA2C0" w14:textId="77777777" w:rsidR="00235324" w:rsidRPr="00235324" w:rsidRDefault="00235324" w:rsidP="00235324">
            <w:pPr>
              <w:adjustRightInd w:val="0"/>
              <w:snapToGrid w:val="0"/>
              <w:rPr>
                <w:rFonts w:ascii="Arial" w:eastAsia="DengXian" w:hAnsi="Arial" w:cs="Arial"/>
                <w:sz w:val="16"/>
                <w:szCs w:val="16"/>
                <w:lang w:bidi="ar"/>
              </w:rPr>
            </w:pPr>
            <w:r w:rsidRPr="00235324">
              <w:rPr>
                <w:rFonts w:ascii="Arial" w:eastAsia="DengXian" w:hAnsi="Arial" w:cs="Arial"/>
                <w:sz w:val="16"/>
                <w:szCs w:val="16"/>
              </w:rPr>
              <w:t>Tx antenna gain (dBi)</w:t>
            </w:r>
          </w:p>
        </w:tc>
        <w:tc>
          <w:tcPr>
            <w:tcW w:w="1508" w:type="pct"/>
            <w:tcBorders>
              <w:top w:val="single" w:sz="4" w:space="0" w:color="auto"/>
              <w:left w:val="single" w:sz="4" w:space="0" w:color="auto"/>
              <w:bottom w:val="single" w:sz="4" w:space="0" w:color="auto"/>
              <w:right w:val="single" w:sz="4" w:space="0" w:color="auto"/>
            </w:tcBorders>
            <w:shd w:val="clear" w:color="auto" w:fill="auto"/>
            <w:vAlign w:val="center"/>
          </w:tcPr>
          <w:p w14:paraId="159267FC" w14:textId="77777777" w:rsidR="00235324" w:rsidRPr="00235324" w:rsidRDefault="00235324" w:rsidP="00EA1844">
            <w:pPr>
              <w:numPr>
                <w:ilvl w:val="0"/>
                <w:numId w:val="88"/>
              </w:numPr>
              <w:adjustRightInd w:val="0"/>
              <w:snapToGrid w:val="0"/>
              <w:rPr>
                <w:rFonts w:ascii="Arial" w:eastAsia="DengXian" w:hAnsi="Arial" w:cs="Arial"/>
                <w:sz w:val="16"/>
                <w:szCs w:val="16"/>
                <w:lang w:eastAsia="zh-CN"/>
              </w:rPr>
            </w:pPr>
            <w:r w:rsidRPr="00235324">
              <w:rPr>
                <w:rFonts w:ascii="Arial" w:eastAsia="DengXian" w:hAnsi="Arial" w:cs="Arial"/>
                <w:sz w:val="16"/>
                <w:szCs w:val="16"/>
                <w:lang w:eastAsia="zh-CN"/>
              </w:rPr>
              <w:t>For BS for indoor, 6 dBi(M), 2dBi(M)</w:t>
            </w:r>
          </w:p>
          <w:p w14:paraId="2CABE5EC" w14:textId="77777777" w:rsidR="00235324" w:rsidRPr="00235324" w:rsidRDefault="00235324" w:rsidP="00235324">
            <w:pPr>
              <w:adjustRightInd w:val="0"/>
              <w:snapToGrid w:val="0"/>
              <w:rPr>
                <w:rFonts w:ascii="Arial" w:eastAsia="DengXian" w:hAnsi="Arial" w:cs="Arial"/>
                <w:sz w:val="16"/>
                <w:szCs w:val="16"/>
                <w:lang w:eastAsia="zh-CN"/>
              </w:rPr>
            </w:pPr>
          </w:p>
          <w:p w14:paraId="59A04B20" w14:textId="77777777" w:rsidR="00235324" w:rsidRPr="00235324" w:rsidRDefault="00235324" w:rsidP="00EA1844">
            <w:pPr>
              <w:numPr>
                <w:ilvl w:val="0"/>
                <w:numId w:val="88"/>
              </w:numPr>
              <w:rPr>
                <w:rFonts w:ascii="Arial" w:eastAsia="DengXian" w:hAnsi="Arial" w:cs="Arial"/>
                <w:sz w:val="16"/>
                <w:szCs w:val="16"/>
                <w:lang w:eastAsia="x-none"/>
              </w:rPr>
            </w:pPr>
            <w:r w:rsidRPr="00235324">
              <w:rPr>
                <w:rFonts w:ascii="Arial" w:eastAsia="DengXian" w:hAnsi="Arial" w:cs="Arial"/>
                <w:sz w:val="16"/>
                <w:szCs w:val="16"/>
                <w:lang w:eastAsia="zh-CN"/>
              </w:rPr>
              <w:t>For intermediate UE, 0 dBi</w:t>
            </w:r>
          </w:p>
        </w:tc>
        <w:tc>
          <w:tcPr>
            <w:tcW w:w="1882" w:type="pct"/>
            <w:tcBorders>
              <w:top w:val="single" w:sz="4" w:space="0" w:color="auto"/>
              <w:left w:val="single" w:sz="4" w:space="0" w:color="auto"/>
              <w:bottom w:val="single" w:sz="4" w:space="0" w:color="auto"/>
              <w:right w:val="single" w:sz="4" w:space="0" w:color="auto"/>
            </w:tcBorders>
            <w:shd w:val="clear" w:color="auto" w:fill="auto"/>
            <w:vAlign w:val="center"/>
          </w:tcPr>
          <w:p w14:paraId="756EF3E5" w14:textId="77777777" w:rsidR="00235324" w:rsidRPr="00235324" w:rsidRDefault="00235324" w:rsidP="00235324">
            <w:pPr>
              <w:adjustRightInd w:val="0"/>
              <w:snapToGrid w:val="0"/>
              <w:rPr>
                <w:rFonts w:ascii="Arial" w:eastAsia="DengXian" w:hAnsi="Arial" w:cs="Arial"/>
                <w:sz w:val="16"/>
                <w:szCs w:val="16"/>
                <w:lang w:eastAsia="zh-CN" w:bidi="ar"/>
              </w:rPr>
            </w:pPr>
            <w:r w:rsidRPr="00235324">
              <w:rPr>
                <w:rFonts w:ascii="Arial" w:eastAsia="DengXian" w:hAnsi="Arial" w:cs="Arial"/>
                <w:sz w:val="16"/>
                <w:szCs w:val="16"/>
                <w:lang w:eastAsia="zh-CN"/>
              </w:rPr>
              <w:t>For A-IoT device, 0dBi</w:t>
            </w:r>
            <w:r w:rsidRPr="00235324">
              <w:rPr>
                <w:rFonts w:ascii="Arial" w:eastAsia="DengXian" w:hAnsi="Arial" w:cs="Arial"/>
                <w:strike/>
                <w:color w:val="FF0000"/>
                <w:sz w:val="16"/>
                <w:szCs w:val="16"/>
                <w:lang w:eastAsia="zh-CN"/>
              </w:rPr>
              <w:t xml:space="preserve"> (M), -3dBi (O)</w:t>
            </w:r>
          </w:p>
        </w:tc>
      </w:tr>
    </w:tbl>
    <w:p w14:paraId="6D03FEC8" w14:textId="77777777" w:rsidR="00235324" w:rsidRPr="00235324" w:rsidRDefault="00235324" w:rsidP="00235324">
      <w:pPr>
        <w:rPr>
          <w:iCs/>
          <w:lang w:eastAsia="x-none"/>
        </w:rPr>
      </w:pPr>
    </w:p>
    <w:p w14:paraId="3F71E379" w14:textId="77777777" w:rsidR="00235324" w:rsidRPr="00235324" w:rsidRDefault="00235324" w:rsidP="00235324">
      <w:pPr>
        <w:rPr>
          <w:rFonts w:eastAsia="DengXian"/>
          <w:bCs/>
          <w:lang w:eastAsia="zh-CN"/>
        </w:rPr>
      </w:pPr>
      <w:r w:rsidRPr="00235324">
        <w:rPr>
          <w:rFonts w:eastAsia="DengXian"/>
          <w:bCs/>
          <w:highlight w:val="green"/>
          <w:lang w:eastAsia="zh-CN"/>
        </w:rPr>
        <w:t>Agreement</w:t>
      </w:r>
    </w:p>
    <w:p w14:paraId="0F307F8A" w14:textId="77777777" w:rsidR="00235324" w:rsidRPr="00235324" w:rsidRDefault="00235324" w:rsidP="00235324">
      <w:pPr>
        <w:rPr>
          <w:lang w:eastAsia="zh-CN" w:bidi="ar"/>
        </w:rPr>
      </w:pPr>
      <w:r w:rsidRPr="00235324">
        <w:rPr>
          <w:rFonts w:hint="eastAsia"/>
          <w:lang w:eastAsia="zh-CN" w:bidi="ar"/>
        </w:rPr>
        <w:t xml:space="preserve">For the link level simulation, </w:t>
      </w:r>
    </w:p>
    <w:p w14:paraId="529977CC" w14:textId="77777777" w:rsidR="00235324" w:rsidRPr="00235324" w:rsidRDefault="00235324" w:rsidP="00EA1844">
      <w:pPr>
        <w:pStyle w:val="ListParagraph"/>
        <w:numPr>
          <w:ilvl w:val="0"/>
          <w:numId w:val="90"/>
        </w:numPr>
        <w:rPr>
          <w:lang w:eastAsia="zh-CN" w:bidi="ar"/>
        </w:rPr>
      </w:pPr>
      <w:r w:rsidRPr="00235324">
        <w:rPr>
          <w:lang w:eastAsia="zh-CN" w:bidi="ar"/>
        </w:rPr>
        <w:t>An</w:t>
      </w:r>
      <w:r w:rsidRPr="00235324">
        <w:rPr>
          <w:rFonts w:hint="eastAsia"/>
          <w:lang w:eastAsia="zh-CN" w:bidi="ar"/>
        </w:rPr>
        <w:t xml:space="preserve"> RMS delay spread of </w:t>
      </w:r>
      <w:r w:rsidRPr="00235324">
        <w:rPr>
          <w:lang w:eastAsia="zh-CN" w:bidi="ar"/>
        </w:rPr>
        <w:t>30 ns and [</w:t>
      </w:r>
      <w:r w:rsidRPr="00235324">
        <w:rPr>
          <w:rFonts w:hint="eastAsia"/>
          <w:lang w:eastAsia="zh-CN" w:bidi="ar"/>
        </w:rPr>
        <w:t>150</w:t>
      </w:r>
      <w:r w:rsidRPr="00235324">
        <w:rPr>
          <w:lang w:eastAsia="zh-CN" w:bidi="ar"/>
        </w:rPr>
        <w:t>]</w:t>
      </w:r>
      <w:r w:rsidRPr="00235324">
        <w:rPr>
          <w:rFonts w:hint="eastAsia"/>
          <w:lang w:eastAsia="zh-CN" w:bidi="ar"/>
        </w:rPr>
        <w:t xml:space="preserve"> ns is considered for TDL-A channel model.</w:t>
      </w:r>
    </w:p>
    <w:p w14:paraId="64959C75" w14:textId="77777777" w:rsidR="00235324" w:rsidRPr="00235324" w:rsidRDefault="00235324" w:rsidP="00EA1844">
      <w:pPr>
        <w:pStyle w:val="ListParagraph"/>
        <w:numPr>
          <w:ilvl w:val="0"/>
          <w:numId w:val="90"/>
        </w:numPr>
        <w:rPr>
          <w:lang w:eastAsia="zh-CN" w:bidi="ar"/>
        </w:rPr>
      </w:pPr>
      <w:r w:rsidRPr="00235324">
        <w:rPr>
          <w:lang w:eastAsia="zh-CN" w:bidi="ar"/>
        </w:rPr>
        <w:t>An</w:t>
      </w:r>
      <w:r w:rsidRPr="00235324">
        <w:rPr>
          <w:rFonts w:hint="eastAsia"/>
          <w:lang w:eastAsia="zh-CN" w:bidi="ar"/>
        </w:rPr>
        <w:t xml:space="preserve"> RMS delay spread of 30 ns is considered for TDL-D channel model.</w:t>
      </w:r>
    </w:p>
    <w:p w14:paraId="5AA01C0E" w14:textId="77777777" w:rsidR="00235324" w:rsidRPr="00235324" w:rsidRDefault="00235324" w:rsidP="00235324">
      <w:pPr>
        <w:rPr>
          <w:iCs/>
          <w:lang w:val="en-US"/>
        </w:rPr>
      </w:pPr>
    </w:p>
    <w:p w14:paraId="4ABE5E9C" w14:textId="70EB91B5" w:rsidR="00235324" w:rsidRPr="00FE6D79" w:rsidRDefault="006F79AF" w:rsidP="00235324">
      <w:pPr>
        <w:rPr>
          <w:b/>
          <w:bCs/>
          <w:iCs/>
          <w:lang w:val="en-US" w:eastAsia="x-none"/>
        </w:rPr>
      </w:pPr>
      <w:hyperlink r:id="rId1411" w:history="1">
        <w:r>
          <w:rPr>
            <w:rStyle w:val="Hyperlink"/>
            <w:b/>
            <w:bCs/>
            <w:iCs/>
            <w:lang w:val="en-US" w:eastAsia="x-none"/>
          </w:rPr>
          <w:t>R1-2405436</w:t>
        </w:r>
      </w:hyperlink>
      <w:r w:rsidR="00235324" w:rsidRPr="00FE6D79">
        <w:rPr>
          <w:b/>
          <w:bCs/>
          <w:iCs/>
          <w:lang w:val="en-US" w:eastAsia="x-none"/>
        </w:rPr>
        <w:tab/>
        <w:t>FL summary #2 for Ambient IoT evaluation</w:t>
      </w:r>
      <w:r w:rsidR="00235324" w:rsidRPr="00FE6D79">
        <w:rPr>
          <w:b/>
          <w:bCs/>
          <w:iCs/>
          <w:lang w:val="en-US" w:eastAsia="x-none"/>
        </w:rPr>
        <w:tab/>
        <w:t>Moderator (CMCC)</w:t>
      </w:r>
    </w:p>
    <w:p w14:paraId="27C8DFE5" w14:textId="33F02E66" w:rsidR="00FE6D79" w:rsidRDefault="00FE6D79" w:rsidP="00235324">
      <w:pPr>
        <w:rPr>
          <w:iCs/>
          <w:lang w:val="en-US" w:eastAsia="x-none"/>
        </w:rPr>
      </w:pPr>
      <w:r>
        <w:rPr>
          <w:iCs/>
          <w:lang w:val="en-US" w:eastAsia="x-none"/>
        </w:rPr>
        <w:t>From Wednesday session</w:t>
      </w:r>
    </w:p>
    <w:p w14:paraId="4BCCA2C9" w14:textId="77777777" w:rsidR="00FE6D79" w:rsidRPr="00FE6D79" w:rsidRDefault="00FE6D79" w:rsidP="00FE6D79">
      <w:pPr>
        <w:rPr>
          <w:rFonts w:eastAsia="DengXian"/>
          <w:bCs/>
          <w:lang w:eastAsia="zh-CN"/>
        </w:rPr>
      </w:pPr>
      <w:r w:rsidRPr="00FE6D79">
        <w:rPr>
          <w:rFonts w:eastAsia="DengXian"/>
          <w:bCs/>
          <w:highlight w:val="green"/>
          <w:lang w:eastAsia="zh-CN"/>
        </w:rPr>
        <w:t>Agreement</w:t>
      </w:r>
    </w:p>
    <w:p w14:paraId="048DD8EF" w14:textId="77777777" w:rsidR="00FE6D79" w:rsidRPr="00FE6D79" w:rsidRDefault="00FE6D79" w:rsidP="00FE6D79">
      <w:pPr>
        <w:snapToGrid w:val="0"/>
        <w:rPr>
          <w:rFonts w:ascii="Times New Roman" w:eastAsia="SimSun" w:hAnsi="Times New Roman"/>
          <w:szCs w:val="18"/>
          <w:lang w:eastAsia="zh-CN" w:bidi="ar"/>
        </w:rPr>
      </w:pPr>
      <w:r w:rsidRPr="00FE6D79">
        <w:rPr>
          <w:rFonts w:ascii="Times New Roman" w:eastAsia="SimSun" w:hAnsi="Times New Roman" w:hint="eastAsia"/>
          <w:szCs w:val="18"/>
          <w:lang w:eastAsia="zh-CN" w:bidi="ar"/>
        </w:rPr>
        <w:t>For the link level simulation in coverage evaluation, {</w:t>
      </w:r>
      <w:r w:rsidRPr="00FE6D79">
        <w:rPr>
          <w:rFonts w:ascii="Times New Roman" w:eastAsia="SimSun" w:hAnsi="Times New Roman"/>
          <w:szCs w:val="18"/>
          <w:lang w:eastAsia="zh-CN" w:bidi="ar"/>
        </w:rPr>
        <w:t>20</w:t>
      </w:r>
      <w:r w:rsidRPr="00FE6D79">
        <w:rPr>
          <w:rFonts w:ascii="Times New Roman" w:eastAsia="SimSun" w:hAnsi="Times New Roman" w:hint="eastAsia"/>
          <w:szCs w:val="18"/>
          <w:lang w:eastAsia="zh-CN" w:bidi="ar"/>
        </w:rPr>
        <w:t xml:space="preserve"> bits, 96 bits, 400 bits} are considered for message size.</w:t>
      </w:r>
    </w:p>
    <w:p w14:paraId="50C7E91E" w14:textId="77777777" w:rsidR="00FE6D79" w:rsidRPr="00FE6D79" w:rsidRDefault="00FE6D79" w:rsidP="00311060">
      <w:pPr>
        <w:pStyle w:val="ListParagraph"/>
        <w:numPr>
          <w:ilvl w:val="0"/>
          <w:numId w:val="201"/>
        </w:numPr>
        <w:rPr>
          <w:lang w:eastAsia="zh-CN" w:bidi="ar"/>
        </w:rPr>
      </w:pPr>
      <w:r w:rsidRPr="00FE6D79">
        <w:rPr>
          <w:lang w:eastAsia="zh-CN" w:bidi="ar"/>
        </w:rPr>
        <w:t>Note: companies to report the M value and chip length used for each message size</w:t>
      </w:r>
    </w:p>
    <w:p w14:paraId="3A221334" w14:textId="77777777" w:rsidR="00FE6D79" w:rsidRPr="00FE6D79" w:rsidRDefault="00FE6D79" w:rsidP="00FE6D79">
      <w:pPr>
        <w:rPr>
          <w:rFonts w:ascii="Times New Roman" w:eastAsia="DengXian" w:hAnsi="Times New Roman"/>
          <w:iCs/>
          <w:szCs w:val="20"/>
          <w:lang w:val="en-US" w:eastAsia="zh-CN"/>
        </w:rPr>
      </w:pPr>
      <w:r w:rsidRPr="00FE6D79">
        <w:rPr>
          <w:rFonts w:ascii="Times New Roman" w:eastAsia="DengXian" w:hAnsi="Times New Roman"/>
          <w:iCs/>
          <w:szCs w:val="20"/>
          <w:highlight w:val="green"/>
          <w:lang w:val="en-US" w:eastAsia="zh-CN"/>
        </w:rPr>
        <w:t>Agreement</w:t>
      </w:r>
    </w:p>
    <w:p w14:paraId="48477CAC" w14:textId="77777777" w:rsidR="00FE6D79" w:rsidRPr="00FE6D79" w:rsidRDefault="00FE6D79" w:rsidP="00FE6D79">
      <w:pPr>
        <w:rPr>
          <w:rFonts w:ascii="Times New Roman" w:eastAsia="DengXian" w:hAnsi="Times New Roman"/>
          <w:szCs w:val="20"/>
        </w:rPr>
      </w:pPr>
      <w:r w:rsidRPr="00FE6D79">
        <w:rPr>
          <w:rFonts w:ascii="Times New Roman" w:eastAsia="DengXian" w:hAnsi="Times New Roman"/>
          <w:szCs w:val="20"/>
        </w:rPr>
        <w:t xml:space="preserve">For coverage evaluation, </w:t>
      </w:r>
    </w:p>
    <w:p w14:paraId="79869C10" w14:textId="77777777" w:rsidR="00FE6D79" w:rsidRPr="00FE6D79" w:rsidRDefault="00FE6D79" w:rsidP="00311060">
      <w:pPr>
        <w:pStyle w:val="ListParagraph"/>
        <w:numPr>
          <w:ilvl w:val="0"/>
          <w:numId w:val="201"/>
        </w:numPr>
      </w:pPr>
      <w:r w:rsidRPr="00FE6D79">
        <w:t xml:space="preserve">In </w:t>
      </w:r>
      <w:r w:rsidRPr="00FE6D79">
        <w:rPr>
          <w:lang w:eastAsia="zh-CN"/>
        </w:rPr>
        <w:t xml:space="preserve">the </w:t>
      </w:r>
      <w:r w:rsidRPr="00FE6D79">
        <w:t>case of CW outside topology with ‘B’ scenarios</w:t>
      </w:r>
      <w:r w:rsidRPr="00FE6D79">
        <w:rPr>
          <w:lang w:eastAsia="zh-CN"/>
        </w:rPr>
        <w:t xml:space="preserve"> </w:t>
      </w:r>
      <w:r w:rsidRPr="00FE6D79">
        <w:t>or CW inside topology with ’A1’ scenarios</w:t>
      </w:r>
    </w:p>
    <w:p w14:paraId="3C1DF9E3" w14:textId="77777777" w:rsidR="00FE6D79" w:rsidRPr="00FE6D79" w:rsidRDefault="00FE6D79" w:rsidP="00311060">
      <w:pPr>
        <w:pStyle w:val="ListParagraph"/>
        <w:numPr>
          <w:ilvl w:val="1"/>
          <w:numId w:val="201"/>
        </w:numPr>
      </w:pPr>
      <w:r w:rsidRPr="00FE6D79">
        <w:t>The digital baseband processing of CW interference handling is not modelled in link level simulation (LLS). It is included in the link budget analysis by reporting the CW cancellation capability value(s)</w:t>
      </w:r>
      <w:r w:rsidRPr="00FE6D79">
        <w:rPr>
          <w:rFonts w:hint="eastAsia"/>
          <w:lang w:eastAsia="zh-CN"/>
        </w:rPr>
        <w:t xml:space="preserve"> ([2K] in link budget table)</w:t>
      </w:r>
      <w:r w:rsidRPr="00FE6D79">
        <w:t>.</w:t>
      </w:r>
    </w:p>
    <w:p w14:paraId="65085ED7" w14:textId="77777777" w:rsidR="00FE6D79" w:rsidRPr="00FE6D79" w:rsidRDefault="00FE6D79" w:rsidP="00311060">
      <w:pPr>
        <w:pStyle w:val="ListParagraph"/>
        <w:numPr>
          <w:ilvl w:val="1"/>
          <w:numId w:val="201"/>
        </w:numPr>
      </w:pPr>
      <w:r w:rsidRPr="00FE6D79">
        <w:rPr>
          <w:rFonts w:hint="eastAsia"/>
          <w:lang w:eastAsia="zh-CN"/>
        </w:rPr>
        <w:t xml:space="preserve">Note1: </w:t>
      </w:r>
      <w:r w:rsidRPr="00FE6D79">
        <w:t>’A</w:t>
      </w:r>
      <w:r w:rsidRPr="00FE6D79">
        <w:rPr>
          <w:rFonts w:hint="eastAsia"/>
          <w:lang w:eastAsia="zh-CN"/>
        </w:rPr>
        <w:t>2</w:t>
      </w:r>
      <w:r w:rsidRPr="00FE6D79">
        <w:t>’</w:t>
      </w:r>
      <w:r w:rsidRPr="00FE6D79">
        <w:rPr>
          <w:rFonts w:hint="eastAsia"/>
          <w:lang w:eastAsia="zh-CN"/>
        </w:rPr>
        <w:t xml:space="preserve"> scenarios </w:t>
      </w:r>
      <w:r w:rsidRPr="00FE6D79">
        <w:rPr>
          <w:lang w:eastAsia="zh-CN"/>
        </w:rPr>
        <w:t>have</w:t>
      </w:r>
      <w:r w:rsidRPr="00FE6D79">
        <w:rPr>
          <w:rFonts w:hint="eastAsia"/>
          <w:lang w:eastAsia="zh-CN"/>
        </w:rPr>
        <w:t xml:space="preserve"> already been agreed.</w:t>
      </w:r>
    </w:p>
    <w:p w14:paraId="0D2B5518" w14:textId="77777777" w:rsidR="00FE6D79" w:rsidRPr="00FE6D79" w:rsidRDefault="00FE6D79" w:rsidP="00311060">
      <w:pPr>
        <w:pStyle w:val="ListParagraph"/>
        <w:numPr>
          <w:ilvl w:val="1"/>
          <w:numId w:val="201"/>
        </w:numPr>
      </w:pPr>
      <w:r w:rsidRPr="00FE6D79">
        <w:rPr>
          <w:rFonts w:hint="eastAsia"/>
          <w:lang w:eastAsia="zh-CN"/>
        </w:rPr>
        <w:t xml:space="preserve">Note2: </w:t>
      </w:r>
      <w:r w:rsidRPr="00FE6D79">
        <w:rPr>
          <w:lang w:eastAsia="zh-CN"/>
        </w:rPr>
        <w:t xml:space="preserve">The study </w:t>
      </w:r>
      <w:r w:rsidRPr="00FE6D79">
        <w:rPr>
          <w:rFonts w:hint="eastAsia"/>
          <w:lang w:eastAsia="zh-CN"/>
        </w:rPr>
        <w:t xml:space="preserve">of CW interference cancellation capability </w:t>
      </w:r>
      <w:r w:rsidRPr="00FE6D79">
        <w:t>value(s)</w:t>
      </w:r>
      <w:r w:rsidRPr="00FE6D79">
        <w:rPr>
          <w:lang w:eastAsia="zh-CN"/>
        </w:rPr>
        <w:t xml:space="preserve"> </w:t>
      </w:r>
      <w:r w:rsidRPr="00FE6D79">
        <w:rPr>
          <w:rFonts w:hint="eastAsia"/>
          <w:lang w:eastAsia="zh-CN"/>
        </w:rPr>
        <w:t xml:space="preserve">at D2R receiver </w:t>
      </w:r>
      <w:r w:rsidRPr="00FE6D79">
        <w:rPr>
          <w:lang w:eastAsia="zh-CN"/>
        </w:rPr>
        <w:t>to be discussed in 9.4.2.4 for all scenarios (and if necessary ask RAN4 about the feasibility)</w:t>
      </w:r>
    </w:p>
    <w:p w14:paraId="526C3E47" w14:textId="77777777" w:rsidR="00FE6D79" w:rsidRPr="00FE6D79" w:rsidRDefault="00FE6D79" w:rsidP="00311060">
      <w:pPr>
        <w:pStyle w:val="ListParagraph"/>
        <w:numPr>
          <w:ilvl w:val="1"/>
          <w:numId w:val="201"/>
        </w:numPr>
      </w:pPr>
      <w:r w:rsidRPr="00FE6D79">
        <w:rPr>
          <w:rFonts w:hint="eastAsia"/>
          <w:lang w:eastAsia="zh-CN"/>
        </w:rPr>
        <w:t xml:space="preserve">Note3: which scenarios to be </w:t>
      </w:r>
      <w:r w:rsidRPr="00FE6D79">
        <w:rPr>
          <w:lang w:eastAsia="zh-CN"/>
        </w:rPr>
        <w:t>evaluated</w:t>
      </w:r>
      <w:r w:rsidRPr="00FE6D79">
        <w:rPr>
          <w:rFonts w:hint="eastAsia"/>
          <w:lang w:eastAsia="zh-CN"/>
        </w:rPr>
        <w:t xml:space="preserve"> is subject to other discussion.</w:t>
      </w:r>
    </w:p>
    <w:p w14:paraId="7DC69BCE" w14:textId="77777777" w:rsidR="00FE6D79" w:rsidRPr="00FE6D79" w:rsidRDefault="00FE6D79" w:rsidP="00FE6D79">
      <w:pPr>
        <w:rPr>
          <w:rFonts w:eastAsia="DengXian"/>
          <w:bCs/>
          <w:lang w:eastAsia="zh-CN"/>
        </w:rPr>
      </w:pPr>
      <w:r w:rsidRPr="00FE6D79">
        <w:rPr>
          <w:rFonts w:eastAsia="DengXian"/>
          <w:bCs/>
          <w:highlight w:val="green"/>
          <w:lang w:eastAsia="zh-CN"/>
        </w:rPr>
        <w:t>Agreement</w:t>
      </w:r>
    </w:p>
    <w:p w14:paraId="475422A6" w14:textId="77777777" w:rsidR="00FE6D79" w:rsidRPr="00FE6D79" w:rsidRDefault="00FE6D79" w:rsidP="00311060">
      <w:pPr>
        <w:numPr>
          <w:ilvl w:val="0"/>
          <w:numId w:val="202"/>
        </w:numPr>
        <w:rPr>
          <w:rFonts w:eastAsia="DengXian"/>
          <w:lang w:eastAsia="zh-CN"/>
        </w:rPr>
      </w:pPr>
      <w:r w:rsidRPr="00FE6D79">
        <w:rPr>
          <w:rFonts w:eastAsia="DengXian" w:hint="eastAsia"/>
          <w:lang w:eastAsia="zh-CN"/>
        </w:rPr>
        <w:t xml:space="preserve">For </w:t>
      </w:r>
      <w:r w:rsidRPr="00FE6D79">
        <w:rPr>
          <w:rFonts w:eastAsia="DengXian" w:hint="eastAsia"/>
          <w:szCs w:val="20"/>
          <w:lang w:eastAsia="zh-CN"/>
        </w:rPr>
        <w:t xml:space="preserve">R2D link in the coverage </w:t>
      </w:r>
      <w:r w:rsidRPr="00FE6D79">
        <w:rPr>
          <w:szCs w:val="20"/>
          <w:lang w:eastAsia="x-none"/>
        </w:rPr>
        <w:t>evaluation</w:t>
      </w:r>
      <w:r w:rsidRPr="00FE6D79">
        <w:rPr>
          <w:rFonts w:eastAsia="DengXian" w:hint="eastAsia"/>
          <w:szCs w:val="20"/>
          <w:lang w:eastAsia="zh-CN"/>
        </w:rPr>
        <w:t xml:space="preserve"> for device 2, </w:t>
      </w:r>
    </w:p>
    <w:p w14:paraId="01C21B0B" w14:textId="77777777" w:rsidR="00FE6D79" w:rsidRPr="00FE6D79" w:rsidRDefault="00FE6D79" w:rsidP="00311060">
      <w:pPr>
        <w:numPr>
          <w:ilvl w:val="1"/>
          <w:numId w:val="202"/>
        </w:numPr>
        <w:rPr>
          <w:rFonts w:eastAsia="DengXian"/>
          <w:lang w:eastAsia="zh-CN"/>
        </w:rPr>
      </w:pPr>
      <w:r w:rsidRPr="00FE6D79">
        <w:rPr>
          <w:rFonts w:eastAsia="DengXian" w:hint="eastAsia"/>
          <w:i/>
          <w:iCs/>
          <w:szCs w:val="20"/>
          <w:lang w:eastAsia="zh-CN"/>
        </w:rPr>
        <w:t>Budget-Alt1</w:t>
      </w:r>
      <w:r w:rsidRPr="00FE6D79">
        <w:rPr>
          <w:rFonts w:eastAsia="DengXian" w:hint="eastAsia"/>
          <w:szCs w:val="20"/>
          <w:lang w:eastAsia="zh-CN"/>
        </w:rPr>
        <w:t xml:space="preserve"> is used if receiver </w:t>
      </w:r>
      <w:r w:rsidRPr="00FE6D79">
        <w:rPr>
          <w:rFonts w:eastAsia="DengXian"/>
          <w:szCs w:val="20"/>
          <w:lang w:eastAsia="zh-CN"/>
        </w:rPr>
        <w:t>architecture</w:t>
      </w:r>
      <w:r w:rsidRPr="00FE6D79">
        <w:rPr>
          <w:rFonts w:eastAsia="DengXian" w:hint="eastAsia"/>
          <w:szCs w:val="20"/>
          <w:lang w:eastAsia="zh-CN"/>
        </w:rPr>
        <w:t xml:space="preserve"> is RF ED</w:t>
      </w:r>
    </w:p>
    <w:p w14:paraId="0E941538" w14:textId="77777777" w:rsidR="00FE6D79" w:rsidRPr="00FE6D79" w:rsidRDefault="00FE6D79" w:rsidP="00311060">
      <w:pPr>
        <w:numPr>
          <w:ilvl w:val="1"/>
          <w:numId w:val="202"/>
        </w:numPr>
        <w:rPr>
          <w:rFonts w:eastAsia="DengXian"/>
          <w:lang w:eastAsia="zh-CN"/>
        </w:rPr>
      </w:pPr>
      <w:r w:rsidRPr="00FE6D79">
        <w:rPr>
          <w:rFonts w:eastAsia="DengXian" w:hint="eastAsia"/>
          <w:i/>
          <w:iCs/>
          <w:szCs w:val="20"/>
          <w:lang w:eastAsia="zh-CN"/>
        </w:rPr>
        <w:t>Budget-Alt2</w:t>
      </w:r>
      <w:r w:rsidRPr="00FE6D79">
        <w:rPr>
          <w:rFonts w:eastAsia="DengXian" w:hint="eastAsia"/>
          <w:szCs w:val="20"/>
          <w:lang w:eastAsia="zh-CN"/>
        </w:rPr>
        <w:t xml:space="preserve"> is used if receiver </w:t>
      </w:r>
      <w:r w:rsidRPr="00FE6D79">
        <w:rPr>
          <w:rFonts w:eastAsia="DengXian"/>
          <w:szCs w:val="20"/>
          <w:lang w:eastAsia="zh-CN"/>
        </w:rPr>
        <w:t>architecture</w:t>
      </w:r>
      <w:r w:rsidRPr="00FE6D79">
        <w:rPr>
          <w:rFonts w:eastAsia="DengXian" w:hint="eastAsia"/>
          <w:szCs w:val="20"/>
          <w:lang w:eastAsia="zh-CN"/>
        </w:rPr>
        <w:t xml:space="preserve"> is IF/ZIF ED</w:t>
      </w:r>
    </w:p>
    <w:p w14:paraId="61FEBCDE" w14:textId="77777777" w:rsidR="00FE6D79" w:rsidRPr="00FE6D79" w:rsidRDefault="00FE6D79" w:rsidP="00311060">
      <w:pPr>
        <w:numPr>
          <w:ilvl w:val="0"/>
          <w:numId w:val="202"/>
        </w:numPr>
        <w:rPr>
          <w:rFonts w:eastAsia="DengXian"/>
          <w:lang w:eastAsia="zh-CN"/>
        </w:rPr>
      </w:pPr>
      <w:r w:rsidRPr="00FE6D79">
        <w:rPr>
          <w:rFonts w:eastAsia="DengXian" w:hint="eastAsia"/>
          <w:lang w:eastAsia="zh-CN"/>
        </w:rPr>
        <w:t>Note</w:t>
      </w:r>
      <w:r w:rsidRPr="00FE6D79">
        <w:rPr>
          <w:rFonts w:eastAsia="DengXian"/>
          <w:lang w:eastAsia="zh-CN"/>
        </w:rPr>
        <w:t>1</w:t>
      </w:r>
      <w:r w:rsidRPr="00FE6D79">
        <w:rPr>
          <w:rFonts w:eastAsia="DengXian" w:hint="eastAsia"/>
          <w:lang w:eastAsia="zh-CN"/>
        </w:rPr>
        <w:t>: this does not preclude to have LLS for device 1 and 2 R2D link with RF-ED if needed.</w:t>
      </w:r>
    </w:p>
    <w:p w14:paraId="04A071FC" w14:textId="77777777" w:rsidR="00FE6D79" w:rsidRPr="00FE6D79" w:rsidRDefault="00FE6D79" w:rsidP="00311060">
      <w:pPr>
        <w:numPr>
          <w:ilvl w:val="0"/>
          <w:numId w:val="202"/>
        </w:numPr>
        <w:rPr>
          <w:rFonts w:eastAsia="DengXian"/>
          <w:lang w:eastAsia="zh-CN"/>
        </w:rPr>
      </w:pPr>
      <w:r w:rsidRPr="00FE6D79">
        <w:rPr>
          <w:rFonts w:eastAsia="DengXian" w:hint="eastAsia"/>
          <w:lang w:eastAsia="zh-CN"/>
        </w:rPr>
        <w:t>N</w:t>
      </w:r>
      <w:r w:rsidRPr="00FE6D79">
        <w:rPr>
          <w:rFonts w:eastAsia="DengXian"/>
          <w:lang w:eastAsia="zh-CN"/>
        </w:rPr>
        <w:t>ote1b: F</w:t>
      </w:r>
      <w:r w:rsidRPr="00FE6D79">
        <w:rPr>
          <w:rFonts w:eastAsia="DengXian" w:hint="eastAsia"/>
          <w:lang w:eastAsia="zh-CN"/>
        </w:rPr>
        <w:t>or device 2 R2D link with RF-ED</w:t>
      </w:r>
      <w:r w:rsidRPr="00FE6D79">
        <w:rPr>
          <w:rFonts w:eastAsia="DengXian"/>
          <w:lang w:eastAsia="zh-CN"/>
        </w:rPr>
        <w:t>,</w:t>
      </w:r>
      <w:r w:rsidRPr="00FE6D79">
        <w:rPr>
          <w:rFonts w:eastAsia="DengXian" w:hint="eastAsia"/>
          <w:i/>
          <w:iCs/>
          <w:szCs w:val="20"/>
          <w:lang w:eastAsia="zh-CN"/>
        </w:rPr>
        <w:t xml:space="preserve"> Budget-Alt1</w:t>
      </w:r>
      <w:r w:rsidRPr="00FE6D79">
        <w:rPr>
          <w:rFonts w:eastAsia="DengXian"/>
          <w:i/>
          <w:iCs/>
          <w:szCs w:val="20"/>
          <w:lang w:eastAsia="zh-CN"/>
        </w:rPr>
        <w:t xml:space="preserve"> </w:t>
      </w:r>
      <w:r w:rsidRPr="00FE6D79">
        <w:rPr>
          <w:rFonts w:eastAsia="DengXian"/>
          <w:iCs/>
          <w:szCs w:val="20"/>
          <w:lang w:eastAsia="zh-CN"/>
        </w:rPr>
        <w:t>is mandatory</w:t>
      </w:r>
      <w:r w:rsidRPr="00FE6D79">
        <w:rPr>
          <w:rFonts w:eastAsia="DengXian"/>
          <w:lang w:eastAsia="zh-CN"/>
        </w:rPr>
        <w:t xml:space="preserve">, </w:t>
      </w:r>
      <w:r w:rsidRPr="00FE6D79">
        <w:rPr>
          <w:rFonts w:eastAsia="DengXian" w:hint="eastAsia"/>
          <w:i/>
          <w:iCs/>
          <w:szCs w:val="20"/>
          <w:lang w:eastAsia="zh-CN"/>
        </w:rPr>
        <w:t>Budget-Alt</w:t>
      </w:r>
      <w:r w:rsidRPr="00FE6D79">
        <w:rPr>
          <w:rFonts w:eastAsia="DengXian"/>
          <w:i/>
          <w:iCs/>
          <w:szCs w:val="20"/>
          <w:lang w:eastAsia="zh-CN"/>
        </w:rPr>
        <w:t>2</w:t>
      </w:r>
      <w:r w:rsidRPr="00FE6D79">
        <w:rPr>
          <w:rFonts w:eastAsia="DengXian"/>
          <w:iCs/>
          <w:szCs w:val="20"/>
          <w:lang w:eastAsia="zh-CN"/>
        </w:rPr>
        <w:t xml:space="preserve"> is optional.</w:t>
      </w:r>
    </w:p>
    <w:p w14:paraId="1A418227" w14:textId="77777777" w:rsidR="00FE6D79" w:rsidRPr="00FE6D79" w:rsidRDefault="00FE6D79" w:rsidP="00311060">
      <w:pPr>
        <w:numPr>
          <w:ilvl w:val="0"/>
          <w:numId w:val="202"/>
        </w:numPr>
        <w:rPr>
          <w:rFonts w:eastAsia="DengXian"/>
          <w:lang w:eastAsia="zh-CN"/>
        </w:rPr>
      </w:pPr>
      <w:r w:rsidRPr="00FE6D79">
        <w:rPr>
          <w:rFonts w:eastAsia="DengXian" w:hint="eastAsia"/>
          <w:lang w:eastAsia="zh-CN"/>
        </w:rPr>
        <w:t>N</w:t>
      </w:r>
      <w:r w:rsidRPr="00FE6D79">
        <w:rPr>
          <w:rFonts w:eastAsia="DengXian"/>
          <w:lang w:eastAsia="zh-CN"/>
        </w:rPr>
        <w:t xml:space="preserve">ote2: this does not imply all M values are achievable with the sensitivity given by </w:t>
      </w:r>
      <w:r w:rsidRPr="00FE6D79">
        <w:rPr>
          <w:rFonts w:eastAsia="DengXian" w:hint="eastAsia"/>
          <w:i/>
          <w:iCs/>
          <w:szCs w:val="20"/>
          <w:lang w:eastAsia="zh-CN"/>
        </w:rPr>
        <w:t>Budget-Alt1</w:t>
      </w:r>
      <w:r w:rsidRPr="00FE6D79">
        <w:rPr>
          <w:rFonts w:eastAsia="DengXian" w:hint="eastAsia"/>
          <w:szCs w:val="20"/>
          <w:lang w:eastAsia="zh-CN"/>
        </w:rPr>
        <w:t xml:space="preserve"> </w:t>
      </w:r>
      <w:r w:rsidRPr="00FE6D79">
        <w:rPr>
          <w:rFonts w:eastAsia="DengXian"/>
          <w:szCs w:val="20"/>
          <w:lang w:eastAsia="zh-CN"/>
        </w:rPr>
        <w:t>for RF ED</w:t>
      </w:r>
    </w:p>
    <w:p w14:paraId="5E2ACF15" w14:textId="77777777" w:rsidR="00FE6D79" w:rsidRPr="00FE6D79" w:rsidRDefault="00FE6D79" w:rsidP="00311060">
      <w:pPr>
        <w:numPr>
          <w:ilvl w:val="0"/>
          <w:numId w:val="202"/>
        </w:numPr>
        <w:rPr>
          <w:rFonts w:eastAsia="DengXian"/>
          <w:lang w:eastAsia="zh-CN"/>
        </w:rPr>
      </w:pPr>
      <w:r w:rsidRPr="00FE6D79">
        <w:rPr>
          <w:rFonts w:eastAsia="DengXian" w:hint="eastAsia"/>
          <w:lang w:eastAsia="zh-CN"/>
        </w:rPr>
        <w:t>N</w:t>
      </w:r>
      <w:r w:rsidRPr="00FE6D79">
        <w:rPr>
          <w:rFonts w:eastAsia="DengXian"/>
          <w:lang w:eastAsia="zh-CN"/>
        </w:rPr>
        <w:t>ote</w:t>
      </w:r>
      <w:r w:rsidRPr="00FE6D79">
        <w:rPr>
          <w:rFonts w:eastAsia="DengXian" w:hint="eastAsia"/>
          <w:lang w:eastAsia="zh-CN"/>
        </w:rPr>
        <w:t>3</w:t>
      </w:r>
      <w:r w:rsidRPr="00FE6D79">
        <w:rPr>
          <w:rFonts w:eastAsia="DengXian"/>
          <w:lang w:eastAsia="zh-CN"/>
        </w:rPr>
        <w:t xml:space="preserve">: </w:t>
      </w:r>
      <w:r w:rsidRPr="00FE6D79">
        <w:rPr>
          <w:rFonts w:eastAsia="DengXian"/>
          <w:szCs w:val="20"/>
          <w:lang w:eastAsia="zh-CN"/>
        </w:rPr>
        <w:t xml:space="preserve">For device 2 with an RF ED-based receiver on the R2D link, if the receiver sensitivity derived from </w:t>
      </w:r>
      <w:r w:rsidRPr="00FE6D79">
        <w:rPr>
          <w:rFonts w:eastAsia="DengXian"/>
          <w:i/>
          <w:iCs/>
          <w:szCs w:val="20"/>
          <w:lang w:eastAsia="zh-CN"/>
        </w:rPr>
        <w:t>Budget-Alt2</w:t>
      </w:r>
      <w:r w:rsidRPr="00FE6D79">
        <w:rPr>
          <w:rFonts w:eastAsia="DengXian"/>
          <w:szCs w:val="20"/>
          <w:lang w:eastAsia="zh-CN"/>
        </w:rPr>
        <w:t xml:space="preserve">, assuming a noise figure of [X dB], exceeds the receiver sensitivity based on </w:t>
      </w:r>
      <w:r w:rsidRPr="00FE6D79">
        <w:rPr>
          <w:rFonts w:eastAsia="DengXian"/>
          <w:i/>
          <w:iCs/>
          <w:szCs w:val="20"/>
          <w:lang w:eastAsia="zh-CN"/>
        </w:rPr>
        <w:t>Budget-Alt1</w:t>
      </w:r>
      <w:r w:rsidRPr="00FE6D79">
        <w:rPr>
          <w:rFonts w:eastAsia="DengXian"/>
          <w:szCs w:val="20"/>
          <w:lang w:eastAsia="zh-CN"/>
        </w:rPr>
        <w:t xml:space="preserve">, then </w:t>
      </w:r>
      <w:r w:rsidRPr="00FE6D79">
        <w:rPr>
          <w:rFonts w:eastAsia="DengXian"/>
          <w:i/>
          <w:iCs/>
          <w:szCs w:val="20"/>
          <w:lang w:eastAsia="zh-CN"/>
        </w:rPr>
        <w:t>Budget-Alt2</w:t>
      </w:r>
      <w:r w:rsidRPr="00FE6D79">
        <w:rPr>
          <w:rFonts w:eastAsia="DengXian"/>
          <w:szCs w:val="20"/>
          <w:lang w:eastAsia="zh-CN"/>
        </w:rPr>
        <w:t xml:space="preserve"> is applied</w:t>
      </w:r>
      <w:r w:rsidRPr="00FE6D79">
        <w:rPr>
          <w:rFonts w:eastAsia="DengXian" w:hint="eastAsia"/>
          <w:szCs w:val="20"/>
          <w:lang w:eastAsia="zh-CN"/>
        </w:rPr>
        <w:t>.</w:t>
      </w:r>
    </w:p>
    <w:p w14:paraId="2B574C52" w14:textId="77777777" w:rsidR="00FE6D79" w:rsidRPr="00FE6D79" w:rsidRDefault="00FE6D79" w:rsidP="00FE6D79">
      <w:pPr>
        <w:rPr>
          <w:rFonts w:eastAsia="DengXian"/>
          <w:highlight w:val="yellow"/>
          <w:lang w:eastAsia="zh-CN"/>
        </w:rPr>
      </w:pPr>
    </w:p>
    <w:p w14:paraId="4F17AAA6" w14:textId="77777777" w:rsidR="00FE6D79" w:rsidRPr="00FE6D79" w:rsidRDefault="00FE6D79" w:rsidP="00FE6D79">
      <w:pPr>
        <w:rPr>
          <w:rFonts w:eastAsia="DengXian"/>
          <w:bCs/>
          <w:lang w:eastAsia="zh-CN"/>
        </w:rPr>
      </w:pPr>
      <w:r w:rsidRPr="00FE6D79">
        <w:rPr>
          <w:rFonts w:eastAsia="DengXian"/>
          <w:bCs/>
          <w:highlight w:val="green"/>
          <w:lang w:eastAsia="zh-CN"/>
        </w:rPr>
        <w:t>Agreement</w:t>
      </w:r>
    </w:p>
    <w:p w14:paraId="790F0DE5" w14:textId="4E33CC4C" w:rsidR="00FE6D79" w:rsidRPr="00FE6D79" w:rsidRDefault="00FE6D79" w:rsidP="00FE6D79">
      <w:pPr>
        <w:rPr>
          <w:rFonts w:eastAsia="DengXian"/>
          <w:lang w:eastAsia="zh-CN"/>
        </w:rPr>
      </w:pPr>
      <w:r w:rsidRPr="00FE6D79">
        <w:rPr>
          <w:rFonts w:eastAsia="DengXian" w:hint="eastAsia"/>
          <w:lang w:eastAsia="zh-CN"/>
        </w:rPr>
        <w:t>Update the link budget table Row [3A] as follows</w:t>
      </w:r>
      <w:r>
        <w:rPr>
          <w:rFonts w:eastAsia="DengXian"/>
          <w:lang w:eastAsia="zh-CN"/>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1"/>
        <w:gridCol w:w="3759"/>
        <w:gridCol w:w="2979"/>
        <w:gridCol w:w="2938"/>
      </w:tblGrid>
      <w:tr w:rsidR="00FE6D79" w:rsidRPr="00FE6D79" w14:paraId="2B607238" w14:textId="77777777" w:rsidTr="006F2B0F">
        <w:trPr>
          <w:trHeight w:val="20"/>
        </w:trPr>
        <w:tc>
          <w:tcPr>
            <w:tcW w:w="373" w:type="pct"/>
            <w:tcBorders>
              <w:top w:val="single" w:sz="4" w:space="0" w:color="auto"/>
              <w:left w:val="single" w:sz="4" w:space="0" w:color="auto"/>
              <w:bottom w:val="single" w:sz="4" w:space="0" w:color="auto"/>
              <w:right w:val="single" w:sz="4" w:space="0" w:color="auto"/>
            </w:tcBorders>
            <w:vAlign w:val="center"/>
          </w:tcPr>
          <w:p w14:paraId="519508F8" w14:textId="77777777" w:rsidR="00FE6D79" w:rsidRPr="00FE6D79" w:rsidRDefault="00FE6D79" w:rsidP="00FE6D79">
            <w:pPr>
              <w:adjustRightInd w:val="0"/>
              <w:snapToGrid w:val="0"/>
              <w:ind w:left="840" w:hanging="840"/>
              <w:jc w:val="center"/>
              <w:rPr>
                <w:rFonts w:ascii="Arial" w:eastAsia="DengXian" w:hAnsi="Arial" w:cs="Arial"/>
                <w:b/>
                <w:bCs/>
                <w:sz w:val="16"/>
                <w:szCs w:val="16"/>
              </w:rPr>
            </w:pPr>
            <w:r w:rsidRPr="00FE6D79">
              <w:rPr>
                <w:rFonts w:ascii="Arial" w:eastAsia="DengXian" w:hAnsi="Arial" w:cs="Arial"/>
                <w:b/>
                <w:bCs/>
                <w:sz w:val="16"/>
                <w:szCs w:val="16"/>
              </w:rPr>
              <w:t>No.</w:t>
            </w:r>
          </w:p>
        </w:tc>
        <w:tc>
          <w:tcPr>
            <w:tcW w:w="179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D85F8D2" w14:textId="77777777" w:rsidR="00FE6D79" w:rsidRPr="00FE6D79" w:rsidRDefault="00FE6D79" w:rsidP="00FE6D79">
            <w:pPr>
              <w:adjustRightInd w:val="0"/>
              <w:snapToGrid w:val="0"/>
              <w:rPr>
                <w:rFonts w:ascii="Arial" w:eastAsia="DengXian" w:hAnsi="Arial" w:cs="Arial"/>
                <w:b/>
                <w:bCs/>
                <w:sz w:val="16"/>
                <w:szCs w:val="16"/>
              </w:rPr>
            </w:pPr>
            <w:r w:rsidRPr="00FE6D79">
              <w:rPr>
                <w:rFonts w:ascii="Arial" w:eastAsia="DengXian" w:hAnsi="Arial" w:cs="Arial"/>
                <w:b/>
                <w:bCs/>
                <w:sz w:val="16"/>
                <w:szCs w:val="16"/>
              </w:rPr>
              <w:t>Item</w:t>
            </w:r>
          </w:p>
        </w:tc>
        <w:tc>
          <w:tcPr>
            <w:tcW w:w="1424" w:type="pct"/>
            <w:tcBorders>
              <w:top w:val="single" w:sz="4" w:space="0" w:color="auto"/>
              <w:left w:val="single" w:sz="4" w:space="0" w:color="auto"/>
              <w:bottom w:val="single" w:sz="4" w:space="0" w:color="auto"/>
              <w:right w:val="single" w:sz="4" w:space="0" w:color="auto"/>
            </w:tcBorders>
            <w:shd w:val="clear" w:color="auto" w:fill="auto"/>
            <w:vAlign w:val="center"/>
          </w:tcPr>
          <w:p w14:paraId="77A76B40" w14:textId="77777777" w:rsidR="00FE6D79" w:rsidRPr="00FE6D79" w:rsidRDefault="00FE6D79" w:rsidP="00FE6D79">
            <w:pPr>
              <w:adjustRightInd w:val="0"/>
              <w:snapToGrid w:val="0"/>
              <w:jc w:val="center"/>
              <w:rPr>
                <w:rFonts w:ascii="Arial" w:eastAsia="DengXian" w:hAnsi="Arial" w:cs="Arial"/>
                <w:b/>
                <w:bCs/>
                <w:sz w:val="16"/>
                <w:szCs w:val="16"/>
              </w:rPr>
            </w:pPr>
            <w:r w:rsidRPr="00FE6D79">
              <w:rPr>
                <w:rFonts w:ascii="Arial" w:eastAsia="DengXian" w:hAnsi="Arial" w:cs="Arial"/>
                <w:b/>
                <w:bCs/>
                <w:sz w:val="16"/>
                <w:szCs w:val="16"/>
              </w:rPr>
              <w:t>Reader-to-Device</w:t>
            </w:r>
          </w:p>
        </w:tc>
        <w:tc>
          <w:tcPr>
            <w:tcW w:w="1405" w:type="pct"/>
            <w:tcBorders>
              <w:top w:val="single" w:sz="4" w:space="0" w:color="auto"/>
              <w:left w:val="single" w:sz="4" w:space="0" w:color="auto"/>
              <w:bottom w:val="single" w:sz="4" w:space="0" w:color="auto"/>
              <w:right w:val="single" w:sz="4" w:space="0" w:color="auto"/>
            </w:tcBorders>
            <w:shd w:val="clear" w:color="auto" w:fill="auto"/>
            <w:vAlign w:val="center"/>
          </w:tcPr>
          <w:p w14:paraId="6CCA63B8" w14:textId="77777777" w:rsidR="00FE6D79" w:rsidRPr="00FE6D79" w:rsidRDefault="00FE6D79" w:rsidP="00FE6D79">
            <w:pPr>
              <w:adjustRightInd w:val="0"/>
              <w:snapToGrid w:val="0"/>
              <w:jc w:val="center"/>
              <w:rPr>
                <w:rFonts w:ascii="Arial" w:eastAsia="DengXian" w:hAnsi="Arial" w:cs="Arial"/>
                <w:b/>
                <w:bCs/>
                <w:sz w:val="16"/>
                <w:szCs w:val="16"/>
              </w:rPr>
            </w:pPr>
            <w:r w:rsidRPr="00FE6D79">
              <w:rPr>
                <w:rFonts w:ascii="Arial" w:eastAsia="DengXian" w:hAnsi="Arial" w:cs="Arial"/>
                <w:b/>
                <w:bCs/>
                <w:sz w:val="16"/>
                <w:szCs w:val="16"/>
              </w:rPr>
              <w:t>Device-to-Reader</w:t>
            </w:r>
          </w:p>
        </w:tc>
      </w:tr>
      <w:tr w:rsidR="00FE6D79" w:rsidRPr="00FE6D79" w14:paraId="765DC132" w14:textId="77777777" w:rsidTr="006F2B0F">
        <w:trPr>
          <w:trHeight w:val="20"/>
        </w:trPr>
        <w:tc>
          <w:tcPr>
            <w:tcW w:w="373" w:type="pct"/>
            <w:tcBorders>
              <w:top w:val="single" w:sz="4" w:space="0" w:color="auto"/>
              <w:left w:val="single" w:sz="4" w:space="0" w:color="auto"/>
              <w:bottom w:val="single" w:sz="4" w:space="0" w:color="auto"/>
              <w:right w:val="single" w:sz="4" w:space="0" w:color="auto"/>
            </w:tcBorders>
            <w:vAlign w:val="center"/>
          </w:tcPr>
          <w:p w14:paraId="2E0AA93C" w14:textId="77777777" w:rsidR="00FE6D79" w:rsidRPr="00FE6D79" w:rsidRDefault="00FE6D79" w:rsidP="00FE6D79">
            <w:pPr>
              <w:rPr>
                <w:rFonts w:ascii="Arial" w:eastAsia="DengXian" w:hAnsi="Arial" w:cs="Arial"/>
                <w:sz w:val="16"/>
                <w:szCs w:val="16"/>
              </w:rPr>
            </w:pPr>
            <w:r w:rsidRPr="00FE6D79">
              <w:rPr>
                <w:rFonts w:ascii="Arial" w:eastAsia="DengXian" w:hAnsi="Arial" w:cs="Arial"/>
                <w:sz w:val="16"/>
                <w:szCs w:val="16"/>
              </w:rPr>
              <w:t>[3A]</w:t>
            </w:r>
          </w:p>
        </w:tc>
        <w:tc>
          <w:tcPr>
            <w:tcW w:w="1797"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A0B22EF" w14:textId="77777777" w:rsidR="00FE6D79" w:rsidRPr="00FE6D79" w:rsidRDefault="00FE6D79" w:rsidP="00FE6D79">
            <w:pPr>
              <w:adjustRightInd w:val="0"/>
              <w:snapToGrid w:val="0"/>
              <w:rPr>
                <w:rFonts w:ascii="Arial" w:eastAsia="DengXian" w:hAnsi="Arial" w:cs="Arial"/>
                <w:sz w:val="16"/>
                <w:szCs w:val="16"/>
              </w:rPr>
            </w:pPr>
            <w:r w:rsidRPr="00FE6D79">
              <w:rPr>
                <w:rFonts w:ascii="Arial" w:hAnsi="Arial" w:cs="Arial"/>
                <w:sz w:val="16"/>
                <w:szCs w:val="16"/>
              </w:rPr>
              <w:t xml:space="preserve">Shadow fading margin </w:t>
            </w:r>
            <w:r w:rsidRPr="00FE6D79">
              <w:rPr>
                <w:rFonts w:ascii="Arial" w:eastAsia="DengXian" w:hAnsi="Arial" w:cs="Arial"/>
                <w:sz w:val="16"/>
                <w:szCs w:val="16"/>
                <w:lang w:eastAsia="zh-CN"/>
              </w:rPr>
              <w:t>(dB)</w:t>
            </w:r>
          </w:p>
        </w:tc>
        <w:tc>
          <w:tcPr>
            <w:tcW w:w="1424" w:type="pct"/>
            <w:tcBorders>
              <w:top w:val="single" w:sz="4" w:space="0" w:color="auto"/>
              <w:left w:val="single" w:sz="4" w:space="0" w:color="auto"/>
              <w:bottom w:val="single" w:sz="4" w:space="0" w:color="auto"/>
              <w:right w:val="single" w:sz="4" w:space="0" w:color="auto"/>
            </w:tcBorders>
            <w:shd w:val="clear" w:color="auto" w:fill="auto"/>
            <w:vAlign w:val="center"/>
          </w:tcPr>
          <w:p w14:paraId="4848173F" w14:textId="77777777" w:rsidR="00FE6D79" w:rsidRPr="00FE6D79" w:rsidRDefault="00FE6D79" w:rsidP="00FE6D79">
            <w:pPr>
              <w:adjustRightInd w:val="0"/>
              <w:snapToGrid w:val="0"/>
              <w:rPr>
                <w:rFonts w:ascii="Arial" w:eastAsia="DengXian" w:hAnsi="Arial" w:cs="Arial"/>
                <w:sz w:val="16"/>
                <w:szCs w:val="16"/>
                <w:lang w:eastAsia="zh-CN"/>
              </w:rPr>
            </w:pPr>
            <w:r w:rsidRPr="00FE6D79">
              <w:rPr>
                <w:rFonts w:ascii="Arial" w:eastAsia="DengXian" w:hAnsi="Arial" w:cs="Arial"/>
                <w:sz w:val="16"/>
                <w:szCs w:val="16"/>
                <w:lang w:eastAsia="zh-CN"/>
              </w:rPr>
              <w:t>For D1T1: 4 dB</w:t>
            </w:r>
          </w:p>
          <w:p w14:paraId="10B09F5C" w14:textId="77777777" w:rsidR="00FE6D79" w:rsidRPr="00FE6D79" w:rsidRDefault="00FE6D79" w:rsidP="00FE6D79">
            <w:pPr>
              <w:adjustRightInd w:val="0"/>
              <w:snapToGrid w:val="0"/>
              <w:rPr>
                <w:rFonts w:ascii="Arial" w:eastAsia="DengXian" w:hAnsi="Arial" w:cs="Arial"/>
                <w:sz w:val="16"/>
                <w:szCs w:val="16"/>
                <w:lang w:eastAsia="zh-CN"/>
              </w:rPr>
            </w:pPr>
          </w:p>
          <w:p w14:paraId="62DE4D3C" w14:textId="77777777" w:rsidR="00FE6D79" w:rsidRPr="00FE6D79" w:rsidRDefault="00FE6D79" w:rsidP="00FE6D79">
            <w:pPr>
              <w:adjustRightInd w:val="0"/>
              <w:snapToGrid w:val="0"/>
              <w:rPr>
                <w:rFonts w:ascii="Arial" w:eastAsia="DengXian" w:hAnsi="Arial" w:cs="Arial"/>
                <w:sz w:val="16"/>
                <w:szCs w:val="16"/>
                <w:lang w:eastAsia="zh-CN"/>
              </w:rPr>
            </w:pPr>
            <w:r w:rsidRPr="00FE6D79">
              <w:rPr>
                <w:rFonts w:ascii="Arial" w:eastAsia="DengXian" w:hAnsi="Arial" w:cs="Arial"/>
                <w:sz w:val="16"/>
                <w:szCs w:val="16"/>
                <w:lang w:eastAsia="zh-CN"/>
              </w:rPr>
              <w:t>For D2T2: 3dB for InH-LOS</w:t>
            </w:r>
          </w:p>
          <w:p w14:paraId="0545D536" w14:textId="77777777" w:rsidR="00FE6D79" w:rsidRPr="00FE6D79" w:rsidRDefault="00FE6D79" w:rsidP="00FE6D79">
            <w:pPr>
              <w:adjustRightInd w:val="0"/>
              <w:snapToGrid w:val="0"/>
              <w:rPr>
                <w:rFonts w:ascii="Arial" w:eastAsia="DengXian" w:hAnsi="Arial" w:cs="Arial"/>
                <w:sz w:val="16"/>
                <w:szCs w:val="16"/>
                <w:lang w:eastAsia="zh-CN"/>
              </w:rPr>
            </w:pPr>
            <w:r w:rsidRPr="00FE6D79">
              <w:rPr>
                <w:rFonts w:ascii="Arial" w:eastAsia="DengXian" w:hAnsi="Arial" w:cs="Arial"/>
                <w:sz w:val="16"/>
                <w:szCs w:val="16"/>
                <w:lang w:eastAsia="zh-CN"/>
              </w:rPr>
              <w:t>7.2dB for InF-DL-NLOS</w:t>
            </w:r>
          </w:p>
        </w:tc>
        <w:tc>
          <w:tcPr>
            <w:tcW w:w="1405" w:type="pct"/>
            <w:tcBorders>
              <w:top w:val="single" w:sz="4" w:space="0" w:color="auto"/>
              <w:left w:val="single" w:sz="4" w:space="0" w:color="auto"/>
              <w:bottom w:val="single" w:sz="4" w:space="0" w:color="auto"/>
              <w:right w:val="single" w:sz="4" w:space="0" w:color="auto"/>
            </w:tcBorders>
            <w:shd w:val="clear" w:color="auto" w:fill="auto"/>
            <w:vAlign w:val="center"/>
          </w:tcPr>
          <w:p w14:paraId="631126FF" w14:textId="77777777" w:rsidR="00FE6D79" w:rsidRPr="00FE6D79" w:rsidRDefault="00FE6D79" w:rsidP="00FE6D79">
            <w:pPr>
              <w:adjustRightInd w:val="0"/>
              <w:snapToGrid w:val="0"/>
              <w:rPr>
                <w:rFonts w:ascii="Arial" w:eastAsia="DengXian" w:hAnsi="Arial" w:cs="Arial"/>
                <w:sz w:val="16"/>
                <w:szCs w:val="16"/>
                <w:lang w:eastAsia="zh-CN"/>
              </w:rPr>
            </w:pPr>
            <w:r w:rsidRPr="00FE6D79">
              <w:rPr>
                <w:rFonts w:ascii="Arial" w:eastAsia="DengXian" w:hAnsi="Arial" w:cs="Arial"/>
                <w:sz w:val="16"/>
                <w:szCs w:val="16"/>
                <w:lang w:eastAsia="zh-CN"/>
              </w:rPr>
              <w:t>For D1T1: 4 dB</w:t>
            </w:r>
          </w:p>
          <w:p w14:paraId="2411EF30" w14:textId="77777777" w:rsidR="00FE6D79" w:rsidRPr="00FE6D79" w:rsidRDefault="00FE6D79" w:rsidP="00FE6D79">
            <w:pPr>
              <w:adjustRightInd w:val="0"/>
              <w:snapToGrid w:val="0"/>
              <w:rPr>
                <w:rFonts w:ascii="Arial" w:eastAsia="DengXian" w:hAnsi="Arial" w:cs="Arial"/>
                <w:sz w:val="16"/>
                <w:szCs w:val="16"/>
                <w:lang w:eastAsia="zh-CN"/>
              </w:rPr>
            </w:pPr>
          </w:p>
          <w:p w14:paraId="5F11C327" w14:textId="77777777" w:rsidR="00FE6D79" w:rsidRPr="00FE6D79" w:rsidRDefault="00FE6D79" w:rsidP="00FE6D79">
            <w:pPr>
              <w:adjustRightInd w:val="0"/>
              <w:snapToGrid w:val="0"/>
              <w:rPr>
                <w:rFonts w:ascii="Arial" w:eastAsia="DengXian" w:hAnsi="Arial" w:cs="Arial"/>
                <w:sz w:val="16"/>
                <w:szCs w:val="16"/>
                <w:lang w:eastAsia="zh-CN"/>
              </w:rPr>
            </w:pPr>
            <w:r w:rsidRPr="00FE6D79">
              <w:rPr>
                <w:rFonts w:ascii="Arial" w:eastAsia="DengXian" w:hAnsi="Arial" w:cs="Arial"/>
                <w:sz w:val="16"/>
                <w:szCs w:val="16"/>
                <w:lang w:eastAsia="zh-CN"/>
              </w:rPr>
              <w:t>For D2T2: 3dB for InH-LOS</w:t>
            </w:r>
          </w:p>
          <w:p w14:paraId="47788A48" w14:textId="77777777" w:rsidR="00FE6D79" w:rsidRPr="00FE6D79" w:rsidRDefault="00FE6D79" w:rsidP="00FE6D79">
            <w:pPr>
              <w:adjustRightInd w:val="0"/>
              <w:snapToGrid w:val="0"/>
              <w:rPr>
                <w:rFonts w:ascii="Arial" w:eastAsia="DengXian" w:hAnsi="Arial" w:cs="Arial"/>
                <w:sz w:val="16"/>
                <w:szCs w:val="16"/>
                <w:lang w:eastAsia="zh-CN"/>
              </w:rPr>
            </w:pPr>
            <w:r w:rsidRPr="00FE6D79">
              <w:rPr>
                <w:rFonts w:ascii="Arial" w:eastAsia="DengXian" w:hAnsi="Arial" w:cs="Arial"/>
                <w:sz w:val="16"/>
                <w:szCs w:val="16"/>
                <w:lang w:eastAsia="zh-CN"/>
              </w:rPr>
              <w:t>7.2dB for InF-DL-NLOS</w:t>
            </w:r>
          </w:p>
        </w:tc>
      </w:tr>
    </w:tbl>
    <w:p w14:paraId="05C9A197" w14:textId="77777777" w:rsidR="00FE6D79" w:rsidRPr="00FE6D79" w:rsidRDefault="00FE6D79" w:rsidP="00FE6D79">
      <w:pPr>
        <w:rPr>
          <w:rFonts w:eastAsia="DengXian"/>
          <w:lang w:eastAsia="zh-CN"/>
        </w:rPr>
      </w:pPr>
    </w:p>
    <w:p w14:paraId="2348CC3D" w14:textId="77777777" w:rsidR="00FE6D79" w:rsidRPr="00FE6D79" w:rsidRDefault="00FE6D79" w:rsidP="00FE6D79">
      <w:pPr>
        <w:rPr>
          <w:iCs/>
          <w:lang w:eastAsia="x-none"/>
        </w:rPr>
      </w:pPr>
    </w:p>
    <w:p w14:paraId="3AD00458" w14:textId="77777777" w:rsidR="00FE6D79" w:rsidRPr="00FE6D79" w:rsidRDefault="00FE6D79" w:rsidP="00FE6D79">
      <w:pPr>
        <w:rPr>
          <w:rFonts w:eastAsia="DengXian"/>
          <w:bCs/>
          <w:lang w:eastAsia="zh-CN"/>
        </w:rPr>
      </w:pPr>
      <w:r w:rsidRPr="00FE6D79">
        <w:rPr>
          <w:rFonts w:eastAsia="DengXian"/>
          <w:bCs/>
          <w:highlight w:val="green"/>
          <w:lang w:eastAsia="zh-CN"/>
        </w:rPr>
        <w:t>Agreement</w:t>
      </w:r>
    </w:p>
    <w:p w14:paraId="5943890C" w14:textId="77777777" w:rsidR="00FE6D79" w:rsidRPr="00FE6D79" w:rsidRDefault="00FE6D79" w:rsidP="00FE6D79">
      <w:pPr>
        <w:snapToGrid w:val="0"/>
        <w:rPr>
          <w:rFonts w:ascii="Times New Roman" w:eastAsia="SimSun" w:hAnsi="Times New Roman"/>
          <w:szCs w:val="18"/>
          <w:lang w:eastAsia="zh-CN" w:bidi="ar"/>
        </w:rPr>
      </w:pPr>
      <w:r w:rsidRPr="00FE6D79">
        <w:rPr>
          <w:rFonts w:ascii="Times New Roman" w:eastAsia="SimSun" w:hAnsi="Times New Roman" w:hint="eastAsia"/>
          <w:szCs w:val="18"/>
          <w:lang w:eastAsia="zh-CN" w:bidi="ar"/>
        </w:rPr>
        <w:t>Update the ED bandwidth parameter in link level simulation table as follows: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106"/>
        <w:gridCol w:w="8341"/>
      </w:tblGrid>
      <w:tr w:rsidR="00FE6D79" w:rsidRPr="00FE6D79" w14:paraId="45673300" w14:textId="77777777" w:rsidTr="00FE6D79">
        <w:tc>
          <w:tcPr>
            <w:tcW w:w="5000" w:type="pct"/>
            <w:gridSpan w:val="2"/>
            <w:shd w:val="clear" w:color="auto" w:fill="auto"/>
          </w:tcPr>
          <w:p w14:paraId="0EED6C7A" w14:textId="77777777" w:rsidR="00FE6D79" w:rsidRPr="00FE6D79" w:rsidRDefault="00FE6D79" w:rsidP="00FE6D79">
            <w:pPr>
              <w:snapToGrid w:val="0"/>
              <w:jc w:val="center"/>
              <w:rPr>
                <w:rFonts w:ascii="Arial" w:eastAsia="SimSun" w:hAnsi="Arial" w:cs="Arial"/>
                <w:sz w:val="16"/>
                <w:szCs w:val="16"/>
                <w:lang w:eastAsia="zh-CN" w:bidi="ar"/>
              </w:rPr>
            </w:pPr>
            <w:r w:rsidRPr="00FE6D79">
              <w:rPr>
                <w:rFonts w:ascii="Arial" w:eastAsia="SimSun" w:hAnsi="Arial" w:cs="Arial"/>
                <w:sz w:val="16"/>
                <w:szCs w:val="16"/>
                <w:lang w:eastAsia="zh-CN" w:bidi="ar"/>
              </w:rPr>
              <w:t>R2D specific parameters</w:t>
            </w:r>
          </w:p>
        </w:tc>
      </w:tr>
      <w:tr w:rsidR="00FE6D79" w:rsidRPr="00FE6D79" w14:paraId="285618A1" w14:textId="77777777" w:rsidTr="00FE6D79">
        <w:tc>
          <w:tcPr>
            <w:tcW w:w="1008" w:type="pct"/>
            <w:shd w:val="clear" w:color="auto" w:fill="auto"/>
          </w:tcPr>
          <w:p w14:paraId="231C670F" w14:textId="77777777" w:rsidR="00FE6D79" w:rsidRPr="00FE6D79" w:rsidRDefault="00FE6D79" w:rsidP="00FE6D79">
            <w:pPr>
              <w:snapToGrid w:val="0"/>
              <w:rPr>
                <w:rFonts w:ascii="Arial" w:eastAsia="SimSun" w:hAnsi="Arial" w:cs="Arial"/>
                <w:sz w:val="16"/>
                <w:szCs w:val="16"/>
                <w:lang w:eastAsia="zh-CN" w:bidi="ar"/>
              </w:rPr>
            </w:pPr>
            <w:r w:rsidRPr="00FE6D79">
              <w:rPr>
                <w:rFonts w:ascii="Arial" w:eastAsia="SimSun" w:hAnsi="Arial" w:cs="Arial"/>
                <w:sz w:val="16"/>
                <w:szCs w:val="16"/>
                <w:lang w:eastAsia="zh-CN" w:bidi="ar"/>
              </w:rPr>
              <w:t>ED bandwidth</w:t>
            </w:r>
          </w:p>
        </w:tc>
        <w:tc>
          <w:tcPr>
            <w:tcW w:w="3992" w:type="pct"/>
            <w:shd w:val="clear" w:color="auto" w:fill="auto"/>
          </w:tcPr>
          <w:p w14:paraId="13AA7F0C" w14:textId="77777777" w:rsidR="00FE6D79" w:rsidRPr="00FE6D79" w:rsidRDefault="00FE6D79" w:rsidP="00FE6D79">
            <w:pPr>
              <w:snapToGrid w:val="0"/>
              <w:rPr>
                <w:rFonts w:ascii="Arial" w:eastAsia="SimSun" w:hAnsi="Arial" w:cs="Arial"/>
                <w:sz w:val="16"/>
                <w:szCs w:val="16"/>
                <w:lang w:eastAsia="zh-CN" w:bidi="ar"/>
              </w:rPr>
            </w:pPr>
            <w:r w:rsidRPr="00FE6D79">
              <w:rPr>
                <w:rFonts w:ascii="Arial" w:eastAsia="SimSun" w:hAnsi="Arial" w:cs="Arial"/>
                <w:sz w:val="16"/>
                <w:szCs w:val="16"/>
                <w:lang w:eastAsia="zh-CN" w:bidi="ar"/>
              </w:rPr>
              <w:t>The ED bandwidth is the bandwidth for calculating the noise/interference (if any) power:</w:t>
            </w:r>
          </w:p>
          <w:p w14:paraId="0ED8A59C" w14:textId="77777777" w:rsidR="00FE6D79" w:rsidRPr="00FE6D79" w:rsidRDefault="00FE6D79" w:rsidP="00FE6D79">
            <w:pPr>
              <w:snapToGrid w:val="0"/>
              <w:rPr>
                <w:rFonts w:ascii="Arial" w:eastAsia="SimSun" w:hAnsi="Arial" w:cs="Arial"/>
                <w:sz w:val="16"/>
                <w:szCs w:val="16"/>
                <w:lang w:eastAsia="zh-CN" w:bidi="ar"/>
              </w:rPr>
            </w:pPr>
            <w:r w:rsidRPr="00FE6D79">
              <w:rPr>
                <w:rFonts w:ascii="Arial" w:eastAsia="SimSun" w:hAnsi="Arial" w:cs="Arial"/>
                <w:sz w:val="16"/>
                <w:szCs w:val="16"/>
                <w:lang w:eastAsia="zh-CN" w:bidi="ar"/>
              </w:rPr>
              <w:t>For evaluations, the value(s) of ED bandwidth is 20 MHz for RF-ED, [180] kHz for IF/ZIF receiver. Note: this does not imply that a A-IoT device supports sampling clock rate as large as RF ED bandwidth.</w:t>
            </w:r>
          </w:p>
        </w:tc>
      </w:tr>
    </w:tbl>
    <w:p w14:paraId="09FBB2DB" w14:textId="77777777" w:rsidR="00FE6D79" w:rsidRPr="00FE6D79" w:rsidRDefault="00FE6D79" w:rsidP="00FE6D79">
      <w:pPr>
        <w:snapToGrid w:val="0"/>
        <w:rPr>
          <w:rFonts w:ascii="Times New Roman" w:eastAsia="SimSun" w:hAnsi="Times New Roman"/>
          <w:szCs w:val="18"/>
          <w:lang w:eastAsia="zh-CN" w:bidi="ar"/>
        </w:rPr>
      </w:pPr>
    </w:p>
    <w:p w14:paraId="6F3A751F" w14:textId="77777777" w:rsidR="00FE6D79" w:rsidRPr="00235324" w:rsidRDefault="00FE6D79" w:rsidP="00235324">
      <w:pPr>
        <w:rPr>
          <w:iCs/>
          <w:lang w:val="en-US" w:eastAsia="x-none"/>
        </w:rPr>
      </w:pPr>
    </w:p>
    <w:p w14:paraId="2BC48400" w14:textId="461D72CF" w:rsidR="00235324" w:rsidRPr="006F2B0F" w:rsidRDefault="006F79AF" w:rsidP="00235324">
      <w:pPr>
        <w:rPr>
          <w:b/>
          <w:bCs/>
          <w:iCs/>
          <w:lang w:val="en-US" w:eastAsia="x-none"/>
        </w:rPr>
      </w:pPr>
      <w:hyperlink r:id="rId1412" w:history="1">
        <w:r>
          <w:rPr>
            <w:rStyle w:val="Hyperlink"/>
            <w:b/>
            <w:bCs/>
            <w:iCs/>
            <w:lang w:val="en-US" w:eastAsia="x-none"/>
          </w:rPr>
          <w:t>R1-2405437</w:t>
        </w:r>
      </w:hyperlink>
      <w:r w:rsidR="00235324" w:rsidRPr="006F2B0F">
        <w:rPr>
          <w:b/>
          <w:bCs/>
          <w:iCs/>
          <w:lang w:val="en-US" w:eastAsia="x-none"/>
        </w:rPr>
        <w:tab/>
        <w:t>FL summary #3 for Ambient IoT evaluation</w:t>
      </w:r>
      <w:r w:rsidR="00235324" w:rsidRPr="006F2B0F">
        <w:rPr>
          <w:b/>
          <w:bCs/>
          <w:iCs/>
          <w:lang w:val="en-US" w:eastAsia="x-none"/>
        </w:rPr>
        <w:tab/>
        <w:t>Moderator (CMCC)</w:t>
      </w:r>
    </w:p>
    <w:p w14:paraId="72CA3DD0" w14:textId="0D0471B8" w:rsidR="006F2B0F" w:rsidRDefault="006F2B0F" w:rsidP="00235324">
      <w:pPr>
        <w:rPr>
          <w:iCs/>
          <w:lang w:val="en-US" w:eastAsia="x-none"/>
        </w:rPr>
      </w:pPr>
      <w:r>
        <w:rPr>
          <w:iCs/>
          <w:lang w:val="en-US" w:eastAsia="x-none"/>
        </w:rPr>
        <w:t>From Friday session</w:t>
      </w:r>
    </w:p>
    <w:p w14:paraId="22768219" w14:textId="77777777" w:rsidR="006F2B0F" w:rsidRPr="006F2B0F" w:rsidRDefault="006F2B0F" w:rsidP="006F2B0F">
      <w:pPr>
        <w:jc w:val="both"/>
        <w:rPr>
          <w:rFonts w:ascii="Times New Roman" w:eastAsia="Malgun Gothic" w:hAnsi="Times New Roman"/>
          <w:szCs w:val="20"/>
          <w:lang w:eastAsia="zh-CN"/>
        </w:rPr>
      </w:pPr>
      <w:r w:rsidRPr="006F2B0F">
        <w:rPr>
          <w:rFonts w:ascii="Times New Roman" w:eastAsia="Malgun Gothic" w:hAnsi="Times New Roman" w:hint="eastAsia"/>
          <w:szCs w:val="20"/>
          <w:highlight w:val="darkYellow"/>
          <w:lang w:eastAsia="zh-CN"/>
        </w:rPr>
        <w:t>Working assumption:</w:t>
      </w:r>
    </w:p>
    <w:p w14:paraId="3769CF40" w14:textId="77777777" w:rsidR="006F2B0F" w:rsidRPr="006F2B0F" w:rsidRDefault="006F2B0F" w:rsidP="00311060">
      <w:pPr>
        <w:pStyle w:val="ListParagraph"/>
        <w:numPr>
          <w:ilvl w:val="0"/>
          <w:numId w:val="273"/>
        </w:numPr>
        <w:rPr>
          <w:lang w:eastAsia="zh-CN" w:bidi="ar"/>
        </w:rPr>
      </w:pPr>
      <w:r w:rsidRPr="006F2B0F">
        <w:rPr>
          <w:lang w:bidi="ar"/>
        </w:rPr>
        <w:t xml:space="preserve">For the </w:t>
      </w:r>
      <w:r w:rsidRPr="006F2B0F">
        <w:rPr>
          <w:rFonts w:hint="eastAsia"/>
          <w:lang w:eastAsia="zh-CN" w:bidi="ar"/>
        </w:rPr>
        <w:t>D2R</w:t>
      </w:r>
      <w:r w:rsidRPr="006F2B0F">
        <w:rPr>
          <w:lang w:bidi="ar"/>
        </w:rPr>
        <w:t xml:space="preserve"> LLS, the S</w:t>
      </w:r>
      <w:r w:rsidRPr="006F2B0F">
        <w:rPr>
          <w:rFonts w:hint="eastAsia"/>
          <w:lang w:eastAsia="zh-CN" w:bidi="ar"/>
        </w:rPr>
        <w:t>I</w:t>
      </w:r>
      <w:r w:rsidRPr="006F2B0F">
        <w:rPr>
          <w:lang w:bidi="ar"/>
        </w:rPr>
        <w:t xml:space="preserve">NR/SNR </w:t>
      </w:r>
      <w:r w:rsidRPr="006F2B0F">
        <w:rPr>
          <w:rFonts w:hint="eastAsia"/>
          <w:lang w:eastAsia="zh-CN" w:bidi="ar"/>
        </w:rPr>
        <w:t>is reported and it is defined as the ratio of signal power to n</w:t>
      </w:r>
      <w:r w:rsidRPr="006F2B0F">
        <w:rPr>
          <w:lang w:eastAsia="zh-CN" w:bidi="ar"/>
        </w:rPr>
        <w:t xml:space="preserve">oise and interference (if any) </w:t>
      </w:r>
      <w:r w:rsidRPr="006F2B0F">
        <w:rPr>
          <w:rFonts w:hint="eastAsia"/>
          <w:lang w:eastAsia="zh-CN" w:bidi="ar"/>
        </w:rPr>
        <w:t xml:space="preserve">power </w:t>
      </w:r>
      <w:r w:rsidRPr="006F2B0F">
        <w:rPr>
          <w:lang w:eastAsia="zh-CN" w:bidi="ar"/>
        </w:rPr>
        <w:t xml:space="preserve">in the </w:t>
      </w:r>
      <w:r w:rsidRPr="006F2B0F">
        <w:rPr>
          <w:rFonts w:hint="eastAsia"/>
          <w:lang w:eastAsia="zh-CN" w:bidi="ar"/>
        </w:rPr>
        <w:t>receiver bandwidth</w:t>
      </w:r>
      <w:r w:rsidRPr="006F2B0F">
        <w:rPr>
          <w:lang w:eastAsia="zh-CN" w:bidi="ar"/>
        </w:rPr>
        <w:t>.</w:t>
      </w:r>
    </w:p>
    <w:p w14:paraId="71409FBE" w14:textId="77777777" w:rsidR="006F2B0F" w:rsidRPr="006F2B0F" w:rsidRDefault="006F2B0F" w:rsidP="00311060">
      <w:pPr>
        <w:pStyle w:val="ListParagraph"/>
        <w:numPr>
          <w:ilvl w:val="1"/>
          <w:numId w:val="273"/>
        </w:numPr>
        <w:rPr>
          <w:lang w:eastAsia="zh-CN" w:bidi="ar"/>
        </w:rPr>
      </w:pPr>
      <w:r w:rsidRPr="006F2B0F">
        <w:rPr>
          <w:rFonts w:hint="eastAsia"/>
          <w:lang w:eastAsia="zh-CN" w:bidi="ar"/>
        </w:rPr>
        <w:t>FFS: receiver bandwidth</w:t>
      </w:r>
    </w:p>
    <w:p w14:paraId="573D1F87" w14:textId="77777777" w:rsidR="006F2B0F" w:rsidRPr="006F2B0F" w:rsidRDefault="006F2B0F" w:rsidP="00311060">
      <w:pPr>
        <w:pStyle w:val="ListParagraph"/>
        <w:numPr>
          <w:ilvl w:val="0"/>
          <w:numId w:val="273"/>
        </w:numPr>
        <w:rPr>
          <w:lang w:eastAsia="zh-CN" w:bidi="ar"/>
        </w:rPr>
      </w:pPr>
      <w:r w:rsidRPr="006F2B0F">
        <w:rPr>
          <w:rFonts w:hint="eastAsia"/>
          <w:lang w:eastAsia="zh-CN" w:bidi="ar"/>
        </w:rPr>
        <w:t>On/off keying backscatter loss is not taken into account in the LLS and is included in link budget table [1H].</w:t>
      </w:r>
    </w:p>
    <w:p w14:paraId="204D3C4B" w14:textId="77777777" w:rsidR="006F2B0F" w:rsidRPr="006F2B0F" w:rsidRDefault="006F2B0F" w:rsidP="006F2B0F">
      <w:pPr>
        <w:jc w:val="both"/>
        <w:rPr>
          <w:rFonts w:ascii="Times New Roman" w:eastAsia="Malgun Gothic" w:hAnsi="Times New Roman"/>
          <w:szCs w:val="20"/>
          <w:lang w:eastAsia="zh-CN"/>
        </w:rPr>
      </w:pPr>
      <w:r w:rsidRPr="006F2B0F">
        <w:rPr>
          <w:rFonts w:ascii="Times New Roman" w:eastAsia="Malgun Gothic" w:hAnsi="Times New Roman"/>
          <w:szCs w:val="20"/>
          <w:highlight w:val="green"/>
          <w:lang w:eastAsia="zh-CN"/>
        </w:rPr>
        <w:t>Agreement</w:t>
      </w:r>
    </w:p>
    <w:p w14:paraId="4E0EBB13" w14:textId="77777777" w:rsidR="006F2B0F" w:rsidRPr="006F2B0F" w:rsidRDefault="006F2B0F" w:rsidP="006F2B0F">
      <w:pPr>
        <w:rPr>
          <w:iCs/>
          <w:lang w:eastAsia="x-none"/>
        </w:rPr>
      </w:pPr>
      <w:r w:rsidRPr="006F2B0F">
        <w:rPr>
          <w:rFonts w:eastAsia="DengXian" w:hint="eastAsia"/>
          <w:szCs w:val="20"/>
          <w:lang w:eastAsia="zh-CN"/>
        </w:rPr>
        <w:t xml:space="preserve">For </w:t>
      </w:r>
      <w:r w:rsidRPr="006F2B0F">
        <w:rPr>
          <w:szCs w:val="20"/>
        </w:rPr>
        <w:t>R2D ZIF receiver</w:t>
      </w:r>
      <w:r w:rsidRPr="006F2B0F">
        <w:rPr>
          <w:rFonts w:ascii="Times New Roman" w:eastAsia="SimSun" w:hAnsi="Times New Roman" w:hint="eastAsia"/>
          <w:szCs w:val="20"/>
          <w:lang w:eastAsia="zh-CN" w:bidi="ar"/>
        </w:rPr>
        <w:t xml:space="preserve">, report the same metrics (i.e., CNR/CINR, </w:t>
      </w:r>
      <w:r w:rsidRPr="006F2B0F">
        <w:rPr>
          <w:rFonts w:ascii="Times New Roman" w:eastAsia="SimSun" w:hAnsi="Times New Roman"/>
          <w:szCs w:val="20"/>
          <w:lang w:eastAsia="zh-CN" w:bidi="ar"/>
        </w:rPr>
        <w:t>signal transmission bandwidth</w:t>
      </w:r>
      <w:r w:rsidRPr="006F2B0F">
        <w:rPr>
          <w:rFonts w:ascii="Times New Roman" w:eastAsia="SimSun" w:hAnsi="Times New Roman" w:hint="eastAsia"/>
          <w:szCs w:val="20"/>
          <w:lang w:eastAsia="zh-CN" w:bidi="ar"/>
        </w:rPr>
        <w:t>, ED bandwidth) as agreed for RF-ED</w:t>
      </w:r>
      <w:r w:rsidRPr="006F2B0F">
        <w:rPr>
          <w:rFonts w:eastAsia="DengXian" w:hint="eastAsia"/>
          <w:szCs w:val="20"/>
          <w:lang w:eastAsia="zh-CN"/>
        </w:rPr>
        <w:t>/IF</w:t>
      </w:r>
      <w:r w:rsidRPr="006F2B0F">
        <w:rPr>
          <w:rFonts w:ascii="Times New Roman" w:eastAsia="SimSun" w:hAnsi="Times New Roman" w:hint="eastAsia"/>
          <w:szCs w:val="20"/>
          <w:lang w:eastAsia="zh-CN" w:bidi="ar"/>
        </w:rPr>
        <w:t xml:space="preserve"> receiver.</w:t>
      </w:r>
    </w:p>
    <w:p w14:paraId="71B53588" w14:textId="77777777" w:rsidR="006F2B0F" w:rsidRPr="006F2B0F" w:rsidRDefault="006F2B0F" w:rsidP="006F2B0F">
      <w:pPr>
        <w:rPr>
          <w:iCs/>
          <w:lang w:val="en-US" w:eastAsia="x-none"/>
        </w:rPr>
      </w:pPr>
    </w:p>
    <w:p w14:paraId="4FD38EC0" w14:textId="77777777" w:rsidR="006F2B0F" w:rsidRPr="006F2B0F" w:rsidRDefault="006F2B0F" w:rsidP="006F2B0F">
      <w:pPr>
        <w:jc w:val="both"/>
        <w:rPr>
          <w:rFonts w:ascii="Times New Roman" w:eastAsia="Malgun Gothic" w:hAnsi="Times New Roman"/>
          <w:szCs w:val="20"/>
          <w:lang w:eastAsia="zh-CN"/>
        </w:rPr>
      </w:pPr>
      <w:r w:rsidRPr="006F2B0F">
        <w:rPr>
          <w:rFonts w:ascii="Times New Roman" w:eastAsia="Malgun Gothic" w:hAnsi="Times New Roman"/>
          <w:szCs w:val="20"/>
          <w:highlight w:val="green"/>
          <w:lang w:eastAsia="zh-CN"/>
        </w:rPr>
        <w:t>Agreement</w:t>
      </w:r>
    </w:p>
    <w:p w14:paraId="02184EC5" w14:textId="77777777" w:rsidR="006F2B0F" w:rsidRPr="006F2B0F" w:rsidRDefault="006F2B0F" w:rsidP="006F2B0F">
      <w:pPr>
        <w:rPr>
          <w:rFonts w:ascii="Times New Roman" w:hAnsi="Times New Roman"/>
          <w:iCs/>
          <w:lang w:val="en-US" w:eastAsia="zh-CN"/>
        </w:rPr>
      </w:pPr>
      <w:r w:rsidRPr="006F2B0F">
        <w:rPr>
          <w:rFonts w:ascii="Times New Roman" w:hAnsi="Times New Roman"/>
          <w:iCs/>
          <w:lang w:val="en-US" w:eastAsia="zh-CN"/>
        </w:rPr>
        <w:t>The</w:t>
      </w:r>
      <w:r w:rsidRPr="006F2B0F">
        <w:rPr>
          <w:rFonts w:ascii="Times New Roman" w:eastAsia="DengXian" w:hAnsi="Times New Roman" w:hint="eastAsia"/>
          <w:iCs/>
          <w:lang w:val="en-US" w:eastAsia="zh-CN"/>
        </w:rPr>
        <w:t xml:space="preserve"> link budget</w:t>
      </w:r>
      <w:r w:rsidRPr="006F2B0F">
        <w:rPr>
          <w:rFonts w:ascii="Times New Roman" w:hAnsi="Times New Roman"/>
          <w:iCs/>
          <w:lang w:val="en-US" w:eastAsia="zh-CN"/>
        </w:rPr>
        <w:t xml:space="preserve"> table is </w:t>
      </w:r>
      <w:r w:rsidRPr="006F2B0F">
        <w:rPr>
          <w:rFonts w:ascii="Times New Roman" w:eastAsia="DengXian" w:hAnsi="Times New Roman" w:hint="eastAsia"/>
          <w:iCs/>
          <w:lang w:val="en-US" w:eastAsia="zh-CN"/>
        </w:rPr>
        <w:t>updated as follows</w:t>
      </w:r>
      <w:r w:rsidRPr="006F2B0F">
        <w:rPr>
          <w:rFonts w:ascii="Times New Roman" w:eastAsia="DengXian" w:hAnsi="Times New Roman"/>
          <w:iCs/>
          <w:lang w:val="en-US" w:eastAsia="zh-CN"/>
        </w:rPr>
        <w:t xml:space="preserve"> </w:t>
      </w:r>
      <w:r w:rsidRPr="006F2B0F">
        <w:rPr>
          <w:rFonts w:ascii="Times New Roman" w:eastAsia="DengXian" w:hAnsi="Times New Roman"/>
          <w:iCs/>
          <w:highlight w:val="yellow"/>
          <w:lang w:val="en-US" w:eastAsia="zh-CN"/>
        </w:rPr>
        <w:t>(the yellow parts are not agreed and will be discussed by email)</w:t>
      </w:r>
      <w:r w:rsidRPr="006F2B0F">
        <w:rPr>
          <w:rFonts w:ascii="Times New Roman" w:eastAsia="DengXian" w:hAnsi="Times New Roman" w:hint="eastAsia"/>
          <w:iCs/>
          <w:lang w:val="en-US" w:eastAsia="zh-CN"/>
        </w:rPr>
        <w:t>,</w:t>
      </w:r>
    </w:p>
    <w:p w14:paraId="693257B5" w14:textId="77777777" w:rsidR="00BC674D" w:rsidRPr="00BC674D" w:rsidRDefault="00BC674D" w:rsidP="00BC674D">
      <w:pPr>
        <w:rPr>
          <w:rFonts w:eastAsia="DengXian"/>
          <w:i/>
          <w:iCs/>
          <w:lang w:eastAsia="zh-CN"/>
        </w:rPr>
      </w:pPr>
    </w:p>
    <w:tbl>
      <w:tblPr>
        <w:tblW w:w="477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18"/>
        <w:gridCol w:w="1219"/>
        <w:gridCol w:w="3667"/>
        <w:gridCol w:w="4072"/>
      </w:tblGrid>
      <w:tr w:rsidR="00BC674D" w:rsidRPr="00BC674D" w14:paraId="1554E075" w14:textId="77777777" w:rsidTr="00BC674D">
        <w:trPr>
          <w:trHeight w:val="20"/>
          <w:jc w:val="center"/>
        </w:trPr>
        <w:tc>
          <w:tcPr>
            <w:tcW w:w="510" w:type="pct"/>
            <w:vAlign w:val="center"/>
          </w:tcPr>
          <w:p w14:paraId="4B5BAD18" w14:textId="77777777" w:rsidR="00BC674D" w:rsidRPr="00BC674D" w:rsidRDefault="00BC674D" w:rsidP="00BC674D">
            <w:pPr>
              <w:snapToGrid w:val="0"/>
              <w:jc w:val="center"/>
              <w:rPr>
                <w:rFonts w:ascii="Arial" w:eastAsia="DengXian" w:hAnsi="Arial" w:cs="Arial"/>
                <w:b/>
                <w:bCs/>
                <w:sz w:val="16"/>
                <w:szCs w:val="16"/>
                <w:lang w:eastAsia="zh-CN" w:bidi="ar"/>
              </w:rPr>
            </w:pPr>
            <w:r w:rsidRPr="00BC674D">
              <w:rPr>
                <w:rFonts w:ascii="Arial" w:eastAsia="DengXian" w:hAnsi="Arial" w:cs="Arial"/>
                <w:b/>
                <w:bCs/>
                <w:sz w:val="16"/>
                <w:szCs w:val="16"/>
                <w:lang w:eastAsia="zh-CN" w:bidi="ar"/>
              </w:rPr>
              <w:t>No.</w:t>
            </w:r>
          </w:p>
        </w:tc>
        <w:tc>
          <w:tcPr>
            <w:tcW w:w="611" w:type="pct"/>
            <w:shd w:val="clear" w:color="auto" w:fill="auto"/>
            <w:noWrap/>
            <w:vAlign w:val="center"/>
          </w:tcPr>
          <w:p w14:paraId="170C529B" w14:textId="77777777" w:rsidR="00BC674D" w:rsidRPr="00BC674D" w:rsidRDefault="00BC674D" w:rsidP="00BC674D">
            <w:pPr>
              <w:snapToGrid w:val="0"/>
              <w:jc w:val="center"/>
              <w:rPr>
                <w:rFonts w:ascii="Arial" w:eastAsia="DengXian" w:hAnsi="Arial" w:cs="Arial"/>
                <w:b/>
                <w:bCs/>
                <w:sz w:val="16"/>
                <w:szCs w:val="16"/>
                <w:lang w:bidi="ar"/>
              </w:rPr>
            </w:pPr>
            <w:r w:rsidRPr="00BC674D">
              <w:rPr>
                <w:rFonts w:ascii="Arial" w:eastAsia="DengXian" w:hAnsi="Arial" w:cs="Arial"/>
                <w:b/>
                <w:bCs/>
                <w:sz w:val="16"/>
                <w:szCs w:val="16"/>
                <w:lang w:bidi="ar"/>
              </w:rPr>
              <w:t>Item</w:t>
            </w:r>
          </w:p>
        </w:tc>
        <w:tc>
          <w:tcPr>
            <w:tcW w:w="1838" w:type="pct"/>
            <w:shd w:val="clear" w:color="auto" w:fill="auto"/>
            <w:noWrap/>
            <w:vAlign w:val="center"/>
          </w:tcPr>
          <w:p w14:paraId="4EC9B277" w14:textId="77777777" w:rsidR="00BC674D" w:rsidRPr="00BC674D" w:rsidRDefault="00BC674D" w:rsidP="00BC674D">
            <w:pPr>
              <w:adjustRightInd w:val="0"/>
              <w:snapToGrid w:val="0"/>
              <w:jc w:val="center"/>
              <w:rPr>
                <w:rFonts w:ascii="Arial" w:eastAsia="DengXian" w:hAnsi="Arial" w:cs="Arial"/>
                <w:b/>
                <w:bCs/>
                <w:sz w:val="16"/>
                <w:szCs w:val="16"/>
                <w:lang w:eastAsia="zh-CN" w:bidi="ar"/>
              </w:rPr>
            </w:pPr>
            <w:r w:rsidRPr="00BC674D">
              <w:rPr>
                <w:rFonts w:ascii="Arial" w:eastAsia="DengXian" w:hAnsi="Arial" w:cs="Arial"/>
                <w:b/>
                <w:bCs/>
                <w:sz w:val="16"/>
                <w:szCs w:val="16"/>
                <w:lang w:eastAsia="zh-CN" w:bidi="ar"/>
              </w:rPr>
              <w:t>Reader-to-Device</w:t>
            </w:r>
          </w:p>
        </w:tc>
        <w:tc>
          <w:tcPr>
            <w:tcW w:w="2041" w:type="pct"/>
            <w:shd w:val="clear" w:color="auto" w:fill="auto"/>
            <w:noWrap/>
            <w:vAlign w:val="center"/>
          </w:tcPr>
          <w:p w14:paraId="2AD054E0" w14:textId="77777777" w:rsidR="00BC674D" w:rsidRPr="00BC674D" w:rsidRDefault="00BC674D" w:rsidP="00BC674D">
            <w:pPr>
              <w:adjustRightInd w:val="0"/>
              <w:snapToGrid w:val="0"/>
              <w:jc w:val="center"/>
              <w:rPr>
                <w:rFonts w:ascii="Arial" w:eastAsia="DengXian" w:hAnsi="Arial" w:cs="Arial"/>
                <w:b/>
                <w:bCs/>
                <w:sz w:val="16"/>
                <w:szCs w:val="16"/>
                <w:lang w:eastAsia="zh-CN" w:bidi="ar"/>
              </w:rPr>
            </w:pPr>
            <w:r w:rsidRPr="00BC674D">
              <w:rPr>
                <w:rFonts w:ascii="Arial" w:eastAsia="DengXian" w:hAnsi="Arial" w:cs="Arial"/>
                <w:b/>
                <w:bCs/>
                <w:sz w:val="16"/>
                <w:szCs w:val="16"/>
                <w:lang w:eastAsia="zh-CN" w:bidi="ar"/>
              </w:rPr>
              <w:t>Device-to-Reader</w:t>
            </w:r>
          </w:p>
        </w:tc>
      </w:tr>
      <w:tr w:rsidR="00BC674D" w:rsidRPr="00BC674D" w14:paraId="7AF97D98" w14:textId="77777777" w:rsidTr="00BC674D">
        <w:trPr>
          <w:trHeight w:val="20"/>
          <w:jc w:val="center"/>
        </w:trPr>
        <w:tc>
          <w:tcPr>
            <w:tcW w:w="5000" w:type="pct"/>
            <w:gridSpan w:val="4"/>
            <w:vAlign w:val="center"/>
          </w:tcPr>
          <w:p w14:paraId="74339C20" w14:textId="77777777" w:rsidR="00BC674D" w:rsidRPr="00BC674D" w:rsidRDefault="00BC674D" w:rsidP="00BC674D">
            <w:pPr>
              <w:adjustRightInd w:val="0"/>
              <w:snapToGrid w:val="0"/>
              <w:jc w:val="center"/>
              <w:rPr>
                <w:rFonts w:ascii="Arial" w:eastAsia="DengXian" w:hAnsi="Arial" w:cs="Arial"/>
                <w:b/>
                <w:bCs/>
                <w:sz w:val="16"/>
                <w:szCs w:val="16"/>
              </w:rPr>
            </w:pPr>
            <w:r w:rsidRPr="00BC674D">
              <w:rPr>
                <w:rFonts w:ascii="Arial" w:eastAsia="DengXian" w:hAnsi="Arial" w:cs="Arial"/>
                <w:b/>
                <w:bCs/>
                <w:sz w:val="16"/>
                <w:szCs w:val="16"/>
                <w:lang w:eastAsia="zh-CN" w:bidi="ar"/>
              </w:rPr>
              <w:t>(0) System configuration</w:t>
            </w:r>
          </w:p>
        </w:tc>
      </w:tr>
      <w:tr w:rsidR="00BC674D" w:rsidRPr="00F93BBE" w14:paraId="267EB3DC" w14:textId="77777777" w:rsidTr="00BC674D">
        <w:trPr>
          <w:trHeight w:val="20"/>
          <w:jc w:val="center"/>
        </w:trPr>
        <w:tc>
          <w:tcPr>
            <w:tcW w:w="510" w:type="pct"/>
            <w:vAlign w:val="center"/>
          </w:tcPr>
          <w:p w14:paraId="505427BB" w14:textId="77777777" w:rsidR="00BC674D" w:rsidRPr="00BC674D" w:rsidRDefault="00BC674D" w:rsidP="00BC674D">
            <w:pPr>
              <w:adjustRightInd w:val="0"/>
              <w:snapToGrid w:val="0"/>
              <w:jc w:val="center"/>
              <w:rPr>
                <w:rFonts w:ascii="Arial" w:eastAsia="DengXian" w:hAnsi="Arial" w:cs="Arial"/>
                <w:sz w:val="16"/>
                <w:szCs w:val="16"/>
                <w:lang w:eastAsia="zh-CN" w:bidi="ar"/>
              </w:rPr>
            </w:pPr>
            <w:r w:rsidRPr="00BC674D">
              <w:rPr>
                <w:rFonts w:ascii="Arial" w:eastAsia="DengXian" w:hAnsi="Arial" w:cs="Arial"/>
                <w:sz w:val="16"/>
                <w:szCs w:val="16"/>
                <w:lang w:eastAsia="zh-CN" w:bidi="ar"/>
              </w:rPr>
              <w:t>[0A]</w:t>
            </w:r>
          </w:p>
        </w:tc>
        <w:tc>
          <w:tcPr>
            <w:tcW w:w="611" w:type="pct"/>
            <w:shd w:val="clear" w:color="auto" w:fill="auto"/>
            <w:noWrap/>
            <w:vAlign w:val="center"/>
          </w:tcPr>
          <w:p w14:paraId="4784FFFC" w14:textId="77777777" w:rsidR="00BC674D" w:rsidRPr="00BC674D" w:rsidRDefault="00BC674D" w:rsidP="00BC674D">
            <w:pPr>
              <w:adjustRightInd w:val="0"/>
              <w:snapToGrid w:val="0"/>
              <w:rPr>
                <w:rFonts w:ascii="Arial" w:eastAsia="DengXian" w:hAnsi="Arial" w:cs="Arial"/>
                <w:sz w:val="16"/>
                <w:szCs w:val="16"/>
                <w:lang w:eastAsia="zh-CN" w:bidi="ar"/>
              </w:rPr>
            </w:pPr>
            <w:r w:rsidRPr="00BC674D">
              <w:rPr>
                <w:rFonts w:ascii="Arial" w:eastAsia="DengXian" w:hAnsi="Arial" w:cs="Arial"/>
                <w:sz w:val="16"/>
                <w:szCs w:val="16"/>
                <w:lang w:eastAsia="zh-CN" w:bidi="ar"/>
              </w:rPr>
              <w:t>Scenarios</w:t>
            </w:r>
          </w:p>
        </w:tc>
        <w:tc>
          <w:tcPr>
            <w:tcW w:w="1838" w:type="pct"/>
            <w:shd w:val="clear" w:color="auto" w:fill="auto"/>
            <w:vAlign w:val="center"/>
          </w:tcPr>
          <w:p w14:paraId="545D3239" w14:textId="77777777" w:rsidR="00BC674D" w:rsidRPr="00BC674D" w:rsidRDefault="00BC674D" w:rsidP="00BC674D">
            <w:pPr>
              <w:widowControl w:val="0"/>
              <w:rPr>
                <w:rFonts w:ascii="Arial" w:eastAsia="DengXian" w:hAnsi="Arial" w:cs="Arial"/>
                <w:sz w:val="16"/>
                <w:szCs w:val="16"/>
                <w:lang w:val="fr-FR" w:eastAsia="zh-CN"/>
              </w:rPr>
            </w:pPr>
            <w:r w:rsidRPr="00BC674D">
              <w:rPr>
                <w:rFonts w:ascii="Arial" w:eastAsia="DengXian" w:hAnsi="Arial" w:cs="Arial"/>
                <w:sz w:val="16"/>
                <w:szCs w:val="16"/>
                <w:lang w:val="fr-FR" w:eastAsia="zh-CN"/>
              </w:rPr>
              <w:t>D1T1-A1/A2/B/C</w:t>
            </w:r>
          </w:p>
          <w:p w14:paraId="165CA015" w14:textId="77777777" w:rsidR="00BC674D" w:rsidRPr="00BC674D" w:rsidRDefault="00BC674D" w:rsidP="00BC674D">
            <w:pPr>
              <w:widowControl w:val="0"/>
              <w:rPr>
                <w:rFonts w:ascii="Arial" w:eastAsia="DengXian" w:hAnsi="Arial" w:cs="Arial"/>
                <w:sz w:val="16"/>
                <w:szCs w:val="16"/>
                <w:lang w:val="fr-FR" w:eastAsia="zh-CN"/>
              </w:rPr>
            </w:pPr>
            <w:r w:rsidRPr="00BC674D">
              <w:rPr>
                <w:rFonts w:ascii="Arial" w:eastAsia="DengXian" w:hAnsi="Arial" w:cs="Arial"/>
                <w:sz w:val="16"/>
                <w:szCs w:val="16"/>
                <w:lang w:val="fr-FR" w:eastAsia="zh-CN"/>
              </w:rPr>
              <w:t>D2T2-A1/A2/B/C</w:t>
            </w:r>
          </w:p>
        </w:tc>
        <w:tc>
          <w:tcPr>
            <w:tcW w:w="2041" w:type="pct"/>
            <w:shd w:val="clear" w:color="auto" w:fill="auto"/>
            <w:vAlign w:val="center"/>
          </w:tcPr>
          <w:p w14:paraId="7A760444" w14:textId="77777777" w:rsidR="00BC674D" w:rsidRPr="00BC674D" w:rsidRDefault="00BC674D" w:rsidP="00BC674D">
            <w:pPr>
              <w:widowControl w:val="0"/>
              <w:rPr>
                <w:rFonts w:ascii="Arial" w:eastAsia="DengXian" w:hAnsi="Arial" w:cs="Arial"/>
                <w:sz w:val="16"/>
                <w:szCs w:val="16"/>
                <w:lang w:val="fr-FR" w:eastAsia="zh-CN"/>
              </w:rPr>
            </w:pPr>
            <w:r w:rsidRPr="00BC674D">
              <w:rPr>
                <w:rFonts w:ascii="Arial" w:eastAsia="DengXian" w:hAnsi="Arial" w:cs="Arial"/>
                <w:sz w:val="16"/>
                <w:szCs w:val="16"/>
                <w:lang w:val="fr-FR" w:eastAsia="zh-CN"/>
              </w:rPr>
              <w:t>D1T1-A1/A2/B/C</w:t>
            </w:r>
          </w:p>
          <w:p w14:paraId="1C8E9F37" w14:textId="77777777" w:rsidR="00BC674D" w:rsidRPr="00BC674D" w:rsidRDefault="00BC674D" w:rsidP="00BC674D">
            <w:pPr>
              <w:widowControl w:val="0"/>
              <w:rPr>
                <w:rFonts w:ascii="Arial" w:eastAsia="DengXian" w:hAnsi="Arial" w:cs="Arial"/>
                <w:sz w:val="16"/>
                <w:szCs w:val="16"/>
                <w:lang w:val="fr-FR" w:eastAsia="zh-CN"/>
              </w:rPr>
            </w:pPr>
            <w:r w:rsidRPr="00BC674D">
              <w:rPr>
                <w:rFonts w:ascii="Arial" w:eastAsia="DengXian" w:hAnsi="Arial" w:cs="Arial"/>
                <w:sz w:val="16"/>
                <w:szCs w:val="16"/>
                <w:lang w:val="fr-FR" w:eastAsia="zh-CN"/>
              </w:rPr>
              <w:t>D2T2-A1/A2/B/C</w:t>
            </w:r>
          </w:p>
        </w:tc>
      </w:tr>
      <w:tr w:rsidR="00BC674D" w:rsidRPr="00BC674D" w14:paraId="2682DA12" w14:textId="77777777" w:rsidTr="00BC674D">
        <w:trPr>
          <w:trHeight w:val="20"/>
          <w:jc w:val="center"/>
        </w:trPr>
        <w:tc>
          <w:tcPr>
            <w:tcW w:w="510" w:type="pct"/>
            <w:vAlign w:val="center"/>
          </w:tcPr>
          <w:p w14:paraId="65C6BF35" w14:textId="77777777" w:rsidR="00BC674D" w:rsidRPr="00BC674D" w:rsidRDefault="00BC674D" w:rsidP="00BC674D">
            <w:pPr>
              <w:adjustRightInd w:val="0"/>
              <w:snapToGrid w:val="0"/>
              <w:jc w:val="center"/>
              <w:rPr>
                <w:rFonts w:ascii="Arial" w:eastAsia="DengXian" w:hAnsi="Arial" w:cs="Arial"/>
                <w:sz w:val="16"/>
                <w:szCs w:val="16"/>
                <w:lang w:eastAsia="zh-CN" w:bidi="ar"/>
              </w:rPr>
            </w:pPr>
            <w:r w:rsidRPr="00BC674D">
              <w:rPr>
                <w:rFonts w:ascii="Arial" w:eastAsia="DengXian" w:hAnsi="Arial" w:cs="Arial"/>
                <w:sz w:val="16"/>
                <w:szCs w:val="16"/>
                <w:lang w:eastAsia="zh-CN" w:bidi="ar"/>
              </w:rPr>
              <w:t>[0A1]</w:t>
            </w:r>
          </w:p>
        </w:tc>
        <w:tc>
          <w:tcPr>
            <w:tcW w:w="611" w:type="pct"/>
            <w:shd w:val="clear" w:color="auto" w:fill="auto"/>
            <w:noWrap/>
            <w:vAlign w:val="center"/>
          </w:tcPr>
          <w:p w14:paraId="14A24E9D" w14:textId="77777777" w:rsidR="00BC674D" w:rsidRPr="00BC674D" w:rsidRDefault="00BC674D" w:rsidP="00BC674D">
            <w:pPr>
              <w:adjustRightInd w:val="0"/>
              <w:snapToGrid w:val="0"/>
              <w:rPr>
                <w:rFonts w:ascii="Arial" w:eastAsia="DengXian" w:hAnsi="Arial" w:cs="Arial"/>
                <w:sz w:val="16"/>
                <w:szCs w:val="16"/>
                <w:lang w:eastAsia="zh-CN" w:bidi="ar"/>
              </w:rPr>
            </w:pPr>
            <w:r w:rsidRPr="00BC674D">
              <w:rPr>
                <w:rFonts w:ascii="Arial" w:eastAsia="DengXian" w:hAnsi="Arial" w:cs="Arial"/>
                <w:sz w:val="16"/>
                <w:szCs w:val="16"/>
                <w:lang w:eastAsia="zh-CN" w:bidi="ar"/>
              </w:rPr>
              <w:t>CW case</w:t>
            </w:r>
          </w:p>
        </w:tc>
        <w:tc>
          <w:tcPr>
            <w:tcW w:w="1838" w:type="pct"/>
            <w:shd w:val="clear" w:color="auto" w:fill="auto"/>
            <w:vAlign w:val="center"/>
          </w:tcPr>
          <w:p w14:paraId="31AEA844" w14:textId="77777777" w:rsidR="00BC674D" w:rsidRPr="00BC674D" w:rsidRDefault="00BC674D" w:rsidP="00BC674D">
            <w:pPr>
              <w:widowControl w:val="0"/>
              <w:rPr>
                <w:rFonts w:ascii="Arial" w:eastAsia="DengXian" w:hAnsi="Arial" w:cs="Arial"/>
                <w:sz w:val="16"/>
                <w:szCs w:val="16"/>
                <w:lang w:eastAsia="zh-CN"/>
              </w:rPr>
            </w:pPr>
            <w:r w:rsidRPr="00BC674D">
              <w:rPr>
                <w:rFonts w:ascii="Arial" w:eastAsia="DengXian" w:hAnsi="Arial" w:cs="Arial"/>
                <w:sz w:val="16"/>
                <w:szCs w:val="16"/>
                <w:lang w:eastAsia="zh-CN"/>
              </w:rPr>
              <w:t>N/A</w:t>
            </w:r>
          </w:p>
        </w:tc>
        <w:tc>
          <w:tcPr>
            <w:tcW w:w="2041" w:type="pct"/>
            <w:shd w:val="clear" w:color="auto" w:fill="auto"/>
            <w:vAlign w:val="center"/>
          </w:tcPr>
          <w:p w14:paraId="1479FA45" w14:textId="77777777" w:rsidR="00BC674D" w:rsidRPr="00BC674D" w:rsidRDefault="00BC674D" w:rsidP="00BC674D">
            <w:pPr>
              <w:widowControl w:val="0"/>
              <w:rPr>
                <w:rFonts w:ascii="Arial" w:eastAsia="DengXian" w:hAnsi="Arial" w:cs="Arial"/>
                <w:sz w:val="16"/>
                <w:szCs w:val="16"/>
                <w:lang w:eastAsia="zh-CN"/>
              </w:rPr>
            </w:pPr>
            <w:r w:rsidRPr="00BC674D">
              <w:rPr>
                <w:rFonts w:ascii="Arial" w:eastAsia="DengXian" w:hAnsi="Arial" w:cs="Arial"/>
                <w:sz w:val="16"/>
                <w:szCs w:val="16"/>
                <w:lang w:eastAsia="zh-CN"/>
              </w:rPr>
              <w:t>1-1/1-2/1-4/2-2/2-3/2-4</w:t>
            </w:r>
          </w:p>
        </w:tc>
      </w:tr>
      <w:tr w:rsidR="00BC674D" w:rsidRPr="00BC674D" w14:paraId="7AC395C6" w14:textId="77777777" w:rsidTr="00BC674D">
        <w:trPr>
          <w:trHeight w:val="20"/>
          <w:jc w:val="center"/>
        </w:trPr>
        <w:tc>
          <w:tcPr>
            <w:tcW w:w="510" w:type="pct"/>
            <w:vAlign w:val="center"/>
          </w:tcPr>
          <w:p w14:paraId="04F4B671" w14:textId="77777777" w:rsidR="00BC674D" w:rsidRPr="00BC674D" w:rsidRDefault="00BC674D" w:rsidP="00BC674D">
            <w:pPr>
              <w:adjustRightInd w:val="0"/>
              <w:snapToGrid w:val="0"/>
              <w:jc w:val="center"/>
              <w:rPr>
                <w:rFonts w:ascii="Arial" w:eastAsia="DengXian" w:hAnsi="Arial" w:cs="Arial"/>
                <w:sz w:val="16"/>
                <w:szCs w:val="16"/>
                <w:lang w:eastAsia="zh-CN" w:bidi="ar"/>
              </w:rPr>
            </w:pPr>
            <w:r w:rsidRPr="00BC674D">
              <w:rPr>
                <w:rFonts w:ascii="Arial" w:eastAsia="DengXian" w:hAnsi="Arial" w:cs="Arial"/>
                <w:sz w:val="16"/>
                <w:szCs w:val="16"/>
                <w:lang w:eastAsia="zh-CN" w:bidi="ar"/>
              </w:rPr>
              <w:t>[0B]</w:t>
            </w:r>
          </w:p>
        </w:tc>
        <w:tc>
          <w:tcPr>
            <w:tcW w:w="611" w:type="pct"/>
            <w:shd w:val="clear" w:color="auto" w:fill="auto"/>
            <w:noWrap/>
            <w:vAlign w:val="center"/>
          </w:tcPr>
          <w:p w14:paraId="3B07AE9F" w14:textId="77777777" w:rsidR="00BC674D" w:rsidRPr="00BC674D" w:rsidRDefault="00BC674D" w:rsidP="00BC674D">
            <w:pPr>
              <w:adjustRightInd w:val="0"/>
              <w:snapToGrid w:val="0"/>
              <w:rPr>
                <w:rFonts w:ascii="Arial" w:eastAsia="DengXian" w:hAnsi="Arial" w:cs="Arial"/>
                <w:sz w:val="16"/>
                <w:szCs w:val="16"/>
                <w:lang w:eastAsia="zh-CN" w:bidi="ar"/>
              </w:rPr>
            </w:pPr>
            <w:r w:rsidRPr="00BC674D">
              <w:rPr>
                <w:rFonts w:ascii="Arial" w:eastAsia="DengXian" w:hAnsi="Arial" w:cs="Arial"/>
                <w:sz w:val="16"/>
                <w:szCs w:val="16"/>
                <w:lang w:eastAsia="zh-CN" w:bidi="ar"/>
              </w:rPr>
              <w:t>Device 1/2a/2b</w:t>
            </w:r>
          </w:p>
        </w:tc>
        <w:tc>
          <w:tcPr>
            <w:tcW w:w="1838" w:type="pct"/>
            <w:shd w:val="clear" w:color="auto" w:fill="auto"/>
            <w:vAlign w:val="center"/>
          </w:tcPr>
          <w:p w14:paraId="30C2CBA0" w14:textId="77777777" w:rsidR="00BC674D" w:rsidRPr="00BC674D" w:rsidRDefault="00BC674D" w:rsidP="00BC674D">
            <w:pPr>
              <w:widowControl w:val="0"/>
              <w:rPr>
                <w:rFonts w:ascii="Arial" w:eastAsia="DengXian" w:hAnsi="Arial" w:cs="Arial"/>
                <w:sz w:val="16"/>
                <w:szCs w:val="16"/>
                <w:lang w:eastAsia="zh-CN"/>
              </w:rPr>
            </w:pPr>
            <w:r w:rsidRPr="00BC674D">
              <w:rPr>
                <w:rFonts w:ascii="Arial" w:eastAsia="DengXian" w:hAnsi="Arial" w:cs="Arial"/>
                <w:sz w:val="16"/>
                <w:szCs w:val="16"/>
                <w:lang w:eastAsia="zh-CN"/>
              </w:rPr>
              <w:t>Device 1/2a/2b</w:t>
            </w:r>
          </w:p>
        </w:tc>
        <w:tc>
          <w:tcPr>
            <w:tcW w:w="2041" w:type="pct"/>
            <w:shd w:val="clear" w:color="auto" w:fill="auto"/>
            <w:vAlign w:val="center"/>
          </w:tcPr>
          <w:p w14:paraId="3C0A8601" w14:textId="77777777" w:rsidR="00BC674D" w:rsidRPr="00BC674D" w:rsidRDefault="00BC674D" w:rsidP="00BC674D">
            <w:pPr>
              <w:widowControl w:val="0"/>
              <w:rPr>
                <w:rFonts w:ascii="Arial" w:eastAsia="DengXian" w:hAnsi="Arial" w:cs="Arial"/>
                <w:sz w:val="16"/>
                <w:szCs w:val="16"/>
                <w:lang w:eastAsia="zh-CN"/>
              </w:rPr>
            </w:pPr>
            <w:r w:rsidRPr="00BC674D">
              <w:rPr>
                <w:rFonts w:ascii="Arial" w:eastAsia="DengXian" w:hAnsi="Arial" w:cs="Arial"/>
                <w:sz w:val="16"/>
                <w:szCs w:val="16"/>
                <w:lang w:eastAsia="zh-CN"/>
              </w:rPr>
              <w:t>Device 1/2a/2b</w:t>
            </w:r>
          </w:p>
        </w:tc>
      </w:tr>
      <w:tr w:rsidR="00BC674D" w:rsidRPr="00BC674D" w14:paraId="219137B9" w14:textId="77777777" w:rsidTr="00BC674D">
        <w:trPr>
          <w:trHeight w:val="20"/>
          <w:jc w:val="center"/>
        </w:trPr>
        <w:tc>
          <w:tcPr>
            <w:tcW w:w="510" w:type="pct"/>
            <w:vAlign w:val="center"/>
          </w:tcPr>
          <w:p w14:paraId="3C55BCB9" w14:textId="77777777" w:rsidR="00BC674D" w:rsidRPr="00BC674D" w:rsidRDefault="00BC674D" w:rsidP="00BC674D">
            <w:pPr>
              <w:adjustRightInd w:val="0"/>
              <w:snapToGrid w:val="0"/>
              <w:jc w:val="center"/>
              <w:rPr>
                <w:rFonts w:ascii="Arial" w:eastAsia="DengXian" w:hAnsi="Arial" w:cs="Arial"/>
                <w:sz w:val="16"/>
                <w:szCs w:val="16"/>
                <w:lang w:eastAsia="zh-CN" w:bidi="ar"/>
              </w:rPr>
            </w:pPr>
            <w:r w:rsidRPr="00BC674D">
              <w:rPr>
                <w:rFonts w:ascii="Arial" w:eastAsia="DengXian" w:hAnsi="Arial" w:cs="Arial"/>
                <w:sz w:val="16"/>
                <w:szCs w:val="16"/>
                <w:lang w:eastAsia="zh-CN" w:bidi="ar"/>
              </w:rPr>
              <w:t>[0C]</w:t>
            </w:r>
          </w:p>
        </w:tc>
        <w:tc>
          <w:tcPr>
            <w:tcW w:w="611" w:type="pct"/>
            <w:shd w:val="clear" w:color="auto" w:fill="auto"/>
            <w:noWrap/>
            <w:vAlign w:val="center"/>
          </w:tcPr>
          <w:p w14:paraId="4035DF59" w14:textId="77777777" w:rsidR="00BC674D" w:rsidRPr="00BC674D" w:rsidRDefault="00BC674D" w:rsidP="00BC674D">
            <w:pPr>
              <w:adjustRightInd w:val="0"/>
              <w:snapToGrid w:val="0"/>
              <w:rPr>
                <w:rFonts w:ascii="Arial" w:eastAsia="DengXian" w:hAnsi="Arial" w:cs="Arial"/>
                <w:sz w:val="16"/>
                <w:szCs w:val="16"/>
              </w:rPr>
            </w:pPr>
            <w:r w:rsidRPr="00BC674D">
              <w:rPr>
                <w:rFonts w:ascii="Arial" w:eastAsia="DengXian" w:hAnsi="Arial" w:cs="Arial"/>
                <w:sz w:val="16"/>
                <w:szCs w:val="16"/>
                <w:lang w:bidi="ar"/>
              </w:rPr>
              <w:t>Center frequency (</w:t>
            </w:r>
            <w:r w:rsidRPr="00BC674D">
              <w:rPr>
                <w:rFonts w:ascii="Arial" w:eastAsia="DengXian" w:hAnsi="Arial" w:cs="Arial"/>
                <w:sz w:val="16"/>
                <w:szCs w:val="16"/>
                <w:lang w:eastAsia="zh-CN" w:bidi="ar"/>
              </w:rPr>
              <w:t>M</w:t>
            </w:r>
            <w:r w:rsidRPr="00BC674D">
              <w:rPr>
                <w:rFonts w:ascii="Arial" w:eastAsia="DengXian" w:hAnsi="Arial" w:cs="Arial"/>
                <w:sz w:val="16"/>
                <w:szCs w:val="16"/>
                <w:lang w:bidi="ar"/>
              </w:rPr>
              <w:t>Hz)</w:t>
            </w:r>
          </w:p>
        </w:tc>
        <w:tc>
          <w:tcPr>
            <w:tcW w:w="1838" w:type="pct"/>
            <w:shd w:val="clear" w:color="auto" w:fill="auto"/>
            <w:vAlign w:val="center"/>
          </w:tcPr>
          <w:p w14:paraId="6DC62083" w14:textId="77777777" w:rsidR="00BC674D" w:rsidRPr="00BC674D" w:rsidRDefault="00BC674D" w:rsidP="00BC674D">
            <w:pPr>
              <w:widowControl w:val="0"/>
              <w:rPr>
                <w:rFonts w:ascii="Arial" w:eastAsia="DengXian" w:hAnsi="Arial" w:cs="Arial"/>
                <w:sz w:val="16"/>
                <w:szCs w:val="16"/>
                <w:lang w:eastAsia="zh-CN"/>
              </w:rPr>
            </w:pPr>
            <w:r w:rsidRPr="00BC674D">
              <w:rPr>
                <w:rFonts w:ascii="Arial" w:eastAsia="DengXian" w:hAnsi="Arial" w:cs="Arial"/>
                <w:sz w:val="16"/>
                <w:szCs w:val="16"/>
                <w:lang w:eastAsia="zh-CN"/>
              </w:rPr>
              <w:t>900MHz (M), 2GHz (O)</w:t>
            </w:r>
          </w:p>
        </w:tc>
        <w:tc>
          <w:tcPr>
            <w:tcW w:w="2041" w:type="pct"/>
            <w:shd w:val="clear" w:color="auto" w:fill="auto"/>
            <w:vAlign w:val="center"/>
          </w:tcPr>
          <w:p w14:paraId="64DA30DB" w14:textId="77777777" w:rsidR="00BC674D" w:rsidRPr="00BC674D" w:rsidRDefault="00BC674D" w:rsidP="00BC674D">
            <w:pPr>
              <w:widowControl w:val="0"/>
              <w:rPr>
                <w:rFonts w:ascii="Arial" w:eastAsia="DengXian" w:hAnsi="Arial" w:cs="Arial"/>
                <w:sz w:val="16"/>
                <w:szCs w:val="16"/>
                <w:lang w:eastAsia="zh-CN"/>
              </w:rPr>
            </w:pPr>
            <w:r w:rsidRPr="00BC674D">
              <w:rPr>
                <w:rFonts w:ascii="Arial" w:eastAsia="DengXian" w:hAnsi="Arial" w:cs="Arial"/>
                <w:sz w:val="16"/>
                <w:szCs w:val="16"/>
                <w:lang w:eastAsia="zh-CN"/>
              </w:rPr>
              <w:t>900MHz (M), 2GHz (O)</w:t>
            </w:r>
          </w:p>
        </w:tc>
      </w:tr>
      <w:tr w:rsidR="00BC674D" w:rsidRPr="00BC674D" w14:paraId="64BB1B89" w14:textId="77777777" w:rsidTr="00BC674D">
        <w:trPr>
          <w:trHeight w:val="20"/>
          <w:jc w:val="center"/>
        </w:trPr>
        <w:tc>
          <w:tcPr>
            <w:tcW w:w="510" w:type="pct"/>
            <w:vAlign w:val="center"/>
          </w:tcPr>
          <w:p w14:paraId="5B1378D7" w14:textId="77777777" w:rsidR="00BC674D" w:rsidRPr="00BC674D" w:rsidRDefault="00BC674D" w:rsidP="00BC674D">
            <w:pPr>
              <w:adjustRightInd w:val="0"/>
              <w:snapToGrid w:val="0"/>
              <w:jc w:val="center"/>
              <w:rPr>
                <w:rFonts w:ascii="Arial" w:eastAsia="DengXian" w:hAnsi="Arial" w:cs="Arial"/>
                <w:sz w:val="16"/>
                <w:szCs w:val="16"/>
                <w:lang w:eastAsia="zh-CN" w:bidi="ar"/>
              </w:rPr>
            </w:pPr>
            <w:r w:rsidRPr="00BC674D">
              <w:rPr>
                <w:rFonts w:ascii="Arial" w:eastAsia="DengXian" w:hAnsi="Arial" w:cs="Arial"/>
                <w:sz w:val="16"/>
                <w:szCs w:val="16"/>
                <w:lang w:bidi="ar"/>
              </w:rPr>
              <w:t>[0D]</w:t>
            </w:r>
          </w:p>
        </w:tc>
        <w:tc>
          <w:tcPr>
            <w:tcW w:w="611" w:type="pct"/>
            <w:shd w:val="clear" w:color="auto" w:fill="auto"/>
            <w:noWrap/>
            <w:vAlign w:val="center"/>
          </w:tcPr>
          <w:p w14:paraId="150FB8A2" w14:textId="77777777" w:rsidR="00BC674D" w:rsidRPr="00BC674D" w:rsidRDefault="00BC674D" w:rsidP="00BC674D">
            <w:pPr>
              <w:adjustRightInd w:val="0"/>
              <w:snapToGrid w:val="0"/>
              <w:rPr>
                <w:rFonts w:ascii="Arial" w:eastAsia="DengXian" w:hAnsi="Arial" w:cs="Arial"/>
                <w:sz w:val="16"/>
                <w:szCs w:val="16"/>
                <w:lang w:bidi="ar"/>
              </w:rPr>
            </w:pPr>
            <w:r w:rsidRPr="00BC674D">
              <w:rPr>
                <w:rFonts w:ascii="Arial" w:eastAsia="DengXian" w:hAnsi="Arial" w:cs="Arial"/>
                <w:sz w:val="16"/>
                <w:szCs w:val="16"/>
                <w:lang w:bidi="ar"/>
              </w:rPr>
              <w:t>Topology</w:t>
            </w:r>
            <w:r w:rsidRPr="00BC674D">
              <w:rPr>
                <w:rFonts w:ascii="Arial" w:eastAsia="DengXian" w:hAnsi="Arial" w:cs="Arial"/>
                <w:sz w:val="16"/>
                <w:szCs w:val="16"/>
                <w:lang w:eastAsia="zh-CN" w:bidi="ar"/>
              </w:rPr>
              <w:t>/Pathloss model</w:t>
            </w:r>
          </w:p>
        </w:tc>
        <w:tc>
          <w:tcPr>
            <w:tcW w:w="1838" w:type="pct"/>
            <w:shd w:val="clear" w:color="auto" w:fill="auto"/>
            <w:vAlign w:val="center"/>
          </w:tcPr>
          <w:p w14:paraId="172AE13E" w14:textId="77777777" w:rsidR="00BC674D" w:rsidRPr="00BC674D" w:rsidRDefault="00BC674D" w:rsidP="00BC674D">
            <w:pPr>
              <w:adjustRightInd w:val="0"/>
              <w:snapToGrid w:val="0"/>
              <w:rPr>
                <w:rFonts w:ascii="Arial" w:eastAsia="DengXian" w:hAnsi="Arial" w:cs="Arial"/>
                <w:sz w:val="16"/>
                <w:szCs w:val="16"/>
                <w:lang w:eastAsia="zh-CN"/>
              </w:rPr>
            </w:pPr>
            <w:r w:rsidRPr="00BC674D">
              <w:rPr>
                <w:rFonts w:ascii="Arial" w:eastAsia="DengXian" w:hAnsi="Arial" w:cs="Arial"/>
                <w:sz w:val="16"/>
                <w:szCs w:val="16"/>
                <w:lang w:eastAsia="zh-CN"/>
              </w:rPr>
              <w:t>For D2T2:</w:t>
            </w:r>
          </w:p>
          <w:p w14:paraId="630FB873" w14:textId="77777777" w:rsidR="00BC674D" w:rsidRPr="00BC674D" w:rsidRDefault="00BC674D" w:rsidP="00EA1844">
            <w:pPr>
              <w:numPr>
                <w:ilvl w:val="0"/>
                <w:numId w:val="88"/>
              </w:numPr>
              <w:adjustRightInd w:val="0"/>
              <w:snapToGrid w:val="0"/>
              <w:rPr>
                <w:rFonts w:ascii="Arial" w:eastAsia="DengXian" w:hAnsi="Arial" w:cs="Arial"/>
                <w:sz w:val="16"/>
                <w:szCs w:val="16"/>
                <w:lang w:eastAsia="x-none"/>
              </w:rPr>
            </w:pPr>
            <w:r w:rsidRPr="00BC674D">
              <w:rPr>
                <w:rFonts w:ascii="Arial" w:eastAsia="DengXian" w:hAnsi="Arial" w:cs="Arial"/>
                <w:sz w:val="16"/>
                <w:szCs w:val="16"/>
                <w:lang w:eastAsia="zh-CN"/>
              </w:rPr>
              <w:t xml:space="preserve">[0D]-Alt1: </w:t>
            </w:r>
            <w:r w:rsidRPr="00BC674D">
              <w:rPr>
                <w:rFonts w:ascii="Arial" w:eastAsia="DengXian" w:hAnsi="Arial" w:cs="Arial"/>
                <w:sz w:val="16"/>
                <w:szCs w:val="16"/>
                <w:lang w:eastAsia="x-none"/>
              </w:rPr>
              <w:t xml:space="preserve">InF-DL NLOS </w:t>
            </w:r>
          </w:p>
          <w:p w14:paraId="6D240511" w14:textId="77777777" w:rsidR="00BC674D" w:rsidRPr="00BC674D" w:rsidRDefault="00BC674D" w:rsidP="00EA1844">
            <w:pPr>
              <w:numPr>
                <w:ilvl w:val="0"/>
                <w:numId w:val="88"/>
              </w:numPr>
              <w:adjustRightInd w:val="0"/>
              <w:snapToGrid w:val="0"/>
              <w:rPr>
                <w:rFonts w:ascii="Arial" w:eastAsia="DengXian" w:hAnsi="Arial" w:cs="Arial"/>
                <w:sz w:val="16"/>
                <w:szCs w:val="16"/>
                <w:lang w:eastAsia="x-none"/>
              </w:rPr>
            </w:pPr>
            <w:r w:rsidRPr="00BC674D">
              <w:rPr>
                <w:rFonts w:ascii="Arial" w:eastAsia="DengXian" w:hAnsi="Arial" w:cs="Arial"/>
                <w:sz w:val="16"/>
                <w:szCs w:val="16"/>
                <w:lang w:eastAsia="zh-CN"/>
              </w:rPr>
              <w:t>[0D]-Alt2:</w:t>
            </w:r>
            <w:r w:rsidRPr="00BC674D">
              <w:rPr>
                <w:rFonts w:ascii="Arial" w:eastAsia="DengXian" w:hAnsi="Arial" w:cs="Arial"/>
                <w:sz w:val="16"/>
                <w:szCs w:val="16"/>
                <w:lang w:eastAsia="x-none"/>
              </w:rPr>
              <w:t xml:space="preserve"> InH-Office LOS</w:t>
            </w:r>
          </w:p>
          <w:p w14:paraId="19E34F98" w14:textId="77777777" w:rsidR="00BC674D" w:rsidRPr="00BC674D" w:rsidRDefault="00BC674D" w:rsidP="00BC674D">
            <w:pPr>
              <w:adjustRightInd w:val="0"/>
              <w:snapToGrid w:val="0"/>
              <w:rPr>
                <w:rFonts w:ascii="Arial" w:eastAsia="DengXian" w:hAnsi="Arial" w:cs="Arial"/>
                <w:sz w:val="16"/>
                <w:szCs w:val="16"/>
              </w:rPr>
            </w:pPr>
            <w:r w:rsidRPr="00BC674D">
              <w:rPr>
                <w:rFonts w:ascii="Arial" w:eastAsia="DengXian" w:hAnsi="Arial" w:cs="Arial"/>
                <w:sz w:val="16"/>
                <w:szCs w:val="16"/>
              </w:rPr>
              <w:t>For D1T1:</w:t>
            </w:r>
          </w:p>
          <w:p w14:paraId="40713BC8" w14:textId="77777777" w:rsidR="00BC674D" w:rsidRPr="00BC674D" w:rsidRDefault="00BC674D" w:rsidP="00EA1844">
            <w:pPr>
              <w:widowControl w:val="0"/>
              <w:numPr>
                <w:ilvl w:val="0"/>
                <w:numId w:val="88"/>
              </w:numPr>
              <w:rPr>
                <w:rFonts w:ascii="Arial" w:eastAsia="DengXian" w:hAnsi="Arial" w:cs="Arial"/>
                <w:sz w:val="16"/>
                <w:szCs w:val="16"/>
                <w:lang w:eastAsia="zh-CN"/>
              </w:rPr>
            </w:pPr>
            <w:r w:rsidRPr="00BC674D">
              <w:rPr>
                <w:rFonts w:ascii="Arial" w:eastAsia="DengXian" w:hAnsi="Arial" w:cs="Arial"/>
                <w:sz w:val="16"/>
                <w:szCs w:val="16"/>
                <w:lang w:eastAsia="zh-CN"/>
              </w:rPr>
              <w:t>InF-DH NLOS</w:t>
            </w:r>
          </w:p>
        </w:tc>
        <w:tc>
          <w:tcPr>
            <w:tcW w:w="2041" w:type="pct"/>
            <w:shd w:val="clear" w:color="auto" w:fill="auto"/>
            <w:vAlign w:val="center"/>
          </w:tcPr>
          <w:p w14:paraId="530F3F06" w14:textId="77777777" w:rsidR="00BC674D" w:rsidRPr="00BC674D" w:rsidRDefault="00BC674D" w:rsidP="00BC674D">
            <w:pPr>
              <w:adjustRightInd w:val="0"/>
              <w:snapToGrid w:val="0"/>
              <w:rPr>
                <w:rFonts w:ascii="Arial" w:eastAsia="DengXian" w:hAnsi="Arial" w:cs="Arial"/>
                <w:sz w:val="16"/>
                <w:szCs w:val="16"/>
                <w:lang w:eastAsia="zh-CN"/>
              </w:rPr>
            </w:pPr>
            <w:r w:rsidRPr="00BC674D">
              <w:rPr>
                <w:rFonts w:ascii="Arial" w:eastAsia="DengXian" w:hAnsi="Arial" w:cs="Arial"/>
                <w:sz w:val="16"/>
                <w:szCs w:val="16"/>
                <w:lang w:eastAsia="zh-CN"/>
              </w:rPr>
              <w:t>For D2T2:</w:t>
            </w:r>
          </w:p>
          <w:p w14:paraId="0AF19B14" w14:textId="77777777" w:rsidR="00BC674D" w:rsidRPr="00BC674D" w:rsidRDefault="00BC674D" w:rsidP="00EA1844">
            <w:pPr>
              <w:numPr>
                <w:ilvl w:val="0"/>
                <w:numId w:val="88"/>
              </w:numPr>
              <w:adjustRightInd w:val="0"/>
              <w:snapToGrid w:val="0"/>
              <w:rPr>
                <w:rFonts w:ascii="Arial" w:eastAsia="DengXian" w:hAnsi="Arial" w:cs="Arial"/>
                <w:sz w:val="16"/>
                <w:szCs w:val="16"/>
                <w:lang w:eastAsia="x-none"/>
              </w:rPr>
            </w:pPr>
            <w:r w:rsidRPr="00BC674D">
              <w:rPr>
                <w:rFonts w:ascii="Arial" w:eastAsia="DengXian" w:hAnsi="Arial" w:cs="Arial"/>
                <w:sz w:val="16"/>
                <w:szCs w:val="16"/>
                <w:lang w:eastAsia="zh-CN"/>
              </w:rPr>
              <w:t xml:space="preserve">[0D]-Alt1: </w:t>
            </w:r>
            <w:r w:rsidRPr="00BC674D">
              <w:rPr>
                <w:rFonts w:ascii="Arial" w:eastAsia="DengXian" w:hAnsi="Arial" w:cs="Arial"/>
                <w:sz w:val="16"/>
                <w:szCs w:val="16"/>
                <w:lang w:eastAsia="x-none"/>
              </w:rPr>
              <w:t xml:space="preserve">InF-DL NLOS </w:t>
            </w:r>
          </w:p>
          <w:p w14:paraId="71D71632" w14:textId="77777777" w:rsidR="00BC674D" w:rsidRPr="00BC674D" w:rsidRDefault="00BC674D" w:rsidP="00EA1844">
            <w:pPr>
              <w:numPr>
                <w:ilvl w:val="0"/>
                <w:numId w:val="88"/>
              </w:numPr>
              <w:adjustRightInd w:val="0"/>
              <w:snapToGrid w:val="0"/>
              <w:rPr>
                <w:rFonts w:ascii="Arial" w:eastAsia="DengXian" w:hAnsi="Arial" w:cs="Arial"/>
                <w:sz w:val="16"/>
                <w:szCs w:val="16"/>
                <w:lang w:eastAsia="x-none"/>
              </w:rPr>
            </w:pPr>
            <w:r w:rsidRPr="00BC674D">
              <w:rPr>
                <w:rFonts w:ascii="Arial" w:eastAsia="DengXian" w:hAnsi="Arial" w:cs="Arial"/>
                <w:sz w:val="16"/>
                <w:szCs w:val="16"/>
                <w:lang w:eastAsia="zh-CN"/>
              </w:rPr>
              <w:t>[0D]-Alt2:</w:t>
            </w:r>
            <w:r w:rsidRPr="00BC674D">
              <w:rPr>
                <w:rFonts w:ascii="Arial" w:eastAsia="DengXian" w:hAnsi="Arial" w:cs="Arial"/>
                <w:sz w:val="16"/>
                <w:szCs w:val="16"/>
                <w:lang w:eastAsia="x-none"/>
              </w:rPr>
              <w:t xml:space="preserve"> InH-Office LOS</w:t>
            </w:r>
          </w:p>
          <w:p w14:paraId="637B6463" w14:textId="77777777" w:rsidR="00BC674D" w:rsidRPr="00BC674D" w:rsidRDefault="00BC674D" w:rsidP="00BC674D">
            <w:pPr>
              <w:adjustRightInd w:val="0"/>
              <w:snapToGrid w:val="0"/>
              <w:rPr>
                <w:rFonts w:ascii="Arial" w:eastAsia="DengXian" w:hAnsi="Arial" w:cs="Arial"/>
                <w:sz w:val="16"/>
                <w:szCs w:val="16"/>
              </w:rPr>
            </w:pPr>
            <w:r w:rsidRPr="00BC674D">
              <w:rPr>
                <w:rFonts w:ascii="Arial" w:eastAsia="DengXian" w:hAnsi="Arial" w:cs="Arial"/>
                <w:sz w:val="16"/>
                <w:szCs w:val="16"/>
              </w:rPr>
              <w:t>For D1T1:</w:t>
            </w:r>
          </w:p>
          <w:p w14:paraId="0FC71D48" w14:textId="77777777" w:rsidR="00BC674D" w:rsidRPr="00BC674D" w:rsidRDefault="00BC674D" w:rsidP="00EA1844">
            <w:pPr>
              <w:widowControl w:val="0"/>
              <w:numPr>
                <w:ilvl w:val="0"/>
                <w:numId w:val="88"/>
              </w:numPr>
              <w:rPr>
                <w:rFonts w:ascii="Arial" w:eastAsia="DengXian" w:hAnsi="Arial" w:cs="Arial"/>
                <w:sz w:val="16"/>
                <w:szCs w:val="16"/>
                <w:lang w:eastAsia="zh-CN"/>
              </w:rPr>
            </w:pPr>
            <w:r w:rsidRPr="00BC674D">
              <w:rPr>
                <w:rFonts w:ascii="Arial" w:eastAsia="DengXian" w:hAnsi="Arial" w:cs="Arial"/>
                <w:sz w:val="16"/>
                <w:szCs w:val="16"/>
                <w:lang w:eastAsia="zh-CN"/>
              </w:rPr>
              <w:t>InF-DH NLOS</w:t>
            </w:r>
          </w:p>
        </w:tc>
      </w:tr>
      <w:tr w:rsidR="00BC674D" w:rsidRPr="00BC674D" w14:paraId="4C2DC390" w14:textId="77777777" w:rsidTr="00BC674D">
        <w:trPr>
          <w:trHeight w:val="20"/>
          <w:jc w:val="center"/>
        </w:trPr>
        <w:tc>
          <w:tcPr>
            <w:tcW w:w="5000" w:type="pct"/>
            <w:gridSpan w:val="4"/>
            <w:vAlign w:val="center"/>
          </w:tcPr>
          <w:p w14:paraId="791C4270" w14:textId="77777777" w:rsidR="00BC674D" w:rsidRPr="00BC674D" w:rsidRDefault="00BC674D" w:rsidP="00BC674D">
            <w:pPr>
              <w:adjustRightInd w:val="0"/>
              <w:snapToGrid w:val="0"/>
              <w:jc w:val="center"/>
              <w:rPr>
                <w:rFonts w:ascii="Arial" w:eastAsia="DengXian" w:hAnsi="Arial" w:cs="Arial"/>
                <w:b/>
                <w:bCs/>
                <w:sz w:val="16"/>
                <w:szCs w:val="16"/>
              </w:rPr>
            </w:pPr>
            <w:r w:rsidRPr="00BC674D">
              <w:rPr>
                <w:rFonts w:ascii="Arial" w:eastAsia="DengXian" w:hAnsi="Arial" w:cs="Arial"/>
                <w:b/>
                <w:bCs/>
                <w:sz w:val="16"/>
                <w:szCs w:val="16"/>
                <w:lang w:eastAsia="zh-CN"/>
              </w:rPr>
              <w:t xml:space="preserve">(1) </w:t>
            </w:r>
            <w:r w:rsidRPr="00BC674D">
              <w:rPr>
                <w:rFonts w:ascii="Arial" w:eastAsia="DengXian" w:hAnsi="Arial" w:cs="Arial"/>
                <w:b/>
                <w:bCs/>
                <w:sz w:val="16"/>
                <w:szCs w:val="16"/>
              </w:rPr>
              <w:t>Transmitter</w:t>
            </w:r>
          </w:p>
        </w:tc>
      </w:tr>
      <w:tr w:rsidR="00BC674D" w:rsidRPr="00BC674D" w14:paraId="12383C89" w14:textId="77777777" w:rsidTr="00BC674D">
        <w:trPr>
          <w:trHeight w:val="20"/>
          <w:jc w:val="center"/>
        </w:trPr>
        <w:tc>
          <w:tcPr>
            <w:tcW w:w="510" w:type="pct"/>
            <w:vAlign w:val="center"/>
          </w:tcPr>
          <w:p w14:paraId="12B45557" w14:textId="77777777" w:rsidR="00BC674D" w:rsidRPr="00BC674D" w:rsidRDefault="00BC674D" w:rsidP="00BC674D">
            <w:pPr>
              <w:adjustRightInd w:val="0"/>
              <w:snapToGrid w:val="0"/>
              <w:ind w:left="840" w:hanging="840"/>
              <w:jc w:val="center"/>
              <w:rPr>
                <w:rFonts w:ascii="Arial" w:eastAsia="DengXian" w:hAnsi="Arial" w:cs="Arial"/>
                <w:sz w:val="16"/>
                <w:szCs w:val="16"/>
                <w:highlight w:val="cyan"/>
                <w:lang w:val="en-US" w:eastAsia="ko-KR"/>
              </w:rPr>
            </w:pPr>
            <w:r w:rsidRPr="00BC674D">
              <w:rPr>
                <w:rFonts w:ascii="Arial" w:eastAsia="DengXian" w:hAnsi="Arial" w:cs="Arial"/>
                <w:sz w:val="16"/>
                <w:szCs w:val="16"/>
                <w:lang w:val="en-US" w:eastAsia="ko-KR"/>
              </w:rPr>
              <w:t>[1D]</w:t>
            </w:r>
          </w:p>
        </w:tc>
        <w:tc>
          <w:tcPr>
            <w:tcW w:w="611" w:type="pct"/>
            <w:shd w:val="clear" w:color="auto" w:fill="auto"/>
            <w:noWrap/>
            <w:vAlign w:val="center"/>
          </w:tcPr>
          <w:p w14:paraId="2B3A9EE8" w14:textId="77777777" w:rsidR="00BC674D" w:rsidRPr="00BC674D" w:rsidRDefault="00BC674D" w:rsidP="00BC674D">
            <w:pPr>
              <w:adjustRightInd w:val="0"/>
              <w:snapToGrid w:val="0"/>
              <w:rPr>
                <w:rFonts w:ascii="Arial" w:eastAsia="DengXian" w:hAnsi="Arial" w:cs="Arial"/>
                <w:sz w:val="16"/>
                <w:szCs w:val="16"/>
                <w:lang w:eastAsia="zh-CN"/>
              </w:rPr>
            </w:pPr>
            <w:r w:rsidRPr="00BC674D">
              <w:rPr>
                <w:rFonts w:ascii="Arial" w:eastAsia="DengXian" w:hAnsi="Arial" w:cs="Arial"/>
                <w:sz w:val="16"/>
                <w:szCs w:val="16"/>
              </w:rPr>
              <w:t>Number of Tx antenna elements</w:t>
            </w:r>
            <w:r w:rsidRPr="00BC674D">
              <w:rPr>
                <w:rFonts w:ascii="Arial" w:eastAsia="DengXian" w:hAnsi="Arial" w:cs="Arial"/>
                <w:sz w:val="16"/>
                <w:szCs w:val="16"/>
                <w:lang w:eastAsia="zh-CN"/>
              </w:rPr>
              <w:t xml:space="preserve"> / TxRU/ Tx chains modelled in LLS</w:t>
            </w:r>
          </w:p>
        </w:tc>
        <w:tc>
          <w:tcPr>
            <w:tcW w:w="1838" w:type="pct"/>
            <w:shd w:val="clear" w:color="auto" w:fill="auto"/>
            <w:vAlign w:val="center"/>
          </w:tcPr>
          <w:p w14:paraId="02EEFBE2" w14:textId="77777777" w:rsidR="00BC674D" w:rsidRPr="00BC674D" w:rsidRDefault="00BC674D" w:rsidP="00BC674D">
            <w:pPr>
              <w:adjustRightInd w:val="0"/>
              <w:snapToGrid w:val="0"/>
              <w:rPr>
                <w:rFonts w:ascii="Arial" w:eastAsia="DengXian" w:hAnsi="Arial" w:cs="Arial"/>
                <w:sz w:val="16"/>
                <w:szCs w:val="16"/>
                <w:lang w:eastAsia="zh-CN" w:bidi="ar"/>
              </w:rPr>
            </w:pPr>
            <w:r w:rsidRPr="00BC674D">
              <w:rPr>
                <w:rFonts w:ascii="Arial" w:eastAsia="DengXian" w:hAnsi="Arial" w:cs="Arial"/>
                <w:sz w:val="16"/>
                <w:szCs w:val="16"/>
                <w:lang w:eastAsia="zh-CN" w:bidi="ar"/>
              </w:rPr>
              <w:t>For BS:</w:t>
            </w:r>
          </w:p>
          <w:p w14:paraId="2541B929" w14:textId="77777777" w:rsidR="00BC674D" w:rsidRPr="00BC674D" w:rsidRDefault="00BC674D" w:rsidP="00BC674D">
            <w:pPr>
              <w:adjustRightInd w:val="0"/>
              <w:snapToGrid w:val="0"/>
              <w:rPr>
                <w:rFonts w:ascii="Arial" w:eastAsia="DengXian" w:hAnsi="Arial" w:cs="Arial"/>
                <w:sz w:val="16"/>
                <w:szCs w:val="16"/>
                <w:lang w:eastAsia="zh-CN" w:bidi="ar"/>
              </w:rPr>
            </w:pPr>
            <w:r w:rsidRPr="00BC674D">
              <w:rPr>
                <w:rFonts w:ascii="Arial" w:eastAsia="DengXian" w:hAnsi="Arial" w:cs="Arial"/>
                <w:sz w:val="16"/>
                <w:szCs w:val="16"/>
                <w:lang w:eastAsia="zh-CN" w:bidi="ar"/>
              </w:rPr>
              <w:t>- 2(M) or 4(O) antenna elements for 0.9 GHz</w:t>
            </w:r>
          </w:p>
          <w:p w14:paraId="65692C3E" w14:textId="77777777" w:rsidR="00BC674D" w:rsidRPr="00BC674D" w:rsidRDefault="00BC674D" w:rsidP="00BC674D">
            <w:pPr>
              <w:adjustRightInd w:val="0"/>
              <w:snapToGrid w:val="0"/>
              <w:rPr>
                <w:rFonts w:ascii="Arial" w:eastAsia="DengXian" w:hAnsi="Arial" w:cs="Arial"/>
                <w:sz w:val="16"/>
                <w:szCs w:val="16"/>
                <w:lang w:eastAsia="zh-CN" w:bidi="ar"/>
              </w:rPr>
            </w:pPr>
          </w:p>
          <w:p w14:paraId="0ED328E8" w14:textId="77777777" w:rsidR="00BC674D" w:rsidRPr="00BC674D" w:rsidRDefault="00BC674D" w:rsidP="00BC674D">
            <w:pPr>
              <w:adjustRightInd w:val="0"/>
              <w:snapToGrid w:val="0"/>
              <w:rPr>
                <w:rFonts w:ascii="Arial" w:eastAsia="DengXian" w:hAnsi="Arial" w:cs="Arial"/>
                <w:sz w:val="16"/>
                <w:szCs w:val="16"/>
                <w:lang w:eastAsia="zh-CN" w:bidi="ar"/>
              </w:rPr>
            </w:pPr>
            <w:r w:rsidRPr="00BC674D">
              <w:rPr>
                <w:rFonts w:ascii="Arial" w:eastAsia="DengXian" w:hAnsi="Arial" w:cs="Arial"/>
                <w:sz w:val="16"/>
                <w:szCs w:val="16"/>
                <w:lang w:eastAsia="zh-CN" w:bidi="ar"/>
              </w:rPr>
              <w:t>For Intermediate UE:</w:t>
            </w:r>
          </w:p>
          <w:p w14:paraId="55D512B6" w14:textId="77777777" w:rsidR="00BC674D" w:rsidRPr="00BC674D" w:rsidRDefault="00BC674D" w:rsidP="00BC674D">
            <w:pPr>
              <w:adjustRightInd w:val="0"/>
              <w:snapToGrid w:val="0"/>
              <w:rPr>
                <w:rFonts w:ascii="Arial" w:eastAsia="DengXian" w:hAnsi="Arial" w:cs="Arial"/>
                <w:sz w:val="16"/>
                <w:szCs w:val="16"/>
                <w:lang w:eastAsia="zh-CN" w:bidi="ar"/>
              </w:rPr>
            </w:pPr>
            <w:r w:rsidRPr="00BC674D">
              <w:rPr>
                <w:rFonts w:ascii="Arial" w:eastAsia="DengXian" w:hAnsi="Arial" w:cs="Arial"/>
                <w:sz w:val="16"/>
                <w:szCs w:val="16"/>
                <w:lang w:eastAsia="zh-CN" w:bidi="ar"/>
              </w:rPr>
              <w:t xml:space="preserve">- 1(M) or 2(O) </w:t>
            </w:r>
          </w:p>
        </w:tc>
        <w:tc>
          <w:tcPr>
            <w:tcW w:w="2041" w:type="pct"/>
            <w:shd w:val="clear" w:color="auto" w:fill="auto"/>
            <w:vAlign w:val="center"/>
          </w:tcPr>
          <w:p w14:paraId="6A3BC66D" w14:textId="77777777" w:rsidR="00BC674D" w:rsidRPr="00BC674D" w:rsidRDefault="00BC674D" w:rsidP="00BC674D">
            <w:pPr>
              <w:adjustRightInd w:val="0"/>
              <w:snapToGrid w:val="0"/>
              <w:rPr>
                <w:rFonts w:ascii="Arial" w:eastAsia="DengXian" w:hAnsi="Arial" w:cs="Arial"/>
                <w:sz w:val="16"/>
                <w:szCs w:val="16"/>
                <w:lang w:eastAsia="zh-CN"/>
              </w:rPr>
            </w:pPr>
            <w:r w:rsidRPr="00BC674D">
              <w:rPr>
                <w:rFonts w:ascii="Arial" w:eastAsia="DengXian" w:hAnsi="Arial" w:cs="Arial"/>
                <w:sz w:val="16"/>
                <w:szCs w:val="16"/>
                <w:lang w:eastAsia="zh-CN"/>
              </w:rPr>
              <w:t xml:space="preserve"> 1</w:t>
            </w:r>
          </w:p>
        </w:tc>
      </w:tr>
      <w:tr w:rsidR="00BC674D" w:rsidRPr="00BC674D" w14:paraId="4C039B61" w14:textId="77777777" w:rsidTr="00BC674D">
        <w:trPr>
          <w:trHeight w:val="20"/>
          <w:jc w:val="center"/>
        </w:trPr>
        <w:tc>
          <w:tcPr>
            <w:tcW w:w="510" w:type="pct"/>
            <w:vAlign w:val="center"/>
          </w:tcPr>
          <w:p w14:paraId="12770DB1" w14:textId="77777777" w:rsidR="00BC674D" w:rsidRPr="00BC674D" w:rsidRDefault="00BC674D" w:rsidP="00BC674D">
            <w:pPr>
              <w:adjustRightInd w:val="0"/>
              <w:snapToGrid w:val="0"/>
              <w:ind w:left="840" w:hanging="840"/>
              <w:jc w:val="center"/>
              <w:rPr>
                <w:rFonts w:ascii="Arial" w:eastAsia="DengXian" w:hAnsi="Arial" w:cs="Arial"/>
                <w:sz w:val="16"/>
                <w:szCs w:val="16"/>
                <w:lang w:val="en-US" w:eastAsia="ko-KR"/>
              </w:rPr>
            </w:pPr>
            <w:r w:rsidRPr="00BC674D">
              <w:rPr>
                <w:rFonts w:ascii="Arial" w:eastAsia="DengXian" w:hAnsi="Arial" w:cs="Arial"/>
                <w:sz w:val="16"/>
                <w:szCs w:val="16"/>
                <w:lang w:val="en-US" w:eastAsia="ko-KR"/>
              </w:rPr>
              <w:t>[1E]</w:t>
            </w:r>
          </w:p>
        </w:tc>
        <w:tc>
          <w:tcPr>
            <w:tcW w:w="611" w:type="pct"/>
            <w:shd w:val="clear" w:color="auto" w:fill="auto"/>
            <w:noWrap/>
            <w:vAlign w:val="center"/>
          </w:tcPr>
          <w:p w14:paraId="7C55026F" w14:textId="77777777" w:rsidR="00BC674D" w:rsidRPr="00BC674D" w:rsidRDefault="00BC674D" w:rsidP="00BC674D">
            <w:pPr>
              <w:adjustRightInd w:val="0"/>
              <w:snapToGrid w:val="0"/>
              <w:rPr>
                <w:rFonts w:ascii="Arial" w:eastAsia="DengXian" w:hAnsi="Arial" w:cs="Arial"/>
                <w:sz w:val="16"/>
                <w:szCs w:val="16"/>
                <w:lang w:bidi="ar"/>
              </w:rPr>
            </w:pPr>
            <w:r w:rsidRPr="00BC674D">
              <w:rPr>
                <w:rFonts w:ascii="Arial" w:eastAsia="DengXian" w:hAnsi="Arial" w:cs="Arial"/>
                <w:sz w:val="16"/>
                <w:szCs w:val="16"/>
              </w:rPr>
              <w:t xml:space="preserve">Total Tx Power (dBm) </w:t>
            </w:r>
          </w:p>
        </w:tc>
        <w:tc>
          <w:tcPr>
            <w:tcW w:w="1838" w:type="pct"/>
            <w:shd w:val="clear" w:color="auto" w:fill="auto"/>
            <w:vAlign w:val="center"/>
          </w:tcPr>
          <w:p w14:paraId="644B52EF" w14:textId="77777777" w:rsidR="00BC674D" w:rsidRPr="00BC674D" w:rsidRDefault="00BC674D" w:rsidP="00EA1844">
            <w:pPr>
              <w:numPr>
                <w:ilvl w:val="0"/>
                <w:numId w:val="88"/>
              </w:numPr>
              <w:adjustRightInd w:val="0"/>
              <w:snapToGrid w:val="0"/>
              <w:rPr>
                <w:rFonts w:ascii="Arial" w:eastAsia="DengXian" w:hAnsi="Arial" w:cs="Arial"/>
                <w:sz w:val="16"/>
                <w:szCs w:val="16"/>
                <w:lang w:bidi="ar"/>
              </w:rPr>
            </w:pPr>
            <w:r w:rsidRPr="00BC674D">
              <w:rPr>
                <w:rFonts w:ascii="Arial" w:eastAsia="DengXian" w:hAnsi="Arial" w:cs="Arial"/>
                <w:sz w:val="16"/>
                <w:szCs w:val="16"/>
                <w:lang w:bidi="ar"/>
              </w:rPr>
              <w:t>For BS in DL spectrum for indoor</w:t>
            </w:r>
          </w:p>
          <w:p w14:paraId="38B98958" w14:textId="77777777" w:rsidR="00BC674D" w:rsidRPr="00BC674D" w:rsidRDefault="00BC674D" w:rsidP="00EA1844">
            <w:pPr>
              <w:numPr>
                <w:ilvl w:val="1"/>
                <w:numId w:val="88"/>
              </w:numPr>
              <w:adjustRightInd w:val="0"/>
              <w:snapToGrid w:val="0"/>
              <w:rPr>
                <w:rFonts w:ascii="Arial" w:eastAsia="DengXian" w:hAnsi="Arial" w:cs="Arial"/>
                <w:sz w:val="16"/>
                <w:szCs w:val="16"/>
                <w:lang w:bidi="ar"/>
              </w:rPr>
            </w:pPr>
            <w:r w:rsidRPr="00BC674D">
              <w:rPr>
                <w:rFonts w:ascii="Arial" w:eastAsia="DengXian" w:hAnsi="Arial" w:cs="Arial"/>
                <w:sz w:val="16"/>
                <w:szCs w:val="16"/>
                <w:lang w:eastAsia="zh-CN" w:bidi="ar"/>
              </w:rPr>
              <w:t xml:space="preserve">[1E]-R2D-Alt1: </w:t>
            </w:r>
            <w:r w:rsidRPr="00BC674D">
              <w:rPr>
                <w:rFonts w:ascii="Arial" w:eastAsia="DengXian" w:hAnsi="Arial" w:cs="Arial"/>
                <w:sz w:val="16"/>
                <w:szCs w:val="16"/>
                <w:lang w:bidi="ar"/>
              </w:rPr>
              <w:t xml:space="preserve">33dBm(M), </w:t>
            </w:r>
          </w:p>
          <w:p w14:paraId="40D6CBBC" w14:textId="77777777" w:rsidR="00BC674D" w:rsidRPr="00BC674D" w:rsidRDefault="00BC674D" w:rsidP="00EA1844">
            <w:pPr>
              <w:numPr>
                <w:ilvl w:val="1"/>
                <w:numId w:val="88"/>
              </w:numPr>
              <w:adjustRightInd w:val="0"/>
              <w:snapToGrid w:val="0"/>
              <w:rPr>
                <w:rFonts w:ascii="Arial" w:eastAsia="DengXian" w:hAnsi="Arial" w:cs="Arial"/>
                <w:sz w:val="16"/>
                <w:szCs w:val="16"/>
                <w:lang w:bidi="ar"/>
              </w:rPr>
            </w:pPr>
            <w:r w:rsidRPr="00BC674D">
              <w:rPr>
                <w:rFonts w:ascii="Arial" w:eastAsia="DengXian" w:hAnsi="Arial" w:cs="Arial"/>
                <w:sz w:val="16"/>
                <w:szCs w:val="16"/>
                <w:lang w:eastAsia="zh-CN" w:bidi="ar"/>
              </w:rPr>
              <w:t xml:space="preserve">[1E]-R2D-Alt2: </w:t>
            </w:r>
            <w:r w:rsidRPr="00BC674D">
              <w:rPr>
                <w:rFonts w:ascii="Arial" w:eastAsia="DengXian" w:hAnsi="Arial" w:cs="Arial"/>
                <w:sz w:val="16"/>
                <w:szCs w:val="16"/>
                <w:lang w:bidi="ar"/>
              </w:rPr>
              <w:t xml:space="preserve">38dBm(O), </w:t>
            </w:r>
          </w:p>
          <w:p w14:paraId="0B52D22D" w14:textId="77777777" w:rsidR="00BC674D" w:rsidRPr="00BC674D" w:rsidRDefault="00BC674D" w:rsidP="00EA1844">
            <w:pPr>
              <w:numPr>
                <w:ilvl w:val="1"/>
                <w:numId w:val="88"/>
              </w:numPr>
              <w:adjustRightInd w:val="0"/>
              <w:snapToGrid w:val="0"/>
              <w:rPr>
                <w:rFonts w:ascii="Arial" w:eastAsia="DengXian" w:hAnsi="Arial" w:cs="Arial"/>
                <w:sz w:val="16"/>
                <w:szCs w:val="16"/>
                <w:lang w:bidi="ar"/>
              </w:rPr>
            </w:pPr>
            <w:r w:rsidRPr="00BC674D">
              <w:rPr>
                <w:rFonts w:ascii="Arial" w:eastAsia="DengXian" w:hAnsi="Arial" w:cs="Arial"/>
                <w:sz w:val="16"/>
                <w:szCs w:val="16"/>
                <w:lang w:eastAsia="zh-CN" w:bidi="ar"/>
              </w:rPr>
              <w:t>[1E]-R2D-Alt3: 24dBm(M)</w:t>
            </w:r>
          </w:p>
          <w:p w14:paraId="0355CAE3" w14:textId="77777777" w:rsidR="00BC674D" w:rsidRPr="00BC674D" w:rsidRDefault="00BC674D" w:rsidP="00EA1844">
            <w:pPr>
              <w:numPr>
                <w:ilvl w:val="1"/>
                <w:numId w:val="88"/>
              </w:numPr>
              <w:adjustRightInd w:val="0"/>
              <w:snapToGrid w:val="0"/>
              <w:rPr>
                <w:rFonts w:ascii="Arial" w:eastAsia="DengXian" w:hAnsi="Arial" w:cs="Arial"/>
                <w:sz w:val="16"/>
                <w:szCs w:val="16"/>
                <w:lang w:bidi="ar"/>
              </w:rPr>
            </w:pPr>
            <w:r w:rsidRPr="00BC674D">
              <w:rPr>
                <w:rFonts w:ascii="Arial" w:eastAsia="DengXian" w:hAnsi="Arial" w:cs="Arial"/>
                <w:sz w:val="16"/>
                <w:szCs w:val="16"/>
                <w:lang w:eastAsia="zh-CN" w:bidi="ar"/>
              </w:rPr>
              <w:t xml:space="preserve">Companies to report if PSD constraints are imposed (company to report the condition for applying PSD constraints in Row [5A]: Other notes) </w:t>
            </w:r>
          </w:p>
          <w:p w14:paraId="0D552555" w14:textId="77777777" w:rsidR="00BC674D" w:rsidRPr="00BC674D" w:rsidRDefault="00BC674D" w:rsidP="00EA1844">
            <w:pPr>
              <w:numPr>
                <w:ilvl w:val="0"/>
                <w:numId w:val="88"/>
              </w:numPr>
              <w:adjustRightInd w:val="0"/>
              <w:snapToGrid w:val="0"/>
              <w:rPr>
                <w:rFonts w:ascii="Arial" w:eastAsia="DengXian" w:hAnsi="Arial" w:cs="Arial"/>
                <w:sz w:val="16"/>
                <w:szCs w:val="16"/>
                <w:lang w:bidi="ar"/>
              </w:rPr>
            </w:pPr>
            <w:r w:rsidRPr="00BC674D">
              <w:rPr>
                <w:rFonts w:ascii="Arial" w:eastAsia="DengXian" w:hAnsi="Arial" w:cs="Arial"/>
                <w:sz w:val="16"/>
                <w:szCs w:val="16"/>
                <w:lang w:bidi="ar"/>
              </w:rPr>
              <w:t xml:space="preserve">For UL spectrum for indoor, </w:t>
            </w:r>
          </w:p>
          <w:p w14:paraId="1685F091" w14:textId="77777777" w:rsidR="00BC674D" w:rsidRPr="00BC674D" w:rsidRDefault="00BC674D" w:rsidP="00EA1844">
            <w:pPr>
              <w:numPr>
                <w:ilvl w:val="1"/>
                <w:numId w:val="88"/>
              </w:numPr>
              <w:adjustRightInd w:val="0"/>
              <w:snapToGrid w:val="0"/>
              <w:rPr>
                <w:rFonts w:ascii="Arial" w:eastAsia="DengXian" w:hAnsi="Arial" w:cs="Arial"/>
                <w:sz w:val="16"/>
                <w:szCs w:val="16"/>
                <w:lang w:bidi="ar"/>
              </w:rPr>
            </w:pPr>
            <w:r w:rsidRPr="00BC674D">
              <w:rPr>
                <w:rFonts w:ascii="Arial" w:eastAsia="DengXian" w:hAnsi="Arial" w:cs="Arial"/>
                <w:sz w:val="16"/>
                <w:szCs w:val="16"/>
                <w:lang w:eastAsia="zh-CN" w:bidi="ar"/>
              </w:rPr>
              <w:t>[1E]-R2D-Alt4:</w:t>
            </w:r>
            <w:r w:rsidRPr="00BC674D">
              <w:rPr>
                <w:rFonts w:ascii="Arial" w:eastAsia="DengXian" w:hAnsi="Arial" w:cs="Arial"/>
                <w:sz w:val="16"/>
                <w:szCs w:val="16"/>
                <w:lang w:bidi="ar"/>
              </w:rPr>
              <w:t>23dBm (M)</w:t>
            </w:r>
          </w:p>
          <w:p w14:paraId="2B6AB77B" w14:textId="77777777" w:rsidR="00BC674D" w:rsidRPr="00BC674D" w:rsidRDefault="00BC674D" w:rsidP="00EA1844">
            <w:pPr>
              <w:numPr>
                <w:ilvl w:val="1"/>
                <w:numId w:val="88"/>
              </w:numPr>
              <w:adjustRightInd w:val="0"/>
              <w:snapToGrid w:val="0"/>
              <w:rPr>
                <w:rFonts w:ascii="Arial" w:eastAsia="DengXian" w:hAnsi="Arial" w:cs="Arial"/>
                <w:sz w:val="16"/>
                <w:szCs w:val="16"/>
              </w:rPr>
            </w:pPr>
            <w:r w:rsidRPr="00BC674D">
              <w:rPr>
                <w:rFonts w:ascii="Arial" w:eastAsia="DengXian" w:hAnsi="Arial" w:cs="Arial"/>
                <w:sz w:val="16"/>
                <w:szCs w:val="16"/>
                <w:lang w:eastAsia="zh-CN" w:bidi="ar"/>
              </w:rPr>
              <w:t>[1E]-R2D-Alt5:</w:t>
            </w:r>
            <w:r w:rsidRPr="00BC674D">
              <w:rPr>
                <w:rFonts w:ascii="Arial" w:eastAsia="DengXian" w:hAnsi="Arial" w:cs="Arial"/>
                <w:sz w:val="16"/>
                <w:szCs w:val="16"/>
                <w:lang w:bidi="ar"/>
              </w:rPr>
              <w:t>26dBm(O)</w:t>
            </w:r>
          </w:p>
          <w:p w14:paraId="380DA421" w14:textId="77777777" w:rsidR="00BC674D" w:rsidRPr="00BC674D" w:rsidRDefault="00BC674D" w:rsidP="00BC674D">
            <w:pPr>
              <w:adjustRightInd w:val="0"/>
              <w:snapToGrid w:val="0"/>
              <w:rPr>
                <w:rFonts w:ascii="Arial" w:eastAsia="DengXian" w:hAnsi="Arial" w:cs="Arial"/>
                <w:sz w:val="16"/>
                <w:szCs w:val="16"/>
              </w:rPr>
            </w:pPr>
          </w:p>
          <w:p w14:paraId="7E5E5389" w14:textId="77777777" w:rsidR="00BC674D" w:rsidRPr="00BC674D" w:rsidRDefault="00BC674D" w:rsidP="00BC674D">
            <w:pPr>
              <w:adjustRightInd w:val="0"/>
              <w:snapToGrid w:val="0"/>
              <w:rPr>
                <w:rFonts w:ascii="Arial" w:eastAsia="DengXian" w:hAnsi="Arial" w:cs="Arial"/>
                <w:sz w:val="16"/>
                <w:szCs w:val="16"/>
                <w:lang w:eastAsia="zh-CN"/>
              </w:rPr>
            </w:pPr>
          </w:p>
          <w:p w14:paraId="03B7AEE7" w14:textId="77777777" w:rsidR="00BC674D" w:rsidRPr="00BC674D" w:rsidRDefault="00BC674D" w:rsidP="00BC674D">
            <w:pPr>
              <w:adjustRightInd w:val="0"/>
              <w:snapToGrid w:val="0"/>
              <w:rPr>
                <w:rFonts w:ascii="Arial" w:eastAsia="DengXian" w:hAnsi="Arial" w:cs="Arial"/>
                <w:sz w:val="16"/>
                <w:szCs w:val="16"/>
                <w:lang w:eastAsia="zh-CN"/>
              </w:rPr>
            </w:pPr>
          </w:p>
        </w:tc>
        <w:tc>
          <w:tcPr>
            <w:tcW w:w="2041" w:type="pct"/>
            <w:shd w:val="clear" w:color="auto" w:fill="auto"/>
            <w:vAlign w:val="center"/>
          </w:tcPr>
          <w:p w14:paraId="38BD7869" w14:textId="77777777" w:rsidR="00BC674D" w:rsidRPr="00BC674D" w:rsidRDefault="00BC674D" w:rsidP="00EA1844">
            <w:pPr>
              <w:numPr>
                <w:ilvl w:val="0"/>
                <w:numId w:val="88"/>
              </w:numPr>
              <w:adjustRightInd w:val="0"/>
              <w:snapToGrid w:val="0"/>
              <w:rPr>
                <w:rFonts w:ascii="Arial" w:eastAsia="DengXian" w:hAnsi="Arial" w:cs="Arial"/>
                <w:sz w:val="16"/>
                <w:szCs w:val="16"/>
              </w:rPr>
            </w:pPr>
            <w:r w:rsidRPr="00BC674D">
              <w:rPr>
                <w:rFonts w:ascii="Arial" w:eastAsia="DengXian" w:hAnsi="Arial" w:cs="Arial"/>
                <w:sz w:val="16"/>
                <w:szCs w:val="16"/>
              </w:rPr>
              <w:t>For device 1/2a:</w:t>
            </w:r>
          </w:p>
          <w:p w14:paraId="57C1193A" w14:textId="77777777" w:rsidR="00BC674D" w:rsidRPr="00BC674D" w:rsidRDefault="00BC674D" w:rsidP="00EA1844">
            <w:pPr>
              <w:numPr>
                <w:ilvl w:val="1"/>
                <w:numId w:val="88"/>
              </w:numPr>
              <w:adjustRightInd w:val="0"/>
              <w:snapToGrid w:val="0"/>
              <w:rPr>
                <w:rFonts w:ascii="Arial" w:eastAsia="DengXian" w:hAnsi="Arial" w:cs="Arial"/>
                <w:sz w:val="16"/>
                <w:szCs w:val="16"/>
              </w:rPr>
            </w:pPr>
            <w:r w:rsidRPr="00BC674D">
              <w:rPr>
                <w:rFonts w:ascii="Arial" w:eastAsia="DengXian" w:hAnsi="Arial" w:cs="Arial"/>
                <w:sz w:val="16"/>
                <w:szCs w:val="16"/>
                <w:lang w:eastAsia="zh-CN"/>
              </w:rPr>
              <w:t>[1E]-D2R</w:t>
            </w:r>
            <w:r w:rsidRPr="00BC674D">
              <w:rPr>
                <w:rFonts w:ascii="Arial" w:eastAsia="DengXian" w:hAnsi="Arial" w:cs="Arial"/>
                <w:sz w:val="16"/>
                <w:szCs w:val="16"/>
              </w:rPr>
              <w:t>-Alt</w:t>
            </w:r>
            <w:r w:rsidRPr="00BC674D">
              <w:rPr>
                <w:rFonts w:ascii="Arial" w:eastAsia="DengXian" w:hAnsi="Arial" w:cs="Arial"/>
                <w:sz w:val="16"/>
                <w:szCs w:val="16"/>
                <w:lang w:eastAsia="zh-CN"/>
              </w:rPr>
              <w:t>1: (</w:t>
            </w:r>
            <w:r w:rsidRPr="00BC674D">
              <w:rPr>
                <w:rFonts w:ascii="Arial" w:eastAsia="DengXian" w:hAnsi="Arial" w:cs="Arial"/>
                <w:sz w:val="16"/>
                <w:szCs w:val="16"/>
              </w:rPr>
              <w:t>For scenarios ‘B’</w:t>
            </w:r>
            <w:r w:rsidRPr="00BC674D">
              <w:rPr>
                <w:rFonts w:ascii="Arial" w:eastAsia="DengXian" w:hAnsi="Arial" w:cs="Arial"/>
                <w:sz w:val="16"/>
                <w:szCs w:val="16"/>
                <w:lang w:eastAsia="zh-CN"/>
              </w:rPr>
              <w:t>)</w:t>
            </w:r>
          </w:p>
          <w:p w14:paraId="25F1B20B" w14:textId="77777777" w:rsidR="00BC674D" w:rsidRPr="00BC674D" w:rsidRDefault="00BC674D" w:rsidP="00EA1844">
            <w:pPr>
              <w:numPr>
                <w:ilvl w:val="2"/>
                <w:numId w:val="88"/>
              </w:numPr>
              <w:adjustRightInd w:val="0"/>
              <w:snapToGrid w:val="0"/>
              <w:rPr>
                <w:rFonts w:ascii="Arial" w:eastAsia="DengXian" w:hAnsi="Arial" w:cs="Arial"/>
                <w:sz w:val="16"/>
                <w:szCs w:val="16"/>
              </w:rPr>
            </w:pPr>
            <w:r w:rsidRPr="00BC674D">
              <w:rPr>
                <w:rFonts w:ascii="Arial" w:eastAsia="DengXian" w:hAnsi="Arial" w:cs="Arial"/>
                <w:sz w:val="16"/>
                <w:szCs w:val="16"/>
              </w:rPr>
              <w:t xml:space="preserve">The Device Tx Power is calculated by CW received power which can be derived by at least CW2D distance (m) value and other related factors. </w:t>
            </w:r>
          </w:p>
          <w:p w14:paraId="44482005" w14:textId="77777777" w:rsidR="00BC674D" w:rsidRPr="00BC674D" w:rsidRDefault="00BC674D" w:rsidP="00EA1844">
            <w:pPr>
              <w:numPr>
                <w:ilvl w:val="1"/>
                <w:numId w:val="88"/>
              </w:numPr>
              <w:adjustRightInd w:val="0"/>
              <w:snapToGrid w:val="0"/>
              <w:rPr>
                <w:rFonts w:ascii="Arial" w:eastAsia="DengXian" w:hAnsi="Arial" w:cs="Arial"/>
                <w:sz w:val="16"/>
                <w:szCs w:val="16"/>
              </w:rPr>
            </w:pPr>
            <w:r w:rsidRPr="00BC674D">
              <w:rPr>
                <w:rFonts w:ascii="Arial" w:eastAsia="DengXian" w:hAnsi="Arial" w:cs="Arial"/>
                <w:sz w:val="16"/>
                <w:szCs w:val="16"/>
                <w:lang w:eastAsia="zh-CN"/>
              </w:rPr>
              <w:t>[1E]-D2R</w:t>
            </w:r>
            <w:r w:rsidRPr="00BC674D">
              <w:rPr>
                <w:rFonts w:ascii="Arial" w:eastAsia="DengXian" w:hAnsi="Arial" w:cs="Arial"/>
                <w:sz w:val="16"/>
                <w:szCs w:val="16"/>
              </w:rPr>
              <w:t>-Alt</w:t>
            </w:r>
            <w:r w:rsidRPr="00BC674D">
              <w:rPr>
                <w:rFonts w:ascii="Arial" w:eastAsia="DengXian" w:hAnsi="Arial" w:cs="Arial"/>
                <w:sz w:val="16"/>
                <w:szCs w:val="16"/>
                <w:lang w:eastAsia="zh-CN"/>
              </w:rPr>
              <w:t>2: (</w:t>
            </w:r>
            <w:r w:rsidRPr="00BC674D">
              <w:rPr>
                <w:rFonts w:ascii="Arial" w:eastAsia="DengXian" w:hAnsi="Arial" w:cs="Arial"/>
                <w:sz w:val="16"/>
                <w:szCs w:val="16"/>
              </w:rPr>
              <w:t>For scenarios ‘A1’ and ‘A2’</w:t>
            </w:r>
            <w:r w:rsidRPr="00BC674D">
              <w:rPr>
                <w:rFonts w:ascii="Arial" w:eastAsia="DengXian" w:hAnsi="Arial" w:cs="Arial"/>
                <w:sz w:val="16"/>
                <w:szCs w:val="16"/>
                <w:lang w:eastAsia="zh-CN"/>
              </w:rPr>
              <w:t>)</w:t>
            </w:r>
          </w:p>
          <w:p w14:paraId="1E01395C" w14:textId="77777777" w:rsidR="00BC674D" w:rsidRPr="00BC674D" w:rsidRDefault="00BC674D" w:rsidP="00EA1844">
            <w:pPr>
              <w:numPr>
                <w:ilvl w:val="2"/>
                <w:numId w:val="88"/>
              </w:numPr>
              <w:adjustRightInd w:val="0"/>
              <w:snapToGrid w:val="0"/>
              <w:rPr>
                <w:rFonts w:ascii="Arial" w:eastAsia="DengXian" w:hAnsi="Arial" w:cs="Arial"/>
                <w:sz w:val="16"/>
                <w:szCs w:val="16"/>
              </w:rPr>
            </w:pPr>
            <w:r w:rsidRPr="00BC674D">
              <w:rPr>
                <w:rFonts w:ascii="Arial" w:eastAsia="DengXian" w:hAnsi="Arial" w:cs="Arial"/>
                <w:sz w:val="16"/>
                <w:szCs w:val="16"/>
              </w:rPr>
              <w:t>The Device Tx Power is calculated by assuming CW2D pathloss = D2R pathloss.</w:t>
            </w:r>
          </w:p>
          <w:p w14:paraId="30023439" w14:textId="77777777" w:rsidR="00BC674D" w:rsidRPr="00BC674D" w:rsidRDefault="00BC674D" w:rsidP="00EA1844">
            <w:pPr>
              <w:numPr>
                <w:ilvl w:val="0"/>
                <w:numId w:val="88"/>
              </w:numPr>
              <w:adjustRightInd w:val="0"/>
              <w:snapToGrid w:val="0"/>
              <w:rPr>
                <w:rFonts w:ascii="Arial" w:eastAsia="DengXian" w:hAnsi="Arial" w:cs="Arial"/>
                <w:sz w:val="16"/>
                <w:szCs w:val="16"/>
              </w:rPr>
            </w:pPr>
            <w:r w:rsidRPr="00BC674D">
              <w:rPr>
                <w:rFonts w:ascii="Arial" w:eastAsia="DengXian" w:hAnsi="Arial" w:cs="Arial"/>
                <w:sz w:val="16"/>
                <w:szCs w:val="16"/>
              </w:rPr>
              <w:t>For device 2b:</w:t>
            </w:r>
            <w:r w:rsidRPr="00BC674D">
              <w:rPr>
                <w:rFonts w:ascii="Arial" w:eastAsia="DengXian" w:hAnsi="Arial" w:cs="Arial"/>
                <w:sz w:val="16"/>
                <w:szCs w:val="16"/>
                <w:lang w:eastAsia="zh-CN"/>
              </w:rPr>
              <w:t xml:space="preserve"> (For scenarios ‘C’)</w:t>
            </w:r>
          </w:p>
          <w:p w14:paraId="5F9A3237" w14:textId="77777777" w:rsidR="00BC674D" w:rsidRPr="00BC674D" w:rsidRDefault="00BC674D" w:rsidP="00EA1844">
            <w:pPr>
              <w:numPr>
                <w:ilvl w:val="1"/>
                <w:numId w:val="88"/>
              </w:numPr>
              <w:adjustRightInd w:val="0"/>
              <w:snapToGrid w:val="0"/>
              <w:rPr>
                <w:rFonts w:ascii="Arial" w:eastAsia="DengXian" w:hAnsi="Arial" w:cs="Arial"/>
                <w:sz w:val="16"/>
                <w:szCs w:val="16"/>
              </w:rPr>
            </w:pPr>
            <w:r w:rsidRPr="00BC674D">
              <w:rPr>
                <w:rFonts w:ascii="Arial" w:eastAsia="DengXian" w:hAnsi="Arial" w:cs="Arial"/>
                <w:sz w:val="16"/>
                <w:szCs w:val="16"/>
                <w:lang w:eastAsia="zh-CN"/>
              </w:rPr>
              <w:t>[1E]-D2R</w:t>
            </w:r>
            <w:r w:rsidRPr="00BC674D">
              <w:rPr>
                <w:rFonts w:ascii="Arial" w:eastAsia="DengXian" w:hAnsi="Arial" w:cs="Arial"/>
                <w:sz w:val="16"/>
                <w:szCs w:val="16"/>
              </w:rPr>
              <w:t>-Alt</w:t>
            </w:r>
            <w:r w:rsidRPr="00BC674D">
              <w:rPr>
                <w:rFonts w:ascii="Arial" w:eastAsia="DengXian" w:hAnsi="Arial" w:cs="Arial"/>
                <w:sz w:val="16"/>
                <w:szCs w:val="16"/>
                <w:lang w:eastAsia="zh-CN"/>
              </w:rPr>
              <w:t>3</w:t>
            </w:r>
            <w:r w:rsidRPr="00BC674D">
              <w:rPr>
                <w:rFonts w:ascii="Arial" w:eastAsia="DengXian" w:hAnsi="Arial" w:cs="Arial"/>
                <w:sz w:val="16"/>
                <w:szCs w:val="16"/>
              </w:rPr>
              <w:t>: -20 dBm(M)</w:t>
            </w:r>
          </w:p>
          <w:p w14:paraId="39855B12" w14:textId="77777777" w:rsidR="00BC674D" w:rsidRPr="00BC674D" w:rsidRDefault="00BC674D" w:rsidP="00EA1844">
            <w:pPr>
              <w:numPr>
                <w:ilvl w:val="1"/>
                <w:numId w:val="88"/>
              </w:numPr>
              <w:adjustRightInd w:val="0"/>
              <w:snapToGrid w:val="0"/>
              <w:rPr>
                <w:rFonts w:ascii="Arial" w:eastAsia="DengXian" w:hAnsi="Arial" w:cs="Arial"/>
                <w:sz w:val="16"/>
                <w:szCs w:val="16"/>
              </w:rPr>
            </w:pPr>
            <w:r w:rsidRPr="00BC674D">
              <w:rPr>
                <w:rFonts w:ascii="Arial" w:eastAsia="DengXian" w:hAnsi="Arial" w:cs="Arial"/>
                <w:sz w:val="16"/>
                <w:szCs w:val="16"/>
                <w:lang w:eastAsia="zh-CN"/>
              </w:rPr>
              <w:t>[1E]-D2R</w:t>
            </w:r>
            <w:r w:rsidRPr="00BC674D">
              <w:rPr>
                <w:rFonts w:ascii="Arial" w:eastAsia="DengXian" w:hAnsi="Arial" w:cs="Arial"/>
                <w:sz w:val="16"/>
                <w:szCs w:val="16"/>
              </w:rPr>
              <w:t>-Alt</w:t>
            </w:r>
            <w:r w:rsidRPr="00BC674D">
              <w:rPr>
                <w:rFonts w:ascii="Arial" w:eastAsia="DengXian" w:hAnsi="Arial" w:cs="Arial"/>
                <w:sz w:val="16"/>
                <w:szCs w:val="16"/>
                <w:lang w:eastAsia="zh-CN"/>
              </w:rPr>
              <w:t>4</w:t>
            </w:r>
            <w:r w:rsidRPr="00BC674D">
              <w:rPr>
                <w:rFonts w:ascii="Arial" w:eastAsia="DengXian" w:hAnsi="Arial" w:cs="Arial"/>
                <w:sz w:val="16"/>
                <w:szCs w:val="16"/>
              </w:rPr>
              <w:t>: -10 dBm(O)</w:t>
            </w:r>
          </w:p>
        </w:tc>
      </w:tr>
      <w:tr w:rsidR="00BC674D" w:rsidRPr="00BC674D" w14:paraId="352E827F" w14:textId="77777777" w:rsidTr="00BC674D">
        <w:trPr>
          <w:trHeight w:val="20"/>
          <w:jc w:val="center"/>
        </w:trPr>
        <w:tc>
          <w:tcPr>
            <w:tcW w:w="510" w:type="pct"/>
            <w:vAlign w:val="center"/>
          </w:tcPr>
          <w:p w14:paraId="416CA9E9" w14:textId="77777777" w:rsidR="00BC674D" w:rsidRPr="00BC674D" w:rsidRDefault="00BC674D" w:rsidP="00BC674D">
            <w:pPr>
              <w:adjustRightInd w:val="0"/>
              <w:snapToGrid w:val="0"/>
              <w:ind w:left="840" w:hanging="840"/>
              <w:jc w:val="center"/>
              <w:rPr>
                <w:rFonts w:ascii="Arial" w:eastAsia="DengXian" w:hAnsi="Arial" w:cs="Arial"/>
                <w:sz w:val="16"/>
                <w:szCs w:val="16"/>
                <w:lang w:val="en-US" w:eastAsia="ko-KR"/>
              </w:rPr>
            </w:pPr>
            <w:r w:rsidRPr="00BC674D">
              <w:rPr>
                <w:rFonts w:ascii="Arial" w:eastAsia="DengXian" w:hAnsi="Arial" w:cs="Arial"/>
                <w:sz w:val="16"/>
                <w:szCs w:val="16"/>
                <w:lang w:val="en-US" w:eastAsia="ko-KR"/>
              </w:rPr>
              <w:t>[1E1]</w:t>
            </w:r>
          </w:p>
        </w:tc>
        <w:tc>
          <w:tcPr>
            <w:tcW w:w="611" w:type="pct"/>
            <w:shd w:val="clear" w:color="auto" w:fill="auto"/>
            <w:noWrap/>
            <w:vAlign w:val="center"/>
          </w:tcPr>
          <w:p w14:paraId="00BF290A" w14:textId="77777777" w:rsidR="00BC674D" w:rsidRPr="00BC674D" w:rsidRDefault="00BC674D" w:rsidP="00BC674D">
            <w:pPr>
              <w:adjustRightInd w:val="0"/>
              <w:snapToGrid w:val="0"/>
              <w:rPr>
                <w:rFonts w:ascii="Arial" w:eastAsia="DengXian" w:hAnsi="Arial" w:cs="Arial"/>
                <w:sz w:val="16"/>
                <w:szCs w:val="16"/>
                <w:lang w:eastAsia="zh-CN"/>
              </w:rPr>
            </w:pPr>
            <w:r w:rsidRPr="00BC674D">
              <w:rPr>
                <w:rFonts w:ascii="Arial" w:eastAsia="DengXian" w:hAnsi="Arial" w:cs="Arial"/>
                <w:sz w:val="16"/>
                <w:szCs w:val="16"/>
                <w:lang w:bidi="ar"/>
              </w:rPr>
              <w:t xml:space="preserve">CW </w:t>
            </w:r>
            <w:r w:rsidRPr="00BC674D">
              <w:rPr>
                <w:rFonts w:ascii="Arial" w:eastAsia="DengXian" w:hAnsi="Arial" w:cs="Arial"/>
                <w:sz w:val="16"/>
                <w:szCs w:val="16"/>
                <w:lang w:eastAsia="zh-CN" w:bidi="ar"/>
              </w:rPr>
              <w:t>Tx</w:t>
            </w:r>
            <w:r w:rsidRPr="00BC674D">
              <w:rPr>
                <w:rFonts w:ascii="Arial" w:eastAsia="DengXian" w:hAnsi="Arial" w:cs="Arial"/>
                <w:sz w:val="16"/>
                <w:szCs w:val="16"/>
                <w:lang w:bidi="ar"/>
              </w:rPr>
              <w:t xml:space="preserve"> power (dBm)</w:t>
            </w:r>
          </w:p>
        </w:tc>
        <w:tc>
          <w:tcPr>
            <w:tcW w:w="1838" w:type="pct"/>
            <w:shd w:val="clear" w:color="auto" w:fill="auto"/>
            <w:vAlign w:val="center"/>
          </w:tcPr>
          <w:p w14:paraId="40960C7F" w14:textId="77777777" w:rsidR="00BC674D" w:rsidRPr="00BC674D" w:rsidRDefault="00BC674D" w:rsidP="00BC674D">
            <w:pPr>
              <w:adjustRightInd w:val="0"/>
              <w:snapToGrid w:val="0"/>
              <w:rPr>
                <w:rFonts w:ascii="Arial" w:eastAsia="DengXian" w:hAnsi="Arial" w:cs="Arial"/>
                <w:sz w:val="16"/>
                <w:szCs w:val="16"/>
                <w:lang w:eastAsia="zh-CN" w:bidi="ar"/>
              </w:rPr>
            </w:pPr>
            <w:r w:rsidRPr="00BC674D">
              <w:rPr>
                <w:rFonts w:ascii="Arial" w:eastAsia="DengXian" w:hAnsi="Arial" w:cs="Arial"/>
                <w:sz w:val="16"/>
                <w:szCs w:val="16"/>
                <w:lang w:eastAsia="zh-CN"/>
              </w:rPr>
              <w:t>N/A</w:t>
            </w:r>
          </w:p>
        </w:tc>
        <w:tc>
          <w:tcPr>
            <w:tcW w:w="2041" w:type="pct"/>
            <w:shd w:val="clear" w:color="auto" w:fill="auto"/>
            <w:vAlign w:val="center"/>
          </w:tcPr>
          <w:p w14:paraId="576A2FE4" w14:textId="77777777" w:rsidR="00BC674D" w:rsidRPr="00BC674D" w:rsidRDefault="00BC674D" w:rsidP="00BC674D">
            <w:pPr>
              <w:adjustRightInd w:val="0"/>
              <w:snapToGrid w:val="0"/>
              <w:rPr>
                <w:rFonts w:ascii="Arial" w:eastAsia="DengXian" w:hAnsi="Arial" w:cs="Arial"/>
                <w:sz w:val="16"/>
                <w:szCs w:val="16"/>
                <w:lang w:eastAsia="zh-CN" w:bidi="ar"/>
              </w:rPr>
            </w:pPr>
            <w:r w:rsidRPr="00BC674D">
              <w:rPr>
                <w:rFonts w:ascii="Arial" w:eastAsia="DengXian" w:hAnsi="Arial" w:cs="Arial"/>
                <w:sz w:val="16"/>
                <w:szCs w:val="16"/>
                <w:lang w:eastAsia="zh-CN" w:bidi="ar"/>
              </w:rPr>
              <w:t>For scenario ‘A1’, ‘A2’ and ‘B’</w:t>
            </w:r>
          </w:p>
          <w:p w14:paraId="1FBC1546" w14:textId="77777777" w:rsidR="00BC674D" w:rsidRPr="00BC674D" w:rsidRDefault="00BC674D" w:rsidP="00EA1844">
            <w:pPr>
              <w:numPr>
                <w:ilvl w:val="0"/>
                <w:numId w:val="88"/>
              </w:numPr>
              <w:adjustRightInd w:val="0"/>
              <w:snapToGrid w:val="0"/>
              <w:rPr>
                <w:rFonts w:ascii="Arial" w:eastAsia="DengXian" w:hAnsi="Arial" w:cs="Arial"/>
                <w:sz w:val="16"/>
                <w:szCs w:val="16"/>
                <w:lang w:eastAsia="zh-CN" w:bidi="ar"/>
              </w:rPr>
            </w:pPr>
            <w:r w:rsidRPr="00BC674D">
              <w:rPr>
                <w:rFonts w:ascii="Arial" w:eastAsia="DengXian" w:hAnsi="Arial" w:cs="Arial"/>
                <w:sz w:val="16"/>
                <w:szCs w:val="16"/>
                <w:lang w:eastAsia="zh-CN" w:bidi="ar"/>
              </w:rPr>
              <w:t>Report a value from the candidate values [1E]-R2D-Alt1/[1E]-R2D-Alt2/[1E]-R2D-Alt3 from [1E]-R2D if CW in DL spectrum</w:t>
            </w:r>
          </w:p>
          <w:p w14:paraId="0D88D0EF" w14:textId="77777777" w:rsidR="00BC674D" w:rsidRPr="00BC674D" w:rsidRDefault="00BC674D" w:rsidP="00EA1844">
            <w:pPr>
              <w:numPr>
                <w:ilvl w:val="0"/>
                <w:numId w:val="88"/>
              </w:numPr>
              <w:adjustRightInd w:val="0"/>
              <w:snapToGrid w:val="0"/>
              <w:rPr>
                <w:rFonts w:ascii="Arial" w:eastAsia="DengXian" w:hAnsi="Arial" w:cs="Arial"/>
                <w:sz w:val="16"/>
                <w:szCs w:val="16"/>
                <w:lang w:eastAsia="zh-CN" w:bidi="ar"/>
              </w:rPr>
            </w:pPr>
            <w:r w:rsidRPr="00BC674D">
              <w:rPr>
                <w:rFonts w:ascii="Arial" w:eastAsia="DengXian" w:hAnsi="Arial" w:cs="Arial"/>
                <w:sz w:val="16"/>
                <w:szCs w:val="16"/>
                <w:lang w:eastAsia="zh-CN" w:bidi="ar"/>
              </w:rPr>
              <w:t>Report a value from the candidate values [1E]-R2D-Alt4/[1E]-R2D-Alt5 from [1E]-R2D if CW in UL spectrum.</w:t>
            </w:r>
          </w:p>
          <w:p w14:paraId="54C424A2" w14:textId="77777777" w:rsidR="00BC674D" w:rsidRPr="00BC674D" w:rsidRDefault="00BC674D" w:rsidP="00BC674D">
            <w:pPr>
              <w:adjustRightInd w:val="0"/>
              <w:snapToGrid w:val="0"/>
              <w:rPr>
                <w:rFonts w:ascii="Arial" w:eastAsia="DengXian" w:hAnsi="Arial" w:cs="Arial"/>
                <w:sz w:val="16"/>
                <w:szCs w:val="16"/>
                <w:lang w:eastAsia="zh-CN"/>
              </w:rPr>
            </w:pPr>
          </w:p>
          <w:p w14:paraId="03BE4375" w14:textId="77777777" w:rsidR="00BC674D" w:rsidRPr="00BC674D" w:rsidRDefault="00BC674D" w:rsidP="00BC674D">
            <w:pPr>
              <w:adjustRightInd w:val="0"/>
              <w:snapToGrid w:val="0"/>
              <w:ind w:left="320" w:hangingChars="200" w:hanging="320"/>
              <w:rPr>
                <w:rFonts w:ascii="Arial" w:eastAsia="DengXian" w:hAnsi="Arial" w:cs="Arial"/>
                <w:sz w:val="16"/>
                <w:szCs w:val="16"/>
                <w:lang w:eastAsia="zh-CN"/>
              </w:rPr>
            </w:pPr>
            <w:r w:rsidRPr="00BC674D">
              <w:rPr>
                <w:rFonts w:ascii="Arial" w:eastAsia="DengXian" w:hAnsi="Arial" w:cs="Arial"/>
                <w:sz w:val="16"/>
                <w:szCs w:val="16"/>
                <w:lang w:eastAsia="zh-CN" w:bidi="ar"/>
              </w:rPr>
              <w:t>Note: only applicable for device 1/2a</w:t>
            </w:r>
          </w:p>
        </w:tc>
      </w:tr>
      <w:tr w:rsidR="00BC674D" w:rsidRPr="00BC674D" w14:paraId="1753548B" w14:textId="77777777" w:rsidTr="00BC674D">
        <w:trPr>
          <w:trHeight w:val="20"/>
          <w:jc w:val="center"/>
        </w:trPr>
        <w:tc>
          <w:tcPr>
            <w:tcW w:w="510" w:type="pct"/>
            <w:vAlign w:val="center"/>
          </w:tcPr>
          <w:p w14:paraId="5451154E" w14:textId="77777777" w:rsidR="00BC674D" w:rsidRPr="00BC674D" w:rsidRDefault="00BC674D" w:rsidP="00BC674D">
            <w:pPr>
              <w:adjustRightInd w:val="0"/>
              <w:snapToGrid w:val="0"/>
              <w:ind w:left="840" w:hanging="840"/>
              <w:jc w:val="center"/>
              <w:rPr>
                <w:rFonts w:ascii="Arial" w:eastAsia="DengXian" w:hAnsi="Arial" w:cs="Arial"/>
                <w:sz w:val="16"/>
                <w:szCs w:val="16"/>
                <w:lang w:val="en-US" w:eastAsia="ko-KR"/>
              </w:rPr>
            </w:pPr>
            <w:r w:rsidRPr="00BC674D">
              <w:rPr>
                <w:rFonts w:ascii="Arial" w:eastAsia="DengXian" w:hAnsi="Arial" w:cs="Arial"/>
                <w:sz w:val="16"/>
                <w:szCs w:val="16"/>
                <w:lang w:val="en-US" w:eastAsia="ko-KR"/>
              </w:rPr>
              <w:t>[1E2]</w:t>
            </w:r>
          </w:p>
        </w:tc>
        <w:tc>
          <w:tcPr>
            <w:tcW w:w="611" w:type="pct"/>
            <w:shd w:val="clear" w:color="auto" w:fill="auto"/>
            <w:noWrap/>
            <w:vAlign w:val="center"/>
          </w:tcPr>
          <w:p w14:paraId="45AB4301" w14:textId="77777777" w:rsidR="00BC674D" w:rsidRPr="00BC674D" w:rsidRDefault="00BC674D" w:rsidP="00BC674D">
            <w:pPr>
              <w:adjustRightInd w:val="0"/>
              <w:snapToGrid w:val="0"/>
              <w:rPr>
                <w:rFonts w:ascii="Arial" w:eastAsia="DengXian" w:hAnsi="Arial" w:cs="Arial"/>
                <w:sz w:val="16"/>
                <w:szCs w:val="16"/>
              </w:rPr>
            </w:pPr>
            <w:r w:rsidRPr="00BC674D">
              <w:rPr>
                <w:rFonts w:ascii="Arial" w:eastAsia="DengXian" w:hAnsi="Arial" w:cs="Arial"/>
                <w:sz w:val="16"/>
                <w:szCs w:val="16"/>
              </w:rPr>
              <w:t>CW Tx antenna gain (dBi)</w:t>
            </w:r>
          </w:p>
        </w:tc>
        <w:tc>
          <w:tcPr>
            <w:tcW w:w="1838" w:type="pct"/>
            <w:shd w:val="clear" w:color="auto" w:fill="auto"/>
            <w:vAlign w:val="center"/>
          </w:tcPr>
          <w:p w14:paraId="563645E5" w14:textId="77777777" w:rsidR="00BC674D" w:rsidRPr="00BC674D" w:rsidRDefault="00BC674D" w:rsidP="00BC674D">
            <w:pPr>
              <w:adjustRightInd w:val="0"/>
              <w:snapToGrid w:val="0"/>
              <w:rPr>
                <w:rFonts w:ascii="Arial" w:eastAsia="DengXian" w:hAnsi="Arial" w:cs="Arial"/>
                <w:sz w:val="16"/>
                <w:szCs w:val="16"/>
                <w:lang w:eastAsia="zh-CN" w:bidi="ar"/>
              </w:rPr>
            </w:pPr>
            <w:r w:rsidRPr="00BC674D">
              <w:rPr>
                <w:rFonts w:ascii="Arial" w:eastAsia="DengXian" w:hAnsi="Arial" w:cs="Arial"/>
                <w:sz w:val="16"/>
                <w:szCs w:val="16"/>
                <w:lang w:eastAsia="zh-CN"/>
              </w:rPr>
              <w:t>N/A</w:t>
            </w:r>
          </w:p>
        </w:tc>
        <w:tc>
          <w:tcPr>
            <w:tcW w:w="2041" w:type="pct"/>
            <w:shd w:val="clear" w:color="auto" w:fill="auto"/>
            <w:vAlign w:val="center"/>
          </w:tcPr>
          <w:p w14:paraId="7B24356F" w14:textId="77777777" w:rsidR="00BC674D" w:rsidRPr="00BC674D" w:rsidRDefault="00BC674D" w:rsidP="00EA1844">
            <w:pPr>
              <w:numPr>
                <w:ilvl w:val="0"/>
                <w:numId w:val="88"/>
              </w:numPr>
              <w:adjustRightInd w:val="0"/>
              <w:snapToGrid w:val="0"/>
              <w:rPr>
                <w:rFonts w:ascii="Arial" w:eastAsia="DengXian" w:hAnsi="Arial" w:cs="Arial"/>
                <w:sz w:val="16"/>
                <w:szCs w:val="16"/>
                <w:lang w:eastAsia="zh-CN" w:bidi="ar"/>
              </w:rPr>
            </w:pPr>
            <w:r w:rsidRPr="00BC674D">
              <w:rPr>
                <w:rFonts w:ascii="Arial" w:eastAsia="DengXian" w:hAnsi="Arial" w:cs="Arial"/>
                <w:sz w:val="16"/>
                <w:szCs w:val="16"/>
                <w:lang w:eastAsia="zh-CN" w:bidi="ar"/>
              </w:rPr>
              <w:t xml:space="preserve">Company to report, the value equals to </w:t>
            </w:r>
          </w:p>
          <w:p w14:paraId="3722DBF6" w14:textId="77777777" w:rsidR="00BC674D" w:rsidRPr="00BC674D" w:rsidRDefault="00BC674D" w:rsidP="00EA1844">
            <w:pPr>
              <w:numPr>
                <w:ilvl w:val="1"/>
                <w:numId w:val="88"/>
              </w:numPr>
              <w:adjustRightInd w:val="0"/>
              <w:snapToGrid w:val="0"/>
              <w:rPr>
                <w:rFonts w:ascii="Arial" w:eastAsia="DengXian" w:hAnsi="Arial" w:cs="Arial"/>
                <w:sz w:val="16"/>
                <w:szCs w:val="16"/>
                <w:lang w:eastAsia="zh-CN" w:bidi="ar"/>
              </w:rPr>
            </w:pPr>
            <w:r w:rsidRPr="00BC674D">
              <w:rPr>
                <w:rFonts w:ascii="Arial" w:eastAsia="DengXian" w:hAnsi="Arial" w:cs="Arial"/>
                <w:sz w:val="16"/>
                <w:szCs w:val="16"/>
                <w:lang w:eastAsia="zh-CN" w:bidi="ar"/>
              </w:rPr>
              <w:t>UE Tx ant gain, or</w:t>
            </w:r>
          </w:p>
          <w:p w14:paraId="4F5D30ED" w14:textId="77777777" w:rsidR="00BC674D" w:rsidRPr="00BC674D" w:rsidRDefault="00BC674D" w:rsidP="00EA1844">
            <w:pPr>
              <w:numPr>
                <w:ilvl w:val="1"/>
                <w:numId w:val="88"/>
              </w:numPr>
              <w:adjustRightInd w:val="0"/>
              <w:snapToGrid w:val="0"/>
              <w:rPr>
                <w:rFonts w:ascii="Arial" w:eastAsia="DengXian" w:hAnsi="Arial" w:cs="Arial"/>
                <w:sz w:val="16"/>
                <w:szCs w:val="16"/>
                <w:lang w:eastAsia="zh-CN" w:bidi="ar"/>
              </w:rPr>
            </w:pPr>
            <w:r w:rsidRPr="00BC674D">
              <w:rPr>
                <w:rFonts w:ascii="Arial" w:eastAsia="DengXian" w:hAnsi="Arial" w:cs="Arial"/>
                <w:sz w:val="16"/>
                <w:szCs w:val="16"/>
                <w:lang w:eastAsia="zh-CN" w:bidi="ar"/>
              </w:rPr>
              <w:t>BS Tx ant gain</w:t>
            </w:r>
          </w:p>
          <w:p w14:paraId="452AD5A8" w14:textId="77777777" w:rsidR="00BC674D" w:rsidRPr="00BC674D" w:rsidRDefault="00BC674D" w:rsidP="00BC674D">
            <w:pPr>
              <w:adjustRightInd w:val="0"/>
              <w:snapToGrid w:val="0"/>
              <w:ind w:left="320" w:hangingChars="200" w:hanging="320"/>
              <w:rPr>
                <w:rFonts w:ascii="Arial" w:eastAsia="DengXian" w:hAnsi="Arial" w:cs="Arial"/>
                <w:sz w:val="16"/>
                <w:szCs w:val="16"/>
                <w:lang w:eastAsia="zh-CN"/>
              </w:rPr>
            </w:pPr>
            <w:r w:rsidRPr="00BC674D">
              <w:rPr>
                <w:rFonts w:ascii="Arial" w:eastAsia="DengXian" w:hAnsi="Arial" w:cs="Arial"/>
                <w:sz w:val="16"/>
                <w:szCs w:val="16"/>
                <w:lang w:eastAsia="zh-CN" w:bidi="ar"/>
              </w:rPr>
              <w:t>Note: only applicable for device 1/2a</w:t>
            </w:r>
          </w:p>
        </w:tc>
      </w:tr>
      <w:tr w:rsidR="00BC674D" w:rsidRPr="00BC674D" w14:paraId="26793140" w14:textId="77777777" w:rsidTr="00BC674D">
        <w:trPr>
          <w:trHeight w:val="20"/>
          <w:jc w:val="center"/>
        </w:trPr>
        <w:tc>
          <w:tcPr>
            <w:tcW w:w="510" w:type="pct"/>
            <w:vAlign w:val="center"/>
          </w:tcPr>
          <w:p w14:paraId="72DF090C" w14:textId="77777777" w:rsidR="00BC674D" w:rsidRPr="00BC674D" w:rsidRDefault="00BC674D" w:rsidP="00BC674D">
            <w:pPr>
              <w:adjustRightInd w:val="0"/>
              <w:snapToGrid w:val="0"/>
              <w:ind w:left="840" w:hanging="840"/>
              <w:jc w:val="center"/>
              <w:rPr>
                <w:rFonts w:ascii="Arial" w:eastAsia="DengXian" w:hAnsi="Arial" w:cs="Arial"/>
                <w:sz w:val="16"/>
                <w:szCs w:val="16"/>
                <w:lang w:val="en-US" w:eastAsia="ko-KR"/>
              </w:rPr>
            </w:pPr>
            <w:r w:rsidRPr="00BC674D">
              <w:rPr>
                <w:rFonts w:ascii="Arial" w:eastAsia="DengXian" w:hAnsi="Arial" w:cs="Arial"/>
                <w:sz w:val="16"/>
                <w:szCs w:val="16"/>
                <w:lang w:val="en-US" w:eastAsia="ko-KR"/>
              </w:rPr>
              <w:lastRenderedPageBreak/>
              <w:t>[1E3]</w:t>
            </w:r>
          </w:p>
        </w:tc>
        <w:tc>
          <w:tcPr>
            <w:tcW w:w="611" w:type="pct"/>
            <w:shd w:val="clear" w:color="auto" w:fill="auto"/>
            <w:noWrap/>
            <w:vAlign w:val="center"/>
          </w:tcPr>
          <w:p w14:paraId="716B062B" w14:textId="77777777" w:rsidR="00BC674D" w:rsidRPr="00BC674D" w:rsidRDefault="00BC674D" w:rsidP="00BC674D">
            <w:pPr>
              <w:adjustRightInd w:val="0"/>
              <w:snapToGrid w:val="0"/>
              <w:rPr>
                <w:rFonts w:ascii="Arial" w:eastAsia="DengXian" w:hAnsi="Arial" w:cs="Arial"/>
                <w:sz w:val="16"/>
                <w:szCs w:val="16"/>
                <w:lang w:eastAsia="zh-CN"/>
              </w:rPr>
            </w:pPr>
            <w:r w:rsidRPr="00BC674D">
              <w:rPr>
                <w:rFonts w:ascii="Arial" w:eastAsia="DengXian" w:hAnsi="Arial" w:cs="Arial"/>
                <w:sz w:val="16"/>
                <w:szCs w:val="16"/>
                <w:lang w:eastAsia="zh-CN"/>
              </w:rPr>
              <w:t>CW2D distance (m)</w:t>
            </w:r>
          </w:p>
        </w:tc>
        <w:tc>
          <w:tcPr>
            <w:tcW w:w="1838" w:type="pct"/>
            <w:shd w:val="clear" w:color="auto" w:fill="auto"/>
            <w:vAlign w:val="center"/>
          </w:tcPr>
          <w:p w14:paraId="31D8A6B8" w14:textId="77777777" w:rsidR="00BC674D" w:rsidRPr="00BC674D" w:rsidRDefault="00BC674D" w:rsidP="00BC674D">
            <w:pPr>
              <w:adjustRightInd w:val="0"/>
              <w:snapToGrid w:val="0"/>
              <w:rPr>
                <w:rFonts w:ascii="Arial" w:eastAsia="DengXian" w:hAnsi="Arial" w:cs="Arial"/>
                <w:sz w:val="16"/>
                <w:szCs w:val="16"/>
                <w:lang w:eastAsia="zh-CN" w:bidi="ar"/>
              </w:rPr>
            </w:pPr>
            <w:r w:rsidRPr="00BC674D">
              <w:rPr>
                <w:rFonts w:ascii="Arial" w:eastAsia="DengXian" w:hAnsi="Arial" w:cs="Arial"/>
                <w:sz w:val="16"/>
                <w:szCs w:val="16"/>
                <w:lang w:eastAsia="zh-CN"/>
              </w:rPr>
              <w:t>N/A</w:t>
            </w:r>
          </w:p>
        </w:tc>
        <w:tc>
          <w:tcPr>
            <w:tcW w:w="2041" w:type="pct"/>
            <w:shd w:val="clear" w:color="auto" w:fill="auto"/>
            <w:vAlign w:val="center"/>
          </w:tcPr>
          <w:p w14:paraId="5F80A780" w14:textId="77777777" w:rsidR="00BC674D" w:rsidRPr="00BC674D" w:rsidRDefault="00BC674D" w:rsidP="00BC674D">
            <w:pPr>
              <w:adjustRightInd w:val="0"/>
              <w:snapToGrid w:val="0"/>
              <w:rPr>
                <w:rFonts w:ascii="Arial" w:eastAsia="DengXian" w:hAnsi="Arial" w:cs="Arial"/>
                <w:sz w:val="16"/>
                <w:szCs w:val="16"/>
                <w:lang w:eastAsia="zh-CN"/>
              </w:rPr>
            </w:pPr>
            <w:r w:rsidRPr="00BC674D">
              <w:rPr>
                <w:rFonts w:ascii="Arial" w:eastAsia="DengXian" w:hAnsi="Arial" w:cs="Arial"/>
                <w:sz w:val="16"/>
                <w:szCs w:val="16"/>
                <w:lang w:eastAsia="zh-CN"/>
              </w:rPr>
              <w:t>For scenarios ‘B’</w:t>
            </w:r>
          </w:p>
          <w:p w14:paraId="65A6BE5A" w14:textId="77777777" w:rsidR="00BC674D" w:rsidRPr="00BC674D" w:rsidRDefault="00BC674D" w:rsidP="00EA1844">
            <w:pPr>
              <w:numPr>
                <w:ilvl w:val="1"/>
                <w:numId w:val="88"/>
              </w:numPr>
              <w:adjustRightInd w:val="0"/>
              <w:snapToGrid w:val="0"/>
              <w:rPr>
                <w:rFonts w:ascii="Arial" w:eastAsia="DengXian" w:hAnsi="Arial" w:cs="Arial"/>
                <w:sz w:val="16"/>
                <w:szCs w:val="16"/>
                <w:lang w:eastAsia="zh-CN"/>
              </w:rPr>
            </w:pPr>
            <w:r w:rsidRPr="00BC674D">
              <w:rPr>
                <w:rFonts w:ascii="Arial" w:eastAsia="DengXian" w:hAnsi="Arial" w:cs="Arial"/>
                <w:sz w:val="16"/>
                <w:szCs w:val="16"/>
                <w:lang w:eastAsia="zh-CN"/>
              </w:rPr>
              <w:t xml:space="preserve">D1T1-B: </w:t>
            </w:r>
          </w:p>
          <w:p w14:paraId="48E16F44" w14:textId="77777777" w:rsidR="00BC674D" w:rsidRPr="00BC674D" w:rsidRDefault="00BC674D" w:rsidP="00EA1844">
            <w:pPr>
              <w:numPr>
                <w:ilvl w:val="2"/>
                <w:numId w:val="88"/>
              </w:numPr>
              <w:adjustRightInd w:val="0"/>
              <w:snapToGrid w:val="0"/>
              <w:rPr>
                <w:rFonts w:ascii="Arial" w:eastAsia="DengXian" w:hAnsi="Arial" w:cs="Arial"/>
                <w:sz w:val="16"/>
                <w:szCs w:val="16"/>
                <w:lang w:eastAsia="zh-CN"/>
              </w:rPr>
            </w:pPr>
            <w:r w:rsidRPr="00BC674D">
              <w:rPr>
                <w:rFonts w:ascii="Arial" w:eastAsia="DengXian" w:hAnsi="Arial" w:cs="Arial"/>
                <w:sz w:val="16"/>
                <w:szCs w:val="16"/>
                <w:lang w:eastAsia="zh-CN"/>
              </w:rPr>
              <w:t>5m,</w:t>
            </w:r>
          </w:p>
          <w:p w14:paraId="0B76651D" w14:textId="77777777" w:rsidR="00BC674D" w:rsidRPr="00BC674D" w:rsidRDefault="00BC674D" w:rsidP="00EA1844">
            <w:pPr>
              <w:numPr>
                <w:ilvl w:val="2"/>
                <w:numId w:val="88"/>
              </w:numPr>
              <w:adjustRightInd w:val="0"/>
              <w:snapToGrid w:val="0"/>
              <w:rPr>
                <w:rFonts w:ascii="Arial" w:eastAsia="DengXian" w:hAnsi="Arial" w:cs="Arial"/>
                <w:sz w:val="16"/>
                <w:szCs w:val="16"/>
                <w:lang w:eastAsia="zh-CN"/>
              </w:rPr>
            </w:pPr>
            <w:r w:rsidRPr="00BC674D">
              <w:rPr>
                <w:rFonts w:ascii="Arial" w:eastAsia="DengXian" w:hAnsi="Arial" w:cs="Arial"/>
                <w:sz w:val="16"/>
                <w:szCs w:val="16"/>
                <w:lang w:eastAsia="zh-CN"/>
              </w:rPr>
              <w:t>10m,</w:t>
            </w:r>
          </w:p>
          <w:p w14:paraId="5811C21B" w14:textId="77777777" w:rsidR="00BC674D" w:rsidRPr="00BC674D" w:rsidRDefault="00BC674D" w:rsidP="00EA1844">
            <w:pPr>
              <w:numPr>
                <w:ilvl w:val="2"/>
                <w:numId w:val="88"/>
              </w:numPr>
              <w:adjustRightInd w:val="0"/>
              <w:snapToGrid w:val="0"/>
              <w:rPr>
                <w:rFonts w:ascii="Arial" w:eastAsia="DengXian" w:hAnsi="Arial" w:cs="Arial"/>
                <w:sz w:val="16"/>
                <w:szCs w:val="16"/>
                <w:lang w:eastAsia="zh-CN"/>
              </w:rPr>
            </w:pPr>
            <w:r w:rsidRPr="00BC674D">
              <w:rPr>
                <w:rFonts w:ascii="Arial" w:eastAsia="DengXian" w:hAnsi="Arial" w:cs="Arial"/>
                <w:sz w:val="16"/>
                <w:szCs w:val="16"/>
                <w:lang w:eastAsia="zh-CN"/>
              </w:rPr>
              <w:t>20m</w:t>
            </w:r>
          </w:p>
          <w:p w14:paraId="3C5064F8" w14:textId="77777777" w:rsidR="00BC674D" w:rsidRPr="00BC674D" w:rsidRDefault="00BC674D" w:rsidP="00EA1844">
            <w:pPr>
              <w:numPr>
                <w:ilvl w:val="2"/>
                <w:numId w:val="88"/>
              </w:numPr>
              <w:rPr>
                <w:rFonts w:ascii="Arial" w:eastAsia="DengXian" w:hAnsi="Arial" w:cs="Arial"/>
                <w:sz w:val="16"/>
                <w:szCs w:val="16"/>
                <w:lang w:eastAsia="zh-CN"/>
              </w:rPr>
            </w:pPr>
            <w:r w:rsidRPr="00BC674D">
              <w:rPr>
                <w:rFonts w:ascii="Arial" w:eastAsia="DengXian" w:hAnsi="Arial" w:cs="Arial"/>
                <w:sz w:val="16"/>
                <w:szCs w:val="16"/>
                <w:lang w:eastAsia="zh-CN"/>
              </w:rPr>
              <w:t>CW2D distance is derived assuming CW node is located with the same position as ‘R1’ in ‘A1’ scenario</w:t>
            </w:r>
          </w:p>
          <w:p w14:paraId="733E4BCB" w14:textId="77777777" w:rsidR="00BC674D" w:rsidRPr="00BC674D" w:rsidRDefault="00BC674D" w:rsidP="00EA1844">
            <w:pPr>
              <w:numPr>
                <w:ilvl w:val="1"/>
                <w:numId w:val="88"/>
              </w:numPr>
              <w:adjustRightInd w:val="0"/>
              <w:snapToGrid w:val="0"/>
              <w:rPr>
                <w:rFonts w:ascii="Arial" w:eastAsia="DengXian" w:hAnsi="Arial" w:cs="Arial"/>
                <w:sz w:val="16"/>
                <w:szCs w:val="16"/>
                <w:lang w:eastAsia="zh-CN"/>
              </w:rPr>
            </w:pPr>
            <w:r w:rsidRPr="00BC674D">
              <w:rPr>
                <w:rFonts w:ascii="Arial" w:eastAsia="DengXian" w:hAnsi="Arial" w:cs="Arial"/>
                <w:sz w:val="16"/>
                <w:szCs w:val="16"/>
                <w:lang w:eastAsia="zh-CN"/>
              </w:rPr>
              <w:t xml:space="preserve">D2T2-B: </w:t>
            </w:r>
          </w:p>
          <w:p w14:paraId="37EE9273" w14:textId="77777777" w:rsidR="00BC674D" w:rsidRPr="00BC674D" w:rsidRDefault="00BC674D" w:rsidP="00EA1844">
            <w:pPr>
              <w:numPr>
                <w:ilvl w:val="2"/>
                <w:numId w:val="88"/>
              </w:numPr>
              <w:adjustRightInd w:val="0"/>
              <w:snapToGrid w:val="0"/>
              <w:rPr>
                <w:rFonts w:ascii="Arial" w:eastAsia="DengXian" w:hAnsi="Arial" w:cs="Arial"/>
                <w:sz w:val="16"/>
                <w:szCs w:val="16"/>
                <w:lang w:eastAsia="zh-CN"/>
              </w:rPr>
            </w:pPr>
            <w:r w:rsidRPr="00BC674D">
              <w:rPr>
                <w:rFonts w:ascii="Arial" w:eastAsia="DengXian" w:hAnsi="Arial" w:cs="Arial"/>
                <w:sz w:val="16"/>
                <w:szCs w:val="16"/>
                <w:lang w:eastAsia="zh-CN"/>
              </w:rPr>
              <w:t xml:space="preserve">5m, </w:t>
            </w:r>
          </w:p>
          <w:p w14:paraId="5675083D" w14:textId="77777777" w:rsidR="00BC674D" w:rsidRPr="00BC674D" w:rsidRDefault="00BC674D" w:rsidP="00EA1844">
            <w:pPr>
              <w:numPr>
                <w:ilvl w:val="2"/>
                <w:numId w:val="88"/>
              </w:numPr>
              <w:adjustRightInd w:val="0"/>
              <w:snapToGrid w:val="0"/>
              <w:rPr>
                <w:rFonts w:ascii="Arial" w:eastAsia="DengXian" w:hAnsi="Arial" w:cs="Arial"/>
                <w:sz w:val="16"/>
                <w:szCs w:val="16"/>
                <w:lang w:eastAsia="zh-CN"/>
              </w:rPr>
            </w:pPr>
            <w:r w:rsidRPr="00BC674D">
              <w:rPr>
                <w:rFonts w:ascii="Arial" w:eastAsia="DengXian" w:hAnsi="Arial" w:cs="Arial"/>
                <w:sz w:val="16"/>
                <w:szCs w:val="16"/>
                <w:lang w:eastAsia="zh-CN"/>
              </w:rPr>
              <w:t xml:space="preserve">10m, </w:t>
            </w:r>
          </w:p>
          <w:p w14:paraId="62C9EA6B" w14:textId="77777777" w:rsidR="00BC674D" w:rsidRPr="00BC674D" w:rsidRDefault="00BC674D" w:rsidP="00EA1844">
            <w:pPr>
              <w:numPr>
                <w:ilvl w:val="1"/>
                <w:numId w:val="88"/>
              </w:numPr>
              <w:adjustRightInd w:val="0"/>
              <w:snapToGrid w:val="0"/>
              <w:rPr>
                <w:rFonts w:ascii="Arial" w:eastAsia="DengXian" w:hAnsi="Arial" w:cs="Arial"/>
                <w:sz w:val="16"/>
                <w:szCs w:val="16"/>
                <w:lang w:eastAsia="zh-CN"/>
              </w:rPr>
            </w:pPr>
            <w:r w:rsidRPr="00BC674D">
              <w:rPr>
                <w:rFonts w:ascii="Arial" w:eastAsia="DengXian" w:hAnsi="Arial" w:cs="Arial"/>
                <w:sz w:val="16"/>
                <w:szCs w:val="16"/>
                <w:lang w:eastAsia="zh-CN" w:bidi="ar"/>
              </w:rPr>
              <w:t>FFS other values</w:t>
            </w:r>
          </w:p>
          <w:p w14:paraId="7732F80A" w14:textId="77777777" w:rsidR="00BC674D" w:rsidRPr="00BC674D" w:rsidRDefault="00BC674D" w:rsidP="00BC674D">
            <w:pPr>
              <w:adjustRightInd w:val="0"/>
              <w:snapToGrid w:val="0"/>
              <w:rPr>
                <w:rFonts w:ascii="Arial" w:eastAsia="DengXian" w:hAnsi="Arial" w:cs="Arial"/>
                <w:sz w:val="16"/>
                <w:szCs w:val="16"/>
                <w:lang w:eastAsia="zh-CN"/>
              </w:rPr>
            </w:pPr>
            <w:r w:rsidRPr="00BC674D">
              <w:rPr>
                <w:rFonts w:ascii="Arial" w:eastAsia="DengXian" w:hAnsi="Arial" w:cs="Arial"/>
                <w:sz w:val="16"/>
                <w:szCs w:val="16"/>
                <w:lang w:eastAsia="zh-CN"/>
              </w:rPr>
              <w:t>For scenarios ‘A1’ and ‘A2’</w:t>
            </w:r>
          </w:p>
          <w:p w14:paraId="79628A6B" w14:textId="77777777" w:rsidR="00BC674D" w:rsidRPr="00BC674D" w:rsidRDefault="00BC674D" w:rsidP="00EA1844">
            <w:pPr>
              <w:numPr>
                <w:ilvl w:val="1"/>
                <w:numId w:val="88"/>
              </w:numPr>
              <w:adjustRightInd w:val="0"/>
              <w:snapToGrid w:val="0"/>
              <w:rPr>
                <w:rFonts w:ascii="Arial" w:eastAsia="DengXian" w:hAnsi="Arial" w:cs="Arial"/>
                <w:sz w:val="16"/>
                <w:szCs w:val="16"/>
                <w:lang w:eastAsia="zh-CN"/>
              </w:rPr>
            </w:pPr>
            <w:r w:rsidRPr="00BC674D">
              <w:rPr>
                <w:rFonts w:ascii="Arial" w:eastAsia="DengXian" w:hAnsi="Arial" w:cs="Arial"/>
                <w:sz w:val="16"/>
                <w:szCs w:val="16"/>
                <w:lang w:eastAsia="zh-CN"/>
              </w:rPr>
              <w:t>Calculated (see note 1), (i.e., CW2D distance is calculated by assuming CW2D pathloss = D2R pathloss)</w:t>
            </w:r>
          </w:p>
          <w:p w14:paraId="54653590" w14:textId="77777777" w:rsidR="00BC674D" w:rsidRPr="00BC674D" w:rsidRDefault="00BC674D" w:rsidP="00BC674D">
            <w:pPr>
              <w:adjustRightInd w:val="0"/>
              <w:snapToGrid w:val="0"/>
              <w:rPr>
                <w:rFonts w:ascii="Arial" w:eastAsia="DengXian" w:hAnsi="Arial" w:cs="Arial"/>
                <w:sz w:val="16"/>
                <w:szCs w:val="16"/>
                <w:lang w:eastAsia="zh-CN" w:bidi="ar"/>
              </w:rPr>
            </w:pPr>
          </w:p>
          <w:p w14:paraId="49C4B78B" w14:textId="77777777" w:rsidR="00BC674D" w:rsidRPr="00BC674D" w:rsidRDefault="00BC674D" w:rsidP="00BC674D">
            <w:pPr>
              <w:adjustRightInd w:val="0"/>
              <w:snapToGrid w:val="0"/>
              <w:rPr>
                <w:rFonts w:ascii="Arial" w:eastAsia="DengXian" w:hAnsi="Arial" w:cs="Arial"/>
                <w:sz w:val="16"/>
                <w:szCs w:val="16"/>
                <w:lang w:eastAsia="zh-CN" w:bidi="ar"/>
              </w:rPr>
            </w:pPr>
            <w:r w:rsidRPr="00BC674D">
              <w:rPr>
                <w:rFonts w:ascii="Arial" w:eastAsia="DengXian" w:hAnsi="Arial" w:cs="Arial"/>
                <w:sz w:val="16"/>
                <w:szCs w:val="16"/>
                <w:lang w:eastAsia="zh-CN" w:bidi="ar"/>
              </w:rPr>
              <w:t>Note: only applicable for device 1/2a</w:t>
            </w:r>
          </w:p>
          <w:p w14:paraId="1AC22E5C" w14:textId="77777777" w:rsidR="00BC674D" w:rsidRPr="00BC674D" w:rsidRDefault="00BC674D" w:rsidP="00BC674D">
            <w:pPr>
              <w:adjustRightInd w:val="0"/>
              <w:snapToGrid w:val="0"/>
              <w:rPr>
                <w:rFonts w:ascii="Arial" w:eastAsia="DengXian" w:hAnsi="Arial" w:cs="Arial"/>
                <w:sz w:val="16"/>
                <w:szCs w:val="16"/>
                <w:lang w:eastAsia="zh-CN"/>
              </w:rPr>
            </w:pPr>
            <w:r w:rsidRPr="00BC674D">
              <w:rPr>
                <w:rFonts w:ascii="Arial" w:eastAsia="DengXian" w:hAnsi="Arial" w:cs="Arial"/>
                <w:sz w:val="16"/>
                <w:szCs w:val="16"/>
                <w:lang w:eastAsia="zh-CN" w:bidi="ar"/>
              </w:rPr>
              <w:t>Note: companies to report which value(s) are evaluated.</w:t>
            </w:r>
          </w:p>
        </w:tc>
      </w:tr>
      <w:tr w:rsidR="00BC674D" w:rsidRPr="00BC674D" w14:paraId="102BD59C" w14:textId="77777777" w:rsidTr="00BC674D">
        <w:trPr>
          <w:trHeight w:val="20"/>
          <w:jc w:val="center"/>
        </w:trPr>
        <w:tc>
          <w:tcPr>
            <w:tcW w:w="510" w:type="pct"/>
            <w:vAlign w:val="center"/>
          </w:tcPr>
          <w:p w14:paraId="12633613" w14:textId="77777777" w:rsidR="00BC674D" w:rsidRPr="00BC674D" w:rsidRDefault="00BC674D" w:rsidP="00BC674D">
            <w:pPr>
              <w:adjustRightInd w:val="0"/>
              <w:snapToGrid w:val="0"/>
              <w:ind w:left="840" w:hanging="840"/>
              <w:jc w:val="center"/>
              <w:rPr>
                <w:rFonts w:ascii="Arial" w:eastAsia="DengXian" w:hAnsi="Arial" w:cs="Arial"/>
                <w:sz w:val="16"/>
                <w:szCs w:val="16"/>
                <w:lang w:val="en-US" w:eastAsia="ko-KR"/>
              </w:rPr>
            </w:pPr>
            <w:r w:rsidRPr="00BC674D">
              <w:rPr>
                <w:rFonts w:ascii="Arial" w:eastAsia="DengXian" w:hAnsi="Arial" w:cs="Arial"/>
                <w:sz w:val="16"/>
                <w:szCs w:val="16"/>
                <w:lang w:val="en-US" w:eastAsia="ko-KR"/>
              </w:rPr>
              <w:t>[1E4]</w:t>
            </w:r>
          </w:p>
        </w:tc>
        <w:tc>
          <w:tcPr>
            <w:tcW w:w="611" w:type="pct"/>
            <w:shd w:val="clear" w:color="auto" w:fill="auto"/>
            <w:noWrap/>
            <w:vAlign w:val="center"/>
          </w:tcPr>
          <w:p w14:paraId="031E37DF" w14:textId="77777777" w:rsidR="00BC674D" w:rsidRPr="00BC674D" w:rsidRDefault="00BC674D" w:rsidP="00BC674D">
            <w:pPr>
              <w:adjustRightInd w:val="0"/>
              <w:snapToGrid w:val="0"/>
              <w:rPr>
                <w:rFonts w:ascii="Arial" w:eastAsia="DengXian" w:hAnsi="Arial" w:cs="Arial"/>
                <w:sz w:val="16"/>
                <w:szCs w:val="16"/>
                <w:lang w:eastAsia="zh-CN"/>
              </w:rPr>
            </w:pPr>
            <w:r w:rsidRPr="00BC674D">
              <w:rPr>
                <w:rFonts w:ascii="Arial" w:eastAsia="DengXian" w:hAnsi="Arial" w:cs="Arial"/>
                <w:sz w:val="16"/>
                <w:szCs w:val="16"/>
                <w:lang w:eastAsia="zh-CN"/>
              </w:rPr>
              <w:t>CW2D pathloss (dB)</w:t>
            </w:r>
          </w:p>
        </w:tc>
        <w:tc>
          <w:tcPr>
            <w:tcW w:w="1838" w:type="pct"/>
            <w:shd w:val="clear" w:color="auto" w:fill="auto"/>
            <w:vAlign w:val="center"/>
          </w:tcPr>
          <w:p w14:paraId="395205A2" w14:textId="77777777" w:rsidR="00BC674D" w:rsidRPr="00BC674D" w:rsidRDefault="00BC674D" w:rsidP="00BC674D">
            <w:pPr>
              <w:adjustRightInd w:val="0"/>
              <w:snapToGrid w:val="0"/>
              <w:rPr>
                <w:rFonts w:ascii="Arial" w:eastAsia="DengXian" w:hAnsi="Arial" w:cs="Arial"/>
                <w:sz w:val="16"/>
                <w:szCs w:val="16"/>
                <w:lang w:eastAsia="zh-CN" w:bidi="ar"/>
              </w:rPr>
            </w:pPr>
            <w:r w:rsidRPr="00BC674D">
              <w:rPr>
                <w:rFonts w:ascii="Arial" w:eastAsia="DengXian" w:hAnsi="Arial" w:cs="Arial"/>
                <w:sz w:val="16"/>
                <w:szCs w:val="16"/>
                <w:lang w:eastAsia="zh-CN"/>
              </w:rPr>
              <w:t>N/A</w:t>
            </w:r>
          </w:p>
        </w:tc>
        <w:tc>
          <w:tcPr>
            <w:tcW w:w="2041" w:type="pct"/>
            <w:shd w:val="clear" w:color="auto" w:fill="auto"/>
            <w:vAlign w:val="center"/>
          </w:tcPr>
          <w:p w14:paraId="1AAEE45C" w14:textId="77777777" w:rsidR="00BC674D" w:rsidRPr="00BC674D" w:rsidRDefault="00BC674D" w:rsidP="00BC674D">
            <w:pPr>
              <w:adjustRightInd w:val="0"/>
              <w:snapToGrid w:val="0"/>
              <w:ind w:left="320" w:hangingChars="200" w:hanging="320"/>
              <w:rPr>
                <w:rFonts w:ascii="Arial" w:eastAsia="DengXian" w:hAnsi="Arial" w:cs="Arial"/>
                <w:sz w:val="16"/>
                <w:szCs w:val="16"/>
                <w:lang w:eastAsia="zh-CN"/>
              </w:rPr>
            </w:pPr>
            <w:r w:rsidRPr="00BC674D">
              <w:rPr>
                <w:rFonts w:ascii="Arial" w:eastAsia="DengXian" w:hAnsi="Arial" w:cs="Arial"/>
                <w:sz w:val="16"/>
                <w:szCs w:val="16"/>
                <w:lang w:eastAsia="zh-CN"/>
              </w:rPr>
              <w:t>Calculated (see note1)</w:t>
            </w:r>
          </w:p>
          <w:p w14:paraId="427B52FF" w14:textId="77777777" w:rsidR="00BC674D" w:rsidRPr="00BC674D" w:rsidRDefault="00BC674D" w:rsidP="00BC674D">
            <w:pPr>
              <w:adjustRightInd w:val="0"/>
              <w:snapToGrid w:val="0"/>
              <w:ind w:left="320" w:hangingChars="200" w:hanging="320"/>
              <w:rPr>
                <w:rFonts w:ascii="Arial" w:eastAsia="DengXian" w:hAnsi="Arial" w:cs="Arial"/>
                <w:sz w:val="16"/>
                <w:szCs w:val="16"/>
                <w:lang w:eastAsia="zh-CN" w:bidi="ar"/>
              </w:rPr>
            </w:pPr>
            <w:r w:rsidRPr="00BC674D">
              <w:rPr>
                <w:rFonts w:ascii="Arial" w:eastAsia="DengXian" w:hAnsi="Arial" w:cs="Arial"/>
                <w:sz w:val="16"/>
                <w:szCs w:val="16"/>
                <w:lang w:eastAsia="zh-CN" w:bidi="ar"/>
              </w:rPr>
              <w:t>Note: only applicable for device 1/2a</w:t>
            </w:r>
          </w:p>
        </w:tc>
      </w:tr>
      <w:tr w:rsidR="00BC674D" w:rsidRPr="00BC674D" w14:paraId="5ABBB41E" w14:textId="77777777" w:rsidTr="00BC674D">
        <w:trPr>
          <w:trHeight w:val="20"/>
          <w:jc w:val="center"/>
        </w:trPr>
        <w:tc>
          <w:tcPr>
            <w:tcW w:w="510" w:type="pct"/>
            <w:vAlign w:val="center"/>
          </w:tcPr>
          <w:p w14:paraId="7CAE7465" w14:textId="77777777" w:rsidR="00BC674D" w:rsidRPr="00BC674D" w:rsidRDefault="00BC674D" w:rsidP="00BC674D">
            <w:pPr>
              <w:adjustRightInd w:val="0"/>
              <w:snapToGrid w:val="0"/>
              <w:ind w:left="840" w:hanging="840"/>
              <w:jc w:val="center"/>
              <w:rPr>
                <w:rFonts w:ascii="Arial" w:eastAsia="DengXian" w:hAnsi="Arial" w:cs="Arial"/>
                <w:sz w:val="16"/>
                <w:szCs w:val="16"/>
                <w:lang w:val="en-US" w:eastAsia="ko-KR"/>
              </w:rPr>
            </w:pPr>
            <w:r w:rsidRPr="00BC674D">
              <w:rPr>
                <w:rFonts w:ascii="Arial" w:eastAsia="DengXian" w:hAnsi="Arial" w:cs="Arial"/>
                <w:sz w:val="16"/>
                <w:szCs w:val="16"/>
                <w:lang w:val="en-US" w:eastAsia="ko-KR"/>
              </w:rPr>
              <w:t>[1E5]</w:t>
            </w:r>
          </w:p>
        </w:tc>
        <w:tc>
          <w:tcPr>
            <w:tcW w:w="611" w:type="pct"/>
            <w:shd w:val="clear" w:color="auto" w:fill="auto"/>
            <w:noWrap/>
            <w:vAlign w:val="center"/>
          </w:tcPr>
          <w:p w14:paraId="4BB445C5" w14:textId="77777777" w:rsidR="00BC674D" w:rsidRPr="00BC674D" w:rsidRDefault="00BC674D" w:rsidP="00BC674D">
            <w:pPr>
              <w:adjustRightInd w:val="0"/>
              <w:snapToGrid w:val="0"/>
              <w:rPr>
                <w:rFonts w:ascii="Arial" w:eastAsia="DengXian" w:hAnsi="Arial" w:cs="Arial"/>
                <w:sz w:val="16"/>
                <w:szCs w:val="16"/>
                <w:lang w:eastAsia="zh-CN"/>
              </w:rPr>
            </w:pPr>
            <w:r w:rsidRPr="00BC674D">
              <w:rPr>
                <w:rFonts w:ascii="Arial" w:eastAsia="DengXian" w:hAnsi="Arial" w:cs="Arial"/>
                <w:sz w:val="16"/>
                <w:szCs w:val="16"/>
                <w:lang w:eastAsia="zh-CN"/>
              </w:rPr>
              <w:t>CW received power (dBm)</w:t>
            </w:r>
          </w:p>
        </w:tc>
        <w:tc>
          <w:tcPr>
            <w:tcW w:w="1838" w:type="pct"/>
            <w:shd w:val="clear" w:color="auto" w:fill="auto"/>
            <w:vAlign w:val="center"/>
          </w:tcPr>
          <w:p w14:paraId="5DE572CD" w14:textId="77777777" w:rsidR="00BC674D" w:rsidRPr="00BC674D" w:rsidRDefault="00BC674D" w:rsidP="00BC674D">
            <w:pPr>
              <w:adjustRightInd w:val="0"/>
              <w:snapToGrid w:val="0"/>
              <w:rPr>
                <w:rFonts w:ascii="Arial" w:eastAsia="DengXian" w:hAnsi="Arial" w:cs="Arial"/>
                <w:sz w:val="16"/>
                <w:szCs w:val="16"/>
                <w:lang w:eastAsia="zh-CN" w:bidi="ar"/>
              </w:rPr>
            </w:pPr>
            <w:r w:rsidRPr="00BC674D">
              <w:rPr>
                <w:rFonts w:ascii="Arial" w:eastAsia="DengXian" w:hAnsi="Arial" w:cs="Arial"/>
                <w:sz w:val="16"/>
                <w:szCs w:val="16"/>
                <w:lang w:eastAsia="zh-CN"/>
              </w:rPr>
              <w:t>N/A</w:t>
            </w:r>
          </w:p>
        </w:tc>
        <w:tc>
          <w:tcPr>
            <w:tcW w:w="2041" w:type="pct"/>
            <w:shd w:val="clear" w:color="auto" w:fill="auto"/>
            <w:vAlign w:val="center"/>
          </w:tcPr>
          <w:p w14:paraId="46721351" w14:textId="77777777" w:rsidR="00BC674D" w:rsidRPr="00BC674D" w:rsidRDefault="00BC674D" w:rsidP="00BC674D">
            <w:pPr>
              <w:adjustRightInd w:val="0"/>
              <w:snapToGrid w:val="0"/>
              <w:ind w:left="320" w:hangingChars="200" w:hanging="320"/>
              <w:rPr>
                <w:rFonts w:ascii="Arial" w:eastAsia="DengXian" w:hAnsi="Arial" w:cs="Arial"/>
                <w:sz w:val="16"/>
                <w:szCs w:val="16"/>
                <w:lang w:eastAsia="zh-CN"/>
              </w:rPr>
            </w:pPr>
            <w:r w:rsidRPr="00BC674D">
              <w:rPr>
                <w:rFonts w:ascii="Arial" w:eastAsia="DengXian" w:hAnsi="Arial" w:cs="Arial"/>
                <w:sz w:val="16"/>
                <w:szCs w:val="16"/>
                <w:lang w:eastAsia="zh-CN"/>
              </w:rPr>
              <w:t>Calculated (see note1)</w:t>
            </w:r>
          </w:p>
          <w:p w14:paraId="215BD309" w14:textId="77777777" w:rsidR="00BC674D" w:rsidRPr="00BC674D" w:rsidRDefault="00BC674D" w:rsidP="00BC674D">
            <w:pPr>
              <w:adjustRightInd w:val="0"/>
              <w:snapToGrid w:val="0"/>
              <w:ind w:left="320" w:hangingChars="200" w:hanging="320"/>
              <w:rPr>
                <w:rFonts w:ascii="Arial" w:eastAsia="DengXian" w:hAnsi="Arial" w:cs="Arial"/>
                <w:sz w:val="16"/>
                <w:szCs w:val="16"/>
                <w:lang w:eastAsia="zh-CN"/>
              </w:rPr>
            </w:pPr>
            <w:r w:rsidRPr="00BC674D">
              <w:rPr>
                <w:rFonts w:ascii="Arial" w:eastAsia="DengXian" w:hAnsi="Arial" w:cs="Arial"/>
                <w:sz w:val="16"/>
                <w:szCs w:val="16"/>
                <w:lang w:eastAsia="zh-CN" w:bidi="ar"/>
              </w:rPr>
              <w:t>Note: only applicable for device 1/2a</w:t>
            </w:r>
          </w:p>
        </w:tc>
      </w:tr>
      <w:tr w:rsidR="00BC674D" w:rsidRPr="00BC674D" w14:paraId="0F6AC036" w14:textId="77777777" w:rsidTr="00BC674D">
        <w:trPr>
          <w:trHeight w:val="20"/>
          <w:jc w:val="center"/>
        </w:trPr>
        <w:tc>
          <w:tcPr>
            <w:tcW w:w="510" w:type="pct"/>
            <w:tcBorders>
              <w:top w:val="single" w:sz="4" w:space="0" w:color="auto"/>
              <w:left w:val="single" w:sz="4" w:space="0" w:color="auto"/>
              <w:bottom w:val="single" w:sz="4" w:space="0" w:color="auto"/>
              <w:right w:val="single" w:sz="4" w:space="0" w:color="auto"/>
            </w:tcBorders>
            <w:vAlign w:val="center"/>
          </w:tcPr>
          <w:p w14:paraId="6DF9D769" w14:textId="77777777" w:rsidR="00BC674D" w:rsidRPr="00BC674D" w:rsidRDefault="00BC674D" w:rsidP="00BC674D">
            <w:pPr>
              <w:adjustRightInd w:val="0"/>
              <w:snapToGrid w:val="0"/>
              <w:ind w:left="840" w:hanging="840"/>
              <w:jc w:val="center"/>
              <w:rPr>
                <w:rFonts w:ascii="Arial" w:eastAsia="DengXian" w:hAnsi="Arial" w:cs="Arial"/>
                <w:sz w:val="16"/>
                <w:szCs w:val="16"/>
                <w:lang w:val="en-US" w:eastAsia="ko-KR"/>
              </w:rPr>
            </w:pPr>
            <w:r w:rsidRPr="00BC674D">
              <w:rPr>
                <w:rFonts w:ascii="Arial" w:eastAsia="DengXian" w:hAnsi="Arial" w:cs="Arial"/>
                <w:sz w:val="16"/>
                <w:szCs w:val="16"/>
                <w:lang w:val="en-US" w:eastAsia="ko-KR"/>
              </w:rPr>
              <w:t>[1F]</w:t>
            </w:r>
          </w:p>
        </w:tc>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4C9C24B" w14:textId="77777777" w:rsidR="00BC674D" w:rsidRPr="00BC674D" w:rsidRDefault="00BC674D" w:rsidP="00BC674D">
            <w:pPr>
              <w:adjustRightInd w:val="0"/>
              <w:snapToGrid w:val="0"/>
              <w:rPr>
                <w:rFonts w:ascii="Arial" w:eastAsia="DengXian" w:hAnsi="Arial" w:cs="Arial"/>
                <w:sz w:val="16"/>
                <w:szCs w:val="16"/>
                <w:lang w:bidi="ar"/>
              </w:rPr>
            </w:pPr>
            <w:r w:rsidRPr="00BC674D">
              <w:rPr>
                <w:rFonts w:ascii="Arial" w:eastAsia="DengXian" w:hAnsi="Arial" w:cs="Arial"/>
                <w:sz w:val="16"/>
                <w:szCs w:val="16"/>
                <w:lang w:bidi="ar"/>
              </w:rPr>
              <w:t>Transmission Bandwidth used for the evaluated</w:t>
            </w:r>
            <w:r w:rsidRPr="00BC674D">
              <w:rPr>
                <w:rFonts w:ascii="Arial" w:eastAsia="DengXian" w:hAnsi="Arial" w:cs="Arial"/>
                <w:sz w:val="16"/>
                <w:szCs w:val="16"/>
                <w:lang w:eastAsia="zh-CN" w:bidi="ar"/>
              </w:rPr>
              <w:t xml:space="preserve"> </w:t>
            </w:r>
            <w:r w:rsidRPr="00BC674D">
              <w:rPr>
                <w:rFonts w:ascii="Arial" w:eastAsia="DengXian" w:hAnsi="Arial" w:cs="Arial"/>
                <w:sz w:val="16"/>
                <w:szCs w:val="16"/>
                <w:lang w:bidi="ar"/>
              </w:rPr>
              <w:t>channel</w:t>
            </w:r>
            <w:r w:rsidRPr="00BC674D">
              <w:rPr>
                <w:rFonts w:ascii="Arial" w:eastAsia="DengXian" w:hAnsi="Arial" w:cs="Arial"/>
                <w:sz w:val="16"/>
                <w:szCs w:val="16"/>
                <w:lang w:eastAsia="zh-CN" w:bidi="ar"/>
              </w:rPr>
              <w:t xml:space="preserve"> (Hz)</w:t>
            </w:r>
          </w:p>
        </w:tc>
        <w:tc>
          <w:tcPr>
            <w:tcW w:w="1838" w:type="pct"/>
            <w:tcBorders>
              <w:top w:val="single" w:sz="4" w:space="0" w:color="auto"/>
              <w:left w:val="single" w:sz="4" w:space="0" w:color="auto"/>
              <w:bottom w:val="single" w:sz="4" w:space="0" w:color="auto"/>
              <w:right w:val="single" w:sz="4" w:space="0" w:color="auto"/>
            </w:tcBorders>
            <w:shd w:val="clear" w:color="auto" w:fill="auto"/>
            <w:vAlign w:val="center"/>
          </w:tcPr>
          <w:p w14:paraId="6B2F877E" w14:textId="77777777" w:rsidR="00BC674D" w:rsidRPr="00BC674D" w:rsidRDefault="00BC674D" w:rsidP="00BC674D">
            <w:pPr>
              <w:adjustRightInd w:val="0"/>
              <w:snapToGrid w:val="0"/>
              <w:rPr>
                <w:rFonts w:ascii="Arial" w:eastAsia="DengXian" w:hAnsi="Arial" w:cs="Arial"/>
                <w:sz w:val="16"/>
                <w:szCs w:val="16"/>
                <w:lang w:eastAsia="zh-CN"/>
              </w:rPr>
            </w:pPr>
            <w:r w:rsidRPr="00BC674D">
              <w:rPr>
                <w:rFonts w:ascii="Arial" w:eastAsia="DengXian" w:hAnsi="Arial" w:cs="Arial"/>
                <w:sz w:val="16"/>
                <w:szCs w:val="16"/>
                <w:lang w:eastAsia="zh-CN"/>
              </w:rPr>
              <w:t xml:space="preserve">180kHz(M), </w:t>
            </w:r>
          </w:p>
          <w:p w14:paraId="196DDB38" w14:textId="77777777" w:rsidR="00BC674D" w:rsidRPr="00BC674D" w:rsidRDefault="00BC674D" w:rsidP="00BC674D">
            <w:pPr>
              <w:adjustRightInd w:val="0"/>
              <w:snapToGrid w:val="0"/>
              <w:rPr>
                <w:rFonts w:ascii="Arial" w:eastAsia="DengXian" w:hAnsi="Arial" w:cs="Arial"/>
                <w:sz w:val="16"/>
                <w:szCs w:val="16"/>
                <w:lang w:eastAsia="zh-CN"/>
              </w:rPr>
            </w:pPr>
            <w:r w:rsidRPr="00BC674D">
              <w:rPr>
                <w:rFonts w:ascii="Arial" w:eastAsia="DengXian" w:hAnsi="Arial" w:cs="Arial"/>
                <w:sz w:val="16"/>
                <w:szCs w:val="16"/>
                <w:lang w:eastAsia="zh-CN"/>
              </w:rPr>
              <w:t xml:space="preserve">360kHz(O), </w:t>
            </w:r>
          </w:p>
          <w:p w14:paraId="267FC34B" w14:textId="77777777" w:rsidR="00BC674D" w:rsidRPr="00BC674D" w:rsidRDefault="00BC674D" w:rsidP="00BC674D">
            <w:pPr>
              <w:adjustRightInd w:val="0"/>
              <w:snapToGrid w:val="0"/>
              <w:rPr>
                <w:rFonts w:ascii="Arial" w:eastAsia="DengXian" w:hAnsi="Arial" w:cs="Arial"/>
                <w:sz w:val="16"/>
                <w:szCs w:val="16"/>
                <w:lang w:eastAsia="zh-CN"/>
              </w:rPr>
            </w:pPr>
            <w:r w:rsidRPr="00BC674D">
              <w:rPr>
                <w:rFonts w:ascii="Arial" w:eastAsia="DengXian" w:hAnsi="Arial" w:cs="Arial"/>
                <w:sz w:val="16"/>
                <w:szCs w:val="16"/>
                <w:lang w:eastAsia="zh-CN"/>
              </w:rPr>
              <w:t>1.08MHz(O)</w:t>
            </w:r>
          </w:p>
        </w:tc>
        <w:tc>
          <w:tcPr>
            <w:tcW w:w="2041" w:type="pct"/>
            <w:tcBorders>
              <w:top w:val="single" w:sz="4" w:space="0" w:color="auto"/>
              <w:left w:val="single" w:sz="4" w:space="0" w:color="auto"/>
              <w:bottom w:val="single" w:sz="4" w:space="0" w:color="auto"/>
              <w:right w:val="single" w:sz="4" w:space="0" w:color="auto"/>
            </w:tcBorders>
            <w:shd w:val="clear" w:color="auto" w:fill="auto"/>
            <w:vAlign w:val="center"/>
          </w:tcPr>
          <w:p w14:paraId="0E73E6D2" w14:textId="77777777" w:rsidR="00BC674D" w:rsidRPr="00BC674D" w:rsidRDefault="00BC674D" w:rsidP="00BC674D">
            <w:pPr>
              <w:adjustRightInd w:val="0"/>
              <w:snapToGrid w:val="0"/>
              <w:rPr>
                <w:rFonts w:ascii="Arial" w:eastAsia="DengXian" w:hAnsi="Arial" w:cs="Arial"/>
                <w:sz w:val="16"/>
                <w:szCs w:val="16"/>
                <w:lang w:val="de-DE" w:eastAsia="zh-CN"/>
              </w:rPr>
            </w:pPr>
            <w:r w:rsidRPr="00BC674D">
              <w:rPr>
                <w:rFonts w:ascii="Arial" w:eastAsia="DengXian" w:hAnsi="Arial" w:cs="Arial"/>
                <w:sz w:val="16"/>
                <w:szCs w:val="16"/>
                <w:lang w:val="de-DE" w:eastAsia="zh-CN"/>
              </w:rPr>
              <w:t>Refer to LLS table [1a]</w:t>
            </w:r>
          </w:p>
        </w:tc>
      </w:tr>
      <w:tr w:rsidR="00BC674D" w:rsidRPr="00BC674D" w14:paraId="6FFDD98A" w14:textId="77777777" w:rsidTr="00BC674D">
        <w:trPr>
          <w:trHeight w:val="20"/>
          <w:jc w:val="center"/>
        </w:trPr>
        <w:tc>
          <w:tcPr>
            <w:tcW w:w="510" w:type="pct"/>
            <w:tcBorders>
              <w:top w:val="single" w:sz="4" w:space="0" w:color="auto"/>
              <w:left w:val="single" w:sz="4" w:space="0" w:color="auto"/>
              <w:bottom w:val="single" w:sz="4" w:space="0" w:color="auto"/>
              <w:right w:val="single" w:sz="4" w:space="0" w:color="auto"/>
            </w:tcBorders>
            <w:vAlign w:val="center"/>
          </w:tcPr>
          <w:p w14:paraId="0D5C9AC2" w14:textId="77777777" w:rsidR="00BC674D" w:rsidRPr="00BC674D" w:rsidRDefault="00BC674D" w:rsidP="00BC674D">
            <w:pPr>
              <w:adjustRightInd w:val="0"/>
              <w:snapToGrid w:val="0"/>
              <w:ind w:left="840" w:hanging="840"/>
              <w:jc w:val="center"/>
              <w:rPr>
                <w:rFonts w:ascii="Arial" w:eastAsia="DengXian" w:hAnsi="Arial" w:cs="Arial"/>
                <w:sz w:val="16"/>
                <w:szCs w:val="16"/>
                <w:lang w:val="en-US" w:eastAsia="ko-KR"/>
              </w:rPr>
            </w:pPr>
            <w:r w:rsidRPr="00BC674D">
              <w:rPr>
                <w:rFonts w:ascii="Arial" w:eastAsia="DengXian" w:hAnsi="Arial" w:cs="Arial"/>
                <w:sz w:val="16"/>
                <w:szCs w:val="16"/>
                <w:lang w:val="en-US" w:eastAsia="ko-KR"/>
              </w:rPr>
              <w:t>[1G]</w:t>
            </w:r>
          </w:p>
        </w:tc>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4A9AE5D" w14:textId="77777777" w:rsidR="00BC674D" w:rsidRPr="00BC674D" w:rsidRDefault="00BC674D" w:rsidP="00BC674D">
            <w:pPr>
              <w:adjustRightInd w:val="0"/>
              <w:snapToGrid w:val="0"/>
              <w:rPr>
                <w:rFonts w:ascii="Arial" w:eastAsia="DengXian" w:hAnsi="Arial" w:cs="Arial"/>
                <w:sz w:val="16"/>
                <w:szCs w:val="16"/>
                <w:lang w:bidi="ar"/>
              </w:rPr>
            </w:pPr>
            <w:r w:rsidRPr="00BC674D">
              <w:rPr>
                <w:rFonts w:ascii="Arial" w:eastAsia="DengXian" w:hAnsi="Arial" w:cs="Arial"/>
                <w:sz w:val="16"/>
                <w:szCs w:val="16"/>
              </w:rPr>
              <w:t>Tx antenna gain (dBi)</w:t>
            </w:r>
          </w:p>
        </w:tc>
        <w:tc>
          <w:tcPr>
            <w:tcW w:w="1838" w:type="pct"/>
            <w:tcBorders>
              <w:top w:val="single" w:sz="4" w:space="0" w:color="auto"/>
              <w:left w:val="single" w:sz="4" w:space="0" w:color="auto"/>
              <w:bottom w:val="single" w:sz="4" w:space="0" w:color="auto"/>
              <w:right w:val="single" w:sz="4" w:space="0" w:color="auto"/>
            </w:tcBorders>
            <w:shd w:val="clear" w:color="auto" w:fill="auto"/>
            <w:vAlign w:val="center"/>
          </w:tcPr>
          <w:p w14:paraId="6C92EDDD" w14:textId="77777777" w:rsidR="00BC674D" w:rsidRPr="00BC674D" w:rsidRDefault="00BC674D" w:rsidP="00EA1844">
            <w:pPr>
              <w:numPr>
                <w:ilvl w:val="0"/>
                <w:numId w:val="88"/>
              </w:numPr>
              <w:adjustRightInd w:val="0"/>
              <w:snapToGrid w:val="0"/>
              <w:rPr>
                <w:rFonts w:ascii="Arial" w:eastAsia="DengXian" w:hAnsi="Arial" w:cs="Arial"/>
                <w:sz w:val="16"/>
                <w:szCs w:val="16"/>
                <w:lang w:eastAsia="zh-CN"/>
              </w:rPr>
            </w:pPr>
            <w:r w:rsidRPr="00BC674D">
              <w:rPr>
                <w:rFonts w:ascii="Arial" w:eastAsia="DengXian" w:hAnsi="Arial" w:cs="Arial"/>
                <w:sz w:val="16"/>
                <w:szCs w:val="16"/>
                <w:lang w:eastAsia="zh-CN"/>
              </w:rPr>
              <w:t>For BS for indoor, 6 dBi(M), 2dBi(M)</w:t>
            </w:r>
          </w:p>
          <w:p w14:paraId="5BBC2D72" w14:textId="77777777" w:rsidR="00BC674D" w:rsidRPr="00BC674D" w:rsidRDefault="00BC674D" w:rsidP="00EA1844">
            <w:pPr>
              <w:numPr>
                <w:ilvl w:val="0"/>
                <w:numId w:val="88"/>
              </w:numPr>
              <w:rPr>
                <w:rFonts w:ascii="Arial" w:eastAsia="DengXian" w:hAnsi="Arial" w:cs="Arial"/>
                <w:sz w:val="16"/>
                <w:szCs w:val="16"/>
                <w:lang w:eastAsia="zh-CN"/>
              </w:rPr>
            </w:pPr>
            <w:r w:rsidRPr="00BC674D">
              <w:rPr>
                <w:rFonts w:ascii="Arial" w:eastAsia="DengXian" w:hAnsi="Arial" w:cs="Arial"/>
                <w:sz w:val="16"/>
                <w:szCs w:val="16"/>
                <w:lang w:eastAsia="zh-CN"/>
              </w:rPr>
              <w:t>For intermediate UE, 0 dBi</w:t>
            </w:r>
          </w:p>
        </w:tc>
        <w:tc>
          <w:tcPr>
            <w:tcW w:w="2041" w:type="pct"/>
            <w:tcBorders>
              <w:top w:val="single" w:sz="4" w:space="0" w:color="auto"/>
              <w:left w:val="single" w:sz="4" w:space="0" w:color="auto"/>
              <w:bottom w:val="single" w:sz="4" w:space="0" w:color="auto"/>
              <w:right w:val="single" w:sz="4" w:space="0" w:color="auto"/>
            </w:tcBorders>
            <w:shd w:val="clear" w:color="auto" w:fill="auto"/>
            <w:vAlign w:val="center"/>
          </w:tcPr>
          <w:p w14:paraId="5D28597C" w14:textId="77777777" w:rsidR="00BC674D" w:rsidRPr="00BC674D" w:rsidRDefault="00BC674D" w:rsidP="00EA1844">
            <w:pPr>
              <w:numPr>
                <w:ilvl w:val="0"/>
                <w:numId w:val="88"/>
              </w:numPr>
              <w:adjustRightInd w:val="0"/>
              <w:snapToGrid w:val="0"/>
              <w:rPr>
                <w:rFonts w:ascii="Arial" w:eastAsia="DengXian" w:hAnsi="Arial" w:cs="Arial"/>
                <w:sz w:val="16"/>
                <w:szCs w:val="16"/>
                <w:lang w:eastAsia="zh-CN"/>
              </w:rPr>
            </w:pPr>
            <w:r w:rsidRPr="00BC674D">
              <w:rPr>
                <w:rFonts w:ascii="Arial" w:eastAsia="DengXian" w:hAnsi="Arial" w:cs="Arial"/>
                <w:sz w:val="16"/>
                <w:szCs w:val="16"/>
                <w:lang w:eastAsia="zh-CN"/>
              </w:rPr>
              <w:t>For A-IoT device, 0dBi</w:t>
            </w:r>
          </w:p>
        </w:tc>
      </w:tr>
      <w:tr w:rsidR="00BC674D" w:rsidRPr="00BC674D" w14:paraId="63EFDB53" w14:textId="77777777" w:rsidTr="00BC674D">
        <w:trPr>
          <w:trHeight w:val="20"/>
          <w:jc w:val="center"/>
        </w:trPr>
        <w:tc>
          <w:tcPr>
            <w:tcW w:w="510" w:type="pct"/>
            <w:tcBorders>
              <w:top w:val="single" w:sz="4" w:space="0" w:color="auto"/>
              <w:left w:val="single" w:sz="4" w:space="0" w:color="auto"/>
              <w:bottom w:val="single" w:sz="4" w:space="0" w:color="auto"/>
              <w:right w:val="single" w:sz="4" w:space="0" w:color="auto"/>
            </w:tcBorders>
            <w:vAlign w:val="center"/>
          </w:tcPr>
          <w:p w14:paraId="788F67C2" w14:textId="77777777" w:rsidR="00BC674D" w:rsidRPr="00BC674D" w:rsidRDefault="00BC674D" w:rsidP="00BC674D">
            <w:pPr>
              <w:adjustRightInd w:val="0"/>
              <w:snapToGrid w:val="0"/>
              <w:ind w:left="840" w:hanging="840"/>
              <w:jc w:val="center"/>
              <w:rPr>
                <w:rFonts w:ascii="Arial" w:eastAsia="DengXian" w:hAnsi="Arial" w:cs="Arial"/>
                <w:sz w:val="16"/>
                <w:szCs w:val="16"/>
                <w:lang w:val="en-US" w:eastAsia="ko-KR"/>
              </w:rPr>
            </w:pPr>
            <w:r w:rsidRPr="00BC674D">
              <w:rPr>
                <w:rFonts w:ascii="Arial" w:eastAsia="DengXian" w:hAnsi="Arial" w:cs="Arial"/>
                <w:sz w:val="16"/>
                <w:szCs w:val="16"/>
                <w:lang w:val="en-US" w:eastAsia="ko-KR"/>
              </w:rPr>
              <w:t>[1H]</w:t>
            </w:r>
          </w:p>
        </w:tc>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08C7B95" w14:textId="77777777" w:rsidR="00BC674D" w:rsidRPr="00BC674D" w:rsidRDefault="00BC674D" w:rsidP="00BC674D">
            <w:pPr>
              <w:adjustRightInd w:val="0"/>
              <w:snapToGrid w:val="0"/>
              <w:rPr>
                <w:rFonts w:ascii="Arial" w:eastAsia="DengXian" w:hAnsi="Arial" w:cs="Arial"/>
                <w:sz w:val="16"/>
                <w:szCs w:val="16"/>
              </w:rPr>
            </w:pPr>
            <w:r w:rsidRPr="00BC674D">
              <w:rPr>
                <w:rFonts w:ascii="Arial" w:eastAsia="DengXian" w:hAnsi="Arial" w:cs="Arial"/>
                <w:sz w:val="16"/>
                <w:szCs w:val="16"/>
              </w:rPr>
              <w:t xml:space="preserve">Ambient IoT backscatter loss (dB) </w:t>
            </w:r>
            <w:r w:rsidRPr="00BC674D">
              <w:rPr>
                <w:rFonts w:ascii="Arial" w:eastAsia="DengXian" w:hAnsi="Arial" w:cs="Arial"/>
                <w:sz w:val="16"/>
                <w:szCs w:val="16"/>
                <w:lang w:eastAsia="zh-CN" w:bidi="ar"/>
              </w:rPr>
              <w:t xml:space="preserve">due to Modulation factor </w:t>
            </w:r>
          </w:p>
        </w:tc>
        <w:tc>
          <w:tcPr>
            <w:tcW w:w="1838" w:type="pct"/>
            <w:tcBorders>
              <w:top w:val="single" w:sz="4" w:space="0" w:color="auto"/>
              <w:left w:val="single" w:sz="4" w:space="0" w:color="auto"/>
              <w:bottom w:val="single" w:sz="4" w:space="0" w:color="auto"/>
              <w:right w:val="single" w:sz="4" w:space="0" w:color="auto"/>
            </w:tcBorders>
            <w:shd w:val="clear" w:color="auto" w:fill="auto"/>
            <w:vAlign w:val="center"/>
          </w:tcPr>
          <w:p w14:paraId="186DD195" w14:textId="77777777" w:rsidR="00BC674D" w:rsidRPr="00BC674D" w:rsidRDefault="00BC674D" w:rsidP="00BC674D">
            <w:pPr>
              <w:adjustRightInd w:val="0"/>
              <w:snapToGrid w:val="0"/>
              <w:rPr>
                <w:rFonts w:ascii="Arial" w:eastAsia="DengXian" w:hAnsi="Arial" w:cs="Arial"/>
                <w:sz w:val="16"/>
                <w:szCs w:val="16"/>
                <w:lang w:eastAsia="zh-CN"/>
              </w:rPr>
            </w:pPr>
            <w:r w:rsidRPr="00BC674D">
              <w:rPr>
                <w:rFonts w:ascii="Arial" w:eastAsia="DengXian" w:hAnsi="Arial" w:cs="Arial"/>
                <w:sz w:val="16"/>
                <w:szCs w:val="16"/>
                <w:lang w:eastAsia="zh-CN"/>
              </w:rPr>
              <w:t>N/A</w:t>
            </w:r>
          </w:p>
        </w:tc>
        <w:tc>
          <w:tcPr>
            <w:tcW w:w="2041" w:type="pct"/>
            <w:tcBorders>
              <w:top w:val="single" w:sz="4" w:space="0" w:color="auto"/>
              <w:left w:val="single" w:sz="4" w:space="0" w:color="auto"/>
              <w:bottom w:val="single" w:sz="4" w:space="0" w:color="auto"/>
              <w:right w:val="single" w:sz="4" w:space="0" w:color="auto"/>
            </w:tcBorders>
            <w:shd w:val="clear" w:color="auto" w:fill="auto"/>
            <w:vAlign w:val="center"/>
          </w:tcPr>
          <w:p w14:paraId="480DFB6C" w14:textId="77777777" w:rsidR="00BC674D" w:rsidRPr="00BC674D" w:rsidRDefault="00BC674D" w:rsidP="00EA1844">
            <w:pPr>
              <w:numPr>
                <w:ilvl w:val="0"/>
                <w:numId w:val="88"/>
              </w:numPr>
              <w:adjustRightInd w:val="0"/>
              <w:snapToGrid w:val="0"/>
              <w:rPr>
                <w:rFonts w:ascii="Arial" w:eastAsia="DengXian" w:hAnsi="Arial" w:cs="Arial"/>
                <w:sz w:val="16"/>
                <w:szCs w:val="16"/>
                <w:lang w:eastAsia="zh-CN"/>
              </w:rPr>
            </w:pPr>
            <w:r w:rsidRPr="00BC674D">
              <w:rPr>
                <w:rFonts w:ascii="Arial" w:eastAsia="DengXian" w:hAnsi="Arial" w:cs="Arial"/>
                <w:sz w:val="16"/>
                <w:szCs w:val="16"/>
                <w:lang w:eastAsia="zh-CN"/>
              </w:rPr>
              <w:t>OOK: 6 dB</w:t>
            </w:r>
          </w:p>
          <w:p w14:paraId="5B734436" w14:textId="77777777" w:rsidR="00BC674D" w:rsidRPr="00BC674D" w:rsidRDefault="00BC674D" w:rsidP="00EA1844">
            <w:pPr>
              <w:numPr>
                <w:ilvl w:val="0"/>
                <w:numId w:val="88"/>
              </w:numPr>
              <w:adjustRightInd w:val="0"/>
              <w:snapToGrid w:val="0"/>
              <w:rPr>
                <w:rFonts w:ascii="Arial" w:eastAsia="DengXian" w:hAnsi="Arial" w:cs="Arial"/>
                <w:sz w:val="16"/>
                <w:szCs w:val="16"/>
                <w:lang w:eastAsia="zh-CN"/>
              </w:rPr>
            </w:pPr>
            <w:r w:rsidRPr="00BC674D">
              <w:rPr>
                <w:rFonts w:ascii="Arial" w:eastAsia="DengXian" w:hAnsi="Arial" w:cs="Arial"/>
                <w:sz w:val="16"/>
                <w:szCs w:val="16"/>
                <w:lang w:eastAsia="zh-CN"/>
              </w:rPr>
              <w:t>PSK: 0 dB</w:t>
            </w:r>
          </w:p>
          <w:p w14:paraId="700CAD9F" w14:textId="77777777" w:rsidR="00BC674D" w:rsidRPr="00BC674D" w:rsidRDefault="00BC674D" w:rsidP="00EA1844">
            <w:pPr>
              <w:numPr>
                <w:ilvl w:val="0"/>
                <w:numId w:val="88"/>
              </w:numPr>
              <w:adjustRightInd w:val="0"/>
              <w:snapToGrid w:val="0"/>
              <w:rPr>
                <w:rFonts w:ascii="Arial" w:eastAsia="DengXian" w:hAnsi="Arial" w:cs="Arial"/>
                <w:sz w:val="16"/>
                <w:szCs w:val="16"/>
                <w:lang w:eastAsia="zh-CN"/>
              </w:rPr>
            </w:pPr>
            <w:r w:rsidRPr="00BC674D">
              <w:rPr>
                <w:rFonts w:ascii="Arial" w:eastAsia="DengXian" w:hAnsi="Arial" w:cs="Arial"/>
                <w:sz w:val="16"/>
                <w:szCs w:val="16"/>
                <w:lang w:eastAsia="zh-CN"/>
              </w:rPr>
              <w:t>FSK: Y dB</w:t>
            </w:r>
          </w:p>
          <w:p w14:paraId="316D9D15" w14:textId="77777777" w:rsidR="00BC674D" w:rsidRPr="00BC674D" w:rsidRDefault="00BC674D" w:rsidP="00BC674D">
            <w:pPr>
              <w:adjustRightInd w:val="0"/>
              <w:snapToGrid w:val="0"/>
              <w:rPr>
                <w:rFonts w:ascii="Arial" w:eastAsia="DengXian" w:hAnsi="Arial" w:cs="Arial"/>
                <w:sz w:val="16"/>
                <w:szCs w:val="16"/>
                <w:lang w:eastAsia="zh-CN" w:bidi="ar"/>
              </w:rPr>
            </w:pPr>
            <w:r w:rsidRPr="00BC674D">
              <w:rPr>
                <w:rFonts w:ascii="Arial" w:eastAsia="DengXian" w:hAnsi="Arial" w:cs="Arial"/>
                <w:sz w:val="16"/>
                <w:szCs w:val="16"/>
                <w:lang w:eastAsia="zh-CN" w:bidi="ar"/>
              </w:rPr>
              <w:t>It is applicable for device 1 and 2a</w:t>
            </w:r>
          </w:p>
          <w:p w14:paraId="552FECE5" w14:textId="77777777" w:rsidR="00BC674D" w:rsidRPr="00BC674D" w:rsidRDefault="00BC674D" w:rsidP="00BC674D">
            <w:pPr>
              <w:adjustRightInd w:val="0"/>
              <w:snapToGrid w:val="0"/>
              <w:rPr>
                <w:rFonts w:ascii="Arial" w:eastAsia="DengXian" w:hAnsi="Arial" w:cs="Arial"/>
                <w:sz w:val="16"/>
                <w:szCs w:val="16"/>
                <w:lang w:eastAsia="zh-CN" w:bidi="ar"/>
              </w:rPr>
            </w:pPr>
          </w:p>
          <w:p w14:paraId="2A9FE4DC" w14:textId="77777777" w:rsidR="00BC674D" w:rsidRPr="00BC674D" w:rsidRDefault="00BC674D" w:rsidP="00BC674D">
            <w:pPr>
              <w:adjustRightInd w:val="0"/>
              <w:snapToGrid w:val="0"/>
              <w:rPr>
                <w:rFonts w:ascii="Arial" w:eastAsia="DengXian" w:hAnsi="Arial" w:cs="Arial"/>
                <w:sz w:val="16"/>
                <w:szCs w:val="16"/>
                <w:lang w:eastAsia="zh-CN" w:bidi="ar"/>
              </w:rPr>
            </w:pPr>
            <w:r w:rsidRPr="00BC674D">
              <w:rPr>
                <w:rFonts w:ascii="Arial" w:eastAsia="DengXian" w:hAnsi="Arial" w:cs="Arial"/>
                <w:sz w:val="16"/>
                <w:szCs w:val="16"/>
                <w:lang w:eastAsia="zh-CN" w:bidi="ar"/>
              </w:rPr>
              <w:t>Companies to report and justify their assumptions for Y.</w:t>
            </w:r>
          </w:p>
          <w:p w14:paraId="531B9354" w14:textId="77777777" w:rsidR="00BC674D" w:rsidRPr="00BC674D" w:rsidRDefault="00BC674D" w:rsidP="00BC674D">
            <w:pPr>
              <w:adjustRightInd w:val="0"/>
              <w:snapToGrid w:val="0"/>
              <w:rPr>
                <w:rFonts w:ascii="Arial" w:eastAsia="DengXian" w:hAnsi="Arial" w:cs="Arial"/>
                <w:sz w:val="16"/>
                <w:szCs w:val="16"/>
                <w:lang w:eastAsia="zh-CN" w:bidi="ar"/>
              </w:rPr>
            </w:pPr>
            <w:r w:rsidRPr="00BC674D">
              <w:rPr>
                <w:rFonts w:ascii="Arial" w:eastAsia="DengXian" w:hAnsi="Arial" w:cs="Arial"/>
                <w:sz w:val="16"/>
                <w:szCs w:val="16"/>
                <w:lang w:eastAsia="zh-CN" w:bidi="ar"/>
              </w:rPr>
              <w:t>Companies to report in row 3D if they assume any additional related</w:t>
            </w:r>
            <w:r w:rsidRPr="00BC674D">
              <w:rPr>
                <w:rFonts w:ascii="Arial" w:eastAsia="DengXian" w:hAnsi="Arial" w:cs="Arial"/>
                <w:sz w:val="16"/>
                <w:szCs w:val="16"/>
              </w:rPr>
              <w:t xml:space="preserve"> loss</w:t>
            </w:r>
            <w:r w:rsidRPr="00BC674D">
              <w:rPr>
                <w:rFonts w:ascii="Arial" w:eastAsia="DengXian" w:hAnsi="Arial" w:cs="Arial"/>
                <w:sz w:val="16"/>
                <w:szCs w:val="16"/>
                <w:lang w:eastAsia="zh-CN" w:bidi="ar"/>
              </w:rPr>
              <w:t>.</w:t>
            </w:r>
          </w:p>
        </w:tc>
      </w:tr>
      <w:tr w:rsidR="00BC674D" w:rsidRPr="00BC674D" w14:paraId="7C93024A" w14:textId="77777777" w:rsidTr="00BC674D">
        <w:trPr>
          <w:trHeight w:val="20"/>
          <w:jc w:val="center"/>
        </w:trPr>
        <w:tc>
          <w:tcPr>
            <w:tcW w:w="510" w:type="pct"/>
            <w:tcBorders>
              <w:top w:val="single" w:sz="4" w:space="0" w:color="auto"/>
              <w:left w:val="single" w:sz="4" w:space="0" w:color="auto"/>
              <w:bottom w:val="single" w:sz="4" w:space="0" w:color="auto"/>
              <w:right w:val="single" w:sz="4" w:space="0" w:color="auto"/>
            </w:tcBorders>
            <w:vAlign w:val="center"/>
          </w:tcPr>
          <w:p w14:paraId="03BDE8E1" w14:textId="77777777" w:rsidR="00BC674D" w:rsidRPr="00BC674D" w:rsidRDefault="00BC674D" w:rsidP="00BC674D">
            <w:pPr>
              <w:adjustRightInd w:val="0"/>
              <w:snapToGrid w:val="0"/>
              <w:ind w:left="840" w:hanging="840"/>
              <w:jc w:val="center"/>
              <w:rPr>
                <w:rFonts w:ascii="Arial" w:eastAsia="DengXian" w:hAnsi="Arial" w:cs="Arial"/>
                <w:sz w:val="16"/>
                <w:szCs w:val="16"/>
                <w:lang w:val="en-US" w:eastAsia="ko-KR"/>
              </w:rPr>
            </w:pPr>
            <w:r w:rsidRPr="00BC674D">
              <w:rPr>
                <w:rFonts w:ascii="Arial" w:eastAsia="DengXian" w:hAnsi="Arial" w:cs="Arial"/>
                <w:sz w:val="16"/>
                <w:szCs w:val="16"/>
                <w:lang w:val="en-US" w:eastAsia="ko-KR"/>
              </w:rPr>
              <w:t>[1J]</w:t>
            </w:r>
          </w:p>
        </w:tc>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79BBE88" w14:textId="77777777" w:rsidR="00BC674D" w:rsidRPr="00BC674D" w:rsidRDefault="00BC674D" w:rsidP="00BC674D">
            <w:pPr>
              <w:adjustRightInd w:val="0"/>
              <w:snapToGrid w:val="0"/>
              <w:rPr>
                <w:rFonts w:ascii="Arial" w:eastAsia="DengXian" w:hAnsi="Arial" w:cs="Arial"/>
                <w:sz w:val="16"/>
                <w:szCs w:val="16"/>
              </w:rPr>
            </w:pPr>
            <w:r w:rsidRPr="00BC674D">
              <w:rPr>
                <w:rFonts w:ascii="Arial" w:eastAsia="DengXian" w:hAnsi="Arial" w:cs="Arial"/>
                <w:sz w:val="16"/>
                <w:szCs w:val="16"/>
              </w:rPr>
              <w:t>Ambient IoT on-object antenna penalty</w:t>
            </w:r>
          </w:p>
        </w:tc>
        <w:tc>
          <w:tcPr>
            <w:tcW w:w="1838" w:type="pct"/>
            <w:tcBorders>
              <w:top w:val="single" w:sz="4" w:space="0" w:color="auto"/>
              <w:left w:val="single" w:sz="4" w:space="0" w:color="auto"/>
              <w:bottom w:val="single" w:sz="4" w:space="0" w:color="auto"/>
              <w:right w:val="single" w:sz="4" w:space="0" w:color="auto"/>
            </w:tcBorders>
            <w:shd w:val="clear" w:color="auto" w:fill="auto"/>
            <w:vAlign w:val="center"/>
          </w:tcPr>
          <w:p w14:paraId="1CE92320" w14:textId="77777777" w:rsidR="00BC674D" w:rsidRPr="00BC674D" w:rsidRDefault="00BC674D" w:rsidP="00BC674D">
            <w:pPr>
              <w:adjustRightInd w:val="0"/>
              <w:snapToGrid w:val="0"/>
              <w:rPr>
                <w:rFonts w:ascii="Arial" w:eastAsia="DengXian" w:hAnsi="Arial" w:cs="Arial"/>
                <w:sz w:val="16"/>
                <w:szCs w:val="16"/>
                <w:lang w:eastAsia="zh-CN"/>
              </w:rPr>
            </w:pPr>
            <w:r w:rsidRPr="00BC674D">
              <w:rPr>
                <w:rFonts w:ascii="Arial" w:eastAsia="DengXian" w:hAnsi="Arial" w:cs="Arial"/>
                <w:sz w:val="16"/>
                <w:szCs w:val="16"/>
                <w:lang w:eastAsia="zh-CN"/>
              </w:rPr>
              <w:t>Not applicable</w:t>
            </w:r>
          </w:p>
        </w:tc>
        <w:tc>
          <w:tcPr>
            <w:tcW w:w="2041" w:type="pct"/>
            <w:tcBorders>
              <w:top w:val="single" w:sz="4" w:space="0" w:color="auto"/>
              <w:left w:val="single" w:sz="4" w:space="0" w:color="auto"/>
              <w:bottom w:val="single" w:sz="4" w:space="0" w:color="auto"/>
              <w:right w:val="single" w:sz="4" w:space="0" w:color="auto"/>
            </w:tcBorders>
            <w:shd w:val="clear" w:color="auto" w:fill="auto"/>
            <w:vAlign w:val="center"/>
          </w:tcPr>
          <w:p w14:paraId="36F5538C" w14:textId="77777777" w:rsidR="00BC674D" w:rsidRPr="00BC674D" w:rsidRDefault="00BC674D" w:rsidP="00BC674D">
            <w:pPr>
              <w:adjustRightInd w:val="0"/>
              <w:snapToGrid w:val="0"/>
              <w:rPr>
                <w:rFonts w:ascii="Arial" w:eastAsia="DengXian" w:hAnsi="Arial" w:cs="Arial"/>
                <w:sz w:val="16"/>
                <w:szCs w:val="16"/>
                <w:lang w:eastAsia="zh-CN"/>
              </w:rPr>
            </w:pPr>
            <w:r w:rsidRPr="00BC674D">
              <w:rPr>
                <w:rFonts w:ascii="Arial" w:eastAsia="DengXian" w:hAnsi="Arial" w:cs="Arial"/>
                <w:sz w:val="16"/>
                <w:szCs w:val="16"/>
                <w:lang w:eastAsia="zh-CN"/>
              </w:rPr>
              <w:t>0.9dB or 4.7dB</w:t>
            </w:r>
          </w:p>
        </w:tc>
      </w:tr>
      <w:tr w:rsidR="00BC674D" w:rsidRPr="00BC674D" w14:paraId="505B0722" w14:textId="77777777" w:rsidTr="00BC674D">
        <w:trPr>
          <w:trHeight w:val="20"/>
          <w:jc w:val="center"/>
        </w:trPr>
        <w:tc>
          <w:tcPr>
            <w:tcW w:w="510" w:type="pct"/>
            <w:tcBorders>
              <w:top w:val="single" w:sz="4" w:space="0" w:color="auto"/>
              <w:left w:val="single" w:sz="4" w:space="0" w:color="auto"/>
              <w:bottom w:val="single" w:sz="4" w:space="0" w:color="auto"/>
              <w:right w:val="single" w:sz="4" w:space="0" w:color="auto"/>
            </w:tcBorders>
            <w:vAlign w:val="center"/>
          </w:tcPr>
          <w:p w14:paraId="2ECBC852" w14:textId="77777777" w:rsidR="00BC674D" w:rsidRPr="00BC674D" w:rsidRDefault="00BC674D" w:rsidP="00BC674D">
            <w:pPr>
              <w:adjustRightInd w:val="0"/>
              <w:snapToGrid w:val="0"/>
              <w:ind w:left="840" w:hanging="840"/>
              <w:jc w:val="center"/>
              <w:rPr>
                <w:rFonts w:ascii="Arial" w:eastAsia="DengXian" w:hAnsi="Arial" w:cs="Arial"/>
                <w:sz w:val="16"/>
                <w:szCs w:val="16"/>
                <w:lang w:val="en-US" w:eastAsia="ko-KR"/>
              </w:rPr>
            </w:pPr>
            <w:r w:rsidRPr="00BC674D">
              <w:rPr>
                <w:rFonts w:ascii="Arial" w:eastAsia="DengXian" w:hAnsi="Arial" w:cs="Arial"/>
                <w:sz w:val="16"/>
                <w:szCs w:val="16"/>
                <w:lang w:val="en-US" w:eastAsia="ko-KR"/>
              </w:rPr>
              <w:t>[1K]</w:t>
            </w:r>
          </w:p>
        </w:tc>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AD0B9F2" w14:textId="77777777" w:rsidR="00BC674D" w:rsidRPr="00BC674D" w:rsidRDefault="00BC674D" w:rsidP="00BC674D">
            <w:pPr>
              <w:adjustRightInd w:val="0"/>
              <w:snapToGrid w:val="0"/>
              <w:rPr>
                <w:rFonts w:ascii="Arial" w:eastAsia="DengXian" w:hAnsi="Arial" w:cs="Arial"/>
                <w:sz w:val="16"/>
                <w:szCs w:val="16"/>
                <w:lang w:bidi="ar"/>
              </w:rPr>
            </w:pPr>
            <w:r w:rsidRPr="00BC674D">
              <w:rPr>
                <w:rFonts w:ascii="Arial" w:eastAsia="DengXian" w:hAnsi="Arial" w:cs="Arial"/>
                <w:sz w:val="16"/>
                <w:szCs w:val="16"/>
              </w:rPr>
              <w:t>Ambient IoT backscatter amplifier gain (dB)</w:t>
            </w:r>
          </w:p>
        </w:tc>
        <w:tc>
          <w:tcPr>
            <w:tcW w:w="1838" w:type="pct"/>
            <w:tcBorders>
              <w:top w:val="single" w:sz="4" w:space="0" w:color="auto"/>
              <w:left w:val="single" w:sz="4" w:space="0" w:color="auto"/>
              <w:bottom w:val="single" w:sz="4" w:space="0" w:color="auto"/>
              <w:right w:val="single" w:sz="4" w:space="0" w:color="auto"/>
            </w:tcBorders>
            <w:shd w:val="clear" w:color="auto" w:fill="auto"/>
            <w:vAlign w:val="center"/>
          </w:tcPr>
          <w:p w14:paraId="147A4FAF" w14:textId="77777777" w:rsidR="00BC674D" w:rsidRPr="00BC674D" w:rsidRDefault="00BC674D" w:rsidP="00BC674D">
            <w:pPr>
              <w:adjustRightInd w:val="0"/>
              <w:snapToGrid w:val="0"/>
              <w:rPr>
                <w:rFonts w:ascii="Arial" w:eastAsia="DengXian" w:hAnsi="Arial" w:cs="Arial"/>
                <w:sz w:val="16"/>
                <w:szCs w:val="16"/>
                <w:lang w:eastAsia="zh-CN"/>
              </w:rPr>
            </w:pPr>
            <w:r w:rsidRPr="00BC674D">
              <w:rPr>
                <w:rFonts w:ascii="Arial" w:eastAsia="DengXian" w:hAnsi="Arial" w:cs="Arial"/>
                <w:sz w:val="16"/>
                <w:szCs w:val="16"/>
                <w:lang w:eastAsia="zh-CN"/>
              </w:rPr>
              <w:t>N/A</w:t>
            </w:r>
          </w:p>
        </w:tc>
        <w:tc>
          <w:tcPr>
            <w:tcW w:w="2041" w:type="pct"/>
            <w:tcBorders>
              <w:top w:val="single" w:sz="4" w:space="0" w:color="auto"/>
              <w:left w:val="single" w:sz="4" w:space="0" w:color="auto"/>
              <w:bottom w:val="single" w:sz="4" w:space="0" w:color="auto"/>
              <w:right w:val="single" w:sz="4" w:space="0" w:color="auto"/>
            </w:tcBorders>
            <w:shd w:val="clear" w:color="auto" w:fill="auto"/>
            <w:vAlign w:val="center"/>
          </w:tcPr>
          <w:p w14:paraId="334FAD17" w14:textId="77777777" w:rsidR="00BC674D" w:rsidRPr="00BC674D" w:rsidRDefault="00BC674D" w:rsidP="00EA1844">
            <w:pPr>
              <w:numPr>
                <w:ilvl w:val="0"/>
                <w:numId w:val="88"/>
              </w:numPr>
              <w:adjustRightInd w:val="0"/>
              <w:snapToGrid w:val="0"/>
              <w:rPr>
                <w:rFonts w:ascii="Arial" w:eastAsia="DengXian" w:hAnsi="Arial" w:cs="Arial"/>
                <w:sz w:val="16"/>
                <w:szCs w:val="16"/>
                <w:lang w:eastAsia="zh-CN"/>
              </w:rPr>
            </w:pPr>
            <w:r w:rsidRPr="00BC674D">
              <w:rPr>
                <w:rFonts w:ascii="Arial" w:eastAsia="DengXian" w:hAnsi="Arial" w:cs="Arial"/>
                <w:sz w:val="16"/>
                <w:szCs w:val="16"/>
                <w:lang w:eastAsia="zh-CN"/>
              </w:rPr>
              <w:t>10 dB (M)</w:t>
            </w:r>
          </w:p>
          <w:p w14:paraId="12B00DE5" w14:textId="77777777" w:rsidR="00BC674D" w:rsidRPr="00BC674D" w:rsidRDefault="00BC674D" w:rsidP="00EA1844">
            <w:pPr>
              <w:numPr>
                <w:ilvl w:val="0"/>
                <w:numId w:val="88"/>
              </w:numPr>
              <w:adjustRightInd w:val="0"/>
              <w:snapToGrid w:val="0"/>
              <w:rPr>
                <w:rFonts w:ascii="Arial" w:eastAsia="DengXian" w:hAnsi="Arial" w:cs="Arial"/>
                <w:sz w:val="16"/>
                <w:szCs w:val="16"/>
                <w:lang w:eastAsia="zh-CN"/>
              </w:rPr>
            </w:pPr>
            <w:r w:rsidRPr="00BC674D">
              <w:rPr>
                <w:rFonts w:ascii="Arial" w:eastAsia="DengXian" w:hAnsi="Arial" w:cs="Arial"/>
                <w:sz w:val="16"/>
                <w:szCs w:val="16"/>
                <w:lang w:eastAsia="zh-CN"/>
              </w:rPr>
              <w:t>15 dB (O)</w:t>
            </w:r>
          </w:p>
          <w:p w14:paraId="0711C90F" w14:textId="77777777" w:rsidR="00BC674D" w:rsidRPr="00BC674D" w:rsidRDefault="00BC674D" w:rsidP="00BC674D">
            <w:pPr>
              <w:adjustRightInd w:val="0"/>
              <w:snapToGrid w:val="0"/>
              <w:rPr>
                <w:rFonts w:ascii="Arial" w:eastAsia="DengXian" w:hAnsi="Arial" w:cs="Arial"/>
                <w:sz w:val="16"/>
                <w:szCs w:val="16"/>
                <w:lang w:eastAsia="zh-CN"/>
              </w:rPr>
            </w:pPr>
            <w:r w:rsidRPr="00BC674D">
              <w:rPr>
                <w:rFonts w:ascii="Arial" w:eastAsia="DengXian" w:hAnsi="Arial" w:cs="Arial"/>
                <w:sz w:val="16"/>
                <w:szCs w:val="16"/>
                <w:lang w:eastAsia="zh-CN"/>
              </w:rPr>
              <w:t xml:space="preserve">Note: Only for device </w:t>
            </w:r>
            <w:r w:rsidRPr="00BC674D">
              <w:rPr>
                <w:rFonts w:ascii="Arial" w:eastAsia="DengXian" w:hAnsi="Arial" w:cs="Arial"/>
                <w:sz w:val="16"/>
                <w:szCs w:val="16"/>
                <w:lang w:eastAsia="zh-CN" w:bidi="ar"/>
              </w:rPr>
              <w:t>2a</w:t>
            </w:r>
          </w:p>
        </w:tc>
      </w:tr>
      <w:tr w:rsidR="00BC674D" w:rsidRPr="00BC674D" w14:paraId="31BB2DBF" w14:textId="77777777" w:rsidTr="00BC674D">
        <w:trPr>
          <w:trHeight w:val="20"/>
          <w:jc w:val="center"/>
        </w:trPr>
        <w:tc>
          <w:tcPr>
            <w:tcW w:w="510" w:type="pct"/>
            <w:tcBorders>
              <w:top w:val="single" w:sz="4" w:space="0" w:color="auto"/>
              <w:left w:val="single" w:sz="4" w:space="0" w:color="auto"/>
              <w:bottom w:val="single" w:sz="4" w:space="0" w:color="auto"/>
              <w:right w:val="single" w:sz="4" w:space="0" w:color="auto"/>
            </w:tcBorders>
            <w:vAlign w:val="center"/>
          </w:tcPr>
          <w:p w14:paraId="4F2D9684" w14:textId="77777777" w:rsidR="00BC674D" w:rsidRPr="00BC674D" w:rsidRDefault="00BC674D" w:rsidP="00BC674D">
            <w:pPr>
              <w:adjustRightInd w:val="0"/>
              <w:snapToGrid w:val="0"/>
              <w:ind w:left="840" w:hanging="840"/>
              <w:jc w:val="center"/>
              <w:rPr>
                <w:rFonts w:ascii="Arial" w:eastAsia="DengXian" w:hAnsi="Arial" w:cs="Arial"/>
                <w:sz w:val="16"/>
                <w:szCs w:val="16"/>
                <w:lang w:val="en-US" w:eastAsia="ko-KR"/>
              </w:rPr>
            </w:pPr>
            <w:r w:rsidRPr="00BC674D">
              <w:rPr>
                <w:rFonts w:ascii="Arial" w:eastAsia="DengXian" w:hAnsi="Arial" w:cs="Arial"/>
                <w:sz w:val="16"/>
                <w:szCs w:val="16"/>
                <w:lang w:val="en-US" w:eastAsia="ko-KR"/>
              </w:rPr>
              <w:t>[1N]</w:t>
            </w:r>
          </w:p>
        </w:tc>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2F426C3" w14:textId="77777777" w:rsidR="00BC674D" w:rsidRPr="00BC674D" w:rsidRDefault="00BC674D" w:rsidP="00BC674D">
            <w:pPr>
              <w:adjustRightInd w:val="0"/>
              <w:snapToGrid w:val="0"/>
              <w:rPr>
                <w:rFonts w:ascii="Arial" w:eastAsia="DengXian" w:hAnsi="Arial" w:cs="Arial"/>
                <w:sz w:val="16"/>
                <w:szCs w:val="16"/>
              </w:rPr>
            </w:pPr>
            <w:r w:rsidRPr="00BC674D">
              <w:rPr>
                <w:rFonts w:ascii="Arial" w:eastAsia="DengXian" w:hAnsi="Arial" w:cs="Arial"/>
                <w:sz w:val="16"/>
                <w:szCs w:val="16"/>
              </w:rPr>
              <w:t>Cable, connector, combiner, body losses, etc. (dB)</w:t>
            </w:r>
          </w:p>
        </w:tc>
        <w:tc>
          <w:tcPr>
            <w:tcW w:w="1838" w:type="pct"/>
            <w:tcBorders>
              <w:top w:val="single" w:sz="4" w:space="0" w:color="auto"/>
              <w:left w:val="single" w:sz="4" w:space="0" w:color="auto"/>
              <w:bottom w:val="single" w:sz="4" w:space="0" w:color="auto"/>
              <w:right w:val="single" w:sz="4" w:space="0" w:color="auto"/>
            </w:tcBorders>
            <w:shd w:val="clear" w:color="auto" w:fill="auto"/>
            <w:vAlign w:val="center"/>
          </w:tcPr>
          <w:p w14:paraId="0B7FD465" w14:textId="77777777" w:rsidR="00BC674D" w:rsidRPr="00BC674D" w:rsidRDefault="00BC674D" w:rsidP="00311060">
            <w:pPr>
              <w:numPr>
                <w:ilvl w:val="0"/>
                <w:numId w:val="269"/>
              </w:numPr>
              <w:adjustRightInd w:val="0"/>
              <w:snapToGrid w:val="0"/>
              <w:rPr>
                <w:rFonts w:ascii="Arial" w:eastAsia="DengXian" w:hAnsi="Arial" w:cs="Arial"/>
                <w:sz w:val="16"/>
                <w:szCs w:val="16"/>
                <w:lang w:eastAsia="zh-CN"/>
              </w:rPr>
            </w:pPr>
            <w:r w:rsidRPr="00BC674D">
              <w:rPr>
                <w:rFonts w:ascii="Arial" w:eastAsia="DengXian" w:hAnsi="Arial" w:cs="Arial"/>
                <w:sz w:val="16"/>
                <w:szCs w:val="16"/>
                <w:lang w:eastAsia="zh-CN"/>
              </w:rPr>
              <w:t>For BS, X dB, X &lt;=3 to be reported by companies with justification provided in row 5A</w:t>
            </w:r>
          </w:p>
          <w:p w14:paraId="4203DA18" w14:textId="77777777" w:rsidR="00BC674D" w:rsidRPr="00BC674D" w:rsidRDefault="00BC674D" w:rsidP="00311060">
            <w:pPr>
              <w:numPr>
                <w:ilvl w:val="0"/>
                <w:numId w:val="269"/>
              </w:numPr>
              <w:adjustRightInd w:val="0"/>
              <w:snapToGrid w:val="0"/>
              <w:rPr>
                <w:rFonts w:ascii="Arial" w:eastAsia="DengXian" w:hAnsi="Arial" w:cs="Arial"/>
                <w:sz w:val="16"/>
                <w:szCs w:val="16"/>
                <w:lang w:eastAsia="zh-CN"/>
              </w:rPr>
            </w:pPr>
            <w:r w:rsidRPr="00BC674D">
              <w:rPr>
                <w:rFonts w:ascii="Arial" w:eastAsia="DengXian" w:hAnsi="Arial" w:cs="Arial"/>
                <w:sz w:val="16"/>
                <w:szCs w:val="16"/>
                <w:lang w:eastAsia="zh-CN"/>
              </w:rPr>
              <w:t>For intermediate UE, 1 dB</w:t>
            </w:r>
          </w:p>
        </w:tc>
        <w:tc>
          <w:tcPr>
            <w:tcW w:w="2041" w:type="pct"/>
            <w:tcBorders>
              <w:top w:val="single" w:sz="4" w:space="0" w:color="auto"/>
              <w:left w:val="single" w:sz="4" w:space="0" w:color="auto"/>
              <w:bottom w:val="single" w:sz="4" w:space="0" w:color="auto"/>
              <w:right w:val="single" w:sz="4" w:space="0" w:color="auto"/>
            </w:tcBorders>
            <w:shd w:val="clear" w:color="auto" w:fill="auto"/>
            <w:vAlign w:val="center"/>
          </w:tcPr>
          <w:p w14:paraId="28D2956D" w14:textId="77777777" w:rsidR="00BC674D" w:rsidRPr="00BC674D" w:rsidRDefault="00BC674D" w:rsidP="00BC674D">
            <w:pPr>
              <w:adjustRightInd w:val="0"/>
              <w:snapToGrid w:val="0"/>
              <w:rPr>
                <w:rFonts w:ascii="Arial" w:eastAsia="DengXian" w:hAnsi="Arial" w:cs="Arial"/>
                <w:sz w:val="16"/>
                <w:szCs w:val="16"/>
                <w:lang w:eastAsia="zh-CN"/>
              </w:rPr>
            </w:pPr>
            <w:r w:rsidRPr="00BC674D">
              <w:rPr>
                <w:rFonts w:ascii="Arial" w:eastAsia="DengXian" w:hAnsi="Arial" w:cs="Arial"/>
                <w:sz w:val="16"/>
                <w:szCs w:val="16"/>
                <w:lang w:eastAsia="zh-CN"/>
              </w:rPr>
              <w:t>N/A</w:t>
            </w:r>
          </w:p>
        </w:tc>
      </w:tr>
      <w:tr w:rsidR="00BC674D" w:rsidRPr="00BC674D" w14:paraId="1D0065F8" w14:textId="77777777" w:rsidTr="00BC674D">
        <w:trPr>
          <w:trHeight w:val="20"/>
          <w:jc w:val="center"/>
        </w:trPr>
        <w:tc>
          <w:tcPr>
            <w:tcW w:w="510" w:type="pct"/>
            <w:tcBorders>
              <w:top w:val="single" w:sz="4" w:space="0" w:color="auto"/>
              <w:left w:val="single" w:sz="4" w:space="0" w:color="auto"/>
              <w:bottom w:val="single" w:sz="4" w:space="0" w:color="auto"/>
              <w:right w:val="single" w:sz="4" w:space="0" w:color="auto"/>
            </w:tcBorders>
            <w:vAlign w:val="center"/>
          </w:tcPr>
          <w:p w14:paraId="74D6C63C" w14:textId="77777777" w:rsidR="00BC674D" w:rsidRPr="00BC674D" w:rsidRDefault="00BC674D" w:rsidP="00BC674D">
            <w:pPr>
              <w:adjustRightInd w:val="0"/>
              <w:snapToGrid w:val="0"/>
              <w:ind w:left="840" w:hanging="840"/>
              <w:jc w:val="center"/>
              <w:rPr>
                <w:rFonts w:ascii="Arial" w:eastAsia="DengXian" w:hAnsi="Arial" w:cs="Arial"/>
                <w:sz w:val="16"/>
                <w:szCs w:val="16"/>
                <w:lang w:val="en-US" w:eastAsia="ko-KR"/>
              </w:rPr>
            </w:pPr>
            <w:r w:rsidRPr="00BC674D">
              <w:rPr>
                <w:rFonts w:ascii="Arial" w:eastAsia="DengXian" w:hAnsi="Arial" w:cs="Arial"/>
                <w:sz w:val="16"/>
                <w:szCs w:val="16"/>
                <w:lang w:val="en-US" w:eastAsia="ko-KR"/>
              </w:rPr>
              <w:t>[1M]</w:t>
            </w:r>
          </w:p>
        </w:tc>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E7FE16F" w14:textId="77777777" w:rsidR="00BC674D" w:rsidRPr="00BC674D" w:rsidRDefault="00BC674D" w:rsidP="00BC674D">
            <w:pPr>
              <w:adjustRightInd w:val="0"/>
              <w:snapToGrid w:val="0"/>
              <w:rPr>
                <w:rFonts w:ascii="Arial" w:eastAsia="DengXian" w:hAnsi="Arial" w:cs="Arial"/>
                <w:sz w:val="16"/>
                <w:szCs w:val="16"/>
                <w:lang w:eastAsia="zh-CN" w:bidi="ar"/>
              </w:rPr>
            </w:pPr>
            <w:r w:rsidRPr="00BC674D">
              <w:rPr>
                <w:rFonts w:ascii="Arial" w:eastAsia="DengXian" w:hAnsi="Arial" w:cs="Arial"/>
                <w:sz w:val="16"/>
                <w:szCs w:val="16"/>
                <w:lang w:eastAsia="zh-CN" w:bidi="ar"/>
              </w:rPr>
              <w:t>EIRP (dBm)</w:t>
            </w:r>
          </w:p>
        </w:tc>
        <w:tc>
          <w:tcPr>
            <w:tcW w:w="1838" w:type="pct"/>
            <w:tcBorders>
              <w:top w:val="single" w:sz="4" w:space="0" w:color="auto"/>
              <w:left w:val="single" w:sz="4" w:space="0" w:color="auto"/>
              <w:bottom w:val="single" w:sz="4" w:space="0" w:color="auto"/>
              <w:right w:val="single" w:sz="4" w:space="0" w:color="auto"/>
            </w:tcBorders>
            <w:shd w:val="clear" w:color="auto" w:fill="auto"/>
            <w:vAlign w:val="center"/>
          </w:tcPr>
          <w:p w14:paraId="3AF8400F" w14:textId="77777777" w:rsidR="00BC674D" w:rsidRPr="00BC674D" w:rsidRDefault="00BC674D" w:rsidP="00BC674D">
            <w:pPr>
              <w:adjustRightInd w:val="0"/>
              <w:snapToGrid w:val="0"/>
              <w:jc w:val="center"/>
              <w:rPr>
                <w:rFonts w:ascii="Arial" w:eastAsia="DengXian" w:hAnsi="Arial" w:cs="Arial"/>
                <w:sz w:val="16"/>
                <w:szCs w:val="16"/>
                <w:lang w:eastAsia="zh-CN"/>
              </w:rPr>
            </w:pPr>
            <w:r w:rsidRPr="00BC674D">
              <w:rPr>
                <w:rFonts w:ascii="Arial" w:eastAsia="DengXian" w:hAnsi="Arial" w:cs="Arial"/>
                <w:sz w:val="16"/>
                <w:szCs w:val="16"/>
                <w:lang w:eastAsia="zh-CN"/>
              </w:rPr>
              <w:t>Calculated (see Note 1)</w:t>
            </w:r>
          </w:p>
          <w:p w14:paraId="60BE461B" w14:textId="77777777" w:rsidR="00BC674D" w:rsidRPr="00BC674D" w:rsidRDefault="00BC674D" w:rsidP="00BC674D">
            <w:pPr>
              <w:adjustRightInd w:val="0"/>
              <w:snapToGrid w:val="0"/>
              <w:jc w:val="center"/>
              <w:rPr>
                <w:rFonts w:ascii="Arial" w:eastAsia="DengXian" w:hAnsi="Arial" w:cs="Arial"/>
                <w:sz w:val="16"/>
                <w:szCs w:val="16"/>
                <w:lang w:eastAsia="zh-CN"/>
              </w:rPr>
            </w:pPr>
            <w:r w:rsidRPr="00BC674D">
              <w:rPr>
                <w:rFonts w:ascii="Arial" w:eastAsia="DengXian" w:hAnsi="Arial" w:cs="Arial"/>
                <w:sz w:val="16"/>
                <w:szCs w:val="16"/>
                <w:lang w:eastAsia="zh-CN"/>
              </w:rPr>
              <w:t>FFS: any limitation of the EIRP subject to future discussion</w:t>
            </w:r>
          </w:p>
        </w:tc>
        <w:tc>
          <w:tcPr>
            <w:tcW w:w="2041" w:type="pct"/>
            <w:tcBorders>
              <w:top w:val="single" w:sz="4" w:space="0" w:color="auto"/>
              <w:left w:val="single" w:sz="4" w:space="0" w:color="auto"/>
              <w:bottom w:val="single" w:sz="4" w:space="0" w:color="auto"/>
              <w:right w:val="single" w:sz="4" w:space="0" w:color="auto"/>
            </w:tcBorders>
            <w:shd w:val="clear" w:color="auto" w:fill="auto"/>
            <w:vAlign w:val="center"/>
          </w:tcPr>
          <w:p w14:paraId="7E945EA9" w14:textId="77777777" w:rsidR="00BC674D" w:rsidRPr="00BC674D" w:rsidRDefault="00BC674D" w:rsidP="00BC674D">
            <w:pPr>
              <w:adjustRightInd w:val="0"/>
              <w:snapToGrid w:val="0"/>
              <w:jc w:val="center"/>
              <w:rPr>
                <w:rFonts w:ascii="Arial" w:eastAsia="DengXian" w:hAnsi="Arial" w:cs="Arial"/>
                <w:sz w:val="16"/>
                <w:szCs w:val="16"/>
                <w:lang w:eastAsia="zh-CN"/>
              </w:rPr>
            </w:pPr>
            <w:r w:rsidRPr="00BC674D">
              <w:rPr>
                <w:rFonts w:ascii="Arial" w:eastAsia="DengXian" w:hAnsi="Arial" w:cs="Arial"/>
                <w:sz w:val="16"/>
                <w:szCs w:val="16"/>
                <w:lang w:eastAsia="zh-CN"/>
              </w:rPr>
              <w:t>Calculated (see Note 1)</w:t>
            </w:r>
          </w:p>
        </w:tc>
      </w:tr>
      <w:tr w:rsidR="00BC674D" w:rsidRPr="00BC674D" w14:paraId="4F137B85" w14:textId="77777777" w:rsidTr="00BC674D">
        <w:trPr>
          <w:trHeight w:val="20"/>
          <w:jc w:val="center"/>
        </w:trPr>
        <w:tc>
          <w:tcPr>
            <w:tcW w:w="5000" w:type="pct"/>
            <w:gridSpan w:val="4"/>
            <w:vAlign w:val="center"/>
          </w:tcPr>
          <w:p w14:paraId="33549637" w14:textId="77777777" w:rsidR="00BC674D" w:rsidRPr="00BC674D" w:rsidRDefault="00BC674D" w:rsidP="00BC674D">
            <w:pPr>
              <w:adjustRightInd w:val="0"/>
              <w:snapToGrid w:val="0"/>
              <w:jc w:val="center"/>
              <w:rPr>
                <w:rFonts w:ascii="Arial" w:eastAsia="DengXian" w:hAnsi="Arial" w:cs="Arial"/>
                <w:b/>
                <w:bCs/>
                <w:sz w:val="16"/>
                <w:szCs w:val="16"/>
                <w:lang w:eastAsia="zh-CN"/>
              </w:rPr>
            </w:pPr>
            <w:r w:rsidRPr="00BC674D">
              <w:rPr>
                <w:rFonts w:ascii="Arial" w:eastAsia="DengXian" w:hAnsi="Arial" w:cs="Arial"/>
                <w:b/>
                <w:bCs/>
                <w:sz w:val="16"/>
                <w:szCs w:val="16"/>
                <w:lang w:eastAsia="zh-CN"/>
              </w:rPr>
              <w:t>(2) Receiver</w:t>
            </w:r>
          </w:p>
        </w:tc>
      </w:tr>
      <w:tr w:rsidR="00BC674D" w:rsidRPr="00BC674D" w14:paraId="570A2442" w14:textId="77777777" w:rsidTr="00BC674D">
        <w:trPr>
          <w:trHeight w:val="20"/>
          <w:jc w:val="center"/>
        </w:trPr>
        <w:tc>
          <w:tcPr>
            <w:tcW w:w="510" w:type="pct"/>
            <w:tcBorders>
              <w:top w:val="single" w:sz="4" w:space="0" w:color="auto"/>
              <w:left w:val="single" w:sz="4" w:space="0" w:color="auto"/>
              <w:bottom w:val="single" w:sz="4" w:space="0" w:color="auto"/>
              <w:right w:val="single" w:sz="4" w:space="0" w:color="auto"/>
            </w:tcBorders>
            <w:vAlign w:val="center"/>
          </w:tcPr>
          <w:p w14:paraId="3976785B" w14:textId="77777777" w:rsidR="00BC674D" w:rsidRPr="00BC674D" w:rsidRDefault="00BC674D" w:rsidP="00BC674D">
            <w:pPr>
              <w:adjustRightInd w:val="0"/>
              <w:snapToGrid w:val="0"/>
              <w:ind w:left="840" w:hanging="840"/>
              <w:jc w:val="center"/>
              <w:rPr>
                <w:rFonts w:ascii="Arial" w:eastAsia="DengXian" w:hAnsi="Arial" w:cs="Arial"/>
                <w:sz w:val="16"/>
                <w:szCs w:val="16"/>
                <w:lang w:val="en-US" w:eastAsia="ko-KR"/>
              </w:rPr>
            </w:pPr>
            <w:r w:rsidRPr="00BC674D">
              <w:rPr>
                <w:rFonts w:ascii="Arial" w:eastAsia="DengXian" w:hAnsi="Arial" w:cs="Arial"/>
                <w:sz w:val="16"/>
                <w:szCs w:val="16"/>
                <w:lang w:val="en-US" w:eastAsia="ko-KR"/>
              </w:rPr>
              <w:t>[2A]</w:t>
            </w:r>
          </w:p>
        </w:tc>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0F40923" w14:textId="77777777" w:rsidR="00BC674D" w:rsidRPr="00BC674D" w:rsidRDefault="00BC674D" w:rsidP="00BC674D">
            <w:pPr>
              <w:adjustRightInd w:val="0"/>
              <w:snapToGrid w:val="0"/>
              <w:rPr>
                <w:rFonts w:ascii="Arial" w:eastAsia="DengXian" w:hAnsi="Arial" w:cs="Arial"/>
                <w:sz w:val="16"/>
                <w:szCs w:val="16"/>
                <w:lang w:eastAsia="zh-CN"/>
              </w:rPr>
            </w:pPr>
            <w:r w:rsidRPr="00BC674D">
              <w:rPr>
                <w:rFonts w:ascii="Arial" w:eastAsia="DengXian" w:hAnsi="Arial" w:cs="Arial"/>
                <w:sz w:val="16"/>
                <w:szCs w:val="16"/>
              </w:rPr>
              <w:t>Number of receive antenna elements</w:t>
            </w:r>
            <w:r w:rsidRPr="00BC674D">
              <w:rPr>
                <w:rFonts w:ascii="Arial" w:eastAsia="DengXian" w:hAnsi="Arial" w:cs="Arial"/>
                <w:sz w:val="16"/>
                <w:szCs w:val="16"/>
                <w:lang w:eastAsia="zh-CN"/>
              </w:rPr>
              <w:t xml:space="preserve"> / TxRU / chains modelled in LLS</w:t>
            </w:r>
          </w:p>
        </w:tc>
        <w:tc>
          <w:tcPr>
            <w:tcW w:w="1838" w:type="pct"/>
            <w:tcBorders>
              <w:top w:val="single" w:sz="4" w:space="0" w:color="auto"/>
              <w:left w:val="single" w:sz="4" w:space="0" w:color="auto"/>
              <w:bottom w:val="single" w:sz="4" w:space="0" w:color="auto"/>
              <w:right w:val="single" w:sz="4" w:space="0" w:color="auto"/>
            </w:tcBorders>
            <w:shd w:val="clear" w:color="auto" w:fill="auto"/>
            <w:vAlign w:val="center"/>
          </w:tcPr>
          <w:p w14:paraId="7D0F4187" w14:textId="77777777" w:rsidR="00BC674D" w:rsidRPr="00BC674D" w:rsidRDefault="00BC674D" w:rsidP="00BC674D">
            <w:pPr>
              <w:adjustRightInd w:val="0"/>
              <w:snapToGrid w:val="0"/>
              <w:jc w:val="center"/>
              <w:rPr>
                <w:rFonts w:ascii="Arial" w:eastAsia="DengXian" w:hAnsi="Arial" w:cs="Arial"/>
                <w:sz w:val="16"/>
                <w:szCs w:val="16"/>
                <w:lang w:eastAsia="zh-CN"/>
              </w:rPr>
            </w:pPr>
            <w:r w:rsidRPr="00BC674D">
              <w:rPr>
                <w:rFonts w:ascii="Arial" w:eastAsia="DengXian" w:hAnsi="Arial" w:cs="Arial"/>
                <w:sz w:val="16"/>
                <w:szCs w:val="16"/>
                <w:lang w:eastAsia="zh-CN"/>
              </w:rPr>
              <w:t>Same as [1D]-D2R</w:t>
            </w:r>
          </w:p>
        </w:tc>
        <w:tc>
          <w:tcPr>
            <w:tcW w:w="2041" w:type="pct"/>
            <w:tcBorders>
              <w:top w:val="single" w:sz="4" w:space="0" w:color="auto"/>
              <w:left w:val="single" w:sz="4" w:space="0" w:color="auto"/>
              <w:bottom w:val="single" w:sz="4" w:space="0" w:color="auto"/>
              <w:right w:val="single" w:sz="4" w:space="0" w:color="auto"/>
            </w:tcBorders>
            <w:shd w:val="clear" w:color="auto" w:fill="auto"/>
            <w:vAlign w:val="center"/>
          </w:tcPr>
          <w:p w14:paraId="4D51D2A0" w14:textId="77777777" w:rsidR="00BC674D" w:rsidRPr="00BC674D" w:rsidRDefault="00BC674D" w:rsidP="00BC674D">
            <w:pPr>
              <w:adjustRightInd w:val="0"/>
              <w:snapToGrid w:val="0"/>
              <w:jc w:val="center"/>
              <w:rPr>
                <w:rFonts w:ascii="Arial" w:eastAsia="DengXian" w:hAnsi="Arial" w:cs="Arial"/>
                <w:sz w:val="16"/>
                <w:szCs w:val="16"/>
                <w:lang w:eastAsia="zh-CN"/>
              </w:rPr>
            </w:pPr>
            <w:r w:rsidRPr="00BC674D">
              <w:rPr>
                <w:rFonts w:ascii="Arial" w:eastAsia="DengXian" w:hAnsi="Arial" w:cs="Arial"/>
                <w:sz w:val="16"/>
                <w:szCs w:val="16"/>
                <w:lang w:eastAsia="zh-CN"/>
              </w:rPr>
              <w:t>Same as [1D]-R2D</w:t>
            </w:r>
          </w:p>
        </w:tc>
      </w:tr>
      <w:tr w:rsidR="00BC674D" w:rsidRPr="00BC674D" w14:paraId="362B21D1" w14:textId="77777777" w:rsidTr="00BC674D">
        <w:trPr>
          <w:trHeight w:val="20"/>
          <w:jc w:val="center"/>
        </w:trPr>
        <w:tc>
          <w:tcPr>
            <w:tcW w:w="510" w:type="pct"/>
            <w:tcBorders>
              <w:top w:val="single" w:sz="4" w:space="0" w:color="auto"/>
              <w:left w:val="single" w:sz="4" w:space="0" w:color="auto"/>
              <w:bottom w:val="single" w:sz="4" w:space="0" w:color="auto"/>
              <w:right w:val="single" w:sz="4" w:space="0" w:color="auto"/>
            </w:tcBorders>
            <w:vAlign w:val="center"/>
          </w:tcPr>
          <w:p w14:paraId="3B1DD38A" w14:textId="77777777" w:rsidR="00BC674D" w:rsidRPr="00BC674D" w:rsidRDefault="00BC674D" w:rsidP="00BC674D">
            <w:pPr>
              <w:adjustRightInd w:val="0"/>
              <w:snapToGrid w:val="0"/>
              <w:ind w:left="840" w:hanging="840"/>
              <w:jc w:val="center"/>
              <w:rPr>
                <w:rFonts w:ascii="Arial" w:eastAsia="DengXian" w:hAnsi="Arial" w:cs="Arial"/>
                <w:sz w:val="16"/>
                <w:szCs w:val="16"/>
                <w:lang w:val="en-US" w:eastAsia="ko-KR"/>
              </w:rPr>
            </w:pPr>
            <w:r w:rsidRPr="00BC674D">
              <w:rPr>
                <w:rFonts w:ascii="Arial" w:eastAsia="DengXian" w:hAnsi="Arial" w:cs="Arial"/>
                <w:sz w:val="16"/>
                <w:szCs w:val="16"/>
                <w:lang w:val="en-US" w:eastAsia="ko-KR"/>
              </w:rPr>
              <w:t>[2B]</w:t>
            </w:r>
          </w:p>
        </w:tc>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2492DA1" w14:textId="77777777" w:rsidR="00BC674D" w:rsidRPr="00BC674D" w:rsidRDefault="00BC674D" w:rsidP="00BC674D">
            <w:pPr>
              <w:adjustRightInd w:val="0"/>
              <w:snapToGrid w:val="0"/>
              <w:rPr>
                <w:rFonts w:ascii="Arial" w:eastAsia="DengXian" w:hAnsi="Arial" w:cs="Arial"/>
                <w:sz w:val="16"/>
                <w:szCs w:val="16"/>
                <w:lang w:bidi="ar"/>
              </w:rPr>
            </w:pPr>
            <w:r w:rsidRPr="00BC674D">
              <w:rPr>
                <w:rFonts w:ascii="Arial" w:eastAsia="DengXian" w:hAnsi="Arial" w:cs="Arial"/>
                <w:sz w:val="16"/>
                <w:szCs w:val="16"/>
                <w:lang w:bidi="ar"/>
              </w:rPr>
              <w:t>Bandwidth used for the evaluated</w:t>
            </w:r>
            <w:r w:rsidRPr="00BC674D">
              <w:rPr>
                <w:rFonts w:ascii="Arial" w:eastAsia="DengXian" w:hAnsi="Arial" w:cs="Arial"/>
                <w:sz w:val="16"/>
                <w:szCs w:val="16"/>
                <w:lang w:eastAsia="zh-CN" w:bidi="ar"/>
              </w:rPr>
              <w:t xml:space="preserve"> </w:t>
            </w:r>
            <w:r w:rsidRPr="00BC674D">
              <w:rPr>
                <w:rFonts w:ascii="Arial" w:eastAsia="DengXian" w:hAnsi="Arial" w:cs="Arial"/>
                <w:sz w:val="16"/>
                <w:szCs w:val="16"/>
                <w:lang w:bidi="ar"/>
              </w:rPr>
              <w:t>channel (Hz)</w:t>
            </w:r>
          </w:p>
        </w:tc>
        <w:tc>
          <w:tcPr>
            <w:tcW w:w="1838" w:type="pct"/>
            <w:tcBorders>
              <w:top w:val="single" w:sz="4" w:space="0" w:color="auto"/>
              <w:left w:val="single" w:sz="4" w:space="0" w:color="auto"/>
              <w:bottom w:val="single" w:sz="4" w:space="0" w:color="auto"/>
              <w:right w:val="single" w:sz="4" w:space="0" w:color="auto"/>
            </w:tcBorders>
            <w:shd w:val="clear" w:color="auto" w:fill="auto"/>
            <w:vAlign w:val="center"/>
          </w:tcPr>
          <w:p w14:paraId="4C681A75" w14:textId="77777777" w:rsidR="00BC674D" w:rsidRPr="00BC674D" w:rsidRDefault="00BC674D" w:rsidP="00BC674D">
            <w:pPr>
              <w:adjustRightInd w:val="0"/>
              <w:snapToGrid w:val="0"/>
              <w:rPr>
                <w:rFonts w:ascii="Arial" w:eastAsia="DengXian" w:hAnsi="Arial" w:cs="Arial"/>
                <w:sz w:val="16"/>
                <w:szCs w:val="16"/>
                <w:lang w:eastAsia="zh-CN"/>
              </w:rPr>
            </w:pPr>
            <w:r w:rsidRPr="00BC674D">
              <w:rPr>
                <w:rFonts w:ascii="Arial" w:eastAsia="DengXian" w:hAnsi="Arial" w:cs="Arial"/>
                <w:sz w:val="16"/>
                <w:szCs w:val="16"/>
                <w:lang w:eastAsia="zh-CN"/>
              </w:rPr>
              <w:t>Refer to LLS table [1b] ED bandwidth</w:t>
            </w:r>
          </w:p>
        </w:tc>
        <w:tc>
          <w:tcPr>
            <w:tcW w:w="2041" w:type="pct"/>
            <w:tcBorders>
              <w:top w:val="single" w:sz="4" w:space="0" w:color="auto"/>
              <w:left w:val="single" w:sz="4" w:space="0" w:color="auto"/>
              <w:bottom w:val="single" w:sz="4" w:space="0" w:color="auto"/>
              <w:right w:val="single" w:sz="4" w:space="0" w:color="auto"/>
            </w:tcBorders>
            <w:shd w:val="clear" w:color="auto" w:fill="auto"/>
            <w:vAlign w:val="center"/>
          </w:tcPr>
          <w:p w14:paraId="50CBD159" w14:textId="77777777" w:rsidR="00BC674D" w:rsidRPr="00BC674D" w:rsidRDefault="00BC674D" w:rsidP="00BC674D">
            <w:pPr>
              <w:adjustRightInd w:val="0"/>
              <w:snapToGrid w:val="0"/>
              <w:rPr>
                <w:rFonts w:ascii="Arial" w:eastAsia="DengXian" w:hAnsi="Arial" w:cs="Arial"/>
                <w:sz w:val="16"/>
                <w:szCs w:val="16"/>
                <w:lang w:eastAsia="zh-CN"/>
              </w:rPr>
            </w:pPr>
            <w:r w:rsidRPr="00BC674D">
              <w:rPr>
                <w:rFonts w:ascii="Arial" w:eastAsia="DengXian" w:hAnsi="Arial" w:cs="Arial"/>
                <w:sz w:val="16"/>
                <w:szCs w:val="16"/>
                <w:lang w:eastAsia="zh-CN"/>
              </w:rPr>
              <w:t>Refer to LLS table [2a] [receiver bandwidth?]</w:t>
            </w:r>
          </w:p>
        </w:tc>
      </w:tr>
      <w:tr w:rsidR="00BC674D" w:rsidRPr="00BC674D" w14:paraId="355E7B04" w14:textId="77777777" w:rsidTr="00BC674D">
        <w:trPr>
          <w:trHeight w:val="20"/>
          <w:jc w:val="center"/>
        </w:trPr>
        <w:tc>
          <w:tcPr>
            <w:tcW w:w="510" w:type="pct"/>
            <w:tcBorders>
              <w:top w:val="single" w:sz="4" w:space="0" w:color="auto"/>
              <w:left w:val="single" w:sz="4" w:space="0" w:color="auto"/>
              <w:bottom w:val="single" w:sz="4" w:space="0" w:color="auto"/>
              <w:right w:val="single" w:sz="4" w:space="0" w:color="auto"/>
            </w:tcBorders>
            <w:vAlign w:val="center"/>
          </w:tcPr>
          <w:p w14:paraId="2FBD2AA4" w14:textId="77777777" w:rsidR="00BC674D" w:rsidRPr="00BC674D" w:rsidRDefault="00BC674D" w:rsidP="00BC674D">
            <w:pPr>
              <w:adjustRightInd w:val="0"/>
              <w:snapToGrid w:val="0"/>
              <w:ind w:left="840" w:hanging="840"/>
              <w:jc w:val="center"/>
              <w:rPr>
                <w:rFonts w:ascii="Arial" w:eastAsia="DengXian" w:hAnsi="Arial" w:cs="Arial"/>
                <w:sz w:val="16"/>
                <w:szCs w:val="16"/>
                <w:lang w:val="en-US" w:eastAsia="ko-KR"/>
              </w:rPr>
            </w:pPr>
            <w:r w:rsidRPr="00BC674D">
              <w:rPr>
                <w:rFonts w:ascii="Arial" w:eastAsia="DengXian" w:hAnsi="Arial" w:cs="Arial"/>
                <w:sz w:val="16"/>
                <w:szCs w:val="16"/>
                <w:lang w:val="en-US" w:eastAsia="ko-KR"/>
              </w:rPr>
              <w:t>[2C]</w:t>
            </w:r>
          </w:p>
        </w:tc>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71995A5" w14:textId="77777777" w:rsidR="00BC674D" w:rsidRPr="00BC674D" w:rsidRDefault="00BC674D" w:rsidP="00BC674D">
            <w:pPr>
              <w:adjustRightInd w:val="0"/>
              <w:snapToGrid w:val="0"/>
              <w:rPr>
                <w:rFonts w:ascii="Arial" w:eastAsia="DengXian" w:hAnsi="Arial" w:cs="Arial"/>
                <w:sz w:val="16"/>
                <w:szCs w:val="16"/>
                <w:lang w:bidi="ar"/>
              </w:rPr>
            </w:pPr>
            <w:r w:rsidRPr="00BC674D">
              <w:rPr>
                <w:rFonts w:ascii="Arial" w:eastAsia="DengXian" w:hAnsi="Arial" w:cs="Arial"/>
                <w:sz w:val="16"/>
                <w:szCs w:val="16"/>
              </w:rPr>
              <w:t>Receiver antenna gain (dBi)</w:t>
            </w:r>
          </w:p>
        </w:tc>
        <w:tc>
          <w:tcPr>
            <w:tcW w:w="1838" w:type="pct"/>
            <w:tcBorders>
              <w:top w:val="single" w:sz="4" w:space="0" w:color="auto"/>
              <w:left w:val="single" w:sz="4" w:space="0" w:color="auto"/>
              <w:bottom w:val="single" w:sz="4" w:space="0" w:color="auto"/>
              <w:right w:val="single" w:sz="4" w:space="0" w:color="auto"/>
            </w:tcBorders>
            <w:shd w:val="clear" w:color="auto" w:fill="auto"/>
            <w:vAlign w:val="center"/>
          </w:tcPr>
          <w:p w14:paraId="7B8E9A07" w14:textId="77777777" w:rsidR="00BC674D" w:rsidRPr="00BC674D" w:rsidRDefault="00BC674D" w:rsidP="00BC674D">
            <w:pPr>
              <w:adjustRightInd w:val="0"/>
              <w:snapToGrid w:val="0"/>
              <w:jc w:val="center"/>
              <w:rPr>
                <w:rFonts w:ascii="Arial" w:eastAsia="DengXian" w:hAnsi="Arial" w:cs="Arial"/>
                <w:sz w:val="16"/>
                <w:szCs w:val="16"/>
                <w:lang w:eastAsia="zh-CN"/>
              </w:rPr>
            </w:pPr>
            <w:r w:rsidRPr="00BC674D">
              <w:rPr>
                <w:rFonts w:ascii="Arial" w:eastAsia="DengXian" w:hAnsi="Arial" w:cs="Arial"/>
                <w:sz w:val="16"/>
                <w:szCs w:val="16"/>
                <w:lang w:eastAsia="zh-CN"/>
              </w:rPr>
              <w:t>same as [1G]-D2R</w:t>
            </w:r>
          </w:p>
        </w:tc>
        <w:tc>
          <w:tcPr>
            <w:tcW w:w="2041" w:type="pct"/>
            <w:tcBorders>
              <w:top w:val="single" w:sz="4" w:space="0" w:color="auto"/>
              <w:left w:val="single" w:sz="4" w:space="0" w:color="auto"/>
              <w:bottom w:val="single" w:sz="4" w:space="0" w:color="auto"/>
              <w:right w:val="single" w:sz="4" w:space="0" w:color="auto"/>
            </w:tcBorders>
            <w:shd w:val="clear" w:color="auto" w:fill="auto"/>
            <w:vAlign w:val="center"/>
          </w:tcPr>
          <w:p w14:paraId="28B7FC80" w14:textId="77777777" w:rsidR="00BC674D" w:rsidRPr="00BC674D" w:rsidRDefault="00BC674D" w:rsidP="00BC674D">
            <w:pPr>
              <w:adjustRightInd w:val="0"/>
              <w:snapToGrid w:val="0"/>
              <w:jc w:val="center"/>
              <w:rPr>
                <w:rFonts w:ascii="Arial" w:eastAsia="DengXian" w:hAnsi="Arial" w:cs="Arial"/>
                <w:sz w:val="16"/>
                <w:szCs w:val="16"/>
                <w:lang w:eastAsia="zh-CN"/>
              </w:rPr>
            </w:pPr>
            <w:r w:rsidRPr="00BC674D">
              <w:rPr>
                <w:rFonts w:ascii="Arial" w:eastAsia="DengXian" w:hAnsi="Arial" w:cs="Arial"/>
                <w:sz w:val="16"/>
                <w:szCs w:val="16"/>
                <w:lang w:eastAsia="zh-CN"/>
              </w:rPr>
              <w:t>Same as [1G]-R2D</w:t>
            </w:r>
          </w:p>
        </w:tc>
      </w:tr>
      <w:tr w:rsidR="00BC674D" w:rsidRPr="00BC674D" w14:paraId="0DF8D72D" w14:textId="77777777" w:rsidTr="00BC674D">
        <w:trPr>
          <w:trHeight w:val="20"/>
          <w:jc w:val="center"/>
        </w:trPr>
        <w:tc>
          <w:tcPr>
            <w:tcW w:w="510" w:type="pct"/>
            <w:tcBorders>
              <w:top w:val="single" w:sz="4" w:space="0" w:color="auto"/>
              <w:left w:val="single" w:sz="4" w:space="0" w:color="auto"/>
              <w:bottom w:val="single" w:sz="4" w:space="0" w:color="auto"/>
              <w:right w:val="single" w:sz="4" w:space="0" w:color="auto"/>
            </w:tcBorders>
            <w:vAlign w:val="center"/>
          </w:tcPr>
          <w:p w14:paraId="04A20AFE" w14:textId="77777777" w:rsidR="00BC674D" w:rsidRPr="00BC674D" w:rsidRDefault="00BC674D" w:rsidP="00BC674D">
            <w:pPr>
              <w:adjustRightInd w:val="0"/>
              <w:snapToGrid w:val="0"/>
              <w:ind w:left="840" w:hanging="840"/>
              <w:jc w:val="center"/>
              <w:rPr>
                <w:rFonts w:ascii="Arial" w:eastAsia="DengXian" w:hAnsi="Arial" w:cs="Arial"/>
                <w:sz w:val="16"/>
                <w:szCs w:val="16"/>
                <w:lang w:val="en-US" w:eastAsia="ko-KR"/>
              </w:rPr>
            </w:pPr>
            <w:r w:rsidRPr="00BC674D">
              <w:rPr>
                <w:rFonts w:ascii="Arial" w:eastAsia="DengXian" w:hAnsi="Arial" w:cs="Arial"/>
                <w:sz w:val="16"/>
                <w:szCs w:val="16"/>
                <w:lang w:val="en-US" w:eastAsia="ko-KR"/>
              </w:rPr>
              <w:lastRenderedPageBreak/>
              <w:t>[2X]</w:t>
            </w:r>
          </w:p>
        </w:tc>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78C7123" w14:textId="77777777" w:rsidR="00BC674D" w:rsidRPr="00BC674D" w:rsidRDefault="00BC674D" w:rsidP="00BC674D">
            <w:pPr>
              <w:adjustRightInd w:val="0"/>
              <w:snapToGrid w:val="0"/>
              <w:rPr>
                <w:rFonts w:ascii="Arial" w:eastAsia="DengXian" w:hAnsi="Arial" w:cs="Arial"/>
                <w:sz w:val="16"/>
                <w:szCs w:val="16"/>
              </w:rPr>
            </w:pPr>
            <w:r w:rsidRPr="00BC674D">
              <w:rPr>
                <w:rFonts w:ascii="Arial" w:eastAsia="DengXian" w:hAnsi="Arial" w:cs="Arial"/>
                <w:sz w:val="16"/>
                <w:szCs w:val="16"/>
              </w:rPr>
              <w:t>Cable, connector, combiner, body losses, etc. (dB)</w:t>
            </w:r>
          </w:p>
        </w:tc>
        <w:tc>
          <w:tcPr>
            <w:tcW w:w="1838" w:type="pct"/>
            <w:tcBorders>
              <w:top w:val="single" w:sz="4" w:space="0" w:color="auto"/>
              <w:left w:val="single" w:sz="4" w:space="0" w:color="auto"/>
              <w:bottom w:val="single" w:sz="4" w:space="0" w:color="auto"/>
              <w:right w:val="single" w:sz="4" w:space="0" w:color="auto"/>
            </w:tcBorders>
            <w:shd w:val="clear" w:color="auto" w:fill="auto"/>
            <w:vAlign w:val="center"/>
          </w:tcPr>
          <w:p w14:paraId="41DD34C4" w14:textId="77777777" w:rsidR="00BC674D" w:rsidRPr="00BC674D" w:rsidRDefault="00BC674D" w:rsidP="00BC674D">
            <w:pPr>
              <w:adjustRightInd w:val="0"/>
              <w:snapToGrid w:val="0"/>
              <w:jc w:val="center"/>
              <w:rPr>
                <w:rFonts w:ascii="Arial" w:eastAsia="DengXian" w:hAnsi="Arial" w:cs="Arial"/>
                <w:sz w:val="16"/>
                <w:szCs w:val="16"/>
                <w:lang w:eastAsia="zh-CN"/>
              </w:rPr>
            </w:pPr>
            <w:r w:rsidRPr="00BC674D">
              <w:rPr>
                <w:rFonts w:ascii="Arial" w:eastAsia="DengXian" w:hAnsi="Arial" w:cs="Arial"/>
                <w:sz w:val="16"/>
                <w:szCs w:val="16"/>
                <w:lang w:eastAsia="zh-CN"/>
              </w:rPr>
              <w:t>N/A</w:t>
            </w:r>
          </w:p>
        </w:tc>
        <w:tc>
          <w:tcPr>
            <w:tcW w:w="2041" w:type="pct"/>
            <w:tcBorders>
              <w:top w:val="single" w:sz="4" w:space="0" w:color="auto"/>
              <w:left w:val="single" w:sz="4" w:space="0" w:color="auto"/>
              <w:bottom w:val="single" w:sz="4" w:space="0" w:color="auto"/>
              <w:right w:val="single" w:sz="4" w:space="0" w:color="auto"/>
            </w:tcBorders>
            <w:shd w:val="clear" w:color="auto" w:fill="auto"/>
            <w:vAlign w:val="center"/>
          </w:tcPr>
          <w:p w14:paraId="5E3E1001" w14:textId="77777777" w:rsidR="00BC674D" w:rsidRPr="00BC674D" w:rsidRDefault="00BC674D" w:rsidP="00BC674D">
            <w:pPr>
              <w:adjustRightInd w:val="0"/>
              <w:snapToGrid w:val="0"/>
              <w:jc w:val="center"/>
              <w:rPr>
                <w:rFonts w:ascii="Arial" w:eastAsia="DengXian" w:hAnsi="Arial" w:cs="Arial"/>
                <w:sz w:val="16"/>
                <w:szCs w:val="16"/>
                <w:lang w:eastAsia="zh-CN"/>
              </w:rPr>
            </w:pPr>
            <w:r w:rsidRPr="00BC674D">
              <w:rPr>
                <w:rFonts w:ascii="Arial" w:eastAsia="DengXian" w:hAnsi="Arial" w:cs="Arial"/>
                <w:sz w:val="16"/>
                <w:szCs w:val="16"/>
                <w:lang w:eastAsia="zh-CN"/>
              </w:rPr>
              <w:t>Same as [1N]-R2D</w:t>
            </w:r>
          </w:p>
        </w:tc>
      </w:tr>
      <w:tr w:rsidR="00BC674D" w:rsidRPr="00BC674D" w14:paraId="0D4F4E8F" w14:textId="77777777" w:rsidTr="00BC674D">
        <w:trPr>
          <w:trHeight w:val="20"/>
          <w:jc w:val="center"/>
        </w:trPr>
        <w:tc>
          <w:tcPr>
            <w:tcW w:w="510" w:type="pct"/>
            <w:tcBorders>
              <w:top w:val="single" w:sz="4" w:space="0" w:color="auto"/>
              <w:left w:val="single" w:sz="4" w:space="0" w:color="auto"/>
              <w:bottom w:val="single" w:sz="4" w:space="0" w:color="auto"/>
              <w:right w:val="single" w:sz="4" w:space="0" w:color="auto"/>
            </w:tcBorders>
            <w:vAlign w:val="center"/>
          </w:tcPr>
          <w:p w14:paraId="1E63808A" w14:textId="77777777" w:rsidR="00BC674D" w:rsidRPr="00BC674D" w:rsidRDefault="00BC674D" w:rsidP="00BC674D">
            <w:pPr>
              <w:adjustRightInd w:val="0"/>
              <w:snapToGrid w:val="0"/>
              <w:ind w:left="840" w:hanging="840"/>
              <w:jc w:val="center"/>
              <w:rPr>
                <w:rFonts w:ascii="Arial" w:eastAsia="DengXian" w:hAnsi="Arial" w:cs="Arial"/>
                <w:sz w:val="16"/>
                <w:szCs w:val="16"/>
                <w:lang w:val="en-US" w:eastAsia="ko-KR"/>
              </w:rPr>
            </w:pPr>
            <w:r w:rsidRPr="00BC674D">
              <w:rPr>
                <w:rFonts w:ascii="Arial" w:eastAsia="DengXian" w:hAnsi="Arial" w:cs="Arial"/>
                <w:sz w:val="16"/>
                <w:szCs w:val="16"/>
                <w:lang w:val="en-US" w:eastAsia="ko-KR"/>
              </w:rPr>
              <w:t>[2D]</w:t>
            </w:r>
          </w:p>
        </w:tc>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A46E188" w14:textId="77777777" w:rsidR="00BC674D" w:rsidRPr="00BC674D" w:rsidRDefault="00BC674D" w:rsidP="00BC674D">
            <w:pPr>
              <w:adjustRightInd w:val="0"/>
              <w:snapToGrid w:val="0"/>
              <w:rPr>
                <w:rFonts w:ascii="Arial" w:eastAsia="DengXian" w:hAnsi="Arial" w:cs="Arial"/>
                <w:sz w:val="16"/>
                <w:szCs w:val="16"/>
                <w:lang w:bidi="ar"/>
              </w:rPr>
            </w:pPr>
            <w:r w:rsidRPr="00BC674D">
              <w:rPr>
                <w:rFonts w:ascii="Arial" w:eastAsia="DengXian" w:hAnsi="Arial" w:cs="Arial"/>
                <w:sz w:val="16"/>
                <w:szCs w:val="16"/>
              </w:rPr>
              <w:t>Receiver Noise Figure (dB)</w:t>
            </w:r>
          </w:p>
        </w:tc>
        <w:tc>
          <w:tcPr>
            <w:tcW w:w="1838" w:type="pct"/>
            <w:tcBorders>
              <w:top w:val="single" w:sz="4" w:space="0" w:color="auto"/>
              <w:left w:val="single" w:sz="4" w:space="0" w:color="auto"/>
              <w:bottom w:val="single" w:sz="4" w:space="0" w:color="auto"/>
              <w:right w:val="single" w:sz="4" w:space="0" w:color="auto"/>
            </w:tcBorders>
            <w:shd w:val="clear" w:color="auto" w:fill="auto"/>
            <w:vAlign w:val="center"/>
          </w:tcPr>
          <w:p w14:paraId="3C470F79" w14:textId="77777777" w:rsidR="00BC674D" w:rsidRPr="00BC674D" w:rsidRDefault="00BC674D" w:rsidP="00BC674D">
            <w:pPr>
              <w:rPr>
                <w:rFonts w:ascii="Arial" w:eastAsia="DengXian" w:hAnsi="Arial" w:cs="Arial"/>
                <w:sz w:val="16"/>
                <w:szCs w:val="16"/>
                <w:lang w:eastAsia="zh-CN"/>
              </w:rPr>
            </w:pPr>
            <w:r w:rsidRPr="00BC674D">
              <w:rPr>
                <w:rFonts w:ascii="Arial" w:eastAsia="DengXian" w:hAnsi="Arial" w:cs="Arial"/>
                <w:sz w:val="16"/>
                <w:szCs w:val="16"/>
                <w:lang w:eastAsia="zh-CN"/>
              </w:rPr>
              <w:t>For RF-ED receiver</w:t>
            </w:r>
          </w:p>
          <w:p w14:paraId="0D297279" w14:textId="77777777" w:rsidR="00BC674D" w:rsidRPr="00BC674D" w:rsidRDefault="00BC674D" w:rsidP="00EA1844">
            <w:pPr>
              <w:numPr>
                <w:ilvl w:val="0"/>
                <w:numId w:val="88"/>
              </w:numPr>
              <w:rPr>
                <w:rFonts w:ascii="Arial" w:eastAsia="DengXian" w:hAnsi="Arial" w:cs="Arial"/>
                <w:sz w:val="16"/>
                <w:szCs w:val="16"/>
                <w:lang w:eastAsia="zh-CN"/>
              </w:rPr>
            </w:pPr>
            <w:r w:rsidRPr="00BC674D">
              <w:rPr>
                <w:rFonts w:ascii="Arial" w:eastAsia="DengXian" w:hAnsi="Arial" w:cs="Arial"/>
                <w:sz w:val="16"/>
                <w:szCs w:val="16"/>
                <w:lang w:eastAsia="zh-CN"/>
              </w:rPr>
              <w:t>20dB, Device 2</w:t>
            </w:r>
          </w:p>
          <w:p w14:paraId="0A193373" w14:textId="77777777" w:rsidR="00BC674D" w:rsidRPr="00BC674D" w:rsidRDefault="00BC674D" w:rsidP="00EA1844">
            <w:pPr>
              <w:numPr>
                <w:ilvl w:val="1"/>
                <w:numId w:val="88"/>
              </w:numPr>
              <w:rPr>
                <w:rFonts w:ascii="Arial" w:eastAsia="DengXian" w:hAnsi="Arial" w:cs="Arial"/>
                <w:sz w:val="16"/>
                <w:szCs w:val="16"/>
                <w:lang w:eastAsia="zh-CN"/>
              </w:rPr>
            </w:pPr>
            <w:r w:rsidRPr="00BC674D">
              <w:rPr>
                <w:rFonts w:ascii="Arial" w:eastAsia="DengXian" w:hAnsi="Arial" w:cs="Arial"/>
                <w:sz w:val="16"/>
                <w:szCs w:val="16"/>
                <w:lang w:eastAsia="zh-CN"/>
              </w:rPr>
              <w:t>FFS other values</w:t>
            </w:r>
          </w:p>
          <w:p w14:paraId="03D76BB1" w14:textId="77777777" w:rsidR="00BC674D" w:rsidRPr="00BC674D" w:rsidRDefault="00BC674D" w:rsidP="00BC674D">
            <w:pPr>
              <w:rPr>
                <w:rFonts w:ascii="Arial" w:eastAsia="DengXian" w:hAnsi="Arial" w:cs="Arial"/>
                <w:sz w:val="16"/>
                <w:szCs w:val="16"/>
                <w:lang w:eastAsia="zh-CN"/>
              </w:rPr>
            </w:pPr>
            <w:r w:rsidRPr="00BC674D">
              <w:rPr>
                <w:rFonts w:ascii="Arial" w:eastAsia="DengXian" w:hAnsi="Arial" w:cs="Arial"/>
                <w:sz w:val="16"/>
                <w:szCs w:val="16"/>
                <w:lang w:eastAsia="zh-CN"/>
              </w:rPr>
              <w:t>For IF/ZIF receiver</w:t>
            </w:r>
          </w:p>
          <w:p w14:paraId="7A4B1F84" w14:textId="77777777" w:rsidR="00BC674D" w:rsidRPr="00BC674D" w:rsidRDefault="00BC674D" w:rsidP="00EA1844">
            <w:pPr>
              <w:numPr>
                <w:ilvl w:val="0"/>
                <w:numId w:val="88"/>
              </w:numPr>
              <w:adjustRightInd w:val="0"/>
              <w:snapToGrid w:val="0"/>
              <w:rPr>
                <w:rFonts w:ascii="Arial" w:eastAsia="DengXian" w:hAnsi="Arial" w:cs="Arial"/>
                <w:sz w:val="16"/>
                <w:szCs w:val="16"/>
                <w:lang w:eastAsia="zh-CN"/>
              </w:rPr>
            </w:pPr>
            <w:r w:rsidRPr="00BC674D">
              <w:rPr>
                <w:rFonts w:ascii="Arial" w:eastAsia="DengXian" w:hAnsi="Arial" w:cs="Arial"/>
                <w:sz w:val="16"/>
                <w:szCs w:val="16"/>
                <w:lang w:eastAsia="zh-CN"/>
              </w:rPr>
              <w:t>15dB, Device 2</w:t>
            </w:r>
          </w:p>
        </w:tc>
        <w:tc>
          <w:tcPr>
            <w:tcW w:w="2041" w:type="pct"/>
            <w:tcBorders>
              <w:top w:val="single" w:sz="4" w:space="0" w:color="auto"/>
              <w:left w:val="single" w:sz="4" w:space="0" w:color="auto"/>
              <w:bottom w:val="single" w:sz="4" w:space="0" w:color="auto"/>
              <w:right w:val="single" w:sz="4" w:space="0" w:color="auto"/>
            </w:tcBorders>
            <w:shd w:val="clear" w:color="auto" w:fill="auto"/>
            <w:vAlign w:val="center"/>
          </w:tcPr>
          <w:p w14:paraId="2F051054" w14:textId="77777777" w:rsidR="00BC674D" w:rsidRPr="00BC674D" w:rsidRDefault="00BC674D" w:rsidP="00BC674D">
            <w:pPr>
              <w:adjustRightInd w:val="0"/>
              <w:snapToGrid w:val="0"/>
              <w:rPr>
                <w:rFonts w:ascii="Arial" w:eastAsia="DengXian" w:hAnsi="Arial" w:cs="Arial"/>
                <w:sz w:val="16"/>
                <w:szCs w:val="16"/>
                <w:lang w:eastAsia="zh-CN"/>
              </w:rPr>
            </w:pPr>
            <w:r w:rsidRPr="00BC674D">
              <w:rPr>
                <w:rFonts w:ascii="Arial" w:eastAsia="DengXian" w:hAnsi="Arial" w:cs="Arial"/>
                <w:sz w:val="16"/>
                <w:szCs w:val="16"/>
                <w:lang w:eastAsia="zh-CN"/>
              </w:rPr>
              <w:t>For BS as reader</w:t>
            </w:r>
          </w:p>
          <w:p w14:paraId="70502647" w14:textId="77777777" w:rsidR="00BC674D" w:rsidRPr="00BC674D" w:rsidRDefault="00BC674D" w:rsidP="00EA1844">
            <w:pPr>
              <w:numPr>
                <w:ilvl w:val="0"/>
                <w:numId w:val="88"/>
              </w:numPr>
              <w:adjustRightInd w:val="0"/>
              <w:snapToGrid w:val="0"/>
              <w:rPr>
                <w:rFonts w:ascii="Arial" w:eastAsia="DengXian" w:hAnsi="Arial" w:cs="Arial"/>
                <w:sz w:val="16"/>
                <w:szCs w:val="16"/>
                <w:lang w:eastAsia="zh-CN"/>
              </w:rPr>
            </w:pPr>
            <w:r w:rsidRPr="00BC674D">
              <w:rPr>
                <w:rFonts w:ascii="Arial" w:eastAsia="DengXian" w:hAnsi="Arial" w:cs="Arial"/>
                <w:sz w:val="16"/>
                <w:szCs w:val="16"/>
                <w:lang w:eastAsia="zh-CN"/>
              </w:rPr>
              <w:t>5dB</w:t>
            </w:r>
          </w:p>
          <w:p w14:paraId="4DD961BC" w14:textId="77777777" w:rsidR="00BC674D" w:rsidRPr="00BC674D" w:rsidRDefault="00BC674D" w:rsidP="00BC674D">
            <w:pPr>
              <w:adjustRightInd w:val="0"/>
              <w:snapToGrid w:val="0"/>
              <w:rPr>
                <w:rFonts w:ascii="Arial" w:eastAsia="DengXian" w:hAnsi="Arial" w:cs="Arial"/>
                <w:sz w:val="16"/>
                <w:szCs w:val="16"/>
                <w:lang w:eastAsia="zh-CN"/>
              </w:rPr>
            </w:pPr>
            <w:r w:rsidRPr="00BC674D">
              <w:rPr>
                <w:rFonts w:ascii="Arial" w:eastAsia="DengXian" w:hAnsi="Arial" w:cs="Arial"/>
                <w:sz w:val="16"/>
                <w:szCs w:val="16"/>
                <w:lang w:eastAsia="zh-CN"/>
              </w:rPr>
              <w:t>For intermediate UE as reader</w:t>
            </w:r>
          </w:p>
          <w:p w14:paraId="27875186" w14:textId="77777777" w:rsidR="00BC674D" w:rsidRPr="00BC674D" w:rsidRDefault="00BC674D" w:rsidP="00EA1844">
            <w:pPr>
              <w:numPr>
                <w:ilvl w:val="0"/>
                <w:numId w:val="88"/>
              </w:numPr>
              <w:adjustRightInd w:val="0"/>
              <w:snapToGrid w:val="0"/>
              <w:rPr>
                <w:rFonts w:ascii="Arial" w:eastAsia="DengXian" w:hAnsi="Arial" w:cs="Arial"/>
                <w:sz w:val="16"/>
                <w:szCs w:val="16"/>
                <w:lang w:eastAsia="zh-CN"/>
              </w:rPr>
            </w:pPr>
            <w:r w:rsidRPr="00BC674D">
              <w:rPr>
                <w:rFonts w:ascii="Arial" w:eastAsia="DengXian" w:hAnsi="Arial" w:cs="Arial"/>
                <w:sz w:val="16"/>
                <w:szCs w:val="16"/>
                <w:lang w:eastAsia="zh-CN"/>
              </w:rPr>
              <w:t>7dB</w:t>
            </w:r>
          </w:p>
        </w:tc>
      </w:tr>
      <w:tr w:rsidR="00BC674D" w:rsidRPr="00BC674D" w14:paraId="03542453" w14:textId="77777777" w:rsidTr="00BC674D">
        <w:trPr>
          <w:trHeight w:val="20"/>
          <w:jc w:val="center"/>
        </w:trPr>
        <w:tc>
          <w:tcPr>
            <w:tcW w:w="510" w:type="pct"/>
            <w:tcBorders>
              <w:top w:val="single" w:sz="4" w:space="0" w:color="auto"/>
              <w:left w:val="single" w:sz="4" w:space="0" w:color="auto"/>
              <w:bottom w:val="single" w:sz="4" w:space="0" w:color="auto"/>
              <w:right w:val="single" w:sz="4" w:space="0" w:color="auto"/>
            </w:tcBorders>
            <w:vAlign w:val="center"/>
          </w:tcPr>
          <w:p w14:paraId="3685855D" w14:textId="77777777" w:rsidR="00BC674D" w:rsidRPr="00BC674D" w:rsidRDefault="00BC674D" w:rsidP="00BC674D">
            <w:pPr>
              <w:adjustRightInd w:val="0"/>
              <w:snapToGrid w:val="0"/>
              <w:ind w:left="840" w:hanging="840"/>
              <w:jc w:val="center"/>
              <w:rPr>
                <w:rFonts w:ascii="Arial" w:eastAsia="DengXian" w:hAnsi="Arial" w:cs="Arial"/>
                <w:sz w:val="16"/>
                <w:szCs w:val="16"/>
                <w:lang w:val="en-US" w:eastAsia="ko-KR"/>
              </w:rPr>
            </w:pPr>
            <w:r w:rsidRPr="00BC674D">
              <w:rPr>
                <w:rFonts w:ascii="Arial" w:eastAsia="DengXian" w:hAnsi="Arial" w:cs="Arial"/>
                <w:sz w:val="16"/>
                <w:szCs w:val="16"/>
                <w:lang w:val="en-US" w:eastAsia="ko-KR"/>
              </w:rPr>
              <w:t>[2E]</w:t>
            </w:r>
          </w:p>
        </w:tc>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B5A0A37" w14:textId="77777777" w:rsidR="00BC674D" w:rsidRPr="00BC674D" w:rsidRDefault="00BC674D" w:rsidP="00BC674D">
            <w:pPr>
              <w:adjustRightInd w:val="0"/>
              <w:snapToGrid w:val="0"/>
              <w:rPr>
                <w:rFonts w:ascii="Arial" w:eastAsia="DengXian" w:hAnsi="Arial" w:cs="Arial"/>
                <w:sz w:val="16"/>
                <w:szCs w:val="16"/>
                <w:lang w:bidi="ar"/>
              </w:rPr>
            </w:pPr>
            <w:r w:rsidRPr="00BC674D">
              <w:rPr>
                <w:rFonts w:ascii="Arial" w:eastAsia="DengXian" w:hAnsi="Arial" w:cs="Arial"/>
                <w:sz w:val="16"/>
                <w:szCs w:val="16"/>
              </w:rPr>
              <w:t>Thermal Noise power spectrum density (dBm/Hz)</w:t>
            </w:r>
          </w:p>
        </w:tc>
        <w:tc>
          <w:tcPr>
            <w:tcW w:w="1838" w:type="pct"/>
            <w:tcBorders>
              <w:top w:val="single" w:sz="4" w:space="0" w:color="auto"/>
              <w:left w:val="single" w:sz="4" w:space="0" w:color="auto"/>
              <w:bottom w:val="single" w:sz="4" w:space="0" w:color="auto"/>
              <w:right w:val="single" w:sz="4" w:space="0" w:color="auto"/>
            </w:tcBorders>
            <w:shd w:val="clear" w:color="auto" w:fill="auto"/>
            <w:vAlign w:val="center"/>
          </w:tcPr>
          <w:p w14:paraId="0846BA1F" w14:textId="77777777" w:rsidR="00BC674D" w:rsidRPr="00BC674D" w:rsidRDefault="00BC674D" w:rsidP="00BC674D">
            <w:pPr>
              <w:adjustRightInd w:val="0"/>
              <w:snapToGrid w:val="0"/>
              <w:jc w:val="center"/>
              <w:rPr>
                <w:rFonts w:ascii="Arial" w:eastAsia="DengXian" w:hAnsi="Arial" w:cs="Arial"/>
                <w:sz w:val="16"/>
                <w:szCs w:val="16"/>
                <w:lang w:eastAsia="zh-CN"/>
              </w:rPr>
            </w:pPr>
            <w:r w:rsidRPr="00BC674D">
              <w:rPr>
                <w:rFonts w:ascii="Arial" w:eastAsia="DengXian" w:hAnsi="Arial" w:cs="Arial"/>
                <w:sz w:val="16"/>
                <w:szCs w:val="16"/>
                <w:lang w:eastAsia="zh-CN"/>
              </w:rPr>
              <w:t>-174</w:t>
            </w:r>
          </w:p>
        </w:tc>
        <w:tc>
          <w:tcPr>
            <w:tcW w:w="2041" w:type="pct"/>
            <w:tcBorders>
              <w:top w:val="single" w:sz="4" w:space="0" w:color="auto"/>
              <w:left w:val="single" w:sz="4" w:space="0" w:color="auto"/>
              <w:bottom w:val="single" w:sz="4" w:space="0" w:color="auto"/>
              <w:right w:val="single" w:sz="4" w:space="0" w:color="auto"/>
            </w:tcBorders>
            <w:shd w:val="clear" w:color="auto" w:fill="auto"/>
            <w:vAlign w:val="center"/>
          </w:tcPr>
          <w:p w14:paraId="1C5EFE72" w14:textId="77777777" w:rsidR="00BC674D" w:rsidRPr="00BC674D" w:rsidRDefault="00BC674D" w:rsidP="00BC674D">
            <w:pPr>
              <w:adjustRightInd w:val="0"/>
              <w:snapToGrid w:val="0"/>
              <w:jc w:val="center"/>
              <w:rPr>
                <w:rFonts w:ascii="Arial" w:eastAsia="DengXian" w:hAnsi="Arial" w:cs="Arial"/>
                <w:sz w:val="16"/>
                <w:szCs w:val="16"/>
                <w:lang w:eastAsia="zh-CN"/>
              </w:rPr>
            </w:pPr>
            <w:r w:rsidRPr="00BC674D">
              <w:rPr>
                <w:rFonts w:ascii="Arial" w:eastAsia="DengXian" w:hAnsi="Arial" w:cs="Arial"/>
                <w:sz w:val="16"/>
                <w:szCs w:val="16"/>
                <w:lang w:eastAsia="zh-CN"/>
              </w:rPr>
              <w:t>-174</w:t>
            </w:r>
          </w:p>
        </w:tc>
      </w:tr>
      <w:tr w:rsidR="00BC674D" w:rsidRPr="00BC674D" w14:paraId="50C4E9C2" w14:textId="77777777" w:rsidTr="00BC674D">
        <w:trPr>
          <w:trHeight w:val="20"/>
          <w:jc w:val="center"/>
        </w:trPr>
        <w:tc>
          <w:tcPr>
            <w:tcW w:w="510" w:type="pct"/>
            <w:tcBorders>
              <w:top w:val="single" w:sz="4" w:space="0" w:color="auto"/>
              <w:left w:val="single" w:sz="4" w:space="0" w:color="auto"/>
              <w:bottom w:val="single" w:sz="4" w:space="0" w:color="auto"/>
              <w:right w:val="single" w:sz="4" w:space="0" w:color="auto"/>
            </w:tcBorders>
            <w:vAlign w:val="center"/>
          </w:tcPr>
          <w:p w14:paraId="4E022D83" w14:textId="77777777" w:rsidR="00BC674D" w:rsidRPr="00BC674D" w:rsidRDefault="00BC674D" w:rsidP="00BC674D">
            <w:pPr>
              <w:adjustRightInd w:val="0"/>
              <w:snapToGrid w:val="0"/>
              <w:ind w:left="840" w:hanging="840"/>
              <w:jc w:val="center"/>
              <w:rPr>
                <w:rFonts w:ascii="Arial" w:eastAsia="DengXian" w:hAnsi="Arial" w:cs="Arial"/>
                <w:sz w:val="16"/>
                <w:szCs w:val="16"/>
                <w:lang w:val="en-US" w:eastAsia="ko-KR"/>
              </w:rPr>
            </w:pPr>
            <w:r w:rsidRPr="00BC674D">
              <w:rPr>
                <w:rFonts w:ascii="Arial" w:eastAsia="DengXian" w:hAnsi="Arial" w:cs="Arial"/>
                <w:sz w:val="16"/>
                <w:szCs w:val="16"/>
                <w:lang w:val="en-US" w:eastAsia="ko-KR"/>
              </w:rPr>
              <w:t>[2F]</w:t>
            </w:r>
          </w:p>
        </w:tc>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498DE9F" w14:textId="77777777" w:rsidR="00BC674D" w:rsidRPr="00BC674D" w:rsidRDefault="00BC674D" w:rsidP="00BC674D">
            <w:pPr>
              <w:adjustRightInd w:val="0"/>
              <w:snapToGrid w:val="0"/>
              <w:rPr>
                <w:rFonts w:ascii="Arial" w:eastAsia="DengXian" w:hAnsi="Arial" w:cs="Arial"/>
                <w:sz w:val="16"/>
                <w:szCs w:val="16"/>
                <w:lang w:eastAsia="zh-CN"/>
              </w:rPr>
            </w:pPr>
            <w:r w:rsidRPr="00BC674D">
              <w:rPr>
                <w:rFonts w:ascii="Arial" w:eastAsia="DengXian" w:hAnsi="Arial" w:cs="Arial"/>
                <w:sz w:val="16"/>
                <w:szCs w:val="16"/>
              </w:rPr>
              <w:t>Noise Power</w:t>
            </w:r>
            <w:r w:rsidRPr="00BC674D">
              <w:rPr>
                <w:rFonts w:ascii="Arial" w:eastAsia="DengXian" w:hAnsi="Arial" w:cs="Arial"/>
                <w:sz w:val="16"/>
                <w:szCs w:val="16"/>
                <w:lang w:eastAsia="zh-CN"/>
              </w:rPr>
              <w:t xml:space="preserve"> (dBm)</w:t>
            </w:r>
          </w:p>
        </w:tc>
        <w:tc>
          <w:tcPr>
            <w:tcW w:w="1838" w:type="pct"/>
            <w:tcBorders>
              <w:top w:val="single" w:sz="4" w:space="0" w:color="auto"/>
              <w:left w:val="single" w:sz="4" w:space="0" w:color="auto"/>
              <w:bottom w:val="single" w:sz="4" w:space="0" w:color="auto"/>
              <w:right w:val="single" w:sz="4" w:space="0" w:color="auto"/>
            </w:tcBorders>
            <w:shd w:val="clear" w:color="auto" w:fill="auto"/>
            <w:vAlign w:val="center"/>
          </w:tcPr>
          <w:p w14:paraId="37A1570C" w14:textId="77777777" w:rsidR="00BC674D" w:rsidRPr="00BC674D" w:rsidRDefault="00BC674D" w:rsidP="00BC674D">
            <w:pPr>
              <w:adjustRightInd w:val="0"/>
              <w:snapToGrid w:val="0"/>
              <w:jc w:val="center"/>
              <w:rPr>
                <w:rFonts w:ascii="Arial" w:eastAsia="DengXian" w:hAnsi="Arial" w:cs="Arial"/>
                <w:sz w:val="16"/>
                <w:szCs w:val="16"/>
                <w:lang w:eastAsia="zh-CN"/>
              </w:rPr>
            </w:pPr>
            <w:r w:rsidRPr="00BC674D">
              <w:rPr>
                <w:rFonts w:ascii="Arial" w:eastAsia="DengXian" w:hAnsi="Arial" w:cs="Arial"/>
                <w:sz w:val="16"/>
                <w:szCs w:val="16"/>
                <w:lang w:eastAsia="zh-CN"/>
              </w:rPr>
              <w:t>Calculated (see Note 1)</w:t>
            </w:r>
          </w:p>
        </w:tc>
        <w:tc>
          <w:tcPr>
            <w:tcW w:w="2041" w:type="pct"/>
            <w:tcBorders>
              <w:top w:val="single" w:sz="4" w:space="0" w:color="auto"/>
              <w:left w:val="single" w:sz="4" w:space="0" w:color="auto"/>
              <w:bottom w:val="single" w:sz="4" w:space="0" w:color="auto"/>
              <w:right w:val="single" w:sz="4" w:space="0" w:color="auto"/>
            </w:tcBorders>
            <w:shd w:val="clear" w:color="auto" w:fill="auto"/>
            <w:vAlign w:val="center"/>
          </w:tcPr>
          <w:p w14:paraId="439546AB" w14:textId="77777777" w:rsidR="00BC674D" w:rsidRPr="00BC674D" w:rsidRDefault="00BC674D" w:rsidP="00BC674D">
            <w:pPr>
              <w:adjustRightInd w:val="0"/>
              <w:snapToGrid w:val="0"/>
              <w:jc w:val="center"/>
              <w:rPr>
                <w:rFonts w:ascii="Arial" w:eastAsia="DengXian" w:hAnsi="Arial" w:cs="Arial"/>
                <w:sz w:val="16"/>
                <w:szCs w:val="16"/>
                <w:lang w:eastAsia="zh-CN"/>
              </w:rPr>
            </w:pPr>
            <w:r w:rsidRPr="00BC674D">
              <w:rPr>
                <w:rFonts w:ascii="Arial" w:eastAsia="DengXian" w:hAnsi="Arial" w:cs="Arial"/>
                <w:sz w:val="16"/>
                <w:szCs w:val="16"/>
                <w:lang w:eastAsia="zh-CN"/>
              </w:rPr>
              <w:t>Calculated (see Note 1)</w:t>
            </w:r>
          </w:p>
        </w:tc>
      </w:tr>
      <w:tr w:rsidR="00BC674D" w:rsidRPr="00BC674D" w14:paraId="26C9A181" w14:textId="77777777" w:rsidTr="00BC674D">
        <w:trPr>
          <w:trHeight w:val="20"/>
          <w:jc w:val="center"/>
        </w:trPr>
        <w:tc>
          <w:tcPr>
            <w:tcW w:w="510" w:type="pct"/>
            <w:tcBorders>
              <w:top w:val="single" w:sz="4" w:space="0" w:color="auto"/>
              <w:left w:val="single" w:sz="4" w:space="0" w:color="auto"/>
              <w:bottom w:val="single" w:sz="4" w:space="0" w:color="auto"/>
              <w:right w:val="single" w:sz="4" w:space="0" w:color="auto"/>
            </w:tcBorders>
            <w:vAlign w:val="center"/>
          </w:tcPr>
          <w:p w14:paraId="2D4896F0" w14:textId="77777777" w:rsidR="00BC674D" w:rsidRPr="00BC674D" w:rsidRDefault="00BC674D" w:rsidP="00BC674D">
            <w:pPr>
              <w:adjustRightInd w:val="0"/>
              <w:snapToGrid w:val="0"/>
              <w:ind w:left="840" w:hanging="840"/>
              <w:jc w:val="center"/>
              <w:rPr>
                <w:rFonts w:ascii="Arial" w:eastAsia="DengXian" w:hAnsi="Arial" w:cs="Arial"/>
                <w:sz w:val="16"/>
                <w:szCs w:val="16"/>
                <w:lang w:val="en-US" w:eastAsia="ko-KR"/>
              </w:rPr>
            </w:pPr>
            <w:r w:rsidRPr="00BC674D">
              <w:rPr>
                <w:rFonts w:ascii="Arial" w:eastAsia="DengXian" w:hAnsi="Arial" w:cs="Arial"/>
                <w:sz w:val="16"/>
                <w:szCs w:val="16"/>
                <w:lang w:val="en-US" w:eastAsia="ko-KR"/>
              </w:rPr>
              <w:t>[2G]</w:t>
            </w:r>
          </w:p>
        </w:tc>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4D33866" w14:textId="77777777" w:rsidR="00BC674D" w:rsidRPr="00BC674D" w:rsidRDefault="00BC674D" w:rsidP="00BC674D">
            <w:pPr>
              <w:adjustRightInd w:val="0"/>
              <w:snapToGrid w:val="0"/>
              <w:rPr>
                <w:rFonts w:ascii="Arial" w:eastAsia="DengXian" w:hAnsi="Arial" w:cs="Arial"/>
                <w:sz w:val="16"/>
                <w:szCs w:val="16"/>
              </w:rPr>
            </w:pPr>
            <w:r w:rsidRPr="00BC674D">
              <w:rPr>
                <w:rFonts w:ascii="Arial" w:eastAsia="DengXian" w:hAnsi="Arial" w:cs="Arial"/>
                <w:sz w:val="16"/>
                <w:szCs w:val="16"/>
              </w:rPr>
              <w:t>Required SNR</w:t>
            </w:r>
            <w:r w:rsidRPr="00BC674D">
              <w:rPr>
                <w:rFonts w:ascii="Arial" w:eastAsia="DengXian" w:hAnsi="Arial" w:cs="Arial"/>
                <w:sz w:val="16"/>
                <w:szCs w:val="16"/>
                <w:lang w:eastAsia="zh-CN"/>
              </w:rPr>
              <w:t>/CNR</w:t>
            </w:r>
          </w:p>
        </w:tc>
        <w:tc>
          <w:tcPr>
            <w:tcW w:w="1838" w:type="pct"/>
            <w:tcBorders>
              <w:top w:val="single" w:sz="4" w:space="0" w:color="auto"/>
              <w:left w:val="single" w:sz="4" w:space="0" w:color="auto"/>
              <w:bottom w:val="single" w:sz="4" w:space="0" w:color="auto"/>
              <w:right w:val="single" w:sz="4" w:space="0" w:color="auto"/>
            </w:tcBorders>
            <w:shd w:val="clear" w:color="auto" w:fill="auto"/>
            <w:vAlign w:val="center"/>
          </w:tcPr>
          <w:p w14:paraId="46277845" w14:textId="77777777" w:rsidR="00BC674D" w:rsidRPr="00BC674D" w:rsidRDefault="00BC674D" w:rsidP="00BC674D">
            <w:pPr>
              <w:adjustRightInd w:val="0"/>
              <w:snapToGrid w:val="0"/>
              <w:jc w:val="center"/>
              <w:rPr>
                <w:rFonts w:ascii="Arial" w:eastAsia="DengXian" w:hAnsi="Arial" w:cs="Arial"/>
                <w:sz w:val="16"/>
                <w:szCs w:val="16"/>
                <w:lang w:eastAsia="zh-CN"/>
              </w:rPr>
            </w:pPr>
            <w:r w:rsidRPr="00BC674D">
              <w:rPr>
                <w:rFonts w:ascii="Arial" w:eastAsia="DengXian" w:hAnsi="Arial" w:cs="Arial"/>
                <w:sz w:val="16"/>
                <w:szCs w:val="16"/>
                <w:lang w:eastAsia="zh-CN"/>
              </w:rPr>
              <w:t>Reported by companies for Budget-Alt2</w:t>
            </w:r>
          </w:p>
        </w:tc>
        <w:tc>
          <w:tcPr>
            <w:tcW w:w="2041" w:type="pct"/>
            <w:tcBorders>
              <w:top w:val="single" w:sz="4" w:space="0" w:color="auto"/>
              <w:left w:val="single" w:sz="4" w:space="0" w:color="auto"/>
              <w:bottom w:val="single" w:sz="4" w:space="0" w:color="auto"/>
              <w:right w:val="single" w:sz="4" w:space="0" w:color="auto"/>
            </w:tcBorders>
            <w:shd w:val="clear" w:color="auto" w:fill="auto"/>
            <w:vAlign w:val="center"/>
          </w:tcPr>
          <w:p w14:paraId="733DD963" w14:textId="77777777" w:rsidR="00BC674D" w:rsidRPr="00BC674D" w:rsidRDefault="00BC674D" w:rsidP="00BC674D">
            <w:pPr>
              <w:adjustRightInd w:val="0"/>
              <w:snapToGrid w:val="0"/>
              <w:jc w:val="center"/>
              <w:rPr>
                <w:rFonts w:ascii="Arial" w:eastAsia="DengXian" w:hAnsi="Arial" w:cs="Arial"/>
                <w:sz w:val="16"/>
                <w:szCs w:val="16"/>
                <w:lang w:eastAsia="zh-CN"/>
              </w:rPr>
            </w:pPr>
            <w:r w:rsidRPr="00BC674D">
              <w:rPr>
                <w:rFonts w:ascii="Arial" w:eastAsia="DengXian" w:hAnsi="Arial" w:cs="Arial"/>
                <w:sz w:val="16"/>
                <w:szCs w:val="16"/>
                <w:lang w:eastAsia="zh-CN"/>
              </w:rPr>
              <w:t>Reported by companies for Budget-Alt2</w:t>
            </w:r>
          </w:p>
        </w:tc>
      </w:tr>
      <w:tr w:rsidR="00BC674D" w:rsidRPr="00BC674D" w14:paraId="33B6F79F" w14:textId="77777777" w:rsidTr="00BC674D">
        <w:trPr>
          <w:trHeight w:val="20"/>
          <w:jc w:val="center"/>
        </w:trPr>
        <w:tc>
          <w:tcPr>
            <w:tcW w:w="510" w:type="pct"/>
            <w:tcBorders>
              <w:top w:val="single" w:sz="4" w:space="0" w:color="auto"/>
              <w:left w:val="single" w:sz="4" w:space="0" w:color="auto"/>
              <w:bottom w:val="single" w:sz="4" w:space="0" w:color="auto"/>
              <w:right w:val="single" w:sz="4" w:space="0" w:color="auto"/>
            </w:tcBorders>
            <w:vAlign w:val="center"/>
          </w:tcPr>
          <w:p w14:paraId="20459321" w14:textId="77777777" w:rsidR="00BC674D" w:rsidRPr="00BC674D" w:rsidRDefault="00BC674D" w:rsidP="00BC674D">
            <w:pPr>
              <w:adjustRightInd w:val="0"/>
              <w:snapToGrid w:val="0"/>
              <w:ind w:left="840" w:hanging="840"/>
              <w:jc w:val="center"/>
              <w:rPr>
                <w:rFonts w:ascii="Arial" w:eastAsia="DengXian" w:hAnsi="Arial" w:cs="Arial"/>
                <w:sz w:val="16"/>
                <w:szCs w:val="16"/>
                <w:lang w:val="en-US" w:eastAsia="ko-KR"/>
              </w:rPr>
            </w:pPr>
            <w:r w:rsidRPr="00BC674D">
              <w:rPr>
                <w:rFonts w:ascii="Arial" w:eastAsia="DengXian" w:hAnsi="Arial" w:cs="Arial"/>
                <w:sz w:val="16"/>
                <w:szCs w:val="16"/>
                <w:lang w:val="en-US" w:eastAsia="ko-KR"/>
              </w:rPr>
              <w:t>[2H]</w:t>
            </w:r>
          </w:p>
        </w:tc>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82A147C" w14:textId="77777777" w:rsidR="00BC674D" w:rsidRPr="00BC674D" w:rsidRDefault="00BC674D" w:rsidP="00BC674D">
            <w:pPr>
              <w:adjustRightInd w:val="0"/>
              <w:snapToGrid w:val="0"/>
              <w:rPr>
                <w:rFonts w:ascii="Arial" w:eastAsia="DengXian" w:hAnsi="Arial" w:cs="Arial"/>
                <w:sz w:val="16"/>
                <w:szCs w:val="16"/>
              </w:rPr>
            </w:pPr>
            <w:r w:rsidRPr="00BC674D">
              <w:rPr>
                <w:rFonts w:ascii="Arial" w:eastAsia="DengXian" w:hAnsi="Arial" w:cs="Arial"/>
                <w:sz w:val="16"/>
                <w:szCs w:val="16"/>
              </w:rPr>
              <w:t>Ambient IoT on-object antenna penalty</w:t>
            </w:r>
          </w:p>
        </w:tc>
        <w:tc>
          <w:tcPr>
            <w:tcW w:w="1838" w:type="pct"/>
            <w:tcBorders>
              <w:top w:val="single" w:sz="4" w:space="0" w:color="auto"/>
              <w:left w:val="single" w:sz="4" w:space="0" w:color="auto"/>
              <w:bottom w:val="single" w:sz="4" w:space="0" w:color="auto"/>
              <w:right w:val="single" w:sz="4" w:space="0" w:color="auto"/>
            </w:tcBorders>
            <w:shd w:val="clear" w:color="auto" w:fill="auto"/>
            <w:vAlign w:val="center"/>
          </w:tcPr>
          <w:p w14:paraId="71609510" w14:textId="77777777" w:rsidR="00BC674D" w:rsidRPr="00BC674D" w:rsidRDefault="00BC674D" w:rsidP="00BC674D">
            <w:pPr>
              <w:adjustRightInd w:val="0"/>
              <w:snapToGrid w:val="0"/>
              <w:rPr>
                <w:rFonts w:ascii="Arial" w:eastAsia="DengXian" w:hAnsi="Arial" w:cs="Arial"/>
                <w:sz w:val="16"/>
                <w:szCs w:val="16"/>
                <w:lang w:eastAsia="zh-CN"/>
              </w:rPr>
            </w:pPr>
            <w:r w:rsidRPr="00BC674D">
              <w:rPr>
                <w:rFonts w:ascii="Arial" w:eastAsia="DengXian" w:hAnsi="Arial" w:cs="Arial"/>
                <w:sz w:val="16"/>
                <w:szCs w:val="16"/>
                <w:lang w:eastAsia="zh-CN"/>
              </w:rPr>
              <w:t>0.9dB or 4.7dB</w:t>
            </w:r>
          </w:p>
        </w:tc>
        <w:tc>
          <w:tcPr>
            <w:tcW w:w="2041" w:type="pct"/>
            <w:tcBorders>
              <w:top w:val="single" w:sz="4" w:space="0" w:color="auto"/>
              <w:left w:val="single" w:sz="4" w:space="0" w:color="auto"/>
              <w:bottom w:val="single" w:sz="4" w:space="0" w:color="auto"/>
              <w:right w:val="single" w:sz="4" w:space="0" w:color="auto"/>
            </w:tcBorders>
            <w:shd w:val="clear" w:color="auto" w:fill="auto"/>
            <w:vAlign w:val="center"/>
          </w:tcPr>
          <w:p w14:paraId="2143739C" w14:textId="77777777" w:rsidR="00BC674D" w:rsidRPr="00BC674D" w:rsidRDefault="00BC674D" w:rsidP="00BC674D">
            <w:pPr>
              <w:adjustRightInd w:val="0"/>
              <w:snapToGrid w:val="0"/>
              <w:rPr>
                <w:rFonts w:ascii="Arial" w:eastAsia="DengXian" w:hAnsi="Arial" w:cs="Arial"/>
                <w:sz w:val="16"/>
                <w:szCs w:val="16"/>
                <w:lang w:eastAsia="zh-CN"/>
              </w:rPr>
            </w:pPr>
            <w:r w:rsidRPr="00BC674D">
              <w:rPr>
                <w:rFonts w:ascii="Arial" w:eastAsia="DengXian" w:hAnsi="Arial" w:cs="Arial"/>
                <w:sz w:val="16"/>
                <w:szCs w:val="16"/>
                <w:lang w:eastAsia="zh-CN"/>
              </w:rPr>
              <w:t>Not applicable</w:t>
            </w:r>
          </w:p>
        </w:tc>
      </w:tr>
      <w:tr w:rsidR="00BC674D" w:rsidRPr="00BC674D" w14:paraId="18340FA3" w14:textId="77777777" w:rsidTr="00BC674D">
        <w:trPr>
          <w:trHeight w:val="20"/>
          <w:jc w:val="center"/>
        </w:trPr>
        <w:tc>
          <w:tcPr>
            <w:tcW w:w="510" w:type="pct"/>
            <w:tcBorders>
              <w:top w:val="single" w:sz="4" w:space="0" w:color="auto"/>
              <w:left w:val="single" w:sz="4" w:space="0" w:color="auto"/>
              <w:bottom w:val="single" w:sz="4" w:space="0" w:color="auto"/>
              <w:right w:val="single" w:sz="4" w:space="0" w:color="auto"/>
            </w:tcBorders>
            <w:vAlign w:val="center"/>
          </w:tcPr>
          <w:p w14:paraId="0D466156" w14:textId="77777777" w:rsidR="00BC674D" w:rsidRPr="00BC674D" w:rsidRDefault="00BC674D" w:rsidP="00BC674D">
            <w:pPr>
              <w:adjustRightInd w:val="0"/>
              <w:snapToGrid w:val="0"/>
              <w:ind w:left="840" w:hanging="840"/>
              <w:jc w:val="center"/>
              <w:rPr>
                <w:rFonts w:ascii="Arial" w:eastAsia="DengXian" w:hAnsi="Arial" w:cs="Arial"/>
                <w:sz w:val="16"/>
                <w:szCs w:val="16"/>
                <w:lang w:val="en-US" w:eastAsia="ko-KR"/>
              </w:rPr>
            </w:pPr>
            <w:r w:rsidRPr="00BC674D">
              <w:rPr>
                <w:rFonts w:ascii="Arial" w:eastAsia="DengXian" w:hAnsi="Arial" w:cs="Arial"/>
                <w:sz w:val="16"/>
                <w:szCs w:val="16"/>
                <w:lang w:val="en-US" w:eastAsia="ko-KR"/>
              </w:rPr>
              <w:t>[2J]</w:t>
            </w:r>
          </w:p>
        </w:tc>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010DA29" w14:textId="77777777" w:rsidR="00BC674D" w:rsidRPr="00BC674D" w:rsidRDefault="00BC674D" w:rsidP="00BC674D">
            <w:pPr>
              <w:adjustRightInd w:val="0"/>
              <w:snapToGrid w:val="0"/>
              <w:rPr>
                <w:rFonts w:ascii="Arial" w:eastAsia="DengXian" w:hAnsi="Arial" w:cs="Arial"/>
                <w:sz w:val="16"/>
                <w:szCs w:val="16"/>
              </w:rPr>
            </w:pPr>
            <w:r w:rsidRPr="00BC674D">
              <w:rPr>
                <w:rFonts w:ascii="Arial" w:eastAsia="DengXian" w:hAnsi="Arial" w:cs="Arial"/>
                <w:sz w:val="16"/>
                <w:szCs w:val="16"/>
                <w:lang w:eastAsia="zh-CN"/>
              </w:rPr>
              <w:t>Budget-Alt1/ Budget-Alt2</w:t>
            </w:r>
          </w:p>
        </w:tc>
        <w:tc>
          <w:tcPr>
            <w:tcW w:w="1838" w:type="pct"/>
            <w:tcBorders>
              <w:top w:val="single" w:sz="4" w:space="0" w:color="auto"/>
              <w:left w:val="single" w:sz="4" w:space="0" w:color="auto"/>
              <w:bottom w:val="single" w:sz="4" w:space="0" w:color="auto"/>
              <w:right w:val="single" w:sz="4" w:space="0" w:color="auto"/>
            </w:tcBorders>
            <w:shd w:val="clear" w:color="auto" w:fill="auto"/>
            <w:vAlign w:val="center"/>
          </w:tcPr>
          <w:p w14:paraId="018E4066" w14:textId="77777777" w:rsidR="00BC674D" w:rsidRPr="00BC674D" w:rsidRDefault="00BC674D" w:rsidP="00BC674D">
            <w:pPr>
              <w:adjustRightInd w:val="0"/>
              <w:snapToGrid w:val="0"/>
              <w:rPr>
                <w:rFonts w:ascii="Arial" w:eastAsia="DengXian" w:hAnsi="Arial" w:cs="Arial"/>
                <w:sz w:val="16"/>
                <w:szCs w:val="16"/>
                <w:lang w:eastAsia="zh-CN"/>
              </w:rPr>
            </w:pPr>
            <w:r w:rsidRPr="00BC674D">
              <w:rPr>
                <w:rFonts w:ascii="Arial" w:eastAsia="DengXian" w:hAnsi="Arial" w:cs="Arial"/>
                <w:sz w:val="16"/>
                <w:szCs w:val="16"/>
                <w:lang w:eastAsia="zh-CN"/>
              </w:rPr>
              <w:t>Budget-Alt1/ Budget-Alt2 (see note1)</w:t>
            </w:r>
          </w:p>
        </w:tc>
        <w:tc>
          <w:tcPr>
            <w:tcW w:w="2041" w:type="pct"/>
            <w:tcBorders>
              <w:top w:val="single" w:sz="4" w:space="0" w:color="auto"/>
              <w:left w:val="single" w:sz="4" w:space="0" w:color="auto"/>
              <w:bottom w:val="single" w:sz="4" w:space="0" w:color="auto"/>
              <w:right w:val="single" w:sz="4" w:space="0" w:color="auto"/>
            </w:tcBorders>
            <w:shd w:val="clear" w:color="auto" w:fill="auto"/>
            <w:vAlign w:val="center"/>
          </w:tcPr>
          <w:p w14:paraId="494932F0" w14:textId="77777777" w:rsidR="00BC674D" w:rsidRPr="00BC674D" w:rsidRDefault="00BC674D" w:rsidP="00BC674D">
            <w:pPr>
              <w:adjustRightInd w:val="0"/>
              <w:snapToGrid w:val="0"/>
              <w:jc w:val="center"/>
              <w:rPr>
                <w:rFonts w:ascii="Arial" w:eastAsia="DengXian" w:hAnsi="Arial" w:cs="Arial"/>
                <w:sz w:val="16"/>
                <w:szCs w:val="16"/>
                <w:lang w:eastAsia="zh-CN"/>
              </w:rPr>
            </w:pPr>
            <w:r w:rsidRPr="00BC674D">
              <w:rPr>
                <w:rFonts w:ascii="Arial" w:eastAsia="DengXian" w:hAnsi="Arial" w:cs="Arial"/>
                <w:sz w:val="16"/>
                <w:szCs w:val="16"/>
                <w:lang w:eastAsia="zh-CN"/>
              </w:rPr>
              <w:t>Budget-Alt2</w:t>
            </w:r>
          </w:p>
        </w:tc>
      </w:tr>
      <w:tr w:rsidR="00BC674D" w:rsidRPr="00BC674D" w14:paraId="1553AD4F" w14:textId="77777777" w:rsidTr="00BC674D">
        <w:trPr>
          <w:trHeight w:val="20"/>
          <w:jc w:val="center"/>
        </w:trPr>
        <w:tc>
          <w:tcPr>
            <w:tcW w:w="510" w:type="pct"/>
            <w:tcBorders>
              <w:top w:val="single" w:sz="4" w:space="0" w:color="auto"/>
              <w:left w:val="single" w:sz="4" w:space="0" w:color="auto"/>
              <w:bottom w:val="single" w:sz="4" w:space="0" w:color="auto"/>
              <w:right w:val="single" w:sz="4" w:space="0" w:color="auto"/>
            </w:tcBorders>
            <w:vAlign w:val="center"/>
          </w:tcPr>
          <w:p w14:paraId="2048951E" w14:textId="77777777" w:rsidR="00BC674D" w:rsidRPr="00BC674D" w:rsidRDefault="00BC674D" w:rsidP="00BC674D">
            <w:pPr>
              <w:adjustRightInd w:val="0"/>
              <w:snapToGrid w:val="0"/>
              <w:ind w:left="840" w:hanging="840"/>
              <w:jc w:val="center"/>
              <w:rPr>
                <w:rFonts w:ascii="Arial" w:eastAsia="DengXian" w:hAnsi="Arial" w:cs="Arial"/>
                <w:sz w:val="16"/>
                <w:szCs w:val="16"/>
                <w:lang w:val="en-US" w:eastAsia="ko-KR"/>
              </w:rPr>
            </w:pPr>
            <w:r w:rsidRPr="00BC674D">
              <w:rPr>
                <w:rFonts w:ascii="Arial" w:eastAsia="DengXian" w:hAnsi="Arial" w:cs="Arial"/>
                <w:sz w:val="16"/>
                <w:szCs w:val="16"/>
                <w:lang w:val="en-US" w:eastAsia="ko-KR"/>
              </w:rPr>
              <w:t>[2K]</w:t>
            </w:r>
          </w:p>
        </w:tc>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B8D5C85" w14:textId="77777777" w:rsidR="00BC674D" w:rsidRPr="00BC674D" w:rsidRDefault="00BC674D" w:rsidP="00BC674D">
            <w:pPr>
              <w:adjustRightInd w:val="0"/>
              <w:snapToGrid w:val="0"/>
              <w:rPr>
                <w:rFonts w:ascii="Arial" w:eastAsia="DengXian" w:hAnsi="Arial" w:cs="Arial"/>
                <w:sz w:val="16"/>
                <w:szCs w:val="16"/>
                <w:lang w:eastAsia="zh-CN"/>
              </w:rPr>
            </w:pPr>
            <w:r w:rsidRPr="00BC674D">
              <w:rPr>
                <w:rFonts w:ascii="Arial" w:eastAsia="DengXian" w:hAnsi="Arial" w:cs="Arial"/>
                <w:sz w:val="16"/>
                <w:szCs w:val="16"/>
                <w:lang w:eastAsia="zh-CN"/>
              </w:rPr>
              <w:t>CW cancellation (dB)</w:t>
            </w:r>
          </w:p>
        </w:tc>
        <w:tc>
          <w:tcPr>
            <w:tcW w:w="1838" w:type="pct"/>
            <w:tcBorders>
              <w:top w:val="single" w:sz="4" w:space="0" w:color="auto"/>
              <w:left w:val="single" w:sz="4" w:space="0" w:color="auto"/>
              <w:bottom w:val="single" w:sz="4" w:space="0" w:color="auto"/>
              <w:right w:val="single" w:sz="4" w:space="0" w:color="auto"/>
            </w:tcBorders>
            <w:shd w:val="clear" w:color="auto" w:fill="auto"/>
            <w:vAlign w:val="center"/>
          </w:tcPr>
          <w:p w14:paraId="19230BC6" w14:textId="77777777" w:rsidR="00BC674D" w:rsidRPr="00BC674D" w:rsidRDefault="00BC674D" w:rsidP="00BC674D">
            <w:pPr>
              <w:adjustRightInd w:val="0"/>
              <w:snapToGrid w:val="0"/>
              <w:jc w:val="center"/>
              <w:rPr>
                <w:rFonts w:ascii="Arial" w:eastAsia="DengXian" w:hAnsi="Arial" w:cs="Arial"/>
                <w:sz w:val="16"/>
                <w:szCs w:val="16"/>
                <w:lang w:eastAsia="zh-CN"/>
              </w:rPr>
            </w:pPr>
            <w:r w:rsidRPr="00BC674D">
              <w:rPr>
                <w:rFonts w:ascii="Arial" w:eastAsia="DengXian" w:hAnsi="Arial" w:cs="Arial"/>
                <w:sz w:val="16"/>
                <w:szCs w:val="16"/>
                <w:lang w:eastAsia="zh-CN"/>
              </w:rPr>
              <w:t>N/A</w:t>
            </w:r>
          </w:p>
        </w:tc>
        <w:tc>
          <w:tcPr>
            <w:tcW w:w="2041" w:type="pct"/>
            <w:tcBorders>
              <w:top w:val="single" w:sz="4" w:space="0" w:color="auto"/>
              <w:left w:val="single" w:sz="4" w:space="0" w:color="auto"/>
              <w:bottom w:val="single" w:sz="4" w:space="0" w:color="auto"/>
              <w:right w:val="single" w:sz="4" w:space="0" w:color="auto"/>
            </w:tcBorders>
            <w:shd w:val="clear" w:color="auto" w:fill="auto"/>
            <w:vAlign w:val="center"/>
          </w:tcPr>
          <w:p w14:paraId="708759E8" w14:textId="77777777" w:rsidR="00BC674D" w:rsidRPr="00BC674D" w:rsidRDefault="00BC674D" w:rsidP="00BC674D">
            <w:pPr>
              <w:adjustRightInd w:val="0"/>
              <w:snapToGrid w:val="0"/>
              <w:rPr>
                <w:rFonts w:ascii="Arial" w:eastAsia="DengXian" w:hAnsi="Arial" w:cs="Arial"/>
                <w:sz w:val="16"/>
                <w:szCs w:val="16"/>
                <w:lang w:eastAsia="zh-CN"/>
              </w:rPr>
            </w:pPr>
            <w:r w:rsidRPr="00BC674D">
              <w:rPr>
                <w:rFonts w:ascii="Arial" w:eastAsia="DengXian" w:hAnsi="Arial" w:cs="Arial"/>
                <w:sz w:val="16"/>
                <w:szCs w:val="16"/>
                <w:lang w:eastAsia="zh-CN"/>
              </w:rPr>
              <w:t>Companies to report for scenario A2/A1/B for BS and intermediate UE.</w:t>
            </w:r>
          </w:p>
          <w:p w14:paraId="13911537" w14:textId="77777777" w:rsidR="00BC674D" w:rsidRPr="00BC674D" w:rsidRDefault="00BC674D" w:rsidP="00BC674D">
            <w:pPr>
              <w:adjustRightInd w:val="0"/>
              <w:snapToGrid w:val="0"/>
              <w:rPr>
                <w:rFonts w:ascii="Arial" w:eastAsia="DengXian" w:hAnsi="Arial" w:cs="Arial"/>
                <w:sz w:val="16"/>
                <w:szCs w:val="16"/>
                <w:lang w:eastAsia="zh-CN"/>
              </w:rPr>
            </w:pPr>
          </w:p>
          <w:p w14:paraId="3FE7A33E" w14:textId="77777777" w:rsidR="00BC674D" w:rsidRPr="00BC674D" w:rsidRDefault="00BC674D" w:rsidP="00BC674D">
            <w:pPr>
              <w:adjustRightInd w:val="0"/>
              <w:snapToGrid w:val="0"/>
              <w:rPr>
                <w:rFonts w:ascii="Arial" w:eastAsia="DengXian" w:hAnsi="Arial" w:cs="Arial"/>
                <w:sz w:val="16"/>
                <w:szCs w:val="16"/>
                <w:lang w:eastAsia="zh-CN" w:bidi="ar"/>
              </w:rPr>
            </w:pPr>
            <w:r w:rsidRPr="00BC674D">
              <w:rPr>
                <w:rFonts w:ascii="Arial" w:eastAsia="DengXian" w:hAnsi="Arial" w:cs="Arial"/>
                <w:sz w:val="16"/>
                <w:szCs w:val="16"/>
                <w:lang w:eastAsia="zh-CN" w:bidi="ar"/>
              </w:rPr>
              <w:t xml:space="preserve">Note: </w:t>
            </w:r>
          </w:p>
          <w:p w14:paraId="346E4735" w14:textId="77777777" w:rsidR="00BC674D" w:rsidRPr="00BC674D" w:rsidRDefault="00BC674D" w:rsidP="00EA1844">
            <w:pPr>
              <w:numPr>
                <w:ilvl w:val="0"/>
                <w:numId w:val="88"/>
              </w:numPr>
              <w:adjustRightInd w:val="0"/>
              <w:snapToGrid w:val="0"/>
              <w:rPr>
                <w:rFonts w:ascii="Arial" w:eastAsia="DengXian" w:hAnsi="Arial" w:cs="Arial"/>
                <w:sz w:val="16"/>
                <w:szCs w:val="16"/>
                <w:lang w:eastAsia="zh-CN" w:bidi="ar"/>
              </w:rPr>
            </w:pPr>
            <w:r w:rsidRPr="00BC674D">
              <w:rPr>
                <w:rFonts w:ascii="Arial" w:eastAsia="DengXian" w:hAnsi="Arial" w:cs="Arial"/>
                <w:sz w:val="16"/>
                <w:szCs w:val="16"/>
                <w:lang w:eastAsia="zh-CN" w:bidi="ar"/>
              </w:rPr>
              <w:t>Only applicable for device 1/2a</w:t>
            </w:r>
          </w:p>
          <w:p w14:paraId="05AE9340" w14:textId="77777777" w:rsidR="00BC674D" w:rsidRPr="00BC674D" w:rsidRDefault="00BC674D" w:rsidP="00EA1844">
            <w:pPr>
              <w:numPr>
                <w:ilvl w:val="0"/>
                <w:numId w:val="88"/>
              </w:numPr>
              <w:adjustRightInd w:val="0"/>
              <w:snapToGrid w:val="0"/>
              <w:rPr>
                <w:rFonts w:ascii="Arial" w:eastAsia="DengXian" w:hAnsi="Arial" w:cs="Arial"/>
                <w:sz w:val="16"/>
                <w:szCs w:val="16"/>
                <w:lang w:eastAsia="zh-CN" w:bidi="ar"/>
              </w:rPr>
            </w:pPr>
            <w:r w:rsidRPr="00BC674D">
              <w:rPr>
                <w:rFonts w:ascii="Arial" w:eastAsia="DengXian" w:hAnsi="Arial" w:cs="Arial"/>
                <w:sz w:val="16"/>
                <w:szCs w:val="16"/>
                <w:lang w:eastAsia="zh-CN" w:bidi="ar"/>
              </w:rPr>
              <w:t>The value provided is for the unmodulated single-tone CW. The impact of a multi-tone CW, e.g., assuming an [X] dB difference, is FFS</w:t>
            </w:r>
          </w:p>
        </w:tc>
      </w:tr>
      <w:tr w:rsidR="00BC674D" w:rsidRPr="00BC674D" w14:paraId="71403A4B" w14:textId="77777777" w:rsidTr="00BC674D">
        <w:trPr>
          <w:trHeight w:val="20"/>
          <w:jc w:val="center"/>
        </w:trPr>
        <w:tc>
          <w:tcPr>
            <w:tcW w:w="510" w:type="pct"/>
            <w:tcBorders>
              <w:top w:val="single" w:sz="4" w:space="0" w:color="auto"/>
              <w:left w:val="single" w:sz="4" w:space="0" w:color="auto"/>
              <w:bottom w:val="single" w:sz="4" w:space="0" w:color="auto"/>
              <w:right w:val="single" w:sz="4" w:space="0" w:color="auto"/>
            </w:tcBorders>
            <w:vAlign w:val="center"/>
          </w:tcPr>
          <w:p w14:paraId="462C65DF" w14:textId="77777777" w:rsidR="00BC674D" w:rsidRPr="00BC674D" w:rsidRDefault="00BC674D" w:rsidP="00BC674D">
            <w:pPr>
              <w:adjustRightInd w:val="0"/>
              <w:snapToGrid w:val="0"/>
              <w:ind w:left="840" w:hanging="840"/>
              <w:jc w:val="center"/>
              <w:rPr>
                <w:rFonts w:ascii="Arial" w:eastAsia="DengXian" w:hAnsi="Arial" w:cs="Arial"/>
                <w:sz w:val="16"/>
                <w:szCs w:val="16"/>
                <w:lang w:val="en-US" w:eastAsia="ko-KR"/>
              </w:rPr>
            </w:pPr>
            <w:r w:rsidRPr="00BC674D">
              <w:rPr>
                <w:rFonts w:ascii="Arial" w:eastAsia="DengXian" w:hAnsi="Arial" w:cs="Arial"/>
                <w:sz w:val="16"/>
                <w:szCs w:val="16"/>
                <w:lang w:val="en-US" w:eastAsia="ko-KR"/>
              </w:rPr>
              <w:t>[2K1]</w:t>
            </w:r>
          </w:p>
        </w:tc>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04D025D" w14:textId="77777777" w:rsidR="00BC674D" w:rsidRPr="00BC674D" w:rsidRDefault="00BC674D" w:rsidP="00BC674D">
            <w:pPr>
              <w:adjustRightInd w:val="0"/>
              <w:snapToGrid w:val="0"/>
              <w:rPr>
                <w:rFonts w:ascii="Arial" w:eastAsia="DengXian" w:hAnsi="Arial" w:cs="Arial"/>
                <w:sz w:val="16"/>
                <w:szCs w:val="16"/>
                <w:lang w:eastAsia="zh-CN"/>
              </w:rPr>
            </w:pPr>
            <w:r w:rsidRPr="00BC674D">
              <w:rPr>
                <w:rFonts w:ascii="Arial" w:eastAsia="DengXian" w:hAnsi="Arial" w:cs="Arial"/>
                <w:sz w:val="16"/>
                <w:szCs w:val="16"/>
                <w:lang w:eastAsia="zh-CN"/>
              </w:rPr>
              <w:t>Remaining CW interference (dB)</w:t>
            </w:r>
          </w:p>
        </w:tc>
        <w:tc>
          <w:tcPr>
            <w:tcW w:w="1838" w:type="pct"/>
            <w:tcBorders>
              <w:top w:val="single" w:sz="4" w:space="0" w:color="auto"/>
              <w:left w:val="single" w:sz="4" w:space="0" w:color="auto"/>
              <w:bottom w:val="single" w:sz="4" w:space="0" w:color="auto"/>
              <w:right w:val="single" w:sz="4" w:space="0" w:color="auto"/>
            </w:tcBorders>
            <w:shd w:val="clear" w:color="auto" w:fill="auto"/>
            <w:vAlign w:val="center"/>
          </w:tcPr>
          <w:p w14:paraId="15608846" w14:textId="77777777" w:rsidR="00BC674D" w:rsidRPr="00BC674D" w:rsidRDefault="00BC674D" w:rsidP="00BC674D">
            <w:pPr>
              <w:adjustRightInd w:val="0"/>
              <w:snapToGrid w:val="0"/>
              <w:jc w:val="center"/>
              <w:rPr>
                <w:rFonts w:ascii="Arial" w:eastAsia="DengXian" w:hAnsi="Arial" w:cs="Arial"/>
                <w:sz w:val="16"/>
                <w:szCs w:val="16"/>
                <w:lang w:eastAsia="zh-CN"/>
              </w:rPr>
            </w:pPr>
            <w:r w:rsidRPr="00BC674D">
              <w:rPr>
                <w:rFonts w:ascii="Arial" w:eastAsia="DengXian" w:hAnsi="Arial" w:cs="Arial"/>
                <w:sz w:val="16"/>
                <w:szCs w:val="16"/>
                <w:lang w:eastAsia="zh-CN"/>
              </w:rPr>
              <w:t>N/A</w:t>
            </w:r>
          </w:p>
        </w:tc>
        <w:tc>
          <w:tcPr>
            <w:tcW w:w="2041" w:type="pct"/>
            <w:tcBorders>
              <w:top w:val="single" w:sz="4" w:space="0" w:color="auto"/>
              <w:left w:val="single" w:sz="4" w:space="0" w:color="auto"/>
              <w:bottom w:val="single" w:sz="4" w:space="0" w:color="auto"/>
              <w:right w:val="single" w:sz="4" w:space="0" w:color="auto"/>
            </w:tcBorders>
            <w:shd w:val="clear" w:color="auto" w:fill="auto"/>
            <w:vAlign w:val="center"/>
          </w:tcPr>
          <w:p w14:paraId="33589AC8" w14:textId="77777777" w:rsidR="00BC674D" w:rsidRPr="00BC674D" w:rsidRDefault="00BC674D" w:rsidP="00BC674D">
            <w:pPr>
              <w:adjustRightInd w:val="0"/>
              <w:snapToGrid w:val="0"/>
              <w:jc w:val="center"/>
              <w:rPr>
                <w:rFonts w:ascii="Arial" w:eastAsia="DengXian" w:hAnsi="Arial" w:cs="Arial"/>
                <w:sz w:val="16"/>
                <w:szCs w:val="16"/>
                <w:lang w:eastAsia="zh-CN"/>
              </w:rPr>
            </w:pPr>
            <w:r w:rsidRPr="00BC674D">
              <w:rPr>
                <w:rFonts w:ascii="Arial" w:eastAsia="DengXian" w:hAnsi="Arial" w:cs="Arial"/>
                <w:sz w:val="16"/>
                <w:szCs w:val="16"/>
                <w:lang w:eastAsia="zh-CN"/>
              </w:rPr>
              <w:t>Calculated (see Note 1)</w:t>
            </w:r>
          </w:p>
          <w:p w14:paraId="6936AAB8" w14:textId="77777777" w:rsidR="00BC674D" w:rsidRPr="00BC674D" w:rsidRDefault="00BC674D" w:rsidP="00BC674D">
            <w:pPr>
              <w:adjustRightInd w:val="0"/>
              <w:snapToGrid w:val="0"/>
              <w:jc w:val="center"/>
              <w:rPr>
                <w:rFonts w:ascii="Arial" w:eastAsia="DengXian" w:hAnsi="Arial" w:cs="Arial"/>
                <w:sz w:val="16"/>
                <w:szCs w:val="16"/>
                <w:lang w:eastAsia="zh-CN"/>
              </w:rPr>
            </w:pPr>
            <w:r w:rsidRPr="00BC674D">
              <w:rPr>
                <w:rFonts w:ascii="Arial" w:eastAsia="DengXian" w:hAnsi="Arial" w:cs="Arial"/>
                <w:sz w:val="16"/>
                <w:szCs w:val="16"/>
                <w:lang w:eastAsia="zh-CN"/>
              </w:rPr>
              <w:t>Note: only applicable for device 1/2a</w:t>
            </w:r>
          </w:p>
        </w:tc>
      </w:tr>
      <w:tr w:rsidR="00BC674D" w:rsidRPr="00BC674D" w14:paraId="2221F6CC" w14:textId="77777777" w:rsidTr="00BC674D">
        <w:trPr>
          <w:trHeight w:val="20"/>
          <w:jc w:val="center"/>
        </w:trPr>
        <w:tc>
          <w:tcPr>
            <w:tcW w:w="510" w:type="pct"/>
            <w:tcBorders>
              <w:top w:val="single" w:sz="4" w:space="0" w:color="auto"/>
              <w:left w:val="single" w:sz="4" w:space="0" w:color="auto"/>
              <w:bottom w:val="single" w:sz="4" w:space="0" w:color="auto"/>
              <w:right w:val="single" w:sz="4" w:space="0" w:color="auto"/>
            </w:tcBorders>
            <w:vAlign w:val="center"/>
          </w:tcPr>
          <w:p w14:paraId="48094D33" w14:textId="77777777" w:rsidR="00BC674D" w:rsidRPr="00BC674D" w:rsidRDefault="00BC674D" w:rsidP="00BC674D">
            <w:pPr>
              <w:adjustRightInd w:val="0"/>
              <w:snapToGrid w:val="0"/>
              <w:ind w:left="840" w:hanging="840"/>
              <w:jc w:val="center"/>
              <w:rPr>
                <w:rFonts w:ascii="Arial" w:eastAsia="DengXian" w:hAnsi="Arial" w:cs="Arial"/>
                <w:sz w:val="16"/>
                <w:szCs w:val="16"/>
                <w:lang w:val="en-US" w:eastAsia="ko-KR"/>
              </w:rPr>
            </w:pPr>
            <w:r w:rsidRPr="00BC674D">
              <w:rPr>
                <w:rFonts w:ascii="Arial" w:eastAsia="DengXian" w:hAnsi="Arial" w:cs="Arial"/>
                <w:sz w:val="16"/>
                <w:szCs w:val="16"/>
                <w:lang w:val="en-US" w:eastAsia="ko-KR"/>
              </w:rPr>
              <w:t>[2K2]</w:t>
            </w:r>
          </w:p>
        </w:tc>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7E38468" w14:textId="77777777" w:rsidR="00BC674D" w:rsidRPr="00BC674D" w:rsidRDefault="00BC674D" w:rsidP="00BC674D">
            <w:pPr>
              <w:adjustRightInd w:val="0"/>
              <w:snapToGrid w:val="0"/>
              <w:rPr>
                <w:rFonts w:ascii="Arial" w:eastAsia="DengXian" w:hAnsi="Arial" w:cs="Arial"/>
                <w:sz w:val="16"/>
                <w:szCs w:val="16"/>
                <w:lang w:eastAsia="zh-CN"/>
              </w:rPr>
            </w:pPr>
            <w:r w:rsidRPr="00BC674D">
              <w:rPr>
                <w:rFonts w:ascii="Arial" w:eastAsia="DengXian" w:hAnsi="Arial" w:cs="Arial"/>
                <w:sz w:val="16"/>
                <w:szCs w:val="16"/>
                <w:lang w:eastAsia="zh-CN"/>
              </w:rPr>
              <w:t>Receiver sensitivity loss(dB)</w:t>
            </w:r>
          </w:p>
        </w:tc>
        <w:tc>
          <w:tcPr>
            <w:tcW w:w="1838" w:type="pct"/>
            <w:tcBorders>
              <w:top w:val="single" w:sz="4" w:space="0" w:color="auto"/>
              <w:left w:val="single" w:sz="4" w:space="0" w:color="auto"/>
              <w:bottom w:val="single" w:sz="4" w:space="0" w:color="auto"/>
              <w:right w:val="single" w:sz="4" w:space="0" w:color="auto"/>
            </w:tcBorders>
            <w:shd w:val="clear" w:color="auto" w:fill="auto"/>
            <w:vAlign w:val="center"/>
          </w:tcPr>
          <w:p w14:paraId="5E5B4C51" w14:textId="77777777" w:rsidR="00BC674D" w:rsidRPr="00BC674D" w:rsidRDefault="00BC674D" w:rsidP="00BC674D">
            <w:pPr>
              <w:adjustRightInd w:val="0"/>
              <w:snapToGrid w:val="0"/>
              <w:jc w:val="center"/>
              <w:rPr>
                <w:rFonts w:ascii="Arial" w:eastAsia="DengXian" w:hAnsi="Arial" w:cs="Arial"/>
                <w:sz w:val="16"/>
                <w:szCs w:val="16"/>
                <w:lang w:eastAsia="zh-CN"/>
              </w:rPr>
            </w:pPr>
            <w:r w:rsidRPr="00BC674D">
              <w:rPr>
                <w:rFonts w:ascii="Arial" w:eastAsia="DengXian" w:hAnsi="Arial" w:cs="Arial"/>
                <w:sz w:val="16"/>
                <w:szCs w:val="16"/>
                <w:lang w:eastAsia="zh-CN"/>
              </w:rPr>
              <w:t>N/A</w:t>
            </w:r>
          </w:p>
        </w:tc>
        <w:tc>
          <w:tcPr>
            <w:tcW w:w="2041" w:type="pct"/>
            <w:tcBorders>
              <w:top w:val="single" w:sz="4" w:space="0" w:color="auto"/>
              <w:left w:val="single" w:sz="4" w:space="0" w:color="auto"/>
              <w:bottom w:val="single" w:sz="4" w:space="0" w:color="auto"/>
              <w:right w:val="single" w:sz="4" w:space="0" w:color="auto"/>
            </w:tcBorders>
            <w:shd w:val="clear" w:color="auto" w:fill="auto"/>
            <w:vAlign w:val="center"/>
          </w:tcPr>
          <w:p w14:paraId="6F8BA4A7" w14:textId="77777777" w:rsidR="00BC674D" w:rsidRPr="00BC674D" w:rsidRDefault="00BC674D" w:rsidP="00BC674D">
            <w:pPr>
              <w:adjustRightInd w:val="0"/>
              <w:snapToGrid w:val="0"/>
              <w:jc w:val="center"/>
              <w:rPr>
                <w:rFonts w:ascii="Arial" w:eastAsia="DengXian" w:hAnsi="Arial" w:cs="Arial"/>
                <w:sz w:val="16"/>
                <w:szCs w:val="16"/>
                <w:lang w:eastAsia="zh-CN"/>
              </w:rPr>
            </w:pPr>
            <w:r w:rsidRPr="00BC674D">
              <w:rPr>
                <w:rFonts w:ascii="Arial" w:eastAsia="DengXian" w:hAnsi="Arial" w:cs="Arial"/>
                <w:sz w:val="16"/>
                <w:szCs w:val="16"/>
                <w:lang w:eastAsia="zh-CN"/>
              </w:rPr>
              <w:t>Calculated (see Note 1)</w:t>
            </w:r>
          </w:p>
          <w:p w14:paraId="5B3883B7" w14:textId="77777777" w:rsidR="00BC674D" w:rsidRPr="00BC674D" w:rsidRDefault="00BC674D" w:rsidP="00BC674D">
            <w:pPr>
              <w:adjustRightInd w:val="0"/>
              <w:snapToGrid w:val="0"/>
              <w:jc w:val="center"/>
              <w:rPr>
                <w:rFonts w:ascii="Arial" w:eastAsia="DengXian" w:hAnsi="Arial" w:cs="Arial"/>
                <w:sz w:val="16"/>
                <w:szCs w:val="16"/>
                <w:lang w:eastAsia="zh-CN"/>
              </w:rPr>
            </w:pPr>
            <w:r w:rsidRPr="00BC674D">
              <w:rPr>
                <w:rFonts w:ascii="Arial" w:eastAsia="DengXian" w:hAnsi="Arial" w:cs="Arial"/>
                <w:sz w:val="16"/>
                <w:szCs w:val="16"/>
                <w:lang w:eastAsia="zh-CN"/>
              </w:rPr>
              <w:t>Note: only applicable for device 1/2a</w:t>
            </w:r>
          </w:p>
        </w:tc>
      </w:tr>
      <w:tr w:rsidR="00BC674D" w:rsidRPr="00BC674D" w14:paraId="0844EA8F" w14:textId="77777777" w:rsidTr="00BC674D">
        <w:trPr>
          <w:trHeight w:val="20"/>
          <w:jc w:val="center"/>
        </w:trPr>
        <w:tc>
          <w:tcPr>
            <w:tcW w:w="510" w:type="pct"/>
            <w:tcBorders>
              <w:top w:val="single" w:sz="4" w:space="0" w:color="auto"/>
              <w:left w:val="single" w:sz="4" w:space="0" w:color="auto"/>
              <w:bottom w:val="single" w:sz="4" w:space="0" w:color="auto"/>
              <w:right w:val="single" w:sz="4" w:space="0" w:color="auto"/>
            </w:tcBorders>
            <w:vAlign w:val="center"/>
          </w:tcPr>
          <w:p w14:paraId="0C05B87E" w14:textId="77777777" w:rsidR="00BC674D" w:rsidRPr="00BC674D" w:rsidRDefault="00BC674D" w:rsidP="00BC674D">
            <w:pPr>
              <w:adjustRightInd w:val="0"/>
              <w:snapToGrid w:val="0"/>
              <w:ind w:left="840" w:hanging="840"/>
              <w:jc w:val="center"/>
              <w:rPr>
                <w:rFonts w:ascii="Arial" w:eastAsia="DengXian" w:hAnsi="Arial" w:cs="Arial"/>
                <w:sz w:val="16"/>
                <w:szCs w:val="16"/>
                <w:lang w:val="en-US" w:eastAsia="ko-KR"/>
              </w:rPr>
            </w:pPr>
            <w:r w:rsidRPr="00BC674D">
              <w:rPr>
                <w:rFonts w:ascii="Arial" w:eastAsia="DengXian" w:hAnsi="Arial" w:cs="Arial"/>
                <w:sz w:val="16"/>
                <w:szCs w:val="16"/>
                <w:lang w:val="en-US" w:eastAsia="ko-KR"/>
              </w:rPr>
              <w:t>[2L]</w:t>
            </w:r>
          </w:p>
        </w:tc>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52837F15" w14:textId="77777777" w:rsidR="00BC674D" w:rsidRPr="00BC674D" w:rsidRDefault="00BC674D" w:rsidP="00BC674D">
            <w:pPr>
              <w:adjustRightInd w:val="0"/>
              <w:snapToGrid w:val="0"/>
              <w:rPr>
                <w:rFonts w:ascii="Arial" w:eastAsia="DengXian" w:hAnsi="Arial" w:cs="Arial"/>
                <w:sz w:val="16"/>
                <w:szCs w:val="16"/>
              </w:rPr>
            </w:pPr>
            <w:r w:rsidRPr="00BC674D">
              <w:rPr>
                <w:rFonts w:ascii="Arial" w:eastAsia="DengXian" w:hAnsi="Arial" w:cs="Arial"/>
                <w:sz w:val="16"/>
                <w:szCs w:val="16"/>
              </w:rPr>
              <w:t>Receiver Sensitivity (dBm)</w:t>
            </w:r>
          </w:p>
          <w:p w14:paraId="19AF2325" w14:textId="77777777" w:rsidR="00BC674D" w:rsidRPr="00BC674D" w:rsidRDefault="00BC674D" w:rsidP="00BC674D">
            <w:pPr>
              <w:adjustRightInd w:val="0"/>
              <w:snapToGrid w:val="0"/>
              <w:rPr>
                <w:rFonts w:ascii="Arial" w:eastAsia="DengXian" w:hAnsi="Arial" w:cs="Arial"/>
                <w:sz w:val="16"/>
                <w:szCs w:val="16"/>
              </w:rPr>
            </w:pPr>
          </w:p>
        </w:tc>
        <w:tc>
          <w:tcPr>
            <w:tcW w:w="1838" w:type="pct"/>
            <w:tcBorders>
              <w:top w:val="single" w:sz="4" w:space="0" w:color="auto"/>
              <w:left w:val="single" w:sz="4" w:space="0" w:color="auto"/>
              <w:bottom w:val="single" w:sz="4" w:space="0" w:color="auto"/>
              <w:right w:val="single" w:sz="4" w:space="0" w:color="auto"/>
            </w:tcBorders>
            <w:shd w:val="clear" w:color="auto" w:fill="auto"/>
            <w:vAlign w:val="center"/>
          </w:tcPr>
          <w:p w14:paraId="6EE40619" w14:textId="77777777" w:rsidR="00BC674D" w:rsidRPr="00BC674D" w:rsidRDefault="00BC674D" w:rsidP="00BC674D">
            <w:pPr>
              <w:adjustRightInd w:val="0"/>
              <w:snapToGrid w:val="0"/>
              <w:rPr>
                <w:rFonts w:ascii="Arial" w:eastAsia="DengXian" w:hAnsi="Arial" w:cs="Arial"/>
                <w:sz w:val="16"/>
                <w:szCs w:val="16"/>
                <w:lang w:eastAsia="zh-CN"/>
              </w:rPr>
            </w:pPr>
            <w:r w:rsidRPr="00BC674D">
              <w:rPr>
                <w:rFonts w:ascii="Arial" w:eastAsia="DengXian" w:hAnsi="Arial" w:cs="Arial"/>
                <w:sz w:val="16"/>
                <w:szCs w:val="16"/>
                <w:lang w:eastAsia="zh-CN"/>
              </w:rPr>
              <w:t xml:space="preserve">For Budget-Alt1, </w:t>
            </w:r>
          </w:p>
          <w:p w14:paraId="3CCAEE1C" w14:textId="77777777" w:rsidR="00BC674D" w:rsidRPr="00BC674D" w:rsidRDefault="00BC674D" w:rsidP="00EA1844">
            <w:pPr>
              <w:numPr>
                <w:ilvl w:val="0"/>
                <w:numId w:val="88"/>
              </w:numPr>
              <w:adjustRightInd w:val="0"/>
              <w:snapToGrid w:val="0"/>
              <w:rPr>
                <w:rFonts w:ascii="Arial" w:eastAsia="DengXian" w:hAnsi="Arial" w:cs="Arial"/>
                <w:sz w:val="16"/>
                <w:szCs w:val="16"/>
                <w:lang w:eastAsia="zh-CN"/>
              </w:rPr>
            </w:pPr>
            <w:r w:rsidRPr="00BC674D">
              <w:rPr>
                <w:rFonts w:ascii="Arial" w:eastAsia="DengXian" w:hAnsi="Arial" w:cs="Arial"/>
                <w:sz w:val="16"/>
                <w:szCs w:val="16"/>
                <w:lang w:eastAsia="zh-CN"/>
              </w:rPr>
              <w:t>For device 1 (RF-ED), for example:</w:t>
            </w:r>
          </w:p>
          <w:p w14:paraId="501D79EB" w14:textId="77777777" w:rsidR="00BC674D" w:rsidRPr="00BC674D" w:rsidRDefault="00BC674D" w:rsidP="00EA1844">
            <w:pPr>
              <w:numPr>
                <w:ilvl w:val="1"/>
                <w:numId w:val="88"/>
              </w:numPr>
              <w:adjustRightInd w:val="0"/>
              <w:snapToGrid w:val="0"/>
              <w:rPr>
                <w:rFonts w:ascii="Arial" w:eastAsia="DengXian" w:hAnsi="Arial" w:cs="Arial"/>
                <w:sz w:val="16"/>
                <w:szCs w:val="16"/>
                <w:lang w:eastAsia="zh-CN"/>
              </w:rPr>
            </w:pPr>
            <w:r w:rsidRPr="00BC674D">
              <w:rPr>
                <w:rFonts w:ascii="Arial" w:eastAsia="DengXian" w:hAnsi="Arial" w:cs="Arial"/>
                <w:sz w:val="16"/>
                <w:szCs w:val="16"/>
                <w:lang w:eastAsia="zh-CN"/>
              </w:rPr>
              <w:t>{-30dBm, -36dBm, -40dBm, etc}</w:t>
            </w:r>
          </w:p>
          <w:p w14:paraId="15DB0CBB" w14:textId="77777777" w:rsidR="00BC674D" w:rsidRPr="00BC674D" w:rsidRDefault="00BC674D" w:rsidP="00BC674D">
            <w:pPr>
              <w:adjustRightInd w:val="0"/>
              <w:snapToGrid w:val="0"/>
              <w:ind w:leftChars="400" w:left="800" w:firstLine="320"/>
              <w:rPr>
                <w:rFonts w:ascii="Arial" w:eastAsia="DengXian" w:hAnsi="Arial" w:cs="Arial"/>
                <w:sz w:val="16"/>
                <w:szCs w:val="16"/>
                <w:lang w:eastAsia="zh-CN"/>
              </w:rPr>
            </w:pPr>
          </w:p>
          <w:p w14:paraId="0F842C0A" w14:textId="77777777" w:rsidR="00BC674D" w:rsidRPr="00BC674D" w:rsidRDefault="00BC674D" w:rsidP="00EA1844">
            <w:pPr>
              <w:numPr>
                <w:ilvl w:val="0"/>
                <w:numId w:val="88"/>
              </w:numPr>
              <w:adjustRightInd w:val="0"/>
              <w:snapToGrid w:val="0"/>
              <w:rPr>
                <w:rFonts w:ascii="Arial" w:eastAsia="DengXian" w:hAnsi="Arial" w:cs="Arial"/>
                <w:sz w:val="16"/>
                <w:szCs w:val="16"/>
                <w:lang w:eastAsia="zh-CN"/>
              </w:rPr>
            </w:pPr>
            <w:r w:rsidRPr="00BC674D">
              <w:rPr>
                <w:rFonts w:ascii="Arial" w:eastAsia="DengXian" w:hAnsi="Arial" w:cs="Arial"/>
                <w:sz w:val="16"/>
                <w:szCs w:val="16"/>
                <w:lang w:eastAsia="zh-CN"/>
              </w:rPr>
              <w:t>For device 2 (RF-ED), for example:</w:t>
            </w:r>
          </w:p>
          <w:p w14:paraId="5C9A47C2" w14:textId="77777777" w:rsidR="00BC674D" w:rsidRPr="00BC674D" w:rsidRDefault="00BC674D" w:rsidP="00EA1844">
            <w:pPr>
              <w:numPr>
                <w:ilvl w:val="1"/>
                <w:numId w:val="88"/>
              </w:numPr>
              <w:rPr>
                <w:rFonts w:ascii="Arial" w:eastAsia="DengXian" w:hAnsi="Arial" w:cs="Arial"/>
                <w:sz w:val="16"/>
                <w:szCs w:val="16"/>
                <w:lang w:eastAsia="zh-CN"/>
              </w:rPr>
            </w:pPr>
            <w:r w:rsidRPr="00BC674D">
              <w:rPr>
                <w:rFonts w:ascii="Arial" w:eastAsia="DengXian" w:hAnsi="Arial" w:cs="Arial"/>
                <w:sz w:val="16"/>
                <w:szCs w:val="16"/>
                <w:lang w:eastAsia="zh-CN"/>
              </w:rPr>
              <w:t>{-40dBm, -45dBm, etc}</w:t>
            </w:r>
          </w:p>
          <w:p w14:paraId="25BFCC4C" w14:textId="77777777" w:rsidR="00BC674D" w:rsidRPr="00BC674D" w:rsidRDefault="00BC674D" w:rsidP="00BC674D">
            <w:pPr>
              <w:adjustRightInd w:val="0"/>
              <w:snapToGrid w:val="0"/>
              <w:rPr>
                <w:rFonts w:ascii="Arial" w:eastAsia="DengXian" w:hAnsi="Arial" w:cs="Arial"/>
                <w:sz w:val="16"/>
                <w:szCs w:val="16"/>
                <w:lang w:eastAsia="zh-CN"/>
              </w:rPr>
            </w:pPr>
          </w:p>
          <w:p w14:paraId="4A0D4BE3" w14:textId="77777777" w:rsidR="00BC674D" w:rsidRPr="00BC674D" w:rsidRDefault="00BC674D" w:rsidP="00BC674D">
            <w:pPr>
              <w:adjustRightInd w:val="0"/>
              <w:snapToGrid w:val="0"/>
              <w:rPr>
                <w:rFonts w:ascii="Arial" w:eastAsia="DengXian" w:hAnsi="Arial" w:cs="Arial"/>
                <w:sz w:val="16"/>
                <w:szCs w:val="16"/>
                <w:lang w:eastAsia="zh-CN"/>
              </w:rPr>
            </w:pPr>
            <w:r w:rsidRPr="00BC674D">
              <w:rPr>
                <w:rFonts w:ascii="Arial" w:eastAsia="DengXian" w:hAnsi="Arial" w:cs="Arial"/>
                <w:sz w:val="16"/>
                <w:szCs w:val="16"/>
                <w:lang w:eastAsia="zh-CN"/>
              </w:rPr>
              <w:t>For Budget-Alt2,</w:t>
            </w:r>
          </w:p>
          <w:p w14:paraId="7B2519DB" w14:textId="77777777" w:rsidR="00BC674D" w:rsidRPr="00BC674D" w:rsidRDefault="00BC674D" w:rsidP="00EA1844">
            <w:pPr>
              <w:numPr>
                <w:ilvl w:val="0"/>
                <w:numId w:val="88"/>
              </w:numPr>
              <w:rPr>
                <w:rFonts w:ascii="Arial" w:eastAsia="DengXian" w:hAnsi="Arial" w:cs="Arial"/>
                <w:sz w:val="16"/>
                <w:szCs w:val="16"/>
                <w:lang w:eastAsia="zh-CN"/>
              </w:rPr>
            </w:pPr>
            <w:r w:rsidRPr="00BC674D">
              <w:rPr>
                <w:rFonts w:ascii="Arial" w:eastAsia="DengXian" w:hAnsi="Arial" w:cs="Arial"/>
                <w:sz w:val="16"/>
                <w:szCs w:val="16"/>
                <w:lang w:eastAsia="zh-CN"/>
              </w:rPr>
              <w:t>Calculated (see note1)</w:t>
            </w:r>
          </w:p>
        </w:tc>
        <w:tc>
          <w:tcPr>
            <w:tcW w:w="2041" w:type="pct"/>
            <w:tcBorders>
              <w:top w:val="single" w:sz="4" w:space="0" w:color="auto"/>
              <w:left w:val="single" w:sz="4" w:space="0" w:color="auto"/>
              <w:bottom w:val="single" w:sz="4" w:space="0" w:color="auto"/>
              <w:right w:val="single" w:sz="4" w:space="0" w:color="auto"/>
            </w:tcBorders>
            <w:shd w:val="clear" w:color="auto" w:fill="auto"/>
            <w:vAlign w:val="center"/>
          </w:tcPr>
          <w:p w14:paraId="595DD0F5" w14:textId="77777777" w:rsidR="00BC674D" w:rsidRPr="00BC674D" w:rsidRDefault="00BC674D" w:rsidP="00BC674D">
            <w:pPr>
              <w:adjustRightInd w:val="0"/>
              <w:snapToGrid w:val="0"/>
              <w:jc w:val="center"/>
              <w:rPr>
                <w:rFonts w:ascii="Arial" w:eastAsia="DengXian" w:hAnsi="Arial" w:cs="Arial"/>
                <w:sz w:val="16"/>
                <w:szCs w:val="16"/>
                <w:lang w:eastAsia="zh-CN"/>
              </w:rPr>
            </w:pPr>
            <w:r w:rsidRPr="00BC674D">
              <w:rPr>
                <w:rFonts w:ascii="Arial" w:eastAsia="DengXian" w:hAnsi="Arial" w:cs="Arial"/>
                <w:sz w:val="16"/>
                <w:szCs w:val="16"/>
                <w:lang w:eastAsia="zh-CN"/>
              </w:rPr>
              <w:t>Calculated (see Note 1)</w:t>
            </w:r>
          </w:p>
          <w:p w14:paraId="7F261E24" w14:textId="77777777" w:rsidR="00BC674D" w:rsidRPr="00BC674D" w:rsidRDefault="00BC674D" w:rsidP="00BC674D">
            <w:pPr>
              <w:adjustRightInd w:val="0"/>
              <w:snapToGrid w:val="0"/>
              <w:jc w:val="center"/>
              <w:rPr>
                <w:rFonts w:ascii="Arial" w:eastAsia="DengXian" w:hAnsi="Arial" w:cs="Arial"/>
                <w:sz w:val="16"/>
                <w:szCs w:val="16"/>
                <w:lang w:eastAsia="zh-CN"/>
              </w:rPr>
            </w:pPr>
            <w:r w:rsidRPr="00BC674D">
              <w:rPr>
                <w:rFonts w:ascii="Arial" w:eastAsia="DengXian" w:hAnsi="Arial" w:cs="Arial"/>
                <w:sz w:val="16"/>
                <w:szCs w:val="16"/>
                <w:lang w:eastAsia="zh-CN"/>
              </w:rPr>
              <w:t>Note: the receiver sensitivity includes the receiver sensitivity loss [2K2], i.e. after CW cancellation at least if ‘A2’ scenario is used</w:t>
            </w:r>
          </w:p>
          <w:p w14:paraId="745F54CB" w14:textId="77777777" w:rsidR="00BC674D" w:rsidRPr="00BC674D" w:rsidRDefault="00BC674D" w:rsidP="00BC674D">
            <w:pPr>
              <w:adjustRightInd w:val="0"/>
              <w:snapToGrid w:val="0"/>
              <w:jc w:val="center"/>
              <w:rPr>
                <w:rFonts w:ascii="Arial" w:eastAsia="DengXian" w:hAnsi="Arial" w:cs="Arial"/>
                <w:sz w:val="16"/>
                <w:szCs w:val="16"/>
                <w:lang w:eastAsia="zh-CN"/>
              </w:rPr>
            </w:pPr>
          </w:p>
        </w:tc>
      </w:tr>
      <w:tr w:rsidR="00BC674D" w:rsidRPr="00BC674D" w14:paraId="7A9D7168" w14:textId="77777777" w:rsidTr="00BC674D">
        <w:trPr>
          <w:trHeight w:val="20"/>
          <w:jc w:val="center"/>
        </w:trPr>
        <w:tc>
          <w:tcPr>
            <w:tcW w:w="5000" w:type="pct"/>
            <w:gridSpan w:val="4"/>
            <w:vAlign w:val="center"/>
          </w:tcPr>
          <w:p w14:paraId="56E71856" w14:textId="77777777" w:rsidR="00BC674D" w:rsidRPr="00BC674D" w:rsidRDefault="00BC674D" w:rsidP="00BC674D">
            <w:pPr>
              <w:adjustRightInd w:val="0"/>
              <w:snapToGrid w:val="0"/>
              <w:jc w:val="center"/>
              <w:rPr>
                <w:rFonts w:ascii="Arial" w:eastAsia="DengXian" w:hAnsi="Arial" w:cs="Arial"/>
                <w:b/>
                <w:bCs/>
                <w:sz w:val="16"/>
                <w:szCs w:val="16"/>
                <w:lang w:eastAsia="zh-CN"/>
              </w:rPr>
            </w:pPr>
            <w:r w:rsidRPr="00BC674D">
              <w:rPr>
                <w:rFonts w:ascii="Arial" w:eastAsia="DengXian" w:hAnsi="Arial" w:cs="Arial"/>
                <w:b/>
                <w:bCs/>
                <w:sz w:val="16"/>
                <w:szCs w:val="16"/>
                <w:lang w:eastAsia="zh-CN"/>
              </w:rPr>
              <w:t>(3) System margins</w:t>
            </w:r>
          </w:p>
        </w:tc>
      </w:tr>
      <w:tr w:rsidR="00BC674D" w:rsidRPr="00BC674D" w14:paraId="4E8E49AE" w14:textId="77777777" w:rsidTr="00BC674D">
        <w:trPr>
          <w:trHeight w:val="20"/>
          <w:jc w:val="center"/>
        </w:trPr>
        <w:tc>
          <w:tcPr>
            <w:tcW w:w="510" w:type="pct"/>
            <w:tcBorders>
              <w:top w:val="single" w:sz="4" w:space="0" w:color="auto"/>
              <w:left w:val="single" w:sz="4" w:space="0" w:color="auto"/>
              <w:bottom w:val="single" w:sz="4" w:space="0" w:color="auto"/>
              <w:right w:val="single" w:sz="4" w:space="0" w:color="auto"/>
            </w:tcBorders>
            <w:vAlign w:val="center"/>
          </w:tcPr>
          <w:p w14:paraId="05149EA4" w14:textId="77777777" w:rsidR="00BC674D" w:rsidRPr="00BC674D" w:rsidRDefault="00BC674D" w:rsidP="00BC674D">
            <w:pPr>
              <w:adjustRightInd w:val="0"/>
              <w:snapToGrid w:val="0"/>
              <w:ind w:left="840" w:hanging="840"/>
              <w:jc w:val="center"/>
              <w:rPr>
                <w:rFonts w:ascii="Arial" w:eastAsia="DengXian" w:hAnsi="Arial" w:cs="Arial"/>
                <w:sz w:val="16"/>
                <w:szCs w:val="16"/>
                <w:lang w:val="en-US" w:eastAsia="ko-KR"/>
              </w:rPr>
            </w:pPr>
            <w:r w:rsidRPr="00BC674D">
              <w:rPr>
                <w:rFonts w:ascii="Arial" w:eastAsia="DengXian" w:hAnsi="Arial" w:cs="Arial"/>
                <w:sz w:val="16"/>
                <w:szCs w:val="16"/>
                <w:lang w:val="en-US" w:eastAsia="ko-KR"/>
              </w:rPr>
              <w:t>[3A]</w:t>
            </w:r>
          </w:p>
        </w:tc>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316B6CC" w14:textId="77777777" w:rsidR="00BC674D" w:rsidRPr="00BC674D" w:rsidRDefault="00BC674D" w:rsidP="00BC674D">
            <w:pPr>
              <w:adjustRightInd w:val="0"/>
              <w:snapToGrid w:val="0"/>
              <w:rPr>
                <w:rFonts w:ascii="Arial" w:eastAsia="DengXian" w:hAnsi="Arial" w:cs="Arial"/>
                <w:sz w:val="16"/>
                <w:szCs w:val="16"/>
                <w:lang w:eastAsia="zh-CN"/>
              </w:rPr>
            </w:pPr>
            <w:r w:rsidRPr="00BC674D">
              <w:rPr>
                <w:rFonts w:ascii="Arial" w:hAnsi="Arial" w:cs="Arial"/>
                <w:sz w:val="16"/>
                <w:szCs w:val="16"/>
              </w:rPr>
              <w:t xml:space="preserve">Shadow fading margin </w:t>
            </w:r>
            <w:r w:rsidRPr="00BC674D">
              <w:rPr>
                <w:rFonts w:ascii="Arial" w:eastAsia="DengXian" w:hAnsi="Arial" w:cs="Arial"/>
                <w:sz w:val="16"/>
                <w:szCs w:val="16"/>
                <w:lang w:eastAsia="zh-CN"/>
              </w:rPr>
              <w:t>(dB)</w:t>
            </w:r>
          </w:p>
        </w:tc>
        <w:tc>
          <w:tcPr>
            <w:tcW w:w="1838" w:type="pct"/>
            <w:tcBorders>
              <w:top w:val="single" w:sz="4" w:space="0" w:color="auto"/>
              <w:left w:val="single" w:sz="4" w:space="0" w:color="auto"/>
              <w:bottom w:val="single" w:sz="4" w:space="0" w:color="auto"/>
              <w:right w:val="single" w:sz="4" w:space="0" w:color="auto"/>
            </w:tcBorders>
            <w:shd w:val="clear" w:color="auto" w:fill="auto"/>
            <w:vAlign w:val="center"/>
          </w:tcPr>
          <w:p w14:paraId="196F72F3" w14:textId="77777777" w:rsidR="00BC674D" w:rsidRPr="00BC674D" w:rsidRDefault="00BC674D" w:rsidP="00BC674D">
            <w:pPr>
              <w:adjustRightInd w:val="0"/>
              <w:snapToGrid w:val="0"/>
              <w:rPr>
                <w:rFonts w:ascii="Arial" w:eastAsia="DengXian" w:hAnsi="Arial" w:cs="Arial"/>
                <w:sz w:val="16"/>
                <w:szCs w:val="16"/>
                <w:lang w:eastAsia="zh-CN"/>
              </w:rPr>
            </w:pPr>
            <w:r w:rsidRPr="00BC674D">
              <w:rPr>
                <w:rFonts w:ascii="Arial" w:eastAsia="DengXian" w:hAnsi="Arial" w:cs="Arial"/>
                <w:sz w:val="16"/>
                <w:szCs w:val="16"/>
                <w:lang w:eastAsia="zh-CN"/>
              </w:rPr>
              <w:t>For D1T1: 4 dB</w:t>
            </w:r>
          </w:p>
          <w:p w14:paraId="639988A7" w14:textId="77777777" w:rsidR="00BC674D" w:rsidRPr="00BC674D" w:rsidRDefault="00BC674D" w:rsidP="00BC674D">
            <w:pPr>
              <w:adjustRightInd w:val="0"/>
              <w:snapToGrid w:val="0"/>
              <w:rPr>
                <w:rFonts w:ascii="Arial" w:eastAsia="DengXian" w:hAnsi="Arial" w:cs="Arial"/>
                <w:sz w:val="16"/>
                <w:szCs w:val="16"/>
                <w:lang w:eastAsia="zh-CN"/>
              </w:rPr>
            </w:pPr>
          </w:p>
          <w:p w14:paraId="141C5E3D" w14:textId="77777777" w:rsidR="00BC674D" w:rsidRPr="00BC674D" w:rsidRDefault="00BC674D" w:rsidP="00BC674D">
            <w:pPr>
              <w:adjustRightInd w:val="0"/>
              <w:snapToGrid w:val="0"/>
              <w:rPr>
                <w:rFonts w:ascii="Arial" w:eastAsia="DengXian" w:hAnsi="Arial" w:cs="Arial"/>
                <w:sz w:val="16"/>
                <w:szCs w:val="16"/>
                <w:lang w:eastAsia="zh-CN"/>
              </w:rPr>
            </w:pPr>
            <w:r w:rsidRPr="00BC674D">
              <w:rPr>
                <w:rFonts w:ascii="Arial" w:eastAsia="DengXian" w:hAnsi="Arial" w:cs="Arial"/>
                <w:sz w:val="16"/>
                <w:szCs w:val="16"/>
                <w:lang w:eastAsia="zh-CN"/>
              </w:rPr>
              <w:t>For D2T2: 3dB for InH-LOS</w:t>
            </w:r>
          </w:p>
          <w:p w14:paraId="1F580F65" w14:textId="77777777" w:rsidR="00BC674D" w:rsidRPr="00BC674D" w:rsidRDefault="00BC674D" w:rsidP="00BC674D">
            <w:pPr>
              <w:adjustRightInd w:val="0"/>
              <w:snapToGrid w:val="0"/>
              <w:rPr>
                <w:rFonts w:ascii="Arial" w:eastAsia="DengXian" w:hAnsi="Arial" w:cs="Arial"/>
                <w:strike/>
                <w:sz w:val="16"/>
                <w:szCs w:val="16"/>
                <w:lang w:eastAsia="zh-CN"/>
              </w:rPr>
            </w:pPr>
            <w:r w:rsidRPr="00BC674D">
              <w:rPr>
                <w:rFonts w:ascii="Arial" w:eastAsia="DengXian" w:hAnsi="Arial" w:cs="Arial"/>
                <w:sz w:val="16"/>
                <w:szCs w:val="16"/>
                <w:lang w:eastAsia="zh-CN"/>
              </w:rPr>
              <w:t>7.2dB for InF-DL-NLOS</w:t>
            </w:r>
          </w:p>
        </w:tc>
        <w:tc>
          <w:tcPr>
            <w:tcW w:w="2041" w:type="pct"/>
            <w:tcBorders>
              <w:top w:val="single" w:sz="4" w:space="0" w:color="auto"/>
              <w:left w:val="single" w:sz="4" w:space="0" w:color="auto"/>
              <w:bottom w:val="single" w:sz="4" w:space="0" w:color="auto"/>
              <w:right w:val="single" w:sz="4" w:space="0" w:color="auto"/>
            </w:tcBorders>
            <w:shd w:val="clear" w:color="auto" w:fill="auto"/>
            <w:vAlign w:val="center"/>
          </w:tcPr>
          <w:p w14:paraId="1053693D" w14:textId="77777777" w:rsidR="00BC674D" w:rsidRPr="00BC674D" w:rsidRDefault="00BC674D" w:rsidP="00BC674D">
            <w:pPr>
              <w:adjustRightInd w:val="0"/>
              <w:snapToGrid w:val="0"/>
              <w:rPr>
                <w:rFonts w:ascii="Arial" w:eastAsia="DengXian" w:hAnsi="Arial" w:cs="Arial"/>
                <w:sz w:val="16"/>
                <w:szCs w:val="16"/>
                <w:lang w:eastAsia="zh-CN"/>
              </w:rPr>
            </w:pPr>
            <w:r w:rsidRPr="00BC674D">
              <w:rPr>
                <w:rFonts w:ascii="Arial" w:eastAsia="DengXian" w:hAnsi="Arial" w:cs="Arial"/>
                <w:sz w:val="16"/>
                <w:szCs w:val="16"/>
                <w:lang w:eastAsia="zh-CN"/>
              </w:rPr>
              <w:t>For D1T1: 4 dB</w:t>
            </w:r>
          </w:p>
          <w:p w14:paraId="6AF910F0" w14:textId="77777777" w:rsidR="00BC674D" w:rsidRPr="00BC674D" w:rsidRDefault="00BC674D" w:rsidP="00BC674D">
            <w:pPr>
              <w:adjustRightInd w:val="0"/>
              <w:snapToGrid w:val="0"/>
              <w:rPr>
                <w:rFonts w:ascii="Arial" w:eastAsia="DengXian" w:hAnsi="Arial" w:cs="Arial"/>
                <w:sz w:val="16"/>
                <w:szCs w:val="16"/>
                <w:lang w:eastAsia="zh-CN"/>
              </w:rPr>
            </w:pPr>
          </w:p>
          <w:p w14:paraId="700BC7D6" w14:textId="77777777" w:rsidR="00BC674D" w:rsidRPr="00BC674D" w:rsidRDefault="00BC674D" w:rsidP="00BC674D">
            <w:pPr>
              <w:adjustRightInd w:val="0"/>
              <w:snapToGrid w:val="0"/>
              <w:rPr>
                <w:rFonts w:ascii="Arial" w:eastAsia="DengXian" w:hAnsi="Arial" w:cs="Arial"/>
                <w:sz w:val="16"/>
                <w:szCs w:val="16"/>
                <w:lang w:eastAsia="zh-CN"/>
              </w:rPr>
            </w:pPr>
            <w:r w:rsidRPr="00BC674D">
              <w:rPr>
                <w:rFonts w:ascii="Arial" w:eastAsia="DengXian" w:hAnsi="Arial" w:cs="Arial"/>
                <w:sz w:val="16"/>
                <w:szCs w:val="16"/>
                <w:lang w:eastAsia="zh-CN"/>
              </w:rPr>
              <w:t>For D2T2: 3dB for InH-LOS</w:t>
            </w:r>
          </w:p>
          <w:p w14:paraId="0EFE584D" w14:textId="77777777" w:rsidR="00BC674D" w:rsidRPr="00BC674D" w:rsidRDefault="00BC674D" w:rsidP="00BC674D">
            <w:pPr>
              <w:adjustRightInd w:val="0"/>
              <w:snapToGrid w:val="0"/>
              <w:rPr>
                <w:rFonts w:ascii="Arial" w:eastAsia="DengXian" w:hAnsi="Arial" w:cs="Arial"/>
                <w:strike/>
                <w:sz w:val="16"/>
                <w:szCs w:val="16"/>
                <w:lang w:eastAsia="zh-CN"/>
              </w:rPr>
            </w:pPr>
            <w:r w:rsidRPr="00BC674D">
              <w:rPr>
                <w:rFonts w:ascii="Arial" w:eastAsia="DengXian" w:hAnsi="Arial" w:cs="Arial"/>
                <w:sz w:val="16"/>
                <w:szCs w:val="16"/>
                <w:lang w:eastAsia="zh-CN"/>
              </w:rPr>
              <w:t>7.2dB for InF-DL-NLOS</w:t>
            </w:r>
          </w:p>
        </w:tc>
      </w:tr>
      <w:tr w:rsidR="00BC674D" w:rsidRPr="00BC674D" w14:paraId="694E34F3" w14:textId="77777777" w:rsidTr="00BC674D">
        <w:trPr>
          <w:trHeight w:val="20"/>
          <w:jc w:val="center"/>
        </w:trPr>
        <w:tc>
          <w:tcPr>
            <w:tcW w:w="510" w:type="pct"/>
            <w:tcBorders>
              <w:top w:val="single" w:sz="4" w:space="0" w:color="auto"/>
              <w:left w:val="single" w:sz="4" w:space="0" w:color="auto"/>
              <w:bottom w:val="single" w:sz="4" w:space="0" w:color="auto"/>
              <w:right w:val="single" w:sz="4" w:space="0" w:color="auto"/>
            </w:tcBorders>
            <w:vAlign w:val="center"/>
          </w:tcPr>
          <w:p w14:paraId="43AD6B88" w14:textId="77777777" w:rsidR="00BC674D" w:rsidRPr="00BC674D" w:rsidRDefault="00BC674D" w:rsidP="00BC674D">
            <w:pPr>
              <w:adjustRightInd w:val="0"/>
              <w:snapToGrid w:val="0"/>
              <w:ind w:left="840" w:hanging="840"/>
              <w:jc w:val="center"/>
              <w:rPr>
                <w:rFonts w:ascii="Arial" w:eastAsia="DengXian" w:hAnsi="Arial" w:cs="Arial"/>
                <w:sz w:val="16"/>
                <w:szCs w:val="16"/>
                <w:lang w:val="en-US" w:eastAsia="ko-KR"/>
              </w:rPr>
            </w:pPr>
            <w:r w:rsidRPr="00BC674D">
              <w:rPr>
                <w:rFonts w:ascii="Arial" w:eastAsia="DengXian" w:hAnsi="Arial" w:cs="Arial"/>
                <w:sz w:val="16"/>
                <w:szCs w:val="16"/>
                <w:lang w:val="en-US" w:eastAsia="ko-KR"/>
              </w:rPr>
              <w:t>[3B]</w:t>
            </w:r>
          </w:p>
        </w:tc>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F0319A5" w14:textId="77777777" w:rsidR="00BC674D" w:rsidRPr="00BC674D" w:rsidRDefault="00BC674D" w:rsidP="00BC674D">
            <w:pPr>
              <w:adjustRightInd w:val="0"/>
              <w:snapToGrid w:val="0"/>
              <w:rPr>
                <w:rFonts w:ascii="Arial" w:eastAsia="DengXian" w:hAnsi="Arial" w:cs="Arial"/>
                <w:sz w:val="16"/>
                <w:szCs w:val="16"/>
                <w:lang w:eastAsia="zh-CN"/>
              </w:rPr>
            </w:pPr>
            <w:r w:rsidRPr="00BC674D">
              <w:rPr>
                <w:rFonts w:ascii="Arial" w:hAnsi="Arial" w:cs="Arial"/>
                <w:sz w:val="16"/>
                <w:szCs w:val="16"/>
              </w:rPr>
              <w:t>polarization mismatching loss</w:t>
            </w:r>
            <w:r w:rsidRPr="00BC674D">
              <w:rPr>
                <w:rFonts w:ascii="Arial" w:eastAsia="DengXian" w:hAnsi="Arial" w:cs="Arial"/>
                <w:sz w:val="16"/>
                <w:szCs w:val="16"/>
                <w:lang w:eastAsia="zh-CN"/>
              </w:rPr>
              <w:t xml:space="preserve"> (dB)</w:t>
            </w:r>
          </w:p>
        </w:tc>
        <w:tc>
          <w:tcPr>
            <w:tcW w:w="1838" w:type="pct"/>
            <w:tcBorders>
              <w:top w:val="single" w:sz="4" w:space="0" w:color="auto"/>
              <w:left w:val="single" w:sz="4" w:space="0" w:color="auto"/>
              <w:bottom w:val="single" w:sz="4" w:space="0" w:color="auto"/>
              <w:right w:val="single" w:sz="4" w:space="0" w:color="auto"/>
            </w:tcBorders>
            <w:shd w:val="clear" w:color="auto" w:fill="auto"/>
            <w:vAlign w:val="center"/>
          </w:tcPr>
          <w:p w14:paraId="64FBB597" w14:textId="77777777" w:rsidR="00BC674D" w:rsidRPr="00BC674D" w:rsidRDefault="00BC674D" w:rsidP="00BC674D">
            <w:pPr>
              <w:adjustRightInd w:val="0"/>
              <w:snapToGrid w:val="0"/>
              <w:jc w:val="center"/>
              <w:rPr>
                <w:rFonts w:ascii="Arial" w:eastAsia="DengXian" w:hAnsi="Arial" w:cs="Arial"/>
                <w:sz w:val="16"/>
                <w:szCs w:val="16"/>
                <w:lang w:eastAsia="zh-CN"/>
              </w:rPr>
            </w:pPr>
            <w:r w:rsidRPr="00BC674D">
              <w:rPr>
                <w:rFonts w:ascii="Arial" w:eastAsia="DengXian" w:hAnsi="Arial" w:cs="Arial"/>
                <w:sz w:val="16"/>
                <w:szCs w:val="16"/>
                <w:lang w:eastAsia="zh-CN"/>
              </w:rPr>
              <w:t>3 dB</w:t>
            </w:r>
          </w:p>
        </w:tc>
        <w:tc>
          <w:tcPr>
            <w:tcW w:w="2041" w:type="pct"/>
            <w:tcBorders>
              <w:top w:val="single" w:sz="4" w:space="0" w:color="auto"/>
              <w:left w:val="single" w:sz="4" w:space="0" w:color="auto"/>
              <w:bottom w:val="single" w:sz="4" w:space="0" w:color="auto"/>
              <w:right w:val="single" w:sz="4" w:space="0" w:color="auto"/>
            </w:tcBorders>
            <w:shd w:val="clear" w:color="auto" w:fill="auto"/>
            <w:vAlign w:val="center"/>
          </w:tcPr>
          <w:p w14:paraId="27725C5D" w14:textId="77777777" w:rsidR="00BC674D" w:rsidRPr="00BC674D" w:rsidRDefault="00BC674D" w:rsidP="00BC674D">
            <w:pPr>
              <w:adjustRightInd w:val="0"/>
              <w:snapToGrid w:val="0"/>
              <w:jc w:val="center"/>
              <w:rPr>
                <w:rFonts w:ascii="Arial" w:eastAsia="DengXian" w:hAnsi="Arial" w:cs="Arial"/>
                <w:sz w:val="16"/>
                <w:szCs w:val="16"/>
                <w:lang w:eastAsia="zh-CN"/>
              </w:rPr>
            </w:pPr>
            <w:r w:rsidRPr="00BC674D">
              <w:rPr>
                <w:rFonts w:ascii="Arial" w:eastAsia="DengXian" w:hAnsi="Arial" w:cs="Arial"/>
                <w:sz w:val="16"/>
                <w:szCs w:val="16"/>
                <w:lang w:eastAsia="zh-CN"/>
              </w:rPr>
              <w:t>3 dB</w:t>
            </w:r>
          </w:p>
        </w:tc>
      </w:tr>
      <w:tr w:rsidR="00BC674D" w:rsidRPr="00BC674D" w14:paraId="6C4B53AB" w14:textId="77777777" w:rsidTr="00BC674D">
        <w:trPr>
          <w:trHeight w:val="20"/>
          <w:jc w:val="center"/>
        </w:trPr>
        <w:tc>
          <w:tcPr>
            <w:tcW w:w="510" w:type="pct"/>
            <w:tcBorders>
              <w:top w:val="single" w:sz="4" w:space="0" w:color="auto"/>
              <w:left w:val="single" w:sz="4" w:space="0" w:color="auto"/>
              <w:bottom w:val="single" w:sz="4" w:space="0" w:color="auto"/>
              <w:right w:val="single" w:sz="4" w:space="0" w:color="auto"/>
            </w:tcBorders>
            <w:vAlign w:val="center"/>
          </w:tcPr>
          <w:p w14:paraId="78522DF5" w14:textId="77777777" w:rsidR="00BC674D" w:rsidRPr="00BC674D" w:rsidRDefault="00BC674D" w:rsidP="00BC674D">
            <w:pPr>
              <w:adjustRightInd w:val="0"/>
              <w:snapToGrid w:val="0"/>
              <w:ind w:left="840" w:hanging="840"/>
              <w:jc w:val="center"/>
              <w:rPr>
                <w:rFonts w:ascii="Arial" w:eastAsia="DengXian" w:hAnsi="Arial" w:cs="Arial"/>
                <w:sz w:val="16"/>
                <w:szCs w:val="16"/>
                <w:lang w:val="en-US" w:eastAsia="ko-KR"/>
              </w:rPr>
            </w:pPr>
            <w:r w:rsidRPr="00BC674D">
              <w:rPr>
                <w:rFonts w:ascii="Arial" w:eastAsia="DengXian" w:hAnsi="Arial" w:cs="Arial"/>
                <w:sz w:val="16"/>
                <w:szCs w:val="16"/>
                <w:lang w:val="en-US" w:eastAsia="ko-KR"/>
              </w:rPr>
              <w:t>[3C]</w:t>
            </w:r>
          </w:p>
        </w:tc>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3BA0E7D" w14:textId="77777777" w:rsidR="00BC674D" w:rsidRPr="00BC674D" w:rsidRDefault="00BC674D" w:rsidP="00BC674D">
            <w:pPr>
              <w:adjustRightInd w:val="0"/>
              <w:snapToGrid w:val="0"/>
              <w:rPr>
                <w:rFonts w:ascii="Arial" w:eastAsia="DengXian" w:hAnsi="Arial" w:cs="Arial"/>
                <w:sz w:val="16"/>
                <w:szCs w:val="16"/>
              </w:rPr>
            </w:pPr>
            <w:r w:rsidRPr="00BC674D">
              <w:rPr>
                <w:rFonts w:ascii="Arial" w:hAnsi="Arial" w:cs="Arial"/>
                <w:color w:val="000000"/>
                <w:sz w:val="16"/>
                <w:szCs w:val="16"/>
              </w:rPr>
              <w:t>BS selection/macro-diversity gain (dB)</w:t>
            </w:r>
          </w:p>
        </w:tc>
        <w:tc>
          <w:tcPr>
            <w:tcW w:w="1838" w:type="pct"/>
            <w:tcBorders>
              <w:top w:val="single" w:sz="4" w:space="0" w:color="auto"/>
              <w:left w:val="single" w:sz="4" w:space="0" w:color="auto"/>
              <w:bottom w:val="single" w:sz="4" w:space="0" w:color="auto"/>
              <w:right w:val="single" w:sz="4" w:space="0" w:color="auto"/>
            </w:tcBorders>
            <w:shd w:val="clear" w:color="auto" w:fill="auto"/>
            <w:vAlign w:val="center"/>
          </w:tcPr>
          <w:p w14:paraId="13CA75E7" w14:textId="77777777" w:rsidR="00BC674D" w:rsidRPr="00BC674D" w:rsidRDefault="00BC674D" w:rsidP="00BC674D">
            <w:pPr>
              <w:adjustRightInd w:val="0"/>
              <w:snapToGrid w:val="0"/>
              <w:jc w:val="center"/>
              <w:rPr>
                <w:rFonts w:ascii="Arial" w:eastAsia="DengXian" w:hAnsi="Arial" w:cs="Arial"/>
                <w:sz w:val="16"/>
                <w:szCs w:val="16"/>
                <w:lang w:eastAsia="zh-CN"/>
              </w:rPr>
            </w:pPr>
            <w:r w:rsidRPr="00BC674D">
              <w:rPr>
                <w:rFonts w:ascii="Arial" w:eastAsia="DengXian" w:hAnsi="Arial" w:cs="Arial"/>
                <w:sz w:val="16"/>
                <w:szCs w:val="16"/>
                <w:lang w:eastAsia="zh-CN"/>
              </w:rPr>
              <w:t xml:space="preserve">0 dB </w:t>
            </w:r>
          </w:p>
          <w:p w14:paraId="5919E400" w14:textId="77777777" w:rsidR="00BC674D" w:rsidRPr="00BC674D" w:rsidRDefault="00BC674D" w:rsidP="00BC674D">
            <w:pPr>
              <w:adjustRightInd w:val="0"/>
              <w:snapToGrid w:val="0"/>
              <w:jc w:val="center"/>
              <w:rPr>
                <w:rFonts w:ascii="Arial" w:eastAsia="DengXian" w:hAnsi="Arial" w:cs="Arial"/>
                <w:sz w:val="16"/>
                <w:szCs w:val="16"/>
                <w:lang w:eastAsia="zh-CN"/>
              </w:rPr>
            </w:pPr>
          </w:p>
          <w:p w14:paraId="514CBFF9" w14:textId="77777777" w:rsidR="00BC674D" w:rsidRPr="00BC674D" w:rsidRDefault="00BC674D" w:rsidP="00BC674D">
            <w:pPr>
              <w:adjustRightInd w:val="0"/>
              <w:snapToGrid w:val="0"/>
              <w:jc w:val="center"/>
              <w:rPr>
                <w:rFonts w:ascii="Arial" w:eastAsia="DengXian" w:hAnsi="Arial" w:cs="Arial"/>
                <w:sz w:val="16"/>
                <w:szCs w:val="16"/>
                <w:lang w:eastAsia="zh-CN"/>
              </w:rPr>
            </w:pPr>
            <w:r w:rsidRPr="00BC674D">
              <w:rPr>
                <w:rFonts w:ascii="Arial" w:eastAsia="DengXian" w:hAnsi="Arial" w:cs="Arial"/>
                <w:sz w:val="16"/>
                <w:szCs w:val="16"/>
                <w:lang w:eastAsia="zh-CN"/>
              </w:rPr>
              <w:t>FFS: other values are not precluded</w:t>
            </w:r>
          </w:p>
        </w:tc>
        <w:tc>
          <w:tcPr>
            <w:tcW w:w="2041" w:type="pct"/>
            <w:tcBorders>
              <w:top w:val="single" w:sz="4" w:space="0" w:color="auto"/>
              <w:left w:val="single" w:sz="4" w:space="0" w:color="auto"/>
              <w:bottom w:val="single" w:sz="4" w:space="0" w:color="auto"/>
              <w:right w:val="single" w:sz="4" w:space="0" w:color="auto"/>
            </w:tcBorders>
            <w:shd w:val="clear" w:color="auto" w:fill="auto"/>
            <w:vAlign w:val="center"/>
          </w:tcPr>
          <w:p w14:paraId="086D837C" w14:textId="77777777" w:rsidR="00BC674D" w:rsidRPr="00BC674D" w:rsidRDefault="00BC674D" w:rsidP="00BC674D">
            <w:pPr>
              <w:adjustRightInd w:val="0"/>
              <w:snapToGrid w:val="0"/>
              <w:jc w:val="center"/>
              <w:rPr>
                <w:rFonts w:ascii="Arial" w:eastAsia="DengXian" w:hAnsi="Arial" w:cs="Arial"/>
                <w:sz w:val="16"/>
                <w:szCs w:val="16"/>
                <w:lang w:eastAsia="zh-CN"/>
              </w:rPr>
            </w:pPr>
            <w:r w:rsidRPr="00BC674D">
              <w:rPr>
                <w:rFonts w:ascii="Arial" w:eastAsia="DengXian" w:hAnsi="Arial" w:cs="Arial"/>
                <w:sz w:val="16"/>
                <w:szCs w:val="16"/>
                <w:lang w:eastAsia="zh-CN"/>
              </w:rPr>
              <w:t>0 dB</w:t>
            </w:r>
          </w:p>
          <w:p w14:paraId="6C59DF38" w14:textId="77777777" w:rsidR="00BC674D" w:rsidRPr="00BC674D" w:rsidRDefault="00BC674D" w:rsidP="00BC674D">
            <w:pPr>
              <w:adjustRightInd w:val="0"/>
              <w:snapToGrid w:val="0"/>
              <w:jc w:val="center"/>
              <w:rPr>
                <w:rFonts w:ascii="Arial" w:eastAsia="DengXian" w:hAnsi="Arial" w:cs="Arial"/>
                <w:sz w:val="16"/>
                <w:szCs w:val="16"/>
                <w:lang w:eastAsia="zh-CN"/>
              </w:rPr>
            </w:pPr>
          </w:p>
          <w:p w14:paraId="4ED569DE" w14:textId="77777777" w:rsidR="00BC674D" w:rsidRPr="00BC674D" w:rsidRDefault="00BC674D" w:rsidP="00BC674D">
            <w:pPr>
              <w:adjustRightInd w:val="0"/>
              <w:snapToGrid w:val="0"/>
              <w:jc w:val="center"/>
              <w:rPr>
                <w:rFonts w:ascii="Arial" w:eastAsia="DengXian" w:hAnsi="Arial" w:cs="Arial"/>
                <w:sz w:val="16"/>
                <w:szCs w:val="16"/>
                <w:lang w:eastAsia="zh-CN"/>
              </w:rPr>
            </w:pPr>
            <w:r w:rsidRPr="00BC674D">
              <w:rPr>
                <w:rFonts w:ascii="Arial" w:eastAsia="DengXian" w:hAnsi="Arial" w:cs="Arial"/>
                <w:sz w:val="16"/>
                <w:szCs w:val="16"/>
                <w:lang w:eastAsia="zh-CN"/>
              </w:rPr>
              <w:t>FFS: other values are not precluded</w:t>
            </w:r>
          </w:p>
        </w:tc>
      </w:tr>
      <w:tr w:rsidR="00BC674D" w:rsidRPr="00BC674D" w14:paraId="1D704FED" w14:textId="77777777" w:rsidTr="00BC674D">
        <w:trPr>
          <w:trHeight w:val="20"/>
          <w:jc w:val="center"/>
        </w:trPr>
        <w:tc>
          <w:tcPr>
            <w:tcW w:w="510" w:type="pct"/>
            <w:tcBorders>
              <w:top w:val="single" w:sz="4" w:space="0" w:color="auto"/>
              <w:left w:val="single" w:sz="4" w:space="0" w:color="auto"/>
              <w:bottom w:val="single" w:sz="4" w:space="0" w:color="auto"/>
              <w:right w:val="single" w:sz="4" w:space="0" w:color="auto"/>
            </w:tcBorders>
            <w:vAlign w:val="center"/>
          </w:tcPr>
          <w:p w14:paraId="20D5C826" w14:textId="77777777" w:rsidR="00BC674D" w:rsidRPr="00BC674D" w:rsidRDefault="00BC674D" w:rsidP="00BC674D">
            <w:pPr>
              <w:adjustRightInd w:val="0"/>
              <w:snapToGrid w:val="0"/>
              <w:ind w:left="840" w:hanging="840"/>
              <w:jc w:val="center"/>
              <w:rPr>
                <w:rFonts w:ascii="Arial" w:eastAsia="DengXian" w:hAnsi="Arial" w:cs="Arial"/>
                <w:sz w:val="16"/>
                <w:szCs w:val="16"/>
                <w:lang w:val="en-US" w:eastAsia="ko-KR"/>
              </w:rPr>
            </w:pPr>
            <w:r w:rsidRPr="00BC674D">
              <w:rPr>
                <w:rFonts w:ascii="Arial" w:eastAsia="DengXian" w:hAnsi="Arial" w:cs="Arial"/>
                <w:sz w:val="16"/>
                <w:szCs w:val="16"/>
                <w:lang w:val="en-US" w:eastAsia="ko-KR"/>
              </w:rPr>
              <w:t>[3D]</w:t>
            </w:r>
          </w:p>
        </w:tc>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46C2B8D" w14:textId="77777777" w:rsidR="00BC674D" w:rsidRPr="00BC674D" w:rsidRDefault="00BC674D" w:rsidP="00BC674D">
            <w:pPr>
              <w:adjustRightInd w:val="0"/>
              <w:snapToGrid w:val="0"/>
              <w:rPr>
                <w:rFonts w:ascii="Arial" w:eastAsia="DengXian" w:hAnsi="Arial" w:cs="Arial"/>
                <w:sz w:val="16"/>
                <w:szCs w:val="16"/>
              </w:rPr>
            </w:pPr>
            <w:r w:rsidRPr="00BC674D">
              <w:rPr>
                <w:rFonts w:ascii="Arial" w:hAnsi="Arial" w:cs="Arial"/>
                <w:color w:val="000000"/>
                <w:sz w:val="16"/>
                <w:szCs w:val="16"/>
              </w:rPr>
              <w:t>Other gains (dB) (if any please specify)</w:t>
            </w:r>
          </w:p>
        </w:tc>
        <w:tc>
          <w:tcPr>
            <w:tcW w:w="1838" w:type="pct"/>
            <w:tcBorders>
              <w:top w:val="single" w:sz="4" w:space="0" w:color="auto"/>
              <w:left w:val="single" w:sz="4" w:space="0" w:color="auto"/>
              <w:bottom w:val="single" w:sz="4" w:space="0" w:color="auto"/>
              <w:right w:val="single" w:sz="4" w:space="0" w:color="auto"/>
            </w:tcBorders>
            <w:shd w:val="clear" w:color="auto" w:fill="auto"/>
            <w:vAlign w:val="center"/>
          </w:tcPr>
          <w:p w14:paraId="04CFA096" w14:textId="77777777" w:rsidR="00BC674D" w:rsidRPr="00BC674D" w:rsidRDefault="00BC674D" w:rsidP="00BC674D">
            <w:pPr>
              <w:adjustRightInd w:val="0"/>
              <w:snapToGrid w:val="0"/>
              <w:jc w:val="center"/>
              <w:rPr>
                <w:rFonts w:ascii="Arial" w:eastAsia="DengXian" w:hAnsi="Arial" w:cs="Arial"/>
                <w:sz w:val="16"/>
                <w:szCs w:val="16"/>
                <w:lang w:eastAsia="zh-CN"/>
              </w:rPr>
            </w:pPr>
            <w:r w:rsidRPr="00BC674D">
              <w:rPr>
                <w:rFonts w:ascii="Arial" w:eastAsia="DengXian" w:hAnsi="Arial" w:cs="Arial"/>
                <w:sz w:val="16"/>
                <w:szCs w:val="16"/>
                <w:lang w:eastAsia="zh-CN"/>
              </w:rPr>
              <w:t>Reported by companies with justification</w:t>
            </w:r>
          </w:p>
        </w:tc>
        <w:tc>
          <w:tcPr>
            <w:tcW w:w="2041" w:type="pct"/>
            <w:tcBorders>
              <w:top w:val="single" w:sz="4" w:space="0" w:color="auto"/>
              <w:left w:val="single" w:sz="4" w:space="0" w:color="auto"/>
              <w:bottom w:val="single" w:sz="4" w:space="0" w:color="auto"/>
              <w:right w:val="single" w:sz="4" w:space="0" w:color="auto"/>
            </w:tcBorders>
            <w:shd w:val="clear" w:color="auto" w:fill="auto"/>
            <w:vAlign w:val="center"/>
          </w:tcPr>
          <w:p w14:paraId="2C503E3C" w14:textId="77777777" w:rsidR="00BC674D" w:rsidRPr="00BC674D" w:rsidRDefault="00BC674D" w:rsidP="00BC674D">
            <w:pPr>
              <w:adjustRightInd w:val="0"/>
              <w:snapToGrid w:val="0"/>
              <w:jc w:val="center"/>
              <w:rPr>
                <w:rFonts w:ascii="Arial" w:eastAsia="DengXian" w:hAnsi="Arial" w:cs="Arial"/>
                <w:sz w:val="16"/>
                <w:szCs w:val="16"/>
                <w:lang w:eastAsia="zh-CN"/>
              </w:rPr>
            </w:pPr>
            <w:r w:rsidRPr="00BC674D">
              <w:rPr>
                <w:rFonts w:ascii="Arial" w:eastAsia="DengXian" w:hAnsi="Arial" w:cs="Arial"/>
                <w:sz w:val="16"/>
                <w:szCs w:val="16"/>
                <w:lang w:eastAsia="zh-CN"/>
              </w:rPr>
              <w:t>Reported by companies with justification</w:t>
            </w:r>
          </w:p>
        </w:tc>
      </w:tr>
      <w:tr w:rsidR="00BC674D" w:rsidRPr="00BC674D" w14:paraId="1F76B6DE" w14:textId="77777777" w:rsidTr="00BC674D">
        <w:trPr>
          <w:trHeight w:val="20"/>
          <w:jc w:val="center"/>
        </w:trPr>
        <w:tc>
          <w:tcPr>
            <w:tcW w:w="5000" w:type="pct"/>
            <w:gridSpan w:val="4"/>
            <w:vAlign w:val="center"/>
          </w:tcPr>
          <w:p w14:paraId="78B6FF8D" w14:textId="77777777" w:rsidR="00BC674D" w:rsidRPr="00BC674D" w:rsidRDefault="00BC674D" w:rsidP="00BC674D">
            <w:pPr>
              <w:adjustRightInd w:val="0"/>
              <w:snapToGrid w:val="0"/>
              <w:jc w:val="center"/>
              <w:rPr>
                <w:rFonts w:ascii="Arial" w:eastAsia="DengXian" w:hAnsi="Arial" w:cs="Arial"/>
                <w:b/>
                <w:bCs/>
                <w:sz w:val="16"/>
                <w:szCs w:val="16"/>
                <w:lang w:eastAsia="zh-CN"/>
              </w:rPr>
            </w:pPr>
            <w:r w:rsidRPr="00BC674D">
              <w:rPr>
                <w:rFonts w:ascii="Arial" w:eastAsia="DengXian" w:hAnsi="Arial" w:cs="Arial"/>
                <w:b/>
                <w:bCs/>
                <w:sz w:val="16"/>
                <w:szCs w:val="16"/>
                <w:lang w:eastAsia="zh-CN"/>
              </w:rPr>
              <w:t>(4) MPL / distance</w:t>
            </w:r>
          </w:p>
        </w:tc>
      </w:tr>
      <w:tr w:rsidR="00BC674D" w:rsidRPr="00BC674D" w14:paraId="429D1A75" w14:textId="77777777" w:rsidTr="00BC674D">
        <w:trPr>
          <w:trHeight w:val="20"/>
          <w:jc w:val="center"/>
        </w:trPr>
        <w:tc>
          <w:tcPr>
            <w:tcW w:w="510" w:type="pct"/>
            <w:tcBorders>
              <w:top w:val="single" w:sz="4" w:space="0" w:color="auto"/>
              <w:left w:val="single" w:sz="4" w:space="0" w:color="auto"/>
              <w:bottom w:val="single" w:sz="4" w:space="0" w:color="auto"/>
              <w:right w:val="single" w:sz="4" w:space="0" w:color="auto"/>
            </w:tcBorders>
            <w:vAlign w:val="center"/>
          </w:tcPr>
          <w:p w14:paraId="285212D4" w14:textId="77777777" w:rsidR="00BC674D" w:rsidRPr="00BC674D" w:rsidRDefault="00BC674D" w:rsidP="00BC674D">
            <w:pPr>
              <w:adjustRightInd w:val="0"/>
              <w:snapToGrid w:val="0"/>
              <w:ind w:left="840" w:hanging="840"/>
              <w:jc w:val="center"/>
              <w:rPr>
                <w:rFonts w:ascii="Arial" w:eastAsia="DengXian" w:hAnsi="Arial" w:cs="Arial"/>
                <w:sz w:val="16"/>
                <w:szCs w:val="16"/>
                <w:lang w:val="en-US" w:eastAsia="ko-KR"/>
              </w:rPr>
            </w:pPr>
            <w:r w:rsidRPr="00BC674D">
              <w:rPr>
                <w:rFonts w:ascii="Arial" w:eastAsia="DengXian" w:hAnsi="Arial" w:cs="Arial"/>
                <w:sz w:val="16"/>
                <w:szCs w:val="16"/>
                <w:lang w:val="en-US" w:eastAsia="ko-KR"/>
              </w:rPr>
              <w:t>[4A]</w:t>
            </w:r>
          </w:p>
        </w:tc>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FA920FC" w14:textId="77777777" w:rsidR="00BC674D" w:rsidRPr="00BC674D" w:rsidRDefault="00BC674D" w:rsidP="00BC674D">
            <w:pPr>
              <w:adjustRightInd w:val="0"/>
              <w:snapToGrid w:val="0"/>
              <w:rPr>
                <w:rFonts w:ascii="Arial" w:eastAsia="DengXian" w:hAnsi="Arial" w:cs="Arial"/>
                <w:sz w:val="16"/>
                <w:szCs w:val="16"/>
                <w:lang w:eastAsia="zh-CN"/>
              </w:rPr>
            </w:pPr>
            <w:r w:rsidRPr="00BC674D">
              <w:rPr>
                <w:rFonts w:ascii="Arial" w:eastAsia="DengXian" w:hAnsi="Arial" w:cs="Arial"/>
                <w:sz w:val="16"/>
                <w:szCs w:val="16"/>
                <w:lang w:eastAsia="zh-CN"/>
              </w:rPr>
              <w:t>MPL (dB)</w:t>
            </w:r>
          </w:p>
        </w:tc>
        <w:tc>
          <w:tcPr>
            <w:tcW w:w="1838" w:type="pct"/>
            <w:tcBorders>
              <w:top w:val="single" w:sz="4" w:space="0" w:color="auto"/>
              <w:left w:val="single" w:sz="4" w:space="0" w:color="auto"/>
              <w:bottom w:val="single" w:sz="4" w:space="0" w:color="auto"/>
              <w:right w:val="single" w:sz="4" w:space="0" w:color="auto"/>
            </w:tcBorders>
            <w:shd w:val="clear" w:color="auto" w:fill="auto"/>
            <w:vAlign w:val="center"/>
          </w:tcPr>
          <w:p w14:paraId="466358CF" w14:textId="77777777" w:rsidR="00BC674D" w:rsidRPr="00BC674D" w:rsidRDefault="00BC674D" w:rsidP="00BC674D">
            <w:pPr>
              <w:adjustRightInd w:val="0"/>
              <w:snapToGrid w:val="0"/>
              <w:jc w:val="center"/>
              <w:rPr>
                <w:rFonts w:ascii="Arial" w:eastAsia="DengXian" w:hAnsi="Arial" w:cs="Arial"/>
                <w:sz w:val="16"/>
                <w:szCs w:val="16"/>
                <w:lang w:eastAsia="zh-CN"/>
              </w:rPr>
            </w:pPr>
            <w:r w:rsidRPr="00BC674D">
              <w:rPr>
                <w:rFonts w:ascii="Arial" w:eastAsia="DengXian" w:hAnsi="Arial" w:cs="Arial"/>
                <w:sz w:val="16"/>
                <w:szCs w:val="16"/>
                <w:lang w:eastAsia="zh-CN"/>
              </w:rPr>
              <w:t>Calculated (see Note 1)</w:t>
            </w:r>
          </w:p>
        </w:tc>
        <w:tc>
          <w:tcPr>
            <w:tcW w:w="2041" w:type="pct"/>
            <w:tcBorders>
              <w:top w:val="single" w:sz="4" w:space="0" w:color="auto"/>
              <w:left w:val="single" w:sz="4" w:space="0" w:color="auto"/>
              <w:bottom w:val="single" w:sz="4" w:space="0" w:color="auto"/>
              <w:right w:val="single" w:sz="4" w:space="0" w:color="auto"/>
            </w:tcBorders>
            <w:shd w:val="clear" w:color="auto" w:fill="auto"/>
            <w:vAlign w:val="center"/>
          </w:tcPr>
          <w:p w14:paraId="6C52E160" w14:textId="77777777" w:rsidR="00BC674D" w:rsidRPr="00BC674D" w:rsidRDefault="00BC674D" w:rsidP="00BC674D">
            <w:pPr>
              <w:adjustRightInd w:val="0"/>
              <w:snapToGrid w:val="0"/>
              <w:jc w:val="center"/>
              <w:rPr>
                <w:rFonts w:ascii="Arial" w:eastAsia="DengXian" w:hAnsi="Arial" w:cs="Arial"/>
                <w:sz w:val="16"/>
                <w:szCs w:val="16"/>
                <w:lang w:eastAsia="zh-CN"/>
              </w:rPr>
            </w:pPr>
            <w:r w:rsidRPr="00BC674D">
              <w:rPr>
                <w:rFonts w:ascii="Arial" w:eastAsia="DengXian" w:hAnsi="Arial" w:cs="Arial"/>
                <w:sz w:val="16"/>
                <w:szCs w:val="16"/>
                <w:lang w:eastAsia="zh-CN"/>
              </w:rPr>
              <w:t>Calculated (see Note 1)</w:t>
            </w:r>
          </w:p>
        </w:tc>
      </w:tr>
      <w:tr w:rsidR="00BC674D" w:rsidRPr="00BC674D" w14:paraId="1803BD8A" w14:textId="77777777" w:rsidTr="00BC674D">
        <w:trPr>
          <w:trHeight w:val="20"/>
          <w:jc w:val="center"/>
        </w:trPr>
        <w:tc>
          <w:tcPr>
            <w:tcW w:w="510" w:type="pct"/>
            <w:tcBorders>
              <w:top w:val="single" w:sz="4" w:space="0" w:color="auto"/>
              <w:left w:val="single" w:sz="4" w:space="0" w:color="auto"/>
              <w:bottom w:val="single" w:sz="4" w:space="0" w:color="auto"/>
              <w:right w:val="single" w:sz="4" w:space="0" w:color="auto"/>
            </w:tcBorders>
            <w:vAlign w:val="center"/>
          </w:tcPr>
          <w:p w14:paraId="200CDAA4" w14:textId="77777777" w:rsidR="00BC674D" w:rsidRPr="00BC674D" w:rsidRDefault="00BC674D" w:rsidP="00BC674D">
            <w:pPr>
              <w:adjustRightInd w:val="0"/>
              <w:snapToGrid w:val="0"/>
              <w:ind w:left="840" w:hanging="840"/>
              <w:jc w:val="center"/>
              <w:rPr>
                <w:rFonts w:ascii="Arial" w:eastAsia="DengXian" w:hAnsi="Arial" w:cs="Arial"/>
                <w:sz w:val="16"/>
                <w:szCs w:val="16"/>
                <w:lang w:val="en-US" w:eastAsia="ko-KR"/>
              </w:rPr>
            </w:pPr>
            <w:r w:rsidRPr="00BC674D">
              <w:rPr>
                <w:rFonts w:ascii="Arial" w:eastAsia="DengXian" w:hAnsi="Arial" w:cs="Arial"/>
                <w:sz w:val="16"/>
                <w:szCs w:val="16"/>
                <w:lang w:val="en-US" w:eastAsia="ko-KR"/>
              </w:rPr>
              <w:t>[4B]</w:t>
            </w:r>
          </w:p>
        </w:tc>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82C7AC7" w14:textId="77777777" w:rsidR="00BC674D" w:rsidRPr="00BC674D" w:rsidRDefault="00BC674D" w:rsidP="00BC674D">
            <w:pPr>
              <w:adjustRightInd w:val="0"/>
              <w:snapToGrid w:val="0"/>
              <w:ind w:left="840" w:hanging="840"/>
              <w:jc w:val="both"/>
              <w:rPr>
                <w:rFonts w:ascii="Arial" w:eastAsia="DengXian" w:hAnsi="Arial" w:cs="Arial"/>
                <w:bCs/>
                <w:sz w:val="16"/>
                <w:szCs w:val="16"/>
                <w:lang w:val="en-US" w:eastAsia="ko-KR"/>
              </w:rPr>
            </w:pPr>
            <w:r w:rsidRPr="00BC674D">
              <w:rPr>
                <w:rFonts w:ascii="Arial" w:eastAsia="DengXian" w:hAnsi="Arial" w:cs="Arial"/>
                <w:bCs/>
                <w:sz w:val="16"/>
                <w:szCs w:val="16"/>
                <w:lang w:val="en-US" w:eastAsia="ko-KR"/>
              </w:rPr>
              <w:t>Distance (m)</w:t>
            </w:r>
          </w:p>
        </w:tc>
        <w:tc>
          <w:tcPr>
            <w:tcW w:w="1838" w:type="pct"/>
            <w:tcBorders>
              <w:top w:val="single" w:sz="4" w:space="0" w:color="auto"/>
              <w:left w:val="single" w:sz="4" w:space="0" w:color="auto"/>
              <w:bottom w:val="single" w:sz="4" w:space="0" w:color="auto"/>
              <w:right w:val="single" w:sz="4" w:space="0" w:color="auto"/>
            </w:tcBorders>
            <w:shd w:val="clear" w:color="auto" w:fill="auto"/>
            <w:vAlign w:val="center"/>
          </w:tcPr>
          <w:p w14:paraId="4D6EFCC8" w14:textId="77777777" w:rsidR="00BC674D" w:rsidRPr="00BC674D" w:rsidRDefault="00BC674D" w:rsidP="00BC674D">
            <w:pPr>
              <w:adjustRightInd w:val="0"/>
              <w:snapToGrid w:val="0"/>
              <w:jc w:val="center"/>
              <w:rPr>
                <w:rFonts w:ascii="Arial" w:eastAsia="DengXian" w:hAnsi="Arial" w:cs="Arial"/>
                <w:sz w:val="16"/>
                <w:szCs w:val="16"/>
                <w:lang w:eastAsia="zh-CN"/>
              </w:rPr>
            </w:pPr>
            <w:r w:rsidRPr="00BC674D">
              <w:rPr>
                <w:rFonts w:ascii="Arial" w:eastAsia="DengXian" w:hAnsi="Arial" w:cs="Arial"/>
                <w:sz w:val="16"/>
                <w:szCs w:val="16"/>
                <w:lang w:eastAsia="zh-CN"/>
              </w:rPr>
              <w:t>Calculated (see Note 1)</w:t>
            </w:r>
          </w:p>
        </w:tc>
        <w:tc>
          <w:tcPr>
            <w:tcW w:w="2041" w:type="pct"/>
            <w:tcBorders>
              <w:top w:val="single" w:sz="4" w:space="0" w:color="auto"/>
              <w:left w:val="single" w:sz="4" w:space="0" w:color="auto"/>
              <w:bottom w:val="single" w:sz="4" w:space="0" w:color="auto"/>
              <w:right w:val="single" w:sz="4" w:space="0" w:color="auto"/>
            </w:tcBorders>
            <w:shd w:val="clear" w:color="auto" w:fill="auto"/>
            <w:vAlign w:val="center"/>
          </w:tcPr>
          <w:p w14:paraId="35E4725A" w14:textId="77777777" w:rsidR="00BC674D" w:rsidRPr="00BC674D" w:rsidRDefault="00BC674D" w:rsidP="00BC674D">
            <w:pPr>
              <w:adjustRightInd w:val="0"/>
              <w:snapToGrid w:val="0"/>
              <w:jc w:val="center"/>
              <w:rPr>
                <w:rFonts w:ascii="Arial" w:eastAsia="DengXian" w:hAnsi="Arial" w:cs="Arial"/>
                <w:sz w:val="16"/>
                <w:szCs w:val="16"/>
                <w:lang w:eastAsia="zh-CN"/>
              </w:rPr>
            </w:pPr>
            <w:r w:rsidRPr="00BC674D">
              <w:rPr>
                <w:rFonts w:ascii="Arial" w:eastAsia="DengXian" w:hAnsi="Arial" w:cs="Arial"/>
                <w:sz w:val="16"/>
                <w:szCs w:val="16"/>
                <w:lang w:eastAsia="zh-CN"/>
              </w:rPr>
              <w:t>Calculated (see Note 1)</w:t>
            </w:r>
          </w:p>
        </w:tc>
      </w:tr>
      <w:tr w:rsidR="00BC674D" w:rsidRPr="00BC674D" w14:paraId="0E2251D1" w14:textId="77777777" w:rsidTr="00BC674D">
        <w:trPr>
          <w:trHeight w:val="20"/>
          <w:jc w:val="center"/>
        </w:trPr>
        <w:tc>
          <w:tcPr>
            <w:tcW w:w="5000" w:type="pct"/>
            <w:gridSpan w:val="4"/>
            <w:tcBorders>
              <w:top w:val="single" w:sz="4" w:space="0" w:color="auto"/>
              <w:left w:val="single" w:sz="4" w:space="0" w:color="auto"/>
              <w:bottom w:val="single" w:sz="4" w:space="0" w:color="auto"/>
              <w:right w:val="single" w:sz="4" w:space="0" w:color="auto"/>
            </w:tcBorders>
            <w:vAlign w:val="center"/>
          </w:tcPr>
          <w:p w14:paraId="628B1E9D" w14:textId="77777777" w:rsidR="00BC674D" w:rsidRPr="00BC674D" w:rsidRDefault="00BC674D" w:rsidP="00BC674D">
            <w:pPr>
              <w:adjustRightInd w:val="0"/>
              <w:snapToGrid w:val="0"/>
              <w:jc w:val="center"/>
              <w:rPr>
                <w:rFonts w:ascii="Arial" w:eastAsia="DengXian" w:hAnsi="Arial" w:cs="Arial"/>
                <w:sz w:val="16"/>
                <w:szCs w:val="16"/>
                <w:lang w:eastAsia="zh-CN"/>
              </w:rPr>
            </w:pPr>
            <w:r w:rsidRPr="00BC674D">
              <w:rPr>
                <w:rFonts w:ascii="Arial" w:eastAsia="DengXian" w:hAnsi="Arial" w:cs="Arial"/>
                <w:b/>
                <w:bCs/>
                <w:sz w:val="16"/>
                <w:szCs w:val="16"/>
                <w:lang w:eastAsia="zh-CN"/>
              </w:rPr>
              <w:t>（</w:t>
            </w:r>
            <w:r w:rsidRPr="00BC674D">
              <w:rPr>
                <w:rFonts w:ascii="Arial" w:eastAsia="DengXian" w:hAnsi="Arial" w:cs="Arial"/>
                <w:b/>
                <w:bCs/>
                <w:sz w:val="16"/>
                <w:szCs w:val="16"/>
                <w:lang w:eastAsia="zh-CN"/>
              </w:rPr>
              <w:t>5</w:t>
            </w:r>
            <w:r w:rsidRPr="00BC674D">
              <w:rPr>
                <w:rFonts w:ascii="Arial" w:eastAsia="DengXian" w:hAnsi="Arial" w:cs="Arial"/>
                <w:b/>
                <w:bCs/>
                <w:sz w:val="16"/>
                <w:szCs w:val="16"/>
                <w:lang w:eastAsia="zh-CN"/>
              </w:rPr>
              <w:t>）</w:t>
            </w:r>
            <w:r w:rsidRPr="00BC674D">
              <w:rPr>
                <w:rFonts w:ascii="Arial" w:eastAsia="DengXian" w:hAnsi="Arial" w:cs="Arial"/>
                <w:b/>
                <w:bCs/>
                <w:sz w:val="16"/>
                <w:szCs w:val="16"/>
                <w:lang w:eastAsia="zh-CN"/>
              </w:rPr>
              <w:t xml:space="preserve">Other </w:t>
            </w:r>
          </w:p>
        </w:tc>
      </w:tr>
      <w:tr w:rsidR="00BC674D" w:rsidRPr="00BC674D" w14:paraId="75B63AB8" w14:textId="77777777" w:rsidTr="00BC674D">
        <w:trPr>
          <w:trHeight w:val="20"/>
          <w:jc w:val="center"/>
        </w:trPr>
        <w:tc>
          <w:tcPr>
            <w:tcW w:w="510" w:type="pct"/>
            <w:tcBorders>
              <w:top w:val="single" w:sz="4" w:space="0" w:color="auto"/>
              <w:left w:val="single" w:sz="4" w:space="0" w:color="auto"/>
              <w:bottom w:val="single" w:sz="4" w:space="0" w:color="auto"/>
              <w:right w:val="single" w:sz="4" w:space="0" w:color="auto"/>
            </w:tcBorders>
            <w:vAlign w:val="center"/>
          </w:tcPr>
          <w:p w14:paraId="55A97E2A" w14:textId="77777777" w:rsidR="00BC674D" w:rsidRPr="00BC674D" w:rsidRDefault="00BC674D" w:rsidP="00BC674D">
            <w:pPr>
              <w:adjustRightInd w:val="0"/>
              <w:snapToGrid w:val="0"/>
              <w:ind w:left="840" w:hanging="840"/>
              <w:jc w:val="center"/>
              <w:rPr>
                <w:rFonts w:ascii="Arial" w:eastAsia="DengXian" w:hAnsi="Arial" w:cs="Arial"/>
                <w:sz w:val="16"/>
                <w:szCs w:val="16"/>
                <w:lang w:val="en-US" w:eastAsia="ko-KR"/>
              </w:rPr>
            </w:pPr>
            <w:r w:rsidRPr="00BC674D">
              <w:rPr>
                <w:rFonts w:ascii="Arial" w:eastAsia="DengXian" w:hAnsi="Arial" w:cs="Arial"/>
                <w:sz w:val="16"/>
                <w:szCs w:val="16"/>
                <w:lang w:val="en-US" w:eastAsia="ko-KR"/>
              </w:rPr>
              <w:t>[5A]</w:t>
            </w:r>
          </w:p>
        </w:tc>
        <w:tc>
          <w:tcPr>
            <w:tcW w:w="61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259F6C9" w14:textId="77777777" w:rsidR="00BC674D" w:rsidRPr="00BC674D" w:rsidRDefault="00BC674D" w:rsidP="00BC674D">
            <w:pPr>
              <w:adjustRightInd w:val="0"/>
              <w:snapToGrid w:val="0"/>
              <w:ind w:left="840" w:hanging="840"/>
              <w:jc w:val="both"/>
              <w:rPr>
                <w:rFonts w:ascii="Arial" w:eastAsia="DengXian" w:hAnsi="Arial" w:cs="Arial"/>
                <w:bCs/>
                <w:sz w:val="16"/>
                <w:szCs w:val="16"/>
                <w:lang w:val="en-US" w:eastAsia="ko-KR"/>
              </w:rPr>
            </w:pPr>
            <w:r w:rsidRPr="00BC674D">
              <w:rPr>
                <w:rFonts w:ascii="Arial" w:eastAsia="DengXian" w:hAnsi="Arial" w:cs="Arial"/>
                <w:bCs/>
                <w:sz w:val="16"/>
                <w:szCs w:val="16"/>
                <w:lang w:val="en-US" w:eastAsia="ko-KR"/>
              </w:rPr>
              <w:t>Other notes</w:t>
            </w:r>
          </w:p>
        </w:tc>
        <w:tc>
          <w:tcPr>
            <w:tcW w:w="1838" w:type="pct"/>
            <w:tcBorders>
              <w:top w:val="single" w:sz="4" w:space="0" w:color="auto"/>
              <w:left w:val="single" w:sz="4" w:space="0" w:color="auto"/>
              <w:bottom w:val="single" w:sz="4" w:space="0" w:color="auto"/>
              <w:right w:val="single" w:sz="4" w:space="0" w:color="auto"/>
            </w:tcBorders>
            <w:shd w:val="clear" w:color="auto" w:fill="auto"/>
            <w:vAlign w:val="center"/>
          </w:tcPr>
          <w:p w14:paraId="305D5B95" w14:textId="77777777" w:rsidR="00BC674D" w:rsidRPr="00BC674D" w:rsidRDefault="00BC674D" w:rsidP="00BC674D">
            <w:pPr>
              <w:adjustRightInd w:val="0"/>
              <w:snapToGrid w:val="0"/>
              <w:jc w:val="center"/>
              <w:rPr>
                <w:rFonts w:ascii="Arial" w:eastAsia="DengXian" w:hAnsi="Arial" w:cs="Arial"/>
                <w:sz w:val="16"/>
                <w:szCs w:val="16"/>
                <w:lang w:eastAsia="zh-CN"/>
              </w:rPr>
            </w:pPr>
            <w:r w:rsidRPr="00BC674D">
              <w:rPr>
                <w:rFonts w:ascii="Arial" w:eastAsia="DengXian" w:hAnsi="Arial" w:cs="Arial"/>
                <w:sz w:val="16"/>
                <w:szCs w:val="16"/>
                <w:lang w:eastAsia="zh-CN"/>
              </w:rPr>
              <w:t>Companies to report</w:t>
            </w:r>
          </w:p>
        </w:tc>
        <w:tc>
          <w:tcPr>
            <w:tcW w:w="2041" w:type="pct"/>
            <w:tcBorders>
              <w:top w:val="single" w:sz="4" w:space="0" w:color="auto"/>
              <w:left w:val="single" w:sz="4" w:space="0" w:color="auto"/>
              <w:bottom w:val="single" w:sz="4" w:space="0" w:color="auto"/>
              <w:right w:val="single" w:sz="4" w:space="0" w:color="auto"/>
            </w:tcBorders>
            <w:shd w:val="clear" w:color="auto" w:fill="auto"/>
            <w:vAlign w:val="center"/>
          </w:tcPr>
          <w:p w14:paraId="088F1F73" w14:textId="77777777" w:rsidR="00BC674D" w:rsidRPr="00BC674D" w:rsidRDefault="00BC674D" w:rsidP="00BC674D">
            <w:pPr>
              <w:adjustRightInd w:val="0"/>
              <w:snapToGrid w:val="0"/>
              <w:jc w:val="center"/>
              <w:rPr>
                <w:rFonts w:ascii="Arial" w:eastAsia="DengXian" w:hAnsi="Arial" w:cs="Arial"/>
                <w:sz w:val="16"/>
                <w:szCs w:val="16"/>
                <w:lang w:eastAsia="zh-CN"/>
              </w:rPr>
            </w:pPr>
            <w:r w:rsidRPr="00BC674D">
              <w:rPr>
                <w:rFonts w:ascii="Arial" w:eastAsia="DengXian" w:hAnsi="Arial" w:cs="Arial"/>
                <w:sz w:val="16"/>
                <w:szCs w:val="16"/>
                <w:lang w:eastAsia="zh-CN"/>
              </w:rPr>
              <w:t>Companies to report</w:t>
            </w:r>
          </w:p>
        </w:tc>
      </w:tr>
    </w:tbl>
    <w:p w14:paraId="6AF78AAB" w14:textId="77777777" w:rsidR="00BC674D" w:rsidRPr="00BC674D" w:rsidRDefault="00BC674D" w:rsidP="00BC674D">
      <w:pPr>
        <w:rPr>
          <w:rFonts w:eastAsia="DengXian"/>
          <w:i/>
          <w:iCs/>
          <w:lang w:eastAsia="zh-CN"/>
        </w:rPr>
      </w:pPr>
    </w:p>
    <w:p w14:paraId="358FBCA1" w14:textId="77777777" w:rsidR="00BC674D" w:rsidRPr="00BC674D" w:rsidRDefault="00BC674D" w:rsidP="00BC674D">
      <w:pPr>
        <w:rPr>
          <w:rFonts w:eastAsia="DengXian"/>
          <w:i/>
          <w:iCs/>
          <w:highlight w:val="lightGray"/>
          <w:lang w:eastAsia="zh-CN"/>
        </w:rPr>
      </w:pPr>
      <w:r w:rsidRPr="00BC674D">
        <w:rPr>
          <w:rFonts w:eastAsia="DengXian" w:hint="eastAsia"/>
          <w:i/>
          <w:iCs/>
          <w:highlight w:val="lightGray"/>
          <w:lang w:eastAsia="zh-CN"/>
        </w:rPr>
        <w:lastRenderedPageBreak/>
        <w:t xml:space="preserve">&lt;Editor Notes: Note 1 will be updated once the table has </w:t>
      </w:r>
      <w:r w:rsidRPr="00BC674D">
        <w:rPr>
          <w:rFonts w:eastAsia="DengXian"/>
          <w:i/>
          <w:iCs/>
          <w:highlight w:val="lightGray"/>
          <w:lang w:eastAsia="zh-CN"/>
        </w:rPr>
        <w:t>stabilized</w:t>
      </w:r>
      <w:r w:rsidRPr="00BC674D">
        <w:rPr>
          <w:rFonts w:eastAsia="DengXian" w:hint="eastAsia"/>
          <w:i/>
          <w:iCs/>
          <w:highlight w:val="lightGray"/>
          <w:lang w:eastAsia="zh-CN"/>
        </w:rPr>
        <w:t xml:space="preserve"> &gt;</w:t>
      </w:r>
    </w:p>
    <w:p w14:paraId="179B86AC" w14:textId="77777777" w:rsidR="006F2B0F" w:rsidRPr="006F2B0F" w:rsidRDefault="006F2B0F" w:rsidP="006F2B0F">
      <w:pPr>
        <w:rPr>
          <w:rFonts w:eastAsia="DengXian"/>
          <w:bCs/>
          <w:highlight w:val="yellow"/>
          <w:u w:val="single"/>
          <w:lang w:eastAsia="zh-CN"/>
        </w:rPr>
      </w:pPr>
      <w:r w:rsidRPr="006F2B0F">
        <w:rPr>
          <w:rFonts w:eastAsia="DengXian" w:hint="eastAsia"/>
          <w:bCs/>
          <w:highlight w:val="yellow"/>
          <w:u w:val="single"/>
          <w:lang w:eastAsia="zh-CN"/>
        </w:rPr>
        <w:t>Note1</w:t>
      </w:r>
      <w:r w:rsidRPr="006F2B0F">
        <w:rPr>
          <w:rFonts w:eastAsia="DengXian"/>
          <w:bCs/>
          <w:highlight w:val="yellow"/>
          <w:u w:val="single"/>
          <w:lang w:eastAsia="zh-CN"/>
        </w:rPr>
        <w:t xml:space="preserve"> (for email discussion)</w:t>
      </w:r>
      <w:r w:rsidRPr="006F2B0F">
        <w:rPr>
          <w:rFonts w:eastAsia="DengXian" w:hint="eastAsia"/>
          <w:bCs/>
          <w:highlight w:val="yellow"/>
          <w:u w:val="single"/>
          <w:lang w:eastAsia="zh-CN"/>
        </w:rPr>
        <w:t xml:space="preserve">: calculated values in the Table XXXX are derived according to the followings, </w:t>
      </w:r>
    </w:p>
    <w:p w14:paraId="448A3BBE" w14:textId="77777777" w:rsidR="006F2B0F" w:rsidRPr="006F2B0F" w:rsidRDefault="006F2B0F" w:rsidP="006F2B0F">
      <w:pPr>
        <w:rPr>
          <w:rFonts w:eastAsia="DengXian"/>
          <w:highlight w:val="yellow"/>
          <w:lang w:eastAsia="zh-CN"/>
        </w:rPr>
      </w:pPr>
    </w:p>
    <w:p w14:paraId="0622B7E7" w14:textId="77777777" w:rsidR="006F2B0F" w:rsidRPr="006F2B0F" w:rsidRDefault="006F2B0F" w:rsidP="006F2B0F">
      <w:pPr>
        <w:rPr>
          <w:rFonts w:eastAsia="DengXian"/>
          <w:highlight w:val="yellow"/>
          <w:lang w:eastAsia="zh-CN"/>
        </w:rPr>
      </w:pPr>
      <w:r w:rsidRPr="006F2B0F">
        <w:rPr>
          <w:rFonts w:eastAsia="DengXian" w:hint="eastAsia"/>
          <w:highlight w:val="yellow"/>
          <w:lang w:eastAsia="zh-CN"/>
        </w:rPr>
        <w:t>[1M]:</w:t>
      </w:r>
    </w:p>
    <w:p w14:paraId="7CF5BE27" w14:textId="77777777" w:rsidR="006F2B0F" w:rsidRPr="006F2B0F" w:rsidRDefault="006F2B0F" w:rsidP="00311060">
      <w:pPr>
        <w:numPr>
          <w:ilvl w:val="0"/>
          <w:numId w:val="274"/>
        </w:numPr>
        <w:adjustRightInd w:val="0"/>
        <w:snapToGrid w:val="0"/>
        <w:rPr>
          <w:rFonts w:eastAsia="DengXian"/>
          <w:highlight w:val="yellow"/>
          <w:lang w:eastAsia="zh-CN"/>
        </w:rPr>
      </w:pPr>
      <w:r w:rsidRPr="006F2B0F">
        <w:rPr>
          <w:rFonts w:eastAsia="DengXian"/>
          <w:highlight w:val="yellow"/>
          <w:lang w:eastAsia="zh-CN"/>
        </w:rPr>
        <w:t>F</w:t>
      </w:r>
      <w:r w:rsidRPr="006F2B0F">
        <w:rPr>
          <w:rFonts w:eastAsia="DengXian" w:hint="eastAsia"/>
          <w:highlight w:val="yellow"/>
          <w:lang w:eastAsia="zh-CN"/>
        </w:rPr>
        <w:t xml:space="preserve">or R2D, </w:t>
      </w:r>
    </w:p>
    <w:p w14:paraId="7A8CE8EF" w14:textId="77777777" w:rsidR="006F2B0F" w:rsidRPr="006F2B0F" w:rsidRDefault="006F2B0F" w:rsidP="00311060">
      <w:pPr>
        <w:numPr>
          <w:ilvl w:val="1"/>
          <w:numId w:val="274"/>
        </w:numPr>
        <w:adjustRightInd w:val="0"/>
        <w:snapToGrid w:val="0"/>
        <w:rPr>
          <w:rFonts w:eastAsia="DengXian"/>
          <w:highlight w:val="yellow"/>
          <w:lang w:eastAsia="zh-CN"/>
        </w:rPr>
      </w:pPr>
      <w:r w:rsidRPr="006F2B0F">
        <w:rPr>
          <w:rFonts w:eastAsia="DengXian" w:hint="eastAsia"/>
          <w:highlight w:val="yellow"/>
          <w:lang w:eastAsia="zh-CN"/>
        </w:rPr>
        <w:t>[1M] = [1E] + [1G] - [1N] - FFS: [1J]</w:t>
      </w:r>
    </w:p>
    <w:p w14:paraId="0AD101F4" w14:textId="77777777" w:rsidR="006F2B0F" w:rsidRPr="006F2B0F" w:rsidRDefault="006F2B0F" w:rsidP="00311060">
      <w:pPr>
        <w:numPr>
          <w:ilvl w:val="0"/>
          <w:numId w:val="274"/>
        </w:numPr>
        <w:adjustRightInd w:val="0"/>
        <w:snapToGrid w:val="0"/>
        <w:rPr>
          <w:rFonts w:eastAsia="DengXian"/>
          <w:highlight w:val="yellow"/>
          <w:lang w:eastAsia="zh-CN"/>
        </w:rPr>
      </w:pPr>
      <w:r w:rsidRPr="006F2B0F">
        <w:rPr>
          <w:rFonts w:eastAsia="DengXian" w:hint="eastAsia"/>
          <w:highlight w:val="yellow"/>
          <w:lang w:eastAsia="zh-CN"/>
        </w:rPr>
        <w:t>For D2R</w:t>
      </w:r>
    </w:p>
    <w:p w14:paraId="0F449B20" w14:textId="77777777" w:rsidR="006F2B0F" w:rsidRPr="006F2B0F" w:rsidRDefault="006F2B0F" w:rsidP="00311060">
      <w:pPr>
        <w:numPr>
          <w:ilvl w:val="1"/>
          <w:numId w:val="274"/>
        </w:numPr>
        <w:adjustRightInd w:val="0"/>
        <w:snapToGrid w:val="0"/>
        <w:rPr>
          <w:rFonts w:eastAsia="DengXian"/>
          <w:highlight w:val="yellow"/>
          <w:lang w:eastAsia="zh-CN"/>
        </w:rPr>
      </w:pPr>
      <w:r w:rsidRPr="006F2B0F">
        <w:rPr>
          <w:rFonts w:eastAsia="DengXian"/>
          <w:highlight w:val="yellow"/>
          <w:lang w:eastAsia="zh-CN"/>
        </w:rPr>
        <w:t>D</w:t>
      </w:r>
      <w:r w:rsidRPr="006F2B0F">
        <w:rPr>
          <w:rFonts w:eastAsia="DengXian" w:hint="eastAsia"/>
          <w:highlight w:val="yellow"/>
          <w:lang w:eastAsia="zh-CN"/>
        </w:rPr>
        <w:t>evice 1:</w:t>
      </w:r>
    </w:p>
    <w:p w14:paraId="55FFD7EA" w14:textId="77777777" w:rsidR="006F2B0F" w:rsidRPr="006F2B0F" w:rsidRDefault="006F2B0F" w:rsidP="00311060">
      <w:pPr>
        <w:numPr>
          <w:ilvl w:val="2"/>
          <w:numId w:val="274"/>
        </w:numPr>
        <w:adjustRightInd w:val="0"/>
        <w:snapToGrid w:val="0"/>
        <w:rPr>
          <w:rFonts w:eastAsia="DengXian"/>
          <w:highlight w:val="yellow"/>
          <w:lang w:eastAsia="zh-CN"/>
        </w:rPr>
      </w:pPr>
      <w:r w:rsidRPr="006F2B0F">
        <w:rPr>
          <w:rFonts w:eastAsia="DengXian" w:hint="eastAsia"/>
          <w:highlight w:val="yellow"/>
          <w:lang w:eastAsia="zh-CN"/>
        </w:rPr>
        <w:t>[1M] = [1E] + [1G] - [1H] - [1J]</w:t>
      </w:r>
    </w:p>
    <w:p w14:paraId="530B1C2D" w14:textId="77777777" w:rsidR="006F2B0F" w:rsidRPr="006F2B0F" w:rsidRDefault="006F2B0F" w:rsidP="00311060">
      <w:pPr>
        <w:numPr>
          <w:ilvl w:val="1"/>
          <w:numId w:val="274"/>
        </w:numPr>
        <w:adjustRightInd w:val="0"/>
        <w:snapToGrid w:val="0"/>
        <w:rPr>
          <w:rFonts w:eastAsia="DengXian"/>
          <w:highlight w:val="yellow"/>
          <w:lang w:eastAsia="zh-CN"/>
        </w:rPr>
      </w:pPr>
      <w:r w:rsidRPr="006F2B0F">
        <w:rPr>
          <w:rFonts w:eastAsia="DengXian" w:hint="eastAsia"/>
          <w:highlight w:val="yellow"/>
          <w:lang w:eastAsia="zh-CN"/>
        </w:rPr>
        <w:t>Device 2a:</w:t>
      </w:r>
    </w:p>
    <w:p w14:paraId="6C44C0F6" w14:textId="77777777" w:rsidR="006F2B0F" w:rsidRPr="006F2B0F" w:rsidRDefault="006F2B0F" w:rsidP="00311060">
      <w:pPr>
        <w:numPr>
          <w:ilvl w:val="2"/>
          <w:numId w:val="274"/>
        </w:numPr>
        <w:adjustRightInd w:val="0"/>
        <w:snapToGrid w:val="0"/>
        <w:rPr>
          <w:rFonts w:eastAsia="DengXian"/>
          <w:highlight w:val="yellow"/>
          <w:lang w:eastAsia="zh-CN"/>
        </w:rPr>
      </w:pPr>
      <w:r w:rsidRPr="006F2B0F">
        <w:rPr>
          <w:rFonts w:eastAsia="DengXian" w:hint="eastAsia"/>
          <w:highlight w:val="yellow"/>
          <w:lang w:eastAsia="zh-CN"/>
        </w:rPr>
        <w:t>[1M] = [1E] + [1G] + [1K] - [1H] - [1J]</w:t>
      </w:r>
    </w:p>
    <w:p w14:paraId="24AB9CAC" w14:textId="77777777" w:rsidR="006F2B0F" w:rsidRPr="006F2B0F" w:rsidRDefault="006F2B0F" w:rsidP="00311060">
      <w:pPr>
        <w:numPr>
          <w:ilvl w:val="1"/>
          <w:numId w:val="274"/>
        </w:numPr>
        <w:adjustRightInd w:val="0"/>
        <w:snapToGrid w:val="0"/>
        <w:rPr>
          <w:rFonts w:eastAsia="DengXian"/>
          <w:highlight w:val="yellow"/>
          <w:lang w:eastAsia="zh-CN"/>
        </w:rPr>
      </w:pPr>
      <w:r w:rsidRPr="006F2B0F">
        <w:rPr>
          <w:rFonts w:eastAsia="DengXian" w:hint="eastAsia"/>
          <w:highlight w:val="yellow"/>
          <w:lang w:eastAsia="zh-CN"/>
        </w:rPr>
        <w:t>Device 2b:</w:t>
      </w:r>
    </w:p>
    <w:p w14:paraId="66A63D56" w14:textId="77777777" w:rsidR="006F2B0F" w:rsidRPr="006F2B0F" w:rsidRDefault="006F2B0F" w:rsidP="00311060">
      <w:pPr>
        <w:numPr>
          <w:ilvl w:val="2"/>
          <w:numId w:val="274"/>
        </w:numPr>
        <w:adjustRightInd w:val="0"/>
        <w:snapToGrid w:val="0"/>
        <w:rPr>
          <w:rFonts w:eastAsia="DengXian"/>
          <w:highlight w:val="yellow"/>
          <w:lang w:eastAsia="zh-CN"/>
        </w:rPr>
      </w:pPr>
      <w:r w:rsidRPr="006F2B0F">
        <w:rPr>
          <w:rFonts w:eastAsia="DengXian" w:hint="eastAsia"/>
          <w:highlight w:val="yellow"/>
          <w:lang w:eastAsia="zh-CN"/>
        </w:rPr>
        <w:t>[1M] = [1E] + [1G] - [1J]</w:t>
      </w:r>
    </w:p>
    <w:p w14:paraId="128BF7B1" w14:textId="77777777" w:rsidR="006F2B0F" w:rsidRPr="006F2B0F" w:rsidRDefault="006F2B0F" w:rsidP="006F2B0F">
      <w:pPr>
        <w:rPr>
          <w:rFonts w:eastAsia="DengXian"/>
          <w:highlight w:val="yellow"/>
          <w:lang w:eastAsia="zh-CN"/>
        </w:rPr>
      </w:pPr>
    </w:p>
    <w:p w14:paraId="1EAA06E9" w14:textId="77777777" w:rsidR="006F2B0F" w:rsidRPr="006F2B0F" w:rsidRDefault="006F2B0F" w:rsidP="006F2B0F">
      <w:pPr>
        <w:rPr>
          <w:rFonts w:eastAsia="DengXian"/>
          <w:highlight w:val="yellow"/>
          <w:lang w:eastAsia="zh-CN"/>
        </w:rPr>
      </w:pPr>
      <w:r w:rsidRPr="006F2B0F">
        <w:rPr>
          <w:rFonts w:eastAsia="DengXian"/>
          <w:highlight w:val="yellow"/>
          <w:lang w:eastAsia="zh-CN"/>
        </w:rPr>
        <w:t>[2F]:</w:t>
      </w:r>
    </w:p>
    <w:p w14:paraId="7BD7E8AA" w14:textId="77777777" w:rsidR="006F2B0F" w:rsidRPr="00BC674D" w:rsidRDefault="006F2B0F" w:rsidP="00311060">
      <w:pPr>
        <w:pStyle w:val="ListParagraph"/>
        <w:numPr>
          <w:ilvl w:val="0"/>
          <w:numId w:val="275"/>
        </w:numPr>
        <w:rPr>
          <w:highlight w:val="yellow"/>
          <w:lang w:eastAsia="zh-CN"/>
        </w:rPr>
      </w:pPr>
      <w:r w:rsidRPr="00BC674D">
        <w:rPr>
          <w:highlight w:val="yellow"/>
          <w:lang w:eastAsia="zh-CN"/>
        </w:rPr>
        <w:t>[2F] = [2D] + [2E]</w:t>
      </w:r>
      <w:r w:rsidRPr="00BC674D">
        <w:rPr>
          <w:highlight w:val="yellow"/>
          <w:lang w:bidi="ar"/>
        </w:rPr>
        <w:t xml:space="preserve"> +</w:t>
      </w:r>
      <w:r w:rsidRPr="00BC674D">
        <w:rPr>
          <w:i/>
          <w:iCs/>
          <w:highlight w:val="yellow"/>
          <w:lang w:bidi="ar"/>
        </w:rPr>
        <w:t>lin2dB</w:t>
      </w:r>
      <w:r w:rsidRPr="00BC674D">
        <w:rPr>
          <w:highlight w:val="yellow"/>
          <w:lang w:bidi="ar"/>
        </w:rPr>
        <w:t>([2B])</w:t>
      </w:r>
    </w:p>
    <w:p w14:paraId="68E34CA1" w14:textId="77777777" w:rsidR="006F2B0F" w:rsidRPr="006F2B0F" w:rsidRDefault="006F2B0F" w:rsidP="006F2B0F">
      <w:pPr>
        <w:rPr>
          <w:rFonts w:eastAsia="DengXian"/>
          <w:highlight w:val="yellow"/>
          <w:lang w:eastAsia="zh-CN"/>
        </w:rPr>
      </w:pPr>
      <w:r w:rsidRPr="006F2B0F">
        <w:rPr>
          <w:rFonts w:eastAsia="DengXian"/>
          <w:highlight w:val="yellow"/>
          <w:lang w:eastAsia="zh-CN"/>
        </w:rPr>
        <w:t>[2G]</w:t>
      </w:r>
    </w:p>
    <w:p w14:paraId="72FFAD54" w14:textId="77777777" w:rsidR="006F2B0F" w:rsidRPr="00BC674D" w:rsidRDefault="006F2B0F" w:rsidP="00311060">
      <w:pPr>
        <w:pStyle w:val="ListParagraph"/>
        <w:numPr>
          <w:ilvl w:val="0"/>
          <w:numId w:val="275"/>
        </w:numPr>
        <w:rPr>
          <w:rFonts w:eastAsia="DengXian"/>
          <w:highlight w:val="yellow"/>
          <w:lang w:eastAsia="zh-CN"/>
        </w:rPr>
      </w:pPr>
      <w:r w:rsidRPr="00BC674D">
        <w:rPr>
          <w:highlight w:val="yellow"/>
        </w:rPr>
        <w:t>For the R2D LLS for ED</w:t>
      </w:r>
      <w:r w:rsidRPr="00BC674D">
        <w:rPr>
          <w:rFonts w:eastAsia="DengXian"/>
          <w:highlight w:val="yellow"/>
          <w:lang w:eastAsia="zh-CN"/>
        </w:rPr>
        <w:t xml:space="preserve">, </w:t>
      </w:r>
      <w:r w:rsidRPr="00BC674D">
        <w:rPr>
          <w:highlight w:val="yellow"/>
        </w:rPr>
        <w:t>CINR/CNR</w:t>
      </w:r>
      <w:r w:rsidRPr="00BC674D">
        <w:rPr>
          <w:rFonts w:eastAsia="DengXian"/>
          <w:highlight w:val="yellow"/>
          <w:lang w:eastAsia="zh-CN"/>
        </w:rPr>
        <w:t xml:space="preserve"> is reported</w:t>
      </w:r>
      <w:r w:rsidRPr="00BC674D">
        <w:rPr>
          <w:highlight w:val="yellow"/>
        </w:rPr>
        <w:t>, where CINR/CNR is defined as the ratio of</w:t>
      </w:r>
      <w:r w:rsidRPr="00BC674D">
        <w:rPr>
          <w:rFonts w:cs="Times"/>
          <w:highlight w:val="yellow"/>
        </w:rPr>
        <w:t xml:space="preserve"> </w:t>
      </w:r>
      <w:r w:rsidRPr="00BC674D">
        <w:rPr>
          <w:highlight w:val="yellow"/>
        </w:rPr>
        <w:t>signal power spectral density in the transmission bandwidth to the noise and interference (if any) power spectral density in the device ED channel bandwidth</w:t>
      </w:r>
      <w:r w:rsidRPr="00BC674D">
        <w:rPr>
          <w:rFonts w:eastAsia="DengXian"/>
          <w:highlight w:val="yellow"/>
          <w:lang w:eastAsia="zh-CN"/>
        </w:rPr>
        <w:t>.</w:t>
      </w:r>
    </w:p>
    <w:p w14:paraId="5D9A9556" w14:textId="77777777" w:rsidR="006F2B0F" w:rsidRPr="006F2B0F" w:rsidRDefault="006F2B0F" w:rsidP="006F2B0F">
      <w:pPr>
        <w:rPr>
          <w:rFonts w:eastAsia="DengXian"/>
          <w:highlight w:val="yellow"/>
          <w:lang w:eastAsia="zh-CN"/>
        </w:rPr>
      </w:pPr>
      <w:r w:rsidRPr="006F2B0F">
        <w:rPr>
          <w:rFonts w:eastAsia="DengXian" w:hint="eastAsia"/>
          <w:highlight w:val="yellow"/>
          <w:lang w:eastAsia="zh-CN"/>
        </w:rPr>
        <w:t>[2J]</w:t>
      </w:r>
    </w:p>
    <w:p w14:paraId="0E5FD95D" w14:textId="77777777" w:rsidR="006F2B0F" w:rsidRPr="00BC674D" w:rsidRDefault="006F2B0F" w:rsidP="00311060">
      <w:pPr>
        <w:pStyle w:val="ListParagraph"/>
        <w:numPr>
          <w:ilvl w:val="0"/>
          <w:numId w:val="275"/>
        </w:numPr>
        <w:rPr>
          <w:highlight w:val="yellow"/>
        </w:rPr>
      </w:pPr>
      <w:r w:rsidRPr="00BC674D">
        <w:rPr>
          <w:highlight w:val="yellow"/>
        </w:rPr>
        <w:t>For R2D link in the coverage evaluation, for device 1</w:t>
      </w:r>
    </w:p>
    <w:p w14:paraId="0E228574" w14:textId="77777777" w:rsidR="006F2B0F" w:rsidRPr="00BC674D" w:rsidRDefault="006F2B0F" w:rsidP="00311060">
      <w:pPr>
        <w:pStyle w:val="ListParagraph"/>
        <w:numPr>
          <w:ilvl w:val="1"/>
          <w:numId w:val="275"/>
        </w:numPr>
        <w:rPr>
          <w:highlight w:val="yellow"/>
        </w:rPr>
      </w:pPr>
      <w:r w:rsidRPr="00BC674D">
        <w:rPr>
          <w:highlight w:val="yellow"/>
        </w:rPr>
        <w:t>Budget-Alt1 is used (note: receiver architecture is RF ED)</w:t>
      </w:r>
    </w:p>
    <w:p w14:paraId="3B143D3D" w14:textId="77777777" w:rsidR="006F2B0F" w:rsidRPr="00BC674D" w:rsidRDefault="006F2B0F" w:rsidP="00311060">
      <w:pPr>
        <w:pStyle w:val="ListParagraph"/>
        <w:numPr>
          <w:ilvl w:val="0"/>
          <w:numId w:val="275"/>
        </w:numPr>
        <w:rPr>
          <w:highlight w:val="yellow"/>
          <w:lang w:eastAsia="zh-CN"/>
        </w:rPr>
      </w:pPr>
      <w:r w:rsidRPr="00BC674D">
        <w:rPr>
          <w:highlight w:val="yellow"/>
          <w:lang w:eastAsia="zh-CN"/>
        </w:rPr>
        <w:t xml:space="preserve">For R2D link in the coverage </w:t>
      </w:r>
      <w:r w:rsidRPr="00BC674D">
        <w:rPr>
          <w:highlight w:val="yellow"/>
        </w:rPr>
        <w:t>evaluation</w:t>
      </w:r>
      <w:r w:rsidRPr="00BC674D">
        <w:rPr>
          <w:highlight w:val="yellow"/>
          <w:lang w:eastAsia="zh-CN"/>
        </w:rPr>
        <w:t xml:space="preserve"> for device 2, </w:t>
      </w:r>
    </w:p>
    <w:p w14:paraId="127E1099" w14:textId="77777777" w:rsidR="006F2B0F" w:rsidRPr="00BC674D" w:rsidRDefault="006F2B0F" w:rsidP="00311060">
      <w:pPr>
        <w:pStyle w:val="ListParagraph"/>
        <w:numPr>
          <w:ilvl w:val="1"/>
          <w:numId w:val="275"/>
        </w:numPr>
        <w:rPr>
          <w:highlight w:val="yellow"/>
          <w:lang w:eastAsia="zh-CN"/>
        </w:rPr>
      </w:pPr>
      <w:r w:rsidRPr="00BC674D">
        <w:rPr>
          <w:i/>
          <w:iCs/>
          <w:highlight w:val="yellow"/>
          <w:lang w:eastAsia="zh-CN"/>
        </w:rPr>
        <w:t>Budget-Alt1</w:t>
      </w:r>
      <w:r w:rsidRPr="00BC674D">
        <w:rPr>
          <w:highlight w:val="yellow"/>
          <w:lang w:eastAsia="zh-CN"/>
        </w:rPr>
        <w:t xml:space="preserve"> is used if receiver architecture is RF ED</w:t>
      </w:r>
    </w:p>
    <w:p w14:paraId="094F8358" w14:textId="77777777" w:rsidR="006F2B0F" w:rsidRPr="00BC674D" w:rsidRDefault="006F2B0F" w:rsidP="00311060">
      <w:pPr>
        <w:pStyle w:val="ListParagraph"/>
        <w:numPr>
          <w:ilvl w:val="1"/>
          <w:numId w:val="275"/>
        </w:numPr>
        <w:rPr>
          <w:highlight w:val="yellow"/>
          <w:lang w:eastAsia="zh-CN"/>
        </w:rPr>
      </w:pPr>
      <w:r w:rsidRPr="00BC674D">
        <w:rPr>
          <w:i/>
          <w:iCs/>
          <w:highlight w:val="yellow"/>
          <w:lang w:eastAsia="zh-CN"/>
        </w:rPr>
        <w:t>Budget-Alt2</w:t>
      </w:r>
      <w:r w:rsidRPr="00BC674D">
        <w:rPr>
          <w:highlight w:val="yellow"/>
          <w:lang w:eastAsia="zh-CN"/>
        </w:rPr>
        <w:t xml:space="preserve"> is used if receiver architecture is IF/ZIF ED</w:t>
      </w:r>
    </w:p>
    <w:p w14:paraId="0BFA51FA" w14:textId="77777777" w:rsidR="006F2B0F" w:rsidRPr="00BC674D" w:rsidRDefault="006F2B0F" w:rsidP="00311060">
      <w:pPr>
        <w:pStyle w:val="ListParagraph"/>
        <w:numPr>
          <w:ilvl w:val="0"/>
          <w:numId w:val="275"/>
        </w:numPr>
        <w:rPr>
          <w:highlight w:val="yellow"/>
          <w:lang w:eastAsia="zh-CN"/>
        </w:rPr>
      </w:pPr>
      <w:r w:rsidRPr="00BC674D">
        <w:rPr>
          <w:highlight w:val="yellow"/>
          <w:lang w:eastAsia="zh-CN"/>
        </w:rPr>
        <w:t>Note1a: this does not preclude to have LLS for device 1 and 2 R2D link with RF-ED if needed.</w:t>
      </w:r>
    </w:p>
    <w:p w14:paraId="1D279A5F" w14:textId="77777777" w:rsidR="006F2B0F" w:rsidRPr="00BC674D" w:rsidRDefault="006F2B0F" w:rsidP="00311060">
      <w:pPr>
        <w:pStyle w:val="ListParagraph"/>
        <w:numPr>
          <w:ilvl w:val="0"/>
          <w:numId w:val="275"/>
        </w:numPr>
        <w:rPr>
          <w:highlight w:val="yellow"/>
          <w:lang w:eastAsia="zh-CN"/>
        </w:rPr>
      </w:pPr>
      <w:r w:rsidRPr="00BC674D">
        <w:rPr>
          <w:highlight w:val="yellow"/>
          <w:lang w:eastAsia="zh-CN"/>
        </w:rPr>
        <w:t>Note1b: For device 2 R2D link with RF-ED,</w:t>
      </w:r>
      <w:r w:rsidRPr="00BC674D">
        <w:rPr>
          <w:i/>
          <w:iCs/>
          <w:highlight w:val="yellow"/>
          <w:lang w:eastAsia="zh-CN"/>
        </w:rPr>
        <w:t xml:space="preserve"> Budget-Alt1 </w:t>
      </w:r>
      <w:r w:rsidRPr="00BC674D">
        <w:rPr>
          <w:iCs/>
          <w:highlight w:val="yellow"/>
          <w:lang w:eastAsia="zh-CN"/>
        </w:rPr>
        <w:t>is mandatory</w:t>
      </w:r>
      <w:r w:rsidRPr="00BC674D">
        <w:rPr>
          <w:highlight w:val="yellow"/>
          <w:lang w:eastAsia="zh-CN"/>
        </w:rPr>
        <w:t xml:space="preserve">, </w:t>
      </w:r>
      <w:r w:rsidRPr="00BC674D">
        <w:rPr>
          <w:i/>
          <w:iCs/>
          <w:highlight w:val="yellow"/>
          <w:lang w:eastAsia="zh-CN"/>
        </w:rPr>
        <w:t>Budget-Alt2</w:t>
      </w:r>
      <w:r w:rsidRPr="00BC674D">
        <w:rPr>
          <w:iCs/>
          <w:highlight w:val="yellow"/>
          <w:lang w:eastAsia="zh-CN"/>
        </w:rPr>
        <w:t xml:space="preserve"> is optional.</w:t>
      </w:r>
    </w:p>
    <w:p w14:paraId="1359EAFB" w14:textId="77777777" w:rsidR="006F2B0F" w:rsidRPr="00BC674D" w:rsidRDefault="006F2B0F" w:rsidP="00311060">
      <w:pPr>
        <w:pStyle w:val="ListParagraph"/>
        <w:numPr>
          <w:ilvl w:val="0"/>
          <w:numId w:val="275"/>
        </w:numPr>
        <w:rPr>
          <w:highlight w:val="yellow"/>
          <w:lang w:eastAsia="zh-CN"/>
        </w:rPr>
      </w:pPr>
      <w:r w:rsidRPr="00BC674D">
        <w:rPr>
          <w:highlight w:val="yellow"/>
          <w:lang w:eastAsia="zh-CN"/>
        </w:rPr>
        <w:t xml:space="preserve">Note1c: this does not imply all M values are achievable with the sensitivity given by </w:t>
      </w:r>
      <w:r w:rsidRPr="00BC674D">
        <w:rPr>
          <w:i/>
          <w:iCs/>
          <w:highlight w:val="yellow"/>
          <w:lang w:eastAsia="zh-CN"/>
        </w:rPr>
        <w:t>Budget-Alt1</w:t>
      </w:r>
      <w:r w:rsidRPr="00BC674D">
        <w:rPr>
          <w:highlight w:val="yellow"/>
          <w:lang w:eastAsia="zh-CN"/>
        </w:rPr>
        <w:t xml:space="preserve"> for RF ED</w:t>
      </w:r>
    </w:p>
    <w:p w14:paraId="7B98690F" w14:textId="77777777" w:rsidR="006F2B0F" w:rsidRPr="00BC674D" w:rsidRDefault="006F2B0F" w:rsidP="00311060">
      <w:pPr>
        <w:pStyle w:val="ListParagraph"/>
        <w:numPr>
          <w:ilvl w:val="0"/>
          <w:numId w:val="275"/>
        </w:numPr>
        <w:rPr>
          <w:highlight w:val="yellow"/>
          <w:lang w:eastAsia="zh-CN"/>
        </w:rPr>
      </w:pPr>
      <w:r w:rsidRPr="00BC674D">
        <w:rPr>
          <w:highlight w:val="yellow"/>
          <w:lang w:eastAsia="zh-CN"/>
        </w:rPr>
        <w:t xml:space="preserve">Note1d: For device 2 with an RF ED-based receiver on the R2D link, if the receiver sensitivity derived from </w:t>
      </w:r>
      <w:r w:rsidRPr="00BC674D">
        <w:rPr>
          <w:i/>
          <w:iCs/>
          <w:highlight w:val="yellow"/>
          <w:lang w:eastAsia="zh-CN"/>
        </w:rPr>
        <w:t>Budget-Alt2</w:t>
      </w:r>
      <w:r w:rsidRPr="00BC674D">
        <w:rPr>
          <w:highlight w:val="yellow"/>
          <w:lang w:eastAsia="zh-CN"/>
        </w:rPr>
        <w:t xml:space="preserve">, assuming a noise figure of [X dB], exceeds the receiver sensitivity based on </w:t>
      </w:r>
      <w:r w:rsidRPr="00BC674D">
        <w:rPr>
          <w:i/>
          <w:iCs/>
          <w:highlight w:val="yellow"/>
          <w:lang w:eastAsia="zh-CN"/>
        </w:rPr>
        <w:t>Budget-Alt1</w:t>
      </w:r>
      <w:r w:rsidRPr="00BC674D">
        <w:rPr>
          <w:highlight w:val="yellow"/>
          <w:lang w:eastAsia="zh-CN"/>
        </w:rPr>
        <w:t xml:space="preserve">, then </w:t>
      </w:r>
      <w:r w:rsidRPr="00BC674D">
        <w:rPr>
          <w:i/>
          <w:iCs/>
          <w:highlight w:val="yellow"/>
          <w:lang w:eastAsia="zh-CN"/>
        </w:rPr>
        <w:t>Budget-Alt2</w:t>
      </w:r>
      <w:r w:rsidRPr="00BC674D">
        <w:rPr>
          <w:highlight w:val="yellow"/>
          <w:lang w:eastAsia="zh-CN"/>
        </w:rPr>
        <w:t xml:space="preserve"> is applied.</w:t>
      </w:r>
    </w:p>
    <w:p w14:paraId="1AC8E5F3" w14:textId="77777777" w:rsidR="006F2B0F" w:rsidRPr="006F2B0F" w:rsidRDefault="006F2B0F" w:rsidP="006F2B0F">
      <w:pPr>
        <w:rPr>
          <w:rFonts w:eastAsia="DengXian"/>
          <w:highlight w:val="yellow"/>
          <w:lang w:eastAsia="zh-CN"/>
        </w:rPr>
      </w:pPr>
      <w:r w:rsidRPr="006F2B0F">
        <w:rPr>
          <w:rFonts w:eastAsia="DengXian"/>
          <w:highlight w:val="yellow"/>
          <w:lang w:eastAsia="zh-CN"/>
        </w:rPr>
        <w:t>[2K1]:</w:t>
      </w:r>
    </w:p>
    <w:p w14:paraId="282A6D67" w14:textId="77777777" w:rsidR="006F2B0F" w:rsidRPr="00366A1B" w:rsidRDefault="006F2B0F" w:rsidP="00311060">
      <w:pPr>
        <w:pStyle w:val="ListParagraph"/>
        <w:numPr>
          <w:ilvl w:val="0"/>
          <w:numId w:val="277"/>
        </w:numPr>
        <w:rPr>
          <w:highlight w:val="yellow"/>
          <w:lang w:eastAsia="zh-CN"/>
        </w:rPr>
      </w:pPr>
      <w:r w:rsidRPr="00366A1B">
        <w:rPr>
          <w:rFonts w:hint="eastAsia"/>
          <w:highlight w:val="yellow"/>
          <w:lang w:eastAsia="zh-CN"/>
        </w:rPr>
        <w:t>FFS:</w:t>
      </w:r>
    </w:p>
    <w:p w14:paraId="7EB3BEE3" w14:textId="77777777" w:rsidR="006F2B0F" w:rsidRPr="00366A1B" w:rsidRDefault="006F2B0F" w:rsidP="00311060">
      <w:pPr>
        <w:pStyle w:val="ListParagraph"/>
        <w:numPr>
          <w:ilvl w:val="1"/>
          <w:numId w:val="277"/>
        </w:numPr>
        <w:rPr>
          <w:highlight w:val="yellow"/>
          <w:lang w:eastAsia="zh-CN"/>
        </w:rPr>
      </w:pPr>
      <w:r w:rsidRPr="00366A1B">
        <w:rPr>
          <w:highlight w:val="yellow"/>
          <w:lang w:eastAsia="zh-CN" w:bidi="ar"/>
        </w:rPr>
        <w:t xml:space="preserve">Alt1: </w:t>
      </w:r>
      <w:r w:rsidRPr="00366A1B">
        <w:rPr>
          <w:highlight w:val="yellow"/>
          <w:lang w:bidi="ar"/>
        </w:rPr>
        <w:t>[2K1]</w:t>
      </w:r>
      <w:r w:rsidRPr="00366A1B">
        <w:rPr>
          <w:highlight w:val="yellow"/>
          <w:lang w:eastAsia="zh-CN" w:bidi="ar"/>
        </w:rPr>
        <w:t xml:space="preserve"> </w:t>
      </w:r>
      <w:r w:rsidRPr="00366A1B">
        <w:rPr>
          <w:highlight w:val="yellow"/>
          <w:lang w:bidi="ar"/>
        </w:rPr>
        <w:t>=</w:t>
      </w:r>
      <w:r w:rsidRPr="00366A1B">
        <w:rPr>
          <w:highlight w:val="yellow"/>
          <w:lang w:eastAsia="zh-CN" w:bidi="ar"/>
        </w:rPr>
        <w:t xml:space="preserve"> </w:t>
      </w:r>
      <w:r w:rsidRPr="00366A1B">
        <w:rPr>
          <w:highlight w:val="yellow"/>
          <w:lang w:bidi="ar"/>
        </w:rPr>
        <w:t>[1E1]</w:t>
      </w:r>
      <w:r w:rsidRPr="00366A1B">
        <w:rPr>
          <w:highlight w:val="yellow"/>
          <w:lang w:eastAsia="zh-CN" w:bidi="ar"/>
        </w:rPr>
        <w:t xml:space="preserve"> </w:t>
      </w:r>
      <w:r w:rsidRPr="00366A1B">
        <w:rPr>
          <w:highlight w:val="yellow"/>
          <w:lang w:bidi="ar"/>
        </w:rPr>
        <w:t>+</w:t>
      </w:r>
      <w:r w:rsidRPr="00366A1B">
        <w:rPr>
          <w:highlight w:val="yellow"/>
          <w:lang w:eastAsia="zh-CN" w:bidi="ar"/>
        </w:rPr>
        <w:t xml:space="preserve"> </w:t>
      </w:r>
      <w:r w:rsidRPr="00366A1B">
        <w:rPr>
          <w:highlight w:val="yellow"/>
          <w:lang w:bidi="ar"/>
        </w:rPr>
        <w:t>[1E2]</w:t>
      </w:r>
      <w:r w:rsidRPr="00366A1B">
        <w:rPr>
          <w:highlight w:val="yellow"/>
          <w:lang w:eastAsia="zh-CN" w:bidi="ar"/>
        </w:rPr>
        <w:t xml:space="preserve"> </w:t>
      </w:r>
      <w:r w:rsidRPr="00366A1B">
        <w:rPr>
          <w:highlight w:val="yellow"/>
          <w:lang w:bidi="ar"/>
        </w:rPr>
        <w:t>-</w:t>
      </w:r>
      <w:r w:rsidRPr="00366A1B">
        <w:rPr>
          <w:highlight w:val="yellow"/>
          <w:lang w:eastAsia="zh-CN" w:bidi="ar"/>
        </w:rPr>
        <w:t xml:space="preserve"> </w:t>
      </w:r>
      <w:r w:rsidRPr="00366A1B">
        <w:rPr>
          <w:highlight w:val="yellow"/>
          <w:lang w:bidi="ar"/>
        </w:rPr>
        <w:t>[2K]</w:t>
      </w:r>
      <w:r w:rsidRPr="00366A1B">
        <w:rPr>
          <w:highlight w:val="yellow"/>
          <w:lang w:eastAsia="zh-CN" w:bidi="ar"/>
        </w:rPr>
        <w:t xml:space="preserve"> or</w:t>
      </w:r>
    </w:p>
    <w:p w14:paraId="50AF0CB1" w14:textId="77777777" w:rsidR="006F2B0F" w:rsidRPr="00366A1B" w:rsidRDefault="006F2B0F" w:rsidP="00311060">
      <w:pPr>
        <w:pStyle w:val="ListParagraph"/>
        <w:numPr>
          <w:ilvl w:val="1"/>
          <w:numId w:val="277"/>
        </w:numPr>
        <w:rPr>
          <w:highlight w:val="yellow"/>
          <w:lang w:eastAsia="zh-CN"/>
        </w:rPr>
      </w:pPr>
      <w:r w:rsidRPr="00366A1B">
        <w:rPr>
          <w:highlight w:val="yellow"/>
          <w:lang w:eastAsia="zh-CN" w:bidi="ar"/>
        </w:rPr>
        <w:t xml:space="preserve">Alt2: </w:t>
      </w:r>
      <w:r w:rsidRPr="00366A1B">
        <w:rPr>
          <w:highlight w:val="yellow"/>
          <w:lang w:bidi="ar"/>
        </w:rPr>
        <w:t>[2K1]</w:t>
      </w:r>
      <w:r w:rsidRPr="00366A1B">
        <w:rPr>
          <w:highlight w:val="yellow"/>
          <w:lang w:eastAsia="zh-CN" w:bidi="ar"/>
        </w:rPr>
        <w:t xml:space="preserve"> </w:t>
      </w:r>
      <w:r w:rsidRPr="00366A1B">
        <w:rPr>
          <w:highlight w:val="yellow"/>
          <w:lang w:bidi="ar"/>
        </w:rPr>
        <w:t>=</w:t>
      </w:r>
      <w:r w:rsidRPr="00366A1B">
        <w:rPr>
          <w:highlight w:val="yellow"/>
          <w:lang w:eastAsia="zh-CN" w:bidi="ar"/>
        </w:rPr>
        <w:t xml:space="preserve"> </w:t>
      </w:r>
      <w:r w:rsidRPr="00366A1B">
        <w:rPr>
          <w:highlight w:val="yellow"/>
          <w:lang w:bidi="ar"/>
        </w:rPr>
        <w:t>[1E1]</w:t>
      </w:r>
      <w:r w:rsidRPr="00366A1B">
        <w:rPr>
          <w:highlight w:val="yellow"/>
          <w:lang w:eastAsia="zh-CN" w:bidi="ar"/>
        </w:rPr>
        <w:t xml:space="preserve"> </w:t>
      </w:r>
      <w:r w:rsidRPr="00366A1B">
        <w:rPr>
          <w:highlight w:val="yellow"/>
          <w:lang w:bidi="ar"/>
        </w:rPr>
        <w:t>+</w:t>
      </w:r>
      <w:r w:rsidRPr="00366A1B">
        <w:rPr>
          <w:highlight w:val="yellow"/>
          <w:lang w:eastAsia="zh-CN" w:bidi="ar"/>
        </w:rPr>
        <w:t xml:space="preserve"> </w:t>
      </w:r>
      <w:r w:rsidRPr="00366A1B">
        <w:rPr>
          <w:highlight w:val="yellow"/>
          <w:lang w:bidi="ar"/>
        </w:rPr>
        <w:t>[1E2]</w:t>
      </w:r>
      <w:r w:rsidRPr="00366A1B">
        <w:rPr>
          <w:highlight w:val="yellow"/>
          <w:lang w:eastAsia="zh-CN" w:bidi="ar"/>
        </w:rPr>
        <w:t xml:space="preserve"> + [2C] </w:t>
      </w:r>
      <w:r w:rsidRPr="00366A1B">
        <w:rPr>
          <w:highlight w:val="yellow"/>
          <w:lang w:bidi="ar"/>
        </w:rPr>
        <w:t>-</w:t>
      </w:r>
      <w:r w:rsidRPr="00366A1B">
        <w:rPr>
          <w:highlight w:val="yellow"/>
          <w:lang w:eastAsia="zh-CN" w:bidi="ar"/>
        </w:rPr>
        <w:t xml:space="preserve"> </w:t>
      </w:r>
      <w:r w:rsidRPr="00366A1B">
        <w:rPr>
          <w:highlight w:val="yellow"/>
          <w:lang w:bidi="ar"/>
        </w:rPr>
        <w:t>[2K]</w:t>
      </w:r>
    </w:p>
    <w:p w14:paraId="582C16EC" w14:textId="77777777" w:rsidR="006F2B0F" w:rsidRPr="006F2B0F" w:rsidRDefault="006F2B0F" w:rsidP="006F2B0F">
      <w:pPr>
        <w:rPr>
          <w:rFonts w:eastAsia="DengXian"/>
          <w:highlight w:val="yellow"/>
          <w:lang w:eastAsia="zh-CN"/>
        </w:rPr>
      </w:pPr>
      <w:r w:rsidRPr="006F2B0F">
        <w:rPr>
          <w:rFonts w:eastAsia="DengXian"/>
          <w:highlight w:val="yellow"/>
          <w:lang w:eastAsia="zh-CN"/>
        </w:rPr>
        <w:t>[2K2]:</w:t>
      </w:r>
    </w:p>
    <w:p w14:paraId="2E785233" w14:textId="77777777" w:rsidR="006F2B0F" w:rsidRPr="00BC674D" w:rsidRDefault="00EF515C" w:rsidP="00311060">
      <w:pPr>
        <w:pStyle w:val="ListParagraph"/>
        <w:numPr>
          <w:ilvl w:val="0"/>
          <w:numId w:val="276"/>
        </w:numPr>
        <w:ind w:left="709"/>
        <w:rPr>
          <w:highlight w:val="yellow"/>
          <w:lang w:eastAsia="zh-CN"/>
        </w:rPr>
      </w:pPr>
      <m:oMath>
        <m:d>
          <m:dPr>
            <m:begChr m:val="["/>
            <m:endChr m:val="]"/>
            <m:ctrlPr>
              <w:rPr>
                <w:rFonts w:ascii="Cambria Math" w:hAnsi="Cambria Math"/>
                <w:lang w:eastAsia="zh-CN"/>
              </w:rPr>
            </m:ctrlPr>
          </m:dPr>
          <m:e>
            <m:r>
              <m:rPr>
                <m:sty m:val="p"/>
              </m:rPr>
              <w:rPr>
                <w:rFonts w:ascii="Cambria Math" w:hAnsi="Cambria Math"/>
                <w:lang w:eastAsia="zh-CN"/>
              </w:rPr>
              <m:t>2</m:t>
            </m:r>
            <m:r>
              <w:rPr>
                <w:rFonts w:ascii="Cambria Math" w:hAnsi="Cambria Math"/>
                <w:lang w:eastAsia="zh-CN"/>
              </w:rPr>
              <m:t>K</m:t>
            </m:r>
            <m:r>
              <m:rPr>
                <m:sty m:val="p"/>
              </m:rPr>
              <w:rPr>
                <w:rFonts w:ascii="Cambria Math" w:hAnsi="Cambria Math"/>
                <w:lang w:eastAsia="zh-CN"/>
              </w:rPr>
              <m:t>2</m:t>
            </m:r>
          </m:e>
        </m:d>
        <m:r>
          <m:rPr>
            <m:sty m:val="p"/>
          </m:rPr>
          <w:rPr>
            <w:rFonts w:ascii="Cambria Math" w:hAnsi="Cambria Math"/>
            <w:lang w:eastAsia="zh-CN"/>
          </w:rPr>
          <m:t>=</m:t>
        </m:r>
        <m:r>
          <w:rPr>
            <w:rFonts w:ascii="Cambria Math" w:hAnsi="Cambria Math"/>
            <w:lang w:eastAsia="zh-CN"/>
          </w:rPr>
          <m:t>lin</m:t>
        </m:r>
        <m:r>
          <m:rPr>
            <m:sty m:val="p"/>
          </m:rPr>
          <w:rPr>
            <w:rFonts w:ascii="Cambria Math" w:hAnsi="Cambria Math"/>
            <w:lang w:eastAsia="zh-CN"/>
          </w:rPr>
          <m:t>2</m:t>
        </m:r>
        <m:r>
          <w:rPr>
            <w:rFonts w:ascii="Cambria Math" w:hAnsi="Cambria Math"/>
            <w:lang w:eastAsia="zh-CN"/>
          </w:rPr>
          <m:t>dB</m:t>
        </m:r>
        <m:d>
          <m:dPr>
            <m:ctrlPr>
              <w:rPr>
                <w:rFonts w:ascii="Cambria Math" w:hAnsi="Cambria Math"/>
                <w:lang w:eastAsia="zh-CN"/>
              </w:rPr>
            </m:ctrlPr>
          </m:dPr>
          <m:e>
            <m:r>
              <m:rPr>
                <m:sty m:val="p"/>
              </m:rPr>
              <w:rPr>
                <w:rFonts w:ascii="Cambria Math" w:hAnsi="Cambria Math"/>
                <w:lang w:eastAsia="zh-CN"/>
              </w:rPr>
              <m:t>1+</m:t>
            </m:r>
            <m:f>
              <m:fPr>
                <m:ctrlPr>
                  <w:rPr>
                    <w:rFonts w:ascii="Cambria Math" w:hAnsi="Cambria Math"/>
                    <w:lang w:eastAsia="zh-CN"/>
                  </w:rPr>
                </m:ctrlPr>
              </m:fPr>
              <m:num>
                <m:r>
                  <w:rPr>
                    <w:rFonts w:ascii="Cambria Math" w:hAnsi="Cambria Math"/>
                    <w:lang w:eastAsia="zh-CN"/>
                  </w:rPr>
                  <m:t>dB</m:t>
                </m:r>
                <m:r>
                  <m:rPr>
                    <m:sty m:val="p"/>
                  </m:rPr>
                  <w:rPr>
                    <w:rFonts w:ascii="Cambria Math" w:hAnsi="Cambria Math"/>
                    <w:lang w:eastAsia="zh-CN"/>
                  </w:rPr>
                  <m:t>2</m:t>
                </m:r>
                <m:r>
                  <w:rPr>
                    <w:rFonts w:ascii="Cambria Math" w:hAnsi="Cambria Math"/>
                    <w:lang w:eastAsia="zh-CN"/>
                  </w:rPr>
                  <m:t>lin</m:t>
                </m:r>
                <m:r>
                  <m:rPr>
                    <m:sty m:val="p"/>
                  </m:rPr>
                  <w:rPr>
                    <w:rFonts w:ascii="Cambria Math" w:hAnsi="Cambria Math"/>
                    <w:lang w:eastAsia="zh-CN"/>
                  </w:rPr>
                  <m:t>([2</m:t>
                </m:r>
                <m:r>
                  <w:rPr>
                    <w:rFonts w:ascii="Cambria Math" w:hAnsi="Cambria Math"/>
                    <w:lang w:eastAsia="zh-CN"/>
                  </w:rPr>
                  <m:t>K</m:t>
                </m:r>
                <m:r>
                  <m:rPr>
                    <m:sty m:val="p"/>
                  </m:rPr>
                  <w:rPr>
                    <w:rFonts w:ascii="Cambria Math" w:hAnsi="Cambria Math"/>
                    <w:lang w:eastAsia="zh-CN"/>
                  </w:rPr>
                  <m:t>1])</m:t>
                </m:r>
              </m:num>
              <m:den>
                <m:r>
                  <w:rPr>
                    <w:rFonts w:ascii="Cambria Math" w:hAnsi="Cambria Math"/>
                    <w:lang w:eastAsia="zh-CN"/>
                  </w:rPr>
                  <m:t>dB</m:t>
                </m:r>
                <m:r>
                  <m:rPr>
                    <m:sty m:val="p"/>
                  </m:rPr>
                  <w:rPr>
                    <w:rFonts w:ascii="Cambria Math" w:hAnsi="Cambria Math"/>
                    <w:lang w:eastAsia="zh-CN"/>
                  </w:rPr>
                  <m:t>2</m:t>
                </m:r>
                <m:r>
                  <w:rPr>
                    <w:rFonts w:ascii="Cambria Math" w:hAnsi="Cambria Math"/>
                    <w:lang w:eastAsia="zh-CN"/>
                  </w:rPr>
                  <m:t>lin</m:t>
                </m:r>
                <m:r>
                  <m:rPr>
                    <m:sty m:val="p"/>
                  </m:rPr>
                  <w:rPr>
                    <w:rFonts w:ascii="Cambria Math" w:hAnsi="Cambria Math"/>
                    <w:lang w:eastAsia="zh-CN"/>
                  </w:rPr>
                  <m:t>([2</m:t>
                </m:r>
                <m:r>
                  <w:rPr>
                    <w:rFonts w:ascii="Cambria Math" w:hAnsi="Cambria Math"/>
                    <w:lang w:eastAsia="zh-CN"/>
                  </w:rPr>
                  <m:t>F</m:t>
                </m:r>
                <m:r>
                  <m:rPr>
                    <m:sty m:val="p"/>
                  </m:rPr>
                  <w:rPr>
                    <w:rFonts w:ascii="Cambria Math" w:hAnsi="Cambria Math"/>
                    <w:lang w:eastAsia="zh-CN"/>
                  </w:rPr>
                  <m:t>])</m:t>
                </m:r>
              </m:den>
            </m:f>
          </m:e>
        </m:d>
      </m:oMath>
    </w:p>
    <w:p w14:paraId="76832686" w14:textId="77777777" w:rsidR="006F2B0F" w:rsidRPr="006F2B0F" w:rsidRDefault="006F2B0F" w:rsidP="006F2B0F">
      <w:pPr>
        <w:rPr>
          <w:rFonts w:eastAsia="DengXian"/>
          <w:highlight w:val="yellow"/>
          <w:lang w:eastAsia="zh-CN"/>
        </w:rPr>
      </w:pPr>
      <w:r w:rsidRPr="006F2B0F">
        <w:rPr>
          <w:rFonts w:eastAsia="DengXian"/>
          <w:highlight w:val="yellow"/>
          <w:lang w:eastAsia="zh-CN"/>
        </w:rPr>
        <w:t>[2L]:</w:t>
      </w:r>
    </w:p>
    <w:p w14:paraId="2069CCEE" w14:textId="77777777" w:rsidR="006F2B0F" w:rsidRPr="00366A1B" w:rsidRDefault="006F2B0F" w:rsidP="00311060">
      <w:pPr>
        <w:pStyle w:val="ListParagraph"/>
        <w:numPr>
          <w:ilvl w:val="0"/>
          <w:numId w:val="276"/>
        </w:numPr>
        <w:ind w:left="709"/>
        <w:rPr>
          <w:highlight w:val="yellow"/>
          <w:lang w:eastAsia="zh-CN"/>
        </w:rPr>
      </w:pPr>
      <w:r w:rsidRPr="00366A1B">
        <w:rPr>
          <w:highlight w:val="yellow"/>
          <w:lang w:eastAsia="zh-CN"/>
        </w:rPr>
        <w:t xml:space="preserve">For R2D and </w:t>
      </w:r>
      <w:r w:rsidRPr="00366A1B">
        <w:rPr>
          <w:i/>
          <w:iCs/>
          <w:highlight w:val="yellow"/>
          <w:lang w:eastAsia="zh-CN"/>
        </w:rPr>
        <w:t>Budget-Alt2</w:t>
      </w:r>
      <w:r w:rsidRPr="00366A1B">
        <w:rPr>
          <w:highlight w:val="yellow"/>
          <w:lang w:eastAsia="zh-CN"/>
        </w:rPr>
        <w:t>,</w:t>
      </w:r>
    </w:p>
    <w:p w14:paraId="15E78FD2" w14:textId="77777777" w:rsidR="006F2B0F" w:rsidRPr="00366A1B" w:rsidRDefault="006F2B0F" w:rsidP="00311060">
      <w:pPr>
        <w:pStyle w:val="ListParagraph"/>
        <w:numPr>
          <w:ilvl w:val="1"/>
          <w:numId w:val="276"/>
        </w:numPr>
        <w:ind w:left="1418"/>
        <w:rPr>
          <w:highlight w:val="yellow"/>
          <w:lang w:eastAsia="zh-CN"/>
        </w:rPr>
      </w:pPr>
      <w:r w:rsidRPr="00366A1B">
        <w:rPr>
          <w:highlight w:val="yellow"/>
          <w:lang w:eastAsia="zh-CN"/>
        </w:rPr>
        <w:t xml:space="preserve">[2L] = [2G] </w:t>
      </w:r>
      <w:r w:rsidRPr="00366A1B">
        <w:rPr>
          <w:rFonts w:hint="eastAsia"/>
          <w:highlight w:val="yellow"/>
          <w:lang w:eastAsia="zh-CN"/>
        </w:rPr>
        <w:t xml:space="preserve">- </w:t>
      </w:r>
      <w:r w:rsidRPr="00366A1B">
        <w:rPr>
          <w:rFonts w:hint="eastAsia"/>
          <w:i/>
          <w:iCs/>
          <w:highlight w:val="yellow"/>
          <w:lang w:eastAsia="zh-CN"/>
        </w:rPr>
        <w:t>lin2dB</w:t>
      </w:r>
      <w:r w:rsidRPr="00366A1B">
        <w:rPr>
          <w:rFonts w:hint="eastAsia"/>
          <w:highlight w:val="yellow"/>
          <w:lang w:eastAsia="zh-CN"/>
        </w:rPr>
        <w:t>([2B] / [1F]) +</w:t>
      </w:r>
      <w:r w:rsidRPr="00366A1B">
        <w:rPr>
          <w:highlight w:val="yellow"/>
          <w:lang w:eastAsia="zh-CN"/>
        </w:rPr>
        <w:t xml:space="preserve"> [2F]</w:t>
      </w:r>
    </w:p>
    <w:p w14:paraId="6F851818" w14:textId="77777777" w:rsidR="006F2B0F" w:rsidRPr="00366A1B" w:rsidRDefault="006F2B0F" w:rsidP="00311060">
      <w:pPr>
        <w:pStyle w:val="ListParagraph"/>
        <w:numPr>
          <w:ilvl w:val="1"/>
          <w:numId w:val="276"/>
        </w:numPr>
        <w:ind w:left="1418"/>
        <w:rPr>
          <w:highlight w:val="yellow"/>
          <w:lang w:eastAsia="zh-CN"/>
        </w:rPr>
      </w:pPr>
      <w:r w:rsidRPr="00366A1B">
        <w:rPr>
          <w:rFonts w:hint="eastAsia"/>
          <w:highlight w:val="yellow"/>
          <w:lang w:eastAsia="zh-CN"/>
        </w:rPr>
        <w:t xml:space="preserve">Note 1e: the term </w:t>
      </w:r>
      <w:r w:rsidRPr="00366A1B">
        <w:rPr>
          <w:highlight w:val="yellow"/>
          <w:lang w:eastAsia="zh-CN"/>
        </w:rPr>
        <w:t>‘</w:t>
      </w:r>
      <w:r w:rsidRPr="00366A1B">
        <w:rPr>
          <w:rFonts w:hint="eastAsia"/>
          <w:i/>
          <w:iCs/>
          <w:highlight w:val="yellow"/>
          <w:lang w:eastAsia="zh-CN"/>
        </w:rPr>
        <w:t>lin2dB</w:t>
      </w:r>
      <w:r w:rsidRPr="00366A1B">
        <w:rPr>
          <w:rFonts w:hint="eastAsia"/>
          <w:highlight w:val="yellow"/>
          <w:lang w:eastAsia="zh-CN"/>
        </w:rPr>
        <w:t>([2B] / [1F])</w:t>
      </w:r>
      <w:r w:rsidRPr="00366A1B">
        <w:rPr>
          <w:highlight w:val="yellow"/>
          <w:lang w:eastAsia="zh-CN"/>
        </w:rPr>
        <w:t>’</w:t>
      </w:r>
      <w:r w:rsidRPr="00366A1B">
        <w:rPr>
          <w:rFonts w:hint="eastAsia"/>
          <w:highlight w:val="yellow"/>
          <w:lang w:eastAsia="zh-CN"/>
        </w:rPr>
        <w:t xml:space="preserve"> is applied due to scaling from CNR/CINR to SNR/SINR. </w:t>
      </w:r>
    </w:p>
    <w:p w14:paraId="5FFA4262" w14:textId="77777777" w:rsidR="006F2B0F" w:rsidRPr="00366A1B" w:rsidRDefault="006F2B0F" w:rsidP="00311060">
      <w:pPr>
        <w:pStyle w:val="ListParagraph"/>
        <w:numPr>
          <w:ilvl w:val="0"/>
          <w:numId w:val="276"/>
        </w:numPr>
        <w:ind w:left="709"/>
        <w:rPr>
          <w:highlight w:val="yellow"/>
          <w:lang w:eastAsia="zh-CN"/>
        </w:rPr>
      </w:pPr>
      <w:r w:rsidRPr="00366A1B">
        <w:rPr>
          <w:highlight w:val="yellow"/>
          <w:lang w:eastAsia="zh-CN"/>
        </w:rPr>
        <w:t>For D2R,</w:t>
      </w:r>
    </w:p>
    <w:p w14:paraId="1ED19893" w14:textId="77777777" w:rsidR="006F2B0F" w:rsidRPr="00366A1B" w:rsidRDefault="006F2B0F" w:rsidP="00311060">
      <w:pPr>
        <w:pStyle w:val="ListParagraph"/>
        <w:numPr>
          <w:ilvl w:val="1"/>
          <w:numId w:val="276"/>
        </w:numPr>
        <w:ind w:left="1418"/>
        <w:rPr>
          <w:highlight w:val="yellow"/>
          <w:lang w:eastAsia="zh-CN"/>
        </w:rPr>
      </w:pPr>
      <w:r w:rsidRPr="00366A1B">
        <w:rPr>
          <w:highlight w:val="yellow"/>
          <w:lang w:eastAsia="zh-CN"/>
        </w:rPr>
        <w:t>[2L] = [2G] + [2F] + [2K2], device 1/2a</w:t>
      </w:r>
    </w:p>
    <w:p w14:paraId="69D6F340" w14:textId="77777777" w:rsidR="006F2B0F" w:rsidRPr="00366A1B" w:rsidRDefault="006F2B0F" w:rsidP="00311060">
      <w:pPr>
        <w:pStyle w:val="ListParagraph"/>
        <w:numPr>
          <w:ilvl w:val="1"/>
          <w:numId w:val="276"/>
        </w:numPr>
        <w:ind w:left="1418"/>
        <w:rPr>
          <w:highlight w:val="yellow"/>
          <w:lang w:eastAsia="zh-CN"/>
        </w:rPr>
      </w:pPr>
      <w:r w:rsidRPr="00366A1B">
        <w:rPr>
          <w:highlight w:val="yellow"/>
          <w:lang w:eastAsia="zh-CN"/>
        </w:rPr>
        <w:t>[2L] = [2G] + [2F], device 2b</w:t>
      </w:r>
    </w:p>
    <w:p w14:paraId="63286DFC" w14:textId="77777777" w:rsidR="006F2B0F" w:rsidRPr="006F2B0F" w:rsidRDefault="006F2B0F" w:rsidP="006F2B0F">
      <w:pPr>
        <w:rPr>
          <w:rFonts w:eastAsia="DengXian"/>
          <w:highlight w:val="yellow"/>
          <w:lang w:eastAsia="zh-CN"/>
        </w:rPr>
      </w:pPr>
      <w:r w:rsidRPr="006F2B0F">
        <w:rPr>
          <w:rFonts w:eastAsia="DengXian"/>
          <w:highlight w:val="yellow"/>
          <w:lang w:eastAsia="zh-CN"/>
        </w:rPr>
        <w:t>[4A]</w:t>
      </w:r>
    </w:p>
    <w:p w14:paraId="21105329" w14:textId="77777777" w:rsidR="006F2B0F" w:rsidRPr="00366A1B" w:rsidRDefault="006F2B0F" w:rsidP="00311060">
      <w:pPr>
        <w:pStyle w:val="ListParagraph"/>
        <w:numPr>
          <w:ilvl w:val="0"/>
          <w:numId w:val="278"/>
        </w:numPr>
        <w:rPr>
          <w:highlight w:val="yellow"/>
          <w:lang w:eastAsia="zh-CN"/>
        </w:rPr>
      </w:pPr>
      <w:r w:rsidRPr="00366A1B">
        <w:rPr>
          <w:highlight w:val="yellow"/>
          <w:lang w:eastAsia="zh-CN"/>
        </w:rPr>
        <w:t>[4A]=[1M]+[2C]-[2L]-[3A]-[3B]+[3C]+[3D]</w:t>
      </w:r>
    </w:p>
    <w:p w14:paraId="0A5313FB" w14:textId="77777777" w:rsidR="006F2B0F" w:rsidRPr="00366A1B" w:rsidRDefault="006F2B0F" w:rsidP="00311060">
      <w:pPr>
        <w:pStyle w:val="ListParagraph"/>
        <w:numPr>
          <w:ilvl w:val="0"/>
          <w:numId w:val="278"/>
        </w:numPr>
        <w:rPr>
          <w:bCs/>
          <w:highlight w:val="yellow"/>
          <w:lang w:eastAsia="zh-CN"/>
        </w:rPr>
      </w:pPr>
      <w:r w:rsidRPr="00366A1B">
        <w:rPr>
          <w:rFonts w:hint="eastAsia"/>
          <w:highlight w:val="yellow"/>
          <w:lang w:eastAsia="zh-CN"/>
        </w:rPr>
        <w:t xml:space="preserve">Note 1f: </w:t>
      </w:r>
      <w:r w:rsidRPr="00366A1B">
        <w:rPr>
          <w:rFonts w:hint="eastAsia"/>
          <w:bCs/>
          <w:highlight w:val="yellow"/>
          <w:lang w:eastAsia="zh-CN"/>
        </w:rPr>
        <w:t xml:space="preserve">For scenarios </w:t>
      </w:r>
      <w:r w:rsidRPr="00366A1B">
        <w:rPr>
          <w:bCs/>
          <w:highlight w:val="yellow"/>
          <w:lang w:eastAsia="zh-CN"/>
        </w:rPr>
        <w:t>‘</w:t>
      </w:r>
      <w:r w:rsidRPr="00366A1B">
        <w:rPr>
          <w:rFonts w:hint="eastAsia"/>
          <w:bCs/>
          <w:highlight w:val="yellow"/>
          <w:lang w:eastAsia="zh-CN"/>
        </w:rPr>
        <w:t>A1</w:t>
      </w:r>
      <w:r w:rsidRPr="00366A1B">
        <w:rPr>
          <w:bCs/>
          <w:highlight w:val="yellow"/>
          <w:lang w:eastAsia="zh-CN"/>
        </w:rPr>
        <w:t>’</w:t>
      </w:r>
      <w:r w:rsidRPr="00366A1B">
        <w:rPr>
          <w:rFonts w:hint="eastAsia"/>
          <w:bCs/>
          <w:highlight w:val="yellow"/>
          <w:lang w:eastAsia="zh-CN"/>
        </w:rPr>
        <w:t xml:space="preserve"> and </w:t>
      </w:r>
      <w:r w:rsidRPr="00366A1B">
        <w:rPr>
          <w:bCs/>
          <w:highlight w:val="yellow"/>
          <w:lang w:eastAsia="zh-CN"/>
        </w:rPr>
        <w:t>‘</w:t>
      </w:r>
      <w:r w:rsidRPr="00366A1B">
        <w:rPr>
          <w:rFonts w:hint="eastAsia"/>
          <w:bCs/>
          <w:highlight w:val="yellow"/>
          <w:lang w:eastAsia="zh-CN"/>
        </w:rPr>
        <w:t>A2</w:t>
      </w:r>
      <w:r w:rsidRPr="00366A1B">
        <w:rPr>
          <w:bCs/>
          <w:highlight w:val="yellow"/>
          <w:lang w:eastAsia="zh-CN"/>
        </w:rPr>
        <w:t>’</w:t>
      </w:r>
      <w:r w:rsidRPr="00366A1B">
        <w:rPr>
          <w:rFonts w:hint="eastAsia"/>
          <w:bCs/>
          <w:highlight w:val="yellow"/>
          <w:lang w:eastAsia="zh-CN"/>
        </w:rPr>
        <w:t xml:space="preserve">, </w:t>
      </w:r>
      <w:r w:rsidRPr="00366A1B">
        <w:rPr>
          <w:bCs/>
          <w:highlight w:val="yellow"/>
          <w:lang w:eastAsia="zh-CN"/>
        </w:rPr>
        <w:t xml:space="preserve">The Device Tx Power is calculated by assuming CW2D pathloss = D2R pathloss. i.e., </w:t>
      </w:r>
    </w:p>
    <w:p w14:paraId="30322D9F" w14:textId="77777777" w:rsidR="006F2B0F" w:rsidRPr="00366A1B" w:rsidRDefault="006F2B0F" w:rsidP="00311060">
      <w:pPr>
        <w:pStyle w:val="ListParagraph"/>
        <w:numPr>
          <w:ilvl w:val="1"/>
          <w:numId w:val="278"/>
        </w:numPr>
        <w:rPr>
          <w:bCs/>
          <w:highlight w:val="yellow"/>
          <w:lang w:eastAsia="zh-CN"/>
        </w:rPr>
      </w:pPr>
      <w:r w:rsidRPr="00366A1B">
        <w:rPr>
          <w:rFonts w:hint="eastAsia"/>
          <w:bCs/>
          <w:highlight w:val="yellow"/>
          <w:lang w:eastAsia="zh-CN"/>
        </w:rPr>
        <w:t xml:space="preserve">TBC: </w:t>
      </w:r>
      <w:r w:rsidRPr="00366A1B">
        <w:rPr>
          <w:bCs/>
          <w:highlight w:val="yellow"/>
          <w:lang w:eastAsia="zh-CN"/>
        </w:rPr>
        <w:t>[4A]</w:t>
      </w:r>
      <w:r w:rsidRPr="00366A1B">
        <w:rPr>
          <w:rFonts w:hint="eastAsia"/>
          <w:bCs/>
          <w:highlight w:val="yellow"/>
          <w:lang w:eastAsia="zh-CN"/>
        </w:rPr>
        <w:t xml:space="preserve"> </w:t>
      </w:r>
      <w:r w:rsidRPr="00366A1B">
        <w:rPr>
          <w:bCs/>
          <w:highlight w:val="yellow"/>
          <w:lang w:eastAsia="zh-CN"/>
        </w:rPr>
        <w:t>=</w:t>
      </w:r>
      <w:r w:rsidRPr="00366A1B">
        <w:rPr>
          <w:rFonts w:hint="eastAsia"/>
          <w:bCs/>
          <w:highlight w:val="yellow"/>
          <w:lang w:eastAsia="zh-CN"/>
        </w:rPr>
        <w:t xml:space="preserve"> </w:t>
      </w:r>
      <w:r w:rsidRPr="00366A1B">
        <w:rPr>
          <w:bCs/>
          <w:highlight w:val="yellow"/>
          <w:lang w:eastAsia="zh-CN"/>
        </w:rPr>
        <w:t xml:space="preserve">0.5*([1E1]+[1E2]-2*[3A]-2*[3B]-[1J]-[2L]+[2C]-[1H]) for device 1, </w:t>
      </w:r>
    </w:p>
    <w:p w14:paraId="100CF166" w14:textId="77777777" w:rsidR="006F2B0F" w:rsidRPr="00366A1B" w:rsidRDefault="006F2B0F" w:rsidP="00311060">
      <w:pPr>
        <w:pStyle w:val="ListParagraph"/>
        <w:numPr>
          <w:ilvl w:val="1"/>
          <w:numId w:val="278"/>
        </w:numPr>
        <w:rPr>
          <w:highlight w:val="yellow"/>
          <w:lang w:eastAsia="zh-CN"/>
        </w:rPr>
      </w:pPr>
      <w:r w:rsidRPr="00366A1B">
        <w:rPr>
          <w:rFonts w:hint="eastAsia"/>
          <w:bCs/>
          <w:highlight w:val="yellow"/>
          <w:lang w:eastAsia="zh-CN"/>
        </w:rPr>
        <w:t xml:space="preserve">TBC: </w:t>
      </w:r>
      <w:r w:rsidRPr="00366A1B">
        <w:rPr>
          <w:bCs/>
          <w:highlight w:val="yellow"/>
          <w:lang w:eastAsia="zh-CN"/>
        </w:rPr>
        <w:t>[4A]</w:t>
      </w:r>
      <w:r w:rsidRPr="00366A1B">
        <w:rPr>
          <w:rFonts w:hint="eastAsia"/>
          <w:bCs/>
          <w:highlight w:val="yellow"/>
          <w:lang w:eastAsia="zh-CN"/>
        </w:rPr>
        <w:t xml:space="preserve"> </w:t>
      </w:r>
      <w:r w:rsidRPr="00366A1B">
        <w:rPr>
          <w:bCs/>
          <w:highlight w:val="yellow"/>
          <w:lang w:eastAsia="zh-CN"/>
        </w:rPr>
        <w:t>=</w:t>
      </w:r>
      <w:r w:rsidRPr="00366A1B">
        <w:rPr>
          <w:rFonts w:hint="eastAsia"/>
          <w:bCs/>
          <w:highlight w:val="yellow"/>
          <w:lang w:eastAsia="zh-CN"/>
        </w:rPr>
        <w:t xml:space="preserve"> </w:t>
      </w:r>
      <w:r w:rsidRPr="00366A1B">
        <w:rPr>
          <w:bCs/>
          <w:highlight w:val="yellow"/>
          <w:lang w:eastAsia="zh-CN"/>
        </w:rPr>
        <w:t>0.5*([1E1]+[1E2]-2*[3A]-2*[3B]-[1J]-[2L]+[2C]+[1K]) for device 2</w:t>
      </w:r>
    </w:p>
    <w:p w14:paraId="14FD5EBC" w14:textId="77777777" w:rsidR="006F2B0F" w:rsidRPr="006F2B0F" w:rsidRDefault="006F2B0F" w:rsidP="006F2B0F">
      <w:pPr>
        <w:rPr>
          <w:rFonts w:eastAsia="DengXian"/>
          <w:bCs/>
          <w:lang w:eastAsia="zh-CN"/>
        </w:rPr>
      </w:pPr>
      <w:r w:rsidRPr="006F2B0F">
        <w:rPr>
          <w:rFonts w:eastAsia="DengXian" w:hint="eastAsia"/>
          <w:bCs/>
          <w:lang w:eastAsia="zh-CN"/>
        </w:rPr>
        <w:t>Note2: (M) denotes the value is mandatory to be evaluated. (O) denotes the value can be optionally evaluated.</w:t>
      </w:r>
    </w:p>
    <w:p w14:paraId="57280339" w14:textId="77777777" w:rsidR="006F2B0F" w:rsidRPr="006F2B0F" w:rsidRDefault="006F2B0F" w:rsidP="006F2B0F">
      <w:pPr>
        <w:rPr>
          <w:rFonts w:eastAsia="DengXian"/>
          <w:lang w:eastAsia="zh-CN"/>
        </w:rPr>
      </w:pPr>
    </w:p>
    <w:p w14:paraId="57E4330D" w14:textId="77777777" w:rsidR="006F2B0F" w:rsidRPr="006F2B0F" w:rsidRDefault="006F2B0F" w:rsidP="00BF411F">
      <w:pPr>
        <w:rPr>
          <w:lang w:val="en-US"/>
        </w:rPr>
      </w:pPr>
      <w:r w:rsidRPr="006F2B0F">
        <w:rPr>
          <w:rFonts w:hint="eastAsia"/>
          <w:highlight w:val="yellow"/>
          <w:lang w:val="en-US"/>
        </w:rPr>
        <w:t>P</w:t>
      </w:r>
      <w:r w:rsidRPr="006F2B0F">
        <w:rPr>
          <w:highlight w:val="yellow"/>
          <w:lang w:val="en-US"/>
        </w:rPr>
        <w:t>roposal (for email discussion)</w:t>
      </w:r>
    </w:p>
    <w:p w14:paraId="68876192" w14:textId="77777777" w:rsidR="006F2B0F" w:rsidRPr="006F2B0F" w:rsidRDefault="006F2B0F" w:rsidP="00BF411F">
      <w:pPr>
        <w:rPr>
          <w:rFonts w:ascii="Times New Roman" w:hAnsi="Times New Roman"/>
          <w:lang w:val="en-US" w:eastAsia="zh-CN"/>
        </w:rPr>
      </w:pPr>
      <w:r w:rsidRPr="006F2B0F">
        <w:rPr>
          <w:rFonts w:ascii="Times New Roman" w:hAnsi="Times New Roman"/>
          <w:highlight w:val="yellow"/>
          <w:lang w:val="en-US" w:eastAsia="zh-CN"/>
        </w:rPr>
        <w:t>The</w:t>
      </w:r>
      <w:r w:rsidRPr="006F2B0F">
        <w:rPr>
          <w:rFonts w:ascii="Times New Roman" w:eastAsia="DengXian" w:hAnsi="Times New Roman" w:hint="eastAsia"/>
          <w:highlight w:val="yellow"/>
          <w:lang w:val="en-US" w:eastAsia="zh-CN"/>
        </w:rPr>
        <w:t xml:space="preserve"> link level simulation </w:t>
      </w:r>
      <w:r w:rsidRPr="006F2B0F">
        <w:rPr>
          <w:rFonts w:ascii="Times New Roman" w:hAnsi="Times New Roman"/>
          <w:highlight w:val="yellow"/>
          <w:lang w:val="en-US" w:eastAsia="zh-CN"/>
        </w:rPr>
        <w:t xml:space="preserve">table is </w:t>
      </w:r>
      <w:r w:rsidRPr="006F2B0F">
        <w:rPr>
          <w:rFonts w:ascii="Times New Roman" w:eastAsia="DengXian" w:hAnsi="Times New Roman" w:hint="eastAsia"/>
          <w:highlight w:val="yellow"/>
          <w:lang w:val="en-US" w:eastAsia="zh-CN"/>
        </w:rPr>
        <w:t>updated as follows,</w:t>
      </w:r>
    </w:p>
    <w:p w14:paraId="2CB714CD" w14:textId="77777777" w:rsidR="006F2B0F" w:rsidRPr="006F2B0F" w:rsidRDefault="006F2B0F" w:rsidP="00BF411F">
      <w:pPr>
        <w:rPr>
          <w:rFonts w:eastAsia="DengXian"/>
          <w:lang w:val="en-US" w:eastAsia="zh-CN"/>
        </w:rPr>
      </w:pPr>
    </w:p>
    <w:tbl>
      <w:tblPr>
        <w:tblW w:w="5000" w:type="pct"/>
        <w:tblCellMar>
          <w:left w:w="0" w:type="dxa"/>
          <w:right w:w="0" w:type="dxa"/>
        </w:tblCellMar>
        <w:tblLook w:val="04A0" w:firstRow="1" w:lastRow="0" w:firstColumn="1" w:lastColumn="0" w:noHBand="0" w:noVBand="1"/>
      </w:tblPr>
      <w:tblGrid>
        <w:gridCol w:w="403"/>
        <w:gridCol w:w="1106"/>
        <w:gridCol w:w="1621"/>
        <w:gridCol w:w="5216"/>
        <w:gridCol w:w="1116"/>
        <w:gridCol w:w="985"/>
      </w:tblGrid>
      <w:tr w:rsidR="006F2B0F" w:rsidRPr="006F2B0F" w14:paraId="5C49A8B5" w14:textId="77777777" w:rsidTr="009C660F">
        <w:trPr>
          <w:trHeight w:val="20"/>
        </w:trPr>
        <w:tc>
          <w:tcPr>
            <w:tcW w:w="219" w:type="pct"/>
            <w:tcBorders>
              <w:top w:val="single" w:sz="8" w:space="0" w:color="000000"/>
              <w:left w:val="single" w:sz="8" w:space="0" w:color="000000"/>
              <w:bottom w:val="single" w:sz="8" w:space="0" w:color="000000"/>
              <w:right w:val="single" w:sz="8" w:space="0" w:color="000000"/>
            </w:tcBorders>
          </w:tcPr>
          <w:p w14:paraId="06A5D27F" w14:textId="77777777" w:rsidR="006F2B0F" w:rsidRPr="006F2B0F" w:rsidRDefault="006F2B0F" w:rsidP="00BF411F">
            <w:pPr>
              <w:jc w:val="center"/>
              <w:rPr>
                <w:rFonts w:ascii="Arial" w:hAnsi="Arial" w:cs="Arial"/>
                <w:b/>
                <w:bCs/>
                <w:sz w:val="16"/>
                <w:szCs w:val="16"/>
              </w:rPr>
            </w:pPr>
          </w:p>
        </w:tc>
        <w:tc>
          <w:tcPr>
            <w:tcW w:w="1190" w:type="pct"/>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288F355" w14:textId="77777777" w:rsidR="006F2B0F" w:rsidRPr="006F2B0F" w:rsidRDefault="006F2B0F" w:rsidP="00BF411F">
            <w:pPr>
              <w:jc w:val="center"/>
              <w:rPr>
                <w:rFonts w:ascii="Arial" w:hAnsi="Arial" w:cs="Arial"/>
                <w:sz w:val="16"/>
                <w:szCs w:val="16"/>
                <w:highlight w:val="yellow"/>
                <w:lang w:eastAsia="en-GB"/>
              </w:rPr>
            </w:pPr>
            <w:r w:rsidRPr="006F2B0F">
              <w:rPr>
                <w:rFonts w:ascii="Arial" w:hAnsi="Arial" w:cs="Arial"/>
                <w:b/>
                <w:bCs/>
                <w:sz w:val="16"/>
                <w:szCs w:val="16"/>
                <w:highlight w:val="yellow"/>
              </w:rPr>
              <w:t>Parameters</w:t>
            </w:r>
          </w:p>
        </w:tc>
        <w:tc>
          <w:tcPr>
            <w:tcW w:w="2526"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7AEBC942" w14:textId="77777777" w:rsidR="006F2B0F" w:rsidRPr="006F2B0F" w:rsidRDefault="006F2B0F" w:rsidP="00BF411F">
            <w:pPr>
              <w:jc w:val="center"/>
              <w:rPr>
                <w:rFonts w:ascii="Arial" w:hAnsi="Arial" w:cs="Arial"/>
                <w:sz w:val="16"/>
                <w:szCs w:val="16"/>
                <w:highlight w:val="yellow"/>
              </w:rPr>
            </w:pPr>
            <w:r w:rsidRPr="006F2B0F">
              <w:rPr>
                <w:rFonts w:ascii="Arial" w:hAnsi="Arial" w:cs="Arial"/>
                <w:b/>
                <w:bCs/>
                <w:sz w:val="16"/>
                <w:szCs w:val="16"/>
                <w:highlight w:val="yellow"/>
              </w:rPr>
              <w:t>Assumptions</w:t>
            </w:r>
          </w:p>
        </w:tc>
        <w:tc>
          <w:tcPr>
            <w:tcW w:w="564" w:type="pct"/>
            <w:tcBorders>
              <w:top w:val="single" w:sz="8" w:space="0" w:color="auto"/>
              <w:left w:val="nil"/>
              <w:bottom w:val="single" w:sz="8" w:space="0" w:color="auto"/>
              <w:right w:val="single" w:sz="8" w:space="0" w:color="auto"/>
            </w:tcBorders>
          </w:tcPr>
          <w:p w14:paraId="4294F0D2" w14:textId="77777777" w:rsidR="006F2B0F" w:rsidRPr="006F2B0F" w:rsidRDefault="006F2B0F" w:rsidP="00BF411F">
            <w:pPr>
              <w:jc w:val="center"/>
              <w:rPr>
                <w:rFonts w:ascii="Arial" w:eastAsia="DengXian" w:hAnsi="Arial" w:cs="Arial"/>
                <w:b/>
                <w:bCs/>
                <w:sz w:val="16"/>
                <w:szCs w:val="16"/>
                <w:highlight w:val="yellow"/>
                <w:lang w:eastAsia="zh-CN"/>
              </w:rPr>
            </w:pPr>
            <w:r w:rsidRPr="006F2B0F">
              <w:rPr>
                <w:rFonts w:ascii="Arial" w:eastAsia="DengXian" w:hAnsi="Arial" w:cs="Arial"/>
                <w:b/>
                <w:bCs/>
                <w:sz w:val="16"/>
                <w:szCs w:val="16"/>
                <w:highlight w:val="yellow"/>
                <w:lang w:eastAsia="zh-CN"/>
              </w:rPr>
              <w:t>Company result1</w:t>
            </w:r>
          </w:p>
        </w:tc>
        <w:tc>
          <w:tcPr>
            <w:tcW w:w="501" w:type="pct"/>
            <w:tcBorders>
              <w:top w:val="single" w:sz="8" w:space="0" w:color="auto"/>
              <w:left w:val="nil"/>
              <w:bottom w:val="single" w:sz="8" w:space="0" w:color="auto"/>
              <w:right w:val="single" w:sz="8" w:space="0" w:color="auto"/>
            </w:tcBorders>
          </w:tcPr>
          <w:p w14:paraId="66E78E44" w14:textId="77777777" w:rsidR="006F2B0F" w:rsidRPr="006F2B0F" w:rsidRDefault="006F2B0F" w:rsidP="00BF411F">
            <w:pPr>
              <w:jc w:val="center"/>
              <w:rPr>
                <w:rFonts w:ascii="Arial" w:eastAsia="DengXian" w:hAnsi="Arial" w:cs="Arial"/>
                <w:b/>
                <w:bCs/>
                <w:sz w:val="16"/>
                <w:szCs w:val="16"/>
                <w:highlight w:val="yellow"/>
                <w:lang w:eastAsia="zh-CN"/>
              </w:rPr>
            </w:pPr>
            <w:r w:rsidRPr="006F2B0F">
              <w:rPr>
                <w:rFonts w:ascii="Arial" w:eastAsia="DengXian" w:hAnsi="Arial" w:cs="Arial"/>
                <w:b/>
                <w:bCs/>
                <w:sz w:val="16"/>
                <w:szCs w:val="16"/>
                <w:highlight w:val="yellow"/>
                <w:lang w:eastAsia="zh-CN"/>
              </w:rPr>
              <w:t>Company result 2</w:t>
            </w:r>
          </w:p>
        </w:tc>
      </w:tr>
      <w:tr w:rsidR="006F2B0F" w:rsidRPr="006F2B0F" w14:paraId="1C70267E" w14:textId="77777777" w:rsidTr="009C660F">
        <w:trPr>
          <w:trHeight w:val="20"/>
        </w:trPr>
        <w:tc>
          <w:tcPr>
            <w:tcW w:w="219" w:type="pct"/>
            <w:tcBorders>
              <w:top w:val="nil"/>
              <w:left w:val="single" w:sz="8" w:space="0" w:color="auto"/>
              <w:bottom w:val="single" w:sz="8" w:space="0" w:color="auto"/>
              <w:right w:val="single" w:sz="8" w:space="0" w:color="auto"/>
            </w:tcBorders>
          </w:tcPr>
          <w:p w14:paraId="10DA1813" w14:textId="77777777" w:rsidR="006F2B0F" w:rsidRPr="006F2B0F" w:rsidRDefault="006F2B0F" w:rsidP="00BF411F">
            <w:pPr>
              <w:jc w:val="center"/>
              <w:rPr>
                <w:rFonts w:ascii="Arial" w:hAnsi="Arial" w:cs="Arial"/>
                <w:b/>
                <w:bCs/>
                <w:sz w:val="16"/>
                <w:szCs w:val="16"/>
                <w:highlight w:val="yellow"/>
              </w:rPr>
            </w:pPr>
          </w:p>
        </w:tc>
        <w:tc>
          <w:tcPr>
            <w:tcW w:w="3716" w:type="pct"/>
            <w:gridSpan w:val="3"/>
            <w:tcBorders>
              <w:top w:val="nil"/>
              <w:left w:val="single" w:sz="8" w:space="0" w:color="auto"/>
              <w:bottom w:val="single" w:sz="8" w:space="0" w:color="auto"/>
              <w:right w:val="single" w:sz="8" w:space="0" w:color="auto"/>
            </w:tcBorders>
            <w:tcMar>
              <w:top w:w="0" w:type="dxa"/>
              <w:left w:w="108" w:type="dxa"/>
              <w:bottom w:w="0" w:type="dxa"/>
              <w:right w:w="108" w:type="dxa"/>
            </w:tcMar>
          </w:tcPr>
          <w:p w14:paraId="19DA4F18" w14:textId="77777777" w:rsidR="006F2B0F" w:rsidRPr="006F2B0F" w:rsidRDefault="006F2B0F" w:rsidP="00BF411F">
            <w:pPr>
              <w:jc w:val="center"/>
              <w:rPr>
                <w:rFonts w:ascii="Arial" w:hAnsi="Arial" w:cs="Arial"/>
                <w:sz w:val="16"/>
                <w:szCs w:val="16"/>
                <w:highlight w:val="yellow"/>
              </w:rPr>
            </w:pPr>
            <w:r w:rsidRPr="006F2B0F">
              <w:rPr>
                <w:rFonts w:ascii="Arial" w:hAnsi="Arial" w:cs="Arial"/>
                <w:b/>
                <w:bCs/>
                <w:sz w:val="16"/>
                <w:szCs w:val="16"/>
                <w:highlight w:val="yellow"/>
              </w:rPr>
              <w:t>R2D/D2R common parameters</w:t>
            </w:r>
          </w:p>
        </w:tc>
        <w:tc>
          <w:tcPr>
            <w:tcW w:w="564" w:type="pct"/>
            <w:tcBorders>
              <w:top w:val="nil"/>
              <w:left w:val="single" w:sz="8" w:space="0" w:color="auto"/>
              <w:bottom w:val="single" w:sz="8" w:space="0" w:color="auto"/>
              <w:right w:val="single" w:sz="8" w:space="0" w:color="auto"/>
            </w:tcBorders>
          </w:tcPr>
          <w:p w14:paraId="67191C6A" w14:textId="77777777" w:rsidR="006F2B0F" w:rsidRPr="006F2B0F" w:rsidRDefault="006F2B0F" w:rsidP="00BF411F">
            <w:pPr>
              <w:jc w:val="center"/>
              <w:rPr>
                <w:rFonts w:ascii="Arial" w:hAnsi="Arial" w:cs="Arial"/>
                <w:b/>
                <w:bCs/>
                <w:sz w:val="16"/>
                <w:szCs w:val="16"/>
                <w:highlight w:val="yellow"/>
              </w:rPr>
            </w:pPr>
          </w:p>
        </w:tc>
        <w:tc>
          <w:tcPr>
            <w:tcW w:w="501" w:type="pct"/>
            <w:tcBorders>
              <w:top w:val="nil"/>
              <w:left w:val="single" w:sz="8" w:space="0" w:color="auto"/>
              <w:bottom w:val="single" w:sz="8" w:space="0" w:color="auto"/>
              <w:right w:val="single" w:sz="8" w:space="0" w:color="auto"/>
            </w:tcBorders>
          </w:tcPr>
          <w:p w14:paraId="49640066" w14:textId="77777777" w:rsidR="006F2B0F" w:rsidRPr="006F2B0F" w:rsidRDefault="006F2B0F" w:rsidP="00BF411F">
            <w:pPr>
              <w:jc w:val="center"/>
              <w:rPr>
                <w:rFonts w:ascii="Arial" w:hAnsi="Arial" w:cs="Arial"/>
                <w:b/>
                <w:bCs/>
                <w:sz w:val="16"/>
                <w:szCs w:val="16"/>
                <w:highlight w:val="yellow"/>
              </w:rPr>
            </w:pPr>
          </w:p>
        </w:tc>
      </w:tr>
      <w:tr w:rsidR="006F2B0F" w:rsidRPr="006F2B0F" w14:paraId="3FFD882C" w14:textId="77777777" w:rsidTr="009C660F">
        <w:trPr>
          <w:trHeight w:val="20"/>
        </w:trPr>
        <w:tc>
          <w:tcPr>
            <w:tcW w:w="219" w:type="pct"/>
            <w:tcBorders>
              <w:top w:val="nil"/>
              <w:left w:val="single" w:sz="8" w:space="0" w:color="auto"/>
              <w:bottom w:val="single" w:sz="8" w:space="0" w:color="auto"/>
              <w:right w:val="single" w:sz="8" w:space="0" w:color="auto"/>
            </w:tcBorders>
          </w:tcPr>
          <w:p w14:paraId="158176A9" w14:textId="77777777" w:rsidR="006F2B0F" w:rsidRPr="006F2B0F" w:rsidRDefault="006F2B0F" w:rsidP="00BF411F">
            <w:pPr>
              <w:jc w:val="center"/>
              <w:rPr>
                <w:rFonts w:ascii="Arial" w:eastAsia="DengXian" w:hAnsi="Arial" w:cs="Arial"/>
                <w:b/>
                <w:bCs/>
                <w:sz w:val="16"/>
                <w:szCs w:val="16"/>
                <w:highlight w:val="yellow"/>
                <w:lang w:eastAsia="zh-CN"/>
              </w:rPr>
            </w:pPr>
            <w:r w:rsidRPr="006F2B0F">
              <w:rPr>
                <w:rFonts w:ascii="Arial" w:eastAsia="DengXian" w:hAnsi="Arial" w:cs="Arial"/>
                <w:b/>
                <w:bCs/>
                <w:sz w:val="16"/>
                <w:szCs w:val="16"/>
                <w:highlight w:val="yellow"/>
                <w:lang w:eastAsia="zh-CN"/>
              </w:rPr>
              <w:t>[0a]</w:t>
            </w:r>
          </w:p>
        </w:tc>
        <w:tc>
          <w:tcPr>
            <w:tcW w:w="1190" w:type="pct"/>
            <w:gridSpan w:val="2"/>
            <w:tcBorders>
              <w:top w:val="nil"/>
              <w:left w:val="single" w:sz="8" w:space="0" w:color="auto"/>
              <w:bottom w:val="single" w:sz="8" w:space="0" w:color="auto"/>
              <w:right w:val="single" w:sz="8" w:space="0" w:color="auto"/>
            </w:tcBorders>
            <w:tcMar>
              <w:top w:w="0" w:type="dxa"/>
              <w:left w:w="108" w:type="dxa"/>
              <w:bottom w:w="0" w:type="dxa"/>
              <w:right w:w="108" w:type="dxa"/>
            </w:tcMar>
          </w:tcPr>
          <w:p w14:paraId="22B1DE6E" w14:textId="77777777" w:rsidR="006F2B0F" w:rsidRPr="006F2B0F" w:rsidRDefault="006F2B0F" w:rsidP="00BF411F">
            <w:pPr>
              <w:rPr>
                <w:rFonts w:ascii="Arial" w:hAnsi="Arial" w:cs="Arial"/>
                <w:sz w:val="16"/>
                <w:szCs w:val="16"/>
                <w:highlight w:val="yellow"/>
              </w:rPr>
            </w:pPr>
            <w:r w:rsidRPr="006F2B0F">
              <w:rPr>
                <w:rFonts w:ascii="Arial" w:hAnsi="Arial" w:cs="Arial"/>
                <w:sz w:val="16"/>
                <w:szCs w:val="16"/>
                <w:highlight w:val="yellow"/>
              </w:rPr>
              <w:t>Carrier frequency</w:t>
            </w:r>
          </w:p>
        </w:tc>
        <w:tc>
          <w:tcPr>
            <w:tcW w:w="2526" w:type="pct"/>
            <w:tcBorders>
              <w:top w:val="nil"/>
              <w:left w:val="nil"/>
              <w:bottom w:val="single" w:sz="8" w:space="0" w:color="auto"/>
              <w:right w:val="single" w:sz="8" w:space="0" w:color="auto"/>
            </w:tcBorders>
            <w:tcMar>
              <w:top w:w="0" w:type="dxa"/>
              <w:left w:w="108" w:type="dxa"/>
              <w:bottom w:w="0" w:type="dxa"/>
              <w:right w:w="108" w:type="dxa"/>
            </w:tcMar>
          </w:tcPr>
          <w:p w14:paraId="1CAEDBCF" w14:textId="77777777" w:rsidR="006F2B0F" w:rsidRPr="006F2B0F" w:rsidRDefault="006F2B0F" w:rsidP="00BF411F">
            <w:pPr>
              <w:rPr>
                <w:rFonts w:ascii="Arial" w:hAnsi="Arial" w:cs="Arial"/>
                <w:sz w:val="16"/>
                <w:szCs w:val="16"/>
                <w:highlight w:val="yellow"/>
              </w:rPr>
            </w:pPr>
            <w:r w:rsidRPr="006F2B0F">
              <w:rPr>
                <w:rFonts w:ascii="Arial" w:hAnsi="Arial" w:cs="Arial"/>
                <w:sz w:val="16"/>
                <w:szCs w:val="16"/>
                <w:highlight w:val="yellow"/>
              </w:rPr>
              <w:t>Refer to link budget template</w:t>
            </w:r>
          </w:p>
        </w:tc>
        <w:tc>
          <w:tcPr>
            <w:tcW w:w="564" w:type="pct"/>
            <w:tcBorders>
              <w:top w:val="nil"/>
              <w:left w:val="nil"/>
              <w:bottom w:val="single" w:sz="8" w:space="0" w:color="auto"/>
              <w:right w:val="single" w:sz="8" w:space="0" w:color="auto"/>
            </w:tcBorders>
          </w:tcPr>
          <w:p w14:paraId="7B33505D" w14:textId="77777777" w:rsidR="006F2B0F" w:rsidRPr="006F2B0F" w:rsidRDefault="006F2B0F" w:rsidP="00BF411F">
            <w:pPr>
              <w:rPr>
                <w:rFonts w:ascii="Arial" w:hAnsi="Arial" w:cs="Arial"/>
                <w:sz w:val="16"/>
                <w:szCs w:val="16"/>
                <w:highlight w:val="yellow"/>
              </w:rPr>
            </w:pPr>
          </w:p>
        </w:tc>
        <w:tc>
          <w:tcPr>
            <w:tcW w:w="501" w:type="pct"/>
            <w:tcBorders>
              <w:top w:val="nil"/>
              <w:left w:val="nil"/>
              <w:bottom w:val="single" w:sz="8" w:space="0" w:color="auto"/>
              <w:right w:val="single" w:sz="8" w:space="0" w:color="auto"/>
            </w:tcBorders>
          </w:tcPr>
          <w:p w14:paraId="7A9EFA84" w14:textId="77777777" w:rsidR="006F2B0F" w:rsidRPr="006F2B0F" w:rsidRDefault="006F2B0F" w:rsidP="00BF411F">
            <w:pPr>
              <w:rPr>
                <w:rFonts w:ascii="Arial" w:hAnsi="Arial" w:cs="Arial"/>
                <w:sz w:val="16"/>
                <w:szCs w:val="16"/>
                <w:highlight w:val="yellow"/>
              </w:rPr>
            </w:pPr>
          </w:p>
        </w:tc>
      </w:tr>
      <w:tr w:rsidR="006F2B0F" w:rsidRPr="006F2B0F" w14:paraId="5B301422" w14:textId="77777777" w:rsidTr="009C660F">
        <w:trPr>
          <w:trHeight w:val="20"/>
        </w:trPr>
        <w:tc>
          <w:tcPr>
            <w:tcW w:w="219" w:type="pct"/>
            <w:tcBorders>
              <w:top w:val="nil"/>
              <w:left w:val="single" w:sz="8" w:space="0" w:color="auto"/>
              <w:bottom w:val="single" w:sz="8" w:space="0" w:color="auto"/>
              <w:right w:val="single" w:sz="8" w:space="0" w:color="auto"/>
            </w:tcBorders>
          </w:tcPr>
          <w:p w14:paraId="7C5DE150" w14:textId="77777777" w:rsidR="006F2B0F" w:rsidRPr="006F2B0F" w:rsidRDefault="006F2B0F" w:rsidP="00BF411F">
            <w:pPr>
              <w:jc w:val="center"/>
              <w:rPr>
                <w:rFonts w:ascii="Arial" w:eastAsia="DengXian" w:hAnsi="Arial" w:cs="Arial"/>
                <w:b/>
                <w:bCs/>
                <w:sz w:val="16"/>
                <w:szCs w:val="16"/>
                <w:highlight w:val="yellow"/>
                <w:lang w:eastAsia="zh-CN"/>
              </w:rPr>
            </w:pPr>
            <w:r w:rsidRPr="006F2B0F">
              <w:rPr>
                <w:rFonts w:ascii="Arial" w:eastAsia="DengXian" w:hAnsi="Arial" w:cs="Arial"/>
                <w:b/>
                <w:bCs/>
                <w:sz w:val="16"/>
                <w:szCs w:val="16"/>
                <w:highlight w:val="yellow"/>
                <w:lang w:eastAsia="zh-CN"/>
              </w:rPr>
              <w:t>[0b]</w:t>
            </w:r>
          </w:p>
        </w:tc>
        <w:tc>
          <w:tcPr>
            <w:tcW w:w="1190" w:type="pct"/>
            <w:gridSpan w:val="2"/>
            <w:tcBorders>
              <w:top w:val="nil"/>
              <w:left w:val="single" w:sz="8" w:space="0" w:color="auto"/>
              <w:bottom w:val="single" w:sz="8" w:space="0" w:color="auto"/>
              <w:right w:val="single" w:sz="8" w:space="0" w:color="auto"/>
            </w:tcBorders>
            <w:tcMar>
              <w:top w:w="0" w:type="dxa"/>
              <w:left w:w="108" w:type="dxa"/>
              <w:bottom w:w="0" w:type="dxa"/>
              <w:right w:w="108" w:type="dxa"/>
            </w:tcMar>
          </w:tcPr>
          <w:p w14:paraId="3899B864" w14:textId="77777777" w:rsidR="006F2B0F" w:rsidRPr="006F2B0F" w:rsidRDefault="006F2B0F" w:rsidP="00BF411F">
            <w:pPr>
              <w:rPr>
                <w:rFonts w:ascii="Arial" w:hAnsi="Arial" w:cs="Arial"/>
                <w:sz w:val="16"/>
                <w:szCs w:val="16"/>
                <w:highlight w:val="yellow"/>
              </w:rPr>
            </w:pPr>
            <w:r w:rsidRPr="006F2B0F">
              <w:rPr>
                <w:rFonts w:ascii="Arial" w:hAnsi="Arial" w:cs="Arial"/>
                <w:sz w:val="16"/>
                <w:szCs w:val="16"/>
                <w:highlight w:val="yellow"/>
              </w:rPr>
              <w:t>SCS</w:t>
            </w:r>
          </w:p>
        </w:tc>
        <w:tc>
          <w:tcPr>
            <w:tcW w:w="2526" w:type="pct"/>
            <w:tcBorders>
              <w:top w:val="nil"/>
              <w:left w:val="nil"/>
              <w:bottom w:val="single" w:sz="8" w:space="0" w:color="auto"/>
              <w:right w:val="single" w:sz="8" w:space="0" w:color="auto"/>
            </w:tcBorders>
            <w:tcMar>
              <w:top w:w="0" w:type="dxa"/>
              <w:left w:w="108" w:type="dxa"/>
              <w:bottom w:w="0" w:type="dxa"/>
              <w:right w:w="108" w:type="dxa"/>
            </w:tcMar>
          </w:tcPr>
          <w:p w14:paraId="7C43B7C1" w14:textId="77777777" w:rsidR="006F2B0F" w:rsidRPr="006F2B0F" w:rsidRDefault="006F2B0F" w:rsidP="00BF411F">
            <w:pPr>
              <w:rPr>
                <w:rFonts w:ascii="Arial" w:hAnsi="Arial" w:cs="Arial"/>
                <w:sz w:val="16"/>
                <w:szCs w:val="16"/>
                <w:highlight w:val="yellow"/>
              </w:rPr>
            </w:pPr>
            <w:r w:rsidRPr="006F2B0F">
              <w:rPr>
                <w:rFonts w:ascii="Arial" w:hAnsi="Arial" w:cs="Arial"/>
                <w:sz w:val="16"/>
                <w:szCs w:val="16"/>
                <w:highlight w:val="yellow"/>
              </w:rPr>
              <w:t>15 kHz as baseline</w:t>
            </w:r>
          </w:p>
        </w:tc>
        <w:tc>
          <w:tcPr>
            <w:tcW w:w="564" w:type="pct"/>
            <w:tcBorders>
              <w:top w:val="nil"/>
              <w:left w:val="nil"/>
              <w:bottom w:val="single" w:sz="8" w:space="0" w:color="auto"/>
              <w:right w:val="single" w:sz="8" w:space="0" w:color="auto"/>
            </w:tcBorders>
          </w:tcPr>
          <w:p w14:paraId="4CED68BD" w14:textId="77777777" w:rsidR="006F2B0F" w:rsidRPr="006F2B0F" w:rsidRDefault="006F2B0F" w:rsidP="00BF411F">
            <w:pPr>
              <w:rPr>
                <w:rFonts w:ascii="Arial" w:hAnsi="Arial" w:cs="Arial"/>
                <w:sz w:val="16"/>
                <w:szCs w:val="16"/>
                <w:highlight w:val="yellow"/>
              </w:rPr>
            </w:pPr>
          </w:p>
        </w:tc>
        <w:tc>
          <w:tcPr>
            <w:tcW w:w="501" w:type="pct"/>
            <w:tcBorders>
              <w:top w:val="nil"/>
              <w:left w:val="nil"/>
              <w:bottom w:val="single" w:sz="8" w:space="0" w:color="auto"/>
              <w:right w:val="single" w:sz="8" w:space="0" w:color="auto"/>
            </w:tcBorders>
          </w:tcPr>
          <w:p w14:paraId="4AD7FDCA" w14:textId="77777777" w:rsidR="006F2B0F" w:rsidRPr="006F2B0F" w:rsidRDefault="006F2B0F" w:rsidP="00BF411F">
            <w:pPr>
              <w:rPr>
                <w:rFonts w:ascii="Arial" w:hAnsi="Arial" w:cs="Arial"/>
                <w:sz w:val="16"/>
                <w:szCs w:val="16"/>
                <w:highlight w:val="yellow"/>
              </w:rPr>
            </w:pPr>
          </w:p>
        </w:tc>
      </w:tr>
      <w:tr w:rsidR="006F2B0F" w:rsidRPr="006F2B0F" w14:paraId="3DB27E72" w14:textId="77777777" w:rsidTr="009C660F">
        <w:trPr>
          <w:trHeight w:val="20"/>
        </w:trPr>
        <w:tc>
          <w:tcPr>
            <w:tcW w:w="219" w:type="pct"/>
            <w:tcBorders>
              <w:top w:val="nil"/>
              <w:left w:val="single" w:sz="8" w:space="0" w:color="auto"/>
              <w:bottom w:val="single" w:sz="8" w:space="0" w:color="auto"/>
              <w:right w:val="single" w:sz="8" w:space="0" w:color="auto"/>
            </w:tcBorders>
          </w:tcPr>
          <w:p w14:paraId="5E814FD1" w14:textId="77777777" w:rsidR="006F2B0F" w:rsidRPr="006F2B0F" w:rsidRDefault="006F2B0F" w:rsidP="00BF411F">
            <w:pPr>
              <w:jc w:val="center"/>
              <w:rPr>
                <w:rFonts w:ascii="Arial" w:eastAsia="DengXian" w:hAnsi="Arial" w:cs="Arial"/>
                <w:b/>
                <w:bCs/>
                <w:sz w:val="16"/>
                <w:szCs w:val="16"/>
                <w:highlight w:val="yellow"/>
                <w:lang w:eastAsia="zh-CN"/>
              </w:rPr>
            </w:pPr>
            <w:r w:rsidRPr="006F2B0F">
              <w:rPr>
                <w:rFonts w:ascii="Arial" w:eastAsia="DengXian" w:hAnsi="Arial" w:cs="Arial"/>
                <w:b/>
                <w:bCs/>
                <w:sz w:val="16"/>
                <w:szCs w:val="16"/>
                <w:highlight w:val="yellow"/>
                <w:lang w:eastAsia="zh-CN"/>
              </w:rPr>
              <w:t>[0c]</w:t>
            </w:r>
          </w:p>
        </w:tc>
        <w:tc>
          <w:tcPr>
            <w:tcW w:w="1190" w:type="pct"/>
            <w:gridSpan w:val="2"/>
            <w:tcBorders>
              <w:top w:val="nil"/>
              <w:left w:val="single" w:sz="8" w:space="0" w:color="auto"/>
              <w:bottom w:val="single" w:sz="8" w:space="0" w:color="auto"/>
              <w:right w:val="single" w:sz="8" w:space="0" w:color="auto"/>
            </w:tcBorders>
            <w:tcMar>
              <w:top w:w="0" w:type="dxa"/>
              <w:left w:w="108" w:type="dxa"/>
              <w:bottom w:w="0" w:type="dxa"/>
              <w:right w:w="108" w:type="dxa"/>
            </w:tcMar>
          </w:tcPr>
          <w:p w14:paraId="21DFDB3F" w14:textId="77777777" w:rsidR="006F2B0F" w:rsidRPr="006F2B0F" w:rsidRDefault="006F2B0F" w:rsidP="00BF411F">
            <w:pPr>
              <w:rPr>
                <w:rFonts w:ascii="Arial" w:hAnsi="Arial" w:cs="Arial"/>
                <w:sz w:val="16"/>
                <w:szCs w:val="16"/>
                <w:highlight w:val="yellow"/>
              </w:rPr>
            </w:pPr>
            <w:r w:rsidRPr="006F2B0F">
              <w:rPr>
                <w:rFonts w:ascii="Arial" w:hAnsi="Arial" w:cs="Arial"/>
                <w:sz w:val="16"/>
                <w:szCs w:val="16"/>
                <w:highlight w:val="yellow"/>
              </w:rPr>
              <w:t>Block structure</w:t>
            </w:r>
          </w:p>
        </w:tc>
        <w:tc>
          <w:tcPr>
            <w:tcW w:w="2526" w:type="pct"/>
            <w:tcBorders>
              <w:top w:val="nil"/>
              <w:left w:val="nil"/>
              <w:bottom w:val="single" w:sz="8" w:space="0" w:color="auto"/>
              <w:right w:val="single" w:sz="8" w:space="0" w:color="auto"/>
            </w:tcBorders>
            <w:tcMar>
              <w:top w:w="0" w:type="dxa"/>
              <w:left w:w="108" w:type="dxa"/>
              <w:bottom w:w="0" w:type="dxa"/>
              <w:right w:w="108" w:type="dxa"/>
            </w:tcMar>
          </w:tcPr>
          <w:p w14:paraId="23EABCF5" w14:textId="77777777" w:rsidR="006F2B0F" w:rsidRPr="006F2B0F" w:rsidRDefault="006F2B0F" w:rsidP="00BF411F">
            <w:pPr>
              <w:rPr>
                <w:rFonts w:ascii="Arial" w:hAnsi="Arial" w:cs="Arial"/>
                <w:sz w:val="16"/>
                <w:szCs w:val="16"/>
                <w:highlight w:val="yellow"/>
              </w:rPr>
            </w:pPr>
            <w:r w:rsidRPr="006F2B0F">
              <w:rPr>
                <w:rFonts w:ascii="Arial" w:hAnsi="Arial" w:cs="Arial"/>
                <w:sz w:val="16"/>
                <w:szCs w:val="16"/>
                <w:highlight w:val="yellow"/>
              </w:rPr>
              <w:t>Blocks as agreed in 9.4.2.3, or other blocks reported by companies</w:t>
            </w:r>
          </w:p>
        </w:tc>
        <w:tc>
          <w:tcPr>
            <w:tcW w:w="564" w:type="pct"/>
            <w:tcBorders>
              <w:top w:val="nil"/>
              <w:left w:val="nil"/>
              <w:bottom w:val="single" w:sz="8" w:space="0" w:color="auto"/>
              <w:right w:val="single" w:sz="8" w:space="0" w:color="auto"/>
            </w:tcBorders>
          </w:tcPr>
          <w:p w14:paraId="7F5FB7E6" w14:textId="77777777" w:rsidR="006F2B0F" w:rsidRPr="006F2B0F" w:rsidRDefault="006F2B0F" w:rsidP="00BF411F">
            <w:pPr>
              <w:rPr>
                <w:rFonts w:ascii="Arial" w:hAnsi="Arial" w:cs="Arial"/>
                <w:sz w:val="16"/>
                <w:szCs w:val="16"/>
                <w:highlight w:val="yellow"/>
              </w:rPr>
            </w:pPr>
          </w:p>
        </w:tc>
        <w:tc>
          <w:tcPr>
            <w:tcW w:w="501" w:type="pct"/>
            <w:tcBorders>
              <w:top w:val="nil"/>
              <w:left w:val="nil"/>
              <w:bottom w:val="single" w:sz="8" w:space="0" w:color="auto"/>
              <w:right w:val="single" w:sz="8" w:space="0" w:color="auto"/>
            </w:tcBorders>
          </w:tcPr>
          <w:p w14:paraId="161EFBE7" w14:textId="77777777" w:rsidR="006F2B0F" w:rsidRPr="006F2B0F" w:rsidRDefault="006F2B0F" w:rsidP="00BF411F">
            <w:pPr>
              <w:rPr>
                <w:rFonts w:ascii="Arial" w:hAnsi="Arial" w:cs="Arial"/>
                <w:sz w:val="16"/>
                <w:szCs w:val="16"/>
                <w:highlight w:val="yellow"/>
              </w:rPr>
            </w:pPr>
          </w:p>
        </w:tc>
      </w:tr>
      <w:tr w:rsidR="006F2B0F" w:rsidRPr="006F2B0F" w14:paraId="6AF11E17" w14:textId="77777777" w:rsidTr="009C660F">
        <w:trPr>
          <w:trHeight w:val="20"/>
        </w:trPr>
        <w:tc>
          <w:tcPr>
            <w:tcW w:w="219" w:type="pct"/>
            <w:tcBorders>
              <w:top w:val="nil"/>
              <w:left w:val="single" w:sz="8" w:space="0" w:color="auto"/>
              <w:bottom w:val="single" w:sz="8" w:space="0" w:color="auto"/>
              <w:right w:val="single" w:sz="8" w:space="0" w:color="auto"/>
            </w:tcBorders>
          </w:tcPr>
          <w:p w14:paraId="03A9B7BB" w14:textId="77777777" w:rsidR="006F2B0F" w:rsidRPr="006F2B0F" w:rsidRDefault="006F2B0F" w:rsidP="00BF411F">
            <w:pPr>
              <w:jc w:val="center"/>
              <w:rPr>
                <w:rFonts w:ascii="Arial" w:eastAsia="DengXian" w:hAnsi="Arial" w:cs="Arial"/>
                <w:b/>
                <w:bCs/>
                <w:sz w:val="16"/>
                <w:szCs w:val="16"/>
                <w:highlight w:val="yellow"/>
                <w:lang w:eastAsia="zh-CN"/>
              </w:rPr>
            </w:pPr>
            <w:r w:rsidRPr="006F2B0F">
              <w:rPr>
                <w:rFonts w:ascii="Arial" w:eastAsia="DengXian" w:hAnsi="Arial" w:cs="Arial"/>
                <w:b/>
                <w:bCs/>
                <w:sz w:val="16"/>
                <w:szCs w:val="16"/>
                <w:highlight w:val="yellow"/>
                <w:lang w:eastAsia="zh-CN"/>
              </w:rPr>
              <w:t>[0d]</w:t>
            </w:r>
          </w:p>
        </w:tc>
        <w:tc>
          <w:tcPr>
            <w:tcW w:w="1190" w:type="pct"/>
            <w:gridSpan w:val="2"/>
            <w:tcBorders>
              <w:top w:val="nil"/>
              <w:left w:val="single" w:sz="8" w:space="0" w:color="auto"/>
              <w:bottom w:val="single" w:sz="8" w:space="0" w:color="auto"/>
              <w:right w:val="single" w:sz="8" w:space="0" w:color="auto"/>
            </w:tcBorders>
            <w:tcMar>
              <w:top w:w="0" w:type="dxa"/>
              <w:left w:w="108" w:type="dxa"/>
              <w:bottom w:w="0" w:type="dxa"/>
              <w:right w:w="108" w:type="dxa"/>
            </w:tcMar>
          </w:tcPr>
          <w:p w14:paraId="20FA2C05" w14:textId="77777777" w:rsidR="006F2B0F" w:rsidRPr="006F2B0F" w:rsidRDefault="006F2B0F" w:rsidP="00BF411F">
            <w:pPr>
              <w:rPr>
                <w:rFonts w:ascii="Arial" w:hAnsi="Arial" w:cs="Arial"/>
                <w:sz w:val="16"/>
                <w:szCs w:val="16"/>
                <w:highlight w:val="yellow"/>
              </w:rPr>
            </w:pPr>
            <w:r w:rsidRPr="006F2B0F">
              <w:rPr>
                <w:rFonts w:ascii="Arial" w:hAnsi="Arial" w:cs="Arial"/>
                <w:sz w:val="16"/>
                <w:szCs w:val="16"/>
                <w:highlight w:val="yellow"/>
              </w:rPr>
              <w:t>Channel model</w:t>
            </w:r>
          </w:p>
        </w:tc>
        <w:tc>
          <w:tcPr>
            <w:tcW w:w="2526" w:type="pct"/>
            <w:tcBorders>
              <w:top w:val="nil"/>
              <w:left w:val="nil"/>
              <w:bottom w:val="single" w:sz="8" w:space="0" w:color="auto"/>
              <w:right w:val="single" w:sz="8" w:space="0" w:color="auto"/>
            </w:tcBorders>
            <w:tcMar>
              <w:top w:w="0" w:type="dxa"/>
              <w:left w:w="108" w:type="dxa"/>
              <w:bottom w:w="0" w:type="dxa"/>
              <w:right w:w="108" w:type="dxa"/>
            </w:tcMar>
          </w:tcPr>
          <w:p w14:paraId="3877804D" w14:textId="77777777" w:rsidR="006F2B0F" w:rsidRPr="006F2B0F" w:rsidRDefault="006F2B0F" w:rsidP="00BF411F">
            <w:pPr>
              <w:rPr>
                <w:rFonts w:ascii="Arial" w:hAnsi="Arial" w:cs="Arial"/>
                <w:sz w:val="16"/>
                <w:szCs w:val="16"/>
                <w:highlight w:val="yellow"/>
              </w:rPr>
            </w:pPr>
            <w:r w:rsidRPr="006F2B0F">
              <w:rPr>
                <w:rFonts w:ascii="Arial" w:hAnsi="Arial" w:cs="Arial"/>
                <w:i/>
                <w:iCs/>
                <w:sz w:val="16"/>
                <w:szCs w:val="16"/>
                <w:highlight w:val="yellow"/>
              </w:rPr>
              <w:t>&lt;Editor’s Note: will be updated according to the agreements made for channel model&gt;</w:t>
            </w:r>
          </w:p>
        </w:tc>
        <w:tc>
          <w:tcPr>
            <w:tcW w:w="564" w:type="pct"/>
            <w:tcBorders>
              <w:top w:val="nil"/>
              <w:left w:val="nil"/>
              <w:bottom w:val="single" w:sz="8" w:space="0" w:color="auto"/>
              <w:right w:val="single" w:sz="8" w:space="0" w:color="auto"/>
            </w:tcBorders>
          </w:tcPr>
          <w:p w14:paraId="5B81E48F" w14:textId="77777777" w:rsidR="006F2B0F" w:rsidRPr="006F2B0F" w:rsidRDefault="006F2B0F" w:rsidP="00BF411F">
            <w:pPr>
              <w:rPr>
                <w:rFonts w:ascii="Arial" w:hAnsi="Arial" w:cs="Arial"/>
                <w:i/>
                <w:iCs/>
                <w:sz w:val="16"/>
                <w:szCs w:val="16"/>
                <w:highlight w:val="yellow"/>
              </w:rPr>
            </w:pPr>
          </w:p>
        </w:tc>
        <w:tc>
          <w:tcPr>
            <w:tcW w:w="501" w:type="pct"/>
            <w:tcBorders>
              <w:top w:val="nil"/>
              <w:left w:val="nil"/>
              <w:bottom w:val="single" w:sz="8" w:space="0" w:color="auto"/>
              <w:right w:val="single" w:sz="8" w:space="0" w:color="auto"/>
            </w:tcBorders>
          </w:tcPr>
          <w:p w14:paraId="212A32F1" w14:textId="77777777" w:rsidR="006F2B0F" w:rsidRPr="006F2B0F" w:rsidRDefault="006F2B0F" w:rsidP="00BF411F">
            <w:pPr>
              <w:rPr>
                <w:rFonts w:ascii="Arial" w:hAnsi="Arial" w:cs="Arial"/>
                <w:i/>
                <w:iCs/>
                <w:sz w:val="16"/>
                <w:szCs w:val="16"/>
                <w:highlight w:val="yellow"/>
              </w:rPr>
            </w:pPr>
          </w:p>
        </w:tc>
      </w:tr>
      <w:tr w:rsidR="006F2B0F" w:rsidRPr="006F2B0F" w14:paraId="5769DD91" w14:textId="77777777" w:rsidTr="009C660F">
        <w:trPr>
          <w:trHeight w:val="20"/>
        </w:trPr>
        <w:tc>
          <w:tcPr>
            <w:tcW w:w="219" w:type="pct"/>
            <w:tcBorders>
              <w:top w:val="nil"/>
              <w:left w:val="single" w:sz="8" w:space="0" w:color="auto"/>
              <w:bottom w:val="single" w:sz="8" w:space="0" w:color="auto"/>
              <w:right w:val="single" w:sz="8" w:space="0" w:color="auto"/>
            </w:tcBorders>
          </w:tcPr>
          <w:p w14:paraId="3F1C50B1" w14:textId="77777777" w:rsidR="006F2B0F" w:rsidRPr="006F2B0F" w:rsidRDefault="006F2B0F" w:rsidP="00BF411F">
            <w:pPr>
              <w:jc w:val="center"/>
              <w:rPr>
                <w:rFonts w:ascii="Arial" w:eastAsia="DengXian" w:hAnsi="Arial" w:cs="Arial"/>
                <w:b/>
                <w:bCs/>
                <w:sz w:val="16"/>
                <w:szCs w:val="16"/>
                <w:highlight w:val="yellow"/>
                <w:lang w:eastAsia="zh-CN"/>
              </w:rPr>
            </w:pPr>
            <w:r w:rsidRPr="006F2B0F">
              <w:rPr>
                <w:rFonts w:ascii="Arial" w:eastAsia="DengXian" w:hAnsi="Arial" w:cs="Arial"/>
                <w:b/>
                <w:bCs/>
                <w:sz w:val="16"/>
                <w:szCs w:val="16"/>
                <w:highlight w:val="yellow"/>
                <w:lang w:eastAsia="zh-CN"/>
              </w:rPr>
              <w:t>[0e]</w:t>
            </w:r>
          </w:p>
        </w:tc>
        <w:tc>
          <w:tcPr>
            <w:tcW w:w="1190" w:type="pct"/>
            <w:gridSpan w:val="2"/>
            <w:tcBorders>
              <w:top w:val="nil"/>
              <w:left w:val="single" w:sz="8" w:space="0" w:color="auto"/>
              <w:bottom w:val="single" w:sz="8" w:space="0" w:color="auto"/>
              <w:right w:val="single" w:sz="8" w:space="0" w:color="auto"/>
            </w:tcBorders>
            <w:tcMar>
              <w:top w:w="0" w:type="dxa"/>
              <w:left w:w="108" w:type="dxa"/>
              <w:bottom w:w="0" w:type="dxa"/>
              <w:right w:w="108" w:type="dxa"/>
            </w:tcMar>
          </w:tcPr>
          <w:p w14:paraId="3C50655A" w14:textId="77777777" w:rsidR="006F2B0F" w:rsidRPr="006F2B0F" w:rsidRDefault="006F2B0F" w:rsidP="00BF411F">
            <w:pPr>
              <w:rPr>
                <w:rFonts w:ascii="Arial" w:hAnsi="Arial" w:cs="Arial"/>
                <w:sz w:val="16"/>
                <w:szCs w:val="16"/>
                <w:highlight w:val="yellow"/>
              </w:rPr>
            </w:pPr>
            <w:r w:rsidRPr="006F2B0F">
              <w:rPr>
                <w:rFonts w:ascii="Arial" w:hAnsi="Arial" w:cs="Arial"/>
                <w:sz w:val="16"/>
                <w:szCs w:val="16"/>
                <w:highlight w:val="yellow"/>
              </w:rPr>
              <w:t>Delay spread</w:t>
            </w:r>
          </w:p>
        </w:tc>
        <w:tc>
          <w:tcPr>
            <w:tcW w:w="2526" w:type="pct"/>
            <w:tcBorders>
              <w:top w:val="nil"/>
              <w:left w:val="nil"/>
              <w:bottom w:val="single" w:sz="8" w:space="0" w:color="auto"/>
              <w:right w:val="single" w:sz="8" w:space="0" w:color="auto"/>
            </w:tcBorders>
            <w:tcMar>
              <w:top w:w="0" w:type="dxa"/>
              <w:left w:w="108" w:type="dxa"/>
              <w:bottom w:w="0" w:type="dxa"/>
              <w:right w:w="108" w:type="dxa"/>
            </w:tcMar>
          </w:tcPr>
          <w:p w14:paraId="734CF95F" w14:textId="77777777" w:rsidR="006F2B0F" w:rsidRPr="006F2B0F" w:rsidRDefault="006F2B0F" w:rsidP="00EA1844">
            <w:pPr>
              <w:numPr>
                <w:ilvl w:val="0"/>
                <w:numId w:val="88"/>
              </w:numPr>
              <w:rPr>
                <w:rFonts w:ascii="Arial" w:eastAsia="DengXian" w:hAnsi="Arial" w:cs="Arial"/>
                <w:sz w:val="16"/>
                <w:szCs w:val="16"/>
                <w:highlight w:val="yellow"/>
                <w:lang w:eastAsia="zh-CN"/>
              </w:rPr>
            </w:pPr>
            <w:r w:rsidRPr="006F2B0F">
              <w:rPr>
                <w:rFonts w:ascii="Arial" w:eastAsia="DengXian" w:hAnsi="Arial" w:cs="Arial"/>
                <w:sz w:val="16"/>
                <w:szCs w:val="16"/>
                <w:highlight w:val="yellow"/>
                <w:lang w:eastAsia="zh-CN"/>
              </w:rPr>
              <w:t>An RMS delay spread of 30 ns and [150] ns is considered for TDL-A channel model.</w:t>
            </w:r>
          </w:p>
          <w:p w14:paraId="6B079CE2" w14:textId="77777777" w:rsidR="006F2B0F" w:rsidRPr="006F2B0F" w:rsidRDefault="006F2B0F" w:rsidP="00EA1844">
            <w:pPr>
              <w:numPr>
                <w:ilvl w:val="0"/>
                <w:numId w:val="88"/>
              </w:numPr>
              <w:rPr>
                <w:rFonts w:ascii="Arial" w:eastAsia="DengXian" w:hAnsi="Arial" w:cs="Arial"/>
                <w:strike/>
                <w:sz w:val="16"/>
                <w:szCs w:val="16"/>
                <w:highlight w:val="yellow"/>
                <w:lang w:eastAsia="zh-CN"/>
              </w:rPr>
            </w:pPr>
            <w:r w:rsidRPr="006F2B0F">
              <w:rPr>
                <w:rFonts w:ascii="Arial" w:eastAsia="DengXian" w:hAnsi="Arial" w:cs="Arial"/>
                <w:sz w:val="16"/>
                <w:szCs w:val="16"/>
                <w:highlight w:val="yellow"/>
                <w:lang w:eastAsia="zh-CN"/>
              </w:rPr>
              <w:t>An RMS delay spread of 30 ns is considered for TDL-D channel model.</w:t>
            </w:r>
          </w:p>
        </w:tc>
        <w:tc>
          <w:tcPr>
            <w:tcW w:w="564" w:type="pct"/>
            <w:tcBorders>
              <w:top w:val="nil"/>
              <w:left w:val="nil"/>
              <w:bottom w:val="single" w:sz="8" w:space="0" w:color="auto"/>
              <w:right w:val="single" w:sz="8" w:space="0" w:color="auto"/>
            </w:tcBorders>
          </w:tcPr>
          <w:p w14:paraId="1E1A6F2F" w14:textId="77777777" w:rsidR="006F2B0F" w:rsidRPr="006F2B0F" w:rsidRDefault="006F2B0F" w:rsidP="00BF411F">
            <w:pPr>
              <w:rPr>
                <w:rFonts w:ascii="Arial" w:hAnsi="Arial" w:cs="Arial"/>
                <w:strike/>
                <w:sz w:val="16"/>
                <w:szCs w:val="16"/>
                <w:highlight w:val="yellow"/>
              </w:rPr>
            </w:pPr>
          </w:p>
        </w:tc>
        <w:tc>
          <w:tcPr>
            <w:tcW w:w="501" w:type="pct"/>
            <w:tcBorders>
              <w:top w:val="nil"/>
              <w:left w:val="nil"/>
              <w:bottom w:val="single" w:sz="8" w:space="0" w:color="auto"/>
              <w:right w:val="single" w:sz="8" w:space="0" w:color="auto"/>
            </w:tcBorders>
          </w:tcPr>
          <w:p w14:paraId="772812E5" w14:textId="77777777" w:rsidR="006F2B0F" w:rsidRPr="006F2B0F" w:rsidRDefault="006F2B0F" w:rsidP="00BF411F">
            <w:pPr>
              <w:rPr>
                <w:rFonts w:ascii="Arial" w:hAnsi="Arial" w:cs="Arial"/>
                <w:strike/>
                <w:sz w:val="16"/>
                <w:szCs w:val="16"/>
                <w:highlight w:val="yellow"/>
              </w:rPr>
            </w:pPr>
          </w:p>
        </w:tc>
      </w:tr>
      <w:tr w:rsidR="006F2B0F" w:rsidRPr="006F2B0F" w14:paraId="203E49AA" w14:textId="77777777" w:rsidTr="009C660F">
        <w:trPr>
          <w:trHeight w:val="20"/>
        </w:trPr>
        <w:tc>
          <w:tcPr>
            <w:tcW w:w="219" w:type="pct"/>
            <w:tcBorders>
              <w:top w:val="nil"/>
              <w:left w:val="single" w:sz="8" w:space="0" w:color="auto"/>
              <w:bottom w:val="single" w:sz="8" w:space="0" w:color="auto"/>
              <w:right w:val="single" w:sz="8" w:space="0" w:color="auto"/>
            </w:tcBorders>
          </w:tcPr>
          <w:p w14:paraId="1365DF9E" w14:textId="77777777" w:rsidR="006F2B0F" w:rsidRPr="006F2B0F" w:rsidRDefault="006F2B0F" w:rsidP="00BF411F">
            <w:pPr>
              <w:jc w:val="center"/>
              <w:rPr>
                <w:rFonts w:ascii="Arial" w:eastAsia="DengXian" w:hAnsi="Arial" w:cs="Arial"/>
                <w:b/>
                <w:bCs/>
                <w:sz w:val="16"/>
                <w:szCs w:val="16"/>
                <w:highlight w:val="yellow"/>
                <w:lang w:eastAsia="zh-CN"/>
              </w:rPr>
            </w:pPr>
            <w:r w:rsidRPr="006F2B0F">
              <w:rPr>
                <w:rFonts w:ascii="Arial" w:eastAsia="DengXian" w:hAnsi="Arial" w:cs="Arial"/>
                <w:b/>
                <w:bCs/>
                <w:sz w:val="16"/>
                <w:szCs w:val="16"/>
                <w:highlight w:val="yellow"/>
                <w:lang w:eastAsia="zh-CN"/>
              </w:rPr>
              <w:t>[0f]</w:t>
            </w:r>
          </w:p>
        </w:tc>
        <w:tc>
          <w:tcPr>
            <w:tcW w:w="1190" w:type="pct"/>
            <w:gridSpan w:val="2"/>
            <w:tcBorders>
              <w:top w:val="nil"/>
              <w:left w:val="single" w:sz="8" w:space="0" w:color="auto"/>
              <w:bottom w:val="single" w:sz="8" w:space="0" w:color="auto"/>
              <w:right w:val="single" w:sz="8" w:space="0" w:color="auto"/>
            </w:tcBorders>
            <w:tcMar>
              <w:top w:w="0" w:type="dxa"/>
              <w:left w:w="108" w:type="dxa"/>
              <w:bottom w:w="0" w:type="dxa"/>
              <w:right w:w="108" w:type="dxa"/>
            </w:tcMar>
          </w:tcPr>
          <w:p w14:paraId="46405F01" w14:textId="77777777" w:rsidR="006F2B0F" w:rsidRPr="006F2B0F" w:rsidRDefault="006F2B0F" w:rsidP="00BF411F">
            <w:pPr>
              <w:rPr>
                <w:rFonts w:ascii="Arial" w:hAnsi="Arial" w:cs="Arial"/>
                <w:sz w:val="16"/>
                <w:szCs w:val="16"/>
                <w:highlight w:val="yellow"/>
              </w:rPr>
            </w:pPr>
            <w:r w:rsidRPr="006F2B0F">
              <w:rPr>
                <w:rFonts w:ascii="Arial" w:hAnsi="Arial" w:cs="Arial"/>
                <w:sz w:val="16"/>
                <w:szCs w:val="16"/>
                <w:highlight w:val="yellow"/>
              </w:rPr>
              <w:t>Device velocity</w:t>
            </w:r>
          </w:p>
        </w:tc>
        <w:tc>
          <w:tcPr>
            <w:tcW w:w="2526" w:type="pct"/>
            <w:tcBorders>
              <w:top w:val="nil"/>
              <w:left w:val="nil"/>
              <w:bottom w:val="single" w:sz="8" w:space="0" w:color="auto"/>
              <w:right w:val="single" w:sz="8" w:space="0" w:color="auto"/>
            </w:tcBorders>
            <w:tcMar>
              <w:top w:w="0" w:type="dxa"/>
              <w:left w:w="108" w:type="dxa"/>
              <w:bottom w:w="0" w:type="dxa"/>
              <w:right w:w="108" w:type="dxa"/>
            </w:tcMar>
          </w:tcPr>
          <w:p w14:paraId="2E898274" w14:textId="77777777" w:rsidR="006F2B0F" w:rsidRPr="006F2B0F" w:rsidRDefault="006F2B0F" w:rsidP="00BF411F">
            <w:pPr>
              <w:rPr>
                <w:rFonts w:ascii="Arial" w:hAnsi="Arial" w:cs="Arial"/>
                <w:sz w:val="16"/>
                <w:szCs w:val="16"/>
                <w:highlight w:val="yellow"/>
              </w:rPr>
            </w:pPr>
            <w:r w:rsidRPr="006F2B0F">
              <w:rPr>
                <w:rFonts w:ascii="Arial" w:hAnsi="Arial" w:cs="Arial"/>
                <w:sz w:val="16"/>
                <w:szCs w:val="16"/>
                <w:highlight w:val="yellow"/>
              </w:rPr>
              <w:t>3 km/h</w:t>
            </w:r>
          </w:p>
        </w:tc>
        <w:tc>
          <w:tcPr>
            <w:tcW w:w="564" w:type="pct"/>
            <w:tcBorders>
              <w:top w:val="nil"/>
              <w:left w:val="nil"/>
              <w:bottom w:val="single" w:sz="8" w:space="0" w:color="auto"/>
              <w:right w:val="single" w:sz="8" w:space="0" w:color="auto"/>
            </w:tcBorders>
          </w:tcPr>
          <w:p w14:paraId="6C5E74DA" w14:textId="77777777" w:rsidR="006F2B0F" w:rsidRPr="006F2B0F" w:rsidRDefault="006F2B0F" w:rsidP="00BF411F">
            <w:pPr>
              <w:rPr>
                <w:rFonts w:ascii="Arial" w:hAnsi="Arial" w:cs="Arial"/>
                <w:sz w:val="16"/>
                <w:szCs w:val="16"/>
                <w:highlight w:val="yellow"/>
              </w:rPr>
            </w:pPr>
          </w:p>
        </w:tc>
        <w:tc>
          <w:tcPr>
            <w:tcW w:w="501" w:type="pct"/>
            <w:tcBorders>
              <w:top w:val="nil"/>
              <w:left w:val="nil"/>
              <w:bottom w:val="single" w:sz="8" w:space="0" w:color="auto"/>
              <w:right w:val="single" w:sz="8" w:space="0" w:color="auto"/>
            </w:tcBorders>
          </w:tcPr>
          <w:p w14:paraId="7EB5D1CB" w14:textId="77777777" w:rsidR="006F2B0F" w:rsidRPr="006F2B0F" w:rsidRDefault="006F2B0F" w:rsidP="00BF411F">
            <w:pPr>
              <w:rPr>
                <w:rFonts w:ascii="Arial" w:hAnsi="Arial" w:cs="Arial"/>
                <w:sz w:val="16"/>
                <w:szCs w:val="16"/>
                <w:highlight w:val="yellow"/>
              </w:rPr>
            </w:pPr>
          </w:p>
        </w:tc>
      </w:tr>
      <w:tr w:rsidR="006F2B0F" w:rsidRPr="006F2B0F" w14:paraId="084B4B61" w14:textId="77777777" w:rsidTr="009C660F">
        <w:trPr>
          <w:trHeight w:val="20"/>
        </w:trPr>
        <w:tc>
          <w:tcPr>
            <w:tcW w:w="219" w:type="pct"/>
            <w:tcBorders>
              <w:top w:val="nil"/>
              <w:left w:val="single" w:sz="8" w:space="0" w:color="auto"/>
              <w:bottom w:val="single" w:sz="8" w:space="0" w:color="auto"/>
              <w:right w:val="single" w:sz="8" w:space="0" w:color="auto"/>
            </w:tcBorders>
          </w:tcPr>
          <w:p w14:paraId="109CCE69" w14:textId="77777777" w:rsidR="006F2B0F" w:rsidRPr="006F2B0F" w:rsidRDefault="006F2B0F" w:rsidP="00BF411F">
            <w:pPr>
              <w:jc w:val="center"/>
              <w:rPr>
                <w:rFonts w:ascii="Arial" w:eastAsia="DengXian" w:hAnsi="Arial" w:cs="Arial"/>
                <w:b/>
                <w:bCs/>
                <w:sz w:val="16"/>
                <w:szCs w:val="16"/>
                <w:highlight w:val="yellow"/>
                <w:lang w:eastAsia="zh-CN"/>
              </w:rPr>
            </w:pPr>
            <w:r w:rsidRPr="006F2B0F">
              <w:rPr>
                <w:rFonts w:ascii="Arial" w:eastAsia="DengXian" w:hAnsi="Arial" w:cs="Arial"/>
                <w:b/>
                <w:bCs/>
                <w:sz w:val="16"/>
                <w:szCs w:val="16"/>
                <w:highlight w:val="yellow"/>
                <w:lang w:eastAsia="zh-CN"/>
              </w:rPr>
              <w:t>[0g]</w:t>
            </w:r>
          </w:p>
        </w:tc>
        <w:tc>
          <w:tcPr>
            <w:tcW w:w="1190" w:type="pct"/>
            <w:gridSpan w:val="2"/>
            <w:tcBorders>
              <w:top w:val="nil"/>
              <w:left w:val="single" w:sz="8" w:space="0" w:color="auto"/>
              <w:bottom w:val="single" w:sz="8" w:space="0" w:color="auto"/>
              <w:right w:val="single" w:sz="8" w:space="0" w:color="auto"/>
            </w:tcBorders>
            <w:tcMar>
              <w:top w:w="0" w:type="dxa"/>
              <w:left w:w="108" w:type="dxa"/>
              <w:bottom w:w="0" w:type="dxa"/>
              <w:right w:w="108" w:type="dxa"/>
            </w:tcMar>
          </w:tcPr>
          <w:p w14:paraId="6AA748D7" w14:textId="77777777" w:rsidR="006F2B0F" w:rsidRPr="006F2B0F" w:rsidRDefault="006F2B0F" w:rsidP="00BF411F">
            <w:pPr>
              <w:rPr>
                <w:rFonts w:ascii="Arial" w:hAnsi="Arial" w:cs="Arial"/>
                <w:sz w:val="16"/>
                <w:szCs w:val="16"/>
                <w:highlight w:val="yellow"/>
              </w:rPr>
            </w:pPr>
            <w:r w:rsidRPr="006F2B0F">
              <w:rPr>
                <w:rFonts w:ascii="Arial" w:hAnsi="Arial" w:cs="Arial"/>
                <w:sz w:val="16"/>
                <w:szCs w:val="16"/>
                <w:highlight w:val="yellow"/>
              </w:rPr>
              <w:t>Number of Tx/Rx chains for Ambient IoT device</w:t>
            </w:r>
          </w:p>
        </w:tc>
        <w:tc>
          <w:tcPr>
            <w:tcW w:w="2526" w:type="pct"/>
            <w:tcBorders>
              <w:top w:val="nil"/>
              <w:left w:val="nil"/>
              <w:bottom w:val="single" w:sz="8" w:space="0" w:color="auto"/>
              <w:right w:val="single" w:sz="8" w:space="0" w:color="auto"/>
            </w:tcBorders>
            <w:tcMar>
              <w:top w:w="0" w:type="dxa"/>
              <w:left w:w="108" w:type="dxa"/>
              <w:bottom w:w="0" w:type="dxa"/>
              <w:right w:w="108" w:type="dxa"/>
            </w:tcMar>
          </w:tcPr>
          <w:p w14:paraId="2EA250E0" w14:textId="77777777" w:rsidR="006F2B0F" w:rsidRPr="006F2B0F" w:rsidRDefault="006F2B0F" w:rsidP="00BF411F">
            <w:pPr>
              <w:rPr>
                <w:rFonts w:ascii="Arial" w:hAnsi="Arial" w:cs="Arial"/>
                <w:sz w:val="16"/>
                <w:szCs w:val="16"/>
                <w:highlight w:val="yellow"/>
              </w:rPr>
            </w:pPr>
            <w:r w:rsidRPr="006F2B0F">
              <w:rPr>
                <w:rFonts w:ascii="Arial" w:hAnsi="Arial" w:cs="Arial"/>
                <w:sz w:val="16"/>
                <w:szCs w:val="16"/>
                <w:highlight w:val="yellow"/>
              </w:rPr>
              <w:t>1</w:t>
            </w:r>
          </w:p>
        </w:tc>
        <w:tc>
          <w:tcPr>
            <w:tcW w:w="564" w:type="pct"/>
            <w:tcBorders>
              <w:top w:val="nil"/>
              <w:left w:val="nil"/>
              <w:bottom w:val="single" w:sz="8" w:space="0" w:color="auto"/>
              <w:right w:val="single" w:sz="8" w:space="0" w:color="auto"/>
            </w:tcBorders>
          </w:tcPr>
          <w:p w14:paraId="24056304" w14:textId="77777777" w:rsidR="006F2B0F" w:rsidRPr="006F2B0F" w:rsidRDefault="006F2B0F" w:rsidP="00BF411F">
            <w:pPr>
              <w:rPr>
                <w:rFonts w:ascii="Arial" w:hAnsi="Arial" w:cs="Arial"/>
                <w:sz w:val="16"/>
                <w:szCs w:val="16"/>
                <w:highlight w:val="yellow"/>
              </w:rPr>
            </w:pPr>
          </w:p>
        </w:tc>
        <w:tc>
          <w:tcPr>
            <w:tcW w:w="501" w:type="pct"/>
            <w:tcBorders>
              <w:top w:val="nil"/>
              <w:left w:val="nil"/>
              <w:bottom w:val="single" w:sz="8" w:space="0" w:color="auto"/>
              <w:right w:val="single" w:sz="8" w:space="0" w:color="auto"/>
            </w:tcBorders>
          </w:tcPr>
          <w:p w14:paraId="7DB4486C" w14:textId="77777777" w:rsidR="006F2B0F" w:rsidRPr="006F2B0F" w:rsidRDefault="006F2B0F" w:rsidP="00BF411F">
            <w:pPr>
              <w:rPr>
                <w:rFonts w:ascii="Arial" w:hAnsi="Arial" w:cs="Arial"/>
                <w:sz w:val="16"/>
                <w:szCs w:val="16"/>
                <w:highlight w:val="yellow"/>
              </w:rPr>
            </w:pPr>
          </w:p>
        </w:tc>
      </w:tr>
      <w:tr w:rsidR="006F2B0F" w:rsidRPr="006F2B0F" w14:paraId="3167A949" w14:textId="77777777" w:rsidTr="009C660F">
        <w:trPr>
          <w:trHeight w:val="20"/>
        </w:trPr>
        <w:tc>
          <w:tcPr>
            <w:tcW w:w="219" w:type="pct"/>
            <w:tcBorders>
              <w:top w:val="nil"/>
              <w:left w:val="single" w:sz="8" w:space="0" w:color="auto"/>
              <w:bottom w:val="single" w:sz="8" w:space="0" w:color="auto"/>
              <w:right w:val="single" w:sz="8" w:space="0" w:color="auto"/>
            </w:tcBorders>
          </w:tcPr>
          <w:p w14:paraId="4B976A55" w14:textId="77777777" w:rsidR="006F2B0F" w:rsidRPr="006F2B0F" w:rsidRDefault="006F2B0F" w:rsidP="00BF411F">
            <w:pPr>
              <w:jc w:val="center"/>
              <w:rPr>
                <w:rFonts w:ascii="Arial" w:eastAsia="DengXian" w:hAnsi="Arial" w:cs="Arial"/>
                <w:b/>
                <w:bCs/>
                <w:sz w:val="16"/>
                <w:szCs w:val="16"/>
                <w:highlight w:val="yellow"/>
                <w:lang w:eastAsia="zh-CN"/>
              </w:rPr>
            </w:pPr>
            <w:r w:rsidRPr="006F2B0F">
              <w:rPr>
                <w:rFonts w:ascii="Arial" w:eastAsia="DengXian" w:hAnsi="Arial" w:cs="Arial"/>
                <w:b/>
                <w:bCs/>
                <w:sz w:val="16"/>
                <w:szCs w:val="16"/>
                <w:highlight w:val="yellow"/>
                <w:lang w:eastAsia="zh-CN"/>
              </w:rPr>
              <w:t>[0h1]</w:t>
            </w:r>
          </w:p>
        </w:tc>
        <w:tc>
          <w:tcPr>
            <w:tcW w:w="380" w:type="pct"/>
            <w:vMerge w:val="restart"/>
            <w:tcBorders>
              <w:top w:val="nil"/>
              <w:left w:val="single" w:sz="8" w:space="0" w:color="auto"/>
              <w:bottom w:val="single" w:sz="8" w:space="0" w:color="auto"/>
              <w:right w:val="single" w:sz="8" w:space="0" w:color="auto"/>
            </w:tcBorders>
            <w:tcMar>
              <w:top w:w="0" w:type="dxa"/>
              <w:left w:w="108" w:type="dxa"/>
              <w:bottom w:w="0" w:type="dxa"/>
              <w:right w:w="108" w:type="dxa"/>
            </w:tcMar>
          </w:tcPr>
          <w:p w14:paraId="0AD70B29" w14:textId="77777777" w:rsidR="006F2B0F" w:rsidRPr="006F2B0F" w:rsidRDefault="006F2B0F" w:rsidP="00BF411F">
            <w:pPr>
              <w:rPr>
                <w:rFonts w:ascii="Arial" w:hAnsi="Arial" w:cs="Arial"/>
                <w:sz w:val="16"/>
                <w:szCs w:val="16"/>
                <w:highlight w:val="yellow"/>
              </w:rPr>
            </w:pPr>
            <w:r w:rsidRPr="006F2B0F">
              <w:rPr>
                <w:rFonts w:ascii="Arial" w:hAnsi="Arial" w:cs="Arial"/>
                <w:sz w:val="16"/>
                <w:szCs w:val="16"/>
                <w:highlight w:val="yellow"/>
              </w:rPr>
              <w:t>BS</w:t>
            </w:r>
          </w:p>
        </w:tc>
        <w:tc>
          <w:tcPr>
            <w:tcW w:w="810" w:type="pct"/>
            <w:tcBorders>
              <w:top w:val="nil"/>
              <w:left w:val="nil"/>
              <w:bottom w:val="single" w:sz="8" w:space="0" w:color="auto"/>
              <w:right w:val="single" w:sz="8" w:space="0" w:color="auto"/>
            </w:tcBorders>
            <w:tcMar>
              <w:top w:w="0" w:type="dxa"/>
              <w:left w:w="108" w:type="dxa"/>
              <w:bottom w:w="0" w:type="dxa"/>
              <w:right w:w="108" w:type="dxa"/>
            </w:tcMar>
          </w:tcPr>
          <w:p w14:paraId="76D3D3EC" w14:textId="77777777" w:rsidR="006F2B0F" w:rsidRPr="006F2B0F" w:rsidRDefault="006F2B0F" w:rsidP="00BF411F">
            <w:pPr>
              <w:rPr>
                <w:rFonts w:ascii="Arial" w:hAnsi="Arial" w:cs="Arial"/>
                <w:sz w:val="16"/>
                <w:szCs w:val="16"/>
                <w:highlight w:val="yellow"/>
              </w:rPr>
            </w:pPr>
            <w:r w:rsidRPr="006F2B0F">
              <w:rPr>
                <w:rFonts w:ascii="Arial" w:hAnsi="Arial" w:cs="Arial"/>
                <w:sz w:val="16"/>
                <w:szCs w:val="16"/>
                <w:highlight w:val="yellow"/>
              </w:rPr>
              <w:t>Number of antenna elements</w:t>
            </w:r>
          </w:p>
        </w:tc>
        <w:tc>
          <w:tcPr>
            <w:tcW w:w="2526" w:type="pct"/>
            <w:tcBorders>
              <w:top w:val="nil"/>
              <w:left w:val="nil"/>
              <w:bottom w:val="single" w:sz="8" w:space="0" w:color="auto"/>
              <w:right w:val="single" w:sz="8" w:space="0" w:color="auto"/>
            </w:tcBorders>
            <w:tcMar>
              <w:top w:w="0" w:type="dxa"/>
              <w:left w:w="108" w:type="dxa"/>
              <w:bottom w:w="0" w:type="dxa"/>
              <w:right w:w="108" w:type="dxa"/>
            </w:tcMar>
          </w:tcPr>
          <w:p w14:paraId="3775EF22" w14:textId="77777777" w:rsidR="006F2B0F" w:rsidRPr="006F2B0F" w:rsidRDefault="006F2B0F" w:rsidP="00BF411F">
            <w:pPr>
              <w:rPr>
                <w:rFonts w:ascii="Arial" w:hAnsi="Arial" w:cs="Arial"/>
                <w:sz w:val="16"/>
                <w:szCs w:val="16"/>
                <w:highlight w:val="yellow"/>
              </w:rPr>
            </w:pPr>
            <w:r w:rsidRPr="006F2B0F">
              <w:rPr>
                <w:rFonts w:ascii="Arial" w:hAnsi="Arial" w:cs="Arial"/>
                <w:sz w:val="16"/>
                <w:szCs w:val="16"/>
                <w:highlight w:val="yellow"/>
              </w:rPr>
              <w:t>2 or 4</w:t>
            </w:r>
          </w:p>
        </w:tc>
        <w:tc>
          <w:tcPr>
            <w:tcW w:w="564" w:type="pct"/>
            <w:tcBorders>
              <w:top w:val="nil"/>
              <w:left w:val="nil"/>
              <w:bottom w:val="single" w:sz="8" w:space="0" w:color="auto"/>
              <w:right w:val="single" w:sz="8" w:space="0" w:color="auto"/>
            </w:tcBorders>
          </w:tcPr>
          <w:p w14:paraId="4263C27E" w14:textId="77777777" w:rsidR="006F2B0F" w:rsidRPr="006F2B0F" w:rsidRDefault="006F2B0F" w:rsidP="00BF411F">
            <w:pPr>
              <w:rPr>
                <w:rFonts w:ascii="Arial" w:hAnsi="Arial" w:cs="Arial"/>
                <w:sz w:val="16"/>
                <w:szCs w:val="16"/>
                <w:highlight w:val="yellow"/>
              </w:rPr>
            </w:pPr>
          </w:p>
        </w:tc>
        <w:tc>
          <w:tcPr>
            <w:tcW w:w="501" w:type="pct"/>
            <w:tcBorders>
              <w:top w:val="nil"/>
              <w:left w:val="nil"/>
              <w:bottom w:val="single" w:sz="8" w:space="0" w:color="auto"/>
              <w:right w:val="single" w:sz="8" w:space="0" w:color="auto"/>
            </w:tcBorders>
          </w:tcPr>
          <w:p w14:paraId="08293F22" w14:textId="77777777" w:rsidR="006F2B0F" w:rsidRPr="006F2B0F" w:rsidRDefault="006F2B0F" w:rsidP="00BF411F">
            <w:pPr>
              <w:rPr>
                <w:rFonts w:ascii="Arial" w:hAnsi="Arial" w:cs="Arial"/>
                <w:sz w:val="16"/>
                <w:szCs w:val="16"/>
                <w:highlight w:val="yellow"/>
              </w:rPr>
            </w:pPr>
          </w:p>
        </w:tc>
      </w:tr>
      <w:tr w:rsidR="006F2B0F" w:rsidRPr="006F2B0F" w14:paraId="187DCBDC" w14:textId="77777777" w:rsidTr="009C660F">
        <w:trPr>
          <w:trHeight w:val="20"/>
        </w:trPr>
        <w:tc>
          <w:tcPr>
            <w:tcW w:w="219" w:type="pct"/>
            <w:tcBorders>
              <w:top w:val="nil"/>
              <w:left w:val="single" w:sz="8" w:space="0" w:color="auto"/>
              <w:bottom w:val="single" w:sz="8" w:space="0" w:color="auto"/>
              <w:right w:val="single" w:sz="8" w:space="0" w:color="auto"/>
            </w:tcBorders>
          </w:tcPr>
          <w:p w14:paraId="70D61641" w14:textId="77777777" w:rsidR="006F2B0F" w:rsidRPr="006F2B0F" w:rsidRDefault="006F2B0F" w:rsidP="00BF411F">
            <w:pPr>
              <w:jc w:val="center"/>
              <w:rPr>
                <w:rFonts w:ascii="Arial" w:eastAsia="DengXian" w:hAnsi="Arial" w:cs="Arial"/>
                <w:b/>
                <w:bCs/>
                <w:sz w:val="16"/>
                <w:szCs w:val="16"/>
                <w:highlight w:val="yellow"/>
                <w:lang w:eastAsia="zh-CN"/>
              </w:rPr>
            </w:pPr>
            <w:r w:rsidRPr="006F2B0F">
              <w:rPr>
                <w:rFonts w:ascii="Arial" w:eastAsia="DengXian" w:hAnsi="Arial" w:cs="Arial"/>
                <w:b/>
                <w:bCs/>
                <w:sz w:val="16"/>
                <w:szCs w:val="16"/>
                <w:highlight w:val="yellow"/>
                <w:lang w:eastAsia="zh-CN"/>
              </w:rPr>
              <w:t>[0h2]</w:t>
            </w:r>
          </w:p>
        </w:tc>
        <w:tc>
          <w:tcPr>
            <w:tcW w:w="380" w:type="pct"/>
            <w:vMerge/>
            <w:tcBorders>
              <w:top w:val="nil"/>
              <w:left w:val="single" w:sz="8" w:space="0" w:color="auto"/>
              <w:bottom w:val="single" w:sz="8" w:space="0" w:color="auto"/>
              <w:right w:val="single" w:sz="8" w:space="0" w:color="auto"/>
            </w:tcBorders>
            <w:vAlign w:val="center"/>
          </w:tcPr>
          <w:p w14:paraId="6020B96B" w14:textId="77777777" w:rsidR="006F2B0F" w:rsidRPr="006F2B0F" w:rsidRDefault="006F2B0F" w:rsidP="00BF411F">
            <w:pPr>
              <w:rPr>
                <w:rFonts w:ascii="Arial" w:hAnsi="Arial" w:cs="Arial"/>
                <w:sz w:val="16"/>
                <w:szCs w:val="16"/>
                <w:highlight w:val="yellow"/>
              </w:rPr>
            </w:pPr>
          </w:p>
        </w:tc>
        <w:tc>
          <w:tcPr>
            <w:tcW w:w="810" w:type="pct"/>
            <w:tcBorders>
              <w:top w:val="nil"/>
              <w:left w:val="nil"/>
              <w:bottom w:val="single" w:sz="8" w:space="0" w:color="auto"/>
              <w:right w:val="single" w:sz="8" w:space="0" w:color="auto"/>
            </w:tcBorders>
            <w:tcMar>
              <w:top w:w="0" w:type="dxa"/>
              <w:left w:w="108" w:type="dxa"/>
              <w:bottom w:w="0" w:type="dxa"/>
              <w:right w:w="108" w:type="dxa"/>
            </w:tcMar>
          </w:tcPr>
          <w:p w14:paraId="627616CF" w14:textId="77777777" w:rsidR="006F2B0F" w:rsidRPr="006F2B0F" w:rsidRDefault="006F2B0F" w:rsidP="00BF411F">
            <w:pPr>
              <w:rPr>
                <w:rFonts w:ascii="Arial" w:hAnsi="Arial" w:cs="Arial"/>
                <w:sz w:val="16"/>
                <w:szCs w:val="16"/>
                <w:highlight w:val="yellow"/>
              </w:rPr>
            </w:pPr>
            <w:r w:rsidRPr="006F2B0F">
              <w:rPr>
                <w:rFonts w:ascii="Arial" w:hAnsi="Arial" w:cs="Arial"/>
                <w:sz w:val="16"/>
                <w:szCs w:val="16"/>
                <w:highlight w:val="yellow"/>
              </w:rPr>
              <w:t>Number of TXRUs</w:t>
            </w:r>
          </w:p>
        </w:tc>
        <w:tc>
          <w:tcPr>
            <w:tcW w:w="2526" w:type="pct"/>
            <w:tcBorders>
              <w:top w:val="nil"/>
              <w:left w:val="nil"/>
              <w:bottom w:val="single" w:sz="8" w:space="0" w:color="auto"/>
              <w:right w:val="single" w:sz="8" w:space="0" w:color="auto"/>
            </w:tcBorders>
            <w:tcMar>
              <w:top w:w="0" w:type="dxa"/>
              <w:left w:w="108" w:type="dxa"/>
              <w:bottom w:w="0" w:type="dxa"/>
              <w:right w:w="108" w:type="dxa"/>
            </w:tcMar>
          </w:tcPr>
          <w:p w14:paraId="6755F457" w14:textId="77777777" w:rsidR="006F2B0F" w:rsidRPr="006F2B0F" w:rsidRDefault="006F2B0F" w:rsidP="00BF411F">
            <w:pPr>
              <w:rPr>
                <w:rFonts w:ascii="Arial" w:hAnsi="Arial" w:cs="Arial"/>
                <w:sz w:val="16"/>
                <w:szCs w:val="16"/>
                <w:highlight w:val="yellow"/>
              </w:rPr>
            </w:pPr>
            <w:r w:rsidRPr="006F2B0F">
              <w:rPr>
                <w:rFonts w:ascii="Arial" w:hAnsi="Arial" w:cs="Arial"/>
                <w:sz w:val="16"/>
                <w:szCs w:val="16"/>
                <w:highlight w:val="yellow"/>
              </w:rPr>
              <w:t>2 or 4</w:t>
            </w:r>
          </w:p>
        </w:tc>
        <w:tc>
          <w:tcPr>
            <w:tcW w:w="564" w:type="pct"/>
            <w:tcBorders>
              <w:top w:val="nil"/>
              <w:left w:val="nil"/>
              <w:bottom w:val="single" w:sz="8" w:space="0" w:color="auto"/>
              <w:right w:val="single" w:sz="8" w:space="0" w:color="auto"/>
            </w:tcBorders>
          </w:tcPr>
          <w:p w14:paraId="678B9215" w14:textId="77777777" w:rsidR="006F2B0F" w:rsidRPr="006F2B0F" w:rsidRDefault="006F2B0F" w:rsidP="00BF411F">
            <w:pPr>
              <w:rPr>
                <w:rFonts w:ascii="Arial" w:hAnsi="Arial" w:cs="Arial"/>
                <w:sz w:val="16"/>
                <w:szCs w:val="16"/>
                <w:highlight w:val="yellow"/>
              </w:rPr>
            </w:pPr>
          </w:p>
        </w:tc>
        <w:tc>
          <w:tcPr>
            <w:tcW w:w="501" w:type="pct"/>
            <w:tcBorders>
              <w:top w:val="nil"/>
              <w:left w:val="nil"/>
              <w:bottom w:val="single" w:sz="8" w:space="0" w:color="auto"/>
              <w:right w:val="single" w:sz="8" w:space="0" w:color="auto"/>
            </w:tcBorders>
          </w:tcPr>
          <w:p w14:paraId="70701FB8" w14:textId="77777777" w:rsidR="006F2B0F" w:rsidRPr="006F2B0F" w:rsidRDefault="006F2B0F" w:rsidP="00BF411F">
            <w:pPr>
              <w:rPr>
                <w:rFonts w:ascii="Arial" w:hAnsi="Arial" w:cs="Arial"/>
                <w:sz w:val="16"/>
                <w:szCs w:val="16"/>
                <w:highlight w:val="yellow"/>
              </w:rPr>
            </w:pPr>
          </w:p>
        </w:tc>
      </w:tr>
      <w:tr w:rsidR="006F2B0F" w:rsidRPr="006F2B0F" w14:paraId="3E115301" w14:textId="77777777" w:rsidTr="009C660F">
        <w:trPr>
          <w:trHeight w:val="20"/>
        </w:trPr>
        <w:tc>
          <w:tcPr>
            <w:tcW w:w="219" w:type="pct"/>
            <w:tcBorders>
              <w:top w:val="nil"/>
              <w:left w:val="single" w:sz="8" w:space="0" w:color="auto"/>
              <w:bottom w:val="single" w:sz="8" w:space="0" w:color="auto"/>
              <w:right w:val="single" w:sz="8" w:space="0" w:color="auto"/>
            </w:tcBorders>
          </w:tcPr>
          <w:p w14:paraId="2D026DB2" w14:textId="77777777" w:rsidR="006F2B0F" w:rsidRPr="006F2B0F" w:rsidRDefault="006F2B0F" w:rsidP="00BF411F">
            <w:pPr>
              <w:jc w:val="center"/>
              <w:rPr>
                <w:rFonts w:ascii="Arial" w:eastAsia="DengXian" w:hAnsi="Arial" w:cs="Arial"/>
                <w:b/>
                <w:bCs/>
                <w:sz w:val="16"/>
                <w:szCs w:val="16"/>
                <w:highlight w:val="yellow"/>
                <w:lang w:eastAsia="zh-CN"/>
              </w:rPr>
            </w:pPr>
            <w:r w:rsidRPr="006F2B0F">
              <w:rPr>
                <w:rFonts w:ascii="Arial" w:eastAsia="DengXian" w:hAnsi="Arial" w:cs="Arial"/>
                <w:b/>
                <w:bCs/>
                <w:sz w:val="16"/>
                <w:szCs w:val="16"/>
                <w:highlight w:val="yellow"/>
                <w:lang w:eastAsia="zh-CN"/>
              </w:rPr>
              <w:t>[0j1]</w:t>
            </w:r>
          </w:p>
        </w:tc>
        <w:tc>
          <w:tcPr>
            <w:tcW w:w="380" w:type="pct"/>
            <w:vMerge w:val="restart"/>
            <w:tcBorders>
              <w:top w:val="nil"/>
              <w:left w:val="single" w:sz="8" w:space="0" w:color="auto"/>
              <w:bottom w:val="single" w:sz="8" w:space="0" w:color="auto"/>
              <w:right w:val="single" w:sz="8" w:space="0" w:color="auto"/>
            </w:tcBorders>
            <w:tcMar>
              <w:top w:w="0" w:type="dxa"/>
              <w:left w:w="108" w:type="dxa"/>
              <w:bottom w:w="0" w:type="dxa"/>
              <w:right w:w="108" w:type="dxa"/>
            </w:tcMar>
          </w:tcPr>
          <w:p w14:paraId="51371709" w14:textId="77777777" w:rsidR="006F2B0F" w:rsidRPr="006F2B0F" w:rsidRDefault="006F2B0F" w:rsidP="00BF411F">
            <w:pPr>
              <w:rPr>
                <w:rFonts w:ascii="Arial" w:hAnsi="Arial" w:cs="Arial"/>
                <w:sz w:val="16"/>
                <w:szCs w:val="16"/>
                <w:highlight w:val="yellow"/>
              </w:rPr>
            </w:pPr>
            <w:r w:rsidRPr="006F2B0F">
              <w:rPr>
                <w:rFonts w:ascii="Arial" w:hAnsi="Arial" w:cs="Arial"/>
                <w:sz w:val="16"/>
                <w:szCs w:val="16"/>
                <w:highlight w:val="yellow"/>
              </w:rPr>
              <w:t>Intermediate UE</w:t>
            </w:r>
          </w:p>
        </w:tc>
        <w:tc>
          <w:tcPr>
            <w:tcW w:w="810" w:type="pct"/>
            <w:tcBorders>
              <w:top w:val="nil"/>
              <w:left w:val="nil"/>
              <w:bottom w:val="single" w:sz="8" w:space="0" w:color="auto"/>
              <w:right w:val="single" w:sz="8" w:space="0" w:color="auto"/>
            </w:tcBorders>
            <w:tcMar>
              <w:top w:w="0" w:type="dxa"/>
              <w:left w:w="108" w:type="dxa"/>
              <w:bottom w:w="0" w:type="dxa"/>
              <w:right w:w="108" w:type="dxa"/>
            </w:tcMar>
          </w:tcPr>
          <w:p w14:paraId="497B9826" w14:textId="77777777" w:rsidR="006F2B0F" w:rsidRPr="006F2B0F" w:rsidRDefault="006F2B0F" w:rsidP="00BF411F">
            <w:pPr>
              <w:rPr>
                <w:rFonts w:ascii="Arial" w:hAnsi="Arial" w:cs="Arial"/>
                <w:sz w:val="16"/>
                <w:szCs w:val="16"/>
                <w:highlight w:val="yellow"/>
              </w:rPr>
            </w:pPr>
            <w:r w:rsidRPr="006F2B0F">
              <w:rPr>
                <w:rFonts w:ascii="Arial" w:hAnsi="Arial" w:cs="Arial"/>
                <w:sz w:val="16"/>
                <w:szCs w:val="16"/>
                <w:highlight w:val="yellow"/>
              </w:rPr>
              <w:t>Number of antenna elements</w:t>
            </w:r>
          </w:p>
        </w:tc>
        <w:tc>
          <w:tcPr>
            <w:tcW w:w="2526" w:type="pct"/>
            <w:tcBorders>
              <w:top w:val="nil"/>
              <w:left w:val="nil"/>
              <w:bottom w:val="single" w:sz="8" w:space="0" w:color="auto"/>
              <w:right w:val="single" w:sz="8" w:space="0" w:color="auto"/>
            </w:tcBorders>
            <w:tcMar>
              <w:top w:w="0" w:type="dxa"/>
              <w:left w:w="108" w:type="dxa"/>
              <w:bottom w:w="0" w:type="dxa"/>
              <w:right w:w="108" w:type="dxa"/>
            </w:tcMar>
          </w:tcPr>
          <w:p w14:paraId="2588C884" w14:textId="77777777" w:rsidR="006F2B0F" w:rsidRPr="006F2B0F" w:rsidRDefault="006F2B0F" w:rsidP="00BF411F">
            <w:pPr>
              <w:rPr>
                <w:rFonts w:ascii="Arial" w:hAnsi="Arial" w:cs="Arial"/>
                <w:sz w:val="16"/>
                <w:szCs w:val="16"/>
                <w:highlight w:val="yellow"/>
              </w:rPr>
            </w:pPr>
            <w:r w:rsidRPr="006F2B0F">
              <w:rPr>
                <w:rFonts w:ascii="Arial" w:hAnsi="Arial" w:cs="Arial"/>
                <w:sz w:val="16"/>
                <w:szCs w:val="16"/>
                <w:highlight w:val="yellow"/>
              </w:rPr>
              <w:t>1 or 2</w:t>
            </w:r>
          </w:p>
        </w:tc>
        <w:tc>
          <w:tcPr>
            <w:tcW w:w="564" w:type="pct"/>
            <w:tcBorders>
              <w:top w:val="nil"/>
              <w:left w:val="nil"/>
              <w:bottom w:val="single" w:sz="8" w:space="0" w:color="auto"/>
              <w:right w:val="single" w:sz="8" w:space="0" w:color="auto"/>
            </w:tcBorders>
          </w:tcPr>
          <w:p w14:paraId="0B813A36" w14:textId="77777777" w:rsidR="006F2B0F" w:rsidRPr="006F2B0F" w:rsidRDefault="006F2B0F" w:rsidP="00BF411F">
            <w:pPr>
              <w:rPr>
                <w:rFonts w:ascii="Arial" w:hAnsi="Arial" w:cs="Arial"/>
                <w:sz w:val="16"/>
                <w:szCs w:val="16"/>
                <w:highlight w:val="yellow"/>
              </w:rPr>
            </w:pPr>
          </w:p>
        </w:tc>
        <w:tc>
          <w:tcPr>
            <w:tcW w:w="501" w:type="pct"/>
            <w:tcBorders>
              <w:top w:val="nil"/>
              <w:left w:val="nil"/>
              <w:bottom w:val="single" w:sz="8" w:space="0" w:color="auto"/>
              <w:right w:val="single" w:sz="8" w:space="0" w:color="auto"/>
            </w:tcBorders>
          </w:tcPr>
          <w:p w14:paraId="77A2DD51" w14:textId="77777777" w:rsidR="006F2B0F" w:rsidRPr="006F2B0F" w:rsidRDefault="006F2B0F" w:rsidP="00BF411F">
            <w:pPr>
              <w:rPr>
                <w:rFonts w:ascii="Arial" w:hAnsi="Arial" w:cs="Arial"/>
                <w:sz w:val="16"/>
                <w:szCs w:val="16"/>
                <w:highlight w:val="yellow"/>
              </w:rPr>
            </w:pPr>
          </w:p>
        </w:tc>
      </w:tr>
      <w:tr w:rsidR="006F2B0F" w:rsidRPr="006F2B0F" w14:paraId="1F8A61F0" w14:textId="77777777" w:rsidTr="009C660F">
        <w:trPr>
          <w:trHeight w:val="20"/>
        </w:trPr>
        <w:tc>
          <w:tcPr>
            <w:tcW w:w="219" w:type="pct"/>
            <w:tcBorders>
              <w:top w:val="nil"/>
              <w:left w:val="single" w:sz="8" w:space="0" w:color="auto"/>
              <w:bottom w:val="single" w:sz="8" w:space="0" w:color="auto"/>
              <w:right w:val="single" w:sz="8" w:space="0" w:color="auto"/>
            </w:tcBorders>
          </w:tcPr>
          <w:p w14:paraId="39AA1A77" w14:textId="77777777" w:rsidR="006F2B0F" w:rsidRPr="006F2B0F" w:rsidRDefault="006F2B0F" w:rsidP="00BF411F">
            <w:pPr>
              <w:jc w:val="center"/>
              <w:rPr>
                <w:rFonts w:ascii="Arial" w:eastAsia="DengXian" w:hAnsi="Arial" w:cs="Arial"/>
                <w:b/>
                <w:bCs/>
                <w:sz w:val="16"/>
                <w:szCs w:val="16"/>
                <w:highlight w:val="yellow"/>
                <w:lang w:eastAsia="zh-CN"/>
              </w:rPr>
            </w:pPr>
            <w:r w:rsidRPr="006F2B0F">
              <w:rPr>
                <w:rFonts w:ascii="Arial" w:eastAsia="DengXian" w:hAnsi="Arial" w:cs="Arial"/>
                <w:b/>
                <w:bCs/>
                <w:sz w:val="16"/>
                <w:szCs w:val="16"/>
                <w:highlight w:val="yellow"/>
                <w:lang w:eastAsia="zh-CN"/>
              </w:rPr>
              <w:t>[0j2]</w:t>
            </w:r>
          </w:p>
        </w:tc>
        <w:tc>
          <w:tcPr>
            <w:tcW w:w="380" w:type="pct"/>
            <w:vMerge/>
            <w:tcBorders>
              <w:top w:val="nil"/>
              <w:left w:val="single" w:sz="8" w:space="0" w:color="auto"/>
              <w:bottom w:val="single" w:sz="8" w:space="0" w:color="auto"/>
              <w:right w:val="single" w:sz="8" w:space="0" w:color="auto"/>
            </w:tcBorders>
            <w:vAlign w:val="center"/>
          </w:tcPr>
          <w:p w14:paraId="4DC61D8C" w14:textId="77777777" w:rsidR="006F2B0F" w:rsidRPr="006F2B0F" w:rsidRDefault="006F2B0F" w:rsidP="00BF411F">
            <w:pPr>
              <w:rPr>
                <w:rFonts w:ascii="Arial" w:hAnsi="Arial" w:cs="Arial"/>
                <w:sz w:val="16"/>
                <w:szCs w:val="16"/>
                <w:highlight w:val="yellow"/>
              </w:rPr>
            </w:pPr>
          </w:p>
        </w:tc>
        <w:tc>
          <w:tcPr>
            <w:tcW w:w="810" w:type="pct"/>
            <w:tcBorders>
              <w:top w:val="nil"/>
              <w:left w:val="nil"/>
              <w:bottom w:val="single" w:sz="8" w:space="0" w:color="auto"/>
              <w:right w:val="single" w:sz="8" w:space="0" w:color="auto"/>
            </w:tcBorders>
            <w:tcMar>
              <w:top w:w="0" w:type="dxa"/>
              <w:left w:w="108" w:type="dxa"/>
              <w:bottom w:w="0" w:type="dxa"/>
              <w:right w:w="108" w:type="dxa"/>
            </w:tcMar>
          </w:tcPr>
          <w:p w14:paraId="4468674A" w14:textId="77777777" w:rsidR="006F2B0F" w:rsidRPr="006F2B0F" w:rsidRDefault="006F2B0F" w:rsidP="00BF411F">
            <w:pPr>
              <w:rPr>
                <w:rFonts w:ascii="Arial" w:hAnsi="Arial" w:cs="Arial"/>
                <w:sz w:val="16"/>
                <w:szCs w:val="16"/>
                <w:highlight w:val="yellow"/>
              </w:rPr>
            </w:pPr>
            <w:r w:rsidRPr="006F2B0F">
              <w:rPr>
                <w:rFonts w:ascii="Arial" w:hAnsi="Arial" w:cs="Arial"/>
                <w:sz w:val="16"/>
                <w:szCs w:val="16"/>
                <w:highlight w:val="yellow"/>
              </w:rPr>
              <w:t>Number of TXRUs</w:t>
            </w:r>
          </w:p>
        </w:tc>
        <w:tc>
          <w:tcPr>
            <w:tcW w:w="2526" w:type="pct"/>
            <w:tcBorders>
              <w:top w:val="nil"/>
              <w:left w:val="nil"/>
              <w:bottom w:val="single" w:sz="8" w:space="0" w:color="auto"/>
              <w:right w:val="single" w:sz="8" w:space="0" w:color="auto"/>
            </w:tcBorders>
            <w:tcMar>
              <w:top w:w="0" w:type="dxa"/>
              <w:left w:w="108" w:type="dxa"/>
              <w:bottom w:w="0" w:type="dxa"/>
              <w:right w:w="108" w:type="dxa"/>
            </w:tcMar>
          </w:tcPr>
          <w:p w14:paraId="744F5D25" w14:textId="77777777" w:rsidR="006F2B0F" w:rsidRPr="006F2B0F" w:rsidRDefault="006F2B0F" w:rsidP="00BF411F">
            <w:pPr>
              <w:rPr>
                <w:rFonts w:ascii="Arial" w:hAnsi="Arial" w:cs="Arial"/>
                <w:sz w:val="16"/>
                <w:szCs w:val="16"/>
                <w:highlight w:val="yellow"/>
              </w:rPr>
            </w:pPr>
            <w:r w:rsidRPr="006F2B0F">
              <w:rPr>
                <w:rFonts w:ascii="Arial" w:hAnsi="Arial" w:cs="Arial"/>
                <w:sz w:val="16"/>
                <w:szCs w:val="16"/>
                <w:highlight w:val="yellow"/>
              </w:rPr>
              <w:t>1 or 2</w:t>
            </w:r>
          </w:p>
        </w:tc>
        <w:tc>
          <w:tcPr>
            <w:tcW w:w="564" w:type="pct"/>
            <w:tcBorders>
              <w:top w:val="nil"/>
              <w:left w:val="nil"/>
              <w:bottom w:val="single" w:sz="8" w:space="0" w:color="auto"/>
              <w:right w:val="single" w:sz="8" w:space="0" w:color="auto"/>
            </w:tcBorders>
          </w:tcPr>
          <w:p w14:paraId="23B5376C" w14:textId="77777777" w:rsidR="006F2B0F" w:rsidRPr="006F2B0F" w:rsidRDefault="006F2B0F" w:rsidP="00BF411F">
            <w:pPr>
              <w:rPr>
                <w:rFonts w:ascii="Arial" w:hAnsi="Arial" w:cs="Arial"/>
                <w:sz w:val="16"/>
                <w:szCs w:val="16"/>
                <w:highlight w:val="yellow"/>
              </w:rPr>
            </w:pPr>
          </w:p>
        </w:tc>
        <w:tc>
          <w:tcPr>
            <w:tcW w:w="501" w:type="pct"/>
            <w:tcBorders>
              <w:top w:val="nil"/>
              <w:left w:val="nil"/>
              <w:bottom w:val="single" w:sz="8" w:space="0" w:color="auto"/>
              <w:right w:val="single" w:sz="8" w:space="0" w:color="auto"/>
            </w:tcBorders>
          </w:tcPr>
          <w:p w14:paraId="7A1C021F" w14:textId="77777777" w:rsidR="006F2B0F" w:rsidRPr="006F2B0F" w:rsidRDefault="006F2B0F" w:rsidP="00BF411F">
            <w:pPr>
              <w:rPr>
                <w:rFonts w:ascii="Arial" w:hAnsi="Arial" w:cs="Arial"/>
                <w:sz w:val="16"/>
                <w:szCs w:val="16"/>
                <w:highlight w:val="yellow"/>
              </w:rPr>
            </w:pPr>
          </w:p>
        </w:tc>
      </w:tr>
      <w:tr w:rsidR="006F2B0F" w:rsidRPr="006F2B0F" w14:paraId="1B4505A2" w14:textId="77777777" w:rsidTr="009C660F">
        <w:trPr>
          <w:trHeight w:val="20"/>
        </w:trPr>
        <w:tc>
          <w:tcPr>
            <w:tcW w:w="219" w:type="pct"/>
            <w:tcBorders>
              <w:top w:val="nil"/>
              <w:left w:val="single" w:sz="8" w:space="0" w:color="auto"/>
              <w:bottom w:val="single" w:sz="8" w:space="0" w:color="auto"/>
              <w:right w:val="single" w:sz="8" w:space="0" w:color="auto"/>
            </w:tcBorders>
          </w:tcPr>
          <w:p w14:paraId="1ADC05A3" w14:textId="77777777" w:rsidR="006F2B0F" w:rsidRPr="006F2B0F" w:rsidRDefault="006F2B0F" w:rsidP="00BF411F">
            <w:pPr>
              <w:jc w:val="center"/>
              <w:rPr>
                <w:rFonts w:ascii="Arial" w:eastAsia="DengXian" w:hAnsi="Arial" w:cs="Arial"/>
                <w:b/>
                <w:bCs/>
                <w:sz w:val="16"/>
                <w:szCs w:val="16"/>
                <w:highlight w:val="yellow"/>
                <w:lang w:eastAsia="zh-CN"/>
              </w:rPr>
            </w:pPr>
            <w:r w:rsidRPr="006F2B0F">
              <w:rPr>
                <w:rFonts w:ascii="Arial" w:eastAsia="DengXian" w:hAnsi="Arial" w:cs="Arial"/>
                <w:b/>
                <w:bCs/>
                <w:sz w:val="16"/>
                <w:szCs w:val="16"/>
                <w:highlight w:val="yellow"/>
                <w:lang w:eastAsia="zh-CN"/>
              </w:rPr>
              <w:t>[0m]</w:t>
            </w:r>
          </w:p>
        </w:tc>
        <w:tc>
          <w:tcPr>
            <w:tcW w:w="1190" w:type="pct"/>
            <w:gridSpan w:val="2"/>
            <w:tcBorders>
              <w:top w:val="nil"/>
              <w:left w:val="single" w:sz="8" w:space="0" w:color="auto"/>
              <w:bottom w:val="single" w:sz="8" w:space="0" w:color="auto"/>
              <w:right w:val="single" w:sz="8" w:space="0" w:color="auto"/>
            </w:tcBorders>
            <w:tcMar>
              <w:top w:w="0" w:type="dxa"/>
              <w:left w:w="108" w:type="dxa"/>
              <w:bottom w:w="0" w:type="dxa"/>
              <w:right w:w="108" w:type="dxa"/>
            </w:tcMar>
          </w:tcPr>
          <w:p w14:paraId="05D102B4" w14:textId="77777777" w:rsidR="006F2B0F" w:rsidRPr="006F2B0F" w:rsidRDefault="006F2B0F" w:rsidP="00BF411F">
            <w:pPr>
              <w:rPr>
                <w:rFonts w:ascii="Arial" w:hAnsi="Arial" w:cs="Arial"/>
                <w:sz w:val="16"/>
                <w:szCs w:val="16"/>
                <w:highlight w:val="yellow"/>
              </w:rPr>
            </w:pPr>
            <w:r w:rsidRPr="006F2B0F">
              <w:rPr>
                <w:rFonts w:ascii="Arial" w:hAnsi="Arial" w:cs="Arial"/>
                <w:sz w:val="16"/>
                <w:szCs w:val="16"/>
                <w:highlight w:val="yellow"/>
              </w:rPr>
              <w:t>Reference data rate</w:t>
            </w:r>
          </w:p>
        </w:tc>
        <w:tc>
          <w:tcPr>
            <w:tcW w:w="2526" w:type="pct"/>
            <w:tcBorders>
              <w:top w:val="nil"/>
              <w:left w:val="nil"/>
              <w:bottom w:val="single" w:sz="8" w:space="0" w:color="auto"/>
              <w:right w:val="single" w:sz="8" w:space="0" w:color="auto"/>
            </w:tcBorders>
            <w:tcMar>
              <w:top w:w="0" w:type="dxa"/>
              <w:left w:w="108" w:type="dxa"/>
              <w:bottom w:w="0" w:type="dxa"/>
              <w:right w:w="108" w:type="dxa"/>
            </w:tcMar>
          </w:tcPr>
          <w:p w14:paraId="3E61679E" w14:textId="77777777" w:rsidR="006F2B0F" w:rsidRPr="006F2B0F" w:rsidRDefault="006F2B0F" w:rsidP="00BF411F">
            <w:pPr>
              <w:rPr>
                <w:rFonts w:ascii="Arial" w:eastAsia="DengXian" w:hAnsi="Arial" w:cs="Arial"/>
                <w:strike/>
                <w:sz w:val="16"/>
                <w:szCs w:val="16"/>
                <w:highlight w:val="yellow"/>
                <w:lang w:eastAsia="zh-CN"/>
              </w:rPr>
            </w:pPr>
            <w:r w:rsidRPr="006F2B0F">
              <w:rPr>
                <w:rFonts w:ascii="Arial" w:hAnsi="Arial" w:cs="Arial"/>
                <w:strike/>
                <w:sz w:val="16"/>
                <w:szCs w:val="16"/>
                <w:highlight w:val="yellow"/>
              </w:rPr>
              <w:t>[0.1, 1,</w:t>
            </w:r>
            <w:r w:rsidRPr="006F2B0F">
              <w:rPr>
                <w:rFonts w:ascii="Arial" w:eastAsia="DengXian" w:hAnsi="Arial" w:cs="Arial"/>
                <w:strike/>
                <w:sz w:val="16"/>
                <w:szCs w:val="16"/>
                <w:highlight w:val="yellow"/>
                <w:lang w:eastAsia="zh-CN"/>
              </w:rPr>
              <w:t xml:space="preserve"> 5] kbps</w:t>
            </w:r>
          </w:p>
          <w:p w14:paraId="39D0E307" w14:textId="77777777" w:rsidR="006F2B0F" w:rsidRPr="006F2B0F" w:rsidRDefault="006F2B0F" w:rsidP="00BF411F">
            <w:pPr>
              <w:rPr>
                <w:rFonts w:ascii="Arial" w:eastAsia="DengXian" w:hAnsi="Arial" w:cs="Arial"/>
                <w:sz w:val="16"/>
                <w:szCs w:val="16"/>
                <w:highlight w:val="yellow"/>
                <w:lang w:eastAsia="zh-CN"/>
              </w:rPr>
            </w:pPr>
            <w:r w:rsidRPr="006F2B0F">
              <w:rPr>
                <w:rFonts w:ascii="Arial" w:eastAsia="DengXian" w:hAnsi="Arial" w:cs="Arial"/>
                <w:sz w:val="16"/>
                <w:szCs w:val="16"/>
                <w:highlight w:val="yellow"/>
                <w:lang w:eastAsia="zh-CN"/>
              </w:rPr>
              <w:t>[0.1] kbps (M), [1] kbps (M), [7] kbps (O), [large value] (O)</w:t>
            </w:r>
          </w:p>
        </w:tc>
        <w:tc>
          <w:tcPr>
            <w:tcW w:w="564" w:type="pct"/>
            <w:tcBorders>
              <w:top w:val="nil"/>
              <w:left w:val="nil"/>
              <w:bottom w:val="single" w:sz="8" w:space="0" w:color="auto"/>
              <w:right w:val="single" w:sz="8" w:space="0" w:color="auto"/>
            </w:tcBorders>
          </w:tcPr>
          <w:p w14:paraId="1DA25A16" w14:textId="77777777" w:rsidR="006F2B0F" w:rsidRPr="006F2B0F" w:rsidRDefault="006F2B0F" w:rsidP="00BF411F">
            <w:pPr>
              <w:rPr>
                <w:rFonts w:ascii="Arial" w:hAnsi="Arial" w:cs="Arial"/>
                <w:sz w:val="16"/>
                <w:szCs w:val="16"/>
                <w:highlight w:val="yellow"/>
              </w:rPr>
            </w:pPr>
          </w:p>
        </w:tc>
        <w:tc>
          <w:tcPr>
            <w:tcW w:w="501" w:type="pct"/>
            <w:tcBorders>
              <w:top w:val="nil"/>
              <w:left w:val="nil"/>
              <w:bottom w:val="single" w:sz="8" w:space="0" w:color="auto"/>
              <w:right w:val="single" w:sz="8" w:space="0" w:color="auto"/>
            </w:tcBorders>
          </w:tcPr>
          <w:p w14:paraId="7866CFF6" w14:textId="77777777" w:rsidR="006F2B0F" w:rsidRPr="006F2B0F" w:rsidRDefault="006F2B0F" w:rsidP="00BF411F">
            <w:pPr>
              <w:rPr>
                <w:rFonts w:ascii="Arial" w:hAnsi="Arial" w:cs="Arial"/>
                <w:sz w:val="16"/>
                <w:szCs w:val="16"/>
                <w:highlight w:val="yellow"/>
              </w:rPr>
            </w:pPr>
          </w:p>
        </w:tc>
      </w:tr>
      <w:tr w:rsidR="006F2B0F" w:rsidRPr="006F2B0F" w14:paraId="3DDE98A3" w14:textId="77777777" w:rsidTr="009C660F">
        <w:trPr>
          <w:trHeight w:val="20"/>
        </w:trPr>
        <w:tc>
          <w:tcPr>
            <w:tcW w:w="219" w:type="pct"/>
            <w:tcBorders>
              <w:top w:val="nil"/>
              <w:left w:val="single" w:sz="8" w:space="0" w:color="auto"/>
              <w:bottom w:val="single" w:sz="8" w:space="0" w:color="auto"/>
              <w:right w:val="single" w:sz="8" w:space="0" w:color="auto"/>
            </w:tcBorders>
          </w:tcPr>
          <w:p w14:paraId="41F5D5AB" w14:textId="77777777" w:rsidR="006F2B0F" w:rsidRPr="006F2B0F" w:rsidRDefault="006F2B0F" w:rsidP="00BF411F">
            <w:pPr>
              <w:jc w:val="center"/>
              <w:rPr>
                <w:rFonts w:ascii="Arial" w:eastAsia="DengXian" w:hAnsi="Arial" w:cs="Arial"/>
                <w:b/>
                <w:bCs/>
                <w:sz w:val="16"/>
                <w:szCs w:val="16"/>
                <w:highlight w:val="yellow"/>
                <w:lang w:eastAsia="zh-CN"/>
              </w:rPr>
            </w:pPr>
            <w:r w:rsidRPr="006F2B0F">
              <w:rPr>
                <w:rFonts w:ascii="Arial" w:eastAsia="DengXian" w:hAnsi="Arial" w:cs="Arial"/>
                <w:b/>
                <w:bCs/>
                <w:sz w:val="16"/>
                <w:szCs w:val="16"/>
                <w:highlight w:val="yellow"/>
                <w:lang w:eastAsia="zh-CN"/>
              </w:rPr>
              <w:t>[0n]</w:t>
            </w:r>
          </w:p>
        </w:tc>
        <w:tc>
          <w:tcPr>
            <w:tcW w:w="1190" w:type="pct"/>
            <w:gridSpan w:val="2"/>
            <w:tcBorders>
              <w:top w:val="nil"/>
              <w:left w:val="single" w:sz="8" w:space="0" w:color="auto"/>
              <w:bottom w:val="single" w:sz="8" w:space="0" w:color="auto"/>
              <w:right w:val="single" w:sz="8" w:space="0" w:color="auto"/>
            </w:tcBorders>
            <w:tcMar>
              <w:top w:w="0" w:type="dxa"/>
              <w:left w:w="108" w:type="dxa"/>
              <w:bottom w:w="0" w:type="dxa"/>
              <w:right w:w="108" w:type="dxa"/>
            </w:tcMar>
          </w:tcPr>
          <w:p w14:paraId="0F12D558" w14:textId="77777777" w:rsidR="006F2B0F" w:rsidRPr="006F2B0F" w:rsidRDefault="006F2B0F" w:rsidP="00BF411F">
            <w:pPr>
              <w:rPr>
                <w:rFonts w:ascii="Arial" w:hAnsi="Arial" w:cs="Arial"/>
                <w:sz w:val="16"/>
                <w:szCs w:val="16"/>
                <w:highlight w:val="yellow"/>
              </w:rPr>
            </w:pPr>
            <w:r w:rsidRPr="006F2B0F">
              <w:rPr>
                <w:rFonts w:ascii="Arial" w:hAnsi="Arial" w:cs="Arial"/>
                <w:sz w:val="16"/>
                <w:szCs w:val="16"/>
                <w:highlight w:val="yellow"/>
              </w:rPr>
              <w:t>Message size</w:t>
            </w:r>
          </w:p>
        </w:tc>
        <w:tc>
          <w:tcPr>
            <w:tcW w:w="2526" w:type="pct"/>
            <w:tcBorders>
              <w:top w:val="nil"/>
              <w:left w:val="nil"/>
              <w:bottom w:val="single" w:sz="8" w:space="0" w:color="auto"/>
              <w:right w:val="single" w:sz="8" w:space="0" w:color="auto"/>
            </w:tcBorders>
            <w:tcMar>
              <w:top w:w="0" w:type="dxa"/>
              <w:left w:w="108" w:type="dxa"/>
              <w:bottom w:w="0" w:type="dxa"/>
              <w:right w:w="108" w:type="dxa"/>
            </w:tcMar>
          </w:tcPr>
          <w:p w14:paraId="608F4ABD" w14:textId="77777777" w:rsidR="006F2B0F" w:rsidRPr="006F2B0F" w:rsidRDefault="006F2B0F" w:rsidP="00BF411F">
            <w:pPr>
              <w:snapToGrid w:val="0"/>
              <w:rPr>
                <w:rFonts w:ascii="Arial" w:eastAsia="SimSun" w:hAnsi="Arial" w:cs="Arial"/>
                <w:sz w:val="16"/>
                <w:szCs w:val="16"/>
                <w:highlight w:val="yellow"/>
                <w:lang w:eastAsia="zh-CN" w:bidi="ar"/>
              </w:rPr>
            </w:pPr>
            <w:r w:rsidRPr="006F2B0F">
              <w:rPr>
                <w:rFonts w:ascii="Arial" w:eastAsia="SimSun" w:hAnsi="Arial" w:cs="Arial"/>
                <w:sz w:val="16"/>
                <w:szCs w:val="16"/>
                <w:highlight w:val="yellow"/>
                <w:lang w:eastAsia="zh-CN" w:bidi="ar"/>
              </w:rPr>
              <w:t>{20 bits, 96 bits, 400 bits} are considered for message size.</w:t>
            </w:r>
          </w:p>
          <w:p w14:paraId="74331038" w14:textId="77777777" w:rsidR="006F2B0F" w:rsidRPr="006F2B0F" w:rsidRDefault="006F2B0F" w:rsidP="00311060">
            <w:pPr>
              <w:numPr>
                <w:ilvl w:val="0"/>
                <w:numId w:val="268"/>
              </w:numPr>
              <w:snapToGrid w:val="0"/>
              <w:rPr>
                <w:rFonts w:ascii="Arial" w:eastAsia="SimSun" w:hAnsi="Arial" w:cs="Arial"/>
                <w:sz w:val="16"/>
                <w:szCs w:val="16"/>
                <w:highlight w:val="yellow"/>
                <w:lang w:eastAsia="zh-CN" w:bidi="ar"/>
              </w:rPr>
            </w:pPr>
            <w:r w:rsidRPr="006F2B0F">
              <w:rPr>
                <w:rFonts w:ascii="Arial" w:eastAsia="SimSun" w:hAnsi="Arial" w:cs="Arial"/>
                <w:sz w:val="16"/>
                <w:szCs w:val="16"/>
                <w:highlight w:val="yellow"/>
                <w:lang w:eastAsia="zh-CN" w:bidi="ar"/>
              </w:rPr>
              <w:t>Note: companies to report the M value and chip length used for each message size</w:t>
            </w:r>
          </w:p>
        </w:tc>
        <w:tc>
          <w:tcPr>
            <w:tcW w:w="564" w:type="pct"/>
            <w:tcBorders>
              <w:top w:val="nil"/>
              <w:left w:val="nil"/>
              <w:bottom w:val="single" w:sz="8" w:space="0" w:color="auto"/>
              <w:right w:val="single" w:sz="8" w:space="0" w:color="auto"/>
            </w:tcBorders>
          </w:tcPr>
          <w:p w14:paraId="66023332" w14:textId="77777777" w:rsidR="006F2B0F" w:rsidRPr="006F2B0F" w:rsidRDefault="006F2B0F" w:rsidP="00BF411F">
            <w:pPr>
              <w:snapToGrid w:val="0"/>
              <w:rPr>
                <w:rFonts w:ascii="Arial" w:eastAsia="SimSun" w:hAnsi="Arial" w:cs="Arial"/>
                <w:sz w:val="16"/>
                <w:szCs w:val="16"/>
                <w:highlight w:val="yellow"/>
                <w:lang w:eastAsia="zh-CN" w:bidi="ar"/>
              </w:rPr>
            </w:pPr>
          </w:p>
        </w:tc>
        <w:tc>
          <w:tcPr>
            <w:tcW w:w="501" w:type="pct"/>
            <w:tcBorders>
              <w:top w:val="nil"/>
              <w:left w:val="nil"/>
              <w:bottom w:val="single" w:sz="8" w:space="0" w:color="auto"/>
              <w:right w:val="single" w:sz="8" w:space="0" w:color="auto"/>
            </w:tcBorders>
          </w:tcPr>
          <w:p w14:paraId="7D72F2EE" w14:textId="77777777" w:rsidR="006F2B0F" w:rsidRPr="006F2B0F" w:rsidRDefault="006F2B0F" w:rsidP="00BF411F">
            <w:pPr>
              <w:snapToGrid w:val="0"/>
              <w:rPr>
                <w:rFonts w:ascii="Arial" w:eastAsia="SimSun" w:hAnsi="Arial" w:cs="Arial"/>
                <w:sz w:val="16"/>
                <w:szCs w:val="16"/>
                <w:highlight w:val="yellow"/>
                <w:lang w:eastAsia="zh-CN" w:bidi="ar"/>
              </w:rPr>
            </w:pPr>
          </w:p>
        </w:tc>
      </w:tr>
      <w:tr w:rsidR="006F2B0F" w:rsidRPr="006F2B0F" w14:paraId="3EF77509" w14:textId="77777777" w:rsidTr="009C660F">
        <w:trPr>
          <w:trHeight w:val="20"/>
        </w:trPr>
        <w:tc>
          <w:tcPr>
            <w:tcW w:w="219" w:type="pct"/>
            <w:tcBorders>
              <w:top w:val="nil"/>
              <w:left w:val="single" w:sz="8" w:space="0" w:color="auto"/>
              <w:bottom w:val="single" w:sz="8" w:space="0" w:color="auto"/>
              <w:right w:val="single" w:sz="8" w:space="0" w:color="auto"/>
            </w:tcBorders>
          </w:tcPr>
          <w:p w14:paraId="1F926894" w14:textId="77777777" w:rsidR="006F2B0F" w:rsidRPr="006F2B0F" w:rsidRDefault="006F2B0F" w:rsidP="00BF411F">
            <w:pPr>
              <w:jc w:val="center"/>
              <w:rPr>
                <w:rFonts w:ascii="Arial" w:eastAsia="DengXian" w:hAnsi="Arial" w:cs="Arial"/>
                <w:b/>
                <w:bCs/>
                <w:sz w:val="16"/>
                <w:szCs w:val="16"/>
                <w:highlight w:val="yellow"/>
                <w:lang w:eastAsia="zh-CN"/>
              </w:rPr>
            </w:pPr>
            <w:r w:rsidRPr="006F2B0F">
              <w:rPr>
                <w:rFonts w:ascii="Arial" w:eastAsia="DengXian" w:hAnsi="Arial" w:cs="Arial"/>
                <w:b/>
                <w:bCs/>
                <w:sz w:val="16"/>
                <w:szCs w:val="16"/>
                <w:highlight w:val="yellow"/>
                <w:lang w:eastAsia="zh-CN"/>
              </w:rPr>
              <w:t>[0p]</w:t>
            </w:r>
          </w:p>
        </w:tc>
        <w:tc>
          <w:tcPr>
            <w:tcW w:w="1190" w:type="pct"/>
            <w:gridSpan w:val="2"/>
            <w:tcBorders>
              <w:top w:val="nil"/>
              <w:left w:val="single" w:sz="8" w:space="0" w:color="auto"/>
              <w:bottom w:val="single" w:sz="8" w:space="0" w:color="auto"/>
              <w:right w:val="single" w:sz="8" w:space="0" w:color="auto"/>
            </w:tcBorders>
            <w:tcMar>
              <w:top w:w="0" w:type="dxa"/>
              <w:left w:w="108" w:type="dxa"/>
              <w:bottom w:w="0" w:type="dxa"/>
              <w:right w:w="108" w:type="dxa"/>
            </w:tcMar>
          </w:tcPr>
          <w:p w14:paraId="4EC2B48E" w14:textId="77777777" w:rsidR="006F2B0F" w:rsidRPr="006F2B0F" w:rsidRDefault="006F2B0F" w:rsidP="00BF411F">
            <w:pPr>
              <w:rPr>
                <w:rFonts w:ascii="Arial" w:hAnsi="Arial" w:cs="Arial"/>
                <w:sz w:val="16"/>
                <w:szCs w:val="16"/>
                <w:highlight w:val="yellow"/>
              </w:rPr>
            </w:pPr>
            <w:r w:rsidRPr="006F2B0F">
              <w:rPr>
                <w:rFonts w:ascii="Arial" w:hAnsi="Arial" w:cs="Arial"/>
                <w:sz w:val="16"/>
                <w:szCs w:val="16"/>
                <w:highlight w:val="yellow"/>
              </w:rPr>
              <w:t>BLER target</w:t>
            </w:r>
          </w:p>
        </w:tc>
        <w:tc>
          <w:tcPr>
            <w:tcW w:w="2526" w:type="pct"/>
            <w:tcBorders>
              <w:top w:val="nil"/>
              <w:left w:val="nil"/>
              <w:bottom w:val="single" w:sz="8" w:space="0" w:color="auto"/>
              <w:right w:val="single" w:sz="8" w:space="0" w:color="auto"/>
            </w:tcBorders>
            <w:tcMar>
              <w:top w:w="0" w:type="dxa"/>
              <w:left w:w="108" w:type="dxa"/>
              <w:bottom w:w="0" w:type="dxa"/>
              <w:right w:w="108" w:type="dxa"/>
            </w:tcMar>
          </w:tcPr>
          <w:p w14:paraId="1E958DAB" w14:textId="77777777" w:rsidR="006F2B0F" w:rsidRPr="006F2B0F" w:rsidRDefault="006F2B0F" w:rsidP="00BF411F">
            <w:pPr>
              <w:rPr>
                <w:rFonts w:ascii="Arial" w:hAnsi="Arial" w:cs="Arial"/>
                <w:sz w:val="16"/>
                <w:szCs w:val="16"/>
                <w:highlight w:val="yellow"/>
              </w:rPr>
            </w:pPr>
            <w:r w:rsidRPr="006F2B0F">
              <w:rPr>
                <w:rFonts w:ascii="Arial" w:hAnsi="Arial" w:cs="Arial"/>
                <w:sz w:val="16"/>
                <w:szCs w:val="16"/>
                <w:highlight w:val="yellow"/>
              </w:rPr>
              <w:t>1%, 10%</w:t>
            </w:r>
          </w:p>
        </w:tc>
        <w:tc>
          <w:tcPr>
            <w:tcW w:w="564" w:type="pct"/>
            <w:tcBorders>
              <w:top w:val="nil"/>
              <w:left w:val="nil"/>
              <w:bottom w:val="single" w:sz="8" w:space="0" w:color="auto"/>
              <w:right w:val="single" w:sz="8" w:space="0" w:color="auto"/>
            </w:tcBorders>
          </w:tcPr>
          <w:p w14:paraId="6A68AA0B" w14:textId="77777777" w:rsidR="006F2B0F" w:rsidRPr="006F2B0F" w:rsidRDefault="006F2B0F" w:rsidP="00BF411F">
            <w:pPr>
              <w:rPr>
                <w:rFonts w:ascii="Arial" w:hAnsi="Arial" w:cs="Arial"/>
                <w:sz w:val="16"/>
                <w:szCs w:val="16"/>
                <w:highlight w:val="yellow"/>
              </w:rPr>
            </w:pPr>
          </w:p>
        </w:tc>
        <w:tc>
          <w:tcPr>
            <w:tcW w:w="501" w:type="pct"/>
            <w:tcBorders>
              <w:top w:val="nil"/>
              <w:left w:val="nil"/>
              <w:bottom w:val="single" w:sz="8" w:space="0" w:color="auto"/>
              <w:right w:val="single" w:sz="8" w:space="0" w:color="auto"/>
            </w:tcBorders>
          </w:tcPr>
          <w:p w14:paraId="4C50486E" w14:textId="77777777" w:rsidR="006F2B0F" w:rsidRPr="006F2B0F" w:rsidRDefault="006F2B0F" w:rsidP="00BF411F">
            <w:pPr>
              <w:rPr>
                <w:rFonts w:ascii="Arial" w:hAnsi="Arial" w:cs="Arial"/>
                <w:sz w:val="16"/>
                <w:szCs w:val="16"/>
                <w:highlight w:val="yellow"/>
              </w:rPr>
            </w:pPr>
          </w:p>
        </w:tc>
      </w:tr>
      <w:tr w:rsidR="006F2B0F" w:rsidRPr="006F2B0F" w14:paraId="1C3AFF4E" w14:textId="77777777" w:rsidTr="009C660F">
        <w:trPr>
          <w:trHeight w:val="20"/>
        </w:trPr>
        <w:tc>
          <w:tcPr>
            <w:tcW w:w="219" w:type="pct"/>
            <w:tcBorders>
              <w:top w:val="nil"/>
              <w:left w:val="single" w:sz="8" w:space="0" w:color="auto"/>
              <w:bottom w:val="single" w:sz="8" w:space="0" w:color="auto"/>
              <w:right w:val="single" w:sz="8" w:space="0" w:color="auto"/>
            </w:tcBorders>
          </w:tcPr>
          <w:p w14:paraId="3651A247" w14:textId="77777777" w:rsidR="006F2B0F" w:rsidRPr="006F2B0F" w:rsidRDefault="006F2B0F" w:rsidP="00BF411F">
            <w:pPr>
              <w:jc w:val="center"/>
              <w:rPr>
                <w:rFonts w:ascii="Arial" w:eastAsia="DengXian" w:hAnsi="Arial" w:cs="Arial"/>
                <w:b/>
                <w:bCs/>
                <w:sz w:val="16"/>
                <w:szCs w:val="16"/>
                <w:highlight w:val="yellow"/>
                <w:lang w:eastAsia="zh-CN"/>
              </w:rPr>
            </w:pPr>
            <w:r w:rsidRPr="006F2B0F">
              <w:rPr>
                <w:rFonts w:ascii="Arial" w:eastAsia="DengXian" w:hAnsi="Arial" w:cs="Arial"/>
                <w:b/>
                <w:bCs/>
                <w:sz w:val="16"/>
                <w:szCs w:val="16"/>
                <w:highlight w:val="yellow"/>
                <w:lang w:eastAsia="zh-CN"/>
              </w:rPr>
              <w:t>[0q]</w:t>
            </w:r>
          </w:p>
        </w:tc>
        <w:tc>
          <w:tcPr>
            <w:tcW w:w="1190" w:type="pct"/>
            <w:gridSpan w:val="2"/>
            <w:tcBorders>
              <w:top w:val="nil"/>
              <w:left w:val="single" w:sz="8" w:space="0" w:color="auto"/>
              <w:bottom w:val="single" w:sz="8" w:space="0" w:color="auto"/>
              <w:right w:val="single" w:sz="8" w:space="0" w:color="auto"/>
            </w:tcBorders>
            <w:tcMar>
              <w:top w:w="0" w:type="dxa"/>
              <w:left w:w="108" w:type="dxa"/>
              <w:bottom w:w="0" w:type="dxa"/>
              <w:right w:w="108" w:type="dxa"/>
            </w:tcMar>
          </w:tcPr>
          <w:p w14:paraId="74CB469F" w14:textId="77777777" w:rsidR="006F2B0F" w:rsidRPr="006F2B0F" w:rsidRDefault="006F2B0F" w:rsidP="00BF411F">
            <w:pPr>
              <w:rPr>
                <w:rFonts w:ascii="Arial" w:hAnsi="Arial" w:cs="Arial"/>
                <w:sz w:val="16"/>
                <w:szCs w:val="16"/>
                <w:highlight w:val="yellow"/>
              </w:rPr>
            </w:pPr>
            <w:r w:rsidRPr="006F2B0F">
              <w:rPr>
                <w:rFonts w:ascii="Arial" w:hAnsi="Arial" w:cs="Arial"/>
                <w:sz w:val="16"/>
                <w:szCs w:val="16"/>
                <w:highlight w:val="yellow"/>
              </w:rPr>
              <w:t>Sampling frequency</w:t>
            </w:r>
          </w:p>
        </w:tc>
        <w:tc>
          <w:tcPr>
            <w:tcW w:w="2526" w:type="pct"/>
            <w:tcBorders>
              <w:top w:val="nil"/>
              <w:left w:val="nil"/>
              <w:bottom w:val="single" w:sz="8" w:space="0" w:color="auto"/>
              <w:right w:val="single" w:sz="8" w:space="0" w:color="auto"/>
            </w:tcBorders>
            <w:tcMar>
              <w:top w:w="0" w:type="dxa"/>
              <w:left w:w="108" w:type="dxa"/>
              <w:bottom w:w="0" w:type="dxa"/>
              <w:right w:w="108" w:type="dxa"/>
            </w:tcMar>
          </w:tcPr>
          <w:p w14:paraId="356130E2" w14:textId="77777777" w:rsidR="006F2B0F" w:rsidRPr="006F2B0F" w:rsidRDefault="006F2B0F" w:rsidP="00BF411F">
            <w:pPr>
              <w:rPr>
                <w:rFonts w:ascii="Arial" w:eastAsia="DengXian" w:hAnsi="Arial" w:cs="Arial"/>
                <w:strike/>
                <w:sz w:val="16"/>
                <w:szCs w:val="16"/>
                <w:highlight w:val="yellow"/>
                <w:lang w:eastAsia="zh-CN"/>
              </w:rPr>
            </w:pPr>
            <w:r w:rsidRPr="006F2B0F">
              <w:rPr>
                <w:rFonts w:ascii="Arial" w:hAnsi="Arial" w:cs="Arial"/>
                <w:strike/>
                <w:sz w:val="16"/>
                <w:szCs w:val="16"/>
                <w:highlight w:val="yellow"/>
              </w:rPr>
              <w:t>&lt;Editor’s Note: will be updated according to the agreements made for Sampling frequency &gt;</w:t>
            </w:r>
          </w:p>
          <w:p w14:paraId="6C9D0FF6" w14:textId="77777777" w:rsidR="006F2B0F" w:rsidRPr="006F2B0F" w:rsidRDefault="006F2B0F" w:rsidP="00BF411F">
            <w:pPr>
              <w:rPr>
                <w:rFonts w:ascii="Arial" w:eastAsia="DengXian" w:hAnsi="Arial" w:cs="Arial"/>
                <w:strike/>
                <w:sz w:val="16"/>
                <w:szCs w:val="16"/>
                <w:highlight w:val="yellow"/>
                <w:lang w:eastAsia="zh-CN"/>
              </w:rPr>
            </w:pPr>
          </w:p>
          <w:p w14:paraId="607A439B" w14:textId="77777777" w:rsidR="006F2B0F" w:rsidRPr="006F2B0F" w:rsidRDefault="006F2B0F" w:rsidP="00BF411F">
            <w:pPr>
              <w:rPr>
                <w:rFonts w:ascii="Arial" w:eastAsia="DengXian" w:hAnsi="Arial" w:cs="Arial"/>
                <w:sz w:val="16"/>
                <w:szCs w:val="16"/>
                <w:highlight w:val="yellow"/>
                <w:lang w:eastAsia="zh-CN"/>
              </w:rPr>
            </w:pPr>
            <w:r w:rsidRPr="006F2B0F">
              <w:rPr>
                <w:rFonts w:ascii="Arial" w:eastAsia="DengXian" w:hAnsi="Arial" w:cs="Arial"/>
                <w:sz w:val="16"/>
                <w:szCs w:val="16"/>
                <w:highlight w:val="yellow"/>
                <w:lang w:eastAsia="zh-CN"/>
              </w:rPr>
              <w:t>Sampling frequency is 1.92 Msps.</w:t>
            </w:r>
          </w:p>
          <w:p w14:paraId="4D80793C" w14:textId="77777777" w:rsidR="006F2B0F" w:rsidRPr="006F2B0F" w:rsidRDefault="006F2B0F" w:rsidP="00BF411F">
            <w:pPr>
              <w:rPr>
                <w:rFonts w:ascii="Arial" w:eastAsia="DengXian" w:hAnsi="Arial" w:cs="Arial"/>
                <w:sz w:val="16"/>
                <w:szCs w:val="16"/>
                <w:highlight w:val="yellow"/>
                <w:lang w:eastAsia="zh-CN"/>
              </w:rPr>
            </w:pPr>
            <w:r w:rsidRPr="006F2B0F">
              <w:rPr>
                <w:rFonts w:ascii="Arial" w:hAnsi="Arial" w:cs="Arial"/>
                <w:sz w:val="16"/>
                <w:szCs w:val="16"/>
                <w:highlight w:val="yellow"/>
              </w:rPr>
              <w:t xml:space="preserve">Initial </w:t>
            </w:r>
            <w:r w:rsidRPr="006F2B0F">
              <w:rPr>
                <w:rFonts w:ascii="Arial" w:eastAsia="DengXian" w:hAnsi="Arial" w:cs="Arial"/>
                <w:sz w:val="16"/>
                <w:szCs w:val="16"/>
                <w:highlight w:val="yellow"/>
                <w:lang w:eastAsia="zh-CN"/>
              </w:rPr>
              <w:t>SFO (</w:t>
            </w:r>
            <w:r w:rsidRPr="006F2B0F">
              <w:rPr>
                <w:rFonts w:ascii="Arial" w:hAnsi="Arial" w:cs="Arial"/>
                <w:sz w:val="16"/>
                <w:szCs w:val="16"/>
                <w:highlight w:val="yellow"/>
              </w:rPr>
              <w:t xml:space="preserve">Sampling </w:t>
            </w:r>
            <w:r w:rsidRPr="006F2B0F">
              <w:rPr>
                <w:rFonts w:ascii="Arial" w:eastAsia="DengXian" w:hAnsi="Arial" w:cs="Arial"/>
                <w:sz w:val="16"/>
                <w:szCs w:val="16"/>
                <w:highlight w:val="yellow"/>
                <w:lang w:eastAsia="zh-CN"/>
              </w:rPr>
              <w:t>F</w:t>
            </w:r>
            <w:r w:rsidRPr="006F2B0F">
              <w:rPr>
                <w:rFonts w:ascii="Arial" w:hAnsi="Arial" w:cs="Arial"/>
                <w:sz w:val="16"/>
                <w:szCs w:val="16"/>
                <w:highlight w:val="yellow"/>
              </w:rPr>
              <w:t>requency</w:t>
            </w:r>
            <w:r w:rsidRPr="006F2B0F">
              <w:rPr>
                <w:rFonts w:ascii="Arial" w:eastAsia="DengXian" w:hAnsi="Arial" w:cs="Arial"/>
                <w:sz w:val="16"/>
                <w:szCs w:val="16"/>
                <w:highlight w:val="yellow"/>
                <w:lang w:eastAsia="zh-CN"/>
              </w:rPr>
              <w:t xml:space="preserve"> Offset) (Fe)</w:t>
            </w:r>
            <w:r w:rsidRPr="006F2B0F">
              <w:rPr>
                <w:rFonts w:ascii="Arial" w:hAnsi="Arial" w:cs="Arial"/>
                <w:sz w:val="16"/>
                <w:szCs w:val="16"/>
                <w:highlight w:val="yellow"/>
              </w:rPr>
              <w:t>:</w:t>
            </w:r>
          </w:p>
          <w:p w14:paraId="54B7CA2A" w14:textId="77777777" w:rsidR="006F2B0F" w:rsidRPr="006F2B0F" w:rsidRDefault="006F2B0F" w:rsidP="00311060">
            <w:pPr>
              <w:numPr>
                <w:ilvl w:val="0"/>
                <w:numId w:val="272"/>
              </w:numPr>
              <w:overflowPunct w:val="0"/>
              <w:autoSpaceDE w:val="0"/>
              <w:autoSpaceDN w:val="0"/>
              <w:adjustRightInd w:val="0"/>
              <w:ind w:left="714" w:hanging="357"/>
              <w:contextualSpacing/>
              <w:jc w:val="both"/>
              <w:textAlignment w:val="baseline"/>
              <w:rPr>
                <w:rFonts w:ascii="Arial" w:hAnsi="Arial" w:cs="Arial"/>
                <w:sz w:val="16"/>
                <w:szCs w:val="16"/>
                <w:highlight w:val="yellow"/>
              </w:rPr>
            </w:pPr>
            <w:r w:rsidRPr="006F2B0F">
              <w:rPr>
                <w:rFonts w:ascii="Arial" w:eastAsia="DengXian" w:hAnsi="Arial" w:cs="Arial"/>
                <w:sz w:val="16"/>
                <w:szCs w:val="16"/>
                <w:highlight w:val="yellow"/>
                <w:lang w:eastAsia="zh-CN"/>
              </w:rPr>
              <w:t xml:space="preserve">[0.1 ~ 1] * 10^5 ppm </w:t>
            </w:r>
            <w:r w:rsidRPr="006F2B0F">
              <w:rPr>
                <w:rFonts w:ascii="Arial" w:eastAsia="DengXian" w:hAnsi="Arial" w:cs="Arial"/>
                <w:strike/>
                <w:sz w:val="16"/>
                <w:szCs w:val="16"/>
                <w:highlight w:val="yellow"/>
                <w:lang w:eastAsia="zh-CN"/>
              </w:rPr>
              <w:t>for device 1, reported by company</w:t>
            </w:r>
          </w:p>
          <w:p w14:paraId="29D37F28" w14:textId="77777777" w:rsidR="006F2B0F" w:rsidRPr="006F2B0F" w:rsidRDefault="006F2B0F" w:rsidP="00311060">
            <w:pPr>
              <w:numPr>
                <w:ilvl w:val="0"/>
                <w:numId w:val="272"/>
              </w:numPr>
              <w:overflowPunct w:val="0"/>
              <w:autoSpaceDE w:val="0"/>
              <w:autoSpaceDN w:val="0"/>
              <w:adjustRightInd w:val="0"/>
              <w:ind w:left="714" w:hanging="357"/>
              <w:contextualSpacing/>
              <w:jc w:val="both"/>
              <w:textAlignment w:val="baseline"/>
              <w:rPr>
                <w:rFonts w:ascii="Arial" w:hAnsi="Arial" w:cs="Arial"/>
                <w:strike/>
                <w:sz w:val="16"/>
                <w:szCs w:val="16"/>
                <w:highlight w:val="yellow"/>
              </w:rPr>
            </w:pPr>
            <w:r w:rsidRPr="006F2B0F">
              <w:rPr>
                <w:rFonts w:ascii="Arial" w:eastAsia="DengXian" w:hAnsi="Arial" w:cs="Arial"/>
                <w:strike/>
                <w:sz w:val="16"/>
                <w:szCs w:val="16"/>
                <w:highlight w:val="yellow"/>
                <w:lang w:eastAsia="zh-CN"/>
              </w:rPr>
              <w:t>[0.1 ~ 1] * 10^4 ppm for device 2, reported by company</w:t>
            </w:r>
          </w:p>
          <w:p w14:paraId="31C1E977" w14:textId="77777777" w:rsidR="006F2B0F" w:rsidRPr="006F2B0F" w:rsidRDefault="006F2B0F" w:rsidP="00BF411F">
            <w:pPr>
              <w:rPr>
                <w:rFonts w:ascii="Arial" w:eastAsia="DengXian" w:hAnsi="Arial" w:cs="Arial"/>
                <w:sz w:val="16"/>
                <w:szCs w:val="16"/>
                <w:highlight w:val="yellow"/>
                <w:lang w:eastAsia="zh-CN"/>
              </w:rPr>
            </w:pPr>
            <w:r w:rsidRPr="006F2B0F">
              <w:rPr>
                <w:rFonts w:ascii="Arial" w:eastAsia="DengXian" w:hAnsi="Arial" w:cs="Arial"/>
                <w:sz w:val="16"/>
                <w:szCs w:val="16"/>
                <w:highlight w:val="yellow"/>
                <w:lang w:eastAsia="zh-CN"/>
              </w:rPr>
              <w:t>The timing drift ΔT over a time T is modelled as ΔT = ±Fe * T.</w:t>
            </w:r>
          </w:p>
          <w:p w14:paraId="77263C17" w14:textId="77777777" w:rsidR="006F2B0F" w:rsidRPr="006F2B0F" w:rsidRDefault="006F2B0F" w:rsidP="00BF411F">
            <w:pPr>
              <w:rPr>
                <w:rFonts w:ascii="Arial" w:eastAsia="DengXian" w:hAnsi="Arial" w:cs="Arial"/>
                <w:sz w:val="16"/>
                <w:szCs w:val="16"/>
                <w:highlight w:val="yellow"/>
                <w:lang w:eastAsia="zh-CN"/>
              </w:rPr>
            </w:pPr>
            <w:r w:rsidRPr="006F2B0F">
              <w:rPr>
                <w:rFonts w:ascii="Arial" w:eastAsia="DengXian" w:hAnsi="Arial" w:cs="Arial"/>
                <w:sz w:val="16"/>
                <w:szCs w:val="16"/>
                <w:highlight w:val="yellow"/>
                <w:lang w:eastAsia="zh-CN"/>
              </w:rPr>
              <w:t>FFS: Accuracy after clock calibration at least for device 2.</w:t>
            </w:r>
          </w:p>
          <w:p w14:paraId="10DC3199" w14:textId="77777777" w:rsidR="006F2B0F" w:rsidRPr="006F2B0F" w:rsidRDefault="006F2B0F" w:rsidP="00BF411F">
            <w:pPr>
              <w:rPr>
                <w:rFonts w:ascii="Arial" w:eastAsia="DengXian" w:hAnsi="Arial" w:cs="Arial"/>
                <w:sz w:val="16"/>
                <w:szCs w:val="16"/>
                <w:highlight w:val="yellow"/>
                <w:lang w:eastAsia="zh-CN"/>
              </w:rPr>
            </w:pPr>
            <w:r w:rsidRPr="006F2B0F">
              <w:rPr>
                <w:rFonts w:ascii="Arial" w:eastAsia="DengXian" w:hAnsi="Arial" w:cs="Arial"/>
                <w:sz w:val="16"/>
                <w:szCs w:val="16"/>
                <w:highlight w:val="yellow"/>
                <w:lang w:eastAsia="zh-CN"/>
              </w:rPr>
              <w:t>FFS: CFO for device 2b.</w:t>
            </w:r>
          </w:p>
          <w:p w14:paraId="6A677C24" w14:textId="77777777" w:rsidR="006F2B0F" w:rsidRPr="006F2B0F" w:rsidRDefault="006F2B0F" w:rsidP="00BF411F">
            <w:pPr>
              <w:rPr>
                <w:rFonts w:ascii="Arial" w:hAnsi="Arial" w:cs="Arial"/>
                <w:sz w:val="16"/>
                <w:szCs w:val="16"/>
                <w:highlight w:val="yellow"/>
              </w:rPr>
            </w:pPr>
          </w:p>
          <w:p w14:paraId="1F126ECF" w14:textId="77777777" w:rsidR="006F2B0F" w:rsidRPr="006F2B0F" w:rsidRDefault="006F2B0F" w:rsidP="00BF411F">
            <w:pPr>
              <w:rPr>
                <w:rFonts w:ascii="Arial" w:eastAsia="DengXian" w:hAnsi="Arial" w:cs="Arial"/>
                <w:sz w:val="16"/>
                <w:szCs w:val="16"/>
                <w:highlight w:val="yellow"/>
                <w:lang w:eastAsia="zh-CN"/>
              </w:rPr>
            </w:pPr>
            <w:r w:rsidRPr="006F2B0F">
              <w:rPr>
                <w:rFonts w:ascii="Arial" w:eastAsia="DengXian" w:hAnsi="Arial" w:cs="Arial"/>
                <w:sz w:val="16"/>
                <w:szCs w:val="16"/>
                <w:highlight w:val="yellow"/>
                <w:lang w:eastAsia="zh-CN"/>
              </w:rPr>
              <w:t>Note: the values are for coverage evaluation purpose. A harmonized design approach for all devices should be considered when utilizing these values in the design.</w:t>
            </w:r>
          </w:p>
          <w:p w14:paraId="2131CD19" w14:textId="77777777" w:rsidR="006F2B0F" w:rsidRPr="006F2B0F" w:rsidRDefault="006F2B0F" w:rsidP="00BF411F">
            <w:pPr>
              <w:rPr>
                <w:rFonts w:ascii="Arial" w:eastAsia="DengXian" w:hAnsi="Arial" w:cs="Arial"/>
                <w:sz w:val="16"/>
                <w:szCs w:val="16"/>
                <w:highlight w:val="yellow"/>
                <w:lang w:eastAsia="zh-CN"/>
              </w:rPr>
            </w:pPr>
          </w:p>
        </w:tc>
        <w:tc>
          <w:tcPr>
            <w:tcW w:w="564" w:type="pct"/>
            <w:tcBorders>
              <w:top w:val="nil"/>
              <w:left w:val="nil"/>
              <w:bottom w:val="single" w:sz="8" w:space="0" w:color="auto"/>
              <w:right w:val="single" w:sz="8" w:space="0" w:color="auto"/>
            </w:tcBorders>
          </w:tcPr>
          <w:p w14:paraId="0E960004" w14:textId="77777777" w:rsidR="006F2B0F" w:rsidRPr="006F2B0F" w:rsidRDefault="006F2B0F" w:rsidP="00BF411F">
            <w:pPr>
              <w:rPr>
                <w:rFonts w:ascii="Arial" w:hAnsi="Arial" w:cs="Arial"/>
                <w:i/>
                <w:iCs/>
                <w:sz w:val="16"/>
                <w:szCs w:val="16"/>
                <w:highlight w:val="yellow"/>
              </w:rPr>
            </w:pPr>
          </w:p>
        </w:tc>
        <w:tc>
          <w:tcPr>
            <w:tcW w:w="501" w:type="pct"/>
            <w:tcBorders>
              <w:top w:val="nil"/>
              <w:left w:val="nil"/>
              <w:bottom w:val="single" w:sz="8" w:space="0" w:color="auto"/>
              <w:right w:val="single" w:sz="8" w:space="0" w:color="auto"/>
            </w:tcBorders>
          </w:tcPr>
          <w:p w14:paraId="2B8B5B51" w14:textId="77777777" w:rsidR="006F2B0F" w:rsidRPr="006F2B0F" w:rsidRDefault="006F2B0F" w:rsidP="00BF411F">
            <w:pPr>
              <w:rPr>
                <w:rFonts w:ascii="Arial" w:hAnsi="Arial" w:cs="Arial"/>
                <w:i/>
                <w:iCs/>
                <w:sz w:val="16"/>
                <w:szCs w:val="16"/>
                <w:highlight w:val="yellow"/>
              </w:rPr>
            </w:pPr>
          </w:p>
        </w:tc>
      </w:tr>
      <w:tr w:rsidR="006F2B0F" w:rsidRPr="006F2B0F" w14:paraId="6ACD902E" w14:textId="77777777" w:rsidTr="009C660F">
        <w:trPr>
          <w:trHeight w:val="20"/>
        </w:trPr>
        <w:tc>
          <w:tcPr>
            <w:tcW w:w="219" w:type="pct"/>
            <w:tcBorders>
              <w:top w:val="nil"/>
              <w:left w:val="single" w:sz="8" w:space="0" w:color="auto"/>
              <w:bottom w:val="single" w:sz="8" w:space="0" w:color="auto"/>
              <w:right w:val="single" w:sz="8" w:space="0" w:color="auto"/>
            </w:tcBorders>
          </w:tcPr>
          <w:p w14:paraId="1E6114C0" w14:textId="77777777" w:rsidR="006F2B0F" w:rsidRPr="006F2B0F" w:rsidRDefault="006F2B0F" w:rsidP="00BF411F">
            <w:pPr>
              <w:jc w:val="center"/>
              <w:rPr>
                <w:rFonts w:ascii="Arial" w:eastAsia="DengXian" w:hAnsi="Arial" w:cs="Arial"/>
                <w:b/>
                <w:bCs/>
                <w:sz w:val="16"/>
                <w:szCs w:val="16"/>
                <w:highlight w:val="yellow"/>
                <w:lang w:eastAsia="zh-CN"/>
              </w:rPr>
            </w:pPr>
            <w:r w:rsidRPr="006F2B0F">
              <w:rPr>
                <w:rFonts w:ascii="Arial" w:eastAsia="DengXian" w:hAnsi="Arial" w:cs="Arial"/>
                <w:b/>
                <w:bCs/>
                <w:sz w:val="16"/>
                <w:szCs w:val="16"/>
                <w:highlight w:val="yellow"/>
                <w:lang w:eastAsia="zh-CN"/>
              </w:rPr>
              <w:t>[0r]</w:t>
            </w:r>
          </w:p>
        </w:tc>
        <w:tc>
          <w:tcPr>
            <w:tcW w:w="1190" w:type="pct"/>
            <w:gridSpan w:val="2"/>
            <w:tcBorders>
              <w:top w:val="nil"/>
              <w:left w:val="single" w:sz="8" w:space="0" w:color="auto"/>
              <w:bottom w:val="single" w:sz="8" w:space="0" w:color="auto"/>
              <w:right w:val="single" w:sz="8" w:space="0" w:color="auto"/>
            </w:tcBorders>
            <w:tcMar>
              <w:top w:w="0" w:type="dxa"/>
              <w:left w:w="108" w:type="dxa"/>
              <w:bottom w:w="0" w:type="dxa"/>
              <w:right w:w="108" w:type="dxa"/>
            </w:tcMar>
          </w:tcPr>
          <w:p w14:paraId="0D65D32F" w14:textId="77777777" w:rsidR="006F2B0F" w:rsidRPr="006F2B0F" w:rsidRDefault="006F2B0F" w:rsidP="00BF411F">
            <w:pPr>
              <w:rPr>
                <w:rFonts w:ascii="Arial" w:hAnsi="Arial" w:cs="Arial"/>
                <w:sz w:val="16"/>
                <w:szCs w:val="16"/>
                <w:highlight w:val="yellow"/>
              </w:rPr>
            </w:pPr>
            <w:r w:rsidRPr="006F2B0F">
              <w:rPr>
                <w:rFonts w:ascii="Arial" w:hAnsi="Arial" w:cs="Arial"/>
                <w:sz w:val="16"/>
                <w:szCs w:val="16"/>
                <w:highlight w:val="yellow"/>
              </w:rPr>
              <w:t>Device 1/2a/2b</w:t>
            </w:r>
          </w:p>
        </w:tc>
        <w:tc>
          <w:tcPr>
            <w:tcW w:w="2526" w:type="pct"/>
            <w:tcBorders>
              <w:top w:val="nil"/>
              <w:left w:val="nil"/>
              <w:bottom w:val="single" w:sz="8" w:space="0" w:color="auto"/>
              <w:right w:val="single" w:sz="8" w:space="0" w:color="auto"/>
            </w:tcBorders>
            <w:tcMar>
              <w:top w:w="0" w:type="dxa"/>
              <w:left w:w="108" w:type="dxa"/>
              <w:bottom w:w="0" w:type="dxa"/>
              <w:right w:w="108" w:type="dxa"/>
            </w:tcMar>
          </w:tcPr>
          <w:p w14:paraId="166365DA" w14:textId="77777777" w:rsidR="006F2B0F" w:rsidRPr="006F2B0F" w:rsidRDefault="006F2B0F" w:rsidP="00BF411F">
            <w:pPr>
              <w:rPr>
                <w:rFonts w:ascii="Arial" w:hAnsi="Arial" w:cs="Arial"/>
                <w:sz w:val="16"/>
                <w:szCs w:val="16"/>
                <w:highlight w:val="yellow"/>
              </w:rPr>
            </w:pPr>
            <w:r w:rsidRPr="006F2B0F">
              <w:rPr>
                <w:rFonts w:ascii="Arial" w:hAnsi="Arial" w:cs="Arial"/>
                <w:sz w:val="16"/>
                <w:szCs w:val="16"/>
                <w:highlight w:val="yellow"/>
              </w:rPr>
              <w:t>Options are as follows,</w:t>
            </w:r>
          </w:p>
          <w:p w14:paraId="7E472360" w14:textId="77777777" w:rsidR="006F2B0F" w:rsidRPr="006F2B0F" w:rsidRDefault="006F2B0F" w:rsidP="00311060">
            <w:pPr>
              <w:numPr>
                <w:ilvl w:val="0"/>
                <w:numId w:val="272"/>
              </w:numPr>
              <w:overflowPunct w:val="0"/>
              <w:autoSpaceDE w:val="0"/>
              <w:autoSpaceDN w:val="0"/>
              <w:adjustRightInd w:val="0"/>
              <w:ind w:left="714" w:hanging="357"/>
              <w:contextualSpacing/>
              <w:jc w:val="both"/>
              <w:textAlignment w:val="baseline"/>
              <w:rPr>
                <w:rFonts w:ascii="Arial" w:hAnsi="Arial" w:cs="Arial"/>
                <w:sz w:val="16"/>
                <w:szCs w:val="16"/>
                <w:highlight w:val="yellow"/>
                <w:lang w:eastAsia="x-none"/>
              </w:rPr>
            </w:pPr>
            <w:r w:rsidRPr="006F2B0F">
              <w:rPr>
                <w:rFonts w:ascii="Arial" w:hAnsi="Arial" w:cs="Arial"/>
                <w:sz w:val="16"/>
                <w:szCs w:val="16"/>
                <w:highlight w:val="yellow"/>
                <w:lang w:eastAsia="x-none"/>
              </w:rPr>
              <w:t>Device 1, RF-ED</w:t>
            </w:r>
          </w:p>
          <w:p w14:paraId="0A250926" w14:textId="77777777" w:rsidR="006F2B0F" w:rsidRPr="006F2B0F" w:rsidRDefault="006F2B0F" w:rsidP="00311060">
            <w:pPr>
              <w:numPr>
                <w:ilvl w:val="0"/>
                <w:numId w:val="272"/>
              </w:numPr>
              <w:overflowPunct w:val="0"/>
              <w:autoSpaceDE w:val="0"/>
              <w:autoSpaceDN w:val="0"/>
              <w:adjustRightInd w:val="0"/>
              <w:ind w:left="714" w:hanging="357"/>
              <w:contextualSpacing/>
              <w:jc w:val="both"/>
              <w:textAlignment w:val="baseline"/>
              <w:rPr>
                <w:rFonts w:ascii="Arial" w:hAnsi="Arial" w:cs="Arial"/>
                <w:sz w:val="16"/>
                <w:szCs w:val="16"/>
                <w:highlight w:val="yellow"/>
                <w:lang w:eastAsia="x-none"/>
              </w:rPr>
            </w:pPr>
            <w:r w:rsidRPr="006F2B0F">
              <w:rPr>
                <w:rFonts w:ascii="Arial" w:hAnsi="Arial" w:cs="Arial"/>
                <w:sz w:val="16"/>
                <w:szCs w:val="16"/>
                <w:highlight w:val="yellow"/>
                <w:lang w:eastAsia="x-none"/>
              </w:rPr>
              <w:t>Device 2a, RF-ED</w:t>
            </w:r>
          </w:p>
          <w:p w14:paraId="49DCA03D" w14:textId="77777777" w:rsidR="006F2B0F" w:rsidRPr="006F2B0F" w:rsidRDefault="006F2B0F" w:rsidP="00311060">
            <w:pPr>
              <w:numPr>
                <w:ilvl w:val="0"/>
                <w:numId w:val="272"/>
              </w:numPr>
              <w:overflowPunct w:val="0"/>
              <w:autoSpaceDE w:val="0"/>
              <w:autoSpaceDN w:val="0"/>
              <w:adjustRightInd w:val="0"/>
              <w:ind w:left="714" w:hanging="357"/>
              <w:contextualSpacing/>
              <w:jc w:val="both"/>
              <w:textAlignment w:val="baseline"/>
              <w:rPr>
                <w:rFonts w:ascii="Arial" w:hAnsi="Arial" w:cs="Arial"/>
                <w:sz w:val="16"/>
                <w:szCs w:val="16"/>
                <w:highlight w:val="yellow"/>
                <w:lang w:eastAsia="x-none"/>
              </w:rPr>
            </w:pPr>
            <w:r w:rsidRPr="006F2B0F">
              <w:rPr>
                <w:rFonts w:ascii="Arial" w:hAnsi="Arial" w:cs="Arial"/>
                <w:sz w:val="16"/>
                <w:szCs w:val="16"/>
                <w:highlight w:val="yellow"/>
                <w:lang w:eastAsia="x-none"/>
              </w:rPr>
              <w:t>Device 2b, RF-ED/IF-ED/ZIF</w:t>
            </w:r>
          </w:p>
          <w:p w14:paraId="2FFC2F29" w14:textId="77777777" w:rsidR="006F2B0F" w:rsidRPr="006F2B0F" w:rsidRDefault="006F2B0F" w:rsidP="00BF411F">
            <w:pPr>
              <w:rPr>
                <w:rFonts w:ascii="Arial" w:hAnsi="Arial" w:cs="Arial"/>
                <w:sz w:val="16"/>
                <w:szCs w:val="16"/>
                <w:highlight w:val="yellow"/>
              </w:rPr>
            </w:pPr>
            <w:r w:rsidRPr="006F2B0F">
              <w:rPr>
                <w:rFonts w:ascii="Arial" w:hAnsi="Arial" w:cs="Arial"/>
                <w:i/>
                <w:iCs/>
                <w:sz w:val="16"/>
                <w:szCs w:val="16"/>
                <w:highlight w:val="yellow"/>
              </w:rPr>
              <w:t>&lt;Editor’s Note: will be updated according to agreements from 9.4.1.2&gt; </w:t>
            </w:r>
          </w:p>
        </w:tc>
        <w:tc>
          <w:tcPr>
            <w:tcW w:w="564" w:type="pct"/>
            <w:tcBorders>
              <w:top w:val="nil"/>
              <w:left w:val="nil"/>
              <w:bottom w:val="single" w:sz="8" w:space="0" w:color="auto"/>
              <w:right w:val="single" w:sz="8" w:space="0" w:color="auto"/>
            </w:tcBorders>
          </w:tcPr>
          <w:p w14:paraId="78A9FA0E" w14:textId="77777777" w:rsidR="006F2B0F" w:rsidRPr="006F2B0F" w:rsidRDefault="006F2B0F" w:rsidP="00BF411F">
            <w:pPr>
              <w:rPr>
                <w:rFonts w:ascii="Arial" w:hAnsi="Arial" w:cs="Arial"/>
                <w:sz w:val="16"/>
                <w:szCs w:val="16"/>
                <w:highlight w:val="yellow"/>
              </w:rPr>
            </w:pPr>
          </w:p>
        </w:tc>
        <w:tc>
          <w:tcPr>
            <w:tcW w:w="501" w:type="pct"/>
            <w:tcBorders>
              <w:top w:val="nil"/>
              <w:left w:val="nil"/>
              <w:bottom w:val="single" w:sz="8" w:space="0" w:color="auto"/>
              <w:right w:val="single" w:sz="8" w:space="0" w:color="auto"/>
            </w:tcBorders>
          </w:tcPr>
          <w:p w14:paraId="2BEAD3D6" w14:textId="77777777" w:rsidR="006F2B0F" w:rsidRPr="006F2B0F" w:rsidRDefault="006F2B0F" w:rsidP="00BF411F">
            <w:pPr>
              <w:rPr>
                <w:rFonts w:ascii="Arial" w:hAnsi="Arial" w:cs="Arial"/>
                <w:sz w:val="16"/>
                <w:szCs w:val="16"/>
                <w:highlight w:val="yellow"/>
              </w:rPr>
            </w:pPr>
          </w:p>
        </w:tc>
      </w:tr>
      <w:tr w:rsidR="006F2B0F" w:rsidRPr="006F2B0F" w14:paraId="13B1A21C" w14:textId="77777777" w:rsidTr="009C660F">
        <w:trPr>
          <w:trHeight w:val="20"/>
        </w:trPr>
        <w:tc>
          <w:tcPr>
            <w:tcW w:w="219" w:type="pct"/>
            <w:tcBorders>
              <w:top w:val="nil"/>
              <w:left w:val="single" w:sz="8" w:space="0" w:color="auto"/>
              <w:bottom w:val="single" w:sz="8" w:space="0" w:color="auto"/>
              <w:right w:val="single" w:sz="8" w:space="0" w:color="auto"/>
            </w:tcBorders>
          </w:tcPr>
          <w:p w14:paraId="6B2133F0" w14:textId="77777777" w:rsidR="006F2B0F" w:rsidRPr="006F2B0F" w:rsidRDefault="006F2B0F" w:rsidP="00BF411F">
            <w:pPr>
              <w:jc w:val="center"/>
              <w:rPr>
                <w:rFonts w:ascii="Arial" w:hAnsi="Arial" w:cs="Arial"/>
                <w:b/>
                <w:bCs/>
                <w:sz w:val="16"/>
                <w:szCs w:val="16"/>
                <w:highlight w:val="yellow"/>
              </w:rPr>
            </w:pPr>
          </w:p>
        </w:tc>
        <w:tc>
          <w:tcPr>
            <w:tcW w:w="3716" w:type="pct"/>
            <w:gridSpan w:val="3"/>
            <w:tcBorders>
              <w:top w:val="nil"/>
              <w:left w:val="single" w:sz="8" w:space="0" w:color="auto"/>
              <w:bottom w:val="single" w:sz="8" w:space="0" w:color="auto"/>
              <w:right w:val="single" w:sz="8" w:space="0" w:color="auto"/>
            </w:tcBorders>
            <w:tcMar>
              <w:top w:w="0" w:type="dxa"/>
              <w:left w:w="108" w:type="dxa"/>
              <w:bottom w:w="0" w:type="dxa"/>
              <w:right w:w="108" w:type="dxa"/>
            </w:tcMar>
          </w:tcPr>
          <w:p w14:paraId="73D26882" w14:textId="77777777" w:rsidR="006F2B0F" w:rsidRPr="006F2B0F" w:rsidRDefault="006F2B0F" w:rsidP="00BF411F">
            <w:pPr>
              <w:jc w:val="center"/>
              <w:rPr>
                <w:rFonts w:ascii="Arial" w:hAnsi="Arial" w:cs="Arial"/>
                <w:sz w:val="16"/>
                <w:szCs w:val="16"/>
                <w:highlight w:val="yellow"/>
              </w:rPr>
            </w:pPr>
            <w:r w:rsidRPr="006F2B0F">
              <w:rPr>
                <w:rFonts w:ascii="Arial" w:hAnsi="Arial" w:cs="Arial"/>
                <w:b/>
                <w:bCs/>
                <w:sz w:val="16"/>
                <w:szCs w:val="16"/>
                <w:highlight w:val="yellow"/>
              </w:rPr>
              <w:t>R2D specific parameters</w:t>
            </w:r>
          </w:p>
        </w:tc>
        <w:tc>
          <w:tcPr>
            <w:tcW w:w="564" w:type="pct"/>
            <w:tcBorders>
              <w:top w:val="nil"/>
              <w:left w:val="single" w:sz="8" w:space="0" w:color="auto"/>
              <w:bottom w:val="single" w:sz="8" w:space="0" w:color="auto"/>
              <w:right w:val="single" w:sz="8" w:space="0" w:color="auto"/>
            </w:tcBorders>
          </w:tcPr>
          <w:p w14:paraId="6A0039D6" w14:textId="77777777" w:rsidR="006F2B0F" w:rsidRPr="006F2B0F" w:rsidRDefault="006F2B0F" w:rsidP="00BF411F">
            <w:pPr>
              <w:jc w:val="center"/>
              <w:rPr>
                <w:rFonts w:ascii="Arial" w:hAnsi="Arial" w:cs="Arial"/>
                <w:b/>
                <w:bCs/>
                <w:sz w:val="16"/>
                <w:szCs w:val="16"/>
                <w:highlight w:val="yellow"/>
              </w:rPr>
            </w:pPr>
          </w:p>
        </w:tc>
        <w:tc>
          <w:tcPr>
            <w:tcW w:w="501" w:type="pct"/>
            <w:tcBorders>
              <w:top w:val="nil"/>
              <w:left w:val="single" w:sz="8" w:space="0" w:color="auto"/>
              <w:bottom w:val="single" w:sz="8" w:space="0" w:color="auto"/>
              <w:right w:val="single" w:sz="8" w:space="0" w:color="auto"/>
            </w:tcBorders>
          </w:tcPr>
          <w:p w14:paraId="25B7B543" w14:textId="77777777" w:rsidR="006F2B0F" w:rsidRPr="006F2B0F" w:rsidRDefault="006F2B0F" w:rsidP="00BF411F">
            <w:pPr>
              <w:jc w:val="center"/>
              <w:rPr>
                <w:rFonts w:ascii="Arial" w:hAnsi="Arial" w:cs="Arial"/>
                <w:b/>
                <w:bCs/>
                <w:sz w:val="16"/>
                <w:szCs w:val="16"/>
                <w:highlight w:val="yellow"/>
              </w:rPr>
            </w:pPr>
          </w:p>
        </w:tc>
      </w:tr>
      <w:tr w:rsidR="006F2B0F" w:rsidRPr="006F2B0F" w14:paraId="1F3B2D4C" w14:textId="77777777" w:rsidTr="009C660F">
        <w:trPr>
          <w:trHeight w:val="20"/>
        </w:trPr>
        <w:tc>
          <w:tcPr>
            <w:tcW w:w="219" w:type="pct"/>
            <w:tcBorders>
              <w:top w:val="nil"/>
              <w:left w:val="single" w:sz="8" w:space="0" w:color="auto"/>
              <w:bottom w:val="single" w:sz="8" w:space="0" w:color="auto"/>
              <w:right w:val="single" w:sz="8" w:space="0" w:color="auto"/>
            </w:tcBorders>
          </w:tcPr>
          <w:p w14:paraId="20A4CCB0" w14:textId="77777777" w:rsidR="006F2B0F" w:rsidRPr="006F2B0F" w:rsidRDefault="006F2B0F" w:rsidP="00BF411F">
            <w:pPr>
              <w:jc w:val="center"/>
              <w:rPr>
                <w:rFonts w:ascii="Arial" w:eastAsia="DengXian" w:hAnsi="Arial" w:cs="Arial"/>
                <w:b/>
                <w:bCs/>
                <w:sz w:val="16"/>
                <w:szCs w:val="16"/>
                <w:highlight w:val="yellow"/>
                <w:lang w:eastAsia="zh-CN"/>
              </w:rPr>
            </w:pPr>
            <w:r w:rsidRPr="006F2B0F">
              <w:rPr>
                <w:rFonts w:ascii="Arial" w:eastAsia="DengXian" w:hAnsi="Arial" w:cs="Arial"/>
                <w:b/>
                <w:bCs/>
                <w:sz w:val="16"/>
                <w:szCs w:val="16"/>
                <w:highlight w:val="yellow"/>
                <w:lang w:eastAsia="zh-CN"/>
              </w:rPr>
              <w:t>[1a]</w:t>
            </w:r>
          </w:p>
        </w:tc>
        <w:tc>
          <w:tcPr>
            <w:tcW w:w="1190" w:type="pct"/>
            <w:gridSpan w:val="2"/>
            <w:tcBorders>
              <w:top w:val="nil"/>
              <w:left w:val="single" w:sz="8" w:space="0" w:color="auto"/>
              <w:bottom w:val="single" w:sz="8" w:space="0" w:color="auto"/>
              <w:right w:val="single" w:sz="8" w:space="0" w:color="auto"/>
            </w:tcBorders>
            <w:tcMar>
              <w:top w:w="0" w:type="dxa"/>
              <w:left w:w="108" w:type="dxa"/>
              <w:bottom w:w="0" w:type="dxa"/>
              <w:right w:w="108" w:type="dxa"/>
            </w:tcMar>
          </w:tcPr>
          <w:p w14:paraId="6D4D3E79" w14:textId="77777777" w:rsidR="006F2B0F" w:rsidRPr="006F2B0F" w:rsidRDefault="006F2B0F" w:rsidP="00BF411F">
            <w:pPr>
              <w:rPr>
                <w:rFonts w:ascii="Arial" w:hAnsi="Arial" w:cs="Arial"/>
                <w:sz w:val="16"/>
                <w:szCs w:val="16"/>
                <w:highlight w:val="yellow"/>
              </w:rPr>
            </w:pPr>
            <w:r w:rsidRPr="006F2B0F">
              <w:rPr>
                <w:rFonts w:ascii="Arial" w:hAnsi="Arial" w:cs="Arial"/>
                <w:sz w:val="16"/>
                <w:szCs w:val="16"/>
                <w:highlight w:val="yellow"/>
              </w:rPr>
              <w:t>Transmission bandwidth</w:t>
            </w:r>
          </w:p>
        </w:tc>
        <w:tc>
          <w:tcPr>
            <w:tcW w:w="2526" w:type="pct"/>
            <w:tcBorders>
              <w:top w:val="nil"/>
              <w:left w:val="nil"/>
              <w:bottom w:val="single" w:sz="8" w:space="0" w:color="auto"/>
              <w:right w:val="single" w:sz="8" w:space="0" w:color="auto"/>
            </w:tcBorders>
            <w:tcMar>
              <w:top w:w="0" w:type="dxa"/>
              <w:left w:w="108" w:type="dxa"/>
              <w:bottom w:w="0" w:type="dxa"/>
              <w:right w:w="108" w:type="dxa"/>
            </w:tcMar>
          </w:tcPr>
          <w:p w14:paraId="47628D2F" w14:textId="77777777" w:rsidR="006F2B0F" w:rsidRPr="006F2B0F" w:rsidRDefault="006F2B0F" w:rsidP="00BF411F">
            <w:pPr>
              <w:rPr>
                <w:rFonts w:ascii="Arial" w:hAnsi="Arial" w:cs="Arial"/>
                <w:sz w:val="16"/>
                <w:szCs w:val="16"/>
                <w:highlight w:val="yellow"/>
              </w:rPr>
            </w:pPr>
            <w:r w:rsidRPr="006F2B0F">
              <w:rPr>
                <w:rFonts w:ascii="Arial" w:hAnsi="Arial" w:cs="Arial"/>
                <w:sz w:val="16"/>
                <w:szCs w:val="16"/>
                <w:highlight w:val="yellow"/>
              </w:rPr>
              <w:t>180 kHz as baseline</w:t>
            </w:r>
          </w:p>
        </w:tc>
        <w:tc>
          <w:tcPr>
            <w:tcW w:w="564" w:type="pct"/>
            <w:tcBorders>
              <w:top w:val="nil"/>
              <w:left w:val="nil"/>
              <w:bottom w:val="single" w:sz="8" w:space="0" w:color="auto"/>
              <w:right w:val="single" w:sz="8" w:space="0" w:color="auto"/>
            </w:tcBorders>
          </w:tcPr>
          <w:p w14:paraId="2ACF2D33" w14:textId="77777777" w:rsidR="006F2B0F" w:rsidRPr="006F2B0F" w:rsidRDefault="006F2B0F" w:rsidP="00BF411F">
            <w:pPr>
              <w:rPr>
                <w:rFonts w:ascii="Arial" w:hAnsi="Arial" w:cs="Arial"/>
                <w:sz w:val="16"/>
                <w:szCs w:val="16"/>
                <w:highlight w:val="yellow"/>
              </w:rPr>
            </w:pPr>
          </w:p>
        </w:tc>
        <w:tc>
          <w:tcPr>
            <w:tcW w:w="501" w:type="pct"/>
            <w:tcBorders>
              <w:top w:val="nil"/>
              <w:left w:val="nil"/>
              <w:bottom w:val="single" w:sz="8" w:space="0" w:color="auto"/>
              <w:right w:val="single" w:sz="8" w:space="0" w:color="auto"/>
            </w:tcBorders>
          </w:tcPr>
          <w:p w14:paraId="6905D14C" w14:textId="77777777" w:rsidR="006F2B0F" w:rsidRPr="006F2B0F" w:rsidRDefault="006F2B0F" w:rsidP="00BF411F">
            <w:pPr>
              <w:rPr>
                <w:rFonts w:ascii="Arial" w:hAnsi="Arial" w:cs="Arial"/>
                <w:sz w:val="16"/>
                <w:szCs w:val="16"/>
                <w:highlight w:val="yellow"/>
              </w:rPr>
            </w:pPr>
          </w:p>
        </w:tc>
      </w:tr>
      <w:tr w:rsidR="006F2B0F" w:rsidRPr="006F2B0F" w14:paraId="2607B0F8" w14:textId="77777777" w:rsidTr="009C660F">
        <w:trPr>
          <w:trHeight w:val="20"/>
        </w:trPr>
        <w:tc>
          <w:tcPr>
            <w:tcW w:w="219" w:type="pct"/>
            <w:tcBorders>
              <w:top w:val="nil"/>
              <w:left w:val="single" w:sz="8" w:space="0" w:color="auto"/>
              <w:bottom w:val="single" w:sz="8" w:space="0" w:color="auto"/>
              <w:right w:val="single" w:sz="8" w:space="0" w:color="auto"/>
            </w:tcBorders>
          </w:tcPr>
          <w:p w14:paraId="3C458A89" w14:textId="77777777" w:rsidR="006F2B0F" w:rsidRPr="006F2B0F" w:rsidRDefault="006F2B0F" w:rsidP="00BF411F">
            <w:pPr>
              <w:jc w:val="center"/>
              <w:rPr>
                <w:rFonts w:ascii="Arial" w:eastAsia="DengXian" w:hAnsi="Arial" w:cs="Arial"/>
                <w:b/>
                <w:bCs/>
                <w:sz w:val="16"/>
                <w:szCs w:val="16"/>
                <w:highlight w:val="yellow"/>
                <w:lang w:eastAsia="zh-CN"/>
              </w:rPr>
            </w:pPr>
            <w:r w:rsidRPr="006F2B0F">
              <w:rPr>
                <w:rFonts w:ascii="Arial" w:eastAsia="DengXian" w:hAnsi="Arial" w:cs="Arial"/>
                <w:b/>
                <w:bCs/>
                <w:sz w:val="16"/>
                <w:szCs w:val="16"/>
                <w:highlight w:val="yellow"/>
                <w:lang w:eastAsia="zh-CN"/>
              </w:rPr>
              <w:t>[1b]</w:t>
            </w:r>
          </w:p>
        </w:tc>
        <w:tc>
          <w:tcPr>
            <w:tcW w:w="1190" w:type="pct"/>
            <w:gridSpan w:val="2"/>
            <w:tcBorders>
              <w:top w:val="nil"/>
              <w:left w:val="single" w:sz="8" w:space="0" w:color="auto"/>
              <w:bottom w:val="single" w:sz="8" w:space="0" w:color="auto"/>
              <w:right w:val="single" w:sz="8" w:space="0" w:color="auto"/>
            </w:tcBorders>
            <w:tcMar>
              <w:top w:w="0" w:type="dxa"/>
              <w:left w:w="108" w:type="dxa"/>
              <w:bottom w:w="0" w:type="dxa"/>
              <w:right w:w="108" w:type="dxa"/>
            </w:tcMar>
          </w:tcPr>
          <w:p w14:paraId="52E08003" w14:textId="77777777" w:rsidR="006F2B0F" w:rsidRPr="006F2B0F" w:rsidRDefault="006F2B0F" w:rsidP="00BF411F">
            <w:pPr>
              <w:rPr>
                <w:rFonts w:ascii="Arial" w:hAnsi="Arial" w:cs="Arial"/>
                <w:sz w:val="16"/>
                <w:szCs w:val="16"/>
                <w:highlight w:val="yellow"/>
              </w:rPr>
            </w:pPr>
            <w:r w:rsidRPr="006F2B0F">
              <w:rPr>
                <w:rFonts w:ascii="Arial" w:hAnsi="Arial" w:cs="Arial"/>
                <w:sz w:val="16"/>
                <w:szCs w:val="16"/>
                <w:highlight w:val="yellow"/>
              </w:rPr>
              <w:t>ED bandwidth</w:t>
            </w:r>
          </w:p>
        </w:tc>
        <w:tc>
          <w:tcPr>
            <w:tcW w:w="2526" w:type="pct"/>
            <w:tcBorders>
              <w:top w:val="nil"/>
              <w:left w:val="nil"/>
              <w:bottom w:val="single" w:sz="8" w:space="0" w:color="auto"/>
              <w:right w:val="single" w:sz="8" w:space="0" w:color="auto"/>
            </w:tcBorders>
            <w:tcMar>
              <w:top w:w="0" w:type="dxa"/>
              <w:left w:w="108" w:type="dxa"/>
              <w:bottom w:w="0" w:type="dxa"/>
              <w:right w:w="108" w:type="dxa"/>
            </w:tcMar>
          </w:tcPr>
          <w:p w14:paraId="099BCF8E" w14:textId="77777777" w:rsidR="006F2B0F" w:rsidRPr="006F2B0F" w:rsidRDefault="006F2B0F" w:rsidP="00BF411F">
            <w:pPr>
              <w:rPr>
                <w:rFonts w:ascii="Arial" w:hAnsi="Arial" w:cs="Arial"/>
                <w:sz w:val="16"/>
                <w:szCs w:val="16"/>
                <w:highlight w:val="yellow"/>
              </w:rPr>
            </w:pPr>
            <w:r w:rsidRPr="006F2B0F">
              <w:rPr>
                <w:rFonts w:ascii="Arial" w:hAnsi="Arial" w:cs="Arial"/>
                <w:sz w:val="16"/>
                <w:szCs w:val="16"/>
                <w:highlight w:val="yellow"/>
              </w:rPr>
              <w:t>The ED bandwidth is the bandwidth for calculating the noise/interference (if any) power:</w:t>
            </w:r>
          </w:p>
          <w:p w14:paraId="3976339B" w14:textId="77777777" w:rsidR="006F2B0F" w:rsidRPr="006F2B0F" w:rsidRDefault="006F2B0F" w:rsidP="00BF411F">
            <w:pPr>
              <w:rPr>
                <w:rFonts w:ascii="Arial" w:eastAsia="DengXian" w:hAnsi="Arial" w:cs="Arial"/>
                <w:sz w:val="16"/>
                <w:szCs w:val="16"/>
                <w:highlight w:val="yellow"/>
                <w:lang w:eastAsia="zh-CN"/>
              </w:rPr>
            </w:pPr>
            <w:r w:rsidRPr="006F2B0F">
              <w:rPr>
                <w:rFonts w:ascii="Arial" w:hAnsi="Arial" w:cs="Arial"/>
                <w:sz w:val="16"/>
                <w:szCs w:val="16"/>
                <w:highlight w:val="yellow"/>
              </w:rPr>
              <w:t xml:space="preserve">For evaluations, the value(s) of ED bandwidth is 20 MHz for RF-ED, [180] kHz for IF/ZIF receiver. </w:t>
            </w:r>
          </w:p>
          <w:p w14:paraId="06A6A3EB" w14:textId="77777777" w:rsidR="006F2B0F" w:rsidRPr="006F2B0F" w:rsidRDefault="006F2B0F" w:rsidP="00BF411F">
            <w:pPr>
              <w:rPr>
                <w:rFonts w:ascii="Arial" w:eastAsia="DengXian" w:hAnsi="Arial" w:cs="Arial"/>
                <w:sz w:val="16"/>
                <w:szCs w:val="16"/>
                <w:highlight w:val="yellow"/>
                <w:lang w:eastAsia="zh-CN"/>
              </w:rPr>
            </w:pPr>
          </w:p>
          <w:p w14:paraId="41EB2358" w14:textId="77777777" w:rsidR="006F2B0F" w:rsidRPr="006F2B0F" w:rsidRDefault="006F2B0F" w:rsidP="00BF411F">
            <w:pPr>
              <w:rPr>
                <w:rFonts w:ascii="Arial" w:hAnsi="Arial" w:cs="Arial"/>
                <w:sz w:val="16"/>
                <w:szCs w:val="16"/>
                <w:highlight w:val="yellow"/>
              </w:rPr>
            </w:pPr>
            <w:r w:rsidRPr="006F2B0F">
              <w:rPr>
                <w:rFonts w:ascii="Arial" w:hAnsi="Arial" w:cs="Arial"/>
                <w:sz w:val="16"/>
                <w:szCs w:val="16"/>
                <w:highlight w:val="yellow"/>
              </w:rPr>
              <w:t>Note: this does not imply that a A-IoT device supports sampling clock rate as large as RF ED bandwidth.</w:t>
            </w:r>
          </w:p>
        </w:tc>
        <w:tc>
          <w:tcPr>
            <w:tcW w:w="564" w:type="pct"/>
            <w:tcBorders>
              <w:top w:val="nil"/>
              <w:left w:val="nil"/>
              <w:bottom w:val="single" w:sz="8" w:space="0" w:color="auto"/>
              <w:right w:val="single" w:sz="8" w:space="0" w:color="auto"/>
            </w:tcBorders>
          </w:tcPr>
          <w:p w14:paraId="74B7D0EA" w14:textId="77777777" w:rsidR="006F2B0F" w:rsidRPr="006F2B0F" w:rsidRDefault="006F2B0F" w:rsidP="00BF411F">
            <w:pPr>
              <w:rPr>
                <w:rFonts w:ascii="Arial" w:hAnsi="Arial" w:cs="Arial"/>
                <w:sz w:val="16"/>
                <w:szCs w:val="16"/>
                <w:highlight w:val="yellow"/>
              </w:rPr>
            </w:pPr>
          </w:p>
        </w:tc>
        <w:tc>
          <w:tcPr>
            <w:tcW w:w="501" w:type="pct"/>
            <w:tcBorders>
              <w:top w:val="nil"/>
              <w:left w:val="nil"/>
              <w:bottom w:val="single" w:sz="8" w:space="0" w:color="auto"/>
              <w:right w:val="single" w:sz="8" w:space="0" w:color="auto"/>
            </w:tcBorders>
          </w:tcPr>
          <w:p w14:paraId="4AD69B11" w14:textId="77777777" w:rsidR="006F2B0F" w:rsidRPr="006F2B0F" w:rsidRDefault="006F2B0F" w:rsidP="00BF411F">
            <w:pPr>
              <w:rPr>
                <w:rFonts w:ascii="Arial" w:hAnsi="Arial" w:cs="Arial"/>
                <w:sz w:val="16"/>
                <w:szCs w:val="16"/>
                <w:highlight w:val="yellow"/>
              </w:rPr>
            </w:pPr>
          </w:p>
        </w:tc>
      </w:tr>
      <w:tr w:rsidR="006F2B0F" w:rsidRPr="006F2B0F" w14:paraId="2A1FC8E4" w14:textId="77777777" w:rsidTr="009C660F">
        <w:trPr>
          <w:trHeight w:val="20"/>
        </w:trPr>
        <w:tc>
          <w:tcPr>
            <w:tcW w:w="219" w:type="pct"/>
            <w:tcBorders>
              <w:top w:val="nil"/>
              <w:left w:val="single" w:sz="8" w:space="0" w:color="auto"/>
              <w:bottom w:val="single" w:sz="8" w:space="0" w:color="auto"/>
              <w:right w:val="single" w:sz="8" w:space="0" w:color="auto"/>
            </w:tcBorders>
          </w:tcPr>
          <w:p w14:paraId="101CF31D" w14:textId="77777777" w:rsidR="006F2B0F" w:rsidRPr="006F2B0F" w:rsidRDefault="006F2B0F" w:rsidP="00BF411F">
            <w:pPr>
              <w:jc w:val="center"/>
              <w:rPr>
                <w:rFonts w:ascii="Arial" w:eastAsia="DengXian" w:hAnsi="Arial" w:cs="Arial"/>
                <w:b/>
                <w:bCs/>
                <w:sz w:val="16"/>
                <w:szCs w:val="16"/>
                <w:highlight w:val="yellow"/>
                <w:lang w:eastAsia="zh-CN"/>
              </w:rPr>
            </w:pPr>
            <w:r w:rsidRPr="006F2B0F">
              <w:rPr>
                <w:rFonts w:ascii="Arial" w:eastAsia="DengXian" w:hAnsi="Arial" w:cs="Arial"/>
                <w:b/>
                <w:bCs/>
                <w:sz w:val="16"/>
                <w:szCs w:val="16"/>
                <w:highlight w:val="yellow"/>
                <w:lang w:eastAsia="zh-CN"/>
              </w:rPr>
              <w:t>[1c]</w:t>
            </w:r>
          </w:p>
        </w:tc>
        <w:tc>
          <w:tcPr>
            <w:tcW w:w="1190" w:type="pct"/>
            <w:gridSpan w:val="2"/>
            <w:tcBorders>
              <w:top w:val="nil"/>
              <w:left w:val="single" w:sz="8" w:space="0" w:color="auto"/>
              <w:bottom w:val="single" w:sz="8" w:space="0" w:color="auto"/>
              <w:right w:val="single" w:sz="8" w:space="0" w:color="auto"/>
            </w:tcBorders>
            <w:tcMar>
              <w:top w:w="0" w:type="dxa"/>
              <w:left w:w="108" w:type="dxa"/>
              <w:bottom w:w="0" w:type="dxa"/>
              <w:right w:w="108" w:type="dxa"/>
            </w:tcMar>
          </w:tcPr>
          <w:p w14:paraId="41A74AEB" w14:textId="77777777" w:rsidR="006F2B0F" w:rsidRPr="006F2B0F" w:rsidRDefault="006F2B0F" w:rsidP="00BF411F">
            <w:pPr>
              <w:rPr>
                <w:rFonts w:ascii="Arial" w:hAnsi="Arial" w:cs="Arial"/>
                <w:sz w:val="16"/>
                <w:szCs w:val="16"/>
                <w:highlight w:val="yellow"/>
              </w:rPr>
            </w:pPr>
            <w:r w:rsidRPr="006F2B0F">
              <w:rPr>
                <w:rFonts w:ascii="Arial" w:hAnsi="Arial" w:cs="Arial"/>
                <w:sz w:val="16"/>
                <w:szCs w:val="16"/>
                <w:highlight w:val="yellow"/>
              </w:rPr>
              <w:t>BB LPF</w:t>
            </w:r>
          </w:p>
        </w:tc>
        <w:tc>
          <w:tcPr>
            <w:tcW w:w="2526" w:type="pct"/>
            <w:tcBorders>
              <w:top w:val="nil"/>
              <w:left w:val="nil"/>
              <w:bottom w:val="single" w:sz="8" w:space="0" w:color="auto"/>
              <w:right w:val="single" w:sz="8" w:space="0" w:color="auto"/>
            </w:tcBorders>
            <w:tcMar>
              <w:top w:w="0" w:type="dxa"/>
              <w:left w:w="108" w:type="dxa"/>
              <w:bottom w:w="0" w:type="dxa"/>
              <w:right w:w="108" w:type="dxa"/>
            </w:tcMar>
          </w:tcPr>
          <w:p w14:paraId="49F1F9BB" w14:textId="77777777" w:rsidR="006F2B0F" w:rsidRPr="006F2B0F" w:rsidRDefault="006F2B0F" w:rsidP="00BF411F">
            <w:pPr>
              <w:rPr>
                <w:rFonts w:ascii="Arial" w:eastAsia="DengXian" w:hAnsi="Arial" w:cs="Arial"/>
                <w:sz w:val="16"/>
                <w:szCs w:val="16"/>
                <w:highlight w:val="yellow"/>
                <w:lang w:eastAsia="zh-CN"/>
              </w:rPr>
            </w:pPr>
            <w:r w:rsidRPr="006F2B0F">
              <w:rPr>
                <w:rFonts w:ascii="Arial" w:hAnsi="Arial" w:cs="Arial"/>
                <w:sz w:val="16"/>
                <w:szCs w:val="16"/>
                <w:highlight w:val="yellow"/>
              </w:rPr>
              <w:t>[X]-order Butterworth/RC filter with cutoff frequency at half of R2D transmission bandwidth.</w:t>
            </w:r>
          </w:p>
          <w:p w14:paraId="63064509" w14:textId="77777777" w:rsidR="006F2B0F" w:rsidRPr="006F2B0F" w:rsidRDefault="006F2B0F" w:rsidP="00BF411F">
            <w:pPr>
              <w:rPr>
                <w:rFonts w:ascii="Arial" w:eastAsia="DengXian" w:hAnsi="Arial" w:cs="Arial"/>
                <w:sz w:val="16"/>
                <w:szCs w:val="16"/>
                <w:highlight w:val="yellow"/>
                <w:lang w:eastAsia="zh-CN"/>
              </w:rPr>
            </w:pPr>
            <w:r w:rsidRPr="006F2B0F">
              <w:rPr>
                <w:rFonts w:ascii="Arial" w:eastAsia="DengXian" w:hAnsi="Arial" w:cs="Arial"/>
                <w:sz w:val="16"/>
                <w:szCs w:val="16"/>
                <w:highlight w:val="yellow"/>
                <w:lang w:eastAsia="zh-CN"/>
              </w:rPr>
              <w:t>Companies to report X = {3, 5}.</w:t>
            </w:r>
          </w:p>
        </w:tc>
        <w:tc>
          <w:tcPr>
            <w:tcW w:w="564" w:type="pct"/>
            <w:tcBorders>
              <w:top w:val="nil"/>
              <w:left w:val="nil"/>
              <w:bottom w:val="single" w:sz="8" w:space="0" w:color="auto"/>
              <w:right w:val="single" w:sz="8" w:space="0" w:color="auto"/>
            </w:tcBorders>
          </w:tcPr>
          <w:p w14:paraId="02935CC4" w14:textId="77777777" w:rsidR="006F2B0F" w:rsidRPr="006F2B0F" w:rsidRDefault="006F2B0F" w:rsidP="00BF411F">
            <w:pPr>
              <w:rPr>
                <w:rFonts w:ascii="Arial" w:hAnsi="Arial" w:cs="Arial"/>
                <w:sz w:val="16"/>
                <w:szCs w:val="16"/>
                <w:highlight w:val="yellow"/>
              </w:rPr>
            </w:pPr>
          </w:p>
        </w:tc>
        <w:tc>
          <w:tcPr>
            <w:tcW w:w="501" w:type="pct"/>
            <w:tcBorders>
              <w:top w:val="nil"/>
              <w:left w:val="nil"/>
              <w:bottom w:val="single" w:sz="8" w:space="0" w:color="auto"/>
              <w:right w:val="single" w:sz="8" w:space="0" w:color="auto"/>
            </w:tcBorders>
          </w:tcPr>
          <w:p w14:paraId="6A5A6D4B" w14:textId="77777777" w:rsidR="006F2B0F" w:rsidRPr="006F2B0F" w:rsidRDefault="006F2B0F" w:rsidP="00BF411F">
            <w:pPr>
              <w:rPr>
                <w:rFonts w:ascii="Arial" w:hAnsi="Arial" w:cs="Arial"/>
                <w:sz w:val="16"/>
                <w:szCs w:val="16"/>
                <w:highlight w:val="yellow"/>
              </w:rPr>
            </w:pPr>
          </w:p>
        </w:tc>
      </w:tr>
      <w:tr w:rsidR="006F2B0F" w:rsidRPr="006F2B0F" w14:paraId="01E1C9CD" w14:textId="77777777" w:rsidTr="009C660F">
        <w:trPr>
          <w:trHeight w:val="20"/>
        </w:trPr>
        <w:tc>
          <w:tcPr>
            <w:tcW w:w="219" w:type="pct"/>
            <w:tcBorders>
              <w:top w:val="nil"/>
              <w:left w:val="single" w:sz="8" w:space="0" w:color="auto"/>
              <w:bottom w:val="single" w:sz="8" w:space="0" w:color="auto"/>
              <w:right w:val="single" w:sz="8" w:space="0" w:color="auto"/>
            </w:tcBorders>
          </w:tcPr>
          <w:p w14:paraId="206A99DD" w14:textId="77777777" w:rsidR="006F2B0F" w:rsidRPr="006F2B0F" w:rsidRDefault="006F2B0F" w:rsidP="00BF411F">
            <w:pPr>
              <w:jc w:val="center"/>
              <w:rPr>
                <w:rFonts w:ascii="Arial" w:eastAsia="DengXian" w:hAnsi="Arial" w:cs="Arial"/>
                <w:b/>
                <w:bCs/>
                <w:sz w:val="16"/>
                <w:szCs w:val="16"/>
                <w:highlight w:val="yellow"/>
                <w:lang w:eastAsia="zh-CN"/>
              </w:rPr>
            </w:pPr>
            <w:r w:rsidRPr="006F2B0F">
              <w:rPr>
                <w:rFonts w:ascii="Arial" w:eastAsia="DengXian" w:hAnsi="Arial" w:cs="Arial"/>
                <w:b/>
                <w:bCs/>
                <w:sz w:val="16"/>
                <w:szCs w:val="16"/>
                <w:highlight w:val="yellow"/>
                <w:lang w:eastAsia="zh-CN"/>
              </w:rPr>
              <w:t>[1d]</w:t>
            </w:r>
          </w:p>
        </w:tc>
        <w:tc>
          <w:tcPr>
            <w:tcW w:w="1190" w:type="pct"/>
            <w:gridSpan w:val="2"/>
            <w:tcBorders>
              <w:top w:val="nil"/>
              <w:left w:val="single" w:sz="8" w:space="0" w:color="auto"/>
              <w:bottom w:val="single" w:sz="8" w:space="0" w:color="auto"/>
              <w:right w:val="single" w:sz="8" w:space="0" w:color="auto"/>
            </w:tcBorders>
            <w:tcMar>
              <w:top w:w="0" w:type="dxa"/>
              <w:left w:w="108" w:type="dxa"/>
              <w:bottom w:w="0" w:type="dxa"/>
              <w:right w:w="108" w:type="dxa"/>
            </w:tcMar>
          </w:tcPr>
          <w:p w14:paraId="349D6E41" w14:textId="77777777" w:rsidR="006F2B0F" w:rsidRPr="006F2B0F" w:rsidRDefault="006F2B0F" w:rsidP="00BF411F">
            <w:pPr>
              <w:rPr>
                <w:rFonts w:ascii="Arial" w:hAnsi="Arial" w:cs="Arial"/>
                <w:sz w:val="16"/>
                <w:szCs w:val="16"/>
                <w:highlight w:val="yellow"/>
              </w:rPr>
            </w:pPr>
            <w:r w:rsidRPr="006F2B0F">
              <w:rPr>
                <w:rFonts w:ascii="Arial" w:hAnsi="Arial" w:cs="Arial"/>
                <w:sz w:val="16"/>
                <w:szCs w:val="16"/>
                <w:highlight w:val="yellow"/>
              </w:rPr>
              <w:t>Waveform</w:t>
            </w:r>
          </w:p>
        </w:tc>
        <w:tc>
          <w:tcPr>
            <w:tcW w:w="2526" w:type="pct"/>
            <w:tcBorders>
              <w:top w:val="nil"/>
              <w:left w:val="nil"/>
              <w:bottom w:val="single" w:sz="8" w:space="0" w:color="auto"/>
              <w:right w:val="single" w:sz="8" w:space="0" w:color="auto"/>
            </w:tcBorders>
            <w:tcMar>
              <w:top w:w="0" w:type="dxa"/>
              <w:left w:w="108" w:type="dxa"/>
              <w:bottom w:w="0" w:type="dxa"/>
              <w:right w:w="108" w:type="dxa"/>
            </w:tcMar>
          </w:tcPr>
          <w:p w14:paraId="169B8B95" w14:textId="77777777" w:rsidR="006F2B0F" w:rsidRPr="006F2B0F" w:rsidRDefault="006F2B0F" w:rsidP="00BF411F">
            <w:pPr>
              <w:rPr>
                <w:rFonts w:ascii="Arial" w:hAnsi="Arial" w:cs="Arial"/>
                <w:sz w:val="16"/>
                <w:szCs w:val="16"/>
                <w:highlight w:val="yellow"/>
              </w:rPr>
            </w:pPr>
            <w:r w:rsidRPr="006F2B0F">
              <w:rPr>
                <w:rFonts w:ascii="Arial" w:hAnsi="Arial" w:cs="Arial"/>
                <w:sz w:val="16"/>
                <w:szCs w:val="16"/>
                <w:highlight w:val="yellow"/>
              </w:rPr>
              <w:t>OOK waveform generated by OFDM modulator</w:t>
            </w:r>
          </w:p>
        </w:tc>
        <w:tc>
          <w:tcPr>
            <w:tcW w:w="564" w:type="pct"/>
            <w:tcBorders>
              <w:top w:val="nil"/>
              <w:left w:val="nil"/>
              <w:bottom w:val="single" w:sz="8" w:space="0" w:color="auto"/>
              <w:right w:val="single" w:sz="8" w:space="0" w:color="auto"/>
            </w:tcBorders>
          </w:tcPr>
          <w:p w14:paraId="6846900B" w14:textId="77777777" w:rsidR="006F2B0F" w:rsidRPr="006F2B0F" w:rsidRDefault="006F2B0F" w:rsidP="00BF411F">
            <w:pPr>
              <w:rPr>
                <w:rFonts w:ascii="Arial" w:hAnsi="Arial" w:cs="Arial"/>
                <w:sz w:val="16"/>
                <w:szCs w:val="16"/>
                <w:highlight w:val="yellow"/>
              </w:rPr>
            </w:pPr>
          </w:p>
        </w:tc>
        <w:tc>
          <w:tcPr>
            <w:tcW w:w="501" w:type="pct"/>
            <w:tcBorders>
              <w:top w:val="nil"/>
              <w:left w:val="nil"/>
              <w:bottom w:val="single" w:sz="8" w:space="0" w:color="auto"/>
              <w:right w:val="single" w:sz="8" w:space="0" w:color="auto"/>
            </w:tcBorders>
          </w:tcPr>
          <w:p w14:paraId="7610E9AF" w14:textId="77777777" w:rsidR="006F2B0F" w:rsidRPr="006F2B0F" w:rsidRDefault="006F2B0F" w:rsidP="00BF411F">
            <w:pPr>
              <w:rPr>
                <w:rFonts w:ascii="Arial" w:hAnsi="Arial" w:cs="Arial"/>
                <w:sz w:val="16"/>
                <w:szCs w:val="16"/>
                <w:highlight w:val="yellow"/>
              </w:rPr>
            </w:pPr>
          </w:p>
        </w:tc>
      </w:tr>
      <w:tr w:rsidR="006F2B0F" w:rsidRPr="006F2B0F" w14:paraId="4C88C0B3" w14:textId="77777777" w:rsidTr="009C660F">
        <w:trPr>
          <w:trHeight w:val="20"/>
        </w:trPr>
        <w:tc>
          <w:tcPr>
            <w:tcW w:w="219" w:type="pct"/>
            <w:tcBorders>
              <w:top w:val="nil"/>
              <w:left w:val="single" w:sz="8" w:space="0" w:color="auto"/>
              <w:bottom w:val="single" w:sz="8" w:space="0" w:color="auto"/>
              <w:right w:val="single" w:sz="8" w:space="0" w:color="auto"/>
            </w:tcBorders>
          </w:tcPr>
          <w:p w14:paraId="4E076E40" w14:textId="77777777" w:rsidR="006F2B0F" w:rsidRPr="006F2B0F" w:rsidRDefault="006F2B0F" w:rsidP="00BF411F">
            <w:pPr>
              <w:jc w:val="center"/>
              <w:rPr>
                <w:rFonts w:ascii="Arial" w:eastAsia="DengXian" w:hAnsi="Arial" w:cs="Arial"/>
                <w:b/>
                <w:bCs/>
                <w:sz w:val="16"/>
                <w:szCs w:val="16"/>
                <w:highlight w:val="yellow"/>
                <w:lang w:eastAsia="zh-CN"/>
              </w:rPr>
            </w:pPr>
            <w:r w:rsidRPr="006F2B0F">
              <w:rPr>
                <w:rFonts w:ascii="Arial" w:eastAsia="DengXian" w:hAnsi="Arial" w:cs="Arial"/>
                <w:b/>
                <w:bCs/>
                <w:sz w:val="16"/>
                <w:szCs w:val="16"/>
                <w:highlight w:val="yellow"/>
                <w:lang w:eastAsia="zh-CN"/>
              </w:rPr>
              <w:t>[1e]</w:t>
            </w:r>
          </w:p>
        </w:tc>
        <w:tc>
          <w:tcPr>
            <w:tcW w:w="1190" w:type="pct"/>
            <w:gridSpan w:val="2"/>
            <w:tcBorders>
              <w:top w:val="nil"/>
              <w:left w:val="single" w:sz="8" w:space="0" w:color="auto"/>
              <w:bottom w:val="single" w:sz="8" w:space="0" w:color="auto"/>
              <w:right w:val="single" w:sz="8" w:space="0" w:color="auto"/>
            </w:tcBorders>
            <w:tcMar>
              <w:top w:w="0" w:type="dxa"/>
              <w:left w:w="108" w:type="dxa"/>
              <w:bottom w:w="0" w:type="dxa"/>
              <w:right w:w="108" w:type="dxa"/>
            </w:tcMar>
          </w:tcPr>
          <w:p w14:paraId="0E1D709C" w14:textId="77777777" w:rsidR="006F2B0F" w:rsidRPr="006F2B0F" w:rsidRDefault="006F2B0F" w:rsidP="00BF411F">
            <w:pPr>
              <w:rPr>
                <w:rFonts w:ascii="Arial" w:hAnsi="Arial" w:cs="Arial"/>
                <w:sz w:val="16"/>
                <w:szCs w:val="16"/>
                <w:highlight w:val="yellow"/>
              </w:rPr>
            </w:pPr>
            <w:r w:rsidRPr="006F2B0F">
              <w:rPr>
                <w:rFonts w:ascii="Arial" w:hAnsi="Arial" w:cs="Arial"/>
                <w:sz w:val="16"/>
                <w:szCs w:val="16"/>
                <w:highlight w:val="yellow"/>
              </w:rPr>
              <w:t>Modulation</w:t>
            </w:r>
          </w:p>
        </w:tc>
        <w:tc>
          <w:tcPr>
            <w:tcW w:w="2526" w:type="pct"/>
            <w:tcBorders>
              <w:top w:val="nil"/>
              <w:left w:val="nil"/>
              <w:bottom w:val="single" w:sz="8" w:space="0" w:color="auto"/>
              <w:right w:val="single" w:sz="8" w:space="0" w:color="auto"/>
            </w:tcBorders>
            <w:tcMar>
              <w:top w:w="0" w:type="dxa"/>
              <w:left w:w="108" w:type="dxa"/>
              <w:bottom w:w="0" w:type="dxa"/>
              <w:right w:w="108" w:type="dxa"/>
            </w:tcMar>
          </w:tcPr>
          <w:p w14:paraId="1A75D59C" w14:textId="77777777" w:rsidR="006F2B0F" w:rsidRPr="006F2B0F" w:rsidRDefault="006F2B0F" w:rsidP="00BF411F">
            <w:pPr>
              <w:rPr>
                <w:rFonts w:ascii="Arial" w:hAnsi="Arial" w:cs="Arial"/>
                <w:sz w:val="16"/>
                <w:szCs w:val="16"/>
                <w:highlight w:val="yellow"/>
              </w:rPr>
            </w:pPr>
            <w:r w:rsidRPr="006F2B0F">
              <w:rPr>
                <w:rFonts w:ascii="Arial" w:hAnsi="Arial" w:cs="Arial"/>
                <w:sz w:val="16"/>
                <w:szCs w:val="16"/>
                <w:highlight w:val="yellow"/>
              </w:rPr>
              <w:t>OOK</w:t>
            </w:r>
          </w:p>
          <w:p w14:paraId="35907958" w14:textId="77777777" w:rsidR="006F2B0F" w:rsidRPr="006F2B0F" w:rsidRDefault="006F2B0F" w:rsidP="00BF411F">
            <w:pPr>
              <w:rPr>
                <w:rFonts w:ascii="Arial" w:hAnsi="Arial" w:cs="Arial"/>
                <w:sz w:val="16"/>
                <w:szCs w:val="16"/>
                <w:highlight w:val="yellow"/>
              </w:rPr>
            </w:pPr>
            <w:r w:rsidRPr="006F2B0F">
              <w:rPr>
                <w:rFonts w:ascii="Arial" w:hAnsi="Arial" w:cs="Arial"/>
                <w:sz w:val="16"/>
                <w:szCs w:val="16"/>
                <w:highlight w:val="yellow"/>
              </w:rPr>
              <w:t>Companies to report, e.g., OOK-1, OOK-4 with M chips per OFDM symbol</w:t>
            </w:r>
          </w:p>
        </w:tc>
        <w:tc>
          <w:tcPr>
            <w:tcW w:w="564" w:type="pct"/>
            <w:tcBorders>
              <w:top w:val="nil"/>
              <w:left w:val="nil"/>
              <w:bottom w:val="single" w:sz="8" w:space="0" w:color="auto"/>
              <w:right w:val="single" w:sz="8" w:space="0" w:color="auto"/>
            </w:tcBorders>
          </w:tcPr>
          <w:p w14:paraId="028BFD3D" w14:textId="77777777" w:rsidR="006F2B0F" w:rsidRPr="006F2B0F" w:rsidRDefault="006F2B0F" w:rsidP="00BF411F">
            <w:pPr>
              <w:rPr>
                <w:rFonts w:ascii="Arial" w:hAnsi="Arial" w:cs="Arial"/>
                <w:sz w:val="16"/>
                <w:szCs w:val="16"/>
                <w:highlight w:val="yellow"/>
              </w:rPr>
            </w:pPr>
          </w:p>
        </w:tc>
        <w:tc>
          <w:tcPr>
            <w:tcW w:w="501" w:type="pct"/>
            <w:tcBorders>
              <w:top w:val="nil"/>
              <w:left w:val="nil"/>
              <w:bottom w:val="single" w:sz="8" w:space="0" w:color="auto"/>
              <w:right w:val="single" w:sz="8" w:space="0" w:color="auto"/>
            </w:tcBorders>
          </w:tcPr>
          <w:p w14:paraId="4F7EBF96" w14:textId="77777777" w:rsidR="006F2B0F" w:rsidRPr="006F2B0F" w:rsidRDefault="006F2B0F" w:rsidP="00BF411F">
            <w:pPr>
              <w:rPr>
                <w:rFonts w:ascii="Arial" w:hAnsi="Arial" w:cs="Arial"/>
                <w:sz w:val="16"/>
                <w:szCs w:val="16"/>
                <w:highlight w:val="yellow"/>
              </w:rPr>
            </w:pPr>
          </w:p>
        </w:tc>
      </w:tr>
      <w:tr w:rsidR="006F2B0F" w:rsidRPr="006F2B0F" w14:paraId="210F0F22" w14:textId="77777777" w:rsidTr="009C660F">
        <w:trPr>
          <w:trHeight w:val="20"/>
        </w:trPr>
        <w:tc>
          <w:tcPr>
            <w:tcW w:w="219" w:type="pct"/>
            <w:tcBorders>
              <w:top w:val="nil"/>
              <w:left w:val="single" w:sz="8" w:space="0" w:color="auto"/>
              <w:bottom w:val="single" w:sz="8" w:space="0" w:color="auto"/>
              <w:right w:val="single" w:sz="8" w:space="0" w:color="auto"/>
            </w:tcBorders>
          </w:tcPr>
          <w:p w14:paraId="35557064" w14:textId="77777777" w:rsidR="006F2B0F" w:rsidRPr="006F2B0F" w:rsidRDefault="006F2B0F" w:rsidP="00BF411F">
            <w:pPr>
              <w:jc w:val="center"/>
              <w:rPr>
                <w:rFonts w:ascii="Arial" w:eastAsia="DengXian" w:hAnsi="Arial" w:cs="Arial"/>
                <w:b/>
                <w:bCs/>
                <w:sz w:val="16"/>
                <w:szCs w:val="16"/>
                <w:highlight w:val="yellow"/>
                <w:lang w:eastAsia="zh-CN"/>
              </w:rPr>
            </w:pPr>
            <w:r w:rsidRPr="006F2B0F">
              <w:rPr>
                <w:rFonts w:ascii="Arial" w:eastAsia="DengXian" w:hAnsi="Arial" w:cs="Arial"/>
                <w:b/>
                <w:bCs/>
                <w:sz w:val="16"/>
                <w:szCs w:val="16"/>
                <w:highlight w:val="yellow"/>
                <w:lang w:eastAsia="zh-CN"/>
              </w:rPr>
              <w:t>[1f]</w:t>
            </w:r>
          </w:p>
        </w:tc>
        <w:tc>
          <w:tcPr>
            <w:tcW w:w="1190" w:type="pct"/>
            <w:gridSpan w:val="2"/>
            <w:tcBorders>
              <w:top w:val="nil"/>
              <w:left w:val="single" w:sz="8" w:space="0" w:color="auto"/>
              <w:bottom w:val="single" w:sz="8" w:space="0" w:color="auto"/>
              <w:right w:val="single" w:sz="8" w:space="0" w:color="auto"/>
            </w:tcBorders>
            <w:tcMar>
              <w:top w:w="0" w:type="dxa"/>
              <w:left w:w="108" w:type="dxa"/>
              <w:bottom w:w="0" w:type="dxa"/>
              <w:right w:w="108" w:type="dxa"/>
            </w:tcMar>
          </w:tcPr>
          <w:p w14:paraId="29C56C3E" w14:textId="77777777" w:rsidR="006F2B0F" w:rsidRPr="006F2B0F" w:rsidRDefault="006F2B0F" w:rsidP="00BF411F">
            <w:pPr>
              <w:rPr>
                <w:rFonts w:ascii="Arial" w:hAnsi="Arial" w:cs="Arial"/>
                <w:sz w:val="16"/>
                <w:szCs w:val="16"/>
                <w:highlight w:val="yellow"/>
              </w:rPr>
            </w:pPr>
            <w:r w:rsidRPr="006F2B0F">
              <w:rPr>
                <w:rFonts w:ascii="Arial" w:hAnsi="Arial" w:cs="Arial"/>
                <w:sz w:val="16"/>
                <w:szCs w:val="16"/>
                <w:highlight w:val="yellow"/>
              </w:rPr>
              <w:t>Line code</w:t>
            </w:r>
          </w:p>
        </w:tc>
        <w:tc>
          <w:tcPr>
            <w:tcW w:w="2526" w:type="pct"/>
            <w:tcBorders>
              <w:top w:val="nil"/>
              <w:left w:val="nil"/>
              <w:bottom w:val="single" w:sz="8" w:space="0" w:color="auto"/>
              <w:right w:val="single" w:sz="8" w:space="0" w:color="auto"/>
            </w:tcBorders>
            <w:tcMar>
              <w:top w:w="0" w:type="dxa"/>
              <w:left w:w="108" w:type="dxa"/>
              <w:bottom w:w="0" w:type="dxa"/>
              <w:right w:w="108" w:type="dxa"/>
            </w:tcMar>
          </w:tcPr>
          <w:p w14:paraId="15D65E0B" w14:textId="77777777" w:rsidR="006F2B0F" w:rsidRPr="006F2B0F" w:rsidRDefault="006F2B0F" w:rsidP="00BF411F">
            <w:pPr>
              <w:rPr>
                <w:rFonts w:ascii="Arial" w:hAnsi="Arial" w:cs="Arial"/>
                <w:sz w:val="16"/>
                <w:szCs w:val="16"/>
                <w:highlight w:val="yellow"/>
              </w:rPr>
            </w:pPr>
            <w:r w:rsidRPr="006F2B0F">
              <w:rPr>
                <w:rFonts w:ascii="Arial" w:hAnsi="Arial" w:cs="Arial"/>
                <w:sz w:val="16"/>
                <w:szCs w:val="16"/>
                <w:highlight w:val="yellow"/>
              </w:rPr>
              <w:t>Companies to report, e.g., Manchester, PIE</w:t>
            </w:r>
          </w:p>
        </w:tc>
        <w:tc>
          <w:tcPr>
            <w:tcW w:w="564" w:type="pct"/>
            <w:tcBorders>
              <w:top w:val="nil"/>
              <w:left w:val="nil"/>
              <w:bottom w:val="single" w:sz="8" w:space="0" w:color="auto"/>
              <w:right w:val="single" w:sz="8" w:space="0" w:color="auto"/>
            </w:tcBorders>
          </w:tcPr>
          <w:p w14:paraId="5BE28577" w14:textId="77777777" w:rsidR="006F2B0F" w:rsidRPr="006F2B0F" w:rsidRDefault="006F2B0F" w:rsidP="00BF411F">
            <w:pPr>
              <w:rPr>
                <w:rFonts w:ascii="Arial" w:hAnsi="Arial" w:cs="Arial"/>
                <w:sz w:val="16"/>
                <w:szCs w:val="16"/>
                <w:highlight w:val="yellow"/>
              </w:rPr>
            </w:pPr>
          </w:p>
        </w:tc>
        <w:tc>
          <w:tcPr>
            <w:tcW w:w="501" w:type="pct"/>
            <w:tcBorders>
              <w:top w:val="nil"/>
              <w:left w:val="nil"/>
              <w:bottom w:val="single" w:sz="8" w:space="0" w:color="auto"/>
              <w:right w:val="single" w:sz="8" w:space="0" w:color="auto"/>
            </w:tcBorders>
          </w:tcPr>
          <w:p w14:paraId="1C270C49" w14:textId="77777777" w:rsidR="006F2B0F" w:rsidRPr="006F2B0F" w:rsidRDefault="006F2B0F" w:rsidP="00BF411F">
            <w:pPr>
              <w:rPr>
                <w:rFonts w:ascii="Arial" w:hAnsi="Arial" w:cs="Arial"/>
                <w:sz w:val="16"/>
                <w:szCs w:val="16"/>
                <w:highlight w:val="yellow"/>
              </w:rPr>
            </w:pPr>
          </w:p>
        </w:tc>
      </w:tr>
      <w:tr w:rsidR="006F2B0F" w:rsidRPr="006F2B0F" w14:paraId="6823D759" w14:textId="77777777" w:rsidTr="009C660F">
        <w:trPr>
          <w:trHeight w:val="20"/>
        </w:trPr>
        <w:tc>
          <w:tcPr>
            <w:tcW w:w="219" w:type="pct"/>
            <w:tcBorders>
              <w:top w:val="nil"/>
              <w:left w:val="single" w:sz="8" w:space="0" w:color="auto"/>
              <w:bottom w:val="single" w:sz="8" w:space="0" w:color="auto"/>
              <w:right w:val="single" w:sz="8" w:space="0" w:color="auto"/>
            </w:tcBorders>
          </w:tcPr>
          <w:p w14:paraId="59C4512F" w14:textId="77777777" w:rsidR="006F2B0F" w:rsidRPr="006F2B0F" w:rsidRDefault="006F2B0F" w:rsidP="00BF411F">
            <w:pPr>
              <w:jc w:val="center"/>
              <w:rPr>
                <w:rFonts w:ascii="Arial" w:eastAsia="DengXian" w:hAnsi="Arial" w:cs="Arial"/>
                <w:b/>
                <w:bCs/>
                <w:sz w:val="16"/>
                <w:szCs w:val="16"/>
                <w:highlight w:val="yellow"/>
                <w:lang w:eastAsia="zh-CN"/>
              </w:rPr>
            </w:pPr>
            <w:r w:rsidRPr="006F2B0F">
              <w:rPr>
                <w:rFonts w:ascii="Arial" w:eastAsia="DengXian" w:hAnsi="Arial" w:cs="Arial"/>
                <w:b/>
                <w:bCs/>
                <w:sz w:val="16"/>
                <w:szCs w:val="16"/>
                <w:highlight w:val="yellow"/>
                <w:lang w:eastAsia="zh-CN"/>
              </w:rPr>
              <w:lastRenderedPageBreak/>
              <w:t>[1g]</w:t>
            </w:r>
          </w:p>
        </w:tc>
        <w:tc>
          <w:tcPr>
            <w:tcW w:w="1190" w:type="pct"/>
            <w:gridSpan w:val="2"/>
            <w:tcBorders>
              <w:top w:val="nil"/>
              <w:left w:val="single" w:sz="8" w:space="0" w:color="auto"/>
              <w:bottom w:val="single" w:sz="8" w:space="0" w:color="auto"/>
              <w:right w:val="single" w:sz="8" w:space="0" w:color="auto"/>
            </w:tcBorders>
            <w:tcMar>
              <w:top w:w="0" w:type="dxa"/>
              <w:left w:w="108" w:type="dxa"/>
              <w:bottom w:w="0" w:type="dxa"/>
              <w:right w:w="108" w:type="dxa"/>
            </w:tcMar>
          </w:tcPr>
          <w:p w14:paraId="5B6B5D00" w14:textId="77777777" w:rsidR="006F2B0F" w:rsidRPr="006F2B0F" w:rsidRDefault="006F2B0F" w:rsidP="00BF411F">
            <w:pPr>
              <w:rPr>
                <w:rFonts w:ascii="Arial" w:hAnsi="Arial" w:cs="Arial"/>
                <w:sz w:val="16"/>
                <w:szCs w:val="16"/>
                <w:highlight w:val="yellow"/>
              </w:rPr>
            </w:pPr>
            <w:r w:rsidRPr="006F2B0F">
              <w:rPr>
                <w:rFonts w:ascii="Arial" w:hAnsi="Arial" w:cs="Arial"/>
                <w:sz w:val="16"/>
                <w:szCs w:val="16"/>
                <w:highlight w:val="yellow"/>
              </w:rPr>
              <w:t>FEC</w:t>
            </w:r>
          </w:p>
        </w:tc>
        <w:tc>
          <w:tcPr>
            <w:tcW w:w="2526" w:type="pct"/>
            <w:tcBorders>
              <w:top w:val="nil"/>
              <w:left w:val="nil"/>
              <w:bottom w:val="single" w:sz="8" w:space="0" w:color="auto"/>
              <w:right w:val="single" w:sz="8" w:space="0" w:color="auto"/>
            </w:tcBorders>
            <w:tcMar>
              <w:top w:w="0" w:type="dxa"/>
              <w:left w:w="108" w:type="dxa"/>
              <w:bottom w:w="0" w:type="dxa"/>
              <w:right w:w="108" w:type="dxa"/>
            </w:tcMar>
          </w:tcPr>
          <w:p w14:paraId="40DBBC8A" w14:textId="77777777" w:rsidR="006F2B0F" w:rsidRPr="006F2B0F" w:rsidRDefault="006F2B0F" w:rsidP="00BF411F">
            <w:pPr>
              <w:rPr>
                <w:rFonts w:ascii="Arial" w:hAnsi="Arial" w:cs="Arial"/>
                <w:sz w:val="16"/>
                <w:szCs w:val="16"/>
                <w:highlight w:val="yellow"/>
              </w:rPr>
            </w:pPr>
            <w:r w:rsidRPr="006F2B0F">
              <w:rPr>
                <w:rFonts w:ascii="Arial" w:hAnsi="Arial" w:cs="Arial"/>
                <w:sz w:val="16"/>
                <w:szCs w:val="16"/>
                <w:highlight w:val="yellow"/>
              </w:rPr>
              <w:t>No FEC as baseline</w:t>
            </w:r>
          </w:p>
        </w:tc>
        <w:tc>
          <w:tcPr>
            <w:tcW w:w="564" w:type="pct"/>
            <w:tcBorders>
              <w:top w:val="nil"/>
              <w:left w:val="nil"/>
              <w:bottom w:val="single" w:sz="8" w:space="0" w:color="auto"/>
              <w:right w:val="single" w:sz="8" w:space="0" w:color="auto"/>
            </w:tcBorders>
          </w:tcPr>
          <w:p w14:paraId="48DCD76B" w14:textId="77777777" w:rsidR="006F2B0F" w:rsidRPr="006F2B0F" w:rsidRDefault="006F2B0F" w:rsidP="00BF411F">
            <w:pPr>
              <w:rPr>
                <w:rFonts w:ascii="Arial" w:hAnsi="Arial" w:cs="Arial"/>
                <w:sz w:val="16"/>
                <w:szCs w:val="16"/>
                <w:highlight w:val="yellow"/>
              </w:rPr>
            </w:pPr>
          </w:p>
        </w:tc>
        <w:tc>
          <w:tcPr>
            <w:tcW w:w="501" w:type="pct"/>
            <w:tcBorders>
              <w:top w:val="nil"/>
              <w:left w:val="nil"/>
              <w:bottom w:val="single" w:sz="8" w:space="0" w:color="auto"/>
              <w:right w:val="single" w:sz="8" w:space="0" w:color="auto"/>
            </w:tcBorders>
          </w:tcPr>
          <w:p w14:paraId="5B41032E" w14:textId="77777777" w:rsidR="006F2B0F" w:rsidRPr="006F2B0F" w:rsidRDefault="006F2B0F" w:rsidP="00BF411F">
            <w:pPr>
              <w:rPr>
                <w:rFonts w:ascii="Arial" w:hAnsi="Arial" w:cs="Arial"/>
                <w:sz w:val="16"/>
                <w:szCs w:val="16"/>
                <w:highlight w:val="yellow"/>
              </w:rPr>
            </w:pPr>
          </w:p>
        </w:tc>
      </w:tr>
      <w:tr w:rsidR="006F2B0F" w:rsidRPr="006F2B0F" w14:paraId="58BF6B20" w14:textId="77777777" w:rsidTr="009C660F">
        <w:trPr>
          <w:trHeight w:val="20"/>
        </w:trPr>
        <w:tc>
          <w:tcPr>
            <w:tcW w:w="219" w:type="pct"/>
            <w:tcBorders>
              <w:top w:val="nil"/>
              <w:left w:val="single" w:sz="8" w:space="0" w:color="auto"/>
              <w:bottom w:val="single" w:sz="8" w:space="0" w:color="auto"/>
              <w:right w:val="single" w:sz="8" w:space="0" w:color="auto"/>
            </w:tcBorders>
          </w:tcPr>
          <w:p w14:paraId="420950CA" w14:textId="77777777" w:rsidR="006F2B0F" w:rsidRPr="006F2B0F" w:rsidRDefault="006F2B0F" w:rsidP="00BF411F">
            <w:pPr>
              <w:jc w:val="center"/>
              <w:rPr>
                <w:rFonts w:ascii="Arial" w:eastAsia="DengXian" w:hAnsi="Arial" w:cs="Arial"/>
                <w:b/>
                <w:bCs/>
                <w:sz w:val="16"/>
                <w:szCs w:val="16"/>
                <w:highlight w:val="yellow"/>
                <w:lang w:eastAsia="zh-CN"/>
              </w:rPr>
            </w:pPr>
            <w:r w:rsidRPr="006F2B0F">
              <w:rPr>
                <w:rFonts w:ascii="Arial" w:eastAsia="DengXian" w:hAnsi="Arial" w:cs="Arial"/>
                <w:b/>
                <w:bCs/>
                <w:sz w:val="16"/>
                <w:szCs w:val="16"/>
                <w:highlight w:val="yellow"/>
                <w:lang w:eastAsia="zh-CN"/>
              </w:rPr>
              <w:t>[1h]</w:t>
            </w:r>
          </w:p>
        </w:tc>
        <w:tc>
          <w:tcPr>
            <w:tcW w:w="1190" w:type="pct"/>
            <w:gridSpan w:val="2"/>
            <w:tcBorders>
              <w:top w:val="nil"/>
              <w:left w:val="single" w:sz="8" w:space="0" w:color="auto"/>
              <w:bottom w:val="single" w:sz="8" w:space="0" w:color="auto"/>
              <w:right w:val="single" w:sz="8" w:space="0" w:color="auto"/>
            </w:tcBorders>
            <w:tcMar>
              <w:top w:w="0" w:type="dxa"/>
              <w:left w:w="108" w:type="dxa"/>
              <w:bottom w:w="0" w:type="dxa"/>
              <w:right w:w="108" w:type="dxa"/>
            </w:tcMar>
          </w:tcPr>
          <w:p w14:paraId="7A6D3EF4" w14:textId="77777777" w:rsidR="006F2B0F" w:rsidRPr="006F2B0F" w:rsidRDefault="006F2B0F" w:rsidP="00BF411F">
            <w:pPr>
              <w:rPr>
                <w:rFonts w:ascii="Arial" w:hAnsi="Arial" w:cs="Arial"/>
                <w:sz w:val="16"/>
                <w:szCs w:val="16"/>
                <w:highlight w:val="yellow"/>
              </w:rPr>
            </w:pPr>
            <w:r w:rsidRPr="006F2B0F">
              <w:rPr>
                <w:rFonts w:ascii="Arial" w:hAnsi="Arial" w:cs="Arial"/>
                <w:sz w:val="16"/>
                <w:szCs w:val="16"/>
                <w:highlight w:val="yellow"/>
              </w:rPr>
              <w:t>ADC bit width</w:t>
            </w:r>
          </w:p>
        </w:tc>
        <w:tc>
          <w:tcPr>
            <w:tcW w:w="2526" w:type="pct"/>
            <w:tcBorders>
              <w:top w:val="nil"/>
              <w:left w:val="nil"/>
              <w:bottom w:val="single" w:sz="8" w:space="0" w:color="auto"/>
              <w:right w:val="single" w:sz="8" w:space="0" w:color="auto"/>
            </w:tcBorders>
            <w:tcMar>
              <w:top w:w="0" w:type="dxa"/>
              <w:left w:w="108" w:type="dxa"/>
              <w:bottom w:w="0" w:type="dxa"/>
              <w:right w:w="108" w:type="dxa"/>
            </w:tcMar>
          </w:tcPr>
          <w:p w14:paraId="4C151438" w14:textId="77777777" w:rsidR="006F2B0F" w:rsidRPr="006F2B0F" w:rsidRDefault="006F2B0F" w:rsidP="00BF411F">
            <w:pPr>
              <w:rPr>
                <w:rFonts w:ascii="Arial" w:hAnsi="Arial" w:cs="Arial"/>
                <w:sz w:val="16"/>
                <w:szCs w:val="16"/>
                <w:highlight w:val="yellow"/>
              </w:rPr>
            </w:pPr>
            <w:r w:rsidRPr="006F2B0F">
              <w:rPr>
                <w:rFonts w:ascii="Arial" w:hAnsi="Arial" w:cs="Arial"/>
                <w:sz w:val="16"/>
                <w:szCs w:val="16"/>
                <w:highlight w:val="yellow"/>
              </w:rPr>
              <w:t>1-bit for device 1</w:t>
            </w:r>
          </w:p>
          <w:p w14:paraId="5FB592AA" w14:textId="77777777" w:rsidR="006F2B0F" w:rsidRPr="006F2B0F" w:rsidRDefault="006F2B0F" w:rsidP="00BF411F">
            <w:pPr>
              <w:rPr>
                <w:rFonts w:ascii="Arial" w:hAnsi="Arial" w:cs="Arial"/>
                <w:sz w:val="16"/>
                <w:szCs w:val="16"/>
                <w:highlight w:val="yellow"/>
              </w:rPr>
            </w:pPr>
            <w:r w:rsidRPr="006F2B0F">
              <w:rPr>
                <w:rFonts w:ascii="Arial" w:hAnsi="Arial" w:cs="Arial"/>
                <w:sz w:val="16"/>
                <w:szCs w:val="16"/>
                <w:highlight w:val="yellow"/>
              </w:rPr>
              <w:t>4-bit for device 2</w:t>
            </w:r>
          </w:p>
        </w:tc>
        <w:tc>
          <w:tcPr>
            <w:tcW w:w="564" w:type="pct"/>
            <w:tcBorders>
              <w:top w:val="nil"/>
              <w:left w:val="nil"/>
              <w:bottom w:val="single" w:sz="8" w:space="0" w:color="auto"/>
              <w:right w:val="single" w:sz="8" w:space="0" w:color="auto"/>
            </w:tcBorders>
          </w:tcPr>
          <w:p w14:paraId="53C87A4B" w14:textId="77777777" w:rsidR="006F2B0F" w:rsidRPr="006F2B0F" w:rsidRDefault="006F2B0F" w:rsidP="00BF411F">
            <w:pPr>
              <w:rPr>
                <w:rFonts w:ascii="Arial" w:hAnsi="Arial" w:cs="Arial"/>
                <w:sz w:val="16"/>
                <w:szCs w:val="16"/>
                <w:highlight w:val="yellow"/>
              </w:rPr>
            </w:pPr>
          </w:p>
        </w:tc>
        <w:tc>
          <w:tcPr>
            <w:tcW w:w="501" w:type="pct"/>
            <w:tcBorders>
              <w:top w:val="nil"/>
              <w:left w:val="nil"/>
              <w:bottom w:val="single" w:sz="8" w:space="0" w:color="auto"/>
              <w:right w:val="single" w:sz="8" w:space="0" w:color="auto"/>
            </w:tcBorders>
          </w:tcPr>
          <w:p w14:paraId="4D0876B9" w14:textId="77777777" w:rsidR="006F2B0F" w:rsidRPr="006F2B0F" w:rsidRDefault="006F2B0F" w:rsidP="00BF411F">
            <w:pPr>
              <w:rPr>
                <w:rFonts w:ascii="Arial" w:hAnsi="Arial" w:cs="Arial"/>
                <w:sz w:val="16"/>
                <w:szCs w:val="16"/>
                <w:highlight w:val="yellow"/>
              </w:rPr>
            </w:pPr>
          </w:p>
        </w:tc>
      </w:tr>
      <w:tr w:rsidR="006F2B0F" w:rsidRPr="006F2B0F" w14:paraId="32338637" w14:textId="77777777" w:rsidTr="009C660F">
        <w:trPr>
          <w:trHeight w:val="20"/>
        </w:trPr>
        <w:tc>
          <w:tcPr>
            <w:tcW w:w="219" w:type="pct"/>
            <w:tcBorders>
              <w:top w:val="nil"/>
              <w:left w:val="single" w:sz="8" w:space="0" w:color="auto"/>
              <w:bottom w:val="single" w:sz="8" w:space="0" w:color="auto"/>
              <w:right w:val="single" w:sz="8" w:space="0" w:color="auto"/>
            </w:tcBorders>
          </w:tcPr>
          <w:p w14:paraId="427D9540" w14:textId="77777777" w:rsidR="006F2B0F" w:rsidRPr="006F2B0F" w:rsidRDefault="006F2B0F" w:rsidP="00BF411F">
            <w:pPr>
              <w:jc w:val="center"/>
              <w:rPr>
                <w:rFonts w:ascii="Arial" w:eastAsia="DengXian" w:hAnsi="Arial" w:cs="Arial"/>
                <w:b/>
                <w:bCs/>
                <w:sz w:val="16"/>
                <w:szCs w:val="16"/>
                <w:highlight w:val="yellow"/>
                <w:lang w:eastAsia="zh-CN"/>
              </w:rPr>
            </w:pPr>
            <w:r w:rsidRPr="006F2B0F">
              <w:rPr>
                <w:rFonts w:ascii="Arial" w:eastAsia="DengXian" w:hAnsi="Arial" w:cs="Arial"/>
                <w:b/>
                <w:bCs/>
                <w:sz w:val="16"/>
                <w:szCs w:val="16"/>
                <w:highlight w:val="yellow"/>
                <w:lang w:eastAsia="zh-CN"/>
              </w:rPr>
              <w:t>[1j]</w:t>
            </w:r>
          </w:p>
        </w:tc>
        <w:tc>
          <w:tcPr>
            <w:tcW w:w="1190" w:type="pct"/>
            <w:gridSpan w:val="2"/>
            <w:tcBorders>
              <w:top w:val="nil"/>
              <w:left w:val="single" w:sz="8" w:space="0" w:color="auto"/>
              <w:bottom w:val="single" w:sz="8" w:space="0" w:color="auto"/>
              <w:right w:val="single" w:sz="8" w:space="0" w:color="auto"/>
            </w:tcBorders>
            <w:tcMar>
              <w:top w:w="0" w:type="dxa"/>
              <w:left w:w="108" w:type="dxa"/>
              <w:bottom w:w="0" w:type="dxa"/>
              <w:right w:w="108" w:type="dxa"/>
            </w:tcMar>
          </w:tcPr>
          <w:p w14:paraId="66D37DEE" w14:textId="77777777" w:rsidR="006F2B0F" w:rsidRPr="006F2B0F" w:rsidRDefault="006F2B0F" w:rsidP="00BF411F">
            <w:pPr>
              <w:rPr>
                <w:rFonts w:ascii="Arial" w:hAnsi="Arial" w:cs="Arial"/>
                <w:sz w:val="16"/>
                <w:szCs w:val="16"/>
                <w:highlight w:val="yellow"/>
              </w:rPr>
            </w:pPr>
            <w:r w:rsidRPr="006F2B0F">
              <w:rPr>
                <w:rFonts w:ascii="Arial" w:hAnsi="Arial" w:cs="Arial"/>
                <w:sz w:val="16"/>
                <w:szCs w:val="16"/>
                <w:highlight w:val="yellow"/>
              </w:rPr>
              <w:t>Detection/decoding method for Line code</w:t>
            </w:r>
          </w:p>
        </w:tc>
        <w:tc>
          <w:tcPr>
            <w:tcW w:w="2526" w:type="pct"/>
            <w:tcBorders>
              <w:top w:val="nil"/>
              <w:left w:val="nil"/>
              <w:bottom w:val="single" w:sz="8" w:space="0" w:color="auto"/>
              <w:right w:val="single" w:sz="8" w:space="0" w:color="auto"/>
            </w:tcBorders>
            <w:tcMar>
              <w:top w:w="0" w:type="dxa"/>
              <w:left w:w="108" w:type="dxa"/>
              <w:bottom w:w="0" w:type="dxa"/>
              <w:right w:w="108" w:type="dxa"/>
            </w:tcMar>
          </w:tcPr>
          <w:p w14:paraId="5A9310D1" w14:textId="77777777" w:rsidR="006F2B0F" w:rsidRPr="006F2B0F" w:rsidRDefault="006F2B0F" w:rsidP="00BF411F">
            <w:pPr>
              <w:rPr>
                <w:rFonts w:ascii="Arial" w:hAnsi="Arial" w:cs="Arial"/>
                <w:sz w:val="16"/>
                <w:szCs w:val="16"/>
                <w:highlight w:val="yellow"/>
              </w:rPr>
            </w:pPr>
            <w:r w:rsidRPr="006F2B0F">
              <w:rPr>
                <w:rFonts w:ascii="Arial" w:hAnsi="Arial" w:cs="Arial"/>
                <w:sz w:val="16"/>
                <w:szCs w:val="16"/>
                <w:highlight w:val="yellow"/>
              </w:rPr>
              <w:t>Companies to report</w:t>
            </w:r>
          </w:p>
        </w:tc>
        <w:tc>
          <w:tcPr>
            <w:tcW w:w="564" w:type="pct"/>
            <w:tcBorders>
              <w:top w:val="nil"/>
              <w:left w:val="nil"/>
              <w:bottom w:val="single" w:sz="8" w:space="0" w:color="auto"/>
              <w:right w:val="single" w:sz="8" w:space="0" w:color="auto"/>
            </w:tcBorders>
          </w:tcPr>
          <w:p w14:paraId="56F8F758" w14:textId="77777777" w:rsidR="006F2B0F" w:rsidRPr="006F2B0F" w:rsidRDefault="006F2B0F" w:rsidP="00BF411F">
            <w:pPr>
              <w:rPr>
                <w:rFonts w:ascii="Arial" w:hAnsi="Arial" w:cs="Arial"/>
                <w:sz w:val="16"/>
                <w:szCs w:val="16"/>
                <w:highlight w:val="yellow"/>
              </w:rPr>
            </w:pPr>
          </w:p>
        </w:tc>
        <w:tc>
          <w:tcPr>
            <w:tcW w:w="501" w:type="pct"/>
            <w:tcBorders>
              <w:top w:val="nil"/>
              <w:left w:val="nil"/>
              <w:bottom w:val="single" w:sz="8" w:space="0" w:color="auto"/>
              <w:right w:val="single" w:sz="8" w:space="0" w:color="auto"/>
            </w:tcBorders>
          </w:tcPr>
          <w:p w14:paraId="2835C782" w14:textId="77777777" w:rsidR="006F2B0F" w:rsidRPr="006F2B0F" w:rsidRDefault="006F2B0F" w:rsidP="00BF411F">
            <w:pPr>
              <w:rPr>
                <w:rFonts w:ascii="Arial" w:hAnsi="Arial" w:cs="Arial"/>
                <w:sz w:val="16"/>
                <w:szCs w:val="16"/>
                <w:highlight w:val="yellow"/>
              </w:rPr>
            </w:pPr>
          </w:p>
        </w:tc>
      </w:tr>
      <w:tr w:rsidR="006F2B0F" w:rsidRPr="006F2B0F" w14:paraId="4B718D19" w14:textId="77777777" w:rsidTr="009C660F">
        <w:trPr>
          <w:trHeight w:val="20"/>
        </w:trPr>
        <w:tc>
          <w:tcPr>
            <w:tcW w:w="219" w:type="pct"/>
            <w:tcBorders>
              <w:top w:val="nil"/>
              <w:left w:val="single" w:sz="8" w:space="0" w:color="auto"/>
              <w:bottom w:val="single" w:sz="8" w:space="0" w:color="auto"/>
              <w:right w:val="single" w:sz="8" w:space="0" w:color="auto"/>
            </w:tcBorders>
          </w:tcPr>
          <w:p w14:paraId="7DB0CA76" w14:textId="77777777" w:rsidR="006F2B0F" w:rsidRPr="006F2B0F" w:rsidRDefault="006F2B0F" w:rsidP="00BF411F">
            <w:pPr>
              <w:jc w:val="center"/>
              <w:rPr>
                <w:rFonts w:ascii="Arial" w:hAnsi="Arial" w:cs="Arial"/>
                <w:b/>
                <w:bCs/>
                <w:sz w:val="16"/>
                <w:szCs w:val="16"/>
                <w:highlight w:val="yellow"/>
              </w:rPr>
            </w:pPr>
          </w:p>
        </w:tc>
        <w:tc>
          <w:tcPr>
            <w:tcW w:w="3716" w:type="pct"/>
            <w:gridSpan w:val="3"/>
            <w:tcBorders>
              <w:top w:val="nil"/>
              <w:left w:val="single" w:sz="8" w:space="0" w:color="auto"/>
              <w:bottom w:val="single" w:sz="8" w:space="0" w:color="auto"/>
              <w:right w:val="single" w:sz="8" w:space="0" w:color="auto"/>
            </w:tcBorders>
            <w:tcMar>
              <w:top w:w="0" w:type="dxa"/>
              <w:left w:w="108" w:type="dxa"/>
              <w:bottom w:w="0" w:type="dxa"/>
              <w:right w:w="108" w:type="dxa"/>
            </w:tcMar>
          </w:tcPr>
          <w:p w14:paraId="025412F2" w14:textId="77777777" w:rsidR="006F2B0F" w:rsidRPr="006F2B0F" w:rsidRDefault="006F2B0F" w:rsidP="00BF411F">
            <w:pPr>
              <w:jc w:val="center"/>
              <w:rPr>
                <w:rFonts w:ascii="Arial" w:hAnsi="Arial" w:cs="Arial"/>
                <w:sz w:val="16"/>
                <w:szCs w:val="16"/>
                <w:highlight w:val="yellow"/>
              </w:rPr>
            </w:pPr>
            <w:r w:rsidRPr="006F2B0F">
              <w:rPr>
                <w:rFonts w:ascii="Arial" w:hAnsi="Arial" w:cs="Arial"/>
                <w:b/>
                <w:bCs/>
                <w:sz w:val="16"/>
                <w:szCs w:val="16"/>
                <w:highlight w:val="yellow"/>
              </w:rPr>
              <w:t>D2R specific parameters</w:t>
            </w:r>
          </w:p>
        </w:tc>
        <w:tc>
          <w:tcPr>
            <w:tcW w:w="564" w:type="pct"/>
            <w:tcBorders>
              <w:top w:val="nil"/>
              <w:left w:val="single" w:sz="8" w:space="0" w:color="auto"/>
              <w:bottom w:val="single" w:sz="8" w:space="0" w:color="auto"/>
              <w:right w:val="single" w:sz="8" w:space="0" w:color="auto"/>
            </w:tcBorders>
          </w:tcPr>
          <w:p w14:paraId="6E678DFA" w14:textId="77777777" w:rsidR="006F2B0F" w:rsidRPr="006F2B0F" w:rsidRDefault="006F2B0F" w:rsidP="00BF411F">
            <w:pPr>
              <w:jc w:val="center"/>
              <w:rPr>
                <w:rFonts w:ascii="Arial" w:hAnsi="Arial" w:cs="Arial"/>
                <w:b/>
                <w:bCs/>
                <w:sz w:val="16"/>
                <w:szCs w:val="16"/>
                <w:highlight w:val="yellow"/>
              </w:rPr>
            </w:pPr>
          </w:p>
        </w:tc>
        <w:tc>
          <w:tcPr>
            <w:tcW w:w="501" w:type="pct"/>
            <w:tcBorders>
              <w:top w:val="nil"/>
              <w:left w:val="single" w:sz="8" w:space="0" w:color="auto"/>
              <w:bottom w:val="single" w:sz="8" w:space="0" w:color="auto"/>
              <w:right w:val="single" w:sz="8" w:space="0" w:color="auto"/>
            </w:tcBorders>
          </w:tcPr>
          <w:p w14:paraId="15BE9547" w14:textId="77777777" w:rsidR="006F2B0F" w:rsidRPr="006F2B0F" w:rsidRDefault="006F2B0F" w:rsidP="00BF411F">
            <w:pPr>
              <w:jc w:val="center"/>
              <w:rPr>
                <w:rFonts w:ascii="Arial" w:hAnsi="Arial" w:cs="Arial"/>
                <w:b/>
                <w:bCs/>
                <w:sz w:val="16"/>
                <w:szCs w:val="16"/>
                <w:highlight w:val="yellow"/>
              </w:rPr>
            </w:pPr>
          </w:p>
        </w:tc>
      </w:tr>
      <w:tr w:rsidR="006F2B0F" w:rsidRPr="006F2B0F" w14:paraId="2D7F8480" w14:textId="77777777" w:rsidTr="009C660F">
        <w:trPr>
          <w:trHeight w:val="20"/>
        </w:trPr>
        <w:tc>
          <w:tcPr>
            <w:tcW w:w="219" w:type="pct"/>
            <w:tcBorders>
              <w:top w:val="nil"/>
              <w:left w:val="single" w:sz="8" w:space="0" w:color="auto"/>
              <w:bottom w:val="single" w:sz="8" w:space="0" w:color="auto"/>
              <w:right w:val="single" w:sz="8" w:space="0" w:color="auto"/>
            </w:tcBorders>
          </w:tcPr>
          <w:p w14:paraId="5E3EDCC9" w14:textId="77777777" w:rsidR="006F2B0F" w:rsidRPr="006F2B0F" w:rsidRDefault="006F2B0F" w:rsidP="00BF411F">
            <w:pPr>
              <w:jc w:val="center"/>
              <w:rPr>
                <w:rFonts w:ascii="Arial" w:eastAsia="DengXian" w:hAnsi="Arial" w:cs="Arial"/>
                <w:b/>
                <w:bCs/>
                <w:sz w:val="16"/>
                <w:szCs w:val="16"/>
                <w:highlight w:val="yellow"/>
                <w:lang w:eastAsia="zh-CN"/>
              </w:rPr>
            </w:pPr>
            <w:r w:rsidRPr="006F2B0F">
              <w:rPr>
                <w:rFonts w:ascii="Arial" w:eastAsia="DengXian" w:hAnsi="Arial" w:cs="Arial"/>
                <w:b/>
                <w:bCs/>
                <w:sz w:val="16"/>
                <w:szCs w:val="16"/>
                <w:highlight w:val="yellow"/>
                <w:lang w:eastAsia="zh-CN"/>
              </w:rPr>
              <w:t>[2a1]</w:t>
            </w:r>
          </w:p>
        </w:tc>
        <w:tc>
          <w:tcPr>
            <w:tcW w:w="1190" w:type="pct"/>
            <w:gridSpan w:val="2"/>
            <w:tcBorders>
              <w:top w:val="nil"/>
              <w:left w:val="single" w:sz="8" w:space="0" w:color="auto"/>
              <w:bottom w:val="single" w:sz="8" w:space="0" w:color="auto"/>
              <w:right w:val="single" w:sz="8" w:space="0" w:color="auto"/>
            </w:tcBorders>
            <w:tcMar>
              <w:top w:w="0" w:type="dxa"/>
              <w:left w:w="108" w:type="dxa"/>
              <w:bottom w:w="0" w:type="dxa"/>
              <w:right w:w="108" w:type="dxa"/>
            </w:tcMar>
          </w:tcPr>
          <w:p w14:paraId="2CA8E9A8" w14:textId="77777777" w:rsidR="006F2B0F" w:rsidRPr="006F2B0F" w:rsidRDefault="006F2B0F" w:rsidP="00BF411F">
            <w:pPr>
              <w:rPr>
                <w:rFonts w:ascii="Arial" w:eastAsia="DengXian" w:hAnsi="Arial" w:cs="Arial"/>
                <w:sz w:val="16"/>
                <w:szCs w:val="16"/>
                <w:highlight w:val="yellow"/>
                <w:lang w:eastAsia="zh-CN"/>
              </w:rPr>
            </w:pPr>
            <w:r w:rsidRPr="006F2B0F">
              <w:rPr>
                <w:rFonts w:ascii="Arial" w:hAnsi="Arial" w:cs="Arial"/>
                <w:sz w:val="16"/>
                <w:szCs w:val="16"/>
                <w:highlight w:val="yellow"/>
              </w:rPr>
              <w:t>Transmission bandwidth</w:t>
            </w:r>
            <w:r w:rsidRPr="006F2B0F">
              <w:rPr>
                <w:rFonts w:ascii="Arial" w:hAnsi="Arial" w:cs="Arial"/>
                <w:strike/>
                <w:sz w:val="16"/>
                <w:szCs w:val="16"/>
                <w:highlight w:val="yellow"/>
              </w:rPr>
              <w:t xml:space="preserve"> (w.r.t. D2R data rate)</w:t>
            </w:r>
          </w:p>
        </w:tc>
        <w:tc>
          <w:tcPr>
            <w:tcW w:w="2526" w:type="pct"/>
            <w:tcBorders>
              <w:top w:val="nil"/>
              <w:left w:val="nil"/>
              <w:bottom w:val="single" w:sz="8" w:space="0" w:color="auto"/>
              <w:right w:val="single" w:sz="8" w:space="0" w:color="auto"/>
            </w:tcBorders>
            <w:tcMar>
              <w:top w:w="0" w:type="dxa"/>
              <w:left w:w="108" w:type="dxa"/>
              <w:bottom w:w="0" w:type="dxa"/>
              <w:right w:w="108" w:type="dxa"/>
            </w:tcMar>
          </w:tcPr>
          <w:p w14:paraId="67189551" w14:textId="77777777" w:rsidR="006F2B0F" w:rsidRPr="006F2B0F" w:rsidRDefault="006F2B0F" w:rsidP="00BF411F">
            <w:pPr>
              <w:rPr>
                <w:rFonts w:ascii="Arial" w:eastAsia="DengXian" w:hAnsi="Arial" w:cs="Arial"/>
                <w:strike/>
                <w:sz w:val="16"/>
                <w:szCs w:val="16"/>
                <w:highlight w:val="yellow"/>
                <w:lang w:eastAsia="zh-CN"/>
              </w:rPr>
            </w:pPr>
            <w:r w:rsidRPr="006F2B0F">
              <w:rPr>
                <w:rFonts w:ascii="Arial" w:hAnsi="Arial" w:cs="Arial"/>
                <w:strike/>
                <w:sz w:val="16"/>
                <w:szCs w:val="16"/>
                <w:highlight w:val="yellow"/>
              </w:rPr>
              <w:t>[FFS: 15kHz, 180kHz]</w:t>
            </w:r>
          </w:p>
          <w:p w14:paraId="3525229D" w14:textId="77777777" w:rsidR="006F2B0F" w:rsidRPr="006F2B0F" w:rsidRDefault="006F2B0F" w:rsidP="00BF411F">
            <w:pPr>
              <w:rPr>
                <w:rFonts w:ascii="Arial" w:eastAsia="DengXian" w:hAnsi="Arial" w:cs="Arial"/>
                <w:strike/>
                <w:sz w:val="16"/>
                <w:szCs w:val="16"/>
                <w:highlight w:val="yellow"/>
                <w:lang w:eastAsia="zh-CN"/>
              </w:rPr>
            </w:pPr>
          </w:p>
          <w:p w14:paraId="6CADA0DF" w14:textId="77777777" w:rsidR="006F2B0F" w:rsidRPr="006F2B0F" w:rsidRDefault="006F2B0F" w:rsidP="00311060">
            <w:pPr>
              <w:numPr>
                <w:ilvl w:val="0"/>
                <w:numId w:val="270"/>
              </w:numPr>
              <w:snapToGrid w:val="0"/>
              <w:rPr>
                <w:rFonts w:ascii="Arial" w:eastAsia="SimSun" w:hAnsi="Arial" w:cs="Arial"/>
                <w:b/>
                <w:bCs/>
                <w:sz w:val="16"/>
                <w:szCs w:val="16"/>
                <w:highlight w:val="yellow"/>
                <w:lang w:eastAsia="zh-CN" w:bidi="ar"/>
              </w:rPr>
            </w:pPr>
            <w:r w:rsidRPr="006F2B0F">
              <w:rPr>
                <w:rFonts w:ascii="Arial" w:eastAsia="SimSun" w:hAnsi="Arial" w:cs="Arial"/>
                <w:b/>
                <w:bCs/>
                <w:sz w:val="16"/>
                <w:szCs w:val="16"/>
                <w:highlight w:val="yellow"/>
                <w:lang w:eastAsia="zh-CN" w:bidi="ar"/>
              </w:rPr>
              <w:t xml:space="preserve">[2a1]-Alt1: </w:t>
            </w:r>
          </w:p>
          <w:p w14:paraId="5C0181EC" w14:textId="77777777" w:rsidR="006F2B0F" w:rsidRPr="006F2B0F" w:rsidRDefault="006F2B0F" w:rsidP="00311060">
            <w:pPr>
              <w:numPr>
                <w:ilvl w:val="1"/>
                <w:numId w:val="270"/>
              </w:numPr>
              <w:snapToGrid w:val="0"/>
              <w:rPr>
                <w:rFonts w:ascii="Arial" w:eastAsia="SimSun" w:hAnsi="Arial" w:cs="Arial"/>
                <w:sz w:val="16"/>
                <w:szCs w:val="16"/>
                <w:highlight w:val="yellow"/>
                <w:lang w:eastAsia="zh-CN" w:bidi="ar"/>
              </w:rPr>
            </w:pPr>
            <w:r w:rsidRPr="006F2B0F">
              <w:rPr>
                <w:rFonts w:ascii="Arial" w:eastAsia="SimSun" w:hAnsi="Arial" w:cs="Arial"/>
                <w:sz w:val="16"/>
                <w:szCs w:val="16"/>
                <w:highlight w:val="yellow"/>
                <w:lang w:eastAsia="zh-CN" w:bidi="ar"/>
              </w:rPr>
              <w:t>DSB</w:t>
            </w:r>
          </w:p>
          <w:p w14:paraId="40E21EC4" w14:textId="77777777" w:rsidR="006F2B0F" w:rsidRPr="006F2B0F" w:rsidRDefault="006F2B0F" w:rsidP="00311060">
            <w:pPr>
              <w:numPr>
                <w:ilvl w:val="1"/>
                <w:numId w:val="270"/>
              </w:numPr>
              <w:snapToGrid w:val="0"/>
              <w:rPr>
                <w:rFonts w:ascii="Arial" w:eastAsia="SimSun" w:hAnsi="Arial" w:cs="Arial"/>
                <w:sz w:val="16"/>
                <w:szCs w:val="16"/>
                <w:highlight w:val="yellow"/>
                <w:lang w:eastAsia="zh-CN" w:bidi="ar"/>
              </w:rPr>
            </w:pPr>
            <w:r w:rsidRPr="006F2B0F">
              <w:rPr>
                <w:rFonts w:ascii="Arial" w:eastAsia="SimSun" w:hAnsi="Arial" w:cs="Arial"/>
                <w:sz w:val="16"/>
                <w:szCs w:val="16"/>
                <w:highlight w:val="yellow"/>
                <w:lang w:eastAsia="zh-CN" w:bidi="ar"/>
              </w:rPr>
              <w:t xml:space="preserve">X kHz </w:t>
            </w:r>
            <w:r w:rsidRPr="006F2B0F">
              <w:rPr>
                <w:rFonts w:ascii="Arial" w:eastAsia="SimSun" w:hAnsi="Arial" w:cs="Arial"/>
                <w:strike/>
                <w:sz w:val="16"/>
                <w:szCs w:val="16"/>
                <w:highlight w:val="yellow"/>
                <w:lang w:eastAsia="zh-CN" w:bidi="ar"/>
              </w:rPr>
              <w:t>(M) and Y kHz (O)</w:t>
            </w:r>
            <w:r w:rsidRPr="006F2B0F">
              <w:rPr>
                <w:rFonts w:ascii="Arial" w:eastAsia="SimSun" w:hAnsi="Arial" w:cs="Arial"/>
                <w:sz w:val="16"/>
                <w:szCs w:val="16"/>
                <w:highlight w:val="yellow"/>
                <w:lang w:eastAsia="zh-CN" w:bidi="ar"/>
              </w:rPr>
              <w:t xml:space="preserve"> is considered for D2R transmission bandwidth. </w:t>
            </w:r>
          </w:p>
          <w:p w14:paraId="3DC30B7C" w14:textId="77777777" w:rsidR="006F2B0F" w:rsidRPr="006F2B0F" w:rsidRDefault="006F2B0F" w:rsidP="00311060">
            <w:pPr>
              <w:numPr>
                <w:ilvl w:val="1"/>
                <w:numId w:val="270"/>
              </w:numPr>
              <w:snapToGrid w:val="0"/>
              <w:rPr>
                <w:rFonts w:ascii="Arial" w:eastAsia="SimSun" w:hAnsi="Arial" w:cs="Arial"/>
                <w:sz w:val="16"/>
                <w:szCs w:val="16"/>
                <w:highlight w:val="yellow"/>
                <w:lang w:eastAsia="zh-CN" w:bidi="ar"/>
              </w:rPr>
            </w:pPr>
            <w:r w:rsidRPr="006F2B0F">
              <w:rPr>
                <w:rFonts w:ascii="Arial" w:eastAsia="SimSun" w:hAnsi="Arial" w:cs="Arial"/>
                <w:sz w:val="16"/>
                <w:szCs w:val="16"/>
                <w:highlight w:val="yellow"/>
                <w:lang w:eastAsia="zh-CN" w:bidi="ar"/>
              </w:rPr>
              <w:t xml:space="preserve">The value is for two sidebands, i.e., the total transmission bandwidth for DSB is X kHz </w:t>
            </w:r>
            <w:r w:rsidRPr="006F2B0F">
              <w:rPr>
                <w:rFonts w:ascii="Arial" w:eastAsia="SimSun" w:hAnsi="Arial" w:cs="Arial"/>
                <w:strike/>
                <w:sz w:val="16"/>
                <w:szCs w:val="16"/>
                <w:highlight w:val="yellow"/>
                <w:lang w:eastAsia="zh-CN" w:bidi="ar"/>
              </w:rPr>
              <w:t>(M) and Y kHz (O)</w:t>
            </w:r>
            <w:r w:rsidRPr="006F2B0F">
              <w:rPr>
                <w:rFonts w:ascii="Arial" w:eastAsia="SimSun" w:hAnsi="Arial" w:cs="Arial"/>
                <w:sz w:val="16"/>
                <w:szCs w:val="16"/>
                <w:highlight w:val="yellow"/>
                <w:lang w:eastAsia="zh-CN" w:bidi="ar"/>
              </w:rPr>
              <w:t>.</w:t>
            </w:r>
          </w:p>
          <w:p w14:paraId="7E9C7C6B" w14:textId="77777777" w:rsidR="006F2B0F" w:rsidRPr="006F2B0F" w:rsidRDefault="006F2B0F" w:rsidP="00311060">
            <w:pPr>
              <w:numPr>
                <w:ilvl w:val="0"/>
                <w:numId w:val="270"/>
              </w:numPr>
              <w:snapToGrid w:val="0"/>
              <w:rPr>
                <w:rFonts w:ascii="Arial" w:eastAsia="SimSun" w:hAnsi="Arial" w:cs="Arial"/>
                <w:b/>
                <w:bCs/>
                <w:sz w:val="16"/>
                <w:szCs w:val="16"/>
                <w:highlight w:val="yellow"/>
                <w:lang w:eastAsia="zh-CN" w:bidi="ar"/>
              </w:rPr>
            </w:pPr>
            <w:r w:rsidRPr="006F2B0F">
              <w:rPr>
                <w:rFonts w:ascii="Arial" w:eastAsia="SimSun" w:hAnsi="Arial" w:cs="Arial"/>
                <w:b/>
                <w:bCs/>
                <w:sz w:val="16"/>
                <w:szCs w:val="16"/>
                <w:highlight w:val="yellow"/>
                <w:lang w:eastAsia="zh-CN" w:bidi="ar"/>
              </w:rPr>
              <w:t xml:space="preserve">[2a1]-Alt2: </w:t>
            </w:r>
          </w:p>
          <w:p w14:paraId="545E160C" w14:textId="77777777" w:rsidR="006F2B0F" w:rsidRPr="006F2B0F" w:rsidRDefault="006F2B0F" w:rsidP="00311060">
            <w:pPr>
              <w:numPr>
                <w:ilvl w:val="1"/>
                <w:numId w:val="270"/>
              </w:numPr>
              <w:snapToGrid w:val="0"/>
              <w:rPr>
                <w:rFonts w:ascii="Arial" w:eastAsia="SimSun" w:hAnsi="Arial" w:cs="Arial"/>
                <w:sz w:val="16"/>
                <w:szCs w:val="16"/>
                <w:highlight w:val="yellow"/>
                <w:lang w:eastAsia="zh-CN" w:bidi="ar"/>
              </w:rPr>
            </w:pPr>
            <w:r w:rsidRPr="006F2B0F">
              <w:rPr>
                <w:rFonts w:ascii="Arial" w:eastAsia="SimSun" w:hAnsi="Arial" w:cs="Arial"/>
                <w:sz w:val="16"/>
                <w:szCs w:val="16"/>
                <w:highlight w:val="yellow"/>
                <w:lang w:eastAsia="zh-CN" w:bidi="ar"/>
              </w:rPr>
              <w:t>SSB</w:t>
            </w:r>
          </w:p>
          <w:p w14:paraId="3880A9E5" w14:textId="77777777" w:rsidR="006F2B0F" w:rsidRPr="006F2B0F" w:rsidRDefault="006F2B0F" w:rsidP="00311060">
            <w:pPr>
              <w:numPr>
                <w:ilvl w:val="1"/>
                <w:numId w:val="270"/>
              </w:numPr>
              <w:snapToGrid w:val="0"/>
              <w:rPr>
                <w:rFonts w:ascii="Arial" w:eastAsia="SimSun" w:hAnsi="Arial" w:cs="Arial"/>
                <w:sz w:val="16"/>
                <w:szCs w:val="16"/>
                <w:highlight w:val="yellow"/>
                <w:lang w:eastAsia="zh-CN" w:bidi="ar"/>
              </w:rPr>
            </w:pPr>
            <w:r w:rsidRPr="006F2B0F">
              <w:rPr>
                <w:rFonts w:ascii="Arial" w:eastAsia="SimSun" w:hAnsi="Arial" w:cs="Arial"/>
                <w:sz w:val="16"/>
                <w:szCs w:val="16"/>
                <w:highlight w:val="yellow"/>
                <w:lang w:eastAsia="zh-CN" w:bidi="ar"/>
              </w:rPr>
              <w:t>X kHz</w:t>
            </w:r>
            <w:r w:rsidRPr="006F2B0F">
              <w:rPr>
                <w:rFonts w:ascii="Arial" w:eastAsia="SimSun" w:hAnsi="Arial" w:cs="Arial"/>
                <w:strike/>
                <w:sz w:val="16"/>
                <w:szCs w:val="16"/>
                <w:highlight w:val="yellow"/>
                <w:lang w:eastAsia="zh-CN" w:bidi="ar"/>
              </w:rPr>
              <w:t xml:space="preserve"> (M) and Y kHz (O)</w:t>
            </w:r>
            <w:r w:rsidRPr="006F2B0F">
              <w:rPr>
                <w:rFonts w:ascii="Arial" w:eastAsia="SimSun" w:hAnsi="Arial" w:cs="Arial"/>
                <w:sz w:val="16"/>
                <w:szCs w:val="16"/>
                <w:highlight w:val="yellow"/>
                <w:lang w:eastAsia="zh-CN" w:bidi="ar"/>
              </w:rPr>
              <w:t xml:space="preserve"> is considered for D2R transmission bandwidth. </w:t>
            </w:r>
          </w:p>
          <w:p w14:paraId="3B02805F" w14:textId="77777777" w:rsidR="006F2B0F" w:rsidRPr="006F2B0F" w:rsidRDefault="006F2B0F" w:rsidP="00311060">
            <w:pPr>
              <w:numPr>
                <w:ilvl w:val="1"/>
                <w:numId w:val="270"/>
              </w:numPr>
              <w:snapToGrid w:val="0"/>
              <w:rPr>
                <w:rFonts w:ascii="Arial" w:eastAsia="SimSun" w:hAnsi="Arial" w:cs="Arial"/>
                <w:sz w:val="16"/>
                <w:szCs w:val="16"/>
                <w:highlight w:val="yellow"/>
                <w:lang w:eastAsia="zh-CN" w:bidi="ar"/>
              </w:rPr>
            </w:pPr>
            <w:r w:rsidRPr="006F2B0F">
              <w:rPr>
                <w:rFonts w:ascii="Arial" w:eastAsia="SimSun" w:hAnsi="Arial" w:cs="Arial"/>
                <w:sz w:val="16"/>
                <w:szCs w:val="16"/>
                <w:highlight w:val="yellow"/>
                <w:lang w:eastAsia="zh-CN" w:bidi="ar"/>
              </w:rPr>
              <w:t xml:space="preserve">The value is for one sideband, i.e., the total transmission bandwidth for DSB is X kHz </w:t>
            </w:r>
            <w:r w:rsidRPr="006F2B0F">
              <w:rPr>
                <w:rFonts w:ascii="Arial" w:eastAsia="SimSun" w:hAnsi="Arial" w:cs="Arial"/>
                <w:strike/>
                <w:sz w:val="16"/>
                <w:szCs w:val="16"/>
                <w:highlight w:val="yellow"/>
                <w:lang w:eastAsia="zh-CN" w:bidi="ar"/>
              </w:rPr>
              <w:t>(M) and Y kHz (O)</w:t>
            </w:r>
            <w:r w:rsidRPr="006F2B0F">
              <w:rPr>
                <w:rFonts w:ascii="Arial" w:eastAsia="SimSun" w:hAnsi="Arial" w:cs="Arial"/>
                <w:sz w:val="16"/>
                <w:szCs w:val="16"/>
                <w:highlight w:val="yellow"/>
                <w:lang w:eastAsia="zh-CN" w:bidi="ar"/>
              </w:rPr>
              <w:t>.</w:t>
            </w:r>
          </w:p>
          <w:p w14:paraId="6A038F9B" w14:textId="77777777" w:rsidR="006F2B0F" w:rsidRPr="006F2B0F" w:rsidRDefault="006F2B0F" w:rsidP="00311060">
            <w:pPr>
              <w:numPr>
                <w:ilvl w:val="0"/>
                <w:numId w:val="270"/>
              </w:numPr>
              <w:snapToGrid w:val="0"/>
              <w:rPr>
                <w:rFonts w:ascii="Arial" w:eastAsia="SimSun" w:hAnsi="Arial" w:cs="Arial"/>
                <w:sz w:val="16"/>
                <w:szCs w:val="16"/>
                <w:highlight w:val="yellow"/>
                <w:lang w:eastAsia="zh-CN" w:bidi="ar"/>
              </w:rPr>
            </w:pPr>
            <w:r w:rsidRPr="006F2B0F">
              <w:rPr>
                <w:rFonts w:ascii="Arial" w:eastAsia="SimSun" w:hAnsi="Arial" w:cs="Arial"/>
                <w:sz w:val="16"/>
                <w:szCs w:val="16"/>
                <w:highlight w:val="yellow"/>
                <w:lang w:eastAsia="zh-CN" w:bidi="ar"/>
              </w:rPr>
              <w:t xml:space="preserve">The value of X </w:t>
            </w:r>
            <w:r w:rsidRPr="006F2B0F">
              <w:rPr>
                <w:rFonts w:ascii="Arial" w:eastAsia="SimSun" w:hAnsi="Arial" w:cs="Arial"/>
                <w:strike/>
                <w:sz w:val="16"/>
                <w:szCs w:val="16"/>
                <w:highlight w:val="yellow"/>
                <w:lang w:eastAsia="zh-CN" w:bidi="ar"/>
              </w:rPr>
              <w:t xml:space="preserve">and Y </w:t>
            </w:r>
            <w:r w:rsidRPr="006F2B0F">
              <w:rPr>
                <w:rFonts w:ascii="Arial" w:eastAsia="SimSun" w:hAnsi="Arial" w:cs="Arial"/>
                <w:sz w:val="16"/>
                <w:szCs w:val="16"/>
                <w:highlight w:val="yellow"/>
                <w:lang w:eastAsia="zh-CN" w:bidi="ar"/>
              </w:rPr>
              <w:t>is as follows, to be down-select from alternative 1 and 2</w:t>
            </w:r>
          </w:p>
          <w:p w14:paraId="25A91802" w14:textId="77777777" w:rsidR="006F2B0F" w:rsidRPr="006F2B0F" w:rsidRDefault="006F2B0F" w:rsidP="00311060">
            <w:pPr>
              <w:numPr>
                <w:ilvl w:val="1"/>
                <w:numId w:val="270"/>
              </w:numPr>
              <w:snapToGrid w:val="0"/>
              <w:rPr>
                <w:rFonts w:ascii="Arial" w:eastAsia="SimSun" w:hAnsi="Arial" w:cs="Arial"/>
                <w:sz w:val="16"/>
                <w:szCs w:val="16"/>
                <w:highlight w:val="yellow"/>
                <w:lang w:eastAsia="zh-CN" w:bidi="ar"/>
              </w:rPr>
            </w:pPr>
            <w:r w:rsidRPr="006F2B0F">
              <w:rPr>
                <w:rFonts w:ascii="Arial" w:eastAsia="SimSun" w:hAnsi="Arial" w:cs="Arial"/>
                <w:sz w:val="16"/>
                <w:szCs w:val="16"/>
                <w:highlight w:val="yellow"/>
                <w:lang w:eastAsia="zh-CN" w:bidi="ar"/>
              </w:rPr>
              <w:t xml:space="preserve">Alternative 1: </w:t>
            </w:r>
          </w:p>
          <w:p w14:paraId="630AD160" w14:textId="77777777" w:rsidR="006F2B0F" w:rsidRPr="006F2B0F" w:rsidRDefault="006F2B0F" w:rsidP="00311060">
            <w:pPr>
              <w:numPr>
                <w:ilvl w:val="2"/>
                <w:numId w:val="271"/>
              </w:numPr>
              <w:snapToGrid w:val="0"/>
              <w:rPr>
                <w:rFonts w:ascii="Arial" w:eastAsia="SimSun" w:hAnsi="Arial" w:cs="Arial"/>
                <w:sz w:val="16"/>
                <w:szCs w:val="16"/>
                <w:highlight w:val="yellow"/>
                <w:lang w:eastAsia="zh-CN" w:bidi="ar"/>
              </w:rPr>
            </w:pPr>
            <w:r w:rsidRPr="006F2B0F">
              <w:rPr>
                <w:rFonts w:ascii="Arial" w:eastAsia="SimSun" w:hAnsi="Arial" w:cs="Arial"/>
                <w:sz w:val="16"/>
                <w:szCs w:val="16"/>
                <w:highlight w:val="yellow"/>
                <w:lang w:eastAsia="zh-CN" w:bidi="ar"/>
              </w:rPr>
              <w:t>X = {15 (M), 180 (O)}</w:t>
            </w:r>
          </w:p>
          <w:p w14:paraId="310F491C" w14:textId="77777777" w:rsidR="006F2B0F" w:rsidRPr="006F2B0F" w:rsidRDefault="006F2B0F" w:rsidP="00311060">
            <w:pPr>
              <w:numPr>
                <w:ilvl w:val="2"/>
                <w:numId w:val="271"/>
              </w:numPr>
              <w:snapToGrid w:val="0"/>
              <w:rPr>
                <w:rFonts w:ascii="Arial" w:eastAsia="SimSun" w:hAnsi="Arial" w:cs="Arial"/>
                <w:strike/>
                <w:sz w:val="16"/>
                <w:szCs w:val="16"/>
                <w:highlight w:val="yellow"/>
                <w:lang w:eastAsia="zh-CN" w:bidi="ar"/>
              </w:rPr>
            </w:pPr>
            <w:r w:rsidRPr="006F2B0F">
              <w:rPr>
                <w:rFonts w:ascii="Arial" w:eastAsia="SimSun" w:hAnsi="Arial" w:cs="Arial"/>
                <w:strike/>
                <w:sz w:val="16"/>
                <w:szCs w:val="16"/>
                <w:highlight w:val="yellow"/>
                <w:lang w:eastAsia="zh-CN" w:bidi="ar"/>
              </w:rPr>
              <w:t>Y =180</w:t>
            </w:r>
          </w:p>
          <w:p w14:paraId="32748CF7" w14:textId="77777777" w:rsidR="006F2B0F" w:rsidRPr="006F2B0F" w:rsidRDefault="006F2B0F" w:rsidP="00311060">
            <w:pPr>
              <w:numPr>
                <w:ilvl w:val="1"/>
                <w:numId w:val="270"/>
              </w:numPr>
              <w:snapToGrid w:val="0"/>
              <w:rPr>
                <w:rFonts w:ascii="Arial" w:eastAsia="SimSun" w:hAnsi="Arial" w:cs="Arial"/>
                <w:sz w:val="16"/>
                <w:szCs w:val="16"/>
                <w:highlight w:val="yellow"/>
                <w:lang w:eastAsia="zh-CN" w:bidi="ar"/>
              </w:rPr>
            </w:pPr>
            <w:r w:rsidRPr="006F2B0F">
              <w:rPr>
                <w:rFonts w:ascii="Arial" w:eastAsia="SimSun" w:hAnsi="Arial" w:cs="Arial"/>
                <w:sz w:val="16"/>
                <w:szCs w:val="16"/>
                <w:highlight w:val="yellow"/>
                <w:lang w:eastAsia="zh-CN" w:bidi="ar"/>
              </w:rPr>
              <w:t>Alternative 2:</w:t>
            </w:r>
          </w:p>
          <w:p w14:paraId="3C50B8BF" w14:textId="77777777" w:rsidR="006F2B0F" w:rsidRPr="006F2B0F" w:rsidRDefault="006F2B0F" w:rsidP="00311060">
            <w:pPr>
              <w:numPr>
                <w:ilvl w:val="2"/>
                <w:numId w:val="271"/>
              </w:numPr>
              <w:snapToGrid w:val="0"/>
              <w:rPr>
                <w:rFonts w:ascii="Arial" w:eastAsia="SimSun" w:hAnsi="Arial" w:cs="Arial"/>
                <w:sz w:val="16"/>
                <w:szCs w:val="16"/>
                <w:highlight w:val="yellow"/>
                <w:lang w:eastAsia="zh-CN" w:bidi="ar"/>
              </w:rPr>
            </w:pPr>
            <w:r w:rsidRPr="006F2B0F">
              <w:rPr>
                <w:rFonts w:ascii="Arial" w:eastAsia="SimSun" w:hAnsi="Arial" w:cs="Arial"/>
                <w:sz w:val="16"/>
                <w:szCs w:val="16"/>
                <w:highlight w:val="yellow"/>
                <w:lang w:eastAsia="zh-CN" w:bidi="ar"/>
              </w:rPr>
              <w:t xml:space="preserve">X </w:t>
            </w:r>
            <w:r w:rsidRPr="006F2B0F">
              <w:rPr>
                <w:rFonts w:ascii="Arial" w:eastAsia="SimSun" w:hAnsi="Arial" w:cs="Arial"/>
                <w:strike/>
                <w:sz w:val="16"/>
                <w:szCs w:val="16"/>
                <w:highlight w:val="yellow"/>
                <w:lang w:eastAsia="zh-CN" w:bidi="ar"/>
              </w:rPr>
              <w:t xml:space="preserve">and Y </w:t>
            </w:r>
            <w:r w:rsidRPr="006F2B0F">
              <w:rPr>
                <w:rFonts w:ascii="Arial" w:eastAsia="SimSun" w:hAnsi="Arial" w:cs="Arial"/>
                <w:sz w:val="16"/>
                <w:szCs w:val="16"/>
                <w:highlight w:val="yellow"/>
                <w:lang w:eastAsia="zh-CN" w:bidi="ar"/>
              </w:rPr>
              <w:t>reported by companies,</w:t>
            </w:r>
          </w:p>
          <w:p w14:paraId="7FCC4921" w14:textId="77777777" w:rsidR="006F2B0F" w:rsidRPr="006F2B0F" w:rsidRDefault="006F2B0F" w:rsidP="00311060">
            <w:pPr>
              <w:numPr>
                <w:ilvl w:val="3"/>
                <w:numId w:val="270"/>
              </w:numPr>
              <w:snapToGrid w:val="0"/>
              <w:rPr>
                <w:rFonts w:ascii="Arial" w:eastAsia="SimSun" w:hAnsi="Arial" w:cs="Arial"/>
                <w:sz w:val="16"/>
                <w:szCs w:val="16"/>
                <w:highlight w:val="yellow"/>
                <w:lang w:eastAsia="zh-CN" w:bidi="ar"/>
              </w:rPr>
            </w:pPr>
            <w:r w:rsidRPr="006F2B0F">
              <w:rPr>
                <w:rFonts w:ascii="Arial" w:eastAsia="SimSun" w:hAnsi="Arial" w:cs="Arial"/>
                <w:sz w:val="16"/>
                <w:szCs w:val="16"/>
                <w:highlight w:val="yellow"/>
                <w:lang w:eastAsia="zh-CN" w:bidi="ar"/>
              </w:rPr>
              <w:t xml:space="preserve">the value may be related to, e.g., </w:t>
            </w:r>
          </w:p>
          <w:p w14:paraId="5B1E7DB5" w14:textId="77777777" w:rsidR="006F2B0F" w:rsidRPr="006F2B0F" w:rsidRDefault="006F2B0F" w:rsidP="00311060">
            <w:pPr>
              <w:numPr>
                <w:ilvl w:val="4"/>
                <w:numId w:val="271"/>
              </w:numPr>
              <w:snapToGrid w:val="0"/>
              <w:rPr>
                <w:rFonts w:ascii="Arial" w:eastAsia="SimSun" w:hAnsi="Arial" w:cs="Arial"/>
                <w:sz w:val="16"/>
                <w:szCs w:val="16"/>
                <w:highlight w:val="yellow"/>
                <w:lang w:eastAsia="zh-CN" w:bidi="ar"/>
              </w:rPr>
            </w:pPr>
            <w:r w:rsidRPr="006F2B0F">
              <w:rPr>
                <w:rFonts w:ascii="Arial" w:eastAsia="SimSun" w:hAnsi="Arial" w:cs="Arial"/>
                <w:sz w:val="16"/>
                <w:szCs w:val="16"/>
                <w:highlight w:val="yellow"/>
                <w:lang w:eastAsia="zh-CN" w:bidi="ar"/>
              </w:rPr>
              <w:t>Reference data rate</w:t>
            </w:r>
          </w:p>
          <w:p w14:paraId="3BC9795F" w14:textId="77777777" w:rsidR="006F2B0F" w:rsidRPr="006F2B0F" w:rsidRDefault="006F2B0F" w:rsidP="00311060">
            <w:pPr>
              <w:numPr>
                <w:ilvl w:val="4"/>
                <w:numId w:val="271"/>
              </w:numPr>
              <w:snapToGrid w:val="0"/>
              <w:rPr>
                <w:rFonts w:ascii="Arial" w:eastAsia="SimSun" w:hAnsi="Arial" w:cs="Arial"/>
                <w:sz w:val="16"/>
                <w:szCs w:val="16"/>
                <w:highlight w:val="yellow"/>
                <w:lang w:eastAsia="zh-CN" w:bidi="ar"/>
              </w:rPr>
            </w:pPr>
            <w:r w:rsidRPr="006F2B0F">
              <w:rPr>
                <w:rFonts w:ascii="Arial" w:eastAsia="SimSun" w:hAnsi="Arial" w:cs="Arial"/>
                <w:sz w:val="16"/>
                <w:szCs w:val="16"/>
                <w:highlight w:val="yellow"/>
                <w:lang w:eastAsia="zh-CN" w:bidi="ar"/>
              </w:rPr>
              <w:t>Coding scheme</w:t>
            </w:r>
          </w:p>
          <w:p w14:paraId="3B420B93" w14:textId="77777777" w:rsidR="006F2B0F" w:rsidRPr="006F2B0F" w:rsidRDefault="006F2B0F" w:rsidP="00311060">
            <w:pPr>
              <w:numPr>
                <w:ilvl w:val="4"/>
                <w:numId w:val="271"/>
              </w:numPr>
              <w:snapToGrid w:val="0"/>
              <w:rPr>
                <w:rFonts w:ascii="Arial" w:eastAsia="SimSun" w:hAnsi="Arial" w:cs="Arial"/>
                <w:sz w:val="16"/>
                <w:szCs w:val="16"/>
                <w:highlight w:val="yellow"/>
                <w:lang w:eastAsia="zh-CN" w:bidi="ar"/>
              </w:rPr>
            </w:pPr>
            <w:r w:rsidRPr="006F2B0F">
              <w:rPr>
                <w:rFonts w:ascii="Arial" w:eastAsia="SimSun" w:hAnsi="Arial" w:cs="Arial"/>
                <w:sz w:val="16"/>
                <w:szCs w:val="16"/>
                <w:highlight w:val="yellow"/>
                <w:lang w:eastAsia="zh-CN" w:bidi="ar"/>
              </w:rPr>
              <w:t>Repetition</w:t>
            </w:r>
          </w:p>
          <w:p w14:paraId="6FC2ECFA" w14:textId="77777777" w:rsidR="006F2B0F" w:rsidRPr="006F2B0F" w:rsidRDefault="006F2B0F" w:rsidP="00311060">
            <w:pPr>
              <w:numPr>
                <w:ilvl w:val="4"/>
                <w:numId w:val="271"/>
              </w:numPr>
              <w:snapToGrid w:val="0"/>
              <w:rPr>
                <w:rFonts w:ascii="Arial" w:eastAsia="SimSun" w:hAnsi="Arial" w:cs="Arial"/>
                <w:sz w:val="16"/>
                <w:szCs w:val="16"/>
                <w:highlight w:val="yellow"/>
                <w:lang w:eastAsia="zh-CN" w:bidi="ar"/>
              </w:rPr>
            </w:pPr>
            <w:r w:rsidRPr="006F2B0F">
              <w:rPr>
                <w:rFonts w:ascii="Arial" w:eastAsia="SimSun" w:hAnsi="Arial" w:cs="Arial"/>
                <w:sz w:val="16"/>
                <w:szCs w:val="16"/>
                <w:highlight w:val="yellow"/>
                <w:lang w:eastAsia="zh-CN" w:bidi="ar"/>
              </w:rPr>
              <w:t>With or without SFS</w:t>
            </w:r>
          </w:p>
          <w:p w14:paraId="240A2636" w14:textId="77777777" w:rsidR="006F2B0F" w:rsidRPr="006F2B0F" w:rsidRDefault="006F2B0F" w:rsidP="00311060">
            <w:pPr>
              <w:numPr>
                <w:ilvl w:val="4"/>
                <w:numId w:val="271"/>
              </w:numPr>
              <w:snapToGrid w:val="0"/>
              <w:rPr>
                <w:rFonts w:ascii="Arial" w:eastAsia="SimSun" w:hAnsi="Arial" w:cs="Arial"/>
                <w:sz w:val="16"/>
                <w:szCs w:val="16"/>
                <w:highlight w:val="yellow"/>
                <w:lang w:eastAsia="zh-CN" w:bidi="ar"/>
              </w:rPr>
            </w:pPr>
            <w:r w:rsidRPr="006F2B0F">
              <w:rPr>
                <w:rFonts w:ascii="Arial" w:eastAsia="SimSun" w:hAnsi="Arial" w:cs="Arial"/>
                <w:sz w:val="16"/>
                <w:szCs w:val="16"/>
                <w:highlight w:val="yellow"/>
                <w:lang w:eastAsia="zh-CN" w:bidi="ar"/>
              </w:rPr>
              <w:t>SSB or DSB</w:t>
            </w:r>
          </w:p>
          <w:p w14:paraId="3468B4F8" w14:textId="77777777" w:rsidR="006F2B0F" w:rsidRPr="006F2B0F" w:rsidRDefault="006F2B0F" w:rsidP="00BF411F">
            <w:pPr>
              <w:rPr>
                <w:rFonts w:ascii="Arial" w:eastAsia="DengXian" w:hAnsi="Arial" w:cs="Arial"/>
                <w:strike/>
                <w:sz w:val="16"/>
                <w:szCs w:val="16"/>
                <w:highlight w:val="yellow"/>
                <w:lang w:eastAsia="zh-CN"/>
              </w:rPr>
            </w:pPr>
          </w:p>
        </w:tc>
        <w:tc>
          <w:tcPr>
            <w:tcW w:w="564" w:type="pct"/>
            <w:tcBorders>
              <w:top w:val="nil"/>
              <w:left w:val="nil"/>
              <w:bottom w:val="single" w:sz="8" w:space="0" w:color="auto"/>
              <w:right w:val="single" w:sz="8" w:space="0" w:color="auto"/>
            </w:tcBorders>
          </w:tcPr>
          <w:p w14:paraId="2FF34F48" w14:textId="77777777" w:rsidR="006F2B0F" w:rsidRPr="006F2B0F" w:rsidRDefault="006F2B0F" w:rsidP="00BF411F">
            <w:pPr>
              <w:rPr>
                <w:rFonts w:ascii="Arial" w:hAnsi="Arial" w:cs="Arial"/>
                <w:sz w:val="16"/>
                <w:szCs w:val="16"/>
                <w:highlight w:val="yellow"/>
              </w:rPr>
            </w:pPr>
          </w:p>
        </w:tc>
        <w:tc>
          <w:tcPr>
            <w:tcW w:w="501" w:type="pct"/>
            <w:tcBorders>
              <w:top w:val="nil"/>
              <w:left w:val="nil"/>
              <w:bottom w:val="single" w:sz="8" w:space="0" w:color="auto"/>
              <w:right w:val="single" w:sz="8" w:space="0" w:color="auto"/>
            </w:tcBorders>
          </w:tcPr>
          <w:p w14:paraId="2435580C" w14:textId="77777777" w:rsidR="006F2B0F" w:rsidRPr="006F2B0F" w:rsidRDefault="006F2B0F" w:rsidP="00BF411F">
            <w:pPr>
              <w:rPr>
                <w:rFonts w:ascii="Arial" w:hAnsi="Arial" w:cs="Arial"/>
                <w:sz w:val="16"/>
                <w:szCs w:val="16"/>
                <w:highlight w:val="yellow"/>
              </w:rPr>
            </w:pPr>
          </w:p>
        </w:tc>
      </w:tr>
      <w:tr w:rsidR="006F2B0F" w:rsidRPr="006F2B0F" w14:paraId="3984763F" w14:textId="77777777" w:rsidTr="009C660F">
        <w:trPr>
          <w:trHeight w:val="20"/>
        </w:trPr>
        <w:tc>
          <w:tcPr>
            <w:tcW w:w="219" w:type="pct"/>
            <w:tcBorders>
              <w:top w:val="nil"/>
              <w:left w:val="single" w:sz="8" w:space="0" w:color="auto"/>
              <w:bottom w:val="single" w:sz="8" w:space="0" w:color="auto"/>
              <w:right w:val="single" w:sz="8" w:space="0" w:color="auto"/>
            </w:tcBorders>
          </w:tcPr>
          <w:p w14:paraId="100AE890" w14:textId="77777777" w:rsidR="006F2B0F" w:rsidRPr="006F2B0F" w:rsidRDefault="006F2B0F" w:rsidP="00BF411F">
            <w:pPr>
              <w:jc w:val="center"/>
              <w:rPr>
                <w:rFonts w:ascii="Arial" w:eastAsia="DengXian" w:hAnsi="Arial" w:cs="Arial"/>
                <w:b/>
                <w:bCs/>
                <w:sz w:val="16"/>
                <w:szCs w:val="16"/>
                <w:highlight w:val="yellow"/>
                <w:lang w:eastAsia="zh-CN"/>
              </w:rPr>
            </w:pPr>
            <w:r w:rsidRPr="006F2B0F">
              <w:rPr>
                <w:rFonts w:ascii="Arial" w:eastAsia="DengXian" w:hAnsi="Arial" w:cs="Arial"/>
                <w:b/>
                <w:bCs/>
                <w:sz w:val="16"/>
                <w:szCs w:val="16"/>
                <w:highlight w:val="yellow"/>
                <w:lang w:eastAsia="zh-CN"/>
              </w:rPr>
              <w:t>[2a2]</w:t>
            </w:r>
          </w:p>
        </w:tc>
        <w:tc>
          <w:tcPr>
            <w:tcW w:w="1190" w:type="pct"/>
            <w:gridSpan w:val="2"/>
            <w:tcBorders>
              <w:top w:val="nil"/>
              <w:left w:val="single" w:sz="8" w:space="0" w:color="auto"/>
              <w:bottom w:val="single" w:sz="8" w:space="0" w:color="auto"/>
              <w:right w:val="single" w:sz="8" w:space="0" w:color="auto"/>
            </w:tcBorders>
            <w:tcMar>
              <w:top w:w="0" w:type="dxa"/>
              <w:left w:w="108" w:type="dxa"/>
              <w:bottom w:w="0" w:type="dxa"/>
              <w:right w:w="108" w:type="dxa"/>
            </w:tcMar>
          </w:tcPr>
          <w:p w14:paraId="0D88896C" w14:textId="77777777" w:rsidR="006F2B0F" w:rsidRPr="006F2B0F" w:rsidRDefault="006F2B0F" w:rsidP="00BF411F">
            <w:pPr>
              <w:rPr>
                <w:rFonts w:ascii="Arial" w:eastAsia="DengXian" w:hAnsi="Arial" w:cs="Arial"/>
                <w:sz w:val="16"/>
                <w:szCs w:val="16"/>
                <w:highlight w:val="yellow"/>
                <w:lang w:eastAsia="zh-CN"/>
              </w:rPr>
            </w:pPr>
            <w:r w:rsidRPr="006F2B0F">
              <w:rPr>
                <w:rFonts w:ascii="Arial" w:hAnsi="Arial" w:cs="Arial"/>
                <w:sz w:val="16"/>
                <w:szCs w:val="16"/>
                <w:highlight w:val="yellow"/>
              </w:rPr>
              <w:t>[OOK/BPSK/BFSK chip rate]</w:t>
            </w:r>
            <w:r w:rsidRPr="006F2B0F">
              <w:rPr>
                <w:rFonts w:ascii="Arial" w:eastAsia="DengXian" w:hAnsi="Arial" w:cs="Arial"/>
                <w:sz w:val="16"/>
                <w:szCs w:val="16"/>
                <w:highlight w:val="yellow"/>
                <w:lang w:eastAsia="zh-CN"/>
              </w:rPr>
              <w:t xml:space="preserve"> </w:t>
            </w:r>
          </w:p>
        </w:tc>
        <w:tc>
          <w:tcPr>
            <w:tcW w:w="2526" w:type="pct"/>
            <w:tcBorders>
              <w:top w:val="nil"/>
              <w:left w:val="nil"/>
              <w:bottom w:val="single" w:sz="8" w:space="0" w:color="auto"/>
              <w:right w:val="single" w:sz="8" w:space="0" w:color="auto"/>
            </w:tcBorders>
            <w:tcMar>
              <w:top w:w="0" w:type="dxa"/>
              <w:left w:w="108" w:type="dxa"/>
              <w:bottom w:w="0" w:type="dxa"/>
              <w:right w:w="108" w:type="dxa"/>
            </w:tcMar>
          </w:tcPr>
          <w:p w14:paraId="4A0CB50C" w14:textId="77777777" w:rsidR="006F2B0F" w:rsidRPr="006F2B0F" w:rsidRDefault="006F2B0F" w:rsidP="00BF411F">
            <w:pPr>
              <w:rPr>
                <w:rFonts w:ascii="Arial" w:eastAsia="DengXian" w:hAnsi="Arial" w:cs="Arial"/>
                <w:sz w:val="16"/>
                <w:szCs w:val="16"/>
                <w:highlight w:val="yellow"/>
                <w:lang w:eastAsia="zh-CN"/>
              </w:rPr>
            </w:pPr>
            <w:r w:rsidRPr="006F2B0F">
              <w:rPr>
                <w:rFonts w:ascii="Arial" w:hAnsi="Arial" w:cs="Arial"/>
                <w:sz w:val="16"/>
                <w:szCs w:val="16"/>
                <w:highlight w:val="yellow"/>
              </w:rPr>
              <w:t>Companies to report</w:t>
            </w:r>
            <w:r w:rsidRPr="006F2B0F">
              <w:rPr>
                <w:rFonts w:ascii="Arial" w:eastAsia="DengXian" w:hAnsi="Arial" w:cs="Arial"/>
                <w:sz w:val="16"/>
                <w:szCs w:val="16"/>
                <w:highlight w:val="yellow"/>
                <w:lang w:eastAsia="zh-CN"/>
              </w:rPr>
              <w:t xml:space="preserve"> </w:t>
            </w:r>
          </w:p>
        </w:tc>
        <w:tc>
          <w:tcPr>
            <w:tcW w:w="564" w:type="pct"/>
            <w:tcBorders>
              <w:top w:val="nil"/>
              <w:left w:val="nil"/>
              <w:bottom w:val="single" w:sz="8" w:space="0" w:color="auto"/>
              <w:right w:val="single" w:sz="8" w:space="0" w:color="auto"/>
            </w:tcBorders>
          </w:tcPr>
          <w:p w14:paraId="648A6BC4" w14:textId="77777777" w:rsidR="006F2B0F" w:rsidRPr="006F2B0F" w:rsidRDefault="006F2B0F" w:rsidP="00BF411F">
            <w:pPr>
              <w:rPr>
                <w:rFonts w:ascii="Arial" w:hAnsi="Arial" w:cs="Arial"/>
                <w:sz w:val="16"/>
                <w:szCs w:val="16"/>
                <w:highlight w:val="yellow"/>
              </w:rPr>
            </w:pPr>
          </w:p>
        </w:tc>
        <w:tc>
          <w:tcPr>
            <w:tcW w:w="501" w:type="pct"/>
            <w:tcBorders>
              <w:top w:val="nil"/>
              <w:left w:val="nil"/>
              <w:bottom w:val="single" w:sz="8" w:space="0" w:color="auto"/>
              <w:right w:val="single" w:sz="8" w:space="0" w:color="auto"/>
            </w:tcBorders>
          </w:tcPr>
          <w:p w14:paraId="2D553950" w14:textId="77777777" w:rsidR="006F2B0F" w:rsidRPr="006F2B0F" w:rsidRDefault="006F2B0F" w:rsidP="00BF411F">
            <w:pPr>
              <w:rPr>
                <w:rFonts w:ascii="Arial" w:hAnsi="Arial" w:cs="Arial"/>
                <w:sz w:val="16"/>
                <w:szCs w:val="16"/>
                <w:highlight w:val="yellow"/>
              </w:rPr>
            </w:pPr>
          </w:p>
        </w:tc>
      </w:tr>
      <w:tr w:rsidR="006F2B0F" w:rsidRPr="006F2B0F" w14:paraId="127F9D47" w14:textId="77777777" w:rsidTr="009C660F">
        <w:trPr>
          <w:trHeight w:val="20"/>
        </w:trPr>
        <w:tc>
          <w:tcPr>
            <w:tcW w:w="219" w:type="pct"/>
            <w:tcBorders>
              <w:top w:val="nil"/>
              <w:left w:val="single" w:sz="8" w:space="0" w:color="auto"/>
              <w:bottom w:val="single" w:sz="8" w:space="0" w:color="auto"/>
              <w:right w:val="single" w:sz="8" w:space="0" w:color="auto"/>
            </w:tcBorders>
          </w:tcPr>
          <w:p w14:paraId="29B933F7" w14:textId="77777777" w:rsidR="006F2B0F" w:rsidRPr="006F2B0F" w:rsidRDefault="006F2B0F" w:rsidP="00BF411F">
            <w:pPr>
              <w:jc w:val="center"/>
              <w:rPr>
                <w:rFonts w:ascii="Arial" w:eastAsia="DengXian" w:hAnsi="Arial" w:cs="Arial"/>
                <w:b/>
                <w:bCs/>
                <w:sz w:val="16"/>
                <w:szCs w:val="16"/>
                <w:highlight w:val="yellow"/>
                <w:lang w:eastAsia="zh-CN"/>
              </w:rPr>
            </w:pPr>
            <w:r w:rsidRPr="006F2B0F">
              <w:rPr>
                <w:rFonts w:ascii="Arial" w:eastAsia="DengXian" w:hAnsi="Arial" w:cs="Arial"/>
                <w:b/>
                <w:bCs/>
                <w:sz w:val="16"/>
                <w:szCs w:val="16"/>
                <w:highlight w:val="yellow"/>
                <w:lang w:eastAsia="zh-CN"/>
              </w:rPr>
              <w:t>[2a3]</w:t>
            </w:r>
          </w:p>
        </w:tc>
        <w:tc>
          <w:tcPr>
            <w:tcW w:w="1190" w:type="pct"/>
            <w:gridSpan w:val="2"/>
            <w:tcBorders>
              <w:top w:val="nil"/>
              <w:left w:val="single" w:sz="8" w:space="0" w:color="auto"/>
              <w:bottom w:val="single" w:sz="8" w:space="0" w:color="auto"/>
              <w:right w:val="single" w:sz="8" w:space="0" w:color="auto"/>
            </w:tcBorders>
            <w:tcMar>
              <w:top w:w="0" w:type="dxa"/>
              <w:left w:w="108" w:type="dxa"/>
              <w:bottom w:w="0" w:type="dxa"/>
              <w:right w:w="108" w:type="dxa"/>
            </w:tcMar>
          </w:tcPr>
          <w:p w14:paraId="410B65D8" w14:textId="77777777" w:rsidR="006F2B0F" w:rsidRPr="006F2B0F" w:rsidRDefault="006F2B0F" w:rsidP="00BF411F">
            <w:pPr>
              <w:rPr>
                <w:rFonts w:ascii="Arial" w:hAnsi="Arial" w:cs="Arial"/>
                <w:sz w:val="16"/>
                <w:szCs w:val="16"/>
                <w:highlight w:val="yellow"/>
              </w:rPr>
            </w:pPr>
            <w:r w:rsidRPr="006F2B0F">
              <w:rPr>
                <w:rFonts w:ascii="Arial" w:eastAsia="DengXian" w:hAnsi="Arial" w:cs="Arial"/>
                <w:sz w:val="16"/>
                <w:szCs w:val="16"/>
                <w:highlight w:val="yellow"/>
                <w:lang w:eastAsia="zh-CN"/>
              </w:rPr>
              <w:t>Receiver</w:t>
            </w:r>
            <w:r w:rsidRPr="006F2B0F">
              <w:rPr>
                <w:rFonts w:ascii="Arial" w:hAnsi="Arial" w:cs="Arial"/>
                <w:sz w:val="16"/>
                <w:szCs w:val="16"/>
                <w:highlight w:val="yellow"/>
              </w:rPr>
              <w:t xml:space="preserve"> bandwidth</w:t>
            </w:r>
          </w:p>
        </w:tc>
        <w:tc>
          <w:tcPr>
            <w:tcW w:w="2526" w:type="pct"/>
            <w:tcBorders>
              <w:top w:val="nil"/>
              <w:left w:val="nil"/>
              <w:bottom w:val="single" w:sz="8" w:space="0" w:color="auto"/>
              <w:right w:val="single" w:sz="8" w:space="0" w:color="auto"/>
            </w:tcBorders>
            <w:tcMar>
              <w:top w:w="0" w:type="dxa"/>
              <w:left w:w="108" w:type="dxa"/>
              <w:bottom w:w="0" w:type="dxa"/>
              <w:right w:w="108" w:type="dxa"/>
            </w:tcMar>
          </w:tcPr>
          <w:p w14:paraId="6D4EE483" w14:textId="77777777" w:rsidR="006F2B0F" w:rsidRPr="006F2B0F" w:rsidRDefault="006F2B0F" w:rsidP="00BF411F">
            <w:pPr>
              <w:snapToGrid w:val="0"/>
              <w:rPr>
                <w:rFonts w:ascii="Arial" w:eastAsia="SimSun" w:hAnsi="Arial" w:cs="Arial"/>
                <w:sz w:val="16"/>
                <w:szCs w:val="16"/>
                <w:highlight w:val="yellow"/>
                <w:lang w:eastAsia="zh-CN" w:bidi="ar"/>
              </w:rPr>
            </w:pPr>
            <w:r w:rsidRPr="006F2B0F">
              <w:rPr>
                <w:rFonts w:ascii="Arial" w:eastAsia="SimSun" w:hAnsi="Arial" w:cs="Arial"/>
                <w:sz w:val="16"/>
                <w:szCs w:val="16"/>
                <w:highlight w:val="yellow"/>
                <w:lang w:eastAsia="zh-CN" w:bidi="ar"/>
              </w:rPr>
              <w:t xml:space="preserve">D2R receiver bandwidth is the bandwidth used at the reader side to filter out the D2R signals for calculating noise and interference (if any) power. </w:t>
            </w:r>
          </w:p>
          <w:p w14:paraId="06A155A7" w14:textId="77777777" w:rsidR="006F2B0F" w:rsidRPr="006F2B0F" w:rsidRDefault="006F2B0F" w:rsidP="00311060">
            <w:pPr>
              <w:numPr>
                <w:ilvl w:val="0"/>
                <w:numId w:val="272"/>
              </w:numPr>
              <w:overflowPunct w:val="0"/>
              <w:autoSpaceDE w:val="0"/>
              <w:autoSpaceDN w:val="0"/>
              <w:adjustRightInd w:val="0"/>
              <w:contextualSpacing/>
              <w:jc w:val="both"/>
              <w:textAlignment w:val="baseline"/>
              <w:rPr>
                <w:rFonts w:ascii="Arial" w:eastAsia="SimSun" w:hAnsi="Arial" w:cs="Arial"/>
                <w:sz w:val="16"/>
                <w:szCs w:val="16"/>
                <w:highlight w:val="yellow"/>
                <w:lang w:eastAsia="zh-CN" w:bidi="ar"/>
              </w:rPr>
            </w:pPr>
            <w:r w:rsidRPr="006F2B0F">
              <w:rPr>
                <w:rFonts w:ascii="Arial" w:eastAsia="SimSun" w:hAnsi="Arial" w:cs="Arial"/>
                <w:sz w:val="16"/>
                <w:szCs w:val="16"/>
                <w:highlight w:val="yellow"/>
                <w:lang w:eastAsia="zh-CN" w:bidi="ar"/>
              </w:rPr>
              <w:t>Assume the receiver matches the transmitter's modulation, i.e., to receiver uses SSB when transmitter uses SSB, receiver uses DSB when transmitter uses DSB.</w:t>
            </w:r>
          </w:p>
          <w:p w14:paraId="765F960C" w14:textId="77777777" w:rsidR="006F2B0F" w:rsidRPr="006F2B0F" w:rsidRDefault="006F2B0F" w:rsidP="00BF411F">
            <w:pPr>
              <w:rPr>
                <w:rFonts w:ascii="Arial" w:hAnsi="Arial" w:cs="Arial"/>
                <w:sz w:val="16"/>
                <w:szCs w:val="16"/>
                <w:highlight w:val="yellow"/>
              </w:rPr>
            </w:pPr>
            <w:r w:rsidRPr="006F2B0F">
              <w:rPr>
                <w:rFonts w:ascii="Arial" w:eastAsia="SimSun" w:hAnsi="Arial" w:cs="Arial"/>
                <w:sz w:val="16"/>
                <w:szCs w:val="16"/>
                <w:highlight w:val="yellow"/>
                <w:lang w:eastAsia="zh-CN" w:bidi="ar"/>
              </w:rPr>
              <w:t>Companies to report the value.</w:t>
            </w:r>
          </w:p>
        </w:tc>
        <w:tc>
          <w:tcPr>
            <w:tcW w:w="564" w:type="pct"/>
            <w:tcBorders>
              <w:top w:val="nil"/>
              <w:left w:val="nil"/>
              <w:bottom w:val="single" w:sz="8" w:space="0" w:color="auto"/>
              <w:right w:val="single" w:sz="8" w:space="0" w:color="auto"/>
            </w:tcBorders>
          </w:tcPr>
          <w:p w14:paraId="4C0C34E8" w14:textId="77777777" w:rsidR="006F2B0F" w:rsidRPr="006F2B0F" w:rsidRDefault="006F2B0F" w:rsidP="00BF411F">
            <w:pPr>
              <w:rPr>
                <w:rFonts w:ascii="Arial" w:hAnsi="Arial" w:cs="Arial"/>
                <w:sz w:val="16"/>
                <w:szCs w:val="16"/>
                <w:highlight w:val="yellow"/>
              </w:rPr>
            </w:pPr>
          </w:p>
        </w:tc>
        <w:tc>
          <w:tcPr>
            <w:tcW w:w="501" w:type="pct"/>
            <w:tcBorders>
              <w:top w:val="nil"/>
              <w:left w:val="nil"/>
              <w:bottom w:val="single" w:sz="8" w:space="0" w:color="auto"/>
              <w:right w:val="single" w:sz="8" w:space="0" w:color="auto"/>
            </w:tcBorders>
          </w:tcPr>
          <w:p w14:paraId="0B568D83" w14:textId="77777777" w:rsidR="006F2B0F" w:rsidRPr="006F2B0F" w:rsidRDefault="006F2B0F" w:rsidP="00BF411F">
            <w:pPr>
              <w:rPr>
                <w:rFonts w:ascii="Arial" w:hAnsi="Arial" w:cs="Arial"/>
                <w:sz w:val="16"/>
                <w:szCs w:val="16"/>
                <w:highlight w:val="yellow"/>
              </w:rPr>
            </w:pPr>
          </w:p>
        </w:tc>
      </w:tr>
      <w:tr w:rsidR="006F2B0F" w:rsidRPr="006F2B0F" w14:paraId="11FF1743" w14:textId="77777777" w:rsidTr="009C660F">
        <w:trPr>
          <w:trHeight w:val="20"/>
        </w:trPr>
        <w:tc>
          <w:tcPr>
            <w:tcW w:w="219" w:type="pct"/>
            <w:tcBorders>
              <w:top w:val="nil"/>
              <w:left w:val="single" w:sz="8" w:space="0" w:color="auto"/>
              <w:bottom w:val="single" w:sz="8" w:space="0" w:color="auto"/>
              <w:right w:val="single" w:sz="8" w:space="0" w:color="auto"/>
            </w:tcBorders>
          </w:tcPr>
          <w:p w14:paraId="44C17998" w14:textId="77777777" w:rsidR="006F2B0F" w:rsidRPr="006F2B0F" w:rsidRDefault="006F2B0F" w:rsidP="00BF411F">
            <w:pPr>
              <w:jc w:val="center"/>
              <w:rPr>
                <w:rFonts w:ascii="Arial" w:eastAsia="DengXian" w:hAnsi="Arial" w:cs="Arial"/>
                <w:b/>
                <w:bCs/>
                <w:sz w:val="16"/>
                <w:szCs w:val="16"/>
                <w:highlight w:val="yellow"/>
                <w:lang w:eastAsia="zh-CN"/>
              </w:rPr>
            </w:pPr>
            <w:r w:rsidRPr="006F2B0F">
              <w:rPr>
                <w:rFonts w:ascii="Arial" w:eastAsia="DengXian" w:hAnsi="Arial" w:cs="Arial"/>
                <w:b/>
                <w:bCs/>
                <w:sz w:val="16"/>
                <w:szCs w:val="16"/>
                <w:highlight w:val="yellow"/>
                <w:lang w:eastAsia="zh-CN"/>
              </w:rPr>
              <w:t>[2b]</w:t>
            </w:r>
          </w:p>
        </w:tc>
        <w:tc>
          <w:tcPr>
            <w:tcW w:w="1190" w:type="pct"/>
            <w:gridSpan w:val="2"/>
            <w:tcBorders>
              <w:top w:val="nil"/>
              <w:left w:val="single" w:sz="8" w:space="0" w:color="auto"/>
              <w:bottom w:val="single" w:sz="8" w:space="0" w:color="auto"/>
              <w:right w:val="single" w:sz="8" w:space="0" w:color="auto"/>
            </w:tcBorders>
            <w:tcMar>
              <w:top w:w="0" w:type="dxa"/>
              <w:left w:w="108" w:type="dxa"/>
              <w:bottom w:w="0" w:type="dxa"/>
              <w:right w:w="108" w:type="dxa"/>
            </w:tcMar>
          </w:tcPr>
          <w:p w14:paraId="4D629D07" w14:textId="77777777" w:rsidR="006F2B0F" w:rsidRPr="006F2B0F" w:rsidRDefault="006F2B0F" w:rsidP="00BF411F">
            <w:pPr>
              <w:rPr>
                <w:rFonts w:ascii="Arial" w:hAnsi="Arial" w:cs="Arial"/>
                <w:sz w:val="16"/>
                <w:szCs w:val="16"/>
                <w:highlight w:val="yellow"/>
              </w:rPr>
            </w:pPr>
            <w:r w:rsidRPr="006F2B0F">
              <w:rPr>
                <w:rFonts w:ascii="Arial" w:hAnsi="Arial" w:cs="Arial"/>
                <w:sz w:val="16"/>
                <w:szCs w:val="16"/>
                <w:highlight w:val="yellow"/>
              </w:rPr>
              <w:t>Waveform (CW)</w:t>
            </w:r>
          </w:p>
        </w:tc>
        <w:tc>
          <w:tcPr>
            <w:tcW w:w="2526" w:type="pct"/>
            <w:tcBorders>
              <w:top w:val="nil"/>
              <w:left w:val="nil"/>
              <w:bottom w:val="single" w:sz="8" w:space="0" w:color="auto"/>
              <w:right w:val="single" w:sz="8" w:space="0" w:color="auto"/>
            </w:tcBorders>
            <w:tcMar>
              <w:top w:w="0" w:type="dxa"/>
              <w:left w:w="108" w:type="dxa"/>
              <w:bottom w:w="0" w:type="dxa"/>
              <w:right w:w="108" w:type="dxa"/>
            </w:tcMar>
          </w:tcPr>
          <w:p w14:paraId="5B2EE318" w14:textId="77777777" w:rsidR="006F2B0F" w:rsidRPr="006F2B0F" w:rsidRDefault="006F2B0F" w:rsidP="00BF411F">
            <w:pPr>
              <w:rPr>
                <w:rFonts w:ascii="Arial" w:hAnsi="Arial" w:cs="Arial"/>
                <w:sz w:val="16"/>
                <w:szCs w:val="16"/>
                <w:highlight w:val="yellow"/>
              </w:rPr>
            </w:pPr>
            <w:r w:rsidRPr="006F2B0F">
              <w:rPr>
                <w:rFonts w:ascii="Arial" w:hAnsi="Arial" w:cs="Arial"/>
                <w:sz w:val="16"/>
                <w:szCs w:val="16"/>
                <w:highlight w:val="yellow"/>
              </w:rPr>
              <w:t>Companies to report waveform, e.g., unmodulated single tone, multi-tone(multiple unmodulated single tone)</w:t>
            </w:r>
          </w:p>
        </w:tc>
        <w:tc>
          <w:tcPr>
            <w:tcW w:w="564" w:type="pct"/>
            <w:tcBorders>
              <w:top w:val="nil"/>
              <w:left w:val="nil"/>
              <w:bottom w:val="single" w:sz="8" w:space="0" w:color="auto"/>
              <w:right w:val="single" w:sz="8" w:space="0" w:color="auto"/>
            </w:tcBorders>
          </w:tcPr>
          <w:p w14:paraId="30CAE97C" w14:textId="77777777" w:rsidR="006F2B0F" w:rsidRPr="006F2B0F" w:rsidRDefault="006F2B0F" w:rsidP="00BF411F">
            <w:pPr>
              <w:rPr>
                <w:rFonts w:ascii="Arial" w:hAnsi="Arial" w:cs="Arial"/>
                <w:sz w:val="16"/>
                <w:szCs w:val="16"/>
                <w:highlight w:val="yellow"/>
              </w:rPr>
            </w:pPr>
          </w:p>
        </w:tc>
        <w:tc>
          <w:tcPr>
            <w:tcW w:w="501" w:type="pct"/>
            <w:tcBorders>
              <w:top w:val="nil"/>
              <w:left w:val="nil"/>
              <w:bottom w:val="single" w:sz="8" w:space="0" w:color="auto"/>
              <w:right w:val="single" w:sz="8" w:space="0" w:color="auto"/>
            </w:tcBorders>
          </w:tcPr>
          <w:p w14:paraId="736C04BF" w14:textId="77777777" w:rsidR="006F2B0F" w:rsidRPr="006F2B0F" w:rsidRDefault="006F2B0F" w:rsidP="00BF411F">
            <w:pPr>
              <w:rPr>
                <w:rFonts w:ascii="Arial" w:hAnsi="Arial" w:cs="Arial"/>
                <w:sz w:val="16"/>
                <w:szCs w:val="16"/>
                <w:highlight w:val="yellow"/>
              </w:rPr>
            </w:pPr>
          </w:p>
        </w:tc>
      </w:tr>
      <w:tr w:rsidR="006F2B0F" w:rsidRPr="006F2B0F" w14:paraId="7C8365FE" w14:textId="77777777" w:rsidTr="009C660F">
        <w:trPr>
          <w:trHeight w:val="20"/>
        </w:trPr>
        <w:tc>
          <w:tcPr>
            <w:tcW w:w="219" w:type="pct"/>
            <w:tcBorders>
              <w:top w:val="nil"/>
              <w:left w:val="single" w:sz="8" w:space="0" w:color="auto"/>
              <w:bottom w:val="single" w:sz="8" w:space="0" w:color="auto"/>
              <w:right w:val="single" w:sz="8" w:space="0" w:color="auto"/>
            </w:tcBorders>
          </w:tcPr>
          <w:p w14:paraId="022C3332" w14:textId="77777777" w:rsidR="006F2B0F" w:rsidRPr="006F2B0F" w:rsidRDefault="006F2B0F" w:rsidP="00BF411F">
            <w:pPr>
              <w:jc w:val="center"/>
              <w:rPr>
                <w:rFonts w:ascii="Arial" w:eastAsia="DengXian" w:hAnsi="Arial" w:cs="Arial"/>
                <w:b/>
                <w:bCs/>
                <w:sz w:val="16"/>
                <w:szCs w:val="16"/>
                <w:highlight w:val="yellow"/>
                <w:lang w:eastAsia="zh-CN"/>
              </w:rPr>
            </w:pPr>
            <w:r w:rsidRPr="006F2B0F">
              <w:rPr>
                <w:rFonts w:ascii="Arial" w:eastAsia="DengXian" w:hAnsi="Arial" w:cs="Arial"/>
                <w:b/>
                <w:bCs/>
                <w:sz w:val="16"/>
                <w:szCs w:val="16"/>
                <w:highlight w:val="yellow"/>
                <w:lang w:eastAsia="zh-CN"/>
              </w:rPr>
              <w:t>[2d]</w:t>
            </w:r>
          </w:p>
        </w:tc>
        <w:tc>
          <w:tcPr>
            <w:tcW w:w="1190" w:type="pct"/>
            <w:gridSpan w:val="2"/>
            <w:tcBorders>
              <w:top w:val="nil"/>
              <w:left w:val="single" w:sz="8" w:space="0" w:color="auto"/>
              <w:bottom w:val="single" w:sz="8" w:space="0" w:color="auto"/>
              <w:right w:val="single" w:sz="8" w:space="0" w:color="auto"/>
            </w:tcBorders>
            <w:tcMar>
              <w:top w:w="0" w:type="dxa"/>
              <w:left w:w="108" w:type="dxa"/>
              <w:bottom w:w="0" w:type="dxa"/>
              <w:right w:w="108" w:type="dxa"/>
            </w:tcMar>
          </w:tcPr>
          <w:p w14:paraId="74B4AE12" w14:textId="77777777" w:rsidR="006F2B0F" w:rsidRPr="006F2B0F" w:rsidRDefault="006F2B0F" w:rsidP="00BF411F">
            <w:pPr>
              <w:rPr>
                <w:rFonts w:ascii="Arial" w:hAnsi="Arial" w:cs="Arial"/>
                <w:sz w:val="16"/>
                <w:szCs w:val="16"/>
                <w:highlight w:val="yellow"/>
              </w:rPr>
            </w:pPr>
            <w:r w:rsidRPr="006F2B0F">
              <w:rPr>
                <w:rFonts w:ascii="Arial" w:hAnsi="Arial" w:cs="Arial"/>
                <w:sz w:val="16"/>
                <w:szCs w:val="16"/>
                <w:highlight w:val="yellow"/>
              </w:rPr>
              <w:t>Modulation</w:t>
            </w:r>
          </w:p>
        </w:tc>
        <w:tc>
          <w:tcPr>
            <w:tcW w:w="2526" w:type="pct"/>
            <w:tcBorders>
              <w:top w:val="nil"/>
              <w:left w:val="nil"/>
              <w:bottom w:val="single" w:sz="8" w:space="0" w:color="auto"/>
              <w:right w:val="single" w:sz="8" w:space="0" w:color="auto"/>
            </w:tcBorders>
            <w:tcMar>
              <w:top w:w="0" w:type="dxa"/>
              <w:left w:w="108" w:type="dxa"/>
              <w:bottom w:w="0" w:type="dxa"/>
              <w:right w:w="108" w:type="dxa"/>
            </w:tcMar>
          </w:tcPr>
          <w:p w14:paraId="5286EF7D" w14:textId="77777777" w:rsidR="006F2B0F" w:rsidRPr="006F2B0F" w:rsidRDefault="006F2B0F" w:rsidP="00BF411F">
            <w:pPr>
              <w:rPr>
                <w:rFonts w:ascii="Arial" w:hAnsi="Arial" w:cs="Arial"/>
                <w:sz w:val="16"/>
                <w:szCs w:val="16"/>
                <w:highlight w:val="yellow"/>
              </w:rPr>
            </w:pPr>
            <w:r w:rsidRPr="006F2B0F">
              <w:rPr>
                <w:rFonts w:ascii="Arial" w:hAnsi="Arial" w:cs="Arial"/>
                <w:sz w:val="16"/>
                <w:szCs w:val="16"/>
                <w:highlight w:val="yellow"/>
              </w:rPr>
              <w:t>Companies to report modulation, e.g., OOK, BPSK, BFSK</w:t>
            </w:r>
          </w:p>
        </w:tc>
        <w:tc>
          <w:tcPr>
            <w:tcW w:w="564" w:type="pct"/>
            <w:tcBorders>
              <w:top w:val="nil"/>
              <w:left w:val="nil"/>
              <w:bottom w:val="single" w:sz="8" w:space="0" w:color="auto"/>
              <w:right w:val="single" w:sz="8" w:space="0" w:color="auto"/>
            </w:tcBorders>
          </w:tcPr>
          <w:p w14:paraId="1D9E5E10" w14:textId="77777777" w:rsidR="006F2B0F" w:rsidRPr="006F2B0F" w:rsidRDefault="006F2B0F" w:rsidP="00BF411F">
            <w:pPr>
              <w:rPr>
                <w:rFonts w:ascii="Arial" w:hAnsi="Arial" w:cs="Arial"/>
                <w:sz w:val="16"/>
                <w:szCs w:val="16"/>
                <w:highlight w:val="yellow"/>
              </w:rPr>
            </w:pPr>
          </w:p>
        </w:tc>
        <w:tc>
          <w:tcPr>
            <w:tcW w:w="501" w:type="pct"/>
            <w:tcBorders>
              <w:top w:val="nil"/>
              <w:left w:val="nil"/>
              <w:bottom w:val="single" w:sz="8" w:space="0" w:color="auto"/>
              <w:right w:val="single" w:sz="8" w:space="0" w:color="auto"/>
            </w:tcBorders>
          </w:tcPr>
          <w:p w14:paraId="5F8B4282" w14:textId="77777777" w:rsidR="006F2B0F" w:rsidRPr="006F2B0F" w:rsidRDefault="006F2B0F" w:rsidP="00BF411F">
            <w:pPr>
              <w:rPr>
                <w:rFonts w:ascii="Arial" w:hAnsi="Arial" w:cs="Arial"/>
                <w:sz w:val="16"/>
                <w:szCs w:val="16"/>
                <w:highlight w:val="yellow"/>
              </w:rPr>
            </w:pPr>
          </w:p>
        </w:tc>
      </w:tr>
      <w:tr w:rsidR="006F2B0F" w:rsidRPr="006F2B0F" w14:paraId="4386402B" w14:textId="77777777" w:rsidTr="009C660F">
        <w:trPr>
          <w:trHeight w:val="20"/>
        </w:trPr>
        <w:tc>
          <w:tcPr>
            <w:tcW w:w="219" w:type="pct"/>
            <w:tcBorders>
              <w:top w:val="nil"/>
              <w:left w:val="single" w:sz="8" w:space="0" w:color="auto"/>
              <w:bottom w:val="single" w:sz="8" w:space="0" w:color="auto"/>
              <w:right w:val="single" w:sz="8" w:space="0" w:color="auto"/>
            </w:tcBorders>
          </w:tcPr>
          <w:p w14:paraId="57ECA946" w14:textId="77777777" w:rsidR="006F2B0F" w:rsidRPr="006F2B0F" w:rsidRDefault="006F2B0F" w:rsidP="00BF411F">
            <w:pPr>
              <w:jc w:val="center"/>
              <w:rPr>
                <w:rFonts w:ascii="Arial" w:eastAsia="DengXian" w:hAnsi="Arial" w:cs="Arial"/>
                <w:b/>
                <w:bCs/>
                <w:sz w:val="16"/>
                <w:szCs w:val="16"/>
                <w:highlight w:val="yellow"/>
                <w:lang w:eastAsia="zh-CN"/>
              </w:rPr>
            </w:pPr>
            <w:r w:rsidRPr="006F2B0F">
              <w:rPr>
                <w:rFonts w:ascii="Arial" w:eastAsia="DengXian" w:hAnsi="Arial" w:cs="Arial"/>
                <w:b/>
                <w:bCs/>
                <w:sz w:val="16"/>
                <w:szCs w:val="16"/>
                <w:highlight w:val="yellow"/>
                <w:lang w:eastAsia="zh-CN"/>
              </w:rPr>
              <w:t>[2e]</w:t>
            </w:r>
          </w:p>
        </w:tc>
        <w:tc>
          <w:tcPr>
            <w:tcW w:w="1190" w:type="pct"/>
            <w:gridSpan w:val="2"/>
            <w:tcBorders>
              <w:top w:val="nil"/>
              <w:left w:val="single" w:sz="8" w:space="0" w:color="auto"/>
              <w:bottom w:val="single" w:sz="8" w:space="0" w:color="auto"/>
              <w:right w:val="single" w:sz="8" w:space="0" w:color="auto"/>
            </w:tcBorders>
            <w:tcMar>
              <w:top w:w="0" w:type="dxa"/>
              <w:left w:w="108" w:type="dxa"/>
              <w:bottom w:w="0" w:type="dxa"/>
              <w:right w:w="108" w:type="dxa"/>
            </w:tcMar>
          </w:tcPr>
          <w:p w14:paraId="2D26C0C4" w14:textId="77777777" w:rsidR="006F2B0F" w:rsidRPr="006F2B0F" w:rsidRDefault="006F2B0F" w:rsidP="00BF411F">
            <w:pPr>
              <w:rPr>
                <w:rFonts w:ascii="Arial" w:hAnsi="Arial" w:cs="Arial"/>
                <w:sz w:val="16"/>
                <w:szCs w:val="16"/>
                <w:highlight w:val="yellow"/>
              </w:rPr>
            </w:pPr>
            <w:r w:rsidRPr="006F2B0F">
              <w:rPr>
                <w:rFonts w:ascii="Arial" w:hAnsi="Arial" w:cs="Arial"/>
                <w:sz w:val="16"/>
                <w:szCs w:val="16"/>
                <w:highlight w:val="yellow"/>
              </w:rPr>
              <w:t>Line code</w:t>
            </w:r>
          </w:p>
        </w:tc>
        <w:tc>
          <w:tcPr>
            <w:tcW w:w="2526" w:type="pct"/>
            <w:tcBorders>
              <w:top w:val="nil"/>
              <w:left w:val="nil"/>
              <w:bottom w:val="single" w:sz="8" w:space="0" w:color="auto"/>
              <w:right w:val="single" w:sz="8" w:space="0" w:color="auto"/>
            </w:tcBorders>
            <w:tcMar>
              <w:top w:w="0" w:type="dxa"/>
              <w:left w:w="108" w:type="dxa"/>
              <w:bottom w:w="0" w:type="dxa"/>
              <w:right w:w="108" w:type="dxa"/>
            </w:tcMar>
          </w:tcPr>
          <w:p w14:paraId="42BDECFB" w14:textId="77777777" w:rsidR="006F2B0F" w:rsidRPr="006F2B0F" w:rsidRDefault="006F2B0F" w:rsidP="00BF411F">
            <w:pPr>
              <w:rPr>
                <w:rFonts w:ascii="Arial" w:hAnsi="Arial" w:cs="Arial"/>
                <w:sz w:val="16"/>
                <w:szCs w:val="16"/>
                <w:highlight w:val="yellow"/>
              </w:rPr>
            </w:pPr>
            <w:r w:rsidRPr="006F2B0F">
              <w:rPr>
                <w:rFonts w:ascii="Arial" w:hAnsi="Arial" w:cs="Arial"/>
                <w:sz w:val="16"/>
                <w:szCs w:val="16"/>
                <w:highlight w:val="yellow"/>
              </w:rPr>
              <w:t>Companies to report, e.g., Manchester encoding, FM0 encoding, Miller encoding, no line coding</w:t>
            </w:r>
          </w:p>
        </w:tc>
        <w:tc>
          <w:tcPr>
            <w:tcW w:w="564" w:type="pct"/>
            <w:tcBorders>
              <w:top w:val="nil"/>
              <w:left w:val="nil"/>
              <w:bottom w:val="single" w:sz="8" w:space="0" w:color="auto"/>
              <w:right w:val="single" w:sz="8" w:space="0" w:color="auto"/>
            </w:tcBorders>
          </w:tcPr>
          <w:p w14:paraId="0B39217E" w14:textId="77777777" w:rsidR="006F2B0F" w:rsidRPr="006F2B0F" w:rsidRDefault="006F2B0F" w:rsidP="00BF411F">
            <w:pPr>
              <w:rPr>
                <w:rFonts w:ascii="Arial" w:hAnsi="Arial" w:cs="Arial"/>
                <w:sz w:val="16"/>
                <w:szCs w:val="16"/>
                <w:highlight w:val="yellow"/>
              </w:rPr>
            </w:pPr>
          </w:p>
        </w:tc>
        <w:tc>
          <w:tcPr>
            <w:tcW w:w="501" w:type="pct"/>
            <w:tcBorders>
              <w:top w:val="nil"/>
              <w:left w:val="nil"/>
              <w:bottom w:val="single" w:sz="8" w:space="0" w:color="auto"/>
              <w:right w:val="single" w:sz="8" w:space="0" w:color="auto"/>
            </w:tcBorders>
          </w:tcPr>
          <w:p w14:paraId="29C69D1E" w14:textId="77777777" w:rsidR="006F2B0F" w:rsidRPr="006F2B0F" w:rsidRDefault="006F2B0F" w:rsidP="00BF411F">
            <w:pPr>
              <w:rPr>
                <w:rFonts w:ascii="Arial" w:hAnsi="Arial" w:cs="Arial"/>
                <w:sz w:val="16"/>
                <w:szCs w:val="16"/>
                <w:highlight w:val="yellow"/>
              </w:rPr>
            </w:pPr>
          </w:p>
        </w:tc>
      </w:tr>
      <w:tr w:rsidR="006F2B0F" w:rsidRPr="006F2B0F" w14:paraId="723CDE81" w14:textId="77777777" w:rsidTr="009C660F">
        <w:trPr>
          <w:trHeight w:val="20"/>
        </w:trPr>
        <w:tc>
          <w:tcPr>
            <w:tcW w:w="219" w:type="pct"/>
            <w:tcBorders>
              <w:top w:val="nil"/>
              <w:left w:val="single" w:sz="8" w:space="0" w:color="auto"/>
              <w:bottom w:val="single" w:sz="8" w:space="0" w:color="auto"/>
              <w:right w:val="single" w:sz="8" w:space="0" w:color="auto"/>
            </w:tcBorders>
          </w:tcPr>
          <w:p w14:paraId="10589B46" w14:textId="77777777" w:rsidR="006F2B0F" w:rsidRPr="006F2B0F" w:rsidRDefault="006F2B0F" w:rsidP="00BF411F">
            <w:pPr>
              <w:jc w:val="center"/>
              <w:rPr>
                <w:rFonts w:ascii="Arial" w:eastAsia="DengXian" w:hAnsi="Arial" w:cs="Arial"/>
                <w:b/>
                <w:bCs/>
                <w:sz w:val="16"/>
                <w:szCs w:val="16"/>
                <w:highlight w:val="yellow"/>
                <w:lang w:eastAsia="zh-CN"/>
              </w:rPr>
            </w:pPr>
            <w:r w:rsidRPr="006F2B0F">
              <w:rPr>
                <w:rFonts w:ascii="Arial" w:eastAsia="DengXian" w:hAnsi="Arial" w:cs="Arial"/>
                <w:b/>
                <w:bCs/>
                <w:sz w:val="16"/>
                <w:szCs w:val="16"/>
                <w:highlight w:val="yellow"/>
                <w:lang w:eastAsia="zh-CN"/>
              </w:rPr>
              <w:t>[2g]</w:t>
            </w:r>
          </w:p>
        </w:tc>
        <w:tc>
          <w:tcPr>
            <w:tcW w:w="1190" w:type="pct"/>
            <w:gridSpan w:val="2"/>
            <w:tcBorders>
              <w:top w:val="nil"/>
              <w:left w:val="single" w:sz="8" w:space="0" w:color="auto"/>
              <w:bottom w:val="single" w:sz="8" w:space="0" w:color="auto"/>
              <w:right w:val="single" w:sz="8" w:space="0" w:color="auto"/>
            </w:tcBorders>
            <w:tcMar>
              <w:top w:w="0" w:type="dxa"/>
              <w:left w:w="108" w:type="dxa"/>
              <w:bottom w:w="0" w:type="dxa"/>
              <w:right w:w="108" w:type="dxa"/>
            </w:tcMar>
          </w:tcPr>
          <w:p w14:paraId="32498441" w14:textId="77777777" w:rsidR="006F2B0F" w:rsidRPr="006F2B0F" w:rsidRDefault="006F2B0F" w:rsidP="00BF411F">
            <w:pPr>
              <w:rPr>
                <w:rFonts w:ascii="Arial" w:hAnsi="Arial" w:cs="Arial"/>
                <w:sz w:val="16"/>
                <w:szCs w:val="16"/>
                <w:highlight w:val="yellow"/>
              </w:rPr>
            </w:pPr>
            <w:r w:rsidRPr="006F2B0F">
              <w:rPr>
                <w:rFonts w:ascii="Arial" w:hAnsi="Arial" w:cs="Arial"/>
                <w:sz w:val="16"/>
                <w:szCs w:val="16"/>
                <w:highlight w:val="yellow"/>
              </w:rPr>
              <w:t>FEC</w:t>
            </w:r>
          </w:p>
        </w:tc>
        <w:tc>
          <w:tcPr>
            <w:tcW w:w="2526" w:type="pct"/>
            <w:tcBorders>
              <w:top w:val="nil"/>
              <w:left w:val="nil"/>
              <w:bottom w:val="single" w:sz="8" w:space="0" w:color="auto"/>
              <w:right w:val="single" w:sz="8" w:space="0" w:color="auto"/>
            </w:tcBorders>
            <w:tcMar>
              <w:top w:w="0" w:type="dxa"/>
              <w:left w:w="108" w:type="dxa"/>
              <w:bottom w:w="0" w:type="dxa"/>
              <w:right w:w="108" w:type="dxa"/>
            </w:tcMar>
          </w:tcPr>
          <w:p w14:paraId="49637174" w14:textId="77777777" w:rsidR="006F2B0F" w:rsidRPr="006F2B0F" w:rsidRDefault="006F2B0F" w:rsidP="00BF411F">
            <w:pPr>
              <w:rPr>
                <w:rFonts w:ascii="Arial" w:hAnsi="Arial" w:cs="Arial"/>
                <w:sz w:val="16"/>
                <w:szCs w:val="16"/>
                <w:highlight w:val="yellow"/>
              </w:rPr>
            </w:pPr>
            <w:r w:rsidRPr="006F2B0F">
              <w:rPr>
                <w:rFonts w:ascii="Arial" w:hAnsi="Arial" w:cs="Arial"/>
                <w:sz w:val="16"/>
                <w:szCs w:val="16"/>
                <w:highlight w:val="yellow"/>
              </w:rPr>
              <w:t>Companies to report, e.g., CC, No FEC</w:t>
            </w:r>
          </w:p>
        </w:tc>
        <w:tc>
          <w:tcPr>
            <w:tcW w:w="564" w:type="pct"/>
            <w:tcBorders>
              <w:top w:val="nil"/>
              <w:left w:val="nil"/>
              <w:bottom w:val="single" w:sz="8" w:space="0" w:color="auto"/>
              <w:right w:val="single" w:sz="8" w:space="0" w:color="auto"/>
            </w:tcBorders>
          </w:tcPr>
          <w:p w14:paraId="07043FB1" w14:textId="77777777" w:rsidR="006F2B0F" w:rsidRPr="006F2B0F" w:rsidRDefault="006F2B0F" w:rsidP="00BF411F">
            <w:pPr>
              <w:rPr>
                <w:rFonts w:ascii="Arial" w:hAnsi="Arial" w:cs="Arial"/>
                <w:sz w:val="16"/>
                <w:szCs w:val="16"/>
                <w:highlight w:val="yellow"/>
              </w:rPr>
            </w:pPr>
          </w:p>
        </w:tc>
        <w:tc>
          <w:tcPr>
            <w:tcW w:w="501" w:type="pct"/>
            <w:tcBorders>
              <w:top w:val="nil"/>
              <w:left w:val="nil"/>
              <w:bottom w:val="single" w:sz="8" w:space="0" w:color="auto"/>
              <w:right w:val="single" w:sz="8" w:space="0" w:color="auto"/>
            </w:tcBorders>
          </w:tcPr>
          <w:p w14:paraId="490C26E4" w14:textId="77777777" w:rsidR="006F2B0F" w:rsidRPr="006F2B0F" w:rsidRDefault="006F2B0F" w:rsidP="00BF411F">
            <w:pPr>
              <w:rPr>
                <w:rFonts w:ascii="Arial" w:hAnsi="Arial" w:cs="Arial"/>
                <w:sz w:val="16"/>
                <w:szCs w:val="16"/>
                <w:highlight w:val="yellow"/>
              </w:rPr>
            </w:pPr>
          </w:p>
        </w:tc>
      </w:tr>
      <w:tr w:rsidR="006F2B0F" w:rsidRPr="006F2B0F" w14:paraId="70069BA5" w14:textId="77777777" w:rsidTr="009C660F">
        <w:trPr>
          <w:trHeight w:val="20"/>
        </w:trPr>
        <w:tc>
          <w:tcPr>
            <w:tcW w:w="219" w:type="pct"/>
            <w:tcBorders>
              <w:top w:val="nil"/>
              <w:left w:val="single" w:sz="8" w:space="0" w:color="auto"/>
              <w:bottom w:val="single" w:sz="8" w:space="0" w:color="auto"/>
              <w:right w:val="single" w:sz="8" w:space="0" w:color="auto"/>
            </w:tcBorders>
          </w:tcPr>
          <w:p w14:paraId="2430E75D" w14:textId="77777777" w:rsidR="006F2B0F" w:rsidRPr="006F2B0F" w:rsidRDefault="006F2B0F" w:rsidP="00BF411F">
            <w:pPr>
              <w:jc w:val="center"/>
              <w:rPr>
                <w:rFonts w:ascii="Arial" w:eastAsia="DengXian" w:hAnsi="Arial" w:cs="Arial"/>
                <w:b/>
                <w:bCs/>
                <w:sz w:val="16"/>
                <w:szCs w:val="16"/>
                <w:highlight w:val="yellow"/>
                <w:lang w:eastAsia="zh-CN"/>
              </w:rPr>
            </w:pPr>
            <w:r w:rsidRPr="006F2B0F">
              <w:rPr>
                <w:rFonts w:ascii="Arial" w:eastAsia="DengXian" w:hAnsi="Arial" w:cs="Arial"/>
                <w:b/>
                <w:bCs/>
                <w:sz w:val="16"/>
                <w:szCs w:val="16"/>
                <w:highlight w:val="yellow"/>
                <w:lang w:eastAsia="zh-CN"/>
              </w:rPr>
              <w:t>[2h]</w:t>
            </w:r>
          </w:p>
        </w:tc>
        <w:tc>
          <w:tcPr>
            <w:tcW w:w="1190" w:type="pct"/>
            <w:gridSpan w:val="2"/>
            <w:tcBorders>
              <w:top w:val="nil"/>
              <w:left w:val="single" w:sz="8" w:space="0" w:color="auto"/>
              <w:bottom w:val="single" w:sz="8" w:space="0" w:color="auto"/>
              <w:right w:val="single" w:sz="8" w:space="0" w:color="auto"/>
            </w:tcBorders>
            <w:tcMar>
              <w:top w:w="0" w:type="dxa"/>
              <w:left w:w="108" w:type="dxa"/>
              <w:bottom w:w="0" w:type="dxa"/>
              <w:right w:w="108" w:type="dxa"/>
            </w:tcMar>
          </w:tcPr>
          <w:p w14:paraId="03288EDD" w14:textId="77777777" w:rsidR="006F2B0F" w:rsidRPr="006F2B0F" w:rsidRDefault="006F2B0F" w:rsidP="00BF411F">
            <w:pPr>
              <w:rPr>
                <w:rFonts w:ascii="Arial" w:hAnsi="Arial" w:cs="Arial"/>
                <w:sz w:val="16"/>
                <w:szCs w:val="16"/>
                <w:highlight w:val="yellow"/>
              </w:rPr>
            </w:pPr>
            <w:r w:rsidRPr="006F2B0F">
              <w:rPr>
                <w:rFonts w:ascii="Arial" w:hAnsi="Arial" w:cs="Arial"/>
                <w:sz w:val="16"/>
                <w:szCs w:val="16"/>
                <w:highlight w:val="yellow"/>
              </w:rPr>
              <w:t>ADC bit width</w:t>
            </w:r>
          </w:p>
        </w:tc>
        <w:tc>
          <w:tcPr>
            <w:tcW w:w="2526" w:type="pct"/>
            <w:tcBorders>
              <w:top w:val="nil"/>
              <w:left w:val="nil"/>
              <w:bottom w:val="single" w:sz="8" w:space="0" w:color="auto"/>
              <w:right w:val="single" w:sz="8" w:space="0" w:color="auto"/>
            </w:tcBorders>
            <w:tcMar>
              <w:top w:w="0" w:type="dxa"/>
              <w:left w:w="108" w:type="dxa"/>
              <w:bottom w:w="0" w:type="dxa"/>
              <w:right w:w="108" w:type="dxa"/>
            </w:tcMar>
          </w:tcPr>
          <w:p w14:paraId="45FD70FA" w14:textId="77777777" w:rsidR="006F2B0F" w:rsidRPr="006F2B0F" w:rsidRDefault="006F2B0F" w:rsidP="00BF411F">
            <w:pPr>
              <w:rPr>
                <w:rFonts w:ascii="Arial" w:hAnsi="Arial" w:cs="Arial"/>
                <w:sz w:val="16"/>
                <w:szCs w:val="16"/>
                <w:highlight w:val="yellow"/>
              </w:rPr>
            </w:pPr>
            <w:r w:rsidRPr="006F2B0F">
              <w:rPr>
                <w:rFonts w:ascii="Arial" w:hAnsi="Arial" w:cs="Arial"/>
                <w:sz w:val="16"/>
                <w:szCs w:val="16"/>
                <w:highlight w:val="yellow"/>
              </w:rPr>
              <w:t>Companies to report, e.g., 11-bit</w:t>
            </w:r>
          </w:p>
        </w:tc>
        <w:tc>
          <w:tcPr>
            <w:tcW w:w="564" w:type="pct"/>
            <w:tcBorders>
              <w:top w:val="nil"/>
              <w:left w:val="nil"/>
              <w:bottom w:val="single" w:sz="8" w:space="0" w:color="auto"/>
              <w:right w:val="single" w:sz="8" w:space="0" w:color="auto"/>
            </w:tcBorders>
          </w:tcPr>
          <w:p w14:paraId="26E4059C" w14:textId="77777777" w:rsidR="006F2B0F" w:rsidRPr="006F2B0F" w:rsidRDefault="006F2B0F" w:rsidP="00BF411F">
            <w:pPr>
              <w:rPr>
                <w:rFonts w:ascii="Arial" w:hAnsi="Arial" w:cs="Arial"/>
                <w:sz w:val="16"/>
                <w:szCs w:val="16"/>
                <w:highlight w:val="yellow"/>
              </w:rPr>
            </w:pPr>
          </w:p>
        </w:tc>
        <w:tc>
          <w:tcPr>
            <w:tcW w:w="501" w:type="pct"/>
            <w:tcBorders>
              <w:top w:val="nil"/>
              <w:left w:val="nil"/>
              <w:bottom w:val="single" w:sz="8" w:space="0" w:color="auto"/>
              <w:right w:val="single" w:sz="8" w:space="0" w:color="auto"/>
            </w:tcBorders>
          </w:tcPr>
          <w:p w14:paraId="14B7F389" w14:textId="77777777" w:rsidR="006F2B0F" w:rsidRPr="006F2B0F" w:rsidRDefault="006F2B0F" w:rsidP="00BF411F">
            <w:pPr>
              <w:rPr>
                <w:rFonts w:ascii="Arial" w:hAnsi="Arial" w:cs="Arial"/>
                <w:sz w:val="16"/>
                <w:szCs w:val="16"/>
                <w:highlight w:val="yellow"/>
              </w:rPr>
            </w:pPr>
          </w:p>
        </w:tc>
      </w:tr>
      <w:tr w:rsidR="006F2B0F" w:rsidRPr="006F2B0F" w14:paraId="71528D69" w14:textId="77777777" w:rsidTr="009C660F">
        <w:trPr>
          <w:trHeight w:val="20"/>
        </w:trPr>
        <w:tc>
          <w:tcPr>
            <w:tcW w:w="219" w:type="pct"/>
            <w:tcBorders>
              <w:top w:val="nil"/>
              <w:left w:val="single" w:sz="8" w:space="0" w:color="auto"/>
              <w:bottom w:val="single" w:sz="8" w:space="0" w:color="auto"/>
              <w:right w:val="single" w:sz="8" w:space="0" w:color="auto"/>
            </w:tcBorders>
          </w:tcPr>
          <w:p w14:paraId="488DF0B8" w14:textId="77777777" w:rsidR="006F2B0F" w:rsidRPr="006F2B0F" w:rsidRDefault="006F2B0F" w:rsidP="00BF411F">
            <w:pPr>
              <w:jc w:val="center"/>
              <w:rPr>
                <w:rFonts w:ascii="Arial" w:eastAsia="DengXian" w:hAnsi="Arial" w:cs="Arial"/>
                <w:b/>
                <w:bCs/>
                <w:sz w:val="16"/>
                <w:szCs w:val="16"/>
                <w:highlight w:val="yellow"/>
                <w:lang w:eastAsia="zh-CN"/>
              </w:rPr>
            </w:pPr>
            <w:r w:rsidRPr="006F2B0F">
              <w:rPr>
                <w:rFonts w:ascii="Arial" w:eastAsia="DengXian" w:hAnsi="Arial" w:cs="Arial"/>
                <w:b/>
                <w:bCs/>
                <w:sz w:val="16"/>
                <w:szCs w:val="16"/>
                <w:highlight w:val="yellow"/>
                <w:lang w:eastAsia="zh-CN"/>
              </w:rPr>
              <w:t>[2j]</w:t>
            </w:r>
          </w:p>
        </w:tc>
        <w:tc>
          <w:tcPr>
            <w:tcW w:w="1190" w:type="pct"/>
            <w:gridSpan w:val="2"/>
            <w:tcBorders>
              <w:top w:val="nil"/>
              <w:left w:val="single" w:sz="8" w:space="0" w:color="auto"/>
              <w:bottom w:val="single" w:sz="8" w:space="0" w:color="auto"/>
              <w:right w:val="single" w:sz="8" w:space="0" w:color="auto"/>
            </w:tcBorders>
            <w:tcMar>
              <w:top w:w="0" w:type="dxa"/>
              <w:left w:w="108" w:type="dxa"/>
              <w:bottom w:w="0" w:type="dxa"/>
              <w:right w:w="108" w:type="dxa"/>
            </w:tcMar>
          </w:tcPr>
          <w:p w14:paraId="08588C5A" w14:textId="77777777" w:rsidR="006F2B0F" w:rsidRPr="006F2B0F" w:rsidRDefault="006F2B0F" w:rsidP="00BF411F">
            <w:pPr>
              <w:rPr>
                <w:rFonts w:ascii="Arial" w:hAnsi="Arial" w:cs="Arial"/>
                <w:sz w:val="16"/>
                <w:szCs w:val="16"/>
                <w:highlight w:val="yellow"/>
              </w:rPr>
            </w:pPr>
            <w:r w:rsidRPr="006F2B0F">
              <w:rPr>
                <w:rFonts w:ascii="Arial" w:hAnsi="Arial" w:cs="Arial"/>
                <w:sz w:val="16"/>
                <w:szCs w:val="16"/>
                <w:highlight w:val="yellow"/>
              </w:rPr>
              <w:t>D2R receiver </w:t>
            </w:r>
          </w:p>
        </w:tc>
        <w:tc>
          <w:tcPr>
            <w:tcW w:w="2526" w:type="pct"/>
            <w:tcBorders>
              <w:top w:val="nil"/>
              <w:left w:val="nil"/>
              <w:bottom w:val="single" w:sz="8" w:space="0" w:color="auto"/>
              <w:right w:val="single" w:sz="8" w:space="0" w:color="auto"/>
            </w:tcBorders>
            <w:tcMar>
              <w:top w:w="0" w:type="dxa"/>
              <w:left w:w="108" w:type="dxa"/>
              <w:bottom w:w="0" w:type="dxa"/>
              <w:right w:w="108" w:type="dxa"/>
            </w:tcMar>
          </w:tcPr>
          <w:p w14:paraId="480D1370" w14:textId="77777777" w:rsidR="006F2B0F" w:rsidRPr="006F2B0F" w:rsidRDefault="006F2B0F" w:rsidP="00BF411F">
            <w:pPr>
              <w:rPr>
                <w:rFonts w:ascii="Arial" w:eastAsia="DengXian" w:hAnsi="Arial" w:cs="Arial"/>
                <w:strike/>
                <w:sz w:val="16"/>
                <w:szCs w:val="16"/>
                <w:highlight w:val="yellow"/>
                <w:lang w:eastAsia="zh-CN"/>
              </w:rPr>
            </w:pPr>
            <w:r w:rsidRPr="006F2B0F">
              <w:rPr>
                <w:rFonts w:ascii="Arial" w:hAnsi="Arial" w:cs="Arial"/>
                <w:strike/>
                <w:sz w:val="16"/>
                <w:szCs w:val="16"/>
                <w:highlight w:val="yellow"/>
              </w:rPr>
              <w:t>FFS: Reader receiver, e.g., coherent receiver / non-coherent receiver</w:t>
            </w:r>
          </w:p>
          <w:p w14:paraId="38AF991D" w14:textId="77777777" w:rsidR="006F2B0F" w:rsidRPr="006F2B0F" w:rsidRDefault="006F2B0F" w:rsidP="00BF411F">
            <w:pPr>
              <w:rPr>
                <w:rFonts w:ascii="Arial" w:eastAsia="DengXian" w:hAnsi="Arial" w:cs="Arial"/>
                <w:sz w:val="16"/>
                <w:szCs w:val="16"/>
                <w:highlight w:val="yellow"/>
                <w:lang w:eastAsia="zh-CN"/>
              </w:rPr>
            </w:pPr>
            <w:r w:rsidRPr="006F2B0F">
              <w:rPr>
                <w:rFonts w:ascii="Arial" w:hAnsi="Arial" w:cs="Arial"/>
                <w:sz w:val="16"/>
                <w:szCs w:val="16"/>
                <w:highlight w:val="yellow"/>
              </w:rPr>
              <w:t>Companies to report, e.g., coherent receiver / non-coherent receiver</w:t>
            </w:r>
          </w:p>
        </w:tc>
        <w:tc>
          <w:tcPr>
            <w:tcW w:w="564" w:type="pct"/>
            <w:tcBorders>
              <w:top w:val="nil"/>
              <w:left w:val="nil"/>
              <w:bottom w:val="single" w:sz="8" w:space="0" w:color="auto"/>
              <w:right w:val="single" w:sz="8" w:space="0" w:color="auto"/>
            </w:tcBorders>
          </w:tcPr>
          <w:p w14:paraId="4391B6D1" w14:textId="77777777" w:rsidR="006F2B0F" w:rsidRPr="006F2B0F" w:rsidRDefault="006F2B0F" w:rsidP="00BF411F">
            <w:pPr>
              <w:rPr>
                <w:rFonts w:ascii="Arial" w:hAnsi="Arial" w:cs="Arial"/>
                <w:sz w:val="16"/>
                <w:szCs w:val="16"/>
                <w:highlight w:val="yellow"/>
              </w:rPr>
            </w:pPr>
          </w:p>
        </w:tc>
        <w:tc>
          <w:tcPr>
            <w:tcW w:w="501" w:type="pct"/>
            <w:tcBorders>
              <w:top w:val="nil"/>
              <w:left w:val="nil"/>
              <w:bottom w:val="single" w:sz="8" w:space="0" w:color="auto"/>
              <w:right w:val="single" w:sz="8" w:space="0" w:color="auto"/>
            </w:tcBorders>
          </w:tcPr>
          <w:p w14:paraId="481F3C21" w14:textId="77777777" w:rsidR="006F2B0F" w:rsidRPr="006F2B0F" w:rsidRDefault="006F2B0F" w:rsidP="00BF411F">
            <w:pPr>
              <w:rPr>
                <w:rFonts w:ascii="Arial" w:hAnsi="Arial" w:cs="Arial"/>
                <w:sz w:val="16"/>
                <w:szCs w:val="16"/>
                <w:highlight w:val="yellow"/>
              </w:rPr>
            </w:pPr>
          </w:p>
        </w:tc>
      </w:tr>
      <w:tr w:rsidR="006F2B0F" w:rsidRPr="006F2B0F" w14:paraId="2830307B" w14:textId="77777777" w:rsidTr="009C660F">
        <w:trPr>
          <w:trHeight w:val="20"/>
        </w:trPr>
        <w:tc>
          <w:tcPr>
            <w:tcW w:w="219" w:type="pct"/>
            <w:tcBorders>
              <w:top w:val="nil"/>
              <w:left w:val="single" w:sz="8" w:space="0" w:color="auto"/>
              <w:bottom w:val="single" w:sz="8" w:space="0" w:color="auto"/>
              <w:right w:val="single" w:sz="8" w:space="0" w:color="auto"/>
            </w:tcBorders>
          </w:tcPr>
          <w:p w14:paraId="0707E3AB" w14:textId="77777777" w:rsidR="006F2B0F" w:rsidRPr="006F2B0F" w:rsidRDefault="006F2B0F" w:rsidP="00BF411F">
            <w:pPr>
              <w:jc w:val="center"/>
              <w:rPr>
                <w:rFonts w:ascii="Arial" w:hAnsi="Arial" w:cs="Arial"/>
                <w:b/>
                <w:bCs/>
                <w:sz w:val="16"/>
                <w:szCs w:val="16"/>
                <w:highlight w:val="yellow"/>
              </w:rPr>
            </w:pPr>
          </w:p>
        </w:tc>
        <w:tc>
          <w:tcPr>
            <w:tcW w:w="3716" w:type="pct"/>
            <w:gridSpan w:val="3"/>
            <w:tcBorders>
              <w:top w:val="nil"/>
              <w:left w:val="single" w:sz="8" w:space="0" w:color="auto"/>
              <w:bottom w:val="single" w:sz="8" w:space="0" w:color="auto"/>
              <w:right w:val="single" w:sz="8" w:space="0" w:color="auto"/>
            </w:tcBorders>
            <w:tcMar>
              <w:top w:w="0" w:type="dxa"/>
              <w:left w:w="108" w:type="dxa"/>
              <w:bottom w:w="0" w:type="dxa"/>
              <w:right w:w="108" w:type="dxa"/>
            </w:tcMar>
          </w:tcPr>
          <w:p w14:paraId="54B5C799" w14:textId="77777777" w:rsidR="006F2B0F" w:rsidRPr="006F2B0F" w:rsidRDefault="006F2B0F" w:rsidP="00BF411F">
            <w:pPr>
              <w:jc w:val="center"/>
              <w:rPr>
                <w:rFonts w:ascii="Arial" w:hAnsi="Arial" w:cs="Arial"/>
                <w:sz w:val="16"/>
                <w:szCs w:val="16"/>
                <w:highlight w:val="yellow"/>
              </w:rPr>
            </w:pPr>
            <w:r w:rsidRPr="006F2B0F">
              <w:rPr>
                <w:rFonts w:ascii="Arial" w:hAnsi="Arial" w:cs="Arial"/>
                <w:b/>
                <w:bCs/>
                <w:sz w:val="16"/>
                <w:szCs w:val="16"/>
                <w:highlight w:val="yellow"/>
              </w:rPr>
              <w:t>Other assumptions</w:t>
            </w:r>
          </w:p>
        </w:tc>
        <w:tc>
          <w:tcPr>
            <w:tcW w:w="564" w:type="pct"/>
            <w:tcBorders>
              <w:top w:val="nil"/>
              <w:left w:val="single" w:sz="8" w:space="0" w:color="auto"/>
              <w:bottom w:val="single" w:sz="8" w:space="0" w:color="auto"/>
              <w:right w:val="single" w:sz="8" w:space="0" w:color="auto"/>
            </w:tcBorders>
          </w:tcPr>
          <w:p w14:paraId="5CB7266D" w14:textId="77777777" w:rsidR="006F2B0F" w:rsidRPr="006F2B0F" w:rsidRDefault="006F2B0F" w:rsidP="00BF411F">
            <w:pPr>
              <w:jc w:val="center"/>
              <w:rPr>
                <w:rFonts w:ascii="Arial" w:hAnsi="Arial" w:cs="Arial"/>
                <w:b/>
                <w:bCs/>
                <w:sz w:val="16"/>
                <w:szCs w:val="16"/>
                <w:highlight w:val="yellow"/>
              </w:rPr>
            </w:pPr>
          </w:p>
        </w:tc>
        <w:tc>
          <w:tcPr>
            <w:tcW w:w="501" w:type="pct"/>
            <w:tcBorders>
              <w:top w:val="nil"/>
              <w:left w:val="single" w:sz="8" w:space="0" w:color="auto"/>
              <w:bottom w:val="single" w:sz="8" w:space="0" w:color="auto"/>
              <w:right w:val="single" w:sz="8" w:space="0" w:color="auto"/>
            </w:tcBorders>
          </w:tcPr>
          <w:p w14:paraId="794A085F" w14:textId="77777777" w:rsidR="006F2B0F" w:rsidRPr="006F2B0F" w:rsidRDefault="006F2B0F" w:rsidP="00BF411F">
            <w:pPr>
              <w:jc w:val="center"/>
              <w:rPr>
                <w:rFonts w:ascii="Arial" w:hAnsi="Arial" w:cs="Arial"/>
                <w:b/>
                <w:bCs/>
                <w:sz w:val="16"/>
                <w:szCs w:val="16"/>
                <w:highlight w:val="yellow"/>
              </w:rPr>
            </w:pPr>
          </w:p>
        </w:tc>
      </w:tr>
      <w:tr w:rsidR="006F2B0F" w:rsidRPr="006F2B0F" w14:paraId="19282672" w14:textId="77777777" w:rsidTr="009C660F">
        <w:trPr>
          <w:trHeight w:val="20"/>
        </w:trPr>
        <w:tc>
          <w:tcPr>
            <w:tcW w:w="219" w:type="pct"/>
            <w:tcBorders>
              <w:top w:val="nil"/>
              <w:left w:val="single" w:sz="8" w:space="0" w:color="auto"/>
              <w:bottom w:val="single" w:sz="8" w:space="0" w:color="auto"/>
              <w:right w:val="single" w:sz="8" w:space="0" w:color="auto"/>
            </w:tcBorders>
          </w:tcPr>
          <w:p w14:paraId="5BC09DD9" w14:textId="77777777" w:rsidR="006F2B0F" w:rsidRPr="006F2B0F" w:rsidRDefault="006F2B0F" w:rsidP="00BF411F">
            <w:pPr>
              <w:jc w:val="center"/>
              <w:rPr>
                <w:rFonts w:ascii="Arial" w:eastAsia="DengXian" w:hAnsi="Arial" w:cs="Arial"/>
                <w:b/>
                <w:bCs/>
                <w:sz w:val="16"/>
                <w:szCs w:val="16"/>
                <w:highlight w:val="yellow"/>
                <w:lang w:eastAsia="zh-CN"/>
              </w:rPr>
            </w:pPr>
            <w:r w:rsidRPr="006F2B0F">
              <w:rPr>
                <w:rFonts w:ascii="Arial" w:eastAsia="DengXian" w:hAnsi="Arial" w:cs="Arial"/>
                <w:b/>
                <w:bCs/>
                <w:sz w:val="16"/>
                <w:szCs w:val="16"/>
                <w:highlight w:val="yellow"/>
                <w:lang w:eastAsia="zh-CN"/>
              </w:rPr>
              <w:t>[3a]</w:t>
            </w:r>
          </w:p>
        </w:tc>
        <w:tc>
          <w:tcPr>
            <w:tcW w:w="1190" w:type="pct"/>
            <w:gridSpan w:val="2"/>
            <w:tcBorders>
              <w:top w:val="nil"/>
              <w:left w:val="single" w:sz="8" w:space="0" w:color="auto"/>
              <w:bottom w:val="single" w:sz="8" w:space="0" w:color="auto"/>
              <w:right w:val="single" w:sz="8" w:space="0" w:color="auto"/>
            </w:tcBorders>
            <w:tcMar>
              <w:top w:w="0" w:type="dxa"/>
              <w:left w:w="108" w:type="dxa"/>
              <w:bottom w:w="0" w:type="dxa"/>
              <w:right w:w="108" w:type="dxa"/>
            </w:tcMar>
          </w:tcPr>
          <w:p w14:paraId="07746C65" w14:textId="77777777" w:rsidR="006F2B0F" w:rsidRPr="006F2B0F" w:rsidRDefault="006F2B0F" w:rsidP="00BF411F">
            <w:pPr>
              <w:rPr>
                <w:rFonts w:ascii="Arial" w:hAnsi="Arial" w:cs="Arial"/>
                <w:sz w:val="16"/>
                <w:szCs w:val="16"/>
                <w:highlight w:val="yellow"/>
              </w:rPr>
            </w:pPr>
            <w:r w:rsidRPr="006F2B0F">
              <w:rPr>
                <w:rFonts w:ascii="Arial" w:hAnsi="Arial" w:cs="Arial"/>
                <w:sz w:val="16"/>
                <w:szCs w:val="16"/>
                <w:highlight w:val="yellow"/>
              </w:rPr>
              <w:t>Other assumptions</w:t>
            </w:r>
          </w:p>
        </w:tc>
        <w:tc>
          <w:tcPr>
            <w:tcW w:w="2526" w:type="pct"/>
            <w:tcBorders>
              <w:top w:val="nil"/>
              <w:left w:val="nil"/>
              <w:bottom w:val="single" w:sz="8" w:space="0" w:color="auto"/>
              <w:right w:val="single" w:sz="8" w:space="0" w:color="auto"/>
            </w:tcBorders>
            <w:tcMar>
              <w:top w:w="0" w:type="dxa"/>
              <w:left w:w="108" w:type="dxa"/>
              <w:bottom w:w="0" w:type="dxa"/>
              <w:right w:w="108" w:type="dxa"/>
            </w:tcMar>
          </w:tcPr>
          <w:p w14:paraId="186F1B03" w14:textId="77777777" w:rsidR="006F2B0F" w:rsidRPr="006F2B0F" w:rsidRDefault="006F2B0F" w:rsidP="00BF411F">
            <w:pPr>
              <w:rPr>
                <w:rFonts w:ascii="Arial" w:hAnsi="Arial" w:cs="Arial"/>
                <w:sz w:val="16"/>
                <w:szCs w:val="16"/>
                <w:highlight w:val="yellow"/>
              </w:rPr>
            </w:pPr>
            <w:r w:rsidRPr="006F2B0F">
              <w:rPr>
                <w:rFonts w:ascii="Arial" w:hAnsi="Arial" w:cs="Arial"/>
                <w:sz w:val="16"/>
                <w:szCs w:val="16"/>
                <w:highlight w:val="yellow"/>
              </w:rPr>
              <w:t>To be reported by company</w:t>
            </w:r>
          </w:p>
        </w:tc>
        <w:tc>
          <w:tcPr>
            <w:tcW w:w="564" w:type="pct"/>
            <w:tcBorders>
              <w:top w:val="nil"/>
              <w:left w:val="nil"/>
              <w:bottom w:val="single" w:sz="8" w:space="0" w:color="auto"/>
              <w:right w:val="single" w:sz="8" w:space="0" w:color="auto"/>
            </w:tcBorders>
          </w:tcPr>
          <w:p w14:paraId="796BFE08" w14:textId="77777777" w:rsidR="006F2B0F" w:rsidRPr="006F2B0F" w:rsidRDefault="006F2B0F" w:rsidP="00BF411F">
            <w:pPr>
              <w:rPr>
                <w:rFonts w:ascii="Arial" w:hAnsi="Arial" w:cs="Arial"/>
                <w:sz w:val="16"/>
                <w:szCs w:val="16"/>
                <w:highlight w:val="yellow"/>
              </w:rPr>
            </w:pPr>
          </w:p>
        </w:tc>
        <w:tc>
          <w:tcPr>
            <w:tcW w:w="501" w:type="pct"/>
            <w:tcBorders>
              <w:top w:val="nil"/>
              <w:left w:val="nil"/>
              <w:bottom w:val="single" w:sz="8" w:space="0" w:color="auto"/>
              <w:right w:val="single" w:sz="8" w:space="0" w:color="auto"/>
            </w:tcBorders>
          </w:tcPr>
          <w:p w14:paraId="3EFD5EBC" w14:textId="77777777" w:rsidR="006F2B0F" w:rsidRPr="006F2B0F" w:rsidRDefault="006F2B0F" w:rsidP="00BF411F">
            <w:pPr>
              <w:rPr>
                <w:rFonts w:ascii="Arial" w:hAnsi="Arial" w:cs="Arial"/>
                <w:sz w:val="16"/>
                <w:szCs w:val="16"/>
                <w:highlight w:val="yellow"/>
              </w:rPr>
            </w:pPr>
          </w:p>
        </w:tc>
      </w:tr>
      <w:tr w:rsidR="006F2B0F" w:rsidRPr="006F2B0F" w14:paraId="0C64A885" w14:textId="77777777" w:rsidTr="009C660F">
        <w:trPr>
          <w:trHeight w:val="20"/>
        </w:trPr>
        <w:tc>
          <w:tcPr>
            <w:tcW w:w="219" w:type="pct"/>
            <w:tcBorders>
              <w:top w:val="nil"/>
              <w:left w:val="single" w:sz="8" w:space="0" w:color="auto"/>
              <w:bottom w:val="single" w:sz="8" w:space="0" w:color="auto"/>
              <w:right w:val="single" w:sz="8" w:space="0" w:color="auto"/>
            </w:tcBorders>
          </w:tcPr>
          <w:p w14:paraId="34579637" w14:textId="77777777" w:rsidR="006F2B0F" w:rsidRPr="006F2B0F" w:rsidRDefault="006F2B0F" w:rsidP="00BF411F">
            <w:pPr>
              <w:jc w:val="center"/>
              <w:rPr>
                <w:rFonts w:ascii="Arial" w:eastAsia="DengXian" w:hAnsi="Arial" w:cs="Arial"/>
                <w:b/>
                <w:bCs/>
                <w:sz w:val="16"/>
                <w:szCs w:val="16"/>
                <w:highlight w:val="yellow"/>
                <w:lang w:eastAsia="zh-CN"/>
              </w:rPr>
            </w:pPr>
            <w:r w:rsidRPr="006F2B0F">
              <w:rPr>
                <w:rFonts w:ascii="Arial" w:eastAsia="DengXian" w:hAnsi="Arial" w:cs="Arial"/>
                <w:b/>
                <w:bCs/>
                <w:sz w:val="16"/>
                <w:szCs w:val="16"/>
                <w:highlight w:val="yellow"/>
                <w:lang w:eastAsia="zh-CN"/>
              </w:rPr>
              <w:t>[3b]</w:t>
            </w:r>
          </w:p>
        </w:tc>
        <w:tc>
          <w:tcPr>
            <w:tcW w:w="3716" w:type="pct"/>
            <w:gridSpan w:val="3"/>
            <w:tcBorders>
              <w:top w:val="nil"/>
              <w:left w:val="single" w:sz="8" w:space="0" w:color="auto"/>
              <w:bottom w:val="single" w:sz="8" w:space="0" w:color="auto"/>
              <w:right w:val="single" w:sz="8" w:space="0" w:color="auto"/>
            </w:tcBorders>
            <w:tcMar>
              <w:top w:w="0" w:type="dxa"/>
              <w:left w:w="108" w:type="dxa"/>
              <w:bottom w:w="0" w:type="dxa"/>
              <w:right w:w="108" w:type="dxa"/>
            </w:tcMar>
          </w:tcPr>
          <w:p w14:paraId="1F2A9BAB" w14:textId="77777777" w:rsidR="006F2B0F" w:rsidRPr="006F2B0F" w:rsidRDefault="006F2B0F" w:rsidP="00BF411F">
            <w:pPr>
              <w:rPr>
                <w:rFonts w:ascii="Arial" w:hAnsi="Arial" w:cs="Arial"/>
                <w:sz w:val="16"/>
                <w:szCs w:val="16"/>
              </w:rPr>
            </w:pPr>
            <w:r w:rsidRPr="006F2B0F">
              <w:rPr>
                <w:rFonts w:ascii="Arial" w:hAnsi="Arial" w:cs="Arial"/>
                <w:sz w:val="16"/>
                <w:szCs w:val="16"/>
                <w:highlight w:val="yellow"/>
              </w:rPr>
              <w:t>Note: Companies to report required SINR/SNR/CINR/CNR according to BLER target.</w:t>
            </w:r>
          </w:p>
        </w:tc>
        <w:tc>
          <w:tcPr>
            <w:tcW w:w="564" w:type="pct"/>
            <w:tcBorders>
              <w:top w:val="nil"/>
              <w:left w:val="single" w:sz="8" w:space="0" w:color="auto"/>
              <w:bottom w:val="single" w:sz="8" w:space="0" w:color="auto"/>
              <w:right w:val="single" w:sz="8" w:space="0" w:color="auto"/>
            </w:tcBorders>
          </w:tcPr>
          <w:p w14:paraId="40A2A0E0" w14:textId="77777777" w:rsidR="006F2B0F" w:rsidRPr="006F2B0F" w:rsidRDefault="006F2B0F" w:rsidP="00BF411F">
            <w:pPr>
              <w:rPr>
                <w:rFonts w:ascii="Arial" w:hAnsi="Arial" w:cs="Arial"/>
                <w:sz w:val="16"/>
                <w:szCs w:val="16"/>
              </w:rPr>
            </w:pPr>
          </w:p>
        </w:tc>
        <w:tc>
          <w:tcPr>
            <w:tcW w:w="501" w:type="pct"/>
            <w:tcBorders>
              <w:top w:val="nil"/>
              <w:left w:val="single" w:sz="8" w:space="0" w:color="auto"/>
              <w:bottom w:val="single" w:sz="8" w:space="0" w:color="auto"/>
              <w:right w:val="single" w:sz="8" w:space="0" w:color="auto"/>
            </w:tcBorders>
          </w:tcPr>
          <w:p w14:paraId="3A027C3B" w14:textId="77777777" w:rsidR="006F2B0F" w:rsidRPr="006F2B0F" w:rsidRDefault="006F2B0F" w:rsidP="00BF411F">
            <w:pPr>
              <w:rPr>
                <w:rFonts w:ascii="Arial" w:hAnsi="Arial" w:cs="Arial"/>
                <w:sz w:val="16"/>
                <w:szCs w:val="16"/>
              </w:rPr>
            </w:pPr>
          </w:p>
        </w:tc>
      </w:tr>
    </w:tbl>
    <w:p w14:paraId="0CA1BBEE" w14:textId="77777777" w:rsidR="006F2B0F" w:rsidRDefault="006F2B0F" w:rsidP="006F2B0F">
      <w:pPr>
        <w:rPr>
          <w:rFonts w:eastAsia="DengXian"/>
          <w:lang w:eastAsia="zh-CN"/>
        </w:rPr>
      </w:pPr>
    </w:p>
    <w:p w14:paraId="1755037C" w14:textId="77777777" w:rsidR="00BF411F" w:rsidRDefault="00BF411F" w:rsidP="006F2B0F">
      <w:pPr>
        <w:rPr>
          <w:rFonts w:eastAsia="DengXian"/>
          <w:lang w:eastAsia="zh-CN"/>
        </w:rPr>
      </w:pPr>
    </w:p>
    <w:p w14:paraId="53CC514C" w14:textId="03CA4979" w:rsidR="00BF411F" w:rsidRPr="006F2B0F" w:rsidRDefault="00BF411F" w:rsidP="00BF411F">
      <w:pPr>
        <w:rPr>
          <w:rFonts w:eastAsia="DengXian"/>
          <w:lang w:eastAsia="zh-CN"/>
        </w:rPr>
      </w:pPr>
      <w:r>
        <w:rPr>
          <w:rFonts w:eastAsia="DengXian"/>
          <w:lang w:eastAsia="zh-CN"/>
        </w:rPr>
        <w:t xml:space="preserve">Final summary in </w:t>
      </w:r>
      <w:hyperlink r:id="rId1413" w:history="1">
        <w:r w:rsidR="006F79AF">
          <w:rPr>
            <w:rStyle w:val="Hyperlink"/>
            <w:rFonts w:eastAsia="DengXian"/>
            <w:lang w:eastAsia="zh-CN"/>
          </w:rPr>
          <w:t>R1-2405745</w:t>
        </w:r>
      </w:hyperlink>
      <w:r>
        <w:rPr>
          <w:rFonts w:eastAsia="DengXian"/>
          <w:lang w:eastAsia="zh-CN"/>
        </w:rPr>
        <w:t>.</w:t>
      </w:r>
    </w:p>
    <w:p w14:paraId="25582F3A" w14:textId="77777777" w:rsidR="00D7097B" w:rsidRPr="00D7097B" w:rsidRDefault="00D7097B" w:rsidP="00AC0A51">
      <w:pPr>
        <w:pStyle w:val="Heading4"/>
      </w:pPr>
      <w:bookmarkStart w:id="399" w:name="_Toc166306546"/>
      <w:bookmarkStart w:id="400" w:name="_Toc173405040"/>
      <w:r w:rsidRPr="00D7097B">
        <w:rPr>
          <w:rFonts w:hint="eastAsia"/>
        </w:rPr>
        <w:t xml:space="preserve">Ambient IoT </w:t>
      </w:r>
      <w:r w:rsidRPr="00D7097B">
        <w:t>device architectures</w:t>
      </w:r>
      <w:bookmarkEnd w:id="399"/>
      <w:bookmarkEnd w:id="400"/>
    </w:p>
    <w:p w14:paraId="43187C6B" w14:textId="0630C8FF" w:rsidR="00D7097B" w:rsidRPr="00D7097B" w:rsidRDefault="006F79AF" w:rsidP="00D7097B">
      <w:pPr>
        <w:rPr>
          <w:lang w:val="en-US" w:eastAsia="x-none"/>
        </w:rPr>
      </w:pPr>
      <w:hyperlink r:id="rId1414" w:history="1">
        <w:r>
          <w:rPr>
            <w:rStyle w:val="Hyperlink"/>
            <w:lang w:val="en-US" w:eastAsia="x-none"/>
          </w:rPr>
          <w:t>R1-2403841</w:t>
        </w:r>
      </w:hyperlink>
      <w:r w:rsidR="00D7097B" w:rsidRPr="00D7097B">
        <w:rPr>
          <w:lang w:val="en-US" w:eastAsia="x-none"/>
        </w:rPr>
        <w:tab/>
        <w:t>Ambient IoT device architectures</w:t>
      </w:r>
      <w:r w:rsidR="00D7097B" w:rsidRPr="00D7097B">
        <w:rPr>
          <w:lang w:val="en-US" w:eastAsia="x-none"/>
        </w:rPr>
        <w:tab/>
        <w:t>Ericsson</w:t>
      </w:r>
    </w:p>
    <w:p w14:paraId="1D69DF21" w14:textId="1D67AF38" w:rsidR="00D7097B" w:rsidRPr="00D7097B" w:rsidRDefault="006F79AF" w:rsidP="00D7097B">
      <w:pPr>
        <w:rPr>
          <w:lang w:val="en-US" w:eastAsia="x-none"/>
        </w:rPr>
      </w:pPr>
      <w:hyperlink r:id="rId1415" w:history="1">
        <w:r>
          <w:rPr>
            <w:rStyle w:val="Hyperlink"/>
            <w:lang w:val="en-US" w:eastAsia="x-none"/>
          </w:rPr>
          <w:t>R1-2403859</w:t>
        </w:r>
      </w:hyperlink>
      <w:r w:rsidR="00D7097B" w:rsidRPr="00D7097B">
        <w:rPr>
          <w:lang w:val="en-US" w:eastAsia="x-none"/>
        </w:rPr>
        <w:tab/>
        <w:t>Discussion on Rel-19 Ambient IoT device architecture</w:t>
      </w:r>
      <w:r w:rsidR="00D7097B" w:rsidRPr="00D7097B">
        <w:rPr>
          <w:lang w:val="en-US" w:eastAsia="x-none"/>
        </w:rPr>
        <w:tab/>
        <w:t>FUTUREWEI</w:t>
      </w:r>
    </w:p>
    <w:p w14:paraId="01A1A8B1" w14:textId="51ABB0BB" w:rsidR="00D7097B" w:rsidRPr="00D7097B" w:rsidRDefault="006F79AF" w:rsidP="00D7097B">
      <w:pPr>
        <w:rPr>
          <w:lang w:val="en-US" w:eastAsia="x-none"/>
        </w:rPr>
      </w:pPr>
      <w:hyperlink r:id="rId1416" w:history="1">
        <w:r>
          <w:rPr>
            <w:rStyle w:val="Hyperlink"/>
            <w:lang w:val="en-US" w:eastAsia="x-none"/>
          </w:rPr>
          <w:t>R1-2403880</w:t>
        </w:r>
      </w:hyperlink>
      <w:r w:rsidR="00D7097B" w:rsidRPr="00D7097B">
        <w:rPr>
          <w:lang w:val="en-US" w:eastAsia="x-none"/>
        </w:rPr>
        <w:tab/>
        <w:t>Discussion on ambient IoT device architectures</w:t>
      </w:r>
      <w:r w:rsidR="00D7097B" w:rsidRPr="00D7097B">
        <w:rPr>
          <w:lang w:val="en-US" w:eastAsia="x-none"/>
        </w:rPr>
        <w:tab/>
        <w:t>TCL</w:t>
      </w:r>
    </w:p>
    <w:p w14:paraId="31D14E84" w14:textId="52448B28" w:rsidR="00D7097B" w:rsidRPr="00D7097B" w:rsidRDefault="006F79AF" w:rsidP="00D7097B">
      <w:pPr>
        <w:rPr>
          <w:lang w:val="en-US" w:eastAsia="x-none"/>
        </w:rPr>
      </w:pPr>
      <w:hyperlink r:id="rId1417" w:history="1">
        <w:r>
          <w:rPr>
            <w:rStyle w:val="Hyperlink"/>
            <w:lang w:val="en-US" w:eastAsia="x-none"/>
          </w:rPr>
          <w:t>R1-2403887</w:t>
        </w:r>
      </w:hyperlink>
      <w:r w:rsidR="00D7097B" w:rsidRPr="00D7097B">
        <w:rPr>
          <w:lang w:val="en-US" w:eastAsia="x-none"/>
        </w:rPr>
        <w:tab/>
        <w:t>Ambient IoT device architectures</w:t>
      </w:r>
      <w:r w:rsidR="00D7097B" w:rsidRPr="00D7097B">
        <w:rPr>
          <w:lang w:val="en-US" w:eastAsia="x-none"/>
        </w:rPr>
        <w:tab/>
        <w:t>Nokia</w:t>
      </w:r>
    </w:p>
    <w:p w14:paraId="45BDEAFB" w14:textId="236A7E4E" w:rsidR="00D7097B" w:rsidRPr="00D7097B" w:rsidRDefault="006F79AF" w:rsidP="00D7097B">
      <w:pPr>
        <w:rPr>
          <w:lang w:val="en-US" w:eastAsia="x-none"/>
        </w:rPr>
      </w:pPr>
      <w:hyperlink r:id="rId1418" w:history="1">
        <w:r>
          <w:rPr>
            <w:rStyle w:val="Hyperlink"/>
            <w:lang w:val="en-US" w:eastAsia="x-none"/>
          </w:rPr>
          <w:t>R1-2403953</w:t>
        </w:r>
      </w:hyperlink>
      <w:r w:rsidR="00D7097B" w:rsidRPr="00D7097B">
        <w:rPr>
          <w:lang w:val="en-US" w:eastAsia="x-none"/>
        </w:rPr>
        <w:tab/>
        <w:t>Ultra low power device architectures for Ambient IoT</w:t>
      </w:r>
      <w:r w:rsidR="00D7097B" w:rsidRPr="00D7097B">
        <w:rPr>
          <w:lang w:val="en-US" w:eastAsia="x-none"/>
        </w:rPr>
        <w:tab/>
        <w:t>Huawei, HiSilicon</w:t>
      </w:r>
    </w:p>
    <w:p w14:paraId="21EC7A09" w14:textId="63EF2A6E" w:rsidR="00D7097B" w:rsidRPr="00D7097B" w:rsidRDefault="006F79AF" w:rsidP="00D7097B">
      <w:pPr>
        <w:rPr>
          <w:lang w:val="en-US" w:eastAsia="x-none"/>
        </w:rPr>
      </w:pPr>
      <w:hyperlink r:id="rId1419" w:history="1">
        <w:r>
          <w:rPr>
            <w:rStyle w:val="Hyperlink"/>
            <w:lang w:val="en-US" w:eastAsia="x-none"/>
          </w:rPr>
          <w:t>R1-2404027</w:t>
        </w:r>
      </w:hyperlink>
      <w:r w:rsidR="00D7097B" w:rsidRPr="00D7097B">
        <w:rPr>
          <w:lang w:val="en-US" w:eastAsia="x-none"/>
        </w:rPr>
        <w:tab/>
        <w:t>Discussion on Ambient IoT device architectures</w:t>
      </w:r>
      <w:r w:rsidR="00D7097B" w:rsidRPr="00D7097B">
        <w:rPr>
          <w:lang w:val="en-US" w:eastAsia="x-none"/>
        </w:rPr>
        <w:tab/>
        <w:t>Spreadtrum Communications</w:t>
      </w:r>
    </w:p>
    <w:p w14:paraId="08127B26" w14:textId="3ECF1509" w:rsidR="00D7097B" w:rsidRPr="00D7097B" w:rsidRDefault="006F79AF" w:rsidP="00D7097B">
      <w:pPr>
        <w:rPr>
          <w:lang w:val="en-US" w:eastAsia="x-none"/>
        </w:rPr>
      </w:pPr>
      <w:hyperlink r:id="rId1420" w:history="1">
        <w:r>
          <w:rPr>
            <w:rStyle w:val="Hyperlink"/>
            <w:lang w:val="en-US" w:eastAsia="x-none"/>
          </w:rPr>
          <w:t>R1-2404116</w:t>
        </w:r>
      </w:hyperlink>
      <w:r w:rsidR="00D7097B" w:rsidRPr="00D7097B">
        <w:rPr>
          <w:lang w:val="en-US" w:eastAsia="x-none"/>
        </w:rPr>
        <w:tab/>
        <w:t>Considerations for Ambient-IoT device architectures</w:t>
      </w:r>
      <w:r w:rsidR="00D7097B" w:rsidRPr="00D7097B">
        <w:rPr>
          <w:lang w:val="en-US" w:eastAsia="x-none"/>
        </w:rPr>
        <w:tab/>
        <w:t>Samsung</w:t>
      </w:r>
    </w:p>
    <w:p w14:paraId="480B060B" w14:textId="056C05A8" w:rsidR="00D7097B" w:rsidRPr="00D7097B" w:rsidRDefault="006F79AF" w:rsidP="00D7097B">
      <w:pPr>
        <w:rPr>
          <w:lang w:val="en-US" w:eastAsia="x-none"/>
        </w:rPr>
      </w:pPr>
      <w:hyperlink r:id="rId1421" w:history="1">
        <w:r>
          <w:rPr>
            <w:rStyle w:val="Hyperlink"/>
            <w:lang w:val="en-US" w:eastAsia="x-none"/>
          </w:rPr>
          <w:t>R1-2404178</w:t>
        </w:r>
      </w:hyperlink>
      <w:r w:rsidR="00D7097B" w:rsidRPr="00D7097B">
        <w:rPr>
          <w:lang w:val="en-US" w:eastAsia="x-none"/>
        </w:rPr>
        <w:tab/>
        <w:t>Discussion on Ambient IoT Device architectures</w:t>
      </w:r>
      <w:r w:rsidR="00D7097B" w:rsidRPr="00D7097B">
        <w:rPr>
          <w:lang w:val="en-US" w:eastAsia="x-none"/>
        </w:rPr>
        <w:tab/>
        <w:t>vivo</w:t>
      </w:r>
    </w:p>
    <w:p w14:paraId="69F3B866" w14:textId="06FC8C76" w:rsidR="00D7097B" w:rsidRPr="00D7097B" w:rsidRDefault="006F79AF" w:rsidP="00D7097B">
      <w:pPr>
        <w:rPr>
          <w:lang w:val="en-US" w:eastAsia="x-none"/>
        </w:rPr>
      </w:pPr>
      <w:hyperlink r:id="rId1422" w:history="1">
        <w:r>
          <w:rPr>
            <w:rStyle w:val="Hyperlink"/>
            <w:lang w:val="en-US" w:eastAsia="x-none"/>
          </w:rPr>
          <w:t>R1-2404285</w:t>
        </w:r>
      </w:hyperlink>
      <w:r w:rsidR="00D7097B" w:rsidRPr="00D7097B">
        <w:rPr>
          <w:lang w:val="en-US" w:eastAsia="x-none"/>
        </w:rPr>
        <w:tab/>
        <w:t>On device architecture for AIoT</w:t>
      </w:r>
      <w:r w:rsidR="00D7097B" w:rsidRPr="00D7097B">
        <w:rPr>
          <w:lang w:val="en-US" w:eastAsia="x-none"/>
        </w:rPr>
        <w:tab/>
        <w:t>Apple</w:t>
      </w:r>
    </w:p>
    <w:p w14:paraId="0AF15A7C" w14:textId="17047FE2" w:rsidR="00D7097B" w:rsidRPr="00D7097B" w:rsidRDefault="006F79AF" w:rsidP="00D7097B">
      <w:pPr>
        <w:rPr>
          <w:color w:val="FF0000"/>
          <w:lang w:val="en-US" w:eastAsia="ko-KR"/>
        </w:rPr>
      </w:pPr>
      <w:hyperlink r:id="rId1423" w:history="1">
        <w:r>
          <w:rPr>
            <w:rStyle w:val="Hyperlink"/>
            <w:lang w:val="en-US" w:eastAsia="x-none"/>
          </w:rPr>
          <w:t>R1-2404321</w:t>
        </w:r>
      </w:hyperlink>
      <w:r w:rsidR="00D7097B" w:rsidRPr="00D7097B">
        <w:rPr>
          <w:color w:val="FF0000"/>
          <w:lang w:val="en-US" w:eastAsia="x-none"/>
        </w:rPr>
        <w:tab/>
        <w:t>Discussion on Ambient-IoT Device Architecture</w:t>
      </w:r>
      <w:r w:rsidR="00D7097B" w:rsidRPr="00D7097B">
        <w:rPr>
          <w:color w:val="FF0000"/>
          <w:lang w:val="en-US" w:eastAsia="x-none"/>
        </w:rPr>
        <w:tab/>
        <w:t>Everactive</w:t>
      </w:r>
      <w:r w:rsidR="00594353">
        <w:rPr>
          <w:color w:val="FF0000"/>
          <w:lang w:val="en-US" w:eastAsia="x-none"/>
        </w:rPr>
        <w:tab/>
        <w:t>(</w:t>
      </w:r>
      <w:r w:rsidR="00D7097B" w:rsidRPr="00D7097B">
        <w:rPr>
          <w:rFonts w:hint="eastAsia"/>
          <w:color w:val="FF0000"/>
          <w:lang w:val="en-US" w:eastAsia="ko-KR"/>
        </w:rPr>
        <w:t>L</w:t>
      </w:r>
      <w:r w:rsidR="00D7097B" w:rsidRPr="00D7097B">
        <w:rPr>
          <w:color w:val="FF0000"/>
          <w:lang w:val="en-US" w:eastAsia="ko-KR"/>
        </w:rPr>
        <w:t>ate submission</w:t>
      </w:r>
      <w:r w:rsidR="00594353">
        <w:rPr>
          <w:color w:val="FF0000"/>
          <w:lang w:val="en-US" w:eastAsia="ko-KR"/>
        </w:rPr>
        <w:t>)</w:t>
      </w:r>
    </w:p>
    <w:p w14:paraId="6828FD5E" w14:textId="64606B6D" w:rsidR="00D7097B" w:rsidRPr="00D7097B" w:rsidRDefault="006F79AF" w:rsidP="00D7097B">
      <w:pPr>
        <w:rPr>
          <w:lang w:val="en-US" w:eastAsia="x-none"/>
        </w:rPr>
      </w:pPr>
      <w:hyperlink r:id="rId1424" w:history="1">
        <w:r>
          <w:rPr>
            <w:rStyle w:val="Hyperlink"/>
            <w:lang w:val="en-US" w:eastAsia="x-none"/>
          </w:rPr>
          <w:t>R1-2404402</w:t>
        </w:r>
      </w:hyperlink>
      <w:r w:rsidR="00D7097B" w:rsidRPr="00D7097B">
        <w:rPr>
          <w:lang w:val="en-US" w:eastAsia="x-none"/>
        </w:rPr>
        <w:tab/>
        <w:t>Study of the Ambient IoT devices architecture</w:t>
      </w:r>
      <w:r w:rsidR="00D7097B" w:rsidRPr="00D7097B">
        <w:rPr>
          <w:lang w:val="en-US" w:eastAsia="x-none"/>
        </w:rPr>
        <w:tab/>
        <w:t>CATT</w:t>
      </w:r>
    </w:p>
    <w:p w14:paraId="078CF371" w14:textId="7CFEED7D" w:rsidR="00D7097B" w:rsidRPr="00D7097B" w:rsidRDefault="006F79AF" w:rsidP="00D7097B">
      <w:pPr>
        <w:rPr>
          <w:lang w:val="en-US" w:eastAsia="x-none"/>
        </w:rPr>
      </w:pPr>
      <w:hyperlink r:id="rId1425" w:history="1">
        <w:r>
          <w:rPr>
            <w:rStyle w:val="Hyperlink"/>
            <w:lang w:val="en-US" w:eastAsia="x-none"/>
          </w:rPr>
          <w:t>R1-2404428</w:t>
        </w:r>
      </w:hyperlink>
      <w:r w:rsidR="00D7097B" w:rsidRPr="00D7097B">
        <w:rPr>
          <w:lang w:val="en-US" w:eastAsia="x-none"/>
        </w:rPr>
        <w:tab/>
        <w:t>Discussion on Ambient IoT device architectures</w:t>
      </w:r>
      <w:r w:rsidR="00D7097B" w:rsidRPr="00D7097B">
        <w:rPr>
          <w:lang w:val="en-US" w:eastAsia="x-none"/>
        </w:rPr>
        <w:tab/>
        <w:t>China Telecom</w:t>
      </w:r>
    </w:p>
    <w:p w14:paraId="4563E5EE" w14:textId="4975B91A" w:rsidR="00D7097B" w:rsidRPr="00D7097B" w:rsidRDefault="006F79AF" w:rsidP="00D7097B">
      <w:pPr>
        <w:rPr>
          <w:lang w:val="en-US" w:eastAsia="x-none"/>
        </w:rPr>
      </w:pPr>
      <w:hyperlink r:id="rId1426" w:history="1">
        <w:r>
          <w:rPr>
            <w:rStyle w:val="Hyperlink"/>
            <w:lang w:val="en-US" w:eastAsia="x-none"/>
          </w:rPr>
          <w:t>R1-2404457</w:t>
        </w:r>
      </w:hyperlink>
      <w:r w:rsidR="00D7097B" w:rsidRPr="00D7097B">
        <w:rPr>
          <w:lang w:val="en-US" w:eastAsia="x-none"/>
        </w:rPr>
        <w:tab/>
        <w:t>Discussion on Ambient IoT device architectures</w:t>
      </w:r>
      <w:r w:rsidR="00D7097B" w:rsidRPr="00D7097B">
        <w:rPr>
          <w:lang w:val="en-US" w:eastAsia="x-none"/>
        </w:rPr>
        <w:tab/>
        <w:t>CMCC</w:t>
      </w:r>
    </w:p>
    <w:p w14:paraId="2478B7ED" w14:textId="72360E08" w:rsidR="00D7097B" w:rsidRPr="00D7097B" w:rsidRDefault="006F79AF" w:rsidP="00D7097B">
      <w:pPr>
        <w:rPr>
          <w:lang w:val="en-US" w:eastAsia="x-none"/>
        </w:rPr>
      </w:pPr>
      <w:hyperlink r:id="rId1427" w:history="1">
        <w:r>
          <w:rPr>
            <w:rStyle w:val="Hyperlink"/>
            <w:lang w:val="en-US" w:eastAsia="x-none"/>
          </w:rPr>
          <w:t>R1-2404501</w:t>
        </w:r>
      </w:hyperlink>
      <w:r w:rsidR="00D7097B" w:rsidRPr="00D7097B">
        <w:rPr>
          <w:lang w:val="en-US" w:eastAsia="x-none"/>
        </w:rPr>
        <w:tab/>
        <w:t>Ambient IoT device architectures</w:t>
      </w:r>
      <w:r w:rsidR="00D7097B" w:rsidRPr="00D7097B">
        <w:rPr>
          <w:lang w:val="en-US" w:eastAsia="x-none"/>
        </w:rPr>
        <w:tab/>
        <w:t>Sony</w:t>
      </w:r>
    </w:p>
    <w:p w14:paraId="4634B81E" w14:textId="72544BF2" w:rsidR="00D7097B" w:rsidRPr="00D7097B" w:rsidRDefault="006F79AF" w:rsidP="00D7097B">
      <w:pPr>
        <w:rPr>
          <w:lang w:val="en-US" w:eastAsia="x-none"/>
        </w:rPr>
      </w:pPr>
      <w:hyperlink r:id="rId1428" w:history="1">
        <w:r>
          <w:rPr>
            <w:rStyle w:val="Hyperlink"/>
            <w:lang w:val="en-US" w:eastAsia="x-none"/>
          </w:rPr>
          <w:t>R1-2404555</w:t>
        </w:r>
      </w:hyperlink>
      <w:r w:rsidR="00D7097B" w:rsidRPr="00D7097B">
        <w:rPr>
          <w:lang w:val="en-US" w:eastAsia="x-none"/>
        </w:rPr>
        <w:tab/>
        <w:t>Discussion on Ambient IoT device architectures</w:t>
      </w:r>
      <w:r w:rsidR="00D7097B" w:rsidRPr="00D7097B">
        <w:rPr>
          <w:lang w:val="en-US" w:eastAsia="x-none"/>
        </w:rPr>
        <w:tab/>
        <w:t>ZTE, Sanechips</w:t>
      </w:r>
    </w:p>
    <w:p w14:paraId="6F883980" w14:textId="750D3E96" w:rsidR="00D7097B" w:rsidRPr="00D7097B" w:rsidRDefault="006F79AF" w:rsidP="00D7097B">
      <w:pPr>
        <w:rPr>
          <w:lang w:val="en-US" w:eastAsia="x-none"/>
        </w:rPr>
      </w:pPr>
      <w:hyperlink r:id="rId1429" w:history="1">
        <w:r>
          <w:rPr>
            <w:rStyle w:val="Hyperlink"/>
            <w:lang w:val="en-US" w:eastAsia="x-none"/>
          </w:rPr>
          <w:t>R1-2404619</w:t>
        </w:r>
      </w:hyperlink>
      <w:r w:rsidR="00D7097B" w:rsidRPr="00D7097B">
        <w:rPr>
          <w:lang w:val="en-US" w:eastAsia="x-none"/>
        </w:rPr>
        <w:tab/>
        <w:t>Discussion on ambient IoT device architectures</w:t>
      </w:r>
      <w:r w:rsidR="00D7097B" w:rsidRPr="00D7097B">
        <w:rPr>
          <w:lang w:val="en-US" w:eastAsia="x-none"/>
        </w:rPr>
        <w:tab/>
        <w:t>Xiaomi</w:t>
      </w:r>
    </w:p>
    <w:p w14:paraId="5812E533" w14:textId="700B617C" w:rsidR="00D7097B" w:rsidRPr="00D7097B" w:rsidRDefault="006F79AF" w:rsidP="00D7097B">
      <w:pPr>
        <w:rPr>
          <w:lang w:val="en-US" w:eastAsia="x-none"/>
        </w:rPr>
      </w:pPr>
      <w:hyperlink r:id="rId1430" w:history="1">
        <w:r>
          <w:rPr>
            <w:rStyle w:val="Hyperlink"/>
            <w:lang w:val="en-US" w:eastAsia="x-none"/>
          </w:rPr>
          <w:t>R1-2404794</w:t>
        </w:r>
      </w:hyperlink>
      <w:r w:rsidR="00D7097B" w:rsidRPr="00D7097B">
        <w:rPr>
          <w:lang w:val="en-US" w:eastAsia="x-none"/>
        </w:rPr>
        <w:tab/>
        <w:t>Device architecture requirements for ambient IoT</w:t>
      </w:r>
      <w:r w:rsidR="00D7097B" w:rsidRPr="00D7097B">
        <w:rPr>
          <w:lang w:val="en-US" w:eastAsia="x-none"/>
        </w:rPr>
        <w:tab/>
        <w:t>NEC</w:t>
      </w:r>
    </w:p>
    <w:p w14:paraId="67EFBF8C" w14:textId="251AD24A" w:rsidR="00D7097B" w:rsidRPr="00D7097B" w:rsidRDefault="006F79AF" w:rsidP="00D7097B">
      <w:pPr>
        <w:rPr>
          <w:lang w:val="en-US" w:eastAsia="x-none"/>
        </w:rPr>
      </w:pPr>
      <w:hyperlink r:id="rId1431" w:history="1">
        <w:r>
          <w:rPr>
            <w:rStyle w:val="Hyperlink"/>
            <w:lang w:val="en-US" w:eastAsia="x-none"/>
          </w:rPr>
          <w:t>R1-2404869</w:t>
        </w:r>
      </w:hyperlink>
      <w:r w:rsidR="00D7097B" w:rsidRPr="00D7097B">
        <w:rPr>
          <w:lang w:val="en-US" w:eastAsia="x-none"/>
        </w:rPr>
        <w:tab/>
        <w:t>Discussion on device architecture for A-IoT device</w:t>
      </w:r>
      <w:r w:rsidR="00D7097B" w:rsidRPr="00D7097B">
        <w:rPr>
          <w:lang w:val="en-US" w:eastAsia="x-none"/>
        </w:rPr>
        <w:tab/>
        <w:t>OPPO</w:t>
      </w:r>
    </w:p>
    <w:p w14:paraId="73945EE2" w14:textId="560A88E0" w:rsidR="00D7097B" w:rsidRPr="00D7097B" w:rsidRDefault="006F79AF" w:rsidP="00D7097B">
      <w:pPr>
        <w:rPr>
          <w:lang w:val="en-US" w:eastAsia="x-none"/>
        </w:rPr>
      </w:pPr>
      <w:hyperlink r:id="rId1432" w:history="1">
        <w:r>
          <w:rPr>
            <w:rStyle w:val="Hyperlink"/>
            <w:lang w:val="en-US" w:eastAsia="x-none"/>
          </w:rPr>
          <w:t>R1-2404889</w:t>
        </w:r>
      </w:hyperlink>
      <w:r w:rsidR="00D7097B" w:rsidRPr="00D7097B">
        <w:rPr>
          <w:lang w:val="en-US" w:eastAsia="x-none"/>
        </w:rPr>
        <w:tab/>
        <w:t>Discussion on Ambient IoT device architectures</w:t>
      </w:r>
      <w:r w:rsidR="00D7097B" w:rsidRPr="00D7097B">
        <w:rPr>
          <w:lang w:val="en-US" w:eastAsia="x-none"/>
        </w:rPr>
        <w:tab/>
        <w:t>LG Electronics</w:t>
      </w:r>
    </w:p>
    <w:p w14:paraId="1E08FC10" w14:textId="6EAAA2DC" w:rsidR="00D7097B" w:rsidRPr="00D7097B" w:rsidRDefault="006F79AF" w:rsidP="00D7097B">
      <w:pPr>
        <w:rPr>
          <w:lang w:val="en-US" w:eastAsia="x-none"/>
        </w:rPr>
      </w:pPr>
      <w:hyperlink r:id="rId1433" w:history="1">
        <w:r>
          <w:rPr>
            <w:rStyle w:val="Hyperlink"/>
            <w:lang w:val="en-US" w:eastAsia="x-none"/>
          </w:rPr>
          <w:t>R1-2404940</w:t>
        </w:r>
      </w:hyperlink>
      <w:r w:rsidR="00D7097B" w:rsidRPr="00D7097B">
        <w:rPr>
          <w:lang w:val="en-US" w:eastAsia="x-none"/>
        </w:rPr>
        <w:tab/>
        <w:t>Discussion on the Ambient IoT device architectures</w:t>
      </w:r>
      <w:r w:rsidR="00D7097B" w:rsidRPr="00D7097B">
        <w:rPr>
          <w:lang w:val="en-US" w:eastAsia="x-none"/>
        </w:rPr>
        <w:tab/>
        <w:t>Lenovo</w:t>
      </w:r>
    </w:p>
    <w:p w14:paraId="59BAC44F" w14:textId="4437BEE1" w:rsidR="00D7097B" w:rsidRPr="00D7097B" w:rsidRDefault="006F79AF" w:rsidP="00D7097B">
      <w:pPr>
        <w:rPr>
          <w:lang w:val="en-US" w:eastAsia="x-none"/>
        </w:rPr>
      </w:pPr>
      <w:hyperlink r:id="rId1434" w:history="1">
        <w:r>
          <w:rPr>
            <w:rStyle w:val="Hyperlink"/>
            <w:lang w:val="en-US" w:eastAsia="x-none"/>
          </w:rPr>
          <w:t>R1-2404958</w:t>
        </w:r>
      </w:hyperlink>
      <w:r w:rsidR="00D7097B" w:rsidRPr="00D7097B">
        <w:rPr>
          <w:lang w:val="en-US" w:eastAsia="x-none"/>
        </w:rPr>
        <w:tab/>
        <w:t>Device architectures for Ambient IoT</w:t>
      </w:r>
      <w:r w:rsidR="00D7097B" w:rsidRPr="00D7097B">
        <w:rPr>
          <w:lang w:val="en-US" w:eastAsia="x-none"/>
        </w:rPr>
        <w:tab/>
        <w:t>InterDigital, Inc.</w:t>
      </w:r>
    </w:p>
    <w:p w14:paraId="6D09E403" w14:textId="2D660701" w:rsidR="00D7097B" w:rsidRPr="00D7097B" w:rsidRDefault="006F79AF" w:rsidP="00D7097B">
      <w:pPr>
        <w:rPr>
          <w:lang w:val="en-US" w:eastAsia="x-none"/>
        </w:rPr>
      </w:pPr>
      <w:hyperlink r:id="rId1435" w:history="1">
        <w:r>
          <w:rPr>
            <w:rStyle w:val="Hyperlink"/>
            <w:lang w:val="en-US" w:eastAsia="x-none"/>
          </w:rPr>
          <w:t>R1-2405043</w:t>
        </w:r>
      </w:hyperlink>
      <w:r w:rsidR="00D7097B" w:rsidRPr="00D7097B">
        <w:rPr>
          <w:lang w:val="en-US" w:eastAsia="x-none"/>
        </w:rPr>
        <w:tab/>
        <w:t>Study on device arch</w:t>
      </w:r>
      <w:r w:rsidR="00594353">
        <w:rPr>
          <w:lang w:val="en-US" w:eastAsia="x-none"/>
        </w:rPr>
        <w:t>i</w:t>
      </w:r>
      <w:r w:rsidR="00D7097B" w:rsidRPr="00D7097B">
        <w:rPr>
          <w:lang w:val="en-US" w:eastAsia="x-none"/>
        </w:rPr>
        <w:t>tectures for Ambient IoT</w:t>
      </w:r>
      <w:r w:rsidR="00D7097B" w:rsidRPr="00D7097B">
        <w:rPr>
          <w:lang w:val="en-US" w:eastAsia="x-none"/>
        </w:rPr>
        <w:tab/>
        <w:t>NTT DOCOMO, INC.</w:t>
      </w:r>
    </w:p>
    <w:p w14:paraId="2F7D34B6" w14:textId="3681BFA7" w:rsidR="00D7097B" w:rsidRPr="00D7097B" w:rsidRDefault="006F79AF" w:rsidP="00D7097B">
      <w:pPr>
        <w:rPr>
          <w:lang w:val="en-US" w:eastAsia="x-none"/>
        </w:rPr>
      </w:pPr>
      <w:hyperlink r:id="rId1436" w:history="1">
        <w:r>
          <w:rPr>
            <w:rStyle w:val="Hyperlink"/>
            <w:lang w:val="en-US" w:eastAsia="x-none"/>
          </w:rPr>
          <w:t>R1-2405077</w:t>
        </w:r>
      </w:hyperlink>
      <w:r w:rsidR="00D7097B" w:rsidRPr="00D7097B">
        <w:rPr>
          <w:lang w:val="en-US" w:eastAsia="x-none"/>
        </w:rPr>
        <w:tab/>
        <w:t>Ambient IoT device architectures</w:t>
      </w:r>
      <w:r w:rsidR="00D7097B" w:rsidRPr="00D7097B">
        <w:rPr>
          <w:lang w:val="en-US" w:eastAsia="x-none"/>
        </w:rPr>
        <w:tab/>
        <w:t>MediaTek Inc.</w:t>
      </w:r>
    </w:p>
    <w:p w14:paraId="715BFA10" w14:textId="02E02D1E" w:rsidR="00D7097B" w:rsidRPr="00D7097B" w:rsidRDefault="006F79AF" w:rsidP="00D7097B">
      <w:pPr>
        <w:rPr>
          <w:lang w:val="en-US" w:eastAsia="x-none"/>
        </w:rPr>
      </w:pPr>
      <w:hyperlink r:id="rId1437" w:history="1">
        <w:r>
          <w:rPr>
            <w:rStyle w:val="Hyperlink"/>
            <w:lang w:val="en-US" w:eastAsia="x-none"/>
          </w:rPr>
          <w:t>R1-2405156</w:t>
        </w:r>
      </w:hyperlink>
      <w:r w:rsidR="00D7097B" w:rsidRPr="00D7097B">
        <w:rPr>
          <w:lang w:val="en-US" w:eastAsia="x-none"/>
        </w:rPr>
        <w:tab/>
        <w:t>Ambient IoT Device Architecture</w:t>
      </w:r>
      <w:r w:rsidR="00D7097B" w:rsidRPr="00D7097B">
        <w:rPr>
          <w:lang w:val="en-US" w:eastAsia="x-none"/>
        </w:rPr>
        <w:tab/>
        <w:t>Qualcomm Incorporated</w:t>
      </w:r>
    </w:p>
    <w:p w14:paraId="709530BE" w14:textId="0CD7C44C" w:rsidR="00D7097B" w:rsidRPr="00D7097B" w:rsidRDefault="006F79AF" w:rsidP="00D7097B">
      <w:pPr>
        <w:rPr>
          <w:lang w:val="en-US" w:eastAsia="x-none"/>
        </w:rPr>
      </w:pPr>
      <w:hyperlink r:id="rId1438" w:history="1">
        <w:r>
          <w:rPr>
            <w:rStyle w:val="Hyperlink"/>
            <w:lang w:val="en-US" w:eastAsia="x-none"/>
          </w:rPr>
          <w:t>R1-2405215</w:t>
        </w:r>
      </w:hyperlink>
      <w:r w:rsidR="00D7097B" w:rsidRPr="00D7097B">
        <w:rPr>
          <w:lang w:val="en-US" w:eastAsia="x-none"/>
        </w:rPr>
        <w:tab/>
        <w:t>Ambient IoT Device Architecture</w:t>
      </w:r>
      <w:r w:rsidR="00D7097B" w:rsidRPr="00D7097B">
        <w:rPr>
          <w:lang w:val="en-US" w:eastAsia="x-none"/>
        </w:rPr>
        <w:tab/>
        <w:t>Comba</w:t>
      </w:r>
    </w:p>
    <w:p w14:paraId="267BEFD2" w14:textId="241CA643" w:rsidR="00D7097B" w:rsidRPr="00D7097B" w:rsidRDefault="006F79AF" w:rsidP="00D7097B">
      <w:pPr>
        <w:rPr>
          <w:lang w:val="en-US" w:eastAsia="x-none"/>
        </w:rPr>
      </w:pPr>
      <w:hyperlink r:id="rId1439" w:history="1">
        <w:r>
          <w:rPr>
            <w:rStyle w:val="Hyperlink"/>
            <w:lang w:val="en-US" w:eastAsia="x-none"/>
          </w:rPr>
          <w:t>R1-2405297</w:t>
        </w:r>
      </w:hyperlink>
      <w:r w:rsidR="00D7097B" w:rsidRPr="00D7097B">
        <w:rPr>
          <w:lang w:val="en-US" w:eastAsia="x-none"/>
        </w:rPr>
        <w:tab/>
        <w:t xml:space="preserve">Views on Architecture of Ambient IoT </w:t>
      </w:r>
      <w:r w:rsidR="00D7097B" w:rsidRPr="00D7097B">
        <w:rPr>
          <w:lang w:val="en-US" w:eastAsia="x-none"/>
        </w:rPr>
        <w:tab/>
        <w:t>IIT Kanpur, Indian Institute of Tech (M)</w:t>
      </w:r>
    </w:p>
    <w:p w14:paraId="7BAC1C6F" w14:textId="77777777" w:rsidR="00D7097B" w:rsidRDefault="00D7097B" w:rsidP="00D7097B">
      <w:pPr>
        <w:rPr>
          <w:lang w:val="en-US" w:eastAsia="x-none"/>
        </w:rPr>
      </w:pPr>
    </w:p>
    <w:p w14:paraId="787ADECE" w14:textId="4EA66E01" w:rsidR="00594353" w:rsidRPr="00594353" w:rsidRDefault="006F79AF" w:rsidP="00594353">
      <w:pPr>
        <w:rPr>
          <w:b/>
          <w:lang w:val="en-US" w:eastAsia="x-none"/>
        </w:rPr>
      </w:pPr>
      <w:hyperlink r:id="rId1440" w:history="1">
        <w:r>
          <w:rPr>
            <w:rStyle w:val="Hyperlink"/>
            <w:b/>
            <w:lang w:val="en-US" w:eastAsia="x-none"/>
          </w:rPr>
          <w:t>R1-2405431</w:t>
        </w:r>
      </w:hyperlink>
      <w:r w:rsidR="00594353" w:rsidRPr="00594353">
        <w:rPr>
          <w:b/>
          <w:lang w:val="en-US" w:eastAsia="x-none"/>
        </w:rPr>
        <w:tab/>
        <w:t>FL Summary #1 for 9.4.1.2 Ambient IoT Device Architecture</w:t>
      </w:r>
      <w:r w:rsidR="00594353" w:rsidRPr="00594353">
        <w:rPr>
          <w:b/>
          <w:lang w:val="en-US" w:eastAsia="x-none"/>
        </w:rPr>
        <w:tab/>
        <w:t>Moderator (Qualcomm)</w:t>
      </w:r>
    </w:p>
    <w:p w14:paraId="1CC277B4" w14:textId="42557B10" w:rsidR="00594353" w:rsidRPr="00594353" w:rsidRDefault="00340436" w:rsidP="00594353">
      <w:pPr>
        <w:rPr>
          <w:lang w:val="en-US" w:eastAsia="x-none"/>
        </w:rPr>
      </w:pPr>
      <w:r>
        <w:rPr>
          <w:lang w:val="en-US" w:eastAsia="x-none"/>
        </w:rPr>
        <w:t>From Tuesday session</w:t>
      </w:r>
    </w:p>
    <w:p w14:paraId="6B76F966" w14:textId="77777777" w:rsidR="00594353" w:rsidRPr="00594353" w:rsidRDefault="00594353" w:rsidP="00594353">
      <w:pPr>
        <w:rPr>
          <w:b/>
          <w:bCs/>
        </w:rPr>
      </w:pPr>
      <w:r w:rsidRPr="00594353">
        <w:rPr>
          <w:b/>
          <w:bCs/>
        </w:rPr>
        <w:t>Observation</w:t>
      </w:r>
    </w:p>
    <w:p w14:paraId="4E4AA30F" w14:textId="77777777" w:rsidR="00594353" w:rsidRPr="00594353" w:rsidRDefault="00594353" w:rsidP="00594353">
      <w:pPr>
        <w:rPr>
          <w:rFonts w:ascii="Times New Roman" w:hAnsi="Times New Roman"/>
        </w:rPr>
      </w:pPr>
      <w:r w:rsidRPr="00594353">
        <w:rPr>
          <w:rFonts w:ascii="Times New Roman" w:hAnsi="Times New Roman"/>
        </w:rPr>
        <w:t>Reflection amplifier with following characteristics could be considered for device 2a.</w:t>
      </w:r>
    </w:p>
    <w:p w14:paraId="205E4A99" w14:textId="77777777" w:rsidR="00594353" w:rsidRPr="00594353" w:rsidRDefault="00594353" w:rsidP="00311060">
      <w:pPr>
        <w:numPr>
          <w:ilvl w:val="0"/>
          <w:numId w:val="159"/>
        </w:numPr>
        <w:snapToGrid w:val="0"/>
        <w:rPr>
          <w:rFonts w:ascii="Times New Roman" w:hAnsi="Times New Roman"/>
          <w:szCs w:val="20"/>
          <w:lang w:eastAsia="x-none"/>
        </w:rPr>
      </w:pPr>
      <w:r w:rsidRPr="00594353">
        <w:rPr>
          <w:rFonts w:ascii="Times New Roman" w:hAnsi="Times New Roman"/>
          <w:szCs w:val="20"/>
          <w:lang w:eastAsia="x-none"/>
        </w:rPr>
        <w:t>Direction of amplification</w:t>
      </w:r>
    </w:p>
    <w:p w14:paraId="5C608262" w14:textId="77777777" w:rsidR="00594353" w:rsidRPr="00594353" w:rsidRDefault="00594353" w:rsidP="00311060">
      <w:pPr>
        <w:numPr>
          <w:ilvl w:val="1"/>
          <w:numId w:val="159"/>
        </w:numPr>
        <w:snapToGrid w:val="0"/>
        <w:rPr>
          <w:rFonts w:ascii="Times New Roman" w:hAnsi="Times New Roman"/>
          <w:szCs w:val="20"/>
          <w:lang w:eastAsia="x-none"/>
        </w:rPr>
      </w:pPr>
      <w:r w:rsidRPr="00594353">
        <w:rPr>
          <w:rFonts w:ascii="Times New Roman" w:hAnsi="Times New Roman"/>
          <w:szCs w:val="20"/>
          <w:lang w:eastAsia="x-none"/>
        </w:rPr>
        <w:t>Uni-directional reflection amplifier</w:t>
      </w:r>
      <w:r w:rsidRPr="00594353">
        <w:rPr>
          <w:rFonts w:ascii="Times New Roman" w:eastAsia="DengXian" w:hAnsi="Times New Roman"/>
          <w:szCs w:val="20"/>
          <w:lang w:eastAsia="ko-KR"/>
        </w:rPr>
        <w:t xml:space="preserve"> (baseline)</w:t>
      </w:r>
      <w:r w:rsidRPr="00594353">
        <w:rPr>
          <w:rFonts w:ascii="Times New Roman" w:hAnsi="Times New Roman"/>
          <w:szCs w:val="20"/>
          <w:lang w:eastAsia="x-none"/>
        </w:rPr>
        <w:t xml:space="preserve"> can amplify backscattered signal in D2R which can improve D2R link budget.</w:t>
      </w:r>
    </w:p>
    <w:p w14:paraId="7D76C948" w14:textId="77777777" w:rsidR="00594353" w:rsidRPr="00594353" w:rsidRDefault="00594353" w:rsidP="00311060">
      <w:pPr>
        <w:numPr>
          <w:ilvl w:val="1"/>
          <w:numId w:val="159"/>
        </w:numPr>
        <w:snapToGrid w:val="0"/>
        <w:rPr>
          <w:rFonts w:ascii="Times New Roman" w:hAnsi="Times New Roman"/>
          <w:szCs w:val="20"/>
          <w:lang w:eastAsia="x-none"/>
        </w:rPr>
      </w:pPr>
      <w:r w:rsidRPr="00594353">
        <w:rPr>
          <w:rFonts w:ascii="Times New Roman" w:hAnsi="Times New Roman"/>
          <w:szCs w:val="20"/>
          <w:lang w:eastAsia="x-none"/>
        </w:rPr>
        <w:t xml:space="preserve">Bi-directional amplifier can amplify both signal in R2D and backscatter signal in D2R at least when R2D and D2R are in the same spectrum. </w:t>
      </w:r>
    </w:p>
    <w:p w14:paraId="5114CDA2" w14:textId="77777777" w:rsidR="00594353" w:rsidRPr="00594353" w:rsidRDefault="00594353" w:rsidP="00311060">
      <w:pPr>
        <w:numPr>
          <w:ilvl w:val="1"/>
          <w:numId w:val="159"/>
        </w:numPr>
        <w:snapToGrid w:val="0"/>
        <w:rPr>
          <w:rFonts w:ascii="Times New Roman" w:hAnsi="Times New Roman"/>
          <w:szCs w:val="20"/>
          <w:lang w:eastAsia="x-none"/>
        </w:rPr>
      </w:pPr>
      <w:r w:rsidRPr="00594353">
        <w:rPr>
          <w:rFonts w:ascii="Times New Roman" w:hAnsi="Times New Roman"/>
          <w:szCs w:val="20"/>
          <w:lang w:eastAsia="x-none"/>
        </w:rPr>
        <w:t xml:space="preserve">Bi-directional amplifier has higher complexity, higher noise figure, and reduced isolation between tx and rx path. </w:t>
      </w:r>
    </w:p>
    <w:p w14:paraId="2621B112" w14:textId="77777777" w:rsidR="00594353" w:rsidRPr="00594353" w:rsidRDefault="00594353" w:rsidP="00311060">
      <w:pPr>
        <w:numPr>
          <w:ilvl w:val="0"/>
          <w:numId w:val="159"/>
        </w:numPr>
        <w:snapToGrid w:val="0"/>
        <w:rPr>
          <w:rFonts w:ascii="Times New Roman" w:hAnsi="Times New Roman"/>
          <w:szCs w:val="20"/>
          <w:lang w:eastAsia="x-none"/>
        </w:rPr>
      </w:pPr>
      <w:r w:rsidRPr="00594353">
        <w:rPr>
          <w:rFonts w:ascii="Times New Roman" w:hAnsi="Times New Roman"/>
          <w:szCs w:val="20"/>
          <w:lang w:eastAsia="x-none"/>
        </w:rPr>
        <w:t>Amplification gain ranges from 10 to 20dB.</w:t>
      </w:r>
    </w:p>
    <w:p w14:paraId="7592C49F" w14:textId="77777777" w:rsidR="00594353" w:rsidRPr="00594353" w:rsidRDefault="00594353" w:rsidP="00311060">
      <w:pPr>
        <w:numPr>
          <w:ilvl w:val="0"/>
          <w:numId w:val="159"/>
        </w:numPr>
        <w:snapToGrid w:val="0"/>
        <w:rPr>
          <w:rFonts w:ascii="Times New Roman" w:hAnsi="Times New Roman"/>
          <w:szCs w:val="20"/>
          <w:lang w:eastAsia="x-none"/>
        </w:rPr>
      </w:pPr>
      <w:r w:rsidRPr="00594353">
        <w:rPr>
          <w:rFonts w:ascii="Times New Roman" w:hAnsi="Times New Roman"/>
          <w:szCs w:val="20"/>
          <w:lang w:eastAsia="x-none"/>
        </w:rPr>
        <w:t>Power consumption of reflection amplifier is in the range of a tens of uW to 100s of uW.</w:t>
      </w:r>
    </w:p>
    <w:p w14:paraId="1A8DF3BC" w14:textId="77777777" w:rsidR="00594353" w:rsidRPr="00594353" w:rsidRDefault="00594353" w:rsidP="00311060">
      <w:pPr>
        <w:numPr>
          <w:ilvl w:val="0"/>
          <w:numId w:val="159"/>
        </w:numPr>
        <w:snapToGrid w:val="0"/>
        <w:rPr>
          <w:rFonts w:ascii="Times New Roman" w:hAnsi="Times New Roman"/>
          <w:szCs w:val="20"/>
          <w:lang w:eastAsia="x-none"/>
        </w:rPr>
      </w:pPr>
      <w:r w:rsidRPr="00594353">
        <w:rPr>
          <w:rFonts w:ascii="Times New Roman" w:hAnsi="Times New Roman"/>
          <w:szCs w:val="20"/>
          <w:lang w:eastAsia="x-none"/>
        </w:rPr>
        <w:t>Reflection amplifier can operate in FDD frequency bands.</w:t>
      </w:r>
    </w:p>
    <w:p w14:paraId="52CC4365" w14:textId="77777777" w:rsidR="00594353" w:rsidRPr="00594353" w:rsidRDefault="00594353" w:rsidP="00311060">
      <w:pPr>
        <w:numPr>
          <w:ilvl w:val="0"/>
          <w:numId w:val="159"/>
        </w:numPr>
        <w:snapToGrid w:val="0"/>
        <w:rPr>
          <w:rFonts w:ascii="Times New Roman" w:hAnsi="Times New Roman"/>
          <w:szCs w:val="20"/>
          <w:lang w:eastAsia="x-none"/>
        </w:rPr>
      </w:pPr>
      <w:r w:rsidRPr="00594353">
        <w:rPr>
          <w:rFonts w:ascii="Times New Roman" w:hAnsi="Times New Roman"/>
          <w:szCs w:val="20"/>
          <w:lang w:eastAsia="x-none"/>
        </w:rPr>
        <w:t xml:space="preserve">Reflection </w:t>
      </w:r>
      <w:r w:rsidRPr="00594353">
        <w:rPr>
          <w:rFonts w:ascii="Times New Roman" w:eastAsia="DengXian" w:hAnsi="Times New Roman"/>
          <w:szCs w:val="20"/>
          <w:lang w:eastAsia="ko-KR"/>
        </w:rPr>
        <w:t xml:space="preserve">amplifier </w:t>
      </w:r>
      <w:r w:rsidRPr="00594353">
        <w:rPr>
          <w:rFonts w:ascii="Times New Roman" w:hAnsi="Times New Roman"/>
          <w:szCs w:val="20"/>
          <w:lang w:eastAsia="x-none"/>
        </w:rPr>
        <w:t>bandwidth can support 10s of MHz.</w:t>
      </w:r>
    </w:p>
    <w:p w14:paraId="01425A34" w14:textId="4D1C6772" w:rsidR="00594353" w:rsidRPr="00594353" w:rsidRDefault="00594353" w:rsidP="00311060">
      <w:pPr>
        <w:numPr>
          <w:ilvl w:val="0"/>
          <w:numId w:val="159"/>
        </w:numPr>
        <w:snapToGrid w:val="0"/>
        <w:rPr>
          <w:rFonts w:ascii="Times New Roman" w:hAnsi="Times New Roman"/>
          <w:szCs w:val="20"/>
          <w:lang w:eastAsia="x-none"/>
        </w:rPr>
      </w:pPr>
      <w:r w:rsidRPr="00594353">
        <w:rPr>
          <w:rFonts w:ascii="Times New Roman" w:hAnsi="Times New Roman"/>
          <w:szCs w:val="20"/>
          <w:lang w:eastAsia="x-none"/>
        </w:rPr>
        <w:t>Note: reflection amplifier can get unstable when the input power exceeds a certain value, which may be frequency-dependent.</w:t>
      </w:r>
    </w:p>
    <w:p w14:paraId="1B865AEE" w14:textId="77777777" w:rsidR="00594353" w:rsidRPr="002B37BF" w:rsidRDefault="00594353" w:rsidP="00594353">
      <w:pPr>
        <w:rPr>
          <w:rFonts w:ascii="Times New Roman" w:hAnsi="Times New Roman"/>
          <w:szCs w:val="20"/>
          <w:lang w:eastAsia="x-none"/>
        </w:rPr>
      </w:pPr>
    </w:p>
    <w:p w14:paraId="0C5B0AC5" w14:textId="77777777" w:rsidR="00594353" w:rsidRPr="002B37BF" w:rsidRDefault="00594353" w:rsidP="00594353">
      <w:pPr>
        <w:rPr>
          <w:rFonts w:ascii="Times New Roman" w:hAnsi="Times New Roman"/>
          <w:b/>
          <w:bCs/>
          <w:szCs w:val="20"/>
          <w:lang w:eastAsia="ko-KR"/>
        </w:rPr>
      </w:pPr>
      <w:r w:rsidRPr="002B37BF">
        <w:rPr>
          <w:rFonts w:ascii="Times New Roman" w:hAnsi="Times New Roman"/>
          <w:b/>
          <w:bCs/>
          <w:szCs w:val="20"/>
        </w:rPr>
        <w:t>Observation</w:t>
      </w:r>
    </w:p>
    <w:p w14:paraId="1BB8E4C9" w14:textId="77777777" w:rsidR="00594353" w:rsidRPr="002B37BF" w:rsidRDefault="00594353" w:rsidP="00594353">
      <w:pPr>
        <w:rPr>
          <w:rFonts w:ascii="Times New Roman" w:hAnsi="Times New Roman"/>
          <w:szCs w:val="20"/>
        </w:rPr>
      </w:pPr>
      <w:r w:rsidRPr="002B37BF">
        <w:rPr>
          <w:rFonts w:ascii="Times New Roman" w:hAnsi="Times New Roman"/>
          <w:szCs w:val="20"/>
        </w:rPr>
        <w:t>For large frequency shift:</w:t>
      </w:r>
    </w:p>
    <w:p w14:paraId="1F2DB5DC" w14:textId="77777777" w:rsidR="00594353" w:rsidRPr="002B37BF" w:rsidRDefault="00594353" w:rsidP="00311060">
      <w:pPr>
        <w:numPr>
          <w:ilvl w:val="0"/>
          <w:numId w:val="161"/>
        </w:numPr>
        <w:snapToGrid w:val="0"/>
        <w:rPr>
          <w:rFonts w:ascii="Times New Roman" w:hAnsi="Times New Roman"/>
          <w:szCs w:val="20"/>
          <w:lang w:eastAsia="x-none"/>
        </w:rPr>
      </w:pPr>
      <w:r w:rsidRPr="002B37BF">
        <w:rPr>
          <w:rFonts w:ascii="Times New Roman" w:hAnsi="Times New Roman"/>
          <w:szCs w:val="20"/>
          <w:lang w:eastAsia="x-none"/>
        </w:rPr>
        <w:t>Large frequency shift can be used in shifting reflected signal in tens of MHz, e.g., from FDD DL to FDD UL frequency or vice versa.</w:t>
      </w:r>
    </w:p>
    <w:p w14:paraId="37A66D4C" w14:textId="77777777" w:rsidR="00594353" w:rsidRPr="002B37BF" w:rsidRDefault="00594353" w:rsidP="00311060">
      <w:pPr>
        <w:numPr>
          <w:ilvl w:val="0"/>
          <w:numId w:val="160"/>
        </w:numPr>
        <w:snapToGrid w:val="0"/>
        <w:rPr>
          <w:rFonts w:ascii="Times New Roman" w:hAnsi="Times New Roman"/>
          <w:szCs w:val="20"/>
          <w:lang w:eastAsia="x-none"/>
        </w:rPr>
      </w:pPr>
      <w:r w:rsidRPr="002B37BF">
        <w:rPr>
          <w:rFonts w:ascii="Times New Roman" w:hAnsi="Times New Roman"/>
          <w:szCs w:val="20"/>
          <w:lang w:eastAsia="x-none"/>
        </w:rPr>
        <w:t>Large frequency shift consumes 10s of uW to 100s of uW.</w:t>
      </w:r>
    </w:p>
    <w:p w14:paraId="06BBD52E" w14:textId="77777777" w:rsidR="00594353" w:rsidRPr="002B37BF" w:rsidRDefault="00594353" w:rsidP="00311060">
      <w:pPr>
        <w:numPr>
          <w:ilvl w:val="0"/>
          <w:numId w:val="161"/>
        </w:numPr>
        <w:snapToGrid w:val="0"/>
        <w:rPr>
          <w:rFonts w:ascii="Times New Roman" w:hAnsi="Times New Roman"/>
          <w:szCs w:val="20"/>
          <w:lang w:eastAsia="x-none"/>
        </w:rPr>
      </w:pPr>
      <w:r w:rsidRPr="002B37BF">
        <w:rPr>
          <w:rFonts w:ascii="Times New Roman" w:hAnsi="Times New Roman"/>
          <w:szCs w:val="20"/>
          <w:lang w:eastAsia="x-none"/>
        </w:rPr>
        <w:t>Large frequency shift is not feasible for device 1.</w:t>
      </w:r>
    </w:p>
    <w:p w14:paraId="6EEDEDA5" w14:textId="77777777" w:rsidR="00594353" w:rsidRPr="002B37BF" w:rsidRDefault="00594353" w:rsidP="00311060">
      <w:pPr>
        <w:numPr>
          <w:ilvl w:val="0"/>
          <w:numId w:val="161"/>
        </w:numPr>
        <w:snapToGrid w:val="0"/>
        <w:rPr>
          <w:rFonts w:ascii="Times New Roman" w:hAnsi="Times New Roman"/>
          <w:szCs w:val="20"/>
          <w:lang w:eastAsia="x-none"/>
        </w:rPr>
      </w:pPr>
      <w:r w:rsidRPr="002B37BF">
        <w:rPr>
          <w:rFonts w:ascii="Times New Roman" w:hAnsi="Times New Roman"/>
          <w:szCs w:val="20"/>
          <w:lang w:eastAsia="x-none"/>
        </w:rPr>
        <w:t>Large frequency shift requires a clock for IF generation which is accurate enough to avoid large guard band and interference to adjacent channels/bands.</w:t>
      </w:r>
    </w:p>
    <w:p w14:paraId="38C2CC07" w14:textId="77777777" w:rsidR="00594353" w:rsidRPr="002B37BF" w:rsidRDefault="00594353" w:rsidP="00311060">
      <w:pPr>
        <w:numPr>
          <w:ilvl w:val="0"/>
          <w:numId w:val="161"/>
        </w:numPr>
        <w:snapToGrid w:val="0"/>
        <w:rPr>
          <w:rFonts w:ascii="Times New Roman" w:hAnsi="Times New Roman"/>
          <w:szCs w:val="20"/>
          <w:lang w:eastAsia="x-none"/>
        </w:rPr>
      </w:pPr>
      <w:r w:rsidRPr="002B37BF">
        <w:rPr>
          <w:rFonts w:ascii="Times New Roman" w:hAnsi="Times New Roman"/>
          <w:szCs w:val="20"/>
          <w:lang w:eastAsia="x-none"/>
        </w:rPr>
        <w:t>Large frequency shift requires image suppression and may require harmonics suppression</w:t>
      </w:r>
    </w:p>
    <w:p w14:paraId="2419F067" w14:textId="77777777" w:rsidR="00594353" w:rsidRPr="002B37BF" w:rsidRDefault="00594353" w:rsidP="00311060">
      <w:pPr>
        <w:numPr>
          <w:ilvl w:val="1"/>
          <w:numId w:val="161"/>
        </w:numPr>
        <w:snapToGrid w:val="0"/>
        <w:rPr>
          <w:rFonts w:ascii="Times New Roman" w:hAnsi="Times New Roman"/>
          <w:szCs w:val="20"/>
          <w:lang w:eastAsia="x-none"/>
        </w:rPr>
      </w:pPr>
      <w:r w:rsidRPr="002B37BF">
        <w:rPr>
          <w:rFonts w:ascii="Times New Roman" w:hAnsi="Times New Roman"/>
          <w:szCs w:val="20"/>
          <w:lang w:eastAsia="x-none"/>
        </w:rPr>
        <w:t>Note: details of image suppression and harmonics suppression are not discussed in RAN1</w:t>
      </w:r>
    </w:p>
    <w:p w14:paraId="12285A51" w14:textId="77777777" w:rsidR="00594353" w:rsidRPr="002B37BF" w:rsidRDefault="00594353" w:rsidP="00311060">
      <w:pPr>
        <w:numPr>
          <w:ilvl w:val="0"/>
          <w:numId w:val="161"/>
        </w:numPr>
        <w:snapToGrid w:val="0"/>
        <w:rPr>
          <w:rFonts w:ascii="Times New Roman" w:hAnsi="Times New Roman"/>
          <w:szCs w:val="20"/>
          <w:lang w:eastAsia="x-none"/>
        </w:rPr>
      </w:pPr>
      <w:r w:rsidRPr="002B37BF">
        <w:rPr>
          <w:rFonts w:ascii="Times New Roman" w:hAnsi="Times New Roman"/>
          <w:szCs w:val="20"/>
          <w:lang w:eastAsia="x-none"/>
        </w:rPr>
        <w:t>FFS: whether large frequency shift is necessary and feasible for device 2a</w:t>
      </w:r>
    </w:p>
    <w:p w14:paraId="53C6A6D9" w14:textId="77777777" w:rsidR="00594353" w:rsidRPr="00594353" w:rsidRDefault="00594353" w:rsidP="00594353">
      <w:pPr>
        <w:rPr>
          <w:lang w:val="en-US" w:eastAsia="x-none"/>
        </w:rPr>
      </w:pPr>
    </w:p>
    <w:p w14:paraId="06FBC627" w14:textId="77777777" w:rsidR="00594353" w:rsidRPr="00594353" w:rsidRDefault="00594353" w:rsidP="00594353">
      <w:pPr>
        <w:rPr>
          <w:lang w:val="en-US" w:eastAsia="x-none"/>
        </w:rPr>
      </w:pPr>
    </w:p>
    <w:p w14:paraId="03ED6830" w14:textId="4906F109" w:rsidR="00594353" w:rsidRPr="00FE6D79" w:rsidRDefault="006F79AF" w:rsidP="00594353">
      <w:pPr>
        <w:rPr>
          <w:b/>
          <w:bCs/>
          <w:lang w:val="en-US" w:eastAsia="x-none"/>
        </w:rPr>
      </w:pPr>
      <w:hyperlink r:id="rId1441" w:history="1">
        <w:r>
          <w:rPr>
            <w:rStyle w:val="Hyperlink"/>
            <w:b/>
            <w:bCs/>
            <w:lang w:val="en-US" w:eastAsia="x-none"/>
          </w:rPr>
          <w:t>R1-2405432</w:t>
        </w:r>
      </w:hyperlink>
      <w:r w:rsidR="00594353" w:rsidRPr="00FE6D79">
        <w:rPr>
          <w:b/>
          <w:bCs/>
          <w:lang w:val="en-US" w:eastAsia="x-none"/>
        </w:rPr>
        <w:tab/>
        <w:t>FL Summary #2 for 9.4.1.2 Ambient IoT Device Architecture</w:t>
      </w:r>
      <w:r w:rsidR="00594353" w:rsidRPr="00FE6D79">
        <w:rPr>
          <w:b/>
          <w:bCs/>
          <w:lang w:val="en-US" w:eastAsia="x-none"/>
        </w:rPr>
        <w:tab/>
        <w:t>Moderator (Qualcomm)</w:t>
      </w:r>
    </w:p>
    <w:p w14:paraId="47E68296" w14:textId="55185413" w:rsidR="00FE6D79" w:rsidRPr="00FE6D79" w:rsidRDefault="00FE6D79" w:rsidP="00594353">
      <w:pPr>
        <w:rPr>
          <w:rFonts w:ascii="Times New Roman" w:hAnsi="Times New Roman"/>
          <w:szCs w:val="20"/>
          <w:lang w:val="en-US" w:eastAsia="x-none"/>
        </w:rPr>
      </w:pPr>
      <w:r w:rsidRPr="00FE6D79">
        <w:rPr>
          <w:rFonts w:ascii="Times New Roman" w:hAnsi="Times New Roman"/>
          <w:szCs w:val="20"/>
          <w:lang w:val="en-US" w:eastAsia="x-none"/>
        </w:rPr>
        <w:t>From Wednesday session</w:t>
      </w:r>
    </w:p>
    <w:p w14:paraId="66E13771" w14:textId="77777777" w:rsidR="00FE6D79" w:rsidRPr="00FE6D79" w:rsidRDefault="00FE6D79" w:rsidP="00FE6D79">
      <w:pPr>
        <w:rPr>
          <w:rFonts w:ascii="Times New Roman" w:hAnsi="Times New Roman"/>
          <w:szCs w:val="20"/>
          <w:lang w:eastAsia="ko-KR"/>
        </w:rPr>
      </w:pPr>
      <w:r w:rsidRPr="00FE6D79">
        <w:rPr>
          <w:rFonts w:ascii="Times New Roman" w:hAnsi="Times New Roman"/>
          <w:szCs w:val="20"/>
          <w:highlight w:val="green"/>
          <w:lang w:eastAsia="ko-KR"/>
        </w:rPr>
        <w:t>Agreement</w:t>
      </w:r>
    </w:p>
    <w:p w14:paraId="6918C862" w14:textId="77777777" w:rsidR="00FE6D79" w:rsidRPr="00FE6D79" w:rsidRDefault="00FE6D79" w:rsidP="00FE6D79">
      <w:pPr>
        <w:rPr>
          <w:rFonts w:ascii="Times New Roman" w:hAnsi="Times New Roman"/>
          <w:szCs w:val="20"/>
          <w:lang w:eastAsia="ko-KR"/>
        </w:rPr>
      </w:pPr>
      <w:r w:rsidRPr="00FE6D79">
        <w:rPr>
          <w:rFonts w:ascii="Times New Roman" w:hAnsi="Times New Roman"/>
          <w:szCs w:val="20"/>
          <w:lang w:eastAsia="ko-KR"/>
        </w:rPr>
        <w:t>For study purpose, assume that A-IoT device has a single antenna for both communication (tx/rx) and RF energy harvesting purposes.</w:t>
      </w:r>
    </w:p>
    <w:p w14:paraId="76CC4BBD" w14:textId="77777777" w:rsidR="00FE6D79" w:rsidRPr="00FE6D79" w:rsidRDefault="00FE6D79" w:rsidP="00FE6D79">
      <w:pPr>
        <w:rPr>
          <w:rFonts w:ascii="Times New Roman" w:hAnsi="Times New Roman"/>
          <w:strike/>
          <w:szCs w:val="20"/>
          <w:lang w:eastAsia="ko-KR"/>
        </w:rPr>
      </w:pPr>
    </w:p>
    <w:p w14:paraId="165F4870" w14:textId="77777777" w:rsidR="00FE6D79" w:rsidRPr="00FE6D79" w:rsidRDefault="00FE6D79" w:rsidP="00FE6D79">
      <w:pPr>
        <w:rPr>
          <w:rFonts w:ascii="Times New Roman" w:hAnsi="Times New Roman"/>
          <w:szCs w:val="20"/>
          <w:lang w:eastAsia="ko-KR"/>
        </w:rPr>
      </w:pPr>
      <w:r w:rsidRPr="00FE6D79">
        <w:rPr>
          <w:rFonts w:ascii="Times New Roman" w:hAnsi="Times New Roman"/>
          <w:szCs w:val="20"/>
          <w:highlight w:val="green"/>
          <w:lang w:eastAsia="ko-KR"/>
        </w:rPr>
        <w:t>Agreement</w:t>
      </w:r>
    </w:p>
    <w:p w14:paraId="606AA0F1" w14:textId="77777777" w:rsidR="00FE6D79" w:rsidRPr="00FE6D79" w:rsidRDefault="00FE6D79" w:rsidP="00FE6D79">
      <w:pPr>
        <w:rPr>
          <w:rFonts w:ascii="Times New Roman" w:hAnsi="Times New Roman"/>
          <w:szCs w:val="20"/>
          <w:lang w:eastAsia="ko-KR"/>
        </w:rPr>
      </w:pPr>
      <w:r w:rsidRPr="00FE6D79">
        <w:rPr>
          <w:rFonts w:ascii="Times New Roman" w:hAnsi="Times New Roman"/>
          <w:szCs w:val="20"/>
          <w:lang w:eastAsia="ko-KR"/>
        </w:rPr>
        <w:t>The following template is used for capturing descriptions on clock/LO.</w:t>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0" w:type="dxa"/>
          <w:right w:w="0" w:type="dxa"/>
        </w:tblCellMar>
        <w:tblLook w:val="0420" w:firstRow="1" w:lastRow="0" w:firstColumn="0" w:lastColumn="0" w:noHBand="0" w:noVBand="1"/>
      </w:tblPr>
      <w:tblGrid>
        <w:gridCol w:w="1278"/>
        <w:gridCol w:w="1145"/>
        <w:gridCol w:w="1114"/>
        <w:gridCol w:w="870"/>
        <w:gridCol w:w="1411"/>
        <w:gridCol w:w="1635"/>
        <w:gridCol w:w="1472"/>
        <w:gridCol w:w="1526"/>
      </w:tblGrid>
      <w:tr w:rsidR="00FE6D79" w:rsidRPr="00FE6D79" w14:paraId="2271C606" w14:textId="77777777" w:rsidTr="00FE6D79">
        <w:trPr>
          <w:trHeight w:val="20"/>
        </w:trPr>
        <w:tc>
          <w:tcPr>
            <w:tcW w:w="612" w:type="pct"/>
            <w:tcBorders>
              <w:top w:val="single" w:sz="6" w:space="0" w:color="auto"/>
              <w:left w:val="single" w:sz="6" w:space="0" w:color="auto"/>
              <w:bottom w:val="single" w:sz="6" w:space="0" w:color="auto"/>
              <w:right w:val="single" w:sz="6" w:space="0" w:color="auto"/>
            </w:tcBorders>
            <w:shd w:val="clear" w:color="auto" w:fill="auto"/>
            <w:tcMar>
              <w:top w:w="72" w:type="dxa"/>
              <w:left w:w="144" w:type="dxa"/>
              <w:bottom w:w="72" w:type="dxa"/>
              <w:right w:w="144" w:type="dxa"/>
            </w:tcMar>
            <w:hideMark/>
          </w:tcPr>
          <w:p w14:paraId="75AD167D" w14:textId="77777777" w:rsidR="00FE6D79" w:rsidRPr="00FE6D79" w:rsidRDefault="00FE6D79" w:rsidP="002B37BF">
            <w:pPr>
              <w:rPr>
                <w:rFonts w:ascii="Arial" w:hAnsi="Arial" w:cs="Arial"/>
                <w:sz w:val="16"/>
                <w:szCs w:val="16"/>
              </w:rPr>
            </w:pPr>
          </w:p>
        </w:tc>
        <w:tc>
          <w:tcPr>
            <w:tcW w:w="548" w:type="pct"/>
            <w:tcBorders>
              <w:top w:val="single" w:sz="6" w:space="0" w:color="auto"/>
              <w:left w:val="single" w:sz="6" w:space="0" w:color="auto"/>
              <w:bottom w:val="single" w:sz="6" w:space="0" w:color="auto"/>
              <w:right w:val="single" w:sz="6" w:space="0" w:color="auto"/>
            </w:tcBorders>
            <w:shd w:val="clear" w:color="auto" w:fill="auto"/>
            <w:tcMar>
              <w:top w:w="72" w:type="dxa"/>
              <w:left w:w="144" w:type="dxa"/>
              <w:bottom w:w="72" w:type="dxa"/>
              <w:right w:w="144" w:type="dxa"/>
            </w:tcMar>
            <w:hideMark/>
          </w:tcPr>
          <w:p w14:paraId="0C44AA8E" w14:textId="77777777" w:rsidR="00FE6D79" w:rsidRPr="00FE6D79" w:rsidRDefault="00FE6D79" w:rsidP="002B37BF">
            <w:pPr>
              <w:rPr>
                <w:rFonts w:ascii="Arial" w:hAnsi="Arial" w:cs="Arial"/>
                <w:sz w:val="16"/>
                <w:szCs w:val="16"/>
              </w:rPr>
            </w:pPr>
            <w:r w:rsidRPr="00FE6D79">
              <w:rPr>
                <w:rFonts w:ascii="Arial" w:hAnsi="Arial" w:cs="Arial"/>
                <w:sz w:val="16"/>
                <w:szCs w:val="16"/>
              </w:rPr>
              <w:t>Purpose</w:t>
            </w:r>
          </w:p>
        </w:tc>
        <w:tc>
          <w:tcPr>
            <w:tcW w:w="533" w:type="pct"/>
            <w:tcBorders>
              <w:top w:val="single" w:sz="6" w:space="0" w:color="auto"/>
              <w:left w:val="single" w:sz="6" w:space="0" w:color="auto"/>
              <w:bottom w:val="single" w:sz="6" w:space="0" w:color="auto"/>
              <w:right w:val="single" w:sz="6" w:space="0" w:color="auto"/>
            </w:tcBorders>
            <w:shd w:val="clear" w:color="auto" w:fill="auto"/>
          </w:tcPr>
          <w:p w14:paraId="414FC7DA" w14:textId="77777777" w:rsidR="00FE6D79" w:rsidRPr="00FE6D79" w:rsidRDefault="00FE6D79" w:rsidP="002B37BF">
            <w:pPr>
              <w:ind w:left="91"/>
              <w:rPr>
                <w:rFonts w:ascii="Arial" w:hAnsi="Arial" w:cs="Arial"/>
                <w:sz w:val="16"/>
                <w:szCs w:val="16"/>
              </w:rPr>
            </w:pPr>
            <w:r w:rsidRPr="00FE6D79">
              <w:rPr>
                <w:rFonts w:ascii="Arial" w:hAnsi="Arial" w:cs="Arial"/>
                <w:sz w:val="16"/>
                <w:szCs w:val="16"/>
              </w:rPr>
              <w:t>Applicable</w:t>
            </w:r>
          </w:p>
          <w:p w14:paraId="2CB2CDDD" w14:textId="77777777" w:rsidR="00FE6D79" w:rsidRPr="00FE6D79" w:rsidRDefault="00FE6D79" w:rsidP="002B37BF">
            <w:pPr>
              <w:ind w:left="91"/>
              <w:rPr>
                <w:rFonts w:ascii="Arial" w:hAnsi="Arial" w:cs="Arial"/>
                <w:sz w:val="16"/>
                <w:szCs w:val="16"/>
              </w:rPr>
            </w:pPr>
            <w:r w:rsidRPr="00FE6D79">
              <w:rPr>
                <w:rFonts w:ascii="Arial" w:hAnsi="Arial" w:cs="Arial"/>
                <w:sz w:val="16"/>
                <w:szCs w:val="16"/>
              </w:rPr>
              <w:t>device types</w:t>
            </w:r>
          </w:p>
        </w:tc>
        <w:tc>
          <w:tcPr>
            <w:tcW w:w="416" w:type="pct"/>
            <w:tcBorders>
              <w:top w:val="single" w:sz="6" w:space="0" w:color="auto"/>
              <w:left w:val="single" w:sz="6" w:space="0" w:color="auto"/>
              <w:bottom w:val="single" w:sz="6" w:space="0" w:color="auto"/>
              <w:right w:val="single" w:sz="6" w:space="0" w:color="auto"/>
            </w:tcBorders>
            <w:shd w:val="clear" w:color="auto" w:fill="auto"/>
          </w:tcPr>
          <w:p w14:paraId="62905EB1" w14:textId="77777777" w:rsidR="00FE6D79" w:rsidRPr="00FE6D79" w:rsidRDefault="00FE6D79" w:rsidP="002B37BF">
            <w:pPr>
              <w:ind w:left="80"/>
              <w:rPr>
                <w:rFonts w:ascii="Arial" w:hAnsi="Arial" w:cs="Arial"/>
                <w:sz w:val="16"/>
                <w:szCs w:val="16"/>
              </w:rPr>
            </w:pPr>
            <w:r w:rsidRPr="00FE6D79">
              <w:rPr>
                <w:rFonts w:ascii="Arial" w:hAnsi="Arial" w:cs="Arial"/>
                <w:sz w:val="16"/>
                <w:szCs w:val="16"/>
              </w:rPr>
              <w:t>Clock</w:t>
            </w:r>
          </w:p>
          <w:p w14:paraId="578D8A1C" w14:textId="77777777" w:rsidR="00FE6D79" w:rsidRPr="00FE6D79" w:rsidRDefault="00FE6D79" w:rsidP="002B37BF">
            <w:pPr>
              <w:ind w:left="80"/>
              <w:rPr>
                <w:rFonts w:ascii="Arial" w:hAnsi="Arial" w:cs="Arial"/>
                <w:sz w:val="16"/>
                <w:szCs w:val="16"/>
              </w:rPr>
            </w:pPr>
            <w:r w:rsidRPr="00FE6D79">
              <w:rPr>
                <w:rFonts w:ascii="Arial" w:hAnsi="Arial" w:cs="Arial"/>
                <w:sz w:val="16"/>
                <w:szCs w:val="16"/>
              </w:rPr>
              <w:t>speed</w:t>
            </w:r>
          </w:p>
        </w:tc>
        <w:tc>
          <w:tcPr>
            <w:tcW w:w="675" w:type="pct"/>
            <w:tcBorders>
              <w:top w:val="single" w:sz="6" w:space="0" w:color="auto"/>
              <w:left w:val="single" w:sz="6" w:space="0" w:color="auto"/>
              <w:bottom w:val="single" w:sz="6" w:space="0" w:color="auto"/>
              <w:right w:val="single" w:sz="6" w:space="0" w:color="auto"/>
            </w:tcBorders>
            <w:shd w:val="clear" w:color="auto" w:fill="auto"/>
            <w:tcMar>
              <w:top w:w="72" w:type="dxa"/>
              <w:left w:w="144" w:type="dxa"/>
              <w:bottom w:w="72" w:type="dxa"/>
              <w:right w:w="144" w:type="dxa"/>
            </w:tcMar>
            <w:hideMark/>
          </w:tcPr>
          <w:p w14:paraId="6BF83DE5" w14:textId="77777777" w:rsidR="00FE6D79" w:rsidRPr="00FE6D79" w:rsidRDefault="00FE6D79" w:rsidP="002B37BF">
            <w:pPr>
              <w:rPr>
                <w:rFonts w:ascii="Arial" w:hAnsi="Arial" w:cs="Arial"/>
                <w:sz w:val="16"/>
                <w:szCs w:val="16"/>
              </w:rPr>
            </w:pPr>
            <w:r w:rsidRPr="00FE6D79">
              <w:rPr>
                <w:rFonts w:ascii="Arial" w:hAnsi="Arial" w:cs="Arial"/>
                <w:sz w:val="16"/>
                <w:szCs w:val="16"/>
              </w:rPr>
              <w:t xml:space="preserve">Power </w:t>
            </w:r>
            <w:r w:rsidRPr="00FE6D79">
              <w:rPr>
                <w:rFonts w:ascii="Arial" w:hAnsi="Arial" w:cs="Arial"/>
                <w:sz w:val="16"/>
                <w:szCs w:val="16"/>
              </w:rPr>
              <w:br/>
              <w:t>consumption</w:t>
            </w:r>
          </w:p>
        </w:tc>
        <w:tc>
          <w:tcPr>
            <w:tcW w:w="782" w:type="pct"/>
            <w:tcBorders>
              <w:top w:val="single" w:sz="6" w:space="0" w:color="auto"/>
              <w:left w:val="single" w:sz="6" w:space="0" w:color="auto"/>
              <w:bottom w:val="single" w:sz="6" w:space="0" w:color="auto"/>
              <w:right w:val="single" w:sz="6" w:space="0" w:color="auto"/>
            </w:tcBorders>
            <w:shd w:val="clear" w:color="auto" w:fill="auto"/>
            <w:tcMar>
              <w:top w:w="72" w:type="dxa"/>
              <w:left w:w="144" w:type="dxa"/>
              <w:bottom w:w="72" w:type="dxa"/>
              <w:right w:w="144" w:type="dxa"/>
            </w:tcMar>
            <w:hideMark/>
          </w:tcPr>
          <w:p w14:paraId="2D6B5F59" w14:textId="77777777" w:rsidR="00FE6D79" w:rsidRPr="00FE6D79" w:rsidRDefault="00FE6D79" w:rsidP="002B37BF">
            <w:pPr>
              <w:rPr>
                <w:rFonts w:ascii="Arial" w:hAnsi="Arial" w:cs="Arial"/>
                <w:sz w:val="16"/>
                <w:szCs w:val="16"/>
              </w:rPr>
            </w:pPr>
            <w:r w:rsidRPr="00FE6D79">
              <w:rPr>
                <w:rFonts w:ascii="Arial" w:hAnsi="Arial" w:cs="Arial"/>
                <w:sz w:val="16"/>
                <w:szCs w:val="16"/>
              </w:rPr>
              <w:t>[Initial clock</w:t>
            </w:r>
          </w:p>
          <w:p w14:paraId="0B359534" w14:textId="77777777" w:rsidR="00FE6D79" w:rsidRPr="00FE6D79" w:rsidRDefault="00FE6D79" w:rsidP="002B37BF">
            <w:pPr>
              <w:rPr>
                <w:rFonts w:ascii="Arial" w:hAnsi="Arial" w:cs="Arial"/>
                <w:sz w:val="16"/>
                <w:szCs w:val="16"/>
              </w:rPr>
            </w:pPr>
            <w:r w:rsidRPr="00FE6D79">
              <w:rPr>
                <w:rFonts w:ascii="Arial" w:hAnsi="Arial" w:cs="Arial"/>
                <w:sz w:val="16"/>
                <w:szCs w:val="16"/>
              </w:rPr>
              <w:t>Accuracy]</w:t>
            </w:r>
          </w:p>
        </w:tc>
        <w:tc>
          <w:tcPr>
            <w:tcW w:w="704" w:type="pct"/>
            <w:tcBorders>
              <w:top w:val="single" w:sz="6" w:space="0" w:color="auto"/>
              <w:left w:val="single" w:sz="6" w:space="0" w:color="auto"/>
              <w:bottom w:val="single" w:sz="6" w:space="0" w:color="auto"/>
              <w:right w:val="single" w:sz="6" w:space="0" w:color="auto"/>
            </w:tcBorders>
            <w:shd w:val="clear" w:color="auto" w:fill="auto"/>
          </w:tcPr>
          <w:p w14:paraId="21A9A464" w14:textId="77777777" w:rsidR="00FE6D79" w:rsidRPr="00FE6D79" w:rsidRDefault="00FE6D79" w:rsidP="002B37BF">
            <w:pPr>
              <w:ind w:left="80"/>
              <w:rPr>
                <w:rFonts w:ascii="Arial" w:hAnsi="Arial" w:cs="Arial"/>
                <w:sz w:val="16"/>
                <w:szCs w:val="16"/>
              </w:rPr>
            </w:pPr>
            <w:r w:rsidRPr="00FE6D79">
              <w:rPr>
                <w:rFonts w:ascii="Arial" w:hAnsi="Arial" w:cs="Arial"/>
                <w:sz w:val="16"/>
                <w:szCs w:val="16"/>
              </w:rPr>
              <w:t xml:space="preserve">[Accuracy after </w:t>
            </w:r>
          </w:p>
          <w:p w14:paraId="04144229" w14:textId="77777777" w:rsidR="00FE6D79" w:rsidRPr="00FE6D79" w:rsidRDefault="00FE6D79" w:rsidP="002B37BF">
            <w:pPr>
              <w:ind w:left="80"/>
              <w:rPr>
                <w:rFonts w:ascii="Arial" w:hAnsi="Arial" w:cs="Arial"/>
                <w:sz w:val="16"/>
                <w:szCs w:val="16"/>
                <w:lang w:eastAsia="ko-KR"/>
              </w:rPr>
            </w:pPr>
            <w:r w:rsidRPr="00FE6D79">
              <w:rPr>
                <w:rFonts w:ascii="Arial" w:hAnsi="Arial" w:cs="Arial"/>
                <w:sz w:val="16"/>
                <w:szCs w:val="16"/>
              </w:rPr>
              <w:t xml:space="preserve">clock </w:t>
            </w:r>
            <w:r w:rsidRPr="00FE6D79">
              <w:rPr>
                <w:rFonts w:ascii="Arial" w:hAnsi="Arial" w:cs="Arial"/>
                <w:sz w:val="16"/>
                <w:szCs w:val="16"/>
                <w:lang w:eastAsia="ko-KR"/>
              </w:rPr>
              <w:t>sync]</w:t>
            </w:r>
          </w:p>
        </w:tc>
        <w:tc>
          <w:tcPr>
            <w:tcW w:w="730" w:type="pct"/>
            <w:tcBorders>
              <w:top w:val="single" w:sz="6" w:space="0" w:color="auto"/>
              <w:left w:val="single" w:sz="6" w:space="0" w:color="auto"/>
              <w:bottom w:val="single" w:sz="6" w:space="0" w:color="auto"/>
              <w:right w:val="single" w:sz="6" w:space="0" w:color="auto"/>
            </w:tcBorders>
            <w:shd w:val="clear" w:color="auto" w:fill="auto"/>
          </w:tcPr>
          <w:p w14:paraId="183ACA5B" w14:textId="77777777" w:rsidR="00FE6D79" w:rsidRPr="00FE6D79" w:rsidRDefault="00FE6D79" w:rsidP="002B37BF">
            <w:pPr>
              <w:ind w:left="80"/>
              <w:rPr>
                <w:rFonts w:ascii="Arial" w:hAnsi="Arial" w:cs="Arial"/>
                <w:sz w:val="16"/>
                <w:szCs w:val="16"/>
                <w:highlight w:val="yellow"/>
              </w:rPr>
            </w:pPr>
            <w:r w:rsidRPr="00FE6D79">
              <w:rPr>
                <w:rFonts w:ascii="Arial" w:hAnsi="Arial" w:cs="Arial"/>
                <w:sz w:val="16"/>
                <w:szCs w:val="16"/>
              </w:rPr>
              <w:t>[Clock drift]</w:t>
            </w:r>
          </w:p>
        </w:tc>
      </w:tr>
      <w:tr w:rsidR="00FE6D79" w:rsidRPr="00FE6D79" w14:paraId="6407C96B" w14:textId="77777777" w:rsidTr="00FE6D79">
        <w:trPr>
          <w:trHeight w:val="20"/>
        </w:trPr>
        <w:tc>
          <w:tcPr>
            <w:tcW w:w="612" w:type="pct"/>
            <w:tcBorders>
              <w:top w:val="single" w:sz="6" w:space="0" w:color="auto"/>
              <w:left w:val="single" w:sz="6" w:space="0" w:color="auto"/>
              <w:bottom w:val="single" w:sz="6" w:space="0" w:color="auto"/>
              <w:right w:val="single" w:sz="6" w:space="0" w:color="auto"/>
            </w:tcBorders>
            <w:shd w:val="clear" w:color="auto" w:fill="auto"/>
            <w:tcMar>
              <w:top w:w="72" w:type="dxa"/>
              <w:left w:w="144" w:type="dxa"/>
              <w:bottom w:w="72" w:type="dxa"/>
              <w:right w:w="144" w:type="dxa"/>
            </w:tcMar>
            <w:hideMark/>
          </w:tcPr>
          <w:p w14:paraId="01C69A2B" w14:textId="77777777" w:rsidR="00FE6D79" w:rsidRPr="00FE6D79" w:rsidRDefault="00FE6D79" w:rsidP="002B37BF">
            <w:pPr>
              <w:rPr>
                <w:rFonts w:ascii="Arial" w:hAnsi="Arial" w:cs="Arial"/>
                <w:sz w:val="16"/>
                <w:szCs w:val="16"/>
              </w:rPr>
            </w:pPr>
            <w:r w:rsidRPr="00FE6D79">
              <w:rPr>
                <w:rFonts w:ascii="Arial" w:hAnsi="Arial" w:cs="Arial"/>
                <w:sz w:val="16"/>
                <w:szCs w:val="16"/>
              </w:rPr>
              <w:t>Purpose #1 of the clock</w:t>
            </w:r>
          </w:p>
        </w:tc>
        <w:tc>
          <w:tcPr>
            <w:tcW w:w="548" w:type="pct"/>
            <w:tcBorders>
              <w:top w:val="single" w:sz="6" w:space="0" w:color="auto"/>
              <w:left w:val="single" w:sz="6" w:space="0" w:color="auto"/>
              <w:bottom w:val="single" w:sz="6" w:space="0" w:color="auto"/>
              <w:right w:val="single" w:sz="6" w:space="0" w:color="auto"/>
            </w:tcBorders>
            <w:shd w:val="clear" w:color="auto" w:fill="auto"/>
            <w:tcMar>
              <w:top w:w="72" w:type="dxa"/>
              <w:left w:w="144" w:type="dxa"/>
              <w:bottom w:w="72" w:type="dxa"/>
              <w:right w:w="144" w:type="dxa"/>
            </w:tcMar>
          </w:tcPr>
          <w:p w14:paraId="3B1509C3" w14:textId="77777777" w:rsidR="00FE6D79" w:rsidRPr="00FE6D79" w:rsidRDefault="00FE6D79" w:rsidP="002B37BF">
            <w:pPr>
              <w:rPr>
                <w:rFonts w:ascii="Arial" w:hAnsi="Arial" w:cs="Arial"/>
                <w:sz w:val="16"/>
                <w:szCs w:val="16"/>
              </w:rPr>
            </w:pPr>
          </w:p>
        </w:tc>
        <w:tc>
          <w:tcPr>
            <w:tcW w:w="533" w:type="pct"/>
            <w:tcBorders>
              <w:top w:val="single" w:sz="6" w:space="0" w:color="auto"/>
              <w:left w:val="single" w:sz="6" w:space="0" w:color="auto"/>
              <w:bottom w:val="single" w:sz="6" w:space="0" w:color="auto"/>
              <w:right w:val="single" w:sz="6" w:space="0" w:color="auto"/>
            </w:tcBorders>
            <w:shd w:val="clear" w:color="auto" w:fill="auto"/>
          </w:tcPr>
          <w:p w14:paraId="312442C7" w14:textId="77777777" w:rsidR="00FE6D79" w:rsidRPr="00FE6D79" w:rsidRDefault="00FE6D79" w:rsidP="002B37BF">
            <w:pPr>
              <w:ind w:left="91"/>
              <w:rPr>
                <w:rFonts w:ascii="Arial" w:hAnsi="Arial" w:cs="Arial"/>
                <w:sz w:val="16"/>
                <w:szCs w:val="16"/>
              </w:rPr>
            </w:pPr>
          </w:p>
        </w:tc>
        <w:tc>
          <w:tcPr>
            <w:tcW w:w="416" w:type="pct"/>
            <w:tcBorders>
              <w:top w:val="single" w:sz="6" w:space="0" w:color="auto"/>
              <w:left w:val="single" w:sz="6" w:space="0" w:color="auto"/>
              <w:bottom w:val="single" w:sz="6" w:space="0" w:color="auto"/>
              <w:right w:val="single" w:sz="6" w:space="0" w:color="auto"/>
            </w:tcBorders>
            <w:shd w:val="clear" w:color="auto" w:fill="auto"/>
          </w:tcPr>
          <w:p w14:paraId="57229AF7" w14:textId="77777777" w:rsidR="00FE6D79" w:rsidRPr="00FE6D79" w:rsidRDefault="00FE6D79" w:rsidP="002B37BF">
            <w:pPr>
              <w:ind w:left="80"/>
              <w:rPr>
                <w:rFonts w:ascii="Arial" w:hAnsi="Arial" w:cs="Arial"/>
                <w:sz w:val="16"/>
                <w:szCs w:val="16"/>
              </w:rPr>
            </w:pPr>
          </w:p>
        </w:tc>
        <w:tc>
          <w:tcPr>
            <w:tcW w:w="675" w:type="pct"/>
            <w:tcBorders>
              <w:top w:val="single" w:sz="6" w:space="0" w:color="auto"/>
              <w:left w:val="single" w:sz="6" w:space="0" w:color="auto"/>
              <w:bottom w:val="single" w:sz="6" w:space="0" w:color="auto"/>
              <w:right w:val="single" w:sz="6" w:space="0" w:color="auto"/>
            </w:tcBorders>
            <w:shd w:val="clear" w:color="auto" w:fill="auto"/>
            <w:tcMar>
              <w:top w:w="72" w:type="dxa"/>
              <w:left w:w="144" w:type="dxa"/>
              <w:bottom w:w="72" w:type="dxa"/>
              <w:right w:w="144" w:type="dxa"/>
            </w:tcMar>
          </w:tcPr>
          <w:p w14:paraId="659FEB4A" w14:textId="77777777" w:rsidR="00FE6D79" w:rsidRPr="00FE6D79" w:rsidRDefault="00FE6D79" w:rsidP="002B37BF">
            <w:pPr>
              <w:rPr>
                <w:rFonts w:ascii="Arial" w:hAnsi="Arial" w:cs="Arial"/>
                <w:sz w:val="16"/>
                <w:szCs w:val="16"/>
              </w:rPr>
            </w:pPr>
          </w:p>
        </w:tc>
        <w:tc>
          <w:tcPr>
            <w:tcW w:w="782" w:type="pct"/>
            <w:tcBorders>
              <w:top w:val="single" w:sz="6" w:space="0" w:color="auto"/>
              <w:left w:val="single" w:sz="6" w:space="0" w:color="auto"/>
              <w:bottom w:val="single" w:sz="6" w:space="0" w:color="auto"/>
              <w:right w:val="single" w:sz="6" w:space="0" w:color="auto"/>
            </w:tcBorders>
            <w:shd w:val="clear" w:color="auto" w:fill="auto"/>
            <w:tcMar>
              <w:top w:w="72" w:type="dxa"/>
              <w:left w:w="144" w:type="dxa"/>
              <w:bottom w:w="72" w:type="dxa"/>
              <w:right w:w="144" w:type="dxa"/>
            </w:tcMar>
          </w:tcPr>
          <w:p w14:paraId="431275DC" w14:textId="77777777" w:rsidR="00FE6D79" w:rsidRPr="00FE6D79" w:rsidRDefault="00FE6D79" w:rsidP="002B37BF">
            <w:pPr>
              <w:rPr>
                <w:rFonts w:ascii="Arial" w:hAnsi="Arial" w:cs="Arial"/>
                <w:sz w:val="16"/>
                <w:szCs w:val="16"/>
                <w:lang w:eastAsia="ko-KR"/>
              </w:rPr>
            </w:pPr>
          </w:p>
        </w:tc>
        <w:tc>
          <w:tcPr>
            <w:tcW w:w="704" w:type="pct"/>
            <w:tcBorders>
              <w:top w:val="single" w:sz="6" w:space="0" w:color="auto"/>
              <w:left w:val="single" w:sz="6" w:space="0" w:color="auto"/>
              <w:bottom w:val="single" w:sz="6" w:space="0" w:color="auto"/>
              <w:right w:val="single" w:sz="6" w:space="0" w:color="auto"/>
            </w:tcBorders>
            <w:shd w:val="clear" w:color="auto" w:fill="auto"/>
          </w:tcPr>
          <w:p w14:paraId="36405C0E" w14:textId="77777777" w:rsidR="00FE6D79" w:rsidRPr="00FE6D79" w:rsidRDefault="00FE6D79" w:rsidP="002B37BF">
            <w:pPr>
              <w:ind w:left="80"/>
              <w:rPr>
                <w:rFonts w:ascii="Arial" w:hAnsi="Arial" w:cs="Arial"/>
                <w:sz w:val="16"/>
                <w:szCs w:val="16"/>
              </w:rPr>
            </w:pPr>
          </w:p>
        </w:tc>
        <w:tc>
          <w:tcPr>
            <w:tcW w:w="730" w:type="pct"/>
            <w:tcBorders>
              <w:top w:val="single" w:sz="6" w:space="0" w:color="auto"/>
              <w:left w:val="single" w:sz="6" w:space="0" w:color="auto"/>
              <w:bottom w:val="single" w:sz="6" w:space="0" w:color="auto"/>
              <w:right w:val="single" w:sz="6" w:space="0" w:color="auto"/>
            </w:tcBorders>
          </w:tcPr>
          <w:p w14:paraId="5E184479" w14:textId="77777777" w:rsidR="00FE6D79" w:rsidRPr="00FE6D79" w:rsidRDefault="00FE6D79" w:rsidP="002B37BF">
            <w:pPr>
              <w:ind w:left="80"/>
              <w:rPr>
                <w:rFonts w:ascii="Arial" w:hAnsi="Arial" w:cs="Arial"/>
                <w:sz w:val="16"/>
                <w:szCs w:val="16"/>
                <w:lang w:eastAsia="ko-KR"/>
              </w:rPr>
            </w:pPr>
          </w:p>
        </w:tc>
      </w:tr>
      <w:tr w:rsidR="00FE6D79" w:rsidRPr="00FE6D79" w14:paraId="50A78CE1" w14:textId="77777777" w:rsidTr="00FE6D79">
        <w:trPr>
          <w:trHeight w:val="20"/>
        </w:trPr>
        <w:tc>
          <w:tcPr>
            <w:tcW w:w="612" w:type="pct"/>
            <w:tcBorders>
              <w:top w:val="single" w:sz="6" w:space="0" w:color="auto"/>
              <w:left w:val="single" w:sz="6" w:space="0" w:color="auto"/>
              <w:bottom w:val="single" w:sz="6" w:space="0" w:color="auto"/>
              <w:right w:val="single" w:sz="6" w:space="0" w:color="auto"/>
            </w:tcBorders>
            <w:shd w:val="clear" w:color="auto" w:fill="auto"/>
            <w:tcMar>
              <w:top w:w="72" w:type="dxa"/>
              <w:left w:w="144" w:type="dxa"/>
              <w:bottom w:w="72" w:type="dxa"/>
              <w:right w:w="144" w:type="dxa"/>
            </w:tcMar>
          </w:tcPr>
          <w:p w14:paraId="19C70A8E" w14:textId="77777777" w:rsidR="00FE6D79" w:rsidRPr="00FE6D79" w:rsidRDefault="00FE6D79" w:rsidP="002B37BF">
            <w:pPr>
              <w:rPr>
                <w:rFonts w:ascii="Arial" w:hAnsi="Arial" w:cs="Arial"/>
                <w:sz w:val="16"/>
                <w:szCs w:val="16"/>
              </w:rPr>
            </w:pPr>
            <w:r w:rsidRPr="00FE6D79">
              <w:rPr>
                <w:rFonts w:ascii="Arial" w:hAnsi="Arial" w:cs="Arial"/>
                <w:sz w:val="16"/>
                <w:szCs w:val="16"/>
              </w:rPr>
              <w:t>Purpose #N of the clock</w:t>
            </w:r>
          </w:p>
        </w:tc>
        <w:tc>
          <w:tcPr>
            <w:tcW w:w="548" w:type="pct"/>
            <w:tcBorders>
              <w:top w:val="single" w:sz="6" w:space="0" w:color="auto"/>
              <w:left w:val="single" w:sz="6" w:space="0" w:color="auto"/>
              <w:bottom w:val="single" w:sz="6" w:space="0" w:color="auto"/>
              <w:right w:val="single" w:sz="6" w:space="0" w:color="auto"/>
            </w:tcBorders>
            <w:shd w:val="clear" w:color="auto" w:fill="auto"/>
            <w:tcMar>
              <w:top w:w="72" w:type="dxa"/>
              <w:left w:w="144" w:type="dxa"/>
              <w:bottom w:w="72" w:type="dxa"/>
              <w:right w:w="144" w:type="dxa"/>
            </w:tcMar>
          </w:tcPr>
          <w:p w14:paraId="03ECA6A8" w14:textId="77777777" w:rsidR="00FE6D79" w:rsidRPr="00FE6D79" w:rsidRDefault="00FE6D79" w:rsidP="002B37BF">
            <w:pPr>
              <w:rPr>
                <w:rFonts w:ascii="Arial" w:hAnsi="Arial" w:cs="Arial"/>
                <w:sz w:val="16"/>
                <w:szCs w:val="16"/>
              </w:rPr>
            </w:pPr>
          </w:p>
        </w:tc>
        <w:tc>
          <w:tcPr>
            <w:tcW w:w="533" w:type="pct"/>
            <w:tcBorders>
              <w:top w:val="single" w:sz="6" w:space="0" w:color="auto"/>
              <w:left w:val="single" w:sz="6" w:space="0" w:color="auto"/>
              <w:bottom w:val="single" w:sz="6" w:space="0" w:color="auto"/>
              <w:right w:val="single" w:sz="6" w:space="0" w:color="auto"/>
            </w:tcBorders>
            <w:shd w:val="clear" w:color="auto" w:fill="auto"/>
          </w:tcPr>
          <w:p w14:paraId="28C22FEF" w14:textId="77777777" w:rsidR="00FE6D79" w:rsidRPr="00FE6D79" w:rsidRDefault="00FE6D79" w:rsidP="002B37BF">
            <w:pPr>
              <w:ind w:left="91"/>
              <w:rPr>
                <w:rFonts w:ascii="Arial" w:hAnsi="Arial" w:cs="Arial"/>
                <w:sz w:val="16"/>
                <w:szCs w:val="16"/>
              </w:rPr>
            </w:pPr>
          </w:p>
        </w:tc>
        <w:tc>
          <w:tcPr>
            <w:tcW w:w="416" w:type="pct"/>
            <w:tcBorders>
              <w:top w:val="single" w:sz="6" w:space="0" w:color="auto"/>
              <w:left w:val="single" w:sz="6" w:space="0" w:color="auto"/>
              <w:bottom w:val="single" w:sz="6" w:space="0" w:color="auto"/>
              <w:right w:val="single" w:sz="6" w:space="0" w:color="auto"/>
            </w:tcBorders>
            <w:shd w:val="clear" w:color="auto" w:fill="auto"/>
          </w:tcPr>
          <w:p w14:paraId="3CB5A071" w14:textId="77777777" w:rsidR="00FE6D79" w:rsidRPr="00FE6D79" w:rsidRDefault="00FE6D79" w:rsidP="002B37BF">
            <w:pPr>
              <w:ind w:left="80"/>
              <w:rPr>
                <w:rFonts w:ascii="Arial" w:hAnsi="Arial" w:cs="Arial"/>
                <w:sz w:val="16"/>
                <w:szCs w:val="16"/>
              </w:rPr>
            </w:pPr>
          </w:p>
        </w:tc>
        <w:tc>
          <w:tcPr>
            <w:tcW w:w="675" w:type="pct"/>
            <w:tcBorders>
              <w:top w:val="single" w:sz="6" w:space="0" w:color="auto"/>
              <w:left w:val="single" w:sz="6" w:space="0" w:color="auto"/>
              <w:bottom w:val="single" w:sz="6" w:space="0" w:color="auto"/>
              <w:right w:val="single" w:sz="6" w:space="0" w:color="auto"/>
            </w:tcBorders>
            <w:shd w:val="clear" w:color="auto" w:fill="auto"/>
            <w:tcMar>
              <w:top w:w="72" w:type="dxa"/>
              <w:left w:w="144" w:type="dxa"/>
              <w:bottom w:w="72" w:type="dxa"/>
              <w:right w:w="144" w:type="dxa"/>
            </w:tcMar>
          </w:tcPr>
          <w:p w14:paraId="1ED8E6DE" w14:textId="77777777" w:rsidR="00FE6D79" w:rsidRPr="00FE6D79" w:rsidRDefault="00FE6D79" w:rsidP="002B37BF">
            <w:pPr>
              <w:rPr>
                <w:rFonts w:ascii="Arial" w:hAnsi="Arial" w:cs="Arial"/>
                <w:sz w:val="16"/>
                <w:szCs w:val="16"/>
              </w:rPr>
            </w:pPr>
          </w:p>
        </w:tc>
        <w:tc>
          <w:tcPr>
            <w:tcW w:w="782" w:type="pct"/>
            <w:tcBorders>
              <w:top w:val="single" w:sz="6" w:space="0" w:color="auto"/>
              <w:left w:val="single" w:sz="6" w:space="0" w:color="auto"/>
              <w:bottom w:val="single" w:sz="6" w:space="0" w:color="auto"/>
              <w:right w:val="single" w:sz="6" w:space="0" w:color="auto"/>
            </w:tcBorders>
            <w:shd w:val="clear" w:color="auto" w:fill="auto"/>
            <w:tcMar>
              <w:top w:w="72" w:type="dxa"/>
              <w:left w:w="144" w:type="dxa"/>
              <w:bottom w:w="72" w:type="dxa"/>
              <w:right w:w="144" w:type="dxa"/>
            </w:tcMar>
          </w:tcPr>
          <w:p w14:paraId="021DA7FF" w14:textId="77777777" w:rsidR="00FE6D79" w:rsidRPr="00FE6D79" w:rsidRDefault="00FE6D79" w:rsidP="002B37BF">
            <w:pPr>
              <w:rPr>
                <w:rFonts w:ascii="Arial" w:hAnsi="Arial" w:cs="Arial"/>
                <w:sz w:val="16"/>
                <w:szCs w:val="16"/>
              </w:rPr>
            </w:pPr>
          </w:p>
        </w:tc>
        <w:tc>
          <w:tcPr>
            <w:tcW w:w="704" w:type="pct"/>
            <w:tcBorders>
              <w:top w:val="single" w:sz="6" w:space="0" w:color="auto"/>
              <w:left w:val="single" w:sz="6" w:space="0" w:color="auto"/>
              <w:bottom w:val="single" w:sz="6" w:space="0" w:color="auto"/>
              <w:right w:val="single" w:sz="6" w:space="0" w:color="auto"/>
            </w:tcBorders>
            <w:shd w:val="clear" w:color="auto" w:fill="auto"/>
          </w:tcPr>
          <w:p w14:paraId="46C290D7" w14:textId="77777777" w:rsidR="00FE6D79" w:rsidRPr="00FE6D79" w:rsidRDefault="00FE6D79" w:rsidP="002B37BF">
            <w:pPr>
              <w:ind w:left="80"/>
              <w:rPr>
                <w:rFonts w:ascii="Arial" w:hAnsi="Arial" w:cs="Arial"/>
                <w:sz w:val="16"/>
                <w:szCs w:val="16"/>
              </w:rPr>
            </w:pPr>
          </w:p>
        </w:tc>
        <w:tc>
          <w:tcPr>
            <w:tcW w:w="730" w:type="pct"/>
            <w:tcBorders>
              <w:top w:val="single" w:sz="6" w:space="0" w:color="auto"/>
              <w:left w:val="single" w:sz="6" w:space="0" w:color="auto"/>
              <w:bottom w:val="single" w:sz="6" w:space="0" w:color="auto"/>
              <w:right w:val="single" w:sz="6" w:space="0" w:color="auto"/>
            </w:tcBorders>
          </w:tcPr>
          <w:p w14:paraId="313B7295" w14:textId="77777777" w:rsidR="00FE6D79" w:rsidRPr="00FE6D79" w:rsidRDefault="00FE6D79" w:rsidP="002B37BF">
            <w:pPr>
              <w:ind w:left="80"/>
              <w:rPr>
                <w:rFonts w:ascii="Arial" w:hAnsi="Arial" w:cs="Arial"/>
                <w:sz w:val="16"/>
                <w:szCs w:val="16"/>
                <w:lang w:eastAsia="ko-KR"/>
              </w:rPr>
            </w:pPr>
          </w:p>
        </w:tc>
      </w:tr>
      <w:tr w:rsidR="00FE6D79" w:rsidRPr="00FE6D79" w14:paraId="10C4927D" w14:textId="77777777" w:rsidTr="00FE6D79">
        <w:trPr>
          <w:trHeight w:val="20"/>
        </w:trPr>
        <w:tc>
          <w:tcPr>
            <w:tcW w:w="612" w:type="pct"/>
            <w:tcBorders>
              <w:top w:val="single" w:sz="6" w:space="0" w:color="auto"/>
              <w:left w:val="single" w:sz="6" w:space="0" w:color="auto"/>
              <w:bottom w:val="single" w:sz="6" w:space="0" w:color="auto"/>
              <w:right w:val="single" w:sz="6" w:space="0" w:color="auto"/>
            </w:tcBorders>
            <w:shd w:val="clear" w:color="auto" w:fill="auto"/>
            <w:tcMar>
              <w:top w:w="72" w:type="dxa"/>
              <w:left w:w="144" w:type="dxa"/>
              <w:bottom w:w="72" w:type="dxa"/>
              <w:right w:w="144" w:type="dxa"/>
            </w:tcMar>
          </w:tcPr>
          <w:p w14:paraId="46D469E8" w14:textId="77777777" w:rsidR="00FE6D79" w:rsidRPr="00FE6D79" w:rsidRDefault="00FE6D79" w:rsidP="002B37BF">
            <w:pPr>
              <w:rPr>
                <w:rFonts w:ascii="Arial" w:hAnsi="Arial" w:cs="Arial"/>
                <w:sz w:val="16"/>
                <w:szCs w:val="16"/>
              </w:rPr>
            </w:pPr>
            <w:r w:rsidRPr="00FE6D79">
              <w:rPr>
                <w:rFonts w:ascii="Arial" w:hAnsi="Arial" w:cs="Arial"/>
                <w:sz w:val="16"/>
                <w:szCs w:val="16"/>
              </w:rPr>
              <w:t>Etc</w:t>
            </w:r>
          </w:p>
        </w:tc>
        <w:tc>
          <w:tcPr>
            <w:tcW w:w="548" w:type="pct"/>
            <w:tcBorders>
              <w:top w:val="single" w:sz="6" w:space="0" w:color="auto"/>
              <w:left w:val="single" w:sz="6" w:space="0" w:color="auto"/>
              <w:bottom w:val="single" w:sz="6" w:space="0" w:color="auto"/>
              <w:right w:val="single" w:sz="6" w:space="0" w:color="auto"/>
            </w:tcBorders>
            <w:shd w:val="clear" w:color="auto" w:fill="auto"/>
            <w:tcMar>
              <w:top w:w="72" w:type="dxa"/>
              <w:left w:w="144" w:type="dxa"/>
              <w:bottom w:w="72" w:type="dxa"/>
              <w:right w:w="144" w:type="dxa"/>
            </w:tcMar>
          </w:tcPr>
          <w:p w14:paraId="5DEFBEC6" w14:textId="77777777" w:rsidR="00FE6D79" w:rsidRPr="00FE6D79" w:rsidRDefault="00FE6D79" w:rsidP="002B37BF">
            <w:pPr>
              <w:rPr>
                <w:rFonts w:ascii="Arial" w:hAnsi="Arial" w:cs="Arial"/>
                <w:sz w:val="16"/>
                <w:szCs w:val="16"/>
              </w:rPr>
            </w:pPr>
          </w:p>
        </w:tc>
        <w:tc>
          <w:tcPr>
            <w:tcW w:w="533" w:type="pct"/>
            <w:tcBorders>
              <w:top w:val="single" w:sz="6" w:space="0" w:color="auto"/>
              <w:left w:val="single" w:sz="6" w:space="0" w:color="auto"/>
              <w:bottom w:val="single" w:sz="6" w:space="0" w:color="auto"/>
              <w:right w:val="single" w:sz="6" w:space="0" w:color="auto"/>
            </w:tcBorders>
            <w:shd w:val="clear" w:color="auto" w:fill="auto"/>
          </w:tcPr>
          <w:p w14:paraId="5176956F" w14:textId="77777777" w:rsidR="00FE6D79" w:rsidRPr="00FE6D79" w:rsidRDefault="00FE6D79" w:rsidP="002B37BF">
            <w:pPr>
              <w:ind w:left="91"/>
              <w:rPr>
                <w:rFonts w:ascii="Arial" w:hAnsi="Arial" w:cs="Arial"/>
                <w:sz w:val="16"/>
                <w:szCs w:val="16"/>
              </w:rPr>
            </w:pPr>
          </w:p>
        </w:tc>
        <w:tc>
          <w:tcPr>
            <w:tcW w:w="416" w:type="pct"/>
            <w:tcBorders>
              <w:top w:val="single" w:sz="6" w:space="0" w:color="auto"/>
              <w:left w:val="single" w:sz="6" w:space="0" w:color="auto"/>
              <w:bottom w:val="single" w:sz="6" w:space="0" w:color="auto"/>
              <w:right w:val="single" w:sz="6" w:space="0" w:color="auto"/>
            </w:tcBorders>
            <w:shd w:val="clear" w:color="auto" w:fill="auto"/>
          </w:tcPr>
          <w:p w14:paraId="4D4FA58E" w14:textId="77777777" w:rsidR="00FE6D79" w:rsidRPr="00FE6D79" w:rsidRDefault="00FE6D79" w:rsidP="002B37BF">
            <w:pPr>
              <w:ind w:left="80" w:hanging="80"/>
              <w:rPr>
                <w:rFonts w:ascii="Arial" w:hAnsi="Arial" w:cs="Arial"/>
                <w:sz w:val="16"/>
                <w:szCs w:val="16"/>
              </w:rPr>
            </w:pPr>
          </w:p>
        </w:tc>
        <w:tc>
          <w:tcPr>
            <w:tcW w:w="675" w:type="pct"/>
            <w:tcBorders>
              <w:top w:val="single" w:sz="6" w:space="0" w:color="auto"/>
              <w:left w:val="single" w:sz="6" w:space="0" w:color="auto"/>
              <w:bottom w:val="single" w:sz="6" w:space="0" w:color="auto"/>
              <w:right w:val="single" w:sz="6" w:space="0" w:color="auto"/>
            </w:tcBorders>
            <w:shd w:val="clear" w:color="auto" w:fill="auto"/>
            <w:tcMar>
              <w:top w:w="72" w:type="dxa"/>
              <w:left w:w="144" w:type="dxa"/>
              <w:bottom w:w="72" w:type="dxa"/>
              <w:right w:w="144" w:type="dxa"/>
            </w:tcMar>
          </w:tcPr>
          <w:p w14:paraId="038F1773" w14:textId="77777777" w:rsidR="00FE6D79" w:rsidRPr="00FE6D79" w:rsidRDefault="00FE6D79" w:rsidP="002B37BF">
            <w:pPr>
              <w:rPr>
                <w:rFonts w:ascii="Arial" w:hAnsi="Arial" w:cs="Arial"/>
                <w:sz w:val="16"/>
                <w:szCs w:val="16"/>
              </w:rPr>
            </w:pPr>
          </w:p>
        </w:tc>
        <w:tc>
          <w:tcPr>
            <w:tcW w:w="782" w:type="pct"/>
            <w:tcBorders>
              <w:top w:val="single" w:sz="6" w:space="0" w:color="auto"/>
              <w:left w:val="single" w:sz="6" w:space="0" w:color="auto"/>
              <w:bottom w:val="single" w:sz="6" w:space="0" w:color="auto"/>
              <w:right w:val="single" w:sz="6" w:space="0" w:color="auto"/>
            </w:tcBorders>
            <w:shd w:val="clear" w:color="auto" w:fill="auto"/>
            <w:tcMar>
              <w:top w:w="72" w:type="dxa"/>
              <w:left w:w="144" w:type="dxa"/>
              <w:bottom w:w="72" w:type="dxa"/>
              <w:right w:w="144" w:type="dxa"/>
            </w:tcMar>
          </w:tcPr>
          <w:p w14:paraId="2383489B" w14:textId="77777777" w:rsidR="00FE6D79" w:rsidRPr="00FE6D79" w:rsidRDefault="00FE6D79" w:rsidP="002B37BF">
            <w:pPr>
              <w:rPr>
                <w:rFonts w:ascii="Arial" w:hAnsi="Arial" w:cs="Arial"/>
                <w:sz w:val="16"/>
                <w:szCs w:val="16"/>
              </w:rPr>
            </w:pPr>
          </w:p>
        </w:tc>
        <w:tc>
          <w:tcPr>
            <w:tcW w:w="704" w:type="pct"/>
            <w:tcBorders>
              <w:top w:val="single" w:sz="6" w:space="0" w:color="auto"/>
              <w:left w:val="single" w:sz="6" w:space="0" w:color="auto"/>
              <w:bottom w:val="single" w:sz="6" w:space="0" w:color="auto"/>
              <w:right w:val="single" w:sz="6" w:space="0" w:color="auto"/>
            </w:tcBorders>
            <w:shd w:val="clear" w:color="auto" w:fill="auto"/>
          </w:tcPr>
          <w:p w14:paraId="7E853420" w14:textId="77777777" w:rsidR="00FE6D79" w:rsidRPr="00FE6D79" w:rsidRDefault="00FE6D79" w:rsidP="002B37BF">
            <w:pPr>
              <w:ind w:left="80"/>
              <w:rPr>
                <w:rFonts w:ascii="Arial" w:hAnsi="Arial" w:cs="Arial"/>
                <w:sz w:val="16"/>
                <w:szCs w:val="16"/>
              </w:rPr>
            </w:pPr>
          </w:p>
        </w:tc>
        <w:tc>
          <w:tcPr>
            <w:tcW w:w="730" w:type="pct"/>
            <w:tcBorders>
              <w:top w:val="single" w:sz="6" w:space="0" w:color="auto"/>
              <w:left w:val="single" w:sz="6" w:space="0" w:color="auto"/>
              <w:bottom w:val="single" w:sz="6" w:space="0" w:color="auto"/>
              <w:right w:val="single" w:sz="6" w:space="0" w:color="auto"/>
            </w:tcBorders>
          </w:tcPr>
          <w:p w14:paraId="572DBD50" w14:textId="77777777" w:rsidR="00FE6D79" w:rsidRPr="00FE6D79" w:rsidRDefault="00FE6D79" w:rsidP="002B37BF">
            <w:pPr>
              <w:ind w:left="80"/>
              <w:rPr>
                <w:rFonts w:ascii="Arial" w:hAnsi="Arial" w:cs="Arial"/>
                <w:sz w:val="16"/>
                <w:szCs w:val="16"/>
              </w:rPr>
            </w:pPr>
          </w:p>
        </w:tc>
      </w:tr>
      <w:tr w:rsidR="00FE6D79" w:rsidRPr="00FE6D79" w14:paraId="1F42E566" w14:textId="77777777" w:rsidTr="00FE6D79">
        <w:trPr>
          <w:trHeight w:val="20"/>
        </w:trPr>
        <w:tc>
          <w:tcPr>
            <w:tcW w:w="4270" w:type="pct"/>
            <w:gridSpan w:val="7"/>
            <w:tcBorders>
              <w:top w:val="single" w:sz="6" w:space="0" w:color="auto"/>
              <w:left w:val="single" w:sz="6" w:space="0" w:color="auto"/>
              <w:bottom w:val="single" w:sz="6" w:space="0" w:color="auto"/>
              <w:right w:val="single" w:sz="6" w:space="0" w:color="auto"/>
            </w:tcBorders>
            <w:shd w:val="clear" w:color="auto" w:fill="auto"/>
            <w:tcMar>
              <w:top w:w="72" w:type="dxa"/>
              <w:left w:w="144" w:type="dxa"/>
              <w:bottom w:w="72" w:type="dxa"/>
              <w:right w:w="144" w:type="dxa"/>
            </w:tcMar>
          </w:tcPr>
          <w:p w14:paraId="60347284" w14:textId="77777777" w:rsidR="00FE6D79" w:rsidRPr="00FE6D79" w:rsidRDefault="00FE6D79" w:rsidP="002B37BF">
            <w:pPr>
              <w:rPr>
                <w:rFonts w:ascii="Arial" w:hAnsi="Arial" w:cs="Arial"/>
                <w:sz w:val="16"/>
                <w:szCs w:val="16"/>
                <w:lang w:eastAsia="ko-KR"/>
              </w:rPr>
            </w:pPr>
          </w:p>
        </w:tc>
        <w:tc>
          <w:tcPr>
            <w:tcW w:w="730" w:type="pct"/>
            <w:tcBorders>
              <w:top w:val="single" w:sz="6" w:space="0" w:color="auto"/>
              <w:left w:val="single" w:sz="6" w:space="0" w:color="auto"/>
              <w:bottom w:val="single" w:sz="6" w:space="0" w:color="auto"/>
              <w:right w:val="single" w:sz="6" w:space="0" w:color="auto"/>
            </w:tcBorders>
          </w:tcPr>
          <w:p w14:paraId="571A1921" w14:textId="77777777" w:rsidR="00FE6D79" w:rsidRPr="00FE6D79" w:rsidDel="002E2D2A" w:rsidRDefault="00FE6D79" w:rsidP="002B37BF">
            <w:pPr>
              <w:rPr>
                <w:rFonts w:ascii="Arial" w:hAnsi="Arial" w:cs="Arial"/>
                <w:sz w:val="16"/>
                <w:szCs w:val="16"/>
                <w:lang w:eastAsia="ko-KR"/>
              </w:rPr>
            </w:pPr>
          </w:p>
        </w:tc>
      </w:tr>
    </w:tbl>
    <w:p w14:paraId="64674ECC" w14:textId="77777777" w:rsidR="00FE6D79" w:rsidRPr="00FE6D79" w:rsidRDefault="00FE6D79" w:rsidP="00FE6D79">
      <w:pPr>
        <w:rPr>
          <w:rFonts w:ascii="Times New Roman" w:hAnsi="Times New Roman"/>
          <w:szCs w:val="20"/>
          <w:lang w:eastAsia="ko-KR"/>
        </w:rPr>
      </w:pPr>
    </w:p>
    <w:p w14:paraId="37EAF73D" w14:textId="77777777" w:rsidR="00FE6D79" w:rsidRPr="00FE6D79" w:rsidRDefault="00FE6D79" w:rsidP="00594353">
      <w:pPr>
        <w:rPr>
          <w:rFonts w:ascii="Times New Roman" w:hAnsi="Times New Roman"/>
          <w:szCs w:val="20"/>
          <w:lang w:val="en-US" w:eastAsia="x-none"/>
        </w:rPr>
      </w:pPr>
    </w:p>
    <w:p w14:paraId="12D61B7A" w14:textId="42B288C1" w:rsidR="00594353" w:rsidRPr="00D7097B" w:rsidRDefault="002B37BF" w:rsidP="00D7097B">
      <w:pPr>
        <w:rPr>
          <w:lang w:val="en-US" w:eastAsia="x-none"/>
        </w:rPr>
      </w:pPr>
      <w:r>
        <w:rPr>
          <w:lang w:val="en-US" w:eastAsia="x-none"/>
        </w:rPr>
        <w:t xml:space="preserve">Final summary in </w:t>
      </w:r>
      <w:hyperlink r:id="rId1442" w:history="1">
        <w:r w:rsidR="006F79AF">
          <w:rPr>
            <w:rStyle w:val="Hyperlink"/>
            <w:lang w:val="en-US" w:eastAsia="x-none"/>
          </w:rPr>
          <w:t>R1-2405433</w:t>
        </w:r>
      </w:hyperlink>
      <w:r w:rsidR="00594353" w:rsidRPr="00594353">
        <w:rPr>
          <w:lang w:val="en-US" w:eastAsia="x-none"/>
        </w:rPr>
        <w:t>.</w:t>
      </w:r>
    </w:p>
    <w:p w14:paraId="14CBC3AA" w14:textId="77777777" w:rsidR="00D7097B" w:rsidRPr="00D7097B" w:rsidRDefault="00D7097B" w:rsidP="00AC0A51">
      <w:pPr>
        <w:pStyle w:val="Heading3"/>
        <w:rPr>
          <w:lang w:val="en-US"/>
        </w:rPr>
      </w:pPr>
      <w:bookmarkStart w:id="401" w:name="_Toc166306547"/>
      <w:bookmarkStart w:id="402" w:name="_Toc173405041"/>
      <w:r w:rsidRPr="00D7097B">
        <w:rPr>
          <w:lang w:val="en-US"/>
        </w:rPr>
        <w:t>Physical layer design for Ambient IoT</w:t>
      </w:r>
      <w:bookmarkEnd w:id="401"/>
      <w:bookmarkEnd w:id="402"/>
    </w:p>
    <w:p w14:paraId="681E159D" w14:textId="77777777" w:rsidR="00D7097B" w:rsidRPr="00D7097B" w:rsidRDefault="00D7097B" w:rsidP="00AC0A51">
      <w:pPr>
        <w:pStyle w:val="Heading4"/>
        <w:rPr>
          <w:lang w:val="en-US"/>
        </w:rPr>
      </w:pPr>
      <w:bookmarkStart w:id="403" w:name="_Toc166306548"/>
      <w:bookmarkStart w:id="404" w:name="_Toc173405042"/>
      <w:r w:rsidRPr="00D7097B">
        <w:rPr>
          <w:lang w:val="en-US"/>
        </w:rPr>
        <w:t>General aspects of physical layer design</w:t>
      </w:r>
      <w:bookmarkEnd w:id="403"/>
      <w:bookmarkEnd w:id="404"/>
    </w:p>
    <w:p w14:paraId="65302577" w14:textId="77777777" w:rsidR="00D7097B" w:rsidRPr="00D7097B" w:rsidRDefault="00D7097B" w:rsidP="00D7097B">
      <w:pPr>
        <w:rPr>
          <w:i/>
          <w:lang w:eastAsia="x-none"/>
        </w:rPr>
      </w:pPr>
      <w:r w:rsidRPr="00D7097B">
        <w:rPr>
          <w:i/>
          <w:lang w:eastAsia="x-none"/>
        </w:rPr>
        <w:t>Including numerologies, bandwidths, multiple access, waveform, modulation, and coding</w:t>
      </w:r>
    </w:p>
    <w:p w14:paraId="031A229F" w14:textId="77777777" w:rsidR="00D7097B" w:rsidRPr="00D7097B" w:rsidRDefault="00D7097B" w:rsidP="00D7097B">
      <w:pPr>
        <w:rPr>
          <w:i/>
          <w:lang w:eastAsia="x-none"/>
        </w:rPr>
      </w:pPr>
    </w:p>
    <w:p w14:paraId="1CAEDFD1" w14:textId="2BE50548" w:rsidR="00D7097B" w:rsidRPr="00D7097B" w:rsidRDefault="006F79AF" w:rsidP="00D7097B">
      <w:pPr>
        <w:rPr>
          <w:iCs/>
          <w:lang w:val="en-US" w:eastAsia="x-none"/>
        </w:rPr>
      </w:pPr>
      <w:hyperlink r:id="rId1443" w:history="1">
        <w:r>
          <w:rPr>
            <w:rStyle w:val="Hyperlink"/>
            <w:iCs/>
            <w:lang w:val="en-US" w:eastAsia="x-none"/>
          </w:rPr>
          <w:t>R1-2403842</w:t>
        </w:r>
      </w:hyperlink>
      <w:r w:rsidR="00D7097B" w:rsidRPr="00D7097B">
        <w:rPr>
          <w:iCs/>
          <w:lang w:val="en-US" w:eastAsia="x-none"/>
        </w:rPr>
        <w:tab/>
        <w:t>General aspects of physical layer design for Ambient IoT</w:t>
      </w:r>
      <w:r w:rsidR="00D7097B" w:rsidRPr="00D7097B">
        <w:rPr>
          <w:iCs/>
          <w:lang w:val="en-US" w:eastAsia="x-none"/>
        </w:rPr>
        <w:tab/>
        <w:t>Ericsson</w:t>
      </w:r>
    </w:p>
    <w:p w14:paraId="7BCD154A" w14:textId="4340AA32" w:rsidR="00D7097B" w:rsidRPr="00D7097B" w:rsidRDefault="006F79AF" w:rsidP="00D7097B">
      <w:pPr>
        <w:rPr>
          <w:iCs/>
          <w:lang w:val="en-US" w:eastAsia="x-none"/>
        </w:rPr>
      </w:pPr>
      <w:hyperlink r:id="rId1444" w:history="1">
        <w:r>
          <w:rPr>
            <w:rStyle w:val="Hyperlink"/>
            <w:iCs/>
            <w:lang w:val="en-US" w:eastAsia="x-none"/>
          </w:rPr>
          <w:t>R1-2403860</w:t>
        </w:r>
      </w:hyperlink>
      <w:r w:rsidR="00D7097B" w:rsidRPr="00D7097B">
        <w:rPr>
          <w:iCs/>
          <w:lang w:val="en-US" w:eastAsia="x-none"/>
        </w:rPr>
        <w:tab/>
        <w:t>Discussion on physical layer design for Rel-19 Ambient IoT devices</w:t>
      </w:r>
      <w:r w:rsidR="00D7097B" w:rsidRPr="00D7097B">
        <w:rPr>
          <w:iCs/>
          <w:lang w:val="en-US" w:eastAsia="x-none"/>
        </w:rPr>
        <w:tab/>
        <w:t>FUTUREWEI</w:t>
      </w:r>
    </w:p>
    <w:p w14:paraId="05B6A9DA" w14:textId="7D2D4950" w:rsidR="00D7097B" w:rsidRPr="00D7097B" w:rsidRDefault="006F79AF" w:rsidP="00D7097B">
      <w:pPr>
        <w:rPr>
          <w:iCs/>
          <w:lang w:val="en-US" w:eastAsia="x-none"/>
        </w:rPr>
      </w:pPr>
      <w:hyperlink r:id="rId1445" w:history="1">
        <w:r>
          <w:rPr>
            <w:rStyle w:val="Hyperlink"/>
            <w:iCs/>
            <w:lang w:val="en-US" w:eastAsia="x-none"/>
          </w:rPr>
          <w:t>R1-2403881</w:t>
        </w:r>
      </w:hyperlink>
      <w:r w:rsidR="00D7097B" w:rsidRPr="00D7097B">
        <w:rPr>
          <w:iCs/>
          <w:lang w:val="en-US" w:eastAsia="x-none"/>
        </w:rPr>
        <w:tab/>
        <w:t>Discussion on general aspects of physical layer design for Ambient IoT</w:t>
      </w:r>
      <w:r w:rsidR="00D7097B" w:rsidRPr="00D7097B">
        <w:rPr>
          <w:iCs/>
          <w:lang w:val="en-US" w:eastAsia="x-none"/>
        </w:rPr>
        <w:tab/>
        <w:t>TCL</w:t>
      </w:r>
    </w:p>
    <w:p w14:paraId="4B9ECE4F" w14:textId="1C036CC4" w:rsidR="00D7097B" w:rsidRPr="00D7097B" w:rsidRDefault="006F79AF" w:rsidP="00D7097B">
      <w:pPr>
        <w:rPr>
          <w:iCs/>
          <w:lang w:val="en-US" w:eastAsia="x-none"/>
        </w:rPr>
      </w:pPr>
      <w:hyperlink r:id="rId1446" w:history="1">
        <w:r>
          <w:rPr>
            <w:rStyle w:val="Hyperlink"/>
            <w:iCs/>
            <w:lang w:val="en-US" w:eastAsia="x-none"/>
          </w:rPr>
          <w:t>R1-2403888</w:t>
        </w:r>
      </w:hyperlink>
      <w:r w:rsidR="00D7097B" w:rsidRPr="00D7097B">
        <w:rPr>
          <w:iCs/>
          <w:lang w:val="en-US" w:eastAsia="x-none"/>
        </w:rPr>
        <w:tab/>
        <w:t>General aspects of physical layer design for Ambient IoT</w:t>
      </w:r>
      <w:r w:rsidR="00D7097B" w:rsidRPr="00D7097B">
        <w:rPr>
          <w:iCs/>
          <w:lang w:val="en-US" w:eastAsia="x-none"/>
        </w:rPr>
        <w:tab/>
        <w:t>Nokia</w:t>
      </w:r>
    </w:p>
    <w:p w14:paraId="265D9CCB" w14:textId="3A7827C9" w:rsidR="00D7097B" w:rsidRPr="00D7097B" w:rsidRDefault="006F79AF" w:rsidP="00D7097B">
      <w:pPr>
        <w:rPr>
          <w:iCs/>
          <w:lang w:val="en-US" w:eastAsia="x-none"/>
        </w:rPr>
      </w:pPr>
      <w:hyperlink r:id="rId1447" w:history="1">
        <w:r>
          <w:rPr>
            <w:rStyle w:val="Hyperlink"/>
            <w:iCs/>
            <w:lang w:val="en-US" w:eastAsia="x-none"/>
          </w:rPr>
          <w:t>R1-2403954</w:t>
        </w:r>
      </w:hyperlink>
      <w:r w:rsidR="00D7097B" w:rsidRPr="00D7097B">
        <w:rPr>
          <w:iCs/>
          <w:lang w:val="en-US" w:eastAsia="x-none"/>
        </w:rPr>
        <w:tab/>
        <w:t>On general aspects of physical layer design for Ambient IoT</w:t>
      </w:r>
      <w:r w:rsidR="00D7097B" w:rsidRPr="00D7097B">
        <w:rPr>
          <w:iCs/>
          <w:lang w:val="en-US" w:eastAsia="x-none"/>
        </w:rPr>
        <w:tab/>
        <w:t>Huawei, HiSilicon</w:t>
      </w:r>
    </w:p>
    <w:p w14:paraId="7054E764" w14:textId="6EF529CF" w:rsidR="00D7097B" w:rsidRPr="00D7097B" w:rsidRDefault="006F79AF" w:rsidP="00D7097B">
      <w:pPr>
        <w:rPr>
          <w:iCs/>
          <w:lang w:val="en-US" w:eastAsia="x-none"/>
        </w:rPr>
      </w:pPr>
      <w:hyperlink r:id="rId1448" w:history="1">
        <w:r>
          <w:rPr>
            <w:rStyle w:val="Hyperlink"/>
            <w:iCs/>
            <w:lang w:val="en-US" w:eastAsia="x-none"/>
          </w:rPr>
          <w:t>R1-2404005</w:t>
        </w:r>
      </w:hyperlink>
      <w:r w:rsidR="00D7097B" w:rsidRPr="00D7097B">
        <w:rPr>
          <w:iCs/>
          <w:lang w:val="en-US" w:eastAsia="x-none"/>
        </w:rPr>
        <w:tab/>
        <w:t>Discussion on Physical Layer Design for Ambient-IoT</w:t>
      </w:r>
      <w:r w:rsidR="00D7097B" w:rsidRPr="00D7097B">
        <w:rPr>
          <w:iCs/>
          <w:lang w:val="en-US" w:eastAsia="x-none"/>
        </w:rPr>
        <w:tab/>
        <w:t>EURECOM</w:t>
      </w:r>
    </w:p>
    <w:p w14:paraId="043DEAC2" w14:textId="29F19451" w:rsidR="00D7097B" w:rsidRPr="00D7097B" w:rsidRDefault="006F79AF" w:rsidP="00D7097B">
      <w:pPr>
        <w:rPr>
          <w:iCs/>
          <w:lang w:val="en-US" w:eastAsia="x-none"/>
        </w:rPr>
      </w:pPr>
      <w:hyperlink r:id="rId1449" w:history="1">
        <w:r>
          <w:rPr>
            <w:rStyle w:val="Hyperlink"/>
            <w:iCs/>
            <w:lang w:val="en-US" w:eastAsia="x-none"/>
          </w:rPr>
          <w:t>R1-2404028</w:t>
        </w:r>
      </w:hyperlink>
      <w:r w:rsidR="00D7097B" w:rsidRPr="00D7097B">
        <w:rPr>
          <w:iCs/>
          <w:lang w:val="en-US" w:eastAsia="x-none"/>
        </w:rPr>
        <w:tab/>
        <w:t>Discussion on general aspects of physical layer design for Ambient IoT</w:t>
      </w:r>
      <w:r w:rsidR="00D7097B" w:rsidRPr="00D7097B">
        <w:rPr>
          <w:iCs/>
          <w:lang w:val="en-US" w:eastAsia="x-none"/>
        </w:rPr>
        <w:tab/>
        <w:t>Spreadtrum Communications</w:t>
      </w:r>
    </w:p>
    <w:p w14:paraId="5663B8AA" w14:textId="3756B5D3" w:rsidR="00D7097B" w:rsidRPr="00D7097B" w:rsidRDefault="006F79AF" w:rsidP="00D7097B">
      <w:pPr>
        <w:rPr>
          <w:iCs/>
          <w:lang w:val="en-US" w:eastAsia="x-none"/>
        </w:rPr>
      </w:pPr>
      <w:hyperlink r:id="rId1450" w:history="1">
        <w:r>
          <w:rPr>
            <w:rStyle w:val="Hyperlink"/>
            <w:iCs/>
            <w:lang w:val="en-US" w:eastAsia="x-none"/>
          </w:rPr>
          <w:t>R1-2404117</w:t>
        </w:r>
      </w:hyperlink>
      <w:r w:rsidR="00D7097B" w:rsidRPr="00D7097B">
        <w:rPr>
          <w:iCs/>
          <w:lang w:val="en-US" w:eastAsia="x-none"/>
        </w:rPr>
        <w:tab/>
        <w:t>Considerations on general aspects of Ambient IoT</w:t>
      </w:r>
      <w:r w:rsidR="00D7097B" w:rsidRPr="00D7097B">
        <w:rPr>
          <w:iCs/>
          <w:lang w:val="en-US" w:eastAsia="x-none"/>
        </w:rPr>
        <w:tab/>
        <w:t>Samsung</w:t>
      </w:r>
    </w:p>
    <w:p w14:paraId="4AB047B2" w14:textId="5F436AE5" w:rsidR="00D7097B" w:rsidRPr="00D7097B" w:rsidRDefault="006F79AF" w:rsidP="00D7097B">
      <w:pPr>
        <w:rPr>
          <w:iCs/>
          <w:lang w:val="en-US" w:eastAsia="x-none"/>
        </w:rPr>
      </w:pPr>
      <w:hyperlink r:id="rId1451" w:history="1">
        <w:r>
          <w:rPr>
            <w:rStyle w:val="Hyperlink"/>
            <w:iCs/>
            <w:lang w:val="en-US" w:eastAsia="x-none"/>
          </w:rPr>
          <w:t>R1-2404179</w:t>
        </w:r>
      </w:hyperlink>
      <w:r w:rsidR="00D7097B" w:rsidRPr="00D7097B">
        <w:rPr>
          <w:iCs/>
          <w:lang w:val="en-US" w:eastAsia="x-none"/>
        </w:rPr>
        <w:tab/>
        <w:t>Discussion on General Aspects of Physical Layer Design</w:t>
      </w:r>
      <w:r w:rsidR="00D7097B" w:rsidRPr="00D7097B">
        <w:rPr>
          <w:iCs/>
          <w:lang w:val="en-US" w:eastAsia="x-none"/>
        </w:rPr>
        <w:tab/>
        <w:t>vivo</w:t>
      </w:r>
    </w:p>
    <w:p w14:paraId="67BB4DC1" w14:textId="4ECB0927" w:rsidR="00D7097B" w:rsidRPr="00D7097B" w:rsidRDefault="006F79AF" w:rsidP="00D7097B">
      <w:pPr>
        <w:rPr>
          <w:iCs/>
          <w:lang w:val="en-US" w:eastAsia="x-none"/>
        </w:rPr>
      </w:pPr>
      <w:hyperlink r:id="rId1452" w:history="1">
        <w:r>
          <w:rPr>
            <w:rStyle w:val="Hyperlink"/>
            <w:iCs/>
            <w:lang w:val="en-US" w:eastAsia="x-none"/>
          </w:rPr>
          <w:t>R1-2404286</w:t>
        </w:r>
      </w:hyperlink>
      <w:r w:rsidR="00D7097B" w:rsidRPr="00D7097B">
        <w:rPr>
          <w:iCs/>
          <w:lang w:val="en-US" w:eastAsia="x-none"/>
        </w:rPr>
        <w:tab/>
        <w:t>On general physical layer design aspects for AIoT</w:t>
      </w:r>
      <w:r w:rsidR="00D7097B" w:rsidRPr="00D7097B">
        <w:rPr>
          <w:iCs/>
          <w:lang w:val="en-US" w:eastAsia="x-none"/>
        </w:rPr>
        <w:tab/>
        <w:t>Apple</w:t>
      </w:r>
    </w:p>
    <w:p w14:paraId="5D9219A0" w14:textId="1703F739" w:rsidR="00D7097B" w:rsidRPr="00D7097B" w:rsidRDefault="006F79AF" w:rsidP="00D7097B">
      <w:pPr>
        <w:rPr>
          <w:color w:val="FF0000"/>
          <w:lang w:val="en-US" w:eastAsia="ko-KR"/>
        </w:rPr>
      </w:pPr>
      <w:hyperlink r:id="rId1453" w:history="1">
        <w:r>
          <w:rPr>
            <w:rStyle w:val="Hyperlink"/>
            <w:iCs/>
            <w:lang w:val="en-US" w:eastAsia="x-none"/>
          </w:rPr>
          <w:t>R1-2404345</w:t>
        </w:r>
      </w:hyperlink>
      <w:r w:rsidR="00D7097B" w:rsidRPr="00D7097B">
        <w:rPr>
          <w:iCs/>
          <w:color w:val="FF0000"/>
          <w:lang w:val="en-US" w:eastAsia="x-none"/>
        </w:rPr>
        <w:tab/>
        <w:t>On General Physical Layer Design Considerations for Ambient IoT (internet of things) Applications</w:t>
      </w:r>
      <w:r w:rsidR="00D7097B" w:rsidRPr="00D7097B">
        <w:rPr>
          <w:iCs/>
          <w:color w:val="FF0000"/>
          <w:lang w:val="en-US" w:eastAsia="x-none"/>
        </w:rPr>
        <w:tab/>
        <w:t>Lekha Wireless Solutions</w:t>
      </w:r>
      <w:r w:rsidR="00340436">
        <w:rPr>
          <w:iCs/>
          <w:color w:val="FF0000"/>
          <w:lang w:val="en-US" w:eastAsia="x-none"/>
        </w:rPr>
        <w:tab/>
        <w:t>(</w:t>
      </w:r>
      <w:r w:rsidR="00D7097B" w:rsidRPr="00D7097B">
        <w:rPr>
          <w:rFonts w:hint="eastAsia"/>
          <w:color w:val="FF0000"/>
          <w:lang w:val="en-US" w:eastAsia="ko-KR"/>
        </w:rPr>
        <w:t>L</w:t>
      </w:r>
      <w:r w:rsidR="00D7097B" w:rsidRPr="00D7097B">
        <w:rPr>
          <w:color w:val="FF0000"/>
          <w:lang w:val="en-US" w:eastAsia="ko-KR"/>
        </w:rPr>
        <w:t>ate submission</w:t>
      </w:r>
      <w:r w:rsidR="00340436">
        <w:rPr>
          <w:color w:val="FF0000"/>
          <w:lang w:val="en-US" w:eastAsia="ko-KR"/>
        </w:rPr>
        <w:t>)</w:t>
      </w:r>
    </w:p>
    <w:p w14:paraId="48EDF0FB" w14:textId="7DE106B6" w:rsidR="00D7097B" w:rsidRPr="00D7097B" w:rsidRDefault="006F79AF" w:rsidP="00D7097B">
      <w:pPr>
        <w:rPr>
          <w:iCs/>
          <w:lang w:val="en-US" w:eastAsia="x-none"/>
        </w:rPr>
      </w:pPr>
      <w:hyperlink r:id="rId1454" w:history="1">
        <w:r>
          <w:rPr>
            <w:rStyle w:val="Hyperlink"/>
            <w:iCs/>
            <w:lang w:val="en-US" w:eastAsia="x-none"/>
          </w:rPr>
          <w:t>R1-2404403</w:t>
        </w:r>
      </w:hyperlink>
      <w:r w:rsidR="00D7097B" w:rsidRPr="00D7097B">
        <w:rPr>
          <w:iCs/>
          <w:lang w:val="en-US" w:eastAsia="x-none"/>
        </w:rPr>
        <w:tab/>
        <w:t>Discussion on general aspects of physical layer design</w:t>
      </w:r>
      <w:r w:rsidR="00D7097B" w:rsidRPr="00D7097B">
        <w:rPr>
          <w:iCs/>
          <w:lang w:val="en-US" w:eastAsia="x-none"/>
        </w:rPr>
        <w:tab/>
        <w:t>CATT</w:t>
      </w:r>
    </w:p>
    <w:p w14:paraId="6B42AF90" w14:textId="0C6B8908" w:rsidR="00D7097B" w:rsidRPr="00D7097B" w:rsidRDefault="006F79AF" w:rsidP="00D7097B">
      <w:pPr>
        <w:rPr>
          <w:iCs/>
          <w:lang w:val="en-US" w:eastAsia="x-none"/>
        </w:rPr>
      </w:pPr>
      <w:hyperlink r:id="rId1455" w:history="1">
        <w:r>
          <w:rPr>
            <w:rStyle w:val="Hyperlink"/>
            <w:iCs/>
            <w:lang w:val="en-US" w:eastAsia="x-none"/>
          </w:rPr>
          <w:t>R1-2404429</w:t>
        </w:r>
      </w:hyperlink>
      <w:r w:rsidR="00D7097B" w:rsidRPr="00D7097B">
        <w:rPr>
          <w:iCs/>
          <w:lang w:val="en-US" w:eastAsia="x-none"/>
        </w:rPr>
        <w:tab/>
        <w:t>Discussion on general aspects of physical layer design for Ambient IoT</w:t>
      </w:r>
      <w:r w:rsidR="00D7097B" w:rsidRPr="00D7097B">
        <w:rPr>
          <w:iCs/>
          <w:lang w:val="en-US" w:eastAsia="x-none"/>
        </w:rPr>
        <w:tab/>
        <w:t>China Telecom</w:t>
      </w:r>
    </w:p>
    <w:p w14:paraId="7856141B" w14:textId="2DDD4B86" w:rsidR="00D7097B" w:rsidRPr="00D7097B" w:rsidRDefault="006F79AF" w:rsidP="00D7097B">
      <w:pPr>
        <w:rPr>
          <w:iCs/>
          <w:lang w:val="en-US" w:eastAsia="x-none"/>
        </w:rPr>
      </w:pPr>
      <w:hyperlink r:id="rId1456" w:history="1">
        <w:r>
          <w:rPr>
            <w:rStyle w:val="Hyperlink"/>
            <w:iCs/>
            <w:lang w:val="en-US" w:eastAsia="x-none"/>
          </w:rPr>
          <w:t>R1-2404458</w:t>
        </w:r>
      </w:hyperlink>
      <w:r w:rsidR="00D7097B" w:rsidRPr="00D7097B">
        <w:rPr>
          <w:iCs/>
          <w:lang w:val="en-US" w:eastAsia="x-none"/>
        </w:rPr>
        <w:tab/>
        <w:t>Discussion on general aspects of A-IoT physical layer design</w:t>
      </w:r>
      <w:r w:rsidR="00D7097B" w:rsidRPr="00D7097B">
        <w:rPr>
          <w:iCs/>
          <w:lang w:val="en-US" w:eastAsia="x-none"/>
        </w:rPr>
        <w:tab/>
        <w:t>CMCC</w:t>
      </w:r>
    </w:p>
    <w:p w14:paraId="194E4620" w14:textId="72FFDA98" w:rsidR="00D7097B" w:rsidRPr="00D7097B" w:rsidRDefault="006F79AF" w:rsidP="00D7097B">
      <w:pPr>
        <w:rPr>
          <w:iCs/>
          <w:lang w:val="en-US" w:eastAsia="x-none"/>
        </w:rPr>
      </w:pPr>
      <w:hyperlink r:id="rId1457" w:history="1">
        <w:r>
          <w:rPr>
            <w:rStyle w:val="Hyperlink"/>
            <w:iCs/>
            <w:lang w:val="en-US" w:eastAsia="x-none"/>
          </w:rPr>
          <w:t>R1-2404502</w:t>
        </w:r>
      </w:hyperlink>
      <w:r w:rsidR="00D7097B" w:rsidRPr="00D7097B">
        <w:rPr>
          <w:iCs/>
          <w:lang w:val="en-US" w:eastAsia="x-none"/>
        </w:rPr>
        <w:tab/>
        <w:t>General aspects of physical layer design for Ambient IoT</w:t>
      </w:r>
      <w:r w:rsidR="00D7097B" w:rsidRPr="00D7097B">
        <w:rPr>
          <w:iCs/>
          <w:lang w:val="en-US" w:eastAsia="x-none"/>
        </w:rPr>
        <w:tab/>
        <w:t>Sony</w:t>
      </w:r>
    </w:p>
    <w:p w14:paraId="6AE4E5E8" w14:textId="761F7B7C" w:rsidR="00D7097B" w:rsidRPr="00D7097B" w:rsidRDefault="006F79AF" w:rsidP="00D7097B">
      <w:pPr>
        <w:rPr>
          <w:iCs/>
          <w:lang w:val="en-US" w:eastAsia="x-none"/>
        </w:rPr>
      </w:pPr>
      <w:hyperlink r:id="rId1458" w:history="1">
        <w:r>
          <w:rPr>
            <w:rStyle w:val="Hyperlink"/>
            <w:iCs/>
            <w:lang w:val="en-US" w:eastAsia="x-none"/>
          </w:rPr>
          <w:t>R1-2404556</w:t>
        </w:r>
      </w:hyperlink>
      <w:r w:rsidR="00D7097B" w:rsidRPr="00D7097B">
        <w:rPr>
          <w:iCs/>
          <w:lang w:val="en-US" w:eastAsia="x-none"/>
        </w:rPr>
        <w:tab/>
        <w:t>Discussion on general aspects of physical layer design for Ambient IoT</w:t>
      </w:r>
      <w:r w:rsidR="00D7097B" w:rsidRPr="00D7097B">
        <w:rPr>
          <w:iCs/>
          <w:lang w:val="en-US" w:eastAsia="x-none"/>
        </w:rPr>
        <w:tab/>
        <w:t>ZTE, Sanechips</w:t>
      </w:r>
    </w:p>
    <w:p w14:paraId="6A54DC88" w14:textId="4E7EFBB4" w:rsidR="00D7097B" w:rsidRPr="00D7097B" w:rsidRDefault="006F79AF" w:rsidP="00D7097B">
      <w:pPr>
        <w:rPr>
          <w:iCs/>
          <w:lang w:val="en-US" w:eastAsia="x-none"/>
        </w:rPr>
      </w:pPr>
      <w:hyperlink r:id="rId1459" w:history="1">
        <w:r>
          <w:rPr>
            <w:rStyle w:val="Hyperlink"/>
            <w:iCs/>
            <w:lang w:val="en-US" w:eastAsia="x-none"/>
          </w:rPr>
          <w:t>R1-2404592</w:t>
        </w:r>
      </w:hyperlink>
      <w:r w:rsidR="00D7097B" w:rsidRPr="00D7097B">
        <w:rPr>
          <w:iCs/>
          <w:lang w:val="en-US" w:eastAsia="x-none"/>
        </w:rPr>
        <w:tab/>
        <w:t>Consideration on general aspects of physical layer</w:t>
      </w:r>
      <w:r w:rsidR="00D7097B" w:rsidRPr="00D7097B">
        <w:rPr>
          <w:iCs/>
          <w:lang w:val="en-US" w:eastAsia="x-none"/>
        </w:rPr>
        <w:tab/>
        <w:t>Fujitsu</w:t>
      </w:r>
    </w:p>
    <w:p w14:paraId="549D32EF" w14:textId="212426B3" w:rsidR="00D7097B" w:rsidRPr="00D7097B" w:rsidRDefault="006F79AF" w:rsidP="00D7097B">
      <w:pPr>
        <w:rPr>
          <w:iCs/>
          <w:lang w:val="en-US" w:eastAsia="x-none"/>
        </w:rPr>
      </w:pPr>
      <w:hyperlink r:id="rId1460" w:history="1">
        <w:r>
          <w:rPr>
            <w:rStyle w:val="Hyperlink"/>
            <w:iCs/>
            <w:lang w:val="en-US" w:eastAsia="x-none"/>
          </w:rPr>
          <w:t>R1-2404620</w:t>
        </w:r>
      </w:hyperlink>
      <w:r w:rsidR="00D7097B" w:rsidRPr="00D7097B">
        <w:rPr>
          <w:iCs/>
          <w:lang w:val="en-US" w:eastAsia="x-none"/>
        </w:rPr>
        <w:tab/>
        <w:t>Discussion on physical layer design of Ambient IoT</w:t>
      </w:r>
      <w:r w:rsidR="00D7097B" w:rsidRPr="00D7097B">
        <w:rPr>
          <w:iCs/>
          <w:lang w:val="en-US" w:eastAsia="x-none"/>
        </w:rPr>
        <w:tab/>
        <w:t>Xiaomi</w:t>
      </w:r>
    </w:p>
    <w:p w14:paraId="2DB7D963" w14:textId="6D65E3EA" w:rsidR="00D7097B" w:rsidRPr="00D7097B" w:rsidRDefault="006F79AF" w:rsidP="00D7097B">
      <w:pPr>
        <w:rPr>
          <w:iCs/>
          <w:lang w:val="en-US" w:eastAsia="x-none"/>
        </w:rPr>
      </w:pPr>
      <w:hyperlink r:id="rId1461" w:history="1">
        <w:r>
          <w:rPr>
            <w:rStyle w:val="Hyperlink"/>
            <w:iCs/>
            <w:lang w:val="en-US" w:eastAsia="x-none"/>
          </w:rPr>
          <w:t>R1-2404674</w:t>
        </w:r>
      </w:hyperlink>
      <w:r w:rsidR="00D7097B" w:rsidRPr="00D7097B">
        <w:rPr>
          <w:iCs/>
          <w:lang w:val="en-US" w:eastAsia="x-none"/>
        </w:rPr>
        <w:tab/>
        <w:t>Discussion on general aspects of ambient IoT physical layer design</w:t>
      </w:r>
      <w:r w:rsidR="00D7097B" w:rsidRPr="00D7097B">
        <w:rPr>
          <w:iCs/>
          <w:lang w:val="en-US" w:eastAsia="x-none"/>
        </w:rPr>
        <w:tab/>
        <w:t>NEC</w:t>
      </w:r>
    </w:p>
    <w:p w14:paraId="011B6749" w14:textId="480A47BA" w:rsidR="00D7097B" w:rsidRPr="00D7097B" w:rsidRDefault="006F79AF" w:rsidP="00D7097B">
      <w:pPr>
        <w:rPr>
          <w:iCs/>
          <w:lang w:val="en-US" w:eastAsia="x-none"/>
        </w:rPr>
      </w:pPr>
      <w:hyperlink r:id="rId1462" w:history="1">
        <w:r>
          <w:rPr>
            <w:rStyle w:val="Hyperlink"/>
            <w:iCs/>
            <w:lang w:val="en-US" w:eastAsia="x-none"/>
          </w:rPr>
          <w:t>R1-2404743</w:t>
        </w:r>
      </w:hyperlink>
      <w:r w:rsidR="00D7097B" w:rsidRPr="00D7097B">
        <w:rPr>
          <w:iCs/>
          <w:lang w:val="en-US" w:eastAsia="x-none"/>
        </w:rPr>
        <w:tab/>
        <w:t>General aspects of physical layer design for Ambient IoT</w:t>
      </w:r>
      <w:r w:rsidR="00D7097B" w:rsidRPr="00D7097B">
        <w:rPr>
          <w:iCs/>
          <w:lang w:val="en-US" w:eastAsia="x-none"/>
        </w:rPr>
        <w:tab/>
        <w:t>Panasonic</w:t>
      </w:r>
    </w:p>
    <w:p w14:paraId="13561777" w14:textId="3CE077C9" w:rsidR="00D7097B" w:rsidRPr="00D7097B" w:rsidRDefault="006F79AF" w:rsidP="00D7097B">
      <w:pPr>
        <w:rPr>
          <w:iCs/>
          <w:lang w:val="en-US" w:eastAsia="x-none"/>
        </w:rPr>
      </w:pPr>
      <w:hyperlink r:id="rId1463" w:history="1">
        <w:r>
          <w:rPr>
            <w:rStyle w:val="Hyperlink"/>
            <w:iCs/>
            <w:lang w:val="en-US" w:eastAsia="x-none"/>
          </w:rPr>
          <w:t>R1-2404775</w:t>
        </w:r>
      </w:hyperlink>
      <w:r w:rsidR="00D7097B" w:rsidRPr="00D7097B">
        <w:rPr>
          <w:iCs/>
          <w:lang w:val="en-US" w:eastAsia="x-none"/>
        </w:rPr>
        <w:tab/>
        <w:t>Discussion on general aspects of physical layer design</w:t>
      </w:r>
      <w:r w:rsidR="00D7097B" w:rsidRPr="00D7097B">
        <w:rPr>
          <w:iCs/>
          <w:lang w:val="en-US" w:eastAsia="x-none"/>
        </w:rPr>
        <w:tab/>
        <w:t>ETRI</w:t>
      </w:r>
    </w:p>
    <w:p w14:paraId="68CEEFB2" w14:textId="389391B3" w:rsidR="00D7097B" w:rsidRPr="00D7097B" w:rsidRDefault="006F79AF" w:rsidP="00D7097B">
      <w:pPr>
        <w:rPr>
          <w:iCs/>
          <w:lang w:val="en-US" w:eastAsia="x-none"/>
        </w:rPr>
      </w:pPr>
      <w:hyperlink r:id="rId1464" w:history="1">
        <w:r>
          <w:rPr>
            <w:rStyle w:val="Hyperlink"/>
            <w:iCs/>
            <w:lang w:val="en-US" w:eastAsia="x-none"/>
          </w:rPr>
          <w:t>R1-2404870</w:t>
        </w:r>
      </w:hyperlink>
      <w:r w:rsidR="00D7097B" w:rsidRPr="00D7097B">
        <w:rPr>
          <w:iCs/>
          <w:lang w:val="en-US" w:eastAsia="x-none"/>
        </w:rPr>
        <w:tab/>
        <w:t>Discussion on general aspects of physical layer design of A-IoT communication</w:t>
      </w:r>
      <w:r w:rsidR="00D7097B" w:rsidRPr="00D7097B">
        <w:rPr>
          <w:iCs/>
          <w:lang w:val="en-US" w:eastAsia="x-none"/>
        </w:rPr>
        <w:tab/>
        <w:t>OPPO</w:t>
      </w:r>
    </w:p>
    <w:p w14:paraId="65CE5F3C" w14:textId="538BDF29" w:rsidR="00D7097B" w:rsidRPr="00D7097B" w:rsidRDefault="006F79AF" w:rsidP="00D7097B">
      <w:pPr>
        <w:rPr>
          <w:iCs/>
          <w:lang w:val="en-US" w:eastAsia="x-none"/>
        </w:rPr>
      </w:pPr>
      <w:hyperlink r:id="rId1465" w:history="1">
        <w:r>
          <w:rPr>
            <w:rStyle w:val="Hyperlink"/>
            <w:iCs/>
            <w:lang w:val="en-US" w:eastAsia="x-none"/>
          </w:rPr>
          <w:t>R1-2404890</w:t>
        </w:r>
      </w:hyperlink>
      <w:r w:rsidR="00D7097B" w:rsidRPr="00D7097B">
        <w:rPr>
          <w:iCs/>
          <w:lang w:val="en-US" w:eastAsia="x-none"/>
        </w:rPr>
        <w:tab/>
        <w:t>General aspects of Ambient IoT physical layer design</w:t>
      </w:r>
      <w:r w:rsidR="00D7097B" w:rsidRPr="00D7097B">
        <w:rPr>
          <w:iCs/>
          <w:lang w:val="en-US" w:eastAsia="x-none"/>
        </w:rPr>
        <w:tab/>
        <w:t>LG Electronics</w:t>
      </w:r>
    </w:p>
    <w:p w14:paraId="3928619B" w14:textId="47E2DC41" w:rsidR="00D7097B" w:rsidRPr="00D7097B" w:rsidRDefault="006F79AF" w:rsidP="00D7097B">
      <w:pPr>
        <w:rPr>
          <w:iCs/>
          <w:lang w:val="en-US" w:eastAsia="x-none"/>
        </w:rPr>
      </w:pPr>
      <w:hyperlink r:id="rId1466" w:history="1">
        <w:r>
          <w:rPr>
            <w:rStyle w:val="Hyperlink"/>
            <w:iCs/>
            <w:lang w:val="en-US" w:eastAsia="x-none"/>
          </w:rPr>
          <w:t>R1-2404941</w:t>
        </w:r>
      </w:hyperlink>
      <w:r w:rsidR="00D7097B" w:rsidRPr="00D7097B">
        <w:rPr>
          <w:iCs/>
          <w:lang w:val="en-US" w:eastAsia="x-none"/>
        </w:rPr>
        <w:tab/>
        <w:t>Discussion on the physical layer design aspects for Ambient IoT devices</w:t>
      </w:r>
      <w:r w:rsidR="00D7097B" w:rsidRPr="00D7097B">
        <w:rPr>
          <w:iCs/>
          <w:lang w:val="en-US" w:eastAsia="x-none"/>
        </w:rPr>
        <w:tab/>
        <w:t>Lenovo</w:t>
      </w:r>
    </w:p>
    <w:p w14:paraId="5D3544DC" w14:textId="1552D6C1" w:rsidR="00D7097B" w:rsidRPr="00D7097B" w:rsidRDefault="006F79AF" w:rsidP="00D7097B">
      <w:pPr>
        <w:rPr>
          <w:iCs/>
          <w:lang w:val="en-US" w:eastAsia="x-none"/>
        </w:rPr>
      </w:pPr>
      <w:hyperlink r:id="rId1467" w:history="1">
        <w:r>
          <w:rPr>
            <w:rStyle w:val="Hyperlink"/>
            <w:iCs/>
            <w:lang w:val="en-US" w:eastAsia="x-none"/>
          </w:rPr>
          <w:t>R1-2404959</w:t>
        </w:r>
      </w:hyperlink>
      <w:r w:rsidR="00D7097B" w:rsidRPr="00D7097B">
        <w:rPr>
          <w:iCs/>
          <w:lang w:val="en-US" w:eastAsia="x-none"/>
        </w:rPr>
        <w:tab/>
        <w:t>Discussion on general aspects of physical layer design for Ambient IoT</w:t>
      </w:r>
      <w:r w:rsidR="00D7097B" w:rsidRPr="00D7097B">
        <w:rPr>
          <w:iCs/>
          <w:lang w:val="en-US" w:eastAsia="x-none"/>
        </w:rPr>
        <w:tab/>
        <w:t>InterDigital, Inc.</w:t>
      </w:r>
    </w:p>
    <w:p w14:paraId="5F9F85AF" w14:textId="66EE9C11" w:rsidR="00D7097B" w:rsidRPr="00D7097B" w:rsidRDefault="006F79AF" w:rsidP="00D7097B">
      <w:pPr>
        <w:rPr>
          <w:iCs/>
          <w:lang w:val="en-US" w:eastAsia="x-none"/>
        </w:rPr>
      </w:pPr>
      <w:hyperlink r:id="rId1468" w:history="1">
        <w:r>
          <w:rPr>
            <w:rStyle w:val="Hyperlink"/>
            <w:iCs/>
            <w:lang w:val="en-US" w:eastAsia="x-none"/>
          </w:rPr>
          <w:t>R1-2404962</w:t>
        </w:r>
      </w:hyperlink>
      <w:r w:rsidR="00D7097B" w:rsidRPr="00D7097B">
        <w:rPr>
          <w:iCs/>
          <w:lang w:val="en-US" w:eastAsia="x-none"/>
        </w:rPr>
        <w:tab/>
        <w:t>Discussion on general aspects of physical layer design</w:t>
      </w:r>
      <w:r w:rsidR="00D7097B" w:rsidRPr="00D7097B">
        <w:rPr>
          <w:iCs/>
          <w:lang w:val="en-US" w:eastAsia="x-none"/>
        </w:rPr>
        <w:tab/>
        <w:t>Sharp</w:t>
      </w:r>
    </w:p>
    <w:p w14:paraId="05D87BA5" w14:textId="61449B51" w:rsidR="00D7097B" w:rsidRPr="00D7097B" w:rsidRDefault="006F79AF" w:rsidP="00D7097B">
      <w:pPr>
        <w:rPr>
          <w:iCs/>
          <w:lang w:val="en-US" w:eastAsia="x-none"/>
        </w:rPr>
      </w:pPr>
      <w:hyperlink r:id="rId1469" w:history="1">
        <w:r>
          <w:rPr>
            <w:rStyle w:val="Hyperlink"/>
            <w:iCs/>
            <w:lang w:val="en-US" w:eastAsia="x-none"/>
          </w:rPr>
          <w:t>R1-2405044</w:t>
        </w:r>
      </w:hyperlink>
      <w:r w:rsidR="00D7097B" w:rsidRPr="00D7097B">
        <w:rPr>
          <w:iCs/>
          <w:lang w:val="en-US" w:eastAsia="x-none"/>
        </w:rPr>
        <w:tab/>
        <w:t>Study on general aspects of physical layer design for Ambient IoT</w:t>
      </w:r>
      <w:r w:rsidR="00D7097B" w:rsidRPr="00D7097B">
        <w:rPr>
          <w:iCs/>
          <w:lang w:val="en-US" w:eastAsia="x-none"/>
        </w:rPr>
        <w:tab/>
        <w:t>NTT DOCOMO, INC.</w:t>
      </w:r>
    </w:p>
    <w:p w14:paraId="5D0C2016" w14:textId="318B2698" w:rsidR="00D7097B" w:rsidRPr="00D7097B" w:rsidRDefault="006F79AF" w:rsidP="00D7097B">
      <w:pPr>
        <w:rPr>
          <w:iCs/>
          <w:lang w:val="en-US" w:eastAsia="x-none"/>
        </w:rPr>
      </w:pPr>
      <w:hyperlink r:id="rId1470" w:history="1">
        <w:r>
          <w:rPr>
            <w:rStyle w:val="Hyperlink"/>
            <w:iCs/>
            <w:lang w:val="en-US" w:eastAsia="x-none"/>
          </w:rPr>
          <w:t>R1-2405078</w:t>
        </w:r>
      </w:hyperlink>
      <w:r w:rsidR="00D7097B" w:rsidRPr="00D7097B">
        <w:rPr>
          <w:iCs/>
          <w:lang w:val="en-US" w:eastAsia="x-none"/>
        </w:rPr>
        <w:tab/>
        <w:t>General aspects of physical layer design</w:t>
      </w:r>
      <w:r w:rsidR="00D7097B" w:rsidRPr="00D7097B">
        <w:rPr>
          <w:iCs/>
          <w:lang w:val="en-US" w:eastAsia="x-none"/>
        </w:rPr>
        <w:tab/>
        <w:t>MediaTek Inc.</w:t>
      </w:r>
    </w:p>
    <w:p w14:paraId="3537E035" w14:textId="525A20B7" w:rsidR="00D7097B" w:rsidRPr="00D7097B" w:rsidRDefault="006F79AF" w:rsidP="00D7097B">
      <w:pPr>
        <w:rPr>
          <w:iCs/>
          <w:lang w:val="en-US" w:eastAsia="x-none"/>
        </w:rPr>
      </w:pPr>
      <w:hyperlink r:id="rId1471" w:history="1">
        <w:r>
          <w:rPr>
            <w:rStyle w:val="Hyperlink"/>
            <w:iCs/>
            <w:lang w:val="en-US" w:eastAsia="x-none"/>
          </w:rPr>
          <w:t>R1-2405124</w:t>
        </w:r>
      </w:hyperlink>
      <w:r w:rsidR="00D7097B" w:rsidRPr="00D7097B">
        <w:rPr>
          <w:iCs/>
          <w:lang w:val="en-US" w:eastAsia="x-none"/>
        </w:rPr>
        <w:tab/>
        <w:t>Discussions on general aspects of physical layer design for Ambient IoT</w:t>
      </w:r>
      <w:r w:rsidR="00D7097B" w:rsidRPr="00D7097B">
        <w:rPr>
          <w:iCs/>
          <w:lang w:val="en-US" w:eastAsia="x-none"/>
        </w:rPr>
        <w:tab/>
        <w:t>Ruijie Networks Co. Ltd</w:t>
      </w:r>
    </w:p>
    <w:p w14:paraId="3BA12087" w14:textId="57249F38" w:rsidR="00D7097B" w:rsidRPr="00D7097B" w:rsidRDefault="006F79AF" w:rsidP="00D7097B">
      <w:pPr>
        <w:rPr>
          <w:iCs/>
          <w:lang w:val="en-US" w:eastAsia="x-none"/>
        </w:rPr>
      </w:pPr>
      <w:hyperlink r:id="rId1472" w:history="1">
        <w:r>
          <w:rPr>
            <w:rStyle w:val="Hyperlink"/>
            <w:iCs/>
            <w:lang w:val="en-US" w:eastAsia="x-none"/>
          </w:rPr>
          <w:t>R1-2405157</w:t>
        </w:r>
      </w:hyperlink>
      <w:r w:rsidR="00D7097B" w:rsidRPr="00D7097B">
        <w:rPr>
          <w:iCs/>
          <w:lang w:val="en-US" w:eastAsia="x-none"/>
        </w:rPr>
        <w:tab/>
        <w:t>General aspects of physical layer design</w:t>
      </w:r>
      <w:r w:rsidR="00D7097B" w:rsidRPr="00D7097B">
        <w:rPr>
          <w:iCs/>
          <w:lang w:val="en-US" w:eastAsia="x-none"/>
        </w:rPr>
        <w:tab/>
        <w:t>Qualcomm Incorporated</w:t>
      </w:r>
    </w:p>
    <w:p w14:paraId="2F69BBA0" w14:textId="773EEC92" w:rsidR="00D7097B" w:rsidRPr="00D7097B" w:rsidRDefault="006F79AF" w:rsidP="00D7097B">
      <w:pPr>
        <w:rPr>
          <w:iCs/>
          <w:lang w:val="en-US" w:eastAsia="x-none"/>
        </w:rPr>
      </w:pPr>
      <w:hyperlink r:id="rId1473" w:history="1">
        <w:r>
          <w:rPr>
            <w:rStyle w:val="Hyperlink"/>
            <w:iCs/>
            <w:lang w:val="en-US" w:eastAsia="x-none"/>
          </w:rPr>
          <w:t>R1-2405216</w:t>
        </w:r>
      </w:hyperlink>
      <w:r w:rsidR="00D7097B" w:rsidRPr="00D7097B">
        <w:rPr>
          <w:iCs/>
          <w:lang w:val="en-US" w:eastAsia="x-none"/>
        </w:rPr>
        <w:tab/>
        <w:t>Discussion on physical layer design for Ambient IoT</w:t>
      </w:r>
      <w:r w:rsidR="00D7097B" w:rsidRPr="00D7097B">
        <w:rPr>
          <w:iCs/>
          <w:lang w:val="en-US" w:eastAsia="x-none"/>
        </w:rPr>
        <w:tab/>
        <w:t>Comba</w:t>
      </w:r>
    </w:p>
    <w:p w14:paraId="064FC823" w14:textId="7187EA93" w:rsidR="00D7097B" w:rsidRPr="00D7097B" w:rsidRDefault="006F79AF" w:rsidP="00D7097B">
      <w:pPr>
        <w:rPr>
          <w:iCs/>
          <w:lang w:val="en-US" w:eastAsia="x-none"/>
        </w:rPr>
      </w:pPr>
      <w:hyperlink r:id="rId1474" w:history="1">
        <w:r>
          <w:rPr>
            <w:rStyle w:val="Hyperlink"/>
            <w:iCs/>
            <w:lang w:val="en-US" w:eastAsia="x-none"/>
          </w:rPr>
          <w:t>R1-2405224</w:t>
        </w:r>
      </w:hyperlink>
      <w:r w:rsidR="00D7097B" w:rsidRPr="00D7097B">
        <w:rPr>
          <w:iCs/>
          <w:lang w:val="en-US" w:eastAsia="x-none"/>
        </w:rPr>
        <w:tab/>
        <w:t>General aspects of physical layer design for Ambient IoT</w:t>
      </w:r>
      <w:r w:rsidR="00D7097B" w:rsidRPr="00D7097B">
        <w:rPr>
          <w:iCs/>
          <w:lang w:val="en-US" w:eastAsia="x-none"/>
        </w:rPr>
        <w:tab/>
        <w:t>ITL</w:t>
      </w:r>
    </w:p>
    <w:p w14:paraId="3DBDA67B" w14:textId="0A4D7772" w:rsidR="00D7097B" w:rsidRPr="00D7097B" w:rsidRDefault="006F79AF" w:rsidP="00D7097B">
      <w:pPr>
        <w:rPr>
          <w:iCs/>
          <w:lang w:val="en-US" w:eastAsia="x-none"/>
        </w:rPr>
      </w:pPr>
      <w:hyperlink r:id="rId1475" w:history="1">
        <w:r>
          <w:rPr>
            <w:rStyle w:val="Hyperlink"/>
            <w:iCs/>
            <w:lang w:val="en-US" w:eastAsia="x-none"/>
          </w:rPr>
          <w:t>R1-2405242</w:t>
        </w:r>
      </w:hyperlink>
      <w:r w:rsidR="00D7097B" w:rsidRPr="00D7097B">
        <w:rPr>
          <w:iCs/>
          <w:lang w:val="en-US" w:eastAsia="x-none"/>
        </w:rPr>
        <w:tab/>
        <w:t>Discussion on General aspects of physical layer design</w:t>
      </w:r>
      <w:r w:rsidR="00D7097B" w:rsidRPr="00D7097B">
        <w:rPr>
          <w:iCs/>
          <w:lang w:val="en-US" w:eastAsia="x-none"/>
        </w:rPr>
        <w:tab/>
        <w:t>CEWiT</w:t>
      </w:r>
    </w:p>
    <w:p w14:paraId="2FA88644" w14:textId="2FA0F237" w:rsidR="00D7097B" w:rsidRPr="00D7097B" w:rsidRDefault="006F79AF" w:rsidP="00D7097B">
      <w:pPr>
        <w:rPr>
          <w:iCs/>
          <w:lang w:val="en-US" w:eastAsia="x-none"/>
        </w:rPr>
      </w:pPr>
      <w:hyperlink r:id="rId1476" w:history="1">
        <w:r>
          <w:rPr>
            <w:rStyle w:val="Hyperlink"/>
            <w:iCs/>
            <w:lang w:val="en-US" w:eastAsia="x-none"/>
          </w:rPr>
          <w:t>R1-2405269</w:t>
        </w:r>
      </w:hyperlink>
      <w:r w:rsidR="00D7097B" w:rsidRPr="00D7097B">
        <w:rPr>
          <w:iCs/>
          <w:lang w:val="en-US" w:eastAsia="x-none"/>
        </w:rPr>
        <w:tab/>
        <w:t>Ambient IoT – General aspects of physical layer design, performance for uplink modulation</w:t>
      </w:r>
      <w:r w:rsidR="00D7097B" w:rsidRPr="00D7097B">
        <w:rPr>
          <w:iCs/>
          <w:lang w:val="en-US" w:eastAsia="x-none"/>
        </w:rPr>
        <w:tab/>
        <w:t>Wiliot Ltd.</w:t>
      </w:r>
    </w:p>
    <w:p w14:paraId="6F33A06A" w14:textId="708D7B33" w:rsidR="00D7097B" w:rsidRDefault="006F79AF" w:rsidP="00D7097B">
      <w:pPr>
        <w:rPr>
          <w:iCs/>
          <w:lang w:val="en-US" w:eastAsia="x-none"/>
        </w:rPr>
      </w:pPr>
      <w:hyperlink r:id="rId1477" w:history="1">
        <w:r>
          <w:rPr>
            <w:rStyle w:val="Hyperlink"/>
            <w:iCs/>
            <w:lang w:val="en-US" w:eastAsia="x-none"/>
          </w:rPr>
          <w:t>R1-2405298</w:t>
        </w:r>
      </w:hyperlink>
      <w:r w:rsidR="00D7097B" w:rsidRPr="00D7097B">
        <w:rPr>
          <w:iCs/>
          <w:lang w:val="en-US" w:eastAsia="x-none"/>
        </w:rPr>
        <w:tab/>
        <w:t>Discussion on General aspects of physical layer design for AIoT</w:t>
      </w:r>
      <w:r w:rsidR="00D7097B" w:rsidRPr="00D7097B">
        <w:rPr>
          <w:iCs/>
          <w:lang w:val="en-US" w:eastAsia="x-none"/>
        </w:rPr>
        <w:tab/>
        <w:t>IIT Kanpur, Indian Institute of Tech (M)</w:t>
      </w:r>
    </w:p>
    <w:p w14:paraId="21C39501" w14:textId="77777777" w:rsidR="00340436" w:rsidRDefault="00340436" w:rsidP="00D7097B">
      <w:pPr>
        <w:rPr>
          <w:iCs/>
          <w:lang w:val="en-US" w:eastAsia="x-none"/>
        </w:rPr>
      </w:pPr>
    </w:p>
    <w:p w14:paraId="39C3D772" w14:textId="0C4E1C9B" w:rsidR="00340436" w:rsidRPr="00340436" w:rsidRDefault="006F79AF" w:rsidP="00340436">
      <w:pPr>
        <w:rPr>
          <w:b/>
          <w:iCs/>
          <w:lang w:val="en-US" w:eastAsia="x-none"/>
        </w:rPr>
      </w:pPr>
      <w:hyperlink r:id="rId1478" w:history="1">
        <w:r>
          <w:rPr>
            <w:rStyle w:val="Hyperlink"/>
            <w:b/>
            <w:iCs/>
            <w:lang w:val="en-US" w:eastAsia="x-none"/>
          </w:rPr>
          <w:t>R1-2405439</w:t>
        </w:r>
      </w:hyperlink>
      <w:r w:rsidR="00340436" w:rsidRPr="00340436">
        <w:rPr>
          <w:b/>
          <w:iCs/>
          <w:lang w:val="en-US" w:eastAsia="x-none"/>
        </w:rPr>
        <w:tab/>
        <w:t>Feature Lead Summary #1 for 9.4.2.1: “Ambient IoT – General aspects of physical layer design”</w:t>
      </w:r>
      <w:r w:rsidR="00340436" w:rsidRPr="00340436">
        <w:rPr>
          <w:b/>
          <w:iCs/>
          <w:lang w:val="en-US" w:eastAsia="x-none"/>
        </w:rPr>
        <w:tab/>
        <w:t>Moderator (Huawei)</w:t>
      </w:r>
    </w:p>
    <w:p w14:paraId="401D2F37" w14:textId="219A3906" w:rsidR="00340436" w:rsidRDefault="00340436" w:rsidP="00340436">
      <w:pPr>
        <w:rPr>
          <w:iCs/>
          <w:lang w:val="en-US" w:eastAsia="x-none"/>
        </w:rPr>
      </w:pPr>
      <w:r>
        <w:rPr>
          <w:iCs/>
          <w:lang w:val="en-US" w:eastAsia="x-none"/>
        </w:rPr>
        <w:lastRenderedPageBreak/>
        <w:t>From Tuesday session</w:t>
      </w:r>
    </w:p>
    <w:p w14:paraId="3AA93529" w14:textId="77777777" w:rsidR="00340436" w:rsidRPr="00987FA3" w:rsidRDefault="00340436" w:rsidP="00340436">
      <w:pPr>
        <w:jc w:val="both"/>
        <w:rPr>
          <w:rFonts w:eastAsia="DengXian"/>
          <w:bCs/>
          <w:szCs w:val="20"/>
          <w:lang w:eastAsia="zh-CN"/>
        </w:rPr>
      </w:pPr>
      <w:r w:rsidRPr="00987FA3">
        <w:rPr>
          <w:rFonts w:eastAsia="DengXian"/>
          <w:bCs/>
          <w:szCs w:val="20"/>
          <w:highlight w:val="green"/>
          <w:lang w:eastAsia="zh-CN"/>
        </w:rPr>
        <w:t>Agreement</w:t>
      </w:r>
    </w:p>
    <w:p w14:paraId="08693A1E" w14:textId="77777777" w:rsidR="00340436" w:rsidRPr="00987FA3" w:rsidRDefault="00340436" w:rsidP="00340436">
      <w:pPr>
        <w:jc w:val="both"/>
        <w:rPr>
          <w:rFonts w:eastAsia="DengXian"/>
          <w:bCs/>
          <w:szCs w:val="20"/>
          <w:lang w:eastAsia="zh-CN"/>
        </w:rPr>
      </w:pPr>
      <w:r w:rsidRPr="00987FA3">
        <w:rPr>
          <w:rFonts w:eastAsia="DengXian"/>
          <w:bCs/>
          <w:szCs w:val="20"/>
          <w:lang w:eastAsia="zh-CN"/>
        </w:rPr>
        <w:t>Study the following regarding CP location/length determination for Method Type 1:</w:t>
      </w:r>
    </w:p>
    <w:p w14:paraId="47E74AAB" w14:textId="77777777" w:rsidR="00340436" w:rsidRPr="00987FA3" w:rsidRDefault="00340436" w:rsidP="00311060">
      <w:pPr>
        <w:numPr>
          <w:ilvl w:val="0"/>
          <w:numId w:val="162"/>
        </w:numPr>
        <w:jc w:val="both"/>
      </w:pPr>
      <w:r w:rsidRPr="00987FA3">
        <w:t>Alt 1: Device assumes same CP length for each OFDM symbol, i.e. does not distinguish exact CP length among different OFDM symbols</w:t>
      </w:r>
    </w:p>
    <w:p w14:paraId="0F285DB0" w14:textId="77777777" w:rsidR="00340436" w:rsidRPr="00987FA3" w:rsidRDefault="00340436" w:rsidP="00311060">
      <w:pPr>
        <w:numPr>
          <w:ilvl w:val="0"/>
          <w:numId w:val="162"/>
        </w:numPr>
        <w:jc w:val="both"/>
      </w:pPr>
      <w:r w:rsidRPr="00987FA3">
        <w:t>Alt 2: duration between transition edges is utilized by device to determine CP location/length, i.e. if the duration appears to be invalid based on known chip duration</w:t>
      </w:r>
    </w:p>
    <w:p w14:paraId="1A9EDB11" w14:textId="77777777" w:rsidR="00340436" w:rsidRPr="00987FA3" w:rsidRDefault="00340436" w:rsidP="00340436">
      <w:pPr>
        <w:rPr>
          <w:lang w:eastAsia="zh-CN"/>
        </w:rPr>
      </w:pPr>
      <w:r w:rsidRPr="00987FA3">
        <w:rPr>
          <w:lang w:eastAsia="zh-CN"/>
        </w:rPr>
        <w:t>Companies are encouraged to clarify the CP removal method used and implementation aspects for the device</w:t>
      </w:r>
    </w:p>
    <w:p w14:paraId="5B46E282" w14:textId="77777777" w:rsidR="00340436" w:rsidRPr="00987FA3" w:rsidRDefault="00340436" w:rsidP="00340436">
      <w:pPr>
        <w:rPr>
          <w:lang w:eastAsia="zh-CN"/>
        </w:rPr>
      </w:pPr>
      <w:r w:rsidRPr="00987FA3">
        <w:rPr>
          <w:lang w:eastAsia="zh-CN"/>
        </w:rPr>
        <w:t xml:space="preserve">Evaluations are encouraged to be performed for a small value of M, e.g. 4 and a large value of M, e.g. 24, at least by comparison to the case where the </w:t>
      </w:r>
      <w:r w:rsidRPr="00987FA3">
        <w:rPr>
          <w:rFonts w:eastAsia="DengXian"/>
          <w:bCs/>
          <w:szCs w:val="20"/>
          <w:lang w:eastAsia="zh-CN"/>
        </w:rPr>
        <w:t>CP length of each OFDM symbol is known by device</w:t>
      </w:r>
    </w:p>
    <w:p w14:paraId="496C6C11" w14:textId="77777777" w:rsidR="00340436" w:rsidRPr="00987FA3" w:rsidRDefault="00340436" w:rsidP="00340436">
      <w:pPr>
        <w:rPr>
          <w:lang w:eastAsia="zh-CN"/>
        </w:rPr>
      </w:pPr>
      <w:r w:rsidRPr="00987FA3">
        <w:rPr>
          <w:lang w:eastAsia="zh-CN"/>
        </w:rPr>
        <w:t>Companies should report the values of SFO, and SFO detection methods used in evaluations</w:t>
      </w:r>
    </w:p>
    <w:p w14:paraId="01A5C299" w14:textId="77777777" w:rsidR="00340436" w:rsidRDefault="00340436" w:rsidP="00340436">
      <w:pPr>
        <w:rPr>
          <w:iCs/>
          <w:lang w:val="en-US" w:eastAsia="x-none"/>
        </w:rPr>
      </w:pPr>
    </w:p>
    <w:p w14:paraId="4F2726D2" w14:textId="77777777" w:rsidR="00340436" w:rsidRPr="00987FA3" w:rsidRDefault="00340436" w:rsidP="00340436">
      <w:pPr>
        <w:jc w:val="both"/>
        <w:rPr>
          <w:rFonts w:eastAsia="DengXian"/>
          <w:bCs/>
          <w:szCs w:val="20"/>
          <w:lang w:eastAsia="zh-CN"/>
        </w:rPr>
      </w:pPr>
      <w:r w:rsidRPr="00987FA3">
        <w:rPr>
          <w:rFonts w:eastAsia="DengXian"/>
          <w:bCs/>
          <w:szCs w:val="20"/>
          <w:highlight w:val="green"/>
          <w:lang w:eastAsia="zh-CN"/>
        </w:rPr>
        <w:t>Agreement</w:t>
      </w:r>
    </w:p>
    <w:p w14:paraId="2C092BD2" w14:textId="77777777" w:rsidR="00340436" w:rsidRPr="00987FA3" w:rsidRDefault="00340436" w:rsidP="00340436">
      <w:pPr>
        <w:jc w:val="both"/>
        <w:rPr>
          <w:rFonts w:eastAsia="DengXian"/>
          <w:bCs/>
          <w:szCs w:val="20"/>
          <w:lang w:eastAsia="zh-CN"/>
        </w:rPr>
      </w:pPr>
      <w:r w:rsidRPr="00987FA3">
        <w:rPr>
          <w:rFonts w:eastAsia="DengXian"/>
          <w:bCs/>
          <w:szCs w:val="20"/>
          <w:lang w:eastAsia="zh-CN"/>
        </w:rPr>
        <w:t xml:space="preserve">Study the following options regarding subcarrier orthogonality for </w:t>
      </w:r>
      <w:r w:rsidRPr="00987FA3">
        <w:rPr>
          <w:rFonts w:eastAsia="SimSun"/>
          <w:lang w:eastAsia="zh-CN"/>
        </w:rPr>
        <w:t>Method Type 2</w:t>
      </w:r>
      <w:r w:rsidRPr="00987FA3">
        <w:rPr>
          <w:rFonts w:eastAsia="DengXian"/>
          <w:bCs/>
          <w:szCs w:val="20"/>
          <w:lang w:eastAsia="zh-CN"/>
        </w:rPr>
        <w:t>:</w:t>
      </w:r>
    </w:p>
    <w:p w14:paraId="76E2DAF2" w14:textId="77777777" w:rsidR="00340436" w:rsidRPr="00987FA3" w:rsidRDefault="00340436" w:rsidP="00311060">
      <w:pPr>
        <w:numPr>
          <w:ilvl w:val="0"/>
          <w:numId w:val="163"/>
        </w:numPr>
        <w:jc w:val="both"/>
        <w:rPr>
          <w:rFonts w:eastAsia="SimSun"/>
          <w:lang w:eastAsia="zh-CN"/>
        </w:rPr>
      </w:pPr>
      <w:r w:rsidRPr="00987FA3">
        <w:rPr>
          <w:rFonts w:eastAsia="SimSun"/>
          <w:lang w:eastAsia="zh-CN"/>
        </w:rPr>
        <w:t>Alt 1: Method Type 2 retains subcarrier orthogonality (i.e. CP copied from the end of an OFDM symbol)</w:t>
      </w:r>
    </w:p>
    <w:p w14:paraId="77F676F0" w14:textId="77777777" w:rsidR="00340436" w:rsidRPr="00987FA3" w:rsidRDefault="00340436" w:rsidP="00311060">
      <w:pPr>
        <w:numPr>
          <w:ilvl w:val="1"/>
          <w:numId w:val="163"/>
        </w:numPr>
        <w:jc w:val="both"/>
        <w:rPr>
          <w:rFonts w:eastAsia="SimSun"/>
          <w:lang w:eastAsia="zh-CN"/>
        </w:rPr>
      </w:pPr>
      <w:r w:rsidRPr="00987FA3">
        <w:rPr>
          <w:rFonts w:eastAsia="DengXian"/>
          <w:bCs/>
          <w:szCs w:val="20"/>
          <w:lang w:eastAsia="zh-CN"/>
        </w:rPr>
        <w:t>Alt 1</w:t>
      </w:r>
      <w:r w:rsidRPr="00987FA3">
        <w:rPr>
          <w:rFonts w:eastAsia="DengXian" w:hint="eastAsia"/>
          <w:bCs/>
          <w:szCs w:val="20"/>
          <w:lang w:eastAsia="zh-CN"/>
        </w:rPr>
        <w:t>-</w:t>
      </w:r>
      <w:r w:rsidRPr="00987FA3">
        <w:rPr>
          <w:rFonts w:eastAsia="DengXian"/>
          <w:bCs/>
          <w:szCs w:val="20"/>
          <w:lang w:eastAsia="zh-CN"/>
        </w:rPr>
        <w:t>1</w:t>
      </w:r>
      <w:r w:rsidRPr="00987FA3">
        <w:rPr>
          <w:rFonts w:eastAsia="DengXian" w:hint="eastAsia"/>
          <w:bCs/>
          <w:szCs w:val="20"/>
          <w:lang w:eastAsia="zh-CN"/>
        </w:rPr>
        <w:t>:</w:t>
      </w:r>
      <w:r w:rsidRPr="00987FA3">
        <w:rPr>
          <w:rFonts w:eastAsia="DengXian"/>
          <w:bCs/>
          <w:szCs w:val="20"/>
          <w:lang w:eastAsia="zh-CN"/>
        </w:rPr>
        <w:t xml:space="preserve"> </w:t>
      </w:r>
      <w:r w:rsidRPr="00987FA3">
        <w:rPr>
          <w:rFonts w:eastAsia="DengXian" w:hint="eastAsia"/>
          <w:bCs/>
          <w:szCs w:val="20"/>
          <w:lang w:eastAsia="zh-CN"/>
        </w:rPr>
        <w:t>The</w:t>
      </w:r>
      <w:r w:rsidRPr="00987FA3">
        <w:rPr>
          <w:rFonts w:eastAsia="DengXian"/>
          <w:bCs/>
          <w:szCs w:val="20"/>
          <w:lang w:eastAsia="zh-CN"/>
        </w:rPr>
        <w:t xml:space="preserve"> first OOK chip(s) and the last OOK chip(s) in an OFDM symbol are the same</w:t>
      </w:r>
    </w:p>
    <w:p w14:paraId="453DCD4C" w14:textId="77777777" w:rsidR="00340436" w:rsidRPr="00987FA3" w:rsidRDefault="00340436" w:rsidP="00311060">
      <w:pPr>
        <w:numPr>
          <w:ilvl w:val="2"/>
          <w:numId w:val="163"/>
        </w:numPr>
        <w:jc w:val="both"/>
        <w:rPr>
          <w:rFonts w:eastAsia="SimSun"/>
          <w:lang w:eastAsia="zh-CN"/>
        </w:rPr>
      </w:pPr>
      <w:r w:rsidRPr="00987FA3">
        <w:rPr>
          <w:rFonts w:eastAsia="SimSun" w:hint="eastAsia"/>
          <w:lang w:eastAsia="zh-CN"/>
        </w:rPr>
        <w:t>F</w:t>
      </w:r>
      <w:r w:rsidRPr="00987FA3">
        <w:rPr>
          <w:rFonts w:eastAsia="SimSun"/>
          <w:lang w:eastAsia="zh-CN"/>
        </w:rPr>
        <w:t>FS: whether this alternative applies if CP length is longer than the chip duration</w:t>
      </w:r>
    </w:p>
    <w:p w14:paraId="6EF9BD0A" w14:textId="77777777" w:rsidR="00340436" w:rsidRPr="00987FA3" w:rsidRDefault="00340436" w:rsidP="00311060">
      <w:pPr>
        <w:numPr>
          <w:ilvl w:val="1"/>
          <w:numId w:val="163"/>
        </w:numPr>
        <w:jc w:val="both"/>
        <w:rPr>
          <w:rFonts w:eastAsia="DengXian"/>
          <w:bCs/>
          <w:szCs w:val="20"/>
          <w:lang w:eastAsia="zh-CN"/>
        </w:rPr>
      </w:pPr>
      <w:r w:rsidRPr="00987FA3">
        <w:rPr>
          <w:rFonts w:eastAsia="DengXian"/>
          <w:bCs/>
          <w:szCs w:val="20"/>
          <w:lang w:eastAsia="zh-CN"/>
        </w:rPr>
        <w:t>Alt 1-2: Ensure a transition edge occurs only at the start or only at the end of the CP, and no transition edge occurs during the CP</w:t>
      </w:r>
    </w:p>
    <w:p w14:paraId="7DD62011" w14:textId="77777777" w:rsidR="00340436" w:rsidRPr="00987FA3" w:rsidRDefault="00340436" w:rsidP="00311060">
      <w:pPr>
        <w:numPr>
          <w:ilvl w:val="1"/>
          <w:numId w:val="163"/>
        </w:numPr>
        <w:jc w:val="both"/>
        <w:rPr>
          <w:rFonts w:eastAsia="DengXian"/>
          <w:bCs/>
          <w:szCs w:val="20"/>
          <w:lang w:eastAsia="zh-CN"/>
        </w:rPr>
      </w:pPr>
      <w:r w:rsidRPr="00987FA3">
        <w:rPr>
          <w:rFonts w:eastAsia="DengXian"/>
          <w:bCs/>
          <w:szCs w:val="20"/>
          <w:lang w:eastAsia="zh-CN"/>
        </w:rPr>
        <w:t>Other potential methods are not precluded</w:t>
      </w:r>
    </w:p>
    <w:p w14:paraId="1A991AB3" w14:textId="77777777" w:rsidR="00340436" w:rsidRPr="00987FA3" w:rsidRDefault="00340436" w:rsidP="00311060">
      <w:pPr>
        <w:numPr>
          <w:ilvl w:val="0"/>
          <w:numId w:val="163"/>
        </w:numPr>
        <w:jc w:val="both"/>
        <w:rPr>
          <w:rFonts w:eastAsia="SimSun"/>
          <w:lang w:eastAsia="zh-CN"/>
        </w:rPr>
      </w:pPr>
      <w:r w:rsidRPr="00987FA3">
        <w:rPr>
          <w:rFonts w:eastAsia="SimSun"/>
          <w:lang w:eastAsia="zh-CN"/>
        </w:rPr>
        <w:t>Alt 2: Method Type 2 does not retain subcarrier orthogonality</w:t>
      </w:r>
    </w:p>
    <w:p w14:paraId="265443B6" w14:textId="77777777" w:rsidR="00340436" w:rsidRPr="00987FA3" w:rsidRDefault="00340436" w:rsidP="00311060">
      <w:pPr>
        <w:numPr>
          <w:ilvl w:val="1"/>
          <w:numId w:val="163"/>
        </w:numPr>
        <w:jc w:val="both"/>
        <w:rPr>
          <w:rFonts w:eastAsia="SimSun"/>
          <w:lang w:eastAsia="zh-CN"/>
        </w:rPr>
      </w:pPr>
      <w:r w:rsidRPr="00987FA3">
        <w:rPr>
          <w:rFonts w:eastAsia="SimSun" w:hint="eastAsia"/>
          <w:lang w:eastAsia="zh-CN"/>
        </w:rPr>
        <w:t>P</w:t>
      </w:r>
      <w:r w:rsidRPr="00987FA3">
        <w:rPr>
          <w:rFonts w:eastAsia="SimSun"/>
          <w:lang w:eastAsia="zh-CN"/>
        </w:rPr>
        <w:t>roponents to bring further details to RAN1#118</w:t>
      </w:r>
    </w:p>
    <w:p w14:paraId="09B65BB0" w14:textId="77777777" w:rsidR="00340436" w:rsidRPr="00987FA3" w:rsidRDefault="00340436" w:rsidP="00311060">
      <w:pPr>
        <w:numPr>
          <w:ilvl w:val="0"/>
          <w:numId w:val="163"/>
        </w:numPr>
        <w:jc w:val="both"/>
        <w:rPr>
          <w:rFonts w:eastAsia="SimSun"/>
          <w:lang w:eastAsia="zh-CN"/>
        </w:rPr>
      </w:pPr>
      <w:r w:rsidRPr="00987FA3">
        <w:rPr>
          <w:rFonts w:eastAsia="SimSun"/>
          <w:lang w:eastAsia="zh-CN"/>
        </w:rPr>
        <w:t xml:space="preserve">Evaluations and discussions are encouraged to be performed for a small value of </w:t>
      </w:r>
      <w:r w:rsidRPr="00987FA3">
        <w:rPr>
          <w:rFonts w:eastAsia="SimSun"/>
          <w:i/>
          <w:iCs/>
          <w:lang w:eastAsia="zh-CN"/>
        </w:rPr>
        <w:t>M</w:t>
      </w:r>
      <w:r w:rsidRPr="00987FA3">
        <w:rPr>
          <w:rFonts w:eastAsia="SimSun"/>
          <w:lang w:eastAsia="zh-CN"/>
        </w:rPr>
        <w:t xml:space="preserve">, e.g. </w:t>
      </w:r>
      <w:r w:rsidRPr="00987FA3">
        <w:rPr>
          <w:rFonts w:eastAsia="SimSun"/>
          <w:i/>
          <w:iCs/>
          <w:lang w:eastAsia="zh-CN"/>
        </w:rPr>
        <w:t>M</w:t>
      </w:r>
      <w:r w:rsidRPr="00987FA3">
        <w:rPr>
          <w:rFonts w:eastAsia="SimSun"/>
          <w:lang w:eastAsia="zh-CN"/>
        </w:rPr>
        <w:t xml:space="preserve"> = 4 and a large value of </w:t>
      </w:r>
      <w:r w:rsidRPr="00987FA3">
        <w:rPr>
          <w:rFonts w:eastAsia="SimSun"/>
          <w:i/>
          <w:iCs/>
          <w:lang w:eastAsia="zh-CN"/>
        </w:rPr>
        <w:t>M</w:t>
      </w:r>
      <w:r w:rsidRPr="00987FA3">
        <w:rPr>
          <w:rFonts w:eastAsia="SimSun"/>
          <w:lang w:eastAsia="zh-CN"/>
        </w:rPr>
        <w:t xml:space="preserve">, e.g. </w:t>
      </w:r>
      <w:r w:rsidRPr="00987FA3">
        <w:rPr>
          <w:rFonts w:eastAsia="SimSun"/>
          <w:i/>
          <w:iCs/>
          <w:lang w:eastAsia="zh-CN"/>
        </w:rPr>
        <w:t>M</w:t>
      </w:r>
      <w:r w:rsidRPr="00987FA3">
        <w:rPr>
          <w:rFonts w:eastAsia="SimSun"/>
          <w:lang w:eastAsia="zh-CN"/>
        </w:rPr>
        <w:t xml:space="preserve"> = 24.</w:t>
      </w:r>
    </w:p>
    <w:p w14:paraId="33E815C0" w14:textId="3736A94F" w:rsidR="00340436" w:rsidRPr="00987FA3" w:rsidRDefault="00340436" w:rsidP="00311060">
      <w:pPr>
        <w:numPr>
          <w:ilvl w:val="0"/>
          <w:numId w:val="163"/>
        </w:numPr>
        <w:jc w:val="both"/>
        <w:rPr>
          <w:rFonts w:eastAsia="SimSun"/>
          <w:lang w:eastAsia="zh-CN"/>
        </w:rPr>
      </w:pPr>
      <w:r w:rsidRPr="00987FA3">
        <w:rPr>
          <w:rFonts w:eastAsia="SimSun"/>
          <w:lang w:eastAsia="zh-CN"/>
        </w:rPr>
        <w:t>Companies should report the values of SFO, and SFO detection methods used in evaluations</w:t>
      </w:r>
      <w:r>
        <w:rPr>
          <w:rFonts w:eastAsia="SimSun"/>
          <w:lang w:eastAsia="zh-CN"/>
        </w:rPr>
        <w:t>.</w:t>
      </w:r>
    </w:p>
    <w:p w14:paraId="69974409" w14:textId="77777777" w:rsidR="00340436" w:rsidRDefault="00340436" w:rsidP="00340436">
      <w:pPr>
        <w:rPr>
          <w:iCs/>
          <w:lang w:val="en-US" w:eastAsia="x-none"/>
        </w:rPr>
      </w:pPr>
    </w:p>
    <w:p w14:paraId="491C602F" w14:textId="77777777" w:rsidR="00340436" w:rsidRPr="00614E09" w:rsidRDefault="00340436" w:rsidP="00340436">
      <w:pPr>
        <w:rPr>
          <w:iCs/>
          <w:lang w:val="en-US" w:eastAsia="x-none"/>
        </w:rPr>
      </w:pPr>
    </w:p>
    <w:p w14:paraId="6B19EC93" w14:textId="4879F282" w:rsidR="00340436" w:rsidRPr="006D4652" w:rsidRDefault="006F79AF" w:rsidP="00340436">
      <w:pPr>
        <w:rPr>
          <w:b/>
          <w:bCs/>
          <w:iCs/>
          <w:lang w:val="en-US" w:eastAsia="x-none"/>
        </w:rPr>
      </w:pPr>
      <w:hyperlink r:id="rId1479" w:history="1">
        <w:r>
          <w:rPr>
            <w:rStyle w:val="Hyperlink"/>
            <w:b/>
            <w:bCs/>
            <w:iCs/>
            <w:lang w:val="en-US" w:eastAsia="x-none"/>
          </w:rPr>
          <w:t>R1-2405440</w:t>
        </w:r>
      </w:hyperlink>
      <w:r w:rsidR="00340436" w:rsidRPr="006D4652">
        <w:rPr>
          <w:b/>
          <w:bCs/>
          <w:iCs/>
          <w:lang w:val="en-US" w:eastAsia="x-none"/>
        </w:rPr>
        <w:tab/>
        <w:t>Feature Lead Summary #2 for 9.4.2.1: “Ambient IoT – General aspects of physical layer design”</w:t>
      </w:r>
      <w:r w:rsidR="00340436" w:rsidRPr="006D4652">
        <w:rPr>
          <w:b/>
          <w:bCs/>
          <w:iCs/>
          <w:lang w:val="en-US" w:eastAsia="x-none"/>
        </w:rPr>
        <w:tab/>
        <w:t>Moderator (Huawei)</w:t>
      </w:r>
    </w:p>
    <w:p w14:paraId="4CE333AB" w14:textId="3530D743" w:rsidR="006D4652" w:rsidRDefault="006D4652" w:rsidP="00340436">
      <w:pPr>
        <w:rPr>
          <w:iCs/>
          <w:lang w:val="en-US" w:eastAsia="x-none"/>
        </w:rPr>
      </w:pPr>
      <w:r>
        <w:rPr>
          <w:iCs/>
          <w:lang w:val="en-US" w:eastAsia="x-none"/>
        </w:rPr>
        <w:t>From Thursday session</w:t>
      </w:r>
    </w:p>
    <w:p w14:paraId="43E4BE45" w14:textId="77777777" w:rsidR="006D4652" w:rsidRPr="006D4652" w:rsidRDefault="006D4652" w:rsidP="006D4652">
      <w:pPr>
        <w:rPr>
          <w:rFonts w:ascii="Times New Roman" w:hAnsi="Times New Roman"/>
          <w:szCs w:val="20"/>
          <w:lang w:eastAsia="zh-CN"/>
        </w:rPr>
      </w:pPr>
      <w:r w:rsidRPr="006D4652">
        <w:rPr>
          <w:rFonts w:ascii="Times New Roman" w:hAnsi="Times New Roman"/>
          <w:szCs w:val="20"/>
          <w:highlight w:val="green"/>
          <w:lang w:eastAsia="zh-CN"/>
        </w:rPr>
        <w:t>Agreement</w:t>
      </w:r>
    </w:p>
    <w:p w14:paraId="39643795" w14:textId="77777777" w:rsidR="006D4652" w:rsidRPr="006D4652" w:rsidRDefault="006D4652" w:rsidP="006D4652">
      <w:pPr>
        <w:rPr>
          <w:rFonts w:ascii="Times New Roman" w:hAnsi="Times New Roman"/>
          <w:szCs w:val="20"/>
          <w:lang w:eastAsia="zh-CN"/>
        </w:rPr>
      </w:pPr>
      <w:r w:rsidRPr="006D4652">
        <w:rPr>
          <w:rFonts w:ascii="Times New Roman" w:hAnsi="Times New Roman"/>
          <w:szCs w:val="20"/>
          <w:lang w:eastAsia="zh-CN"/>
        </w:rPr>
        <w:t>Define repetition types for study purposes as follows:</w:t>
      </w:r>
    </w:p>
    <w:p w14:paraId="54B512CA" w14:textId="77777777" w:rsidR="006D4652" w:rsidRPr="006D4652" w:rsidRDefault="006D4652" w:rsidP="00311060">
      <w:pPr>
        <w:pStyle w:val="ListParagraph"/>
        <w:numPr>
          <w:ilvl w:val="0"/>
          <w:numId w:val="218"/>
        </w:numPr>
        <w:rPr>
          <w:lang w:eastAsia="zh-CN"/>
        </w:rPr>
      </w:pPr>
      <w:r w:rsidRPr="006D4652">
        <w:rPr>
          <w:lang w:eastAsia="zh-CN"/>
        </w:rPr>
        <w:t>Block level: All the bits received from higher layers and/or physical layer (according to what is present) after CRC attachment (if used) are blockwise repeated Rblock times</w:t>
      </w:r>
    </w:p>
    <w:p w14:paraId="419EAA0C" w14:textId="77777777" w:rsidR="006D4652" w:rsidRPr="006D4652" w:rsidRDefault="006D4652" w:rsidP="00311060">
      <w:pPr>
        <w:pStyle w:val="ListParagraph"/>
        <w:numPr>
          <w:ilvl w:val="0"/>
          <w:numId w:val="218"/>
        </w:numPr>
        <w:rPr>
          <w:lang w:eastAsia="zh-CN"/>
        </w:rPr>
      </w:pPr>
      <w:r w:rsidRPr="006D4652">
        <w:rPr>
          <w:lang w:eastAsia="zh-CN"/>
        </w:rPr>
        <w:t>Bit level type 1: Each bit after CRC attachment (if used) is repeated Rbit times</w:t>
      </w:r>
    </w:p>
    <w:p w14:paraId="7EEE5FF4" w14:textId="77777777" w:rsidR="006D4652" w:rsidRPr="006D4652" w:rsidRDefault="006D4652" w:rsidP="00311060">
      <w:pPr>
        <w:pStyle w:val="ListParagraph"/>
        <w:numPr>
          <w:ilvl w:val="0"/>
          <w:numId w:val="218"/>
        </w:numPr>
        <w:rPr>
          <w:lang w:eastAsia="zh-CN"/>
        </w:rPr>
      </w:pPr>
      <w:r w:rsidRPr="006D4652">
        <w:rPr>
          <w:lang w:eastAsia="zh-CN"/>
        </w:rPr>
        <w:t>Bit level type 2: Each bit after both CRC attachment (if used) and FEC (if used) is repeated Rbit times</w:t>
      </w:r>
    </w:p>
    <w:p w14:paraId="19E40C6D" w14:textId="77777777" w:rsidR="006D4652" w:rsidRPr="006D4652" w:rsidRDefault="006D4652" w:rsidP="00311060">
      <w:pPr>
        <w:pStyle w:val="ListParagraph"/>
        <w:numPr>
          <w:ilvl w:val="0"/>
          <w:numId w:val="218"/>
        </w:numPr>
        <w:rPr>
          <w:lang w:eastAsia="zh-CN"/>
        </w:rPr>
      </w:pPr>
      <w:r w:rsidRPr="006D4652">
        <w:rPr>
          <w:lang w:eastAsia="zh-CN"/>
        </w:rPr>
        <w:t>Chip level: Each chip after line coding (if used) or after square wave modulation (if used) is repeated Rchip times</w:t>
      </w:r>
    </w:p>
    <w:p w14:paraId="5CBD83F1" w14:textId="77777777" w:rsidR="006D4652" w:rsidRPr="006D4652" w:rsidRDefault="006D4652" w:rsidP="00311060">
      <w:pPr>
        <w:pStyle w:val="ListParagraph"/>
        <w:numPr>
          <w:ilvl w:val="1"/>
          <w:numId w:val="218"/>
        </w:numPr>
        <w:rPr>
          <w:lang w:eastAsia="zh-CN"/>
        </w:rPr>
      </w:pPr>
      <w:r w:rsidRPr="006D4652">
        <w:rPr>
          <w:lang w:eastAsia="zh-CN"/>
        </w:rPr>
        <w:t>NOTE: Equivalent to extending the duration of each chip by Rchip times</w:t>
      </w:r>
    </w:p>
    <w:p w14:paraId="3BA75ABF" w14:textId="77777777" w:rsidR="006D4652" w:rsidRPr="006D4652" w:rsidRDefault="006D4652" w:rsidP="006D4652">
      <w:pPr>
        <w:rPr>
          <w:rFonts w:ascii="Times New Roman" w:hAnsi="Times New Roman"/>
          <w:szCs w:val="20"/>
          <w:lang w:eastAsia="zh-CN"/>
        </w:rPr>
      </w:pPr>
      <w:r w:rsidRPr="006D4652">
        <w:rPr>
          <w:rFonts w:ascii="Times New Roman" w:hAnsi="Times New Roman"/>
          <w:szCs w:val="20"/>
          <w:highlight w:val="green"/>
          <w:lang w:eastAsia="zh-CN"/>
        </w:rPr>
        <w:t>Agreement</w:t>
      </w:r>
    </w:p>
    <w:p w14:paraId="1E512097" w14:textId="77777777" w:rsidR="006D4652" w:rsidRPr="006D4652" w:rsidRDefault="006D4652" w:rsidP="006D4652">
      <w:pPr>
        <w:rPr>
          <w:rFonts w:ascii="Times New Roman" w:hAnsi="Times New Roman"/>
          <w:szCs w:val="20"/>
          <w:lang w:eastAsia="zh-CN"/>
        </w:rPr>
      </w:pPr>
      <w:r w:rsidRPr="006D4652">
        <w:rPr>
          <w:rFonts w:ascii="Times New Roman" w:hAnsi="Times New Roman"/>
          <w:szCs w:val="20"/>
          <w:lang w:eastAsia="zh-CN"/>
        </w:rPr>
        <w:t>For D2R, study at least block-level and bit-level repetition type 1 and type 2.</w:t>
      </w:r>
    </w:p>
    <w:p w14:paraId="295BF41C" w14:textId="77777777" w:rsidR="006D4652" w:rsidRPr="006D4652" w:rsidRDefault="006D4652" w:rsidP="006D4652">
      <w:pPr>
        <w:rPr>
          <w:rFonts w:ascii="Times New Roman" w:hAnsi="Times New Roman"/>
          <w:iCs/>
          <w:szCs w:val="20"/>
        </w:rPr>
      </w:pPr>
    </w:p>
    <w:p w14:paraId="47B092F0" w14:textId="77777777" w:rsidR="006D4652" w:rsidRPr="006D4652" w:rsidRDefault="006D4652" w:rsidP="006D4652">
      <w:pPr>
        <w:rPr>
          <w:rFonts w:ascii="Times New Roman" w:hAnsi="Times New Roman"/>
          <w:szCs w:val="20"/>
          <w:lang w:eastAsia="zh-CN"/>
        </w:rPr>
      </w:pPr>
      <w:r w:rsidRPr="006D4652">
        <w:rPr>
          <w:rFonts w:ascii="Times New Roman" w:hAnsi="Times New Roman"/>
          <w:szCs w:val="20"/>
          <w:highlight w:val="green"/>
          <w:lang w:eastAsia="zh-CN"/>
        </w:rPr>
        <w:t>Agreement</w:t>
      </w:r>
    </w:p>
    <w:p w14:paraId="5C01E6F0" w14:textId="77777777" w:rsidR="006D4652" w:rsidRPr="006D4652" w:rsidRDefault="006D4652" w:rsidP="006D4652">
      <w:pPr>
        <w:rPr>
          <w:rFonts w:ascii="Times New Roman" w:eastAsia="DengXian" w:hAnsi="Times New Roman"/>
          <w:szCs w:val="20"/>
          <w:lang w:eastAsia="zh-CN"/>
        </w:rPr>
      </w:pPr>
      <w:r w:rsidRPr="006D4652">
        <w:rPr>
          <w:rFonts w:ascii="Times New Roman" w:eastAsia="DengXian" w:hAnsi="Times New Roman"/>
          <w:szCs w:val="20"/>
          <w:lang w:eastAsia="zh-CN"/>
        </w:rPr>
        <w:t>For R2D evaluation purposes, the R2D waveform for DFT-s-OFDM is generated as follows:</w:t>
      </w:r>
    </w:p>
    <w:p w14:paraId="500578A7" w14:textId="77777777" w:rsidR="006D4652" w:rsidRPr="006D4652" w:rsidRDefault="006D4652" w:rsidP="00311060">
      <w:pPr>
        <w:pStyle w:val="ListParagraph"/>
        <w:numPr>
          <w:ilvl w:val="0"/>
          <w:numId w:val="219"/>
        </w:numPr>
        <w:spacing w:after="0"/>
        <w:ind w:left="714" w:hanging="357"/>
      </w:pPr>
      <w:r w:rsidRPr="006D4652">
        <w:t>The time domain OOK signal is the M chips of one OFDM symbol.</w:t>
      </w:r>
    </w:p>
    <w:p w14:paraId="7CF274FB" w14:textId="77777777" w:rsidR="006D4652" w:rsidRPr="006D4652" w:rsidRDefault="006D4652" w:rsidP="00311060">
      <w:pPr>
        <w:pStyle w:val="ListParagraph"/>
        <w:numPr>
          <w:ilvl w:val="0"/>
          <w:numId w:val="219"/>
        </w:numPr>
        <w:spacing w:after="0"/>
        <w:ind w:left="714" w:hanging="357"/>
      </w:pPr>
      <w:r w:rsidRPr="006D4652">
        <w:t>A chip is represented (e.g. upsampled) by L samples</w:t>
      </w:r>
    </w:p>
    <w:p w14:paraId="7C7ECAF9" w14:textId="77777777" w:rsidR="006D4652" w:rsidRPr="006D4652" w:rsidRDefault="006D4652" w:rsidP="00311060">
      <w:pPr>
        <w:pStyle w:val="ListParagraph"/>
        <w:numPr>
          <w:ilvl w:val="1"/>
          <w:numId w:val="219"/>
        </w:numPr>
        <w:spacing w:after="0"/>
      </w:pPr>
      <w:r w:rsidRPr="006D4652">
        <w:t>Companies to report L</w:t>
      </w:r>
    </w:p>
    <w:p w14:paraId="273DB429" w14:textId="77777777" w:rsidR="006D4652" w:rsidRPr="006D4652" w:rsidRDefault="006D4652" w:rsidP="00311060">
      <w:pPr>
        <w:pStyle w:val="ListParagraph"/>
        <w:numPr>
          <w:ilvl w:val="0"/>
          <w:numId w:val="219"/>
        </w:numPr>
        <w:spacing w:after="0"/>
        <w:ind w:left="714" w:hanging="357"/>
      </w:pPr>
      <w:r w:rsidRPr="006D4652">
        <w:t xml:space="preserve">An N’-points DFT is performed on </w:t>
      </w:r>
      <w:r w:rsidRPr="006D4652">
        <w:rPr>
          <w:rFonts w:eastAsia="Yu Mincho"/>
        </w:rPr>
        <w:t xml:space="preserve">the samples of one OFDM symbol to </w:t>
      </w:r>
      <w:r w:rsidRPr="006D4652">
        <w:t>obtain the frequency domain signal.</w:t>
      </w:r>
    </w:p>
    <w:p w14:paraId="05354C8F" w14:textId="77777777" w:rsidR="006D4652" w:rsidRPr="006D4652" w:rsidRDefault="006D4652" w:rsidP="00311060">
      <w:pPr>
        <w:pStyle w:val="ListParagraph"/>
        <w:numPr>
          <w:ilvl w:val="1"/>
          <w:numId w:val="219"/>
        </w:numPr>
        <w:spacing w:after="0"/>
      </w:pPr>
      <w:r w:rsidRPr="006D4652">
        <w:t>Companies to report N’, e.g. N’=128 or equal to X</w:t>
      </w:r>
    </w:p>
    <w:p w14:paraId="68C6BE3F" w14:textId="77777777" w:rsidR="006D4652" w:rsidRPr="006D4652" w:rsidRDefault="006D4652" w:rsidP="00311060">
      <w:pPr>
        <w:pStyle w:val="ListParagraph"/>
        <w:numPr>
          <w:ilvl w:val="0"/>
          <w:numId w:val="219"/>
        </w:numPr>
        <w:spacing w:after="0"/>
        <w:ind w:left="714" w:hanging="357"/>
      </w:pPr>
      <w:r w:rsidRPr="006D4652">
        <w:rPr>
          <w:rFonts w:eastAsia="Yu Mincho"/>
        </w:rPr>
        <w:t xml:space="preserve">Map the frequency domain signal obtained by N’-points DFT </w:t>
      </w:r>
      <w:r w:rsidRPr="006D4652">
        <w:t>to the X subcarriers of B</w:t>
      </w:r>
      <w:r w:rsidRPr="006D4652">
        <w:rPr>
          <w:vertAlign w:val="subscript"/>
        </w:rPr>
        <w:t>tx,R2D</w:t>
      </w:r>
      <w:r w:rsidRPr="006D4652">
        <w:t xml:space="preserve">. </w:t>
      </w:r>
    </w:p>
    <w:p w14:paraId="2B7D6ED9" w14:textId="77777777" w:rsidR="006D4652" w:rsidRPr="006D4652" w:rsidRDefault="006D4652" w:rsidP="00311060">
      <w:pPr>
        <w:pStyle w:val="ListParagraph"/>
        <w:numPr>
          <w:ilvl w:val="1"/>
          <w:numId w:val="219"/>
        </w:numPr>
        <w:spacing w:after="0"/>
      </w:pPr>
      <w:r w:rsidRPr="006D4652">
        <w:rPr>
          <w:rFonts w:eastAsia="Yu Mincho"/>
        </w:rPr>
        <w:t>Companies report how to map and report X</w:t>
      </w:r>
    </w:p>
    <w:p w14:paraId="06124D42" w14:textId="77777777" w:rsidR="006D4652" w:rsidRPr="006D4652" w:rsidRDefault="006D4652" w:rsidP="00311060">
      <w:pPr>
        <w:pStyle w:val="ListParagraph"/>
        <w:numPr>
          <w:ilvl w:val="0"/>
          <w:numId w:val="219"/>
        </w:numPr>
        <w:spacing w:after="0"/>
        <w:ind w:left="714" w:hanging="357"/>
      </w:pPr>
      <w:r w:rsidRPr="006D4652">
        <w:t>An N-points IDFT is performed to obtain the time domain signal.</w:t>
      </w:r>
    </w:p>
    <w:p w14:paraId="072A88F7" w14:textId="77777777" w:rsidR="006D4652" w:rsidRPr="006D4652" w:rsidRDefault="006D4652" w:rsidP="00311060">
      <w:pPr>
        <w:pStyle w:val="ListParagraph"/>
        <w:numPr>
          <w:ilvl w:val="1"/>
          <w:numId w:val="219"/>
        </w:numPr>
        <w:spacing w:after="0"/>
      </w:pPr>
      <w:r w:rsidRPr="006D4652">
        <w:t>Companies to report N, and how value was selected</w:t>
      </w:r>
    </w:p>
    <w:p w14:paraId="05D510C0" w14:textId="77777777" w:rsidR="006D4652" w:rsidRPr="006D4652" w:rsidRDefault="006D4652" w:rsidP="006D4652">
      <w:pPr>
        <w:rPr>
          <w:rFonts w:ascii="Times New Roman" w:hAnsi="Times New Roman"/>
          <w:szCs w:val="20"/>
        </w:rPr>
      </w:pPr>
      <w:r w:rsidRPr="006D4652">
        <w:rPr>
          <w:rFonts w:ascii="Times New Roman" w:eastAsia="Yu Mincho" w:hAnsi="Times New Roman"/>
          <w:szCs w:val="20"/>
          <w:lang w:eastAsia="ja-JP"/>
        </w:rPr>
        <w:t xml:space="preserve">Note: companies report whether/how </w:t>
      </w:r>
      <w:r w:rsidRPr="006D4652">
        <w:rPr>
          <w:rFonts w:ascii="Times New Roman" w:hAnsi="Times New Roman"/>
          <w:szCs w:val="20"/>
        </w:rPr>
        <w:t>CP samples are added.</w:t>
      </w:r>
    </w:p>
    <w:p w14:paraId="59F03EE2" w14:textId="77777777" w:rsidR="006D4652" w:rsidRPr="006D4652" w:rsidRDefault="006D4652" w:rsidP="006D4652">
      <w:pPr>
        <w:rPr>
          <w:rFonts w:ascii="Times New Roman" w:hAnsi="Times New Roman"/>
          <w:szCs w:val="20"/>
        </w:rPr>
      </w:pPr>
    </w:p>
    <w:p w14:paraId="1D01A880" w14:textId="77777777" w:rsidR="006D4652" w:rsidRPr="006D4652" w:rsidRDefault="006D4652" w:rsidP="006D4652">
      <w:pPr>
        <w:rPr>
          <w:rFonts w:ascii="Times New Roman" w:hAnsi="Times New Roman"/>
          <w:szCs w:val="20"/>
          <w:lang w:eastAsia="zh-CN"/>
        </w:rPr>
      </w:pPr>
      <w:r w:rsidRPr="006D4652">
        <w:rPr>
          <w:rFonts w:ascii="Times New Roman" w:hAnsi="Times New Roman"/>
          <w:szCs w:val="20"/>
          <w:highlight w:val="green"/>
          <w:lang w:eastAsia="zh-CN"/>
        </w:rPr>
        <w:t>Agreement</w:t>
      </w:r>
    </w:p>
    <w:p w14:paraId="63A9EBEC" w14:textId="77777777" w:rsidR="006D4652" w:rsidRPr="006D4652" w:rsidRDefault="006D4652" w:rsidP="006D4652">
      <w:pPr>
        <w:rPr>
          <w:rFonts w:ascii="Times New Roman" w:hAnsi="Times New Roman"/>
          <w:szCs w:val="20"/>
          <w:lang w:eastAsia="zh-CN"/>
        </w:rPr>
      </w:pPr>
      <w:r w:rsidRPr="006D4652">
        <w:rPr>
          <w:rFonts w:ascii="Times New Roman" w:hAnsi="Times New Roman"/>
          <w:szCs w:val="20"/>
          <w:lang w:eastAsia="zh-CN"/>
        </w:rPr>
        <w:t xml:space="preserve">The study assumes the following bit to chip mapping for Manchester encoding: </w:t>
      </w:r>
    </w:p>
    <w:p w14:paraId="08CCAA22" w14:textId="77777777" w:rsidR="006D4652" w:rsidRPr="006D4652" w:rsidRDefault="006D4652" w:rsidP="00311060">
      <w:pPr>
        <w:pStyle w:val="ListParagraph"/>
        <w:numPr>
          <w:ilvl w:val="0"/>
          <w:numId w:val="220"/>
        </w:numPr>
        <w:rPr>
          <w:lang w:eastAsia="zh-CN"/>
        </w:rPr>
      </w:pPr>
      <w:r w:rsidRPr="006D4652">
        <w:rPr>
          <w:lang w:eastAsia="zh-CN"/>
        </w:rPr>
        <w:t>bit 0→chips{10}, bit 1→chips{01}</w:t>
      </w:r>
    </w:p>
    <w:p w14:paraId="2EA79552" w14:textId="77777777" w:rsidR="006D4652" w:rsidRPr="006D4652" w:rsidRDefault="006D4652" w:rsidP="006D4652">
      <w:pPr>
        <w:rPr>
          <w:rFonts w:ascii="Times New Roman" w:hAnsi="Times New Roman"/>
          <w:szCs w:val="20"/>
          <w:lang w:eastAsia="zh-CN"/>
        </w:rPr>
      </w:pPr>
      <w:r w:rsidRPr="006D4652">
        <w:rPr>
          <w:rFonts w:ascii="Times New Roman" w:hAnsi="Times New Roman"/>
          <w:szCs w:val="20"/>
          <w:lang w:eastAsia="zh-CN"/>
        </w:rPr>
        <w:lastRenderedPageBreak/>
        <w:t>FFS: Variant of the above for CP handling</w:t>
      </w:r>
    </w:p>
    <w:p w14:paraId="6E1842C1" w14:textId="77777777" w:rsidR="006D4652" w:rsidRPr="006D4652" w:rsidRDefault="006D4652" w:rsidP="006D4652">
      <w:pPr>
        <w:rPr>
          <w:rFonts w:ascii="Times New Roman" w:eastAsia="DengXian" w:hAnsi="Times New Roman"/>
          <w:szCs w:val="20"/>
          <w:lang w:eastAsia="zh-CN"/>
        </w:rPr>
      </w:pPr>
    </w:p>
    <w:p w14:paraId="1A3114E4" w14:textId="77777777" w:rsidR="006D4652" w:rsidRDefault="006D4652" w:rsidP="006D4652">
      <w:pPr>
        <w:rPr>
          <w:rFonts w:ascii="Times New Roman" w:hAnsi="Times New Roman"/>
          <w:szCs w:val="20"/>
        </w:rPr>
      </w:pPr>
    </w:p>
    <w:p w14:paraId="6D872EC5" w14:textId="0DE5B6F0" w:rsidR="00340436" w:rsidRPr="00D7097B" w:rsidRDefault="007C22CE" w:rsidP="00D7097B">
      <w:pPr>
        <w:rPr>
          <w:iCs/>
          <w:lang w:val="en-US" w:eastAsia="x-none"/>
        </w:rPr>
      </w:pPr>
      <w:r>
        <w:rPr>
          <w:rFonts w:ascii="Times New Roman" w:hAnsi="Times New Roman"/>
          <w:szCs w:val="20"/>
        </w:rPr>
        <w:t xml:space="preserve">Final summary in </w:t>
      </w:r>
      <w:hyperlink r:id="rId1480" w:history="1">
        <w:r w:rsidR="006F79AF">
          <w:rPr>
            <w:rStyle w:val="Hyperlink"/>
            <w:rFonts w:ascii="Times New Roman" w:hAnsi="Times New Roman"/>
            <w:szCs w:val="20"/>
          </w:rPr>
          <w:t>R1-2405441</w:t>
        </w:r>
      </w:hyperlink>
      <w:r w:rsidR="00340436" w:rsidRPr="00614E09">
        <w:rPr>
          <w:iCs/>
          <w:lang w:val="en-US" w:eastAsia="x-none"/>
        </w:rPr>
        <w:t>.</w:t>
      </w:r>
    </w:p>
    <w:p w14:paraId="2A9DE7D0" w14:textId="77777777" w:rsidR="00D7097B" w:rsidRPr="00D7097B" w:rsidRDefault="00D7097B" w:rsidP="00AC0A51">
      <w:pPr>
        <w:pStyle w:val="Heading4"/>
        <w:rPr>
          <w:lang w:val="en-US"/>
        </w:rPr>
      </w:pPr>
      <w:bookmarkStart w:id="405" w:name="_Toc166306549"/>
      <w:bookmarkStart w:id="406" w:name="_Toc173405043"/>
      <w:r w:rsidRPr="00D7097B">
        <w:rPr>
          <w:lang w:val="en-US"/>
        </w:rPr>
        <w:t>Frame structure and timing aspects</w:t>
      </w:r>
      <w:bookmarkEnd w:id="405"/>
      <w:bookmarkEnd w:id="406"/>
    </w:p>
    <w:p w14:paraId="06D2E039" w14:textId="77777777" w:rsidR="00D7097B" w:rsidRPr="00D7097B" w:rsidRDefault="00D7097B" w:rsidP="00D7097B">
      <w:pPr>
        <w:rPr>
          <w:i/>
          <w:lang w:val="en-US" w:eastAsia="x-none"/>
        </w:rPr>
      </w:pPr>
      <w:r w:rsidRPr="00D7097B">
        <w:rPr>
          <w:i/>
          <w:lang w:val="en-US" w:eastAsia="x-none"/>
        </w:rPr>
        <w:t>Including synchronization and timing, random access, scheduling and timing relationships</w:t>
      </w:r>
    </w:p>
    <w:p w14:paraId="62F08D06" w14:textId="77777777" w:rsidR="00D7097B" w:rsidRPr="00D7097B" w:rsidRDefault="00D7097B" w:rsidP="00D7097B">
      <w:pPr>
        <w:rPr>
          <w:i/>
          <w:lang w:val="en-US" w:eastAsia="x-none"/>
        </w:rPr>
      </w:pPr>
    </w:p>
    <w:p w14:paraId="415F005D" w14:textId="73C72A49" w:rsidR="00D7097B" w:rsidRPr="00D7097B" w:rsidRDefault="006F79AF" w:rsidP="00D7097B">
      <w:pPr>
        <w:rPr>
          <w:iCs/>
          <w:lang w:val="en-US" w:eastAsia="x-none"/>
        </w:rPr>
      </w:pPr>
      <w:hyperlink r:id="rId1481" w:history="1">
        <w:r>
          <w:rPr>
            <w:rStyle w:val="Hyperlink"/>
            <w:iCs/>
            <w:lang w:val="en-US" w:eastAsia="x-none"/>
          </w:rPr>
          <w:t>R1-2403843</w:t>
        </w:r>
      </w:hyperlink>
      <w:r w:rsidR="00D7097B" w:rsidRPr="00D7097B">
        <w:rPr>
          <w:iCs/>
          <w:lang w:val="en-US" w:eastAsia="x-none"/>
        </w:rPr>
        <w:tab/>
        <w:t>Frame structure and timing aspects for Ambient IoT</w:t>
      </w:r>
      <w:r w:rsidR="00D7097B" w:rsidRPr="00D7097B">
        <w:rPr>
          <w:iCs/>
          <w:lang w:val="en-US" w:eastAsia="x-none"/>
        </w:rPr>
        <w:tab/>
        <w:t>Ericsson</w:t>
      </w:r>
    </w:p>
    <w:p w14:paraId="749DB9D0" w14:textId="72AC7930" w:rsidR="00D7097B" w:rsidRPr="00D7097B" w:rsidRDefault="006F79AF" w:rsidP="00D7097B">
      <w:pPr>
        <w:rPr>
          <w:iCs/>
          <w:lang w:val="en-US" w:eastAsia="x-none"/>
        </w:rPr>
      </w:pPr>
      <w:hyperlink r:id="rId1482" w:history="1">
        <w:r>
          <w:rPr>
            <w:rStyle w:val="Hyperlink"/>
            <w:iCs/>
            <w:lang w:val="en-US" w:eastAsia="x-none"/>
          </w:rPr>
          <w:t>R1-2403861</w:t>
        </w:r>
      </w:hyperlink>
      <w:r w:rsidR="00D7097B" w:rsidRPr="00D7097B">
        <w:rPr>
          <w:iCs/>
          <w:lang w:val="en-US" w:eastAsia="x-none"/>
        </w:rPr>
        <w:tab/>
        <w:t>Frame Structure and Timing Aspects for Ambient IoT</w:t>
      </w:r>
      <w:r w:rsidR="00D7097B" w:rsidRPr="00D7097B">
        <w:rPr>
          <w:iCs/>
          <w:lang w:val="en-US" w:eastAsia="x-none"/>
        </w:rPr>
        <w:tab/>
        <w:t>FUTUREWEI</w:t>
      </w:r>
    </w:p>
    <w:p w14:paraId="61EE4C15" w14:textId="5B87DA7F" w:rsidR="00D7097B" w:rsidRPr="00D7097B" w:rsidRDefault="006F79AF" w:rsidP="00D7097B">
      <w:pPr>
        <w:rPr>
          <w:iCs/>
          <w:lang w:val="en-US" w:eastAsia="x-none"/>
        </w:rPr>
      </w:pPr>
      <w:hyperlink r:id="rId1483" w:history="1">
        <w:r>
          <w:rPr>
            <w:rStyle w:val="Hyperlink"/>
            <w:iCs/>
            <w:lang w:val="en-US" w:eastAsia="x-none"/>
          </w:rPr>
          <w:t>R1-2403889</w:t>
        </w:r>
      </w:hyperlink>
      <w:r w:rsidR="00D7097B" w:rsidRPr="00D7097B">
        <w:rPr>
          <w:iCs/>
          <w:lang w:val="en-US" w:eastAsia="x-none"/>
        </w:rPr>
        <w:tab/>
        <w:t>Frame structure and timing aspects for Ambient IoT</w:t>
      </w:r>
      <w:r w:rsidR="00D7097B" w:rsidRPr="00D7097B">
        <w:rPr>
          <w:iCs/>
          <w:lang w:val="en-US" w:eastAsia="x-none"/>
        </w:rPr>
        <w:tab/>
        <w:t>Nokia</w:t>
      </w:r>
    </w:p>
    <w:p w14:paraId="0DE9B4A6" w14:textId="6B579156" w:rsidR="00D7097B" w:rsidRPr="00D7097B" w:rsidRDefault="006F79AF" w:rsidP="00D7097B">
      <w:pPr>
        <w:rPr>
          <w:iCs/>
          <w:lang w:val="en-US" w:eastAsia="x-none"/>
        </w:rPr>
      </w:pPr>
      <w:hyperlink r:id="rId1484" w:history="1">
        <w:r>
          <w:rPr>
            <w:rStyle w:val="Hyperlink"/>
            <w:iCs/>
            <w:lang w:val="en-US" w:eastAsia="x-none"/>
          </w:rPr>
          <w:t>R1-2403955</w:t>
        </w:r>
      </w:hyperlink>
      <w:r w:rsidR="00D7097B" w:rsidRPr="00D7097B">
        <w:rPr>
          <w:iCs/>
          <w:lang w:val="en-US" w:eastAsia="x-none"/>
        </w:rPr>
        <w:tab/>
        <w:t>On frame structure and timing aspects of Ambient IoT</w:t>
      </w:r>
      <w:r w:rsidR="00D7097B" w:rsidRPr="00D7097B">
        <w:rPr>
          <w:iCs/>
          <w:lang w:val="en-US" w:eastAsia="x-none"/>
        </w:rPr>
        <w:tab/>
        <w:t>Huawei, HiSilicon</w:t>
      </w:r>
    </w:p>
    <w:p w14:paraId="59C3F0D0" w14:textId="54A2E541" w:rsidR="00D7097B" w:rsidRPr="00D7097B" w:rsidRDefault="006F79AF" w:rsidP="00D7097B">
      <w:pPr>
        <w:rPr>
          <w:iCs/>
          <w:lang w:val="en-US" w:eastAsia="x-none"/>
        </w:rPr>
      </w:pPr>
      <w:hyperlink r:id="rId1485" w:history="1">
        <w:r>
          <w:rPr>
            <w:rStyle w:val="Hyperlink"/>
            <w:iCs/>
            <w:lang w:val="en-US" w:eastAsia="x-none"/>
          </w:rPr>
          <w:t>R1-2403966</w:t>
        </w:r>
      </w:hyperlink>
      <w:r w:rsidR="00D7097B" w:rsidRPr="00D7097B">
        <w:rPr>
          <w:iCs/>
          <w:lang w:val="en-US" w:eastAsia="x-none"/>
        </w:rPr>
        <w:tab/>
        <w:t>Discussions on frame structure and timing aspects for A-IoT</w:t>
      </w:r>
      <w:r w:rsidR="00D7097B" w:rsidRPr="00D7097B">
        <w:rPr>
          <w:iCs/>
          <w:lang w:val="en-US" w:eastAsia="x-none"/>
        </w:rPr>
        <w:tab/>
        <w:t>Intel Corporation</w:t>
      </w:r>
    </w:p>
    <w:p w14:paraId="4CFA315B" w14:textId="7C468388" w:rsidR="00D7097B" w:rsidRPr="00D7097B" w:rsidRDefault="006F79AF" w:rsidP="00D7097B">
      <w:pPr>
        <w:rPr>
          <w:iCs/>
          <w:lang w:val="en-US" w:eastAsia="x-none"/>
        </w:rPr>
      </w:pPr>
      <w:hyperlink r:id="rId1486" w:history="1">
        <w:r>
          <w:rPr>
            <w:rStyle w:val="Hyperlink"/>
            <w:iCs/>
            <w:lang w:val="en-US" w:eastAsia="x-none"/>
          </w:rPr>
          <w:t>R1-2404029</w:t>
        </w:r>
      </w:hyperlink>
      <w:r w:rsidR="00D7097B" w:rsidRPr="00D7097B">
        <w:rPr>
          <w:iCs/>
          <w:lang w:val="en-US" w:eastAsia="x-none"/>
        </w:rPr>
        <w:tab/>
        <w:t>Discussion on frame structure and timing aspects for Ambient IoT</w:t>
      </w:r>
      <w:r w:rsidR="00D7097B" w:rsidRPr="00D7097B">
        <w:rPr>
          <w:iCs/>
          <w:lang w:val="en-US" w:eastAsia="x-none"/>
        </w:rPr>
        <w:tab/>
        <w:t>Spreadtrum Communications</w:t>
      </w:r>
    </w:p>
    <w:p w14:paraId="35444913" w14:textId="3BA48EA6" w:rsidR="00D7097B" w:rsidRPr="00D7097B" w:rsidRDefault="006F79AF" w:rsidP="00D7097B">
      <w:pPr>
        <w:rPr>
          <w:iCs/>
          <w:lang w:val="en-US" w:eastAsia="x-none"/>
        </w:rPr>
      </w:pPr>
      <w:hyperlink r:id="rId1487" w:history="1">
        <w:r>
          <w:rPr>
            <w:rStyle w:val="Hyperlink"/>
            <w:iCs/>
            <w:lang w:val="en-US" w:eastAsia="x-none"/>
          </w:rPr>
          <w:t>R1-2404118</w:t>
        </w:r>
      </w:hyperlink>
      <w:r w:rsidR="00D7097B" w:rsidRPr="00D7097B">
        <w:rPr>
          <w:iCs/>
          <w:lang w:val="en-US" w:eastAsia="x-none"/>
        </w:rPr>
        <w:tab/>
        <w:t>Considerations for frame structure and timing aspects</w:t>
      </w:r>
      <w:r w:rsidR="00D7097B" w:rsidRPr="00D7097B">
        <w:rPr>
          <w:iCs/>
          <w:lang w:val="en-US" w:eastAsia="x-none"/>
        </w:rPr>
        <w:tab/>
        <w:t>Samsung</w:t>
      </w:r>
    </w:p>
    <w:p w14:paraId="17B42FA7" w14:textId="615EFF2D" w:rsidR="00D7097B" w:rsidRPr="00D7097B" w:rsidRDefault="006F79AF" w:rsidP="00D7097B">
      <w:pPr>
        <w:rPr>
          <w:iCs/>
          <w:lang w:val="en-US" w:eastAsia="x-none"/>
        </w:rPr>
      </w:pPr>
      <w:hyperlink r:id="rId1488" w:history="1">
        <w:r>
          <w:rPr>
            <w:rStyle w:val="Hyperlink"/>
            <w:iCs/>
            <w:lang w:val="en-US" w:eastAsia="x-none"/>
          </w:rPr>
          <w:t>R1-2404180</w:t>
        </w:r>
      </w:hyperlink>
      <w:r w:rsidR="00D7097B" w:rsidRPr="00D7097B">
        <w:rPr>
          <w:iCs/>
          <w:lang w:val="en-US" w:eastAsia="x-none"/>
        </w:rPr>
        <w:tab/>
        <w:t>Discussion on Frame structure, random access, scheduling and timing aspects</w:t>
      </w:r>
      <w:r w:rsidR="00D7097B" w:rsidRPr="00D7097B">
        <w:rPr>
          <w:iCs/>
          <w:lang w:val="en-US" w:eastAsia="x-none"/>
        </w:rPr>
        <w:tab/>
        <w:t>vivo</w:t>
      </w:r>
    </w:p>
    <w:p w14:paraId="7694D3A9" w14:textId="3A15F2A3" w:rsidR="00D7097B" w:rsidRPr="00D7097B" w:rsidRDefault="006F79AF" w:rsidP="00D7097B">
      <w:pPr>
        <w:rPr>
          <w:iCs/>
          <w:lang w:val="en-US" w:eastAsia="x-none"/>
        </w:rPr>
      </w:pPr>
      <w:hyperlink r:id="rId1489" w:history="1">
        <w:r>
          <w:rPr>
            <w:rStyle w:val="Hyperlink"/>
            <w:iCs/>
            <w:lang w:val="en-US" w:eastAsia="x-none"/>
          </w:rPr>
          <w:t>R1-2404219</w:t>
        </w:r>
      </w:hyperlink>
      <w:r w:rsidR="00D7097B" w:rsidRPr="00D7097B">
        <w:rPr>
          <w:iCs/>
          <w:lang w:val="en-US" w:eastAsia="x-none"/>
        </w:rPr>
        <w:tab/>
        <w:t>Discussion on frame structure and physical layer procedures for Ambient IoT</w:t>
      </w:r>
      <w:r w:rsidR="00D7097B" w:rsidRPr="00D7097B">
        <w:rPr>
          <w:iCs/>
          <w:lang w:val="en-US" w:eastAsia="x-none"/>
        </w:rPr>
        <w:tab/>
        <w:t>Lenovo</w:t>
      </w:r>
    </w:p>
    <w:p w14:paraId="4688EADD" w14:textId="5A4F15DA" w:rsidR="00D7097B" w:rsidRPr="00D7097B" w:rsidRDefault="006F79AF" w:rsidP="00D7097B">
      <w:pPr>
        <w:rPr>
          <w:iCs/>
          <w:lang w:val="en-US" w:eastAsia="x-none"/>
        </w:rPr>
      </w:pPr>
      <w:hyperlink r:id="rId1490" w:history="1">
        <w:r>
          <w:rPr>
            <w:rStyle w:val="Hyperlink"/>
            <w:iCs/>
            <w:lang w:val="en-US" w:eastAsia="x-none"/>
          </w:rPr>
          <w:t>R1-2404287</w:t>
        </w:r>
      </w:hyperlink>
      <w:r w:rsidR="00D7097B" w:rsidRPr="00D7097B">
        <w:rPr>
          <w:iCs/>
          <w:lang w:val="en-US" w:eastAsia="x-none"/>
        </w:rPr>
        <w:tab/>
        <w:t>Frame structure and timing aspects for Ambient IoT</w:t>
      </w:r>
      <w:r w:rsidR="00D7097B" w:rsidRPr="00D7097B">
        <w:rPr>
          <w:iCs/>
          <w:lang w:val="en-US" w:eastAsia="x-none"/>
        </w:rPr>
        <w:tab/>
        <w:t>Apple</w:t>
      </w:r>
    </w:p>
    <w:p w14:paraId="0DA6EC7E" w14:textId="54CF14C8" w:rsidR="00D7097B" w:rsidRPr="00D7097B" w:rsidRDefault="006F79AF" w:rsidP="00D7097B">
      <w:pPr>
        <w:rPr>
          <w:iCs/>
          <w:lang w:val="en-US" w:eastAsia="x-none"/>
        </w:rPr>
      </w:pPr>
      <w:hyperlink r:id="rId1491" w:history="1">
        <w:r>
          <w:rPr>
            <w:rStyle w:val="Hyperlink"/>
            <w:iCs/>
            <w:lang w:val="en-US" w:eastAsia="x-none"/>
          </w:rPr>
          <w:t>R1-2404329</w:t>
        </w:r>
      </w:hyperlink>
      <w:r w:rsidR="00D7097B" w:rsidRPr="00D7097B">
        <w:rPr>
          <w:iCs/>
          <w:lang w:val="en-US" w:eastAsia="x-none"/>
        </w:rPr>
        <w:tab/>
        <w:t>Discussion on frame structure and timing aspects for Ambient IoT</w:t>
      </w:r>
      <w:r w:rsidR="00D7097B" w:rsidRPr="00D7097B">
        <w:rPr>
          <w:iCs/>
          <w:lang w:val="en-US" w:eastAsia="x-none"/>
        </w:rPr>
        <w:tab/>
        <w:t>TCL</w:t>
      </w:r>
    </w:p>
    <w:p w14:paraId="57CB46D5" w14:textId="299EA5A8" w:rsidR="00D7097B" w:rsidRPr="00D7097B" w:rsidRDefault="006F79AF" w:rsidP="00D7097B">
      <w:pPr>
        <w:rPr>
          <w:iCs/>
          <w:lang w:val="en-US" w:eastAsia="x-none"/>
        </w:rPr>
      </w:pPr>
      <w:hyperlink r:id="rId1492" w:history="1">
        <w:r>
          <w:rPr>
            <w:rStyle w:val="Hyperlink"/>
            <w:iCs/>
            <w:lang w:val="en-US" w:eastAsia="x-none"/>
          </w:rPr>
          <w:t>R1-2404404</w:t>
        </w:r>
      </w:hyperlink>
      <w:r w:rsidR="00D7097B" w:rsidRPr="00D7097B">
        <w:rPr>
          <w:iCs/>
          <w:lang w:val="en-US" w:eastAsia="x-none"/>
        </w:rPr>
        <w:tab/>
        <w:t>Study of Frame structure and timing aspects for Ambient IoT</w:t>
      </w:r>
      <w:r w:rsidR="00D7097B" w:rsidRPr="00D7097B">
        <w:rPr>
          <w:iCs/>
          <w:lang w:val="en-US" w:eastAsia="x-none"/>
        </w:rPr>
        <w:tab/>
        <w:t>CATT</w:t>
      </w:r>
    </w:p>
    <w:p w14:paraId="2C6947E6" w14:textId="261CE25E" w:rsidR="00D7097B" w:rsidRPr="00D7097B" w:rsidRDefault="006F79AF" w:rsidP="00D7097B">
      <w:pPr>
        <w:rPr>
          <w:iCs/>
          <w:lang w:val="en-US" w:eastAsia="x-none"/>
        </w:rPr>
      </w:pPr>
      <w:hyperlink r:id="rId1493" w:history="1">
        <w:r>
          <w:rPr>
            <w:rStyle w:val="Hyperlink"/>
            <w:iCs/>
            <w:lang w:val="en-US" w:eastAsia="x-none"/>
          </w:rPr>
          <w:t>R1-2404430</w:t>
        </w:r>
      </w:hyperlink>
      <w:r w:rsidR="00D7097B" w:rsidRPr="00D7097B">
        <w:rPr>
          <w:iCs/>
          <w:lang w:val="en-US" w:eastAsia="x-none"/>
        </w:rPr>
        <w:tab/>
        <w:t>Discussion on frame structure and timing aspects for Ambient IoT</w:t>
      </w:r>
      <w:r w:rsidR="00D7097B" w:rsidRPr="00D7097B">
        <w:rPr>
          <w:iCs/>
          <w:lang w:val="en-US" w:eastAsia="x-none"/>
        </w:rPr>
        <w:tab/>
        <w:t>China Telecom</w:t>
      </w:r>
    </w:p>
    <w:p w14:paraId="5DF81952" w14:textId="47FDE15A" w:rsidR="00D7097B" w:rsidRPr="00D7097B" w:rsidRDefault="006F79AF" w:rsidP="00D7097B">
      <w:pPr>
        <w:rPr>
          <w:iCs/>
          <w:lang w:val="en-US" w:eastAsia="x-none"/>
        </w:rPr>
      </w:pPr>
      <w:hyperlink r:id="rId1494" w:history="1">
        <w:r>
          <w:rPr>
            <w:rStyle w:val="Hyperlink"/>
            <w:iCs/>
            <w:lang w:val="en-US" w:eastAsia="x-none"/>
          </w:rPr>
          <w:t>R1-2404459</w:t>
        </w:r>
      </w:hyperlink>
      <w:r w:rsidR="00D7097B" w:rsidRPr="00D7097B">
        <w:rPr>
          <w:iCs/>
          <w:lang w:val="en-US" w:eastAsia="x-none"/>
        </w:rPr>
        <w:tab/>
        <w:t>Discussion on frame structure and timing aspects for A-IoT</w:t>
      </w:r>
      <w:r w:rsidR="00D7097B" w:rsidRPr="00D7097B">
        <w:rPr>
          <w:iCs/>
          <w:lang w:val="en-US" w:eastAsia="x-none"/>
        </w:rPr>
        <w:tab/>
        <w:t>CMCC</w:t>
      </w:r>
    </w:p>
    <w:p w14:paraId="11F045AB" w14:textId="4C0B8453" w:rsidR="00D7097B" w:rsidRPr="00D7097B" w:rsidRDefault="006F79AF" w:rsidP="00D7097B">
      <w:pPr>
        <w:rPr>
          <w:iCs/>
          <w:lang w:val="en-US" w:eastAsia="x-none"/>
        </w:rPr>
      </w:pPr>
      <w:hyperlink r:id="rId1495" w:history="1">
        <w:r>
          <w:rPr>
            <w:rStyle w:val="Hyperlink"/>
            <w:iCs/>
            <w:lang w:val="en-US" w:eastAsia="x-none"/>
          </w:rPr>
          <w:t>R1-2404503</w:t>
        </w:r>
      </w:hyperlink>
      <w:r w:rsidR="00D7097B" w:rsidRPr="00D7097B">
        <w:rPr>
          <w:iCs/>
          <w:lang w:val="en-US" w:eastAsia="x-none"/>
        </w:rPr>
        <w:tab/>
        <w:t>Frame structure and timing aspects for Ambient IoT</w:t>
      </w:r>
      <w:r w:rsidR="00D7097B" w:rsidRPr="00D7097B">
        <w:rPr>
          <w:iCs/>
          <w:lang w:val="en-US" w:eastAsia="x-none"/>
        </w:rPr>
        <w:tab/>
        <w:t>Sony</w:t>
      </w:r>
    </w:p>
    <w:p w14:paraId="49AD73A8" w14:textId="2279F519" w:rsidR="00D7097B" w:rsidRPr="00D7097B" w:rsidRDefault="006F79AF" w:rsidP="00D7097B">
      <w:pPr>
        <w:rPr>
          <w:iCs/>
          <w:lang w:val="en-US" w:eastAsia="x-none"/>
        </w:rPr>
      </w:pPr>
      <w:hyperlink r:id="rId1496" w:history="1">
        <w:r>
          <w:rPr>
            <w:rStyle w:val="Hyperlink"/>
            <w:iCs/>
            <w:lang w:val="en-US" w:eastAsia="x-none"/>
          </w:rPr>
          <w:t>R1-2404519</w:t>
        </w:r>
      </w:hyperlink>
      <w:r w:rsidR="00D7097B" w:rsidRPr="00D7097B">
        <w:rPr>
          <w:iCs/>
          <w:lang w:val="en-US" w:eastAsia="x-none"/>
        </w:rPr>
        <w:tab/>
        <w:t>Frame structure and timing aspects of Ambient IoT</w:t>
      </w:r>
      <w:r w:rsidR="00D7097B" w:rsidRPr="00D7097B">
        <w:rPr>
          <w:iCs/>
          <w:lang w:val="en-US" w:eastAsia="x-none"/>
        </w:rPr>
        <w:tab/>
        <w:t>InterDigital, Inc.</w:t>
      </w:r>
    </w:p>
    <w:p w14:paraId="1E3AD943" w14:textId="7DE8DC02" w:rsidR="00D7097B" w:rsidRPr="00D7097B" w:rsidRDefault="006F79AF" w:rsidP="00D7097B">
      <w:pPr>
        <w:rPr>
          <w:iCs/>
          <w:lang w:val="en-US" w:eastAsia="x-none"/>
        </w:rPr>
      </w:pPr>
      <w:hyperlink r:id="rId1497" w:history="1">
        <w:r>
          <w:rPr>
            <w:rStyle w:val="Hyperlink"/>
            <w:iCs/>
            <w:lang w:val="en-US" w:eastAsia="x-none"/>
          </w:rPr>
          <w:t>R1-2404557</w:t>
        </w:r>
      </w:hyperlink>
      <w:r w:rsidR="00D7097B" w:rsidRPr="00D7097B">
        <w:rPr>
          <w:iCs/>
          <w:lang w:val="en-US" w:eastAsia="x-none"/>
        </w:rPr>
        <w:tab/>
        <w:t>Discussion on frame structure and physical layer procedure for Ambient IoT</w:t>
      </w:r>
      <w:r w:rsidR="00D7097B" w:rsidRPr="00D7097B">
        <w:rPr>
          <w:iCs/>
          <w:lang w:val="en-US" w:eastAsia="x-none"/>
        </w:rPr>
        <w:tab/>
        <w:t>ZTE, Sanechips</w:t>
      </w:r>
    </w:p>
    <w:p w14:paraId="52ADA206" w14:textId="6AE5D298" w:rsidR="00D7097B" w:rsidRPr="00D7097B" w:rsidRDefault="006F79AF" w:rsidP="00D7097B">
      <w:pPr>
        <w:rPr>
          <w:iCs/>
          <w:lang w:val="en-US" w:eastAsia="x-none"/>
        </w:rPr>
      </w:pPr>
      <w:hyperlink r:id="rId1498" w:history="1">
        <w:r>
          <w:rPr>
            <w:rStyle w:val="Hyperlink"/>
            <w:iCs/>
            <w:lang w:val="en-US" w:eastAsia="x-none"/>
          </w:rPr>
          <w:t>R1-2404593</w:t>
        </w:r>
      </w:hyperlink>
      <w:r w:rsidR="00D7097B" w:rsidRPr="00D7097B">
        <w:rPr>
          <w:iCs/>
          <w:lang w:val="en-US" w:eastAsia="x-none"/>
        </w:rPr>
        <w:tab/>
        <w:t>Discussion on frame structure and timing aspects</w:t>
      </w:r>
      <w:r w:rsidR="00D7097B" w:rsidRPr="00D7097B">
        <w:rPr>
          <w:iCs/>
          <w:lang w:val="en-US" w:eastAsia="x-none"/>
        </w:rPr>
        <w:tab/>
        <w:t>Fujitsu</w:t>
      </w:r>
    </w:p>
    <w:p w14:paraId="6A2DB358" w14:textId="62E04731" w:rsidR="00D7097B" w:rsidRPr="00D7097B" w:rsidRDefault="006F79AF" w:rsidP="00D7097B">
      <w:pPr>
        <w:rPr>
          <w:iCs/>
          <w:lang w:val="en-US" w:eastAsia="x-none"/>
        </w:rPr>
      </w:pPr>
      <w:hyperlink r:id="rId1499" w:history="1">
        <w:r>
          <w:rPr>
            <w:rStyle w:val="Hyperlink"/>
            <w:iCs/>
            <w:lang w:val="en-US" w:eastAsia="x-none"/>
          </w:rPr>
          <w:t>R1-2404596</w:t>
        </w:r>
      </w:hyperlink>
      <w:r w:rsidR="00D7097B" w:rsidRPr="00D7097B">
        <w:rPr>
          <w:iCs/>
          <w:lang w:val="en-US" w:eastAsia="x-none"/>
        </w:rPr>
        <w:tab/>
        <w:t xml:space="preserve">Discussion on A-IoT Frame Structure and Timing Aspects </w:t>
      </w:r>
      <w:r w:rsidR="00D7097B" w:rsidRPr="00D7097B">
        <w:rPr>
          <w:iCs/>
          <w:lang w:val="en-US" w:eastAsia="x-none"/>
        </w:rPr>
        <w:tab/>
        <w:t>Panasonic</w:t>
      </w:r>
    </w:p>
    <w:p w14:paraId="764617C6" w14:textId="7CC22359" w:rsidR="00D7097B" w:rsidRPr="00D7097B" w:rsidRDefault="006F79AF" w:rsidP="00D7097B">
      <w:pPr>
        <w:rPr>
          <w:iCs/>
          <w:lang w:val="en-US" w:eastAsia="x-none"/>
        </w:rPr>
      </w:pPr>
      <w:hyperlink r:id="rId1500" w:history="1">
        <w:r>
          <w:rPr>
            <w:rStyle w:val="Hyperlink"/>
            <w:iCs/>
            <w:lang w:val="en-US" w:eastAsia="x-none"/>
          </w:rPr>
          <w:t>R1-2404621</w:t>
        </w:r>
      </w:hyperlink>
      <w:r w:rsidR="00D7097B" w:rsidRPr="00D7097B">
        <w:rPr>
          <w:iCs/>
          <w:lang w:val="en-US" w:eastAsia="x-none"/>
        </w:rPr>
        <w:tab/>
        <w:t>Discussion on frame structure and timing aspects for Ambient IoT</w:t>
      </w:r>
      <w:r w:rsidR="00D7097B" w:rsidRPr="00D7097B">
        <w:rPr>
          <w:iCs/>
          <w:lang w:val="en-US" w:eastAsia="x-none"/>
        </w:rPr>
        <w:tab/>
        <w:t>Xiaomi</w:t>
      </w:r>
    </w:p>
    <w:p w14:paraId="7A0AFAD7" w14:textId="6F1EC044" w:rsidR="00D7097B" w:rsidRPr="00D7097B" w:rsidRDefault="006F79AF" w:rsidP="00D7097B">
      <w:pPr>
        <w:rPr>
          <w:iCs/>
          <w:lang w:val="en-US" w:eastAsia="x-none"/>
        </w:rPr>
      </w:pPr>
      <w:hyperlink r:id="rId1501" w:history="1">
        <w:r>
          <w:rPr>
            <w:rStyle w:val="Hyperlink"/>
            <w:iCs/>
            <w:lang w:val="en-US" w:eastAsia="x-none"/>
          </w:rPr>
          <w:t>R1-2404675</w:t>
        </w:r>
      </w:hyperlink>
      <w:r w:rsidR="00D7097B" w:rsidRPr="00D7097B">
        <w:rPr>
          <w:iCs/>
          <w:lang w:val="en-US" w:eastAsia="x-none"/>
        </w:rPr>
        <w:tab/>
        <w:t>Discussion on frame structure and timing for ambient IoT</w:t>
      </w:r>
      <w:r w:rsidR="00D7097B" w:rsidRPr="00D7097B">
        <w:rPr>
          <w:iCs/>
          <w:lang w:val="en-US" w:eastAsia="x-none"/>
        </w:rPr>
        <w:tab/>
        <w:t>NEC</w:t>
      </w:r>
    </w:p>
    <w:p w14:paraId="12460A50" w14:textId="0881FFCD" w:rsidR="00D7097B" w:rsidRPr="00D7097B" w:rsidRDefault="006F79AF" w:rsidP="00D7097B">
      <w:pPr>
        <w:rPr>
          <w:iCs/>
          <w:lang w:val="en-US" w:eastAsia="x-none"/>
        </w:rPr>
      </w:pPr>
      <w:hyperlink r:id="rId1502" w:history="1">
        <w:r>
          <w:rPr>
            <w:rStyle w:val="Hyperlink"/>
            <w:iCs/>
            <w:lang w:val="en-US" w:eastAsia="x-none"/>
          </w:rPr>
          <w:t>R1-2404734</w:t>
        </w:r>
      </w:hyperlink>
      <w:r w:rsidR="00D7097B" w:rsidRPr="00D7097B">
        <w:rPr>
          <w:iCs/>
          <w:lang w:val="en-US" w:eastAsia="x-none"/>
        </w:rPr>
        <w:tab/>
        <w:t>Discussion on frame struct</w:t>
      </w:r>
      <w:r w:rsidR="00566380">
        <w:rPr>
          <w:iCs/>
          <w:lang w:val="en-US" w:eastAsia="x-none"/>
        </w:rPr>
        <w:t>u</w:t>
      </w:r>
      <w:r w:rsidR="00D7097B" w:rsidRPr="00D7097B">
        <w:rPr>
          <w:iCs/>
          <w:lang w:val="en-US" w:eastAsia="x-none"/>
        </w:rPr>
        <w:t>re and timing aspects for Ambient IoT</w:t>
      </w:r>
      <w:r w:rsidR="00D7097B" w:rsidRPr="00D7097B">
        <w:rPr>
          <w:iCs/>
          <w:lang w:val="en-US" w:eastAsia="x-none"/>
        </w:rPr>
        <w:tab/>
        <w:t>BUPT</w:t>
      </w:r>
    </w:p>
    <w:p w14:paraId="24064A73" w14:textId="4827B22C" w:rsidR="00D7097B" w:rsidRPr="00D7097B" w:rsidRDefault="006F79AF" w:rsidP="00D7097B">
      <w:pPr>
        <w:rPr>
          <w:iCs/>
          <w:lang w:val="en-US" w:eastAsia="x-none"/>
        </w:rPr>
      </w:pPr>
      <w:hyperlink r:id="rId1503" w:history="1">
        <w:r>
          <w:rPr>
            <w:rStyle w:val="Hyperlink"/>
            <w:iCs/>
            <w:lang w:val="en-US" w:eastAsia="x-none"/>
          </w:rPr>
          <w:t>R1-2404776</w:t>
        </w:r>
      </w:hyperlink>
      <w:r w:rsidR="00D7097B" w:rsidRPr="00D7097B">
        <w:rPr>
          <w:iCs/>
          <w:lang w:val="en-US" w:eastAsia="x-none"/>
        </w:rPr>
        <w:tab/>
        <w:t>Discussion on frame structure and timing aspects</w:t>
      </w:r>
      <w:r w:rsidR="00D7097B" w:rsidRPr="00D7097B">
        <w:rPr>
          <w:iCs/>
          <w:lang w:val="en-US" w:eastAsia="x-none"/>
        </w:rPr>
        <w:tab/>
        <w:t>ETRI</w:t>
      </w:r>
    </w:p>
    <w:p w14:paraId="2062D7C6" w14:textId="3C34627D" w:rsidR="00D7097B" w:rsidRPr="00D7097B" w:rsidRDefault="006F79AF" w:rsidP="00D7097B">
      <w:pPr>
        <w:rPr>
          <w:iCs/>
          <w:lang w:val="en-US" w:eastAsia="x-none"/>
        </w:rPr>
      </w:pPr>
      <w:hyperlink r:id="rId1504" w:history="1">
        <w:r>
          <w:rPr>
            <w:rStyle w:val="Hyperlink"/>
            <w:iCs/>
            <w:lang w:val="en-US" w:eastAsia="x-none"/>
          </w:rPr>
          <w:t>R1-2404798</w:t>
        </w:r>
      </w:hyperlink>
      <w:r w:rsidR="00D7097B" w:rsidRPr="00D7097B">
        <w:rPr>
          <w:iCs/>
          <w:lang w:val="en-US" w:eastAsia="x-none"/>
        </w:rPr>
        <w:tab/>
        <w:t>Some Considerations on Frame Structure and Timing Aspects for A-IoT</w:t>
      </w:r>
      <w:r w:rsidR="00D7097B" w:rsidRPr="00D7097B">
        <w:rPr>
          <w:iCs/>
          <w:lang w:val="en-US" w:eastAsia="x-none"/>
        </w:rPr>
        <w:tab/>
        <w:t>Continental Automotive</w:t>
      </w:r>
    </w:p>
    <w:p w14:paraId="0AFC910A" w14:textId="5E8A11BB" w:rsidR="00D7097B" w:rsidRPr="00D7097B" w:rsidRDefault="006F79AF" w:rsidP="00D7097B">
      <w:pPr>
        <w:rPr>
          <w:iCs/>
          <w:lang w:val="en-US" w:eastAsia="x-none"/>
        </w:rPr>
      </w:pPr>
      <w:hyperlink r:id="rId1505" w:history="1">
        <w:r>
          <w:rPr>
            <w:rStyle w:val="Hyperlink"/>
            <w:iCs/>
            <w:lang w:val="en-US" w:eastAsia="x-none"/>
          </w:rPr>
          <w:t>R1-2404803</w:t>
        </w:r>
      </w:hyperlink>
      <w:r w:rsidR="00D7097B" w:rsidRPr="00D7097B">
        <w:rPr>
          <w:iCs/>
          <w:lang w:val="en-US" w:eastAsia="x-none"/>
        </w:rPr>
        <w:tab/>
        <w:t>Discussion on Frame Structure and Timing Aspects for Ambient IoT</w:t>
      </w:r>
      <w:r w:rsidR="00D7097B" w:rsidRPr="00D7097B">
        <w:rPr>
          <w:iCs/>
          <w:lang w:val="en-US" w:eastAsia="x-none"/>
        </w:rPr>
        <w:tab/>
        <w:t>IIT, Kharagpur</w:t>
      </w:r>
    </w:p>
    <w:p w14:paraId="1654D266" w14:textId="65F2B6CC" w:rsidR="00D7097B" w:rsidRPr="00D7097B" w:rsidRDefault="006F79AF" w:rsidP="00D7097B">
      <w:pPr>
        <w:rPr>
          <w:iCs/>
          <w:lang w:val="en-US" w:eastAsia="x-none"/>
        </w:rPr>
      </w:pPr>
      <w:hyperlink r:id="rId1506" w:history="1">
        <w:r>
          <w:rPr>
            <w:rStyle w:val="Hyperlink"/>
            <w:iCs/>
            <w:lang w:val="en-US" w:eastAsia="x-none"/>
          </w:rPr>
          <w:t>R1-2404871</w:t>
        </w:r>
      </w:hyperlink>
      <w:r w:rsidR="00D7097B" w:rsidRPr="00D7097B">
        <w:rPr>
          <w:iCs/>
          <w:lang w:val="en-US" w:eastAsia="x-none"/>
        </w:rPr>
        <w:tab/>
        <w:t>Discussion on frame structure and timing aspects of A-IoT communication</w:t>
      </w:r>
      <w:r w:rsidR="00D7097B" w:rsidRPr="00D7097B">
        <w:rPr>
          <w:iCs/>
          <w:lang w:val="en-US" w:eastAsia="x-none"/>
        </w:rPr>
        <w:tab/>
        <w:t>OPPO</w:t>
      </w:r>
    </w:p>
    <w:p w14:paraId="4F185B82" w14:textId="1A81BF75" w:rsidR="00D7097B" w:rsidRPr="00D7097B" w:rsidRDefault="006F79AF" w:rsidP="00D7097B">
      <w:pPr>
        <w:rPr>
          <w:iCs/>
          <w:lang w:val="en-US" w:eastAsia="x-none"/>
        </w:rPr>
      </w:pPr>
      <w:hyperlink r:id="rId1507" w:history="1">
        <w:r>
          <w:rPr>
            <w:rStyle w:val="Hyperlink"/>
            <w:iCs/>
            <w:lang w:val="en-US" w:eastAsia="x-none"/>
          </w:rPr>
          <w:t>R1-2404891</w:t>
        </w:r>
      </w:hyperlink>
      <w:r w:rsidR="00D7097B" w:rsidRPr="00D7097B">
        <w:rPr>
          <w:iCs/>
          <w:lang w:val="en-US" w:eastAsia="x-none"/>
        </w:rPr>
        <w:tab/>
        <w:t>Frame structure and timing aspects for Ambient IoT</w:t>
      </w:r>
      <w:r w:rsidR="00D7097B" w:rsidRPr="00D7097B">
        <w:rPr>
          <w:iCs/>
          <w:lang w:val="en-US" w:eastAsia="x-none"/>
        </w:rPr>
        <w:tab/>
        <w:t>LG Electronics</w:t>
      </w:r>
    </w:p>
    <w:p w14:paraId="747B7CDD" w14:textId="09DF4A65" w:rsidR="00D7097B" w:rsidRPr="00D7097B" w:rsidRDefault="006F79AF" w:rsidP="00D7097B">
      <w:pPr>
        <w:rPr>
          <w:iCs/>
          <w:lang w:val="en-US" w:eastAsia="x-none"/>
        </w:rPr>
      </w:pPr>
      <w:hyperlink r:id="rId1508" w:history="1">
        <w:r>
          <w:rPr>
            <w:rStyle w:val="Hyperlink"/>
            <w:iCs/>
            <w:lang w:val="en-US" w:eastAsia="x-none"/>
          </w:rPr>
          <w:t>R1-2404963</w:t>
        </w:r>
      </w:hyperlink>
      <w:r w:rsidR="00D7097B" w:rsidRPr="00D7097B">
        <w:rPr>
          <w:iCs/>
          <w:lang w:val="en-US" w:eastAsia="x-none"/>
        </w:rPr>
        <w:tab/>
        <w:t>Discussion on frame structure and timing aspects</w:t>
      </w:r>
      <w:r w:rsidR="00D7097B" w:rsidRPr="00D7097B">
        <w:rPr>
          <w:iCs/>
          <w:lang w:val="en-US" w:eastAsia="x-none"/>
        </w:rPr>
        <w:tab/>
        <w:t>Sharp</w:t>
      </w:r>
    </w:p>
    <w:p w14:paraId="4072270B" w14:textId="3EF9E0EF" w:rsidR="00D7097B" w:rsidRPr="00D7097B" w:rsidRDefault="006F79AF" w:rsidP="00D7097B">
      <w:pPr>
        <w:rPr>
          <w:iCs/>
          <w:lang w:val="en-US" w:eastAsia="x-none"/>
        </w:rPr>
      </w:pPr>
      <w:hyperlink r:id="rId1509" w:history="1">
        <w:r>
          <w:rPr>
            <w:rStyle w:val="Hyperlink"/>
            <w:iCs/>
            <w:lang w:val="en-US" w:eastAsia="x-none"/>
          </w:rPr>
          <w:t>R1-2405045</w:t>
        </w:r>
      </w:hyperlink>
      <w:r w:rsidR="00D7097B" w:rsidRPr="00D7097B">
        <w:rPr>
          <w:iCs/>
          <w:lang w:val="en-US" w:eastAsia="x-none"/>
        </w:rPr>
        <w:tab/>
        <w:t>Study on frame structure and timing aspects for Ambient IoT</w:t>
      </w:r>
      <w:r w:rsidR="00D7097B" w:rsidRPr="00D7097B">
        <w:rPr>
          <w:iCs/>
          <w:lang w:val="en-US" w:eastAsia="x-none"/>
        </w:rPr>
        <w:tab/>
        <w:t>NTT DOCOMO, INC.</w:t>
      </w:r>
    </w:p>
    <w:p w14:paraId="7650951A" w14:textId="35246A8F" w:rsidR="00D7097B" w:rsidRPr="00D7097B" w:rsidRDefault="006F79AF" w:rsidP="00D7097B">
      <w:pPr>
        <w:rPr>
          <w:iCs/>
          <w:lang w:val="en-US" w:eastAsia="x-none"/>
        </w:rPr>
      </w:pPr>
      <w:hyperlink r:id="rId1510" w:history="1">
        <w:r>
          <w:rPr>
            <w:rStyle w:val="Hyperlink"/>
            <w:iCs/>
            <w:lang w:val="en-US" w:eastAsia="x-none"/>
          </w:rPr>
          <w:t>R1-2405079</w:t>
        </w:r>
      </w:hyperlink>
      <w:r w:rsidR="00D7097B" w:rsidRPr="00D7097B">
        <w:rPr>
          <w:iCs/>
          <w:lang w:val="en-US" w:eastAsia="x-none"/>
        </w:rPr>
        <w:tab/>
        <w:t>Frame structure and timing aspects</w:t>
      </w:r>
      <w:r w:rsidR="00D7097B" w:rsidRPr="00D7097B">
        <w:rPr>
          <w:iCs/>
          <w:lang w:val="en-US" w:eastAsia="x-none"/>
        </w:rPr>
        <w:tab/>
        <w:t>MediaTek Inc.</w:t>
      </w:r>
    </w:p>
    <w:p w14:paraId="0C750AEC" w14:textId="5991E954" w:rsidR="00D7097B" w:rsidRPr="00D7097B" w:rsidRDefault="006F79AF" w:rsidP="00D7097B">
      <w:pPr>
        <w:rPr>
          <w:iCs/>
          <w:lang w:val="en-US" w:eastAsia="x-none"/>
        </w:rPr>
      </w:pPr>
      <w:hyperlink r:id="rId1511" w:history="1">
        <w:r>
          <w:rPr>
            <w:rStyle w:val="Hyperlink"/>
            <w:iCs/>
            <w:lang w:val="en-US" w:eastAsia="x-none"/>
          </w:rPr>
          <w:t>R1-2405158</w:t>
        </w:r>
      </w:hyperlink>
      <w:r w:rsidR="00D7097B" w:rsidRPr="00D7097B">
        <w:rPr>
          <w:iCs/>
          <w:lang w:val="en-US" w:eastAsia="x-none"/>
        </w:rPr>
        <w:tab/>
        <w:t>Frame structure and timing aspects</w:t>
      </w:r>
      <w:r w:rsidR="00D7097B" w:rsidRPr="00D7097B">
        <w:rPr>
          <w:iCs/>
          <w:lang w:val="en-US" w:eastAsia="x-none"/>
        </w:rPr>
        <w:tab/>
        <w:t>Qualcomm Incorporated</w:t>
      </w:r>
    </w:p>
    <w:p w14:paraId="0130B89C" w14:textId="182EBEBE" w:rsidR="00D7097B" w:rsidRPr="00D7097B" w:rsidRDefault="006F79AF" w:rsidP="00D7097B">
      <w:pPr>
        <w:rPr>
          <w:iCs/>
          <w:lang w:val="en-US" w:eastAsia="x-none"/>
        </w:rPr>
      </w:pPr>
      <w:hyperlink r:id="rId1512" w:history="1">
        <w:r>
          <w:rPr>
            <w:rStyle w:val="Hyperlink"/>
            <w:iCs/>
            <w:lang w:val="en-US" w:eastAsia="x-none"/>
          </w:rPr>
          <w:t>R1-2405183</w:t>
        </w:r>
      </w:hyperlink>
      <w:r w:rsidR="00D7097B" w:rsidRPr="00D7097B">
        <w:rPr>
          <w:iCs/>
          <w:lang w:val="en-US" w:eastAsia="x-none"/>
        </w:rPr>
        <w:tab/>
        <w:t>Discussion on Frame structure and timing aspects for A-IoT</w:t>
      </w:r>
      <w:r w:rsidR="00D7097B" w:rsidRPr="00D7097B">
        <w:rPr>
          <w:iCs/>
          <w:lang w:val="en-US" w:eastAsia="x-none"/>
        </w:rPr>
        <w:tab/>
        <w:t>China Unicom</w:t>
      </w:r>
    </w:p>
    <w:p w14:paraId="4526E6FA" w14:textId="793BF50B" w:rsidR="00D7097B" w:rsidRPr="00D7097B" w:rsidRDefault="006F79AF" w:rsidP="00D7097B">
      <w:pPr>
        <w:rPr>
          <w:iCs/>
          <w:lang w:val="en-US" w:eastAsia="x-none"/>
        </w:rPr>
      </w:pPr>
      <w:hyperlink r:id="rId1513" w:history="1">
        <w:r>
          <w:rPr>
            <w:rStyle w:val="Hyperlink"/>
            <w:iCs/>
            <w:lang w:val="en-US" w:eastAsia="x-none"/>
          </w:rPr>
          <w:t>R1-2405208</w:t>
        </w:r>
      </w:hyperlink>
      <w:r w:rsidR="00D7097B" w:rsidRPr="00D7097B">
        <w:rPr>
          <w:iCs/>
          <w:lang w:val="en-US" w:eastAsia="x-none"/>
        </w:rPr>
        <w:tab/>
        <w:t>Discussion on frame structure and timing aspect</w:t>
      </w:r>
      <w:r w:rsidR="00D7097B" w:rsidRPr="00D7097B">
        <w:rPr>
          <w:iCs/>
          <w:lang w:val="en-US" w:eastAsia="x-none"/>
        </w:rPr>
        <w:tab/>
        <w:t>ASUSTeK</w:t>
      </w:r>
    </w:p>
    <w:p w14:paraId="0077E868" w14:textId="30018372" w:rsidR="00D7097B" w:rsidRPr="00D7097B" w:rsidRDefault="006F79AF" w:rsidP="00D7097B">
      <w:pPr>
        <w:rPr>
          <w:iCs/>
          <w:lang w:val="en-US" w:eastAsia="x-none"/>
        </w:rPr>
      </w:pPr>
      <w:hyperlink r:id="rId1514" w:history="1">
        <w:r>
          <w:rPr>
            <w:rStyle w:val="Hyperlink"/>
            <w:iCs/>
            <w:lang w:val="en-US" w:eastAsia="x-none"/>
          </w:rPr>
          <w:t>R1-2405217</w:t>
        </w:r>
      </w:hyperlink>
      <w:r w:rsidR="00D7097B" w:rsidRPr="00D7097B">
        <w:rPr>
          <w:iCs/>
          <w:lang w:val="en-US" w:eastAsia="x-none"/>
        </w:rPr>
        <w:tab/>
        <w:t>Discussion on frame structure and timing aspects for Ambient IoT</w:t>
      </w:r>
      <w:r w:rsidR="00D7097B" w:rsidRPr="00D7097B">
        <w:rPr>
          <w:iCs/>
          <w:lang w:val="en-US" w:eastAsia="x-none"/>
        </w:rPr>
        <w:tab/>
        <w:t>Comba</w:t>
      </w:r>
    </w:p>
    <w:p w14:paraId="131B85B9" w14:textId="79B52AC8" w:rsidR="00D7097B" w:rsidRPr="00D7097B" w:rsidRDefault="006F79AF" w:rsidP="00D7097B">
      <w:pPr>
        <w:rPr>
          <w:iCs/>
          <w:lang w:val="en-US" w:eastAsia="x-none"/>
        </w:rPr>
      </w:pPr>
      <w:hyperlink r:id="rId1515" w:history="1">
        <w:r>
          <w:rPr>
            <w:rStyle w:val="Hyperlink"/>
            <w:iCs/>
            <w:lang w:val="en-US" w:eastAsia="x-none"/>
          </w:rPr>
          <w:t>R1-2405243</w:t>
        </w:r>
      </w:hyperlink>
      <w:r w:rsidR="00D7097B" w:rsidRPr="00D7097B">
        <w:rPr>
          <w:iCs/>
          <w:lang w:val="en-US" w:eastAsia="x-none"/>
        </w:rPr>
        <w:tab/>
        <w:t>Discussion on Frame structure and timing aspects</w:t>
      </w:r>
      <w:r w:rsidR="00D7097B" w:rsidRPr="00D7097B">
        <w:rPr>
          <w:iCs/>
          <w:lang w:val="en-US" w:eastAsia="x-none"/>
        </w:rPr>
        <w:tab/>
        <w:t>CEWiT</w:t>
      </w:r>
    </w:p>
    <w:p w14:paraId="21E5B691" w14:textId="521273A2" w:rsidR="00D7097B" w:rsidRPr="00D7097B" w:rsidRDefault="006F79AF" w:rsidP="00D7097B">
      <w:pPr>
        <w:rPr>
          <w:iCs/>
          <w:lang w:val="en-US" w:eastAsia="x-none"/>
        </w:rPr>
      </w:pPr>
      <w:hyperlink r:id="rId1516" w:history="1">
        <w:r>
          <w:rPr>
            <w:rStyle w:val="Hyperlink"/>
            <w:iCs/>
            <w:lang w:val="en-US" w:eastAsia="x-none"/>
          </w:rPr>
          <w:t>R1-2405273</w:t>
        </w:r>
      </w:hyperlink>
      <w:r w:rsidR="00D7097B" w:rsidRPr="00D7097B">
        <w:rPr>
          <w:iCs/>
          <w:lang w:val="en-US" w:eastAsia="x-none"/>
        </w:rPr>
        <w:tab/>
        <w:t>Discussion on frame structure and timing aspects</w:t>
      </w:r>
      <w:r w:rsidR="00D7097B" w:rsidRPr="00D7097B">
        <w:rPr>
          <w:iCs/>
          <w:lang w:val="en-US" w:eastAsia="x-none"/>
        </w:rPr>
        <w:tab/>
        <w:t>Google</w:t>
      </w:r>
    </w:p>
    <w:p w14:paraId="0499AC0A" w14:textId="77777777" w:rsidR="00D7097B" w:rsidRDefault="00D7097B" w:rsidP="00D7097B">
      <w:pPr>
        <w:rPr>
          <w:iCs/>
          <w:lang w:val="en-US" w:eastAsia="x-none"/>
        </w:rPr>
      </w:pPr>
    </w:p>
    <w:p w14:paraId="4749940F" w14:textId="0344AF1B" w:rsidR="00CB5759" w:rsidRPr="00CB5759" w:rsidRDefault="006F79AF" w:rsidP="00CB5759">
      <w:pPr>
        <w:rPr>
          <w:b/>
          <w:iCs/>
          <w:lang w:val="en-US" w:eastAsia="x-none"/>
        </w:rPr>
      </w:pPr>
      <w:hyperlink r:id="rId1517" w:history="1">
        <w:r>
          <w:rPr>
            <w:rStyle w:val="Hyperlink"/>
            <w:b/>
            <w:iCs/>
            <w:lang w:val="en-US" w:eastAsia="x-none"/>
          </w:rPr>
          <w:t>R1-2405379</w:t>
        </w:r>
      </w:hyperlink>
      <w:r w:rsidR="00CB5759" w:rsidRPr="00CB5759">
        <w:rPr>
          <w:b/>
          <w:iCs/>
          <w:lang w:val="en-US" w:eastAsia="x-none"/>
        </w:rPr>
        <w:tab/>
        <w:t>FL summary #1 on frame structure and timing aspects for Rel-19 Ambient IoT</w:t>
      </w:r>
      <w:r w:rsidR="00CB5759" w:rsidRPr="00CB5759">
        <w:rPr>
          <w:b/>
          <w:iCs/>
          <w:lang w:val="en-US" w:eastAsia="x-none"/>
        </w:rPr>
        <w:tab/>
        <w:t>Moderator (vivo)</w:t>
      </w:r>
    </w:p>
    <w:p w14:paraId="6CC1E72D" w14:textId="0E8D9D60" w:rsidR="00CB5759" w:rsidRPr="00CB5759" w:rsidRDefault="00CB5759" w:rsidP="00CB5759">
      <w:pPr>
        <w:rPr>
          <w:iCs/>
          <w:lang w:val="en-US" w:eastAsia="x-none"/>
        </w:rPr>
      </w:pPr>
      <w:r>
        <w:rPr>
          <w:iCs/>
          <w:lang w:val="en-US" w:eastAsia="x-none"/>
        </w:rPr>
        <w:t>From Tuesday session</w:t>
      </w:r>
    </w:p>
    <w:p w14:paraId="705E9E99" w14:textId="77777777" w:rsidR="00CB5759" w:rsidRPr="00CB5759" w:rsidRDefault="00CB5759" w:rsidP="00CB5759">
      <w:pPr>
        <w:adjustRightInd w:val="0"/>
        <w:snapToGrid w:val="0"/>
        <w:rPr>
          <w:rFonts w:ascii="Times New Roman" w:eastAsia="DengXian" w:hAnsi="Times New Roman"/>
          <w:bCs/>
          <w:szCs w:val="20"/>
          <w:lang w:eastAsia="zh-CN"/>
        </w:rPr>
      </w:pPr>
      <w:r w:rsidRPr="00CB5759">
        <w:rPr>
          <w:rFonts w:ascii="Times New Roman" w:eastAsia="DengXian" w:hAnsi="Times New Roman"/>
          <w:bCs/>
          <w:szCs w:val="20"/>
          <w:highlight w:val="green"/>
          <w:lang w:eastAsia="zh-CN"/>
        </w:rPr>
        <w:t>Agreement</w:t>
      </w:r>
    </w:p>
    <w:p w14:paraId="78F74AA4" w14:textId="77777777" w:rsidR="00CB5759" w:rsidRPr="00CB5759" w:rsidRDefault="00CB5759" w:rsidP="00CB5759">
      <w:pPr>
        <w:rPr>
          <w:rFonts w:ascii="Times New Roman" w:hAnsi="Times New Roman"/>
          <w:iCs/>
          <w:szCs w:val="20"/>
          <w:lang w:val="en-US" w:eastAsia="x-none"/>
        </w:rPr>
      </w:pPr>
      <w:r w:rsidRPr="00CB5759">
        <w:rPr>
          <w:rFonts w:ascii="Times New Roman" w:eastAsia="DengXian" w:hAnsi="Times New Roman"/>
          <w:bCs/>
          <w:szCs w:val="20"/>
          <w:lang w:eastAsia="zh-CN"/>
        </w:rPr>
        <w:t>Study whether/how an A-IoT device can count the time with sufficient accuracy (with a certain timing error due to SFO) at least for the purposes related to TDM(A) (if needed), and if so for how long after receiving an R2D transmission.</w:t>
      </w:r>
    </w:p>
    <w:p w14:paraId="41F7678B" w14:textId="77777777" w:rsidR="00CB5759" w:rsidRPr="00CB5759" w:rsidRDefault="00CB5759" w:rsidP="00CB5759">
      <w:pPr>
        <w:rPr>
          <w:rFonts w:ascii="Times New Roman" w:hAnsi="Times New Roman"/>
          <w:iCs/>
          <w:szCs w:val="20"/>
          <w:lang w:val="en-US" w:eastAsia="x-none"/>
        </w:rPr>
      </w:pPr>
    </w:p>
    <w:p w14:paraId="4B4C23F9" w14:textId="77777777" w:rsidR="00CB5759" w:rsidRPr="00CB5759" w:rsidRDefault="00CB5759" w:rsidP="00CB5759">
      <w:pPr>
        <w:adjustRightInd w:val="0"/>
        <w:snapToGrid w:val="0"/>
        <w:rPr>
          <w:rFonts w:ascii="Times New Roman" w:eastAsia="DengXian" w:hAnsi="Times New Roman"/>
          <w:bCs/>
          <w:szCs w:val="20"/>
          <w:lang w:eastAsia="zh-CN"/>
        </w:rPr>
      </w:pPr>
      <w:r w:rsidRPr="00CB5759">
        <w:rPr>
          <w:rFonts w:ascii="Times New Roman" w:eastAsia="DengXian" w:hAnsi="Times New Roman"/>
          <w:bCs/>
          <w:szCs w:val="20"/>
          <w:highlight w:val="green"/>
          <w:lang w:eastAsia="zh-CN"/>
        </w:rPr>
        <w:t>Agreement</w:t>
      </w:r>
    </w:p>
    <w:p w14:paraId="430CF78D" w14:textId="77777777" w:rsidR="00CB5759" w:rsidRPr="00CB5759" w:rsidRDefault="00CB5759" w:rsidP="00CB5759">
      <w:pPr>
        <w:adjustRightInd w:val="0"/>
        <w:snapToGrid w:val="0"/>
        <w:rPr>
          <w:lang w:eastAsia="zh-CN"/>
        </w:rPr>
      </w:pPr>
      <w:r w:rsidRPr="00CB5759">
        <w:rPr>
          <w:lang w:eastAsia="zh-CN"/>
        </w:rPr>
        <w:t>Scheduling information of PDRCH transmission is provided by a corresponding PRDCH.</w:t>
      </w:r>
    </w:p>
    <w:p w14:paraId="6381ABDF" w14:textId="77777777" w:rsidR="00CB5759" w:rsidRPr="00CB5759" w:rsidRDefault="00CB5759" w:rsidP="00CB5759">
      <w:pPr>
        <w:rPr>
          <w:iCs/>
          <w:lang w:eastAsia="x-none"/>
        </w:rPr>
      </w:pPr>
    </w:p>
    <w:p w14:paraId="00AB6714" w14:textId="77777777" w:rsidR="00CB5759" w:rsidRPr="00CB5759" w:rsidRDefault="00CB5759" w:rsidP="00CB5759">
      <w:pPr>
        <w:rPr>
          <w:iCs/>
          <w:lang w:val="en-US" w:eastAsia="x-none"/>
        </w:rPr>
      </w:pPr>
    </w:p>
    <w:p w14:paraId="4A9E0E4E" w14:textId="4365C313" w:rsidR="00CB5759" w:rsidRPr="00442F89" w:rsidRDefault="006F79AF" w:rsidP="00CB5759">
      <w:pPr>
        <w:rPr>
          <w:b/>
          <w:bCs/>
          <w:iCs/>
          <w:lang w:val="en-US" w:eastAsia="x-none"/>
        </w:rPr>
      </w:pPr>
      <w:hyperlink r:id="rId1518" w:history="1">
        <w:r>
          <w:rPr>
            <w:rStyle w:val="Hyperlink"/>
            <w:b/>
            <w:bCs/>
            <w:iCs/>
            <w:lang w:val="en-US" w:eastAsia="x-none"/>
          </w:rPr>
          <w:t>R1-2405380</w:t>
        </w:r>
      </w:hyperlink>
      <w:r w:rsidR="00CB5759" w:rsidRPr="00442F89">
        <w:rPr>
          <w:b/>
          <w:bCs/>
          <w:iCs/>
          <w:lang w:val="en-US" w:eastAsia="x-none"/>
        </w:rPr>
        <w:tab/>
        <w:t>FL summary #2 on frame structure and timing aspects for Rel-19 Ambient IoT</w:t>
      </w:r>
      <w:r w:rsidR="00CB5759" w:rsidRPr="00442F89">
        <w:rPr>
          <w:b/>
          <w:bCs/>
          <w:iCs/>
          <w:lang w:val="en-US" w:eastAsia="x-none"/>
        </w:rPr>
        <w:tab/>
        <w:t>Moderator (vivo)</w:t>
      </w:r>
    </w:p>
    <w:p w14:paraId="5CD8D0CC" w14:textId="05529782" w:rsidR="006D4652" w:rsidRDefault="006D4652" w:rsidP="00CB5759">
      <w:pPr>
        <w:rPr>
          <w:iCs/>
          <w:lang w:val="en-US" w:eastAsia="x-none"/>
        </w:rPr>
      </w:pPr>
      <w:r>
        <w:rPr>
          <w:iCs/>
          <w:lang w:val="en-US" w:eastAsia="x-none"/>
        </w:rPr>
        <w:t>From Thursday session</w:t>
      </w:r>
    </w:p>
    <w:p w14:paraId="1AFCCC4B" w14:textId="77777777" w:rsidR="00442F89" w:rsidRPr="00442F89" w:rsidRDefault="00442F89" w:rsidP="00442F89">
      <w:pPr>
        <w:rPr>
          <w:rFonts w:ascii="Times New Roman" w:hAnsi="Times New Roman"/>
          <w:b/>
          <w:iCs/>
          <w:szCs w:val="20"/>
          <w:lang w:val="en-US" w:eastAsia="x-none"/>
        </w:rPr>
      </w:pPr>
      <w:r w:rsidRPr="00442F89">
        <w:rPr>
          <w:rFonts w:ascii="Times New Roman" w:hAnsi="Times New Roman"/>
          <w:b/>
          <w:iCs/>
          <w:szCs w:val="20"/>
          <w:lang w:val="en-US" w:eastAsia="x-none"/>
        </w:rPr>
        <w:t>Conclusion</w:t>
      </w:r>
    </w:p>
    <w:p w14:paraId="6F361E54" w14:textId="77777777" w:rsidR="00442F89" w:rsidRPr="00442F89" w:rsidRDefault="00442F89" w:rsidP="00442F89">
      <w:pPr>
        <w:rPr>
          <w:rFonts w:ascii="Times New Roman" w:hAnsi="Times New Roman"/>
          <w:iCs/>
          <w:szCs w:val="20"/>
          <w:lang w:val="en-US" w:eastAsia="x-none"/>
        </w:rPr>
      </w:pPr>
      <w:r w:rsidRPr="00442F89">
        <w:rPr>
          <w:rFonts w:ascii="Times New Roman" w:hAnsi="Times New Roman"/>
          <w:iCs/>
          <w:szCs w:val="20"/>
          <w:lang w:val="en-US" w:eastAsia="x-none"/>
        </w:rPr>
        <w:lastRenderedPageBreak/>
        <w:t xml:space="preserve">RAN1 discussion related to the potential impact of </w:t>
      </w:r>
      <w:r w:rsidRPr="00442F89">
        <w:rPr>
          <w:rFonts w:ascii="Times New Roman" w:hAnsi="Times New Roman"/>
          <w:bCs/>
          <w:szCs w:val="20"/>
        </w:rPr>
        <w:t>device unavailability due to charging by energy harvesting will occur in agenda item 9.4.2.2.</w:t>
      </w:r>
    </w:p>
    <w:p w14:paraId="0A36687E" w14:textId="77777777" w:rsidR="00442F89" w:rsidRPr="00442F89" w:rsidRDefault="00442F89" w:rsidP="00442F89">
      <w:pPr>
        <w:rPr>
          <w:rFonts w:ascii="Times New Roman" w:hAnsi="Times New Roman"/>
          <w:iCs/>
          <w:szCs w:val="20"/>
          <w:lang w:val="en-US" w:eastAsia="x-none"/>
        </w:rPr>
      </w:pPr>
    </w:p>
    <w:p w14:paraId="64535382" w14:textId="77777777" w:rsidR="00442F89" w:rsidRPr="00442F89" w:rsidRDefault="00442F89" w:rsidP="00442F89">
      <w:pPr>
        <w:adjustRightInd w:val="0"/>
        <w:snapToGrid w:val="0"/>
        <w:rPr>
          <w:rFonts w:ascii="Times New Roman" w:hAnsi="Times New Roman"/>
          <w:bCs/>
          <w:szCs w:val="20"/>
          <w:lang w:val="en-US"/>
        </w:rPr>
      </w:pPr>
      <w:r w:rsidRPr="00442F89">
        <w:rPr>
          <w:rFonts w:ascii="Times New Roman" w:hAnsi="Times New Roman"/>
          <w:bCs/>
          <w:szCs w:val="20"/>
          <w:highlight w:val="green"/>
          <w:lang w:val="en-US"/>
        </w:rPr>
        <w:t>Agreement</w:t>
      </w:r>
    </w:p>
    <w:p w14:paraId="6BB782BB" w14:textId="77777777" w:rsidR="00442F89" w:rsidRPr="00442F89" w:rsidRDefault="00442F89" w:rsidP="00442F89">
      <w:pPr>
        <w:adjustRightInd w:val="0"/>
        <w:snapToGrid w:val="0"/>
        <w:rPr>
          <w:rFonts w:ascii="Times New Roman" w:hAnsi="Times New Roman"/>
          <w:bCs/>
          <w:szCs w:val="20"/>
          <w:lang w:val="en-US"/>
        </w:rPr>
      </w:pPr>
      <w:r w:rsidRPr="00442F89">
        <w:rPr>
          <w:rFonts w:ascii="Times New Roman" w:eastAsia="SimSun" w:hAnsi="Times New Roman"/>
          <w:bCs/>
          <w:szCs w:val="20"/>
        </w:rPr>
        <w:t>Study the following options for the time interval between a R2D transmission and the corresponding D2R transmission</w:t>
      </w:r>
      <w:r w:rsidRPr="00442F89">
        <w:rPr>
          <w:rFonts w:ascii="Times New Roman" w:hAnsi="Times New Roman"/>
          <w:bCs/>
          <w:szCs w:val="20"/>
        </w:rPr>
        <w:t xml:space="preserve"> following it:</w:t>
      </w:r>
    </w:p>
    <w:p w14:paraId="7A1F3E56" w14:textId="77777777" w:rsidR="00442F89" w:rsidRPr="00442F89" w:rsidRDefault="00442F89" w:rsidP="00311060">
      <w:pPr>
        <w:numPr>
          <w:ilvl w:val="0"/>
          <w:numId w:val="255"/>
        </w:numPr>
        <w:adjustRightInd w:val="0"/>
        <w:snapToGrid w:val="0"/>
        <w:jc w:val="both"/>
        <w:rPr>
          <w:rFonts w:ascii="Times New Roman" w:hAnsi="Times New Roman"/>
          <w:bCs/>
          <w:szCs w:val="20"/>
          <w:lang w:eastAsia="x-none"/>
        </w:rPr>
      </w:pPr>
      <w:r w:rsidRPr="00442F89">
        <w:rPr>
          <w:rFonts w:ascii="Times New Roman" w:hAnsi="Times New Roman"/>
          <w:bCs/>
          <w:szCs w:val="20"/>
          <w:lang w:eastAsia="x-none"/>
        </w:rPr>
        <w:t xml:space="preserve">Option 1: </w:t>
      </w:r>
      <w:r w:rsidRPr="00442F89">
        <w:rPr>
          <w:rFonts w:ascii="Times New Roman" w:hAnsi="Times New Roman"/>
          <w:bCs/>
          <w:szCs w:val="20"/>
        </w:rPr>
        <w:t>Define a maximum time T</w:t>
      </w:r>
      <w:r w:rsidRPr="00442F89">
        <w:rPr>
          <w:rFonts w:ascii="Times New Roman" w:hAnsi="Times New Roman"/>
          <w:bCs/>
          <w:szCs w:val="20"/>
          <w:vertAlign w:val="subscript"/>
        </w:rPr>
        <w:t>R2D_max</w:t>
      </w:r>
      <w:r w:rsidRPr="00442F89">
        <w:rPr>
          <w:rFonts w:ascii="Times New Roman" w:hAnsi="Times New Roman"/>
          <w:bCs/>
          <w:szCs w:val="20"/>
        </w:rPr>
        <w:t xml:space="preserve"> between a R2D transmission and the corresponding D2R transmission following it, so that the device transmits </w:t>
      </w:r>
      <w:r w:rsidRPr="00442F89">
        <w:rPr>
          <w:rFonts w:ascii="Times New Roman" w:eastAsia="Microsoft YaHei UI" w:hAnsi="Times New Roman"/>
          <w:bCs/>
          <w:szCs w:val="20"/>
          <w:lang w:eastAsia="x-none"/>
        </w:rPr>
        <w:t>D2R transmission within [</w:t>
      </w:r>
      <w:r w:rsidRPr="00442F89">
        <w:rPr>
          <w:rFonts w:ascii="Times New Roman" w:hAnsi="Times New Roman"/>
          <w:bCs/>
          <w:szCs w:val="20"/>
        </w:rPr>
        <w:t>T</w:t>
      </w:r>
      <w:r w:rsidRPr="00442F89">
        <w:rPr>
          <w:rFonts w:ascii="Times New Roman" w:hAnsi="Times New Roman"/>
          <w:bCs/>
          <w:szCs w:val="20"/>
          <w:vertAlign w:val="subscript"/>
        </w:rPr>
        <w:t>R2D_min</w:t>
      </w:r>
      <w:r w:rsidRPr="00442F89">
        <w:rPr>
          <w:rFonts w:ascii="Times New Roman" w:hAnsi="Times New Roman"/>
          <w:bCs/>
          <w:szCs w:val="20"/>
        </w:rPr>
        <w:t>, T</w:t>
      </w:r>
      <w:r w:rsidRPr="00442F89">
        <w:rPr>
          <w:rFonts w:ascii="Times New Roman" w:hAnsi="Times New Roman"/>
          <w:bCs/>
          <w:szCs w:val="20"/>
          <w:vertAlign w:val="subscript"/>
        </w:rPr>
        <w:t>R2D_max</w:t>
      </w:r>
      <w:r w:rsidRPr="00442F89">
        <w:rPr>
          <w:rFonts w:ascii="Times New Roman" w:eastAsia="Microsoft YaHei UI" w:hAnsi="Times New Roman"/>
          <w:bCs/>
          <w:szCs w:val="20"/>
          <w:lang w:eastAsia="x-none"/>
        </w:rPr>
        <w:t>]</w:t>
      </w:r>
      <w:r w:rsidRPr="00442F89">
        <w:rPr>
          <w:rFonts w:ascii="Times New Roman" w:hAnsi="Times New Roman"/>
          <w:bCs/>
          <w:szCs w:val="20"/>
        </w:rPr>
        <w:t>.</w:t>
      </w:r>
    </w:p>
    <w:p w14:paraId="1BA75391" w14:textId="77777777" w:rsidR="00442F89" w:rsidRPr="00442F89" w:rsidRDefault="00442F89" w:rsidP="00311060">
      <w:pPr>
        <w:numPr>
          <w:ilvl w:val="1"/>
          <w:numId w:val="255"/>
        </w:numPr>
        <w:adjustRightInd w:val="0"/>
        <w:snapToGrid w:val="0"/>
        <w:contextualSpacing/>
        <w:jc w:val="both"/>
        <w:rPr>
          <w:rFonts w:ascii="Times New Roman" w:hAnsi="Times New Roman"/>
          <w:bCs/>
          <w:szCs w:val="20"/>
          <w:lang w:eastAsia="x-none"/>
        </w:rPr>
      </w:pPr>
      <w:r w:rsidRPr="00442F89">
        <w:rPr>
          <w:rFonts w:ascii="Times New Roman" w:hAnsi="Times New Roman"/>
          <w:bCs/>
          <w:szCs w:val="20"/>
          <w:lang w:eastAsia="x-none"/>
        </w:rPr>
        <w:t xml:space="preserve">FFS: </w:t>
      </w:r>
      <w:r w:rsidRPr="00442F89">
        <w:rPr>
          <w:rFonts w:ascii="Times New Roman" w:hAnsi="Times New Roman"/>
          <w:bCs/>
          <w:szCs w:val="20"/>
        </w:rPr>
        <w:t>maximum</w:t>
      </w:r>
      <w:r w:rsidRPr="00442F89">
        <w:rPr>
          <w:rFonts w:ascii="Times New Roman" w:hAnsi="Times New Roman"/>
          <w:bCs/>
          <w:szCs w:val="20"/>
          <w:lang w:eastAsia="x-none"/>
        </w:rPr>
        <w:t xml:space="preserve"> time is common or different for different A-IoT devices</w:t>
      </w:r>
    </w:p>
    <w:p w14:paraId="7D3DB1EC" w14:textId="77777777" w:rsidR="00442F89" w:rsidRPr="00442F89" w:rsidRDefault="00442F89" w:rsidP="00311060">
      <w:pPr>
        <w:numPr>
          <w:ilvl w:val="1"/>
          <w:numId w:val="255"/>
        </w:numPr>
        <w:adjustRightInd w:val="0"/>
        <w:snapToGrid w:val="0"/>
        <w:jc w:val="both"/>
        <w:rPr>
          <w:rFonts w:ascii="Times New Roman" w:hAnsi="Times New Roman"/>
          <w:bCs/>
          <w:szCs w:val="20"/>
          <w:lang w:eastAsia="x-none"/>
        </w:rPr>
      </w:pPr>
      <w:r w:rsidRPr="00442F89">
        <w:rPr>
          <w:rFonts w:ascii="Times New Roman" w:hAnsi="Times New Roman"/>
          <w:bCs/>
          <w:szCs w:val="20"/>
          <w:lang w:eastAsia="x-none"/>
        </w:rPr>
        <w:t xml:space="preserve">FFS: </w:t>
      </w:r>
      <w:r w:rsidRPr="00442F89">
        <w:rPr>
          <w:rFonts w:ascii="Times New Roman" w:hAnsi="Times New Roman"/>
          <w:bCs/>
          <w:szCs w:val="20"/>
        </w:rPr>
        <w:t>maximum</w:t>
      </w:r>
      <w:r w:rsidRPr="00442F89">
        <w:rPr>
          <w:rFonts w:ascii="Times New Roman" w:hAnsi="Times New Roman"/>
          <w:bCs/>
          <w:szCs w:val="20"/>
          <w:lang w:eastAsia="x-none"/>
        </w:rPr>
        <w:t xml:space="preserve"> time for different traffic types/command types (e.g. DT or DO-DTT) and/or different use case (e.g., Inventory or Command)</w:t>
      </w:r>
    </w:p>
    <w:p w14:paraId="42DF992E" w14:textId="77777777" w:rsidR="00442F89" w:rsidRPr="00442F89" w:rsidRDefault="00442F89" w:rsidP="00311060">
      <w:pPr>
        <w:numPr>
          <w:ilvl w:val="0"/>
          <w:numId w:val="255"/>
        </w:numPr>
        <w:adjustRightInd w:val="0"/>
        <w:snapToGrid w:val="0"/>
        <w:jc w:val="both"/>
        <w:rPr>
          <w:rFonts w:ascii="Times New Roman" w:hAnsi="Times New Roman"/>
          <w:bCs/>
          <w:szCs w:val="20"/>
          <w:lang w:eastAsia="x-none"/>
        </w:rPr>
      </w:pPr>
      <w:r w:rsidRPr="00442F89">
        <w:rPr>
          <w:rFonts w:ascii="Times New Roman" w:hAnsi="Times New Roman"/>
          <w:bCs/>
          <w:szCs w:val="20"/>
          <w:lang w:eastAsia="x-none"/>
        </w:rPr>
        <w:t xml:space="preserve">Option 2: </w:t>
      </w:r>
      <w:r w:rsidRPr="00442F89">
        <w:rPr>
          <w:rFonts w:ascii="Times New Roman" w:hAnsi="Times New Roman"/>
          <w:bCs/>
          <w:szCs w:val="20"/>
        </w:rPr>
        <w:t>The corresponding D2R transmission timing T</w:t>
      </w:r>
      <w:r w:rsidRPr="00442F89">
        <w:rPr>
          <w:rFonts w:ascii="Times New Roman" w:hAnsi="Times New Roman"/>
          <w:bCs/>
          <w:szCs w:val="20"/>
          <w:vertAlign w:val="subscript"/>
        </w:rPr>
        <w:t>R2D</w:t>
      </w:r>
      <w:r w:rsidRPr="00442F89">
        <w:rPr>
          <w:rFonts w:ascii="Times New Roman" w:hAnsi="Times New Roman"/>
          <w:bCs/>
          <w:szCs w:val="20"/>
        </w:rPr>
        <w:t xml:space="preserve"> following a R2D transmission </w:t>
      </w:r>
      <w:r w:rsidRPr="00442F89">
        <w:rPr>
          <w:rFonts w:ascii="Times New Roman" w:hAnsi="Times New Roman"/>
          <w:bCs/>
          <w:szCs w:val="20"/>
          <w:lang w:eastAsia="x-none"/>
        </w:rPr>
        <w:t xml:space="preserve">is determined based on the control information in the R2D transmission, where </w:t>
      </w:r>
      <w:r w:rsidRPr="00442F89">
        <w:rPr>
          <w:rFonts w:ascii="Times New Roman" w:hAnsi="Times New Roman"/>
          <w:bCs/>
          <w:szCs w:val="20"/>
        </w:rPr>
        <w:t>T</w:t>
      </w:r>
      <w:r w:rsidRPr="00442F89">
        <w:rPr>
          <w:rFonts w:ascii="Times New Roman" w:hAnsi="Times New Roman"/>
          <w:bCs/>
          <w:szCs w:val="20"/>
          <w:vertAlign w:val="subscript"/>
        </w:rPr>
        <w:t xml:space="preserve">R2D </w:t>
      </w:r>
      <w:r w:rsidRPr="00442F89">
        <w:rPr>
          <w:rFonts w:ascii="Times New Roman" w:hAnsi="Times New Roman"/>
          <w:bCs/>
          <w:szCs w:val="20"/>
        </w:rPr>
        <w:sym w:font="Symbol" w:char="F0B3"/>
      </w:r>
      <w:r w:rsidRPr="00442F89">
        <w:rPr>
          <w:rFonts w:ascii="Times New Roman" w:eastAsia="Microsoft YaHei UI" w:hAnsi="Times New Roman"/>
          <w:bCs/>
          <w:szCs w:val="20"/>
          <w:lang w:eastAsia="x-none"/>
        </w:rPr>
        <w:t xml:space="preserve"> </w:t>
      </w:r>
      <w:r w:rsidRPr="00442F89">
        <w:rPr>
          <w:rFonts w:ascii="Times New Roman" w:hAnsi="Times New Roman"/>
          <w:bCs/>
          <w:szCs w:val="20"/>
        </w:rPr>
        <w:t>T</w:t>
      </w:r>
      <w:r w:rsidRPr="00442F89">
        <w:rPr>
          <w:rFonts w:ascii="Times New Roman" w:hAnsi="Times New Roman"/>
          <w:bCs/>
          <w:szCs w:val="20"/>
          <w:vertAlign w:val="subscript"/>
        </w:rPr>
        <w:t>R2D_min</w:t>
      </w:r>
    </w:p>
    <w:p w14:paraId="170449AA" w14:textId="77777777" w:rsidR="00442F89" w:rsidRPr="00442F89" w:rsidRDefault="00442F89" w:rsidP="00311060">
      <w:pPr>
        <w:numPr>
          <w:ilvl w:val="1"/>
          <w:numId w:val="255"/>
        </w:numPr>
        <w:adjustRightInd w:val="0"/>
        <w:snapToGrid w:val="0"/>
        <w:jc w:val="both"/>
        <w:rPr>
          <w:rFonts w:ascii="Times New Roman" w:hAnsi="Times New Roman"/>
          <w:bCs/>
          <w:szCs w:val="20"/>
          <w:lang w:eastAsia="x-none"/>
        </w:rPr>
      </w:pPr>
      <w:r w:rsidRPr="00442F89">
        <w:rPr>
          <w:rFonts w:ascii="Times New Roman" w:hAnsi="Times New Roman"/>
          <w:bCs/>
          <w:szCs w:val="20"/>
          <w:lang w:eastAsia="zh-CN"/>
        </w:rPr>
        <w:t xml:space="preserve">FFS the maximum value(s) for </w:t>
      </w:r>
      <w:r w:rsidRPr="00442F89">
        <w:rPr>
          <w:rFonts w:ascii="Times New Roman" w:hAnsi="Times New Roman"/>
          <w:bCs/>
          <w:szCs w:val="20"/>
        </w:rPr>
        <w:t>T</w:t>
      </w:r>
      <w:r w:rsidRPr="00442F89">
        <w:rPr>
          <w:rFonts w:ascii="Times New Roman" w:hAnsi="Times New Roman"/>
          <w:bCs/>
          <w:szCs w:val="20"/>
          <w:vertAlign w:val="subscript"/>
        </w:rPr>
        <w:t>R2D</w:t>
      </w:r>
    </w:p>
    <w:p w14:paraId="1A8AAAF8" w14:textId="77777777" w:rsidR="00442F89" w:rsidRPr="00442F89" w:rsidRDefault="00442F89" w:rsidP="00442F89">
      <w:pPr>
        <w:adjustRightInd w:val="0"/>
        <w:snapToGrid w:val="0"/>
        <w:rPr>
          <w:rFonts w:ascii="Times New Roman" w:hAnsi="Times New Roman"/>
          <w:szCs w:val="20"/>
        </w:rPr>
      </w:pPr>
    </w:p>
    <w:p w14:paraId="294E6B6F" w14:textId="77777777" w:rsidR="006D4652" w:rsidRDefault="006D4652" w:rsidP="00CB5759">
      <w:pPr>
        <w:rPr>
          <w:iCs/>
          <w:lang w:eastAsia="x-none"/>
        </w:rPr>
      </w:pPr>
    </w:p>
    <w:p w14:paraId="18845794" w14:textId="7DE988BB" w:rsidR="00CB5759" w:rsidRPr="00D7097B" w:rsidRDefault="002819EC" w:rsidP="00D7097B">
      <w:pPr>
        <w:rPr>
          <w:iCs/>
          <w:lang w:val="en-US" w:eastAsia="x-none"/>
        </w:rPr>
      </w:pPr>
      <w:r>
        <w:rPr>
          <w:iCs/>
          <w:lang w:eastAsia="x-none"/>
        </w:rPr>
        <w:t xml:space="preserve">Final summary in </w:t>
      </w:r>
      <w:hyperlink r:id="rId1519" w:history="1">
        <w:r w:rsidR="006F79AF">
          <w:rPr>
            <w:rStyle w:val="Hyperlink"/>
            <w:iCs/>
            <w:lang w:eastAsia="x-none"/>
          </w:rPr>
          <w:t>R1-2405381</w:t>
        </w:r>
      </w:hyperlink>
      <w:r>
        <w:rPr>
          <w:iCs/>
          <w:lang w:val="en-US" w:eastAsia="x-none"/>
        </w:rPr>
        <w:t>.</w:t>
      </w:r>
    </w:p>
    <w:p w14:paraId="16699ED1" w14:textId="77777777" w:rsidR="00D7097B" w:rsidRPr="00D7097B" w:rsidRDefault="00D7097B" w:rsidP="00AC0A51">
      <w:pPr>
        <w:pStyle w:val="Heading4"/>
        <w:rPr>
          <w:lang w:val="en-US"/>
        </w:rPr>
      </w:pPr>
      <w:bookmarkStart w:id="407" w:name="_Toc166306550"/>
      <w:bookmarkStart w:id="408" w:name="_Toc173405044"/>
      <w:r w:rsidRPr="00D7097B">
        <w:rPr>
          <w:lang w:val="en-US"/>
        </w:rPr>
        <w:t>Downlink and uplink channel/signal aspects</w:t>
      </w:r>
      <w:bookmarkEnd w:id="407"/>
      <w:bookmarkEnd w:id="408"/>
    </w:p>
    <w:p w14:paraId="6CFE62F8" w14:textId="77777777" w:rsidR="00D7097B" w:rsidRPr="00D7097B" w:rsidRDefault="00D7097B" w:rsidP="00D7097B">
      <w:pPr>
        <w:rPr>
          <w:i/>
          <w:lang w:eastAsia="x-none"/>
        </w:rPr>
      </w:pPr>
      <w:r w:rsidRPr="00D7097B">
        <w:rPr>
          <w:i/>
          <w:lang w:eastAsia="x-none"/>
        </w:rPr>
        <w:t xml:space="preserve">Including detailed physical layer design aspects such as information payload, time/frequency domain resource, </w:t>
      </w:r>
      <w:bookmarkStart w:id="409" w:name="_Hlk153949115"/>
      <w:r w:rsidRPr="00D7097B">
        <w:rPr>
          <w:i/>
          <w:lang w:eastAsia="x-none"/>
        </w:rPr>
        <w:t>feasibility and required functionalities for proximity determination</w:t>
      </w:r>
      <w:bookmarkEnd w:id="409"/>
      <w:r w:rsidRPr="00D7097B">
        <w:rPr>
          <w:i/>
          <w:lang w:eastAsia="x-none"/>
        </w:rPr>
        <w:t>, etc.</w:t>
      </w:r>
    </w:p>
    <w:p w14:paraId="7627BEA3" w14:textId="77777777" w:rsidR="00D7097B" w:rsidRPr="00D7097B" w:rsidRDefault="00D7097B" w:rsidP="00D7097B">
      <w:pPr>
        <w:rPr>
          <w:i/>
          <w:lang w:eastAsia="x-none"/>
        </w:rPr>
      </w:pPr>
    </w:p>
    <w:p w14:paraId="6DC96315" w14:textId="514548E2" w:rsidR="00D7097B" w:rsidRPr="00D7097B" w:rsidRDefault="006F79AF" w:rsidP="00D7097B">
      <w:pPr>
        <w:rPr>
          <w:iCs/>
          <w:lang w:val="en-US" w:eastAsia="x-none"/>
        </w:rPr>
      </w:pPr>
      <w:hyperlink r:id="rId1520" w:history="1">
        <w:r>
          <w:rPr>
            <w:rStyle w:val="Hyperlink"/>
            <w:iCs/>
            <w:lang w:val="en-US" w:eastAsia="x-none"/>
          </w:rPr>
          <w:t>R1-2403844</w:t>
        </w:r>
      </w:hyperlink>
      <w:r w:rsidR="00D7097B" w:rsidRPr="00D7097B">
        <w:rPr>
          <w:iCs/>
          <w:lang w:val="en-US" w:eastAsia="x-none"/>
        </w:rPr>
        <w:tab/>
        <w:t>Downlink and uplink channel/signal aspects for Ambient IoT</w:t>
      </w:r>
      <w:r w:rsidR="00D7097B" w:rsidRPr="00D7097B">
        <w:rPr>
          <w:iCs/>
          <w:lang w:val="en-US" w:eastAsia="x-none"/>
        </w:rPr>
        <w:tab/>
        <w:t>Ericsson</w:t>
      </w:r>
    </w:p>
    <w:p w14:paraId="61EAFDCF" w14:textId="4F4EF070" w:rsidR="00D7097B" w:rsidRPr="00D7097B" w:rsidRDefault="006F79AF" w:rsidP="00D7097B">
      <w:pPr>
        <w:rPr>
          <w:iCs/>
          <w:lang w:val="en-US" w:eastAsia="x-none"/>
        </w:rPr>
      </w:pPr>
      <w:hyperlink r:id="rId1521" w:history="1">
        <w:r>
          <w:rPr>
            <w:rStyle w:val="Hyperlink"/>
            <w:iCs/>
            <w:lang w:val="en-US" w:eastAsia="x-none"/>
          </w:rPr>
          <w:t>R1-2403862</w:t>
        </w:r>
      </w:hyperlink>
      <w:r w:rsidR="00D7097B" w:rsidRPr="00D7097B">
        <w:rPr>
          <w:iCs/>
          <w:lang w:val="en-US" w:eastAsia="x-none"/>
        </w:rPr>
        <w:tab/>
        <w:t>D2R and R2D Channel/Signal Aspects for Ambient IoT</w:t>
      </w:r>
      <w:r w:rsidR="00D7097B" w:rsidRPr="00D7097B">
        <w:rPr>
          <w:iCs/>
          <w:lang w:val="en-US" w:eastAsia="x-none"/>
        </w:rPr>
        <w:tab/>
        <w:t>FUTUREWEI</w:t>
      </w:r>
    </w:p>
    <w:p w14:paraId="0F17DEAB" w14:textId="10E580AA" w:rsidR="00D7097B" w:rsidRPr="00D7097B" w:rsidRDefault="006F79AF" w:rsidP="00D7097B">
      <w:pPr>
        <w:rPr>
          <w:iCs/>
          <w:lang w:val="en-US" w:eastAsia="x-none"/>
        </w:rPr>
      </w:pPr>
      <w:hyperlink r:id="rId1522" w:history="1">
        <w:r>
          <w:rPr>
            <w:rStyle w:val="Hyperlink"/>
            <w:iCs/>
            <w:lang w:val="en-US" w:eastAsia="x-none"/>
          </w:rPr>
          <w:t>R1-2403882</w:t>
        </w:r>
      </w:hyperlink>
      <w:r w:rsidR="00D7097B" w:rsidRPr="00D7097B">
        <w:rPr>
          <w:iCs/>
          <w:lang w:val="en-US" w:eastAsia="x-none"/>
        </w:rPr>
        <w:tab/>
        <w:t>Discussion on downlink and uplink channel/signal aspects for Ambient IoT</w:t>
      </w:r>
      <w:r w:rsidR="00D7097B" w:rsidRPr="00D7097B">
        <w:rPr>
          <w:iCs/>
          <w:lang w:val="en-US" w:eastAsia="x-none"/>
        </w:rPr>
        <w:tab/>
        <w:t>TCL</w:t>
      </w:r>
    </w:p>
    <w:p w14:paraId="21C61240" w14:textId="0AC864A8" w:rsidR="00D7097B" w:rsidRPr="00D7097B" w:rsidRDefault="006F79AF" w:rsidP="00D7097B">
      <w:pPr>
        <w:rPr>
          <w:iCs/>
          <w:lang w:val="en-US" w:eastAsia="x-none"/>
        </w:rPr>
      </w:pPr>
      <w:hyperlink r:id="rId1523" w:history="1">
        <w:r>
          <w:rPr>
            <w:rStyle w:val="Hyperlink"/>
            <w:iCs/>
            <w:lang w:val="en-US" w:eastAsia="x-none"/>
          </w:rPr>
          <w:t>R1-2403890</w:t>
        </w:r>
      </w:hyperlink>
      <w:r w:rsidR="00D7097B" w:rsidRPr="00D7097B">
        <w:rPr>
          <w:iCs/>
          <w:lang w:val="en-US" w:eastAsia="x-none"/>
        </w:rPr>
        <w:tab/>
        <w:t>R2D and D2R channel/signal aspects for Ambient IoT</w:t>
      </w:r>
      <w:r w:rsidR="00D7097B" w:rsidRPr="00D7097B">
        <w:rPr>
          <w:iCs/>
          <w:lang w:val="en-US" w:eastAsia="x-none"/>
        </w:rPr>
        <w:tab/>
        <w:t>Nokia</w:t>
      </w:r>
    </w:p>
    <w:p w14:paraId="46B6E9B5" w14:textId="65521CEC" w:rsidR="00D7097B" w:rsidRPr="00D7097B" w:rsidRDefault="006F79AF" w:rsidP="00D7097B">
      <w:pPr>
        <w:rPr>
          <w:iCs/>
          <w:lang w:val="en-US" w:eastAsia="x-none"/>
        </w:rPr>
      </w:pPr>
      <w:hyperlink r:id="rId1524" w:history="1">
        <w:r>
          <w:rPr>
            <w:rStyle w:val="Hyperlink"/>
            <w:iCs/>
            <w:lang w:val="en-US" w:eastAsia="x-none"/>
          </w:rPr>
          <w:t>R1-2403956</w:t>
        </w:r>
      </w:hyperlink>
      <w:r w:rsidR="00D7097B" w:rsidRPr="00D7097B">
        <w:rPr>
          <w:iCs/>
          <w:lang w:val="en-US" w:eastAsia="x-none"/>
        </w:rPr>
        <w:tab/>
        <w:t>Physical channels and signals for Ambient IoT</w:t>
      </w:r>
      <w:r w:rsidR="00D7097B" w:rsidRPr="00D7097B">
        <w:rPr>
          <w:iCs/>
          <w:lang w:val="en-US" w:eastAsia="x-none"/>
        </w:rPr>
        <w:tab/>
        <w:t>Huawei, HiSilicon</w:t>
      </w:r>
    </w:p>
    <w:p w14:paraId="72309107" w14:textId="0FB7DC22" w:rsidR="00D7097B" w:rsidRPr="00D7097B" w:rsidRDefault="006F79AF" w:rsidP="00D7097B">
      <w:pPr>
        <w:rPr>
          <w:iCs/>
          <w:lang w:val="en-US" w:eastAsia="x-none"/>
        </w:rPr>
      </w:pPr>
      <w:hyperlink r:id="rId1525" w:history="1">
        <w:r>
          <w:rPr>
            <w:rStyle w:val="Hyperlink"/>
            <w:iCs/>
            <w:lang w:val="en-US" w:eastAsia="x-none"/>
          </w:rPr>
          <w:t>R1-2403967</w:t>
        </w:r>
      </w:hyperlink>
      <w:r w:rsidR="00D7097B" w:rsidRPr="00D7097B">
        <w:rPr>
          <w:iCs/>
          <w:lang w:val="en-US" w:eastAsia="x-none"/>
        </w:rPr>
        <w:tab/>
        <w:t>Discussions on physical channel and signals for A-IoT</w:t>
      </w:r>
      <w:r w:rsidR="00D7097B" w:rsidRPr="00D7097B">
        <w:rPr>
          <w:iCs/>
          <w:lang w:val="en-US" w:eastAsia="x-none"/>
        </w:rPr>
        <w:tab/>
        <w:t>Intel Corporation</w:t>
      </w:r>
    </w:p>
    <w:p w14:paraId="4C38B64C" w14:textId="636BDECB" w:rsidR="00D7097B" w:rsidRPr="00D7097B" w:rsidRDefault="006F79AF" w:rsidP="00D7097B">
      <w:pPr>
        <w:rPr>
          <w:iCs/>
          <w:lang w:val="en-US" w:eastAsia="x-none"/>
        </w:rPr>
      </w:pPr>
      <w:hyperlink r:id="rId1526" w:history="1">
        <w:r>
          <w:rPr>
            <w:rStyle w:val="Hyperlink"/>
            <w:iCs/>
            <w:lang w:val="en-US" w:eastAsia="x-none"/>
          </w:rPr>
          <w:t>R1-2404030</w:t>
        </w:r>
      </w:hyperlink>
      <w:r w:rsidR="00D7097B" w:rsidRPr="00D7097B">
        <w:rPr>
          <w:iCs/>
          <w:lang w:val="en-US" w:eastAsia="x-none"/>
        </w:rPr>
        <w:tab/>
        <w:t>Discussion on downlink and uplink channel/signal aspects for Ambient IoT</w:t>
      </w:r>
      <w:r w:rsidR="00D7097B" w:rsidRPr="00D7097B">
        <w:rPr>
          <w:iCs/>
          <w:lang w:val="en-US" w:eastAsia="x-none"/>
        </w:rPr>
        <w:tab/>
        <w:t>Spreadtrum Communications</w:t>
      </w:r>
    </w:p>
    <w:p w14:paraId="36B66C15" w14:textId="1991EB54" w:rsidR="00D7097B" w:rsidRPr="00D7097B" w:rsidRDefault="006F79AF" w:rsidP="00D7097B">
      <w:pPr>
        <w:rPr>
          <w:iCs/>
          <w:lang w:val="en-US" w:eastAsia="x-none"/>
        </w:rPr>
      </w:pPr>
      <w:hyperlink r:id="rId1527" w:history="1">
        <w:r>
          <w:rPr>
            <w:rStyle w:val="Hyperlink"/>
            <w:iCs/>
            <w:lang w:val="en-US" w:eastAsia="x-none"/>
          </w:rPr>
          <w:t>R1-2404119</w:t>
        </w:r>
      </w:hyperlink>
      <w:r w:rsidR="00D7097B" w:rsidRPr="00D7097B">
        <w:rPr>
          <w:iCs/>
          <w:lang w:val="en-US" w:eastAsia="x-none"/>
        </w:rPr>
        <w:tab/>
        <w:t>Considerations for downlink and uplink channel/signal aspect</w:t>
      </w:r>
      <w:r w:rsidR="00D7097B" w:rsidRPr="00D7097B">
        <w:rPr>
          <w:iCs/>
          <w:lang w:val="en-US" w:eastAsia="x-none"/>
        </w:rPr>
        <w:tab/>
        <w:t>Samsung</w:t>
      </w:r>
    </w:p>
    <w:p w14:paraId="0F5D3FBE" w14:textId="08706D37" w:rsidR="00D7097B" w:rsidRPr="00D7097B" w:rsidRDefault="006F79AF" w:rsidP="00D7097B">
      <w:pPr>
        <w:rPr>
          <w:iCs/>
          <w:lang w:val="en-US" w:eastAsia="x-none"/>
        </w:rPr>
      </w:pPr>
      <w:hyperlink r:id="rId1528" w:history="1">
        <w:r>
          <w:rPr>
            <w:rStyle w:val="Hyperlink"/>
            <w:iCs/>
            <w:lang w:val="en-US" w:eastAsia="x-none"/>
          </w:rPr>
          <w:t>R1-2404181</w:t>
        </w:r>
      </w:hyperlink>
      <w:r w:rsidR="00D7097B" w:rsidRPr="00D7097B">
        <w:rPr>
          <w:iCs/>
          <w:lang w:val="en-US" w:eastAsia="x-none"/>
        </w:rPr>
        <w:tab/>
        <w:t>Discussion on  Downlink and uplink channel/signal aspects</w:t>
      </w:r>
      <w:r w:rsidR="00D7097B" w:rsidRPr="00D7097B">
        <w:rPr>
          <w:iCs/>
          <w:lang w:val="en-US" w:eastAsia="x-none"/>
        </w:rPr>
        <w:tab/>
        <w:t>vivo</w:t>
      </w:r>
    </w:p>
    <w:p w14:paraId="076314E6" w14:textId="31F5D700" w:rsidR="00D7097B" w:rsidRPr="00D7097B" w:rsidRDefault="006F79AF" w:rsidP="00D7097B">
      <w:pPr>
        <w:rPr>
          <w:iCs/>
          <w:lang w:val="en-US" w:eastAsia="x-none"/>
        </w:rPr>
      </w:pPr>
      <w:hyperlink r:id="rId1529" w:history="1">
        <w:r>
          <w:rPr>
            <w:rStyle w:val="Hyperlink"/>
            <w:iCs/>
            <w:lang w:val="en-US" w:eastAsia="x-none"/>
          </w:rPr>
          <w:t>R1-2404220</w:t>
        </w:r>
      </w:hyperlink>
      <w:r w:rsidR="00D7097B" w:rsidRPr="00D7097B">
        <w:rPr>
          <w:iCs/>
          <w:lang w:val="en-US" w:eastAsia="x-none"/>
        </w:rPr>
        <w:tab/>
        <w:t>Discussion on channel/signal aspects for Ambient IoT</w:t>
      </w:r>
      <w:r w:rsidR="00D7097B" w:rsidRPr="00D7097B">
        <w:rPr>
          <w:iCs/>
          <w:lang w:val="en-US" w:eastAsia="x-none"/>
        </w:rPr>
        <w:tab/>
        <w:t>Lenovo</w:t>
      </w:r>
    </w:p>
    <w:p w14:paraId="7F2569DB" w14:textId="28BF7282" w:rsidR="00D7097B" w:rsidRPr="00D7097B" w:rsidRDefault="006F79AF" w:rsidP="00D7097B">
      <w:pPr>
        <w:rPr>
          <w:iCs/>
          <w:lang w:val="en-US" w:eastAsia="x-none"/>
        </w:rPr>
      </w:pPr>
      <w:hyperlink r:id="rId1530" w:history="1">
        <w:r>
          <w:rPr>
            <w:rStyle w:val="Hyperlink"/>
            <w:iCs/>
            <w:lang w:val="en-US" w:eastAsia="x-none"/>
          </w:rPr>
          <w:t>R1-2404288</w:t>
        </w:r>
      </w:hyperlink>
      <w:r w:rsidR="00D7097B" w:rsidRPr="00D7097B">
        <w:rPr>
          <w:iCs/>
          <w:lang w:val="en-US" w:eastAsia="x-none"/>
        </w:rPr>
        <w:tab/>
        <w:t>On physical channels/signals and proximity determination for AIoT</w:t>
      </w:r>
      <w:r w:rsidR="00D7097B" w:rsidRPr="00D7097B">
        <w:rPr>
          <w:iCs/>
          <w:lang w:val="en-US" w:eastAsia="x-none"/>
        </w:rPr>
        <w:tab/>
        <w:t>Apple</w:t>
      </w:r>
    </w:p>
    <w:p w14:paraId="477C89A9" w14:textId="21C0127E" w:rsidR="00D7097B" w:rsidRPr="00D7097B" w:rsidRDefault="006F79AF" w:rsidP="00D7097B">
      <w:pPr>
        <w:rPr>
          <w:iCs/>
          <w:lang w:val="en-US" w:eastAsia="x-none"/>
        </w:rPr>
      </w:pPr>
      <w:hyperlink r:id="rId1531" w:history="1">
        <w:r>
          <w:rPr>
            <w:rStyle w:val="Hyperlink"/>
            <w:iCs/>
            <w:lang w:val="en-US" w:eastAsia="x-none"/>
          </w:rPr>
          <w:t>R1-2404405</w:t>
        </w:r>
      </w:hyperlink>
      <w:r w:rsidR="00D7097B" w:rsidRPr="00D7097B">
        <w:rPr>
          <w:iCs/>
          <w:lang w:val="en-US" w:eastAsia="x-none"/>
        </w:rPr>
        <w:tab/>
        <w:t>DL and UL Physical Channels/signals design in support of Ambient IoT devices</w:t>
      </w:r>
      <w:r w:rsidR="00D7097B" w:rsidRPr="00D7097B">
        <w:rPr>
          <w:iCs/>
          <w:lang w:val="en-US" w:eastAsia="x-none"/>
        </w:rPr>
        <w:tab/>
        <w:t>CATT</w:t>
      </w:r>
    </w:p>
    <w:p w14:paraId="0FB9E713" w14:textId="16927592" w:rsidR="00D7097B" w:rsidRPr="00D7097B" w:rsidRDefault="006F79AF" w:rsidP="00D7097B">
      <w:pPr>
        <w:rPr>
          <w:iCs/>
          <w:lang w:val="en-US" w:eastAsia="x-none"/>
        </w:rPr>
      </w:pPr>
      <w:hyperlink r:id="rId1532" w:history="1">
        <w:r>
          <w:rPr>
            <w:rStyle w:val="Hyperlink"/>
            <w:iCs/>
            <w:lang w:val="en-US" w:eastAsia="x-none"/>
          </w:rPr>
          <w:t>R1-2404431</w:t>
        </w:r>
      </w:hyperlink>
      <w:r w:rsidR="00D7097B" w:rsidRPr="00D7097B">
        <w:rPr>
          <w:iCs/>
          <w:lang w:val="en-US" w:eastAsia="x-none"/>
        </w:rPr>
        <w:tab/>
        <w:t>Discussion on downlink and uplink channel/signal aspects for Ambient IoT</w:t>
      </w:r>
      <w:r w:rsidR="00D7097B" w:rsidRPr="00D7097B">
        <w:rPr>
          <w:iCs/>
          <w:lang w:val="en-US" w:eastAsia="x-none"/>
        </w:rPr>
        <w:tab/>
        <w:t>China Telecom</w:t>
      </w:r>
    </w:p>
    <w:p w14:paraId="69E26CBC" w14:textId="6D2A1462" w:rsidR="00D7097B" w:rsidRPr="00D7097B" w:rsidRDefault="006F79AF" w:rsidP="00D7097B">
      <w:pPr>
        <w:rPr>
          <w:iCs/>
          <w:lang w:val="en-US" w:eastAsia="x-none"/>
        </w:rPr>
      </w:pPr>
      <w:hyperlink r:id="rId1533" w:history="1">
        <w:r>
          <w:rPr>
            <w:rStyle w:val="Hyperlink"/>
            <w:iCs/>
            <w:lang w:val="en-US" w:eastAsia="x-none"/>
          </w:rPr>
          <w:t>R1-2404460</w:t>
        </w:r>
      </w:hyperlink>
      <w:r w:rsidR="00D7097B" w:rsidRPr="00D7097B">
        <w:rPr>
          <w:iCs/>
          <w:lang w:val="en-US" w:eastAsia="x-none"/>
        </w:rPr>
        <w:tab/>
        <w:t>Discussion on downlink and uplink channel/signal aspects</w:t>
      </w:r>
      <w:r w:rsidR="00D7097B" w:rsidRPr="00D7097B">
        <w:rPr>
          <w:iCs/>
          <w:lang w:val="en-US" w:eastAsia="x-none"/>
        </w:rPr>
        <w:tab/>
        <w:t>CMCC</w:t>
      </w:r>
    </w:p>
    <w:p w14:paraId="2E726847" w14:textId="13780F4F" w:rsidR="00D7097B" w:rsidRPr="00D7097B" w:rsidRDefault="006F79AF" w:rsidP="00D7097B">
      <w:pPr>
        <w:rPr>
          <w:iCs/>
          <w:lang w:val="en-US" w:eastAsia="x-none"/>
        </w:rPr>
      </w:pPr>
      <w:hyperlink r:id="rId1534" w:history="1">
        <w:r>
          <w:rPr>
            <w:rStyle w:val="Hyperlink"/>
            <w:iCs/>
            <w:lang w:val="en-US" w:eastAsia="x-none"/>
          </w:rPr>
          <w:t>R1-2404504</w:t>
        </w:r>
      </w:hyperlink>
      <w:r w:rsidR="00D7097B" w:rsidRPr="00D7097B">
        <w:rPr>
          <w:iCs/>
          <w:lang w:val="en-US" w:eastAsia="x-none"/>
        </w:rPr>
        <w:tab/>
        <w:t>Downlink and uplink physical channel for Ambient IoT</w:t>
      </w:r>
      <w:r w:rsidR="00D7097B" w:rsidRPr="00D7097B">
        <w:rPr>
          <w:iCs/>
          <w:lang w:val="en-US" w:eastAsia="x-none"/>
        </w:rPr>
        <w:tab/>
        <w:t>Sony</w:t>
      </w:r>
    </w:p>
    <w:p w14:paraId="7617288F" w14:textId="3E88D049" w:rsidR="00D7097B" w:rsidRPr="00D7097B" w:rsidRDefault="006F79AF" w:rsidP="00D7097B">
      <w:pPr>
        <w:rPr>
          <w:iCs/>
          <w:lang w:val="en-US" w:eastAsia="x-none"/>
        </w:rPr>
      </w:pPr>
      <w:hyperlink r:id="rId1535" w:history="1">
        <w:r>
          <w:rPr>
            <w:rStyle w:val="Hyperlink"/>
            <w:iCs/>
            <w:lang w:val="en-US" w:eastAsia="x-none"/>
          </w:rPr>
          <w:t>R1-2404520</w:t>
        </w:r>
      </w:hyperlink>
      <w:r w:rsidR="00D7097B" w:rsidRPr="00D7097B">
        <w:rPr>
          <w:iCs/>
          <w:lang w:val="en-US" w:eastAsia="x-none"/>
        </w:rPr>
        <w:tab/>
        <w:t>Downlink and uplink channels aspects of Ambient IoT</w:t>
      </w:r>
      <w:r w:rsidR="00D7097B" w:rsidRPr="00D7097B">
        <w:rPr>
          <w:iCs/>
          <w:lang w:val="en-US" w:eastAsia="x-none"/>
        </w:rPr>
        <w:tab/>
        <w:t>InterDigital, Inc.</w:t>
      </w:r>
    </w:p>
    <w:p w14:paraId="717BDBB3" w14:textId="1F101281" w:rsidR="00D7097B" w:rsidRPr="00D7097B" w:rsidRDefault="006F79AF" w:rsidP="00D7097B">
      <w:pPr>
        <w:rPr>
          <w:iCs/>
          <w:lang w:val="en-US" w:eastAsia="x-none"/>
        </w:rPr>
      </w:pPr>
      <w:hyperlink r:id="rId1536" w:history="1">
        <w:r>
          <w:rPr>
            <w:rStyle w:val="Hyperlink"/>
            <w:iCs/>
            <w:lang w:val="en-US" w:eastAsia="x-none"/>
          </w:rPr>
          <w:t>R1-2404558</w:t>
        </w:r>
      </w:hyperlink>
      <w:r w:rsidR="00D7097B" w:rsidRPr="00D7097B">
        <w:rPr>
          <w:iCs/>
          <w:lang w:val="en-US" w:eastAsia="x-none"/>
        </w:rPr>
        <w:tab/>
        <w:t>Discussion on channel and signal  for Ambient IoT</w:t>
      </w:r>
      <w:r w:rsidR="00D7097B" w:rsidRPr="00D7097B">
        <w:rPr>
          <w:iCs/>
          <w:lang w:val="en-US" w:eastAsia="x-none"/>
        </w:rPr>
        <w:tab/>
        <w:t>ZTE, Sanechips</w:t>
      </w:r>
    </w:p>
    <w:p w14:paraId="37A855A4" w14:textId="23DFAF37" w:rsidR="00D7097B" w:rsidRPr="00D7097B" w:rsidRDefault="006F79AF" w:rsidP="00D7097B">
      <w:pPr>
        <w:rPr>
          <w:iCs/>
          <w:lang w:val="en-US" w:eastAsia="x-none"/>
        </w:rPr>
      </w:pPr>
      <w:hyperlink r:id="rId1537" w:history="1">
        <w:r>
          <w:rPr>
            <w:rStyle w:val="Hyperlink"/>
            <w:iCs/>
            <w:lang w:val="en-US" w:eastAsia="x-none"/>
          </w:rPr>
          <w:t>R1-2404576</w:t>
        </w:r>
      </w:hyperlink>
      <w:r w:rsidR="00D7097B" w:rsidRPr="00D7097B">
        <w:rPr>
          <w:iCs/>
          <w:lang w:val="en-US" w:eastAsia="x-none"/>
        </w:rPr>
        <w:tab/>
        <w:t>Discussion on downlink and uplink channel/signal aspects for A-IoT</w:t>
      </w:r>
      <w:r w:rsidR="00D7097B" w:rsidRPr="00D7097B">
        <w:rPr>
          <w:iCs/>
          <w:lang w:val="en-US" w:eastAsia="x-none"/>
        </w:rPr>
        <w:tab/>
        <w:t>HONOR</w:t>
      </w:r>
    </w:p>
    <w:p w14:paraId="4FEA58E8" w14:textId="60C31B52" w:rsidR="00D7097B" w:rsidRPr="00D7097B" w:rsidRDefault="006F79AF" w:rsidP="00D7097B">
      <w:pPr>
        <w:rPr>
          <w:iCs/>
          <w:lang w:val="en-US" w:eastAsia="x-none"/>
        </w:rPr>
      </w:pPr>
      <w:hyperlink r:id="rId1538" w:history="1">
        <w:r>
          <w:rPr>
            <w:rStyle w:val="Hyperlink"/>
            <w:iCs/>
            <w:lang w:val="en-US" w:eastAsia="x-none"/>
          </w:rPr>
          <w:t>R1-2404594</w:t>
        </w:r>
      </w:hyperlink>
      <w:r w:rsidR="00D7097B" w:rsidRPr="00D7097B">
        <w:rPr>
          <w:iCs/>
          <w:lang w:val="en-US" w:eastAsia="x-none"/>
        </w:rPr>
        <w:tab/>
        <w:t>Discussion on downlink and uplink channel/signal aspects</w:t>
      </w:r>
      <w:r w:rsidR="00D7097B" w:rsidRPr="00D7097B">
        <w:rPr>
          <w:iCs/>
          <w:lang w:val="en-US" w:eastAsia="x-none"/>
        </w:rPr>
        <w:tab/>
        <w:t>Fujitsu</w:t>
      </w:r>
    </w:p>
    <w:p w14:paraId="6C619E6F" w14:textId="747491C4" w:rsidR="00D7097B" w:rsidRPr="00D7097B" w:rsidRDefault="006F79AF" w:rsidP="00D7097B">
      <w:pPr>
        <w:rPr>
          <w:iCs/>
          <w:lang w:val="en-US" w:eastAsia="x-none"/>
        </w:rPr>
      </w:pPr>
      <w:hyperlink r:id="rId1539" w:history="1">
        <w:r>
          <w:rPr>
            <w:rStyle w:val="Hyperlink"/>
            <w:iCs/>
            <w:lang w:val="en-US" w:eastAsia="x-none"/>
          </w:rPr>
          <w:t>R1-2404622</w:t>
        </w:r>
      </w:hyperlink>
      <w:r w:rsidR="00D7097B" w:rsidRPr="00D7097B">
        <w:rPr>
          <w:iCs/>
          <w:lang w:val="en-US" w:eastAsia="x-none"/>
        </w:rPr>
        <w:tab/>
        <w:t>Discussion on downlink and uplink channel_signal aspects for Ambient IoT</w:t>
      </w:r>
      <w:r w:rsidR="00D7097B" w:rsidRPr="00D7097B">
        <w:rPr>
          <w:iCs/>
          <w:lang w:val="en-US" w:eastAsia="x-none"/>
        </w:rPr>
        <w:tab/>
        <w:t>Xiaomi</w:t>
      </w:r>
    </w:p>
    <w:p w14:paraId="78080693" w14:textId="2D12E0EE" w:rsidR="00D7097B" w:rsidRPr="00D7097B" w:rsidRDefault="006F79AF" w:rsidP="00D7097B">
      <w:pPr>
        <w:rPr>
          <w:iCs/>
          <w:lang w:val="en-US" w:eastAsia="x-none"/>
        </w:rPr>
      </w:pPr>
      <w:hyperlink r:id="rId1540" w:history="1">
        <w:r>
          <w:rPr>
            <w:rStyle w:val="Hyperlink"/>
            <w:iCs/>
            <w:lang w:val="en-US" w:eastAsia="x-none"/>
          </w:rPr>
          <w:t>R1-2404676</w:t>
        </w:r>
      </w:hyperlink>
      <w:r w:rsidR="00D7097B" w:rsidRPr="00D7097B">
        <w:rPr>
          <w:iCs/>
          <w:lang w:val="en-US" w:eastAsia="x-none"/>
        </w:rPr>
        <w:tab/>
        <w:t>Discussion on downlink and uplink channel for ambient IoT</w:t>
      </w:r>
      <w:r w:rsidR="00D7097B" w:rsidRPr="00D7097B">
        <w:rPr>
          <w:iCs/>
          <w:lang w:val="en-US" w:eastAsia="x-none"/>
        </w:rPr>
        <w:tab/>
        <w:t>NEC</w:t>
      </w:r>
    </w:p>
    <w:p w14:paraId="66F13826" w14:textId="28F6E4D5" w:rsidR="00D7097B" w:rsidRPr="00D7097B" w:rsidRDefault="006F79AF" w:rsidP="00D7097B">
      <w:pPr>
        <w:rPr>
          <w:iCs/>
          <w:lang w:val="en-US" w:eastAsia="x-none"/>
        </w:rPr>
      </w:pPr>
      <w:hyperlink r:id="rId1541" w:history="1">
        <w:r>
          <w:rPr>
            <w:rStyle w:val="Hyperlink"/>
            <w:iCs/>
            <w:lang w:val="en-US" w:eastAsia="x-none"/>
          </w:rPr>
          <w:t>R1-2404777</w:t>
        </w:r>
      </w:hyperlink>
      <w:r w:rsidR="00D7097B" w:rsidRPr="00D7097B">
        <w:rPr>
          <w:iCs/>
          <w:lang w:val="en-US" w:eastAsia="x-none"/>
        </w:rPr>
        <w:tab/>
        <w:t>Downlink and uplink channel/signal aspects for A-IoT</w:t>
      </w:r>
      <w:r w:rsidR="00D7097B" w:rsidRPr="00D7097B">
        <w:rPr>
          <w:iCs/>
          <w:lang w:val="en-US" w:eastAsia="x-none"/>
        </w:rPr>
        <w:tab/>
        <w:t>ETRI</w:t>
      </w:r>
    </w:p>
    <w:p w14:paraId="4F0408A8" w14:textId="61FBEFF8" w:rsidR="00D7097B" w:rsidRPr="00D7097B" w:rsidRDefault="006F79AF" w:rsidP="00D7097B">
      <w:pPr>
        <w:rPr>
          <w:iCs/>
          <w:lang w:val="en-US" w:eastAsia="x-none"/>
        </w:rPr>
      </w:pPr>
      <w:hyperlink r:id="rId1542" w:history="1">
        <w:r>
          <w:rPr>
            <w:rStyle w:val="Hyperlink"/>
            <w:iCs/>
            <w:lang w:val="en-US" w:eastAsia="x-none"/>
          </w:rPr>
          <w:t>R1-2404799</w:t>
        </w:r>
      </w:hyperlink>
      <w:r w:rsidR="00D7097B" w:rsidRPr="00D7097B">
        <w:rPr>
          <w:iCs/>
          <w:lang w:val="en-US" w:eastAsia="x-none"/>
        </w:rPr>
        <w:tab/>
        <w:t>Considerations on Downlink and Uplink Channels/Signals for A-IoT</w:t>
      </w:r>
      <w:r w:rsidR="00D7097B" w:rsidRPr="00D7097B">
        <w:rPr>
          <w:iCs/>
          <w:lang w:val="en-US" w:eastAsia="x-none"/>
        </w:rPr>
        <w:tab/>
        <w:t>Continental Automotive</w:t>
      </w:r>
    </w:p>
    <w:p w14:paraId="68CD02B9" w14:textId="201879CC" w:rsidR="00D7097B" w:rsidRPr="00D7097B" w:rsidRDefault="006F79AF" w:rsidP="00D7097B">
      <w:pPr>
        <w:rPr>
          <w:iCs/>
          <w:lang w:val="en-US" w:eastAsia="x-none"/>
        </w:rPr>
      </w:pPr>
      <w:hyperlink r:id="rId1543" w:history="1">
        <w:r>
          <w:rPr>
            <w:rStyle w:val="Hyperlink"/>
            <w:iCs/>
            <w:lang w:val="en-US" w:eastAsia="x-none"/>
          </w:rPr>
          <w:t>R1-2404872</w:t>
        </w:r>
      </w:hyperlink>
      <w:r w:rsidR="00D7097B" w:rsidRPr="00D7097B">
        <w:rPr>
          <w:iCs/>
          <w:lang w:val="en-US" w:eastAsia="x-none"/>
        </w:rPr>
        <w:tab/>
        <w:t>Discussion on downlink and uplink channel/signal aspects for A-IoT</w:t>
      </w:r>
      <w:r w:rsidR="00D7097B" w:rsidRPr="00D7097B">
        <w:rPr>
          <w:iCs/>
          <w:lang w:val="en-US" w:eastAsia="x-none"/>
        </w:rPr>
        <w:tab/>
        <w:t>OPPO</w:t>
      </w:r>
    </w:p>
    <w:p w14:paraId="1BEE706A" w14:textId="25F2981B" w:rsidR="00D7097B" w:rsidRPr="00D7097B" w:rsidRDefault="006F79AF" w:rsidP="00D7097B">
      <w:pPr>
        <w:rPr>
          <w:iCs/>
          <w:lang w:val="en-US" w:eastAsia="x-none"/>
        </w:rPr>
      </w:pPr>
      <w:hyperlink r:id="rId1544" w:history="1">
        <w:r>
          <w:rPr>
            <w:rStyle w:val="Hyperlink"/>
            <w:iCs/>
            <w:lang w:val="en-US" w:eastAsia="x-none"/>
          </w:rPr>
          <w:t>R1-2404892</w:t>
        </w:r>
      </w:hyperlink>
      <w:r w:rsidR="00D7097B" w:rsidRPr="00D7097B">
        <w:rPr>
          <w:iCs/>
          <w:lang w:val="en-US" w:eastAsia="x-none"/>
        </w:rPr>
        <w:tab/>
        <w:t>Downlink and uplink channel/signal aspects for Ambient IoT</w:t>
      </w:r>
      <w:r w:rsidR="00D7097B" w:rsidRPr="00D7097B">
        <w:rPr>
          <w:iCs/>
          <w:lang w:val="en-US" w:eastAsia="x-none"/>
        </w:rPr>
        <w:tab/>
        <w:t>LG Electronics</w:t>
      </w:r>
    </w:p>
    <w:p w14:paraId="255B59FE" w14:textId="728565BB" w:rsidR="00D7097B" w:rsidRPr="00D7097B" w:rsidRDefault="006F79AF" w:rsidP="00D7097B">
      <w:pPr>
        <w:rPr>
          <w:iCs/>
          <w:lang w:val="en-US" w:eastAsia="x-none"/>
        </w:rPr>
      </w:pPr>
      <w:hyperlink r:id="rId1545" w:history="1">
        <w:r>
          <w:rPr>
            <w:rStyle w:val="Hyperlink"/>
            <w:iCs/>
            <w:lang w:val="en-US" w:eastAsia="x-none"/>
          </w:rPr>
          <w:t>R1-2404901</w:t>
        </w:r>
      </w:hyperlink>
      <w:r w:rsidR="00D7097B" w:rsidRPr="00D7097B">
        <w:rPr>
          <w:iCs/>
          <w:lang w:val="en-US" w:eastAsia="x-none"/>
        </w:rPr>
        <w:tab/>
        <w:t>Discussion on downlink and uplink channels and signals for A-IoT</w:t>
      </w:r>
      <w:r w:rsidR="00D7097B" w:rsidRPr="00D7097B">
        <w:rPr>
          <w:iCs/>
          <w:lang w:val="en-US" w:eastAsia="x-none"/>
        </w:rPr>
        <w:tab/>
        <w:t>Panasonic</w:t>
      </w:r>
    </w:p>
    <w:p w14:paraId="3C9823B0" w14:textId="60A9F774" w:rsidR="00D7097B" w:rsidRPr="00D7097B" w:rsidRDefault="006F79AF" w:rsidP="00D7097B">
      <w:pPr>
        <w:rPr>
          <w:iCs/>
          <w:lang w:val="en-US" w:eastAsia="x-none"/>
        </w:rPr>
      </w:pPr>
      <w:hyperlink r:id="rId1546" w:history="1">
        <w:r>
          <w:rPr>
            <w:rStyle w:val="Hyperlink"/>
            <w:iCs/>
            <w:lang w:val="en-US" w:eastAsia="x-none"/>
          </w:rPr>
          <w:t>R1-2404937</w:t>
        </w:r>
      </w:hyperlink>
      <w:r w:rsidR="00D7097B" w:rsidRPr="00D7097B">
        <w:rPr>
          <w:iCs/>
          <w:lang w:val="en-US" w:eastAsia="x-none"/>
        </w:rPr>
        <w:tab/>
        <w:t>Considerations for downlink and uplink channel/signal aspects</w:t>
      </w:r>
      <w:r w:rsidR="00D7097B" w:rsidRPr="00D7097B">
        <w:rPr>
          <w:iCs/>
          <w:lang w:val="en-US" w:eastAsia="x-none"/>
        </w:rPr>
        <w:tab/>
        <w:t>Semtech Neuchatel SA</w:t>
      </w:r>
    </w:p>
    <w:p w14:paraId="339DFC8B" w14:textId="1396E9F3" w:rsidR="00D7097B" w:rsidRPr="00D7097B" w:rsidRDefault="006F79AF" w:rsidP="00D7097B">
      <w:pPr>
        <w:rPr>
          <w:iCs/>
          <w:lang w:val="en-US" w:eastAsia="x-none"/>
        </w:rPr>
      </w:pPr>
      <w:hyperlink r:id="rId1547" w:history="1">
        <w:r>
          <w:rPr>
            <w:rStyle w:val="Hyperlink"/>
            <w:iCs/>
            <w:lang w:val="en-US" w:eastAsia="x-none"/>
          </w:rPr>
          <w:t>R1-2404964</w:t>
        </w:r>
      </w:hyperlink>
      <w:r w:rsidR="00D7097B" w:rsidRPr="00D7097B">
        <w:rPr>
          <w:iCs/>
          <w:lang w:val="en-US" w:eastAsia="x-none"/>
        </w:rPr>
        <w:tab/>
        <w:t>Discussion on downlink and uplink channel/signal aspects</w:t>
      </w:r>
      <w:r w:rsidR="00D7097B" w:rsidRPr="00D7097B">
        <w:rPr>
          <w:iCs/>
          <w:lang w:val="en-US" w:eastAsia="x-none"/>
        </w:rPr>
        <w:tab/>
        <w:t>Sharp</w:t>
      </w:r>
    </w:p>
    <w:p w14:paraId="4EEE1FA9" w14:textId="52D80C18" w:rsidR="00D7097B" w:rsidRPr="00D7097B" w:rsidRDefault="006F79AF" w:rsidP="00D7097B">
      <w:pPr>
        <w:rPr>
          <w:iCs/>
          <w:lang w:val="en-US" w:eastAsia="x-none"/>
        </w:rPr>
      </w:pPr>
      <w:hyperlink r:id="rId1548" w:history="1">
        <w:r>
          <w:rPr>
            <w:rStyle w:val="Hyperlink"/>
            <w:iCs/>
            <w:lang w:val="en-US" w:eastAsia="x-none"/>
          </w:rPr>
          <w:t>R1-2405046</w:t>
        </w:r>
      </w:hyperlink>
      <w:r w:rsidR="00D7097B" w:rsidRPr="00D7097B">
        <w:rPr>
          <w:iCs/>
          <w:lang w:val="en-US" w:eastAsia="x-none"/>
        </w:rPr>
        <w:tab/>
        <w:t>Study on downlink and uplink channel/signal aspects for Ambient IoT</w:t>
      </w:r>
      <w:r w:rsidR="00D7097B" w:rsidRPr="00D7097B">
        <w:rPr>
          <w:iCs/>
          <w:lang w:val="en-US" w:eastAsia="x-none"/>
        </w:rPr>
        <w:tab/>
        <w:t>NTT DOCOMO, INC.</w:t>
      </w:r>
    </w:p>
    <w:p w14:paraId="204174F5" w14:textId="1A3EDD52" w:rsidR="00D7097B" w:rsidRPr="00D7097B" w:rsidRDefault="006F79AF" w:rsidP="00D7097B">
      <w:pPr>
        <w:rPr>
          <w:iCs/>
          <w:lang w:val="en-US" w:eastAsia="x-none"/>
        </w:rPr>
      </w:pPr>
      <w:hyperlink r:id="rId1549" w:history="1">
        <w:r>
          <w:rPr>
            <w:rStyle w:val="Hyperlink"/>
            <w:iCs/>
            <w:lang w:val="en-US" w:eastAsia="x-none"/>
          </w:rPr>
          <w:t>R1-2405080</w:t>
        </w:r>
      </w:hyperlink>
      <w:r w:rsidR="00D7097B" w:rsidRPr="00D7097B">
        <w:rPr>
          <w:iCs/>
          <w:lang w:val="en-US" w:eastAsia="x-none"/>
        </w:rPr>
        <w:tab/>
        <w:t>Downlink and uplink channel/signal aspects</w:t>
      </w:r>
      <w:r w:rsidR="00D7097B" w:rsidRPr="00D7097B">
        <w:rPr>
          <w:iCs/>
          <w:lang w:val="en-US" w:eastAsia="x-none"/>
        </w:rPr>
        <w:tab/>
        <w:t>MediaTek Inc.</w:t>
      </w:r>
    </w:p>
    <w:p w14:paraId="0A309753" w14:textId="5D19978F" w:rsidR="00D7097B" w:rsidRPr="00D7097B" w:rsidRDefault="006F79AF" w:rsidP="00D7097B">
      <w:pPr>
        <w:rPr>
          <w:iCs/>
          <w:lang w:val="en-US" w:eastAsia="x-none"/>
        </w:rPr>
      </w:pPr>
      <w:hyperlink r:id="rId1550" w:history="1">
        <w:r>
          <w:rPr>
            <w:rStyle w:val="Hyperlink"/>
            <w:iCs/>
            <w:lang w:val="en-US" w:eastAsia="x-none"/>
          </w:rPr>
          <w:t>R1-2405159</w:t>
        </w:r>
      </w:hyperlink>
      <w:r w:rsidR="00D7097B" w:rsidRPr="00D7097B">
        <w:rPr>
          <w:iCs/>
          <w:lang w:val="en-US" w:eastAsia="x-none"/>
        </w:rPr>
        <w:tab/>
        <w:t>Downlink and uplink channel/signal aspects</w:t>
      </w:r>
      <w:r w:rsidR="00D7097B" w:rsidRPr="00D7097B">
        <w:rPr>
          <w:iCs/>
          <w:lang w:val="en-US" w:eastAsia="x-none"/>
        </w:rPr>
        <w:tab/>
        <w:t>Qualcomm Incorporated</w:t>
      </w:r>
    </w:p>
    <w:p w14:paraId="052A0719" w14:textId="4D854635" w:rsidR="00D7097B" w:rsidRPr="00D7097B" w:rsidRDefault="006F79AF" w:rsidP="00D7097B">
      <w:pPr>
        <w:rPr>
          <w:iCs/>
          <w:lang w:val="en-US" w:eastAsia="x-none"/>
        </w:rPr>
      </w:pPr>
      <w:hyperlink r:id="rId1551" w:history="1">
        <w:r>
          <w:rPr>
            <w:rStyle w:val="Hyperlink"/>
            <w:iCs/>
            <w:lang w:val="en-US" w:eastAsia="x-none"/>
          </w:rPr>
          <w:t>R1-2405184</w:t>
        </w:r>
      </w:hyperlink>
      <w:r w:rsidR="00D7097B" w:rsidRPr="00D7097B">
        <w:rPr>
          <w:iCs/>
          <w:lang w:val="en-US" w:eastAsia="x-none"/>
        </w:rPr>
        <w:tab/>
        <w:t>Discussion on downlink and uplink channel aspects for A-IoT</w:t>
      </w:r>
      <w:r w:rsidR="00D7097B" w:rsidRPr="00D7097B">
        <w:rPr>
          <w:iCs/>
          <w:lang w:val="en-US" w:eastAsia="x-none"/>
        </w:rPr>
        <w:tab/>
        <w:t>China Unicom</w:t>
      </w:r>
    </w:p>
    <w:p w14:paraId="385F098C" w14:textId="65E66E2F" w:rsidR="00D7097B" w:rsidRPr="00D7097B" w:rsidRDefault="006F79AF" w:rsidP="00D7097B">
      <w:pPr>
        <w:rPr>
          <w:iCs/>
          <w:lang w:val="en-US" w:eastAsia="x-none"/>
        </w:rPr>
      </w:pPr>
      <w:hyperlink r:id="rId1552" w:history="1">
        <w:r>
          <w:rPr>
            <w:rStyle w:val="Hyperlink"/>
            <w:iCs/>
            <w:lang w:val="en-US" w:eastAsia="x-none"/>
          </w:rPr>
          <w:t>R1-2405218</w:t>
        </w:r>
      </w:hyperlink>
      <w:r w:rsidR="00D7097B" w:rsidRPr="00D7097B">
        <w:rPr>
          <w:iCs/>
          <w:lang w:val="en-US" w:eastAsia="x-none"/>
        </w:rPr>
        <w:tab/>
        <w:t>Discussion on downlink and uplink channel and signal for Ambient IoT</w:t>
      </w:r>
      <w:r w:rsidR="00D7097B" w:rsidRPr="00D7097B">
        <w:rPr>
          <w:iCs/>
          <w:lang w:val="en-US" w:eastAsia="x-none"/>
        </w:rPr>
        <w:tab/>
        <w:t>Comba</w:t>
      </w:r>
    </w:p>
    <w:p w14:paraId="30FE13EE" w14:textId="7C2D9B52" w:rsidR="00D7097B" w:rsidRPr="00D7097B" w:rsidRDefault="006F79AF" w:rsidP="00D7097B">
      <w:pPr>
        <w:rPr>
          <w:iCs/>
          <w:lang w:val="en-US" w:eastAsia="x-none"/>
        </w:rPr>
      </w:pPr>
      <w:hyperlink r:id="rId1553" w:history="1">
        <w:r>
          <w:rPr>
            <w:rStyle w:val="Hyperlink"/>
            <w:iCs/>
            <w:lang w:val="en-US" w:eastAsia="x-none"/>
          </w:rPr>
          <w:t>R1-2405244</w:t>
        </w:r>
      </w:hyperlink>
      <w:r w:rsidR="00D7097B" w:rsidRPr="00D7097B">
        <w:rPr>
          <w:iCs/>
          <w:lang w:val="en-US" w:eastAsia="x-none"/>
        </w:rPr>
        <w:tab/>
        <w:t>Discussion on Downlink and Uplink channel/signal aspects</w:t>
      </w:r>
      <w:r w:rsidR="00D7097B" w:rsidRPr="00D7097B">
        <w:rPr>
          <w:iCs/>
          <w:lang w:val="en-US" w:eastAsia="x-none"/>
        </w:rPr>
        <w:tab/>
        <w:t>CEWiT</w:t>
      </w:r>
    </w:p>
    <w:p w14:paraId="1E4F63A9" w14:textId="134F05EA" w:rsidR="00D7097B" w:rsidRPr="00D7097B" w:rsidRDefault="006F79AF" w:rsidP="00D7097B">
      <w:pPr>
        <w:rPr>
          <w:iCs/>
          <w:lang w:val="en-US" w:eastAsia="x-none"/>
        </w:rPr>
      </w:pPr>
      <w:hyperlink r:id="rId1554" w:history="1">
        <w:r>
          <w:rPr>
            <w:rStyle w:val="Hyperlink"/>
            <w:iCs/>
            <w:lang w:val="en-US" w:eastAsia="x-none"/>
          </w:rPr>
          <w:t>R1-2405274</w:t>
        </w:r>
      </w:hyperlink>
      <w:r w:rsidR="00D7097B" w:rsidRPr="00D7097B">
        <w:rPr>
          <w:iCs/>
          <w:lang w:val="en-US" w:eastAsia="x-none"/>
        </w:rPr>
        <w:tab/>
        <w:t>Discussion on downlink and uplink transmission aspects</w:t>
      </w:r>
      <w:r w:rsidR="00D7097B" w:rsidRPr="00D7097B">
        <w:rPr>
          <w:iCs/>
          <w:lang w:val="en-US" w:eastAsia="x-none"/>
        </w:rPr>
        <w:tab/>
        <w:t>Google</w:t>
      </w:r>
    </w:p>
    <w:p w14:paraId="66AF07D5" w14:textId="279F984C" w:rsidR="00D7097B" w:rsidRDefault="006F79AF" w:rsidP="00D7097B">
      <w:pPr>
        <w:rPr>
          <w:iCs/>
          <w:lang w:val="en-US" w:eastAsia="x-none"/>
        </w:rPr>
      </w:pPr>
      <w:hyperlink r:id="rId1555" w:history="1">
        <w:r>
          <w:rPr>
            <w:rStyle w:val="Hyperlink"/>
            <w:iCs/>
            <w:lang w:val="en-US" w:eastAsia="x-none"/>
          </w:rPr>
          <w:t>R1-2405300</w:t>
        </w:r>
      </w:hyperlink>
      <w:r w:rsidR="00D7097B" w:rsidRPr="00D7097B">
        <w:rPr>
          <w:iCs/>
          <w:lang w:val="en-US" w:eastAsia="x-none"/>
        </w:rPr>
        <w:tab/>
        <w:t>Discussion on Downlink and uplink channel signal aspects for AIoT</w:t>
      </w:r>
      <w:r w:rsidR="00D7097B" w:rsidRPr="00D7097B">
        <w:rPr>
          <w:iCs/>
          <w:lang w:val="en-US" w:eastAsia="x-none"/>
        </w:rPr>
        <w:tab/>
        <w:t>IIT Kanpur, Indian Institute of Tech (M)</w:t>
      </w:r>
    </w:p>
    <w:p w14:paraId="16099479" w14:textId="77777777" w:rsidR="00CB5759" w:rsidRDefault="00CB5759" w:rsidP="00D7097B">
      <w:pPr>
        <w:rPr>
          <w:iCs/>
          <w:lang w:val="en-US" w:eastAsia="x-none"/>
        </w:rPr>
      </w:pPr>
    </w:p>
    <w:p w14:paraId="46030AC4" w14:textId="36A20DFC" w:rsidR="00CB5759" w:rsidRPr="00CB5759" w:rsidRDefault="006F79AF" w:rsidP="00CB5759">
      <w:pPr>
        <w:rPr>
          <w:b/>
          <w:bCs/>
          <w:iCs/>
          <w:lang w:val="en-US" w:eastAsia="x-none"/>
        </w:rPr>
      </w:pPr>
      <w:hyperlink r:id="rId1556" w:history="1">
        <w:r>
          <w:rPr>
            <w:rStyle w:val="Hyperlink"/>
            <w:b/>
            <w:bCs/>
            <w:iCs/>
            <w:lang w:val="en-US" w:eastAsia="x-none"/>
          </w:rPr>
          <w:t>R1-2404290</w:t>
        </w:r>
      </w:hyperlink>
      <w:r w:rsidR="00CB5759" w:rsidRPr="00CB5759">
        <w:rPr>
          <w:b/>
          <w:bCs/>
          <w:iCs/>
          <w:lang w:val="en-US" w:eastAsia="x-none"/>
        </w:rPr>
        <w:tab/>
        <w:t>FL summary#1 on downlink and uplink channel/signal aspects</w:t>
      </w:r>
      <w:r w:rsidR="00CB5759" w:rsidRPr="00CB5759">
        <w:rPr>
          <w:b/>
          <w:bCs/>
          <w:iCs/>
          <w:lang w:val="en-US" w:eastAsia="x-none"/>
        </w:rPr>
        <w:tab/>
        <w:t>Moderator (Apple)</w:t>
      </w:r>
    </w:p>
    <w:p w14:paraId="056037A9" w14:textId="375B0447" w:rsidR="00CB5759" w:rsidRPr="00CB5759" w:rsidRDefault="00CB5759" w:rsidP="00CB5759">
      <w:pPr>
        <w:rPr>
          <w:iCs/>
          <w:lang w:val="en-US" w:eastAsia="x-none"/>
        </w:rPr>
      </w:pPr>
      <w:r>
        <w:rPr>
          <w:iCs/>
          <w:lang w:val="en-US" w:eastAsia="x-none"/>
        </w:rPr>
        <w:t>From Tuesday session</w:t>
      </w:r>
    </w:p>
    <w:p w14:paraId="495618CC" w14:textId="77777777" w:rsidR="00CB5759" w:rsidRPr="00CB5759" w:rsidRDefault="00CB5759" w:rsidP="00CB5759">
      <w:pPr>
        <w:rPr>
          <w:rFonts w:ascii="Times New Roman" w:hAnsi="Times New Roman"/>
          <w:iCs/>
          <w:szCs w:val="20"/>
          <w:lang w:val="en-US" w:eastAsia="x-none"/>
        </w:rPr>
      </w:pPr>
      <w:r w:rsidRPr="00CB5759">
        <w:rPr>
          <w:rFonts w:ascii="Times New Roman" w:hAnsi="Times New Roman"/>
          <w:iCs/>
          <w:szCs w:val="20"/>
          <w:highlight w:val="green"/>
          <w:lang w:val="en-US" w:eastAsia="x-none"/>
        </w:rPr>
        <w:t>Agreement</w:t>
      </w:r>
    </w:p>
    <w:p w14:paraId="07023064" w14:textId="77777777" w:rsidR="00CB5759" w:rsidRPr="00CB5759" w:rsidRDefault="00CB5759" w:rsidP="00CB5759">
      <w:pPr>
        <w:rPr>
          <w:rFonts w:ascii="Times New Roman" w:hAnsi="Times New Roman"/>
          <w:iCs/>
          <w:szCs w:val="20"/>
          <w:lang w:val="en-US" w:eastAsia="x-none"/>
        </w:rPr>
      </w:pPr>
      <w:r w:rsidRPr="00CB5759">
        <w:rPr>
          <w:rFonts w:ascii="Times New Roman" w:hAnsi="Times New Roman"/>
          <w:szCs w:val="20"/>
        </w:rPr>
        <w:t>For R2D, the only physical channel is PRDCH.</w:t>
      </w:r>
    </w:p>
    <w:p w14:paraId="7A071D7A" w14:textId="77777777" w:rsidR="00CB5759" w:rsidRPr="00CB5759" w:rsidRDefault="00CB5759" w:rsidP="00311060">
      <w:pPr>
        <w:numPr>
          <w:ilvl w:val="0"/>
          <w:numId w:val="164"/>
        </w:numPr>
        <w:autoSpaceDE w:val="0"/>
        <w:autoSpaceDN w:val="0"/>
        <w:adjustRightInd w:val="0"/>
        <w:snapToGrid w:val="0"/>
        <w:spacing w:after="120"/>
        <w:contextualSpacing/>
        <w:jc w:val="both"/>
        <w:rPr>
          <w:rFonts w:ascii="Times New Roman" w:hAnsi="Times New Roman"/>
          <w:szCs w:val="20"/>
          <w:lang w:eastAsia="x-none"/>
        </w:rPr>
      </w:pPr>
      <w:r w:rsidRPr="00CB5759">
        <w:rPr>
          <w:rFonts w:ascii="Times New Roman" w:hAnsi="Times New Roman"/>
          <w:szCs w:val="20"/>
          <w:lang w:eastAsia="x-none"/>
        </w:rPr>
        <w:t>PRDCH carries any higher-layer payload</w:t>
      </w:r>
    </w:p>
    <w:p w14:paraId="7E02D783" w14:textId="77777777" w:rsidR="00CB5759" w:rsidRPr="00CB5759" w:rsidRDefault="00CB5759" w:rsidP="00311060">
      <w:pPr>
        <w:numPr>
          <w:ilvl w:val="0"/>
          <w:numId w:val="164"/>
        </w:numPr>
        <w:autoSpaceDE w:val="0"/>
        <w:autoSpaceDN w:val="0"/>
        <w:adjustRightInd w:val="0"/>
        <w:snapToGrid w:val="0"/>
        <w:spacing w:after="120"/>
        <w:contextualSpacing/>
        <w:jc w:val="both"/>
        <w:rPr>
          <w:rFonts w:ascii="Times New Roman" w:hAnsi="Times New Roman"/>
          <w:szCs w:val="20"/>
          <w:lang w:eastAsia="x-none"/>
        </w:rPr>
      </w:pPr>
      <w:r w:rsidRPr="00CB5759">
        <w:rPr>
          <w:rFonts w:ascii="Times New Roman" w:hAnsi="Times New Roman"/>
          <w:szCs w:val="20"/>
          <w:lang w:eastAsia="x-none"/>
        </w:rPr>
        <w:t xml:space="preserve">PRDCH carries </w:t>
      </w:r>
      <w:r w:rsidRPr="00CB5759">
        <w:rPr>
          <w:rFonts w:ascii="Times New Roman" w:hAnsi="Times New Roman"/>
          <w:color w:val="000000"/>
          <w:szCs w:val="20"/>
          <w:lang w:eastAsia="x-none"/>
        </w:rPr>
        <w:t xml:space="preserve">L1 </w:t>
      </w:r>
      <w:r w:rsidRPr="00CB5759">
        <w:rPr>
          <w:rFonts w:ascii="Times New Roman" w:hAnsi="Times New Roman"/>
          <w:szCs w:val="20"/>
          <w:lang w:eastAsia="x-none"/>
        </w:rPr>
        <w:t>R2D control information (if defined)</w:t>
      </w:r>
    </w:p>
    <w:p w14:paraId="4E12C914" w14:textId="77777777" w:rsidR="00CB5759" w:rsidRPr="00CB5759" w:rsidRDefault="00CB5759" w:rsidP="00311060">
      <w:pPr>
        <w:numPr>
          <w:ilvl w:val="0"/>
          <w:numId w:val="164"/>
        </w:numPr>
        <w:autoSpaceDE w:val="0"/>
        <w:autoSpaceDN w:val="0"/>
        <w:adjustRightInd w:val="0"/>
        <w:snapToGrid w:val="0"/>
        <w:spacing w:after="120"/>
        <w:contextualSpacing/>
        <w:jc w:val="both"/>
        <w:rPr>
          <w:rFonts w:ascii="Times New Roman" w:hAnsi="Times New Roman"/>
          <w:szCs w:val="20"/>
          <w:lang w:eastAsia="x-none"/>
        </w:rPr>
      </w:pPr>
      <w:r w:rsidRPr="00CB5759">
        <w:rPr>
          <w:rFonts w:ascii="Times New Roman" w:hAnsi="Times New Roman"/>
          <w:szCs w:val="20"/>
          <w:lang w:eastAsia="x-none"/>
        </w:rPr>
        <w:t>FFS details of device behaviour(s) for receiving PRDCH</w:t>
      </w:r>
    </w:p>
    <w:p w14:paraId="41B8F449" w14:textId="77777777" w:rsidR="00CB5759" w:rsidRPr="00CB5759" w:rsidRDefault="00CB5759" w:rsidP="00CB5759">
      <w:pPr>
        <w:rPr>
          <w:rFonts w:ascii="Times New Roman" w:hAnsi="Times New Roman"/>
          <w:iCs/>
          <w:szCs w:val="20"/>
          <w:lang w:eastAsia="x-none"/>
        </w:rPr>
      </w:pPr>
    </w:p>
    <w:p w14:paraId="6F805D33" w14:textId="77777777" w:rsidR="00CB5759" w:rsidRPr="00CB5759" w:rsidRDefault="00CB5759" w:rsidP="00CB5759">
      <w:pPr>
        <w:rPr>
          <w:rFonts w:ascii="Times New Roman" w:hAnsi="Times New Roman"/>
          <w:iCs/>
          <w:szCs w:val="20"/>
          <w:lang w:val="en-US" w:eastAsia="x-none"/>
        </w:rPr>
      </w:pPr>
      <w:r w:rsidRPr="00CB5759">
        <w:rPr>
          <w:rFonts w:ascii="Times New Roman" w:hAnsi="Times New Roman"/>
          <w:iCs/>
          <w:szCs w:val="20"/>
          <w:highlight w:val="green"/>
          <w:lang w:val="en-US" w:eastAsia="x-none"/>
        </w:rPr>
        <w:t>Agreement</w:t>
      </w:r>
    </w:p>
    <w:p w14:paraId="2A844EB6" w14:textId="77777777" w:rsidR="00CB5759" w:rsidRPr="00CB5759" w:rsidRDefault="00CB5759" w:rsidP="00CB5759">
      <w:pPr>
        <w:rPr>
          <w:rFonts w:ascii="Times New Roman" w:hAnsi="Times New Roman"/>
          <w:iCs/>
          <w:szCs w:val="20"/>
          <w:lang w:val="en-US" w:eastAsia="x-none"/>
        </w:rPr>
      </w:pPr>
      <w:r w:rsidRPr="00CB5759">
        <w:rPr>
          <w:rFonts w:ascii="Times New Roman" w:hAnsi="Times New Roman"/>
          <w:szCs w:val="20"/>
        </w:rPr>
        <w:t>For D2R</w:t>
      </w:r>
    </w:p>
    <w:p w14:paraId="30CC6639" w14:textId="77777777" w:rsidR="00CB5759" w:rsidRPr="00CB5759" w:rsidRDefault="00CB5759" w:rsidP="00311060">
      <w:pPr>
        <w:numPr>
          <w:ilvl w:val="0"/>
          <w:numId w:val="164"/>
        </w:numPr>
        <w:autoSpaceDE w:val="0"/>
        <w:autoSpaceDN w:val="0"/>
        <w:adjustRightInd w:val="0"/>
        <w:snapToGrid w:val="0"/>
        <w:spacing w:after="120"/>
        <w:contextualSpacing/>
        <w:jc w:val="both"/>
        <w:rPr>
          <w:rFonts w:ascii="Times New Roman" w:hAnsi="Times New Roman"/>
          <w:szCs w:val="20"/>
          <w:lang w:eastAsia="x-none"/>
        </w:rPr>
      </w:pPr>
      <w:r w:rsidRPr="00CB5759">
        <w:rPr>
          <w:rFonts w:ascii="Times New Roman" w:hAnsi="Times New Roman"/>
          <w:szCs w:val="20"/>
          <w:lang w:eastAsia="x-none"/>
        </w:rPr>
        <w:t>PDRCH carries any higher-layer payload</w:t>
      </w:r>
    </w:p>
    <w:p w14:paraId="2C7A64D6" w14:textId="77777777" w:rsidR="00CB5759" w:rsidRPr="00CB5759" w:rsidRDefault="00CB5759" w:rsidP="00311060">
      <w:pPr>
        <w:numPr>
          <w:ilvl w:val="0"/>
          <w:numId w:val="164"/>
        </w:numPr>
        <w:autoSpaceDE w:val="0"/>
        <w:autoSpaceDN w:val="0"/>
        <w:adjustRightInd w:val="0"/>
        <w:snapToGrid w:val="0"/>
        <w:spacing w:after="120"/>
        <w:contextualSpacing/>
        <w:jc w:val="both"/>
        <w:rPr>
          <w:rFonts w:ascii="Times New Roman" w:hAnsi="Times New Roman"/>
          <w:szCs w:val="20"/>
          <w:lang w:eastAsia="x-none"/>
        </w:rPr>
      </w:pPr>
      <w:r w:rsidRPr="00CB5759">
        <w:rPr>
          <w:rFonts w:ascii="Times New Roman" w:hAnsi="Times New Roman"/>
          <w:szCs w:val="20"/>
          <w:lang w:eastAsia="x-none"/>
        </w:rPr>
        <w:t xml:space="preserve">PDRCH carries </w:t>
      </w:r>
      <w:r w:rsidRPr="00CB5759">
        <w:rPr>
          <w:rFonts w:ascii="Times New Roman" w:hAnsi="Times New Roman"/>
          <w:color w:val="000000"/>
          <w:szCs w:val="20"/>
          <w:lang w:eastAsia="x-none"/>
        </w:rPr>
        <w:t xml:space="preserve">L1 </w:t>
      </w:r>
      <w:r w:rsidRPr="00CB5759">
        <w:rPr>
          <w:rFonts w:ascii="Times New Roman" w:hAnsi="Times New Roman"/>
          <w:szCs w:val="20"/>
          <w:lang w:eastAsia="x-none"/>
        </w:rPr>
        <w:t>D2R control information (if defined)</w:t>
      </w:r>
    </w:p>
    <w:p w14:paraId="6E7B2E32" w14:textId="77777777" w:rsidR="00CB5759" w:rsidRPr="00CB5759" w:rsidRDefault="00CB5759" w:rsidP="00311060">
      <w:pPr>
        <w:numPr>
          <w:ilvl w:val="0"/>
          <w:numId w:val="164"/>
        </w:numPr>
        <w:autoSpaceDE w:val="0"/>
        <w:autoSpaceDN w:val="0"/>
        <w:adjustRightInd w:val="0"/>
        <w:snapToGrid w:val="0"/>
        <w:spacing w:after="120"/>
        <w:contextualSpacing/>
        <w:jc w:val="both"/>
        <w:rPr>
          <w:rFonts w:ascii="Times New Roman" w:hAnsi="Times New Roman"/>
          <w:szCs w:val="20"/>
          <w:lang w:eastAsia="x-none"/>
        </w:rPr>
      </w:pPr>
      <w:r w:rsidRPr="00CB5759">
        <w:rPr>
          <w:rFonts w:ascii="Times New Roman" w:hAnsi="Times New Roman"/>
          <w:szCs w:val="20"/>
          <w:lang w:eastAsia="x-none"/>
        </w:rPr>
        <w:t>Note: PDRCH carries the response agreed at RAN1#116</w:t>
      </w:r>
    </w:p>
    <w:p w14:paraId="06A826CF" w14:textId="77777777" w:rsidR="00CB5759" w:rsidRDefault="00CB5759" w:rsidP="00CB5759">
      <w:pPr>
        <w:rPr>
          <w:rFonts w:ascii="Times New Roman" w:hAnsi="Times New Roman"/>
          <w:iCs/>
          <w:szCs w:val="20"/>
          <w:lang w:val="en-US" w:eastAsia="x-none"/>
        </w:rPr>
      </w:pPr>
    </w:p>
    <w:p w14:paraId="4F412313" w14:textId="77777777" w:rsidR="00CB5759" w:rsidRPr="00CB5759" w:rsidRDefault="00CB5759" w:rsidP="00CB5759">
      <w:pPr>
        <w:rPr>
          <w:rFonts w:ascii="Times New Roman" w:hAnsi="Times New Roman"/>
          <w:iCs/>
          <w:szCs w:val="20"/>
          <w:lang w:val="en-US" w:eastAsia="x-none"/>
        </w:rPr>
      </w:pPr>
    </w:p>
    <w:p w14:paraId="7BE58360" w14:textId="6D4013A8" w:rsidR="00CB5759" w:rsidRPr="00442F89" w:rsidRDefault="006F79AF" w:rsidP="00CB5759">
      <w:pPr>
        <w:rPr>
          <w:b/>
          <w:bCs/>
          <w:iCs/>
          <w:lang w:val="en-US" w:eastAsia="x-none"/>
        </w:rPr>
      </w:pPr>
      <w:hyperlink r:id="rId1557" w:history="1">
        <w:r>
          <w:rPr>
            <w:rStyle w:val="Hyperlink"/>
            <w:b/>
            <w:bCs/>
            <w:iCs/>
            <w:lang w:val="en-US" w:eastAsia="x-none"/>
          </w:rPr>
          <w:t>R1-2404291</w:t>
        </w:r>
      </w:hyperlink>
      <w:r w:rsidR="00CB5759" w:rsidRPr="00442F89">
        <w:rPr>
          <w:b/>
          <w:bCs/>
          <w:iCs/>
          <w:lang w:val="en-US" w:eastAsia="x-none"/>
        </w:rPr>
        <w:tab/>
        <w:t>FL summary#2 on downlink and uplink channel/signal aspects</w:t>
      </w:r>
      <w:r w:rsidR="00CB5759" w:rsidRPr="00442F89">
        <w:rPr>
          <w:b/>
          <w:bCs/>
          <w:iCs/>
          <w:lang w:val="en-US" w:eastAsia="x-none"/>
        </w:rPr>
        <w:tab/>
        <w:t>Moderator (Apple)</w:t>
      </w:r>
    </w:p>
    <w:p w14:paraId="2C2B5064" w14:textId="1F6AF73C" w:rsidR="00442F89" w:rsidRDefault="00442F89" w:rsidP="00CB5759">
      <w:pPr>
        <w:rPr>
          <w:iCs/>
          <w:lang w:val="en-US" w:eastAsia="x-none"/>
        </w:rPr>
      </w:pPr>
      <w:r>
        <w:rPr>
          <w:iCs/>
          <w:lang w:val="en-US" w:eastAsia="x-none"/>
        </w:rPr>
        <w:t>From Thursday session</w:t>
      </w:r>
    </w:p>
    <w:p w14:paraId="3596D8DE" w14:textId="77777777" w:rsidR="00442F89" w:rsidRPr="00442F89" w:rsidRDefault="00442F89" w:rsidP="00442F89">
      <w:pPr>
        <w:jc w:val="both"/>
        <w:rPr>
          <w:rFonts w:ascii="Times New Roman" w:eastAsia="Malgun Gothic" w:hAnsi="Times New Roman"/>
          <w:szCs w:val="20"/>
          <w:lang w:eastAsia="zh-CN"/>
        </w:rPr>
      </w:pPr>
      <w:r w:rsidRPr="00442F89">
        <w:rPr>
          <w:rFonts w:ascii="Times New Roman" w:eastAsia="Malgun Gothic" w:hAnsi="Times New Roman"/>
          <w:szCs w:val="20"/>
          <w:highlight w:val="green"/>
          <w:lang w:eastAsia="zh-CN"/>
        </w:rPr>
        <w:t>Agreement</w:t>
      </w:r>
    </w:p>
    <w:p w14:paraId="770A9FDA" w14:textId="77777777" w:rsidR="00442F89" w:rsidRPr="00442F89" w:rsidRDefault="00442F89" w:rsidP="00442F89">
      <w:pPr>
        <w:autoSpaceDE w:val="0"/>
        <w:autoSpaceDN w:val="0"/>
        <w:adjustRightInd w:val="0"/>
        <w:snapToGrid w:val="0"/>
        <w:spacing w:after="120"/>
        <w:contextualSpacing/>
        <w:jc w:val="both"/>
        <w:rPr>
          <w:rFonts w:ascii="Times New Roman" w:hAnsi="Times New Roman"/>
          <w:szCs w:val="20"/>
          <w:lang w:eastAsia="x-none"/>
        </w:rPr>
      </w:pPr>
      <w:r w:rsidRPr="00442F89">
        <w:rPr>
          <w:rFonts w:ascii="Times New Roman" w:hAnsi="Times New Roman"/>
          <w:szCs w:val="20"/>
          <w:lang w:eastAsia="x-none"/>
        </w:rPr>
        <w:t xml:space="preserve">For </w:t>
      </w:r>
      <w:r w:rsidRPr="00442F89">
        <w:rPr>
          <w:rFonts w:ascii="Times New Roman" w:hAnsi="Times New Roman"/>
          <w:color w:val="000000"/>
          <w:szCs w:val="20"/>
          <w:lang w:eastAsia="x-none"/>
        </w:rPr>
        <w:t xml:space="preserve">L1 </w:t>
      </w:r>
      <w:r w:rsidRPr="00442F89">
        <w:rPr>
          <w:rFonts w:ascii="Times New Roman" w:hAnsi="Times New Roman"/>
          <w:szCs w:val="20"/>
          <w:lang w:eastAsia="x-none"/>
        </w:rPr>
        <w:t>D2R control information (if defined), the following are not considered for further study:</w:t>
      </w:r>
    </w:p>
    <w:p w14:paraId="6DA35AEA" w14:textId="77777777" w:rsidR="00442F89" w:rsidRPr="00442F89" w:rsidRDefault="00442F89" w:rsidP="00311060">
      <w:pPr>
        <w:pStyle w:val="ListParagraph"/>
        <w:numPr>
          <w:ilvl w:val="0"/>
          <w:numId w:val="256"/>
        </w:numPr>
      </w:pPr>
      <w:r w:rsidRPr="00442F89">
        <w:t>CSI feedback</w:t>
      </w:r>
    </w:p>
    <w:p w14:paraId="2EE3B26D" w14:textId="77777777" w:rsidR="00442F89" w:rsidRPr="00442F89" w:rsidRDefault="00442F89" w:rsidP="00311060">
      <w:pPr>
        <w:pStyle w:val="ListParagraph"/>
        <w:numPr>
          <w:ilvl w:val="0"/>
          <w:numId w:val="256"/>
        </w:numPr>
      </w:pPr>
      <w:r w:rsidRPr="00442F89">
        <w:t>Autonomous SR</w:t>
      </w:r>
    </w:p>
    <w:p w14:paraId="7040DD55" w14:textId="77777777" w:rsidR="00442F89" w:rsidRPr="00442F89" w:rsidRDefault="00442F89" w:rsidP="00311060">
      <w:pPr>
        <w:pStyle w:val="ListParagraph"/>
        <w:numPr>
          <w:ilvl w:val="0"/>
          <w:numId w:val="256"/>
        </w:numPr>
      </w:pPr>
      <w:r w:rsidRPr="00442F89">
        <w:t>FFS: Whether any other L1 D2R control information is needed or not</w:t>
      </w:r>
    </w:p>
    <w:p w14:paraId="2A247847" w14:textId="77777777" w:rsidR="00442F89" w:rsidRPr="00442F89" w:rsidRDefault="00442F89" w:rsidP="00442F89">
      <w:pPr>
        <w:jc w:val="both"/>
        <w:rPr>
          <w:rFonts w:ascii="Times New Roman" w:eastAsia="Malgun Gothic" w:hAnsi="Times New Roman"/>
          <w:szCs w:val="20"/>
          <w:lang w:eastAsia="zh-CN"/>
        </w:rPr>
      </w:pPr>
      <w:r w:rsidRPr="00442F89">
        <w:rPr>
          <w:rFonts w:ascii="Times New Roman" w:eastAsia="Malgun Gothic" w:hAnsi="Times New Roman"/>
          <w:szCs w:val="20"/>
          <w:highlight w:val="green"/>
          <w:lang w:eastAsia="zh-CN"/>
        </w:rPr>
        <w:t>Agreement</w:t>
      </w:r>
    </w:p>
    <w:p w14:paraId="54270512" w14:textId="30A9B44C" w:rsidR="00442F89" w:rsidRPr="00442F89" w:rsidRDefault="00442F89" w:rsidP="00442F89">
      <w:pPr>
        <w:autoSpaceDE w:val="0"/>
        <w:autoSpaceDN w:val="0"/>
        <w:adjustRightInd w:val="0"/>
        <w:snapToGrid w:val="0"/>
        <w:spacing w:after="120"/>
        <w:contextualSpacing/>
        <w:jc w:val="both"/>
        <w:rPr>
          <w:rFonts w:ascii="Times New Roman" w:hAnsi="Times New Roman"/>
          <w:szCs w:val="20"/>
          <w:lang w:eastAsia="ja-JP"/>
        </w:rPr>
      </w:pPr>
      <w:r w:rsidRPr="00442F89">
        <w:rPr>
          <w:rFonts w:ascii="Times New Roman" w:hAnsi="Times New Roman"/>
          <w:szCs w:val="20"/>
          <w:lang w:eastAsia="ja-JP"/>
        </w:rPr>
        <w:t>Study</w:t>
      </w:r>
      <w:r>
        <w:rPr>
          <w:rFonts w:ascii="Times New Roman" w:hAnsi="Times New Roman"/>
          <w:szCs w:val="20"/>
          <w:lang w:eastAsia="ja-JP"/>
        </w:rPr>
        <w:t xml:space="preserve"> </w:t>
      </w:r>
      <w:r w:rsidRPr="00442F89">
        <w:rPr>
          <w:rFonts w:ascii="Times New Roman" w:hAnsi="Times New Roman"/>
          <w:szCs w:val="20"/>
          <w:lang w:eastAsia="ja-JP"/>
        </w:rPr>
        <w:t xml:space="preserve">the </w:t>
      </w:r>
      <w:r w:rsidRPr="00442F89">
        <w:rPr>
          <w:rFonts w:ascii="Times New Roman" w:hAnsi="Times New Roman"/>
          <w:szCs w:val="20"/>
          <w:lang w:eastAsia="zh-CN"/>
        </w:rPr>
        <w:t xml:space="preserve">following </w:t>
      </w:r>
      <w:r w:rsidRPr="00442F89">
        <w:rPr>
          <w:rFonts w:ascii="Times New Roman" w:hAnsi="Times New Roman"/>
          <w:szCs w:val="20"/>
          <w:lang w:eastAsia="ja-JP"/>
        </w:rPr>
        <w:t>schemes for proximity determination:</w:t>
      </w:r>
    </w:p>
    <w:p w14:paraId="77FA761A" w14:textId="77777777" w:rsidR="00442F89" w:rsidRPr="00442F89" w:rsidRDefault="00442F89" w:rsidP="00311060">
      <w:pPr>
        <w:numPr>
          <w:ilvl w:val="0"/>
          <w:numId w:val="257"/>
        </w:numPr>
        <w:autoSpaceDE w:val="0"/>
        <w:autoSpaceDN w:val="0"/>
        <w:adjustRightInd w:val="0"/>
        <w:snapToGrid w:val="0"/>
        <w:spacing w:after="120"/>
        <w:contextualSpacing/>
        <w:jc w:val="both"/>
        <w:rPr>
          <w:rFonts w:ascii="Times New Roman" w:hAnsi="Times New Roman"/>
          <w:szCs w:val="20"/>
          <w:lang w:eastAsia="ja-JP"/>
        </w:rPr>
      </w:pPr>
      <w:r w:rsidRPr="00442F89">
        <w:rPr>
          <w:rFonts w:ascii="Times New Roman" w:hAnsi="Times New Roman"/>
          <w:color w:val="000000"/>
          <w:szCs w:val="20"/>
          <w:lang w:eastAsia="x-none"/>
        </w:rPr>
        <w:t>Option 1: If reader receives D2R transmission from the device in response to R2D transmission, then device is determined as near</w:t>
      </w:r>
    </w:p>
    <w:p w14:paraId="5E91B93B" w14:textId="77777777" w:rsidR="00442F89" w:rsidRPr="00442F89" w:rsidRDefault="00442F89" w:rsidP="00311060">
      <w:pPr>
        <w:numPr>
          <w:ilvl w:val="1"/>
          <w:numId w:val="257"/>
        </w:numPr>
        <w:autoSpaceDE w:val="0"/>
        <w:autoSpaceDN w:val="0"/>
        <w:adjustRightInd w:val="0"/>
        <w:snapToGrid w:val="0"/>
        <w:spacing w:after="120"/>
        <w:contextualSpacing/>
        <w:jc w:val="both"/>
        <w:rPr>
          <w:rFonts w:ascii="Times New Roman" w:hAnsi="Times New Roman"/>
          <w:szCs w:val="20"/>
          <w:lang w:eastAsia="ja-JP"/>
        </w:rPr>
      </w:pPr>
      <w:r w:rsidRPr="00442F89">
        <w:rPr>
          <w:rFonts w:ascii="Times New Roman" w:hAnsi="Times New Roman"/>
          <w:color w:val="000000"/>
          <w:szCs w:val="20"/>
          <w:lang w:eastAsia="x-none"/>
        </w:rPr>
        <w:t>FFS: Details on reception criteria (e.g. either successful or not) at reader and device</w:t>
      </w:r>
    </w:p>
    <w:p w14:paraId="177BFAF5" w14:textId="77777777" w:rsidR="00442F89" w:rsidRPr="00442F89" w:rsidRDefault="00442F89" w:rsidP="00311060">
      <w:pPr>
        <w:numPr>
          <w:ilvl w:val="0"/>
          <w:numId w:val="257"/>
        </w:numPr>
        <w:autoSpaceDE w:val="0"/>
        <w:autoSpaceDN w:val="0"/>
        <w:adjustRightInd w:val="0"/>
        <w:snapToGrid w:val="0"/>
        <w:spacing w:after="120"/>
        <w:contextualSpacing/>
        <w:jc w:val="both"/>
        <w:rPr>
          <w:rFonts w:ascii="Times New Roman" w:hAnsi="Times New Roman"/>
          <w:szCs w:val="20"/>
          <w:lang w:eastAsia="ja-JP"/>
        </w:rPr>
      </w:pPr>
      <w:r w:rsidRPr="00442F89">
        <w:rPr>
          <w:rFonts w:ascii="Times New Roman" w:hAnsi="Times New Roman"/>
          <w:szCs w:val="20"/>
          <w:lang w:eastAsia="x-none"/>
        </w:rPr>
        <w:t>Option 2: Device is determined to be near the reader based on measurements at the reader side</w:t>
      </w:r>
    </w:p>
    <w:p w14:paraId="0A573969" w14:textId="77777777" w:rsidR="00442F89" w:rsidRPr="00442F89" w:rsidRDefault="00442F89" w:rsidP="00311060">
      <w:pPr>
        <w:numPr>
          <w:ilvl w:val="1"/>
          <w:numId w:val="257"/>
        </w:numPr>
        <w:autoSpaceDE w:val="0"/>
        <w:autoSpaceDN w:val="0"/>
        <w:adjustRightInd w:val="0"/>
        <w:snapToGrid w:val="0"/>
        <w:spacing w:after="120"/>
        <w:contextualSpacing/>
        <w:jc w:val="both"/>
        <w:rPr>
          <w:rFonts w:ascii="Times New Roman" w:hAnsi="Times New Roman"/>
          <w:szCs w:val="20"/>
          <w:lang w:eastAsia="x-none"/>
        </w:rPr>
      </w:pPr>
      <w:r w:rsidRPr="00442F89">
        <w:rPr>
          <w:rFonts w:ascii="Times New Roman" w:hAnsi="Times New Roman"/>
          <w:color w:val="000000"/>
          <w:szCs w:val="20"/>
          <w:lang w:eastAsia="zh-CN"/>
        </w:rPr>
        <w:t>FFS: Details on measurement methods</w:t>
      </w:r>
    </w:p>
    <w:p w14:paraId="4F4231A8" w14:textId="77777777" w:rsidR="00442F89" w:rsidRPr="00442F89" w:rsidRDefault="00442F89" w:rsidP="00311060">
      <w:pPr>
        <w:numPr>
          <w:ilvl w:val="0"/>
          <w:numId w:val="257"/>
        </w:numPr>
        <w:autoSpaceDE w:val="0"/>
        <w:autoSpaceDN w:val="0"/>
        <w:adjustRightInd w:val="0"/>
        <w:snapToGrid w:val="0"/>
        <w:spacing w:after="120"/>
        <w:contextualSpacing/>
        <w:jc w:val="both"/>
        <w:rPr>
          <w:rFonts w:ascii="Times New Roman" w:hAnsi="Times New Roman"/>
          <w:szCs w:val="20"/>
          <w:lang w:eastAsia="x-none"/>
        </w:rPr>
      </w:pPr>
      <w:r w:rsidRPr="00442F89">
        <w:rPr>
          <w:rFonts w:ascii="Times New Roman" w:hAnsi="Times New Roman"/>
          <w:color w:val="000000"/>
          <w:szCs w:val="20"/>
          <w:lang w:eastAsia="x-none"/>
        </w:rPr>
        <w:t xml:space="preserve">FFS: Whether/how transmit power of R2D and/or D2R is considered for proximity determination </w:t>
      </w:r>
    </w:p>
    <w:p w14:paraId="3977E2EE" w14:textId="77777777" w:rsidR="00442F89" w:rsidRPr="00442F89" w:rsidRDefault="00442F89" w:rsidP="00442F89">
      <w:pPr>
        <w:rPr>
          <w:rFonts w:ascii="Times New Roman" w:hAnsi="Times New Roman"/>
          <w:iCs/>
          <w:szCs w:val="20"/>
          <w:lang w:eastAsia="x-none"/>
        </w:rPr>
      </w:pPr>
    </w:p>
    <w:p w14:paraId="4749A9B0" w14:textId="77777777" w:rsidR="00442F89" w:rsidRPr="00442F89" w:rsidRDefault="00442F89" w:rsidP="00442F89">
      <w:pPr>
        <w:jc w:val="both"/>
        <w:rPr>
          <w:rFonts w:ascii="Times New Roman" w:eastAsia="Malgun Gothic" w:hAnsi="Times New Roman"/>
          <w:szCs w:val="20"/>
          <w:lang w:eastAsia="zh-CN"/>
        </w:rPr>
      </w:pPr>
      <w:r w:rsidRPr="00442F89">
        <w:rPr>
          <w:rFonts w:ascii="Times New Roman" w:eastAsia="Malgun Gothic" w:hAnsi="Times New Roman"/>
          <w:szCs w:val="20"/>
          <w:highlight w:val="green"/>
          <w:lang w:eastAsia="zh-CN"/>
        </w:rPr>
        <w:t>Agreement</w:t>
      </w:r>
    </w:p>
    <w:p w14:paraId="6FFFADFC" w14:textId="77777777" w:rsidR="00442F89" w:rsidRPr="00442F89" w:rsidRDefault="00442F89" w:rsidP="00442F89">
      <w:r w:rsidRPr="00442F89">
        <w:t>For the start-indicator part of the R2D time acquisition signal, study the two options below:</w:t>
      </w:r>
    </w:p>
    <w:p w14:paraId="3EC28FB6" w14:textId="77777777" w:rsidR="00442F89" w:rsidRPr="00442F89" w:rsidRDefault="00442F89" w:rsidP="00311060">
      <w:pPr>
        <w:pStyle w:val="ListParagraph"/>
        <w:numPr>
          <w:ilvl w:val="0"/>
          <w:numId w:val="258"/>
        </w:numPr>
      </w:pPr>
      <w:r w:rsidRPr="00442F89">
        <w:t xml:space="preserve">Option 1: ON/OFF pattern i.e. high/low voltage transmission </w:t>
      </w:r>
    </w:p>
    <w:p w14:paraId="49101A00" w14:textId="77777777" w:rsidR="00442F89" w:rsidRPr="00442F89" w:rsidRDefault="00442F89" w:rsidP="00311060">
      <w:pPr>
        <w:pStyle w:val="ListParagraph"/>
        <w:numPr>
          <w:ilvl w:val="0"/>
          <w:numId w:val="258"/>
        </w:numPr>
      </w:pPr>
      <w:r w:rsidRPr="00442F89">
        <w:t xml:space="preserve">Option 2: OFF pattern, i.e. low voltage transmission </w:t>
      </w:r>
    </w:p>
    <w:p w14:paraId="7D1831F5" w14:textId="77777777" w:rsidR="00442F89" w:rsidRPr="00442F89" w:rsidRDefault="00442F89" w:rsidP="00442F89">
      <w:pPr>
        <w:jc w:val="both"/>
        <w:rPr>
          <w:rFonts w:ascii="Times New Roman" w:eastAsia="Malgun Gothic" w:hAnsi="Times New Roman"/>
          <w:szCs w:val="20"/>
          <w:lang w:eastAsia="zh-CN"/>
        </w:rPr>
      </w:pPr>
      <w:r w:rsidRPr="00442F89">
        <w:rPr>
          <w:rFonts w:ascii="Times New Roman" w:eastAsia="Malgun Gothic" w:hAnsi="Times New Roman"/>
          <w:szCs w:val="20"/>
          <w:highlight w:val="green"/>
          <w:lang w:eastAsia="zh-CN"/>
        </w:rPr>
        <w:t>Agreement</w:t>
      </w:r>
    </w:p>
    <w:p w14:paraId="24417573" w14:textId="77777777" w:rsidR="00442F89" w:rsidRPr="00442F89" w:rsidRDefault="00442F89" w:rsidP="00442F89">
      <w:r w:rsidRPr="00442F89">
        <w:t>For R2D, the clock-acquisition part of the R2D time acquisition signal is used to determine the OOK chip duration</w:t>
      </w:r>
    </w:p>
    <w:p w14:paraId="7E43708D" w14:textId="77777777" w:rsidR="00442F89" w:rsidRPr="00442F89" w:rsidRDefault="00442F89" w:rsidP="00311060">
      <w:pPr>
        <w:pStyle w:val="ListParagraph"/>
        <w:numPr>
          <w:ilvl w:val="0"/>
          <w:numId w:val="259"/>
        </w:numPr>
      </w:pPr>
      <w:r w:rsidRPr="00442F89">
        <w:t>FFS: Pattern design to support determination of chip duration</w:t>
      </w:r>
    </w:p>
    <w:p w14:paraId="1836585A" w14:textId="77777777" w:rsidR="00442F89" w:rsidRDefault="00442F89" w:rsidP="00CB5759">
      <w:pPr>
        <w:rPr>
          <w:iCs/>
          <w:lang w:eastAsia="x-none"/>
        </w:rPr>
      </w:pPr>
    </w:p>
    <w:p w14:paraId="57F9A37E" w14:textId="13AD57B8" w:rsidR="00CB5759" w:rsidRPr="00D7097B" w:rsidRDefault="002819EC" w:rsidP="00D7097B">
      <w:pPr>
        <w:rPr>
          <w:iCs/>
          <w:lang w:val="en-US" w:eastAsia="x-none"/>
        </w:rPr>
      </w:pPr>
      <w:r>
        <w:rPr>
          <w:iCs/>
          <w:lang w:eastAsia="x-none"/>
        </w:rPr>
        <w:t xml:space="preserve">Final summary in </w:t>
      </w:r>
      <w:hyperlink r:id="rId1558" w:history="1">
        <w:r w:rsidR="006F79AF">
          <w:rPr>
            <w:rStyle w:val="Hyperlink"/>
            <w:iCs/>
            <w:lang w:eastAsia="x-none"/>
          </w:rPr>
          <w:t>R1-2404292</w:t>
        </w:r>
      </w:hyperlink>
      <w:r w:rsidR="002B2285">
        <w:rPr>
          <w:iCs/>
          <w:lang w:val="en-US" w:eastAsia="x-none"/>
        </w:rPr>
        <w:t>.</w:t>
      </w:r>
    </w:p>
    <w:p w14:paraId="63CC747B" w14:textId="77777777" w:rsidR="00D7097B" w:rsidRPr="00D7097B" w:rsidRDefault="00D7097B" w:rsidP="00AC0A51">
      <w:pPr>
        <w:pStyle w:val="Heading4"/>
        <w:rPr>
          <w:lang w:val="en-US"/>
        </w:rPr>
      </w:pPr>
      <w:bookmarkStart w:id="410" w:name="_Toc166306551"/>
      <w:bookmarkStart w:id="411" w:name="_Toc173405045"/>
      <w:r w:rsidRPr="00D7097B">
        <w:rPr>
          <w:lang w:val="en-US"/>
        </w:rPr>
        <w:t>Waveform characteristics of carrier-wave provided externally to the Ambient IoT device</w:t>
      </w:r>
      <w:bookmarkEnd w:id="410"/>
      <w:bookmarkEnd w:id="411"/>
    </w:p>
    <w:p w14:paraId="359D876C" w14:textId="77777777" w:rsidR="00D7097B" w:rsidRPr="00D7097B" w:rsidRDefault="00D7097B" w:rsidP="00D7097B">
      <w:pPr>
        <w:rPr>
          <w:i/>
          <w:iCs/>
        </w:rPr>
      </w:pPr>
      <w:r w:rsidRPr="00D7097B">
        <w:rPr>
          <w:i/>
          <w:iCs/>
          <w:lang w:val="en-US"/>
        </w:rPr>
        <w:t>I</w:t>
      </w:r>
      <w:r w:rsidRPr="00D7097B">
        <w:rPr>
          <w:i/>
          <w:iCs/>
        </w:rPr>
        <w:t>ncluding interference handling at Ambient IoT UL receiver and at NR base station</w:t>
      </w:r>
    </w:p>
    <w:p w14:paraId="776113EC" w14:textId="77777777" w:rsidR="00D7097B" w:rsidRPr="00D7097B" w:rsidRDefault="00D7097B" w:rsidP="00D7097B">
      <w:pPr>
        <w:rPr>
          <w:lang w:val="en-US"/>
        </w:rPr>
      </w:pPr>
    </w:p>
    <w:p w14:paraId="62462ED5" w14:textId="1CD91D36" w:rsidR="00D7097B" w:rsidRPr="00D7097B" w:rsidRDefault="006F79AF" w:rsidP="00D7097B">
      <w:pPr>
        <w:rPr>
          <w:lang w:val="en-US"/>
        </w:rPr>
      </w:pPr>
      <w:hyperlink r:id="rId1559" w:history="1">
        <w:r>
          <w:rPr>
            <w:rStyle w:val="Hyperlink"/>
            <w:lang w:val="en-US"/>
          </w:rPr>
          <w:t>R1-2403845</w:t>
        </w:r>
      </w:hyperlink>
      <w:r w:rsidR="00D7097B" w:rsidRPr="00D7097B">
        <w:rPr>
          <w:lang w:val="en-US"/>
        </w:rPr>
        <w:tab/>
        <w:t>Waveform characteristics of carrier wave provided externally to the Ambient IoT device</w:t>
      </w:r>
      <w:r w:rsidR="00D7097B" w:rsidRPr="00D7097B">
        <w:rPr>
          <w:lang w:val="en-US"/>
        </w:rPr>
        <w:tab/>
        <w:t>Ericsson</w:t>
      </w:r>
    </w:p>
    <w:p w14:paraId="397F8303" w14:textId="2B241EAD" w:rsidR="00D7097B" w:rsidRPr="00D7097B" w:rsidRDefault="006F79AF" w:rsidP="00D7097B">
      <w:pPr>
        <w:rPr>
          <w:lang w:val="en-US"/>
        </w:rPr>
      </w:pPr>
      <w:hyperlink r:id="rId1560" w:history="1">
        <w:r>
          <w:rPr>
            <w:rStyle w:val="Hyperlink"/>
            <w:lang w:val="en-US"/>
          </w:rPr>
          <w:t>R1-2403863</w:t>
        </w:r>
      </w:hyperlink>
      <w:r w:rsidR="00D7097B" w:rsidRPr="00D7097B">
        <w:rPr>
          <w:lang w:val="en-US"/>
        </w:rPr>
        <w:tab/>
        <w:t>Discussion on External Carrier Waveform Characteristics for Rel-19 Ambient IoT devices</w:t>
      </w:r>
      <w:r w:rsidR="00D7097B" w:rsidRPr="00D7097B">
        <w:rPr>
          <w:lang w:val="en-US"/>
        </w:rPr>
        <w:tab/>
        <w:t>FUTUREWEI</w:t>
      </w:r>
    </w:p>
    <w:p w14:paraId="6BD1D790" w14:textId="21CA4E41" w:rsidR="00D7097B" w:rsidRPr="00D7097B" w:rsidRDefault="006F79AF" w:rsidP="00D7097B">
      <w:pPr>
        <w:rPr>
          <w:lang w:val="en-US"/>
        </w:rPr>
      </w:pPr>
      <w:hyperlink r:id="rId1561" w:history="1">
        <w:r>
          <w:rPr>
            <w:rStyle w:val="Hyperlink"/>
            <w:lang w:val="en-US"/>
          </w:rPr>
          <w:t>R1-2403883</w:t>
        </w:r>
      </w:hyperlink>
      <w:r w:rsidR="00D7097B" w:rsidRPr="00D7097B">
        <w:rPr>
          <w:lang w:val="en-US"/>
        </w:rPr>
        <w:tab/>
        <w:t>Discussion on waveform characteristics of external carrier-wave for Ambient IoT</w:t>
      </w:r>
      <w:r w:rsidR="00D7097B" w:rsidRPr="00D7097B">
        <w:rPr>
          <w:lang w:val="en-US"/>
        </w:rPr>
        <w:tab/>
        <w:t>TCL</w:t>
      </w:r>
    </w:p>
    <w:p w14:paraId="6C47A878" w14:textId="407F92D6" w:rsidR="00D7097B" w:rsidRPr="00D7097B" w:rsidRDefault="006F79AF" w:rsidP="00D7097B">
      <w:pPr>
        <w:rPr>
          <w:lang w:val="en-US"/>
        </w:rPr>
      </w:pPr>
      <w:hyperlink r:id="rId1562" w:history="1">
        <w:r>
          <w:rPr>
            <w:rStyle w:val="Hyperlink"/>
            <w:lang w:val="en-US"/>
          </w:rPr>
          <w:t>R1-2403891</w:t>
        </w:r>
      </w:hyperlink>
      <w:r w:rsidR="00D7097B" w:rsidRPr="00D7097B">
        <w:rPr>
          <w:lang w:val="en-US"/>
        </w:rPr>
        <w:tab/>
        <w:t>Waveform characteristics of carrier-wave provided externally to the Ambient IoT device</w:t>
      </w:r>
      <w:r w:rsidR="00D7097B" w:rsidRPr="00D7097B">
        <w:rPr>
          <w:lang w:val="en-US"/>
        </w:rPr>
        <w:tab/>
        <w:t>Nokia</w:t>
      </w:r>
    </w:p>
    <w:p w14:paraId="1416F8DC" w14:textId="346BA06D" w:rsidR="00D7097B" w:rsidRPr="00D7097B" w:rsidRDefault="006F79AF" w:rsidP="00D7097B">
      <w:pPr>
        <w:rPr>
          <w:lang w:val="en-US"/>
        </w:rPr>
      </w:pPr>
      <w:hyperlink r:id="rId1563" w:history="1">
        <w:r>
          <w:rPr>
            <w:rStyle w:val="Hyperlink"/>
            <w:lang w:val="en-US"/>
          </w:rPr>
          <w:t>R1-2403957</w:t>
        </w:r>
      </w:hyperlink>
      <w:r w:rsidR="00D7097B" w:rsidRPr="00D7097B">
        <w:rPr>
          <w:lang w:val="en-US"/>
        </w:rPr>
        <w:tab/>
        <w:t>On external carrier wave for backscattering based Ambient IoT device</w:t>
      </w:r>
      <w:r w:rsidR="00D7097B" w:rsidRPr="00D7097B">
        <w:rPr>
          <w:lang w:val="en-US"/>
        </w:rPr>
        <w:tab/>
        <w:t>Huawei, HiSilicon</w:t>
      </w:r>
    </w:p>
    <w:p w14:paraId="5055CDBD" w14:textId="77E108C9" w:rsidR="00D7097B" w:rsidRPr="00D7097B" w:rsidRDefault="006F79AF" w:rsidP="00D7097B">
      <w:pPr>
        <w:rPr>
          <w:lang w:val="en-US"/>
        </w:rPr>
      </w:pPr>
      <w:hyperlink r:id="rId1564" w:history="1">
        <w:r>
          <w:rPr>
            <w:rStyle w:val="Hyperlink"/>
            <w:lang w:val="en-US"/>
          </w:rPr>
          <w:t>R1-2403968</w:t>
        </w:r>
      </w:hyperlink>
      <w:r w:rsidR="00D7097B" w:rsidRPr="00D7097B">
        <w:rPr>
          <w:lang w:val="en-US"/>
        </w:rPr>
        <w:tab/>
        <w:t>Discussions on waveform characteristics of carrier-wave for A-IoT</w:t>
      </w:r>
      <w:r w:rsidR="00D7097B" w:rsidRPr="00D7097B">
        <w:rPr>
          <w:lang w:val="en-US"/>
        </w:rPr>
        <w:tab/>
        <w:t>Intel Corporation</w:t>
      </w:r>
    </w:p>
    <w:p w14:paraId="06C29FE2" w14:textId="62A2AE91" w:rsidR="00D7097B" w:rsidRPr="00D7097B" w:rsidRDefault="006F79AF" w:rsidP="00D7097B">
      <w:pPr>
        <w:rPr>
          <w:lang w:val="en-US"/>
        </w:rPr>
      </w:pPr>
      <w:hyperlink r:id="rId1565" w:history="1">
        <w:r>
          <w:rPr>
            <w:rStyle w:val="Hyperlink"/>
            <w:lang w:val="en-US"/>
          </w:rPr>
          <w:t>R1-2404031</w:t>
        </w:r>
      </w:hyperlink>
      <w:r w:rsidR="00D7097B" w:rsidRPr="00D7097B">
        <w:rPr>
          <w:lang w:val="en-US"/>
        </w:rPr>
        <w:tab/>
        <w:t>Discussion on waveform characteristics of external carrier-wave for Ambient IoT</w:t>
      </w:r>
      <w:r w:rsidR="00D7097B" w:rsidRPr="00D7097B">
        <w:rPr>
          <w:lang w:val="en-US"/>
        </w:rPr>
        <w:tab/>
        <w:t>Spreadtrum Communications</w:t>
      </w:r>
    </w:p>
    <w:p w14:paraId="737C5ADE" w14:textId="660A4234" w:rsidR="00D7097B" w:rsidRPr="00D7097B" w:rsidRDefault="006F79AF" w:rsidP="00D7097B">
      <w:pPr>
        <w:rPr>
          <w:lang w:val="en-US"/>
        </w:rPr>
      </w:pPr>
      <w:hyperlink r:id="rId1566" w:history="1">
        <w:r>
          <w:rPr>
            <w:rStyle w:val="Hyperlink"/>
            <w:lang w:val="en-US"/>
          </w:rPr>
          <w:t>R1-2404120</w:t>
        </w:r>
      </w:hyperlink>
      <w:r w:rsidR="00D7097B" w:rsidRPr="00D7097B">
        <w:rPr>
          <w:lang w:val="en-US"/>
        </w:rPr>
        <w:tab/>
        <w:t>Considerations for Waveform characteristics of carrier-wave</w:t>
      </w:r>
      <w:r w:rsidR="00D7097B" w:rsidRPr="00D7097B">
        <w:rPr>
          <w:lang w:val="en-US"/>
        </w:rPr>
        <w:tab/>
        <w:t>Samsung</w:t>
      </w:r>
    </w:p>
    <w:p w14:paraId="04B6F894" w14:textId="482ADE22" w:rsidR="00D7097B" w:rsidRPr="00D7097B" w:rsidRDefault="006F79AF" w:rsidP="00D7097B">
      <w:pPr>
        <w:rPr>
          <w:lang w:val="en-US"/>
        </w:rPr>
      </w:pPr>
      <w:hyperlink r:id="rId1567" w:history="1">
        <w:r>
          <w:rPr>
            <w:rStyle w:val="Hyperlink"/>
            <w:lang w:val="en-US"/>
          </w:rPr>
          <w:t>R1-2404182</w:t>
        </w:r>
      </w:hyperlink>
      <w:r w:rsidR="00D7097B" w:rsidRPr="00D7097B">
        <w:rPr>
          <w:lang w:val="en-US"/>
        </w:rPr>
        <w:tab/>
        <w:t>Discussion on CW waveform and interference handling at AIoT UL receiver</w:t>
      </w:r>
      <w:r w:rsidR="00D7097B" w:rsidRPr="00D7097B">
        <w:rPr>
          <w:lang w:val="en-US"/>
        </w:rPr>
        <w:tab/>
        <w:t>vivo</w:t>
      </w:r>
    </w:p>
    <w:p w14:paraId="7A6AF80A" w14:textId="6152BE96" w:rsidR="00D7097B" w:rsidRPr="00D7097B" w:rsidRDefault="006F79AF" w:rsidP="00D7097B">
      <w:pPr>
        <w:rPr>
          <w:lang w:val="en-US"/>
        </w:rPr>
      </w:pPr>
      <w:hyperlink r:id="rId1568" w:history="1">
        <w:r>
          <w:rPr>
            <w:rStyle w:val="Hyperlink"/>
            <w:lang w:val="en-US"/>
          </w:rPr>
          <w:t>R1-2404221</w:t>
        </w:r>
      </w:hyperlink>
      <w:r w:rsidR="00D7097B" w:rsidRPr="00D7097B">
        <w:rPr>
          <w:lang w:val="en-US"/>
        </w:rPr>
        <w:tab/>
        <w:t>Discussion on external carrier wave for Ambient IoT</w:t>
      </w:r>
      <w:r w:rsidR="00D7097B" w:rsidRPr="00D7097B">
        <w:rPr>
          <w:lang w:val="en-US"/>
        </w:rPr>
        <w:tab/>
        <w:t>Lenovo</w:t>
      </w:r>
    </w:p>
    <w:p w14:paraId="74BA9343" w14:textId="323E65AC" w:rsidR="00D7097B" w:rsidRPr="00D7097B" w:rsidRDefault="006F79AF" w:rsidP="00D7097B">
      <w:pPr>
        <w:rPr>
          <w:lang w:val="en-US"/>
        </w:rPr>
      </w:pPr>
      <w:hyperlink r:id="rId1569" w:history="1">
        <w:r>
          <w:rPr>
            <w:rStyle w:val="Hyperlink"/>
            <w:lang w:val="en-US"/>
          </w:rPr>
          <w:t>R1-2404289</w:t>
        </w:r>
      </w:hyperlink>
      <w:r w:rsidR="00D7097B" w:rsidRPr="00D7097B">
        <w:rPr>
          <w:lang w:val="en-US"/>
        </w:rPr>
        <w:tab/>
        <w:t>On carrier waveform and interference handling for AIoT</w:t>
      </w:r>
      <w:r w:rsidR="00D7097B" w:rsidRPr="00D7097B">
        <w:rPr>
          <w:lang w:val="en-US"/>
        </w:rPr>
        <w:tab/>
        <w:t>Apple</w:t>
      </w:r>
    </w:p>
    <w:p w14:paraId="34B06674" w14:textId="66DBB926" w:rsidR="00D7097B" w:rsidRPr="00D7097B" w:rsidRDefault="006F79AF" w:rsidP="00D7097B">
      <w:pPr>
        <w:rPr>
          <w:lang w:val="en-US"/>
        </w:rPr>
      </w:pPr>
      <w:hyperlink r:id="rId1570" w:history="1">
        <w:r>
          <w:rPr>
            <w:rStyle w:val="Hyperlink"/>
            <w:lang w:val="en-US"/>
          </w:rPr>
          <w:t>R1-2404406</w:t>
        </w:r>
      </w:hyperlink>
      <w:r w:rsidR="00D7097B" w:rsidRPr="00D7097B">
        <w:rPr>
          <w:lang w:val="en-US"/>
        </w:rPr>
        <w:tab/>
        <w:t>Discussion on the waveform characteristics of carrier-wave for the Ambient IoT device</w:t>
      </w:r>
      <w:r w:rsidR="00D7097B" w:rsidRPr="00D7097B">
        <w:rPr>
          <w:lang w:val="en-US"/>
        </w:rPr>
        <w:tab/>
        <w:t>CATT</w:t>
      </w:r>
    </w:p>
    <w:p w14:paraId="6E574661" w14:textId="280B90E1" w:rsidR="00D7097B" w:rsidRPr="00D7097B" w:rsidRDefault="006F79AF" w:rsidP="00D7097B">
      <w:pPr>
        <w:rPr>
          <w:lang w:val="en-US"/>
        </w:rPr>
      </w:pPr>
      <w:hyperlink r:id="rId1571" w:history="1">
        <w:r>
          <w:rPr>
            <w:rStyle w:val="Hyperlink"/>
            <w:lang w:val="en-US"/>
          </w:rPr>
          <w:t>R1-2404432</w:t>
        </w:r>
      </w:hyperlink>
      <w:r w:rsidR="00D7097B" w:rsidRPr="00D7097B">
        <w:rPr>
          <w:lang w:val="en-US"/>
        </w:rPr>
        <w:tab/>
        <w:t>Discussion on waveform characteristics of carrier-wave provided externally to the Ambient IoT device</w:t>
      </w:r>
      <w:r w:rsidR="00D7097B" w:rsidRPr="00D7097B">
        <w:rPr>
          <w:lang w:val="en-US"/>
        </w:rPr>
        <w:tab/>
        <w:t>China Telecom</w:t>
      </w:r>
    </w:p>
    <w:p w14:paraId="2533FA11" w14:textId="117C76B4" w:rsidR="00D7097B" w:rsidRPr="00D7097B" w:rsidRDefault="006F79AF" w:rsidP="00D7097B">
      <w:pPr>
        <w:rPr>
          <w:lang w:val="en-US"/>
        </w:rPr>
      </w:pPr>
      <w:hyperlink r:id="rId1572" w:history="1">
        <w:r>
          <w:rPr>
            <w:rStyle w:val="Hyperlink"/>
            <w:lang w:val="en-US"/>
          </w:rPr>
          <w:t>R1-2404461</w:t>
        </w:r>
      </w:hyperlink>
      <w:r w:rsidR="00D7097B" w:rsidRPr="00D7097B">
        <w:rPr>
          <w:lang w:val="en-US"/>
        </w:rPr>
        <w:tab/>
        <w:t>Discussion on waveform characteristics of carrier-wave provided externally to the Ambient IoT device</w:t>
      </w:r>
      <w:r w:rsidR="00D7097B" w:rsidRPr="00D7097B">
        <w:rPr>
          <w:lang w:val="en-US"/>
        </w:rPr>
        <w:tab/>
        <w:t>CMCC</w:t>
      </w:r>
    </w:p>
    <w:p w14:paraId="560D1758" w14:textId="6DA108CA" w:rsidR="00D7097B" w:rsidRPr="00D7097B" w:rsidRDefault="006F79AF" w:rsidP="00D7097B">
      <w:pPr>
        <w:rPr>
          <w:lang w:val="en-US"/>
        </w:rPr>
      </w:pPr>
      <w:hyperlink r:id="rId1573" w:history="1">
        <w:r>
          <w:rPr>
            <w:rStyle w:val="Hyperlink"/>
            <w:lang w:val="en-US"/>
          </w:rPr>
          <w:t>R1-2404505</w:t>
        </w:r>
      </w:hyperlink>
      <w:r w:rsidR="00D7097B" w:rsidRPr="00D7097B">
        <w:rPr>
          <w:lang w:val="en-US"/>
        </w:rPr>
        <w:tab/>
        <w:t>External carrier wave for Ambient IoT</w:t>
      </w:r>
      <w:r w:rsidR="00D7097B" w:rsidRPr="00D7097B">
        <w:rPr>
          <w:lang w:val="en-US"/>
        </w:rPr>
        <w:tab/>
        <w:t>Sony</w:t>
      </w:r>
    </w:p>
    <w:p w14:paraId="4F457B83" w14:textId="64979C2D" w:rsidR="00D7097B" w:rsidRPr="00D7097B" w:rsidRDefault="006F79AF" w:rsidP="00D7097B">
      <w:pPr>
        <w:rPr>
          <w:lang w:val="en-US"/>
        </w:rPr>
      </w:pPr>
      <w:hyperlink r:id="rId1574" w:history="1">
        <w:r>
          <w:rPr>
            <w:rStyle w:val="Hyperlink"/>
            <w:lang w:val="en-US"/>
          </w:rPr>
          <w:t>R1-2404559</w:t>
        </w:r>
      </w:hyperlink>
      <w:r w:rsidR="00D7097B" w:rsidRPr="00D7097B">
        <w:rPr>
          <w:lang w:val="en-US"/>
        </w:rPr>
        <w:tab/>
        <w:t>Discussion on carrier wave for Ambient IoT</w:t>
      </w:r>
      <w:r w:rsidR="00D7097B" w:rsidRPr="00D7097B">
        <w:rPr>
          <w:lang w:val="en-US"/>
        </w:rPr>
        <w:tab/>
        <w:t>ZTE, Sanechips</w:t>
      </w:r>
    </w:p>
    <w:p w14:paraId="37A023B0" w14:textId="2B83844B" w:rsidR="00D7097B" w:rsidRPr="00D7097B" w:rsidRDefault="006F79AF" w:rsidP="00D7097B">
      <w:pPr>
        <w:rPr>
          <w:lang w:val="en-US"/>
        </w:rPr>
      </w:pPr>
      <w:hyperlink r:id="rId1575" w:history="1">
        <w:r>
          <w:rPr>
            <w:rStyle w:val="Hyperlink"/>
            <w:lang w:val="en-US"/>
          </w:rPr>
          <w:t>R1-2404623</w:t>
        </w:r>
      </w:hyperlink>
      <w:r w:rsidR="00D7097B" w:rsidRPr="00D7097B">
        <w:rPr>
          <w:lang w:val="en-US"/>
        </w:rPr>
        <w:tab/>
        <w:t>Discussion on waveform characteristics of carrier-wave</w:t>
      </w:r>
      <w:r w:rsidR="00D7097B" w:rsidRPr="00D7097B">
        <w:rPr>
          <w:lang w:val="en-US"/>
        </w:rPr>
        <w:tab/>
        <w:t>Xiaomi</w:t>
      </w:r>
    </w:p>
    <w:p w14:paraId="1585DB46" w14:textId="7EABF6E5" w:rsidR="00D7097B" w:rsidRPr="00D7097B" w:rsidRDefault="006F79AF" w:rsidP="00D7097B">
      <w:pPr>
        <w:rPr>
          <w:lang w:val="en-US"/>
        </w:rPr>
      </w:pPr>
      <w:hyperlink r:id="rId1576" w:history="1">
        <w:r>
          <w:rPr>
            <w:rStyle w:val="Hyperlink"/>
            <w:lang w:val="en-US"/>
          </w:rPr>
          <w:t>R1-2404778</w:t>
        </w:r>
      </w:hyperlink>
      <w:r w:rsidR="00D7097B" w:rsidRPr="00D7097B">
        <w:rPr>
          <w:lang w:val="en-US"/>
        </w:rPr>
        <w:tab/>
        <w:t>Waveform characteristics of carrier-wave provided externally to the A-IoT device</w:t>
      </w:r>
      <w:r w:rsidR="00D7097B" w:rsidRPr="00D7097B">
        <w:rPr>
          <w:lang w:val="en-US"/>
        </w:rPr>
        <w:tab/>
        <w:t>ETRI</w:t>
      </w:r>
    </w:p>
    <w:p w14:paraId="4B39D915" w14:textId="5700576C" w:rsidR="00D7097B" w:rsidRPr="00D7097B" w:rsidRDefault="006F79AF" w:rsidP="00D7097B">
      <w:pPr>
        <w:rPr>
          <w:lang w:val="en-US"/>
        </w:rPr>
      </w:pPr>
      <w:hyperlink r:id="rId1577" w:history="1">
        <w:r>
          <w:rPr>
            <w:rStyle w:val="Hyperlink"/>
            <w:lang w:val="en-US"/>
          </w:rPr>
          <w:t>R1-2404873</w:t>
        </w:r>
      </w:hyperlink>
      <w:r w:rsidR="00D7097B" w:rsidRPr="00D7097B">
        <w:rPr>
          <w:lang w:val="en-US"/>
        </w:rPr>
        <w:tab/>
        <w:t>Discussion on Waveform characteristics of carrier-wave provided externally to the A-IoT device</w:t>
      </w:r>
      <w:r w:rsidR="00D7097B" w:rsidRPr="00D7097B">
        <w:rPr>
          <w:lang w:val="en-US"/>
        </w:rPr>
        <w:tab/>
        <w:t>OPPO</w:t>
      </w:r>
    </w:p>
    <w:p w14:paraId="0549CD81" w14:textId="6435F6A0" w:rsidR="00D7097B" w:rsidRPr="00D7097B" w:rsidRDefault="006F79AF" w:rsidP="00D7097B">
      <w:pPr>
        <w:rPr>
          <w:lang w:val="en-US"/>
        </w:rPr>
      </w:pPr>
      <w:hyperlink r:id="rId1578" w:history="1">
        <w:r>
          <w:rPr>
            <w:rStyle w:val="Hyperlink"/>
            <w:lang w:val="en-US"/>
          </w:rPr>
          <w:t>R1-2404893</w:t>
        </w:r>
      </w:hyperlink>
      <w:r w:rsidR="00D7097B" w:rsidRPr="00D7097B">
        <w:rPr>
          <w:lang w:val="en-US"/>
        </w:rPr>
        <w:tab/>
        <w:t>Considerations on carrier-wave transmission for Ambient IoT</w:t>
      </w:r>
      <w:r w:rsidR="00D7097B" w:rsidRPr="00D7097B">
        <w:rPr>
          <w:lang w:val="en-US"/>
        </w:rPr>
        <w:tab/>
        <w:t>LG Electronics</w:t>
      </w:r>
    </w:p>
    <w:p w14:paraId="7B5D7D4A" w14:textId="20BC8727" w:rsidR="00D7097B" w:rsidRPr="00D7097B" w:rsidRDefault="006F79AF" w:rsidP="00D7097B">
      <w:pPr>
        <w:rPr>
          <w:lang w:val="en-US"/>
        </w:rPr>
      </w:pPr>
      <w:hyperlink r:id="rId1579" w:history="1">
        <w:r>
          <w:rPr>
            <w:rStyle w:val="Hyperlink"/>
            <w:lang w:val="en-US"/>
          </w:rPr>
          <w:t>R1-2404902</w:t>
        </w:r>
      </w:hyperlink>
      <w:r w:rsidR="00D7097B" w:rsidRPr="00D7097B">
        <w:rPr>
          <w:lang w:val="en-US"/>
        </w:rPr>
        <w:tab/>
        <w:t>Discussion on waveform characteristics of carrier-wave for Ambient IoT device</w:t>
      </w:r>
      <w:r w:rsidR="00D7097B" w:rsidRPr="00D7097B">
        <w:rPr>
          <w:lang w:val="en-US"/>
        </w:rPr>
        <w:tab/>
        <w:t>Panasonic</w:t>
      </w:r>
    </w:p>
    <w:p w14:paraId="4C9C7F43" w14:textId="7AD8D745" w:rsidR="00D7097B" w:rsidRPr="00D7097B" w:rsidRDefault="006F79AF" w:rsidP="00D7097B">
      <w:pPr>
        <w:rPr>
          <w:lang w:val="en-US"/>
        </w:rPr>
      </w:pPr>
      <w:hyperlink r:id="rId1580" w:history="1">
        <w:r>
          <w:rPr>
            <w:rStyle w:val="Hyperlink"/>
            <w:lang w:val="en-US"/>
          </w:rPr>
          <w:t>R1-2404938</w:t>
        </w:r>
      </w:hyperlink>
      <w:r w:rsidR="00D7097B" w:rsidRPr="00D7097B">
        <w:rPr>
          <w:lang w:val="en-US"/>
        </w:rPr>
        <w:tab/>
        <w:t>Considerations for carrier-wave aspects</w:t>
      </w:r>
      <w:r w:rsidR="00D7097B" w:rsidRPr="00D7097B">
        <w:rPr>
          <w:lang w:val="en-US"/>
        </w:rPr>
        <w:tab/>
        <w:t>Semtech Neuchatel SA</w:t>
      </w:r>
    </w:p>
    <w:p w14:paraId="2ACAFF17" w14:textId="5DE77A92" w:rsidR="00D7097B" w:rsidRPr="00D7097B" w:rsidRDefault="006F79AF" w:rsidP="00D7097B">
      <w:pPr>
        <w:rPr>
          <w:lang w:val="en-US"/>
        </w:rPr>
      </w:pPr>
      <w:hyperlink r:id="rId1581" w:history="1">
        <w:r>
          <w:rPr>
            <w:rStyle w:val="Hyperlink"/>
            <w:lang w:val="en-US"/>
          </w:rPr>
          <w:t>R1-2404960</w:t>
        </w:r>
      </w:hyperlink>
      <w:r w:rsidR="00D7097B" w:rsidRPr="00D7097B">
        <w:rPr>
          <w:lang w:val="en-US"/>
        </w:rPr>
        <w:tab/>
        <w:t>Discussion on carrier-wave for Ambient IoT</w:t>
      </w:r>
      <w:r w:rsidR="00D7097B" w:rsidRPr="00D7097B">
        <w:rPr>
          <w:lang w:val="en-US"/>
        </w:rPr>
        <w:tab/>
        <w:t>InterDigital, Inc.</w:t>
      </w:r>
    </w:p>
    <w:p w14:paraId="48A8CF5A" w14:textId="53E1A54A" w:rsidR="00D7097B" w:rsidRPr="00D7097B" w:rsidRDefault="006F79AF" w:rsidP="00D7097B">
      <w:pPr>
        <w:rPr>
          <w:lang w:val="en-US"/>
        </w:rPr>
      </w:pPr>
      <w:hyperlink r:id="rId1582" w:history="1">
        <w:r>
          <w:rPr>
            <w:rStyle w:val="Hyperlink"/>
            <w:lang w:val="en-US"/>
          </w:rPr>
          <w:t>R1-2404965</w:t>
        </w:r>
      </w:hyperlink>
      <w:r w:rsidR="00D7097B" w:rsidRPr="00D7097B">
        <w:rPr>
          <w:lang w:val="en-US"/>
        </w:rPr>
        <w:tab/>
        <w:t>Discussion on waveform characteristics of externally provided carrier-wave</w:t>
      </w:r>
      <w:r w:rsidR="00D7097B" w:rsidRPr="00D7097B">
        <w:rPr>
          <w:lang w:val="en-US"/>
        </w:rPr>
        <w:tab/>
        <w:t>Sharp</w:t>
      </w:r>
    </w:p>
    <w:p w14:paraId="0F2779CD" w14:textId="514F412B" w:rsidR="00D7097B" w:rsidRPr="00D7097B" w:rsidRDefault="006F79AF" w:rsidP="00D7097B">
      <w:pPr>
        <w:rPr>
          <w:lang w:val="en-US"/>
        </w:rPr>
      </w:pPr>
      <w:hyperlink r:id="rId1583" w:history="1">
        <w:r>
          <w:rPr>
            <w:rStyle w:val="Hyperlink"/>
            <w:lang w:val="en-US"/>
          </w:rPr>
          <w:t>R1-2405006</w:t>
        </w:r>
      </w:hyperlink>
      <w:r w:rsidR="00D7097B" w:rsidRPr="00D7097B">
        <w:rPr>
          <w:lang w:val="en-US"/>
        </w:rPr>
        <w:tab/>
        <w:t>Analyses on interference between AIoT and NR</w:t>
      </w:r>
      <w:r w:rsidR="00D7097B" w:rsidRPr="00D7097B">
        <w:rPr>
          <w:lang w:val="en-US"/>
        </w:rPr>
        <w:tab/>
        <w:t>Fujitsu</w:t>
      </w:r>
    </w:p>
    <w:p w14:paraId="78787999" w14:textId="0613D251" w:rsidR="00D7097B" w:rsidRPr="00D7097B" w:rsidRDefault="006F79AF" w:rsidP="00D7097B">
      <w:pPr>
        <w:rPr>
          <w:lang w:val="en-US"/>
        </w:rPr>
      </w:pPr>
      <w:hyperlink r:id="rId1584" w:history="1">
        <w:r>
          <w:rPr>
            <w:rStyle w:val="Hyperlink"/>
            <w:lang w:val="en-US"/>
          </w:rPr>
          <w:t>R1-2405047</w:t>
        </w:r>
      </w:hyperlink>
      <w:r w:rsidR="00D7097B" w:rsidRPr="00D7097B">
        <w:rPr>
          <w:lang w:val="en-US"/>
        </w:rPr>
        <w:tab/>
        <w:t>Study on waveform characteristics of carrier-wave for Ambient IoT</w:t>
      </w:r>
      <w:r w:rsidR="00D7097B" w:rsidRPr="00D7097B">
        <w:rPr>
          <w:lang w:val="en-US"/>
        </w:rPr>
        <w:tab/>
        <w:t>NTT DOCOMO, INC.</w:t>
      </w:r>
    </w:p>
    <w:p w14:paraId="40DDD167" w14:textId="5CD3B4FF" w:rsidR="00D7097B" w:rsidRPr="00D7097B" w:rsidRDefault="006F79AF" w:rsidP="00D7097B">
      <w:pPr>
        <w:rPr>
          <w:lang w:val="en-US"/>
        </w:rPr>
      </w:pPr>
      <w:hyperlink r:id="rId1585" w:history="1">
        <w:r>
          <w:rPr>
            <w:rStyle w:val="Hyperlink"/>
            <w:lang w:val="en-US"/>
          </w:rPr>
          <w:t>R1-2405081</w:t>
        </w:r>
      </w:hyperlink>
      <w:r w:rsidR="00D7097B" w:rsidRPr="00D7097B">
        <w:rPr>
          <w:lang w:val="en-US"/>
        </w:rPr>
        <w:tab/>
        <w:t>Waveform characteristics of carrier-wave provided externally to the Ambient IoT device</w:t>
      </w:r>
      <w:r w:rsidR="00D7097B" w:rsidRPr="00D7097B">
        <w:rPr>
          <w:lang w:val="en-US"/>
        </w:rPr>
        <w:tab/>
        <w:t>MediaTek Inc.</w:t>
      </w:r>
    </w:p>
    <w:p w14:paraId="18B728C6" w14:textId="4DCA7AB4" w:rsidR="00D7097B" w:rsidRPr="00D7097B" w:rsidRDefault="006F79AF" w:rsidP="00D7097B">
      <w:pPr>
        <w:rPr>
          <w:lang w:val="en-US"/>
        </w:rPr>
      </w:pPr>
      <w:hyperlink r:id="rId1586" w:history="1">
        <w:r>
          <w:rPr>
            <w:rStyle w:val="Hyperlink"/>
            <w:lang w:val="en-US"/>
          </w:rPr>
          <w:t>R1-2405160</w:t>
        </w:r>
      </w:hyperlink>
      <w:r w:rsidR="00D7097B" w:rsidRPr="00D7097B">
        <w:rPr>
          <w:lang w:val="en-US"/>
        </w:rPr>
        <w:tab/>
        <w:t>Waveform characteristics of carrier-wave provided externally to the Ambient IoT device</w:t>
      </w:r>
      <w:r w:rsidR="00D7097B" w:rsidRPr="00D7097B">
        <w:rPr>
          <w:lang w:val="en-US"/>
        </w:rPr>
        <w:tab/>
        <w:t>Qualcomm Incorporated</w:t>
      </w:r>
    </w:p>
    <w:p w14:paraId="45A3EAED" w14:textId="4A6E6254" w:rsidR="00D7097B" w:rsidRPr="00D7097B" w:rsidRDefault="006F79AF" w:rsidP="00D7097B">
      <w:pPr>
        <w:rPr>
          <w:lang w:val="en-US"/>
        </w:rPr>
      </w:pPr>
      <w:hyperlink r:id="rId1587" w:history="1">
        <w:r>
          <w:rPr>
            <w:rStyle w:val="Hyperlink"/>
            <w:lang w:val="en-US"/>
          </w:rPr>
          <w:t>R1-2405185</w:t>
        </w:r>
      </w:hyperlink>
      <w:r w:rsidR="00D7097B" w:rsidRPr="00D7097B">
        <w:rPr>
          <w:lang w:val="en-US"/>
        </w:rPr>
        <w:tab/>
        <w:t>Discussion on waveform characteristics of carrier-wave provided externally to the Ambient IoT device</w:t>
      </w:r>
      <w:r w:rsidR="00D7097B" w:rsidRPr="00D7097B">
        <w:rPr>
          <w:lang w:val="en-US"/>
        </w:rPr>
        <w:tab/>
        <w:t>China Unicom</w:t>
      </w:r>
    </w:p>
    <w:p w14:paraId="3C786C60" w14:textId="38A745B3" w:rsidR="00D7097B" w:rsidRPr="00D7097B" w:rsidRDefault="006F79AF" w:rsidP="00D7097B">
      <w:pPr>
        <w:rPr>
          <w:lang w:val="en-US"/>
        </w:rPr>
      </w:pPr>
      <w:hyperlink r:id="rId1588" w:history="1">
        <w:r>
          <w:rPr>
            <w:rStyle w:val="Hyperlink"/>
            <w:lang w:val="en-US"/>
          </w:rPr>
          <w:t>R1-2405219</w:t>
        </w:r>
      </w:hyperlink>
      <w:r w:rsidR="00D7097B" w:rsidRPr="00D7097B">
        <w:rPr>
          <w:lang w:val="en-US"/>
        </w:rPr>
        <w:tab/>
        <w:t>Discussion on waveform characteristics of carrier-wave for Ambient IoT</w:t>
      </w:r>
      <w:r w:rsidR="00D7097B" w:rsidRPr="00D7097B">
        <w:rPr>
          <w:lang w:val="en-US"/>
        </w:rPr>
        <w:tab/>
        <w:t>Comba</w:t>
      </w:r>
    </w:p>
    <w:p w14:paraId="72E27663" w14:textId="70175F63" w:rsidR="00D7097B" w:rsidRPr="00D7097B" w:rsidRDefault="006F79AF" w:rsidP="00D7097B">
      <w:pPr>
        <w:rPr>
          <w:lang w:val="en-US"/>
        </w:rPr>
      </w:pPr>
      <w:hyperlink r:id="rId1589" w:history="1">
        <w:r>
          <w:rPr>
            <w:rStyle w:val="Hyperlink"/>
            <w:lang w:val="en-US"/>
          </w:rPr>
          <w:t>R1-2405245</w:t>
        </w:r>
      </w:hyperlink>
      <w:r w:rsidR="00D7097B" w:rsidRPr="00D7097B">
        <w:rPr>
          <w:lang w:val="en-US"/>
        </w:rPr>
        <w:tab/>
        <w:t>Discussion on Waveform characteristics of carrier-wave provided externally to the Ambient IoT device</w:t>
      </w:r>
      <w:r w:rsidR="00D7097B" w:rsidRPr="00D7097B">
        <w:rPr>
          <w:lang w:val="en-US"/>
        </w:rPr>
        <w:tab/>
        <w:t>CEWiT</w:t>
      </w:r>
    </w:p>
    <w:p w14:paraId="74E4BA29" w14:textId="14DAEAEC" w:rsidR="00D7097B" w:rsidRPr="00D7097B" w:rsidRDefault="006F79AF" w:rsidP="00D7097B">
      <w:pPr>
        <w:rPr>
          <w:lang w:val="en-US"/>
        </w:rPr>
      </w:pPr>
      <w:hyperlink r:id="rId1590" w:history="1">
        <w:r>
          <w:rPr>
            <w:rStyle w:val="Hyperlink"/>
            <w:lang w:val="en-US"/>
          </w:rPr>
          <w:t>R1-2405275</w:t>
        </w:r>
      </w:hyperlink>
      <w:r w:rsidR="00D7097B" w:rsidRPr="00D7097B">
        <w:rPr>
          <w:lang w:val="en-US"/>
        </w:rPr>
        <w:tab/>
        <w:t>Discussion on waveform characteristics of carrier-wave provided externally to the Ambient IoT device</w:t>
      </w:r>
      <w:r w:rsidR="00D7097B" w:rsidRPr="00D7097B">
        <w:rPr>
          <w:lang w:val="en-US"/>
        </w:rPr>
        <w:tab/>
        <w:t>Google</w:t>
      </w:r>
    </w:p>
    <w:p w14:paraId="05C69D07" w14:textId="3BFB6913" w:rsidR="00D7097B" w:rsidRPr="00D7097B" w:rsidRDefault="006F79AF" w:rsidP="00D7097B">
      <w:pPr>
        <w:rPr>
          <w:lang w:val="en-US"/>
        </w:rPr>
      </w:pPr>
      <w:hyperlink r:id="rId1591" w:history="1">
        <w:r>
          <w:rPr>
            <w:rStyle w:val="Hyperlink"/>
            <w:lang w:val="en-US"/>
          </w:rPr>
          <w:t>R1-2405301</w:t>
        </w:r>
      </w:hyperlink>
      <w:r w:rsidR="00D7097B" w:rsidRPr="00D7097B">
        <w:rPr>
          <w:lang w:val="en-US"/>
        </w:rPr>
        <w:tab/>
        <w:t>Discussion on Carrier wave related aspects for AIoT</w:t>
      </w:r>
      <w:r w:rsidR="00D7097B" w:rsidRPr="00D7097B">
        <w:rPr>
          <w:lang w:val="en-US"/>
        </w:rPr>
        <w:tab/>
        <w:t>IIT Kanpur, Indian Institute of Tech (M)</w:t>
      </w:r>
    </w:p>
    <w:p w14:paraId="2F82B8D6" w14:textId="77777777" w:rsidR="00D7097B" w:rsidRDefault="00D7097B" w:rsidP="00D7097B">
      <w:pPr>
        <w:rPr>
          <w:lang w:val="en-US"/>
        </w:rPr>
      </w:pPr>
    </w:p>
    <w:p w14:paraId="5A6537C8" w14:textId="0A4B1610" w:rsidR="00AC0A51" w:rsidRDefault="006F79AF" w:rsidP="00AC0A51">
      <w:pPr>
        <w:rPr>
          <w:b/>
          <w:lang w:val="en-US"/>
        </w:rPr>
      </w:pPr>
      <w:hyperlink r:id="rId1592" w:history="1">
        <w:r>
          <w:rPr>
            <w:rStyle w:val="Hyperlink"/>
            <w:b/>
            <w:lang w:val="en-US"/>
          </w:rPr>
          <w:t>R1-2405438</w:t>
        </w:r>
      </w:hyperlink>
      <w:r w:rsidR="00AC0A51" w:rsidRPr="00AC0A51">
        <w:rPr>
          <w:b/>
          <w:lang w:val="en-US"/>
        </w:rPr>
        <w:tab/>
        <w:t>FL summary#1 on CW waveform characteristics for A-IoT</w:t>
      </w:r>
      <w:r w:rsidR="00AC0A51" w:rsidRPr="00AC0A51">
        <w:rPr>
          <w:b/>
          <w:lang w:val="en-US"/>
        </w:rPr>
        <w:tab/>
        <w:t>Moderator (Spreadtrum Communications)</w:t>
      </w:r>
    </w:p>
    <w:p w14:paraId="4A177B51" w14:textId="490255E1" w:rsidR="00AC0A51" w:rsidRPr="00AC0A51" w:rsidRDefault="002B2285" w:rsidP="00AC0A51">
      <w:pPr>
        <w:rPr>
          <w:lang w:val="en-US"/>
        </w:rPr>
      </w:pPr>
      <w:r>
        <w:rPr>
          <w:lang w:val="en-US"/>
        </w:rPr>
        <w:t xml:space="preserve">Presented in </w:t>
      </w:r>
      <w:r w:rsidR="00AC0A51">
        <w:rPr>
          <w:lang w:val="en-US"/>
        </w:rPr>
        <w:t>Monday session</w:t>
      </w:r>
      <w:r>
        <w:rPr>
          <w:lang w:val="en-US"/>
        </w:rPr>
        <w:t>.</w:t>
      </w:r>
    </w:p>
    <w:p w14:paraId="5A952232" w14:textId="77777777" w:rsidR="00AC0A51" w:rsidRDefault="00AC0A51" w:rsidP="00D7097B">
      <w:pPr>
        <w:rPr>
          <w:lang w:val="en-US"/>
        </w:rPr>
      </w:pPr>
    </w:p>
    <w:p w14:paraId="0A60FD06" w14:textId="276F9211" w:rsidR="005F7704" w:rsidRPr="005F7704" w:rsidRDefault="006F79AF" w:rsidP="00D7097B">
      <w:pPr>
        <w:rPr>
          <w:b/>
          <w:bCs/>
          <w:lang w:val="en-US"/>
        </w:rPr>
      </w:pPr>
      <w:hyperlink r:id="rId1593" w:history="1">
        <w:r>
          <w:rPr>
            <w:rStyle w:val="Hyperlink"/>
            <w:b/>
            <w:bCs/>
            <w:lang w:val="en-US"/>
          </w:rPr>
          <w:t>R1-2405549</w:t>
        </w:r>
      </w:hyperlink>
      <w:r w:rsidR="005F7704" w:rsidRPr="005F7704">
        <w:rPr>
          <w:b/>
          <w:bCs/>
          <w:lang w:val="en-US"/>
        </w:rPr>
        <w:tab/>
        <w:t>FL summary#2 on CW waveform characteristics for A-IoT</w:t>
      </w:r>
      <w:r w:rsidR="005F7704" w:rsidRPr="005F7704">
        <w:rPr>
          <w:b/>
          <w:bCs/>
          <w:lang w:val="en-US"/>
        </w:rPr>
        <w:tab/>
        <w:t>Moderator (Spreadtrum Communications)</w:t>
      </w:r>
    </w:p>
    <w:p w14:paraId="6A3C060E" w14:textId="125B41F2" w:rsidR="005F7704" w:rsidRDefault="005F7704" w:rsidP="00D7097B">
      <w:pPr>
        <w:rPr>
          <w:lang w:val="en-US"/>
        </w:rPr>
      </w:pPr>
      <w:r>
        <w:rPr>
          <w:lang w:val="en-US"/>
        </w:rPr>
        <w:t>From Wednesday session</w:t>
      </w:r>
    </w:p>
    <w:p w14:paraId="188D22CD" w14:textId="77777777" w:rsidR="005F7704" w:rsidRPr="005F7704" w:rsidRDefault="005F7704" w:rsidP="005F7704">
      <w:pPr>
        <w:rPr>
          <w:rFonts w:ascii="Times New Roman" w:hAnsi="Times New Roman"/>
          <w:bCs/>
          <w:szCs w:val="20"/>
          <w:highlight w:val="green"/>
          <w:lang w:eastAsia="zh-CN"/>
        </w:rPr>
      </w:pPr>
      <w:r w:rsidRPr="005F7704">
        <w:rPr>
          <w:rFonts w:ascii="Times New Roman" w:hAnsi="Times New Roman"/>
          <w:bCs/>
          <w:szCs w:val="20"/>
          <w:highlight w:val="green"/>
          <w:lang w:eastAsia="zh-CN"/>
        </w:rPr>
        <w:t>Agreement</w:t>
      </w:r>
    </w:p>
    <w:p w14:paraId="797CC8CB" w14:textId="77777777" w:rsidR="005F7704" w:rsidRPr="005F7704" w:rsidRDefault="005F7704" w:rsidP="005F7704">
      <w:pPr>
        <w:rPr>
          <w:rFonts w:ascii="Times New Roman" w:hAnsi="Times New Roman"/>
          <w:szCs w:val="20"/>
          <w:lang w:eastAsia="zh-CN"/>
        </w:rPr>
      </w:pPr>
      <w:r w:rsidRPr="005F7704">
        <w:rPr>
          <w:rFonts w:ascii="Times New Roman" w:hAnsi="Times New Roman"/>
          <w:szCs w:val="20"/>
        </w:rPr>
        <w:t>For the study of characteristics of CW waveforms, the following table is adopted as a template for capturing observations.</w:t>
      </w:r>
    </w:p>
    <w:p w14:paraId="43300809" w14:textId="77777777" w:rsidR="005F7704" w:rsidRPr="005F7704" w:rsidRDefault="005F7704" w:rsidP="005F7704">
      <w:pPr>
        <w:rPr>
          <w:rFonts w:ascii="Times New Roman" w:hAnsi="Times New Roman"/>
          <w:szCs w:val="20"/>
        </w:rPr>
      </w:pPr>
      <w:r w:rsidRPr="005F7704">
        <w:rPr>
          <w:rFonts w:ascii="Times New Roman" w:hAnsi="Times New Roman"/>
          <w:szCs w:val="20"/>
        </w:rPr>
        <w:t>Note 1: Further row(s) can be added, if other CW waveform characteristic is agreed.</w:t>
      </w:r>
    </w:p>
    <w:p w14:paraId="24B11784" w14:textId="77777777" w:rsidR="005F7704" w:rsidRPr="005F7704" w:rsidRDefault="005F7704" w:rsidP="005F7704">
      <w:pPr>
        <w:rPr>
          <w:rFonts w:ascii="Times New Roman" w:hAnsi="Times New Roman"/>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3"/>
        <w:gridCol w:w="5249"/>
        <w:gridCol w:w="1385"/>
      </w:tblGrid>
      <w:tr w:rsidR="005F7704" w:rsidRPr="005F7704" w14:paraId="2A2B52D9" w14:textId="77777777" w:rsidTr="002B2285">
        <w:trPr>
          <w:trHeight w:val="20"/>
        </w:trPr>
        <w:tc>
          <w:tcPr>
            <w:tcW w:w="1828" w:type="pct"/>
            <w:shd w:val="clear" w:color="auto" w:fill="F2F2F2"/>
            <w:vAlign w:val="center"/>
          </w:tcPr>
          <w:p w14:paraId="38DFD90D" w14:textId="77777777" w:rsidR="005F7704" w:rsidRPr="005F7704" w:rsidRDefault="005F7704" w:rsidP="005F7704">
            <w:pPr>
              <w:jc w:val="center"/>
              <w:rPr>
                <w:rFonts w:ascii="Arial" w:hAnsi="Arial" w:cs="Arial"/>
                <w:sz w:val="16"/>
                <w:szCs w:val="16"/>
                <w:lang w:eastAsia="zh-CN"/>
              </w:rPr>
            </w:pPr>
            <w:r w:rsidRPr="005F7704">
              <w:rPr>
                <w:rFonts w:ascii="Arial" w:hAnsi="Arial" w:cs="Arial"/>
                <w:bCs/>
                <w:sz w:val="16"/>
                <w:szCs w:val="16"/>
                <w:lang w:eastAsia="zh-CN"/>
              </w:rPr>
              <w:t>CW waveform characteristics</w:t>
            </w:r>
          </w:p>
        </w:tc>
        <w:tc>
          <w:tcPr>
            <w:tcW w:w="2510" w:type="pct"/>
            <w:shd w:val="clear" w:color="auto" w:fill="F2F2F2"/>
            <w:vAlign w:val="center"/>
          </w:tcPr>
          <w:p w14:paraId="7E96A71A" w14:textId="77777777" w:rsidR="005F7704" w:rsidRPr="005F7704" w:rsidRDefault="005F7704" w:rsidP="005F7704">
            <w:pPr>
              <w:jc w:val="center"/>
              <w:rPr>
                <w:rFonts w:ascii="Arial" w:hAnsi="Arial" w:cs="Arial"/>
                <w:sz w:val="16"/>
                <w:szCs w:val="16"/>
                <w:lang w:eastAsia="zh-CN"/>
              </w:rPr>
            </w:pPr>
            <w:r w:rsidRPr="005F7704">
              <w:rPr>
                <w:rFonts w:ascii="Arial" w:hAnsi="Arial" w:cs="Arial"/>
                <w:bCs/>
                <w:sz w:val="16"/>
                <w:szCs w:val="16"/>
                <w:lang w:eastAsia="zh-CN"/>
              </w:rPr>
              <w:t xml:space="preserve">Observations and/or comparisons of single-tone unmodulated sinusoid waveform without frequency hopping and </w:t>
            </w:r>
            <w:r w:rsidRPr="005F7704">
              <w:rPr>
                <w:rFonts w:ascii="Arial" w:hAnsi="Arial" w:cs="Arial"/>
                <w:sz w:val="16"/>
                <w:szCs w:val="16"/>
                <w:lang w:eastAsia="zh-CN"/>
              </w:rPr>
              <w:t>t</w:t>
            </w:r>
            <w:r w:rsidRPr="005F7704">
              <w:rPr>
                <w:rFonts w:ascii="Arial" w:hAnsi="Arial" w:cs="Arial"/>
                <w:sz w:val="16"/>
                <w:szCs w:val="16"/>
              </w:rPr>
              <w:t>wo unmodulated single-tones waveform for backscattering</w:t>
            </w:r>
          </w:p>
        </w:tc>
        <w:tc>
          <w:tcPr>
            <w:tcW w:w="662" w:type="pct"/>
            <w:shd w:val="clear" w:color="auto" w:fill="F2F2F2"/>
            <w:vAlign w:val="center"/>
          </w:tcPr>
          <w:p w14:paraId="74959969" w14:textId="77777777" w:rsidR="005F7704" w:rsidRPr="005F7704" w:rsidRDefault="005F7704" w:rsidP="005F7704">
            <w:pPr>
              <w:jc w:val="center"/>
              <w:rPr>
                <w:rFonts w:ascii="Arial" w:hAnsi="Arial" w:cs="Arial"/>
                <w:bCs/>
                <w:sz w:val="16"/>
                <w:szCs w:val="16"/>
                <w:lang w:eastAsia="zh-CN"/>
              </w:rPr>
            </w:pPr>
            <w:r w:rsidRPr="005F7704">
              <w:rPr>
                <w:rFonts w:ascii="Arial" w:hAnsi="Arial" w:cs="Arial"/>
                <w:bCs/>
                <w:color w:val="000000"/>
                <w:sz w:val="16"/>
                <w:szCs w:val="16"/>
                <w:lang w:eastAsia="zh-CN"/>
              </w:rPr>
              <w:t>… (if any)</w:t>
            </w:r>
          </w:p>
        </w:tc>
      </w:tr>
      <w:tr w:rsidR="005F7704" w:rsidRPr="005F7704" w14:paraId="32E9AB04" w14:textId="77777777" w:rsidTr="002B2285">
        <w:trPr>
          <w:trHeight w:val="20"/>
        </w:trPr>
        <w:tc>
          <w:tcPr>
            <w:tcW w:w="1828" w:type="pct"/>
            <w:shd w:val="clear" w:color="auto" w:fill="auto"/>
            <w:vAlign w:val="center"/>
          </w:tcPr>
          <w:p w14:paraId="5B16127E" w14:textId="77777777" w:rsidR="005F7704" w:rsidRPr="005F7704" w:rsidRDefault="005F7704" w:rsidP="005F7704">
            <w:pPr>
              <w:jc w:val="center"/>
              <w:rPr>
                <w:rFonts w:ascii="Arial" w:hAnsi="Arial" w:cs="Arial"/>
                <w:sz w:val="16"/>
                <w:szCs w:val="16"/>
                <w:lang w:eastAsia="zh-CN"/>
              </w:rPr>
            </w:pPr>
            <w:r w:rsidRPr="005F7704">
              <w:rPr>
                <w:rFonts w:ascii="Arial" w:hAnsi="Arial" w:cs="Arial"/>
                <w:bCs/>
                <w:sz w:val="16"/>
                <w:szCs w:val="16"/>
                <w:lang w:eastAsia="zh-CN"/>
              </w:rPr>
              <w:t>D2R reception performance</w:t>
            </w:r>
          </w:p>
        </w:tc>
        <w:tc>
          <w:tcPr>
            <w:tcW w:w="2510" w:type="pct"/>
            <w:shd w:val="clear" w:color="auto" w:fill="auto"/>
            <w:vAlign w:val="center"/>
          </w:tcPr>
          <w:p w14:paraId="78D0466F" w14:textId="77777777" w:rsidR="005F7704" w:rsidRPr="005F7704" w:rsidRDefault="005F7704" w:rsidP="005F7704">
            <w:pPr>
              <w:widowControl w:val="0"/>
              <w:autoSpaceDE w:val="0"/>
              <w:autoSpaceDN w:val="0"/>
              <w:adjustRightInd w:val="0"/>
              <w:snapToGrid w:val="0"/>
              <w:jc w:val="both"/>
              <w:rPr>
                <w:rFonts w:ascii="Arial" w:hAnsi="Arial" w:cs="Arial"/>
                <w:sz w:val="16"/>
                <w:szCs w:val="16"/>
                <w:highlight w:val="yellow"/>
                <w:lang w:eastAsia="zh-CN"/>
              </w:rPr>
            </w:pPr>
          </w:p>
        </w:tc>
        <w:tc>
          <w:tcPr>
            <w:tcW w:w="662" w:type="pct"/>
            <w:shd w:val="clear" w:color="auto" w:fill="auto"/>
            <w:vAlign w:val="center"/>
          </w:tcPr>
          <w:p w14:paraId="692B0848" w14:textId="77777777" w:rsidR="005F7704" w:rsidRPr="005F7704" w:rsidRDefault="005F7704" w:rsidP="005F7704">
            <w:pPr>
              <w:rPr>
                <w:rFonts w:ascii="Arial" w:hAnsi="Arial" w:cs="Arial"/>
                <w:sz w:val="16"/>
                <w:szCs w:val="16"/>
                <w:highlight w:val="yellow"/>
                <w:lang w:eastAsia="zh-CN"/>
              </w:rPr>
            </w:pPr>
          </w:p>
        </w:tc>
      </w:tr>
      <w:tr w:rsidR="005F7704" w:rsidRPr="005F7704" w14:paraId="47CF7DCC" w14:textId="77777777" w:rsidTr="002B2285">
        <w:trPr>
          <w:trHeight w:val="20"/>
        </w:trPr>
        <w:tc>
          <w:tcPr>
            <w:tcW w:w="1828" w:type="pct"/>
            <w:shd w:val="clear" w:color="auto" w:fill="auto"/>
            <w:vAlign w:val="center"/>
          </w:tcPr>
          <w:p w14:paraId="495291C4" w14:textId="77777777" w:rsidR="005F7704" w:rsidRPr="005F7704" w:rsidRDefault="005F7704" w:rsidP="005F7704">
            <w:pPr>
              <w:jc w:val="center"/>
              <w:rPr>
                <w:rFonts w:ascii="Arial" w:hAnsi="Arial" w:cs="Arial"/>
                <w:sz w:val="16"/>
                <w:szCs w:val="16"/>
                <w:lang w:eastAsia="zh-CN"/>
              </w:rPr>
            </w:pPr>
            <w:r w:rsidRPr="005F7704">
              <w:rPr>
                <w:rFonts w:ascii="Arial" w:hAnsi="Arial" w:cs="Arial"/>
                <w:bCs/>
                <w:sz w:val="16"/>
                <w:szCs w:val="16"/>
              </w:rPr>
              <w:t>Spectrum utilization of backscattered signal corresponding to the CW waveforms</w:t>
            </w:r>
          </w:p>
        </w:tc>
        <w:tc>
          <w:tcPr>
            <w:tcW w:w="2510" w:type="pct"/>
            <w:shd w:val="clear" w:color="auto" w:fill="auto"/>
            <w:vAlign w:val="center"/>
          </w:tcPr>
          <w:p w14:paraId="7FAEF9D2" w14:textId="77777777" w:rsidR="005F7704" w:rsidRPr="005F7704" w:rsidRDefault="005F7704" w:rsidP="005F7704">
            <w:pPr>
              <w:widowControl w:val="0"/>
              <w:autoSpaceDE w:val="0"/>
              <w:autoSpaceDN w:val="0"/>
              <w:adjustRightInd w:val="0"/>
              <w:snapToGrid w:val="0"/>
              <w:jc w:val="both"/>
              <w:rPr>
                <w:rFonts w:ascii="Arial" w:hAnsi="Arial" w:cs="Arial"/>
                <w:color w:val="808080"/>
                <w:sz w:val="16"/>
                <w:szCs w:val="16"/>
                <w:highlight w:val="yellow"/>
                <w:lang w:eastAsia="x-none"/>
              </w:rPr>
            </w:pPr>
          </w:p>
        </w:tc>
        <w:tc>
          <w:tcPr>
            <w:tcW w:w="662" w:type="pct"/>
            <w:shd w:val="clear" w:color="auto" w:fill="auto"/>
            <w:vAlign w:val="center"/>
          </w:tcPr>
          <w:p w14:paraId="76B2E386" w14:textId="77777777" w:rsidR="005F7704" w:rsidRPr="005F7704" w:rsidRDefault="005F7704" w:rsidP="005F7704">
            <w:pPr>
              <w:rPr>
                <w:rFonts w:ascii="Arial" w:hAnsi="Arial" w:cs="Arial"/>
                <w:sz w:val="16"/>
                <w:szCs w:val="16"/>
                <w:highlight w:val="yellow"/>
                <w:lang w:eastAsia="zh-CN"/>
              </w:rPr>
            </w:pPr>
          </w:p>
        </w:tc>
      </w:tr>
      <w:tr w:rsidR="005F7704" w:rsidRPr="005F7704" w14:paraId="048156C8" w14:textId="77777777" w:rsidTr="002B2285">
        <w:trPr>
          <w:trHeight w:val="20"/>
        </w:trPr>
        <w:tc>
          <w:tcPr>
            <w:tcW w:w="1828" w:type="pct"/>
            <w:shd w:val="clear" w:color="auto" w:fill="auto"/>
            <w:vAlign w:val="center"/>
          </w:tcPr>
          <w:p w14:paraId="7E19C728" w14:textId="77777777" w:rsidR="005F7704" w:rsidRPr="005F7704" w:rsidRDefault="005F7704" w:rsidP="005F7704">
            <w:pPr>
              <w:jc w:val="center"/>
              <w:rPr>
                <w:rFonts w:ascii="Arial" w:hAnsi="Arial" w:cs="Arial"/>
                <w:sz w:val="16"/>
                <w:szCs w:val="16"/>
                <w:lang w:eastAsia="zh-CN"/>
              </w:rPr>
            </w:pPr>
            <w:r w:rsidRPr="005F7704">
              <w:rPr>
                <w:rFonts w:ascii="Arial" w:hAnsi="Arial" w:cs="Arial"/>
                <w:bCs/>
                <w:sz w:val="16"/>
                <w:szCs w:val="16"/>
              </w:rPr>
              <w:t>CW interference suppression at D2R receiver</w:t>
            </w:r>
          </w:p>
        </w:tc>
        <w:tc>
          <w:tcPr>
            <w:tcW w:w="2510" w:type="pct"/>
            <w:shd w:val="clear" w:color="auto" w:fill="auto"/>
            <w:vAlign w:val="center"/>
          </w:tcPr>
          <w:p w14:paraId="3DFA57BF" w14:textId="77777777" w:rsidR="005F7704" w:rsidRPr="005F7704" w:rsidRDefault="005F7704" w:rsidP="005F7704">
            <w:pPr>
              <w:widowControl w:val="0"/>
              <w:autoSpaceDE w:val="0"/>
              <w:autoSpaceDN w:val="0"/>
              <w:adjustRightInd w:val="0"/>
              <w:snapToGrid w:val="0"/>
              <w:jc w:val="both"/>
              <w:rPr>
                <w:rFonts w:ascii="Arial" w:hAnsi="Arial" w:cs="Arial"/>
                <w:color w:val="808080"/>
                <w:sz w:val="16"/>
                <w:szCs w:val="16"/>
                <w:highlight w:val="yellow"/>
                <w:lang w:eastAsia="x-none"/>
              </w:rPr>
            </w:pPr>
          </w:p>
        </w:tc>
        <w:tc>
          <w:tcPr>
            <w:tcW w:w="662" w:type="pct"/>
            <w:shd w:val="clear" w:color="auto" w:fill="auto"/>
            <w:vAlign w:val="center"/>
          </w:tcPr>
          <w:p w14:paraId="48050AEF" w14:textId="77777777" w:rsidR="005F7704" w:rsidRPr="005F7704" w:rsidRDefault="005F7704" w:rsidP="005F7704">
            <w:pPr>
              <w:rPr>
                <w:rFonts w:ascii="Arial" w:hAnsi="Arial" w:cs="Arial"/>
                <w:sz w:val="16"/>
                <w:szCs w:val="16"/>
                <w:highlight w:val="yellow"/>
                <w:lang w:eastAsia="zh-CN"/>
              </w:rPr>
            </w:pPr>
          </w:p>
        </w:tc>
      </w:tr>
      <w:tr w:rsidR="005F7704" w:rsidRPr="005F7704" w14:paraId="2CCDDE4E" w14:textId="77777777" w:rsidTr="002B2285">
        <w:trPr>
          <w:trHeight w:val="20"/>
        </w:trPr>
        <w:tc>
          <w:tcPr>
            <w:tcW w:w="1828" w:type="pct"/>
            <w:shd w:val="clear" w:color="auto" w:fill="auto"/>
            <w:vAlign w:val="center"/>
          </w:tcPr>
          <w:p w14:paraId="70EAF5F8" w14:textId="77777777" w:rsidR="005F7704" w:rsidRPr="005F7704" w:rsidRDefault="005F7704" w:rsidP="005F7704">
            <w:pPr>
              <w:jc w:val="center"/>
              <w:rPr>
                <w:rFonts w:ascii="Arial" w:hAnsi="Arial" w:cs="Arial"/>
                <w:sz w:val="16"/>
                <w:szCs w:val="16"/>
                <w:lang w:eastAsia="zh-CN"/>
              </w:rPr>
            </w:pPr>
            <w:r w:rsidRPr="005F7704">
              <w:rPr>
                <w:rFonts w:ascii="Arial" w:hAnsi="Arial" w:cs="Arial"/>
                <w:bCs/>
                <w:sz w:val="16"/>
                <w:szCs w:val="16"/>
              </w:rPr>
              <w:t>Relative complexity of CW generation</w:t>
            </w:r>
          </w:p>
        </w:tc>
        <w:tc>
          <w:tcPr>
            <w:tcW w:w="2510" w:type="pct"/>
            <w:shd w:val="clear" w:color="auto" w:fill="auto"/>
            <w:vAlign w:val="center"/>
          </w:tcPr>
          <w:p w14:paraId="00EB1798" w14:textId="77777777" w:rsidR="005F7704" w:rsidRPr="005F7704" w:rsidRDefault="005F7704" w:rsidP="005F7704">
            <w:pPr>
              <w:widowControl w:val="0"/>
              <w:autoSpaceDE w:val="0"/>
              <w:autoSpaceDN w:val="0"/>
              <w:adjustRightInd w:val="0"/>
              <w:snapToGrid w:val="0"/>
              <w:jc w:val="both"/>
              <w:rPr>
                <w:rFonts w:ascii="Arial" w:hAnsi="Arial" w:cs="Arial"/>
                <w:color w:val="808080"/>
                <w:sz w:val="16"/>
                <w:szCs w:val="16"/>
                <w:highlight w:val="yellow"/>
                <w:lang w:eastAsia="x-none"/>
              </w:rPr>
            </w:pPr>
          </w:p>
        </w:tc>
        <w:tc>
          <w:tcPr>
            <w:tcW w:w="662" w:type="pct"/>
            <w:shd w:val="clear" w:color="auto" w:fill="auto"/>
            <w:vAlign w:val="center"/>
          </w:tcPr>
          <w:p w14:paraId="55F4D64B" w14:textId="77777777" w:rsidR="005F7704" w:rsidRPr="005F7704" w:rsidRDefault="005F7704" w:rsidP="005F7704">
            <w:pPr>
              <w:rPr>
                <w:rFonts w:ascii="Arial" w:hAnsi="Arial" w:cs="Arial"/>
                <w:sz w:val="16"/>
                <w:szCs w:val="16"/>
                <w:highlight w:val="yellow"/>
                <w:lang w:eastAsia="zh-CN"/>
              </w:rPr>
            </w:pPr>
          </w:p>
        </w:tc>
      </w:tr>
      <w:tr w:rsidR="005F7704" w:rsidRPr="005F7704" w14:paraId="6AC168F0" w14:textId="77777777" w:rsidTr="002B2285">
        <w:trPr>
          <w:trHeight w:val="20"/>
        </w:trPr>
        <w:tc>
          <w:tcPr>
            <w:tcW w:w="1828" w:type="pct"/>
            <w:shd w:val="clear" w:color="auto" w:fill="auto"/>
            <w:vAlign w:val="center"/>
          </w:tcPr>
          <w:p w14:paraId="70D61A38" w14:textId="77777777" w:rsidR="005F7704" w:rsidRPr="005F7704" w:rsidRDefault="005F7704" w:rsidP="005F7704">
            <w:pPr>
              <w:rPr>
                <w:rFonts w:ascii="Arial" w:hAnsi="Arial" w:cs="Arial"/>
                <w:sz w:val="16"/>
                <w:szCs w:val="16"/>
              </w:rPr>
            </w:pPr>
          </w:p>
        </w:tc>
        <w:tc>
          <w:tcPr>
            <w:tcW w:w="2510" w:type="pct"/>
            <w:shd w:val="clear" w:color="auto" w:fill="auto"/>
            <w:vAlign w:val="center"/>
          </w:tcPr>
          <w:p w14:paraId="60B8C5E9" w14:textId="77777777" w:rsidR="005F7704" w:rsidRPr="005F7704" w:rsidRDefault="005F7704" w:rsidP="005F7704">
            <w:pPr>
              <w:rPr>
                <w:rFonts w:ascii="Arial" w:hAnsi="Arial" w:cs="Arial"/>
                <w:sz w:val="16"/>
                <w:szCs w:val="16"/>
              </w:rPr>
            </w:pPr>
            <w:r w:rsidRPr="005F7704">
              <w:rPr>
                <w:rFonts w:ascii="Arial" w:hAnsi="Arial" w:cs="Arial"/>
                <w:sz w:val="16"/>
                <w:szCs w:val="16"/>
              </w:rPr>
              <w:t>Note: For two unmodulated single-tones waveform, the two tones are transmitted from the same CW node.</w:t>
            </w:r>
          </w:p>
        </w:tc>
        <w:tc>
          <w:tcPr>
            <w:tcW w:w="662" w:type="pct"/>
            <w:shd w:val="clear" w:color="auto" w:fill="auto"/>
            <w:vAlign w:val="center"/>
          </w:tcPr>
          <w:p w14:paraId="2B8D6751" w14:textId="77777777" w:rsidR="005F7704" w:rsidRPr="005F7704" w:rsidRDefault="005F7704" w:rsidP="005F7704">
            <w:pPr>
              <w:rPr>
                <w:rFonts w:ascii="Arial" w:hAnsi="Arial" w:cs="Arial"/>
                <w:sz w:val="16"/>
                <w:szCs w:val="16"/>
              </w:rPr>
            </w:pPr>
          </w:p>
        </w:tc>
      </w:tr>
    </w:tbl>
    <w:p w14:paraId="18E3A937" w14:textId="77777777" w:rsidR="005F7704" w:rsidRPr="005F7704" w:rsidRDefault="005F7704" w:rsidP="005F7704">
      <w:pPr>
        <w:rPr>
          <w:rFonts w:ascii="Times New Roman" w:hAnsi="Times New Roman"/>
          <w:szCs w:val="20"/>
          <w:lang w:eastAsia="zh-CN"/>
        </w:rPr>
      </w:pPr>
    </w:p>
    <w:p w14:paraId="70DF5747" w14:textId="77777777" w:rsidR="005F7704" w:rsidRPr="005F7704" w:rsidRDefault="005F7704" w:rsidP="005F7704">
      <w:pPr>
        <w:rPr>
          <w:rFonts w:ascii="Times New Roman" w:hAnsi="Times New Roman"/>
          <w:b/>
          <w:szCs w:val="20"/>
          <w:lang w:eastAsia="zh-CN"/>
        </w:rPr>
      </w:pPr>
      <w:r w:rsidRPr="005F7704">
        <w:rPr>
          <w:rFonts w:ascii="Times New Roman" w:hAnsi="Times New Roman"/>
          <w:b/>
          <w:szCs w:val="20"/>
          <w:lang w:eastAsia="zh-CN"/>
        </w:rPr>
        <w:t>Observation</w:t>
      </w:r>
    </w:p>
    <w:p w14:paraId="432436C1" w14:textId="77777777" w:rsidR="005F7704" w:rsidRPr="005F7704" w:rsidRDefault="005F7704" w:rsidP="005F7704">
      <w:pPr>
        <w:rPr>
          <w:rFonts w:ascii="Times New Roman" w:hAnsi="Times New Roman"/>
          <w:szCs w:val="20"/>
          <w:lang w:eastAsia="zh-CN"/>
        </w:rPr>
      </w:pPr>
      <w:r w:rsidRPr="005F7704">
        <w:rPr>
          <w:rFonts w:ascii="Times New Roman" w:hAnsi="Times New Roman"/>
          <w:szCs w:val="20"/>
          <w:lang w:eastAsia="zh-CN"/>
        </w:rPr>
        <w:t>For D2R reception performance,</w:t>
      </w:r>
    </w:p>
    <w:p w14:paraId="5F555C9C" w14:textId="77777777" w:rsidR="005F7704" w:rsidRPr="005F7704" w:rsidRDefault="005F7704" w:rsidP="00311060">
      <w:pPr>
        <w:pStyle w:val="ListParagraph"/>
        <w:numPr>
          <w:ilvl w:val="0"/>
          <w:numId w:val="203"/>
        </w:numPr>
      </w:pPr>
      <w:r w:rsidRPr="005F7704">
        <w:t>Compared to single-tone unmodulated sinusoid waveform without frequency hopping, two unmodulated single-tones waveform provides [X Y] dB frequency diversity gain in a fading channel, at least depending on the gap between the two tones and the channel’s coherence bandwidth.</w:t>
      </w:r>
    </w:p>
    <w:p w14:paraId="68CEA5FC" w14:textId="77777777" w:rsidR="005F7704" w:rsidRPr="005F7704" w:rsidRDefault="005F7704" w:rsidP="00311060">
      <w:pPr>
        <w:pStyle w:val="ListParagraph"/>
        <w:numPr>
          <w:ilvl w:val="1"/>
          <w:numId w:val="203"/>
        </w:numPr>
      </w:pPr>
      <w:r w:rsidRPr="005F7704">
        <w:lastRenderedPageBreak/>
        <w:t>Note: The total transmission power is assumed the same for single-tone unmodulated sinusoid waveform without frequency hopping and two unmodulated single-tones waveform.</w:t>
      </w:r>
    </w:p>
    <w:p w14:paraId="5AC2A22A" w14:textId="77777777" w:rsidR="005F7704" w:rsidRPr="005F7704" w:rsidRDefault="005F7704" w:rsidP="00311060">
      <w:pPr>
        <w:pStyle w:val="ListParagraph"/>
        <w:numPr>
          <w:ilvl w:val="1"/>
          <w:numId w:val="203"/>
        </w:numPr>
      </w:pPr>
      <w:r w:rsidRPr="005F7704">
        <w:t>Note: For two unmodulated single-tones waveform, assume the two tones are transmitted from the same CW node.</w:t>
      </w:r>
    </w:p>
    <w:p w14:paraId="1F2FA2BE" w14:textId="77777777" w:rsidR="005F7704" w:rsidRPr="005F7704" w:rsidRDefault="005F7704" w:rsidP="005F7704">
      <w:pPr>
        <w:rPr>
          <w:rFonts w:ascii="Times New Roman" w:hAnsi="Times New Roman"/>
          <w:b/>
          <w:szCs w:val="20"/>
          <w:lang w:eastAsia="zh-CN"/>
        </w:rPr>
      </w:pPr>
      <w:r w:rsidRPr="005F7704">
        <w:rPr>
          <w:rFonts w:ascii="Times New Roman" w:hAnsi="Times New Roman"/>
          <w:b/>
          <w:szCs w:val="20"/>
          <w:lang w:eastAsia="zh-CN"/>
        </w:rPr>
        <w:t>Observation</w:t>
      </w:r>
    </w:p>
    <w:p w14:paraId="01831125" w14:textId="77777777" w:rsidR="005F7704" w:rsidRPr="005F7704" w:rsidRDefault="005F7704" w:rsidP="005F7704">
      <w:pPr>
        <w:rPr>
          <w:rFonts w:ascii="Times New Roman" w:hAnsi="Times New Roman"/>
          <w:color w:val="000000"/>
          <w:szCs w:val="20"/>
          <w:lang w:eastAsia="zh-CN"/>
        </w:rPr>
      </w:pPr>
      <w:r w:rsidRPr="005F7704">
        <w:rPr>
          <w:rFonts w:ascii="Times New Roman" w:hAnsi="Times New Roman"/>
          <w:color w:val="000000"/>
          <w:szCs w:val="20"/>
        </w:rPr>
        <w:t>For</w:t>
      </w:r>
      <w:r w:rsidRPr="005F7704">
        <w:rPr>
          <w:rFonts w:ascii="Times New Roman" w:hAnsi="Times New Roman"/>
          <w:bCs/>
          <w:szCs w:val="20"/>
        </w:rPr>
        <w:t xml:space="preserve"> CW interference suppression at D2R receiver</w:t>
      </w:r>
      <w:r w:rsidRPr="005F7704">
        <w:rPr>
          <w:rFonts w:ascii="Times New Roman" w:hAnsi="Times New Roman"/>
          <w:color w:val="000000"/>
          <w:szCs w:val="20"/>
        </w:rPr>
        <w:t>,</w:t>
      </w:r>
    </w:p>
    <w:p w14:paraId="1C355BCF" w14:textId="77777777" w:rsidR="005F7704" w:rsidRPr="005F7704" w:rsidRDefault="005F7704" w:rsidP="00311060">
      <w:pPr>
        <w:pStyle w:val="ListParagraph"/>
        <w:numPr>
          <w:ilvl w:val="0"/>
          <w:numId w:val="203"/>
        </w:numPr>
        <w:rPr>
          <w:lang w:eastAsia="zh-CN"/>
        </w:rPr>
      </w:pPr>
      <w:r w:rsidRPr="005F7704">
        <w:rPr>
          <w:lang w:eastAsia="zh-CN"/>
        </w:rPr>
        <w:t>Compared to single-tone unmodulated sinusoid waveform</w:t>
      </w:r>
      <w:r w:rsidRPr="005F7704">
        <w:t xml:space="preserve"> without frequency hopping</w:t>
      </w:r>
      <w:r w:rsidRPr="005F7704">
        <w:rPr>
          <w:lang w:eastAsia="zh-CN"/>
        </w:rPr>
        <w:t xml:space="preserve">, two unmodulated single-tones </w:t>
      </w:r>
      <w:r w:rsidRPr="005F7704">
        <w:t>waveform</w:t>
      </w:r>
      <w:r w:rsidRPr="005F7704">
        <w:rPr>
          <w:lang w:eastAsia="zh-CN"/>
        </w:rPr>
        <w:t>:</w:t>
      </w:r>
    </w:p>
    <w:p w14:paraId="460FE3D9" w14:textId="77777777" w:rsidR="005F7704" w:rsidRPr="005F7704" w:rsidRDefault="005F7704" w:rsidP="00311060">
      <w:pPr>
        <w:pStyle w:val="ListParagraph"/>
        <w:numPr>
          <w:ilvl w:val="1"/>
          <w:numId w:val="203"/>
        </w:numPr>
        <w:rPr>
          <w:lang w:eastAsia="zh-CN"/>
        </w:rPr>
      </w:pPr>
      <w:r w:rsidRPr="005F7704">
        <w:t>Requires additional complexity if RF interference cancellation</w:t>
      </w:r>
      <w:r w:rsidRPr="005F7704">
        <w:rPr>
          <w:lang w:eastAsia="zh-CN"/>
        </w:rPr>
        <w:t xml:space="preserve"> is used at least with </w:t>
      </w:r>
      <w:r w:rsidRPr="005F7704">
        <w:t>CW waveform</w:t>
      </w:r>
      <w:r w:rsidRPr="005F7704">
        <w:rPr>
          <w:lang w:eastAsia="zh-CN"/>
        </w:rPr>
        <w:t xml:space="preserve"> reconstruction.</w:t>
      </w:r>
    </w:p>
    <w:p w14:paraId="6AA4E464" w14:textId="77777777" w:rsidR="005F7704" w:rsidRPr="005F7704" w:rsidRDefault="005F7704" w:rsidP="00311060">
      <w:pPr>
        <w:pStyle w:val="ListParagraph"/>
        <w:numPr>
          <w:ilvl w:val="2"/>
          <w:numId w:val="203"/>
        </w:numPr>
        <w:rPr>
          <w:lang w:eastAsia="zh-CN"/>
        </w:rPr>
      </w:pPr>
      <w:r w:rsidRPr="005F7704">
        <w:rPr>
          <w:lang w:eastAsia="zh-CN"/>
        </w:rPr>
        <w:t xml:space="preserve">Note: </w:t>
      </w:r>
      <w:r w:rsidRPr="005F7704">
        <w:t>RF interference cancellation is needed when the received CW interference power exceeds the blocking threshold of the receiver</w:t>
      </w:r>
    </w:p>
    <w:p w14:paraId="52DACFB5" w14:textId="77777777" w:rsidR="005F7704" w:rsidRPr="005F7704" w:rsidRDefault="005F7704" w:rsidP="00311060">
      <w:pPr>
        <w:pStyle w:val="ListParagraph"/>
        <w:numPr>
          <w:ilvl w:val="1"/>
          <w:numId w:val="203"/>
        </w:numPr>
      </w:pPr>
      <w:r w:rsidRPr="005F7704">
        <w:t>Note: For two unmodulated single-tones waveform, assume the two tones are transmitted from the same CW node.</w:t>
      </w:r>
    </w:p>
    <w:p w14:paraId="700822DB" w14:textId="77777777" w:rsidR="005F7704" w:rsidRPr="005F7704" w:rsidRDefault="005F7704" w:rsidP="005F7704">
      <w:pPr>
        <w:spacing w:line="276" w:lineRule="auto"/>
        <w:rPr>
          <w:rFonts w:ascii="Times New Roman" w:hAnsi="Times New Roman"/>
          <w:bCs/>
          <w:color w:val="000000"/>
          <w:szCs w:val="20"/>
          <w:highlight w:val="green"/>
        </w:rPr>
      </w:pPr>
      <w:r w:rsidRPr="005F7704">
        <w:rPr>
          <w:rFonts w:ascii="Times New Roman" w:hAnsi="Times New Roman"/>
          <w:bCs/>
          <w:color w:val="000000"/>
          <w:szCs w:val="20"/>
          <w:highlight w:val="green"/>
        </w:rPr>
        <w:t>Agreement</w:t>
      </w:r>
    </w:p>
    <w:p w14:paraId="032E1C08" w14:textId="77777777" w:rsidR="005F7704" w:rsidRPr="005F7704" w:rsidRDefault="005F7704" w:rsidP="005F7704">
      <w:pPr>
        <w:spacing w:line="276" w:lineRule="auto"/>
        <w:rPr>
          <w:rFonts w:ascii="Times New Roman" w:hAnsi="Times New Roman"/>
          <w:color w:val="000000"/>
          <w:szCs w:val="20"/>
        </w:rPr>
      </w:pPr>
      <w:r w:rsidRPr="005F7704">
        <w:rPr>
          <w:rFonts w:ascii="Times New Roman" w:hAnsi="Times New Roman"/>
          <w:color w:val="000000"/>
          <w:szCs w:val="20"/>
        </w:rPr>
        <w:t>For multiple unmodulated single-tone transmitted by one CW node, other number of tones (i.e. &gt;2) is deprioritized.</w:t>
      </w:r>
    </w:p>
    <w:p w14:paraId="1AF604BF" w14:textId="77777777" w:rsidR="005F7704" w:rsidRPr="005F7704" w:rsidRDefault="005F7704" w:rsidP="00311060">
      <w:pPr>
        <w:pStyle w:val="ListParagraph"/>
        <w:numPr>
          <w:ilvl w:val="0"/>
          <w:numId w:val="203"/>
        </w:numPr>
      </w:pPr>
      <w:r w:rsidRPr="005F7704">
        <w:t>Note: other number of tones (i.e. &gt;2) is studied only when obvious gains are provided.</w:t>
      </w:r>
    </w:p>
    <w:p w14:paraId="054F9B10" w14:textId="77777777" w:rsidR="005F7704" w:rsidRPr="005F7704" w:rsidRDefault="005F7704" w:rsidP="005F7704">
      <w:pPr>
        <w:rPr>
          <w:rFonts w:ascii="Times New Roman" w:hAnsi="Times New Roman"/>
          <w:b/>
          <w:color w:val="000000"/>
          <w:szCs w:val="20"/>
          <w:lang w:eastAsia="zh-CN"/>
        </w:rPr>
      </w:pPr>
      <w:r w:rsidRPr="005F7704">
        <w:rPr>
          <w:rFonts w:ascii="Times New Roman" w:hAnsi="Times New Roman"/>
          <w:b/>
          <w:color w:val="000000"/>
          <w:szCs w:val="20"/>
          <w:lang w:eastAsia="zh-CN"/>
        </w:rPr>
        <w:t>Observation</w:t>
      </w:r>
    </w:p>
    <w:p w14:paraId="59FC5DB9" w14:textId="77777777" w:rsidR="005F7704" w:rsidRPr="005F7704" w:rsidRDefault="005F7704" w:rsidP="005F7704">
      <w:pPr>
        <w:rPr>
          <w:rFonts w:ascii="Times New Roman" w:hAnsi="Times New Roman"/>
          <w:color w:val="000000"/>
          <w:szCs w:val="20"/>
          <w:lang w:eastAsia="zh-CN"/>
        </w:rPr>
      </w:pPr>
      <w:r w:rsidRPr="005F7704">
        <w:rPr>
          <w:rFonts w:ascii="Times New Roman" w:hAnsi="Times New Roman"/>
          <w:color w:val="000000"/>
          <w:szCs w:val="20"/>
          <w:lang w:eastAsia="zh-CN"/>
        </w:rPr>
        <w:t>For relative complexity of CW generation</w:t>
      </w:r>
    </w:p>
    <w:p w14:paraId="41A462CA" w14:textId="77777777" w:rsidR="005F7704" w:rsidRPr="005F7704" w:rsidRDefault="005F7704" w:rsidP="00311060">
      <w:pPr>
        <w:pStyle w:val="ListParagraph"/>
        <w:numPr>
          <w:ilvl w:val="0"/>
          <w:numId w:val="203"/>
        </w:numPr>
        <w:rPr>
          <w:color w:val="000000"/>
        </w:rPr>
      </w:pPr>
      <w:r w:rsidRPr="005F7704">
        <w:t>Compared to single-tone unmodulated sinusoid waveform without frequency hopping, two unmodulated single-tones waveform</w:t>
      </w:r>
      <w:r w:rsidRPr="005F7704">
        <w:rPr>
          <w:color w:val="000000"/>
        </w:rPr>
        <w:t>:</w:t>
      </w:r>
    </w:p>
    <w:p w14:paraId="5A6EBE64" w14:textId="77777777" w:rsidR="005F7704" w:rsidRPr="005F7704" w:rsidRDefault="005F7704" w:rsidP="00311060">
      <w:pPr>
        <w:pStyle w:val="ListParagraph"/>
        <w:numPr>
          <w:ilvl w:val="1"/>
          <w:numId w:val="203"/>
        </w:numPr>
        <w:rPr>
          <w:color w:val="000000"/>
        </w:rPr>
      </w:pPr>
      <w:r w:rsidRPr="005F7704">
        <w:rPr>
          <w:color w:val="000000"/>
        </w:rPr>
        <w:t>Leads to higher PAPR of the generated CW, which impacts the implementation of the power amplifier in the CW node.</w:t>
      </w:r>
    </w:p>
    <w:p w14:paraId="658AE874" w14:textId="77777777" w:rsidR="005F7704" w:rsidRPr="005F7704" w:rsidRDefault="005F7704" w:rsidP="00311060">
      <w:pPr>
        <w:pStyle w:val="ListParagraph"/>
        <w:numPr>
          <w:ilvl w:val="1"/>
          <w:numId w:val="203"/>
        </w:numPr>
      </w:pPr>
      <w:r w:rsidRPr="005F7704">
        <w:t>Note: For two unmodulated single-tones waveform, assume the two tones are transmitted from the same CW node.</w:t>
      </w:r>
    </w:p>
    <w:p w14:paraId="1D049A16" w14:textId="77777777" w:rsidR="005F7704" w:rsidRPr="005F7704" w:rsidRDefault="005F7704" w:rsidP="005F7704">
      <w:pPr>
        <w:rPr>
          <w:rFonts w:ascii="Times New Roman" w:hAnsi="Times New Roman"/>
          <w:szCs w:val="20"/>
          <w:lang w:eastAsia="zh-CN"/>
        </w:rPr>
      </w:pPr>
    </w:p>
    <w:p w14:paraId="07D0D667" w14:textId="36DEF307" w:rsidR="005F7704" w:rsidRPr="002B2285" w:rsidRDefault="002B2285" w:rsidP="00D7097B">
      <w:pPr>
        <w:rPr>
          <w:rFonts w:ascii="Times New Roman" w:hAnsi="Times New Roman"/>
          <w:szCs w:val="20"/>
          <w:lang w:eastAsia="zh-CN"/>
        </w:rPr>
      </w:pPr>
      <w:r>
        <w:rPr>
          <w:rFonts w:ascii="Times New Roman" w:hAnsi="Times New Roman"/>
          <w:szCs w:val="20"/>
          <w:lang w:eastAsia="zh-CN"/>
        </w:rPr>
        <w:t xml:space="preserve">Final summary in </w:t>
      </w:r>
      <w:hyperlink r:id="rId1594" w:history="1">
        <w:r w:rsidR="006F79AF">
          <w:rPr>
            <w:rStyle w:val="Hyperlink"/>
            <w:rFonts w:ascii="Times New Roman" w:hAnsi="Times New Roman"/>
            <w:szCs w:val="20"/>
            <w:lang w:eastAsia="zh-CN"/>
          </w:rPr>
          <w:t>R1-2405729</w:t>
        </w:r>
      </w:hyperlink>
      <w:r>
        <w:rPr>
          <w:rFonts w:ascii="Times New Roman" w:hAnsi="Times New Roman"/>
          <w:szCs w:val="20"/>
          <w:lang w:eastAsia="zh-CN"/>
        </w:rPr>
        <w:t>.</w:t>
      </w:r>
    </w:p>
    <w:p w14:paraId="44F9B26C" w14:textId="77777777" w:rsidR="00D7097B" w:rsidRPr="00D7097B" w:rsidRDefault="00D7097B" w:rsidP="00B619BB">
      <w:pPr>
        <w:pStyle w:val="Heading2"/>
      </w:pPr>
      <w:bookmarkStart w:id="412" w:name="_Toc166306552"/>
      <w:bookmarkStart w:id="413" w:name="_Toc173405046"/>
      <w:r w:rsidRPr="00D7097B">
        <w:t>Enhancements of network energy savings for NR</w:t>
      </w:r>
      <w:bookmarkEnd w:id="412"/>
      <w:bookmarkEnd w:id="413"/>
    </w:p>
    <w:p w14:paraId="3A3EBA6B" w14:textId="77777777" w:rsidR="00D7097B" w:rsidRPr="00D7097B" w:rsidRDefault="00D7097B" w:rsidP="00D7097B">
      <w:pPr>
        <w:rPr>
          <w:i/>
          <w:iCs/>
        </w:rPr>
      </w:pPr>
      <w:r w:rsidRPr="00D7097B">
        <w:rPr>
          <w:i/>
          <w:iCs/>
        </w:rPr>
        <w:t xml:space="preserve">Please refer to </w:t>
      </w:r>
      <w:hyperlink r:id="rId1595" w:history="1">
        <w:r w:rsidRPr="00D7097B">
          <w:rPr>
            <w:i/>
            <w:iCs/>
            <w:color w:val="0000FF"/>
            <w:u w:val="single"/>
          </w:rPr>
          <w:t>RP-240170</w:t>
        </w:r>
      </w:hyperlink>
      <w:r w:rsidRPr="00D7097B">
        <w:rPr>
          <w:i/>
          <w:iCs/>
        </w:rPr>
        <w:t xml:space="preserve"> for detailed scope of the WI.</w:t>
      </w:r>
    </w:p>
    <w:p w14:paraId="138264E7" w14:textId="77777777" w:rsidR="00D7097B" w:rsidRPr="00D7097B" w:rsidRDefault="00D7097B" w:rsidP="00D70460"/>
    <w:p w14:paraId="106D410C" w14:textId="77777777" w:rsidR="002D71C3" w:rsidRPr="00D70460" w:rsidRDefault="00D7097B" w:rsidP="00D7097B">
      <w:pPr>
        <w:rPr>
          <w:lang w:eastAsia="x-none"/>
        </w:rPr>
      </w:pPr>
      <w:r w:rsidRPr="00D70460">
        <w:rPr>
          <w:lang w:eastAsia="x-none"/>
        </w:rPr>
        <w:t xml:space="preserve">[117-R19-NES] </w:t>
      </w:r>
      <w:r w:rsidR="002D71C3" w:rsidRPr="00D70460">
        <w:rPr>
          <w:lang w:eastAsia="x-none"/>
        </w:rPr>
        <w:t>– Ajit (Ericsson)</w:t>
      </w:r>
    </w:p>
    <w:p w14:paraId="0C65B715" w14:textId="09FED63B" w:rsidR="00D7097B" w:rsidRPr="00D70460" w:rsidRDefault="00D7097B" w:rsidP="00D7097B">
      <w:pPr>
        <w:rPr>
          <w:lang w:eastAsia="x-none"/>
        </w:rPr>
      </w:pPr>
      <w:r w:rsidRPr="00D70460">
        <w:rPr>
          <w:lang w:eastAsia="x-none"/>
        </w:rPr>
        <w:t>Email discussion on Rel-19 NES enhancement</w:t>
      </w:r>
    </w:p>
    <w:p w14:paraId="352D46D8" w14:textId="77777777" w:rsidR="00D7097B" w:rsidRPr="00D70460" w:rsidRDefault="00D7097B" w:rsidP="00D7097B">
      <w:pPr>
        <w:numPr>
          <w:ilvl w:val="0"/>
          <w:numId w:val="68"/>
        </w:numPr>
        <w:rPr>
          <w:lang w:val="en-US" w:eastAsia="x-none"/>
        </w:rPr>
      </w:pPr>
      <w:r w:rsidRPr="00D70460">
        <w:rPr>
          <w:lang w:eastAsia="x-none"/>
        </w:rPr>
        <w:t>To be used for sharing updates on online/offline schedule, details on what is to be discussed in online/offline sessions, tdoc number of the moderator summary for online session, etc</w:t>
      </w:r>
    </w:p>
    <w:p w14:paraId="15F94E6E" w14:textId="77777777" w:rsidR="00D7097B" w:rsidRPr="00D7097B" w:rsidRDefault="00D7097B" w:rsidP="002D71C3">
      <w:pPr>
        <w:pStyle w:val="Heading3"/>
      </w:pPr>
      <w:bookmarkStart w:id="414" w:name="_Toc166306553"/>
      <w:bookmarkStart w:id="415" w:name="_Toc173405047"/>
      <w:r w:rsidRPr="00D7097B">
        <w:t>On-demand SSB SCell operation</w:t>
      </w:r>
      <w:bookmarkEnd w:id="414"/>
      <w:bookmarkEnd w:id="415"/>
    </w:p>
    <w:p w14:paraId="1842843E" w14:textId="01E4D94E" w:rsidR="00D7097B" w:rsidRPr="00D7097B" w:rsidRDefault="006F79AF" w:rsidP="00D7097B">
      <w:pPr>
        <w:rPr>
          <w:lang w:eastAsia="x-none"/>
        </w:rPr>
      </w:pPr>
      <w:hyperlink r:id="rId1596" w:history="1">
        <w:r>
          <w:rPr>
            <w:rStyle w:val="Hyperlink"/>
            <w:lang w:eastAsia="x-none"/>
          </w:rPr>
          <w:t>R1-2403869</w:t>
        </w:r>
      </w:hyperlink>
      <w:r w:rsidR="00D7097B" w:rsidRPr="00D7097B">
        <w:rPr>
          <w:lang w:eastAsia="x-none"/>
        </w:rPr>
        <w:tab/>
        <w:t>Discussion of on-demand SSB Scell operation</w:t>
      </w:r>
      <w:r w:rsidR="00D7097B" w:rsidRPr="00D7097B">
        <w:rPr>
          <w:lang w:eastAsia="x-none"/>
        </w:rPr>
        <w:tab/>
        <w:t>FUTUREWEI</w:t>
      </w:r>
    </w:p>
    <w:p w14:paraId="4AD7ED6E" w14:textId="4E9260E9" w:rsidR="00D7097B" w:rsidRPr="00D7097B" w:rsidRDefault="006F79AF" w:rsidP="00D7097B">
      <w:pPr>
        <w:rPr>
          <w:lang w:eastAsia="x-none"/>
        </w:rPr>
      </w:pPr>
      <w:hyperlink r:id="rId1597" w:history="1">
        <w:r>
          <w:rPr>
            <w:rStyle w:val="Hyperlink"/>
            <w:lang w:eastAsia="x-none"/>
          </w:rPr>
          <w:t>R1-2403896</w:t>
        </w:r>
      </w:hyperlink>
      <w:r w:rsidR="00D7097B" w:rsidRPr="00D7097B">
        <w:rPr>
          <w:lang w:eastAsia="x-none"/>
        </w:rPr>
        <w:tab/>
        <w:t>On-demand SSB SCell operation</w:t>
      </w:r>
      <w:r w:rsidR="00D7097B" w:rsidRPr="00D7097B">
        <w:rPr>
          <w:lang w:eastAsia="x-none"/>
        </w:rPr>
        <w:tab/>
        <w:t>Tejas Networks Limited</w:t>
      </w:r>
    </w:p>
    <w:p w14:paraId="58BC638F" w14:textId="1CB52D10" w:rsidR="00D7097B" w:rsidRPr="00D7097B" w:rsidRDefault="006F79AF" w:rsidP="00D7097B">
      <w:pPr>
        <w:rPr>
          <w:lang w:eastAsia="x-none"/>
        </w:rPr>
      </w:pPr>
      <w:hyperlink r:id="rId1598" w:history="1">
        <w:r>
          <w:rPr>
            <w:rStyle w:val="Hyperlink"/>
            <w:lang w:eastAsia="x-none"/>
          </w:rPr>
          <w:t>R1-2403960</w:t>
        </w:r>
      </w:hyperlink>
      <w:r w:rsidR="00D7097B" w:rsidRPr="00D7097B">
        <w:rPr>
          <w:lang w:eastAsia="x-none"/>
        </w:rPr>
        <w:tab/>
        <w:t>On-demand SSB SCell operation for eNES</w:t>
      </w:r>
      <w:r w:rsidR="00D7097B" w:rsidRPr="00D7097B">
        <w:rPr>
          <w:lang w:eastAsia="x-none"/>
        </w:rPr>
        <w:tab/>
        <w:t>Huawei, HiSilicon</w:t>
      </w:r>
    </w:p>
    <w:p w14:paraId="4E44538B" w14:textId="3DBF8D27" w:rsidR="00D7097B" w:rsidRPr="00D7097B" w:rsidRDefault="006F79AF" w:rsidP="00D7097B">
      <w:pPr>
        <w:rPr>
          <w:lang w:eastAsia="x-none"/>
        </w:rPr>
      </w:pPr>
      <w:hyperlink r:id="rId1599" w:history="1">
        <w:r>
          <w:rPr>
            <w:rStyle w:val="Hyperlink"/>
            <w:lang w:eastAsia="x-none"/>
          </w:rPr>
          <w:t>R1-2403978</w:t>
        </w:r>
      </w:hyperlink>
      <w:r w:rsidR="00D7097B" w:rsidRPr="00D7097B">
        <w:rPr>
          <w:lang w:eastAsia="x-none"/>
        </w:rPr>
        <w:tab/>
        <w:t>Design of on-demand SSB SCell operation</w:t>
      </w:r>
      <w:r w:rsidR="00D7097B" w:rsidRPr="00D7097B">
        <w:rPr>
          <w:lang w:eastAsia="x-none"/>
        </w:rPr>
        <w:tab/>
        <w:t>Intel Corporation</w:t>
      </w:r>
    </w:p>
    <w:p w14:paraId="2E45D93C" w14:textId="33E3EE38" w:rsidR="00D7097B" w:rsidRPr="00D7097B" w:rsidRDefault="006F79AF" w:rsidP="00D7097B">
      <w:pPr>
        <w:rPr>
          <w:lang w:eastAsia="x-none"/>
        </w:rPr>
      </w:pPr>
      <w:hyperlink r:id="rId1600" w:history="1">
        <w:r>
          <w:rPr>
            <w:rStyle w:val="Hyperlink"/>
            <w:lang w:eastAsia="x-none"/>
          </w:rPr>
          <w:t>R1-2404032</w:t>
        </w:r>
      </w:hyperlink>
      <w:r w:rsidR="00D7097B" w:rsidRPr="00D7097B">
        <w:rPr>
          <w:lang w:eastAsia="x-none"/>
        </w:rPr>
        <w:tab/>
        <w:t>Discussion on on-demand SSB SCell operation</w:t>
      </w:r>
      <w:r w:rsidR="00D7097B" w:rsidRPr="00D7097B">
        <w:rPr>
          <w:lang w:eastAsia="x-none"/>
        </w:rPr>
        <w:tab/>
        <w:t>Spreadtrum Communications</w:t>
      </w:r>
    </w:p>
    <w:p w14:paraId="48AB8F30" w14:textId="00454B99" w:rsidR="00D7097B" w:rsidRPr="00D7097B" w:rsidRDefault="006F79AF" w:rsidP="00D7097B">
      <w:pPr>
        <w:rPr>
          <w:lang w:eastAsia="x-none"/>
        </w:rPr>
      </w:pPr>
      <w:hyperlink r:id="rId1601" w:history="1">
        <w:r>
          <w:rPr>
            <w:rStyle w:val="Hyperlink"/>
            <w:lang w:eastAsia="x-none"/>
          </w:rPr>
          <w:t>R1-2404121</w:t>
        </w:r>
      </w:hyperlink>
      <w:r w:rsidR="00D7097B" w:rsidRPr="00D7097B">
        <w:rPr>
          <w:lang w:eastAsia="x-none"/>
        </w:rPr>
        <w:tab/>
        <w:t>On-demand SSB SCell operation</w:t>
      </w:r>
      <w:r w:rsidR="00D7097B" w:rsidRPr="00D7097B">
        <w:rPr>
          <w:lang w:eastAsia="x-none"/>
        </w:rPr>
        <w:tab/>
        <w:t>Samsung</w:t>
      </w:r>
    </w:p>
    <w:p w14:paraId="78A10DB5" w14:textId="2B6E1830" w:rsidR="00D7097B" w:rsidRPr="00D7097B" w:rsidRDefault="006F79AF" w:rsidP="00D7097B">
      <w:pPr>
        <w:rPr>
          <w:lang w:eastAsia="x-none"/>
        </w:rPr>
      </w:pPr>
      <w:hyperlink r:id="rId1602" w:history="1">
        <w:r>
          <w:rPr>
            <w:rStyle w:val="Hyperlink"/>
            <w:lang w:eastAsia="x-none"/>
          </w:rPr>
          <w:t>R1-2404183</w:t>
        </w:r>
      </w:hyperlink>
      <w:r w:rsidR="00D7097B" w:rsidRPr="00D7097B">
        <w:rPr>
          <w:lang w:eastAsia="x-none"/>
        </w:rPr>
        <w:tab/>
        <w:t>Discussions on on-demand SSB Scell operation</w:t>
      </w:r>
      <w:r w:rsidR="00D7097B" w:rsidRPr="00D7097B">
        <w:rPr>
          <w:lang w:eastAsia="x-none"/>
        </w:rPr>
        <w:tab/>
        <w:t>vivo</w:t>
      </w:r>
    </w:p>
    <w:p w14:paraId="5597E0D3" w14:textId="408899E1" w:rsidR="00D7097B" w:rsidRPr="00D7097B" w:rsidRDefault="006F79AF" w:rsidP="00D7097B">
      <w:pPr>
        <w:rPr>
          <w:lang w:eastAsia="x-none"/>
        </w:rPr>
      </w:pPr>
      <w:hyperlink r:id="rId1603" w:history="1">
        <w:r>
          <w:rPr>
            <w:rStyle w:val="Hyperlink"/>
            <w:lang w:eastAsia="x-none"/>
          </w:rPr>
          <w:t>R1-2404223</w:t>
        </w:r>
      </w:hyperlink>
      <w:r w:rsidR="00D7097B" w:rsidRPr="00D7097B">
        <w:rPr>
          <w:lang w:eastAsia="x-none"/>
        </w:rPr>
        <w:tab/>
        <w:t>On-demand SSB SCell Operation</w:t>
      </w:r>
      <w:r w:rsidR="00D7097B" w:rsidRPr="00D7097B">
        <w:rPr>
          <w:lang w:eastAsia="x-none"/>
        </w:rPr>
        <w:tab/>
        <w:t>Nokia, Nokia Shanghai Bell</w:t>
      </w:r>
    </w:p>
    <w:p w14:paraId="3E98D319" w14:textId="0B649144" w:rsidR="00D7097B" w:rsidRPr="00D7097B" w:rsidRDefault="006F79AF" w:rsidP="00D7097B">
      <w:pPr>
        <w:rPr>
          <w:lang w:eastAsia="x-none"/>
        </w:rPr>
      </w:pPr>
      <w:hyperlink r:id="rId1604" w:history="1">
        <w:r>
          <w:rPr>
            <w:rStyle w:val="Hyperlink"/>
            <w:lang w:eastAsia="x-none"/>
          </w:rPr>
          <w:t>R1-2404293</w:t>
        </w:r>
      </w:hyperlink>
      <w:r w:rsidR="00D7097B" w:rsidRPr="00D7097B">
        <w:rPr>
          <w:lang w:eastAsia="x-none"/>
        </w:rPr>
        <w:tab/>
        <w:t>On-demand SSB SCell Operation</w:t>
      </w:r>
      <w:r w:rsidR="00D7097B" w:rsidRPr="00D7097B">
        <w:rPr>
          <w:lang w:eastAsia="x-none"/>
        </w:rPr>
        <w:tab/>
        <w:t>Apple</w:t>
      </w:r>
    </w:p>
    <w:p w14:paraId="07E734C3" w14:textId="38005CF4" w:rsidR="00D7097B" w:rsidRPr="00D7097B" w:rsidRDefault="006F79AF" w:rsidP="00D7097B">
      <w:pPr>
        <w:rPr>
          <w:lang w:eastAsia="x-none"/>
        </w:rPr>
      </w:pPr>
      <w:hyperlink r:id="rId1605" w:history="1">
        <w:r>
          <w:rPr>
            <w:rStyle w:val="Hyperlink"/>
            <w:lang w:eastAsia="x-none"/>
          </w:rPr>
          <w:t>R1-2404332</w:t>
        </w:r>
      </w:hyperlink>
      <w:r w:rsidR="00D7097B" w:rsidRPr="00D7097B">
        <w:rPr>
          <w:lang w:eastAsia="x-none"/>
        </w:rPr>
        <w:tab/>
        <w:t>Discussion on on-demand SSB SCell operation</w:t>
      </w:r>
      <w:r w:rsidR="00D7097B" w:rsidRPr="00D7097B">
        <w:rPr>
          <w:lang w:eastAsia="x-none"/>
        </w:rPr>
        <w:tab/>
        <w:t>InterDigital, Inc.</w:t>
      </w:r>
    </w:p>
    <w:p w14:paraId="4BDFC5AD" w14:textId="6B21AB29" w:rsidR="00D7097B" w:rsidRPr="00D7097B" w:rsidRDefault="006F79AF" w:rsidP="00D7097B">
      <w:pPr>
        <w:rPr>
          <w:lang w:eastAsia="x-none"/>
        </w:rPr>
      </w:pPr>
      <w:hyperlink r:id="rId1606" w:history="1">
        <w:r>
          <w:rPr>
            <w:rStyle w:val="Hyperlink"/>
            <w:lang w:eastAsia="x-none"/>
          </w:rPr>
          <w:t>R1-2404407</w:t>
        </w:r>
      </w:hyperlink>
      <w:r w:rsidR="00D7097B" w:rsidRPr="00D7097B">
        <w:rPr>
          <w:lang w:eastAsia="x-none"/>
        </w:rPr>
        <w:tab/>
        <w:t>Discussion on on-demand SSB SCell operation</w:t>
      </w:r>
      <w:r w:rsidR="00D7097B" w:rsidRPr="00D7097B">
        <w:rPr>
          <w:lang w:eastAsia="x-none"/>
        </w:rPr>
        <w:tab/>
        <w:t>CATT</w:t>
      </w:r>
    </w:p>
    <w:p w14:paraId="62AF5776" w14:textId="3B057021" w:rsidR="00D7097B" w:rsidRPr="00D7097B" w:rsidRDefault="006F79AF" w:rsidP="00D7097B">
      <w:pPr>
        <w:rPr>
          <w:lang w:eastAsia="x-none"/>
        </w:rPr>
      </w:pPr>
      <w:hyperlink r:id="rId1607" w:history="1">
        <w:r>
          <w:rPr>
            <w:rStyle w:val="Hyperlink"/>
            <w:lang w:eastAsia="x-none"/>
          </w:rPr>
          <w:t>R1-2404433</w:t>
        </w:r>
      </w:hyperlink>
      <w:r w:rsidR="00D7097B" w:rsidRPr="00D7097B">
        <w:rPr>
          <w:lang w:eastAsia="x-none"/>
        </w:rPr>
        <w:tab/>
        <w:t>Discussion on on-demand SSB operation for SCell</w:t>
      </w:r>
      <w:r w:rsidR="00D7097B" w:rsidRPr="00D7097B">
        <w:rPr>
          <w:lang w:eastAsia="x-none"/>
        </w:rPr>
        <w:tab/>
        <w:t>China Telecom</w:t>
      </w:r>
    </w:p>
    <w:p w14:paraId="7BBB2CFE" w14:textId="559C86FD" w:rsidR="00D7097B" w:rsidRPr="00D7097B" w:rsidRDefault="006F79AF" w:rsidP="00D7097B">
      <w:pPr>
        <w:rPr>
          <w:lang w:eastAsia="x-none"/>
        </w:rPr>
      </w:pPr>
      <w:hyperlink r:id="rId1608" w:history="1">
        <w:r>
          <w:rPr>
            <w:rStyle w:val="Hyperlink"/>
            <w:lang w:eastAsia="x-none"/>
          </w:rPr>
          <w:t>R1-2404462</w:t>
        </w:r>
      </w:hyperlink>
      <w:r w:rsidR="00D7097B" w:rsidRPr="00D7097B">
        <w:rPr>
          <w:lang w:eastAsia="x-none"/>
        </w:rPr>
        <w:tab/>
        <w:t>Discussion on on-demand SSB SCell operation</w:t>
      </w:r>
      <w:r w:rsidR="00D7097B" w:rsidRPr="00D7097B">
        <w:rPr>
          <w:lang w:eastAsia="x-none"/>
        </w:rPr>
        <w:tab/>
        <w:t>CMCC</w:t>
      </w:r>
    </w:p>
    <w:p w14:paraId="56BA1863" w14:textId="61C2BF21" w:rsidR="00D7097B" w:rsidRPr="00D7097B" w:rsidRDefault="006F79AF" w:rsidP="00D7097B">
      <w:pPr>
        <w:rPr>
          <w:lang w:eastAsia="x-none"/>
        </w:rPr>
      </w:pPr>
      <w:hyperlink r:id="rId1609" w:history="1">
        <w:r>
          <w:rPr>
            <w:rStyle w:val="Hyperlink"/>
            <w:lang w:eastAsia="x-none"/>
          </w:rPr>
          <w:t>R1-2404506</w:t>
        </w:r>
      </w:hyperlink>
      <w:r w:rsidR="00D7097B" w:rsidRPr="00D7097B">
        <w:rPr>
          <w:lang w:eastAsia="x-none"/>
        </w:rPr>
        <w:tab/>
        <w:t>On-demand SSB SCell operation</w:t>
      </w:r>
      <w:r w:rsidR="00D7097B" w:rsidRPr="00D7097B">
        <w:rPr>
          <w:lang w:eastAsia="x-none"/>
        </w:rPr>
        <w:tab/>
        <w:t>Sony</w:t>
      </w:r>
    </w:p>
    <w:p w14:paraId="3C468194" w14:textId="4607E21B" w:rsidR="00D7097B" w:rsidRPr="00D7097B" w:rsidRDefault="006F79AF" w:rsidP="00D7097B">
      <w:pPr>
        <w:rPr>
          <w:lang w:eastAsia="x-none"/>
        </w:rPr>
      </w:pPr>
      <w:hyperlink r:id="rId1610" w:history="1">
        <w:r>
          <w:rPr>
            <w:rStyle w:val="Hyperlink"/>
            <w:lang w:eastAsia="x-none"/>
          </w:rPr>
          <w:t>R1-2404560</w:t>
        </w:r>
      </w:hyperlink>
      <w:r w:rsidR="00D7097B" w:rsidRPr="00D7097B">
        <w:rPr>
          <w:lang w:eastAsia="x-none"/>
        </w:rPr>
        <w:tab/>
        <w:t>Discussion on on-dem</w:t>
      </w:r>
      <w:r w:rsidR="002D71C3">
        <w:rPr>
          <w:lang w:eastAsia="x-none"/>
        </w:rPr>
        <w:t>a</w:t>
      </w:r>
      <w:r w:rsidR="00D7097B" w:rsidRPr="00D7097B">
        <w:rPr>
          <w:lang w:eastAsia="x-none"/>
        </w:rPr>
        <w:t>nd SSB for NES</w:t>
      </w:r>
      <w:r w:rsidR="00D7097B" w:rsidRPr="00D7097B">
        <w:rPr>
          <w:lang w:eastAsia="x-none"/>
        </w:rPr>
        <w:tab/>
        <w:t>ZTE, Sanechips</w:t>
      </w:r>
    </w:p>
    <w:p w14:paraId="77E5EF04" w14:textId="56F7EB9E" w:rsidR="00D7097B" w:rsidRPr="00D7097B" w:rsidRDefault="006F79AF" w:rsidP="00D7097B">
      <w:pPr>
        <w:rPr>
          <w:lang w:eastAsia="x-none"/>
        </w:rPr>
      </w:pPr>
      <w:hyperlink r:id="rId1611" w:history="1">
        <w:r>
          <w:rPr>
            <w:rStyle w:val="Hyperlink"/>
            <w:lang w:eastAsia="x-none"/>
          </w:rPr>
          <w:t>R1-2404577</w:t>
        </w:r>
      </w:hyperlink>
      <w:r w:rsidR="00D7097B" w:rsidRPr="00D7097B">
        <w:rPr>
          <w:lang w:eastAsia="x-none"/>
        </w:rPr>
        <w:tab/>
        <w:t>Discussion on on-demand SSB SCell operation</w:t>
      </w:r>
      <w:r w:rsidR="00D7097B" w:rsidRPr="00D7097B">
        <w:rPr>
          <w:lang w:eastAsia="x-none"/>
        </w:rPr>
        <w:tab/>
        <w:t>HONOR</w:t>
      </w:r>
    </w:p>
    <w:p w14:paraId="4B0F6E01" w14:textId="6C9E5BBB" w:rsidR="00D7097B" w:rsidRPr="00D7097B" w:rsidRDefault="006F79AF" w:rsidP="00D7097B">
      <w:pPr>
        <w:rPr>
          <w:lang w:eastAsia="x-none"/>
        </w:rPr>
      </w:pPr>
      <w:hyperlink r:id="rId1612" w:history="1">
        <w:r>
          <w:rPr>
            <w:rStyle w:val="Hyperlink"/>
            <w:lang w:eastAsia="x-none"/>
          </w:rPr>
          <w:t>R1-2404624</w:t>
        </w:r>
      </w:hyperlink>
      <w:r w:rsidR="00D7097B" w:rsidRPr="00D7097B">
        <w:rPr>
          <w:lang w:eastAsia="x-none"/>
        </w:rPr>
        <w:tab/>
        <w:t>Discussion on on-demand SSB SCell operation</w:t>
      </w:r>
      <w:r w:rsidR="00D7097B" w:rsidRPr="00D7097B">
        <w:rPr>
          <w:lang w:eastAsia="x-none"/>
        </w:rPr>
        <w:tab/>
        <w:t>Xiaomi</w:t>
      </w:r>
    </w:p>
    <w:p w14:paraId="29FBF874" w14:textId="0DA463FC" w:rsidR="00D7097B" w:rsidRPr="00D7097B" w:rsidRDefault="006F79AF" w:rsidP="00D7097B">
      <w:pPr>
        <w:rPr>
          <w:lang w:eastAsia="x-none"/>
        </w:rPr>
      </w:pPr>
      <w:hyperlink r:id="rId1613" w:history="1">
        <w:r>
          <w:rPr>
            <w:rStyle w:val="Hyperlink"/>
            <w:lang w:eastAsia="x-none"/>
          </w:rPr>
          <w:t>R1-2404648</w:t>
        </w:r>
      </w:hyperlink>
      <w:r w:rsidR="00D7097B" w:rsidRPr="00D7097B">
        <w:rPr>
          <w:lang w:eastAsia="x-none"/>
        </w:rPr>
        <w:tab/>
        <w:t>On-demand SSB Scell operation</w:t>
      </w:r>
      <w:r w:rsidR="00D7097B" w:rsidRPr="00D7097B">
        <w:rPr>
          <w:lang w:eastAsia="x-none"/>
        </w:rPr>
        <w:tab/>
        <w:t>Quectel</w:t>
      </w:r>
    </w:p>
    <w:p w14:paraId="427736AF" w14:textId="4562DB48" w:rsidR="00D7097B" w:rsidRPr="00D7097B" w:rsidRDefault="006F79AF" w:rsidP="00D7097B">
      <w:pPr>
        <w:rPr>
          <w:lang w:eastAsia="x-none"/>
        </w:rPr>
      </w:pPr>
      <w:hyperlink r:id="rId1614" w:history="1">
        <w:r>
          <w:rPr>
            <w:rStyle w:val="Hyperlink"/>
            <w:lang w:eastAsia="x-none"/>
          </w:rPr>
          <w:t>R1-2404689</w:t>
        </w:r>
      </w:hyperlink>
      <w:r w:rsidR="00D7097B" w:rsidRPr="00D7097B">
        <w:rPr>
          <w:lang w:eastAsia="x-none"/>
        </w:rPr>
        <w:tab/>
        <w:t>On-demand SSB SCell Operation</w:t>
      </w:r>
      <w:r w:rsidR="00D7097B" w:rsidRPr="00D7097B">
        <w:rPr>
          <w:lang w:eastAsia="x-none"/>
        </w:rPr>
        <w:tab/>
        <w:t>Google</w:t>
      </w:r>
    </w:p>
    <w:p w14:paraId="7279A86B" w14:textId="252B1474" w:rsidR="00D7097B" w:rsidRPr="00D7097B" w:rsidRDefault="006F79AF" w:rsidP="00D7097B">
      <w:pPr>
        <w:rPr>
          <w:lang w:eastAsia="x-none"/>
        </w:rPr>
      </w:pPr>
      <w:hyperlink r:id="rId1615" w:history="1">
        <w:r>
          <w:rPr>
            <w:rStyle w:val="Hyperlink"/>
            <w:lang w:eastAsia="x-none"/>
          </w:rPr>
          <w:t>R1-2404697</w:t>
        </w:r>
      </w:hyperlink>
      <w:r w:rsidR="00D7097B" w:rsidRPr="00D7097B">
        <w:rPr>
          <w:lang w:eastAsia="x-none"/>
        </w:rPr>
        <w:tab/>
        <w:t>On-demand SSB SCell operation</w:t>
      </w:r>
      <w:r w:rsidR="00D7097B" w:rsidRPr="00D7097B">
        <w:rPr>
          <w:lang w:eastAsia="x-none"/>
        </w:rPr>
        <w:tab/>
        <w:t>Lenovo</w:t>
      </w:r>
    </w:p>
    <w:p w14:paraId="403F10B3" w14:textId="67B251A9" w:rsidR="00D7097B" w:rsidRPr="00D7097B" w:rsidRDefault="006F79AF" w:rsidP="00D7097B">
      <w:pPr>
        <w:rPr>
          <w:lang w:eastAsia="x-none"/>
        </w:rPr>
      </w:pPr>
      <w:hyperlink r:id="rId1616" w:history="1">
        <w:r>
          <w:rPr>
            <w:rStyle w:val="Hyperlink"/>
            <w:lang w:eastAsia="x-none"/>
          </w:rPr>
          <w:t>R1-2404757</w:t>
        </w:r>
      </w:hyperlink>
      <w:r w:rsidR="00D7097B" w:rsidRPr="00D7097B">
        <w:rPr>
          <w:lang w:eastAsia="x-none"/>
        </w:rPr>
        <w:tab/>
        <w:t>Discussion on on-demand SSB SCell operation</w:t>
      </w:r>
      <w:r w:rsidR="00D7097B" w:rsidRPr="00D7097B">
        <w:rPr>
          <w:lang w:eastAsia="x-none"/>
        </w:rPr>
        <w:tab/>
        <w:t>Panasonic</w:t>
      </w:r>
    </w:p>
    <w:p w14:paraId="4E70785F" w14:textId="20B99421" w:rsidR="00D7097B" w:rsidRPr="00D7097B" w:rsidRDefault="006F79AF" w:rsidP="00D7097B">
      <w:pPr>
        <w:rPr>
          <w:lang w:eastAsia="x-none"/>
        </w:rPr>
      </w:pPr>
      <w:hyperlink r:id="rId1617" w:history="1">
        <w:r>
          <w:rPr>
            <w:rStyle w:val="Hyperlink"/>
            <w:lang w:eastAsia="x-none"/>
          </w:rPr>
          <w:t>R1-2404779</w:t>
        </w:r>
      </w:hyperlink>
      <w:r w:rsidR="00D7097B" w:rsidRPr="00D7097B">
        <w:rPr>
          <w:lang w:eastAsia="x-none"/>
        </w:rPr>
        <w:tab/>
        <w:t>Discussion on On-demand SSB SCell operation</w:t>
      </w:r>
      <w:r w:rsidR="00D7097B" w:rsidRPr="00D7097B">
        <w:rPr>
          <w:lang w:eastAsia="x-none"/>
        </w:rPr>
        <w:tab/>
        <w:t>ETRI</w:t>
      </w:r>
    </w:p>
    <w:p w14:paraId="4BC6AA14" w14:textId="442D8D1B" w:rsidR="00D7097B" w:rsidRPr="00D7097B" w:rsidRDefault="006F79AF" w:rsidP="00D7097B">
      <w:pPr>
        <w:rPr>
          <w:lang w:eastAsia="x-none"/>
        </w:rPr>
      </w:pPr>
      <w:hyperlink r:id="rId1618" w:history="1">
        <w:r>
          <w:rPr>
            <w:rStyle w:val="Hyperlink"/>
            <w:lang w:eastAsia="x-none"/>
          </w:rPr>
          <w:t>R1-2404795</w:t>
        </w:r>
      </w:hyperlink>
      <w:r w:rsidR="00D7097B" w:rsidRPr="00D7097B">
        <w:rPr>
          <w:lang w:eastAsia="x-none"/>
        </w:rPr>
        <w:tab/>
        <w:t>Discussion on on-demand SSB for SCell operation</w:t>
      </w:r>
      <w:r w:rsidR="00D7097B" w:rsidRPr="00D7097B">
        <w:rPr>
          <w:lang w:eastAsia="x-none"/>
        </w:rPr>
        <w:tab/>
        <w:t>NEC</w:t>
      </w:r>
    </w:p>
    <w:p w14:paraId="1F77ABBE" w14:textId="07A9083A" w:rsidR="00D7097B" w:rsidRPr="00D7097B" w:rsidRDefault="006F79AF" w:rsidP="00D7097B">
      <w:pPr>
        <w:rPr>
          <w:lang w:eastAsia="x-none"/>
        </w:rPr>
      </w:pPr>
      <w:hyperlink r:id="rId1619" w:history="1">
        <w:r>
          <w:rPr>
            <w:rStyle w:val="Hyperlink"/>
            <w:lang w:eastAsia="x-none"/>
          </w:rPr>
          <w:t>R1-2404807</w:t>
        </w:r>
      </w:hyperlink>
      <w:r w:rsidR="00D7097B" w:rsidRPr="00D7097B">
        <w:rPr>
          <w:lang w:eastAsia="x-none"/>
        </w:rPr>
        <w:tab/>
        <w:t>Discussion on on-demand SSB SCell operation</w:t>
      </w:r>
      <w:r w:rsidR="00D7097B" w:rsidRPr="00D7097B">
        <w:rPr>
          <w:lang w:eastAsia="x-none"/>
        </w:rPr>
        <w:tab/>
        <w:t>Fujitsu</w:t>
      </w:r>
    </w:p>
    <w:p w14:paraId="4D044FC5" w14:textId="3C5F8DCB" w:rsidR="00D7097B" w:rsidRPr="00D7097B" w:rsidRDefault="006F79AF" w:rsidP="00D7097B">
      <w:pPr>
        <w:rPr>
          <w:lang w:eastAsia="x-none"/>
        </w:rPr>
      </w:pPr>
      <w:hyperlink r:id="rId1620" w:history="1">
        <w:r>
          <w:rPr>
            <w:rStyle w:val="Hyperlink"/>
            <w:lang w:eastAsia="x-none"/>
          </w:rPr>
          <w:t>R1-2404819</w:t>
        </w:r>
      </w:hyperlink>
      <w:r w:rsidR="00D7097B" w:rsidRPr="00D7097B">
        <w:rPr>
          <w:lang w:eastAsia="x-none"/>
        </w:rPr>
        <w:tab/>
        <w:t>Discussion on On-Demand SSB SCell operation</w:t>
      </w:r>
      <w:r w:rsidR="00D7097B" w:rsidRPr="00D7097B">
        <w:rPr>
          <w:lang w:eastAsia="x-none"/>
        </w:rPr>
        <w:tab/>
        <w:t>Transsion Holdings</w:t>
      </w:r>
    </w:p>
    <w:p w14:paraId="397517CD" w14:textId="161FE7C6" w:rsidR="00D7097B" w:rsidRPr="00D7097B" w:rsidRDefault="006F79AF" w:rsidP="00D7097B">
      <w:pPr>
        <w:rPr>
          <w:lang w:eastAsia="x-none"/>
        </w:rPr>
      </w:pPr>
      <w:hyperlink r:id="rId1621" w:history="1">
        <w:r>
          <w:rPr>
            <w:rStyle w:val="Hyperlink"/>
            <w:lang w:eastAsia="x-none"/>
          </w:rPr>
          <w:t>R1-2404858</w:t>
        </w:r>
      </w:hyperlink>
      <w:r w:rsidR="00D7097B" w:rsidRPr="00D7097B">
        <w:rPr>
          <w:lang w:eastAsia="x-none"/>
        </w:rPr>
        <w:tab/>
        <w:t>Discussion on the enhancement to support on demand SSB SCell operation</w:t>
      </w:r>
      <w:r w:rsidR="00D7097B" w:rsidRPr="00D7097B">
        <w:rPr>
          <w:lang w:eastAsia="x-none"/>
        </w:rPr>
        <w:tab/>
        <w:t>OPPO</w:t>
      </w:r>
    </w:p>
    <w:p w14:paraId="5C1EE824" w14:textId="1A6CB692" w:rsidR="00D7097B" w:rsidRPr="00D7097B" w:rsidRDefault="006F79AF" w:rsidP="00D7097B">
      <w:pPr>
        <w:rPr>
          <w:lang w:eastAsia="x-none"/>
        </w:rPr>
      </w:pPr>
      <w:hyperlink r:id="rId1622" w:history="1">
        <w:r>
          <w:rPr>
            <w:rStyle w:val="Hyperlink"/>
            <w:lang w:eastAsia="x-none"/>
          </w:rPr>
          <w:t>R1-2404894</w:t>
        </w:r>
      </w:hyperlink>
      <w:r w:rsidR="00D7097B" w:rsidRPr="00D7097B">
        <w:rPr>
          <w:lang w:eastAsia="x-none"/>
        </w:rPr>
        <w:tab/>
        <w:t>On-demand SSB SCell operation</w:t>
      </w:r>
      <w:r w:rsidR="00D7097B" w:rsidRPr="00D7097B">
        <w:rPr>
          <w:lang w:eastAsia="x-none"/>
        </w:rPr>
        <w:tab/>
        <w:t>LG Electronics</w:t>
      </w:r>
    </w:p>
    <w:p w14:paraId="28BC90A9" w14:textId="76552957" w:rsidR="00D7097B" w:rsidRPr="00D7097B" w:rsidRDefault="006F79AF" w:rsidP="00D7097B">
      <w:pPr>
        <w:rPr>
          <w:lang w:eastAsia="x-none"/>
        </w:rPr>
      </w:pPr>
      <w:hyperlink r:id="rId1623" w:history="1">
        <w:r>
          <w:rPr>
            <w:rStyle w:val="Hyperlink"/>
            <w:lang w:eastAsia="x-none"/>
          </w:rPr>
          <w:t>R1-2405048</w:t>
        </w:r>
      </w:hyperlink>
      <w:r w:rsidR="00D7097B" w:rsidRPr="00D7097B">
        <w:rPr>
          <w:lang w:eastAsia="x-none"/>
        </w:rPr>
        <w:tab/>
        <w:t>Discussion on on-demand SSB SCell operation</w:t>
      </w:r>
      <w:r w:rsidR="00D7097B" w:rsidRPr="00D7097B">
        <w:rPr>
          <w:lang w:eastAsia="x-none"/>
        </w:rPr>
        <w:tab/>
        <w:t>NTT DOCOMO, INC.</w:t>
      </w:r>
    </w:p>
    <w:p w14:paraId="6506663B" w14:textId="4ECD4163" w:rsidR="00D7097B" w:rsidRPr="00D7097B" w:rsidRDefault="006F79AF" w:rsidP="00D7097B">
      <w:pPr>
        <w:rPr>
          <w:lang w:eastAsia="x-none"/>
        </w:rPr>
      </w:pPr>
      <w:hyperlink r:id="rId1624" w:history="1">
        <w:r>
          <w:rPr>
            <w:rStyle w:val="Hyperlink"/>
            <w:lang w:eastAsia="x-none"/>
          </w:rPr>
          <w:t>R1-2405070</w:t>
        </w:r>
      </w:hyperlink>
      <w:r w:rsidR="00D7097B" w:rsidRPr="00D7097B">
        <w:rPr>
          <w:lang w:eastAsia="x-none"/>
        </w:rPr>
        <w:tab/>
        <w:t>Discussion on on-demand SSB SCell operation</w:t>
      </w:r>
      <w:r w:rsidR="00D7097B" w:rsidRPr="00D7097B">
        <w:rPr>
          <w:lang w:eastAsia="x-none"/>
        </w:rPr>
        <w:tab/>
        <w:t>Sharp</w:t>
      </w:r>
    </w:p>
    <w:p w14:paraId="418CC02C" w14:textId="7FB8475D" w:rsidR="00D7097B" w:rsidRPr="00D7097B" w:rsidRDefault="006F79AF" w:rsidP="00D7097B">
      <w:pPr>
        <w:rPr>
          <w:lang w:eastAsia="x-none"/>
        </w:rPr>
      </w:pPr>
      <w:hyperlink r:id="rId1625" w:history="1">
        <w:r>
          <w:rPr>
            <w:rStyle w:val="Hyperlink"/>
            <w:lang w:eastAsia="x-none"/>
          </w:rPr>
          <w:t>R1-2405084</w:t>
        </w:r>
      </w:hyperlink>
      <w:r w:rsidR="00D7097B" w:rsidRPr="00D7097B">
        <w:rPr>
          <w:lang w:eastAsia="x-none"/>
        </w:rPr>
        <w:tab/>
        <w:t>On-demand SSB SCell operation</w:t>
      </w:r>
      <w:r w:rsidR="00D7097B" w:rsidRPr="00D7097B">
        <w:rPr>
          <w:lang w:eastAsia="x-none"/>
        </w:rPr>
        <w:tab/>
        <w:t>MediaTek Inc.</w:t>
      </w:r>
    </w:p>
    <w:p w14:paraId="4FB5308D" w14:textId="51AB1103" w:rsidR="00D7097B" w:rsidRPr="00D7097B" w:rsidRDefault="006F79AF" w:rsidP="00D7097B">
      <w:pPr>
        <w:rPr>
          <w:lang w:eastAsia="x-none"/>
        </w:rPr>
      </w:pPr>
      <w:hyperlink r:id="rId1626" w:history="1">
        <w:r>
          <w:rPr>
            <w:rStyle w:val="Hyperlink"/>
            <w:lang w:eastAsia="x-none"/>
          </w:rPr>
          <w:t>R1-2405105</w:t>
        </w:r>
      </w:hyperlink>
      <w:r w:rsidR="00D7097B" w:rsidRPr="00D7097B">
        <w:rPr>
          <w:lang w:eastAsia="x-none"/>
        </w:rPr>
        <w:tab/>
        <w:t>On-demand SSB SCell operation</w:t>
      </w:r>
      <w:r w:rsidR="00D7097B" w:rsidRPr="00D7097B">
        <w:rPr>
          <w:lang w:eastAsia="x-none"/>
        </w:rPr>
        <w:tab/>
        <w:t>Ericsson</w:t>
      </w:r>
    </w:p>
    <w:p w14:paraId="75145F85" w14:textId="3806DA05" w:rsidR="00D7097B" w:rsidRPr="00D7097B" w:rsidRDefault="006F79AF" w:rsidP="00D7097B">
      <w:pPr>
        <w:rPr>
          <w:lang w:eastAsia="x-none"/>
        </w:rPr>
      </w:pPr>
      <w:hyperlink r:id="rId1627" w:history="1">
        <w:r>
          <w:rPr>
            <w:rStyle w:val="Hyperlink"/>
            <w:lang w:eastAsia="x-none"/>
          </w:rPr>
          <w:t>R1-2405114</w:t>
        </w:r>
      </w:hyperlink>
      <w:r w:rsidR="00D7097B" w:rsidRPr="00D7097B">
        <w:rPr>
          <w:lang w:eastAsia="x-none"/>
        </w:rPr>
        <w:tab/>
        <w:t>Discussion on On-demand SSB SCell operation</w:t>
      </w:r>
      <w:r w:rsidR="00D7097B" w:rsidRPr="00D7097B">
        <w:rPr>
          <w:lang w:eastAsia="x-none"/>
        </w:rPr>
        <w:tab/>
        <w:t>ITRI</w:t>
      </w:r>
    </w:p>
    <w:p w14:paraId="29A16A67" w14:textId="66C86AD1" w:rsidR="00D7097B" w:rsidRPr="00D7097B" w:rsidRDefault="006F79AF" w:rsidP="00D7097B">
      <w:pPr>
        <w:rPr>
          <w:lang w:eastAsia="x-none"/>
        </w:rPr>
      </w:pPr>
      <w:hyperlink r:id="rId1628" w:history="1">
        <w:r>
          <w:rPr>
            <w:rStyle w:val="Hyperlink"/>
            <w:lang w:eastAsia="x-none"/>
          </w:rPr>
          <w:t>R1-2405126</w:t>
        </w:r>
      </w:hyperlink>
      <w:r w:rsidR="00D7097B" w:rsidRPr="00D7097B">
        <w:rPr>
          <w:lang w:eastAsia="x-none"/>
        </w:rPr>
        <w:tab/>
        <w:t>Discussion of On-demand SSB SCell operation</w:t>
      </w:r>
      <w:r w:rsidR="00D7097B" w:rsidRPr="00D7097B">
        <w:rPr>
          <w:lang w:eastAsia="x-none"/>
        </w:rPr>
        <w:tab/>
        <w:t>Mavenir</w:t>
      </w:r>
    </w:p>
    <w:p w14:paraId="307BB947" w14:textId="1049BB24" w:rsidR="00D7097B" w:rsidRPr="00D7097B" w:rsidRDefault="006F79AF" w:rsidP="00D7097B">
      <w:pPr>
        <w:rPr>
          <w:lang w:eastAsia="x-none"/>
        </w:rPr>
      </w:pPr>
      <w:hyperlink r:id="rId1629" w:history="1">
        <w:r>
          <w:rPr>
            <w:rStyle w:val="Hyperlink"/>
            <w:lang w:eastAsia="x-none"/>
          </w:rPr>
          <w:t>R1-2405127</w:t>
        </w:r>
      </w:hyperlink>
      <w:r w:rsidR="00D7097B" w:rsidRPr="00D7097B">
        <w:rPr>
          <w:lang w:eastAsia="x-none"/>
        </w:rPr>
        <w:tab/>
        <w:t>Discussion on on-demand SSB SCell operation</w:t>
      </w:r>
      <w:r w:rsidR="00D7097B" w:rsidRPr="00D7097B">
        <w:rPr>
          <w:lang w:eastAsia="x-none"/>
        </w:rPr>
        <w:tab/>
        <w:t>CAICT</w:t>
      </w:r>
    </w:p>
    <w:p w14:paraId="157F93B1" w14:textId="19DD9C39" w:rsidR="00D7097B" w:rsidRPr="00D7097B" w:rsidRDefault="006F79AF" w:rsidP="00D7097B">
      <w:pPr>
        <w:rPr>
          <w:lang w:eastAsia="x-none"/>
        </w:rPr>
      </w:pPr>
      <w:hyperlink r:id="rId1630" w:history="1">
        <w:r>
          <w:rPr>
            <w:rStyle w:val="Hyperlink"/>
            <w:lang w:eastAsia="x-none"/>
          </w:rPr>
          <w:t>R1-2405161</w:t>
        </w:r>
      </w:hyperlink>
      <w:r w:rsidR="00D7097B" w:rsidRPr="00D7097B">
        <w:rPr>
          <w:lang w:eastAsia="x-none"/>
        </w:rPr>
        <w:tab/>
        <w:t>On-demand SSB operation for Scell</w:t>
      </w:r>
      <w:r w:rsidR="00D7097B" w:rsidRPr="00D7097B">
        <w:rPr>
          <w:lang w:eastAsia="x-none"/>
        </w:rPr>
        <w:tab/>
        <w:t>Qualcomm Incorporated</w:t>
      </w:r>
    </w:p>
    <w:p w14:paraId="5A5197EF" w14:textId="42553854" w:rsidR="00D7097B" w:rsidRPr="00D7097B" w:rsidRDefault="006F79AF" w:rsidP="00D7097B">
      <w:pPr>
        <w:rPr>
          <w:lang w:eastAsia="x-none"/>
        </w:rPr>
      </w:pPr>
      <w:hyperlink r:id="rId1631" w:history="1">
        <w:r>
          <w:rPr>
            <w:rStyle w:val="Hyperlink"/>
            <w:lang w:eastAsia="x-none"/>
          </w:rPr>
          <w:t>R1-2405201</w:t>
        </w:r>
      </w:hyperlink>
      <w:r w:rsidR="00D7097B" w:rsidRPr="00D7097B">
        <w:rPr>
          <w:lang w:eastAsia="x-none"/>
        </w:rPr>
        <w:tab/>
        <w:t>On-demand SSB for SCell</w:t>
      </w:r>
      <w:r w:rsidR="00D7097B" w:rsidRPr="00D7097B">
        <w:rPr>
          <w:lang w:eastAsia="x-none"/>
        </w:rPr>
        <w:tab/>
        <w:t>ASUSTeK</w:t>
      </w:r>
    </w:p>
    <w:p w14:paraId="073E933B" w14:textId="6E645433" w:rsidR="00D7097B" w:rsidRPr="00D7097B" w:rsidRDefault="006F79AF" w:rsidP="00D7097B">
      <w:pPr>
        <w:rPr>
          <w:lang w:eastAsia="x-none"/>
        </w:rPr>
      </w:pPr>
      <w:hyperlink r:id="rId1632" w:history="1">
        <w:r>
          <w:rPr>
            <w:rStyle w:val="Hyperlink"/>
            <w:lang w:eastAsia="x-none"/>
          </w:rPr>
          <w:t>R1-2405211</w:t>
        </w:r>
      </w:hyperlink>
      <w:r w:rsidR="00D7097B" w:rsidRPr="00D7097B">
        <w:rPr>
          <w:lang w:eastAsia="x-none"/>
        </w:rPr>
        <w:tab/>
        <w:t>On-demand SSB SCell operation for NES</w:t>
      </w:r>
      <w:r w:rsidR="00D7097B" w:rsidRPr="00D7097B">
        <w:rPr>
          <w:lang w:eastAsia="x-none"/>
        </w:rPr>
        <w:tab/>
        <w:t>Fraunhofer IIS, Fraunhofer HHI</w:t>
      </w:r>
    </w:p>
    <w:p w14:paraId="06A2E507" w14:textId="0A9575E9" w:rsidR="00D7097B" w:rsidRPr="00D7097B" w:rsidRDefault="006F79AF" w:rsidP="00D7097B">
      <w:pPr>
        <w:rPr>
          <w:lang w:eastAsia="x-none"/>
        </w:rPr>
      </w:pPr>
      <w:hyperlink r:id="rId1633" w:history="1">
        <w:r>
          <w:rPr>
            <w:rStyle w:val="Hyperlink"/>
            <w:lang w:eastAsia="x-none"/>
          </w:rPr>
          <w:t>R1-2405246</w:t>
        </w:r>
      </w:hyperlink>
      <w:r w:rsidR="00D7097B" w:rsidRPr="00D7097B">
        <w:rPr>
          <w:lang w:eastAsia="x-none"/>
        </w:rPr>
        <w:tab/>
        <w:t>Discussion on on-demand SSB Scell operation</w:t>
      </w:r>
      <w:r w:rsidR="00D7097B" w:rsidRPr="00D7097B">
        <w:rPr>
          <w:lang w:eastAsia="x-none"/>
        </w:rPr>
        <w:tab/>
        <w:t>CEWiT</w:t>
      </w:r>
    </w:p>
    <w:p w14:paraId="3238DF90" w14:textId="77777777" w:rsidR="00D7097B" w:rsidRDefault="00D7097B" w:rsidP="00D7097B">
      <w:pPr>
        <w:rPr>
          <w:lang w:eastAsia="x-none"/>
        </w:rPr>
      </w:pPr>
    </w:p>
    <w:p w14:paraId="26267E35" w14:textId="4AD806EA" w:rsidR="002D71C3" w:rsidRPr="002D71C3" w:rsidRDefault="006F79AF" w:rsidP="002D71C3">
      <w:pPr>
        <w:rPr>
          <w:b/>
          <w:bCs/>
          <w:lang w:eastAsia="ko-KR"/>
        </w:rPr>
      </w:pPr>
      <w:hyperlink r:id="rId1634" w:history="1">
        <w:r>
          <w:rPr>
            <w:rStyle w:val="Hyperlink"/>
            <w:b/>
            <w:bCs/>
            <w:lang w:eastAsia="ko-KR"/>
          </w:rPr>
          <w:t>R1-2405498</w:t>
        </w:r>
      </w:hyperlink>
      <w:r w:rsidR="002D71C3" w:rsidRPr="002D71C3">
        <w:rPr>
          <w:b/>
          <w:bCs/>
          <w:lang w:eastAsia="ko-KR"/>
        </w:rPr>
        <w:tab/>
        <w:t>Summary #1 of on-demand SSB for NES</w:t>
      </w:r>
      <w:r w:rsidR="002D71C3" w:rsidRPr="002D71C3">
        <w:rPr>
          <w:b/>
          <w:bCs/>
          <w:lang w:eastAsia="ko-KR"/>
        </w:rPr>
        <w:tab/>
        <w:t>Moderator (LG Electronics)</w:t>
      </w:r>
    </w:p>
    <w:p w14:paraId="5C4BBEBC" w14:textId="3FE75420" w:rsidR="002D71C3" w:rsidRPr="002D71C3" w:rsidRDefault="002D71C3" w:rsidP="002D71C3">
      <w:pPr>
        <w:rPr>
          <w:lang w:eastAsia="x-none"/>
        </w:rPr>
      </w:pPr>
      <w:r>
        <w:rPr>
          <w:lang w:eastAsia="ko-KR"/>
        </w:rPr>
        <w:t>From Tuesday session</w:t>
      </w:r>
    </w:p>
    <w:p w14:paraId="2DC47752" w14:textId="18FBE144" w:rsidR="002D71C3" w:rsidRPr="002D71C3" w:rsidRDefault="002D71C3" w:rsidP="002D71C3">
      <w:pPr>
        <w:rPr>
          <w:rFonts w:ascii="Times New Roman" w:hAnsi="Times New Roman"/>
          <w:szCs w:val="20"/>
        </w:rPr>
      </w:pPr>
      <w:r w:rsidRPr="002D71C3">
        <w:rPr>
          <w:rFonts w:ascii="Times New Roman" w:hAnsi="Times New Roman"/>
          <w:szCs w:val="20"/>
          <w:highlight w:val="green"/>
        </w:rPr>
        <w:t>Agreement (Signalling)</w:t>
      </w:r>
    </w:p>
    <w:p w14:paraId="652243E0" w14:textId="77777777" w:rsidR="002D71C3" w:rsidRPr="002D71C3" w:rsidRDefault="002D71C3" w:rsidP="002D71C3">
      <w:pPr>
        <w:rPr>
          <w:rFonts w:ascii="Times New Roman" w:eastAsia="Malgun Gothic" w:hAnsi="Times New Roman"/>
          <w:szCs w:val="20"/>
          <w:lang w:val="en-US" w:eastAsia="zh-CN"/>
        </w:rPr>
      </w:pPr>
      <w:r w:rsidRPr="002D71C3">
        <w:rPr>
          <w:rFonts w:ascii="Times New Roman" w:eastAsia="Times New Roman" w:hAnsi="Times New Roman"/>
          <w:szCs w:val="20"/>
          <w:lang w:val="en-US" w:eastAsia="ko-KR"/>
        </w:rPr>
        <w:t>For</w:t>
      </w:r>
      <w:r w:rsidRPr="002D71C3">
        <w:rPr>
          <w:rFonts w:ascii="Times New Roman" w:eastAsia="Times New Roman" w:hAnsi="Times New Roman"/>
          <w:szCs w:val="20"/>
          <w:lang w:val="en-US" w:eastAsia="zh-CN"/>
        </w:rPr>
        <w:t xml:space="preserve"> a cell supporting on-demand SSB SCell operation</w:t>
      </w:r>
      <w:r w:rsidRPr="002D71C3">
        <w:rPr>
          <w:rFonts w:ascii="Times New Roman" w:eastAsia="Times New Roman" w:hAnsi="Times New Roman"/>
          <w:szCs w:val="20"/>
          <w:lang w:val="en-US" w:eastAsia="ko-KR"/>
        </w:rPr>
        <w:t>,</w:t>
      </w:r>
    </w:p>
    <w:p w14:paraId="6E92E654" w14:textId="77777777" w:rsidR="002D71C3" w:rsidRPr="002D71C3" w:rsidRDefault="002D71C3" w:rsidP="00311060">
      <w:pPr>
        <w:pStyle w:val="ListParagraph"/>
        <w:numPr>
          <w:ilvl w:val="0"/>
          <w:numId w:val="147"/>
        </w:numPr>
        <w:ind w:left="709"/>
        <w:rPr>
          <w:rFonts w:eastAsia="Malgun Gothic"/>
          <w:lang w:val="en-US" w:eastAsia="zh-CN"/>
        </w:rPr>
      </w:pPr>
      <w:r w:rsidRPr="002D71C3">
        <w:rPr>
          <w:lang w:val="en-US" w:eastAsia="ko-KR"/>
        </w:rPr>
        <w:t>Support RRC based signaling to indicate on-demand SSB transmission on the cell.</w:t>
      </w:r>
    </w:p>
    <w:p w14:paraId="149B0B52" w14:textId="77777777" w:rsidR="002D71C3" w:rsidRPr="002D71C3" w:rsidRDefault="002D71C3" w:rsidP="00311060">
      <w:pPr>
        <w:pStyle w:val="ListParagraph"/>
        <w:numPr>
          <w:ilvl w:val="0"/>
          <w:numId w:val="147"/>
        </w:numPr>
        <w:ind w:left="709"/>
        <w:rPr>
          <w:rFonts w:eastAsia="Malgun Gothic"/>
          <w:lang w:val="en-US" w:eastAsia="zh-CN"/>
        </w:rPr>
      </w:pPr>
      <w:r w:rsidRPr="002D71C3">
        <w:rPr>
          <w:lang w:val="en-US" w:eastAsia="ko-KR"/>
        </w:rPr>
        <w:t>Support MAC CE based signaling to indicate on-demand SSB transmission on the cell.</w:t>
      </w:r>
    </w:p>
    <w:p w14:paraId="1B0E045C" w14:textId="77777777" w:rsidR="002D71C3" w:rsidRPr="002D71C3" w:rsidRDefault="002D71C3" w:rsidP="00311060">
      <w:pPr>
        <w:pStyle w:val="ListParagraph"/>
        <w:numPr>
          <w:ilvl w:val="0"/>
          <w:numId w:val="147"/>
        </w:numPr>
        <w:ind w:left="709"/>
        <w:rPr>
          <w:rFonts w:eastAsia="Malgun Gothic"/>
          <w:lang w:val="en-US" w:eastAsia="zh-CN"/>
        </w:rPr>
      </w:pPr>
      <w:r w:rsidRPr="002D71C3">
        <w:rPr>
          <w:lang w:val="en-US" w:eastAsia="ko-KR"/>
        </w:rPr>
        <w:t>FFS: Whether to support DCI based signaling to indicate on-demand SSB transmission on the cell.</w:t>
      </w:r>
    </w:p>
    <w:p w14:paraId="03CA0069" w14:textId="77777777" w:rsidR="002D71C3" w:rsidRPr="002D71C3" w:rsidRDefault="002D71C3" w:rsidP="00311060">
      <w:pPr>
        <w:pStyle w:val="ListParagraph"/>
        <w:numPr>
          <w:ilvl w:val="1"/>
          <w:numId w:val="148"/>
        </w:numPr>
        <w:rPr>
          <w:rFonts w:eastAsia="Malgun Gothic"/>
          <w:lang w:val="en-US" w:eastAsia="zh-CN"/>
        </w:rPr>
      </w:pPr>
      <w:r w:rsidRPr="002D71C3">
        <w:rPr>
          <w:rFonts w:eastAsia="Malgun Gothic"/>
          <w:lang w:val="en-US" w:eastAsia="ko-KR"/>
        </w:rPr>
        <w:t>This DCI signaling does not provide SCell activation/deactivation.</w:t>
      </w:r>
    </w:p>
    <w:p w14:paraId="777E7E74" w14:textId="77777777" w:rsidR="002D71C3" w:rsidRPr="002D71C3" w:rsidRDefault="002D71C3" w:rsidP="00311060">
      <w:pPr>
        <w:pStyle w:val="ListParagraph"/>
        <w:numPr>
          <w:ilvl w:val="1"/>
          <w:numId w:val="148"/>
        </w:numPr>
        <w:rPr>
          <w:rFonts w:eastAsia="Malgun Gothic"/>
          <w:lang w:val="en-US" w:eastAsia="zh-CN"/>
        </w:rPr>
      </w:pPr>
      <w:r w:rsidRPr="002D71C3">
        <w:rPr>
          <w:lang w:val="en-US" w:eastAsia="ko-KR"/>
        </w:rPr>
        <w:t>If supported, details on DCI including UE-specific or group-common DCI, DCI contents, etc.</w:t>
      </w:r>
    </w:p>
    <w:p w14:paraId="4AC61ED4" w14:textId="77777777" w:rsidR="002D71C3" w:rsidRPr="002D71C3" w:rsidRDefault="002D71C3" w:rsidP="00311060">
      <w:pPr>
        <w:pStyle w:val="ListParagraph"/>
        <w:numPr>
          <w:ilvl w:val="0"/>
          <w:numId w:val="147"/>
        </w:numPr>
        <w:ind w:left="709"/>
        <w:rPr>
          <w:rFonts w:eastAsia="Malgun Gothic"/>
          <w:lang w:val="en-US" w:eastAsia="zh-CN"/>
        </w:rPr>
      </w:pPr>
      <w:r w:rsidRPr="002D71C3">
        <w:rPr>
          <w:rFonts w:eastAsia="Malgun Gothic"/>
          <w:lang w:val="en-US" w:eastAsia="ko-KR"/>
        </w:rPr>
        <w:t>FFS: Scenarios where the above signalings are applicable</w:t>
      </w:r>
    </w:p>
    <w:p w14:paraId="73ECA9DA" w14:textId="7838C454" w:rsidR="002D71C3" w:rsidRPr="002D71C3" w:rsidRDefault="002D71C3" w:rsidP="002D71C3">
      <w:pPr>
        <w:rPr>
          <w:rFonts w:ascii="Times New Roman" w:hAnsi="Times New Roman"/>
          <w:szCs w:val="20"/>
          <w:lang w:val="en-US"/>
        </w:rPr>
      </w:pPr>
      <w:r w:rsidRPr="002D71C3">
        <w:rPr>
          <w:rFonts w:ascii="Times New Roman" w:hAnsi="Times New Roman"/>
          <w:szCs w:val="20"/>
          <w:highlight w:val="green"/>
          <w:lang w:val="en-US"/>
        </w:rPr>
        <w:t>Agreement (Contents)</w:t>
      </w:r>
      <w:r w:rsidR="009D62B2">
        <w:rPr>
          <w:rFonts w:ascii="Times New Roman" w:hAnsi="Times New Roman"/>
          <w:szCs w:val="20"/>
          <w:lang w:val="en-US"/>
        </w:rPr>
        <w:t xml:space="preserve"> (amended as shown in red in Friday session)</w:t>
      </w:r>
    </w:p>
    <w:p w14:paraId="593CFB91" w14:textId="77777777" w:rsidR="002D71C3" w:rsidRPr="002D71C3" w:rsidRDefault="002D71C3" w:rsidP="002D71C3">
      <w:pPr>
        <w:rPr>
          <w:rFonts w:ascii="Times New Roman" w:eastAsia="Malgun Gothic" w:hAnsi="Times New Roman"/>
          <w:szCs w:val="20"/>
          <w:lang w:val="en-US" w:eastAsia="zh-CN"/>
        </w:rPr>
      </w:pPr>
      <w:r w:rsidRPr="002D71C3">
        <w:rPr>
          <w:rFonts w:ascii="Times New Roman" w:eastAsia="Times New Roman" w:hAnsi="Times New Roman"/>
          <w:szCs w:val="20"/>
          <w:lang w:val="en-US" w:eastAsia="ko-KR"/>
        </w:rPr>
        <w:t>For</w:t>
      </w:r>
      <w:r w:rsidRPr="002D71C3">
        <w:rPr>
          <w:rFonts w:ascii="Times New Roman" w:eastAsia="Times New Roman" w:hAnsi="Times New Roman"/>
          <w:szCs w:val="20"/>
          <w:lang w:val="en-US" w:eastAsia="zh-CN"/>
        </w:rPr>
        <w:t xml:space="preserve"> a cell supporting on-demand SSB SCell operation</w:t>
      </w:r>
      <w:r w:rsidRPr="002D71C3">
        <w:rPr>
          <w:rFonts w:ascii="Times New Roman" w:eastAsia="Times New Roman" w:hAnsi="Times New Roman"/>
          <w:szCs w:val="20"/>
          <w:lang w:val="en-US" w:eastAsia="ko-KR"/>
        </w:rPr>
        <w:t>, at least the following for on-demand SSB via higher layer signaling is supported.</w:t>
      </w:r>
    </w:p>
    <w:p w14:paraId="138BCEC2" w14:textId="77777777" w:rsidR="002D71C3" w:rsidRPr="009D62B2" w:rsidRDefault="002D71C3" w:rsidP="00311060">
      <w:pPr>
        <w:pStyle w:val="ListParagraph"/>
        <w:numPr>
          <w:ilvl w:val="0"/>
          <w:numId w:val="203"/>
        </w:numPr>
        <w:rPr>
          <w:lang w:val="en-US" w:eastAsia="zh-CN"/>
        </w:rPr>
      </w:pPr>
      <w:r w:rsidRPr="009D62B2">
        <w:rPr>
          <w:lang w:val="en-US" w:eastAsia="ko-KR"/>
        </w:rPr>
        <w:t>Frequency of the on-demand SSB</w:t>
      </w:r>
    </w:p>
    <w:p w14:paraId="75879D39" w14:textId="77777777" w:rsidR="002D71C3" w:rsidRPr="009D62B2" w:rsidRDefault="002D71C3" w:rsidP="00311060">
      <w:pPr>
        <w:pStyle w:val="ListParagraph"/>
        <w:numPr>
          <w:ilvl w:val="0"/>
          <w:numId w:val="203"/>
        </w:numPr>
        <w:rPr>
          <w:lang w:val="en-US" w:eastAsia="zh-CN"/>
        </w:rPr>
      </w:pPr>
      <w:r w:rsidRPr="009D62B2">
        <w:rPr>
          <w:lang w:val="en-US" w:eastAsia="ko-KR"/>
        </w:rPr>
        <w:t xml:space="preserve">SSB positions within an on-demand SSB burst by using signaling similar to </w:t>
      </w:r>
      <w:r w:rsidRPr="009D62B2">
        <w:rPr>
          <w:i/>
          <w:iCs/>
          <w:lang w:val="en-US" w:eastAsia="ko-KR"/>
        </w:rPr>
        <w:t>ssb-PositionsInBurst</w:t>
      </w:r>
    </w:p>
    <w:p w14:paraId="3133CA46" w14:textId="77777777" w:rsidR="009D62B2" w:rsidRPr="009D62B2" w:rsidRDefault="009D62B2" w:rsidP="00311060">
      <w:pPr>
        <w:pStyle w:val="ListParagraph"/>
        <w:numPr>
          <w:ilvl w:val="0"/>
          <w:numId w:val="203"/>
        </w:numPr>
        <w:rPr>
          <w:color w:val="FF0000"/>
          <w:lang w:val="en-US" w:eastAsia="zh-CN"/>
        </w:rPr>
      </w:pPr>
      <w:r w:rsidRPr="009D62B2">
        <w:rPr>
          <w:rFonts w:hint="eastAsia"/>
          <w:color w:val="FF0000"/>
          <w:lang w:val="en-US" w:eastAsia="ko-KR"/>
        </w:rPr>
        <w:t>Periodicity of the on-demand SSB</w:t>
      </w:r>
    </w:p>
    <w:p w14:paraId="2AE3B97F" w14:textId="77777777" w:rsidR="009D62B2" w:rsidRPr="009D62B2" w:rsidRDefault="009D62B2" w:rsidP="00311060">
      <w:pPr>
        <w:pStyle w:val="ListParagraph"/>
        <w:numPr>
          <w:ilvl w:val="0"/>
          <w:numId w:val="203"/>
        </w:numPr>
        <w:rPr>
          <w:color w:val="FF0000"/>
          <w:lang w:val="en-US" w:eastAsia="zh-CN"/>
        </w:rPr>
      </w:pPr>
      <w:r w:rsidRPr="009D62B2">
        <w:rPr>
          <w:rFonts w:hint="eastAsia"/>
          <w:color w:val="FF0000"/>
          <w:lang w:val="en-US" w:eastAsia="ko-KR"/>
        </w:rPr>
        <w:t>FFS: Whether more than one on-demand SSB configurations can be configured for the cell to UE</w:t>
      </w:r>
    </w:p>
    <w:p w14:paraId="7D50145A" w14:textId="77777777" w:rsidR="009D62B2" w:rsidRPr="009D62B2" w:rsidRDefault="009D62B2" w:rsidP="00311060">
      <w:pPr>
        <w:pStyle w:val="ListParagraph"/>
        <w:numPr>
          <w:ilvl w:val="0"/>
          <w:numId w:val="203"/>
        </w:numPr>
        <w:rPr>
          <w:color w:val="FF0000"/>
          <w:lang w:val="en-US" w:eastAsia="zh-CN"/>
        </w:rPr>
      </w:pPr>
      <w:r w:rsidRPr="009D62B2">
        <w:rPr>
          <w:rFonts w:hint="eastAsia"/>
          <w:color w:val="FF0000"/>
          <w:lang w:val="en-US" w:eastAsia="ko-KR"/>
        </w:rPr>
        <w:t>F</w:t>
      </w:r>
      <w:r w:rsidRPr="009D62B2">
        <w:rPr>
          <w:color w:val="FF0000"/>
          <w:lang w:val="en-US" w:eastAsia="ko-KR"/>
        </w:rPr>
        <w:t>FS: Whether the RRC is newly introduced or existing RRC is reused</w:t>
      </w:r>
    </w:p>
    <w:p w14:paraId="2150C1FD" w14:textId="77777777" w:rsidR="002D71C3" w:rsidRDefault="002D71C3" w:rsidP="00D7097B">
      <w:pPr>
        <w:rPr>
          <w:lang w:val="en-US" w:eastAsia="x-none"/>
        </w:rPr>
      </w:pPr>
    </w:p>
    <w:p w14:paraId="2C042DC1" w14:textId="24566D65" w:rsidR="002D71C3" w:rsidRPr="00D70460" w:rsidRDefault="006F79AF" w:rsidP="002D71C3">
      <w:pPr>
        <w:rPr>
          <w:b/>
          <w:bCs/>
          <w:lang w:eastAsia="ko-KR"/>
        </w:rPr>
      </w:pPr>
      <w:hyperlink r:id="rId1635" w:history="1">
        <w:r>
          <w:rPr>
            <w:rStyle w:val="Hyperlink"/>
            <w:b/>
            <w:bCs/>
            <w:lang w:eastAsia="ko-KR"/>
          </w:rPr>
          <w:t>R1-2405496</w:t>
        </w:r>
      </w:hyperlink>
      <w:r w:rsidR="002D71C3" w:rsidRPr="00D70460">
        <w:rPr>
          <w:b/>
          <w:bCs/>
          <w:lang w:eastAsia="ko-KR"/>
        </w:rPr>
        <w:tab/>
        <w:t>Summary #2 of on-demand SSB for NES</w:t>
      </w:r>
      <w:r w:rsidR="002D71C3" w:rsidRPr="00D70460">
        <w:rPr>
          <w:b/>
          <w:bCs/>
          <w:lang w:eastAsia="ko-KR"/>
        </w:rPr>
        <w:tab/>
        <w:t>Moderator (LG Electronics)</w:t>
      </w:r>
    </w:p>
    <w:p w14:paraId="116F1F06" w14:textId="3AFC5604" w:rsidR="00D70460" w:rsidRDefault="00D70460" w:rsidP="002D71C3">
      <w:pPr>
        <w:rPr>
          <w:lang w:eastAsia="ko-KR"/>
        </w:rPr>
      </w:pPr>
      <w:r>
        <w:rPr>
          <w:lang w:eastAsia="ko-KR"/>
        </w:rPr>
        <w:t>From Wednesday session</w:t>
      </w:r>
    </w:p>
    <w:p w14:paraId="755177D4" w14:textId="7FC0EC0B" w:rsidR="00D70460" w:rsidRPr="002D71C3" w:rsidRDefault="00D70460" w:rsidP="00D70460">
      <w:pPr>
        <w:rPr>
          <w:rFonts w:ascii="Times New Roman" w:hAnsi="Times New Roman"/>
          <w:szCs w:val="20"/>
        </w:rPr>
      </w:pPr>
      <w:r w:rsidRPr="002D71C3">
        <w:rPr>
          <w:rFonts w:ascii="Times New Roman" w:hAnsi="Times New Roman"/>
          <w:szCs w:val="20"/>
          <w:highlight w:val="green"/>
        </w:rPr>
        <w:t>Agreement</w:t>
      </w:r>
    </w:p>
    <w:p w14:paraId="482E28E9" w14:textId="77777777" w:rsidR="00D70460" w:rsidRPr="00D70460" w:rsidRDefault="00D70460" w:rsidP="00311060">
      <w:pPr>
        <w:numPr>
          <w:ilvl w:val="0"/>
          <w:numId w:val="187"/>
        </w:numPr>
        <w:spacing w:after="160" w:line="256" w:lineRule="auto"/>
        <w:contextualSpacing/>
        <w:jc w:val="both"/>
        <w:rPr>
          <w:rFonts w:ascii="Times New Roman" w:eastAsia="Malgun Gothic" w:hAnsi="Times New Roman"/>
          <w:szCs w:val="20"/>
          <w:lang w:val="en-US" w:eastAsia="zh-CN"/>
        </w:rPr>
      </w:pPr>
      <w:r w:rsidRPr="00D70460">
        <w:rPr>
          <w:rFonts w:ascii="Times New Roman" w:eastAsia="Malgun Gothic" w:hAnsi="Times New Roman"/>
          <w:szCs w:val="20"/>
          <w:lang w:val="en-US" w:eastAsia="ko-KR"/>
        </w:rPr>
        <w:t>At least s</w:t>
      </w:r>
      <w:r w:rsidRPr="00D70460">
        <w:rPr>
          <w:rFonts w:ascii="Times New Roman" w:eastAsia="Malgun Gothic" w:hAnsi="Times New Roman" w:hint="eastAsia"/>
          <w:szCs w:val="20"/>
          <w:lang w:val="en-US" w:eastAsia="ko-KR"/>
        </w:rPr>
        <w:t xml:space="preserve">upport L1 measurement based on on-demand SSB </w:t>
      </w:r>
    </w:p>
    <w:p w14:paraId="2DE4479D" w14:textId="77777777" w:rsidR="00D70460" w:rsidRPr="00D70460" w:rsidRDefault="00D70460" w:rsidP="00311060">
      <w:pPr>
        <w:numPr>
          <w:ilvl w:val="1"/>
          <w:numId w:val="187"/>
        </w:numPr>
        <w:spacing w:after="160" w:line="256" w:lineRule="auto"/>
        <w:contextualSpacing/>
        <w:jc w:val="both"/>
        <w:rPr>
          <w:rFonts w:ascii="Times New Roman" w:eastAsia="Malgun Gothic" w:hAnsi="Times New Roman"/>
          <w:szCs w:val="20"/>
          <w:lang w:val="en-US" w:eastAsia="zh-CN"/>
        </w:rPr>
      </w:pPr>
      <w:r w:rsidRPr="00D70460">
        <w:rPr>
          <w:rFonts w:ascii="Times New Roman" w:eastAsia="Malgun Gothic" w:hAnsi="Times New Roman" w:hint="eastAsia"/>
          <w:szCs w:val="20"/>
          <w:lang w:val="en-US" w:eastAsia="ko-KR"/>
        </w:rPr>
        <w:t xml:space="preserve">For L1 measurement based on on-demand SSB, periodic, semi-persistent, </w:t>
      </w:r>
      <w:r w:rsidRPr="00D70460">
        <w:rPr>
          <w:rFonts w:ascii="Times New Roman" w:eastAsia="Malgun Gothic" w:hAnsi="Times New Roman"/>
          <w:szCs w:val="20"/>
          <w:lang w:val="en-US" w:eastAsia="ko-KR"/>
        </w:rPr>
        <w:t>[</w:t>
      </w:r>
      <w:r w:rsidRPr="00D70460">
        <w:rPr>
          <w:rFonts w:ascii="Times New Roman" w:eastAsia="Malgun Gothic" w:hAnsi="Times New Roman" w:hint="eastAsia"/>
          <w:szCs w:val="20"/>
          <w:lang w:val="en-US" w:eastAsia="ko-KR"/>
        </w:rPr>
        <w:t>and aperiodic</w:t>
      </w:r>
      <w:r w:rsidRPr="00D70460">
        <w:rPr>
          <w:rFonts w:ascii="Times New Roman" w:eastAsia="Malgun Gothic" w:hAnsi="Times New Roman"/>
          <w:szCs w:val="20"/>
          <w:lang w:val="en-US" w:eastAsia="ko-KR"/>
        </w:rPr>
        <w:t>]</w:t>
      </w:r>
      <w:r w:rsidRPr="00D70460">
        <w:rPr>
          <w:rFonts w:ascii="Times New Roman" w:eastAsia="Malgun Gothic" w:hAnsi="Times New Roman" w:hint="eastAsia"/>
          <w:szCs w:val="20"/>
          <w:lang w:val="en-US" w:eastAsia="ko-KR"/>
        </w:rPr>
        <w:t xml:space="preserve"> L1 measurement reports based on existing CSI framework are supported.</w:t>
      </w:r>
    </w:p>
    <w:p w14:paraId="299C2B20" w14:textId="1267F81E" w:rsidR="00D70460" w:rsidRPr="00D70460" w:rsidRDefault="00D70460" w:rsidP="00311060">
      <w:pPr>
        <w:numPr>
          <w:ilvl w:val="2"/>
          <w:numId w:val="187"/>
        </w:numPr>
        <w:spacing w:after="160" w:line="256" w:lineRule="auto"/>
        <w:contextualSpacing/>
        <w:jc w:val="both"/>
        <w:rPr>
          <w:rFonts w:ascii="Times New Roman" w:eastAsia="Malgun Gothic" w:hAnsi="Times New Roman"/>
          <w:szCs w:val="20"/>
          <w:lang w:val="en-US" w:eastAsia="zh-CN"/>
        </w:rPr>
      </w:pPr>
      <w:r w:rsidRPr="00D70460">
        <w:rPr>
          <w:rFonts w:ascii="Times New Roman" w:eastAsia="Malgun Gothic" w:hAnsi="Times New Roman" w:hint="eastAsia"/>
          <w:szCs w:val="20"/>
          <w:lang w:val="en-US" w:eastAsia="ko-KR"/>
        </w:rPr>
        <w:t xml:space="preserve">FFS on potential enhancements of CSI report configuration and/or triggering/activation mechanisms for </w:t>
      </w:r>
      <w:r w:rsidRPr="00D70460">
        <w:rPr>
          <w:rFonts w:ascii="Times New Roman" w:eastAsia="Malgun Gothic" w:hAnsi="Times New Roman"/>
          <w:szCs w:val="20"/>
          <w:lang w:val="en-US" w:eastAsia="ko-KR"/>
        </w:rPr>
        <w:t>L1 measurement based on on-demand SSB</w:t>
      </w:r>
      <w:r w:rsidR="00F7385E">
        <w:rPr>
          <w:rFonts w:ascii="Times New Roman" w:eastAsia="Malgun Gothic" w:hAnsi="Times New Roman"/>
          <w:szCs w:val="20"/>
          <w:lang w:val="en-US" w:eastAsia="ko-KR"/>
        </w:rPr>
        <w:t>.</w:t>
      </w:r>
    </w:p>
    <w:p w14:paraId="672F4357" w14:textId="77777777" w:rsidR="00D70460" w:rsidRPr="00D70460" w:rsidRDefault="00D70460" w:rsidP="00D70460">
      <w:pPr>
        <w:rPr>
          <w:rFonts w:ascii="Times New Roman" w:hAnsi="Times New Roman"/>
          <w:szCs w:val="20"/>
          <w:lang w:val="en-US" w:eastAsia="x-none"/>
        </w:rPr>
      </w:pPr>
    </w:p>
    <w:p w14:paraId="0E7A9878" w14:textId="77777777" w:rsidR="00D70460" w:rsidRDefault="00D70460" w:rsidP="002D71C3">
      <w:pPr>
        <w:rPr>
          <w:lang w:eastAsia="ko-KR"/>
        </w:rPr>
      </w:pPr>
    </w:p>
    <w:p w14:paraId="375C12D1" w14:textId="3E4317A9" w:rsidR="002D71C3" w:rsidRPr="00F7385E" w:rsidRDefault="006F79AF" w:rsidP="002D71C3">
      <w:pPr>
        <w:rPr>
          <w:b/>
          <w:bCs/>
          <w:lang w:eastAsia="ko-KR"/>
        </w:rPr>
      </w:pPr>
      <w:hyperlink r:id="rId1636" w:history="1">
        <w:r>
          <w:rPr>
            <w:rStyle w:val="Hyperlink"/>
            <w:b/>
            <w:bCs/>
            <w:lang w:eastAsia="ko-KR"/>
          </w:rPr>
          <w:t>R1-2405497</w:t>
        </w:r>
      </w:hyperlink>
      <w:r w:rsidR="002D71C3" w:rsidRPr="00F7385E">
        <w:rPr>
          <w:b/>
          <w:bCs/>
          <w:lang w:eastAsia="ko-KR"/>
        </w:rPr>
        <w:tab/>
        <w:t>Summary #3 of on-demand SSB for NES</w:t>
      </w:r>
      <w:r w:rsidR="002D71C3" w:rsidRPr="00F7385E">
        <w:rPr>
          <w:b/>
          <w:bCs/>
          <w:lang w:eastAsia="ko-KR"/>
        </w:rPr>
        <w:tab/>
        <w:t>Moderator (LG Electronics)</w:t>
      </w:r>
    </w:p>
    <w:p w14:paraId="3D492D7C" w14:textId="25605241" w:rsidR="00F7385E" w:rsidRDefault="00F7385E" w:rsidP="002D71C3">
      <w:pPr>
        <w:rPr>
          <w:lang w:eastAsia="ko-KR"/>
        </w:rPr>
      </w:pPr>
      <w:r>
        <w:rPr>
          <w:lang w:eastAsia="ko-KR"/>
        </w:rPr>
        <w:t>From Thursday session</w:t>
      </w:r>
    </w:p>
    <w:p w14:paraId="3CD6ADCB" w14:textId="50975DCD" w:rsidR="00F7385E" w:rsidRPr="00F7385E" w:rsidRDefault="00F7385E" w:rsidP="00F7385E">
      <w:pPr>
        <w:rPr>
          <w:rFonts w:ascii="Times New Roman" w:hAnsi="Times New Roman"/>
          <w:szCs w:val="20"/>
          <w:lang w:val="en-US" w:eastAsia="ko-KR"/>
        </w:rPr>
      </w:pPr>
      <w:r w:rsidRPr="00F7385E">
        <w:rPr>
          <w:rFonts w:ascii="Times New Roman" w:hAnsi="Times New Roman"/>
          <w:szCs w:val="20"/>
          <w:highlight w:val="green"/>
          <w:lang w:val="en-US" w:eastAsia="ko-KR"/>
        </w:rPr>
        <w:t>Agreement</w:t>
      </w:r>
    </w:p>
    <w:p w14:paraId="12D6155F" w14:textId="77777777" w:rsidR="00F7385E" w:rsidRPr="00F7385E" w:rsidRDefault="00F7385E" w:rsidP="00311060">
      <w:pPr>
        <w:numPr>
          <w:ilvl w:val="0"/>
          <w:numId w:val="187"/>
        </w:numPr>
        <w:spacing w:after="160" w:line="256" w:lineRule="auto"/>
        <w:contextualSpacing/>
        <w:jc w:val="both"/>
        <w:rPr>
          <w:rFonts w:ascii="Times New Roman" w:eastAsia="Malgun Gothic" w:hAnsi="Times New Roman"/>
          <w:szCs w:val="20"/>
          <w:lang w:val="en-US" w:eastAsia="zh-CN"/>
        </w:rPr>
      </w:pPr>
      <w:r w:rsidRPr="00F7385E">
        <w:rPr>
          <w:rFonts w:ascii="Times New Roman" w:hAnsi="Times New Roman"/>
          <w:szCs w:val="20"/>
          <w:lang w:eastAsia="zh-CN"/>
        </w:rPr>
        <w:t xml:space="preserve">For SSB burst(s) </w:t>
      </w:r>
      <w:r w:rsidRPr="00F7385E">
        <w:rPr>
          <w:rFonts w:ascii="Times New Roman" w:hAnsi="Times New Roman"/>
          <w:szCs w:val="20"/>
          <w:lang w:eastAsia="ko-KR"/>
        </w:rPr>
        <w:t>indicated</w:t>
      </w:r>
      <w:r w:rsidRPr="00F7385E">
        <w:rPr>
          <w:rFonts w:ascii="Times New Roman" w:hAnsi="Times New Roman"/>
          <w:szCs w:val="20"/>
          <w:lang w:eastAsia="zh-CN"/>
        </w:rPr>
        <w:t xml:space="preserve"> by on-demand SSB SCell operation</w:t>
      </w:r>
      <w:r w:rsidRPr="00F7385E">
        <w:rPr>
          <w:rFonts w:ascii="Times New Roman" w:hAnsi="Times New Roman"/>
          <w:szCs w:val="20"/>
          <w:lang w:eastAsia="ko-KR"/>
        </w:rPr>
        <w:t xml:space="preserve"> via MAC CE</w:t>
      </w:r>
      <w:r w:rsidRPr="00F7385E">
        <w:rPr>
          <w:rFonts w:ascii="Times New Roman" w:hAnsi="Times New Roman"/>
          <w:szCs w:val="20"/>
          <w:lang w:eastAsia="zh-CN"/>
        </w:rPr>
        <w:t>,</w:t>
      </w:r>
      <w:r w:rsidRPr="00F7385E">
        <w:rPr>
          <w:rFonts w:ascii="Times New Roman" w:hAnsi="Times New Roman"/>
          <w:szCs w:val="20"/>
          <w:lang w:eastAsia="ko-KR"/>
        </w:rPr>
        <w:t xml:space="preserve"> </w:t>
      </w:r>
      <w:r w:rsidRPr="00F7385E">
        <w:rPr>
          <w:rFonts w:ascii="Times New Roman" w:eastAsia="Malgun Gothic" w:hAnsi="Times New Roman"/>
          <w:szCs w:val="20"/>
          <w:lang w:eastAsia="zh-CN"/>
        </w:rPr>
        <w:t xml:space="preserve">UE expects that </w:t>
      </w:r>
      <w:r w:rsidRPr="00F7385E">
        <w:rPr>
          <w:rFonts w:ascii="Times New Roman" w:hAnsi="Times New Roman"/>
          <w:szCs w:val="20"/>
          <w:lang w:eastAsia="zh-CN"/>
        </w:rPr>
        <w:t xml:space="preserve">on-demand </w:t>
      </w:r>
      <w:r w:rsidRPr="00F7385E">
        <w:rPr>
          <w:rFonts w:ascii="Times New Roman" w:eastAsia="Malgun Gothic" w:hAnsi="Times New Roman"/>
          <w:szCs w:val="20"/>
          <w:lang w:eastAsia="zh-CN"/>
        </w:rPr>
        <w:t>SSB burst(s) is transmitted from time instance A</w:t>
      </w:r>
      <w:r w:rsidRPr="00F7385E">
        <w:rPr>
          <w:rFonts w:ascii="Times New Roman" w:eastAsia="Malgun Gothic" w:hAnsi="Times New Roman"/>
          <w:szCs w:val="20"/>
          <w:lang w:eastAsia="ko-KR"/>
        </w:rPr>
        <w:t xml:space="preserve"> which is determined as follows.</w:t>
      </w:r>
    </w:p>
    <w:p w14:paraId="39FEA212" w14:textId="77777777" w:rsidR="00F7385E" w:rsidRPr="00F7385E" w:rsidRDefault="00F7385E" w:rsidP="00311060">
      <w:pPr>
        <w:numPr>
          <w:ilvl w:val="1"/>
          <w:numId w:val="187"/>
        </w:numPr>
        <w:spacing w:after="160" w:line="256" w:lineRule="auto"/>
        <w:contextualSpacing/>
        <w:jc w:val="both"/>
        <w:rPr>
          <w:rFonts w:ascii="Times New Roman" w:hAnsi="Times New Roman"/>
          <w:szCs w:val="20"/>
          <w:lang w:eastAsia="ko-KR"/>
        </w:rPr>
      </w:pPr>
      <w:r w:rsidRPr="00F7385E">
        <w:rPr>
          <w:rFonts w:ascii="Times New Roman" w:hAnsi="Times New Roman"/>
          <w:szCs w:val="20"/>
          <w:lang w:eastAsia="ko-KR"/>
        </w:rPr>
        <w:lastRenderedPageBreak/>
        <w:t>Alt 3-1: Time instance A is [the slot boundary of] the first SSB time domain position [of actually transmitted on-demand SSB burst] which is T [slots or symbols] after the [slot or symbol] where UE receives a signalling from gNB to indicate on-demand SSB transmission</w:t>
      </w:r>
    </w:p>
    <w:p w14:paraId="789C6E18" w14:textId="77777777" w:rsidR="00F7385E" w:rsidRPr="00F7385E" w:rsidRDefault="00F7385E" w:rsidP="00311060">
      <w:pPr>
        <w:numPr>
          <w:ilvl w:val="2"/>
          <w:numId w:val="187"/>
        </w:numPr>
        <w:spacing w:after="160" w:line="256" w:lineRule="auto"/>
        <w:contextualSpacing/>
        <w:jc w:val="both"/>
        <w:rPr>
          <w:rFonts w:ascii="Times New Roman" w:hAnsi="Times New Roman"/>
          <w:szCs w:val="20"/>
          <w:lang w:eastAsia="ko-KR"/>
        </w:rPr>
      </w:pPr>
      <w:r w:rsidRPr="00F7385E">
        <w:rPr>
          <w:rFonts w:ascii="Times New Roman" w:hAnsi="Times New Roman"/>
          <w:szCs w:val="20"/>
          <w:lang w:eastAsia="ko-KR"/>
        </w:rPr>
        <w:t>The SSB time domain positions of on-demand SSB burst are configured by gNB.</w:t>
      </w:r>
    </w:p>
    <w:p w14:paraId="24387B97" w14:textId="77777777" w:rsidR="00F7385E" w:rsidRPr="00F7385E" w:rsidRDefault="00F7385E" w:rsidP="00311060">
      <w:pPr>
        <w:numPr>
          <w:ilvl w:val="1"/>
          <w:numId w:val="187"/>
        </w:numPr>
        <w:spacing w:after="160" w:line="256" w:lineRule="auto"/>
        <w:contextualSpacing/>
        <w:jc w:val="both"/>
        <w:rPr>
          <w:rFonts w:ascii="Times New Roman" w:hAnsi="Times New Roman"/>
          <w:szCs w:val="20"/>
          <w:lang w:eastAsia="ko-KR"/>
        </w:rPr>
      </w:pPr>
      <w:r w:rsidRPr="00F7385E">
        <w:rPr>
          <w:rFonts w:ascii="Times New Roman" w:hAnsi="Times New Roman"/>
          <w:szCs w:val="20"/>
          <w:lang w:eastAsia="ko-KR"/>
        </w:rPr>
        <w:t>FFS: Details of the value of T (≥ 0) including possibility of T comprising of multiple components</w:t>
      </w:r>
    </w:p>
    <w:p w14:paraId="25EA26D9" w14:textId="77777777" w:rsidR="00F7385E" w:rsidRPr="00F7385E" w:rsidRDefault="00F7385E" w:rsidP="00311060">
      <w:pPr>
        <w:numPr>
          <w:ilvl w:val="1"/>
          <w:numId w:val="187"/>
        </w:numPr>
        <w:spacing w:after="160" w:line="256" w:lineRule="auto"/>
        <w:contextualSpacing/>
        <w:jc w:val="both"/>
        <w:rPr>
          <w:rFonts w:ascii="Times New Roman" w:hAnsi="Times New Roman"/>
          <w:szCs w:val="20"/>
          <w:lang w:eastAsia="ko-KR"/>
        </w:rPr>
      </w:pPr>
      <w:r w:rsidRPr="00F7385E">
        <w:rPr>
          <w:rFonts w:ascii="Times New Roman" w:hAnsi="Times New Roman"/>
          <w:szCs w:val="20"/>
          <w:lang w:eastAsia="ko-KR"/>
        </w:rPr>
        <w:t xml:space="preserve">Note: The value of T is not less than existing timeline required for UE’s MAC CE processing for SCell activation </w:t>
      </w:r>
    </w:p>
    <w:p w14:paraId="22E12841" w14:textId="77777777" w:rsidR="00F7385E" w:rsidRPr="00F7385E" w:rsidRDefault="00F7385E" w:rsidP="00311060">
      <w:pPr>
        <w:numPr>
          <w:ilvl w:val="1"/>
          <w:numId w:val="187"/>
        </w:numPr>
        <w:spacing w:after="160" w:line="256" w:lineRule="auto"/>
        <w:contextualSpacing/>
        <w:jc w:val="both"/>
        <w:rPr>
          <w:rFonts w:ascii="Times New Roman" w:hAnsi="Times New Roman"/>
          <w:szCs w:val="20"/>
          <w:lang w:eastAsia="ko-KR"/>
        </w:rPr>
      </w:pPr>
      <w:r w:rsidRPr="00F7385E">
        <w:rPr>
          <w:rFonts w:ascii="Times New Roman" w:hAnsi="Times New Roman"/>
          <w:szCs w:val="20"/>
          <w:lang w:eastAsia="ko-KR"/>
        </w:rPr>
        <w:t>FFS: Whether the value of T is predefined or indicated/configured by gNB</w:t>
      </w:r>
    </w:p>
    <w:p w14:paraId="32D1FBCA" w14:textId="77777777" w:rsidR="00F7385E" w:rsidRPr="00F7385E" w:rsidRDefault="00F7385E" w:rsidP="00311060">
      <w:pPr>
        <w:numPr>
          <w:ilvl w:val="1"/>
          <w:numId w:val="187"/>
        </w:numPr>
        <w:spacing w:after="160" w:line="256" w:lineRule="auto"/>
        <w:contextualSpacing/>
        <w:jc w:val="both"/>
        <w:rPr>
          <w:rFonts w:ascii="Times New Roman" w:hAnsi="Times New Roman"/>
          <w:szCs w:val="20"/>
          <w:lang w:eastAsia="ko-KR"/>
        </w:rPr>
      </w:pPr>
      <w:r w:rsidRPr="00F7385E">
        <w:rPr>
          <w:rFonts w:ascii="Times New Roman" w:hAnsi="Times New Roman"/>
          <w:szCs w:val="20"/>
          <w:lang w:eastAsia="ko-KR"/>
        </w:rPr>
        <w:t>FFS: Details of “the [slot or symbol] where UE receives a signalling from gNB” or “the [slot or symbol] where UE transmits HARQ-ACK corresponding to a signalling from gNB to trigger on-demand SSB”</w:t>
      </w:r>
    </w:p>
    <w:p w14:paraId="3CB5345F" w14:textId="77777777" w:rsidR="00F7385E" w:rsidRPr="00F7385E" w:rsidRDefault="00F7385E" w:rsidP="00F7385E">
      <w:pPr>
        <w:rPr>
          <w:rFonts w:ascii="Times New Roman" w:hAnsi="Times New Roman"/>
          <w:szCs w:val="20"/>
          <w:lang w:eastAsia="ko-KR"/>
        </w:rPr>
      </w:pPr>
      <w:r w:rsidRPr="00F7385E">
        <w:rPr>
          <w:rFonts w:ascii="Times New Roman" w:hAnsi="Times New Roman"/>
          <w:szCs w:val="20"/>
          <w:lang w:eastAsia="ko-KR"/>
        </w:rPr>
        <w:t>Above applies at least for the case where SCell with on demand SSB transmission and cell with signalling transmission have the same numerology.</w:t>
      </w:r>
    </w:p>
    <w:p w14:paraId="6B7DC3A3" w14:textId="77777777" w:rsidR="00F7385E" w:rsidRDefault="00F7385E" w:rsidP="002D71C3">
      <w:pPr>
        <w:rPr>
          <w:lang w:eastAsia="ko-KR"/>
        </w:rPr>
      </w:pPr>
    </w:p>
    <w:p w14:paraId="3D098320" w14:textId="77777777" w:rsidR="00F7385E" w:rsidRDefault="00F7385E" w:rsidP="002D71C3">
      <w:pPr>
        <w:rPr>
          <w:lang w:eastAsia="ko-KR"/>
        </w:rPr>
      </w:pPr>
    </w:p>
    <w:p w14:paraId="637FFC2A" w14:textId="0F4829E8" w:rsidR="002D71C3" w:rsidRPr="009D62B2" w:rsidRDefault="006F79AF" w:rsidP="002D71C3">
      <w:pPr>
        <w:rPr>
          <w:b/>
          <w:bCs/>
          <w:lang w:eastAsia="ko-KR"/>
        </w:rPr>
      </w:pPr>
      <w:hyperlink r:id="rId1637" w:history="1">
        <w:r>
          <w:rPr>
            <w:rStyle w:val="Hyperlink"/>
            <w:b/>
            <w:bCs/>
            <w:lang w:eastAsia="ko-KR"/>
          </w:rPr>
          <w:t>R1-2405495</w:t>
        </w:r>
      </w:hyperlink>
      <w:r w:rsidR="002D71C3" w:rsidRPr="009D62B2">
        <w:rPr>
          <w:b/>
          <w:bCs/>
          <w:lang w:eastAsia="ko-KR"/>
        </w:rPr>
        <w:tab/>
        <w:t>Summary #4 of on-demand SSB for NES</w:t>
      </w:r>
      <w:r w:rsidR="002D71C3" w:rsidRPr="009D62B2">
        <w:rPr>
          <w:b/>
          <w:bCs/>
          <w:lang w:eastAsia="ko-KR"/>
        </w:rPr>
        <w:tab/>
        <w:t>Moderator (LG Electronics)</w:t>
      </w:r>
    </w:p>
    <w:p w14:paraId="6E4F7E2A" w14:textId="33F200F9" w:rsidR="009D62B2" w:rsidRDefault="009D62B2" w:rsidP="002D71C3">
      <w:pPr>
        <w:rPr>
          <w:lang w:eastAsia="ko-KR"/>
        </w:rPr>
      </w:pPr>
      <w:r>
        <w:rPr>
          <w:lang w:eastAsia="ko-KR"/>
        </w:rPr>
        <w:t>From Friday session</w:t>
      </w:r>
    </w:p>
    <w:p w14:paraId="667954B3" w14:textId="77777777" w:rsidR="009D62B2" w:rsidRPr="00F7385E" w:rsidRDefault="009D62B2" w:rsidP="009D62B2">
      <w:pPr>
        <w:rPr>
          <w:rFonts w:ascii="Times New Roman" w:hAnsi="Times New Roman"/>
          <w:szCs w:val="20"/>
          <w:lang w:val="en-US" w:eastAsia="ko-KR"/>
        </w:rPr>
      </w:pPr>
      <w:r w:rsidRPr="00F7385E">
        <w:rPr>
          <w:rFonts w:ascii="Times New Roman" w:hAnsi="Times New Roman"/>
          <w:szCs w:val="20"/>
          <w:highlight w:val="green"/>
          <w:lang w:val="en-US" w:eastAsia="ko-KR"/>
        </w:rPr>
        <w:t>Agreement</w:t>
      </w:r>
    </w:p>
    <w:p w14:paraId="112B2965" w14:textId="77777777" w:rsidR="009D62B2" w:rsidRPr="009D62B2" w:rsidRDefault="009D62B2" w:rsidP="009D62B2">
      <w:pPr>
        <w:rPr>
          <w:rFonts w:eastAsia="Malgun Gothic"/>
          <w:lang w:val="en-US" w:eastAsia="zh-CN"/>
        </w:rPr>
      </w:pPr>
      <w:r w:rsidRPr="009D62B2">
        <w:rPr>
          <w:rFonts w:hint="eastAsia"/>
          <w:szCs w:val="16"/>
          <w:lang w:val="en-US" w:eastAsia="ko-KR"/>
        </w:rPr>
        <w:t>For</w:t>
      </w:r>
      <w:r w:rsidRPr="009D62B2">
        <w:rPr>
          <w:szCs w:val="16"/>
          <w:lang w:val="en-US" w:eastAsia="zh-CN"/>
        </w:rPr>
        <w:t xml:space="preserve"> a cell supporting on-demand SSB SCell operation</w:t>
      </w:r>
      <w:r w:rsidRPr="009D62B2">
        <w:rPr>
          <w:rFonts w:hint="eastAsia"/>
          <w:szCs w:val="16"/>
          <w:lang w:val="en-US" w:eastAsia="ko-KR"/>
        </w:rPr>
        <w:t>, a</w:t>
      </w:r>
      <w:r w:rsidRPr="009D62B2">
        <w:rPr>
          <w:rFonts w:hint="eastAsia"/>
          <w:lang w:val="en-US" w:eastAsia="ko-KR"/>
        </w:rPr>
        <w:t>t least the following</w:t>
      </w:r>
      <w:r w:rsidRPr="009D62B2">
        <w:rPr>
          <w:rFonts w:eastAsia="Malgun Gothic" w:hint="eastAsia"/>
          <w:lang w:val="en-US" w:eastAsia="ko-KR"/>
        </w:rPr>
        <w:t>s</w:t>
      </w:r>
      <w:r w:rsidRPr="009D62B2">
        <w:rPr>
          <w:lang w:val="en-US" w:eastAsia="ko-KR"/>
        </w:rPr>
        <w:t xml:space="preserve"> </w:t>
      </w:r>
      <w:r w:rsidRPr="009D62B2">
        <w:rPr>
          <w:rFonts w:hint="eastAsia"/>
          <w:lang w:val="en-US" w:eastAsia="ko-KR"/>
        </w:rPr>
        <w:t xml:space="preserve">for on-demand SSB </w:t>
      </w:r>
      <w:r w:rsidRPr="009D62B2">
        <w:rPr>
          <w:rFonts w:eastAsia="Malgun Gothic" w:hint="eastAsia"/>
          <w:lang w:val="en-US" w:eastAsia="ko-KR"/>
        </w:rPr>
        <w:t>are known to UE</w:t>
      </w:r>
      <w:r w:rsidRPr="009D62B2">
        <w:rPr>
          <w:rFonts w:hint="eastAsia"/>
          <w:lang w:val="en-US" w:eastAsia="ko-KR"/>
        </w:rPr>
        <w:t>.</w:t>
      </w:r>
    </w:p>
    <w:p w14:paraId="3FDFBF83" w14:textId="77777777" w:rsidR="009D62B2" w:rsidRPr="009D62B2" w:rsidRDefault="009D62B2" w:rsidP="00311060">
      <w:pPr>
        <w:pStyle w:val="ListParagraph"/>
        <w:numPr>
          <w:ilvl w:val="0"/>
          <w:numId w:val="260"/>
        </w:numPr>
        <w:rPr>
          <w:lang w:val="en-US" w:eastAsia="zh-CN"/>
        </w:rPr>
      </w:pPr>
      <w:r w:rsidRPr="009D62B2">
        <w:rPr>
          <w:rFonts w:hint="eastAsia"/>
          <w:lang w:val="en-US" w:eastAsia="ko-KR"/>
        </w:rPr>
        <w:t>Sub-carrier spacing of the on-demand SSB</w:t>
      </w:r>
    </w:p>
    <w:p w14:paraId="05C2EACC" w14:textId="77777777" w:rsidR="009D62B2" w:rsidRPr="009D62B2" w:rsidRDefault="009D62B2" w:rsidP="00311060">
      <w:pPr>
        <w:pStyle w:val="ListParagraph"/>
        <w:numPr>
          <w:ilvl w:val="0"/>
          <w:numId w:val="260"/>
        </w:numPr>
        <w:rPr>
          <w:lang w:val="en-US" w:eastAsia="zh-CN"/>
        </w:rPr>
      </w:pPr>
      <w:r w:rsidRPr="009D62B2">
        <w:rPr>
          <w:lang w:val="en-US" w:eastAsia="ko-KR"/>
        </w:rPr>
        <w:t>P</w:t>
      </w:r>
      <w:r w:rsidRPr="009D62B2">
        <w:rPr>
          <w:rFonts w:hint="eastAsia"/>
          <w:lang w:val="en-US" w:eastAsia="ko-KR"/>
        </w:rPr>
        <w:t xml:space="preserve">hysical </w:t>
      </w:r>
      <w:r w:rsidRPr="009D62B2">
        <w:rPr>
          <w:lang w:val="en-US" w:eastAsia="ko-KR"/>
        </w:rPr>
        <w:t>C</w:t>
      </w:r>
      <w:r w:rsidRPr="009D62B2">
        <w:rPr>
          <w:rFonts w:hint="eastAsia"/>
          <w:lang w:val="en-US" w:eastAsia="ko-KR"/>
        </w:rPr>
        <w:t xml:space="preserve">ell </w:t>
      </w:r>
      <w:r w:rsidRPr="009D62B2">
        <w:rPr>
          <w:lang w:val="en-US" w:eastAsia="ko-KR"/>
        </w:rPr>
        <w:t xml:space="preserve">ID of </w:t>
      </w:r>
      <w:r w:rsidRPr="009D62B2">
        <w:rPr>
          <w:rFonts w:hint="eastAsia"/>
          <w:lang w:val="en-US" w:eastAsia="ko-KR"/>
        </w:rPr>
        <w:t xml:space="preserve">the </w:t>
      </w:r>
      <w:r w:rsidRPr="009D62B2">
        <w:rPr>
          <w:lang w:val="en-US" w:eastAsia="ko-KR"/>
        </w:rPr>
        <w:t>on</w:t>
      </w:r>
      <w:r w:rsidRPr="009D62B2">
        <w:rPr>
          <w:rFonts w:hint="eastAsia"/>
          <w:lang w:val="en-US" w:eastAsia="ko-KR"/>
        </w:rPr>
        <w:t>-</w:t>
      </w:r>
      <w:r w:rsidRPr="009D62B2">
        <w:rPr>
          <w:lang w:val="en-US" w:eastAsia="ko-KR"/>
        </w:rPr>
        <w:t>demand SSB</w:t>
      </w:r>
    </w:p>
    <w:p w14:paraId="21B63E4C" w14:textId="77777777" w:rsidR="009D62B2" w:rsidRPr="009D62B2" w:rsidRDefault="009D62B2" w:rsidP="00311060">
      <w:pPr>
        <w:pStyle w:val="ListParagraph"/>
        <w:numPr>
          <w:ilvl w:val="0"/>
          <w:numId w:val="260"/>
        </w:numPr>
        <w:rPr>
          <w:lang w:val="en-US" w:eastAsia="zh-CN"/>
        </w:rPr>
      </w:pPr>
      <w:r w:rsidRPr="009D62B2">
        <w:rPr>
          <w:lang w:val="en-US" w:eastAsia="ko-KR"/>
        </w:rPr>
        <w:t xml:space="preserve">Location of </w:t>
      </w:r>
      <w:r w:rsidRPr="009D62B2">
        <w:rPr>
          <w:rFonts w:hint="eastAsia"/>
          <w:lang w:val="en-US" w:eastAsia="ko-KR"/>
        </w:rPr>
        <w:t>on-demand SSB burst</w:t>
      </w:r>
    </w:p>
    <w:p w14:paraId="6780A733" w14:textId="77777777" w:rsidR="009D62B2" w:rsidRPr="009D62B2" w:rsidRDefault="009D62B2" w:rsidP="00311060">
      <w:pPr>
        <w:pStyle w:val="ListParagraph"/>
        <w:numPr>
          <w:ilvl w:val="0"/>
          <w:numId w:val="260"/>
        </w:numPr>
        <w:rPr>
          <w:lang w:val="en-US" w:eastAsia="zh-CN"/>
        </w:rPr>
      </w:pPr>
      <w:r w:rsidRPr="009D62B2">
        <w:rPr>
          <w:rFonts w:hint="eastAsia"/>
          <w:lang w:val="en-US" w:eastAsia="ko-KR"/>
        </w:rPr>
        <w:t>Downlink transmit power of on-demand SSB</w:t>
      </w:r>
    </w:p>
    <w:p w14:paraId="4D9B3534" w14:textId="77777777" w:rsidR="009D62B2" w:rsidRPr="009D62B2" w:rsidRDefault="009D62B2" w:rsidP="00311060">
      <w:pPr>
        <w:pStyle w:val="ListParagraph"/>
        <w:numPr>
          <w:ilvl w:val="0"/>
          <w:numId w:val="260"/>
        </w:numPr>
        <w:rPr>
          <w:lang w:val="en-US" w:eastAsia="zh-CN"/>
        </w:rPr>
      </w:pPr>
      <w:r w:rsidRPr="009D62B2">
        <w:rPr>
          <w:rFonts w:hint="eastAsia"/>
          <w:lang w:val="en-US" w:eastAsia="ko-KR"/>
        </w:rPr>
        <w:t xml:space="preserve">FFS: </w:t>
      </w:r>
      <w:r w:rsidRPr="009D62B2">
        <w:rPr>
          <w:lang w:val="en-US" w:eastAsia="ko-KR"/>
        </w:rPr>
        <w:t>O</w:t>
      </w:r>
      <w:r w:rsidRPr="009D62B2">
        <w:rPr>
          <w:rFonts w:hint="eastAsia"/>
          <w:lang w:val="en-US" w:eastAsia="ko-KR"/>
        </w:rPr>
        <w:t xml:space="preserve">ther </w:t>
      </w:r>
      <w:r w:rsidRPr="009D62B2">
        <w:rPr>
          <w:lang w:val="en-US" w:eastAsia="ko-KR"/>
        </w:rPr>
        <w:t>parameters</w:t>
      </w:r>
      <w:r w:rsidRPr="009D62B2">
        <w:rPr>
          <w:rFonts w:hint="eastAsia"/>
          <w:lang w:val="en-US" w:eastAsia="ko-KR"/>
        </w:rPr>
        <w:t xml:space="preserve"> </w:t>
      </w:r>
    </w:p>
    <w:p w14:paraId="5654F863" w14:textId="77777777" w:rsidR="009D62B2" w:rsidRDefault="009D62B2" w:rsidP="00311060">
      <w:pPr>
        <w:pStyle w:val="ListParagraph"/>
        <w:numPr>
          <w:ilvl w:val="0"/>
          <w:numId w:val="260"/>
        </w:numPr>
        <w:rPr>
          <w:lang w:val="en-US" w:eastAsia="zh-CN"/>
        </w:rPr>
      </w:pPr>
      <w:r w:rsidRPr="009D62B2">
        <w:rPr>
          <w:rFonts w:hint="eastAsia"/>
          <w:lang w:val="en-US" w:eastAsia="ko-KR"/>
        </w:rPr>
        <w:t>FFS: Whether each of above parameters is configured</w:t>
      </w:r>
      <w:r w:rsidRPr="009D62B2">
        <w:rPr>
          <w:lang w:val="en-US" w:eastAsia="ko-KR"/>
        </w:rPr>
        <w:t>/indicated</w:t>
      </w:r>
      <w:r w:rsidRPr="009D62B2">
        <w:rPr>
          <w:rFonts w:hint="eastAsia"/>
          <w:lang w:val="en-US" w:eastAsia="ko-KR"/>
        </w:rPr>
        <w:t xml:space="preserve"> explicitly or not</w:t>
      </w:r>
    </w:p>
    <w:p w14:paraId="03D453EC" w14:textId="77777777" w:rsidR="00BC139C" w:rsidRDefault="00BC139C" w:rsidP="00BC139C">
      <w:pPr>
        <w:rPr>
          <w:lang w:val="en-US" w:eastAsia="zh-CN"/>
        </w:rPr>
      </w:pPr>
    </w:p>
    <w:p w14:paraId="1AF62A00" w14:textId="53D99B63" w:rsidR="00BC139C" w:rsidRPr="00BC139C" w:rsidRDefault="00BC139C" w:rsidP="00BC139C">
      <w:pPr>
        <w:rPr>
          <w:lang w:val="en-US" w:eastAsia="zh-CN"/>
        </w:rPr>
      </w:pPr>
      <w:r>
        <w:rPr>
          <w:lang w:val="en-US" w:eastAsia="zh-CN"/>
        </w:rPr>
        <w:t xml:space="preserve">Final summary in </w:t>
      </w:r>
      <w:hyperlink r:id="rId1638" w:history="1">
        <w:r w:rsidR="006F79AF">
          <w:rPr>
            <w:rStyle w:val="Hyperlink"/>
            <w:lang w:val="en-US" w:eastAsia="zh-CN"/>
          </w:rPr>
          <w:t>R1-2405723</w:t>
        </w:r>
      </w:hyperlink>
      <w:r>
        <w:rPr>
          <w:lang w:val="en-US" w:eastAsia="zh-CN"/>
        </w:rPr>
        <w:t>.</w:t>
      </w:r>
    </w:p>
    <w:p w14:paraId="4AE55C9F" w14:textId="77777777" w:rsidR="00D7097B" w:rsidRPr="00D7097B" w:rsidRDefault="00D7097B" w:rsidP="00E40459">
      <w:pPr>
        <w:pStyle w:val="Heading3"/>
      </w:pPr>
      <w:bookmarkStart w:id="416" w:name="_Toc166306554"/>
      <w:bookmarkStart w:id="417" w:name="_Toc173405048"/>
      <w:r w:rsidRPr="00D7097B">
        <w:t>On-demand SIB1 for idle/inactive mode UEs</w:t>
      </w:r>
      <w:bookmarkEnd w:id="416"/>
      <w:bookmarkEnd w:id="417"/>
    </w:p>
    <w:p w14:paraId="5C1F1A46" w14:textId="3C1A1709" w:rsidR="00D7097B" w:rsidRPr="00D7097B" w:rsidRDefault="006F79AF" w:rsidP="00D7097B">
      <w:pPr>
        <w:rPr>
          <w:lang w:eastAsia="x-none"/>
        </w:rPr>
      </w:pPr>
      <w:hyperlink r:id="rId1639" w:history="1">
        <w:r>
          <w:rPr>
            <w:rStyle w:val="Hyperlink"/>
            <w:lang w:eastAsia="x-none"/>
          </w:rPr>
          <w:t>R1-2403870</w:t>
        </w:r>
      </w:hyperlink>
      <w:r w:rsidR="00D7097B" w:rsidRPr="00D7097B">
        <w:rPr>
          <w:lang w:eastAsia="x-none"/>
        </w:rPr>
        <w:tab/>
        <w:t>Discussion of on-demand SIB1 for idle/inactive mode UEs</w:t>
      </w:r>
      <w:r w:rsidR="00D7097B" w:rsidRPr="00D7097B">
        <w:rPr>
          <w:lang w:eastAsia="x-none"/>
        </w:rPr>
        <w:tab/>
        <w:t>FUTUREWEI</w:t>
      </w:r>
    </w:p>
    <w:p w14:paraId="303FD974" w14:textId="7ECB3294" w:rsidR="00D7097B" w:rsidRPr="00D7097B" w:rsidRDefault="006F79AF" w:rsidP="00D7097B">
      <w:pPr>
        <w:rPr>
          <w:lang w:eastAsia="x-none"/>
        </w:rPr>
      </w:pPr>
      <w:hyperlink r:id="rId1640" w:history="1">
        <w:r>
          <w:rPr>
            <w:rStyle w:val="Hyperlink"/>
            <w:lang w:eastAsia="x-none"/>
          </w:rPr>
          <w:t>R1-2403942</w:t>
        </w:r>
      </w:hyperlink>
      <w:r w:rsidR="00D7097B" w:rsidRPr="00D7097B">
        <w:rPr>
          <w:lang w:eastAsia="x-none"/>
        </w:rPr>
        <w:tab/>
        <w:t>Discussion on on-demand SIB1 for eNES</w:t>
      </w:r>
      <w:r w:rsidR="00D7097B" w:rsidRPr="00D7097B">
        <w:rPr>
          <w:lang w:eastAsia="x-none"/>
        </w:rPr>
        <w:tab/>
        <w:t>Huawei, HiSilicon</w:t>
      </w:r>
    </w:p>
    <w:p w14:paraId="1C8611CE" w14:textId="6D1B45D3" w:rsidR="00D7097B" w:rsidRPr="00D7097B" w:rsidRDefault="006F79AF" w:rsidP="00D7097B">
      <w:pPr>
        <w:rPr>
          <w:lang w:eastAsia="x-none"/>
        </w:rPr>
      </w:pPr>
      <w:hyperlink r:id="rId1641" w:history="1">
        <w:r>
          <w:rPr>
            <w:rStyle w:val="Hyperlink"/>
            <w:lang w:eastAsia="x-none"/>
          </w:rPr>
          <w:t>R1-2403979</w:t>
        </w:r>
      </w:hyperlink>
      <w:r w:rsidR="00D7097B" w:rsidRPr="00D7097B">
        <w:rPr>
          <w:lang w:eastAsia="x-none"/>
        </w:rPr>
        <w:tab/>
        <w:t xml:space="preserve">Study on </w:t>
      </w:r>
      <w:r w:rsidR="00E22527">
        <w:rPr>
          <w:lang w:eastAsia="x-none"/>
        </w:rPr>
        <w:t>on-</w:t>
      </w:r>
      <w:r w:rsidR="00D7097B" w:rsidRPr="00D7097B">
        <w:rPr>
          <w:lang w:eastAsia="x-none"/>
        </w:rPr>
        <w:t>demand SIB1 for Idle/inactive mode Ues</w:t>
      </w:r>
      <w:r w:rsidR="00D7097B" w:rsidRPr="00D7097B">
        <w:rPr>
          <w:lang w:eastAsia="x-none"/>
        </w:rPr>
        <w:tab/>
        <w:t>Intel Corporation</w:t>
      </w:r>
    </w:p>
    <w:p w14:paraId="5E65DD6E" w14:textId="0CF80C26" w:rsidR="00D7097B" w:rsidRPr="00D7097B" w:rsidRDefault="006F79AF" w:rsidP="00D7097B">
      <w:pPr>
        <w:rPr>
          <w:lang w:eastAsia="x-none"/>
        </w:rPr>
      </w:pPr>
      <w:hyperlink r:id="rId1642" w:history="1">
        <w:r>
          <w:rPr>
            <w:rStyle w:val="Hyperlink"/>
            <w:lang w:eastAsia="x-none"/>
          </w:rPr>
          <w:t>R1-2404033</w:t>
        </w:r>
      </w:hyperlink>
      <w:r w:rsidR="00D7097B" w:rsidRPr="00D7097B">
        <w:rPr>
          <w:lang w:eastAsia="x-none"/>
        </w:rPr>
        <w:tab/>
        <w:t>Discussion on on-demand SIB1 for idle/inactive mode UEs</w:t>
      </w:r>
      <w:r w:rsidR="00D7097B" w:rsidRPr="00D7097B">
        <w:rPr>
          <w:lang w:eastAsia="x-none"/>
        </w:rPr>
        <w:tab/>
        <w:t>Spreadtrum Communications</w:t>
      </w:r>
    </w:p>
    <w:p w14:paraId="04ECBDC0" w14:textId="26E603C1" w:rsidR="00D7097B" w:rsidRDefault="006F79AF" w:rsidP="00D7097B">
      <w:pPr>
        <w:rPr>
          <w:lang w:eastAsia="x-none"/>
        </w:rPr>
      </w:pPr>
      <w:hyperlink r:id="rId1643" w:history="1">
        <w:r>
          <w:rPr>
            <w:rStyle w:val="Hyperlink"/>
            <w:lang w:eastAsia="x-none"/>
          </w:rPr>
          <w:t>R1-2404122</w:t>
        </w:r>
      </w:hyperlink>
      <w:r w:rsidR="00D7097B" w:rsidRPr="00D7097B">
        <w:rPr>
          <w:lang w:eastAsia="x-none"/>
        </w:rPr>
        <w:tab/>
        <w:t>On-demand SIB1 for idle/inactive mode UEs</w:t>
      </w:r>
      <w:r w:rsidR="00D7097B" w:rsidRPr="00D7097B">
        <w:rPr>
          <w:lang w:eastAsia="x-none"/>
        </w:rPr>
        <w:tab/>
        <w:t>Samsung</w:t>
      </w:r>
    </w:p>
    <w:p w14:paraId="09381ABD" w14:textId="4B14105F" w:rsidR="00D7097B" w:rsidRPr="00D7097B" w:rsidRDefault="006F79AF" w:rsidP="00D7097B">
      <w:pPr>
        <w:rPr>
          <w:lang w:eastAsia="x-none"/>
        </w:rPr>
      </w:pPr>
      <w:hyperlink r:id="rId1644" w:history="1">
        <w:r>
          <w:rPr>
            <w:rStyle w:val="Hyperlink"/>
            <w:lang w:eastAsia="ko-KR"/>
          </w:rPr>
          <w:t>R1-2405363</w:t>
        </w:r>
      </w:hyperlink>
      <w:r w:rsidR="00E22527">
        <w:rPr>
          <w:lang w:eastAsia="ko-KR"/>
        </w:rPr>
        <w:tab/>
        <w:t>Discussions on on-demand SIB1 for idle/inactive mode UEs</w:t>
      </w:r>
      <w:r w:rsidR="00E22527">
        <w:rPr>
          <w:lang w:eastAsia="ko-KR"/>
        </w:rPr>
        <w:tab/>
        <w:t>vivo</w:t>
      </w:r>
      <w:r w:rsidR="00E22527">
        <w:rPr>
          <w:lang w:eastAsia="ko-KR"/>
        </w:rPr>
        <w:tab/>
        <w:t xml:space="preserve">(rev of </w:t>
      </w:r>
      <w:hyperlink r:id="rId1645" w:history="1">
        <w:r>
          <w:rPr>
            <w:rStyle w:val="Hyperlink"/>
            <w:lang w:eastAsia="ko-KR"/>
          </w:rPr>
          <w:t>R1-2404184</w:t>
        </w:r>
      </w:hyperlink>
      <w:r w:rsidR="00E22527">
        <w:rPr>
          <w:lang w:eastAsia="x-none"/>
        </w:rPr>
        <w:t>)</w:t>
      </w:r>
    </w:p>
    <w:p w14:paraId="486669AD" w14:textId="251ECE20" w:rsidR="00D7097B" w:rsidRPr="00D7097B" w:rsidRDefault="006F79AF" w:rsidP="00D7097B">
      <w:pPr>
        <w:rPr>
          <w:lang w:eastAsia="x-none"/>
        </w:rPr>
      </w:pPr>
      <w:hyperlink r:id="rId1646" w:history="1">
        <w:r>
          <w:rPr>
            <w:rStyle w:val="Hyperlink"/>
            <w:lang w:eastAsia="x-none"/>
          </w:rPr>
          <w:t>R1-2404224</w:t>
        </w:r>
      </w:hyperlink>
      <w:r w:rsidR="00D7097B" w:rsidRPr="00D7097B">
        <w:rPr>
          <w:lang w:eastAsia="x-none"/>
        </w:rPr>
        <w:tab/>
        <w:t>On-demand SIB1 for Idle/Inactive mode UEs</w:t>
      </w:r>
      <w:r w:rsidR="00D7097B" w:rsidRPr="00D7097B">
        <w:rPr>
          <w:lang w:eastAsia="x-none"/>
        </w:rPr>
        <w:tab/>
        <w:t>Nokia, Nokia Shanghai Bell</w:t>
      </w:r>
    </w:p>
    <w:p w14:paraId="1BF0E159" w14:textId="16D0548C" w:rsidR="00D7097B" w:rsidRPr="00D7097B" w:rsidRDefault="006F79AF" w:rsidP="00D7097B">
      <w:pPr>
        <w:rPr>
          <w:lang w:eastAsia="x-none"/>
        </w:rPr>
      </w:pPr>
      <w:hyperlink r:id="rId1647" w:history="1">
        <w:r>
          <w:rPr>
            <w:rStyle w:val="Hyperlink"/>
            <w:lang w:eastAsia="x-none"/>
          </w:rPr>
          <w:t>R1-2404294</w:t>
        </w:r>
      </w:hyperlink>
      <w:r w:rsidR="00D7097B" w:rsidRPr="00D7097B">
        <w:rPr>
          <w:lang w:eastAsia="x-none"/>
        </w:rPr>
        <w:tab/>
        <w:t>On on-demand SIB1 for IDLE/INACTIVE mode UE</w:t>
      </w:r>
      <w:r w:rsidR="00D7097B" w:rsidRPr="00D7097B">
        <w:rPr>
          <w:lang w:eastAsia="x-none"/>
        </w:rPr>
        <w:tab/>
        <w:t>Apple</w:t>
      </w:r>
    </w:p>
    <w:p w14:paraId="0301E276" w14:textId="045146EC" w:rsidR="00D7097B" w:rsidRPr="00D7097B" w:rsidRDefault="006F79AF" w:rsidP="00D7097B">
      <w:pPr>
        <w:rPr>
          <w:lang w:eastAsia="x-none"/>
        </w:rPr>
      </w:pPr>
      <w:hyperlink r:id="rId1648" w:history="1">
        <w:r>
          <w:rPr>
            <w:rStyle w:val="Hyperlink"/>
            <w:lang w:eastAsia="x-none"/>
          </w:rPr>
          <w:t>R1-2404333</w:t>
        </w:r>
      </w:hyperlink>
      <w:r w:rsidR="00D7097B" w:rsidRPr="00D7097B">
        <w:rPr>
          <w:lang w:eastAsia="x-none"/>
        </w:rPr>
        <w:tab/>
        <w:t>Discussion on on-demand SIB1 for idle/inactive mode UEs</w:t>
      </w:r>
      <w:r w:rsidR="00D7097B" w:rsidRPr="00D7097B">
        <w:rPr>
          <w:lang w:eastAsia="x-none"/>
        </w:rPr>
        <w:tab/>
        <w:t>InterDigital, Inc.</w:t>
      </w:r>
    </w:p>
    <w:p w14:paraId="7A597526" w14:textId="400CDFA8" w:rsidR="00D7097B" w:rsidRPr="00D7097B" w:rsidRDefault="006F79AF" w:rsidP="00D7097B">
      <w:pPr>
        <w:rPr>
          <w:lang w:eastAsia="x-none"/>
        </w:rPr>
      </w:pPr>
      <w:hyperlink r:id="rId1649" w:history="1">
        <w:r>
          <w:rPr>
            <w:rStyle w:val="Hyperlink"/>
            <w:lang w:eastAsia="x-none"/>
          </w:rPr>
          <w:t>R1-2404408</w:t>
        </w:r>
      </w:hyperlink>
      <w:r w:rsidR="00D7097B" w:rsidRPr="00D7097B">
        <w:rPr>
          <w:lang w:eastAsia="x-none"/>
        </w:rPr>
        <w:tab/>
        <w:t>Discussion on on-demand SIB1</w:t>
      </w:r>
      <w:r w:rsidR="00D7097B" w:rsidRPr="00D7097B">
        <w:rPr>
          <w:lang w:eastAsia="x-none"/>
        </w:rPr>
        <w:tab/>
        <w:t>CATT</w:t>
      </w:r>
    </w:p>
    <w:p w14:paraId="54F01A0F" w14:textId="28908AC1" w:rsidR="00D7097B" w:rsidRPr="00D7097B" w:rsidRDefault="006F79AF" w:rsidP="00D7097B">
      <w:pPr>
        <w:rPr>
          <w:lang w:eastAsia="x-none"/>
        </w:rPr>
      </w:pPr>
      <w:hyperlink r:id="rId1650" w:history="1">
        <w:r>
          <w:rPr>
            <w:rStyle w:val="Hyperlink"/>
            <w:lang w:eastAsia="x-none"/>
          </w:rPr>
          <w:t>R1-2404434</w:t>
        </w:r>
      </w:hyperlink>
      <w:r w:rsidR="00D7097B" w:rsidRPr="00D7097B">
        <w:rPr>
          <w:lang w:eastAsia="x-none"/>
        </w:rPr>
        <w:tab/>
        <w:t>Discussion on on-demand SIB1 for idle/inactive mode UEs</w:t>
      </w:r>
      <w:r w:rsidR="00D7097B" w:rsidRPr="00D7097B">
        <w:rPr>
          <w:lang w:eastAsia="x-none"/>
        </w:rPr>
        <w:tab/>
        <w:t>China Telecom</w:t>
      </w:r>
    </w:p>
    <w:p w14:paraId="1A24878B" w14:textId="221362E0" w:rsidR="00D7097B" w:rsidRPr="00D7097B" w:rsidRDefault="006F79AF" w:rsidP="00D7097B">
      <w:pPr>
        <w:rPr>
          <w:lang w:eastAsia="x-none"/>
        </w:rPr>
      </w:pPr>
      <w:hyperlink r:id="rId1651" w:history="1">
        <w:r>
          <w:rPr>
            <w:rStyle w:val="Hyperlink"/>
            <w:lang w:eastAsia="x-none"/>
          </w:rPr>
          <w:t>R1-2404463</w:t>
        </w:r>
      </w:hyperlink>
      <w:r w:rsidR="00D7097B" w:rsidRPr="00D7097B">
        <w:rPr>
          <w:lang w:eastAsia="x-none"/>
        </w:rPr>
        <w:tab/>
        <w:t>Discussion on on-demand SIB1 for UEs in idle/inactive mode</w:t>
      </w:r>
      <w:r w:rsidR="00D7097B" w:rsidRPr="00D7097B">
        <w:rPr>
          <w:lang w:eastAsia="x-none"/>
        </w:rPr>
        <w:tab/>
        <w:t>CMCC</w:t>
      </w:r>
    </w:p>
    <w:p w14:paraId="0670AE06" w14:textId="7F48D651" w:rsidR="00D7097B" w:rsidRPr="00D7097B" w:rsidRDefault="006F79AF" w:rsidP="00D7097B">
      <w:pPr>
        <w:rPr>
          <w:lang w:eastAsia="x-none"/>
        </w:rPr>
      </w:pPr>
      <w:hyperlink r:id="rId1652" w:history="1">
        <w:r>
          <w:rPr>
            <w:rStyle w:val="Hyperlink"/>
            <w:lang w:eastAsia="x-none"/>
          </w:rPr>
          <w:t>R1-2404507</w:t>
        </w:r>
      </w:hyperlink>
      <w:r w:rsidR="00D7097B" w:rsidRPr="00D7097B">
        <w:rPr>
          <w:lang w:eastAsia="x-none"/>
        </w:rPr>
        <w:tab/>
        <w:t>On-demand SIB1 for idle/inactive mode UEs</w:t>
      </w:r>
      <w:r w:rsidR="00D7097B" w:rsidRPr="00D7097B">
        <w:rPr>
          <w:lang w:eastAsia="x-none"/>
        </w:rPr>
        <w:tab/>
        <w:t>Sony</w:t>
      </w:r>
    </w:p>
    <w:p w14:paraId="2BD0DD72" w14:textId="7FB7DF7E" w:rsidR="00D7097B" w:rsidRPr="00D7097B" w:rsidRDefault="006F79AF" w:rsidP="00D7097B">
      <w:pPr>
        <w:rPr>
          <w:lang w:eastAsia="x-none"/>
        </w:rPr>
      </w:pPr>
      <w:hyperlink r:id="rId1653" w:history="1">
        <w:r>
          <w:rPr>
            <w:rStyle w:val="Hyperlink"/>
            <w:lang w:eastAsia="x-none"/>
          </w:rPr>
          <w:t>R1-2404561</w:t>
        </w:r>
      </w:hyperlink>
      <w:r w:rsidR="00D7097B" w:rsidRPr="00D7097B">
        <w:rPr>
          <w:lang w:eastAsia="x-none"/>
        </w:rPr>
        <w:tab/>
        <w:t>Discussion on on-demand SIB1 for UEs</w:t>
      </w:r>
      <w:r w:rsidR="00D7097B" w:rsidRPr="00D7097B">
        <w:rPr>
          <w:lang w:eastAsia="x-none"/>
        </w:rPr>
        <w:tab/>
        <w:t>ZTE, Sanechips</w:t>
      </w:r>
    </w:p>
    <w:p w14:paraId="06CC19E9" w14:textId="528D793C" w:rsidR="00D7097B" w:rsidRPr="00D7097B" w:rsidRDefault="006F79AF" w:rsidP="00D7097B">
      <w:pPr>
        <w:rPr>
          <w:lang w:eastAsia="x-none"/>
        </w:rPr>
      </w:pPr>
      <w:hyperlink r:id="rId1654" w:history="1">
        <w:r>
          <w:rPr>
            <w:rStyle w:val="Hyperlink"/>
            <w:lang w:eastAsia="x-none"/>
          </w:rPr>
          <w:t>R1-2404625</w:t>
        </w:r>
      </w:hyperlink>
      <w:r w:rsidR="00D7097B" w:rsidRPr="00D7097B">
        <w:rPr>
          <w:lang w:eastAsia="x-none"/>
        </w:rPr>
        <w:tab/>
        <w:t>Discussion on on-demand SIB1 for idle/inactive mode UEs</w:t>
      </w:r>
      <w:r w:rsidR="00D7097B" w:rsidRPr="00D7097B">
        <w:rPr>
          <w:lang w:eastAsia="x-none"/>
        </w:rPr>
        <w:tab/>
        <w:t>Xiaomi</w:t>
      </w:r>
    </w:p>
    <w:p w14:paraId="5F0ABBA9" w14:textId="35556903" w:rsidR="00D7097B" w:rsidRPr="00D7097B" w:rsidRDefault="006F79AF" w:rsidP="00D7097B">
      <w:pPr>
        <w:rPr>
          <w:lang w:eastAsia="x-none"/>
        </w:rPr>
      </w:pPr>
      <w:hyperlink r:id="rId1655" w:history="1">
        <w:r>
          <w:rPr>
            <w:rStyle w:val="Hyperlink"/>
            <w:lang w:eastAsia="x-none"/>
          </w:rPr>
          <w:t>R1-2404690</w:t>
        </w:r>
      </w:hyperlink>
      <w:r w:rsidR="00D7097B" w:rsidRPr="00D7097B">
        <w:rPr>
          <w:lang w:eastAsia="x-none"/>
        </w:rPr>
        <w:tab/>
        <w:t>On-demand SIB1 for Idle/Inactive Mode UE</w:t>
      </w:r>
      <w:r w:rsidR="00D7097B" w:rsidRPr="00D7097B">
        <w:rPr>
          <w:lang w:eastAsia="x-none"/>
        </w:rPr>
        <w:tab/>
        <w:t>Google</w:t>
      </w:r>
    </w:p>
    <w:p w14:paraId="39CE2F31" w14:textId="4575D7BD" w:rsidR="00D7097B" w:rsidRPr="00D7097B" w:rsidRDefault="006F79AF" w:rsidP="00D7097B">
      <w:pPr>
        <w:rPr>
          <w:lang w:eastAsia="x-none"/>
        </w:rPr>
      </w:pPr>
      <w:hyperlink r:id="rId1656" w:history="1">
        <w:r>
          <w:rPr>
            <w:rStyle w:val="Hyperlink"/>
            <w:lang w:eastAsia="x-none"/>
          </w:rPr>
          <w:t>R1-2404698</w:t>
        </w:r>
      </w:hyperlink>
      <w:r w:rsidR="00D7097B" w:rsidRPr="00D7097B">
        <w:rPr>
          <w:lang w:eastAsia="x-none"/>
        </w:rPr>
        <w:tab/>
        <w:t>On-demand SIB1 for idle/inactive mode UEs</w:t>
      </w:r>
      <w:r w:rsidR="00D7097B" w:rsidRPr="00D7097B">
        <w:rPr>
          <w:lang w:eastAsia="x-none"/>
        </w:rPr>
        <w:tab/>
        <w:t>Lenovo</w:t>
      </w:r>
    </w:p>
    <w:p w14:paraId="35F53AC0" w14:textId="4736FF80" w:rsidR="00D7097B" w:rsidRPr="00D7097B" w:rsidRDefault="006F79AF" w:rsidP="00D7097B">
      <w:pPr>
        <w:rPr>
          <w:lang w:eastAsia="x-none"/>
        </w:rPr>
      </w:pPr>
      <w:hyperlink r:id="rId1657" w:history="1">
        <w:r>
          <w:rPr>
            <w:rStyle w:val="Hyperlink"/>
            <w:lang w:eastAsia="x-none"/>
          </w:rPr>
          <w:t>R1-2404758</w:t>
        </w:r>
      </w:hyperlink>
      <w:r w:rsidR="00D7097B" w:rsidRPr="00D7097B">
        <w:rPr>
          <w:lang w:eastAsia="x-none"/>
        </w:rPr>
        <w:tab/>
        <w:t>Discussion on on-demand SIB1 for idle/inactive mode UEs</w:t>
      </w:r>
      <w:r w:rsidR="00D7097B" w:rsidRPr="00D7097B">
        <w:rPr>
          <w:lang w:eastAsia="x-none"/>
        </w:rPr>
        <w:tab/>
        <w:t>Panasonic</w:t>
      </w:r>
    </w:p>
    <w:p w14:paraId="1BDBAA53" w14:textId="3EBA8B5F" w:rsidR="00D7097B" w:rsidRPr="00D7097B" w:rsidRDefault="006F79AF" w:rsidP="00D7097B">
      <w:pPr>
        <w:rPr>
          <w:lang w:eastAsia="x-none"/>
        </w:rPr>
      </w:pPr>
      <w:hyperlink r:id="rId1658" w:history="1">
        <w:r>
          <w:rPr>
            <w:rStyle w:val="Hyperlink"/>
            <w:lang w:eastAsia="x-none"/>
          </w:rPr>
          <w:t>R1-2404780</w:t>
        </w:r>
      </w:hyperlink>
      <w:r w:rsidR="00D7097B" w:rsidRPr="00D7097B">
        <w:rPr>
          <w:lang w:eastAsia="x-none"/>
        </w:rPr>
        <w:tab/>
        <w:t>On-demand SIB1 for idle/inactive mode UEs for NES</w:t>
      </w:r>
      <w:r w:rsidR="00D7097B" w:rsidRPr="00D7097B">
        <w:rPr>
          <w:lang w:eastAsia="x-none"/>
        </w:rPr>
        <w:tab/>
        <w:t>ETRI</w:t>
      </w:r>
    </w:p>
    <w:p w14:paraId="5521EC12" w14:textId="21164967" w:rsidR="00D7097B" w:rsidRPr="00D7097B" w:rsidRDefault="006F79AF" w:rsidP="00D7097B">
      <w:pPr>
        <w:rPr>
          <w:lang w:eastAsia="x-none"/>
        </w:rPr>
      </w:pPr>
      <w:hyperlink r:id="rId1659" w:history="1">
        <w:r>
          <w:rPr>
            <w:rStyle w:val="Hyperlink"/>
            <w:lang w:eastAsia="x-none"/>
          </w:rPr>
          <w:t>R1-2404796</w:t>
        </w:r>
      </w:hyperlink>
      <w:r w:rsidR="00D7097B" w:rsidRPr="00D7097B">
        <w:rPr>
          <w:lang w:eastAsia="x-none"/>
        </w:rPr>
        <w:tab/>
        <w:t>Discussion on on-demand SIB1 for UEs in idle/inactive mode</w:t>
      </w:r>
      <w:r w:rsidR="00D7097B" w:rsidRPr="00D7097B">
        <w:rPr>
          <w:lang w:eastAsia="x-none"/>
        </w:rPr>
        <w:tab/>
        <w:t>NEC</w:t>
      </w:r>
    </w:p>
    <w:p w14:paraId="116A580B" w14:textId="62DCECE7" w:rsidR="00D7097B" w:rsidRPr="00D7097B" w:rsidRDefault="006F79AF" w:rsidP="00D7097B">
      <w:pPr>
        <w:rPr>
          <w:lang w:eastAsia="x-none"/>
        </w:rPr>
      </w:pPr>
      <w:hyperlink r:id="rId1660" w:history="1">
        <w:r>
          <w:rPr>
            <w:rStyle w:val="Hyperlink"/>
            <w:lang w:eastAsia="x-none"/>
          </w:rPr>
          <w:t>R1-2404800</w:t>
        </w:r>
      </w:hyperlink>
      <w:r w:rsidR="00D7097B" w:rsidRPr="00D7097B">
        <w:rPr>
          <w:lang w:eastAsia="x-none"/>
        </w:rPr>
        <w:tab/>
        <w:t>Discussion on on-demand SIB1 for idle/inactive mode UEs</w:t>
      </w:r>
      <w:r w:rsidR="00D7097B" w:rsidRPr="00D7097B">
        <w:rPr>
          <w:lang w:eastAsia="x-none"/>
        </w:rPr>
        <w:tab/>
        <w:t>DENSO CORPORATION</w:t>
      </w:r>
    </w:p>
    <w:p w14:paraId="37C047E2" w14:textId="128C2B9F" w:rsidR="00D7097B" w:rsidRPr="00D7097B" w:rsidRDefault="006F79AF" w:rsidP="00D7097B">
      <w:pPr>
        <w:rPr>
          <w:lang w:eastAsia="x-none"/>
        </w:rPr>
      </w:pPr>
      <w:hyperlink r:id="rId1661" w:history="1">
        <w:r>
          <w:rPr>
            <w:rStyle w:val="Hyperlink"/>
            <w:lang w:eastAsia="x-none"/>
          </w:rPr>
          <w:t>R1-2404808</w:t>
        </w:r>
      </w:hyperlink>
      <w:r w:rsidR="00D7097B" w:rsidRPr="00D7097B">
        <w:rPr>
          <w:lang w:eastAsia="x-none"/>
        </w:rPr>
        <w:tab/>
        <w:t>Discussion on on-demand SIB1 transmission for idle/inactive mode UEs</w:t>
      </w:r>
      <w:r w:rsidR="00D7097B" w:rsidRPr="00D7097B">
        <w:rPr>
          <w:lang w:eastAsia="x-none"/>
        </w:rPr>
        <w:tab/>
        <w:t>Fujitsu</w:t>
      </w:r>
    </w:p>
    <w:p w14:paraId="6692712E" w14:textId="227A235A" w:rsidR="00D7097B" w:rsidRPr="00D7097B" w:rsidRDefault="006F79AF" w:rsidP="00D7097B">
      <w:pPr>
        <w:rPr>
          <w:lang w:eastAsia="x-none"/>
        </w:rPr>
      </w:pPr>
      <w:hyperlink r:id="rId1662" w:history="1">
        <w:r>
          <w:rPr>
            <w:rStyle w:val="Hyperlink"/>
            <w:lang w:eastAsia="x-none"/>
          </w:rPr>
          <w:t>R1-2404820</w:t>
        </w:r>
      </w:hyperlink>
      <w:r w:rsidR="00D7097B" w:rsidRPr="00D7097B">
        <w:rPr>
          <w:lang w:eastAsia="x-none"/>
        </w:rPr>
        <w:tab/>
        <w:t>Discussion on on-demand SIB1 transmission for idle/inactive mode UEs</w:t>
      </w:r>
      <w:r w:rsidR="00D7097B" w:rsidRPr="00D7097B">
        <w:rPr>
          <w:lang w:eastAsia="x-none"/>
        </w:rPr>
        <w:tab/>
        <w:t>Transsion Holdings</w:t>
      </w:r>
    </w:p>
    <w:p w14:paraId="1B0CE7E0" w14:textId="272996AE" w:rsidR="00D7097B" w:rsidRPr="00D7097B" w:rsidRDefault="006F79AF" w:rsidP="00D7097B">
      <w:pPr>
        <w:rPr>
          <w:lang w:eastAsia="x-none"/>
        </w:rPr>
      </w:pPr>
      <w:hyperlink r:id="rId1663" w:history="1">
        <w:r>
          <w:rPr>
            <w:rStyle w:val="Hyperlink"/>
            <w:lang w:eastAsia="x-none"/>
          </w:rPr>
          <w:t>R1-2404859</w:t>
        </w:r>
      </w:hyperlink>
      <w:r w:rsidR="00D7097B" w:rsidRPr="00D7097B">
        <w:rPr>
          <w:lang w:eastAsia="x-none"/>
        </w:rPr>
        <w:tab/>
        <w:t>Discussion on the enhancement to support on demand SIB1 for idle/inactive mode UE</w:t>
      </w:r>
      <w:r w:rsidR="00D7097B" w:rsidRPr="00D7097B">
        <w:rPr>
          <w:lang w:eastAsia="x-none"/>
        </w:rPr>
        <w:tab/>
        <w:t>OPPO</w:t>
      </w:r>
    </w:p>
    <w:p w14:paraId="59284102" w14:textId="4716F895" w:rsidR="00D7097B" w:rsidRPr="00D7097B" w:rsidRDefault="006F79AF" w:rsidP="00D7097B">
      <w:pPr>
        <w:rPr>
          <w:lang w:eastAsia="x-none"/>
        </w:rPr>
      </w:pPr>
      <w:hyperlink r:id="rId1664" w:history="1">
        <w:r>
          <w:rPr>
            <w:rStyle w:val="Hyperlink"/>
            <w:lang w:eastAsia="x-none"/>
          </w:rPr>
          <w:t>R1-2404895</w:t>
        </w:r>
      </w:hyperlink>
      <w:r w:rsidR="00D7097B" w:rsidRPr="00D7097B">
        <w:rPr>
          <w:lang w:eastAsia="x-none"/>
        </w:rPr>
        <w:tab/>
        <w:t>On-demand SIB1 for idle/inactive mode UEs</w:t>
      </w:r>
      <w:r w:rsidR="00D7097B" w:rsidRPr="00D7097B">
        <w:rPr>
          <w:lang w:eastAsia="x-none"/>
        </w:rPr>
        <w:tab/>
        <w:t>LG Electronics</w:t>
      </w:r>
    </w:p>
    <w:p w14:paraId="7852D240" w14:textId="15D6DC38" w:rsidR="00D7097B" w:rsidRPr="00D7097B" w:rsidRDefault="006F79AF" w:rsidP="00D7097B">
      <w:pPr>
        <w:rPr>
          <w:lang w:eastAsia="x-none"/>
        </w:rPr>
      </w:pPr>
      <w:hyperlink r:id="rId1665" w:history="1">
        <w:r>
          <w:rPr>
            <w:rStyle w:val="Hyperlink"/>
            <w:lang w:eastAsia="x-none"/>
          </w:rPr>
          <w:t>R1-2405049</w:t>
        </w:r>
      </w:hyperlink>
      <w:r w:rsidR="00D7097B" w:rsidRPr="00D7097B">
        <w:rPr>
          <w:lang w:eastAsia="x-none"/>
        </w:rPr>
        <w:tab/>
        <w:t>Discussion on on-demand SIB1 for idle/inactive mode UEs</w:t>
      </w:r>
      <w:r w:rsidR="00D7097B" w:rsidRPr="00D7097B">
        <w:rPr>
          <w:lang w:eastAsia="x-none"/>
        </w:rPr>
        <w:tab/>
        <w:t>NTT DOCOMO, INC.</w:t>
      </w:r>
    </w:p>
    <w:p w14:paraId="1C58CA01" w14:textId="37720B15" w:rsidR="00D7097B" w:rsidRDefault="006F79AF" w:rsidP="00D7097B">
      <w:pPr>
        <w:rPr>
          <w:lang w:eastAsia="x-none"/>
        </w:rPr>
      </w:pPr>
      <w:hyperlink r:id="rId1666" w:history="1">
        <w:r>
          <w:rPr>
            <w:rStyle w:val="Hyperlink"/>
            <w:lang w:eastAsia="x-none"/>
          </w:rPr>
          <w:t>R1-2405071</w:t>
        </w:r>
      </w:hyperlink>
      <w:r w:rsidR="00D7097B" w:rsidRPr="00D7097B">
        <w:rPr>
          <w:lang w:eastAsia="x-none"/>
        </w:rPr>
        <w:tab/>
        <w:t>Discussion on on-demand SIB1 transmission for idle UEs</w:t>
      </w:r>
      <w:r w:rsidR="00D7097B" w:rsidRPr="00D7097B">
        <w:rPr>
          <w:lang w:eastAsia="x-none"/>
        </w:rPr>
        <w:tab/>
        <w:t>Sharp</w:t>
      </w:r>
    </w:p>
    <w:p w14:paraId="154A3972" w14:textId="7E850257" w:rsidR="00D7097B" w:rsidRPr="00D7097B" w:rsidRDefault="006F79AF" w:rsidP="00D7097B">
      <w:pPr>
        <w:rPr>
          <w:lang w:eastAsia="x-none"/>
        </w:rPr>
      </w:pPr>
      <w:hyperlink r:id="rId1667" w:history="1">
        <w:r>
          <w:rPr>
            <w:rStyle w:val="Hyperlink"/>
            <w:lang w:eastAsia="ko-KR"/>
          </w:rPr>
          <w:t>R1-2405341</w:t>
        </w:r>
      </w:hyperlink>
      <w:r w:rsidR="00E22527">
        <w:rPr>
          <w:lang w:eastAsia="ko-KR"/>
        </w:rPr>
        <w:tab/>
        <w:t>On-demand SIB1 for idle or inactive mode UEs</w:t>
      </w:r>
      <w:r w:rsidR="00E22527">
        <w:rPr>
          <w:lang w:eastAsia="ko-KR"/>
        </w:rPr>
        <w:tab/>
        <w:t>MediaTek Inc.</w:t>
      </w:r>
      <w:r w:rsidR="00E22527">
        <w:rPr>
          <w:lang w:eastAsia="ko-KR"/>
        </w:rPr>
        <w:tab/>
        <w:t xml:space="preserve">(rev of </w:t>
      </w:r>
      <w:hyperlink r:id="rId1668" w:history="1">
        <w:r>
          <w:rPr>
            <w:rStyle w:val="Hyperlink"/>
            <w:lang w:eastAsia="ko-KR"/>
          </w:rPr>
          <w:t>R1-2405085</w:t>
        </w:r>
      </w:hyperlink>
      <w:r w:rsidR="00E22527">
        <w:rPr>
          <w:lang w:eastAsia="x-none"/>
        </w:rPr>
        <w:t>)</w:t>
      </w:r>
    </w:p>
    <w:p w14:paraId="5B8A7CEA" w14:textId="4E3ECFD7" w:rsidR="00D7097B" w:rsidRPr="00D7097B" w:rsidRDefault="006F79AF" w:rsidP="00D7097B">
      <w:pPr>
        <w:rPr>
          <w:lang w:eastAsia="x-none"/>
        </w:rPr>
      </w:pPr>
      <w:hyperlink r:id="rId1669" w:history="1">
        <w:r>
          <w:rPr>
            <w:rStyle w:val="Hyperlink"/>
            <w:lang w:eastAsia="x-none"/>
          </w:rPr>
          <w:t>R1-2405106</w:t>
        </w:r>
      </w:hyperlink>
      <w:r w:rsidR="00D7097B" w:rsidRPr="00D7097B">
        <w:rPr>
          <w:lang w:eastAsia="x-none"/>
        </w:rPr>
        <w:tab/>
        <w:t>Study of on-demand SIB1 for UEs in idle/inactive mode for NES</w:t>
      </w:r>
      <w:r w:rsidR="00D7097B" w:rsidRPr="00D7097B">
        <w:rPr>
          <w:lang w:eastAsia="x-none"/>
        </w:rPr>
        <w:tab/>
        <w:t>Ericsson</w:t>
      </w:r>
    </w:p>
    <w:p w14:paraId="6AE7072E" w14:textId="3A643936" w:rsidR="00D7097B" w:rsidRPr="00D7097B" w:rsidRDefault="006F79AF" w:rsidP="00D7097B">
      <w:pPr>
        <w:rPr>
          <w:lang w:eastAsia="x-none"/>
        </w:rPr>
      </w:pPr>
      <w:hyperlink r:id="rId1670" w:history="1">
        <w:r>
          <w:rPr>
            <w:rStyle w:val="Hyperlink"/>
            <w:lang w:eastAsia="x-none"/>
          </w:rPr>
          <w:t>R1-2405162</w:t>
        </w:r>
      </w:hyperlink>
      <w:r w:rsidR="00D7097B" w:rsidRPr="00D7097B">
        <w:rPr>
          <w:lang w:eastAsia="x-none"/>
        </w:rPr>
        <w:tab/>
        <w:t>On-demand SIB1 procedure</w:t>
      </w:r>
      <w:r w:rsidR="00D7097B" w:rsidRPr="00D7097B">
        <w:rPr>
          <w:lang w:eastAsia="x-none"/>
        </w:rPr>
        <w:tab/>
        <w:t>Qualcomm Incorporated</w:t>
      </w:r>
    </w:p>
    <w:p w14:paraId="3C0B5850" w14:textId="38591763" w:rsidR="00D7097B" w:rsidRPr="00D7097B" w:rsidRDefault="006F79AF" w:rsidP="00D7097B">
      <w:pPr>
        <w:rPr>
          <w:lang w:eastAsia="x-none"/>
        </w:rPr>
      </w:pPr>
      <w:hyperlink r:id="rId1671" w:history="1">
        <w:r>
          <w:rPr>
            <w:rStyle w:val="Hyperlink"/>
            <w:lang w:eastAsia="x-none"/>
          </w:rPr>
          <w:t>R1-2405177</w:t>
        </w:r>
      </w:hyperlink>
      <w:r w:rsidR="00D7097B" w:rsidRPr="00D7097B">
        <w:rPr>
          <w:lang w:eastAsia="x-none"/>
        </w:rPr>
        <w:tab/>
        <w:t>Discussion on on-demand SIB1 for idle/inactive mode UEs</w:t>
      </w:r>
      <w:r w:rsidR="00D7097B" w:rsidRPr="00D7097B">
        <w:rPr>
          <w:lang w:eastAsia="x-none"/>
        </w:rPr>
        <w:tab/>
        <w:t>KT Corp.</w:t>
      </w:r>
    </w:p>
    <w:p w14:paraId="1A47BE6C" w14:textId="6E727420" w:rsidR="00D7097B" w:rsidRPr="00D7097B" w:rsidRDefault="006F79AF" w:rsidP="00D7097B">
      <w:pPr>
        <w:rPr>
          <w:lang w:eastAsia="x-none"/>
        </w:rPr>
      </w:pPr>
      <w:hyperlink r:id="rId1672" w:history="1">
        <w:r>
          <w:rPr>
            <w:rStyle w:val="Hyperlink"/>
            <w:lang w:eastAsia="x-none"/>
          </w:rPr>
          <w:t>R1-2405182</w:t>
        </w:r>
      </w:hyperlink>
      <w:r w:rsidR="00D7097B" w:rsidRPr="00D7097B">
        <w:rPr>
          <w:lang w:eastAsia="x-none"/>
        </w:rPr>
        <w:tab/>
        <w:t>On-demand SIB1 for Idle/Inactive mode UEs</w:t>
      </w:r>
      <w:r w:rsidR="00D7097B" w:rsidRPr="00D7097B">
        <w:rPr>
          <w:lang w:eastAsia="x-none"/>
        </w:rPr>
        <w:tab/>
        <w:t>III</w:t>
      </w:r>
    </w:p>
    <w:p w14:paraId="4D60E20A" w14:textId="34509E56" w:rsidR="00D7097B" w:rsidRDefault="006F79AF" w:rsidP="00D7097B">
      <w:pPr>
        <w:rPr>
          <w:lang w:eastAsia="x-none"/>
        </w:rPr>
      </w:pPr>
      <w:hyperlink r:id="rId1673" w:history="1">
        <w:r>
          <w:rPr>
            <w:rStyle w:val="Hyperlink"/>
            <w:lang w:eastAsia="x-none"/>
          </w:rPr>
          <w:t>R1-2405202</w:t>
        </w:r>
      </w:hyperlink>
      <w:r w:rsidR="00D7097B" w:rsidRPr="00D7097B">
        <w:rPr>
          <w:lang w:eastAsia="x-none"/>
        </w:rPr>
        <w:tab/>
        <w:t>Triggering of on-demand SIB1</w:t>
      </w:r>
      <w:r w:rsidR="00D7097B" w:rsidRPr="00D7097B">
        <w:rPr>
          <w:lang w:eastAsia="x-none"/>
        </w:rPr>
        <w:tab/>
        <w:t>ASUSTeK</w:t>
      </w:r>
    </w:p>
    <w:p w14:paraId="18CC8B4D" w14:textId="2318F149" w:rsidR="00D7097B" w:rsidRPr="00D7097B" w:rsidRDefault="006F79AF" w:rsidP="00D7097B">
      <w:pPr>
        <w:rPr>
          <w:lang w:eastAsia="x-none"/>
        </w:rPr>
      </w:pPr>
      <w:hyperlink r:id="rId1674" w:history="1">
        <w:r>
          <w:rPr>
            <w:rStyle w:val="Hyperlink"/>
            <w:lang w:eastAsia="x-none"/>
          </w:rPr>
          <w:t>R1-2405595</w:t>
        </w:r>
      </w:hyperlink>
      <w:r w:rsidR="00EA1844" w:rsidRPr="00EA1844">
        <w:rPr>
          <w:lang w:eastAsia="x-none"/>
        </w:rPr>
        <w:tab/>
        <w:t>On-demand SIB1 for NES</w:t>
      </w:r>
      <w:r w:rsidR="00EA1844" w:rsidRPr="00EA1844">
        <w:rPr>
          <w:lang w:eastAsia="x-none"/>
        </w:rPr>
        <w:tab/>
        <w:t>Fraunhofer IIS, Fraunhofer HHI</w:t>
      </w:r>
      <w:r w:rsidR="00EA1844">
        <w:rPr>
          <w:lang w:eastAsia="x-none"/>
        </w:rPr>
        <w:tab/>
        <w:t xml:space="preserve">(rev of </w:t>
      </w:r>
      <w:hyperlink r:id="rId1675" w:history="1">
        <w:r>
          <w:rPr>
            <w:rStyle w:val="Hyperlink"/>
            <w:lang w:eastAsia="x-none"/>
          </w:rPr>
          <w:t>R1-2405207</w:t>
        </w:r>
      </w:hyperlink>
      <w:r w:rsidR="00EA1844">
        <w:rPr>
          <w:lang w:eastAsia="x-none"/>
        </w:rPr>
        <w:t>)</w:t>
      </w:r>
    </w:p>
    <w:p w14:paraId="7A08D180" w14:textId="7835366C" w:rsidR="00D7097B" w:rsidRPr="00D7097B" w:rsidRDefault="006F79AF" w:rsidP="00D7097B">
      <w:pPr>
        <w:rPr>
          <w:lang w:eastAsia="x-none"/>
        </w:rPr>
      </w:pPr>
      <w:hyperlink r:id="rId1676" w:history="1">
        <w:r>
          <w:rPr>
            <w:rStyle w:val="Hyperlink"/>
            <w:lang w:eastAsia="x-none"/>
          </w:rPr>
          <w:t>R1-2405213</w:t>
        </w:r>
      </w:hyperlink>
      <w:r w:rsidR="00D7097B" w:rsidRPr="00D7097B">
        <w:rPr>
          <w:lang w:eastAsia="x-none"/>
        </w:rPr>
        <w:tab/>
        <w:t>Views on On-demand SIB1 operation for idle/inactive UEs</w:t>
      </w:r>
      <w:r w:rsidR="00D7097B" w:rsidRPr="00D7097B">
        <w:rPr>
          <w:lang w:eastAsia="x-none"/>
        </w:rPr>
        <w:tab/>
        <w:t>Vodafone</w:t>
      </w:r>
    </w:p>
    <w:p w14:paraId="3F5A151C" w14:textId="013852E4" w:rsidR="00D7097B" w:rsidRDefault="006F79AF" w:rsidP="00D7097B">
      <w:pPr>
        <w:rPr>
          <w:lang w:eastAsia="x-none"/>
        </w:rPr>
      </w:pPr>
      <w:hyperlink r:id="rId1677" w:history="1">
        <w:r>
          <w:rPr>
            <w:rStyle w:val="Hyperlink"/>
            <w:lang w:eastAsia="x-none"/>
          </w:rPr>
          <w:t>R1-2405247</w:t>
        </w:r>
      </w:hyperlink>
      <w:r w:rsidR="00D7097B" w:rsidRPr="00D7097B">
        <w:rPr>
          <w:lang w:eastAsia="x-none"/>
        </w:rPr>
        <w:tab/>
        <w:t>Discussion on  on-demand SIB1</w:t>
      </w:r>
      <w:r w:rsidR="00D7097B" w:rsidRPr="00D7097B">
        <w:rPr>
          <w:lang w:eastAsia="x-none"/>
        </w:rPr>
        <w:tab/>
        <w:t>CEWiT</w:t>
      </w:r>
    </w:p>
    <w:p w14:paraId="34616F89" w14:textId="77777777" w:rsidR="00E40459" w:rsidRDefault="00E40459" w:rsidP="00D7097B">
      <w:pPr>
        <w:rPr>
          <w:lang w:eastAsia="x-none"/>
        </w:rPr>
      </w:pPr>
    </w:p>
    <w:p w14:paraId="0DE29660" w14:textId="716554AA" w:rsidR="00E22527" w:rsidRPr="00E22527" w:rsidRDefault="006F79AF" w:rsidP="00E22527">
      <w:pPr>
        <w:rPr>
          <w:b/>
          <w:bCs/>
          <w:lang w:eastAsia="ko-KR"/>
        </w:rPr>
      </w:pPr>
      <w:hyperlink r:id="rId1678" w:history="1">
        <w:r>
          <w:rPr>
            <w:rStyle w:val="Hyperlink"/>
            <w:b/>
            <w:bCs/>
            <w:lang w:eastAsia="ko-KR"/>
          </w:rPr>
          <w:t>R1-2405370</w:t>
        </w:r>
      </w:hyperlink>
      <w:r w:rsidR="00E22527" w:rsidRPr="00E22527">
        <w:rPr>
          <w:b/>
          <w:bCs/>
          <w:lang w:eastAsia="ko-KR"/>
        </w:rPr>
        <w:tab/>
        <w:t>FL summary 1 for on-demand SIB1 in idle/inactive mode</w:t>
      </w:r>
      <w:r w:rsidR="00E22527" w:rsidRPr="00E22527">
        <w:rPr>
          <w:b/>
          <w:bCs/>
          <w:lang w:eastAsia="ko-KR"/>
        </w:rPr>
        <w:tab/>
        <w:t>Moderator (MediaTek)</w:t>
      </w:r>
    </w:p>
    <w:p w14:paraId="10EA2DD8" w14:textId="77777777" w:rsidR="00E22527" w:rsidRDefault="00E22527" w:rsidP="00E22527">
      <w:pPr>
        <w:rPr>
          <w:lang w:eastAsia="ko-KR"/>
        </w:rPr>
      </w:pPr>
      <w:r>
        <w:rPr>
          <w:lang w:eastAsia="ko-KR"/>
        </w:rPr>
        <w:t>From Tuesday session</w:t>
      </w:r>
    </w:p>
    <w:p w14:paraId="12258C12" w14:textId="77777777" w:rsidR="00E22527" w:rsidRPr="00E40459" w:rsidRDefault="00E22527" w:rsidP="00E22527">
      <w:pPr>
        <w:rPr>
          <w:rFonts w:ascii="Times New Roman" w:hAnsi="Times New Roman"/>
          <w:szCs w:val="20"/>
          <w:lang w:eastAsia="ko-KR"/>
        </w:rPr>
      </w:pPr>
      <w:r w:rsidRPr="00E40459">
        <w:rPr>
          <w:rFonts w:ascii="Times New Roman" w:hAnsi="Times New Roman"/>
          <w:szCs w:val="20"/>
          <w:highlight w:val="green"/>
          <w:lang w:eastAsia="ko-KR"/>
        </w:rPr>
        <w:t>Agreement</w:t>
      </w:r>
    </w:p>
    <w:p w14:paraId="2C4C164C" w14:textId="77777777" w:rsidR="00E40459" w:rsidRPr="00E40459" w:rsidRDefault="00E40459" w:rsidP="00E40459">
      <w:pPr>
        <w:rPr>
          <w:rFonts w:ascii="Times New Roman" w:eastAsia="PMingLiU" w:hAnsi="Times New Roman"/>
          <w:szCs w:val="20"/>
          <w:lang w:eastAsia="zh-TW"/>
        </w:rPr>
      </w:pPr>
      <w:r w:rsidRPr="00E40459">
        <w:rPr>
          <w:rFonts w:ascii="Times New Roman" w:eastAsia="PMingLiU" w:hAnsi="Times New Roman"/>
          <w:szCs w:val="20"/>
          <w:lang w:eastAsia="zh-TW"/>
        </w:rPr>
        <w:t>For SIB1 in idle/inactive mode, prioritize RAN1 discussions on Case 2 and Case 3</w:t>
      </w:r>
    </w:p>
    <w:p w14:paraId="7E001ED3" w14:textId="77777777" w:rsidR="00E40459" w:rsidRPr="00E40459" w:rsidRDefault="00E40459" w:rsidP="00311060">
      <w:pPr>
        <w:pStyle w:val="ListParagraph"/>
        <w:numPr>
          <w:ilvl w:val="0"/>
          <w:numId w:val="149"/>
        </w:numPr>
        <w:ind w:left="709"/>
        <w:rPr>
          <w:lang w:eastAsia="zh-TW"/>
        </w:rPr>
      </w:pPr>
      <w:r w:rsidRPr="00E22527">
        <w:rPr>
          <w:lang w:val="en-US" w:eastAsia="zh-TW"/>
        </w:rPr>
        <w:t>Case 2 (</w:t>
      </w:r>
      <w:r w:rsidRPr="00E40459">
        <w:rPr>
          <w:lang w:eastAsia="zh-TW"/>
        </w:rPr>
        <w:t xml:space="preserve">Option </w:t>
      </w:r>
      <w:r w:rsidRPr="00E40459">
        <w:t>1+B+X</w:t>
      </w:r>
      <w:r w:rsidRPr="00E22527">
        <w:rPr>
          <w:lang w:val="en-US" w:eastAsia="zh-TW"/>
        </w:rPr>
        <w:t>) is feasible from RAN1 perspective.</w:t>
      </w:r>
    </w:p>
    <w:p w14:paraId="72898F63" w14:textId="7FB49C52" w:rsidR="00E40459" w:rsidRPr="00D70460" w:rsidRDefault="00E40459" w:rsidP="00311060">
      <w:pPr>
        <w:pStyle w:val="ListParagraph"/>
        <w:numPr>
          <w:ilvl w:val="0"/>
          <w:numId w:val="149"/>
        </w:numPr>
        <w:ind w:left="709"/>
        <w:rPr>
          <w:lang w:eastAsia="zh-TW"/>
        </w:rPr>
      </w:pPr>
      <w:r w:rsidRPr="00E22527">
        <w:rPr>
          <w:lang w:val="en-US" w:eastAsia="zh-TW"/>
        </w:rPr>
        <w:t>Further study Case 3, focusing on the additional NES benefits over Case 2, feasibility, complexity, and spec impact.</w:t>
      </w:r>
    </w:p>
    <w:p w14:paraId="41D35C07" w14:textId="77777777" w:rsidR="00E40459" w:rsidRPr="00E40459" w:rsidRDefault="00E40459" w:rsidP="00E40459">
      <w:pPr>
        <w:rPr>
          <w:rFonts w:ascii="Times New Roman" w:hAnsi="Times New Roman"/>
          <w:szCs w:val="20"/>
          <w:lang w:eastAsia="ko-KR"/>
        </w:rPr>
      </w:pPr>
      <w:r w:rsidRPr="00E40459">
        <w:rPr>
          <w:rFonts w:ascii="Times New Roman" w:hAnsi="Times New Roman"/>
          <w:szCs w:val="20"/>
          <w:highlight w:val="green"/>
          <w:lang w:eastAsia="ko-KR"/>
        </w:rPr>
        <w:t>Agreement</w:t>
      </w:r>
    </w:p>
    <w:p w14:paraId="647E3F20" w14:textId="77777777" w:rsidR="00E40459" w:rsidRPr="00E40459" w:rsidRDefault="00E40459" w:rsidP="00E40459">
      <w:pPr>
        <w:rPr>
          <w:rFonts w:ascii="Times New Roman" w:eastAsia="PMingLiU" w:hAnsi="Times New Roman"/>
          <w:szCs w:val="20"/>
          <w:lang w:eastAsia="zh-TW"/>
        </w:rPr>
      </w:pPr>
      <w:r w:rsidRPr="00E40459">
        <w:rPr>
          <w:rFonts w:ascii="Times New Roman" w:eastAsia="PMingLiU" w:hAnsi="Times New Roman"/>
          <w:szCs w:val="20"/>
          <w:lang w:eastAsia="zh-TW"/>
        </w:rPr>
        <w:t>For further study of on-demand SIB1 in idle/inactive mode, it is assumed that always-on SSB is transmitted on the NES cell with on-demand SIB1.</w:t>
      </w:r>
    </w:p>
    <w:p w14:paraId="5A488C82" w14:textId="77777777" w:rsidR="00E40459" w:rsidRPr="00E40459" w:rsidRDefault="00E40459" w:rsidP="00E40459">
      <w:pPr>
        <w:rPr>
          <w:rFonts w:ascii="Times New Roman" w:hAnsi="Times New Roman"/>
          <w:szCs w:val="20"/>
          <w:lang w:eastAsia="x-none"/>
        </w:rPr>
      </w:pPr>
    </w:p>
    <w:p w14:paraId="457B5306" w14:textId="77777777" w:rsidR="00E22527" w:rsidRPr="00E40459" w:rsidRDefault="00E22527" w:rsidP="00E22527">
      <w:pPr>
        <w:rPr>
          <w:rFonts w:ascii="Times New Roman" w:hAnsi="Times New Roman"/>
          <w:szCs w:val="20"/>
          <w:lang w:eastAsia="ko-KR"/>
        </w:rPr>
      </w:pPr>
      <w:bookmarkStart w:id="418" w:name="OLE_LINK228"/>
      <w:r w:rsidRPr="00E40459">
        <w:rPr>
          <w:rFonts w:ascii="Times New Roman" w:hAnsi="Times New Roman"/>
          <w:szCs w:val="20"/>
          <w:highlight w:val="green"/>
          <w:lang w:eastAsia="ko-KR"/>
        </w:rPr>
        <w:t>Agreement</w:t>
      </w:r>
    </w:p>
    <w:p w14:paraId="2C2AE368" w14:textId="77777777" w:rsidR="00E40459" w:rsidRPr="00E40459" w:rsidRDefault="00E40459" w:rsidP="00E40459">
      <w:pPr>
        <w:rPr>
          <w:rFonts w:ascii="Times New Roman" w:eastAsia="PMingLiU" w:hAnsi="Times New Roman"/>
          <w:szCs w:val="20"/>
          <w:lang w:eastAsia="zh-TW"/>
        </w:rPr>
      </w:pPr>
      <w:r w:rsidRPr="00E40459">
        <w:rPr>
          <w:rFonts w:ascii="Times New Roman" w:eastAsia="Malgun Gothic" w:hAnsi="Times New Roman"/>
          <w:szCs w:val="20"/>
          <w:lang w:eastAsia="ko-KR"/>
        </w:rPr>
        <w:t>At least for Case-2: F</w:t>
      </w:r>
      <w:r w:rsidRPr="00E40459">
        <w:rPr>
          <w:rFonts w:ascii="Times New Roman" w:eastAsia="PMingLiU" w:hAnsi="Times New Roman"/>
          <w:szCs w:val="20"/>
          <w:lang w:eastAsia="zh-TW"/>
        </w:rPr>
        <w:t>or further study of type 0 PDCCH monitoring occasions for on demand SIB1</w:t>
      </w:r>
      <w:r w:rsidRPr="00E40459">
        <w:rPr>
          <w:rFonts w:ascii="Times New Roman" w:eastAsia="Malgun Gothic" w:hAnsi="Times New Roman"/>
          <w:szCs w:val="20"/>
          <w:lang w:eastAsia="ko-KR"/>
        </w:rPr>
        <w:t xml:space="preserve">, </w:t>
      </w:r>
      <w:r w:rsidRPr="00E40459">
        <w:rPr>
          <w:rFonts w:ascii="Times New Roman" w:hAnsi="Times New Roman"/>
          <w:szCs w:val="20"/>
        </w:rPr>
        <w:t>after UE transmits the UL WUS</w:t>
      </w:r>
      <w:r w:rsidRPr="00E40459">
        <w:rPr>
          <w:rFonts w:ascii="Times New Roman" w:eastAsia="PMingLiU" w:hAnsi="Times New Roman"/>
          <w:szCs w:val="20"/>
          <w:lang w:eastAsia="zh-TW"/>
        </w:rPr>
        <w:t xml:space="preserve"> in idle/inactive mode, RAN1 assumes following as a starting point:</w:t>
      </w:r>
    </w:p>
    <w:bookmarkEnd w:id="418"/>
    <w:p w14:paraId="0462C8E1" w14:textId="77777777" w:rsidR="00E40459" w:rsidRPr="00E40459" w:rsidRDefault="00E40459" w:rsidP="00311060">
      <w:pPr>
        <w:numPr>
          <w:ilvl w:val="0"/>
          <w:numId w:val="150"/>
        </w:numPr>
        <w:rPr>
          <w:rFonts w:ascii="Times New Roman" w:eastAsia="PMingLiU" w:hAnsi="Times New Roman"/>
          <w:szCs w:val="20"/>
          <w:lang w:eastAsia="zh-TW"/>
        </w:rPr>
      </w:pPr>
      <w:r w:rsidRPr="00E40459">
        <w:rPr>
          <w:rFonts w:ascii="Times New Roman" w:eastAsia="PMingLiU" w:hAnsi="Times New Roman"/>
          <w:szCs w:val="20"/>
          <w:lang w:eastAsia="zh-TW"/>
        </w:rPr>
        <w:t>Option 1: One or more type 0 PDCCH monitoring occasions for on demand SIB1 within a time window</w:t>
      </w:r>
    </w:p>
    <w:p w14:paraId="5CC106C6" w14:textId="77777777" w:rsidR="00E40459" w:rsidRPr="00E40459" w:rsidRDefault="00E40459" w:rsidP="00311060">
      <w:pPr>
        <w:numPr>
          <w:ilvl w:val="1"/>
          <w:numId w:val="150"/>
        </w:numPr>
        <w:rPr>
          <w:rFonts w:ascii="Times New Roman" w:eastAsia="PMingLiU" w:hAnsi="Times New Roman"/>
          <w:szCs w:val="20"/>
          <w:lang w:eastAsia="zh-TW"/>
        </w:rPr>
      </w:pPr>
      <w:r w:rsidRPr="00E40459">
        <w:rPr>
          <w:rFonts w:ascii="Times New Roman" w:eastAsia="PMingLiU" w:hAnsi="Times New Roman"/>
          <w:szCs w:val="20"/>
          <w:lang w:eastAsia="zh-TW"/>
        </w:rPr>
        <w:t xml:space="preserve">FFS: How the search space zero configuration is provided (e.g. from  </w:t>
      </w:r>
      <w:r w:rsidRPr="00E40459">
        <w:rPr>
          <w:rFonts w:ascii="Times New Roman" w:eastAsia="PMingLiU" w:hAnsi="Times New Roman"/>
          <w:i/>
          <w:iCs/>
          <w:szCs w:val="20"/>
          <w:lang w:eastAsia="zh-TW"/>
        </w:rPr>
        <w:t>searchSpaceZero</w:t>
      </w:r>
      <w:r w:rsidRPr="00E40459">
        <w:rPr>
          <w:rFonts w:ascii="Times New Roman" w:eastAsia="PMingLiU" w:hAnsi="Times New Roman"/>
          <w:szCs w:val="20"/>
          <w:lang w:eastAsia="zh-TW"/>
        </w:rPr>
        <w:t xml:space="preserve">  in  MIB  or  from a new search space that is indicated by UL-WUS configuration)</w:t>
      </w:r>
    </w:p>
    <w:p w14:paraId="742DCC1E" w14:textId="77777777" w:rsidR="00E40459" w:rsidRPr="00E40459" w:rsidRDefault="00E40459" w:rsidP="00311060">
      <w:pPr>
        <w:numPr>
          <w:ilvl w:val="1"/>
          <w:numId w:val="150"/>
        </w:numPr>
        <w:rPr>
          <w:rFonts w:ascii="Times New Roman" w:eastAsia="PMingLiU" w:hAnsi="Times New Roman"/>
          <w:szCs w:val="20"/>
          <w:lang w:eastAsia="zh-TW"/>
        </w:rPr>
      </w:pPr>
      <w:r w:rsidRPr="00E40459">
        <w:rPr>
          <w:rFonts w:ascii="Times New Roman" w:eastAsia="PMingLiU" w:hAnsi="Times New Roman"/>
          <w:szCs w:val="20"/>
          <w:lang w:eastAsia="zh-TW"/>
        </w:rPr>
        <w:t xml:space="preserve">FFS: Details of the time window, including at least the starting time and duration </w:t>
      </w:r>
    </w:p>
    <w:p w14:paraId="1BFC9436" w14:textId="77777777" w:rsidR="00E40459" w:rsidRPr="00E40459" w:rsidRDefault="00E40459" w:rsidP="00311060">
      <w:pPr>
        <w:numPr>
          <w:ilvl w:val="1"/>
          <w:numId w:val="150"/>
        </w:numPr>
        <w:rPr>
          <w:rFonts w:ascii="Times New Roman" w:eastAsia="PMingLiU" w:hAnsi="Times New Roman"/>
          <w:szCs w:val="20"/>
          <w:lang w:eastAsia="zh-TW"/>
        </w:rPr>
      </w:pPr>
      <w:r w:rsidRPr="00E40459">
        <w:rPr>
          <w:rFonts w:ascii="Times New Roman" w:eastAsia="PMingLiU" w:hAnsi="Times New Roman"/>
          <w:szCs w:val="20"/>
          <w:lang w:eastAsia="zh-TW"/>
        </w:rPr>
        <w:t>FFS: Whether/how to support transmission of on-demand SIB1 with the association with SSB(s) based on a received UL-WUS</w:t>
      </w:r>
    </w:p>
    <w:p w14:paraId="43CE9217" w14:textId="77777777" w:rsidR="00E40459" w:rsidRPr="00E40459" w:rsidRDefault="00E40459" w:rsidP="00E40459">
      <w:pPr>
        <w:rPr>
          <w:rFonts w:ascii="Times New Roman" w:hAnsi="Times New Roman"/>
          <w:szCs w:val="20"/>
          <w:lang w:eastAsia="x-none"/>
        </w:rPr>
      </w:pPr>
    </w:p>
    <w:p w14:paraId="6581A6E9" w14:textId="77777777" w:rsidR="00E22527" w:rsidRPr="00E22527" w:rsidRDefault="00E22527" w:rsidP="00D7097B">
      <w:pPr>
        <w:rPr>
          <w:rFonts w:ascii="Times New Roman" w:hAnsi="Times New Roman"/>
          <w:szCs w:val="20"/>
          <w:lang w:eastAsia="x-none"/>
        </w:rPr>
      </w:pPr>
    </w:p>
    <w:p w14:paraId="5A89DCF2" w14:textId="03839F41" w:rsidR="00E22527" w:rsidRPr="00D70460" w:rsidRDefault="006F79AF" w:rsidP="00E22527">
      <w:pPr>
        <w:rPr>
          <w:b/>
          <w:bCs/>
          <w:lang w:eastAsia="ko-KR"/>
        </w:rPr>
      </w:pPr>
      <w:hyperlink r:id="rId1679" w:history="1">
        <w:r>
          <w:rPr>
            <w:rStyle w:val="Hyperlink"/>
            <w:b/>
            <w:bCs/>
            <w:lang w:eastAsia="ko-KR"/>
          </w:rPr>
          <w:t>R1-2405371</w:t>
        </w:r>
      </w:hyperlink>
      <w:r w:rsidR="00E22527" w:rsidRPr="00D70460">
        <w:rPr>
          <w:b/>
          <w:bCs/>
          <w:lang w:eastAsia="ko-KR"/>
        </w:rPr>
        <w:tab/>
        <w:t>FL summary 2 for on-demand SIB1 in idle/inactive mode</w:t>
      </w:r>
      <w:r w:rsidR="00E22527" w:rsidRPr="00D70460">
        <w:rPr>
          <w:b/>
          <w:bCs/>
          <w:lang w:eastAsia="ko-KR"/>
        </w:rPr>
        <w:tab/>
        <w:t>Moderator (MediaTek)</w:t>
      </w:r>
    </w:p>
    <w:p w14:paraId="33D6E729" w14:textId="44A95E71" w:rsidR="00D70460" w:rsidRDefault="00D70460" w:rsidP="00E22527">
      <w:pPr>
        <w:rPr>
          <w:lang w:eastAsia="ko-KR"/>
        </w:rPr>
      </w:pPr>
      <w:r>
        <w:rPr>
          <w:lang w:eastAsia="ko-KR"/>
        </w:rPr>
        <w:t>From Wednesday session</w:t>
      </w:r>
    </w:p>
    <w:p w14:paraId="3C871158" w14:textId="77777777" w:rsidR="00D70460" w:rsidRPr="00E40459" w:rsidRDefault="00D70460" w:rsidP="00D70460">
      <w:pPr>
        <w:rPr>
          <w:rFonts w:ascii="Times New Roman" w:hAnsi="Times New Roman"/>
          <w:szCs w:val="20"/>
          <w:lang w:eastAsia="ko-KR"/>
        </w:rPr>
      </w:pPr>
      <w:r w:rsidRPr="00E40459">
        <w:rPr>
          <w:rFonts w:ascii="Times New Roman" w:hAnsi="Times New Roman"/>
          <w:szCs w:val="20"/>
          <w:highlight w:val="green"/>
          <w:lang w:eastAsia="ko-KR"/>
        </w:rPr>
        <w:t>Agreement</w:t>
      </w:r>
    </w:p>
    <w:p w14:paraId="521693A6" w14:textId="77777777" w:rsidR="00D70460" w:rsidRPr="00D70460" w:rsidRDefault="00D70460" w:rsidP="00D70460">
      <w:pPr>
        <w:rPr>
          <w:rFonts w:eastAsia="Malgun Gothic"/>
          <w:bCs/>
          <w:lang w:eastAsia="ko-KR"/>
        </w:rPr>
      </w:pPr>
      <w:r w:rsidRPr="00D70460">
        <w:rPr>
          <w:rFonts w:eastAsia="Malgun Gothic" w:hint="eastAsia"/>
          <w:bCs/>
          <w:lang w:eastAsia="ko-KR"/>
        </w:rPr>
        <w:t>F</w:t>
      </w:r>
      <w:r w:rsidRPr="00D70460">
        <w:rPr>
          <w:rFonts w:eastAsia="Malgun Gothic"/>
          <w:bCs/>
          <w:lang w:eastAsia="ko-KR"/>
        </w:rPr>
        <w:t>rom RAN1 point of view, the following is feasible. It is up to RAN2 to decide whether/how to support it.</w:t>
      </w:r>
    </w:p>
    <w:p w14:paraId="472B3753" w14:textId="77777777" w:rsidR="00D70460" w:rsidRPr="00D70460" w:rsidRDefault="00D70460" w:rsidP="00D70460">
      <w:pPr>
        <w:rPr>
          <w:rFonts w:eastAsia="PMingLiU"/>
          <w:bCs/>
          <w:lang w:eastAsia="zh-TW"/>
        </w:rPr>
      </w:pPr>
      <w:r w:rsidRPr="00D70460">
        <w:rPr>
          <w:rFonts w:eastAsia="PMingLiU"/>
          <w:bCs/>
          <w:lang w:eastAsia="zh-TW"/>
        </w:rPr>
        <w:t>At least for Case 2 (Option 1+B+X) design, a unified configuration format that can support both Option 2 (i.e. a UL-WUS configuration applies to multiple NES cells) and Option 3 (i.e. a UL-WUS configuration applies to a single NES cell).</w:t>
      </w:r>
    </w:p>
    <w:p w14:paraId="5FF633D5" w14:textId="77777777" w:rsidR="00D70460" w:rsidRPr="00D70460" w:rsidRDefault="00D70460" w:rsidP="00D70460">
      <w:pPr>
        <w:rPr>
          <w:rFonts w:eastAsia="PMingLiU"/>
          <w:bCs/>
          <w:lang w:eastAsia="zh-TW"/>
        </w:rPr>
      </w:pPr>
    </w:p>
    <w:p w14:paraId="24B11EC2" w14:textId="77777777" w:rsidR="00D70460" w:rsidRPr="00E40459" w:rsidRDefault="00D70460" w:rsidP="00D70460">
      <w:pPr>
        <w:rPr>
          <w:rFonts w:ascii="Times New Roman" w:hAnsi="Times New Roman"/>
          <w:szCs w:val="20"/>
          <w:lang w:eastAsia="ko-KR"/>
        </w:rPr>
      </w:pPr>
      <w:r w:rsidRPr="00E40459">
        <w:rPr>
          <w:rFonts w:ascii="Times New Roman" w:hAnsi="Times New Roman"/>
          <w:szCs w:val="20"/>
          <w:highlight w:val="green"/>
          <w:lang w:eastAsia="ko-KR"/>
        </w:rPr>
        <w:t>Agreement</w:t>
      </w:r>
    </w:p>
    <w:p w14:paraId="49A58557" w14:textId="77777777" w:rsidR="00D70460" w:rsidRPr="00D70460" w:rsidRDefault="00D70460" w:rsidP="00D70460">
      <w:pPr>
        <w:rPr>
          <w:rFonts w:eastAsia="PMingLiU"/>
          <w:bCs/>
          <w:lang w:eastAsia="zh-TW"/>
        </w:rPr>
      </w:pPr>
      <w:r w:rsidRPr="00D70460">
        <w:rPr>
          <w:rFonts w:eastAsia="PMingLiU"/>
          <w:bCs/>
          <w:lang w:eastAsia="zh-TW"/>
        </w:rPr>
        <w:t>For further study of on-demand SIB1 in idle/inactive mode, on the spatial relationships among PDCCH/PDSCH of on-demand SIB1, SSB, and UL WUS, as UL WUS is using dedicated PRACH resource, it is assumed that spatial relationships among PDCCH/PDSCH of on-demand SIB1, SSB and UL WUS can follow legacy mechanism.</w:t>
      </w:r>
    </w:p>
    <w:p w14:paraId="6DF94621" w14:textId="77777777" w:rsidR="00D70460" w:rsidRPr="00D70460" w:rsidRDefault="00D70460" w:rsidP="00D70460">
      <w:pPr>
        <w:rPr>
          <w:lang w:eastAsia="x-none"/>
        </w:rPr>
      </w:pPr>
    </w:p>
    <w:p w14:paraId="39F5BE63" w14:textId="77777777" w:rsidR="00D70460" w:rsidRPr="00E40459" w:rsidRDefault="00D70460" w:rsidP="00D70460">
      <w:pPr>
        <w:rPr>
          <w:rFonts w:ascii="Times New Roman" w:hAnsi="Times New Roman"/>
          <w:szCs w:val="20"/>
          <w:lang w:eastAsia="ko-KR"/>
        </w:rPr>
      </w:pPr>
      <w:r w:rsidRPr="00E40459">
        <w:rPr>
          <w:rFonts w:ascii="Times New Roman" w:hAnsi="Times New Roman"/>
          <w:szCs w:val="20"/>
          <w:highlight w:val="green"/>
          <w:lang w:eastAsia="ko-KR"/>
        </w:rPr>
        <w:t>Agreement</w:t>
      </w:r>
    </w:p>
    <w:p w14:paraId="2E74A700" w14:textId="15076660" w:rsidR="00D70460" w:rsidRPr="00D70460" w:rsidRDefault="00D70460" w:rsidP="00D70460">
      <w:pPr>
        <w:rPr>
          <w:rFonts w:eastAsia="PMingLiU"/>
          <w:bCs/>
          <w:lang w:eastAsia="zh-TW"/>
        </w:rPr>
      </w:pPr>
      <w:r w:rsidRPr="00D70460">
        <w:rPr>
          <w:rFonts w:eastAsia="PMingLiU"/>
          <w:bCs/>
          <w:lang w:eastAsia="zh-TW"/>
        </w:rPr>
        <w:t xml:space="preserve">For further study of on-demand SIB1 in idle/inactive mode, use the following Table I (from </w:t>
      </w:r>
      <w:hyperlink r:id="rId1680" w:history="1">
        <w:r w:rsidR="006F79AF">
          <w:rPr>
            <w:rStyle w:val="Hyperlink"/>
            <w:rFonts w:eastAsia="PMingLiU"/>
            <w:bCs/>
            <w:lang w:eastAsia="zh-TW"/>
          </w:rPr>
          <w:t>R1-2405106</w:t>
        </w:r>
      </w:hyperlink>
      <w:r w:rsidRPr="00D70460">
        <w:rPr>
          <w:rFonts w:eastAsia="PMingLiU"/>
          <w:bCs/>
          <w:lang w:eastAsia="zh-TW"/>
        </w:rPr>
        <w:t>, Ericsson) as a starting point to discuss the required parameters/contents inside the UL WUS configuration.</w:t>
      </w:r>
    </w:p>
    <w:p w14:paraId="4C376F7C" w14:textId="77777777" w:rsidR="00D70460" w:rsidRPr="00D70460" w:rsidRDefault="00D70460" w:rsidP="00D70460">
      <w:pPr>
        <w:jc w:val="center"/>
        <w:rPr>
          <w:rFonts w:eastAsia="PMingLiU"/>
          <w:b/>
          <w:lang w:eastAsia="zh-TW"/>
        </w:rPr>
      </w:pPr>
      <w:r w:rsidRPr="00D70460">
        <w:rPr>
          <w:rFonts w:eastAsia="PMingLiU" w:hint="eastAsia"/>
          <w:b/>
          <w:lang w:eastAsia="zh-TW"/>
        </w:rPr>
        <w:t>T</w:t>
      </w:r>
      <w:r w:rsidRPr="00D70460">
        <w:rPr>
          <w:rFonts w:eastAsia="PMingLiU"/>
          <w:b/>
          <w:lang w:eastAsia="zh-TW"/>
        </w:rPr>
        <w:t>able I.</w:t>
      </w:r>
    </w:p>
    <w:tbl>
      <w:tblPr>
        <w:tblStyle w:val="TableGrid48"/>
        <w:tblW w:w="5000" w:type="pct"/>
        <w:tblLook w:val="04A0" w:firstRow="1" w:lastRow="0" w:firstColumn="1" w:lastColumn="0" w:noHBand="0" w:noVBand="1"/>
      </w:tblPr>
      <w:tblGrid>
        <w:gridCol w:w="2303"/>
        <w:gridCol w:w="2154"/>
        <w:gridCol w:w="2307"/>
        <w:gridCol w:w="3693"/>
      </w:tblGrid>
      <w:tr w:rsidR="00D70460" w:rsidRPr="00D70460" w14:paraId="184A8204" w14:textId="77777777" w:rsidTr="00D70460">
        <w:trPr>
          <w:trHeight w:val="20"/>
        </w:trPr>
        <w:tc>
          <w:tcPr>
            <w:tcW w:w="1101" w:type="pct"/>
            <w:tcBorders>
              <w:top w:val="single" w:sz="4" w:space="0" w:color="auto"/>
              <w:left w:val="single" w:sz="4" w:space="0" w:color="auto"/>
              <w:bottom w:val="single" w:sz="4" w:space="0" w:color="auto"/>
              <w:right w:val="single" w:sz="4" w:space="0" w:color="auto"/>
            </w:tcBorders>
          </w:tcPr>
          <w:p w14:paraId="05BCC2A4" w14:textId="77777777" w:rsidR="00D70460" w:rsidRPr="00D70460" w:rsidRDefault="00D70460" w:rsidP="00D70460">
            <w:pPr>
              <w:rPr>
                <w:rFonts w:ascii="Arial" w:hAnsi="Arial" w:cs="Arial"/>
                <w:b/>
                <w:bCs/>
                <w:sz w:val="16"/>
                <w:szCs w:val="16"/>
                <w:lang w:eastAsia="ja-JP"/>
              </w:rPr>
            </w:pPr>
            <w:r w:rsidRPr="00D70460">
              <w:rPr>
                <w:rFonts w:ascii="Arial" w:hAnsi="Arial" w:cs="Arial"/>
                <w:b/>
                <w:bCs/>
                <w:sz w:val="16"/>
                <w:szCs w:val="16"/>
                <w:lang w:eastAsia="ja-JP"/>
              </w:rPr>
              <w:t>Purpose</w:t>
            </w:r>
          </w:p>
        </w:tc>
        <w:tc>
          <w:tcPr>
            <w:tcW w:w="3899" w:type="pct"/>
            <w:gridSpan w:val="3"/>
            <w:tcBorders>
              <w:top w:val="single" w:sz="4" w:space="0" w:color="auto"/>
              <w:left w:val="single" w:sz="4" w:space="0" w:color="auto"/>
              <w:bottom w:val="single" w:sz="4" w:space="0" w:color="auto"/>
              <w:right w:val="single" w:sz="4" w:space="0" w:color="auto"/>
            </w:tcBorders>
          </w:tcPr>
          <w:p w14:paraId="3583B1D8" w14:textId="77777777" w:rsidR="00D70460" w:rsidRPr="00D70460" w:rsidRDefault="00D70460" w:rsidP="00D70460">
            <w:pPr>
              <w:rPr>
                <w:rFonts w:ascii="Arial" w:hAnsi="Arial" w:cs="Arial"/>
                <w:b/>
                <w:bCs/>
                <w:sz w:val="16"/>
                <w:szCs w:val="16"/>
                <w:lang w:eastAsia="ja-JP"/>
              </w:rPr>
            </w:pPr>
            <w:r w:rsidRPr="00D70460">
              <w:rPr>
                <w:rFonts w:ascii="Arial" w:hAnsi="Arial" w:cs="Arial"/>
                <w:b/>
                <w:bCs/>
                <w:sz w:val="16"/>
                <w:szCs w:val="16"/>
                <w:lang w:eastAsia="ja-JP"/>
              </w:rPr>
              <w:t>Parameters</w:t>
            </w:r>
          </w:p>
        </w:tc>
      </w:tr>
      <w:tr w:rsidR="00D70460" w:rsidRPr="00D70460" w14:paraId="068BC8E8" w14:textId="77777777" w:rsidTr="00D70460">
        <w:trPr>
          <w:trHeight w:val="20"/>
        </w:trPr>
        <w:tc>
          <w:tcPr>
            <w:tcW w:w="1101" w:type="pct"/>
            <w:vMerge w:val="restart"/>
            <w:tcBorders>
              <w:top w:val="single" w:sz="4" w:space="0" w:color="auto"/>
              <w:left w:val="single" w:sz="4" w:space="0" w:color="auto"/>
              <w:bottom w:val="single" w:sz="4" w:space="0" w:color="auto"/>
              <w:right w:val="single" w:sz="4" w:space="0" w:color="auto"/>
            </w:tcBorders>
          </w:tcPr>
          <w:p w14:paraId="7D6A7F0F" w14:textId="77777777" w:rsidR="00D70460" w:rsidRPr="00D70460" w:rsidRDefault="00D70460" w:rsidP="00D70460">
            <w:pPr>
              <w:rPr>
                <w:rFonts w:ascii="Arial" w:hAnsi="Arial" w:cs="Arial"/>
                <w:b/>
                <w:bCs/>
                <w:sz w:val="16"/>
                <w:szCs w:val="16"/>
                <w:lang w:eastAsia="ja-JP"/>
              </w:rPr>
            </w:pPr>
            <w:r w:rsidRPr="00D70460">
              <w:rPr>
                <w:rFonts w:ascii="Arial" w:hAnsi="Arial" w:cs="Arial"/>
                <w:b/>
                <w:bCs/>
                <w:sz w:val="16"/>
                <w:szCs w:val="16"/>
                <w:lang w:eastAsia="ja-JP"/>
              </w:rPr>
              <w:t>To which cell does the config applies</w:t>
            </w:r>
          </w:p>
        </w:tc>
        <w:tc>
          <w:tcPr>
            <w:tcW w:w="1030" w:type="pct"/>
            <w:vMerge w:val="restart"/>
            <w:tcBorders>
              <w:top w:val="single" w:sz="4" w:space="0" w:color="auto"/>
              <w:left w:val="single" w:sz="4" w:space="0" w:color="auto"/>
              <w:bottom w:val="single" w:sz="4" w:space="0" w:color="auto"/>
              <w:right w:val="single" w:sz="4" w:space="0" w:color="auto"/>
            </w:tcBorders>
          </w:tcPr>
          <w:p w14:paraId="799957B5" w14:textId="77777777" w:rsidR="00D70460" w:rsidRPr="00D70460" w:rsidRDefault="00D70460" w:rsidP="00D70460">
            <w:pPr>
              <w:rPr>
                <w:rFonts w:ascii="Arial" w:hAnsi="Arial" w:cs="Arial"/>
                <w:b/>
                <w:bCs/>
                <w:sz w:val="16"/>
                <w:szCs w:val="16"/>
                <w:lang w:eastAsia="ja-JP"/>
              </w:rPr>
            </w:pPr>
            <w:r w:rsidRPr="00D70460">
              <w:rPr>
                <w:rFonts w:ascii="Arial" w:hAnsi="Arial" w:cs="Arial"/>
                <w:b/>
                <w:bCs/>
                <w:sz w:val="16"/>
                <w:szCs w:val="16"/>
                <w:lang w:eastAsia="ja-JP"/>
              </w:rPr>
              <w:t>NES-CellId</w:t>
            </w:r>
          </w:p>
        </w:tc>
        <w:tc>
          <w:tcPr>
            <w:tcW w:w="2869" w:type="pct"/>
            <w:gridSpan w:val="2"/>
            <w:tcBorders>
              <w:top w:val="single" w:sz="4" w:space="0" w:color="auto"/>
              <w:left w:val="single" w:sz="4" w:space="0" w:color="auto"/>
              <w:bottom w:val="single" w:sz="4" w:space="0" w:color="auto"/>
              <w:right w:val="single" w:sz="4" w:space="0" w:color="auto"/>
            </w:tcBorders>
          </w:tcPr>
          <w:p w14:paraId="0AC6C54D" w14:textId="77777777" w:rsidR="00D70460" w:rsidRPr="00D70460" w:rsidRDefault="00D70460" w:rsidP="00D70460">
            <w:pPr>
              <w:rPr>
                <w:rFonts w:ascii="Arial" w:hAnsi="Arial" w:cs="Arial"/>
                <w:sz w:val="16"/>
                <w:szCs w:val="16"/>
                <w:lang w:eastAsia="ja-JP"/>
              </w:rPr>
            </w:pPr>
            <w:r w:rsidRPr="00D70460">
              <w:rPr>
                <w:rFonts w:ascii="Arial" w:hAnsi="Arial" w:cs="Arial"/>
                <w:sz w:val="16"/>
                <w:szCs w:val="16"/>
                <w:lang w:eastAsia="ja-JP"/>
              </w:rPr>
              <w:t xml:space="preserve">PhysCellId </w:t>
            </w:r>
          </w:p>
        </w:tc>
      </w:tr>
      <w:tr w:rsidR="00D70460" w:rsidRPr="00D70460" w14:paraId="1DE9DE48" w14:textId="77777777" w:rsidTr="00D70460">
        <w:trPr>
          <w:trHeight w:val="20"/>
        </w:trPr>
        <w:tc>
          <w:tcPr>
            <w:tcW w:w="1101" w:type="pct"/>
            <w:vMerge/>
            <w:tcBorders>
              <w:top w:val="single" w:sz="4" w:space="0" w:color="auto"/>
              <w:left w:val="single" w:sz="4" w:space="0" w:color="auto"/>
              <w:bottom w:val="single" w:sz="4" w:space="0" w:color="auto"/>
              <w:right w:val="single" w:sz="4" w:space="0" w:color="auto"/>
            </w:tcBorders>
            <w:vAlign w:val="center"/>
          </w:tcPr>
          <w:p w14:paraId="3BA72D05" w14:textId="77777777" w:rsidR="00D70460" w:rsidRPr="00D70460" w:rsidRDefault="00D70460" w:rsidP="00D70460">
            <w:pPr>
              <w:rPr>
                <w:rFonts w:ascii="Arial" w:eastAsia="Aptos" w:hAnsi="Arial" w:cs="Arial"/>
                <w:b/>
                <w:bCs/>
                <w:sz w:val="16"/>
                <w:szCs w:val="16"/>
                <w:lang w:eastAsia="ja-JP"/>
              </w:rPr>
            </w:pPr>
          </w:p>
        </w:tc>
        <w:tc>
          <w:tcPr>
            <w:tcW w:w="1030" w:type="pct"/>
            <w:vMerge/>
            <w:tcBorders>
              <w:top w:val="single" w:sz="4" w:space="0" w:color="auto"/>
              <w:left w:val="single" w:sz="4" w:space="0" w:color="auto"/>
              <w:bottom w:val="single" w:sz="4" w:space="0" w:color="auto"/>
              <w:right w:val="single" w:sz="4" w:space="0" w:color="auto"/>
            </w:tcBorders>
            <w:vAlign w:val="center"/>
          </w:tcPr>
          <w:p w14:paraId="1776F043" w14:textId="77777777" w:rsidR="00D70460" w:rsidRPr="00D70460" w:rsidRDefault="00D70460" w:rsidP="00D70460">
            <w:pPr>
              <w:rPr>
                <w:rFonts w:ascii="Arial" w:eastAsia="Aptos" w:hAnsi="Arial" w:cs="Arial"/>
                <w:b/>
                <w:bCs/>
                <w:sz w:val="16"/>
                <w:szCs w:val="16"/>
                <w:lang w:eastAsia="ja-JP"/>
              </w:rPr>
            </w:pPr>
          </w:p>
        </w:tc>
        <w:tc>
          <w:tcPr>
            <w:tcW w:w="2869" w:type="pct"/>
            <w:gridSpan w:val="2"/>
            <w:tcBorders>
              <w:top w:val="single" w:sz="4" w:space="0" w:color="auto"/>
              <w:left w:val="single" w:sz="4" w:space="0" w:color="auto"/>
              <w:bottom w:val="single" w:sz="4" w:space="0" w:color="auto"/>
              <w:right w:val="single" w:sz="4" w:space="0" w:color="auto"/>
            </w:tcBorders>
          </w:tcPr>
          <w:p w14:paraId="48EBECD7" w14:textId="77777777" w:rsidR="00D70460" w:rsidRPr="00D70460" w:rsidRDefault="00D70460" w:rsidP="00D70460">
            <w:pPr>
              <w:rPr>
                <w:rFonts w:ascii="Arial" w:hAnsi="Arial" w:cs="Arial"/>
                <w:sz w:val="16"/>
                <w:szCs w:val="16"/>
                <w:lang w:eastAsia="ja-JP"/>
              </w:rPr>
            </w:pPr>
            <w:r w:rsidRPr="00D70460">
              <w:rPr>
                <w:rFonts w:ascii="Arial" w:hAnsi="Arial" w:cs="Arial"/>
                <w:sz w:val="16"/>
                <w:szCs w:val="16"/>
                <w:lang w:eastAsia="ja-JP"/>
              </w:rPr>
              <w:t xml:space="preserve">ARFCN-ValueNR </w:t>
            </w:r>
          </w:p>
        </w:tc>
      </w:tr>
      <w:tr w:rsidR="00D70460" w:rsidRPr="00D70460" w14:paraId="559E4FB9" w14:textId="77777777" w:rsidTr="00D70460">
        <w:trPr>
          <w:trHeight w:val="20"/>
        </w:trPr>
        <w:tc>
          <w:tcPr>
            <w:tcW w:w="1101" w:type="pct"/>
            <w:vMerge w:val="restart"/>
            <w:tcBorders>
              <w:top w:val="single" w:sz="4" w:space="0" w:color="auto"/>
              <w:left w:val="single" w:sz="4" w:space="0" w:color="auto"/>
              <w:bottom w:val="single" w:sz="4" w:space="0" w:color="auto"/>
              <w:right w:val="single" w:sz="4" w:space="0" w:color="auto"/>
            </w:tcBorders>
          </w:tcPr>
          <w:p w14:paraId="30013265" w14:textId="77777777" w:rsidR="00D70460" w:rsidRPr="00D70460" w:rsidRDefault="00D70460" w:rsidP="00D70460">
            <w:pPr>
              <w:rPr>
                <w:rFonts w:ascii="Arial" w:hAnsi="Arial" w:cs="Arial"/>
                <w:b/>
                <w:bCs/>
                <w:sz w:val="16"/>
                <w:szCs w:val="16"/>
                <w:lang w:eastAsia="ja-JP"/>
              </w:rPr>
            </w:pPr>
            <w:r w:rsidRPr="00D70460">
              <w:rPr>
                <w:rFonts w:ascii="Arial" w:hAnsi="Arial" w:cs="Arial"/>
                <w:b/>
                <w:bCs/>
                <w:sz w:val="16"/>
                <w:szCs w:val="16"/>
                <w:lang w:eastAsia="ja-JP"/>
              </w:rPr>
              <w:t>WUS transmission</w:t>
            </w:r>
          </w:p>
        </w:tc>
        <w:tc>
          <w:tcPr>
            <w:tcW w:w="1030" w:type="pct"/>
            <w:vMerge w:val="restart"/>
            <w:tcBorders>
              <w:top w:val="single" w:sz="4" w:space="0" w:color="auto"/>
              <w:left w:val="single" w:sz="4" w:space="0" w:color="auto"/>
              <w:bottom w:val="single" w:sz="4" w:space="0" w:color="auto"/>
              <w:right w:val="single" w:sz="4" w:space="0" w:color="auto"/>
            </w:tcBorders>
          </w:tcPr>
          <w:p w14:paraId="38F7160C" w14:textId="77777777" w:rsidR="00D70460" w:rsidRPr="00D70460" w:rsidRDefault="00D70460" w:rsidP="00D70460">
            <w:pPr>
              <w:rPr>
                <w:rFonts w:ascii="Arial" w:hAnsi="Arial" w:cs="Arial"/>
                <w:b/>
                <w:bCs/>
                <w:sz w:val="16"/>
                <w:szCs w:val="16"/>
                <w:lang w:eastAsia="ja-JP"/>
              </w:rPr>
            </w:pPr>
            <w:r w:rsidRPr="00D70460">
              <w:rPr>
                <w:rFonts w:ascii="Arial" w:hAnsi="Arial" w:cs="Arial"/>
                <w:b/>
                <w:bCs/>
                <w:sz w:val="16"/>
                <w:szCs w:val="16"/>
                <w:lang w:eastAsia="ja-JP"/>
              </w:rPr>
              <w:t xml:space="preserve">SIB1-RequestConfig </w:t>
            </w:r>
          </w:p>
          <w:p w14:paraId="7A159D87" w14:textId="77777777" w:rsidR="00D70460" w:rsidRPr="00D70460" w:rsidRDefault="00D70460" w:rsidP="00D70460">
            <w:pPr>
              <w:rPr>
                <w:rFonts w:ascii="Arial" w:hAnsi="Arial" w:cs="Arial"/>
                <w:b/>
                <w:bCs/>
                <w:sz w:val="16"/>
                <w:szCs w:val="16"/>
                <w:lang w:eastAsia="ja-JP"/>
              </w:rPr>
            </w:pPr>
            <w:r w:rsidRPr="00D70460">
              <w:rPr>
                <w:rFonts w:ascii="Arial" w:hAnsi="Arial" w:cs="Arial"/>
                <w:b/>
                <w:bCs/>
                <w:sz w:val="16"/>
                <w:szCs w:val="16"/>
                <w:lang w:eastAsia="ja-JP"/>
              </w:rPr>
              <w:t> </w:t>
            </w:r>
          </w:p>
        </w:tc>
        <w:tc>
          <w:tcPr>
            <w:tcW w:w="2869" w:type="pct"/>
            <w:gridSpan w:val="2"/>
            <w:tcBorders>
              <w:top w:val="single" w:sz="4" w:space="0" w:color="auto"/>
              <w:left w:val="single" w:sz="4" w:space="0" w:color="auto"/>
              <w:bottom w:val="single" w:sz="4" w:space="0" w:color="auto"/>
              <w:right w:val="single" w:sz="4" w:space="0" w:color="auto"/>
            </w:tcBorders>
          </w:tcPr>
          <w:p w14:paraId="2A4935B6" w14:textId="77777777" w:rsidR="00D70460" w:rsidRPr="00D70460" w:rsidRDefault="00D70460" w:rsidP="00D70460">
            <w:pPr>
              <w:rPr>
                <w:rFonts w:ascii="Arial" w:hAnsi="Arial" w:cs="Arial"/>
                <w:sz w:val="16"/>
                <w:szCs w:val="16"/>
                <w:lang w:eastAsia="ja-JP"/>
              </w:rPr>
            </w:pPr>
            <w:r w:rsidRPr="00D70460">
              <w:rPr>
                <w:rFonts w:ascii="Arial" w:hAnsi="Arial" w:cs="Arial"/>
                <w:sz w:val="16"/>
                <w:szCs w:val="16"/>
                <w:lang w:eastAsia="ja-JP"/>
              </w:rPr>
              <w:t>ss-PBCH-BlockPower</w:t>
            </w:r>
          </w:p>
        </w:tc>
      </w:tr>
      <w:tr w:rsidR="00D70460" w:rsidRPr="00D70460" w14:paraId="7FD58756" w14:textId="77777777" w:rsidTr="00D70460">
        <w:trPr>
          <w:trHeight w:val="20"/>
        </w:trPr>
        <w:tc>
          <w:tcPr>
            <w:tcW w:w="1101" w:type="pct"/>
            <w:vMerge/>
            <w:tcBorders>
              <w:top w:val="single" w:sz="4" w:space="0" w:color="auto"/>
              <w:left w:val="single" w:sz="4" w:space="0" w:color="auto"/>
              <w:bottom w:val="single" w:sz="4" w:space="0" w:color="auto"/>
              <w:right w:val="single" w:sz="4" w:space="0" w:color="auto"/>
            </w:tcBorders>
            <w:vAlign w:val="center"/>
          </w:tcPr>
          <w:p w14:paraId="3565466C" w14:textId="77777777" w:rsidR="00D70460" w:rsidRPr="00D70460" w:rsidRDefault="00D70460" w:rsidP="00D70460">
            <w:pPr>
              <w:rPr>
                <w:rFonts w:ascii="Arial" w:eastAsia="Aptos" w:hAnsi="Arial" w:cs="Arial"/>
                <w:b/>
                <w:bCs/>
                <w:sz w:val="16"/>
                <w:szCs w:val="16"/>
                <w:lang w:eastAsia="ja-JP"/>
              </w:rPr>
            </w:pPr>
          </w:p>
        </w:tc>
        <w:tc>
          <w:tcPr>
            <w:tcW w:w="1030" w:type="pct"/>
            <w:vMerge/>
            <w:tcBorders>
              <w:top w:val="single" w:sz="4" w:space="0" w:color="auto"/>
              <w:left w:val="single" w:sz="4" w:space="0" w:color="auto"/>
              <w:bottom w:val="single" w:sz="4" w:space="0" w:color="auto"/>
              <w:right w:val="single" w:sz="4" w:space="0" w:color="auto"/>
            </w:tcBorders>
            <w:vAlign w:val="center"/>
          </w:tcPr>
          <w:p w14:paraId="094B6B63" w14:textId="77777777" w:rsidR="00D70460" w:rsidRPr="00D70460" w:rsidRDefault="00D70460" w:rsidP="00D70460">
            <w:pPr>
              <w:rPr>
                <w:rFonts w:ascii="Arial" w:eastAsia="Aptos" w:hAnsi="Arial" w:cs="Arial"/>
                <w:b/>
                <w:bCs/>
                <w:sz w:val="16"/>
                <w:szCs w:val="16"/>
                <w:lang w:eastAsia="ja-JP"/>
              </w:rPr>
            </w:pPr>
          </w:p>
        </w:tc>
        <w:tc>
          <w:tcPr>
            <w:tcW w:w="1103" w:type="pct"/>
            <w:vMerge w:val="restart"/>
            <w:tcBorders>
              <w:top w:val="single" w:sz="4" w:space="0" w:color="auto"/>
              <w:left w:val="single" w:sz="4" w:space="0" w:color="auto"/>
              <w:bottom w:val="single" w:sz="4" w:space="0" w:color="auto"/>
              <w:right w:val="single" w:sz="4" w:space="0" w:color="auto"/>
            </w:tcBorders>
          </w:tcPr>
          <w:p w14:paraId="2D6379C0" w14:textId="77777777" w:rsidR="00D70460" w:rsidRPr="00D70460" w:rsidRDefault="00D70460" w:rsidP="00D70460">
            <w:pPr>
              <w:rPr>
                <w:rFonts w:ascii="Arial" w:hAnsi="Arial" w:cs="Arial"/>
                <w:sz w:val="16"/>
                <w:szCs w:val="16"/>
                <w:lang w:eastAsia="ja-JP"/>
              </w:rPr>
            </w:pPr>
            <w:r w:rsidRPr="00D70460">
              <w:rPr>
                <w:rFonts w:ascii="Arial" w:hAnsi="Arial" w:cs="Arial"/>
                <w:sz w:val="16"/>
                <w:szCs w:val="16"/>
                <w:lang w:eastAsia="ja-JP"/>
              </w:rPr>
              <w:t>rach-OccasionsSIB1</w:t>
            </w:r>
          </w:p>
        </w:tc>
        <w:tc>
          <w:tcPr>
            <w:tcW w:w="1766" w:type="pct"/>
            <w:tcBorders>
              <w:top w:val="single" w:sz="4" w:space="0" w:color="auto"/>
              <w:left w:val="single" w:sz="4" w:space="0" w:color="auto"/>
              <w:bottom w:val="single" w:sz="4" w:space="0" w:color="auto"/>
              <w:right w:val="single" w:sz="4" w:space="0" w:color="auto"/>
            </w:tcBorders>
          </w:tcPr>
          <w:p w14:paraId="5C428AD9" w14:textId="77777777" w:rsidR="00D70460" w:rsidRPr="00D70460" w:rsidRDefault="00D70460" w:rsidP="00D70460">
            <w:pPr>
              <w:rPr>
                <w:rFonts w:ascii="Arial" w:hAnsi="Arial" w:cs="Arial"/>
                <w:sz w:val="16"/>
                <w:szCs w:val="16"/>
                <w:lang w:eastAsia="ja-JP"/>
              </w:rPr>
            </w:pPr>
            <w:r w:rsidRPr="00D70460">
              <w:rPr>
                <w:rFonts w:ascii="Arial" w:hAnsi="Arial" w:cs="Arial"/>
                <w:sz w:val="16"/>
                <w:szCs w:val="16"/>
                <w:lang w:eastAsia="ja-JP"/>
              </w:rPr>
              <w:t>Prach-ConfigurationIndex</w:t>
            </w:r>
          </w:p>
        </w:tc>
      </w:tr>
      <w:tr w:rsidR="00D70460" w:rsidRPr="00D70460" w14:paraId="5043F71D" w14:textId="77777777" w:rsidTr="00D70460">
        <w:trPr>
          <w:trHeight w:val="20"/>
        </w:trPr>
        <w:tc>
          <w:tcPr>
            <w:tcW w:w="1101" w:type="pct"/>
            <w:vMerge/>
            <w:tcBorders>
              <w:top w:val="single" w:sz="4" w:space="0" w:color="auto"/>
              <w:left w:val="single" w:sz="4" w:space="0" w:color="auto"/>
              <w:bottom w:val="single" w:sz="4" w:space="0" w:color="auto"/>
              <w:right w:val="single" w:sz="4" w:space="0" w:color="auto"/>
            </w:tcBorders>
            <w:vAlign w:val="center"/>
          </w:tcPr>
          <w:p w14:paraId="3DB5ECA6" w14:textId="77777777" w:rsidR="00D70460" w:rsidRPr="00D70460" w:rsidRDefault="00D70460" w:rsidP="00D70460">
            <w:pPr>
              <w:rPr>
                <w:rFonts w:ascii="Arial" w:eastAsia="Aptos" w:hAnsi="Arial" w:cs="Arial"/>
                <w:b/>
                <w:bCs/>
                <w:sz w:val="16"/>
                <w:szCs w:val="16"/>
                <w:lang w:eastAsia="ja-JP"/>
              </w:rPr>
            </w:pPr>
          </w:p>
        </w:tc>
        <w:tc>
          <w:tcPr>
            <w:tcW w:w="1030" w:type="pct"/>
            <w:vMerge/>
            <w:tcBorders>
              <w:top w:val="single" w:sz="4" w:space="0" w:color="auto"/>
              <w:left w:val="single" w:sz="4" w:space="0" w:color="auto"/>
              <w:bottom w:val="single" w:sz="4" w:space="0" w:color="auto"/>
              <w:right w:val="single" w:sz="4" w:space="0" w:color="auto"/>
            </w:tcBorders>
            <w:vAlign w:val="center"/>
          </w:tcPr>
          <w:p w14:paraId="07446045" w14:textId="77777777" w:rsidR="00D70460" w:rsidRPr="00D70460" w:rsidRDefault="00D70460" w:rsidP="00D70460">
            <w:pPr>
              <w:rPr>
                <w:rFonts w:ascii="Arial" w:eastAsia="Aptos" w:hAnsi="Arial" w:cs="Arial"/>
                <w:b/>
                <w:bCs/>
                <w:sz w:val="16"/>
                <w:szCs w:val="16"/>
                <w:lang w:eastAsia="ja-JP"/>
              </w:rPr>
            </w:pPr>
          </w:p>
        </w:tc>
        <w:tc>
          <w:tcPr>
            <w:tcW w:w="1103" w:type="pct"/>
            <w:vMerge/>
            <w:tcBorders>
              <w:top w:val="single" w:sz="4" w:space="0" w:color="auto"/>
              <w:left w:val="single" w:sz="4" w:space="0" w:color="auto"/>
              <w:bottom w:val="single" w:sz="4" w:space="0" w:color="auto"/>
              <w:right w:val="single" w:sz="4" w:space="0" w:color="auto"/>
            </w:tcBorders>
            <w:vAlign w:val="center"/>
          </w:tcPr>
          <w:p w14:paraId="652DE0E0" w14:textId="77777777" w:rsidR="00D70460" w:rsidRPr="00D70460" w:rsidRDefault="00D70460" w:rsidP="00D70460">
            <w:pPr>
              <w:rPr>
                <w:rFonts w:ascii="Arial" w:eastAsia="Aptos" w:hAnsi="Arial" w:cs="Arial"/>
                <w:sz w:val="16"/>
                <w:szCs w:val="16"/>
                <w:lang w:eastAsia="ja-JP"/>
              </w:rPr>
            </w:pPr>
          </w:p>
        </w:tc>
        <w:tc>
          <w:tcPr>
            <w:tcW w:w="1766" w:type="pct"/>
            <w:tcBorders>
              <w:top w:val="single" w:sz="4" w:space="0" w:color="auto"/>
              <w:left w:val="single" w:sz="4" w:space="0" w:color="auto"/>
              <w:bottom w:val="single" w:sz="4" w:space="0" w:color="auto"/>
              <w:right w:val="single" w:sz="4" w:space="0" w:color="auto"/>
            </w:tcBorders>
          </w:tcPr>
          <w:p w14:paraId="2C18D8DA" w14:textId="77777777" w:rsidR="00D70460" w:rsidRPr="00D70460" w:rsidRDefault="00D70460" w:rsidP="00D70460">
            <w:pPr>
              <w:rPr>
                <w:rFonts w:ascii="Arial" w:hAnsi="Arial" w:cs="Arial"/>
                <w:sz w:val="16"/>
                <w:szCs w:val="16"/>
                <w:lang w:eastAsia="ja-JP"/>
              </w:rPr>
            </w:pPr>
            <w:r w:rsidRPr="00D70460">
              <w:rPr>
                <w:rFonts w:ascii="Arial" w:hAnsi="Arial" w:cs="Arial"/>
                <w:sz w:val="16"/>
                <w:szCs w:val="16"/>
                <w:lang w:eastAsia="ja-JP"/>
              </w:rPr>
              <w:t>msg1-FDM</w:t>
            </w:r>
          </w:p>
        </w:tc>
      </w:tr>
      <w:tr w:rsidR="00D70460" w:rsidRPr="00D70460" w14:paraId="07B20CAD" w14:textId="77777777" w:rsidTr="00D70460">
        <w:trPr>
          <w:trHeight w:val="20"/>
        </w:trPr>
        <w:tc>
          <w:tcPr>
            <w:tcW w:w="1101" w:type="pct"/>
            <w:vMerge/>
            <w:tcBorders>
              <w:top w:val="single" w:sz="4" w:space="0" w:color="auto"/>
              <w:left w:val="single" w:sz="4" w:space="0" w:color="auto"/>
              <w:bottom w:val="single" w:sz="4" w:space="0" w:color="auto"/>
              <w:right w:val="single" w:sz="4" w:space="0" w:color="auto"/>
            </w:tcBorders>
            <w:vAlign w:val="center"/>
          </w:tcPr>
          <w:p w14:paraId="5A6BFE28" w14:textId="77777777" w:rsidR="00D70460" w:rsidRPr="00D70460" w:rsidRDefault="00D70460" w:rsidP="00D70460">
            <w:pPr>
              <w:rPr>
                <w:rFonts w:ascii="Arial" w:eastAsia="Aptos" w:hAnsi="Arial" w:cs="Arial"/>
                <w:b/>
                <w:bCs/>
                <w:sz w:val="16"/>
                <w:szCs w:val="16"/>
                <w:lang w:eastAsia="ja-JP"/>
              </w:rPr>
            </w:pPr>
          </w:p>
        </w:tc>
        <w:tc>
          <w:tcPr>
            <w:tcW w:w="1030" w:type="pct"/>
            <w:vMerge/>
            <w:tcBorders>
              <w:top w:val="single" w:sz="4" w:space="0" w:color="auto"/>
              <w:left w:val="single" w:sz="4" w:space="0" w:color="auto"/>
              <w:bottom w:val="single" w:sz="4" w:space="0" w:color="auto"/>
              <w:right w:val="single" w:sz="4" w:space="0" w:color="auto"/>
            </w:tcBorders>
            <w:vAlign w:val="center"/>
          </w:tcPr>
          <w:p w14:paraId="7C023093" w14:textId="77777777" w:rsidR="00D70460" w:rsidRPr="00D70460" w:rsidRDefault="00D70460" w:rsidP="00D70460">
            <w:pPr>
              <w:rPr>
                <w:rFonts w:ascii="Arial" w:eastAsia="Aptos" w:hAnsi="Arial" w:cs="Arial"/>
                <w:b/>
                <w:bCs/>
                <w:sz w:val="16"/>
                <w:szCs w:val="16"/>
                <w:lang w:eastAsia="ja-JP"/>
              </w:rPr>
            </w:pPr>
          </w:p>
        </w:tc>
        <w:tc>
          <w:tcPr>
            <w:tcW w:w="1103" w:type="pct"/>
            <w:vMerge/>
            <w:tcBorders>
              <w:top w:val="single" w:sz="4" w:space="0" w:color="auto"/>
              <w:left w:val="single" w:sz="4" w:space="0" w:color="auto"/>
              <w:bottom w:val="single" w:sz="4" w:space="0" w:color="auto"/>
              <w:right w:val="single" w:sz="4" w:space="0" w:color="auto"/>
            </w:tcBorders>
            <w:vAlign w:val="center"/>
          </w:tcPr>
          <w:p w14:paraId="7B0E74C1" w14:textId="77777777" w:rsidR="00D70460" w:rsidRPr="00D70460" w:rsidRDefault="00D70460" w:rsidP="00D70460">
            <w:pPr>
              <w:rPr>
                <w:rFonts w:ascii="Arial" w:eastAsia="Aptos" w:hAnsi="Arial" w:cs="Arial"/>
                <w:sz w:val="16"/>
                <w:szCs w:val="16"/>
                <w:lang w:eastAsia="ja-JP"/>
              </w:rPr>
            </w:pPr>
          </w:p>
        </w:tc>
        <w:tc>
          <w:tcPr>
            <w:tcW w:w="1766" w:type="pct"/>
            <w:tcBorders>
              <w:top w:val="single" w:sz="4" w:space="0" w:color="auto"/>
              <w:left w:val="single" w:sz="4" w:space="0" w:color="auto"/>
              <w:bottom w:val="single" w:sz="4" w:space="0" w:color="auto"/>
              <w:right w:val="single" w:sz="4" w:space="0" w:color="auto"/>
            </w:tcBorders>
          </w:tcPr>
          <w:p w14:paraId="74A20BF8" w14:textId="77777777" w:rsidR="00D70460" w:rsidRPr="00D70460" w:rsidRDefault="00D70460" w:rsidP="00D70460">
            <w:pPr>
              <w:rPr>
                <w:rFonts w:ascii="Arial" w:hAnsi="Arial" w:cs="Arial"/>
                <w:sz w:val="16"/>
                <w:szCs w:val="16"/>
                <w:lang w:eastAsia="ja-JP"/>
              </w:rPr>
            </w:pPr>
            <w:r w:rsidRPr="00D70460">
              <w:rPr>
                <w:rFonts w:ascii="Arial" w:hAnsi="Arial" w:cs="Arial"/>
                <w:sz w:val="16"/>
                <w:szCs w:val="16"/>
                <w:lang w:eastAsia="ja-JP"/>
              </w:rPr>
              <w:t>msg1-FrequencyStart</w:t>
            </w:r>
          </w:p>
        </w:tc>
      </w:tr>
      <w:tr w:rsidR="00D70460" w:rsidRPr="00D70460" w14:paraId="2F510179" w14:textId="77777777" w:rsidTr="00D70460">
        <w:trPr>
          <w:trHeight w:val="20"/>
        </w:trPr>
        <w:tc>
          <w:tcPr>
            <w:tcW w:w="1101" w:type="pct"/>
            <w:vMerge/>
            <w:tcBorders>
              <w:top w:val="single" w:sz="4" w:space="0" w:color="auto"/>
              <w:left w:val="single" w:sz="4" w:space="0" w:color="auto"/>
              <w:bottom w:val="single" w:sz="4" w:space="0" w:color="auto"/>
              <w:right w:val="single" w:sz="4" w:space="0" w:color="auto"/>
            </w:tcBorders>
            <w:vAlign w:val="center"/>
          </w:tcPr>
          <w:p w14:paraId="549D0BC2" w14:textId="77777777" w:rsidR="00D70460" w:rsidRPr="00D70460" w:rsidRDefault="00D70460" w:rsidP="00D70460">
            <w:pPr>
              <w:rPr>
                <w:rFonts w:ascii="Arial" w:eastAsia="Aptos" w:hAnsi="Arial" w:cs="Arial"/>
                <w:b/>
                <w:bCs/>
                <w:sz w:val="16"/>
                <w:szCs w:val="16"/>
                <w:lang w:eastAsia="ja-JP"/>
              </w:rPr>
            </w:pPr>
          </w:p>
        </w:tc>
        <w:tc>
          <w:tcPr>
            <w:tcW w:w="1030" w:type="pct"/>
            <w:vMerge/>
            <w:tcBorders>
              <w:top w:val="single" w:sz="4" w:space="0" w:color="auto"/>
              <w:left w:val="single" w:sz="4" w:space="0" w:color="auto"/>
              <w:bottom w:val="single" w:sz="4" w:space="0" w:color="auto"/>
              <w:right w:val="single" w:sz="4" w:space="0" w:color="auto"/>
            </w:tcBorders>
            <w:vAlign w:val="center"/>
          </w:tcPr>
          <w:p w14:paraId="27D8F32F" w14:textId="77777777" w:rsidR="00D70460" w:rsidRPr="00D70460" w:rsidRDefault="00D70460" w:rsidP="00D70460">
            <w:pPr>
              <w:rPr>
                <w:rFonts w:ascii="Arial" w:eastAsia="Aptos" w:hAnsi="Arial" w:cs="Arial"/>
                <w:b/>
                <w:bCs/>
                <w:sz w:val="16"/>
                <w:szCs w:val="16"/>
                <w:lang w:eastAsia="ja-JP"/>
              </w:rPr>
            </w:pPr>
          </w:p>
        </w:tc>
        <w:tc>
          <w:tcPr>
            <w:tcW w:w="1103" w:type="pct"/>
            <w:vMerge/>
            <w:tcBorders>
              <w:top w:val="single" w:sz="4" w:space="0" w:color="auto"/>
              <w:left w:val="single" w:sz="4" w:space="0" w:color="auto"/>
              <w:bottom w:val="single" w:sz="4" w:space="0" w:color="auto"/>
              <w:right w:val="single" w:sz="4" w:space="0" w:color="auto"/>
            </w:tcBorders>
            <w:vAlign w:val="center"/>
          </w:tcPr>
          <w:p w14:paraId="48F62685" w14:textId="77777777" w:rsidR="00D70460" w:rsidRPr="00D70460" w:rsidRDefault="00D70460" w:rsidP="00D70460">
            <w:pPr>
              <w:rPr>
                <w:rFonts w:ascii="Arial" w:eastAsia="Aptos" w:hAnsi="Arial" w:cs="Arial"/>
                <w:sz w:val="16"/>
                <w:szCs w:val="16"/>
                <w:lang w:eastAsia="ja-JP"/>
              </w:rPr>
            </w:pPr>
          </w:p>
        </w:tc>
        <w:tc>
          <w:tcPr>
            <w:tcW w:w="1766" w:type="pct"/>
            <w:tcBorders>
              <w:top w:val="single" w:sz="4" w:space="0" w:color="auto"/>
              <w:left w:val="single" w:sz="4" w:space="0" w:color="auto"/>
              <w:bottom w:val="single" w:sz="4" w:space="0" w:color="auto"/>
              <w:right w:val="single" w:sz="4" w:space="0" w:color="auto"/>
            </w:tcBorders>
          </w:tcPr>
          <w:p w14:paraId="26308AFE" w14:textId="77777777" w:rsidR="00D70460" w:rsidRPr="00D70460" w:rsidRDefault="00D70460" w:rsidP="00D70460">
            <w:pPr>
              <w:rPr>
                <w:rFonts w:ascii="Arial" w:hAnsi="Arial" w:cs="Arial"/>
                <w:sz w:val="16"/>
                <w:szCs w:val="16"/>
                <w:lang w:eastAsia="ja-JP"/>
              </w:rPr>
            </w:pPr>
            <w:r w:rsidRPr="00D70460">
              <w:rPr>
                <w:rFonts w:ascii="Arial" w:hAnsi="Arial" w:cs="Arial"/>
                <w:sz w:val="16"/>
                <w:szCs w:val="16"/>
                <w:lang w:eastAsia="ja-JP"/>
              </w:rPr>
              <w:t>zeroCorrelationZoneConfig</w:t>
            </w:r>
          </w:p>
        </w:tc>
      </w:tr>
      <w:tr w:rsidR="00D70460" w:rsidRPr="00D70460" w14:paraId="20465B24" w14:textId="77777777" w:rsidTr="00D70460">
        <w:trPr>
          <w:trHeight w:val="20"/>
        </w:trPr>
        <w:tc>
          <w:tcPr>
            <w:tcW w:w="1101" w:type="pct"/>
            <w:vMerge/>
            <w:tcBorders>
              <w:top w:val="single" w:sz="4" w:space="0" w:color="auto"/>
              <w:left w:val="single" w:sz="4" w:space="0" w:color="auto"/>
              <w:bottom w:val="single" w:sz="4" w:space="0" w:color="auto"/>
              <w:right w:val="single" w:sz="4" w:space="0" w:color="auto"/>
            </w:tcBorders>
            <w:vAlign w:val="center"/>
          </w:tcPr>
          <w:p w14:paraId="51B25892" w14:textId="77777777" w:rsidR="00D70460" w:rsidRPr="00D70460" w:rsidRDefault="00D70460" w:rsidP="00D70460">
            <w:pPr>
              <w:rPr>
                <w:rFonts w:ascii="Arial" w:eastAsia="Aptos" w:hAnsi="Arial" w:cs="Arial"/>
                <w:b/>
                <w:bCs/>
                <w:sz w:val="16"/>
                <w:szCs w:val="16"/>
                <w:lang w:eastAsia="ja-JP"/>
              </w:rPr>
            </w:pPr>
          </w:p>
        </w:tc>
        <w:tc>
          <w:tcPr>
            <w:tcW w:w="1030" w:type="pct"/>
            <w:vMerge/>
            <w:tcBorders>
              <w:top w:val="single" w:sz="4" w:space="0" w:color="auto"/>
              <w:left w:val="single" w:sz="4" w:space="0" w:color="auto"/>
              <w:bottom w:val="single" w:sz="4" w:space="0" w:color="auto"/>
              <w:right w:val="single" w:sz="4" w:space="0" w:color="auto"/>
            </w:tcBorders>
            <w:vAlign w:val="center"/>
          </w:tcPr>
          <w:p w14:paraId="41FCBC2B" w14:textId="77777777" w:rsidR="00D70460" w:rsidRPr="00D70460" w:rsidRDefault="00D70460" w:rsidP="00D70460">
            <w:pPr>
              <w:rPr>
                <w:rFonts w:ascii="Arial" w:eastAsia="Aptos" w:hAnsi="Arial" w:cs="Arial"/>
                <w:b/>
                <w:bCs/>
                <w:sz w:val="16"/>
                <w:szCs w:val="16"/>
                <w:lang w:eastAsia="ja-JP"/>
              </w:rPr>
            </w:pPr>
          </w:p>
        </w:tc>
        <w:tc>
          <w:tcPr>
            <w:tcW w:w="1103" w:type="pct"/>
            <w:vMerge/>
            <w:tcBorders>
              <w:top w:val="single" w:sz="4" w:space="0" w:color="auto"/>
              <w:left w:val="single" w:sz="4" w:space="0" w:color="auto"/>
              <w:bottom w:val="single" w:sz="4" w:space="0" w:color="auto"/>
              <w:right w:val="single" w:sz="4" w:space="0" w:color="auto"/>
            </w:tcBorders>
            <w:vAlign w:val="center"/>
          </w:tcPr>
          <w:p w14:paraId="17CBA360" w14:textId="77777777" w:rsidR="00D70460" w:rsidRPr="00D70460" w:rsidRDefault="00D70460" w:rsidP="00D70460">
            <w:pPr>
              <w:rPr>
                <w:rFonts w:ascii="Arial" w:eastAsia="Aptos" w:hAnsi="Arial" w:cs="Arial"/>
                <w:sz w:val="16"/>
                <w:szCs w:val="16"/>
                <w:lang w:eastAsia="ja-JP"/>
              </w:rPr>
            </w:pPr>
          </w:p>
        </w:tc>
        <w:tc>
          <w:tcPr>
            <w:tcW w:w="1766" w:type="pct"/>
            <w:tcBorders>
              <w:top w:val="single" w:sz="4" w:space="0" w:color="auto"/>
              <w:left w:val="single" w:sz="4" w:space="0" w:color="auto"/>
              <w:bottom w:val="single" w:sz="4" w:space="0" w:color="auto"/>
              <w:right w:val="single" w:sz="4" w:space="0" w:color="auto"/>
            </w:tcBorders>
          </w:tcPr>
          <w:p w14:paraId="7A4766F9" w14:textId="77777777" w:rsidR="00D70460" w:rsidRPr="00D70460" w:rsidRDefault="00D70460" w:rsidP="00D70460">
            <w:pPr>
              <w:rPr>
                <w:rFonts w:ascii="Arial" w:hAnsi="Arial" w:cs="Arial"/>
                <w:sz w:val="16"/>
                <w:szCs w:val="16"/>
                <w:lang w:eastAsia="ja-JP"/>
              </w:rPr>
            </w:pPr>
            <w:r w:rsidRPr="00D70460">
              <w:rPr>
                <w:rFonts w:ascii="Arial" w:hAnsi="Arial" w:cs="Arial"/>
                <w:sz w:val="16"/>
                <w:szCs w:val="16"/>
                <w:lang w:eastAsia="ja-JP"/>
              </w:rPr>
              <w:t>preambleReceivedTargetPower</w:t>
            </w:r>
          </w:p>
        </w:tc>
      </w:tr>
      <w:tr w:rsidR="00D70460" w:rsidRPr="00D70460" w14:paraId="611D6ADB" w14:textId="77777777" w:rsidTr="00D70460">
        <w:trPr>
          <w:trHeight w:val="20"/>
        </w:trPr>
        <w:tc>
          <w:tcPr>
            <w:tcW w:w="1101" w:type="pct"/>
            <w:vMerge/>
            <w:tcBorders>
              <w:top w:val="single" w:sz="4" w:space="0" w:color="auto"/>
              <w:left w:val="single" w:sz="4" w:space="0" w:color="auto"/>
              <w:bottom w:val="single" w:sz="4" w:space="0" w:color="auto"/>
              <w:right w:val="single" w:sz="4" w:space="0" w:color="auto"/>
            </w:tcBorders>
            <w:vAlign w:val="center"/>
          </w:tcPr>
          <w:p w14:paraId="46233125" w14:textId="77777777" w:rsidR="00D70460" w:rsidRPr="00D70460" w:rsidRDefault="00D70460" w:rsidP="00D70460">
            <w:pPr>
              <w:rPr>
                <w:rFonts w:ascii="Arial" w:eastAsia="Aptos" w:hAnsi="Arial" w:cs="Arial"/>
                <w:b/>
                <w:bCs/>
                <w:sz w:val="16"/>
                <w:szCs w:val="16"/>
                <w:lang w:eastAsia="ja-JP"/>
              </w:rPr>
            </w:pPr>
          </w:p>
        </w:tc>
        <w:tc>
          <w:tcPr>
            <w:tcW w:w="1030" w:type="pct"/>
            <w:vMerge/>
            <w:tcBorders>
              <w:top w:val="single" w:sz="4" w:space="0" w:color="auto"/>
              <w:left w:val="single" w:sz="4" w:space="0" w:color="auto"/>
              <w:bottom w:val="single" w:sz="4" w:space="0" w:color="auto"/>
              <w:right w:val="single" w:sz="4" w:space="0" w:color="auto"/>
            </w:tcBorders>
            <w:vAlign w:val="center"/>
          </w:tcPr>
          <w:p w14:paraId="4F2133B4" w14:textId="77777777" w:rsidR="00D70460" w:rsidRPr="00D70460" w:rsidRDefault="00D70460" w:rsidP="00D70460">
            <w:pPr>
              <w:rPr>
                <w:rFonts w:ascii="Arial" w:eastAsia="Aptos" w:hAnsi="Arial" w:cs="Arial"/>
                <w:b/>
                <w:bCs/>
                <w:sz w:val="16"/>
                <w:szCs w:val="16"/>
                <w:lang w:eastAsia="ja-JP"/>
              </w:rPr>
            </w:pPr>
          </w:p>
        </w:tc>
        <w:tc>
          <w:tcPr>
            <w:tcW w:w="1103" w:type="pct"/>
            <w:vMerge/>
            <w:tcBorders>
              <w:top w:val="single" w:sz="4" w:space="0" w:color="auto"/>
              <w:left w:val="single" w:sz="4" w:space="0" w:color="auto"/>
              <w:bottom w:val="single" w:sz="4" w:space="0" w:color="auto"/>
              <w:right w:val="single" w:sz="4" w:space="0" w:color="auto"/>
            </w:tcBorders>
            <w:vAlign w:val="center"/>
          </w:tcPr>
          <w:p w14:paraId="47C9635F" w14:textId="77777777" w:rsidR="00D70460" w:rsidRPr="00D70460" w:rsidRDefault="00D70460" w:rsidP="00D70460">
            <w:pPr>
              <w:rPr>
                <w:rFonts w:ascii="Arial" w:eastAsia="Aptos" w:hAnsi="Arial" w:cs="Arial"/>
                <w:sz w:val="16"/>
                <w:szCs w:val="16"/>
                <w:lang w:eastAsia="ja-JP"/>
              </w:rPr>
            </w:pPr>
          </w:p>
        </w:tc>
        <w:tc>
          <w:tcPr>
            <w:tcW w:w="1766" w:type="pct"/>
            <w:tcBorders>
              <w:top w:val="single" w:sz="4" w:space="0" w:color="auto"/>
              <w:left w:val="single" w:sz="4" w:space="0" w:color="auto"/>
              <w:bottom w:val="single" w:sz="4" w:space="0" w:color="auto"/>
              <w:right w:val="single" w:sz="4" w:space="0" w:color="auto"/>
            </w:tcBorders>
          </w:tcPr>
          <w:p w14:paraId="13F60B55" w14:textId="77777777" w:rsidR="00D70460" w:rsidRPr="00D70460" w:rsidRDefault="00D70460" w:rsidP="00D70460">
            <w:pPr>
              <w:rPr>
                <w:rFonts w:ascii="Arial" w:hAnsi="Arial" w:cs="Arial"/>
                <w:sz w:val="16"/>
                <w:szCs w:val="16"/>
                <w:lang w:eastAsia="ja-JP"/>
              </w:rPr>
            </w:pPr>
            <w:r w:rsidRPr="00D70460">
              <w:rPr>
                <w:rFonts w:ascii="Arial" w:hAnsi="Arial" w:cs="Arial"/>
                <w:sz w:val="16"/>
                <w:szCs w:val="16"/>
                <w:lang w:eastAsia="ja-JP"/>
              </w:rPr>
              <w:t>preambleTransMax</w:t>
            </w:r>
          </w:p>
        </w:tc>
      </w:tr>
      <w:tr w:rsidR="00D70460" w:rsidRPr="00D70460" w14:paraId="364531DE" w14:textId="77777777" w:rsidTr="00D70460">
        <w:trPr>
          <w:trHeight w:val="20"/>
        </w:trPr>
        <w:tc>
          <w:tcPr>
            <w:tcW w:w="1101" w:type="pct"/>
            <w:vMerge/>
            <w:tcBorders>
              <w:top w:val="single" w:sz="4" w:space="0" w:color="auto"/>
              <w:left w:val="single" w:sz="4" w:space="0" w:color="auto"/>
              <w:bottom w:val="single" w:sz="4" w:space="0" w:color="auto"/>
              <w:right w:val="single" w:sz="4" w:space="0" w:color="auto"/>
            </w:tcBorders>
            <w:vAlign w:val="center"/>
          </w:tcPr>
          <w:p w14:paraId="40994F7E" w14:textId="77777777" w:rsidR="00D70460" w:rsidRPr="00D70460" w:rsidRDefault="00D70460" w:rsidP="00D70460">
            <w:pPr>
              <w:rPr>
                <w:rFonts w:ascii="Arial" w:eastAsia="Aptos" w:hAnsi="Arial" w:cs="Arial"/>
                <w:b/>
                <w:bCs/>
                <w:sz w:val="16"/>
                <w:szCs w:val="16"/>
                <w:lang w:eastAsia="ja-JP"/>
              </w:rPr>
            </w:pPr>
          </w:p>
        </w:tc>
        <w:tc>
          <w:tcPr>
            <w:tcW w:w="1030" w:type="pct"/>
            <w:vMerge/>
            <w:tcBorders>
              <w:top w:val="single" w:sz="4" w:space="0" w:color="auto"/>
              <w:left w:val="single" w:sz="4" w:space="0" w:color="auto"/>
              <w:bottom w:val="single" w:sz="4" w:space="0" w:color="auto"/>
              <w:right w:val="single" w:sz="4" w:space="0" w:color="auto"/>
            </w:tcBorders>
            <w:vAlign w:val="center"/>
          </w:tcPr>
          <w:p w14:paraId="548B58E2" w14:textId="77777777" w:rsidR="00D70460" w:rsidRPr="00D70460" w:rsidRDefault="00D70460" w:rsidP="00D70460">
            <w:pPr>
              <w:rPr>
                <w:rFonts w:ascii="Arial" w:eastAsia="Aptos" w:hAnsi="Arial" w:cs="Arial"/>
                <w:b/>
                <w:bCs/>
                <w:sz w:val="16"/>
                <w:szCs w:val="16"/>
                <w:lang w:eastAsia="ja-JP"/>
              </w:rPr>
            </w:pPr>
          </w:p>
        </w:tc>
        <w:tc>
          <w:tcPr>
            <w:tcW w:w="1103" w:type="pct"/>
            <w:vMerge/>
            <w:tcBorders>
              <w:top w:val="single" w:sz="4" w:space="0" w:color="auto"/>
              <w:left w:val="single" w:sz="4" w:space="0" w:color="auto"/>
              <w:bottom w:val="single" w:sz="4" w:space="0" w:color="auto"/>
              <w:right w:val="single" w:sz="4" w:space="0" w:color="auto"/>
            </w:tcBorders>
            <w:vAlign w:val="center"/>
          </w:tcPr>
          <w:p w14:paraId="00DDB437" w14:textId="77777777" w:rsidR="00D70460" w:rsidRPr="00D70460" w:rsidRDefault="00D70460" w:rsidP="00D70460">
            <w:pPr>
              <w:rPr>
                <w:rFonts w:ascii="Arial" w:eastAsia="Aptos" w:hAnsi="Arial" w:cs="Arial"/>
                <w:sz w:val="16"/>
                <w:szCs w:val="16"/>
                <w:lang w:eastAsia="ja-JP"/>
              </w:rPr>
            </w:pPr>
          </w:p>
        </w:tc>
        <w:tc>
          <w:tcPr>
            <w:tcW w:w="1766" w:type="pct"/>
            <w:tcBorders>
              <w:top w:val="single" w:sz="4" w:space="0" w:color="auto"/>
              <w:left w:val="single" w:sz="4" w:space="0" w:color="auto"/>
              <w:bottom w:val="single" w:sz="4" w:space="0" w:color="auto"/>
              <w:right w:val="single" w:sz="4" w:space="0" w:color="auto"/>
            </w:tcBorders>
          </w:tcPr>
          <w:p w14:paraId="54575ADA" w14:textId="77777777" w:rsidR="00D70460" w:rsidRPr="00D70460" w:rsidRDefault="00D70460" w:rsidP="00D70460">
            <w:pPr>
              <w:rPr>
                <w:rFonts w:ascii="Arial" w:hAnsi="Arial" w:cs="Arial"/>
                <w:sz w:val="16"/>
                <w:szCs w:val="16"/>
                <w:lang w:eastAsia="ja-JP"/>
              </w:rPr>
            </w:pPr>
            <w:r w:rsidRPr="00D70460">
              <w:rPr>
                <w:rFonts w:ascii="Arial" w:hAnsi="Arial" w:cs="Arial"/>
                <w:sz w:val="16"/>
                <w:szCs w:val="16"/>
                <w:lang w:eastAsia="ja-JP"/>
              </w:rPr>
              <w:t>powerRampingStep</w:t>
            </w:r>
          </w:p>
        </w:tc>
      </w:tr>
      <w:tr w:rsidR="00D70460" w:rsidRPr="00D70460" w14:paraId="13893340" w14:textId="77777777" w:rsidTr="00D70460">
        <w:trPr>
          <w:trHeight w:val="20"/>
        </w:trPr>
        <w:tc>
          <w:tcPr>
            <w:tcW w:w="1101" w:type="pct"/>
            <w:vMerge/>
            <w:tcBorders>
              <w:top w:val="single" w:sz="4" w:space="0" w:color="auto"/>
              <w:left w:val="single" w:sz="4" w:space="0" w:color="auto"/>
              <w:bottom w:val="single" w:sz="4" w:space="0" w:color="auto"/>
              <w:right w:val="single" w:sz="4" w:space="0" w:color="auto"/>
            </w:tcBorders>
            <w:vAlign w:val="center"/>
          </w:tcPr>
          <w:p w14:paraId="1796DA55" w14:textId="77777777" w:rsidR="00D70460" w:rsidRPr="00D70460" w:rsidRDefault="00D70460" w:rsidP="00D70460">
            <w:pPr>
              <w:rPr>
                <w:rFonts w:ascii="Arial" w:eastAsia="Aptos" w:hAnsi="Arial" w:cs="Arial"/>
                <w:b/>
                <w:bCs/>
                <w:sz w:val="16"/>
                <w:szCs w:val="16"/>
                <w:lang w:eastAsia="ja-JP"/>
              </w:rPr>
            </w:pPr>
          </w:p>
        </w:tc>
        <w:tc>
          <w:tcPr>
            <w:tcW w:w="1030" w:type="pct"/>
            <w:vMerge/>
            <w:tcBorders>
              <w:top w:val="single" w:sz="4" w:space="0" w:color="auto"/>
              <w:left w:val="single" w:sz="4" w:space="0" w:color="auto"/>
              <w:bottom w:val="single" w:sz="4" w:space="0" w:color="auto"/>
              <w:right w:val="single" w:sz="4" w:space="0" w:color="auto"/>
            </w:tcBorders>
            <w:vAlign w:val="center"/>
          </w:tcPr>
          <w:p w14:paraId="1142A9B3" w14:textId="77777777" w:rsidR="00D70460" w:rsidRPr="00D70460" w:rsidRDefault="00D70460" w:rsidP="00D70460">
            <w:pPr>
              <w:rPr>
                <w:rFonts w:ascii="Arial" w:eastAsia="Aptos" w:hAnsi="Arial" w:cs="Arial"/>
                <w:b/>
                <w:bCs/>
                <w:sz w:val="16"/>
                <w:szCs w:val="16"/>
                <w:lang w:eastAsia="ja-JP"/>
              </w:rPr>
            </w:pPr>
          </w:p>
        </w:tc>
        <w:tc>
          <w:tcPr>
            <w:tcW w:w="1103" w:type="pct"/>
            <w:vMerge/>
            <w:tcBorders>
              <w:top w:val="single" w:sz="4" w:space="0" w:color="auto"/>
              <w:left w:val="single" w:sz="4" w:space="0" w:color="auto"/>
              <w:bottom w:val="single" w:sz="4" w:space="0" w:color="auto"/>
              <w:right w:val="single" w:sz="4" w:space="0" w:color="auto"/>
            </w:tcBorders>
            <w:vAlign w:val="center"/>
          </w:tcPr>
          <w:p w14:paraId="4575020E" w14:textId="77777777" w:rsidR="00D70460" w:rsidRPr="00D70460" w:rsidRDefault="00D70460" w:rsidP="00D70460">
            <w:pPr>
              <w:rPr>
                <w:rFonts w:ascii="Arial" w:eastAsia="Aptos" w:hAnsi="Arial" w:cs="Arial"/>
                <w:sz w:val="16"/>
                <w:szCs w:val="16"/>
                <w:lang w:eastAsia="ja-JP"/>
              </w:rPr>
            </w:pPr>
          </w:p>
        </w:tc>
        <w:tc>
          <w:tcPr>
            <w:tcW w:w="1766" w:type="pct"/>
            <w:tcBorders>
              <w:top w:val="single" w:sz="4" w:space="0" w:color="auto"/>
              <w:left w:val="single" w:sz="4" w:space="0" w:color="auto"/>
              <w:bottom w:val="single" w:sz="4" w:space="0" w:color="auto"/>
              <w:right w:val="single" w:sz="4" w:space="0" w:color="auto"/>
            </w:tcBorders>
          </w:tcPr>
          <w:p w14:paraId="34DCBE9C" w14:textId="77777777" w:rsidR="00D70460" w:rsidRPr="00D70460" w:rsidRDefault="00D70460" w:rsidP="00D70460">
            <w:pPr>
              <w:rPr>
                <w:rFonts w:ascii="Arial" w:hAnsi="Arial" w:cs="Arial"/>
                <w:sz w:val="16"/>
                <w:szCs w:val="16"/>
                <w:lang w:eastAsia="ja-JP"/>
              </w:rPr>
            </w:pPr>
            <w:r w:rsidRPr="00D70460">
              <w:rPr>
                <w:rFonts w:ascii="Arial" w:hAnsi="Arial" w:cs="Arial"/>
                <w:sz w:val="16"/>
                <w:szCs w:val="16"/>
                <w:lang w:eastAsia="ja-JP"/>
              </w:rPr>
              <w:t>ra-ResponseWindow</w:t>
            </w:r>
          </w:p>
        </w:tc>
      </w:tr>
      <w:tr w:rsidR="00D70460" w:rsidRPr="00D70460" w14:paraId="4C257FCA" w14:textId="77777777" w:rsidTr="00D70460">
        <w:trPr>
          <w:trHeight w:val="20"/>
        </w:trPr>
        <w:tc>
          <w:tcPr>
            <w:tcW w:w="1101" w:type="pct"/>
            <w:vMerge/>
            <w:tcBorders>
              <w:top w:val="single" w:sz="4" w:space="0" w:color="auto"/>
              <w:left w:val="single" w:sz="4" w:space="0" w:color="auto"/>
              <w:bottom w:val="single" w:sz="4" w:space="0" w:color="auto"/>
              <w:right w:val="single" w:sz="4" w:space="0" w:color="auto"/>
            </w:tcBorders>
            <w:vAlign w:val="center"/>
          </w:tcPr>
          <w:p w14:paraId="117FEA28" w14:textId="77777777" w:rsidR="00D70460" w:rsidRPr="00D70460" w:rsidRDefault="00D70460" w:rsidP="00D70460">
            <w:pPr>
              <w:rPr>
                <w:rFonts w:ascii="Arial" w:eastAsia="Aptos" w:hAnsi="Arial" w:cs="Arial"/>
                <w:b/>
                <w:bCs/>
                <w:sz w:val="16"/>
                <w:szCs w:val="16"/>
                <w:lang w:eastAsia="ja-JP"/>
              </w:rPr>
            </w:pPr>
          </w:p>
        </w:tc>
        <w:tc>
          <w:tcPr>
            <w:tcW w:w="1030" w:type="pct"/>
            <w:vMerge/>
            <w:tcBorders>
              <w:top w:val="single" w:sz="4" w:space="0" w:color="auto"/>
              <w:left w:val="single" w:sz="4" w:space="0" w:color="auto"/>
              <w:bottom w:val="single" w:sz="4" w:space="0" w:color="auto"/>
              <w:right w:val="single" w:sz="4" w:space="0" w:color="auto"/>
            </w:tcBorders>
            <w:vAlign w:val="center"/>
          </w:tcPr>
          <w:p w14:paraId="7346B414" w14:textId="77777777" w:rsidR="00D70460" w:rsidRPr="00D70460" w:rsidRDefault="00D70460" w:rsidP="00D70460">
            <w:pPr>
              <w:rPr>
                <w:rFonts w:ascii="Arial" w:eastAsia="Aptos" w:hAnsi="Arial" w:cs="Arial"/>
                <w:b/>
                <w:bCs/>
                <w:sz w:val="16"/>
                <w:szCs w:val="16"/>
                <w:lang w:eastAsia="ja-JP"/>
              </w:rPr>
            </w:pPr>
          </w:p>
        </w:tc>
        <w:tc>
          <w:tcPr>
            <w:tcW w:w="1103" w:type="pct"/>
            <w:vMerge/>
            <w:tcBorders>
              <w:top w:val="single" w:sz="4" w:space="0" w:color="auto"/>
              <w:left w:val="single" w:sz="4" w:space="0" w:color="auto"/>
              <w:bottom w:val="single" w:sz="4" w:space="0" w:color="auto"/>
              <w:right w:val="single" w:sz="4" w:space="0" w:color="auto"/>
            </w:tcBorders>
            <w:vAlign w:val="center"/>
          </w:tcPr>
          <w:p w14:paraId="7A776244" w14:textId="77777777" w:rsidR="00D70460" w:rsidRPr="00D70460" w:rsidRDefault="00D70460" w:rsidP="00D70460">
            <w:pPr>
              <w:rPr>
                <w:rFonts w:ascii="Arial" w:eastAsia="Aptos" w:hAnsi="Arial" w:cs="Arial"/>
                <w:sz w:val="16"/>
                <w:szCs w:val="16"/>
                <w:lang w:eastAsia="ja-JP"/>
              </w:rPr>
            </w:pPr>
          </w:p>
        </w:tc>
        <w:tc>
          <w:tcPr>
            <w:tcW w:w="1766" w:type="pct"/>
            <w:tcBorders>
              <w:top w:val="single" w:sz="4" w:space="0" w:color="auto"/>
              <w:left w:val="single" w:sz="4" w:space="0" w:color="auto"/>
              <w:bottom w:val="single" w:sz="4" w:space="0" w:color="auto"/>
              <w:right w:val="single" w:sz="4" w:space="0" w:color="auto"/>
            </w:tcBorders>
          </w:tcPr>
          <w:p w14:paraId="5101C669" w14:textId="77777777" w:rsidR="00D70460" w:rsidRPr="00D70460" w:rsidRDefault="00D70460" w:rsidP="00D70460">
            <w:pPr>
              <w:rPr>
                <w:rFonts w:ascii="Arial" w:hAnsi="Arial" w:cs="Arial"/>
                <w:sz w:val="16"/>
                <w:szCs w:val="16"/>
                <w:lang w:eastAsia="ja-JP"/>
              </w:rPr>
            </w:pPr>
            <w:r w:rsidRPr="00D70460">
              <w:rPr>
                <w:rFonts w:ascii="Arial" w:hAnsi="Arial" w:cs="Arial"/>
                <w:sz w:val="16"/>
                <w:szCs w:val="16"/>
                <w:lang w:eastAsia="ja-JP"/>
              </w:rPr>
              <w:t>ssb-perRACH-Occasion</w:t>
            </w:r>
          </w:p>
        </w:tc>
      </w:tr>
      <w:tr w:rsidR="00D70460" w:rsidRPr="00D70460" w14:paraId="0D6056C6" w14:textId="77777777" w:rsidTr="00D70460">
        <w:trPr>
          <w:trHeight w:val="20"/>
        </w:trPr>
        <w:tc>
          <w:tcPr>
            <w:tcW w:w="1101" w:type="pct"/>
            <w:vMerge/>
            <w:tcBorders>
              <w:top w:val="single" w:sz="4" w:space="0" w:color="auto"/>
              <w:left w:val="single" w:sz="4" w:space="0" w:color="auto"/>
              <w:bottom w:val="single" w:sz="4" w:space="0" w:color="auto"/>
              <w:right w:val="single" w:sz="4" w:space="0" w:color="auto"/>
            </w:tcBorders>
            <w:vAlign w:val="center"/>
          </w:tcPr>
          <w:p w14:paraId="55A43376" w14:textId="77777777" w:rsidR="00D70460" w:rsidRPr="00D70460" w:rsidRDefault="00D70460" w:rsidP="00D70460">
            <w:pPr>
              <w:rPr>
                <w:rFonts w:ascii="Arial" w:eastAsia="Aptos" w:hAnsi="Arial" w:cs="Arial"/>
                <w:b/>
                <w:bCs/>
                <w:sz w:val="16"/>
                <w:szCs w:val="16"/>
                <w:lang w:eastAsia="ja-JP"/>
              </w:rPr>
            </w:pPr>
          </w:p>
        </w:tc>
        <w:tc>
          <w:tcPr>
            <w:tcW w:w="1030" w:type="pct"/>
            <w:vMerge/>
            <w:tcBorders>
              <w:top w:val="single" w:sz="4" w:space="0" w:color="auto"/>
              <w:left w:val="single" w:sz="4" w:space="0" w:color="auto"/>
              <w:bottom w:val="single" w:sz="4" w:space="0" w:color="auto"/>
              <w:right w:val="single" w:sz="4" w:space="0" w:color="auto"/>
            </w:tcBorders>
            <w:vAlign w:val="center"/>
          </w:tcPr>
          <w:p w14:paraId="17570FDC" w14:textId="77777777" w:rsidR="00D70460" w:rsidRPr="00D70460" w:rsidRDefault="00D70460" w:rsidP="00D70460">
            <w:pPr>
              <w:rPr>
                <w:rFonts w:ascii="Arial" w:eastAsia="Aptos" w:hAnsi="Arial" w:cs="Arial"/>
                <w:b/>
                <w:bCs/>
                <w:sz w:val="16"/>
                <w:szCs w:val="16"/>
                <w:lang w:eastAsia="ja-JP"/>
              </w:rPr>
            </w:pPr>
          </w:p>
        </w:tc>
        <w:tc>
          <w:tcPr>
            <w:tcW w:w="2869" w:type="pct"/>
            <w:gridSpan w:val="2"/>
            <w:tcBorders>
              <w:top w:val="single" w:sz="4" w:space="0" w:color="auto"/>
              <w:left w:val="single" w:sz="4" w:space="0" w:color="auto"/>
              <w:bottom w:val="single" w:sz="4" w:space="0" w:color="auto"/>
              <w:right w:val="single" w:sz="4" w:space="0" w:color="auto"/>
            </w:tcBorders>
          </w:tcPr>
          <w:p w14:paraId="0208242C" w14:textId="77777777" w:rsidR="00D70460" w:rsidRPr="00D70460" w:rsidRDefault="00D70460" w:rsidP="00D70460">
            <w:pPr>
              <w:rPr>
                <w:rFonts w:ascii="Arial" w:hAnsi="Arial" w:cs="Arial"/>
                <w:sz w:val="16"/>
                <w:szCs w:val="16"/>
                <w:lang w:eastAsia="ja-JP"/>
              </w:rPr>
            </w:pPr>
            <w:r w:rsidRPr="00D70460">
              <w:rPr>
                <w:rFonts w:ascii="Arial" w:hAnsi="Arial" w:cs="Arial"/>
                <w:sz w:val="16"/>
                <w:szCs w:val="16"/>
                <w:lang w:eastAsia="ja-JP"/>
              </w:rPr>
              <w:t>sib1-RequestPeriod</w:t>
            </w:r>
            <w:r w:rsidRPr="00D70460">
              <w:rPr>
                <w:rFonts w:ascii="Arial" w:hAnsi="Arial" w:cs="Arial"/>
                <w:sz w:val="16"/>
                <w:szCs w:val="16"/>
                <w:lang w:eastAsia="ja-JP"/>
              </w:rPr>
              <w:br/>
            </w:r>
          </w:p>
        </w:tc>
      </w:tr>
      <w:tr w:rsidR="00D70460" w:rsidRPr="00D70460" w14:paraId="0410DA5A" w14:textId="77777777" w:rsidTr="00D70460">
        <w:trPr>
          <w:trHeight w:val="20"/>
        </w:trPr>
        <w:tc>
          <w:tcPr>
            <w:tcW w:w="1101" w:type="pct"/>
            <w:vMerge/>
            <w:tcBorders>
              <w:top w:val="single" w:sz="4" w:space="0" w:color="auto"/>
              <w:left w:val="single" w:sz="4" w:space="0" w:color="auto"/>
              <w:bottom w:val="single" w:sz="4" w:space="0" w:color="auto"/>
              <w:right w:val="single" w:sz="4" w:space="0" w:color="auto"/>
            </w:tcBorders>
            <w:vAlign w:val="center"/>
          </w:tcPr>
          <w:p w14:paraId="43ED928B" w14:textId="77777777" w:rsidR="00D70460" w:rsidRPr="00D70460" w:rsidRDefault="00D70460" w:rsidP="00D70460">
            <w:pPr>
              <w:rPr>
                <w:rFonts w:ascii="Arial" w:eastAsia="Aptos" w:hAnsi="Arial" w:cs="Arial"/>
                <w:b/>
                <w:bCs/>
                <w:sz w:val="16"/>
                <w:szCs w:val="16"/>
                <w:lang w:eastAsia="ja-JP"/>
              </w:rPr>
            </w:pPr>
          </w:p>
        </w:tc>
        <w:tc>
          <w:tcPr>
            <w:tcW w:w="1030" w:type="pct"/>
            <w:vMerge/>
            <w:tcBorders>
              <w:top w:val="single" w:sz="4" w:space="0" w:color="auto"/>
              <w:left w:val="single" w:sz="4" w:space="0" w:color="auto"/>
              <w:bottom w:val="single" w:sz="4" w:space="0" w:color="auto"/>
              <w:right w:val="single" w:sz="4" w:space="0" w:color="auto"/>
            </w:tcBorders>
            <w:vAlign w:val="center"/>
          </w:tcPr>
          <w:p w14:paraId="0C1BBA36" w14:textId="77777777" w:rsidR="00D70460" w:rsidRPr="00D70460" w:rsidRDefault="00D70460" w:rsidP="00D70460">
            <w:pPr>
              <w:rPr>
                <w:rFonts w:ascii="Arial" w:eastAsia="Aptos" w:hAnsi="Arial" w:cs="Arial"/>
                <w:b/>
                <w:bCs/>
                <w:sz w:val="16"/>
                <w:szCs w:val="16"/>
                <w:lang w:eastAsia="ja-JP"/>
              </w:rPr>
            </w:pPr>
          </w:p>
        </w:tc>
        <w:tc>
          <w:tcPr>
            <w:tcW w:w="1103" w:type="pct"/>
            <w:vMerge w:val="restart"/>
            <w:tcBorders>
              <w:top w:val="single" w:sz="4" w:space="0" w:color="auto"/>
              <w:left w:val="single" w:sz="4" w:space="0" w:color="auto"/>
              <w:bottom w:val="single" w:sz="4" w:space="0" w:color="auto"/>
              <w:right w:val="single" w:sz="4" w:space="0" w:color="auto"/>
            </w:tcBorders>
          </w:tcPr>
          <w:p w14:paraId="1EC369AF" w14:textId="77777777" w:rsidR="00D70460" w:rsidRPr="00D70460" w:rsidRDefault="00D70460" w:rsidP="00D70460">
            <w:pPr>
              <w:rPr>
                <w:rFonts w:ascii="Arial" w:hAnsi="Arial" w:cs="Arial"/>
                <w:sz w:val="16"/>
                <w:szCs w:val="16"/>
                <w:lang w:eastAsia="ja-JP"/>
              </w:rPr>
            </w:pPr>
            <w:r w:rsidRPr="00D70460">
              <w:rPr>
                <w:rFonts w:ascii="Arial" w:hAnsi="Arial" w:cs="Arial"/>
                <w:sz w:val="16"/>
                <w:szCs w:val="16"/>
                <w:lang w:eastAsia="ja-JP"/>
              </w:rPr>
              <w:t>sib1-RequestResource</w:t>
            </w:r>
          </w:p>
        </w:tc>
        <w:tc>
          <w:tcPr>
            <w:tcW w:w="1766" w:type="pct"/>
            <w:tcBorders>
              <w:top w:val="single" w:sz="4" w:space="0" w:color="auto"/>
              <w:left w:val="single" w:sz="4" w:space="0" w:color="auto"/>
              <w:bottom w:val="single" w:sz="4" w:space="0" w:color="auto"/>
              <w:right w:val="single" w:sz="4" w:space="0" w:color="auto"/>
            </w:tcBorders>
          </w:tcPr>
          <w:p w14:paraId="49BA1DAA" w14:textId="77777777" w:rsidR="00D70460" w:rsidRPr="00D70460" w:rsidRDefault="00D70460" w:rsidP="00D70460">
            <w:pPr>
              <w:rPr>
                <w:rFonts w:ascii="Arial" w:hAnsi="Arial" w:cs="Arial"/>
                <w:sz w:val="16"/>
                <w:szCs w:val="16"/>
                <w:lang w:eastAsia="ja-JP"/>
              </w:rPr>
            </w:pPr>
            <w:r w:rsidRPr="00D70460">
              <w:rPr>
                <w:rFonts w:ascii="Arial" w:hAnsi="Arial" w:cs="Arial"/>
                <w:sz w:val="16"/>
                <w:szCs w:val="16"/>
                <w:lang w:eastAsia="ja-JP"/>
              </w:rPr>
              <w:t>ra-PreambleStartIndex</w:t>
            </w:r>
          </w:p>
        </w:tc>
      </w:tr>
      <w:tr w:rsidR="00D70460" w:rsidRPr="00D70460" w14:paraId="4FFAB375" w14:textId="77777777" w:rsidTr="00D70460">
        <w:trPr>
          <w:trHeight w:val="20"/>
        </w:trPr>
        <w:tc>
          <w:tcPr>
            <w:tcW w:w="1101" w:type="pct"/>
            <w:vMerge/>
            <w:tcBorders>
              <w:top w:val="single" w:sz="4" w:space="0" w:color="auto"/>
              <w:left w:val="single" w:sz="4" w:space="0" w:color="auto"/>
              <w:bottom w:val="single" w:sz="4" w:space="0" w:color="auto"/>
              <w:right w:val="single" w:sz="4" w:space="0" w:color="auto"/>
            </w:tcBorders>
            <w:vAlign w:val="center"/>
          </w:tcPr>
          <w:p w14:paraId="15956F23" w14:textId="77777777" w:rsidR="00D70460" w:rsidRPr="00D70460" w:rsidRDefault="00D70460" w:rsidP="00D70460">
            <w:pPr>
              <w:rPr>
                <w:rFonts w:ascii="Arial" w:eastAsia="Aptos" w:hAnsi="Arial" w:cs="Arial"/>
                <w:b/>
                <w:bCs/>
                <w:sz w:val="16"/>
                <w:szCs w:val="16"/>
                <w:lang w:eastAsia="ja-JP"/>
              </w:rPr>
            </w:pPr>
          </w:p>
        </w:tc>
        <w:tc>
          <w:tcPr>
            <w:tcW w:w="1030" w:type="pct"/>
            <w:vMerge/>
            <w:tcBorders>
              <w:top w:val="single" w:sz="4" w:space="0" w:color="auto"/>
              <w:left w:val="single" w:sz="4" w:space="0" w:color="auto"/>
              <w:bottom w:val="single" w:sz="4" w:space="0" w:color="auto"/>
              <w:right w:val="single" w:sz="4" w:space="0" w:color="auto"/>
            </w:tcBorders>
            <w:vAlign w:val="center"/>
          </w:tcPr>
          <w:p w14:paraId="20D54D49" w14:textId="77777777" w:rsidR="00D70460" w:rsidRPr="00D70460" w:rsidRDefault="00D70460" w:rsidP="00D70460">
            <w:pPr>
              <w:rPr>
                <w:rFonts w:ascii="Arial" w:eastAsia="Aptos" w:hAnsi="Arial" w:cs="Arial"/>
                <w:b/>
                <w:bCs/>
                <w:sz w:val="16"/>
                <w:szCs w:val="16"/>
                <w:lang w:eastAsia="ja-JP"/>
              </w:rPr>
            </w:pPr>
          </w:p>
        </w:tc>
        <w:tc>
          <w:tcPr>
            <w:tcW w:w="1103" w:type="pct"/>
            <w:vMerge/>
            <w:tcBorders>
              <w:top w:val="single" w:sz="4" w:space="0" w:color="auto"/>
              <w:left w:val="single" w:sz="4" w:space="0" w:color="auto"/>
              <w:bottom w:val="single" w:sz="4" w:space="0" w:color="auto"/>
              <w:right w:val="single" w:sz="4" w:space="0" w:color="auto"/>
            </w:tcBorders>
            <w:vAlign w:val="center"/>
          </w:tcPr>
          <w:p w14:paraId="3202AC82" w14:textId="77777777" w:rsidR="00D70460" w:rsidRPr="00D70460" w:rsidRDefault="00D70460" w:rsidP="00D70460">
            <w:pPr>
              <w:rPr>
                <w:rFonts w:ascii="Arial" w:eastAsia="Aptos" w:hAnsi="Arial" w:cs="Arial"/>
                <w:sz w:val="16"/>
                <w:szCs w:val="16"/>
                <w:lang w:eastAsia="ja-JP"/>
              </w:rPr>
            </w:pPr>
          </w:p>
        </w:tc>
        <w:tc>
          <w:tcPr>
            <w:tcW w:w="1766" w:type="pct"/>
            <w:tcBorders>
              <w:top w:val="single" w:sz="4" w:space="0" w:color="auto"/>
              <w:left w:val="single" w:sz="4" w:space="0" w:color="auto"/>
              <w:bottom w:val="single" w:sz="4" w:space="0" w:color="auto"/>
              <w:right w:val="single" w:sz="4" w:space="0" w:color="auto"/>
            </w:tcBorders>
          </w:tcPr>
          <w:p w14:paraId="2BA0B98A" w14:textId="77777777" w:rsidR="00D70460" w:rsidRPr="00D70460" w:rsidRDefault="00D70460" w:rsidP="00D70460">
            <w:pPr>
              <w:rPr>
                <w:rFonts w:ascii="Arial" w:hAnsi="Arial" w:cs="Arial"/>
                <w:sz w:val="16"/>
                <w:szCs w:val="16"/>
                <w:lang w:eastAsia="ja-JP"/>
              </w:rPr>
            </w:pPr>
            <w:r w:rsidRPr="00D70460">
              <w:rPr>
                <w:rFonts w:ascii="Arial" w:hAnsi="Arial" w:cs="Arial"/>
                <w:sz w:val="16"/>
                <w:szCs w:val="16"/>
                <w:lang w:eastAsia="ja-JP"/>
              </w:rPr>
              <w:t>ra-AssociationPeriodIndex</w:t>
            </w:r>
          </w:p>
        </w:tc>
      </w:tr>
      <w:tr w:rsidR="00D70460" w:rsidRPr="00D70460" w14:paraId="4AC69268" w14:textId="77777777" w:rsidTr="00D70460">
        <w:trPr>
          <w:trHeight w:val="20"/>
        </w:trPr>
        <w:tc>
          <w:tcPr>
            <w:tcW w:w="1101" w:type="pct"/>
            <w:vMerge/>
            <w:tcBorders>
              <w:top w:val="single" w:sz="4" w:space="0" w:color="auto"/>
              <w:left w:val="single" w:sz="4" w:space="0" w:color="auto"/>
              <w:bottom w:val="single" w:sz="4" w:space="0" w:color="auto"/>
              <w:right w:val="single" w:sz="4" w:space="0" w:color="auto"/>
            </w:tcBorders>
            <w:vAlign w:val="center"/>
          </w:tcPr>
          <w:p w14:paraId="5FC35E8D" w14:textId="77777777" w:rsidR="00D70460" w:rsidRPr="00D70460" w:rsidRDefault="00D70460" w:rsidP="00D70460">
            <w:pPr>
              <w:rPr>
                <w:rFonts w:ascii="Arial" w:eastAsia="Aptos" w:hAnsi="Arial" w:cs="Arial"/>
                <w:b/>
                <w:bCs/>
                <w:sz w:val="16"/>
                <w:szCs w:val="16"/>
                <w:lang w:eastAsia="ja-JP"/>
              </w:rPr>
            </w:pPr>
          </w:p>
        </w:tc>
        <w:tc>
          <w:tcPr>
            <w:tcW w:w="1030" w:type="pct"/>
            <w:vMerge/>
            <w:tcBorders>
              <w:top w:val="single" w:sz="4" w:space="0" w:color="auto"/>
              <w:left w:val="single" w:sz="4" w:space="0" w:color="auto"/>
              <w:bottom w:val="single" w:sz="4" w:space="0" w:color="auto"/>
              <w:right w:val="single" w:sz="4" w:space="0" w:color="auto"/>
            </w:tcBorders>
            <w:vAlign w:val="center"/>
          </w:tcPr>
          <w:p w14:paraId="650F3943" w14:textId="77777777" w:rsidR="00D70460" w:rsidRPr="00D70460" w:rsidRDefault="00D70460" w:rsidP="00D70460">
            <w:pPr>
              <w:rPr>
                <w:rFonts w:ascii="Arial" w:eastAsia="Aptos" w:hAnsi="Arial" w:cs="Arial"/>
                <w:b/>
                <w:bCs/>
                <w:sz w:val="16"/>
                <w:szCs w:val="16"/>
                <w:lang w:eastAsia="ja-JP"/>
              </w:rPr>
            </w:pPr>
          </w:p>
        </w:tc>
        <w:tc>
          <w:tcPr>
            <w:tcW w:w="1103" w:type="pct"/>
            <w:vMerge/>
            <w:tcBorders>
              <w:top w:val="single" w:sz="4" w:space="0" w:color="auto"/>
              <w:left w:val="single" w:sz="4" w:space="0" w:color="auto"/>
              <w:bottom w:val="single" w:sz="4" w:space="0" w:color="auto"/>
              <w:right w:val="single" w:sz="4" w:space="0" w:color="auto"/>
            </w:tcBorders>
            <w:vAlign w:val="center"/>
          </w:tcPr>
          <w:p w14:paraId="1414AAB7" w14:textId="77777777" w:rsidR="00D70460" w:rsidRPr="00D70460" w:rsidRDefault="00D70460" w:rsidP="00D70460">
            <w:pPr>
              <w:rPr>
                <w:rFonts w:ascii="Arial" w:eastAsia="Aptos" w:hAnsi="Arial" w:cs="Arial"/>
                <w:sz w:val="16"/>
                <w:szCs w:val="16"/>
                <w:lang w:eastAsia="ja-JP"/>
              </w:rPr>
            </w:pPr>
          </w:p>
        </w:tc>
        <w:tc>
          <w:tcPr>
            <w:tcW w:w="1766" w:type="pct"/>
            <w:tcBorders>
              <w:top w:val="single" w:sz="4" w:space="0" w:color="auto"/>
              <w:left w:val="single" w:sz="4" w:space="0" w:color="auto"/>
              <w:bottom w:val="single" w:sz="4" w:space="0" w:color="auto"/>
              <w:right w:val="single" w:sz="4" w:space="0" w:color="auto"/>
            </w:tcBorders>
          </w:tcPr>
          <w:p w14:paraId="77E5ED1E" w14:textId="77777777" w:rsidR="00D70460" w:rsidRPr="00D70460" w:rsidRDefault="00D70460" w:rsidP="00D70460">
            <w:pPr>
              <w:rPr>
                <w:rFonts w:ascii="Arial" w:hAnsi="Arial" w:cs="Arial"/>
                <w:sz w:val="16"/>
                <w:szCs w:val="16"/>
                <w:lang w:eastAsia="ja-JP"/>
              </w:rPr>
            </w:pPr>
            <w:r w:rsidRPr="00D70460">
              <w:rPr>
                <w:rFonts w:ascii="Arial" w:hAnsi="Arial" w:cs="Arial"/>
                <w:sz w:val="16"/>
                <w:szCs w:val="16"/>
                <w:lang w:eastAsia="ja-JP"/>
              </w:rPr>
              <w:t>ra-ssb-OccasionMaskIndex</w:t>
            </w:r>
          </w:p>
        </w:tc>
      </w:tr>
      <w:tr w:rsidR="00D70460" w:rsidRPr="00D70460" w14:paraId="1F755216" w14:textId="77777777" w:rsidTr="00D70460">
        <w:trPr>
          <w:trHeight w:val="20"/>
        </w:trPr>
        <w:tc>
          <w:tcPr>
            <w:tcW w:w="1101" w:type="pct"/>
            <w:vMerge/>
            <w:tcBorders>
              <w:top w:val="single" w:sz="4" w:space="0" w:color="auto"/>
              <w:left w:val="single" w:sz="4" w:space="0" w:color="auto"/>
              <w:bottom w:val="single" w:sz="4" w:space="0" w:color="auto"/>
              <w:right w:val="single" w:sz="4" w:space="0" w:color="auto"/>
            </w:tcBorders>
            <w:vAlign w:val="center"/>
          </w:tcPr>
          <w:p w14:paraId="3EEB7905" w14:textId="77777777" w:rsidR="00D70460" w:rsidRPr="00D70460" w:rsidRDefault="00D70460" w:rsidP="00D70460">
            <w:pPr>
              <w:rPr>
                <w:rFonts w:ascii="Arial" w:eastAsia="Aptos" w:hAnsi="Arial" w:cs="Arial"/>
                <w:b/>
                <w:bCs/>
                <w:sz w:val="16"/>
                <w:szCs w:val="16"/>
                <w:lang w:eastAsia="ja-JP"/>
              </w:rPr>
            </w:pPr>
          </w:p>
        </w:tc>
        <w:tc>
          <w:tcPr>
            <w:tcW w:w="1030" w:type="pct"/>
            <w:vMerge/>
            <w:tcBorders>
              <w:top w:val="single" w:sz="4" w:space="0" w:color="auto"/>
              <w:left w:val="single" w:sz="4" w:space="0" w:color="auto"/>
              <w:bottom w:val="single" w:sz="4" w:space="0" w:color="auto"/>
              <w:right w:val="single" w:sz="4" w:space="0" w:color="auto"/>
            </w:tcBorders>
            <w:vAlign w:val="center"/>
          </w:tcPr>
          <w:p w14:paraId="6A8E9B77" w14:textId="77777777" w:rsidR="00D70460" w:rsidRPr="00D70460" w:rsidRDefault="00D70460" w:rsidP="00D70460">
            <w:pPr>
              <w:rPr>
                <w:rFonts w:ascii="Arial" w:eastAsia="Aptos" w:hAnsi="Arial" w:cs="Arial"/>
                <w:b/>
                <w:bCs/>
                <w:sz w:val="16"/>
                <w:szCs w:val="16"/>
                <w:lang w:eastAsia="ja-JP"/>
              </w:rPr>
            </w:pPr>
          </w:p>
        </w:tc>
        <w:tc>
          <w:tcPr>
            <w:tcW w:w="2869" w:type="pct"/>
            <w:gridSpan w:val="2"/>
            <w:tcBorders>
              <w:top w:val="single" w:sz="4" w:space="0" w:color="auto"/>
              <w:left w:val="single" w:sz="4" w:space="0" w:color="auto"/>
              <w:bottom w:val="single" w:sz="4" w:space="0" w:color="auto"/>
              <w:right w:val="single" w:sz="4" w:space="0" w:color="auto"/>
            </w:tcBorders>
          </w:tcPr>
          <w:p w14:paraId="7BEF1E96" w14:textId="77777777" w:rsidR="00D70460" w:rsidRPr="00D70460" w:rsidRDefault="00D70460" w:rsidP="00D70460">
            <w:pPr>
              <w:rPr>
                <w:rFonts w:ascii="Arial" w:hAnsi="Arial" w:cs="Arial"/>
                <w:sz w:val="16"/>
                <w:szCs w:val="16"/>
                <w:lang w:eastAsia="ja-JP"/>
              </w:rPr>
            </w:pPr>
            <w:r w:rsidRPr="00D70460">
              <w:rPr>
                <w:rFonts w:ascii="Arial" w:hAnsi="Arial" w:cs="Arial"/>
                <w:sz w:val="16"/>
                <w:szCs w:val="16"/>
                <w:lang w:eastAsia="ja-JP"/>
              </w:rPr>
              <w:t>rsrp-ThresholdSSB</w:t>
            </w:r>
          </w:p>
        </w:tc>
      </w:tr>
      <w:tr w:rsidR="00D70460" w:rsidRPr="00D70460" w14:paraId="1BD190CF" w14:textId="77777777" w:rsidTr="00D70460">
        <w:trPr>
          <w:trHeight w:val="20"/>
        </w:trPr>
        <w:tc>
          <w:tcPr>
            <w:tcW w:w="1101" w:type="pct"/>
            <w:vMerge/>
            <w:tcBorders>
              <w:top w:val="single" w:sz="4" w:space="0" w:color="auto"/>
              <w:left w:val="single" w:sz="4" w:space="0" w:color="auto"/>
              <w:bottom w:val="single" w:sz="4" w:space="0" w:color="auto"/>
              <w:right w:val="single" w:sz="4" w:space="0" w:color="auto"/>
            </w:tcBorders>
            <w:vAlign w:val="center"/>
          </w:tcPr>
          <w:p w14:paraId="72DAD78D" w14:textId="77777777" w:rsidR="00D70460" w:rsidRPr="00D70460" w:rsidRDefault="00D70460" w:rsidP="00D70460">
            <w:pPr>
              <w:rPr>
                <w:rFonts w:ascii="Arial" w:eastAsia="Aptos" w:hAnsi="Arial" w:cs="Arial"/>
                <w:b/>
                <w:bCs/>
                <w:sz w:val="16"/>
                <w:szCs w:val="16"/>
                <w:lang w:eastAsia="ja-JP"/>
              </w:rPr>
            </w:pPr>
          </w:p>
        </w:tc>
        <w:tc>
          <w:tcPr>
            <w:tcW w:w="1030" w:type="pct"/>
            <w:vMerge/>
            <w:tcBorders>
              <w:top w:val="single" w:sz="4" w:space="0" w:color="auto"/>
              <w:left w:val="single" w:sz="4" w:space="0" w:color="auto"/>
              <w:bottom w:val="single" w:sz="4" w:space="0" w:color="auto"/>
              <w:right w:val="single" w:sz="4" w:space="0" w:color="auto"/>
            </w:tcBorders>
            <w:vAlign w:val="center"/>
          </w:tcPr>
          <w:p w14:paraId="508C39F4" w14:textId="77777777" w:rsidR="00D70460" w:rsidRPr="00D70460" w:rsidRDefault="00D70460" w:rsidP="00D70460">
            <w:pPr>
              <w:rPr>
                <w:rFonts w:ascii="Arial" w:eastAsia="Aptos" w:hAnsi="Arial" w:cs="Arial"/>
                <w:b/>
                <w:bCs/>
                <w:sz w:val="16"/>
                <w:szCs w:val="16"/>
                <w:lang w:eastAsia="ja-JP"/>
              </w:rPr>
            </w:pPr>
          </w:p>
        </w:tc>
        <w:tc>
          <w:tcPr>
            <w:tcW w:w="2869" w:type="pct"/>
            <w:gridSpan w:val="2"/>
            <w:tcBorders>
              <w:top w:val="single" w:sz="4" w:space="0" w:color="auto"/>
              <w:left w:val="single" w:sz="4" w:space="0" w:color="auto"/>
              <w:bottom w:val="single" w:sz="4" w:space="0" w:color="auto"/>
              <w:right w:val="single" w:sz="4" w:space="0" w:color="auto"/>
            </w:tcBorders>
          </w:tcPr>
          <w:p w14:paraId="2E9817B0" w14:textId="77777777" w:rsidR="00D70460" w:rsidRPr="00D70460" w:rsidRDefault="00D70460" w:rsidP="00D70460">
            <w:pPr>
              <w:rPr>
                <w:rFonts w:ascii="Arial" w:hAnsi="Arial" w:cs="Arial"/>
                <w:b/>
                <w:bCs/>
                <w:sz w:val="16"/>
                <w:szCs w:val="16"/>
                <w:lang w:eastAsia="ja-JP"/>
              </w:rPr>
            </w:pPr>
            <w:r w:rsidRPr="00D70460">
              <w:rPr>
                <w:rFonts w:ascii="Arial" w:hAnsi="Arial" w:cs="Arial"/>
                <w:sz w:val="16"/>
                <w:szCs w:val="16"/>
                <w:lang w:eastAsia="ja-JP"/>
              </w:rPr>
              <w:t>prach-RootSequenceIndex</w:t>
            </w:r>
          </w:p>
        </w:tc>
      </w:tr>
      <w:tr w:rsidR="00D70460" w:rsidRPr="00D70460" w14:paraId="6E5E3FAE" w14:textId="77777777" w:rsidTr="00D70460">
        <w:trPr>
          <w:trHeight w:val="20"/>
        </w:trPr>
        <w:tc>
          <w:tcPr>
            <w:tcW w:w="1101" w:type="pct"/>
            <w:vMerge/>
            <w:tcBorders>
              <w:top w:val="single" w:sz="4" w:space="0" w:color="auto"/>
              <w:left w:val="single" w:sz="4" w:space="0" w:color="auto"/>
              <w:bottom w:val="single" w:sz="4" w:space="0" w:color="auto"/>
              <w:right w:val="single" w:sz="4" w:space="0" w:color="auto"/>
            </w:tcBorders>
            <w:vAlign w:val="center"/>
          </w:tcPr>
          <w:p w14:paraId="51AD0ED1" w14:textId="77777777" w:rsidR="00D70460" w:rsidRPr="00D70460" w:rsidRDefault="00D70460" w:rsidP="00D70460">
            <w:pPr>
              <w:rPr>
                <w:rFonts w:ascii="Arial" w:eastAsia="Aptos" w:hAnsi="Arial" w:cs="Arial"/>
                <w:b/>
                <w:bCs/>
                <w:sz w:val="16"/>
                <w:szCs w:val="16"/>
                <w:lang w:eastAsia="ja-JP"/>
              </w:rPr>
            </w:pPr>
          </w:p>
        </w:tc>
        <w:tc>
          <w:tcPr>
            <w:tcW w:w="1030" w:type="pct"/>
            <w:vMerge/>
            <w:tcBorders>
              <w:top w:val="single" w:sz="4" w:space="0" w:color="auto"/>
              <w:left w:val="single" w:sz="4" w:space="0" w:color="auto"/>
              <w:bottom w:val="single" w:sz="4" w:space="0" w:color="auto"/>
              <w:right w:val="single" w:sz="4" w:space="0" w:color="auto"/>
            </w:tcBorders>
            <w:vAlign w:val="center"/>
          </w:tcPr>
          <w:p w14:paraId="771E5BE9" w14:textId="77777777" w:rsidR="00D70460" w:rsidRPr="00D70460" w:rsidRDefault="00D70460" w:rsidP="00D70460">
            <w:pPr>
              <w:rPr>
                <w:rFonts w:ascii="Arial" w:eastAsia="Aptos" w:hAnsi="Arial" w:cs="Arial"/>
                <w:b/>
                <w:bCs/>
                <w:sz w:val="16"/>
                <w:szCs w:val="16"/>
                <w:lang w:eastAsia="ja-JP"/>
              </w:rPr>
            </w:pPr>
          </w:p>
        </w:tc>
        <w:tc>
          <w:tcPr>
            <w:tcW w:w="2869" w:type="pct"/>
            <w:gridSpan w:val="2"/>
            <w:tcBorders>
              <w:top w:val="single" w:sz="4" w:space="0" w:color="auto"/>
              <w:left w:val="single" w:sz="4" w:space="0" w:color="auto"/>
              <w:bottom w:val="single" w:sz="4" w:space="0" w:color="auto"/>
              <w:right w:val="single" w:sz="4" w:space="0" w:color="auto"/>
            </w:tcBorders>
          </w:tcPr>
          <w:p w14:paraId="62B900BD" w14:textId="77777777" w:rsidR="00D70460" w:rsidRPr="00D70460" w:rsidRDefault="00D70460" w:rsidP="00D70460">
            <w:pPr>
              <w:rPr>
                <w:rFonts w:ascii="Arial" w:hAnsi="Arial" w:cs="Arial"/>
                <w:sz w:val="16"/>
                <w:szCs w:val="16"/>
                <w:lang w:eastAsia="ja-JP"/>
              </w:rPr>
            </w:pPr>
            <w:r w:rsidRPr="00D70460">
              <w:rPr>
                <w:rFonts w:ascii="Arial" w:hAnsi="Arial" w:cs="Arial"/>
                <w:sz w:val="16"/>
                <w:szCs w:val="16"/>
                <w:lang w:eastAsia="ja-JP"/>
              </w:rPr>
              <w:t>msg1-SubcarrierSpacing</w:t>
            </w:r>
          </w:p>
        </w:tc>
      </w:tr>
      <w:tr w:rsidR="00D70460" w:rsidRPr="00D70460" w14:paraId="6C825597" w14:textId="77777777" w:rsidTr="00D70460">
        <w:trPr>
          <w:trHeight w:val="20"/>
        </w:trPr>
        <w:tc>
          <w:tcPr>
            <w:tcW w:w="1101" w:type="pct"/>
            <w:vMerge/>
            <w:tcBorders>
              <w:top w:val="single" w:sz="4" w:space="0" w:color="auto"/>
              <w:left w:val="single" w:sz="4" w:space="0" w:color="auto"/>
              <w:bottom w:val="single" w:sz="4" w:space="0" w:color="auto"/>
              <w:right w:val="single" w:sz="4" w:space="0" w:color="auto"/>
            </w:tcBorders>
            <w:vAlign w:val="center"/>
          </w:tcPr>
          <w:p w14:paraId="30BDDB11" w14:textId="77777777" w:rsidR="00D70460" w:rsidRPr="00D70460" w:rsidRDefault="00D70460" w:rsidP="00D70460">
            <w:pPr>
              <w:rPr>
                <w:rFonts w:ascii="Arial" w:eastAsia="Aptos" w:hAnsi="Arial" w:cs="Arial"/>
                <w:b/>
                <w:bCs/>
                <w:sz w:val="16"/>
                <w:szCs w:val="16"/>
                <w:lang w:eastAsia="ja-JP"/>
              </w:rPr>
            </w:pPr>
          </w:p>
        </w:tc>
        <w:tc>
          <w:tcPr>
            <w:tcW w:w="1030" w:type="pct"/>
            <w:vMerge/>
            <w:tcBorders>
              <w:top w:val="single" w:sz="4" w:space="0" w:color="auto"/>
              <w:left w:val="single" w:sz="4" w:space="0" w:color="auto"/>
              <w:bottom w:val="single" w:sz="4" w:space="0" w:color="auto"/>
              <w:right w:val="single" w:sz="4" w:space="0" w:color="auto"/>
            </w:tcBorders>
            <w:vAlign w:val="center"/>
          </w:tcPr>
          <w:p w14:paraId="7E89E188" w14:textId="77777777" w:rsidR="00D70460" w:rsidRPr="00D70460" w:rsidRDefault="00D70460" w:rsidP="00D70460">
            <w:pPr>
              <w:rPr>
                <w:rFonts w:ascii="Arial" w:eastAsia="Aptos" w:hAnsi="Arial" w:cs="Arial"/>
                <w:b/>
                <w:bCs/>
                <w:sz w:val="16"/>
                <w:szCs w:val="16"/>
                <w:lang w:eastAsia="ja-JP"/>
              </w:rPr>
            </w:pPr>
          </w:p>
        </w:tc>
        <w:tc>
          <w:tcPr>
            <w:tcW w:w="2869" w:type="pct"/>
            <w:gridSpan w:val="2"/>
            <w:tcBorders>
              <w:top w:val="single" w:sz="4" w:space="0" w:color="auto"/>
              <w:left w:val="single" w:sz="4" w:space="0" w:color="auto"/>
              <w:bottom w:val="single" w:sz="4" w:space="0" w:color="auto"/>
              <w:right w:val="single" w:sz="4" w:space="0" w:color="auto"/>
            </w:tcBorders>
          </w:tcPr>
          <w:p w14:paraId="0A9E0DC1" w14:textId="77777777" w:rsidR="00D70460" w:rsidRPr="00D70460" w:rsidRDefault="00D70460" w:rsidP="00D70460">
            <w:pPr>
              <w:rPr>
                <w:rFonts w:ascii="Arial" w:hAnsi="Arial" w:cs="Arial"/>
                <w:sz w:val="16"/>
                <w:szCs w:val="16"/>
                <w:lang w:eastAsia="ja-JP"/>
              </w:rPr>
            </w:pPr>
            <w:r w:rsidRPr="00D70460">
              <w:rPr>
                <w:rFonts w:ascii="Arial" w:hAnsi="Arial" w:cs="Arial"/>
                <w:sz w:val="16"/>
                <w:szCs w:val="16"/>
                <w:lang w:eastAsia="ja-JP"/>
              </w:rPr>
              <w:t>restrictedSetConfig</w:t>
            </w:r>
          </w:p>
        </w:tc>
      </w:tr>
      <w:tr w:rsidR="00D70460" w:rsidRPr="00D70460" w14:paraId="022E9000" w14:textId="77777777" w:rsidTr="00D70460">
        <w:trPr>
          <w:trHeight w:val="20"/>
        </w:trPr>
        <w:tc>
          <w:tcPr>
            <w:tcW w:w="1101" w:type="pct"/>
            <w:vMerge/>
            <w:tcBorders>
              <w:top w:val="single" w:sz="4" w:space="0" w:color="auto"/>
              <w:left w:val="single" w:sz="4" w:space="0" w:color="auto"/>
              <w:bottom w:val="single" w:sz="4" w:space="0" w:color="auto"/>
              <w:right w:val="single" w:sz="4" w:space="0" w:color="auto"/>
            </w:tcBorders>
            <w:vAlign w:val="center"/>
          </w:tcPr>
          <w:p w14:paraId="5F1A6FB3" w14:textId="77777777" w:rsidR="00D70460" w:rsidRPr="00D70460" w:rsidRDefault="00D70460" w:rsidP="00D70460">
            <w:pPr>
              <w:rPr>
                <w:rFonts w:ascii="Arial" w:eastAsia="Aptos" w:hAnsi="Arial" w:cs="Arial"/>
                <w:b/>
                <w:bCs/>
                <w:sz w:val="16"/>
                <w:szCs w:val="16"/>
                <w:lang w:eastAsia="ja-JP"/>
              </w:rPr>
            </w:pPr>
          </w:p>
        </w:tc>
        <w:tc>
          <w:tcPr>
            <w:tcW w:w="1030" w:type="pct"/>
            <w:vMerge/>
            <w:tcBorders>
              <w:top w:val="single" w:sz="4" w:space="0" w:color="auto"/>
              <w:left w:val="single" w:sz="4" w:space="0" w:color="auto"/>
              <w:bottom w:val="single" w:sz="4" w:space="0" w:color="auto"/>
              <w:right w:val="single" w:sz="4" w:space="0" w:color="auto"/>
            </w:tcBorders>
            <w:vAlign w:val="center"/>
          </w:tcPr>
          <w:p w14:paraId="143C0AF5" w14:textId="77777777" w:rsidR="00D70460" w:rsidRPr="00D70460" w:rsidRDefault="00D70460" w:rsidP="00D70460">
            <w:pPr>
              <w:rPr>
                <w:rFonts w:ascii="Arial" w:eastAsia="Aptos" w:hAnsi="Arial" w:cs="Arial"/>
                <w:b/>
                <w:bCs/>
                <w:sz w:val="16"/>
                <w:szCs w:val="16"/>
                <w:lang w:eastAsia="ja-JP"/>
              </w:rPr>
            </w:pPr>
          </w:p>
        </w:tc>
        <w:tc>
          <w:tcPr>
            <w:tcW w:w="2869" w:type="pct"/>
            <w:gridSpan w:val="2"/>
            <w:tcBorders>
              <w:top w:val="single" w:sz="4" w:space="0" w:color="auto"/>
              <w:left w:val="single" w:sz="4" w:space="0" w:color="auto"/>
              <w:bottom w:val="single" w:sz="4" w:space="0" w:color="auto"/>
              <w:right w:val="single" w:sz="4" w:space="0" w:color="auto"/>
            </w:tcBorders>
          </w:tcPr>
          <w:p w14:paraId="5E7D262E" w14:textId="77777777" w:rsidR="00D70460" w:rsidRPr="00D70460" w:rsidRDefault="00D70460" w:rsidP="00D70460">
            <w:pPr>
              <w:rPr>
                <w:rFonts w:ascii="Arial" w:hAnsi="Arial" w:cs="Arial"/>
                <w:sz w:val="16"/>
                <w:szCs w:val="16"/>
                <w:lang w:eastAsia="ja-JP"/>
              </w:rPr>
            </w:pPr>
            <w:r w:rsidRPr="00D70460">
              <w:rPr>
                <w:rFonts w:ascii="Arial" w:hAnsi="Arial" w:cs="Arial"/>
                <w:sz w:val="16"/>
                <w:szCs w:val="16"/>
                <w:lang w:eastAsia="ja-JP"/>
              </w:rPr>
              <w:t>tdd-UL-DL-ConfigurationCommon</w:t>
            </w:r>
          </w:p>
        </w:tc>
      </w:tr>
      <w:tr w:rsidR="00D70460" w:rsidRPr="00D70460" w14:paraId="675AF414" w14:textId="77777777" w:rsidTr="00D70460">
        <w:trPr>
          <w:trHeight w:val="20"/>
        </w:trPr>
        <w:tc>
          <w:tcPr>
            <w:tcW w:w="1101" w:type="pct"/>
            <w:vMerge/>
            <w:tcBorders>
              <w:top w:val="single" w:sz="4" w:space="0" w:color="auto"/>
              <w:left w:val="single" w:sz="4" w:space="0" w:color="auto"/>
              <w:bottom w:val="single" w:sz="4" w:space="0" w:color="auto"/>
              <w:right w:val="single" w:sz="4" w:space="0" w:color="auto"/>
            </w:tcBorders>
            <w:vAlign w:val="center"/>
          </w:tcPr>
          <w:p w14:paraId="4F5708F2" w14:textId="77777777" w:rsidR="00D70460" w:rsidRPr="00D70460" w:rsidRDefault="00D70460" w:rsidP="00D70460">
            <w:pPr>
              <w:rPr>
                <w:rFonts w:ascii="Arial" w:eastAsia="Aptos" w:hAnsi="Arial" w:cs="Arial"/>
                <w:b/>
                <w:bCs/>
                <w:sz w:val="16"/>
                <w:szCs w:val="16"/>
                <w:lang w:eastAsia="ja-JP"/>
              </w:rPr>
            </w:pPr>
          </w:p>
        </w:tc>
        <w:tc>
          <w:tcPr>
            <w:tcW w:w="1030" w:type="pct"/>
            <w:vMerge w:val="restart"/>
            <w:tcBorders>
              <w:top w:val="single" w:sz="4" w:space="0" w:color="auto"/>
              <w:left w:val="single" w:sz="4" w:space="0" w:color="auto"/>
              <w:bottom w:val="single" w:sz="4" w:space="0" w:color="auto"/>
              <w:right w:val="single" w:sz="4" w:space="0" w:color="auto"/>
            </w:tcBorders>
          </w:tcPr>
          <w:p w14:paraId="58FF078D" w14:textId="77777777" w:rsidR="00D70460" w:rsidRPr="00D70460" w:rsidRDefault="00D70460" w:rsidP="00D70460">
            <w:pPr>
              <w:rPr>
                <w:rFonts w:ascii="Arial" w:hAnsi="Arial" w:cs="Arial"/>
                <w:b/>
                <w:bCs/>
                <w:sz w:val="16"/>
                <w:szCs w:val="16"/>
                <w:lang w:eastAsia="ja-JP"/>
              </w:rPr>
            </w:pPr>
            <w:r w:rsidRPr="00D70460">
              <w:rPr>
                <w:rFonts w:ascii="Arial" w:hAnsi="Arial" w:cs="Arial"/>
                <w:b/>
                <w:bCs/>
                <w:sz w:val="16"/>
                <w:szCs w:val="16"/>
                <w:lang w:eastAsia="ja-JP"/>
              </w:rPr>
              <w:t>frequencyInfoUL</w:t>
            </w:r>
          </w:p>
        </w:tc>
        <w:tc>
          <w:tcPr>
            <w:tcW w:w="2869" w:type="pct"/>
            <w:gridSpan w:val="2"/>
            <w:tcBorders>
              <w:top w:val="single" w:sz="4" w:space="0" w:color="auto"/>
              <w:left w:val="single" w:sz="4" w:space="0" w:color="auto"/>
              <w:bottom w:val="single" w:sz="4" w:space="0" w:color="auto"/>
              <w:right w:val="single" w:sz="4" w:space="0" w:color="auto"/>
            </w:tcBorders>
          </w:tcPr>
          <w:p w14:paraId="4AD1A2AF" w14:textId="77777777" w:rsidR="00D70460" w:rsidRPr="00D70460" w:rsidRDefault="00D70460" w:rsidP="00D70460">
            <w:pPr>
              <w:rPr>
                <w:rFonts w:ascii="Arial" w:hAnsi="Arial" w:cs="Arial"/>
                <w:sz w:val="16"/>
                <w:szCs w:val="16"/>
                <w:lang w:eastAsia="ja-JP"/>
              </w:rPr>
            </w:pPr>
            <w:r w:rsidRPr="00D70460">
              <w:rPr>
                <w:rFonts w:ascii="Arial" w:hAnsi="Arial" w:cs="Arial"/>
                <w:sz w:val="16"/>
                <w:szCs w:val="16"/>
                <w:lang w:eastAsia="ja-JP"/>
              </w:rPr>
              <w:t>frequencyBandList</w:t>
            </w:r>
          </w:p>
        </w:tc>
      </w:tr>
      <w:tr w:rsidR="00D70460" w:rsidRPr="00D70460" w14:paraId="3740A814" w14:textId="77777777" w:rsidTr="00D70460">
        <w:trPr>
          <w:trHeight w:val="20"/>
        </w:trPr>
        <w:tc>
          <w:tcPr>
            <w:tcW w:w="1101" w:type="pct"/>
            <w:vMerge/>
            <w:tcBorders>
              <w:top w:val="single" w:sz="4" w:space="0" w:color="auto"/>
              <w:left w:val="single" w:sz="4" w:space="0" w:color="auto"/>
              <w:bottom w:val="single" w:sz="4" w:space="0" w:color="auto"/>
              <w:right w:val="single" w:sz="4" w:space="0" w:color="auto"/>
            </w:tcBorders>
            <w:vAlign w:val="center"/>
          </w:tcPr>
          <w:p w14:paraId="2752A1AC" w14:textId="77777777" w:rsidR="00D70460" w:rsidRPr="00D70460" w:rsidRDefault="00D70460" w:rsidP="00D70460">
            <w:pPr>
              <w:rPr>
                <w:rFonts w:ascii="Arial" w:eastAsia="Aptos" w:hAnsi="Arial" w:cs="Arial"/>
                <w:b/>
                <w:bCs/>
                <w:sz w:val="16"/>
                <w:szCs w:val="16"/>
                <w:lang w:eastAsia="ja-JP"/>
              </w:rPr>
            </w:pPr>
          </w:p>
        </w:tc>
        <w:tc>
          <w:tcPr>
            <w:tcW w:w="1030" w:type="pct"/>
            <w:vMerge/>
            <w:tcBorders>
              <w:top w:val="single" w:sz="4" w:space="0" w:color="auto"/>
              <w:left w:val="single" w:sz="4" w:space="0" w:color="auto"/>
              <w:bottom w:val="single" w:sz="4" w:space="0" w:color="auto"/>
              <w:right w:val="single" w:sz="4" w:space="0" w:color="auto"/>
            </w:tcBorders>
            <w:vAlign w:val="center"/>
          </w:tcPr>
          <w:p w14:paraId="2811075F" w14:textId="77777777" w:rsidR="00D70460" w:rsidRPr="00D70460" w:rsidRDefault="00D70460" w:rsidP="00D70460">
            <w:pPr>
              <w:rPr>
                <w:rFonts w:ascii="Arial" w:eastAsia="Aptos" w:hAnsi="Arial" w:cs="Arial"/>
                <w:b/>
                <w:bCs/>
                <w:sz w:val="16"/>
                <w:szCs w:val="16"/>
                <w:lang w:eastAsia="ja-JP"/>
              </w:rPr>
            </w:pPr>
          </w:p>
        </w:tc>
        <w:tc>
          <w:tcPr>
            <w:tcW w:w="2869" w:type="pct"/>
            <w:gridSpan w:val="2"/>
            <w:tcBorders>
              <w:top w:val="single" w:sz="4" w:space="0" w:color="auto"/>
              <w:left w:val="single" w:sz="4" w:space="0" w:color="auto"/>
              <w:bottom w:val="single" w:sz="4" w:space="0" w:color="auto"/>
              <w:right w:val="single" w:sz="4" w:space="0" w:color="auto"/>
            </w:tcBorders>
          </w:tcPr>
          <w:p w14:paraId="305490B8" w14:textId="77777777" w:rsidR="00D70460" w:rsidRPr="00D70460" w:rsidRDefault="00D70460" w:rsidP="00D70460">
            <w:pPr>
              <w:rPr>
                <w:rFonts w:ascii="Arial" w:hAnsi="Arial" w:cs="Arial"/>
                <w:sz w:val="16"/>
                <w:szCs w:val="16"/>
                <w:lang w:eastAsia="ja-JP"/>
              </w:rPr>
            </w:pPr>
            <w:r w:rsidRPr="00D70460">
              <w:rPr>
                <w:rFonts w:ascii="Arial" w:hAnsi="Arial" w:cs="Arial"/>
                <w:sz w:val="16"/>
                <w:szCs w:val="16"/>
                <w:lang w:eastAsia="ja-JP"/>
              </w:rPr>
              <w:t>absoluteFrequencyPointA</w:t>
            </w:r>
          </w:p>
        </w:tc>
      </w:tr>
      <w:tr w:rsidR="00D70460" w:rsidRPr="00D70460" w14:paraId="7EB16817" w14:textId="77777777" w:rsidTr="00D70460">
        <w:trPr>
          <w:trHeight w:val="20"/>
        </w:trPr>
        <w:tc>
          <w:tcPr>
            <w:tcW w:w="1101" w:type="pct"/>
            <w:vMerge/>
            <w:tcBorders>
              <w:top w:val="single" w:sz="4" w:space="0" w:color="auto"/>
              <w:left w:val="single" w:sz="4" w:space="0" w:color="auto"/>
              <w:bottom w:val="single" w:sz="4" w:space="0" w:color="auto"/>
              <w:right w:val="single" w:sz="4" w:space="0" w:color="auto"/>
            </w:tcBorders>
            <w:vAlign w:val="center"/>
          </w:tcPr>
          <w:p w14:paraId="467CDAD0" w14:textId="77777777" w:rsidR="00D70460" w:rsidRPr="00D70460" w:rsidRDefault="00D70460" w:rsidP="00D70460">
            <w:pPr>
              <w:rPr>
                <w:rFonts w:ascii="Arial" w:eastAsia="Aptos" w:hAnsi="Arial" w:cs="Arial"/>
                <w:b/>
                <w:bCs/>
                <w:sz w:val="16"/>
                <w:szCs w:val="16"/>
                <w:lang w:eastAsia="ja-JP"/>
              </w:rPr>
            </w:pPr>
          </w:p>
        </w:tc>
        <w:tc>
          <w:tcPr>
            <w:tcW w:w="1030" w:type="pct"/>
            <w:vMerge/>
            <w:tcBorders>
              <w:top w:val="single" w:sz="4" w:space="0" w:color="auto"/>
              <w:left w:val="single" w:sz="4" w:space="0" w:color="auto"/>
              <w:bottom w:val="single" w:sz="4" w:space="0" w:color="auto"/>
              <w:right w:val="single" w:sz="4" w:space="0" w:color="auto"/>
            </w:tcBorders>
            <w:vAlign w:val="center"/>
          </w:tcPr>
          <w:p w14:paraId="3EE32558" w14:textId="77777777" w:rsidR="00D70460" w:rsidRPr="00D70460" w:rsidRDefault="00D70460" w:rsidP="00D70460">
            <w:pPr>
              <w:rPr>
                <w:rFonts w:ascii="Arial" w:eastAsia="Aptos" w:hAnsi="Arial" w:cs="Arial"/>
                <w:b/>
                <w:bCs/>
                <w:sz w:val="16"/>
                <w:szCs w:val="16"/>
                <w:lang w:eastAsia="ja-JP"/>
              </w:rPr>
            </w:pPr>
          </w:p>
        </w:tc>
        <w:tc>
          <w:tcPr>
            <w:tcW w:w="2869" w:type="pct"/>
            <w:gridSpan w:val="2"/>
            <w:tcBorders>
              <w:top w:val="single" w:sz="4" w:space="0" w:color="auto"/>
              <w:left w:val="single" w:sz="4" w:space="0" w:color="auto"/>
              <w:bottom w:val="single" w:sz="4" w:space="0" w:color="auto"/>
              <w:right w:val="single" w:sz="4" w:space="0" w:color="auto"/>
            </w:tcBorders>
          </w:tcPr>
          <w:p w14:paraId="2B1C7B42" w14:textId="77777777" w:rsidR="00D70460" w:rsidRPr="00D70460" w:rsidRDefault="00D70460" w:rsidP="00D70460">
            <w:pPr>
              <w:rPr>
                <w:rFonts w:ascii="Arial" w:hAnsi="Arial" w:cs="Arial"/>
                <w:sz w:val="16"/>
                <w:szCs w:val="16"/>
                <w:lang w:eastAsia="ja-JP"/>
              </w:rPr>
            </w:pPr>
            <w:r w:rsidRPr="00D70460">
              <w:rPr>
                <w:rFonts w:ascii="Arial" w:hAnsi="Arial" w:cs="Arial"/>
                <w:sz w:val="16"/>
                <w:szCs w:val="16"/>
                <w:lang w:eastAsia="ja-JP"/>
              </w:rPr>
              <w:t>offsetToCarrier</w:t>
            </w:r>
          </w:p>
        </w:tc>
      </w:tr>
      <w:tr w:rsidR="00D70460" w:rsidRPr="00D70460" w14:paraId="594A85EA" w14:textId="77777777" w:rsidTr="00D70460">
        <w:trPr>
          <w:trHeight w:val="20"/>
        </w:trPr>
        <w:tc>
          <w:tcPr>
            <w:tcW w:w="1101" w:type="pct"/>
            <w:vMerge/>
            <w:tcBorders>
              <w:top w:val="single" w:sz="4" w:space="0" w:color="auto"/>
              <w:left w:val="single" w:sz="4" w:space="0" w:color="auto"/>
              <w:bottom w:val="single" w:sz="4" w:space="0" w:color="auto"/>
              <w:right w:val="single" w:sz="4" w:space="0" w:color="auto"/>
            </w:tcBorders>
            <w:vAlign w:val="center"/>
          </w:tcPr>
          <w:p w14:paraId="76F347BE" w14:textId="77777777" w:rsidR="00D70460" w:rsidRPr="00D70460" w:rsidRDefault="00D70460" w:rsidP="00D70460">
            <w:pPr>
              <w:rPr>
                <w:rFonts w:ascii="Arial" w:eastAsia="Aptos" w:hAnsi="Arial" w:cs="Arial"/>
                <w:b/>
                <w:bCs/>
                <w:sz w:val="16"/>
                <w:szCs w:val="16"/>
                <w:lang w:eastAsia="ja-JP"/>
              </w:rPr>
            </w:pPr>
          </w:p>
        </w:tc>
        <w:tc>
          <w:tcPr>
            <w:tcW w:w="1030" w:type="pct"/>
            <w:vMerge/>
            <w:tcBorders>
              <w:top w:val="single" w:sz="4" w:space="0" w:color="auto"/>
              <w:left w:val="single" w:sz="4" w:space="0" w:color="auto"/>
              <w:bottom w:val="single" w:sz="4" w:space="0" w:color="auto"/>
              <w:right w:val="single" w:sz="4" w:space="0" w:color="auto"/>
            </w:tcBorders>
            <w:vAlign w:val="center"/>
          </w:tcPr>
          <w:p w14:paraId="6E143AEF" w14:textId="77777777" w:rsidR="00D70460" w:rsidRPr="00D70460" w:rsidRDefault="00D70460" w:rsidP="00D70460">
            <w:pPr>
              <w:rPr>
                <w:rFonts w:ascii="Arial" w:eastAsia="Aptos" w:hAnsi="Arial" w:cs="Arial"/>
                <w:b/>
                <w:bCs/>
                <w:sz w:val="16"/>
                <w:szCs w:val="16"/>
                <w:lang w:eastAsia="ja-JP"/>
              </w:rPr>
            </w:pPr>
          </w:p>
        </w:tc>
        <w:tc>
          <w:tcPr>
            <w:tcW w:w="2869" w:type="pct"/>
            <w:gridSpan w:val="2"/>
            <w:tcBorders>
              <w:top w:val="single" w:sz="4" w:space="0" w:color="auto"/>
              <w:left w:val="single" w:sz="4" w:space="0" w:color="auto"/>
              <w:bottom w:val="single" w:sz="4" w:space="0" w:color="auto"/>
              <w:right w:val="single" w:sz="4" w:space="0" w:color="auto"/>
            </w:tcBorders>
          </w:tcPr>
          <w:p w14:paraId="1925C6DB" w14:textId="77777777" w:rsidR="00D70460" w:rsidRPr="00D70460" w:rsidRDefault="00D70460" w:rsidP="00D70460">
            <w:pPr>
              <w:rPr>
                <w:rFonts w:ascii="Arial" w:hAnsi="Arial" w:cs="Arial"/>
                <w:sz w:val="16"/>
                <w:szCs w:val="16"/>
                <w:lang w:eastAsia="ja-JP"/>
              </w:rPr>
            </w:pPr>
            <w:r w:rsidRPr="00D70460">
              <w:rPr>
                <w:rFonts w:ascii="Arial" w:hAnsi="Arial" w:cs="Arial"/>
                <w:sz w:val="16"/>
                <w:szCs w:val="16"/>
                <w:lang w:eastAsia="ja-JP"/>
              </w:rPr>
              <w:t>p-Max</w:t>
            </w:r>
          </w:p>
        </w:tc>
      </w:tr>
      <w:tr w:rsidR="00D70460" w:rsidRPr="00D70460" w14:paraId="3E58D908" w14:textId="77777777" w:rsidTr="00D70460">
        <w:trPr>
          <w:trHeight w:val="20"/>
        </w:trPr>
        <w:tc>
          <w:tcPr>
            <w:tcW w:w="1101" w:type="pct"/>
            <w:vMerge/>
            <w:tcBorders>
              <w:top w:val="single" w:sz="4" w:space="0" w:color="auto"/>
              <w:left w:val="single" w:sz="4" w:space="0" w:color="auto"/>
              <w:bottom w:val="single" w:sz="4" w:space="0" w:color="auto"/>
              <w:right w:val="single" w:sz="4" w:space="0" w:color="auto"/>
            </w:tcBorders>
            <w:vAlign w:val="center"/>
          </w:tcPr>
          <w:p w14:paraId="1B00515B" w14:textId="77777777" w:rsidR="00D70460" w:rsidRPr="00D70460" w:rsidRDefault="00D70460" w:rsidP="00D70460">
            <w:pPr>
              <w:rPr>
                <w:rFonts w:ascii="Arial" w:eastAsia="Aptos" w:hAnsi="Arial" w:cs="Arial"/>
                <w:b/>
                <w:bCs/>
                <w:sz w:val="16"/>
                <w:szCs w:val="16"/>
                <w:lang w:eastAsia="ja-JP"/>
              </w:rPr>
            </w:pPr>
          </w:p>
        </w:tc>
        <w:tc>
          <w:tcPr>
            <w:tcW w:w="1030" w:type="pct"/>
            <w:vMerge/>
            <w:tcBorders>
              <w:top w:val="single" w:sz="4" w:space="0" w:color="auto"/>
              <w:left w:val="single" w:sz="4" w:space="0" w:color="auto"/>
              <w:bottom w:val="single" w:sz="4" w:space="0" w:color="auto"/>
              <w:right w:val="single" w:sz="4" w:space="0" w:color="auto"/>
            </w:tcBorders>
            <w:vAlign w:val="center"/>
          </w:tcPr>
          <w:p w14:paraId="763DC062" w14:textId="77777777" w:rsidR="00D70460" w:rsidRPr="00D70460" w:rsidRDefault="00D70460" w:rsidP="00D70460">
            <w:pPr>
              <w:rPr>
                <w:rFonts w:ascii="Arial" w:eastAsia="Aptos" w:hAnsi="Arial" w:cs="Arial"/>
                <w:b/>
                <w:bCs/>
                <w:sz w:val="16"/>
                <w:szCs w:val="16"/>
                <w:lang w:eastAsia="ja-JP"/>
              </w:rPr>
            </w:pPr>
          </w:p>
        </w:tc>
        <w:tc>
          <w:tcPr>
            <w:tcW w:w="2869" w:type="pct"/>
            <w:gridSpan w:val="2"/>
            <w:tcBorders>
              <w:top w:val="single" w:sz="4" w:space="0" w:color="auto"/>
              <w:left w:val="single" w:sz="4" w:space="0" w:color="auto"/>
              <w:bottom w:val="single" w:sz="4" w:space="0" w:color="auto"/>
              <w:right w:val="single" w:sz="4" w:space="0" w:color="auto"/>
            </w:tcBorders>
          </w:tcPr>
          <w:p w14:paraId="3A0A75E0" w14:textId="77777777" w:rsidR="00D70460" w:rsidRPr="00D70460" w:rsidRDefault="00D70460" w:rsidP="00D70460">
            <w:pPr>
              <w:rPr>
                <w:rFonts w:ascii="Arial" w:hAnsi="Arial" w:cs="Arial"/>
                <w:sz w:val="16"/>
                <w:szCs w:val="16"/>
                <w:lang w:eastAsia="ja-JP"/>
              </w:rPr>
            </w:pPr>
            <w:r w:rsidRPr="00D70460">
              <w:rPr>
                <w:rFonts w:ascii="Arial" w:hAnsi="Arial" w:cs="Arial"/>
                <w:sz w:val="16"/>
                <w:szCs w:val="16"/>
                <w:lang w:eastAsia="ja-JP"/>
              </w:rPr>
              <w:t>frequencyShift7p5khz</w:t>
            </w:r>
          </w:p>
        </w:tc>
      </w:tr>
      <w:tr w:rsidR="00D70460" w:rsidRPr="00D70460" w14:paraId="7782CA14" w14:textId="77777777" w:rsidTr="00D70460">
        <w:trPr>
          <w:trHeight w:val="20"/>
        </w:trPr>
        <w:tc>
          <w:tcPr>
            <w:tcW w:w="1101" w:type="pct"/>
            <w:vMerge w:val="restart"/>
            <w:tcBorders>
              <w:top w:val="single" w:sz="4" w:space="0" w:color="auto"/>
              <w:left w:val="single" w:sz="4" w:space="0" w:color="auto"/>
              <w:bottom w:val="single" w:sz="4" w:space="0" w:color="auto"/>
              <w:right w:val="single" w:sz="4" w:space="0" w:color="auto"/>
            </w:tcBorders>
          </w:tcPr>
          <w:p w14:paraId="718AECC2" w14:textId="77777777" w:rsidR="00D70460" w:rsidRPr="00D70460" w:rsidRDefault="00D70460" w:rsidP="00D70460">
            <w:pPr>
              <w:rPr>
                <w:rFonts w:ascii="Arial" w:hAnsi="Arial" w:cs="Arial"/>
                <w:b/>
                <w:bCs/>
                <w:sz w:val="16"/>
                <w:szCs w:val="16"/>
                <w:lang w:eastAsia="ja-JP"/>
              </w:rPr>
            </w:pPr>
            <w:r w:rsidRPr="00D70460">
              <w:rPr>
                <w:rFonts w:ascii="Arial" w:hAnsi="Arial" w:cs="Arial"/>
                <w:b/>
                <w:bCs/>
                <w:sz w:val="16"/>
                <w:szCs w:val="16"/>
                <w:lang w:eastAsia="ja-JP"/>
              </w:rPr>
              <w:t>SIB1 reception</w:t>
            </w:r>
          </w:p>
        </w:tc>
        <w:tc>
          <w:tcPr>
            <w:tcW w:w="1030" w:type="pct"/>
            <w:vMerge w:val="restart"/>
            <w:tcBorders>
              <w:top w:val="single" w:sz="4" w:space="0" w:color="auto"/>
              <w:left w:val="single" w:sz="4" w:space="0" w:color="auto"/>
              <w:bottom w:val="single" w:sz="4" w:space="0" w:color="auto"/>
              <w:right w:val="single" w:sz="4" w:space="0" w:color="auto"/>
            </w:tcBorders>
          </w:tcPr>
          <w:p w14:paraId="79A9BB0B" w14:textId="77777777" w:rsidR="00D70460" w:rsidRPr="00D70460" w:rsidRDefault="00D70460" w:rsidP="00D70460">
            <w:pPr>
              <w:rPr>
                <w:rFonts w:ascii="Arial" w:hAnsi="Arial" w:cs="Arial"/>
                <w:b/>
                <w:bCs/>
                <w:sz w:val="16"/>
                <w:szCs w:val="16"/>
                <w:lang w:eastAsia="ja-JP"/>
              </w:rPr>
            </w:pPr>
            <w:r w:rsidRPr="00D70460">
              <w:rPr>
                <w:rFonts w:ascii="Arial" w:hAnsi="Arial" w:cs="Arial"/>
                <w:b/>
                <w:bCs/>
                <w:sz w:val="16"/>
                <w:szCs w:val="16"/>
                <w:lang w:eastAsia="ja-JP"/>
              </w:rPr>
              <w:t>pdcch-ConfigSIB1</w:t>
            </w:r>
          </w:p>
        </w:tc>
        <w:tc>
          <w:tcPr>
            <w:tcW w:w="2869" w:type="pct"/>
            <w:gridSpan w:val="2"/>
            <w:tcBorders>
              <w:top w:val="single" w:sz="4" w:space="0" w:color="auto"/>
              <w:left w:val="single" w:sz="4" w:space="0" w:color="auto"/>
              <w:bottom w:val="single" w:sz="4" w:space="0" w:color="auto"/>
              <w:right w:val="single" w:sz="4" w:space="0" w:color="auto"/>
            </w:tcBorders>
          </w:tcPr>
          <w:p w14:paraId="7F799CD6" w14:textId="77777777" w:rsidR="00D70460" w:rsidRPr="00D70460" w:rsidRDefault="00D70460" w:rsidP="00D70460">
            <w:pPr>
              <w:rPr>
                <w:rFonts w:ascii="Arial" w:hAnsi="Arial" w:cs="Arial"/>
                <w:sz w:val="16"/>
                <w:szCs w:val="16"/>
                <w:lang w:eastAsia="ja-JP"/>
              </w:rPr>
            </w:pPr>
            <w:r w:rsidRPr="00D70460">
              <w:rPr>
                <w:rFonts w:ascii="Arial" w:hAnsi="Arial" w:cs="Arial"/>
                <w:sz w:val="16"/>
                <w:szCs w:val="16"/>
                <w:lang w:eastAsia="ja-JP"/>
              </w:rPr>
              <w:t>ssb-SubcarrierOffset</w:t>
            </w:r>
          </w:p>
        </w:tc>
      </w:tr>
      <w:tr w:rsidR="00D70460" w:rsidRPr="00D70460" w14:paraId="571BA315" w14:textId="77777777" w:rsidTr="00D70460">
        <w:trPr>
          <w:trHeight w:val="20"/>
        </w:trPr>
        <w:tc>
          <w:tcPr>
            <w:tcW w:w="1101" w:type="pct"/>
            <w:vMerge/>
            <w:tcBorders>
              <w:top w:val="single" w:sz="4" w:space="0" w:color="auto"/>
              <w:left w:val="single" w:sz="4" w:space="0" w:color="auto"/>
              <w:bottom w:val="single" w:sz="4" w:space="0" w:color="auto"/>
              <w:right w:val="single" w:sz="4" w:space="0" w:color="auto"/>
            </w:tcBorders>
            <w:vAlign w:val="center"/>
          </w:tcPr>
          <w:p w14:paraId="6F8F69B5" w14:textId="77777777" w:rsidR="00D70460" w:rsidRPr="00D70460" w:rsidRDefault="00D70460" w:rsidP="00D70460">
            <w:pPr>
              <w:rPr>
                <w:rFonts w:ascii="Arial" w:eastAsia="Aptos" w:hAnsi="Arial" w:cs="Arial"/>
                <w:b/>
                <w:bCs/>
                <w:sz w:val="16"/>
                <w:szCs w:val="16"/>
                <w:lang w:eastAsia="ja-JP"/>
              </w:rPr>
            </w:pPr>
          </w:p>
        </w:tc>
        <w:tc>
          <w:tcPr>
            <w:tcW w:w="1030" w:type="pct"/>
            <w:vMerge/>
            <w:tcBorders>
              <w:top w:val="single" w:sz="4" w:space="0" w:color="auto"/>
              <w:left w:val="single" w:sz="4" w:space="0" w:color="auto"/>
              <w:bottom w:val="single" w:sz="4" w:space="0" w:color="auto"/>
              <w:right w:val="single" w:sz="4" w:space="0" w:color="auto"/>
            </w:tcBorders>
            <w:vAlign w:val="center"/>
          </w:tcPr>
          <w:p w14:paraId="6BD73C1D" w14:textId="77777777" w:rsidR="00D70460" w:rsidRPr="00D70460" w:rsidRDefault="00D70460" w:rsidP="00D70460">
            <w:pPr>
              <w:rPr>
                <w:rFonts w:ascii="Arial" w:eastAsia="Aptos" w:hAnsi="Arial" w:cs="Arial"/>
                <w:b/>
                <w:bCs/>
                <w:sz w:val="16"/>
                <w:szCs w:val="16"/>
                <w:lang w:eastAsia="ja-JP"/>
              </w:rPr>
            </w:pPr>
          </w:p>
        </w:tc>
        <w:tc>
          <w:tcPr>
            <w:tcW w:w="2869" w:type="pct"/>
            <w:gridSpan w:val="2"/>
            <w:tcBorders>
              <w:top w:val="single" w:sz="4" w:space="0" w:color="auto"/>
              <w:left w:val="single" w:sz="4" w:space="0" w:color="auto"/>
              <w:bottom w:val="single" w:sz="4" w:space="0" w:color="auto"/>
              <w:right w:val="single" w:sz="4" w:space="0" w:color="auto"/>
            </w:tcBorders>
          </w:tcPr>
          <w:p w14:paraId="3B2A0C03" w14:textId="77777777" w:rsidR="00D70460" w:rsidRPr="00D70460" w:rsidRDefault="00D70460" w:rsidP="00D70460">
            <w:pPr>
              <w:rPr>
                <w:rFonts w:ascii="Arial" w:hAnsi="Arial" w:cs="Arial"/>
                <w:sz w:val="16"/>
                <w:szCs w:val="16"/>
                <w:lang w:eastAsia="ja-JP"/>
              </w:rPr>
            </w:pPr>
            <w:r w:rsidRPr="00D70460">
              <w:rPr>
                <w:rFonts w:ascii="Arial" w:hAnsi="Arial" w:cs="Arial"/>
                <w:sz w:val="16"/>
                <w:szCs w:val="16"/>
                <w:lang w:eastAsia="ja-JP"/>
              </w:rPr>
              <w:t>controlResourceSetZero</w:t>
            </w:r>
          </w:p>
        </w:tc>
      </w:tr>
      <w:tr w:rsidR="00D70460" w:rsidRPr="00D70460" w14:paraId="3E9F5C39" w14:textId="77777777" w:rsidTr="00D70460">
        <w:trPr>
          <w:trHeight w:val="20"/>
        </w:trPr>
        <w:tc>
          <w:tcPr>
            <w:tcW w:w="1101" w:type="pct"/>
            <w:vMerge/>
            <w:tcBorders>
              <w:top w:val="single" w:sz="4" w:space="0" w:color="auto"/>
              <w:left w:val="single" w:sz="4" w:space="0" w:color="auto"/>
              <w:bottom w:val="single" w:sz="4" w:space="0" w:color="auto"/>
              <w:right w:val="single" w:sz="4" w:space="0" w:color="auto"/>
            </w:tcBorders>
            <w:vAlign w:val="center"/>
          </w:tcPr>
          <w:p w14:paraId="5A4C4E38" w14:textId="77777777" w:rsidR="00D70460" w:rsidRPr="00D70460" w:rsidRDefault="00D70460" w:rsidP="00D70460">
            <w:pPr>
              <w:rPr>
                <w:rFonts w:ascii="Arial" w:eastAsia="Aptos" w:hAnsi="Arial" w:cs="Arial"/>
                <w:b/>
                <w:bCs/>
                <w:sz w:val="16"/>
                <w:szCs w:val="16"/>
                <w:lang w:eastAsia="ja-JP"/>
              </w:rPr>
            </w:pPr>
          </w:p>
        </w:tc>
        <w:tc>
          <w:tcPr>
            <w:tcW w:w="1030" w:type="pct"/>
            <w:vMerge/>
            <w:tcBorders>
              <w:top w:val="single" w:sz="4" w:space="0" w:color="auto"/>
              <w:left w:val="single" w:sz="4" w:space="0" w:color="auto"/>
              <w:bottom w:val="single" w:sz="4" w:space="0" w:color="auto"/>
              <w:right w:val="single" w:sz="4" w:space="0" w:color="auto"/>
            </w:tcBorders>
            <w:vAlign w:val="center"/>
          </w:tcPr>
          <w:p w14:paraId="3C61A245" w14:textId="77777777" w:rsidR="00D70460" w:rsidRPr="00D70460" w:rsidRDefault="00D70460" w:rsidP="00D70460">
            <w:pPr>
              <w:rPr>
                <w:rFonts w:ascii="Arial" w:eastAsia="Aptos" w:hAnsi="Arial" w:cs="Arial"/>
                <w:b/>
                <w:bCs/>
                <w:sz w:val="16"/>
                <w:szCs w:val="16"/>
                <w:lang w:eastAsia="ja-JP"/>
              </w:rPr>
            </w:pPr>
          </w:p>
        </w:tc>
        <w:tc>
          <w:tcPr>
            <w:tcW w:w="2869" w:type="pct"/>
            <w:gridSpan w:val="2"/>
            <w:tcBorders>
              <w:top w:val="single" w:sz="4" w:space="0" w:color="auto"/>
              <w:left w:val="single" w:sz="4" w:space="0" w:color="auto"/>
              <w:bottom w:val="single" w:sz="4" w:space="0" w:color="auto"/>
              <w:right w:val="single" w:sz="4" w:space="0" w:color="auto"/>
            </w:tcBorders>
          </w:tcPr>
          <w:p w14:paraId="089B0870" w14:textId="77777777" w:rsidR="00D70460" w:rsidRPr="00D70460" w:rsidRDefault="00D70460" w:rsidP="00D70460">
            <w:pPr>
              <w:rPr>
                <w:rFonts w:ascii="Arial" w:hAnsi="Arial" w:cs="Arial"/>
                <w:sz w:val="16"/>
                <w:szCs w:val="16"/>
                <w:lang w:eastAsia="ja-JP"/>
              </w:rPr>
            </w:pPr>
            <w:r w:rsidRPr="00D70460">
              <w:rPr>
                <w:rFonts w:ascii="Arial" w:hAnsi="Arial" w:cs="Arial"/>
                <w:sz w:val="16"/>
                <w:szCs w:val="16"/>
                <w:lang w:eastAsia="ja-JP"/>
              </w:rPr>
              <w:t>searchSpaceZero</w:t>
            </w:r>
          </w:p>
        </w:tc>
      </w:tr>
      <w:tr w:rsidR="00D70460" w:rsidRPr="00D70460" w14:paraId="2D68E4E1" w14:textId="77777777" w:rsidTr="00D70460">
        <w:trPr>
          <w:trHeight w:val="20"/>
        </w:trPr>
        <w:tc>
          <w:tcPr>
            <w:tcW w:w="1101" w:type="pct"/>
            <w:vMerge w:val="restart"/>
            <w:tcBorders>
              <w:top w:val="single" w:sz="4" w:space="0" w:color="auto"/>
              <w:left w:val="single" w:sz="4" w:space="0" w:color="auto"/>
              <w:bottom w:val="single" w:sz="4" w:space="0" w:color="auto"/>
              <w:right w:val="single" w:sz="4" w:space="0" w:color="auto"/>
            </w:tcBorders>
          </w:tcPr>
          <w:p w14:paraId="02A1BEA4" w14:textId="77777777" w:rsidR="00D70460" w:rsidRPr="00D70460" w:rsidRDefault="00D70460" w:rsidP="00D70460">
            <w:pPr>
              <w:rPr>
                <w:rFonts w:ascii="Arial" w:hAnsi="Arial" w:cs="Arial"/>
                <w:b/>
                <w:bCs/>
                <w:sz w:val="16"/>
                <w:szCs w:val="16"/>
                <w:lang w:eastAsia="ja-JP"/>
              </w:rPr>
            </w:pPr>
            <w:r w:rsidRPr="00D70460">
              <w:rPr>
                <w:rFonts w:ascii="Arial" w:hAnsi="Arial" w:cs="Arial"/>
                <w:b/>
                <w:bCs/>
                <w:sz w:val="16"/>
                <w:szCs w:val="16"/>
                <w:lang w:eastAsia="ja-JP"/>
              </w:rPr>
              <w:t>RAR Reception</w:t>
            </w:r>
          </w:p>
        </w:tc>
        <w:tc>
          <w:tcPr>
            <w:tcW w:w="1030" w:type="pct"/>
            <w:vMerge w:val="restart"/>
            <w:tcBorders>
              <w:top w:val="single" w:sz="4" w:space="0" w:color="auto"/>
              <w:left w:val="single" w:sz="4" w:space="0" w:color="auto"/>
              <w:bottom w:val="single" w:sz="4" w:space="0" w:color="auto"/>
              <w:right w:val="single" w:sz="4" w:space="0" w:color="auto"/>
            </w:tcBorders>
          </w:tcPr>
          <w:p w14:paraId="121B5B71" w14:textId="77777777" w:rsidR="00D70460" w:rsidRPr="00D70460" w:rsidRDefault="00D70460" w:rsidP="00D70460">
            <w:pPr>
              <w:rPr>
                <w:rFonts w:ascii="Arial" w:hAnsi="Arial" w:cs="Arial"/>
                <w:b/>
                <w:bCs/>
                <w:sz w:val="16"/>
                <w:szCs w:val="16"/>
                <w:lang w:eastAsia="ja-JP"/>
              </w:rPr>
            </w:pPr>
            <w:r w:rsidRPr="00D70460">
              <w:rPr>
                <w:rFonts w:ascii="Arial" w:hAnsi="Arial" w:cs="Arial"/>
                <w:b/>
                <w:bCs/>
                <w:sz w:val="16"/>
                <w:szCs w:val="16"/>
                <w:lang w:eastAsia="ja-JP"/>
              </w:rPr>
              <w:t>pdcch-ConfigOD-SIB1-RAR</w:t>
            </w:r>
          </w:p>
        </w:tc>
        <w:tc>
          <w:tcPr>
            <w:tcW w:w="2869" w:type="pct"/>
            <w:gridSpan w:val="2"/>
            <w:tcBorders>
              <w:top w:val="single" w:sz="4" w:space="0" w:color="auto"/>
              <w:left w:val="single" w:sz="4" w:space="0" w:color="auto"/>
              <w:bottom w:val="single" w:sz="4" w:space="0" w:color="auto"/>
              <w:right w:val="single" w:sz="4" w:space="0" w:color="auto"/>
            </w:tcBorders>
          </w:tcPr>
          <w:p w14:paraId="3E8FCAEE" w14:textId="77777777" w:rsidR="00D70460" w:rsidRPr="00D70460" w:rsidRDefault="00D70460" w:rsidP="00D70460">
            <w:pPr>
              <w:rPr>
                <w:rFonts w:ascii="Arial" w:hAnsi="Arial" w:cs="Arial"/>
                <w:sz w:val="16"/>
                <w:szCs w:val="16"/>
                <w:lang w:eastAsia="ja-JP"/>
              </w:rPr>
            </w:pPr>
            <w:r w:rsidRPr="00D70460">
              <w:rPr>
                <w:rFonts w:ascii="Arial" w:hAnsi="Arial" w:cs="Arial"/>
                <w:sz w:val="16"/>
                <w:szCs w:val="16"/>
                <w:lang w:eastAsia="ja-JP"/>
              </w:rPr>
              <w:t>controlResourceSet</w:t>
            </w:r>
          </w:p>
        </w:tc>
      </w:tr>
      <w:tr w:rsidR="00D70460" w:rsidRPr="00D70460" w14:paraId="11D1528E" w14:textId="77777777" w:rsidTr="00D70460">
        <w:trPr>
          <w:trHeight w:val="20"/>
        </w:trPr>
        <w:tc>
          <w:tcPr>
            <w:tcW w:w="1101" w:type="pct"/>
            <w:vMerge/>
            <w:tcBorders>
              <w:top w:val="single" w:sz="4" w:space="0" w:color="auto"/>
              <w:left w:val="single" w:sz="4" w:space="0" w:color="auto"/>
              <w:bottom w:val="single" w:sz="4" w:space="0" w:color="auto"/>
              <w:right w:val="single" w:sz="4" w:space="0" w:color="auto"/>
            </w:tcBorders>
            <w:vAlign w:val="center"/>
          </w:tcPr>
          <w:p w14:paraId="2C214C1A" w14:textId="77777777" w:rsidR="00D70460" w:rsidRPr="00D70460" w:rsidRDefault="00D70460" w:rsidP="00D70460">
            <w:pPr>
              <w:rPr>
                <w:rFonts w:ascii="Arial" w:eastAsia="Aptos" w:hAnsi="Arial" w:cs="Arial"/>
                <w:b/>
                <w:bCs/>
                <w:sz w:val="16"/>
                <w:szCs w:val="16"/>
                <w:lang w:eastAsia="ja-JP"/>
              </w:rPr>
            </w:pPr>
          </w:p>
        </w:tc>
        <w:tc>
          <w:tcPr>
            <w:tcW w:w="1030" w:type="pct"/>
            <w:vMerge/>
            <w:tcBorders>
              <w:top w:val="single" w:sz="4" w:space="0" w:color="auto"/>
              <w:left w:val="single" w:sz="4" w:space="0" w:color="auto"/>
              <w:bottom w:val="single" w:sz="4" w:space="0" w:color="auto"/>
              <w:right w:val="single" w:sz="4" w:space="0" w:color="auto"/>
            </w:tcBorders>
            <w:vAlign w:val="center"/>
          </w:tcPr>
          <w:p w14:paraId="14715C69" w14:textId="77777777" w:rsidR="00D70460" w:rsidRPr="00D70460" w:rsidRDefault="00D70460" w:rsidP="00D70460">
            <w:pPr>
              <w:rPr>
                <w:rFonts w:ascii="Arial" w:eastAsia="Aptos" w:hAnsi="Arial" w:cs="Arial"/>
                <w:b/>
                <w:bCs/>
                <w:sz w:val="16"/>
                <w:szCs w:val="16"/>
                <w:lang w:eastAsia="ja-JP"/>
              </w:rPr>
            </w:pPr>
          </w:p>
        </w:tc>
        <w:tc>
          <w:tcPr>
            <w:tcW w:w="2869" w:type="pct"/>
            <w:gridSpan w:val="2"/>
            <w:tcBorders>
              <w:top w:val="single" w:sz="4" w:space="0" w:color="auto"/>
              <w:left w:val="single" w:sz="4" w:space="0" w:color="auto"/>
              <w:bottom w:val="single" w:sz="4" w:space="0" w:color="auto"/>
              <w:right w:val="single" w:sz="4" w:space="0" w:color="auto"/>
            </w:tcBorders>
          </w:tcPr>
          <w:p w14:paraId="5BF2EF40" w14:textId="77777777" w:rsidR="00D70460" w:rsidRPr="00D70460" w:rsidRDefault="00D70460" w:rsidP="00D70460">
            <w:pPr>
              <w:rPr>
                <w:rFonts w:ascii="Arial" w:hAnsi="Arial" w:cs="Arial"/>
                <w:sz w:val="16"/>
                <w:szCs w:val="16"/>
                <w:lang w:eastAsia="ja-JP"/>
              </w:rPr>
            </w:pPr>
            <w:r w:rsidRPr="00D70460">
              <w:rPr>
                <w:rFonts w:ascii="Arial" w:hAnsi="Arial" w:cs="Arial"/>
                <w:sz w:val="16"/>
                <w:szCs w:val="16"/>
                <w:lang w:eastAsia="ja-JP"/>
              </w:rPr>
              <w:t>monitoringSlotPeriodicityAndOffset</w:t>
            </w:r>
          </w:p>
        </w:tc>
      </w:tr>
      <w:tr w:rsidR="00D70460" w:rsidRPr="00D70460" w14:paraId="143484B2" w14:textId="77777777" w:rsidTr="00D70460">
        <w:trPr>
          <w:trHeight w:val="20"/>
        </w:trPr>
        <w:tc>
          <w:tcPr>
            <w:tcW w:w="1101" w:type="pct"/>
            <w:vMerge/>
            <w:tcBorders>
              <w:top w:val="single" w:sz="4" w:space="0" w:color="auto"/>
              <w:left w:val="single" w:sz="4" w:space="0" w:color="auto"/>
              <w:bottom w:val="single" w:sz="4" w:space="0" w:color="auto"/>
              <w:right w:val="single" w:sz="4" w:space="0" w:color="auto"/>
            </w:tcBorders>
            <w:vAlign w:val="center"/>
          </w:tcPr>
          <w:p w14:paraId="2658BF12" w14:textId="77777777" w:rsidR="00D70460" w:rsidRPr="00D70460" w:rsidRDefault="00D70460" w:rsidP="00D70460">
            <w:pPr>
              <w:rPr>
                <w:rFonts w:ascii="Arial" w:eastAsia="Aptos" w:hAnsi="Arial" w:cs="Arial"/>
                <w:b/>
                <w:bCs/>
                <w:sz w:val="16"/>
                <w:szCs w:val="16"/>
                <w:lang w:eastAsia="ja-JP"/>
              </w:rPr>
            </w:pPr>
          </w:p>
        </w:tc>
        <w:tc>
          <w:tcPr>
            <w:tcW w:w="1030" w:type="pct"/>
            <w:vMerge/>
            <w:tcBorders>
              <w:top w:val="single" w:sz="4" w:space="0" w:color="auto"/>
              <w:left w:val="single" w:sz="4" w:space="0" w:color="auto"/>
              <w:bottom w:val="single" w:sz="4" w:space="0" w:color="auto"/>
              <w:right w:val="single" w:sz="4" w:space="0" w:color="auto"/>
            </w:tcBorders>
            <w:vAlign w:val="center"/>
          </w:tcPr>
          <w:p w14:paraId="35A6D2D5" w14:textId="77777777" w:rsidR="00D70460" w:rsidRPr="00D70460" w:rsidRDefault="00D70460" w:rsidP="00D70460">
            <w:pPr>
              <w:rPr>
                <w:rFonts w:ascii="Arial" w:eastAsia="Aptos" w:hAnsi="Arial" w:cs="Arial"/>
                <w:b/>
                <w:bCs/>
                <w:sz w:val="16"/>
                <w:szCs w:val="16"/>
                <w:lang w:eastAsia="ja-JP"/>
              </w:rPr>
            </w:pPr>
          </w:p>
        </w:tc>
        <w:tc>
          <w:tcPr>
            <w:tcW w:w="2869" w:type="pct"/>
            <w:gridSpan w:val="2"/>
            <w:tcBorders>
              <w:top w:val="single" w:sz="4" w:space="0" w:color="auto"/>
              <w:left w:val="single" w:sz="4" w:space="0" w:color="auto"/>
              <w:bottom w:val="single" w:sz="4" w:space="0" w:color="auto"/>
              <w:right w:val="single" w:sz="4" w:space="0" w:color="auto"/>
            </w:tcBorders>
          </w:tcPr>
          <w:p w14:paraId="5BF2FF2F" w14:textId="77777777" w:rsidR="00D70460" w:rsidRPr="00D70460" w:rsidRDefault="00D70460" w:rsidP="00D70460">
            <w:pPr>
              <w:rPr>
                <w:rFonts w:ascii="Arial" w:hAnsi="Arial" w:cs="Arial"/>
                <w:sz w:val="16"/>
                <w:szCs w:val="16"/>
                <w:lang w:eastAsia="ja-JP"/>
              </w:rPr>
            </w:pPr>
            <w:r w:rsidRPr="00D70460">
              <w:rPr>
                <w:rFonts w:ascii="Arial" w:hAnsi="Arial" w:cs="Arial"/>
                <w:sz w:val="16"/>
                <w:szCs w:val="16"/>
                <w:lang w:eastAsia="ja-JP"/>
              </w:rPr>
              <w:t>Duration</w:t>
            </w:r>
          </w:p>
        </w:tc>
      </w:tr>
      <w:tr w:rsidR="00D70460" w:rsidRPr="00D70460" w14:paraId="07223DF3" w14:textId="77777777" w:rsidTr="00D70460">
        <w:trPr>
          <w:trHeight w:val="20"/>
        </w:trPr>
        <w:tc>
          <w:tcPr>
            <w:tcW w:w="1101" w:type="pct"/>
            <w:vMerge/>
            <w:tcBorders>
              <w:top w:val="single" w:sz="4" w:space="0" w:color="auto"/>
              <w:left w:val="single" w:sz="4" w:space="0" w:color="auto"/>
              <w:bottom w:val="single" w:sz="4" w:space="0" w:color="auto"/>
              <w:right w:val="single" w:sz="4" w:space="0" w:color="auto"/>
            </w:tcBorders>
            <w:vAlign w:val="center"/>
          </w:tcPr>
          <w:p w14:paraId="3DD3533E" w14:textId="77777777" w:rsidR="00D70460" w:rsidRPr="00D70460" w:rsidRDefault="00D70460" w:rsidP="00D70460">
            <w:pPr>
              <w:rPr>
                <w:rFonts w:ascii="Arial" w:eastAsia="Aptos" w:hAnsi="Arial" w:cs="Arial"/>
                <w:b/>
                <w:bCs/>
                <w:sz w:val="16"/>
                <w:szCs w:val="16"/>
                <w:lang w:eastAsia="ja-JP"/>
              </w:rPr>
            </w:pPr>
          </w:p>
        </w:tc>
        <w:tc>
          <w:tcPr>
            <w:tcW w:w="1030" w:type="pct"/>
            <w:vMerge/>
            <w:tcBorders>
              <w:top w:val="single" w:sz="4" w:space="0" w:color="auto"/>
              <w:left w:val="single" w:sz="4" w:space="0" w:color="auto"/>
              <w:bottom w:val="single" w:sz="4" w:space="0" w:color="auto"/>
              <w:right w:val="single" w:sz="4" w:space="0" w:color="auto"/>
            </w:tcBorders>
            <w:vAlign w:val="center"/>
          </w:tcPr>
          <w:p w14:paraId="6F2D3C4D" w14:textId="77777777" w:rsidR="00D70460" w:rsidRPr="00D70460" w:rsidRDefault="00D70460" w:rsidP="00D70460">
            <w:pPr>
              <w:rPr>
                <w:rFonts w:ascii="Arial" w:eastAsia="Aptos" w:hAnsi="Arial" w:cs="Arial"/>
                <w:b/>
                <w:bCs/>
                <w:sz w:val="16"/>
                <w:szCs w:val="16"/>
                <w:lang w:eastAsia="ja-JP"/>
              </w:rPr>
            </w:pPr>
          </w:p>
        </w:tc>
        <w:tc>
          <w:tcPr>
            <w:tcW w:w="2869" w:type="pct"/>
            <w:gridSpan w:val="2"/>
            <w:tcBorders>
              <w:top w:val="single" w:sz="4" w:space="0" w:color="auto"/>
              <w:left w:val="single" w:sz="4" w:space="0" w:color="auto"/>
              <w:bottom w:val="single" w:sz="4" w:space="0" w:color="auto"/>
              <w:right w:val="single" w:sz="4" w:space="0" w:color="auto"/>
            </w:tcBorders>
          </w:tcPr>
          <w:p w14:paraId="356F3A74" w14:textId="77777777" w:rsidR="00D70460" w:rsidRPr="00D70460" w:rsidRDefault="00D70460" w:rsidP="00D70460">
            <w:pPr>
              <w:rPr>
                <w:rFonts w:ascii="Arial" w:hAnsi="Arial" w:cs="Arial"/>
                <w:sz w:val="16"/>
                <w:szCs w:val="16"/>
                <w:lang w:eastAsia="ja-JP"/>
              </w:rPr>
            </w:pPr>
            <w:r w:rsidRPr="00D70460">
              <w:rPr>
                <w:rFonts w:ascii="Arial" w:hAnsi="Arial" w:cs="Arial"/>
                <w:sz w:val="16"/>
                <w:szCs w:val="16"/>
                <w:lang w:eastAsia="ja-JP"/>
              </w:rPr>
              <w:t>monitoringSymbolsWithinSlot</w:t>
            </w:r>
          </w:p>
        </w:tc>
      </w:tr>
      <w:tr w:rsidR="00D70460" w:rsidRPr="00D70460" w14:paraId="7B21ECA6" w14:textId="77777777" w:rsidTr="00D70460">
        <w:trPr>
          <w:trHeight w:val="20"/>
        </w:trPr>
        <w:tc>
          <w:tcPr>
            <w:tcW w:w="1101" w:type="pct"/>
            <w:vMerge/>
            <w:tcBorders>
              <w:top w:val="single" w:sz="4" w:space="0" w:color="auto"/>
              <w:left w:val="single" w:sz="4" w:space="0" w:color="auto"/>
              <w:bottom w:val="single" w:sz="4" w:space="0" w:color="auto"/>
              <w:right w:val="single" w:sz="4" w:space="0" w:color="auto"/>
            </w:tcBorders>
            <w:vAlign w:val="center"/>
          </w:tcPr>
          <w:p w14:paraId="47AF4388" w14:textId="77777777" w:rsidR="00D70460" w:rsidRPr="00D70460" w:rsidRDefault="00D70460" w:rsidP="00D70460">
            <w:pPr>
              <w:rPr>
                <w:rFonts w:ascii="Arial" w:eastAsia="Aptos" w:hAnsi="Arial" w:cs="Arial"/>
                <w:b/>
                <w:bCs/>
                <w:sz w:val="16"/>
                <w:szCs w:val="16"/>
                <w:lang w:eastAsia="ja-JP"/>
              </w:rPr>
            </w:pPr>
          </w:p>
        </w:tc>
        <w:tc>
          <w:tcPr>
            <w:tcW w:w="1030" w:type="pct"/>
            <w:vMerge/>
            <w:tcBorders>
              <w:top w:val="single" w:sz="4" w:space="0" w:color="auto"/>
              <w:left w:val="single" w:sz="4" w:space="0" w:color="auto"/>
              <w:bottom w:val="single" w:sz="4" w:space="0" w:color="auto"/>
              <w:right w:val="single" w:sz="4" w:space="0" w:color="auto"/>
            </w:tcBorders>
            <w:vAlign w:val="center"/>
          </w:tcPr>
          <w:p w14:paraId="29BE9159" w14:textId="77777777" w:rsidR="00D70460" w:rsidRPr="00D70460" w:rsidRDefault="00D70460" w:rsidP="00D70460">
            <w:pPr>
              <w:rPr>
                <w:rFonts w:ascii="Arial" w:eastAsia="Aptos" w:hAnsi="Arial" w:cs="Arial"/>
                <w:b/>
                <w:bCs/>
                <w:sz w:val="16"/>
                <w:szCs w:val="16"/>
                <w:lang w:eastAsia="ja-JP"/>
              </w:rPr>
            </w:pPr>
          </w:p>
        </w:tc>
        <w:tc>
          <w:tcPr>
            <w:tcW w:w="2869" w:type="pct"/>
            <w:gridSpan w:val="2"/>
            <w:tcBorders>
              <w:top w:val="single" w:sz="4" w:space="0" w:color="auto"/>
              <w:left w:val="single" w:sz="4" w:space="0" w:color="auto"/>
              <w:bottom w:val="single" w:sz="4" w:space="0" w:color="auto"/>
              <w:right w:val="single" w:sz="4" w:space="0" w:color="auto"/>
            </w:tcBorders>
          </w:tcPr>
          <w:p w14:paraId="0EDACE1D" w14:textId="77777777" w:rsidR="00D70460" w:rsidRPr="00D70460" w:rsidRDefault="00D70460" w:rsidP="00D70460">
            <w:pPr>
              <w:rPr>
                <w:rFonts w:ascii="Arial" w:hAnsi="Arial" w:cs="Arial"/>
                <w:sz w:val="16"/>
                <w:szCs w:val="16"/>
                <w:lang w:eastAsia="ja-JP"/>
              </w:rPr>
            </w:pPr>
            <w:r w:rsidRPr="00D70460">
              <w:rPr>
                <w:rFonts w:ascii="Arial" w:hAnsi="Arial" w:cs="Arial"/>
                <w:sz w:val="16"/>
                <w:szCs w:val="16"/>
                <w:lang w:eastAsia="ja-JP"/>
              </w:rPr>
              <w:t>aggregationLevels</w:t>
            </w:r>
          </w:p>
        </w:tc>
      </w:tr>
    </w:tbl>
    <w:p w14:paraId="5F808C65" w14:textId="77777777" w:rsidR="00D70460" w:rsidRPr="00D70460" w:rsidRDefault="00D70460" w:rsidP="00D70460">
      <w:pPr>
        <w:rPr>
          <w:lang w:eastAsia="zh-TW"/>
        </w:rPr>
      </w:pPr>
    </w:p>
    <w:p w14:paraId="6196F4B4" w14:textId="77777777" w:rsidR="00D70460" w:rsidRPr="00D70460" w:rsidRDefault="00D70460" w:rsidP="00D70460"/>
    <w:p w14:paraId="75EE1690" w14:textId="5FE679C9" w:rsidR="00E22527" w:rsidRDefault="006F79AF" w:rsidP="00E22527">
      <w:pPr>
        <w:rPr>
          <w:lang w:eastAsia="ko-KR"/>
        </w:rPr>
      </w:pPr>
      <w:hyperlink r:id="rId1681" w:history="1">
        <w:r>
          <w:rPr>
            <w:rStyle w:val="Hyperlink"/>
            <w:lang w:eastAsia="ko-KR"/>
          </w:rPr>
          <w:t>R1-2405372</w:t>
        </w:r>
      </w:hyperlink>
      <w:r w:rsidR="00E22527">
        <w:rPr>
          <w:lang w:eastAsia="ko-KR"/>
        </w:rPr>
        <w:tab/>
        <w:t>FL summary 3 for on-demand SIB1 in idle/inactive mode</w:t>
      </w:r>
      <w:r w:rsidR="00E22527">
        <w:rPr>
          <w:lang w:eastAsia="ko-KR"/>
        </w:rPr>
        <w:tab/>
        <w:t>Moderator (MediaTek)</w:t>
      </w:r>
    </w:p>
    <w:p w14:paraId="49E48CAC" w14:textId="63A07DB0" w:rsidR="00E22527" w:rsidRPr="00F7385E" w:rsidRDefault="006F79AF" w:rsidP="00E22527">
      <w:pPr>
        <w:rPr>
          <w:b/>
          <w:bCs/>
          <w:lang w:eastAsia="ko-KR"/>
        </w:rPr>
      </w:pPr>
      <w:hyperlink r:id="rId1682" w:history="1">
        <w:r>
          <w:rPr>
            <w:rStyle w:val="Hyperlink"/>
            <w:b/>
            <w:bCs/>
            <w:lang w:eastAsia="ko-KR"/>
          </w:rPr>
          <w:t>R1-2405373</w:t>
        </w:r>
      </w:hyperlink>
      <w:r w:rsidR="00E22527" w:rsidRPr="00F7385E">
        <w:rPr>
          <w:b/>
          <w:bCs/>
          <w:lang w:eastAsia="ko-KR"/>
        </w:rPr>
        <w:tab/>
        <w:t>FL summary 4 for on-demand SIB1 in idle/inactive mode</w:t>
      </w:r>
      <w:r w:rsidR="00E22527" w:rsidRPr="00F7385E">
        <w:rPr>
          <w:b/>
          <w:bCs/>
          <w:lang w:eastAsia="ko-KR"/>
        </w:rPr>
        <w:tab/>
        <w:t>Moderator (MediaTek)</w:t>
      </w:r>
    </w:p>
    <w:p w14:paraId="5B16FDDD" w14:textId="717C0054" w:rsidR="00F7385E" w:rsidRDefault="00F7385E" w:rsidP="00E22527">
      <w:pPr>
        <w:rPr>
          <w:lang w:eastAsia="ko-KR"/>
        </w:rPr>
      </w:pPr>
      <w:r>
        <w:rPr>
          <w:lang w:eastAsia="ko-KR"/>
        </w:rPr>
        <w:t>From Thursday session</w:t>
      </w:r>
    </w:p>
    <w:p w14:paraId="55F79D30" w14:textId="77777777" w:rsidR="00880A6D" w:rsidRPr="00E40459" w:rsidRDefault="00880A6D" w:rsidP="00880A6D">
      <w:pPr>
        <w:rPr>
          <w:rFonts w:ascii="Times New Roman" w:hAnsi="Times New Roman"/>
          <w:szCs w:val="20"/>
          <w:lang w:eastAsia="ko-KR"/>
        </w:rPr>
      </w:pPr>
      <w:r w:rsidRPr="00E40459">
        <w:rPr>
          <w:rFonts w:ascii="Times New Roman" w:hAnsi="Times New Roman"/>
          <w:szCs w:val="20"/>
          <w:highlight w:val="green"/>
          <w:lang w:eastAsia="ko-KR"/>
        </w:rPr>
        <w:t>Agreement</w:t>
      </w:r>
    </w:p>
    <w:p w14:paraId="47684F0F" w14:textId="77777777" w:rsidR="00BC139C" w:rsidRPr="00BC139C" w:rsidRDefault="00BC139C" w:rsidP="00BC139C">
      <w:pPr>
        <w:rPr>
          <w:rFonts w:ascii="Times New Roman" w:hAnsi="Times New Roman"/>
          <w:szCs w:val="20"/>
        </w:rPr>
      </w:pPr>
      <w:r w:rsidRPr="00BC139C">
        <w:rPr>
          <w:rFonts w:ascii="Times New Roman" w:hAnsi="Times New Roman"/>
          <w:szCs w:val="20"/>
        </w:rPr>
        <w:t>For the evaluation of achievable NES gain on NES cell with on-demand SIB1 in idle/inactive mode, the following is observed with 20ms SSB period and 20ms SIB1 period (Case A), FR1, empty load</w:t>
      </w:r>
    </w:p>
    <w:p w14:paraId="07ADD80E" w14:textId="77777777" w:rsidR="00BC139C" w:rsidRPr="00BC139C" w:rsidRDefault="00BC139C" w:rsidP="00311060">
      <w:pPr>
        <w:numPr>
          <w:ilvl w:val="0"/>
          <w:numId w:val="279"/>
        </w:numPr>
        <w:rPr>
          <w:rFonts w:ascii="Times New Roman" w:hAnsi="Times New Roman"/>
          <w:szCs w:val="20"/>
          <w:lang w:eastAsia="zh-CN"/>
        </w:rPr>
      </w:pPr>
      <w:r w:rsidRPr="00BC139C">
        <w:rPr>
          <w:rFonts w:ascii="Times New Roman" w:eastAsia="PMingLiU" w:hAnsi="Times New Roman"/>
          <w:szCs w:val="20"/>
          <w:lang w:eastAsia="zh-TW"/>
        </w:rPr>
        <w:t xml:space="preserve">For Cat 1 BS, 8 beams, 0% on-demand SIB1 transmission rate, </w:t>
      </w:r>
    </w:p>
    <w:p w14:paraId="33465040" w14:textId="77777777" w:rsidR="00BC139C" w:rsidRPr="00BC139C" w:rsidRDefault="00BC139C" w:rsidP="00311060">
      <w:pPr>
        <w:numPr>
          <w:ilvl w:val="1"/>
          <w:numId w:val="279"/>
        </w:numPr>
        <w:rPr>
          <w:rFonts w:ascii="Times New Roman" w:hAnsi="Times New Roman"/>
          <w:szCs w:val="20"/>
          <w:lang w:eastAsia="zh-CN"/>
        </w:rPr>
      </w:pPr>
      <w:r w:rsidRPr="00BC139C">
        <w:rPr>
          <w:rFonts w:ascii="Times New Roman" w:eastAsia="PMingLiU" w:hAnsi="Times New Roman"/>
          <w:szCs w:val="20"/>
          <w:lang w:eastAsia="zh-TW"/>
        </w:rPr>
        <w:t>the NES gain is 39.37% - 47.69% from the following 7 sources</w:t>
      </w:r>
    </w:p>
    <w:p w14:paraId="2B8185D0" w14:textId="0FD34A92" w:rsidR="00BC139C" w:rsidRPr="00BC139C" w:rsidRDefault="006F79AF" w:rsidP="00311060">
      <w:pPr>
        <w:numPr>
          <w:ilvl w:val="2"/>
          <w:numId w:val="279"/>
        </w:numPr>
        <w:rPr>
          <w:rFonts w:ascii="Times New Roman" w:hAnsi="Times New Roman"/>
          <w:szCs w:val="20"/>
          <w:lang w:eastAsia="zh-CN"/>
        </w:rPr>
      </w:pPr>
      <w:hyperlink r:id="rId1683" w:history="1">
        <w:r>
          <w:rPr>
            <w:rStyle w:val="Hyperlink"/>
            <w:rFonts w:ascii="Times New Roman" w:eastAsia="PMingLiU" w:hAnsi="Times New Roman"/>
            <w:szCs w:val="20"/>
            <w:lang w:eastAsia="zh-TW"/>
          </w:rPr>
          <w:t>R1-2404463</w:t>
        </w:r>
      </w:hyperlink>
      <w:r w:rsidR="00BC139C" w:rsidRPr="00BC139C">
        <w:rPr>
          <w:rFonts w:ascii="Times New Roman" w:eastAsia="PMingLiU" w:hAnsi="Times New Roman"/>
          <w:szCs w:val="20"/>
          <w:lang w:eastAsia="zh-TW"/>
        </w:rPr>
        <w:t xml:space="preserve">, </w:t>
      </w:r>
      <w:hyperlink r:id="rId1684" w:history="1">
        <w:r>
          <w:rPr>
            <w:rStyle w:val="Hyperlink"/>
            <w:rFonts w:ascii="Times New Roman" w:eastAsia="PMingLiU" w:hAnsi="Times New Roman"/>
            <w:szCs w:val="20"/>
            <w:lang w:eastAsia="zh-TW"/>
          </w:rPr>
          <w:t>R1-2405595</w:t>
        </w:r>
      </w:hyperlink>
      <w:r w:rsidR="00BC139C" w:rsidRPr="00BC139C">
        <w:rPr>
          <w:rFonts w:ascii="Times New Roman" w:eastAsia="PMingLiU" w:hAnsi="Times New Roman"/>
          <w:szCs w:val="20"/>
          <w:lang w:eastAsia="zh-TW"/>
        </w:rPr>
        <w:t xml:space="preserve">, </w:t>
      </w:r>
      <w:hyperlink r:id="rId1685" w:history="1">
        <w:r>
          <w:rPr>
            <w:rStyle w:val="Hyperlink"/>
            <w:rFonts w:ascii="Times New Roman" w:eastAsia="PMingLiU" w:hAnsi="Times New Roman"/>
            <w:szCs w:val="20"/>
            <w:lang w:eastAsia="zh-TW"/>
          </w:rPr>
          <w:t>R1-2405341</w:t>
        </w:r>
      </w:hyperlink>
      <w:r w:rsidR="00BC139C" w:rsidRPr="00BC139C">
        <w:rPr>
          <w:rFonts w:ascii="Times New Roman" w:eastAsia="PMingLiU" w:hAnsi="Times New Roman"/>
          <w:szCs w:val="20"/>
          <w:lang w:eastAsia="zh-TW"/>
        </w:rPr>
        <w:t xml:space="preserve">, </w:t>
      </w:r>
      <w:hyperlink r:id="rId1686" w:history="1">
        <w:r>
          <w:rPr>
            <w:rStyle w:val="Hyperlink"/>
            <w:rFonts w:ascii="Times New Roman" w:eastAsia="PMingLiU" w:hAnsi="Times New Roman"/>
            <w:szCs w:val="20"/>
            <w:lang w:eastAsia="zh-TW"/>
          </w:rPr>
          <w:t>R1-2404859</w:t>
        </w:r>
      </w:hyperlink>
      <w:r w:rsidR="00BC139C" w:rsidRPr="00BC139C">
        <w:rPr>
          <w:rFonts w:ascii="Times New Roman" w:eastAsia="PMingLiU" w:hAnsi="Times New Roman"/>
          <w:szCs w:val="20"/>
          <w:lang w:eastAsia="zh-TW"/>
        </w:rPr>
        <w:t xml:space="preserve">, </w:t>
      </w:r>
      <w:hyperlink r:id="rId1687" w:history="1">
        <w:r>
          <w:rPr>
            <w:rStyle w:val="Hyperlink"/>
            <w:rFonts w:ascii="Times New Roman" w:eastAsia="PMingLiU" w:hAnsi="Times New Roman"/>
            <w:szCs w:val="20"/>
            <w:lang w:eastAsia="zh-TW"/>
          </w:rPr>
          <w:t>R1-2404507</w:t>
        </w:r>
      </w:hyperlink>
      <w:r w:rsidR="00BC139C" w:rsidRPr="00BC139C">
        <w:rPr>
          <w:rFonts w:ascii="Times New Roman" w:eastAsia="PMingLiU" w:hAnsi="Times New Roman"/>
          <w:szCs w:val="20"/>
          <w:lang w:eastAsia="zh-TW"/>
        </w:rPr>
        <w:t xml:space="preserve">, </w:t>
      </w:r>
      <w:hyperlink r:id="rId1688" w:history="1">
        <w:r>
          <w:rPr>
            <w:rStyle w:val="Hyperlink"/>
            <w:rFonts w:ascii="Times New Roman" w:eastAsia="PMingLiU" w:hAnsi="Times New Roman"/>
            <w:szCs w:val="20"/>
            <w:lang w:eastAsia="zh-TW"/>
          </w:rPr>
          <w:t>R1-2405363</w:t>
        </w:r>
      </w:hyperlink>
      <w:r w:rsidR="00BC139C" w:rsidRPr="00BC139C">
        <w:rPr>
          <w:rFonts w:ascii="Times New Roman" w:eastAsia="PMingLiU" w:hAnsi="Times New Roman"/>
          <w:szCs w:val="20"/>
          <w:lang w:eastAsia="zh-TW"/>
        </w:rPr>
        <w:t xml:space="preserve">, </w:t>
      </w:r>
      <w:hyperlink r:id="rId1689" w:history="1">
        <w:r>
          <w:rPr>
            <w:rStyle w:val="Hyperlink"/>
            <w:rFonts w:ascii="Times New Roman" w:eastAsia="PMingLiU" w:hAnsi="Times New Roman"/>
            <w:szCs w:val="20"/>
            <w:lang w:eastAsia="zh-TW"/>
          </w:rPr>
          <w:t>R1-2404625</w:t>
        </w:r>
      </w:hyperlink>
    </w:p>
    <w:p w14:paraId="22F738E2" w14:textId="0560D8F8" w:rsidR="00BC139C" w:rsidRPr="00BC139C" w:rsidRDefault="00BC139C" w:rsidP="00311060">
      <w:pPr>
        <w:numPr>
          <w:ilvl w:val="1"/>
          <w:numId w:val="279"/>
        </w:numPr>
        <w:rPr>
          <w:rFonts w:ascii="Times New Roman" w:hAnsi="Times New Roman"/>
          <w:szCs w:val="20"/>
          <w:lang w:eastAsia="zh-CN"/>
        </w:rPr>
      </w:pPr>
      <w:r w:rsidRPr="00BC139C">
        <w:rPr>
          <w:rFonts w:ascii="Times New Roman" w:eastAsia="PMingLiU" w:hAnsi="Times New Roman"/>
          <w:szCs w:val="20"/>
          <w:lang w:eastAsia="zh-TW"/>
        </w:rPr>
        <w:t>One source (</w:t>
      </w:r>
      <w:hyperlink r:id="rId1690" w:history="1">
        <w:r w:rsidR="006F79AF">
          <w:rPr>
            <w:rStyle w:val="Hyperlink"/>
            <w:rFonts w:ascii="Times New Roman" w:eastAsia="PMingLiU" w:hAnsi="Times New Roman"/>
            <w:szCs w:val="20"/>
            <w:lang w:eastAsia="zh-TW"/>
          </w:rPr>
          <w:t>R1-2405162</w:t>
        </w:r>
      </w:hyperlink>
      <w:r w:rsidRPr="00BC139C">
        <w:rPr>
          <w:rFonts w:ascii="Times New Roman" w:eastAsia="PMingLiU" w:hAnsi="Times New Roman"/>
          <w:szCs w:val="20"/>
          <w:lang w:eastAsia="zh-TW"/>
        </w:rPr>
        <w:t>) reports 25% NES gain with PRACH configuration index = 152</w:t>
      </w:r>
    </w:p>
    <w:p w14:paraId="014DF20C" w14:textId="4C2B1823" w:rsidR="00BC139C" w:rsidRPr="00BC139C" w:rsidRDefault="00BC139C" w:rsidP="00311060">
      <w:pPr>
        <w:numPr>
          <w:ilvl w:val="1"/>
          <w:numId w:val="279"/>
        </w:numPr>
        <w:rPr>
          <w:rFonts w:ascii="Times New Roman" w:eastAsia="PMingLiU" w:hAnsi="Times New Roman"/>
          <w:szCs w:val="20"/>
          <w:lang w:eastAsia="zh-TW"/>
        </w:rPr>
      </w:pPr>
      <w:r w:rsidRPr="00BC139C">
        <w:rPr>
          <w:rFonts w:ascii="Times New Roman" w:eastAsia="PMingLiU" w:hAnsi="Times New Roman"/>
          <w:szCs w:val="20"/>
          <w:lang w:eastAsia="zh-TW"/>
        </w:rPr>
        <w:t>One source (</w:t>
      </w:r>
      <w:hyperlink r:id="rId1691" w:history="1">
        <w:r w:rsidR="006F79AF">
          <w:rPr>
            <w:rStyle w:val="Hyperlink"/>
            <w:rFonts w:ascii="Times New Roman" w:eastAsia="PMingLiU" w:hAnsi="Times New Roman"/>
            <w:szCs w:val="20"/>
            <w:lang w:eastAsia="zh-TW"/>
          </w:rPr>
          <w:t>R1-2403979</w:t>
        </w:r>
      </w:hyperlink>
      <w:r w:rsidRPr="00BC139C">
        <w:rPr>
          <w:rFonts w:ascii="Times New Roman" w:eastAsia="PMingLiU" w:hAnsi="Times New Roman"/>
          <w:szCs w:val="20"/>
          <w:lang w:eastAsia="zh-TW"/>
        </w:rPr>
        <w:t>) reports the following NES gain with PRACH configuration index = 98</w:t>
      </w:r>
    </w:p>
    <w:p w14:paraId="264B75D3" w14:textId="77777777" w:rsidR="00BC139C" w:rsidRPr="00BC139C" w:rsidRDefault="00BC139C" w:rsidP="00311060">
      <w:pPr>
        <w:numPr>
          <w:ilvl w:val="2"/>
          <w:numId w:val="279"/>
        </w:numPr>
        <w:rPr>
          <w:rFonts w:ascii="Times New Roman" w:eastAsia="PMingLiU" w:hAnsi="Times New Roman"/>
          <w:szCs w:val="20"/>
          <w:lang w:eastAsia="zh-TW"/>
        </w:rPr>
      </w:pPr>
      <w:r w:rsidRPr="00BC139C">
        <w:rPr>
          <w:rFonts w:ascii="Times New Roman" w:eastAsia="PMingLiU" w:hAnsi="Times New Roman"/>
          <w:szCs w:val="20"/>
          <w:lang w:eastAsia="zh-TW"/>
        </w:rPr>
        <w:t>24.6% with one beam of SIB1 PDSCH transmitted in each slot</w:t>
      </w:r>
    </w:p>
    <w:p w14:paraId="37F3F3B9" w14:textId="77777777" w:rsidR="00BC139C" w:rsidRPr="00BC139C" w:rsidRDefault="00BC139C" w:rsidP="00311060">
      <w:pPr>
        <w:numPr>
          <w:ilvl w:val="2"/>
          <w:numId w:val="279"/>
        </w:numPr>
        <w:rPr>
          <w:rFonts w:ascii="Times New Roman" w:eastAsia="PMingLiU" w:hAnsi="Times New Roman"/>
          <w:szCs w:val="20"/>
          <w:lang w:eastAsia="zh-TW"/>
        </w:rPr>
      </w:pPr>
      <w:r w:rsidRPr="00BC139C">
        <w:rPr>
          <w:rFonts w:ascii="Times New Roman" w:eastAsia="PMingLiU" w:hAnsi="Times New Roman"/>
          <w:szCs w:val="20"/>
          <w:lang w:eastAsia="zh-TW"/>
        </w:rPr>
        <w:t>17.4% with two beams of SIB1 PDSCH transmitted in each slot</w:t>
      </w:r>
    </w:p>
    <w:p w14:paraId="24D9DDE8" w14:textId="62F8C084" w:rsidR="00BC139C" w:rsidRPr="00BC139C" w:rsidRDefault="00BC139C" w:rsidP="00311060">
      <w:pPr>
        <w:numPr>
          <w:ilvl w:val="1"/>
          <w:numId w:val="279"/>
        </w:numPr>
        <w:rPr>
          <w:rFonts w:ascii="Times New Roman" w:eastAsia="PMingLiU" w:hAnsi="Times New Roman"/>
          <w:szCs w:val="20"/>
          <w:lang w:eastAsia="zh-TW"/>
        </w:rPr>
      </w:pPr>
      <w:r w:rsidRPr="00BC139C">
        <w:rPr>
          <w:rFonts w:ascii="Times New Roman" w:eastAsia="PMingLiU" w:hAnsi="Times New Roman"/>
          <w:szCs w:val="20"/>
          <w:lang w:eastAsia="zh-TW"/>
        </w:rPr>
        <w:t>One source (</w:t>
      </w:r>
      <w:hyperlink r:id="rId1692" w:history="1">
        <w:r w:rsidR="006F79AF">
          <w:rPr>
            <w:rStyle w:val="Hyperlink"/>
            <w:rFonts w:ascii="Times New Roman" w:eastAsia="PMingLiU" w:hAnsi="Times New Roman"/>
            <w:szCs w:val="20"/>
            <w:lang w:eastAsia="zh-TW"/>
          </w:rPr>
          <w:t>R1-2404122</w:t>
        </w:r>
      </w:hyperlink>
      <w:r w:rsidRPr="00BC139C">
        <w:rPr>
          <w:rFonts w:ascii="Times New Roman" w:eastAsia="PMingLiU" w:hAnsi="Times New Roman"/>
          <w:szCs w:val="20"/>
          <w:lang w:eastAsia="zh-TW"/>
        </w:rPr>
        <w:t>) reports the following with FDMed SSB and PDSCH of SIB1</w:t>
      </w:r>
    </w:p>
    <w:p w14:paraId="5522D968" w14:textId="77777777" w:rsidR="00BC139C" w:rsidRPr="00BC139C" w:rsidRDefault="00BC139C" w:rsidP="00311060">
      <w:pPr>
        <w:numPr>
          <w:ilvl w:val="2"/>
          <w:numId w:val="279"/>
        </w:numPr>
        <w:tabs>
          <w:tab w:val="left" w:pos="1260"/>
        </w:tabs>
        <w:rPr>
          <w:rFonts w:ascii="Times New Roman" w:eastAsia="PMingLiU" w:hAnsi="Times New Roman"/>
          <w:szCs w:val="20"/>
          <w:lang w:eastAsia="zh-TW"/>
        </w:rPr>
      </w:pPr>
      <w:r w:rsidRPr="00BC139C">
        <w:rPr>
          <w:rFonts w:ascii="Times New Roman" w:eastAsia="PMingLiU" w:hAnsi="Times New Roman"/>
          <w:szCs w:val="20"/>
          <w:lang w:eastAsia="zh-TW"/>
        </w:rPr>
        <w:t>9.27%~18.94% NES gain with UL WUS configuration transmitted in legacy SIB on Cell A</w:t>
      </w:r>
    </w:p>
    <w:p w14:paraId="34FB599A" w14:textId="77777777" w:rsidR="00BC139C" w:rsidRPr="00BC139C" w:rsidRDefault="00BC139C" w:rsidP="00311060">
      <w:pPr>
        <w:numPr>
          <w:ilvl w:val="2"/>
          <w:numId w:val="279"/>
        </w:numPr>
        <w:tabs>
          <w:tab w:val="left" w:pos="1260"/>
        </w:tabs>
        <w:rPr>
          <w:rFonts w:ascii="Times New Roman" w:eastAsia="PMingLiU" w:hAnsi="Times New Roman"/>
          <w:szCs w:val="20"/>
          <w:lang w:eastAsia="zh-TW"/>
        </w:rPr>
      </w:pPr>
      <w:r w:rsidRPr="00BC139C">
        <w:rPr>
          <w:rFonts w:ascii="Times New Roman" w:eastAsia="PMingLiU" w:hAnsi="Times New Roman"/>
          <w:szCs w:val="20"/>
          <w:lang w:eastAsia="zh-TW"/>
        </w:rPr>
        <w:t xml:space="preserve">0%~9.66% NES gain with UL WUS configuration transmitted in separated SIB on Cell A. The separated SIB </w:t>
      </w:r>
      <w:r w:rsidRPr="00BC139C">
        <w:rPr>
          <w:rFonts w:ascii="Times New Roman" w:eastAsia="Malgun Gothic" w:hAnsi="Times New Roman"/>
          <w:szCs w:val="20"/>
          <w:lang w:eastAsia="zh-CN"/>
        </w:rPr>
        <w:t>is TDMed with legacy SIB and transmitted in a 20ms period using dedicated resource.</w:t>
      </w:r>
    </w:p>
    <w:p w14:paraId="29A93539" w14:textId="77777777" w:rsidR="00BC139C" w:rsidRPr="00BC139C" w:rsidRDefault="00BC139C" w:rsidP="00311060">
      <w:pPr>
        <w:numPr>
          <w:ilvl w:val="2"/>
          <w:numId w:val="279"/>
        </w:numPr>
        <w:tabs>
          <w:tab w:val="left" w:pos="1260"/>
        </w:tabs>
        <w:rPr>
          <w:rFonts w:ascii="Times New Roman" w:eastAsia="PMingLiU" w:hAnsi="Times New Roman"/>
          <w:szCs w:val="20"/>
          <w:lang w:eastAsia="zh-TW"/>
        </w:rPr>
      </w:pPr>
      <w:r w:rsidRPr="00BC139C">
        <w:rPr>
          <w:rFonts w:ascii="Times New Roman" w:eastAsia="PMingLiU" w:hAnsi="Times New Roman"/>
          <w:szCs w:val="20"/>
          <w:lang w:eastAsia="zh-TW"/>
        </w:rPr>
        <w:t>0% NES gain with Case 1 (Options 1+A+X) and WUS configuration transmitted in separate SIB on the NES cell</w:t>
      </w:r>
    </w:p>
    <w:p w14:paraId="5B6BA219" w14:textId="77777777" w:rsidR="00BC139C" w:rsidRPr="00BC139C" w:rsidRDefault="00BC139C" w:rsidP="00311060">
      <w:pPr>
        <w:numPr>
          <w:ilvl w:val="2"/>
          <w:numId w:val="279"/>
        </w:numPr>
        <w:tabs>
          <w:tab w:val="left" w:pos="1260"/>
        </w:tabs>
        <w:rPr>
          <w:rFonts w:ascii="Times New Roman" w:eastAsia="PMingLiU" w:hAnsi="Times New Roman"/>
          <w:szCs w:val="20"/>
          <w:lang w:eastAsia="zh-TW"/>
        </w:rPr>
      </w:pPr>
      <w:r w:rsidRPr="00BC139C">
        <w:rPr>
          <w:rFonts w:ascii="Times New Roman" w:eastAsia="PMingLiU" w:hAnsi="Times New Roman"/>
          <w:szCs w:val="20"/>
          <w:lang w:eastAsia="zh-TW"/>
        </w:rPr>
        <w:t>13.25% NES gain with Case 1 (Options 1+A+X) and pre-configured for fixed WUS configuration</w:t>
      </w:r>
    </w:p>
    <w:p w14:paraId="4B36837B" w14:textId="77777777" w:rsidR="00BC139C" w:rsidRPr="00BC139C" w:rsidRDefault="00BC139C" w:rsidP="00311060">
      <w:pPr>
        <w:numPr>
          <w:ilvl w:val="3"/>
          <w:numId w:val="279"/>
        </w:numPr>
        <w:tabs>
          <w:tab w:val="left" w:pos="1260"/>
        </w:tabs>
        <w:rPr>
          <w:rFonts w:ascii="Times New Roman" w:eastAsia="PMingLiU" w:hAnsi="Times New Roman"/>
          <w:szCs w:val="20"/>
          <w:lang w:eastAsia="zh-TW"/>
        </w:rPr>
      </w:pPr>
      <w:r w:rsidRPr="00BC139C">
        <w:rPr>
          <w:rFonts w:ascii="Times New Roman" w:eastAsia="PMingLiU" w:hAnsi="Times New Roman"/>
          <w:szCs w:val="20"/>
          <w:lang w:eastAsia="zh-TW"/>
        </w:rPr>
        <w:t>NES cell does not transmit the WUS configuration</w:t>
      </w:r>
    </w:p>
    <w:p w14:paraId="055EDCD4" w14:textId="77777777" w:rsidR="00BC139C" w:rsidRPr="00BC139C" w:rsidRDefault="00BC139C" w:rsidP="00311060">
      <w:pPr>
        <w:numPr>
          <w:ilvl w:val="0"/>
          <w:numId w:val="279"/>
        </w:numPr>
        <w:rPr>
          <w:rFonts w:ascii="Times New Roman" w:hAnsi="Times New Roman"/>
          <w:szCs w:val="20"/>
          <w:lang w:eastAsia="zh-CN"/>
        </w:rPr>
      </w:pPr>
      <w:r w:rsidRPr="00BC139C">
        <w:rPr>
          <w:rFonts w:ascii="Times New Roman" w:hAnsi="Times New Roman"/>
          <w:szCs w:val="20"/>
          <w:lang w:eastAsia="zh-CN"/>
        </w:rPr>
        <w:t xml:space="preserve">For Cat 1 BS, 4 beams, 0% on-demand SIB1 transmission rate, </w:t>
      </w:r>
    </w:p>
    <w:p w14:paraId="234A6E02" w14:textId="77777777" w:rsidR="00BC139C" w:rsidRPr="00BC139C" w:rsidRDefault="00BC139C" w:rsidP="00311060">
      <w:pPr>
        <w:numPr>
          <w:ilvl w:val="1"/>
          <w:numId w:val="279"/>
        </w:numPr>
        <w:rPr>
          <w:rFonts w:ascii="Times New Roman" w:hAnsi="Times New Roman"/>
          <w:szCs w:val="20"/>
          <w:lang w:eastAsia="zh-CN"/>
        </w:rPr>
      </w:pPr>
      <w:r w:rsidRPr="00BC139C">
        <w:rPr>
          <w:rFonts w:ascii="Times New Roman" w:hAnsi="Times New Roman"/>
          <w:szCs w:val="20"/>
          <w:lang w:eastAsia="zh-CN"/>
        </w:rPr>
        <w:t>the NES gain is 22.1% - 42.6% from the following 5 sources</w:t>
      </w:r>
    </w:p>
    <w:p w14:paraId="796B1705" w14:textId="2D4ADC70" w:rsidR="00BC139C" w:rsidRPr="00BC139C" w:rsidRDefault="006F79AF" w:rsidP="00311060">
      <w:pPr>
        <w:numPr>
          <w:ilvl w:val="2"/>
          <w:numId w:val="279"/>
        </w:numPr>
        <w:rPr>
          <w:rFonts w:ascii="Times New Roman" w:hAnsi="Times New Roman"/>
          <w:szCs w:val="20"/>
          <w:lang w:eastAsia="zh-CN"/>
        </w:rPr>
      </w:pPr>
      <w:hyperlink r:id="rId1693" w:history="1">
        <w:r>
          <w:rPr>
            <w:rStyle w:val="Hyperlink"/>
            <w:rFonts w:ascii="Times New Roman" w:eastAsia="PMingLiU" w:hAnsi="Times New Roman"/>
            <w:szCs w:val="20"/>
            <w:lang w:eastAsia="zh-TW"/>
          </w:rPr>
          <w:t>R1-2404408</w:t>
        </w:r>
      </w:hyperlink>
      <w:r w:rsidR="00BC139C" w:rsidRPr="00BC139C">
        <w:rPr>
          <w:rFonts w:ascii="Times New Roman" w:eastAsia="PMingLiU" w:hAnsi="Times New Roman"/>
          <w:szCs w:val="20"/>
          <w:lang w:eastAsia="zh-TW"/>
        </w:rPr>
        <w:t xml:space="preserve">, </w:t>
      </w:r>
      <w:hyperlink r:id="rId1694" w:history="1">
        <w:r>
          <w:rPr>
            <w:rStyle w:val="Hyperlink"/>
            <w:rFonts w:ascii="Times New Roman" w:eastAsia="PMingLiU" w:hAnsi="Times New Roman"/>
            <w:szCs w:val="20"/>
            <w:lang w:eastAsia="zh-TW"/>
          </w:rPr>
          <w:t>R1-2405341</w:t>
        </w:r>
      </w:hyperlink>
      <w:r w:rsidR="00BC139C" w:rsidRPr="00BC139C">
        <w:rPr>
          <w:rFonts w:ascii="Times New Roman" w:eastAsia="PMingLiU" w:hAnsi="Times New Roman"/>
          <w:szCs w:val="20"/>
          <w:lang w:eastAsia="zh-TW"/>
        </w:rPr>
        <w:t xml:space="preserve">, </w:t>
      </w:r>
      <w:hyperlink r:id="rId1695" w:history="1">
        <w:r>
          <w:rPr>
            <w:rStyle w:val="Hyperlink"/>
            <w:rFonts w:ascii="Times New Roman" w:eastAsia="PMingLiU" w:hAnsi="Times New Roman"/>
            <w:szCs w:val="20"/>
            <w:lang w:eastAsia="zh-TW"/>
          </w:rPr>
          <w:t>R1-2404758</w:t>
        </w:r>
      </w:hyperlink>
      <w:r w:rsidR="00BC139C" w:rsidRPr="00BC139C">
        <w:rPr>
          <w:rFonts w:ascii="Times New Roman" w:eastAsia="PMingLiU" w:hAnsi="Times New Roman"/>
          <w:szCs w:val="20"/>
          <w:lang w:eastAsia="zh-TW"/>
        </w:rPr>
        <w:t xml:space="preserve">, </w:t>
      </w:r>
      <w:hyperlink r:id="rId1696" w:history="1">
        <w:r>
          <w:rPr>
            <w:rStyle w:val="Hyperlink"/>
            <w:rFonts w:ascii="Times New Roman" w:eastAsia="PMingLiU" w:hAnsi="Times New Roman"/>
            <w:szCs w:val="20"/>
            <w:lang w:eastAsia="zh-TW"/>
          </w:rPr>
          <w:t>R1-2405363</w:t>
        </w:r>
      </w:hyperlink>
      <w:r w:rsidR="00BC139C" w:rsidRPr="00BC139C">
        <w:rPr>
          <w:rFonts w:ascii="Times New Roman" w:eastAsia="PMingLiU" w:hAnsi="Times New Roman"/>
          <w:szCs w:val="20"/>
          <w:lang w:eastAsia="zh-TW"/>
        </w:rPr>
        <w:t xml:space="preserve">, </w:t>
      </w:r>
      <w:hyperlink r:id="rId1697" w:history="1">
        <w:r>
          <w:rPr>
            <w:rStyle w:val="Hyperlink"/>
            <w:rFonts w:ascii="Times New Roman" w:eastAsia="PMingLiU" w:hAnsi="Times New Roman"/>
            <w:szCs w:val="20"/>
            <w:lang w:eastAsia="zh-TW"/>
          </w:rPr>
          <w:t>R1-2404625</w:t>
        </w:r>
      </w:hyperlink>
    </w:p>
    <w:p w14:paraId="1C5F01EC" w14:textId="3AD4E918" w:rsidR="00BC139C" w:rsidRPr="00BC139C" w:rsidRDefault="00BC139C" w:rsidP="00311060">
      <w:pPr>
        <w:numPr>
          <w:ilvl w:val="1"/>
          <w:numId w:val="279"/>
        </w:numPr>
        <w:rPr>
          <w:rFonts w:ascii="Times New Roman" w:eastAsia="PMingLiU" w:hAnsi="Times New Roman"/>
          <w:szCs w:val="20"/>
          <w:lang w:eastAsia="zh-TW"/>
        </w:rPr>
      </w:pPr>
      <w:r w:rsidRPr="00BC139C">
        <w:rPr>
          <w:rFonts w:ascii="Times New Roman" w:eastAsia="PMingLiU" w:hAnsi="Times New Roman"/>
          <w:szCs w:val="20"/>
          <w:lang w:eastAsia="zh-TW"/>
        </w:rPr>
        <w:t>One source (</w:t>
      </w:r>
      <w:hyperlink r:id="rId1698" w:history="1">
        <w:r w:rsidR="006F79AF">
          <w:rPr>
            <w:rStyle w:val="Hyperlink"/>
            <w:rFonts w:ascii="Times New Roman" w:eastAsia="PMingLiU" w:hAnsi="Times New Roman"/>
            <w:szCs w:val="20"/>
            <w:lang w:eastAsia="zh-TW"/>
          </w:rPr>
          <w:t>R1-2403979</w:t>
        </w:r>
      </w:hyperlink>
      <w:r w:rsidRPr="00BC139C">
        <w:rPr>
          <w:rFonts w:ascii="Times New Roman" w:eastAsia="PMingLiU" w:hAnsi="Times New Roman"/>
          <w:szCs w:val="20"/>
          <w:lang w:eastAsia="zh-TW"/>
        </w:rPr>
        <w:t>) reports the following NES gain with PRACH configuration index = 98</w:t>
      </w:r>
    </w:p>
    <w:p w14:paraId="03D96BD1" w14:textId="77777777" w:rsidR="00BC139C" w:rsidRPr="00BC139C" w:rsidRDefault="00BC139C" w:rsidP="00311060">
      <w:pPr>
        <w:numPr>
          <w:ilvl w:val="2"/>
          <w:numId w:val="279"/>
        </w:numPr>
        <w:rPr>
          <w:rFonts w:ascii="Times New Roman" w:eastAsia="PMingLiU" w:hAnsi="Times New Roman"/>
          <w:szCs w:val="20"/>
          <w:lang w:eastAsia="zh-TW"/>
        </w:rPr>
      </w:pPr>
      <w:r w:rsidRPr="00BC139C">
        <w:rPr>
          <w:rFonts w:ascii="Times New Roman" w:eastAsia="PMingLiU" w:hAnsi="Times New Roman"/>
          <w:szCs w:val="20"/>
          <w:lang w:eastAsia="zh-TW"/>
        </w:rPr>
        <w:t>16.8% with one beam of SIB1 PDSCH transmitted in each slot</w:t>
      </w:r>
    </w:p>
    <w:p w14:paraId="4709E36D" w14:textId="77777777" w:rsidR="00BC139C" w:rsidRPr="00BC139C" w:rsidRDefault="00BC139C" w:rsidP="00311060">
      <w:pPr>
        <w:numPr>
          <w:ilvl w:val="2"/>
          <w:numId w:val="279"/>
        </w:numPr>
        <w:rPr>
          <w:rFonts w:ascii="Times New Roman" w:eastAsia="PMingLiU" w:hAnsi="Times New Roman"/>
          <w:szCs w:val="20"/>
          <w:lang w:eastAsia="zh-TW"/>
        </w:rPr>
      </w:pPr>
      <w:r w:rsidRPr="00BC139C">
        <w:rPr>
          <w:rFonts w:ascii="Times New Roman" w:eastAsia="PMingLiU" w:hAnsi="Times New Roman"/>
          <w:szCs w:val="20"/>
          <w:lang w:eastAsia="zh-TW"/>
        </w:rPr>
        <w:t>10.9% with two beams of SIB1 PDSCH transmitted in each slot</w:t>
      </w:r>
    </w:p>
    <w:p w14:paraId="6166B6C5" w14:textId="77777777" w:rsidR="00BC139C" w:rsidRPr="00BC139C" w:rsidRDefault="00BC139C" w:rsidP="00311060">
      <w:pPr>
        <w:numPr>
          <w:ilvl w:val="0"/>
          <w:numId w:val="279"/>
        </w:numPr>
        <w:rPr>
          <w:rFonts w:ascii="Times New Roman" w:hAnsi="Times New Roman"/>
          <w:szCs w:val="20"/>
          <w:lang w:eastAsia="zh-CN"/>
        </w:rPr>
      </w:pPr>
      <w:r w:rsidRPr="00BC139C">
        <w:rPr>
          <w:rFonts w:ascii="Times New Roman" w:hAnsi="Times New Roman"/>
          <w:szCs w:val="20"/>
          <w:lang w:eastAsia="zh-CN"/>
        </w:rPr>
        <w:t xml:space="preserve">For Cat 1 BS, 8 beams, 0% &lt; on-demand SIB1 transmission rate &lt;= 30%, </w:t>
      </w:r>
    </w:p>
    <w:p w14:paraId="3C7E8C2B" w14:textId="77777777" w:rsidR="00BC139C" w:rsidRPr="00BC139C" w:rsidRDefault="00BC139C" w:rsidP="00311060">
      <w:pPr>
        <w:numPr>
          <w:ilvl w:val="1"/>
          <w:numId w:val="279"/>
        </w:numPr>
        <w:rPr>
          <w:rFonts w:ascii="Times New Roman" w:hAnsi="Times New Roman"/>
          <w:szCs w:val="20"/>
          <w:lang w:eastAsia="zh-CN"/>
        </w:rPr>
      </w:pPr>
      <w:r w:rsidRPr="00BC139C">
        <w:rPr>
          <w:rFonts w:ascii="Times New Roman" w:hAnsi="Times New Roman"/>
          <w:szCs w:val="20"/>
          <w:lang w:eastAsia="zh-CN"/>
        </w:rPr>
        <w:t>the NES gain is 30.43% - 45.79% from the following 4 sources</w:t>
      </w:r>
    </w:p>
    <w:p w14:paraId="5DD416F9" w14:textId="496E770C" w:rsidR="00BC139C" w:rsidRPr="00BC139C" w:rsidRDefault="006F79AF" w:rsidP="00311060">
      <w:pPr>
        <w:numPr>
          <w:ilvl w:val="2"/>
          <w:numId w:val="279"/>
        </w:numPr>
        <w:rPr>
          <w:rFonts w:ascii="Times New Roman" w:hAnsi="Times New Roman"/>
          <w:szCs w:val="20"/>
          <w:lang w:eastAsia="zh-CN"/>
        </w:rPr>
      </w:pPr>
      <w:hyperlink r:id="rId1699" w:history="1">
        <w:r>
          <w:rPr>
            <w:rStyle w:val="Hyperlink"/>
            <w:rFonts w:ascii="Times New Roman" w:eastAsia="PMingLiU" w:hAnsi="Times New Roman"/>
            <w:szCs w:val="20"/>
            <w:lang w:eastAsia="zh-TW"/>
          </w:rPr>
          <w:t>R1-2404463</w:t>
        </w:r>
      </w:hyperlink>
      <w:r w:rsidR="00BC139C" w:rsidRPr="00BC139C">
        <w:rPr>
          <w:rFonts w:ascii="Times New Roman" w:eastAsia="PMingLiU" w:hAnsi="Times New Roman"/>
          <w:szCs w:val="20"/>
          <w:lang w:eastAsia="zh-TW"/>
        </w:rPr>
        <w:t xml:space="preserve">, </w:t>
      </w:r>
      <w:hyperlink r:id="rId1700" w:history="1">
        <w:r>
          <w:rPr>
            <w:rStyle w:val="Hyperlink"/>
            <w:rFonts w:ascii="Times New Roman" w:eastAsia="PMingLiU" w:hAnsi="Times New Roman"/>
            <w:szCs w:val="20"/>
            <w:lang w:eastAsia="zh-TW"/>
          </w:rPr>
          <w:t>R1-2404859</w:t>
        </w:r>
      </w:hyperlink>
      <w:r w:rsidR="00BC139C" w:rsidRPr="00BC139C">
        <w:rPr>
          <w:rFonts w:ascii="Times New Roman" w:eastAsia="PMingLiU" w:hAnsi="Times New Roman"/>
          <w:szCs w:val="20"/>
          <w:lang w:eastAsia="zh-TW"/>
        </w:rPr>
        <w:t xml:space="preserve">, </w:t>
      </w:r>
      <w:hyperlink r:id="rId1701" w:history="1">
        <w:r>
          <w:rPr>
            <w:rStyle w:val="Hyperlink"/>
            <w:rFonts w:ascii="Times New Roman" w:eastAsia="PMingLiU" w:hAnsi="Times New Roman"/>
            <w:szCs w:val="20"/>
            <w:lang w:eastAsia="zh-TW"/>
          </w:rPr>
          <w:t>R1-2405363</w:t>
        </w:r>
      </w:hyperlink>
      <w:r w:rsidR="00BC139C" w:rsidRPr="00BC139C">
        <w:rPr>
          <w:rFonts w:ascii="Times New Roman" w:eastAsia="PMingLiU" w:hAnsi="Times New Roman"/>
          <w:szCs w:val="20"/>
          <w:lang w:eastAsia="zh-TW"/>
        </w:rPr>
        <w:t xml:space="preserve">, </w:t>
      </w:r>
      <w:hyperlink r:id="rId1702" w:history="1">
        <w:r>
          <w:rPr>
            <w:rStyle w:val="Hyperlink"/>
            <w:rFonts w:ascii="Times New Roman" w:eastAsia="PMingLiU" w:hAnsi="Times New Roman"/>
            <w:szCs w:val="20"/>
            <w:lang w:eastAsia="zh-TW"/>
          </w:rPr>
          <w:t>R1-2404625</w:t>
        </w:r>
      </w:hyperlink>
      <w:r w:rsidR="00BC139C" w:rsidRPr="00BC139C">
        <w:rPr>
          <w:rFonts w:ascii="Times New Roman" w:eastAsia="PMingLiU" w:hAnsi="Times New Roman"/>
          <w:szCs w:val="20"/>
          <w:lang w:eastAsia="zh-TW"/>
        </w:rPr>
        <w:t xml:space="preserve"> </w:t>
      </w:r>
    </w:p>
    <w:p w14:paraId="2C8247FE" w14:textId="669E0C28" w:rsidR="00BC139C" w:rsidRPr="00BC139C" w:rsidRDefault="00BC139C" w:rsidP="00311060">
      <w:pPr>
        <w:numPr>
          <w:ilvl w:val="1"/>
          <w:numId w:val="279"/>
        </w:numPr>
        <w:rPr>
          <w:rFonts w:ascii="Times New Roman" w:eastAsia="PMingLiU" w:hAnsi="Times New Roman"/>
          <w:szCs w:val="20"/>
          <w:lang w:eastAsia="zh-TW"/>
        </w:rPr>
      </w:pPr>
      <w:r w:rsidRPr="00BC139C">
        <w:rPr>
          <w:rFonts w:ascii="Times New Roman" w:eastAsia="PMingLiU" w:hAnsi="Times New Roman"/>
          <w:szCs w:val="20"/>
          <w:lang w:eastAsia="zh-TW"/>
        </w:rPr>
        <w:t>One source (</w:t>
      </w:r>
      <w:hyperlink r:id="rId1703" w:history="1">
        <w:r w:rsidR="006F79AF">
          <w:rPr>
            <w:rStyle w:val="Hyperlink"/>
            <w:rFonts w:ascii="Times New Roman" w:eastAsia="PMingLiU" w:hAnsi="Times New Roman"/>
            <w:szCs w:val="20"/>
            <w:lang w:eastAsia="zh-TW"/>
          </w:rPr>
          <w:t>R1-2405162</w:t>
        </w:r>
      </w:hyperlink>
      <w:r w:rsidRPr="00BC139C">
        <w:rPr>
          <w:rFonts w:ascii="Times New Roman" w:eastAsia="PMingLiU" w:hAnsi="Times New Roman"/>
          <w:szCs w:val="20"/>
          <w:lang w:eastAsia="zh-TW"/>
        </w:rPr>
        <w:t>) reports the following NES gain with PRACH configuration index = 152</w:t>
      </w:r>
    </w:p>
    <w:p w14:paraId="1D10A694" w14:textId="77777777" w:rsidR="00BC139C" w:rsidRPr="00BC139C" w:rsidRDefault="00BC139C" w:rsidP="00311060">
      <w:pPr>
        <w:numPr>
          <w:ilvl w:val="2"/>
          <w:numId w:val="279"/>
        </w:numPr>
        <w:rPr>
          <w:rFonts w:ascii="Times New Roman" w:eastAsia="PMingLiU" w:hAnsi="Times New Roman"/>
          <w:szCs w:val="20"/>
          <w:lang w:eastAsia="zh-TW"/>
        </w:rPr>
      </w:pPr>
      <w:r w:rsidRPr="00BC139C">
        <w:rPr>
          <w:rFonts w:ascii="Times New Roman" w:eastAsia="PMingLiU" w:hAnsi="Times New Roman"/>
          <w:szCs w:val="20"/>
          <w:lang w:eastAsia="zh-TW"/>
        </w:rPr>
        <w:t>25% NES gain with Case 3 (Options 2+B+Y) assuming the UE can camp on the NES cell and the SIB1 is only transmitted in a single beam corresponding to the UL WUS beam</w:t>
      </w:r>
    </w:p>
    <w:p w14:paraId="22D3444C" w14:textId="77777777" w:rsidR="00BC139C" w:rsidRPr="00BC139C" w:rsidRDefault="00BC139C" w:rsidP="00311060">
      <w:pPr>
        <w:numPr>
          <w:ilvl w:val="2"/>
          <w:numId w:val="279"/>
        </w:numPr>
        <w:rPr>
          <w:rFonts w:ascii="Times New Roman" w:eastAsia="PMingLiU" w:hAnsi="Times New Roman"/>
          <w:szCs w:val="20"/>
          <w:lang w:eastAsia="zh-TW"/>
        </w:rPr>
      </w:pPr>
      <w:r w:rsidRPr="00BC139C">
        <w:rPr>
          <w:rFonts w:ascii="Times New Roman" w:eastAsia="PMingLiU" w:hAnsi="Times New Roman"/>
          <w:szCs w:val="20"/>
          <w:lang w:eastAsia="zh-TW"/>
        </w:rPr>
        <w:t>23% with Case 2 (Options 1+B+X)</w:t>
      </w:r>
    </w:p>
    <w:p w14:paraId="1DEFEADB" w14:textId="77777777" w:rsidR="00BC139C" w:rsidRPr="00BC139C" w:rsidRDefault="00BC139C" w:rsidP="00311060">
      <w:pPr>
        <w:numPr>
          <w:ilvl w:val="0"/>
          <w:numId w:val="279"/>
        </w:numPr>
        <w:rPr>
          <w:rFonts w:ascii="Times New Roman" w:hAnsi="Times New Roman"/>
          <w:szCs w:val="20"/>
          <w:lang w:eastAsia="zh-CN"/>
        </w:rPr>
      </w:pPr>
      <w:r w:rsidRPr="00BC139C">
        <w:rPr>
          <w:rFonts w:ascii="Times New Roman" w:hAnsi="Times New Roman"/>
          <w:szCs w:val="20"/>
          <w:lang w:eastAsia="zh-CN"/>
        </w:rPr>
        <w:t xml:space="preserve">For Cat 1 BS, 4 beams, 0% &lt; on-demand SIB1 transmission rate &lt;= 30%, </w:t>
      </w:r>
    </w:p>
    <w:p w14:paraId="1811A5D5" w14:textId="77777777" w:rsidR="00BC139C" w:rsidRPr="00BC139C" w:rsidRDefault="00BC139C" w:rsidP="00311060">
      <w:pPr>
        <w:numPr>
          <w:ilvl w:val="1"/>
          <w:numId w:val="279"/>
        </w:numPr>
        <w:rPr>
          <w:rFonts w:ascii="Times New Roman" w:hAnsi="Times New Roman"/>
          <w:szCs w:val="20"/>
          <w:lang w:eastAsia="zh-CN"/>
        </w:rPr>
      </w:pPr>
      <w:r w:rsidRPr="00BC139C">
        <w:rPr>
          <w:rFonts w:ascii="Times New Roman" w:hAnsi="Times New Roman"/>
          <w:szCs w:val="20"/>
          <w:lang w:eastAsia="zh-CN"/>
        </w:rPr>
        <w:t>the NES gain is 21.79% - 33.11% from the following 2 sources</w:t>
      </w:r>
    </w:p>
    <w:p w14:paraId="7813A0C9" w14:textId="07A0C123" w:rsidR="00BC139C" w:rsidRPr="00BC139C" w:rsidRDefault="006F79AF" w:rsidP="00311060">
      <w:pPr>
        <w:numPr>
          <w:ilvl w:val="2"/>
          <w:numId w:val="279"/>
        </w:numPr>
        <w:rPr>
          <w:rFonts w:ascii="Times New Roman" w:hAnsi="Times New Roman"/>
          <w:szCs w:val="20"/>
          <w:lang w:eastAsia="zh-CN"/>
        </w:rPr>
      </w:pPr>
      <w:hyperlink r:id="rId1704" w:history="1">
        <w:r>
          <w:rPr>
            <w:rStyle w:val="Hyperlink"/>
            <w:rFonts w:ascii="Times New Roman" w:eastAsia="PMingLiU" w:hAnsi="Times New Roman"/>
            <w:szCs w:val="20"/>
            <w:lang w:eastAsia="zh-TW"/>
          </w:rPr>
          <w:t>R1-2405363</w:t>
        </w:r>
      </w:hyperlink>
      <w:r w:rsidR="00BC139C" w:rsidRPr="00BC139C">
        <w:rPr>
          <w:rFonts w:ascii="Times New Roman" w:eastAsia="PMingLiU" w:hAnsi="Times New Roman"/>
          <w:szCs w:val="20"/>
          <w:lang w:eastAsia="zh-TW"/>
        </w:rPr>
        <w:t xml:space="preserve">, </w:t>
      </w:r>
      <w:hyperlink r:id="rId1705" w:history="1">
        <w:r>
          <w:rPr>
            <w:rStyle w:val="Hyperlink"/>
            <w:rFonts w:ascii="Times New Roman" w:eastAsia="PMingLiU" w:hAnsi="Times New Roman"/>
            <w:szCs w:val="20"/>
            <w:lang w:eastAsia="zh-TW"/>
          </w:rPr>
          <w:t>R1-2404625</w:t>
        </w:r>
      </w:hyperlink>
      <w:r w:rsidR="00BC139C" w:rsidRPr="00BC139C">
        <w:rPr>
          <w:rFonts w:ascii="Times New Roman" w:eastAsia="PMingLiU" w:hAnsi="Times New Roman"/>
          <w:szCs w:val="20"/>
          <w:lang w:eastAsia="zh-TW"/>
        </w:rPr>
        <w:t xml:space="preserve"> </w:t>
      </w:r>
    </w:p>
    <w:p w14:paraId="240C3901" w14:textId="77777777" w:rsidR="00BC139C" w:rsidRPr="00BC139C" w:rsidRDefault="00BC139C" w:rsidP="00311060">
      <w:pPr>
        <w:numPr>
          <w:ilvl w:val="0"/>
          <w:numId w:val="279"/>
        </w:numPr>
        <w:rPr>
          <w:rFonts w:ascii="Times New Roman" w:hAnsi="Times New Roman"/>
          <w:szCs w:val="20"/>
          <w:lang w:eastAsia="zh-CN"/>
        </w:rPr>
      </w:pPr>
      <w:r w:rsidRPr="00BC139C">
        <w:rPr>
          <w:rFonts w:ascii="Times New Roman" w:eastAsia="PMingLiU" w:hAnsi="Times New Roman"/>
          <w:szCs w:val="20"/>
          <w:lang w:eastAsia="zh-TW"/>
        </w:rPr>
        <w:t xml:space="preserve">For Cat 2 BS, 8 beams, 0% on-demand SIB1 transmission rate, </w:t>
      </w:r>
    </w:p>
    <w:p w14:paraId="03F3AA1E" w14:textId="77777777" w:rsidR="00BC139C" w:rsidRPr="00BC139C" w:rsidRDefault="00BC139C" w:rsidP="00311060">
      <w:pPr>
        <w:numPr>
          <w:ilvl w:val="1"/>
          <w:numId w:val="279"/>
        </w:numPr>
        <w:rPr>
          <w:rFonts w:ascii="Times New Roman" w:hAnsi="Times New Roman"/>
          <w:szCs w:val="20"/>
          <w:lang w:eastAsia="zh-CN"/>
        </w:rPr>
      </w:pPr>
      <w:r w:rsidRPr="00BC139C">
        <w:rPr>
          <w:rFonts w:ascii="Times New Roman" w:eastAsia="PMingLiU" w:hAnsi="Times New Roman"/>
          <w:szCs w:val="20"/>
          <w:lang w:eastAsia="zh-TW"/>
        </w:rPr>
        <w:lastRenderedPageBreak/>
        <w:t>the NES gain is 20.5% - 39.34% from the following 8 sources</w:t>
      </w:r>
    </w:p>
    <w:p w14:paraId="35D1F0B4" w14:textId="3BCFC4EA" w:rsidR="00BC139C" w:rsidRPr="00BC139C" w:rsidRDefault="006F79AF" w:rsidP="00311060">
      <w:pPr>
        <w:numPr>
          <w:ilvl w:val="2"/>
          <w:numId w:val="279"/>
        </w:numPr>
        <w:rPr>
          <w:rFonts w:ascii="Times New Roman" w:hAnsi="Times New Roman"/>
          <w:szCs w:val="20"/>
          <w:lang w:eastAsia="zh-CN"/>
        </w:rPr>
      </w:pPr>
      <w:hyperlink r:id="rId1706" w:history="1">
        <w:r>
          <w:rPr>
            <w:rStyle w:val="Hyperlink"/>
            <w:rFonts w:ascii="Times New Roman" w:eastAsia="PMingLiU" w:hAnsi="Times New Roman"/>
            <w:szCs w:val="20"/>
            <w:lang w:eastAsia="zh-TW"/>
          </w:rPr>
          <w:t>R1-2404463</w:t>
        </w:r>
      </w:hyperlink>
      <w:r w:rsidR="00BC139C" w:rsidRPr="00BC139C">
        <w:rPr>
          <w:rFonts w:ascii="Times New Roman" w:eastAsia="PMingLiU" w:hAnsi="Times New Roman"/>
          <w:szCs w:val="20"/>
          <w:lang w:eastAsia="zh-TW"/>
        </w:rPr>
        <w:t xml:space="preserve">, </w:t>
      </w:r>
      <w:hyperlink r:id="rId1707" w:history="1">
        <w:r>
          <w:rPr>
            <w:rStyle w:val="Hyperlink"/>
            <w:rFonts w:ascii="Times New Roman" w:eastAsia="PMingLiU" w:hAnsi="Times New Roman"/>
            <w:szCs w:val="20"/>
            <w:lang w:eastAsia="zh-TW"/>
          </w:rPr>
          <w:t>R1-2403942</w:t>
        </w:r>
      </w:hyperlink>
      <w:r w:rsidR="00BC139C" w:rsidRPr="00BC139C">
        <w:rPr>
          <w:rFonts w:ascii="Times New Roman" w:eastAsia="PMingLiU" w:hAnsi="Times New Roman"/>
          <w:szCs w:val="20"/>
          <w:lang w:eastAsia="zh-TW"/>
        </w:rPr>
        <w:t xml:space="preserve">, </w:t>
      </w:r>
      <w:hyperlink r:id="rId1708" w:history="1">
        <w:r>
          <w:rPr>
            <w:rStyle w:val="Hyperlink"/>
            <w:rFonts w:ascii="Times New Roman" w:eastAsia="PMingLiU" w:hAnsi="Times New Roman"/>
            <w:szCs w:val="20"/>
            <w:lang w:eastAsia="zh-TW"/>
          </w:rPr>
          <w:t>R1-2405341</w:t>
        </w:r>
      </w:hyperlink>
      <w:r w:rsidR="00BC139C" w:rsidRPr="00BC139C">
        <w:rPr>
          <w:rFonts w:ascii="Times New Roman" w:eastAsia="PMingLiU" w:hAnsi="Times New Roman"/>
          <w:szCs w:val="20"/>
          <w:lang w:eastAsia="zh-TW"/>
        </w:rPr>
        <w:t xml:space="preserve">, </w:t>
      </w:r>
      <w:hyperlink r:id="rId1709" w:history="1">
        <w:r>
          <w:rPr>
            <w:rStyle w:val="Hyperlink"/>
            <w:rFonts w:ascii="Times New Roman" w:eastAsia="PMingLiU" w:hAnsi="Times New Roman"/>
            <w:szCs w:val="20"/>
            <w:lang w:eastAsia="zh-TW"/>
          </w:rPr>
          <w:t>R1-2404224</w:t>
        </w:r>
      </w:hyperlink>
      <w:r w:rsidR="00BC139C" w:rsidRPr="00BC139C">
        <w:rPr>
          <w:rFonts w:ascii="Times New Roman" w:eastAsia="PMingLiU" w:hAnsi="Times New Roman"/>
          <w:szCs w:val="20"/>
          <w:lang w:eastAsia="zh-TW"/>
        </w:rPr>
        <w:t xml:space="preserve">, </w:t>
      </w:r>
      <w:hyperlink r:id="rId1710" w:history="1">
        <w:r>
          <w:rPr>
            <w:rStyle w:val="Hyperlink"/>
            <w:rFonts w:ascii="Times New Roman" w:eastAsia="PMingLiU" w:hAnsi="Times New Roman"/>
            <w:szCs w:val="20"/>
            <w:lang w:eastAsia="zh-TW"/>
          </w:rPr>
          <w:t>R1-2404859</w:t>
        </w:r>
      </w:hyperlink>
      <w:r w:rsidR="00BC139C" w:rsidRPr="00BC139C">
        <w:rPr>
          <w:rFonts w:ascii="Times New Roman" w:eastAsia="PMingLiU" w:hAnsi="Times New Roman"/>
          <w:szCs w:val="20"/>
          <w:lang w:eastAsia="zh-TW"/>
        </w:rPr>
        <w:t xml:space="preserve">, </w:t>
      </w:r>
      <w:hyperlink r:id="rId1711" w:history="1">
        <w:r>
          <w:rPr>
            <w:rStyle w:val="Hyperlink"/>
            <w:rFonts w:ascii="Times New Roman" w:eastAsia="PMingLiU" w:hAnsi="Times New Roman"/>
            <w:szCs w:val="20"/>
            <w:lang w:eastAsia="zh-TW"/>
          </w:rPr>
          <w:t>R1-2404507</w:t>
        </w:r>
      </w:hyperlink>
      <w:r w:rsidR="00BC139C" w:rsidRPr="00BC139C">
        <w:rPr>
          <w:rFonts w:ascii="Times New Roman" w:eastAsia="PMingLiU" w:hAnsi="Times New Roman"/>
          <w:szCs w:val="20"/>
          <w:lang w:eastAsia="zh-TW"/>
        </w:rPr>
        <w:t xml:space="preserve">, </w:t>
      </w:r>
      <w:hyperlink r:id="rId1712" w:history="1">
        <w:r>
          <w:rPr>
            <w:rStyle w:val="Hyperlink"/>
            <w:rFonts w:ascii="Times New Roman" w:eastAsia="PMingLiU" w:hAnsi="Times New Roman"/>
            <w:szCs w:val="20"/>
            <w:lang w:eastAsia="zh-TW"/>
          </w:rPr>
          <w:t>R1-2404561</w:t>
        </w:r>
      </w:hyperlink>
      <w:r w:rsidR="00BC139C" w:rsidRPr="00BC139C">
        <w:rPr>
          <w:rFonts w:ascii="Times New Roman" w:eastAsia="PMingLiU" w:hAnsi="Times New Roman"/>
          <w:szCs w:val="20"/>
          <w:lang w:eastAsia="zh-TW"/>
        </w:rPr>
        <w:t xml:space="preserve">, </w:t>
      </w:r>
      <w:hyperlink r:id="rId1713" w:history="1">
        <w:r>
          <w:rPr>
            <w:rStyle w:val="Hyperlink"/>
            <w:rFonts w:ascii="Times New Roman" w:eastAsia="PMingLiU" w:hAnsi="Times New Roman"/>
            <w:szCs w:val="20"/>
            <w:lang w:eastAsia="zh-TW"/>
          </w:rPr>
          <w:t>R1-2405595</w:t>
        </w:r>
      </w:hyperlink>
    </w:p>
    <w:p w14:paraId="520BFEE2" w14:textId="30D6CCF0" w:rsidR="00BC139C" w:rsidRPr="00BC139C" w:rsidRDefault="00BC139C" w:rsidP="00311060">
      <w:pPr>
        <w:numPr>
          <w:ilvl w:val="1"/>
          <w:numId w:val="279"/>
        </w:numPr>
        <w:rPr>
          <w:rFonts w:ascii="Times New Roman" w:hAnsi="Times New Roman"/>
          <w:szCs w:val="20"/>
          <w:lang w:eastAsia="zh-CN"/>
        </w:rPr>
      </w:pPr>
      <w:r w:rsidRPr="00BC139C">
        <w:rPr>
          <w:rFonts w:ascii="Times New Roman" w:eastAsia="PMingLiU" w:hAnsi="Times New Roman"/>
          <w:szCs w:val="20"/>
          <w:lang w:eastAsia="zh-TW"/>
        </w:rPr>
        <w:t>One source (</w:t>
      </w:r>
      <w:hyperlink r:id="rId1714" w:history="1">
        <w:r w:rsidR="006F79AF">
          <w:rPr>
            <w:rStyle w:val="Hyperlink"/>
            <w:rFonts w:ascii="Times New Roman" w:eastAsia="PMingLiU" w:hAnsi="Times New Roman"/>
            <w:szCs w:val="20"/>
            <w:lang w:eastAsia="zh-TW"/>
          </w:rPr>
          <w:t>R1-2404224</w:t>
        </w:r>
      </w:hyperlink>
      <w:r w:rsidRPr="00BC139C">
        <w:rPr>
          <w:rFonts w:ascii="Times New Roman" w:eastAsia="PMingLiU" w:hAnsi="Times New Roman"/>
          <w:szCs w:val="20"/>
          <w:lang w:eastAsia="zh-TW"/>
        </w:rPr>
        <w:t>) reports 11.9% NES gain with medium cell load on Cell A</w:t>
      </w:r>
    </w:p>
    <w:p w14:paraId="313E079C" w14:textId="72A5601B" w:rsidR="00BC139C" w:rsidRPr="00BC139C" w:rsidRDefault="00BC139C" w:rsidP="00311060">
      <w:pPr>
        <w:numPr>
          <w:ilvl w:val="0"/>
          <w:numId w:val="279"/>
        </w:numPr>
        <w:rPr>
          <w:rFonts w:ascii="Times New Roman" w:hAnsi="Times New Roman"/>
          <w:szCs w:val="20"/>
          <w:lang w:eastAsia="zh-CN"/>
        </w:rPr>
      </w:pPr>
      <w:r w:rsidRPr="00BC139C">
        <w:rPr>
          <w:rFonts w:ascii="Times New Roman" w:eastAsia="PMingLiU" w:hAnsi="Times New Roman"/>
          <w:szCs w:val="20"/>
          <w:lang w:eastAsia="zh-TW"/>
        </w:rPr>
        <w:t>For Cat 2 BS, 4 beams, 0% on-demand SIB1 transmission rate, the NES gain is 19.31 – 19.39% from one source (</w:t>
      </w:r>
      <w:hyperlink r:id="rId1715" w:history="1">
        <w:r w:rsidR="006F79AF">
          <w:rPr>
            <w:rStyle w:val="Hyperlink"/>
            <w:rFonts w:ascii="Times New Roman" w:eastAsia="PMingLiU" w:hAnsi="Times New Roman"/>
            <w:szCs w:val="20"/>
            <w:lang w:eastAsia="zh-TW"/>
          </w:rPr>
          <w:t>R1-2405341</w:t>
        </w:r>
      </w:hyperlink>
      <w:r w:rsidRPr="00BC139C">
        <w:rPr>
          <w:rFonts w:ascii="Times New Roman" w:eastAsia="PMingLiU" w:hAnsi="Times New Roman"/>
          <w:szCs w:val="20"/>
          <w:lang w:eastAsia="zh-TW"/>
        </w:rPr>
        <w:t>)</w:t>
      </w:r>
    </w:p>
    <w:p w14:paraId="33B6A78A" w14:textId="77777777" w:rsidR="00BC139C" w:rsidRPr="00BC139C" w:rsidRDefault="00BC139C" w:rsidP="00311060">
      <w:pPr>
        <w:numPr>
          <w:ilvl w:val="0"/>
          <w:numId w:val="279"/>
        </w:numPr>
        <w:rPr>
          <w:rFonts w:ascii="Times New Roman" w:hAnsi="Times New Roman"/>
          <w:szCs w:val="20"/>
          <w:lang w:eastAsia="zh-CN"/>
        </w:rPr>
      </w:pPr>
      <w:r w:rsidRPr="00BC139C">
        <w:rPr>
          <w:rFonts w:ascii="Times New Roman" w:eastAsia="PMingLiU" w:hAnsi="Times New Roman"/>
          <w:szCs w:val="20"/>
          <w:lang w:eastAsia="zh-TW"/>
        </w:rPr>
        <w:t xml:space="preserve">For Cat 2 BS, 8 beams, </w:t>
      </w:r>
      <w:r w:rsidRPr="00BC139C">
        <w:rPr>
          <w:rFonts w:ascii="Times New Roman" w:hAnsi="Times New Roman"/>
          <w:szCs w:val="20"/>
          <w:lang w:eastAsia="zh-CN"/>
        </w:rPr>
        <w:t>0% &lt; on-demand SIB1 transmission rate &lt;= 30%</w:t>
      </w:r>
      <w:r w:rsidRPr="00BC139C">
        <w:rPr>
          <w:rFonts w:ascii="Times New Roman" w:eastAsia="PMingLiU" w:hAnsi="Times New Roman"/>
          <w:szCs w:val="20"/>
          <w:lang w:eastAsia="zh-TW"/>
        </w:rPr>
        <w:t xml:space="preserve">, </w:t>
      </w:r>
    </w:p>
    <w:p w14:paraId="014637FF" w14:textId="77777777" w:rsidR="00BC139C" w:rsidRPr="00BC139C" w:rsidRDefault="00BC139C" w:rsidP="00311060">
      <w:pPr>
        <w:numPr>
          <w:ilvl w:val="1"/>
          <w:numId w:val="279"/>
        </w:numPr>
        <w:rPr>
          <w:rFonts w:ascii="Times New Roman" w:hAnsi="Times New Roman"/>
          <w:szCs w:val="20"/>
          <w:lang w:eastAsia="zh-CN"/>
        </w:rPr>
      </w:pPr>
      <w:r w:rsidRPr="00BC139C">
        <w:rPr>
          <w:rFonts w:ascii="Times New Roman" w:eastAsia="PMingLiU" w:hAnsi="Times New Roman"/>
          <w:szCs w:val="20"/>
          <w:lang w:eastAsia="zh-TW"/>
        </w:rPr>
        <w:t xml:space="preserve">the NES gain is 29.19% - 36.87% </w:t>
      </w:r>
      <w:r w:rsidRPr="00BC139C">
        <w:rPr>
          <w:rFonts w:ascii="Times New Roman" w:hAnsi="Times New Roman"/>
          <w:szCs w:val="20"/>
          <w:lang w:eastAsia="zh-CN"/>
        </w:rPr>
        <w:t>from the following 3 sources</w:t>
      </w:r>
    </w:p>
    <w:p w14:paraId="7DDEE376" w14:textId="02836DEE" w:rsidR="00BC139C" w:rsidRPr="00BC139C" w:rsidRDefault="006F79AF" w:rsidP="00311060">
      <w:pPr>
        <w:numPr>
          <w:ilvl w:val="2"/>
          <w:numId w:val="279"/>
        </w:numPr>
        <w:rPr>
          <w:rFonts w:ascii="Times New Roman" w:hAnsi="Times New Roman"/>
          <w:szCs w:val="20"/>
          <w:lang w:eastAsia="zh-CN"/>
        </w:rPr>
      </w:pPr>
      <w:hyperlink r:id="rId1716" w:history="1">
        <w:r>
          <w:rPr>
            <w:rStyle w:val="Hyperlink"/>
            <w:rFonts w:ascii="Times New Roman" w:eastAsia="PMingLiU" w:hAnsi="Times New Roman"/>
            <w:szCs w:val="20"/>
            <w:lang w:eastAsia="zh-TW"/>
          </w:rPr>
          <w:t>R1-2404463</w:t>
        </w:r>
      </w:hyperlink>
      <w:r w:rsidR="00BC139C" w:rsidRPr="00BC139C">
        <w:rPr>
          <w:rFonts w:ascii="Times New Roman" w:eastAsia="PMingLiU" w:hAnsi="Times New Roman"/>
          <w:szCs w:val="20"/>
          <w:lang w:eastAsia="zh-TW"/>
        </w:rPr>
        <w:t xml:space="preserve">, </w:t>
      </w:r>
      <w:hyperlink r:id="rId1717" w:history="1">
        <w:r>
          <w:rPr>
            <w:rStyle w:val="Hyperlink"/>
            <w:rFonts w:ascii="Times New Roman" w:eastAsia="PMingLiU" w:hAnsi="Times New Roman"/>
            <w:szCs w:val="20"/>
            <w:lang w:eastAsia="zh-TW"/>
          </w:rPr>
          <w:t>R1-2403942</w:t>
        </w:r>
      </w:hyperlink>
      <w:r w:rsidR="00BC139C" w:rsidRPr="00BC139C">
        <w:rPr>
          <w:rFonts w:ascii="Times New Roman" w:eastAsia="PMingLiU" w:hAnsi="Times New Roman"/>
          <w:szCs w:val="20"/>
          <w:lang w:eastAsia="zh-TW"/>
        </w:rPr>
        <w:t xml:space="preserve">, </w:t>
      </w:r>
      <w:hyperlink r:id="rId1718" w:history="1">
        <w:r>
          <w:rPr>
            <w:rStyle w:val="Hyperlink"/>
            <w:rFonts w:ascii="Times New Roman" w:eastAsia="PMingLiU" w:hAnsi="Times New Roman"/>
            <w:szCs w:val="20"/>
            <w:lang w:eastAsia="zh-TW"/>
          </w:rPr>
          <w:t>R1-2404859</w:t>
        </w:r>
      </w:hyperlink>
    </w:p>
    <w:p w14:paraId="6AC91E0D" w14:textId="16301054" w:rsidR="00BC139C" w:rsidRPr="00BC139C" w:rsidRDefault="00BC139C" w:rsidP="00311060">
      <w:pPr>
        <w:numPr>
          <w:ilvl w:val="1"/>
          <w:numId w:val="279"/>
        </w:numPr>
        <w:rPr>
          <w:rFonts w:ascii="Times New Roman" w:hAnsi="Times New Roman"/>
          <w:szCs w:val="20"/>
          <w:lang w:eastAsia="zh-CN"/>
        </w:rPr>
      </w:pPr>
      <w:r w:rsidRPr="00BC139C">
        <w:rPr>
          <w:rFonts w:ascii="Times New Roman" w:hAnsi="Times New Roman"/>
          <w:szCs w:val="20"/>
          <w:lang w:eastAsia="zh-CN"/>
        </w:rPr>
        <w:t>One source (</w:t>
      </w:r>
      <w:hyperlink r:id="rId1719" w:history="1">
        <w:r w:rsidR="006F79AF">
          <w:rPr>
            <w:rStyle w:val="Hyperlink"/>
            <w:rFonts w:ascii="Times New Roman" w:hAnsi="Times New Roman"/>
            <w:szCs w:val="20"/>
            <w:lang w:eastAsia="zh-CN"/>
          </w:rPr>
          <w:t>R1-2404561</w:t>
        </w:r>
      </w:hyperlink>
      <w:r w:rsidRPr="00BC139C">
        <w:rPr>
          <w:rFonts w:ascii="Times New Roman" w:hAnsi="Times New Roman"/>
          <w:szCs w:val="20"/>
          <w:lang w:eastAsia="zh-CN"/>
        </w:rPr>
        <w:t>) reports 15.87%~20.18% NES gain with PRACH configuration index = 148</w:t>
      </w:r>
    </w:p>
    <w:p w14:paraId="4092CB97" w14:textId="6BF69821" w:rsidR="00BC139C" w:rsidRPr="00BC139C" w:rsidRDefault="00BC139C" w:rsidP="00311060">
      <w:pPr>
        <w:numPr>
          <w:ilvl w:val="0"/>
          <w:numId w:val="279"/>
        </w:numPr>
        <w:rPr>
          <w:rFonts w:ascii="Times New Roman" w:hAnsi="Times New Roman"/>
          <w:szCs w:val="20"/>
          <w:lang w:eastAsia="zh-CN"/>
        </w:rPr>
      </w:pPr>
      <w:r w:rsidRPr="00BC139C">
        <w:rPr>
          <w:rFonts w:ascii="Times New Roman" w:hAnsi="Times New Roman"/>
          <w:szCs w:val="20"/>
          <w:lang w:eastAsia="zh-TW"/>
        </w:rPr>
        <w:t xml:space="preserve">For Cat 1 BS, 4/8 beams, </w:t>
      </w:r>
      <w:r w:rsidRPr="00BC139C">
        <w:rPr>
          <w:rFonts w:ascii="Times New Roman" w:hAnsi="Times New Roman"/>
          <w:szCs w:val="20"/>
          <w:lang w:eastAsia="zh-CN"/>
        </w:rPr>
        <w:t>4</w:t>
      </w:r>
      <w:r w:rsidRPr="00BC139C">
        <w:rPr>
          <w:rFonts w:ascii="Times New Roman" w:hAnsi="Times New Roman"/>
          <w:szCs w:val="20"/>
          <w:lang w:eastAsia="zh-TW"/>
        </w:rPr>
        <w:t>% &lt; on-demand SIB1 transmission rate &lt; 2</w:t>
      </w:r>
      <w:r w:rsidRPr="00BC139C">
        <w:rPr>
          <w:rFonts w:ascii="Times New Roman" w:hAnsi="Times New Roman"/>
          <w:szCs w:val="20"/>
          <w:lang w:eastAsia="zh-CN"/>
        </w:rPr>
        <w:t>4</w:t>
      </w:r>
      <w:r w:rsidRPr="00BC139C">
        <w:rPr>
          <w:rFonts w:ascii="Times New Roman" w:hAnsi="Times New Roman"/>
          <w:szCs w:val="20"/>
          <w:lang w:eastAsia="zh-TW"/>
        </w:rPr>
        <w:t>%</w:t>
      </w:r>
      <w:r w:rsidRPr="00BC139C">
        <w:rPr>
          <w:rFonts w:ascii="Times New Roman" w:hAnsi="Times New Roman"/>
          <w:szCs w:val="20"/>
          <w:lang w:eastAsia="zh-CN"/>
        </w:rPr>
        <w:t xml:space="preserve">, </w:t>
      </w:r>
      <w:r w:rsidRPr="00BC139C">
        <w:rPr>
          <w:rFonts w:ascii="Times New Roman" w:hAnsi="Times New Roman"/>
          <w:szCs w:val="20"/>
          <w:lang w:eastAsia="zh-TW"/>
        </w:rPr>
        <w:t>the NES gain is</w:t>
      </w:r>
      <w:r w:rsidRPr="00BC139C">
        <w:rPr>
          <w:rFonts w:ascii="Times New Roman" w:hAnsi="Times New Roman"/>
          <w:szCs w:val="20"/>
          <w:lang w:eastAsia="zh-CN"/>
        </w:rPr>
        <w:t xml:space="preserve"> 17.98%~24.48% from one source (</w:t>
      </w:r>
      <w:hyperlink r:id="rId1720" w:history="1">
        <w:r w:rsidR="006F79AF">
          <w:rPr>
            <w:rStyle w:val="Hyperlink"/>
            <w:rFonts w:ascii="Times New Roman" w:hAnsi="Times New Roman"/>
            <w:szCs w:val="20"/>
            <w:lang w:eastAsia="zh-CN"/>
          </w:rPr>
          <w:t>R1-2404408</w:t>
        </w:r>
      </w:hyperlink>
      <w:r w:rsidRPr="00BC139C">
        <w:rPr>
          <w:rFonts w:ascii="Times New Roman" w:hAnsi="Times New Roman"/>
          <w:szCs w:val="20"/>
          <w:lang w:eastAsia="zh-CN"/>
        </w:rPr>
        <w:t>).</w:t>
      </w:r>
    </w:p>
    <w:p w14:paraId="5A9924DD" w14:textId="77777777" w:rsidR="00BC139C" w:rsidRPr="00BC139C" w:rsidRDefault="00BC139C" w:rsidP="00BC139C">
      <w:pPr>
        <w:rPr>
          <w:rFonts w:ascii="Times New Roman" w:hAnsi="Times New Roman"/>
          <w:szCs w:val="20"/>
          <w:lang w:eastAsia="x-none"/>
        </w:rPr>
      </w:pPr>
    </w:p>
    <w:p w14:paraId="7D5E99B6" w14:textId="77777777" w:rsidR="00BC139C" w:rsidRPr="00E40459" w:rsidRDefault="00BC139C" w:rsidP="00BC139C">
      <w:pPr>
        <w:rPr>
          <w:rFonts w:ascii="Times New Roman" w:hAnsi="Times New Roman"/>
          <w:szCs w:val="20"/>
          <w:lang w:eastAsia="ko-KR"/>
        </w:rPr>
      </w:pPr>
      <w:r w:rsidRPr="00E40459">
        <w:rPr>
          <w:rFonts w:ascii="Times New Roman" w:hAnsi="Times New Roman"/>
          <w:szCs w:val="20"/>
          <w:highlight w:val="green"/>
          <w:lang w:eastAsia="ko-KR"/>
        </w:rPr>
        <w:t>Agreement</w:t>
      </w:r>
    </w:p>
    <w:p w14:paraId="211553B6" w14:textId="77777777" w:rsidR="00BC139C" w:rsidRPr="00BC139C" w:rsidRDefault="00BC139C" w:rsidP="00BC139C">
      <w:pPr>
        <w:rPr>
          <w:rFonts w:ascii="Times New Roman" w:hAnsi="Times New Roman"/>
          <w:szCs w:val="20"/>
        </w:rPr>
      </w:pPr>
      <w:r w:rsidRPr="00BC139C">
        <w:rPr>
          <w:rFonts w:ascii="Times New Roman" w:hAnsi="Times New Roman"/>
          <w:szCs w:val="20"/>
        </w:rPr>
        <w:t>For the evaluation of achievable NES gain on NES cell with on-demand SIB1 in idle/inactive mode, the following is observed with 20ms SSB period and 160ms SIB1 period (Case C), FR1, empty load</w:t>
      </w:r>
    </w:p>
    <w:p w14:paraId="4A392670" w14:textId="77777777" w:rsidR="00BC139C" w:rsidRPr="00BC139C" w:rsidRDefault="00BC139C" w:rsidP="00311060">
      <w:pPr>
        <w:numPr>
          <w:ilvl w:val="0"/>
          <w:numId w:val="280"/>
        </w:numPr>
        <w:rPr>
          <w:rFonts w:ascii="Times New Roman" w:hAnsi="Times New Roman"/>
          <w:szCs w:val="20"/>
          <w:lang w:eastAsia="zh-CN"/>
        </w:rPr>
      </w:pPr>
      <w:r w:rsidRPr="00BC139C">
        <w:rPr>
          <w:rFonts w:ascii="Times New Roman" w:eastAsia="PMingLiU" w:hAnsi="Times New Roman"/>
          <w:szCs w:val="20"/>
          <w:lang w:eastAsia="zh-TW"/>
        </w:rPr>
        <w:t>For Cat 1 BS, 8 beams, 0% on-demand SIB1 transmission rate, the NES gain is 2.21 – 10.6% from the following 10 sources</w:t>
      </w:r>
    </w:p>
    <w:p w14:paraId="0D846ECE" w14:textId="03B55FD1" w:rsidR="00BC139C" w:rsidRPr="00BC139C" w:rsidRDefault="006F79AF" w:rsidP="00311060">
      <w:pPr>
        <w:numPr>
          <w:ilvl w:val="1"/>
          <w:numId w:val="280"/>
        </w:numPr>
        <w:rPr>
          <w:rFonts w:ascii="Times New Roman" w:hAnsi="Times New Roman"/>
          <w:szCs w:val="20"/>
          <w:lang w:eastAsia="zh-CN"/>
        </w:rPr>
      </w:pPr>
      <w:hyperlink r:id="rId1721" w:history="1">
        <w:r>
          <w:rPr>
            <w:rStyle w:val="Hyperlink"/>
            <w:rFonts w:ascii="Times New Roman" w:eastAsia="PMingLiU" w:hAnsi="Times New Roman"/>
            <w:szCs w:val="20"/>
            <w:lang w:eastAsia="zh-TW"/>
          </w:rPr>
          <w:t>R1-2405595</w:t>
        </w:r>
      </w:hyperlink>
      <w:r w:rsidR="00BC139C" w:rsidRPr="00BC139C">
        <w:rPr>
          <w:rFonts w:ascii="Times New Roman" w:eastAsia="PMingLiU" w:hAnsi="Times New Roman"/>
          <w:szCs w:val="20"/>
          <w:lang w:eastAsia="zh-TW"/>
        </w:rPr>
        <w:t xml:space="preserve">, </w:t>
      </w:r>
      <w:hyperlink r:id="rId1722" w:history="1">
        <w:r>
          <w:rPr>
            <w:rStyle w:val="Hyperlink"/>
            <w:rFonts w:ascii="Times New Roman" w:eastAsia="PMingLiU" w:hAnsi="Times New Roman"/>
            <w:szCs w:val="20"/>
            <w:lang w:eastAsia="zh-TW"/>
          </w:rPr>
          <w:t>R1-2403979</w:t>
        </w:r>
      </w:hyperlink>
      <w:r w:rsidR="00BC139C" w:rsidRPr="00BC139C">
        <w:rPr>
          <w:rFonts w:ascii="Times New Roman" w:eastAsia="PMingLiU" w:hAnsi="Times New Roman"/>
          <w:szCs w:val="20"/>
          <w:lang w:eastAsia="zh-TW"/>
        </w:rPr>
        <w:t xml:space="preserve">, </w:t>
      </w:r>
      <w:hyperlink r:id="rId1723" w:history="1">
        <w:r>
          <w:rPr>
            <w:rStyle w:val="Hyperlink"/>
            <w:rFonts w:ascii="Times New Roman" w:eastAsia="PMingLiU" w:hAnsi="Times New Roman"/>
            <w:szCs w:val="20"/>
            <w:lang w:eastAsia="zh-TW"/>
          </w:rPr>
          <w:t>R1-2405341</w:t>
        </w:r>
      </w:hyperlink>
      <w:r w:rsidR="00BC139C" w:rsidRPr="00BC139C">
        <w:rPr>
          <w:rFonts w:ascii="Times New Roman" w:eastAsia="PMingLiU" w:hAnsi="Times New Roman"/>
          <w:szCs w:val="20"/>
          <w:lang w:eastAsia="zh-TW"/>
        </w:rPr>
        <w:t xml:space="preserve">, </w:t>
      </w:r>
      <w:hyperlink r:id="rId1724" w:history="1">
        <w:r>
          <w:rPr>
            <w:rStyle w:val="Hyperlink"/>
            <w:rFonts w:ascii="Times New Roman" w:eastAsia="PMingLiU" w:hAnsi="Times New Roman"/>
            <w:szCs w:val="20"/>
            <w:lang w:eastAsia="zh-TW"/>
          </w:rPr>
          <w:t>R1-2404859</w:t>
        </w:r>
      </w:hyperlink>
      <w:r w:rsidR="00BC139C" w:rsidRPr="00BC139C">
        <w:rPr>
          <w:rFonts w:ascii="Times New Roman" w:eastAsia="PMingLiU" w:hAnsi="Times New Roman"/>
          <w:szCs w:val="20"/>
          <w:lang w:eastAsia="zh-TW"/>
        </w:rPr>
        <w:t xml:space="preserve">, </w:t>
      </w:r>
      <w:hyperlink r:id="rId1725" w:history="1">
        <w:r>
          <w:rPr>
            <w:rStyle w:val="Hyperlink"/>
            <w:rFonts w:ascii="Times New Roman" w:eastAsia="PMingLiU" w:hAnsi="Times New Roman"/>
            <w:szCs w:val="20"/>
            <w:lang w:eastAsia="zh-TW"/>
          </w:rPr>
          <w:t>R1-2405162</w:t>
        </w:r>
      </w:hyperlink>
      <w:r w:rsidR="00BC139C" w:rsidRPr="00BC139C">
        <w:rPr>
          <w:rFonts w:ascii="Times New Roman" w:eastAsia="PMingLiU" w:hAnsi="Times New Roman"/>
          <w:szCs w:val="20"/>
          <w:lang w:eastAsia="zh-TW"/>
        </w:rPr>
        <w:t xml:space="preserve">, </w:t>
      </w:r>
      <w:hyperlink r:id="rId1726" w:history="1">
        <w:r>
          <w:rPr>
            <w:rStyle w:val="Hyperlink"/>
            <w:rFonts w:ascii="Times New Roman" w:eastAsia="PMingLiU" w:hAnsi="Times New Roman"/>
            <w:szCs w:val="20"/>
            <w:lang w:eastAsia="zh-TW"/>
          </w:rPr>
          <w:t>R1-2404122</w:t>
        </w:r>
      </w:hyperlink>
      <w:r w:rsidR="00BC139C" w:rsidRPr="00BC139C">
        <w:rPr>
          <w:rFonts w:ascii="Times New Roman" w:eastAsia="PMingLiU" w:hAnsi="Times New Roman"/>
          <w:szCs w:val="20"/>
          <w:lang w:eastAsia="zh-TW"/>
        </w:rPr>
        <w:t xml:space="preserve">, </w:t>
      </w:r>
      <w:hyperlink r:id="rId1727" w:history="1">
        <w:r>
          <w:rPr>
            <w:rStyle w:val="Hyperlink"/>
            <w:rFonts w:ascii="Times New Roman" w:eastAsia="PMingLiU" w:hAnsi="Times New Roman"/>
            <w:szCs w:val="20"/>
            <w:lang w:eastAsia="zh-TW"/>
          </w:rPr>
          <w:t>R1-2404507</w:t>
        </w:r>
      </w:hyperlink>
      <w:r w:rsidR="00BC139C" w:rsidRPr="00BC139C">
        <w:rPr>
          <w:rFonts w:ascii="Times New Roman" w:eastAsia="PMingLiU" w:hAnsi="Times New Roman"/>
          <w:szCs w:val="20"/>
          <w:lang w:eastAsia="zh-TW"/>
        </w:rPr>
        <w:t xml:space="preserve">, </w:t>
      </w:r>
      <w:hyperlink r:id="rId1728" w:history="1">
        <w:r>
          <w:rPr>
            <w:rStyle w:val="Hyperlink"/>
            <w:rFonts w:ascii="Times New Roman" w:eastAsia="PMingLiU" w:hAnsi="Times New Roman"/>
            <w:szCs w:val="20"/>
            <w:lang w:eastAsia="zh-TW"/>
          </w:rPr>
          <w:t>R1-2405363</w:t>
        </w:r>
      </w:hyperlink>
      <w:r w:rsidR="00BC139C" w:rsidRPr="00BC139C">
        <w:rPr>
          <w:rFonts w:ascii="Times New Roman" w:eastAsia="PMingLiU" w:hAnsi="Times New Roman"/>
          <w:szCs w:val="20"/>
          <w:lang w:eastAsia="zh-TW"/>
        </w:rPr>
        <w:t xml:space="preserve">, </w:t>
      </w:r>
      <w:hyperlink r:id="rId1729" w:history="1">
        <w:r>
          <w:rPr>
            <w:rStyle w:val="Hyperlink"/>
            <w:rFonts w:ascii="Times New Roman" w:eastAsia="PMingLiU" w:hAnsi="Times New Roman"/>
            <w:szCs w:val="20"/>
            <w:lang w:eastAsia="zh-TW"/>
          </w:rPr>
          <w:t>R1-2404625</w:t>
        </w:r>
      </w:hyperlink>
      <w:r w:rsidR="00BC139C" w:rsidRPr="00BC139C">
        <w:rPr>
          <w:rFonts w:ascii="Times New Roman" w:eastAsia="PMingLiU" w:hAnsi="Times New Roman"/>
          <w:szCs w:val="20"/>
          <w:lang w:eastAsia="zh-TW"/>
        </w:rPr>
        <w:t xml:space="preserve">, </w:t>
      </w:r>
      <w:hyperlink r:id="rId1730" w:history="1">
        <w:r>
          <w:rPr>
            <w:rStyle w:val="Hyperlink"/>
            <w:rFonts w:ascii="Times New Roman" w:eastAsia="PMingLiU" w:hAnsi="Times New Roman"/>
            <w:szCs w:val="20"/>
            <w:lang w:eastAsia="zh-TW"/>
          </w:rPr>
          <w:t>R1-2404561</w:t>
        </w:r>
      </w:hyperlink>
    </w:p>
    <w:p w14:paraId="2C9B9FB1" w14:textId="77777777" w:rsidR="00BC139C" w:rsidRPr="00BC139C" w:rsidRDefault="00BC139C" w:rsidP="00311060">
      <w:pPr>
        <w:numPr>
          <w:ilvl w:val="0"/>
          <w:numId w:val="280"/>
        </w:numPr>
        <w:rPr>
          <w:rFonts w:ascii="Times New Roman" w:hAnsi="Times New Roman"/>
          <w:szCs w:val="20"/>
          <w:lang w:eastAsia="zh-CN"/>
        </w:rPr>
      </w:pPr>
      <w:r w:rsidRPr="00BC139C">
        <w:rPr>
          <w:rFonts w:ascii="Times New Roman" w:hAnsi="Times New Roman"/>
          <w:szCs w:val="20"/>
          <w:lang w:eastAsia="zh-CN"/>
        </w:rPr>
        <w:t xml:space="preserve">For Cat 1 BS, 4 beams, 0% on-demand SIB1 transmission rate, </w:t>
      </w:r>
    </w:p>
    <w:p w14:paraId="694A0E62" w14:textId="77777777" w:rsidR="00BC139C" w:rsidRPr="00BC139C" w:rsidRDefault="00BC139C" w:rsidP="00311060">
      <w:pPr>
        <w:numPr>
          <w:ilvl w:val="1"/>
          <w:numId w:val="280"/>
        </w:numPr>
        <w:rPr>
          <w:rFonts w:ascii="Times New Roman" w:hAnsi="Times New Roman"/>
          <w:szCs w:val="20"/>
          <w:lang w:eastAsia="zh-CN"/>
        </w:rPr>
      </w:pPr>
      <w:r w:rsidRPr="00BC139C">
        <w:rPr>
          <w:rFonts w:ascii="Times New Roman" w:hAnsi="Times New Roman"/>
          <w:szCs w:val="20"/>
          <w:lang w:eastAsia="zh-CN"/>
        </w:rPr>
        <w:t>the NES gain is 1.7% - 6.23% from the following 5 sources</w:t>
      </w:r>
    </w:p>
    <w:p w14:paraId="5916B192" w14:textId="616C5B33" w:rsidR="00BC139C" w:rsidRPr="00BC139C" w:rsidRDefault="006F79AF" w:rsidP="00311060">
      <w:pPr>
        <w:numPr>
          <w:ilvl w:val="2"/>
          <w:numId w:val="280"/>
        </w:numPr>
        <w:rPr>
          <w:rFonts w:ascii="Times New Roman" w:hAnsi="Times New Roman"/>
          <w:szCs w:val="20"/>
          <w:lang w:eastAsia="zh-CN"/>
        </w:rPr>
      </w:pPr>
      <w:hyperlink r:id="rId1731" w:history="1">
        <w:r>
          <w:rPr>
            <w:rStyle w:val="Hyperlink"/>
            <w:rFonts w:ascii="Times New Roman" w:eastAsia="PMingLiU" w:hAnsi="Times New Roman"/>
            <w:szCs w:val="20"/>
            <w:lang w:eastAsia="zh-TW"/>
          </w:rPr>
          <w:t>R1-2403979</w:t>
        </w:r>
      </w:hyperlink>
      <w:r w:rsidR="00BC139C" w:rsidRPr="00BC139C">
        <w:rPr>
          <w:rFonts w:ascii="Times New Roman" w:eastAsia="PMingLiU" w:hAnsi="Times New Roman"/>
          <w:szCs w:val="20"/>
          <w:lang w:eastAsia="zh-TW"/>
        </w:rPr>
        <w:t xml:space="preserve">, </w:t>
      </w:r>
      <w:hyperlink r:id="rId1732" w:history="1">
        <w:r>
          <w:rPr>
            <w:rStyle w:val="Hyperlink"/>
            <w:rFonts w:ascii="Times New Roman" w:eastAsia="PMingLiU" w:hAnsi="Times New Roman"/>
            <w:szCs w:val="20"/>
            <w:lang w:eastAsia="zh-TW"/>
          </w:rPr>
          <w:t>R1-2405341</w:t>
        </w:r>
      </w:hyperlink>
      <w:r w:rsidR="00BC139C" w:rsidRPr="00BC139C">
        <w:rPr>
          <w:rFonts w:ascii="Times New Roman" w:eastAsia="PMingLiU" w:hAnsi="Times New Roman"/>
          <w:szCs w:val="20"/>
          <w:lang w:eastAsia="zh-TW"/>
        </w:rPr>
        <w:t xml:space="preserve">, </w:t>
      </w:r>
      <w:hyperlink r:id="rId1733" w:history="1">
        <w:r>
          <w:rPr>
            <w:rStyle w:val="Hyperlink"/>
            <w:rFonts w:ascii="Times New Roman" w:eastAsia="PMingLiU" w:hAnsi="Times New Roman"/>
            <w:szCs w:val="20"/>
            <w:lang w:eastAsia="zh-TW"/>
          </w:rPr>
          <w:t>R1-2405363</w:t>
        </w:r>
      </w:hyperlink>
      <w:r w:rsidR="00BC139C" w:rsidRPr="00BC139C">
        <w:rPr>
          <w:rFonts w:ascii="Times New Roman" w:eastAsia="PMingLiU" w:hAnsi="Times New Roman"/>
          <w:szCs w:val="20"/>
          <w:lang w:eastAsia="zh-TW"/>
        </w:rPr>
        <w:t xml:space="preserve">, </w:t>
      </w:r>
      <w:hyperlink r:id="rId1734" w:history="1">
        <w:r>
          <w:rPr>
            <w:rStyle w:val="Hyperlink"/>
            <w:rFonts w:ascii="Times New Roman" w:eastAsia="PMingLiU" w:hAnsi="Times New Roman"/>
            <w:szCs w:val="20"/>
            <w:lang w:eastAsia="zh-TW"/>
          </w:rPr>
          <w:t>R1-2404625</w:t>
        </w:r>
      </w:hyperlink>
      <w:r w:rsidR="00BC139C" w:rsidRPr="00BC139C">
        <w:rPr>
          <w:rFonts w:ascii="Times New Roman" w:eastAsia="PMingLiU" w:hAnsi="Times New Roman"/>
          <w:szCs w:val="20"/>
          <w:lang w:eastAsia="zh-TW"/>
        </w:rPr>
        <w:t xml:space="preserve">, </w:t>
      </w:r>
      <w:hyperlink r:id="rId1735" w:history="1">
        <w:r>
          <w:rPr>
            <w:rStyle w:val="Hyperlink"/>
            <w:rFonts w:ascii="Times New Roman" w:eastAsia="PMingLiU" w:hAnsi="Times New Roman"/>
            <w:szCs w:val="20"/>
            <w:lang w:eastAsia="zh-TW"/>
          </w:rPr>
          <w:t>R1-2404758</w:t>
        </w:r>
      </w:hyperlink>
    </w:p>
    <w:p w14:paraId="56A7246D" w14:textId="57A3A444" w:rsidR="00BC139C" w:rsidRPr="00BC139C" w:rsidRDefault="00BC139C" w:rsidP="00311060">
      <w:pPr>
        <w:numPr>
          <w:ilvl w:val="1"/>
          <w:numId w:val="280"/>
        </w:numPr>
        <w:rPr>
          <w:rFonts w:ascii="Times New Roman" w:eastAsia="PMingLiU" w:hAnsi="Times New Roman"/>
          <w:szCs w:val="20"/>
          <w:lang w:eastAsia="zh-TW"/>
        </w:rPr>
      </w:pPr>
      <w:r w:rsidRPr="00BC139C">
        <w:rPr>
          <w:rFonts w:ascii="Times New Roman" w:eastAsia="PMingLiU" w:hAnsi="Times New Roman"/>
          <w:szCs w:val="20"/>
          <w:lang w:eastAsia="zh-TW"/>
        </w:rPr>
        <w:t>One source (</w:t>
      </w:r>
      <w:hyperlink r:id="rId1736" w:history="1">
        <w:r w:rsidR="006F79AF">
          <w:rPr>
            <w:rStyle w:val="Hyperlink"/>
            <w:rFonts w:ascii="Times New Roman" w:eastAsia="PMingLiU" w:hAnsi="Times New Roman"/>
            <w:szCs w:val="20"/>
            <w:lang w:eastAsia="zh-TW"/>
          </w:rPr>
          <w:t>R1-2404758</w:t>
        </w:r>
      </w:hyperlink>
      <w:r w:rsidRPr="00BC139C">
        <w:rPr>
          <w:rFonts w:ascii="Times New Roman" w:eastAsia="PMingLiU" w:hAnsi="Times New Roman"/>
          <w:szCs w:val="20"/>
          <w:lang w:eastAsia="zh-TW"/>
        </w:rPr>
        <w:t>) reports 28.9% NES gain with Case 3 where no PRACH and paging is activated for the NES cell</w:t>
      </w:r>
    </w:p>
    <w:p w14:paraId="652D4323" w14:textId="77777777" w:rsidR="00BC139C" w:rsidRPr="00BC139C" w:rsidRDefault="00BC139C" w:rsidP="00311060">
      <w:pPr>
        <w:numPr>
          <w:ilvl w:val="0"/>
          <w:numId w:val="280"/>
        </w:numPr>
        <w:rPr>
          <w:rFonts w:ascii="Times New Roman" w:hAnsi="Times New Roman"/>
          <w:szCs w:val="20"/>
          <w:lang w:eastAsia="zh-CN"/>
        </w:rPr>
      </w:pPr>
      <w:r w:rsidRPr="00BC139C">
        <w:rPr>
          <w:rFonts w:ascii="Times New Roman" w:hAnsi="Times New Roman"/>
          <w:szCs w:val="20"/>
          <w:lang w:eastAsia="zh-CN"/>
        </w:rPr>
        <w:t>For Cat 1 BS, 8 beams, 0% &lt; on-demand SIB1 transmission rate &lt;= 30%, the NES gain is 1.75% - 8.48% from the following 6 sources</w:t>
      </w:r>
    </w:p>
    <w:p w14:paraId="147571E1" w14:textId="381246E3" w:rsidR="00BC139C" w:rsidRPr="00BC139C" w:rsidRDefault="006F79AF" w:rsidP="00311060">
      <w:pPr>
        <w:numPr>
          <w:ilvl w:val="1"/>
          <w:numId w:val="280"/>
        </w:numPr>
        <w:rPr>
          <w:rFonts w:ascii="Times New Roman" w:hAnsi="Times New Roman"/>
          <w:szCs w:val="20"/>
          <w:lang w:eastAsia="zh-CN"/>
        </w:rPr>
      </w:pPr>
      <w:hyperlink r:id="rId1737" w:history="1">
        <w:r>
          <w:rPr>
            <w:rStyle w:val="Hyperlink"/>
            <w:rFonts w:ascii="Times New Roman" w:eastAsia="PMingLiU" w:hAnsi="Times New Roman"/>
            <w:szCs w:val="20"/>
            <w:lang w:eastAsia="zh-TW"/>
          </w:rPr>
          <w:t>R1-2405106</w:t>
        </w:r>
      </w:hyperlink>
      <w:r w:rsidR="00BC139C" w:rsidRPr="00BC139C">
        <w:rPr>
          <w:rFonts w:ascii="Times New Roman" w:eastAsia="PMingLiU" w:hAnsi="Times New Roman"/>
          <w:szCs w:val="20"/>
          <w:lang w:eastAsia="zh-TW"/>
        </w:rPr>
        <w:t xml:space="preserve">, </w:t>
      </w:r>
      <w:hyperlink r:id="rId1738" w:history="1">
        <w:r>
          <w:rPr>
            <w:rStyle w:val="Hyperlink"/>
            <w:rFonts w:ascii="Times New Roman" w:eastAsia="PMingLiU" w:hAnsi="Times New Roman"/>
            <w:szCs w:val="20"/>
            <w:lang w:eastAsia="zh-TW"/>
          </w:rPr>
          <w:t>R1-2405162</w:t>
        </w:r>
      </w:hyperlink>
      <w:r w:rsidR="00BC139C" w:rsidRPr="00BC139C">
        <w:rPr>
          <w:rFonts w:ascii="Times New Roman" w:eastAsia="PMingLiU" w:hAnsi="Times New Roman"/>
          <w:szCs w:val="20"/>
          <w:lang w:eastAsia="zh-TW"/>
        </w:rPr>
        <w:t xml:space="preserve">, </w:t>
      </w:r>
      <w:hyperlink r:id="rId1739" w:history="1">
        <w:r>
          <w:rPr>
            <w:rStyle w:val="Hyperlink"/>
            <w:rFonts w:ascii="Times New Roman" w:eastAsia="PMingLiU" w:hAnsi="Times New Roman"/>
            <w:szCs w:val="20"/>
            <w:lang w:eastAsia="zh-TW"/>
          </w:rPr>
          <w:t>R1-2404859</w:t>
        </w:r>
      </w:hyperlink>
      <w:r w:rsidR="00BC139C" w:rsidRPr="00BC139C">
        <w:rPr>
          <w:rFonts w:ascii="Times New Roman" w:eastAsia="PMingLiU" w:hAnsi="Times New Roman"/>
          <w:szCs w:val="20"/>
          <w:lang w:eastAsia="zh-TW"/>
        </w:rPr>
        <w:t xml:space="preserve">, </w:t>
      </w:r>
      <w:hyperlink r:id="rId1740" w:history="1">
        <w:r>
          <w:rPr>
            <w:rStyle w:val="Hyperlink"/>
            <w:rFonts w:ascii="Times New Roman" w:eastAsia="PMingLiU" w:hAnsi="Times New Roman"/>
            <w:szCs w:val="20"/>
            <w:lang w:eastAsia="zh-TW"/>
          </w:rPr>
          <w:t>R1-2405363</w:t>
        </w:r>
      </w:hyperlink>
      <w:r w:rsidR="00BC139C" w:rsidRPr="00BC139C">
        <w:rPr>
          <w:rFonts w:ascii="Times New Roman" w:eastAsia="PMingLiU" w:hAnsi="Times New Roman"/>
          <w:szCs w:val="20"/>
          <w:lang w:eastAsia="zh-TW"/>
        </w:rPr>
        <w:t xml:space="preserve">, </w:t>
      </w:r>
      <w:hyperlink r:id="rId1741" w:history="1">
        <w:r>
          <w:rPr>
            <w:rStyle w:val="Hyperlink"/>
            <w:rFonts w:ascii="Times New Roman" w:eastAsia="PMingLiU" w:hAnsi="Times New Roman"/>
            <w:szCs w:val="20"/>
            <w:lang w:eastAsia="zh-TW"/>
          </w:rPr>
          <w:t>R1-2404625</w:t>
        </w:r>
      </w:hyperlink>
      <w:r w:rsidR="00BC139C" w:rsidRPr="00BC139C">
        <w:rPr>
          <w:rFonts w:ascii="Times New Roman" w:eastAsia="PMingLiU" w:hAnsi="Times New Roman"/>
          <w:szCs w:val="20"/>
          <w:lang w:eastAsia="zh-TW"/>
        </w:rPr>
        <w:t xml:space="preserve">, </w:t>
      </w:r>
      <w:hyperlink r:id="rId1742" w:history="1">
        <w:r>
          <w:rPr>
            <w:rStyle w:val="Hyperlink"/>
            <w:rFonts w:ascii="Times New Roman" w:eastAsia="PMingLiU" w:hAnsi="Times New Roman"/>
            <w:szCs w:val="20"/>
            <w:lang w:eastAsia="zh-TW"/>
          </w:rPr>
          <w:t>R1-2404561</w:t>
        </w:r>
      </w:hyperlink>
    </w:p>
    <w:p w14:paraId="789E883F" w14:textId="77777777" w:rsidR="00BC139C" w:rsidRPr="00BC139C" w:rsidRDefault="00BC139C" w:rsidP="00311060">
      <w:pPr>
        <w:numPr>
          <w:ilvl w:val="0"/>
          <w:numId w:val="280"/>
        </w:numPr>
        <w:rPr>
          <w:rFonts w:ascii="Times New Roman" w:hAnsi="Times New Roman"/>
          <w:szCs w:val="20"/>
          <w:lang w:eastAsia="zh-CN"/>
        </w:rPr>
      </w:pPr>
      <w:r w:rsidRPr="00BC139C">
        <w:rPr>
          <w:rFonts w:ascii="Times New Roman" w:hAnsi="Times New Roman"/>
          <w:szCs w:val="20"/>
          <w:lang w:eastAsia="zh-CN"/>
        </w:rPr>
        <w:t>For Cat 1 BS, 4 beams, 0% &lt; on-demand SIB1 transmission rate &lt;= 30%, the NES gain is 1.01% - 5.8% from the following 3 sources</w:t>
      </w:r>
    </w:p>
    <w:p w14:paraId="74DDCBF9" w14:textId="474C5F79" w:rsidR="00BC139C" w:rsidRPr="00BC139C" w:rsidRDefault="006F79AF" w:rsidP="00311060">
      <w:pPr>
        <w:numPr>
          <w:ilvl w:val="1"/>
          <w:numId w:val="280"/>
        </w:numPr>
        <w:rPr>
          <w:rFonts w:ascii="Times New Roman" w:hAnsi="Times New Roman"/>
          <w:szCs w:val="20"/>
          <w:lang w:eastAsia="zh-CN"/>
        </w:rPr>
      </w:pPr>
      <w:hyperlink r:id="rId1743" w:history="1">
        <w:r>
          <w:rPr>
            <w:rStyle w:val="Hyperlink"/>
            <w:rFonts w:ascii="Times New Roman" w:eastAsia="PMingLiU" w:hAnsi="Times New Roman"/>
            <w:szCs w:val="20"/>
            <w:lang w:eastAsia="zh-TW"/>
          </w:rPr>
          <w:t>R1-2405106</w:t>
        </w:r>
      </w:hyperlink>
      <w:r w:rsidR="00BC139C" w:rsidRPr="00BC139C">
        <w:rPr>
          <w:rFonts w:ascii="Times New Roman" w:eastAsia="PMingLiU" w:hAnsi="Times New Roman"/>
          <w:szCs w:val="20"/>
          <w:lang w:eastAsia="zh-TW"/>
        </w:rPr>
        <w:t xml:space="preserve">, </w:t>
      </w:r>
      <w:hyperlink r:id="rId1744" w:history="1">
        <w:r>
          <w:rPr>
            <w:rStyle w:val="Hyperlink"/>
            <w:rFonts w:ascii="Times New Roman" w:eastAsia="PMingLiU" w:hAnsi="Times New Roman"/>
            <w:szCs w:val="20"/>
            <w:lang w:eastAsia="zh-TW"/>
          </w:rPr>
          <w:t>R1-2405363</w:t>
        </w:r>
      </w:hyperlink>
      <w:r w:rsidR="00BC139C" w:rsidRPr="00BC139C">
        <w:rPr>
          <w:rFonts w:ascii="Times New Roman" w:eastAsia="PMingLiU" w:hAnsi="Times New Roman"/>
          <w:szCs w:val="20"/>
          <w:lang w:eastAsia="zh-TW"/>
        </w:rPr>
        <w:t xml:space="preserve">, </w:t>
      </w:r>
      <w:hyperlink r:id="rId1745" w:history="1">
        <w:r>
          <w:rPr>
            <w:rStyle w:val="Hyperlink"/>
            <w:rFonts w:ascii="Times New Roman" w:eastAsia="PMingLiU" w:hAnsi="Times New Roman"/>
            <w:szCs w:val="20"/>
            <w:lang w:eastAsia="zh-TW"/>
          </w:rPr>
          <w:t>R1-2404625</w:t>
        </w:r>
      </w:hyperlink>
    </w:p>
    <w:p w14:paraId="7BE70FA8" w14:textId="77777777" w:rsidR="00BC139C" w:rsidRPr="00BC139C" w:rsidRDefault="00BC139C" w:rsidP="00311060">
      <w:pPr>
        <w:numPr>
          <w:ilvl w:val="0"/>
          <w:numId w:val="280"/>
        </w:numPr>
        <w:rPr>
          <w:rFonts w:ascii="Times New Roman" w:hAnsi="Times New Roman"/>
          <w:szCs w:val="20"/>
          <w:lang w:eastAsia="zh-CN"/>
        </w:rPr>
      </w:pPr>
      <w:r w:rsidRPr="00BC139C">
        <w:rPr>
          <w:rFonts w:ascii="Times New Roman" w:eastAsia="PMingLiU" w:hAnsi="Times New Roman"/>
          <w:szCs w:val="20"/>
          <w:lang w:eastAsia="zh-TW"/>
        </w:rPr>
        <w:t>For Cat 2 BS, 8 beams, 0% on-demand SIB1 transmission rate, the NES gain is 3.24% - 7.76% from the following 5 sources</w:t>
      </w:r>
    </w:p>
    <w:p w14:paraId="6A509824" w14:textId="5878BB1B" w:rsidR="00BC139C" w:rsidRPr="00BC139C" w:rsidRDefault="006F79AF" w:rsidP="00311060">
      <w:pPr>
        <w:numPr>
          <w:ilvl w:val="1"/>
          <w:numId w:val="280"/>
        </w:numPr>
        <w:rPr>
          <w:rFonts w:ascii="Times New Roman" w:hAnsi="Times New Roman"/>
          <w:szCs w:val="20"/>
          <w:lang w:eastAsia="zh-CN"/>
        </w:rPr>
      </w:pPr>
      <w:hyperlink r:id="rId1746" w:history="1">
        <w:r>
          <w:rPr>
            <w:rStyle w:val="Hyperlink"/>
            <w:rFonts w:ascii="Times New Roman" w:eastAsia="PMingLiU" w:hAnsi="Times New Roman"/>
            <w:szCs w:val="20"/>
            <w:lang w:eastAsia="zh-TW"/>
          </w:rPr>
          <w:t>R1-2403942</w:t>
        </w:r>
      </w:hyperlink>
      <w:r w:rsidR="00BC139C" w:rsidRPr="00BC139C">
        <w:rPr>
          <w:rFonts w:ascii="Times New Roman" w:eastAsia="PMingLiU" w:hAnsi="Times New Roman"/>
          <w:szCs w:val="20"/>
          <w:lang w:eastAsia="zh-TW"/>
        </w:rPr>
        <w:t xml:space="preserve">, </w:t>
      </w:r>
      <w:hyperlink r:id="rId1747" w:history="1">
        <w:r>
          <w:rPr>
            <w:rStyle w:val="Hyperlink"/>
            <w:rFonts w:ascii="Times New Roman" w:eastAsia="PMingLiU" w:hAnsi="Times New Roman"/>
            <w:szCs w:val="20"/>
            <w:lang w:eastAsia="zh-TW"/>
          </w:rPr>
          <w:t>R1-2405341</w:t>
        </w:r>
      </w:hyperlink>
      <w:r w:rsidR="00BC139C" w:rsidRPr="00BC139C">
        <w:rPr>
          <w:rFonts w:ascii="Times New Roman" w:eastAsia="PMingLiU" w:hAnsi="Times New Roman"/>
          <w:szCs w:val="20"/>
          <w:lang w:eastAsia="zh-TW"/>
        </w:rPr>
        <w:t xml:space="preserve">, </w:t>
      </w:r>
      <w:hyperlink r:id="rId1748" w:history="1">
        <w:r>
          <w:rPr>
            <w:rStyle w:val="Hyperlink"/>
            <w:rFonts w:ascii="Times New Roman" w:eastAsia="PMingLiU" w:hAnsi="Times New Roman"/>
            <w:szCs w:val="20"/>
            <w:lang w:eastAsia="zh-TW"/>
          </w:rPr>
          <w:t>R1-2404859</w:t>
        </w:r>
      </w:hyperlink>
      <w:r w:rsidR="00BC139C" w:rsidRPr="00BC139C">
        <w:rPr>
          <w:rFonts w:ascii="Times New Roman" w:eastAsia="PMingLiU" w:hAnsi="Times New Roman"/>
          <w:szCs w:val="20"/>
          <w:lang w:eastAsia="zh-TW"/>
        </w:rPr>
        <w:t xml:space="preserve">, </w:t>
      </w:r>
      <w:hyperlink r:id="rId1749" w:history="1">
        <w:r>
          <w:rPr>
            <w:rStyle w:val="Hyperlink"/>
            <w:rFonts w:ascii="Times New Roman" w:eastAsia="PMingLiU" w:hAnsi="Times New Roman"/>
            <w:szCs w:val="20"/>
            <w:lang w:eastAsia="zh-TW"/>
          </w:rPr>
          <w:t>R1-2404507</w:t>
        </w:r>
      </w:hyperlink>
      <w:r w:rsidR="00BC139C" w:rsidRPr="00BC139C">
        <w:rPr>
          <w:rFonts w:ascii="Times New Roman" w:eastAsia="PMingLiU" w:hAnsi="Times New Roman"/>
          <w:szCs w:val="20"/>
          <w:lang w:eastAsia="zh-TW"/>
        </w:rPr>
        <w:t xml:space="preserve">, </w:t>
      </w:r>
      <w:hyperlink r:id="rId1750" w:history="1">
        <w:r>
          <w:rPr>
            <w:rStyle w:val="Hyperlink"/>
            <w:rFonts w:ascii="Times New Roman" w:eastAsia="PMingLiU" w:hAnsi="Times New Roman"/>
            <w:szCs w:val="20"/>
            <w:lang w:eastAsia="zh-TW"/>
          </w:rPr>
          <w:t>R1-2404561</w:t>
        </w:r>
      </w:hyperlink>
    </w:p>
    <w:p w14:paraId="30E97D83" w14:textId="7ABC8B86" w:rsidR="00BC139C" w:rsidRPr="00BC139C" w:rsidRDefault="00BC139C" w:rsidP="00311060">
      <w:pPr>
        <w:numPr>
          <w:ilvl w:val="0"/>
          <w:numId w:val="280"/>
        </w:numPr>
        <w:rPr>
          <w:rFonts w:ascii="Times New Roman" w:hAnsi="Times New Roman"/>
          <w:szCs w:val="20"/>
          <w:lang w:eastAsia="zh-CN"/>
        </w:rPr>
      </w:pPr>
      <w:r w:rsidRPr="00BC139C">
        <w:rPr>
          <w:rFonts w:ascii="Times New Roman" w:eastAsia="PMingLiU" w:hAnsi="Times New Roman"/>
          <w:szCs w:val="20"/>
          <w:lang w:eastAsia="zh-TW"/>
        </w:rPr>
        <w:t>For Cat 2 BS, 4 beams, 0% on-demand SIB1 transmission rate, the NES gain is 2.96% from one source (</w:t>
      </w:r>
      <w:hyperlink r:id="rId1751" w:history="1">
        <w:r w:rsidR="006F79AF">
          <w:rPr>
            <w:rStyle w:val="Hyperlink"/>
            <w:rFonts w:ascii="Times New Roman" w:eastAsia="PMingLiU" w:hAnsi="Times New Roman"/>
            <w:szCs w:val="20"/>
            <w:lang w:eastAsia="zh-TW"/>
          </w:rPr>
          <w:t>R1-2405341</w:t>
        </w:r>
      </w:hyperlink>
      <w:r w:rsidRPr="00BC139C">
        <w:rPr>
          <w:rFonts w:ascii="Times New Roman" w:eastAsia="PMingLiU" w:hAnsi="Times New Roman"/>
          <w:szCs w:val="20"/>
          <w:lang w:eastAsia="zh-TW"/>
        </w:rPr>
        <w:t>)</w:t>
      </w:r>
    </w:p>
    <w:p w14:paraId="0880DBAA" w14:textId="77777777" w:rsidR="00BC139C" w:rsidRPr="00BC139C" w:rsidRDefault="00BC139C" w:rsidP="00311060">
      <w:pPr>
        <w:numPr>
          <w:ilvl w:val="0"/>
          <w:numId w:val="280"/>
        </w:numPr>
        <w:rPr>
          <w:rFonts w:ascii="Times New Roman" w:hAnsi="Times New Roman"/>
          <w:szCs w:val="20"/>
          <w:lang w:eastAsia="zh-CN"/>
        </w:rPr>
      </w:pPr>
      <w:r w:rsidRPr="00BC139C">
        <w:rPr>
          <w:rFonts w:ascii="Times New Roman" w:eastAsia="PMingLiU" w:hAnsi="Times New Roman"/>
          <w:szCs w:val="20"/>
          <w:lang w:eastAsia="zh-TW"/>
        </w:rPr>
        <w:t xml:space="preserve">For Cat 2 BS, 8 beams, </w:t>
      </w:r>
      <w:r w:rsidRPr="00BC139C">
        <w:rPr>
          <w:rFonts w:ascii="Times New Roman" w:hAnsi="Times New Roman"/>
          <w:szCs w:val="20"/>
          <w:lang w:eastAsia="zh-CN"/>
        </w:rPr>
        <w:t>0% &lt; on-demand SIB1 transmission rate &lt;= 30%</w:t>
      </w:r>
      <w:r w:rsidRPr="00BC139C">
        <w:rPr>
          <w:rFonts w:ascii="Times New Roman" w:eastAsia="PMingLiU" w:hAnsi="Times New Roman"/>
          <w:szCs w:val="20"/>
          <w:lang w:eastAsia="zh-TW"/>
        </w:rPr>
        <w:t xml:space="preserve">, the NES gain is 2.5% - 7.44% </w:t>
      </w:r>
      <w:r w:rsidRPr="00BC139C">
        <w:rPr>
          <w:rFonts w:ascii="Times New Roman" w:hAnsi="Times New Roman"/>
          <w:szCs w:val="20"/>
          <w:lang w:eastAsia="zh-CN"/>
        </w:rPr>
        <w:t>from the following 3 sources</w:t>
      </w:r>
    </w:p>
    <w:p w14:paraId="5277D0C3" w14:textId="39B00685" w:rsidR="00BC139C" w:rsidRPr="00BC139C" w:rsidRDefault="006F79AF" w:rsidP="00311060">
      <w:pPr>
        <w:numPr>
          <w:ilvl w:val="1"/>
          <w:numId w:val="280"/>
        </w:numPr>
        <w:rPr>
          <w:rFonts w:ascii="Times New Roman" w:hAnsi="Times New Roman"/>
          <w:szCs w:val="20"/>
          <w:lang w:eastAsia="zh-CN"/>
        </w:rPr>
      </w:pPr>
      <w:hyperlink r:id="rId1752" w:history="1">
        <w:r>
          <w:rPr>
            <w:rStyle w:val="Hyperlink"/>
            <w:rFonts w:ascii="Times New Roman" w:eastAsia="PMingLiU" w:hAnsi="Times New Roman"/>
            <w:szCs w:val="20"/>
            <w:lang w:eastAsia="zh-TW"/>
          </w:rPr>
          <w:t>R1-2404561</w:t>
        </w:r>
      </w:hyperlink>
      <w:r w:rsidR="00BC139C" w:rsidRPr="00BC139C">
        <w:rPr>
          <w:rFonts w:ascii="Times New Roman" w:eastAsia="PMingLiU" w:hAnsi="Times New Roman"/>
          <w:szCs w:val="20"/>
          <w:lang w:eastAsia="zh-TW"/>
        </w:rPr>
        <w:t xml:space="preserve">, </w:t>
      </w:r>
      <w:hyperlink r:id="rId1753" w:history="1">
        <w:r>
          <w:rPr>
            <w:rStyle w:val="Hyperlink"/>
            <w:rFonts w:ascii="Times New Roman" w:eastAsia="PMingLiU" w:hAnsi="Times New Roman"/>
            <w:szCs w:val="20"/>
            <w:lang w:eastAsia="zh-TW"/>
          </w:rPr>
          <w:t>R1-2403942</w:t>
        </w:r>
      </w:hyperlink>
      <w:r w:rsidR="00BC139C" w:rsidRPr="00BC139C">
        <w:rPr>
          <w:rFonts w:ascii="Times New Roman" w:eastAsia="PMingLiU" w:hAnsi="Times New Roman"/>
          <w:szCs w:val="20"/>
          <w:lang w:eastAsia="zh-TW"/>
        </w:rPr>
        <w:t xml:space="preserve">, </w:t>
      </w:r>
      <w:hyperlink r:id="rId1754" w:history="1">
        <w:r>
          <w:rPr>
            <w:rStyle w:val="Hyperlink"/>
            <w:rFonts w:ascii="Times New Roman" w:eastAsia="PMingLiU" w:hAnsi="Times New Roman"/>
            <w:szCs w:val="20"/>
            <w:lang w:eastAsia="zh-TW"/>
          </w:rPr>
          <w:t>R1-2404859</w:t>
        </w:r>
      </w:hyperlink>
    </w:p>
    <w:p w14:paraId="5990B808" w14:textId="77777777" w:rsidR="00BC139C" w:rsidRPr="00BC139C" w:rsidRDefault="00BC139C" w:rsidP="00BC139C">
      <w:pPr>
        <w:rPr>
          <w:rFonts w:ascii="Times New Roman" w:hAnsi="Times New Roman"/>
          <w:szCs w:val="20"/>
          <w:lang w:eastAsia="x-none"/>
        </w:rPr>
      </w:pPr>
    </w:p>
    <w:p w14:paraId="60E05C9F" w14:textId="77777777" w:rsidR="009A6FDA" w:rsidRPr="00E40459" w:rsidRDefault="009A6FDA" w:rsidP="009A6FDA">
      <w:pPr>
        <w:rPr>
          <w:rFonts w:ascii="Times New Roman" w:hAnsi="Times New Roman"/>
          <w:szCs w:val="20"/>
          <w:lang w:eastAsia="ko-KR"/>
        </w:rPr>
      </w:pPr>
      <w:r w:rsidRPr="00E40459">
        <w:rPr>
          <w:rFonts w:ascii="Times New Roman" w:hAnsi="Times New Roman"/>
          <w:szCs w:val="20"/>
          <w:highlight w:val="green"/>
          <w:lang w:eastAsia="ko-KR"/>
        </w:rPr>
        <w:t>Agreement</w:t>
      </w:r>
    </w:p>
    <w:p w14:paraId="7AB4A054" w14:textId="77777777" w:rsidR="00BC139C" w:rsidRPr="00BC139C" w:rsidRDefault="00BC139C" w:rsidP="00BC139C">
      <w:pPr>
        <w:rPr>
          <w:rFonts w:ascii="Times New Roman" w:hAnsi="Times New Roman"/>
          <w:szCs w:val="20"/>
        </w:rPr>
      </w:pPr>
      <w:r w:rsidRPr="00BC139C">
        <w:rPr>
          <w:rFonts w:ascii="Times New Roman" w:hAnsi="Times New Roman"/>
          <w:szCs w:val="20"/>
        </w:rPr>
        <w:t>For the evaluation of achievable NES gain on NES cell with on-demand SIB1 in idle/inactive mode, the following is observed with 20ms SSB period and 20ms SIB1 period (Case A), FR1, low load</w:t>
      </w:r>
    </w:p>
    <w:p w14:paraId="7E77A2C9" w14:textId="77777777" w:rsidR="00BC139C" w:rsidRPr="009A6FDA" w:rsidRDefault="00BC139C" w:rsidP="00311060">
      <w:pPr>
        <w:numPr>
          <w:ilvl w:val="0"/>
          <w:numId w:val="281"/>
        </w:numPr>
        <w:rPr>
          <w:rFonts w:ascii="Times New Roman" w:hAnsi="Times New Roman"/>
          <w:szCs w:val="20"/>
          <w:lang w:eastAsia="zh-CN"/>
        </w:rPr>
      </w:pPr>
      <w:r w:rsidRPr="009A6FDA">
        <w:rPr>
          <w:rFonts w:ascii="Times New Roman" w:eastAsia="PMingLiU" w:hAnsi="Times New Roman"/>
          <w:szCs w:val="20"/>
          <w:lang w:eastAsia="zh-TW"/>
        </w:rPr>
        <w:t xml:space="preserve">For Cat 1 BS, 8 beams, 0% on-demand SIB1 transmission rate, </w:t>
      </w:r>
    </w:p>
    <w:p w14:paraId="4EACE4FE" w14:textId="77777777" w:rsidR="00BC139C" w:rsidRPr="009A6FDA" w:rsidRDefault="00BC139C" w:rsidP="00311060">
      <w:pPr>
        <w:numPr>
          <w:ilvl w:val="1"/>
          <w:numId w:val="281"/>
        </w:numPr>
        <w:rPr>
          <w:rFonts w:ascii="Times New Roman" w:hAnsi="Times New Roman"/>
          <w:szCs w:val="20"/>
          <w:lang w:eastAsia="zh-CN"/>
        </w:rPr>
      </w:pPr>
      <w:r w:rsidRPr="009A6FDA">
        <w:rPr>
          <w:rFonts w:ascii="Times New Roman" w:eastAsia="PMingLiU" w:hAnsi="Times New Roman"/>
          <w:szCs w:val="20"/>
          <w:lang w:eastAsia="zh-TW"/>
        </w:rPr>
        <w:t>the NES gain is 30.56% - 41.8% from the following 5 sources</w:t>
      </w:r>
    </w:p>
    <w:p w14:paraId="59D9B45F" w14:textId="22F165AD" w:rsidR="00BC139C" w:rsidRPr="009A6FDA" w:rsidRDefault="006F79AF" w:rsidP="00311060">
      <w:pPr>
        <w:numPr>
          <w:ilvl w:val="2"/>
          <w:numId w:val="281"/>
        </w:numPr>
        <w:rPr>
          <w:rFonts w:ascii="Times New Roman" w:hAnsi="Times New Roman"/>
          <w:szCs w:val="20"/>
          <w:lang w:eastAsia="zh-CN"/>
        </w:rPr>
      </w:pPr>
      <w:hyperlink r:id="rId1755" w:history="1">
        <w:r>
          <w:rPr>
            <w:rStyle w:val="Hyperlink"/>
            <w:rFonts w:ascii="Times New Roman" w:eastAsia="PMingLiU" w:hAnsi="Times New Roman"/>
            <w:szCs w:val="20"/>
            <w:lang w:eastAsia="zh-TW"/>
          </w:rPr>
          <w:t>R1-2405595</w:t>
        </w:r>
      </w:hyperlink>
      <w:r w:rsidR="00BC139C" w:rsidRPr="009A6FDA">
        <w:rPr>
          <w:rFonts w:ascii="Times New Roman" w:eastAsia="PMingLiU" w:hAnsi="Times New Roman"/>
          <w:szCs w:val="20"/>
          <w:lang w:eastAsia="zh-TW"/>
        </w:rPr>
        <w:t xml:space="preserve">, </w:t>
      </w:r>
      <w:hyperlink r:id="rId1756" w:history="1">
        <w:r>
          <w:rPr>
            <w:rStyle w:val="Hyperlink"/>
            <w:rFonts w:ascii="Times New Roman" w:eastAsia="PMingLiU" w:hAnsi="Times New Roman"/>
            <w:szCs w:val="20"/>
            <w:lang w:eastAsia="zh-TW"/>
          </w:rPr>
          <w:t>R1-2405341</w:t>
        </w:r>
      </w:hyperlink>
      <w:r w:rsidR="00BC139C" w:rsidRPr="009A6FDA">
        <w:rPr>
          <w:rFonts w:ascii="Times New Roman" w:eastAsia="PMingLiU" w:hAnsi="Times New Roman"/>
          <w:szCs w:val="20"/>
          <w:lang w:eastAsia="zh-TW"/>
        </w:rPr>
        <w:t xml:space="preserve">, </w:t>
      </w:r>
      <w:hyperlink r:id="rId1757" w:history="1">
        <w:r>
          <w:rPr>
            <w:rStyle w:val="Hyperlink"/>
            <w:rFonts w:ascii="Times New Roman" w:eastAsia="PMingLiU" w:hAnsi="Times New Roman"/>
            <w:szCs w:val="20"/>
            <w:lang w:eastAsia="zh-TW"/>
          </w:rPr>
          <w:t>R1-2404859</w:t>
        </w:r>
      </w:hyperlink>
      <w:r w:rsidR="00BC139C" w:rsidRPr="009A6FDA">
        <w:rPr>
          <w:rFonts w:ascii="Times New Roman" w:eastAsia="PMingLiU" w:hAnsi="Times New Roman"/>
          <w:szCs w:val="20"/>
          <w:lang w:eastAsia="zh-TW"/>
        </w:rPr>
        <w:t xml:space="preserve">, </w:t>
      </w:r>
      <w:hyperlink r:id="rId1758" w:history="1">
        <w:r>
          <w:rPr>
            <w:rStyle w:val="Hyperlink"/>
            <w:rFonts w:ascii="Times New Roman" w:eastAsia="PMingLiU" w:hAnsi="Times New Roman"/>
            <w:szCs w:val="20"/>
            <w:lang w:eastAsia="zh-TW"/>
          </w:rPr>
          <w:t>R1-2405363</w:t>
        </w:r>
      </w:hyperlink>
      <w:r w:rsidR="00BC139C" w:rsidRPr="009A6FDA">
        <w:rPr>
          <w:rFonts w:ascii="Times New Roman" w:eastAsia="PMingLiU" w:hAnsi="Times New Roman"/>
          <w:szCs w:val="20"/>
          <w:lang w:eastAsia="zh-TW"/>
        </w:rPr>
        <w:t xml:space="preserve">, </w:t>
      </w:r>
      <w:hyperlink r:id="rId1759" w:history="1">
        <w:r>
          <w:rPr>
            <w:rStyle w:val="Hyperlink"/>
            <w:rFonts w:ascii="Times New Roman" w:eastAsia="PMingLiU" w:hAnsi="Times New Roman"/>
            <w:szCs w:val="20"/>
            <w:lang w:eastAsia="zh-TW"/>
          </w:rPr>
          <w:t>R1-2404625</w:t>
        </w:r>
      </w:hyperlink>
    </w:p>
    <w:p w14:paraId="0FE98106" w14:textId="2060844D" w:rsidR="00BC139C" w:rsidRPr="009A6FDA" w:rsidRDefault="00BC139C" w:rsidP="00311060">
      <w:pPr>
        <w:numPr>
          <w:ilvl w:val="1"/>
          <w:numId w:val="281"/>
        </w:numPr>
        <w:rPr>
          <w:rFonts w:ascii="Times New Roman" w:eastAsia="PMingLiU" w:hAnsi="Times New Roman"/>
          <w:szCs w:val="20"/>
          <w:lang w:eastAsia="zh-TW"/>
        </w:rPr>
      </w:pPr>
      <w:r w:rsidRPr="009A6FDA">
        <w:rPr>
          <w:rFonts w:ascii="Times New Roman" w:eastAsia="PMingLiU" w:hAnsi="Times New Roman"/>
          <w:szCs w:val="20"/>
          <w:lang w:eastAsia="zh-TW"/>
        </w:rPr>
        <w:t>One source (</w:t>
      </w:r>
      <w:hyperlink r:id="rId1760" w:history="1">
        <w:r w:rsidR="006F79AF">
          <w:rPr>
            <w:rStyle w:val="Hyperlink"/>
            <w:rFonts w:ascii="Times New Roman" w:eastAsia="PMingLiU" w:hAnsi="Times New Roman"/>
            <w:szCs w:val="20"/>
            <w:lang w:eastAsia="zh-TW"/>
          </w:rPr>
          <w:t>R1-2403979</w:t>
        </w:r>
      </w:hyperlink>
      <w:r w:rsidRPr="009A6FDA">
        <w:rPr>
          <w:rFonts w:ascii="Times New Roman" w:eastAsia="PMingLiU" w:hAnsi="Times New Roman"/>
          <w:szCs w:val="20"/>
          <w:lang w:eastAsia="zh-TW"/>
        </w:rPr>
        <w:t>) reports the following NES gain with PRACH configuration index = 98</w:t>
      </w:r>
    </w:p>
    <w:p w14:paraId="0C0774DC" w14:textId="77777777" w:rsidR="00BC139C" w:rsidRPr="009A6FDA" w:rsidRDefault="00BC139C" w:rsidP="00311060">
      <w:pPr>
        <w:numPr>
          <w:ilvl w:val="2"/>
          <w:numId w:val="281"/>
        </w:numPr>
        <w:rPr>
          <w:rFonts w:ascii="Times New Roman" w:eastAsia="PMingLiU" w:hAnsi="Times New Roman"/>
          <w:szCs w:val="20"/>
          <w:lang w:eastAsia="zh-TW"/>
        </w:rPr>
      </w:pPr>
      <w:r w:rsidRPr="009A6FDA">
        <w:rPr>
          <w:rFonts w:ascii="Times New Roman" w:eastAsia="PMingLiU" w:hAnsi="Times New Roman"/>
          <w:szCs w:val="20"/>
          <w:lang w:eastAsia="zh-TW"/>
        </w:rPr>
        <w:t>13.9% with one beam of SIB1 PDSCH transmitted in each slot</w:t>
      </w:r>
    </w:p>
    <w:p w14:paraId="151ADFCF" w14:textId="77777777" w:rsidR="00BC139C" w:rsidRPr="009A6FDA" w:rsidRDefault="00BC139C" w:rsidP="00311060">
      <w:pPr>
        <w:numPr>
          <w:ilvl w:val="2"/>
          <w:numId w:val="281"/>
        </w:numPr>
        <w:rPr>
          <w:rFonts w:ascii="Times New Roman" w:eastAsia="PMingLiU" w:hAnsi="Times New Roman"/>
          <w:szCs w:val="20"/>
          <w:lang w:eastAsia="zh-TW"/>
        </w:rPr>
      </w:pPr>
      <w:r w:rsidRPr="009A6FDA">
        <w:rPr>
          <w:rFonts w:ascii="Times New Roman" w:eastAsia="PMingLiU" w:hAnsi="Times New Roman"/>
          <w:szCs w:val="20"/>
          <w:lang w:eastAsia="zh-TW"/>
        </w:rPr>
        <w:t>7.9% with two beams of SIB1 PDSCH transmitted in each slot</w:t>
      </w:r>
    </w:p>
    <w:p w14:paraId="4308D168" w14:textId="77777777" w:rsidR="00BC139C" w:rsidRPr="009A6FDA" w:rsidRDefault="00BC139C" w:rsidP="00311060">
      <w:pPr>
        <w:numPr>
          <w:ilvl w:val="0"/>
          <w:numId w:val="281"/>
        </w:numPr>
        <w:rPr>
          <w:rFonts w:ascii="Times New Roman" w:hAnsi="Times New Roman"/>
          <w:szCs w:val="20"/>
          <w:lang w:eastAsia="zh-CN"/>
        </w:rPr>
      </w:pPr>
      <w:r w:rsidRPr="009A6FDA">
        <w:rPr>
          <w:rFonts w:ascii="Times New Roman" w:hAnsi="Times New Roman"/>
          <w:szCs w:val="20"/>
          <w:lang w:eastAsia="zh-CN"/>
        </w:rPr>
        <w:t xml:space="preserve">For Cat 1 BS, 4 beams, 0% on-demand SIB1 transmission rate, </w:t>
      </w:r>
    </w:p>
    <w:p w14:paraId="44564804" w14:textId="77777777" w:rsidR="00BC139C" w:rsidRPr="009A6FDA" w:rsidRDefault="00BC139C" w:rsidP="00311060">
      <w:pPr>
        <w:numPr>
          <w:ilvl w:val="1"/>
          <w:numId w:val="281"/>
        </w:numPr>
        <w:rPr>
          <w:rFonts w:ascii="Times New Roman" w:hAnsi="Times New Roman"/>
          <w:szCs w:val="20"/>
          <w:lang w:eastAsia="zh-CN"/>
        </w:rPr>
      </w:pPr>
      <w:r w:rsidRPr="009A6FDA">
        <w:rPr>
          <w:rFonts w:ascii="Times New Roman" w:hAnsi="Times New Roman"/>
          <w:szCs w:val="20"/>
          <w:lang w:eastAsia="zh-CN"/>
        </w:rPr>
        <w:t>the NES gain is 16% - 36.2% from the following 5 sources</w:t>
      </w:r>
    </w:p>
    <w:p w14:paraId="3D159500" w14:textId="40334F54" w:rsidR="00BC139C" w:rsidRPr="009A6FDA" w:rsidRDefault="006F79AF" w:rsidP="00311060">
      <w:pPr>
        <w:numPr>
          <w:ilvl w:val="2"/>
          <w:numId w:val="281"/>
        </w:numPr>
        <w:rPr>
          <w:rFonts w:ascii="Times New Roman" w:hAnsi="Times New Roman"/>
          <w:szCs w:val="20"/>
          <w:lang w:eastAsia="zh-CN"/>
        </w:rPr>
      </w:pPr>
      <w:hyperlink r:id="rId1761" w:history="1">
        <w:r>
          <w:rPr>
            <w:rStyle w:val="Hyperlink"/>
            <w:rFonts w:ascii="Times New Roman" w:eastAsia="PMingLiU" w:hAnsi="Times New Roman"/>
            <w:szCs w:val="20"/>
            <w:lang w:eastAsia="zh-TW"/>
          </w:rPr>
          <w:t>R1-2405247</w:t>
        </w:r>
      </w:hyperlink>
      <w:r w:rsidR="00BC139C" w:rsidRPr="009A6FDA">
        <w:rPr>
          <w:rFonts w:ascii="Times New Roman" w:eastAsia="PMingLiU" w:hAnsi="Times New Roman"/>
          <w:szCs w:val="20"/>
          <w:lang w:eastAsia="zh-TW"/>
        </w:rPr>
        <w:t xml:space="preserve">, </w:t>
      </w:r>
      <w:hyperlink r:id="rId1762" w:history="1">
        <w:r>
          <w:rPr>
            <w:rStyle w:val="Hyperlink"/>
            <w:rFonts w:ascii="Times New Roman" w:eastAsia="PMingLiU" w:hAnsi="Times New Roman"/>
            <w:szCs w:val="20"/>
            <w:lang w:eastAsia="zh-TW"/>
          </w:rPr>
          <w:t>R1-2405341</w:t>
        </w:r>
      </w:hyperlink>
      <w:r w:rsidR="00BC139C" w:rsidRPr="009A6FDA">
        <w:rPr>
          <w:rFonts w:ascii="Times New Roman" w:eastAsia="PMingLiU" w:hAnsi="Times New Roman"/>
          <w:szCs w:val="20"/>
          <w:lang w:eastAsia="zh-TW"/>
        </w:rPr>
        <w:t xml:space="preserve">, </w:t>
      </w:r>
      <w:hyperlink r:id="rId1763" w:history="1">
        <w:r>
          <w:rPr>
            <w:rStyle w:val="Hyperlink"/>
            <w:rFonts w:ascii="Times New Roman" w:eastAsia="PMingLiU" w:hAnsi="Times New Roman"/>
            <w:szCs w:val="20"/>
            <w:lang w:eastAsia="zh-TW"/>
          </w:rPr>
          <w:t>R1-2404033</w:t>
        </w:r>
      </w:hyperlink>
      <w:r w:rsidR="00BC139C" w:rsidRPr="009A6FDA">
        <w:rPr>
          <w:rFonts w:ascii="Times New Roman" w:eastAsia="PMingLiU" w:hAnsi="Times New Roman"/>
          <w:szCs w:val="20"/>
          <w:lang w:eastAsia="zh-TW"/>
        </w:rPr>
        <w:t xml:space="preserve">, </w:t>
      </w:r>
      <w:hyperlink r:id="rId1764" w:history="1">
        <w:r>
          <w:rPr>
            <w:rStyle w:val="Hyperlink"/>
            <w:rFonts w:ascii="Times New Roman" w:eastAsia="PMingLiU" w:hAnsi="Times New Roman"/>
            <w:szCs w:val="20"/>
            <w:lang w:eastAsia="zh-TW"/>
          </w:rPr>
          <w:t>R1-2405363</w:t>
        </w:r>
      </w:hyperlink>
      <w:r w:rsidR="00BC139C" w:rsidRPr="009A6FDA">
        <w:rPr>
          <w:rFonts w:ascii="Times New Roman" w:eastAsia="PMingLiU" w:hAnsi="Times New Roman"/>
          <w:szCs w:val="20"/>
          <w:lang w:eastAsia="zh-TW"/>
        </w:rPr>
        <w:t xml:space="preserve">, </w:t>
      </w:r>
      <w:hyperlink r:id="rId1765" w:history="1">
        <w:r>
          <w:rPr>
            <w:rStyle w:val="Hyperlink"/>
            <w:rFonts w:ascii="Times New Roman" w:eastAsia="PMingLiU" w:hAnsi="Times New Roman"/>
            <w:szCs w:val="20"/>
            <w:lang w:eastAsia="zh-TW"/>
          </w:rPr>
          <w:t>R1-2404625</w:t>
        </w:r>
      </w:hyperlink>
    </w:p>
    <w:p w14:paraId="0001E8C9" w14:textId="49C1484B" w:rsidR="00BC139C" w:rsidRPr="009A6FDA" w:rsidRDefault="00BC139C" w:rsidP="00311060">
      <w:pPr>
        <w:numPr>
          <w:ilvl w:val="1"/>
          <w:numId w:val="281"/>
        </w:numPr>
        <w:rPr>
          <w:rFonts w:ascii="Times New Roman" w:eastAsia="PMingLiU" w:hAnsi="Times New Roman"/>
          <w:szCs w:val="20"/>
          <w:lang w:eastAsia="zh-TW"/>
        </w:rPr>
      </w:pPr>
      <w:r w:rsidRPr="009A6FDA">
        <w:rPr>
          <w:rFonts w:ascii="Times New Roman" w:eastAsia="PMingLiU" w:hAnsi="Times New Roman"/>
          <w:szCs w:val="20"/>
          <w:lang w:eastAsia="zh-TW"/>
        </w:rPr>
        <w:t>One source (</w:t>
      </w:r>
      <w:hyperlink r:id="rId1766" w:history="1">
        <w:r w:rsidR="006F79AF">
          <w:rPr>
            <w:rStyle w:val="Hyperlink"/>
            <w:rFonts w:ascii="Times New Roman" w:eastAsia="PMingLiU" w:hAnsi="Times New Roman"/>
            <w:szCs w:val="20"/>
            <w:lang w:eastAsia="zh-TW"/>
          </w:rPr>
          <w:t>R1-2404033</w:t>
        </w:r>
      </w:hyperlink>
      <w:r w:rsidRPr="009A6FDA">
        <w:rPr>
          <w:rFonts w:ascii="Times New Roman" w:eastAsia="PMingLiU" w:hAnsi="Times New Roman"/>
          <w:szCs w:val="20"/>
          <w:lang w:eastAsia="zh-TW"/>
        </w:rPr>
        <w:t>) reports 10% NES gain with FDMed SSB and PDSCH of SIB1</w:t>
      </w:r>
    </w:p>
    <w:p w14:paraId="644C1AF1" w14:textId="7EC37CF3" w:rsidR="00BC139C" w:rsidRPr="009A6FDA" w:rsidRDefault="00BC139C" w:rsidP="00311060">
      <w:pPr>
        <w:numPr>
          <w:ilvl w:val="1"/>
          <w:numId w:val="281"/>
        </w:numPr>
        <w:rPr>
          <w:rFonts w:ascii="Times New Roman" w:eastAsia="PMingLiU" w:hAnsi="Times New Roman"/>
          <w:szCs w:val="20"/>
          <w:lang w:eastAsia="zh-TW"/>
        </w:rPr>
      </w:pPr>
      <w:r w:rsidRPr="009A6FDA">
        <w:rPr>
          <w:rFonts w:ascii="Times New Roman" w:eastAsia="PMingLiU" w:hAnsi="Times New Roman"/>
          <w:szCs w:val="20"/>
          <w:lang w:eastAsia="zh-TW"/>
        </w:rPr>
        <w:t>One source (</w:t>
      </w:r>
      <w:hyperlink r:id="rId1767" w:history="1">
        <w:r w:rsidR="006F79AF">
          <w:rPr>
            <w:rStyle w:val="Hyperlink"/>
            <w:rFonts w:ascii="Times New Roman" w:eastAsia="PMingLiU" w:hAnsi="Times New Roman"/>
            <w:szCs w:val="20"/>
            <w:lang w:eastAsia="zh-TW"/>
          </w:rPr>
          <w:t>R1-2403979</w:t>
        </w:r>
      </w:hyperlink>
      <w:r w:rsidRPr="009A6FDA">
        <w:rPr>
          <w:rFonts w:ascii="Times New Roman" w:eastAsia="PMingLiU" w:hAnsi="Times New Roman"/>
          <w:szCs w:val="20"/>
          <w:lang w:eastAsia="zh-TW"/>
        </w:rPr>
        <w:t>) reports the following NES gain with PRACH configuration index = 98</w:t>
      </w:r>
    </w:p>
    <w:p w14:paraId="56B28B08" w14:textId="77777777" w:rsidR="00BC139C" w:rsidRPr="009A6FDA" w:rsidRDefault="00BC139C" w:rsidP="00311060">
      <w:pPr>
        <w:numPr>
          <w:ilvl w:val="2"/>
          <w:numId w:val="281"/>
        </w:numPr>
        <w:rPr>
          <w:rFonts w:ascii="Times New Roman" w:eastAsia="PMingLiU" w:hAnsi="Times New Roman"/>
          <w:szCs w:val="20"/>
          <w:lang w:eastAsia="zh-TW"/>
        </w:rPr>
      </w:pPr>
      <w:r w:rsidRPr="009A6FDA">
        <w:rPr>
          <w:rFonts w:ascii="Times New Roman" w:eastAsia="PMingLiU" w:hAnsi="Times New Roman"/>
          <w:szCs w:val="20"/>
          <w:lang w:eastAsia="zh-TW"/>
        </w:rPr>
        <w:t>5.2% with one beam of SIB1 PDSCH transmitted in each slot</w:t>
      </w:r>
    </w:p>
    <w:p w14:paraId="1A8CA6CC" w14:textId="77777777" w:rsidR="00BC139C" w:rsidRPr="009A6FDA" w:rsidRDefault="00BC139C" w:rsidP="00311060">
      <w:pPr>
        <w:numPr>
          <w:ilvl w:val="2"/>
          <w:numId w:val="281"/>
        </w:numPr>
        <w:rPr>
          <w:rFonts w:ascii="Times New Roman" w:eastAsia="PMingLiU" w:hAnsi="Times New Roman"/>
          <w:szCs w:val="20"/>
          <w:lang w:eastAsia="zh-TW"/>
        </w:rPr>
      </w:pPr>
      <w:r w:rsidRPr="009A6FDA">
        <w:rPr>
          <w:rFonts w:ascii="Times New Roman" w:eastAsia="PMingLiU" w:hAnsi="Times New Roman"/>
          <w:szCs w:val="20"/>
          <w:lang w:eastAsia="zh-TW"/>
        </w:rPr>
        <w:t>1.9% with two beams of SIB1 PDSCH transmitted in each slot</w:t>
      </w:r>
    </w:p>
    <w:p w14:paraId="20E7A160" w14:textId="77777777" w:rsidR="00BC139C" w:rsidRPr="009A6FDA" w:rsidRDefault="00BC139C" w:rsidP="00311060">
      <w:pPr>
        <w:numPr>
          <w:ilvl w:val="0"/>
          <w:numId w:val="281"/>
        </w:numPr>
        <w:rPr>
          <w:rFonts w:ascii="Times New Roman" w:hAnsi="Times New Roman"/>
          <w:szCs w:val="20"/>
          <w:lang w:eastAsia="zh-CN"/>
        </w:rPr>
      </w:pPr>
      <w:r w:rsidRPr="009A6FDA">
        <w:rPr>
          <w:rFonts w:ascii="Times New Roman" w:hAnsi="Times New Roman"/>
          <w:szCs w:val="20"/>
          <w:lang w:eastAsia="zh-CN"/>
        </w:rPr>
        <w:t xml:space="preserve">For Cat 1 BS, 8 beams, 0% &lt; on-demand SIB1 transmission rate &lt;= 30%, </w:t>
      </w:r>
    </w:p>
    <w:p w14:paraId="71269B5E" w14:textId="77777777" w:rsidR="00BC139C" w:rsidRPr="009A6FDA" w:rsidRDefault="00BC139C" w:rsidP="00311060">
      <w:pPr>
        <w:numPr>
          <w:ilvl w:val="1"/>
          <w:numId w:val="281"/>
        </w:numPr>
        <w:rPr>
          <w:rFonts w:ascii="Times New Roman" w:hAnsi="Times New Roman"/>
          <w:szCs w:val="20"/>
          <w:lang w:eastAsia="zh-CN"/>
        </w:rPr>
      </w:pPr>
      <w:r w:rsidRPr="009A6FDA">
        <w:rPr>
          <w:rFonts w:ascii="Times New Roman" w:hAnsi="Times New Roman"/>
          <w:szCs w:val="20"/>
          <w:lang w:eastAsia="zh-CN"/>
        </w:rPr>
        <w:t>the NES gain is 22.44% - 37.64% from the following 3 sources</w:t>
      </w:r>
    </w:p>
    <w:p w14:paraId="71234787" w14:textId="45D30529" w:rsidR="00BC139C" w:rsidRPr="009A6FDA" w:rsidRDefault="006F79AF" w:rsidP="00311060">
      <w:pPr>
        <w:numPr>
          <w:ilvl w:val="2"/>
          <w:numId w:val="281"/>
        </w:numPr>
        <w:rPr>
          <w:rFonts w:ascii="Times New Roman" w:hAnsi="Times New Roman"/>
          <w:szCs w:val="20"/>
          <w:lang w:eastAsia="zh-CN"/>
        </w:rPr>
      </w:pPr>
      <w:hyperlink r:id="rId1768" w:history="1">
        <w:r>
          <w:rPr>
            <w:rStyle w:val="Hyperlink"/>
            <w:rFonts w:ascii="Times New Roman" w:eastAsia="PMingLiU" w:hAnsi="Times New Roman"/>
            <w:szCs w:val="20"/>
            <w:lang w:eastAsia="zh-TW"/>
          </w:rPr>
          <w:t>R1-2404859</w:t>
        </w:r>
      </w:hyperlink>
      <w:r w:rsidR="00BC139C" w:rsidRPr="009A6FDA">
        <w:rPr>
          <w:rFonts w:ascii="Times New Roman" w:eastAsia="PMingLiU" w:hAnsi="Times New Roman"/>
          <w:szCs w:val="20"/>
          <w:lang w:eastAsia="zh-TW"/>
        </w:rPr>
        <w:t xml:space="preserve">, </w:t>
      </w:r>
      <w:hyperlink r:id="rId1769" w:history="1">
        <w:r>
          <w:rPr>
            <w:rStyle w:val="Hyperlink"/>
            <w:rFonts w:ascii="Times New Roman" w:eastAsia="PMingLiU" w:hAnsi="Times New Roman"/>
            <w:szCs w:val="20"/>
            <w:lang w:eastAsia="zh-TW"/>
          </w:rPr>
          <w:t>R1-2405363</w:t>
        </w:r>
      </w:hyperlink>
      <w:r w:rsidR="00BC139C" w:rsidRPr="009A6FDA">
        <w:rPr>
          <w:rFonts w:ascii="Times New Roman" w:eastAsia="PMingLiU" w:hAnsi="Times New Roman"/>
          <w:szCs w:val="20"/>
          <w:lang w:eastAsia="zh-TW"/>
        </w:rPr>
        <w:t xml:space="preserve">, </w:t>
      </w:r>
      <w:hyperlink r:id="rId1770" w:history="1">
        <w:r>
          <w:rPr>
            <w:rStyle w:val="Hyperlink"/>
            <w:rFonts w:ascii="Times New Roman" w:eastAsia="PMingLiU" w:hAnsi="Times New Roman"/>
            <w:szCs w:val="20"/>
            <w:lang w:eastAsia="zh-TW"/>
          </w:rPr>
          <w:t>R1-2404625</w:t>
        </w:r>
      </w:hyperlink>
      <w:r w:rsidR="00BC139C" w:rsidRPr="009A6FDA">
        <w:rPr>
          <w:rFonts w:ascii="Times New Roman" w:eastAsia="PMingLiU" w:hAnsi="Times New Roman"/>
          <w:szCs w:val="20"/>
          <w:lang w:eastAsia="zh-TW"/>
        </w:rPr>
        <w:t xml:space="preserve"> </w:t>
      </w:r>
    </w:p>
    <w:p w14:paraId="717BF2E9" w14:textId="143C87C4" w:rsidR="00BC139C" w:rsidRPr="009A6FDA" w:rsidRDefault="00BC139C" w:rsidP="00311060">
      <w:pPr>
        <w:numPr>
          <w:ilvl w:val="1"/>
          <w:numId w:val="281"/>
        </w:numPr>
        <w:rPr>
          <w:rFonts w:ascii="Times New Roman" w:eastAsia="PMingLiU" w:hAnsi="Times New Roman"/>
          <w:szCs w:val="20"/>
          <w:lang w:eastAsia="zh-TW"/>
        </w:rPr>
      </w:pPr>
      <w:r w:rsidRPr="009A6FDA">
        <w:rPr>
          <w:rFonts w:ascii="Times New Roman" w:eastAsia="PMingLiU" w:hAnsi="Times New Roman"/>
          <w:szCs w:val="20"/>
          <w:lang w:eastAsia="zh-TW"/>
        </w:rPr>
        <w:lastRenderedPageBreak/>
        <w:t>One source (</w:t>
      </w:r>
      <w:hyperlink r:id="rId1771" w:history="1">
        <w:r w:rsidR="006F79AF">
          <w:rPr>
            <w:rStyle w:val="Hyperlink"/>
            <w:rFonts w:ascii="Times New Roman" w:eastAsia="PMingLiU" w:hAnsi="Times New Roman"/>
            <w:szCs w:val="20"/>
            <w:lang w:eastAsia="zh-TW"/>
          </w:rPr>
          <w:t>R1-2404122</w:t>
        </w:r>
      </w:hyperlink>
      <w:r w:rsidRPr="009A6FDA">
        <w:rPr>
          <w:rFonts w:ascii="Times New Roman" w:eastAsia="PMingLiU" w:hAnsi="Times New Roman"/>
          <w:szCs w:val="20"/>
          <w:lang w:eastAsia="zh-TW"/>
        </w:rPr>
        <w:t>) reports the following with FDMed SSB and PDSCH of SIB1</w:t>
      </w:r>
    </w:p>
    <w:p w14:paraId="3B22D200" w14:textId="77777777" w:rsidR="00BC139C" w:rsidRPr="009A6FDA" w:rsidRDefault="00BC139C" w:rsidP="00311060">
      <w:pPr>
        <w:numPr>
          <w:ilvl w:val="2"/>
          <w:numId w:val="281"/>
        </w:numPr>
        <w:tabs>
          <w:tab w:val="left" w:pos="1260"/>
        </w:tabs>
        <w:rPr>
          <w:rFonts w:ascii="Times New Roman" w:eastAsia="PMingLiU" w:hAnsi="Times New Roman"/>
          <w:szCs w:val="20"/>
          <w:lang w:eastAsia="zh-TW"/>
        </w:rPr>
      </w:pPr>
      <w:r w:rsidRPr="009A6FDA">
        <w:rPr>
          <w:rFonts w:ascii="Times New Roman" w:eastAsia="PMingLiU" w:hAnsi="Times New Roman"/>
          <w:szCs w:val="20"/>
          <w:lang w:eastAsia="zh-TW"/>
        </w:rPr>
        <w:t>4.73%~9.64% NES gain with UL WUS configuration transmitted in legacy SIB on Cell A</w:t>
      </w:r>
    </w:p>
    <w:p w14:paraId="41DF1F7E" w14:textId="77777777" w:rsidR="00BC139C" w:rsidRPr="009A6FDA" w:rsidRDefault="00BC139C" w:rsidP="00311060">
      <w:pPr>
        <w:numPr>
          <w:ilvl w:val="2"/>
          <w:numId w:val="281"/>
        </w:numPr>
        <w:tabs>
          <w:tab w:val="left" w:pos="1260"/>
        </w:tabs>
        <w:rPr>
          <w:rFonts w:ascii="Times New Roman" w:eastAsia="PMingLiU" w:hAnsi="Times New Roman"/>
          <w:szCs w:val="20"/>
          <w:lang w:eastAsia="zh-TW"/>
        </w:rPr>
      </w:pPr>
      <w:r w:rsidRPr="009A6FDA">
        <w:rPr>
          <w:rFonts w:ascii="Times New Roman" w:eastAsia="PMingLiU" w:hAnsi="Times New Roman"/>
          <w:szCs w:val="20"/>
          <w:lang w:eastAsia="zh-TW"/>
        </w:rPr>
        <w:t xml:space="preserve">0%~4.8% NES gain with UL WUS configuration transmitted in separated SIB on Cell A. The separated SIB </w:t>
      </w:r>
      <w:r w:rsidRPr="009A6FDA">
        <w:rPr>
          <w:rFonts w:ascii="Times New Roman" w:eastAsia="Malgun Gothic" w:hAnsi="Times New Roman"/>
          <w:szCs w:val="20"/>
          <w:lang w:eastAsia="zh-CN"/>
        </w:rPr>
        <w:t>is TDMed with legacy SIB and transmitted in a 20ms period using dedicated resource.</w:t>
      </w:r>
    </w:p>
    <w:p w14:paraId="27C80848" w14:textId="77777777" w:rsidR="00BC139C" w:rsidRPr="009A6FDA" w:rsidRDefault="00BC139C" w:rsidP="00311060">
      <w:pPr>
        <w:numPr>
          <w:ilvl w:val="2"/>
          <w:numId w:val="281"/>
        </w:numPr>
        <w:tabs>
          <w:tab w:val="left" w:pos="1260"/>
        </w:tabs>
        <w:rPr>
          <w:rFonts w:ascii="Times New Roman" w:eastAsia="PMingLiU" w:hAnsi="Times New Roman"/>
          <w:szCs w:val="20"/>
          <w:lang w:eastAsia="zh-TW"/>
        </w:rPr>
      </w:pPr>
      <w:r w:rsidRPr="009A6FDA">
        <w:rPr>
          <w:rFonts w:ascii="Times New Roman" w:eastAsia="PMingLiU" w:hAnsi="Times New Roman"/>
          <w:szCs w:val="20"/>
          <w:lang w:eastAsia="zh-TW"/>
        </w:rPr>
        <w:t>0% NES gain with Case 1 (Options 1+A+X) and WUS configuration transmitted in separate SIB on the NES cell</w:t>
      </w:r>
    </w:p>
    <w:p w14:paraId="3FF26E06" w14:textId="77777777" w:rsidR="00BC139C" w:rsidRPr="009A6FDA" w:rsidRDefault="00BC139C" w:rsidP="00311060">
      <w:pPr>
        <w:numPr>
          <w:ilvl w:val="2"/>
          <w:numId w:val="281"/>
        </w:numPr>
        <w:tabs>
          <w:tab w:val="left" w:pos="1260"/>
        </w:tabs>
        <w:rPr>
          <w:rFonts w:ascii="Times New Roman" w:eastAsia="PMingLiU" w:hAnsi="Times New Roman"/>
          <w:szCs w:val="20"/>
          <w:lang w:eastAsia="zh-TW"/>
        </w:rPr>
      </w:pPr>
      <w:r w:rsidRPr="009A6FDA">
        <w:rPr>
          <w:rFonts w:ascii="Times New Roman" w:eastAsia="PMingLiU" w:hAnsi="Times New Roman"/>
          <w:szCs w:val="20"/>
          <w:lang w:eastAsia="zh-TW"/>
        </w:rPr>
        <w:t>7% NES gain with Case 1 (Options 1+A+X) and pre-configured for fixed WUS configuration</w:t>
      </w:r>
    </w:p>
    <w:p w14:paraId="5273BB0A" w14:textId="77777777" w:rsidR="00BC139C" w:rsidRPr="009A6FDA" w:rsidRDefault="00BC139C" w:rsidP="00311060">
      <w:pPr>
        <w:numPr>
          <w:ilvl w:val="3"/>
          <w:numId w:val="281"/>
        </w:numPr>
        <w:tabs>
          <w:tab w:val="left" w:pos="1260"/>
        </w:tabs>
        <w:rPr>
          <w:rFonts w:ascii="Times New Roman" w:eastAsia="PMingLiU" w:hAnsi="Times New Roman"/>
          <w:szCs w:val="20"/>
          <w:lang w:eastAsia="zh-TW"/>
        </w:rPr>
      </w:pPr>
      <w:r w:rsidRPr="009A6FDA">
        <w:rPr>
          <w:rFonts w:ascii="Times New Roman" w:eastAsia="PMingLiU" w:hAnsi="Times New Roman"/>
          <w:szCs w:val="20"/>
          <w:lang w:eastAsia="zh-TW"/>
        </w:rPr>
        <w:t>NES cell does not transmit the WUS configuration</w:t>
      </w:r>
    </w:p>
    <w:p w14:paraId="3CDB46D3" w14:textId="77777777" w:rsidR="00BC139C" w:rsidRPr="009A6FDA" w:rsidRDefault="00BC139C" w:rsidP="00311060">
      <w:pPr>
        <w:numPr>
          <w:ilvl w:val="0"/>
          <w:numId w:val="281"/>
        </w:numPr>
        <w:rPr>
          <w:rFonts w:ascii="Times New Roman" w:hAnsi="Times New Roman"/>
          <w:szCs w:val="20"/>
          <w:lang w:eastAsia="zh-CN"/>
        </w:rPr>
      </w:pPr>
      <w:r w:rsidRPr="009A6FDA">
        <w:rPr>
          <w:rFonts w:ascii="Times New Roman" w:hAnsi="Times New Roman"/>
          <w:szCs w:val="20"/>
          <w:lang w:eastAsia="zh-CN"/>
        </w:rPr>
        <w:t xml:space="preserve">For Cat 1 BS, 4 beams, 0% &lt; on-demand SIB1 transmission rate &lt;= 30%, </w:t>
      </w:r>
    </w:p>
    <w:p w14:paraId="4338DE79" w14:textId="77777777" w:rsidR="00BC139C" w:rsidRPr="009A6FDA" w:rsidRDefault="00BC139C" w:rsidP="00311060">
      <w:pPr>
        <w:numPr>
          <w:ilvl w:val="1"/>
          <w:numId w:val="281"/>
        </w:numPr>
        <w:rPr>
          <w:rFonts w:ascii="Times New Roman" w:hAnsi="Times New Roman"/>
          <w:szCs w:val="20"/>
          <w:lang w:eastAsia="zh-CN"/>
        </w:rPr>
      </w:pPr>
      <w:r w:rsidRPr="009A6FDA">
        <w:rPr>
          <w:rFonts w:ascii="Times New Roman" w:hAnsi="Times New Roman"/>
          <w:szCs w:val="20"/>
          <w:lang w:eastAsia="zh-CN"/>
        </w:rPr>
        <w:t>the NES gain is 13.17% - 36.2% from the following 3 sources</w:t>
      </w:r>
    </w:p>
    <w:p w14:paraId="77BBAF48" w14:textId="1C132DA7" w:rsidR="00BC139C" w:rsidRPr="009A6FDA" w:rsidRDefault="006F79AF" w:rsidP="00311060">
      <w:pPr>
        <w:numPr>
          <w:ilvl w:val="2"/>
          <w:numId w:val="281"/>
        </w:numPr>
        <w:rPr>
          <w:rFonts w:ascii="Times New Roman" w:hAnsi="Times New Roman"/>
          <w:szCs w:val="20"/>
          <w:lang w:eastAsia="zh-CN"/>
        </w:rPr>
      </w:pPr>
      <w:hyperlink r:id="rId1772" w:history="1">
        <w:r>
          <w:rPr>
            <w:rStyle w:val="Hyperlink"/>
            <w:rFonts w:ascii="Times New Roman" w:hAnsi="Times New Roman"/>
            <w:szCs w:val="20"/>
            <w:lang w:eastAsia="zh-CN"/>
          </w:rPr>
          <w:t>R1-2404625</w:t>
        </w:r>
      </w:hyperlink>
      <w:r w:rsidR="00BC139C" w:rsidRPr="009A6FDA">
        <w:rPr>
          <w:rFonts w:ascii="Times New Roman" w:hAnsi="Times New Roman"/>
          <w:szCs w:val="20"/>
          <w:lang w:eastAsia="zh-CN"/>
        </w:rPr>
        <w:t xml:space="preserve">, </w:t>
      </w:r>
      <w:hyperlink r:id="rId1773" w:history="1">
        <w:r>
          <w:rPr>
            <w:rStyle w:val="Hyperlink"/>
            <w:rFonts w:ascii="Times New Roman" w:hAnsi="Times New Roman"/>
            <w:szCs w:val="20"/>
            <w:lang w:eastAsia="zh-CN"/>
          </w:rPr>
          <w:t>R1-2405247</w:t>
        </w:r>
      </w:hyperlink>
      <w:r w:rsidR="00BC139C" w:rsidRPr="009A6FDA">
        <w:rPr>
          <w:rFonts w:ascii="Times New Roman" w:hAnsi="Times New Roman"/>
          <w:szCs w:val="20"/>
          <w:lang w:eastAsia="zh-CN"/>
        </w:rPr>
        <w:t xml:space="preserve">, </w:t>
      </w:r>
      <w:hyperlink r:id="rId1774" w:history="1">
        <w:r>
          <w:rPr>
            <w:rStyle w:val="Hyperlink"/>
            <w:rFonts w:ascii="Times New Roman" w:hAnsi="Times New Roman"/>
            <w:szCs w:val="20"/>
            <w:lang w:eastAsia="zh-CN"/>
          </w:rPr>
          <w:t>R1-2405363</w:t>
        </w:r>
      </w:hyperlink>
    </w:p>
    <w:p w14:paraId="76404980" w14:textId="77777777" w:rsidR="00BC139C" w:rsidRPr="009A6FDA" w:rsidRDefault="00BC139C" w:rsidP="00311060">
      <w:pPr>
        <w:numPr>
          <w:ilvl w:val="0"/>
          <w:numId w:val="281"/>
        </w:numPr>
        <w:rPr>
          <w:rFonts w:ascii="Times New Roman" w:hAnsi="Times New Roman"/>
          <w:szCs w:val="20"/>
          <w:lang w:eastAsia="zh-CN"/>
        </w:rPr>
      </w:pPr>
      <w:r w:rsidRPr="009A6FDA">
        <w:rPr>
          <w:rFonts w:ascii="Times New Roman" w:eastAsia="PMingLiU" w:hAnsi="Times New Roman"/>
          <w:szCs w:val="20"/>
          <w:lang w:eastAsia="zh-TW"/>
        </w:rPr>
        <w:t xml:space="preserve">For Cat 2 BS, 8 beams, 0% on-demand SIB1 transmission rate, </w:t>
      </w:r>
    </w:p>
    <w:p w14:paraId="1B50A684" w14:textId="77777777" w:rsidR="00BC139C" w:rsidRPr="009A6FDA" w:rsidRDefault="00BC139C" w:rsidP="00311060">
      <w:pPr>
        <w:numPr>
          <w:ilvl w:val="1"/>
          <w:numId w:val="281"/>
        </w:numPr>
        <w:rPr>
          <w:rFonts w:ascii="Times New Roman" w:hAnsi="Times New Roman"/>
          <w:szCs w:val="20"/>
          <w:lang w:eastAsia="zh-CN"/>
        </w:rPr>
      </w:pPr>
      <w:r w:rsidRPr="009A6FDA">
        <w:rPr>
          <w:rFonts w:ascii="Times New Roman" w:eastAsia="PMingLiU" w:hAnsi="Times New Roman"/>
          <w:szCs w:val="20"/>
          <w:lang w:eastAsia="zh-TW"/>
        </w:rPr>
        <w:t>the NES gain is 16.8% - 28.77% from the following 6 sources</w:t>
      </w:r>
    </w:p>
    <w:p w14:paraId="0010E8E7" w14:textId="07041E2D" w:rsidR="00BC139C" w:rsidRPr="009A6FDA" w:rsidRDefault="006F79AF" w:rsidP="00311060">
      <w:pPr>
        <w:numPr>
          <w:ilvl w:val="2"/>
          <w:numId w:val="281"/>
        </w:numPr>
        <w:rPr>
          <w:rFonts w:ascii="Times New Roman" w:hAnsi="Times New Roman"/>
          <w:szCs w:val="20"/>
          <w:lang w:eastAsia="zh-CN"/>
        </w:rPr>
      </w:pPr>
      <w:hyperlink r:id="rId1775" w:history="1">
        <w:r>
          <w:rPr>
            <w:rStyle w:val="Hyperlink"/>
            <w:rFonts w:ascii="Times New Roman" w:eastAsia="PMingLiU" w:hAnsi="Times New Roman"/>
            <w:szCs w:val="20"/>
            <w:lang w:eastAsia="zh-TW"/>
          </w:rPr>
          <w:t>R1-2403942</w:t>
        </w:r>
      </w:hyperlink>
      <w:r w:rsidR="00BC139C" w:rsidRPr="009A6FDA">
        <w:rPr>
          <w:rFonts w:ascii="Times New Roman" w:eastAsia="PMingLiU" w:hAnsi="Times New Roman"/>
          <w:szCs w:val="20"/>
          <w:lang w:eastAsia="zh-TW"/>
        </w:rPr>
        <w:t xml:space="preserve">, </w:t>
      </w:r>
      <w:hyperlink r:id="rId1776" w:history="1">
        <w:r>
          <w:rPr>
            <w:rStyle w:val="Hyperlink"/>
            <w:rFonts w:ascii="Times New Roman" w:eastAsia="PMingLiU" w:hAnsi="Times New Roman"/>
            <w:szCs w:val="20"/>
            <w:lang w:eastAsia="zh-TW"/>
          </w:rPr>
          <w:t>R1-2405341</w:t>
        </w:r>
      </w:hyperlink>
      <w:r w:rsidR="00BC139C" w:rsidRPr="009A6FDA">
        <w:rPr>
          <w:rFonts w:ascii="Times New Roman" w:eastAsia="PMingLiU" w:hAnsi="Times New Roman"/>
          <w:szCs w:val="20"/>
          <w:lang w:eastAsia="zh-TW"/>
        </w:rPr>
        <w:t xml:space="preserve">, </w:t>
      </w:r>
      <w:hyperlink r:id="rId1777" w:history="1">
        <w:r>
          <w:rPr>
            <w:rStyle w:val="Hyperlink"/>
            <w:rFonts w:ascii="Times New Roman" w:eastAsia="PMingLiU" w:hAnsi="Times New Roman"/>
            <w:szCs w:val="20"/>
            <w:lang w:eastAsia="zh-TW"/>
          </w:rPr>
          <w:t>R1-2404224</w:t>
        </w:r>
      </w:hyperlink>
      <w:r w:rsidR="00BC139C" w:rsidRPr="009A6FDA">
        <w:rPr>
          <w:rFonts w:ascii="Times New Roman" w:eastAsia="PMingLiU" w:hAnsi="Times New Roman"/>
          <w:szCs w:val="20"/>
          <w:lang w:eastAsia="zh-TW"/>
        </w:rPr>
        <w:t xml:space="preserve">, </w:t>
      </w:r>
      <w:hyperlink r:id="rId1778" w:history="1">
        <w:r>
          <w:rPr>
            <w:rStyle w:val="Hyperlink"/>
            <w:rFonts w:ascii="Times New Roman" w:eastAsia="PMingLiU" w:hAnsi="Times New Roman"/>
            <w:szCs w:val="20"/>
            <w:lang w:eastAsia="zh-TW"/>
          </w:rPr>
          <w:t>R1-2404859</w:t>
        </w:r>
      </w:hyperlink>
      <w:r w:rsidR="00BC139C" w:rsidRPr="009A6FDA">
        <w:rPr>
          <w:rFonts w:ascii="Times New Roman" w:eastAsia="PMingLiU" w:hAnsi="Times New Roman"/>
          <w:szCs w:val="20"/>
          <w:lang w:eastAsia="zh-TW"/>
        </w:rPr>
        <w:t xml:space="preserve">, </w:t>
      </w:r>
      <w:hyperlink r:id="rId1779" w:history="1">
        <w:r>
          <w:rPr>
            <w:rStyle w:val="Hyperlink"/>
            <w:rFonts w:ascii="Times New Roman" w:eastAsia="PMingLiU" w:hAnsi="Times New Roman"/>
            <w:szCs w:val="20"/>
            <w:lang w:eastAsia="zh-TW"/>
          </w:rPr>
          <w:t>R1-2404561</w:t>
        </w:r>
      </w:hyperlink>
      <w:r w:rsidR="00BC139C" w:rsidRPr="009A6FDA">
        <w:rPr>
          <w:rFonts w:ascii="Times New Roman" w:eastAsia="PMingLiU" w:hAnsi="Times New Roman"/>
          <w:szCs w:val="20"/>
          <w:lang w:eastAsia="zh-TW"/>
        </w:rPr>
        <w:t xml:space="preserve">, </w:t>
      </w:r>
      <w:hyperlink r:id="rId1780" w:history="1">
        <w:r>
          <w:rPr>
            <w:rStyle w:val="Hyperlink"/>
            <w:rFonts w:ascii="Times New Roman" w:eastAsia="PMingLiU" w:hAnsi="Times New Roman"/>
            <w:szCs w:val="20"/>
            <w:lang w:eastAsia="zh-TW"/>
          </w:rPr>
          <w:t>R1-2405595</w:t>
        </w:r>
      </w:hyperlink>
    </w:p>
    <w:p w14:paraId="23C39C51" w14:textId="140E1154" w:rsidR="00BC139C" w:rsidRPr="009A6FDA" w:rsidRDefault="00BC139C" w:rsidP="00311060">
      <w:pPr>
        <w:numPr>
          <w:ilvl w:val="1"/>
          <w:numId w:val="281"/>
        </w:numPr>
        <w:rPr>
          <w:rFonts w:ascii="Times New Roman" w:hAnsi="Times New Roman"/>
          <w:szCs w:val="20"/>
          <w:lang w:eastAsia="zh-CN"/>
        </w:rPr>
      </w:pPr>
      <w:r w:rsidRPr="009A6FDA">
        <w:rPr>
          <w:rFonts w:ascii="Times New Roman" w:eastAsia="PMingLiU" w:hAnsi="Times New Roman"/>
          <w:szCs w:val="20"/>
          <w:lang w:eastAsia="zh-TW"/>
        </w:rPr>
        <w:t>One source (</w:t>
      </w:r>
      <w:hyperlink r:id="rId1781" w:history="1">
        <w:r w:rsidR="006F79AF">
          <w:rPr>
            <w:rStyle w:val="Hyperlink"/>
            <w:rFonts w:ascii="Times New Roman" w:eastAsia="PMingLiU" w:hAnsi="Times New Roman"/>
            <w:szCs w:val="20"/>
            <w:lang w:eastAsia="zh-TW"/>
          </w:rPr>
          <w:t>R1-2404224</w:t>
        </w:r>
      </w:hyperlink>
      <w:r w:rsidRPr="009A6FDA">
        <w:rPr>
          <w:rFonts w:ascii="Times New Roman" w:eastAsia="PMingLiU" w:hAnsi="Times New Roman"/>
          <w:szCs w:val="20"/>
          <w:lang w:eastAsia="zh-TW"/>
        </w:rPr>
        <w:t>) reports 10.5% NES gain with medium cell load on Cell A</w:t>
      </w:r>
    </w:p>
    <w:p w14:paraId="2250A453" w14:textId="3B9223EC" w:rsidR="00BC139C" w:rsidRPr="009A6FDA" w:rsidRDefault="00BC139C" w:rsidP="00311060">
      <w:pPr>
        <w:numPr>
          <w:ilvl w:val="0"/>
          <w:numId w:val="281"/>
        </w:numPr>
        <w:rPr>
          <w:rFonts w:ascii="Times New Roman" w:hAnsi="Times New Roman"/>
          <w:szCs w:val="20"/>
          <w:lang w:eastAsia="zh-CN"/>
        </w:rPr>
      </w:pPr>
      <w:r w:rsidRPr="009A6FDA">
        <w:rPr>
          <w:rFonts w:ascii="Times New Roman" w:eastAsia="PMingLiU" w:hAnsi="Times New Roman"/>
          <w:szCs w:val="20"/>
          <w:lang w:eastAsia="zh-TW"/>
        </w:rPr>
        <w:t>For Cat 2 BS, 4 beams, 0% on-demand SIB1 transmission rate, the NES gain is 12.71% – 12.88% from one source (</w:t>
      </w:r>
      <w:hyperlink r:id="rId1782" w:history="1">
        <w:r w:rsidR="006F79AF">
          <w:rPr>
            <w:rStyle w:val="Hyperlink"/>
            <w:rFonts w:ascii="Times New Roman" w:eastAsia="PMingLiU" w:hAnsi="Times New Roman"/>
            <w:szCs w:val="20"/>
            <w:lang w:eastAsia="zh-TW"/>
          </w:rPr>
          <w:t>R1-2405341</w:t>
        </w:r>
      </w:hyperlink>
      <w:r w:rsidRPr="009A6FDA">
        <w:rPr>
          <w:rFonts w:ascii="Times New Roman" w:eastAsia="PMingLiU" w:hAnsi="Times New Roman"/>
          <w:szCs w:val="20"/>
          <w:lang w:eastAsia="zh-TW"/>
        </w:rPr>
        <w:t>)</w:t>
      </w:r>
    </w:p>
    <w:p w14:paraId="0ABCBD8D" w14:textId="77777777" w:rsidR="00BC139C" w:rsidRPr="009A6FDA" w:rsidRDefault="00BC139C" w:rsidP="00311060">
      <w:pPr>
        <w:numPr>
          <w:ilvl w:val="0"/>
          <w:numId w:val="281"/>
        </w:numPr>
        <w:rPr>
          <w:rFonts w:ascii="Times New Roman" w:hAnsi="Times New Roman"/>
          <w:szCs w:val="20"/>
          <w:lang w:eastAsia="zh-CN"/>
        </w:rPr>
      </w:pPr>
      <w:r w:rsidRPr="009A6FDA">
        <w:rPr>
          <w:rFonts w:ascii="Times New Roman" w:eastAsia="PMingLiU" w:hAnsi="Times New Roman"/>
          <w:szCs w:val="20"/>
          <w:lang w:eastAsia="zh-TW"/>
        </w:rPr>
        <w:t xml:space="preserve">For Cat 2 BS, 8 beams, </w:t>
      </w:r>
      <w:r w:rsidRPr="009A6FDA">
        <w:rPr>
          <w:rFonts w:ascii="Times New Roman" w:hAnsi="Times New Roman"/>
          <w:szCs w:val="20"/>
          <w:lang w:eastAsia="zh-CN"/>
        </w:rPr>
        <w:t>0% &lt; on-demand SIB1 transmission rate &lt;= 30%</w:t>
      </w:r>
      <w:r w:rsidRPr="009A6FDA">
        <w:rPr>
          <w:rFonts w:ascii="Times New Roman" w:eastAsia="PMingLiU" w:hAnsi="Times New Roman"/>
          <w:szCs w:val="20"/>
          <w:lang w:eastAsia="zh-TW"/>
        </w:rPr>
        <w:t xml:space="preserve">, the NES gain is 14.43% - 27.47% </w:t>
      </w:r>
      <w:r w:rsidRPr="009A6FDA">
        <w:rPr>
          <w:rFonts w:ascii="Times New Roman" w:hAnsi="Times New Roman"/>
          <w:szCs w:val="20"/>
          <w:lang w:eastAsia="zh-CN"/>
        </w:rPr>
        <w:t>from the following 3 sources</w:t>
      </w:r>
    </w:p>
    <w:p w14:paraId="05C082F2" w14:textId="052385D1" w:rsidR="00BC139C" w:rsidRPr="009A6FDA" w:rsidRDefault="006F79AF" w:rsidP="00311060">
      <w:pPr>
        <w:numPr>
          <w:ilvl w:val="1"/>
          <w:numId w:val="281"/>
        </w:numPr>
        <w:rPr>
          <w:rFonts w:ascii="Times New Roman" w:hAnsi="Times New Roman"/>
          <w:szCs w:val="20"/>
          <w:lang w:eastAsia="zh-CN"/>
        </w:rPr>
      </w:pPr>
      <w:hyperlink r:id="rId1783" w:history="1">
        <w:r>
          <w:rPr>
            <w:rStyle w:val="Hyperlink"/>
            <w:rFonts w:ascii="Times New Roman" w:eastAsia="PMingLiU" w:hAnsi="Times New Roman"/>
            <w:szCs w:val="20"/>
            <w:lang w:eastAsia="zh-TW"/>
          </w:rPr>
          <w:t>R1-2404561</w:t>
        </w:r>
      </w:hyperlink>
      <w:r w:rsidR="00BC139C" w:rsidRPr="009A6FDA">
        <w:rPr>
          <w:rFonts w:ascii="Times New Roman" w:eastAsia="PMingLiU" w:hAnsi="Times New Roman"/>
          <w:szCs w:val="20"/>
          <w:lang w:eastAsia="zh-TW"/>
        </w:rPr>
        <w:t xml:space="preserve">, </w:t>
      </w:r>
      <w:hyperlink r:id="rId1784" w:history="1">
        <w:r>
          <w:rPr>
            <w:rStyle w:val="Hyperlink"/>
            <w:rFonts w:ascii="Times New Roman" w:eastAsia="PMingLiU" w:hAnsi="Times New Roman"/>
            <w:szCs w:val="20"/>
            <w:lang w:eastAsia="zh-TW"/>
          </w:rPr>
          <w:t>R1-2403942</w:t>
        </w:r>
      </w:hyperlink>
      <w:r w:rsidR="00BC139C" w:rsidRPr="009A6FDA">
        <w:rPr>
          <w:rFonts w:ascii="Times New Roman" w:eastAsia="PMingLiU" w:hAnsi="Times New Roman"/>
          <w:szCs w:val="20"/>
          <w:lang w:eastAsia="zh-TW"/>
        </w:rPr>
        <w:t xml:space="preserve">, </w:t>
      </w:r>
      <w:hyperlink r:id="rId1785" w:history="1">
        <w:r>
          <w:rPr>
            <w:rStyle w:val="Hyperlink"/>
            <w:rFonts w:ascii="Times New Roman" w:eastAsia="PMingLiU" w:hAnsi="Times New Roman"/>
            <w:szCs w:val="20"/>
            <w:lang w:eastAsia="zh-TW"/>
          </w:rPr>
          <w:t>R1-2404859</w:t>
        </w:r>
      </w:hyperlink>
    </w:p>
    <w:p w14:paraId="456C44A5" w14:textId="77777777" w:rsidR="00BC139C" w:rsidRPr="00BC139C" w:rsidRDefault="00BC139C" w:rsidP="00BC139C">
      <w:pPr>
        <w:rPr>
          <w:rFonts w:ascii="Times New Roman" w:hAnsi="Times New Roman"/>
          <w:szCs w:val="20"/>
          <w:lang w:eastAsia="x-none"/>
        </w:rPr>
      </w:pPr>
    </w:p>
    <w:p w14:paraId="3342E99A" w14:textId="77777777" w:rsidR="009A6FDA" w:rsidRPr="00E40459" w:rsidRDefault="009A6FDA" w:rsidP="009A6FDA">
      <w:pPr>
        <w:rPr>
          <w:rFonts w:ascii="Times New Roman" w:hAnsi="Times New Roman"/>
          <w:szCs w:val="20"/>
          <w:lang w:eastAsia="ko-KR"/>
        </w:rPr>
      </w:pPr>
      <w:r w:rsidRPr="00E40459">
        <w:rPr>
          <w:rFonts w:ascii="Times New Roman" w:hAnsi="Times New Roman"/>
          <w:szCs w:val="20"/>
          <w:highlight w:val="green"/>
          <w:lang w:eastAsia="ko-KR"/>
        </w:rPr>
        <w:t>Agreement</w:t>
      </w:r>
    </w:p>
    <w:p w14:paraId="6CE8D6A9" w14:textId="77777777" w:rsidR="00BC139C" w:rsidRPr="00BC139C" w:rsidRDefault="00BC139C" w:rsidP="00BC139C">
      <w:pPr>
        <w:rPr>
          <w:rFonts w:ascii="Times New Roman" w:hAnsi="Times New Roman"/>
          <w:szCs w:val="20"/>
        </w:rPr>
      </w:pPr>
      <w:r w:rsidRPr="00BC139C">
        <w:rPr>
          <w:rFonts w:ascii="Times New Roman" w:hAnsi="Times New Roman"/>
          <w:szCs w:val="20"/>
        </w:rPr>
        <w:t>For the evaluation of achievable NES gain on NES cell with on-demand SIB1 in idle/inactive mode, the following is observed with 20ms SSB period and 160ms SIB1 period (Case C), FR1, low load</w:t>
      </w:r>
    </w:p>
    <w:p w14:paraId="3B80132C" w14:textId="77777777" w:rsidR="00BC139C" w:rsidRPr="00BC139C" w:rsidRDefault="00BC139C" w:rsidP="00311060">
      <w:pPr>
        <w:numPr>
          <w:ilvl w:val="0"/>
          <w:numId w:val="282"/>
        </w:numPr>
        <w:rPr>
          <w:rFonts w:ascii="Times New Roman" w:hAnsi="Times New Roman"/>
          <w:szCs w:val="20"/>
          <w:lang w:eastAsia="zh-CN"/>
        </w:rPr>
      </w:pPr>
      <w:r w:rsidRPr="00BC139C">
        <w:rPr>
          <w:rFonts w:ascii="Times New Roman" w:eastAsia="PMingLiU" w:hAnsi="Times New Roman"/>
          <w:szCs w:val="20"/>
          <w:lang w:eastAsia="zh-TW"/>
        </w:rPr>
        <w:t xml:space="preserve">For Cat 1 BS, 8 beams, 0% on-demand SIB1 transmission rate, </w:t>
      </w:r>
    </w:p>
    <w:p w14:paraId="3B6C498A" w14:textId="77777777" w:rsidR="00BC139C" w:rsidRPr="00BC139C" w:rsidRDefault="00BC139C" w:rsidP="00311060">
      <w:pPr>
        <w:numPr>
          <w:ilvl w:val="1"/>
          <w:numId w:val="282"/>
        </w:numPr>
        <w:rPr>
          <w:rFonts w:ascii="Times New Roman" w:hAnsi="Times New Roman"/>
          <w:szCs w:val="20"/>
          <w:lang w:eastAsia="zh-CN"/>
        </w:rPr>
      </w:pPr>
      <w:r w:rsidRPr="00BC139C">
        <w:rPr>
          <w:rFonts w:ascii="Times New Roman" w:eastAsia="PMingLiU" w:hAnsi="Times New Roman"/>
          <w:szCs w:val="20"/>
          <w:lang w:eastAsia="zh-TW"/>
        </w:rPr>
        <w:t>the NES gain is 1.2 – 8.3% from the following 7 sources</w:t>
      </w:r>
    </w:p>
    <w:p w14:paraId="444E02B5" w14:textId="15700375" w:rsidR="00BC139C" w:rsidRPr="00BC139C" w:rsidRDefault="006F79AF" w:rsidP="00311060">
      <w:pPr>
        <w:numPr>
          <w:ilvl w:val="2"/>
          <w:numId w:val="282"/>
        </w:numPr>
        <w:rPr>
          <w:rFonts w:ascii="Times New Roman" w:hAnsi="Times New Roman"/>
          <w:szCs w:val="20"/>
          <w:lang w:eastAsia="zh-CN"/>
        </w:rPr>
      </w:pPr>
      <w:hyperlink r:id="rId1786" w:history="1">
        <w:r>
          <w:rPr>
            <w:rStyle w:val="Hyperlink"/>
            <w:rFonts w:ascii="Times New Roman" w:eastAsia="PMingLiU" w:hAnsi="Times New Roman"/>
            <w:szCs w:val="20"/>
            <w:lang w:eastAsia="zh-TW"/>
          </w:rPr>
          <w:t>R1-2405595</w:t>
        </w:r>
      </w:hyperlink>
      <w:r w:rsidR="00BC139C" w:rsidRPr="00BC139C">
        <w:rPr>
          <w:rFonts w:ascii="Times New Roman" w:eastAsia="PMingLiU" w:hAnsi="Times New Roman"/>
          <w:szCs w:val="20"/>
          <w:lang w:eastAsia="zh-TW"/>
        </w:rPr>
        <w:t xml:space="preserve">, </w:t>
      </w:r>
      <w:hyperlink r:id="rId1787" w:history="1">
        <w:r>
          <w:rPr>
            <w:rStyle w:val="Hyperlink"/>
            <w:rFonts w:ascii="Times New Roman" w:eastAsia="PMingLiU" w:hAnsi="Times New Roman"/>
            <w:szCs w:val="20"/>
            <w:lang w:eastAsia="zh-TW"/>
          </w:rPr>
          <w:t>R1-2403979</w:t>
        </w:r>
      </w:hyperlink>
      <w:r w:rsidR="00BC139C" w:rsidRPr="00BC139C">
        <w:rPr>
          <w:rFonts w:ascii="Times New Roman" w:eastAsia="PMingLiU" w:hAnsi="Times New Roman"/>
          <w:szCs w:val="20"/>
          <w:lang w:eastAsia="zh-TW"/>
        </w:rPr>
        <w:t xml:space="preserve">, </w:t>
      </w:r>
      <w:hyperlink r:id="rId1788" w:history="1">
        <w:r>
          <w:rPr>
            <w:rStyle w:val="Hyperlink"/>
            <w:rFonts w:ascii="Times New Roman" w:eastAsia="PMingLiU" w:hAnsi="Times New Roman"/>
            <w:szCs w:val="20"/>
            <w:lang w:eastAsia="zh-TW"/>
          </w:rPr>
          <w:t>R1-2405341</w:t>
        </w:r>
      </w:hyperlink>
      <w:r w:rsidR="00BC139C" w:rsidRPr="00BC139C">
        <w:rPr>
          <w:rFonts w:ascii="Times New Roman" w:eastAsia="PMingLiU" w:hAnsi="Times New Roman"/>
          <w:szCs w:val="20"/>
          <w:lang w:eastAsia="zh-TW"/>
        </w:rPr>
        <w:t xml:space="preserve">, </w:t>
      </w:r>
      <w:hyperlink r:id="rId1789" w:history="1">
        <w:r>
          <w:rPr>
            <w:rStyle w:val="Hyperlink"/>
            <w:rFonts w:ascii="Times New Roman" w:eastAsia="PMingLiU" w:hAnsi="Times New Roman"/>
            <w:szCs w:val="20"/>
            <w:lang w:eastAsia="zh-TW"/>
          </w:rPr>
          <w:t>R1-2404859</w:t>
        </w:r>
      </w:hyperlink>
      <w:r w:rsidR="00BC139C" w:rsidRPr="00BC139C">
        <w:rPr>
          <w:rFonts w:ascii="Times New Roman" w:eastAsia="PMingLiU" w:hAnsi="Times New Roman"/>
          <w:szCs w:val="20"/>
          <w:lang w:eastAsia="zh-TW"/>
        </w:rPr>
        <w:t xml:space="preserve">, </w:t>
      </w:r>
      <w:hyperlink r:id="rId1790" w:history="1">
        <w:r>
          <w:rPr>
            <w:rStyle w:val="Hyperlink"/>
            <w:rFonts w:ascii="Times New Roman" w:eastAsia="PMingLiU" w:hAnsi="Times New Roman"/>
            <w:szCs w:val="20"/>
            <w:lang w:eastAsia="zh-TW"/>
          </w:rPr>
          <w:t>R1-2405363</w:t>
        </w:r>
      </w:hyperlink>
      <w:r w:rsidR="00BC139C" w:rsidRPr="00BC139C">
        <w:rPr>
          <w:rFonts w:ascii="Times New Roman" w:eastAsia="PMingLiU" w:hAnsi="Times New Roman"/>
          <w:szCs w:val="20"/>
          <w:lang w:eastAsia="zh-TW"/>
        </w:rPr>
        <w:t xml:space="preserve">, </w:t>
      </w:r>
      <w:hyperlink r:id="rId1791" w:history="1">
        <w:r>
          <w:rPr>
            <w:rStyle w:val="Hyperlink"/>
            <w:rFonts w:ascii="Times New Roman" w:eastAsia="PMingLiU" w:hAnsi="Times New Roman"/>
            <w:szCs w:val="20"/>
            <w:lang w:eastAsia="zh-TW"/>
          </w:rPr>
          <w:t>R1-2404625</w:t>
        </w:r>
      </w:hyperlink>
      <w:r w:rsidR="00BC139C" w:rsidRPr="00BC139C">
        <w:rPr>
          <w:rFonts w:ascii="Times New Roman" w:eastAsia="PMingLiU" w:hAnsi="Times New Roman"/>
          <w:szCs w:val="20"/>
          <w:lang w:eastAsia="zh-TW"/>
        </w:rPr>
        <w:t xml:space="preserve">, </w:t>
      </w:r>
      <w:hyperlink r:id="rId1792" w:history="1">
        <w:r>
          <w:rPr>
            <w:rStyle w:val="Hyperlink"/>
            <w:rFonts w:ascii="Times New Roman" w:eastAsia="PMingLiU" w:hAnsi="Times New Roman"/>
            <w:szCs w:val="20"/>
            <w:lang w:eastAsia="zh-TW"/>
          </w:rPr>
          <w:t>R1-2404561</w:t>
        </w:r>
      </w:hyperlink>
    </w:p>
    <w:p w14:paraId="7FCAAFD8" w14:textId="77777777" w:rsidR="00BC139C" w:rsidRPr="00BC139C" w:rsidRDefault="00BC139C" w:rsidP="00311060">
      <w:pPr>
        <w:numPr>
          <w:ilvl w:val="0"/>
          <w:numId w:val="282"/>
        </w:numPr>
        <w:rPr>
          <w:rFonts w:ascii="Times New Roman" w:hAnsi="Times New Roman"/>
          <w:szCs w:val="20"/>
          <w:lang w:eastAsia="zh-CN"/>
        </w:rPr>
      </w:pPr>
      <w:r w:rsidRPr="00BC139C">
        <w:rPr>
          <w:rFonts w:ascii="Times New Roman" w:hAnsi="Times New Roman"/>
          <w:szCs w:val="20"/>
          <w:lang w:eastAsia="zh-CN"/>
        </w:rPr>
        <w:t>For Cat 1 BS, 4 beams, 0% on-demand SIB1 transmission rate, the NES gain is 0.2% - 5.46% from the following 4 sources</w:t>
      </w:r>
    </w:p>
    <w:p w14:paraId="1DC8E65C" w14:textId="79A341D2" w:rsidR="00BC139C" w:rsidRPr="00BC139C" w:rsidRDefault="006F79AF" w:rsidP="00311060">
      <w:pPr>
        <w:numPr>
          <w:ilvl w:val="1"/>
          <w:numId w:val="282"/>
        </w:numPr>
        <w:rPr>
          <w:rFonts w:ascii="Times New Roman" w:hAnsi="Times New Roman"/>
          <w:szCs w:val="20"/>
          <w:lang w:eastAsia="zh-CN"/>
        </w:rPr>
      </w:pPr>
      <w:hyperlink r:id="rId1793" w:history="1">
        <w:r>
          <w:rPr>
            <w:rStyle w:val="Hyperlink"/>
            <w:rFonts w:ascii="Times New Roman" w:eastAsia="PMingLiU" w:hAnsi="Times New Roman"/>
            <w:szCs w:val="20"/>
            <w:lang w:eastAsia="zh-TW"/>
          </w:rPr>
          <w:t>R1-2403979</w:t>
        </w:r>
      </w:hyperlink>
      <w:r w:rsidR="00BC139C" w:rsidRPr="00BC139C">
        <w:rPr>
          <w:rFonts w:ascii="Times New Roman" w:eastAsia="PMingLiU" w:hAnsi="Times New Roman"/>
          <w:szCs w:val="20"/>
          <w:lang w:eastAsia="zh-TW"/>
        </w:rPr>
        <w:t xml:space="preserve">, </w:t>
      </w:r>
      <w:hyperlink r:id="rId1794" w:history="1">
        <w:r>
          <w:rPr>
            <w:rStyle w:val="Hyperlink"/>
            <w:rFonts w:ascii="Times New Roman" w:eastAsia="PMingLiU" w:hAnsi="Times New Roman"/>
            <w:szCs w:val="20"/>
            <w:lang w:eastAsia="zh-TW"/>
          </w:rPr>
          <w:t>R1-2405341</w:t>
        </w:r>
      </w:hyperlink>
      <w:r w:rsidR="00BC139C" w:rsidRPr="00BC139C">
        <w:rPr>
          <w:rFonts w:ascii="Times New Roman" w:eastAsia="PMingLiU" w:hAnsi="Times New Roman"/>
          <w:szCs w:val="20"/>
          <w:lang w:eastAsia="zh-TW"/>
        </w:rPr>
        <w:t xml:space="preserve">, </w:t>
      </w:r>
      <w:hyperlink r:id="rId1795" w:history="1">
        <w:r>
          <w:rPr>
            <w:rStyle w:val="Hyperlink"/>
            <w:rFonts w:ascii="Times New Roman" w:eastAsia="PMingLiU" w:hAnsi="Times New Roman"/>
            <w:szCs w:val="20"/>
            <w:lang w:eastAsia="zh-TW"/>
          </w:rPr>
          <w:t>R1-2405363</w:t>
        </w:r>
      </w:hyperlink>
      <w:r w:rsidR="00BC139C" w:rsidRPr="00BC139C">
        <w:rPr>
          <w:rFonts w:ascii="Times New Roman" w:eastAsia="PMingLiU" w:hAnsi="Times New Roman"/>
          <w:szCs w:val="20"/>
          <w:lang w:eastAsia="zh-TW"/>
        </w:rPr>
        <w:t xml:space="preserve">, </w:t>
      </w:r>
      <w:hyperlink r:id="rId1796" w:history="1">
        <w:r>
          <w:rPr>
            <w:rStyle w:val="Hyperlink"/>
            <w:rFonts w:ascii="Times New Roman" w:eastAsia="PMingLiU" w:hAnsi="Times New Roman"/>
            <w:szCs w:val="20"/>
            <w:lang w:eastAsia="zh-TW"/>
          </w:rPr>
          <w:t>R1-2404625</w:t>
        </w:r>
      </w:hyperlink>
    </w:p>
    <w:p w14:paraId="3F3A18AF" w14:textId="77777777" w:rsidR="00BC139C" w:rsidRPr="00BC139C" w:rsidRDefault="00BC139C" w:rsidP="00311060">
      <w:pPr>
        <w:numPr>
          <w:ilvl w:val="0"/>
          <w:numId w:val="282"/>
        </w:numPr>
        <w:rPr>
          <w:rFonts w:ascii="Times New Roman" w:hAnsi="Times New Roman"/>
          <w:szCs w:val="20"/>
          <w:lang w:eastAsia="zh-CN"/>
        </w:rPr>
      </w:pPr>
      <w:r w:rsidRPr="00BC139C">
        <w:rPr>
          <w:rFonts w:ascii="Times New Roman" w:hAnsi="Times New Roman"/>
          <w:szCs w:val="20"/>
          <w:lang w:eastAsia="zh-CN"/>
        </w:rPr>
        <w:t>For Cat 1 BS, 8 beams, 0% &lt; on-demand SIB1 transmission rate &lt;= 30%, the NES gain is 2.87% - 7.38% from the following 4 sources</w:t>
      </w:r>
    </w:p>
    <w:p w14:paraId="32D1D36F" w14:textId="1660AA08" w:rsidR="00BC139C" w:rsidRPr="00BC139C" w:rsidRDefault="006F79AF" w:rsidP="00311060">
      <w:pPr>
        <w:numPr>
          <w:ilvl w:val="1"/>
          <w:numId w:val="282"/>
        </w:numPr>
        <w:rPr>
          <w:rFonts w:ascii="Times New Roman" w:hAnsi="Times New Roman"/>
          <w:szCs w:val="20"/>
          <w:lang w:eastAsia="zh-CN"/>
        </w:rPr>
      </w:pPr>
      <w:hyperlink r:id="rId1797" w:history="1">
        <w:r>
          <w:rPr>
            <w:rStyle w:val="Hyperlink"/>
            <w:rFonts w:ascii="Times New Roman" w:eastAsia="PMingLiU" w:hAnsi="Times New Roman"/>
            <w:szCs w:val="20"/>
            <w:lang w:eastAsia="zh-TW"/>
          </w:rPr>
          <w:t>R1-2404859</w:t>
        </w:r>
      </w:hyperlink>
      <w:r w:rsidR="00BC139C" w:rsidRPr="00BC139C">
        <w:rPr>
          <w:rFonts w:ascii="Times New Roman" w:eastAsia="PMingLiU" w:hAnsi="Times New Roman"/>
          <w:szCs w:val="20"/>
          <w:lang w:eastAsia="zh-TW"/>
        </w:rPr>
        <w:t xml:space="preserve">, </w:t>
      </w:r>
      <w:hyperlink r:id="rId1798" w:history="1">
        <w:r>
          <w:rPr>
            <w:rStyle w:val="Hyperlink"/>
            <w:rFonts w:ascii="Times New Roman" w:eastAsia="PMingLiU" w:hAnsi="Times New Roman"/>
            <w:szCs w:val="20"/>
            <w:lang w:eastAsia="zh-TW"/>
          </w:rPr>
          <w:t>R1-2405363</w:t>
        </w:r>
      </w:hyperlink>
      <w:r w:rsidR="00BC139C" w:rsidRPr="00BC139C">
        <w:rPr>
          <w:rFonts w:ascii="Times New Roman" w:eastAsia="PMingLiU" w:hAnsi="Times New Roman"/>
          <w:szCs w:val="20"/>
          <w:lang w:eastAsia="zh-TW"/>
        </w:rPr>
        <w:t xml:space="preserve">, </w:t>
      </w:r>
      <w:hyperlink r:id="rId1799" w:history="1">
        <w:r>
          <w:rPr>
            <w:rStyle w:val="Hyperlink"/>
            <w:rFonts w:ascii="Times New Roman" w:eastAsia="PMingLiU" w:hAnsi="Times New Roman"/>
            <w:szCs w:val="20"/>
            <w:lang w:eastAsia="zh-TW"/>
          </w:rPr>
          <w:t>R1-2404625</w:t>
        </w:r>
      </w:hyperlink>
      <w:r w:rsidR="00BC139C" w:rsidRPr="00BC139C">
        <w:rPr>
          <w:rFonts w:ascii="Times New Roman" w:eastAsia="PMingLiU" w:hAnsi="Times New Roman"/>
          <w:szCs w:val="20"/>
          <w:lang w:eastAsia="zh-TW"/>
        </w:rPr>
        <w:t xml:space="preserve">, </w:t>
      </w:r>
      <w:hyperlink r:id="rId1800" w:history="1">
        <w:r>
          <w:rPr>
            <w:rStyle w:val="Hyperlink"/>
            <w:rFonts w:ascii="Times New Roman" w:eastAsia="PMingLiU" w:hAnsi="Times New Roman"/>
            <w:szCs w:val="20"/>
            <w:lang w:eastAsia="zh-TW"/>
          </w:rPr>
          <w:t>R1-2404561</w:t>
        </w:r>
      </w:hyperlink>
    </w:p>
    <w:p w14:paraId="36A90558" w14:textId="77777777" w:rsidR="00BC139C" w:rsidRPr="00BC139C" w:rsidRDefault="00BC139C" w:rsidP="00311060">
      <w:pPr>
        <w:numPr>
          <w:ilvl w:val="0"/>
          <w:numId w:val="282"/>
        </w:numPr>
        <w:rPr>
          <w:rFonts w:ascii="Times New Roman" w:hAnsi="Times New Roman"/>
          <w:szCs w:val="20"/>
          <w:lang w:eastAsia="zh-CN"/>
        </w:rPr>
      </w:pPr>
      <w:r w:rsidRPr="00BC139C">
        <w:rPr>
          <w:rFonts w:ascii="Times New Roman" w:hAnsi="Times New Roman"/>
          <w:szCs w:val="20"/>
          <w:lang w:eastAsia="zh-CN"/>
        </w:rPr>
        <w:t>For Cat 1 BS, 4 beams, 0% &lt; on-demand SIB1 transmission rate &lt;= 30%, the NES gain is 1.97% - 4.48% from the following 2 sources</w:t>
      </w:r>
    </w:p>
    <w:p w14:paraId="0D3EC768" w14:textId="4C57651F" w:rsidR="00BC139C" w:rsidRPr="00BC139C" w:rsidRDefault="006F79AF" w:rsidP="00311060">
      <w:pPr>
        <w:numPr>
          <w:ilvl w:val="1"/>
          <w:numId w:val="282"/>
        </w:numPr>
        <w:rPr>
          <w:rFonts w:ascii="Times New Roman" w:hAnsi="Times New Roman"/>
          <w:szCs w:val="20"/>
          <w:lang w:eastAsia="zh-CN"/>
        </w:rPr>
      </w:pPr>
      <w:hyperlink r:id="rId1801" w:history="1">
        <w:r>
          <w:rPr>
            <w:rStyle w:val="Hyperlink"/>
            <w:rFonts w:ascii="Times New Roman" w:eastAsia="PMingLiU" w:hAnsi="Times New Roman"/>
            <w:szCs w:val="20"/>
            <w:lang w:eastAsia="zh-TW"/>
          </w:rPr>
          <w:t>R1-2405363</w:t>
        </w:r>
      </w:hyperlink>
      <w:r w:rsidR="00BC139C" w:rsidRPr="00BC139C">
        <w:rPr>
          <w:rFonts w:ascii="Times New Roman" w:eastAsia="PMingLiU" w:hAnsi="Times New Roman"/>
          <w:szCs w:val="20"/>
          <w:lang w:eastAsia="zh-TW"/>
        </w:rPr>
        <w:t xml:space="preserve">, </w:t>
      </w:r>
      <w:hyperlink r:id="rId1802" w:history="1">
        <w:r>
          <w:rPr>
            <w:rStyle w:val="Hyperlink"/>
            <w:rFonts w:ascii="Times New Roman" w:eastAsia="PMingLiU" w:hAnsi="Times New Roman"/>
            <w:szCs w:val="20"/>
            <w:lang w:eastAsia="zh-TW"/>
          </w:rPr>
          <w:t>R1-2404625</w:t>
        </w:r>
      </w:hyperlink>
    </w:p>
    <w:p w14:paraId="3C748A5E" w14:textId="77777777" w:rsidR="00BC139C" w:rsidRPr="00BC139C" w:rsidRDefault="00BC139C" w:rsidP="00311060">
      <w:pPr>
        <w:numPr>
          <w:ilvl w:val="0"/>
          <w:numId w:val="282"/>
        </w:numPr>
        <w:rPr>
          <w:rFonts w:ascii="Times New Roman" w:hAnsi="Times New Roman"/>
          <w:szCs w:val="20"/>
          <w:lang w:eastAsia="zh-CN"/>
        </w:rPr>
      </w:pPr>
      <w:r w:rsidRPr="00BC139C">
        <w:rPr>
          <w:rFonts w:ascii="Times New Roman" w:eastAsia="PMingLiU" w:hAnsi="Times New Roman"/>
          <w:szCs w:val="20"/>
          <w:lang w:eastAsia="zh-TW"/>
        </w:rPr>
        <w:t>For Cat 2 BS, 8 beams, 0% on-demand SIB1 transmission rate, the NES gain is 3.04% - 5.57% from the following 4 sources</w:t>
      </w:r>
    </w:p>
    <w:p w14:paraId="5DED0AB8" w14:textId="0C3B8FD7" w:rsidR="00BC139C" w:rsidRPr="00BC139C" w:rsidRDefault="006F79AF" w:rsidP="00311060">
      <w:pPr>
        <w:numPr>
          <w:ilvl w:val="1"/>
          <w:numId w:val="282"/>
        </w:numPr>
        <w:rPr>
          <w:rFonts w:ascii="Times New Roman" w:hAnsi="Times New Roman"/>
          <w:szCs w:val="20"/>
          <w:lang w:eastAsia="zh-CN"/>
        </w:rPr>
      </w:pPr>
      <w:hyperlink r:id="rId1803" w:history="1">
        <w:r>
          <w:rPr>
            <w:rStyle w:val="Hyperlink"/>
            <w:rFonts w:ascii="Times New Roman" w:eastAsia="PMingLiU" w:hAnsi="Times New Roman"/>
            <w:szCs w:val="20"/>
            <w:lang w:eastAsia="zh-TW"/>
          </w:rPr>
          <w:t>R1-2403942</w:t>
        </w:r>
      </w:hyperlink>
      <w:r w:rsidR="00BC139C" w:rsidRPr="00BC139C">
        <w:rPr>
          <w:rFonts w:ascii="Times New Roman" w:eastAsia="PMingLiU" w:hAnsi="Times New Roman"/>
          <w:szCs w:val="20"/>
          <w:lang w:eastAsia="zh-TW"/>
        </w:rPr>
        <w:t xml:space="preserve">, </w:t>
      </w:r>
      <w:hyperlink r:id="rId1804" w:history="1">
        <w:r>
          <w:rPr>
            <w:rStyle w:val="Hyperlink"/>
            <w:rFonts w:ascii="Times New Roman" w:eastAsia="PMingLiU" w:hAnsi="Times New Roman"/>
            <w:szCs w:val="20"/>
            <w:lang w:eastAsia="zh-TW"/>
          </w:rPr>
          <w:t>R1-2405341</w:t>
        </w:r>
      </w:hyperlink>
      <w:r w:rsidR="00BC139C" w:rsidRPr="00BC139C">
        <w:rPr>
          <w:rFonts w:ascii="Times New Roman" w:eastAsia="PMingLiU" w:hAnsi="Times New Roman"/>
          <w:szCs w:val="20"/>
          <w:lang w:eastAsia="zh-TW"/>
        </w:rPr>
        <w:t xml:space="preserve">, </w:t>
      </w:r>
      <w:hyperlink r:id="rId1805" w:history="1">
        <w:r>
          <w:rPr>
            <w:rStyle w:val="Hyperlink"/>
            <w:rFonts w:ascii="Times New Roman" w:eastAsia="PMingLiU" w:hAnsi="Times New Roman"/>
            <w:szCs w:val="20"/>
            <w:lang w:eastAsia="zh-TW"/>
          </w:rPr>
          <w:t>R1-2404859</w:t>
        </w:r>
      </w:hyperlink>
      <w:r w:rsidR="00BC139C" w:rsidRPr="00BC139C">
        <w:rPr>
          <w:rFonts w:ascii="Times New Roman" w:eastAsia="PMingLiU" w:hAnsi="Times New Roman"/>
          <w:szCs w:val="20"/>
          <w:lang w:eastAsia="zh-TW"/>
        </w:rPr>
        <w:t xml:space="preserve">, </w:t>
      </w:r>
      <w:hyperlink r:id="rId1806" w:history="1">
        <w:r>
          <w:rPr>
            <w:rStyle w:val="Hyperlink"/>
            <w:rFonts w:ascii="Times New Roman" w:eastAsia="PMingLiU" w:hAnsi="Times New Roman"/>
            <w:szCs w:val="20"/>
            <w:lang w:eastAsia="zh-TW"/>
          </w:rPr>
          <w:t>R1-2404561</w:t>
        </w:r>
      </w:hyperlink>
    </w:p>
    <w:p w14:paraId="69C11520" w14:textId="1FDBD844" w:rsidR="00BC139C" w:rsidRPr="00BC139C" w:rsidRDefault="00BC139C" w:rsidP="00311060">
      <w:pPr>
        <w:numPr>
          <w:ilvl w:val="0"/>
          <w:numId w:val="282"/>
        </w:numPr>
        <w:rPr>
          <w:rFonts w:ascii="Times New Roman" w:hAnsi="Times New Roman"/>
          <w:szCs w:val="20"/>
          <w:lang w:eastAsia="zh-CN"/>
        </w:rPr>
      </w:pPr>
      <w:r w:rsidRPr="00BC139C">
        <w:rPr>
          <w:rFonts w:ascii="Times New Roman" w:eastAsia="PMingLiU" w:hAnsi="Times New Roman"/>
          <w:szCs w:val="20"/>
          <w:lang w:eastAsia="zh-TW"/>
        </w:rPr>
        <w:t>For Cat 2 BS, 4 beams, 0% on-demand SIB1 transmission rate, the NES gain is 1.79% from one source (</w:t>
      </w:r>
      <w:hyperlink r:id="rId1807" w:history="1">
        <w:r w:rsidR="006F79AF">
          <w:rPr>
            <w:rStyle w:val="Hyperlink"/>
            <w:rFonts w:ascii="Times New Roman" w:eastAsia="PMingLiU" w:hAnsi="Times New Roman"/>
            <w:szCs w:val="20"/>
            <w:lang w:eastAsia="zh-TW"/>
          </w:rPr>
          <w:t>R1-2405341</w:t>
        </w:r>
      </w:hyperlink>
      <w:r w:rsidRPr="00BC139C">
        <w:rPr>
          <w:rFonts w:ascii="Times New Roman" w:eastAsia="PMingLiU" w:hAnsi="Times New Roman"/>
          <w:szCs w:val="20"/>
          <w:lang w:eastAsia="zh-TW"/>
        </w:rPr>
        <w:t>)</w:t>
      </w:r>
    </w:p>
    <w:p w14:paraId="2F545620" w14:textId="77777777" w:rsidR="00BC139C" w:rsidRPr="00BC139C" w:rsidRDefault="00BC139C" w:rsidP="00311060">
      <w:pPr>
        <w:numPr>
          <w:ilvl w:val="0"/>
          <w:numId w:val="282"/>
        </w:numPr>
        <w:rPr>
          <w:rFonts w:ascii="Times New Roman" w:hAnsi="Times New Roman"/>
          <w:szCs w:val="20"/>
          <w:lang w:eastAsia="zh-CN"/>
        </w:rPr>
      </w:pPr>
      <w:r w:rsidRPr="00BC139C">
        <w:rPr>
          <w:rFonts w:ascii="Times New Roman" w:eastAsia="PMingLiU" w:hAnsi="Times New Roman"/>
          <w:szCs w:val="20"/>
          <w:lang w:eastAsia="zh-TW"/>
        </w:rPr>
        <w:t xml:space="preserve">For Cat 2 BS, 8 beams, </w:t>
      </w:r>
      <w:r w:rsidRPr="00BC139C">
        <w:rPr>
          <w:rFonts w:ascii="Times New Roman" w:hAnsi="Times New Roman"/>
          <w:szCs w:val="20"/>
          <w:lang w:eastAsia="zh-CN"/>
        </w:rPr>
        <w:t>0% &lt; on-demand SIB1 transmission rate &lt;= 30%</w:t>
      </w:r>
      <w:r w:rsidRPr="00BC139C">
        <w:rPr>
          <w:rFonts w:ascii="Times New Roman" w:eastAsia="PMingLiU" w:hAnsi="Times New Roman"/>
          <w:szCs w:val="20"/>
          <w:lang w:eastAsia="zh-TW"/>
        </w:rPr>
        <w:t xml:space="preserve">, the NES gain is 2.12% - 5.26% </w:t>
      </w:r>
      <w:r w:rsidRPr="00BC139C">
        <w:rPr>
          <w:rFonts w:ascii="Times New Roman" w:hAnsi="Times New Roman"/>
          <w:szCs w:val="20"/>
          <w:lang w:eastAsia="zh-CN"/>
        </w:rPr>
        <w:t>from the following 3 sources</w:t>
      </w:r>
    </w:p>
    <w:p w14:paraId="5178D9DF" w14:textId="02CE2BCB" w:rsidR="00BC139C" w:rsidRPr="00BC139C" w:rsidRDefault="006F79AF" w:rsidP="00311060">
      <w:pPr>
        <w:numPr>
          <w:ilvl w:val="1"/>
          <w:numId w:val="282"/>
        </w:numPr>
        <w:rPr>
          <w:rFonts w:ascii="Times New Roman" w:hAnsi="Times New Roman"/>
          <w:szCs w:val="20"/>
          <w:lang w:eastAsia="zh-CN"/>
        </w:rPr>
      </w:pPr>
      <w:hyperlink r:id="rId1808" w:history="1">
        <w:r>
          <w:rPr>
            <w:rStyle w:val="Hyperlink"/>
            <w:rFonts w:ascii="Times New Roman" w:eastAsia="PMingLiU" w:hAnsi="Times New Roman"/>
            <w:szCs w:val="20"/>
            <w:lang w:eastAsia="zh-TW"/>
          </w:rPr>
          <w:t>R1-2404561</w:t>
        </w:r>
      </w:hyperlink>
      <w:r w:rsidR="00BC139C" w:rsidRPr="00BC139C">
        <w:rPr>
          <w:rFonts w:ascii="Times New Roman" w:eastAsia="PMingLiU" w:hAnsi="Times New Roman"/>
          <w:szCs w:val="20"/>
          <w:lang w:eastAsia="zh-TW"/>
        </w:rPr>
        <w:t xml:space="preserve">, </w:t>
      </w:r>
      <w:hyperlink r:id="rId1809" w:history="1">
        <w:r>
          <w:rPr>
            <w:rStyle w:val="Hyperlink"/>
            <w:rFonts w:ascii="Times New Roman" w:eastAsia="PMingLiU" w:hAnsi="Times New Roman"/>
            <w:szCs w:val="20"/>
            <w:lang w:eastAsia="zh-TW"/>
          </w:rPr>
          <w:t>R1-2403942</w:t>
        </w:r>
      </w:hyperlink>
      <w:r w:rsidR="00BC139C" w:rsidRPr="00BC139C">
        <w:rPr>
          <w:rFonts w:ascii="Times New Roman" w:eastAsia="PMingLiU" w:hAnsi="Times New Roman"/>
          <w:szCs w:val="20"/>
          <w:lang w:eastAsia="zh-TW"/>
        </w:rPr>
        <w:t xml:space="preserve">, </w:t>
      </w:r>
      <w:hyperlink r:id="rId1810" w:history="1">
        <w:r>
          <w:rPr>
            <w:rStyle w:val="Hyperlink"/>
            <w:rFonts w:ascii="Times New Roman" w:eastAsia="PMingLiU" w:hAnsi="Times New Roman"/>
            <w:szCs w:val="20"/>
            <w:lang w:eastAsia="zh-TW"/>
          </w:rPr>
          <w:t>R1-2404859</w:t>
        </w:r>
      </w:hyperlink>
    </w:p>
    <w:p w14:paraId="244B2E75" w14:textId="77777777" w:rsidR="00BC139C" w:rsidRPr="00BC139C" w:rsidRDefault="00BC139C" w:rsidP="00BC139C">
      <w:pPr>
        <w:rPr>
          <w:rFonts w:ascii="Times New Roman" w:hAnsi="Times New Roman"/>
          <w:szCs w:val="20"/>
          <w:lang w:eastAsia="x-none"/>
        </w:rPr>
      </w:pPr>
    </w:p>
    <w:p w14:paraId="08622765" w14:textId="77777777" w:rsidR="009A6FDA" w:rsidRPr="00E40459" w:rsidRDefault="009A6FDA" w:rsidP="009A6FDA">
      <w:pPr>
        <w:rPr>
          <w:rFonts w:ascii="Times New Roman" w:hAnsi="Times New Roman"/>
          <w:szCs w:val="20"/>
          <w:lang w:eastAsia="ko-KR"/>
        </w:rPr>
      </w:pPr>
      <w:r w:rsidRPr="00E40459">
        <w:rPr>
          <w:rFonts w:ascii="Times New Roman" w:hAnsi="Times New Roman"/>
          <w:szCs w:val="20"/>
          <w:highlight w:val="green"/>
          <w:lang w:eastAsia="ko-KR"/>
        </w:rPr>
        <w:t>Agreement</w:t>
      </w:r>
    </w:p>
    <w:p w14:paraId="482B8AF8" w14:textId="77777777" w:rsidR="00BC139C" w:rsidRPr="00BC139C" w:rsidRDefault="00BC139C" w:rsidP="00BC139C">
      <w:pPr>
        <w:rPr>
          <w:rFonts w:ascii="Times New Roman" w:hAnsi="Times New Roman"/>
          <w:szCs w:val="20"/>
        </w:rPr>
      </w:pPr>
      <w:r w:rsidRPr="00BC139C">
        <w:rPr>
          <w:rFonts w:ascii="Times New Roman" w:hAnsi="Times New Roman"/>
          <w:szCs w:val="20"/>
        </w:rPr>
        <w:t>For the evaluation of achievable NES gain on NES cell with on-demand SIB1 in idle/inactive mode, the following is observed with 20ms SSB period and 20ms SIB1 period (Case A), FR1, medium load</w:t>
      </w:r>
    </w:p>
    <w:p w14:paraId="497F349E" w14:textId="77777777" w:rsidR="00BC139C" w:rsidRPr="009A6FDA" w:rsidRDefault="00BC139C" w:rsidP="00311060">
      <w:pPr>
        <w:numPr>
          <w:ilvl w:val="0"/>
          <w:numId w:val="283"/>
        </w:numPr>
        <w:rPr>
          <w:rFonts w:ascii="Times New Roman" w:hAnsi="Times New Roman"/>
          <w:szCs w:val="20"/>
          <w:lang w:eastAsia="zh-CN"/>
        </w:rPr>
      </w:pPr>
      <w:r w:rsidRPr="009A6FDA">
        <w:rPr>
          <w:rFonts w:ascii="Times New Roman" w:eastAsia="PMingLiU" w:hAnsi="Times New Roman"/>
          <w:szCs w:val="20"/>
          <w:lang w:eastAsia="zh-TW"/>
        </w:rPr>
        <w:t xml:space="preserve">For Cat 1 BS, 8 beams, 0% on-demand SIB1 transmission rate, </w:t>
      </w:r>
    </w:p>
    <w:p w14:paraId="30127A26" w14:textId="77777777" w:rsidR="00BC139C" w:rsidRPr="009A6FDA" w:rsidRDefault="00BC139C" w:rsidP="00311060">
      <w:pPr>
        <w:numPr>
          <w:ilvl w:val="1"/>
          <w:numId w:val="283"/>
        </w:numPr>
        <w:rPr>
          <w:rFonts w:ascii="Times New Roman" w:hAnsi="Times New Roman"/>
          <w:szCs w:val="20"/>
          <w:lang w:eastAsia="zh-CN"/>
        </w:rPr>
      </w:pPr>
      <w:r w:rsidRPr="009A6FDA">
        <w:rPr>
          <w:rFonts w:ascii="Times New Roman" w:eastAsia="PMingLiU" w:hAnsi="Times New Roman"/>
          <w:szCs w:val="20"/>
          <w:lang w:eastAsia="zh-TW"/>
        </w:rPr>
        <w:t>the NES gain is 9.88% - 14.4% from the following 2 sources</w:t>
      </w:r>
    </w:p>
    <w:p w14:paraId="4FE4DB18" w14:textId="6103A823" w:rsidR="00BC139C" w:rsidRPr="009A6FDA" w:rsidRDefault="006F79AF" w:rsidP="00311060">
      <w:pPr>
        <w:numPr>
          <w:ilvl w:val="2"/>
          <w:numId w:val="283"/>
        </w:numPr>
        <w:rPr>
          <w:rFonts w:ascii="Times New Roman" w:hAnsi="Times New Roman"/>
          <w:szCs w:val="20"/>
          <w:lang w:eastAsia="zh-CN"/>
        </w:rPr>
      </w:pPr>
      <w:hyperlink r:id="rId1811" w:history="1">
        <w:r>
          <w:rPr>
            <w:rStyle w:val="Hyperlink"/>
            <w:rFonts w:ascii="Times New Roman" w:eastAsia="PMingLiU" w:hAnsi="Times New Roman"/>
            <w:szCs w:val="20"/>
            <w:lang w:eastAsia="zh-TW"/>
          </w:rPr>
          <w:t>R1-2405341</w:t>
        </w:r>
      </w:hyperlink>
      <w:r w:rsidR="00BC139C" w:rsidRPr="009A6FDA">
        <w:rPr>
          <w:rFonts w:ascii="Times New Roman" w:eastAsia="PMingLiU" w:hAnsi="Times New Roman"/>
          <w:szCs w:val="20"/>
          <w:lang w:eastAsia="zh-TW"/>
        </w:rPr>
        <w:t xml:space="preserve">, </w:t>
      </w:r>
      <w:hyperlink r:id="rId1812" w:history="1">
        <w:r>
          <w:rPr>
            <w:rStyle w:val="Hyperlink"/>
            <w:rFonts w:ascii="Times New Roman" w:eastAsia="PMingLiU" w:hAnsi="Times New Roman"/>
            <w:szCs w:val="20"/>
            <w:lang w:eastAsia="zh-TW"/>
          </w:rPr>
          <w:t>R1-2405363</w:t>
        </w:r>
      </w:hyperlink>
    </w:p>
    <w:p w14:paraId="19B61903" w14:textId="1C2C1604" w:rsidR="00BC139C" w:rsidRPr="009A6FDA" w:rsidRDefault="00BC139C" w:rsidP="00311060">
      <w:pPr>
        <w:numPr>
          <w:ilvl w:val="1"/>
          <w:numId w:val="283"/>
        </w:numPr>
        <w:rPr>
          <w:rFonts w:ascii="Times New Roman" w:eastAsia="PMingLiU" w:hAnsi="Times New Roman"/>
          <w:szCs w:val="20"/>
          <w:lang w:eastAsia="zh-TW"/>
        </w:rPr>
      </w:pPr>
      <w:r w:rsidRPr="009A6FDA">
        <w:rPr>
          <w:rFonts w:ascii="Times New Roman" w:eastAsia="PMingLiU" w:hAnsi="Times New Roman"/>
          <w:szCs w:val="20"/>
          <w:lang w:eastAsia="zh-TW"/>
        </w:rPr>
        <w:t>One source (</w:t>
      </w:r>
      <w:hyperlink r:id="rId1813" w:history="1">
        <w:r w:rsidR="006F79AF">
          <w:rPr>
            <w:rStyle w:val="Hyperlink"/>
            <w:rFonts w:ascii="Times New Roman" w:eastAsia="PMingLiU" w:hAnsi="Times New Roman"/>
            <w:szCs w:val="20"/>
            <w:lang w:eastAsia="zh-TW"/>
          </w:rPr>
          <w:t>R1-2403979</w:t>
        </w:r>
      </w:hyperlink>
      <w:r w:rsidRPr="009A6FDA">
        <w:rPr>
          <w:rFonts w:ascii="Times New Roman" w:eastAsia="PMingLiU" w:hAnsi="Times New Roman"/>
          <w:szCs w:val="20"/>
          <w:lang w:eastAsia="zh-TW"/>
        </w:rPr>
        <w:t>) reports the following NES gain with PRACH configuration index = 98</w:t>
      </w:r>
    </w:p>
    <w:p w14:paraId="79EA5424" w14:textId="77777777" w:rsidR="00BC139C" w:rsidRPr="009A6FDA" w:rsidRDefault="00BC139C" w:rsidP="00311060">
      <w:pPr>
        <w:numPr>
          <w:ilvl w:val="2"/>
          <w:numId w:val="283"/>
        </w:numPr>
        <w:rPr>
          <w:rFonts w:ascii="Times New Roman" w:eastAsia="PMingLiU" w:hAnsi="Times New Roman"/>
          <w:szCs w:val="20"/>
          <w:lang w:eastAsia="zh-TW"/>
        </w:rPr>
      </w:pPr>
      <w:r w:rsidRPr="009A6FDA">
        <w:rPr>
          <w:rFonts w:ascii="Times New Roman" w:eastAsia="PMingLiU" w:hAnsi="Times New Roman"/>
          <w:szCs w:val="20"/>
          <w:lang w:eastAsia="zh-TW"/>
        </w:rPr>
        <w:t>4.5% with one beam of SIB1 PDSCH transmitted in each slot</w:t>
      </w:r>
    </w:p>
    <w:p w14:paraId="2DAAD0EE" w14:textId="77777777" w:rsidR="00BC139C" w:rsidRPr="009A6FDA" w:rsidRDefault="00BC139C" w:rsidP="00311060">
      <w:pPr>
        <w:numPr>
          <w:ilvl w:val="2"/>
          <w:numId w:val="283"/>
        </w:numPr>
        <w:rPr>
          <w:rFonts w:ascii="Times New Roman" w:eastAsia="PMingLiU" w:hAnsi="Times New Roman"/>
          <w:szCs w:val="20"/>
          <w:lang w:eastAsia="zh-TW"/>
        </w:rPr>
      </w:pPr>
      <w:r w:rsidRPr="009A6FDA">
        <w:rPr>
          <w:rFonts w:ascii="Times New Roman" w:eastAsia="PMingLiU" w:hAnsi="Times New Roman"/>
          <w:szCs w:val="20"/>
          <w:lang w:eastAsia="zh-TW"/>
        </w:rPr>
        <w:t>2.3% with two beams of SIB1 PDSCH transmitted in each slot</w:t>
      </w:r>
    </w:p>
    <w:p w14:paraId="0D1E0B03" w14:textId="77777777" w:rsidR="00BC139C" w:rsidRPr="009A6FDA" w:rsidRDefault="00BC139C" w:rsidP="00311060">
      <w:pPr>
        <w:numPr>
          <w:ilvl w:val="0"/>
          <w:numId w:val="283"/>
        </w:numPr>
        <w:rPr>
          <w:rFonts w:ascii="Times New Roman" w:hAnsi="Times New Roman"/>
          <w:szCs w:val="20"/>
          <w:lang w:eastAsia="zh-CN"/>
        </w:rPr>
      </w:pPr>
      <w:r w:rsidRPr="009A6FDA">
        <w:rPr>
          <w:rFonts w:ascii="Times New Roman" w:hAnsi="Times New Roman"/>
          <w:szCs w:val="20"/>
          <w:lang w:eastAsia="zh-CN"/>
        </w:rPr>
        <w:t>For Cat 1 BS, 4 beams, 0% on-demand SIB1 transmission rate,</w:t>
      </w:r>
    </w:p>
    <w:p w14:paraId="54992FAE" w14:textId="77777777" w:rsidR="00BC139C" w:rsidRPr="009A6FDA" w:rsidRDefault="00BC139C" w:rsidP="00311060">
      <w:pPr>
        <w:numPr>
          <w:ilvl w:val="1"/>
          <w:numId w:val="283"/>
        </w:numPr>
        <w:rPr>
          <w:rFonts w:ascii="Times New Roman" w:hAnsi="Times New Roman"/>
          <w:szCs w:val="20"/>
          <w:lang w:eastAsia="zh-CN"/>
        </w:rPr>
      </w:pPr>
      <w:r w:rsidRPr="009A6FDA">
        <w:rPr>
          <w:rFonts w:ascii="Times New Roman" w:hAnsi="Times New Roman"/>
          <w:szCs w:val="20"/>
          <w:lang w:eastAsia="zh-CN"/>
        </w:rPr>
        <w:t>the NES gain is 4.92% - 8.4% from the following 2 sources</w:t>
      </w:r>
    </w:p>
    <w:p w14:paraId="13C70BE4" w14:textId="4F227843" w:rsidR="00BC139C" w:rsidRPr="009A6FDA" w:rsidRDefault="006F79AF" w:rsidP="00311060">
      <w:pPr>
        <w:numPr>
          <w:ilvl w:val="2"/>
          <w:numId w:val="283"/>
        </w:numPr>
        <w:rPr>
          <w:rFonts w:ascii="Times New Roman" w:hAnsi="Times New Roman"/>
          <w:szCs w:val="20"/>
          <w:lang w:eastAsia="zh-CN"/>
        </w:rPr>
      </w:pPr>
      <w:hyperlink r:id="rId1814" w:history="1">
        <w:r>
          <w:rPr>
            <w:rStyle w:val="Hyperlink"/>
            <w:rFonts w:ascii="Times New Roman" w:eastAsia="PMingLiU" w:hAnsi="Times New Roman"/>
            <w:szCs w:val="20"/>
            <w:lang w:eastAsia="zh-TW"/>
          </w:rPr>
          <w:t>R1-2405341</w:t>
        </w:r>
      </w:hyperlink>
      <w:r w:rsidR="00BC139C" w:rsidRPr="009A6FDA">
        <w:rPr>
          <w:rFonts w:ascii="Times New Roman" w:eastAsia="PMingLiU" w:hAnsi="Times New Roman"/>
          <w:szCs w:val="20"/>
          <w:lang w:eastAsia="zh-TW"/>
        </w:rPr>
        <w:t xml:space="preserve">, </w:t>
      </w:r>
      <w:hyperlink r:id="rId1815" w:history="1">
        <w:r>
          <w:rPr>
            <w:rStyle w:val="Hyperlink"/>
            <w:rFonts w:ascii="Times New Roman" w:eastAsia="PMingLiU" w:hAnsi="Times New Roman"/>
            <w:szCs w:val="20"/>
            <w:lang w:eastAsia="zh-TW"/>
          </w:rPr>
          <w:t>R1-2405363</w:t>
        </w:r>
      </w:hyperlink>
    </w:p>
    <w:p w14:paraId="561FEFF6" w14:textId="7A1B7E62" w:rsidR="00BC139C" w:rsidRPr="009A6FDA" w:rsidRDefault="00BC139C" w:rsidP="00311060">
      <w:pPr>
        <w:numPr>
          <w:ilvl w:val="1"/>
          <w:numId w:val="283"/>
        </w:numPr>
        <w:rPr>
          <w:rFonts w:ascii="Times New Roman" w:eastAsia="PMingLiU" w:hAnsi="Times New Roman"/>
          <w:szCs w:val="20"/>
          <w:lang w:eastAsia="zh-TW"/>
        </w:rPr>
      </w:pPr>
      <w:r w:rsidRPr="009A6FDA">
        <w:rPr>
          <w:rFonts w:ascii="Times New Roman" w:eastAsia="PMingLiU" w:hAnsi="Times New Roman"/>
          <w:szCs w:val="20"/>
          <w:lang w:eastAsia="zh-TW"/>
        </w:rPr>
        <w:t>One source (</w:t>
      </w:r>
      <w:hyperlink r:id="rId1816" w:history="1">
        <w:r w:rsidR="006F79AF">
          <w:rPr>
            <w:rStyle w:val="Hyperlink"/>
            <w:rFonts w:ascii="Times New Roman" w:eastAsia="PMingLiU" w:hAnsi="Times New Roman"/>
            <w:szCs w:val="20"/>
            <w:lang w:eastAsia="zh-TW"/>
          </w:rPr>
          <w:t>R1-2403979</w:t>
        </w:r>
      </w:hyperlink>
      <w:r w:rsidRPr="009A6FDA">
        <w:rPr>
          <w:rFonts w:ascii="Times New Roman" w:eastAsia="PMingLiU" w:hAnsi="Times New Roman"/>
          <w:szCs w:val="20"/>
          <w:lang w:eastAsia="zh-TW"/>
        </w:rPr>
        <w:t>) reports the following NES gain with PRACH configuration index = 98</w:t>
      </w:r>
    </w:p>
    <w:p w14:paraId="22458ACF" w14:textId="77777777" w:rsidR="00BC139C" w:rsidRPr="009A6FDA" w:rsidRDefault="00BC139C" w:rsidP="00311060">
      <w:pPr>
        <w:numPr>
          <w:ilvl w:val="2"/>
          <w:numId w:val="283"/>
        </w:numPr>
        <w:rPr>
          <w:rFonts w:ascii="Times New Roman" w:eastAsia="PMingLiU" w:hAnsi="Times New Roman"/>
          <w:szCs w:val="20"/>
          <w:lang w:eastAsia="zh-TW"/>
        </w:rPr>
      </w:pPr>
      <w:r w:rsidRPr="009A6FDA">
        <w:rPr>
          <w:rFonts w:ascii="Times New Roman" w:eastAsia="PMingLiU" w:hAnsi="Times New Roman"/>
          <w:szCs w:val="20"/>
          <w:lang w:eastAsia="zh-TW"/>
        </w:rPr>
        <w:lastRenderedPageBreak/>
        <w:t>1.5% with one beam of SIB1 PDSCH transmitted in each slot</w:t>
      </w:r>
    </w:p>
    <w:p w14:paraId="60EAE3E4" w14:textId="77777777" w:rsidR="00BC139C" w:rsidRPr="009A6FDA" w:rsidRDefault="00BC139C" w:rsidP="00311060">
      <w:pPr>
        <w:numPr>
          <w:ilvl w:val="2"/>
          <w:numId w:val="283"/>
        </w:numPr>
        <w:rPr>
          <w:rFonts w:ascii="Times New Roman" w:eastAsia="PMingLiU" w:hAnsi="Times New Roman"/>
          <w:szCs w:val="20"/>
          <w:lang w:eastAsia="zh-TW"/>
        </w:rPr>
      </w:pPr>
      <w:r w:rsidRPr="009A6FDA">
        <w:rPr>
          <w:rFonts w:ascii="Times New Roman" w:eastAsia="PMingLiU" w:hAnsi="Times New Roman"/>
          <w:szCs w:val="20"/>
          <w:lang w:eastAsia="zh-TW"/>
        </w:rPr>
        <w:t>0.5% with two beams of SIB1 PDSCH transmitted in each slot</w:t>
      </w:r>
    </w:p>
    <w:p w14:paraId="2E35809D" w14:textId="77777777" w:rsidR="00BC139C" w:rsidRPr="009A6FDA" w:rsidRDefault="00BC139C" w:rsidP="00311060">
      <w:pPr>
        <w:numPr>
          <w:ilvl w:val="0"/>
          <w:numId w:val="283"/>
        </w:numPr>
        <w:rPr>
          <w:rFonts w:ascii="Times New Roman" w:hAnsi="Times New Roman"/>
          <w:szCs w:val="20"/>
          <w:lang w:eastAsia="zh-CN"/>
        </w:rPr>
      </w:pPr>
      <w:r w:rsidRPr="009A6FDA">
        <w:rPr>
          <w:rFonts w:ascii="Times New Roman" w:hAnsi="Times New Roman"/>
          <w:szCs w:val="20"/>
          <w:lang w:eastAsia="zh-CN"/>
        </w:rPr>
        <w:t xml:space="preserve">For Cat 1 BS, 8 beams, 0% &lt; on-demand SIB1 transmission rate &lt;= 30%, </w:t>
      </w:r>
    </w:p>
    <w:p w14:paraId="5593D842" w14:textId="2ECDFC93" w:rsidR="00BC139C" w:rsidRPr="009A6FDA" w:rsidRDefault="00BC139C" w:rsidP="00311060">
      <w:pPr>
        <w:numPr>
          <w:ilvl w:val="1"/>
          <w:numId w:val="283"/>
        </w:numPr>
        <w:rPr>
          <w:rFonts w:ascii="Times New Roman" w:hAnsi="Times New Roman"/>
          <w:szCs w:val="20"/>
          <w:lang w:eastAsia="zh-CN"/>
        </w:rPr>
      </w:pPr>
      <w:r w:rsidRPr="009A6FDA">
        <w:rPr>
          <w:rFonts w:ascii="Times New Roman" w:hAnsi="Times New Roman"/>
          <w:szCs w:val="20"/>
          <w:lang w:eastAsia="zh-CN"/>
        </w:rPr>
        <w:t>the NES gain is 11.5% - 12.88% from one source (</w:t>
      </w:r>
      <w:hyperlink r:id="rId1817" w:history="1">
        <w:r w:rsidR="006F79AF">
          <w:rPr>
            <w:rStyle w:val="Hyperlink"/>
            <w:rFonts w:ascii="Times New Roman" w:hAnsi="Times New Roman"/>
            <w:szCs w:val="20"/>
            <w:lang w:eastAsia="zh-CN"/>
          </w:rPr>
          <w:t>R1-2405363</w:t>
        </w:r>
      </w:hyperlink>
      <w:r w:rsidRPr="009A6FDA">
        <w:rPr>
          <w:rFonts w:ascii="Times New Roman" w:hAnsi="Times New Roman"/>
          <w:szCs w:val="20"/>
          <w:lang w:eastAsia="zh-CN"/>
        </w:rPr>
        <w:t>)</w:t>
      </w:r>
    </w:p>
    <w:p w14:paraId="23DC31EC" w14:textId="240E9A68" w:rsidR="00BC139C" w:rsidRPr="009A6FDA" w:rsidRDefault="00BC139C" w:rsidP="00311060">
      <w:pPr>
        <w:numPr>
          <w:ilvl w:val="1"/>
          <w:numId w:val="283"/>
        </w:numPr>
        <w:rPr>
          <w:rFonts w:ascii="Times New Roman" w:eastAsia="PMingLiU" w:hAnsi="Times New Roman"/>
          <w:szCs w:val="20"/>
          <w:lang w:eastAsia="zh-TW"/>
        </w:rPr>
      </w:pPr>
      <w:r w:rsidRPr="009A6FDA">
        <w:rPr>
          <w:rFonts w:ascii="Times New Roman" w:eastAsia="PMingLiU" w:hAnsi="Times New Roman"/>
          <w:szCs w:val="20"/>
          <w:lang w:eastAsia="zh-TW"/>
        </w:rPr>
        <w:t>One source (</w:t>
      </w:r>
      <w:hyperlink r:id="rId1818" w:history="1">
        <w:r w:rsidR="006F79AF">
          <w:rPr>
            <w:rStyle w:val="Hyperlink"/>
            <w:rFonts w:ascii="Times New Roman" w:eastAsia="PMingLiU" w:hAnsi="Times New Roman"/>
            <w:szCs w:val="20"/>
            <w:lang w:eastAsia="zh-TW"/>
          </w:rPr>
          <w:t>R1-2404122</w:t>
        </w:r>
      </w:hyperlink>
      <w:r w:rsidRPr="009A6FDA">
        <w:rPr>
          <w:rFonts w:ascii="Times New Roman" w:eastAsia="PMingLiU" w:hAnsi="Times New Roman"/>
          <w:szCs w:val="20"/>
          <w:lang w:eastAsia="zh-TW"/>
        </w:rPr>
        <w:t>) reports the following with FDMed SSB and PDSCH of SIB1</w:t>
      </w:r>
    </w:p>
    <w:p w14:paraId="5173EB52" w14:textId="77777777" w:rsidR="00BC139C" w:rsidRPr="009A6FDA" w:rsidRDefault="00BC139C" w:rsidP="00311060">
      <w:pPr>
        <w:numPr>
          <w:ilvl w:val="2"/>
          <w:numId w:val="283"/>
        </w:numPr>
        <w:tabs>
          <w:tab w:val="left" w:pos="1260"/>
        </w:tabs>
        <w:rPr>
          <w:rFonts w:ascii="Times New Roman" w:eastAsia="PMingLiU" w:hAnsi="Times New Roman"/>
          <w:szCs w:val="20"/>
          <w:lang w:eastAsia="zh-TW"/>
        </w:rPr>
      </w:pPr>
      <w:r w:rsidRPr="009A6FDA">
        <w:rPr>
          <w:rFonts w:ascii="Times New Roman" w:eastAsia="PMingLiU" w:hAnsi="Times New Roman"/>
          <w:szCs w:val="20"/>
          <w:lang w:eastAsia="zh-TW"/>
        </w:rPr>
        <w:t>1.94%~4% NES gain with UL WUS configuration transmitted in legacy SIB on Cell A</w:t>
      </w:r>
    </w:p>
    <w:p w14:paraId="671798A8" w14:textId="77777777" w:rsidR="00BC139C" w:rsidRPr="009A6FDA" w:rsidRDefault="00BC139C" w:rsidP="00311060">
      <w:pPr>
        <w:numPr>
          <w:ilvl w:val="2"/>
          <w:numId w:val="283"/>
        </w:numPr>
        <w:tabs>
          <w:tab w:val="left" w:pos="1260"/>
        </w:tabs>
        <w:rPr>
          <w:rFonts w:ascii="Times New Roman" w:eastAsia="PMingLiU" w:hAnsi="Times New Roman"/>
          <w:szCs w:val="20"/>
          <w:lang w:eastAsia="zh-TW"/>
        </w:rPr>
      </w:pPr>
      <w:r w:rsidRPr="009A6FDA">
        <w:rPr>
          <w:rFonts w:ascii="Times New Roman" w:eastAsia="PMingLiU" w:hAnsi="Times New Roman"/>
          <w:szCs w:val="20"/>
          <w:lang w:eastAsia="zh-TW"/>
        </w:rPr>
        <w:t xml:space="preserve">0%~1.94% NES gain with UL WUS configuration transmitted in separated SIB on Cell A. The separated SIB </w:t>
      </w:r>
      <w:r w:rsidRPr="009A6FDA">
        <w:rPr>
          <w:rFonts w:ascii="Times New Roman" w:eastAsia="Malgun Gothic" w:hAnsi="Times New Roman"/>
          <w:szCs w:val="20"/>
          <w:lang w:eastAsia="zh-CN"/>
        </w:rPr>
        <w:t>is TDMed with legacy SIB and transmitted in a 20ms period using dedicated resource.</w:t>
      </w:r>
    </w:p>
    <w:p w14:paraId="0F484624" w14:textId="77777777" w:rsidR="00BC139C" w:rsidRPr="009A6FDA" w:rsidRDefault="00BC139C" w:rsidP="00311060">
      <w:pPr>
        <w:numPr>
          <w:ilvl w:val="2"/>
          <w:numId w:val="283"/>
        </w:numPr>
        <w:tabs>
          <w:tab w:val="left" w:pos="1260"/>
        </w:tabs>
        <w:rPr>
          <w:rFonts w:ascii="Times New Roman" w:eastAsia="PMingLiU" w:hAnsi="Times New Roman"/>
          <w:szCs w:val="20"/>
          <w:lang w:eastAsia="zh-TW"/>
        </w:rPr>
      </w:pPr>
      <w:r w:rsidRPr="009A6FDA">
        <w:rPr>
          <w:rFonts w:ascii="Times New Roman" w:eastAsia="PMingLiU" w:hAnsi="Times New Roman"/>
          <w:szCs w:val="20"/>
          <w:lang w:eastAsia="zh-TW"/>
        </w:rPr>
        <w:t>0% NES gain with Case 1 (Options 1+A+X) and WUS configuration transmitted in separate SIB on the NES cell</w:t>
      </w:r>
    </w:p>
    <w:p w14:paraId="62B79623" w14:textId="77777777" w:rsidR="00BC139C" w:rsidRPr="009A6FDA" w:rsidRDefault="00BC139C" w:rsidP="00311060">
      <w:pPr>
        <w:numPr>
          <w:ilvl w:val="2"/>
          <w:numId w:val="283"/>
        </w:numPr>
        <w:tabs>
          <w:tab w:val="left" w:pos="1260"/>
        </w:tabs>
        <w:rPr>
          <w:rFonts w:ascii="Times New Roman" w:eastAsia="PMingLiU" w:hAnsi="Times New Roman"/>
          <w:szCs w:val="20"/>
          <w:lang w:eastAsia="zh-TW"/>
        </w:rPr>
      </w:pPr>
      <w:r w:rsidRPr="009A6FDA">
        <w:rPr>
          <w:rFonts w:ascii="Times New Roman" w:eastAsia="PMingLiU" w:hAnsi="Times New Roman"/>
          <w:szCs w:val="20"/>
          <w:lang w:eastAsia="zh-TW"/>
        </w:rPr>
        <w:t>2.64% NES gain with Case 1 (Options 1+A+X) and pre-configured for fixed WUS configuration</w:t>
      </w:r>
    </w:p>
    <w:p w14:paraId="3807AC5C" w14:textId="77777777" w:rsidR="00BC139C" w:rsidRPr="009A6FDA" w:rsidRDefault="00BC139C" w:rsidP="00311060">
      <w:pPr>
        <w:numPr>
          <w:ilvl w:val="3"/>
          <w:numId w:val="283"/>
        </w:numPr>
        <w:tabs>
          <w:tab w:val="left" w:pos="1260"/>
        </w:tabs>
        <w:rPr>
          <w:rFonts w:ascii="Times New Roman" w:eastAsia="PMingLiU" w:hAnsi="Times New Roman"/>
          <w:szCs w:val="20"/>
          <w:lang w:eastAsia="zh-TW"/>
        </w:rPr>
      </w:pPr>
      <w:r w:rsidRPr="009A6FDA">
        <w:rPr>
          <w:rFonts w:ascii="Times New Roman" w:eastAsia="PMingLiU" w:hAnsi="Times New Roman"/>
          <w:szCs w:val="20"/>
          <w:lang w:eastAsia="zh-TW"/>
        </w:rPr>
        <w:t>NES cell does not transmit the WUS configuration</w:t>
      </w:r>
    </w:p>
    <w:p w14:paraId="196C11A0" w14:textId="60512CB3" w:rsidR="00BC139C" w:rsidRPr="009A6FDA" w:rsidRDefault="00BC139C" w:rsidP="00311060">
      <w:pPr>
        <w:numPr>
          <w:ilvl w:val="0"/>
          <w:numId w:val="283"/>
        </w:numPr>
        <w:rPr>
          <w:rFonts w:ascii="Times New Roman" w:hAnsi="Times New Roman"/>
          <w:szCs w:val="20"/>
          <w:lang w:eastAsia="zh-CN"/>
        </w:rPr>
      </w:pPr>
      <w:r w:rsidRPr="009A6FDA">
        <w:rPr>
          <w:rFonts w:ascii="Times New Roman" w:hAnsi="Times New Roman"/>
          <w:szCs w:val="20"/>
          <w:lang w:eastAsia="zh-CN"/>
        </w:rPr>
        <w:t>For Cat 1 BS, 4 beams, 0% &lt; on-demand SIB1 transmission rate &lt;= 30%, the NES gain is 6%~7.53% from one source (</w:t>
      </w:r>
      <w:hyperlink r:id="rId1819" w:history="1">
        <w:r w:rsidR="006F79AF">
          <w:rPr>
            <w:rStyle w:val="Hyperlink"/>
            <w:rFonts w:ascii="Times New Roman" w:hAnsi="Times New Roman"/>
            <w:szCs w:val="20"/>
            <w:lang w:eastAsia="zh-CN"/>
          </w:rPr>
          <w:t>R1-2405363</w:t>
        </w:r>
      </w:hyperlink>
      <w:r w:rsidRPr="009A6FDA">
        <w:rPr>
          <w:rFonts w:ascii="Times New Roman" w:hAnsi="Times New Roman"/>
          <w:szCs w:val="20"/>
          <w:lang w:eastAsia="zh-CN"/>
        </w:rPr>
        <w:t xml:space="preserve">) </w:t>
      </w:r>
    </w:p>
    <w:p w14:paraId="61ECF68C" w14:textId="77777777" w:rsidR="00BC139C" w:rsidRPr="009A6FDA" w:rsidRDefault="00BC139C" w:rsidP="00311060">
      <w:pPr>
        <w:numPr>
          <w:ilvl w:val="0"/>
          <w:numId w:val="283"/>
        </w:numPr>
        <w:rPr>
          <w:rFonts w:ascii="Times New Roman" w:hAnsi="Times New Roman"/>
          <w:szCs w:val="20"/>
          <w:lang w:eastAsia="zh-CN"/>
        </w:rPr>
      </w:pPr>
      <w:r w:rsidRPr="009A6FDA">
        <w:rPr>
          <w:rFonts w:ascii="Times New Roman" w:eastAsia="PMingLiU" w:hAnsi="Times New Roman"/>
          <w:szCs w:val="20"/>
          <w:lang w:eastAsia="zh-TW"/>
        </w:rPr>
        <w:t>For Cat 2 BS, 8 beams, 0% on-demand SIB1 transmission rate, the NES gain is 8.08% - 15.47% from the following 4 sources</w:t>
      </w:r>
    </w:p>
    <w:p w14:paraId="5ABB4761" w14:textId="46A86361" w:rsidR="00BC139C" w:rsidRPr="009A6FDA" w:rsidRDefault="006F79AF" w:rsidP="00311060">
      <w:pPr>
        <w:numPr>
          <w:ilvl w:val="1"/>
          <w:numId w:val="283"/>
        </w:numPr>
        <w:rPr>
          <w:rFonts w:ascii="Times New Roman" w:hAnsi="Times New Roman"/>
          <w:szCs w:val="20"/>
          <w:lang w:eastAsia="zh-CN"/>
        </w:rPr>
      </w:pPr>
      <w:hyperlink r:id="rId1820" w:history="1">
        <w:r>
          <w:rPr>
            <w:rStyle w:val="Hyperlink"/>
            <w:rFonts w:ascii="Times New Roman" w:eastAsia="PMingLiU" w:hAnsi="Times New Roman"/>
            <w:szCs w:val="20"/>
            <w:lang w:eastAsia="zh-TW"/>
          </w:rPr>
          <w:t>R1-2405341</w:t>
        </w:r>
      </w:hyperlink>
      <w:r w:rsidR="00BC139C" w:rsidRPr="009A6FDA">
        <w:rPr>
          <w:rFonts w:ascii="Times New Roman" w:eastAsia="PMingLiU" w:hAnsi="Times New Roman"/>
          <w:szCs w:val="20"/>
          <w:lang w:eastAsia="zh-TW"/>
        </w:rPr>
        <w:t xml:space="preserve">, </w:t>
      </w:r>
      <w:hyperlink r:id="rId1821" w:history="1">
        <w:r>
          <w:rPr>
            <w:rStyle w:val="Hyperlink"/>
            <w:rFonts w:ascii="Times New Roman" w:eastAsia="PMingLiU" w:hAnsi="Times New Roman"/>
            <w:szCs w:val="20"/>
            <w:lang w:eastAsia="zh-TW"/>
          </w:rPr>
          <w:t>R1-2404224</w:t>
        </w:r>
      </w:hyperlink>
      <w:r w:rsidR="00BC139C" w:rsidRPr="009A6FDA">
        <w:rPr>
          <w:rFonts w:ascii="Times New Roman" w:eastAsia="PMingLiU" w:hAnsi="Times New Roman"/>
          <w:szCs w:val="20"/>
          <w:lang w:eastAsia="zh-TW"/>
        </w:rPr>
        <w:t xml:space="preserve">, </w:t>
      </w:r>
      <w:hyperlink r:id="rId1822" w:history="1">
        <w:r>
          <w:rPr>
            <w:rStyle w:val="Hyperlink"/>
            <w:rFonts w:ascii="Times New Roman" w:eastAsia="PMingLiU" w:hAnsi="Times New Roman"/>
            <w:szCs w:val="20"/>
            <w:lang w:eastAsia="zh-TW"/>
          </w:rPr>
          <w:t>R1-2404561</w:t>
        </w:r>
      </w:hyperlink>
      <w:r w:rsidR="00BC139C" w:rsidRPr="009A6FDA">
        <w:rPr>
          <w:rFonts w:ascii="Times New Roman" w:eastAsia="PMingLiU" w:hAnsi="Times New Roman"/>
          <w:szCs w:val="20"/>
          <w:lang w:eastAsia="zh-TW"/>
        </w:rPr>
        <w:t xml:space="preserve">, </w:t>
      </w:r>
      <w:hyperlink r:id="rId1823" w:history="1">
        <w:r>
          <w:rPr>
            <w:rStyle w:val="Hyperlink"/>
            <w:rFonts w:ascii="Times New Roman" w:eastAsia="PMingLiU" w:hAnsi="Times New Roman"/>
            <w:szCs w:val="20"/>
            <w:lang w:eastAsia="zh-TW"/>
          </w:rPr>
          <w:t>R1-2403942</w:t>
        </w:r>
      </w:hyperlink>
    </w:p>
    <w:p w14:paraId="5DAE2B01" w14:textId="0919E036" w:rsidR="00BC139C" w:rsidRPr="009A6FDA" w:rsidRDefault="00BC139C" w:rsidP="00311060">
      <w:pPr>
        <w:numPr>
          <w:ilvl w:val="0"/>
          <w:numId w:val="283"/>
        </w:numPr>
        <w:rPr>
          <w:rFonts w:ascii="Times New Roman" w:hAnsi="Times New Roman"/>
          <w:szCs w:val="20"/>
          <w:lang w:eastAsia="zh-CN"/>
        </w:rPr>
      </w:pPr>
      <w:r w:rsidRPr="009A6FDA">
        <w:rPr>
          <w:rFonts w:ascii="Times New Roman" w:eastAsia="PMingLiU" w:hAnsi="Times New Roman"/>
          <w:szCs w:val="20"/>
          <w:lang w:eastAsia="zh-TW"/>
        </w:rPr>
        <w:t>For Cat 2 BS, 4 beams, 0% on-demand SIB1 transmission rate, the NES gain is 4.09% – 4.19% from one source (</w:t>
      </w:r>
      <w:hyperlink r:id="rId1824" w:history="1">
        <w:r w:rsidR="006F79AF">
          <w:rPr>
            <w:rStyle w:val="Hyperlink"/>
            <w:rFonts w:ascii="Times New Roman" w:eastAsia="PMingLiU" w:hAnsi="Times New Roman"/>
            <w:szCs w:val="20"/>
            <w:lang w:eastAsia="zh-TW"/>
          </w:rPr>
          <w:t>R1-2405341</w:t>
        </w:r>
      </w:hyperlink>
      <w:r w:rsidRPr="009A6FDA">
        <w:rPr>
          <w:rFonts w:ascii="Times New Roman" w:eastAsia="PMingLiU" w:hAnsi="Times New Roman"/>
          <w:szCs w:val="20"/>
          <w:lang w:eastAsia="zh-TW"/>
        </w:rPr>
        <w:t>)</w:t>
      </w:r>
    </w:p>
    <w:p w14:paraId="7DB4AC3D" w14:textId="77777777" w:rsidR="00BC139C" w:rsidRPr="009A6FDA" w:rsidRDefault="00BC139C" w:rsidP="00311060">
      <w:pPr>
        <w:numPr>
          <w:ilvl w:val="0"/>
          <w:numId w:val="283"/>
        </w:numPr>
        <w:rPr>
          <w:rFonts w:ascii="Times New Roman" w:hAnsi="Times New Roman"/>
          <w:szCs w:val="20"/>
          <w:lang w:eastAsia="zh-CN"/>
        </w:rPr>
      </w:pPr>
      <w:r w:rsidRPr="009A6FDA">
        <w:rPr>
          <w:rFonts w:ascii="Times New Roman" w:eastAsia="PMingLiU" w:hAnsi="Times New Roman"/>
          <w:szCs w:val="20"/>
          <w:lang w:eastAsia="zh-TW"/>
        </w:rPr>
        <w:t xml:space="preserve">For Cat 2 BS, 8 beams, </w:t>
      </w:r>
      <w:r w:rsidRPr="009A6FDA">
        <w:rPr>
          <w:rFonts w:ascii="Times New Roman" w:hAnsi="Times New Roman"/>
          <w:szCs w:val="20"/>
          <w:lang w:eastAsia="zh-CN"/>
        </w:rPr>
        <w:t>0% &lt; on-demand SIB1 transmission rate &lt;= 30%</w:t>
      </w:r>
      <w:r w:rsidRPr="009A6FDA">
        <w:rPr>
          <w:rFonts w:ascii="Times New Roman" w:eastAsia="PMingLiU" w:hAnsi="Times New Roman"/>
          <w:szCs w:val="20"/>
          <w:lang w:eastAsia="zh-TW"/>
        </w:rPr>
        <w:t xml:space="preserve">, the NES gain is 10.78% - 15.3% </w:t>
      </w:r>
      <w:r w:rsidRPr="009A6FDA">
        <w:rPr>
          <w:rFonts w:ascii="Times New Roman" w:hAnsi="Times New Roman"/>
          <w:szCs w:val="20"/>
          <w:lang w:eastAsia="zh-CN"/>
        </w:rPr>
        <w:t>from the following 2 sources</w:t>
      </w:r>
    </w:p>
    <w:p w14:paraId="17408910" w14:textId="38F06909" w:rsidR="00BC139C" w:rsidRPr="009A6FDA" w:rsidRDefault="006F79AF" w:rsidP="00311060">
      <w:pPr>
        <w:numPr>
          <w:ilvl w:val="1"/>
          <w:numId w:val="283"/>
        </w:numPr>
        <w:rPr>
          <w:rFonts w:ascii="Times New Roman" w:hAnsi="Times New Roman"/>
          <w:szCs w:val="20"/>
          <w:lang w:eastAsia="zh-CN"/>
        </w:rPr>
      </w:pPr>
      <w:hyperlink r:id="rId1825" w:history="1">
        <w:r>
          <w:rPr>
            <w:rStyle w:val="Hyperlink"/>
            <w:rFonts w:ascii="Times New Roman" w:eastAsia="PMingLiU" w:hAnsi="Times New Roman"/>
            <w:szCs w:val="20"/>
            <w:lang w:eastAsia="zh-TW"/>
          </w:rPr>
          <w:t>R1-2404561</w:t>
        </w:r>
      </w:hyperlink>
      <w:r w:rsidR="00BC139C" w:rsidRPr="009A6FDA">
        <w:rPr>
          <w:rFonts w:ascii="Times New Roman" w:eastAsia="PMingLiU" w:hAnsi="Times New Roman"/>
          <w:szCs w:val="20"/>
          <w:lang w:eastAsia="zh-TW"/>
        </w:rPr>
        <w:t xml:space="preserve">, </w:t>
      </w:r>
      <w:hyperlink r:id="rId1826" w:history="1">
        <w:r>
          <w:rPr>
            <w:rStyle w:val="Hyperlink"/>
            <w:rFonts w:ascii="Times New Roman" w:eastAsia="PMingLiU" w:hAnsi="Times New Roman"/>
            <w:szCs w:val="20"/>
            <w:lang w:eastAsia="zh-TW"/>
          </w:rPr>
          <w:t>R1-2403942</w:t>
        </w:r>
      </w:hyperlink>
    </w:p>
    <w:p w14:paraId="21D6E9AE" w14:textId="77777777" w:rsidR="00BC139C" w:rsidRPr="00BC139C" w:rsidRDefault="00BC139C" w:rsidP="00BC139C">
      <w:pPr>
        <w:rPr>
          <w:rFonts w:ascii="Times New Roman" w:hAnsi="Times New Roman"/>
          <w:szCs w:val="20"/>
          <w:lang w:eastAsia="x-none"/>
        </w:rPr>
      </w:pPr>
    </w:p>
    <w:p w14:paraId="3155CF3A" w14:textId="77777777" w:rsidR="009A6FDA" w:rsidRPr="00E40459" w:rsidRDefault="009A6FDA" w:rsidP="009A6FDA">
      <w:pPr>
        <w:rPr>
          <w:rFonts w:ascii="Times New Roman" w:hAnsi="Times New Roman"/>
          <w:szCs w:val="20"/>
          <w:lang w:eastAsia="ko-KR"/>
        </w:rPr>
      </w:pPr>
      <w:r w:rsidRPr="00E40459">
        <w:rPr>
          <w:rFonts w:ascii="Times New Roman" w:hAnsi="Times New Roman"/>
          <w:szCs w:val="20"/>
          <w:highlight w:val="green"/>
          <w:lang w:eastAsia="ko-KR"/>
        </w:rPr>
        <w:t>Agreement</w:t>
      </w:r>
    </w:p>
    <w:p w14:paraId="4EAA965B" w14:textId="77777777" w:rsidR="00BC139C" w:rsidRPr="00BC139C" w:rsidRDefault="00BC139C" w:rsidP="00BC139C">
      <w:pPr>
        <w:rPr>
          <w:rFonts w:ascii="Times New Roman" w:hAnsi="Times New Roman"/>
          <w:szCs w:val="20"/>
        </w:rPr>
      </w:pPr>
      <w:r w:rsidRPr="00BC139C">
        <w:rPr>
          <w:rFonts w:ascii="Times New Roman" w:hAnsi="Times New Roman"/>
          <w:szCs w:val="20"/>
        </w:rPr>
        <w:t>For the evaluation of achievable NES gain on NES cell with on-demand SIB1 in idle/inactive mode, the following is observed with 20ms SSB period and 160ms SIB1 period (Case C), FR1, medium load</w:t>
      </w:r>
    </w:p>
    <w:p w14:paraId="015701DF" w14:textId="77777777" w:rsidR="00BC139C" w:rsidRPr="00BC139C" w:rsidRDefault="00BC139C" w:rsidP="00311060">
      <w:pPr>
        <w:numPr>
          <w:ilvl w:val="0"/>
          <w:numId w:val="284"/>
        </w:numPr>
        <w:rPr>
          <w:rFonts w:ascii="Times New Roman" w:hAnsi="Times New Roman"/>
          <w:szCs w:val="20"/>
          <w:lang w:eastAsia="zh-CN"/>
        </w:rPr>
      </w:pPr>
      <w:r w:rsidRPr="00BC139C">
        <w:rPr>
          <w:rFonts w:ascii="Times New Roman" w:eastAsia="PMingLiU" w:hAnsi="Times New Roman"/>
          <w:szCs w:val="20"/>
          <w:lang w:eastAsia="zh-TW"/>
        </w:rPr>
        <w:t>For Cat 1 BS, 8 beams, 0% on-demand SIB1 transmission rate, the NES gain is 0.3 – 2.44% from the following 4 sources</w:t>
      </w:r>
    </w:p>
    <w:p w14:paraId="01EF6F34" w14:textId="053EF829" w:rsidR="00BC139C" w:rsidRPr="00BC139C" w:rsidRDefault="006F79AF" w:rsidP="00311060">
      <w:pPr>
        <w:numPr>
          <w:ilvl w:val="1"/>
          <w:numId w:val="284"/>
        </w:numPr>
        <w:rPr>
          <w:rFonts w:ascii="Times New Roman" w:hAnsi="Times New Roman"/>
          <w:szCs w:val="20"/>
          <w:lang w:eastAsia="zh-CN"/>
        </w:rPr>
      </w:pPr>
      <w:hyperlink r:id="rId1827" w:history="1">
        <w:r>
          <w:rPr>
            <w:rStyle w:val="Hyperlink"/>
            <w:rFonts w:ascii="Times New Roman" w:eastAsia="PMingLiU" w:hAnsi="Times New Roman"/>
            <w:szCs w:val="20"/>
            <w:lang w:eastAsia="zh-TW"/>
          </w:rPr>
          <w:t>R1-2403979</w:t>
        </w:r>
      </w:hyperlink>
      <w:r w:rsidR="00BC139C" w:rsidRPr="00BC139C">
        <w:rPr>
          <w:rFonts w:ascii="Times New Roman" w:eastAsia="PMingLiU" w:hAnsi="Times New Roman"/>
          <w:szCs w:val="20"/>
          <w:lang w:eastAsia="zh-TW"/>
        </w:rPr>
        <w:t xml:space="preserve">, </w:t>
      </w:r>
      <w:hyperlink r:id="rId1828" w:history="1">
        <w:r>
          <w:rPr>
            <w:rStyle w:val="Hyperlink"/>
            <w:rFonts w:ascii="Times New Roman" w:eastAsia="PMingLiU" w:hAnsi="Times New Roman"/>
            <w:szCs w:val="20"/>
            <w:lang w:eastAsia="zh-TW"/>
          </w:rPr>
          <w:t>R1-2405341</w:t>
        </w:r>
      </w:hyperlink>
      <w:r w:rsidR="00BC139C" w:rsidRPr="00BC139C">
        <w:rPr>
          <w:rFonts w:ascii="Times New Roman" w:eastAsia="PMingLiU" w:hAnsi="Times New Roman"/>
          <w:szCs w:val="20"/>
          <w:lang w:eastAsia="zh-TW"/>
        </w:rPr>
        <w:t xml:space="preserve">, </w:t>
      </w:r>
      <w:hyperlink r:id="rId1829" w:history="1">
        <w:r>
          <w:rPr>
            <w:rStyle w:val="Hyperlink"/>
            <w:rFonts w:ascii="Times New Roman" w:eastAsia="PMingLiU" w:hAnsi="Times New Roman"/>
            <w:szCs w:val="20"/>
            <w:lang w:eastAsia="zh-TW"/>
          </w:rPr>
          <w:t>R1-2405363</w:t>
        </w:r>
      </w:hyperlink>
      <w:r w:rsidR="00BC139C" w:rsidRPr="00BC139C">
        <w:rPr>
          <w:rFonts w:ascii="Times New Roman" w:eastAsia="PMingLiU" w:hAnsi="Times New Roman"/>
          <w:szCs w:val="20"/>
          <w:lang w:eastAsia="zh-TW"/>
        </w:rPr>
        <w:t xml:space="preserve">, </w:t>
      </w:r>
      <w:hyperlink r:id="rId1830" w:history="1">
        <w:r>
          <w:rPr>
            <w:rStyle w:val="Hyperlink"/>
            <w:rFonts w:ascii="Times New Roman" w:eastAsia="PMingLiU" w:hAnsi="Times New Roman"/>
            <w:szCs w:val="20"/>
            <w:lang w:eastAsia="zh-TW"/>
          </w:rPr>
          <w:t>R1-2404561</w:t>
        </w:r>
      </w:hyperlink>
    </w:p>
    <w:p w14:paraId="5989D14B" w14:textId="77777777" w:rsidR="00BC139C" w:rsidRPr="00BC139C" w:rsidRDefault="00BC139C" w:rsidP="00311060">
      <w:pPr>
        <w:numPr>
          <w:ilvl w:val="0"/>
          <w:numId w:val="284"/>
        </w:numPr>
        <w:rPr>
          <w:rFonts w:ascii="Times New Roman" w:hAnsi="Times New Roman"/>
          <w:szCs w:val="20"/>
          <w:lang w:eastAsia="zh-CN"/>
        </w:rPr>
      </w:pPr>
      <w:r w:rsidRPr="00BC139C">
        <w:rPr>
          <w:rFonts w:ascii="Times New Roman" w:hAnsi="Times New Roman"/>
          <w:szCs w:val="20"/>
          <w:lang w:eastAsia="zh-CN"/>
        </w:rPr>
        <w:t>For Cat 1 BS, 4 beams, 0% on-demand SIB1 transmission rate, the NES gain is 0.1% - 1.3% from the following 3 sources</w:t>
      </w:r>
    </w:p>
    <w:p w14:paraId="172F0074" w14:textId="7512876A" w:rsidR="00BC139C" w:rsidRPr="00BC139C" w:rsidRDefault="006F79AF" w:rsidP="00311060">
      <w:pPr>
        <w:numPr>
          <w:ilvl w:val="1"/>
          <w:numId w:val="284"/>
        </w:numPr>
        <w:rPr>
          <w:rFonts w:ascii="Times New Roman" w:hAnsi="Times New Roman"/>
          <w:szCs w:val="20"/>
          <w:lang w:eastAsia="zh-CN"/>
        </w:rPr>
      </w:pPr>
      <w:hyperlink r:id="rId1831" w:history="1">
        <w:r>
          <w:rPr>
            <w:rStyle w:val="Hyperlink"/>
            <w:rFonts w:ascii="Times New Roman" w:eastAsia="PMingLiU" w:hAnsi="Times New Roman"/>
            <w:szCs w:val="20"/>
            <w:lang w:eastAsia="zh-TW"/>
          </w:rPr>
          <w:t>R1-2403979</w:t>
        </w:r>
      </w:hyperlink>
      <w:r w:rsidR="00BC139C" w:rsidRPr="00BC139C">
        <w:rPr>
          <w:rFonts w:ascii="Times New Roman" w:eastAsia="PMingLiU" w:hAnsi="Times New Roman"/>
          <w:szCs w:val="20"/>
          <w:lang w:eastAsia="zh-TW"/>
        </w:rPr>
        <w:t xml:space="preserve">, </w:t>
      </w:r>
      <w:hyperlink r:id="rId1832" w:history="1">
        <w:r>
          <w:rPr>
            <w:rStyle w:val="Hyperlink"/>
            <w:rFonts w:ascii="Times New Roman" w:eastAsia="PMingLiU" w:hAnsi="Times New Roman"/>
            <w:szCs w:val="20"/>
            <w:lang w:eastAsia="zh-TW"/>
          </w:rPr>
          <w:t>R1-2405341</w:t>
        </w:r>
      </w:hyperlink>
      <w:r w:rsidR="00BC139C" w:rsidRPr="00BC139C">
        <w:rPr>
          <w:rFonts w:ascii="Times New Roman" w:eastAsia="PMingLiU" w:hAnsi="Times New Roman"/>
          <w:szCs w:val="20"/>
          <w:lang w:eastAsia="zh-TW"/>
        </w:rPr>
        <w:t xml:space="preserve">, </w:t>
      </w:r>
      <w:hyperlink r:id="rId1833" w:history="1">
        <w:r>
          <w:rPr>
            <w:rStyle w:val="Hyperlink"/>
            <w:rFonts w:ascii="Times New Roman" w:eastAsia="PMingLiU" w:hAnsi="Times New Roman"/>
            <w:szCs w:val="20"/>
            <w:lang w:eastAsia="zh-TW"/>
          </w:rPr>
          <w:t>R1-2405363</w:t>
        </w:r>
      </w:hyperlink>
    </w:p>
    <w:p w14:paraId="013110FA" w14:textId="77777777" w:rsidR="00BC139C" w:rsidRPr="00BC139C" w:rsidRDefault="00BC139C" w:rsidP="00311060">
      <w:pPr>
        <w:numPr>
          <w:ilvl w:val="0"/>
          <w:numId w:val="284"/>
        </w:numPr>
        <w:rPr>
          <w:rFonts w:ascii="Times New Roman" w:hAnsi="Times New Roman"/>
          <w:szCs w:val="20"/>
          <w:lang w:eastAsia="zh-CN"/>
        </w:rPr>
      </w:pPr>
      <w:r w:rsidRPr="00BC139C">
        <w:rPr>
          <w:rFonts w:ascii="Times New Roman" w:hAnsi="Times New Roman"/>
          <w:szCs w:val="20"/>
          <w:lang w:eastAsia="zh-CN"/>
        </w:rPr>
        <w:t>For Cat 1 BS, 8 beams, 0% &lt; on-demand SIB1 transmission rate &lt;= 30%, the NES gain is 1.24% - 2.26% from the following 2 sources</w:t>
      </w:r>
    </w:p>
    <w:p w14:paraId="5264E816" w14:textId="26CDADB9" w:rsidR="00BC139C" w:rsidRPr="00BC139C" w:rsidRDefault="006F79AF" w:rsidP="00311060">
      <w:pPr>
        <w:numPr>
          <w:ilvl w:val="1"/>
          <w:numId w:val="284"/>
        </w:numPr>
        <w:rPr>
          <w:rFonts w:ascii="Times New Roman" w:hAnsi="Times New Roman"/>
          <w:szCs w:val="20"/>
          <w:lang w:eastAsia="zh-CN"/>
        </w:rPr>
      </w:pPr>
      <w:hyperlink r:id="rId1834" w:history="1">
        <w:r>
          <w:rPr>
            <w:rStyle w:val="Hyperlink"/>
            <w:rFonts w:ascii="Times New Roman" w:eastAsia="PMingLiU" w:hAnsi="Times New Roman"/>
            <w:szCs w:val="20"/>
            <w:lang w:eastAsia="zh-TW"/>
          </w:rPr>
          <w:t>R1-2405363</w:t>
        </w:r>
      </w:hyperlink>
      <w:r w:rsidR="00BC139C" w:rsidRPr="00BC139C">
        <w:rPr>
          <w:rFonts w:ascii="Times New Roman" w:eastAsia="PMingLiU" w:hAnsi="Times New Roman"/>
          <w:szCs w:val="20"/>
          <w:lang w:eastAsia="zh-TW"/>
        </w:rPr>
        <w:t xml:space="preserve">, </w:t>
      </w:r>
      <w:hyperlink r:id="rId1835" w:history="1">
        <w:r>
          <w:rPr>
            <w:rStyle w:val="Hyperlink"/>
            <w:rFonts w:ascii="Times New Roman" w:eastAsia="PMingLiU" w:hAnsi="Times New Roman"/>
            <w:szCs w:val="20"/>
            <w:lang w:eastAsia="zh-TW"/>
          </w:rPr>
          <w:t>R1-2404561</w:t>
        </w:r>
      </w:hyperlink>
    </w:p>
    <w:p w14:paraId="042886B6" w14:textId="5A2ABAB7" w:rsidR="00BC139C" w:rsidRPr="00BC139C" w:rsidRDefault="00BC139C" w:rsidP="00311060">
      <w:pPr>
        <w:numPr>
          <w:ilvl w:val="0"/>
          <w:numId w:val="284"/>
        </w:numPr>
        <w:rPr>
          <w:rFonts w:ascii="Times New Roman" w:hAnsi="Times New Roman"/>
          <w:szCs w:val="20"/>
          <w:lang w:eastAsia="zh-CN"/>
        </w:rPr>
      </w:pPr>
      <w:r w:rsidRPr="00BC139C">
        <w:rPr>
          <w:rFonts w:ascii="Times New Roman" w:hAnsi="Times New Roman"/>
          <w:szCs w:val="20"/>
          <w:lang w:eastAsia="zh-CN"/>
        </w:rPr>
        <w:t>For Cat 1 BS, 4 beams, 0% &lt; on-demand SIB1 transmission rate &lt;= 30%, the NES gain is 0.67% - 1.6% from one source (</w:t>
      </w:r>
      <w:hyperlink r:id="rId1836" w:history="1">
        <w:r w:rsidR="006F79AF">
          <w:rPr>
            <w:rStyle w:val="Hyperlink"/>
            <w:rFonts w:ascii="Times New Roman" w:hAnsi="Times New Roman"/>
            <w:szCs w:val="20"/>
            <w:lang w:eastAsia="zh-CN"/>
          </w:rPr>
          <w:t>R1-2405363</w:t>
        </w:r>
      </w:hyperlink>
      <w:r w:rsidRPr="00BC139C">
        <w:rPr>
          <w:rFonts w:ascii="Times New Roman" w:hAnsi="Times New Roman"/>
          <w:szCs w:val="20"/>
          <w:lang w:eastAsia="zh-CN"/>
        </w:rPr>
        <w:t>)</w:t>
      </w:r>
    </w:p>
    <w:p w14:paraId="21C4B695" w14:textId="77777777" w:rsidR="00BC139C" w:rsidRPr="00BC139C" w:rsidRDefault="00BC139C" w:rsidP="00311060">
      <w:pPr>
        <w:numPr>
          <w:ilvl w:val="0"/>
          <w:numId w:val="284"/>
        </w:numPr>
        <w:rPr>
          <w:rFonts w:ascii="Times New Roman" w:hAnsi="Times New Roman"/>
          <w:szCs w:val="20"/>
          <w:lang w:eastAsia="zh-CN"/>
        </w:rPr>
      </w:pPr>
      <w:r w:rsidRPr="00BC139C">
        <w:rPr>
          <w:rFonts w:ascii="Times New Roman" w:eastAsia="PMingLiU" w:hAnsi="Times New Roman"/>
          <w:szCs w:val="20"/>
          <w:lang w:eastAsia="zh-TW"/>
        </w:rPr>
        <w:t>For Cat 2 BS, 8 beams, 0% on-demand SIB1 transmission rate, the NES gain is 0.95% - 4.13% from the following 3 sources</w:t>
      </w:r>
    </w:p>
    <w:p w14:paraId="129D2A07" w14:textId="2ACE60FD" w:rsidR="00BC139C" w:rsidRPr="00BC139C" w:rsidRDefault="006F79AF" w:rsidP="00311060">
      <w:pPr>
        <w:numPr>
          <w:ilvl w:val="1"/>
          <w:numId w:val="284"/>
        </w:numPr>
        <w:rPr>
          <w:rFonts w:ascii="Times New Roman" w:hAnsi="Times New Roman"/>
          <w:szCs w:val="20"/>
          <w:lang w:eastAsia="zh-CN"/>
        </w:rPr>
      </w:pPr>
      <w:hyperlink r:id="rId1837" w:history="1">
        <w:r>
          <w:rPr>
            <w:rStyle w:val="Hyperlink"/>
            <w:rFonts w:ascii="Times New Roman" w:eastAsia="PMingLiU" w:hAnsi="Times New Roman"/>
            <w:szCs w:val="20"/>
            <w:lang w:eastAsia="zh-TW"/>
          </w:rPr>
          <w:t>R1-2403942</w:t>
        </w:r>
      </w:hyperlink>
      <w:r w:rsidR="00BC139C" w:rsidRPr="00BC139C">
        <w:rPr>
          <w:rFonts w:ascii="Times New Roman" w:eastAsia="PMingLiU" w:hAnsi="Times New Roman"/>
          <w:szCs w:val="20"/>
          <w:lang w:eastAsia="zh-TW"/>
        </w:rPr>
        <w:t xml:space="preserve">, </w:t>
      </w:r>
      <w:hyperlink r:id="rId1838" w:history="1">
        <w:r>
          <w:rPr>
            <w:rStyle w:val="Hyperlink"/>
            <w:rFonts w:ascii="Times New Roman" w:eastAsia="PMingLiU" w:hAnsi="Times New Roman"/>
            <w:szCs w:val="20"/>
            <w:lang w:eastAsia="zh-TW"/>
          </w:rPr>
          <w:t>R1-2405341</w:t>
        </w:r>
      </w:hyperlink>
      <w:r w:rsidR="00BC139C" w:rsidRPr="00BC139C">
        <w:rPr>
          <w:rFonts w:ascii="Times New Roman" w:eastAsia="PMingLiU" w:hAnsi="Times New Roman"/>
          <w:szCs w:val="20"/>
          <w:lang w:eastAsia="zh-TW"/>
        </w:rPr>
        <w:t xml:space="preserve">, </w:t>
      </w:r>
      <w:hyperlink r:id="rId1839" w:history="1">
        <w:r>
          <w:rPr>
            <w:rStyle w:val="Hyperlink"/>
            <w:rFonts w:ascii="Times New Roman" w:eastAsia="PMingLiU" w:hAnsi="Times New Roman"/>
            <w:szCs w:val="20"/>
            <w:lang w:eastAsia="zh-TW"/>
          </w:rPr>
          <w:t>R1-2404561</w:t>
        </w:r>
      </w:hyperlink>
    </w:p>
    <w:p w14:paraId="3262155A" w14:textId="38B801E7" w:rsidR="00BC139C" w:rsidRPr="00BC139C" w:rsidRDefault="00BC139C" w:rsidP="00311060">
      <w:pPr>
        <w:numPr>
          <w:ilvl w:val="0"/>
          <w:numId w:val="284"/>
        </w:numPr>
        <w:rPr>
          <w:rFonts w:ascii="Times New Roman" w:hAnsi="Times New Roman"/>
          <w:szCs w:val="20"/>
          <w:lang w:eastAsia="zh-CN"/>
        </w:rPr>
      </w:pPr>
      <w:r w:rsidRPr="00BC139C">
        <w:rPr>
          <w:rFonts w:ascii="Times New Roman" w:eastAsia="PMingLiU" w:hAnsi="Times New Roman"/>
          <w:szCs w:val="20"/>
          <w:lang w:eastAsia="zh-TW"/>
        </w:rPr>
        <w:t>For Cat 2 BS, 4 beams, 0% on-demand SIB1 transmission rate, the NES gain is 0.48% from one source (</w:t>
      </w:r>
      <w:hyperlink r:id="rId1840" w:history="1">
        <w:r w:rsidR="006F79AF">
          <w:rPr>
            <w:rStyle w:val="Hyperlink"/>
            <w:rFonts w:ascii="Times New Roman" w:eastAsia="PMingLiU" w:hAnsi="Times New Roman"/>
            <w:szCs w:val="20"/>
            <w:lang w:eastAsia="zh-TW"/>
          </w:rPr>
          <w:t>R1-2405341</w:t>
        </w:r>
      </w:hyperlink>
      <w:r w:rsidRPr="00BC139C">
        <w:rPr>
          <w:rFonts w:ascii="Times New Roman" w:eastAsia="PMingLiU" w:hAnsi="Times New Roman"/>
          <w:szCs w:val="20"/>
          <w:lang w:eastAsia="zh-TW"/>
        </w:rPr>
        <w:t>)</w:t>
      </w:r>
    </w:p>
    <w:p w14:paraId="77D9EA1E" w14:textId="77777777" w:rsidR="00BC139C" w:rsidRPr="00BC139C" w:rsidRDefault="00BC139C" w:rsidP="00311060">
      <w:pPr>
        <w:numPr>
          <w:ilvl w:val="0"/>
          <w:numId w:val="284"/>
        </w:numPr>
        <w:rPr>
          <w:rFonts w:ascii="Times New Roman" w:hAnsi="Times New Roman"/>
          <w:szCs w:val="20"/>
          <w:lang w:eastAsia="zh-CN"/>
        </w:rPr>
      </w:pPr>
      <w:r w:rsidRPr="00BC139C">
        <w:rPr>
          <w:rFonts w:ascii="Times New Roman" w:eastAsia="PMingLiU" w:hAnsi="Times New Roman"/>
          <w:szCs w:val="20"/>
          <w:lang w:eastAsia="zh-TW"/>
        </w:rPr>
        <w:t xml:space="preserve">For Cat 2 BS, 8 beams, </w:t>
      </w:r>
      <w:r w:rsidRPr="00BC139C">
        <w:rPr>
          <w:rFonts w:ascii="Times New Roman" w:hAnsi="Times New Roman"/>
          <w:szCs w:val="20"/>
          <w:lang w:eastAsia="zh-CN"/>
        </w:rPr>
        <w:t>0% &lt; on-demand SIB1 transmission rate &lt;= 30%</w:t>
      </w:r>
      <w:r w:rsidRPr="00BC139C">
        <w:rPr>
          <w:rFonts w:ascii="Times New Roman" w:eastAsia="PMingLiU" w:hAnsi="Times New Roman"/>
          <w:szCs w:val="20"/>
          <w:lang w:eastAsia="zh-TW"/>
        </w:rPr>
        <w:t xml:space="preserve">, the NES gain is 1.44% - 4.02% </w:t>
      </w:r>
      <w:r w:rsidRPr="00BC139C">
        <w:rPr>
          <w:rFonts w:ascii="Times New Roman" w:hAnsi="Times New Roman"/>
          <w:szCs w:val="20"/>
          <w:lang w:eastAsia="zh-CN"/>
        </w:rPr>
        <w:t>from the following 2 sources</w:t>
      </w:r>
    </w:p>
    <w:p w14:paraId="7DF78B96" w14:textId="0F3F18F5" w:rsidR="00BC139C" w:rsidRPr="00BC139C" w:rsidRDefault="006F79AF" w:rsidP="00311060">
      <w:pPr>
        <w:numPr>
          <w:ilvl w:val="1"/>
          <w:numId w:val="284"/>
        </w:numPr>
        <w:rPr>
          <w:rFonts w:ascii="Times New Roman" w:hAnsi="Times New Roman"/>
          <w:szCs w:val="20"/>
          <w:lang w:eastAsia="zh-CN"/>
        </w:rPr>
      </w:pPr>
      <w:hyperlink r:id="rId1841" w:history="1">
        <w:r>
          <w:rPr>
            <w:rStyle w:val="Hyperlink"/>
            <w:rFonts w:ascii="Times New Roman" w:eastAsia="PMingLiU" w:hAnsi="Times New Roman"/>
            <w:szCs w:val="20"/>
            <w:lang w:eastAsia="zh-TW"/>
          </w:rPr>
          <w:t>R1-2404561</w:t>
        </w:r>
      </w:hyperlink>
      <w:r w:rsidR="00BC139C" w:rsidRPr="00BC139C">
        <w:rPr>
          <w:rFonts w:ascii="Times New Roman" w:eastAsia="PMingLiU" w:hAnsi="Times New Roman"/>
          <w:szCs w:val="20"/>
          <w:lang w:eastAsia="zh-TW"/>
        </w:rPr>
        <w:t xml:space="preserve">, </w:t>
      </w:r>
      <w:hyperlink r:id="rId1842" w:history="1">
        <w:r>
          <w:rPr>
            <w:rStyle w:val="Hyperlink"/>
            <w:rFonts w:ascii="Times New Roman" w:eastAsia="PMingLiU" w:hAnsi="Times New Roman"/>
            <w:szCs w:val="20"/>
            <w:lang w:eastAsia="zh-TW"/>
          </w:rPr>
          <w:t>R1-2403942</w:t>
        </w:r>
      </w:hyperlink>
    </w:p>
    <w:p w14:paraId="1CB30217" w14:textId="77777777" w:rsidR="00BC139C" w:rsidRPr="00BC139C" w:rsidRDefault="00BC139C" w:rsidP="00BC139C">
      <w:pPr>
        <w:rPr>
          <w:rFonts w:ascii="Times New Roman" w:hAnsi="Times New Roman"/>
          <w:szCs w:val="20"/>
          <w:lang w:eastAsia="x-none"/>
        </w:rPr>
      </w:pPr>
    </w:p>
    <w:p w14:paraId="2F11BC1C" w14:textId="77777777" w:rsidR="009A6FDA" w:rsidRPr="00E40459" w:rsidRDefault="009A6FDA" w:rsidP="009A6FDA">
      <w:pPr>
        <w:rPr>
          <w:rFonts w:ascii="Times New Roman" w:hAnsi="Times New Roman"/>
          <w:szCs w:val="20"/>
          <w:lang w:eastAsia="ko-KR"/>
        </w:rPr>
      </w:pPr>
      <w:r w:rsidRPr="00E40459">
        <w:rPr>
          <w:rFonts w:ascii="Times New Roman" w:hAnsi="Times New Roman"/>
          <w:szCs w:val="20"/>
          <w:highlight w:val="green"/>
          <w:lang w:eastAsia="ko-KR"/>
        </w:rPr>
        <w:t>Agreement</w:t>
      </w:r>
    </w:p>
    <w:p w14:paraId="05523743" w14:textId="77777777" w:rsidR="00BC139C" w:rsidRPr="00BC139C" w:rsidRDefault="00BC139C" w:rsidP="00BC139C">
      <w:pPr>
        <w:rPr>
          <w:rFonts w:ascii="Times New Roman" w:hAnsi="Times New Roman"/>
          <w:szCs w:val="20"/>
        </w:rPr>
      </w:pPr>
      <w:r w:rsidRPr="00BC139C">
        <w:rPr>
          <w:rFonts w:ascii="Times New Roman" w:hAnsi="Times New Roman"/>
          <w:szCs w:val="20"/>
        </w:rPr>
        <w:t>For the evaluation of achievable NES gain on NES cell with on-demand SIB1 in idle/inactive mode, the following is observed with 20ms SSB period and 40ms SIB1 period (Case D), FR1, empty load</w:t>
      </w:r>
    </w:p>
    <w:p w14:paraId="3E1EACAD" w14:textId="77777777" w:rsidR="00BC139C" w:rsidRPr="00BC139C" w:rsidRDefault="00BC139C" w:rsidP="00311060">
      <w:pPr>
        <w:numPr>
          <w:ilvl w:val="0"/>
          <w:numId w:val="285"/>
        </w:numPr>
        <w:rPr>
          <w:rFonts w:ascii="Times New Roman" w:hAnsi="Times New Roman"/>
          <w:szCs w:val="20"/>
          <w:lang w:eastAsia="zh-CN"/>
        </w:rPr>
      </w:pPr>
      <w:r w:rsidRPr="00BC139C">
        <w:rPr>
          <w:rFonts w:ascii="Times New Roman" w:eastAsia="PMingLiU" w:hAnsi="Times New Roman"/>
          <w:szCs w:val="20"/>
          <w:lang w:eastAsia="zh-TW"/>
        </w:rPr>
        <w:t xml:space="preserve">For Cat 1 BS, 8 beams, 0% on-demand SIB1 transmission rate, </w:t>
      </w:r>
    </w:p>
    <w:p w14:paraId="39D3508D" w14:textId="77777777" w:rsidR="00BC139C" w:rsidRPr="00BC139C" w:rsidRDefault="00BC139C" w:rsidP="00311060">
      <w:pPr>
        <w:numPr>
          <w:ilvl w:val="1"/>
          <w:numId w:val="285"/>
        </w:numPr>
        <w:rPr>
          <w:rFonts w:ascii="Times New Roman" w:hAnsi="Times New Roman"/>
          <w:szCs w:val="20"/>
          <w:lang w:eastAsia="zh-CN"/>
        </w:rPr>
      </w:pPr>
      <w:r w:rsidRPr="00BC139C">
        <w:rPr>
          <w:rFonts w:ascii="Times New Roman" w:eastAsia="PMingLiU" w:hAnsi="Times New Roman"/>
          <w:szCs w:val="20"/>
          <w:lang w:eastAsia="zh-TW"/>
        </w:rPr>
        <w:t>the NES gain is 24.51% - 31.3% from the following 6 sources</w:t>
      </w:r>
    </w:p>
    <w:p w14:paraId="7AC5F3AE" w14:textId="71F52C7F" w:rsidR="00BC139C" w:rsidRPr="00BC139C" w:rsidRDefault="006F79AF" w:rsidP="00311060">
      <w:pPr>
        <w:numPr>
          <w:ilvl w:val="2"/>
          <w:numId w:val="285"/>
        </w:numPr>
        <w:rPr>
          <w:rFonts w:ascii="Times New Roman" w:hAnsi="Times New Roman"/>
          <w:szCs w:val="20"/>
          <w:lang w:eastAsia="zh-CN"/>
        </w:rPr>
      </w:pPr>
      <w:hyperlink r:id="rId1843" w:history="1">
        <w:r>
          <w:rPr>
            <w:rStyle w:val="Hyperlink"/>
            <w:rFonts w:ascii="Times New Roman" w:eastAsia="PMingLiU" w:hAnsi="Times New Roman"/>
            <w:szCs w:val="20"/>
            <w:lang w:eastAsia="zh-TW"/>
          </w:rPr>
          <w:t>R1-2405595</w:t>
        </w:r>
      </w:hyperlink>
      <w:r w:rsidR="00BC139C" w:rsidRPr="00BC139C">
        <w:rPr>
          <w:rFonts w:ascii="Times New Roman" w:eastAsia="PMingLiU" w:hAnsi="Times New Roman"/>
          <w:szCs w:val="20"/>
          <w:lang w:eastAsia="zh-TW"/>
        </w:rPr>
        <w:t xml:space="preserve">, </w:t>
      </w:r>
      <w:hyperlink r:id="rId1844" w:history="1">
        <w:r>
          <w:rPr>
            <w:rStyle w:val="Hyperlink"/>
            <w:rFonts w:ascii="Times New Roman" w:eastAsia="PMingLiU" w:hAnsi="Times New Roman"/>
            <w:szCs w:val="20"/>
            <w:lang w:eastAsia="zh-TW"/>
          </w:rPr>
          <w:t>R1-2405341</w:t>
        </w:r>
      </w:hyperlink>
      <w:r w:rsidR="00BC139C" w:rsidRPr="00BC139C">
        <w:rPr>
          <w:rFonts w:ascii="Times New Roman" w:eastAsia="PMingLiU" w:hAnsi="Times New Roman"/>
          <w:szCs w:val="20"/>
          <w:lang w:eastAsia="zh-TW"/>
        </w:rPr>
        <w:t xml:space="preserve">, </w:t>
      </w:r>
      <w:hyperlink r:id="rId1845" w:history="1">
        <w:r>
          <w:rPr>
            <w:rStyle w:val="Hyperlink"/>
            <w:rFonts w:ascii="Times New Roman" w:eastAsia="PMingLiU" w:hAnsi="Times New Roman"/>
            <w:szCs w:val="20"/>
            <w:lang w:eastAsia="zh-TW"/>
          </w:rPr>
          <w:t>R1-2404859</w:t>
        </w:r>
      </w:hyperlink>
      <w:r w:rsidR="00BC139C" w:rsidRPr="00BC139C">
        <w:rPr>
          <w:rFonts w:ascii="Times New Roman" w:eastAsia="PMingLiU" w:hAnsi="Times New Roman"/>
          <w:szCs w:val="20"/>
          <w:lang w:eastAsia="zh-TW"/>
        </w:rPr>
        <w:t xml:space="preserve">, </w:t>
      </w:r>
      <w:hyperlink r:id="rId1846" w:history="1">
        <w:r>
          <w:rPr>
            <w:rStyle w:val="Hyperlink"/>
            <w:rFonts w:ascii="Times New Roman" w:eastAsia="PMingLiU" w:hAnsi="Times New Roman"/>
            <w:szCs w:val="20"/>
            <w:lang w:eastAsia="zh-TW"/>
          </w:rPr>
          <w:t>R1-2404507</w:t>
        </w:r>
      </w:hyperlink>
      <w:r w:rsidR="00BC139C" w:rsidRPr="00BC139C">
        <w:rPr>
          <w:rFonts w:ascii="Times New Roman" w:eastAsia="PMingLiU" w:hAnsi="Times New Roman"/>
          <w:szCs w:val="20"/>
          <w:lang w:eastAsia="zh-TW"/>
        </w:rPr>
        <w:t xml:space="preserve">, </w:t>
      </w:r>
      <w:hyperlink r:id="rId1847" w:history="1">
        <w:r>
          <w:rPr>
            <w:rStyle w:val="Hyperlink"/>
            <w:rFonts w:ascii="Times New Roman" w:eastAsia="PMingLiU" w:hAnsi="Times New Roman"/>
            <w:szCs w:val="20"/>
            <w:lang w:eastAsia="zh-TW"/>
          </w:rPr>
          <w:t>R1-2405363</w:t>
        </w:r>
      </w:hyperlink>
      <w:r w:rsidR="00BC139C" w:rsidRPr="00BC139C">
        <w:rPr>
          <w:rFonts w:ascii="Times New Roman" w:eastAsia="PMingLiU" w:hAnsi="Times New Roman"/>
          <w:szCs w:val="20"/>
          <w:lang w:eastAsia="zh-TW"/>
        </w:rPr>
        <w:t xml:space="preserve">, </w:t>
      </w:r>
      <w:hyperlink r:id="rId1848" w:history="1">
        <w:r>
          <w:rPr>
            <w:rStyle w:val="Hyperlink"/>
            <w:rFonts w:ascii="Times New Roman" w:eastAsia="PMingLiU" w:hAnsi="Times New Roman"/>
            <w:szCs w:val="20"/>
            <w:lang w:eastAsia="zh-TW"/>
          </w:rPr>
          <w:t>R1-2404625</w:t>
        </w:r>
      </w:hyperlink>
    </w:p>
    <w:p w14:paraId="17225ED6" w14:textId="4FFEF3C7" w:rsidR="00BC139C" w:rsidRPr="00BC139C" w:rsidRDefault="00BC139C" w:rsidP="00311060">
      <w:pPr>
        <w:numPr>
          <w:ilvl w:val="1"/>
          <w:numId w:val="285"/>
        </w:numPr>
        <w:rPr>
          <w:rFonts w:ascii="Times New Roman" w:eastAsia="PMingLiU" w:hAnsi="Times New Roman"/>
          <w:szCs w:val="20"/>
          <w:lang w:eastAsia="zh-TW"/>
        </w:rPr>
      </w:pPr>
      <w:r w:rsidRPr="00BC139C">
        <w:rPr>
          <w:rFonts w:ascii="Times New Roman" w:eastAsia="PMingLiU" w:hAnsi="Times New Roman"/>
          <w:szCs w:val="20"/>
          <w:lang w:eastAsia="zh-TW"/>
        </w:rPr>
        <w:t>One source (</w:t>
      </w:r>
      <w:hyperlink r:id="rId1849" w:history="1">
        <w:r w:rsidR="006F79AF">
          <w:rPr>
            <w:rStyle w:val="Hyperlink"/>
            <w:rFonts w:ascii="Times New Roman" w:eastAsia="PMingLiU" w:hAnsi="Times New Roman"/>
            <w:szCs w:val="20"/>
            <w:lang w:eastAsia="zh-TW"/>
          </w:rPr>
          <w:t>R1-2403979</w:t>
        </w:r>
      </w:hyperlink>
      <w:r w:rsidRPr="00BC139C">
        <w:rPr>
          <w:rFonts w:ascii="Times New Roman" w:eastAsia="PMingLiU" w:hAnsi="Times New Roman"/>
          <w:szCs w:val="20"/>
          <w:lang w:eastAsia="zh-TW"/>
        </w:rPr>
        <w:t>) reports the following NES gain with PRACH configuration index = 98</w:t>
      </w:r>
    </w:p>
    <w:p w14:paraId="1C9CFEB4" w14:textId="77777777" w:rsidR="00BC139C" w:rsidRPr="00BC139C" w:rsidRDefault="00BC139C" w:rsidP="00311060">
      <w:pPr>
        <w:numPr>
          <w:ilvl w:val="2"/>
          <w:numId w:val="285"/>
        </w:numPr>
        <w:rPr>
          <w:rFonts w:ascii="Times New Roman" w:eastAsia="PMingLiU" w:hAnsi="Times New Roman"/>
          <w:szCs w:val="20"/>
          <w:lang w:eastAsia="zh-TW"/>
        </w:rPr>
      </w:pPr>
      <w:r w:rsidRPr="00BC139C">
        <w:rPr>
          <w:rFonts w:ascii="Times New Roman" w:eastAsia="PMingLiU" w:hAnsi="Times New Roman"/>
          <w:szCs w:val="20"/>
          <w:lang w:eastAsia="zh-TW"/>
        </w:rPr>
        <w:t>16.3% with one beam of SIB1 PDSCH transmitted in each slot</w:t>
      </w:r>
    </w:p>
    <w:p w14:paraId="4DE3F364" w14:textId="77777777" w:rsidR="00BC139C" w:rsidRPr="00BC139C" w:rsidRDefault="00BC139C" w:rsidP="00311060">
      <w:pPr>
        <w:numPr>
          <w:ilvl w:val="2"/>
          <w:numId w:val="285"/>
        </w:numPr>
        <w:rPr>
          <w:rFonts w:ascii="Times New Roman" w:eastAsia="PMingLiU" w:hAnsi="Times New Roman"/>
          <w:szCs w:val="20"/>
          <w:lang w:eastAsia="zh-TW"/>
        </w:rPr>
      </w:pPr>
      <w:r w:rsidRPr="00BC139C">
        <w:rPr>
          <w:rFonts w:ascii="Times New Roman" w:eastAsia="PMingLiU" w:hAnsi="Times New Roman"/>
          <w:szCs w:val="20"/>
          <w:lang w:eastAsia="zh-TW"/>
        </w:rPr>
        <w:t>10.6% with two beams of SIB1 PDSCH transmitted in each slot</w:t>
      </w:r>
    </w:p>
    <w:p w14:paraId="3CFD1F6A" w14:textId="77777777" w:rsidR="00BC139C" w:rsidRPr="00BC139C" w:rsidRDefault="00BC139C" w:rsidP="00311060">
      <w:pPr>
        <w:numPr>
          <w:ilvl w:val="0"/>
          <w:numId w:val="285"/>
        </w:numPr>
        <w:rPr>
          <w:rFonts w:ascii="Times New Roman" w:hAnsi="Times New Roman"/>
          <w:szCs w:val="20"/>
          <w:lang w:eastAsia="zh-CN"/>
        </w:rPr>
      </w:pPr>
      <w:r w:rsidRPr="00BC139C">
        <w:rPr>
          <w:rFonts w:ascii="Times New Roman" w:hAnsi="Times New Roman"/>
          <w:szCs w:val="20"/>
          <w:lang w:eastAsia="zh-CN"/>
        </w:rPr>
        <w:t xml:space="preserve">For Cat 1 BS, 4 beams, 0% on-demand SIB1 transmission rate, </w:t>
      </w:r>
    </w:p>
    <w:p w14:paraId="55AB086A" w14:textId="77777777" w:rsidR="00BC139C" w:rsidRPr="00BC139C" w:rsidRDefault="00BC139C" w:rsidP="00311060">
      <w:pPr>
        <w:numPr>
          <w:ilvl w:val="1"/>
          <w:numId w:val="285"/>
        </w:numPr>
        <w:rPr>
          <w:rFonts w:ascii="Times New Roman" w:hAnsi="Times New Roman"/>
          <w:szCs w:val="20"/>
          <w:lang w:eastAsia="zh-CN"/>
        </w:rPr>
      </w:pPr>
      <w:r w:rsidRPr="00BC139C">
        <w:rPr>
          <w:rFonts w:ascii="Times New Roman" w:hAnsi="Times New Roman"/>
          <w:szCs w:val="20"/>
          <w:lang w:eastAsia="zh-CN"/>
        </w:rPr>
        <w:t>the NES gain is 12.4% - 35.5% from the following 5 sources</w:t>
      </w:r>
    </w:p>
    <w:p w14:paraId="1D6E9B5C" w14:textId="36548314" w:rsidR="00BC139C" w:rsidRPr="00BC139C" w:rsidRDefault="006F79AF" w:rsidP="00311060">
      <w:pPr>
        <w:numPr>
          <w:ilvl w:val="2"/>
          <w:numId w:val="285"/>
        </w:numPr>
        <w:rPr>
          <w:rFonts w:ascii="Times New Roman" w:hAnsi="Times New Roman"/>
          <w:szCs w:val="20"/>
          <w:lang w:eastAsia="zh-CN"/>
        </w:rPr>
      </w:pPr>
      <w:hyperlink r:id="rId1850" w:history="1">
        <w:r>
          <w:rPr>
            <w:rStyle w:val="Hyperlink"/>
            <w:rFonts w:ascii="Times New Roman" w:eastAsia="PMingLiU" w:hAnsi="Times New Roman"/>
            <w:szCs w:val="20"/>
            <w:lang w:eastAsia="zh-TW"/>
          </w:rPr>
          <w:t>R1-2404408</w:t>
        </w:r>
      </w:hyperlink>
      <w:r w:rsidR="00BC139C" w:rsidRPr="00BC139C">
        <w:rPr>
          <w:rFonts w:ascii="Times New Roman" w:eastAsia="PMingLiU" w:hAnsi="Times New Roman"/>
          <w:szCs w:val="20"/>
          <w:lang w:eastAsia="zh-TW"/>
        </w:rPr>
        <w:t xml:space="preserve">, </w:t>
      </w:r>
      <w:hyperlink r:id="rId1851" w:history="1">
        <w:r>
          <w:rPr>
            <w:rStyle w:val="Hyperlink"/>
            <w:rFonts w:ascii="Times New Roman" w:eastAsia="PMingLiU" w:hAnsi="Times New Roman"/>
            <w:szCs w:val="20"/>
            <w:lang w:eastAsia="zh-TW"/>
          </w:rPr>
          <w:t>R1-2405341</w:t>
        </w:r>
      </w:hyperlink>
      <w:r w:rsidR="00BC139C" w:rsidRPr="00BC139C">
        <w:rPr>
          <w:rFonts w:ascii="Times New Roman" w:eastAsia="PMingLiU" w:hAnsi="Times New Roman"/>
          <w:szCs w:val="20"/>
          <w:lang w:eastAsia="zh-TW"/>
        </w:rPr>
        <w:t xml:space="preserve">, </w:t>
      </w:r>
      <w:hyperlink r:id="rId1852" w:history="1">
        <w:r>
          <w:rPr>
            <w:rStyle w:val="Hyperlink"/>
            <w:rFonts w:ascii="Times New Roman" w:eastAsia="PMingLiU" w:hAnsi="Times New Roman"/>
            <w:szCs w:val="20"/>
            <w:lang w:eastAsia="zh-TW"/>
          </w:rPr>
          <w:t>R1-2404758</w:t>
        </w:r>
      </w:hyperlink>
      <w:r w:rsidR="00BC139C" w:rsidRPr="00BC139C">
        <w:rPr>
          <w:rFonts w:ascii="Times New Roman" w:eastAsia="PMingLiU" w:hAnsi="Times New Roman"/>
          <w:szCs w:val="20"/>
          <w:lang w:eastAsia="zh-TW"/>
        </w:rPr>
        <w:t xml:space="preserve">, </w:t>
      </w:r>
      <w:hyperlink r:id="rId1853" w:history="1">
        <w:r>
          <w:rPr>
            <w:rStyle w:val="Hyperlink"/>
            <w:rFonts w:ascii="Times New Roman" w:eastAsia="PMingLiU" w:hAnsi="Times New Roman"/>
            <w:szCs w:val="20"/>
            <w:lang w:eastAsia="zh-TW"/>
          </w:rPr>
          <w:t>R1-2405363</w:t>
        </w:r>
      </w:hyperlink>
      <w:r w:rsidR="00BC139C" w:rsidRPr="00BC139C">
        <w:rPr>
          <w:rFonts w:ascii="Times New Roman" w:eastAsia="PMingLiU" w:hAnsi="Times New Roman"/>
          <w:szCs w:val="20"/>
          <w:lang w:eastAsia="zh-TW"/>
        </w:rPr>
        <w:t xml:space="preserve">, </w:t>
      </w:r>
      <w:hyperlink r:id="rId1854" w:history="1">
        <w:r>
          <w:rPr>
            <w:rStyle w:val="Hyperlink"/>
            <w:rFonts w:ascii="Times New Roman" w:eastAsia="PMingLiU" w:hAnsi="Times New Roman"/>
            <w:szCs w:val="20"/>
            <w:lang w:eastAsia="zh-TW"/>
          </w:rPr>
          <w:t>R1-2404625</w:t>
        </w:r>
      </w:hyperlink>
    </w:p>
    <w:p w14:paraId="374ACB86" w14:textId="6F5A9744" w:rsidR="00BC139C" w:rsidRPr="00BC139C" w:rsidRDefault="00BC139C" w:rsidP="00311060">
      <w:pPr>
        <w:numPr>
          <w:ilvl w:val="1"/>
          <w:numId w:val="285"/>
        </w:numPr>
        <w:rPr>
          <w:rFonts w:ascii="Times New Roman" w:eastAsia="PMingLiU" w:hAnsi="Times New Roman"/>
          <w:szCs w:val="20"/>
          <w:lang w:eastAsia="zh-TW"/>
        </w:rPr>
      </w:pPr>
      <w:r w:rsidRPr="00BC139C">
        <w:rPr>
          <w:rFonts w:ascii="Times New Roman" w:eastAsia="PMingLiU" w:hAnsi="Times New Roman"/>
          <w:szCs w:val="20"/>
          <w:lang w:eastAsia="zh-TW"/>
        </w:rPr>
        <w:t>One source (</w:t>
      </w:r>
      <w:hyperlink r:id="rId1855" w:history="1">
        <w:r w:rsidR="006F79AF">
          <w:rPr>
            <w:rStyle w:val="Hyperlink"/>
            <w:rFonts w:ascii="Times New Roman" w:eastAsia="PMingLiU" w:hAnsi="Times New Roman"/>
            <w:szCs w:val="20"/>
            <w:lang w:eastAsia="zh-TW"/>
          </w:rPr>
          <w:t>R1-2403979</w:t>
        </w:r>
      </w:hyperlink>
      <w:r w:rsidRPr="00BC139C">
        <w:rPr>
          <w:rFonts w:ascii="Times New Roman" w:eastAsia="PMingLiU" w:hAnsi="Times New Roman"/>
          <w:szCs w:val="20"/>
          <w:lang w:eastAsia="zh-TW"/>
        </w:rPr>
        <w:t>) reports the following NES gain with PRACH configuration index = 98</w:t>
      </w:r>
    </w:p>
    <w:p w14:paraId="4B6EA8DF" w14:textId="77777777" w:rsidR="00BC139C" w:rsidRPr="00BC139C" w:rsidRDefault="00BC139C" w:rsidP="00311060">
      <w:pPr>
        <w:numPr>
          <w:ilvl w:val="2"/>
          <w:numId w:val="285"/>
        </w:numPr>
        <w:rPr>
          <w:rFonts w:ascii="Times New Roman" w:eastAsia="PMingLiU" w:hAnsi="Times New Roman"/>
          <w:szCs w:val="20"/>
          <w:lang w:eastAsia="zh-TW"/>
        </w:rPr>
      </w:pPr>
      <w:r w:rsidRPr="00BC139C">
        <w:rPr>
          <w:rFonts w:ascii="Times New Roman" w:eastAsia="PMingLiU" w:hAnsi="Times New Roman"/>
          <w:szCs w:val="20"/>
          <w:lang w:eastAsia="zh-TW"/>
        </w:rPr>
        <w:lastRenderedPageBreak/>
        <w:t>10.1% with one beam of SIB1 PDSCH transmitted in each slot</w:t>
      </w:r>
    </w:p>
    <w:p w14:paraId="6F516101" w14:textId="77777777" w:rsidR="00BC139C" w:rsidRPr="00BC139C" w:rsidRDefault="00BC139C" w:rsidP="00311060">
      <w:pPr>
        <w:numPr>
          <w:ilvl w:val="2"/>
          <w:numId w:val="285"/>
        </w:numPr>
        <w:rPr>
          <w:rFonts w:ascii="Times New Roman" w:eastAsia="PMingLiU" w:hAnsi="Times New Roman"/>
          <w:szCs w:val="20"/>
          <w:lang w:eastAsia="zh-TW"/>
        </w:rPr>
      </w:pPr>
      <w:r w:rsidRPr="00BC139C">
        <w:rPr>
          <w:rFonts w:ascii="Times New Roman" w:eastAsia="PMingLiU" w:hAnsi="Times New Roman"/>
          <w:szCs w:val="20"/>
          <w:lang w:eastAsia="zh-TW"/>
        </w:rPr>
        <w:t>6.1% with two beams of SIB1 PDSCH transmitted in each slot</w:t>
      </w:r>
    </w:p>
    <w:p w14:paraId="20035615" w14:textId="77777777" w:rsidR="00BC139C" w:rsidRPr="00BC139C" w:rsidRDefault="00BC139C" w:rsidP="00311060">
      <w:pPr>
        <w:numPr>
          <w:ilvl w:val="0"/>
          <w:numId w:val="285"/>
        </w:numPr>
        <w:rPr>
          <w:rFonts w:ascii="Times New Roman" w:hAnsi="Times New Roman"/>
          <w:szCs w:val="20"/>
          <w:lang w:eastAsia="zh-CN"/>
        </w:rPr>
      </w:pPr>
      <w:r w:rsidRPr="00BC139C">
        <w:rPr>
          <w:rFonts w:ascii="Times New Roman" w:hAnsi="Times New Roman"/>
          <w:szCs w:val="20"/>
          <w:lang w:eastAsia="zh-CN"/>
        </w:rPr>
        <w:t>For Cat 1 BS, 8 beams, 0% &lt; on-demand SIB1 transmission rate &lt;= 30%, the NES gain is 19.44% - 28.81% from the following 3 sources</w:t>
      </w:r>
    </w:p>
    <w:p w14:paraId="3B0A1AB4" w14:textId="208E2448" w:rsidR="00BC139C" w:rsidRPr="00BC139C" w:rsidRDefault="006F79AF" w:rsidP="00311060">
      <w:pPr>
        <w:numPr>
          <w:ilvl w:val="1"/>
          <w:numId w:val="285"/>
        </w:numPr>
        <w:rPr>
          <w:rFonts w:ascii="Times New Roman" w:hAnsi="Times New Roman"/>
          <w:szCs w:val="20"/>
          <w:lang w:eastAsia="zh-CN"/>
        </w:rPr>
      </w:pPr>
      <w:hyperlink r:id="rId1856" w:history="1">
        <w:r>
          <w:rPr>
            <w:rStyle w:val="Hyperlink"/>
            <w:rFonts w:ascii="Times New Roman" w:eastAsia="PMingLiU" w:hAnsi="Times New Roman"/>
            <w:szCs w:val="20"/>
            <w:lang w:eastAsia="zh-TW"/>
          </w:rPr>
          <w:t>R1-2404859</w:t>
        </w:r>
      </w:hyperlink>
      <w:r w:rsidR="00BC139C" w:rsidRPr="00BC139C">
        <w:rPr>
          <w:rFonts w:ascii="Times New Roman" w:eastAsia="PMingLiU" w:hAnsi="Times New Roman"/>
          <w:szCs w:val="20"/>
          <w:lang w:eastAsia="zh-TW"/>
        </w:rPr>
        <w:t xml:space="preserve">, </w:t>
      </w:r>
      <w:hyperlink r:id="rId1857" w:history="1">
        <w:r>
          <w:rPr>
            <w:rStyle w:val="Hyperlink"/>
            <w:rFonts w:ascii="Times New Roman" w:eastAsia="PMingLiU" w:hAnsi="Times New Roman"/>
            <w:szCs w:val="20"/>
            <w:lang w:eastAsia="zh-TW"/>
          </w:rPr>
          <w:t>R1-2405363</w:t>
        </w:r>
      </w:hyperlink>
      <w:r w:rsidR="00BC139C" w:rsidRPr="00BC139C">
        <w:rPr>
          <w:rFonts w:ascii="Times New Roman" w:eastAsia="PMingLiU" w:hAnsi="Times New Roman"/>
          <w:szCs w:val="20"/>
          <w:lang w:eastAsia="zh-TW"/>
        </w:rPr>
        <w:t xml:space="preserve">, </w:t>
      </w:r>
      <w:hyperlink r:id="rId1858" w:history="1">
        <w:r>
          <w:rPr>
            <w:rStyle w:val="Hyperlink"/>
            <w:rFonts w:ascii="Times New Roman" w:eastAsia="PMingLiU" w:hAnsi="Times New Roman"/>
            <w:szCs w:val="20"/>
            <w:lang w:eastAsia="zh-TW"/>
          </w:rPr>
          <w:t>R1-2404625</w:t>
        </w:r>
      </w:hyperlink>
      <w:r w:rsidR="00BC139C" w:rsidRPr="00BC139C">
        <w:rPr>
          <w:rFonts w:ascii="Times New Roman" w:eastAsia="PMingLiU" w:hAnsi="Times New Roman"/>
          <w:szCs w:val="20"/>
          <w:lang w:eastAsia="zh-TW"/>
        </w:rPr>
        <w:t xml:space="preserve"> </w:t>
      </w:r>
    </w:p>
    <w:p w14:paraId="0DAF3247" w14:textId="77777777" w:rsidR="00BC139C" w:rsidRPr="00BC139C" w:rsidRDefault="00BC139C" w:rsidP="00311060">
      <w:pPr>
        <w:numPr>
          <w:ilvl w:val="0"/>
          <w:numId w:val="285"/>
        </w:numPr>
        <w:rPr>
          <w:rFonts w:ascii="Times New Roman" w:hAnsi="Times New Roman"/>
          <w:szCs w:val="20"/>
          <w:lang w:eastAsia="zh-CN"/>
        </w:rPr>
      </w:pPr>
      <w:r w:rsidRPr="00BC139C">
        <w:rPr>
          <w:rFonts w:ascii="Times New Roman" w:hAnsi="Times New Roman"/>
          <w:szCs w:val="20"/>
          <w:lang w:eastAsia="zh-CN"/>
        </w:rPr>
        <w:t>For Cat 1 BS, 4 beams, 0% &lt; on-demand SIB1 transmission rate &lt;= 30%, the NES gain is 12.87% - 20.09% from the following 2 sources</w:t>
      </w:r>
    </w:p>
    <w:p w14:paraId="15287AD4" w14:textId="592DCFEE" w:rsidR="00BC139C" w:rsidRPr="00BC139C" w:rsidRDefault="006F79AF" w:rsidP="00311060">
      <w:pPr>
        <w:numPr>
          <w:ilvl w:val="1"/>
          <w:numId w:val="285"/>
        </w:numPr>
        <w:rPr>
          <w:rFonts w:ascii="Times New Roman" w:hAnsi="Times New Roman"/>
          <w:szCs w:val="20"/>
          <w:lang w:eastAsia="zh-CN"/>
        </w:rPr>
      </w:pPr>
      <w:hyperlink r:id="rId1859" w:history="1">
        <w:r>
          <w:rPr>
            <w:rStyle w:val="Hyperlink"/>
            <w:rFonts w:ascii="Times New Roman" w:eastAsia="PMingLiU" w:hAnsi="Times New Roman"/>
            <w:szCs w:val="20"/>
            <w:lang w:eastAsia="zh-TW"/>
          </w:rPr>
          <w:t>R1-2405363</w:t>
        </w:r>
      </w:hyperlink>
      <w:r w:rsidR="00BC139C" w:rsidRPr="00BC139C">
        <w:rPr>
          <w:rFonts w:ascii="Times New Roman" w:eastAsia="PMingLiU" w:hAnsi="Times New Roman"/>
          <w:szCs w:val="20"/>
          <w:lang w:eastAsia="zh-TW"/>
        </w:rPr>
        <w:t xml:space="preserve">, </w:t>
      </w:r>
      <w:hyperlink r:id="rId1860" w:history="1">
        <w:r>
          <w:rPr>
            <w:rStyle w:val="Hyperlink"/>
            <w:rFonts w:ascii="Times New Roman" w:eastAsia="PMingLiU" w:hAnsi="Times New Roman"/>
            <w:szCs w:val="20"/>
            <w:lang w:eastAsia="zh-TW"/>
          </w:rPr>
          <w:t>R1-2404625</w:t>
        </w:r>
      </w:hyperlink>
      <w:r w:rsidR="00BC139C" w:rsidRPr="00BC139C">
        <w:rPr>
          <w:rFonts w:ascii="Times New Roman" w:eastAsia="PMingLiU" w:hAnsi="Times New Roman"/>
          <w:szCs w:val="20"/>
          <w:lang w:eastAsia="zh-TW"/>
        </w:rPr>
        <w:t xml:space="preserve"> </w:t>
      </w:r>
    </w:p>
    <w:p w14:paraId="4CFCD0DC" w14:textId="77777777" w:rsidR="00BC139C" w:rsidRPr="00BC139C" w:rsidRDefault="00BC139C" w:rsidP="00311060">
      <w:pPr>
        <w:numPr>
          <w:ilvl w:val="0"/>
          <w:numId w:val="285"/>
        </w:numPr>
        <w:rPr>
          <w:rFonts w:ascii="Times New Roman" w:hAnsi="Times New Roman"/>
          <w:szCs w:val="20"/>
          <w:lang w:eastAsia="zh-CN"/>
        </w:rPr>
      </w:pPr>
      <w:r w:rsidRPr="00BC139C">
        <w:rPr>
          <w:rFonts w:ascii="Times New Roman" w:eastAsia="PMingLiU" w:hAnsi="Times New Roman"/>
          <w:szCs w:val="20"/>
          <w:lang w:eastAsia="zh-TW"/>
        </w:rPr>
        <w:t>For Cat 2 BS, 8 beams, 0% on-demand SIB1 transmission rate, the NES gain is 11.77% - 25.46% from the following 5 sources</w:t>
      </w:r>
    </w:p>
    <w:p w14:paraId="19E56A75" w14:textId="4EB7EEA7" w:rsidR="00BC139C" w:rsidRPr="00BC139C" w:rsidRDefault="006F79AF" w:rsidP="00311060">
      <w:pPr>
        <w:numPr>
          <w:ilvl w:val="1"/>
          <w:numId w:val="285"/>
        </w:numPr>
        <w:rPr>
          <w:rFonts w:ascii="Times New Roman" w:hAnsi="Times New Roman"/>
          <w:szCs w:val="20"/>
          <w:lang w:eastAsia="zh-CN"/>
        </w:rPr>
      </w:pPr>
      <w:hyperlink r:id="rId1861" w:history="1">
        <w:r>
          <w:rPr>
            <w:rStyle w:val="Hyperlink"/>
            <w:rFonts w:ascii="Times New Roman" w:eastAsia="PMingLiU" w:hAnsi="Times New Roman"/>
            <w:szCs w:val="20"/>
            <w:lang w:eastAsia="zh-TW"/>
          </w:rPr>
          <w:t>R1-2403942</w:t>
        </w:r>
      </w:hyperlink>
      <w:r w:rsidR="00BC139C" w:rsidRPr="00BC139C">
        <w:rPr>
          <w:rFonts w:ascii="Times New Roman" w:eastAsia="PMingLiU" w:hAnsi="Times New Roman"/>
          <w:szCs w:val="20"/>
          <w:lang w:eastAsia="zh-TW"/>
        </w:rPr>
        <w:t xml:space="preserve">, </w:t>
      </w:r>
      <w:hyperlink r:id="rId1862" w:history="1">
        <w:r>
          <w:rPr>
            <w:rStyle w:val="Hyperlink"/>
            <w:rFonts w:ascii="Times New Roman" w:eastAsia="PMingLiU" w:hAnsi="Times New Roman"/>
            <w:szCs w:val="20"/>
            <w:lang w:eastAsia="zh-TW"/>
          </w:rPr>
          <w:t>R1-2405341</w:t>
        </w:r>
      </w:hyperlink>
      <w:r w:rsidR="00BC139C" w:rsidRPr="00BC139C">
        <w:rPr>
          <w:rFonts w:ascii="Times New Roman" w:eastAsia="PMingLiU" w:hAnsi="Times New Roman"/>
          <w:szCs w:val="20"/>
          <w:lang w:eastAsia="zh-TW"/>
        </w:rPr>
        <w:t xml:space="preserve">, </w:t>
      </w:r>
      <w:hyperlink r:id="rId1863" w:history="1">
        <w:r>
          <w:rPr>
            <w:rStyle w:val="Hyperlink"/>
            <w:rFonts w:ascii="Times New Roman" w:eastAsia="PMingLiU" w:hAnsi="Times New Roman"/>
            <w:szCs w:val="20"/>
            <w:lang w:eastAsia="zh-TW"/>
          </w:rPr>
          <w:t>R1-2404859</w:t>
        </w:r>
      </w:hyperlink>
      <w:r w:rsidR="00BC139C" w:rsidRPr="00BC139C">
        <w:rPr>
          <w:rFonts w:ascii="Times New Roman" w:eastAsia="PMingLiU" w:hAnsi="Times New Roman"/>
          <w:szCs w:val="20"/>
          <w:lang w:eastAsia="zh-TW"/>
        </w:rPr>
        <w:t xml:space="preserve">, </w:t>
      </w:r>
      <w:hyperlink r:id="rId1864" w:history="1">
        <w:r>
          <w:rPr>
            <w:rStyle w:val="Hyperlink"/>
            <w:rFonts w:ascii="Times New Roman" w:eastAsia="PMingLiU" w:hAnsi="Times New Roman"/>
            <w:szCs w:val="20"/>
            <w:lang w:eastAsia="zh-TW"/>
          </w:rPr>
          <w:t>R1-2404507</w:t>
        </w:r>
      </w:hyperlink>
      <w:r w:rsidR="00BC139C" w:rsidRPr="00BC139C">
        <w:rPr>
          <w:rFonts w:ascii="Times New Roman" w:eastAsia="PMingLiU" w:hAnsi="Times New Roman"/>
          <w:szCs w:val="20"/>
          <w:lang w:eastAsia="zh-TW"/>
        </w:rPr>
        <w:t xml:space="preserve">, </w:t>
      </w:r>
      <w:hyperlink r:id="rId1865" w:history="1">
        <w:r>
          <w:rPr>
            <w:rStyle w:val="Hyperlink"/>
            <w:rFonts w:ascii="Times New Roman" w:eastAsia="PMingLiU" w:hAnsi="Times New Roman"/>
            <w:szCs w:val="20"/>
            <w:lang w:eastAsia="zh-TW"/>
          </w:rPr>
          <w:t>R1-2404561</w:t>
        </w:r>
      </w:hyperlink>
    </w:p>
    <w:p w14:paraId="1131B883" w14:textId="2C885998" w:rsidR="00BC139C" w:rsidRPr="00BC139C" w:rsidRDefault="00BC139C" w:rsidP="00311060">
      <w:pPr>
        <w:numPr>
          <w:ilvl w:val="0"/>
          <w:numId w:val="285"/>
        </w:numPr>
        <w:rPr>
          <w:rFonts w:ascii="Times New Roman" w:hAnsi="Times New Roman"/>
          <w:szCs w:val="20"/>
          <w:lang w:eastAsia="zh-CN"/>
        </w:rPr>
      </w:pPr>
      <w:r w:rsidRPr="00BC139C">
        <w:rPr>
          <w:rFonts w:ascii="Times New Roman" w:eastAsia="PMingLiU" w:hAnsi="Times New Roman"/>
          <w:szCs w:val="20"/>
          <w:lang w:eastAsia="zh-TW"/>
        </w:rPr>
        <w:t>For Cat 2 BS, 4 beams, 0% on-demand SIB1 transmission rate, the NES gain is 10.69 – 10.74% from one source (</w:t>
      </w:r>
      <w:hyperlink r:id="rId1866" w:history="1">
        <w:r w:rsidR="006F79AF">
          <w:rPr>
            <w:rStyle w:val="Hyperlink"/>
            <w:rFonts w:ascii="Times New Roman" w:eastAsia="PMingLiU" w:hAnsi="Times New Roman"/>
            <w:szCs w:val="20"/>
            <w:lang w:eastAsia="zh-TW"/>
          </w:rPr>
          <w:t>R1-2405341</w:t>
        </w:r>
      </w:hyperlink>
      <w:r w:rsidRPr="00BC139C">
        <w:rPr>
          <w:rFonts w:ascii="Times New Roman" w:eastAsia="PMingLiU" w:hAnsi="Times New Roman"/>
          <w:szCs w:val="20"/>
          <w:lang w:eastAsia="zh-TW"/>
        </w:rPr>
        <w:t>)</w:t>
      </w:r>
    </w:p>
    <w:p w14:paraId="3B80414C" w14:textId="77777777" w:rsidR="00BC139C" w:rsidRPr="00BC139C" w:rsidRDefault="00BC139C" w:rsidP="00311060">
      <w:pPr>
        <w:numPr>
          <w:ilvl w:val="0"/>
          <w:numId w:val="285"/>
        </w:numPr>
        <w:rPr>
          <w:rFonts w:ascii="Times New Roman" w:hAnsi="Times New Roman"/>
          <w:szCs w:val="20"/>
          <w:lang w:eastAsia="zh-CN"/>
        </w:rPr>
      </w:pPr>
      <w:r w:rsidRPr="00BC139C">
        <w:rPr>
          <w:rFonts w:ascii="Times New Roman" w:eastAsia="PMingLiU" w:hAnsi="Times New Roman"/>
          <w:szCs w:val="20"/>
          <w:lang w:eastAsia="zh-TW"/>
        </w:rPr>
        <w:t xml:space="preserve">For Cat 2 BS, 8 beams, </w:t>
      </w:r>
      <w:r w:rsidRPr="00BC139C">
        <w:rPr>
          <w:rFonts w:ascii="Times New Roman" w:hAnsi="Times New Roman"/>
          <w:szCs w:val="20"/>
          <w:lang w:eastAsia="zh-CN"/>
        </w:rPr>
        <w:t>0% &lt; on-demand SIB1 transmission rate &lt;= 30%</w:t>
      </w:r>
      <w:r w:rsidRPr="00BC139C">
        <w:rPr>
          <w:rFonts w:ascii="Times New Roman" w:eastAsia="PMingLiU" w:hAnsi="Times New Roman"/>
          <w:szCs w:val="20"/>
          <w:lang w:eastAsia="zh-TW"/>
        </w:rPr>
        <w:t xml:space="preserve">, </w:t>
      </w:r>
    </w:p>
    <w:p w14:paraId="4255D3EE" w14:textId="77777777" w:rsidR="00BC139C" w:rsidRPr="00BC139C" w:rsidRDefault="00BC139C" w:rsidP="00311060">
      <w:pPr>
        <w:numPr>
          <w:ilvl w:val="1"/>
          <w:numId w:val="285"/>
        </w:numPr>
        <w:rPr>
          <w:rFonts w:ascii="Times New Roman" w:hAnsi="Times New Roman"/>
          <w:szCs w:val="20"/>
          <w:lang w:eastAsia="zh-CN"/>
        </w:rPr>
      </w:pPr>
      <w:r w:rsidRPr="00BC139C">
        <w:rPr>
          <w:rFonts w:ascii="Times New Roman" w:eastAsia="PMingLiU" w:hAnsi="Times New Roman"/>
          <w:szCs w:val="20"/>
          <w:lang w:eastAsia="zh-TW"/>
        </w:rPr>
        <w:t xml:space="preserve">the NES gain is 16.46% - 24.24% </w:t>
      </w:r>
      <w:r w:rsidRPr="00BC139C">
        <w:rPr>
          <w:rFonts w:ascii="Times New Roman" w:hAnsi="Times New Roman"/>
          <w:szCs w:val="20"/>
          <w:lang w:eastAsia="zh-CN"/>
        </w:rPr>
        <w:t>from the following 2 sources</w:t>
      </w:r>
    </w:p>
    <w:p w14:paraId="71B02AB3" w14:textId="78C6DBB8" w:rsidR="00BC139C" w:rsidRPr="00BC139C" w:rsidRDefault="006F79AF" w:rsidP="00311060">
      <w:pPr>
        <w:numPr>
          <w:ilvl w:val="2"/>
          <w:numId w:val="285"/>
        </w:numPr>
        <w:rPr>
          <w:rFonts w:ascii="Times New Roman" w:hAnsi="Times New Roman"/>
          <w:szCs w:val="20"/>
          <w:lang w:eastAsia="zh-CN"/>
        </w:rPr>
      </w:pPr>
      <w:hyperlink r:id="rId1867" w:history="1">
        <w:r>
          <w:rPr>
            <w:rStyle w:val="Hyperlink"/>
            <w:rFonts w:ascii="Times New Roman" w:eastAsia="PMingLiU" w:hAnsi="Times New Roman"/>
            <w:szCs w:val="20"/>
            <w:lang w:eastAsia="zh-TW"/>
          </w:rPr>
          <w:t>R1-2403942</w:t>
        </w:r>
      </w:hyperlink>
      <w:r w:rsidR="00BC139C" w:rsidRPr="00BC139C">
        <w:rPr>
          <w:rFonts w:ascii="Times New Roman" w:eastAsia="PMingLiU" w:hAnsi="Times New Roman"/>
          <w:szCs w:val="20"/>
          <w:lang w:eastAsia="zh-TW"/>
        </w:rPr>
        <w:t xml:space="preserve">, </w:t>
      </w:r>
      <w:hyperlink r:id="rId1868" w:history="1">
        <w:r>
          <w:rPr>
            <w:rStyle w:val="Hyperlink"/>
            <w:rFonts w:ascii="Times New Roman" w:eastAsia="PMingLiU" w:hAnsi="Times New Roman"/>
            <w:szCs w:val="20"/>
            <w:lang w:eastAsia="zh-TW"/>
          </w:rPr>
          <w:t>R1-2404859</w:t>
        </w:r>
      </w:hyperlink>
    </w:p>
    <w:p w14:paraId="0E62FBAF" w14:textId="5B95345E" w:rsidR="00BC139C" w:rsidRPr="00BC139C" w:rsidRDefault="00BC139C" w:rsidP="00311060">
      <w:pPr>
        <w:numPr>
          <w:ilvl w:val="1"/>
          <w:numId w:val="285"/>
        </w:numPr>
        <w:rPr>
          <w:rFonts w:ascii="Times New Roman" w:hAnsi="Times New Roman"/>
          <w:szCs w:val="20"/>
          <w:lang w:eastAsia="zh-CN"/>
        </w:rPr>
      </w:pPr>
      <w:r w:rsidRPr="00BC139C">
        <w:rPr>
          <w:rFonts w:ascii="Times New Roman" w:hAnsi="Times New Roman"/>
          <w:szCs w:val="20"/>
          <w:lang w:eastAsia="zh-CN"/>
        </w:rPr>
        <w:t>One source (</w:t>
      </w:r>
      <w:hyperlink r:id="rId1869" w:history="1">
        <w:r w:rsidR="006F79AF">
          <w:rPr>
            <w:rStyle w:val="Hyperlink"/>
            <w:rFonts w:ascii="Times New Roman" w:hAnsi="Times New Roman"/>
            <w:szCs w:val="20"/>
            <w:lang w:eastAsia="zh-CN"/>
          </w:rPr>
          <w:t>R1-2404561</w:t>
        </w:r>
      </w:hyperlink>
      <w:r w:rsidRPr="00BC139C">
        <w:rPr>
          <w:rFonts w:ascii="Times New Roman" w:hAnsi="Times New Roman"/>
          <w:szCs w:val="20"/>
          <w:lang w:eastAsia="zh-CN"/>
        </w:rPr>
        <w:t>) reports 8.92%~10.37% NES gain with PRACH configuration index = 148</w:t>
      </w:r>
    </w:p>
    <w:p w14:paraId="065E165C" w14:textId="77777777" w:rsidR="00BC139C" w:rsidRPr="00BC139C" w:rsidRDefault="00BC139C" w:rsidP="00BC139C">
      <w:pPr>
        <w:rPr>
          <w:rFonts w:ascii="Times New Roman" w:hAnsi="Times New Roman"/>
          <w:szCs w:val="20"/>
          <w:lang w:eastAsia="x-none"/>
        </w:rPr>
      </w:pPr>
    </w:p>
    <w:p w14:paraId="4A8086A7" w14:textId="77777777" w:rsidR="009A6FDA" w:rsidRPr="00E40459" w:rsidRDefault="009A6FDA" w:rsidP="009A6FDA">
      <w:pPr>
        <w:rPr>
          <w:rFonts w:ascii="Times New Roman" w:hAnsi="Times New Roman"/>
          <w:szCs w:val="20"/>
          <w:lang w:eastAsia="ko-KR"/>
        </w:rPr>
      </w:pPr>
      <w:r w:rsidRPr="00E40459">
        <w:rPr>
          <w:rFonts w:ascii="Times New Roman" w:hAnsi="Times New Roman"/>
          <w:szCs w:val="20"/>
          <w:highlight w:val="green"/>
          <w:lang w:eastAsia="ko-KR"/>
        </w:rPr>
        <w:t>Agreement</w:t>
      </w:r>
    </w:p>
    <w:p w14:paraId="4239BC64" w14:textId="77777777" w:rsidR="00BC139C" w:rsidRPr="00BC139C" w:rsidRDefault="00BC139C" w:rsidP="00BC139C">
      <w:pPr>
        <w:rPr>
          <w:rFonts w:ascii="Times New Roman" w:hAnsi="Times New Roman"/>
          <w:szCs w:val="20"/>
        </w:rPr>
      </w:pPr>
      <w:r w:rsidRPr="00BC139C">
        <w:rPr>
          <w:rFonts w:ascii="Times New Roman" w:hAnsi="Times New Roman"/>
          <w:szCs w:val="20"/>
        </w:rPr>
        <w:t>For the evaluation of achievable NES gain on NES cell with on-demand SIB1 in idle/inactive mode, the following is observed with 20ms SSB period and 40ms SIB1 period (Case D), FR1, low load</w:t>
      </w:r>
    </w:p>
    <w:p w14:paraId="3BFD2072" w14:textId="77777777" w:rsidR="00BC139C" w:rsidRPr="00BC139C" w:rsidRDefault="00BC139C" w:rsidP="00311060">
      <w:pPr>
        <w:numPr>
          <w:ilvl w:val="0"/>
          <w:numId w:val="286"/>
        </w:numPr>
        <w:rPr>
          <w:rFonts w:ascii="Times New Roman" w:hAnsi="Times New Roman"/>
          <w:szCs w:val="20"/>
          <w:lang w:eastAsia="zh-CN"/>
        </w:rPr>
      </w:pPr>
      <w:r w:rsidRPr="00BC139C">
        <w:rPr>
          <w:rFonts w:ascii="Times New Roman" w:eastAsia="PMingLiU" w:hAnsi="Times New Roman"/>
          <w:szCs w:val="20"/>
          <w:lang w:eastAsia="zh-TW"/>
        </w:rPr>
        <w:t xml:space="preserve">For Cat 1 BS, 8 beams, 0% on-demand SIB1 transmission rate, </w:t>
      </w:r>
    </w:p>
    <w:p w14:paraId="78D28044" w14:textId="77777777" w:rsidR="00BC139C" w:rsidRPr="00BC139C" w:rsidRDefault="00BC139C" w:rsidP="00311060">
      <w:pPr>
        <w:numPr>
          <w:ilvl w:val="1"/>
          <w:numId w:val="286"/>
        </w:numPr>
        <w:rPr>
          <w:rFonts w:ascii="Times New Roman" w:hAnsi="Times New Roman"/>
          <w:szCs w:val="20"/>
          <w:lang w:eastAsia="zh-CN"/>
        </w:rPr>
      </w:pPr>
      <w:r w:rsidRPr="00BC139C">
        <w:rPr>
          <w:rFonts w:ascii="Times New Roman" w:eastAsia="PMingLiU" w:hAnsi="Times New Roman"/>
          <w:szCs w:val="20"/>
          <w:lang w:eastAsia="zh-TW"/>
        </w:rPr>
        <w:t>the NES gain is 18.38% - 26.4% from the following 5 sources</w:t>
      </w:r>
    </w:p>
    <w:p w14:paraId="3E8F9C27" w14:textId="13768164" w:rsidR="00BC139C" w:rsidRPr="00BC139C" w:rsidRDefault="006F79AF" w:rsidP="00311060">
      <w:pPr>
        <w:numPr>
          <w:ilvl w:val="2"/>
          <w:numId w:val="286"/>
        </w:numPr>
        <w:rPr>
          <w:rFonts w:ascii="Times New Roman" w:hAnsi="Times New Roman"/>
          <w:szCs w:val="20"/>
          <w:lang w:eastAsia="zh-CN"/>
        </w:rPr>
      </w:pPr>
      <w:hyperlink r:id="rId1870" w:history="1">
        <w:r>
          <w:rPr>
            <w:rStyle w:val="Hyperlink"/>
            <w:rFonts w:ascii="Times New Roman" w:eastAsia="PMingLiU" w:hAnsi="Times New Roman"/>
            <w:szCs w:val="20"/>
            <w:lang w:eastAsia="zh-TW"/>
          </w:rPr>
          <w:t>R1-2405595</w:t>
        </w:r>
      </w:hyperlink>
      <w:r w:rsidR="00BC139C" w:rsidRPr="00BC139C">
        <w:rPr>
          <w:rFonts w:ascii="Times New Roman" w:eastAsia="PMingLiU" w:hAnsi="Times New Roman"/>
          <w:szCs w:val="20"/>
          <w:lang w:eastAsia="zh-TW"/>
        </w:rPr>
        <w:t xml:space="preserve">, </w:t>
      </w:r>
      <w:hyperlink r:id="rId1871" w:history="1">
        <w:r>
          <w:rPr>
            <w:rStyle w:val="Hyperlink"/>
            <w:rFonts w:ascii="Times New Roman" w:eastAsia="PMingLiU" w:hAnsi="Times New Roman"/>
            <w:szCs w:val="20"/>
            <w:lang w:eastAsia="zh-TW"/>
          </w:rPr>
          <w:t>R1-2405341</w:t>
        </w:r>
      </w:hyperlink>
      <w:r w:rsidR="00BC139C" w:rsidRPr="00BC139C">
        <w:rPr>
          <w:rFonts w:ascii="Times New Roman" w:eastAsia="PMingLiU" w:hAnsi="Times New Roman"/>
          <w:szCs w:val="20"/>
          <w:lang w:eastAsia="zh-TW"/>
        </w:rPr>
        <w:t xml:space="preserve">, </w:t>
      </w:r>
      <w:hyperlink r:id="rId1872" w:history="1">
        <w:r>
          <w:rPr>
            <w:rStyle w:val="Hyperlink"/>
            <w:rFonts w:ascii="Times New Roman" w:eastAsia="PMingLiU" w:hAnsi="Times New Roman"/>
            <w:szCs w:val="20"/>
            <w:lang w:eastAsia="zh-TW"/>
          </w:rPr>
          <w:t>R1-2404859</w:t>
        </w:r>
      </w:hyperlink>
      <w:r w:rsidR="00BC139C" w:rsidRPr="00BC139C">
        <w:rPr>
          <w:rFonts w:ascii="Times New Roman" w:eastAsia="PMingLiU" w:hAnsi="Times New Roman"/>
          <w:szCs w:val="20"/>
          <w:lang w:eastAsia="zh-TW"/>
        </w:rPr>
        <w:t xml:space="preserve">, </w:t>
      </w:r>
      <w:hyperlink r:id="rId1873" w:history="1">
        <w:r>
          <w:rPr>
            <w:rStyle w:val="Hyperlink"/>
            <w:rFonts w:ascii="Times New Roman" w:eastAsia="PMingLiU" w:hAnsi="Times New Roman"/>
            <w:szCs w:val="20"/>
            <w:lang w:eastAsia="zh-TW"/>
          </w:rPr>
          <w:t>R1-2405363</w:t>
        </w:r>
      </w:hyperlink>
      <w:r w:rsidR="00BC139C" w:rsidRPr="00BC139C">
        <w:rPr>
          <w:rFonts w:ascii="Times New Roman" w:eastAsia="PMingLiU" w:hAnsi="Times New Roman"/>
          <w:szCs w:val="20"/>
          <w:lang w:eastAsia="zh-TW"/>
        </w:rPr>
        <w:t xml:space="preserve">, </w:t>
      </w:r>
      <w:hyperlink r:id="rId1874" w:history="1">
        <w:r>
          <w:rPr>
            <w:rStyle w:val="Hyperlink"/>
            <w:rFonts w:ascii="Times New Roman" w:eastAsia="PMingLiU" w:hAnsi="Times New Roman"/>
            <w:szCs w:val="20"/>
            <w:lang w:eastAsia="zh-TW"/>
          </w:rPr>
          <w:t>R1-2404625</w:t>
        </w:r>
      </w:hyperlink>
    </w:p>
    <w:p w14:paraId="266649EE" w14:textId="322B92F0" w:rsidR="00BC139C" w:rsidRPr="00BC139C" w:rsidRDefault="00BC139C" w:rsidP="00311060">
      <w:pPr>
        <w:numPr>
          <w:ilvl w:val="1"/>
          <w:numId w:val="286"/>
        </w:numPr>
        <w:rPr>
          <w:rFonts w:ascii="Times New Roman" w:eastAsia="PMingLiU" w:hAnsi="Times New Roman"/>
          <w:szCs w:val="20"/>
          <w:lang w:eastAsia="zh-TW"/>
        </w:rPr>
      </w:pPr>
      <w:r w:rsidRPr="00BC139C">
        <w:rPr>
          <w:rFonts w:ascii="Times New Roman" w:eastAsia="PMingLiU" w:hAnsi="Times New Roman"/>
          <w:szCs w:val="20"/>
          <w:lang w:eastAsia="zh-TW"/>
        </w:rPr>
        <w:t>One source (</w:t>
      </w:r>
      <w:hyperlink r:id="rId1875" w:history="1">
        <w:r w:rsidR="006F79AF">
          <w:rPr>
            <w:rStyle w:val="Hyperlink"/>
            <w:rFonts w:ascii="Times New Roman" w:eastAsia="PMingLiU" w:hAnsi="Times New Roman"/>
            <w:szCs w:val="20"/>
            <w:lang w:eastAsia="zh-TW"/>
          </w:rPr>
          <w:t>R1-2403979</w:t>
        </w:r>
      </w:hyperlink>
      <w:r w:rsidRPr="00BC139C">
        <w:rPr>
          <w:rFonts w:ascii="Times New Roman" w:eastAsia="PMingLiU" w:hAnsi="Times New Roman"/>
          <w:szCs w:val="20"/>
          <w:lang w:eastAsia="zh-TW"/>
        </w:rPr>
        <w:t>) reports the following NES gain with PRACH configuration index = 98</w:t>
      </w:r>
    </w:p>
    <w:p w14:paraId="3D2EE70F" w14:textId="77777777" w:rsidR="00BC139C" w:rsidRPr="00BC139C" w:rsidRDefault="00BC139C" w:rsidP="00311060">
      <w:pPr>
        <w:numPr>
          <w:ilvl w:val="2"/>
          <w:numId w:val="286"/>
        </w:numPr>
        <w:rPr>
          <w:rFonts w:ascii="Times New Roman" w:eastAsia="PMingLiU" w:hAnsi="Times New Roman"/>
          <w:szCs w:val="20"/>
          <w:lang w:eastAsia="zh-TW"/>
        </w:rPr>
      </w:pPr>
      <w:r w:rsidRPr="00BC139C">
        <w:rPr>
          <w:rFonts w:ascii="Times New Roman" w:eastAsia="PMingLiU" w:hAnsi="Times New Roman"/>
          <w:szCs w:val="20"/>
          <w:lang w:eastAsia="zh-TW"/>
        </w:rPr>
        <w:t>8.1% with one beam of SIB1 PDSCH transmitted in each slot</w:t>
      </w:r>
    </w:p>
    <w:p w14:paraId="4B62FBBF" w14:textId="77777777" w:rsidR="00BC139C" w:rsidRPr="00BC139C" w:rsidRDefault="00BC139C" w:rsidP="00311060">
      <w:pPr>
        <w:numPr>
          <w:ilvl w:val="2"/>
          <w:numId w:val="286"/>
        </w:numPr>
        <w:rPr>
          <w:rFonts w:ascii="Times New Roman" w:eastAsia="PMingLiU" w:hAnsi="Times New Roman"/>
          <w:szCs w:val="20"/>
          <w:lang w:eastAsia="zh-TW"/>
        </w:rPr>
      </w:pPr>
      <w:r w:rsidRPr="00BC139C">
        <w:rPr>
          <w:rFonts w:ascii="Times New Roman" w:eastAsia="PMingLiU" w:hAnsi="Times New Roman"/>
          <w:szCs w:val="20"/>
          <w:lang w:eastAsia="zh-TW"/>
        </w:rPr>
        <w:t>4.3% with two beams of SIB1 PDSCH transmitted in each slot</w:t>
      </w:r>
    </w:p>
    <w:p w14:paraId="2F60AB4D" w14:textId="77777777" w:rsidR="00BC139C" w:rsidRPr="00BC139C" w:rsidRDefault="00BC139C" w:rsidP="00311060">
      <w:pPr>
        <w:numPr>
          <w:ilvl w:val="0"/>
          <w:numId w:val="286"/>
        </w:numPr>
        <w:rPr>
          <w:rFonts w:ascii="Times New Roman" w:hAnsi="Times New Roman"/>
          <w:szCs w:val="20"/>
          <w:lang w:eastAsia="zh-CN"/>
        </w:rPr>
      </w:pPr>
      <w:r w:rsidRPr="00BC139C">
        <w:rPr>
          <w:rFonts w:ascii="Times New Roman" w:hAnsi="Times New Roman"/>
          <w:szCs w:val="20"/>
          <w:lang w:eastAsia="zh-CN"/>
        </w:rPr>
        <w:t xml:space="preserve">For Cat 1 BS, 4 beams, 0% on-demand SIB1 transmission rate, </w:t>
      </w:r>
    </w:p>
    <w:p w14:paraId="2A986571" w14:textId="77777777" w:rsidR="00BC139C" w:rsidRPr="00BC139C" w:rsidRDefault="00BC139C" w:rsidP="00311060">
      <w:pPr>
        <w:numPr>
          <w:ilvl w:val="1"/>
          <w:numId w:val="286"/>
        </w:numPr>
        <w:rPr>
          <w:rFonts w:ascii="Times New Roman" w:hAnsi="Times New Roman"/>
          <w:szCs w:val="20"/>
          <w:lang w:eastAsia="zh-CN"/>
        </w:rPr>
      </w:pPr>
      <w:r w:rsidRPr="00BC139C">
        <w:rPr>
          <w:rFonts w:ascii="Times New Roman" w:hAnsi="Times New Roman"/>
          <w:szCs w:val="20"/>
          <w:lang w:eastAsia="zh-CN"/>
        </w:rPr>
        <w:t>the NES gain is 9.84% - 17.41% from the following 3 sources</w:t>
      </w:r>
    </w:p>
    <w:p w14:paraId="337869EE" w14:textId="293B74CC" w:rsidR="00BC139C" w:rsidRPr="00BC139C" w:rsidRDefault="006F79AF" w:rsidP="00311060">
      <w:pPr>
        <w:numPr>
          <w:ilvl w:val="2"/>
          <w:numId w:val="286"/>
        </w:numPr>
        <w:rPr>
          <w:rFonts w:ascii="Times New Roman" w:hAnsi="Times New Roman"/>
          <w:szCs w:val="20"/>
          <w:lang w:eastAsia="zh-CN"/>
        </w:rPr>
      </w:pPr>
      <w:hyperlink r:id="rId1876" w:history="1">
        <w:r>
          <w:rPr>
            <w:rStyle w:val="Hyperlink"/>
            <w:rFonts w:ascii="Times New Roman" w:eastAsia="PMingLiU" w:hAnsi="Times New Roman"/>
            <w:szCs w:val="20"/>
            <w:lang w:eastAsia="zh-TW"/>
          </w:rPr>
          <w:t>R1-2405341</w:t>
        </w:r>
      </w:hyperlink>
      <w:r w:rsidR="00BC139C" w:rsidRPr="00BC139C">
        <w:rPr>
          <w:rFonts w:ascii="Times New Roman" w:eastAsia="PMingLiU" w:hAnsi="Times New Roman"/>
          <w:szCs w:val="20"/>
          <w:lang w:eastAsia="zh-TW"/>
        </w:rPr>
        <w:t xml:space="preserve">, </w:t>
      </w:r>
      <w:hyperlink r:id="rId1877" w:history="1">
        <w:r>
          <w:rPr>
            <w:rStyle w:val="Hyperlink"/>
            <w:rFonts w:ascii="Times New Roman" w:eastAsia="PMingLiU" w:hAnsi="Times New Roman"/>
            <w:szCs w:val="20"/>
            <w:lang w:eastAsia="zh-TW"/>
          </w:rPr>
          <w:t>R1-2405363</w:t>
        </w:r>
      </w:hyperlink>
      <w:r w:rsidR="00BC139C" w:rsidRPr="00BC139C">
        <w:rPr>
          <w:rFonts w:ascii="Times New Roman" w:eastAsia="PMingLiU" w:hAnsi="Times New Roman"/>
          <w:szCs w:val="20"/>
          <w:lang w:eastAsia="zh-TW"/>
        </w:rPr>
        <w:t xml:space="preserve">, </w:t>
      </w:r>
      <w:hyperlink r:id="rId1878" w:history="1">
        <w:r>
          <w:rPr>
            <w:rStyle w:val="Hyperlink"/>
            <w:rFonts w:ascii="Times New Roman" w:eastAsia="PMingLiU" w:hAnsi="Times New Roman"/>
            <w:szCs w:val="20"/>
            <w:lang w:eastAsia="zh-TW"/>
          </w:rPr>
          <w:t>R1-2404625</w:t>
        </w:r>
      </w:hyperlink>
    </w:p>
    <w:p w14:paraId="2D84AD0C" w14:textId="2590457D" w:rsidR="00BC139C" w:rsidRPr="00BC139C" w:rsidRDefault="00BC139C" w:rsidP="00311060">
      <w:pPr>
        <w:numPr>
          <w:ilvl w:val="1"/>
          <w:numId w:val="286"/>
        </w:numPr>
        <w:rPr>
          <w:rFonts w:ascii="Times New Roman" w:eastAsia="PMingLiU" w:hAnsi="Times New Roman"/>
          <w:szCs w:val="20"/>
          <w:lang w:eastAsia="zh-TW"/>
        </w:rPr>
      </w:pPr>
      <w:r w:rsidRPr="00BC139C">
        <w:rPr>
          <w:rFonts w:ascii="Times New Roman" w:eastAsia="PMingLiU" w:hAnsi="Times New Roman"/>
          <w:szCs w:val="20"/>
          <w:lang w:eastAsia="zh-TW"/>
        </w:rPr>
        <w:t>One source (</w:t>
      </w:r>
      <w:hyperlink r:id="rId1879" w:history="1">
        <w:r w:rsidR="006F79AF">
          <w:rPr>
            <w:rStyle w:val="Hyperlink"/>
            <w:rFonts w:ascii="Times New Roman" w:eastAsia="PMingLiU" w:hAnsi="Times New Roman"/>
            <w:szCs w:val="20"/>
            <w:lang w:eastAsia="zh-TW"/>
          </w:rPr>
          <w:t>R1-2403979</w:t>
        </w:r>
      </w:hyperlink>
      <w:r w:rsidRPr="00BC139C">
        <w:rPr>
          <w:rFonts w:ascii="Times New Roman" w:eastAsia="PMingLiU" w:hAnsi="Times New Roman"/>
          <w:szCs w:val="20"/>
          <w:lang w:eastAsia="zh-TW"/>
        </w:rPr>
        <w:t>) reports the following NES gain with PRACH configuration index = 98</w:t>
      </w:r>
    </w:p>
    <w:p w14:paraId="55EF7A2D" w14:textId="77777777" w:rsidR="00BC139C" w:rsidRPr="00BC139C" w:rsidRDefault="00BC139C" w:rsidP="00311060">
      <w:pPr>
        <w:numPr>
          <w:ilvl w:val="2"/>
          <w:numId w:val="286"/>
        </w:numPr>
        <w:rPr>
          <w:rFonts w:ascii="Times New Roman" w:eastAsia="PMingLiU" w:hAnsi="Times New Roman"/>
          <w:szCs w:val="20"/>
          <w:lang w:eastAsia="zh-TW"/>
        </w:rPr>
      </w:pPr>
      <w:r w:rsidRPr="00BC139C">
        <w:rPr>
          <w:rFonts w:ascii="Times New Roman" w:eastAsia="PMingLiU" w:hAnsi="Times New Roman"/>
          <w:szCs w:val="20"/>
          <w:lang w:eastAsia="zh-TW"/>
        </w:rPr>
        <w:t>2.8% with one beam of SIB1 PDSCH transmitted in each slot</w:t>
      </w:r>
    </w:p>
    <w:p w14:paraId="5F2F01DD" w14:textId="77777777" w:rsidR="00BC139C" w:rsidRPr="00BC139C" w:rsidRDefault="00BC139C" w:rsidP="00311060">
      <w:pPr>
        <w:numPr>
          <w:ilvl w:val="2"/>
          <w:numId w:val="286"/>
        </w:numPr>
        <w:rPr>
          <w:rFonts w:ascii="Times New Roman" w:eastAsia="PMingLiU" w:hAnsi="Times New Roman"/>
          <w:szCs w:val="20"/>
          <w:lang w:eastAsia="zh-TW"/>
        </w:rPr>
      </w:pPr>
      <w:r w:rsidRPr="00BC139C">
        <w:rPr>
          <w:rFonts w:ascii="Times New Roman" w:eastAsia="PMingLiU" w:hAnsi="Times New Roman"/>
          <w:szCs w:val="20"/>
          <w:lang w:eastAsia="zh-TW"/>
        </w:rPr>
        <w:t>1% with two beams of SIB1 PDSCH transmitted in each slot</w:t>
      </w:r>
    </w:p>
    <w:p w14:paraId="29675C3E" w14:textId="77777777" w:rsidR="00BC139C" w:rsidRPr="00BC139C" w:rsidRDefault="00BC139C" w:rsidP="00311060">
      <w:pPr>
        <w:numPr>
          <w:ilvl w:val="0"/>
          <w:numId w:val="286"/>
        </w:numPr>
        <w:rPr>
          <w:rFonts w:ascii="Times New Roman" w:hAnsi="Times New Roman"/>
          <w:szCs w:val="20"/>
          <w:lang w:eastAsia="zh-CN"/>
        </w:rPr>
      </w:pPr>
      <w:r w:rsidRPr="00BC139C">
        <w:rPr>
          <w:rFonts w:ascii="Times New Roman" w:hAnsi="Times New Roman"/>
          <w:szCs w:val="20"/>
          <w:lang w:eastAsia="zh-CN"/>
        </w:rPr>
        <w:t>For Cat 1 BS, 8 beams, 0% &lt; on-demand SIB1 transmission rate &lt;= 30%, the NES gain is 13.36% - 23.68% from the following 3 sources</w:t>
      </w:r>
    </w:p>
    <w:p w14:paraId="7D4A9202" w14:textId="3F2D6A7B" w:rsidR="00BC139C" w:rsidRPr="00BC139C" w:rsidRDefault="006F79AF" w:rsidP="00311060">
      <w:pPr>
        <w:numPr>
          <w:ilvl w:val="1"/>
          <w:numId w:val="286"/>
        </w:numPr>
        <w:rPr>
          <w:rFonts w:ascii="Times New Roman" w:hAnsi="Times New Roman"/>
          <w:szCs w:val="20"/>
          <w:lang w:eastAsia="zh-CN"/>
        </w:rPr>
      </w:pPr>
      <w:hyperlink r:id="rId1880" w:history="1">
        <w:r>
          <w:rPr>
            <w:rStyle w:val="Hyperlink"/>
            <w:rFonts w:ascii="Times New Roman" w:eastAsia="PMingLiU" w:hAnsi="Times New Roman"/>
            <w:szCs w:val="20"/>
            <w:lang w:eastAsia="zh-TW"/>
          </w:rPr>
          <w:t>R1-2404859</w:t>
        </w:r>
      </w:hyperlink>
      <w:r w:rsidR="00BC139C" w:rsidRPr="00BC139C">
        <w:rPr>
          <w:rFonts w:ascii="Times New Roman" w:eastAsia="PMingLiU" w:hAnsi="Times New Roman"/>
          <w:szCs w:val="20"/>
          <w:lang w:eastAsia="zh-TW"/>
        </w:rPr>
        <w:t xml:space="preserve">, </w:t>
      </w:r>
      <w:hyperlink r:id="rId1881" w:history="1">
        <w:r>
          <w:rPr>
            <w:rStyle w:val="Hyperlink"/>
            <w:rFonts w:ascii="Times New Roman" w:eastAsia="PMingLiU" w:hAnsi="Times New Roman"/>
            <w:szCs w:val="20"/>
            <w:lang w:eastAsia="zh-TW"/>
          </w:rPr>
          <w:t>R1-2405363</w:t>
        </w:r>
      </w:hyperlink>
      <w:r w:rsidR="00BC139C" w:rsidRPr="00BC139C">
        <w:rPr>
          <w:rFonts w:ascii="Times New Roman" w:eastAsia="PMingLiU" w:hAnsi="Times New Roman"/>
          <w:szCs w:val="20"/>
          <w:lang w:eastAsia="zh-TW"/>
        </w:rPr>
        <w:t xml:space="preserve">, </w:t>
      </w:r>
      <w:hyperlink r:id="rId1882" w:history="1">
        <w:r>
          <w:rPr>
            <w:rStyle w:val="Hyperlink"/>
            <w:rFonts w:ascii="Times New Roman" w:eastAsia="PMingLiU" w:hAnsi="Times New Roman"/>
            <w:szCs w:val="20"/>
            <w:lang w:eastAsia="zh-TW"/>
          </w:rPr>
          <w:t>R1-2404625</w:t>
        </w:r>
      </w:hyperlink>
      <w:r w:rsidR="00BC139C" w:rsidRPr="00BC139C">
        <w:rPr>
          <w:rFonts w:ascii="Times New Roman" w:eastAsia="PMingLiU" w:hAnsi="Times New Roman"/>
          <w:szCs w:val="20"/>
          <w:lang w:eastAsia="zh-TW"/>
        </w:rPr>
        <w:t xml:space="preserve"> </w:t>
      </w:r>
    </w:p>
    <w:p w14:paraId="30D04E9D" w14:textId="77777777" w:rsidR="00BC139C" w:rsidRPr="00BC139C" w:rsidRDefault="00BC139C" w:rsidP="00311060">
      <w:pPr>
        <w:numPr>
          <w:ilvl w:val="0"/>
          <w:numId w:val="286"/>
        </w:numPr>
        <w:rPr>
          <w:rFonts w:ascii="Times New Roman" w:hAnsi="Times New Roman"/>
          <w:szCs w:val="20"/>
          <w:lang w:eastAsia="zh-CN"/>
        </w:rPr>
      </w:pPr>
      <w:r w:rsidRPr="00BC139C">
        <w:rPr>
          <w:rFonts w:ascii="Times New Roman" w:hAnsi="Times New Roman"/>
          <w:szCs w:val="20"/>
          <w:lang w:eastAsia="zh-CN"/>
        </w:rPr>
        <w:t>For Cat 1 BS, 4 beams, 0% &lt; on-demand SIB1 transmission rate &lt;= 30%, the NES gain is 7.27% - 15.59% from the following 2 sources</w:t>
      </w:r>
    </w:p>
    <w:p w14:paraId="4264A87D" w14:textId="1FC3D048" w:rsidR="00BC139C" w:rsidRPr="00BC139C" w:rsidRDefault="006F79AF" w:rsidP="00311060">
      <w:pPr>
        <w:numPr>
          <w:ilvl w:val="1"/>
          <w:numId w:val="286"/>
        </w:numPr>
        <w:rPr>
          <w:rFonts w:ascii="Times New Roman" w:hAnsi="Times New Roman"/>
          <w:szCs w:val="20"/>
          <w:lang w:eastAsia="zh-CN"/>
        </w:rPr>
      </w:pPr>
      <w:hyperlink r:id="rId1883" w:history="1">
        <w:r>
          <w:rPr>
            <w:rStyle w:val="Hyperlink"/>
            <w:rFonts w:ascii="Times New Roman" w:eastAsia="PMingLiU" w:hAnsi="Times New Roman"/>
            <w:szCs w:val="20"/>
            <w:lang w:eastAsia="zh-TW"/>
          </w:rPr>
          <w:t>R1-2405363</w:t>
        </w:r>
      </w:hyperlink>
      <w:r w:rsidR="00BC139C" w:rsidRPr="00BC139C">
        <w:rPr>
          <w:rFonts w:ascii="Times New Roman" w:eastAsia="PMingLiU" w:hAnsi="Times New Roman"/>
          <w:szCs w:val="20"/>
          <w:lang w:eastAsia="zh-TW"/>
        </w:rPr>
        <w:t xml:space="preserve">, </w:t>
      </w:r>
      <w:hyperlink r:id="rId1884" w:history="1">
        <w:r>
          <w:rPr>
            <w:rStyle w:val="Hyperlink"/>
            <w:rFonts w:ascii="Times New Roman" w:eastAsia="PMingLiU" w:hAnsi="Times New Roman"/>
            <w:szCs w:val="20"/>
            <w:lang w:eastAsia="zh-TW"/>
          </w:rPr>
          <w:t>R1-2404625</w:t>
        </w:r>
      </w:hyperlink>
      <w:r w:rsidR="00BC139C" w:rsidRPr="00BC139C">
        <w:rPr>
          <w:rFonts w:ascii="Times New Roman" w:eastAsia="PMingLiU" w:hAnsi="Times New Roman"/>
          <w:szCs w:val="20"/>
          <w:lang w:eastAsia="zh-TW"/>
        </w:rPr>
        <w:t xml:space="preserve"> </w:t>
      </w:r>
    </w:p>
    <w:p w14:paraId="2AA099E1" w14:textId="77777777" w:rsidR="00BC139C" w:rsidRPr="00BC139C" w:rsidRDefault="00BC139C" w:rsidP="00311060">
      <w:pPr>
        <w:numPr>
          <w:ilvl w:val="0"/>
          <w:numId w:val="286"/>
        </w:numPr>
        <w:rPr>
          <w:rFonts w:ascii="Times New Roman" w:hAnsi="Times New Roman"/>
          <w:szCs w:val="20"/>
          <w:lang w:eastAsia="zh-CN"/>
        </w:rPr>
      </w:pPr>
      <w:r w:rsidRPr="00BC139C">
        <w:rPr>
          <w:rFonts w:ascii="Times New Roman" w:eastAsia="PMingLiU" w:hAnsi="Times New Roman"/>
          <w:szCs w:val="20"/>
          <w:lang w:eastAsia="zh-TW"/>
        </w:rPr>
        <w:t>For Cat 2 BS, 8 beams, 0% on-demand SIB1 transmission rate, the NES gain is 10.48% - 17.72% from the following 4 sources</w:t>
      </w:r>
    </w:p>
    <w:p w14:paraId="6E3C17BD" w14:textId="1FBAF2CE" w:rsidR="00BC139C" w:rsidRPr="00BC139C" w:rsidRDefault="006F79AF" w:rsidP="00311060">
      <w:pPr>
        <w:numPr>
          <w:ilvl w:val="1"/>
          <w:numId w:val="286"/>
        </w:numPr>
        <w:rPr>
          <w:rFonts w:ascii="Times New Roman" w:hAnsi="Times New Roman"/>
          <w:szCs w:val="20"/>
          <w:lang w:eastAsia="zh-CN"/>
        </w:rPr>
      </w:pPr>
      <w:hyperlink r:id="rId1885" w:history="1">
        <w:r>
          <w:rPr>
            <w:rStyle w:val="Hyperlink"/>
            <w:rFonts w:ascii="Times New Roman" w:eastAsia="PMingLiU" w:hAnsi="Times New Roman"/>
            <w:szCs w:val="20"/>
            <w:lang w:eastAsia="zh-TW"/>
          </w:rPr>
          <w:t>R1-2403942</w:t>
        </w:r>
      </w:hyperlink>
      <w:r w:rsidR="00BC139C" w:rsidRPr="00BC139C">
        <w:rPr>
          <w:rFonts w:ascii="Times New Roman" w:eastAsia="PMingLiU" w:hAnsi="Times New Roman"/>
          <w:szCs w:val="20"/>
          <w:lang w:eastAsia="zh-TW"/>
        </w:rPr>
        <w:t xml:space="preserve">, </w:t>
      </w:r>
      <w:hyperlink r:id="rId1886" w:history="1">
        <w:r>
          <w:rPr>
            <w:rStyle w:val="Hyperlink"/>
            <w:rFonts w:ascii="Times New Roman" w:eastAsia="PMingLiU" w:hAnsi="Times New Roman"/>
            <w:szCs w:val="20"/>
            <w:lang w:eastAsia="zh-TW"/>
          </w:rPr>
          <w:t>R1-2405341</w:t>
        </w:r>
      </w:hyperlink>
      <w:r w:rsidR="00BC139C" w:rsidRPr="00BC139C">
        <w:rPr>
          <w:rFonts w:ascii="Times New Roman" w:eastAsia="PMingLiU" w:hAnsi="Times New Roman"/>
          <w:szCs w:val="20"/>
          <w:lang w:eastAsia="zh-TW"/>
        </w:rPr>
        <w:t xml:space="preserve">, </w:t>
      </w:r>
      <w:hyperlink r:id="rId1887" w:history="1">
        <w:r>
          <w:rPr>
            <w:rStyle w:val="Hyperlink"/>
            <w:rFonts w:ascii="Times New Roman" w:eastAsia="PMingLiU" w:hAnsi="Times New Roman"/>
            <w:szCs w:val="20"/>
            <w:lang w:eastAsia="zh-TW"/>
          </w:rPr>
          <w:t>R1-2404859</w:t>
        </w:r>
      </w:hyperlink>
      <w:r w:rsidR="00BC139C" w:rsidRPr="00BC139C">
        <w:rPr>
          <w:rFonts w:ascii="Times New Roman" w:eastAsia="PMingLiU" w:hAnsi="Times New Roman"/>
          <w:szCs w:val="20"/>
          <w:lang w:eastAsia="zh-TW"/>
        </w:rPr>
        <w:t xml:space="preserve">, </w:t>
      </w:r>
      <w:hyperlink r:id="rId1888" w:history="1">
        <w:r>
          <w:rPr>
            <w:rStyle w:val="Hyperlink"/>
            <w:rFonts w:ascii="Times New Roman" w:eastAsia="PMingLiU" w:hAnsi="Times New Roman"/>
            <w:szCs w:val="20"/>
            <w:lang w:eastAsia="zh-TW"/>
          </w:rPr>
          <w:t>R1-2404561</w:t>
        </w:r>
      </w:hyperlink>
    </w:p>
    <w:p w14:paraId="1267A70C" w14:textId="3C9B63EF" w:rsidR="00BC139C" w:rsidRPr="00BC139C" w:rsidRDefault="00BC139C" w:rsidP="00311060">
      <w:pPr>
        <w:numPr>
          <w:ilvl w:val="0"/>
          <w:numId w:val="286"/>
        </w:numPr>
        <w:rPr>
          <w:rFonts w:ascii="Times New Roman" w:hAnsi="Times New Roman"/>
          <w:szCs w:val="20"/>
          <w:lang w:eastAsia="zh-CN"/>
        </w:rPr>
      </w:pPr>
      <w:r w:rsidRPr="00BC139C">
        <w:rPr>
          <w:rFonts w:ascii="Times New Roman" w:eastAsia="PMingLiU" w:hAnsi="Times New Roman"/>
          <w:szCs w:val="20"/>
          <w:lang w:eastAsia="zh-TW"/>
        </w:rPr>
        <w:t>For Cat 2 BS, 4 beams, 0% on-demand SIB1 transmission rate, the NES gain is 7.01% from one source (</w:t>
      </w:r>
      <w:hyperlink r:id="rId1889" w:history="1">
        <w:r w:rsidR="006F79AF">
          <w:rPr>
            <w:rStyle w:val="Hyperlink"/>
            <w:rFonts w:ascii="Times New Roman" w:eastAsia="PMingLiU" w:hAnsi="Times New Roman"/>
            <w:szCs w:val="20"/>
            <w:lang w:eastAsia="zh-TW"/>
          </w:rPr>
          <w:t>R1-2405341</w:t>
        </w:r>
      </w:hyperlink>
      <w:r w:rsidRPr="00BC139C">
        <w:rPr>
          <w:rFonts w:ascii="Times New Roman" w:eastAsia="PMingLiU" w:hAnsi="Times New Roman"/>
          <w:szCs w:val="20"/>
          <w:lang w:eastAsia="zh-TW"/>
        </w:rPr>
        <w:t>)</w:t>
      </w:r>
    </w:p>
    <w:p w14:paraId="2D8034BA" w14:textId="77777777" w:rsidR="00BC139C" w:rsidRPr="00BC139C" w:rsidRDefault="00BC139C" w:rsidP="00311060">
      <w:pPr>
        <w:numPr>
          <w:ilvl w:val="0"/>
          <w:numId w:val="286"/>
        </w:numPr>
        <w:rPr>
          <w:rFonts w:ascii="Times New Roman" w:hAnsi="Times New Roman"/>
          <w:szCs w:val="20"/>
          <w:lang w:eastAsia="zh-CN"/>
        </w:rPr>
      </w:pPr>
      <w:r w:rsidRPr="00BC139C">
        <w:rPr>
          <w:rFonts w:ascii="Times New Roman" w:eastAsia="PMingLiU" w:hAnsi="Times New Roman"/>
          <w:szCs w:val="20"/>
          <w:lang w:eastAsia="zh-TW"/>
        </w:rPr>
        <w:t xml:space="preserve">For Cat 2 BS, 8 beams, </w:t>
      </w:r>
      <w:r w:rsidRPr="00BC139C">
        <w:rPr>
          <w:rFonts w:ascii="Times New Roman" w:hAnsi="Times New Roman"/>
          <w:szCs w:val="20"/>
          <w:lang w:eastAsia="zh-CN"/>
        </w:rPr>
        <w:t>0% &lt; on-demand SIB1 transmission rate &lt;= 30%</w:t>
      </w:r>
      <w:r w:rsidRPr="00BC139C">
        <w:rPr>
          <w:rFonts w:ascii="Times New Roman" w:eastAsia="PMingLiU" w:hAnsi="Times New Roman"/>
          <w:szCs w:val="20"/>
          <w:lang w:eastAsia="zh-TW"/>
        </w:rPr>
        <w:t xml:space="preserve">, the NES gain is 7.7% - 17.05% </w:t>
      </w:r>
      <w:r w:rsidRPr="00BC139C">
        <w:rPr>
          <w:rFonts w:ascii="Times New Roman" w:hAnsi="Times New Roman"/>
          <w:szCs w:val="20"/>
          <w:lang w:eastAsia="zh-CN"/>
        </w:rPr>
        <w:t>from the following 3 sources</w:t>
      </w:r>
    </w:p>
    <w:p w14:paraId="2A739458" w14:textId="4A2F9DE0" w:rsidR="00BC139C" w:rsidRPr="00BC139C" w:rsidRDefault="006F79AF" w:rsidP="00311060">
      <w:pPr>
        <w:numPr>
          <w:ilvl w:val="1"/>
          <w:numId w:val="286"/>
        </w:numPr>
        <w:rPr>
          <w:rFonts w:ascii="Times New Roman" w:hAnsi="Times New Roman"/>
          <w:szCs w:val="20"/>
          <w:lang w:eastAsia="zh-CN"/>
        </w:rPr>
      </w:pPr>
      <w:hyperlink r:id="rId1890" w:history="1">
        <w:r>
          <w:rPr>
            <w:rStyle w:val="Hyperlink"/>
            <w:rFonts w:ascii="Times New Roman" w:eastAsia="PMingLiU" w:hAnsi="Times New Roman"/>
            <w:szCs w:val="20"/>
            <w:lang w:eastAsia="zh-TW"/>
          </w:rPr>
          <w:t>R1-2403942</w:t>
        </w:r>
      </w:hyperlink>
      <w:r w:rsidR="00BC139C" w:rsidRPr="00BC139C">
        <w:rPr>
          <w:rFonts w:ascii="Times New Roman" w:eastAsia="PMingLiU" w:hAnsi="Times New Roman"/>
          <w:szCs w:val="20"/>
          <w:lang w:eastAsia="zh-TW"/>
        </w:rPr>
        <w:t xml:space="preserve">, </w:t>
      </w:r>
      <w:hyperlink r:id="rId1891" w:history="1">
        <w:r>
          <w:rPr>
            <w:rStyle w:val="Hyperlink"/>
            <w:rFonts w:ascii="Times New Roman" w:eastAsia="PMingLiU" w:hAnsi="Times New Roman"/>
            <w:szCs w:val="20"/>
            <w:lang w:eastAsia="zh-TW"/>
          </w:rPr>
          <w:t>R1-2404859</w:t>
        </w:r>
      </w:hyperlink>
      <w:r w:rsidR="00BC139C" w:rsidRPr="00BC139C">
        <w:rPr>
          <w:rFonts w:ascii="Times New Roman" w:eastAsia="PMingLiU" w:hAnsi="Times New Roman"/>
          <w:szCs w:val="20"/>
          <w:lang w:eastAsia="zh-TW"/>
        </w:rPr>
        <w:t xml:space="preserve">, </w:t>
      </w:r>
      <w:hyperlink r:id="rId1892" w:history="1">
        <w:r>
          <w:rPr>
            <w:rStyle w:val="Hyperlink"/>
            <w:rFonts w:ascii="Times New Roman" w:eastAsia="PMingLiU" w:hAnsi="Times New Roman"/>
            <w:szCs w:val="20"/>
            <w:lang w:eastAsia="zh-TW"/>
          </w:rPr>
          <w:t>R1-2404561</w:t>
        </w:r>
      </w:hyperlink>
    </w:p>
    <w:p w14:paraId="2F0EC677" w14:textId="77777777" w:rsidR="00BC139C" w:rsidRPr="00BC139C" w:rsidRDefault="00BC139C" w:rsidP="00BC139C">
      <w:pPr>
        <w:rPr>
          <w:rFonts w:ascii="Times New Roman" w:hAnsi="Times New Roman"/>
          <w:szCs w:val="20"/>
          <w:lang w:eastAsia="x-none"/>
        </w:rPr>
      </w:pPr>
    </w:p>
    <w:p w14:paraId="0E2CF5C2" w14:textId="77777777" w:rsidR="009A6FDA" w:rsidRPr="00E40459" w:rsidRDefault="009A6FDA" w:rsidP="009A6FDA">
      <w:pPr>
        <w:rPr>
          <w:rFonts w:ascii="Times New Roman" w:hAnsi="Times New Roman"/>
          <w:szCs w:val="20"/>
          <w:lang w:eastAsia="ko-KR"/>
        </w:rPr>
      </w:pPr>
      <w:r w:rsidRPr="00E40459">
        <w:rPr>
          <w:rFonts w:ascii="Times New Roman" w:hAnsi="Times New Roman"/>
          <w:szCs w:val="20"/>
          <w:highlight w:val="green"/>
          <w:lang w:eastAsia="ko-KR"/>
        </w:rPr>
        <w:t>Agreement</w:t>
      </w:r>
    </w:p>
    <w:p w14:paraId="17E26E1E" w14:textId="77777777" w:rsidR="00BC139C" w:rsidRPr="00BC139C" w:rsidRDefault="00BC139C" w:rsidP="00BC139C">
      <w:pPr>
        <w:rPr>
          <w:rFonts w:ascii="Times New Roman" w:hAnsi="Times New Roman"/>
          <w:szCs w:val="20"/>
        </w:rPr>
      </w:pPr>
      <w:r w:rsidRPr="00BC139C">
        <w:rPr>
          <w:rFonts w:ascii="Times New Roman" w:hAnsi="Times New Roman"/>
          <w:szCs w:val="20"/>
        </w:rPr>
        <w:t>For the evaluation of achievable NES gain on NES cell with on-demand SIB1 in idle/inactive mode, the following is observed with 20ms SSB period and 40ms SIB1 period (Case D), FR1, medium load</w:t>
      </w:r>
    </w:p>
    <w:p w14:paraId="64A744C5" w14:textId="77777777" w:rsidR="00BC139C" w:rsidRPr="00BC139C" w:rsidRDefault="00BC139C" w:rsidP="00311060">
      <w:pPr>
        <w:numPr>
          <w:ilvl w:val="0"/>
          <w:numId w:val="287"/>
        </w:numPr>
        <w:rPr>
          <w:rFonts w:ascii="Times New Roman" w:hAnsi="Times New Roman"/>
          <w:szCs w:val="20"/>
          <w:lang w:eastAsia="zh-CN"/>
        </w:rPr>
      </w:pPr>
      <w:r w:rsidRPr="00BC139C">
        <w:rPr>
          <w:rFonts w:ascii="Times New Roman" w:eastAsia="PMingLiU" w:hAnsi="Times New Roman"/>
          <w:szCs w:val="20"/>
          <w:lang w:eastAsia="zh-TW"/>
        </w:rPr>
        <w:t xml:space="preserve">For Cat 1 BS, 8 beams, 0% on-demand SIB1 transmission rate, </w:t>
      </w:r>
    </w:p>
    <w:p w14:paraId="00062B89" w14:textId="77777777" w:rsidR="00BC139C" w:rsidRPr="00BC139C" w:rsidRDefault="00BC139C" w:rsidP="00311060">
      <w:pPr>
        <w:numPr>
          <w:ilvl w:val="1"/>
          <w:numId w:val="287"/>
        </w:numPr>
        <w:rPr>
          <w:rFonts w:ascii="Times New Roman" w:hAnsi="Times New Roman"/>
          <w:szCs w:val="20"/>
          <w:lang w:eastAsia="zh-CN"/>
        </w:rPr>
      </w:pPr>
      <w:r w:rsidRPr="00BC139C">
        <w:rPr>
          <w:rFonts w:ascii="Times New Roman" w:eastAsia="PMingLiU" w:hAnsi="Times New Roman"/>
          <w:szCs w:val="20"/>
          <w:lang w:eastAsia="zh-TW"/>
        </w:rPr>
        <w:t>the NES gain is 5.07% - 7.8% from the following 2 sources</w:t>
      </w:r>
    </w:p>
    <w:p w14:paraId="07C0E4D0" w14:textId="789D2954" w:rsidR="00BC139C" w:rsidRPr="00BC139C" w:rsidRDefault="006F79AF" w:rsidP="00311060">
      <w:pPr>
        <w:numPr>
          <w:ilvl w:val="2"/>
          <w:numId w:val="287"/>
        </w:numPr>
        <w:rPr>
          <w:rFonts w:ascii="Times New Roman" w:hAnsi="Times New Roman"/>
          <w:szCs w:val="20"/>
          <w:lang w:eastAsia="zh-CN"/>
        </w:rPr>
      </w:pPr>
      <w:hyperlink r:id="rId1893" w:history="1">
        <w:r>
          <w:rPr>
            <w:rStyle w:val="Hyperlink"/>
            <w:rFonts w:ascii="Times New Roman" w:eastAsia="PMingLiU" w:hAnsi="Times New Roman"/>
            <w:szCs w:val="20"/>
            <w:lang w:eastAsia="zh-TW"/>
          </w:rPr>
          <w:t>R1-2405341</w:t>
        </w:r>
      </w:hyperlink>
      <w:r w:rsidR="00BC139C" w:rsidRPr="00BC139C">
        <w:rPr>
          <w:rFonts w:ascii="Times New Roman" w:eastAsia="PMingLiU" w:hAnsi="Times New Roman"/>
          <w:szCs w:val="20"/>
          <w:lang w:eastAsia="zh-TW"/>
        </w:rPr>
        <w:t xml:space="preserve">, </w:t>
      </w:r>
      <w:hyperlink r:id="rId1894" w:history="1">
        <w:r>
          <w:rPr>
            <w:rStyle w:val="Hyperlink"/>
            <w:rFonts w:ascii="Times New Roman" w:eastAsia="PMingLiU" w:hAnsi="Times New Roman"/>
            <w:szCs w:val="20"/>
            <w:lang w:eastAsia="zh-TW"/>
          </w:rPr>
          <w:t>R1-2405363</w:t>
        </w:r>
      </w:hyperlink>
    </w:p>
    <w:p w14:paraId="0E16C254" w14:textId="42D961DF" w:rsidR="00BC139C" w:rsidRPr="00BC139C" w:rsidRDefault="00BC139C" w:rsidP="00311060">
      <w:pPr>
        <w:numPr>
          <w:ilvl w:val="1"/>
          <w:numId w:val="287"/>
        </w:numPr>
        <w:rPr>
          <w:rFonts w:ascii="Times New Roman" w:eastAsia="PMingLiU" w:hAnsi="Times New Roman"/>
          <w:szCs w:val="20"/>
          <w:lang w:eastAsia="zh-TW"/>
        </w:rPr>
      </w:pPr>
      <w:r w:rsidRPr="00BC139C">
        <w:rPr>
          <w:rFonts w:ascii="Times New Roman" w:eastAsia="PMingLiU" w:hAnsi="Times New Roman"/>
          <w:szCs w:val="20"/>
          <w:lang w:eastAsia="zh-TW"/>
        </w:rPr>
        <w:t>One source (</w:t>
      </w:r>
      <w:hyperlink r:id="rId1895" w:history="1">
        <w:r w:rsidR="006F79AF">
          <w:rPr>
            <w:rStyle w:val="Hyperlink"/>
            <w:rFonts w:ascii="Times New Roman" w:eastAsia="PMingLiU" w:hAnsi="Times New Roman"/>
            <w:szCs w:val="20"/>
            <w:lang w:eastAsia="zh-TW"/>
          </w:rPr>
          <w:t>R1-2403979</w:t>
        </w:r>
      </w:hyperlink>
      <w:r w:rsidRPr="00BC139C">
        <w:rPr>
          <w:rFonts w:ascii="Times New Roman" w:eastAsia="PMingLiU" w:hAnsi="Times New Roman"/>
          <w:szCs w:val="20"/>
          <w:lang w:eastAsia="zh-TW"/>
        </w:rPr>
        <w:t>) reports the following NES gain with PRACH configuration index = 98</w:t>
      </w:r>
    </w:p>
    <w:p w14:paraId="1A29CB95" w14:textId="77777777" w:rsidR="00BC139C" w:rsidRPr="00BC139C" w:rsidRDefault="00BC139C" w:rsidP="00311060">
      <w:pPr>
        <w:numPr>
          <w:ilvl w:val="2"/>
          <w:numId w:val="287"/>
        </w:numPr>
        <w:rPr>
          <w:rFonts w:ascii="Times New Roman" w:eastAsia="PMingLiU" w:hAnsi="Times New Roman"/>
          <w:szCs w:val="20"/>
          <w:lang w:eastAsia="zh-TW"/>
        </w:rPr>
      </w:pPr>
      <w:r w:rsidRPr="00BC139C">
        <w:rPr>
          <w:rFonts w:ascii="Times New Roman" w:eastAsia="PMingLiU" w:hAnsi="Times New Roman"/>
          <w:szCs w:val="20"/>
          <w:lang w:eastAsia="zh-TW"/>
        </w:rPr>
        <w:t>2.4% with one beam of SIB1 PDSCH transmitted in each slot</w:t>
      </w:r>
    </w:p>
    <w:p w14:paraId="5073C3DA" w14:textId="77777777" w:rsidR="00BC139C" w:rsidRPr="00BC139C" w:rsidRDefault="00BC139C" w:rsidP="00311060">
      <w:pPr>
        <w:numPr>
          <w:ilvl w:val="2"/>
          <w:numId w:val="287"/>
        </w:numPr>
        <w:rPr>
          <w:rFonts w:ascii="Times New Roman" w:eastAsia="PMingLiU" w:hAnsi="Times New Roman"/>
          <w:szCs w:val="20"/>
          <w:lang w:eastAsia="zh-TW"/>
        </w:rPr>
      </w:pPr>
      <w:r w:rsidRPr="00BC139C">
        <w:rPr>
          <w:rFonts w:ascii="Times New Roman" w:eastAsia="PMingLiU" w:hAnsi="Times New Roman"/>
          <w:szCs w:val="20"/>
          <w:lang w:eastAsia="zh-TW"/>
        </w:rPr>
        <w:t>1.2% with two beams of SIB1 PDSCH transmitted in each slot</w:t>
      </w:r>
    </w:p>
    <w:p w14:paraId="042D56BD" w14:textId="77777777" w:rsidR="00BC139C" w:rsidRPr="00BC139C" w:rsidRDefault="00BC139C" w:rsidP="00311060">
      <w:pPr>
        <w:numPr>
          <w:ilvl w:val="0"/>
          <w:numId w:val="287"/>
        </w:numPr>
        <w:rPr>
          <w:rFonts w:ascii="Times New Roman" w:hAnsi="Times New Roman"/>
          <w:szCs w:val="20"/>
          <w:lang w:eastAsia="zh-CN"/>
        </w:rPr>
      </w:pPr>
      <w:r w:rsidRPr="00BC139C">
        <w:rPr>
          <w:rFonts w:ascii="Times New Roman" w:hAnsi="Times New Roman"/>
          <w:szCs w:val="20"/>
          <w:lang w:eastAsia="zh-CN"/>
        </w:rPr>
        <w:t xml:space="preserve">For Cat 1 BS, 4 beams, 0% on-demand SIB1 transmission rate, </w:t>
      </w:r>
    </w:p>
    <w:p w14:paraId="5A653812" w14:textId="77777777" w:rsidR="00BC139C" w:rsidRPr="00BC139C" w:rsidRDefault="00BC139C" w:rsidP="00311060">
      <w:pPr>
        <w:numPr>
          <w:ilvl w:val="1"/>
          <w:numId w:val="287"/>
        </w:numPr>
        <w:rPr>
          <w:rFonts w:ascii="Times New Roman" w:hAnsi="Times New Roman"/>
          <w:szCs w:val="20"/>
          <w:lang w:eastAsia="zh-CN"/>
        </w:rPr>
      </w:pPr>
      <w:r w:rsidRPr="00BC139C">
        <w:rPr>
          <w:rFonts w:ascii="Times New Roman" w:hAnsi="Times New Roman"/>
          <w:szCs w:val="20"/>
          <w:lang w:eastAsia="zh-CN"/>
        </w:rPr>
        <w:lastRenderedPageBreak/>
        <w:t>the NES gain is 2.46% - 4.4% from the following 2 sources</w:t>
      </w:r>
    </w:p>
    <w:p w14:paraId="7824F934" w14:textId="3972CB5E" w:rsidR="00BC139C" w:rsidRPr="00BC139C" w:rsidRDefault="006F79AF" w:rsidP="00311060">
      <w:pPr>
        <w:numPr>
          <w:ilvl w:val="2"/>
          <w:numId w:val="287"/>
        </w:numPr>
        <w:rPr>
          <w:rFonts w:ascii="Times New Roman" w:hAnsi="Times New Roman"/>
          <w:szCs w:val="20"/>
          <w:lang w:eastAsia="zh-CN"/>
        </w:rPr>
      </w:pPr>
      <w:hyperlink r:id="rId1896" w:history="1">
        <w:r>
          <w:rPr>
            <w:rStyle w:val="Hyperlink"/>
            <w:rFonts w:ascii="Times New Roman" w:eastAsia="PMingLiU" w:hAnsi="Times New Roman"/>
            <w:szCs w:val="20"/>
            <w:lang w:eastAsia="zh-TW"/>
          </w:rPr>
          <w:t>R1-2405341</w:t>
        </w:r>
      </w:hyperlink>
      <w:r w:rsidR="00BC139C" w:rsidRPr="00BC139C">
        <w:rPr>
          <w:rFonts w:ascii="Times New Roman" w:eastAsia="PMingLiU" w:hAnsi="Times New Roman"/>
          <w:szCs w:val="20"/>
          <w:lang w:eastAsia="zh-TW"/>
        </w:rPr>
        <w:t xml:space="preserve">, </w:t>
      </w:r>
      <w:hyperlink r:id="rId1897" w:history="1">
        <w:r>
          <w:rPr>
            <w:rStyle w:val="Hyperlink"/>
            <w:rFonts w:ascii="Times New Roman" w:eastAsia="PMingLiU" w:hAnsi="Times New Roman"/>
            <w:szCs w:val="20"/>
            <w:lang w:eastAsia="zh-TW"/>
          </w:rPr>
          <w:t>R1-2405363</w:t>
        </w:r>
      </w:hyperlink>
    </w:p>
    <w:p w14:paraId="3D794AF5" w14:textId="1ED1F0FA" w:rsidR="00BC139C" w:rsidRPr="00BC139C" w:rsidRDefault="00BC139C" w:rsidP="00311060">
      <w:pPr>
        <w:numPr>
          <w:ilvl w:val="1"/>
          <w:numId w:val="287"/>
        </w:numPr>
        <w:rPr>
          <w:rFonts w:ascii="Times New Roman" w:eastAsia="PMingLiU" w:hAnsi="Times New Roman"/>
          <w:szCs w:val="20"/>
          <w:lang w:eastAsia="zh-TW"/>
        </w:rPr>
      </w:pPr>
      <w:r w:rsidRPr="00BC139C">
        <w:rPr>
          <w:rFonts w:ascii="Times New Roman" w:eastAsia="PMingLiU" w:hAnsi="Times New Roman"/>
          <w:szCs w:val="20"/>
          <w:lang w:eastAsia="zh-TW"/>
        </w:rPr>
        <w:t>One source (</w:t>
      </w:r>
      <w:hyperlink r:id="rId1898" w:history="1">
        <w:r w:rsidR="006F79AF">
          <w:rPr>
            <w:rStyle w:val="Hyperlink"/>
            <w:rFonts w:ascii="Times New Roman" w:eastAsia="PMingLiU" w:hAnsi="Times New Roman"/>
            <w:szCs w:val="20"/>
            <w:lang w:eastAsia="zh-TW"/>
          </w:rPr>
          <w:t>R1-2403979</w:t>
        </w:r>
      </w:hyperlink>
      <w:r w:rsidRPr="00BC139C">
        <w:rPr>
          <w:rFonts w:ascii="Times New Roman" w:eastAsia="PMingLiU" w:hAnsi="Times New Roman"/>
          <w:szCs w:val="20"/>
          <w:lang w:eastAsia="zh-TW"/>
        </w:rPr>
        <w:t>) reports the following NES gain with PRACH configuration index = 98</w:t>
      </w:r>
    </w:p>
    <w:p w14:paraId="713D77A3" w14:textId="77777777" w:rsidR="00BC139C" w:rsidRPr="00BC139C" w:rsidRDefault="00BC139C" w:rsidP="00311060">
      <w:pPr>
        <w:numPr>
          <w:ilvl w:val="2"/>
          <w:numId w:val="287"/>
        </w:numPr>
        <w:rPr>
          <w:rFonts w:ascii="Times New Roman" w:eastAsia="PMingLiU" w:hAnsi="Times New Roman"/>
          <w:szCs w:val="20"/>
          <w:lang w:eastAsia="zh-TW"/>
        </w:rPr>
      </w:pPr>
      <w:r w:rsidRPr="00BC139C">
        <w:rPr>
          <w:rFonts w:ascii="Times New Roman" w:eastAsia="PMingLiU" w:hAnsi="Times New Roman"/>
          <w:szCs w:val="20"/>
          <w:lang w:eastAsia="zh-TW"/>
        </w:rPr>
        <w:t>0.7% with one beam of SIB1 PDSCH transmitted in each slot</w:t>
      </w:r>
    </w:p>
    <w:p w14:paraId="5E2391DD" w14:textId="77777777" w:rsidR="00BC139C" w:rsidRPr="00BC139C" w:rsidRDefault="00BC139C" w:rsidP="00311060">
      <w:pPr>
        <w:numPr>
          <w:ilvl w:val="2"/>
          <w:numId w:val="287"/>
        </w:numPr>
        <w:rPr>
          <w:rFonts w:ascii="Times New Roman" w:eastAsia="PMingLiU" w:hAnsi="Times New Roman"/>
          <w:szCs w:val="20"/>
          <w:lang w:eastAsia="zh-TW"/>
        </w:rPr>
      </w:pPr>
      <w:r w:rsidRPr="00BC139C">
        <w:rPr>
          <w:rFonts w:ascii="Times New Roman" w:eastAsia="PMingLiU" w:hAnsi="Times New Roman"/>
          <w:szCs w:val="20"/>
          <w:lang w:eastAsia="zh-TW"/>
        </w:rPr>
        <w:t>0.3% with two beams of SIB1 PDSCH transmitted in each slot</w:t>
      </w:r>
    </w:p>
    <w:p w14:paraId="159FA99F" w14:textId="7B0E64CF" w:rsidR="00BC139C" w:rsidRPr="00BC139C" w:rsidRDefault="00BC139C" w:rsidP="00311060">
      <w:pPr>
        <w:numPr>
          <w:ilvl w:val="0"/>
          <w:numId w:val="287"/>
        </w:numPr>
        <w:rPr>
          <w:rFonts w:ascii="Times New Roman" w:hAnsi="Times New Roman"/>
          <w:szCs w:val="20"/>
          <w:lang w:eastAsia="zh-CN"/>
        </w:rPr>
      </w:pPr>
      <w:r w:rsidRPr="00BC139C">
        <w:rPr>
          <w:rFonts w:ascii="Times New Roman" w:hAnsi="Times New Roman"/>
          <w:szCs w:val="20"/>
          <w:lang w:eastAsia="zh-CN"/>
        </w:rPr>
        <w:t>For Cat 1 BS, 8 beams, 0% &lt; on-demand SIB1 transmission rate &lt;= 30%, the NES gain is 5.62~7.01% from one source (</w:t>
      </w:r>
      <w:hyperlink r:id="rId1899" w:history="1">
        <w:r w:rsidR="006F79AF">
          <w:rPr>
            <w:rStyle w:val="Hyperlink"/>
            <w:rFonts w:ascii="Times New Roman" w:hAnsi="Times New Roman"/>
            <w:szCs w:val="20"/>
            <w:lang w:eastAsia="zh-CN"/>
          </w:rPr>
          <w:t>R1-2405363</w:t>
        </w:r>
      </w:hyperlink>
      <w:r w:rsidRPr="00BC139C">
        <w:rPr>
          <w:rFonts w:ascii="Times New Roman" w:hAnsi="Times New Roman"/>
          <w:szCs w:val="20"/>
          <w:lang w:eastAsia="zh-CN"/>
        </w:rPr>
        <w:t>)</w:t>
      </w:r>
    </w:p>
    <w:p w14:paraId="293B068A" w14:textId="1F0E2D5C" w:rsidR="00BC139C" w:rsidRPr="00BC139C" w:rsidRDefault="00BC139C" w:rsidP="00311060">
      <w:pPr>
        <w:numPr>
          <w:ilvl w:val="0"/>
          <w:numId w:val="287"/>
        </w:numPr>
        <w:rPr>
          <w:rFonts w:ascii="Times New Roman" w:hAnsi="Times New Roman"/>
          <w:szCs w:val="20"/>
          <w:lang w:eastAsia="zh-CN"/>
        </w:rPr>
      </w:pPr>
      <w:r w:rsidRPr="00BC139C">
        <w:rPr>
          <w:rFonts w:ascii="Times New Roman" w:hAnsi="Times New Roman"/>
          <w:szCs w:val="20"/>
          <w:lang w:eastAsia="zh-CN"/>
        </w:rPr>
        <w:t>For Cat 1 BS, 4 beams, 0% &lt; on-demand SIB1 transmission rate &lt;= 30%, the NES gain is 2.77% - 3.85% from one source (</w:t>
      </w:r>
      <w:hyperlink r:id="rId1900" w:history="1">
        <w:r w:rsidR="006F79AF">
          <w:rPr>
            <w:rStyle w:val="Hyperlink"/>
            <w:rFonts w:ascii="Times New Roman" w:hAnsi="Times New Roman"/>
            <w:szCs w:val="20"/>
            <w:lang w:eastAsia="zh-CN"/>
          </w:rPr>
          <w:t>R1-2405363</w:t>
        </w:r>
      </w:hyperlink>
      <w:r w:rsidRPr="00BC139C">
        <w:rPr>
          <w:rFonts w:ascii="Times New Roman" w:hAnsi="Times New Roman"/>
          <w:szCs w:val="20"/>
          <w:lang w:eastAsia="zh-CN"/>
        </w:rPr>
        <w:t>)</w:t>
      </w:r>
    </w:p>
    <w:p w14:paraId="5876A470" w14:textId="77777777" w:rsidR="00BC139C" w:rsidRPr="00BC139C" w:rsidRDefault="00BC139C" w:rsidP="00311060">
      <w:pPr>
        <w:numPr>
          <w:ilvl w:val="0"/>
          <w:numId w:val="287"/>
        </w:numPr>
        <w:rPr>
          <w:rFonts w:ascii="Times New Roman" w:hAnsi="Times New Roman"/>
          <w:szCs w:val="20"/>
          <w:lang w:eastAsia="zh-CN"/>
        </w:rPr>
      </w:pPr>
      <w:r w:rsidRPr="00BC139C">
        <w:rPr>
          <w:rFonts w:ascii="Times New Roman" w:eastAsia="PMingLiU" w:hAnsi="Times New Roman"/>
          <w:szCs w:val="20"/>
          <w:lang w:eastAsia="zh-TW"/>
        </w:rPr>
        <w:t>For Cat 2 BS, 8 beams, 0% on-demand SIB1 transmission rate, the NES gain is 4.08%~10.1% from the following 3 sources</w:t>
      </w:r>
    </w:p>
    <w:p w14:paraId="5A8F4164" w14:textId="7CD4D677" w:rsidR="00BC139C" w:rsidRPr="00BC139C" w:rsidRDefault="006F79AF" w:rsidP="00311060">
      <w:pPr>
        <w:numPr>
          <w:ilvl w:val="1"/>
          <w:numId w:val="287"/>
        </w:numPr>
        <w:rPr>
          <w:rFonts w:ascii="Times New Roman" w:hAnsi="Times New Roman"/>
          <w:szCs w:val="20"/>
          <w:lang w:eastAsia="zh-CN"/>
        </w:rPr>
      </w:pPr>
      <w:hyperlink r:id="rId1901" w:history="1">
        <w:r>
          <w:rPr>
            <w:rStyle w:val="Hyperlink"/>
            <w:rFonts w:ascii="Times New Roman" w:eastAsia="PMingLiU" w:hAnsi="Times New Roman"/>
            <w:szCs w:val="20"/>
            <w:lang w:eastAsia="zh-TW"/>
          </w:rPr>
          <w:t>R1-2403942</w:t>
        </w:r>
      </w:hyperlink>
      <w:r w:rsidR="00BC139C" w:rsidRPr="00BC139C">
        <w:rPr>
          <w:rFonts w:ascii="Times New Roman" w:eastAsia="PMingLiU" w:hAnsi="Times New Roman"/>
          <w:szCs w:val="20"/>
          <w:lang w:eastAsia="zh-TW"/>
        </w:rPr>
        <w:t xml:space="preserve">, </w:t>
      </w:r>
      <w:hyperlink r:id="rId1902" w:history="1">
        <w:r>
          <w:rPr>
            <w:rStyle w:val="Hyperlink"/>
            <w:rFonts w:ascii="Times New Roman" w:eastAsia="PMingLiU" w:hAnsi="Times New Roman"/>
            <w:szCs w:val="20"/>
            <w:lang w:eastAsia="zh-TW"/>
          </w:rPr>
          <w:t>R1-2405341</w:t>
        </w:r>
      </w:hyperlink>
      <w:r w:rsidR="00BC139C" w:rsidRPr="00BC139C">
        <w:rPr>
          <w:rFonts w:ascii="Times New Roman" w:eastAsia="PMingLiU" w:hAnsi="Times New Roman"/>
          <w:szCs w:val="20"/>
          <w:lang w:eastAsia="zh-TW"/>
        </w:rPr>
        <w:t xml:space="preserve">, </w:t>
      </w:r>
      <w:hyperlink r:id="rId1903" w:history="1">
        <w:r>
          <w:rPr>
            <w:rStyle w:val="Hyperlink"/>
            <w:rFonts w:ascii="Times New Roman" w:eastAsia="PMingLiU" w:hAnsi="Times New Roman"/>
            <w:szCs w:val="20"/>
            <w:lang w:eastAsia="zh-TW"/>
          </w:rPr>
          <w:t>R1-2404561</w:t>
        </w:r>
      </w:hyperlink>
    </w:p>
    <w:p w14:paraId="44CC77F6" w14:textId="429113DC" w:rsidR="00BC139C" w:rsidRPr="00BC139C" w:rsidRDefault="00BC139C" w:rsidP="00311060">
      <w:pPr>
        <w:numPr>
          <w:ilvl w:val="0"/>
          <w:numId w:val="287"/>
        </w:numPr>
        <w:rPr>
          <w:rFonts w:ascii="Times New Roman" w:hAnsi="Times New Roman"/>
          <w:szCs w:val="20"/>
          <w:lang w:eastAsia="zh-CN"/>
        </w:rPr>
      </w:pPr>
      <w:r w:rsidRPr="00BC139C">
        <w:rPr>
          <w:rFonts w:ascii="Times New Roman" w:eastAsia="PMingLiU" w:hAnsi="Times New Roman"/>
          <w:szCs w:val="20"/>
          <w:lang w:eastAsia="zh-TW"/>
        </w:rPr>
        <w:t>For Cat 2 BS, 4 beams, 0% on-demand SIB1 transmission rate, the NES gain is 2.02%~2.09% from one source (</w:t>
      </w:r>
      <w:hyperlink r:id="rId1904" w:history="1">
        <w:r w:rsidR="006F79AF">
          <w:rPr>
            <w:rStyle w:val="Hyperlink"/>
            <w:rFonts w:ascii="Times New Roman" w:eastAsia="PMingLiU" w:hAnsi="Times New Roman"/>
            <w:szCs w:val="20"/>
            <w:lang w:eastAsia="zh-TW"/>
          </w:rPr>
          <w:t>R1-2405341</w:t>
        </w:r>
      </w:hyperlink>
      <w:r w:rsidRPr="00BC139C">
        <w:rPr>
          <w:rFonts w:ascii="Times New Roman" w:eastAsia="PMingLiU" w:hAnsi="Times New Roman"/>
          <w:szCs w:val="20"/>
          <w:lang w:eastAsia="zh-TW"/>
        </w:rPr>
        <w:t>)</w:t>
      </w:r>
    </w:p>
    <w:p w14:paraId="73230203" w14:textId="77777777" w:rsidR="00BC139C" w:rsidRPr="00BC139C" w:rsidRDefault="00BC139C" w:rsidP="00311060">
      <w:pPr>
        <w:numPr>
          <w:ilvl w:val="0"/>
          <w:numId w:val="287"/>
        </w:numPr>
        <w:rPr>
          <w:rFonts w:ascii="Times New Roman" w:hAnsi="Times New Roman"/>
          <w:szCs w:val="20"/>
          <w:lang w:eastAsia="zh-CN"/>
        </w:rPr>
      </w:pPr>
      <w:r w:rsidRPr="00BC139C">
        <w:rPr>
          <w:rFonts w:ascii="Times New Roman" w:eastAsia="PMingLiU" w:hAnsi="Times New Roman"/>
          <w:szCs w:val="20"/>
          <w:lang w:eastAsia="zh-TW"/>
        </w:rPr>
        <w:t xml:space="preserve">For Cat 2 BS, 8 beams, </w:t>
      </w:r>
      <w:r w:rsidRPr="00BC139C">
        <w:rPr>
          <w:rFonts w:ascii="Times New Roman" w:hAnsi="Times New Roman"/>
          <w:szCs w:val="20"/>
          <w:lang w:eastAsia="zh-CN"/>
        </w:rPr>
        <w:t>0% &lt; on-demand SIB1 transmission rate &lt;= 30%</w:t>
      </w:r>
      <w:r w:rsidRPr="00BC139C">
        <w:rPr>
          <w:rFonts w:ascii="Times New Roman" w:eastAsia="PMingLiU" w:hAnsi="Times New Roman"/>
          <w:szCs w:val="20"/>
          <w:lang w:eastAsia="zh-TW"/>
        </w:rPr>
        <w:t xml:space="preserve">, the NES gain is 5.61% - 9.94% </w:t>
      </w:r>
      <w:r w:rsidRPr="00BC139C">
        <w:rPr>
          <w:rFonts w:ascii="Times New Roman" w:hAnsi="Times New Roman"/>
          <w:szCs w:val="20"/>
          <w:lang w:eastAsia="zh-CN"/>
        </w:rPr>
        <w:t>from the following 2 sources</w:t>
      </w:r>
    </w:p>
    <w:p w14:paraId="211131A4" w14:textId="5C1BB9F7" w:rsidR="00BC139C" w:rsidRPr="00BC139C" w:rsidRDefault="006F79AF" w:rsidP="00311060">
      <w:pPr>
        <w:numPr>
          <w:ilvl w:val="1"/>
          <w:numId w:val="287"/>
        </w:numPr>
        <w:rPr>
          <w:rFonts w:ascii="Times New Roman" w:hAnsi="Times New Roman"/>
          <w:szCs w:val="20"/>
          <w:lang w:eastAsia="zh-CN"/>
        </w:rPr>
      </w:pPr>
      <w:hyperlink r:id="rId1905" w:history="1">
        <w:r>
          <w:rPr>
            <w:rStyle w:val="Hyperlink"/>
            <w:rFonts w:ascii="Times New Roman" w:eastAsia="PMingLiU" w:hAnsi="Times New Roman"/>
            <w:szCs w:val="20"/>
            <w:lang w:eastAsia="zh-TW"/>
          </w:rPr>
          <w:t>R1-2404561</w:t>
        </w:r>
      </w:hyperlink>
      <w:r w:rsidR="00BC139C" w:rsidRPr="00BC139C">
        <w:rPr>
          <w:rFonts w:ascii="Times New Roman" w:eastAsia="PMingLiU" w:hAnsi="Times New Roman"/>
          <w:szCs w:val="20"/>
          <w:lang w:eastAsia="zh-TW"/>
        </w:rPr>
        <w:t xml:space="preserve">, </w:t>
      </w:r>
      <w:hyperlink r:id="rId1906" w:history="1">
        <w:r>
          <w:rPr>
            <w:rStyle w:val="Hyperlink"/>
            <w:rFonts w:ascii="Times New Roman" w:eastAsia="PMingLiU" w:hAnsi="Times New Roman"/>
            <w:szCs w:val="20"/>
            <w:lang w:eastAsia="zh-TW"/>
          </w:rPr>
          <w:t>R1-2403942</w:t>
        </w:r>
      </w:hyperlink>
    </w:p>
    <w:p w14:paraId="2BAA207E" w14:textId="77777777" w:rsidR="00BC139C" w:rsidRPr="00BC139C" w:rsidRDefault="00BC139C" w:rsidP="00BC139C">
      <w:pPr>
        <w:rPr>
          <w:rFonts w:ascii="Times New Roman" w:hAnsi="Times New Roman"/>
          <w:szCs w:val="20"/>
          <w:lang w:eastAsia="x-none"/>
        </w:rPr>
      </w:pPr>
    </w:p>
    <w:p w14:paraId="19F5EF79" w14:textId="77777777" w:rsidR="009A6FDA" w:rsidRPr="00E40459" w:rsidRDefault="009A6FDA" w:rsidP="009A6FDA">
      <w:pPr>
        <w:rPr>
          <w:rFonts w:ascii="Times New Roman" w:hAnsi="Times New Roman"/>
          <w:szCs w:val="20"/>
          <w:lang w:eastAsia="ko-KR"/>
        </w:rPr>
      </w:pPr>
      <w:r w:rsidRPr="00E40459">
        <w:rPr>
          <w:rFonts w:ascii="Times New Roman" w:hAnsi="Times New Roman"/>
          <w:szCs w:val="20"/>
          <w:highlight w:val="green"/>
          <w:lang w:eastAsia="ko-KR"/>
        </w:rPr>
        <w:t>Agreement</w:t>
      </w:r>
    </w:p>
    <w:p w14:paraId="63309188" w14:textId="77777777" w:rsidR="00BC139C" w:rsidRPr="00BC139C" w:rsidRDefault="00BC139C" w:rsidP="00BC139C">
      <w:pPr>
        <w:rPr>
          <w:rFonts w:ascii="Times New Roman" w:hAnsi="Times New Roman"/>
          <w:szCs w:val="20"/>
        </w:rPr>
      </w:pPr>
      <w:r w:rsidRPr="00BC139C">
        <w:rPr>
          <w:rFonts w:ascii="Times New Roman" w:hAnsi="Times New Roman"/>
          <w:szCs w:val="20"/>
        </w:rPr>
        <w:t>For the evaluation of NES loss on cell A, the following is observed</w:t>
      </w:r>
    </w:p>
    <w:p w14:paraId="594BF788" w14:textId="77777777" w:rsidR="00BC139C" w:rsidRPr="009A6FDA" w:rsidRDefault="00BC139C" w:rsidP="00311060">
      <w:pPr>
        <w:numPr>
          <w:ilvl w:val="0"/>
          <w:numId w:val="288"/>
        </w:numPr>
        <w:rPr>
          <w:rFonts w:ascii="Times New Roman" w:hAnsi="Times New Roman"/>
          <w:szCs w:val="20"/>
          <w:lang w:eastAsia="zh-CN"/>
        </w:rPr>
      </w:pPr>
      <w:r w:rsidRPr="009A6FDA">
        <w:rPr>
          <w:rFonts w:ascii="Times New Roman" w:eastAsia="PMingLiU" w:hAnsi="Times New Roman"/>
          <w:szCs w:val="20"/>
          <w:lang w:eastAsia="zh-TW"/>
        </w:rPr>
        <w:t>NES loss of 0%~0.98% from the following 15 sources with UL WUS configuration transmitted in legacy SIB on Cell A (with different assumptions on SIB periodicity and cell loading):</w:t>
      </w:r>
    </w:p>
    <w:p w14:paraId="5263F02D" w14:textId="750ED6B5" w:rsidR="00BC139C" w:rsidRPr="009A6FDA" w:rsidRDefault="006F79AF" w:rsidP="00311060">
      <w:pPr>
        <w:numPr>
          <w:ilvl w:val="1"/>
          <w:numId w:val="288"/>
        </w:numPr>
        <w:rPr>
          <w:rFonts w:ascii="Times New Roman" w:hAnsi="Times New Roman"/>
          <w:szCs w:val="20"/>
          <w:lang w:eastAsia="zh-CN"/>
        </w:rPr>
      </w:pPr>
      <w:hyperlink r:id="rId1907" w:history="1">
        <w:r>
          <w:rPr>
            <w:rStyle w:val="Hyperlink"/>
            <w:rFonts w:ascii="Times New Roman" w:eastAsia="PMingLiU" w:hAnsi="Times New Roman"/>
            <w:szCs w:val="20"/>
            <w:lang w:eastAsia="zh-TW"/>
          </w:rPr>
          <w:t>R1-2404408</w:t>
        </w:r>
      </w:hyperlink>
      <w:r w:rsidR="00BC139C" w:rsidRPr="009A6FDA">
        <w:rPr>
          <w:rFonts w:ascii="Times New Roman" w:eastAsia="PMingLiU" w:hAnsi="Times New Roman"/>
          <w:szCs w:val="20"/>
          <w:lang w:eastAsia="zh-TW"/>
        </w:rPr>
        <w:t xml:space="preserve">, </w:t>
      </w:r>
      <w:hyperlink r:id="rId1908" w:history="1">
        <w:r>
          <w:rPr>
            <w:rStyle w:val="Hyperlink"/>
            <w:rFonts w:ascii="Times New Roman" w:eastAsia="PMingLiU" w:hAnsi="Times New Roman"/>
            <w:szCs w:val="20"/>
            <w:lang w:eastAsia="zh-TW"/>
          </w:rPr>
          <w:t>R1-2404463</w:t>
        </w:r>
      </w:hyperlink>
      <w:r w:rsidR="00BC139C" w:rsidRPr="009A6FDA">
        <w:rPr>
          <w:rFonts w:ascii="Times New Roman" w:eastAsia="PMingLiU" w:hAnsi="Times New Roman"/>
          <w:szCs w:val="20"/>
          <w:lang w:eastAsia="zh-TW"/>
        </w:rPr>
        <w:t xml:space="preserve">, </w:t>
      </w:r>
      <w:hyperlink r:id="rId1909" w:history="1">
        <w:r>
          <w:rPr>
            <w:rStyle w:val="Hyperlink"/>
            <w:rFonts w:ascii="Times New Roman" w:eastAsia="PMingLiU" w:hAnsi="Times New Roman"/>
            <w:szCs w:val="20"/>
            <w:lang w:eastAsia="zh-TW"/>
          </w:rPr>
          <w:t>R1-2403942</w:t>
        </w:r>
      </w:hyperlink>
      <w:r w:rsidR="00BC139C" w:rsidRPr="009A6FDA">
        <w:rPr>
          <w:rFonts w:ascii="Times New Roman" w:eastAsia="PMingLiU" w:hAnsi="Times New Roman"/>
          <w:szCs w:val="20"/>
          <w:lang w:eastAsia="zh-TW"/>
        </w:rPr>
        <w:t xml:space="preserve">, </w:t>
      </w:r>
      <w:hyperlink r:id="rId1910" w:history="1">
        <w:r>
          <w:rPr>
            <w:rStyle w:val="Hyperlink"/>
            <w:rFonts w:ascii="Times New Roman" w:eastAsia="PMingLiU" w:hAnsi="Times New Roman"/>
            <w:szCs w:val="20"/>
            <w:lang w:eastAsia="zh-TW"/>
          </w:rPr>
          <w:t>R1-2403979</w:t>
        </w:r>
      </w:hyperlink>
      <w:r w:rsidR="00BC139C" w:rsidRPr="009A6FDA">
        <w:rPr>
          <w:rFonts w:ascii="Times New Roman" w:eastAsia="PMingLiU" w:hAnsi="Times New Roman"/>
          <w:szCs w:val="20"/>
          <w:lang w:eastAsia="zh-TW"/>
        </w:rPr>
        <w:t xml:space="preserve">, </w:t>
      </w:r>
      <w:hyperlink r:id="rId1911" w:history="1">
        <w:r>
          <w:rPr>
            <w:rStyle w:val="Hyperlink"/>
            <w:rFonts w:ascii="Times New Roman" w:eastAsia="PMingLiU" w:hAnsi="Times New Roman"/>
            <w:szCs w:val="20"/>
            <w:lang w:eastAsia="zh-TW"/>
          </w:rPr>
          <w:t>R1-2405341</w:t>
        </w:r>
      </w:hyperlink>
      <w:r w:rsidR="00BC139C" w:rsidRPr="009A6FDA">
        <w:rPr>
          <w:rFonts w:ascii="Times New Roman" w:eastAsia="PMingLiU" w:hAnsi="Times New Roman"/>
          <w:szCs w:val="20"/>
          <w:lang w:eastAsia="zh-TW"/>
        </w:rPr>
        <w:t xml:space="preserve">, </w:t>
      </w:r>
      <w:hyperlink r:id="rId1912" w:history="1">
        <w:r>
          <w:rPr>
            <w:rStyle w:val="Hyperlink"/>
            <w:rFonts w:ascii="Times New Roman" w:eastAsia="PMingLiU" w:hAnsi="Times New Roman"/>
            <w:szCs w:val="20"/>
            <w:lang w:eastAsia="zh-TW"/>
          </w:rPr>
          <w:t>R1-2404224</w:t>
        </w:r>
      </w:hyperlink>
      <w:r w:rsidR="00BC139C" w:rsidRPr="009A6FDA">
        <w:rPr>
          <w:rFonts w:ascii="Times New Roman" w:eastAsia="PMingLiU" w:hAnsi="Times New Roman"/>
          <w:szCs w:val="20"/>
          <w:lang w:eastAsia="zh-TW"/>
        </w:rPr>
        <w:t xml:space="preserve">, </w:t>
      </w:r>
      <w:hyperlink r:id="rId1913" w:history="1">
        <w:r>
          <w:rPr>
            <w:rStyle w:val="Hyperlink"/>
            <w:rFonts w:ascii="Times New Roman" w:eastAsia="PMingLiU" w:hAnsi="Times New Roman"/>
            <w:szCs w:val="20"/>
            <w:lang w:eastAsia="zh-TW"/>
          </w:rPr>
          <w:t>R1-2404859</w:t>
        </w:r>
      </w:hyperlink>
      <w:r w:rsidR="00BC139C" w:rsidRPr="009A6FDA">
        <w:rPr>
          <w:rFonts w:ascii="Times New Roman" w:eastAsia="PMingLiU" w:hAnsi="Times New Roman"/>
          <w:szCs w:val="20"/>
          <w:lang w:eastAsia="zh-TW"/>
        </w:rPr>
        <w:t xml:space="preserve">, </w:t>
      </w:r>
      <w:hyperlink r:id="rId1914" w:history="1">
        <w:r>
          <w:rPr>
            <w:rStyle w:val="Hyperlink"/>
            <w:rFonts w:ascii="Times New Roman" w:eastAsia="PMingLiU" w:hAnsi="Times New Roman"/>
            <w:szCs w:val="20"/>
            <w:lang w:eastAsia="zh-TW"/>
          </w:rPr>
          <w:t>R1-2404758</w:t>
        </w:r>
      </w:hyperlink>
      <w:r w:rsidR="00BC139C" w:rsidRPr="009A6FDA">
        <w:rPr>
          <w:rFonts w:ascii="Times New Roman" w:eastAsia="PMingLiU" w:hAnsi="Times New Roman"/>
          <w:szCs w:val="20"/>
          <w:lang w:eastAsia="zh-TW"/>
        </w:rPr>
        <w:t xml:space="preserve">, </w:t>
      </w:r>
      <w:hyperlink r:id="rId1915" w:history="1">
        <w:r>
          <w:rPr>
            <w:rStyle w:val="Hyperlink"/>
            <w:rFonts w:ascii="Times New Roman" w:eastAsia="PMingLiU" w:hAnsi="Times New Roman"/>
            <w:szCs w:val="20"/>
            <w:lang w:eastAsia="zh-TW"/>
          </w:rPr>
          <w:t>R1-2405162</w:t>
        </w:r>
      </w:hyperlink>
      <w:r w:rsidR="00BC139C" w:rsidRPr="009A6FDA">
        <w:rPr>
          <w:rFonts w:ascii="Times New Roman" w:eastAsia="PMingLiU" w:hAnsi="Times New Roman"/>
          <w:szCs w:val="20"/>
          <w:lang w:eastAsia="zh-TW"/>
        </w:rPr>
        <w:t xml:space="preserve">, </w:t>
      </w:r>
      <w:hyperlink r:id="rId1916" w:history="1">
        <w:r>
          <w:rPr>
            <w:rStyle w:val="Hyperlink"/>
            <w:rFonts w:ascii="Times New Roman" w:eastAsia="PMingLiU" w:hAnsi="Times New Roman"/>
            <w:szCs w:val="20"/>
            <w:lang w:eastAsia="zh-TW"/>
          </w:rPr>
          <w:t>R1-2404122</w:t>
        </w:r>
      </w:hyperlink>
      <w:r w:rsidR="00BC139C" w:rsidRPr="009A6FDA">
        <w:rPr>
          <w:rFonts w:ascii="Times New Roman" w:eastAsia="PMingLiU" w:hAnsi="Times New Roman"/>
          <w:szCs w:val="20"/>
          <w:lang w:eastAsia="zh-TW"/>
        </w:rPr>
        <w:t xml:space="preserve">, </w:t>
      </w:r>
      <w:hyperlink r:id="rId1917" w:history="1">
        <w:r>
          <w:rPr>
            <w:rStyle w:val="Hyperlink"/>
            <w:rFonts w:ascii="Times New Roman" w:eastAsia="PMingLiU" w:hAnsi="Times New Roman"/>
            <w:szCs w:val="20"/>
            <w:lang w:eastAsia="zh-TW"/>
          </w:rPr>
          <w:t>R1-2404507</w:t>
        </w:r>
      </w:hyperlink>
      <w:r w:rsidR="00BC139C" w:rsidRPr="009A6FDA">
        <w:rPr>
          <w:rFonts w:ascii="Times New Roman" w:eastAsia="PMingLiU" w:hAnsi="Times New Roman"/>
          <w:szCs w:val="20"/>
          <w:lang w:eastAsia="zh-TW"/>
        </w:rPr>
        <w:t xml:space="preserve">, </w:t>
      </w:r>
      <w:hyperlink r:id="rId1918" w:history="1">
        <w:r>
          <w:rPr>
            <w:rStyle w:val="Hyperlink"/>
            <w:rFonts w:ascii="Times New Roman" w:eastAsia="PMingLiU" w:hAnsi="Times New Roman"/>
            <w:szCs w:val="20"/>
            <w:lang w:eastAsia="zh-TW"/>
          </w:rPr>
          <w:t>R1-2404033</w:t>
        </w:r>
      </w:hyperlink>
      <w:r w:rsidR="00BC139C" w:rsidRPr="009A6FDA">
        <w:rPr>
          <w:rFonts w:ascii="Times New Roman" w:eastAsia="PMingLiU" w:hAnsi="Times New Roman"/>
          <w:szCs w:val="20"/>
          <w:lang w:eastAsia="zh-TW"/>
        </w:rPr>
        <w:t xml:space="preserve">, </w:t>
      </w:r>
      <w:hyperlink r:id="rId1919" w:history="1">
        <w:r>
          <w:rPr>
            <w:rStyle w:val="Hyperlink"/>
            <w:rFonts w:ascii="Times New Roman" w:eastAsia="PMingLiU" w:hAnsi="Times New Roman"/>
            <w:szCs w:val="20"/>
            <w:lang w:eastAsia="zh-TW"/>
          </w:rPr>
          <w:t>R1-2405363</w:t>
        </w:r>
      </w:hyperlink>
      <w:r w:rsidR="00BC139C" w:rsidRPr="009A6FDA">
        <w:rPr>
          <w:rFonts w:ascii="Times New Roman" w:eastAsia="PMingLiU" w:hAnsi="Times New Roman"/>
          <w:szCs w:val="20"/>
          <w:lang w:eastAsia="zh-TW"/>
        </w:rPr>
        <w:t xml:space="preserve">, </w:t>
      </w:r>
      <w:hyperlink r:id="rId1920" w:history="1">
        <w:r>
          <w:rPr>
            <w:rStyle w:val="Hyperlink"/>
            <w:rFonts w:ascii="Times New Roman" w:eastAsia="PMingLiU" w:hAnsi="Times New Roman"/>
            <w:szCs w:val="20"/>
            <w:lang w:eastAsia="zh-TW"/>
          </w:rPr>
          <w:t>R1-2404625</w:t>
        </w:r>
      </w:hyperlink>
      <w:r w:rsidR="00BC139C" w:rsidRPr="009A6FDA">
        <w:rPr>
          <w:rFonts w:ascii="Times New Roman" w:eastAsia="PMingLiU" w:hAnsi="Times New Roman"/>
          <w:szCs w:val="20"/>
          <w:lang w:eastAsia="zh-TW"/>
        </w:rPr>
        <w:t xml:space="preserve">, </w:t>
      </w:r>
      <w:hyperlink r:id="rId1921" w:history="1">
        <w:r>
          <w:rPr>
            <w:rStyle w:val="Hyperlink"/>
            <w:rFonts w:ascii="Times New Roman" w:eastAsia="PMingLiU" w:hAnsi="Times New Roman"/>
            <w:szCs w:val="20"/>
            <w:lang w:eastAsia="zh-TW"/>
          </w:rPr>
          <w:t>R1-2404561</w:t>
        </w:r>
      </w:hyperlink>
      <w:r w:rsidR="00BC139C" w:rsidRPr="009A6FDA">
        <w:rPr>
          <w:rFonts w:ascii="Times New Roman" w:eastAsia="PMingLiU" w:hAnsi="Times New Roman"/>
          <w:szCs w:val="20"/>
          <w:lang w:eastAsia="zh-TW"/>
        </w:rPr>
        <w:t xml:space="preserve"> (for Case 2)</w:t>
      </w:r>
    </w:p>
    <w:p w14:paraId="5F01CB08" w14:textId="238FCC00" w:rsidR="00BC139C" w:rsidRPr="009A6FDA" w:rsidRDefault="00BC139C" w:rsidP="00311060">
      <w:pPr>
        <w:numPr>
          <w:ilvl w:val="0"/>
          <w:numId w:val="288"/>
        </w:numPr>
        <w:rPr>
          <w:rFonts w:ascii="Times New Roman" w:eastAsia="PMingLiU" w:hAnsi="Times New Roman"/>
          <w:szCs w:val="20"/>
          <w:lang w:eastAsia="zh-TW"/>
        </w:rPr>
      </w:pPr>
      <w:r w:rsidRPr="009A6FDA">
        <w:rPr>
          <w:rFonts w:ascii="Times New Roman" w:eastAsia="PMingLiU" w:hAnsi="Times New Roman"/>
          <w:szCs w:val="20"/>
          <w:lang w:eastAsia="zh-TW"/>
        </w:rPr>
        <w:t>One source (</w:t>
      </w:r>
      <w:hyperlink r:id="rId1922" w:history="1">
        <w:r w:rsidR="006F79AF">
          <w:rPr>
            <w:rStyle w:val="Hyperlink"/>
            <w:rFonts w:ascii="Times New Roman" w:eastAsia="PMingLiU" w:hAnsi="Times New Roman"/>
            <w:szCs w:val="20"/>
            <w:lang w:eastAsia="zh-TW"/>
          </w:rPr>
          <w:t>R1-2405106</w:t>
        </w:r>
      </w:hyperlink>
      <w:r w:rsidRPr="009A6FDA">
        <w:rPr>
          <w:rFonts w:ascii="Times New Roman" w:eastAsia="PMingLiU" w:hAnsi="Times New Roman"/>
          <w:szCs w:val="20"/>
          <w:lang w:eastAsia="zh-TW"/>
        </w:rPr>
        <w:t>) reports for the case with UL WUS configuration transmitted in separated SIB on Cell A where the separated SIB is TDMed with legacy SIB and transmitted in a 320ms period using dedicated resource.</w:t>
      </w:r>
    </w:p>
    <w:p w14:paraId="62D6E631" w14:textId="77777777" w:rsidR="00BC139C" w:rsidRPr="009A6FDA" w:rsidRDefault="00BC139C" w:rsidP="00311060">
      <w:pPr>
        <w:numPr>
          <w:ilvl w:val="1"/>
          <w:numId w:val="288"/>
        </w:numPr>
        <w:rPr>
          <w:rFonts w:ascii="Times New Roman" w:hAnsi="Times New Roman"/>
          <w:szCs w:val="20"/>
          <w:lang w:eastAsia="zh-CN"/>
        </w:rPr>
      </w:pPr>
      <w:r w:rsidRPr="009A6FDA">
        <w:rPr>
          <w:rFonts w:ascii="Times New Roman" w:eastAsia="PMingLiU" w:hAnsi="Times New Roman"/>
          <w:szCs w:val="20"/>
          <w:lang w:eastAsia="zh-TW"/>
        </w:rPr>
        <w:t>0.62%~2.65% NES loss for Case 2 (Options 1+B+X) with empty load</w:t>
      </w:r>
    </w:p>
    <w:p w14:paraId="6949E268" w14:textId="77777777" w:rsidR="00BC139C" w:rsidRPr="009A6FDA" w:rsidRDefault="00BC139C" w:rsidP="00311060">
      <w:pPr>
        <w:numPr>
          <w:ilvl w:val="1"/>
          <w:numId w:val="288"/>
        </w:numPr>
        <w:rPr>
          <w:rFonts w:ascii="Times New Roman" w:hAnsi="Times New Roman"/>
          <w:szCs w:val="20"/>
          <w:lang w:eastAsia="zh-CN"/>
        </w:rPr>
      </w:pPr>
      <w:r w:rsidRPr="009A6FDA">
        <w:rPr>
          <w:rFonts w:ascii="Times New Roman" w:eastAsia="PMingLiU" w:hAnsi="Times New Roman"/>
          <w:szCs w:val="20"/>
          <w:lang w:eastAsia="zh-TW"/>
        </w:rPr>
        <w:t>0.73%~3.20% NES loss for Case 3 (Options 2+B+Y) with empty load</w:t>
      </w:r>
    </w:p>
    <w:p w14:paraId="527F8C3E" w14:textId="20C96709" w:rsidR="00BC139C" w:rsidRPr="009A6FDA" w:rsidRDefault="00BC139C" w:rsidP="00311060">
      <w:pPr>
        <w:numPr>
          <w:ilvl w:val="0"/>
          <w:numId w:val="288"/>
        </w:numPr>
        <w:rPr>
          <w:rFonts w:ascii="Times New Roman" w:hAnsi="Times New Roman"/>
          <w:szCs w:val="20"/>
          <w:lang w:eastAsia="zh-CN"/>
        </w:rPr>
      </w:pPr>
      <w:r w:rsidRPr="009A6FDA">
        <w:rPr>
          <w:rFonts w:ascii="Times New Roman" w:eastAsia="PMingLiU" w:hAnsi="Times New Roman"/>
          <w:szCs w:val="20"/>
          <w:lang w:eastAsia="zh-TW"/>
        </w:rPr>
        <w:t>One source (</w:t>
      </w:r>
      <w:hyperlink r:id="rId1923" w:history="1">
        <w:r w:rsidR="006F79AF">
          <w:rPr>
            <w:rStyle w:val="Hyperlink"/>
            <w:rFonts w:ascii="Times New Roman" w:eastAsia="PMingLiU" w:hAnsi="Times New Roman"/>
            <w:szCs w:val="20"/>
            <w:lang w:eastAsia="zh-TW"/>
          </w:rPr>
          <w:t>R1-2404122</w:t>
        </w:r>
      </w:hyperlink>
      <w:r w:rsidRPr="009A6FDA">
        <w:rPr>
          <w:rFonts w:ascii="Times New Roman" w:eastAsia="PMingLiU" w:hAnsi="Times New Roman"/>
          <w:szCs w:val="20"/>
          <w:lang w:eastAsia="zh-TW"/>
        </w:rPr>
        <w:t xml:space="preserve">) reports </w:t>
      </w:r>
    </w:p>
    <w:p w14:paraId="023405E9" w14:textId="77777777" w:rsidR="00BC139C" w:rsidRPr="009A6FDA" w:rsidRDefault="00BC139C" w:rsidP="00311060">
      <w:pPr>
        <w:numPr>
          <w:ilvl w:val="1"/>
          <w:numId w:val="288"/>
        </w:numPr>
        <w:rPr>
          <w:rFonts w:ascii="Times New Roman" w:hAnsi="Times New Roman"/>
          <w:szCs w:val="20"/>
          <w:lang w:eastAsia="zh-CN"/>
        </w:rPr>
      </w:pPr>
      <w:r w:rsidRPr="009A6FDA">
        <w:rPr>
          <w:rFonts w:ascii="Times New Roman" w:eastAsia="PMingLiU" w:hAnsi="Times New Roman"/>
          <w:szCs w:val="20"/>
          <w:lang w:eastAsia="zh-TW"/>
        </w:rPr>
        <w:t>2.95%(medium load)~15.49%(empty load) NES loss with UL WUS configuration transmitted in separated SIB on Cell A</w:t>
      </w:r>
    </w:p>
    <w:p w14:paraId="20D377E4" w14:textId="77777777" w:rsidR="00BC139C" w:rsidRPr="009A6FDA" w:rsidRDefault="00BC139C" w:rsidP="00311060">
      <w:pPr>
        <w:numPr>
          <w:ilvl w:val="2"/>
          <w:numId w:val="288"/>
        </w:numPr>
        <w:rPr>
          <w:rFonts w:ascii="Times New Roman" w:hAnsi="Times New Roman"/>
          <w:szCs w:val="20"/>
          <w:lang w:eastAsia="zh-CN"/>
        </w:rPr>
      </w:pPr>
      <w:r w:rsidRPr="009A6FDA">
        <w:rPr>
          <w:rFonts w:ascii="Times New Roman" w:eastAsia="PMingLiU" w:hAnsi="Times New Roman"/>
          <w:szCs w:val="20"/>
          <w:lang w:eastAsia="zh-TW"/>
        </w:rPr>
        <w:t xml:space="preserve">The separated SIB </w:t>
      </w:r>
      <w:r w:rsidRPr="009A6FDA">
        <w:rPr>
          <w:rFonts w:ascii="Times New Roman" w:eastAsia="Malgun Gothic" w:hAnsi="Times New Roman"/>
          <w:szCs w:val="20"/>
          <w:lang w:eastAsia="zh-CN"/>
        </w:rPr>
        <w:t>is TDMed with legacy SIB and transmitted in a 20ms period using dedicated resource.</w:t>
      </w:r>
    </w:p>
    <w:p w14:paraId="6BAB1ACD" w14:textId="77777777" w:rsidR="00BC139C" w:rsidRPr="009A6FDA" w:rsidRDefault="00BC139C" w:rsidP="00311060">
      <w:pPr>
        <w:numPr>
          <w:ilvl w:val="1"/>
          <w:numId w:val="288"/>
        </w:numPr>
        <w:rPr>
          <w:rFonts w:ascii="Times New Roman" w:hAnsi="Times New Roman"/>
          <w:szCs w:val="20"/>
          <w:lang w:eastAsia="zh-CN"/>
        </w:rPr>
      </w:pPr>
      <w:r w:rsidRPr="009A6FDA">
        <w:rPr>
          <w:rFonts w:ascii="Times New Roman" w:eastAsia="PMingLiU" w:hAnsi="Times New Roman"/>
          <w:szCs w:val="20"/>
          <w:lang w:eastAsia="zh-TW"/>
        </w:rPr>
        <w:t>1.28%(medium load)~3.62%(empty load) NES loss with UL WUS configuration transmitted in legacy SIB on Cell A</w:t>
      </w:r>
    </w:p>
    <w:p w14:paraId="04D47EBC" w14:textId="77777777" w:rsidR="00F7385E" w:rsidRPr="00BC139C" w:rsidRDefault="00F7385E" w:rsidP="00F7385E">
      <w:pPr>
        <w:rPr>
          <w:rFonts w:ascii="Times New Roman" w:hAnsi="Times New Roman"/>
          <w:szCs w:val="20"/>
          <w:lang w:eastAsia="x-none"/>
        </w:rPr>
      </w:pPr>
    </w:p>
    <w:p w14:paraId="37AFB1F7" w14:textId="77777777" w:rsidR="00F7385E" w:rsidRPr="00F7385E" w:rsidRDefault="00F7385E" w:rsidP="00F7385E">
      <w:pPr>
        <w:rPr>
          <w:rFonts w:ascii="Times New Roman" w:hAnsi="Times New Roman"/>
          <w:b/>
          <w:bCs/>
          <w:szCs w:val="20"/>
          <w:lang w:eastAsia="ko-KR"/>
        </w:rPr>
      </w:pPr>
      <w:bookmarkStart w:id="419" w:name="OLE_LINK266"/>
      <w:r w:rsidRPr="00F7385E">
        <w:rPr>
          <w:rFonts w:ascii="Times New Roman" w:hAnsi="Times New Roman"/>
          <w:b/>
          <w:bCs/>
          <w:szCs w:val="20"/>
          <w:lang w:eastAsia="ko-KR"/>
        </w:rPr>
        <w:t>Conclusion</w:t>
      </w:r>
    </w:p>
    <w:p w14:paraId="6A4B222D" w14:textId="77777777" w:rsidR="00F7385E" w:rsidRPr="00F7385E" w:rsidRDefault="00F7385E" w:rsidP="00F7385E">
      <w:pPr>
        <w:rPr>
          <w:rFonts w:ascii="Times New Roman" w:eastAsia="PMingLiU" w:hAnsi="Times New Roman"/>
          <w:szCs w:val="20"/>
          <w:lang w:eastAsia="zh-TW"/>
        </w:rPr>
      </w:pPr>
      <w:r w:rsidRPr="00F7385E">
        <w:rPr>
          <w:rFonts w:ascii="Times New Roman" w:eastAsia="PMingLiU" w:hAnsi="Times New Roman"/>
          <w:szCs w:val="20"/>
          <w:lang w:eastAsia="zh-TW"/>
        </w:rPr>
        <w:t>For further study of on-demand SIB1 in idle/inactive mode, enabling or disabling specific operations (e.g. paging, RACH receiving, OSI request …) of the NES cell with on-demand SIB1 is up to RAN2.</w:t>
      </w:r>
    </w:p>
    <w:bookmarkEnd w:id="419"/>
    <w:p w14:paraId="5F6B0332" w14:textId="77777777" w:rsidR="00F7385E" w:rsidRPr="00F7385E" w:rsidRDefault="00F7385E" w:rsidP="00F7385E">
      <w:pPr>
        <w:rPr>
          <w:rFonts w:ascii="Times New Roman" w:eastAsia="PMingLiU" w:hAnsi="Times New Roman"/>
          <w:szCs w:val="20"/>
          <w:lang w:eastAsia="zh-TW"/>
        </w:rPr>
      </w:pPr>
    </w:p>
    <w:p w14:paraId="61DB1337" w14:textId="77777777" w:rsidR="00F7385E" w:rsidRPr="00E40459" w:rsidRDefault="00F7385E" w:rsidP="00E22527">
      <w:pPr>
        <w:rPr>
          <w:lang w:eastAsia="x-none"/>
        </w:rPr>
      </w:pPr>
    </w:p>
    <w:p w14:paraId="2EE5E033" w14:textId="26B9E05F" w:rsidR="009D62B2" w:rsidRPr="009D62B2" w:rsidRDefault="006F79AF" w:rsidP="009D62B2">
      <w:pPr>
        <w:rPr>
          <w:b/>
          <w:bCs/>
          <w:lang w:eastAsia="ko-KR"/>
        </w:rPr>
      </w:pPr>
      <w:hyperlink r:id="rId1924" w:history="1">
        <w:r>
          <w:rPr>
            <w:rStyle w:val="Hyperlink"/>
            <w:b/>
            <w:bCs/>
            <w:lang w:eastAsia="ko-KR"/>
          </w:rPr>
          <w:t>R1-2405632</w:t>
        </w:r>
      </w:hyperlink>
      <w:r w:rsidR="009D62B2" w:rsidRPr="009D62B2">
        <w:rPr>
          <w:b/>
          <w:bCs/>
          <w:lang w:eastAsia="ko-KR"/>
        </w:rPr>
        <w:tab/>
        <w:t>FL summary 5 for on-demand SIB1 in idle/inactive mode</w:t>
      </w:r>
      <w:r w:rsidR="009D62B2" w:rsidRPr="009D62B2">
        <w:rPr>
          <w:b/>
          <w:bCs/>
          <w:lang w:eastAsia="ko-KR"/>
        </w:rPr>
        <w:tab/>
        <w:t>Moderator (MediaTek)</w:t>
      </w:r>
    </w:p>
    <w:p w14:paraId="4CE0EA24" w14:textId="631F491C" w:rsidR="009D62B2" w:rsidRDefault="009D62B2" w:rsidP="009D62B2">
      <w:pPr>
        <w:rPr>
          <w:lang w:eastAsia="ko-KR"/>
        </w:rPr>
      </w:pPr>
      <w:r>
        <w:rPr>
          <w:lang w:eastAsia="ko-KR"/>
        </w:rPr>
        <w:t>From Friday session</w:t>
      </w:r>
    </w:p>
    <w:p w14:paraId="473904C2" w14:textId="77777777" w:rsidR="00C2433B" w:rsidRPr="00E40459" w:rsidRDefault="00C2433B" w:rsidP="00C2433B">
      <w:pPr>
        <w:rPr>
          <w:rFonts w:ascii="Times New Roman" w:hAnsi="Times New Roman"/>
          <w:szCs w:val="20"/>
          <w:lang w:eastAsia="ko-KR"/>
        </w:rPr>
      </w:pPr>
      <w:bookmarkStart w:id="420" w:name="OLE_LINK78"/>
      <w:r w:rsidRPr="00E40459">
        <w:rPr>
          <w:rFonts w:ascii="Times New Roman" w:hAnsi="Times New Roman"/>
          <w:szCs w:val="20"/>
          <w:highlight w:val="green"/>
          <w:lang w:eastAsia="ko-KR"/>
        </w:rPr>
        <w:t>Agreement</w:t>
      </w:r>
    </w:p>
    <w:p w14:paraId="04E52D28" w14:textId="77777777" w:rsidR="009D62B2" w:rsidRPr="009D62B2" w:rsidRDefault="009D62B2" w:rsidP="009D62B2">
      <w:pPr>
        <w:rPr>
          <w:rFonts w:ascii="Times New Roman" w:hAnsi="Times New Roman"/>
          <w:szCs w:val="20"/>
        </w:rPr>
      </w:pPr>
      <w:r w:rsidRPr="009D62B2">
        <w:rPr>
          <w:rFonts w:ascii="Times New Roman" w:hAnsi="Times New Roman"/>
          <w:szCs w:val="20"/>
        </w:rPr>
        <w:t>For the evaluation of achievable NES gain on NES cell with on-demand SIB1 in idle/inactive mode, the following is observed with 20ms SSB period and 20ms SIB1 period (Case A), FR1, 8 beams, on-demand SIB1 transmission rate &gt; 30%</w:t>
      </w:r>
    </w:p>
    <w:p w14:paraId="67020563" w14:textId="73DAFF71" w:rsidR="009D62B2" w:rsidRPr="009D62B2" w:rsidRDefault="009D62B2" w:rsidP="00311060">
      <w:pPr>
        <w:pStyle w:val="ListParagraph"/>
        <w:numPr>
          <w:ilvl w:val="0"/>
          <w:numId w:val="261"/>
        </w:numPr>
        <w:rPr>
          <w:lang w:eastAsia="zh-CN"/>
        </w:rPr>
      </w:pPr>
      <w:bookmarkStart w:id="421" w:name="OLE_LINK64"/>
      <w:r w:rsidRPr="009D62B2">
        <w:t>For Cat 1 BS, empty load, the NES gain is 37.77% from one source (</w:t>
      </w:r>
      <w:hyperlink r:id="rId1925" w:history="1">
        <w:r w:rsidR="006F79AF">
          <w:rPr>
            <w:rStyle w:val="Hyperlink"/>
          </w:rPr>
          <w:t>R1-2404463</w:t>
        </w:r>
      </w:hyperlink>
      <w:r w:rsidRPr="009D62B2">
        <w:t>)</w:t>
      </w:r>
      <w:bookmarkEnd w:id="421"/>
    </w:p>
    <w:p w14:paraId="53958719" w14:textId="77777777" w:rsidR="009D62B2" w:rsidRPr="009D62B2" w:rsidRDefault="009D62B2" w:rsidP="00311060">
      <w:pPr>
        <w:pStyle w:val="ListParagraph"/>
        <w:numPr>
          <w:ilvl w:val="0"/>
          <w:numId w:val="261"/>
        </w:numPr>
        <w:rPr>
          <w:lang w:eastAsia="zh-CN"/>
        </w:rPr>
      </w:pPr>
      <w:bookmarkStart w:id="422" w:name="OLE_LINK73"/>
      <w:r w:rsidRPr="009D62B2">
        <w:t xml:space="preserve">For Cat 2 BS, empty load, </w:t>
      </w:r>
    </w:p>
    <w:p w14:paraId="2A6CA5A5" w14:textId="77777777" w:rsidR="009D62B2" w:rsidRPr="009D62B2" w:rsidRDefault="009D62B2" w:rsidP="00311060">
      <w:pPr>
        <w:pStyle w:val="ListParagraph"/>
        <w:numPr>
          <w:ilvl w:val="1"/>
          <w:numId w:val="261"/>
        </w:numPr>
        <w:rPr>
          <w:lang w:eastAsia="zh-CN"/>
        </w:rPr>
      </w:pPr>
      <w:r w:rsidRPr="009D62B2">
        <w:t xml:space="preserve">the NES gain is 8.9% - 28.71% from </w:t>
      </w:r>
      <w:r w:rsidRPr="009D62B2">
        <w:rPr>
          <w:lang w:eastAsia="zh-CN"/>
        </w:rPr>
        <w:t>the following 3 sources</w:t>
      </w:r>
    </w:p>
    <w:p w14:paraId="251B836F" w14:textId="20D7CDBA" w:rsidR="009D62B2" w:rsidRPr="009D62B2" w:rsidRDefault="006F79AF" w:rsidP="00311060">
      <w:pPr>
        <w:pStyle w:val="ListParagraph"/>
        <w:numPr>
          <w:ilvl w:val="2"/>
          <w:numId w:val="261"/>
        </w:numPr>
        <w:rPr>
          <w:lang w:eastAsia="zh-CN"/>
        </w:rPr>
      </w:pPr>
      <w:hyperlink r:id="rId1926" w:history="1">
        <w:r>
          <w:rPr>
            <w:rStyle w:val="Hyperlink"/>
          </w:rPr>
          <w:t>R1-2404224</w:t>
        </w:r>
      </w:hyperlink>
      <w:r w:rsidR="009D62B2" w:rsidRPr="009D62B2">
        <w:t xml:space="preserve">, </w:t>
      </w:r>
      <w:hyperlink r:id="rId1927" w:history="1">
        <w:r>
          <w:rPr>
            <w:rStyle w:val="Hyperlink"/>
          </w:rPr>
          <w:t>R1-2404561</w:t>
        </w:r>
      </w:hyperlink>
      <w:r w:rsidR="009D62B2" w:rsidRPr="009D62B2">
        <w:t xml:space="preserve">, </w:t>
      </w:r>
      <w:hyperlink r:id="rId1928" w:history="1">
        <w:r>
          <w:rPr>
            <w:rStyle w:val="Hyperlink"/>
          </w:rPr>
          <w:t>R1-2404463</w:t>
        </w:r>
      </w:hyperlink>
    </w:p>
    <w:p w14:paraId="2B8E00A8" w14:textId="3AF3D04C" w:rsidR="009D62B2" w:rsidRPr="009D62B2" w:rsidRDefault="009D62B2" w:rsidP="00311060">
      <w:pPr>
        <w:pStyle w:val="ListParagraph"/>
        <w:numPr>
          <w:ilvl w:val="1"/>
          <w:numId w:val="261"/>
        </w:numPr>
        <w:rPr>
          <w:lang w:eastAsia="zh-CN"/>
        </w:rPr>
      </w:pPr>
      <w:r w:rsidRPr="009D62B2">
        <w:t>The NES gain is 1.47% from one source (</w:t>
      </w:r>
      <w:hyperlink r:id="rId1929" w:history="1">
        <w:r w:rsidR="006F79AF">
          <w:rPr>
            <w:rStyle w:val="Hyperlink"/>
          </w:rPr>
          <w:t>R1-2404561</w:t>
        </w:r>
      </w:hyperlink>
      <w:r w:rsidRPr="009D62B2">
        <w:t>) with 75% on-demand SIB1 transmission rate</w:t>
      </w:r>
    </w:p>
    <w:bookmarkEnd w:id="422"/>
    <w:p w14:paraId="01BC03E1" w14:textId="77777777" w:rsidR="009D62B2" w:rsidRPr="009D62B2" w:rsidRDefault="009D62B2" w:rsidP="00311060">
      <w:pPr>
        <w:pStyle w:val="ListParagraph"/>
        <w:numPr>
          <w:ilvl w:val="0"/>
          <w:numId w:val="261"/>
        </w:numPr>
        <w:rPr>
          <w:lang w:eastAsia="zh-CN"/>
        </w:rPr>
      </w:pPr>
      <w:r w:rsidRPr="009D62B2">
        <w:t xml:space="preserve">For Cat 2 BS, low load, </w:t>
      </w:r>
    </w:p>
    <w:p w14:paraId="24ED6FDC" w14:textId="77777777" w:rsidR="009D62B2" w:rsidRPr="009D62B2" w:rsidRDefault="009D62B2" w:rsidP="00311060">
      <w:pPr>
        <w:pStyle w:val="ListParagraph"/>
        <w:numPr>
          <w:ilvl w:val="1"/>
          <w:numId w:val="261"/>
        </w:numPr>
        <w:rPr>
          <w:lang w:eastAsia="zh-CN"/>
        </w:rPr>
      </w:pPr>
      <w:r w:rsidRPr="009D62B2">
        <w:t xml:space="preserve">the NES gain is 7.9% - 14.65% from </w:t>
      </w:r>
      <w:r w:rsidRPr="009D62B2">
        <w:rPr>
          <w:lang w:eastAsia="zh-CN"/>
        </w:rPr>
        <w:t>the following 2 sources</w:t>
      </w:r>
    </w:p>
    <w:p w14:paraId="43E90957" w14:textId="31F47D6E" w:rsidR="009D62B2" w:rsidRPr="009D62B2" w:rsidRDefault="006F79AF" w:rsidP="00311060">
      <w:pPr>
        <w:pStyle w:val="ListParagraph"/>
        <w:numPr>
          <w:ilvl w:val="2"/>
          <w:numId w:val="261"/>
        </w:numPr>
        <w:rPr>
          <w:lang w:eastAsia="zh-CN"/>
        </w:rPr>
      </w:pPr>
      <w:hyperlink r:id="rId1930" w:history="1">
        <w:r>
          <w:rPr>
            <w:rStyle w:val="Hyperlink"/>
          </w:rPr>
          <w:t>R1-2404224</w:t>
        </w:r>
      </w:hyperlink>
      <w:r w:rsidR="009D62B2" w:rsidRPr="009D62B2">
        <w:t xml:space="preserve">, </w:t>
      </w:r>
      <w:hyperlink r:id="rId1931" w:history="1">
        <w:r>
          <w:rPr>
            <w:rStyle w:val="Hyperlink"/>
          </w:rPr>
          <w:t>R1-2404561</w:t>
        </w:r>
      </w:hyperlink>
    </w:p>
    <w:bookmarkEnd w:id="420"/>
    <w:p w14:paraId="5E1824D9" w14:textId="0466898A" w:rsidR="009D62B2" w:rsidRPr="009D62B2" w:rsidRDefault="009D62B2" w:rsidP="00311060">
      <w:pPr>
        <w:pStyle w:val="ListParagraph"/>
        <w:numPr>
          <w:ilvl w:val="1"/>
          <w:numId w:val="261"/>
        </w:numPr>
        <w:rPr>
          <w:lang w:eastAsia="zh-CN"/>
        </w:rPr>
      </w:pPr>
      <w:r w:rsidRPr="009D62B2">
        <w:t>The NES gain is 0.42% from one source (</w:t>
      </w:r>
      <w:hyperlink r:id="rId1932" w:history="1">
        <w:r w:rsidR="006F79AF">
          <w:rPr>
            <w:rStyle w:val="Hyperlink"/>
          </w:rPr>
          <w:t>R1-2404561</w:t>
        </w:r>
      </w:hyperlink>
      <w:r w:rsidRPr="009D62B2">
        <w:t>) with 75% on-demand SIB1 transmission rate</w:t>
      </w:r>
    </w:p>
    <w:p w14:paraId="5F4A754B" w14:textId="77777777" w:rsidR="009D62B2" w:rsidRPr="009D62B2" w:rsidRDefault="009D62B2" w:rsidP="00311060">
      <w:pPr>
        <w:pStyle w:val="ListParagraph"/>
        <w:numPr>
          <w:ilvl w:val="0"/>
          <w:numId w:val="261"/>
        </w:numPr>
        <w:rPr>
          <w:lang w:eastAsia="zh-CN"/>
        </w:rPr>
      </w:pPr>
      <w:r w:rsidRPr="009D62B2">
        <w:t xml:space="preserve">For Cat 2 BS, medium load, </w:t>
      </w:r>
    </w:p>
    <w:p w14:paraId="46829DA1" w14:textId="77777777" w:rsidR="009D62B2" w:rsidRPr="009D62B2" w:rsidRDefault="009D62B2" w:rsidP="00311060">
      <w:pPr>
        <w:pStyle w:val="ListParagraph"/>
        <w:numPr>
          <w:ilvl w:val="1"/>
          <w:numId w:val="261"/>
        </w:numPr>
        <w:rPr>
          <w:lang w:eastAsia="zh-CN"/>
        </w:rPr>
      </w:pPr>
      <w:r w:rsidRPr="009D62B2">
        <w:t xml:space="preserve">the NES gain is 6.2% - 10.4% from </w:t>
      </w:r>
      <w:r w:rsidRPr="009D62B2">
        <w:rPr>
          <w:lang w:eastAsia="zh-CN"/>
        </w:rPr>
        <w:t>the following 2 sources</w:t>
      </w:r>
    </w:p>
    <w:p w14:paraId="1BE60C19" w14:textId="5E545FC4" w:rsidR="009D62B2" w:rsidRPr="009D62B2" w:rsidRDefault="006F79AF" w:rsidP="00311060">
      <w:pPr>
        <w:pStyle w:val="ListParagraph"/>
        <w:numPr>
          <w:ilvl w:val="2"/>
          <w:numId w:val="261"/>
        </w:numPr>
        <w:rPr>
          <w:lang w:eastAsia="zh-CN"/>
        </w:rPr>
      </w:pPr>
      <w:hyperlink r:id="rId1933" w:history="1">
        <w:r>
          <w:rPr>
            <w:rStyle w:val="Hyperlink"/>
          </w:rPr>
          <w:t>R1-2404224</w:t>
        </w:r>
      </w:hyperlink>
      <w:r w:rsidR="009D62B2" w:rsidRPr="009D62B2">
        <w:t xml:space="preserve">, </w:t>
      </w:r>
      <w:hyperlink r:id="rId1934" w:history="1">
        <w:r>
          <w:rPr>
            <w:rStyle w:val="Hyperlink"/>
          </w:rPr>
          <w:t>R1-2404561</w:t>
        </w:r>
      </w:hyperlink>
    </w:p>
    <w:p w14:paraId="636AD00E" w14:textId="1FF125DC" w:rsidR="009D62B2" w:rsidRPr="009D62B2" w:rsidRDefault="009D62B2" w:rsidP="00311060">
      <w:pPr>
        <w:pStyle w:val="ListParagraph"/>
        <w:numPr>
          <w:ilvl w:val="1"/>
          <w:numId w:val="261"/>
        </w:numPr>
        <w:rPr>
          <w:lang w:eastAsia="zh-CN"/>
        </w:rPr>
      </w:pPr>
      <w:r w:rsidRPr="009D62B2">
        <w:lastRenderedPageBreak/>
        <w:t>The NES gain is 0.12% from one source (</w:t>
      </w:r>
      <w:hyperlink r:id="rId1935" w:history="1">
        <w:r w:rsidR="006F79AF">
          <w:rPr>
            <w:rStyle w:val="Hyperlink"/>
          </w:rPr>
          <w:t>R1-2404561</w:t>
        </w:r>
      </w:hyperlink>
      <w:r w:rsidRPr="009D62B2">
        <w:t>) with 75% on-demand SIB1 transmission rate</w:t>
      </w:r>
    </w:p>
    <w:p w14:paraId="717859B8" w14:textId="77777777" w:rsidR="00C2433B" w:rsidRPr="00E40459" w:rsidRDefault="00C2433B" w:rsidP="00C2433B">
      <w:pPr>
        <w:rPr>
          <w:rFonts w:ascii="Times New Roman" w:hAnsi="Times New Roman"/>
          <w:szCs w:val="20"/>
          <w:lang w:eastAsia="ko-KR"/>
        </w:rPr>
      </w:pPr>
      <w:r w:rsidRPr="00E40459">
        <w:rPr>
          <w:rFonts w:ascii="Times New Roman" w:hAnsi="Times New Roman"/>
          <w:szCs w:val="20"/>
          <w:highlight w:val="green"/>
          <w:lang w:eastAsia="ko-KR"/>
        </w:rPr>
        <w:t>Agreement</w:t>
      </w:r>
    </w:p>
    <w:p w14:paraId="49934DD3" w14:textId="77777777" w:rsidR="009D62B2" w:rsidRPr="009D62B2" w:rsidRDefault="009D62B2" w:rsidP="009D62B2">
      <w:pPr>
        <w:rPr>
          <w:rFonts w:ascii="Times New Roman" w:hAnsi="Times New Roman"/>
          <w:szCs w:val="20"/>
        </w:rPr>
      </w:pPr>
      <w:r w:rsidRPr="009D62B2">
        <w:rPr>
          <w:rFonts w:ascii="Times New Roman" w:hAnsi="Times New Roman"/>
          <w:szCs w:val="20"/>
        </w:rPr>
        <w:t>For the evaluation of achievable NES gain on NES cell with on-demand SIB1 in idle/inactive mode, the following is observed with 20ms SSB period and 40ms SIB1 period (Case D), FR1, 8 beams, on-demand SIB1 transmission rate &gt; 30%</w:t>
      </w:r>
    </w:p>
    <w:p w14:paraId="331D6D99" w14:textId="114EAC7A" w:rsidR="009D62B2" w:rsidRPr="009D62B2" w:rsidRDefault="009D62B2" w:rsidP="00311060">
      <w:pPr>
        <w:pStyle w:val="ListParagraph"/>
        <w:numPr>
          <w:ilvl w:val="0"/>
          <w:numId w:val="262"/>
        </w:numPr>
        <w:rPr>
          <w:lang w:eastAsia="zh-CN"/>
        </w:rPr>
      </w:pPr>
      <w:r w:rsidRPr="009D62B2">
        <w:t xml:space="preserve">For Cat 2 BS, empty/low/medium load, the NES gain is 3.77% - 5.97% from </w:t>
      </w:r>
      <w:r w:rsidRPr="009D62B2">
        <w:rPr>
          <w:lang w:eastAsia="zh-CN"/>
        </w:rPr>
        <w:t>one source (</w:t>
      </w:r>
      <w:hyperlink r:id="rId1936" w:history="1">
        <w:r w:rsidR="006F79AF">
          <w:rPr>
            <w:rStyle w:val="Hyperlink"/>
            <w:lang w:eastAsia="zh-CN"/>
          </w:rPr>
          <w:t>R1-2404561</w:t>
        </w:r>
      </w:hyperlink>
      <w:r w:rsidRPr="009D62B2">
        <w:rPr>
          <w:lang w:eastAsia="zh-CN"/>
        </w:rPr>
        <w:t>)</w:t>
      </w:r>
    </w:p>
    <w:p w14:paraId="3116E07B" w14:textId="77777777" w:rsidR="00C2433B" w:rsidRPr="00E40459" w:rsidRDefault="00C2433B" w:rsidP="00C2433B">
      <w:pPr>
        <w:rPr>
          <w:rFonts w:ascii="Times New Roman" w:hAnsi="Times New Roman"/>
          <w:szCs w:val="20"/>
          <w:lang w:eastAsia="ko-KR"/>
        </w:rPr>
      </w:pPr>
      <w:r w:rsidRPr="00E40459">
        <w:rPr>
          <w:rFonts w:ascii="Times New Roman" w:hAnsi="Times New Roman"/>
          <w:szCs w:val="20"/>
          <w:highlight w:val="green"/>
          <w:lang w:eastAsia="ko-KR"/>
        </w:rPr>
        <w:t>Agreement</w:t>
      </w:r>
    </w:p>
    <w:p w14:paraId="3BD4F785" w14:textId="77777777" w:rsidR="009D62B2" w:rsidRPr="009D62B2" w:rsidRDefault="009D62B2" w:rsidP="009D62B2">
      <w:pPr>
        <w:rPr>
          <w:rFonts w:ascii="Times New Roman" w:hAnsi="Times New Roman"/>
          <w:szCs w:val="20"/>
        </w:rPr>
      </w:pPr>
      <w:r w:rsidRPr="009D62B2">
        <w:rPr>
          <w:rFonts w:ascii="Times New Roman" w:hAnsi="Times New Roman"/>
          <w:szCs w:val="20"/>
        </w:rPr>
        <w:t>For the evaluation of achievable NES gain on NES cell with on-demand SIB1 in idle/inactive mode, the following is observed with 20ms SSB period and 160ms SIB1 period (Case C), FR1, 8 beams, on-demand SIB1 transmission rate &gt; 30%</w:t>
      </w:r>
    </w:p>
    <w:p w14:paraId="74287584" w14:textId="77777777" w:rsidR="009D62B2" w:rsidRPr="009D62B2" w:rsidRDefault="009D62B2" w:rsidP="00311060">
      <w:pPr>
        <w:pStyle w:val="ListParagraph"/>
        <w:numPr>
          <w:ilvl w:val="0"/>
          <w:numId w:val="262"/>
        </w:numPr>
        <w:rPr>
          <w:lang w:eastAsia="zh-CN"/>
        </w:rPr>
      </w:pPr>
      <w:r w:rsidRPr="009D62B2">
        <w:t xml:space="preserve">For Cat 1/Cat 2 BS, empty/low/medium load, the NES gain is 0.31%~3.33% from </w:t>
      </w:r>
      <w:r w:rsidRPr="009D62B2">
        <w:rPr>
          <w:lang w:eastAsia="zh-CN"/>
        </w:rPr>
        <w:t>the following 2 sources</w:t>
      </w:r>
    </w:p>
    <w:p w14:paraId="4F313EBD" w14:textId="29B2A37A" w:rsidR="009D62B2" w:rsidRPr="00C2433B" w:rsidRDefault="006F79AF" w:rsidP="00311060">
      <w:pPr>
        <w:pStyle w:val="ListParagraph"/>
        <w:numPr>
          <w:ilvl w:val="1"/>
          <w:numId w:val="262"/>
        </w:numPr>
        <w:rPr>
          <w:lang w:val="pt-BR"/>
        </w:rPr>
      </w:pPr>
      <w:hyperlink r:id="rId1937" w:history="1">
        <w:r>
          <w:rPr>
            <w:rStyle w:val="Hyperlink"/>
          </w:rPr>
          <w:t>R1-2404561</w:t>
        </w:r>
      </w:hyperlink>
      <w:r w:rsidR="009D62B2" w:rsidRPr="009D62B2">
        <w:t xml:space="preserve">, </w:t>
      </w:r>
      <w:hyperlink r:id="rId1938" w:history="1">
        <w:r>
          <w:rPr>
            <w:rStyle w:val="Hyperlink"/>
          </w:rPr>
          <w:t>R1-2404122</w:t>
        </w:r>
      </w:hyperlink>
    </w:p>
    <w:p w14:paraId="55AE933E" w14:textId="77777777" w:rsidR="00C2433B" w:rsidRPr="00E40459" w:rsidRDefault="00C2433B" w:rsidP="00C2433B">
      <w:pPr>
        <w:rPr>
          <w:rFonts w:ascii="Times New Roman" w:hAnsi="Times New Roman"/>
          <w:szCs w:val="20"/>
          <w:lang w:eastAsia="ko-KR"/>
        </w:rPr>
      </w:pPr>
      <w:r w:rsidRPr="00E40459">
        <w:rPr>
          <w:rFonts w:ascii="Times New Roman" w:hAnsi="Times New Roman"/>
          <w:szCs w:val="20"/>
          <w:highlight w:val="green"/>
          <w:lang w:eastAsia="ko-KR"/>
        </w:rPr>
        <w:t>Agreement</w:t>
      </w:r>
    </w:p>
    <w:p w14:paraId="7BAB300F" w14:textId="77777777" w:rsidR="009D62B2" w:rsidRPr="009D62B2" w:rsidRDefault="009D62B2" w:rsidP="009D62B2">
      <w:pPr>
        <w:rPr>
          <w:rFonts w:ascii="Times New Roman" w:hAnsi="Times New Roman"/>
          <w:szCs w:val="20"/>
        </w:rPr>
      </w:pPr>
      <w:r w:rsidRPr="009D62B2">
        <w:rPr>
          <w:rFonts w:ascii="Times New Roman" w:hAnsi="Times New Roman"/>
          <w:szCs w:val="20"/>
        </w:rPr>
        <w:t>For the evaluation of the energy consumption to transmit WUS configuration on NES Cell:</w:t>
      </w:r>
    </w:p>
    <w:p w14:paraId="715FBB0A" w14:textId="178F3856" w:rsidR="009D62B2" w:rsidRPr="009D62B2" w:rsidRDefault="009D62B2" w:rsidP="00311060">
      <w:pPr>
        <w:pStyle w:val="ListParagraph"/>
        <w:numPr>
          <w:ilvl w:val="0"/>
          <w:numId w:val="262"/>
        </w:numPr>
        <w:rPr>
          <w:lang w:eastAsia="zh-CN"/>
        </w:rPr>
      </w:pPr>
      <w:r w:rsidRPr="009D62B2">
        <w:rPr>
          <w:lang w:eastAsia="zh-TW"/>
        </w:rPr>
        <w:t>One source (</w:t>
      </w:r>
      <w:hyperlink r:id="rId1939" w:history="1">
        <w:r w:rsidR="006F79AF">
          <w:rPr>
            <w:rStyle w:val="Hyperlink"/>
            <w:lang w:eastAsia="zh-TW"/>
          </w:rPr>
          <w:t>R1-2405595</w:t>
        </w:r>
      </w:hyperlink>
      <w:r w:rsidRPr="009D62B2">
        <w:rPr>
          <w:lang w:eastAsia="zh-TW"/>
        </w:rPr>
        <w:t>) reports that for broadcasting WUS configuration using DCI occupying 2 symbols per SSB beam) on NES cell every 80 ms on CORESET#0 (48 RBs):</w:t>
      </w:r>
    </w:p>
    <w:p w14:paraId="009757C3" w14:textId="77777777" w:rsidR="009D62B2" w:rsidRPr="009D62B2" w:rsidRDefault="009D62B2" w:rsidP="00311060">
      <w:pPr>
        <w:pStyle w:val="ListParagraph"/>
        <w:numPr>
          <w:ilvl w:val="1"/>
          <w:numId w:val="262"/>
        </w:numPr>
        <w:rPr>
          <w:lang w:eastAsia="zh-CN"/>
        </w:rPr>
      </w:pPr>
      <w:r w:rsidRPr="009D62B2">
        <w:rPr>
          <w:lang w:eastAsia="zh-TW"/>
        </w:rPr>
        <w:t>For BS category 1, empty/low load, the energy consumption is increased by 6.26%~8.51% over SSB transmission only. The energy saving gain with Case 1 is 40.52% /</w:t>
      </w:r>
      <w:r w:rsidRPr="009D62B2">
        <w:t xml:space="preserve"> </w:t>
      </w:r>
      <w:r w:rsidRPr="009D62B2">
        <w:rPr>
          <w:lang w:eastAsia="zh-TW"/>
        </w:rPr>
        <w:t xml:space="preserve">32.41% for empty/low load over the baseline with 8 beams, SIB-1 period 20ms (baseline), 0% SIB-1 transmission rate (for on demand SIB1). </w:t>
      </w:r>
    </w:p>
    <w:p w14:paraId="490E8152" w14:textId="77777777" w:rsidR="009D62B2" w:rsidRPr="009D62B2" w:rsidRDefault="009D62B2" w:rsidP="00311060">
      <w:pPr>
        <w:pStyle w:val="ListParagraph"/>
        <w:numPr>
          <w:ilvl w:val="1"/>
          <w:numId w:val="262"/>
        </w:numPr>
        <w:rPr>
          <w:lang w:eastAsia="zh-CN"/>
        </w:rPr>
      </w:pPr>
      <w:r w:rsidRPr="009D62B2">
        <w:rPr>
          <w:lang w:eastAsia="zh-TW"/>
        </w:rPr>
        <w:t>For BS category 2, empty/low load, the energy consumption is increased by 1.55%~2.11% over SSB transmission only. The energy saving gain with Case 1 is 28.25% /</w:t>
      </w:r>
      <w:r w:rsidRPr="009D62B2">
        <w:t xml:space="preserve"> </w:t>
      </w:r>
      <w:r w:rsidRPr="009D62B2">
        <w:rPr>
          <w:lang w:eastAsia="zh-TW"/>
        </w:rPr>
        <w:t>23.03% for empty/low load over the baseline with 8 beams, SIB-1 period 20ms (baseline), 0% SIB-1 transmission rate (for on demand SIB1).</w:t>
      </w:r>
    </w:p>
    <w:p w14:paraId="00918CB0" w14:textId="77777777" w:rsidR="009D62B2" w:rsidRPr="009D62B2" w:rsidRDefault="009D62B2" w:rsidP="009D62B2">
      <w:pPr>
        <w:rPr>
          <w:rFonts w:ascii="Times New Roman" w:hAnsi="Times New Roman"/>
          <w:szCs w:val="20"/>
          <w:lang w:eastAsia="ko-KR"/>
        </w:rPr>
      </w:pPr>
      <w:r w:rsidRPr="009D62B2">
        <w:rPr>
          <w:rFonts w:ascii="Times New Roman" w:hAnsi="Times New Roman"/>
          <w:szCs w:val="20"/>
          <w:lang w:eastAsia="ko-KR"/>
        </w:rPr>
        <w:t>For future meetings:</w:t>
      </w:r>
    </w:p>
    <w:p w14:paraId="6ACEE42C" w14:textId="0C927941" w:rsidR="009D62B2" w:rsidRPr="009D62B2" w:rsidRDefault="009D62B2" w:rsidP="009D62B2">
      <w:pPr>
        <w:rPr>
          <w:rFonts w:ascii="Times New Roman" w:hAnsi="Times New Roman"/>
          <w:szCs w:val="20"/>
          <w:lang w:val="en-US" w:eastAsia="ko-KR"/>
        </w:rPr>
      </w:pPr>
      <w:r w:rsidRPr="009D62B2">
        <w:rPr>
          <w:rFonts w:ascii="Times New Roman" w:hAnsi="Times New Roman"/>
          <w:szCs w:val="20"/>
          <w:lang w:val="en-US" w:eastAsia="ko-KR"/>
        </w:rPr>
        <w:t xml:space="preserve">Companies are encouraged to check section 3 of </w:t>
      </w:r>
      <w:hyperlink r:id="rId1940" w:history="1">
        <w:r w:rsidR="006F79AF">
          <w:rPr>
            <w:rStyle w:val="Hyperlink"/>
            <w:rFonts w:ascii="Times New Roman" w:hAnsi="Times New Roman"/>
            <w:szCs w:val="20"/>
            <w:lang w:val="en-US" w:eastAsia="ko-KR"/>
          </w:rPr>
          <w:t>R1-2405632</w:t>
        </w:r>
      </w:hyperlink>
      <w:r w:rsidRPr="009D62B2">
        <w:rPr>
          <w:rFonts w:ascii="Times New Roman" w:hAnsi="Times New Roman"/>
          <w:szCs w:val="20"/>
          <w:lang w:val="en-US" w:eastAsia="ko-KR"/>
        </w:rPr>
        <w:t xml:space="preserve"> for discussion on RAN1 / RAN2 workscope.</w:t>
      </w:r>
    </w:p>
    <w:p w14:paraId="1FECCD3A" w14:textId="77777777" w:rsidR="00E22527" w:rsidRPr="009D62B2" w:rsidRDefault="00E22527" w:rsidP="00D7097B">
      <w:pPr>
        <w:rPr>
          <w:rFonts w:ascii="Times New Roman" w:hAnsi="Times New Roman"/>
          <w:szCs w:val="20"/>
          <w:lang w:val="en-US" w:eastAsia="x-none"/>
        </w:rPr>
      </w:pPr>
    </w:p>
    <w:p w14:paraId="64C94B3D" w14:textId="77777777" w:rsidR="009D62B2" w:rsidRDefault="009D62B2" w:rsidP="00D7097B">
      <w:pPr>
        <w:rPr>
          <w:lang w:val="en-US" w:eastAsia="x-none"/>
        </w:rPr>
      </w:pPr>
    </w:p>
    <w:p w14:paraId="0B3A4DB6" w14:textId="18C30D0E" w:rsidR="009D62B2" w:rsidRPr="009D62B2" w:rsidRDefault="006F79AF" w:rsidP="00D7097B">
      <w:pPr>
        <w:rPr>
          <w:lang w:eastAsia="x-none"/>
        </w:rPr>
      </w:pPr>
      <w:hyperlink r:id="rId1941" w:history="1">
        <w:r>
          <w:rPr>
            <w:rStyle w:val="Hyperlink"/>
            <w:lang w:eastAsia="ko-KR"/>
          </w:rPr>
          <w:t>R1-2405658</w:t>
        </w:r>
      </w:hyperlink>
      <w:r w:rsidR="009D62B2">
        <w:rPr>
          <w:lang w:eastAsia="ko-KR"/>
        </w:rPr>
        <w:tab/>
        <w:t>FL summary 6 for on-demand SIB1 in idle/inactive mode</w:t>
      </w:r>
      <w:r w:rsidR="009D62B2">
        <w:rPr>
          <w:lang w:eastAsia="ko-KR"/>
        </w:rPr>
        <w:tab/>
        <w:t>Moderator (MediaTek)</w:t>
      </w:r>
    </w:p>
    <w:p w14:paraId="7DE8A584" w14:textId="77777777" w:rsidR="00D7097B" w:rsidRPr="00D7097B" w:rsidRDefault="00D7097B" w:rsidP="00E40459">
      <w:pPr>
        <w:pStyle w:val="Heading3"/>
      </w:pPr>
      <w:bookmarkStart w:id="423" w:name="_Toc166306555"/>
      <w:bookmarkStart w:id="424" w:name="_Toc173405049"/>
      <w:r w:rsidRPr="00D7097B">
        <w:rPr>
          <w:lang w:eastAsia="zh-CN"/>
        </w:rPr>
        <w:t>A</w:t>
      </w:r>
      <w:r w:rsidRPr="00D7097B">
        <w:t>daptation of common signal/channel transmissions</w:t>
      </w:r>
      <w:bookmarkEnd w:id="423"/>
      <w:bookmarkEnd w:id="424"/>
    </w:p>
    <w:p w14:paraId="6122AAB1" w14:textId="13B74B6E" w:rsidR="00D7097B" w:rsidRPr="00D7097B" w:rsidRDefault="006F79AF" w:rsidP="00D7097B">
      <w:pPr>
        <w:rPr>
          <w:lang w:eastAsia="x-none"/>
        </w:rPr>
      </w:pPr>
      <w:hyperlink r:id="rId1942" w:history="1">
        <w:r>
          <w:rPr>
            <w:rStyle w:val="Hyperlink"/>
            <w:lang w:eastAsia="x-none"/>
          </w:rPr>
          <w:t>R1-2403871</w:t>
        </w:r>
      </w:hyperlink>
      <w:r w:rsidR="00D7097B" w:rsidRPr="00D7097B">
        <w:rPr>
          <w:lang w:eastAsia="x-none"/>
        </w:rPr>
        <w:tab/>
        <w:t>Discussion of the adaptation of common signal/channel transmissions</w:t>
      </w:r>
      <w:r w:rsidR="00D7097B" w:rsidRPr="00D7097B">
        <w:rPr>
          <w:lang w:eastAsia="x-none"/>
        </w:rPr>
        <w:tab/>
        <w:t>FUTUREWEI</w:t>
      </w:r>
    </w:p>
    <w:p w14:paraId="09FB3E51" w14:textId="643B3FFB" w:rsidR="00D7097B" w:rsidRPr="00D7097B" w:rsidRDefault="006F79AF" w:rsidP="00D7097B">
      <w:pPr>
        <w:rPr>
          <w:lang w:eastAsia="x-none"/>
        </w:rPr>
      </w:pPr>
      <w:hyperlink r:id="rId1943" w:history="1">
        <w:r>
          <w:rPr>
            <w:rStyle w:val="Hyperlink"/>
            <w:lang w:eastAsia="x-none"/>
          </w:rPr>
          <w:t>R1-2403895</w:t>
        </w:r>
      </w:hyperlink>
      <w:r w:rsidR="00D7097B" w:rsidRPr="00D7097B">
        <w:rPr>
          <w:lang w:eastAsia="x-none"/>
        </w:rPr>
        <w:tab/>
        <w:t>Adaptation of common signal/channel transmissions</w:t>
      </w:r>
      <w:r w:rsidR="00D7097B" w:rsidRPr="00D7097B">
        <w:rPr>
          <w:lang w:eastAsia="x-none"/>
        </w:rPr>
        <w:tab/>
        <w:t>Tejas Networks Limited</w:t>
      </w:r>
    </w:p>
    <w:p w14:paraId="06926021" w14:textId="48CF1B95" w:rsidR="00D7097B" w:rsidRPr="00D7097B" w:rsidRDefault="006F79AF" w:rsidP="00D7097B">
      <w:pPr>
        <w:rPr>
          <w:lang w:eastAsia="x-none"/>
        </w:rPr>
      </w:pPr>
      <w:hyperlink r:id="rId1944" w:history="1">
        <w:r>
          <w:rPr>
            <w:rStyle w:val="Hyperlink"/>
            <w:lang w:eastAsia="x-none"/>
          </w:rPr>
          <w:t>R1-2403943</w:t>
        </w:r>
      </w:hyperlink>
      <w:r w:rsidR="00D7097B" w:rsidRPr="00D7097B">
        <w:rPr>
          <w:lang w:eastAsia="x-none"/>
        </w:rPr>
        <w:tab/>
        <w:t>On common channel/signal adaptation for eNES</w:t>
      </w:r>
      <w:r w:rsidR="00D7097B" w:rsidRPr="00D7097B">
        <w:rPr>
          <w:lang w:eastAsia="x-none"/>
        </w:rPr>
        <w:tab/>
        <w:t>Huawei, HiSilicon</w:t>
      </w:r>
    </w:p>
    <w:p w14:paraId="387E7608" w14:textId="113CB31A" w:rsidR="00D7097B" w:rsidRPr="00D7097B" w:rsidRDefault="006F79AF" w:rsidP="00D7097B">
      <w:pPr>
        <w:rPr>
          <w:lang w:eastAsia="x-none"/>
        </w:rPr>
      </w:pPr>
      <w:hyperlink r:id="rId1945" w:history="1">
        <w:r>
          <w:rPr>
            <w:rStyle w:val="Hyperlink"/>
            <w:lang w:eastAsia="x-none"/>
          </w:rPr>
          <w:t>R1-2403980</w:t>
        </w:r>
      </w:hyperlink>
      <w:r w:rsidR="00D7097B" w:rsidRPr="00D7097B">
        <w:rPr>
          <w:lang w:eastAsia="x-none"/>
        </w:rPr>
        <w:tab/>
        <w:t>Adaptation of common signal/channel transmissions for Network Energy Saving</w:t>
      </w:r>
      <w:r w:rsidR="00D7097B" w:rsidRPr="00D7097B">
        <w:rPr>
          <w:lang w:eastAsia="x-none"/>
        </w:rPr>
        <w:tab/>
        <w:t>Intel Corporation</w:t>
      </w:r>
    </w:p>
    <w:p w14:paraId="6682D28B" w14:textId="637C26AE" w:rsidR="00D7097B" w:rsidRPr="00D7097B" w:rsidRDefault="006F79AF" w:rsidP="00D7097B">
      <w:pPr>
        <w:rPr>
          <w:lang w:eastAsia="x-none"/>
        </w:rPr>
      </w:pPr>
      <w:hyperlink r:id="rId1946" w:history="1">
        <w:r>
          <w:rPr>
            <w:rStyle w:val="Hyperlink"/>
            <w:lang w:eastAsia="x-none"/>
          </w:rPr>
          <w:t>R1-2404034</w:t>
        </w:r>
      </w:hyperlink>
      <w:r w:rsidR="00D7097B" w:rsidRPr="00D7097B">
        <w:rPr>
          <w:lang w:eastAsia="x-none"/>
        </w:rPr>
        <w:tab/>
        <w:t>Discussion on adaptation of common signal/channel transmissions</w:t>
      </w:r>
      <w:r w:rsidR="00D7097B" w:rsidRPr="00D7097B">
        <w:rPr>
          <w:lang w:eastAsia="x-none"/>
        </w:rPr>
        <w:tab/>
        <w:t>Spreadtrum Communications</w:t>
      </w:r>
    </w:p>
    <w:p w14:paraId="43D3FCD5" w14:textId="384A5B00" w:rsidR="00D7097B" w:rsidRPr="00D7097B" w:rsidRDefault="006F79AF" w:rsidP="00D7097B">
      <w:pPr>
        <w:rPr>
          <w:lang w:eastAsia="x-none"/>
        </w:rPr>
      </w:pPr>
      <w:hyperlink r:id="rId1947" w:history="1">
        <w:r>
          <w:rPr>
            <w:rStyle w:val="Hyperlink"/>
            <w:lang w:eastAsia="x-none"/>
          </w:rPr>
          <w:t>R1-2404123</w:t>
        </w:r>
      </w:hyperlink>
      <w:r w:rsidR="00D7097B" w:rsidRPr="00D7097B">
        <w:rPr>
          <w:lang w:eastAsia="x-none"/>
        </w:rPr>
        <w:tab/>
        <w:t>Adaptation of common signal/channel transmissions</w:t>
      </w:r>
      <w:r w:rsidR="00D7097B" w:rsidRPr="00D7097B">
        <w:rPr>
          <w:lang w:eastAsia="x-none"/>
        </w:rPr>
        <w:tab/>
        <w:t>Samsung</w:t>
      </w:r>
    </w:p>
    <w:p w14:paraId="36974528" w14:textId="7070282C" w:rsidR="00D7097B" w:rsidRPr="00D7097B" w:rsidRDefault="006F79AF" w:rsidP="00D7097B">
      <w:pPr>
        <w:rPr>
          <w:lang w:eastAsia="x-none"/>
        </w:rPr>
      </w:pPr>
      <w:hyperlink r:id="rId1948" w:history="1">
        <w:r>
          <w:rPr>
            <w:rStyle w:val="Hyperlink"/>
            <w:lang w:eastAsia="x-none"/>
          </w:rPr>
          <w:t>R1-2404185</w:t>
        </w:r>
      </w:hyperlink>
      <w:r w:rsidR="00D7097B" w:rsidRPr="00D7097B">
        <w:rPr>
          <w:lang w:eastAsia="x-none"/>
        </w:rPr>
        <w:tab/>
        <w:t>Discussions on adaptation of common signal/channel transmissions</w:t>
      </w:r>
      <w:r w:rsidR="00D7097B" w:rsidRPr="00D7097B">
        <w:rPr>
          <w:lang w:eastAsia="x-none"/>
        </w:rPr>
        <w:tab/>
        <w:t>vivo</w:t>
      </w:r>
    </w:p>
    <w:p w14:paraId="6444D7D6" w14:textId="27470F71" w:rsidR="00D7097B" w:rsidRPr="00D7097B" w:rsidRDefault="006F79AF" w:rsidP="00D7097B">
      <w:pPr>
        <w:rPr>
          <w:lang w:eastAsia="x-none"/>
        </w:rPr>
      </w:pPr>
      <w:hyperlink r:id="rId1949" w:history="1">
        <w:r>
          <w:rPr>
            <w:rStyle w:val="Hyperlink"/>
            <w:lang w:eastAsia="x-none"/>
          </w:rPr>
          <w:t>R1-2404225</w:t>
        </w:r>
      </w:hyperlink>
      <w:r w:rsidR="00D7097B" w:rsidRPr="00D7097B">
        <w:rPr>
          <w:lang w:eastAsia="x-none"/>
        </w:rPr>
        <w:tab/>
        <w:t>Adaptation of common signal/channel transmissions</w:t>
      </w:r>
      <w:r w:rsidR="00D7097B" w:rsidRPr="00D7097B">
        <w:rPr>
          <w:lang w:eastAsia="x-none"/>
        </w:rPr>
        <w:tab/>
        <w:t>Nokia, Nokia Shanghai Bell</w:t>
      </w:r>
    </w:p>
    <w:p w14:paraId="40191172" w14:textId="30D234E6" w:rsidR="00D7097B" w:rsidRPr="00D7097B" w:rsidRDefault="006F79AF" w:rsidP="00D7097B">
      <w:pPr>
        <w:rPr>
          <w:lang w:eastAsia="x-none"/>
        </w:rPr>
      </w:pPr>
      <w:hyperlink r:id="rId1950" w:history="1">
        <w:r>
          <w:rPr>
            <w:rStyle w:val="Hyperlink"/>
            <w:lang w:eastAsia="x-none"/>
          </w:rPr>
          <w:t>R1-2404295</w:t>
        </w:r>
      </w:hyperlink>
      <w:r w:rsidR="00D7097B" w:rsidRPr="00D7097B">
        <w:rPr>
          <w:lang w:eastAsia="x-none"/>
        </w:rPr>
        <w:tab/>
        <w:t>On adaptation of common signal/channel for NES enhancements</w:t>
      </w:r>
      <w:r w:rsidR="00D7097B" w:rsidRPr="00D7097B">
        <w:rPr>
          <w:lang w:eastAsia="x-none"/>
        </w:rPr>
        <w:tab/>
        <w:t>Apple</w:t>
      </w:r>
    </w:p>
    <w:p w14:paraId="1CBF210D" w14:textId="5E0A2E42" w:rsidR="00D7097B" w:rsidRPr="00D7097B" w:rsidRDefault="006F79AF" w:rsidP="00D7097B">
      <w:pPr>
        <w:rPr>
          <w:lang w:eastAsia="x-none"/>
        </w:rPr>
      </w:pPr>
      <w:hyperlink r:id="rId1951" w:history="1">
        <w:r>
          <w:rPr>
            <w:rStyle w:val="Hyperlink"/>
            <w:lang w:eastAsia="x-none"/>
          </w:rPr>
          <w:t>R1-2404334</w:t>
        </w:r>
      </w:hyperlink>
      <w:r w:rsidR="00D7097B" w:rsidRPr="00D7097B">
        <w:rPr>
          <w:lang w:eastAsia="x-none"/>
        </w:rPr>
        <w:tab/>
        <w:t>Discussion on adaptation of common signal/channel transmissions</w:t>
      </w:r>
      <w:r w:rsidR="00D7097B" w:rsidRPr="00D7097B">
        <w:rPr>
          <w:lang w:eastAsia="x-none"/>
        </w:rPr>
        <w:tab/>
        <w:t>InterDigital, Inc.</w:t>
      </w:r>
    </w:p>
    <w:p w14:paraId="6B63B302" w14:textId="6FE58750" w:rsidR="00D7097B" w:rsidRPr="00D7097B" w:rsidRDefault="006F79AF" w:rsidP="00D7097B">
      <w:pPr>
        <w:rPr>
          <w:lang w:eastAsia="x-none"/>
        </w:rPr>
      </w:pPr>
      <w:hyperlink r:id="rId1952" w:history="1">
        <w:r>
          <w:rPr>
            <w:rStyle w:val="Hyperlink"/>
            <w:lang w:eastAsia="x-none"/>
          </w:rPr>
          <w:t>R1-2404409</w:t>
        </w:r>
      </w:hyperlink>
      <w:r w:rsidR="00D7097B" w:rsidRPr="00D7097B">
        <w:rPr>
          <w:lang w:eastAsia="x-none"/>
        </w:rPr>
        <w:tab/>
        <w:t>Discussion on adaptation of common signal/channel transmissions</w:t>
      </w:r>
      <w:r w:rsidR="00D7097B" w:rsidRPr="00D7097B">
        <w:rPr>
          <w:lang w:eastAsia="x-none"/>
        </w:rPr>
        <w:tab/>
        <w:t>CATT</w:t>
      </w:r>
    </w:p>
    <w:p w14:paraId="6AD731E9" w14:textId="6CF87A71" w:rsidR="00D7097B" w:rsidRPr="00D7097B" w:rsidRDefault="006F79AF" w:rsidP="00D7097B">
      <w:pPr>
        <w:rPr>
          <w:lang w:eastAsia="x-none"/>
        </w:rPr>
      </w:pPr>
      <w:hyperlink r:id="rId1953" w:history="1">
        <w:r>
          <w:rPr>
            <w:rStyle w:val="Hyperlink"/>
            <w:lang w:eastAsia="x-none"/>
          </w:rPr>
          <w:t>R1-2404464</w:t>
        </w:r>
      </w:hyperlink>
      <w:r w:rsidR="00D7097B" w:rsidRPr="00D7097B">
        <w:rPr>
          <w:lang w:eastAsia="x-none"/>
        </w:rPr>
        <w:tab/>
        <w:t>Discussion on adaptation of common signal/channel transmissions</w:t>
      </w:r>
      <w:r w:rsidR="00D7097B" w:rsidRPr="00D7097B">
        <w:rPr>
          <w:lang w:eastAsia="x-none"/>
        </w:rPr>
        <w:tab/>
        <w:t>CMCC</w:t>
      </w:r>
    </w:p>
    <w:p w14:paraId="5CA29DEC" w14:textId="598CD705" w:rsidR="00D7097B" w:rsidRPr="00D7097B" w:rsidRDefault="006F79AF" w:rsidP="00D7097B">
      <w:pPr>
        <w:rPr>
          <w:lang w:eastAsia="x-none"/>
        </w:rPr>
      </w:pPr>
      <w:hyperlink r:id="rId1954" w:history="1">
        <w:r>
          <w:rPr>
            <w:rStyle w:val="Hyperlink"/>
            <w:lang w:eastAsia="x-none"/>
          </w:rPr>
          <w:t>R1-2404489</w:t>
        </w:r>
      </w:hyperlink>
      <w:r w:rsidR="00D7097B" w:rsidRPr="00D7097B">
        <w:rPr>
          <w:lang w:eastAsia="x-none"/>
        </w:rPr>
        <w:tab/>
        <w:t>Adaptation of common signals and channels</w:t>
      </w:r>
      <w:r w:rsidR="00D7097B" w:rsidRPr="00D7097B">
        <w:rPr>
          <w:lang w:eastAsia="x-none"/>
        </w:rPr>
        <w:tab/>
        <w:t>Lenovo</w:t>
      </w:r>
    </w:p>
    <w:p w14:paraId="65913E53" w14:textId="1E146D72" w:rsidR="00D7097B" w:rsidRPr="00D7097B" w:rsidRDefault="006F79AF" w:rsidP="00D7097B">
      <w:pPr>
        <w:rPr>
          <w:lang w:eastAsia="x-none"/>
        </w:rPr>
      </w:pPr>
      <w:hyperlink r:id="rId1955" w:history="1">
        <w:r>
          <w:rPr>
            <w:rStyle w:val="Hyperlink"/>
            <w:lang w:eastAsia="x-none"/>
          </w:rPr>
          <w:t>R1-2404508</w:t>
        </w:r>
      </w:hyperlink>
      <w:r w:rsidR="00D7097B" w:rsidRPr="00D7097B">
        <w:rPr>
          <w:lang w:eastAsia="x-none"/>
        </w:rPr>
        <w:tab/>
        <w:t>Adaptation of common signal/channel transmissions</w:t>
      </w:r>
      <w:r w:rsidR="00D7097B" w:rsidRPr="00D7097B">
        <w:rPr>
          <w:lang w:eastAsia="x-none"/>
        </w:rPr>
        <w:tab/>
        <w:t>Sony</w:t>
      </w:r>
    </w:p>
    <w:p w14:paraId="1010DCF5" w14:textId="1EB5528D" w:rsidR="00D7097B" w:rsidRPr="00D7097B" w:rsidRDefault="006F79AF" w:rsidP="00D7097B">
      <w:pPr>
        <w:rPr>
          <w:lang w:eastAsia="x-none"/>
        </w:rPr>
      </w:pPr>
      <w:hyperlink r:id="rId1956" w:history="1">
        <w:r>
          <w:rPr>
            <w:rStyle w:val="Hyperlink"/>
            <w:lang w:eastAsia="x-none"/>
          </w:rPr>
          <w:t>R1-2404562</w:t>
        </w:r>
      </w:hyperlink>
      <w:r w:rsidR="00D7097B" w:rsidRPr="00D7097B">
        <w:rPr>
          <w:lang w:eastAsia="x-none"/>
        </w:rPr>
        <w:tab/>
        <w:t>Discussion on common signal channel for NES</w:t>
      </w:r>
      <w:r w:rsidR="00D7097B" w:rsidRPr="00D7097B">
        <w:rPr>
          <w:lang w:eastAsia="x-none"/>
        </w:rPr>
        <w:tab/>
        <w:t>ZTE, Sanechips</w:t>
      </w:r>
    </w:p>
    <w:p w14:paraId="71F95E92" w14:textId="5B049533" w:rsidR="00D7097B" w:rsidRPr="00D7097B" w:rsidRDefault="006F79AF" w:rsidP="00D7097B">
      <w:pPr>
        <w:rPr>
          <w:lang w:eastAsia="x-none"/>
        </w:rPr>
      </w:pPr>
      <w:hyperlink r:id="rId1957" w:history="1">
        <w:r>
          <w:rPr>
            <w:rStyle w:val="Hyperlink"/>
            <w:lang w:eastAsia="x-none"/>
          </w:rPr>
          <w:t>R1-2404578</w:t>
        </w:r>
      </w:hyperlink>
      <w:r w:rsidR="00D7097B" w:rsidRPr="00D7097B">
        <w:rPr>
          <w:lang w:eastAsia="x-none"/>
        </w:rPr>
        <w:tab/>
        <w:t>Discussion on adaptation of common signal channel transmissions</w:t>
      </w:r>
      <w:r w:rsidR="00D7097B" w:rsidRPr="00D7097B">
        <w:rPr>
          <w:lang w:eastAsia="x-none"/>
        </w:rPr>
        <w:tab/>
        <w:t>HONOR</w:t>
      </w:r>
    </w:p>
    <w:p w14:paraId="06ADF064" w14:textId="25D27904" w:rsidR="00D7097B" w:rsidRPr="00D7097B" w:rsidRDefault="006F79AF" w:rsidP="00D7097B">
      <w:pPr>
        <w:rPr>
          <w:lang w:eastAsia="x-none"/>
        </w:rPr>
      </w:pPr>
      <w:hyperlink r:id="rId1958" w:history="1">
        <w:r>
          <w:rPr>
            <w:rStyle w:val="Hyperlink"/>
            <w:lang w:eastAsia="x-none"/>
          </w:rPr>
          <w:t>R1-2404626</w:t>
        </w:r>
      </w:hyperlink>
      <w:r w:rsidR="00D7097B" w:rsidRPr="00D7097B">
        <w:rPr>
          <w:lang w:eastAsia="x-none"/>
        </w:rPr>
        <w:tab/>
        <w:t>Discussion on adaptation of common signal and channel transmissions</w:t>
      </w:r>
      <w:r w:rsidR="00D7097B" w:rsidRPr="00D7097B">
        <w:rPr>
          <w:lang w:eastAsia="x-none"/>
        </w:rPr>
        <w:tab/>
        <w:t>Xiaomi</w:t>
      </w:r>
    </w:p>
    <w:p w14:paraId="59EBEECA" w14:textId="686B2A99" w:rsidR="00D7097B" w:rsidRPr="00D7097B" w:rsidRDefault="006F79AF" w:rsidP="00D7097B">
      <w:pPr>
        <w:rPr>
          <w:lang w:eastAsia="x-none"/>
        </w:rPr>
      </w:pPr>
      <w:hyperlink r:id="rId1959" w:history="1">
        <w:r>
          <w:rPr>
            <w:rStyle w:val="Hyperlink"/>
            <w:lang w:eastAsia="x-none"/>
          </w:rPr>
          <w:t>R1-2404691</w:t>
        </w:r>
      </w:hyperlink>
      <w:r w:rsidR="00D7097B" w:rsidRPr="00D7097B">
        <w:rPr>
          <w:lang w:eastAsia="x-none"/>
        </w:rPr>
        <w:tab/>
        <w:t>Adaptation of Common Signals</w:t>
      </w:r>
      <w:r w:rsidR="00D7097B" w:rsidRPr="00D7097B">
        <w:rPr>
          <w:lang w:eastAsia="x-none"/>
        </w:rPr>
        <w:tab/>
        <w:t>Google</w:t>
      </w:r>
    </w:p>
    <w:p w14:paraId="4B3499A4" w14:textId="7B5303E3" w:rsidR="00D7097B" w:rsidRPr="00D7097B" w:rsidRDefault="006F79AF" w:rsidP="00D7097B">
      <w:pPr>
        <w:rPr>
          <w:lang w:eastAsia="x-none"/>
        </w:rPr>
      </w:pPr>
      <w:hyperlink r:id="rId1960" w:history="1">
        <w:r>
          <w:rPr>
            <w:rStyle w:val="Hyperlink"/>
            <w:lang w:eastAsia="x-none"/>
          </w:rPr>
          <w:t>R1-2404759</w:t>
        </w:r>
      </w:hyperlink>
      <w:r w:rsidR="00D7097B" w:rsidRPr="00D7097B">
        <w:rPr>
          <w:lang w:eastAsia="x-none"/>
        </w:rPr>
        <w:tab/>
        <w:t>Discussion on adaptation of common signal/channel transmission</w:t>
      </w:r>
      <w:r w:rsidR="00D7097B" w:rsidRPr="00D7097B">
        <w:rPr>
          <w:lang w:eastAsia="x-none"/>
        </w:rPr>
        <w:tab/>
        <w:t>Panasonic</w:t>
      </w:r>
    </w:p>
    <w:p w14:paraId="3BF715C0" w14:textId="678722BA" w:rsidR="00D7097B" w:rsidRPr="00D7097B" w:rsidRDefault="006F79AF" w:rsidP="00D7097B">
      <w:pPr>
        <w:rPr>
          <w:lang w:eastAsia="x-none"/>
        </w:rPr>
      </w:pPr>
      <w:hyperlink r:id="rId1961" w:history="1">
        <w:r>
          <w:rPr>
            <w:rStyle w:val="Hyperlink"/>
            <w:lang w:eastAsia="x-none"/>
          </w:rPr>
          <w:t>R1-2404781</w:t>
        </w:r>
      </w:hyperlink>
      <w:r w:rsidR="00D7097B" w:rsidRPr="00D7097B">
        <w:rPr>
          <w:lang w:eastAsia="x-none"/>
        </w:rPr>
        <w:tab/>
        <w:t>Adaptation of common signal/channel transmissions for NES</w:t>
      </w:r>
      <w:r w:rsidR="00D7097B" w:rsidRPr="00D7097B">
        <w:rPr>
          <w:lang w:eastAsia="x-none"/>
        </w:rPr>
        <w:tab/>
        <w:t>ETRI</w:t>
      </w:r>
    </w:p>
    <w:p w14:paraId="110A332E" w14:textId="469818F3" w:rsidR="00D7097B" w:rsidRPr="00D7097B" w:rsidRDefault="006F79AF" w:rsidP="00D7097B">
      <w:pPr>
        <w:rPr>
          <w:lang w:eastAsia="x-none"/>
        </w:rPr>
      </w:pPr>
      <w:hyperlink r:id="rId1962" w:history="1">
        <w:r>
          <w:rPr>
            <w:rStyle w:val="Hyperlink"/>
            <w:lang w:eastAsia="x-none"/>
          </w:rPr>
          <w:t>R1-2404797</w:t>
        </w:r>
      </w:hyperlink>
      <w:r w:rsidR="00D7097B" w:rsidRPr="00D7097B">
        <w:rPr>
          <w:lang w:eastAsia="x-none"/>
        </w:rPr>
        <w:tab/>
        <w:t>Discussion on adaptation of common signal/channel transmissions for Cell DTX/DRX</w:t>
      </w:r>
      <w:r w:rsidR="00D7097B" w:rsidRPr="00D7097B">
        <w:rPr>
          <w:lang w:eastAsia="x-none"/>
        </w:rPr>
        <w:tab/>
        <w:t>NEC</w:t>
      </w:r>
    </w:p>
    <w:p w14:paraId="4F5A29AD" w14:textId="009D84EB" w:rsidR="00D7097B" w:rsidRPr="00D7097B" w:rsidRDefault="006F79AF" w:rsidP="00D7097B">
      <w:pPr>
        <w:rPr>
          <w:lang w:eastAsia="x-none"/>
        </w:rPr>
      </w:pPr>
      <w:hyperlink r:id="rId1963" w:history="1">
        <w:r>
          <w:rPr>
            <w:rStyle w:val="Hyperlink"/>
            <w:lang w:eastAsia="x-none"/>
          </w:rPr>
          <w:t>R1-2404809</w:t>
        </w:r>
      </w:hyperlink>
      <w:r w:rsidR="00D7097B" w:rsidRPr="00D7097B">
        <w:rPr>
          <w:lang w:eastAsia="x-none"/>
        </w:rPr>
        <w:tab/>
        <w:t>Discussion on adaptation of common signal / channel transmissions</w:t>
      </w:r>
      <w:r w:rsidR="00D7097B" w:rsidRPr="00D7097B">
        <w:rPr>
          <w:lang w:eastAsia="x-none"/>
        </w:rPr>
        <w:tab/>
        <w:t>Fujitsu</w:t>
      </w:r>
    </w:p>
    <w:p w14:paraId="50FDB401" w14:textId="32158E66" w:rsidR="00D7097B" w:rsidRPr="00D7097B" w:rsidRDefault="006F79AF" w:rsidP="00D7097B">
      <w:pPr>
        <w:rPr>
          <w:lang w:eastAsia="x-none"/>
        </w:rPr>
      </w:pPr>
      <w:hyperlink r:id="rId1964" w:history="1">
        <w:r>
          <w:rPr>
            <w:rStyle w:val="Hyperlink"/>
            <w:lang w:eastAsia="x-none"/>
          </w:rPr>
          <w:t>R1-2404821</w:t>
        </w:r>
      </w:hyperlink>
      <w:r w:rsidR="00D7097B" w:rsidRPr="00D7097B">
        <w:rPr>
          <w:lang w:eastAsia="x-none"/>
        </w:rPr>
        <w:tab/>
        <w:t>Discussion on adaptive transmission of common signal or common channel</w:t>
      </w:r>
      <w:r w:rsidR="00D7097B" w:rsidRPr="00D7097B">
        <w:rPr>
          <w:lang w:eastAsia="x-none"/>
        </w:rPr>
        <w:tab/>
        <w:t>Transsion Holdings</w:t>
      </w:r>
    </w:p>
    <w:p w14:paraId="2FEF6241" w14:textId="354A2191" w:rsidR="00D7097B" w:rsidRPr="00D7097B" w:rsidRDefault="006F79AF" w:rsidP="00D7097B">
      <w:pPr>
        <w:rPr>
          <w:lang w:eastAsia="x-none"/>
        </w:rPr>
      </w:pPr>
      <w:hyperlink r:id="rId1965" w:history="1">
        <w:r>
          <w:rPr>
            <w:rStyle w:val="Hyperlink"/>
            <w:lang w:eastAsia="x-none"/>
          </w:rPr>
          <w:t>R1-2404860</w:t>
        </w:r>
      </w:hyperlink>
      <w:r w:rsidR="00D7097B" w:rsidRPr="00D7097B">
        <w:rPr>
          <w:lang w:eastAsia="x-none"/>
        </w:rPr>
        <w:tab/>
        <w:t>Discussion on adaptation of common signal/channel transmission</w:t>
      </w:r>
      <w:r w:rsidR="00D7097B" w:rsidRPr="00D7097B">
        <w:rPr>
          <w:lang w:eastAsia="x-none"/>
        </w:rPr>
        <w:tab/>
        <w:t>OPPO</w:t>
      </w:r>
    </w:p>
    <w:p w14:paraId="0D9933EE" w14:textId="6D9DDD44" w:rsidR="00D7097B" w:rsidRPr="00D7097B" w:rsidRDefault="006F79AF" w:rsidP="00D7097B">
      <w:pPr>
        <w:rPr>
          <w:lang w:eastAsia="x-none"/>
        </w:rPr>
      </w:pPr>
      <w:hyperlink r:id="rId1966" w:history="1">
        <w:r>
          <w:rPr>
            <w:rStyle w:val="Hyperlink"/>
            <w:lang w:eastAsia="x-none"/>
          </w:rPr>
          <w:t>R1-2404896</w:t>
        </w:r>
      </w:hyperlink>
      <w:r w:rsidR="00D7097B" w:rsidRPr="00D7097B">
        <w:rPr>
          <w:lang w:eastAsia="x-none"/>
        </w:rPr>
        <w:tab/>
        <w:t>Adaptation of common signal/channel transmissions</w:t>
      </w:r>
      <w:r w:rsidR="00D7097B" w:rsidRPr="00D7097B">
        <w:rPr>
          <w:lang w:eastAsia="x-none"/>
        </w:rPr>
        <w:tab/>
        <w:t>LG Electronics</w:t>
      </w:r>
    </w:p>
    <w:p w14:paraId="4969DC8B" w14:textId="7F4C9ED7" w:rsidR="00D7097B" w:rsidRPr="00D7097B" w:rsidRDefault="006F79AF" w:rsidP="00D7097B">
      <w:pPr>
        <w:rPr>
          <w:lang w:eastAsia="x-none"/>
        </w:rPr>
      </w:pPr>
      <w:hyperlink r:id="rId1967" w:history="1">
        <w:r>
          <w:rPr>
            <w:rStyle w:val="Hyperlink"/>
            <w:lang w:eastAsia="x-none"/>
          </w:rPr>
          <w:t>R1-2405050</w:t>
        </w:r>
      </w:hyperlink>
      <w:r w:rsidR="00D7097B" w:rsidRPr="00D7097B">
        <w:rPr>
          <w:lang w:eastAsia="x-none"/>
        </w:rPr>
        <w:tab/>
        <w:t>Discussion on adaptation of common signal/channel transmissions</w:t>
      </w:r>
      <w:r w:rsidR="00D7097B" w:rsidRPr="00D7097B">
        <w:rPr>
          <w:lang w:eastAsia="x-none"/>
        </w:rPr>
        <w:tab/>
        <w:t>NTT DOCOMO, INC.</w:t>
      </w:r>
    </w:p>
    <w:p w14:paraId="7D3EAB57" w14:textId="42E565A2" w:rsidR="00D7097B" w:rsidRPr="00D7097B" w:rsidRDefault="006F79AF" w:rsidP="00D7097B">
      <w:pPr>
        <w:rPr>
          <w:lang w:eastAsia="x-none"/>
        </w:rPr>
      </w:pPr>
      <w:hyperlink r:id="rId1968" w:history="1">
        <w:r>
          <w:rPr>
            <w:rStyle w:val="Hyperlink"/>
            <w:lang w:eastAsia="x-none"/>
          </w:rPr>
          <w:t>R1-2405072</w:t>
        </w:r>
      </w:hyperlink>
      <w:r w:rsidR="00D7097B" w:rsidRPr="00D7097B">
        <w:rPr>
          <w:lang w:eastAsia="x-none"/>
        </w:rPr>
        <w:tab/>
        <w:t>Discussion on adaptation of common signal/channel transmissions</w:t>
      </w:r>
      <w:r w:rsidR="00D7097B" w:rsidRPr="00D7097B">
        <w:rPr>
          <w:lang w:eastAsia="x-none"/>
        </w:rPr>
        <w:tab/>
        <w:t>Sharp</w:t>
      </w:r>
    </w:p>
    <w:p w14:paraId="6840298E" w14:textId="635412A9" w:rsidR="00D7097B" w:rsidRPr="00D7097B" w:rsidRDefault="006F79AF" w:rsidP="00D7097B">
      <w:pPr>
        <w:rPr>
          <w:lang w:eastAsia="x-none"/>
        </w:rPr>
      </w:pPr>
      <w:hyperlink r:id="rId1969" w:history="1">
        <w:r>
          <w:rPr>
            <w:rStyle w:val="Hyperlink"/>
            <w:lang w:eastAsia="x-none"/>
          </w:rPr>
          <w:t>R1-2405086</w:t>
        </w:r>
      </w:hyperlink>
      <w:r w:rsidR="00D7097B" w:rsidRPr="00D7097B">
        <w:rPr>
          <w:lang w:eastAsia="x-none"/>
        </w:rPr>
        <w:tab/>
        <w:t>Adaptation of common signal/channel transmissions</w:t>
      </w:r>
      <w:r w:rsidR="00D7097B" w:rsidRPr="00D7097B">
        <w:rPr>
          <w:lang w:eastAsia="x-none"/>
        </w:rPr>
        <w:tab/>
        <w:t>MediaTek Inc.</w:t>
      </w:r>
    </w:p>
    <w:p w14:paraId="00871DA8" w14:textId="4AAE968E" w:rsidR="00D7097B" w:rsidRPr="00D7097B" w:rsidRDefault="006F79AF" w:rsidP="00D7097B">
      <w:pPr>
        <w:rPr>
          <w:lang w:eastAsia="x-none"/>
        </w:rPr>
      </w:pPr>
      <w:hyperlink r:id="rId1970" w:history="1">
        <w:r>
          <w:rPr>
            <w:rStyle w:val="Hyperlink"/>
            <w:lang w:eastAsia="x-none"/>
          </w:rPr>
          <w:t>R1-2405107</w:t>
        </w:r>
      </w:hyperlink>
      <w:r w:rsidR="00D7097B" w:rsidRPr="00D7097B">
        <w:rPr>
          <w:lang w:eastAsia="x-none"/>
        </w:rPr>
        <w:tab/>
        <w:t>Adaptation of common signal/channel transmissions for NES</w:t>
      </w:r>
      <w:r w:rsidR="00D7097B" w:rsidRPr="00D7097B">
        <w:rPr>
          <w:lang w:eastAsia="x-none"/>
        </w:rPr>
        <w:tab/>
        <w:t>Ericsson</w:t>
      </w:r>
    </w:p>
    <w:p w14:paraId="5A896D2D" w14:textId="291BC3DB" w:rsidR="00D7097B" w:rsidRPr="00D7097B" w:rsidRDefault="006F79AF" w:rsidP="00D7097B">
      <w:pPr>
        <w:rPr>
          <w:lang w:eastAsia="x-none"/>
        </w:rPr>
      </w:pPr>
      <w:hyperlink r:id="rId1971" w:history="1">
        <w:r>
          <w:rPr>
            <w:rStyle w:val="Hyperlink"/>
            <w:lang w:eastAsia="x-none"/>
          </w:rPr>
          <w:t>R1-2405128</w:t>
        </w:r>
      </w:hyperlink>
      <w:r w:rsidR="00D7097B" w:rsidRPr="00D7097B">
        <w:rPr>
          <w:lang w:eastAsia="x-none"/>
        </w:rPr>
        <w:tab/>
        <w:t>Adaptation of Common Signal Channel Transmissions</w:t>
      </w:r>
      <w:r w:rsidR="00D7097B" w:rsidRPr="00D7097B">
        <w:rPr>
          <w:lang w:eastAsia="x-none"/>
        </w:rPr>
        <w:tab/>
        <w:t>Mavenir</w:t>
      </w:r>
    </w:p>
    <w:p w14:paraId="652E4B90" w14:textId="79EF72F4" w:rsidR="00D7097B" w:rsidRPr="00D7097B" w:rsidRDefault="006F79AF" w:rsidP="00D7097B">
      <w:pPr>
        <w:rPr>
          <w:lang w:eastAsia="x-none"/>
        </w:rPr>
      </w:pPr>
      <w:hyperlink r:id="rId1972" w:history="1">
        <w:r>
          <w:rPr>
            <w:rStyle w:val="Hyperlink"/>
            <w:lang w:eastAsia="x-none"/>
          </w:rPr>
          <w:t>R1-2405163</w:t>
        </w:r>
      </w:hyperlink>
      <w:r w:rsidR="00D7097B" w:rsidRPr="00D7097B">
        <w:rPr>
          <w:lang w:eastAsia="x-none"/>
        </w:rPr>
        <w:tab/>
        <w:t>Adaptation of common channel transmissions</w:t>
      </w:r>
      <w:r w:rsidR="00D7097B" w:rsidRPr="00D7097B">
        <w:rPr>
          <w:lang w:eastAsia="x-none"/>
        </w:rPr>
        <w:tab/>
        <w:t>Qualcomm Incorporated</w:t>
      </w:r>
    </w:p>
    <w:p w14:paraId="3C15AE0D" w14:textId="12F99651" w:rsidR="00D7097B" w:rsidRPr="00D7097B" w:rsidRDefault="006F79AF" w:rsidP="00D7097B">
      <w:pPr>
        <w:rPr>
          <w:lang w:eastAsia="x-none"/>
        </w:rPr>
      </w:pPr>
      <w:hyperlink r:id="rId1973" w:history="1">
        <w:r>
          <w:rPr>
            <w:rStyle w:val="Hyperlink"/>
            <w:lang w:eastAsia="x-none"/>
          </w:rPr>
          <w:t>R1-2405179</w:t>
        </w:r>
      </w:hyperlink>
      <w:r w:rsidR="00D7097B" w:rsidRPr="00D7097B">
        <w:rPr>
          <w:lang w:eastAsia="x-none"/>
        </w:rPr>
        <w:tab/>
        <w:t>Discussion on adaptation of common signal/channel transmissions</w:t>
      </w:r>
      <w:r w:rsidR="00D7097B" w:rsidRPr="00D7097B">
        <w:rPr>
          <w:lang w:eastAsia="x-none"/>
        </w:rPr>
        <w:tab/>
        <w:t>KT Corp.</w:t>
      </w:r>
    </w:p>
    <w:p w14:paraId="26C3014A" w14:textId="03DCEB2F" w:rsidR="00D7097B" w:rsidRPr="00D7097B" w:rsidRDefault="006F79AF" w:rsidP="00D7097B">
      <w:pPr>
        <w:rPr>
          <w:lang w:eastAsia="x-none"/>
        </w:rPr>
      </w:pPr>
      <w:hyperlink r:id="rId1974" w:history="1">
        <w:r>
          <w:rPr>
            <w:rStyle w:val="Hyperlink"/>
            <w:lang w:eastAsia="x-none"/>
          </w:rPr>
          <w:t>R1-2405209</w:t>
        </w:r>
      </w:hyperlink>
      <w:r w:rsidR="00D7097B" w:rsidRPr="00D7097B">
        <w:rPr>
          <w:lang w:eastAsia="x-none"/>
        </w:rPr>
        <w:tab/>
        <w:t>Adaptation of Common Signals and Channels for NES</w:t>
      </w:r>
      <w:r w:rsidR="00D7097B" w:rsidRPr="00D7097B">
        <w:rPr>
          <w:lang w:eastAsia="x-none"/>
        </w:rPr>
        <w:tab/>
        <w:t>Fraunhofer IIS, Fraunhofer HHI</w:t>
      </w:r>
    </w:p>
    <w:p w14:paraId="2215422F" w14:textId="6D14BDB0" w:rsidR="00D7097B" w:rsidRDefault="006F79AF" w:rsidP="00D7097B">
      <w:pPr>
        <w:rPr>
          <w:lang w:eastAsia="x-none"/>
        </w:rPr>
      </w:pPr>
      <w:hyperlink r:id="rId1975" w:history="1">
        <w:r>
          <w:rPr>
            <w:rStyle w:val="Hyperlink"/>
            <w:lang w:eastAsia="x-none"/>
          </w:rPr>
          <w:t>R1-2405248</w:t>
        </w:r>
      </w:hyperlink>
      <w:r w:rsidR="00D7097B" w:rsidRPr="00D7097B">
        <w:rPr>
          <w:lang w:eastAsia="x-none"/>
        </w:rPr>
        <w:tab/>
        <w:t>Discussion on adaptation of common signal and channel transmissions</w:t>
      </w:r>
      <w:r w:rsidR="00D7097B" w:rsidRPr="00D7097B">
        <w:rPr>
          <w:lang w:eastAsia="x-none"/>
        </w:rPr>
        <w:tab/>
        <w:t>CEWiT</w:t>
      </w:r>
    </w:p>
    <w:p w14:paraId="1A7C3F1F" w14:textId="77777777" w:rsidR="00E22527" w:rsidRDefault="00E22527" w:rsidP="00D7097B">
      <w:pPr>
        <w:rPr>
          <w:lang w:eastAsia="x-none"/>
        </w:rPr>
      </w:pPr>
    </w:p>
    <w:p w14:paraId="6B3E63AD" w14:textId="3AAB9151" w:rsidR="003A6B82" w:rsidRPr="003A6B82" w:rsidRDefault="006F79AF" w:rsidP="003A6B82">
      <w:pPr>
        <w:rPr>
          <w:b/>
          <w:bCs/>
          <w:lang w:eastAsia="ko-KR"/>
        </w:rPr>
      </w:pPr>
      <w:hyperlink r:id="rId1976" w:history="1">
        <w:r>
          <w:rPr>
            <w:rStyle w:val="Hyperlink"/>
            <w:b/>
            <w:bCs/>
            <w:lang w:eastAsia="ko-KR"/>
          </w:rPr>
          <w:t>R1-2405459</w:t>
        </w:r>
      </w:hyperlink>
      <w:r w:rsidR="003A6B82" w:rsidRPr="003A6B82">
        <w:rPr>
          <w:b/>
          <w:bCs/>
          <w:lang w:eastAsia="ko-KR"/>
        </w:rPr>
        <w:tab/>
        <w:t>Summary#1 of AI 9.5.3 for R19 NES</w:t>
      </w:r>
      <w:r w:rsidR="003A6B82" w:rsidRPr="003A6B82">
        <w:rPr>
          <w:b/>
          <w:bCs/>
          <w:lang w:eastAsia="ko-KR"/>
        </w:rPr>
        <w:tab/>
        <w:t>Moderator (Ericsson)</w:t>
      </w:r>
    </w:p>
    <w:p w14:paraId="4F3EF611" w14:textId="00A9F0EA" w:rsidR="00E22527" w:rsidRPr="00E22527" w:rsidRDefault="0075630C" w:rsidP="003A6B82">
      <w:pPr>
        <w:rPr>
          <w:rFonts w:ascii="Times New Roman" w:hAnsi="Times New Roman"/>
          <w:szCs w:val="20"/>
          <w:lang w:eastAsia="ko-KR"/>
        </w:rPr>
      </w:pPr>
      <w:r>
        <w:rPr>
          <w:rFonts w:ascii="Times New Roman" w:hAnsi="Times New Roman"/>
          <w:szCs w:val="20"/>
          <w:lang w:eastAsia="ko-KR"/>
        </w:rPr>
        <w:t xml:space="preserve">Presented in </w:t>
      </w:r>
      <w:r w:rsidR="00E22527">
        <w:rPr>
          <w:rFonts w:ascii="Times New Roman" w:hAnsi="Times New Roman"/>
          <w:szCs w:val="20"/>
          <w:lang w:eastAsia="ko-KR"/>
        </w:rPr>
        <w:t>Tuesday session</w:t>
      </w:r>
      <w:r>
        <w:rPr>
          <w:rFonts w:ascii="Times New Roman" w:hAnsi="Times New Roman"/>
          <w:szCs w:val="20"/>
          <w:lang w:eastAsia="ko-KR"/>
        </w:rPr>
        <w:t>.</w:t>
      </w:r>
    </w:p>
    <w:p w14:paraId="173D7F0A" w14:textId="77777777" w:rsidR="003A6B82" w:rsidRDefault="003A6B82" w:rsidP="00E22527">
      <w:pPr>
        <w:rPr>
          <w:rFonts w:ascii="Times New Roman" w:hAnsi="Times New Roman"/>
          <w:szCs w:val="20"/>
          <w:lang w:val="en-US" w:eastAsia="x-none"/>
        </w:rPr>
      </w:pPr>
    </w:p>
    <w:p w14:paraId="5C0749CD" w14:textId="51FA2590" w:rsidR="003A6B82" w:rsidRPr="00DC27FC" w:rsidRDefault="006F79AF" w:rsidP="003A6B82">
      <w:pPr>
        <w:rPr>
          <w:b/>
          <w:bCs/>
          <w:lang w:eastAsia="ko-KR"/>
        </w:rPr>
      </w:pPr>
      <w:hyperlink r:id="rId1977" w:history="1">
        <w:r>
          <w:rPr>
            <w:rStyle w:val="Hyperlink"/>
            <w:b/>
            <w:bCs/>
            <w:lang w:eastAsia="ko-KR"/>
          </w:rPr>
          <w:t>R1-2405460</w:t>
        </w:r>
      </w:hyperlink>
      <w:r w:rsidR="003A6B82" w:rsidRPr="00DC27FC">
        <w:rPr>
          <w:b/>
          <w:bCs/>
          <w:lang w:eastAsia="ko-KR"/>
        </w:rPr>
        <w:tab/>
        <w:t>Summary#2 of AI 9.5.3 for R19 NES</w:t>
      </w:r>
      <w:r w:rsidR="003A6B82" w:rsidRPr="00DC27FC">
        <w:rPr>
          <w:b/>
          <w:bCs/>
          <w:lang w:eastAsia="ko-KR"/>
        </w:rPr>
        <w:tab/>
        <w:t>Moderator (Ericsson)</w:t>
      </w:r>
    </w:p>
    <w:p w14:paraId="75E4F327" w14:textId="0A8EB443" w:rsidR="003A6B82" w:rsidRDefault="00DC27FC" w:rsidP="00E22527">
      <w:pPr>
        <w:rPr>
          <w:rFonts w:ascii="Times New Roman" w:hAnsi="Times New Roman"/>
          <w:szCs w:val="20"/>
          <w:lang w:eastAsia="x-none"/>
        </w:rPr>
      </w:pPr>
      <w:r>
        <w:rPr>
          <w:rFonts w:ascii="Times New Roman" w:hAnsi="Times New Roman"/>
          <w:szCs w:val="20"/>
          <w:lang w:eastAsia="x-none"/>
        </w:rPr>
        <w:t>From Wednesday session</w:t>
      </w:r>
    </w:p>
    <w:p w14:paraId="7A05A8D7" w14:textId="4923628A" w:rsidR="00DC27FC" w:rsidRPr="00E40459" w:rsidRDefault="00DC27FC" w:rsidP="00DC27FC">
      <w:pPr>
        <w:rPr>
          <w:rFonts w:ascii="Times New Roman" w:hAnsi="Times New Roman"/>
          <w:szCs w:val="20"/>
          <w:lang w:eastAsia="ko-KR"/>
        </w:rPr>
      </w:pPr>
      <w:r w:rsidRPr="00E40459">
        <w:rPr>
          <w:rFonts w:ascii="Times New Roman" w:hAnsi="Times New Roman"/>
          <w:szCs w:val="20"/>
          <w:highlight w:val="green"/>
          <w:lang w:eastAsia="ko-KR"/>
        </w:rPr>
        <w:t>Agreement</w:t>
      </w:r>
      <w:r w:rsidR="0075630C">
        <w:rPr>
          <w:rFonts w:ascii="Times New Roman" w:hAnsi="Times New Roman"/>
          <w:szCs w:val="20"/>
          <w:lang w:eastAsia="ko-KR"/>
        </w:rPr>
        <w:t xml:space="preserve"> (modified as shown in red in Thursday session</w:t>
      </w:r>
    </w:p>
    <w:p w14:paraId="30C948C1" w14:textId="77777777" w:rsidR="00DC27FC" w:rsidRPr="00DC27FC" w:rsidRDefault="00DC27FC" w:rsidP="00DC27FC">
      <w:pPr>
        <w:rPr>
          <w:rFonts w:ascii="Times New Roman" w:hAnsi="Times New Roman"/>
          <w:szCs w:val="20"/>
          <w:lang w:eastAsia="x-none"/>
        </w:rPr>
      </w:pPr>
      <w:r w:rsidRPr="00DC27FC">
        <w:rPr>
          <w:rFonts w:ascii="Times New Roman" w:hAnsi="Times New Roman"/>
          <w:szCs w:val="20"/>
          <w:lang w:eastAsia="x-none"/>
        </w:rPr>
        <w:t xml:space="preserve">For adaptation of PRACH in time-domain, support at least the following case(s) </w:t>
      </w:r>
    </w:p>
    <w:p w14:paraId="34F8F48C" w14:textId="77777777" w:rsidR="00DC27FC" w:rsidRPr="00834274" w:rsidRDefault="00DC27FC" w:rsidP="00311060">
      <w:pPr>
        <w:numPr>
          <w:ilvl w:val="0"/>
          <w:numId w:val="188"/>
        </w:numPr>
        <w:overflowPunct w:val="0"/>
        <w:autoSpaceDE w:val="0"/>
        <w:autoSpaceDN w:val="0"/>
        <w:adjustRightInd w:val="0"/>
        <w:textAlignment w:val="baseline"/>
        <w:rPr>
          <w:rFonts w:ascii="Times New Roman" w:hAnsi="Times New Roman"/>
          <w:szCs w:val="20"/>
          <w:lang w:eastAsia="x-none"/>
        </w:rPr>
      </w:pPr>
      <w:r w:rsidRPr="00834274">
        <w:rPr>
          <w:rFonts w:ascii="Times New Roman" w:hAnsi="Times New Roman"/>
          <w:szCs w:val="20"/>
          <w:lang w:eastAsia="x-none"/>
        </w:rPr>
        <w:t>Case 1: no time-domain overlap between the additional PRACH resources for NES-capable UEs and the PRACH resources for legacy UEs</w:t>
      </w:r>
    </w:p>
    <w:p w14:paraId="4DCA6FEE" w14:textId="77777777" w:rsidR="00DC27FC" w:rsidRPr="00834274" w:rsidRDefault="00DC27FC" w:rsidP="00311060">
      <w:pPr>
        <w:numPr>
          <w:ilvl w:val="0"/>
          <w:numId w:val="188"/>
        </w:numPr>
        <w:overflowPunct w:val="0"/>
        <w:autoSpaceDE w:val="0"/>
        <w:autoSpaceDN w:val="0"/>
        <w:adjustRightInd w:val="0"/>
        <w:textAlignment w:val="baseline"/>
        <w:rPr>
          <w:rFonts w:ascii="Times New Roman" w:hAnsi="Times New Roman"/>
          <w:szCs w:val="20"/>
          <w:lang w:eastAsia="x-none"/>
        </w:rPr>
      </w:pPr>
      <w:r w:rsidRPr="00834274">
        <w:rPr>
          <w:rFonts w:ascii="Times New Roman" w:hAnsi="Times New Roman"/>
          <w:szCs w:val="20"/>
          <w:lang w:eastAsia="x-none"/>
        </w:rPr>
        <w:t>Case 2: time-domain overlap but no overlap in frequency domain between the additional PRACH resources for NES-capable UEs and the PRACH resources for legacy UEs</w:t>
      </w:r>
    </w:p>
    <w:p w14:paraId="6A34EBD4" w14:textId="77777777" w:rsidR="00DC27FC" w:rsidRPr="00834274" w:rsidRDefault="00DC27FC" w:rsidP="00311060">
      <w:pPr>
        <w:numPr>
          <w:ilvl w:val="0"/>
          <w:numId w:val="188"/>
        </w:numPr>
        <w:overflowPunct w:val="0"/>
        <w:autoSpaceDE w:val="0"/>
        <w:autoSpaceDN w:val="0"/>
        <w:adjustRightInd w:val="0"/>
        <w:textAlignment w:val="baseline"/>
        <w:rPr>
          <w:rFonts w:ascii="Times New Roman" w:hAnsi="Times New Roman"/>
          <w:szCs w:val="20"/>
          <w:lang w:eastAsia="x-none"/>
        </w:rPr>
      </w:pPr>
      <w:r w:rsidRPr="00834274">
        <w:rPr>
          <w:rFonts w:ascii="Times New Roman" w:hAnsi="Times New Roman"/>
          <w:szCs w:val="20"/>
          <w:lang w:eastAsia="x-none"/>
        </w:rPr>
        <w:t>Case 3: additional PRACH resources for NES-capable UEs and legacy PRACH resources overlap neither in time nor frequency domains</w:t>
      </w:r>
    </w:p>
    <w:p w14:paraId="0B481336" w14:textId="77777777" w:rsidR="00DC27FC" w:rsidRPr="00834274" w:rsidRDefault="00DC27FC" w:rsidP="00311060">
      <w:pPr>
        <w:numPr>
          <w:ilvl w:val="0"/>
          <w:numId w:val="188"/>
        </w:numPr>
        <w:overflowPunct w:val="0"/>
        <w:autoSpaceDE w:val="0"/>
        <w:autoSpaceDN w:val="0"/>
        <w:adjustRightInd w:val="0"/>
        <w:textAlignment w:val="baseline"/>
        <w:rPr>
          <w:rFonts w:ascii="Times New Roman" w:hAnsi="Times New Roman"/>
          <w:szCs w:val="20"/>
          <w:lang w:eastAsia="x-none"/>
        </w:rPr>
      </w:pPr>
      <w:r w:rsidRPr="00834274">
        <w:rPr>
          <w:rFonts w:ascii="Times New Roman" w:hAnsi="Times New Roman"/>
          <w:szCs w:val="20"/>
          <w:lang w:eastAsia="ko-KR"/>
        </w:rPr>
        <w:t>FFS: whether additional conditions are needed to support the above cases</w:t>
      </w:r>
    </w:p>
    <w:p w14:paraId="6715C75F" w14:textId="77777777" w:rsidR="00DC27FC" w:rsidRPr="00834274" w:rsidRDefault="00DC27FC" w:rsidP="00311060">
      <w:pPr>
        <w:numPr>
          <w:ilvl w:val="0"/>
          <w:numId w:val="188"/>
        </w:numPr>
        <w:overflowPunct w:val="0"/>
        <w:autoSpaceDE w:val="0"/>
        <w:autoSpaceDN w:val="0"/>
        <w:adjustRightInd w:val="0"/>
        <w:textAlignment w:val="baseline"/>
        <w:rPr>
          <w:rFonts w:ascii="Times New Roman" w:hAnsi="Times New Roman"/>
          <w:szCs w:val="20"/>
          <w:lang w:eastAsia="x-none"/>
        </w:rPr>
      </w:pPr>
      <w:r w:rsidRPr="00834274">
        <w:rPr>
          <w:rFonts w:ascii="Times New Roman" w:hAnsi="Times New Roman"/>
          <w:szCs w:val="20"/>
          <w:lang w:eastAsia="x-none"/>
        </w:rPr>
        <w:t>FFS: Additional case whether full/partial overlap in both time and frequency is allowed</w:t>
      </w:r>
    </w:p>
    <w:p w14:paraId="4EF76E2A" w14:textId="14DDFF31" w:rsidR="0075630C" w:rsidRPr="00834274" w:rsidRDefault="0075630C" w:rsidP="00311060">
      <w:pPr>
        <w:numPr>
          <w:ilvl w:val="0"/>
          <w:numId w:val="188"/>
        </w:numPr>
        <w:overflowPunct w:val="0"/>
        <w:autoSpaceDE w:val="0"/>
        <w:autoSpaceDN w:val="0"/>
        <w:adjustRightInd w:val="0"/>
        <w:textAlignment w:val="baseline"/>
        <w:rPr>
          <w:rFonts w:ascii="Times New Roman" w:hAnsi="Times New Roman"/>
          <w:lang w:eastAsia="x-none"/>
        </w:rPr>
      </w:pPr>
      <w:r w:rsidRPr="00834274">
        <w:rPr>
          <w:rFonts w:ascii="Times New Roman" w:hAnsi="Times New Roman"/>
          <w:lang w:eastAsia="ko-KR"/>
        </w:rPr>
        <w:t xml:space="preserve">Above does not preclude </w:t>
      </w:r>
      <w:r w:rsidRPr="0037331A">
        <w:rPr>
          <w:rFonts w:ascii="Times New Roman" w:hAnsi="Times New Roman"/>
          <w:color w:val="FF0000"/>
          <w:lang w:eastAsia="ko-KR"/>
        </w:rPr>
        <w:t>discussion for</w:t>
      </w:r>
      <w:r w:rsidRPr="00834274">
        <w:rPr>
          <w:rFonts w:ascii="Times New Roman" w:hAnsi="Times New Roman"/>
          <w:lang w:eastAsia="ko-KR"/>
        </w:rPr>
        <w:t xml:space="preserve"> the case where </w:t>
      </w:r>
      <w:r w:rsidRPr="0037331A">
        <w:rPr>
          <w:rFonts w:ascii="Times New Roman" w:hAnsi="Times New Roman"/>
          <w:color w:val="FF0000"/>
          <w:lang w:eastAsia="ko-KR"/>
        </w:rPr>
        <w:t>the</w:t>
      </w:r>
      <w:r w:rsidRPr="00834274">
        <w:rPr>
          <w:rFonts w:ascii="Times New Roman" w:hAnsi="Times New Roman"/>
          <w:lang w:eastAsia="ko-KR"/>
        </w:rPr>
        <w:t xml:space="preserve"> configuration </w:t>
      </w:r>
      <w:r w:rsidR="0037331A" w:rsidRPr="0037331A">
        <w:rPr>
          <w:rFonts w:ascii="Times New Roman" w:hAnsi="Times New Roman"/>
          <w:strike/>
          <w:color w:val="FF0000"/>
          <w:lang w:eastAsia="ko-KR"/>
        </w:rPr>
        <w:t>of</w:t>
      </w:r>
      <w:r w:rsidR="0037331A">
        <w:rPr>
          <w:rFonts w:ascii="Times New Roman" w:hAnsi="Times New Roman"/>
          <w:lang w:eastAsia="ko-KR"/>
        </w:rPr>
        <w:t xml:space="preserve"> </w:t>
      </w:r>
      <w:r w:rsidRPr="00834274">
        <w:rPr>
          <w:rFonts w:ascii="Times New Roman" w:hAnsi="Times New Roman"/>
          <w:lang w:eastAsia="ko-KR"/>
        </w:rPr>
        <w:t>for additional PRACH resources contains legacy PRACH resources</w:t>
      </w:r>
    </w:p>
    <w:p w14:paraId="785E92AA" w14:textId="77777777" w:rsidR="00DC27FC" w:rsidRPr="00DC27FC" w:rsidRDefault="00DC27FC" w:rsidP="00DC27FC">
      <w:pPr>
        <w:rPr>
          <w:rFonts w:ascii="Times New Roman" w:hAnsi="Times New Roman"/>
          <w:szCs w:val="20"/>
          <w:lang w:eastAsia="ko-KR"/>
        </w:rPr>
      </w:pPr>
    </w:p>
    <w:p w14:paraId="462B2CD4" w14:textId="77777777" w:rsidR="00DC27FC" w:rsidRPr="00E40459" w:rsidRDefault="00DC27FC" w:rsidP="00DC27FC">
      <w:pPr>
        <w:rPr>
          <w:rFonts w:ascii="Times New Roman" w:hAnsi="Times New Roman"/>
          <w:szCs w:val="20"/>
          <w:lang w:eastAsia="ko-KR"/>
        </w:rPr>
      </w:pPr>
      <w:r w:rsidRPr="00E40459">
        <w:rPr>
          <w:rFonts w:ascii="Times New Roman" w:hAnsi="Times New Roman"/>
          <w:szCs w:val="20"/>
          <w:highlight w:val="green"/>
          <w:lang w:eastAsia="ko-KR"/>
        </w:rPr>
        <w:t>Agreement</w:t>
      </w:r>
    </w:p>
    <w:p w14:paraId="6D214915" w14:textId="77777777" w:rsidR="00DC27FC" w:rsidRPr="00DC27FC" w:rsidRDefault="00DC27FC" w:rsidP="00DC27FC">
      <w:pPr>
        <w:rPr>
          <w:rFonts w:ascii="Times New Roman" w:hAnsi="Times New Roman"/>
          <w:szCs w:val="20"/>
          <w:lang w:eastAsia="x-none"/>
        </w:rPr>
      </w:pPr>
      <w:r w:rsidRPr="00DC27FC">
        <w:rPr>
          <w:rFonts w:ascii="Times New Roman" w:hAnsi="Times New Roman"/>
          <w:szCs w:val="20"/>
          <w:lang w:eastAsia="x-none"/>
        </w:rPr>
        <w:t>At least for the case where legacy ROs and additional ROs overlap in neither time nor frequency domain, for adaptation of PRACH in time-domain, the SSB-RO mapping rule for additional PRACH resources follows the legacy SSB-RO mapping rule.</w:t>
      </w:r>
    </w:p>
    <w:p w14:paraId="30FDAEA7" w14:textId="77777777" w:rsidR="00DC27FC" w:rsidRPr="00DC27FC" w:rsidRDefault="00DC27FC" w:rsidP="00311060">
      <w:pPr>
        <w:numPr>
          <w:ilvl w:val="0"/>
          <w:numId w:val="189"/>
        </w:numPr>
        <w:overflowPunct w:val="0"/>
        <w:autoSpaceDE w:val="0"/>
        <w:autoSpaceDN w:val="0"/>
        <w:adjustRightInd w:val="0"/>
        <w:contextualSpacing/>
        <w:jc w:val="both"/>
        <w:textAlignment w:val="baseline"/>
        <w:rPr>
          <w:rFonts w:ascii="Times New Roman" w:hAnsi="Times New Roman"/>
          <w:szCs w:val="20"/>
          <w:lang w:eastAsia="x-none"/>
        </w:rPr>
      </w:pPr>
      <w:r w:rsidRPr="00DC27FC">
        <w:rPr>
          <w:rFonts w:ascii="Times New Roman" w:hAnsi="Times New Roman"/>
          <w:szCs w:val="20"/>
          <w:lang w:eastAsia="x-none"/>
        </w:rPr>
        <w:t>Mapping SS/PBCH block indexes to valid additional PRACH occasions provided by semi-static signalling follows the legacy mapping order for preamble/time resource/frequency/PRACH slot indexes.</w:t>
      </w:r>
    </w:p>
    <w:p w14:paraId="0F22189C" w14:textId="77777777" w:rsidR="00DC27FC" w:rsidRPr="00DC27FC" w:rsidRDefault="00DC27FC" w:rsidP="00311060">
      <w:pPr>
        <w:numPr>
          <w:ilvl w:val="1"/>
          <w:numId w:val="189"/>
        </w:numPr>
        <w:overflowPunct w:val="0"/>
        <w:autoSpaceDE w:val="0"/>
        <w:autoSpaceDN w:val="0"/>
        <w:adjustRightInd w:val="0"/>
        <w:contextualSpacing/>
        <w:jc w:val="both"/>
        <w:textAlignment w:val="baseline"/>
        <w:rPr>
          <w:rFonts w:ascii="Times New Roman" w:hAnsi="Times New Roman"/>
          <w:szCs w:val="20"/>
          <w:lang w:eastAsia="x-none"/>
        </w:rPr>
      </w:pPr>
      <w:r w:rsidRPr="00DC27FC">
        <w:rPr>
          <w:rFonts w:ascii="Times New Roman" w:hAnsi="Times New Roman"/>
          <w:szCs w:val="20"/>
          <w:lang w:eastAsia="ko-KR"/>
        </w:rPr>
        <w:t>Note: This mapping is not impacted by time domain PRACH adaptation</w:t>
      </w:r>
    </w:p>
    <w:p w14:paraId="2A16C747" w14:textId="77777777" w:rsidR="00DC27FC" w:rsidRPr="00DC27FC" w:rsidRDefault="00DC27FC" w:rsidP="00311060">
      <w:pPr>
        <w:numPr>
          <w:ilvl w:val="0"/>
          <w:numId w:val="189"/>
        </w:numPr>
        <w:overflowPunct w:val="0"/>
        <w:autoSpaceDE w:val="0"/>
        <w:autoSpaceDN w:val="0"/>
        <w:adjustRightInd w:val="0"/>
        <w:contextualSpacing/>
        <w:jc w:val="both"/>
        <w:textAlignment w:val="baseline"/>
        <w:rPr>
          <w:rFonts w:ascii="Times New Roman" w:hAnsi="Times New Roman"/>
          <w:szCs w:val="20"/>
          <w:lang w:eastAsia="x-none"/>
        </w:rPr>
      </w:pPr>
      <w:r w:rsidRPr="00DC27FC">
        <w:rPr>
          <w:rFonts w:ascii="Times New Roman" w:hAnsi="Times New Roman"/>
          <w:szCs w:val="20"/>
          <w:lang w:eastAsia="x-none"/>
        </w:rPr>
        <w:t>Validation rules for the additional PRACH resources follow the legacy validation rules for PRACH resources configured for legacy UEs.</w:t>
      </w:r>
    </w:p>
    <w:p w14:paraId="46E7C7E2" w14:textId="77777777" w:rsidR="00DC27FC" w:rsidRPr="00DC27FC" w:rsidRDefault="00DC27FC" w:rsidP="00DC27FC">
      <w:pPr>
        <w:rPr>
          <w:rFonts w:ascii="Times New Roman" w:hAnsi="Times New Roman"/>
          <w:szCs w:val="20"/>
          <w:lang w:eastAsia="ko-KR"/>
        </w:rPr>
      </w:pPr>
    </w:p>
    <w:p w14:paraId="745335A4" w14:textId="77777777" w:rsidR="0075630C" w:rsidRDefault="0075630C" w:rsidP="00E22527">
      <w:pPr>
        <w:rPr>
          <w:rFonts w:ascii="Times New Roman" w:hAnsi="Times New Roman"/>
          <w:szCs w:val="20"/>
          <w:lang w:eastAsia="x-none"/>
        </w:rPr>
      </w:pPr>
    </w:p>
    <w:p w14:paraId="2DCC461F" w14:textId="0CEEE1A6" w:rsidR="0075630C" w:rsidRPr="0075630C" w:rsidRDefault="006F79AF" w:rsidP="0075630C">
      <w:pPr>
        <w:rPr>
          <w:rFonts w:ascii="Times New Roman" w:hAnsi="Times New Roman"/>
          <w:b/>
          <w:bCs/>
          <w:szCs w:val="20"/>
          <w:lang w:eastAsia="x-none"/>
        </w:rPr>
      </w:pPr>
      <w:hyperlink r:id="rId1978" w:history="1">
        <w:r>
          <w:rPr>
            <w:rStyle w:val="Hyperlink"/>
            <w:rFonts w:ascii="Times New Roman" w:hAnsi="Times New Roman"/>
            <w:b/>
            <w:bCs/>
            <w:szCs w:val="20"/>
            <w:lang w:eastAsia="x-none"/>
          </w:rPr>
          <w:t>R1-2405630</w:t>
        </w:r>
      </w:hyperlink>
      <w:r w:rsidR="0075630C" w:rsidRPr="0075630C">
        <w:rPr>
          <w:rFonts w:ascii="Times New Roman" w:hAnsi="Times New Roman"/>
          <w:b/>
          <w:bCs/>
          <w:szCs w:val="20"/>
          <w:lang w:eastAsia="x-none"/>
        </w:rPr>
        <w:tab/>
        <w:t>Summary#3 of AI 9.5.3 for R19 NES</w:t>
      </w:r>
      <w:r w:rsidR="0075630C" w:rsidRPr="0075630C">
        <w:rPr>
          <w:rFonts w:ascii="Times New Roman" w:hAnsi="Times New Roman"/>
          <w:b/>
          <w:bCs/>
          <w:szCs w:val="20"/>
          <w:lang w:eastAsia="x-none"/>
        </w:rPr>
        <w:tab/>
        <w:t>Moderator (Ericsson)</w:t>
      </w:r>
    </w:p>
    <w:p w14:paraId="4D5E50DD" w14:textId="766C2810" w:rsidR="0075630C" w:rsidRDefault="0075630C" w:rsidP="0075630C">
      <w:pPr>
        <w:rPr>
          <w:rFonts w:ascii="Times New Roman" w:hAnsi="Times New Roman"/>
          <w:szCs w:val="20"/>
          <w:lang w:eastAsia="x-none"/>
        </w:rPr>
      </w:pPr>
      <w:r>
        <w:rPr>
          <w:rFonts w:ascii="Times New Roman" w:hAnsi="Times New Roman"/>
          <w:szCs w:val="20"/>
          <w:lang w:eastAsia="x-none"/>
        </w:rPr>
        <w:t>From Thursday session</w:t>
      </w:r>
    </w:p>
    <w:p w14:paraId="2E8DAADC" w14:textId="77777777" w:rsidR="00834274" w:rsidRPr="00E40459" w:rsidRDefault="00834274" w:rsidP="00834274">
      <w:pPr>
        <w:rPr>
          <w:rFonts w:ascii="Times New Roman" w:hAnsi="Times New Roman"/>
          <w:szCs w:val="20"/>
          <w:lang w:eastAsia="ko-KR"/>
        </w:rPr>
      </w:pPr>
      <w:r w:rsidRPr="00E40459">
        <w:rPr>
          <w:rFonts w:ascii="Times New Roman" w:hAnsi="Times New Roman"/>
          <w:szCs w:val="20"/>
          <w:highlight w:val="green"/>
          <w:lang w:eastAsia="ko-KR"/>
        </w:rPr>
        <w:t>Agreement</w:t>
      </w:r>
    </w:p>
    <w:p w14:paraId="6BDE44DA" w14:textId="77777777" w:rsidR="004700C1" w:rsidRPr="004700C1" w:rsidRDefault="004700C1" w:rsidP="004700C1">
      <w:pPr>
        <w:rPr>
          <w:rFonts w:ascii="Times New Roman" w:hAnsi="Times New Roman"/>
        </w:rPr>
      </w:pPr>
      <w:r w:rsidRPr="004700C1">
        <w:rPr>
          <w:rFonts w:ascii="Times New Roman" w:hAnsi="Times New Roman"/>
        </w:rPr>
        <w:t>For the study of adaptation of PRACH in spatial domain, following network energy savings gains were reported by sources based on the evaluation framework agreed in RAN1#116bis:</w:t>
      </w:r>
    </w:p>
    <w:p w14:paraId="49044DDD" w14:textId="3C1255C6" w:rsidR="004700C1" w:rsidRPr="004700C1" w:rsidRDefault="004700C1" w:rsidP="00311060">
      <w:pPr>
        <w:numPr>
          <w:ilvl w:val="0"/>
          <w:numId w:val="151"/>
        </w:numPr>
        <w:overflowPunct w:val="0"/>
        <w:autoSpaceDE w:val="0"/>
        <w:autoSpaceDN w:val="0"/>
        <w:adjustRightInd w:val="0"/>
        <w:spacing w:after="120"/>
        <w:contextualSpacing/>
        <w:jc w:val="both"/>
        <w:textAlignment w:val="baseline"/>
        <w:rPr>
          <w:rFonts w:ascii="Times New Roman" w:hAnsi="Times New Roman"/>
          <w:lang w:eastAsia="x-none"/>
        </w:rPr>
      </w:pPr>
      <w:r w:rsidRPr="004700C1">
        <w:rPr>
          <w:rFonts w:ascii="Times New Roman" w:hAnsi="Times New Roman"/>
          <w:lang w:eastAsia="x-none"/>
        </w:rPr>
        <w:t>Two sources showed following NES gain for TDD, CAT1 BS power model, case C1 vs A1-1, zero load [</w:t>
      </w:r>
      <w:hyperlink r:id="rId1979" w:history="1">
        <w:r w:rsidR="006F79AF">
          <w:rPr>
            <w:rStyle w:val="Hyperlink"/>
            <w:rFonts w:ascii="Times New Roman" w:hAnsi="Times New Roman"/>
            <w:lang w:eastAsia="x-none"/>
          </w:rPr>
          <w:t>R1-2404409</w:t>
        </w:r>
      </w:hyperlink>
      <w:r w:rsidRPr="004700C1">
        <w:rPr>
          <w:rFonts w:ascii="Times New Roman" w:hAnsi="Times New Roman"/>
          <w:lang w:eastAsia="x-none"/>
        </w:rPr>
        <w:t xml:space="preserve">, </w:t>
      </w:r>
      <w:hyperlink r:id="rId1980" w:history="1">
        <w:r w:rsidR="006F79AF">
          <w:rPr>
            <w:rStyle w:val="Hyperlink"/>
            <w:rFonts w:ascii="Times New Roman" w:hAnsi="Times New Roman"/>
            <w:lang w:eastAsia="x-none"/>
          </w:rPr>
          <w:t>R1-2405107</w:t>
        </w:r>
      </w:hyperlink>
      <w:r w:rsidRPr="004700C1">
        <w:rPr>
          <w:rFonts w:ascii="Times New Roman" w:hAnsi="Times New Roman"/>
          <w:lang w:eastAsia="x-none"/>
        </w:rPr>
        <w:t>]</w:t>
      </w:r>
    </w:p>
    <w:p w14:paraId="452BFC10" w14:textId="77777777" w:rsidR="004700C1" w:rsidRPr="004700C1" w:rsidRDefault="004700C1" w:rsidP="00311060">
      <w:pPr>
        <w:numPr>
          <w:ilvl w:val="1"/>
          <w:numId w:val="151"/>
        </w:numPr>
        <w:overflowPunct w:val="0"/>
        <w:autoSpaceDE w:val="0"/>
        <w:autoSpaceDN w:val="0"/>
        <w:adjustRightInd w:val="0"/>
        <w:spacing w:after="120"/>
        <w:contextualSpacing/>
        <w:jc w:val="both"/>
        <w:textAlignment w:val="baseline"/>
        <w:rPr>
          <w:rFonts w:ascii="Times New Roman" w:hAnsi="Times New Roman"/>
          <w:lang w:eastAsia="x-none"/>
        </w:rPr>
      </w:pPr>
      <w:r w:rsidRPr="004700C1">
        <w:rPr>
          <w:rFonts w:ascii="Times New Roman" w:hAnsi="Times New Roman"/>
          <w:lang w:eastAsia="x-none"/>
        </w:rPr>
        <w:t xml:space="preserve">-4% ~ -45% </w:t>
      </w:r>
    </w:p>
    <w:p w14:paraId="4371D76A" w14:textId="2F3E4D2F" w:rsidR="004700C1" w:rsidRPr="004700C1" w:rsidRDefault="004700C1" w:rsidP="00311060">
      <w:pPr>
        <w:numPr>
          <w:ilvl w:val="0"/>
          <w:numId w:val="151"/>
        </w:numPr>
        <w:shd w:val="clear" w:color="auto" w:fill="FFFFFF"/>
        <w:overflowPunct w:val="0"/>
        <w:autoSpaceDE w:val="0"/>
        <w:autoSpaceDN w:val="0"/>
        <w:adjustRightInd w:val="0"/>
        <w:spacing w:after="120"/>
        <w:contextualSpacing/>
        <w:jc w:val="both"/>
        <w:textAlignment w:val="baseline"/>
        <w:rPr>
          <w:rFonts w:ascii="Times New Roman" w:hAnsi="Times New Roman"/>
          <w:lang w:eastAsia="x-none"/>
        </w:rPr>
      </w:pPr>
      <w:r w:rsidRPr="004700C1">
        <w:rPr>
          <w:rFonts w:ascii="Times New Roman" w:hAnsi="Times New Roman"/>
          <w:lang w:eastAsia="x-none"/>
        </w:rPr>
        <w:t>Seven sources showed following NES gain for TDD, CAT1 BS power model, case C1 vs B1/A1-2, zero load [</w:t>
      </w:r>
      <w:hyperlink r:id="rId1981" w:history="1">
        <w:r w:rsidR="006F79AF">
          <w:rPr>
            <w:rStyle w:val="Hyperlink"/>
            <w:rFonts w:ascii="Times New Roman" w:hAnsi="Times New Roman"/>
            <w:lang w:eastAsia="x-none"/>
          </w:rPr>
          <w:t>R1-2404225</w:t>
        </w:r>
      </w:hyperlink>
      <w:r w:rsidRPr="004700C1">
        <w:rPr>
          <w:rFonts w:ascii="Times New Roman" w:hAnsi="Times New Roman"/>
          <w:lang w:eastAsia="x-none"/>
        </w:rPr>
        <w:t xml:space="preserve">, </w:t>
      </w:r>
      <w:hyperlink r:id="rId1982" w:history="1">
        <w:r w:rsidR="006F79AF">
          <w:rPr>
            <w:rStyle w:val="Hyperlink"/>
            <w:rFonts w:ascii="Times New Roman" w:hAnsi="Times New Roman"/>
            <w:lang w:eastAsia="x-none"/>
          </w:rPr>
          <w:t>R1-2404185</w:t>
        </w:r>
      </w:hyperlink>
      <w:r w:rsidRPr="004700C1">
        <w:rPr>
          <w:rFonts w:ascii="Times New Roman" w:hAnsi="Times New Roman"/>
          <w:lang w:eastAsia="x-none"/>
        </w:rPr>
        <w:t xml:space="preserve">, </w:t>
      </w:r>
      <w:hyperlink r:id="rId1983" w:history="1">
        <w:r w:rsidR="006F79AF">
          <w:rPr>
            <w:rStyle w:val="Hyperlink"/>
            <w:rFonts w:ascii="Times New Roman" w:hAnsi="Times New Roman"/>
            <w:lang w:eastAsia="x-none"/>
          </w:rPr>
          <w:t>R1-2404334</w:t>
        </w:r>
      </w:hyperlink>
      <w:r w:rsidRPr="004700C1">
        <w:rPr>
          <w:rFonts w:ascii="Times New Roman" w:hAnsi="Times New Roman"/>
          <w:lang w:eastAsia="x-none"/>
        </w:rPr>
        <w:t xml:space="preserve">, </w:t>
      </w:r>
      <w:hyperlink r:id="rId1984" w:history="1">
        <w:r w:rsidR="006F79AF">
          <w:rPr>
            <w:rStyle w:val="Hyperlink"/>
            <w:rFonts w:ascii="Times New Roman" w:hAnsi="Times New Roman"/>
            <w:lang w:eastAsia="x-none"/>
          </w:rPr>
          <w:t>R1-2404123</w:t>
        </w:r>
      </w:hyperlink>
      <w:r w:rsidRPr="004700C1">
        <w:rPr>
          <w:rFonts w:ascii="Times New Roman" w:hAnsi="Times New Roman"/>
          <w:lang w:eastAsia="x-none"/>
        </w:rPr>
        <w:t xml:space="preserve">, </w:t>
      </w:r>
      <w:hyperlink r:id="rId1985" w:history="1">
        <w:r w:rsidR="006F79AF">
          <w:rPr>
            <w:rStyle w:val="Hyperlink"/>
            <w:rFonts w:ascii="Times New Roman" w:hAnsi="Times New Roman"/>
            <w:lang w:eastAsia="x-none"/>
          </w:rPr>
          <w:t>R1-2404562</w:t>
        </w:r>
      </w:hyperlink>
      <w:r w:rsidRPr="004700C1">
        <w:rPr>
          <w:rFonts w:ascii="Times New Roman" w:hAnsi="Times New Roman"/>
          <w:lang w:eastAsia="x-none"/>
        </w:rPr>
        <w:t xml:space="preserve">, </w:t>
      </w:r>
      <w:hyperlink r:id="rId1986" w:history="1">
        <w:r w:rsidR="006F79AF">
          <w:rPr>
            <w:rStyle w:val="Hyperlink"/>
            <w:rFonts w:ascii="Times New Roman" w:hAnsi="Times New Roman"/>
            <w:lang w:eastAsia="x-none"/>
          </w:rPr>
          <w:t>R1-2405107</w:t>
        </w:r>
      </w:hyperlink>
      <w:r w:rsidRPr="004700C1">
        <w:rPr>
          <w:rFonts w:ascii="Times New Roman" w:hAnsi="Times New Roman"/>
          <w:lang w:eastAsia="x-none"/>
        </w:rPr>
        <w:t xml:space="preserve">, </w:t>
      </w:r>
      <w:hyperlink r:id="rId1987" w:history="1">
        <w:r w:rsidR="006F79AF">
          <w:rPr>
            <w:rStyle w:val="Hyperlink"/>
            <w:rFonts w:ascii="Times New Roman" w:hAnsi="Times New Roman"/>
            <w:lang w:eastAsia="x-none"/>
          </w:rPr>
          <w:t>R1-2405163</w:t>
        </w:r>
      </w:hyperlink>
      <w:r w:rsidRPr="004700C1">
        <w:rPr>
          <w:rFonts w:ascii="Times New Roman" w:hAnsi="Times New Roman"/>
          <w:lang w:eastAsia="x-none"/>
        </w:rPr>
        <w:t>]</w:t>
      </w:r>
    </w:p>
    <w:p w14:paraId="0161E30A" w14:textId="77777777" w:rsidR="004700C1" w:rsidRPr="004700C1" w:rsidRDefault="004700C1" w:rsidP="00311060">
      <w:pPr>
        <w:numPr>
          <w:ilvl w:val="1"/>
          <w:numId w:val="151"/>
        </w:numPr>
        <w:shd w:val="clear" w:color="auto" w:fill="FFFFFF"/>
        <w:overflowPunct w:val="0"/>
        <w:autoSpaceDE w:val="0"/>
        <w:autoSpaceDN w:val="0"/>
        <w:adjustRightInd w:val="0"/>
        <w:spacing w:after="120"/>
        <w:contextualSpacing/>
        <w:jc w:val="both"/>
        <w:textAlignment w:val="baseline"/>
        <w:rPr>
          <w:rFonts w:ascii="Times New Roman" w:hAnsi="Times New Roman"/>
          <w:lang w:eastAsia="x-none"/>
        </w:rPr>
      </w:pPr>
      <w:r w:rsidRPr="004700C1">
        <w:rPr>
          <w:rFonts w:ascii="Times New Roman" w:hAnsi="Times New Roman"/>
          <w:lang w:eastAsia="x-none"/>
        </w:rPr>
        <w:t xml:space="preserve">0% ~ 31% </w:t>
      </w:r>
    </w:p>
    <w:p w14:paraId="234FAED5" w14:textId="77777777" w:rsidR="004700C1" w:rsidRPr="004700C1" w:rsidRDefault="004700C1" w:rsidP="00311060">
      <w:pPr>
        <w:numPr>
          <w:ilvl w:val="1"/>
          <w:numId w:val="151"/>
        </w:numPr>
        <w:overflowPunct w:val="0"/>
        <w:autoSpaceDE w:val="0"/>
        <w:autoSpaceDN w:val="0"/>
        <w:adjustRightInd w:val="0"/>
        <w:spacing w:after="120"/>
        <w:contextualSpacing/>
        <w:jc w:val="both"/>
        <w:textAlignment w:val="baseline"/>
        <w:rPr>
          <w:rFonts w:ascii="Times New Roman" w:hAnsi="Times New Roman"/>
          <w:lang w:eastAsia="x-none"/>
        </w:rPr>
      </w:pPr>
      <w:r w:rsidRPr="004700C1">
        <w:rPr>
          <w:rFonts w:ascii="Times New Roman" w:hAnsi="Times New Roman"/>
          <w:lang w:eastAsia="x-none"/>
        </w:rPr>
        <w:t>Note: Five sources assumed that case B1 has same PRACH resources as case A1-2. Remaining two sources evaluated only A1-2.</w:t>
      </w:r>
    </w:p>
    <w:p w14:paraId="42F2DDB3" w14:textId="2AC4E205" w:rsidR="004700C1" w:rsidRPr="004700C1" w:rsidRDefault="004700C1" w:rsidP="00311060">
      <w:pPr>
        <w:numPr>
          <w:ilvl w:val="1"/>
          <w:numId w:val="151"/>
        </w:numPr>
        <w:overflowPunct w:val="0"/>
        <w:autoSpaceDE w:val="0"/>
        <w:autoSpaceDN w:val="0"/>
        <w:adjustRightInd w:val="0"/>
        <w:spacing w:after="120"/>
        <w:contextualSpacing/>
        <w:jc w:val="both"/>
        <w:textAlignment w:val="baseline"/>
        <w:rPr>
          <w:rFonts w:ascii="Times New Roman" w:hAnsi="Times New Roman"/>
          <w:lang w:eastAsia="x-none"/>
        </w:rPr>
      </w:pPr>
      <w:r w:rsidRPr="004700C1">
        <w:rPr>
          <w:rFonts w:ascii="Times New Roman" w:hAnsi="Times New Roman"/>
          <w:lang w:eastAsia="x-none"/>
        </w:rPr>
        <w:t>Note: Three sources showed NES gains 0% ~ 10% [</w:t>
      </w:r>
      <w:hyperlink r:id="rId1988" w:history="1">
        <w:r w:rsidR="006F79AF">
          <w:rPr>
            <w:rStyle w:val="Hyperlink"/>
            <w:rFonts w:ascii="Times New Roman" w:hAnsi="Times New Roman"/>
            <w:lang w:eastAsia="x-none"/>
          </w:rPr>
          <w:t>R1-2404225</w:t>
        </w:r>
      </w:hyperlink>
      <w:r w:rsidRPr="004700C1">
        <w:rPr>
          <w:rFonts w:ascii="Times New Roman" w:hAnsi="Times New Roman"/>
          <w:lang w:eastAsia="x-none"/>
        </w:rPr>
        <w:t xml:space="preserve">, </w:t>
      </w:r>
      <w:hyperlink r:id="rId1989" w:history="1">
        <w:r w:rsidR="006F79AF">
          <w:rPr>
            <w:rStyle w:val="Hyperlink"/>
            <w:rFonts w:ascii="Times New Roman" w:hAnsi="Times New Roman"/>
            <w:lang w:eastAsia="x-none"/>
          </w:rPr>
          <w:t>R1-2404185</w:t>
        </w:r>
      </w:hyperlink>
      <w:r w:rsidRPr="004700C1">
        <w:rPr>
          <w:rFonts w:ascii="Times New Roman" w:hAnsi="Times New Roman"/>
          <w:lang w:eastAsia="x-none"/>
        </w:rPr>
        <w:t xml:space="preserve">, </w:t>
      </w:r>
      <w:hyperlink r:id="rId1990" w:history="1">
        <w:r w:rsidR="006F79AF">
          <w:rPr>
            <w:rStyle w:val="Hyperlink"/>
            <w:rFonts w:ascii="Times New Roman" w:hAnsi="Times New Roman"/>
            <w:lang w:eastAsia="x-none"/>
          </w:rPr>
          <w:t>R1-2404334</w:t>
        </w:r>
      </w:hyperlink>
      <w:r w:rsidRPr="004700C1">
        <w:rPr>
          <w:rFonts w:ascii="Times New Roman" w:hAnsi="Times New Roman"/>
          <w:lang w:eastAsia="x-none"/>
        </w:rPr>
        <w:t>]</w:t>
      </w:r>
    </w:p>
    <w:p w14:paraId="7A2FE378" w14:textId="7C1E5053" w:rsidR="004700C1" w:rsidRPr="004700C1" w:rsidRDefault="004700C1" w:rsidP="00311060">
      <w:pPr>
        <w:numPr>
          <w:ilvl w:val="0"/>
          <w:numId w:val="151"/>
        </w:numPr>
        <w:shd w:val="clear" w:color="auto" w:fill="FFFFFF"/>
        <w:overflowPunct w:val="0"/>
        <w:autoSpaceDE w:val="0"/>
        <w:autoSpaceDN w:val="0"/>
        <w:adjustRightInd w:val="0"/>
        <w:spacing w:after="120"/>
        <w:contextualSpacing/>
        <w:jc w:val="both"/>
        <w:textAlignment w:val="baseline"/>
        <w:rPr>
          <w:rFonts w:ascii="Times New Roman" w:hAnsi="Times New Roman"/>
          <w:lang w:eastAsia="x-none"/>
        </w:rPr>
      </w:pPr>
      <w:r w:rsidRPr="004700C1">
        <w:rPr>
          <w:rFonts w:ascii="Times New Roman" w:hAnsi="Times New Roman"/>
          <w:lang w:eastAsia="x-none"/>
        </w:rPr>
        <w:t>One source showed following NES gain for TDD, CAT1 BS power model, case C1 vs B1, zero load [</w:t>
      </w:r>
      <w:hyperlink r:id="rId1991" w:history="1">
        <w:r w:rsidR="006F79AF">
          <w:rPr>
            <w:rStyle w:val="Hyperlink"/>
            <w:rFonts w:ascii="Times New Roman" w:hAnsi="Times New Roman"/>
            <w:lang w:eastAsia="x-none"/>
          </w:rPr>
          <w:t>R1-2404464</w:t>
        </w:r>
      </w:hyperlink>
      <w:r w:rsidRPr="004700C1">
        <w:rPr>
          <w:rFonts w:ascii="Times New Roman" w:hAnsi="Times New Roman"/>
          <w:lang w:eastAsia="x-none"/>
        </w:rPr>
        <w:t>]</w:t>
      </w:r>
    </w:p>
    <w:p w14:paraId="1A366709" w14:textId="77777777" w:rsidR="004700C1" w:rsidRPr="004700C1" w:rsidRDefault="004700C1" w:rsidP="00311060">
      <w:pPr>
        <w:numPr>
          <w:ilvl w:val="1"/>
          <w:numId w:val="151"/>
        </w:numPr>
        <w:overflowPunct w:val="0"/>
        <w:autoSpaceDE w:val="0"/>
        <w:autoSpaceDN w:val="0"/>
        <w:adjustRightInd w:val="0"/>
        <w:spacing w:after="120"/>
        <w:contextualSpacing/>
        <w:jc w:val="both"/>
        <w:textAlignment w:val="baseline"/>
        <w:rPr>
          <w:rFonts w:ascii="Times New Roman" w:hAnsi="Times New Roman"/>
          <w:lang w:eastAsia="x-none"/>
        </w:rPr>
      </w:pPr>
      <w:r w:rsidRPr="004700C1">
        <w:rPr>
          <w:rFonts w:ascii="Times New Roman" w:hAnsi="Times New Roman"/>
          <w:lang w:eastAsia="x-none"/>
        </w:rPr>
        <w:t xml:space="preserve">1.0%~8.8% </w:t>
      </w:r>
    </w:p>
    <w:p w14:paraId="341B823C" w14:textId="77777777" w:rsidR="004700C1" w:rsidRPr="004700C1" w:rsidRDefault="004700C1" w:rsidP="00311060">
      <w:pPr>
        <w:numPr>
          <w:ilvl w:val="1"/>
          <w:numId w:val="151"/>
        </w:numPr>
        <w:overflowPunct w:val="0"/>
        <w:autoSpaceDE w:val="0"/>
        <w:autoSpaceDN w:val="0"/>
        <w:adjustRightInd w:val="0"/>
        <w:spacing w:after="120"/>
        <w:contextualSpacing/>
        <w:jc w:val="both"/>
        <w:textAlignment w:val="baseline"/>
        <w:rPr>
          <w:rFonts w:ascii="Times New Roman" w:hAnsi="Times New Roman"/>
          <w:lang w:eastAsia="x-none"/>
        </w:rPr>
      </w:pPr>
      <w:r w:rsidRPr="004700C1">
        <w:rPr>
          <w:rFonts w:ascii="Times New Roman" w:hAnsi="Times New Roman"/>
          <w:lang w:eastAsia="x-none"/>
        </w:rPr>
        <w:t>Note: The evaluation results provide the extra NES gain of spatial domain PRACH adaptation compared to time domain PRACH adaptation</w:t>
      </w:r>
      <w:r w:rsidRPr="004700C1">
        <w:rPr>
          <w:rFonts w:ascii="Times New Roman" w:hAnsi="Times New Roman" w:hint="eastAsia"/>
          <w:lang w:eastAsia="ko-KR"/>
        </w:rPr>
        <w:t xml:space="preserve">, where </w:t>
      </w:r>
      <w:r w:rsidRPr="004700C1">
        <w:rPr>
          <w:rFonts w:ascii="Times New Roman" w:hAnsi="Times New Roman"/>
          <w:lang w:eastAsia="x-none"/>
        </w:rPr>
        <w:t xml:space="preserve">spatial domain </w:t>
      </w:r>
      <w:r w:rsidRPr="004700C1">
        <w:rPr>
          <w:rFonts w:ascii="Times New Roman" w:hAnsi="Times New Roman" w:hint="eastAsia"/>
          <w:lang w:eastAsia="ko-KR"/>
        </w:rPr>
        <w:t xml:space="preserve">and time domain </w:t>
      </w:r>
      <w:r w:rsidRPr="004700C1">
        <w:rPr>
          <w:rFonts w:ascii="Times New Roman" w:hAnsi="Times New Roman"/>
          <w:lang w:eastAsia="x-none"/>
        </w:rPr>
        <w:t>PRACH adaptation</w:t>
      </w:r>
      <w:r w:rsidRPr="004700C1">
        <w:rPr>
          <w:rFonts w:ascii="Times New Roman" w:hAnsi="Times New Roman" w:hint="eastAsia"/>
          <w:lang w:eastAsia="ko-KR"/>
        </w:rPr>
        <w:t>s</w:t>
      </w:r>
      <w:r w:rsidRPr="004700C1">
        <w:rPr>
          <w:rFonts w:ascii="Times New Roman" w:hAnsi="Times New Roman"/>
          <w:lang w:eastAsia="x-none"/>
        </w:rPr>
        <w:t xml:space="preserve"> </w:t>
      </w:r>
      <w:r w:rsidRPr="004700C1">
        <w:rPr>
          <w:rFonts w:ascii="Times New Roman" w:hAnsi="Times New Roman" w:hint="eastAsia"/>
          <w:lang w:eastAsia="ko-KR"/>
        </w:rPr>
        <w:t>are</w:t>
      </w:r>
      <w:r w:rsidRPr="004700C1">
        <w:rPr>
          <w:rFonts w:ascii="Times New Roman" w:hAnsi="Times New Roman"/>
          <w:lang w:eastAsia="x-none"/>
        </w:rPr>
        <w:t xml:space="preserve"> based on dynamic switching between PRACH resources according to two PRACH configuration indexes.</w:t>
      </w:r>
    </w:p>
    <w:p w14:paraId="1E6019F5" w14:textId="57A16605" w:rsidR="004700C1" w:rsidRPr="004700C1" w:rsidRDefault="004700C1" w:rsidP="00311060">
      <w:pPr>
        <w:numPr>
          <w:ilvl w:val="0"/>
          <w:numId w:val="151"/>
        </w:numPr>
        <w:shd w:val="clear" w:color="auto" w:fill="FFFFFF"/>
        <w:overflowPunct w:val="0"/>
        <w:autoSpaceDE w:val="0"/>
        <w:autoSpaceDN w:val="0"/>
        <w:adjustRightInd w:val="0"/>
        <w:spacing w:after="120"/>
        <w:contextualSpacing/>
        <w:jc w:val="both"/>
        <w:textAlignment w:val="baseline"/>
        <w:rPr>
          <w:rFonts w:ascii="Times New Roman" w:hAnsi="Times New Roman"/>
          <w:lang w:eastAsia="x-none"/>
        </w:rPr>
      </w:pPr>
      <w:r w:rsidRPr="004700C1">
        <w:rPr>
          <w:rFonts w:ascii="Times New Roman" w:hAnsi="Times New Roman"/>
          <w:lang w:eastAsia="x-none"/>
        </w:rPr>
        <w:t>One source showed following NES gain for TDD, CAT1 BS power model, case C1 vs B1, zero load [</w:t>
      </w:r>
      <w:hyperlink r:id="rId1992" w:history="1">
        <w:r w:rsidR="006F79AF">
          <w:rPr>
            <w:rStyle w:val="Hyperlink"/>
            <w:rFonts w:ascii="Times New Roman" w:hAnsi="Times New Roman"/>
            <w:lang w:eastAsia="x-none"/>
          </w:rPr>
          <w:t>R1-2404626</w:t>
        </w:r>
      </w:hyperlink>
      <w:r w:rsidRPr="004700C1">
        <w:rPr>
          <w:rFonts w:ascii="Times New Roman" w:hAnsi="Times New Roman"/>
          <w:lang w:eastAsia="x-none"/>
        </w:rPr>
        <w:t>]</w:t>
      </w:r>
    </w:p>
    <w:p w14:paraId="67D07D88" w14:textId="77777777" w:rsidR="004700C1" w:rsidRPr="004700C1" w:rsidRDefault="004700C1" w:rsidP="00311060">
      <w:pPr>
        <w:numPr>
          <w:ilvl w:val="1"/>
          <w:numId w:val="151"/>
        </w:numPr>
        <w:overflowPunct w:val="0"/>
        <w:autoSpaceDE w:val="0"/>
        <w:autoSpaceDN w:val="0"/>
        <w:adjustRightInd w:val="0"/>
        <w:spacing w:after="120"/>
        <w:contextualSpacing/>
        <w:jc w:val="both"/>
        <w:rPr>
          <w:rFonts w:ascii="Times New Roman" w:hAnsi="Times New Roman"/>
          <w:lang w:eastAsia="x-none"/>
        </w:rPr>
      </w:pPr>
      <w:r w:rsidRPr="004700C1">
        <w:rPr>
          <w:rFonts w:ascii="Times New Roman" w:hAnsi="Times New Roman"/>
          <w:lang w:eastAsia="x-none"/>
        </w:rPr>
        <w:t>-48.41%~0%</w:t>
      </w:r>
    </w:p>
    <w:p w14:paraId="446CA6B8" w14:textId="77777777" w:rsidR="004700C1" w:rsidRPr="004700C1" w:rsidRDefault="004700C1" w:rsidP="00311060">
      <w:pPr>
        <w:numPr>
          <w:ilvl w:val="1"/>
          <w:numId w:val="151"/>
        </w:numPr>
        <w:overflowPunct w:val="0"/>
        <w:autoSpaceDE w:val="0"/>
        <w:autoSpaceDN w:val="0"/>
        <w:adjustRightInd w:val="0"/>
        <w:spacing w:after="120"/>
        <w:contextualSpacing/>
        <w:jc w:val="both"/>
        <w:rPr>
          <w:rFonts w:ascii="Times New Roman" w:hAnsi="Times New Roman"/>
          <w:lang w:eastAsia="x-none"/>
        </w:rPr>
      </w:pPr>
      <w:r w:rsidRPr="004700C1">
        <w:rPr>
          <w:rFonts w:ascii="Times New Roman" w:hAnsi="Times New Roman"/>
          <w:lang w:eastAsia="x-none"/>
        </w:rPr>
        <w:t>Note: For B1, it was assumed that periodicity of PRACH resources can be adapted. For C1, it was assumed that periodicity of PRACH resources is not adapted and some ROs within a periodicity can be deactivated.</w:t>
      </w:r>
    </w:p>
    <w:p w14:paraId="1744B24B" w14:textId="4986C5DF" w:rsidR="004700C1" w:rsidRPr="004700C1" w:rsidRDefault="004700C1" w:rsidP="00311060">
      <w:pPr>
        <w:numPr>
          <w:ilvl w:val="0"/>
          <w:numId w:val="151"/>
        </w:numPr>
        <w:overflowPunct w:val="0"/>
        <w:autoSpaceDE w:val="0"/>
        <w:autoSpaceDN w:val="0"/>
        <w:adjustRightInd w:val="0"/>
        <w:spacing w:after="120"/>
        <w:contextualSpacing/>
        <w:jc w:val="both"/>
        <w:textAlignment w:val="baseline"/>
        <w:rPr>
          <w:rFonts w:ascii="Times New Roman" w:hAnsi="Times New Roman"/>
          <w:lang w:eastAsia="x-none"/>
        </w:rPr>
      </w:pPr>
      <w:r w:rsidRPr="004700C1">
        <w:rPr>
          <w:rFonts w:ascii="Times New Roman" w:hAnsi="Times New Roman"/>
          <w:lang w:eastAsia="x-none"/>
        </w:rPr>
        <w:lastRenderedPageBreak/>
        <w:t>One source showed following NES gain for TDD, CAT1 BS power model, for case C1 vs A1-2, zero load [</w:t>
      </w:r>
      <w:hyperlink r:id="rId1993" w:history="1">
        <w:r w:rsidR="006F79AF">
          <w:rPr>
            <w:rStyle w:val="Hyperlink"/>
            <w:rFonts w:ascii="Times New Roman" w:hAnsi="Times New Roman"/>
            <w:lang w:eastAsia="x-none"/>
          </w:rPr>
          <w:t>R1-2404626</w:t>
        </w:r>
      </w:hyperlink>
      <w:r w:rsidRPr="004700C1">
        <w:rPr>
          <w:rFonts w:ascii="Times New Roman" w:hAnsi="Times New Roman"/>
          <w:lang w:eastAsia="x-none"/>
        </w:rPr>
        <w:t>]</w:t>
      </w:r>
    </w:p>
    <w:p w14:paraId="4178ABBB" w14:textId="77777777" w:rsidR="004700C1" w:rsidRPr="004700C1" w:rsidRDefault="004700C1" w:rsidP="00311060">
      <w:pPr>
        <w:numPr>
          <w:ilvl w:val="1"/>
          <w:numId w:val="151"/>
        </w:numPr>
        <w:overflowPunct w:val="0"/>
        <w:autoSpaceDE w:val="0"/>
        <w:autoSpaceDN w:val="0"/>
        <w:adjustRightInd w:val="0"/>
        <w:spacing w:after="120"/>
        <w:contextualSpacing/>
        <w:jc w:val="both"/>
        <w:textAlignment w:val="baseline"/>
        <w:rPr>
          <w:rFonts w:ascii="Times New Roman" w:hAnsi="Times New Roman"/>
          <w:lang w:eastAsia="x-none"/>
        </w:rPr>
      </w:pPr>
      <w:r w:rsidRPr="004700C1">
        <w:rPr>
          <w:rFonts w:ascii="Times New Roman" w:hAnsi="Times New Roman" w:hint="eastAsia"/>
          <w:lang w:eastAsia="x-none"/>
        </w:rPr>
        <w:t>4</w:t>
      </w:r>
      <w:r w:rsidRPr="004700C1">
        <w:rPr>
          <w:rFonts w:ascii="Times New Roman" w:hAnsi="Times New Roman"/>
          <w:lang w:eastAsia="x-none"/>
        </w:rPr>
        <w:t xml:space="preserve">.59%~38.04% </w:t>
      </w:r>
    </w:p>
    <w:p w14:paraId="4D60FF85" w14:textId="77777777" w:rsidR="004700C1" w:rsidRPr="004700C1" w:rsidRDefault="004700C1" w:rsidP="00311060">
      <w:pPr>
        <w:numPr>
          <w:ilvl w:val="1"/>
          <w:numId w:val="151"/>
        </w:numPr>
        <w:overflowPunct w:val="0"/>
        <w:autoSpaceDE w:val="0"/>
        <w:autoSpaceDN w:val="0"/>
        <w:adjustRightInd w:val="0"/>
        <w:spacing w:after="120"/>
        <w:contextualSpacing/>
        <w:jc w:val="both"/>
        <w:rPr>
          <w:rFonts w:ascii="Times New Roman" w:hAnsi="Times New Roman"/>
          <w:lang w:eastAsia="x-none"/>
        </w:rPr>
      </w:pPr>
      <w:r w:rsidRPr="004700C1">
        <w:rPr>
          <w:rFonts w:ascii="Times New Roman" w:hAnsi="Times New Roman"/>
          <w:lang w:eastAsia="x-none"/>
        </w:rPr>
        <w:t xml:space="preserve">Note: For C1, it was assumed that periodicity of PRACH resources is not adapted and some ROs within a periodicity can be deactivated. </w:t>
      </w:r>
    </w:p>
    <w:p w14:paraId="1D378250" w14:textId="1477D8C9" w:rsidR="004700C1" w:rsidRPr="004700C1" w:rsidRDefault="004700C1" w:rsidP="00311060">
      <w:pPr>
        <w:numPr>
          <w:ilvl w:val="0"/>
          <w:numId w:val="151"/>
        </w:numPr>
        <w:shd w:val="clear" w:color="auto" w:fill="FFFFFF"/>
        <w:overflowPunct w:val="0"/>
        <w:autoSpaceDE w:val="0"/>
        <w:autoSpaceDN w:val="0"/>
        <w:adjustRightInd w:val="0"/>
        <w:spacing w:after="120"/>
        <w:contextualSpacing/>
        <w:jc w:val="both"/>
        <w:textAlignment w:val="baseline"/>
        <w:rPr>
          <w:rFonts w:ascii="Times New Roman" w:hAnsi="Times New Roman"/>
          <w:lang w:eastAsia="x-none"/>
        </w:rPr>
      </w:pPr>
      <w:r w:rsidRPr="004700C1">
        <w:rPr>
          <w:rFonts w:ascii="Times New Roman" w:hAnsi="Times New Roman"/>
          <w:lang w:eastAsia="x-none"/>
        </w:rPr>
        <w:t>Four sources showed following NES gain for TDD, CAT2 BS power model, case C1 vs B1/A1-2, zero load [</w:t>
      </w:r>
      <w:hyperlink r:id="rId1994" w:history="1">
        <w:r w:rsidR="006F79AF">
          <w:rPr>
            <w:rStyle w:val="Hyperlink"/>
            <w:rFonts w:ascii="Times New Roman" w:hAnsi="Times New Roman"/>
            <w:lang w:eastAsia="x-none"/>
          </w:rPr>
          <w:t>R1-2404562</w:t>
        </w:r>
      </w:hyperlink>
      <w:r w:rsidRPr="004700C1">
        <w:rPr>
          <w:rFonts w:ascii="Times New Roman" w:hAnsi="Times New Roman"/>
          <w:lang w:eastAsia="x-none"/>
        </w:rPr>
        <w:t xml:space="preserve">, </w:t>
      </w:r>
      <w:hyperlink r:id="rId1995" w:history="1">
        <w:r w:rsidR="006F79AF">
          <w:rPr>
            <w:rStyle w:val="Hyperlink"/>
            <w:rFonts w:ascii="Times New Roman" w:hAnsi="Times New Roman"/>
            <w:lang w:eastAsia="x-none"/>
          </w:rPr>
          <w:t>R1-2404225</w:t>
        </w:r>
      </w:hyperlink>
      <w:r w:rsidRPr="004700C1">
        <w:rPr>
          <w:rFonts w:ascii="Times New Roman" w:hAnsi="Times New Roman"/>
          <w:lang w:eastAsia="x-none"/>
        </w:rPr>
        <w:t xml:space="preserve">, </w:t>
      </w:r>
      <w:hyperlink r:id="rId1996" w:history="1">
        <w:r w:rsidR="006F79AF">
          <w:rPr>
            <w:rStyle w:val="Hyperlink"/>
            <w:rFonts w:ascii="Times New Roman" w:hAnsi="Times New Roman"/>
            <w:lang w:eastAsia="x-none"/>
          </w:rPr>
          <w:t>R1-2403943</w:t>
        </w:r>
      </w:hyperlink>
      <w:r w:rsidRPr="004700C1">
        <w:rPr>
          <w:rFonts w:ascii="Times New Roman" w:hAnsi="Times New Roman"/>
          <w:lang w:eastAsia="x-none"/>
        </w:rPr>
        <w:t xml:space="preserve">, </w:t>
      </w:r>
      <w:hyperlink r:id="rId1997" w:history="1">
        <w:r w:rsidR="006F79AF">
          <w:rPr>
            <w:rStyle w:val="Hyperlink"/>
            <w:rFonts w:ascii="Times New Roman" w:hAnsi="Times New Roman"/>
            <w:lang w:eastAsia="x-none"/>
          </w:rPr>
          <w:t>R1-2404626</w:t>
        </w:r>
      </w:hyperlink>
      <w:r w:rsidRPr="004700C1">
        <w:rPr>
          <w:rFonts w:ascii="Times New Roman" w:hAnsi="Times New Roman"/>
          <w:lang w:eastAsia="x-none"/>
        </w:rPr>
        <w:t>]</w:t>
      </w:r>
    </w:p>
    <w:p w14:paraId="758EE73D" w14:textId="77777777" w:rsidR="004700C1" w:rsidRPr="004700C1" w:rsidRDefault="004700C1" w:rsidP="00311060">
      <w:pPr>
        <w:numPr>
          <w:ilvl w:val="1"/>
          <w:numId w:val="151"/>
        </w:numPr>
        <w:shd w:val="clear" w:color="auto" w:fill="FFFFFF"/>
        <w:overflowPunct w:val="0"/>
        <w:autoSpaceDE w:val="0"/>
        <w:autoSpaceDN w:val="0"/>
        <w:adjustRightInd w:val="0"/>
        <w:spacing w:after="120"/>
        <w:contextualSpacing/>
        <w:jc w:val="both"/>
        <w:textAlignment w:val="baseline"/>
        <w:rPr>
          <w:rFonts w:ascii="Times New Roman" w:hAnsi="Times New Roman"/>
          <w:lang w:eastAsia="x-none"/>
        </w:rPr>
      </w:pPr>
      <w:r w:rsidRPr="004700C1">
        <w:rPr>
          <w:rFonts w:ascii="Times New Roman" w:hAnsi="Times New Roman"/>
          <w:lang w:eastAsia="x-none"/>
        </w:rPr>
        <w:t xml:space="preserve">0% ~ 3.5% </w:t>
      </w:r>
    </w:p>
    <w:p w14:paraId="064A0780" w14:textId="77777777" w:rsidR="004700C1" w:rsidRPr="004700C1" w:rsidRDefault="004700C1" w:rsidP="00311060">
      <w:pPr>
        <w:numPr>
          <w:ilvl w:val="1"/>
          <w:numId w:val="151"/>
        </w:numPr>
        <w:overflowPunct w:val="0"/>
        <w:autoSpaceDE w:val="0"/>
        <w:autoSpaceDN w:val="0"/>
        <w:adjustRightInd w:val="0"/>
        <w:spacing w:after="120"/>
        <w:contextualSpacing/>
        <w:jc w:val="both"/>
        <w:textAlignment w:val="baseline"/>
        <w:rPr>
          <w:rFonts w:ascii="Times New Roman" w:hAnsi="Times New Roman"/>
          <w:lang w:eastAsia="x-none"/>
        </w:rPr>
      </w:pPr>
      <w:r w:rsidRPr="004700C1">
        <w:rPr>
          <w:rFonts w:ascii="Times New Roman" w:hAnsi="Times New Roman"/>
          <w:lang w:eastAsia="x-none"/>
        </w:rPr>
        <w:t>Note: Three sources assumed that case B1 has same PRACH resources as case A1-2. One source evaluated only A1-2.</w:t>
      </w:r>
    </w:p>
    <w:p w14:paraId="610E622F" w14:textId="73CF5AF5" w:rsidR="004700C1" w:rsidRPr="004700C1" w:rsidRDefault="004700C1" w:rsidP="00311060">
      <w:pPr>
        <w:numPr>
          <w:ilvl w:val="0"/>
          <w:numId w:val="151"/>
        </w:numPr>
        <w:shd w:val="clear" w:color="auto" w:fill="FFFFFF"/>
        <w:overflowPunct w:val="0"/>
        <w:autoSpaceDE w:val="0"/>
        <w:autoSpaceDN w:val="0"/>
        <w:adjustRightInd w:val="0"/>
        <w:spacing w:after="120"/>
        <w:contextualSpacing/>
        <w:jc w:val="both"/>
        <w:textAlignment w:val="baseline"/>
        <w:rPr>
          <w:rFonts w:ascii="Times New Roman" w:hAnsi="Times New Roman"/>
          <w:lang w:eastAsia="x-none"/>
        </w:rPr>
      </w:pPr>
      <w:r w:rsidRPr="004700C1">
        <w:rPr>
          <w:rFonts w:ascii="Times New Roman" w:hAnsi="Times New Roman"/>
          <w:lang w:eastAsia="x-none"/>
        </w:rPr>
        <w:t>One source showed following NES gain for TDD, CAT2 BS power model, case C1 vs B1, zero load [</w:t>
      </w:r>
      <w:hyperlink r:id="rId1998" w:history="1">
        <w:r w:rsidR="006F79AF">
          <w:rPr>
            <w:rStyle w:val="Hyperlink"/>
            <w:rFonts w:ascii="Times New Roman" w:hAnsi="Times New Roman"/>
            <w:lang w:eastAsia="x-none"/>
          </w:rPr>
          <w:t>R1-2404464</w:t>
        </w:r>
      </w:hyperlink>
      <w:r w:rsidRPr="004700C1">
        <w:rPr>
          <w:rFonts w:ascii="Times New Roman" w:hAnsi="Times New Roman"/>
          <w:lang w:eastAsia="x-none"/>
        </w:rPr>
        <w:t>]</w:t>
      </w:r>
    </w:p>
    <w:p w14:paraId="7FD9971D" w14:textId="77777777" w:rsidR="004700C1" w:rsidRPr="004700C1" w:rsidRDefault="004700C1" w:rsidP="00311060">
      <w:pPr>
        <w:numPr>
          <w:ilvl w:val="1"/>
          <w:numId w:val="151"/>
        </w:numPr>
        <w:shd w:val="clear" w:color="auto" w:fill="FFFFFF"/>
        <w:overflowPunct w:val="0"/>
        <w:autoSpaceDE w:val="0"/>
        <w:autoSpaceDN w:val="0"/>
        <w:adjustRightInd w:val="0"/>
        <w:spacing w:after="120"/>
        <w:contextualSpacing/>
        <w:jc w:val="both"/>
        <w:textAlignment w:val="baseline"/>
        <w:rPr>
          <w:rFonts w:ascii="Times New Roman" w:hAnsi="Times New Roman"/>
          <w:lang w:eastAsia="x-none"/>
        </w:rPr>
      </w:pPr>
      <w:r w:rsidRPr="004700C1">
        <w:rPr>
          <w:rFonts w:ascii="Times New Roman" w:hAnsi="Times New Roman"/>
          <w:lang w:eastAsia="x-none"/>
        </w:rPr>
        <w:t xml:space="preserve">0%~0.2% </w:t>
      </w:r>
    </w:p>
    <w:p w14:paraId="59871EE8" w14:textId="77777777" w:rsidR="004700C1" w:rsidRPr="004700C1" w:rsidRDefault="004700C1" w:rsidP="00311060">
      <w:pPr>
        <w:numPr>
          <w:ilvl w:val="1"/>
          <w:numId w:val="151"/>
        </w:numPr>
        <w:overflowPunct w:val="0"/>
        <w:autoSpaceDE w:val="0"/>
        <w:autoSpaceDN w:val="0"/>
        <w:adjustRightInd w:val="0"/>
        <w:spacing w:after="120"/>
        <w:contextualSpacing/>
        <w:jc w:val="both"/>
        <w:textAlignment w:val="baseline"/>
        <w:rPr>
          <w:rFonts w:ascii="Times New Roman" w:hAnsi="Times New Roman"/>
          <w:lang w:eastAsia="x-none"/>
        </w:rPr>
      </w:pPr>
      <w:r w:rsidRPr="004700C1">
        <w:rPr>
          <w:rFonts w:ascii="Times New Roman" w:hAnsi="Times New Roman"/>
          <w:lang w:eastAsia="x-none"/>
        </w:rPr>
        <w:t>Note: The evaluation results provide the extra NES gain of spatial domain PRACH adaptation compared to time domain PRACH adaptation</w:t>
      </w:r>
      <w:r w:rsidRPr="004700C1">
        <w:rPr>
          <w:rFonts w:ascii="Times New Roman" w:hAnsi="Times New Roman" w:hint="eastAsia"/>
          <w:lang w:eastAsia="ko-KR"/>
        </w:rPr>
        <w:t xml:space="preserve">, where </w:t>
      </w:r>
      <w:r w:rsidRPr="004700C1">
        <w:rPr>
          <w:rFonts w:ascii="Times New Roman" w:hAnsi="Times New Roman"/>
          <w:lang w:eastAsia="x-none"/>
        </w:rPr>
        <w:t xml:space="preserve">spatial domain </w:t>
      </w:r>
      <w:r w:rsidRPr="004700C1">
        <w:rPr>
          <w:rFonts w:ascii="Times New Roman" w:hAnsi="Times New Roman" w:hint="eastAsia"/>
          <w:lang w:eastAsia="ko-KR"/>
        </w:rPr>
        <w:t xml:space="preserve">and time domain </w:t>
      </w:r>
      <w:r w:rsidRPr="004700C1">
        <w:rPr>
          <w:rFonts w:ascii="Times New Roman" w:hAnsi="Times New Roman"/>
          <w:lang w:eastAsia="x-none"/>
        </w:rPr>
        <w:t>PRACH adaptation</w:t>
      </w:r>
      <w:r w:rsidRPr="004700C1">
        <w:rPr>
          <w:rFonts w:ascii="Times New Roman" w:hAnsi="Times New Roman" w:hint="eastAsia"/>
          <w:lang w:eastAsia="ko-KR"/>
        </w:rPr>
        <w:t>s</w:t>
      </w:r>
      <w:r w:rsidRPr="004700C1">
        <w:rPr>
          <w:rFonts w:ascii="Times New Roman" w:hAnsi="Times New Roman"/>
          <w:lang w:eastAsia="x-none"/>
        </w:rPr>
        <w:t xml:space="preserve"> </w:t>
      </w:r>
      <w:r w:rsidRPr="004700C1">
        <w:rPr>
          <w:rFonts w:ascii="Times New Roman" w:hAnsi="Times New Roman" w:hint="eastAsia"/>
          <w:lang w:eastAsia="ko-KR"/>
        </w:rPr>
        <w:t>are</w:t>
      </w:r>
      <w:r w:rsidRPr="004700C1">
        <w:rPr>
          <w:rFonts w:ascii="Times New Roman" w:hAnsi="Times New Roman"/>
          <w:lang w:eastAsia="x-none"/>
        </w:rPr>
        <w:t xml:space="preserve"> based on dynamic switching between PRACH resources according to two PRACH configuration indexes</w:t>
      </w:r>
    </w:p>
    <w:p w14:paraId="2FB98F5C" w14:textId="4322B714" w:rsidR="004700C1" w:rsidRPr="004700C1" w:rsidRDefault="004700C1" w:rsidP="00311060">
      <w:pPr>
        <w:numPr>
          <w:ilvl w:val="0"/>
          <w:numId w:val="151"/>
        </w:numPr>
        <w:shd w:val="clear" w:color="auto" w:fill="FFFFFF"/>
        <w:overflowPunct w:val="0"/>
        <w:autoSpaceDE w:val="0"/>
        <w:autoSpaceDN w:val="0"/>
        <w:adjustRightInd w:val="0"/>
        <w:spacing w:after="120"/>
        <w:contextualSpacing/>
        <w:jc w:val="both"/>
        <w:textAlignment w:val="baseline"/>
        <w:rPr>
          <w:rFonts w:ascii="Times New Roman" w:hAnsi="Times New Roman"/>
          <w:lang w:eastAsia="x-none"/>
        </w:rPr>
      </w:pPr>
      <w:r w:rsidRPr="004700C1">
        <w:rPr>
          <w:rFonts w:ascii="Times New Roman" w:hAnsi="Times New Roman"/>
          <w:lang w:eastAsia="x-none"/>
        </w:rPr>
        <w:t>One source showed following NES gain for TDD, CAT2 BS power model, case C1 vs B1, zero load [</w:t>
      </w:r>
      <w:hyperlink r:id="rId1999" w:history="1">
        <w:r w:rsidR="006F79AF">
          <w:rPr>
            <w:rStyle w:val="Hyperlink"/>
            <w:rFonts w:ascii="Times New Roman" w:hAnsi="Times New Roman"/>
            <w:lang w:eastAsia="x-none"/>
          </w:rPr>
          <w:t>R1-2404626</w:t>
        </w:r>
      </w:hyperlink>
      <w:r w:rsidRPr="004700C1">
        <w:rPr>
          <w:rFonts w:ascii="Times New Roman" w:hAnsi="Times New Roman"/>
          <w:lang w:eastAsia="x-none"/>
        </w:rPr>
        <w:t>]</w:t>
      </w:r>
    </w:p>
    <w:p w14:paraId="7CBD9788" w14:textId="77777777" w:rsidR="004700C1" w:rsidRPr="004700C1" w:rsidRDefault="004700C1" w:rsidP="00311060">
      <w:pPr>
        <w:numPr>
          <w:ilvl w:val="1"/>
          <w:numId w:val="151"/>
        </w:numPr>
        <w:overflowPunct w:val="0"/>
        <w:autoSpaceDE w:val="0"/>
        <w:autoSpaceDN w:val="0"/>
        <w:adjustRightInd w:val="0"/>
        <w:spacing w:after="120"/>
        <w:contextualSpacing/>
        <w:jc w:val="both"/>
        <w:rPr>
          <w:rFonts w:ascii="Times New Roman" w:hAnsi="Times New Roman"/>
          <w:lang w:eastAsia="x-none"/>
        </w:rPr>
      </w:pPr>
      <w:r w:rsidRPr="004700C1">
        <w:rPr>
          <w:rFonts w:ascii="Times New Roman" w:hAnsi="Times New Roman"/>
          <w:lang w:eastAsia="x-none"/>
        </w:rPr>
        <w:t xml:space="preserve">-1.19%~0% </w:t>
      </w:r>
    </w:p>
    <w:p w14:paraId="106B37D1" w14:textId="77777777" w:rsidR="004700C1" w:rsidRPr="004700C1" w:rsidRDefault="004700C1" w:rsidP="00311060">
      <w:pPr>
        <w:numPr>
          <w:ilvl w:val="1"/>
          <w:numId w:val="151"/>
        </w:numPr>
        <w:overflowPunct w:val="0"/>
        <w:autoSpaceDE w:val="0"/>
        <w:autoSpaceDN w:val="0"/>
        <w:adjustRightInd w:val="0"/>
        <w:spacing w:after="120"/>
        <w:contextualSpacing/>
        <w:jc w:val="both"/>
        <w:rPr>
          <w:rFonts w:ascii="Times New Roman" w:hAnsi="Times New Roman"/>
          <w:lang w:eastAsia="x-none"/>
        </w:rPr>
      </w:pPr>
      <w:r w:rsidRPr="004700C1">
        <w:rPr>
          <w:rFonts w:ascii="Times New Roman" w:hAnsi="Times New Roman"/>
          <w:lang w:eastAsia="x-none"/>
        </w:rPr>
        <w:t>Note: For B1, it was assumed that periodicity of PRACH resources can be adapted. For C1, it was assumed that periodicity of PRACH resources is not adapted and some ROs within a periodicity can be deactivated.</w:t>
      </w:r>
    </w:p>
    <w:p w14:paraId="7C4906B1" w14:textId="49CCD8AC" w:rsidR="004700C1" w:rsidRPr="004700C1" w:rsidRDefault="004700C1" w:rsidP="00311060">
      <w:pPr>
        <w:numPr>
          <w:ilvl w:val="0"/>
          <w:numId w:val="151"/>
        </w:numPr>
        <w:overflowPunct w:val="0"/>
        <w:autoSpaceDE w:val="0"/>
        <w:autoSpaceDN w:val="0"/>
        <w:adjustRightInd w:val="0"/>
        <w:spacing w:after="120"/>
        <w:contextualSpacing/>
        <w:jc w:val="both"/>
        <w:textAlignment w:val="baseline"/>
        <w:rPr>
          <w:rFonts w:ascii="Times New Roman" w:hAnsi="Times New Roman"/>
          <w:lang w:eastAsia="x-none"/>
        </w:rPr>
      </w:pPr>
      <w:r w:rsidRPr="004700C1">
        <w:rPr>
          <w:rFonts w:ascii="Times New Roman" w:hAnsi="Times New Roman"/>
          <w:lang w:eastAsia="x-none"/>
        </w:rPr>
        <w:t>Two sources showed following NES gain for TDD, CAT1 or CAT2 BS power model, case C2 vs B2, zero load [</w:t>
      </w:r>
      <w:hyperlink r:id="rId2000" w:history="1">
        <w:r w:rsidR="006F79AF">
          <w:rPr>
            <w:rStyle w:val="Hyperlink"/>
            <w:rFonts w:ascii="Times New Roman" w:hAnsi="Times New Roman"/>
            <w:lang w:eastAsia="x-none"/>
          </w:rPr>
          <w:t>R1-2403943</w:t>
        </w:r>
      </w:hyperlink>
      <w:r w:rsidRPr="004700C1">
        <w:rPr>
          <w:rFonts w:ascii="Times New Roman" w:hAnsi="Times New Roman"/>
          <w:lang w:eastAsia="x-none"/>
        </w:rPr>
        <w:t xml:space="preserve">, </w:t>
      </w:r>
      <w:hyperlink r:id="rId2001" w:history="1">
        <w:r w:rsidR="006F79AF">
          <w:rPr>
            <w:rStyle w:val="Hyperlink"/>
            <w:rFonts w:ascii="Times New Roman" w:hAnsi="Times New Roman"/>
            <w:lang w:eastAsia="x-none"/>
          </w:rPr>
          <w:t>R1-2405107</w:t>
        </w:r>
      </w:hyperlink>
      <w:r w:rsidRPr="004700C1">
        <w:rPr>
          <w:rFonts w:ascii="Times New Roman" w:hAnsi="Times New Roman"/>
          <w:lang w:eastAsia="x-none"/>
        </w:rPr>
        <w:t>]</w:t>
      </w:r>
    </w:p>
    <w:p w14:paraId="1892B63B" w14:textId="77777777" w:rsidR="004700C1" w:rsidRPr="004700C1" w:rsidRDefault="004700C1" w:rsidP="00311060">
      <w:pPr>
        <w:numPr>
          <w:ilvl w:val="1"/>
          <w:numId w:val="151"/>
        </w:numPr>
        <w:overflowPunct w:val="0"/>
        <w:autoSpaceDE w:val="0"/>
        <w:autoSpaceDN w:val="0"/>
        <w:adjustRightInd w:val="0"/>
        <w:spacing w:after="120"/>
        <w:contextualSpacing/>
        <w:jc w:val="both"/>
        <w:textAlignment w:val="baseline"/>
        <w:rPr>
          <w:rFonts w:ascii="Times New Roman" w:hAnsi="Times New Roman"/>
          <w:lang w:eastAsia="x-none"/>
        </w:rPr>
      </w:pPr>
      <w:r w:rsidRPr="004700C1">
        <w:rPr>
          <w:rFonts w:ascii="Times New Roman" w:hAnsi="Times New Roman"/>
          <w:lang w:eastAsia="x-none"/>
        </w:rPr>
        <w:t xml:space="preserve">Less than 0.2% </w:t>
      </w:r>
    </w:p>
    <w:p w14:paraId="4F65A7B6" w14:textId="590C140E" w:rsidR="004700C1" w:rsidRPr="004700C1" w:rsidRDefault="004700C1" w:rsidP="00311060">
      <w:pPr>
        <w:numPr>
          <w:ilvl w:val="0"/>
          <w:numId w:val="151"/>
        </w:numPr>
        <w:overflowPunct w:val="0"/>
        <w:autoSpaceDE w:val="0"/>
        <w:autoSpaceDN w:val="0"/>
        <w:spacing w:after="120"/>
        <w:contextualSpacing/>
        <w:jc w:val="both"/>
        <w:rPr>
          <w:rFonts w:ascii="Times New Roman" w:hAnsi="Times New Roman"/>
          <w:lang w:eastAsia="x-none"/>
        </w:rPr>
      </w:pPr>
      <w:r w:rsidRPr="004700C1">
        <w:rPr>
          <w:rFonts w:ascii="Times New Roman" w:hAnsi="Times New Roman"/>
          <w:lang w:eastAsia="x-none"/>
        </w:rPr>
        <w:t>One source showed following NES gain for TDD, CAT1 BS power model, (C1 vs A1-2 with changed PRACH format), PRACH format A, 10ms PRACH periodicity, different loads [</w:t>
      </w:r>
      <w:hyperlink r:id="rId2002" w:history="1">
        <w:r w:rsidR="006F79AF">
          <w:rPr>
            <w:rStyle w:val="Hyperlink"/>
            <w:rFonts w:ascii="Times New Roman" w:hAnsi="Times New Roman"/>
            <w:lang w:eastAsia="x-none"/>
          </w:rPr>
          <w:t>R1-2403980</w:t>
        </w:r>
      </w:hyperlink>
      <w:r w:rsidRPr="004700C1">
        <w:rPr>
          <w:rFonts w:ascii="Times New Roman" w:hAnsi="Times New Roman"/>
          <w:lang w:eastAsia="x-none"/>
        </w:rPr>
        <w:t>]</w:t>
      </w:r>
    </w:p>
    <w:p w14:paraId="09DFC664" w14:textId="77777777" w:rsidR="004700C1" w:rsidRPr="004700C1" w:rsidRDefault="004700C1" w:rsidP="00311060">
      <w:pPr>
        <w:numPr>
          <w:ilvl w:val="1"/>
          <w:numId w:val="151"/>
        </w:numPr>
        <w:overflowPunct w:val="0"/>
        <w:autoSpaceDE w:val="0"/>
        <w:autoSpaceDN w:val="0"/>
        <w:spacing w:after="120"/>
        <w:contextualSpacing/>
        <w:jc w:val="both"/>
        <w:rPr>
          <w:rFonts w:ascii="Times New Roman" w:hAnsi="Times New Roman"/>
          <w:lang w:eastAsia="x-none"/>
        </w:rPr>
      </w:pPr>
      <w:r w:rsidRPr="004700C1">
        <w:rPr>
          <w:rFonts w:ascii="Times New Roman" w:hAnsi="Times New Roman"/>
          <w:lang w:eastAsia="x-none"/>
        </w:rPr>
        <w:t xml:space="preserve">13.7%/8.7%/4.9%/2.6% for zero/low/light/medium cell load </w:t>
      </w:r>
    </w:p>
    <w:p w14:paraId="68CA9290" w14:textId="32A4FCC0" w:rsidR="004700C1" w:rsidRPr="004700C1" w:rsidRDefault="004700C1" w:rsidP="00311060">
      <w:pPr>
        <w:numPr>
          <w:ilvl w:val="0"/>
          <w:numId w:val="151"/>
        </w:numPr>
        <w:overflowPunct w:val="0"/>
        <w:autoSpaceDE w:val="0"/>
        <w:autoSpaceDN w:val="0"/>
        <w:spacing w:after="120"/>
        <w:contextualSpacing/>
        <w:jc w:val="both"/>
        <w:rPr>
          <w:rFonts w:ascii="Times New Roman" w:hAnsi="Times New Roman"/>
          <w:lang w:eastAsia="x-none"/>
        </w:rPr>
      </w:pPr>
      <w:r w:rsidRPr="004700C1">
        <w:rPr>
          <w:rFonts w:ascii="Times New Roman" w:hAnsi="Times New Roman"/>
          <w:lang w:eastAsia="x-none"/>
        </w:rPr>
        <w:t>One source showed following NES gain for TDD, CAT1 BS power model, (C1 vs B1 with changed PRACH format), PRACH format A, 10ms PRACH periodicity, different loads [</w:t>
      </w:r>
      <w:hyperlink r:id="rId2003" w:history="1">
        <w:r w:rsidR="006F79AF">
          <w:rPr>
            <w:rStyle w:val="Hyperlink"/>
            <w:rFonts w:ascii="Times New Roman" w:hAnsi="Times New Roman"/>
            <w:lang w:eastAsia="x-none"/>
          </w:rPr>
          <w:t>R1-2403980</w:t>
        </w:r>
      </w:hyperlink>
      <w:r w:rsidRPr="004700C1">
        <w:rPr>
          <w:rFonts w:ascii="Times New Roman" w:hAnsi="Times New Roman"/>
          <w:lang w:eastAsia="x-none"/>
        </w:rPr>
        <w:t>]</w:t>
      </w:r>
    </w:p>
    <w:p w14:paraId="3E658CE8" w14:textId="77777777" w:rsidR="004700C1" w:rsidRPr="004700C1" w:rsidRDefault="004700C1" w:rsidP="00311060">
      <w:pPr>
        <w:numPr>
          <w:ilvl w:val="1"/>
          <w:numId w:val="151"/>
        </w:numPr>
        <w:overflowPunct w:val="0"/>
        <w:autoSpaceDE w:val="0"/>
        <w:autoSpaceDN w:val="0"/>
        <w:spacing w:after="120"/>
        <w:contextualSpacing/>
        <w:jc w:val="both"/>
        <w:rPr>
          <w:rFonts w:ascii="Times New Roman" w:hAnsi="Times New Roman"/>
          <w:lang w:eastAsia="x-none"/>
        </w:rPr>
      </w:pPr>
      <w:r w:rsidRPr="004700C1">
        <w:rPr>
          <w:rFonts w:ascii="Times New Roman" w:hAnsi="Times New Roman"/>
          <w:lang w:eastAsia="x-none"/>
        </w:rPr>
        <w:t xml:space="preserve">8.03%/5.1%/3.06%/1.74% for zero/low/light/medium cell load </w:t>
      </w:r>
    </w:p>
    <w:p w14:paraId="58DB7E04" w14:textId="3482DE73" w:rsidR="004700C1" w:rsidRPr="004700C1" w:rsidRDefault="004700C1" w:rsidP="00311060">
      <w:pPr>
        <w:numPr>
          <w:ilvl w:val="0"/>
          <w:numId w:val="151"/>
        </w:numPr>
        <w:overflowPunct w:val="0"/>
        <w:autoSpaceDE w:val="0"/>
        <w:autoSpaceDN w:val="0"/>
        <w:adjustRightInd w:val="0"/>
        <w:spacing w:after="120"/>
        <w:contextualSpacing/>
        <w:jc w:val="both"/>
        <w:textAlignment w:val="baseline"/>
        <w:rPr>
          <w:rFonts w:ascii="Times New Roman" w:hAnsi="Times New Roman"/>
          <w:lang w:eastAsia="x-none"/>
        </w:rPr>
      </w:pPr>
      <w:r w:rsidRPr="004700C1">
        <w:rPr>
          <w:rFonts w:ascii="Times New Roman" w:hAnsi="Times New Roman"/>
          <w:lang w:eastAsia="x-none"/>
        </w:rPr>
        <w:t>One source showed following NES gain for TDD, C1 vs B1/A1-2, different loads [</w:t>
      </w:r>
      <w:hyperlink r:id="rId2004" w:history="1">
        <w:r w:rsidR="006F79AF">
          <w:rPr>
            <w:rStyle w:val="Hyperlink"/>
            <w:rFonts w:ascii="Times New Roman" w:hAnsi="Times New Roman"/>
            <w:lang w:eastAsia="x-none"/>
          </w:rPr>
          <w:t>R1-2404562</w:t>
        </w:r>
      </w:hyperlink>
      <w:r w:rsidRPr="004700C1">
        <w:rPr>
          <w:rFonts w:ascii="Times New Roman" w:hAnsi="Times New Roman"/>
          <w:lang w:eastAsia="x-none"/>
        </w:rPr>
        <w:t>]</w:t>
      </w:r>
    </w:p>
    <w:p w14:paraId="777E4235" w14:textId="77777777" w:rsidR="004700C1" w:rsidRPr="004700C1" w:rsidRDefault="004700C1" w:rsidP="00311060">
      <w:pPr>
        <w:numPr>
          <w:ilvl w:val="1"/>
          <w:numId w:val="151"/>
        </w:numPr>
        <w:overflowPunct w:val="0"/>
        <w:autoSpaceDE w:val="0"/>
        <w:autoSpaceDN w:val="0"/>
        <w:adjustRightInd w:val="0"/>
        <w:spacing w:after="120"/>
        <w:contextualSpacing/>
        <w:jc w:val="both"/>
        <w:textAlignment w:val="baseline"/>
        <w:rPr>
          <w:rFonts w:ascii="Times New Roman" w:hAnsi="Times New Roman"/>
          <w:lang w:eastAsia="x-none"/>
        </w:rPr>
      </w:pPr>
      <w:r w:rsidRPr="004700C1">
        <w:rPr>
          <w:rFonts w:ascii="Times New Roman" w:hAnsi="Times New Roman"/>
          <w:lang w:eastAsia="x-none"/>
        </w:rPr>
        <w:t>16%/4.78% for light/medium cell load for CAT1 BS power model</w:t>
      </w:r>
    </w:p>
    <w:p w14:paraId="41BED487" w14:textId="77777777" w:rsidR="004700C1" w:rsidRPr="004700C1" w:rsidRDefault="004700C1" w:rsidP="00311060">
      <w:pPr>
        <w:numPr>
          <w:ilvl w:val="1"/>
          <w:numId w:val="151"/>
        </w:numPr>
        <w:overflowPunct w:val="0"/>
        <w:autoSpaceDE w:val="0"/>
        <w:autoSpaceDN w:val="0"/>
        <w:adjustRightInd w:val="0"/>
        <w:spacing w:after="120"/>
        <w:contextualSpacing/>
        <w:jc w:val="both"/>
        <w:textAlignment w:val="baseline"/>
        <w:rPr>
          <w:rFonts w:ascii="Times New Roman" w:hAnsi="Times New Roman"/>
          <w:lang w:eastAsia="x-none"/>
        </w:rPr>
      </w:pPr>
      <w:r w:rsidRPr="004700C1">
        <w:rPr>
          <w:rFonts w:ascii="Times New Roman" w:hAnsi="Times New Roman"/>
          <w:lang w:eastAsia="x-none"/>
        </w:rPr>
        <w:t>0.65%/0.29% for light/medium cell load for CAT2 BS power model</w:t>
      </w:r>
    </w:p>
    <w:p w14:paraId="50EC20D3" w14:textId="5A95F3B2" w:rsidR="004700C1" w:rsidRPr="004700C1" w:rsidRDefault="004700C1" w:rsidP="00311060">
      <w:pPr>
        <w:numPr>
          <w:ilvl w:val="0"/>
          <w:numId w:val="151"/>
        </w:numPr>
        <w:overflowPunct w:val="0"/>
        <w:autoSpaceDE w:val="0"/>
        <w:autoSpaceDN w:val="0"/>
        <w:adjustRightInd w:val="0"/>
        <w:spacing w:after="120"/>
        <w:contextualSpacing/>
        <w:jc w:val="both"/>
        <w:rPr>
          <w:rFonts w:ascii="Times New Roman" w:hAnsi="Times New Roman"/>
          <w:lang w:eastAsia="x-none"/>
        </w:rPr>
      </w:pPr>
      <w:r w:rsidRPr="004700C1">
        <w:rPr>
          <w:rFonts w:ascii="Times New Roman" w:hAnsi="Times New Roman"/>
          <w:lang w:eastAsia="x-none"/>
        </w:rPr>
        <w:t>One source showed following NES gain for TDD, C1 vs B1, different loads [</w:t>
      </w:r>
      <w:hyperlink r:id="rId2005" w:history="1">
        <w:r w:rsidR="006F79AF">
          <w:rPr>
            <w:rStyle w:val="Hyperlink"/>
            <w:rFonts w:ascii="Times New Roman" w:hAnsi="Times New Roman"/>
            <w:lang w:eastAsia="x-none"/>
          </w:rPr>
          <w:t>R1-2404626</w:t>
        </w:r>
      </w:hyperlink>
      <w:r w:rsidRPr="004700C1">
        <w:rPr>
          <w:rFonts w:ascii="Times New Roman" w:hAnsi="Times New Roman"/>
          <w:lang w:eastAsia="x-none"/>
        </w:rPr>
        <w:t>]</w:t>
      </w:r>
    </w:p>
    <w:p w14:paraId="0DB41A11" w14:textId="77777777" w:rsidR="004700C1" w:rsidRPr="004700C1" w:rsidRDefault="004700C1" w:rsidP="00311060">
      <w:pPr>
        <w:numPr>
          <w:ilvl w:val="1"/>
          <w:numId w:val="151"/>
        </w:numPr>
        <w:overflowPunct w:val="0"/>
        <w:autoSpaceDE w:val="0"/>
        <w:autoSpaceDN w:val="0"/>
        <w:adjustRightInd w:val="0"/>
        <w:spacing w:after="120"/>
        <w:contextualSpacing/>
        <w:jc w:val="both"/>
        <w:rPr>
          <w:rFonts w:ascii="Times New Roman" w:hAnsi="Times New Roman"/>
          <w:lang w:eastAsia="x-none"/>
        </w:rPr>
      </w:pPr>
      <w:r w:rsidRPr="004700C1">
        <w:rPr>
          <w:rFonts w:ascii="Times New Roman" w:hAnsi="Times New Roman"/>
          <w:lang w:eastAsia="x-none"/>
        </w:rPr>
        <w:t>-18.57%~0%/-2.52%~0% for low /medium cell load for CAT1 BS power model</w:t>
      </w:r>
    </w:p>
    <w:p w14:paraId="5158C8BB" w14:textId="77777777" w:rsidR="004700C1" w:rsidRPr="004700C1" w:rsidRDefault="004700C1" w:rsidP="00311060">
      <w:pPr>
        <w:numPr>
          <w:ilvl w:val="1"/>
          <w:numId w:val="151"/>
        </w:numPr>
        <w:overflowPunct w:val="0"/>
        <w:autoSpaceDE w:val="0"/>
        <w:autoSpaceDN w:val="0"/>
        <w:adjustRightInd w:val="0"/>
        <w:spacing w:after="120"/>
        <w:contextualSpacing/>
        <w:jc w:val="both"/>
        <w:rPr>
          <w:rFonts w:ascii="Times New Roman" w:hAnsi="Times New Roman"/>
          <w:lang w:eastAsia="x-none"/>
        </w:rPr>
      </w:pPr>
      <w:r w:rsidRPr="004700C1">
        <w:rPr>
          <w:rFonts w:ascii="Times New Roman" w:hAnsi="Times New Roman"/>
          <w:lang w:eastAsia="x-none"/>
        </w:rPr>
        <w:t>-0.81%~0%/-0.42%~0% for low /medium cell load for CAT2 BS power model</w:t>
      </w:r>
    </w:p>
    <w:p w14:paraId="56197D82" w14:textId="77777777" w:rsidR="004700C1" w:rsidRPr="004700C1" w:rsidRDefault="004700C1" w:rsidP="00311060">
      <w:pPr>
        <w:numPr>
          <w:ilvl w:val="1"/>
          <w:numId w:val="151"/>
        </w:numPr>
        <w:overflowPunct w:val="0"/>
        <w:autoSpaceDE w:val="0"/>
        <w:autoSpaceDN w:val="0"/>
        <w:adjustRightInd w:val="0"/>
        <w:spacing w:after="120"/>
        <w:contextualSpacing/>
        <w:jc w:val="both"/>
        <w:rPr>
          <w:rFonts w:ascii="Times New Roman" w:hAnsi="Times New Roman"/>
          <w:lang w:eastAsia="x-none"/>
        </w:rPr>
      </w:pPr>
      <w:r w:rsidRPr="004700C1">
        <w:rPr>
          <w:rFonts w:ascii="Times New Roman" w:hAnsi="Times New Roman"/>
          <w:lang w:eastAsia="x-none"/>
        </w:rPr>
        <w:t>Note: For B1, it was assumed that periodicity of PRACH resources can be adapted. For C1, it was assumed that periodicity of PRACH resources is not adapted and some ROs within a periodicity can be deactivated.</w:t>
      </w:r>
    </w:p>
    <w:p w14:paraId="2AF0BA52" w14:textId="542E669A" w:rsidR="004700C1" w:rsidRPr="004700C1" w:rsidRDefault="004700C1" w:rsidP="00311060">
      <w:pPr>
        <w:numPr>
          <w:ilvl w:val="0"/>
          <w:numId w:val="151"/>
        </w:numPr>
        <w:overflowPunct w:val="0"/>
        <w:autoSpaceDE w:val="0"/>
        <w:autoSpaceDN w:val="0"/>
        <w:adjustRightInd w:val="0"/>
        <w:spacing w:after="120"/>
        <w:contextualSpacing/>
        <w:jc w:val="both"/>
        <w:rPr>
          <w:rFonts w:ascii="Times New Roman" w:hAnsi="Times New Roman"/>
          <w:lang w:eastAsia="x-none"/>
        </w:rPr>
      </w:pPr>
      <w:r w:rsidRPr="004700C1">
        <w:rPr>
          <w:rFonts w:ascii="Times New Roman" w:hAnsi="Times New Roman"/>
          <w:lang w:eastAsia="x-none"/>
        </w:rPr>
        <w:t>One source showed following NES gain for TDD, C1 vs A1-2, different loads [</w:t>
      </w:r>
      <w:hyperlink r:id="rId2006" w:history="1">
        <w:r w:rsidR="006F79AF">
          <w:rPr>
            <w:rStyle w:val="Hyperlink"/>
            <w:rFonts w:ascii="Times New Roman" w:hAnsi="Times New Roman"/>
            <w:lang w:eastAsia="x-none"/>
          </w:rPr>
          <w:t>R1-2404626</w:t>
        </w:r>
      </w:hyperlink>
      <w:r w:rsidRPr="004700C1">
        <w:rPr>
          <w:rFonts w:ascii="Times New Roman" w:hAnsi="Times New Roman"/>
          <w:lang w:eastAsia="x-none"/>
        </w:rPr>
        <w:t>]</w:t>
      </w:r>
    </w:p>
    <w:p w14:paraId="7028AA50" w14:textId="77777777" w:rsidR="004700C1" w:rsidRPr="004700C1" w:rsidRDefault="004700C1" w:rsidP="00311060">
      <w:pPr>
        <w:numPr>
          <w:ilvl w:val="1"/>
          <w:numId w:val="151"/>
        </w:numPr>
        <w:overflowPunct w:val="0"/>
        <w:autoSpaceDE w:val="0"/>
        <w:autoSpaceDN w:val="0"/>
        <w:adjustRightInd w:val="0"/>
        <w:spacing w:after="120"/>
        <w:contextualSpacing/>
        <w:jc w:val="both"/>
        <w:rPr>
          <w:rFonts w:ascii="Times New Roman" w:hAnsi="Times New Roman"/>
          <w:lang w:eastAsia="x-none"/>
        </w:rPr>
      </w:pPr>
      <w:r w:rsidRPr="004700C1">
        <w:rPr>
          <w:rFonts w:ascii="Times New Roman" w:hAnsi="Times New Roman"/>
          <w:lang w:eastAsia="x-none"/>
        </w:rPr>
        <w:t>3.67%~19.88%/2.29%~5.22% for low /medium cell load for CAT1 BS power model</w:t>
      </w:r>
    </w:p>
    <w:p w14:paraId="631AA6B0" w14:textId="77777777" w:rsidR="004700C1" w:rsidRPr="004700C1" w:rsidRDefault="004700C1" w:rsidP="00311060">
      <w:pPr>
        <w:numPr>
          <w:ilvl w:val="1"/>
          <w:numId w:val="151"/>
        </w:numPr>
        <w:overflowPunct w:val="0"/>
        <w:autoSpaceDE w:val="0"/>
        <w:autoSpaceDN w:val="0"/>
        <w:adjustRightInd w:val="0"/>
        <w:spacing w:after="120"/>
        <w:contextualSpacing/>
        <w:jc w:val="both"/>
        <w:rPr>
          <w:rFonts w:ascii="Times New Roman" w:hAnsi="Times New Roman"/>
          <w:lang w:eastAsia="x-none"/>
        </w:rPr>
      </w:pPr>
      <w:r w:rsidRPr="004700C1">
        <w:rPr>
          <w:rFonts w:ascii="Times New Roman" w:hAnsi="Times New Roman"/>
          <w:lang w:eastAsia="x-none"/>
        </w:rPr>
        <w:t>0.67%~1.75%/0.39%~0.91% for low /medium cell load for CAT2 BS power model</w:t>
      </w:r>
    </w:p>
    <w:p w14:paraId="10798FDF" w14:textId="77777777" w:rsidR="004700C1" w:rsidRPr="004700C1" w:rsidRDefault="004700C1" w:rsidP="00311060">
      <w:pPr>
        <w:numPr>
          <w:ilvl w:val="1"/>
          <w:numId w:val="151"/>
        </w:numPr>
        <w:overflowPunct w:val="0"/>
        <w:autoSpaceDE w:val="0"/>
        <w:autoSpaceDN w:val="0"/>
        <w:adjustRightInd w:val="0"/>
        <w:spacing w:after="120"/>
        <w:contextualSpacing/>
        <w:jc w:val="both"/>
        <w:rPr>
          <w:rFonts w:ascii="Times New Roman" w:hAnsi="Times New Roman"/>
          <w:lang w:eastAsia="x-none"/>
        </w:rPr>
      </w:pPr>
      <w:r w:rsidRPr="004700C1">
        <w:rPr>
          <w:rFonts w:ascii="Times New Roman" w:hAnsi="Times New Roman"/>
          <w:lang w:eastAsia="x-none"/>
        </w:rPr>
        <w:t>Note: For C1, it was assumed that periodicity of PRACH resources is not adapted and some ROs within a periodicity can be deactivated.</w:t>
      </w:r>
    </w:p>
    <w:p w14:paraId="22912100" w14:textId="0C56A69D" w:rsidR="004700C1" w:rsidRPr="004700C1" w:rsidRDefault="004700C1" w:rsidP="00311060">
      <w:pPr>
        <w:numPr>
          <w:ilvl w:val="0"/>
          <w:numId w:val="151"/>
        </w:numPr>
        <w:overflowPunct w:val="0"/>
        <w:autoSpaceDE w:val="0"/>
        <w:autoSpaceDN w:val="0"/>
        <w:adjustRightInd w:val="0"/>
        <w:spacing w:after="120"/>
        <w:contextualSpacing/>
        <w:jc w:val="both"/>
        <w:textAlignment w:val="baseline"/>
        <w:rPr>
          <w:rFonts w:ascii="Times New Roman" w:hAnsi="Times New Roman"/>
          <w:lang w:eastAsia="x-none"/>
        </w:rPr>
      </w:pPr>
      <w:r w:rsidRPr="004700C1">
        <w:rPr>
          <w:rFonts w:ascii="Times New Roman" w:hAnsi="Times New Roman"/>
          <w:lang w:eastAsia="x-none"/>
        </w:rPr>
        <w:t>One source showed NES gain for FDD, C1 vs B1, zero load [</w:t>
      </w:r>
      <w:hyperlink r:id="rId2007" w:history="1">
        <w:r w:rsidR="006F79AF">
          <w:rPr>
            <w:rStyle w:val="Hyperlink"/>
            <w:rFonts w:ascii="Times New Roman" w:hAnsi="Times New Roman"/>
            <w:lang w:eastAsia="x-none"/>
          </w:rPr>
          <w:t>R1-2404464</w:t>
        </w:r>
      </w:hyperlink>
      <w:r w:rsidRPr="004700C1">
        <w:rPr>
          <w:rFonts w:ascii="Times New Roman" w:hAnsi="Times New Roman"/>
          <w:lang w:eastAsia="x-none"/>
        </w:rPr>
        <w:t>]</w:t>
      </w:r>
    </w:p>
    <w:p w14:paraId="34ABBF50" w14:textId="77777777" w:rsidR="004700C1" w:rsidRPr="004700C1" w:rsidRDefault="004700C1" w:rsidP="00311060">
      <w:pPr>
        <w:numPr>
          <w:ilvl w:val="1"/>
          <w:numId w:val="151"/>
        </w:numPr>
        <w:overflowPunct w:val="0"/>
        <w:autoSpaceDE w:val="0"/>
        <w:autoSpaceDN w:val="0"/>
        <w:adjustRightInd w:val="0"/>
        <w:spacing w:after="120"/>
        <w:contextualSpacing/>
        <w:jc w:val="both"/>
        <w:textAlignment w:val="baseline"/>
        <w:rPr>
          <w:rFonts w:ascii="Times New Roman" w:hAnsi="Times New Roman"/>
          <w:lang w:eastAsia="x-none"/>
        </w:rPr>
      </w:pPr>
      <w:r w:rsidRPr="004700C1">
        <w:rPr>
          <w:rFonts w:ascii="Times New Roman" w:hAnsi="Times New Roman"/>
          <w:lang w:eastAsia="x-none"/>
        </w:rPr>
        <w:t>1.4%~7% for CAT1 BS power model</w:t>
      </w:r>
    </w:p>
    <w:p w14:paraId="3BD73063" w14:textId="77777777" w:rsidR="004700C1" w:rsidRPr="004700C1" w:rsidRDefault="004700C1" w:rsidP="00311060">
      <w:pPr>
        <w:numPr>
          <w:ilvl w:val="1"/>
          <w:numId w:val="151"/>
        </w:numPr>
        <w:overflowPunct w:val="0"/>
        <w:autoSpaceDE w:val="0"/>
        <w:autoSpaceDN w:val="0"/>
        <w:adjustRightInd w:val="0"/>
        <w:spacing w:after="120"/>
        <w:contextualSpacing/>
        <w:jc w:val="both"/>
        <w:textAlignment w:val="baseline"/>
        <w:rPr>
          <w:rFonts w:ascii="Times New Roman" w:hAnsi="Times New Roman"/>
          <w:lang w:eastAsia="x-none"/>
        </w:rPr>
      </w:pPr>
      <w:r w:rsidRPr="004700C1">
        <w:rPr>
          <w:rFonts w:ascii="Times New Roman" w:hAnsi="Times New Roman"/>
          <w:lang w:eastAsia="x-none"/>
        </w:rPr>
        <w:t>0%~0.3% for CAT2 BS power model</w:t>
      </w:r>
    </w:p>
    <w:p w14:paraId="49681504" w14:textId="77777777" w:rsidR="004700C1" w:rsidRPr="004700C1" w:rsidRDefault="004700C1" w:rsidP="00311060">
      <w:pPr>
        <w:numPr>
          <w:ilvl w:val="1"/>
          <w:numId w:val="151"/>
        </w:numPr>
        <w:overflowPunct w:val="0"/>
        <w:autoSpaceDE w:val="0"/>
        <w:autoSpaceDN w:val="0"/>
        <w:adjustRightInd w:val="0"/>
        <w:spacing w:after="120"/>
        <w:contextualSpacing/>
        <w:jc w:val="both"/>
        <w:textAlignment w:val="baseline"/>
        <w:rPr>
          <w:rFonts w:ascii="Times New Roman" w:hAnsi="Times New Roman"/>
          <w:lang w:eastAsia="x-none"/>
        </w:rPr>
      </w:pPr>
      <w:r w:rsidRPr="004700C1">
        <w:rPr>
          <w:rFonts w:ascii="Times New Roman" w:hAnsi="Times New Roman"/>
          <w:lang w:eastAsia="x-none"/>
        </w:rPr>
        <w:t>Note: The evaluation results provide the extra NES gain of spatial domain PRACH adaptation compared to time domain PRACH adaptation</w:t>
      </w:r>
      <w:r w:rsidRPr="004700C1">
        <w:rPr>
          <w:rFonts w:ascii="Times New Roman" w:hAnsi="Times New Roman" w:hint="eastAsia"/>
          <w:lang w:eastAsia="ko-KR"/>
        </w:rPr>
        <w:t xml:space="preserve">, where </w:t>
      </w:r>
      <w:r w:rsidRPr="004700C1">
        <w:rPr>
          <w:rFonts w:ascii="Times New Roman" w:hAnsi="Times New Roman"/>
          <w:lang w:eastAsia="x-none"/>
        </w:rPr>
        <w:t xml:space="preserve">spatial domain </w:t>
      </w:r>
      <w:r w:rsidRPr="004700C1">
        <w:rPr>
          <w:rFonts w:ascii="Times New Roman" w:hAnsi="Times New Roman" w:hint="eastAsia"/>
          <w:lang w:eastAsia="ko-KR"/>
        </w:rPr>
        <w:t xml:space="preserve">and time domain </w:t>
      </w:r>
      <w:r w:rsidRPr="004700C1">
        <w:rPr>
          <w:rFonts w:ascii="Times New Roman" w:hAnsi="Times New Roman"/>
          <w:lang w:eastAsia="x-none"/>
        </w:rPr>
        <w:t>PRACH adaptation</w:t>
      </w:r>
      <w:r w:rsidRPr="004700C1">
        <w:rPr>
          <w:rFonts w:ascii="Times New Roman" w:hAnsi="Times New Roman" w:hint="eastAsia"/>
          <w:lang w:eastAsia="ko-KR"/>
        </w:rPr>
        <w:t>s</w:t>
      </w:r>
      <w:r w:rsidRPr="004700C1">
        <w:rPr>
          <w:rFonts w:ascii="Times New Roman" w:hAnsi="Times New Roman"/>
          <w:lang w:eastAsia="x-none"/>
        </w:rPr>
        <w:t xml:space="preserve"> </w:t>
      </w:r>
      <w:r w:rsidRPr="004700C1">
        <w:rPr>
          <w:rFonts w:ascii="Times New Roman" w:hAnsi="Times New Roman" w:hint="eastAsia"/>
          <w:lang w:eastAsia="ko-KR"/>
        </w:rPr>
        <w:t>are</w:t>
      </w:r>
      <w:r w:rsidRPr="004700C1">
        <w:rPr>
          <w:rFonts w:ascii="Times New Roman" w:hAnsi="Times New Roman"/>
          <w:lang w:eastAsia="x-none"/>
        </w:rPr>
        <w:t xml:space="preserve"> based on dynamic switching between PRACH resources according to two PRACH configuration indexes</w:t>
      </w:r>
    </w:p>
    <w:p w14:paraId="38FB0622" w14:textId="4A3F4358" w:rsidR="004700C1" w:rsidRPr="004700C1" w:rsidRDefault="004700C1" w:rsidP="00311060">
      <w:pPr>
        <w:numPr>
          <w:ilvl w:val="0"/>
          <w:numId w:val="151"/>
        </w:numPr>
        <w:overflowPunct w:val="0"/>
        <w:autoSpaceDE w:val="0"/>
        <w:autoSpaceDN w:val="0"/>
        <w:adjustRightInd w:val="0"/>
        <w:spacing w:after="120"/>
        <w:contextualSpacing/>
        <w:jc w:val="both"/>
        <w:textAlignment w:val="baseline"/>
        <w:rPr>
          <w:rFonts w:ascii="Times New Roman" w:hAnsi="Times New Roman"/>
          <w:lang w:eastAsia="x-none"/>
        </w:rPr>
      </w:pPr>
      <w:r w:rsidRPr="004700C1">
        <w:rPr>
          <w:rFonts w:ascii="Times New Roman" w:hAnsi="Times New Roman"/>
          <w:lang w:eastAsia="x-none"/>
        </w:rPr>
        <w:t>One source showed NES gain for FR2, CAT1 BS power model, spatial domain adaptation of PRACH configuration index 75 vs a time domain adaptation of PRACH configuration index 75, zero load [</w:t>
      </w:r>
      <w:hyperlink r:id="rId2008" w:history="1">
        <w:r w:rsidR="006F79AF">
          <w:rPr>
            <w:rStyle w:val="Hyperlink"/>
            <w:rFonts w:ascii="Times New Roman" w:hAnsi="Times New Roman"/>
            <w:lang w:eastAsia="x-none"/>
          </w:rPr>
          <w:t>R1-2405163</w:t>
        </w:r>
      </w:hyperlink>
      <w:r w:rsidRPr="004700C1">
        <w:rPr>
          <w:rFonts w:ascii="Times New Roman" w:hAnsi="Times New Roman"/>
          <w:lang w:eastAsia="x-none"/>
        </w:rPr>
        <w:t>]</w:t>
      </w:r>
    </w:p>
    <w:p w14:paraId="11270B5D" w14:textId="77777777" w:rsidR="004700C1" w:rsidRPr="004700C1" w:rsidRDefault="004700C1" w:rsidP="00311060">
      <w:pPr>
        <w:numPr>
          <w:ilvl w:val="1"/>
          <w:numId w:val="151"/>
        </w:numPr>
        <w:overflowPunct w:val="0"/>
        <w:autoSpaceDE w:val="0"/>
        <w:autoSpaceDN w:val="0"/>
        <w:adjustRightInd w:val="0"/>
        <w:spacing w:after="120"/>
        <w:contextualSpacing/>
        <w:jc w:val="both"/>
        <w:textAlignment w:val="baseline"/>
        <w:rPr>
          <w:rFonts w:ascii="Times New Roman" w:hAnsi="Times New Roman"/>
          <w:lang w:eastAsia="x-none"/>
        </w:rPr>
      </w:pPr>
      <w:r w:rsidRPr="004700C1">
        <w:rPr>
          <w:rFonts w:ascii="Times New Roman" w:hAnsi="Times New Roman"/>
          <w:lang w:eastAsia="x-none"/>
        </w:rPr>
        <w:t xml:space="preserve">4%~7% </w:t>
      </w:r>
    </w:p>
    <w:p w14:paraId="21EBAD6D" w14:textId="77777777" w:rsidR="004700C1" w:rsidRPr="004700C1" w:rsidRDefault="004700C1" w:rsidP="00311060">
      <w:pPr>
        <w:numPr>
          <w:ilvl w:val="0"/>
          <w:numId w:val="151"/>
        </w:numPr>
        <w:overflowPunct w:val="0"/>
        <w:autoSpaceDE w:val="0"/>
        <w:autoSpaceDN w:val="0"/>
        <w:adjustRightInd w:val="0"/>
        <w:spacing w:after="120"/>
        <w:contextualSpacing/>
        <w:jc w:val="both"/>
        <w:textAlignment w:val="baseline"/>
        <w:rPr>
          <w:rFonts w:ascii="Times New Roman" w:hAnsi="Times New Roman"/>
          <w:szCs w:val="20"/>
          <w:lang w:eastAsia="x-none"/>
        </w:rPr>
      </w:pPr>
      <w:r w:rsidRPr="004700C1">
        <w:rPr>
          <w:rFonts w:ascii="Times New Roman" w:hAnsi="Times New Roman"/>
          <w:szCs w:val="20"/>
          <w:lang w:eastAsia="x-none"/>
        </w:rPr>
        <w:t xml:space="preserve">Note 1: About possibility of scenarios with non-uniform distribution of UEs in different beams </w:t>
      </w:r>
    </w:p>
    <w:p w14:paraId="696902BD" w14:textId="77777777" w:rsidR="004700C1" w:rsidRPr="004700C1" w:rsidRDefault="004700C1" w:rsidP="00311060">
      <w:pPr>
        <w:numPr>
          <w:ilvl w:val="1"/>
          <w:numId w:val="151"/>
        </w:numPr>
        <w:overflowPunct w:val="0"/>
        <w:autoSpaceDE w:val="0"/>
        <w:autoSpaceDN w:val="0"/>
        <w:adjustRightInd w:val="0"/>
        <w:spacing w:after="120"/>
        <w:ind w:left="1080"/>
        <w:contextualSpacing/>
        <w:jc w:val="both"/>
        <w:textAlignment w:val="baseline"/>
        <w:rPr>
          <w:rFonts w:ascii="Times New Roman" w:hAnsi="Times New Roman"/>
          <w:szCs w:val="20"/>
          <w:lang w:eastAsia="x-none"/>
        </w:rPr>
      </w:pPr>
      <w:r w:rsidRPr="004700C1">
        <w:rPr>
          <w:rFonts w:ascii="Times New Roman" w:hAnsi="Times New Roman"/>
          <w:szCs w:val="20"/>
          <w:lang w:eastAsia="x-none"/>
        </w:rPr>
        <w:t xml:space="preserve">Several companies indicated (and three companies showed data/analysis) that there can be scenarios with non-uniform distribution of UEs in different beams. </w:t>
      </w:r>
    </w:p>
    <w:p w14:paraId="7C9B0C2F" w14:textId="77777777" w:rsidR="004700C1" w:rsidRPr="004700C1" w:rsidRDefault="004700C1" w:rsidP="00311060">
      <w:pPr>
        <w:numPr>
          <w:ilvl w:val="1"/>
          <w:numId w:val="151"/>
        </w:numPr>
        <w:overflowPunct w:val="0"/>
        <w:autoSpaceDE w:val="0"/>
        <w:autoSpaceDN w:val="0"/>
        <w:adjustRightInd w:val="0"/>
        <w:spacing w:after="120"/>
        <w:ind w:left="1080"/>
        <w:contextualSpacing/>
        <w:jc w:val="both"/>
        <w:textAlignment w:val="baseline"/>
        <w:rPr>
          <w:rFonts w:ascii="Times New Roman" w:hAnsi="Times New Roman"/>
          <w:szCs w:val="20"/>
          <w:lang w:eastAsia="x-none"/>
        </w:rPr>
      </w:pPr>
      <w:r w:rsidRPr="004700C1">
        <w:rPr>
          <w:rFonts w:ascii="Times New Roman" w:hAnsi="Times New Roman"/>
          <w:szCs w:val="20"/>
          <w:lang w:eastAsia="x-none"/>
        </w:rPr>
        <w:t>Several companies mentioned that for non-uniform UE distribution, it can be addressed by gNB implementation e.g. by adjusting SSB beamwidth, etc. Several companies also mentioned that it is not clear how gNB can predict the distribution of UEs in different beams, especially for Idle/Inactive UEs.</w:t>
      </w:r>
    </w:p>
    <w:p w14:paraId="632F6D1E" w14:textId="77777777" w:rsidR="004700C1" w:rsidRPr="004700C1" w:rsidRDefault="004700C1" w:rsidP="00311060">
      <w:pPr>
        <w:numPr>
          <w:ilvl w:val="0"/>
          <w:numId w:val="151"/>
        </w:numPr>
        <w:overflowPunct w:val="0"/>
        <w:autoSpaceDE w:val="0"/>
        <w:autoSpaceDN w:val="0"/>
        <w:adjustRightInd w:val="0"/>
        <w:spacing w:after="120"/>
        <w:contextualSpacing/>
        <w:jc w:val="both"/>
        <w:textAlignment w:val="baseline"/>
        <w:rPr>
          <w:rFonts w:ascii="Times New Roman" w:hAnsi="Times New Roman"/>
          <w:szCs w:val="20"/>
          <w:lang w:eastAsia="x-none"/>
        </w:rPr>
      </w:pPr>
      <w:r w:rsidRPr="004700C1">
        <w:rPr>
          <w:rFonts w:ascii="Times New Roman" w:hAnsi="Times New Roman"/>
          <w:szCs w:val="20"/>
          <w:lang w:eastAsia="x-none"/>
        </w:rPr>
        <w:lastRenderedPageBreak/>
        <w:t>Note 2: Most sources that showed the NES gains (if any) for adaptation of PRACH in spatial domain compared to A1-2/B1 observed that the gain would be due to reduction in the number of overall ROs in time domain in their evaluations. Most of these companies only accounted for ROs in time domain.</w:t>
      </w:r>
    </w:p>
    <w:p w14:paraId="2D7A1674" w14:textId="77777777" w:rsidR="004700C1" w:rsidRPr="004700C1" w:rsidRDefault="004700C1" w:rsidP="00311060">
      <w:pPr>
        <w:numPr>
          <w:ilvl w:val="0"/>
          <w:numId w:val="151"/>
        </w:numPr>
        <w:overflowPunct w:val="0"/>
        <w:autoSpaceDE w:val="0"/>
        <w:autoSpaceDN w:val="0"/>
        <w:adjustRightInd w:val="0"/>
        <w:spacing w:after="120"/>
        <w:contextualSpacing/>
        <w:jc w:val="both"/>
        <w:textAlignment w:val="baseline"/>
        <w:rPr>
          <w:rFonts w:ascii="Times New Roman" w:hAnsi="Times New Roman"/>
          <w:szCs w:val="20"/>
          <w:lang w:eastAsia="x-none"/>
        </w:rPr>
      </w:pPr>
      <w:r w:rsidRPr="004700C1">
        <w:rPr>
          <w:rFonts w:ascii="Times New Roman" w:hAnsi="Times New Roman"/>
          <w:szCs w:val="20"/>
          <w:lang w:eastAsia="x-none"/>
        </w:rPr>
        <w:t>Note 3: The evaluation results assumed the non-uniform distribution of UE is static during the evaluation time period.</w:t>
      </w:r>
    </w:p>
    <w:p w14:paraId="3FBC31F6" w14:textId="77777777" w:rsidR="004700C1" w:rsidRPr="004700C1" w:rsidRDefault="004700C1" w:rsidP="004700C1">
      <w:pPr>
        <w:rPr>
          <w:lang w:eastAsia="ko-KR"/>
        </w:rPr>
      </w:pPr>
    </w:p>
    <w:p w14:paraId="69431FA5" w14:textId="77777777" w:rsidR="004700C1" w:rsidRPr="004700C1" w:rsidRDefault="004700C1" w:rsidP="004700C1">
      <w:pPr>
        <w:rPr>
          <w:rFonts w:ascii="Times New Roman" w:hAnsi="Times New Roman"/>
          <w:b/>
          <w:bCs/>
          <w:szCs w:val="20"/>
          <w:lang w:val="en-US" w:eastAsia="ko-KR"/>
        </w:rPr>
      </w:pPr>
      <w:r w:rsidRPr="004700C1">
        <w:rPr>
          <w:rFonts w:ascii="Times New Roman" w:hAnsi="Times New Roman" w:hint="eastAsia"/>
          <w:b/>
          <w:bCs/>
          <w:szCs w:val="20"/>
          <w:lang w:val="en-US" w:eastAsia="ko-KR"/>
        </w:rPr>
        <w:t>C</w:t>
      </w:r>
      <w:r w:rsidRPr="004700C1">
        <w:rPr>
          <w:rFonts w:ascii="Times New Roman" w:hAnsi="Times New Roman"/>
          <w:b/>
          <w:bCs/>
          <w:szCs w:val="20"/>
          <w:lang w:val="en-US" w:eastAsia="ko-KR"/>
        </w:rPr>
        <w:t>onclusion</w:t>
      </w:r>
    </w:p>
    <w:p w14:paraId="4F21EFCE" w14:textId="7E765128" w:rsidR="004700C1" w:rsidRPr="004700C1" w:rsidRDefault="004700C1" w:rsidP="004700C1">
      <w:pPr>
        <w:rPr>
          <w:rFonts w:ascii="Times New Roman" w:hAnsi="Times New Roman"/>
          <w:szCs w:val="20"/>
          <w:lang w:val="en-US" w:eastAsia="ko-KR"/>
        </w:rPr>
      </w:pPr>
      <w:r w:rsidRPr="004700C1">
        <w:rPr>
          <w:rFonts w:ascii="Times New Roman" w:hAnsi="Times New Roman" w:hint="eastAsia"/>
          <w:szCs w:val="20"/>
          <w:lang w:val="en-US" w:eastAsia="ko-KR"/>
        </w:rPr>
        <w:t>T</w:t>
      </w:r>
      <w:r w:rsidRPr="004700C1">
        <w:rPr>
          <w:rFonts w:ascii="Times New Roman" w:hAnsi="Times New Roman"/>
          <w:szCs w:val="20"/>
          <w:lang w:val="en-US" w:eastAsia="ko-KR"/>
        </w:rPr>
        <w:t>here is no consensus in RAN1 on the support of PRACH adaptation in spatial domain</w:t>
      </w:r>
      <w:r>
        <w:rPr>
          <w:rFonts w:ascii="Times New Roman" w:hAnsi="Times New Roman"/>
          <w:szCs w:val="20"/>
          <w:lang w:val="en-US" w:eastAsia="ko-KR"/>
        </w:rPr>
        <w:t>.</w:t>
      </w:r>
    </w:p>
    <w:p w14:paraId="6285576C" w14:textId="77777777" w:rsidR="0075630C" w:rsidRDefault="0075630C" w:rsidP="0075630C">
      <w:pPr>
        <w:rPr>
          <w:rFonts w:ascii="Times New Roman" w:hAnsi="Times New Roman"/>
          <w:szCs w:val="20"/>
          <w:lang w:val="en-US" w:eastAsia="x-none"/>
        </w:rPr>
      </w:pPr>
    </w:p>
    <w:p w14:paraId="7D2B2D0A" w14:textId="77777777" w:rsidR="0075630C" w:rsidRPr="0075630C" w:rsidRDefault="0075630C" w:rsidP="0075630C">
      <w:pPr>
        <w:rPr>
          <w:rFonts w:ascii="Times New Roman" w:hAnsi="Times New Roman"/>
          <w:szCs w:val="20"/>
          <w:lang w:eastAsia="x-none"/>
        </w:rPr>
      </w:pPr>
    </w:p>
    <w:p w14:paraId="4D600974" w14:textId="5CE3E449" w:rsidR="0075630C" w:rsidRPr="00C2433B" w:rsidRDefault="006F79AF" w:rsidP="0075630C">
      <w:pPr>
        <w:rPr>
          <w:rFonts w:ascii="Times New Roman" w:hAnsi="Times New Roman"/>
          <w:b/>
          <w:bCs/>
          <w:szCs w:val="20"/>
          <w:lang w:eastAsia="x-none"/>
        </w:rPr>
      </w:pPr>
      <w:hyperlink r:id="rId2009" w:history="1">
        <w:r>
          <w:rPr>
            <w:rStyle w:val="Hyperlink"/>
            <w:rFonts w:ascii="Times New Roman" w:hAnsi="Times New Roman"/>
            <w:b/>
            <w:bCs/>
            <w:szCs w:val="20"/>
            <w:lang w:eastAsia="x-none"/>
          </w:rPr>
          <w:t>R1-2405631</w:t>
        </w:r>
      </w:hyperlink>
      <w:r w:rsidR="0075630C" w:rsidRPr="00C2433B">
        <w:rPr>
          <w:rFonts w:ascii="Times New Roman" w:hAnsi="Times New Roman"/>
          <w:b/>
          <w:bCs/>
          <w:szCs w:val="20"/>
          <w:lang w:eastAsia="x-none"/>
        </w:rPr>
        <w:tab/>
        <w:t>Summary#4 of AI 9.5.3 for R19 NES</w:t>
      </w:r>
      <w:r w:rsidR="0075630C" w:rsidRPr="00C2433B">
        <w:rPr>
          <w:rFonts w:ascii="Times New Roman" w:hAnsi="Times New Roman"/>
          <w:b/>
          <w:bCs/>
          <w:szCs w:val="20"/>
          <w:lang w:eastAsia="x-none"/>
        </w:rPr>
        <w:tab/>
        <w:t>Moderator (Ericsson)</w:t>
      </w:r>
    </w:p>
    <w:p w14:paraId="6D13171E" w14:textId="745A6DC2" w:rsidR="00C2433B" w:rsidRDefault="00C2433B" w:rsidP="0075630C">
      <w:pPr>
        <w:rPr>
          <w:rFonts w:ascii="Times New Roman" w:hAnsi="Times New Roman"/>
          <w:szCs w:val="20"/>
          <w:lang w:eastAsia="x-none"/>
        </w:rPr>
      </w:pPr>
      <w:r>
        <w:rPr>
          <w:rFonts w:ascii="Times New Roman" w:hAnsi="Times New Roman"/>
          <w:szCs w:val="20"/>
          <w:lang w:eastAsia="x-none"/>
        </w:rPr>
        <w:t>From Friday session</w:t>
      </w:r>
    </w:p>
    <w:p w14:paraId="177DFB5A" w14:textId="77777777" w:rsidR="00C2433B" w:rsidRPr="00E40459" w:rsidRDefault="00C2433B" w:rsidP="00C2433B">
      <w:pPr>
        <w:rPr>
          <w:rFonts w:ascii="Times New Roman" w:hAnsi="Times New Roman"/>
          <w:szCs w:val="20"/>
          <w:lang w:eastAsia="ko-KR"/>
        </w:rPr>
      </w:pPr>
      <w:r w:rsidRPr="00E40459">
        <w:rPr>
          <w:rFonts w:ascii="Times New Roman" w:hAnsi="Times New Roman"/>
          <w:szCs w:val="20"/>
          <w:highlight w:val="green"/>
          <w:lang w:eastAsia="ko-KR"/>
        </w:rPr>
        <w:t>Agreement</w:t>
      </w:r>
    </w:p>
    <w:p w14:paraId="28502B59" w14:textId="77777777" w:rsidR="00C2433B" w:rsidRPr="00C2433B" w:rsidRDefault="00C2433B" w:rsidP="00C2433B">
      <w:pPr>
        <w:rPr>
          <w:rFonts w:ascii="Times New Roman" w:hAnsi="Times New Roman"/>
          <w:szCs w:val="20"/>
          <w:lang w:eastAsia="x-none"/>
        </w:rPr>
      </w:pPr>
      <w:r w:rsidRPr="00C2433B">
        <w:rPr>
          <w:rFonts w:ascii="Times New Roman" w:hAnsi="Times New Roman"/>
          <w:szCs w:val="20"/>
          <w:lang w:eastAsia="x-none"/>
        </w:rPr>
        <w:t>For adaptation of SSB in time-domain, Option 1 is supported</w:t>
      </w:r>
    </w:p>
    <w:p w14:paraId="269BC49C" w14:textId="77777777" w:rsidR="00C2433B" w:rsidRPr="00C2433B" w:rsidRDefault="00C2433B" w:rsidP="00311060">
      <w:pPr>
        <w:numPr>
          <w:ilvl w:val="0"/>
          <w:numId w:val="263"/>
        </w:numPr>
        <w:suppressAutoHyphens/>
        <w:rPr>
          <w:rFonts w:ascii="Times New Roman" w:hAnsi="Times New Roman"/>
          <w:szCs w:val="20"/>
          <w:lang w:eastAsia="x-none"/>
        </w:rPr>
      </w:pPr>
      <w:r w:rsidRPr="00C2433B">
        <w:rPr>
          <w:rFonts w:ascii="Times New Roman" w:hAnsi="Times New Roman"/>
          <w:szCs w:val="20"/>
          <w:lang w:eastAsia="x-none"/>
        </w:rPr>
        <w:t>Option 1: Adaptation of SSB burst periodicity using one or more SSB burst periodicity value(s)</w:t>
      </w:r>
    </w:p>
    <w:p w14:paraId="40D24EE4" w14:textId="77777777" w:rsidR="00C2433B" w:rsidRPr="00C2433B" w:rsidRDefault="00C2433B" w:rsidP="00311060">
      <w:pPr>
        <w:numPr>
          <w:ilvl w:val="0"/>
          <w:numId w:val="263"/>
        </w:numPr>
        <w:suppressAutoHyphens/>
        <w:rPr>
          <w:rFonts w:ascii="Times New Roman" w:hAnsi="Times New Roman"/>
          <w:szCs w:val="20"/>
          <w:lang w:eastAsia="x-none"/>
        </w:rPr>
      </w:pPr>
      <w:r w:rsidRPr="00C2433B">
        <w:rPr>
          <w:rFonts w:ascii="Times New Roman" w:hAnsi="Times New Roman"/>
          <w:szCs w:val="20"/>
          <w:lang w:eastAsia="ko-KR"/>
        </w:rPr>
        <w:t>Note: Using Option 2 to realize Option 1 is not precluded</w:t>
      </w:r>
    </w:p>
    <w:p w14:paraId="5F295FD6" w14:textId="77777777" w:rsidR="00C2433B" w:rsidRPr="00C2433B" w:rsidRDefault="00C2433B" w:rsidP="00311060">
      <w:pPr>
        <w:numPr>
          <w:ilvl w:val="1"/>
          <w:numId w:val="263"/>
        </w:numPr>
        <w:suppressAutoHyphens/>
        <w:rPr>
          <w:rFonts w:ascii="Times New Roman" w:hAnsi="Times New Roman"/>
          <w:szCs w:val="20"/>
        </w:rPr>
      </w:pPr>
      <w:r w:rsidRPr="00C2433B">
        <w:rPr>
          <w:rFonts w:ascii="Times New Roman" w:hAnsi="Times New Roman"/>
          <w:szCs w:val="20"/>
        </w:rPr>
        <w:t>Option 2: Adaptation based on two SSB configurations [where up to two configurations can be active]</w:t>
      </w:r>
    </w:p>
    <w:p w14:paraId="514E7ADE" w14:textId="77777777" w:rsidR="00C2433B" w:rsidRPr="00C2433B" w:rsidRDefault="00C2433B" w:rsidP="00311060">
      <w:pPr>
        <w:numPr>
          <w:ilvl w:val="2"/>
          <w:numId w:val="263"/>
        </w:numPr>
        <w:suppressAutoHyphens/>
        <w:rPr>
          <w:rFonts w:ascii="Times New Roman" w:hAnsi="Times New Roman"/>
          <w:szCs w:val="20"/>
        </w:rPr>
      </w:pPr>
      <w:r w:rsidRPr="00C2433B">
        <w:rPr>
          <w:rFonts w:ascii="Times New Roman" w:hAnsi="Times New Roman"/>
          <w:szCs w:val="20"/>
        </w:rPr>
        <w:t>FFS: details of the differences between the two SSB configurations, e.g. two different periodicities</w:t>
      </w:r>
    </w:p>
    <w:p w14:paraId="4ACC8697" w14:textId="77777777" w:rsidR="00C2433B" w:rsidRPr="00C2433B" w:rsidRDefault="00C2433B" w:rsidP="00311060">
      <w:pPr>
        <w:numPr>
          <w:ilvl w:val="0"/>
          <w:numId w:val="263"/>
        </w:numPr>
        <w:suppressAutoHyphens/>
        <w:rPr>
          <w:rFonts w:ascii="Times New Roman" w:hAnsi="Times New Roman"/>
          <w:szCs w:val="20"/>
          <w:lang w:eastAsia="x-none"/>
        </w:rPr>
      </w:pPr>
      <w:r w:rsidRPr="00C2433B">
        <w:rPr>
          <w:rFonts w:ascii="Times New Roman" w:hAnsi="Times New Roman"/>
          <w:szCs w:val="20"/>
          <w:lang w:eastAsia="x-none"/>
        </w:rPr>
        <w:t xml:space="preserve">FFS: Details including applicable scenarios </w:t>
      </w:r>
    </w:p>
    <w:p w14:paraId="235436EF" w14:textId="77777777" w:rsidR="00C2433B" w:rsidRPr="00C2433B" w:rsidRDefault="00C2433B" w:rsidP="00311060">
      <w:pPr>
        <w:numPr>
          <w:ilvl w:val="0"/>
          <w:numId w:val="263"/>
        </w:numPr>
        <w:suppressAutoHyphens/>
        <w:rPr>
          <w:rFonts w:ascii="Times New Roman" w:hAnsi="Times New Roman"/>
          <w:szCs w:val="20"/>
          <w:lang w:eastAsia="x-none"/>
        </w:rPr>
      </w:pPr>
      <w:r w:rsidRPr="00C2433B">
        <w:rPr>
          <w:rFonts w:ascii="Times New Roman" w:hAnsi="Times New Roman"/>
          <w:szCs w:val="20"/>
          <w:lang w:eastAsia="x-none"/>
        </w:rPr>
        <w:t>FFS: Support of Cell DTX for connected mode UEs for SSB</w:t>
      </w:r>
    </w:p>
    <w:p w14:paraId="70CC2DC3" w14:textId="77777777" w:rsidR="00C2433B" w:rsidRPr="00C2433B" w:rsidRDefault="00C2433B" w:rsidP="00C2433B">
      <w:pPr>
        <w:rPr>
          <w:rFonts w:ascii="Times New Roman" w:hAnsi="Times New Roman"/>
          <w:szCs w:val="20"/>
          <w:lang w:eastAsia="ko-KR"/>
        </w:rPr>
      </w:pPr>
    </w:p>
    <w:p w14:paraId="572064F0" w14:textId="77777777" w:rsidR="00C2433B" w:rsidRPr="00C2433B" w:rsidRDefault="00C2433B" w:rsidP="00C2433B">
      <w:pPr>
        <w:rPr>
          <w:rFonts w:ascii="Times New Roman" w:hAnsi="Times New Roman"/>
          <w:szCs w:val="20"/>
          <w:lang w:eastAsia="ko-KR"/>
        </w:rPr>
      </w:pPr>
      <w:r w:rsidRPr="00C2433B">
        <w:rPr>
          <w:rFonts w:ascii="Times New Roman" w:hAnsi="Times New Roman"/>
          <w:szCs w:val="20"/>
          <w:highlight w:val="green"/>
          <w:lang w:eastAsia="ko-KR"/>
        </w:rPr>
        <w:t>Agreement</w:t>
      </w:r>
    </w:p>
    <w:p w14:paraId="1BF69DAE" w14:textId="77777777" w:rsidR="00C2433B" w:rsidRPr="00C2433B" w:rsidRDefault="00C2433B" w:rsidP="00C2433B">
      <w:pPr>
        <w:rPr>
          <w:rFonts w:ascii="Times New Roman" w:hAnsi="Times New Roman"/>
          <w:szCs w:val="20"/>
        </w:rPr>
      </w:pPr>
      <w:r w:rsidRPr="00C2433B">
        <w:rPr>
          <w:rFonts w:ascii="Times New Roman" w:hAnsi="Times New Roman"/>
          <w:szCs w:val="20"/>
        </w:rPr>
        <w:t xml:space="preserve">For adaptation of PRACH in time-domain, the additional PRACH resources are configured based on at least: </w:t>
      </w:r>
    </w:p>
    <w:p w14:paraId="5F0BDDFF" w14:textId="77777777" w:rsidR="00C2433B" w:rsidRPr="00C2433B" w:rsidRDefault="00C2433B" w:rsidP="00311060">
      <w:pPr>
        <w:numPr>
          <w:ilvl w:val="0"/>
          <w:numId w:val="211"/>
        </w:numPr>
        <w:contextualSpacing/>
        <w:rPr>
          <w:rFonts w:ascii="Times New Roman" w:hAnsi="Times New Roman"/>
          <w:szCs w:val="20"/>
          <w:lang w:eastAsia="zh-CN"/>
        </w:rPr>
      </w:pPr>
      <w:r w:rsidRPr="00C2433B">
        <w:rPr>
          <w:rFonts w:ascii="Times New Roman" w:hAnsi="Times New Roman"/>
          <w:szCs w:val="20"/>
          <w:lang w:eastAsia="zh-CN"/>
        </w:rPr>
        <w:t xml:space="preserve">a PRACH configuration index </w:t>
      </w:r>
    </w:p>
    <w:p w14:paraId="65506BE8" w14:textId="77777777" w:rsidR="00C2433B" w:rsidRPr="00C2433B" w:rsidRDefault="00C2433B" w:rsidP="00311060">
      <w:pPr>
        <w:numPr>
          <w:ilvl w:val="0"/>
          <w:numId w:val="211"/>
        </w:numPr>
        <w:contextualSpacing/>
        <w:rPr>
          <w:rFonts w:ascii="Times New Roman" w:hAnsi="Times New Roman"/>
          <w:szCs w:val="20"/>
          <w:lang w:eastAsia="zh-CN"/>
        </w:rPr>
      </w:pPr>
      <w:r w:rsidRPr="00C2433B">
        <w:rPr>
          <w:rFonts w:ascii="Times New Roman" w:hAnsi="Times New Roman"/>
          <w:szCs w:val="20"/>
          <w:lang w:eastAsia="zh-CN"/>
        </w:rPr>
        <w:t xml:space="preserve">FFS: whether the PRACH configuration index is same and/or different from the PRACH configuration index for the legacy PRACH resources </w:t>
      </w:r>
    </w:p>
    <w:p w14:paraId="59488F2D" w14:textId="77777777" w:rsidR="00C2433B" w:rsidRPr="00C2433B" w:rsidRDefault="00C2433B" w:rsidP="00C2433B">
      <w:pPr>
        <w:rPr>
          <w:rFonts w:ascii="Times New Roman" w:hAnsi="Times New Roman"/>
          <w:szCs w:val="20"/>
        </w:rPr>
      </w:pPr>
      <w:r w:rsidRPr="00C2433B">
        <w:rPr>
          <w:rFonts w:ascii="Times New Roman" w:hAnsi="Times New Roman"/>
          <w:szCs w:val="20"/>
        </w:rPr>
        <w:t>Study further the following</w:t>
      </w:r>
    </w:p>
    <w:p w14:paraId="4FA9A0C4" w14:textId="77777777" w:rsidR="00C2433B" w:rsidRPr="00C2433B" w:rsidRDefault="00C2433B" w:rsidP="00311060">
      <w:pPr>
        <w:numPr>
          <w:ilvl w:val="0"/>
          <w:numId w:val="211"/>
        </w:numPr>
        <w:contextualSpacing/>
        <w:rPr>
          <w:rFonts w:ascii="Times New Roman" w:hAnsi="Times New Roman"/>
          <w:szCs w:val="20"/>
          <w:lang w:eastAsia="zh-CN"/>
        </w:rPr>
      </w:pPr>
      <w:r w:rsidRPr="00C2433B">
        <w:rPr>
          <w:rFonts w:ascii="Times New Roman" w:hAnsi="Times New Roman"/>
          <w:szCs w:val="20"/>
          <w:lang w:eastAsia="zh-CN"/>
        </w:rPr>
        <w:t xml:space="preserve">When the PRACH configuration index for the additional PRACH resources is same as the PRACH configuration index for the legacy resource, </w:t>
      </w:r>
    </w:p>
    <w:p w14:paraId="39895CDD" w14:textId="77777777" w:rsidR="00C2433B" w:rsidRPr="00C2433B" w:rsidRDefault="00C2433B" w:rsidP="00311060">
      <w:pPr>
        <w:numPr>
          <w:ilvl w:val="1"/>
          <w:numId w:val="211"/>
        </w:numPr>
        <w:contextualSpacing/>
        <w:rPr>
          <w:rFonts w:ascii="Times New Roman" w:hAnsi="Times New Roman"/>
          <w:szCs w:val="20"/>
          <w:lang w:eastAsia="zh-CN"/>
        </w:rPr>
      </w:pPr>
      <w:r w:rsidRPr="00C2433B">
        <w:rPr>
          <w:rFonts w:ascii="Times New Roman" w:hAnsi="Times New Roman"/>
          <w:szCs w:val="20"/>
          <w:lang w:eastAsia="zh-CN"/>
        </w:rPr>
        <w:t>Additional parameter(s) for determining the additional PRACH resources e.g.</w:t>
      </w:r>
    </w:p>
    <w:p w14:paraId="65BC6612" w14:textId="77777777" w:rsidR="00C2433B" w:rsidRPr="00C2433B" w:rsidRDefault="00C2433B" w:rsidP="00311060">
      <w:pPr>
        <w:numPr>
          <w:ilvl w:val="2"/>
          <w:numId w:val="211"/>
        </w:numPr>
        <w:contextualSpacing/>
        <w:rPr>
          <w:rFonts w:ascii="Times New Roman" w:hAnsi="Times New Roman"/>
          <w:szCs w:val="20"/>
          <w:lang w:eastAsia="zh-CN"/>
        </w:rPr>
      </w:pPr>
      <w:r w:rsidRPr="00C2433B">
        <w:rPr>
          <w:rFonts w:ascii="Times New Roman" w:hAnsi="Times New Roman"/>
          <w:szCs w:val="20"/>
          <w:lang w:eastAsia="zh-CN"/>
        </w:rPr>
        <w:t xml:space="preserve">Scaled/adjusted PRACH configuration period </w:t>
      </w:r>
    </w:p>
    <w:p w14:paraId="07A4ADF0" w14:textId="77777777" w:rsidR="00C2433B" w:rsidRPr="00C2433B" w:rsidRDefault="00C2433B" w:rsidP="00311060">
      <w:pPr>
        <w:numPr>
          <w:ilvl w:val="2"/>
          <w:numId w:val="211"/>
        </w:numPr>
        <w:contextualSpacing/>
        <w:rPr>
          <w:rFonts w:ascii="Times New Roman" w:hAnsi="Times New Roman"/>
          <w:szCs w:val="20"/>
          <w:lang w:eastAsia="zh-CN"/>
        </w:rPr>
      </w:pPr>
      <w:r w:rsidRPr="00C2433B">
        <w:rPr>
          <w:rFonts w:ascii="Times New Roman" w:hAnsi="Times New Roman"/>
          <w:szCs w:val="20"/>
          <w:lang w:eastAsia="zh-CN"/>
        </w:rPr>
        <w:t>Additional timing offset</w:t>
      </w:r>
    </w:p>
    <w:p w14:paraId="53B18B28" w14:textId="77777777" w:rsidR="00C2433B" w:rsidRPr="00C2433B" w:rsidRDefault="00C2433B" w:rsidP="00311060">
      <w:pPr>
        <w:numPr>
          <w:ilvl w:val="2"/>
          <w:numId w:val="211"/>
        </w:numPr>
        <w:contextualSpacing/>
        <w:rPr>
          <w:rFonts w:ascii="Times New Roman" w:hAnsi="Times New Roman"/>
          <w:szCs w:val="20"/>
          <w:lang w:eastAsia="zh-CN"/>
        </w:rPr>
      </w:pPr>
      <w:r w:rsidRPr="00C2433B">
        <w:rPr>
          <w:rFonts w:ascii="Times New Roman" w:hAnsi="Times New Roman"/>
          <w:szCs w:val="20"/>
          <w:lang w:eastAsia="zh-CN"/>
        </w:rPr>
        <w:t xml:space="preserve">Adjusting the parameters (e.g., (x, y) value and slot number) of the PRACH configuration </w:t>
      </w:r>
    </w:p>
    <w:p w14:paraId="5D34557F" w14:textId="77777777" w:rsidR="00C2433B" w:rsidRPr="00C2433B" w:rsidRDefault="00C2433B" w:rsidP="00311060">
      <w:pPr>
        <w:numPr>
          <w:ilvl w:val="2"/>
          <w:numId w:val="211"/>
        </w:numPr>
        <w:contextualSpacing/>
        <w:rPr>
          <w:rFonts w:ascii="Times New Roman" w:hAnsi="Times New Roman"/>
          <w:szCs w:val="20"/>
          <w:lang w:eastAsia="zh-CN"/>
        </w:rPr>
      </w:pPr>
      <w:r w:rsidRPr="00C2433B">
        <w:rPr>
          <w:rFonts w:ascii="Times New Roman" w:hAnsi="Times New Roman"/>
          <w:szCs w:val="20"/>
          <w:lang w:eastAsia="zh-CN"/>
        </w:rPr>
        <w:t>Muting/masking ROs</w:t>
      </w:r>
    </w:p>
    <w:p w14:paraId="3BC0CC6B" w14:textId="77777777" w:rsidR="00C2433B" w:rsidRPr="00C2433B" w:rsidRDefault="00C2433B" w:rsidP="00311060">
      <w:pPr>
        <w:numPr>
          <w:ilvl w:val="0"/>
          <w:numId w:val="211"/>
        </w:numPr>
        <w:contextualSpacing/>
        <w:rPr>
          <w:rFonts w:ascii="Times New Roman" w:hAnsi="Times New Roman"/>
          <w:szCs w:val="20"/>
          <w:lang w:eastAsia="zh-CN"/>
        </w:rPr>
      </w:pPr>
      <w:r w:rsidRPr="00C2433B">
        <w:rPr>
          <w:rFonts w:ascii="Times New Roman" w:hAnsi="Times New Roman"/>
          <w:szCs w:val="20"/>
          <w:lang w:eastAsia="zh-CN"/>
        </w:rPr>
        <w:t>When the PRACH configuration index for the additional PRACH resources is different from the PRACH configuration index for the legacy resource</w:t>
      </w:r>
    </w:p>
    <w:p w14:paraId="6E6EF232" w14:textId="77777777" w:rsidR="00C2433B" w:rsidRPr="00C2433B" w:rsidRDefault="00C2433B" w:rsidP="00311060">
      <w:pPr>
        <w:numPr>
          <w:ilvl w:val="1"/>
          <w:numId w:val="211"/>
        </w:numPr>
        <w:contextualSpacing/>
        <w:rPr>
          <w:rFonts w:ascii="Times New Roman" w:hAnsi="Times New Roman"/>
          <w:szCs w:val="20"/>
          <w:lang w:eastAsia="zh-CN"/>
        </w:rPr>
      </w:pPr>
      <w:r w:rsidRPr="00C2433B">
        <w:rPr>
          <w:rFonts w:ascii="Times New Roman" w:hAnsi="Times New Roman"/>
          <w:szCs w:val="20"/>
          <w:lang w:eastAsia="zh-CN"/>
        </w:rPr>
        <w:t xml:space="preserve">Additional mechanisms (if any) for determining the additional PRACH resources e.g. </w:t>
      </w:r>
    </w:p>
    <w:p w14:paraId="314E5363" w14:textId="77777777" w:rsidR="00C2433B" w:rsidRPr="00C2433B" w:rsidRDefault="00C2433B" w:rsidP="00311060">
      <w:pPr>
        <w:numPr>
          <w:ilvl w:val="2"/>
          <w:numId w:val="211"/>
        </w:numPr>
        <w:contextualSpacing/>
        <w:rPr>
          <w:rFonts w:ascii="Times New Roman" w:hAnsi="Times New Roman"/>
          <w:szCs w:val="20"/>
          <w:lang w:eastAsia="zh-CN"/>
        </w:rPr>
      </w:pPr>
      <w:r w:rsidRPr="00C2433B">
        <w:rPr>
          <w:rFonts w:ascii="Times New Roman" w:hAnsi="Times New Roman"/>
          <w:szCs w:val="20"/>
          <w:lang w:eastAsia="zh-CN"/>
        </w:rPr>
        <w:t>Muting/masking ROs (e.g. for the case when the PRACH configuration index for the additional PRACH resources contains legacy resources)</w:t>
      </w:r>
    </w:p>
    <w:p w14:paraId="24E1D41C" w14:textId="77777777" w:rsidR="00C2433B" w:rsidRPr="00C2433B" w:rsidRDefault="00C2433B" w:rsidP="00311060">
      <w:pPr>
        <w:numPr>
          <w:ilvl w:val="0"/>
          <w:numId w:val="211"/>
        </w:numPr>
        <w:contextualSpacing/>
        <w:rPr>
          <w:rFonts w:ascii="Times New Roman" w:hAnsi="Times New Roman"/>
          <w:szCs w:val="20"/>
          <w:lang w:eastAsia="zh-CN"/>
        </w:rPr>
      </w:pPr>
      <w:r w:rsidRPr="00C2433B">
        <w:rPr>
          <w:rFonts w:ascii="Times New Roman" w:hAnsi="Times New Roman"/>
          <w:szCs w:val="20"/>
          <w:lang w:eastAsia="zh-CN"/>
        </w:rPr>
        <w:t>Additional parameters to facilitate condensed/cluster RACH resources in time-domain (including whether needed)</w:t>
      </w:r>
    </w:p>
    <w:p w14:paraId="0692F32B" w14:textId="77777777" w:rsidR="00C2433B" w:rsidRPr="00C2433B" w:rsidRDefault="00C2433B" w:rsidP="00C2433B">
      <w:pPr>
        <w:rPr>
          <w:rFonts w:ascii="Times New Roman" w:hAnsi="Times New Roman"/>
          <w:szCs w:val="20"/>
          <w:lang w:eastAsia="ko-KR"/>
        </w:rPr>
      </w:pPr>
    </w:p>
    <w:p w14:paraId="10CD42B4" w14:textId="77777777" w:rsidR="00C2433B" w:rsidRPr="00C2433B" w:rsidRDefault="00C2433B" w:rsidP="00C2433B">
      <w:pPr>
        <w:rPr>
          <w:rFonts w:ascii="Times New Roman" w:hAnsi="Times New Roman"/>
          <w:szCs w:val="20"/>
          <w:lang w:eastAsia="ko-KR"/>
        </w:rPr>
      </w:pPr>
      <w:r w:rsidRPr="00C2433B">
        <w:rPr>
          <w:rFonts w:ascii="Times New Roman" w:hAnsi="Times New Roman"/>
          <w:szCs w:val="20"/>
          <w:highlight w:val="green"/>
          <w:lang w:eastAsia="ko-KR"/>
        </w:rPr>
        <w:t>Agreement</w:t>
      </w:r>
    </w:p>
    <w:p w14:paraId="3B761653" w14:textId="77777777" w:rsidR="00C2433B" w:rsidRPr="00C2433B" w:rsidRDefault="00C2433B" w:rsidP="00C2433B">
      <w:pPr>
        <w:rPr>
          <w:rFonts w:ascii="Times New Roman" w:hAnsi="Times New Roman"/>
          <w:szCs w:val="20"/>
          <w:lang w:eastAsia="x-none"/>
        </w:rPr>
      </w:pPr>
      <w:r w:rsidRPr="00C2433B">
        <w:rPr>
          <w:rFonts w:ascii="Times New Roman" w:hAnsi="Times New Roman"/>
          <w:szCs w:val="20"/>
          <w:lang w:eastAsia="x-none"/>
        </w:rPr>
        <w:t xml:space="preserve">For the adaptation mechanism for additional PRACH resources, study further the following: </w:t>
      </w:r>
    </w:p>
    <w:p w14:paraId="3C434598" w14:textId="77777777" w:rsidR="00C2433B" w:rsidRPr="00C2433B" w:rsidRDefault="00C2433B" w:rsidP="00311060">
      <w:pPr>
        <w:numPr>
          <w:ilvl w:val="0"/>
          <w:numId w:val="188"/>
        </w:numPr>
        <w:overflowPunct w:val="0"/>
        <w:autoSpaceDE w:val="0"/>
        <w:autoSpaceDN w:val="0"/>
        <w:adjustRightInd w:val="0"/>
        <w:textAlignment w:val="baseline"/>
        <w:rPr>
          <w:rFonts w:ascii="Times New Roman" w:hAnsi="Times New Roman"/>
          <w:szCs w:val="20"/>
          <w:lang w:eastAsia="x-none"/>
        </w:rPr>
      </w:pPr>
      <w:r w:rsidRPr="00C2433B">
        <w:rPr>
          <w:rFonts w:ascii="Times New Roman" w:hAnsi="Times New Roman"/>
          <w:szCs w:val="20"/>
          <w:lang w:eastAsia="x-none"/>
        </w:rPr>
        <w:t xml:space="preserve">Option 1: Higher layer signalling (with potential enhancements) based PRACH resource adaptation </w:t>
      </w:r>
    </w:p>
    <w:p w14:paraId="7BD1B115" w14:textId="77777777" w:rsidR="00C2433B" w:rsidRPr="00C2433B" w:rsidRDefault="00C2433B" w:rsidP="00311060">
      <w:pPr>
        <w:numPr>
          <w:ilvl w:val="0"/>
          <w:numId w:val="188"/>
        </w:numPr>
        <w:overflowPunct w:val="0"/>
        <w:autoSpaceDE w:val="0"/>
        <w:autoSpaceDN w:val="0"/>
        <w:adjustRightInd w:val="0"/>
        <w:textAlignment w:val="baseline"/>
        <w:rPr>
          <w:rFonts w:ascii="Times New Roman" w:hAnsi="Times New Roman"/>
          <w:szCs w:val="20"/>
          <w:lang w:eastAsia="x-none"/>
        </w:rPr>
      </w:pPr>
      <w:r w:rsidRPr="00C2433B">
        <w:rPr>
          <w:rFonts w:ascii="Times New Roman" w:hAnsi="Times New Roman"/>
          <w:szCs w:val="20"/>
          <w:lang w:eastAsia="x-none"/>
        </w:rPr>
        <w:t xml:space="preserve">Option 2: L1-based adaptation to indicate whether the additional PRACH resources provided by semi-static signalling are available or not </w:t>
      </w:r>
    </w:p>
    <w:p w14:paraId="36835CCE" w14:textId="77777777" w:rsidR="00C2433B" w:rsidRPr="00C2433B" w:rsidRDefault="00C2433B" w:rsidP="00311060">
      <w:pPr>
        <w:numPr>
          <w:ilvl w:val="1"/>
          <w:numId w:val="188"/>
        </w:numPr>
        <w:overflowPunct w:val="0"/>
        <w:autoSpaceDE w:val="0"/>
        <w:autoSpaceDN w:val="0"/>
        <w:adjustRightInd w:val="0"/>
        <w:textAlignment w:val="baseline"/>
        <w:rPr>
          <w:rFonts w:ascii="Times New Roman" w:hAnsi="Times New Roman"/>
          <w:szCs w:val="20"/>
          <w:lang w:eastAsia="x-none"/>
        </w:rPr>
      </w:pPr>
      <w:r w:rsidRPr="00C2433B">
        <w:rPr>
          <w:rFonts w:ascii="Times New Roman" w:hAnsi="Times New Roman"/>
          <w:szCs w:val="20"/>
          <w:lang w:eastAsia="x-none"/>
        </w:rPr>
        <w:t>FFS: details</w:t>
      </w:r>
    </w:p>
    <w:p w14:paraId="688C0D25" w14:textId="77777777" w:rsidR="00C2433B" w:rsidRPr="00C2433B" w:rsidRDefault="00C2433B" w:rsidP="00311060">
      <w:pPr>
        <w:numPr>
          <w:ilvl w:val="1"/>
          <w:numId w:val="188"/>
        </w:numPr>
        <w:overflowPunct w:val="0"/>
        <w:autoSpaceDE w:val="0"/>
        <w:autoSpaceDN w:val="0"/>
        <w:adjustRightInd w:val="0"/>
        <w:textAlignment w:val="baseline"/>
        <w:rPr>
          <w:rFonts w:ascii="Times New Roman" w:hAnsi="Times New Roman"/>
          <w:szCs w:val="20"/>
          <w:lang w:eastAsia="x-none"/>
        </w:rPr>
      </w:pPr>
      <w:r w:rsidRPr="00C2433B">
        <w:rPr>
          <w:rFonts w:ascii="Times New Roman" w:hAnsi="Times New Roman"/>
          <w:szCs w:val="20"/>
          <w:lang w:eastAsia="x-none"/>
        </w:rPr>
        <w:t>Strive to re-use existing DCI format(s)</w:t>
      </w:r>
    </w:p>
    <w:p w14:paraId="5FE13B20" w14:textId="77777777" w:rsidR="00C2433B" w:rsidRPr="00C2433B" w:rsidRDefault="00C2433B" w:rsidP="00311060">
      <w:pPr>
        <w:numPr>
          <w:ilvl w:val="0"/>
          <w:numId w:val="188"/>
        </w:numPr>
        <w:overflowPunct w:val="0"/>
        <w:autoSpaceDE w:val="0"/>
        <w:autoSpaceDN w:val="0"/>
        <w:adjustRightInd w:val="0"/>
        <w:textAlignment w:val="baseline"/>
        <w:rPr>
          <w:rFonts w:ascii="Times New Roman" w:hAnsi="Times New Roman"/>
          <w:szCs w:val="20"/>
          <w:lang w:eastAsia="x-none"/>
        </w:rPr>
      </w:pPr>
      <w:r w:rsidRPr="00C2433B">
        <w:rPr>
          <w:rFonts w:ascii="Times New Roman" w:hAnsi="Times New Roman"/>
          <w:szCs w:val="20"/>
          <w:lang w:eastAsia="x-none"/>
        </w:rPr>
        <w:t>Option 3: Adaptation of PRACH transmission according to predefined condition(s)</w:t>
      </w:r>
    </w:p>
    <w:p w14:paraId="5EA63009" w14:textId="77777777" w:rsidR="00C2433B" w:rsidRPr="00C2433B" w:rsidRDefault="00C2433B" w:rsidP="00311060">
      <w:pPr>
        <w:numPr>
          <w:ilvl w:val="1"/>
          <w:numId w:val="188"/>
        </w:numPr>
        <w:overflowPunct w:val="0"/>
        <w:autoSpaceDE w:val="0"/>
        <w:autoSpaceDN w:val="0"/>
        <w:adjustRightInd w:val="0"/>
        <w:textAlignment w:val="baseline"/>
        <w:rPr>
          <w:rFonts w:ascii="Times New Roman" w:hAnsi="Times New Roman"/>
          <w:szCs w:val="20"/>
          <w:lang w:eastAsia="x-none"/>
        </w:rPr>
      </w:pPr>
      <w:r w:rsidRPr="00C2433B">
        <w:rPr>
          <w:rFonts w:ascii="Times New Roman" w:hAnsi="Times New Roman"/>
          <w:szCs w:val="20"/>
          <w:lang w:eastAsia="x-none"/>
        </w:rPr>
        <w:t>FFS: details</w:t>
      </w:r>
    </w:p>
    <w:p w14:paraId="288DBB50" w14:textId="77777777" w:rsidR="00C2433B" w:rsidRPr="00C2433B" w:rsidRDefault="00C2433B" w:rsidP="00311060">
      <w:pPr>
        <w:numPr>
          <w:ilvl w:val="0"/>
          <w:numId w:val="188"/>
        </w:numPr>
        <w:overflowPunct w:val="0"/>
        <w:autoSpaceDE w:val="0"/>
        <w:autoSpaceDN w:val="0"/>
        <w:adjustRightInd w:val="0"/>
        <w:jc w:val="both"/>
        <w:textAlignment w:val="baseline"/>
        <w:rPr>
          <w:rFonts w:ascii="Times New Roman" w:hAnsi="Times New Roman"/>
          <w:color w:val="000000"/>
          <w:szCs w:val="20"/>
          <w:lang w:val="en-US"/>
        </w:rPr>
      </w:pPr>
      <w:r w:rsidRPr="00C2433B">
        <w:rPr>
          <w:rFonts w:ascii="Times New Roman" w:hAnsi="Times New Roman"/>
          <w:color w:val="000000"/>
          <w:szCs w:val="20"/>
          <w:lang w:eastAsia="x-none"/>
        </w:rPr>
        <w:t>Option 4-rev1: L1-based adaptation to indicate whether a subset of the additional PRACH resources provided by semi-static signalling are available or not </w:t>
      </w:r>
    </w:p>
    <w:p w14:paraId="6057B112" w14:textId="77777777" w:rsidR="00C2433B" w:rsidRPr="00C2433B" w:rsidRDefault="00C2433B" w:rsidP="00311060">
      <w:pPr>
        <w:numPr>
          <w:ilvl w:val="1"/>
          <w:numId w:val="188"/>
        </w:numPr>
        <w:overflowPunct w:val="0"/>
        <w:autoSpaceDE w:val="0"/>
        <w:autoSpaceDN w:val="0"/>
        <w:adjustRightInd w:val="0"/>
        <w:jc w:val="both"/>
        <w:textAlignment w:val="baseline"/>
        <w:rPr>
          <w:rFonts w:ascii="Times New Roman" w:hAnsi="Times New Roman"/>
          <w:color w:val="000000"/>
          <w:szCs w:val="20"/>
          <w:lang w:val="en-US"/>
        </w:rPr>
      </w:pPr>
      <w:r w:rsidRPr="00C2433B">
        <w:rPr>
          <w:rFonts w:ascii="Times New Roman" w:hAnsi="Times New Roman"/>
          <w:color w:val="000000"/>
          <w:szCs w:val="20"/>
          <w:lang w:eastAsia="x-none"/>
        </w:rPr>
        <w:t>FFS: whether the subset of the additional PRACH resources is in RO level / SSB-to-RO mapping cycle level/PRACH association period level/PRACH association pattern period level for time-domain PRACH adaptation </w:t>
      </w:r>
    </w:p>
    <w:p w14:paraId="1F30E48B" w14:textId="77777777" w:rsidR="00C2433B" w:rsidRPr="00C2433B" w:rsidRDefault="00C2433B" w:rsidP="00311060">
      <w:pPr>
        <w:numPr>
          <w:ilvl w:val="1"/>
          <w:numId w:val="188"/>
        </w:numPr>
        <w:overflowPunct w:val="0"/>
        <w:autoSpaceDE w:val="0"/>
        <w:autoSpaceDN w:val="0"/>
        <w:adjustRightInd w:val="0"/>
        <w:jc w:val="both"/>
        <w:textAlignment w:val="baseline"/>
        <w:rPr>
          <w:rFonts w:ascii="Times New Roman" w:hAnsi="Times New Roman"/>
          <w:color w:val="000000"/>
          <w:szCs w:val="20"/>
          <w:lang w:val="en-US"/>
        </w:rPr>
      </w:pPr>
      <w:r w:rsidRPr="00C2433B">
        <w:rPr>
          <w:rFonts w:ascii="Times New Roman" w:hAnsi="Times New Roman"/>
          <w:color w:val="000000"/>
          <w:szCs w:val="20"/>
          <w:lang w:eastAsia="x-none"/>
        </w:rPr>
        <w:t>Strive to re-use existing DCI format(s)</w:t>
      </w:r>
    </w:p>
    <w:p w14:paraId="31BC7CA4" w14:textId="77777777" w:rsidR="00C2433B" w:rsidRPr="00C2433B" w:rsidRDefault="00C2433B" w:rsidP="00311060">
      <w:pPr>
        <w:numPr>
          <w:ilvl w:val="0"/>
          <w:numId w:val="188"/>
        </w:numPr>
        <w:overflowPunct w:val="0"/>
        <w:autoSpaceDE w:val="0"/>
        <w:autoSpaceDN w:val="0"/>
        <w:adjustRightInd w:val="0"/>
        <w:textAlignment w:val="baseline"/>
        <w:rPr>
          <w:rFonts w:ascii="Times New Roman" w:hAnsi="Times New Roman"/>
          <w:szCs w:val="20"/>
          <w:lang w:eastAsia="x-none"/>
        </w:rPr>
      </w:pPr>
      <w:r w:rsidRPr="00C2433B">
        <w:rPr>
          <w:rFonts w:ascii="Times New Roman" w:hAnsi="Times New Roman"/>
          <w:szCs w:val="20"/>
          <w:lang w:eastAsia="ko-KR"/>
        </w:rPr>
        <w:t>Option 5: Enhanced cell DRX</w:t>
      </w:r>
    </w:p>
    <w:p w14:paraId="24893284" w14:textId="77777777" w:rsidR="00C2433B" w:rsidRDefault="00C2433B" w:rsidP="0075630C">
      <w:pPr>
        <w:rPr>
          <w:rFonts w:ascii="Times New Roman" w:hAnsi="Times New Roman"/>
          <w:szCs w:val="20"/>
          <w:lang w:eastAsia="x-none"/>
        </w:rPr>
      </w:pPr>
    </w:p>
    <w:p w14:paraId="31DC9D6A" w14:textId="77777777" w:rsidR="00C6314B" w:rsidRDefault="00C6314B" w:rsidP="0075630C">
      <w:pPr>
        <w:rPr>
          <w:rFonts w:ascii="Times New Roman" w:hAnsi="Times New Roman"/>
          <w:szCs w:val="20"/>
          <w:lang w:eastAsia="x-none"/>
        </w:rPr>
      </w:pPr>
    </w:p>
    <w:p w14:paraId="5E653D9A" w14:textId="4FF03151" w:rsidR="00C6314B" w:rsidRPr="003A6B82" w:rsidRDefault="00C6314B" w:rsidP="0075630C">
      <w:pPr>
        <w:rPr>
          <w:rFonts w:ascii="Times New Roman" w:hAnsi="Times New Roman"/>
          <w:szCs w:val="20"/>
          <w:lang w:eastAsia="x-none"/>
        </w:rPr>
      </w:pPr>
      <w:r>
        <w:rPr>
          <w:rFonts w:ascii="Times New Roman" w:hAnsi="Times New Roman"/>
          <w:szCs w:val="20"/>
          <w:lang w:eastAsia="x-none"/>
        </w:rPr>
        <w:t xml:space="preserve">Final summary in </w:t>
      </w:r>
      <w:hyperlink r:id="rId2010" w:history="1">
        <w:r w:rsidR="006F79AF">
          <w:rPr>
            <w:rStyle w:val="Hyperlink"/>
            <w:rFonts w:ascii="Times New Roman" w:hAnsi="Times New Roman"/>
            <w:szCs w:val="20"/>
            <w:lang w:eastAsia="x-none"/>
          </w:rPr>
          <w:t>R1-2405743</w:t>
        </w:r>
      </w:hyperlink>
      <w:r>
        <w:rPr>
          <w:rFonts w:ascii="Times New Roman" w:hAnsi="Times New Roman"/>
          <w:szCs w:val="20"/>
          <w:lang w:eastAsia="x-none"/>
        </w:rPr>
        <w:t>.</w:t>
      </w:r>
    </w:p>
    <w:p w14:paraId="2498D7CC" w14:textId="77777777" w:rsidR="00D7097B" w:rsidRPr="00D7097B" w:rsidRDefault="00D7097B" w:rsidP="00B619BB">
      <w:pPr>
        <w:pStyle w:val="Heading2"/>
      </w:pPr>
      <w:bookmarkStart w:id="425" w:name="_Toc166306556"/>
      <w:bookmarkStart w:id="426" w:name="_Toc173405050"/>
      <w:r w:rsidRPr="00D7097B">
        <w:t>Low-power wake-up signal and receiver for NR (LP-WUS/WUR)</w:t>
      </w:r>
      <w:bookmarkEnd w:id="425"/>
      <w:bookmarkEnd w:id="426"/>
    </w:p>
    <w:p w14:paraId="169B74F8" w14:textId="77777777" w:rsidR="00D7097B" w:rsidRPr="00D7097B" w:rsidRDefault="00D7097B" w:rsidP="00D7097B">
      <w:pPr>
        <w:rPr>
          <w:i/>
          <w:iCs/>
        </w:rPr>
      </w:pPr>
      <w:r w:rsidRPr="00D7097B">
        <w:rPr>
          <w:i/>
          <w:iCs/>
        </w:rPr>
        <w:t xml:space="preserve">Please refer to </w:t>
      </w:r>
      <w:hyperlink r:id="rId2011" w:history="1">
        <w:r w:rsidRPr="00D7097B">
          <w:rPr>
            <w:i/>
            <w:iCs/>
            <w:color w:val="0000FF"/>
            <w:u w:val="single"/>
          </w:rPr>
          <w:t>RP-240801</w:t>
        </w:r>
      </w:hyperlink>
      <w:r w:rsidRPr="00D7097B">
        <w:rPr>
          <w:i/>
          <w:iCs/>
        </w:rPr>
        <w:t xml:space="preserve"> for detailed scope of the WI.</w:t>
      </w:r>
    </w:p>
    <w:p w14:paraId="64E308FC" w14:textId="77777777" w:rsidR="00D7097B" w:rsidRPr="00D7097B" w:rsidRDefault="00D7097B" w:rsidP="00221C04"/>
    <w:p w14:paraId="40D4556A" w14:textId="77777777" w:rsidR="00221C04" w:rsidRPr="006B7168" w:rsidRDefault="00D7097B" w:rsidP="00D7097B">
      <w:pPr>
        <w:rPr>
          <w:lang w:val="fr-FR" w:eastAsia="x-none"/>
        </w:rPr>
      </w:pPr>
      <w:r w:rsidRPr="006B7168">
        <w:rPr>
          <w:lang w:val="fr-FR" w:eastAsia="x-none"/>
        </w:rPr>
        <w:t xml:space="preserve">[117-R19-LP_WUS] </w:t>
      </w:r>
      <w:r w:rsidR="00221C04" w:rsidRPr="006B7168">
        <w:rPr>
          <w:lang w:val="fr-FR" w:eastAsia="x-none"/>
        </w:rPr>
        <w:t>– Xin (vivo)</w:t>
      </w:r>
    </w:p>
    <w:p w14:paraId="4F6285AF" w14:textId="5425950F" w:rsidR="00D7097B" w:rsidRPr="006B7168" w:rsidRDefault="00D7097B" w:rsidP="00D7097B">
      <w:pPr>
        <w:rPr>
          <w:lang w:eastAsia="x-none"/>
        </w:rPr>
      </w:pPr>
      <w:r w:rsidRPr="006B7168">
        <w:rPr>
          <w:lang w:eastAsia="x-none"/>
        </w:rPr>
        <w:t>Email discussion on Rel-19 LP-WUS/WUR</w:t>
      </w:r>
    </w:p>
    <w:p w14:paraId="11AF5787" w14:textId="77777777" w:rsidR="00D7097B" w:rsidRPr="00151471" w:rsidRDefault="00D7097B" w:rsidP="00D7097B">
      <w:pPr>
        <w:numPr>
          <w:ilvl w:val="0"/>
          <w:numId w:val="68"/>
        </w:numPr>
        <w:rPr>
          <w:lang w:val="en-US" w:eastAsia="x-none"/>
        </w:rPr>
      </w:pPr>
      <w:r w:rsidRPr="006B7168">
        <w:rPr>
          <w:lang w:eastAsia="x-none"/>
        </w:rPr>
        <w:t>To be used for sharing updates on online/offline schedule, details on what is to be discussed in online/offline sessions, tdoc number of the moderator summary for online session, etc</w:t>
      </w:r>
    </w:p>
    <w:p w14:paraId="04D50806" w14:textId="77777777" w:rsidR="00151471" w:rsidRDefault="00151471" w:rsidP="00151471">
      <w:pPr>
        <w:rPr>
          <w:lang w:eastAsia="x-none"/>
        </w:rPr>
      </w:pPr>
    </w:p>
    <w:p w14:paraId="56C5FF72" w14:textId="2673D524" w:rsidR="00151471" w:rsidRPr="006B7168" w:rsidRDefault="006F79AF" w:rsidP="00151471">
      <w:pPr>
        <w:rPr>
          <w:lang w:val="en-US" w:eastAsia="x-none"/>
        </w:rPr>
      </w:pPr>
      <w:hyperlink r:id="rId2012" w:history="1">
        <w:r>
          <w:rPr>
            <w:rStyle w:val="Hyperlink"/>
            <w:lang w:val="en-US" w:eastAsia="x-none"/>
          </w:rPr>
          <w:t>R1-2405735</w:t>
        </w:r>
      </w:hyperlink>
      <w:r w:rsidR="00151471" w:rsidRPr="00151471">
        <w:rPr>
          <w:lang w:val="en-US" w:eastAsia="x-none"/>
        </w:rPr>
        <w:tab/>
        <w:t>Summary of RAN1 agreements on LP-WUS/WUR for NR</w:t>
      </w:r>
      <w:r w:rsidR="00151471" w:rsidRPr="00151471">
        <w:rPr>
          <w:lang w:val="en-US" w:eastAsia="x-none"/>
        </w:rPr>
        <w:tab/>
        <w:t>Rapporteur (vivo)</w:t>
      </w:r>
    </w:p>
    <w:p w14:paraId="1B7380E9" w14:textId="77777777" w:rsidR="00D7097B" w:rsidRPr="00D7097B" w:rsidRDefault="00D7097B" w:rsidP="00221C04">
      <w:pPr>
        <w:pStyle w:val="Heading3"/>
      </w:pPr>
      <w:bookmarkStart w:id="427" w:name="_Toc166306557"/>
      <w:bookmarkStart w:id="428" w:name="_Toc173405051"/>
      <w:r w:rsidRPr="00D7097B">
        <w:t>LP-WUS and LP-SS design</w:t>
      </w:r>
      <w:bookmarkEnd w:id="427"/>
      <w:bookmarkEnd w:id="428"/>
    </w:p>
    <w:p w14:paraId="39251ECC" w14:textId="4CADEC8F" w:rsidR="00D7097B" w:rsidRPr="00D7097B" w:rsidRDefault="006F79AF" w:rsidP="00D7097B">
      <w:pPr>
        <w:rPr>
          <w:lang w:eastAsia="x-none"/>
        </w:rPr>
      </w:pPr>
      <w:hyperlink r:id="rId2013" w:history="1">
        <w:r>
          <w:rPr>
            <w:rStyle w:val="Hyperlink"/>
            <w:lang w:eastAsia="x-none"/>
          </w:rPr>
          <w:t>R1-2403864</w:t>
        </w:r>
      </w:hyperlink>
      <w:r w:rsidR="00D7097B" w:rsidRPr="00D7097B">
        <w:rPr>
          <w:lang w:eastAsia="x-none"/>
        </w:rPr>
        <w:tab/>
        <w:t>Discussion on LP-WUS and LP-SS Design</w:t>
      </w:r>
      <w:r w:rsidR="00D7097B" w:rsidRPr="00D7097B">
        <w:rPr>
          <w:lang w:eastAsia="x-none"/>
        </w:rPr>
        <w:tab/>
        <w:t>FUTUREWEI</w:t>
      </w:r>
    </w:p>
    <w:p w14:paraId="601B3BC5" w14:textId="6525A4A5" w:rsidR="00D7097B" w:rsidRPr="00D7097B" w:rsidRDefault="006F79AF" w:rsidP="00D7097B">
      <w:pPr>
        <w:rPr>
          <w:lang w:eastAsia="x-none"/>
        </w:rPr>
      </w:pPr>
      <w:hyperlink r:id="rId2014" w:history="1">
        <w:r>
          <w:rPr>
            <w:rStyle w:val="Hyperlink"/>
            <w:lang w:eastAsia="x-none"/>
          </w:rPr>
          <w:t>R1-2403879</w:t>
        </w:r>
      </w:hyperlink>
      <w:r w:rsidR="00D7097B" w:rsidRPr="00D7097B">
        <w:rPr>
          <w:lang w:eastAsia="x-none"/>
        </w:rPr>
        <w:tab/>
        <w:t>Discussion on LP-WUS and LP-SS Design</w:t>
      </w:r>
      <w:r w:rsidR="00D7097B" w:rsidRPr="00D7097B">
        <w:rPr>
          <w:lang w:eastAsia="x-none"/>
        </w:rPr>
        <w:tab/>
        <w:t>EURECOM</w:t>
      </w:r>
    </w:p>
    <w:p w14:paraId="0FD0CF3C" w14:textId="4185F513" w:rsidR="00D7097B" w:rsidRPr="00D7097B" w:rsidRDefault="006F79AF" w:rsidP="00D7097B">
      <w:pPr>
        <w:rPr>
          <w:lang w:eastAsia="x-none"/>
        </w:rPr>
      </w:pPr>
      <w:hyperlink r:id="rId2015" w:history="1">
        <w:r>
          <w:rPr>
            <w:rStyle w:val="Hyperlink"/>
            <w:lang w:eastAsia="x-none"/>
          </w:rPr>
          <w:t>R1-2403948</w:t>
        </w:r>
      </w:hyperlink>
      <w:r w:rsidR="00D7097B" w:rsidRPr="00D7097B">
        <w:rPr>
          <w:lang w:eastAsia="x-none"/>
        </w:rPr>
        <w:tab/>
        <w:t>Signal Design of LP-WUS and LP-SS</w:t>
      </w:r>
      <w:r w:rsidR="00D7097B" w:rsidRPr="00D7097B">
        <w:rPr>
          <w:lang w:eastAsia="x-none"/>
        </w:rPr>
        <w:tab/>
        <w:t>Huawei, HiSilicon</w:t>
      </w:r>
    </w:p>
    <w:p w14:paraId="58AADC08" w14:textId="74BC4F01" w:rsidR="00D7097B" w:rsidRPr="00D7097B" w:rsidRDefault="006F79AF" w:rsidP="00D7097B">
      <w:pPr>
        <w:rPr>
          <w:lang w:eastAsia="x-none"/>
        </w:rPr>
      </w:pPr>
      <w:hyperlink r:id="rId2016" w:history="1">
        <w:r>
          <w:rPr>
            <w:rStyle w:val="Hyperlink"/>
            <w:lang w:eastAsia="x-none"/>
          </w:rPr>
          <w:t>R1-2404035</w:t>
        </w:r>
      </w:hyperlink>
      <w:r w:rsidR="00D7097B" w:rsidRPr="00D7097B">
        <w:rPr>
          <w:lang w:eastAsia="x-none"/>
        </w:rPr>
        <w:tab/>
        <w:t>Discussion on LP-WUS and LP-SS design</w:t>
      </w:r>
      <w:r w:rsidR="00D7097B" w:rsidRPr="00D7097B">
        <w:rPr>
          <w:lang w:eastAsia="x-none"/>
        </w:rPr>
        <w:tab/>
        <w:t>Spreadtrum Communications</w:t>
      </w:r>
    </w:p>
    <w:p w14:paraId="2DC7F154" w14:textId="770F74F1" w:rsidR="00D7097B" w:rsidRPr="00D7097B" w:rsidRDefault="006F79AF" w:rsidP="00D7097B">
      <w:pPr>
        <w:rPr>
          <w:lang w:eastAsia="x-none"/>
        </w:rPr>
      </w:pPr>
      <w:hyperlink r:id="rId2017" w:history="1">
        <w:r>
          <w:rPr>
            <w:rStyle w:val="Hyperlink"/>
            <w:lang w:eastAsia="x-none"/>
          </w:rPr>
          <w:t>R1-2404059</w:t>
        </w:r>
      </w:hyperlink>
      <w:r w:rsidR="00D7097B" w:rsidRPr="00D7097B">
        <w:rPr>
          <w:lang w:eastAsia="x-none"/>
        </w:rPr>
        <w:tab/>
        <w:t xml:space="preserve">Discussion on LP-WUS and LP-SS Design </w:t>
      </w:r>
      <w:r w:rsidR="00D7097B" w:rsidRPr="00D7097B">
        <w:rPr>
          <w:lang w:eastAsia="x-none"/>
        </w:rPr>
        <w:tab/>
        <w:t>TCL</w:t>
      </w:r>
    </w:p>
    <w:p w14:paraId="6A81F5DC" w14:textId="7E451783" w:rsidR="00D7097B" w:rsidRPr="00D7097B" w:rsidRDefault="006F79AF" w:rsidP="00D7097B">
      <w:pPr>
        <w:rPr>
          <w:lang w:eastAsia="x-none"/>
        </w:rPr>
      </w:pPr>
      <w:hyperlink r:id="rId2018" w:history="1">
        <w:r>
          <w:rPr>
            <w:rStyle w:val="Hyperlink"/>
            <w:lang w:eastAsia="x-none"/>
          </w:rPr>
          <w:t>R1-2404124</w:t>
        </w:r>
      </w:hyperlink>
      <w:r w:rsidR="00D7097B" w:rsidRPr="00D7097B">
        <w:rPr>
          <w:lang w:eastAsia="x-none"/>
        </w:rPr>
        <w:tab/>
        <w:t>Discussion on LP-WUS and LP-SS design</w:t>
      </w:r>
      <w:r w:rsidR="00D7097B" w:rsidRPr="00D7097B">
        <w:rPr>
          <w:lang w:eastAsia="x-none"/>
        </w:rPr>
        <w:tab/>
        <w:t>Samsung</w:t>
      </w:r>
    </w:p>
    <w:p w14:paraId="16C1EAAA" w14:textId="63EDCFF1" w:rsidR="00D7097B" w:rsidRPr="00D7097B" w:rsidRDefault="006F79AF" w:rsidP="00D7097B">
      <w:pPr>
        <w:rPr>
          <w:lang w:eastAsia="x-none"/>
        </w:rPr>
      </w:pPr>
      <w:hyperlink r:id="rId2019" w:history="1">
        <w:r>
          <w:rPr>
            <w:rStyle w:val="Hyperlink"/>
            <w:lang w:eastAsia="x-none"/>
          </w:rPr>
          <w:t>R1-2404186</w:t>
        </w:r>
      </w:hyperlink>
      <w:r w:rsidR="00D7097B" w:rsidRPr="00D7097B">
        <w:rPr>
          <w:lang w:eastAsia="x-none"/>
        </w:rPr>
        <w:tab/>
        <w:t>Discussion on LP-WUS and LP-SS design</w:t>
      </w:r>
      <w:r w:rsidR="00D7097B" w:rsidRPr="00D7097B">
        <w:rPr>
          <w:lang w:eastAsia="x-none"/>
        </w:rPr>
        <w:tab/>
        <w:t>vivo</w:t>
      </w:r>
    </w:p>
    <w:p w14:paraId="28544B42" w14:textId="6950001F" w:rsidR="00D7097B" w:rsidRPr="00D7097B" w:rsidRDefault="006F79AF" w:rsidP="00D7097B">
      <w:pPr>
        <w:rPr>
          <w:lang w:eastAsia="x-none"/>
        </w:rPr>
      </w:pPr>
      <w:hyperlink r:id="rId2020" w:history="1">
        <w:r>
          <w:rPr>
            <w:rStyle w:val="Hyperlink"/>
            <w:lang w:eastAsia="x-none"/>
          </w:rPr>
          <w:t>R1-2404296</w:t>
        </w:r>
      </w:hyperlink>
      <w:r w:rsidR="00D7097B" w:rsidRPr="00D7097B">
        <w:rPr>
          <w:lang w:eastAsia="x-none"/>
        </w:rPr>
        <w:tab/>
        <w:t>LP-WUS and LP-SS design</w:t>
      </w:r>
      <w:r w:rsidR="00D7097B" w:rsidRPr="00D7097B">
        <w:rPr>
          <w:lang w:eastAsia="x-none"/>
        </w:rPr>
        <w:tab/>
        <w:t>Apple</w:t>
      </w:r>
    </w:p>
    <w:p w14:paraId="44D7F21A" w14:textId="659180E2" w:rsidR="00D7097B" w:rsidRPr="00D7097B" w:rsidRDefault="006F79AF" w:rsidP="00D7097B">
      <w:pPr>
        <w:rPr>
          <w:lang w:eastAsia="x-none"/>
        </w:rPr>
      </w:pPr>
      <w:hyperlink r:id="rId2021" w:history="1">
        <w:r>
          <w:rPr>
            <w:rStyle w:val="Hyperlink"/>
            <w:lang w:eastAsia="x-none"/>
          </w:rPr>
          <w:t>R1-2404312</w:t>
        </w:r>
      </w:hyperlink>
      <w:r w:rsidR="00D7097B" w:rsidRPr="00D7097B">
        <w:rPr>
          <w:lang w:eastAsia="x-none"/>
        </w:rPr>
        <w:tab/>
        <w:t>Discussion on LP-WUS and LP-SS design framework for Low power WUS</w:t>
      </w:r>
      <w:r w:rsidR="00D7097B" w:rsidRPr="00D7097B">
        <w:rPr>
          <w:lang w:eastAsia="x-none"/>
        </w:rPr>
        <w:tab/>
        <w:t>InterDigital, Inc.</w:t>
      </w:r>
    </w:p>
    <w:p w14:paraId="74AA339B" w14:textId="20692DD3" w:rsidR="00D7097B" w:rsidRPr="00D7097B" w:rsidRDefault="006F79AF" w:rsidP="00D7097B">
      <w:pPr>
        <w:rPr>
          <w:color w:val="FF0000"/>
          <w:lang w:val="en-US" w:eastAsia="ko-KR"/>
        </w:rPr>
      </w:pPr>
      <w:hyperlink r:id="rId2022" w:history="1">
        <w:r>
          <w:rPr>
            <w:rStyle w:val="Hyperlink"/>
            <w:lang w:eastAsia="x-none"/>
          </w:rPr>
          <w:t>R1-2404320</w:t>
        </w:r>
      </w:hyperlink>
      <w:r w:rsidR="00D7097B" w:rsidRPr="00D7097B">
        <w:rPr>
          <w:color w:val="FF0000"/>
          <w:lang w:eastAsia="x-none"/>
        </w:rPr>
        <w:tab/>
        <w:t>Discussion on LP-WUS and LP-SS design</w:t>
      </w:r>
      <w:r w:rsidR="00D7097B" w:rsidRPr="00D7097B">
        <w:rPr>
          <w:color w:val="FF0000"/>
          <w:lang w:eastAsia="x-none"/>
        </w:rPr>
        <w:tab/>
        <w:t>Everactive</w:t>
      </w:r>
      <w:r w:rsidR="00221C04">
        <w:rPr>
          <w:color w:val="FF0000"/>
          <w:lang w:eastAsia="x-none"/>
        </w:rPr>
        <w:tab/>
        <w:t>(</w:t>
      </w:r>
      <w:r w:rsidR="00D7097B" w:rsidRPr="00D7097B">
        <w:rPr>
          <w:rFonts w:hint="eastAsia"/>
          <w:color w:val="FF0000"/>
          <w:lang w:val="en-US" w:eastAsia="ko-KR"/>
        </w:rPr>
        <w:t>L</w:t>
      </w:r>
      <w:r w:rsidR="00D7097B" w:rsidRPr="00D7097B">
        <w:rPr>
          <w:color w:val="FF0000"/>
          <w:lang w:val="en-US" w:eastAsia="ko-KR"/>
        </w:rPr>
        <w:t>ate submission</w:t>
      </w:r>
      <w:r w:rsidR="00221C04">
        <w:rPr>
          <w:color w:val="FF0000"/>
          <w:lang w:val="en-US" w:eastAsia="ko-KR"/>
        </w:rPr>
        <w:t>)</w:t>
      </w:r>
    </w:p>
    <w:p w14:paraId="408AA6B0" w14:textId="71A580A0" w:rsidR="00D7097B" w:rsidRPr="00D7097B" w:rsidRDefault="006F79AF" w:rsidP="00D7097B">
      <w:pPr>
        <w:rPr>
          <w:lang w:eastAsia="x-none"/>
        </w:rPr>
      </w:pPr>
      <w:hyperlink r:id="rId2023" w:history="1">
        <w:r>
          <w:rPr>
            <w:rStyle w:val="Hyperlink"/>
            <w:lang w:eastAsia="x-none"/>
          </w:rPr>
          <w:t>R1-2404410</w:t>
        </w:r>
      </w:hyperlink>
      <w:r w:rsidR="00D7097B" w:rsidRPr="00D7097B">
        <w:rPr>
          <w:lang w:eastAsia="x-none"/>
        </w:rPr>
        <w:tab/>
        <w:t>Design of LP-WUS and LP-SS</w:t>
      </w:r>
      <w:r w:rsidR="00D7097B" w:rsidRPr="00D7097B">
        <w:rPr>
          <w:lang w:eastAsia="x-none"/>
        </w:rPr>
        <w:tab/>
        <w:t>CATT</w:t>
      </w:r>
    </w:p>
    <w:p w14:paraId="22297EA3" w14:textId="21A9CF8B" w:rsidR="00D7097B" w:rsidRPr="00D7097B" w:rsidRDefault="006F79AF" w:rsidP="00D7097B">
      <w:pPr>
        <w:rPr>
          <w:lang w:eastAsia="x-none"/>
        </w:rPr>
      </w:pPr>
      <w:hyperlink r:id="rId2024" w:history="1">
        <w:r>
          <w:rPr>
            <w:rStyle w:val="Hyperlink"/>
            <w:lang w:eastAsia="x-none"/>
          </w:rPr>
          <w:t>R1-2404465</w:t>
        </w:r>
      </w:hyperlink>
      <w:r w:rsidR="00D7097B" w:rsidRPr="00D7097B">
        <w:rPr>
          <w:lang w:eastAsia="x-none"/>
        </w:rPr>
        <w:tab/>
        <w:t>Discussion on LP-WUS and LP-SS design</w:t>
      </w:r>
      <w:r w:rsidR="00D7097B" w:rsidRPr="00D7097B">
        <w:rPr>
          <w:lang w:eastAsia="x-none"/>
        </w:rPr>
        <w:tab/>
        <w:t>CMCC</w:t>
      </w:r>
    </w:p>
    <w:p w14:paraId="2CEBFEBE" w14:textId="05AA82B0" w:rsidR="00D7097B" w:rsidRPr="00D7097B" w:rsidRDefault="006F79AF" w:rsidP="00D7097B">
      <w:pPr>
        <w:rPr>
          <w:lang w:eastAsia="x-none"/>
        </w:rPr>
      </w:pPr>
      <w:hyperlink r:id="rId2025" w:history="1">
        <w:r>
          <w:rPr>
            <w:rStyle w:val="Hyperlink"/>
            <w:lang w:eastAsia="x-none"/>
          </w:rPr>
          <w:t>R1-2404509</w:t>
        </w:r>
      </w:hyperlink>
      <w:r w:rsidR="00D7097B" w:rsidRPr="00D7097B">
        <w:rPr>
          <w:lang w:eastAsia="x-none"/>
        </w:rPr>
        <w:tab/>
        <w:t>LP-WUS and LP-SS design</w:t>
      </w:r>
      <w:r w:rsidR="00D7097B" w:rsidRPr="00D7097B">
        <w:rPr>
          <w:lang w:eastAsia="x-none"/>
        </w:rPr>
        <w:tab/>
        <w:t>Sony</w:t>
      </w:r>
    </w:p>
    <w:p w14:paraId="74989C75" w14:textId="56D2E4F3" w:rsidR="00D7097B" w:rsidRPr="00D7097B" w:rsidRDefault="006F79AF" w:rsidP="00D7097B">
      <w:pPr>
        <w:rPr>
          <w:lang w:eastAsia="x-none"/>
        </w:rPr>
      </w:pPr>
      <w:hyperlink r:id="rId2026" w:history="1">
        <w:r>
          <w:rPr>
            <w:rStyle w:val="Hyperlink"/>
            <w:lang w:eastAsia="x-none"/>
          </w:rPr>
          <w:t>R1-2404563</w:t>
        </w:r>
      </w:hyperlink>
      <w:r w:rsidR="00D7097B" w:rsidRPr="00D7097B">
        <w:rPr>
          <w:lang w:eastAsia="x-none"/>
        </w:rPr>
        <w:tab/>
        <w:t>Discussion on LP-WUS design</w:t>
      </w:r>
      <w:r w:rsidR="00D7097B" w:rsidRPr="00D7097B">
        <w:rPr>
          <w:lang w:eastAsia="x-none"/>
        </w:rPr>
        <w:tab/>
        <w:t>ZTE, Sanechips</w:t>
      </w:r>
    </w:p>
    <w:p w14:paraId="1DB721C0" w14:textId="7E5417FD" w:rsidR="00D7097B" w:rsidRPr="00D7097B" w:rsidRDefault="006F79AF" w:rsidP="00D7097B">
      <w:pPr>
        <w:rPr>
          <w:lang w:eastAsia="x-none"/>
        </w:rPr>
      </w:pPr>
      <w:hyperlink r:id="rId2027" w:history="1">
        <w:r>
          <w:rPr>
            <w:rStyle w:val="Hyperlink"/>
            <w:lang w:eastAsia="x-none"/>
          </w:rPr>
          <w:t>R1-2404579</w:t>
        </w:r>
      </w:hyperlink>
      <w:r w:rsidR="00D7097B" w:rsidRPr="00D7097B">
        <w:rPr>
          <w:lang w:eastAsia="x-none"/>
        </w:rPr>
        <w:tab/>
        <w:t>Discussion on LP-WUS and LP-SS design</w:t>
      </w:r>
      <w:r w:rsidR="00D7097B" w:rsidRPr="00D7097B">
        <w:rPr>
          <w:lang w:eastAsia="x-none"/>
        </w:rPr>
        <w:tab/>
        <w:t>HONOR</w:t>
      </w:r>
    </w:p>
    <w:p w14:paraId="1596964C" w14:textId="5C125829" w:rsidR="00D7097B" w:rsidRPr="00D7097B" w:rsidRDefault="006F79AF" w:rsidP="00D7097B">
      <w:pPr>
        <w:rPr>
          <w:lang w:eastAsia="x-none"/>
        </w:rPr>
      </w:pPr>
      <w:hyperlink r:id="rId2028" w:history="1">
        <w:r>
          <w:rPr>
            <w:rStyle w:val="Hyperlink"/>
            <w:lang w:eastAsia="x-none"/>
          </w:rPr>
          <w:t>R1-2404627</w:t>
        </w:r>
      </w:hyperlink>
      <w:r w:rsidR="00D7097B" w:rsidRPr="00D7097B">
        <w:rPr>
          <w:lang w:eastAsia="x-none"/>
        </w:rPr>
        <w:tab/>
        <w:t>Discussion on LP-WUS and LP-SS design</w:t>
      </w:r>
      <w:r w:rsidR="00D7097B" w:rsidRPr="00D7097B">
        <w:rPr>
          <w:lang w:eastAsia="x-none"/>
        </w:rPr>
        <w:tab/>
        <w:t>Xiaomi</w:t>
      </w:r>
    </w:p>
    <w:p w14:paraId="4D10A964" w14:textId="418B618D" w:rsidR="00D7097B" w:rsidRDefault="006F79AF" w:rsidP="00D7097B">
      <w:pPr>
        <w:rPr>
          <w:lang w:eastAsia="x-none"/>
        </w:rPr>
      </w:pPr>
      <w:hyperlink r:id="rId2029" w:history="1">
        <w:r>
          <w:rPr>
            <w:rStyle w:val="Hyperlink"/>
            <w:lang w:eastAsia="x-none"/>
          </w:rPr>
          <w:t>R1-2404664</w:t>
        </w:r>
      </w:hyperlink>
      <w:r w:rsidR="00D7097B" w:rsidRPr="00D7097B">
        <w:rPr>
          <w:lang w:eastAsia="x-none"/>
        </w:rPr>
        <w:tab/>
        <w:t>Discussion on LP-WUS and LP-SS design</w:t>
      </w:r>
      <w:r w:rsidR="00D7097B" w:rsidRPr="00D7097B">
        <w:rPr>
          <w:lang w:eastAsia="x-none"/>
        </w:rPr>
        <w:tab/>
        <w:t>NEC</w:t>
      </w:r>
    </w:p>
    <w:p w14:paraId="133F3B9F" w14:textId="57634E87" w:rsidR="00D7097B" w:rsidRPr="00D7097B" w:rsidRDefault="006F79AF" w:rsidP="00D7097B">
      <w:pPr>
        <w:rPr>
          <w:lang w:eastAsia="x-none"/>
        </w:rPr>
      </w:pPr>
      <w:hyperlink r:id="rId2030" w:history="1">
        <w:r>
          <w:rPr>
            <w:rStyle w:val="Hyperlink"/>
            <w:lang w:eastAsia="x-none"/>
          </w:rPr>
          <w:t>R1-2405655</w:t>
        </w:r>
      </w:hyperlink>
      <w:r w:rsidR="009A63B8" w:rsidRPr="009A63B8">
        <w:rPr>
          <w:lang w:eastAsia="x-none"/>
        </w:rPr>
        <w:tab/>
        <w:t>LP-WUS and LP-SS design</w:t>
      </w:r>
      <w:r w:rsidR="009A63B8" w:rsidRPr="009A63B8">
        <w:rPr>
          <w:lang w:eastAsia="x-none"/>
        </w:rPr>
        <w:tab/>
        <w:t>Nokia</w:t>
      </w:r>
      <w:r w:rsidR="009A63B8">
        <w:rPr>
          <w:lang w:eastAsia="x-none"/>
        </w:rPr>
        <w:tab/>
        <w:t xml:space="preserve">(rev of </w:t>
      </w:r>
      <w:hyperlink r:id="rId2031" w:history="1">
        <w:r>
          <w:rPr>
            <w:rStyle w:val="Hyperlink"/>
            <w:lang w:eastAsia="x-none"/>
          </w:rPr>
          <w:t>R1-2404705</w:t>
        </w:r>
      </w:hyperlink>
      <w:r w:rsidR="009A63B8">
        <w:rPr>
          <w:lang w:eastAsia="x-none"/>
        </w:rPr>
        <w:t>)</w:t>
      </w:r>
    </w:p>
    <w:p w14:paraId="7BDEF183" w14:textId="5E66CE6B" w:rsidR="00D7097B" w:rsidRPr="00D7097B" w:rsidRDefault="006F79AF" w:rsidP="00D7097B">
      <w:pPr>
        <w:rPr>
          <w:lang w:eastAsia="x-none"/>
        </w:rPr>
      </w:pPr>
      <w:hyperlink r:id="rId2032" w:history="1">
        <w:r>
          <w:rPr>
            <w:rStyle w:val="Hyperlink"/>
            <w:lang w:eastAsia="x-none"/>
          </w:rPr>
          <w:t>R1-2404760</w:t>
        </w:r>
      </w:hyperlink>
      <w:r w:rsidR="00D7097B" w:rsidRPr="00D7097B">
        <w:rPr>
          <w:lang w:eastAsia="x-none"/>
        </w:rPr>
        <w:tab/>
        <w:t>Discussion on the LP-WUS and LP-SS design</w:t>
      </w:r>
      <w:r w:rsidR="00D7097B" w:rsidRPr="00D7097B">
        <w:rPr>
          <w:lang w:eastAsia="x-none"/>
        </w:rPr>
        <w:tab/>
        <w:t>Panasonic</w:t>
      </w:r>
    </w:p>
    <w:p w14:paraId="32E43BFB" w14:textId="16A55CD7" w:rsidR="00D7097B" w:rsidRPr="00D7097B" w:rsidRDefault="006F79AF" w:rsidP="00D7097B">
      <w:pPr>
        <w:rPr>
          <w:lang w:eastAsia="x-none"/>
        </w:rPr>
      </w:pPr>
      <w:hyperlink r:id="rId2033" w:history="1">
        <w:r>
          <w:rPr>
            <w:rStyle w:val="Hyperlink"/>
            <w:lang w:eastAsia="x-none"/>
          </w:rPr>
          <w:t>R1-2404852</w:t>
        </w:r>
      </w:hyperlink>
      <w:r w:rsidR="00D7097B" w:rsidRPr="00D7097B">
        <w:rPr>
          <w:lang w:eastAsia="x-none"/>
        </w:rPr>
        <w:tab/>
        <w:t>Signal design for LP-WUS and LP-SS</w:t>
      </w:r>
      <w:r w:rsidR="00D7097B" w:rsidRPr="00D7097B">
        <w:rPr>
          <w:lang w:eastAsia="x-none"/>
        </w:rPr>
        <w:tab/>
        <w:t>OPPO</w:t>
      </w:r>
    </w:p>
    <w:p w14:paraId="78DDDCBA" w14:textId="432CA652" w:rsidR="00D7097B" w:rsidRPr="00D7097B" w:rsidRDefault="006F79AF" w:rsidP="00D7097B">
      <w:pPr>
        <w:rPr>
          <w:lang w:eastAsia="x-none"/>
        </w:rPr>
      </w:pPr>
      <w:hyperlink r:id="rId2034" w:history="1">
        <w:r>
          <w:rPr>
            <w:rStyle w:val="Hyperlink"/>
            <w:lang w:eastAsia="x-none"/>
          </w:rPr>
          <w:t>R1-2404897</w:t>
        </w:r>
      </w:hyperlink>
      <w:r w:rsidR="00D7097B" w:rsidRPr="00D7097B">
        <w:rPr>
          <w:lang w:eastAsia="x-none"/>
        </w:rPr>
        <w:tab/>
        <w:t>Discussion on LP-WUS and LP-SS design</w:t>
      </w:r>
      <w:r w:rsidR="00D7097B" w:rsidRPr="00D7097B">
        <w:rPr>
          <w:lang w:eastAsia="x-none"/>
        </w:rPr>
        <w:tab/>
        <w:t>LG Electronics</w:t>
      </w:r>
    </w:p>
    <w:p w14:paraId="7269D5E3" w14:textId="1D5F270E" w:rsidR="00D7097B" w:rsidRPr="00D7097B" w:rsidRDefault="006F79AF" w:rsidP="00D7097B">
      <w:pPr>
        <w:rPr>
          <w:lang w:eastAsia="x-none"/>
        </w:rPr>
      </w:pPr>
      <w:hyperlink r:id="rId2035" w:history="1">
        <w:r>
          <w:rPr>
            <w:rStyle w:val="Hyperlink"/>
            <w:lang w:eastAsia="x-none"/>
          </w:rPr>
          <w:t>R1-2404942</w:t>
        </w:r>
      </w:hyperlink>
      <w:r w:rsidR="00D7097B" w:rsidRPr="00D7097B">
        <w:rPr>
          <w:lang w:eastAsia="x-none"/>
        </w:rPr>
        <w:tab/>
        <w:t>Discussion on LP-WUS and LP-SS design</w:t>
      </w:r>
      <w:r w:rsidR="00D7097B" w:rsidRPr="00D7097B">
        <w:rPr>
          <w:lang w:eastAsia="x-none"/>
        </w:rPr>
        <w:tab/>
        <w:t>Lenovo</w:t>
      </w:r>
    </w:p>
    <w:p w14:paraId="613F4B4A" w14:textId="74E8B252" w:rsidR="00D7097B" w:rsidRPr="00D7097B" w:rsidRDefault="006F79AF" w:rsidP="00D7097B">
      <w:pPr>
        <w:rPr>
          <w:lang w:eastAsia="x-none"/>
        </w:rPr>
      </w:pPr>
      <w:hyperlink r:id="rId2036" w:history="1">
        <w:r>
          <w:rPr>
            <w:rStyle w:val="Hyperlink"/>
            <w:lang w:eastAsia="x-none"/>
          </w:rPr>
          <w:t>R1-2404966</w:t>
        </w:r>
      </w:hyperlink>
      <w:r w:rsidR="00D7097B" w:rsidRPr="00D7097B">
        <w:rPr>
          <w:lang w:eastAsia="x-none"/>
        </w:rPr>
        <w:tab/>
        <w:t>Discussion on LP-WUS and LP-SS design</w:t>
      </w:r>
      <w:r w:rsidR="00D7097B" w:rsidRPr="00D7097B">
        <w:rPr>
          <w:lang w:eastAsia="x-none"/>
        </w:rPr>
        <w:tab/>
        <w:t>Sharp</w:t>
      </w:r>
    </w:p>
    <w:p w14:paraId="54385064" w14:textId="1FBDF01B" w:rsidR="00D7097B" w:rsidRPr="00D7097B" w:rsidRDefault="006F79AF" w:rsidP="00D7097B">
      <w:pPr>
        <w:rPr>
          <w:lang w:eastAsia="x-none"/>
        </w:rPr>
      </w:pPr>
      <w:hyperlink r:id="rId2037" w:history="1">
        <w:r>
          <w:rPr>
            <w:rStyle w:val="Hyperlink"/>
            <w:lang w:eastAsia="x-none"/>
          </w:rPr>
          <w:t>R1-2405051</w:t>
        </w:r>
      </w:hyperlink>
      <w:r w:rsidR="00D7097B" w:rsidRPr="00D7097B">
        <w:rPr>
          <w:lang w:eastAsia="x-none"/>
        </w:rPr>
        <w:tab/>
        <w:t>Discussion on LP-WUS and LP-SS design</w:t>
      </w:r>
      <w:r w:rsidR="00D7097B" w:rsidRPr="00D7097B">
        <w:rPr>
          <w:lang w:eastAsia="x-none"/>
        </w:rPr>
        <w:tab/>
        <w:t>NTT DOCOMO, INC.</w:t>
      </w:r>
    </w:p>
    <w:p w14:paraId="0F70E57F" w14:textId="182E82BA" w:rsidR="00D7097B" w:rsidRDefault="006F79AF" w:rsidP="00D7097B">
      <w:pPr>
        <w:rPr>
          <w:lang w:eastAsia="x-none"/>
        </w:rPr>
      </w:pPr>
      <w:hyperlink r:id="rId2038" w:history="1">
        <w:r>
          <w:rPr>
            <w:rStyle w:val="Hyperlink"/>
            <w:lang w:eastAsia="x-none"/>
          </w:rPr>
          <w:t>R1-2405073</w:t>
        </w:r>
      </w:hyperlink>
      <w:r w:rsidR="00D7097B" w:rsidRPr="00D7097B">
        <w:rPr>
          <w:lang w:eastAsia="x-none"/>
        </w:rPr>
        <w:tab/>
        <w:t>LP-WUS and LP-SS design</w:t>
      </w:r>
      <w:r w:rsidR="00D7097B" w:rsidRPr="00D7097B">
        <w:rPr>
          <w:lang w:eastAsia="x-none"/>
        </w:rPr>
        <w:tab/>
        <w:t>MediaTek Inc.</w:t>
      </w:r>
    </w:p>
    <w:p w14:paraId="7920F274" w14:textId="0D5F9EDB" w:rsidR="00D7097B" w:rsidRPr="00D7097B" w:rsidRDefault="006F79AF" w:rsidP="00D7097B">
      <w:pPr>
        <w:rPr>
          <w:lang w:eastAsia="x-none"/>
        </w:rPr>
      </w:pPr>
      <w:hyperlink r:id="rId2039" w:history="1">
        <w:r>
          <w:rPr>
            <w:rStyle w:val="Hyperlink"/>
            <w:rFonts w:ascii="Times New Roman" w:hAnsi="Times New Roman"/>
            <w:szCs w:val="20"/>
            <w:lang w:val="en-US"/>
          </w:rPr>
          <w:t>R1-2405374</w:t>
        </w:r>
      </w:hyperlink>
      <w:r w:rsidR="00221C04" w:rsidRPr="00221C04">
        <w:rPr>
          <w:rFonts w:ascii="Times New Roman" w:hAnsi="Times New Roman"/>
          <w:szCs w:val="20"/>
          <w:lang w:val="en-US"/>
        </w:rPr>
        <w:tab/>
        <w:t>LP-WUS and LP-SS design</w:t>
      </w:r>
      <w:r w:rsidR="00221C04" w:rsidRPr="00221C04">
        <w:rPr>
          <w:rFonts w:ascii="Times New Roman" w:hAnsi="Times New Roman"/>
          <w:szCs w:val="20"/>
          <w:lang w:val="en-US"/>
        </w:rPr>
        <w:tab/>
        <w:t>Ericsson</w:t>
      </w:r>
      <w:r w:rsidR="00221C04">
        <w:rPr>
          <w:rFonts w:ascii="Times New Roman" w:hAnsi="Times New Roman"/>
          <w:szCs w:val="20"/>
          <w:lang w:val="en-US"/>
        </w:rPr>
        <w:tab/>
        <w:t xml:space="preserve">(rev of </w:t>
      </w:r>
      <w:hyperlink r:id="rId2040" w:history="1">
        <w:r>
          <w:rPr>
            <w:rStyle w:val="Hyperlink"/>
            <w:rFonts w:ascii="Times New Roman" w:hAnsi="Times New Roman"/>
            <w:szCs w:val="20"/>
            <w:lang w:val="en-US"/>
          </w:rPr>
          <w:t>R1-2405108</w:t>
        </w:r>
      </w:hyperlink>
      <w:r w:rsidR="00221C04">
        <w:rPr>
          <w:lang w:eastAsia="x-none"/>
        </w:rPr>
        <w:t>)</w:t>
      </w:r>
    </w:p>
    <w:p w14:paraId="00024AA0" w14:textId="02D80AC5" w:rsidR="00D7097B" w:rsidRPr="00D7097B" w:rsidRDefault="006F79AF" w:rsidP="00D7097B">
      <w:pPr>
        <w:rPr>
          <w:lang w:eastAsia="x-none"/>
        </w:rPr>
      </w:pPr>
      <w:hyperlink r:id="rId2041" w:history="1">
        <w:r>
          <w:rPr>
            <w:rStyle w:val="Hyperlink"/>
            <w:lang w:eastAsia="x-none"/>
          </w:rPr>
          <w:t>R1-2405164</w:t>
        </w:r>
      </w:hyperlink>
      <w:r w:rsidR="00D7097B" w:rsidRPr="00D7097B">
        <w:rPr>
          <w:lang w:eastAsia="x-none"/>
        </w:rPr>
        <w:tab/>
        <w:t>LP-WUS and LP-SS design</w:t>
      </w:r>
      <w:r w:rsidR="00D7097B" w:rsidRPr="00D7097B">
        <w:rPr>
          <w:lang w:eastAsia="x-none"/>
        </w:rPr>
        <w:tab/>
        <w:t>Qualcomm Incorporated</w:t>
      </w:r>
    </w:p>
    <w:p w14:paraId="72F5809D" w14:textId="1A61214A" w:rsidR="00D7097B" w:rsidRDefault="006F79AF" w:rsidP="00D7097B">
      <w:pPr>
        <w:rPr>
          <w:lang w:eastAsia="x-none"/>
        </w:rPr>
      </w:pPr>
      <w:hyperlink r:id="rId2042" w:history="1">
        <w:r>
          <w:rPr>
            <w:rStyle w:val="Hyperlink"/>
            <w:lang w:eastAsia="x-none"/>
          </w:rPr>
          <w:t>R1-2405254</w:t>
        </w:r>
      </w:hyperlink>
      <w:r w:rsidR="00D7097B" w:rsidRPr="00D7097B">
        <w:rPr>
          <w:lang w:eastAsia="x-none"/>
        </w:rPr>
        <w:tab/>
        <w:t>On LP-WUS and LP-SS design</w:t>
      </w:r>
      <w:r w:rsidR="00D7097B" w:rsidRPr="00D7097B">
        <w:rPr>
          <w:lang w:eastAsia="x-none"/>
        </w:rPr>
        <w:tab/>
        <w:t>Nordic Semiconductor ASA</w:t>
      </w:r>
    </w:p>
    <w:p w14:paraId="300F97A6" w14:textId="77777777" w:rsidR="00221C04" w:rsidRDefault="00221C04" w:rsidP="00D7097B">
      <w:pPr>
        <w:rPr>
          <w:lang w:eastAsia="x-none"/>
        </w:rPr>
      </w:pPr>
    </w:p>
    <w:p w14:paraId="3ED44C60" w14:textId="5579B681" w:rsidR="00221C04" w:rsidRPr="00221C04" w:rsidRDefault="006F79AF" w:rsidP="00221C04">
      <w:pPr>
        <w:rPr>
          <w:rFonts w:ascii="Times New Roman" w:hAnsi="Times New Roman"/>
          <w:b/>
          <w:bCs/>
          <w:szCs w:val="20"/>
          <w:lang w:val="en-US"/>
        </w:rPr>
      </w:pPr>
      <w:hyperlink r:id="rId2043" w:history="1">
        <w:r>
          <w:rPr>
            <w:rStyle w:val="Hyperlink"/>
            <w:rFonts w:ascii="Times New Roman" w:hAnsi="Times New Roman"/>
            <w:b/>
            <w:bCs/>
            <w:szCs w:val="20"/>
            <w:lang w:val="en-US"/>
          </w:rPr>
          <w:t>R1-2405499</w:t>
        </w:r>
      </w:hyperlink>
      <w:r w:rsidR="00221C04" w:rsidRPr="00221C04">
        <w:rPr>
          <w:rFonts w:ascii="Times New Roman" w:hAnsi="Times New Roman"/>
          <w:b/>
          <w:bCs/>
          <w:szCs w:val="20"/>
          <w:lang w:val="en-US"/>
        </w:rPr>
        <w:tab/>
        <w:t>Summary #1 of discussions on LP-WUS and LP-SS design</w:t>
      </w:r>
      <w:r w:rsidR="00221C04" w:rsidRPr="00221C04">
        <w:rPr>
          <w:rFonts w:ascii="Times New Roman" w:hAnsi="Times New Roman"/>
          <w:b/>
          <w:bCs/>
          <w:szCs w:val="20"/>
          <w:lang w:val="en-US"/>
        </w:rPr>
        <w:tab/>
        <w:t>Moderator (vivo)</w:t>
      </w:r>
    </w:p>
    <w:p w14:paraId="03F504BD" w14:textId="562B4740" w:rsidR="00221C04" w:rsidRPr="00221C04" w:rsidRDefault="00221C04" w:rsidP="00221C04">
      <w:pPr>
        <w:rPr>
          <w:rFonts w:ascii="Times New Roman" w:hAnsi="Times New Roman"/>
          <w:szCs w:val="20"/>
          <w:lang w:val="en-US"/>
        </w:rPr>
      </w:pPr>
      <w:r>
        <w:rPr>
          <w:rFonts w:ascii="Times New Roman" w:hAnsi="Times New Roman"/>
          <w:szCs w:val="20"/>
          <w:lang w:val="en-US"/>
        </w:rPr>
        <w:t>From Tuesday session</w:t>
      </w:r>
    </w:p>
    <w:p w14:paraId="0193AD82" w14:textId="77777777" w:rsidR="00221C04" w:rsidRPr="00221C04" w:rsidRDefault="00221C04" w:rsidP="00221C04">
      <w:pPr>
        <w:rPr>
          <w:rFonts w:ascii="Times New Roman" w:hAnsi="Times New Roman"/>
          <w:szCs w:val="20"/>
        </w:rPr>
      </w:pPr>
      <w:r w:rsidRPr="00221C04">
        <w:rPr>
          <w:rFonts w:ascii="Times New Roman" w:hAnsi="Times New Roman"/>
          <w:szCs w:val="20"/>
          <w:highlight w:val="green"/>
        </w:rPr>
        <w:t>Agreement</w:t>
      </w:r>
    </w:p>
    <w:p w14:paraId="19740382" w14:textId="77777777" w:rsidR="00221C04" w:rsidRPr="00221C04" w:rsidRDefault="00221C04" w:rsidP="00221C04">
      <w:pPr>
        <w:jc w:val="both"/>
        <w:rPr>
          <w:rFonts w:ascii="Times New Roman" w:eastAsia="Microsoft YaHei" w:hAnsi="Times New Roman"/>
          <w:iCs/>
          <w:szCs w:val="20"/>
          <w:lang w:eastAsia="zh-CN"/>
        </w:rPr>
      </w:pPr>
      <w:r w:rsidRPr="00221C04">
        <w:rPr>
          <w:rFonts w:ascii="Times New Roman" w:eastAsia="Microsoft YaHei" w:hAnsi="Times New Roman"/>
          <w:iCs/>
          <w:szCs w:val="20"/>
          <w:lang w:eastAsia="zh-CN"/>
        </w:rPr>
        <w:t>Support overlaid OFDM sequence based on existing NR sequence type for LP-WUS</w:t>
      </w:r>
    </w:p>
    <w:p w14:paraId="12B75D4F" w14:textId="77777777" w:rsidR="00221C04" w:rsidRPr="00221C04" w:rsidRDefault="00221C04" w:rsidP="00311060">
      <w:pPr>
        <w:numPr>
          <w:ilvl w:val="0"/>
          <w:numId w:val="122"/>
        </w:numPr>
        <w:contextualSpacing/>
        <w:jc w:val="both"/>
        <w:rPr>
          <w:rFonts w:ascii="Times New Roman" w:eastAsia="Microsoft YaHei" w:hAnsi="Times New Roman"/>
          <w:iCs/>
          <w:szCs w:val="20"/>
          <w:lang w:eastAsia="zh-CN"/>
        </w:rPr>
      </w:pPr>
      <w:r w:rsidRPr="00221C04">
        <w:rPr>
          <w:rFonts w:ascii="Times New Roman" w:eastAsia="Microsoft YaHei" w:hAnsi="Times New Roman"/>
          <w:iCs/>
          <w:szCs w:val="20"/>
          <w:lang w:eastAsia="zh-CN"/>
        </w:rPr>
        <w:t>Down select among gold sequence, m sequence and ZC sequence</w:t>
      </w:r>
    </w:p>
    <w:p w14:paraId="1F835ED4" w14:textId="77777777" w:rsidR="00221C04" w:rsidRPr="00221C04" w:rsidRDefault="00221C04" w:rsidP="00311060">
      <w:pPr>
        <w:numPr>
          <w:ilvl w:val="1"/>
          <w:numId w:val="122"/>
        </w:numPr>
        <w:overflowPunct w:val="0"/>
        <w:autoSpaceDE w:val="0"/>
        <w:autoSpaceDN w:val="0"/>
        <w:adjustRightInd w:val="0"/>
        <w:contextualSpacing/>
        <w:jc w:val="both"/>
        <w:textAlignment w:val="baseline"/>
        <w:rPr>
          <w:rFonts w:ascii="Times New Roman" w:eastAsia="Malgun Gothic" w:hAnsi="Times New Roman"/>
          <w:kern w:val="2"/>
          <w:szCs w:val="20"/>
          <w:lang w:eastAsia="zh-CN"/>
        </w:rPr>
      </w:pPr>
      <w:r w:rsidRPr="00221C04">
        <w:rPr>
          <w:rFonts w:ascii="Times New Roman" w:eastAsia="Malgun Gothic" w:hAnsi="Times New Roman"/>
          <w:kern w:val="2"/>
          <w:szCs w:val="20"/>
          <w:lang w:eastAsia="zh-CN"/>
        </w:rPr>
        <w:t xml:space="preserve">FFS the overlaid OFDM sequence is time or frequency domain sequence. </w:t>
      </w:r>
    </w:p>
    <w:p w14:paraId="0DD9B2EA" w14:textId="77777777" w:rsidR="00221C04" w:rsidRPr="00221C04" w:rsidRDefault="00221C04" w:rsidP="00311060">
      <w:pPr>
        <w:numPr>
          <w:ilvl w:val="1"/>
          <w:numId w:val="122"/>
        </w:numPr>
        <w:overflowPunct w:val="0"/>
        <w:autoSpaceDE w:val="0"/>
        <w:autoSpaceDN w:val="0"/>
        <w:adjustRightInd w:val="0"/>
        <w:contextualSpacing/>
        <w:jc w:val="both"/>
        <w:textAlignment w:val="baseline"/>
        <w:rPr>
          <w:rFonts w:ascii="Times New Roman" w:eastAsia="Malgun Gothic" w:hAnsi="Times New Roman"/>
          <w:kern w:val="2"/>
          <w:szCs w:val="20"/>
          <w:lang w:eastAsia="zh-CN"/>
        </w:rPr>
      </w:pPr>
      <w:r w:rsidRPr="00221C04">
        <w:rPr>
          <w:rFonts w:ascii="Times New Roman" w:eastAsia="Malgun Gothic" w:hAnsi="Times New Roman"/>
          <w:kern w:val="2"/>
          <w:szCs w:val="20"/>
          <w:lang w:eastAsia="zh-CN"/>
        </w:rPr>
        <w:t>FFS how to reuse the existing sequences</w:t>
      </w:r>
    </w:p>
    <w:p w14:paraId="73B16633" w14:textId="77777777" w:rsidR="00221C04" w:rsidRPr="00221C04" w:rsidRDefault="00221C04" w:rsidP="00311060">
      <w:pPr>
        <w:numPr>
          <w:ilvl w:val="1"/>
          <w:numId w:val="122"/>
        </w:numPr>
        <w:contextualSpacing/>
        <w:jc w:val="both"/>
        <w:rPr>
          <w:rFonts w:ascii="Times New Roman" w:eastAsia="Microsoft YaHei" w:hAnsi="Times New Roman"/>
          <w:iCs/>
          <w:szCs w:val="20"/>
          <w:lang w:eastAsia="zh-CN"/>
        </w:rPr>
      </w:pPr>
      <w:r w:rsidRPr="00221C04">
        <w:rPr>
          <w:rFonts w:ascii="Times New Roman" w:eastAsia="Microsoft YaHei" w:hAnsi="Times New Roman"/>
          <w:iCs/>
          <w:szCs w:val="20"/>
          <w:lang w:eastAsia="zh-CN"/>
        </w:rPr>
        <w:t xml:space="preserve">Note: Strive to minimize the impact on OOK detection performance </w:t>
      </w:r>
    </w:p>
    <w:p w14:paraId="77AABB02" w14:textId="77777777" w:rsidR="00221C04" w:rsidRPr="00221C04" w:rsidRDefault="00221C04" w:rsidP="00311060">
      <w:pPr>
        <w:numPr>
          <w:ilvl w:val="0"/>
          <w:numId w:val="122"/>
        </w:numPr>
        <w:overflowPunct w:val="0"/>
        <w:autoSpaceDE w:val="0"/>
        <w:autoSpaceDN w:val="0"/>
        <w:adjustRightInd w:val="0"/>
        <w:contextualSpacing/>
        <w:jc w:val="both"/>
        <w:textAlignment w:val="baseline"/>
        <w:rPr>
          <w:rFonts w:ascii="Times New Roman" w:eastAsia="Malgun Gothic" w:hAnsi="Times New Roman"/>
          <w:kern w:val="2"/>
          <w:szCs w:val="20"/>
          <w:lang w:eastAsia="zh-CN"/>
        </w:rPr>
      </w:pPr>
      <w:r w:rsidRPr="00221C04">
        <w:rPr>
          <w:rFonts w:ascii="Times New Roman" w:eastAsia="Malgun Gothic" w:hAnsi="Times New Roman"/>
          <w:kern w:val="2"/>
          <w:szCs w:val="20"/>
          <w:lang w:eastAsia="zh-CN"/>
        </w:rPr>
        <w:t>If overlaid OFDM sequence is supported for LP-SS, the same sequence type is used for both LP-SS and LP-WUS</w:t>
      </w:r>
    </w:p>
    <w:p w14:paraId="6ABA15A0" w14:textId="77777777" w:rsidR="00221C04" w:rsidRPr="00221C04" w:rsidRDefault="00221C04" w:rsidP="00221C04">
      <w:pPr>
        <w:rPr>
          <w:rFonts w:ascii="Times New Roman" w:hAnsi="Times New Roman"/>
          <w:szCs w:val="20"/>
        </w:rPr>
      </w:pPr>
    </w:p>
    <w:p w14:paraId="1844BF83" w14:textId="77777777" w:rsidR="00221C04" w:rsidRPr="00221C04" w:rsidRDefault="00221C04" w:rsidP="00221C04">
      <w:pPr>
        <w:rPr>
          <w:rFonts w:ascii="Times New Roman" w:hAnsi="Times New Roman"/>
          <w:szCs w:val="20"/>
        </w:rPr>
      </w:pPr>
      <w:r w:rsidRPr="00221C04">
        <w:rPr>
          <w:rFonts w:ascii="Times New Roman" w:hAnsi="Times New Roman"/>
          <w:szCs w:val="20"/>
          <w:highlight w:val="green"/>
        </w:rPr>
        <w:t>Agreement</w:t>
      </w:r>
    </w:p>
    <w:p w14:paraId="6DD3F33B" w14:textId="77777777" w:rsidR="00221C04" w:rsidRPr="00221C04" w:rsidRDefault="00221C04" w:rsidP="00221C04">
      <w:pPr>
        <w:rPr>
          <w:rFonts w:ascii="Times New Roman" w:hAnsi="Times New Roman"/>
          <w:szCs w:val="20"/>
        </w:rPr>
      </w:pPr>
      <w:r w:rsidRPr="00221C04">
        <w:rPr>
          <w:rFonts w:ascii="Times New Roman" w:hAnsi="Times New Roman"/>
          <w:szCs w:val="20"/>
        </w:rPr>
        <w:t>For the LP-SS sequence used in a cell,</w:t>
      </w:r>
    </w:p>
    <w:p w14:paraId="7727047C" w14:textId="77777777" w:rsidR="00221C04" w:rsidRPr="00221C04" w:rsidRDefault="00221C04" w:rsidP="00311060">
      <w:pPr>
        <w:pStyle w:val="ListParagraph"/>
        <w:numPr>
          <w:ilvl w:val="0"/>
          <w:numId w:val="123"/>
        </w:numPr>
        <w:rPr>
          <w:lang w:eastAsia="zh-CN"/>
        </w:rPr>
      </w:pPr>
      <w:r w:rsidRPr="00221C04">
        <w:rPr>
          <w:lang w:eastAsia="zh-CN"/>
        </w:rPr>
        <w:t>Option 1: the information necessary for determining the sequence is explicitly configured</w:t>
      </w:r>
    </w:p>
    <w:p w14:paraId="2EE3F22C" w14:textId="77777777" w:rsidR="00221C04" w:rsidRPr="00221C04" w:rsidRDefault="00221C04" w:rsidP="00311060">
      <w:pPr>
        <w:pStyle w:val="ListParagraph"/>
        <w:numPr>
          <w:ilvl w:val="0"/>
          <w:numId w:val="123"/>
        </w:numPr>
        <w:rPr>
          <w:lang w:eastAsia="zh-CN"/>
        </w:rPr>
      </w:pPr>
      <w:r w:rsidRPr="00221C04">
        <w:rPr>
          <w:lang w:eastAsia="zh-CN"/>
        </w:rPr>
        <w:t>FFS: Additional support of determining the sequence by predefined rule without configuration</w:t>
      </w:r>
    </w:p>
    <w:p w14:paraId="79CE55D3" w14:textId="77777777" w:rsidR="00221C04" w:rsidRPr="00221C04" w:rsidRDefault="00221C04" w:rsidP="00221C04">
      <w:pPr>
        <w:rPr>
          <w:rFonts w:ascii="Times New Roman" w:hAnsi="Times New Roman"/>
          <w:szCs w:val="20"/>
        </w:rPr>
      </w:pPr>
    </w:p>
    <w:p w14:paraId="55594887" w14:textId="36332E8F" w:rsidR="00221C04" w:rsidRPr="006B7168" w:rsidRDefault="006F79AF" w:rsidP="00221C04">
      <w:pPr>
        <w:rPr>
          <w:rFonts w:ascii="Times New Roman" w:hAnsi="Times New Roman"/>
          <w:b/>
          <w:bCs/>
          <w:szCs w:val="20"/>
          <w:lang w:val="en-US"/>
        </w:rPr>
      </w:pPr>
      <w:hyperlink r:id="rId2044" w:history="1">
        <w:r>
          <w:rPr>
            <w:rStyle w:val="Hyperlink"/>
            <w:rFonts w:ascii="Times New Roman" w:hAnsi="Times New Roman"/>
            <w:b/>
            <w:bCs/>
            <w:szCs w:val="20"/>
            <w:lang w:val="en-US"/>
          </w:rPr>
          <w:t>R1-2405519</w:t>
        </w:r>
      </w:hyperlink>
      <w:r w:rsidR="00221C04" w:rsidRPr="006B7168">
        <w:rPr>
          <w:rFonts w:ascii="Times New Roman" w:hAnsi="Times New Roman"/>
          <w:b/>
          <w:bCs/>
          <w:szCs w:val="20"/>
          <w:lang w:val="en-US"/>
        </w:rPr>
        <w:tab/>
        <w:t>Summary #2 of discussions on LP-WUS and LP-SS design</w:t>
      </w:r>
      <w:r w:rsidR="00221C04" w:rsidRPr="006B7168">
        <w:rPr>
          <w:rFonts w:ascii="Times New Roman" w:hAnsi="Times New Roman"/>
          <w:b/>
          <w:bCs/>
          <w:szCs w:val="20"/>
          <w:lang w:val="en-US"/>
        </w:rPr>
        <w:tab/>
        <w:t>Moderator (vivo)</w:t>
      </w:r>
    </w:p>
    <w:p w14:paraId="33CE3C3B" w14:textId="791D57CD" w:rsidR="006B7168" w:rsidRDefault="006B7168" w:rsidP="00221C04">
      <w:pPr>
        <w:rPr>
          <w:rFonts w:ascii="Times New Roman" w:hAnsi="Times New Roman"/>
          <w:szCs w:val="20"/>
          <w:lang w:val="en-US"/>
        </w:rPr>
      </w:pPr>
      <w:r>
        <w:rPr>
          <w:rFonts w:ascii="Times New Roman" w:hAnsi="Times New Roman"/>
          <w:szCs w:val="20"/>
          <w:lang w:val="en-US"/>
        </w:rPr>
        <w:t>From Wednesday session</w:t>
      </w:r>
    </w:p>
    <w:p w14:paraId="710B6F68" w14:textId="3532C4F3" w:rsidR="006B7168" w:rsidRPr="000B4D33" w:rsidRDefault="006B7168" w:rsidP="000B4D33">
      <w:pPr>
        <w:rPr>
          <w:rFonts w:ascii="Times New Roman" w:hAnsi="Times New Roman"/>
          <w:szCs w:val="20"/>
        </w:rPr>
      </w:pPr>
      <w:r w:rsidRPr="000B4D33">
        <w:rPr>
          <w:rFonts w:ascii="Times New Roman" w:hAnsi="Times New Roman"/>
          <w:szCs w:val="20"/>
          <w:highlight w:val="green"/>
        </w:rPr>
        <w:t>Agreement</w:t>
      </w:r>
      <w:r w:rsidR="000B4D33" w:rsidRPr="000B4D33">
        <w:rPr>
          <w:rFonts w:ascii="Times New Roman" w:hAnsi="Times New Roman"/>
          <w:szCs w:val="20"/>
        </w:rPr>
        <w:t xml:space="preserve"> (further amended as shown in red on Friday)</w:t>
      </w:r>
    </w:p>
    <w:p w14:paraId="6FAD95E0" w14:textId="77777777" w:rsidR="006B7168" w:rsidRPr="000B4D33" w:rsidRDefault="006B7168" w:rsidP="000B4D33">
      <w:pPr>
        <w:rPr>
          <w:lang w:eastAsia="x-none"/>
        </w:rPr>
      </w:pPr>
      <w:r w:rsidRPr="000B4D33">
        <w:rPr>
          <w:lang w:eastAsia="x-none"/>
        </w:rPr>
        <w:t xml:space="preserve">The LP-WUS and LP-SS design assumes the residual frequency error after frequency error correction without considering impact of drift, is up to X ppm for OOK-based LP-WUR. </w:t>
      </w:r>
    </w:p>
    <w:p w14:paraId="715BA982" w14:textId="77777777" w:rsidR="006B7168" w:rsidRPr="000B4D33" w:rsidRDefault="006B7168" w:rsidP="00311060">
      <w:pPr>
        <w:numPr>
          <w:ilvl w:val="0"/>
          <w:numId w:val="190"/>
        </w:numPr>
        <w:overflowPunct w:val="0"/>
        <w:autoSpaceDE w:val="0"/>
        <w:autoSpaceDN w:val="0"/>
        <w:adjustRightInd w:val="0"/>
        <w:contextualSpacing/>
        <w:jc w:val="both"/>
        <w:textAlignment w:val="baseline"/>
        <w:rPr>
          <w:rFonts w:ascii="Times New Roman" w:eastAsiaTheme="minorEastAsia" w:hAnsi="Times New Roman"/>
          <w:kern w:val="2"/>
          <w:szCs w:val="20"/>
          <w:lang w:eastAsia="zh-CN"/>
        </w:rPr>
      </w:pPr>
      <w:r w:rsidRPr="000B4D33">
        <w:rPr>
          <w:rFonts w:ascii="Times New Roman" w:eastAsiaTheme="minorEastAsia" w:hAnsi="Times New Roman"/>
          <w:kern w:val="2"/>
          <w:szCs w:val="20"/>
          <w:lang w:eastAsia="zh-CN"/>
        </w:rPr>
        <w:t>FFS X which is no larger than 20ppm</w:t>
      </w:r>
    </w:p>
    <w:p w14:paraId="6482D93C" w14:textId="77777777" w:rsidR="006B7168" w:rsidRPr="000B4D33" w:rsidRDefault="006B7168" w:rsidP="00311060">
      <w:pPr>
        <w:numPr>
          <w:ilvl w:val="0"/>
          <w:numId w:val="190"/>
        </w:numPr>
        <w:overflowPunct w:val="0"/>
        <w:autoSpaceDE w:val="0"/>
        <w:autoSpaceDN w:val="0"/>
        <w:adjustRightInd w:val="0"/>
        <w:contextualSpacing/>
        <w:jc w:val="both"/>
        <w:textAlignment w:val="baseline"/>
        <w:rPr>
          <w:rFonts w:ascii="Times New Roman" w:eastAsiaTheme="minorEastAsia" w:hAnsi="Times New Roman"/>
          <w:strike/>
          <w:color w:val="FF0000"/>
          <w:kern w:val="2"/>
          <w:szCs w:val="20"/>
          <w:lang w:eastAsia="zh-CN"/>
        </w:rPr>
      </w:pPr>
      <w:r w:rsidRPr="000B4D33">
        <w:rPr>
          <w:rFonts w:ascii="Times New Roman" w:eastAsiaTheme="minorEastAsia" w:hAnsi="Times New Roman"/>
          <w:strike/>
          <w:color w:val="FF0000"/>
          <w:kern w:val="2"/>
          <w:szCs w:val="20"/>
          <w:lang w:eastAsia="ko-KR"/>
        </w:rPr>
        <w:t xml:space="preserve">FFS: </w:t>
      </w:r>
      <w:r w:rsidRPr="000B4D33">
        <w:rPr>
          <w:rFonts w:ascii="Times New Roman" w:eastAsiaTheme="minorEastAsia" w:hAnsi="Times New Roman" w:hint="eastAsia"/>
          <w:strike/>
          <w:color w:val="FF0000"/>
          <w:kern w:val="2"/>
          <w:szCs w:val="20"/>
          <w:lang w:eastAsia="ko-KR"/>
        </w:rPr>
        <w:t>I</w:t>
      </w:r>
      <w:r w:rsidRPr="000B4D33">
        <w:rPr>
          <w:rFonts w:ascii="Times New Roman" w:eastAsiaTheme="minorEastAsia" w:hAnsi="Times New Roman"/>
          <w:strike/>
          <w:color w:val="FF0000"/>
          <w:kern w:val="2"/>
          <w:szCs w:val="20"/>
          <w:lang w:eastAsia="ko-KR"/>
        </w:rPr>
        <w:t>nitial frequency error assumption: 200ppm</w:t>
      </w:r>
    </w:p>
    <w:p w14:paraId="29FA0BAC" w14:textId="316EE2EE" w:rsidR="000B4D33" w:rsidRPr="000B4D33" w:rsidRDefault="000B4D33" w:rsidP="00311060">
      <w:pPr>
        <w:pStyle w:val="ListParagraph"/>
        <w:numPr>
          <w:ilvl w:val="0"/>
          <w:numId w:val="190"/>
        </w:numPr>
        <w:spacing w:after="0"/>
        <w:rPr>
          <w:rFonts w:eastAsiaTheme="minorEastAsia"/>
          <w:color w:val="FF0000"/>
          <w:kern w:val="2"/>
          <w:lang w:eastAsia="zh-CN"/>
        </w:rPr>
      </w:pPr>
      <w:r w:rsidRPr="000B4D33">
        <w:rPr>
          <w:rFonts w:eastAsiaTheme="minorEastAsia"/>
          <w:color w:val="FF0000"/>
          <w:kern w:val="2"/>
          <w:lang w:eastAsia="zh-CN"/>
        </w:rPr>
        <w:t>Initial frequency error assumption: up to company report</w:t>
      </w:r>
    </w:p>
    <w:p w14:paraId="0AD4BA20" w14:textId="77777777" w:rsidR="006B7168" w:rsidRPr="000B4D33" w:rsidRDefault="006B7168" w:rsidP="000B4D33">
      <w:pPr>
        <w:rPr>
          <w:lang w:eastAsia="x-none"/>
        </w:rPr>
      </w:pPr>
      <w:r w:rsidRPr="000B4D33">
        <w:rPr>
          <w:lang w:eastAsia="x-none"/>
        </w:rPr>
        <w:t>For the overlaid OFDM sequence design of LP-WUS, it is assumed that the residual frequency error for OFDM-based LP-WUR after frequency error correction without considering impact of drift is not larger than Y.</w:t>
      </w:r>
    </w:p>
    <w:p w14:paraId="1DF5239C" w14:textId="77777777" w:rsidR="006B7168" w:rsidRPr="000B4D33" w:rsidRDefault="006B7168" w:rsidP="00311060">
      <w:pPr>
        <w:numPr>
          <w:ilvl w:val="0"/>
          <w:numId w:val="191"/>
        </w:numPr>
        <w:overflowPunct w:val="0"/>
        <w:autoSpaceDE w:val="0"/>
        <w:autoSpaceDN w:val="0"/>
        <w:adjustRightInd w:val="0"/>
        <w:contextualSpacing/>
        <w:jc w:val="both"/>
        <w:textAlignment w:val="baseline"/>
        <w:rPr>
          <w:rFonts w:ascii="Times New Roman" w:eastAsiaTheme="minorEastAsia" w:hAnsi="Times New Roman"/>
          <w:kern w:val="2"/>
          <w:szCs w:val="20"/>
          <w:lang w:eastAsia="zh-CN"/>
        </w:rPr>
      </w:pPr>
      <w:r w:rsidRPr="000B4D33">
        <w:rPr>
          <w:rFonts w:ascii="Times New Roman" w:eastAsiaTheme="minorEastAsia" w:hAnsi="Times New Roman"/>
          <w:kern w:val="2"/>
          <w:szCs w:val="20"/>
          <w:lang w:eastAsia="zh-CN"/>
        </w:rPr>
        <w:t>FFS Y which is no larger than 20ppm and lower than X</w:t>
      </w:r>
    </w:p>
    <w:p w14:paraId="6063E42C" w14:textId="77777777" w:rsidR="006B7168" w:rsidRPr="000B4D33" w:rsidRDefault="006B7168" w:rsidP="00311060">
      <w:pPr>
        <w:numPr>
          <w:ilvl w:val="0"/>
          <w:numId w:val="191"/>
        </w:numPr>
        <w:overflowPunct w:val="0"/>
        <w:autoSpaceDE w:val="0"/>
        <w:autoSpaceDN w:val="0"/>
        <w:adjustRightInd w:val="0"/>
        <w:contextualSpacing/>
        <w:jc w:val="both"/>
        <w:textAlignment w:val="baseline"/>
        <w:rPr>
          <w:rFonts w:ascii="Times New Roman" w:eastAsiaTheme="minorEastAsia" w:hAnsi="Times New Roman"/>
          <w:strike/>
          <w:color w:val="FF0000"/>
          <w:kern w:val="2"/>
          <w:szCs w:val="20"/>
          <w:lang w:eastAsia="zh-CN"/>
        </w:rPr>
      </w:pPr>
      <w:r w:rsidRPr="000B4D33">
        <w:rPr>
          <w:rFonts w:ascii="Times New Roman" w:eastAsiaTheme="minorEastAsia" w:hAnsi="Times New Roman"/>
          <w:strike/>
          <w:color w:val="FF0000"/>
          <w:kern w:val="2"/>
          <w:szCs w:val="20"/>
          <w:lang w:eastAsia="ko-KR"/>
        </w:rPr>
        <w:t xml:space="preserve">FFS: </w:t>
      </w:r>
      <w:r w:rsidRPr="000B4D33">
        <w:rPr>
          <w:rFonts w:ascii="Times New Roman" w:eastAsiaTheme="minorEastAsia" w:hAnsi="Times New Roman" w:hint="eastAsia"/>
          <w:strike/>
          <w:color w:val="FF0000"/>
          <w:kern w:val="2"/>
          <w:szCs w:val="20"/>
          <w:lang w:eastAsia="ko-KR"/>
        </w:rPr>
        <w:t>I</w:t>
      </w:r>
      <w:r w:rsidRPr="000B4D33">
        <w:rPr>
          <w:rFonts w:ascii="Times New Roman" w:eastAsiaTheme="minorEastAsia" w:hAnsi="Times New Roman"/>
          <w:strike/>
          <w:color w:val="FF0000"/>
          <w:kern w:val="2"/>
          <w:szCs w:val="20"/>
          <w:lang w:eastAsia="ko-KR"/>
        </w:rPr>
        <w:t>nitial frequency error assumption: 200ppm</w:t>
      </w:r>
    </w:p>
    <w:p w14:paraId="342DDA36" w14:textId="166A63B6" w:rsidR="000B4D33" w:rsidRPr="000B4D33" w:rsidRDefault="000B4D33" w:rsidP="00311060">
      <w:pPr>
        <w:pStyle w:val="ListParagraph"/>
        <w:numPr>
          <w:ilvl w:val="0"/>
          <w:numId w:val="190"/>
        </w:numPr>
        <w:spacing w:after="0"/>
        <w:rPr>
          <w:rFonts w:eastAsiaTheme="minorEastAsia"/>
          <w:color w:val="FF0000"/>
          <w:kern w:val="2"/>
          <w:lang w:eastAsia="zh-CN"/>
        </w:rPr>
      </w:pPr>
      <w:r w:rsidRPr="000B4D33">
        <w:rPr>
          <w:rFonts w:eastAsiaTheme="minorEastAsia"/>
          <w:color w:val="FF0000"/>
          <w:kern w:val="2"/>
          <w:lang w:eastAsia="zh-CN"/>
        </w:rPr>
        <w:t>Initial frequency error assumption: up to company report</w:t>
      </w:r>
    </w:p>
    <w:p w14:paraId="60624331" w14:textId="77777777" w:rsidR="006B7168" w:rsidRPr="006F0D23" w:rsidRDefault="006B7168" w:rsidP="006B7168">
      <w:pPr>
        <w:rPr>
          <w:lang w:eastAsia="x-none"/>
        </w:rPr>
      </w:pPr>
    </w:p>
    <w:p w14:paraId="5EBDE3BD" w14:textId="77777777" w:rsidR="006B7168" w:rsidRPr="00221C04" w:rsidRDefault="006B7168" w:rsidP="006B7168">
      <w:pPr>
        <w:rPr>
          <w:rFonts w:ascii="Times New Roman" w:hAnsi="Times New Roman"/>
          <w:szCs w:val="20"/>
        </w:rPr>
      </w:pPr>
      <w:r w:rsidRPr="00221C04">
        <w:rPr>
          <w:rFonts w:ascii="Times New Roman" w:hAnsi="Times New Roman"/>
          <w:szCs w:val="20"/>
          <w:highlight w:val="green"/>
        </w:rPr>
        <w:t>Agreement</w:t>
      </w:r>
    </w:p>
    <w:p w14:paraId="26254FD7" w14:textId="77777777" w:rsidR="006B7168" w:rsidRPr="00F9569E" w:rsidRDefault="006B7168" w:rsidP="006B7168">
      <w:pPr>
        <w:rPr>
          <w:lang w:eastAsia="x-none"/>
        </w:rPr>
      </w:pPr>
      <w:r w:rsidRPr="00F9569E">
        <w:rPr>
          <w:lang w:eastAsia="x-none"/>
        </w:rPr>
        <w:t>For overlaid OFDM sequence(s) for LP-WUS in time or frequency domain, down-selection from the following:</w:t>
      </w:r>
    </w:p>
    <w:p w14:paraId="0074A3D5" w14:textId="77777777" w:rsidR="006B7168" w:rsidRPr="00F9569E" w:rsidRDefault="006B7168" w:rsidP="00311060">
      <w:pPr>
        <w:numPr>
          <w:ilvl w:val="0"/>
          <w:numId w:val="192"/>
        </w:numPr>
        <w:overflowPunct w:val="0"/>
        <w:autoSpaceDE w:val="0"/>
        <w:autoSpaceDN w:val="0"/>
        <w:adjustRightInd w:val="0"/>
        <w:spacing w:before="120" w:after="180"/>
        <w:contextualSpacing/>
        <w:jc w:val="both"/>
        <w:textAlignment w:val="baseline"/>
        <w:rPr>
          <w:rFonts w:ascii="Times New Roman" w:eastAsiaTheme="minorEastAsia" w:hAnsi="Times New Roman"/>
          <w:kern w:val="2"/>
          <w:szCs w:val="20"/>
          <w:lang w:eastAsia="zh-CN"/>
        </w:rPr>
      </w:pPr>
      <w:r w:rsidRPr="00F9569E">
        <w:rPr>
          <w:rFonts w:ascii="Times New Roman" w:eastAsiaTheme="minorEastAsia" w:hAnsi="Times New Roman"/>
          <w:kern w:val="2"/>
          <w:szCs w:val="20"/>
          <w:lang w:eastAsia="zh-CN"/>
        </w:rPr>
        <w:t>Option 1-1: overlaid sequence(s) are the sequence(s) of an OOK on symbol before DFT/LS processing</w:t>
      </w:r>
    </w:p>
    <w:p w14:paraId="15BDC2C0" w14:textId="77777777" w:rsidR="006B7168" w:rsidRPr="00F9569E" w:rsidRDefault="006B7168" w:rsidP="00311060">
      <w:pPr>
        <w:numPr>
          <w:ilvl w:val="1"/>
          <w:numId w:val="192"/>
        </w:numPr>
        <w:rPr>
          <w:lang w:eastAsia="zh-CN"/>
        </w:rPr>
      </w:pPr>
      <w:r w:rsidRPr="00F9569E">
        <w:rPr>
          <w:lang w:eastAsia="zh-CN"/>
        </w:rPr>
        <w:t>The length of overlaid sequence(s) depends on the number of REs used for LP-WUS and the value of M</w:t>
      </w:r>
    </w:p>
    <w:p w14:paraId="2BE50536" w14:textId="77777777" w:rsidR="006B7168" w:rsidRPr="00F9569E" w:rsidRDefault="006B7168" w:rsidP="00311060">
      <w:pPr>
        <w:numPr>
          <w:ilvl w:val="0"/>
          <w:numId w:val="192"/>
        </w:numPr>
        <w:overflowPunct w:val="0"/>
        <w:autoSpaceDE w:val="0"/>
        <w:autoSpaceDN w:val="0"/>
        <w:adjustRightInd w:val="0"/>
        <w:spacing w:before="120" w:after="180"/>
        <w:contextualSpacing/>
        <w:jc w:val="both"/>
        <w:textAlignment w:val="baseline"/>
        <w:rPr>
          <w:rFonts w:ascii="Times New Roman" w:eastAsiaTheme="minorEastAsia" w:hAnsi="Times New Roman"/>
          <w:kern w:val="2"/>
          <w:szCs w:val="20"/>
          <w:lang w:eastAsia="zh-CN"/>
        </w:rPr>
      </w:pPr>
      <w:r w:rsidRPr="00F9569E">
        <w:rPr>
          <w:rFonts w:ascii="Times New Roman" w:eastAsiaTheme="minorEastAsia" w:hAnsi="Times New Roman"/>
          <w:kern w:val="2"/>
          <w:szCs w:val="20"/>
          <w:lang w:eastAsia="zh-CN"/>
        </w:rPr>
        <w:t>Option 1-2: overlaid sequence(s) are the sequence(s) of an OFDM symbol before DFT/LS processing</w:t>
      </w:r>
    </w:p>
    <w:p w14:paraId="0C05B635" w14:textId="77777777" w:rsidR="006B7168" w:rsidRPr="00F9569E" w:rsidRDefault="006B7168" w:rsidP="00311060">
      <w:pPr>
        <w:numPr>
          <w:ilvl w:val="1"/>
          <w:numId w:val="192"/>
        </w:numPr>
        <w:rPr>
          <w:rFonts w:ascii="Times New Roman" w:eastAsiaTheme="minorEastAsia" w:hAnsi="Times New Roman"/>
          <w:kern w:val="2"/>
          <w:szCs w:val="20"/>
          <w:lang w:eastAsia="zh-CN"/>
        </w:rPr>
      </w:pPr>
      <w:r w:rsidRPr="00F9569E">
        <w:rPr>
          <w:lang w:eastAsia="zh-CN"/>
        </w:rPr>
        <w:t xml:space="preserve">The length of overlaid sequence(s) depends on the number of REs used for LP-WUS </w:t>
      </w:r>
    </w:p>
    <w:p w14:paraId="522BD952" w14:textId="77777777" w:rsidR="006B7168" w:rsidRPr="00F9569E" w:rsidRDefault="006B7168" w:rsidP="00311060">
      <w:pPr>
        <w:numPr>
          <w:ilvl w:val="0"/>
          <w:numId w:val="192"/>
        </w:numPr>
        <w:overflowPunct w:val="0"/>
        <w:autoSpaceDE w:val="0"/>
        <w:autoSpaceDN w:val="0"/>
        <w:adjustRightInd w:val="0"/>
        <w:spacing w:before="120" w:after="180"/>
        <w:contextualSpacing/>
        <w:jc w:val="both"/>
        <w:textAlignment w:val="baseline"/>
        <w:rPr>
          <w:rFonts w:ascii="Times New Roman" w:eastAsiaTheme="minorEastAsia" w:hAnsi="Times New Roman"/>
          <w:kern w:val="2"/>
          <w:szCs w:val="20"/>
          <w:lang w:eastAsia="zh-CN"/>
        </w:rPr>
      </w:pPr>
      <w:r w:rsidRPr="00F9569E">
        <w:rPr>
          <w:rFonts w:ascii="Times New Roman" w:eastAsiaTheme="minorEastAsia" w:hAnsi="Times New Roman"/>
          <w:kern w:val="2"/>
          <w:szCs w:val="20"/>
          <w:lang w:eastAsia="zh-CN"/>
        </w:rPr>
        <w:t>Option 2: overlaid sequence(s) are the sequence(s) of an OFDM symbol before IFFT processing</w:t>
      </w:r>
    </w:p>
    <w:p w14:paraId="773CFA9C" w14:textId="77777777" w:rsidR="006B7168" w:rsidRPr="00F9569E" w:rsidRDefault="006B7168" w:rsidP="00311060">
      <w:pPr>
        <w:numPr>
          <w:ilvl w:val="1"/>
          <w:numId w:val="192"/>
        </w:numPr>
        <w:rPr>
          <w:rFonts w:ascii="Times New Roman" w:eastAsiaTheme="minorEastAsia" w:hAnsi="Times New Roman"/>
          <w:kern w:val="2"/>
          <w:szCs w:val="20"/>
          <w:lang w:eastAsia="zh-CN"/>
        </w:rPr>
      </w:pPr>
      <w:r w:rsidRPr="00F9569E">
        <w:rPr>
          <w:rFonts w:ascii="Times New Roman" w:eastAsiaTheme="minorEastAsia" w:hAnsi="Times New Roman"/>
          <w:kern w:val="2"/>
          <w:szCs w:val="20"/>
          <w:lang w:eastAsia="zh-CN"/>
        </w:rPr>
        <w:t>The length of overlaid sequence</w:t>
      </w:r>
      <w:r w:rsidRPr="00F9569E">
        <w:rPr>
          <w:lang w:eastAsia="zh-CN"/>
        </w:rPr>
        <w:t>(s)</w:t>
      </w:r>
      <w:r w:rsidRPr="00F9569E">
        <w:rPr>
          <w:rFonts w:ascii="Times New Roman" w:eastAsiaTheme="minorEastAsia" w:hAnsi="Times New Roman"/>
          <w:kern w:val="2"/>
          <w:szCs w:val="20"/>
          <w:lang w:eastAsia="zh-CN"/>
        </w:rPr>
        <w:t xml:space="preserve"> depends on the number of REs used for LP-WUS</w:t>
      </w:r>
    </w:p>
    <w:p w14:paraId="796736B1" w14:textId="77777777" w:rsidR="006B7168" w:rsidRPr="00F9569E" w:rsidRDefault="006B7168" w:rsidP="00311060">
      <w:pPr>
        <w:numPr>
          <w:ilvl w:val="0"/>
          <w:numId w:val="192"/>
        </w:numPr>
        <w:overflowPunct w:val="0"/>
        <w:autoSpaceDE w:val="0"/>
        <w:autoSpaceDN w:val="0"/>
        <w:adjustRightInd w:val="0"/>
        <w:spacing w:before="120" w:after="180"/>
        <w:contextualSpacing/>
        <w:jc w:val="both"/>
        <w:textAlignment w:val="baseline"/>
        <w:rPr>
          <w:rFonts w:ascii="Times New Roman" w:eastAsiaTheme="minorEastAsia" w:hAnsi="Times New Roman"/>
          <w:kern w:val="2"/>
          <w:szCs w:val="20"/>
          <w:lang w:eastAsia="zh-CN"/>
        </w:rPr>
      </w:pPr>
      <w:r w:rsidRPr="00F9569E">
        <w:rPr>
          <w:rFonts w:ascii="Times New Roman" w:eastAsiaTheme="minorEastAsia" w:hAnsi="Times New Roman"/>
          <w:kern w:val="2"/>
          <w:szCs w:val="20"/>
          <w:lang w:eastAsia="zh-CN"/>
        </w:rPr>
        <w:t>Option 3: overlaid sequence(s) are the sequence(s) of an OOK on symbol in time domain after IFFT processing</w:t>
      </w:r>
    </w:p>
    <w:p w14:paraId="07AA269B" w14:textId="77777777" w:rsidR="006B7168" w:rsidRPr="00F9569E" w:rsidRDefault="006B7168" w:rsidP="00311060">
      <w:pPr>
        <w:numPr>
          <w:ilvl w:val="1"/>
          <w:numId w:val="192"/>
        </w:numPr>
        <w:rPr>
          <w:lang w:eastAsia="zh-CN"/>
        </w:rPr>
      </w:pPr>
      <w:r w:rsidRPr="00F9569E">
        <w:rPr>
          <w:rFonts w:ascii="Times New Roman" w:eastAsiaTheme="minorEastAsia" w:hAnsi="Times New Roman"/>
          <w:kern w:val="2"/>
          <w:szCs w:val="20"/>
          <w:lang w:eastAsia="zh-CN"/>
        </w:rPr>
        <w:t>T</w:t>
      </w:r>
      <w:r w:rsidRPr="00F9569E">
        <w:rPr>
          <w:rFonts w:eastAsiaTheme="minorEastAsia"/>
          <w:kern w:val="2"/>
          <w:lang w:eastAsia="zh-CN"/>
        </w:rPr>
        <w:t>he</w:t>
      </w:r>
      <w:r w:rsidRPr="00F9569E">
        <w:rPr>
          <w:lang w:eastAsia="zh-CN"/>
        </w:rPr>
        <w:t xml:space="preserve"> length of overlaid sequence(s) depends on IFFT size and the value of M </w:t>
      </w:r>
    </w:p>
    <w:p w14:paraId="2597B6FE" w14:textId="77777777" w:rsidR="006B7168" w:rsidRPr="00F9569E" w:rsidRDefault="006B7168" w:rsidP="006B7168">
      <w:pPr>
        <w:overflowPunct w:val="0"/>
        <w:autoSpaceDE w:val="0"/>
        <w:autoSpaceDN w:val="0"/>
        <w:adjustRightInd w:val="0"/>
        <w:spacing w:after="180"/>
        <w:ind w:right="200"/>
        <w:contextualSpacing/>
        <w:jc w:val="both"/>
        <w:textAlignment w:val="baseline"/>
        <w:rPr>
          <w:rFonts w:ascii="Times New Roman" w:eastAsiaTheme="minorEastAsia" w:hAnsi="Times New Roman"/>
          <w:kern w:val="2"/>
          <w:szCs w:val="20"/>
          <w:lang w:eastAsia="zh-CN"/>
        </w:rPr>
      </w:pPr>
      <w:r w:rsidRPr="00F9569E">
        <w:rPr>
          <w:rFonts w:ascii="Times New Roman" w:eastAsiaTheme="minorEastAsia" w:hAnsi="Times New Roman"/>
          <w:kern w:val="2"/>
          <w:szCs w:val="20"/>
          <w:lang w:eastAsia="zh-CN"/>
        </w:rPr>
        <w:t xml:space="preserve">FFS: same or different options are applied for OOK-1 and OOK-4 M&gt;1. </w:t>
      </w:r>
    </w:p>
    <w:p w14:paraId="4853E7F8" w14:textId="77777777" w:rsidR="006B7168" w:rsidRDefault="006B7168" w:rsidP="006B7168">
      <w:pPr>
        <w:rPr>
          <w:lang w:eastAsia="x-none"/>
        </w:rPr>
      </w:pPr>
    </w:p>
    <w:p w14:paraId="35D6A659" w14:textId="6F4E9BED" w:rsidR="006B7168" w:rsidRPr="00221C04" w:rsidRDefault="006B7168" w:rsidP="006B7168">
      <w:pPr>
        <w:rPr>
          <w:rFonts w:ascii="Times New Roman" w:hAnsi="Times New Roman"/>
          <w:szCs w:val="20"/>
        </w:rPr>
      </w:pPr>
      <w:r w:rsidRPr="00221C04">
        <w:rPr>
          <w:rFonts w:ascii="Times New Roman" w:hAnsi="Times New Roman"/>
          <w:szCs w:val="20"/>
          <w:highlight w:val="green"/>
        </w:rPr>
        <w:t>Agreement</w:t>
      </w:r>
      <w:r w:rsidR="000B4D33" w:rsidRPr="000B4D33">
        <w:rPr>
          <w:rFonts w:ascii="Times New Roman" w:hAnsi="Times New Roman"/>
          <w:szCs w:val="20"/>
        </w:rPr>
        <w:t xml:space="preserve"> (further amended as shown in red on Friday)</w:t>
      </w:r>
    </w:p>
    <w:p w14:paraId="7C6FE18C" w14:textId="77777777" w:rsidR="006B7168" w:rsidRPr="00D2395B" w:rsidRDefault="006B7168" w:rsidP="006B7168">
      <w:pPr>
        <w:overflowPunct w:val="0"/>
        <w:autoSpaceDE w:val="0"/>
        <w:autoSpaceDN w:val="0"/>
        <w:adjustRightInd w:val="0"/>
        <w:ind w:right="200"/>
        <w:contextualSpacing/>
        <w:jc w:val="both"/>
        <w:textAlignment w:val="baseline"/>
        <w:rPr>
          <w:rFonts w:ascii="Times New Roman" w:eastAsiaTheme="minorEastAsia" w:hAnsi="Times New Roman"/>
          <w:kern w:val="2"/>
          <w:szCs w:val="20"/>
          <w:lang w:eastAsia="zh-CN"/>
        </w:rPr>
      </w:pPr>
      <w:r w:rsidRPr="00D2395B">
        <w:rPr>
          <w:rFonts w:ascii="Times New Roman" w:eastAsiaTheme="minorEastAsia" w:hAnsi="Times New Roman"/>
          <w:kern w:val="2"/>
          <w:szCs w:val="20"/>
          <w:lang w:eastAsia="zh-CN"/>
        </w:rPr>
        <w:t xml:space="preserve">Update agreement in last meeting as below: </w:t>
      </w:r>
    </w:p>
    <w:p w14:paraId="6B2CA52D" w14:textId="77777777" w:rsidR="006B7168" w:rsidRDefault="006B7168" w:rsidP="006B7168">
      <w:pPr>
        <w:ind w:left="360"/>
        <w:rPr>
          <w:rFonts w:ascii="Times New Roman" w:eastAsia="SimSun" w:hAnsi="Times New Roman"/>
          <w:szCs w:val="20"/>
          <w:lang w:eastAsia="zh-CN"/>
        </w:rPr>
      </w:pPr>
      <w:r>
        <w:rPr>
          <w:rFonts w:ascii="Times New Roman" w:eastAsia="SimSun" w:hAnsi="Times New Roman"/>
          <w:szCs w:val="20"/>
          <w:lang w:eastAsia="zh-CN"/>
        </w:rPr>
        <w:t>From RAN1 perspective, support X PRBs for LP-WUS and LP-SS with SCS 30kHz (blanked guard RBs are not included) for a channel bandwidth equal or larger than 5MHz</w:t>
      </w:r>
    </w:p>
    <w:p w14:paraId="2AC9B027" w14:textId="77777777" w:rsidR="006B7168" w:rsidRDefault="006B7168" w:rsidP="00311060">
      <w:pPr>
        <w:numPr>
          <w:ilvl w:val="0"/>
          <w:numId w:val="193"/>
        </w:numPr>
        <w:ind w:left="1080"/>
        <w:jc w:val="both"/>
        <w:rPr>
          <w:rFonts w:ascii="Times New Roman" w:eastAsia="Microsoft YaHei" w:hAnsi="Times New Roman"/>
        </w:rPr>
      </w:pPr>
      <w:r w:rsidRPr="007426F7">
        <w:rPr>
          <w:rFonts w:ascii="Times New Roman" w:eastAsia="Microsoft YaHei" w:hAnsi="Times New Roman"/>
          <w:highlight w:val="green"/>
        </w:rPr>
        <w:t xml:space="preserve">X </w:t>
      </w:r>
      <w:r w:rsidRPr="007426F7">
        <w:rPr>
          <w:rFonts w:ascii="Times New Roman" w:eastAsia="Microsoft YaHei" w:hAnsi="Times New Roman"/>
          <w:strike/>
          <w:highlight w:val="green"/>
        </w:rPr>
        <w:t>to be down-selected between</w:t>
      </w:r>
      <w:r w:rsidRPr="007426F7">
        <w:rPr>
          <w:rFonts w:ascii="Times New Roman" w:eastAsia="Microsoft YaHei" w:hAnsi="Times New Roman"/>
          <w:highlight w:val="green"/>
        </w:rPr>
        <w:t xml:space="preserve"> </w:t>
      </w:r>
      <w:r w:rsidRPr="007426F7">
        <w:rPr>
          <w:rFonts w:ascii="Times New Roman" w:eastAsia="Microsoft YaHei" w:hAnsi="Times New Roman"/>
          <w:color w:val="FF0000"/>
          <w:highlight w:val="green"/>
        </w:rPr>
        <w:t>= 11</w:t>
      </w:r>
      <w:r w:rsidRPr="007426F7">
        <w:rPr>
          <w:rFonts w:ascii="Times New Roman" w:eastAsia="Microsoft YaHei" w:hAnsi="Times New Roman"/>
          <w:strike/>
          <w:highlight w:val="green"/>
        </w:rPr>
        <w:t xml:space="preserve"> and 12</w:t>
      </w:r>
      <w:r w:rsidRPr="007426F7">
        <w:rPr>
          <w:rFonts w:ascii="Times New Roman" w:eastAsia="Microsoft YaHei" w:hAnsi="Times New Roman"/>
          <w:highlight w:val="green"/>
        </w:rPr>
        <w:t xml:space="preserve"> PRBs</w:t>
      </w:r>
      <w:r>
        <w:rPr>
          <w:rFonts w:ascii="Times New Roman" w:eastAsia="Microsoft YaHei" w:hAnsi="Times New Roman"/>
        </w:rPr>
        <w:t xml:space="preserve">  </w:t>
      </w:r>
    </w:p>
    <w:p w14:paraId="167784F0" w14:textId="77777777" w:rsidR="006B7168" w:rsidRPr="00317C50" w:rsidRDefault="006B7168" w:rsidP="00311060">
      <w:pPr>
        <w:numPr>
          <w:ilvl w:val="0"/>
          <w:numId w:val="193"/>
        </w:numPr>
        <w:ind w:left="1080"/>
        <w:jc w:val="both"/>
        <w:rPr>
          <w:rFonts w:ascii="Times New Roman" w:eastAsia="Microsoft YaHei" w:hAnsi="Times New Roman"/>
          <w:strike/>
          <w:color w:val="FF0000"/>
        </w:rPr>
      </w:pPr>
      <w:r w:rsidRPr="00317C50">
        <w:rPr>
          <w:rFonts w:ascii="Times New Roman" w:eastAsia="Microsoft YaHei" w:hAnsi="Times New Roman"/>
          <w:strike/>
          <w:color w:val="FF0000"/>
        </w:rPr>
        <w:t>FFS the number of PRBs for 15kHz is 11 PRBs or 22 PRBs?</w:t>
      </w:r>
    </w:p>
    <w:p w14:paraId="1755790B" w14:textId="3B7C19B5" w:rsidR="00317C50" w:rsidRPr="00317C50" w:rsidRDefault="00317C50" w:rsidP="00311060">
      <w:pPr>
        <w:numPr>
          <w:ilvl w:val="0"/>
          <w:numId w:val="193"/>
        </w:numPr>
        <w:ind w:left="1080"/>
        <w:jc w:val="both"/>
        <w:rPr>
          <w:rFonts w:ascii="Times New Roman" w:eastAsia="Microsoft YaHei" w:hAnsi="Times New Roman"/>
          <w:color w:val="FF0000"/>
        </w:rPr>
      </w:pPr>
      <w:r w:rsidRPr="00317C50">
        <w:rPr>
          <w:rFonts w:ascii="Times New Roman" w:eastAsia="Microsoft YaHei" w:hAnsi="Times New Roman"/>
          <w:color w:val="FF0000"/>
        </w:rPr>
        <w:t>FFS the number of PRBs for 15kHz</w:t>
      </w:r>
    </w:p>
    <w:p w14:paraId="0233AA95" w14:textId="77777777" w:rsidR="006B7168" w:rsidRPr="007426F7" w:rsidRDefault="006B7168" w:rsidP="00311060">
      <w:pPr>
        <w:numPr>
          <w:ilvl w:val="0"/>
          <w:numId w:val="193"/>
        </w:numPr>
        <w:ind w:left="1080"/>
        <w:jc w:val="both"/>
        <w:rPr>
          <w:rFonts w:ascii="Times New Roman" w:eastAsia="Microsoft YaHei" w:hAnsi="Times New Roman"/>
        </w:rPr>
      </w:pPr>
      <w:r w:rsidRPr="007426F7">
        <w:rPr>
          <w:rFonts w:ascii="Times New Roman" w:eastAsia="Microsoft YaHei" w:hAnsi="Times New Roman"/>
        </w:rPr>
        <w:t>FFS if other number of PRBs needed, for LP-SS and LP-WUS with a channel bandwidth equal or less than 5MHz</w:t>
      </w:r>
    </w:p>
    <w:p w14:paraId="1323BCDF" w14:textId="77777777" w:rsidR="006B7168" w:rsidRPr="000869E8" w:rsidRDefault="006B7168" w:rsidP="006B7168">
      <w:pPr>
        <w:ind w:left="360"/>
        <w:jc w:val="both"/>
        <w:rPr>
          <w:rFonts w:ascii="Times New Roman" w:eastAsia="Microsoft YaHei" w:hAnsi="Times New Roman"/>
        </w:rPr>
      </w:pPr>
      <w:r w:rsidRPr="007426F7">
        <w:rPr>
          <w:rFonts w:ascii="Times New Roman" w:eastAsia="Microsoft YaHei" w:hAnsi="Times New Roman"/>
        </w:rPr>
        <w:t>FFS: Whether the above is applicable to FR2</w:t>
      </w:r>
    </w:p>
    <w:p w14:paraId="20525465" w14:textId="77777777" w:rsidR="006B7168" w:rsidRPr="006B7168" w:rsidRDefault="006B7168" w:rsidP="00221C04">
      <w:pPr>
        <w:rPr>
          <w:rFonts w:ascii="Times New Roman" w:hAnsi="Times New Roman"/>
          <w:szCs w:val="20"/>
        </w:rPr>
      </w:pPr>
    </w:p>
    <w:p w14:paraId="752A8B81" w14:textId="77777777" w:rsidR="00221C04" w:rsidRDefault="00221C04" w:rsidP="00221C04">
      <w:pPr>
        <w:rPr>
          <w:rFonts w:ascii="Times New Roman" w:hAnsi="Times New Roman"/>
          <w:szCs w:val="20"/>
          <w:lang w:val="en-US" w:eastAsia="x-none"/>
        </w:rPr>
      </w:pPr>
    </w:p>
    <w:p w14:paraId="795D14A1" w14:textId="7E8208C8" w:rsidR="00A269C3" w:rsidRPr="00A269C3" w:rsidRDefault="006F79AF" w:rsidP="00A269C3">
      <w:pPr>
        <w:rPr>
          <w:rFonts w:ascii="Times New Roman" w:hAnsi="Times New Roman"/>
          <w:szCs w:val="20"/>
          <w:lang w:val="en-US" w:eastAsia="x-none"/>
        </w:rPr>
      </w:pPr>
      <w:hyperlink r:id="rId2045" w:history="1">
        <w:r>
          <w:rPr>
            <w:rStyle w:val="Hyperlink"/>
            <w:rFonts w:ascii="Times New Roman" w:hAnsi="Times New Roman"/>
            <w:szCs w:val="20"/>
            <w:lang w:val="en-US" w:eastAsia="x-none"/>
          </w:rPr>
          <w:t>R1-2405600</w:t>
        </w:r>
      </w:hyperlink>
      <w:r w:rsidR="00A269C3" w:rsidRPr="00A269C3">
        <w:rPr>
          <w:rFonts w:ascii="Times New Roman" w:hAnsi="Times New Roman"/>
          <w:szCs w:val="20"/>
          <w:lang w:val="en-US" w:eastAsia="x-none"/>
        </w:rPr>
        <w:tab/>
        <w:t>Summary #3 of discussions on LP-WUS and LP-SS design</w:t>
      </w:r>
      <w:r w:rsidR="00A269C3" w:rsidRPr="00A269C3">
        <w:rPr>
          <w:rFonts w:ascii="Times New Roman" w:hAnsi="Times New Roman"/>
          <w:szCs w:val="20"/>
          <w:lang w:val="en-US" w:eastAsia="x-none"/>
        </w:rPr>
        <w:tab/>
        <w:t>Moderator (vivo)</w:t>
      </w:r>
    </w:p>
    <w:p w14:paraId="1907766A" w14:textId="4A525A6C" w:rsidR="00A269C3" w:rsidRPr="00A269C3" w:rsidRDefault="006F79AF" w:rsidP="00A269C3">
      <w:pPr>
        <w:rPr>
          <w:rFonts w:ascii="Times New Roman" w:hAnsi="Times New Roman"/>
          <w:b/>
          <w:bCs/>
          <w:szCs w:val="20"/>
          <w:lang w:val="en-US" w:eastAsia="x-none"/>
        </w:rPr>
      </w:pPr>
      <w:hyperlink r:id="rId2046" w:history="1">
        <w:r>
          <w:rPr>
            <w:rStyle w:val="Hyperlink"/>
            <w:rFonts w:ascii="Times New Roman" w:hAnsi="Times New Roman"/>
            <w:b/>
            <w:bCs/>
            <w:szCs w:val="20"/>
            <w:lang w:val="en-US" w:eastAsia="x-none"/>
          </w:rPr>
          <w:t>R1-2405645</w:t>
        </w:r>
      </w:hyperlink>
      <w:r w:rsidR="00A269C3" w:rsidRPr="00A269C3">
        <w:rPr>
          <w:rFonts w:ascii="Times New Roman" w:hAnsi="Times New Roman"/>
          <w:b/>
          <w:bCs/>
          <w:szCs w:val="20"/>
          <w:lang w:val="en-US" w:eastAsia="x-none"/>
        </w:rPr>
        <w:tab/>
        <w:t>Summary #4 of discussions on LP-WUS and LP-SS design</w:t>
      </w:r>
      <w:r w:rsidR="00A269C3" w:rsidRPr="00A269C3">
        <w:rPr>
          <w:rFonts w:ascii="Times New Roman" w:hAnsi="Times New Roman"/>
          <w:b/>
          <w:bCs/>
          <w:szCs w:val="20"/>
          <w:lang w:val="en-US" w:eastAsia="x-none"/>
        </w:rPr>
        <w:tab/>
        <w:t>Moderator (vivo)</w:t>
      </w:r>
    </w:p>
    <w:p w14:paraId="39FD9A6F" w14:textId="37A2EFF6" w:rsidR="00A269C3" w:rsidRDefault="00A269C3" w:rsidP="00A269C3">
      <w:pPr>
        <w:rPr>
          <w:rFonts w:ascii="Times New Roman" w:hAnsi="Times New Roman"/>
          <w:szCs w:val="20"/>
          <w:lang w:val="en-US" w:eastAsia="x-none"/>
        </w:rPr>
      </w:pPr>
      <w:r>
        <w:rPr>
          <w:rFonts w:ascii="Times New Roman" w:hAnsi="Times New Roman"/>
          <w:szCs w:val="20"/>
          <w:lang w:val="en-US" w:eastAsia="x-none"/>
        </w:rPr>
        <w:t>From Thursday session</w:t>
      </w:r>
    </w:p>
    <w:p w14:paraId="00F065B8" w14:textId="77777777" w:rsidR="00A269C3" w:rsidRPr="00A269C3" w:rsidRDefault="00A269C3" w:rsidP="00A269C3">
      <w:pPr>
        <w:rPr>
          <w:rFonts w:ascii="Times New Roman" w:hAnsi="Times New Roman"/>
          <w:szCs w:val="20"/>
          <w:lang w:eastAsia="x-none"/>
        </w:rPr>
      </w:pPr>
      <w:r w:rsidRPr="00A269C3">
        <w:rPr>
          <w:rFonts w:ascii="Times New Roman" w:hAnsi="Times New Roman"/>
          <w:szCs w:val="20"/>
          <w:highlight w:val="green"/>
          <w:lang w:eastAsia="x-none"/>
        </w:rPr>
        <w:t>Agreement</w:t>
      </w:r>
    </w:p>
    <w:p w14:paraId="217AEEEE" w14:textId="77777777" w:rsidR="00A269C3" w:rsidRPr="00A269C3" w:rsidRDefault="00A269C3" w:rsidP="00A269C3">
      <w:pPr>
        <w:rPr>
          <w:rFonts w:ascii="Times New Roman" w:hAnsi="Times New Roman"/>
          <w:szCs w:val="20"/>
          <w:lang w:eastAsia="ko-KR"/>
        </w:rPr>
      </w:pPr>
      <w:r w:rsidRPr="00A269C3">
        <w:rPr>
          <w:rFonts w:ascii="Times New Roman" w:hAnsi="Times New Roman"/>
          <w:szCs w:val="20"/>
          <w:lang w:eastAsia="ko-KR"/>
        </w:rPr>
        <w:t>Further down-select the number of binary LP-SS sequences for the ‘ON-OFF’ pattern:</w:t>
      </w:r>
    </w:p>
    <w:p w14:paraId="042CE4F3" w14:textId="77777777" w:rsidR="00A269C3" w:rsidRPr="00A269C3" w:rsidRDefault="00A269C3" w:rsidP="00311060">
      <w:pPr>
        <w:numPr>
          <w:ilvl w:val="0"/>
          <w:numId w:val="212"/>
        </w:numPr>
        <w:overflowPunct w:val="0"/>
        <w:autoSpaceDE w:val="0"/>
        <w:autoSpaceDN w:val="0"/>
        <w:adjustRightInd w:val="0"/>
        <w:spacing w:after="180"/>
        <w:contextualSpacing/>
        <w:jc w:val="both"/>
        <w:textAlignment w:val="baseline"/>
        <w:rPr>
          <w:rFonts w:ascii="Times New Roman" w:eastAsiaTheme="minorEastAsia" w:hAnsi="Times New Roman"/>
          <w:kern w:val="2"/>
          <w:szCs w:val="20"/>
          <w:lang w:eastAsia="zh-CN"/>
        </w:rPr>
      </w:pPr>
      <w:r w:rsidRPr="00A269C3">
        <w:rPr>
          <w:rFonts w:ascii="Times New Roman" w:eastAsiaTheme="minorEastAsia" w:hAnsi="Times New Roman"/>
          <w:kern w:val="2"/>
          <w:szCs w:val="20"/>
          <w:lang w:eastAsia="zh-CN"/>
        </w:rPr>
        <w:t xml:space="preserve">3 </w:t>
      </w:r>
    </w:p>
    <w:p w14:paraId="4957FE01" w14:textId="77777777" w:rsidR="00A269C3" w:rsidRPr="00A269C3" w:rsidRDefault="00A269C3" w:rsidP="00311060">
      <w:pPr>
        <w:numPr>
          <w:ilvl w:val="0"/>
          <w:numId w:val="212"/>
        </w:numPr>
        <w:overflowPunct w:val="0"/>
        <w:autoSpaceDE w:val="0"/>
        <w:autoSpaceDN w:val="0"/>
        <w:adjustRightInd w:val="0"/>
        <w:spacing w:after="180"/>
        <w:contextualSpacing/>
        <w:jc w:val="both"/>
        <w:textAlignment w:val="baseline"/>
        <w:rPr>
          <w:rFonts w:ascii="Times New Roman" w:eastAsiaTheme="minorEastAsia" w:hAnsi="Times New Roman"/>
          <w:kern w:val="2"/>
          <w:szCs w:val="20"/>
          <w:lang w:eastAsia="zh-CN"/>
        </w:rPr>
      </w:pPr>
      <w:r w:rsidRPr="00A269C3">
        <w:rPr>
          <w:rFonts w:ascii="Times New Roman" w:eastAsiaTheme="minorEastAsia" w:hAnsi="Times New Roman"/>
          <w:kern w:val="2"/>
          <w:szCs w:val="20"/>
          <w:lang w:eastAsia="zh-CN"/>
        </w:rPr>
        <w:t xml:space="preserve">4 </w:t>
      </w:r>
    </w:p>
    <w:p w14:paraId="4FB845A4" w14:textId="77777777" w:rsidR="00A269C3" w:rsidRPr="00A269C3" w:rsidRDefault="00A269C3" w:rsidP="00311060">
      <w:pPr>
        <w:numPr>
          <w:ilvl w:val="0"/>
          <w:numId w:val="212"/>
        </w:numPr>
        <w:overflowPunct w:val="0"/>
        <w:autoSpaceDE w:val="0"/>
        <w:autoSpaceDN w:val="0"/>
        <w:adjustRightInd w:val="0"/>
        <w:spacing w:after="180"/>
        <w:contextualSpacing/>
        <w:jc w:val="both"/>
        <w:textAlignment w:val="baseline"/>
        <w:rPr>
          <w:rFonts w:ascii="Times New Roman" w:eastAsiaTheme="minorEastAsia" w:hAnsi="Times New Roman"/>
          <w:kern w:val="2"/>
          <w:szCs w:val="20"/>
          <w:lang w:eastAsia="zh-CN"/>
        </w:rPr>
      </w:pPr>
      <w:r w:rsidRPr="00A269C3">
        <w:rPr>
          <w:rFonts w:ascii="Times New Roman" w:eastAsiaTheme="minorEastAsia" w:hAnsi="Times New Roman"/>
          <w:kern w:val="2"/>
          <w:szCs w:val="20"/>
          <w:lang w:eastAsia="zh-CN"/>
        </w:rPr>
        <w:t xml:space="preserve">8 </w:t>
      </w:r>
    </w:p>
    <w:p w14:paraId="6B547B7E" w14:textId="77777777" w:rsidR="00A269C3" w:rsidRPr="00A269C3" w:rsidRDefault="00A269C3" w:rsidP="00311060">
      <w:pPr>
        <w:numPr>
          <w:ilvl w:val="0"/>
          <w:numId w:val="212"/>
        </w:numPr>
        <w:overflowPunct w:val="0"/>
        <w:autoSpaceDE w:val="0"/>
        <w:autoSpaceDN w:val="0"/>
        <w:adjustRightInd w:val="0"/>
        <w:spacing w:after="180"/>
        <w:contextualSpacing/>
        <w:jc w:val="both"/>
        <w:textAlignment w:val="baseline"/>
        <w:rPr>
          <w:rFonts w:ascii="Times New Roman" w:eastAsiaTheme="minorEastAsia" w:hAnsi="Times New Roman"/>
          <w:kern w:val="2"/>
          <w:szCs w:val="20"/>
          <w:lang w:eastAsia="zh-CN"/>
        </w:rPr>
      </w:pPr>
      <w:r w:rsidRPr="00A269C3">
        <w:rPr>
          <w:rFonts w:ascii="Times New Roman" w:eastAsiaTheme="minorEastAsia" w:hAnsi="Times New Roman"/>
          <w:kern w:val="2"/>
          <w:szCs w:val="20"/>
          <w:lang w:eastAsia="zh-CN"/>
        </w:rPr>
        <w:t>16</w:t>
      </w:r>
    </w:p>
    <w:p w14:paraId="23128597" w14:textId="77777777" w:rsidR="00A269C3" w:rsidRPr="00A269C3" w:rsidRDefault="00A269C3" w:rsidP="00A269C3">
      <w:pPr>
        <w:rPr>
          <w:rFonts w:ascii="Times New Roman" w:hAnsi="Times New Roman"/>
          <w:szCs w:val="20"/>
          <w:lang w:eastAsia="x-none"/>
        </w:rPr>
      </w:pPr>
    </w:p>
    <w:p w14:paraId="189BAC3A" w14:textId="77777777" w:rsidR="00A269C3" w:rsidRPr="00A269C3" w:rsidRDefault="00A269C3" w:rsidP="00A269C3">
      <w:pPr>
        <w:rPr>
          <w:rFonts w:ascii="Times New Roman" w:hAnsi="Times New Roman"/>
          <w:szCs w:val="20"/>
          <w:lang w:eastAsia="x-none"/>
        </w:rPr>
      </w:pPr>
      <w:r w:rsidRPr="00A269C3">
        <w:rPr>
          <w:rFonts w:ascii="Times New Roman" w:hAnsi="Times New Roman"/>
          <w:szCs w:val="20"/>
          <w:highlight w:val="green"/>
          <w:lang w:eastAsia="x-none"/>
        </w:rPr>
        <w:t>Agreement</w:t>
      </w:r>
    </w:p>
    <w:p w14:paraId="272AF3A8" w14:textId="77777777" w:rsidR="00A269C3" w:rsidRPr="00A269C3" w:rsidRDefault="00A269C3" w:rsidP="00A269C3">
      <w:pPr>
        <w:rPr>
          <w:rFonts w:ascii="Times New Roman" w:hAnsi="Times New Roman"/>
          <w:szCs w:val="20"/>
          <w:lang w:eastAsia="ko-KR"/>
        </w:rPr>
      </w:pPr>
      <w:r w:rsidRPr="00A269C3">
        <w:rPr>
          <w:rFonts w:ascii="Times New Roman" w:hAnsi="Times New Roman"/>
          <w:szCs w:val="20"/>
          <w:lang w:eastAsia="ko-KR"/>
        </w:rPr>
        <w:t>For the binary LP-SS sequence type for the ‘ON-OFF’ pattern in a LP-SS, further down-selection from the following:</w:t>
      </w:r>
    </w:p>
    <w:p w14:paraId="35D22B8E" w14:textId="77777777" w:rsidR="00A269C3" w:rsidRPr="00A269C3" w:rsidRDefault="00A269C3" w:rsidP="00311060">
      <w:pPr>
        <w:numPr>
          <w:ilvl w:val="0"/>
          <w:numId w:val="213"/>
        </w:numPr>
        <w:overflowPunct w:val="0"/>
        <w:autoSpaceDE w:val="0"/>
        <w:autoSpaceDN w:val="0"/>
        <w:adjustRightInd w:val="0"/>
        <w:spacing w:after="180"/>
        <w:contextualSpacing/>
        <w:jc w:val="both"/>
        <w:textAlignment w:val="baseline"/>
        <w:rPr>
          <w:rFonts w:ascii="Times New Roman" w:eastAsiaTheme="minorEastAsia" w:hAnsi="Times New Roman"/>
          <w:kern w:val="2"/>
          <w:szCs w:val="20"/>
          <w:lang w:eastAsia="zh-CN"/>
        </w:rPr>
      </w:pPr>
      <w:r w:rsidRPr="00A269C3">
        <w:rPr>
          <w:rFonts w:ascii="Times New Roman" w:eastAsiaTheme="minorEastAsia" w:hAnsi="Times New Roman"/>
          <w:kern w:val="2"/>
          <w:szCs w:val="20"/>
          <w:lang w:eastAsia="zh-CN"/>
        </w:rPr>
        <w:t>Gold sequence</w:t>
      </w:r>
    </w:p>
    <w:p w14:paraId="5ADDB0EA" w14:textId="77777777" w:rsidR="00A269C3" w:rsidRPr="00A269C3" w:rsidRDefault="00A269C3" w:rsidP="00311060">
      <w:pPr>
        <w:numPr>
          <w:ilvl w:val="0"/>
          <w:numId w:val="213"/>
        </w:numPr>
        <w:overflowPunct w:val="0"/>
        <w:autoSpaceDE w:val="0"/>
        <w:autoSpaceDN w:val="0"/>
        <w:adjustRightInd w:val="0"/>
        <w:spacing w:after="180"/>
        <w:contextualSpacing/>
        <w:jc w:val="both"/>
        <w:textAlignment w:val="baseline"/>
        <w:rPr>
          <w:rFonts w:ascii="Times New Roman" w:eastAsiaTheme="minorEastAsia" w:hAnsi="Times New Roman"/>
          <w:kern w:val="2"/>
          <w:szCs w:val="20"/>
          <w:lang w:eastAsia="zh-CN"/>
        </w:rPr>
      </w:pPr>
      <w:r w:rsidRPr="00A269C3">
        <w:rPr>
          <w:rFonts w:ascii="Times New Roman" w:eastAsiaTheme="minorEastAsia" w:hAnsi="Times New Roman"/>
          <w:kern w:val="2"/>
          <w:szCs w:val="20"/>
          <w:lang w:eastAsia="zh-CN"/>
        </w:rPr>
        <w:t>M sequence</w:t>
      </w:r>
    </w:p>
    <w:p w14:paraId="05D8E20B" w14:textId="77777777" w:rsidR="00A269C3" w:rsidRPr="00A269C3" w:rsidRDefault="00A269C3" w:rsidP="00311060">
      <w:pPr>
        <w:numPr>
          <w:ilvl w:val="0"/>
          <w:numId w:val="213"/>
        </w:numPr>
        <w:overflowPunct w:val="0"/>
        <w:autoSpaceDE w:val="0"/>
        <w:autoSpaceDN w:val="0"/>
        <w:adjustRightInd w:val="0"/>
        <w:spacing w:after="180"/>
        <w:contextualSpacing/>
        <w:jc w:val="both"/>
        <w:textAlignment w:val="baseline"/>
        <w:rPr>
          <w:rFonts w:ascii="Times New Roman" w:eastAsiaTheme="minorEastAsia" w:hAnsi="Times New Roman"/>
          <w:kern w:val="2"/>
          <w:szCs w:val="20"/>
          <w:lang w:eastAsia="zh-CN"/>
        </w:rPr>
      </w:pPr>
      <w:r w:rsidRPr="00A269C3">
        <w:rPr>
          <w:rFonts w:ascii="Times New Roman" w:eastAsiaTheme="minorEastAsia" w:hAnsi="Times New Roman"/>
          <w:kern w:val="2"/>
          <w:szCs w:val="20"/>
          <w:lang w:eastAsia="zh-CN"/>
        </w:rPr>
        <w:t>Computer searched sequence</w:t>
      </w:r>
    </w:p>
    <w:p w14:paraId="6C647C16" w14:textId="77777777" w:rsidR="00A269C3" w:rsidRPr="00A269C3" w:rsidRDefault="00A269C3" w:rsidP="00311060">
      <w:pPr>
        <w:numPr>
          <w:ilvl w:val="0"/>
          <w:numId w:val="213"/>
        </w:numPr>
        <w:overflowPunct w:val="0"/>
        <w:autoSpaceDE w:val="0"/>
        <w:autoSpaceDN w:val="0"/>
        <w:adjustRightInd w:val="0"/>
        <w:spacing w:after="180"/>
        <w:contextualSpacing/>
        <w:jc w:val="both"/>
        <w:textAlignment w:val="baseline"/>
        <w:rPr>
          <w:rFonts w:ascii="Times New Roman" w:eastAsiaTheme="minorEastAsia" w:hAnsi="Times New Roman"/>
          <w:kern w:val="2"/>
          <w:szCs w:val="20"/>
          <w:lang w:eastAsia="zh-CN"/>
        </w:rPr>
      </w:pPr>
      <w:r w:rsidRPr="00A269C3">
        <w:rPr>
          <w:rFonts w:ascii="Times New Roman" w:eastAsiaTheme="minorEastAsia" w:hAnsi="Times New Roman"/>
          <w:kern w:val="2"/>
          <w:szCs w:val="20"/>
          <w:lang w:eastAsia="zh-CN"/>
        </w:rPr>
        <w:t>FFS: the length of LP-SS sequence</w:t>
      </w:r>
    </w:p>
    <w:p w14:paraId="65F94BC1" w14:textId="77777777" w:rsidR="00A269C3" w:rsidRPr="00A269C3" w:rsidRDefault="00A269C3" w:rsidP="00A269C3">
      <w:pPr>
        <w:rPr>
          <w:rFonts w:ascii="Times New Roman" w:hAnsi="Times New Roman"/>
          <w:szCs w:val="20"/>
          <w:lang w:eastAsia="x-none"/>
        </w:rPr>
      </w:pPr>
    </w:p>
    <w:p w14:paraId="1A44C859" w14:textId="77777777" w:rsidR="00A269C3" w:rsidRPr="00A269C3" w:rsidRDefault="00A269C3" w:rsidP="00A269C3">
      <w:pPr>
        <w:rPr>
          <w:rFonts w:ascii="Times New Roman" w:hAnsi="Times New Roman"/>
          <w:szCs w:val="20"/>
          <w:lang w:eastAsia="x-none"/>
        </w:rPr>
      </w:pPr>
    </w:p>
    <w:p w14:paraId="0991D45F" w14:textId="64C437D3" w:rsidR="000B4D33" w:rsidRPr="000B4D33" w:rsidRDefault="006F79AF" w:rsidP="000B4D33">
      <w:pPr>
        <w:rPr>
          <w:b/>
          <w:bCs/>
          <w:lang w:eastAsia="x-none"/>
        </w:rPr>
      </w:pPr>
      <w:hyperlink r:id="rId2047" w:history="1">
        <w:r>
          <w:rPr>
            <w:rStyle w:val="Hyperlink"/>
            <w:b/>
            <w:bCs/>
            <w:lang w:eastAsia="ko-KR"/>
          </w:rPr>
          <w:t>R1-2405708</w:t>
        </w:r>
      </w:hyperlink>
      <w:r w:rsidR="000B4D33" w:rsidRPr="000B4D33">
        <w:rPr>
          <w:b/>
          <w:bCs/>
          <w:lang w:eastAsia="ko-KR"/>
        </w:rPr>
        <w:tab/>
        <w:t>Summary #5 of discussions on LP-WUS and LP-SS design</w:t>
      </w:r>
      <w:r w:rsidR="000B4D33" w:rsidRPr="000B4D33">
        <w:rPr>
          <w:b/>
          <w:bCs/>
          <w:lang w:eastAsia="ko-KR"/>
        </w:rPr>
        <w:tab/>
        <w:t>Moderator (vivo)</w:t>
      </w:r>
    </w:p>
    <w:p w14:paraId="3A8CF88F" w14:textId="241FDC9D" w:rsidR="000B4D33" w:rsidRDefault="000B4D33" w:rsidP="000B4D33">
      <w:pPr>
        <w:rPr>
          <w:lang w:eastAsia="x-none"/>
        </w:rPr>
      </w:pPr>
      <w:r>
        <w:rPr>
          <w:lang w:eastAsia="x-none"/>
        </w:rPr>
        <w:lastRenderedPageBreak/>
        <w:t>From Friday session</w:t>
      </w:r>
    </w:p>
    <w:p w14:paraId="11E7E790" w14:textId="77777777" w:rsidR="00FE17BD" w:rsidRPr="006D2558" w:rsidRDefault="00FE17BD" w:rsidP="00FE17BD">
      <w:pPr>
        <w:rPr>
          <w:rFonts w:eastAsia="DengXian"/>
          <w:b/>
          <w:bCs/>
          <w:lang w:eastAsia="zh-CN"/>
        </w:rPr>
      </w:pPr>
      <w:r w:rsidRPr="006D2558">
        <w:rPr>
          <w:rFonts w:eastAsia="DengXian" w:hint="eastAsia"/>
          <w:b/>
          <w:bCs/>
          <w:lang w:eastAsia="zh-CN"/>
        </w:rPr>
        <w:t>Observation</w:t>
      </w:r>
    </w:p>
    <w:p w14:paraId="202C22DA" w14:textId="77777777" w:rsidR="000B4D33" w:rsidRPr="00F33942" w:rsidRDefault="000B4D33" w:rsidP="000B4D33">
      <w:pPr>
        <w:rPr>
          <w:lang w:eastAsia="zh-CN"/>
        </w:rPr>
      </w:pPr>
      <w:r w:rsidRPr="00F33942">
        <w:rPr>
          <w:lang w:eastAsia="zh-CN"/>
        </w:rPr>
        <w:t>The following SNR values for LP-WUR are reported by companies to achieve coverage of PUSCH for message3 for difference noise figures</w:t>
      </w:r>
      <w:r>
        <w:rPr>
          <w:lang w:eastAsia="zh-CN"/>
        </w:rPr>
        <w:t xml:space="preserve"> for calibration purposes</w:t>
      </w:r>
      <w:r w:rsidRPr="00F33942">
        <w:rPr>
          <w:lang w:eastAsia="zh-CN"/>
        </w:rPr>
        <w:t>:</w:t>
      </w:r>
    </w:p>
    <w:p w14:paraId="5841C3E9" w14:textId="77777777" w:rsidR="000B4D33" w:rsidRPr="00296F32" w:rsidRDefault="000B4D33" w:rsidP="00311060">
      <w:pPr>
        <w:numPr>
          <w:ilvl w:val="0"/>
          <w:numId w:val="289"/>
        </w:numPr>
        <w:jc w:val="both"/>
        <w:rPr>
          <w:rFonts w:ascii="Times New Roman" w:eastAsia="Microsoft YaHei" w:hAnsi="Times New Roman"/>
          <w:iCs/>
          <w:szCs w:val="20"/>
          <w:lang w:eastAsia="zh-CN"/>
        </w:rPr>
      </w:pPr>
      <w:r w:rsidRPr="00296F32">
        <w:rPr>
          <w:rFonts w:ascii="Times New Roman" w:eastAsia="Microsoft YaHei" w:hAnsi="Times New Roman"/>
          <w:iCs/>
          <w:szCs w:val="20"/>
          <w:lang w:eastAsia="zh-CN"/>
        </w:rPr>
        <w:t>NF of LR = NF of MR+ 8dB: the reported SNR value range is [-9.05,2.94] dB</w:t>
      </w:r>
    </w:p>
    <w:p w14:paraId="6E059CC1" w14:textId="77777777" w:rsidR="000B4D33" w:rsidRDefault="000B4D33" w:rsidP="00311060">
      <w:pPr>
        <w:numPr>
          <w:ilvl w:val="0"/>
          <w:numId w:val="289"/>
        </w:numPr>
        <w:jc w:val="both"/>
        <w:rPr>
          <w:rFonts w:ascii="Times New Roman" w:eastAsia="Microsoft YaHei" w:hAnsi="Times New Roman"/>
          <w:iCs/>
          <w:szCs w:val="20"/>
          <w:lang w:eastAsia="zh-CN"/>
        </w:rPr>
      </w:pPr>
      <w:r w:rsidRPr="00296F32">
        <w:rPr>
          <w:rFonts w:ascii="Times New Roman" w:eastAsia="Microsoft YaHei" w:hAnsi="Times New Roman"/>
          <w:iCs/>
          <w:szCs w:val="20"/>
          <w:lang w:eastAsia="zh-CN"/>
        </w:rPr>
        <w:t xml:space="preserve">NF of LR = NF of MR+ 5dB: </w:t>
      </w:r>
      <w:r w:rsidRPr="00296F32">
        <w:rPr>
          <w:rFonts w:ascii="Times New Roman" w:eastAsia="Microsoft YaHei" w:hAnsi="Times New Roman" w:hint="eastAsia"/>
          <w:iCs/>
          <w:szCs w:val="20"/>
          <w:lang w:eastAsia="zh-CN"/>
        </w:rPr>
        <w:t xml:space="preserve"> </w:t>
      </w:r>
      <w:r w:rsidRPr="00296F32">
        <w:rPr>
          <w:rFonts w:ascii="Times New Roman" w:eastAsia="Microsoft YaHei" w:hAnsi="Times New Roman"/>
          <w:iCs/>
          <w:szCs w:val="20"/>
          <w:lang w:eastAsia="zh-CN"/>
        </w:rPr>
        <w:t>the reported SNR value range is [-6.5, 5.58] dB</w:t>
      </w:r>
    </w:p>
    <w:p w14:paraId="685B9385" w14:textId="77777777" w:rsidR="000B4D33" w:rsidRPr="00296F32" w:rsidRDefault="000B4D33" w:rsidP="00311060">
      <w:pPr>
        <w:numPr>
          <w:ilvl w:val="0"/>
          <w:numId w:val="289"/>
        </w:numPr>
        <w:jc w:val="both"/>
        <w:rPr>
          <w:rFonts w:ascii="Times New Roman" w:eastAsia="Microsoft YaHei" w:hAnsi="Times New Roman"/>
          <w:iCs/>
          <w:szCs w:val="20"/>
          <w:lang w:eastAsia="zh-CN"/>
        </w:rPr>
      </w:pPr>
      <w:r>
        <w:rPr>
          <w:rFonts w:ascii="Times New Roman" w:eastAsia="Microsoft YaHei" w:hAnsi="Times New Roman" w:hint="eastAsia"/>
          <w:iCs/>
          <w:szCs w:val="20"/>
          <w:lang w:eastAsia="zh-CN"/>
        </w:rPr>
        <w:t>N</w:t>
      </w:r>
      <w:r>
        <w:rPr>
          <w:rFonts w:ascii="Times New Roman" w:eastAsia="Microsoft YaHei" w:hAnsi="Times New Roman"/>
          <w:iCs/>
          <w:szCs w:val="20"/>
          <w:lang w:eastAsia="zh-CN"/>
        </w:rPr>
        <w:t xml:space="preserve">F </w:t>
      </w:r>
      <w:r w:rsidRPr="00804D23">
        <w:rPr>
          <w:rFonts w:ascii="Times New Roman" w:eastAsia="Microsoft YaHei" w:hAnsi="Times New Roman"/>
          <w:iCs/>
          <w:szCs w:val="20"/>
          <w:lang w:eastAsia="zh-CN"/>
        </w:rPr>
        <w:t>of LR = NF of MR+ 2dB: the reported SNR value range is [-4.04,7.95] dB</w:t>
      </w:r>
    </w:p>
    <w:p w14:paraId="1C373574" w14:textId="77777777" w:rsidR="000B4D33" w:rsidRPr="003C2822" w:rsidRDefault="000B4D33" w:rsidP="00311060">
      <w:pPr>
        <w:numPr>
          <w:ilvl w:val="0"/>
          <w:numId w:val="289"/>
        </w:numPr>
        <w:jc w:val="both"/>
        <w:rPr>
          <w:rFonts w:ascii="Times New Roman" w:eastAsia="Microsoft YaHei" w:hAnsi="Times New Roman"/>
          <w:iCs/>
          <w:szCs w:val="20"/>
          <w:lang w:eastAsia="zh-CN"/>
        </w:rPr>
      </w:pPr>
      <w:r w:rsidRPr="003C2822">
        <w:rPr>
          <w:rFonts w:ascii="Times New Roman" w:eastAsia="Microsoft YaHei" w:hAnsi="Times New Roman" w:hint="eastAsia"/>
          <w:iCs/>
          <w:szCs w:val="20"/>
          <w:lang w:eastAsia="zh-CN"/>
        </w:rPr>
        <w:t>N</w:t>
      </w:r>
      <w:r w:rsidRPr="003C2822">
        <w:rPr>
          <w:rFonts w:ascii="Times New Roman" w:eastAsia="Microsoft YaHei" w:hAnsi="Times New Roman"/>
          <w:iCs/>
          <w:szCs w:val="20"/>
          <w:lang w:eastAsia="zh-CN"/>
        </w:rPr>
        <w:t xml:space="preserve">ote </w:t>
      </w:r>
      <w:r>
        <w:rPr>
          <w:rFonts w:ascii="Times New Roman" w:eastAsia="Microsoft YaHei" w:hAnsi="Times New Roman"/>
          <w:iCs/>
          <w:szCs w:val="20"/>
          <w:lang w:eastAsia="zh-CN"/>
        </w:rPr>
        <w:t>1</w:t>
      </w:r>
      <w:r w:rsidRPr="003C2822">
        <w:rPr>
          <w:rFonts w:ascii="Times New Roman" w:eastAsia="Microsoft YaHei" w:hAnsi="Times New Roman"/>
          <w:iCs/>
          <w:szCs w:val="20"/>
          <w:lang w:eastAsia="zh-CN"/>
        </w:rPr>
        <w:t>: The above is observed based on the following assumptions used for calibration</w:t>
      </w:r>
      <w:r>
        <w:rPr>
          <w:rFonts w:ascii="Times New Roman" w:eastAsia="Microsoft YaHei" w:hAnsi="Times New Roman"/>
          <w:iCs/>
          <w:szCs w:val="20"/>
          <w:lang w:eastAsia="zh-CN"/>
        </w:rPr>
        <w:t>:</w:t>
      </w:r>
    </w:p>
    <w:p w14:paraId="0D0A5858" w14:textId="08FB7740" w:rsidR="000B4D33" w:rsidRPr="000B4D33" w:rsidRDefault="000B4D33" w:rsidP="00311060">
      <w:pPr>
        <w:pStyle w:val="ListParagraph"/>
        <w:numPr>
          <w:ilvl w:val="1"/>
          <w:numId w:val="289"/>
        </w:numPr>
        <w:rPr>
          <w:rFonts w:eastAsia="Microsoft YaHei"/>
          <w:iCs/>
          <w:lang w:eastAsia="zh-CN"/>
        </w:rPr>
      </w:pPr>
      <w:r w:rsidRPr="000B4D33">
        <w:rPr>
          <w:rFonts w:eastAsia="Microsoft YaHei"/>
          <w:iCs/>
          <w:lang w:eastAsia="zh-CN"/>
        </w:rPr>
        <w:t>Carrier frequency: 2.6 GHz</w:t>
      </w:r>
    </w:p>
    <w:p w14:paraId="60EBDA18" w14:textId="0E1BE153" w:rsidR="000B4D33" w:rsidRPr="000B4D33" w:rsidRDefault="000B4D33" w:rsidP="00311060">
      <w:pPr>
        <w:pStyle w:val="ListParagraph"/>
        <w:numPr>
          <w:ilvl w:val="1"/>
          <w:numId w:val="289"/>
        </w:numPr>
        <w:rPr>
          <w:rFonts w:eastAsia="Microsoft YaHei"/>
          <w:iCs/>
          <w:lang w:eastAsia="zh-CN"/>
        </w:rPr>
      </w:pPr>
      <w:r w:rsidRPr="000B4D33">
        <w:rPr>
          <w:rFonts w:eastAsia="Microsoft YaHei"/>
          <w:iCs/>
          <w:lang w:eastAsia="zh-CN"/>
        </w:rPr>
        <w:t>The number of Tx chains: 1</w:t>
      </w:r>
    </w:p>
    <w:p w14:paraId="531AB86A" w14:textId="6E2E6F33" w:rsidR="000B4D33" w:rsidRPr="000B4D33" w:rsidRDefault="000B4D33" w:rsidP="00311060">
      <w:pPr>
        <w:pStyle w:val="ListParagraph"/>
        <w:numPr>
          <w:ilvl w:val="1"/>
          <w:numId w:val="289"/>
        </w:numPr>
        <w:rPr>
          <w:rFonts w:eastAsia="Microsoft YaHei"/>
          <w:iCs/>
          <w:lang w:eastAsia="zh-CN"/>
        </w:rPr>
      </w:pPr>
      <w:r w:rsidRPr="000B4D33">
        <w:rPr>
          <w:rFonts w:eastAsia="Microsoft YaHei"/>
          <w:iCs/>
          <w:lang w:eastAsia="zh-CN"/>
        </w:rPr>
        <w:t>MIL of MSG 3: use the average one in R17 coverage, i.e.,153.51 dB for non-redcap UE</w:t>
      </w:r>
    </w:p>
    <w:p w14:paraId="4321915A" w14:textId="35C9B654" w:rsidR="000B4D33" w:rsidRPr="000B4D33" w:rsidRDefault="000B4D33" w:rsidP="00311060">
      <w:pPr>
        <w:pStyle w:val="ListParagraph"/>
        <w:numPr>
          <w:ilvl w:val="1"/>
          <w:numId w:val="289"/>
        </w:numPr>
        <w:rPr>
          <w:rFonts w:eastAsia="Microsoft YaHei"/>
          <w:iCs/>
          <w:lang w:eastAsia="zh-CN"/>
        </w:rPr>
      </w:pPr>
      <w:r w:rsidRPr="000B4D33">
        <w:rPr>
          <w:rFonts w:eastAsia="Microsoft YaHei"/>
          <w:iCs/>
          <w:lang w:eastAsia="zh-CN"/>
        </w:rPr>
        <w:t>Transmit antenna gain correction factors for WUS: up to company report</w:t>
      </w:r>
    </w:p>
    <w:p w14:paraId="79D1F12C" w14:textId="2E8D0990" w:rsidR="000B4D33" w:rsidRPr="000B4D33" w:rsidRDefault="000B4D33" w:rsidP="00311060">
      <w:pPr>
        <w:pStyle w:val="ListParagraph"/>
        <w:numPr>
          <w:ilvl w:val="1"/>
          <w:numId w:val="289"/>
        </w:numPr>
        <w:rPr>
          <w:rFonts w:eastAsia="Microsoft YaHei"/>
          <w:iCs/>
          <w:lang w:eastAsia="zh-CN"/>
        </w:rPr>
      </w:pPr>
      <w:r w:rsidRPr="000B4D33">
        <w:rPr>
          <w:rFonts w:eastAsia="Microsoft YaHei"/>
          <w:iCs/>
          <w:lang w:eastAsia="zh-CN"/>
        </w:rPr>
        <w:t>Noise Figure: All three values +2dB, +5dB, +8dB on top of NF of MR (7dB) are to be reported, SNR for different assumptions on NF are determined separately</w:t>
      </w:r>
    </w:p>
    <w:p w14:paraId="4F29214D" w14:textId="77777777" w:rsidR="000B4D33" w:rsidRPr="009A63B8" w:rsidRDefault="000B4D33" w:rsidP="000B4D33">
      <w:pPr>
        <w:rPr>
          <w:lang w:eastAsia="x-none"/>
        </w:rPr>
      </w:pPr>
      <w:r w:rsidRPr="009A63B8">
        <w:rPr>
          <w:highlight w:val="green"/>
          <w:lang w:eastAsia="x-none"/>
        </w:rPr>
        <w:t>Agreement</w:t>
      </w:r>
    </w:p>
    <w:p w14:paraId="77EF7377" w14:textId="77777777" w:rsidR="000B4D33" w:rsidRPr="00F33942" w:rsidRDefault="000B4D33" w:rsidP="000B4D33">
      <w:pPr>
        <w:rPr>
          <w:lang w:eastAsia="zh-CN"/>
        </w:rPr>
      </w:pPr>
      <w:r w:rsidRPr="00F33942">
        <w:rPr>
          <w:lang w:eastAsia="zh-CN"/>
        </w:rPr>
        <w:t xml:space="preserve">For evaluation of LP-WUS and LP-SS design to achieve coverage of PUSCH for message3 from RAN1 perspective, at least the following SNR values should be considered: </w:t>
      </w:r>
    </w:p>
    <w:p w14:paraId="382D9D08" w14:textId="77777777" w:rsidR="000B4D33" w:rsidRDefault="000B4D33" w:rsidP="00311060">
      <w:pPr>
        <w:numPr>
          <w:ilvl w:val="0"/>
          <w:numId w:val="290"/>
        </w:numPr>
        <w:rPr>
          <w:rFonts w:ascii="Times New Roman" w:eastAsia="Microsoft YaHei" w:hAnsi="Times New Roman"/>
          <w:iCs/>
          <w:szCs w:val="20"/>
          <w:lang w:eastAsia="zh-CN"/>
        </w:rPr>
      </w:pPr>
      <w:r>
        <w:rPr>
          <w:rFonts w:ascii="Times New Roman" w:eastAsia="Microsoft YaHei" w:hAnsi="Times New Roman" w:hint="eastAsia"/>
          <w:iCs/>
          <w:szCs w:val="20"/>
          <w:lang w:eastAsia="zh-CN"/>
        </w:rPr>
        <w:t>S</w:t>
      </w:r>
      <w:r>
        <w:rPr>
          <w:rFonts w:ascii="Times New Roman" w:eastAsia="Microsoft YaHei" w:hAnsi="Times New Roman"/>
          <w:iCs/>
          <w:szCs w:val="20"/>
          <w:lang w:eastAsia="zh-CN"/>
        </w:rPr>
        <w:t xml:space="preserve">NR=-3dB for </w:t>
      </w:r>
      <w:r w:rsidRPr="00D9052E">
        <w:rPr>
          <w:rFonts w:ascii="Times New Roman" w:eastAsia="Microsoft YaHei" w:hAnsi="Times New Roman"/>
          <w:iCs/>
          <w:szCs w:val="20"/>
          <w:lang w:eastAsia="zh-CN"/>
        </w:rPr>
        <w:t>NF</w:t>
      </w:r>
      <w:r>
        <w:rPr>
          <w:rFonts w:ascii="Times New Roman" w:eastAsia="Microsoft YaHei" w:hAnsi="Times New Roman"/>
          <w:iCs/>
          <w:szCs w:val="20"/>
          <w:lang w:eastAsia="zh-CN"/>
        </w:rPr>
        <w:t xml:space="preserve"> of LR = NF of </w:t>
      </w:r>
      <w:r w:rsidRPr="00D9052E">
        <w:rPr>
          <w:rFonts w:ascii="Times New Roman" w:eastAsia="Microsoft YaHei" w:hAnsi="Times New Roman"/>
          <w:iCs/>
          <w:szCs w:val="20"/>
          <w:lang w:eastAsia="zh-CN"/>
        </w:rPr>
        <w:t>MR+ 8dB</w:t>
      </w:r>
    </w:p>
    <w:p w14:paraId="48EE1F09" w14:textId="77777777" w:rsidR="000B4D33" w:rsidRDefault="000B4D33" w:rsidP="00311060">
      <w:pPr>
        <w:numPr>
          <w:ilvl w:val="0"/>
          <w:numId w:val="290"/>
        </w:numPr>
        <w:rPr>
          <w:rFonts w:ascii="Times New Roman" w:eastAsia="Microsoft YaHei" w:hAnsi="Times New Roman"/>
          <w:iCs/>
          <w:szCs w:val="20"/>
          <w:lang w:eastAsia="zh-CN"/>
        </w:rPr>
      </w:pPr>
      <w:r>
        <w:rPr>
          <w:rFonts w:ascii="Times New Roman" w:eastAsia="Microsoft YaHei" w:hAnsi="Times New Roman" w:hint="eastAsia"/>
          <w:iCs/>
          <w:szCs w:val="20"/>
          <w:lang w:eastAsia="zh-CN"/>
        </w:rPr>
        <w:t>S</w:t>
      </w:r>
      <w:r>
        <w:rPr>
          <w:rFonts w:ascii="Times New Roman" w:eastAsia="Microsoft YaHei" w:hAnsi="Times New Roman"/>
          <w:iCs/>
          <w:szCs w:val="20"/>
          <w:lang w:eastAsia="zh-CN"/>
        </w:rPr>
        <w:t xml:space="preserve">NR= </w:t>
      </w:r>
      <w:r w:rsidRPr="00D9052E">
        <w:rPr>
          <w:rFonts w:ascii="Times New Roman" w:eastAsia="Microsoft YaHei" w:hAnsi="Times New Roman"/>
          <w:iCs/>
          <w:szCs w:val="20"/>
          <w:lang w:eastAsia="zh-CN"/>
        </w:rPr>
        <w:t>-0.</w:t>
      </w:r>
      <w:r>
        <w:rPr>
          <w:rFonts w:ascii="Times New Roman" w:eastAsia="Microsoft YaHei" w:hAnsi="Times New Roman"/>
          <w:iCs/>
          <w:szCs w:val="20"/>
          <w:lang w:eastAsia="zh-CN"/>
        </w:rPr>
        <w:t xml:space="preserve">5dB for </w:t>
      </w:r>
      <w:r w:rsidRPr="00D9052E">
        <w:rPr>
          <w:rFonts w:ascii="Times New Roman" w:eastAsia="Microsoft YaHei" w:hAnsi="Times New Roman"/>
          <w:iCs/>
          <w:szCs w:val="20"/>
          <w:lang w:eastAsia="zh-CN"/>
        </w:rPr>
        <w:t xml:space="preserve">NF of LR = NF of MR+ </w:t>
      </w:r>
      <w:r>
        <w:rPr>
          <w:rFonts w:ascii="Times New Roman" w:eastAsia="Microsoft YaHei" w:hAnsi="Times New Roman"/>
          <w:iCs/>
          <w:szCs w:val="20"/>
          <w:lang w:eastAsia="zh-CN"/>
        </w:rPr>
        <w:t>5</w:t>
      </w:r>
      <w:r w:rsidRPr="00D9052E">
        <w:rPr>
          <w:rFonts w:ascii="Times New Roman" w:eastAsia="Microsoft YaHei" w:hAnsi="Times New Roman"/>
          <w:iCs/>
          <w:szCs w:val="20"/>
          <w:lang w:eastAsia="zh-CN"/>
        </w:rPr>
        <w:t>dB</w:t>
      </w:r>
    </w:p>
    <w:p w14:paraId="72298205" w14:textId="77777777" w:rsidR="000B4D33" w:rsidRDefault="000B4D33" w:rsidP="00311060">
      <w:pPr>
        <w:numPr>
          <w:ilvl w:val="0"/>
          <w:numId w:val="290"/>
        </w:numPr>
        <w:rPr>
          <w:rFonts w:ascii="Times New Roman" w:eastAsia="Microsoft YaHei" w:hAnsi="Times New Roman"/>
          <w:iCs/>
          <w:szCs w:val="20"/>
          <w:lang w:eastAsia="zh-CN"/>
        </w:rPr>
      </w:pPr>
      <w:r>
        <w:rPr>
          <w:rFonts w:ascii="Times New Roman" w:eastAsia="Microsoft YaHei" w:hAnsi="Times New Roman" w:hint="eastAsia"/>
          <w:iCs/>
          <w:szCs w:val="20"/>
          <w:lang w:eastAsia="zh-CN"/>
        </w:rPr>
        <w:t>S</w:t>
      </w:r>
      <w:r>
        <w:rPr>
          <w:rFonts w:ascii="Times New Roman" w:eastAsia="Microsoft YaHei" w:hAnsi="Times New Roman"/>
          <w:iCs/>
          <w:szCs w:val="20"/>
          <w:lang w:eastAsia="zh-CN"/>
        </w:rPr>
        <w:t xml:space="preserve">NR=2dB for </w:t>
      </w:r>
      <w:r w:rsidRPr="00D9052E">
        <w:rPr>
          <w:rFonts w:ascii="Times New Roman" w:eastAsia="Microsoft YaHei" w:hAnsi="Times New Roman"/>
          <w:iCs/>
          <w:szCs w:val="20"/>
          <w:lang w:eastAsia="zh-CN"/>
        </w:rPr>
        <w:t>NF</w:t>
      </w:r>
      <w:r>
        <w:rPr>
          <w:rFonts w:ascii="Times New Roman" w:eastAsia="Microsoft YaHei" w:hAnsi="Times New Roman"/>
          <w:iCs/>
          <w:szCs w:val="20"/>
          <w:lang w:eastAsia="zh-CN"/>
        </w:rPr>
        <w:t xml:space="preserve"> of LR = NF of </w:t>
      </w:r>
      <w:r w:rsidRPr="00D9052E">
        <w:rPr>
          <w:rFonts w:ascii="Times New Roman" w:eastAsia="Microsoft YaHei" w:hAnsi="Times New Roman"/>
          <w:iCs/>
          <w:szCs w:val="20"/>
          <w:lang w:eastAsia="zh-CN"/>
        </w:rPr>
        <w:t xml:space="preserve">MR+ </w:t>
      </w:r>
      <w:r>
        <w:rPr>
          <w:rFonts w:ascii="Times New Roman" w:eastAsia="Microsoft YaHei" w:hAnsi="Times New Roman"/>
          <w:iCs/>
          <w:szCs w:val="20"/>
          <w:lang w:eastAsia="zh-CN"/>
        </w:rPr>
        <w:t>2dB</w:t>
      </w:r>
    </w:p>
    <w:p w14:paraId="3D6DED48" w14:textId="77777777" w:rsidR="000B4D33" w:rsidRPr="00972F50" w:rsidRDefault="000B4D33" w:rsidP="00311060">
      <w:pPr>
        <w:numPr>
          <w:ilvl w:val="0"/>
          <w:numId w:val="290"/>
        </w:numPr>
        <w:rPr>
          <w:rFonts w:eastAsia="Microsoft YaHei"/>
          <w:iCs/>
          <w:lang w:eastAsia="zh-CN"/>
        </w:rPr>
      </w:pPr>
      <w:r w:rsidRPr="00296F32">
        <w:rPr>
          <w:rFonts w:ascii="Times New Roman" w:eastAsia="Microsoft YaHei" w:hAnsi="Times New Roman"/>
          <w:iCs/>
          <w:szCs w:val="20"/>
          <w:lang w:eastAsia="zh-CN"/>
        </w:rPr>
        <w:t>Note 1: The NF of MR is assumed as 7dB</w:t>
      </w:r>
    </w:p>
    <w:p w14:paraId="3D34B98D" w14:textId="77777777" w:rsidR="000B4D33" w:rsidRPr="00EB4064" w:rsidRDefault="000B4D33" w:rsidP="000B4D33">
      <w:pPr>
        <w:rPr>
          <w:lang w:eastAsia="x-none"/>
        </w:rPr>
      </w:pPr>
    </w:p>
    <w:p w14:paraId="2ABF1A42" w14:textId="77777777" w:rsidR="000B4D33" w:rsidRPr="009A63B8" w:rsidRDefault="000B4D33" w:rsidP="000B4D33">
      <w:pPr>
        <w:rPr>
          <w:lang w:eastAsia="x-none"/>
        </w:rPr>
      </w:pPr>
      <w:r w:rsidRPr="009A63B8">
        <w:rPr>
          <w:highlight w:val="green"/>
          <w:lang w:eastAsia="x-none"/>
        </w:rPr>
        <w:t>Agreement</w:t>
      </w:r>
    </w:p>
    <w:p w14:paraId="005F2D1F" w14:textId="77777777" w:rsidR="000B4D33" w:rsidRPr="00F33942" w:rsidRDefault="000B4D33" w:rsidP="000B4D33">
      <w:pPr>
        <w:rPr>
          <w:rFonts w:ascii="Times New Roman" w:hAnsi="Times New Roman"/>
          <w:lang w:eastAsia="zh-CN"/>
        </w:rPr>
      </w:pPr>
      <w:r w:rsidRPr="00F33942">
        <w:rPr>
          <w:rFonts w:ascii="Times New Roman" w:hAnsi="Times New Roman"/>
          <w:lang w:eastAsia="zh-CN"/>
        </w:rPr>
        <w:t>For RRC idle/inactive state, down-select among the following options</w:t>
      </w:r>
      <w:r>
        <w:rPr>
          <w:rFonts w:ascii="Times New Roman" w:hAnsi="Times New Roman"/>
          <w:lang w:eastAsia="zh-CN"/>
        </w:rPr>
        <w:t xml:space="preserve"> for at least indicating subgroup information using LP-WUS</w:t>
      </w:r>
      <w:r w:rsidRPr="00F33942">
        <w:rPr>
          <w:rFonts w:ascii="Times New Roman" w:hAnsi="Times New Roman"/>
          <w:lang w:eastAsia="zh-CN"/>
        </w:rPr>
        <w:t>:</w:t>
      </w:r>
    </w:p>
    <w:p w14:paraId="5E52BB40" w14:textId="77777777" w:rsidR="000B4D33" w:rsidRPr="00E26254" w:rsidRDefault="000B4D33" w:rsidP="00311060">
      <w:pPr>
        <w:numPr>
          <w:ilvl w:val="0"/>
          <w:numId w:val="291"/>
        </w:numPr>
        <w:rPr>
          <w:rFonts w:ascii="Times New Roman" w:hAnsi="Times New Roman"/>
          <w:lang w:eastAsia="zh-CN"/>
        </w:rPr>
      </w:pPr>
      <w:r>
        <w:rPr>
          <w:rFonts w:ascii="Times New Roman" w:hAnsi="Times New Roman"/>
          <w:lang w:eastAsia="zh-CN"/>
        </w:rPr>
        <w:t>Option 1: A LP-WUS indicates a bitmap with each bit corresponding to one subgroup of N subgroups</w:t>
      </w:r>
      <w:r>
        <w:rPr>
          <w:rFonts w:ascii="Times New Roman" w:eastAsiaTheme="minorEastAsia" w:hAnsi="Times New Roman"/>
          <w:lang w:eastAsia="zh-CN"/>
        </w:rPr>
        <w:t xml:space="preserve"> </w:t>
      </w:r>
      <w:r w:rsidRPr="00E26254">
        <w:rPr>
          <w:rFonts w:ascii="Times New Roman" w:eastAsiaTheme="minorEastAsia" w:hAnsi="Times New Roman"/>
          <w:lang w:eastAsia="zh-CN"/>
        </w:rPr>
        <w:t>for</w:t>
      </w:r>
      <w:r w:rsidRPr="00E26254">
        <w:rPr>
          <w:rFonts w:ascii="Times New Roman" w:hAnsi="Times New Roman"/>
          <w:lang w:eastAsia="zh-CN"/>
        </w:rPr>
        <w:t xml:space="preserve"> part</w:t>
      </w:r>
      <w:r>
        <w:rPr>
          <w:rFonts w:ascii="Times New Roman" w:hAnsi="Times New Roman"/>
          <w:lang w:eastAsia="zh-CN"/>
        </w:rPr>
        <w:t xml:space="preserve"> of</w:t>
      </w:r>
      <w:r w:rsidRPr="00E26254">
        <w:rPr>
          <w:rFonts w:ascii="Times New Roman" w:hAnsi="Times New Roman"/>
          <w:lang w:eastAsia="zh-CN"/>
        </w:rPr>
        <w:t>, one or more PO</w:t>
      </w:r>
      <w:r>
        <w:rPr>
          <w:rFonts w:ascii="Times New Roman" w:hAnsi="Times New Roman"/>
          <w:lang w:eastAsia="zh-CN"/>
        </w:rPr>
        <w:t>(</w:t>
      </w:r>
      <w:r w:rsidRPr="00E26254">
        <w:rPr>
          <w:rFonts w:ascii="Times New Roman" w:hAnsi="Times New Roman"/>
          <w:lang w:eastAsia="zh-CN"/>
        </w:rPr>
        <w:t>s</w:t>
      </w:r>
      <w:r>
        <w:rPr>
          <w:rFonts w:ascii="Times New Roman" w:hAnsi="Times New Roman"/>
          <w:lang w:eastAsia="zh-CN"/>
        </w:rPr>
        <w:t>)</w:t>
      </w:r>
      <w:r w:rsidRPr="00E26254">
        <w:rPr>
          <w:rFonts w:ascii="Times New Roman" w:hAnsi="Times New Roman"/>
          <w:lang w:eastAsia="zh-CN"/>
        </w:rPr>
        <w:t>, e.g., N is 8~16</w:t>
      </w:r>
      <w:r>
        <w:rPr>
          <w:rFonts w:ascii="Times New Roman" w:hAnsi="Times New Roman"/>
          <w:lang w:eastAsia="zh-CN"/>
        </w:rPr>
        <w:t>, 24</w:t>
      </w:r>
      <w:r w:rsidRPr="00E26254">
        <w:rPr>
          <w:rFonts w:ascii="Times New Roman" w:eastAsiaTheme="minorEastAsia" w:hAnsi="Times New Roman"/>
          <w:lang w:eastAsia="zh-CN"/>
        </w:rPr>
        <w:t xml:space="preserve"> </w:t>
      </w:r>
    </w:p>
    <w:p w14:paraId="26E680E9" w14:textId="77777777" w:rsidR="000B4D33" w:rsidRPr="00407EE6" w:rsidRDefault="000B4D33" w:rsidP="00311060">
      <w:pPr>
        <w:numPr>
          <w:ilvl w:val="1"/>
          <w:numId w:val="291"/>
        </w:numPr>
        <w:rPr>
          <w:rFonts w:ascii="Times New Roman" w:eastAsiaTheme="minorEastAsia" w:hAnsi="Times New Roman"/>
          <w:color w:val="000000" w:themeColor="text1"/>
          <w:lang w:eastAsia="zh-CN"/>
        </w:rPr>
      </w:pPr>
      <w:r w:rsidRPr="00407EE6">
        <w:rPr>
          <w:rFonts w:ascii="Times New Roman" w:eastAsiaTheme="minorEastAsia" w:hAnsi="Times New Roman" w:hint="eastAsia"/>
          <w:color w:val="000000" w:themeColor="text1"/>
          <w:lang w:eastAsia="zh-CN"/>
        </w:rPr>
        <w:t xml:space="preserve">Number of </w:t>
      </w:r>
      <w:r w:rsidRPr="00407EE6">
        <w:rPr>
          <w:rFonts w:ascii="Times New Roman" w:eastAsiaTheme="minorEastAsia" w:hAnsi="Times New Roman"/>
          <w:color w:val="000000" w:themeColor="text1"/>
          <w:lang w:eastAsia="zh-CN"/>
        </w:rPr>
        <w:t>information</w:t>
      </w:r>
      <w:r w:rsidRPr="00407EE6">
        <w:rPr>
          <w:rFonts w:ascii="Times New Roman" w:eastAsiaTheme="minorEastAsia" w:hAnsi="Times New Roman" w:hint="eastAsia"/>
          <w:color w:val="000000" w:themeColor="text1"/>
          <w:lang w:eastAsia="zh-CN"/>
        </w:rPr>
        <w:t xml:space="preserve"> bit</w:t>
      </w:r>
      <w:r>
        <w:rPr>
          <w:rFonts w:ascii="Times New Roman" w:eastAsiaTheme="minorEastAsia" w:hAnsi="Times New Roman"/>
          <w:color w:val="000000" w:themeColor="text1"/>
          <w:lang w:eastAsia="zh-CN"/>
        </w:rPr>
        <w:t>s</w:t>
      </w:r>
      <w:r w:rsidRPr="00407EE6">
        <w:rPr>
          <w:rFonts w:ascii="Times New Roman" w:eastAsiaTheme="minorEastAsia" w:hAnsi="Times New Roman" w:hint="eastAsia"/>
          <w:color w:val="000000" w:themeColor="text1"/>
          <w:lang w:eastAsia="zh-CN"/>
        </w:rPr>
        <w:t xml:space="preserve"> for</w:t>
      </w:r>
      <w:r w:rsidRPr="00407EE6">
        <w:rPr>
          <w:rFonts w:ascii="Times New Roman" w:eastAsiaTheme="minorEastAsia" w:hAnsi="Times New Roman"/>
          <w:color w:val="000000" w:themeColor="text1"/>
          <w:lang w:eastAsia="zh-CN"/>
        </w:rPr>
        <w:t xml:space="preserve"> a LP-WUS </w:t>
      </w:r>
      <w:r w:rsidRPr="0058632D">
        <w:rPr>
          <w:rFonts w:ascii="Times New Roman" w:eastAsiaTheme="minorEastAsia" w:hAnsi="Times New Roman" w:hint="eastAsia"/>
          <w:color w:val="000000" w:themeColor="text1"/>
          <w:lang w:eastAsia="zh-CN"/>
        </w:rPr>
        <w:t>is</w:t>
      </w:r>
      <w:r w:rsidRPr="0058632D">
        <w:rPr>
          <w:rFonts w:ascii="Times New Roman" w:eastAsiaTheme="minorEastAsia" w:hAnsi="Times New Roman"/>
          <w:color w:val="000000" w:themeColor="text1"/>
          <w:lang w:eastAsia="zh-CN"/>
        </w:rPr>
        <w:t xml:space="preserve"> </w:t>
      </w:r>
      <w:r>
        <w:rPr>
          <w:rFonts w:ascii="Times New Roman" w:eastAsiaTheme="minorEastAsia" w:hAnsi="Times New Roman"/>
          <w:color w:val="000000" w:themeColor="text1"/>
          <w:lang w:eastAsia="zh-CN"/>
        </w:rPr>
        <w:t xml:space="preserve">at least </w:t>
      </w:r>
      <w:r w:rsidRPr="00407EE6">
        <w:rPr>
          <w:rFonts w:ascii="Times New Roman" w:eastAsiaTheme="minorEastAsia" w:hAnsi="Times New Roman"/>
          <w:color w:val="000000" w:themeColor="text1"/>
          <w:lang w:eastAsia="zh-CN"/>
        </w:rPr>
        <w:t xml:space="preserve">N, single LP-WUS to wake up </w:t>
      </w:r>
      <w:r>
        <w:rPr>
          <w:rFonts w:ascii="Times New Roman" w:eastAsiaTheme="minorEastAsia" w:hAnsi="Times New Roman"/>
          <w:color w:val="000000" w:themeColor="text1"/>
          <w:lang w:eastAsia="zh-CN"/>
        </w:rPr>
        <w:t>one or more</w:t>
      </w:r>
      <w:r w:rsidRPr="00407EE6">
        <w:rPr>
          <w:rFonts w:ascii="Times New Roman" w:eastAsiaTheme="minorEastAsia" w:hAnsi="Times New Roman"/>
          <w:color w:val="000000" w:themeColor="text1"/>
          <w:lang w:eastAsia="zh-CN"/>
        </w:rPr>
        <w:t xml:space="preserve"> subgroups</w:t>
      </w:r>
    </w:p>
    <w:p w14:paraId="73EC39C4" w14:textId="77777777" w:rsidR="000B4D33" w:rsidRDefault="000B4D33" w:rsidP="00311060">
      <w:pPr>
        <w:numPr>
          <w:ilvl w:val="0"/>
          <w:numId w:val="291"/>
        </w:numPr>
        <w:rPr>
          <w:rFonts w:ascii="Times New Roman" w:hAnsi="Times New Roman"/>
          <w:lang w:eastAsia="zh-CN"/>
        </w:rPr>
      </w:pPr>
      <w:r>
        <w:rPr>
          <w:rFonts w:ascii="Times New Roman" w:hAnsi="Times New Roman"/>
          <w:lang w:eastAsia="zh-CN"/>
        </w:rPr>
        <w:t>Option 2: A LP-WUS indicates a codepoint value corresponding to one or more subgroup(s) from N subgroups</w:t>
      </w:r>
      <w:r w:rsidRPr="00AD4576">
        <w:rPr>
          <w:rFonts w:ascii="Times New Roman" w:hAnsi="Times New Roman"/>
        </w:rPr>
        <w:t xml:space="preserve"> for</w:t>
      </w:r>
      <w:r>
        <w:t xml:space="preserve"> </w:t>
      </w:r>
      <w:r w:rsidRPr="00AD4576">
        <w:rPr>
          <w:rFonts w:ascii="Times New Roman" w:hAnsi="Times New Roman"/>
          <w:lang w:eastAsia="zh-CN"/>
        </w:rPr>
        <w:t>part</w:t>
      </w:r>
      <w:r>
        <w:rPr>
          <w:rFonts w:ascii="Times New Roman" w:hAnsi="Times New Roman"/>
          <w:lang w:eastAsia="zh-CN"/>
        </w:rPr>
        <w:t xml:space="preserve"> of</w:t>
      </w:r>
      <w:r w:rsidRPr="00AD4576">
        <w:rPr>
          <w:rFonts w:ascii="Times New Roman" w:hAnsi="Times New Roman"/>
          <w:lang w:eastAsia="zh-CN"/>
        </w:rPr>
        <w:t>, one or more POs</w:t>
      </w:r>
      <w:r>
        <w:rPr>
          <w:rFonts w:ascii="Times New Roman" w:hAnsi="Times New Roman"/>
          <w:lang w:eastAsia="zh-CN"/>
        </w:rPr>
        <w:t>, e.g., N is 8~256</w:t>
      </w:r>
    </w:p>
    <w:p w14:paraId="48710D36" w14:textId="77777777" w:rsidR="000B4D33" w:rsidRDefault="000B4D33" w:rsidP="00311060">
      <w:pPr>
        <w:numPr>
          <w:ilvl w:val="1"/>
          <w:numId w:val="291"/>
        </w:numPr>
        <w:rPr>
          <w:rFonts w:ascii="Times New Roman" w:eastAsiaTheme="minorEastAsia" w:hAnsi="Times New Roman"/>
          <w:color w:val="000000" w:themeColor="text1"/>
          <w:lang w:eastAsia="zh-CN"/>
        </w:rPr>
      </w:pPr>
      <w:r w:rsidRPr="0058632D">
        <w:rPr>
          <w:rFonts w:ascii="Times New Roman" w:eastAsiaTheme="minorEastAsia" w:hAnsi="Times New Roman" w:hint="eastAsia"/>
          <w:color w:val="000000" w:themeColor="text1"/>
          <w:lang w:eastAsia="zh-CN"/>
        </w:rPr>
        <w:t xml:space="preserve">Number of </w:t>
      </w:r>
      <w:r w:rsidRPr="0058632D">
        <w:rPr>
          <w:rFonts w:ascii="Times New Roman" w:eastAsiaTheme="minorEastAsia" w:hAnsi="Times New Roman"/>
          <w:color w:val="000000" w:themeColor="text1"/>
          <w:lang w:eastAsia="zh-CN"/>
        </w:rPr>
        <w:t>information</w:t>
      </w:r>
      <w:r w:rsidRPr="0058632D">
        <w:rPr>
          <w:rFonts w:ascii="Times New Roman" w:eastAsiaTheme="minorEastAsia" w:hAnsi="Times New Roman" w:hint="eastAsia"/>
          <w:color w:val="000000" w:themeColor="text1"/>
          <w:lang w:eastAsia="zh-CN"/>
        </w:rPr>
        <w:t xml:space="preserve"> bit</w:t>
      </w:r>
      <w:r>
        <w:rPr>
          <w:rFonts w:ascii="Times New Roman" w:eastAsiaTheme="minorEastAsia" w:hAnsi="Times New Roman"/>
          <w:color w:val="000000" w:themeColor="text1"/>
          <w:lang w:eastAsia="zh-CN"/>
        </w:rPr>
        <w:t>s</w:t>
      </w:r>
      <w:r w:rsidRPr="0058632D">
        <w:rPr>
          <w:rFonts w:ascii="Times New Roman" w:eastAsiaTheme="minorEastAsia" w:hAnsi="Times New Roman" w:hint="eastAsia"/>
          <w:color w:val="000000" w:themeColor="text1"/>
          <w:lang w:eastAsia="zh-CN"/>
        </w:rPr>
        <w:t xml:space="preserve"> for</w:t>
      </w:r>
      <w:r w:rsidRPr="0058632D">
        <w:rPr>
          <w:rFonts w:ascii="Times New Roman" w:eastAsiaTheme="minorEastAsia" w:hAnsi="Times New Roman"/>
          <w:color w:val="000000" w:themeColor="text1"/>
          <w:lang w:eastAsia="zh-CN"/>
        </w:rPr>
        <w:t xml:space="preserve"> a LP-WUS</w:t>
      </w:r>
      <w:r w:rsidRPr="0058632D">
        <w:rPr>
          <w:rFonts w:ascii="Times New Roman" w:eastAsiaTheme="minorEastAsia" w:hAnsi="Times New Roman" w:hint="eastAsia"/>
          <w:color w:val="000000" w:themeColor="text1"/>
          <w:lang w:eastAsia="zh-CN"/>
        </w:rPr>
        <w:t xml:space="preserve"> is</w:t>
      </w:r>
      <w:r w:rsidRPr="0058632D">
        <w:rPr>
          <w:rFonts w:ascii="Times New Roman" w:eastAsiaTheme="minorEastAsia" w:hAnsi="Times New Roman"/>
          <w:color w:val="000000" w:themeColor="text1"/>
          <w:lang w:eastAsia="zh-CN"/>
        </w:rPr>
        <w:t xml:space="preserve"> </w:t>
      </w:r>
      <w:r>
        <w:rPr>
          <w:rFonts w:ascii="Times New Roman" w:eastAsiaTheme="minorEastAsia" w:hAnsi="Times New Roman"/>
          <w:color w:val="000000" w:themeColor="text1"/>
          <w:lang w:eastAsia="zh-CN"/>
        </w:rPr>
        <w:t xml:space="preserve">at least </w:t>
      </w:r>
      <w:r w:rsidRPr="0058632D">
        <w:rPr>
          <w:rFonts w:ascii="Times New Roman" w:eastAsiaTheme="minorEastAsia" w:hAnsi="Times New Roman"/>
          <w:color w:val="000000" w:themeColor="text1"/>
          <w:lang w:eastAsia="zh-CN"/>
        </w:rPr>
        <w:t>ceil (log2(X</w:t>
      </w:r>
      <w:r>
        <w:rPr>
          <w:rFonts w:ascii="Times New Roman" w:eastAsiaTheme="minorEastAsia" w:hAnsi="Times New Roman"/>
          <w:color w:val="000000" w:themeColor="text1"/>
          <w:lang w:eastAsia="zh-CN"/>
        </w:rPr>
        <w:t>1</w:t>
      </w:r>
      <w:r w:rsidRPr="0058632D">
        <w:rPr>
          <w:rFonts w:ascii="Times New Roman" w:eastAsiaTheme="minorEastAsia" w:hAnsi="Times New Roman"/>
          <w:color w:val="000000" w:themeColor="text1"/>
          <w:lang w:eastAsia="zh-CN"/>
        </w:rPr>
        <w:t>)), where X</w:t>
      </w:r>
      <w:r>
        <w:rPr>
          <w:rFonts w:ascii="Times New Roman" w:eastAsiaTheme="minorEastAsia" w:hAnsi="Times New Roman"/>
          <w:color w:val="000000" w:themeColor="text1"/>
          <w:lang w:eastAsia="zh-CN"/>
        </w:rPr>
        <w:t>1</w:t>
      </w:r>
      <w:r w:rsidRPr="0058632D">
        <w:rPr>
          <w:rFonts w:ascii="Times New Roman" w:eastAsiaTheme="minorEastAsia" w:hAnsi="Times New Roman"/>
          <w:color w:val="000000" w:themeColor="text1"/>
          <w:lang w:eastAsia="zh-CN"/>
        </w:rPr>
        <w:t xml:space="preserve"> </w:t>
      </w:r>
      <w:r>
        <w:rPr>
          <w:rFonts w:ascii="Times New Roman" w:eastAsiaTheme="minorEastAsia" w:hAnsi="Times New Roman"/>
          <w:color w:val="000000" w:themeColor="text1"/>
          <w:lang w:eastAsia="zh-CN"/>
        </w:rPr>
        <w:t>is</w:t>
      </w:r>
      <w:r w:rsidRPr="0058632D">
        <w:rPr>
          <w:rFonts w:ascii="Times New Roman" w:eastAsiaTheme="minorEastAsia" w:hAnsi="Times New Roman"/>
          <w:color w:val="000000" w:themeColor="text1"/>
          <w:lang w:eastAsia="zh-CN"/>
        </w:rPr>
        <w:t xml:space="preserve"> the number of codepoints indicating one or more subgroups. X</w:t>
      </w:r>
      <w:r>
        <w:rPr>
          <w:rFonts w:ascii="Times New Roman" w:eastAsiaTheme="minorEastAsia" w:hAnsi="Times New Roman"/>
          <w:color w:val="000000" w:themeColor="text1"/>
          <w:lang w:eastAsia="zh-CN"/>
        </w:rPr>
        <w:t>1</w:t>
      </w:r>
      <w:r w:rsidRPr="0058632D">
        <w:rPr>
          <w:rFonts w:ascii="Times New Roman" w:eastAsiaTheme="minorEastAsia" w:hAnsi="Times New Roman"/>
          <w:color w:val="000000" w:themeColor="text1"/>
          <w:lang w:eastAsia="zh-CN"/>
        </w:rPr>
        <w:t xml:space="preserve"> is reported by companies, X</w:t>
      </w:r>
      <w:r>
        <w:rPr>
          <w:rFonts w:ascii="Times New Roman" w:eastAsiaTheme="minorEastAsia" w:hAnsi="Times New Roman"/>
          <w:color w:val="000000" w:themeColor="text1"/>
          <w:lang w:eastAsia="zh-CN"/>
        </w:rPr>
        <w:t>1</w:t>
      </w:r>
      <w:r w:rsidRPr="0058632D">
        <w:rPr>
          <w:rFonts w:ascii="Times New Roman" w:eastAsiaTheme="minorEastAsia" w:hAnsi="Times New Roman"/>
          <w:color w:val="000000" w:themeColor="text1"/>
          <w:lang w:eastAsia="zh-CN"/>
        </w:rPr>
        <w:t xml:space="preserve"> could be smaller, equal to or larger than N.</w:t>
      </w:r>
    </w:p>
    <w:p w14:paraId="3414B7F2" w14:textId="77777777" w:rsidR="000B4D33" w:rsidRDefault="000B4D33" w:rsidP="00311060">
      <w:pPr>
        <w:numPr>
          <w:ilvl w:val="0"/>
          <w:numId w:val="291"/>
        </w:numPr>
        <w:rPr>
          <w:rFonts w:ascii="Times New Roman" w:hAnsi="Times New Roman"/>
          <w:lang w:eastAsia="zh-CN"/>
        </w:rPr>
      </w:pPr>
      <w:r>
        <w:rPr>
          <w:rFonts w:ascii="Times New Roman" w:hAnsi="Times New Roman"/>
          <w:lang w:eastAsia="zh-CN"/>
        </w:rPr>
        <w:t>Option 3: A LP-WUS indicates multiple codepoint values</w:t>
      </w:r>
      <w:r w:rsidRPr="00A57C1F">
        <w:t xml:space="preserve"> </w:t>
      </w:r>
      <w:r w:rsidRPr="00A57C1F">
        <w:rPr>
          <w:rFonts w:ascii="Times New Roman" w:hAnsi="Times New Roman"/>
          <w:lang w:eastAsia="zh-CN"/>
        </w:rPr>
        <w:t>with each corresponding</w:t>
      </w:r>
      <w:r>
        <w:rPr>
          <w:rFonts w:ascii="Times New Roman" w:hAnsi="Times New Roman"/>
          <w:lang w:eastAsia="zh-CN"/>
        </w:rPr>
        <w:t xml:space="preserve"> to one or more subgroup(s) from N subgroups</w:t>
      </w:r>
      <w:r w:rsidRPr="00AD4576">
        <w:rPr>
          <w:rFonts w:ascii="Times New Roman" w:hAnsi="Times New Roman"/>
        </w:rPr>
        <w:t xml:space="preserve"> for</w:t>
      </w:r>
      <w:r>
        <w:t xml:space="preserve"> </w:t>
      </w:r>
      <w:r w:rsidRPr="00AD4576">
        <w:rPr>
          <w:rFonts w:ascii="Times New Roman" w:hAnsi="Times New Roman"/>
          <w:lang w:eastAsia="zh-CN"/>
        </w:rPr>
        <w:t>part</w:t>
      </w:r>
      <w:r>
        <w:rPr>
          <w:rFonts w:ascii="Times New Roman" w:hAnsi="Times New Roman"/>
          <w:lang w:eastAsia="zh-CN"/>
        </w:rPr>
        <w:t xml:space="preserve"> of</w:t>
      </w:r>
      <w:r w:rsidRPr="00AD4576">
        <w:rPr>
          <w:rFonts w:ascii="Times New Roman" w:hAnsi="Times New Roman"/>
          <w:lang w:eastAsia="zh-CN"/>
        </w:rPr>
        <w:t>, one or more POs</w:t>
      </w:r>
      <w:r>
        <w:rPr>
          <w:rFonts w:ascii="Times New Roman" w:hAnsi="Times New Roman"/>
          <w:lang w:eastAsia="zh-CN"/>
        </w:rPr>
        <w:t>, e.g., N is 8~256</w:t>
      </w:r>
    </w:p>
    <w:p w14:paraId="19E184E6" w14:textId="77777777" w:rsidR="000B4D33" w:rsidRDefault="000B4D33" w:rsidP="00311060">
      <w:pPr>
        <w:numPr>
          <w:ilvl w:val="1"/>
          <w:numId w:val="291"/>
        </w:numPr>
        <w:rPr>
          <w:rFonts w:ascii="Times New Roman" w:eastAsiaTheme="minorEastAsia" w:hAnsi="Times New Roman"/>
          <w:color w:val="000000" w:themeColor="text1"/>
          <w:lang w:eastAsia="zh-CN"/>
        </w:rPr>
      </w:pPr>
      <w:r w:rsidRPr="0058632D">
        <w:rPr>
          <w:rFonts w:ascii="Times New Roman" w:eastAsiaTheme="minorEastAsia" w:hAnsi="Times New Roman" w:hint="eastAsia"/>
          <w:color w:val="000000" w:themeColor="text1"/>
          <w:lang w:eastAsia="zh-CN"/>
        </w:rPr>
        <w:t xml:space="preserve">Number of </w:t>
      </w:r>
      <w:r w:rsidRPr="0058632D">
        <w:rPr>
          <w:rFonts w:ascii="Times New Roman" w:eastAsiaTheme="minorEastAsia" w:hAnsi="Times New Roman"/>
          <w:color w:val="000000" w:themeColor="text1"/>
          <w:lang w:eastAsia="zh-CN"/>
        </w:rPr>
        <w:t>information</w:t>
      </w:r>
      <w:r w:rsidRPr="0058632D">
        <w:rPr>
          <w:rFonts w:ascii="Times New Roman" w:eastAsiaTheme="minorEastAsia" w:hAnsi="Times New Roman" w:hint="eastAsia"/>
          <w:color w:val="000000" w:themeColor="text1"/>
          <w:lang w:eastAsia="zh-CN"/>
        </w:rPr>
        <w:t xml:space="preserve"> bit</w:t>
      </w:r>
      <w:r>
        <w:rPr>
          <w:rFonts w:ascii="Times New Roman" w:eastAsiaTheme="minorEastAsia" w:hAnsi="Times New Roman"/>
          <w:color w:val="000000" w:themeColor="text1"/>
          <w:lang w:eastAsia="zh-CN"/>
        </w:rPr>
        <w:t>s</w:t>
      </w:r>
      <w:r w:rsidRPr="0058632D">
        <w:rPr>
          <w:rFonts w:ascii="Times New Roman" w:eastAsiaTheme="minorEastAsia" w:hAnsi="Times New Roman" w:hint="eastAsia"/>
          <w:color w:val="000000" w:themeColor="text1"/>
          <w:lang w:eastAsia="zh-CN"/>
        </w:rPr>
        <w:t xml:space="preserve"> for</w:t>
      </w:r>
      <w:r w:rsidRPr="0058632D">
        <w:rPr>
          <w:rFonts w:ascii="Times New Roman" w:eastAsiaTheme="minorEastAsia" w:hAnsi="Times New Roman"/>
          <w:color w:val="000000" w:themeColor="text1"/>
          <w:lang w:eastAsia="zh-CN"/>
        </w:rPr>
        <w:t xml:space="preserve"> a LP-WUS</w:t>
      </w:r>
      <w:r w:rsidRPr="0058632D">
        <w:rPr>
          <w:rFonts w:ascii="Times New Roman" w:eastAsiaTheme="minorEastAsia" w:hAnsi="Times New Roman" w:hint="eastAsia"/>
          <w:color w:val="000000" w:themeColor="text1"/>
          <w:lang w:eastAsia="zh-CN"/>
        </w:rPr>
        <w:t xml:space="preserve"> is</w:t>
      </w:r>
      <w:r w:rsidRPr="0058632D">
        <w:rPr>
          <w:rFonts w:ascii="Times New Roman" w:eastAsiaTheme="minorEastAsia" w:hAnsi="Times New Roman"/>
          <w:color w:val="000000" w:themeColor="text1"/>
          <w:lang w:eastAsia="zh-CN"/>
        </w:rPr>
        <w:t xml:space="preserve"> </w:t>
      </w:r>
      <w:r>
        <w:rPr>
          <w:rFonts w:ascii="Times New Roman" w:eastAsiaTheme="minorEastAsia" w:hAnsi="Times New Roman"/>
          <w:color w:val="000000" w:themeColor="text1"/>
          <w:lang w:eastAsia="zh-CN"/>
        </w:rPr>
        <w:t>at least K*</w:t>
      </w:r>
      <w:r w:rsidRPr="0058632D">
        <w:rPr>
          <w:rFonts w:ascii="Times New Roman" w:eastAsiaTheme="minorEastAsia" w:hAnsi="Times New Roman"/>
          <w:color w:val="000000" w:themeColor="text1"/>
          <w:lang w:eastAsia="zh-CN"/>
        </w:rPr>
        <w:t>ceil (log2(</w:t>
      </w:r>
      <w:r>
        <w:rPr>
          <w:rFonts w:ascii="Times New Roman" w:eastAsiaTheme="minorEastAsia" w:hAnsi="Times New Roman"/>
          <w:color w:val="000000" w:themeColor="text1"/>
          <w:lang w:eastAsia="zh-CN"/>
        </w:rPr>
        <w:t>X2</w:t>
      </w:r>
      <w:r w:rsidRPr="0058632D">
        <w:rPr>
          <w:rFonts w:ascii="Times New Roman" w:eastAsiaTheme="minorEastAsia" w:hAnsi="Times New Roman"/>
          <w:color w:val="000000" w:themeColor="text1"/>
          <w:lang w:eastAsia="zh-CN"/>
        </w:rPr>
        <w:t>)), where X</w:t>
      </w:r>
      <w:r>
        <w:rPr>
          <w:rFonts w:ascii="Times New Roman" w:eastAsiaTheme="minorEastAsia" w:hAnsi="Times New Roman"/>
          <w:color w:val="000000" w:themeColor="text1"/>
          <w:lang w:eastAsia="zh-CN"/>
        </w:rPr>
        <w:t>2</w:t>
      </w:r>
      <w:r w:rsidRPr="0058632D">
        <w:rPr>
          <w:rFonts w:ascii="Times New Roman" w:eastAsiaTheme="minorEastAsia" w:hAnsi="Times New Roman"/>
          <w:color w:val="000000" w:themeColor="text1"/>
          <w:lang w:eastAsia="zh-CN"/>
        </w:rPr>
        <w:t xml:space="preserve"> </w:t>
      </w:r>
      <w:r>
        <w:rPr>
          <w:rFonts w:ascii="Times New Roman" w:eastAsiaTheme="minorEastAsia" w:hAnsi="Times New Roman"/>
          <w:color w:val="000000" w:themeColor="text1"/>
          <w:lang w:eastAsia="zh-CN"/>
        </w:rPr>
        <w:t>is</w:t>
      </w:r>
      <w:r w:rsidRPr="0058632D">
        <w:rPr>
          <w:rFonts w:ascii="Times New Roman" w:eastAsiaTheme="minorEastAsia" w:hAnsi="Times New Roman"/>
          <w:color w:val="000000" w:themeColor="text1"/>
          <w:lang w:eastAsia="zh-CN"/>
        </w:rPr>
        <w:t xml:space="preserve"> the number of codepoints indicating one or more subgroups. X</w:t>
      </w:r>
      <w:r>
        <w:rPr>
          <w:rFonts w:ascii="Times New Roman" w:eastAsiaTheme="minorEastAsia" w:hAnsi="Times New Roman"/>
          <w:color w:val="000000" w:themeColor="text1"/>
          <w:lang w:eastAsia="zh-CN"/>
        </w:rPr>
        <w:t>2</w:t>
      </w:r>
      <w:r w:rsidRPr="0058632D">
        <w:rPr>
          <w:rFonts w:ascii="Times New Roman" w:eastAsiaTheme="minorEastAsia" w:hAnsi="Times New Roman"/>
          <w:color w:val="000000" w:themeColor="text1"/>
          <w:lang w:eastAsia="zh-CN"/>
        </w:rPr>
        <w:t xml:space="preserve"> is reported by companies, X</w:t>
      </w:r>
      <w:r>
        <w:rPr>
          <w:rFonts w:ascii="Times New Roman" w:eastAsiaTheme="minorEastAsia" w:hAnsi="Times New Roman"/>
          <w:color w:val="000000" w:themeColor="text1"/>
          <w:lang w:eastAsia="zh-CN"/>
        </w:rPr>
        <w:t>2</w:t>
      </w:r>
      <w:r w:rsidRPr="0058632D">
        <w:rPr>
          <w:rFonts w:ascii="Times New Roman" w:eastAsiaTheme="minorEastAsia" w:hAnsi="Times New Roman"/>
          <w:color w:val="000000" w:themeColor="text1"/>
          <w:lang w:eastAsia="zh-CN"/>
        </w:rPr>
        <w:t xml:space="preserve"> could be smaller, equal to or larger than N.</w:t>
      </w:r>
    </w:p>
    <w:p w14:paraId="7BB4380E" w14:textId="77777777" w:rsidR="000B4D33" w:rsidRDefault="000B4D33" w:rsidP="00311060">
      <w:pPr>
        <w:numPr>
          <w:ilvl w:val="1"/>
          <w:numId w:val="291"/>
        </w:numPr>
        <w:rPr>
          <w:rFonts w:ascii="Times New Roman" w:eastAsiaTheme="minorEastAsia" w:hAnsi="Times New Roman"/>
          <w:color w:val="000000" w:themeColor="text1"/>
          <w:lang w:eastAsia="zh-CN"/>
        </w:rPr>
      </w:pPr>
      <w:r>
        <w:rPr>
          <w:rFonts w:ascii="Times New Roman" w:eastAsiaTheme="minorEastAsia" w:hAnsi="Times New Roman" w:hint="eastAsia"/>
          <w:color w:val="000000" w:themeColor="text1"/>
          <w:lang w:eastAsia="ko-KR"/>
        </w:rPr>
        <w:t>K</w:t>
      </w:r>
      <w:r>
        <w:rPr>
          <w:rFonts w:ascii="Times New Roman" w:eastAsiaTheme="minorEastAsia" w:hAnsi="Times New Roman"/>
          <w:color w:val="000000" w:themeColor="text1"/>
          <w:lang w:eastAsia="ko-KR"/>
        </w:rPr>
        <w:t xml:space="preserve"> is the number of multiple codepoint values in a LP-WUS where K is larger than 1</w:t>
      </w:r>
    </w:p>
    <w:p w14:paraId="4BD75C62" w14:textId="77777777" w:rsidR="000B4D33" w:rsidRPr="00EB5604" w:rsidRDefault="000B4D33" w:rsidP="00311060">
      <w:pPr>
        <w:numPr>
          <w:ilvl w:val="0"/>
          <w:numId w:val="291"/>
        </w:numPr>
        <w:rPr>
          <w:rFonts w:ascii="Times New Roman" w:hAnsi="Times New Roman"/>
          <w:lang w:eastAsia="zh-CN"/>
        </w:rPr>
      </w:pPr>
      <w:r w:rsidRPr="00EB5604">
        <w:rPr>
          <w:rFonts w:ascii="Times New Roman" w:hAnsi="Times New Roman"/>
          <w:lang w:eastAsia="zh-CN"/>
        </w:rPr>
        <w:t>How to satisfy FAR is reported by companies, e.g., FEC/CRC</w:t>
      </w:r>
    </w:p>
    <w:p w14:paraId="1FFFF9A4" w14:textId="77777777" w:rsidR="000B4D33" w:rsidRPr="00EB5604" w:rsidRDefault="000B4D33" w:rsidP="00311060">
      <w:pPr>
        <w:numPr>
          <w:ilvl w:val="0"/>
          <w:numId w:val="291"/>
        </w:numPr>
        <w:rPr>
          <w:rFonts w:ascii="Times New Roman" w:hAnsi="Times New Roman"/>
          <w:lang w:eastAsia="zh-CN"/>
        </w:rPr>
      </w:pPr>
      <w:r w:rsidRPr="00EB5604">
        <w:rPr>
          <w:rFonts w:ascii="Times New Roman" w:hAnsi="Times New Roman"/>
          <w:lang w:eastAsia="zh-CN"/>
        </w:rPr>
        <w:t>Note: multiple TDMed LP-WUSs can be used to support more subgroups for each option.</w:t>
      </w:r>
    </w:p>
    <w:p w14:paraId="3A18BA7B" w14:textId="77777777" w:rsidR="000B4D33" w:rsidRPr="00EB5604" w:rsidRDefault="000B4D33" w:rsidP="00311060">
      <w:pPr>
        <w:numPr>
          <w:ilvl w:val="0"/>
          <w:numId w:val="291"/>
        </w:numPr>
        <w:rPr>
          <w:rFonts w:ascii="Times New Roman" w:hAnsi="Times New Roman"/>
          <w:lang w:eastAsia="zh-CN"/>
        </w:rPr>
      </w:pPr>
      <w:r w:rsidRPr="00EB5604">
        <w:rPr>
          <w:rFonts w:ascii="Times New Roman" w:hAnsi="Times New Roman" w:hint="eastAsia"/>
          <w:lang w:eastAsia="zh-CN"/>
        </w:rPr>
        <w:t>N</w:t>
      </w:r>
      <w:r w:rsidRPr="00EB5604">
        <w:rPr>
          <w:rFonts w:ascii="Times New Roman" w:hAnsi="Times New Roman"/>
          <w:lang w:eastAsia="zh-CN"/>
        </w:rPr>
        <w:t>ote: Y% effective paging rate per PO is reported by companies</w:t>
      </w:r>
    </w:p>
    <w:p w14:paraId="61B6D979" w14:textId="77777777" w:rsidR="000B4D33" w:rsidRDefault="000B4D33" w:rsidP="00311060">
      <w:pPr>
        <w:numPr>
          <w:ilvl w:val="0"/>
          <w:numId w:val="291"/>
        </w:numPr>
        <w:rPr>
          <w:rFonts w:ascii="Times New Roman" w:eastAsiaTheme="minorEastAsia" w:hAnsi="Times New Roman"/>
          <w:lang w:eastAsia="zh-CN"/>
        </w:rPr>
      </w:pPr>
      <w:r>
        <w:rPr>
          <w:rFonts w:ascii="Times New Roman" w:eastAsiaTheme="minorEastAsia" w:hAnsi="Times New Roman" w:hint="eastAsia"/>
          <w:lang w:eastAsia="zh-CN"/>
        </w:rPr>
        <w:t>T</w:t>
      </w:r>
      <w:r>
        <w:rPr>
          <w:rFonts w:ascii="Times New Roman" w:eastAsiaTheme="minorEastAsia" w:hAnsi="Times New Roman"/>
          <w:lang w:eastAsia="zh-CN"/>
        </w:rPr>
        <w:t>he followings are considered when down-select among options:</w:t>
      </w:r>
    </w:p>
    <w:p w14:paraId="3EC1DA2A" w14:textId="77777777" w:rsidR="000B4D33" w:rsidRPr="002832AE" w:rsidRDefault="000B4D33" w:rsidP="00311060">
      <w:pPr>
        <w:numPr>
          <w:ilvl w:val="1"/>
          <w:numId w:val="291"/>
        </w:numPr>
        <w:rPr>
          <w:rFonts w:ascii="Times New Roman" w:eastAsiaTheme="minorEastAsia" w:hAnsi="Times New Roman"/>
          <w:lang w:eastAsia="zh-CN"/>
        </w:rPr>
      </w:pPr>
      <w:r>
        <w:rPr>
          <w:rFonts w:ascii="Times New Roman" w:eastAsiaTheme="minorEastAsia" w:hAnsi="Times New Roman"/>
          <w:lang w:eastAsia="zh-CN"/>
        </w:rPr>
        <w:t xml:space="preserve">The number </w:t>
      </w:r>
      <w:r w:rsidRPr="002832AE">
        <w:rPr>
          <w:rFonts w:ascii="Times New Roman" w:eastAsiaTheme="minorEastAsia" w:hAnsi="Times New Roman"/>
          <w:lang w:eastAsia="zh-CN"/>
        </w:rPr>
        <w:t xml:space="preserve">of </w:t>
      </w:r>
      <w:r>
        <w:rPr>
          <w:rFonts w:ascii="Times New Roman" w:eastAsiaTheme="minorEastAsia" w:hAnsi="Times New Roman"/>
          <w:lang w:eastAsia="zh-CN"/>
        </w:rPr>
        <w:t xml:space="preserve">supported </w:t>
      </w:r>
      <w:r w:rsidRPr="002832AE">
        <w:rPr>
          <w:rFonts w:ascii="Times New Roman" w:eastAsiaTheme="minorEastAsia" w:hAnsi="Times New Roman"/>
          <w:lang w:eastAsia="zh-CN"/>
        </w:rPr>
        <w:t>UE subgroups</w:t>
      </w:r>
      <w:r>
        <w:rPr>
          <w:rFonts w:ascii="Times New Roman" w:eastAsiaTheme="minorEastAsia" w:hAnsi="Times New Roman"/>
          <w:lang w:eastAsia="zh-CN"/>
        </w:rPr>
        <w:t xml:space="preserve"> </w:t>
      </w:r>
      <w:r w:rsidRPr="002832AE">
        <w:rPr>
          <w:rFonts w:ascii="Times New Roman" w:eastAsiaTheme="minorEastAsia" w:hAnsi="Times New Roman"/>
          <w:lang w:eastAsia="zh-CN"/>
        </w:rPr>
        <w:t>per PO: M</w:t>
      </w:r>
    </w:p>
    <w:p w14:paraId="2DDB439E" w14:textId="77777777" w:rsidR="000B4D33" w:rsidRPr="002832AE" w:rsidRDefault="000B4D33" w:rsidP="00311060">
      <w:pPr>
        <w:numPr>
          <w:ilvl w:val="1"/>
          <w:numId w:val="291"/>
        </w:numPr>
        <w:rPr>
          <w:rFonts w:ascii="Times New Roman" w:eastAsiaTheme="minorEastAsia" w:hAnsi="Times New Roman"/>
          <w:lang w:eastAsia="zh-CN"/>
        </w:rPr>
      </w:pPr>
      <w:r w:rsidRPr="002832AE">
        <w:rPr>
          <w:rFonts w:ascii="Times New Roman" w:eastAsiaTheme="minorEastAsia" w:hAnsi="Times New Roman"/>
          <w:lang w:eastAsia="zh-CN"/>
        </w:rPr>
        <w:t>Average network overhead to indicate the number of UE subgroups M per PO</w:t>
      </w:r>
    </w:p>
    <w:p w14:paraId="4FBDCD61" w14:textId="77777777" w:rsidR="000B4D33" w:rsidRPr="002832AE" w:rsidRDefault="000B4D33" w:rsidP="00311060">
      <w:pPr>
        <w:numPr>
          <w:ilvl w:val="1"/>
          <w:numId w:val="291"/>
        </w:numPr>
        <w:rPr>
          <w:rFonts w:ascii="Times New Roman" w:eastAsiaTheme="minorEastAsia" w:hAnsi="Times New Roman"/>
          <w:lang w:eastAsia="zh-CN"/>
        </w:rPr>
      </w:pPr>
      <w:r w:rsidRPr="002832AE">
        <w:rPr>
          <w:rFonts w:ascii="Times New Roman" w:eastAsiaTheme="minorEastAsia" w:hAnsi="Times New Roman"/>
          <w:lang w:eastAsia="zh-CN"/>
        </w:rPr>
        <w:t xml:space="preserve">False wake up </w:t>
      </w:r>
      <w:r>
        <w:rPr>
          <w:rFonts w:ascii="Times New Roman" w:eastAsiaTheme="minorEastAsia" w:hAnsi="Times New Roman"/>
          <w:lang w:eastAsia="zh-CN"/>
        </w:rPr>
        <w:t xml:space="preserve">rate </w:t>
      </w:r>
      <w:r w:rsidRPr="002832AE">
        <w:rPr>
          <w:rFonts w:ascii="Times New Roman" w:eastAsiaTheme="minorEastAsia" w:hAnsi="Times New Roman"/>
          <w:lang w:eastAsia="zh-CN"/>
        </w:rPr>
        <w:t>due to subgroup-based indication, which will impact the power saving gain</w:t>
      </w:r>
    </w:p>
    <w:p w14:paraId="3F7CD8EE" w14:textId="77777777" w:rsidR="000B4D33" w:rsidRPr="002832AE" w:rsidRDefault="000B4D33" w:rsidP="00311060">
      <w:pPr>
        <w:numPr>
          <w:ilvl w:val="1"/>
          <w:numId w:val="291"/>
        </w:numPr>
        <w:rPr>
          <w:rFonts w:ascii="Times New Roman" w:eastAsiaTheme="minorEastAsia" w:hAnsi="Times New Roman"/>
          <w:lang w:eastAsia="zh-CN"/>
        </w:rPr>
      </w:pPr>
      <w:r w:rsidRPr="002832AE">
        <w:rPr>
          <w:rFonts w:ascii="Times New Roman" w:eastAsiaTheme="minorEastAsia" w:hAnsi="Times New Roman"/>
          <w:lang w:eastAsia="zh-CN"/>
        </w:rPr>
        <w:t>Paging latency</w:t>
      </w:r>
    </w:p>
    <w:p w14:paraId="339B025F" w14:textId="77777777" w:rsidR="000B4D33" w:rsidRDefault="000B4D33" w:rsidP="00311060">
      <w:pPr>
        <w:numPr>
          <w:ilvl w:val="1"/>
          <w:numId w:val="291"/>
        </w:numPr>
        <w:rPr>
          <w:rFonts w:ascii="Times New Roman" w:eastAsiaTheme="minorEastAsia" w:hAnsi="Times New Roman"/>
          <w:lang w:eastAsia="zh-CN"/>
        </w:rPr>
      </w:pPr>
      <w:r w:rsidRPr="002832AE">
        <w:rPr>
          <w:rFonts w:ascii="Times New Roman" w:eastAsiaTheme="minorEastAsia" w:hAnsi="Times New Roman"/>
          <w:lang w:eastAsia="zh-CN"/>
        </w:rPr>
        <w:t>Note: Coverage target shall be met under 1%BLER, 1%</w:t>
      </w:r>
      <w:r>
        <w:rPr>
          <w:rFonts w:ascii="Times New Roman" w:eastAsiaTheme="minorEastAsia" w:hAnsi="Times New Roman"/>
          <w:lang w:eastAsia="zh-CN"/>
        </w:rPr>
        <w:t xml:space="preserve"> </w:t>
      </w:r>
      <w:r w:rsidRPr="002832AE">
        <w:rPr>
          <w:rFonts w:ascii="Times New Roman" w:eastAsiaTheme="minorEastAsia" w:hAnsi="Times New Roman"/>
          <w:lang w:eastAsia="zh-CN"/>
        </w:rPr>
        <w:t>FAR</w:t>
      </w:r>
      <w:r>
        <w:rPr>
          <w:rFonts w:ascii="Times New Roman" w:eastAsiaTheme="minorEastAsia" w:hAnsi="Times New Roman"/>
          <w:lang w:eastAsia="zh-CN"/>
        </w:rPr>
        <w:t xml:space="preserve"> (for false alarm from noise)</w:t>
      </w:r>
    </w:p>
    <w:p w14:paraId="72052594" w14:textId="77777777" w:rsidR="00A269C3" w:rsidRPr="00A269C3" w:rsidRDefault="00A269C3" w:rsidP="00A269C3">
      <w:pPr>
        <w:rPr>
          <w:rFonts w:ascii="Times New Roman" w:hAnsi="Times New Roman"/>
          <w:szCs w:val="20"/>
          <w:lang w:eastAsia="x-none"/>
        </w:rPr>
      </w:pPr>
    </w:p>
    <w:p w14:paraId="61E1D4E5" w14:textId="77777777" w:rsidR="00A269C3" w:rsidRDefault="00A269C3" w:rsidP="00A269C3">
      <w:pPr>
        <w:rPr>
          <w:rFonts w:ascii="Times New Roman" w:hAnsi="Times New Roman"/>
          <w:szCs w:val="20"/>
          <w:lang w:val="en-US" w:eastAsia="x-none"/>
        </w:rPr>
      </w:pPr>
    </w:p>
    <w:p w14:paraId="49A36D89" w14:textId="4B2B2427" w:rsidR="009A63B8" w:rsidRPr="00221C04" w:rsidRDefault="009A63B8" w:rsidP="00A269C3">
      <w:pPr>
        <w:rPr>
          <w:rFonts w:ascii="Times New Roman" w:hAnsi="Times New Roman"/>
          <w:szCs w:val="20"/>
          <w:lang w:val="en-US" w:eastAsia="x-none"/>
        </w:rPr>
      </w:pPr>
      <w:r>
        <w:rPr>
          <w:rFonts w:ascii="Times New Roman" w:hAnsi="Times New Roman"/>
          <w:szCs w:val="20"/>
          <w:lang w:val="en-US" w:eastAsia="x-none"/>
        </w:rPr>
        <w:t xml:space="preserve">Final summary in </w:t>
      </w:r>
      <w:hyperlink r:id="rId2048" w:history="1">
        <w:r w:rsidR="006F79AF">
          <w:rPr>
            <w:rStyle w:val="Hyperlink"/>
            <w:rFonts w:ascii="Times New Roman" w:hAnsi="Times New Roman"/>
            <w:szCs w:val="20"/>
            <w:lang w:val="en-US" w:eastAsia="x-none"/>
          </w:rPr>
          <w:t>R1-2405732</w:t>
        </w:r>
      </w:hyperlink>
      <w:r>
        <w:rPr>
          <w:rFonts w:ascii="Times New Roman" w:hAnsi="Times New Roman"/>
          <w:szCs w:val="20"/>
          <w:lang w:val="en-US" w:eastAsia="x-none"/>
        </w:rPr>
        <w:t>.</w:t>
      </w:r>
    </w:p>
    <w:p w14:paraId="4F53F27C" w14:textId="77777777" w:rsidR="00D7097B" w:rsidRPr="00D7097B" w:rsidRDefault="00D7097B" w:rsidP="00221C04">
      <w:pPr>
        <w:pStyle w:val="Heading3"/>
        <w:rPr>
          <w:lang w:val="en-US" w:eastAsia="zh-CN" w:bidi="ar"/>
        </w:rPr>
      </w:pPr>
      <w:bookmarkStart w:id="429" w:name="_Toc166306558"/>
      <w:bookmarkStart w:id="430" w:name="_Toc173405052"/>
      <w:r w:rsidRPr="00D7097B">
        <w:t xml:space="preserve">LP-WUS operation in </w:t>
      </w:r>
      <w:r w:rsidRPr="00D7097B">
        <w:rPr>
          <w:lang w:val="en-US" w:eastAsia="zh-CN" w:bidi="ar"/>
        </w:rPr>
        <w:t>IDLE/INACTIVE modes</w:t>
      </w:r>
      <w:bookmarkEnd w:id="429"/>
      <w:bookmarkEnd w:id="430"/>
    </w:p>
    <w:p w14:paraId="628A5297" w14:textId="102F2BC5" w:rsidR="00D7097B" w:rsidRPr="00D7097B" w:rsidRDefault="006F79AF" w:rsidP="00D7097B">
      <w:pPr>
        <w:rPr>
          <w:rFonts w:eastAsia="DengXian"/>
          <w:lang w:val="en-US" w:eastAsia="zh-CN" w:bidi="ar"/>
        </w:rPr>
      </w:pPr>
      <w:hyperlink r:id="rId2049" w:history="1">
        <w:r>
          <w:rPr>
            <w:rStyle w:val="Hyperlink"/>
            <w:rFonts w:eastAsia="DengXian"/>
            <w:lang w:val="en-US" w:eastAsia="zh-CN" w:bidi="ar"/>
          </w:rPr>
          <w:t>R1-2403865</w:t>
        </w:r>
      </w:hyperlink>
      <w:r w:rsidR="00D7097B" w:rsidRPr="00D7097B">
        <w:rPr>
          <w:rFonts w:eastAsia="DengXian"/>
          <w:lang w:val="en-US" w:eastAsia="zh-CN" w:bidi="ar"/>
        </w:rPr>
        <w:tab/>
        <w:t>Discussion on LP-WUS Operation in IDLE/INACTIVE Modes</w:t>
      </w:r>
      <w:r w:rsidR="00D7097B" w:rsidRPr="00D7097B">
        <w:rPr>
          <w:rFonts w:eastAsia="DengXian"/>
          <w:lang w:val="en-US" w:eastAsia="zh-CN" w:bidi="ar"/>
        </w:rPr>
        <w:tab/>
        <w:t>FUTUREWEI</w:t>
      </w:r>
    </w:p>
    <w:p w14:paraId="6F8F58FF" w14:textId="56CA0BAB" w:rsidR="00D7097B" w:rsidRPr="00D7097B" w:rsidRDefault="006F79AF" w:rsidP="00D7097B">
      <w:pPr>
        <w:rPr>
          <w:rFonts w:eastAsia="DengXian"/>
          <w:lang w:val="en-US" w:eastAsia="zh-CN" w:bidi="ar"/>
        </w:rPr>
      </w:pPr>
      <w:hyperlink r:id="rId2050" w:history="1">
        <w:r>
          <w:rPr>
            <w:rStyle w:val="Hyperlink"/>
            <w:rFonts w:eastAsia="DengXian"/>
            <w:lang w:val="en-US" w:eastAsia="zh-CN" w:bidi="ar"/>
          </w:rPr>
          <w:t>R1-2403949</w:t>
        </w:r>
      </w:hyperlink>
      <w:r w:rsidR="00D7097B" w:rsidRPr="00D7097B">
        <w:rPr>
          <w:rFonts w:eastAsia="DengXian"/>
          <w:lang w:val="en-US" w:eastAsia="zh-CN" w:bidi="ar"/>
        </w:rPr>
        <w:tab/>
        <w:t>Procedures and functionalities of LP-WUS in IDLE/INACTIVE mode</w:t>
      </w:r>
      <w:r w:rsidR="00D7097B" w:rsidRPr="00D7097B">
        <w:rPr>
          <w:rFonts w:eastAsia="DengXian"/>
          <w:lang w:val="en-US" w:eastAsia="zh-CN" w:bidi="ar"/>
        </w:rPr>
        <w:tab/>
        <w:t>Huawei, HiSilicon</w:t>
      </w:r>
    </w:p>
    <w:p w14:paraId="69562F49" w14:textId="6CAD8497" w:rsidR="00D7097B" w:rsidRPr="00D7097B" w:rsidRDefault="006F79AF" w:rsidP="00D7097B">
      <w:pPr>
        <w:rPr>
          <w:rFonts w:eastAsia="DengXian"/>
          <w:lang w:val="en-US" w:eastAsia="zh-CN" w:bidi="ar"/>
        </w:rPr>
      </w:pPr>
      <w:hyperlink r:id="rId2051" w:history="1">
        <w:r>
          <w:rPr>
            <w:rStyle w:val="Hyperlink"/>
            <w:rFonts w:eastAsia="DengXian"/>
            <w:lang w:val="en-US" w:eastAsia="zh-CN" w:bidi="ar"/>
          </w:rPr>
          <w:t>R1-2404036</w:t>
        </w:r>
      </w:hyperlink>
      <w:r w:rsidR="00D7097B" w:rsidRPr="00D7097B">
        <w:rPr>
          <w:rFonts w:eastAsia="DengXian"/>
          <w:lang w:val="en-US" w:eastAsia="zh-CN" w:bidi="ar"/>
        </w:rPr>
        <w:tab/>
        <w:t>Discussion on LP-WUS operation in IDLE/INACTIVE modes</w:t>
      </w:r>
      <w:r w:rsidR="00D7097B" w:rsidRPr="00D7097B">
        <w:rPr>
          <w:rFonts w:eastAsia="DengXian"/>
          <w:lang w:val="en-US" w:eastAsia="zh-CN" w:bidi="ar"/>
        </w:rPr>
        <w:tab/>
        <w:t>Spreadtrum Communications</w:t>
      </w:r>
    </w:p>
    <w:p w14:paraId="2A60FF14" w14:textId="45C831EA" w:rsidR="00D7097B" w:rsidRPr="00D7097B" w:rsidRDefault="006F79AF" w:rsidP="00D7097B">
      <w:pPr>
        <w:rPr>
          <w:rFonts w:eastAsia="DengXian"/>
          <w:lang w:val="en-US" w:eastAsia="zh-CN" w:bidi="ar"/>
        </w:rPr>
      </w:pPr>
      <w:hyperlink r:id="rId2052" w:history="1">
        <w:r>
          <w:rPr>
            <w:rStyle w:val="Hyperlink"/>
            <w:rFonts w:eastAsia="DengXian"/>
            <w:lang w:val="en-US" w:eastAsia="zh-CN" w:bidi="ar"/>
          </w:rPr>
          <w:t>R1-2404125</w:t>
        </w:r>
      </w:hyperlink>
      <w:r w:rsidR="00D7097B" w:rsidRPr="00D7097B">
        <w:rPr>
          <w:rFonts w:eastAsia="DengXian"/>
          <w:lang w:val="en-US" w:eastAsia="zh-CN" w:bidi="ar"/>
        </w:rPr>
        <w:tab/>
        <w:t>Discussion on LP-WUS operation in IDLE/INACTIVE modes</w:t>
      </w:r>
      <w:r w:rsidR="00D7097B" w:rsidRPr="00D7097B">
        <w:rPr>
          <w:rFonts w:eastAsia="DengXian"/>
          <w:lang w:val="en-US" w:eastAsia="zh-CN" w:bidi="ar"/>
        </w:rPr>
        <w:tab/>
        <w:t>Samsung</w:t>
      </w:r>
    </w:p>
    <w:p w14:paraId="662669E5" w14:textId="6128AD9D" w:rsidR="00D7097B" w:rsidRPr="00D7097B" w:rsidRDefault="006F79AF" w:rsidP="00D7097B">
      <w:pPr>
        <w:rPr>
          <w:rFonts w:eastAsia="DengXian"/>
          <w:lang w:val="en-US" w:eastAsia="zh-CN" w:bidi="ar"/>
        </w:rPr>
      </w:pPr>
      <w:hyperlink r:id="rId2053" w:history="1">
        <w:r>
          <w:rPr>
            <w:rStyle w:val="Hyperlink"/>
            <w:rFonts w:eastAsia="DengXian"/>
            <w:lang w:val="en-US" w:eastAsia="zh-CN" w:bidi="ar"/>
          </w:rPr>
          <w:t>R1-2404136</w:t>
        </w:r>
      </w:hyperlink>
      <w:r w:rsidR="00D7097B" w:rsidRPr="00D7097B">
        <w:rPr>
          <w:rFonts w:eastAsia="DengXian"/>
          <w:lang w:val="en-US" w:eastAsia="zh-CN" w:bidi="ar"/>
        </w:rPr>
        <w:tab/>
        <w:t xml:space="preserve">Discussion on LP-WUS Operation in IDLE/INACTIVE state </w:t>
      </w:r>
      <w:r w:rsidR="00D7097B" w:rsidRPr="00D7097B">
        <w:rPr>
          <w:rFonts w:eastAsia="DengXian"/>
          <w:lang w:val="en-US" w:eastAsia="zh-CN" w:bidi="ar"/>
        </w:rPr>
        <w:tab/>
        <w:t>TCL</w:t>
      </w:r>
    </w:p>
    <w:p w14:paraId="6AB968E8" w14:textId="51EE3BF3" w:rsidR="00D7097B" w:rsidRPr="00D7097B" w:rsidRDefault="006F79AF" w:rsidP="00D7097B">
      <w:pPr>
        <w:rPr>
          <w:rFonts w:eastAsia="DengXian"/>
          <w:lang w:val="en-US" w:eastAsia="zh-CN" w:bidi="ar"/>
        </w:rPr>
      </w:pPr>
      <w:hyperlink r:id="rId2054" w:history="1">
        <w:r>
          <w:rPr>
            <w:rStyle w:val="Hyperlink"/>
            <w:rFonts w:eastAsia="DengXian"/>
            <w:lang w:val="en-US" w:eastAsia="zh-CN" w:bidi="ar"/>
          </w:rPr>
          <w:t>R1-2404187</w:t>
        </w:r>
      </w:hyperlink>
      <w:r w:rsidR="00D7097B" w:rsidRPr="00D7097B">
        <w:rPr>
          <w:rFonts w:eastAsia="DengXian"/>
          <w:lang w:val="en-US" w:eastAsia="zh-CN" w:bidi="ar"/>
        </w:rPr>
        <w:tab/>
        <w:t>Discussion on LP-WUS operation in IDLE/INACTIVE modes</w:t>
      </w:r>
      <w:r w:rsidR="00D7097B" w:rsidRPr="00D7097B">
        <w:rPr>
          <w:rFonts w:eastAsia="DengXian"/>
          <w:lang w:val="en-US" w:eastAsia="zh-CN" w:bidi="ar"/>
        </w:rPr>
        <w:tab/>
        <w:t>vivo</w:t>
      </w:r>
    </w:p>
    <w:p w14:paraId="65FA69A4" w14:textId="408AE9BD" w:rsidR="00D7097B" w:rsidRPr="00D7097B" w:rsidRDefault="006F79AF" w:rsidP="00D7097B">
      <w:pPr>
        <w:rPr>
          <w:rFonts w:eastAsia="DengXian"/>
          <w:lang w:val="en-US" w:eastAsia="zh-CN" w:bidi="ar"/>
        </w:rPr>
      </w:pPr>
      <w:hyperlink r:id="rId2055" w:history="1">
        <w:r>
          <w:rPr>
            <w:rStyle w:val="Hyperlink"/>
            <w:rFonts w:eastAsia="DengXian"/>
            <w:lang w:val="en-US" w:eastAsia="zh-CN" w:bidi="ar"/>
          </w:rPr>
          <w:t>R1-2404297</w:t>
        </w:r>
      </w:hyperlink>
      <w:r w:rsidR="00D7097B" w:rsidRPr="00D7097B">
        <w:rPr>
          <w:rFonts w:eastAsia="DengXian"/>
          <w:lang w:val="en-US" w:eastAsia="zh-CN" w:bidi="ar"/>
        </w:rPr>
        <w:tab/>
        <w:t>LP-WUS operation in IDLE/INACTIVE modes</w:t>
      </w:r>
      <w:r w:rsidR="00D7097B" w:rsidRPr="00D7097B">
        <w:rPr>
          <w:rFonts w:eastAsia="DengXian"/>
          <w:lang w:val="en-US" w:eastAsia="zh-CN" w:bidi="ar"/>
        </w:rPr>
        <w:tab/>
        <w:t>Apple</w:t>
      </w:r>
    </w:p>
    <w:p w14:paraId="13BFB15A" w14:textId="5A6D413E" w:rsidR="00D7097B" w:rsidRPr="00D7097B" w:rsidRDefault="006F79AF" w:rsidP="00D7097B">
      <w:pPr>
        <w:rPr>
          <w:rFonts w:eastAsia="DengXian"/>
          <w:lang w:val="en-US" w:eastAsia="zh-CN" w:bidi="ar"/>
        </w:rPr>
      </w:pPr>
      <w:hyperlink r:id="rId2056" w:history="1">
        <w:r>
          <w:rPr>
            <w:rStyle w:val="Hyperlink"/>
            <w:rFonts w:eastAsia="DengXian"/>
            <w:lang w:val="en-US" w:eastAsia="zh-CN" w:bidi="ar"/>
          </w:rPr>
          <w:t>R1-2404313</w:t>
        </w:r>
      </w:hyperlink>
      <w:r w:rsidR="00D7097B" w:rsidRPr="00D7097B">
        <w:rPr>
          <w:rFonts w:eastAsia="DengXian"/>
          <w:lang w:val="en-US" w:eastAsia="zh-CN" w:bidi="ar"/>
        </w:rPr>
        <w:tab/>
        <w:t>Discussion on LP-WUS operation in IDLE/INACTIVE modes</w:t>
      </w:r>
      <w:r w:rsidR="00D7097B" w:rsidRPr="00D7097B">
        <w:rPr>
          <w:rFonts w:eastAsia="DengXian"/>
          <w:lang w:val="en-US" w:eastAsia="zh-CN" w:bidi="ar"/>
        </w:rPr>
        <w:tab/>
        <w:t>InterDigital, Inc.</w:t>
      </w:r>
    </w:p>
    <w:p w14:paraId="3C038C4F" w14:textId="18A3136F" w:rsidR="00D7097B" w:rsidRPr="00D7097B" w:rsidRDefault="006F79AF" w:rsidP="00D7097B">
      <w:pPr>
        <w:rPr>
          <w:rFonts w:eastAsia="DengXian"/>
          <w:lang w:val="en-US" w:eastAsia="zh-CN" w:bidi="ar"/>
        </w:rPr>
      </w:pPr>
      <w:hyperlink r:id="rId2057" w:history="1">
        <w:r>
          <w:rPr>
            <w:rStyle w:val="Hyperlink"/>
            <w:rFonts w:eastAsia="DengXian"/>
            <w:lang w:val="en-US" w:eastAsia="zh-CN" w:bidi="ar"/>
          </w:rPr>
          <w:t>R1-2404411</w:t>
        </w:r>
      </w:hyperlink>
      <w:r w:rsidR="00D7097B" w:rsidRPr="00D7097B">
        <w:rPr>
          <w:rFonts w:eastAsia="DengXian"/>
          <w:lang w:val="en-US" w:eastAsia="zh-CN" w:bidi="ar"/>
        </w:rPr>
        <w:tab/>
        <w:t>System design and procedure of LP-WUS operation for UE in IDLE/Inactive Modes</w:t>
      </w:r>
      <w:r w:rsidR="00D7097B" w:rsidRPr="00D7097B">
        <w:rPr>
          <w:rFonts w:eastAsia="DengXian"/>
          <w:lang w:val="en-US" w:eastAsia="zh-CN" w:bidi="ar"/>
        </w:rPr>
        <w:tab/>
        <w:t>CATT</w:t>
      </w:r>
    </w:p>
    <w:p w14:paraId="6F2A7888" w14:textId="51C8BDF9" w:rsidR="00D7097B" w:rsidRPr="00D7097B" w:rsidRDefault="006F79AF" w:rsidP="00D7097B">
      <w:pPr>
        <w:rPr>
          <w:rFonts w:eastAsia="DengXian"/>
          <w:lang w:val="en-US" w:eastAsia="zh-CN" w:bidi="ar"/>
        </w:rPr>
      </w:pPr>
      <w:hyperlink r:id="rId2058" w:history="1">
        <w:r>
          <w:rPr>
            <w:rStyle w:val="Hyperlink"/>
            <w:rFonts w:eastAsia="DengXian"/>
            <w:lang w:val="en-US" w:eastAsia="zh-CN" w:bidi="ar"/>
          </w:rPr>
          <w:t>R1-2404466</w:t>
        </w:r>
      </w:hyperlink>
      <w:r w:rsidR="00D7097B" w:rsidRPr="00D7097B">
        <w:rPr>
          <w:rFonts w:eastAsia="DengXian"/>
          <w:lang w:val="en-US" w:eastAsia="zh-CN" w:bidi="ar"/>
        </w:rPr>
        <w:tab/>
        <w:t>Discussion on LP-WUS operation in IDLE/INACTIVE modes</w:t>
      </w:r>
      <w:r w:rsidR="00D7097B" w:rsidRPr="00D7097B">
        <w:rPr>
          <w:rFonts w:eastAsia="DengXian"/>
          <w:lang w:val="en-US" w:eastAsia="zh-CN" w:bidi="ar"/>
        </w:rPr>
        <w:tab/>
        <w:t>CMCC</w:t>
      </w:r>
    </w:p>
    <w:p w14:paraId="4B5EDE56" w14:textId="4D8A87CD" w:rsidR="00D7097B" w:rsidRPr="00D7097B" w:rsidRDefault="006F79AF" w:rsidP="00D7097B">
      <w:pPr>
        <w:rPr>
          <w:rFonts w:eastAsia="DengXian"/>
          <w:lang w:val="en-US" w:eastAsia="zh-CN" w:bidi="ar"/>
        </w:rPr>
      </w:pPr>
      <w:hyperlink r:id="rId2059" w:history="1">
        <w:r>
          <w:rPr>
            <w:rStyle w:val="Hyperlink"/>
            <w:rFonts w:eastAsia="DengXian"/>
            <w:lang w:val="en-US" w:eastAsia="zh-CN" w:bidi="ar"/>
          </w:rPr>
          <w:t>R1-2404510</w:t>
        </w:r>
      </w:hyperlink>
      <w:r w:rsidR="00D7097B" w:rsidRPr="00D7097B">
        <w:rPr>
          <w:rFonts w:eastAsia="DengXian"/>
          <w:lang w:val="en-US" w:eastAsia="zh-CN" w:bidi="ar"/>
        </w:rPr>
        <w:tab/>
        <w:t>LP-WUS operation in IDLE / INACTIVE modes</w:t>
      </w:r>
      <w:r w:rsidR="00D7097B" w:rsidRPr="00D7097B">
        <w:rPr>
          <w:rFonts w:eastAsia="DengXian"/>
          <w:lang w:val="en-US" w:eastAsia="zh-CN" w:bidi="ar"/>
        </w:rPr>
        <w:tab/>
        <w:t>Sony</w:t>
      </w:r>
    </w:p>
    <w:p w14:paraId="1184567F" w14:textId="12AC4781" w:rsidR="00D7097B" w:rsidRPr="00D7097B" w:rsidRDefault="006F79AF" w:rsidP="00D7097B">
      <w:pPr>
        <w:rPr>
          <w:rFonts w:eastAsia="DengXian"/>
          <w:lang w:val="en-US" w:eastAsia="zh-CN" w:bidi="ar"/>
        </w:rPr>
      </w:pPr>
      <w:hyperlink r:id="rId2060" w:history="1">
        <w:r>
          <w:rPr>
            <w:rStyle w:val="Hyperlink"/>
            <w:rFonts w:eastAsia="DengXian"/>
            <w:lang w:val="en-US" w:eastAsia="zh-CN" w:bidi="ar"/>
          </w:rPr>
          <w:t>R1-2404564</w:t>
        </w:r>
      </w:hyperlink>
      <w:r w:rsidR="00D7097B" w:rsidRPr="00D7097B">
        <w:rPr>
          <w:rFonts w:eastAsia="DengXian"/>
          <w:lang w:val="en-US" w:eastAsia="zh-CN" w:bidi="ar"/>
        </w:rPr>
        <w:tab/>
        <w:t>Discussion on LP-WUS operation in IDLE/INACTIVE mode</w:t>
      </w:r>
      <w:r w:rsidR="00D7097B" w:rsidRPr="00D7097B">
        <w:rPr>
          <w:rFonts w:eastAsia="DengXian"/>
          <w:lang w:val="en-US" w:eastAsia="zh-CN" w:bidi="ar"/>
        </w:rPr>
        <w:tab/>
        <w:t>ZTE, Sanechips</w:t>
      </w:r>
    </w:p>
    <w:p w14:paraId="1CF70408" w14:textId="36071FF8" w:rsidR="00D7097B" w:rsidRPr="00D7097B" w:rsidRDefault="006F79AF" w:rsidP="00D7097B">
      <w:pPr>
        <w:rPr>
          <w:rFonts w:eastAsia="DengXian"/>
          <w:lang w:val="en-US" w:eastAsia="zh-CN" w:bidi="ar"/>
        </w:rPr>
      </w:pPr>
      <w:hyperlink r:id="rId2061" w:history="1">
        <w:r>
          <w:rPr>
            <w:rStyle w:val="Hyperlink"/>
            <w:rFonts w:eastAsia="DengXian"/>
            <w:lang w:val="en-US" w:eastAsia="zh-CN" w:bidi="ar"/>
          </w:rPr>
          <w:t>R1-2404628</w:t>
        </w:r>
      </w:hyperlink>
      <w:r w:rsidR="00D7097B" w:rsidRPr="00D7097B">
        <w:rPr>
          <w:rFonts w:eastAsia="DengXian"/>
          <w:lang w:val="en-US" w:eastAsia="zh-CN" w:bidi="ar"/>
        </w:rPr>
        <w:tab/>
        <w:t>Discussion on LP-WUS operation in Idle/Inactive modes</w:t>
      </w:r>
      <w:r w:rsidR="00D7097B" w:rsidRPr="00D7097B">
        <w:rPr>
          <w:rFonts w:eastAsia="DengXian"/>
          <w:lang w:val="en-US" w:eastAsia="zh-CN" w:bidi="ar"/>
        </w:rPr>
        <w:tab/>
        <w:t>Xiaomi</w:t>
      </w:r>
    </w:p>
    <w:p w14:paraId="4B625BBB" w14:textId="2E2D44DB" w:rsidR="00D7097B" w:rsidRPr="00D7097B" w:rsidRDefault="006F79AF" w:rsidP="00D7097B">
      <w:pPr>
        <w:rPr>
          <w:rFonts w:eastAsia="DengXian"/>
          <w:lang w:val="en-US" w:eastAsia="zh-CN" w:bidi="ar"/>
        </w:rPr>
      </w:pPr>
      <w:hyperlink r:id="rId2062" w:history="1">
        <w:r>
          <w:rPr>
            <w:rStyle w:val="Hyperlink"/>
            <w:rFonts w:eastAsia="DengXian"/>
            <w:lang w:val="en-US" w:eastAsia="zh-CN" w:bidi="ar"/>
          </w:rPr>
          <w:t>R1-2404665</w:t>
        </w:r>
      </w:hyperlink>
      <w:r w:rsidR="00D7097B" w:rsidRPr="00D7097B">
        <w:rPr>
          <w:rFonts w:eastAsia="DengXian"/>
          <w:lang w:val="en-US" w:eastAsia="zh-CN" w:bidi="ar"/>
        </w:rPr>
        <w:tab/>
        <w:t>Discussion on LP-WUS operation in RRC IDLE/INACTIVE mode</w:t>
      </w:r>
      <w:r w:rsidR="00D7097B" w:rsidRPr="00D7097B">
        <w:rPr>
          <w:rFonts w:eastAsia="DengXian"/>
          <w:lang w:val="en-US" w:eastAsia="zh-CN" w:bidi="ar"/>
        </w:rPr>
        <w:tab/>
        <w:t>NEC</w:t>
      </w:r>
    </w:p>
    <w:p w14:paraId="1765F0F3" w14:textId="41102991" w:rsidR="00D7097B" w:rsidRPr="00D7097B" w:rsidRDefault="006F79AF" w:rsidP="00D7097B">
      <w:pPr>
        <w:rPr>
          <w:rFonts w:eastAsia="DengXian"/>
          <w:lang w:val="en-US" w:eastAsia="zh-CN" w:bidi="ar"/>
        </w:rPr>
      </w:pPr>
      <w:hyperlink r:id="rId2063" w:history="1">
        <w:r>
          <w:rPr>
            <w:rStyle w:val="Hyperlink"/>
            <w:rFonts w:eastAsia="DengXian"/>
            <w:lang w:val="en-US" w:eastAsia="zh-CN" w:bidi="ar"/>
          </w:rPr>
          <w:t>R1-2404706</w:t>
        </w:r>
      </w:hyperlink>
      <w:r w:rsidR="00D7097B" w:rsidRPr="00D7097B">
        <w:rPr>
          <w:rFonts w:eastAsia="DengXian"/>
          <w:lang w:val="en-US" w:eastAsia="zh-CN" w:bidi="ar"/>
        </w:rPr>
        <w:tab/>
        <w:t>LP-WUS operation in IDLE/Inactive mode</w:t>
      </w:r>
      <w:r w:rsidR="00D7097B" w:rsidRPr="00D7097B">
        <w:rPr>
          <w:rFonts w:eastAsia="DengXian"/>
          <w:lang w:val="en-US" w:eastAsia="zh-CN" w:bidi="ar"/>
        </w:rPr>
        <w:tab/>
        <w:t>Nokia</w:t>
      </w:r>
    </w:p>
    <w:p w14:paraId="3CD94FDA" w14:textId="24DB138B" w:rsidR="00D7097B" w:rsidRPr="00D7097B" w:rsidRDefault="006F79AF" w:rsidP="00D7097B">
      <w:pPr>
        <w:rPr>
          <w:rFonts w:eastAsia="DengXian"/>
          <w:lang w:val="en-US" w:eastAsia="zh-CN" w:bidi="ar"/>
        </w:rPr>
      </w:pPr>
      <w:hyperlink r:id="rId2064" w:history="1">
        <w:r>
          <w:rPr>
            <w:rStyle w:val="Hyperlink"/>
            <w:rFonts w:eastAsia="DengXian"/>
            <w:lang w:val="en-US" w:eastAsia="zh-CN" w:bidi="ar"/>
          </w:rPr>
          <w:t>R1-2404761</w:t>
        </w:r>
      </w:hyperlink>
      <w:r w:rsidR="00D7097B" w:rsidRPr="00D7097B">
        <w:rPr>
          <w:rFonts w:eastAsia="DengXian"/>
          <w:lang w:val="en-US" w:eastAsia="zh-CN" w:bidi="ar"/>
        </w:rPr>
        <w:tab/>
        <w:t>Discussion on LP-WUS operation in IDLE/INACTIVE modes</w:t>
      </w:r>
      <w:r w:rsidR="00D7097B" w:rsidRPr="00D7097B">
        <w:rPr>
          <w:rFonts w:eastAsia="DengXian"/>
          <w:lang w:val="en-US" w:eastAsia="zh-CN" w:bidi="ar"/>
        </w:rPr>
        <w:tab/>
        <w:t>Panasonic</w:t>
      </w:r>
    </w:p>
    <w:p w14:paraId="77D93329" w14:textId="102378EB" w:rsidR="00D7097B" w:rsidRPr="00D7097B" w:rsidRDefault="006F79AF" w:rsidP="00D7097B">
      <w:pPr>
        <w:rPr>
          <w:rFonts w:eastAsia="DengXian"/>
          <w:lang w:val="en-US" w:eastAsia="zh-CN" w:bidi="ar"/>
        </w:rPr>
      </w:pPr>
      <w:hyperlink r:id="rId2065" w:history="1">
        <w:r>
          <w:rPr>
            <w:rStyle w:val="Hyperlink"/>
            <w:rFonts w:eastAsia="DengXian"/>
            <w:lang w:val="en-US" w:eastAsia="zh-CN" w:bidi="ar"/>
          </w:rPr>
          <w:t>R1-2404782</w:t>
        </w:r>
      </w:hyperlink>
      <w:r w:rsidR="00D7097B" w:rsidRPr="00D7097B">
        <w:rPr>
          <w:rFonts w:eastAsia="DengXian"/>
          <w:lang w:val="en-US" w:eastAsia="zh-CN" w:bidi="ar"/>
        </w:rPr>
        <w:tab/>
        <w:t>Discussion on LP-WUS operation in IDLE/INACTIVE modes</w:t>
      </w:r>
      <w:r w:rsidR="00D7097B" w:rsidRPr="00D7097B">
        <w:rPr>
          <w:rFonts w:eastAsia="DengXian"/>
          <w:lang w:val="en-US" w:eastAsia="zh-CN" w:bidi="ar"/>
        </w:rPr>
        <w:tab/>
        <w:t>ETRI</w:t>
      </w:r>
    </w:p>
    <w:p w14:paraId="628CAB59" w14:textId="25EAD72A" w:rsidR="00D7097B" w:rsidRPr="00D7097B" w:rsidRDefault="006F79AF" w:rsidP="00D7097B">
      <w:pPr>
        <w:rPr>
          <w:rFonts w:eastAsia="DengXian"/>
          <w:lang w:val="en-US" w:eastAsia="zh-CN" w:bidi="ar"/>
        </w:rPr>
      </w:pPr>
      <w:hyperlink r:id="rId2066" w:history="1">
        <w:r>
          <w:rPr>
            <w:rStyle w:val="Hyperlink"/>
            <w:rFonts w:eastAsia="DengXian"/>
            <w:lang w:val="en-US" w:eastAsia="zh-CN" w:bidi="ar"/>
          </w:rPr>
          <w:t>R1-2404805</w:t>
        </w:r>
      </w:hyperlink>
      <w:r w:rsidR="00D7097B" w:rsidRPr="00D7097B">
        <w:rPr>
          <w:rFonts w:eastAsia="DengXian"/>
          <w:lang w:val="en-US" w:eastAsia="zh-CN" w:bidi="ar"/>
        </w:rPr>
        <w:tab/>
        <w:t>Discussion on LP-WUS operation in IDLE/INACTIVE mode</w:t>
      </w:r>
      <w:r w:rsidR="00D7097B" w:rsidRPr="00D7097B">
        <w:rPr>
          <w:rFonts w:eastAsia="DengXian"/>
          <w:lang w:val="en-US" w:eastAsia="zh-CN" w:bidi="ar"/>
        </w:rPr>
        <w:tab/>
        <w:t>Fujitsu</w:t>
      </w:r>
    </w:p>
    <w:p w14:paraId="49964E1F" w14:textId="4ACD21B4" w:rsidR="00D7097B" w:rsidRPr="00D7097B" w:rsidRDefault="006F79AF" w:rsidP="00D7097B">
      <w:pPr>
        <w:rPr>
          <w:rFonts w:eastAsia="DengXian"/>
          <w:lang w:val="en-US" w:eastAsia="zh-CN" w:bidi="ar"/>
        </w:rPr>
      </w:pPr>
      <w:hyperlink r:id="rId2067" w:history="1">
        <w:r>
          <w:rPr>
            <w:rStyle w:val="Hyperlink"/>
            <w:rFonts w:eastAsia="DengXian"/>
            <w:lang w:val="en-US" w:eastAsia="zh-CN" w:bidi="ar"/>
          </w:rPr>
          <w:t>R1-2404853</w:t>
        </w:r>
      </w:hyperlink>
      <w:r w:rsidR="00D7097B" w:rsidRPr="00D7097B">
        <w:rPr>
          <w:rFonts w:eastAsia="DengXian"/>
          <w:lang w:val="en-US" w:eastAsia="zh-CN" w:bidi="ar"/>
        </w:rPr>
        <w:tab/>
        <w:t>Discussion on LP-WUS operation in RRC_IDLE/INACTIVE modes</w:t>
      </w:r>
      <w:r w:rsidR="00D7097B" w:rsidRPr="00D7097B">
        <w:rPr>
          <w:rFonts w:eastAsia="DengXian"/>
          <w:lang w:val="en-US" w:eastAsia="zh-CN" w:bidi="ar"/>
        </w:rPr>
        <w:tab/>
        <w:t>OPPO</w:t>
      </w:r>
    </w:p>
    <w:p w14:paraId="263FDE78" w14:textId="4FD70F34" w:rsidR="00D7097B" w:rsidRPr="00D7097B" w:rsidRDefault="006F79AF" w:rsidP="00D7097B">
      <w:pPr>
        <w:rPr>
          <w:rFonts w:eastAsia="DengXian"/>
          <w:lang w:val="en-US" w:eastAsia="zh-CN" w:bidi="ar"/>
        </w:rPr>
      </w:pPr>
      <w:hyperlink r:id="rId2068" w:history="1">
        <w:r>
          <w:rPr>
            <w:rStyle w:val="Hyperlink"/>
            <w:rFonts w:eastAsia="DengXian"/>
            <w:lang w:val="en-US" w:eastAsia="zh-CN" w:bidi="ar"/>
          </w:rPr>
          <w:t>R1-2404898</w:t>
        </w:r>
      </w:hyperlink>
      <w:r w:rsidR="00D7097B" w:rsidRPr="00D7097B">
        <w:rPr>
          <w:rFonts w:eastAsia="DengXian"/>
          <w:lang w:val="en-US" w:eastAsia="zh-CN" w:bidi="ar"/>
        </w:rPr>
        <w:tab/>
        <w:t>Discussion on LP-WUS operation in IDLE/INACTIVE modes</w:t>
      </w:r>
      <w:r w:rsidR="00D7097B" w:rsidRPr="00D7097B">
        <w:rPr>
          <w:rFonts w:eastAsia="DengXian"/>
          <w:lang w:val="en-US" w:eastAsia="zh-CN" w:bidi="ar"/>
        </w:rPr>
        <w:tab/>
        <w:t>LG Electronics</w:t>
      </w:r>
    </w:p>
    <w:p w14:paraId="7B4667F3" w14:textId="45DC8C66" w:rsidR="00D7097B" w:rsidRPr="00D7097B" w:rsidRDefault="006F79AF" w:rsidP="00D7097B">
      <w:pPr>
        <w:rPr>
          <w:rFonts w:eastAsia="DengXian"/>
          <w:lang w:val="en-US" w:eastAsia="zh-CN" w:bidi="ar"/>
        </w:rPr>
      </w:pPr>
      <w:hyperlink r:id="rId2069" w:history="1">
        <w:r>
          <w:rPr>
            <w:rStyle w:val="Hyperlink"/>
            <w:rFonts w:eastAsia="DengXian"/>
            <w:lang w:val="en-US" w:eastAsia="zh-CN" w:bidi="ar"/>
          </w:rPr>
          <w:t>R1-2404943</w:t>
        </w:r>
      </w:hyperlink>
      <w:r w:rsidR="00D7097B" w:rsidRPr="00D7097B">
        <w:rPr>
          <w:rFonts w:eastAsia="DengXian"/>
          <w:lang w:val="en-US" w:eastAsia="zh-CN" w:bidi="ar"/>
        </w:rPr>
        <w:tab/>
        <w:t>Discussion on LP-WUS operation in Idle/Inactive modes</w:t>
      </w:r>
      <w:r w:rsidR="00D7097B" w:rsidRPr="00D7097B">
        <w:rPr>
          <w:rFonts w:eastAsia="DengXian"/>
          <w:lang w:val="en-US" w:eastAsia="zh-CN" w:bidi="ar"/>
        </w:rPr>
        <w:tab/>
        <w:t>Lenovo</w:t>
      </w:r>
    </w:p>
    <w:p w14:paraId="570EC49F" w14:textId="0D3B307F" w:rsidR="00D7097B" w:rsidRPr="00D7097B" w:rsidRDefault="006F79AF" w:rsidP="00D7097B">
      <w:pPr>
        <w:rPr>
          <w:rFonts w:eastAsia="DengXian"/>
          <w:lang w:val="en-US" w:eastAsia="zh-CN" w:bidi="ar"/>
        </w:rPr>
      </w:pPr>
      <w:hyperlink r:id="rId2070" w:history="1">
        <w:r>
          <w:rPr>
            <w:rStyle w:val="Hyperlink"/>
            <w:rFonts w:eastAsia="DengXian"/>
            <w:lang w:val="en-US" w:eastAsia="zh-CN" w:bidi="ar"/>
          </w:rPr>
          <w:t>R1-2404967</w:t>
        </w:r>
      </w:hyperlink>
      <w:r w:rsidR="00D7097B" w:rsidRPr="00D7097B">
        <w:rPr>
          <w:rFonts w:eastAsia="DengXian"/>
          <w:lang w:val="en-US" w:eastAsia="zh-CN" w:bidi="ar"/>
        </w:rPr>
        <w:tab/>
        <w:t>Discussion on LP-WUS operation in IDLE/INACTIVE modes</w:t>
      </w:r>
      <w:r w:rsidR="00D7097B" w:rsidRPr="00D7097B">
        <w:rPr>
          <w:rFonts w:eastAsia="DengXian"/>
          <w:lang w:val="en-US" w:eastAsia="zh-CN" w:bidi="ar"/>
        </w:rPr>
        <w:tab/>
        <w:t>Sharp</w:t>
      </w:r>
    </w:p>
    <w:p w14:paraId="6C99DE9A" w14:textId="06B3C232" w:rsidR="00D7097B" w:rsidRPr="00D7097B" w:rsidRDefault="006F79AF" w:rsidP="00D7097B">
      <w:pPr>
        <w:rPr>
          <w:rFonts w:eastAsia="DengXian"/>
          <w:lang w:val="en-US" w:eastAsia="zh-CN" w:bidi="ar"/>
        </w:rPr>
      </w:pPr>
      <w:hyperlink r:id="rId2071" w:history="1">
        <w:r>
          <w:rPr>
            <w:rStyle w:val="Hyperlink"/>
            <w:rFonts w:eastAsia="DengXian"/>
            <w:lang w:val="en-US" w:eastAsia="zh-CN" w:bidi="ar"/>
          </w:rPr>
          <w:t>R1-2405052</w:t>
        </w:r>
      </w:hyperlink>
      <w:r w:rsidR="00D7097B" w:rsidRPr="00D7097B">
        <w:rPr>
          <w:rFonts w:eastAsia="DengXian"/>
          <w:lang w:val="en-US" w:eastAsia="zh-CN" w:bidi="ar"/>
        </w:rPr>
        <w:tab/>
        <w:t>Discussion on LP-WUS operation in IDLE/INACTIVE modes</w:t>
      </w:r>
      <w:r w:rsidR="00D7097B" w:rsidRPr="00D7097B">
        <w:rPr>
          <w:rFonts w:eastAsia="DengXian"/>
          <w:lang w:val="en-US" w:eastAsia="zh-CN" w:bidi="ar"/>
        </w:rPr>
        <w:tab/>
        <w:t>NTT DOCOMO, INC.</w:t>
      </w:r>
    </w:p>
    <w:p w14:paraId="65FDA7CA" w14:textId="3F9D207A" w:rsidR="00D7097B" w:rsidRPr="00D7097B" w:rsidRDefault="006F79AF" w:rsidP="00D7097B">
      <w:pPr>
        <w:rPr>
          <w:rFonts w:eastAsia="DengXian"/>
          <w:lang w:val="en-US" w:eastAsia="zh-CN" w:bidi="ar"/>
        </w:rPr>
      </w:pPr>
      <w:hyperlink r:id="rId2072" w:history="1">
        <w:r>
          <w:rPr>
            <w:rStyle w:val="Hyperlink"/>
            <w:rFonts w:eastAsia="DengXian"/>
            <w:lang w:val="en-US" w:eastAsia="zh-CN" w:bidi="ar"/>
          </w:rPr>
          <w:t>R1-2405074</w:t>
        </w:r>
      </w:hyperlink>
      <w:r w:rsidR="00D7097B" w:rsidRPr="00D7097B">
        <w:rPr>
          <w:rFonts w:eastAsia="DengXian"/>
          <w:lang w:val="en-US" w:eastAsia="zh-CN" w:bidi="ar"/>
        </w:rPr>
        <w:tab/>
        <w:t>LP-WUS operation in IDLE/INACTIVE modes</w:t>
      </w:r>
      <w:r w:rsidR="00D7097B" w:rsidRPr="00D7097B">
        <w:rPr>
          <w:rFonts w:eastAsia="DengXian"/>
          <w:lang w:val="en-US" w:eastAsia="zh-CN" w:bidi="ar"/>
        </w:rPr>
        <w:tab/>
        <w:t>MediaTek Inc.</w:t>
      </w:r>
    </w:p>
    <w:p w14:paraId="4F1AD550" w14:textId="7470E98D" w:rsidR="00D7097B" w:rsidRPr="00D7097B" w:rsidRDefault="006F79AF" w:rsidP="00D7097B">
      <w:pPr>
        <w:rPr>
          <w:rFonts w:eastAsia="DengXian"/>
          <w:lang w:val="en-US" w:eastAsia="zh-CN" w:bidi="ar"/>
        </w:rPr>
      </w:pPr>
      <w:hyperlink r:id="rId2073" w:history="1">
        <w:r>
          <w:rPr>
            <w:rStyle w:val="Hyperlink"/>
            <w:rFonts w:eastAsia="DengXian"/>
            <w:lang w:val="en-US" w:eastAsia="zh-CN" w:bidi="ar"/>
          </w:rPr>
          <w:t>R1-2405109</w:t>
        </w:r>
      </w:hyperlink>
      <w:r w:rsidR="00D7097B" w:rsidRPr="00D7097B">
        <w:rPr>
          <w:rFonts w:eastAsia="DengXian"/>
          <w:lang w:val="en-US" w:eastAsia="zh-CN" w:bidi="ar"/>
        </w:rPr>
        <w:tab/>
        <w:t>LP-WUS operation in IDLE and INACTIVE modes</w:t>
      </w:r>
      <w:r w:rsidR="00D7097B" w:rsidRPr="00D7097B">
        <w:rPr>
          <w:rFonts w:eastAsia="DengXian"/>
          <w:lang w:val="en-US" w:eastAsia="zh-CN" w:bidi="ar"/>
        </w:rPr>
        <w:tab/>
        <w:t>Ericsson</w:t>
      </w:r>
    </w:p>
    <w:p w14:paraId="53762B3D" w14:textId="05A2897F" w:rsidR="00D7097B" w:rsidRPr="00D7097B" w:rsidRDefault="006F79AF" w:rsidP="00D7097B">
      <w:pPr>
        <w:rPr>
          <w:rFonts w:eastAsia="DengXian"/>
          <w:lang w:val="en-US" w:eastAsia="zh-CN" w:bidi="ar"/>
        </w:rPr>
      </w:pPr>
      <w:hyperlink r:id="rId2074" w:history="1">
        <w:r>
          <w:rPr>
            <w:rStyle w:val="Hyperlink"/>
            <w:rFonts w:eastAsia="DengXian"/>
            <w:lang w:val="en-US" w:eastAsia="zh-CN" w:bidi="ar"/>
          </w:rPr>
          <w:t>R1-2405165</w:t>
        </w:r>
      </w:hyperlink>
      <w:r w:rsidR="00D7097B" w:rsidRPr="00D7097B">
        <w:rPr>
          <w:rFonts w:eastAsia="DengXian"/>
          <w:lang w:val="en-US" w:eastAsia="zh-CN" w:bidi="ar"/>
        </w:rPr>
        <w:tab/>
        <w:t>LP-WUR operation in idle and inactive modes</w:t>
      </w:r>
      <w:r w:rsidR="00D7097B" w:rsidRPr="00D7097B">
        <w:rPr>
          <w:rFonts w:eastAsia="DengXian"/>
          <w:lang w:val="en-US" w:eastAsia="zh-CN" w:bidi="ar"/>
        </w:rPr>
        <w:tab/>
        <w:t>Qualcomm Incorporated</w:t>
      </w:r>
    </w:p>
    <w:p w14:paraId="7765A071" w14:textId="771C3F25" w:rsidR="00D7097B" w:rsidRPr="00D7097B" w:rsidRDefault="006F79AF" w:rsidP="00D7097B">
      <w:pPr>
        <w:rPr>
          <w:rFonts w:eastAsia="DengXian"/>
          <w:lang w:val="en-US" w:eastAsia="zh-CN" w:bidi="ar"/>
        </w:rPr>
      </w:pPr>
      <w:hyperlink r:id="rId2075" w:history="1">
        <w:r>
          <w:rPr>
            <w:rStyle w:val="Hyperlink"/>
            <w:rFonts w:eastAsia="DengXian"/>
            <w:lang w:val="en-US" w:eastAsia="zh-CN" w:bidi="ar"/>
          </w:rPr>
          <w:t>R1-2405180</w:t>
        </w:r>
      </w:hyperlink>
      <w:r w:rsidR="00D7097B" w:rsidRPr="00D7097B">
        <w:rPr>
          <w:rFonts w:eastAsia="DengXian"/>
          <w:lang w:val="en-US" w:eastAsia="zh-CN" w:bidi="ar"/>
        </w:rPr>
        <w:tab/>
        <w:t>Discussion on LP-WUS operation in IDLE/INACTIVE modes</w:t>
      </w:r>
      <w:r w:rsidR="00D7097B" w:rsidRPr="00D7097B">
        <w:rPr>
          <w:rFonts w:eastAsia="DengXian"/>
          <w:lang w:val="en-US" w:eastAsia="zh-CN" w:bidi="ar"/>
        </w:rPr>
        <w:tab/>
        <w:t>KT Corp.</w:t>
      </w:r>
    </w:p>
    <w:p w14:paraId="10C914BA" w14:textId="0375B8D0" w:rsidR="00D7097B" w:rsidRDefault="006F79AF" w:rsidP="00D7097B">
      <w:pPr>
        <w:rPr>
          <w:rFonts w:eastAsia="DengXian"/>
          <w:lang w:val="en-US" w:eastAsia="zh-CN" w:bidi="ar"/>
        </w:rPr>
      </w:pPr>
      <w:hyperlink r:id="rId2076" w:history="1">
        <w:r>
          <w:rPr>
            <w:rStyle w:val="Hyperlink"/>
            <w:rFonts w:eastAsia="DengXian"/>
            <w:lang w:val="en-US" w:eastAsia="zh-CN" w:bidi="ar"/>
          </w:rPr>
          <w:t>R1-2405253</w:t>
        </w:r>
      </w:hyperlink>
      <w:r w:rsidR="00D7097B" w:rsidRPr="00D7097B">
        <w:rPr>
          <w:rFonts w:eastAsia="DengXian"/>
          <w:lang w:val="en-US" w:eastAsia="zh-CN" w:bidi="ar"/>
        </w:rPr>
        <w:tab/>
        <w:t>On LP-WUS operation in IDLE/Inactive</w:t>
      </w:r>
      <w:r w:rsidR="00D7097B" w:rsidRPr="00D7097B">
        <w:rPr>
          <w:rFonts w:eastAsia="DengXian"/>
          <w:lang w:val="en-US" w:eastAsia="zh-CN" w:bidi="ar"/>
        </w:rPr>
        <w:tab/>
        <w:t>Nordic Semiconductor ASA</w:t>
      </w:r>
    </w:p>
    <w:p w14:paraId="4149275F" w14:textId="77777777" w:rsidR="00221C04" w:rsidRDefault="00221C04" w:rsidP="00D7097B">
      <w:pPr>
        <w:rPr>
          <w:rFonts w:eastAsia="DengXian"/>
          <w:lang w:val="en-US" w:eastAsia="zh-CN" w:bidi="ar"/>
        </w:rPr>
      </w:pPr>
    </w:p>
    <w:p w14:paraId="6192199B" w14:textId="3788F36B" w:rsidR="00221C04" w:rsidRPr="00221C04" w:rsidRDefault="006F79AF" w:rsidP="00221C04">
      <w:pPr>
        <w:rPr>
          <w:rFonts w:eastAsia="DengXian"/>
          <w:b/>
          <w:bCs/>
          <w:lang w:val="en-US" w:eastAsia="zh-CN" w:bidi="ar"/>
        </w:rPr>
      </w:pPr>
      <w:hyperlink r:id="rId2077" w:history="1">
        <w:r>
          <w:rPr>
            <w:rStyle w:val="Hyperlink"/>
            <w:rFonts w:eastAsia="DengXian"/>
            <w:b/>
            <w:bCs/>
            <w:lang w:val="en-US" w:eastAsia="zh-CN" w:bidi="ar"/>
          </w:rPr>
          <w:t>R1-2404299</w:t>
        </w:r>
      </w:hyperlink>
      <w:r w:rsidR="00221C04" w:rsidRPr="00221C04">
        <w:rPr>
          <w:rFonts w:eastAsia="DengXian"/>
          <w:b/>
          <w:bCs/>
          <w:lang w:val="en-US" w:eastAsia="zh-CN" w:bidi="ar"/>
        </w:rPr>
        <w:tab/>
        <w:t>Summary #1 on LP-WUS operation in IDLE/INACTIVE mode</w:t>
      </w:r>
      <w:r w:rsidR="00221C04" w:rsidRPr="00221C04">
        <w:rPr>
          <w:rFonts w:eastAsia="DengXian"/>
          <w:b/>
          <w:bCs/>
          <w:lang w:val="en-US" w:eastAsia="zh-CN" w:bidi="ar"/>
        </w:rPr>
        <w:tab/>
        <w:t>Moderator (Apple)</w:t>
      </w:r>
    </w:p>
    <w:p w14:paraId="672DFE4D" w14:textId="00C5BE9E" w:rsidR="00221C04" w:rsidRDefault="00221C04" w:rsidP="00221C04">
      <w:pPr>
        <w:rPr>
          <w:rFonts w:eastAsia="DengXian"/>
          <w:lang w:val="en-US" w:eastAsia="zh-CN" w:bidi="ar"/>
        </w:rPr>
      </w:pPr>
      <w:r>
        <w:rPr>
          <w:rFonts w:eastAsia="DengXian"/>
          <w:lang w:val="en-US" w:eastAsia="zh-CN" w:bidi="ar"/>
        </w:rPr>
        <w:t>From Tuesday session</w:t>
      </w:r>
    </w:p>
    <w:p w14:paraId="3CB404FD" w14:textId="77777777" w:rsidR="00221C04" w:rsidRPr="0065269A" w:rsidRDefault="00221C04" w:rsidP="00221C04">
      <w:pPr>
        <w:rPr>
          <w:b/>
          <w:bCs/>
        </w:rPr>
      </w:pPr>
      <w:r w:rsidRPr="001346F1">
        <w:rPr>
          <w:b/>
          <w:bCs/>
        </w:rPr>
        <w:t>Conclusion</w:t>
      </w:r>
    </w:p>
    <w:p w14:paraId="61303BA5" w14:textId="77777777" w:rsidR="00221C04" w:rsidRPr="00221C04" w:rsidRDefault="00221C04" w:rsidP="00221C04">
      <w:pPr>
        <w:rPr>
          <w:szCs w:val="20"/>
        </w:rPr>
      </w:pPr>
      <w:r w:rsidRPr="00221C04">
        <w:rPr>
          <w:szCs w:val="20"/>
        </w:rPr>
        <w:t xml:space="preserve">Regarding the “FFS: How to determine the received power of LP-SS in OOK ON symbols” for LP-RSRP, no additional work in RAN1. </w:t>
      </w:r>
    </w:p>
    <w:p w14:paraId="7C6694EF" w14:textId="77777777" w:rsidR="00221C04" w:rsidRDefault="00221C04" w:rsidP="00221C04"/>
    <w:p w14:paraId="57A15E07" w14:textId="77777777" w:rsidR="00221C04" w:rsidRPr="00D7097B" w:rsidRDefault="00221C04" w:rsidP="00221C04">
      <w:pPr>
        <w:rPr>
          <w:rFonts w:eastAsia="DengXian"/>
          <w:lang w:val="en-US" w:eastAsia="zh-CN" w:bidi="ar"/>
        </w:rPr>
      </w:pPr>
    </w:p>
    <w:p w14:paraId="3CED488B" w14:textId="6495311E" w:rsidR="00221C04" w:rsidRPr="006B7168" w:rsidRDefault="006F79AF" w:rsidP="00221C04">
      <w:pPr>
        <w:rPr>
          <w:rFonts w:eastAsia="DengXian"/>
          <w:b/>
          <w:bCs/>
          <w:lang w:val="en-US" w:eastAsia="zh-CN" w:bidi="ar"/>
        </w:rPr>
      </w:pPr>
      <w:hyperlink r:id="rId2078" w:history="1">
        <w:r>
          <w:rPr>
            <w:rStyle w:val="Hyperlink"/>
            <w:rFonts w:eastAsia="DengXian"/>
            <w:b/>
            <w:bCs/>
            <w:lang w:val="en-US" w:eastAsia="zh-CN" w:bidi="ar"/>
          </w:rPr>
          <w:t>R1-2404300</w:t>
        </w:r>
      </w:hyperlink>
      <w:r w:rsidR="00221C04" w:rsidRPr="006B7168">
        <w:rPr>
          <w:rFonts w:eastAsia="DengXian"/>
          <w:b/>
          <w:bCs/>
          <w:lang w:val="en-US" w:eastAsia="zh-CN" w:bidi="ar"/>
        </w:rPr>
        <w:tab/>
        <w:t>Summary #2 on LP-WUS operation in IDLE/INACTIVE mode</w:t>
      </w:r>
      <w:r w:rsidR="00221C04" w:rsidRPr="006B7168">
        <w:rPr>
          <w:rFonts w:eastAsia="DengXian"/>
          <w:b/>
          <w:bCs/>
          <w:lang w:val="en-US" w:eastAsia="zh-CN" w:bidi="ar"/>
        </w:rPr>
        <w:tab/>
        <w:t>Moderator (Apple)</w:t>
      </w:r>
    </w:p>
    <w:p w14:paraId="34742AFF" w14:textId="67F548DA" w:rsidR="006B7168" w:rsidRDefault="006B7168" w:rsidP="00221C04">
      <w:pPr>
        <w:rPr>
          <w:rFonts w:eastAsia="DengXian"/>
          <w:lang w:val="en-US" w:eastAsia="zh-CN" w:bidi="ar"/>
        </w:rPr>
      </w:pPr>
      <w:r>
        <w:rPr>
          <w:rFonts w:eastAsia="DengXian"/>
          <w:lang w:val="en-US" w:eastAsia="zh-CN" w:bidi="ar"/>
        </w:rPr>
        <w:t>From Wednesday session</w:t>
      </w:r>
    </w:p>
    <w:p w14:paraId="23CF9D13" w14:textId="77777777" w:rsidR="006B7168" w:rsidRPr="006B7168" w:rsidRDefault="006B7168" w:rsidP="006B7168">
      <w:pPr>
        <w:rPr>
          <w:rFonts w:ascii="Times New Roman" w:hAnsi="Times New Roman"/>
          <w:szCs w:val="20"/>
        </w:rPr>
      </w:pPr>
      <w:r w:rsidRPr="006B7168">
        <w:rPr>
          <w:rFonts w:ascii="Times New Roman" w:hAnsi="Times New Roman"/>
          <w:szCs w:val="20"/>
          <w:highlight w:val="green"/>
        </w:rPr>
        <w:t>Agreement</w:t>
      </w:r>
    </w:p>
    <w:p w14:paraId="1D0B6E21" w14:textId="77777777" w:rsidR="006B7168" w:rsidRPr="006B7168" w:rsidRDefault="006B7168" w:rsidP="006B7168">
      <w:pPr>
        <w:rPr>
          <w:rFonts w:ascii="Times New Roman" w:hAnsi="Times New Roman"/>
          <w:szCs w:val="20"/>
        </w:rPr>
      </w:pPr>
      <w:r w:rsidRPr="006B7168">
        <w:rPr>
          <w:rFonts w:ascii="Times New Roman" w:hAnsi="Times New Roman"/>
          <w:szCs w:val="20"/>
        </w:rPr>
        <w:t>It is supported that UEs monitoring the same PO are divided into multiple subgroups, where LP-WUS can provide wake-up indication for each subgroup. Consider the following options:</w:t>
      </w:r>
    </w:p>
    <w:p w14:paraId="5A8C994A" w14:textId="77777777" w:rsidR="006B7168" w:rsidRPr="006B7168" w:rsidRDefault="006B7168" w:rsidP="00311060">
      <w:pPr>
        <w:numPr>
          <w:ilvl w:val="0"/>
          <w:numId w:val="124"/>
        </w:numPr>
        <w:spacing w:line="259" w:lineRule="auto"/>
        <w:rPr>
          <w:rFonts w:ascii="Times New Roman" w:hAnsi="Times New Roman"/>
          <w:bCs/>
          <w:szCs w:val="20"/>
        </w:rPr>
      </w:pPr>
      <w:r w:rsidRPr="006B7168">
        <w:rPr>
          <w:rFonts w:ascii="Times New Roman" w:hAnsi="Times New Roman"/>
          <w:szCs w:val="20"/>
        </w:rPr>
        <w:t>Option 1: UEs monitoring the same PO monitor the same LO</w:t>
      </w:r>
    </w:p>
    <w:p w14:paraId="5EE199A7" w14:textId="77777777" w:rsidR="006B7168" w:rsidRPr="006B7168" w:rsidRDefault="006B7168" w:rsidP="00311060">
      <w:pPr>
        <w:numPr>
          <w:ilvl w:val="0"/>
          <w:numId w:val="124"/>
        </w:numPr>
        <w:spacing w:line="259" w:lineRule="auto"/>
        <w:rPr>
          <w:rFonts w:ascii="Times New Roman" w:eastAsiaTheme="minorEastAsia" w:hAnsi="Times New Roman"/>
          <w:szCs w:val="20"/>
        </w:rPr>
      </w:pPr>
      <w:r w:rsidRPr="006B7168">
        <w:rPr>
          <w:rFonts w:ascii="Times New Roman" w:hAnsi="Times New Roman"/>
          <w:szCs w:val="20"/>
        </w:rPr>
        <w:t>Option 2: UEs corresponding to different POs monitor the same LO</w:t>
      </w:r>
    </w:p>
    <w:p w14:paraId="0FD0797B" w14:textId="77777777" w:rsidR="006B7168" w:rsidRPr="006B7168" w:rsidRDefault="006B7168" w:rsidP="00311060">
      <w:pPr>
        <w:numPr>
          <w:ilvl w:val="0"/>
          <w:numId w:val="124"/>
        </w:numPr>
        <w:spacing w:line="259" w:lineRule="auto"/>
        <w:rPr>
          <w:rFonts w:ascii="Times New Roman" w:hAnsi="Times New Roman"/>
          <w:szCs w:val="10"/>
        </w:rPr>
      </w:pPr>
      <w:r w:rsidRPr="006B7168">
        <w:rPr>
          <w:rFonts w:ascii="Times New Roman" w:hAnsi="Times New Roman"/>
          <w:szCs w:val="20"/>
        </w:rPr>
        <w:t>Option 3: UEs monitoring the same PO are divided into multiple sets of subgroups, with UEs within each set of subgroups monitor</w:t>
      </w:r>
      <w:r w:rsidRPr="006B7168">
        <w:rPr>
          <w:rFonts w:ascii="Times New Roman" w:hAnsi="Times New Roman"/>
          <w:color w:val="FF0000"/>
          <w:szCs w:val="20"/>
        </w:rPr>
        <w:t>ing</w:t>
      </w:r>
      <w:r w:rsidRPr="006B7168">
        <w:rPr>
          <w:rFonts w:ascii="Times New Roman" w:hAnsi="Times New Roman"/>
          <w:szCs w:val="20"/>
        </w:rPr>
        <w:t xml:space="preserve"> the same LO.</w:t>
      </w:r>
    </w:p>
    <w:p w14:paraId="4BD1270B" w14:textId="77777777" w:rsidR="006B7168" w:rsidRPr="006B7168" w:rsidRDefault="006B7168" w:rsidP="00311060">
      <w:pPr>
        <w:numPr>
          <w:ilvl w:val="0"/>
          <w:numId w:val="124"/>
        </w:numPr>
        <w:spacing w:line="259" w:lineRule="auto"/>
        <w:rPr>
          <w:rFonts w:ascii="Times New Roman" w:hAnsi="Times New Roman"/>
          <w:szCs w:val="10"/>
        </w:rPr>
      </w:pPr>
      <w:r w:rsidRPr="006B7168">
        <w:rPr>
          <w:rFonts w:ascii="Times New Roman" w:hAnsi="Times New Roman"/>
          <w:color w:val="FF0000"/>
          <w:szCs w:val="20"/>
        </w:rPr>
        <w:t>Combinations of the above options can be considered.</w:t>
      </w:r>
    </w:p>
    <w:p w14:paraId="31D3B627" w14:textId="77777777" w:rsidR="006B7168" w:rsidRDefault="006B7168" w:rsidP="006B7168">
      <w:pPr>
        <w:rPr>
          <w:rFonts w:eastAsia="DengXian"/>
          <w:lang w:eastAsia="zh-CN" w:bidi="ar"/>
        </w:rPr>
      </w:pPr>
    </w:p>
    <w:p w14:paraId="76BE07A8" w14:textId="77777777" w:rsidR="006B7168" w:rsidRPr="00D7097B" w:rsidRDefault="006B7168" w:rsidP="00221C04">
      <w:pPr>
        <w:rPr>
          <w:rFonts w:eastAsia="DengXian"/>
          <w:lang w:val="en-US" w:eastAsia="zh-CN" w:bidi="ar"/>
        </w:rPr>
      </w:pPr>
    </w:p>
    <w:p w14:paraId="7604D249" w14:textId="1D0EB34C" w:rsidR="00221C04" w:rsidRPr="00A269C3" w:rsidRDefault="006F79AF" w:rsidP="00221C04">
      <w:pPr>
        <w:rPr>
          <w:rFonts w:eastAsia="DengXian"/>
          <w:b/>
          <w:bCs/>
          <w:lang w:val="en-US" w:eastAsia="zh-CN" w:bidi="ar"/>
        </w:rPr>
      </w:pPr>
      <w:hyperlink r:id="rId2079" w:history="1">
        <w:r>
          <w:rPr>
            <w:rStyle w:val="Hyperlink"/>
            <w:rFonts w:eastAsia="DengXian"/>
            <w:b/>
            <w:bCs/>
            <w:lang w:val="en-US" w:eastAsia="zh-CN" w:bidi="ar"/>
          </w:rPr>
          <w:t>R1-2404301</w:t>
        </w:r>
      </w:hyperlink>
      <w:r w:rsidR="00221C04" w:rsidRPr="00A269C3">
        <w:rPr>
          <w:rFonts w:eastAsia="DengXian"/>
          <w:b/>
          <w:bCs/>
          <w:lang w:val="en-US" w:eastAsia="zh-CN" w:bidi="ar"/>
        </w:rPr>
        <w:tab/>
        <w:t>Summary #3 on LP-WUS operation in IDLE/INACTIVE mode</w:t>
      </w:r>
      <w:r w:rsidR="00221C04" w:rsidRPr="00A269C3">
        <w:rPr>
          <w:rFonts w:eastAsia="DengXian"/>
          <w:b/>
          <w:bCs/>
          <w:lang w:val="en-US" w:eastAsia="zh-CN" w:bidi="ar"/>
        </w:rPr>
        <w:tab/>
        <w:t>Moderator (Apple)</w:t>
      </w:r>
    </w:p>
    <w:p w14:paraId="5403074D" w14:textId="51D5D9B1" w:rsidR="00221C04" w:rsidRDefault="00A269C3" w:rsidP="00D7097B">
      <w:pPr>
        <w:rPr>
          <w:rFonts w:eastAsia="DengXian"/>
          <w:lang w:val="en-US" w:eastAsia="zh-CN" w:bidi="ar"/>
        </w:rPr>
      </w:pPr>
      <w:r>
        <w:rPr>
          <w:rFonts w:eastAsia="DengXian"/>
          <w:lang w:val="en-US" w:eastAsia="zh-CN" w:bidi="ar"/>
        </w:rPr>
        <w:t>From Thursday session</w:t>
      </w:r>
    </w:p>
    <w:p w14:paraId="536E98C7" w14:textId="77777777" w:rsidR="00A269C3" w:rsidRPr="00A269C3" w:rsidRDefault="00A269C3" w:rsidP="00A269C3">
      <w:pPr>
        <w:rPr>
          <w:lang w:eastAsia="x-none"/>
        </w:rPr>
      </w:pPr>
      <w:r w:rsidRPr="00A269C3">
        <w:rPr>
          <w:highlight w:val="green"/>
          <w:lang w:eastAsia="x-none"/>
        </w:rPr>
        <w:t>Agreement</w:t>
      </w:r>
    </w:p>
    <w:p w14:paraId="54E7E4CE" w14:textId="77777777" w:rsidR="00A269C3" w:rsidRPr="00A269C3" w:rsidRDefault="00A269C3" w:rsidP="00A269C3">
      <w:pPr>
        <w:rPr>
          <w:szCs w:val="20"/>
        </w:rPr>
      </w:pPr>
      <w:r w:rsidRPr="00A269C3">
        <w:rPr>
          <w:szCs w:val="20"/>
        </w:rPr>
        <w:t>For LP-SS based LP-RSRQ, LP-RSRP and LP-RSSI are measured within the same bandwidth.</w:t>
      </w:r>
    </w:p>
    <w:p w14:paraId="5F419CDC" w14:textId="77777777" w:rsidR="00A269C3" w:rsidRPr="00A269C3" w:rsidRDefault="00A269C3" w:rsidP="00A269C3">
      <w:pPr>
        <w:rPr>
          <w:rFonts w:eastAsia="DengXian"/>
          <w:lang w:eastAsia="zh-CN" w:bidi="ar"/>
        </w:rPr>
      </w:pPr>
    </w:p>
    <w:p w14:paraId="732B7E95" w14:textId="77777777" w:rsidR="00A269C3" w:rsidRPr="00A269C3" w:rsidRDefault="00A269C3" w:rsidP="00A269C3">
      <w:pPr>
        <w:rPr>
          <w:lang w:eastAsia="x-none"/>
        </w:rPr>
      </w:pPr>
      <w:r w:rsidRPr="00A269C3">
        <w:rPr>
          <w:highlight w:val="green"/>
          <w:lang w:eastAsia="x-none"/>
        </w:rPr>
        <w:t>Agreement</w:t>
      </w:r>
    </w:p>
    <w:p w14:paraId="66A41216" w14:textId="77777777" w:rsidR="00A269C3" w:rsidRPr="00A269C3" w:rsidRDefault="00A269C3" w:rsidP="00A269C3">
      <w:pPr>
        <w:rPr>
          <w:szCs w:val="20"/>
        </w:rPr>
      </w:pPr>
      <w:r w:rsidRPr="00A269C3">
        <w:rPr>
          <w:szCs w:val="20"/>
        </w:rPr>
        <w:t>For LP-RSSI definition for LP-RSRQ, down-select between the following two options:</w:t>
      </w:r>
    </w:p>
    <w:p w14:paraId="3F56CEDA" w14:textId="77777777" w:rsidR="00A269C3" w:rsidRPr="00A269C3" w:rsidRDefault="00A269C3" w:rsidP="00311060">
      <w:pPr>
        <w:numPr>
          <w:ilvl w:val="0"/>
          <w:numId w:val="214"/>
        </w:numPr>
        <w:rPr>
          <w:lang w:eastAsia="x-none"/>
        </w:rPr>
      </w:pPr>
      <w:r w:rsidRPr="00A269C3">
        <w:rPr>
          <w:lang w:eastAsia="x-none"/>
        </w:rPr>
        <w:t>Option 1: LP-RSSI is the linear average of total received power in ON and OFF LP-SS OOK symbols.</w:t>
      </w:r>
    </w:p>
    <w:p w14:paraId="004A5A84" w14:textId="03F13FAE" w:rsidR="00A269C3" w:rsidRPr="00A269C3" w:rsidRDefault="00A269C3" w:rsidP="00A269C3">
      <w:r w:rsidRPr="00A269C3">
        <w:rPr>
          <w:rFonts w:hint="eastAsia"/>
          <w:lang w:eastAsia="ko-KR"/>
        </w:rPr>
        <w:t>N</w:t>
      </w:r>
      <w:r w:rsidRPr="00A269C3">
        <w:rPr>
          <w:lang w:eastAsia="ko-KR"/>
        </w:rPr>
        <w:t>ote: Above does not constrain LP-SS sequence design for OOK</w:t>
      </w:r>
      <w:r>
        <w:rPr>
          <w:lang w:eastAsia="ko-KR"/>
        </w:rPr>
        <w:t>.</w:t>
      </w:r>
    </w:p>
    <w:p w14:paraId="3F7F1AD9" w14:textId="77777777" w:rsidR="00A269C3" w:rsidRPr="00A269C3" w:rsidRDefault="00A269C3" w:rsidP="00A269C3">
      <w:pPr>
        <w:rPr>
          <w:rFonts w:eastAsia="DengXian"/>
          <w:lang w:eastAsia="zh-CN" w:bidi="ar"/>
        </w:rPr>
      </w:pPr>
    </w:p>
    <w:p w14:paraId="0A35C6B6" w14:textId="77777777" w:rsidR="00A269C3" w:rsidRPr="00A269C3" w:rsidRDefault="00A269C3" w:rsidP="00A269C3">
      <w:pPr>
        <w:rPr>
          <w:rFonts w:eastAsia="DengXian"/>
          <w:lang w:eastAsia="zh-CN" w:bidi="ar"/>
        </w:rPr>
      </w:pPr>
      <w:r w:rsidRPr="00A269C3">
        <w:rPr>
          <w:rFonts w:eastAsia="DengXian"/>
          <w:highlight w:val="darkYellow"/>
          <w:lang w:eastAsia="zh-CN" w:bidi="ar"/>
        </w:rPr>
        <w:t>Working Assumption</w:t>
      </w:r>
    </w:p>
    <w:p w14:paraId="4C14E7BE" w14:textId="77777777" w:rsidR="00A269C3" w:rsidRPr="00A269C3" w:rsidRDefault="00A269C3" w:rsidP="00A269C3">
      <w:pPr>
        <w:rPr>
          <w:szCs w:val="20"/>
        </w:rPr>
      </w:pPr>
      <w:r w:rsidRPr="00A269C3">
        <w:rPr>
          <w:szCs w:val="20"/>
        </w:rPr>
        <w:t>From RAN1 perspective, for the RRM measurement metrics based on SSS for OFDM-based LP-WUR, use the same definition of SS-RSRP and SS-RSRQ for LP-SSS-RSRP and LP-SSS-RSRQ, respectively.</w:t>
      </w:r>
    </w:p>
    <w:p w14:paraId="590B43A1" w14:textId="77777777" w:rsidR="00A269C3" w:rsidRPr="00A269C3" w:rsidRDefault="00A269C3" w:rsidP="00311060">
      <w:pPr>
        <w:pStyle w:val="ListParagraph"/>
        <w:numPr>
          <w:ilvl w:val="0"/>
          <w:numId w:val="215"/>
        </w:numPr>
      </w:pPr>
      <w:r w:rsidRPr="00A269C3">
        <w:rPr>
          <w:rFonts w:hint="eastAsia"/>
          <w:lang w:eastAsia="ko-KR"/>
        </w:rPr>
        <w:t>A</w:t>
      </w:r>
      <w:r w:rsidRPr="00A269C3">
        <w:rPr>
          <w:lang w:eastAsia="ko-KR"/>
        </w:rPr>
        <w:t xml:space="preserve">bove is applicable for both </w:t>
      </w:r>
      <w:r w:rsidRPr="00A269C3">
        <w:t>time-domain processing or frequency-domain processing</w:t>
      </w:r>
    </w:p>
    <w:p w14:paraId="202E6F00" w14:textId="77777777" w:rsidR="00A269C3" w:rsidRPr="00A269C3" w:rsidRDefault="00A269C3" w:rsidP="00311060">
      <w:pPr>
        <w:pStyle w:val="ListParagraph"/>
        <w:numPr>
          <w:ilvl w:val="0"/>
          <w:numId w:val="215"/>
        </w:numPr>
      </w:pPr>
      <w:r w:rsidRPr="00A269C3">
        <w:rPr>
          <w:rFonts w:hint="eastAsia"/>
        </w:rPr>
        <w:lastRenderedPageBreak/>
        <w:t>A</w:t>
      </w:r>
      <w:r w:rsidRPr="00A269C3">
        <w:t>bove does not imply that RAN1 will introduce LP-SSS-RSRP and LP-SSS-RSRQ in the specifications</w:t>
      </w:r>
    </w:p>
    <w:p w14:paraId="5D1AD0F3" w14:textId="77777777" w:rsidR="00A269C3" w:rsidRDefault="00A269C3" w:rsidP="00D7097B">
      <w:pPr>
        <w:rPr>
          <w:rFonts w:eastAsia="DengXian"/>
          <w:lang w:eastAsia="zh-CN" w:bidi="ar"/>
        </w:rPr>
      </w:pPr>
    </w:p>
    <w:p w14:paraId="770A5A0D" w14:textId="67F3A033" w:rsidR="009A63B8" w:rsidRPr="009A63B8" w:rsidRDefault="006F79AF" w:rsidP="009A63B8">
      <w:pPr>
        <w:rPr>
          <w:rFonts w:eastAsia="Malgun Gothic"/>
          <w:b/>
          <w:bCs/>
          <w:lang w:eastAsia="ko-KR" w:bidi="ar"/>
        </w:rPr>
      </w:pPr>
      <w:hyperlink r:id="rId2080" w:history="1">
        <w:r>
          <w:rPr>
            <w:rStyle w:val="Hyperlink"/>
            <w:rFonts w:eastAsia="Malgun Gothic"/>
            <w:b/>
            <w:bCs/>
            <w:lang w:eastAsia="ko-KR" w:bidi="ar"/>
          </w:rPr>
          <w:t>R1-2405681</w:t>
        </w:r>
      </w:hyperlink>
      <w:r w:rsidR="009A63B8" w:rsidRPr="009A63B8">
        <w:rPr>
          <w:rFonts w:eastAsia="Malgun Gothic"/>
          <w:b/>
          <w:bCs/>
          <w:lang w:eastAsia="ko-KR" w:bidi="ar"/>
        </w:rPr>
        <w:tab/>
        <w:t>Summary #4 on LP-WUS operation in IDLE/INACTIVE mode</w:t>
      </w:r>
      <w:r w:rsidR="009A63B8" w:rsidRPr="009A63B8">
        <w:rPr>
          <w:rFonts w:eastAsia="Malgun Gothic"/>
          <w:b/>
          <w:bCs/>
          <w:lang w:eastAsia="ko-KR" w:bidi="ar"/>
        </w:rPr>
        <w:tab/>
        <w:t>Moderator (Apple)</w:t>
      </w:r>
    </w:p>
    <w:p w14:paraId="632D8C92" w14:textId="229EB841" w:rsidR="009A63B8" w:rsidRPr="009A63B8" w:rsidRDefault="009A63B8" w:rsidP="009A63B8">
      <w:pPr>
        <w:rPr>
          <w:rFonts w:eastAsia="Malgun Gothic"/>
          <w:lang w:eastAsia="ko-KR" w:bidi="ar"/>
        </w:rPr>
      </w:pPr>
      <w:r>
        <w:rPr>
          <w:rFonts w:eastAsia="Malgun Gothic"/>
          <w:lang w:eastAsia="ko-KR" w:bidi="ar"/>
        </w:rPr>
        <w:t>From Friday session</w:t>
      </w:r>
    </w:p>
    <w:p w14:paraId="6576B3F3" w14:textId="77777777" w:rsidR="009A63B8" w:rsidRPr="009A63B8" w:rsidRDefault="009A63B8" w:rsidP="009A63B8">
      <w:pPr>
        <w:rPr>
          <w:lang w:eastAsia="x-none"/>
        </w:rPr>
      </w:pPr>
      <w:r w:rsidRPr="009A63B8">
        <w:rPr>
          <w:highlight w:val="green"/>
          <w:lang w:eastAsia="x-none"/>
        </w:rPr>
        <w:t>Agreement</w:t>
      </w:r>
    </w:p>
    <w:p w14:paraId="15E2553C" w14:textId="77777777" w:rsidR="009A63B8" w:rsidRPr="009A63B8" w:rsidRDefault="009A63B8" w:rsidP="009A63B8">
      <w:pPr>
        <w:rPr>
          <w:szCs w:val="20"/>
        </w:rPr>
      </w:pPr>
      <w:r w:rsidRPr="009A63B8">
        <w:rPr>
          <w:szCs w:val="20"/>
        </w:rPr>
        <w:t>For idle/inactive mode, the maximum number of information bits (excluding CRC) in a LP-WUS is Z, where Z &lt;= [8 or 16].</w:t>
      </w:r>
    </w:p>
    <w:p w14:paraId="26EC9E1D" w14:textId="77777777" w:rsidR="009A63B8" w:rsidRPr="009A63B8" w:rsidRDefault="009A63B8" w:rsidP="00311060">
      <w:pPr>
        <w:numPr>
          <w:ilvl w:val="0"/>
          <w:numId w:val="214"/>
        </w:numPr>
        <w:rPr>
          <w:rFonts w:eastAsia="Malgun Gothic"/>
          <w:szCs w:val="20"/>
          <w:lang w:eastAsia="x-none"/>
        </w:rPr>
      </w:pPr>
      <w:r w:rsidRPr="009A63B8">
        <w:rPr>
          <w:szCs w:val="20"/>
          <w:lang w:eastAsia="x-none"/>
        </w:rPr>
        <w:t>FFS the exact value of Z</w:t>
      </w:r>
    </w:p>
    <w:p w14:paraId="5E7A84AB" w14:textId="77777777" w:rsidR="009A63B8" w:rsidRPr="009A63B8" w:rsidRDefault="009A63B8" w:rsidP="009A63B8">
      <w:pPr>
        <w:jc w:val="both"/>
        <w:rPr>
          <w:szCs w:val="20"/>
          <w:lang w:eastAsia="x-none"/>
        </w:rPr>
      </w:pPr>
    </w:p>
    <w:p w14:paraId="1D406E90" w14:textId="77777777" w:rsidR="009A63B8" w:rsidRPr="009A63B8" w:rsidRDefault="009A63B8" w:rsidP="009A63B8">
      <w:pPr>
        <w:rPr>
          <w:lang w:eastAsia="x-none"/>
        </w:rPr>
      </w:pPr>
      <w:r w:rsidRPr="009A63B8">
        <w:rPr>
          <w:highlight w:val="green"/>
          <w:lang w:eastAsia="x-none"/>
        </w:rPr>
        <w:t>Agreement</w:t>
      </w:r>
    </w:p>
    <w:p w14:paraId="4BDE4701" w14:textId="77777777" w:rsidR="009A63B8" w:rsidRPr="009A63B8" w:rsidRDefault="009A63B8" w:rsidP="009A63B8">
      <w:pPr>
        <w:rPr>
          <w:szCs w:val="20"/>
        </w:rPr>
      </w:pPr>
      <w:r w:rsidRPr="009A63B8">
        <w:rPr>
          <w:szCs w:val="20"/>
        </w:rPr>
        <w:t>For idle/inactive mode, the maximum number of subgroups per PO is X, where 8 &lt;= X &lt;= 256.</w:t>
      </w:r>
    </w:p>
    <w:p w14:paraId="2956D026" w14:textId="77777777" w:rsidR="009A63B8" w:rsidRPr="009A63B8" w:rsidRDefault="009A63B8" w:rsidP="00311060">
      <w:pPr>
        <w:numPr>
          <w:ilvl w:val="0"/>
          <w:numId w:val="214"/>
        </w:numPr>
        <w:rPr>
          <w:szCs w:val="20"/>
          <w:lang w:eastAsia="x-none"/>
        </w:rPr>
      </w:pPr>
      <w:r w:rsidRPr="009A63B8">
        <w:rPr>
          <w:szCs w:val="20"/>
          <w:lang w:eastAsia="x-none"/>
        </w:rPr>
        <w:t>FFS the exact value of X.</w:t>
      </w:r>
    </w:p>
    <w:p w14:paraId="03586C04" w14:textId="77777777" w:rsidR="009A63B8" w:rsidRDefault="009A63B8" w:rsidP="00D7097B">
      <w:pPr>
        <w:rPr>
          <w:rFonts w:eastAsia="DengXian"/>
          <w:lang w:eastAsia="zh-CN" w:bidi="ar"/>
        </w:rPr>
      </w:pPr>
    </w:p>
    <w:p w14:paraId="2CEA81C3" w14:textId="77777777" w:rsidR="009A63B8" w:rsidRDefault="009A63B8" w:rsidP="00D7097B">
      <w:pPr>
        <w:rPr>
          <w:rFonts w:eastAsia="DengXian"/>
          <w:lang w:eastAsia="zh-CN" w:bidi="ar"/>
        </w:rPr>
      </w:pPr>
    </w:p>
    <w:p w14:paraId="579DEFC0" w14:textId="2898A52E" w:rsidR="009A63B8" w:rsidRPr="00A269C3" w:rsidRDefault="009A63B8" w:rsidP="00D7097B">
      <w:pPr>
        <w:rPr>
          <w:rFonts w:eastAsia="DengXian"/>
          <w:lang w:eastAsia="zh-CN" w:bidi="ar"/>
        </w:rPr>
      </w:pPr>
      <w:r>
        <w:rPr>
          <w:rFonts w:eastAsia="DengXian"/>
          <w:lang w:eastAsia="zh-CN" w:bidi="ar"/>
        </w:rPr>
        <w:t xml:space="preserve">Final summary in </w:t>
      </w:r>
      <w:hyperlink r:id="rId2081" w:history="1">
        <w:r w:rsidR="006F79AF">
          <w:rPr>
            <w:rStyle w:val="Hyperlink"/>
            <w:rFonts w:eastAsia="DengXian"/>
            <w:lang w:eastAsia="zh-CN" w:bidi="ar"/>
          </w:rPr>
          <w:t>R1-2405682</w:t>
        </w:r>
      </w:hyperlink>
      <w:r>
        <w:rPr>
          <w:rFonts w:eastAsia="DengXian"/>
          <w:lang w:eastAsia="zh-CN" w:bidi="ar"/>
        </w:rPr>
        <w:t>.</w:t>
      </w:r>
    </w:p>
    <w:p w14:paraId="0D2CD8D9" w14:textId="77777777" w:rsidR="00D7097B" w:rsidRPr="00D7097B" w:rsidRDefault="00D7097B" w:rsidP="00221C04">
      <w:pPr>
        <w:pStyle w:val="Heading3"/>
        <w:rPr>
          <w:lang w:val="en-US" w:eastAsia="zh-CN" w:bidi="ar"/>
        </w:rPr>
      </w:pPr>
      <w:bookmarkStart w:id="431" w:name="_Toc166306559"/>
      <w:bookmarkStart w:id="432" w:name="_Toc173405053"/>
      <w:r w:rsidRPr="00D7097B">
        <w:t xml:space="preserve">LP-WUS operation in </w:t>
      </w:r>
      <w:r w:rsidRPr="00D7097B">
        <w:rPr>
          <w:lang w:val="en-US" w:eastAsia="zh-CN" w:bidi="ar"/>
        </w:rPr>
        <w:t>CONNECTED modes</w:t>
      </w:r>
      <w:bookmarkEnd w:id="431"/>
      <w:bookmarkEnd w:id="432"/>
    </w:p>
    <w:p w14:paraId="0C87B5EE" w14:textId="4CB0C78C" w:rsidR="00D7097B" w:rsidRPr="00D7097B" w:rsidRDefault="006F79AF" w:rsidP="00D7097B">
      <w:pPr>
        <w:rPr>
          <w:lang w:val="en-US" w:eastAsia="zh-CN" w:bidi="ar"/>
        </w:rPr>
      </w:pPr>
      <w:hyperlink r:id="rId2082" w:history="1">
        <w:r>
          <w:rPr>
            <w:rStyle w:val="Hyperlink"/>
            <w:lang w:val="en-US" w:eastAsia="zh-CN" w:bidi="ar"/>
          </w:rPr>
          <w:t>R1-2403950</w:t>
        </w:r>
      </w:hyperlink>
      <w:r w:rsidR="00D7097B" w:rsidRPr="00D7097B">
        <w:rPr>
          <w:lang w:val="en-US" w:eastAsia="zh-CN" w:bidi="ar"/>
        </w:rPr>
        <w:tab/>
        <w:t>Procedures and functionalities of LP-WUS in CONNECTED mode</w:t>
      </w:r>
      <w:r w:rsidR="00D7097B" w:rsidRPr="00D7097B">
        <w:rPr>
          <w:lang w:val="en-US" w:eastAsia="zh-CN" w:bidi="ar"/>
        </w:rPr>
        <w:tab/>
        <w:t>Huawei, HiSilicon</w:t>
      </w:r>
    </w:p>
    <w:p w14:paraId="4D5B2EAC" w14:textId="37E22129" w:rsidR="00D7097B" w:rsidRPr="00D7097B" w:rsidRDefault="006F79AF" w:rsidP="00D7097B">
      <w:pPr>
        <w:rPr>
          <w:lang w:val="en-US" w:eastAsia="zh-CN" w:bidi="ar"/>
        </w:rPr>
      </w:pPr>
      <w:hyperlink r:id="rId2083" w:history="1">
        <w:r>
          <w:rPr>
            <w:rStyle w:val="Hyperlink"/>
            <w:lang w:val="en-US" w:eastAsia="zh-CN" w:bidi="ar"/>
          </w:rPr>
          <w:t>R1-2404001</w:t>
        </w:r>
      </w:hyperlink>
      <w:r w:rsidR="00D7097B" w:rsidRPr="00D7097B">
        <w:rPr>
          <w:lang w:val="en-US" w:eastAsia="zh-CN" w:bidi="ar"/>
        </w:rPr>
        <w:tab/>
        <w:t>Discussion on LP-WUS procedures in Connected mode</w:t>
      </w:r>
      <w:r w:rsidR="00D7097B" w:rsidRPr="00D7097B">
        <w:rPr>
          <w:lang w:val="en-US" w:eastAsia="zh-CN" w:bidi="ar"/>
        </w:rPr>
        <w:tab/>
        <w:t>TCL</w:t>
      </w:r>
    </w:p>
    <w:p w14:paraId="3E1A53B4" w14:textId="46F91E14" w:rsidR="00D7097B" w:rsidRPr="00D7097B" w:rsidRDefault="006F79AF" w:rsidP="00D7097B">
      <w:pPr>
        <w:rPr>
          <w:lang w:val="en-US" w:eastAsia="zh-CN" w:bidi="ar"/>
        </w:rPr>
      </w:pPr>
      <w:hyperlink r:id="rId2084" w:history="1">
        <w:r>
          <w:rPr>
            <w:rStyle w:val="Hyperlink"/>
            <w:lang w:val="en-US" w:eastAsia="zh-CN" w:bidi="ar"/>
          </w:rPr>
          <w:t>R1-2404037</w:t>
        </w:r>
      </w:hyperlink>
      <w:r w:rsidR="00D7097B" w:rsidRPr="00D7097B">
        <w:rPr>
          <w:lang w:val="en-US" w:eastAsia="zh-CN" w:bidi="ar"/>
        </w:rPr>
        <w:tab/>
        <w:t>Discussion on LP-WUS operation in CONNECTED modes</w:t>
      </w:r>
      <w:r w:rsidR="00D7097B" w:rsidRPr="00D7097B">
        <w:rPr>
          <w:lang w:val="en-US" w:eastAsia="zh-CN" w:bidi="ar"/>
        </w:rPr>
        <w:tab/>
        <w:t>Spreadtrum Communications</w:t>
      </w:r>
    </w:p>
    <w:p w14:paraId="1309E45B" w14:textId="18858F92" w:rsidR="00D7097B" w:rsidRDefault="006F79AF" w:rsidP="00D7097B">
      <w:pPr>
        <w:rPr>
          <w:lang w:val="en-US" w:eastAsia="zh-CN" w:bidi="ar"/>
        </w:rPr>
      </w:pPr>
      <w:hyperlink r:id="rId2085" w:history="1">
        <w:r>
          <w:rPr>
            <w:rStyle w:val="Hyperlink"/>
            <w:lang w:val="en-US" w:eastAsia="zh-CN" w:bidi="ar"/>
          </w:rPr>
          <w:t>R1-2404126</w:t>
        </w:r>
      </w:hyperlink>
      <w:r w:rsidR="00D7097B" w:rsidRPr="00D7097B">
        <w:rPr>
          <w:lang w:val="en-US" w:eastAsia="zh-CN" w:bidi="ar"/>
        </w:rPr>
        <w:tab/>
        <w:t>Discussion on LP-WUS operation in CONNECTED modes</w:t>
      </w:r>
      <w:r w:rsidR="00D7097B" w:rsidRPr="00D7097B">
        <w:rPr>
          <w:lang w:val="en-US" w:eastAsia="zh-CN" w:bidi="ar"/>
        </w:rPr>
        <w:tab/>
        <w:t>Samsung</w:t>
      </w:r>
    </w:p>
    <w:p w14:paraId="7D8A20DD" w14:textId="32E24FD4" w:rsidR="00D7097B" w:rsidRPr="00D7097B" w:rsidRDefault="006F79AF" w:rsidP="00D7097B">
      <w:pPr>
        <w:rPr>
          <w:lang w:val="en-US" w:eastAsia="zh-CN" w:bidi="ar"/>
        </w:rPr>
      </w:pPr>
      <w:hyperlink r:id="rId2086" w:history="1">
        <w:r>
          <w:rPr>
            <w:rStyle w:val="Hyperlink"/>
          </w:rPr>
          <w:t>R1-2405512</w:t>
        </w:r>
      </w:hyperlink>
      <w:r w:rsidR="00E66998">
        <w:tab/>
        <w:t>Discussion on LP-WUS operation in CONNECTED modes</w:t>
      </w:r>
      <w:r w:rsidR="00E66998">
        <w:tab/>
        <w:t>vivo</w:t>
      </w:r>
      <w:r w:rsidR="00E66998">
        <w:tab/>
        <w:t xml:space="preserve">(rev of </w:t>
      </w:r>
      <w:hyperlink r:id="rId2087" w:history="1">
        <w:r>
          <w:rPr>
            <w:rStyle w:val="Hyperlink"/>
          </w:rPr>
          <w:t>R1-2404188</w:t>
        </w:r>
      </w:hyperlink>
      <w:r w:rsidR="00E66998">
        <w:rPr>
          <w:lang w:val="en-US" w:eastAsia="zh-CN" w:bidi="ar"/>
        </w:rPr>
        <w:t>)</w:t>
      </w:r>
    </w:p>
    <w:p w14:paraId="371BCC20" w14:textId="2AB7541F" w:rsidR="00D7097B" w:rsidRPr="00D7097B" w:rsidRDefault="006F79AF" w:rsidP="00D7097B">
      <w:pPr>
        <w:rPr>
          <w:lang w:val="en-US" w:eastAsia="zh-CN" w:bidi="ar"/>
        </w:rPr>
      </w:pPr>
      <w:hyperlink r:id="rId2088" w:history="1">
        <w:r>
          <w:rPr>
            <w:rStyle w:val="Hyperlink"/>
            <w:lang w:val="en-US" w:eastAsia="zh-CN" w:bidi="ar"/>
          </w:rPr>
          <w:t>R1-2404298</w:t>
        </w:r>
      </w:hyperlink>
      <w:r w:rsidR="00D7097B" w:rsidRPr="00D7097B">
        <w:rPr>
          <w:lang w:val="en-US" w:eastAsia="zh-CN" w:bidi="ar"/>
        </w:rPr>
        <w:tab/>
        <w:t>LP-WUS operation in CONNECTED modes</w:t>
      </w:r>
      <w:r w:rsidR="00D7097B" w:rsidRPr="00D7097B">
        <w:rPr>
          <w:lang w:val="en-US" w:eastAsia="zh-CN" w:bidi="ar"/>
        </w:rPr>
        <w:tab/>
        <w:t>Apple</w:t>
      </w:r>
    </w:p>
    <w:p w14:paraId="4072BB9F" w14:textId="66B64245" w:rsidR="00D7097B" w:rsidRPr="00D7097B" w:rsidRDefault="006F79AF" w:rsidP="00D7097B">
      <w:pPr>
        <w:rPr>
          <w:lang w:val="en-US" w:eastAsia="zh-CN" w:bidi="ar"/>
        </w:rPr>
      </w:pPr>
      <w:hyperlink r:id="rId2089" w:history="1">
        <w:r>
          <w:rPr>
            <w:rStyle w:val="Hyperlink"/>
            <w:lang w:val="en-US" w:eastAsia="zh-CN" w:bidi="ar"/>
          </w:rPr>
          <w:t>R1-2404314</w:t>
        </w:r>
      </w:hyperlink>
      <w:r w:rsidR="00D7097B" w:rsidRPr="00D7097B">
        <w:rPr>
          <w:lang w:val="en-US" w:eastAsia="zh-CN" w:bidi="ar"/>
        </w:rPr>
        <w:tab/>
        <w:t>Discussion on RRC CONNECTED mode LP-WUS monitoring</w:t>
      </w:r>
      <w:r w:rsidR="00D7097B" w:rsidRPr="00D7097B">
        <w:rPr>
          <w:lang w:val="en-US" w:eastAsia="zh-CN" w:bidi="ar"/>
        </w:rPr>
        <w:tab/>
        <w:t>InterDigital, Inc.</w:t>
      </w:r>
    </w:p>
    <w:p w14:paraId="0C948DFE" w14:textId="05AE2EAC" w:rsidR="00D7097B" w:rsidRPr="00D7097B" w:rsidRDefault="006F79AF" w:rsidP="00D7097B">
      <w:pPr>
        <w:rPr>
          <w:lang w:val="en-US" w:eastAsia="zh-CN" w:bidi="ar"/>
        </w:rPr>
      </w:pPr>
      <w:hyperlink r:id="rId2090" w:history="1">
        <w:r>
          <w:rPr>
            <w:rStyle w:val="Hyperlink"/>
            <w:lang w:val="en-US" w:eastAsia="zh-CN" w:bidi="ar"/>
          </w:rPr>
          <w:t>R1-2404412</w:t>
        </w:r>
      </w:hyperlink>
      <w:r w:rsidR="00D7097B" w:rsidRPr="00D7097B">
        <w:rPr>
          <w:lang w:val="en-US" w:eastAsia="zh-CN" w:bidi="ar"/>
        </w:rPr>
        <w:tab/>
        <w:t>System design and procedure of LP-WUS operation for UE in CONNECTED Modes</w:t>
      </w:r>
      <w:r w:rsidR="00D7097B" w:rsidRPr="00D7097B">
        <w:rPr>
          <w:lang w:val="en-US" w:eastAsia="zh-CN" w:bidi="ar"/>
        </w:rPr>
        <w:tab/>
        <w:t>CATT</w:t>
      </w:r>
    </w:p>
    <w:p w14:paraId="3A180AD6" w14:textId="5521609F" w:rsidR="00D7097B" w:rsidRPr="00D7097B" w:rsidRDefault="006F79AF" w:rsidP="00D7097B">
      <w:pPr>
        <w:rPr>
          <w:lang w:val="en-US" w:eastAsia="zh-CN" w:bidi="ar"/>
        </w:rPr>
      </w:pPr>
      <w:hyperlink r:id="rId2091" w:history="1">
        <w:r>
          <w:rPr>
            <w:rStyle w:val="Hyperlink"/>
            <w:lang w:val="en-US" w:eastAsia="zh-CN" w:bidi="ar"/>
          </w:rPr>
          <w:t>R1-2404440</w:t>
        </w:r>
      </w:hyperlink>
      <w:r w:rsidR="00D7097B" w:rsidRPr="00D7097B">
        <w:rPr>
          <w:lang w:val="en-US" w:eastAsia="zh-CN" w:bidi="ar"/>
        </w:rPr>
        <w:tab/>
        <w:t>Discussion on LP-WUS operation in CONNECTED modes</w:t>
      </w:r>
      <w:r w:rsidR="00D7097B" w:rsidRPr="00D7097B">
        <w:rPr>
          <w:lang w:val="en-US" w:eastAsia="zh-CN" w:bidi="ar"/>
        </w:rPr>
        <w:tab/>
        <w:t>Lenovo</w:t>
      </w:r>
    </w:p>
    <w:p w14:paraId="47648B1C" w14:textId="048E59AF" w:rsidR="00D7097B" w:rsidRPr="00D7097B" w:rsidRDefault="006F79AF" w:rsidP="00D7097B">
      <w:pPr>
        <w:rPr>
          <w:lang w:val="en-US" w:eastAsia="zh-CN" w:bidi="ar"/>
        </w:rPr>
      </w:pPr>
      <w:hyperlink r:id="rId2092" w:history="1">
        <w:r>
          <w:rPr>
            <w:rStyle w:val="Hyperlink"/>
            <w:lang w:val="en-US" w:eastAsia="zh-CN" w:bidi="ar"/>
          </w:rPr>
          <w:t>R1-2404467</w:t>
        </w:r>
      </w:hyperlink>
      <w:r w:rsidR="00D7097B" w:rsidRPr="00D7097B">
        <w:rPr>
          <w:lang w:val="en-US" w:eastAsia="zh-CN" w:bidi="ar"/>
        </w:rPr>
        <w:tab/>
        <w:t>Discussion on LP-WUS operation in CONNECTED mode</w:t>
      </w:r>
      <w:r w:rsidR="00D7097B" w:rsidRPr="00D7097B">
        <w:rPr>
          <w:lang w:val="en-US" w:eastAsia="zh-CN" w:bidi="ar"/>
        </w:rPr>
        <w:tab/>
        <w:t>CMCC</w:t>
      </w:r>
    </w:p>
    <w:p w14:paraId="77398311" w14:textId="51E078BB" w:rsidR="00D7097B" w:rsidRPr="00D7097B" w:rsidRDefault="006F79AF" w:rsidP="00D7097B">
      <w:pPr>
        <w:rPr>
          <w:lang w:val="en-US" w:eastAsia="zh-CN" w:bidi="ar"/>
        </w:rPr>
      </w:pPr>
      <w:hyperlink r:id="rId2093" w:history="1">
        <w:r>
          <w:rPr>
            <w:rStyle w:val="Hyperlink"/>
            <w:lang w:val="en-US" w:eastAsia="zh-CN" w:bidi="ar"/>
          </w:rPr>
          <w:t>R1-2404511</w:t>
        </w:r>
      </w:hyperlink>
      <w:r w:rsidR="00D7097B" w:rsidRPr="00D7097B">
        <w:rPr>
          <w:lang w:val="en-US" w:eastAsia="zh-CN" w:bidi="ar"/>
        </w:rPr>
        <w:tab/>
        <w:t>LP-WUS operation in CONNECTED mode</w:t>
      </w:r>
      <w:r w:rsidR="00D7097B" w:rsidRPr="00D7097B">
        <w:rPr>
          <w:lang w:val="en-US" w:eastAsia="zh-CN" w:bidi="ar"/>
        </w:rPr>
        <w:tab/>
        <w:t>Sony</w:t>
      </w:r>
    </w:p>
    <w:p w14:paraId="74661178" w14:textId="739548B8" w:rsidR="00D7097B" w:rsidRPr="00D7097B" w:rsidRDefault="006F79AF" w:rsidP="00D7097B">
      <w:pPr>
        <w:rPr>
          <w:lang w:val="en-US" w:eastAsia="zh-CN" w:bidi="ar"/>
        </w:rPr>
      </w:pPr>
      <w:hyperlink r:id="rId2094" w:history="1">
        <w:r>
          <w:rPr>
            <w:rStyle w:val="Hyperlink"/>
            <w:lang w:val="en-US" w:eastAsia="zh-CN" w:bidi="ar"/>
          </w:rPr>
          <w:t>R1-2404565</w:t>
        </w:r>
      </w:hyperlink>
      <w:r w:rsidR="00D7097B" w:rsidRPr="00D7097B">
        <w:rPr>
          <w:lang w:val="en-US" w:eastAsia="zh-CN" w:bidi="ar"/>
        </w:rPr>
        <w:tab/>
        <w:t>Discussion on LP-WUS operation in CONNECTED mode</w:t>
      </w:r>
      <w:r w:rsidR="00D7097B" w:rsidRPr="00D7097B">
        <w:rPr>
          <w:lang w:val="en-US" w:eastAsia="zh-CN" w:bidi="ar"/>
        </w:rPr>
        <w:tab/>
        <w:t>ZTE, Sanechips</w:t>
      </w:r>
    </w:p>
    <w:p w14:paraId="0AB910D3" w14:textId="4F22BDFA" w:rsidR="00D7097B" w:rsidRPr="00D7097B" w:rsidRDefault="006F79AF" w:rsidP="00D7097B">
      <w:pPr>
        <w:rPr>
          <w:lang w:val="en-US" w:eastAsia="zh-CN" w:bidi="ar"/>
        </w:rPr>
      </w:pPr>
      <w:hyperlink r:id="rId2095" w:history="1">
        <w:r>
          <w:rPr>
            <w:rStyle w:val="Hyperlink"/>
            <w:lang w:val="en-US" w:eastAsia="zh-CN" w:bidi="ar"/>
          </w:rPr>
          <w:t>R1-2404629</w:t>
        </w:r>
      </w:hyperlink>
      <w:r w:rsidR="00D7097B" w:rsidRPr="00D7097B">
        <w:rPr>
          <w:lang w:val="en-US" w:eastAsia="zh-CN" w:bidi="ar"/>
        </w:rPr>
        <w:tab/>
        <w:t>Discussion on LP-WUS operation in Connected mode</w:t>
      </w:r>
      <w:r w:rsidR="00D7097B" w:rsidRPr="00D7097B">
        <w:rPr>
          <w:lang w:val="en-US" w:eastAsia="zh-CN" w:bidi="ar"/>
        </w:rPr>
        <w:tab/>
        <w:t>Xiaomi</w:t>
      </w:r>
    </w:p>
    <w:p w14:paraId="78C7153D" w14:textId="4EAD7330" w:rsidR="00D7097B" w:rsidRPr="00D7097B" w:rsidRDefault="006F79AF" w:rsidP="00D7097B">
      <w:pPr>
        <w:rPr>
          <w:lang w:val="en-US" w:eastAsia="zh-CN" w:bidi="ar"/>
        </w:rPr>
      </w:pPr>
      <w:hyperlink r:id="rId2096" w:history="1">
        <w:r>
          <w:rPr>
            <w:rStyle w:val="Hyperlink"/>
            <w:lang w:val="en-US" w:eastAsia="zh-CN" w:bidi="ar"/>
          </w:rPr>
          <w:t>R1-2404666</w:t>
        </w:r>
      </w:hyperlink>
      <w:r w:rsidR="00D7097B" w:rsidRPr="00D7097B">
        <w:rPr>
          <w:lang w:val="en-US" w:eastAsia="zh-CN" w:bidi="ar"/>
        </w:rPr>
        <w:tab/>
        <w:t>Discussion on LP-WUS operation in RRC CONNECTED mode</w:t>
      </w:r>
      <w:r w:rsidR="00D7097B" w:rsidRPr="00D7097B">
        <w:rPr>
          <w:lang w:val="en-US" w:eastAsia="zh-CN" w:bidi="ar"/>
        </w:rPr>
        <w:tab/>
        <w:t>NEC</w:t>
      </w:r>
    </w:p>
    <w:p w14:paraId="0886B3E8" w14:textId="0FF27B6E" w:rsidR="00D7097B" w:rsidRPr="00D7097B" w:rsidRDefault="006F79AF" w:rsidP="00D7097B">
      <w:pPr>
        <w:rPr>
          <w:lang w:val="en-US" w:eastAsia="zh-CN" w:bidi="ar"/>
        </w:rPr>
      </w:pPr>
      <w:hyperlink r:id="rId2097" w:history="1">
        <w:r>
          <w:rPr>
            <w:rStyle w:val="Hyperlink"/>
            <w:lang w:val="en-US" w:eastAsia="zh-CN" w:bidi="ar"/>
          </w:rPr>
          <w:t>R1-2404707</w:t>
        </w:r>
      </w:hyperlink>
      <w:r w:rsidR="00D7097B" w:rsidRPr="00D7097B">
        <w:rPr>
          <w:lang w:val="en-US" w:eastAsia="zh-CN" w:bidi="ar"/>
        </w:rPr>
        <w:tab/>
        <w:t>LP-WUS operation in CONNECTED mode</w:t>
      </w:r>
      <w:r w:rsidR="00D7097B" w:rsidRPr="00D7097B">
        <w:rPr>
          <w:lang w:val="en-US" w:eastAsia="zh-CN" w:bidi="ar"/>
        </w:rPr>
        <w:tab/>
        <w:t>Nokia</w:t>
      </w:r>
    </w:p>
    <w:p w14:paraId="32B090BE" w14:textId="21D28BE2" w:rsidR="00D7097B" w:rsidRPr="00D7097B" w:rsidRDefault="006F79AF" w:rsidP="00D7097B">
      <w:pPr>
        <w:rPr>
          <w:lang w:val="en-US" w:eastAsia="zh-CN" w:bidi="ar"/>
        </w:rPr>
      </w:pPr>
      <w:hyperlink r:id="rId2098" w:history="1">
        <w:r>
          <w:rPr>
            <w:rStyle w:val="Hyperlink"/>
            <w:lang w:val="en-US" w:eastAsia="zh-CN" w:bidi="ar"/>
          </w:rPr>
          <w:t>R1-2404762</w:t>
        </w:r>
      </w:hyperlink>
      <w:r w:rsidR="00D7097B" w:rsidRPr="00D7097B">
        <w:rPr>
          <w:lang w:val="en-US" w:eastAsia="zh-CN" w:bidi="ar"/>
        </w:rPr>
        <w:tab/>
        <w:t>Discussion on LP-WUS operation in CONNECTED mode</w:t>
      </w:r>
      <w:r w:rsidR="00D7097B" w:rsidRPr="00D7097B">
        <w:rPr>
          <w:lang w:val="en-US" w:eastAsia="zh-CN" w:bidi="ar"/>
        </w:rPr>
        <w:tab/>
        <w:t>Panasonic</w:t>
      </w:r>
    </w:p>
    <w:p w14:paraId="3AAD8B1C" w14:textId="0402E41A" w:rsidR="00D7097B" w:rsidRPr="00D7097B" w:rsidRDefault="006F79AF" w:rsidP="00D7097B">
      <w:pPr>
        <w:rPr>
          <w:lang w:val="en-US" w:eastAsia="zh-CN" w:bidi="ar"/>
        </w:rPr>
      </w:pPr>
      <w:hyperlink r:id="rId2099" w:history="1">
        <w:r>
          <w:rPr>
            <w:rStyle w:val="Hyperlink"/>
            <w:lang w:val="en-US" w:eastAsia="zh-CN" w:bidi="ar"/>
          </w:rPr>
          <w:t>R1-2404783</w:t>
        </w:r>
      </w:hyperlink>
      <w:r w:rsidR="00D7097B" w:rsidRPr="00D7097B">
        <w:rPr>
          <w:lang w:val="en-US" w:eastAsia="zh-CN" w:bidi="ar"/>
        </w:rPr>
        <w:tab/>
        <w:t>Discussion on LP-WUS operation in CONNECTED modes</w:t>
      </w:r>
      <w:r w:rsidR="00D7097B" w:rsidRPr="00D7097B">
        <w:rPr>
          <w:lang w:val="en-US" w:eastAsia="zh-CN" w:bidi="ar"/>
        </w:rPr>
        <w:tab/>
        <w:t>ETRI</w:t>
      </w:r>
    </w:p>
    <w:p w14:paraId="2EBE92F4" w14:textId="5ED754D0" w:rsidR="00D7097B" w:rsidRPr="00D7097B" w:rsidRDefault="006F79AF" w:rsidP="00D7097B">
      <w:pPr>
        <w:rPr>
          <w:lang w:val="en-US" w:eastAsia="zh-CN" w:bidi="ar"/>
        </w:rPr>
      </w:pPr>
      <w:hyperlink r:id="rId2100" w:history="1">
        <w:r>
          <w:rPr>
            <w:rStyle w:val="Hyperlink"/>
            <w:lang w:val="en-US" w:eastAsia="zh-CN" w:bidi="ar"/>
          </w:rPr>
          <w:t>R1-2404854</w:t>
        </w:r>
      </w:hyperlink>
      <w:r w:rsidR="00D7097B" w:rsidRPr="00D7097B">
        <w:rPr>
          <w:lang w:val="en-US" w:eastAsia="zh-CN" w:bidi="ar"/>
        </w:rPr>
        <w:tab/>
        <w:t>Consideration on wake-up procedure in connected mode</w:t>
      </w:r>
      <w:r w:rsidR="00D7097B" w:rsidRPr="00D7097B">
        <w:rPr>
          <w:lang w:val="en-US" w:eastAsia="zh-CN" w:bidi="ar"/>
        </w:rPr>
        <w:tab/>
        <w:t>OPPO</w:t>
      </w:r>
    </w:p>
    <w:p w14:paraId="6018760D" w14:textId="3591F4FA" w:rsidR="00D7097B" w:rsidRPr="00D7097B" w:rsidRDefault="006F79AF" w:rsidP="00D7097B">
      <w:pPr>
        <w:rPr>
          <w:lang w:val="en-US" w:eastAsia="zh-CN" w:bidi="ar"/>
        </w:rPr>
      </w:pPr>
      <w:hyperlink r:id="rId2101" w:history="1">
        <w:r>
          <w:rPr>
            <w:rStyle w:val="Hyperlink"/>
            <w:lang w:val="en-US" w:eastAsia="zh-CN" w:bidi="ar"/>
          </w:rPr>
          <w:t>R1-2404899</w:t>
        </w:r>
      </w:hyperlink>
      <w:r w:rsidR="00D7097B" w:rsidRPr="00D7097B">
        <w:rPr>
          <w:lang w:val="en-US" w:eastAsia="zh-CN" w:bidi="ar"/>
        </w:rPr>
        <w:tab/>
        <w:t>Discussion on LP-WUS operation in CONNECTED modes</w:t>
      </w:r>
      <w:r w:rsidR="00D7097B" w:rsidRPr="00D7097B">
        <w:rPr>
          <w:lang w:val="en-US" w:eastAsia="zh-CN" w:bidi="ar"/>
        </w:rPr>
        <w:tab/>
        <w:t>LG Electronics</w:t>
      </w:r>
    </w:p>
    <w:p w14:paraId="2575C1A4" w14:textId="5FDEE0DA" w:rsidR="00D7097B" w:rsidRPr="00D7097B" w:rsidRDefault="006F79AF" w:rsidP="00D7097B">
      <w:pPr>
        <w:rPr>
          <w:lang w:val="en-US" w:eastAsia="zh-CN" w:bidi="ar"/>
        </w:rPr>
      </w:pPr>
      <w:hyperlink r:id="rId2102" w:history="1">
        <w:r>
          <w:rPr>
            <w:rStyle w:val="Hyperlink"/>
            <w:lang w:val="en-US" w:eastAsia="zh-CN" w:bidi="ar"/>
          </w:rPr>
          <w:t>R1-2404968</w:t>
        </w:r>
      </w:hyperlink>
      <w:r w:rsidR="00D7097B" w:rsidRPr="00D7097B">
        <w:rPr>
          <w:lang w:val="en-US" w:eastAsia="zh-CN" w:bidi="ar"/>
        </w:rPr>
        <w:tab/>
        <w:t>Discussion on LP-WUS operation in CONNECTED modes</w:t>
      </w:r>
      <w:r w:rsidR="00D7097B" w:rsidRPr="00D7097B">
        <w:rPr>
          <w:lang w:val="en-US" w:eastAsia="zh-CN" w:bidi="ar"/>
        </w:rPr>
        <w:tab/>
        <w:t>Sharp</w:t>
      </w:r>
    </w:p>
    <w:p w14:paraId="31928027" w14:textId="07238E01" w:rsidR="00D7097B" w:rsidRPr="00D7097B" w:rsidRDefault="006F79AF" w:rsidP="00D7097B">
      <w:pPr>
        <w:rPr>
          <w:lang w:val="en-US" w:eastAsia="zh-CN" w:bidi="ar"/>
        </w:rPr>
      </w:pPr>
      <w:hyperlink r:id="rId2103" w:history="1">
        <w:r>
          <w:rPr>
            <w:rStyle w:val="Hyperlink"/>
            <w:lang w:val="en-US" w:eastAsia="zh-CN" w:bidi="ar"/>
          </w:rPr>
          <w:t>R1-2405053</w:t>
        </w:r>
      </w:hyperlink>
      <w:r w:rsidR="00D7097B" w:rsidRPr="00D7097B">
        <w:rPr>
          <w:lang w:val="en-US" w:eastAsia="zh-CN" w:bidi="ar"/>
        </w:rPr>
        <w:tab/>
        <w:t>Discussion on LP-WUS operation in CONNECTED mode</w:t>
      </w:r>
      <w:r w:rsidR="00D7097B" w:rsidRPr="00D7097B">
        <w:rPr>
          <w:lang w:val="en-US" w:eastAsia="zh-CN" w:bidi="ar"/>
        </w:rPr>
        <w:tab/>
        <w:t>NTT DOCOMO, INC.</w:t>
      </w:r>
    </w:p>
    <w:p w14:paraId="5C4B2E42" w14:textId="088C0D36" w:rsidR="00D7097B" w:rsidRPr="00D7097B" w:rsidRDefault="006F79AF" w:rsidP="00D7097B">
      <w:pPr>
        <w:rPr>
          <w:lang w:val="en-US" w:eastAsia="zh-CN" w:bidi="ar"/>
        </w:rPr>
      </w:pPr>
      <w:hyperlink r:id="rId2104" w:history="1">
        <w:r>
          <w:rPr>
            <w:rStyle w:val="Hyperlink"/>
            <w:lang w:val="en-US" w:eastAsia="zh-CN" w:bidi="ar"/>
          </w:rPr>
          <w:t>R1-2405075</w:t>
        </w:r>
      </w:hyperlink>
      <w:r w:rsidR="00D7097B" w:rsidRPr="00D7097B">
        <w:rPr>
          <w:lang w:val="en-US" w:eastAsia="zh-CN" w:bidi="ar"/>
        </w:rPr>
        <w:tab/>
        <w:t>LP-WUS operation in CONNECTED modes</w:t>
      </w:r>
      <w:r w:rsidR="00D7097B" w:rsidRPr="00D7097B">
        <w:rPr>
          <w:lang w:val="en-US" w:eastAsia="zh-CN" w:bidi="ar"/>
        </w:rPr>
        <w:tab/>
        <w:t>MediaTek Inc.</w:t>
      </w:r>
    </w:p>
    <w:p w14:paraId="4B3A8EDD" w14:textId="56B2F59A" w:rsidR="00D7097B" w:rsidRPr="00D7097B" w:rsidRDefault="006F79AF" w:rsidP="00D7097B">
      <w:pPr>
        <w:rPr>
          <w:lang w:val="en-US" w:eastAsia="zh-CN" w:bidi="ar"/>
        </w:rPr>
      </w:pPr>
      <w:hyperlink r:id="rId2105" w:history="1">
        <w:r>
          <w:rPr>
            <w:rStyle w:val="Hyperlink"/>
            <w:lang w:val="en-US" w:eastAsia="zh-CN" w:bidi="ar"/>
          </w:rPr>
          <w:t>R1-2405110</w:t>
        </w:r>
      </w:hyperlink>
      <w:r w:rsidR="00D7097B" w:rsidRPr="00D7097B">
        <w:rPr>
          <w:lang w:val="en-US" w:eastAsia="zh-CN" w:bidi="ar"/>
        </w:rPr>
        <w:tab/>
        <w:t>LP-WUS operation in CONNECTED mode</w:t>
      </w:r>
      <w:r w:rsidR="00D7097B" w:rsidRPr="00D7097B">
        <w:rPr>
          <w:lang w:val="en-US" w:eastAsia="zh-CN" w:bidi="ar"/>
        </w:rPr>
        <w:tab/>
        <w:t>Ericsson</w:t>
      </w:r>
    </w:p>
    <w:p w14:paraId="20879BEA" w14:textId="634B2D53" w:rsidR="00D7097B" w:rsidRDefault="006F79AF" w:rsidP="00D7097B">
      <w:pPr>
        <w:rPr>
          <w:lang w:val="en-US" w:eastAsia="zh-CN" w:bidi="ar"/>
        </w:rPr>
      </w:pPr>
      <w:hyperlink r:id="rId2106" w:history="1">
        <w:r>
          <w:rPr>
            <w:rStyle w:val="Hyperlink"/>
          </w:rPr>
          <w:t>R1-2405508</w:t>
        </w:r>
      </w:hyperlink>
      <w:r w:rsidR="00E66998">
        <w:tab/>
        <w:t>LP-WUR operation in connected mode</w:t>
      </w:r>
      <w:r w:rsidR="00E66998">
        <w:tab/>
        <w:t>Qualcomm Incorporated</w:t>
      </w:r>
      <w:r w:rsidR="00E66998">
        <w:tab/>
        <w:t xml:space="preserve">(rev of </w:t>
      </w:r>
      <w:hyperlink r:id="rId2107" w:history="1">
        <w:r>
          <w:rPr>
            <w:rStyle w:val="Hyperlink"/>
          </w:rPr>
          <w:t>R1-2405166</w:t>
        </w:r>
      </w:hyperlink>
      <w:r w:rsidR="00E66998">
        <w:rPr>
          <w:lang w:val="en-US" w:eastAsia="zh-CN" w:bidi="ar"/>
        </w:rPr>
        <w:t>)</w:t>
      </w:r>
    </w:p>
    <w:p w14:paraId="6539997F" w14:textId="77777777" w:rsidR="00E66998" w:rsidRDefault="00E66998" w:rsidP="00D7097B">
      <w:pPr>
        <w:rPr>
          <w:lang w:val="en-US" w:eastAsia="zh-CN" w:bidi="ar"/>
        </w:rPr>
      </w:pPr>
    </w:p>
    <w:p w14:paraId="4C09C9E0" w14:textId="75E899EB" w:rsidR="00E66998" w:rsidRPr="00E66998" w:rsidRDefault="006F79AF" w:rsidP="00E66998">
      <w:pPr>
        <w:rPr>
          <w:b/>
          <w:bCs/>
        </w:rPr>
      </w:pPr>
      <w:hyperlink r:id="rId2108" w:history="1">
        <w:r>
          <w:rPr>
            <w:rStyle w:val="Hyperlink"/>
            <w:b/>
            <w:bCs/>
          </w:rPr>
          <w:t>R1-2405471</w:t>
        </w:r>
      </w:hyperlink>
      <w:r w:rsidR="00E66998" w:rsidRPr="00E66998">
        <w:rPr>
          <w:b/>
          <w:bCs/>
        </w:rPr>
        <w:tab/>
        <w:t>FL summary #1 on LP-WUS operation in CONNECTED mode</w:t>
      </w:r>
      <w:r w:rsidR="00E66998" w:rsidRPr="00E66998">
        <w:rPr>
          <w:b/>
          <w:bCs/>
        </w:rPr>
        <w:tab/>
        <w:t>Moderator (NTT DOCOMO)</w:t>
      </w:r>
    </w:p>
    <w:p w14:paraId="1BD364AF" w14:textId="6EAD2F0F" w:rsidR="00E66998" w:rsidRPr="00E66998" w:rsidRDefault="00E66998" w:rsidP="00E66998">
      <w:r>
        <w:t>From Tuesday session</w:t>
      </w:r>
    </w:p>
    <w:p w14:paraId="6B79538E" w14:textId="0C5217C1" w:rsidR="00E66998" w:rsidRPr="00E66998" w:rsidRDefault="00E66998" w:rsidP="00E66998">
      <w:r>
        <w:rPr>
          <w:highlight w:val="green"/>
        </w:rPr>
        <w:t>Agreement</w:t>
      </w:r>
    </w:p>
    <w:p w14:paraId="28875949" w14:textId="77777777" w:rsidR="00E66998" w:rsidRPr="00E66998" w:rsidRDefault="00E66998" w:rsidP="00E66998">
      <w:pPr>
        <w:rPr>
          <w:lang w:val="en-US"/>
        </w:rPr>
      </w:pPr>
      <w:r w:rsidRPr="00E66998">
        <w:rPr>
          <w:lang w:val="en-US"/>
        </w:rPr>
        <w:t>For RRC CONNECTED mode, support UE capability report for determination of minimum time gap between LP-WUS reception and MR to start PDCCH monitoring.</w:t>
      </w:r>
    </w:p>
    <w:p w14:paraId="6B79122B" w14:textId="77777777" w:rsidR="00E66998" w:rsidRPr="00E66998" w:rsidRDefault="00E66998" w:rsidP="00311060">
      <w:pPr>
        <w:pStyle w:val="ListParagraph"/>
        <w:numPr>
          <w:ilvl w:val="0"/>
          <w:numId w:val="125"/>
        </w:numPr>
        <w:rPr>
          <w:lang w:val="en-US"/>
        </w:rPr>
      </w:pPr>
      <w:r w:rsidRPr="00E66998">
        <w:rPr>
          <w:lang w:val="en-US"/>
        </w:rPr>
        <w:t>FFS: exact value(s) of the minimum time gap</w:t>
      </w:r>
    </w:p>
    <w:p w14:paraId="1EBAF4DC" w14:textId="77777777" w:rsidR="00E66998" w:rsidRPr="00E66998" w:rsidRDefault="00E66998" w:rsidP="00311060">
      <w:pPr>
        <w:pStyle w:val="ListParagraph"/>
        <w:numPr>
          <w:ilvl w:val="0"/>
          <w:numId w:val="125"/>
        </w:numPr>
        <w:rPr>
          <w:lang w:val="en-US"/>
        </w:rPr>
      </w:pPr>
      <w:r w:rsidRPr="00E66998">
        <w:rPr>
          <w:lang w:val="en-US"/>
        </w:rPr>
        <w:t>FFS: support of multiple minimum time gaps</w:t>
      </w:r>
    </w:p>
    <w:p w14:paraId="05504B81" w14:textId="77777777" w:rsidR="00E66998" w:rsidRPr="00E66998" w:rsidRDefault="00E66998" w:rsidP="00311060">
      <w:pPr>
        <w:pStyle w:val="ListParagraph"/>
        <w:numPr>
          <w:ilvl w:val="0"/>
          <w:numId w:val="125"/>
        </w:numPr>
        <w:rPr>
          <w:bCs/>
          <w:iCs/>
          <w:lang w:val="en-US"/>
        </w:rPr>
      </w:pPr>
      <w:r w:rsidRPr="00E66998">
        <w:rPr>
          <w:lang w:val="en-US"/>
        </w:rPr>
        <w:t>FFS whether the reported value includes the duration for time/frequency synchronization of MR</w:t>
      </w:r>
    </w:p>
    <w:p w14:paraId="1658F493" w14:textId="77777777" w:rsidR="0076474A" w:rsidRDefault="0076474A" w:rsidP="0076474A">
      <w:pPr>
        <w:rPr>
          <w:lang w:val="en-US"/>
        </w:rPr>
      </w:pPr>
    </w:p>
    <w:p w14:paraId="582F6FE9" w14:textId="7FEA95E3" w:rsidR="0076474A" w:rsidRPr="0076474A" w:rsidRDefault="006F79AF" w:rsidP="0076474A">
      <w:pPr>
        <w:rPr>
          <w:rFonts w:eastAsia="Malgun Gothic"/>
          <w:b/>
          <w:bCs/>
          <w:lang w:val="en-US" w:eastAsia="ko-KR" w:bidi="ar"/>
        </w:rPr>
      </w:pPr>
      <w:hyperlink r:id="rId2109" w:history="1">
        <w:r>
          <w:rPr>
            <w:rStyle w:val="Hyperlink"/>
            <w:rFonts w:eastAsia="Malgun Gothic"/>
            <w:b/>
            <w:bCs/>
            <w:lang w:val="en-US" w:eastAsia="ko-KR" w:bidi="ar"/>
          </w:rPr>
          <w:t>R1-2405592</w:t>
        </w:r>
      </w:hyperlink>
      <w:r w:rsidR="0076474A" w:rsidRPr="0076474A">
        <w:rPr>
          <w:rFonts w:eastAsia="Malgun Gothic"/>
          <w:b/>
          <w:bCs/>
          <w:lang w:val="en-US" w:eastAsia="ko-KR" w:bidi="ar"/>
        </w:rPr>
        <w:tab/>
        <w:t>FL summary #2 on LP-WUS operation in CONNECTED mode</w:t>
      </w:r>
      <w:r w:rsidR="0076474A" w:rsidRPr="0076474A">
        <w:rPr>
          <w:rFonts w:eastAsia="Malgun Gothic"/>
          <w:b/>
          <w:bCs/>
          <w:lang w:val="en-US" w:eastAsia="ko-KR" w:bidi="ar"/>
        </w:rPr>
        <w:tab/>
        <w:t>Moderator (NTT DOCOMO)</w:t>
      </w:r>
    </w:p>
    <w:p w14:paraId="2EE5214D" w14:textId="3E008EA0" w:rsidR="0076474A" w:rsidRPr="0076474A" w:rsidRDefault="0076474A" w:rsidP="0076474A">
      <w:pPr>
        <w:rPr>
          <w:rFonts w:eastAsia="Malgun Gothic"/>
          <w:lang w:val="en-US" w:eastAsia="ko-KR" w:bidi="ar"/>
        </w:rPr>
      </w:pPr>
      <w:r>
        <w:rPr>
          <w:rFonts w:eastAsia="Malgun Gothic"/>
          <w:lang w:val="en-US" w:eastAsia="ko-KR" w:bidi="ar"/>
        </w:rPr>
        <w:t>From Thursday session</w:t>
      </w:r>
    </w:p>
    <w:p w14:paraId="74B4A23B" w14:textId="77777777" w:rsidR="0076474A" w:rsidRPr="00E66998" w:rsidRDefault="0076474A" w:rsidP="0076474A">
      <w:r>
        <w:rPr>
          <w:highlight w:val="green"/>
        </w:rPr>
        <w:t>Agreement</w:t>
      </w:r>
    </w:p>
    <w:p w14:paraId="2996B8E9" w14:textId="77777777" w:rsidR="0076474A" w:rsidRPr="0076474A" w:rsidRDefault="0076474A" w:rsidP="0076474A">
      <w:pPr>
        <w:contextualSpacing/>
        <w:jc w:val="both"/>
        <w:rPr>
          <w:bCs/>
          <w:szCs w:val="20"/>
          <w:lang w:val="en-US"/>
        </w:rPr>
      </w:pPr>
      <w:r w:rsidRPr="0076474A">
        <w:rPr>
          <w:bCs/>
          <w:szCs w:val="20"/>
          <w:lang w:val="en-US"/>
        </w:rPr>
        <w:t>For LP-WUS monitoring in RRC CONNECTED mode, a LP-WUS is QCLed with existing NR signal/channel/CORESET for the TCI state</w:t>
      </w:r>
    </w:p>
    <w:p w14:paraId="16409B96" w14:textId="77777777" w:rsidR="0076474A" w:rsidRPr="0076474A" w:rsidRDefault="0076474A" w:rsidP="00311060">
      <w:pPr>
        <w:pStyle w:val="ListParagraph"/>
        <w:numPr>
          <w:ilvl w:val="0"/>
          <w:numId w:val="216"/>
        </w:numPr>
        <w:rPr>
          <w:lang w:val="en-US"/>
        </w:rPr>
      </w:pPr>
      <w:r w:rsidRPr="0076474A">
        <w:rPr>
          <w:lang w:val="en-US"/>
        </w:rPr>
        <w:t>FFS which existing NR signal/channel/CORESET is the QCL source of LP-WUS</w:t>
      </w:r>
    </w:p>
    <w:p w14:paraId="479D9445" w14:textId="77777777" w:rsidR="0076474A" w:rsidRPr="0076474A" w:rsidRDefault="0076474A" w:rsidP="00311060">
      <w:pPr>
        <w:pStyle w:val="ListParagraph"/>
        <w:numPr>
          <w:ilvl w:val="0"/>
          <w:numId w:val="216"/>
        </w:numPr>
        <w:rPr>
          <w:lang w:val="en-US"/>
        </w:rPr>
      </w:pPr>
      <w:r w:rsidRPr="0076474A">
        <w:rPr>
          <w:rFonts w:hint="eastAsia"/>
          <w:lang w:val="en-US"/>
        </w:rPr>
        <w:lastRenderedPageBreak/>
        <w:t>F</w:t>
      </w:r>
      <w:r w:rsidRPr="0076474A">
        <w:rPr>
          <w:lang w:val="en-US"/>
        </w:rPr>
        <w:t>FS exact definition of QCL relationship between LP-WUS and existing NR signal/channel/CORESET</w:t>
      </w:r>
    </w:p>
    <w:p w14:paraId="50C0B47C" w14:textId="77777777" w:rsidR="0076474A" w:rsidRPr="00E66998" w:rsidRDefault="0076474A" w:rsidP="0076474A">
      <w:r>
        <w:rPr>
          <w:highlight w:val="green"/>
        </w:rPr>
        <w:t>Agreement</w:t>
      </w:r>
    </w:p>
    <w:p w14:paraId="67FFDB81" w14:textId="77777777" w:rsidR="0076474A" w:rsidRPr="0076474A" w:rsidRDefault="0076474A" w:rsidP="0076474A">
      <w:pPr>
        <w:contextualSpacing/>
        <w:jc w:val="both"/>
        <w:rPr>
          <w:bCs/>
          <w:szCs w:val="20"/>
          <w:lang w:val="en-US"/>
        </w:rPr>
      </w:pPr>
      <w:r w:rsidRPr="0076474A">
        <w:rPr>
          <w:bCs/>
          <w:szCs w:val="20"/>
          <w:lang w:val="en-US"/>
        </w:rPr>
        <w:t>LP-WUS monitoring occasions (MOs) are configured by RRC, where UE can monitor for LP-WUS transmission in RRC CONNECTED mode.</w:t>
      </w:r>
    </w:p>
    <w:p w14:paraId="5D94D7ED" w14:textId="77777777" w:rsidR="0076474A" w:rsidRPr="0076474A" w:rsidRDefault="0076474A" w:rsidP="00311060">
      <w:pPr>
        <w:numPr>
          <w:ilvl w:val="0"/>
          <w:numId w:val="217"/>
        </w:numPr>
        <w:contextualSpacing/>
        <w:jc w:val="both"/>
        <w:rPr>
          <w:bCs/>
          <w:szCs w:val="20"/>
          <w:lang w:val="en-US" w:eastAsia="x-none"/>
        </w:rPr>
      </w:pPr>
      <w:r w:rsidRPr="0076474A">
        <w:rPr>
          <w:bCs/>
          <w:szCs w:val="20"/>
          <w:lang w:val="en-US" w:eastAsia="x-none"/>
        </w:rPr>
        <w:t>FFS whether to define a time window for Mos</w:t>
      </w:r>
    </w:p>
    <w:p w14:paraId="322C86CD" w14:textId="77777777" w:rsidR="0076474A" w:rsidRPr="0076474A" w:rsidRDefault="0076474A" w:rsidP="00311060">
      <w:pPr>
        <w:numPr>
          <w:ilvl w:val="0"/>
          <w:numId w:val="217"/>
        </w:numPr>
        <w:contextualSpacing/>
        <w:jc w:val="both"/>
        <w:rPr>
          <w:bCs/>
          <w:szCs w:val="20"/>
          <w:lang w:val="en-US" w:eastAsia="x-none"/>
        </w:rPr>
      </w:pPr>
      <w:r w:rsidRPr="0076474A">
        <w:rPr>
          <w:bCs/>
          <w:szCs w:val="20"/>
          <w:lang w:val="en-US" w:eastAsia="x-none"/>
        </w:rPr>
        <w:t>It is at least supported that a UE can monitor MOs with a periodicity.</w:t>
      </w:r>
    </w:p>
    <w:p w14:paraId="713C28EE" w14:textId="77777777" w:rsidR="0076474A" w:rsidRPr="0076474A" w:rsidRDefault="0076474A" w:rsidP="00311060">
      <w:pPr>
        <w:numPr>
          <w:ilvl w:val="1"/>
          <w:numId w:val="217"/>
        </w:numPr>
        <w:contextualSpacing/>
        <w:jc w:val="both"/>
        <w:rPr>
          <w:bCs/>
          <w:szCs w:val="20"/>
          <w:lang w:val="en-US" w:eastAsia="x-none"/>
        </w:rPr>
      </w:pPr>
      <w:r w:rsidRPr="0076474A">
        <w:rPr>
          <w:rFonts w:hint="eastAsia"/>
          <w:bCs/>
          <w:szCs w:val="20"/>
          <w:lang w:val="en-US" w:eastAsia="x-none"/>
        </w:rPr>
        <w:t>F</w:t>
      </w:r>
      <w:r w:rsidRPr="0076474A">
        <w:rPr>
          <w:bCs/>
          <w:szCs w:val="20"/>
          <w:lang w:val="en-US" w:eastAsia="x-none"/>
        </w:rPr>
        <w:t>FS details of the periodicity, e.g. derived from DRX cycle, separately configured</w:t>
      </w:r>
    </w:p>
    <w:p w14:paraId="2BFB3716" w14:textId="77777777" w:rsidR="0076474A" w:rsidRDefault="0076474A" w:rsidP="0076474A">
      <w:pPr>
        <w:rPr>
          <w:rFonts w:eastAsia="Malgun Gothic"/>
          <w:lang w:val="en-US" w:eastAsia="ko-KR" w:bidi="ar"/>
        </w:rPr>
      </w:pPr>
    </w:p>
    <w:p w14:paraId="5F86E0AE" w14:textId="77777777" w:rsidR="0084757E" w:rsidRPr="0076474A" w:rsidRDefault="0084757E" w:rsidP="0076474A">
      <w:pPr>
        <w:rPr>
          <w:rFonts w:eastAsia="Malgun Gothic"/>
          <w:lang w:val="en-US" w:eastAsia="ko-KR" w:bidi="ar"/>
        </w:rPr>
      </w:pPr>
    </w:p>
    <w:p w14:paraId="2E59CB59" w14:textId="27457EEC" w:rsidR="0084757E" w:rsidRPr="0084757E" w:rsidRDefault="006F79AF" w:rsidP="0084757E">
      <w:pPr>
        <w:rPr>
          <w:rFonts w:eastAsia="Malgun Gothic"/>
          <w:b/>
          <w:bCs/>
          <w:lang w:val="en-US" w:eastAsia="ko-KR" w:bidi="ar"/>
        </w:rPr>
      </w:pPr>
      <w:hyperlink r:id="rId2110" w:history="1">
        <w:r>
          <w:rPr>
            <w:rStyle w:val="Hyperlink"/>
            <w:rFonts w:eastAsia="Malgun Gothic"/>
            <w:b/>
            <w:bCs/>
            <w:lang w:val="en-US" w:eastAsia="ko-KR" w:bidi="ar"/>
          </w:rPr>
          <w:t>R1-2405659</w:t>
        </w:r>
      </w:hyperlink>
      <w:r w:rsidR="0084757E" w:rsidRPr="0084757E">
        <w:rPr>
          <w:rFonts w:eastAsia="Malgun Gothic"/>
          <w:b/>
          <w:bCs/>
          <w:lang w:val="en-US" w:eastAsia="ko-KR" w:bidi="ar"/>
        </w:rPr>
        <w:tab/>
        <w:t>FL summary #3 on LP-WUS operation in CONNECTED mode</w:t>
      </w:r>
      <w:r w:rsidR="0084757E" w:rsidRPr="0084757E">
        <w:rPr>
          <w:rFonts w:eastAsia="Malgun Gothic"/>
          <w:b/>
          <w:bCs/>
          <w:lang w:val="en-US" w:eastAsia="ko-KR" w:bidi="ar"/>
        </w:rPr>
        <w:tab/>
        <w:t>Moderator (NTT DOCOMO)</w:t>
      </w:r>
    </w:p>
    <w:p w14:paraId="45DAE85A" w14:textId="324DB3A4" w:rsidR="0084757E" w:rsidRPr="0084757E" w:rsidRDefault="0084757E" w:rsidP="0084757E">
      <w:pPr>
        <w:rPr>
          <w:rFonts w:eastAsia="Malgun Gothic"/>
          <w:lang w:val="en-US" w:eastAsia="ko-KR" w:bidi="ar"/>
        </w:rPr>
      </w:pPr>
      <w:r>
        <w:rPr>
          <w:rFonts w:eastAsia="Malgun Gothic"/>
          <w:lang w:val="en-US" w:eastAsia="ko-KR" w:bidi="ar"/>
        </w:rPr>
        <w:t>From Friday session</w:t>
      </w:r>
    </w:p>
    <w:p w14:paraId="7A10A86C" w14:textId="77777777" w:rsidR="0084757E" w:rsidRPr="0084757E" w:rsidRDefault="0084757E" w:rsidP="0084757E">
      <w:r w:rsidRPr="0084757E">
        <w:rPr>
          <w:highlight w:val="green"/>
        </w:rPr>
        <w:t>Agreement</w:t>
      </w:r>
    </w:p>
    <w:p w14:paraId="6C1A2E5E" w14:textId="77777777" w:rsidR="0084757E" w:rsidRPr="0084757E" w:rsidRDefault="0084757E" w:rsidP="0084757E">
      <w:pPr>
        <w:contextualSpacing/>
        <w:jc w:val="both"/>
        <w:rPr>
          <w:bCs/>
          <w:szCs w:val="20"/>
          <w:lang w:val="en-US"/>
        </w:rPr>
      </w:pPr>
      <w:r w:rsidRPr="0084757E">
        <w:rPr>
          <w:bCs/>
          <w:szCs w:val="20"/>
          <w:lang w:val="en-US"/>
        </w:rPr>
        <w:t>Study whether/how LP-WUS works when UE is configured with CA in RRC CONNECTED mode</w:t>
      </w:r>
    </w:p>
    <w:p w14:paraId="4371C528" w14:textId="77777777" w:rsidR="0084757E" w:rsidRPr="0084757E" w:rsidRDefault="0084757E" w:rsidP="00311060">
      <w:pPr>
        <w:numPr>
          <w:ilvl w:val="0"/>
          <w:numId w:val="292"/>
        </w:numPr>
        <w:contextualSpacing/>
        <w:jc w:val="both"/>
        <w:rPr>
          <w:bCs/>
          <w:szCs w:val="20"/>
          <w:lang w:val="en-US" w:eastAsia="x-none"/>
        </w:rPr>
      </w:pPr>
      <w:r w:rsidRPr="0084757E">
        <w:rPr>
          <w:rFonts w:hint="eastAsia"/>
          <w:bCs/>
          <w:szCs w:val="20"/>
          <w:lang w:val="en-US" w:eastAsia="x-none"/>
        </w:rPr>
        <w:t>F</w:t>
      </w:r>
      <w:r w:rsidRPr="0084757E">
        <w:rPr>
          <w:bCs/>
          <w:szCs w:val="20"/>
          <w:lang w:val="en-US" w:eastAsia="x-none"/>
        </w:rPr>
        <w:t>FS: The cell(s) where PDCCH monitoring triggered by a LP-WUS is applicable</w:t>
      </w:r>
    </w:p>
    <w:p w14:paraId="7EA576DB" w14:textId="77777777" w:rsidR="0084757E" w:rsidRPr="0084757E" w:rsidRDefault="0084757E" w:rsidP="00311060">
      <w:pPr>
        <w:numPr>
          <w:ilvl w:val="1"/>
          <w:numId w:val="292"/>
        </w:numPr>
        <w:contextualSpacing/>
        <w:jc w:val="both"/>
        <w:rPr>
          <w:bCs/>
          <w:szCs w:val="20"/>
          <w:lang w:val="en-US" w:eastAsia="x-none"/>
        </w:rPr>
      </w:pPr>
      <w:r w:rsidRPr="0084757E">
        <w:rPr>
          <w:rFonts w:hint="eastAsia"/>
          <w:bCs/>
          <w:szCs w:val="20"/>
          <w:lang w:val="en-US" w:eastAsia="x-none"/>
        </w:rPr>
        <w:t>O</w:t>
      </w:r>
      <w:r w:rsidRPr="0084757E">
        <w:rPr>
          <w:bCs/>
          <w:szCs w:val="20"/>
          <w:lang w:val="en-US" w:eastAsia="x-none"/>
        </w:rPr>
        <w:t>ption 1: one or more serving cells based on gNB indication/configuration</w:t>
      </w:r>
    </w:p>
    <w:p w14:paraId="2CCD9BE8" w14:textId="77777777" w:rsidR="0084757E" w:rsidRPr="0084757E" w:rsidRDefault="0084757E" w:rsidP="00311060">
      <w:pPr>
        <w:numPr>
          <w:ilvl w:val="1"/>
          <w:numId w:val="292"/>
        </w:numPr>
        <w:contextualSpacing/>
        <w:jc w:val="both"/>
        <w:rPr>
          <w:bCs/>
          <w:szCs w:val="20"/>
          <w:lang w:val="en-US" w:eastAsia="x-none"/>
        </w:rPr>
      </w:pPr>
      <w:r w:rsidRPr="0084757E">
        <w:rPr>
          <w:bCs/>
          <w:szCs w:val="20"/>
          <w:lang w:val="en-US" w:eastAsia="x-none"/>
        </w:rPr>
        <w:t>Option 2: all activated serving cells</w:t>
      </w:r>
    </w:p>
    <w:p w14:paraId="66E2DFEE" w14:textId="77777777" w:rsidR="0084757E" w:rsidRPr="0084757E" w:rsidRDefault="0084757E" w:rsidP="00311060">
      <w:pPr>
        <w:numPr>
          <w:ilvl w:val="1"/>
          <w:numId w:val="292"/>
        </w:numPr>
        <w:contextualSpacing/>
        <w:jc w:val="both"/>
        <w:rPr>
          <w:bCs/>
          <w:szCs w:val="20"/>
          <w:lang w:val="en-US" w:eastAsia="x-none"/>
        </w:rPr>
      </w:pPr>
      <w:r w:rsidRPr="0084757E">
        <w:rPr>
          <w:bCs/>
          <w:szCs w:val="20"/>
          <w:lang w:val="en-US" w:eastAsia="x-none"/>
        </w:rPr>
        <w:t>Note: other options are not precluded</w:t>
      </w:r>
    </w:p>
    <w:p w14:paraId="28B5A6B2" w14:textId="77777777" w:rsidR="0084757E" w:rsidRPr="0084757E" w:rsidRDefault="0084757E" w:rsidP="0084757E">
      <w:pPr>
        <w:rPr>
          <w:rFonts w:eastAsia="Malgun Gothic"/>
          <w:lang w:val="en-US" w:eastAsia="ko-KR" w:bidi="ar"/>
        </w:rPr>
      </w:pPr>
    </w:p>
    <w:p w14:paraId="5BC8D075" w14:textId="77777777" w:rsidR="0084757E" w:rsidRPr="0084757E" w:rsidRDefault="0084757E" w:rsidP="0084757E">
      <w:r w:rsidRPr="0084757E">
        <w:rPr>
          <w:highlight w:val="green"/>
        </w:rPr>
        <w:t>Agreement</w:t>
      </w:r>
    </w:p>
    <w:p w14:paraId="41F1F185" w14:textId="77777777" w:rsidR="0084757E" w:rsidRPr="0084757E" w:rsidRDefault="0084757E" w:rsidP="0084757E">
      <w:pPr>
        <w:contextualSpacing/>
        <w:jc w:val="both"/>
        <w:rPr>
          <w:bCs/>
          <w:szCs w:val="20"/>
          <w:lang w:val="en-US"/>
        </w:rPr>
      </w:pPr>
      <w:r w:rsidRPr="0084757E">
        <w:rPr>
          <w:bCs/>
          <w:szCs w:val="20"/>
          <w:lang w:val="en-US"/>
        </w:rPr>
        <w:t xml:space="preserve">For RRC CONNECTED mode, LP-WUS can be configured without following existing features. </w:t>
      </w:r>
    </w:p>
    <w:p w14:paraId="79CB4D0F" w14:textId="77777777" w:rsidR="0084757E" w:rsidRPr="0084757E" w:rsidRDefault="0084757E" w:rsidP="00311060">
      <w:pPr>
        <w:numPr>
          <w:ilvl w:val="0"/>
          <w:numId w:val="293"/>
        </w:numPr>
        <w:contextualSpacing/>
        <w:jc w:val="both"/>
        <w:rPr>
          <w:bCs/>
          <w:szCs w:val="20"/>
          <w:lang w:val="en-US" w:eastAsia="x-none"/>
        </w:rPr>
      </w:pPr>
      <w:r w:rsidRPr="0084757E">
        <w:rPr>
          <w:rFonts w:hint="eastAsia"/>
          <w:bCs/>
          <w:szCs w:val="20"/>
          <w:lang w:val="en-US" w:eastAsia="x-none"/>
        </w:rPr>
        <w:t>R</w:t>
      </w:r>
      <w:r w:rsidRPr="0084757E">
        <w:rPr>
          <w:bCs/>
          <w:szCs w:val="20"/>
          <w:lang w:val="en-US" w:eastAsia="x-none"/>
        </w:rPr>
        <w:t>el-16 DCP</w:t>
      </w:r>
    </w:p>
    <w:p w14:paraId="07583F2D" w14:textId="77777777" w:rsidR="0084757E" w:rsidRPr="0084757E" w:rsidRDefault="0084757E" w:rsidP="00311060">
      <w:pPr>
        <w:numPr>
          <w:ilvl w:val="0"/>
          <w:numId w:val="293"/>
        </w:numPr>
        <w:contextualSpacing/>
        <w:jc w:val="both"/>
        <w:rPr>
          <w:bCs/>
          <w:szCs w:val="20"/>
          <w:lang w:val="en-US" w:eastAsia="x-none"/>
        </w:rPr>
      </w:pPr>
      <w:r w:rsidRPr="0084757E">
        <w:rPr>
          <w:rFonts w:hint="eastAsia"/>
          <w:bCs/>
          <w:szCs w:val="20"/>
          <w:lang w:val="en-US" w:eastAsia="x-none"/>
        </w:rPr>
        <w:t>R</w:t>
      </w:r>
      <w:r w:rsidRPr="0084757E">
        <w:rPr>
          <w:bCs/>
          <w:szCs w:val="20"/>
          <w:lang w:val="en-US" w:eastAsia="x-none"/>
        </w:rPr>
        <w:t>el-17 PDCCH skipping</w:t>
      </w:r>
    </w:p>
    <w:p w14:paraId="5F7C453D" w14:textId="77777777" w:rsidR="0084757E" w:rsidRPr="0084757E" w:rsidRDefault="0084757E" w:rsidP="00311060">
      <w:pPr>
        <w:numPr>
          <w:ilvl w:val="0"/>
          <w:numId w:val="293"/>
        </w:numPr>
        <w:contextualSpacing/>
        <w:jc w:val="both"/>
        <w:rPr>
          <w:bCs/>
          <w:szCs w:val="20"/>
          <w:lang w:val="en-US" w:eastAsia="x-none"/>
        </w:rPr>
      </w:pPr>
      <w:r w:rsidRPr="0084757E">
        <w:rPr>
          <w:rFonts w:hint="eastAsia"/>
          <w:bCs/>
          <w:szCs w:val="20"/>
          <w:lang w:val="en-US" w:eastAsia="x-none"/>
        </w:rPr>
        <w:t>R</w:t>
      </w:r>
      <w:r w:rsidRPr="0084757E">
        <w:rPr>
          <w:bCs/>
          <w:szCs w:val="20"/>
          <w:lang w:val="en-US" w:eastAsia="x-none"/>
        </w:rPr>
        <w:t>el-17 SSSG switching</w:t>
      </w:r>
    </w:p>
    <w:p w14:paraId="3D790F39" w14:textId="77777777" w:rsidR="0084757E" w:rsidRPr="0084757E" w:rsidRDefault="0084757E" w:rsidP="00311060">
      <w:pPr>
        <w:numPr>
          <w:ilvl w:val="0"/>
          <w:numId w:val="293"/>
        </w:numPr>
        <w:contextualSpacing/>
        <w:jc w:val="both"/>
        <w:rPr>
          <w:bCs/>
          <w:szCs w:val="20"/>
          <w:lang w:val="en-US" w:eastAsia="x-none"/>
        </w:rPr>
      </w:pPr>
      <w:r w:rsidRPr="0084757E">
        <w:rPr>
          <w:bCs/>
          <w:szCs w:val="20"/>
          <w:lang w:val="en-US" w:eastAsia="x-none"/>
        </w:rPr>
        <w:t>Rel-18 cell DTX</w:t>
      </w:r>
    </w:p>
    <w:p w14:paraId="6849E448" w14:textId="77777777" w:rsidR="0084757E" w:rsidRPr="0084757E" w:rsidRDefault="0084757E" w:rsidP="0084757E">
      <w:pPr>
        <w:rPr>
          <w:bCs/>
          <w:szCs w:val="20"/>
          <w:lang w:val="en-US"/>
        </w:rPr>
      </w:pPr>
      <w:r w:rsidRPr="0084757E">
        <w:rPr>
          <w:bCs/>
          <w:szCs w:val="20"/>
          <w:lang w:val="en-US"/>
        </w:rPr>
        <w:t>Further study whether/how LP-WUS works with following existing features (</w:t>
      </w:r>
      <w:r w:rsidRPr="0084757E">
        <w:rPr>
          <w:rFonts w:eastAsia="Yu Mincho"/>
          <w:bCs/>
          <w:szCs w:val="20"/>
          <w:lang w:val="en-US"/>
        </w:rPr>
        <w:t>PDCCH skipping, SSSG switching, cell DTX</w:t>
      </w:r>
      <w:r w:rsidRPr="0084757E">
        <w:rPr>
          <w:bCs/>
          <w:szCs w:val="20"/>
          <w:lang w:val="en-US"/>
        </w:rPr>
        <w:t>)</w:t>
      </w:r>
    </w:p>
    <w:p w14:paraId="58FC1F40" w14:textId="77777777" w:rsidR="00E66998" w:rsidRDefault="00E66998" w:rsidP="00E66998">
      <w:pPr>
        <w:rPr>
          <w:lang w:val="en-US" w:eastAsia="zh-CN" w:bidi="ar"/>
        </w:rPr>
      </w:pPr>
    </w:p>
    <w:p w14:paraId="3AB9653F" w14:textId="77777777" w:rsidR="0084757E" w:rsidRDefault="0084757E" w:rsidP="00E66998">
      <w:pPr>
        <w:rPr>
          <w:lang w:val="en-US" w:eastAsia="zh-CN" w:bidi="ar"/>
        </w:rPr>
      </w:pPr>
    </w:p>
    <w:p w14:paraId="1456C32A" w14:textId="0ACE9FCE" w:rsidR="0084757E" w:rsidRPr="00D7097B" w:rsidRDefault="0084757E" w:rsidP="00E66998">
      <w:pPr>
        <w:rPr>
          <w:lang w:val="en-US" w:eastAsia="zh-CN" w:bidi="ar"/>
        </w:rPr>
      </w:pPr>
      <w:r>
        <w:rPr>
          <w:lang w:val="en-US" w:eastAsia="zh-CN" w:bidi="ar"/>
        </w:rPr>
        <w:t xml:space="preserve">Final summary in </w:t>
      </w:r>
      <w:hyperlink r:id="rId2111" w:history="1">
        <w:r w:rsidR="006F79AF">
          <w:rPr>
            <w:rStyle w:val="Hyperlink"/>
            <w:lang w:val="en-US" w:eastAsia="zh-CN" w:bidi="ar"/>
          </w:rPr>
          <w:t>R1-2405721</w:t>
        </w:r>
      </w:hyperlink>
      <w:r>
        <w:rPr>
          <w:lang w:val="en-US" w:eastAsia="zh-CN" w:bidi="ar"/>
        </w:rPr>
        <w:t>.</w:t>
      </w:r>
    </w:p>
    <w:p w14:paraId="0D751B81" w14:textId="77777777" w:rsidR="00D7097B" w:rsidRPr="00D7097B" w:rsidRDefault="00D7097B" w:rsidP="00B619BB">
      <w:pPr>
        <w:pStyle w:val="Heading2"/>
        <w:rPr>
          <w:lang w:eastAsia="zh-CN"/>
        </w:rPr>
      </w:pPr>
      <w:bookmarkStart w:id="433" w:name="_Hlk153293204"/>
      <w:bookmarkStart w:id="434" w:name="_Toc166306560"/>
      <w:bookmarkStart w:id="435" w:name="_Toc173405054"/>
      <w:r w:rsidRPr="00D7097B">
        <w:rPr>
          <w:lang w:eastAsia="zh-CN"/>
        </w:rPr>
        <w:t>Study on channel modelling for Integrated Sensing And Communication (ISAC) for NR</w:t>
      </w:r>
      <w:bookmarkEnd w:id="433"/>
      <w:bookmarkEnd w:id="434"/>
      <w:bookmarkEnd w:id="435"/>
    </w:p>
    <w:p w14:paraId="60ACDFE1" w14:textId="77777777" w:rsidR="00D7097B" w:rsidRPr="00D7097B" w:rsidRDefault="00D7097B" w:rsidP="00D7097B">
      <w:pPr>
        <w:rPr>
          <w:i/>
          <w:iCs/>
        </w:rPr>
      </w:pPr>
      <w:r w:rsidRPr="00D7097B">
        <w:rPr>
          <w:i/>
          <w:iCs/>
        </w:rPr>
        <w:t xml:space="preserve">Please refer to </w:t>
      </w:r>
      <w:hyperlink r:id="rId2112" w:history="1">
        <w:r w:rsidRPr="00D7097B">
          <w:rPr>
            <w:i/>
            <w:iCs/>
            <w:color w:val="0000FF"/>
            <w:u w:val="single"/>
          </w:rPr>
          <w:t>RP-240799</w:t>
        </w:r>
      </w:hyperlink>
      <w:r w:rsidRPr="00D7097B">
        <w:rPr>
          <w:i/>
          <w:iCs/>
        </w:rPr>
        <w:t xml:space="preserve"> for detailed scope of the SI.</w:t>
      </w:r>
    </w:p>
    <w:p w14:paraId="6315A788" w14:textId="77777777" w:rsidR="00D7097B" w:rsidRPr="00D7097B" w:rsidRDefault="00D7097B" w:rsidP="00D7097B"/>
    <w:p w14:paraId="13A1F5E5" w14:textId="10336E7E" w:rsidR="00B0298A" w:rsidRPr="00E671AB" w:rsidRDefault="006F79AF" w:rsidP="00B0298A">
      <w:pPr>
        <w:rPr>
          <w:b/>
          <w:iCs/>
          <w:lang w:eastAsia="x-none"/>
        </w:rPr>
      </w:pPr>
      <w:hyperlink r:id="rId2113" w:history="1">
        <w:r>
          <w:rPr>
            <w:rStyle w:val="Hyperlink"/>
            <w:b/>
            <w:iCs/>
            <w:lang w:eastAsia="x-none"/>
          </w:rPr>
          <w:t>R1-2405697</w:t>
        </w:r>
      </w:hyperlink>
      <w:r w:rsidR="00B0298A" w:rsidRPr="00E671AB">
        <w:rPr>
          <w:b/>
          <w:iCs/>
          <w:lang w:eastAsia="x-none"/>
        </w:rPr>
        <w:tab/>
        <w:t>Session notes for 9.7 (Study on channel modelling for Integrated Sensing And Communication for NR)</w:t>
      </w:r>
      <w:r w:rsidR="00B0298A" w:rsidRPr="00E671AB">
        <w:rPr>
          <w:b/>
          <w:iCs/>
          <w:lang w:eastAsia="x-none"/>
        </w:rPr>
        <w:tab/>
        <w:t>Ad-Hoc Chair (Huawei)</w:t>
      </w:r>
    </w:p>
    <w:p w14:paraId="47630CB6" w14:textId="096D6158" w:rsidR="00B0298A" w:rsidRPr="00D96FAE" w:rsidRDefault="00B0298A" w:rsidP="00B0298A">
      <w:pPr>
        <w:rPr>
          <w:lang w:eastAsia="x-none"/>
        </w:rPr>
      </w:pPr>
      <w:r w:rsidRPr="00F05EFE">
        <w:rPr>
          <w:b/>
          <w:bCs/>
        </w:rPr>
        <w:t>Friday decision:</w:t>
      </w:r>
      <w:r>
        <w:t xml:space="preserve"> The </w:t>
      </w:r>
      <w:r>
        <w:rPr>
          <w:lang w:val="en-US" w:eastAsia="x-none"/>
        </w:rPr>
        <w:t>s</w:t>
      </w:r>
      <w:r w:rsidRPr="00663F3A">
        <w:rPr>
          <w:lang w:val="en-US" w:eastAsia="x-none"/>
        </w:rPr>
        <w:t>ession notes</w:t>
      </w:r>
      <w:r>
        <w:rPr>
          <w:lang w:val="en-US" w:eastAsia="x-none"/>
        </w:rPr>
        <w:t xml:space="preserve"> are </w:t>
      </w:r>
      <w:r>
        <w:rPr>
          <w:highlight w:val="green"/>
          <w:lang w:eastAsia="x-none"/>
        </w:rPr>
        <w:t>e</w:t>
      </w:r>
      <w:r w:rsidRPr="00D96FAE">
        <w:rPr>
          <w:highlight w:val="green"/>
          <w:lang w:eastAsia="x-none"/>
        </w:rPr>
        <w:t xml:space="preserve">ndorsed </w:t>
      </w:r>
      <w:r w:rsidRPr="00D96FAE">
        <w:rPr>
          <w:lang w:eastAsia="x-none"/>
        </w:rPr>
        <w:t>and contents reflected below.</w:t>
      </w:r>
    </w:p>
    <w:p w14:paraId="0091F457" w14:textId="77777777" w:rsidR="00B0298A" w:rsidRDefault="00B0298A" w:rsidP="00D7097B">
      <w:pPr>
        <w:rPr>
          <w:lang w:eastAsia="x-none"/>
        </w:rPr>
      </w:pPr>
    </w:p>
    <w:p w14:paraId="01DD1FFB" w14:textId="06F85999" w:rsidR="008A77EC" w:rsidRPr="00AC6CAF" w:rsidRDefault="00D7097B" w:rsidP="00D7097B">
      <w:pPr>
        <w:rPr>
          <w:lang w:eastAsia="x-none"/>
        </w:rPr>
      </w:pPr>
      <w:r w:rsidRPr="00AC6CAF">
        <w:rPr>
          <w:lang w:eastAsia="x-none"/>
        </w:rPr>
        <w:t xml:space="preserve">[117-R19-ISAC] </w:t>
      </w:r>
      <w:r w:rsidR="008A77EC" w:rsidRPr="00AC6CAF">
        <w:rPr>
          <w:lang w:eastAsia="x-none"/>
        </w:rPr>
        <w:t>– Yingyang (xiaomi)</w:t>
      </w:r>
    </w:p>
    <w:p w14:paraId="50C902B8" w14:textId="0DD3652D" w:rsidR="00D7097B" w:rsidRPr="00AC6CAF" w:rsidRDefault="00D7097B" w:rsidP="00D7097B">
      <w:pPr>
        <w:rPr>
          <w:lang w:eastAsia="x-none"/>
        </w:rPr>
      </w:pPr>
      <w:r w:rsidRPr="00AC6CAF">
        <w:rPr>
          <w:lang w:eastAsia="x-none"/>
        </w:rPr>
        <w:t>Email discussion on Rel-19 ISAC channel model</w:t>
      </w:r>
    </w:p>
    <w:p w14:paraId="4A7A1F6A" w14:textId="77777777" w:rsidR="00D7097B" w:rsidRPr="00AC6CAF" w:rsidRDefault="00D7097B" w:rsidP="00D7097B">
      <w:pPr>
        <w:numPr>
          <w:ilvl w:val="0"/>
          <w:numId w:val="68"/>
        </w:numPr>
        <w:rPr>
          <w:lang w:val="en-US" w:eastAsia="x-none"/>
        </w:rPr>
      </w:pPr>
      <w:r w:rsidRPr="00AC6CAF">
        <w:rPr>
          <w:lang w:eastAsia="x-none"/>
        </w:rPr>
        <w:t>To be used for sharing updates on online/offline schedule, details on what is to be discussed in online/offline sessions, tdoc number of the moderator summary for online session, etc</w:t>
      </w:r>
    </w:p>
    <w:p w14:paraId="4A1405CA" w14:textId="77777777" w:rsidR="00D7097B" w:rsidRPr="00D7097B" w:rsidRDefault="00D7097B" w:rsidP="00D7097B"/>
    <w:p w14:paraId="7D2EFFE1" w14:textId="6EE4FAB1" w:rsidR="00D7097B" w:rsidRPr="00D7097B" w:rsidRDefault="006F79AF" w:rsidP="00D7097B">
      <w:hyperlink r:id="rId2114" w:history="1">
        <w:r>
          <w:rPr>
            <w:rStyle w:val="Hyperlink"/>
          </w:rPr>
          <w:t>R1-2404630</w:t>
        </w:r>
      </w:hyperlink>
      <w:r w:rsidR="00D7097B" w:rsidRPr="00D7097B">
        <w:tab/>
        <w:t>Updated work plan on channel modelling for ISAC</w:t>
      </w:r>
      <w:r w:rsidR="00D7097B" w:rsidRPr="00D7097B">
        <w:tab/>
        <w:t>Xiaomi, AT&amp;T</w:t>
      </w:r>
    </w:p>
    <w:p w14:paraId="0F1B515A" w14:textId="506C50E6" w:rsidR="00D7097B" w:rsidRPr="00D7097B" w:rsidRDefault="006F79AF" w:rsidP="00D7097B">
      <w:hyperlink r:id="rId2115" w:history="1">
        <w:r>
          <w:rPr>
            <w:rStyle w:val="Hyperlink"/>
          </w:rPr>
          <w:t>R1-2404631</w:t>
        </w:r>
      </w:hyperlink>
      <w:r w:rsidR="00D7097B" w:rsidRPr="00D7097B">
        <w:tab/>
        <w:t>Skeleton CR for TR 38.901 to introduce channel model for ISAC</w:t>
      </w:r>
      <w:r w:rsidR="00D7097B" w:rsidRPr="00D7097B">
        <w:tab/>
        <w:t>Xiaomi, AT&amp;T</w:t>
      </w:r>
    </w:p>
    <w:p w14:paraId="260CB1DA" w14:textId="51AA08EA" w:rsidR="00D7097B" w:rsidRPr="00D7097B" w:rsidRDefault="006F79AF" w:rsidP="00D7097B">
      <w:hyperlink r:id="rId2116" w:history="1">
        <w:r>
          <w:rPr>
            <w:rStyle w:val="Hyperlink"/>
          </w:rPr>
          <w:t>R1-2404822</w:t>
        </w:r>
      </w:hyperlink>
      <w:r w:rsidR="00D7097B" w:rsidRPr="00D7097B">
        <w:tab/>
        <w:t>Ray-Tracing based Channel Models for Automotive ISAC</w:t>
      </w:r>
      <w:r w:rsidR="00D7097B" w:rsidRPr="00D7097B">
        <w:tab/>
        <w:t>DENSO CORPORATION</w:t>
      </w:r>
    </w:p>
    <w:p w14:paraId="500FCEF6" w14:textId="77777777" w:rsidR="00D7097B" w:rsidRPr="00D7097B" w:rsidRDefault="00D7097B" w:rsidP="008A77EC">
      <w:pPr>
        <w:pStyle w:val="Heading3"/>
      </w:pPr>
      <w:bookmarkStart w:id="436" w:name="_Toc166306561"/>
      <w:bookmarkStart w:id="437" w:name="_Toc173405055"/>
      <w:r w:rsidRPr="00D7097B">
        <w:t>ISAC deployment scenarios</w:t>
      </w:r>
      <w:bookmarkEnd w:id="436"/>
      <w:bookmarkEnd w:id="437"/>
    </w:p>
    <w:p w14:paraId="09839A3F" w14:textId="2501B345" w:rsidR="00D7097B" w:rsidRPr="00D7097B" w:rsidRDefault="006F79AF" w:rsidP="00D7097B">
      <w:pPr>
        <w:rPr>
          <w:lang w:eastAsia="x-none"/>
        </w:rPr>
      </w:pPr>
      <w:hyperlink r:id="rId2117" w:history="1">
        <w:r>
          <w:rPr>
            <w:rStyle w:val="Hyperlink"/>
            <w:lang w:eastAsia="x-none"/>
          </w:rPr>
          <w:t>R1-2403916</w:t>
        </w:r>
      </w:hyperlink>
      <w:r w:rsidR="00D7097B" w:rsidRPr="00D7097B">
        <w:rPr>
          <w:lang w:eastAsia="x-none"/>
        </w:rPr>
        <w:tab/>
        <w:t>Discussion on ISAC deployment scenarios and requirements</w:t>
      </w:r>
      <w:r w:rsidR="00D7097B" w:rsidRPr="00D7097B">
        <w:rPr>
          <w:lang w:eastAsia="x-none"/>
        </w:rPr>
        <w:tab/>
        <w:t>EURECOM</w:t>
      </w:r>
    </w:p>
    <w:p w14:paraId="18C1256D" w14:textId="714325F7" w:rsidR="00D7097B" w:rsidRPr="00D7097B" w:rsidRDefault="006F79AF" w:rsidP="00D7097B">
      <w:pPr>
        <w:rPr>
          <w:lang w:eastAsia="x-none"/>
        </w:rPr>
      </w:pPr>
      <w:hyperlink r:id="rId2118" w:history="1">
        <w:r>
          <w:rPr>
            <w:rStyle w:val="Hyperlink"/>
            <w:lang w:eastAsia="x-none"/>
          </w:rPr>
          <w:t>R1-2403920</w:t>
        </w:r>
      </w:hyperlink>
      <w:r w:rsidR="00D7097B" w:rsidRPr="00D7097B">
        <w:rPr>
          <w:lang w:eastAsia="x-none"/>
        </w:rPr>
        <w:tab/>
        <w:t>Deployment scenarios for ISAC channel model</w:t>
      </w:r>
      <w:r w:rsidR="00D7097B" w:rsidRPr="00D7097B">
        <w:rPr>
          <w:lang w:eastAsia="x-none"/>
        </w:rPr>
        <w:tab/>
        <w:t>Huawei, HiSilicon</w:t>
      </w:r>
    </w:p>
    <w:p w14:paraId="44C58576" w14:textId="04AE5E1D" w:rsidR="00D7097B" w:rsidRPr="00D7097B" w:rsidRDefault="006F79AF" w:rsidP="00D7097B">
      <w:pPr>
        <w:rPr>
          <w:lang w:eastAsia="x-none"/>
        </w:rPr>
      </w:pPr>
      <w:hyperlink r:id="rId2119" w:history="1">
        <w:r>
          <w:rPr>
            <w:rStyle w:val="Hyperlink"/>
            <w:lang w:eastAsia="x-none"/>
          </w:rPr>
          <w:t>R1-2403964</w:t>
        </w:r>
      </w:hyperlink>
      <w:r w:rsidR="00D7097B" w:rsidRPr="00D7097B">
        <w:rPr>
          <w:lang w:eastAsia="x-none"/>
        </w:rPr>
        <w:tab/>
        <w:t>Deployment scenarios for ISAC channel modeling</w:t>
      </w:r>
      <w:r w:rsidR="00D7097B" w:rsidRPr="00D7097B">
        <w:rPr>
          <w:lang w:eastAsia="x-none"/>
        </w:rPr>
        <w:tab/>
        <w:t>Intel Corporation</w:t>
      </w:r>
    </w:p>
    <w:p w14:paraId="689DE8EA" w14:textId="192055B8" w:rsidR="00D7097B" w:rsidRPr="00D7097B" w:rsidRDefault="006F79AF" w:rsidP="00D7097B">
      <w:pPr>
        <w:rPr>
          <w:lang w:eastAsia="x-none"/>
        </w:rPr>
      </w:pPr>
      <w:hyperlink r:id="rId2120" w:history="1">
        <w:r>
          <w:rPr>
            <w:rStyle w:val="Hyperlink"/>
            <w:lang w:eastAsia="x-none"/>
          </w:rPr>
          <w:t>R1-2403994</w:t>
        </w:r>
      </w:hyperlink>
      <w:r w:rsidR="00D7097B" w:rsidRPr="00D7097B">
        <w:rPr>
          <w:lang w:eastAsia="x-none"/>
        </w:rPr>
        <w:tab/>
        <w:t>Discussion on ISAC deployment scenarios</w:t>
      </w:r>
      <w:r w:rsidR="00D7097B" w:rsidRPr="00D7097B">
        <w:rPr>
          <w:lang w:eastAsia="x-none"/>
        </w:rPr>
        <w:tab/>
        <w:t>Nokia, Nokia Shanghai Bell</w:t>
      </w:r>
    </w:p>
    <w:p w14:paraId="0CFD4C2D" w14:textId="21B1FCDA" w:rsidR="00D7097B" w:rsidRPr="00D7097B" w:rsidRDefault="006F79AF" w:rsidP="00D7097B">
      <w:pPr>
        <w:rPr>
          <w:lang w:eastAsia="x-none"/>
        </w:rPr>
      </w:pPr>
      <w:hyperlink r:id="rId2121" w:history="1">
        <w:r>
          <w:rPr>
            <w:rStyle w:val="Hyperlink"/>
            <w:lang w:eastAsia="x-none"/>
          </w:rPr>
          <w:t>R1-2404038</w:t>
        </w:r>
      </w:hyperlink>
      <w:r w:rsidR="00D7097B" w:rsidRPr="00D7097B">
        <w:rPr>
          <w:lang w:eastAsia="x-none"/>
        </w:rPr>
        <w:tab/>
        <w:t>Discussion on ISAC deployment scenarios</w:t>
      </w:r>
      <w:r w:rsidR="00D7097B" w:rsidRPr="00D7097B">
        <w:rPr>
          <w:lang w:eastAsia="x-none"/>
        </w:rPr>
        <w:tab/>
        <w:t>Spreadtrum Communications</w:t>
      </w:r>
    </w:p>
    <w:p w14:paraId="6C6014CA" w14:textId="55E9D6D3" w:rsidR="00D7097B" w:rsidRPr="00D7097B" w:rsidRDefault="006F79AF" w:rsidP="00D7097B">
      <w:pPr>
        <w:rPr>
          <w:lang w:eastAsia="x-none"/>
        </w:rPr>
      </w:pPr>
      <w:hyperlink r:id="rId2122" w:history="1">
        <w:r>
          <w:rPr>
            <w:rStyle w:val="Hyperlink"/>
            <w:lang w:eastAsia="x-none"/>
          </w:rPr>
          <w:t>R1-2404127</w:t>
        </w:r>
      </w:hyperlink>
      <w:r w:rsidR="00D7097B" w:rsidRPr="00D7097B">
        <w:rPr>
          <w:lang w:eastAsia="x-none"/>
        </w:rPr>
        <w:tab/>
        <w:t>Discussion on  ISAC deployment scenarios</w:t>
      </w:r>
      <w:r w:rsidR="00D7097B" w:rsidRPr="00D7097B">
        <w:rPr>
          <w:lang w:eastAsia="x-none"/>
        </w:rPr>
        <w:tab/>
        <w:t>Samsung</w:t>
      </w:r>
    </w:p>
    <w:p w14:paraId="3D0A7D4C" w14:textId="01075AF6" w:rsidR="00D7097B" w:rsidRPr="00D7097B" w:rsidRDefault="006F79AF" w:rsidP="00D7097B">
      <w:pPr>
        <w:rPr>
          <w:lang w:eastAsia="x-none"/>
        </w:rPr>
      </w:pPr>
      <w:hyperlink r:id="rId2123" w:history="1">
        <w:r>
          <w:rPr>
            <w:rStyle w:val="Hyperlink"/>
            <w:lang w:eastAsia="x-none"/>
          </w:rPr>
          <w:t>R1-2404189</w:t>
        </w:r>
      </w:hyperlink>
      <w:r w:rsidR="00D7097B" w:rsidRPr="00D7097B">
        <w:rPr>
          <w:lang w:eastAsia="x-none"/>
        </w:rPr>
        <w:tab/>
        <w:t>Views on Rel-19 ISAC deployment scenarios</w:t>
      </w:r>
      <w:r w:rsidR="00D7097B" w:rsidRPr="00D7097B">
        <w:rPr>
          <w:lang w:eastAsia="x-none"/>
        </w:rPr>
        <w:tab/>
        <w:t>vivo</w:t>
      </w:r>
    </w:p>
    <w:p w14:paraId="5675A673" w14:textId="09113505" w:rsidR="00D7097B" w:rsidRPr="00D7097B" w:rsidRDefault="006F79AF" w:rsidP="00D7097B">
      <w:pPr>
        <w:rPr>
          <w:lang w:eastAsia="x-none"/>
        </w:rPr>
      </w:pPr>
      <w:hyperlink r:id="rId2124" w:history="1">
        <w:r>
          <w:rPr>
            <w:rStyle w:val="Hyperlink"/>
            <w:lang w:eastAsia="x-none"/>
          </w:rPr>
          <w:t>R1-2404302</w:t>
        </w:r>
      </w:hyperlink>
      <w:r w:rsidR="00D7097B" w:rsidRPr="00D7097B">
        <w:rPr>
          <w:lang w:eastAsia="x-none"/>
        </w:rPr>
        <w:tab/>
        <w:t>Discussion on ISAC deployment scenarios</w:t>
      </w:r>
      <w:r w:rsidR="00D7097B" w:rsidRPr="00D7097B">
        <w:rPr>
          <w:lang w:eastAsia="x-none"/>
        </w:rPr>
        <w:tab/>
        <w:t>Apple</w:t>
      </w:r>
    </w:p>
    <w:p w14:paraId="7A7F5B72" w14:textId="6FB2A88F" w:rsidR="00D7097B" w:rsidRPr="00D7097B" w:rsidRDefault="006F79AF" w:rsidP="00D7097B">
      <w:pPr>
        <w:rPr>
          <w:lang w:eastAsia="x-none"/>
        </w:rPr>
      </w:pPr>
      <w:hyperlink r:id="rId2125" w:history="1">
        <w:r>
          <w:rPr>
            <w:rStyle w:val="Hyperlink"/>
            <w:lang w:eastAsia="x-none"/>
          </w:rPr>
          <w:t>R1-2404327</w:t>
        </w:r>
      </w:hyperlink>
      <w:r w:rsidR="00D7097B" w:rsidRPr="00D7097B">
        <w:rPr>
          <w:lang w:eastAsia="x-none"/>
        </w:rPr>
        <w:tab/>
        <w:t>Discussion on ISAC deployment scenarios</w:t>
      </w:r>
      <w:r w:rsidR="00D7097B" w:rsidRPr="00D7097B">
        <w:rPr>
          <w:lang w:eastAsia="x-none"/>
        </w:rPr>
        <w:tab/>
        <w:t>LG Electronics</w:t>
      </w:r>
    </w:p>
    <w:p w14:paraId="02E4242C" w14:textId="33BACABE" w:rsidR="00D7097B" w:rsidRPr="00D7097B" w:rsidRDefault="006F79AF" w:rsidP="00D7097B">
      <w:pPr>
        <w:rPr>
          <w:lang w:eastAsia="x-none"/>
        </w:rPr>
      </w:pPr>
      <w:hyperlink r:id="rId2126" w:history="1">
        <w:r>
          <w:rPr>
            <w:rStyle w:val="Hyperlink"/>
            <w:lang w:eastAsia="x-none"/>
          </w:rPr>
          <w:t>R1-2404413</w:t>
        </w:r>
      </w:hyperlink>
      <w:r w:rsidR="00D7097B" w:rsidRPr="00D7097B">
        <w:rPr>
          <w:lang w:eastAsia="x-none"/>
        </w:rPr>
        <w:tab/>
        <w:t>Discussion on ISAC deployment scenarios</w:t>
      </w:r>
      <w:r w:rsidR="00D7097B" w:rsidRPr="00D7097B">
        <w:rPr>
          <w:lang w:eastAsia="x-none"/>
        </w:rPr>
        <w:tab/>
        <w:t>CATT, CICTCI</w:t>
      </w:r>
    </w:p>
    <w:p w14:paraId="054C53ED" w14:textId="1BCC4E54" w:rsidR="00D7097B" w:rsidRPr="00D7097B" w:rsidRDefault="006F79AF" w:rsidP="00D7097B">
      <w:pPr>
        <w:rPr>
          <w:lang w:eastAsia="x-none"/>
        </w:rPr>
      </w:pPr>
      <w:hyperlink r:id="rId2127" w:history="1">
        <w:r>
          <w:rPr>
            <w:rStyle w:val="Hyperlink"/>
            <w:lang w:eastAsia="x-none"/>
          </w:rPr>
          <w:t>R1-2404435</w:t>
        </w:r>
      </w:hyperlink>
      <w:r w:rsidR="00D7097B" w:rsidRPr="00D7097B">
        <w:rPr>
          <w:lang w:eastAsia="x-none"/>
        </w:rPr>
        <w:tab/>
        <w:t>Discussion on ISAC deployment scenarios</w:t>
      </w:r>
      <w:r w:rsidR="00D7097B" w:rsidRPr="00D7097B">
        <w:rPr>
          <w:lang w:eastAsia="x-none"/>
        </w:rPr>
        <w:tab/>
        <w:t>China Telecom</w:t>
      </w:r>
    </w:p>
    <w:p w14:paraId="5C3C5775" w14:textId="723F6BE7" w:rsidR="00D7097B" w:rsidRPr="00D7097B" w:rsidRDefault="006F79AF" w:rsidP="00D7097B">
      <w:pPr>
        <w:rPr>
          <w:lang w:eastAsia="x-none"/>
        </w:rPr>
      </w:pPr>
      <w:hyperlink r:id="rId2128" w:history="1">
        <w:r>
          <w:rPr>
            <w:rStyle w:val="Hyperlink"/>
            <w:lang w:eastAsia="x-none"/>
          </w:rPr>
          <w:t>R1-2404468</w:t>
        </w:r>
      </w:hyperlink>
      <w:r w:rsidR="00D7097B" w:rsidRPr="00D7097B">
        <w:rPr>
          <w:lang w:eastAsia="x-none"/>
        </w:rPr>
        <w:tab/>
        <w:t>Discussion on ISAC deployment scenarios</w:t>
      </w:r>
      <w:r w:rsidR="00D7097B" w:rsidRPr="00D7097B">
        <w:rPr>
          <w:lang w:eastAsia="x-none"/>
        </w:rPr>
        <w:tab/>
        <w:t>CMCC, China Southern Power Grid</w:t>
      </w:r>
    </w:p>
    <w:p w14:paraId="209AFA2C" w14:textId="11B10349" w:rsidR="00D7097B" w:rsidRPr="00D7097B" w:rsidRDefault="006F79AF" w:rsidP="00D7097B">
      <w:pPr>
        <w:rPr>
          <w:lang w:eastAsia="x-none"/>
        </w:rPr>
      </w:pPr>
      <w:hyperlink r:id="rId2129" w:history="1">
        <w:r>
          <w:rPr>
            <w:rStyle w:val="Hyperlink"/>
            <w:lang w:eastAsia="x-none"/>
          </w:rPr>
          <w:t>R1-2404512</w:t>
        </w:r>
      </w:hyperlink>
      <w:r w:rsidR="00D7097B" w:rsidRPr="00D7097B">
        <w:rPr>
          <w:lang w:eastAsia="x-none"/>
        </w:rPr>
        <w:tab/>
        <w:t>Views on ISAC Deployment Scenarios</w:t>
      </w:r>
      <w:r w:rsidR="00D7097B" w:rsidRPr="00D7097B">
        <w:rPr>
          <w:lang w:eastAsia="x-none"/>
        </w:rPr>
        <w:tab/>
        <w:t>Sony</w:t>
      </w:r>
    </w:p>
    <w:p w14:paraId="747C3044" w14:textId="5148C164" w:rsidR="00D7097B" w:rsidRPr="00D7097B" w:rsidRDefault="006F79AF" w:rsidP="00D7097B">
      <w:pPr>
        <w:rPr>
          <w:lang w:eastAsia="x-none"/>
        </w:rPr>
      </w:pPr>
      <w:hyperlink r:id="rId2130" w:history="1">
        <w:r>
          <w:rPr>
            <w:rStyle w:val="Hyperlink"/>
            <w:lang w:eastAsia="x-none"/>
          </w:rPr>
          <w:t>R1-2404522</w:t>
        </w:r>
      </w:hyperlink>
      <w:r w:rsidR="00D7097B" w:rsidRPr="00D7097B">
        <w:rPr>
          <w:lang w:eastAsia="x-none"/>
        </w:rPr>
        <w:tab/>
        <w:t>Deployment Scenarios for ISAC Channel Modeling</w:t>
      </w:r>
      <w:r w:rsidR="00D7097B" w:rsidRPr="00D7097B">
        <w:rPr>
          <w:lang w:eastAsia="x-none"/>
        </w:rPr>
        <w:tab/>
        <w:t>AT&amp;T, FirstNet</w:t>
      </w:r>
    </w:p>
    <w:p w14:paraId="5B548914" w14:textId="0F0BD34F" w:rsidR="00D7097B" w:rsidRPr="00D7097B" w:rsidRDefault="006F79AF" w:rsidP="00D7097B">
      <w:pPr>
        <w:rPr>
          <w:lang w:eastAsia="x-none"/>
        </w:rPr>
      </w:pPr>
      <w:hyperlink r:id="rId2131" w:history="1">
        <w:r>
          <w:rPr>
            <w:rStyle w:val="Hyperlink"/>
            <w:lang w:eastAsia="x-none"/>
          </w:rPr>
          <w:t>R1-2404541</w:t>
        </w:r>
      </w:hyperlink>
      <w:r w:rsidR="00D7097B" w:rsidRPr="00D7097B">
        <w:rPr>
          <w:lang w:eastAsia="x-none"/>
        </w:rPr>
        <w:tab/>
        <w:t>Deployment scenarios for integrated sensing and communication with NR</w:t>
      </w:r>
      <w:r w:rsidR="00D7097B" w:rsidRPr="00D7097B">
        <w:rPr>
          <w:lang w:eastAsia="x-none"/>
        </w:rPr>
        <w:tab/>
        <w:t>NVIDIA</w:t>
      </w:r>
    </w:p>
    <w:p w14:paraId="551B9F27" w14:textId="697C894E" w:rsidR="00D7097B" w:rsidRPr="00D7097B" w:rsidRDefault="006F79AF" w:rsidP="00D7097B">
      <w:pPr>
        <w:rPr>
          <w:lang w:eastAsia="x-none"/>
        </w:rPr>
      </w:pPr>
      <w:hyperlink r:id="rId2132" w:history="1">
        <w:r>
          <w:rPr>
            <w:rStyle w:val="Hyperlink"/>
            <w:lang w:eastAsia="x-none"/>
          </w:rPr>
          <w:t>R1-2404573</w:t>
        </w:r>
      </w:hyperlink>
      <w:r w:rsidR="00D7097B" w:rsidRPr="00D7097B">
        <w:rPr>
          <w:lang w:eastAsia="x-none"/>
        </w:rPr>
        <w:tab/>
        <w:t>Discussion on ISAC deployment scenarios</w:t>
      </w:r>
      <w:r w:rsidR="00D7097B" w:rsidRPr="00D7097B">
        <w:rPr>
          <w:lang w:eastAsia="x-none"/>
        </w:rPr>
        <w:tab/>
        <w:t>Tiami Networks</w:t>
      </w:r>
    </w:p>
    <w:p w14:paraId="1FB581AC" w14:textId="07C0D94A" w:rsidR="00D7097B" w:rsidRPr="00D7097B" w:rsidRDefault="006F79AF" w:rsidP="00D7097B">
      <w:pPr>
        <w:rPr>
          <w:lang w:eastAsia="x-none"/>
        </w:rPr>
      </w:pPr>
      <w:hyperlink r:id="rId2133" w:history="1">
        <w:r>
          <w:rPr>
            <w:rStyle w:val="Hyperlink"/>
            <w:lang w:eastAsia="x-none"/>
          </w:rPr>
          <w:t>R1-2404632</w:t>
        </w:r>
      </w:hyperlink>
      <w:r w:rsidR="00D7097B" w:rsidRPr="00D7097B">
        <w:rPr>
          <w:lang w:eastAsia="x-none"/>
        </w:rPr>
        <w:tab/>
        <w:t>Deployment scenarios and evaluation assumptions for ISAC channel model</w:t>
      </w:r>
      <w:r w:rsidR="00D7097B" w:rsidRPr="00D7097B">
        <w:rPr>
          <w:lang w:eastAsia="x-none"/>
        </w:rPr>
        <w:tab/>
        <w:t>Xiaomi</w:t>
      </w:r>
    </w:p>
    <w:p w14:paraId="113C698C" w14:textId="67F26E2E" w:rsidR="00D7097B" w:rsidRPr="00D7097B" w:rsidRDefault="006F79AF" w:rsidP="00D7097B">
      <w:pPr>
        <w:rPr>
          <w:lang w:eastAsia="x-none"/>
        </w:rPr>
      </w:pPr>
      <w:hyperlink r:id="rId2134" w:history="1">
        <w:r>
          <w:rPr>
            <w:rStyle w:val="Hyperlink"/>
            <w:lang w:eastAsia="x-none"/>
          </w:rPr>
          <w:t>R1-2404651</w:t>
        </w:r>
      </w:hyperlink>
      <w:r w:rsidR="00D7097B" w:rsidRPr="00D7097B">
        <w:rPr>
          <w:lang w:eastAsia="x-none"/>
        </w:rPr>
        <w:tab/>
        <w:t>Discussion on ISAC deployment scenarios</w:t>
      </w:r>
      <w:r w:rsidR="00D7097B" w:rsidRPr="00D7097B">
        <w:rPr>
          <w:lang w:eastAsia="x-none"/>
        </w:rPr>
        <w:tab/>
        <w:t>InterDigital, Inc.</w:t>
      </w:r>
    </w:p>
    <w:p w14:paraId="55A9CCF7" w14:textId="6195110F" w:rsidR="00D7097B" w:rsidRPr="00D7097B" w:rsidRDefault="006F79AF" w:rsidP="00D7097B">
      <w:pPr>
        <w:rPr>
          <w:lang w:eastAsia="x-none"/>
        </w:rPr>
      </w:pPr>
      <w:hyperlink r:id="rId2135" w:history="1">
        <w:r>
          <w:rPr>
            <w:rStyle w:val="Hyperlink"/>
            <w:lang w:eastAsia="x-none"/>
          </w:rPr>
          <w:t>R1-2404723</w:t>
        </w:r>
      </w:hyperlink>
      <w:r w:rsidR="00D7097B" w:rsidRPr="00D7097B">
        <w:rPr>
          <w:lang w:eastAsia="x-none"/>
        </w:rPr>
        <w:tab/>
        <w:t>Considerations on ISCA deployment scenarios</w:t>
      </w:r>
      <w:r w:rsidR="00D7097B" w:rsidRPr="00D7097B">
        <w:rPr>
          <w:lang w:eastAsia="x-none"/>
        </w:rPr>
        <w:tab/>
        <w:t>CAICT</w:t>
      </w:r>
    </w:p>
    <w:p w14:paraId="6E2906E7" w14:textId="5798B190" w:rsidR="00D7097B" w:rsidRPr="00D7097B" w:rsidRDefault="006F79AF" w:rsidP="00D7097B">
      <w:pPr>
        <w:rPr>
          <w:lang w:eastAsia="x-none"/>
        </w:rPr>
      </w:pPr>
      <w:hyperlink r:id="rId2136" w:history="1">
        <w:r>
          <w:rPr>
            <w:rStyle w:val="Hyperlink"/>
            <w:lang w:eastAsia="x-none"/>
          </w:rPr>
          <w:t>R1-2404875</w:t>
        </w:r>
      </w:hyperlink>
      <w:r w:rsidR="00D7097B" w:rsidRPr="00D7097B">
        <w:rPr>
          <w:lang w:eastAsia="x-none"/>
        </w:rPr>
        <w:tab/>
        <w:t>Discussion on ISAC deployment scenarios</w:t>
      </w:r>
      <w:r w:rsidR="00D7097B" w:rsidRPr="00D7097B">
        <w:rPr>
          <w:lang w:eastAsia="x-none"/>
        </w:rPr>
        <w:tab/>
        <w:t>OPPO</w:t>
      </w:r>
    </w:p>
    <w:p w14:paraId="36FAD0B1" w14:textId="4AB1FFB6" w:rsidR="00D7097B" w:rsidRPr="00D7097B" w:rsidRDefault="006F79AF" w:rsidP="00D7097B">
      <w:pPr>
        <w:rPr>
          <w:lang w:eastAsia="x-none"/>
        </w:rPr>
      </w:pPr>
      <w:hyperlink r:id="rId2137" w:history="1">
        <w:r>
          <w:rPr>
            <w:rStyle w:val="Hyperlink"/>
            <w:lang w:eastAsia="x-none"/>
          </w:rPr>
          <w:t>R1-2404914</w:t>
        </w:r>
      </w:hyperlink>
      <w:r w:rsidR="00D7097B" w:rsidRPr="00D7097B">
        <w:rPr>
          <w:lang w:eastAsia="x-none"/>
        </w:rPr>
        <w:tab/>
        <w:t>Discussion on ISAC deployment scenarios</w:t>
      </w:r>
      <w:r w:rsidR="00D7097B" w:rsidRPr="00D7097B">
        <w:rPr>
          <w:lang w:eastAsia="x-none"/>
        </w:rPr>
        <w:tab/>
        <w:t>TOYOTA InfoTechnology Center</w:t>
      </w:r>
    </w:p>
    <w:p w14:paraId="4F24EB0B" w14:textId="53D18B53" w:rsidR="00D7097B" w:rsidRPr="00D7097B" w:rsidRDefault="006F79AF" w:rsidP="00D7097B">
      <w:pPr>
        <w:rPr>
          <w:lang w:eastAsia="x-none"/>
        </w:rPr>
      </w:pPr>
      <w:hyperlink r:id="rId2138" w:history="1">
        <w:r>
          <w:rPr>
            <w:rStyle w:val="Hyperlink"/>
            <w:lang w:eastAsia="x-none"/>
          </w:rPr>
          <w:t>R1-2404931</w:t>
        </w:r>
      </w:hyperlink>
      <w:r w:rsidR="00D7097B" w:rsidRPr="00D7097B">
        <w:rPr>
          <w:lang w:eastAsia="x-none"/>
        </w:rPr>
        <w:tab/>
        <w:t xml:space="preserve">Discussion on ISAC deployment scenarios </w:t>
      </w:r>
      <w:r w:rsidR="00D7097B" w:rsidRPr="00D7097B">
        <w:rPr>
          <w:lang w:eastAsia="x-none"/>
        </w:rPr>
        <w:tab/>
        <w:t>Lenovo</w:t>
      </w:r>
    </w:p>
    <w:p w14:paraId="5659EF8B" w14:textId="0A12641D" w:rsidR="00D7097B" w:rsidRPr="00D7097B" w:rsidRDefault="006F79AF" w:rsidP="00D7097B">
      <w:pPr>
        <w:rPr>
          <w:lang w:eastAsia="x-none"/>
        </w:rPr>
      </w:pPr>
      <w:hyperlink r:id="rId2139" w:history="1">
        <w:r>
          <w:rPr>
            <w:rStyle w:val="Hyperlink"/>
            <w:lang w:eastAsia="x-none"/>
          </w:rPr>
          <w:t>R1-2405002</w:t>
        </w:r>
      </w:hyperlink>
      <w:r w:rsidR="00D7097B" w:rsidRPr="00D7097B">
        <w:rPr>
          <w:lang w:eastAsia="x-none"/>
        </w:rPr>
        <w:tab/>
        <w:t>Discussion on ISAC deployment scenarios</w:t>
      </w:r>
      <w:r w:rsidR="00D7097B" w:rsidRPr="00D7097B">
        <w:rPr>
          <w:lang w:eastAsia="x-none"/>
        </w:rPr>
        <w:tab/>
        <w:t>ZTE</w:t>
      </w:r>
    </w:p>
    <w:p w14:paraId="53478C93" w14:textId="399B74F7" w:rsidR="00D7097B" w:rsidRPr="00D7097B" w:rsidRDefault="006F79AF" w:rsidP="00D7097B">
      <w:pPr>
        <w:rPr>
          <w:lang w:eastAsia="x-none"/>
        </w:rPr>
      </w:pPr>
      <w:hyperlink r:id="rId2140" w:history="1">
        <w:r>
          <w:rPr>
            <w:rStyle w:val="Hyperlink"/>
            <w:lang w:eastAsia="x-none"/>
          </w:rPr>
          <w:t>R1-2405009</w:t>
        </w:r>
      </w:hyperlink>
      <w:r w:rsidR="00D7097B" w:rsidRPr="00D7097B">
        <w:rPr>
          <w:lang w:eastAsia="x-none"/>
        </w:rPr>
        <w:tab/>
        <w:t>Discussion on ISAC Deployment Scenarios</w:t>
      </w:r>
      <w:r w:rsidR="00D7097B" w:rsidRPr="00D7097B">
        <w:rPr>
          <w:lang w:eastAsia="x-none"/>
        </w:rPr>
        <w:tab/>
        <w:t>Ericsson</w:t>
      </w:r>
    </w:p>
    <w:p w14:paraId="7AE8BE83" w14:textId="221CDA71" w:rsidR="00D7097B" w:rsidRPr="00D7097B" w:rsidRDefault="006F79AF" w:rsidP="00D7097B">
      <w:pPr>
        <w:rPr>
          <w:lang w:eastAsia="x-none"/>
        </w:rPr>
      </w:pPr>
      <w:hyperlink r:id="rId2141" w:history="1">
        <w:r>
          <w:rPr>
            <w:rStyle w:val="Hyperlink"/>
            <w:lang w:eastAsia="x-none"/>
          </w:rPr>
          <w:t>R1-2405054</w:t>
        </w:r>
      </w:hyperlink>
      <w:r w:rsidR="00D7097B" w:rsidRPr="00D7097B">
        <w:rPr>
          <w:lang w:eastAsia="x-none"/>
        </w:rPr>
        <w:tab/>
        <w:t>Study on deployment scenarios for ISAC channel modelling</w:t>
      </w:r>
      <w:r w:rsidR="00D7097B" w:rsidRPr="00D7097B">
        <w:rPr>
          <w:lang w:eastAsia="x-none"/>
        </w:rPr>
        <w:tab/>
        <w:t>NTT DOCOMO, INC.</w:t>
      </w:r>
    </w:p>
    <w:p w14:paraId="4DE1A2FF" w14:textId="33E9C6ED" w:rsidR="00D7097B" w:rsidRPr="00D7097B" w:rsidRDefault="006F79AF" w:rsidP="00D7097B">
      <w:pPr>
        <w:rPr>
          <w:lang w:eastAsia="x-none"/>
        </w:rPr>
      </w:pPr>
      <w:hyperlink r:id="rId2142" w:history="1">
        <w:r>
          <w:rPr>
            <w:rStyle w:val="Hyperlink"/>
            <w:lang w:eastAsia="x-none"/>
          </w:rPr>
          <w:t>R1-2405094</w:t>
        </w:r>
      </w:hyperlink>
      <w:r w:rsidR="00D7097B" w:rsidRPr="00D7097B">
        <w:rPr>
          <w:lang w:eastAsia="x-none"/>
        </w:rPr>
        <w:tab/>
        <w:t>Discussion on ISAC deployment scenario</w:t>
      </w:r>
      <w:r w:rsidR="00D7097B" w:rsidRPr="00D7097B">
        <w:rPr>
          <w:lang w:eastAsia="x-none"/>
        </w:rPr>
        <w:tab/>
        <w:t>MediaTek Inc.</w:t>
      </w:r>
    </w:p>
    <w:p w14:paraId="6436F0C5" w14:textId="6679B777" w:rsidR="00D7097B" w:rsidRPr="00D7097B" w:rsidRDefault="006F79AF" w:rsidP="00D7097B">
      <w:pPr>
        <w:rPr>
          <w:lang w:eastAsia="x-none"/>
        </w:rPr>
      </w:pPr>
      <w:hyperlink r:id="rId2143" w:history="1">
        <w:r>
          <w:rPr>
            <w:rStyle w:val="Hyperlink"/>
            <w:lang w:eastAsia="x-none"/>
          </w:rPr>
          <w:t>R1-2405115</w:t>
        </w:r>
      </w:hyperlink>
      <w:r w:rsidR="00D7097B" w:rsidRPr="00D7097B">
        <w:rPr>
          <w:lang w:eastAsia="x-none"/>
        </w:rPr>
        <w:tab/>
        <w:t>Discussion on deployment scenarios for ISAC channel mode</w:t>
      </w:r>
      <w:r w:rsidR="00D7097B" w:rsidRPr="00D7097B">
        <w:rPr>
          <w:lang w:eastAsia="x-none"/>
        </w:rPr>
        <w:tab/>
        <w:t>ITRI</w:t>
      </w:r>
    </w:p>
    <w:p w14:paraId="2ABF9121" w14:textId="5AA8A528" w:rsidR="00D7097B" w:rsidRDefault="006F79AF" w:rsidP="00D7097B">
      <w:pPr>
        <w:rPr>
          <w:lang w:eastAsia="x-none"/>
        </w:rPr>
      </w:pPr>
      <w:hyperlink r:id="rId2144" w:history="1">
        <w:r>
          <w:rPr>
            <w:rStyle w:val="Hyperlink"/>
            <w:lang w:eastAsia="x-none"/>
          </w:rPr>
          <w:t>R1-2405167</w:t>
        </w:r>
      </w:hyperlink>
      <w:r w:rsidR="00D7097B" w:rsidRPr="00D7097B">
        <w:rPr>
          <w:lang w:eastAsia="x-none"/>
        </w:rPr>
        <w:tab/>
        <w:t>Discussion on ISAC deployment scenarios</w:t>
      </w:r>
      <w:r w:rsidR="00D7097B" w:rsidRPr="00D7097B">
        <w:rPr>
          <w:lang w:eastAsia="x-none"/>
        </w:rPr>
        <w:tab/>
        <w:t>Qualcomm Incorporated</w:t>
      </w:r>
    </w:p>
    <w:p w14:paraId="303DE541" w14:textId="77777777" w:rsidR="008A77EC" w:rsidRDefault="008A77EC" w:rsidP="00D7097B">
      <w:pPr>
        <w:rPr>
          <w:lang w:eastAsia="x-none"/>
        </w:rPr>
      </w:pPr>
    </w:p>
    <w:p w14:paraId="4C9A3C0F" w14:textId="3DB37EA8" w:rsidR="008A77EC" w:rsidRPr="008A77EC" w:rsidRDefault="006F79AF" w:rsidP="008A77EC">
      <w:pPr>
        <w:rPr>
          <w:b/>
          <w:bCs/>
          <w:lang w:eastAsia="x-none"/>
        </w:rPr>
      </w:pPr>
      <w:hyperlink r:id="rId2145" w:history="1">
        <w:r>
          <w:rPr>
            <w:rStyle w:val="Hyperlink"/>
            <w:b/>
            <w:bCs/>
            <w:lang w:eastAsia="x-none"/>
          </w:rPr>
          <w:t>R1-2404486</w:t>
        </w:r>
      </w:hyperlink>
      <w:r w:rsidR="008A77EC" w:rsidRPr="008A77EC">
        <w:rPr>
          <w:b/>
          <w:bCs/>
          <w:lang w:eastAsia="x-none"/>
        </w:rPr>
        <w:tab/>
        <w:t>FL Summary #1 on ISAC Deployment Scenarios</w:t>
      </w:r>
      <w:r w:rsidR="008A77EC" w:rsidRPr="008A77EC">
        <w:rPr>
          <w:b/>
          <w:bCs/>
          <w:lang w:eastAsia="x-none"/>
        </w:rPr>
        <w:tab/>
        <w:t>Moderator (AT&amp;T)</w:t>
      </w:r>
    </w:p>
    <w:p w14:paraId="551E71F9" w14:textId="563DBF6E" w:rsidR="008A77EC" w:rsidRDefault="008A77EC" w:rsidP="008A77EC">
      <w:pPr>
        <w:rPr>
          <w:lang w:eastAsia="x-none"/>
        </w:rPr>
      </w:pPr>
      <w:r>
        <w:rPr>
          <w:lang w:eastAsia="x-none"/>
        </w:rPr>
        <w:t>From Tuesday session</w:t>
      </w:r>
    </w:p>
    <w:p w14:paraId="0955A90E" w14:textId="77777777" w:rsidR="008A77EC" w:rsidRPr="008A77EC" w:rsidRDefault="008A77EC" w:rsidP="008A77EC">
      <w:pPr>
        <w:rPr>
          <w:rFonts w:eastAsia="DengXian"/>
          <w:szCs w:val="20"/>
          <w:lang w:eastAsia="zh-CN"/>
        </w:rPr>
      </w:pPr>
      <w:r w:rsidRPr="008A77EC">
        <w:rPr>
          <w:rFonts w:eastAsia="DengXian" w:hint="eastAsia"/>
          <w:szCs w:val="20"/>
          <w:highlight w:val="green"/>
          <w:lang w:eastAsia="zh-CN"/>
        </w:rPr>
        <w:t>A</w:t>
      </w:r>
      <w:r w:rsidRPr="008A77EC">
        <w:rPr>
          <w:rFonts w:eastAsia="DengXian"/>
          <w:szCs w:val="20"/>
          <w:highlight w:val="green"/>
          <w:lang w:eastAsia="zh-CN"/>
        </w:rPr>
        <w:t>greement</w:t>
      </w:r>
    </w:p>
    <w:p w14:paraId="36432FD7" w14:textId="77777777" w:rsidR="008A77EC" w:rsidRPr="008A77EC" w:rsidRDefault="008A77EC" w:rsidP="008A77EC">
      <w:pPr>
        <w:rPr>
          <w:rFonts w:cs="Times"/>
          <w:bCs/>
          <w:szCs w:val="20"/>
          <w:lang w:eastAsia="zh-CN"/>
        </w:rPr>
      </w:pPr>
      <w:r w:rsidRPr="008A77EC">
        <w:rPr>
          <w:rFonts w:cs="Times"/>
          <w:bCs/>
          <w:szCs w:val="20"/>
          <w:lang w:eastAsia="zh-CN"/>
        </w:rPr>
        <w:t>For each of the sensing target deployment scenarios using the template agreed in RAN#116-bis, the following principles apply:</w:t>
      </w:r>
    </w:p>
    <w:p w14:paraId="4A8F15F5" w14:textId="77777777" w:rsidR="008A77EC" w:rsidRPr="008A77EC" w:rsidRDefault="008A77EC" w:rsidP="00311060">
      <w:pPr>
        <w:numPr>
          <w:ilvl w:val="0"/>
          <w:numId w:val="127"/>
        </w:numPr>
        <w:suppressAutoHyphens/>
        <w:rPr>
          <w:rFonts w:cs="Times"/>
          <w:szCs w:val="20"/>
          <w:lang w:eastAsia="x-none"/>
        </w:rPr>
      </w:pPr>
      <w:r w:rsidRPr="008A77EC">
        <w:rPr>
          <w:rFonts w:ascii="Times New Roman" w:eastAsia="DengXian" w:hAnsi="Times New Roman"/>
          <w:szCs w:val="20"/>
          <w:lang w:eastAsia="x-none"/>
        </w:rPr>
        <w:t>For defining sensing Tx and sensing Rx properties (</w:t>
      </w:r>
      <w:r w:rsidRPr="008A77EC">
        <w:rPr>
          <w:rFonts w:cs="Times"/>
          <w:szCs w:val="20"/>
          <w:lang w:eastAsia="x-none"/>
        </w:rPr>
        <w:t>e.g., cell layout, BS antenna height, and minimum distance)</w:t>
      </w:r>
      <w:r w:rsidRPr="008A77EC">
        <w:rPr>
          <w:rFonts w:ascii="Times New Roman" w:eastAsia="DengXian" w:hAnsi="Times New Roman"/>
          <w:szCs w:val="20"/>
          <w:lang w:eastAsia="x-none"/>
        </w:rPr>
        <w:t xml:space="preserve">, </w:t>
      </w:r>
      <w:r w:rsidRPr="008A77EC">
        <w:rPr>
          <w:rFonts w:cs="Times"/>
          <w:szCs w:val="20"/>
          <w:lang w:eastAsia="x-none"/>
        </w:rPr>
        <w:t xml:space="preserve">scenario </w:t>
      </w:r>
      <w:r w:rsidRPr="008A77EC">
        <w:rPr>
          <w:rFonts w:eastAsia="DengXian"/>
          <w:szCs w:val="20"/>
          <w:lang w:val="en-US" w:eastAsia="x-none"/>
        </w:rPr>
        <w:t>parameter values for the applicable communication scenarios in 38.901 are considered as a starting point. Updates to these evaluation parameter values for ISAC scenarios will consider the following:</w:t>
      </w:r>
    </w:p>
    <w:p w14:paraId="6E4A4373" w14:textId="77777777" w:rsidR="008A77EC" w:rsidRPr="008A77EC" w:rsidRDefault="008A77EC" w:rsidP="00311060">
      <w:pPr>
        <w:numPr>
          <w:ilvl w:val="1"/>
          <w:numId w:val="127"/>
        </w:numPr>
        <w:suppressAutoHyphens/>
        <w:rPr>
          <w:rFonts w:cs="Times"/>
          <w:szCs w:val="20"/>
          <w:lang w:eastAsia="x-none"/>
        </w:rPr>
      </w:pPr>
      <w:r w:rsidRPr="008A77EC">
        <w:rPr>
          <w:rFonts w:ascii="Times New Roman" w:eastAsia="DengXian" w:hAnsi="Times New Roman"/>
          <w:szCs w:val="20"/>
          <w:lang w:eastAsia="x-none"/>
        </w:rPr>
        <w:t>aerial UEs parameter values as defined in TR 36.777</w:t>
      </w:r>
    </w:p>
    <w:p w14:paraId="320A7EC0" w14:textId="77777777" w:rsidR="008A77EC" w:rsidRPr="008A77EC" w:rsidRDefault="008A77EC" w:rsidP="00311060">
      <w:pPr>
        <w:numPr>
          <w:ilvl w:val="1"/>
          <w:numId w:val="127"/>
        </w:numPr>
        <w:suppressAutoHyphens/>
        <w:rPr>
          <w:rFonts w:cs="Times"/>
          <w:szCs w:val="20"/>
          <w:lang w:eastAsia="x-none"/>
        </w:rPr>
      </w:pPr>
      <w:r w:rsidRPr="008A77EC">
        <w:rPr>
          <w:rFonts w:ascii="Times New Roman" w:eastAsia="DengXian" w:hAnsi="Times New Roman"/>
          <w:szCs w:val="20"/>
          <w:lang w:eastAsia="x-none"/>
        </w:rPr>
        <w:t xml:space="preserve">indoor room scenario parameter values defined in TR 38.808 </w:t>
      </w:r>
    </w:p>
    <w:p w14:paraId="57AD5BD9" w14:textId="77777777" w:rsidR="008A77EC" w:rsidRPr="008A77EC" w:rsidRDefault="008A77EC" w:rsidP="00311060">
      <w:pPr>
        <w:numPr>
          <w:ilvl w:val="1"/>
          <w:numId w:val="127"/>
        </w:numPr>
        <w:suppressAutoHyphens/>
        <w:rPr>
          <w:rFonts w:cs="Times"/>
          <w:szCs w:val="20"/>
          <w:lang w:eastAsia="x-none"/>
        </w:rPr>
      </w:pPr>
      <w:r w:rsidRPr="008A77EC">
        <w:rPr>
          <w:rFonts w:ascii="Times New Roman" w:eastAsia="DengXian" w:hAnsi="Times New Roman"/>
          <w:szCs w:val="20"/>
          <w:lang w:eastAsia="x-none"/>
        </w:rPr>
        <w:t xml:space="preserve">automotive scenario parameter values as defined in TR 37.885, 38.859 for Urban grid/Highway </w:t>
      </w:r>
    </w:p>
    <w:p w14:paraId="30A97457" w14:textId="77777777" w:rsidR="008A77EC" w:rsidRPr="008A77EC" w:rsidRDefault="008A77EC" w:rsidP="00311060">
      <w:pPr>
        <w:numPr>
          <w:ilvl w:val="1"/>
          <w:numId w:val="127"/>
        </w:numPr>
        <w:suppressAutoHyphens/>
        <w:rPr>
          <w:rFonts w:cs="Times"/>
          <w:szCs w:val="20"/>
          <w:lang w:eastAsia="x-none"/>
        </w:rPr>
      </w:pPr>
      <w:r w:rsidRPr="008A77EC">
        <w:rPr>
          <w:rFonts w:cs="Times"/>
          <w:szCs w:val="20"/>
          <w:lang w:eastAsia="x-none"/>
        </w:rPr>
        <w:t xml:space="preserve">Minimum distances between Tx/Rx and target are not defined in the existing communications scenarios and shall be included in the </w:t>
      </w:r>
      <w:r w:rsidRPr="008A77EC">
        <w:rPr>
          <w:rFonts w:cs="Times"/>
          <w:bCs/>
          <w:szCs w:val="20"/>
          <w:lang w:eastAsia="zh-CN"/>
        </w:rPr>
        <w:t xml:space="preserve">sensing </w:t>
      </w:r>
      <w:r w:rsidRPr="008A77EC">
        <w:rPr>
          <w:rFonts w:cs="Times"/>
          <w:szCs w:val="20"/>
          <w:lang w:eastAsia="x-none"/>
        </w:rPr>
        <w:t xml:space="preserve">target </w:t>
      </w:r>
      <w:r w:rsidRPr="008A77EC">
        <w:rPr>
          <w:rFonts w:cs="Times"/>
          <w:bCs/>
          <w:szCs w:val="20"/>
          <w:lang w:eastAsia="zh-CN"/>
        </w:rPr>
        <w:t xml:space="preserve">deployment </w:t>
      </w:r>
      <w:r w:rsidRPr="008A77EC">
        <w:rPr>
          <w:rFonts w:cs="Times"/>
          <w:szCs w:val="20"/>
          <w:lang w:eastAsia="x-none"/>
        </w:rPr>
        <w:t>scenarios.</w:t>
      </w:r>
    </w:p>
    <w:p w14:paraId="6FE105A5" w14:textId="77777777" w:rsidR="008A77EC" w:rsidRPr="008A77EC" w:rsidRDefault="008A77EC" w:rsidP="00311060">
      <w:pPr>
        <w:numPr>
          <w:ilvl w:val="1"/>
          <w:numId w:val="127"/>
        </w:numPr>
        <w:suppressAutoHyphens/>
        <w:rPr>
          <w:rFonts w:cs="Times"/>
          <w:szCs w:val="20"/>
          <w:lang w:eastAsia="x-none"/>
        </w:rPr>
      </w:pPr>
      <w:r w:rsidRPr="008A77EC">
        <w:rPr>
          <w:rFonts w:cs="Times"/>
          <w:szCs w:val="20"/>
          <w:lang w:eastAsia="x-none"/>
        </w:rPr>
        <w:t>Note: Only deviation from the existing evaluation parameters in the applicable communication scenarios need to be explicitly defined in the ISAC scenario tables.</w:t>
      </w:r>
    </w:p>
    <w:p w14:paraId="26A27531" w14:textId="77777777" w:rsidR="008A77EC" w:rsidRPr="008A77EC" w:rsidRDefault="008A77EC" w:rsidP="00311060">
      <w:pPr>
        <w:numPr>
          <w:ilvl w:val="0"/>
          <w:numId w:val="127"/>
        </w:numPr>
        <w:suppressAutoHyphens/>
        <w:rPr>
          <w:rFonts w:cs="Times"/>
          <w:szCs w:val="20"/>
          <w:lang w:eastAsia="x-none"/>
        </w:rPr>
      </w:pPr>
      <w:r w:rsidRPr="008A77EC">
        <w:rPr>
          <w:rFonts w:ascii="Times New Roman" w:eastAsia="DengXian" w:hAnsi="Times New Roman"/>
          <w:szCs w:val="20"/>
          <w:lang w:eastAsia="x-none"/>
        </w:rPr>
        <w:t>For defining sensing target properties, as a baseline</w:t>
      </w:r>
    </w:p>
    <w:p w14:paraId="4176A228" w14:textId="77777777" w:rsidR="008A77EC" w:rsidRPr="008A77EC" w:rsidRDefault="008A77EC" w:rsidP="00311060">
      <w:pPr>
        <w:numPr>
          <w:ilvl w:val="1"/>
          <w:numId w:val="127"/>
        </w:numPr>
        <w:suppressAutoHyphens/>
        <w:rPr>
          <w:rFonts w:cs="Times"/>
          <w:szCs w:val="20"/>
          <w:lang w:eastAsia="x-none"/>
        </w:rPr>
      </w:pPr>
      <w:r w:rsidRPr="008A77EC">
        <w:rPr>
          <w:rFonts w:ascii="Times New Roman" w:eastAsia="DengXian" w:hAnsi="Times New Roman"/>
          <w:szCs w:val="20"/>
          <w:lang w:eastAsia="x-none"/>
        </w:rPr>
        <w:t>Evaluation parameter values can be taken from additional TRs, e.g., TR 36.777, 37.885, 38.859, etc.</w:t>
      </w:r>
    </w:p>
    <w:p w14:paraId="7F37ABB3" w14:textId="77777777" w:rsidR="008A77EC" w:rsidRPr="008A77EC" w:rsidRDefault="008A77EC" w:rsidP="00311060">
      <w:pPr>
        <w:numPr>
          <w:ilvl w:val="1"/>
          <w:numId w:val="127"/>
        </w:numPr>
        <w:suppressAutoHyphens/>
        <w:rPr>
          <w:rFonts w:cs="Times"/>
          <w:szCs w:val="20"/>
          <w:lang w:eastAsia="x-none"/>
        </w:rPr>
      </w:pPr>
      <w:r w:rsidRPr="008A77EC">
        <w:rPr>
          <w:rFonts w:ascii="Times New Roman" w:eastAsia="DengXian" w:hAnsi="Times New Roman"/>
          <w:szCs w:val="20"/>
          <w:lang w:eastAsia="x-none"/>
        </w:rPr>
        <w:t xml:space="preserve">Size of sensing targets based on TR 22.837, 37.885 (e.g. for automotive), </w:t>
      </w:r>
      <w:r w:rsidRPr="008A77EC">
        <w:rPr>
          <w:rFonts w:eastAsia="DengXian"/>
          <w:szCs w:val="20"/>
          <w:lang w:val="en-US" w:eastAsia="x-none"/>
        </w:rPr>
        <w:t>38.901 (e.g. for AGV size), etc</w:t>
      </w:r>
    </w:p>
    <w:p w14:paraId="70A5EC44" w14:textId="77777777" w:rsidR="008A77EC" w:rsidRPr="008A77EC" w:rsidRDefault="008A77EC" w:rsidP="008A77EC">
      <w:pPr>
        <w:rPr>
          <w:lang w:eastAsia="x-none"/>
        </w:rPr>
      </w:pPr>
    </w:p>
    <w:p w14:paraId="2865ED48" w14:textId="77777777" w:rsidR="008A77EC" w:rsidRPr="008A77EC" w:rsidRDefault="008A77EC" w:rsidP="008A77EC">
      <w:pPr>
        <w:rPr>
          <w:rFonts w:eastAsia="DengXian"/>
          <w:lang w:eastAsia="zh-CN"/>
        </w:rPr>
      </w:pPr>
      <w:r w:rsidRPr="008A77EC">
        <w:rPr>
          <w:rFonts w:eastAsia="DengXian" w:hint="eastAsia"/>
          <w:highlight w:val="green"/>
          <w:lang w:eastAsia="zh-CN"/>
        </w:rPr>
        <w:t>A</w:t>
      </w:r>
      <w:r w:rsidRPr="008A77EC">
        <w:rPr>
          <w:rFonts w:eastAsia="DengXian"/>
          <w:highlight w:val="green"/>
          <w:lang w:eastAsia="zh-CN"/>
        </w:rPr>
        <w:t>greement</w:t>
      </w:r>
    </w:p>
    <w:p w14:paraId="694CB14E" w14:textId="5B2CB232" w:rsidR="008A77EC" w:rsidRPr="008A77EC" w:rsidRDefault="008A77EC" w:rsidP="008A77EC">
      <w:pPr>
        <w:rPr>
          <w:rFonts w:cs="Times"/>
          <w:bCs/>
          <w:szCs w:val="20"/>
          <w:lang w:eastAsia="zh-CN"/>
        </w:rPr>
      </w:pPr>
      <w:r w:rsidRPr="008A77EC">
        <w:rPr>
          <w:rFonts w:cs="Times"/>
          <w:bCs/>
          <w:szCs w:val="20"/>
          <w:lang w:eastAsia="zh-CN"/>
        </w:rPr>
        <w:t>For ISAC deployment scenarios, carrier frequency, bandwidth, and SCS are not included in the evaluation parameters templates for sensing scenarios, but may be included in the evaluation/calibration phase.</w:t>
      </w:r>
    </w:p>
    <w:p w14:paraId="1E8A6FA7" w14:textId="77777777" w:rsidR="008A77EC" w:rsidRDefault="008A77EC" w:rsidP="008A77EC">
      <w:pPr>
        <w:rPr>
          <w:lang w:eastAsia="x-none"/>
        </w:rPr>
      </w:pPr>
    </w:p>
    <w:p w14:paraId="14A1CC9A" w14:textId="77777777" w:rsidR="008A77EC" w:rsidRPr="00D7097B" w:rsidRDefault="008A77EC" w:rsidP="008A77EC">
      <w:pPr>
        <w:rPr>
          <w:lang w:eastAsia="x-none"/>
        </w:rPr>
      </w:pPr>
    </w:p>
    <w:p w14:paraId="53FEEF8D" w14:textId="383FCFB1" w:rsidR="008A77EC" w:rsidRPr="00AC6CAF" w:rsidRDefault="006F79AF" w:rsidP="008A77EC">
      <w:pPr>
        <w:rPr>
          <w:b/>
          <w:bCs/>
          <w:lang w:eastAsia="x-none"/>
        </w:rPr>
      </w:pPr>
      <w:hyperlink r:id="rId2146" w:history="1">
        <w:r>
          <w:rPr>
            <w:rStyle w:val="Hyperlink"/>
            <w:b/>
            <w:bCs/>
            <w:lang w:eastAsia="x-none"/>
          </w:rPr>
          <w:t>R1-2404487</w:t>
        </w:r>
      </w:hyperlink>
      <w:r w:rsidR="008A77EC" w:rsidRPr="00AC6CAF">
        <w:rPr>
          <w:b/>
          <w:bCs/>
          <w:lang w:eastAsia="x-none"/>
        </w:rPr>
        <w:tab/>
        <w:t>FL Summary #2 on ISAC Deployment Scenarios</w:t>
      </w:r>
      <w:r w:rsidR="008A77EC" w:rsidRPr="00AC6CAF">
        <w:rPr>
          <w:b/>
          <w:bCs/>
          <w:lang w:eastAsia="x-none"/>
        </w:rPr>
        <w:tab/>
        <w:t>Moderator (AT&amp;T)</w:t>
      </w:r>
    </w:p>
    <w:p w14:paraId="7A4A0767" w14:textId="1CFFEE25" w:rsidR="00AC6CAF" w:rsidRDefault="00AC6CAF" w:rsidP="008A77EC">
      <w:pPr>
        <w:rPr>
          <w:lang w:eastAsia="x-none"/>
        </w:rPr>
      </w:pPr>
      <w:r>
        <w:rPr>
          <w:lang w:eastAsia="x-none"/>
        </w:rPr>
        <w:t>From Wednesday session</w:t>
      </w:r>
    </w:p>
    <w:p w14:paraId="261FF57B" w14:textId="77777777" w:rsidR="00AC6CAF" w:rsidRPr="008A77EC" w:rsidRDefault="00AC6CAF" w:rsidP="00AC6CAF">
      <w:pPr>
        <w:rPr>
          <w:rFonts w:eastAsia="DengXian"/>
          <w:lang w:eastAsia="zh-CN"/>
        </w:rPr>
      </w:pPr>
      <w:r w:rsidRPr="008A77EC">
        <w:rPr>
          <w:rFonts w:eastAsia="DengXian" w:hint="eastAsia"/>
          <w:highlight w:val="green"/>
          <w:lang w:eastAsia="zh-CN"/>
        </w:rPr>
        <w:t>A</w:t>
      </w:r>
      <w:r w:rsidRPr="008A77EC">
        <w:rPr>
          <w:rFonts w:eastAsia="DengXian"/>
          <w:highlight w:val="green"/>
          <w:lang w:eastAsia="zh-CN"/>
        </w:rPr>
        <w:t>greement</w:t>
      </w:r>
    </w:p>
    <w:p w14:paraId="7654FEEF" w14:textId="77777777" w:rsidR="00AC6CAF" w:rsidRPr="00AC6CAF" w:rsidRDefault="00AC6CAF" w:rsidP="00AC6CAF">
      <w:pPr>
        <w:rPr>
          <w:rFonts w:cs="Times"/>
          <w:bCs/>
          <w:szCs w:val="20"/>
          <w:lang w:eastAsia="zh-CN"/>
        </w:rPr>
      </w:pPr>
      <w:r w:rsidRPr="00AC6CAF">
        <w:rPr>
          <w:rFonts w:cs="Times"/>
          <w:bCs/>
          <w:szCs w:val="20"/>
          <w:lang w:eastAsia="zh-CN"/>
        </w:rPr>
        <w:t>For UAV sensing target scenarios, the following table is used as a starting point for deployment scenario parameters/values.</w:t>
      </w:r>
    </w:p>
    <w:p w14:paraId="35C51EAC" w14:textId="77777777" w:rsidR="00AC6CAF" w:rsidRPr="00AC6CAF" w:rsidRDefault="00AC6CAF" w:rsidP="00AC6CAF">
      <w:pPr>
        <w:rPr>
          <w:rFonts w:cs="Times"/>
          <w:bCs/>
          <w:szCs w:val="20"/>
          <w:lang w:eastAsia="zh-CN"/>
        </w:rPr>
      </w:pPr>
      <w:r w:rsidRPr="00AC6CAF">
        <w:rPr>
          <w:rFonts w:cs="Times"/>
          <w:bCs/>
          <w:szCs w:val="20"/>
          <w:lang w:eastAsia="zh-CN"/>
        </w:rPr>
        <w:t>Note: Additional parameters, value/value ranges are not precluded.</w:t>
      </w:r>
    </w:p>
    <w:p w14:paraId="66366C19" w14:textId="77777777" w:rsidR="00AC6CAF" w:rsidRPr="00AC6CAF" w:rsidRDefault="00AC6CAF" w:rsidP="00AC6CAF">
      <w:pPr>
        <w:ind w:left="1933" w:hanging="1134"/>
        <w:rPr>
          <w:bCs/>
        </w:rPr>
      </w:pPr>
    </w:p>
    <w:p w14:paraId="50DDDD16" w14:textId="77777777" w:rsidR="00AC6CAF" w:rsidRPr="00AC6CAF" w:rsidRDefault="00AC6CAF" w:rsidP="00AC6CAF">
      <w:pPr>
        <w:jc w:val="center"/>
        <w:rPr>
          <w:rFonts w:ascii="Times New Roman" w:eastAsia="Malgun Gothic" w:hAnsi="Times New Roman"/>
          <w:szCs w:val="20"/>
        </w:rPr>
      </w:pPr>
      <w:r w:rsidRPr="00AC6CAF">
        <w:rPr>
          <w:rFonts w:ascii="Times New Roman" w:eastAsia="Malgun Gothic" w:hAnsi="Times New Roman"/>
          <w:szCs w:val="20"/>
        </w:rPr>
        <w:t xml:space="preserve">Table x. </w:t>
      </w:r>
      <w:r w:rsidRPr="00AC6CAF">
        <w:rPr>
          <w:rFonts w:ascii="Times New Roman" w:eastAsia="Malgun Gothic" w:hAnsi="Times New Roman"/>
          <w:szCs w:val="20"/>
          <w:lang w:eastAsia="zh-CN"/>
        </w:rPr>
        <w:t xml:space="preserve">Evaluation parameters for UAV </w:t>
      </w:r>
      <w:r w:rsidRPr="00AC6CAF">
        <w:rPr>
          <w:rFonts w:ascii="Times New Roman" w:eastAsia="Malgun Gothic" w:hAnsi="Times New Roman"/>
          <w:szCs w:val="20"/>
          <w:lang w:val="en-US" w:eastAsia="ko-KR"/>
        </w:rPr>
        <w:t xml:space="preserve">sensing </w:t>
      </w:r>
      <w:r w:rsidRPr="00AC6CAF">
        <w:rPr>
          <w:rFonts w:ascii="Times New Roman" w:eastAsia="Malgun Gothic" w:hAnsi="Times New Roman"/>
          <w:szCs w:val="20"/>
          <w:lang w:eastAsia="zh-CN"/>
        </w:rPr>
        <w:t>scenarios</w:t>
      </w:r>
    </w:p>
    <w:tbl>
      <w:tblPr>
        <w:tblW w:w="5000" w:type="pct"/>
        <w:jc w:val="center"/>
        <w:tblLook w:val="04A0" w:firstRow="1" w:lastRow="0" w:firstColumn="1" w:lastColumn="0" w:noHBand="0" w:noVBand="1"/>
      </w:tblPr>
      <w:tblGrid>
        <w:gridCol w:w="2721"/>
        <w:gridCol w:w="69"/>
        <w:gridCol w:w="2652"/>
        <w:gridCol w:w="5015"/>
      </w:tblGrid>
      <w:tr w:rsidR="00AC6CAF" w:rsidRPr="00AC6CAF" w14:paraId="2EDCEA50" w14:textId="77777777" w:rsidTr="00AC6CAF">
        <w:trPr>
          <w:trHeight w:val="20"/>
          <w:jc w:val="center"/>
        </w:trPr>
        <w:tc>
          <w:tcPr>
            <w:tcW w:w="2602" w:type="pct"/>
            <w:gridSpan w:val="3"/>
            <w:tcBorders>
              <w:top w:val="single" w:sz="4" w:space="0" w:color="000000"/>
              <w:left w:val="single" w:sz="4" w:space="0" w:color="000000"/>
              <w:bottom w:val="single" w:sz="4" w:space="0" w:color="000000"/>
              <w:right w:val="single" w:sz="4" w:space="0" w:color="000000"/>
            </w:tcBorders>
            <w:shd w:val="clear" w:color="auto" w:fill="D9D9D9"/>
            <w:vAlign w:val="center"/>
          </w:tcPr>
          <w:p w14:paraId="6A77854F" w14:textId="77777777" w:rsidR="00AC6CAF" w:rsidRPr="00AC6CAF" w:rsidRDefault="00AC6CAF" w:rsidP="00AC6CAF">
            <w:pPr>
              <w:widowControl w:val="0"/>
              <w:jc w:val="center"/>
              <w:rPr>
                <w:rFonts w:ascii="Arial" w:eastAsia="DengXian" w:hAnsi="Arial" w:cs="Arial"/>
                <w:b/>
                <w:sz w:val="16"/>
                <w:szCs w:val="16"/>
                <w:lang w:val="en-US" w:eastAsia="zh-CN"/>
              </w:rPr>
            </w:pPr>
            <w:r w:rsidRPr="00AC6CAF">
              <w:rPr>
                <w:rFonts w:ascii="Arial" w:eastAsia="Malgun Gothic" w:hAnsi="Arial" w:cs="Arial"/>
                <w:b/>
                <w:sz w:val="16"/>
                <w:szCs w:val="16"/>
                <w:lang w:val="en-US"/>
              </w:rPr>
              <w:t>Parameters</w:t>
            </w:r>
          </w:p>
        </w:tc>
        <w:tc>
          <w:tcPr>
            <w:tcW w:w="2398" w:type="pct"/>
            <w:tcBorders>
              <w:top w:val="single" w:sz="4" w:space="0" w:color="000000"/>
              <w:left w:val="single" w:sz="4" w:space="0" w:color="000000"/>
              <w:bottom w:val="single" w:sz="4" w:space="0" w:color="000000"/>
              <w:right w:val="single" w:sz="4" w:space="0" w:color="000000"/>
            </w:tcBorders>
            <w:shd w:val="clear" w:color="auto" w:fill="D9D9D9"/>
          </w:tcPr>
          <w:p w14:paraId="06420C42" w14:textId="77777777" w:rsidR="00AC6CAF" w:rsidRPr="00AC6CAF" w:rsidRDefault="00AC6CAF" w:rsidP="00AC6CAF">
            <w:pPr>
              <w:keepLines/>
              <w:jc w:val="center"/>
              <w:rPr>
                <w:rFonts w:ascii="Arial" w:eastAsia="SimSun" w:hAnsi="Arial" w:cs="Arial"/>
                <w:b/>
                <w:sz w:val="16"/>
                <w:szCs w:val="16"/>
                <w:lang w:val="en-US" w:eastAsia="zh-CN"/>
              </w:rPr>
            </w:pPr>
            <w:r w:rsidRPr="00AC6CAF">
              <w:rPr>
                <w:rFonts w:ascii="Arial" w:eastAsia="SimSun" w:hAnsi="Arial" w:cs="Arial"/>
                <w:b/>
                <w:sz w:val="16"/>
                <w:szCs w:val="16"/>
                <w:lang w:val="en-US" w:eastAsia="x-none"/>
              </w:rPr>
              <w:t>Value</w:t>
            </w:r>
          </w:p>
        </w:tc>
      </w:tr>
      <w:tr w:rsidR="00AC6CAF" w:rsidRPr="00AC6CAF" w14:paraId="2886F942" w14:textId="77777777" w:rsidTr="00AC6CAF">
        <w:trPr>
          <w:trHeight w:val="20"/>
          <w:jc w:val="center"/>
        </w:trPr>
        <w:tc>
          <w:tcPr>
            <w:tcW w:w="2602" w:type="pct"/>
            <w:gridSpan w:val="3"/>
            <w:tcBorders>
              <w:top w:val="single" w:sz="4" w:space="0" w:color="000000"/>
              <w:left w:val="single" w:sz="4" w:space="0" w:color="000000"/>
              <w:bottom w:val="single" w:sz="4" w:space="0" w:color="000000"/>
              <w:right w:val="single" w:sz="4" w:space="0" w:color="000000"/>
            </w:tcBorders>
            <w:vAlign w:val="center"/>
          </w:tcPr>
          <w:p w14:paraId="6C15CA96" w14:textId="77777777" w:rsidR="00AC6CAF" w:rsidRPr="00AC6CAF" w:rsidRDefault="00AC6CAF" w:rsidP="00AC6CAF">
            <w:pPr>
              <w:widowControl w:val="0"/>
              <w:rPr>
                <w:rFonts w:ascii="Arial" w:eastAsia="Malgun Gothic" w:hAnsi="Arial" w:cs="Arial"/>
                <w:sz w:val="16"/>
                <w:szCs w:val="16"/>
                <w:lang w:val="fr-FR"/>
              </w:rPr>
            </w:pPr>
            <w:r w:rsidRPr="00AC6CAF">
              <w:rPr>
                <w:rFonts w:ascii="Arial" w:eastAsia="Malgun Gothic" w:hAnsi="Arial" w:cs="Arial"/>
                <w:sz w:val="16"/>
                <w:szCs w:val="16"/>
                <w:lang w:val="fr-FR"/>
              </w:rPr>
              <w:t>Applicable communication scenarios</w:t>
            </w:r>
          </w:p>
        </w:tc>
        <w:tc>
          <w:tcPr>
            <w:tcW w:w="2398" w:type="pct"/>
            <w:tcBorders>
              <w:top w:val="single" w:sz="4" w:space="0" w:color="000000"/>
              <w:left w:val="single" w:sz="4" w:space="0" w:color="000000"/>
              <w:bottom w:val="single" w:sz="4" w:space="0" w:color="000000"/>
              <w:right w:val="single" w:sz="4" w:space="0" w:color="000000"/>
            </w:tcBorders>
            <w:vAlign w:val="center"/>
          </w:tcPr>
          <w:p w14:paraId="1B09E04B" w14:textId="77777777" w:rsidR="00AC6CAF" w:rsidRPr="00AC6CAF" w:rsidRDefault="00AC6CAF" w:rsidP="00AC6CAF">
            <w:pPr>
              <w:keepLines/>
              <w:rPr>
                <w:rFonts w:ascii="Arial" w:eastAsia="SimSun" w:hAnsi="Arial" w:cs="Arial"/>
                <w:iCs/>
                <w:color w:val="000000"/>
                <w:sz w:val="16"/>
                <w:szCs w:val="16"/>
                <w:lang w:eastAsia="x-none"/>
              </w:rPr>
            </w:pPr>
            <w:r w:rsidRPr="00AC6CAF">
              <w:rPr>
                <w:rFonts w:ascii="Arial" w:eastAsia="SimSun" w:hAnsi="Arial" w:cs="Arial"/>
                <w:iCs/>
                <w:color w:val="000000"/>
                <w:sz w:val="16"/>
                <w:szCs w:val="16"/>
                <w:lang w:eastAsia="x-none"/>
              </w:rPr>
              <w:t>UMi, UMa, RMa [38.901]</w:t>
            </w:r>
          </w:p>
          <w:p w14:paraId="64EE6434" w14:textId="77777777" w:rsidR="00AC6CAF" w:rsidRPr="00AC6CAF" w:rsidRDefault="00AC6CAF" w:rsidP="00AC6CAF">
            <w:pPr>
              <w:keepLines/>
              <w:rPr>
                <w:rFonts w:ascii="Arial" w:eastAsia="SimSun" w:hAnsi="Arial" w:cs="Arial"/>
                <w:iCs/>
                <w:color w:val="000000"/>
                <w:sz w:val="16"/>
                <w:szCs w:val="16"/>
                <w:lang w:eastAsia="x-none"/>
              </w:rPr>
            </w:pPr>
            <w:r w:rsidRPr="00AC6CAF">
              <w:rPr>
                <w:rFonts w:ascii="Arial" w:eastAsia="SimSun" w:hAnsi="Arial" w:cs="Arial"/>
                <w:iCs/>
                <w:color w:val="000000"/>
                <w:sz w:val="16"/>
                <w:szCs w:val="16"/>
                <w:lang w:eastAsia="x-none"/>
              </w:rPr>
              <w:t>UMi-AV, UMa-AV, RMa-AV</w:t>
            </w:r>
          </w:p>
        </w:tc>
      </w:tr>
      <w:tr w:rsidR="00AC6CAF" w:rsidRPr="00AC6CAF" w14:paraId="05DF62A0" w14:textId="77777777" w:rsidTr="00AC6CAF">
        <w:trPr>
          <w:trHeight w:val="20"/>
          <w:jc w:val="center"/>
        </w:trPr>
        <w:tc>
          <w:tcPr>
            <w:tcW w:w="1301" w:type="pct"/>
            <w:vMerge w:val="restart"/>
            <w:tcBorders>
              <w:top w:val="single" w:sz="4" w:space="0" w:color="000000"/>
              <w:left w:val="single" w:sz="4" w:space="0" w:color="000000"/>
              <w:right w:val="single" w:sz="4" w:space="0" w:color="000000"/>
            </w:tcBorders>
            <w:vAlign w:val="center"/>
          </w:tcPr>
          <w:p w14:paraId="5D150EB3" w14:textId="77777777" w:rsidR="00AC6CAF" w:rsidRPr="00AC6CAF" w:rsidRDefault="00AC6CAF" w:rsidP="00AC6CAF">
            <w:pPr>
              <w:widowControl w:val="0"/>
              <w:jc w:val="both"/>
              <w:rPr>
                <w:rFonts w:ascii="Arial" w:eastAsia="Malgun Gothic" w:hAnsi="Arial" w:cs="Arial"/>
                <w:sz w:val="16"/>
                <w:szCs w:val="16"/>
              </w:rPr>
            </w:pPr>
            <w:r w:rsidRPr="00AC6CAF">
              <w:rPr>
                <w:rFonts w:ascii="Arial" w:eastAsia="Malgun Gothic" w:hAnsi="Arial" w:cs="Arial"/>
                <w:sz w:val="16"/>
                <w:szCs w:val="16"/>
              </w:rPr>
              <w:t>Sensing transmitters and receivers properties</w:t>
            </w:r>
          </w:p>
        </w:tc>
        <w:tc>
          <w:tcPr>
            <w:tcW w:w="1301" w:type="pct"/>
            <w:gridSpan w:val="2"/>
            <w:tcBorders>
              <w:top w:val="single" w:sz="4" w:space="0" w:color="000000"/>
              <w:left w:val="single" w:sz="4" w:space="0" w:color="000000"/>
              <w:bottom w:val="single" w:sz="4" w:space="0" w:color="000000"/>
              <w:right w:val="single" w:sz="4" w:space="0" w:color="000000"/>
            </w:tcBorders>
            <w:vAlign w:val="center"/>
          </w:tcPr>
          <w:p w14:paraId="0BE1CBF0" w14:textId="77777777" w:rsidR="00AC6CAF" w:rsidRPr="00AC6CAF" w:rsidRDefault="00AC6CAF" w:rsidP="00AC6CAF">
            <w:pPr>
              <w:widowControl w:val="0"/>
              <w:jc w:val="both"/>
              <w:rPr>
                <w:rFonts w:ascii="Arial" w:eastAsia="Malgun Gothic" w:hAnsi="Arial" w:cs="Arial"/>
                <w:sz w:val="16"/>
                <w:szCs w:val="16"/>
              </w:rPr>
            </w:pPr>
            <w:r w:rsidRPr="00AC6CAF">
              <w:rPr>
                <w:rFonts w:ascii="Arial" w:eastAsia="Malgun Gothic" w:hAnsi="Arial" w:cs="Arial"/>
                <w:sz w:val="16"/>
                <w:szCs w:val="16"/>
              </w:rPr>
              <w:t>Rx/Tx Locations</w:t>
            </w:r>
          </w:p>
        </w:tc>
        <w:tc>
          <w:tcPr>
            <w:tcW w:w="2398" w:type="pct"/>
            <w:tcBorders>
              <w:top w:val="single" w:sz="4" w:space="0" w:color="000000"/>
              <w:left w:val="single" w:sz="4" w:space="0" w:color="000000"/>
              <w:bottom w:val="single" w:sz="4" w:space="0" w:color="000000"/>
              <w:right w:val="single" w:sz="4" w:space="0" w:color="000000"/>
            </w:tcBorders>
            <w:vAlign w:val="center"/>
          </w:tcPr>
          <w:p w14:paraId="705960AB" w14:textId="77777777" w:rsidR="00AC6CAF" w:rsidRPr="00AC6CAF" w:rsidRDefault="00AC6CAF" w:rsidP="00AC6CAF">
            <w:pPr>
              <w:keepLines/>
              <w:rPr>
                <w:rFonts w:ascii="Arial" w:eastAsia="SimSun" w:hAnsi="Arial" w:cs="Arial"/>
                <w:iCs/>
                <w:sz w:val="16"/>
                <w:szCs w:val="16"/>
                <w:lang w:val="en-US" w:eastAsia="x-none"/>
              </w:rPr>
            </w:pPr>
            <w:r w:rsidRPr="00AC6CAF">
              <w:rPr>
                <w:rFonts w:ascii="Arial" w:eastAsia="SimSun" w:hAnsi="Arial" w:cs="Arial"/>
                <w:iCs/>
                <w:sz w:val="16"/>
                <w:szCs w:val="16"/>
                <w:lang w:val="en-US" w:eastAsia="x-none"/>
              </w:rPr>
              <w:t>Rx/Tx locations are selected among the TRPs and UEs locations in the corresponding communication scenario</w:t>
            </w:r>
          </w:p>
          <w:p w14:paraId="2FDE7FF3" w14:textId="77777777" w:rsidR="00AC6CAF" w:rsidRPr="00AC6CAF" w:rsidRDefault="00AC6CAF" w:rsidP="00AC6CAF">
            <w:pPr>
              <w:keepLines/>
              <w:rPr>
                <w:rFonts w:ascii="Arial" w:eastAsia="SimSun" w:hAnsi="Arial" w:cs="Arial"/>
                <w:iCs/>
                <w:color w:val="000000"/>
                <w:sz w:val="16"/>
                <w:szCs w:val="16"/>
                <w:lang w:eastAsia="x-none"/>
              </w:rPr>
            </w:pPr>
            <w:r w:rsidRPr="00AC6CAF">
              <w:rPr>
                <w:rFonts w:ascii="Arial" w:eastAsia="SimSun" w:hAnsi="Arial" w:cs="Arial"/>
                <w:iCs/>
                <w:sz w:val="16"/>
                <w:szCs w:val="16"/>
                <w:lang w:val="en-US" w:eastAsia="x-none"/>
              </w:rPr>
              <w:t xml:space="preserve">Note1: this may include aerial UEs for </w:t>
            </w:r>
            <w:r w:rsidRPr="00AC6CAF">
              <w:rPr>
                <w:rFonts w:ascii="Arial" w:eastAsia="SimSun" w:hAnsi="Arial" w:cs="Arial"/>
                <w:iCs/>
                <w:color w:val="000000"/>
                <w:sz w:val="16"/>
                <w:szCs w:val="16"/>
                <w:lang w:eastAsia="x-none"/>
              </w:rPr>
              <w:t xml:space="preserve">UMi-AV, UMa-AV, RMa-AV communication scenarios. [In this case, other Rx/Tx properties (e.g. mobility) are also taken from the </w:t>
            </w:r>
            <w:r w:rsidRPr="00AC6CAF">
              <w:rPr>
                <w:rFonts w:ascii="Arial" w:eastAsia="SimSun" w:hAnsi="Arial" w:cs="Arial"/>
                <w:iCs/>
                <w:sz w:val="16"/>
                <w:szCs w:val="16"/>
                <w:lang w:val="en-US" w:eastAsia="x-none"/>
              </w:rPr>
              <w:t>corresponding communication scenario.]</w:t>
            </w:r>
          </w:p>
        </w:tc>
      </w:tr>
      <w:tr w:rsidR="00AC6CAF" w:rsidRPr="00AC6CAF" w14:paraId="0342160E" w14:textId="77777777" w:rsidTr="00AC6CAF">
        <w:trPr>
          <w:trHeight w:val="20"/>
          <w:jc w:val="center"/>
        </w:trPr>
        <w:tc>
          <w:tcPr>
            <w:tcW w:w="1301" w:type="pct"/>
            <w:vMerge/>
            <w:tcBorders>
              <w:left w:val="single" w:sz="4" w:space="0" w:color="000000"/>
              <w:right w:val="single" w:sz="4" w:space="0" w:color="000000"/>
            </w:tcBorders>
            <w:vAlign w:val="center"/>
          </w:tcPr>
          <w:p w14:paraId="65D74354" w14:textId="77777777" w:rsidR="00AC6CAF" w:rsidRPr="00AC6CAF" w:rsidRDefault="00AC6CAF" w:rsidP="00AC6CAF">
            <w:pPr>
              <w:widowControl w:val="0"/>
              <w:jc w:val="both"/>
              <w:rPr>
                <w:rFonts w:ascii="Arial" w:eastAsia="Malgun Gothic" w:hAnsi="Arial" w:cs="Arial"/>
                <w:sz w:val="16"/>
                <w:szCs w:val="16"/>
              </w:rPr>
            </w:pPr>
          </w:p>
        </w:tc>
        <w:tc>
          <w:tcPr>
            <w:tcW w:w="1301" w:type="pct"/>
            <w:gridSpan w:val="2"/>
            <w:tcBorders>
              <w:top w:val="single" w:sz="4" w:space="0" w:color="000000"/>
              <w:left w:val="single" w:sz="4" w:space="0" w:color="000000"/>
              <w:bottom w:val="single" w:sz="4" w:space="0" w:color="000000"/>
              <w:right w:val="single" w:sz="4" w:space="0" w:color="000000"/>
            </w:tcBorders>
            <w:vAlign w:val="center"/>
          </w:tcPr>
          <w:p w14:paraId="0E3ED7FE" w14:textId="77777777" w:rsidR="00AC6CAF" w:rsidRPr="00AC6CAF" w:rsidRDefault="00AC6CAF" w:rsidP="00AC6CAF">
            <w:pPr>
              <w:widowControl w:val="0"/>
              <w:jc w:val="both"/>
              <w:rPr>
                <w:rFonts w:ascii="Arial" w:eastAsia="Malgun Gothic" w:hAnsi="Arial" w:cs="Arial"/>
                <w:sz w:val="16"/>
                <w:szCs w:val="16"/>
              </w:rPr>
            </w:pPr>
          </w:p>
        </w:tc>
        <w:tc>
          <w:tcPr>
            <w:tcW w:w="2398" w:type="pct"/>
            <w:tcBorders>
              <w:top w:val="single" w:sz="4" w:space="0" w:color="000000"/>
              <w:left w:val="single" w:sz="4" w:space="0" w:color="000000"/>
              <w:bottom w:val="single" w:sz="4" w:space="0" w:color="000000"/>
              <w:right w:val="single" w:sz="4" w:space="0" w:color="000000"/>
            </w:tcBorders>
            <w:vAlign w:val="center"/>
          </w:tcPr>
          <w:p w14:paraId="1BF0E306" w14:textId="77777777" w:rsidR="00AC6CAF" w:rsidRPr="00AC6CAF" w:rsidRDefault="00AC6CAF" w:rsidP="00AC6CAF">
            <w:pPr>
              <w:keepLines/>
              <w:rPr>
                <w:rFonts w:ascii="Arial" w:eastAsia="SimSun" w:hAnsi="Arial" w:cs="Arial"/>
                <w:iCs/>
                <w:sz w:val="16"/>
                <w:szCs w:val="16"/>
                <w:lang w:val="en-US" w:eastAsia="x-none"/>
              </w:rPr>
            </w:pPr>
          </w:p>
        </w:tc>
      </w:tr>
      <w:tr w:rsidR="00AC6CAF" w:rsidRPr="00AC6CAF" w14:paraId="67A68AB7" w14:textId="77777777" w:rsidTr="00AC6CAF">
        <w:trPr>
          <w:trHeight w:val="20"/>
          <w:jc w:val="center"/>
        </w:trPr>
        <w:tc>
          <w:tcPr>
            <w:tcW w:w="1301" w:type="pct"/>
            <w:vMerge/>
            <w:tcBorders>
              <w:left w:val="single" w:sz="4" w:space="0" w:color="000000"/>
              <w:right w:val="single" w:sz="4" w:space="0" w:color="000000"/>
            </w:tcBorders>
            <w:vAlign w:val="center"/>
          </w:tcPr>
          <w:p w14:paraId="1954C565" w14:textId="77777777" w:rsidR="00AC6CAF" w:rsidRPr="00AC6CAF" w:rsidRDefault="00AC6CAF" w:rsidP="00AC6CAF">
            <w:pPr>
              <w:widowControl w:val="0"/>
              <w:jc w:val="both"/>
              <w:rPr>
                <w:rFonts w:ascii="Arial" w:eastAsia="Malgun Gothic" w:hAnsi="Arial" w:cs="Arial"/>
                <w:sz w:val="16"/>
                <w:szCs w:val="16"/>
              </w:rPr>
            </w:pPr>
          </w:p>
        </w:tc>
        <w:tc>
          <w:tcPr>
            <w:tcW w:w="1301" w:type="pct"/>
            <w:gridSpan w:val="2"/>
            <w:tcBorders>
              <w:top w:val="single" w:sz="4" w:space="0" w:color="000000"/>
              <w:left w:val="single" w:sz="4" w:space="0" w:color="000000"/>
              <w:bottom w:val="single" w:sz="4" w:space="0" w:color="000000"/>
              <w:right w:val="single" w:sz="4" w:space="0" w:color="000000"/>
            </w:tcBorders>
            <w:vAlign w:val="center"/>
          </w:tcPr>
          <w:p w14:paraId="642570E9" w14:textId="77777777" w:rsidR="00AC6CAF" w:rsidRPr="00AC6CAF" w:rsidRDefault="00AC6CAF" w:rsidP="00AC6CAF">
            <w:pPr>
              <w:widowControl w:val="0"/>
              <w:jc w:val="both"/>
              <w:rPr>
                <w:rFonts w:ascii="Arial" w:eastAsia="Malgun Gothic" w:hAnsi="Arial" w:cs="Arial"/>
                <w:sz w:val="16"/>
                <w:szCs w:val="16"/>
              </w:rPr>
            </w:pPr>
          </w:p>
        </w:tc>
        <w:tc>
          <w:tcPr>
            <w:tcW w:w="2398" w:type="pct"/>
            <w:tcBorders>
              <w:top w:val="single" w:sz="4" w:space="0" w:color="000000"/>
              <w:left w:val="single" w:sz="4" w:space="0" w:color="000000"/>
              <w:bottom w:val="single" w:sz="4" w:space="0" w:color="000000"/>
              <w:right w:val="single" w:sz="4" w:space="0" w:color="000000"/>
            </w:tcBorders>
            <w:vAlign w:val="center"/>
          </w:tcPr>
          <w:p w14:paraId="0B69747D" w14:textId="77777777" w:rsidR="00AC6CAF" w:rsidRPr="00AC6CAF" w:rsidRDefault="00AC6CAF" w:rsidP="00AC6CAF">
            <w:pPr>
              <w:keepLines/>
              <w:rPr>
                <w:rFonts w:ascii="Arial" w:eastAsia="SimSun" w:hAnsi="Arial" w:cs="Arial"/>
                <w:sz w:val="16"/>
                <w:szCs w:val="16"/>
                <w:lang w:eastAsia="x-none"/>
              </w:rPr>
            </w:pPr>
          </w:p>
        </w:tc>
      </w:tr>
      <w:tr w:rsidR="00AC6CAF" w:rsidRPr="00AC6CAF" w14:paraId="07CFDBCE" w14:textId="77777777" w:rsidTr="00AC6CAF">
        <w:trPr>
          <w:trHeight w:val="20"/>
          <w:jc w:val="center"/>
        </w:trPr>
        <w:tc>
          <w:tcPr>
            <w:tcW w:w="2602" w:type="pct"/>
            <w:gridSpan w:val="3"/>
            <w:tcBorders>
              <w:top w:val="single" w:sz="4" w:space="0" w:color="000000"/>
              <w:left w:val="single" w:sz="4" w:space="0" w:color="000000"/>
              <w:bottom w:val="single" w:sz="4" w:space="0" w:color="000000"/>
              <w:right w:val="single" w:sz="4" w:space="0" w:color="000000"/>
            </w:tcBorders>
            <w:vAlign w:val="center"/>
          </w:tcPr>
          <w:p w14:paraId="7B248E3B" w14:textId="77777777" w:rsidR="00AC6CAF" w:rsidRPr="00AC6CAF" w:rsidRDefault="00AC6CAF" w:rsidP="00AC6CAF">
            <w:pPr>
              <w:widowControl w:val="0"/>
              <w:jc w:val="both"/>
              <w:rPr>
                <w:rFonts w:ascii="Arial" w:eastAsia="Malgun Gothic" w:hAnsi="Arial" w:cs="Arial"/>
                <w:sz w:val="16"/>
                <w:szCs w:val="16"/>
              </w:rPr>
            </w:pPr>
            <w:r w:rsidRPr="00AC6CAF">
              <w:rPr>
                <w:rFonts w:ascii="Arial" w:eastAsia="Malgun Gothic" w:hAnsi="Arial" w:cs="Arial"/>
                <w:sz w:val="16"/>
                <w:szCs w:val="16"/>
              </w:rPr>
              <w:lastRenderedPageBreak/>
              <w:t>Supported sensing modes</w:t>
            </w:r>
          </w:p>
        </w:tc>
        <w:tc>
          <w:tcPr>
            <w:tcW w:w="2398" w:type="pct"/>
            <w:tcBorders>
              <w:top w:val="single" w:sz="4" w:space="0" w:color="000000"/>
              <w:left w:val="single" w:sz="4" w:space="0" w:color="000000"/>
              <w:bottom w:val="single" w:sz="4" w:space="0" w:color="000000"/>
              <w:right w:val="single" w:sz="4" w:space="0" w:color="000000"/>
            </w:tcBorders>
            <w:vAlign w:val="center"/>
          </w:tcPr>
          <w:p w14:paraId="44716206" w14:textId="77777777" w:rsidR="00AC6CAF" w:rsidRPr="00AC6CAF" w:rsidRDefault="00AC6CAF" w:rsidP="00AC6CAF">
            <w:pPr>
              <w:keepLines/>
              <w:rPr>
                <w:rFonts w:ascii="Arial" w:eastAsia="SimSun" w:hAnsi="Arial" w:cs="Arial"/>
                <w:iCs/>
                <w:sz w:val="16"/>
                <w:szCs w:val="16"/>
                <w:highlight w:val="yellow"/>
                <w:lang w:val="en-US" w:eastAsia="x-none"/>
              </w:rPr>
            </w:pPr>
          </w:p>
          <w:p w14:paraId="4CCA4BEF" w14:textId="77777777" w:rsidR="00AC6CAF" w:rsidRPr="00AC6CAF" w:rsidRDefault="00AC6CAF" w:rsidP="00AC6CAF">
            <w:pPr>
              <w:keepLines/>
              <w:rPr>
                <w:rFonts w:ascii="Arial" w:eastAsia="SimSun" w:hAnsi="Arial" w:cs="Arial"/>
                <w:iCs/>
                <w:sz w:val="16"/>
                <w:szCs w:val="16"/>
                <w:lang w:val="en-US" w:eastAsia="x-none"/>
              </w:rPr>
            </w:pPr>
            <w:r w:rsidRPr="00AC6CAF">
              <w:rPr>
                <w:rFonts w:ascii="Arial" w:eastAsia="SimSun" w:hAnsi="Arial" w:cs="Arial"/>
                <w:iCs/>
                <w:sz w:val="16"/>
                <w:szCs w:val="16"/>
                <w:lang w:val="en-US" w:eastAsia="x-none"/>
              </w:rPr>
              <w:t>[All 6 sensing modes]</w:t>
            </w:r>
          </w:p>
        </w:tc>
      </w:tr>
      <w:tr w:rsidR="00AC6CAF" w:rsidRPr="00AC6CAF" w14:paraId="5819D54C" w14:textId="77777777" w:rsidTr="00AC6CAF">
        <w:trPr>
          <w:trHeight w:val="20"/>
          <w:jc w:val="center"/>
        </w:trPr>
        <w:tc>
          <w:tcPr>
            <w:tcW w:w="1334" w:type="pct"/>
            <w:gridSpan w:val="2"/>
            <w:vMerge w:val="restart"/>
            <w:tcBorders>
              <w:top w:val="single" w:sz="4" w:space="0" w:color="000000"/>
              <w:left w:val="single" w:sz="4" w:space="0" w:color="000000"/>
              <w:right w:val="single" w:sz="4" w:space="0" w:color="000000"/>
            </w:tcBorders>
            <w:vAlign w:val="center"/>
          </w:tcPr>
          <w:p w14:paraId="4C30285B" w14:textId="77777777" w:rsidR="00AC6CAF" w:rsidRPr="00AC6CAF" w:rsidRDefault="00AC6CAF" w:rsidP="00AC6CAF">
            <w:pPr>
              <w:widowControl w:val="0"/>
              <w:jc w:val="both"/>
              <w:rPr>
                <w:rFonts w:ascii="Arial" w:eastAsia="Malgun Gothic" w:hAnsi="Arial" w:cs="Arial"/>
                <w:sz w:val="16"/>
                <w:szCs w:val="16"/>
                <w:lang w:val="en-US" w:eastAsia="zh-CN"/>
              </w:rPr>
            </w:pPr>
            <w:r w:rsidRPr="00AC6CAF">
              <w:rPr>
                <w:rFonts w:ascii="Arial" w:eastAsia="Malgun Gothic" w:hAnsi="Arial" w:cs="Arial"/>
                <w:sz w:val="16"/>
                <w:szCs w:val="16"/>
                <w:lang w:val="en-US" w:eastAsia="zh-CN"/>
              </w:rPr>
              <w:t>Sensing target</w:t>
            </w:r>
          </w:p>
        </w:tc>
        <w:tc>
          <w:tcPr>
            <w:tcW w:w="1268" w:type="pct"/>
            <w:tcBorders>
              <w:top w:val="single" w:sz="4" w:space="0" w:color="000000"/>
              <w:left w:val="single" w:sz="4" w:space="0" w:color="000000"/>
              <w:bottom w:val="single" w:sz="4" w:space="0" w:color="000000"/>
              <w:right w:val="single" w:sz="4" w:space="0" w:color="000000"/>
            </w:tcBorders>
            <w:vAlign w:val="center"/>
          </w:tcPr>
          <w:p w14:paraId="6E88FF93" w14:textId="77777777" w:rsidR="00AC6CAF" w:rsidRPr="00AC6CAF" w:rsidRDefault="00AC6CAF" w:rsidP="00AC6CAF">
            <w:pPr>
              <w:keepLines/>
              <w:rPr>
                <w:rFonts w:ascii="Arial" w:eastAsia="SimSun" w:hAnsi="Arial" w:cs="Arial"/>
                <w:sz w:val="16"/>
                <w:szCs w:val="16"/>
                <w:lang w:eastAsia="x-none"/>
              </w:rPr>
            </w:pPr>
          </w:p>
        </w:tc>
        <w:tc>
          <w:tcPr>
            <w:tcW w:w="2398" w:type="pct"/>
            <w:tcBorders>
              <w:top w:val="single" w:sz="4" w:space="0" w:color="000000"/>
              <w:left w:val="single" w:sz="4" w:space="0" w:color="000000"/>
              <w:bottom w:val="single" w:sz="4" w:space="0" w:color="000000"/>
              <w:right w:val="single" w:sz="4" w:space="0" w:color="000000"/>
            </w:tcBorders>
            <w:vAlign w:val="center"/>
          </w:tcPr>
          <w:p w14:paraId="18C1A669" w14:textId="77777777" w:rsidR="00AC6CAF" w:rsidRPr="00AC6CAF" w:rsidRDefault="00AC6CAF" w:rsidP="00AC6CAF">
            <w:pPr>
              <w:keepLines/>
              <w:rPr>
                <w:rFonts w:ascii="Arial" w:eastAsia="SimSun" w:hAnsi="Arial" w:cs="Arial"/>
                <w:iCs/>
                <w:sz w:val="16"/>
                <w:szCs w:val="16"/>
                <w:lang w:eastAsia="zh-CN"/>
              </w:rPr>
            </w:pPr>
          </w:p>
        </w:tc>
      </w:tr>
      <w:tr w:rsidR="00AC6CAF" w:rsidRPr="00AC6CAF" w14:paraId="028FCEFC" w14:textId="77777777" w:rsidTr="00AC6CAF">
        <w:trPr>
          <w:trHeight w:val="20"/>
          <w:jc w:val="center"/>
        </w:trPr>
        <w:tc>
          <w:tcPr>
            <w:tcW w:w="1334" w:type="pct"/>
            <w:gridSpan w:val="2"/>
            <w:vMerge/>
            <w:tcBorders>
              <w:left w:val="single" w:sz="4" w:space="0" w:color="000000"/>
              <w:right w:val="single" w:sz="4" w:space="0" w:color="000000"/>
            </w:tcBorders>
            <w:vAlign w:val="center"/>
          </w:tcPr>
          <w:p w14:paraId="7218A590" w14:textId="77777777" w:rsidR="00AC6CAF" w:rsidRPr="00AC6CAF" w:rsidRDefault="00AC6CAF" w:rsidP="00AC6CAF">
            <w:pPr>
              <w:widowControl w:val="0"/>
              <w:jc w:val="both"/>
              <w:rPr>
                <w:rFonts w:ascii="Arial" w:eastAsia="Malgun Gothic" w:hAnsi="Arial" w:cs="Arial"/>
                <w:sz w:val="16"/>
                <w:szCs w:val="16"/>
                <w:lang w:val="en-US" w:eastAsia="zh-CN"/>
              </w:rPr>
            </w:pPr>
          </w:p>
        </w:tc>
        <w:tc>
          <w:tcPr>
            <w:tcW w:w="1268" w:type="pct"/>
            <w:tcBorders>
              <w:top w:val="single" w:sz="4" w:space="0" w:color="000000"/>
              <w:left w:val="single" w:sz="4" w:space="0" w:color="000000"/>
              <w:bottom w:val="single" w:sz="4" w:space="0" w:color="000000"/>
              <w:right w:val="single" w:sz="4" w:space="0" w:color="000000"/>
            </w:tcBorders>
            <w:vAlign w:val="center"/>
          </w:tcPr>
          <w:p w14:paraId="3694872A" w14:textId="77777777" w:rsidR="00AC6CAF" w:rsidRPr="00AC6CAF" w:rsidRDefault="00AC6CAF" w:rsidP="00AC6CAF">
            <w:pPr>
              <w:keepLines/>
              <w:rPr>
                <w:rFonts w:ascii="Arial" w:eastAsia="SimSun" w:hAnsi="Arial" w:cs="Arial"/>
                <w:sz w:val="16"/>
                <w:szCs w:val="16"/>
                <w:lang w:eastAsia="x-none"/>
              </w:rPr>
            </w:pPr>
            <w:r w:rsidRPr="00AC6CAF">
              <w:rPr>
                <w:rFonts w:ascii="Arial" w:eastAsia="SimSun" w:hAnsi="Arial" w:cs="Arial"/>
                <w:sz w:val="16"/>
                <w:szCs w:val="16"/>
                <w:lang w:eastAsia="x-none"/>
              </w:rPr>
              <w:t>Outdoor/indoor</w:t>
            </w:r>
          </w:p>
        </w:tc>
        <w:tc>
          <w:tcPr>
            <w:tcW w:w="2398" w:type="pct"/>
            <w:tcBorders>
              <w:top w:val="single" w:sz="4" w:space="0" w:color="000000"/>
              <w:left w:val="single" w:sz="4" w:space="0" w:color="000000"/>
              <w:bottom w:val="single" w:sz="4" w:space="0" w:color="000000"/>
              <w:right w:val="single" w:sz="4" w:space="0" w:color="000000"/>
            </w:tcBorders>
            <w:vAlign w:val="center"/>
          </w:tcPr>
          <w:p w14:paraId="7B1227DA" w14:textId="77777777" w:rsidR="00AC6CAF" w:rsidRPr="00AC6CAF" w:rsidRDefault="00AC6CAF" w:rsidP="00AC6CAF">
            <w:pPr>
              <w:keepLines/>
              <w:rPr>
                <w:rFonts w:ascii="Arial" w:eastAsia="SimSun" w:hAnsi="Arial" w:cs="Arial"/>
                <w:iCs/>
                <w:sz w:val="16"/>
                <w:szCs w:val="16"/>
                <w:lang w:eastAsia="zh-CN"/>
              </w:rPr>
            </w:pPr>
            <w:r w:rsidRPr="00AC6CAF">
              <w:rPr>
                <w:rFonts w:ascii="Arial" w:eastAsia="SimSun" w:hAnsi="Arial" w:cs="Arial"/>
                <w:iCs/>
                <w:sz w:val="16"/>
                <w:szCs w:val="16"/>
                <w:lang w:eastAsia="zh-CN"/>
              </w:rPr>
              <w:t>Outdoor</w:t>
            </w:r>
          </w:p>
        </w:tc>
      </w:tr>
      <w:tr w:rsidR="00AC6CAF" w:rsidRPr="00AC6CAF" w14:paraId="50909709" w14:textId="77777777" w:rsidTr="00AC6CAF">
        <w:trPr>
          <w:trHeight w:val="20"/>
          <w:jc w:val="center"/>
        </w:trPr>
        <w:tc>
          <w:tcPr>
            <w:tcW w:w="1334" w:type="pct"/>
            <w:gridSpan w:val="2"/>
            <w:vMerge/>
            <w:tcBorders>
              <w:left w:val="single" w:sz="4" w:space="0" w:color="000000"/>
              <w:right w:val="single" w:sz="4" w:space="0" w:color="000000"/>
            </w:tcBorders>
            <w:vAlign w:val="center"/>
          </w:tcPr>
          <w:p w14:paraId="62044587" w14:textId="77777777" w:rsidR="00AC6CAF" w:rsidRPr="00AC6CAF" w:rsidRDefault="00AC6CAF" w:rsidP="00AC6CAF">
            <w:pPr>
              <w:widowControl w:val="0"/>
              <w:rPr>
                <w:rFonts w:ascii="Arial" w:eastAsia="Malgun Gothic" w:hAnsi="Arial" w:cs="Arial"/>
                <w:sz w:val="16"/>
                <w:szCs w:val="16"/>
                <w:lang w:val="en-US" w:eastAsia="zh-CN"/>
              </w:rPr>
            </w:pPr>
          </w:p>
        </w:tc>
        <w:tc>
          <w:tcPr>
            <w:tcW w:w="1268" w:type="pct"/>
            <w:tcBorders>
              <w:top w:val="single" w:sz="4" w:space="0" w:color="000000"/>
              <w:left w:val="single" w:sz="4" w:space="0" w:color="000000"/>
              <w:bottom w:val="single" w:sz="4" w:space="0" w:color="000000"/>
              <w:right w:val="single" w:sz="4" w:space="0" w:color="000000"/>
            </w:tcBorders>
            <w:vAlign w:val="center"/>
          </w:tcPr>
          <w:p w14:paraId="58EC3DC9" w14:textId="77777777" w:rsidR="00AC6CAF" w:rsidRPr="00AC6CAF" w:rsidRDefault="00AC6CAF" w:rsidP="00AC6CAF">
            <w:pPr>
              <w:keepLines/>
              <w:rPr>
                <w:rFonts w:ascii="Arial" w:eastAsia="SimSun" w:hAnsi="Arial" w:cs="Arial"/>
                <w:sz w:val="16"/>
                <w:szCs w:val="16"/>
                <w:lang w:eastAsia="x-none"/>
              </w:rPr>
            </w:pPr>
            <w:r w:rsidRPr="00AC6CAF">
              <w:rPr>
                <w:rFonts w:ascii="Arial" w:eastAsia="SimSun" w:hAnsi="Arial" w:cs="Arial"/>
                <w:sz w:val="16"/>
                <w:szCs w:val="16"/>
                <w:lang w:eastAsia="x-none"/>
              </w:rPr>
              <w:t>3D mobility</w:t>
            </w:r>
          </w:p>
        </w:tc>
        <w:tc>
          <w:tcPr>
            <w:tcW w:w="2398" w:type="pct"/>
            <w:tcBorders>
              <w:top w:val="single" w:sz="4" w:space="0" w:color="000000"/>
              <w:left w:val="single" w:sz="4" w:space="0" w:color="000000"/>
              <w:bottom w:val="single" w:sz="4" w:space="0" w:color="000000"/>
              <w:right w:val="single" w:sz="4" w:space="0" w:color="000000"/>
            </w:tcBorders>
            <w:vAlign w:val="center"/>
          </w:tcPr>
          <w:p w14:paraId="7A0B2E85" w14:textId="77777777" w:rsidR="00AC6CAF" w:rsidRPr="00AC6CAF" w:rsidRDefault="00AC6CAF" w:rsidP="00AC6CAF">
            <w:pPr>
              <w:keepLines/>
              <w:rPr>
                <w:rFonts w:ascii="Arial" w:eastAsia="SimSun" w:hAnsi="Arial" w:cs="Arial"/>
                <w:iCs/>
                <w:sz w:val="16"/>
                <w:szCs w:val="16"/>
                <w:lang w:eastAsia="x-none"/>
              </w:rPr>
            </w:pPr>
            <w:r w:rsidRPr="00AC6CAF">
              <w:rPr>
                <w:rFonts w:ascii="Arial" w:eastAsia="SimSun" w:hAnsi="Arial" w:cs="Arial"/>
                <w:iCs/>
                <w:sz w:val="16"/>
                <w:szCs w:val="16"/>
                <w:lang w:eastAsia="x-none"/>
              </w:rPr>
              <w:t xml:space="preserve">Horizontal velocity: Up to 160 km/h </w:t>
            </w:r>
          </w:p>
          <w:p w14:paraId="1A0490BE" w14:textId="77777777" w:rsidR="00AC6CAF" w:rsidRPr="00AC6CAF" w:rsidRDefault="00AC6CAF" w:rsidP="00AC6CAF">
            <w:pPr>
              <w:keepLines/>
              <w:rPr>
                <w:rFonts w:ascii="Arial" w:eastAsia="SimSun" w:hAnsi="Arial" w:cs="Arial"/>
                <w:iCs/>
                <w:sz w:val="16"/>
                <w:szCs w:val="16"/>
                <w:lang w:eastAsia="x-none"/>
              </w:rPr>
            </w:pPr>
            <w:r w:rsidRPr="00AC6CAF">
              <w:rPr>
                <w:rFonts w:ascii="Arial" w:eastAsia="SimSun" w:hAnsi="Arial" w:cs="Arial"/>
                <w:iCs/>
                <w:sz w:val="16"/>
                <w:szCs w:val="16"/>
                <w:lang w:eastAsia="x-none"/>
              </w:rPr>
              <w:t>[FFS specific velocity(ies) or random distribution]</w:t>
            </w:r>
          </w:p>
          <w:p w14:paraId="3C317635" w14:textId="77777777" w:rsidR="00AC6CAF" w:rsidRPr="00AC6CAF" w:rsidRDefault="00AC6CAF" w:rsidP="00AC6CAF">
            <w:pPr>
              <w:keepLines/>
              <w:rPr>
                <w:rFonts w:ascii="Arial" w:eastAsia="SimSun" w:hAnsi="Arial" w:cs="Arial"/>
                <w:iCs/>
                <w:sz w:val="16"/>
                <w:szCs w:val="16"/>
                <w:lang w:eastAsia="x-none"/>
              </w:rPr>
            </w:pPr>
            <w:r w:rsidRPr="00AC6CAF">
              <w:rPr>
                <w:rFonts w:ascii="Arial" w:eastAsia="SimSun" w:hAnsi="Arial" w:cs="Arial"/>
                <w:iCs/>
                <w:sz w:val="16"/>
                <w:szCs w:val="16"/>
                <w:lang w:eastAsia="x-none"/>
              </w:rPr>
              <w:t>[FFS vertical plane velocity]</w:t>
            </w:r>
          </w:p>
        </w:tc>
      </w:tr>
      <w:tr w:rsidR="00AC6CAF" w:rsidRPr="00AC6CAF" w14:paraId="2E46265E" w14:textId="77777777" w:rsidTr="00AC6CAF">
        <w:trPr>
          <w:trHeight w:val="20"/>
          <w:jc w:val="center"/>
        </w:trPr>
        <w:tc>
          <w:tcPr>
            <w:tcW w:w="1334" w:type="pct"/>
            <w:gridSpan w:val="2"/>
            <w:vMerge/>
            <w:tcBorders>
              <w:left w:val="single" w:sz="4" w:space="0" w:color="000000"/>
              <w:right w:val="single" w:sz="4" w:space="0" w:color="000000"/>
            </w:tcBorders>
            <w:vAlign w:val="center"/>
          </w:tcPr>
          <w:p w14:paraId="55FF0E8F" w14:textId="77777777" w:rsidR="00AC6CAF" w:rsidRPr="00AC6CAF" w:rsidRDefault="00AC6CAF" w:rsidP="00AC6CAF">
            <w:pPr>
              <w:widowControl w:val="0"/>
              <w:rPr>
                <w:rFonts w:ascii="Arial" w:eastAsia="Malgun Gothic" w:hAnsi="Arial" w:cs="Arial"/>
                <w:sz w:val="16"/>
                <w:szCs w:val="16"/>
                <w:lang w:val="en-US" w:eastAsia="zh-CN"/>
              </w:rPr>
            </w:pPr>
          </w:p>
        </w:tc>
        <w:tc>
          <w:tcPr>
            <w:tcW w:w="1268" w:type="pct"/>
            <w:tcBorders>
              <w:top w:val="single" w:sz="4" w:space="0" w:color="000000"/>
              <w:left w:val="single" w:sz="4" w:space="0" w:color="000000"/>
              <w:bottom w:val="single" w:sz="4" w:space="0" w:color="000000"/>
              <w:right w:val="single" w:sz="4" w:space="0" w:color="000000"/>
            </w:tcBorders>
            <w:vAlign w:val="center"/>
          </w:tcPr>
          <w:p w14:paraId="34DE5912" w14:textId="77777777" w:rsidR="00AC6CAF" w:rsidRPr="00AC6CAF" w:rsidRDefault="00AC6CAF" w:rsidP="00AC6CAF">
            <w:pPr>
              <w:keepLines/>
              <w:rPr>
                <w:rFonts w:ascii="Arial" w:eastAsia="SimSun" w:hAnsi="Arial" w:cs="Arial"/>
                <w:sz w:val="16"/>
                <w:szCs w:val="16"/>
                <w:lang w:eastAsia="x-none"/>
              </w:rPr>
            </w:pPr>
            <w:r w:rsidRPr="00AC6CAF">
              <w:rPr>
                <w:rFonts w:ascii="Arial" w:eastAsia="SimSun" w:hAnsi="Arial" w:cs="Arial"/>
                <w:sz w:val="16"/>
                <w:szCs w:val="16"/>
                <w:lang w:eastAsia="x-none"/>
              </w:rPr>
              <w:t>3D distribution</w:t>
            </w:r>
          </w:p>
        </w:tc>
        <w:tc>
          <w:tcPr>
            <w:tcW w:w="2398" w:type="pct"/>
            <w:tcBorders>
              <w:top w:val="single" w:sz="4" w:space="0" w:color="000000"/>
              <w:left w:val="single" w:sz="4" w:space="0" w:color="000000"/>
              <w:bottom w:val="single" w:sz="4" w:space="0" w:color="000000"/>
              <w:right w:val="single" w:sz="4" w:space="0" w:color="000000"/>
            </w:tcBorders>
            <w:vAlign w:val="center"/>
          </w:tcPr>
          <w:p w14:paraId="510BC834" w14:textId="77777777" w:rsidR="00AC6CAF" w:rsidRPr="00AC6CAF" w:rsidRDefault="00AC6CAF" w:rsidP="00AC6CAF">
            <w:pPr>
              <w:keepLines/>
              <w:rPr>
                <w:rFonts w:ascii="Arial" w:eastAsia="SimSun" w:hAnsi="Arial" w:cs="Arial"/>
                <w:iCs/>
                <w:sz w:val="16"/>
                <w:szCs w:val="16"/>
                <w:lang w:val="en-US" w:eastAsia="x-none"/>
              </w:rPr>
            </w:pPr>
          </w:p>
          <w:p w14:paraId="4C0C435D" w14:textId="77777777" w:rsidR="00AC6CAF" w:rsidRPr="00AC6CAF" w:rsidRDefault="00AC6CAF" w:rsidP="00AC6CAF">
            <w:pPr>
              <w:keepLines/>
              <w:rPr>
                <w:rFonts w:ascii="Arial" w:eastAsia="SimSun" w:hAnsi="Arial" w:cs="Arial"/>
                <w:iCs/>
                <w:sz w:val="16"/>
                <w:szCs w:val="16"/>
                <w:lang w:val="en-US" w:eastAsia="x-none"/>
              </w:rPr>
            </w:pPr>
            <w:r w:rsidRPr="00AC6CAF">
              <w:rPr>
                <w:rFonts w:ascii="Arial" w:eastAsia="SimSun" w:hAnsi="Arial" w:cs="Arial"/>
                <w:iCs/>
                <w:sz w:val="16"/>
                <w:szCs w:val="16"/>
                <w:lang w:val="en-US" w:eastAsia="x-none"/>
              </w:rPr>
              <w:t>[Uniform between a minimum and maximum height]</w:t>
            </w:r>
          </w:p>
          <w:p w14:paraId="0D8123C6" w14:textId="77777777" w:rsidR="00AC6CAF" w:rsidRPr="00AC6CAF" w:rsidRDefault="00AC6CAF" w:rsidP="00AC6CAF">
            <w:pPr>
              <w:keepLines/>
              <w:rPr>
                <w:rFonts w:ascii="Arial" w:eastAsia="SimSun" w:hAnsi="Arial" w:cs="Arial"/>
                <w:iCs/>
                <w:sz w:val="16"/>
                <w:szCs w:val="16"/>
                <w:lang w:val="en-US" w:eastAsia="x-none"/>
              </w:rPr>
            </w:pPr>
            <w:r w:rsidRPr="00AC6CAF">
              <w:rPr>
                <w:rFonts w:ascii="Arial" w:eastAsia="SimSun" w:hAnsi="Arial" w:cs="Arial"/>
                <w:iCs/>
                <w:sz w:val="16"/>
                <w:szCs w:val="16"/>
                <w:lang w:val="en-US" w:eastAsia="x-none"/>
              </w:rPr>
              <w:t>[Uniform in horizontal domain at a given height]</w:t>
            </w:r>
          </w:p>
        </w:tc>
      </w:tr>
      <w:tr w:rsidR="00AC6CAF" w:rsidRPr="00AC6CAF" w14:paraId="5F63A333" w14:textId="77777777" w:rsidTr="00AC6CAF">
        <w:trPr>
          <w:trHeight w:val="20"/>
          <w:jc w:val="center"/>
        </w:trPr>
        <w:tc>
          <w:tcPr>
            <w:tcW w:w="1334" w:type="pct"/>
            <w:gridSpan w:val="2"/>
            <w:vMerge/>
            <w:tcBorders>
              <w:left w:val="single" w:sz="4" w:space="0" w:color="000000"/>
              <w:right w:val="single" w:sz="4" w:space="0" w:color="000000"/>
            </w:tcBorders>
            <w:vAlign w:val="center"/>
          </w:tcPr>
          <w:p w14:paraId="543AA9E8" w14:textId="77777777" w:rsidR="00AC6CAF" w:rsidRPr="00AC6CAF" w:rsidRDefault="00AC6CAF" w:rsidP="00AC6CAF">
            <w:pPr>
              <w:widowControl w:val="0"/>
              <w:rPr>
                <w:rFonts w:ascii="Arial" w:eastAsia="Malgun Gothic" w:hAnsi="Arial" w:cs="Arial"/>
                <w:sz w:val="16"/>
                <w:szCs w:val="16"/>
                <w:lang w:val="en-US" w:eastAsia="zh-CN"/>
              </w:rPr>
            </w:pPr>
          </w:p>
        </w:tc>
        <w:tc>
          <w:tcPr>
            <w:tcW w:w="1268" w:type="pct"/>
            <w:tcBorders>
              <w:top w:val="single" w:sz="4" w:space="0" w:color="000000"/>
              <w:left w:val="single" w:sz="4" w:space="0" w:color="000000"/>
              <w:bottom w:val="single" w:sz="4" w:space="0" w:color="000000"/>
              <w:right w:val="single" w:sz="4" w:space="0" w:color="000000"/>
            </w:tcBorders>
            <w:vAlign w:val="center"/>
          </w:tcPr>
          <w:p w14:paraId="6995073D" w14:textId="77777777" w:rsidR="00AC6CAF" w:rsidRPr="00AC6CAF" w:rsidRDefault="00AC6CAF" w:rsidP="00AC6CAF">
            <w:pPr>
              <w:keepLines/>
              <w:rPr>
                <w:rFonts w:ascii="Arial" w:eastAsia="DengXian" w:hAnsi="Arial" w:cs="Arial"/>
                <w:sz w:val="16"/>
                <w:szCs w:val="16"/>
                <w:lang w:val="en-US" w:eastAsia="zh-CN"/>
              </w:rPr>
            </w:pPr>
            <w:r w:rsidRPr="00AC6CAF">
              <w:rPr>
                <w:rFonts w:ascii="Arial" w:eastAsia="SimSun" w:hAnsi="Arial" w:cs="Arial"/>
                <w:sz w:val="16"/>
                <w:szCs w:val="16"/>
                <w:lang w:eastAsia="x-none"/>
              </w:rPr>
              <w:t>Orientation</w:t>
            </w:r>
          </w:p>
        </w:tc>
        <w:tc>
          <w:tcPr>
            <w:tcW w:w="2398" w:type="pct"/>
            <w:tcBorders>
              <w:top w:val="single" w:sz="4" w:space="0" w:color="000000"/>
              <w:left w:val="single" w:sz="4" w:space="0" w:color="000000"/>
              <w:bottom w:val="single" w:sz="4" w:space="0" w:color="000000"/>
              <w:right w:val="single" w:sz="4" w:space="0" w:color="000000"/>
            </w:tcBorders>
            <w:vAlign w:val="center"/>
          </w:tcPr>
          <w:p w14:paraId="1543A6D3" w14:textId="77777777" w:rsidR="00AC6CAF" w:rsidRPr="00AC6CAF" w:rsidRDefault="00AC6CAF" w:rsidP="00AC6CAF">
            <w:pPr>
              <w:keepLines/>
              <w:rPr>
                <w:rFonts w:ascii="Arial" w:eastAsia="DengXian" w:hAnsi="Arial" w:cs="Arial"/>
                <w:iCs/>
                <w:sz w:val="16"/>
                <w:szCs w:val="16"/>
                <w:lang w:val="en-US" w:eastAsia="zh-CN"/>
              </w:rPr>
            </w:pPr>
            <w:r w:rsidRPr="00AC6CAF">
              <w:rPr>
                <w:rFonts w:ascii="Arial" w:eastAsia="DengXian" w:hAnsi="Arial" w:cs="Arial"/>
                <w:iCs/>
                <w:sz w:val="16"/>
                <w:szCs w:val="16"/>
                <w:lang w:val="en-US" w:eastAsia="zh-CN"/>
              </w:rPr>
              <w:t>Random in horizontal domain</w:t>
            </w:r>
          </w:p>
        </w:tc>
      </w:tr>
      <w:tr w:rsidR="00AC6CAF" w:rsidRPr="00AC6CAF" w14:paraId="5279CEC4" w14:textId="77777777" w:rsidTr="00AC6CAF">
        <w:trPr>
          <w:trHeight w:val="20"/>
          <w:jc w:val="center"/>
        </w:trPr>
        <w:tc>
          <w:tcPr>
            <w:tcW w:w="1334" w:type="pct"/>
            <w:gridSpan w:val="2"/>
            <w:vMerge/>
            <w:tcBorders>
              <w:left w:val="single" w:sz="4" w:space="0" w:color="000000"/>
              <w:right w:val="single" w:sz="4" w:space="0" w:color="000000"/>
            </w:tcBorders>
            <w:vAlign w:val="center"/>
          </w:tcPr>
          <w:p w14:paraId="0C78BE5C" w14:textId="77777777" w:rsidR="00AC6CAF" w:rsidRPr="00AC6CAF" w:rsidRDefault="00AC6CAF" w:rsidP="00AC6CAF">
            <w:pPr>
              <w:widowControl w:val="0"/>
              <w:rPr>
                <w:rFonts w:ascii="Arial" w:eastAsia="Malgun Gothic" w:hAnsi="Arial" w:cs="Arial"/>
                <w:sz w:val="16"/>
                <w:szCs w:val="16"/>
                <w:lang w:val="en-US" w:eastAsia="zh-CN"/>
              </w:rPr>
            </w:pPr>
          </w:p>
        </w:tc>
        <w:tc>
          <w:tcPr>
            <w:tcW w:w="1268" w:type="pct"/>
            <w:tcBorders>
              <w:top w:val="single" w:sz="4" w:space="0" w:color="000000"/>
              <w:left w:val="single" w:sz="4" w:space="0" w:color="000000"/>
              <w:bottom w:val="single" w:sz="4" w:space="0" w:color="000000"/>
              <w:right w:val="single" w:sz="4" w:space="0" w:color="000000"/>
            </w:tcBorders>
            <w:vAlign w:val="center"/>
          </w:tcPr>
          <w:p w14:paraId="0F2B994E" w14:textId="77777777" w:rsidR="00AC6CAF" w:rsidRPr="00AC6CAF" w:rsidRDefault="00AC6CAF" w:rsidP="00AC6CAF">
            <w:pPr>
              <w:keepLines/>
              <w:rPr>
                <w:rFonts w:ascii="Arial" w:eastAsia="DengXian" w:hAnsi="Arial" w:cs="Arial"/>
                <w:sz w:val="16"/>
                <w:szCs w:val="16"/>
                <w:lang w:val="en-US" w:eastAsia="zh-CN"/>
              </w:rPr>
            </w:pPr>
            <w:r w:rsidRPr="00AC6CAF">
              <w:rPr>
                <w:rFonts w:ascii="Arial" w:eastAsia="DengXian" w:hAnsi="Arial" w:cs="Arial"/>
                <w:sz w:val="16"/>
                <w:szCs w:val="16"/>
                <w:lang w:val="en-US" w:eastAsia="zh-CN"/>
              </w:rPr>
              <w:t>Physical characteristics (e.g., size)</w:t>
            </w:r>
          </w:p>
        </w:tc>
        <w:tc>
          <w:tcPr>
            <w:tcW w:w="2398" w:type="pct"/>
            <w:tcBorders>
              <w:top w:val="single" w:sz="4" w:space="0" w:color="000000"/>
              <w:left w:val="single" w:sz="4" w:space="0" w:color="000000"/>
              <w:bottom w:val="single" w:sz="4" w:space="0" w:color="000000"/>
              <w:right w:val="single" w:sz="4" w:space="0" w:color="000000"/>
            </w:tcBorders>
            <w:vAlign w:val="center"/>
          </w:tcPr>
          <w:p w14:paraId="16A4FC90" w14:textId="77777777" w:rsidR="00AC6CAF" w:rsidRPr="00AC6CAF" w:rsidRDefault="00AC6CAF" w:rsidP="00AC6CAF">
            <w:pPr>
              <w:keepLines/>
              <w:rPr>
                <w:rFonts w:ascii="Arial" w:eastAsia="SimSun" w:hAnsi="Arial" w:cs="Arial"/>
                <w:iCs/>
                <w:sz w:val="16"/>
                <w:szCs w:val="16"/>
                <w:lang w:eastAsia="zh-CN"/>
              </w:rPr>
            </w:pPr>
            <w:r w:rsidRPr="00AC6CAF">
              <w:rPr>
                <w:rFonts w:ascii="Arial" w:eastAsia="SimSun" w:hAnsi="Arial" w:cs="Arial"/>
                <w:iCs/>
                <w:sz w:val="16"/>
                <w:szCs w:val="16"/>
                <w:lang w:eastAsia="zh-CN"/>
              </w:rPr>
              <w:t>UAV object type(s) [FFS]</w:t>
            </w:r>
          </w:p>
        </w:tc>
      </w:tr>
      <w:tr w:rsidR="00AC6CAF" w:rsidRPr="00AC6CAF" w14:paraId="4A8930F6" w14:textId="77777777" w:rsidTr="00AC6CAF">
        <w:trPr>
          <w:trHeight w:val="20"/>
          <w:jc w:val="center"/>
        </w:trPr>
        <w:tc>
          <w:tcPr>
            <w:tcW w:w="2602" w:type="pct"/>
            <w:gridSpan w:val="3"/>
            <w:tcBorders>
              <w:top w:val="single" w:sz="4" w:space="0" w:color="000000"/>
              <w:left w:val="single" w:sz="4" w:space="0" w:color="000000"/>
              <w:bottom w:val="single" w:sz="4" w:space="0" w:color="000000"/>
              <w:right w:val="single" w:sz="4" w:space="0" w:color="000000"/>
            </w:tcBorders>
            <w:vAlign w:val="center"/>
          </w:tcPr>
          <w:p w14:paraId="25FE26B9" w14:textId="77777777" w:rsidR="00AC6CAF" w:rsidRPr="00AC6CAF" w:rsidRDefault="00AC6CAF" w:rsidP="00AC6CAF">
            <w:pPr>
              <w:widowControl w:val="0"/>
              <w:jc w:val="both"/>
              <w:rPr>
                <w:rFonts w:ascii="Arial" w:eastAsia="Malgun Gothic" w:hAnsi="Arial" w:cs="Arial"/>
                <w:sz w:val="16"/>
                <w:szCs w:val="16"/>
                <w:lang w:val="en-US" w:eastAsia="zh-CN"/>
              </w:rPr>
            </w:pPr>
            <w:r w:rsidRPr="00AC6CAF">
              <w:rPr>
                <w:rFonts w:ascii="Arial" w:eastAsia="Malgun Gothic" w:hAnsi="Arial" w:cs="Arial"/>
                <w:sz w:val="16"/>
                <w:szCs w:val="16"/>
                <w:lang w:val="en-US" w:eastAsia="zh-CN"/>
              </w:rPr>
              <w:t>[Sensing area]</w:t>
            </w:r>
          </w:p>
        </w:tc>
        <w:tc>
          <w:tcPr>
            <w:tcW w:w="2398" w:type="pct"/>
            <w:tcBorders>
              <w:top w:val="single" w:sz="4" w:space="0" w:color="000000"/>
              <w:left w:val="single" w:sz="4" w:space="0" w:color="000000"/>
              <w:bottom w:val="single" w:sz="4" w:space="0" w:color="000000"/>
              <w:right w:val="single" w:sz="4" w:space="0" w:color="000000"/>
            </w:tcBorders>
            <w:vAlign w:val="center"/>
          </w:tcPr>
          <w:p w14:paraId="222041CE" w14:textId="77777777" w:rsidR="00AC6CAF" w:rsidRPr="00AC6CAF" w:rsidRDefault="00AC6CAF" w:rsidP="00AC6CAF">
            <w:pPr>
              <w:keepLines/>
              <w:rPr>
                <w:rFonts w:ascii="Arial" w:eastAsia="SimSun" w:hAnsi="Arial" w:cs="Arial"/>
                <w:iCs/>
                <w:sz w:val="16"/>
                <w:szCs w:val="16"/>
                <w:lang w:val="en-US" w:eastAsia="zh-CN"/>
              </w:rPr>
            </w:pPr>
          </w:p>
        </w:tc>
      </w:tr>
      <w:tr w:rsidR="00AC6CAF" w:rsidRPr="00AC6CAF" w14:paraId="7F508C9F" w14:textId="77777777" w:rsidTr="00AC6CAF">
        <w:trPr>
          <w:trHeight w:val="20"/>
          <w:jc w:val="center"/>
        </w:trPr>
        <w:tc>
          <w:tcPr>
            <w:tcW w:w="2602" w:type="pct"/>
            <w:gridSpan w:val="3"/>
            <w:tcBorders>
              <w:top w:val="single" w:sz="4" w:space="0" w:color="000000"/>
              <w:left w:val="single" w:sz="4" w:space="0" w:color="000000"/>
              <w:bottom w:val="single" w:sz="4" w:space="0" w:color="000000"/>
              <w:right w:val="single" w:sz="4" w:space="0" w:color="000000"/>
            </w:tcBorders>
            <w:vAlign w:val="center"/>
          </w:tcPr>
          <w:p w14:paraId="0C281EE5" w14:textId="77777777" w:rsidR="00AC6CAF" w:rsidRPr="00AC6CAF" w:rsidRDefault="00AC6CAF" w:rsidP="00AC6CAF">
            <w:pPr>
              <w:widowControl w:val="0"/>
              <w:jc w:val="both"/>
              <w:rPr>
                <w:rFonts w:ascii="Arial" w:eastAsia="Malgun Gothic" w:hAnsi="Arial" w:cs="Arial"/>
                <w:sz w:val="16"/>
                <w:szCs w:val="16"/>
                <w:lang w:val="en-US" w:eastAsia="zh-CN"/>
              </w:rPr>
            </w:pPr>
            <w:r w:rsidRPr="00AC6CAF">
              <w:rPr>
                <w:rFonts w:ascii="Arial" w:eastAsia="Malgun Gothic" w:hAnsi="Arial" w:cs="Arial"/>
                <w:sz w:val="16"/>
                <w:szCs w:val="16"/>
                <w:lang w:val="en-US" w:eastAsia="zh-CN"/>
              </w:rPr>
              <w:t>Minimum 3D distances between pairs of Tx/Rx and sensing target/[unintended objects]</w:t>
            </w:r>
          </w:p>
        </w:tc>
        <w:tc>
          <w:tcPr>
            <w:tcW w:w="2398" w:type="pct"/>
            <w:tcBorders>
              <w:top w:val="single" w:sz="4" w:space="0" w:color="000000"/>
              <w:left w:val="single" w:sz="4" w:space="0" w:color="000000"/>
              <w:bottom w:val="single" w:sz="4" w:space="0" w:color="000000"/>
              <w:right w:val="single" w:sz="4" w:space="0" w:color="000000"/>
            </w:tcBorders>
            <w:vAlign w:val="center"/>
          </w:tcPr>
          <w:p w14:paraId="7A35DC47" w14:textId="77777777" w:rsidR="00AC6CAF" w:rsidRPr="00AC6CAF" w:rsidRDefault="00AC6CAF" w:rsidP="00AC6CAF">
            <w:pPr>
              <w:keepLines/>
              <w:rPr>
                <w:rFonts w:ascii="Arial" w:eastAsia="SimSun" w:hAnsi="Arial" w:cs="Arial"/>
                <w:sz w:val="16"/>
                <w:szCs w:val="16"/>
                <w:lang w:val="en-US" w:eastAsia="x-none"/>
              </w:rPr>
            </w:pPr>
            <w:r w:rsidRPr="00AC6CAF">
              <w:rPr>
                <w:rFonts w:ascii="Arial" w:eastAsia="SimSun" w:hAnsi="Arial" w:cs="Arial"/>
                <w:sz w:val="16"/>
                <w:szCs w:val="16"/>
                <w:lang w:val="en-US" w:eastAsia="x-none"/>
              </w:rPr>
              <w:t>FFS</w:t>
            </w:r>
          </w:p>
        </w:tc>
      </w:tr>
      <w:tr w:rsidR="00AC6CAF" w:rsidRPr="00AC6CAF" w14:paraId="2E91DE1C" w14:textId="77777777" w:rsidTr="00AC6CAF">
        <w:trPr>
          <w:trHeight w:val="20"/>
          <w:jc w:val="center"/>
        </w:trPr>
        <w:tc>
          <w:tcPr>
            <w:tcW w:w="2602" w:type="pct"/>
            <w:gridSpan w:val="3"/>
            <w:tcBorders>
              <w:top w:val="single" w:sz="4" w:space="0" w:color="000000"/>
              <w:left w:val="single" w:sz="4" w:space="0" w:color="000000"/>
              <w:bottom w:val="single" w:sz="4" w:space="0" w:color="000000"/>
              <w:right w:val="single" w:sz="4" w:space="0" w:color="000000"/>
            </w:tcBorders>
            <w:vAlign w:val="center"/>
          </w:tcPr>
          <w:p w14:paraId="502FA147" w14:textId="77777777" w:rsidR="00AC6CAF" w:rsidRPr="00AC6CAF" w:rsidRDefault="00AC6CAF" w:rsidP="00AC6CAF">
            <w:pPr>
              <w:widowControl w:val="0"/>
              <w:jc w:val="both"/>
              <w:rPr>
                <w:rFonts w:ascii="Arial" w:eastAsia="Malgun Gothic" w:hAnsi="Arial" w:cs="Arial"/>
                <w:sz w:val="16"/>
                <w:szCs w:val="16"/>
                <w:lang w:val="en-US" w:eastAsia="zh-CN"/>
              </w:rPr>
            </w:pPr>
            <w:r w:rsidRPr="00AC6CAF">
              <w:rPr>
                <w:rFonts w:ascii="Arial" w:eastAsia="Malgun Gothic" w:hAnsi="Arial" w:cs="Arial"/>
                <w:sz w:val="16"/>
                <w:szCs w:val="16"/>
                <w:lang w:val="en-US" w:eastAsia="zh-CN"/>
              </w:rPr>
              <w:t>Minimum 3D distance between sensing targets</w:t>
            </w:r>
          </w:p>
        </w:tc>
        <w:tc>
          <w:tcPr>
            <w:tcW w:w="2398" w:type="pct"/>
            <w:tcBorders>
              <w:top w:val="single" w:sz="4" w:space="0" w:color="000000"/>
              <w:left w:val="single" w:sz="4" w:space="0" w:color="000000"/>
              <w:bottom w:val="single" w:sz="4" w:space="0" w:color="000000"/>
              <w:right w:val="single" w:sz="4" w:space="0" w:color="000000"/>
            </w:tcBorders>
            <w:vAlign w:val="center"/>
          </w:tcPr>
          <w:p w14:paraId="4E4B01D3" w14:textId="77777777" w:rsidR="00AC6CAF" w:rsidRPr="00AC6CAF" w:rsidRDefault="00AC6CAF" w:rsidP="00AC6CAF">
            <w:pPr>
              <w:keepLines/>
              <w:rPr>
                <w:rFonts w:ascii="Arial" w:eastAsia="SimSun" w:hAnsi="Arial" w:cs="Arial"/>
                <w:sz w:val="16"/>
                <w:szCs w:val="16"/>
                <w:lang w:val="fr-FR" w:eastAsia="x-none"/>
              </w:rPr>
            </w:pPr>
            <w:r w:rsidRPr="00AC6CAF">
              <w:rPr>
                <w:rFonts w:ascii="Arial" w:eastAsia="SimSun" w:hAnsi="Arial" w:cs="Arial"/>
                <w:sz w:val="16"/>
                <w:szCs w:val="16"/>
                <w:lang w:val="fr-FR" w:eastAsia="x-none"/>
              </w:rPr>
              <w:t>FFS</w:t>
            </w:r>
          </w:p>
        </w:tc>
      </w:tr>
      <w:tr w:rsidR="00AC6CAF" w:rsidRPr="00AC6CAF" w14:paraId="07F2DE62" w14:textId="77777777" w:rsidTr="00AC6CAF">
        <w:trPr>
          <w:trHeight w:val="20"/>
          <w:jc w:val="center"/>
        </w:trPr>
        <w:tc>
          <w:tcPr>
            <w:tcW w:w="2602" w:type="pct"/>
            <w:gridSpan w:val="3"/>
            <w:tcBorders>
              <w:top w:val="single" w:sz="4" w:space="0" w:color="000000"/>
              <w:left w:val="single" w:sz="4" w:space="0" w:color="000000"/>
              <w:bottom w:val="single" w:sz="4" w:space="0" w:color="000000"/>
              <w:right w:val="single" w:sz="4" w:space="0" w:color="000000"/>
            </w:tcBorders>
            <w:vAlign w:val="center"/>
          </w:tcPr>
          <w:p w14:paraId="2D02A593" w14:textId="77777777" w:rsidR="00AC6CAF" w:rsidRPr="00AC6CAF" w:rsidRDefault="00AC6CAF" w:rsidP="00AC6CAF">
            <w:pPr>
              <w:widowControl w:val="0"/>
              <w:jc w:val="both"/>
              <w:rPr>
                <w:rFonts w:ascii="Arial" w:eastAsia="Malgun Gothic" w:hAnsi="Arial" w:cs="Arial"/>
                <w:sz w:val="16"/>
                <w:szCs w:val="16"/>
                <w:lang w:val="en-US" w:eastAsia="zh-CN"/>
              </w:rPr>
            </w:pPr>
            <w:r w:rsidRPr="00AC6CAF">
              <w:rPr>
                <w:rFonts w:ascii="Arial" w:eastAsia="Malgun Gothic" w:hAnsi="Arial" w:cs="Arial"/>
                <w:sz w:val="16"/>
                <w:szCs w:val="16"/>
                <w:lang w:val="en-US" w:eastAsia="zh-CN"/>
              </w:rPr>
              <w:t>[Unintended/Environment objects, e.g., types, characteristics, mobility, distribution, etc.]</w:t>
            </w:r>
          </w:p>
        </w:tc>
        <w:tc>
          <w:tcPr>
            <w:tcW w:w="2398" w:type="pct"/>
            <w:tcBorders>
              <w:top w:val="single" w:sz="4" w:space="0" w:color="000000"/>
              <w:left w:val="single" w:sz="4" w:space="0" w:color="000000"/>
              <w:bottom w:val="single" w:sz="4" w:space="0" w:color="000000"/>
              <w:right w:val="single" w:sz="4" w:space="0" w:color="000000"/>
            </w:tcBorders>
            <w:vAlign w:val="center"/>
          </w:tcPr>
          <w:p w14:paraId="5996C43B" w14:textId="77777777" w:rsidR="00AC6CAF" w:rsidRPr="00AC6CAF" w:rsidRDefault="00AC6CAF" w:rsidP="00AC6CAF">
            <w:pPr>
              <w:keepLines/>
              <w:rPr>
                <w:rFonts w:ascii="Arial" w:eastAsia="SimSun" w:hAnsi="Arial" w:cs="Arial"/>
                <w:sz w:val="16"/>
                <w:szCs w:val="16"/>
                <w:lang w:val="fr-FR" w:eastAsia="x-none"/>
              </w:rPr>
            </w:pPr>
            <w:r w:rsidRPr="00AC6CAF">
              <w:rPr>
                <w:rFonts w:ascii="Arial" w:eastAsia="DengXian" w:hAnsi="Arial" w:cs="Arial"/>
                <w:sz w:val="16"/>
                <w:szCs w:val="16"/>
                <w:lang w:val="en-US" w:eastAsia="zh-CN"/>
              </w:rPr>
              <w:t>FFS</w:t>
            </w:r>
          </w:p>
        </w:tc>
      </w:tr>
    </w:tbl>
    <w:p w14:paraId="740D7A9A" w14:textId="77777777" w:rsidR="00AC6CAF" w:rsidRDefault="00AC6CAF" w:rsidP="008A77EC">
      <w:pPr>
        <w:rPr>
          <w:lang w:eastAsia="x-none"/>
        </w:rPr>
      </w:pPr>
    </w:p>
    <w:p w14:paraId="689D5DF7" w14:textId="77777777" w:rsidR="00AC6CAF" w:rsidRPr="00D7097B" w:rsidRDefault="00AC6CAF" w:rsidP="008A77EC">
      <w:pPr>
        <w:rPr>
          <w:lang w:eastAsia="x-none"/>
        </w:rPr>
      </w:pPr>
    </w:p>
    <w:p w14:paraId="7638E7D6" w14:textId="074CB55A" w:rsidR="008A77EC" w:rsidRPr="00A13755" w:rsidRDefault="006F79AF" w:rsidP="008A77EC">
      <w:pPr>
        <w:rPr>
          <w:b/>
          <w:bCs/>
          <w:lang w:eastAsia="x-none"/>
        </w:rPr>
      </w:pPr>
      <w:hyperlink r:id="rId2147" w:history="1">
        <w:r>
          <w:rPr>
            <w:rStyle w:val="Hyperlink"/>
            <w:b/>
            <w:bCs/>
            <w:lang w:eastAsia="x-none"/>
          </w:rPr>
          <w:t>R1-2404488</w:t>
        </w:r>
      </w:hyperlink>
      <w:r w:rsidR="008A77EC" w:rsidRPr="00A13755">
        <w:rPr>
          <w:b/>
          <w:bCs/>
          <w:lang w:eastAsia="x-none"/>
        </w:rPr>
        <w:tab/>
        <w:t>FL Summary #3 on ISAC Deployment Scenarios</w:t>
      </w:r>
      <w:r w:rsidR="008A77EC" w:rsidRPr="00A13755">
        <w:rPr>
          <w:b/>
          <w:bCs/>
          <w:lang w:eastAsia="x-none"/>
        </w:rPr>
        <w:tab/>
        <w:t>Moderator (AT&amp;T)</w:t>
      </w:r>
    </w:p>
    <w:p w14:paraId="31216207" w14:textId="236E7468" w:rsidR="00A13755" w:rsidRDefault="00A13755" w:rsidP="008A77EC">
      <w:pPr>
        <w:rPr>
          <w:lang w:eastAsia="x-none"/>
        </w:rPr>
      </w:pPr>
      <w:r>
        <w:rPr>
          <w:lang w:eastAsia="x-none"/>
        </w:rPr>
        <w:t>From Thursday session</w:t>
      </w:r>
    </w:p>
    <w:p w14:paraId="5087B4AA" w14:textId="4802342C" w:rsidR="00FE601A" w:rsidRDefault="00FE601A" w:rsidP="00FE601A">
      <w:pPr>
        <w:rPr>
          <w:lang w:eastAsia="zh-CN"/>
        </w:rPr>
      </w:pPr>
      <w:bookmarkStart w:id="438" w:name="_Hlk167321039"/>
      <w:r>
        <w:rPr>
          <w:highlight w:val="green"/>
          <w:lang w:eastAsia="zh-CN"/>
        </w:rPr>
        <w:t>Agreement</w:t>
      </w:r>
      <w:r>
        <w:rPr>
          <w:lang w:eastAsia="zh-CN"/>
        </w:rPr>
        <w:t xml:space="preserve"> (confirmed in Friday)</w:t>
      </w:r>
    </w:p>
    <w:p w14:paraId="5089F0A4" w14:textId="77777777" w:rsidR="00A13755" w:rsidRPr="00A13755" w:rsidRDefault="00A13755" w:rsidP="00A13755">
      <w:pPr>
        <w:rPr>
          <w:lang w:eastAsia="zh-CN"/>
        </w:rPr>
      </w:pPr>
      <w:r w:rsidRPr="00A13755">
        <w:rPr>
          <w:lang w:eastAsia="zh-CN"/>
        </w:rPr>
        <w:t>RAN1 agrees to the following revised evaluation parameters values for the UAV sensing target scenarios:</w:t>
      </w:r>
    </w:p>
    <w:p w14:paraId="56E192B4" w14:textId="77777777" w:rsidR="00A13755" w:rsidRPr="00A13755" w:rsidRDefault="00A13755" w:rsidP="00A13755">
      <w:pPr>
        <w:rPr>
          <w:lang w:eastAsia="zh-CN"/>
        </w:rPr>
      </w:pPr>
    </w:p>
    <w:tbl>
      <w:tblPr>
        <w:tblW w:w="4302" w:type="pct"/>
        <w:jc w:val="center"/>
        <w:tblLayout w:type="fixed"/>
        <w:tblLook w:val="04A0" w:firstRow="1" w:lastRow="0" w:firstColumn="1" w:lastColumn="0" w:noHBand="0" w:noVBand="1"/>
      </w:tblPr>
      <w:tblGrid>
        <w:gridCol w:w="2145"/>
        <w:gridCol w:w="6852"/>
      </w:tblGrid>
      <w:tr w:rsidR="00A13755" w:rsidRPr="00FE601A" w14:paraId="75921620" w14:textId="77777777" w:rsidTr="00FE601A">
        <w:trPr>
          <w:trHeight w:val="20"/>
          <w:jc w:val="center"/>
        </w:trPr>
        <w:tc>
          <w:tcPr>
            <w:tcW w:w="1975" w:type="dxa"/>
            <w:tcBorders>
              <w:top w:val="single" w:sz="4" w:space="0" w:color="000000"/>
              <w:left w:val="single" w:sz="4" w:space="0" w:color="000000"/>
              <w:bottom w:val="single" w:sz="4" w:space="0" w:color="000000"/>
              <w:right w:val="single" w:sz="4" w:space="0" w:color="000000"/>
            </w:tcBorders>
            <w:shd w:val="clear" w:color="auto" w:fill="D9D9D9"/>
          </w:tcPr>
          <w:p w14:paraId="26C5ED0B" w14:textId="77777777" w:rsidR="00A13755" w:rsidRPr="00FE601A" w:rsidRDefault="00A13755" w:rsidP="00FE601A">
            <w:pPr>
              <w:keepLines/>
              <w:jc w:val="center"/>
              <w:rPr>
                <w:rFonts w:ascii="Arial" w:eastAsia="SimSun" w:hAnsi="Arial" w:cs="Arial"/>
                <w:b/>
                <w:sz w:val="16"/>
                <w:szCs w:val="16"/>
                <w:lang w:val="en-US" w:eastAsia="zh-CN"/>
              </w:rPr>
            </w:pPr>
            <w:r w:rsidRPr="00FE601A">
              <w:rPr>
                <w:rFonts w:ascii="Arial" w:eastAsia="SimSun" w:hAnsi="Arial" w:cs="Arial"/>
                <w:b/>
                <w:sz w:val="16"/>
                <w:szCs w:val="16"/>
                <w:lang w:val="en-US" w:eastAsia="zh-CN"/>
              </w:rPr>
              <w:t>Parameters</w:t>
            </w:r>
          </w:p>
        </w:tc>
        <w:tc>
          <w:tcPr>
            <w:tcW w:w="6309" w:type="dxa"/>
            <w:tcBorders>
              <w:top w:val="single" w:sz="4" w:space="0" w:color="000000"/>
              <w:left w:val="single" w:sz="4" w:space="0" w:color="000000"/>
              <w:bottom w:val="single" w:sz="4" w:space="0" w:color="000000"/>
              <w:right w:val="single" w:sz="4" w:space="0" w:color="000000"/>
            </w:tcBorders>
            <w:shd w:val="clear" w:color="auto" w:fill="D9D9D9"/>
          </w:tcPr>
          <w:p w14:paraId="122376D2" w14:textId="77777777" w:rsidR="00A13755" w:rsidRPr="00FE601A" w:rsidRDefault="00A13755" w:rsidP="00FE601A">
            <w:pPr>
              <w:keepLines/>
              <w:jc w:val="center"/>
              <w:rPr>
                <w:rFonts w:ascii="Arial" w:eastAsia="SimSun" w:hAnsi="Arial" w:cs="Arial"/>
                <w:b/>
                <w:sz w:val="16"/>
                <w:szCs w:val="16"/>
                <w:lang w:val="en-US" w:eastAsia="zh-CN"/>
              </w:rPr>
            </w:pPr>
            <w:r w:rsidRPr="00FE601A">
              <w:rPr>
                <w:rFonts w:ascii="Arial" w:eastAsia="SimSun" w:hAnsi="Arial" w:cs="Arial"/>
                <w:b/>
                <w:sz w:val="16"/>
                <w:szCs w:val="16"/>
                <w:lang w:val="en-US" w:eastAsia="x-none"/>
              </w:rPr>
              <w:t>Value</w:t>
            </w:r>
          </w:p>
        </w:tc>
      </w:tr>
      <w:tr w:rsidR="00A13755" w:rsidRPr="00FE601A" w14:paraId="0B504665" w14:textId="77777777" w:rsidTr="00FE601A">
        <w:trPr>
          <w:trHeight w:val="184"/>
          <w:jc w:val="center"/>
        </w:trPr>
        <w:tc>
          <w:tcPr>
            <w:tcW w:w="1975" w:type="dxa"/>
            <w:vMerge w:val="restart"/>
            <w:tcBorders>
              <w:top w:val="single" w:sz="4" w:space="0" w:color="000000"/>
              <w:left w:val="single" w:sz="4" w:space="0" w:color="000000"/>
              <w:bottom w:val="single" w:sz="4" w:space="0" w:color="000000"/>
              <w:right w:val="single" w:sz="4" w:space="0" w:color="000000"/>
            </w:tcBorders>
            <w:vAlign w:val="center"/>
          </w:tcPr>
          <w:p w14:paraId="0067C08A" w14:textId="77777777" w:rsidR="00A13755" w:rsidRPr="00FE601A" w:rsidRDefault="00A13755" w:rsidP="00FE601A">
            <w:pPr>
              <w:widowControl w:val="0"/>
              <w:rPr>
                <w:rFonts w:ascii="Arial" w:eastAsia="SimSun" w:hAnsi="Arial" w:cs="Arial"/>
                <w:iCs/>
                <w:sz w:val="16"/>
                <w:szCs w:val="16"/>
                <w:lang w:val="en-US" w:eastAsia="x-none"/>
              </w:rPr>
            </w:pPr>
            <w:r w:rsidRPr="00FE601A">
              <w:rPr>
                <w:rFonts w:ascii="Arial" w:eastAsia="SimSun" w:hAnsi="Arial" w:cs="Arial"/>
                <w:iCs/>
                <w:sz w:val="16"/>
                <w:szCs w:val="16"/>
                <w:lang w:val="en-US" w:eastAsia="x-none"/>
              </w:rPr>
              <w:t>Sensing transmitters and receivers properties</w:t>
            </w:r>
          </w:p>
        </w:tc>
        <w:tc>
          <w:tcPr>
            <w:tcW w:w="6309" w:type="dxa"/>
            <w:vMerge w:val="restart"/>
            <w:tcBorders>
              <w:top w:val="single" w:sz="4" w:space="0" w:color="000000"/>
              <w:left w:val="single" w:sz="4" w:space="0" w:color="000000"/>
              <w:right w:val="single" w:sz="4" w:space="0" w:color="000000"/>
            </w:tcBorders>
            <w:vAlign w:val="center"/>
          </w:tcPr>
          <w:p w14:paraId="27522BCD" w14:textId="77777777" w:rsidR="00A13755" w:rsidRPr="00FE601A" w:rsidRDefault="00A13755" w:rsidP="00FE601A">
            <w:pPr>
              <w:keepLines/>
              <w:rPr>
                <w:rFonts w:ascii="Arial" w:eastAsia="SimSun" w:hAnsi="Arial" w:cs="Arial"/>
                <w:iCs/>
                <w:sz w:val="16"/>
                <w:szCs w:val="16"/>
                <w:lang w:val="en-US" w:eastAsia="x-none"/>
              </w:rPr>
            </w:pPr>
            <w:r w:rsidRPr="00FE601A">
              <w:rPr>
                <w:rFonts w:ascii="Arial" w:eastAsia="SimSun" w:hAnsi="Arial" w:cs="Arial"/>
                <w:iCs/>
                <w:sz w:val="16"/>
                <w:szCs w:val="16"/>
                <w:lang w:val="en-US" w:eastAsia="x-none"/>
              </w:rPr>
              <w:t xml:space="preserve">Rx/Tx locations are selected among the TRPs and UEs locations in the corresponding communication scenario </w:t>
            </w:r>
          </w:p>
          <w:p w14:paraId="16671DC2" w14:textId="77777777" w:rsidR="00A13755" w:rsidRPr="00FE601A" w:rsidRDefault="00A13755" w:rsidP="00FE601A">
            <w:pPr>
              <w:keepLines/>
              <w:rPr>
                <w:rFonts w:ascii="Arial" w:eastAsia="SimSun" w:hAnsi="Arial" w:cs="Arial"/>
                <w:iCs/>
                <w:sz w:val="16"/>
                <w:szCs w:val="16"/>
                <w:lang w:val="en-US" w:eastAsia="x-none"/>
              </w:rPr>
            </w:pPr>
            <w:r w:rsidRPr="00FE601A">
              <w:rPr>
                <w:rFonts w:ascii="Arial" w:eastAsia="SimSun" w:hAnsi="Arial" w:cs="Arial"/>
                <w:iCs/>
                <w:sz w:val="16"/>
                <w:szCs w:val="16"/>
                <w:lang w:val="en-US" w:eastAsia="x-none"/>
              </w:rPr>
              <w:t>Note 1: O</w:t>
            </w:r>
            <w:r w:rsidRPr="00FE601A">
              <w:rPr>
                <w:rFonts w:ascii="Arial" w:eastAsia="SimSun" w:hAnsi="Arial" w:cs="Arial"/>
                <w:iCs/>
                <w:color w:val="000000"/>
                <w:sz w:val="16"/>
                <w:szCs w:val="16"/>
                <w:lang w:eastAsia="x-none"/>
              </w:rPr>
              <w:t xml:space="preserve">ther Rx/Tx properties (e.g. mobility) can also be taken from the </w:t>
            </w:r>
            <w:r w:rsidRPr="00FE601A">
              <w:rPr>
                <w:rFonts w:ascii="Arial" w:eastAsia="SimSun" w:hAnsi="Arial" w:cs="Arial"/>
                <w:iCs/>
                <w:sz w:val="16"/>
                <w:szCs w:val="16"/>
                <w:lang w:val="en-US" w:eastAsia="x-none"/>
              </w:rPr>
              <w:t>corresponding communication scenario.</w:t>
            </w:r>
          </w:p>
          <w:p w14:paraId="0CED6BE1" w14:textId="77777777" w:rsidR="00A13755" w:rsidRPr="00FE601A" w:rsidRDefault="00A13755" w:rsidP="00FE601A">
            <w:pPr>
              <w:keepLines/>
              <w:rPr>
                <w:rFonts w:ascii="Arial" w:eastAsia="SimSun" w:hAnsi="Arial" w:cs="Arial"/>
                <w:iCs/>
                <w:color w:val="000000"/>
                <w:sz w:val="16"/>
                <w:szCs w:val="16"/>
                <w:lang w:eastAsia="x-none"/>
              </w:rPr>
            </w:pPr>
            <w:r w:rsidRPr="00FE601A">
              <w:rPr>
                <w:rFonts w:ascii="Arial" w:eastAsia="SimSun" w:hAnsi="Arial" w:cs="Arial"/>
                <w:iCs/>
                <w:sz w:val="16"/>
                <w:szCs w:val="16"/>
                <w:lang w:val="en-US" w:eastAsia="x-none"/>
              </w:rPr>
              <w:t xml:space="preserve">Note 2: This may include aerial UEs as Rx/Tx that can be selected among locations in the </w:t>
            </w:r>
            <w:r w:rsidRPr="00FE601A">
              <w:rPr>
                <w:rFonts w:ascii="Arial" w:eastAsia="SimSun" w:hAnsi="Arial" w:cs="Arial"/>
                <w:iCs/>
                <w:color w:val="000000"/>
                <w:sz w:val="16"/>
                <w:szCs w:val="16"/>
                <w:lang w:eastAsia="x-none"/>
              </w:rPr>
              <w:t>UMi-AV, UMa-AV, RMa-AV communication scenarios.</w:t>
            </w:r>
          </w:p>
        </w:tc>
      </w:tr>
      <w:tr w:rsidR="00A13755" w:rsidRPr="00FE601A" w14:paraId="5FDAAC55" w14:textId="77777777" w:rsidTr="00FE601A">
        <w:trPr>
          <w:trHeight w:val="184"/>
          <w:jc w:val="center"/>
        </w:trPr>
        <w:tc>
          <w:tcPr>
            <w:tcW w:w="1975" w:type="dxa"/>
            <w:vMerge/>
            <w:tcBorders>
              <w:left w:val="single" w:sz="4" w:space="0" w:color="000000"/>
              <w:bottom w:val="single" w:sz="4" w:space="0" w:color="000000"/>
              <w:right w:val="single" w:sz="4" w:space="0" w:color="000000"/>
            </w:tcBorders>
            <w:vAlign w:val="center"/>
          </w:tcPr>
          <w:p w14:paraId="21A95840" w14:textId="77777777" w:rsidR="00A13755" w:rsidRPr="00FE601A" w:rsidRDefault="00A13755" w:rsidP="00FE601A">
            <w:pPr>
              <w:widowControl w:val="0"/>
              <w:jc w:val="both"/>
              <w:rPr>
                <w:rFonts w:ascii="Arial" w:eastAsia="Malgun Gothic" w:hAnsi="Arial" w:cs="Arial"/>
                <w:sz w:val="16"/>
                <w:szCs w:val="16"/>
              </w:rPr>
            </w:pPr>
          </w:p>
        </w:tc>
        <w:tc>
          <w:tcPr>
            <w:tcW w:w="6309" w:type="dxa"/>
            <w:vMerge/>
            <w:tcBorders>
              <w:left w:val="single" w:sz="4" w:space="0" w:color="000000"/>
              <w:bottom w:val="single" w:sz="4" w:space="0" w:color="000000"/>
              <w:right w:val="single" w:sz="4" w:space="0" w:color="000000"/>
            </w:tcBorders>
            <w:vAlign w:val="center"/>
          </w:tcPr>
          <w:p w14:paraId="78AB54A1" w14:textId="77777777" w:rsidR="00A13755" w:rsidRPr="00FE601A" w:rsidRDefault="00A13755" w:rsidP="00FE601A">
            <w:pPr>
              <w:keepLines/>
              <w:rPr>
                <w:rFonts w:ascii="Arial" w:eastAsia="SimSun" w:hAnsi="Arial" w:cs="Arial"/>
                <w:iCs/>
                <w:sz w:val="16"/>
                <w:szCs w:val="16"/>
                <w:lang w:val="en-US" w:eastAsia="x-none"/>
              </w:rPr>
            </w:pPr>
          </w:p>
        </w:tc>
      </w:tr>
    </w:tbl>
    <w:p w14:paraId="63121EDB" w14:textId="77777777" w:rsidR="00A13755" w:rsidRPr="00A13755" w:rsidRDefault="00A13755" w:rsidP="00A13755"/>
    <w:p w14:paraId="122F777B" w14:textId="77777777" w:rsidR="00D7097B" w:rsidRPr="00D7097B" w:rsidRDefault="00D7097B" w:rsidP="008A77EC">
      <w:pPr>
        <w:pStyle w:val="Heading3"/>
      </w:pPr>
      <w:bookmarkStart w:id="439" w:name="_Toc166306562"/>
      <w:bookmarkStart w:id="440" w:name="_Toc173405056"/>
      <w:bookmarkEnd w:id="438"/>
      <w:r w:rsidRPr="00D7097B">
        <w:t>ISAC channel modelling</w:t>
      </w:r>
      <w:bookmarkEnd w:id="439"/>
      <w:bookmarkEnd w:id="440"/>
      <w:r w:rsidRPr="00D7097B">
        <w:t xml:space="preserve"> </w:t>
      </w:r>
    </w:p>
    <w:p w14:paraId="42077104" w14:textId="39B4F3F9" w:rsidR="00D7097B" w:rsidRPr="00D7097B" w:rsidRDefault="006F79AF" w:rsidP="00D7097B">
      <w:pPr>
        <w:rPr>
          <w:lang w:eastAsia="x-none"/>
        </w:rPr>
      </w:pPr>
      <w:hyperlink r:id="rId2148" w:history="1">
        <w:r>
          <w:rPr>
            <w:rStyle w:val="Hyperlink"/>
            <w:lang w:eastAsia="x-none"/>
          </w:rPr>
          <w:t>R1-2403917</w:t>
        </w:r>
      </w:hyperlink>
      <w:r w:rsidR="00D7097B" w:rsidRPr="00D7097B">
        <w:rPr>
          <w:lang w:eastAsia="x-none"/>
        </w:rPr>
        <w:tab/>
        <w:t>Discussion on ISAC channel modeling</w:t>
      </w:r>
      <w:r w:rsidR="00D7097B" w:rsidRPr="00D7097B">
        <w:rPr>
          <w:lang w:eastAsia="x-none"/>
        </w:rPr>
        <w:tab/>
        <w:t>EURECOM</w:t>
      </w:r>
    </w:p>
    <w:p w14:paraId="32877D4C" w14:textId="413CD90A" w:rsidR="00D7097B" w:rsidRPr="00D7097B" w:rsidRDefault="006F79AF" w:rsidP="00D7097B">
      <w:pPr>
        <w:rPr>
          <w:lang w:eastAsia="x-none"/>
        </w:rPr>
      </w:pPr>
      <w:hyperlink r:id="rId2149" w:history="1">
        <w:r>
          <w:rPr>
            <w:rStyle w:val="Hyperlink"/>
            <w:lang w:eastAsia="x-none"/>
          </w:rPr>
          <w:t>R1-2403921</w:t>
        </w:r>
      </w:hyperlink>
      <w:r w:rsidR="00D7097B" w:rsidRPr="00D7097B">
        <w:rPr>
          <w:lang w:eastAsia="x-none"/>
        </w:rPr>
        <w:tab/>
        <w:t>Channel modelling for ISAC</w:t>
      </w:r>
      <w:r w:rsidR="00D7097B" w:rsidRPr="00D7097B">
        <w:rPr>
          <w:lang w:eastAsia="x-none"/>
        </w:rPr>
        <w:tab/>
        <w:t>Huawei, HiSilicon</w:t>
      </w:r>
    </w:p>
    <w:p w14:paraId="12DE9418" w14:textId="253AAFE3" w:rsidR="00D7097B" w:rsidRPr="00D7097B" w:rsidRDefault="006F79AF" w:rsidP="00D7097B">
      <w:pPr>
        <w:rPr>
          <w:lang w:eastAsia="x-none"/>
        </w:rPr>
      </w:pPr>
      <w:hyperlink r:id="rId2150" w:history="1">
        <w:r>
          <w:rPr>
            <w:rStyle w:val="Hyperlink"/>
            <w:lang w:eastAsia="x-none"/>
          </w:rPr>
          <w:t>R1-2403965</w:t>
        </w:r>
      </w:hyperlink>
      <w:r w:rsidR="00D7097B" w:rsidRPr="00D7097B">
        <w:rPr>
          <w:lang w:eastAsia="x-none"/>
        </w:rPr>
        <w:tab/>
        <w:t>Discussion on ISAC channel modeling</w:t>
      </w:r>
      <w:r w:rsidR="00D7097B" w:rsidRPr="00D7097B">
        <w:rPr>
          <w:lang w:eastAsia="x-none"/>
        </w:rPr>
        <w:tab/>
        <w:t>Intel Corporation</w:t>
      </w:r>
    </w:p>
    <w:p w14:paraId="7FE41B21" w14:textId="37392FE0" w:rsidR="00D7097B" w:rsidRPr="00D7097B" w:rsidRDefault="006F79AF" w:rsidP="00D7097B">
      <w:pPr>
        <w:rPr>
          <w:lang w:eastAsia="x-none"/>
        </w:rPr>
      </w:pPr>
      <w:hyperlink r:id="rId2151" w:history="1">
        <w:r>
          <w:rPr>
            <w:rStyle w:val="Hyperlink"/>
            <w:lang w:eastAsia="x-none"/>
          </w:rPr>
          <w:t>R1-2403995</w:t>
        </w:r>
      </w:hyperlink>
      <w:r w:rsidR="00D7097B" w:rsidRPr="00D7097B">
        <w:rPr>
          <w:lang w:eastAsia="x-none"/>
        </w:rPr>
        <w:tab/>
        <w:t>Discussion on ISAC channel modelling</w:t>
      </w:r>
      <w:r w:rsidR="00D7097B" w:rsidRPr="00D7097B">
        <w:rPr>
          <w:lang w:eastAsia="x-none"/>
        </w:rPr>
        <w:tab/>
        <w:t>Nokia, Nokia Shanghai Bell</w:t>
      </w:r>
    </w:p>
    <w:p w14:paraId="6CF1CCF4" w14:textId="7F077C69" w:rsidR="00D7097B" w:rsidRPr="00D7097B" w:rsidRDefault="006F79AF" w:rsidP="00D7097B">
      <w:pPr>
        <w:rPr>
          <w:lang w:eastAsia="x-none"/>
        </w:rPr>
      </w:pPr>
      <w:hyperlink r:id="rId2152" w:history="1">
        <w:r>
          <w:rPr>
            <w:rStyle w:val="Hyperlink"/>
            <w:lang w:eastAsia="x-none"/>
          </w:rPr>
          <w:t>R1-2404039</w:t>
        </w:r>
      </w:hyperlink>
      <w:r w:rsidR="00D7097B" w:rsidRPr="00D7097B">
        <w:rPr>
          <w:lang w:eastAsia="x-none"/>
        </w:rPr>
        <w:tab/>
        <w:t>Discussion on ISAC channel modeling</w:t>
      </w:r>
      <w:r w:rsidR="00D7097B" w:rsidRPr="00D7097B">
        <w:rPr>
          <w:lang w:eastAsia="x-none"/>
        </w:rPr>
        <w:tab/>
        <w:t>Spreadtrum Communications</w:t>
      </w:r>
    </w:p>
    <w:p w14:paraId="1350922C" w14:textId="1B1CF7AE" w:rsidR="00D7097B" w:rsidRPr="00D7097B" w:rsidRDefault="006F79AF" w:rsidP="00D7097B">
      <w:pPr>
        <w:rPr>
          <w:lang w:eastAsia="x-none"/>
        </w:rPr>
      </w:pPr>
      <w:hyperlink r:id="rId2153" w:history="1">
        <w:r>
          <w:rPr>
            <w:rStyle w:val="Hyperlink"/>
            <w:lang w:eastAsia="x-none"/>
          </w:rPr>
          <w:t>R1-2404128</w:t>
        </w:r>
      </w:hyperlink>
      <w:r w:rsidR="00D7097B" w:rsidRPr="00D7097B">
        <w:rPr>
          <w:lang w:eastAsia="x-none"/>
        </w:rPr>
        <w:tab/>
        <w:t>Discussion on ISAC channel modelling</w:t>
      </w:r>
      <w:r w:rsidR="00D7097B" w:rsidRPr="00D7097B">
        <w:rPr>
          <w:lang w:eastAsia="x-none"/>
        </w:rPr>
        <w:tab/>
        <w:t>Samsung</w:t>
      </w:r>
    </w:p>
    <w:p w14:paraId="15045A42" w14:textId="6C7C218E" w:rsidR="00D7097B" w:rsidRPr="00D7097B" w:rsidRDefault="006F79AF" w:rsidP="00D7097B">
      <w:pPr>
        <w:rPr>
          <w:lang w:eastAsia="x-none"/>
        </w:rPr>
      </w:pPr>
      <w:hyperlink r:id="rId2154" w:history="1">
        <w:r>
          <w:rPr>
            <w:rStyle w:val="Hyperlink"/>
            <w:lang w:eastAsia="x-none"/>
          </w:rPr>
          <w:t>R1-2404190</w:t>
        </w:r>
      </w:hyperlink>
      <w:r w:rsidR="00D7097B" w:rsidRPr="00D7097B">
        <w:rPr>
          <w:lang w:eastAsia="x-none"/>
        </w:rPr>
        <w:tab/>
        <w:t>Views on Rel-19 ISAC channel modelling</w:t>
      </w:r>
      <w:r w:rsidR="00D7097B" w:rsidRPr="00D7097B">
        <w:rPr>
          <w:lang w:eastAsia="x-none"/>
        </w:rPr>
        <w:tab/>
        <w:t>vivo</w:t>
      </w:r>
    </w:p>
    <w:p w14:paraId="63075943" w14:textId="3059BD35" w:rsidR="00D7097B" w:rsidRPr="00D7097B" w:rsidRDefault="006F79AF" w:rsidP="00D7097B">
      <w:pPr>
        <w:rPr>
          <w:lang w:eastAsia="x-none"/>
        </w:rPr>
      </w:pPr>
      <w:hyperlink r:id="rId2155" w:history="1">
        <w:r>
          <w:rPr>
            <w:rStyle w:val="Hyperlink"/>
            <w:lang w:eastAsia="x-none"/>
          </w:rPr>
          <w:t>R1-2404303</w:t>
        </w:r>
      </w:hyperlink>
      <w:r w:rsidR="00D7097B" w:rsidRPr="00D7097B">
        <w:rPr>
          <w:lang w:eastAsia="x-none"/>
        </w:rPr>
        <w:tab/>
        <w:t>Discussion on ISAC channel modelling</w:t>
      </w:r>
      <w:r w:rsidR="00D7097B" w:rsidRPr="00D7097B">
        <w:rPr>
          <w:lang w:eastAsia="x-none"/>
        </w:rPr>
        <w:tab/>
        <w:t>Apple</w:t>
      </w:r>
    </w:p>
    <w:p w14:paraId="2BF83D87" w14:textId="4779200A" w:rsidR="00D7097B" w:rsidRPr="00D7097B" w:rsidRDefault="006F79AF" w:rsidP="00D7097B">
      <w:pPr>
        <w:rPr>
          <w:lang w:eastAsia="x-none"/>
        </w:rPr>
      </w:pPr>
      <w:hyperlink r:id="rId2156" w:history="1">
        <w:r>
          <w:rPr>
            <w:rStyle w:val="Hyperlink"/>
            <w:lang w:eastAsia="x-none"/>
          </w:rPr>
          <w:t>R1-2404328</w:t>
        </w:r>
      </w:hyperlink>
      <w:r w:rsidR="00D7097B" w:rsidRPr="00D7097B">
        <w:rPr>
          <w:lang w:eastAsia="x-none"/>
        </w:rPr>
        <w:tab/>
        <w:t>Discussion on ISAC channel modelling</w:t>
      </w:r>
      <w:r w:rsidR="00D7097B" w:rsidRPr="00D7097B">
        <w:rPr>
          <w:lang w:eastAsia="x-none"/>
        </w:rPr>
        <w:tab/>
        <w:t>LG Electronics</w:t>
      </w:r>
    </w:p>
    <w:p w14:paraId="293665A7" w14:textId="6B7FDD3A" w:rsidR="00D7097B" w:rsidRPr="00D7097B" w:rsidRDefault="006F79AF" w:rsidP="00D7097B">
      <w:pPr>
        <w:rPr>
          <w:color w:val="FF0000"/>
          <w:lang w:val="en-US" w:eastAsia="ko-KR"/>
        </w:rPr>
      </w:pPr>
      <w:hyperlink r:id="rId2157" w:history="1">
        <w:r>
          <w:rPr>
            <w:rStyle w:val="Hyperlink"/>
            <w:lang w:eastAsia="x-none"/>
          </w:rPr>
          <w:t>R1-2404344</w:t>
        </w:r>
      </w:hyperlink>
      <w:r w:rsidR="00D7097B" w:rsidRPr="00D7097B">
        <w:rPr>
          <w:color w:val="FF0000"/>
          <w:lang w:eastAsia="x-none"/>
        </w:rPr>
        <w:tab/>
        <w:t>Discussions on ISAC Channel Modelling</w:t>
      </w:r>
      <w:r w:rsidR="00D7097B" w:rsidRPr="00D7097B">
        <w:rPr>
          <w:color w:val="FF0000"/>
          <w:lang w:eastAsia="x-none"/>
        </w:rPr>
        <w:tab/>
        <w:t>Lekha Wireless Solutions</w:t>
      </w:r>
      <w:r w:rsidR="00C71B25">
        <w:rPr>
          <w:color w:val="FF0000"/>
          <w:lang w:eastAsia="x-none"/>
        </w:rPr>
        <w:tab/>
        <w:t>(</w:t>
      </w:r>
      <w:r w:rsidR="00D7097B" w:rsidRPr="00D7097B">
        <w:rPr>
          <w:rFonts w:hint="eastAsia"/>
          <w:color w:val="FF0000"/>
          <w:lang w:val="en-US" w:eastAsia="ko-KR"/>
        </w:rPr>
        <w:t>L</w:t>
      </w:r>
      <w:r w:rsidR="00D7097B" w:rsidRPr="00D7097B">
        <w:rPr>
          <w:color w:val="FF0000"/>
          <w:lang w:val="en-US" w:eastAsia="ko-KR"/>
        </w:rPr>
        <w:t>ate submission</w:t>
      </w:r>
      <w:r w:rsidR="00C71B25">
        <w:rPr>
          <w:color w:val="FF0000"/>
          <w:lang w:val="en-US" w:eastAsia="ko-KR"/>
        </w:rPr>
        <w:t>)</w:t>
      </w:r>
    </w:p>
    <w:p w14:paraId="26E67556" w14:textId="30BA10C2" w:rsidR="00D7097B" w:rsidRPr="00D7097B" w:rsidRDefault="006F79AF" w:rsidP="00D7097B">
      <w:pPr>
        <w:rPr>
          <w:lang w:eastAsia="x-none"/>
        </w:rPr>
      </w:pPr>
      <w:hyperlink r:id="rId2158" w:history="1">
        <w:r>
          <w:rPr>
            <w:rStyle w:val="Hyperlink"/>
            <w:lang w:eastAsia="x-none"/>
          </w:rPr>
          <w:t>R1-2404414</w:t>
        </w:r>
      </w:hyperlink>
      <w:r w:rsidR="00D7097B" w:rsidRPr="00D7097B">
        <w:rPr>
          <w:lang w:eastAsia="x-none"/>
        </w:rPr>
        <w:tab/>
        <w:t>Discussion on ISAC channel modelling</w:t>
      </w:r>
      <w:r w:rsidR="00D7097B" w:rsidRPr="00D7097B">
        <w:rPr>
          <w:lang w:eastAsia="x-none"/>
        </w:rPr>
        <w:tab/>
        <w:t>CATT, CICTCI</w:t>
      </w:r>
    </w:p>
    <w:p w14:paraId="72302A86" w14:textId="7C200DDD" w:rsidR="00D7097B" w:rsidRPr="00D7097B" w:rsidRDefault="006F79AF" w:rsidP="00D7097B">
      <w:pPr>
        <w:rPr>
          <w:lang w:eastAsia="x-none"/>
        </w:rPr>
      </w:pPr>
      <w:hyperlink r:id="rId2159" w:history="1">
        <w:r>
          <w:rPr>
            <w:rStyle w:val="Hyperlink"/>
            <w:lang w:eastAsia="x-none"/>
          </w:rPr>
          <w:t>R1-2404417</w:t>
        </w:r>
      </w:hyperlink>
      <w:r w:rsidR="00D7097B" w:rsidRPr="00D7097B">
        <w:rPr>
          <w:lang w:eastAsia="x-none"/>
        </w:rPr>
        <w:tab/>
        <w:t>Discussion on ISAC channel modeling</w:t>
      </w:r>
      <w:r w:rsidR="00D7097B" w:rsidRPr="00D7097B">
        <w:rPr>
          <w:lang w:eastAsia="x-none"/>
        </w:rPr>
        <w:tab/>
        <w:t>BUPT, CMCC</w:t>
      </w:r>
    </w:p>
    <w:p w14:paraId="3CDC3F0E" w14:textId="102B237D" w:rsidR="00D7097B" w:rsidRPr="00D7097B" w:rsidRDefault="006F79AF" w:rsidP="00D7097B">
      <w:pPr>
        <w:rPr>
          <w:lang w:eastAsia="x-none"/>
        </w:rPr>
      </w:pPr>
      <w:hyperlink r:id="rId2160" w:history="1">
        <w:r>
          <w:rPr>
            <w:rStyle w:val="Hyperlink"/>
            <w:lang w:eastAsia="x-none"/>
          </w:rPr>
          <w:t>R1-2404436</w:t>
        </w:r>
      </w:hyperlink>
      <w:r w:rsidR="00D7097B" w:rsidRPr="00D7097B">
        <w:rPr>
          <w:lang w:eastAsia="x-none"/>
        </w:rPr>
        <w:tab/>
        <w:t>Discussion on ISAC channel modelling</w:t>
      </w:r>
      <w:r w:rsidR="00D7097B" w:rsidRPr="00D7097B">
        <w:rPr>
          <w:lang w:eastAsia="x-none"/>
        </w:rPr>
        <w:tab/>
        <w:t>China Telecom</w:t>
      </w:r>
    </w:p>
    <w:p w14:paraId="686BD6F9" w14:textId="58432B67" w:rsidR="00D7097B" w:rsidRPr="00D7097B" w:rsidRDefault="006F79AF" w:rsidP="00D7097B">
      <w:pPr>
        <w:rPr>
          <w:lang w:eastAsia="x-none"/>
        </w:rPr>
      </w:pPr>
      <w:hyperlink r:id="rId2161" w:history="1">
        <w:r>
          <w:rPr>
            <w:rStyle w:val="Hyperlink"/>
            <w:lang w:eastAsia="x-none"/>
          </w:rPr>
          <w:t>R1-2404469</w:t>
        </w:r>
      </w:hyperlink>
      <w:r w:rsidR="00D7097B" w:rsidRPr="00D7097B">
        <w:rPr>
          <w:lang w:eastAsia="x-none"/>
        </w:rPr>
        <w:tab/>
        <w:t>Discussion on channel modeling methodology for ISAC</w:t>
      </w:r>
      <w:r w:rsidR="00D7097B" w:rsidRPr="00D7097B">
        <w:rPr>
          <w:lang w:eastAsia="x-none"/>
        </w:rPr>
        <w:tab/>
        <w:t>CMCC,BUPT,SEU, PML</w:t>
      </w:r>
    </w:p>
    <w:p w14:paraId="0C22F4F6" w14:textId="43D1D47B" w:rsidR="00D7097B" w:rsidRPr="00D7097B" w:rsidRDefault="006F79AF" w:rsidP="00D7097B">
      <w:pPr>
        <w:rPr>
          <w:lang w:eastAsia="x-none"/>
        </w:rPr>
      </w:pPr>
      <w:hyperlink r:id="rId2162" w:history="1">
        <w:r>
          <w:rPr>
            <w:rStyle w:val="Hyperlink"/>
            <w:lang w:eastAsia="x-none"/>
          </w:rPr>
          <w:t>R1-2404477</w:t>
        </w:r>
      </w:hyperlink>
      <w:r w:rsidR="00D7097B" w:rsidRPr="00D7097B">
        <w:rPr>
          <w:lang w:eastAsia="x-none"/>
        </w:rPr>
        <w:tab/>
        <w:t xml:space="preserve">Discussion on ISAC Channel Modelling </w:t>
      </w:r>
      <w:r w:rsidR="00D7097B" w:rsidRPr="00D7097B">
        <w:rPr>
          <w:lang w:eastAsia="x-none"/>
        </w:rPr>
        <w:tab/>
        <w:t>Panasonic</w:t>
      </w:r>
    </w:p>
    <w:p w14:paraId="341C476D" w14:textId="43C35896" w:rsidR="00D7097B" w:rsidRPr="00D7097B" w:rsidRDefault="006F79AF" w:rsidP="00D7097B">
      <w:pPr>
        <w:rPr>
          <w:lang w:eastAsia="x-none"/>
        </w:rPr>
      </w:pPr>
      <w:hyperlink r:id="rId2163" w:history="1">
        <w:r>
          <w:rPr>
            <w:rStyle w:val="Hyperlink"/>
            <w:lang w:eastAsia="x-none"/>
          </w:rPr>
          <w:t>R1-2404513</w:t>
        </w:r>
      </w:hyperlink>
      <w:r w:rsidR="00D7097B" w:rsidRPr="00D7097B">
        <w:rPr>
          <w:lang w:eastAsia="x-none"/>
        </w:rPr>
        <w:tab/>
        <w:t>Views on channel modelling for ISAC</w:t>
      </w:r>
      <w:r w:rsidR="00D7097B" w:rsidRPr="00D7097B">
        <w:rPr>
          <w:lang w:eastAsia="x-none"/>
        </w:rPr>
        <w:tab/>
        <w:t>Sony</w:t>
      </w:r>
    </w:p>
    <w:p w14:paraId="3BECF411" w14:textId="19B4CAC9" w:rsidR="00D7097B" w:rsidRPr="00D7097B" w:rsidRDefault="006F79AF" w:rsidP="00D7097B">
      <w:pPr>
        <w:rPr>
          <w:lang w:eastAsia="x-none"/>
        </w:rPr>
      </w:pPr>
      <w:hyperlink r:id="rId2164" w:history="1">
        <w:r>
          <w:rPr>
            <w:rStyle w:val="Hyperlink"/>
            <w:lang w:eastAsia="x-none"/>
          </w:rPr>
          <w:t>R1-2404542</w:t>
        </w:r>
      </w:hyperlink>
      <w:r w:rsidR="00D7097B" w:rsidRPr="00D7097B">
        <w:rPr>
          <w:lang w:eastAsia="x-none"/>
        </w:rPr>
        <w:tab/>
        <w:t>Channel modeling for integrated sensing and communication with NR</w:t>
      </w:r>
      <w:r w:rsidR="00D7097B" w:rsidRPr="00D7097B">
        <w:rPr>
          <w:lang w:eastAsia="x-none"/>
        </w:rPr>
        <w:tab/>
        <w:t>NVIDIA</w:t>
      </w:r>
    </w:p>
    <w:p w14:paraId="0C5C175B" w14:textId="37E225CF" w:rsidR="00D7097B" w:rsidRPr="00D7097B" w:rsidRDefault="006F79AF" w:rsidP="00D7097B">
      <w:pPr>
        <w:rPr>
          <w:lang w:eastAsia="x-none"/>
        </w:rPr>
      </w:pPr>
      <w:hyperlink r:id="rId2165" w:history="1">
        <w:r>
          <w:rPr>
            <w:rStyle w:val="Hyperlink"/>
            <w:lang w:eastAsia="x-none"/>
          </w:rPr>
          <w:t>R1-2404570</w:t>
        </w:r>
      </w:hyperlink>
      <w:r w:rsidR="00D7097B" w:rsidRPr="00D7097B">
        <w:rPr>
          <w:lang w:eastAsia="x-none"/>
        </w:rPr>
        <w:tab/>
        <w:t>Discussion on ISAC Channel Modeling</w:t>
      </w:r>
      <w:r w:rsidR="00D7097B" w:rsidRPr="00D7097B">
        <w:rPr>
          <w:lang w:eastAsia="x-none"/>
        </w:rPr>
        <w:tab/>
        <w:t>Tiami Networks</w:t>
      </w:r>
    </w:p>
    <w:p w14:paraId="2174DE22" w14:textId="18E75AF3" w:rsidR="00D7097B" w:rsidRPr="00D7097B" w:rsidRDefault="006F79AF" w:rsidP="00D7097B">
      <w:pPr>
        <w:rPr>
          <w:lang w:eastAsia="x-none"/>
        </w:rPr>
      </w:pPr>
      <w:hyperlink r:id="rId2166" w:history="1">
        <w:r>
          <w:rPr>
            <w:rStyle w:val="Hyperlink"/>
            <w:lang w:eastAsia="x-none"/>
          </w:rPr>
          <w:t>R1-2404652</w:t>
        </w:r>
      </w:hyperlink>
      <w:r w:rsidR="00D7097B" w:rsidRPr="00D7097B">
        <w:rPr>
          <w:lang w:eastAsia="x-none"/>
        </w:rPr>
        <w:tab/>
        <w:t>Discussion on ISAC channel modeling</w:t>
      </w:r>
      <w:r w:rsidR="00D7097B" w:rsidRPr="00D7097B">
        <w:rPr>
          <w:lang w:eastAsia="x-none"/>
        </w:rPr>
        <w:tab/>
        <w:t>InterDigital, Inc.</w:t>
      </w:r>
    </w:p>
    <w:p w14:paraId="1B7A780D" w14:textId="419A59E6" w:rsidR="00D7097B" w:rsidRPr="00D7097B" w:rsidRDefault="006F79AF" w:rsidP="00D7097B">
      <w:pPr>
        <w:rPr>
          <w:lang w:eastAsia="x-none"/>
        </w:rPr>
      </w:pPr>
      <w:hyperlink r:id="rId2167" w:history="1">
        <w:r>
          <w:rPr>
            <w:rStyle w:val="Hyperlink"/>
            <w:lang w:eastAsia="x-none"/>
          </w:rPr>
          <w:t>R1-2404724</w:t>
        </w:r>
      </w:hyperlink>
      <w:r w:rsidR="00D7097B" w:rsidRPr="00D7097B">
        <w:rPr>
          <w:lang w:eastAsia="x-none"/>
        </w:rPr>
        <w:tab/>
        <w:t>Considerations on ISAC channel modelling</w:t>
      </w:r>
      <w:r w:rsidR="00D7097B" w:rsidRPr="00D7097B">
        <w:rPr>
          <w:lang w:eastAsia="x-none"/>
        </w:rPr>
        <w:tab/>
        <w:t>CAICT</w:t>
      </w:r>
    </w:p>
    <w:p w14:paraId="445C38F4" w14:textId="708486BE" w:rsidR="00D7097B" w:rsidRPr="00D7097B" w:rsidRDefault="006F79AF" w:rsidP="00D7097B">
      <w:pPr>
        <w:rPr>
          <w:lang w:eastAsia="x-none"/>
        </w:rPr>
      </w:pPr>
      <w:hyperlink r:id="rId2168" w:history="1">
        <w:r>
          <w:rPr>
            <w:rStyle w:val="Hyperlink"/>
            <w:lang w:eastAsia="x-none"/>
          </w:rPr>
          <w:t>R1-2404876</w:t>
        </w:r>
      </w:hyperlink>
      <w:r w:rsidR="00D7097B" w:rsidRPr="00D7097B">
        <w:rPr>
          <w:lang w:eastAsia="x-none"/>
        </w:rPr>
        <w:tab/>
        <w:t>Study on ISAC channel modelling</w:t>
      </w:r>
      <w:r w:rsidR="00D7097B" w:rsidRPr="00D7097B">
        <w:rPr>
          <w:lang w:eastAsia="x-none"/>
        </w:rPr>
        <w:tab/>
        <w:t>OPPO</w:t>
      </w:r>
    </w:p>
    <w:p w14:paraId="2101C541" w14:textId="327CAFE5" w:rsidR="00D7097B" w:rsidRPr="00D7097B" w:rsidRDefault="006F79AF" w:rsidP="00D7097B">
      <w:pPr>
        <w:rPr>
          <w:lang w:eastAsia="x-none"/>
        </w:rPr>
      </w:pPr>
      <w:hyperlink r:id="rId2169" w:history="1">
        <w:r>
          <w:rPr>
            <w:rStyle w:val="Hyperlink"/>
            <w:lang w:eastAsia="x-none"/>
          </w:rPr>
          <w:t>R1-2404915</w:t>
        </w:r>
      </w:hyperlink>
      <w:r w:rsidR="00D7097B" w:rsidRPr="00D7097B">
        <w:rPr>
          <w:lang w:eastAsia="x-none"/>
        </w:rPr>
        <w:tab/>
        <w:t>Discussion on ISAC channel modelling</w:t>
      </w:r>
      <w:r w:rsidR="00D7097B" w:rsidRPr="00D7097B">
        <w:rPr>
          <w:lang w:eastAsia="x-none"/>
        </w:rPr>
        <w:tab/>
        <w:t>TOYOTA InfoTechnology Center</w:t>
      </w:r>
    </w:p>
    <w:p w14:paraId="5BF91592" w14:textId="4CE99F45" w:rsidR="00D7097B" w:rsidRPr="00D7097B" w:rsidRDefault="006F79AF" w:rsidP="00D7097B">
      <w:pPr>
        <w:rPr>
          <w:lang w:eastAsia="x-none"/>
        </w:rPr>
      </w:pPr>
      <w:hyperlink r:id="rId2170" w:history="1">
        <w:r>
          <w:rPr>
            <w:rStyle w:val="Hyperlink"/>
            <w:lang w:eastAsia="x-none"/>
          </w:rPr>
          <w:t>R1-2404924</w:t>
        </w:r>
      </w:hyperlink>
      <w:r w:rsidR="00D7097B" w:rsidRPr="00D7097B">
        <w:rPr>
          <w:lang w:eastAsia="x-none"/>
        </w:rPr>
        <w:tab/>
        <w:t>Discussions on ISAC Channel Modeling</w:t>
      </w:r>
      <w:r w:rsidR="00D7097B" w:rsidRPr="00D7097B">
        <w:rPr>
          <w:lang w:eastAsia="x-none"/>
        </w:rPr>
        <w:tab/>
        <w:t>AT&amp;T</w:t>
      </w:r>
    </w:p>
    <w:p w14:paraId="7DBD5C66" w14:textId="52E7EFB5" w:rsidR="00D7097B" w:rsidRPr="00D7097B" w:rsidRDefault="006F79AF" w:rsidP="00D7097B">
      <w:pPr>
        <w:rPr>
          <w:lang w:eastAsia="x-none"/>
        </w:rPr>
      </w:pPr>
      <w:hyperlink r:id="rId2171" w:history="1">
        <w:r>
          <w:rPr>
            <w:rStyle w:val="Hyperlink"/>
            <w:lang w:eastAsia="x-none"/>
          </w:rPr>
          <w:t>R1-2404926</w:t>
        </w:r>
      </w:hyperlink>
      <w:r w:rsidR="00D7097B" w:rsidRPr="00D7097B">
        <w:rPr>
          <w:lang w:eastAsia="x-none"/>
        </w:rPr>
        <w:tab/>
        <w:t>Discussion on Channel Modelling for ISAC</w:t>
      </w:r>
      <w:r w:rsidR="00D7097B" w:rsidRPr="00D7097B">
        <w:rPr>
          <w:lang w:eastAsia="x-none"/>
        </w:rPr>
        <w:tab/>
        <w:t>Lenovo</w:t>
      </w:r>
    </w:p>
    <w:p w14:paraId="648EB781" w14:textId="37BF2432" w:rsidR="00D7097B" w:rsidRPr="00D7097B" w:rsidRDefault="006F79AF" w:rsidP="00D7097B">
      <w:pPr>
        <w:rPr>
          <w:lang w:eastAsia="x-none"/>
        </w:rPr>
      </w:pPr>
      <w:hyperlink r:id="rId2172" w:history="1">
        <w:r>
          <w:rPr>
            <w:rStyle w:val="Hyperlink"/>
            <w:lang w:eastAsia="x-none"/>
          </w:rPr>
          <w:t>R1-2405003</w:t>
        </w:r>
      </w:hyperlink>
      <w:r w:rsidR="00D7097B" w:rsidRPr="00D7097B">
        <w:rPr>
          <w:lang w:eastAsia="x-none"/>
        </w:rPr>
        <w:tab/>
        <w:t>Discussion on channel modelling for ISAC</w:t>
      </w:r>
      <w:r w:rsidR="00D7097B" w:rsidRPr="00D7097B">
        <w:rPr>
          <w:lang w:eastAsia="x-none"/>
        </w:rPr>
        <w:tab/>
        <w:t>ZTE, BJTU</w:t>
      </w:r>
    </w:p>
    <w:p w14:paraId="5222B2D8" w14:textId="76FB93A6" w:rsidR="00D7097B" w:rsidRPr="00D7097B" w:rsidRDefault="006F79AF" w:rsidP="00D7097B">
      <w:pPr>
        <w:rPr>
          <w:lang w:eastAsia="x-none"/>
        </w:rPr>
      </w:pPr>
      <w:hyperlink r:id="rId2173" w:history="1">
        <w:r>
          <w:rPr>
            <w:rStyle w:val="Hyperlink"/>
            <w:lang w:eastAsia="x-none"/>
          </w:rPr>
          <w:t>R1-2405010</w:t>
        </w:r>
      </w:hyperlink>
      <w:r w:rsidR="00D7097B" w:rsidRPr="00D7097B">
        <w:rPr>
          <w:lang w:eastAsia="x-none"/>
        </w:rPr>
        <w:tab/>
        <w:t>Discussion on ISAC Channel Modelling</w:t>
      </w:r>
      <w:r w:rsidR="00D7097B" w:rsidRPr="00D7097B">
        <w:rPr>
          <w:lang w:eastAsia="x-none"/>
        </w:rPr>
        <w:tab/>
        <w:t>Ericsson</w:t>
      </w:r>
    </w:p>
    <w:p w14:paraId="1833E04A" w14:textId="6550F942" w:rsidR="00D7097B" w:rsidRPr="00D7097B" w:rsidRDefault="006F79AF" w:rsidP="00D7097B">
      <w:pPr>
        <w:rPr>
          <w:lang w:eastAsia="x-none"/>
        </w:rPr>
      </w:pPr>
      <w:hyperlink r:id="rId2174" w:history="1">
        <w:r>
          <w:rPr>
            <w:rStyle w:val="Hyperlink"/>
            <w:lang w:eastAsia="x-none"/>
          </w:rPr>
          <w:t>R1-2405055</w:t>
        </w:r>
      </w:hyperlink>
      <w:r w:rsidR="00D7097B" w:rsidRPr="00D7097B">
        <w:rPr>
          <w:lang w:eastAsia="x-none"/>
        </w:rPr>
        <w:tab/>
        <w:t>Discussion on ISAC channel modeling</w:t>
      </w:r>
      <w:r w:rsidR="00D7097B" w:rsidRPr="00D7097B">
        <w:rPr>
          <w:lang w:eastAsia="x-none"/>
        </w:rPr>
        <w:tab/>
        <w:t>NTT DOCOMO, INC.</w:t>
      </w:r>
    </w:p>
    <w:p w14:paraId="193025DE" w14:textId="327C0660" w:rsidR="00D7097B" w:rsidRPr="00D7097B" w:rsidRDefault="006F79AF" w:rsidP="00D7097B">
      <w:pPr>
        <w:rPr>
          <w:lang w:eastAsia="x-none"/>
        </w:rPr>
      </w:pPr>
      <w:hyperlink r:id="rId2175" w:history="1">
        <w:r>
          <w:rPr>
            <w:rStyle w:val="Hyperlink"/>
            <w:lang w:eastAsia="x-none"/>
          </w:rPr>
          <w:t>R1-2405095</w:t>
        </w:r>
      </w:hyperlink>
      <w:r w:rsidR="00D7097B" w:rsidRPr="00D7097B">
        <w:rPr>
          <w:lang w:eastAsia="x-none"/>
        </w:rPr>
        <w:tab/>
        <w:t>Discussion on ISAC channel modelling</w:t>
      </w:r>
      <w:r w:rsidR="00D7097B" w:rsidRPr="00D7097B">
        <w:rPr>
          <w:lang w:eastAsia="x-none"/>
        </w:rPr>
        <w:tab/>
        <w:t>MediaTek Inc.</w:t>
      </w:r>
    </w:p>
    <w:p w14:paraId="672964DA" w14:textId="3DD161D8" w:rsidR="00D7097B" w:rsidRPr="00D7097B" w:rsidRDefault="006F79AF" w:rsidP="00D7097B">
      <w:pPr>
        <w:rPr>
          <w:lang w:eastAsia="x-none"/>
        </w:rPr>
      </w:pPr>
      <w:hyperlink r:id="rId2176" w:history="1">
        <w:r>
          <w:rPr>
            <w:rStyle w:val="Hyperlink"/>
            <w:lang w:eastAsia="x-none"/>
          </w:rPr>
          <w:t>R1-2405098</w:t>
        </w:r>
      </w:hyperlink>
      <w:r w:rsidR="00D7097B" w:rsidRPr="00D7097B">
        <w:rPr>
          <w:lang w:eastAsia="x-none"/>
        </w:rPr>
        <w:tab/>
        <w:t>Discussion on ISAC channel model</w:t>
      </w:r>
      <w:r w:rsidR="00D7097B" w:rsidRPr="00D7097B">
        <w:rPr>
          <w:lang w:eastAsia="x-none"/>
        </w:rPr>
        <w:tab/>
        <w:t>Xiaomi, BUPT, BJTU</w:t>
      </w:r>
    </w:p>
    <w:p w14:paraId="3A0EE9AB" w14:textId="2850BB97" w:rsidR="00D7097B" w:rsidRPr="00D7097B" w:rsidRDefault="006F79AF" w:rsidP="00D7097B">
      <w:pPr>
        <w:rPr>
          <w:lang w:eastAsia="x-none"/>
        </w:rPr>
      </w:pPr>
      <w:hyperlink r:id="rId2177" w:history="1">
        <w:r>
          <w:rPr>
            <w:rStyle w:val="Hyperlink"/>
            <w:lang w:eastAsia="x-none"/>
          </w:rPr>
          <w:t>R1-2405168</w:t>
        </w:r>
      </w:hyperlink>
      <w:r w:rsidR="00D7097B" w:rsidRPr="00D7097B">
        <w:rPr>
          <w:lang w:eastAsia="x-none"/>
        </w:rPr>
        <w:tab/>
        <w:t>Discussion on ISAC channel modelling</w:t>
      </w:r>
      <w:r w:rsidR="00D7097B" w:rsidRPr="00D7097B">
        <w:rPr>
          <w:lang w:eastAsia="x-none"/>
        </w:rPr>
        <w:tab/>
        <w:t>Qualcomm Incorporated</w:t>
      </w:r>
    </w:p>
    <w:p w14:paraId="6927233B" w14:textId="7AA8BE9C" w:rsidR="00D7097B" w:rsidRPr="00D7097B" w:rsidRDefault="006F79AF" w:rsidP="00D7097B">
      <w:pPr>
        <w:rPr>
          <w:lang w:eastAsia="x-none"/>
        </w:rPr>
      </w:pPr>
      <w:hyperlink r:id="rId2178" w:history="1">
        <w:r>
          <w:rPr>
            <w:rStyle w:val="Hyperlink"/>
            <w:lang w:eastAsia="x-none"/>
          </w:rPr>
          <w:t>R1-2405249</w:t>
        </w:r>
      </w:hyperlink>
      <w:r w:rsidR="00D7097B" w:rsidRPr="00D7097B">
        <w:rPr>
          <w:lang w:eastAsia="x-none"/>
        </w:rPr>
        <w:tab/>
        <w:t>Discussion on ISAC Channel Modelling</w:t>
      </w:r>
      <w:r w:rsidR="00D7097B" w:rsidRPr="00D7097B">
        <w:rPr>
          <w:lang w:eastAsia="x-none"/>
        </w:rPr>
        <w:tab/>
        <w:t>CEWiT</w:t>
      </w:r>
    </w:p>
    <w:p w14:paraId="1D7F6DAB" w14:textId="0E9ABBD9" w:rsidR="00D7097B" w:rsidRPr="00D7097B" w:rsidRDefault="006F79AF" w:rsidP="00D7097B">
      <w:pPr>
        <w:rPr>
          <w:lang w:eastAsia="x-none"/>
        </w:rPr>
      </w:pPr>
      <w:hyperlink r:id="rId2179" w:history="1">
        <w:r>
          <w:rPr>
            <w:rStyle w:val="Hyperlink"/>
            <w:lang w:eastAsia="x-none"/>
          </w:rPr>
          <w:t>R1-2405276</w:t>
        </w:r>
      </w:hyperlink>
      <w:r w:rsidR="00D7097B" w:rsidRPr="00D7097B">
        <w:rPr>
          <w:lang w:eastAsia="x-none"/>
        </w:rPr>
        <w:tab/>
        <w:t>Discussions on ISAC Channel Modelling</w:t>
      </w:r>
      <w:r w:rsidR="00D7097B" w:rsidRPr="00D7097B">
        <w:rPr>
          <w:lang w:eastAsia="x-none"/>
        </w:rPr>
        <w:tab/>
        <w:t>ITL</w:t>
      </w:r>
    </w:p>
    <w:p w14:paraId="1A498392" w14:textId="77777777" w:rsidR="00D7097B" w:rsidRDefault="00D7097B" w:rsidP="00D7097B">
      <w:pPr>
        <w:rPr>
          <w:lang w:eastAsia="x-none"/>
        </w:rPr>
      </w:pPr>
    </w:p>
    <w:p w14:paraId="3B56D6DB" w14:textId="1CF15C22" w:rsidR="00C71B25" w:rsidRPr="00C71B25" w:rsidRDefault="006F79AF" w:rsidP="00C71B25">
      <w:pPr>
        <w:rPr>
          <w:b/>
          <w:bCs/>
          <w:lang w:eastAsia="x-none"/>
        </w:rPr>
      </w:pPr>
      <w:hyperlink r:id="rId2180" w:history="1">
        <w:r>
          <w:rPr>
            <w:rStyle w:val="Hyperlink"/>
            <w:b/>
            <w:bCs/>
            <w:lang w:eastAsia="x-none"/>
          </w:rPr>
          <w:t>R1-2404633</w:t>
        </w:r>
      </w:hyperlink>
      <w:r w:rsidR="00C71B25" w:rsidRPr="00C71B25">
        <w:rPr>
          <w:b/>
          <w:bCs/>
          <w:lang w:eastAsia="x-none"/>
        </w:rPr>
        <w:tab/>
        <w:t>Summary #1 on ISAC channel modelling</w:t>
      </w:r>
      <w:r w:rsidR="00C71B25" w:rsidRPr="00C71B25">
        <w:rPr>
          <w:b/>
          <w:bCs/>
          <w:lang w:eastAsia="x-none"/>
        </w:rPr>
        <w:tab/>
        <w:t>Moderator (Xiaomi)</w:t>
      </w:r>
    </w:p>
    <w:p w14:paraId="76857F9B" w14:textId="04646AC3" w:rsidR="00C71B25" w:rsidRDefault="00C71B25" w:rsidP="00C71B25">
      <w:pPr>
        <w:rPr>
          <w:lang w:eastAsia="x-none"/>
        </w:rPr>
      </w:pPr>
      <w:r>
        <w:rPr>
          <w:lang w:eastAsia="x-none"/>
        </w:rPr>
        <w:t>From Tuesday session</w:t>
      </w:r>
    </w:p>
    <w:p w14:paraId="1BB51674" w14:textId="77777777" w:rsidR="00C71B25" w:rsidRPr="00C71B25" w:rsidRDefault="00C71B25" w:rsidP="00C71B25">
      <w:pPr>
        <w:rPr>
          <w:rFonts w:ascii="Times New Roman" w:hAnsi="Times New Roman"/>
          <w:szCs w:val="20"/>
          <w:highlight w:val="green"/>
        </w:rPr>
      </w:pPr>
      <w:r w:rsidRPr="00C71B25">
        <w:rPr>
          <w:rFonts w:ascii="Times New Roman" w:hAnsi="Times New Roman"/>
          <w:szCs w:val="20"/>
          <w:highlight w:val="green"/>
        </w:rPr>
        <w:t>Agreement</w:t>
      </w:r>
    </w:p>
    <w:p w14:paraId="0D2B14BE" w14:textId="77777777" w:rsidR="00C71B25" w:rsidRPr="00C71B25" w:rsidRDefault="00C71B25" w:rsidP="00311060">
      <w:pPr>
        <w:pStyle w:val="ListParagraph"/>
        <w:numPr>
          <w:ilvl w:val="0"/>
          <w:numId w:val="128"/>
        </w:numPr>
        <w:rPr>
          <w:lang w:eastAsia="zh-CN"/>
        </w:rPr>
      </w:pPr>
      <w:r w:rsidRPr="00C71B25">
        <w:rPr>
          <w:rFonts w:eastAsia="DengXian"/>
          <w:lang w:eastAsia="zh-CN"/>
        </w:rPr>
        <w:t>Multiple sensing targets can be modelled in the ISAC channel of a pair of sensing Tx and sensing Rx</w:t>
      </w:r>
    </w:p>
    <w:p w14:paraId="48C78421" w14:textId="77777777" w:rsidR="00C71B25" w:rsidRPr="00C71B25" w:rsidRDefault="00C71B25" w:rsidP="00311060">
      <w:pPr>
        <w:pStyle w:val="ListParagraph"/>
        <w:numPr>
          <w:ilvl w:val="1"/>
          <w:numId w:val="128"/>
        </w:numPr>
        <w:rPr>
          <w:lang w:eastAsia="zh-CN"/>
        </w:rPr>
      </w:pPr>
      <w:r w:rsidRPr="00C71B25">
        <w:rPr>
          <w:rFonts w:eastAsia="DengXian"/>
          <w:lang w:eastAsia="zh-CN"/>
        </w:rPr>
        <w:t xml:space="preserve">FFS whether to model a propagation path from Tx to Rx interacting with more than one sensing target </w:t>
      </w:r>
    </w:p>
    <w:p w14:paraId="2924CE4A" w14:textId="77777777" w:rsidR="00C71B25" w:rsidRPr="00C71B25" w:rsidRDefault="00C71B25" w:rsidP="00311060">
      <w:pPr>
        <w:pStyle w:val="ListParagraph"/>
        <w:numPr>
          <w:ilvl w:val="0"/>
          <w:numId w:val="128"/>
        </w:numPr>
        <w:rPr>
          <w:lang w:eastAsia="zh-CN"/>
        </w:rPr>
      </w:pPr>
      <w:r w:rsidRPr="00C71B25">
        <w:rPr>
          <w:lang w:eastAsia="zh-CN"/>
        </w:rPr>
        <w:t>The same sensing target can be modelled in the ISAC channels of multiple pairs of sensing Tx and Rx</w:t>
      </w:r>
    </w:p>
    <w:p w14:paraId="620711DF" w14:textId="77777777" w:rsidR="00C71B25" w:rsidRPr="00C71B25" w:rsidRDefault="00C71B25" w:rsidP="00C71B25">
      <w:pPr>
        <w:rPr>
          <w:rFonts w:ascii="Times New Roman" w:hAnsi="Times New Roman"/>
          <w:szCs w:val="20"/>
          <w:lang w:eastAsia="x-none"/>
        </w:rPr>
      </w:pPr>
      <w:r w:rsidRPr="00C71B25">
        <w:rPr>
          <w:rFonts w:ascii="Times New Roman" w:hAnsi="Times New Roman"/>
          <w:szCs w:val="20"/>
          <w:highlight w:val="green"/>
          <w:lang w:eastAsia="x-none"/>
        </w:rPr>
        <w:t>Agreement</w:t>
      </w:r>
    </w:p>
    <w:p w14:paraId="444594FE" w14:textId="77777777" w:rsidR="00C71B25" w:rsidRPr="00C71B25" w:rsidRDefault="00C71B25" w:rsidP="00311060">
      <w:pPr>
        <w:pStyle w:val="ListParagraph"/>
        <w:numPr>
          <w:ilvl w:val="0"/>
          <w:numId w:val="129"/>
        </w:numPr>
        <w:tabs>
          <w:tab w:val="left" w:pos="720"/>
        </w:tabs>
        <w:rPr>
          <w:lang w:eastAsia="zh-CN"/>
        </w:rPr>
      </w:pPr>
      <w:r w:rsidRPr="00C71B25">
        <w:rPr>
          <w:lang w:eastAsia="zh-CN"/>
        </w:rPr>
        <w:t xml:space="preserve">For discussion purpose, the propagation paths in the target channel are classified  </w:t>
      </w:r>
    </w:p>
    <w:p w14:paraId="3C71AD37" w14:textId="77777777" w:rsidR="00C71B25" w:rsidRPr="00C71B25" w:rsidRDefault="00C71B25" w:rsidP="00311060">
      <w:pPr>
        <w:pStyle w:val="ListParagraph"/>
        <w:numPr>
          <w:ilvl w:val="1"/>
          <w:numId w:val="129"/>
        </w:numPr>
        <w:rPr>
          <w:lang w:eastAsia="x-none"/>
        </w:rPr>
      </w:pPr>
      <w:r w:rsidRPr="00C71B25">
        <w:rPr>
          <w:lang w:eastAsia="zh-CN"/>
        </w:rPr>
        <w:t xml:space="preserve">The direct path, i.e., </w:t>
      </w:r>
      <w:r w:rsidRPr="00C71B25">
        <w:rPr>
          <w:lang w:eastAsia="x-none"/>
        </w:rPr>
        <w:t>LOS ray from Tx to target + LOS ray from target to Rx</w:t>
      </w:r>
    </w:p>
    <w:p w14:paraId="700EE1C2" w14:textId="77777777" w:rsidR="00C71B25" w:rsidRPr="00C71B25" w:rsidRDefault="00C71B25" w:rsidP="00311060">
      <w:pPr>
        <w:pStyle w:val="ListParagraph"/>
        <w:numPr>
          <w:ilvl w:val="1"/>
          <w:numId w:val="129"/>
        </w:numPr>
        <w:rPr>
          <w:lang w:eastAsia="zh-CN"/>
        </w:rPr>
      </w:pPr>
      <w:r w:rsidRPr="00C71B25">
        <w:rPr>
          <w:lang w:eastAsia="zh-CN"/>
        </w:rPr>
        <w:t xml:space="preserve">The indirect paths, i.e., any propagation path other than the direct path, including </w:t>
      </w:r>
    </w:p>
    <w:p w14:paraId="05F7B3F6" w14:textId="77777777" w:rsidR="00C71B25" w:rsidRPr="00C71B25" w:rsidRDefault="00C71B25" w:rsidP="00311060">
      <w:pPr>
        <w:pStyle w:val="ListParagraph"/>
        <w:numPr>
          <w:ilvl w:val="2"/>
          <w:numId w:val="129"/>
        </w:numPr>
        <w:rPr>
          <w:lang w:eastAsia="x-none"/>
        </w:rPr>
      </w:pPr>
      <w:r w:rsidRPr="00C71B25">
        <w:rPr>
          <w:lang w:eastAsia="x-none"/>
        </w:rPr>
        <w:t>LOS ray from Tx to target + NLOS ray from target to Rx</w:t>
      </w:r>
    </w:p>
    <w:p w14:paraId="0ABF87D0" w14:textId="77777777" w:rsidR="00C71B25" w:rsidRPr="00C71B25" w:rsidRDefault="00C71B25" w:rsidP="00311060">
      <w:pPr>
        <w:pStyle w:val="ListParagraph"/>
        <w:numPr>
          <w:ilvl w:val="2"/>
          <w:numId w:val="129"/>
        </w:numPr>
        <w:rPr>
          <w:lang w:eastAsia="x-none"/>
        </w:rPr>
      </w:pPr>
      <w:r w:rsidRPr="00C71B25">
        <w:rPr>
          <w:lang w:eastAsia="zh-CN"/>
        </w:rPr>
        <w:t>N</w:t>
      </w:r>
      <w:r w:rsidRPr="00C71B25">
        <w:rPr>
          <w:lang w:eastAsia="x-none"/>
        </w:rPr>
        <w:t>LOS ray from Tx to target + LOS ray from target to Rx</w:t>
      </w:r>
    </w:p>
    <w:p w14:paraId="70C9E6D0" w14:textId="77777777" w:rsidR="00C71B25" w:rsidRPr="00C71B25" w:rsidRDefault="00C71B25" w:rsidP="00311060">
      <w:pPr>
        <w:pStyle w:val="ListParagraph"/>
        <w:numPr>
          <w:ilvl w:val="2"/>
          <w:numId w:val="129"/>
        </w:numPr>
        <w:rPr>
          <w:lang w:eastAsia="x-none"/>
        </w:rPr>
      </w:pPr>
      <w:r w:rsidRPr="00C71B25">
        <w:rPr>
          <w:lang w:eastAsia="zh-CN"/>
        </w:rPr>
        <w:t>N</w:t>
      </w:r>
      <w:r w:rsidRPr="00C71B25">
        <w:rPr>
          <w:lang w:eastAsia="x-none"/>
        </w:rPr>
        <w:t>LOS ray from Tx to target + NLOS ray from target to Rx</w:t>
      </w:r>
    </w:p>
    <w:p w14:paraId="0CA8B8DE" w14:textId="77777777" w:rsidR="00C71B25" w:rsidRPr="00C71B25" w:rsidRDefault="00C71B25" w:rsidP="00311060">
      <w:pPr>
        <w:pStyle w:val="ListParagraph"/>
        <w:numPr>
          <w:ilvl w:val="0"/>
          <w:numId w:val="129"/>
        </w:numPr>
        <w:tabs>
          <w:tab w:val="left" w:pos="720"/>
        </w:tabs>
        <w:rPr>
          <w:lang w:eastAsia="x-none"/>
        </w:rPr>
      </w:pPr>
      <w:r w:rsidRPr="00C71B25">
        <w:rPr>
          <w:lang w:eastAsia="x-none"/>
        </w:rPr>
        <w:t xml:space="preserve">For </w:t>
      </w:r>
      <w:r w:rsidRPr="00C71B25">
        <w:rPr>
          <w:lang w:eastAsia="zh-CN"/>
        </w:rPr>
        <w:t xml:space="preserve">radio propagation </w:t>
      </w:r>
      <w:r w:rsidRPr="00C71B25">
        <w:rPr>
          <w:lang w:eastAsia="x-none"/>
        </w:rPr>
        <w:t xml:space="preserve">Case 1, </w:t>
      </w:r>
    </w:p>
    <w:p w14:paraId="3FC8E781" w14:textId="77777777" w:rsidR="00C71B25" w:rsidRPr="00C71B25" w:rsidRDefault="00C71B25" w:rsidP="00311060">
      <w:pPr>
        <w:pStyle w:val="ListParagraph"/>
        <w:numPr>
          <w:ilvl w:val="1"/>
          <w:numId w:val="129"/>
        </w:numPr>
        <w:rPr>
          <w:lang w:eastAsia="x-none"/>
        </w:rPr>
      </w:pPr>
      <w:r w:rsidRPr="00C71B25">
        <w:rPr>
          <w:lang w:eastAsia="x-none"/>
        </w:rPr>
        <w:t>For a direct path, the following parameters are [deterministically] generated at least based on the geometry location of Tx, target and Rx</w:t>
      </w:r>
    </w:p>
    <w:p w14:paraId="196604F3" w14:textId="77777777" w:rsidR="00C71B25" w:rsidRPr="00C71B25" w:rsidRDefault="00C71B25" w:rsidP="00311060">
      <w:pPr>
        <w:pStyle w:val="ListParagraph"/>
        <w:numPr>
          <w:ilvl w:val="2"/>
          <w:numId w:val="129"/>
        </w:numPr>
        <w:rPr>
          <w:lang w:eastAsia="x-none"/>
        </w:rPr>
      </w:pPr>
      <w:r w:rsidRPr="00C71B25">
        <w:rPr>
          <w:lang w:eastAsia="x-none"/>
        </w:rPr>
        <w:t>AoA/ZoA at Rx</w:t>
      </w:r>
    </w:p>
    <w:p w14:paraId="79D8A3E2" w14:textId="77777777" w:rsidR="00C71B25" w:rsidRPr="00C71B25" w:rsidRDefault="00C71B25" w:rsidP="00311060">
      <w:pPr>
        <w:pStyle w:val="ListParagraph"/>
        <w:numPr>
          <w:ilvl w:val="2"/>
          <w:numId w:val="129"/>
        </w:numPr>
        <w:rPr>
          <w:lang w:eastAsia="x-none"/>
        </w:rPr>
      </w:pPr>
      <w:r w:rsidRPr="00C71B25">
        <w:rPr>
          <w:lang w:eastAsia="x-none"/>
        </w:rPr>
        <w:t>AoD/ZoD at Tx</w:t>
      </w:r>
    </w:p>
    <w:p w14:paraId="07140B7E" w14:textId="77777777" w:rsidR="00C71B25" w:rsidRPr="00C71B25" w:rsidRDefault="00C71B25" w:rsidP="00311060">
      <w:pPr>
        <w:pStyle w:val="ListParagraph"/>
        <w:numPr>
          <w:ilvl w:val="2"/>
          <w:numId w:val="129"/>
        </w:numPr>
        <w:rPr>
          <w:lang w:eastAsia="x-none"/>
        </w:rPr>
      </w:pPr>
      <w:r w:rsidRPr="00C71B25">
        <w:rPr>
          <w:lang w:eastAsia="x-none"/>
        </w:rPr>
        <w:t>AoA/ZoA/AoD/ZoD at target</w:t>
      </w:r>
    </w:p>
    <w:p w14:paraId="270993F4" w14:textId="77777777" w:rsidR="00C71B25" w:rsidRPr="00C71B25" w:rsidRDefault="00C71B25" w:rsidP="00311060">
      <w:pPr>
        <w:pStyle w:val="ListParagraph"/>
        <w:numPr>
          <w:ilvl w:val="2"/>
          <w:numId w:val="129"/>
        </w:numPr>
        <w:rPr>
          <w:lang w:eastAsia="x-none"/>
        </w:rPr>
      </w:pPr>
      <w:r w:rsidRPr="00C71B25">
        <w:rPr>
          <w:lang w:eastAsia="x-none"/>
        </w:rPr>
        <w:t>delay</w:t>
      </w:r>
    </w:p>
    <w:p w14:paraId="357DAD71" w14:textId="77777777" w:rsidR="00C71B25" w:rsidRPr="00C71B25" w:rsidRDefault="00C71B25" w:rsidP="00311060">
      <w:pPr>
        <w:pStyle w:val="ListParagraph"/>
        <w:numPr>
          <w:ilvl w:val="2"/>
          <w:numId w:val="129"/>
        </w:numPr>
        <w:rPr>
          <w:lang w:eastAsia="x-none"/>
        </w:rPr>
      </w:pPr>
      <w:r w:rsidRPr="00C71B25">
        <w:rPr>
          <w:lang w:eastAsia="x-none"/>
        </w:rPr>
        <w:t>FFS initial phase</w:t>
      </w:r>
    </w:p>
    <w:p w14:paraId="31738B90" w14:textId="77777777" w:rsidR="00C71B25" w:rsidRPr="00C71B25" w:rsidRDefault="00C71B25" w:rsidP="00311060">
      <w:pPr>
        <w:pStyle w:val="ListParagraph"/>
        <w:numPr>
          <w:ilvl w:val="2"/>
          <w:numId w:val="129"/>
        </w:numPr>
        <w:rPr>
          <w:lang w:eastAsia="x-none"/>
        </w:rPr>
      </w:pPr>
      <w:r w:rsidRPr="00C71B25">
        <w:rPr>
          <w:lang w:eastAsia="x-none"/>
        </w:rPr>
        <w:t>Doppler</w:t>
      </w:r>
    </w:p>
    <w:p w14:paraId="38BDE00A" w14:textId="77777777" w:rsidR="00C71B25" w:rsidRPr="00C71B25" w:rsidRDefault="00C71B25" w:rsidP="00311060">
      <w:pPr>
        <w:pStyle w:val="ListParagraph"/>
        <w:numPr>
          <w:ilvl w:val="2"/>
          <w:numId w:val="129"/>
        </w:numPr>
        <w:rPr>
          <w:lang w:eastAsia="x-none"/>
        </w:rPr>
      </w:pPr>
      <w:r w:rsidRPr="00C71B25">
        <w:rPr>
          <w:lang w:eastAsia="x-none"/>
        </w:rPr>
        <w:t>FFS power/polarization including the impact of RCS</w:t>
      </w:r>
    </w:p>
    <w:p w14:paraId="6748B978" w14:textId="77777777" w:rsidR="00C71B25" w:rsidRPr="00C71B25" w:rsidRDefault="00C71B25" w:rsidP="00311060">
      <w:pPr>
        <w:pStyle w:val="ListParagraph"/>
        <w:numPr>
          <w:ilvl w:val="2"/>
          <w:numId w:val="129"/>
        </w:numPr>
        <w:rPr>
          <w:lang w:eastAsia="x-none"/>
        </w:rPr>
      </w:pPr>
      <w:r w:rsidRPr="00C71B25">
        <w:rPr>
          <w:lang w:eastAsia="zh-CN"/>
        </w:rPr>
        <w:t>FFS the number of direct path(s) for a target</w:t>
      </w:r>
    </w:p>
    <w:p w14:paraId="6C0028A0" w14:textId="77777777" w:rsidR="00C71B25" w:rsidRPr="00C71B25" w:rsidRDefault="00C71B25" w:rsidP="00311060">
      <w:pPr>
        <w:pStyle w:val="ListParagraph"/>
        <w:numPr>
          <w:ilvl w:val="1"/>
          <w:numId w:val="129"/>
        </w:numPr>
        <w:rPr>
          <w:lang w:eastAsia="x-none"/>
        </w:rPr>
      </w:pPr>
      <w:r w:rsidRPr="00C71B25">
        <w:rPr>
          <w:lang w:eastAsia="zh-CN"/>
        </w:rPr>
        <w:t>FFS on detailed modelling of indirect path(s)</w:t>
      </w:r>
    </w:p>
    <w:p w14:paraId="5D2381E0" w14:textId="77777777" w:rsidR="00C71B25" w:rsidRPr="00C71B25" w:rsidRDefault="00C71B25" w:rsidP="00311060">
      <w:pPr>
        <w:pStyle w:val="ListParagraph"/>
        <w:numPr>
          <w:ilvl w:val="0"/>
          <w:numId w:val="129"/>
        </w:numPr>
        <w:tabs>
          <w:tab w:val="left" w:pos="720"/>
        </w:tabs>
        <w:rPr>
          <w:lang w:eastAsia="x-none"/>
        </w:rPr>
      </w:pPr>
      <w:r w:rsidRPr="00C71B25">
        <w:rPr>
          <w:lang w:eastAsia="zh-CN"/>
        </w:rPr>
        <w:t>FFS on details of modelling of indirect paths in  radio propagation Case 2/3/4</w:t>
      </w:r>
    </w:p>
    <w:p w14:paraId="363A630A" w14:textId="77777777" w:rsidR="00C71B25" w:rsidRPr="00C71B25" w:rsidRDefault="00C71B25" w:rsidP="00311060">
      <w:pPr>
        <w:pStyle w:val="ListParagraph"/>
        <w:numPr>
          <w:ilvl w:val="0"/>
          <w:numId w:val="129"/>
        </w:numPr>
        <w:tabs>
          <w:tab w:val="left" w:pos="720"/>
        </w:tabs>
        <w:rPr>
          <w:rFonts w:eastAsia="DengXian"/>
          <w:lang w:val="en-US" w:eastAsia="zh-CN"/>
        </w:rPr>
      </w:pPr>
      <w:r w:rsidRPr="00C71B25">
        <w:rPr>
          <w:rFonts w:eastAsia="DengXian"/>
          <w:lang w:val="en-US" w:eastAsia="zh-CN"/>
        </w:rPr>
        <w:t>To generate the channel coefficients of direct/indirect path(s) in the target channel, the channel coefficient generation function in step 11 in section 7.5 of TR 38.901 (e.g., formula 7.5-22) is used as the start point</w:t>
      </w:r>
    </w:p>
    <w:p w14:paraId="78F6495A" w14:textId="77777777" w:rsidR="00C71B25" w:rsidRPr="00C71B25" w:rsidRDefault="00C71B25" w:rsidP="00311060">
      <w:pPr>
        <w:pStyle w:val="ListParagraph"/>
        <w:numPr>
          <w:ilvl w:val="1"/>
          <w:numId w:val="129"/>
        </w:numPr>
        <w:rPr>
          <w:rFonts w:eastAsia="DengXian"/>
          <w:lang w:val="en-US" w:eastAsia="zh-CN"/>
        </w:rPr>
      </w:pPr>
      <w:r w:rsidRPr="00C71B25">
        <w:rPr>
          <w:rFonts w:eastAsia="DengXian"/>
          <w:lang w:val="en-US" w:eastAsia="zh-CN"/>
        </w:rPr>
        <w:t>Note: modification to step 11 is deemed necessary</w:t>
      </w:r>
    </w:p>
    <w:p w14:paraId="1B68EFEB" w14:textId="77777777" w:rsidR="00C71B25" w:rsidRPr="00C71B25" w:rsidRDefault="00C71B25" w:rsidP="00311060">
      <w:pPr>
        <w:pStyle w:val="ListParagraph"/>
        <w:numPr>
          <w:ilvl w:val="1"/>
          <w:numId w:val="129"/>
        </w:numPr>
        <w:rPr>
          <w:rFonts w:eastAsia="DengXian"/>
          <w:lang w:val="en-US" w:eastAsia="zh-CN"/>
        </w:rPr>
      </w:pPr>
      <w:r w:rsidRPr="00C71B25">
        <w:rPr>
          <w:rFonts w:eastAsia="DengXian"/>
          <w:lang w:val="en-US" w:eastAsia="zh-CN"/>
        </w:rPr>
        <w:t>FFS adding impact of small scale RCS</w:t>
      </w:r>
    </w:p>
    <w:p w14:paraId="23C8C557" w14:textId="77777777" w:rsidR="00C71B25" w:rsidRPr="00C71B25" w:rsidRDefault="00C71B25" w:rsidP="00311060">
      <w:pPr>
        <w:pStyle w:val="ListParagraph"/>
        <w:numPr>
          <w:ilvl w:val="1"/>
          <w:numId w:val="129"/>
        </w:numPr>
        <w:rPr>
          <w:rFonts w:eastAsia="DengXian"/>
          <w:lang w:val="en-US" w:eastAsia="zh-CN"/>
        </w:rPr>
      </w:pPr>
      <w:r w:rsidRPr="00C71B25">
        <w:rPr>
          <w:rFonts w:eastAsia="DengXian"/>
          <w:lang w:val="en-US" w:eastAsia="zh-CN"/>
        </w:rPr>
        <w:t>FFS Doppler</w:t>
      </w:r>
    </w:p>
    <w:p w14:paraId="5C699720" w14:textId="77777777" w:rsidR="00C71B25" w:rsidRDefault="00C71B25" w:rsidP="00C71B25">
      <w:pPr>
        <w:rPr>
          <w:lang w:eastAsia="x-none"/>
        </w:rPr>
      </w:pPr>
    </w:p>
    <w:p w14:paraId="0D7D57A5" w14:textId="31CE61CE" w:rsidR="00C71B25" w:rsidRPr="00D7097B" w:rsidRDefault="006F79AF" w:rsidP="00C71B25">
      <w:pPr>
        <w:rPr>
          <w:lang w:eastAsia="x-none"/>
        </w:rPr>
      </w:pPr>
      <w:hyperlink r:id="rId2181" w:history="1">
        <w:r>
          <w:rPr>
            <w:rStyle w:val="Hyperlink"/>
            <w:lang w:eastAsia="x-none"/>
          </w:rPr>
          <w:t>R1-2404634</w:t>
        </w:r>
      </w:hyperlink>
      <w:r w:rsidR="00C71B25" w:rsidRPr="00D7097B">
        <w:rPr>
          <w:lang w:eastAsia="x-none"/>
        </w:rPr>
        <w:tab/>
        <w:t>Summary #2 on ISAC channel modelling</w:t>
      </w:r>
      <w:r w:rsidR="00C71B25" w:rsidRPr="00D7097B">
        <w:rPr>
          <w:lang w:eastAsia="x-none"/>
        </w:rPr>
        <w:tab/>
        <w:t>Moderator (Xiaomi)</w:t>
      </w:r>
    </w:p>
    <w:p w14:paraId="1C97FE61" w14:textId="4CBFD898" w:rsidR="00C71B25" w:rsidRPr="00A13755" w:rsidRDefault="006F79AF" w:rsidP="00C71B25">
      <w:pPr>
        <w:rPr>
          <w:b/>
          <w:bCs/>
          <w:lang w:eastAsia="x-none"/>
        </w:rPr>
      </w:pPr>
      <w:hyperlink r:id="rId2182" w:history="1">
        <w:r>
          <w:rPr>
            <w:rStyle w:val="Hyperlink"/>
            <w:b/>
            <w:bCs/>
            <w:lang w:eastAsia="x-none"/>
          </w:rPr>
          <w:t>R1-2404635</w:t>
        </w:r>
      </w:hyperlink>
      <w:r w:rsidR="00C71B25" w:rsidRPr="00A13755">
        <w:rPr>
          <w:b/>
          <w:bCs/>
          <w:lang w:eastAsia="x-none"/>
        </w:rPr>
        <w:tab/>
        <w:t>Summary #3 on ISAC channel modelling</w:t>
      </w:r>
      <w:r w:rsidR="00C71B25" w:rsidRPr="00A13755">
        <w:rPr>
          <w:b/>
          <w:bCs/>
          <w:lang w:eastAsia="x-none"/>
        </w:rPr>
        <w:tab/>
        <w:t>Moderator (Xiaomi)</w:t>
      </w:r>
    </w:p>
    <w:p w14:paraId="679699E2" w14:textId="336AFB1C" w:rsidR="00A13755" w:rsidRDefault="00A13755" w:rsidP="00C71B25">
      <w:pPr>
        <w:rPr>
          <w:lang w:eastAsia="x-none"/>
        </w:rPr>
      </w:pPr>
      <w:r>
        <w:rPr>
          <w:lang w:eastAsia="x-none"/>
        </w:rPr>
        <w:t>From Thursday session</w:t>
      </w:r>
    </w:p>
    <w:p w14:paraId="5C5264AE" w14:textId="77777777" w:rsidR="00A13755" w:rsidRPr="00A13755" w:rsidRDefault="00A13755" w:rsidP="00A13755">
      <w:pPr>
        <w:jc w:val="both"/>
        <w:rPr>
          <w:rFonts w:ascii="Times New Roman" w:eastAsia="Malgun Gothic" w:hAnsi="Times New Roman"/>
          <w:szCs w:val="20"/>
          <w:highlight w:val="green"/>
        </w:rPr>
      </w:pPr>
      <w:r w:rsidRPr="00A13755">
        <w:rPr>
          <w:rFonts w:ascii="Times New Roman" w:eastAsia="Malgun Gothic" w:hAnsi="Times New Roman"/>
          <w:szCs w:val="20"/>
          <w:highlight w:val="green"/>
        </w:rPr>
        <w:t>Agreement</w:t>
      </w:r>
    </w:p>
    <w:p w14:paraId="5FED47DE" w14:textId="77777777" w:rsidR="00A13755" w:rsidRPr="00A13755" w:rsidRDefault="00A13755" w:rsidP="00311060">
      <w:pPr>
        <w:pStyle w:val="ListParagraph"/>
        <w:numPr>
          <w:ilvl w:val="0"/>
          <w:numId w:val="251"/>
        </w:numPr>
        <w:rPr>
          <w:lang w:eastAsia="zh-CN"/>
        </w:rPr>
      </w:pPr>
      <w:r w:rsidRPr="00A13755">
        <w:rPr>
          <w:lang w:eastAsia="zh-CN"/>
        </w:rPr>
        <w:t>Spatial consistency should be supported for ISAC channel</w:t>
      </w:r>
    </w:p>
    <w:p w14:paraId="2CEAF5A1" w14:textId="77777777" w:rsidR="00A13755" w:rsidRPr="00A13755" w:rsidRDefault="00A13755" w:rsidP="00311060">
      <w:pPr>
        <w:pStyle w:val="ListParagraph"/>
        <w:numPr>
          <w:ilvl w:val="0"/>
          <w:numId w:val="251"/>
        </w:numPr>
        <w:rPr>
          <w:lang w:eastAsia="zh-CN"/>
        </w:rPr>
      </w:pPr>
      <w:r w:rsidRPr="00A13755">
        <w:rPr>
          <w:lang w:eastAsia="zh-CN"/>
        </w:rPr>
        <w:t xml:space="preserve">Spatial consistency should be supported based on movement of sensing Tx, sensing target and/or sensing Rx </w:t>
      </w:r>
    </w:p>
    <w:p w14:paraId="4CDDDD21" w14:textId="77777777" w:rsidR="00A13755" w:rsidRPr="00A13755" w:rsidRDefault="00A13755" w:rsidP="00311060">
      <w:pPr>
        <w:pStyle w:val="ListParagraph"/>
        <w:numPr>
          <w:ilvl w:val="1"/>
          <w:numId w:val="251"/>
        </w:numPr>
        <w:rPr>
          <w:lang w:eastAsia="zh-CN"/>
        </w:rPr>
      </w:pPr>
      <w:r w:rsidRPr="00A13755">
        <w:rPr>
          <w:rFonts w:eastAsia="DengXian" w:hint="eastAsia"/>
          <w:lang w:eastAsia="zh-CN"/>
        </w:rPr>
        <w:t>F</w:t>
      </w:r>
      <w:r w:rsidRPr="00A13755">
        <w:rPr>
          <w:rFonts w:eastAsia="DengXian"/>
          <w:lang w:eastAsia="zh-CN"/>
        </w:rPr>
        <w:t>FS EO handling</w:t>
      </w:r>
    </w:p>
    <w:p w14:paraId="217F33E4" w14:textId="77777777" w:rsidR="00A13755" w:rsidRPr="00A13755" w:rsidRDefault="00A13755" w:rsidP="00A13755">
      <w:pPr>
        <w:jc w:val="both"/>
        <w:rPr>
          <w:rFonts w:ascii="Times New Roman" w:eastAsia="Malgun Gothic" w:hAnsi="Times New Roman"/>
          <w:szCs w:val="20"/>
          <w:highlight w:val="green"/>
        </w:rPr>
      </w:pPr>
      <w:r w:rsidRPr="00A13755">
        <w:rPr>
          <w:rFonts w:ascii="Times New Roman" w:eastAsia="Malgun Gothic" w:hAnsi="Times New Roman"/>
          <w:szCs w:val="20"/>
          <w:highlight w:val="green"/>
        </w:rPr>
        <w:t>Agreement</w:t>
      </w:r>
    </w:p>
    <w:p w14:paraId="27F682AD" w14:textId="77777777" w:rsidR="00A13755" w:rsidRPr="00A13755" w:rsidRDefault="00A13755" w:rsidP="00A13755">
      <w:pPr>
        <w:tabs>
          <w:tab w:val="left" w:pos="0"/>
        </w:tabs>
        <w:suppressAutoHyphens/>
        <w:rPr>
          <w:rFonts w:ascii="Times New Roman" w:hAnsi="Times New Roman"/>
          <w:szCs w:val="20"/>
          <w:lang w:eastAsia="zh-CN"/>
        </w:rPr>
      </w:pPr>
      <w:r w:rsidRPr="00A13755">
        <w:rPr>
          <w:rFonts w:ascii="Times New Roman" w:eastAsia="SimSun" w:hAnsi="Times New Roman"/>
          <w:szCs w:val="20"/>
          <w:lang w:eastAsia="zh-CN"/>
        </w:rPr>
        <w:t>When the stochastic cluster is used to generate the indirect paths in the target channel of a target</w:t>
      </w:r>
    </w:p>
    <w:p w14:paraId="37000050" w14:textId="77777777" w:rsidR="00A13755" w:rsidRPr="00A13755" w:rsidRDefault="00A13755" w:rsidP="00311060">
      <w:pPr>
        <w:numPr>
          <w:ilvl w:val="0"/>
          <w:numId w:val="252"/>
        </w:numPr>
        <w:tabs>
          <w:tab w:val="left" w:pos="0"/>
        </w:tabs>
        <w:suppressAutoHyphens/>
        <w:rPr>
          <w:rFonts w:ascii="Times New Roman" w:hAnsi="Times New Roman"/>
          <w:szCs w:val="20"/>
          <w:lang w:eastAsia="zh-CN"/>
        </w:rPr>
      </w:pPr>
      <w:r w:rsidRPr="00A13755">
        <w:rPr>
          <w:rFonts w:ascii="Times New Roman" w:eastAsia="SimSun" w:hAnsi="Times New Roman"/>
          <w:szCs w:val="20"/>
          <w:lang w:eastAsia="zh-CN"/>
        </w:rPr>
        <w:t>T</w:t>
      </w:r>
      <w:r w:rsidRPr="00A13755">
        <w:rPr>
          <w:rFonts w:ascii="Times New Roman" w:eastAsia="DengXian" w:hAnsi="Times New Roman"/>
          <w:szCs w:val="20"/>
          <w:lang w:val="en-US" w:eastAsia="zh-CN"/>
        </w:rPr>
        <w:t xml:space="preserve">he stochastic cluster generation in section 7, TR 38.901 is used as starting point. </w:t>
      </w:r>
    </w:p>
    <w:p w14:paraId="1618D242" w14:textId="77777777" w:rsidR="00A13755" w:rsidRPr="00A13755" w:rsidRDefault="00A13755" w:rsidP="00311060">
      <w:pPr>
        <w:numPr>
          <w:ilvl w:val="1"/>
          <w:numId w:val="252"/>
        </w:numPr>
        <w:tabs>
          <w:tab w:val="left" w:pos="0"/>
        </w:tabs>
        <w:suppressAutoHyphens/>
        <w:rPr>
          <w:rFonts w:ascii="Times New Roman" w:hAnsi="Times New Roman"/>
          <w:szCs w:val="20"/>
          <w:lang w:eastAsia="zh-CN"/>
        </w:rPr>
      </w:pPr>
      <w:r w:rsidRPr="00A13755">
        <w:rPr>
          <w:rFonts w:ascii="Times New Roman" w:eastAsia="DengXian" w:hAnsi="Times New Roman"/>
          <w:szCs w:val="20"/>
          <w:lang w:val="en-US" w:eastAsia="zh-CN"/>
        </w:rPr>
        <w:t>FFS a stochastic cluster is generated between Tx and Rx</w:t>
      </w:r>
      <w:r w:rsidRPr="00A13755">
        <w:rPr>
          <w:rFonts w:ascii="Times New Roman" w:hAnsi="Times New Roman"/>
          <w:szCs w:val="20"/>
          <w:lang w:eastAsia="zh-CN"/>
        </w:rPr>
        <w:t xml:space="preserve"> satisfying Tx-target-Rx geometry</w:t>
      </w:r>
      <w:r w:rsidRPr="00A13755">
        <w:rPr>
          <w:rFonts w:ascii="Times New Roman" w:eastAsia="DengXian" w:hAnsi="Times New Roman"/>
          <w:szCs w:val="20"/>
          <w:lang w:val="en-US" w:eastAsia="zh-CN"/>
        </w:rPr>
        <w:t xml:space="preserve">, or between Tx/Rx and target </w:t>
      </w:r>
    </w:p>
    <w:p w14:paraId="5146F59B" w14:textId="77777777" w:rsidR="00A13755" w:rsidRPr="00A13755" w:rsidRDefault="00A13755" w:rsidP="00311060">
      <w:pPr>
        <w:numPr>
          <w:ilvl w:val="2"/>
          <w:numId w:val="252"/>
        </w:numPr>
        <w:tabs>
          <w:tab w:val="left" w:pos="0"/>
        </w:tabs>
        <w:suppressAutoHyphens/>
        <w:rPr>
          <w:rFonts w:ascii="Times New Roman" w:hAnsi="Times New Roman"/>
          <w:szCs w:val="20"/>
          <w:lang w:eastAsia="zh-CN"/>
        </w:rPr>
      </w:pPr>
      <w:r w:rsidRPr="00A13755">
        <w:rPr>
          <w:rFonts w:ascii="Times New Roman" w:eastAsia="DengXian" w:hAnsi="Times New Roman"/>
          <w:szCs w:val="20"/>
          <w:lang w:eastAsia="zh-CN"/>
        </w:rPr>
        <w:t xml:space="preserve">FFS modification to </w:t>
      </w:r>
      <w:r w:rsidRPr="00A13755">
        <w:rPr>
          <w:rFonts w:ascii="Times New Roman" w:eastAsia="DengXian" w:hAnsi="Times New Roman"/>
          <w:szCs w:val="20"/>
          <w:lang w:val="en-US" w:eastAsia="zh-CN"/>
        </w:rPr>
        <w:t>stochastic cluster generation in section 7, TR 38.901</w:t>
      </w:r>
    </w:p>
    <w:p w14:paraId="2A492E07" w14:textId="77777777" w:rsidR="00A13755" w:rsidRPr="00A13755" w:rsidRDefault="00A13755" w:rsidP="00311060">
      <w:pPr>
        <w:numPr>
          <w:ilvl w:val="2"/>
          <w:numId w:val="252"/>
        </w:numPr>
        <w:tabs>
          <w:tab w:val="left" w:pos="0"/>
        </w:tabs>
        <w:suppressAutoHyphens/>
        <w:rPr>
          <w:rFonts w:ascii="Times New Roman" w:hAnsi="Times New Roman"/>
          <w:szCs w:val="20"/>
          <w:lang w:eastAsia="zh-CN"/>
        </w:rPr>
      </w:pPr>
      <w:r w:rsidRPr="00A13755">
        <w:rPr>
          <w:rFonts w:ascii="Times New Roman" w:eastAsia="DengXian" w:hAnsi="Times New Roman"/>
          <w:szCs w:val="20"/>
          <w:lang w:val="en-US" w:eastAsia="zh-CN"/>
        </w:rPr>
        <w:t>FFS use of sub-cluster to model the indirect paths</w:t>
      </w:r>
    </w:p>
    <w:p w14:paraId="5477798A" w14:textId="77777777" w:rsidR="00A13755" w:rsidRPr="00A13755" w:rsidRDefault="00A13755" w:rsidP="00A13755">
      <w:pPr>
        <w:tabs>
          <w:tab w:val="left" w:pos="0"/>
        </w:tabs>
        <w:suppressAutoHyphens/>
        <w:rPr>
          <w:rFonts w:ascii="Times New Roman" w:hAnsi="Times New Roman"/>
          <w:szCs w:val="20"/>
          <w:lang w:eastAsia="zh-CN"/>
        </w:rPr>
      </w:pPr>
      <w:r w:rsidRPr="00A13755">
        <w:rPr>
          <w:rFonts w:ascii="Times New Roman" w:eastAsia="DengXian" w:hAnsi="Times New Roman"/>
          <w:szCs w:val="20"/>
          <w:lang w:eastAsia="zh-CN"/>
        </w:rPr>
        <w:t xml:space="preserve">Note: RAN1 continues studying using EO to </w:t>
      </w:r>
      <w:r w:rsidRPr="00A13755">
        <w:rPr>
          <w:rFonts w:ascii="Times New Roman" w:eastAsia="SimSun" w:hAnsi="Times New Roman"/>
          <w:szCs w:val="20"/>
          <w:lang w:eastAsia="zh-CN"/>
        </w:rPr>
        <w:t>generate the indirect paths in the target channel of a target</w:t>
      </w:r>
    </w:p>
    <w:p w14:paraId="3F6A58A9" w14:textId="77777777" w:rsidR="00A13755" w:rsidRPr="00A13755" w:rsidRDefault="00A13755" w:rsidP="00A13755">
      <w:pPr>
        <w:rPr>
          <w:lang w:eastAsia="x-none"/>
        </w:rPr>
      </w:pPr>
    </w:p>
    <w:p w14:paraId="6DD82B3A" w14:textId="77777777" w:rsidR="00A13755" w:rsidRPr="00A13755" w:rsidRDefault="00A13755" w:rsidP="00A13755">
      <w:pPr>
        <w:jc w:val="both"/>
        <w:rPr>
          <w:rFonts w:ascii="Times New Roman" w:eastAsia="Malgun Gothic" w:hAnsi="Times New Roman"/>
          <w:szCs w:val="20"/>
          <w:highlight w:val="green"/>
        </w:rPr>
      </w:pPr>
      <w:r w:rsidRPr="00A13755">
        <w:rPr>
          <w:rFonts w:ascii="Times New Roman" w:eastAsia="Malgun Gothic" w:hAnsi="Times New Roman"/>
          <w:szCs w:val="20"/>
          <w:highlight w:val="green"/>
        </w:rPr>
        <w:t>Agreement</w:t>
      </w:r>
    </w:p>
    <w:p w14:paraId="18FF3620" w14:textId="77777777" w:rsidR="00A13755" w:rsidRPr="00A13755" w:rsidRDefault="00A13755" w:rsidP="00A13755">
      <w:pPr>
        <w:tabs>
          <w:tab w:val="left" w:pos="0"/>
        </w:tabs>
        <w:rPr>
          <w:rFonts w:eastAsia="DengXian"/>
          <w:szCs w:val="20"/>
          <w:lang w:eastAsia="zh-CN"/>
        </w:rPr>
      </w:pPr>
      <w:r w:rsidRPr="00A13755">
        <w:rPr>
          <w:rFonts w:eastAsia="DengXian"/>
          <w:szCs w:val="20"/>
          <w:lang w:eastAsia="zh-CN"/>
        </w:rPr>
        <w:lastRenderedPageBreak/>
        <w:t>When the stochastic cluster is used to model indirect path in the target channel</w:t>
      </w:r>
    </w:p>
    <w:p w14:paraId="11CC2C64" w14:textId="77777777" w:rsidR="00A13755" w:rsidRPr="00A13755" w:rsidRDefault="00A13755" w:rsidP="00311060">
      <w:pPr>
        <w:numPr>
          <w:ilvl w:val="0"/>
          <w:numId w:val="253"/>
        </w:numPr>
        <w:tabs>
          <w:tab w:val="left" w:pos="0"/>
        </w:tabs>
        <w:suppressAutoHyphens/>
        <w:rPr>
          <w:szCs w:val="20"/>
          <w:lang w:eastAsia="zh-CN"/>
        </w:rPr>
      </w:pPr>
      <w:r w:rsidRPr="00A13755">
        <w:rPr>
          <w:szCs w:val="20"/>
          <w:lang w:eastAsia="zh-CN"/>
        </w:rPr>
        <w:t xml:space="preserve">For bistatic, the LOS condition from Tx to </w:t>
      </w:r>
      <w:r w:rsidRPr="00A13755">
        <w:rPr>
          <w:rFonts w:eastAsia="DengXian"/>
          <w:szCs w:val="20"/>
          <w:lang w:eastAsia="zh-CN"/>
        </w:rPr>
        <w:t>target and from target to Rx is determined separately for a target</w:t>
      </w:r>
    </w:p>
    <w:p w14:paraId="60CFA5BC" w14:textId="77777777" w:rsidR="00A13755" w:rsidRPr="00A13755" w:rsidRDefault="00A13755" w:rsidP="00311060">
      <w:pPr>
        <w:numPr>
          <w:ilvl w:val="1"/>
          <w:numId w:val="253"/>
        </w:numPr>
        <w:tabs>
          <w:tab w:val="left" w:pos="0"/>
        </w:tabs>
        <w:suppressAutoHyphens/>
        <w:rPr>
          <w:szCs w:val="20"/>
          <w:lang w:eastAsia="zh-CN"/>
        </w:rPr>
      </w:pPr>
      <w:r w:rsidRPr="00A13755">
        <w:rPr>
          <w:szCs w:val="20"/>
          <w:lang w:eastAsia="zh-CN"/>
        </w:rPr>
        <w:t>FFS: The correlation of LOS condition of Tx-target and Rx-target links of a target</w:t>
      </w:r>
      <w:r w:rsidRPr="00A13755">
        <w:rPr>
          <w:rFonts w:eastAsia="DengXian"/>
          <w:szCs w:val="20"/>
          <w:lang w:eastAsia="zh-CN"/>
        </w:rPr>
        <w:t xml:space="preserve"> </w:t>
      </w:r>
    </w:p>
    <w:p w14:paraId="1915F9FC" w14:textId="77777777" w:rsidR="00A13755" w:rsidRPr="00A13755" w:rsidRDefault="00A13755" w:rsidP="00311060">
      <w:pPr>
        <w:numPr>
          <w:ilvl w:val="0"/>
          <w:numId w:val="253"/>
        </w:numPr>
        <w:tabs>
          <w:tab w:val="left" w:pos="0"/>
        </w:tabs>
        <w:suppressAutoHyphens/>
        <w:rPr>
          <w:szCs w:val="20"/>
          <w:lang w:eastAsia="zh-CN"/>
        </w:rPr>
      </w:pPr>
      <w:r w:rsidRPr="00A13755">
        <w:rPr>
          <w:szCs w:val="20"/>
          <w:lang w:eastAsia="zh-CN"/>
        </w:rPr>
        <w:t xml:space="preserve">For monostatic, a same LOS condition is determined for Tx to </w:t>
      </w:r>
      <w:r w:rsidRPr="00A13755">
        <w:rPr>
          <w:rFonts w:eastAsia="DengXian"/>
          <w:szCs w:val="20"/>
          <w:lang w:eastAsia="zh-CN"/>
        </w:rPr>
        <w:t>target and target to Rx</w:t>
      </w:r>
    </w:p>
    <w:p w14:paraId="7B240678" w14:textId="77777777" w:rsidR="00A13755" w:rsidRPr="00A13755" w:rsidRDefault="00A13755" w:rsidP="00311060">
      <w:pPr>
        <w:numPr>
          <w:ilvl w:val="0"/>
          <w:numId w:val="253"/>
        </w:numPr>
        <w:tabs>
          <w:tab w:val="left" w:pos="0"/>
        </w:tabs>
        <w:suppressAutoHyphens/>
        <w:rPr>
          <w:szCs w:val="20"/>
          <w:lang w:eastAsia="zh-CN"/>
        </w:rPr>
      </w:pPr>
      <w:r w:rsidRPr="00A13755">
        <w:rPr>
          <w:rFonts w:eastAsia="DengXian"/>
          <w:szCs w:val="20"/>
          <w:lang w:eastAsia="zh-CN"/>
        </w:rPr>
        <w:t>The LOS condition from Tx to target and/or from target to Rx is determined with the LOS probability</w:t>
      </w:r>
    </w:p>
    <w:p w14:paraId="30192633" w14:textId="77777777" w:rsidR="00A13755" w:rsidRPr="00A13755" w:rsidRDefault="00A13755" w:rsidP="00311060">
      <w:pPr>
        <w:numPr>
          <w:ilvl w:val="1"/>
          <w:numId w:val="253"/>
        </w:numPr>
        <w:tabs>
          <w:tab w:val="left" w:pos="0"/>
        </w:tabs>
        <w:suppressAutoHyphens/>
        <w:rPr>
          <w:szCs w:val="20"/>
          <w:lang w:eastAsia="zh-CN"/>
        </w:rPr>
      </w:pPr>
      <w:r w:rsidRPr="00A13755">
        <w:rPr>
          <w:szCs w:val="20"/>
          <w:lang w:eastAsia="zh-CN"/>
        </w:rPr>
        <w:t>The</w:t>
      </w:r>
      <w:r w:rsidRPr="00A13755">
        <w:rPr>
          <w:rFonts w:eastAsia="DengXian"/>
          <w:szCs w:val="20"/>
          <w:lang w:eastAsia="zh-CN"/>
        </w:rPr>
        <w:t xml:space="preserve"> probability schemes in existing 3GPP TRs, e.g., TR 38.901. TR 36.777, TR 37.885, etc. are considered as start point</w:t>
      </w:r>
    </w:p>
    <w:p w14:paraId="4FDB4F10" w14:textId="77777777" w:rsidR="00A13755" w:rsidRPr="00A13755" w:rsidRDefault="00A13755" w:rsidP="00311060">
      <w:pPr>
        <w:numPr>
          <w:ilvl w:val="1"/>
          <w:numId w:val="253"/>
        </w:numPr>
        <w:tabs>
          <w:tab w:val="left" w:pos="0"/>
        </w:tabs>
        <w:suppressAutoHyphens/>
        <w:rPr>
          <w:szCs w:val="20"/>
          <w:lang w:eastAsia="zh-CN"/>
        </w:rPr>
      </w:pPr>
      <w:r w:rsidRPr="00A13755">
        <w:rPr>
          <w:szCs w:val="20"/>
          <w:lang w:eastAsia="zh-CN"/>
        </w:rPr>
        <w:t>FFS: How to consider the impacts of target height on LOS probability.</w:t>
      </w:r>
    </w:p>
    <w:p w14:paraId="426DCCBE" w14:textId="77777777" w:rsidR="00A13755" w:rsidRPr="00A13755" w:rsidRDefault="00A13755" w:rsidP="00A13755">
      <w:pPr>
        <w:rPr>
          <w:lang w:eastAsia="x-none"/>
        </w:rPr>
      </w:pPr>
    </w:p>
    <w:p w14:paraId="095470BD" w14:textId="77777777" w:rsidR="00A13755" w:rsidRPr="00A13755" w:rsidRDefault="00A13755" w:rsidP="00A13755">
      <w:pPr>
        <w:jc w:val="both"/>
        <w:rPr>
          <w:rFonts w:ascii="Times New Roman" w:eastAsia="Malgun Gothic" w:hAnsi="Times New Roman"/>
          <w:szCs w:val="20"/>
          <w:highlight w:val="green"/>
        </w:rPr>
      </w:pPr>
      <w:r w:rsidRPr="00A13755">
        <w:rPr>
          <w:rFonts w:ascii="Times New Roman" w:eastAsia="Malgun Gothic" w:hAnsi="Times New Roman"/>
          <w:szCs w:val="20"/>
          <w:highlight w:val="green"/>
        </w:rPr>
        <w:t>Agreement</w:t>
      </w:r>
    </w:p>
    <w:p w14:paraId="0775C2BA" w14:textId="77777777" w:rsidR="00A13755" w:rsidRPr="00A13755" w:rsidRDefault="00A13755" w:rsidP="00A13755">
      <w:pPr>
        <w:rPr>
          <w:rFonts w:ascii="Times New Roman" w:eastAsia="SimSun" w:hAnsi="Times New Roman"/>
          <w:szCs w:val="20"/>
        </w:rPr>
      </w:pPr>
      <w:r w:rsidRPr="00A13755">
        <w:rPr>
          <w:rFonts w:ascii="Times New Roman" w:eastAsia="SimSun" w:hAnsi="Times New Roman"/>
          <w:szCs w:val="20"/>
          <w:lang w:eastAsia="zh-CN"/>
        </w:rPr>
        <w:t xml:space="preserve">When </w:t>
      </w:r>
      <w:r w:rsidRPr="00A13755">
        <w:rPr>
          <w:rFonts w:ascii="Times New Roman" w:eastAsia="DengXian" w:hAnsi="Times New Roman"/>
          <w:szCs w:val="20"/>
          <w:lang w:eastAsia="zh-CN"/>
        </w:rPr>
        <w:t>stochastic cluster is used to model indirect path in the target channel</w:t>
      </w:r>
      <w:r w:rsidRPr="00A13755">
        <w:rPr>
          <w:rFonts w:ascii="Times New Roman" w:eastAsia="SimSun" w:hAnsi="Times New Roman"/>
          <w:szCs w:val="20"/>
        </w:rPr>
        <w:t>, down-select between the following options</w:t>
      </w:r>
    </w:p>
    <w:p w14:paraId="4BBC18A9" w14:textId="77777777" w:rsidR="00A13755" w:rsidRPr="00A13755" w:rsidRDefault="00A13755" w:rsidP="00311060">
      <w:pPr>
        <w:numPr>
          <w:ilvl w:val="0"/>
          <w:numId w:val="254"/>
        </w:numPr>
        <w:tabs>
          <w:tab w:val="left" w:pos="0"/>
        </w:tabs>
        <w:rPr>
          <w:rFonts w:ascii="Times New Roman" w:eastAsia="SimSun" w:hAnsi="Times New Roman"/>
          <w:szCs w:val="20"/>
          <w:lang w:eastAsia="zh-CN"/>
        </w:rPr>
      </w:pPr>
      <w:r w:rsidRPr="00A13755">
        <w:rPr>
          <w:rFonts w:ascii="Times New Roman" w:eastAsia="SimSun" w:hAnsi="Times New Roman"/>
          <w:szCs w:val="20"/>
          <w:lang w:eastAsia="zh-CN"/>
        </w:rPr>
        <w:t>Option 1: modelled by concatenation of path(s) from Tx to target and from target to Rx</w:t>
      </w:r>
    </w:p>
    <w:p w14:paraId="0A0AE2FD" w14:textId="77777777" w:rsidR="00A13755" w:rsidRPr="00A13755" w:rsidRDefault="00A13755" w:rsidP="00311060">
      <w:pPr>
        <w:numPr>
          <w:ilvl w:val="1"/>
          <w:numId w:val="254"/>
        </w:numPr>
        <w:tabs>
          <w:tab w:val="left" w:pos="0"/>
        </w:tabs>
        <w:rPr>
          <w:rFonts w:ascii="Times New Roman" w:eastAsia="SimSun" w:hAnsi="Times New Roman"/>
          <w:szCs w:val="20"/>
          <w:lang w:eastAsia="x-none"/>
        </w:rPr>
      </w:pPr>
      <w:r w:rsidRPr="00A13755">
        <w:rPr>
          <w:rFonts w:ascii="Times New Roman" w:eastAsia="SimSun" w:hAnsi="Times New Roman"/>
          <w:szCs w:val="20"/>
          <w:lang w:eastAsia="x-none"/>
        </w:rPr>
        <w:t xml:space="preserve">For each of the Tx-target link and target-Rx link, </w:t>
      </w:r>
    </w:p>
    <w:p w14:paraId="5EB2C459" w14:textId="77777777" w:rsidR="00A13755" w:rsidRPr="00A13755" w:rsidRDefault="00A13755" w:rsidP="00311060">
      <w:pPr>
        <w:numPr>
          <w:ilvl w:val="2"/>
          <w:numId w:val="254"/>
        </w:numPr>
        <w:tabs>
          <w:tab w:val="left" w:pos="0"/>
        </w:tabs>
        <w:rPr>
          <w:rFonts w:ascii="Times New Roman" w:eastAsia="SimSun" w:hAnsi="Times New Roman"/>
          <w:szCs w:val="20"/>
          <w:lang w:eastAsia="x-none"/>
        </w:rPr>
      </w:pPr>
      <w:r w:rsidRPr="00A13755">
        <w:rPr>
          <w:rFonts w:ascii="Times New Roman" w:eastAsia="SimSun" w:hAnsi="Times New Roman"/>
          <w:szCs w:val="20"/>
          <w:lang w:eastAsia="x-none"/>
        </w:rPr>
        <w:t xml:space="preserve">The parameters delay, power, angle, [initial phase], [Doppler] of NLOS ray(s) in the link Tx-to-Target or Target to RX are generated </w:t>
      </w:r>
    </w:p>
    <w:p w14:paraId="0B236C44" w14:textId="6C362592" w:rsidR="00A13755" w:rsidRPr="00A13755" w:rsidRDefault="00A13755" w:rsidP="00311060">
      <w:pPr>
        <w:numPr>
          <w:ilvl w:val="3"/>
          <w:numId w:val="254"/>
        </w:numPr>
        <w:tabs>
          <w:tab w:val="left" w:pos="0"/>
        </w:tabs>
        <w:rPr>
          <w:rFonts w:ascii="Times New Roman" w:eastAsia="SimSun" w:hAnsi="Times New Roman"/>
          <w:szCs w:val="20"/>
          <w:lang w:eastAsia="x-none"/>
        </w:rPr>
      </w:pPr>
      <w:r w:rsidRPr="00A13755">
        <w:rPr>
          <w:rFonts w:ascii="Times New Roman" w:eastAsia="SimSun" w:hAnsi="Times New Roman"/>
          <w:szCs w:val="20"/>
          <w:lang w:eastAsia="x-none"/>
        </w:rPr>
        <w:t>FFS following cluster generation in section 7, 38.901</w:t>
      </w:r>
    </w:p>
    <w:p w14:paraId="68FD2FB0" w14:textId="744C3FA8" w:rsidR="00A13755" w:rsidRPr="00A13755" w:rsidRDefault="00A13755" w:rsidP="00311060">
      <w:pPr>
        <w:numPr>
          <w:ilvl w:val="2"/>
          <w:numId w:val="254"/>
        </w:numPr>
        <w:tabs>
          <w:tab w:val="left" w:pos="0"/>
        </w:tabs>
        <w:rPr>
          <w:rFonts w:ascii="Times New Roman" w:eastAsia="SimSun" w:hAnsi="Times New Roman"/>
          <w:szCs w:val="20"/>
          <w:lang w:eastAsia="x-none"/>
        </w:rPr>
      </w:pPr>
      <w:r w:rsidRPr="00A13755">
        <w:rPr>
          <w:rFonts w:ascii="Times New Roman" w:eastAsia="SimSun" w:hAnsi="Times New Roman"/>
          <w:szCs w:val="20"/>
          <w:lang w:eastAsia="x-none"/>
        </w:rPr>
        <w:t>The target channel is generated by concatenating the parameters of the Tx-target link and target-Rx link.</w:t>
      </w:r>
    </w:p>
    <w:p w14:paraId="541B5B9D" w14:textId="77777777" w:rsidR="00A13755" w:rsidRPr="00A13755" w:rsidRDefault="00A13755" w:rsidP="00311060">
      <w:pPr>
        <w:numPr>
          <w:ilvl w:val="3"/>
          <w:numId w:val="254"/>
        </w:numPr>
        <w:tabs>
          <w:tab w:val="left" w:pos="0"/>
        </w:tabs>
        <w:rPr>
          <w:rFonts w:ascii="Times New Roman" w:hAnsi="Times New Roman"/>
          <w:szCs w:val="20"/>
          <w:lang w:eastAsia="zh-CN"/>
        </w:rPr>
      </w:pPr>
      <w:r w:rsidRPr="00A13755">
        <w:rPr>
          <w:rFonts w:ascii="Times New Roman" w:eastAsia="SimSun" w:hAnsi="Times New Roman"/>
          <w:szCs w:val="20"/>
          <w:lang w:eastAsia="x-none"/>
        </w:rPr>
        <w:t>FFS on Convolutional or 1-by-1 coupling or 1-to-many coupling</w:t>
      </w:r>
    </w:p>
    <w:p w14:paraId="3896665C" w14:textId="77777777" w:rsidR="00A13755" w:rsidRPr="00A13755" w:rsidRDefault="00A13755" w:rsidP="00311060">
      <w:pPr>
        <w:numPr>
          <w:ilvl w:val="1"/>
          <w:numId w:val="254"/>
        </w:numPr>
        <w:tabs>
          <w:tab w:val="left" w:pos="0"/>
        </w:tabs>
        <w:rPr>
          <w:rFonts w:ascii="Times New Roman" w:eastAsia="SimSun" w:hAnsi="Times New Roman"/>
          <w:szCs w:val="20"/>
          <w:lang w:eastAsia="zh-CN"/>
        </w:rPr>
      </w:pPr>
      <w:r w:rsidRPr="00A13755">
        <w:rPr>
          <w:rFonts w:ascii="Times New Roman" w:eastAsia="SimSun" w:hAnsi="Times New Roman"/>
          <w:szCs w:val="20"/>
          <w:lang w:eastAsia="zh-CN"/>
        </w:rPr>
        <w:t>FFS how to combine the clusters in target channel and the clusters in background channel</w:t>
      </w:r>
    </w:p>
    <w:p w14:paraId="7CE1A678" w14:textId="77777777" w:rsidR="00A13755" w:rsidRPr="00A13755" w:rsidRDefault="00A13755" w:rsidP="00311060">
      <w:pPr>
        <w:numPr>
          <w:ilvl w:val="0"/>
          <w:numId w:val="254"/>
        </w:numPr>
        <w:tabs>
          <w:tab w:val="left" w:pos="0"/>
        </w:tabs>
        <w:rPr>
          <w:rFonts w:ascii="Times New Roman" w:eastAsia="SimSun" w:hAnsi="Times New Roman"/>
          <w:szCs w:val="20"/>
          <w:lang w:eastAsia="zh-CN"/>
        </w:rPr>
      </w:pPr>
      <w:r w:rsidRPr="00A13755">
        <w:rPr>
          <w:rFonts w:ascii="Times New Roman" w:eastAsia="SimSun" w:hAnsi="Times New Roman"/>
          <w:szCs w:val="20"/>
          <w:lang w:eastAsia="zh-CN"/>
        </w:rPr>
        <w:t xml:space="preserve">Option 2: modelled by Tx-to-Rx path(s) satisfying Tx-target-Rx geometry of the direct path </w:t>
      </w:r>
    </w:p>
    <w:p w14:paraId="77BC3BA2" w14:textId="77777777" w:rsidR="00A13755" w:rsidRPr="00A13755" w:rsidRDefault="00A13755" w:rsidP="00311060">
      <w:pPr>
        <w:numPr>
          <w:ilvl w:val="1"/>
          <w:numId w:val="254"/>
        </w:numPr>
        <w:tabs>
          <w:tab w:val="left" w:pos="0"/>
        </w:tabs>
        <w:rPr>
          <w:rFonts w:ascii="Times New Roman" w:eastAsia="SimSun" w:hAnsi="Times New Roman"/>
          <w:szCs w:val="20"/>
          <w:lang w:eastAsia="zh-CN"/>
        </w:rPr>
      </w:pPr>
      <w:r w:rsidRPr="00A13755">
        <w:rPr>
          <w:rFonts w:ascii="Times New Roman" w:eastAsia="SimSun" w:hAnsi="Times New Roman"/>
          <w:szCs w:val="20"/>
          <w:lang w:eastAsia="zh-CN"/>
        </w:rPr>
        <w:t>The parameters delay, power, angle, initial phase of a stochastic (sub-)cluster between Tx and Rx are generated following cluster generation in section 7, 38.901</w:t>
      </w:r>
    </w:p>
    <w:p w14:paraId="0B48A161" w14:textId="77777777" w:rsidR="00A13755" w:rsidRPr="00A13755" w:rsidRDefault="00A13755" w:rsidP="00311060">
      <w:pPr>
        <w:numPr>
          <w:ilvl w:val="2"/>
          <w:numId w:val="254"/>
        </w:numPr>
        <w:tabs>
          <w:tab w:val="left" w:pos="0"/>
        </w:tabs>
        <w:rPr>
          <w:rFonts w:ascii="Times New Roman" w:eastAsia="SimSun" w:hAnsi="Times New Roman"/>
          <w:szCs w:val="20"/>
          <w:lang w:eastAsia="zh-CN"/>
        </w:rPr>
      </w:pPr>
      <w:r w:rsidRPr="00A13755">
        <w:rPr>
          <w:rFonts w:ascii="Times New Roman" w:eastAsia="SimSun" w:hAnsi="Times New Roman"/>
          <w:szCs w:val="20"/>
          <w:lang w:eastAsia="zh-CN"/>
        </w:rPr>
        <w:t>The parameters [delay], [power], [angle], [Doppler] of the (sub-)cluster are updated by the target property</w:t>
      </w:r>
    </w:p>
    <w:p w14:paraId="7C63AC86" w14:textId="77777777" w:rsidR="00A13755" w:rsidRPr="00A13755" w:rsidRDefault="00A13755" w:rsidP="00311060">
      <w:pPr>
        <w:numPr>
          <w:ilvl w:val="1"/>
          <w:numId w:val="254"/>
        </w:numPr>
        <w:tabs>
          <w:tab w:val="left" w:pos="0"/>
        </w:tabs>
        <w:rPr>
          <w:rFonts w:ascii="Times New Roman" w:eastAsia="SimSun" w:hAnsi="Times New Roman"/>
          <w:szCs w:val="20"/>
          <w:lang w:eastAsia="zh-CN"/>
        </w:rPr>
      </w:pPr>
      <w:r w:rsidRPr="00A13755">
        <w:rPr>
          <w:rFonts w:ascii="Times New Roman" w:eastAsia="SimSun" w:hAnsi="Times New Roman"/>
          <w:szCs w:val="20"/>
          <w:lang w:eastAsia="zh-CN"/>
        </w:rPr>
        <w:t>FFS how to combine the clusters in target channel and the clusters in background channel</w:t>
      </w:r>
    </w:p>
    <w:p w14:paraId="16DE89EB" w14:textId="77777777" w:rsidR="00A13755" w:rsidRPr="00A13755" w:rsidRDefault="00A13755" w:rsidP="00A13755">
      <w:pPr>
        <w:rPr>
          <w:lang w:eastAsia="x-none"/>
        </w:rPr>
      </w:pPr>
    </w:p>
    <w:p w14:paraId="725DABF3" w14:textId="77777777" w:rsidR="00A13755" w:rsidRPr="00A13755" w:rsidRDefault="00A13755" w:rsidP="00A13755">
      <w:pPr>
        <w:rPr>
          <w:szCs w:val="20"/>
          <w:lang w:eastAsia="x-none"/>
        </w:rPr>
      </w:pPr>
    </w:p>
    <w:p w14:paraId="0E0693E0" w14:textId="1C896787" w:rsidR="00C71B25" w:rsidRPr="00D7097B" w:rsidRDefault="00FE601A" w:rsidP="00C71B25">
      <w:pPr>
        <w:rPr>
          <w:lang w:eastAsia="x-none"/>
        </w:rPr>
      </w:pPr>
      <w:r>
        <w:rPr>
          <w:lang w:eastAsia="x-none"/>
        </w:rPr>
        <w:t xml:space="preserve">Final summary in </w:t>
      </w:r>
      <w:hyperlink r:id="rId2183" w:history="1">
        <w:r w:rsidR="006F79AF">
          <w:rPr>
            <w:rStyle w:val="Hyperlink"/>
            <w:lang w:eastAsia="x-none"/>
          </w:rPr>
          <w:t>R1-2404636</w:t>
        </w:r>
      </w:hyperlink>
      <w:r>
        <w:rPr>
          <w:lang w:eastAsia="x-none"/>
        </w:rPr>
        <w:t>.</w:t>
      </w:r>
    </w:p>
    <w:p w14:paraId="11492C6B" w14:textId="77777777" w:rsidR="00D7097B" w:rsidRPr="00D7097B" w:rsidRDefault="00D7097B" w:rsidP="00B619BB">
      <w:pPr>
        <w:pStyle w:val="Heading2"/>
        <w:rPr>
          <w:lang w:eastAsia="zh-CN"/>
        </w:rPr>
      </w:pPr>
      <w:bookmarkStart w:id="441" w:name="_Toc166306563"/>
      <w:bookmarkStart w:id="442" w:name="_Toc173405057"/>
      <w:r w:rsidRPr="00D7097B">
        <w:rPr>
          <w:lang w:eastAsia="zh-CN"/>
        </w:rPr>
        <w:t>Study on channel modelling enhancements for 7-24GHz for NR</w:t>
      </w:r>
      <w:bookmarkEnd w:id="441"/>
      <w:bookmarkEnd w:id="442"/>
    </w:p>
    <w:p w14:paraId="3F39B713" w14:textId="77777777" w:rsidR="00D7097B" w:rsidRDefault="00D7097B" w:rsidP="00D7097B">
      <w:pPr>
        <w:rPr>
          <w:i/>
          <w:iCs/>
        </w:rPr>
      </w:pPr>
      <w:r w:rsidRPr="00D7097B">
        <w:rPr>
          <w:i/>
          <w:iCs/>
        </w:rPr>
        <w:t xml:space="preserve">Please refer to </w:t>
      </w:r>
      <w:hyperlink r:id="rId2184" w:history="1">
        <w:r w:rsidRPr="00D7097B">
          <w:rPr>
            <w:i/>
            <w:iCs/>
            <w:color w:val="0000FF"/>
            <w:u w:val="single"/>
          </w:rPr>
          <w:t>RP-234018</w:t>
        </w:r>
      </w:hyperlink>
      <w:r w:rsidRPr="00D7097B">
        <w:rPr>
          <w:i/>
          <w:iCs/>
        </w:rPr>
        <w:t xml:space="preserve"> for detailed scope of the WI.</w:t>
      </w:r>
    </w:p>
    <w:p w14:paraId="3B866A6F" w14:textId="77777777" w:rsidR="0023334E" w:rsidRPr="00D7097B" w:rsidRDefault="0023334E" w:rsidP="0023334E"/>
    <w:p w14:paraId="778D8C35" w14:textId="74D1D315" w:rsidR="00B0298A" w:rsidRPr="00E671AB" w:rsidRDefault="006F79AF" w:rsidP="00B0298A">
      <w:pPr>
        <w:rPr>
          <w:b/>
          <w:iCs/>
          <w:lang w:eastAsia="x-none"/>
        </w:rPr>
      </w:pPr>
      <w:hyperlink r:id="rId2185" w:history="1">
        <w:r>
          <w:rPr>
            <w:rStyle w:val="Hyperlink"/>
            <w:b/>
            <w:iCs/>
            <w:lang w:eastAsia="x-none"/>
          </w:rPr>
          <w:t>R1-2405698</w:t>
        </w:r>
      </w:hyperlink>
      <w:r w:rsidR="00B0298A" w:rsidRPr="00E671AB">
        <w:rPr>
          <w:b/>
          <w:iCs/>
          <w:lang w:eastAsia="x-none"/>
        </w:rPr>
        <w:tab/>
        <w:t>Session notes for 9.8 (Study on channel modelling enhancements for 7-24GHz for NR)</w:t>
      </w:r>
      <w:r w:rsidR="00B0298A" w:rsidRPr="00E671AB">
        <w:rPr>
          <w:b/>
          <w:iCs/>
          <w:lang w:eastAsia="x-none"/>
        </w:rPr>
        <w:tab/>
        <w:t>Ad-Hoc Chair (CMCC)</w:t>
      </w:r>
    </w:p>
    <w:p w14:paraId="0C48B3AF" w14:textId="155D64DF" w:rsidR="00B0298A" w:rsidRPr="00D96FAE" w:rsidRDefault="00B0298A" w:rsidP="00B0298A">
      <w:pPr>
        <w:rPr>
          <w:lang w:eastAsia="x-none"/>
        </w:rPr>
      </w:pPr>
      <w:r w:rsidRPr="00F05EFE">
        <w:rPr>
          <w:b/>
          <w:bCs/>
        </w:rPr>
        <w:t>Friday decision:</w:t>
      </w:r>
      <w:r>
        <w:t xml:space="preserve"> The </w:t>
      </w:r>
      <w:r>
        <w:rPr>
          <w:lang w:val="en-US" w:eastAsia="x-none"/>
        </w:rPr>
        <w:t>s</w:t>
      </w:r>
      <w:r w:rsidRPr="00663F3A">
        <w:rPr>
          <w:lang w:val="en-US" w:eastAsia="x-none"/>
        </w:rPr>
        <w:t>ession notes</w:t>
      </w:r>
      <w:r>
        <w:rPr>
          <w:lang w:val="en-US" w:eastAsia="x-none"/>
        </w:rPr>
        <w:t xml:space="preserve"> are </w:t>
      </w:r>
      <w:r>
        <w:rPr>
          <w:highlight w:val="green"/>
          <w:lang w:eastAsia="x-none"/>
        </w:rPr>
        <w:t>e</w:t>
      </w:r>
      <w:r w:rsidRPr="00D96FAE">
        <w:rPr>
          <w:highlight w:val="green"/>
          <w:lang w:eastAsia="x-none"/>
        </w:rPr>
        <w:t xml:space="preserve">ndorsed </w:t>
      </w:r>
      <w:r w:rsidRPr="00D96FAE">
        <w:rPr>
          <w:lang w:eastAsia="x-none"/>
        </w:rPr>
        <w:t>and contents reflected below.</w:t>
      </w:r>
    </w:p>
    <w:p w14:paraId="6EB9077C" w14:textId="77777777" w:rsidR="00B0298A" w:rsidRDefault="00B0298A" w:rsidP="00D7097B">
      <w:pPr>
        <w:rPr>
          <w:lang w:eastAsia="x-none"/>
        </w:rPr>
      </w:pPr>
    </w:p>
    <w:p w14:paraId="49AD026F" w14:textId="47464B06" w:rsidR="0023334E" w:rsidRPr="0023334E" w:rsidRDefault="00D7097B" w:rsidP="00D7097B">
      <w:pPr>
        <w:rPr>
          <w:lang w:eastAsia="x-none"/>
        </w:rPr>
      </w:pPr>
      <w:r w:rsidRPr="0023334E">
        <w:rPr>
          <w:lang w:eastAsia="x-none"/>
        </w:rPr>
        <w:t xml:space="preserve">[117-R19-7-24GHz] </w:t>
      </w:r>
      <w:r w:rsidR="0023334E" w:rsidRPr="0023334E">
        <w:rPr>
          <w:lang w:eastAsia="x-none"/>
        </w:rPr>
        <w:t>– Daewon (Intel)</w:t>
      </w:r>
    </w:p>
    <w:p w14:paraId="24312234" w14:textId="410A7811" w:rsidR="00D7097B" w:rsidRPr="0023334E" w:rsidRDefault="00D7097B" w:rsidP="00D7097B">
      <w:pPr>
        <w:rPr>
          <w:lang w:eastAsia="x-none"/>
        </w:rPr>
      </w:pPr>
      <w:r w:rsidRPr="0023334E">
        <w:rPr>
          <w:lang w:eastAsia="x-none"/>
        </w:rPr>
        <w:t>Email discussion on channel modelling for 7-24GHz</w:t>
      </w:r>
    </w:p>
    <w:p w14:paraId="0BF9F79D" w14:textId="77777777" w:rsidR="00D7097B" w:rsidRPr="0023334E" w:rsidRDefault="00D7097B" w:rsidP="00D7097B">
      <w:pPr>
        <w:numPr>
          <w:ilvl w:val="0"/>
          <w:numId w:val="68"/>
        </w:numPr>
        <w:rPr>
          <w:lang w:val="en-US" w:eastAsia="x-none"/>
        </w:rPr>
      </w:pPr>
      <w:r w:rsidRPr="0023334E">
        <w:rPr>
          <w:lang w:eastAsia="x-none"/>
        </w:rPr>
        <w:t>To be used for sharing updates on online/offline schedule, details on what is to be discussed in online/offline sessions, tdoc number of the moderator summary for online session, etc</w:t>
      </w:r>
    </w:p>
    <w:p w14:paraId="0F9D09E5" w14:textId="77777777" w:rsidR="00D7097B" w:rsidRPr="00D7097B" w:rsidRDefault="00D7097B" w:rsidP="0023334E"/>
    <w:p w14:paraId="16915117" w14:textId="7CDA3110" w:rsidR="00D7097B" w:rsidRDefault="006F79AF" w:rsidP="00D7097B">
      <w:hyperlink r:id="rId2186" w:history="1">
        <w:r>
          <w:rPr>
            <w:rStyle w:val="Hyperlink"/>
          </w:rPr>
          <w:t>R1-2403969</w:t>
        </w:r>
      </w:hyperlink>
      <w:r w:rsidR="00D7097B" w:rsidRPr="00D7097B">
        <w:tab/>
        <w:t>Template for Data Source Descriptions</w:t>
      </w:r>
      <w:r w:rsidR="00D7097B" w:rsidRPr="00D7097B">
        <w:tab/>
        <w:t>Intel Corporation, ZTE</w:t>
      </w:r>
    </w:p>
    <w:p w14:paraId="6F90DC84" w14:textId="77777777" w:rsidR="007F06DF" w:rsidRDefault="007F06DF" w:rsidP="00D7097B"/>
    <w:p w14:paraId="00EE6A37" w14:textId="33BF402A" w:rsidR="007F06DF" w:rsidRDefault="007F06DF" w:rsidP="00D7097B">
      <w:r>
        <w:t>From Wednesday session</w:t>
      </w:r>
    </w:p>
    <w:p w14:paraId="18D4E3C3" w14:textId="77777777" w:rsidR="007F06DF" w:rsidRPr="007F06DF" w:rsidRDefault="007F06DF" w:rsidP="007F06DF">
      <w:pPr>
        <w:suppressAutoHyphens/>
        <w:spacing w:line="254" w:lineRule="auto"/>
        <w:jc w:val="both"/>
        <w:rPr>
          <w:rFonts w:ascii="Times New Roman" w:eastAsia="DengXian" w:hAnsi="Times New Roman"/>
          <w:szCs w:val="20"/>
          <w:highlight w:val="green"/>
          <w:lang w:eastAsia="zh-CN"/>
        </w:rPr>
      </w:pPr>
      <w:r w:rsidRPr="007F06DF">
        <w:rPr>
          <w:rFonts w:ascii="Times New Roman" w:eastAsia="DengXian" w:hAnsi="Times New Roman" w:hint="eastAsia"/>
          <w:szCs w:val="20"/>
          <w:highlight w:val="green"/>
          <w:lang w:eastAsia="zh-CN"/>
        </w:rPr>
        <w:t>Agreement</w:t>
      </w:r>
    </w:p>
    <w:p w14:paraId="3A32602B" w14:textId="6EC6C9D3" w:rsidR="007F06DF" w:rsidRPr="007F06DF" w:rsidRDefault="007F06DF" w:rsidP="007F06DF">
      <w:pPr>
        <w:jc w:val="both"/>
        <w:rPr>
          <w:rFonts w:ascii="Times New Roman" w:eastAsia="DengXian" w:hAnsi="Times New Roman"/>
          <w:szCs w:val="20"/>
          <w:lang w:eastAsia="ko-KR"/>
        </w:rPr>
      </w:pPr>
      <w:r w:rsidRPr="007F06DF">
        <w:rPr>
          <w:rFonts w:ascii="Times New Roman" w:eastAsia="DengXian" w:hAnsi="Times New Roman" w:hint="eastAsia"/>
          <w:szCs w:val="20"/>
          <w:lang w:eastAsia="zh-CN"/>
        </w:rPr>
        <w:t>To c</w:t>
      </w:r>
      <w:r w:rsidRPr="007F06DF">
        <w:rPr>
          <w:rFonts w:ascii="Times New Roman" w:eastAsia="DengXian" w:hAnsi="Times New Roman"/>
          <w:szCs w:val="20"/>
          <w:lang w:eastAsia="ko-KR"/>
        </w:rPr>
        <w:t xml:space="preserve">heck and review the following results and measurement data provided in RAN1 #117 </w:t>
      </w:r>
      <w:r w:rsidRPr="007F06DF">
        <w:rPr>
          <w:rFonts w:ascii="Times New Roman" w:eastAsia="DengXian" w:hAnsi="Times New Roman" w:hint="eastAsia"/>
          <w:szCs w:val="20"/>
          <w:lang w:eastAsia="zh-CN"/>
        </w:rPr>
        <w:t xml:space="preserve">and RAN1#116bis </w:t>
      </w:r>
      <w:r w:rsidRPr="007F06DF">
        <w:rPr>
          <w:rFonts w:ascii="Times New Roman" w:eastAsia="DengXian" w:hAnsi="Times New Roman"/>
          <w:szCs w:val="20"/>
          <w:lang w:eastAsia="ko-KR"/>
        </w:rPr>
        <w:t xml:space="preserve">for further discussion in next RAN1 meeting. </w:t>
      </w:r>
      <w:hyperlink r:id="rId2187" w:history="1">
        <w:r w:rsidR="006F79AF">
          <w:rPr>
            <w:rStyle w:val="Hyperlink"/>
            <w:rFonts w:ascii="Times New Roman" w:eastAsia="DengXian" w:hAnsi="Times New Roman"/>
            <w:szCs w:val="20"/>
            <w:lang w:eastAsia="ko-KR"/>
          </w:rPr>
          <w:t>R1-2405646</w:t>
        </w:r>
      </w:hyperlink>
      <w:r w:rsidRPr="007F06DF">
        <w:rPr>
          <w:rFonts w:ascii="Times New Roman" w:eastAsia="DengXian" w:hAnsi="Times New Roman"/>
          <w:szCs w:val="20"/>
          <w:lang w:eastAsia="ko-KR"/>
        </w:rPr>
        <w:t xml:space="preserve"> contains the list of data sources for the results and measurements provided in RAN1 #117.</w:t>
      </w:r>
    </w:p>
    <w:p w14:paraId="39A03188" w14:textId="77777777" w:rsidR="007F06DF" w:rsidRPr="007F06DF" w:rsidRDefault="007F06DF" w:rsidP="00311060">
      <w:pPr>
        <w:numPr>
          <w:ilvl w:val="0"/>
          <w:numId w:val="182"/>
        </w:numPr>
        <w:suppressAutoHyphens/>
        <w:spacing w:line="254" w:lineRule="auto"/>
        <w:jc w:val="both"/>
        <w:rPr>
          <w:rFonts w:ascii="Times New Roman" w:eastAsia="DengXian" w:hAnsi="Times New Roman"/>
          <w:szCs w:val="20"/>
          <w:lang w:eastAsia="ko-KR"/>
        </w:rPr>
      </w:pPr>
      <w:r w:rsidRPr="007F06DF">
        <w:rPr>
          <w:rFonts w:ascii="Times New Roman" w:eastAsia="DengXian" w:hAnsi="Times New Roman"/>
          <w:szCs w:val="20"/>
          <w:lang w:eastAsia="ko-KR"/>
        </w:rPr>
        <w:t>measurements for penetration loss for various materials, including drywall/wood, clear glass, IRR glass, and concrete</w:t>
      </w:r>
    </w:p>
    <w:p w14:paraId="5198F510" w14:textId="77777777" w:rsidR="007F06DF" w:rsidRPr="007F06DF" w:rsidRDefault="007F06DF" w:rsidP="00311060">
      <w:pPr>
        <w:numPr>
          <w:ilvl w:val="0"/>
          <w:numId w:val="182"/>
        </w:numPr>
        <w:suppressAutoHyphens/>
        <w:spacing w:line="254" w:lineRule="auto"/>
        <w:jc w:val="both"/>
        <w:rPr>
          <w:rFonts w:ascii="Times New Roman" w:eastAsia="DengXian" w:hAnsi="Times New Roman"/>
          <w:szCs w:val="20"/>
          <w:lang w:eastAsia="ko-KR"/>
        </w:rPr>
      </w:pPr>
      <w:r w:rsidRPr="007F06DF">
        <w:rPr>
          <w:rFonts w:ascii="Times New Roman" w:eastAsia="DengXian" w:hAnsi="Times New Roman"/>
          <w:szCs w:val="20"/>
          <w:lang w:eastAsia="ko-KR"/>
        </w:rPr>
        <w:t>measurements for pathloss for following scenarios: InH_office LOS, InH-Office NLOS, InF LOS, InF NLOS, UMi LOS, UMi NLOS, UMa LOS, UMa NLOS, [Outdoor courtyard], RMa LOS, RMA NLOS, SMa NLOS</w:t>
      </w:r>
    </w:p>
    <w:p w14:paraId="73FE4BAA" w14:textId="77777777" w:rsidR="007F06DF" w:rsidRPr="007F06DF" w:rsidRDefault="007F06DF" w:rsidP="00311060">
      <w:pPr>
        <w:numPr>
          <w:ilvl w:val="0"/>
          <w:numId w:val="182"/>
        </w:numPr>
        <w:suppressAutoHyphens/>
        <w:spacing w:line="254" w:lineRule="auto"/>
        <w:jc w:val="both"/>
        <w:rPr>
          <w:rFonts w:ascii="Times New Roman" w:eastAsia="DengXian" w:hAnsi="Times New Roman"/>
          <w:szCs w:val="20"/>
          <w:lang w:eastAsia="ko-KR"/>
        </w:rPr>
      </w:pPr>
      <w:r w:rsidRPr="007F06DF">
        <w:rPr>
          <w:rFonts w:ascii="Times New Roman" w:eastAsia="DengXian" w:hAnsi="Times New Roman"/>
          <w:szCs w:val="20"/>
          <w:lang w:eastAsia="ko-KR"/>
        </w:rPr>
        <w:t>measurements for polarization for UMa deployment scenario</w:t>
      </w:r>
    </w:p>
    <w:p w14:paraId="7DA9A553" w14:textId="77777777" w:rsidR="007F06DF" w:rsidRPr="007F06DF" w:rsidRDefault="007F06DF" w:rsidP="00311060">
      <w:pPr>
        <w:numPr>
          <w:ilvl w:val="0"/>
          <w:numId w:val="182"/>
        </w:numPr>
        <w:suppressAutoHyphens/>
        <w:spacing w:line="254" w:lineRule="auto"/>
        <w:jc w:val="both"/>
        <w:rPr>
          <w:rFonts w:ascii="Times New Roman" w:eastAsia="DengXian" w:hAnsi="Times New Roman"/>
          <w:szCs w:val="20"/>
          <w:lang w:eastAsia="ko-KR"/>
        </w:rPr>
      </w:pPr>
      <w:r w:rsidRPr="007F06DF">
        <w:rPr>
          <w:rFonts w:ascii="Times New Roman" w:eastAsia="DengXian" w:hAnsi="Times New Roman"/>
          <w:szCs w:val="20"/>
          <w:lang w:eastAsia="ko-KR"/>
        </w:rPr>
        <w:t>measurements for DS for following scenarios: InH-Office LOS, InH-Office NLOS, UMi LOS, UMI NLOS, UMa LOS, UMa NLOS, InF LOS, Inf NLOS.</w:t>
      </w:r>
    </w:p>
    <w:p w14:paraId="703868FF" w14:textId="77777777" w:rsidR="007F06DF" w:rsidRPr="007F06DF" w:rsidRDefault="007F06DF" w:rsidP="00311060">
      <w:pPr>
        <w:numPr>
          <w:ilvl w:val="0"/>
          <w:numId w:val="182"/>
        </w:numPr>
        <w:suppressAutoHyphens/>
        <w:spacing w:line="254" w:lineRule="auto"/>
        <w:jc w:val="both"/>
        <w:rPr>
          <w:rFonts w:ascii="Times New Roman" w:eastAsia="DengXian" w:hAnsi="Times New Roman"/>
          <w:szCs w:val="20"/>
          <w:lang w:eastAsia="ko-KR"/>
        </w:rPr>
      </w:pPr>
      <w:r w:rsidRPr="007F06DF">
        <w:rPr>
          <w:rFonts w:ascii="Times New Roman" w:eastAsia="DengXian" w:hAnsi="Times New Roman"/>
          <w:szCs w:val="20"/>
          <w:lang w:eastAsia="ko-KR"/>
        </w:rPr>
        <w:t>Measurements for angular distributions, such as ZOD, ZOA, AOD, AOA for following scenarios: InH, UMi, UMa</w:t>
      </w:r>
    </w:p>
    <w:p w14:paraId="3F20E49D" w14:textId="77777777" w:rsidR="007F06DF" w:rsidRPr="007F06DF" w:rsidRDefault="007F06DF" w:rsidP="00311060">
      <w:pPr>
        <w:numPr>
          <w:ilvl w:val="0"/>
          <w:numId w:val="182"/>
        </w:numPr>
        <w:suppressAutoHyphens/>
        <w:spacing w:line="254" w:lineRule="auto"/>
        <w:jc w:val="both"/>
        <w:rPr>
          <w:rFonts w:ascii="Times New Roman" w:eastAsia="DengXian" w:hAnsi="Times New Roman"/>
          <w:szCs w:val="20"/>
          <w:lang w:eastAsia="ko-KR"/>
        </w:rPr>
      </w:pPr>
      <w:r w:rsidRPr="007F06DF">
        <w:rPr>
          <w:rFonts w:ascii="Times New Roman" w:eastAsia="DengXian" w:hAnsi="Times New Roman"/>
          <w:szCs w:val="20"/>
          <w:lang w:eastAsia="ko-KR"/>
        </w:rPr>
        <w:t>Measurements for number of clusters for following scenarios: InH, UMi</w:t>
      </w:r>
    </w:p>
    <w:p w14:paraId="6BEF3D1D" w14:textId="77777777" w:rsidR="007F06DF" w:rsidRPr="007F06DF" w:rsidRDefault="007F06DF" w:rsidP="00311060">
      <w:pPr>
        <w:numPr>
          <w:ilvl w:val="0"/>
          <w:numId w:val="182"/>
        </w:numPr>
        <w:suppressAutoHyphens/>
        <w:spacing w:line="254" w:lineRule="auto"/>
        <w:jc w:val="both"/>
        <w:rPr>
          <w:rFonts w:ascii="Times New Roman" w:eastAsia="DengXian" w:hAnsi="Times New Roman"/>
          <w:szCs w:val="20"/>
          <w:lang w:eastAsia="ko-KR"/>
        </w:rPr>
      </w:pPr>
      <w:r w:rsidRPr="007F06DF">
        <w:rPr>
          <w:rFonts w:ascii="Times New Roman" w:eastAsia="DengXian" w:hAnsi="Times New Roman"/>
          <w:szCs w:val="20"/>
          <w:lang w:eastAsia="ko-KR"/>
        </w:rPr>
        <w:lastRenderedPageBreak/>
        <w:t>Simulations for LOS probability for SMa deployment scenario</w:t>
      </w:r>
    </w:p>
    <w:p w14:paraId="540878D2" w14:textId="77777777" w:rsidR="007F06DF" w:rsidRPr="007F06DF" w:rsidRDefault="007F06DF" w:rsidP="00311060">
      <w:pPr>
        <w:numPr>
          <w:ilvl w:val="0"/>
          <w:numId w:val="182"/>
        </w:numPr>
        <w:suppressAutoHyphens/>
        <w:spacing w:line="254" w:lineRule="auto"/>
        <w:jc w:val="both"/>
        <w:rPr>
          <w:rFonts w:ascii="Times New Roman" w:eastAsia="DengXian" w:hAnsi="Times New Roman"/>
          <w:szCs w:val="20"/>
          <w:lang w:eastAsia="ko-KR"/>
        </w:rPr>
      </w:pPr>
      <w:r w:rsidRPr="007F06DF">
        <w:rPr>
          <w:rFonts w:ascii="Times New Roman" w:eastAsia="DengXian" w:hAnsi="Times New Roman"/>
          <w:szCs w:val="20"/>
          <w:lang w:eastAsia="ko-KR"/>
        </w:rPr>
        <w:t>Measurement results regarding near-field model for following deployment scenarios: InH-Office LoS, UMa</w:t>
      </w:r>
    </w:p>
    <w:p w14:paraId="640FF0B8" w14:textId="77777777" w:rsidR="007F06DF" w:rsidRPr="007F06DF" w:rsidRDefault="007F06DF" w:rsidP="00311060">
      <w:pPr>
        <w:numPr>
          <w:ilvl w:val="0"/>
          <w:numId w:val="182"/>
        </w:numPr>
        <w:suppressAutoHyphens/>
        <w:spacing w:line="254" w:lineRule="auto"/>
        <w:jc w:val="both"/>
        <w:rPr>
          <w:rFonts w:ascii="Times New Roman" w:eastAsia="DengXian" w:hAnsi="Times New Roman"/>
          <w:szCs w:val="20"/>
          <w:lang w:eastAsia="ko-KR"/>
        </w:rPr>
      </w:pPr>
      <w:r w:rsidRPr="007F06DF">
        <w:rPr>
          <w:rFonts w:ascii="Times New Roman" w:eastAsia="DengXian" w:hAnsi="Times New Roman"/>
          <w:szCs w:val="20"/>
          <w:lang w:eastAsia="ko-KR"/>
        </w:rPr>
        <w:t>Measurement results regarding spatial non-stationarity for following deployment scenarios: UMa, [UE side]</w:t>
      </w:r>
    </w:p>
    <w:p w14:paraId="5292BA47" w14:textId="77777777" w:rsidR="007F06DF" w:rsidRPr="007F06DF" w:rsidRDefault="007F06DF" w:rsidP="00311060">
      <w:pPr>
        <w:numPr>
          <w:ilvl w:val="0"/>
          <w:numId w:val="182"/>
        </w:numPr>
        <w:suppressAutoHyphens/>
        <w:spacing w:line="254" w:lineRule="auto"/>
        <w:jc w:val="both"/>
        <w:rPr>
          <w:rFonts w:ascii="Times New Roman" w:eastAsia="DengXian" w:hAnsi="Times New Roman"/>
          <w:szCs w:val="20"/>
          <w:lang w:eastAsia="ko-KR"/>
        </w:rPr>
      </w:pPr>
      <w:r w:rsidRPr="007F06DF">
        <w:rPr>
          <w:rFonts w:ascii="Times New Roman" w:eastAsia="DengXian" w:hAnsi="Times New Roman"/>
          <w:szCs w:val="20"/>
          <w:lang w:eastAsia="ko-KR"/>
        </w:rPr>
        <w:t>Simulation results regarding spatial non-stationarity for UMa deployment scenario</w:t>
      </w:r>
    </w:p>
    <w:p w14:paraId="59937CC8" w14:textId="77777777" w:rsidR="007F06DF" w:rsidRDefault="007F06DF" w:rsidP="00D7097B"/>
    <w:p w14:paraId="008CE64D" w14:textId="78A1964A" w:rsidR="0000084B" w:rsidRPr="0000084B" w:rsidRDefault="006F79AF" w:rsidP="00D7097B">
      <w:pPr>
        <w:rPr>
          <w:b/>
          <w:bCs/>
        </w:rPr>
      </w:pPr>
      <w:hyperlink r:id="rId2188" w:history="1">
        <w:r>
          <w:rPr>
            <w:rStyle w:val="Hyperlink"/>
            <w:b/>
            <w:bCs/>
          </w:rPr>
          <w:t>R1-2405646</w:t>
        </w:r>
      </w:hyperlink>
      <w:r w:rsidR="0000084B" w:rsidRPr="0000084B">
        <w:rPr>
          <w:b/>
          <w:bCs/>
        </w:rPr>
        <w:tab/>
        <w:t>Data source descriptions for 7 – 24 GHz SI</w:t>
      </w:r>
      <w:r w:rsidR="0000084B" w:rsidRPr="0000084B">
        <w:rPr>
          <w:b/>
          <w:bCs/>
        </w:rPr>
        <w:tab/>
        <w:t>Moderator (Intel Corporation)</w:t>
      </w:r>
    </w:p>
    <w:p w14:paraId="5FE089FD" w14:textId="77777777" w:rsidR="00D7097B" w:rsidRPr="00D7097B" w:rsidRDefault="00D7097B" w:rsidP="0023334E">
      <w:pPr>
        <w:pStyle w:val="Heading3"/>
      </w:pPr>
      <w:bookmarkStart w:id="443" w:name="_Toc166306564"/>
      <w:bookmarkStart w:id="444" w:name="_Toc173405058"/>
      <w:r w:rsidRPr="00D7097B">
        <w:t>Channel model validation of TR38.901 for 7-24GHz</w:t>
      </w:r>
      <w:bookmarkEnd w:id="443"/>
      <w:bookmarkEnd w:id="444"/>
      <w:r w:rsidRPr="00D7097B">
        <w:t xml:space="preserve"> </w:t>
      </w:r>
    </w:p>
    <w:p w14:paraId="441A9650" w14:textId="74F213A5" w:rsidR="00D7097B" w:rsidRDefault="006F79AF" w:rsidP="00D7097B">
      <w:pPr>
        <w:rPr>
          <w:lang w:eastAsia="x-none"/>
        </w:rPr>
      </w:pPr>
      <w:hyperlink r:id="rId2189" w:history="1">
        <w:r>
          <w:rPr>
            <w:rStyle w:val="Hyperlink"/>
            <w:lang w:eastAsia="x-none"/>
          </w:rPr>
          <w:t>R1-2403856</w:t>
        </w:r>
      </w:hyperlink>
      <w:r w:rsidR="00D7097B" w:rsidRPr="00D7097B">
        <w:rPr>
          <w:lang w:eastAsia="x-none"/>
        </w:rPr>
        <w:tab/>
        <w:t>Discussion on Channel Model Validation of TR38.901 for FR3</w:t>
      </w:r>
      <w:r w:rsidR="00D7097B" w:rsidRPr="00D7097B">
        <w:rPr>
          <w:lang w:eastAsia="x-none"/>
        </w:rPr>
        <w:tab/>
        <w:t>InterDigital, Inc.</w:t>
      </w:r>
    </w:p>
    <w:p w14:paraId="24A889D6" w14:textId="11566151" w:rsidR="00D7097B" w:rsidRPr="00D7097B" w:rsidRDefault="006F79AF" w:rsidP="00D7097B">
      <w:pPr>
        <w:rPr>
          <w:lang w:eastAsia="x-none"/>
        </w:rPr>
      </w:pPr>
      <w:hyperlink r:id="rId2190" w:history="1">
        <w:r>
          <w:rPr>
            <w:rStyle w:val="Hyperlink"/>
            <w:lang w:eastAsia="x-none"/>
          </w:rPr>
          <w:t>R1-2405339</w:t>
        </w:r>
      </w:hyperlink>
      <w:r w:rsidR="00D7097B" w:rsidRPr="00D7097B">
        <w:rPr>
          <w:lang w:eastAsia="x-none"/>
        </w:rPr>
        <w:tab/>
        <w:t xml:space="preserve">Views on Channel model validation of TR38.901 for 7-24GHz </w:t>
      </w:r>
      <w:r w:rsidR="00D7097B" w:rsidRPr="00D7097B">
        <w:rPr>
          <w:lang w:eastAsia="x-none"/>
        </w:rPr>
        <w:tab/>
        <w:t>SHARP</w:t>
      </w:r>
      <w:r w:rsidR="0023334E">
        <w:rPr>
          <w:lang w:eastAsia="x-none"/>
        </w:rPr>
        <w:tab/>
        <w:t xml:space="preserve">(rev of </w:t>
      </w:r>
      <w:hyperlink r:id="rId2191" w:history="1">
        <w:r>
          <w:rPr>
            <w:rStyle w:val="Hyperlink"/>
            <w:lang w:eastAsia="x-none"/>
          </w:rPr>
          <w:t>R1-2403878</w:t>
        </w:r>
      </w:hyperlink>
      <w:r w:rsidR="0023334E">
        <w:rPr>
          <w:lang w:eastAsia="x-none"/>
        </w:rPr>
        <w:t>)</w:t>
      </w:r>
    </w:p>
    <w:p w14:paraId="70BC9C0C" w14:textId="76C41DEA" w:rsidR="00D7097B" w:rsidRPr="00D7097B" w:rsidRDefault="006F79AF" w:rsidP="00D7097B">
      <w:pPr>
        <w:rPr>
          <w:lang w:eastAsia="x-none"/>
        </w:rPr>
      </w:pPr>
      <w:hyperlink r:id="rId2192" w:history="1">
        <w:r>
          <w:rPr>
            <w:rStyle w:val="Hyperlink"/>
            <w:lang w:eastAsia="x-none"/>
          </w:rPr>
          <w:t>R1-2405339</w:t>
        </w:r>
      </w:hyperlink>
      <w:r w:rsidR="00D7097B" w:rsidRPr="00D7097B">
        <w:rPr>
          <w:lang w:eastAsia="x-none"/>
        </w:rPr>
        <w:tab/>
        <w:t xml:space="preserve">Views on Channel model validation of TR38.901 for 7-24GHz </w:t>
      </w:r>
      <w:r w:rsidR="00D7097B" w:rsidRPr="00D7097B">
        <w:rPr>
          <w:lang w:eastAsia="x-none"/>
        </w:rPr>
        <w:tab/>
        <w:t>Sharp, NYU WIRELESS</w:t>
      </w:r>
    </w:p>
    <w:p w14:paraId="0EBB793D" w14:textId="14F670C8" w:rsidR="00D7097B" w:rsidRPr="00D7097B" w:rsidRDefault="006F79AF" w:rsidP="00D7097B">
      <w:pPr>
        <w:rPr>
          <w:lang w:eastAsia="x-none"/>
        </w:rPr>
      </w:pPr>
      <w:hyperlink r:id="rId2193" w:history="1">
        <w:r>
          <w:rPr>
            <w:rStyle w:val="Hyperlink"/>
            <w:lang w:eastAsia="x-none"/>
          </w:rPr>
          <w:t>R1-2403907</w:t>
        </w:r>
      </w:hyperlink>
      <w:r w:rsidR="00D7097B" w:rsidRPr="00D7097B">
        <w:rPr>
          <w:lang w:eastAsia="x-none"/>
        </w:rPr>
        <w:tab/>
        <w:t>Discussion on channel model validation of TR38.901 for 7-24GHz</w:t>
      </w:r>
      <w:r w:rsidR="00D7097B" w:rsidRPr="00D7097B">
        <w:rPr>
          <w:lang w:eastAsia="x-none"/>
        </w:rPr>
        <w:tab/>
        <w:t>LG Electronics</w:t>
      </w:r>
    </w:p>
    <w:p w14:paraId="4926DCD2" w14:textId="1C32B339" w:rsidR="00D7097B" w:rsidRPr="00D7097B" w:rsidRDefault="006F79AF" w:rsidP="00D7097B">
      <w:pPr>
        <w:rPr>
          <w:lang w:eastAsia="x-none"/>
        </w:rPr>
      </w:pPr>
      <w:hyperlink r:id="rId2194" w:history="1">
        <w:r>
          <w:rPr>
            <w:rStyle w:val="Hyperlink"/>
            <w:lang w:eastAsia="x-none"/>
          </w:rPr>
          <w:t>R1-2403925</w:t>
        </w:r>
      </w:hyperlink>
      <w:r w:rsidR="00D7097B" w:rsidRPr="00D7097B">
        <w:rPr>
          <w:lang w:eastAsia="x-none"/>
        </w:rPr>
        <w:tab/>
        <w:t>Considerations on the 7-24GHz channel model validation</w:t>
      </w:r>
      <w:r w:rsidR="00D7097B" w:rsidRPr="00D7097B">
        <w:rPr>
          <w:lang w:eastAsia="x-none"/>
        </w:rPr>
        <w:tab/>
        <w:t>Huawei, HiSilicon</w:t>
      </w:r>
    </w:p>
    <w:p w14:paraId="72F23EF3" w14:textId="2ACDEA8F" w:rsidR="00D7097B" w:rsidRPr="00D7097B" w:rsidRDefault="006F79AF" w:rsidP="00D7097B">
      <w:pPr>
        <w:rPr>
          <w:lang w:eastAsia="x-none"/>
        </w:rPr>
      </w:pPr>
      <w:hyperlink r:id="rId2195" w:history="1">
        <w:r>
          <w:rPr>
            <w:rStyle w:val="Hyperlink"/>
            <w:lang w:eastAsia="x-none"/>
          </w:rPr>
          <w:t>R1-2403962</w:t>
        </w:r>
      </w:hyperlink>
      <w:r w:rsidR="00D7097B" w:rsidRPr="00D7097B">
        <w:rPr>
          <w:lang w:eastAsia="x-none"/>
        </w:rPr>
        <w:tab/>
        <w:t>Discussion on channel modeling verification for 7-24 GHz</w:t>
      </w:r>
      <w:r w:rsidR="00D7097B" w:rsidRPr="00D7097B">
        <w:rPr>
          <w:lang w:eastAsia="x-none"/>
        </w:rPr>
        <w:tab/>
        <w:t>Intel Corporation</w:t>
      </w:r>
    </w:p>
    <w:p w14:paraId="5265E83D" w14:textId="23E294A1" w:rsidR="00D7097B" w:rsidRPr="00D7097B" w:rsidRDefault="006F79AF" w:rsidP="00D7097B">
      <w:pPr>
        <w:rPr>
          <w:lang w:eastAsia="x-none"/>
        </w:rPr>
      </w:pPr>
      <w:hyperlink r:id="rId2196" w:history="1">
        <w:r>
          <w:rPr>
            <w:rStyle w:val="Hyperlink"/>
            <w:lang w:eastAsia="x-none"/>
          </w:rPr>
          <w:t>R1-2403991</w:t>
        </w:r>
      </w:hyperlink>
      <w:r w:rsidR="00D7097B" w:rsidRPr="00D7097B">
        <w:rPr>
          <w:lang w:eastAsia="x-none"/>
        </w:rPr>
        <w:tab/>
        <w:t>Discussion on validation of channel model</w:t>
      </w:r>
      <w:r w:rsidR="00D7097B" w:rsidRPr="00D7097B">
        <w:rPr>
          <w:lang w:eastAsia="x-none"/>
        </w:rPr>
        <w:tab/>
        <w:t>Ericsson</w:t>
      </w:r>
    </w:p>
    <w:p w14:paraId="2A8B3EA8" w14:textId="72156668" w:rsidR="00D7097B" w:rsidRPr="00D7097B" w:rsidRDefault="006F79AF" w:rsidP="00D7097B">
      <w:pPr>
        <w:rPr>
          <w:lang w:eastAsia="x-none"/>
        </w:rPr>
      </w:pPr>
      <w:hyperlink r:id="rId2197" w:history="1">
        <w:r>
          <w:rPr>
            <w:rStyle w:val="Hyperlink"/>
            <w:lang w:eastAsia="x-none"/>
          </w:rPr>
          <w:t>R1-2403996</w:t>
        </w:r>
      </w:hyperlink>
      <w:r w:rsidR="00D7097B" w:rsidRPr="00D7097B">
        <w:rPr>
          <w:lang w:eastAsia="x-none"/>
        </w:rPr>
        <w:tab/>
        <w:t>Discussion on Channel model validation of TR38.901 for 7-24GHz</w:t>
      </w:r>
      <w:r w:rsidR="00D7097B" w:rsidRPr="00D7097B">
        <w:rPr>
          <w:lang w:eastAsia="x-none"/>
        </w:rPr>
        <w:tab/>
        <w:t>Nokia, Anritsu</w:t>
      </w:r>
    </w:p>
    <w:p w14:paraId="3AEF8C59" w14:textId="54368FA3" w:rsidR="00D7097B" w:rsidRPr="00D7097B" w:rsidRDefault="006F79AF" w:rsidP="00D7097B">
      <w:pPr>
        <w:rPr>
          <w:lang w:eastAsia="x-none"/>
        </w:rPr>
      </w:pPr>
      <w:hyperlink r:id="rId2198" w:history="1">
        <w:r>
          <w:rPr>
            <w:rStyle w:val="Hyperlink"/>
            <w:lang w:eastAsia="x-none"/>
          </w:rPr>
          <w:t>R1-2404129</w:t>
        </w:r>
      </w:hyperlink>
      <w:r w:rsidR="00D7097B" w:rsidRPr="00D7097B">
        <w:rPr>
          <w:lang w:eastAsia="x-none"/>
        </w:rPr>
        <w:tab/>
        <w:t>Discussion on channel model validation of TR38.901 for 7 - 24 GHz</w:t>
      </w:r>
      <w:r w:rsidR="00D7097B" w:rsidRPr="00D7097B">
        <w:rPr>
          <w:lang w:eastAsia="x-none"/>
        </w:rPr>
        <w:tab/>
        <w:t>Samsung</w:t>
      </w:r>
    </w:p>
    <w:p w14:paraId="12E7F998" w14:textId="69D575B6" w:rsidR="00D7097B" w:rsidRPr="00D7097B" w:rsidRDefault="006F79AF" w:rsidP="00D7097B">
      <w:pPr>
        <w:rPr>
          <w:lang w:eastAsia="x-none"/>
        </w:rPr>
      </w:pPr>
      <w:hyperlink r:id="rId2199" w:history="1">
        <w:r>
          <w:rPr>
            <w:rStyle w:val="Hyperlink"/>
            <w:lang w:eastAsia="x-none"/>
          </w:rPr>
          <w:t>R1-2404191</w:t>
        </w:r>
      </w:hyperlink>
      <w:r w:rsidR="00D7097B" w:rsidRPr="00D7097B">
        <w:rPr>
          <w:lang w:eastAsia="x-none"/>
        </w:rPr>
        <w:tab/>
        <w:t>Views on channel model validation of TR38.901 for 7-24GHz</w:t>
      </w:r>
      <w:r w:rsidR="00D7097B" w:rsidRPr="00D7097B">
        <w:rPr>
          <w:lang w:eastAsia="x-none"/>
        </w:rPr>
        <w:tab/>
        <w:t>vivo</w:t>
      </w:r>
    </w:p>
    <w:p w14:paraId="685EE5BA" w14:textId="1A1D8632" w:rsidR="00D7097B" w:rsidRPr="00D7097B" w:rsidRDefault="006F79AF" w:rsidP="00D7097B">
      <w:pPr>
        <w:rPr>
          <w:lang w:eastAsia="x-none"/>
        </w:rPr>
      </w:pPr>
      <w:hyperlink r:id="rId2200" w:history="1">
        <w:r>
          <w:rPr>
            <w:rStyle w:val="Hyperlink"/>
            <w:lang w:eastAsia="x-none"/>
          </w:rPr>
          <w:t>R1-2404212</w:t>
        </w:r>
      </w:hyperlink>
      <w:r w:rsidR="00D7097B" w:rsidRPr="00D7097B">
        <w:rPr>
          <w:lang w:eastAsia="x-none"/>
        </w:rPr>
        <w:tab/>
        <w:t>Discussion on the channel model validation</w:t>
      </w:r>
      <w:r w:rsidR="00D7097B" w:rsidRPr="00D7097B">
        <w:rPr>
          <w:lang w:eastAsia="x-none"/>
        </w:rPr>
        <w:tab/>
        <w:t>ZTE</w:t>
      </w:r>
    </w:p>
    <w:p w14:paraId="1BA0028A" w14:textId="30BE771D" w:rsidR="00D7097B" w:rsidRPr="00D7097B" w:rsidRDefault="006F79AF" w:rsidP="00D7097B">
      <w:pPr>
        <w:rPr>
          <w:lang w:eastAsia="x-none"/>
        </w:rPr>
      </w:pPr>
      <w:hyperlink r:id="rId2201" w:history="1">
        <w:r>
          <w:rPr>
            <w:rStyle w:val="Hyperlink"/>
            <w:lang w:eastAsia="x-none"/>
          </w:rPr>
          <w:t>R1-2404304</w:t>
        </w:r>
      </w:hyperlink>
      <w:r w:rsidR="00D7097B" w:rsidRPr="00D7097B">
        <w:rPr>
          <w:lang w:eastAsia="x-none"/>
        </w:rPr>
        <w:tab/>
        <w:t>Initial Measurement Results for Channel Model Validation</w:t>
      </w:r>
      <w:r w:rsidR="00D7097B" w:rsidRPr="00D7097B">
        <w:rPr>
          <w:lang w:eastAsia="x-none"/>
        </w:rPr>
        <w:tab/>
        <w:t>Apple</w:t>
      </w:r>
    </w:p>
    <w:p w14:paraId="648E262C" w14:textId="7D02764E" w:rsidR="00D7097B" w:rsidRPr="00D7097B" w:rsidRDefault="006F79AF" w:rsidP="00D7097B">
      <w:pPr>
        <w:rPr>
          <w:lang w:eastAsia="x-none"/>
        </w:rPr>
      </w:pPr>
      <w:hyperlink r:id="rId2202" w:history="1">
        <w:r>
          <w:rPr>
            <w:rStyle w:val="Hyperlink"/>
            <w:lang w:eastAsia="x-none"/>
          </w:rPr>
          <w:t>R1-2404331</w:t>
        </w:r>
      </w:hyperlink>
      <w:r w:rsidR="00D7097B" w:rsidRPr="00D7097B">
        <w:rPr>
          <w:lang w:eastAsia="x-none"/>
        </w:rPr>
        <w:tab/>
        <w:t>Discussion on channel model validation of TR38.901 for 7-24GHz</w:t>
      </w:r>
      <w:r w:rsidR="00D7097B" w:rsidRPr="00D7097B">
        <w:rPr>
          <w:lang w:eastAsia="x-none"/>
        </w:rPr>
        <w:tab/>
        <w:t>BUPT, Spark NZ Ltd, vivo</w:t>
      </w:r>
    </w:p>
    <w:p w14:paraId="3C5B4F1C" w14:textId="0FCA5647" w:rsidR="00D7097B" w:rsidRPr="00D7097B" w:rsidRDefault="006F79AF" w:rsidP="00D7097B">
      <w:pPr>
        <w:rPr>
          <w:lang w:eastAsia="x-none"/>
        </w:rPr>
      </w:pPr>
      <w:hyperlink r:id="rId2203" w:history="1">
        <w:r>
          <w:rPr>
            <w:rStyle w:val="Hyperlink"/>
            <w:lang w:eastAsia="x-none"/>
          </w:rPr>
          <w:t>R1-2404415</w:t>
        </w:r>
      </w:hyperlink>
      <w:r w:rsidR="00D7097B" w:rsidRPr="00D7097B">
        <w:rPr>
          <w:lang w:eastAsia="x-none"/>
        </w:rPr>
        <w:tab/>
        <w:t>On channel model validation of TR38.901 for 7-24GHz</w:t>
      </w:r>
      <w:r w:rsidR="00D7097B" w:rsidRPr="00D7097B">
        <w:rPr>
          <w:lang w:eastAsia="x-none"/>
        </w:rPr>
        <w:tab/>
        <w:t>CATT</w:t>
      </w:r>
    </w:p>
    <w:p w14:paraId="15F6B8F2" w14:textId="42C45A6D" w:rsidR="00D7097B" w:rsidRPr="00D7097B" w:rsidRDefault="006F79AF" w:rsidP="00D7097B">
      <w:pPr>
        <w:rPr>
          <w:lang w:eastAsia="x-none"/>
        </w:rPr>
      </w:pPr>
      <w:hyperlink r:id="rId2204" w:history="1">
        <w:r>
          <w:rPr>
            <w:rStyle w:val="Hyperlink"/>
            <w:lang w:eastAsia="x-none"/>
          </w:rPr>
          <w:t>R1-2404514</w:t>
        </w:r>
      </w:hyperlink>
      <w:r w:rsidR="00D7097B" w:rsidRPr="00D7097B">
        <w:rPr>
          <w:lang w:eastAsia="x-none"/>
        </w:rPr>
        <w:tab/>
        <w:t>Discussion on channel model validation of TR38.901 for 7-24GHz</w:t>
      </w:r>
      <w:r w:rsidR="00D7097B" w:rsidRPr="00D7097B">
        <w:rPr>
          <w:lang w:eastAsia="x-none"/>
        </w:rPr>
        <w:tab/>
        <w:t>Sony</w:t>
      </w:r>
    </w:p>
    <w:p w14:paraId="3521D23D" w14:textId="7ECA31A0" w:rsidR="00D7097B" w:rsidRPr="00D7097B" w:rsidRDefault="006F79AF" w:rsidP="00D7097B">
      <w:pPr>
        <w:rPr>
          <w:lang w:eastAsia="x-none"/>
        </w:rPr>
      </w:pPr>
      <w:hyperlink r:id="rId2205" w:history="1">
        <w:r>
          <w:rPr>
            <w:rStyle w:val="Hyperlink"/>
            <w:lang w:eastAsia="x-none"/>
          </w:rPr>
          <w:t>R1-2404521</w:t>
        </w:r>
      </w:hyperlink>
      <w:r w:rsidR="00D7097B" w:rsidRPr="00D7097B">
        <w:rPr>
          <w:lang w:eastAsia="x-none"/>
        </w:rPr>
        <w:tab/>
        <w:t>Discussion on validation of channel model</w:t>
      </w:r>
      <w:r w:rsidR="00D7097B" w:rsidRPr="00D7097B">
        <w:rPr>
          <w:lang w:eastAsia="x-none"/>
        </w:rPr>
        <w:tab/>
        <w:t>Vodafone, Ericsson</w:t>
      </w:r>
    </w:p>
    <w:p w14:paraId="6D8B3C15" w14:textId="381A6CC9" w:rsidR="00D7097B" w:rsidRPr="00D7097B" w:rsidRDefault="006F79AF" w:rsidP="00D7097B">
      <w:pPr>
        <w:rPr>
          <w:lang w:eastAsia="x-none"/>
        </w:rPr>
      </w:pPr>
      <w:hyperlink r:id="rId2206" w:history="1">
        <w:r>
          <w:rPr>
            <w:rStyle w:val="Hyperlink"/>
            <w:lang w:eastAsia="x-none"/>
          </w:rPr>
          <w:t>R1-2404543</w:t>
        </w:r>
      </w:hyperlink>
      <w:r w:rsidR="00D7097B" w:rsidRPr="00D7097B">
        <w:rPr>
          <w:lang w:eastAsia="x-none"/>
        </w:rPr>
        <w:tab/>
        <w:t>Channel model validation of TR 38901 for 7-24 GHz</w:t>
      </w:r>
      <w:r w:rsidR="00D7097B" w:rsidRPr="00D7097B">
        <w:rPr>
          <w:lang w:eastAsia="x-none"/>
        </w:rPr>
        <w:tab/>
        <w:t>NVIDIA</w:t>
      </w:r>
    </w:p>
    <w:p w14:paraId="118CEE3D" w14:textId="4B7B4ECB" w:rsidR="00D7097B" w:rsidRPr="00D7097B" w:rsidRDefault="006F79AF" w:rsidP="00D7097B">
      <w:pPr>
        <w:rPr>
          <w:lang w:eastAsia="x-none"/>
        </w:rPr>
      </w:pPr>
      <w:hyperlink r:id="rId2207" w:history="1">
        <w:r>
          <w:rPr>
            <w:rStyle w:val="Hyperlink"/>
            <w:lang w:eastAsia="x-none"/>
          </w:rPr>
          <w:t>R1-2404925</w:t>
        </w:r>
      </w:hyperlink>
      <w:r w:rsidR="00D7097B" w:rsidRPr="00D7097B">
        <w:rPr>
          <w:lang w:eastAsia="x-none"/>
        </w:rPr>
        <w:tab/>
        <w:t>Discussion on Validation of the Channel Model in 38901</w:t>
      </w:r>
      <w:r w:rsidR="00D7097B" w:rsidRPr="00D7097B">
        <w:rPr>
          <w:lang w:eastAsia="x-none"/>
        </w:rPr>
        <w:tab/>
        <w:t>AT&amp;T</w:t>
      </w:r>
    </w:p>
    <w:p w14:paraId="669C5055" w14:textId="1DE2737E" w:rsidR="00D7097B" w:rsidRDefault="006F79AF" w:rsidP="00D7097B">
      <w:pPr>
        <w:rPr>
          <w:lang w:eastAsia="x-none"/>
        </w:rPr>
      </w:pPr>
      <w:hyperlink r:id="rId2208" w:history="1">
        <w:r>
          <w:rPr>
            <w:rStyle w:val="Hyperlink"/>
            <w:lang w:eastAsia="x-none"/>
          </w:rPr>
          <w:t>R1-2405169</w:t>
        </w:r>
      </w:hyperlink>
      <w:r w:rsidR="00D7097B" w:rsidRPr="00D7097B">
        <w:rPr>
          <w:lang w:eastAsia="x-none"/>
        </w:rPr>
        <w:tab/>
        <w:t>Channel Model Validation of TR38.901 for 7-24 GHz</w:t>
      </w:r>
      <w:r w:rsidR="00D7097B" w:rsidRPr="00D7097B">
        <w:rPr>
          <w:lang w:eastAsia="x-none"/>
        </w:rPr>
        <w:tab/>
        <w:t>Qualcomm Incorporated</w:t>
      </w:r>
    </w:p>
    <w:p w14:paraId="5064DAAB" w14:textId="77777777" w:rsidR="009F6DE7" w:rsidRDefault="009F6DE7" w:rsidP="00D7097B">
      <w:pPr>
        <w:rPr>
          <w:lang w:eastAsia="x-none"/>
        </w:rPr>
      </w:pPr>
    </w:p>
    <w:p w14:paraId="62A54DAE" w14:textId="146D0867" w:rsidR="009F6DE7" w:rsidRPr="009F6DE7" w:rsidRDefault="006F79AF" w:rsidP="009F6DE7">
      <w:pPr>
        <w:rPr>
          <w:b/>
          <w:bCs/>
          <w:lang w:eastAsia="x-none"/>
        </w:rPr>
      </w:pPr>
      <w:hyperlink r:id="rId2209" w:history="1">
        <w:r>
          <w:rPr>
            <w:rStyle w:val="Hyperlink"/>
            <w:b/>
            <w:bCs/>
            <w:lang w:eastAsia="x-none"/>
          </w:rPr>
          <w:t>R1-2405360</w:t>
        </w:r>
      </w:hyperlink>
      <w:r w:rsidR="009F6DE7" w:rsidRPr="009F6DE7">
        <w:rPr>
          <w:b/>
          <w:bCs/>
          <w:lang w:eastAsia="x-none"/>
        </w:rPr>
        <w:tab/>
        <w:t>Summary of issues for Rel-19 7-24 GHz Channel Modeling Validation</w:t>
      </w:r>
      <w:r w:rsidR="009F6DE7" w:rsidRPr="009F6DE7">
        <w:rPr>
          <w:b/>
          <w:bCs/>
          <w:lang w:eastAsia="x-none"/>
        </w:rPr>
        <w:tab/>
        <w:t>Moderator (Intel Corporation)</w:t>
      </w:r>
    </w:p>
    <w:p w14:paraId="24B4A13C" w14:textId="377AEB18" w:rsidR="009F6DE7" w:rsidRDefault="009F6DE7" w:rsidP="009F6DE7">
      <w:pPr>
        <w:rPr>
          <w:lang w:eastAsia="x-none"/>
        </w:rPr>
      </w:pPr>
      <w:r>
        <w:rPr>
          <w:lang w:eastAsia="x-none"/>
        </w:rPr>
        <w:t>Presented in Monday session</w:t>
      </w:r>
    </w:p>
    <w:p w14:paraId="48B5EC54" w14:textId="77777777" w:rsidR="009F6DE7" w:rsidRDefault="009F6DE7" w:rsidP="009F6DE7">
      <w:pPr>
        <w:rPr>
          <w:lang w:eastAsia="x-none"/>
        </w:rPr>
      </w:pPr>
    </w:p>
    <w:p w14:paraId="7AA1FE8C" w14:textId="442E8E2B" w:rsidR="009F6DE7" w:rsidRPr="006D2558" w:rsidRDefault="006F79AF" w:rsidP="009F6DE7">
      <w:pPr>
        <w:rPr>
          <w:b/>
          <w:bCs/>
          <w:lang w:eastAsia="x-none"/>
        </w:rPr>
      </w:pPr>
      <w:hyperlink r:id="rId2210" w:history="1">
        <w:r>
          <w:rPr>
            <w:rStyle w:val="Hyperlink"/>
            <w:b/>
            <w:bCs/>
            <w:lang w:eastAsia="x-none"/>
          </w:rPr>
          <w:t>R1-2405361</w:t>
        </w:r>
      </w:hyperlink>
      <w:r w:rsidR="009F6DE7" w:rsidRPr="006D2558">
        <w:rPr>
          <w:b/>
          <w:bCs/>
          <w:lang w:eastAsia="x-none"/>
        </w:rPr>
        <w:tab/>
        <w:t>Summary #1 of discussions for Rel-19 7-24 GHz Channel Modeling Validation</w:t>
      </w:r>
      <w:r w:rsidR="009F6DE7" w:rsidRPr="006D2558">
        <w:rPr>
          <w:b/>
          <w:bCs/>
          <w:lang w:eastAsia="x-none"/>
        </w:rPr>
        <w:tab/>
        <w:t>Moderator (Intel Corporation)</w:t>
      </w:r>
    </w:p>
    <w:p w14:paraId="1C41E52C" w14:textId="5F506ABF" w:rsidR="006D2558" w:rsidRDefault="006D2558" w:rsidP="009F6DE7">
      <w:pPr>
        <w:rPr>
          <w:lang w:eastAsia="x-none"/>
        </w:rPr>
      </w:pPr>
      <w:r>
        <w:rPr>
          <w:lang w:eastAsia="x-none"/>
        </w:rPr>
        <w:t>From Tuesday session</w:t>
      </w:r>
    </w:p>
    <w:p w14:paraId="71CCEBC1" w14:textId="77777777" w:rsidR="006D2558" w:rsidRPr="006D2558" w:rsidRDefault="006D2558" w:rsidP="006D2558">
      <w:pPr>
        <w:rPr>
          <w:rFonts w:eastAsia="DengXian"/>
          <w:b/>
          <w:bCs/>
          <w:lang w:eastAsia="zh-CN"/>
        </w:rPr>
      </w:pPr>
      <w:r w:rsidRPr="006D2558">
        <w:rPr>
          <w:rFonts w:eastAsia="DengXian" w:hint="eastAsia"/>
          <w:b/>
          <w:bCs/>
          <w:lang w:eastAsia="zh-CN"/>
        </w:rPr>
        <w:t>Observation</w:t>
      </w:r>
    </w:p>
    <w:p w14:paraId="5D7D4E50" w14:textId="77777777" w:rsidR="006D2558" w:rsidRPr="006D2558" w:rsidRDefault="006D2558" w:rsidP="00311060">
      <w:pPr>
        <w:pStyle w:val="ListParagraph"/>
        <w:numPr>
          <w:ilvl w:val="0"/>
          <w:numId w:val="143"/>
        </w:numPr>
        <w:rPr>
          <w:lang w:eastAsia="ko-KR"/>
        </w:rPr>
      </w:pPr>
      <w:r w:rsidRPr="006D2558">
        <w:rPr>
          <w:color w:val="C00000"/>
          <w:u w:val="single"/>
          <w:lang w:eastAsia="ko-KR"/>
        </w:rPr>
        <w:t>Some companies provided information that</w:t>
      </w:r>
      <w:r w:rsidRPr="006D2558">
        <w:rPr>
          <w:color w:val="C00000"/>
          <w:lang w:eastAsia="ko-KR"/>
        </w:rPr>
        <w:t xml:space="preserve"> </w:t>
      </w:r>
      <w:r w:rsidRPr="006D2558">
        <w:rPr>
          <w:lang w:eastAsia="ko-KR"/>
        </w:rPr>
        <w:t>sub-urban deployments cannot be represented by existing deployments in TR38.901 (such as UMi, UMa, RMa).</w:t>
      </w:r>
    </w:p>
    <w:p w14:paraId="5E6CEE2F" w14:textId="77777777" w:rsidR="006D2558" w:rsidRPr="006D2558" w:rsidRDefault="006D2558" w:rsidP="006D2558">
      <w:pPr>
        <w:jc w:val="both"/>
        <w:rPr>
          <w:rFonts w:ascii="Times New Roman" w:eastAsia="DengXian" w:hAnsi="Times New Roman"/>
          <w:b/>
          <w:bCs/>
          <w:szCs w:val="20"/>
          <w:lang w:eastAsia="zh-CN"/>
        </w:rPr>
      </w:pPr>
      <w:bookmarkStart w:id="445" w:name="_Hlk167170400"/>
      <w:r w:rsidRPr="006D2558">
        <w:rPr>
          <w:rFonts w:ascii="Times New Roman" w:eastAsia="DengXian" w:hAnsi="Times New Roman" w:hint="eastAsia"/>
          <w:b/>
          <w:bCs/>
          <w:szCs w:val="20"/>
          <w:lang w:eastAsia="zh-CN"/>
        </w:rPr>
        <w:t>Conclusion</w:t>
      </w:r>
    </w:p>
    <w:p w14:paraId="13FA59CB" w14:textId="77777777" w:rsidR="006D2558" w:rsidRPr="006D2558" w:rsidRDefault="006D2558" w:rsidP="006D2558">
      <w:pPr>
        <w:jc w:val="both"/>
        <w:rPr>
          <w:rFonts w:ascii="Times New Roman" w:eastAsia="DengXian" w:hAnsi="Times New Roman"/>
          <w:szCs w:val="20"/>
          <w:lang w:eastAsia="zh-CN"/>
        </w:rPr>
      </w:pPr>
      <w:r w:rsidRPr="006D2558">
        <w:rPr>
          <w:rFonts w:ascii="Times New Roman" w:eastAsia="DengXian" w:hAnsi="Times New Roman"/>
          <w:szCs w:val="20"/>
          <w:lang w:eastAsia="ko-KR"/>
        </w:rPr>
        <w:t xml:space="preserve">The following parameters are used as a starting point for aligning companies understanding of </w:t>
      </w:r>
      <w:bookmarkEnd w:id="445"/>
      <w:r w:rsidRPr="006D2558">
        <w:rPr>
          <w:rFonts w:ascii="Times New Roman" w:eastAsia="DengXian" w:hAnsi="Times New Roman"/>
          <w:szCs w:val="20"/>
          <w:lang w:eastAsia="zh-CN"/>
        </w:rPr>
        <w:t>channel</w:t>
      </w:r>
      <w:r w:rsidRPr="006D2558">
        <w:rPr>
          <w:rFonts w:ascii="Times New Roman" w:eastAsia="DengXian" w:hAnsi="Times New Roman" w:hint="eastAsia"/>
          <w:szCs w:val="20"/>
          <w:lang w:eastAsia="zh-CN"/>
        </w:rPr>
        <w:t xml:space="preserve"> model parameters related to suburban use cases.</w:t>
      </w:r>
    </w:p>
    <w:p w14:paraId="4AFA7C3D" w14:textId="77777777" w:rsidR="006D2558" w:rsidRPr="006D2558" w:rsidRDefault="006D2558" w:rsidP="00311060">
      <w:pPr>
        <w:numPr>
          <w:ilvl w:val="0"/>
          <w:numId w:val="142"/>
        </w:numPr>
        <w:suppressAutoHyphens/>
        <w:spacing w:line="254" w:lineRule="auto"/>
        <w:jc w:val="both"/>
        <w:rPr>
          <w:rFonts w:ascii="Times New Roman" w:eastAsia="DengXian" w:hAnsi="Times New Roman"/>
          <w:szCs w:val="20"/>
          <w:lang w:eastAsia="ko-KR"/>
        </w:rPr>
      </w:pPr>
      <w:r w:rsidRPr="006D2558">
        <w:rPr>
          <w:rFonts w:ascii="Times New Roman" w:eastAsia="DengXian" w:hAnsi="Times New Roman"/>
          <w:szCs w:val="20"/>
          <w:lang w:eastAsia="ko-KR"/>
        </w:rPr>
        <w:t>BS height: [22.5] m</w:t>
      </w:r>
    </w:p>
    <w:p w14:paraId="067D1F22" w14:textId="77777777" w:rsidR="006D2558" w:rsidRPr="006D2558" w:rsidRDefault="006D2558" w:rsidP="00311060">
      <w:pPr>
        <w:numPr>
          <w:ilvl w:val="0"/>
          <w:numId w:val="142"/>
        </w:numPr>
        <w:suppressAutoHyphens/>
        <w:spacing w:line="254" w:lineRule="auto"/>
        <w:jc w:val="both"/>
        <w:rPr>
          <w:rFonts w:ascii="Times New Roman" w:eastAsia="DengXian" w:hAnsi="Times New Roman"/>
          <w:szCs w:val="20"/>
          <w:lang w:eastAsia="ko-KR"/>
        </w:rPr>
      </w:pPr>
      <w:r w:rsidRPr="006D2558">
        <w:rPr>
          <w:rFonts w:ascii="Times New Roman" w:eastAsia="DengXian" w:hAnsi="Times New Roman"/>
          <w:szCs w:val="20"/>
          <w:lang w:eastAsia="ko-KR"/>
        </w:rPr>
        <w:t>Layout:</w:t>
      </w:r>
      <w:r w:rsidRPr="006D2558">
        <w:rPr>
          <w:rFonts w:ascii="Times New Roman" w:eastAsia="DengXian" w:hAnsi="Times New Roman"/>
          <w:szCs w:val="20"/>
          <w:lang w:eastAsia="ko-KR"/>
        </w:rPr>
        <w:tab/>
        <w:t>Hexagonal grid, 19 Macro sites, 3 sectors per site, ISD = [1732] m</w:t>
      </w:r>
    </w:p>
    <w:p w14:paraId="09200F35" w14:textId="77777777" w:rsidR="006D2558" w:rsidRPr="006D2558" w:rsidRDefault="006D2558" w:rsidP="00311060">
      <w:pPr>
        <w:numPr>
          <w:ilvl w:val="0"/>
          <w:numId w:val="142"/>
        </w:numPr>
        <w:suppressAutoHyphens/>
        <w:spacing w:line="254" w:lineRule="auto"/>
        <w:jc w:val="both"/>
        <w:rPr>
          <w:rFonts w:ascii="Times New Roman" w:eastAsia="DengXian" w:hAnsi="Times New Roman"/>
          <w:szCs w:val="20"/>
          <w:lang w:eastAsia="ko-KR"/>
        </w:rPr>
      </w:pPr>
      <w:r w:rsidRPr="006D2558">
        <w:rPr>
          <w:rFonts w:ascii="Times New Roman" w:eastAsia="DengXian" w:hAnsi="Times New Roman"/>
          <w:szCs w:val="20"/>
          <w:lang w:eastAsia="ko-KR"/>
        </w:rPr>
        <w:t>Typical building heights: [Up to two floors for residential buildings, up to five floors for commercial buildings]</w:t>
      </w:r>
    </w:p>
    <w:p w14:paraId="2DF40C0B" w14:textId="77777777" w:rsidR="006D2558" w:rsidRPr="006D2558" w:rsidRDefault="006D2558" w:rsidP="00311060">
      <w:pPr>
        <w:numPr>
          <w:ilvl w:val="0"/>
          <w:numId w:val="142"/>
        </w:numPr>
        <w:suppressAutoHyphens/>
        <w:spacing w:line="254" w:lineRule="auto"/>
        <w:jc w:val="both"/>
        <w:rPr>
          <w:rFonts w:ascii="Times New Roman" w:eastAsia="DengXian" w:hAnsi="Times New Roman"/>
          <w:szCs w:val="20"/>
          <w:lang w:eastAsia="ko-KR"/>
        </w:rPr>
      </w:pPr>
      <w:r w:rsidRPr="006D2558">
        <w:rPr>
          <w:rFonts w:ascii="Times New Roman" w:eastAsia="DengXian" w:hAnsi="Times New Roman"/>
          <w:szCs w:val="20"/>
          <w:lang w:eastAsia="ko-KR"/>
        </w:rPr>
        <w:t>UT height: [1.5 or 4.5 m for residential buildings], [1.5/4.5/7.5/10.5/13.5 m for commercial buildings]</w:t>
      </w:r>
    </w:p>
    <w:p w14:paraId="067EC6C9" w14:textId="77777777" w:rsidR="006D2558" w:rsidRPr="006D2558" w:rsidRDefault="006D2558" w:rsidP="00311060">
      <w:pPr>
        <w:numPr>
          <w:ilvl w:val="0"/>
          <w:numId w:val="142"/>
        </w:numPr>
        <w:suppressAutoHyphens/>
        <w:spacing w:line="254" w:lineRule="auto"/>
        <w:jc w:val="both"/>
        <w:rPr>
          <w:rFonts w:ascii="Times New Roman" w:eastAsia="DengXian" w:hAnsi="Times New Roman"/>
          <w:szCs w:val="20"/>
          <w:lang w:eastAsia="ko-KR"/>
        </w:rPr>
      </w:pPr>
      <w:r w:rsidRPr="006D2558">
        <w:rPr>
          <w:rFonts w:ascii="Times New Roman" w:eastAsia="DengXian" w:hAnsi="Times New Roman"/>
          <w:szCs w:val="20"/>
          <w:lang w:eastAsia="ko-KR"/>
        </w:rPr>
        <w:t>UT distribution: [Uniform horizontally, 70% indoor residential users are on ground floor, 30% are on upper floor]</w:t>
      </w:r>
    </w:p>
    <w:p w14:paraId="489CB6C1" w14:textId="77777777" w:rsidR="006D2558" w:rsidRPr="006D2558" w:rsidRDefault="006D2558" w:rsidP="00311060">
      <w:pPr>
        <w:numPr>
          <w:ilvl w:val="0"/>
          <w:numId w:val="142"/>
        </w:numPr>
        <w:suppressAutoHyphens/>
        <w:spacing w:line="254" w:lineRule="auto"/>
        <w:jc w:val="both"/>
        <w:rPr>
          <w:rFonts w:ascii="Times New Roman" w:eastAsia="DengXian" w:hAnsi="Times New Roman"/>
          <w:szCs w:val="20"/>
          <w:lang w:eastAsia="ko-KR"/>
        </w:rPr>
      </w:pPr>
      <w:r w:rsidRPr="006D2558">
        <w:rPr>
          <w:rFonts w:ascii="Times New Roman" w:eastAsia="DengXian" w:hAnsi="Times New Roman"/>
          <w:szCs w:val="20"/>
          <w:lang w:eastAsia="ko-KR"/>
        </w:rPr>
        <w:t>FFS: ratio between residential and commercial buildings</w:t>
      </w:r>
    </w:p>
    <w:p w14:paraId="3F1BEA9F" w14:textId="77777777" w:rsidR="006D2558" w:rsidRPr="006D2558" w:rsidRDefault="006D2558" w:rsidP="00311060">
      <w:pPr>
        <w:numPr>
          <w:ilvl w:val="0"/>
          <w:numId w:val="142"/>
        </w:numPr>
        <w:suppressAutoHyphens/>
        <w:spacing w:line="254" w:lineRule="auto"/>
        <w:jc w:val="both"/>
        <w:rPr>
          <w:rFonts w:ascii="Times New Roman" w:eastAsia="DengXian" w:hAnsi="Times New Roman"/>
          <w:szCs w:val="20"/>
          <w:lang w:eastAsia="ko-KR"/>
        </w:rPr>
      </w:pPr>
      <w:r w:rsidRPr="006D2558">
        <w:rPr>
          <w:rFonts w:ascii="Times New Roman" w:eastAsia="DengXian" w:hAnsi="Times New Roman"/>
          <w:szCs w:val="20"/>
          <w:lang w:eastAsia="ko-KR"/>
        </w:rPr>
        <w:t>Indoor/Outdoor: [80% indoor and 20% outdoor, FFS on in-car users]</w:t>
      </w:r>
    </w:p>
    <w:p w14:paraId="2D04ADCE" w14:textId="77777777" w:rsidR="006D2558" w:rsidRPr="006D2558" w:rsidRDefault="006D2558" w:rsidP="00311060">
      <w:pPr>
        <w:numPr>
          <w:ilvl w:val="0"/>
          <w:numId w:val="142"/>
        </w:numPr>
        <w:suppressAutoHyphens/>
        <w:spacing w:line="254" w:lineRule="auto"/>
        <w:jc w:val="both"/>
        <w:rPr>
          <w:rFonts w:ascii="Times New Roman" w:eastAsia="DengXian" w:hAnsi="Times New Roman"/>
          <w:szCs w:val="20"/>
          <w:lang w:eastAsia="ko-KR"/>
        </w:rPr>
      </w:pPr>
      <w:r w:rsidRPr="006D2558">
        <w:rPr>
          <w:rFonts w:ascii="Times New Roman" w:eastAsia="DengXian" w:hAnsi="Times New Roman"/>
          <w:szCs w:val="20"/>
          <w:lang w:eastAsia="ko-KR"/>
        </w:rPr>
        <w:t>LOS/NLOS: LOS and NLOS</w:t>
      </w:r>
    </w:p>
    <w:p w14:paraId="278C7BB9" w14:textId="77777777" w:rsidR="006D2558" w:rsidRPr="006D2558" w:rsidRDefault="006D2558" w:rsidP="00311060">
      <w:pPr>
        <w:numPr>
          <w:ilvl w:val="0"/>
          <w:numId w:val="142"/>
        </w:numPr>
        <w:suppressAutoHyphens/>
        <w:spacing w:line="254" w:lineRule="auto"/>
        <w:jc w:val="both"/>
        <w:rPr>
          <w:rFonts w:ascii="Times New Roman" w:eastAsia="DengXian" w:hAnsi="Times New Roman"/>
          <w:szCs w:val="20"/>
          <w:lang w:val="fr-FR" w:eastAsia="ko-KR"/>
        </w:rPr>
      </w:pPr>
      <w:r w:rsidRPr="006D2558">
        <w:rPr>
          <w:rFonts w:ascii="Times New Roman" w:eastAsia="DengXian" w:hAnsi="Times New Roman"/>
          <w:szCs w:val="20"/>
          <w:lang w:val="fr-FR" w:eastAsia="ko-KR"/>
        </w:rPr>
        <w:t>Min BS - UT distance(2D): [25] m</w:t>
      </w:r>
    </w:p>
    <w:p w14:paraId="6B31355C" w14:textId="77777777" w:rsidR="006D2558" w:rsidRDefault="006D2558" w:rsidP="009F6DE7">
      <w:pPr>
        <w:rPr>
          <w:lang w:val="fr-FR" w:eastAsia="x-none"/>
        </w:rPr>
      </w:pPr>
    </w:p>
    <w:p w14:paraId="66FDB40F" w14:textId="77777777" w:rsidR="006D2558" w:rsidRPr="006D2558" w:rsidRDefault="006D2558" w:rsidP="009F6DE7">
      <w:pPr>
        <w:rPr>
          <w:lang w:val="fr-FR" w:eastAsia="x-none"/>
        </w:rPr>
      </w:pPr>
    </w:p>
    <w:p w14:paraId="6AFD4E9C" w14:textId="6B26F961" w:rsidR="009F6DE7" w:rsidRPr="00843EB6" w:rsidRDefault="006F79AF" w:rsidP="009F6DE7">
      <w:pPr>
        <w:rPr>
          <w:b/>
          <w:bCs/>
          <w:lang w:eastAsia="x-none"/>
        </w:rPr>
      </w:pPr>
      <w:hyperlink r:id="rId2211" w:history="1">
        <w:r>
          <w:rPr>
            <w:rStyle w:val="Hyperlink"/>
            <w:b/>
            <w:bCs/>
            <w:lang w:eastAsia="x-none"/>
          </w:rPr>
          <w:t>R1-2405362</w:t>
        </w:r>
      </w:hyperlink>
      <w:r w:rsidR="009F6DE7" w:rsidRPr="00843EB6">
        <w:rPr>
          <w:b/>
          <w:bCs/>
          <w:lang w:eastAsia="x-none"/>
        </w:rPr>
        <w:tab/>
        <w:t>Summary #2 of discussions for Rel-19 7-24 GHz Channel Modeling Validation</w:t>
      </w:r>
      <w:r w:rsidR="009F6DE7" w:rsidRPr="00843EB6">
        <w:rPr>
          <w:b/>
          <w:bCs/>
          <w:lang w:eastAsia="x-none"/>
        </w:rPr>
        <w:tab/>
        <w:t>Moderator (Intel Corporation)</w:t>
      </w:r>
    </w:p>
    <w:p w14:paraId="6A22D000" w14:textId="24FC27E4" w:rsidR="00843EB6" w:rsidRDefault="00843EB6" w:rsidP="009F6DE7">
      <w:pPr>
        <w:rPr>
          <w:lang w:eastAsia="x-none"/>
        </w:rPr>
      </w:pPr>
      <w:r>
        <w:rPr>
          <w:lang w:eastAsia="x-none"/>
        </w:rPr>
        <w:t>From Wednesday session</w:t>
      </w:r>
    </w:p>
    <w:p w14:paraId="0D638CE1" w14:textId="77777777" w:rsidR="00843EB6" w:rsidRPr="00843EB6" w:rsidRDefault="00843EB6" w:rsidP="00843EB6">
      <w:pPr>
        <w:jc w:val="both"/>
        <w:rPr>
          <w:rFonts w:ascii="Times New Roman" w:eastAsia="DengXian" w:hAnsi="Times New Roman"/>
          <w:b/>
          <w:bCs/>
          <w:szCs w:val="20"/>
          <w:lang w:eastAsia="ko-KR"/>
        </w:rPr>
      </w:pPr>
      <w:r w:rsidRPr="00843EB6">
        <w:rPr>
          <w:rFonts w:ascii="Times New Roman" w:eastAsia="DengXian" w:hAnsi="Times New Roman"/>
          <w:b/>
          <w:bCs/>
          <w:szCs w:val="20"/>
          <w:lang w:eastAsia="ko-KR"/>
        </w:rPr>
        <w:t>Conclusion</w:t>
      </w:r>
    </w:p>
    <w:p w14:paraId="3F203F93" w14:textId="77777777" w:rsidR="00843EB6" w:rsidRPr="00843EB6" w:rsidRDefault="00843EB6" w:rsidP="00311060">
      <w:pPr>
        <w:numPr>
          <w:ilvl w:val="0"/>
          <w:numId w:val="180"/>
        </w:numPr>
        <w:suppressAutoHyphens/>
        <w:spacing w:line="254" w:lineRule="auto"/>
        <w:jc w:val="both"/>
        <w:rPr>
          <w:szCs w:val="20"/>
          <w:lang w:eastAsia="x-none"/>
        </w:rPr>
      </w:pPr>
      <w:r w:rsidRPr="00843EB6">
        <w:rPr>
          <w:rFonts w:hint="eastAsia"/>
          <w:szCs w:val="20"/>
          <w:lang w:eastAsia="x-none"/>
        </w:rPr>
        <w:lastRenderedPageBreak/>
        <w:t>T</w:t>
      </w:r>
      <w:r w:rsidRPr="00843EB6">
        <w:rPr>
          <w:szCs w:val="20"/>
          <w:lang w:eastAsia="x-none"/>
        </w:rPr>
        <w:t>o provide information about motivation and reasons why changes to the channel model are essential.</w:t>
      </w:r>
    </w:p>
    <w:p w14:paraId="5333B358" w14:textId="77777777" w:rsidR="00843EB6" w:rsidRPr="00843EB6" w:rsidRDefault="00843EB6" w:rsidP="00843EB6">
      <w:pPr>
        <w:suppressAutoHyphens/>
        <w:spacing w:line="254" w:lineRule="auto"/>
        <w:jc w:val="both"/>
        <w:rPr>
          <w:rFonts w:ascii="Times New Roman" w:eastAsia="DengXian" w:hAnsi="Times New Roman"/>
          <w:szCs w:val="20"/>
          <w:lang w:eastAsia="zh-CN"/>
        </w:rPr>
      </w:pPr>
    </w:p>
    <w:p w14:paraId="3F7C1D1B" w14:textId="77777777" w:rsidR="00843EB6" w:rsidRDefault="00843EB6" w:rsidP="009F6DE7">
      <w:pPr>
        <w:rPr>
          <w:lang w:eastAsia="x-none"/>
        </w:rPr>
      </w:pPr>
    </w:p>
    <w:p w14:paraId="5904362D" w14:textId="5A80C411" w:rsidR="0000084B" w:rsidRPr="0000084B" w:rsidRDefault="006F79AF" w:rsidP="0000084B">
      <w:pPr>
        <w:rPr>
          <w:b/>
          <w:bCs/>
          <w:lang w:eastAsia="x-none"/>
        </w:rPr>
      </w:pPr>
      <w:hyperlink r:id="rId2212" w:history="1">
        <w:r>
          <w:rPr>
            <w:rStyle w:val="Hyperlink"/>
            <w:b/>
            <w:bCs/>
            <w:lang w:eastAsia="x-none"/>
          </w:rPr>
          <w:t>R1-2405588</w:t>
        </w:r>
      </w:hyperlink>
      <w:r w:rsidR="0000084B" w:rsidRPr="0000084B">
        <w:rPr>
          <w:b/>
          <w:bCs/>
          <w:lang w:eastAsia="x-none"/>
        </w:rPr>
        <w:tab/>
        <w:t>Summary #3 of discussions for Rel-19 7-24 GHz Channel Modeling Validation</w:t>
      </w:r>
      <w:r w:rsidR="0000084B" w:rsidRPr="0000084B">
        <w:rPr>
          <w:b/>
          <w:bCs/>
          <w:lang w:eastAsia="x-none"/>
        </w:rPr>
        <w:tab/>
        <w:t>Moderator (Intel Corporation)</w:t>
      </w:r>
    </w:p>
    <w:p w14:paraId="179BD301" w14:textId="3D492B57" w:rsidR="0000084B" w:rsidRDefault="0000084B" w:rsidP="0000084B">
      <w:pPr>
        <w:rPr>
          <w:lang w:eastAsia="x-none"/>
        </w:rPr>
      </w:pPr>
      <w:r>
        <w:rPr>
          <w:lang w:eastAsia="x-none"/>
        </w:rPr>
        <w:t>From Thursday session</w:t>
      </w:r>
    </w:p>
    <w:p w14:paraId="223A5E91" w14:textId="77777777" w:rsidR="0000084B" w:rsidRPr="0000084B" w:rsidRDefault="0000084B" w:rsidP="0000084B">
      <w:pPr>
        <w:suppressAutoHyphens/>
        <w:spacing w:line="254" w:lineRule="auto"/>
        <w:jc w:val="both"/>
        <w:rPr>
          <w:rFonts w:ascii="Times New Roman" w:eastAsia="DengXian" w:hAnsi="Times New Roman"/>
          <w:szCs w:val="20"/>
          <w:highlight w:val="green"/>
          <w:lang w:eastAsia="zh-CN"/>
        </w:rPr>
      </w:pPr>
      <w:r w:rsidRPr="0000084B">
        <w:rPr>
          <w:rFonts w:ascii="Times New Roman" w:eastAsia="DengXian" w:hAnsi="Times New Roman" w:hint="eastAsia"/>
          <w:szCs w:val="20"/>
          <w:highlight w:val="green"/>
          <w:lang w:eastAsia="zh-CN"/>
        </w:rPr>
        <w:t>Agreement</w:t>
      </w:r>
    </w:p>
    <w:p w14:paraId="344AB592" w14:textId="77777777" w:rsidR="0000084B" w:rsidRPr="0000084B" w:rsidRDefault="0000084B" w:rsidP="00311060">
      <w:pPr>
        <w:numPr>
          <w:ilvl w:val="0"/>
          <w:numId w:val="181"/>
        </w:numPr>
        <w:suppressAutoHyphens/>
        <w:overflowPunct w:val="0"/>
        <w:autoSpaceDE w:val="0"/>
        <w:autoSpaceDN w:val="0"/>
        <w:adjustRightInd w:val="0"/>
        <w:snapToGrid w:val="0"/>
        <w:contextualSpacing/>
        <w:rPr>
          <w:szCs w:val="20"/>
          <w:lang w:eastAsia="x-none"/>
        </w:rPr>
      </w:pPr>
      <w:r w:rsidRPr="0000084B">
        <w:rPr>
          <w:szCs w:val="20"/>
          <w:lang w:eastAsia="zh-CN"/>
        </w:rPr>
        <w:t>Further study whether the following parameters for existing deployment scenarios is necessary to be updated:</w:t>
      </w:r>
    </w:p>
    <w:p w14:paraId="31247429" w14:textId="77777777" w:rsidR="0000084B" w:rsidRPr="0000084B" w:rsidRDefault="0000084B" w:rsidP="00311060">
      <w:pPr>
        <w:numPr>
          <w:ilvl w:val="1"/>
          <w:numId w:val="243"/>
        </w:numPr>
        <w:suppressAutoHyphens/>
        <w:overflowPunct w:val="0"/>
        <w:autoSpaceDE w:val="0"/>
        <w:autoSpaceDN w:val="0"/>
        <w:adjustRightInd w:val="0"/>
        <w:snapToGrid w:val="0"/>
        <w:rPr>
          <w:color w:val="C00000"/>
          <w:lang w:eastAsia="x-none"/>
        </w:rPr>
      </w:pPr>
      <w:r w:rsidRPr="0000084B">
        <w:rPr>
          <w:szCs w:val="20"/>
          <w:lang w:eastAsia="x-none"/>
        </w:rPr>
        <w:t xml:space="preserve">Delay spread, pathloss, penetration loss, AoD/AoA/ZoA/Zod spreads, ZoD offset, </w:t>
      </w:r>
      <w:r w:rsidRPr="0000084B">
        <w:rPr>
          <w:lang w:eastAsia="x-none"/>
        </w:rPr>
        <w:t>Angle distribution characteristics (e.g. exponential, Gaussian, Laplacian distributions), XPR, number of clusters, number of rays per cluster, LSP correlations type (e.g. site-specific or all correlated), UE antenna modeling parameters, K factor (mean, variance)</w:t>
      </w:r>
    </w:p>
    <w:p w14:paraId="5E8925BB" w14:textId="77777777" w:rsidR="0000084B" w:rsidRPr="0000084B" w:rsidRDefault="0000084B" w:rsidP="00311060">
      <w:pPr>
        <w:numPr>
          <w:ilvl w:val="0"/>
          <w:numId w:val="181"/>
        </w:numPr>
        <w:suppressAutoHyphens/>
        <w:overflowPunct w:val="0"/>
        <w:autoSpaceDE w:val="0"/>
        <w:autoSpaceDN w:val="0"/>
        <w:adjustRightInd w:val="0"/>
        <w:snapToGrid w:val="0"/>
        <w:contextualSpacing/>
        <w:rPr>
          <w:szCs w:val="20"/>
          <w:lang w:eastAsia="x-none"/>
        </w:rPr>
      </w:pPr>
      <w:r w:rsidRPr="0000084B">
        <w:rPr>
          <w:szCs w:val="20"/>
          <w:lang w:eastAsia="x-none"/>
        </w:rPr>
        <w:t>Study of updates to other parameters are not precluded and subject to further study.</w:t>
      </w:r>
    </w:p>
    <w:p w14:paraId="4E7952CC" w14:textId="77777777" w:rsidR="0000084B" w:rsidRPr="0000084B" w:rsidRDefault="0000084B" w:rsidP="0000084B">
      <w:pPr>
        <w:suppressAutoHyphens/>
        <w:spacing w:line="254" w:lineRule="auto"/>
        <w:jc w:val="both"/>
        <w:rPr>
          <w:rFonts w:ascii="Times New Roman" w:eastAsia="DengXian" w:hAnsi="Times New Roman"/>
          <w:szCs w:val="20"/>
          <w:lang w:eastAsia="zh-CN"/>
        </w:rPr>
      </w:pPr>
    </w:p>
    <w:p w14:paraId="1F6A2A1D" w14:textId="77777777" w:rsidR="0000084B" w:rsidRPr="0000084B" w:rsidRDefault="0000084B" w:rsidP="0000084B">
      <w:pPr>
        <w:suppressAutoHyphens/>
        <w:spacing w:line="254" w:lineRule="auto"/>
        <w:jc w:val="both"/>
        <w:rPr>
          <w:rFonts w:ascii="Times New Roman" w:eastAsia="DengXian" w:hAnsi="Times New Roman"/>
          <w:szCs w:val="20"/>
          <w:highlight w:val="green"/>
          <w:lang w:eastAsia="zh-CN"/>
        </w:rPr>
      </w:pPr>
      <w:r w:rsidRPr="0000084B">
        <w:rPr>
          <w:rFonts w:ascii="Times New Roman" w:eastAsia="DengXian" w:hAnsi="Times New Roman" w:hint="eastAsia"/>
          <w:szCs w:val="20"/>
          <w:highlight w:val="green"/>
          <w:lang w:eastAsia="zh-CN"/>
        </w:rPr>
        <w:t>Agreement</w:t>
      </w:r>
    </w:p>
    <w:p w14:paraId="46DE5162" w14:textId="77777777" w:rsidR="0000084B" w:rsidRPr="0000084B" w:rsidRDefault="0000084B" w:rsidP="00311060">
      <w:pPr>
        <w:numPr>
          <w:ilvl w:val="0"/>
          <w:numId w:val="181"/>
        </w:numPr>
        <w:suppressAutoHyphens/>
        <w:overflowPunct w:val="0"/>
        <w:autoSpaceDE w:val="0"/>
        <w:autoSpaceDN w:val="0"/>
        <w:adjustRightInd w:val="0"/>
        <w:snapToGrid w:val="0"/>
        <w:contextualSpacing/>
        <w:rPr>
          <w:szCs w:val="20"/>
          <w:lang w:eastAsia="zh-CN"/>
        </w:rPr>
      </w:pPr>
      <w:r w:rsidRPr="0000084B">
        <w:rPr>
          <w:szCs w:val="20"/>
          <w:lang w:eastAsia="zh-CN"/>
        </w:rPr>
        <w:t xml:space="preserve">Further study </w:t>
      </w:r>
      <w:r w:rsidRPr="0000084B">
        <w:rPr>
          <w:rFonts w:eastAsia="DengXian" w:hint="eastAsia"/>
          <w:szCs w:val="20"/>
          <w:lang w:eastAsia="zh-CN"/>
        </w:rPr>
        <w:t xml:space="preserve">whether/how to reflect </w:t>
      </w:r>
      <w:r w:rsidRPr="0000084B">
        <w:rPr>
          <w:szCs w:val="20"/>
          <w:lang w:eastAsia="zh-CN"/>
        </w:rPr>
        <w:t>absolute delay between links</w:t>
      </w:r>
      <w:r w:rsidRPr="0000084B">
        <w:rPr>
          <w:rFonts w:eastAsia="DengXian" w:hint="eastAsia"/>
          <w:szCs w:val="20"/>
          <w:lang w:eastAsia="zh-CN"/>
        </w:rPr>
        <w:t>,</w:t>
      </w:r>
      <w:r w:rsidRPr="0000084B">
        <w:rPr>
          <w:szCs w:val="20"/>
          <w:lang w:eastAsia="zh-CN"/>
        </w:rPr>
        <w:t xml:space="preserve"> or</w:t>
      </w:r>
      <w:r w:rsidRPr="0000084B">
        <w:rPr>
          <w:rFonts w:eastAsia="DengXian" w:hint="eastAsia"/>
          <w:szCs w:val="20"/>
          <w:lang w:eastAsia="zh-CN"/>
        </w:rPr>
        <w:t xml:space="preserve"> whether/how</w:t>
      </w:r>
      <w:r w:rsidRPr="0000084B">
        <w:rPr>
          <w:szCs w:val="20"/>
          <w:lang w:eastAsia="zh-CN"/>
        </w:rPr>
        <w:t xml:space="preserve"> correlation type of the delay </w:t>
      </w:r>
      <w:r w:rsidRPr="0000084B">
        <w:rPr>
          <w:rFonts w:eastAsia="DengXian" w:hint="eastAsia"/>
          <w:szCs w:val="20"/>
          <w:lang w:eastAsia="zh-CN"/>
        </w:rPr>
        <w:t>needs to</w:t>
      </w:r>
      <w:r w:rsidRPr="0000084B">
        <w:rPr>
          <w:szCs w:val="20"/>
          <w:lang w:eastAsia="zh-CN"/>
        </w:rPr>
        <w:t xml:space="preserve"> be changed from site-specific to all-correlated type</w:t>
      </w:r>
      <w:r w:rsidRPr="0000084B">
        <w:rPr>
          <w:rFonts w:eastAsia="DengXian" w:hint="eastAsia"/>
          <w:szCs w:val="20"/>
          <w:lang w:eastAsia="zh-CN"/>
        </w:rPr>
        <w:t xml:space="preserve"> in the model </w:t>
      </w:r>
    </w:p>
    <w:p w14:paraId="59E4F4F1" w14:textId="77777777" w:rsidR="0000084B" w:rsidRPr="0000084B" w:rsidRDefault="0000084B" w:rsidP="00311060">
      <w:pPr>
        <w:numPr>
          <w:ilvl w:val="1"/>
          <w:numId w:val="181"/>
        </w:numPr>
        <w:suppressAutoHyphens/>
        <w:overflowPunct w:val="0"/>
        <w:autoSpaceDE w:val="0"/>
        <w:autoSpaceDN w:val="0"/>
        <w:adjustRightInd w:val="0"/>
        <w:snapToGrid w:val="0"/>
        <w:contextualSpacing/>
        <w:rPr>
          <w:szCs w:val="20"/>
          <w:lang w:eastAsia="zh-CN"/>
        </w:rPr>
      </w:pPr>
      <w:r w:rsidRPr="0000084B">
        <w:rPr>
          <w:szCs w:val="20"/>
          <w:lang w:eastAsia="zh-CN"/>
        </w:rPr>
        <w:t>Note: site-specific and all-correlated definitions are provided in TR38.901 Section 7.6.3.4.</w:t>
      </w:r>
    </w:p>
    <w:p w14:paraId="3F95A14F" w14:textId="77777777" w:rsidR="0000084B" w:rsidRPr="0000084B" w:rsidRDefault="0000084B" w:rsidP="00311060">
      <w:pPr>
        <w:numPr>
          <w:ilvl w:val="1"/>
          <w:numId w:val="181"/>
        </w:numPr>
        <w:suppressAutoHyphens/>
        <w:overflowPunct w:val="0"/>
        <w:autoSpaceDE w:val="0"/>
        <w:autoSpaceDN w:val="0"/>
        <w:adjustRightInd w:val="0"/>
        <w:snapToGrid w:val="0"/>
        <w:contextualSpacing/>
        <w:rPr>
          <w:szCs w:val="20"/>
          <w:lang w:eastAsia="zh-CN"/>
        </w:rPr>
      </w:pPr>
      <w:r w:rsidRPr="0000084B">
        <w:rPr>
          <w:szCs w:val="20"/>
          <w:lang w:eastAsia="zh-CN"/>
        </w:rPr>
        <w:t xml:space="preserve">FFS: impact of </w:t>
      </w:r>
      <w:r w:rsidRPr="0000084B">
        <w:rPr>
          <w:rFonts w:eastAsia="DengXian" w:hint="eastAsia"/>
          <w:szCs w:val="20"/>
          <w:lang w:eastAsia="zh-CN"/>
        </w:rPr>
        <w:t xml:space="preserve">ISD on </w:t>
      </w:r>
      <w:r w:rsidRPr="0000084B">
        <w:rPr>
          <w:szCs w:val="20"/>
          <w:lang w:eastAsia="zh-CN"/>
        </w:rPr>
        <w:t>correlation type for the deployment scenario</w:t>
      </w:r>
    </w:p>
    <w:p w14:paraId="6A5A32C8" w14:textId="77777777" w:rsidR="0000084B" w:rsidRPr="0000084B" w:rsidRDefault="0000084B" w:rsidP="0000084B">
      <w:pPr>
        <w:suppressAutoHyphens/>
        <w:spacing w:line="254" w:lineRule="auto"/>
        <w:jc w:val="both"/>
        <w:rPr>
          <w:rFonts w:ascii="Times New Roman" w:eastAsia="DengXian" w:hAnsi="Times New Roman"/>
          <w:szCs w:val="20"/>
          <w:lang w:eastAsia="zh-CN"/>
        </w:rPr>
      </w:pPr>
    </w:p>
    <w:p w14:paraId="215B0FC1" w14:textId="77777777" w:rsidR="0000084B" w:rsidRPr="0000084B" w:rsidRDefault="0000084B" w:rsidP="0000084B">
      <w:pPr>
        <w:suppressAutoHyphens/>
        <w:spacing w:line="254" w:lineRule="auto"/>
        <w:jc w:val="both"/>
        <w:rPr>
          <w:rFonts w:ascii="Times New Roman" w:eastAsia="DengXian" w:hAnsi="Times New Roman"/>
          <w:szCs w:val="20"/>
          <w:highlight w:val="green"/>
          <w:lang w:eastAsia="zh-CN"/>
        </w:rPr>
      </w:pPr>
      <w:r w:rsidRPr="0000084B">
        <w:rPr>
          <w:rFonts w:ascii="Times New Roman" w:eastAsia="DengXian" w:hAnsi="Times New Roman" w:hint="eastAsia"/>
          <w:szCs w:val="20"/>
          <w:highlight w:val="green"/>
          <w:lang w:eastAsia="zh-CN"/>
        </w:rPr>
        <w:t>Agreement</w:t>
      </w:r>
    </w:p>
    <w:p w14:paraId="3D782493" w14:textId="77777777" w:rsidR="0000084B" w:rsidRPr="0000084B" w:rsidRDefault="0000084B" w:rsidP="00311060">
      <w:pPr>
        <w:numPr>
          <w:ilvl w:val="0"/>
          <w:numId w:val="244"/>
        </w:numPr>
        <w:suppressAutoHyphens/>
        <w:spacing w:line="254" w:lineRule="auto"/>
        <w:jc w:val="both"/>
        <w:rPr>
          <w:rFonts w:ascii="Times New Roman" w:eastAsia="DengXian" w:hAnsi="Times New Roman"/>
          <w:strike/>
          <w:szCs w:val="20"/>
          <w:lang w:eastAsia="ko-KR"/>
        </w:rPr>
      </w:pPr>
      <w:r w:rsidRPr="0000084B">
        <w:rPr>
          <w:szCs w:val="20"/>
          <w:lang w:eastAsia="zh-CN"/>
        </w:rPr>
        <w:t xml:space="preserve">Further study on correcting the scaling of the angles and other alternative to address angle scaling in TR38.901 Section 7.7.5 to enable accurate desired angle spread. </w:t>
      </w:r>
    </w:p>
    <w:p w14:paraId="451FDD7D" w14:textId="77777777" w:rsidR="0000084B" w:rsidRPr="0000084B" w:rsidRDefault="0000084B" w:rsidP="0000084B">
      <w:pPr>
        <w:suppressAutoHyphens/>
        <w:spacing w:line="254" w:lineRule="auto"/>
        <w:jc w:val="both"/>
        <w:rPr>
          <w:rFonts w:ascii="Times New Roman" w:eastAsia="DengXian" w:hAnsi="Times New Roman"/>
          <w:szCs w:val="20"/>
          <w:lang w:eastAsia="zh-CN"/>
        </w:rPr>
      </w:pPr>
    </w:p>
    <w:p w14:paraId="7280E630" w14:textId="77777777" w:rsidR="0000084B" w:rsidRPr="0000084B" w:rsidRDefault="0000084B" w:rsidP="0000084B">
      <w:pPr>
        <w:rPr>
          <w:rFonts w:eastAsia="DengXian"/>
          <w:highlight w:val="green"/>
          <w:lang w:eastAsia="zh-CN"/>
        </w:rPr>
      </w:pPr>
      <w:r w:rsidRPr="0000084B">
        <w:rPr>
          <w:rFonts w:eastAsia="DengXian" w:hint="eastAsia"/>
          <w:highlight w:val="green"/>
          <w:lang w:eastAsia="zh-CN"/>
        </w:rPr>
        <w:t>Agreement</w:t>
      </w:r>
    </w:p>
    <w:p w14:paraId="560BC136" w14:textId="77777777" w:rsidR="0000084B" w:rsidRPr="0000084B" w:rsidRDefault="0000084B" w:rsidP="00311060">
      <w:pPr>
        <w:numPr>
          <w:ilvl w:val="0"/>
          <w:numId w:val="244"/>
        </w:numPr>
        <w:suppressAutoHyphens/>
        <w:spacing w:line="254" w:lineRule="auto"/>
        <w:jc w:val="both"/>
        <w:rPr>
          <w:rFonts w:ascii="Times New Roman" w:eastAsia="DengXian" w:hAnsi="Times New Roman"/>
          <w:szCs w:val="20"/>
          <w:lang w:eastAsia="ko-KR"/>
        </w:rPr>
      </w:pPr>
      <w:r w:rsidRPr="0000084B">
        <w:rPr>
          <w:bCs/>
          <w:szCs w:val="20"/>
          <w:lang w:eastAsia="x-none"/>
        </w:rPr>
        <w:t xml:space="preserve">Further study of </w:t>
      </w:r>
      <w:r w:rsidRPr="0000084B">
        <w:rPr>
          <w:rFonts w:eastAsia="DengXian" w:hint="eastAsia"/>
          <w:bCs/>
          <w:szCs w:val="20"/>
          <w:lang w:eastAsia="zh-CN"/>
        </w:rPr>
        <w:t xml:space="preserve">whether/how to model the </w:t>
      </w:r>
      <w:r w:rsidRPr="0000084B">
        <w:rPr>
          <w:bCs/>
          <w:szCs w:val="20"/>
          <w:lang w:eastAsia="x-none"/>
        </w:rPr>
        <w:t>variability of the co- and cross polar powers, in both diagonal and anti-diagonals of the polarization matrix, in the TR 38.901 model.</w:t>
      </w:r>
    </w:p>
    <w:p w14:paraId="1C002589" w14:textId="77777777" w:rsidR="0000084B" w:rsidRPr="0000084B" w:rsidRDefault="0000084B" w:rsidP="00311060">
      <w:pPr>
        <w:numPr>
          <w:ilvl w:val="1"/>
          <w:numId w:val="244"/>
        </w:numPr>
        <w:suppressAutoHyphens/>
        <w:spacing w:line="254" w:lineRule="auto"/>
        <w:jc w:val="both"/>
        <w:rPr>
          <w:rFonts w:ascii="Times New Roman" w:eastAsia="DengXian" w:hAnsi="Times New Roman"/>
          <w:szCs w:val="20"/>
          <w:lang w:eastAsia="ko-KR"/>
        </w:rPr>
      </w:pPr>
      <w:r w:rsidRPr="0000084B">
        <w:rPr>
          <w:rFonts w:ascii="Times New Roman" w:eastAsia="DengXian" w:hAnsi="Times New Roman"/>
          <w:szCs w:val="20"/>
          <w:lang w:eastAsia="ko-KR"/>
        </w:rPr>
        <w:t>FFS: variability</w:t>
      </w:r>
      <w:r w:rsidRPr="0000084B">
        <w:rPr>
          <w:rFonts w:ascii="Times New Roman" w:eastAsia="DengXian" w:hAnsi="Times New Roman" w:hint="eastAsia"/>
          <w:szCs w:val="20"/>
          <w:lang w:eastAsia="zh-CN"/>
        </w:rPr>
        <w:t xml:space="preserve"> is applied for per ray or per cluster or per link</w:t>
      </w:r>
    </w:p>
    <w:p w14:paraId="4CACC858" w14:textId="77777777" w:rsidR="0000084B" w:rsidRPr="0000084B" w:rsidRDefault="0000084B" w:rsidP="00311060">
      <w:pPr>
        <w:numPr>
          <w:ilvl w:val="1"/>
          <w:numId w:val="244"/>
        </w:numPr>
        <w:suppressAutoHyphens/>
        <w:spacing w:line="254" w:lineRule="auto"/>
        <w:jc w:val="both"/>
        <w:rPr>
          <w:rFonts w:ascii="Times New Roman" w:eastAsia="DengXian" w:hAnsi="Times New Roman"/>
          <w:szCs w:val="20"/>
          <w:lang w:eastAsia="ko-KR"/>
        </w:rPr>
      </w:pPr>
      <w:r w:rsidRPr="0000084B">
        <w:rPr>
          <w:rFonts w:ascii="Times New Roman" w:eastAsia="DengXian" w:hAnsi="Times New Roman"/>
          <w:szCs w:val="20"/>
          <w:lang w:eastAsia="ko-KR"/>
        </w:rPr>
        <w:t>FFS: impact of antenna configurations</w:t>
      </w:r>
    </w:p>
    <w:p w14:paraId="1B8EAE10" w14:textId="77777777" w:rsidR="0000084B" w:rsidRPr="0000084B" w:rsidRDefault="0000084B" w:rsidP="00311060">
      <w:pPr>
        <w:numPr>
          <w:ilvl w:val="1"/>
          <w:numId w:val="244"/>
        </w:numPr>
        <w:suppressAutoHyphens/>
        <w:spacing w:line="254" w:lineRule="auto"/>
        <w:jc w:val="both"/>
        <w:rPr>
          <w:rFonts w:ascii="Times New Roman" w:eastAsia="DengXian" w:hAnsi="Times New Roman"/>
          <w:szCs w:val="20"/>
          <w:lang w:eastAsia="ko-KR"/>
        </w:rPr>
      </w:pPr>
      <w:r w:rsidRPr="0000084B">
        <w:rPr>
          <w:bCs/>
          <w:szCs w:val="20"/>
          <w:lang w:eastAsia="x-none"/>
        </w:rPr>
        <w:t>For example, variability may be random with an i.i.d. zero-mean Gaussian with some standard deviation, via changes to step 9 and eq (7.5-22) and (7.5-28) in clause 7.5 in TR 38.901.</w:t>
      </w:r>
    </w:p>
    <w:p w14:paraId="4BB86A56" w14:textId="77777777" w:rsidR="0000084B" w:rsidRPr="0000084B" w:rsidRDefault="0000084B" w:rsidP="0000084B">
      <w:pPr>
        <w:rPr>
          <w:rFonts w:eastAsia="DengXian"/>
          <w:lang w:eastAsia="zh-CN"/>
        </w:rPr>
      </w:pPr>
    </w:p>
    <w:p w14:paraId="7CD44CDD" w14:textId="77777777" w:rsidR="0000084B" w:rsidRPr="0000084B" w:rsidRDefault="0000084B" w:rsidP="0000084B">
      <w:pPr>
        <w:rPr>
          <w:rFonts w:eastAsia="DengXian"/>
          <w:highlight w:val="green"/>
          <w:lang w:eastAsia="zh-CN"/>
        </w:rPr>
      </w:pPr>
      <w:r w:rsidRPr="0000084B">
        <w:rPr>
          <w:rFonts w:eastAsia="DengXian" w:hint="eastAsia"/>
          <w:highlight w:val="green"/>
          <w:lang w:eastAsia="zh-CN"/>
        </w:rPr>
        <w:t>Agreement</w:t>
      </w:r>
    </w:p>
    <w:p w14:paraId="7795C280" w14:textId="77777777" w:rsidR="0000084B" w:rsidRPr="0000084B" w:rsidRDefault="0000084B" w:rsidP="00311060">
      <w:pPr>
        <w:numPr>
          <w:ilvl w:val="0"/>
          <w:numId w:val="244"/>
        </w:numPr>
        <w:suppressAutoHyphens/>
        <w:spacing w:line="254" w:lineRule="auto"/>
        <w:jc w:val="both"/>
        <w:rPr>
          <w:rFonts w:ascii="Times New Roman" w:eastAsia="DengXian" w:hAnsi="Times New Roman"/>
          <w:szCs w:val="20"/>
          <w:lang w:eastAsia="ko-KR"/>
        </w:rPr>
      </w:pPr>
      <w:r w:rsidRPr="0000084B">
        <w:rPr>
          <w:rFonts w:ascii="Times New Roman" w:eastAsia="DengXian" w:hAnsi="Times New Roman"/>
          <w:szCs w:val="20"/>
          <w:lang w:eastAsia="ko-KR"/>
        </w:rPr>
        <w:t xml:space="preserve">Further study </w:t>
      </w:r>
      <w:r w:rsidRPr="0000084B">
        <w:rPr>
          <w:rFonts w:ascii="Times New Roman" w:eastAsia="DengXian" w:hAnsi="Times New Roman" w:hint="eastAsia"/>
          <w:szCs w:val="20"/>
          <w:lang w:eastAsia="zh-CN"/>
        </w:rPr>
        <w:t xml:space="preserve">whether/how to model </w:t>
      </w:r>
      <w:r w:rsidRPr="0000084B">
        <w:rPr>
          <w:rFonts w:ascii="Times New Roman" w:eastAsia="DengXian" w:hAnsi="Times New Roman"/>
          <w:szCs w:val="20"/>
          <w:lang w:eastAsia="ko-KR"/>
        </w:rPr>
        <w:t>intra-cluster K factor to the TR38.901 models, such as power re-normalization among intra-cluster rays of a cluster so that first intra-cluster ray has K times more average power compared to rest of the intra-cluster rays.</w:t>
      </w:r>
    </w:p>
    <w:p w14:paraId="4753B165" w14:textId="77777777" w:rsidR="0000084B" w:rsidRPr="0000084B" w:rsidRDefault="0000084B" w:rsidP="00311060">
      <w:pPr>
        <w:numPr>
          <w:ilvl w:val="1"/>
          <w:numId w:val="244"/>
        </w:numPr>
        <w:suppressAutoHyphens/>
        <w:spacing w:line="254" w:lineRule="auto"/>
        <w:jc w:val="both"/>
        <w:rPr>
          <w:rFonts w:ascii="Times New Roman" w:eastAsia="DengXian" w:hAnsi="Times New Roman"/>
          <w:szCs w:val="20"/>
          <w:lang w:eastAsia="ko-KR"/>
        </w:rPr>
      </w:pPr>
      <w:r w:rsidRPr="0000084B">
        <w:rPr>
          <w:rFonts w:ascii="Times New Roman" w:eastAsia="DengXian" w:hAnsi="Times New Roman"/>
          <w:szCs w:val="20"/>
          <w:lang w:eastAsia="ko-KR"/>
        </w:rPr>
        <w:t>FFS: whether same</w:t>
      </w:r>
      <w:r w:rsidRPr="0000084B">
        <w:rPr>
          <w:rFonts w:ascii="Times New Roman" w:eastAsia="DengXian" w:hAnsi="Times New Roman" w:hint="eastAsia"/>
          <w:szCs w:val="20"/>
          <w:lang w:eastAsia="zh-CN"/>
        </w:rPr>
        <w:t xml:space="preserve"> or </w:t>
      </w:r>
      <w:r w:rsidRPr="0000084B">
        <w:rPr>
          <w:rFonts w:ascii="Times New Roman" w:eastAsia="DengXian" w:hAnsi="Times New Roman"/>
          <w:szCs w:val="20"/>
          <w:lang w:eastAsia="ko-KR"/>
        </w:rPr>
        <w:t>different intra-cluster K factor is applied for each clusters</w:t>
      </w:r>
    </w:p>
    <w:p w14:paraId="70C94422" w14:textId="77777777" w:rsidR="0000084B" w:rsidRDefault="0000084B" w:rsidP="00311060">
      <w:pPr>
        <w:numPr>
          <w:ilvl w:val="1"/>
          <w:numId w:val="244"/>
        </w:numPr>
        <w:suppressAutoHyphens/>
        <w:spacing w:line="254" w:lineRule="auto"/>
        <w:jc w:val="both"/>
        <w:rPr>
          <w:rFonts w:ascii="Times New Roman" w:eastAsia="DengXian" w:hAnsi="Times New Roman"/>
          <w:szCs w:val="20"/>
          <w:lang w:eastAsia="ko-KR"/>
        </w:rPr>
      </w:pPr>
      <w:r w:rsidRPr="0000084B">
        <w:rPr>
          <w:rFonts w:ascii="Times New Roman" w:eastAsia="DengXian" w:hAnsi="Times New Roman"/>
          <w:szCs w:val="20"/>
          <w:lang w:eastAsia="ko-KR"/>
        </w:rPr>
        <w:t>FFS: which applicable deployment scenarios</w:t>
      </w:r>
    </w:p>
    <w:p w14:paraId="6A629C07" w14:textId="77777777" w:rsidR="0000084B" w:rsidRPr="0000084B" w:rsidRDefault="0000084B" w:rsidP="0000084B">
      <w:pPr>
        <w:suppressAutoHyphens/>
        <w:spacing w:line="254" w:lineRule="auto"/>
        <w:jc w:val="both"/>
        <w:rPr>
          <w:rFonts w:ascii="Times New Roman" w:eastAsia="DengXian" w:hAnsi="Times New Roman"/>
          <w:szCs w:val="20"/>
          <w:lang w:eastAsia="ko-KR"/>
        </w:rPr>
      </w:pPr>
    </w:p>
    <w:p w14:paraId="7447C163" w14:textId="77777777" w:rsidR="0000084B" w:rsidRPr="0000084B" w:rsidRDefault="0000084B" w:rsidP="0000084B">
      <w:pPr>
        <w:rPr>
          <w:rFonts w:eastAsia="DengXian"/>
          <w:highlight w:val="green"/>
          <w:lang w:eastAsia="zh-CN"/>
        </w:rPr>
      </w:pPr>
      <w:r w:rsidRPr="0000084B">
        <w:rPr>
          <w:rFonts w:eastAsia="DengXian" w:hint="eastAsia"/>
          <w:highlight w:val="green"/>
          <w:lang w:eastAsia="zh-CN"/>
        </w:rPr>
        <w:t>Agreement</w:t>
      </w:r>
    </w:p>
    <w:p w14:paraId="7FD2E8AC" w14:textId="77777777" w:rsidR="0000084B" w:rsidRPr="0000084B" w:rsidRDefault="0000084B" w:rsidP="00311060">
      <w:pPr>
        <w:numPr>
          <w:ilvl w:val="0"/>
          <w:numId w:val="245"/>
        </w:numPr>
        <w:overflowPunct w:val="0"/>
        <w:autoSpaceDE w:val="0"/>
        <w:autoSpaceDN w:val="0"/>
        <w:adjustRightInd w:val="0"/>
        <w:contextualSpacing/>
        <w:textAlignment w:val="baseline"/>
        <w:rPr>
          <w:szCs w:val="20"/>
          <w:lang w:eastAsia="x-none"/>
        </w:rPr>
      </w:pPr>
      <w:r w:rsidRPr="0000084B">
        <w:rPr>
          <w:szCs w:val="20"/>
          <w:lang w:eastAsia="x-none"/>
        </w:rPr>
        <w:t xml:space="preserve">Further study </w:t>
      </w:r>
      <w:r w:rsidRPr="0000084B">
        <w:rPr>
          <w:rFonts w:eastAsia="DengXian" w:hint="eastAsia"/>
          <w:szCs w:val="20"/>
          <w:lang w:eastAsia="zh-CN"/>
        </w:rPr>
        <w:t xml:space="preserve">whether/how </w:t>
      </w:r>
      <w:r w:rsidRPr="0000084B">
        <w:rPr>
          <w:szCs w:val="20"/>
          <w:lang w:eastAsia="x-none"/>
        </w:rPr>
        <w:t>following UE antenna modelling aspects</w:t>
      </w:r>
      <w:r w:rsidRPr="0000084B">
        <w:rPr>
          <w:rFonts w:eastAsia="DengXian" w:hint="eastAsia"/>
          <w:szCs w:val="20"/>
          <w:lang w:eastAsia="zh-CN"/>
        </w:rPr>
        <w:t xml:space="preserve"> should be considered in the modelling</w:t>
      </w:r>
      <w:r w:rsidRPr="0000084B">
        <w:rPr>
          <w:szCs w:val="20"/>
          <w:lang w:eastAsia="x-none"/>
        </w:rPr>
        <w:t>:</w:t>
      </w:r>
    </w:p>
    <w:p w14:paraId="59351C79" w14:textId="77777777" w:rsidR="0000084B" w:rsidRPr="0000084B" w:rsidRDefault="0000084B" w:rsidP="00311060">
      <w:pPr>
        <w:numPr>
          <w:ilvl w:val="1"/>
          <w:numId w:val="245"/>
        </w:numPr>
        <w:overflowPunct w:val="0"/>
        <w:autoSpaceDE w:val="0"/>
        <w:autoSpaceDN w:val="0"/>
        <w:adjustRightInd w:val="0"/>
        <w:contextualSpacing/>
        <w:textAlignment w:val="baseline"/>
        <w:rPr>
          <w:szCs w:val="20"/>
          <w:lang w:eastAsia="x-none"/>
        </w:rPr>
      </w:pPr>
      <w:r w:rsidRPr="0000084B">
        <w:rPr>
          <w:szCs w:val="20"/>
          <w:lang w:eastAsia="x-none"/>
        </w:rPr>
        <w:t>UE antenna placement, e.g. placement along edges of a rectangle reflecting UE form factor,</w:t>
      </w:r>
    </w:p>
    <w:p w14:paraId="65922FE3" w14:textId="77777777" w:rsidR="0000084B" w:rsidRPr="0000084B" w:rsidRDefault="0000084B" w:rsidP="00311060">
      <w:pPr>
        <w:numPr>
          <w:ilvl w:val="1"/>
          <w:numId w:val="245"/>
        </w:numPr>
        <w:overflowPunct w:val="0"/>
        <w:autoSpaceDE w:val="0"/>
        <w:autoSpaceDN w:val="0"/>
        <w:adjustRightInd w:val="0"/>
        <w:contextualSpacing/>
        <w:textAlignment w:val="baseline"/>
        <w:rPr>
          <w:szCs w:val="20"/>
          <w:lang w:eastAsia="x-none"/>
        </w:rPr>
      </w:pPr>
      <w:r w:rsidRPr="0000084B">
        <w:rPr>
          <w:szCs w:val="20"/>
          <w:lang w:eastAsia="x-none"/>
        </w:rPr>
        <w:t>UE antenna orientation of individual antenna elements, e.g. randomize UE antenna element orientation,</w:t>
      </w:r>
    </w:p>
    <w:p w14:paraId="344400D1" w14:textId="77777777" w:rsidR="0000084B" w:rsidRPr="0000084B" w:rsidRDefault="0000084B" w:rsidP="00311060">
      <w:pPr>
        <w:numPr>
          <w:ilvl w:val="1"/>
          <w:numId w:val="245"/>
        </w:numPr>
        <w:overflowPunct w:val="0"/>
        <w:autoSpaceDE w:val="0"/>
        <w:autoSpaceDN w:val="0"/>
        <w:adjustRightInd w:val="0"/>
        <w:contextualSpacing/>
        <w:textAlignment w:val="baseline"/>
        <w:rPr>
          <w:rFonts w:eastAsia="DengXian"/>
          <w:lang w:eastAsia="zh-CN"/>
        </w:rPr>
      </w:pPr>
      <w:r w:rsidRPr="0000084B">
        <w:rPr>
          <w:szCs w:val="20"/>
          <w:lang w:eastAsia="x-none"/>
        </w:rPr>
        <w:t>Antenna radiation pattern, e.g. consider more realistic antenna patterns, including a phase component, potential reuse the parabolic pattern,</w:t>
      </w:r>
    </w:p>
    <w:p w14:paraId="2FE0143D" w14:textId="77777777" w:rsidR="0000084B" w:rsidRPr="0000084B" w:rsidRDefault="0000084B" w:rsidP="00311060">
      <w:pPr>
        <w:numPr>
          <w:ilvl w:val="1"/>
          <w:numId w:val="245"/>
        </w:numPr>
        <w:overflowPunct w:val="0"/>
        <w:autoSpaceDE w:val="0"/>
        <w:autoSpaceDN w:val="0"/>
        <w:adjustRightInd w:val="0"/>
        <w:contextualSpacing/>
        <w:textAlignment w:val="baseline"/>
        <w:rPr>
          <w:rFonts w:eastAsia="DengXian"/>
          <w:lang w:eastAsia="zh-CN"/>
        </w:rPr>
      </w:pPr>
      <w:r w:rsidRPr="0000084B">
        <w:rPr>
          <w:szCs w:val="20"/>
          <w:lang w:eastAsia="x-none"/>
        </w:rPr>
        <w:t>Antenna imbalance</w:t>
      </w:r>
    </w:p>
    <w:p w14:paraId="4275387C" w14:textId="77777777" w:rsidR="0000084B" w:rsidRPr="0000084B" w:rsidRDefault="0000084B" w:rsidP="00311060">
      <w:pPr>
        <w:numPr>
          <w:ilvl w:val="0"/>
          <w:numId w:val="245"/>
        </w:numPr>
        <w:overflowPunct w:val="0"/>
        <w:autoSpaceDE w:val="0"/>
        <w:autoSpaceDN w:val="0"/>
        <w:adjustRightInd w:val="0"/>
        <w:contextualSpacing/>
        <w:textAlignment w:val="baseline"/>
        <w:rPr>
          <w:rFonts w:eastAsia="DengXian"/>
          <w:lang w:eastAsia="zh-CN"/>
        </w:rPr>
      </w:pPr>
      <w:r w:rsidRPr="0000084B">
        <w:rPr>
          <w:rFonts w:eastAsia="DengXian" w:hint="eastAsia"/>
          <w:szCs w:val="20"/>
          <w:lang w:eastAsia="zh-CN"/>
        </w:rPr>
        <w:t xml:space="preserve">Note: this is only used for </w:t>
      </w:r>
      <w:r w:rsidRPr="0000084B">
        <w:rPr>
          <w:rFonts w:eastAsia="DengXian"/>
          <w:szCs w:val="20"/>
          <w:lang w:eastAsia="zh-CN"/>
        </w:rPr>
        <w:t>calibration</w:t>
      </w:r>
      <w:r w:rsidRPr="0000084B">
        <w:rPr>
          <w:rFonts w:eastAsia="DengXian" w:hint="eastAsia"/>
          <w:szCs w:val="20"/>
          <w:lang w:eastAsia="zh-CN"/>
        </w:rPr>
        <w:t>.</w:t>
      </w:r>
    </w:p>
    <w:p w14:paraId="03A29E81" w14:textId="77777777" w:rsidR="0000084B" w:rsidRDefault="0000084B" w:rsidP="0000084B">
      <w:pPr>
        <w:rPr>
          <w:lang w:eastAsia="x-none"/>
        </w:rPr>
      </w:pPr>
    </w:p>
    <w:p w14:paraId="3C58E90A" w14:textId="77777777" w:rsidR="0000084B" w:rsidRDefault="0000084B" w:rsidP="0000084B">
      <w:pPr>
        <w:rPr>
          <w:lang w:eastAsia="x-none"/>
        </w:rPr>
      </w:pPr>
    </w:p>
    <w:p w14:paraId="1D606CB5" w14:textId="25E86C80" w:rsidR="0000084B" w:rsidRPr="00D7097B" w:rsidRDefault="00BB598D" w:rsidP="0000084B">
      <w:pPr>
        <w:rPr>
          <w:lang w:eastAsia="x-none"/>
        </w:rPr>
      </w:pPr>
      <w:r>
        <w:rPr>
          <w:lang w:eastAsia="x-none"/>
        </w:rPr>
        <w:t xml:space="preserve">Final summary in </w:t>
      </w:r>
      <w:hyperlink r:id="rId2213" w:history="1">
        <w:r w:rsidR="006F79AF">
          <w:rPr>
            <w:rStyle w:val="Hyperlink"/>
            <w:lang w:eastAsia="x-none"/>
          </w:rPr>
          <w:t>R1-2405589</w:t>
        </w:r>
      </w:hyperlink>
      <w:r>
        <w:rPr>
          <w:lang w:eastAsia="x-none"/>
        </w:rPr>
        <w:t>.</w:t>
      </w:r>
    </w:p>
    <w:p w14:paraId="15C2B33C" w14:textId="77777777" w:rsidR="00D7097B" w:rsidRPr="00D7097B" w:rsidRDefault="00D7097B" w:rsidP="0023334E">
      <w:pPr>
        <w:pStyle w:val="Heading3"/>
      </w:pPr>
      <w:bookmarkStart w:id="446" w:name="_Toc166306565"/>
      <w:bookmarkStart w:id="447" w:name="_Toc173405059"/>
      <w:r w:rsidRPr="00D7097B">
        <w:t>Channel model adaptation/extension of TR38.901 for 7-24GHz</w:t>
      </w:r>
      <w:bookmarkEnd w:id="446"/>
      <w:bookmarkEnd w:id="447"/>
      <w:r w:rsidRPr="00D7097B">
        <w:t xml:space="preserve"> </w:t>
      </w:r>
    </w:p>
    <w:p w14:paraId="6962BCEA" w14:textId="77777777" w:rsidR="00D7097B" w:rsidRPr="00D7097B" w:rsidRDefault="00D7097B" w:rsidP="00D7097B">
      <w:pPr>
        <w:rPr>
          <w:i/>
          <w:iCs/>
        </w:rPr>
      </w:pPr>
      <w:r w:rsidRPr="00D7097B">
        <w:rPr>
          <w:rFonts w:hint="eastAsia"/>
          <w:i/>
          <w:iCs/>
          <w:lang w:eastAsia="ko-KR"/>
        </w:rPr>
        <w:t>In</w:t>
      </w:r>
      <w:r w:rsidRPr="00D7097B">
        <w:rPr>
          <w:i/>
          <w:iCs/>
          <w:lang w:eastAsia="ko-KR"/>
        </w:rPr>
        <w:t xml:space="preserve">cluding </w:t>
      </w:r>
      <w:r w:rsidRPr="00D7097B">
        <w:rPr>
          <w:i/>
          <w:iCs/>
        </w:rPr>
        <w:t>near-field propagation a</w:t>
      </w:r>
      <w:r w:rsidRPr="00D7097B">
        <w:rPr>
          <w:rFonts w:hint="eastAsia"/>
          <w:i/>
          <w:iCs/>
          <w:lang w:eastAsia="ko-KR"/>
        </w:rPr>
        <w:t>nd</w:t>
      </w:r>
      <w:r w:rsidRPr="00D7097B">
        <w:rPr>
          <w:i/>
          <w:iCs/>
          <w:lang w:eastAsia="ko-KR"/>
        </w:rPr>
        <w:t xml:space="preserve"> s</w:t>
      </w:r>
      <w:r w:rsidRPr="00D7097B">
        <w:rPr>
          <w:i/>
          <w:iCs/>
        </w:rPr>
        <w:t>patial non-stationarity</w:t>
      </w:r>
    </w:p>
    <w:p w14:paraId="0BF65F16" w14:textId="77777777" w:rsidR="00D7097B" w:rsidRPr="0023334E" w:rsidRDefault="00D7097B" w:rsidP="00D7097B"/>
    <w:p w14:paraId="05AA8F0F" w14:textId="188CFA67" w:rsidR="00D7097B" w:rsidRPr="00D7097B" w:rsidRDefault="006F79AF" w:rsidP="00D7097B">
      <w:hyperlink r:id="rId2214" w:history="1">
        <w:r>
          <w:rPr>
            <w:rStyle w:val="Hyperlink"/>
          </w:rPr>
          <w:t>R1-2403857</w:t>
        </w:r>
      </w:hyperlink>
      <w:r w:rsidR="00D7097B" w:rsidRPr="00D7097B">
        <w:tab/>
        <w:t>Discussion on  Channel Model Extension of TR38.901 for FR3</w:t>
      </w:r>
      <w:r w:rsidR="00D7097B" w:rsidRPr="00D7097B">
        <w:tab/>
        <w:t>InterDigital, Inc.</w:t>
      </w:r>
    </w:p>
    <w:p w14:paraId="7B3EF189" w14:textId="462A189E" w:rsidR="00D7097B" w:rsidRPr="00D7097B" w:rsidRDefault="006F79AF" w:rsidP="00D7097B">
      <w:hyperlink r:id="rId2215" w:history="1">
        <w:r>
          <w:rPr>
            <w:rStyle w:val="Hyperlink"/>
          </w:rPr>
          <w:t>R1-2403908</w:t>
        </w:r>
      </w:hyperlink>
      <w:r w:rsidR="00D7097B" w:rsidRPr="00D7097B">
        <w:tab/>
        <w:t>Discussion on channel modelling adaptation/extension for 7-24GHz</w:t>
      </w:r>
      <w:r w:rsidR="00D7097B" w:rsidRPr="00D7097B">
        <w:tab/>
        <w:t>LG Electronics</w:t>
      </w:r>
    </w:p>
    <w:p w14:paraId="38C512BA" w14:textId="323472F6" w:rsidR="00D7097B" w:rsidRPr="00D7097B" w:rsidRDefault="006F79AF" w:rsidP="00D7097B">
      <w:hyperlink r:id="rId2216" w:history="1">
        <w:r>
          <w:rPr>
            <w:rStyle w:val="Hyperlink"/>
          </w:rPr>
          <w:t>R1-2403926</w:t>
        </w:r>
      </w:hyperlink>
      <w:r w:rsidR="00D7097B" w:rsidRPr="00D7097B">
        <w:tab/>
        <w:t>Considerations on the 7-24GHz channel model extension</w:t>
      </w:r>
      <w:r w:rsidR="00D7097B" w:rsidRPr="00D7097B">
        <w:tab/>
        <w:t>Huawei, HiSilicon</w:t>
      </w:r>
    </w:p>
    <w:p w14:paraId="7B6C2A15" w14:textId="321F83AC" w:rsidR="00D7097B" w:rsidRPr="00D7097B" w:rsidRDefault="006F79AF" w:rsidP="00D7097B">
      <w:hyperlink r:id="rId2217" w:history="1">
        <w:r>
          <w:rPr>
            <w:rStyle w:val="Hyperlink"/>
          </w:rPr>
          <w:t>R1-2403963</w:t>
        </w:r>
      </w:hyperlink>
      <w:r w:rsidR="00D7097B" w:rsidRPr="00D7097B">
        <w:tab/>
        <w:t>Discussion on channel model adaptation/extension</w:t>
      </w:r>
      <w:r w:rsidR="00D7097B" w:rsidRPr="00D7097B">
        <w:tab/>
        <w:t>Intel Corporation</w:t>
      </w:r>
    </w:p>
    <w:p w14:paraId="7F975086" w14:textId="74FC6DF6" w:rsidR="00D7097B" w:rsidRPr="00D7097B" w:rsidRDefault="006F79AF" w:rsidP="00D7097B">
      <w:hyperlink r:id="rId2218" w:history="1">
        <w:r>
          <w:rPr>
            <w:rStyle w:val="Hyperlink"/>
          </w:rPr>
          <w:t>R1-2403992</w:t>
        </w:r>
      </w:hyperlink>
      <w:r w:rsidR="00D7097B" w:rsidRPr="00D7097B">
        <w:tab/>
        <w:t>Discussion on adaptation and extension of channel model</w:t>
      </w:r>
      <w:r w:rsidR="00D7097B" w:rsidRPr="00D7097B">
        <w:tab/>
        <w:t>Ericsson</w:t>
      </w:r>
    </w:p>
    <w:p w14:paraId="6AF93045" w14:textId="5906E118" w:rsidR="00D7097B" w:rsidRPr="00D7097B" w:rsidRDefault="006F79AF" w:rsidP="00D7097B">
      <w:hyperlink r:id="rId2219" w:history="1">
        <w:r>
          <w:rPr>
            <w:rStyle w:val="Hyperlink"/>
          </w:rPr>
          <w:t>R1-2403997</w:t>
        </w:r>
      </w:hyperlink>
      <w:r w:rsidR="00D7097B" w:rsidRPr="00D7097B">
        <w:tab/>
        <w:t>Discussion on Channel model adaptation/extension of TR38.901 for 7-24GHz</w:t>
      </w:r>
      <w:r w:rsidR="00D7097B" w:rsidRPr="00D7097B">
        <w:tab/>
        <w:t>Nokia</w:t>
      </w:r>
    </w:p>
    <w:p w14:paraId="74BDB030" w14:textId="4D5B471E" w:rsidR="00D7097B" w:rsidRPr="00D7097B" w:rsidRDefault="006F79AF" w:rsidP="00D7097B">
      <w:hyperlink r:id="rId2220" w:history="1">
        <w:r>
          <w:rPr>
            <w:rStyle w:val="Hyperlink"/>
          </w:rPr>
          <w:t>R1-2404130</w:t>
        </w:r>
      </w:hyperlink>
      <w:r w:rsidR="00D7097B" w:rsidRPr="00D7097B">
        <w:tab/>
        <w:t>Discussion on channel model adaptation/extension of TR38.901 for 7 - 24 GHz</w:t>
      </w:r>
      <w:r w:rsidR="00D7097B" w:rsidRPr="00D7097B">
        <w:tab/>
        <w:t>Samsung</w:t>
      </w:r>
    </w:p>
    <w:p w14:paraId="2C1D1BA6" w14:textId="2B5CA904" w:rsidR="00D7097B" w:rsidRPr="00D7097B" w:rsidRDefault="006F79AF" w:rsidP="00D7097B">
      <w:hyperlink r:id="rId2221" w:history="1">
        <w:r>
          <w:rPr>
            <w:rStyle w:val="Hyperlink"/>
          </w:rPr>
          <w:t>R1-2404192</w:t>
        </w:r>
      </w:hyperlink>
      <w:r w:rsidR="00D7097B" w:rsidRPr="00D7097B">
        <w:tab/>
        <w:t>Views on channel model adaptation/extension of TR38.901 for 7-24GHz</w:t>
      </w:r>
      <w:r w:rsidR="00D7097B" w:rsidRPr="00D7097B">
        <w:tab/>
        <w:t>vivo</w:t>
      </w:r>
    </w:p>
    <w:p w14:paraId="73BA6CAB" w14:textId="61E2D861" w:rsidR="00D7097B" w:rsidRPr="00D7097B" w:rsidRDefault="006F79AF" w:rsidP="00D7097B">
      <w:hyperlink r:id="rId2222" w:history="1">
        <w:r>
          <w:rPr>
            <w:rStyle w:val="Hyperlink"/>
          </w:rPr>
          <w:t>R1-2404213</w:t>
        </w:r>
      </w:hyperlink>
      <w:r w:rsidR="00D7097B" w:rsidRPr="00D7097B">
        <w:tab/>
        <w:t>Discussion on the channel model adaptation and extension</w:t>
      </w:r>
      <w:r w:rsidR="00D7097B" w:rsidRPr="00D7097B">
        <w:tab/>
        <w:t>ZTE</w:t>
      </w:r>
    </w:p>
    <w:p w14:paraId="51E7D342" w14:textId="68A5DB9F" w:rsidR="00D7097B" w:rsidRPr="00D7097B" w:rsidRDefault="006F79AF" w:rsidP="00D7097B">
      <w:hyperlink r:id="rId2223" w:history="1">
        <w:r>
          <w:rPr>
            <w:rStyle w:val="Hyperlink"/>
          </w:rPr>
          <w:t>R1-2404305</w:t>
        </w:r>
      </w:hyperlink>
      <w:r w:rsidR="00D7097B" w:rsidRPr="00D7097B">
        <w:tab/>
        <w:t>Channel Model Adaptation and Extension of TR38.901 for 7-24 GHz</w:t>
      </w:r>
      <w:r w:rsidR="00D7097B" w:rsidRPr="00D7097B">
        <w:tab/>
        <w:t>Apple</w:t>
      </w:r>
    </w:p>
    <w:p w14:paraId="45A05D9F" w14:textId="26449A41" w:rsidR="00D7097B" w:rsidRPr="00D7097B" w:rsidRDefault="006F79AF" w:rsidP="00D7097B">
      <w:hyperlink r:id="rId2224" w:history="1">
        <w:r>
          <w:rPr>
            <w:rStyle w:val="Hyperlink"/>
          </w:rPr>
          <w:t>R1-2404330</w:t>
        </w:r>
      </w:hyperlink>
      <w:r w:rsidR="00D7097B" w:rsidRPr="00D7097B">
        <w:tab/>
        <w:t>Discussion on modeling near-field propagation and spatial non-stationarity in TR38.901 for 7-24GHz</w:t>
      </w:r>
      <w:r w:rsidR="00D7097B" w:rsidRPr="00D7097B">
        <w:tab/>
        <w:t>BUPT, CMCC, vivo</w:t>
      </w:r>
    </w:p>
    <w:p w14:paraId="34348404" w14:textId="79E5D031" w:rsidR="00D7097B" w:rsidRPr="00D7097B" w:rsidRDefault="006F79AF" w:rsidP="00D7097B">
      <w:hyperlink r:id="rId2225" w:history="1">
        <w:r>
          <w:rPr>
            <w:rStyle w:val="Hyperlink"/>
          </w:rPr>
          <w:t>R1-2404340</w:t>
        </w:r>
      </w:hyperlink>
      <w:r w:rsidR="00D7097B" w:rsidRPr="00D7097B">
        <w:tab/>
        <w:t>Discussion of FR3 channel model</w:t>
      </w:r>
      <w:r w:rsidR="00D7097B" w:rsidRPr="00D7097B">
        <w:tab/>
        <w:t>Lenovo</w:t>
      </w:r>
    </w:p>
    <w:p w14:paraId="5DB94C77" w14:textId="274B0599" w:rsidR="00D7097B" w:rsidRPr="00D7097B" w:rsidRDefault="006F79AF" w:rsidP="00D7097B">
      <w:hyperlink r:id="rId2226" w:history="1">
        <w:r>
          <w:rPr>
            <w:rStyle w:val="Hyperlink"/>
          </w:rPr>
          <w:t>R1-2404416</w:t>
        </w:r>
      </w:hyperlink>
      <w:r w:rsidR="00D7097B" w:rsidRPr="00D7097B">
        <w:tab/>
        <w:t>On channel model adaptation/extension of TR38.901 for 7-24GHz</w:t>
      </w:r>
      <w:r w:rsidR="00D7097B" w:rsidRPr="00D7097B">
        <w:tab/>
        <w:t>CATT</w:t>
      </w:r>
    </w:p>
    <w:p w14:paraId="28B76838" w14:textId="7BC1D13E" w:rsidR="00D7097B" w:rsidRPr="00D7097B" w:rsidRDefault="006F79AF" w:rsidP="00D7097B">
      <w:hyperlink r:id="rId2227" w:history="1">
        <w:r>
          <w:rPr>
            <w:rStyle w:val="Hyperlink"/>
          </w:rPr>
          <w:t>R1-2404437</w:t>
        </w:r>
      </w:hyperlink>
      <w:r w:rsidR="00D7097B" w:rsidRPr="00D7097B">
        <w:tab/>
        <w:t>Discussion on channel modeling for single road bridge (SRB) scenario</w:t>
      </w:r>
      <w:r w:rsidR="00D7097B" w:rsidRPr="00D7097B">
        <w:tab/>
        <w:t>China Telecom, BJTU</w:t>
      </w:r>
    </w:p>
    <w:p w14:paraId="1F25F0E8" w14:textId="66B012CE" w:rsidR="00D7097B" w:rsidRPr="00D7097B" w:rsidRDefault="006F79AF" w:rsidP="00D7097B">
      <w:hyperlink r:id="rId2228" w:history="1">
        <w:r>
          <w:rPr>
            <w:rStyle w:val="Hyperlink"/>
          </w:rPr>
          <w:t>R1-2404544</w:t>
        </w:r>
      </w:hyperlink>
      <w:r w:rsidR="00D7097B" w:rsidRPr="00D7097B">
        <w:tab/>
        <w:t>Channel model adaptation of TR 38901 for 7-24 GHz</w:t>
      </w:r>
      <w:r w:rsidR="00D7097B" w:rsidRPr="00D7097B">
        <w:tab/>
        <w:t>NVIDIA</w:t>
      </w:r>
    </w:p>
    <w:p w14:paraId="0D97AF7A" w14:textId="19B66F72" w:rsidR="00D7097B" w:rsidRPr="00D7097B" w:rsidRDefault="006F79AF" w:rsidP="00D7097B">
      <w:hyperlink r:id="rId2229" w:history="1">
        <w:r>
          <w:rPr>
            <w:rStyle w:val="Hyperlink"/>
          </w:rPr>
          <w:t>R1-2405082</w:t>
        </w:r>
      </w:hyperlink>
      <w:r w:rsidR="00D7097B" w:rsidRPr="00D7097B">
        <w:tab/>
        <w:t>Discussion on channel modelling enhancements for 7-24GHz for NR</w:t>
      </w:r>
      <w:r w:rsidR="00D7097B" w:rsidRPr="00D7097B">
        <w:tab/>
        <w:t>MediaTek Inc.</w:t>
      </w:r>
    </w:p>
    <w:p w14:paraId="0F33A1D5" w14:textId="394E29E0" w:rsidR="00D7097B" w:rsidRPr="00D7097B" w:rsidRDefault="006F79AF" w:rsidP="00D7097B">
      <w:hyperlink r:id="rId2230" w:history="1">
        <w:r>
          <w:rPr>
            <w:rStyle w:val="Hyperlink"/>
          </w:rPr>
          <w:t>R1-2405170</w:t>
        </w:r>
      </w:hyperlink>
      <w:r w:rsidR="00D7097B" w:rsidRPr="00D7097B">
        <w:tab/>
        <w:t>Channel Model Adaptation/Extension of TR38.901 for 7-24GHz</w:t>
      </w:r>
      <w:r w:rsidR="00D7097B" w:rsidRPr="00D7097B">
        <w:tab/>
        <w:t>Qualcomm Incorporated</w:t>
      </w:r>
    </w:p>
    <w:p w14:paraId="4AD418EF" w14:textId="7C73511D" w:rsidR="00D7097B" w:rsidRDefault="006F79AF" w:rsidP="00D7097B">
      <w:hyperlink r:id="rId2231" w:history="1">
        <w:r>
          <w:rPr>
            <w:rStyle w:val="Hyperlink"/>
          </w:rPr>
          <w:t>R1-2405250</w:t>
        </w:r>
      </w:hyperlink>
      <w:r w:rsidR="00D7097B" w:rsidRPr="00D7097B">
        <w:tab/>
        <w:t>Channel model adaptation/extension of TR38.901 for 7-24 GHz</w:t>
      </w:r>
      <w:r w:rsidR="00D7097B" w:rsidRPr="00D7097B">
        <w:tab/>
        <w:t>CEWiT</w:t>
      </w:r>
    </w:p>
    <w:p w14:paraId="353E02E5" w14:textId="77777777" w:rsidR="009F6DE7" w:rsidRDefault="009F6DE7" w:rsidP="00D7097B"/>
    <w:p w14:paraId="0710A392" w14:textId="01907CE3" w:rsidR="009F6DE7" w:rsidRPr="009F6DE7" w:rsidRDefault="006F79AF" w:rsidP="009F6DE7">
      <w:pPr>
        <w:rPr>
          <w:b/>
          <w:bCs/>
        </w:rPr>
      </w:pPr>
      <w:hyperlink r:id="rId2232" w:history="1">
        <w:r>
          <w:rPr>
            <w:rStyle w:val="Hyperlink"/>
            <w:b/>
            <w:bCs/>
          </w:rPr>
          <w:t>R1-2405443</w:t>
        </w:r>
      </w:hyperlink>
      <w:r w:rsidR="009F6DE7" w:rsidRPr="009F6DE7">
        <w:rPr>
          <w:b/>
          <w:bCs/>
        </w:rPr>
        <w:tab/>
        <w:t>Summary#1 of channel model adaptation and extension</w:t>
      </w:r>
      <w:r w:rsidR="009F6DE7" w:rsidRPr="009F6DE7">
        <w:rPr>
          <w:b/>
          <w:bCs/>
        </w:rPr>
        <w:tab/>
        <w:t>Moderator (ZTE)</w:t>
      </w:r>
    </w:p>
    <w:p w14:paraId="44F5AD90" w14:textId="77777777" w:rsidR="006D2558" w:rsidRDefault="006D2558" w:rsidP="006D2558">
      <w:pPr>
        <w:rPr>
          <w:lang w:eastAsia="x-none"/>
        </w:rPr>
      </w:pPr>
      <w:r>
        <w:rPr>
          <w:lang w:eastAsia="x-none"/>
        </w:rPr>
        <w:t>Presented in Monday session</w:t>
      </w:r>
    </w:p>
    <w:p w14:paraId="5BD00DE3" w14:textId="77777777" w:rsidR="009F6DE7" w:rsidRDefault="009F6DE7" w:rsidP="009F6DE7"/>
    <w:p w14:paraId="0BD3B714" w14:textId="1895831B" w:rsidR="009F6DE7" w:rsidRPr="006D2558" w:rsidRDefault="006F79AF" w:rsidP="009F6DE7">
      <w:pPr>
        <w:rPr>
          <w:b/>
          <w:bCs/>
        </w:rPr>
      </w:pPr>
      <w:hyperlink r:id="rId2233" w:history="1">
        <w:r>
          <w:rPr>
            <w:rStyle w:val="Hyperlink"/>
            <w:b/>
            <w:bCs/>
          </w:rPr>
          <w:t>R1-2405444</w:t>
        </w:r>
      </w:hyperlink>
      <w:r w:rsidR="009F6DE7" w:rsidRPr="006D2558">
        <w:rPr>
          <w:b/>
          <w:bCs/>
        </w:rPr>
        <w:tab/>
        <w:t>Summary#2 of channel model adaptation and extension</w:t>
      </w:r>
      <w:r w:rsidR="009F6DE7" w:rsidRPr="006D2558">
        <w:rPr>
          <w:b/>
          <w:bCs/>
        </w:rPr>
        <w:tab/>
        <w:t>Moderator (ZTE)</w:t>
      </w:r>
    </w:p>
    <w:p w14:paraId="291F5084" w14:textId="09552326" w:rsidR="006D2558" w:rsidRPr="006D2558" w:rsidRDefault="006D2558" w:rsidP="006D2558">
      <w:r w:rsidRPr="006D2558">
        <w:t>From Tuesday session</w:t>
      </w:r>
    </w:p>
    <w:p w14:paraId="657D0749" w14:textId="5B45C239" w:rsidR="006D2558" w:rsidRPr="00BB598D" w:rsidRDefault="006D2558" w:rsidP="006D2558">
      <w:pPr>
        <w:rPr>
          <w:rFonts w:eastAsia="DengXian"/>
          <w:lang w:eastAsia="zh-CN"/>
        </w:rPr>
      </w:pPr>
      <w:r w:rsidRPr="00BB598D">
        <w:rPr>
          <w:rFonts w:hint="eastAsia"/>
        </w:rPr>
        <w:t>Agreement</w:t>
      </w:r>
      <w:r w:rsidR="00BB598D">
        <w:t xml:space="preserve"> (modified in Wednesday session – see below)</w:t>
      </w:r>
    </w:p>
    <w:p w14:paraId="088D6266" w14:textId="77777777" w:rsidR="006D2558" w:rsidRPr="006D2558" w:rsidRDefault="006D2558" w:rsidP="006D2558">
      <w:pPr>
        <w:rPr>
          <w:rFonts w:ascii="Times New Roman" w:hAnsi="Times New Roman"/>
          <w:szCs w:val="20"/>
        </w:rPr>
      </w:pPr>
      <w:r w:rsidRPr="006D2558">
        <w:rPr>
          <w:rFonts w:ascii="Times New Roman" w:hAnsi="Times New Roman"/>
          <w:szCs w:val="20"/>
        </w:rPr>
        <w:t xml:space="preserve">For the assumption on </w:t>
      </w:r>
      <w:r w:rsidRPr="006D2558">
        <w:rPr>
          <w:rFonts w:ascii="Times New Roman" w:eastAsia="DengXian" w:hAnsi="Times New Roman" w:hint="eastAsia"/>
          <w:szCs w:val="20"/>
          <w:lang w:eastAsia="zh-CN"/>
        </w:rPr>
        <w:t xml:space="preserve">the </w:t>
      </w:r>
      <w:r w:rsidRPr="006D2558">
        <w:rPr>
          <w:rFonts w:ascii="Times New Roman" w:hAnsi="Times New Roman"/>
          <w:szCs w:val="20"/>
        </w:rPr>
        <w:t>aperture size of antenna array, the following is considered for near-field and spatial non-stationarity channel model study, e.g., simulation/measurement and calibration:</w:t>
      </w:r>
    </w:p>
    <w:p w14:paraId="3304A598" w14:textId="77777777" w:rsidR="006D2558" w:rsidRPr="006D2558" w:rsidRDefault="006D2558" w:rsidP="00311060">
      <w:pPr>
        <w:pStyle w:val="ListParagraph"/>
        <w:numPr>
          <w:ilvl w:val="0"/>
          <w:numId w:val="143"/>
        </w:numPr>
        <w:rPr>
          <w:lang w:eastAsia="x-none"/>
        </w:rPr>
      </w:pPr>
      <w:r w:rsidRPr="006D2558">
        <w:rPr>
          <w:lang w:val="en-US" w:eastAsia="x-none"/>
        </w:rPr>
        <w:t xml:space="preserve">Up to </w:t>
      </w:r>
      <w:r w:rsidRPr="006D2558">
        <w:rPr>
          <w:color w:val="FF0000"/>
          <w:lang w:val="en-US" w:eastAsia="x-none"/>
        </w:rPr>
        <w:t xml:space="preserve">1.5 </w:t>
      </w:r>
      <w:r w:rsidRPr="006D2558">
        <w:rPr>
          <w:lang w:val="en-US" w:eastAsia="x-none"/>
        </w:rPr>
        <w:t xml:space="preserve">m </w:t>
      </w:r>
      <w:r w:rsidRPr="006D2558">
        <w:rPr>
          <w:lang w:eastAsia="x-none"/>
        </w:rPr>
        <w:t xml:space="preserve">for UMa with maximum antenna elements in the array is </w:t>
      </w:r>
      <w:r w:rsidRPr="006D2558">
        <w:rPr>
          <w:color w:val="FF0000"/>
          <w:lang w:eastAsia="x-none"/>
        </w:rPr>
        <w:t xml:space="preserve">[5k] </w:t>
      </w:r>
      <w:r w:rsidRPr="006D2558">
        <w:rPr>
          <w:lang w:eastAsia="x-none"/>
        </w:rPr>
        <w:t>for single Polarization.</w:t>
      </w:r>
    </w:p>
    <w:p w14:paraId="54517715" w14:textId="77777777" w:rsidR="006D2558" w:rsidRPr="006D2558" w:rsidRDefault="006D2558" w:rsidP="00311060">
      <w:pPr>
        <w:pStyle w:val="ListParagraph"/>
        <w:numPr>
          <w:ilvl w:val="0"/>
          <w:numId w:val="143"/>
        </w:numPr>
        <w:rPr>
          <w:lang w:eastAsia="x-none"/>
        </w:rPr>
      </w:pPr>
      <w:r w:rsidRPr="006D2558">
        <w:rPr>
          <w:lang w:val="en-US" w:eastAsia="x-none"/>
        </w:rPr>
        <w:t xml:space="preserve">Up to </w:t>
      </w:r>
      <w:r w:rsidRPr="006D2558">
        <w:rPr>
          <w:color w:val="FF0000"/>
          <w:lang w:val="en-US" w:eastAsia="x-none"/>
        </w:rPr>
        <w:t xml:space="preserve">[0.71] </w:t>
      </w:r>
      <w:r w:rsidRPr="006D2558">
        <w:rPr>
          <w:lang w:val="en-US" w:eastAsia="x-none"/>
        </w:rPr>
        <w:t xml:space="preserve">m </w:t>
      </w:r>
      <w:r w:rsidRPr="006D2558">
        <w:rPr>
          <w:lang w:eastAsia="x-none"/>
        </w:rPr>
        <w:t>for UMi</w:t>
      </w:r>
      <w:r w:rsidRPr="006D2558">
        <w:rPr>
          <w:lang w:val="en-US" w:eastAsia="x-none"/>
        </w:rPr>
        <w:t xml:space="preserve"> </w:t>
      </w:r>
      <w:r w:rsidRPr="006D2558">
        <w:rPr>
          <w:lang w:eastAsia="x-none"/>
        </w:rPr>
        <w:t xml:space="preserve">with maximum antenna elements in the array is </w:t>
      </w:r>
      <w:r w:rsidRPr="006D2558">
        <w:rPr>
          <w:color w:val="FF0000"/>
          <w:lang w:eastAsia="x-none"/>
        </w:rPr>
        <w:t>[</w:t>
      </w:r>
      <w:r w:rsidRPr="006D2558">
        <w:rPr>
          <w:rFonts w:eastAsia="DengXian" w:hint="eastAsia"/>
          <w:color w:val="FF0000"/>
          <w:lang w:eastAsia="zh-CN"/>
        </w:rPr>
        <w:t>1.2</w:t>
      </w:r>
      <w:r w:rsidRPr="006D2558">
        <w:rPr>
          <w:color w:val="FF0000"/>
          <w:lang w:eastAsia="x-none"/>
        </w:rPr>
        <w:t xml:space="preserve">5k] </w:t>
      </w:r>
      <w:r w:rsidRPr="006D2558">
        <w:rPr>
          <w:lang w:eastAsia="x-none"/>
        </w:rPr>
        <w:t>for single Polarization.</w:t>
      </w:r>
    </w:p>
    <w:p w14:paraId="545249AD" w14:textId="77777777" w:rsidR="006D2558" w:rsidRPr="006D2558" w:rsidRDefault="006D2558" w:rsidP="00311060">
      <w:pPr>
        <w:pStyle w:val="ListParagraph"/>
        <w:numPr>
          <w:ilvl w:val="0"/>
          <w:numId w:val="143"/>
        </w:numPr>
        <w:rPr>
          <w:lang w:eastAsia="x-none"/>
        </w:rPr>
      </w:pPr>
      <w:r w:rsidRPr="006D2558">
        <w:rPr>
          <w:lang w:val="en-US" w:eastAsia="x-none"/>
        </w:rPr>
        <w:t xml:space="preserve">Up to </w:t>
      </w:r>
      <w:r w:rsidRPr="006D2558">
        <w:rPr>
          <w:color w:val="FF0000"/>
          <w:lang w:val="en-US" w:eastAsia="x-none"/>
        </w:rPr>
        <w:t xml:space="preserve">[0.71] </w:t>
      </w:r>
      <w:r w:rsidRPr="006D2558">
        <w:rPr>
          <w:lang w:val="en-US" w:eastAsia="x-none"/>
        </w:rPr>
        <w:t xml:space="preserve">m </w:t>
      </w:r>
      <w:r w:rsidRPr="006D2558">
        <w:rPr>
          <w:lang w:eastAsia="x-none"/>
        </w:rPr>
        <w:t>for Indoor facto</w:t>
      </w:r>
      <w:r w:rsidRPr="006D2558">
        <w:rPr>
          <w:rFonts w:eastAsia="DengXian" w:hint="eastAsia"/>
          <w:lang w:eastAsia="zh-CN"/>
        </w:rPr>
        <w:t>ry</w:t>
      </w:r>
      <w:r w:rsidRPr="006D2558">
        <w:rPr>
          <w:lang w:val="en-US" w:eastAsia="x-none"/>
        </w:rPr>
        <w:t xml:space="preserve"> </w:t>
      </w:r>
      <w:r w:rsidRPr="006D2558">
        <w:rPr>
          <w:lang w:eastAsia="x-none"/>
        </w:rPr>
        <w:t xml:space="preserve">with maximum antenna elements in the array is </w:t>
      </w:r>
      <w:r w:rsidRPr="006D2558">
        <w:rPr>
          <w:color w:val="FF0000"/>
          <w:lang w:eastAsia="x-none"/>
        </w:rPr>
        <w:t>[</w:t>
      </w:r>
      <w:r w:rsidRPr="006D2558">
        <w:rPr>
          <w:rFonts w:eastAsia="DengXian" w:hint="eastAsia"/>
          <w:color w:val="FF0000"/>
          <w:lang w:eastAsia="zh-CN"/>
        </w:rPr>
        <w:t>1.</w:t>
      </w:r>
      <w:r w:rsidRPr="006D2558">
        <w:rPr>
          <w:color w:val="FF0000"/>
          <w:lang w:eastAsia="x-none"/>
        </w:rPr>
        <w:t xml:space="preserve">25k] </w:t>
      </w:r>
      <w:r w:rsidRPr="006D2558">
        <w:rPr>
          <w:lang w:eastAsia="x-none"/>
        </w:rPr>
        <w:t>for single Polarization.</w:t>
      </w:r>
    </w:p>
    <w:p w14:paraId="73E16502" w14:textId="77777777" w:rsidR="006D2558" w:rsidRPr="006D2558" w:rsidRDefault="006D2558" w:rsidP="00311060">
      <w:pPr>
        <w:pStyle w:val="ListParagraph"/>
        <w:numPr>
          <w:ilvl w:val="0"/>
          <w:numId w:val="143"/>
        </w:numPr>
        <w:rPr>
          <w:lang w:eastAsia="x-none"/>
        </w:rPr>
      </w:pPr>
      <w:r w:rsidRPr="006D2558">
        <w:rPr>
          <w:lang w:eastAsia="x-none"/>
        </w:rPr>
        <w:t xml:space="preserve">Up to </w:t>
      </w:r>
      <w:r w:rsidRPr="006D2558">
        <w:rPr>
          <w:color w:val="FF0000"/>
          <w:lang w:val="en-US" w:eastAsia="x-none"/>
        </w:rPr>
        <w:t xml:space="preserve">[0.5] </w:t>
      </w:r>
      <w:r w:rsidRPr="006D2558">
        <w:rPr>
          <w:lang w:val="en-US" w:eastAsia="x-none"/>
        </w:rPr>
        <w:t>m</w:t>
      </w:r>
      <w:r w:rsidRPr="006D2558">
        <w:rPr>
          <w:lang w:eastAsia="x-none"/>
        </w:rPr>
        <w:t xml:space="preserve"> for Indoor office with maximum antenna elements in the array is </w:t>
      </w:r>
      <w:r w:rsidRPr="006D2558">
        <w:rPr>
          <w:color w:val="FF0000"/>
          <w:lang w:eastAsia="x-none"/>
        </w:rPr>
        <w:t xml:space="preserve">[625] </w:t>
      </w:r>
      <w:r w:rsidRPr="006D2558">
        <w:rPr>
          <w:lang w:eastAsia="x-none"/>
        </w:rPr>
        <w:t>for single Polarization.</w:t>
      </w:r>
    </w:p>
    <w:p w14:paraId="7A39C7E2" w14:textId="77777777" w:rsidR="006D2558" w:rsidRDefault="006D2558" w:rsidP="009F6DE7"/>
    <w:p w14:paraId="1C544BD6" w14:textId="1CB94ECE" w:rsidR="004533FA" w:rsidRPr="004533FA" w:rsidRDefault="006F79AF" w:rsidP="004533FA">
      <w:pPr>
        <w:rPr>
          <w:b/>
          <w:bCs/>
        </w:rPr>
      </w:pPr>
      <w:hyperlink r:id="rId2234" w:history="1">
        <w:r>
          <w:rPr>
            <w:rStyle w:val="Hyperlink"/>
            <w:b/>
            <w:bCs/>
          </w:rPr>
          <w:t>R1-2405545</w:t>
        </w:r>
      </w:hyperlink>
      <w:r w:rsidR="004533FA" w:rsidRPr="004533FA">
        <w:rPr>
          <w:b/>
          <w:bCs/>
        </w:rPr>
        <w:tab/>
        <w:t>Summary#3 of channel model adaptation and extension</w:t>
      </w:r>
      <w:r w:rsidR="004533FA" w:rsidRPr="004533FA">
        <w:rPr>
          <w:b/>
          <w:bCs/>
        </w:rPr>
        <w:tab/>
        <w:t>Moderator (ZTE)</w:t>
      </w:r>
    </w:p>
    <w:p w14:paraId="15448E4A" w14:textId="0C30B1EE" w:rsidR="004533FA" w:rsidRDefault="004533FA" w:rsidP="004533FA">
      <w:r>
        <w:t>From Wednesday session</w:t>
      </w:r>
    </w:p>
    <w:p w14:paraId="4FDBC5FE" w14:textId="0F409309" w:rsidR="004533FA" w:rsidRPr="004533FA" w:rsidRDefault="004533FA" w:rsidP="004533FA">
      <w:pPr>
        <w:rPr>
          <w:rFonts w:ascii="Times New Roman" w:hAnsi="Times New Roman"/>
          <w:iCs/>
          <w:szCs w:val="20"/>
          <w:highlight w:val="green"/>
        </w:rPr>
      </w:pPr>
      <w:r w:rsidRPr="004533FA">
        <w:rPr>
          <w:rFonts w:ascii="Times New Roman" w:hAnsi="Times New Roman"/>
          <w:iCs/>
          <w:szCs w:val="20"/>
          <w:highlight w:val="green"/>
        </w:rPr>
        <w:t>Agreement</w:t>
      </w:r>
      <w:r w:rsidR="00BB598D" w:rsidRPr="00BB598D">
        <w:rPr>
          <w:rFonts w:ascii="Times New Roman" w:hAnsi="Times New Roman"/>
          <w:iCs/>
          <w:szCs w:val="20"/>
        </w:rPr>
        <w:t xml:space="preserve"> (Tuesday agreement is amended as shown in red)</w:t>
      </w:r>
    </w:p>
    <w:p w14:paraId="3D4792B7" w14:textId="77777777" w:rsidR="004533FA" w:rsidRPr="004533FA" w:rsidRDefault="004533FA" w:rsidP="004533FA">
      <w:pPr>
        <w:rPr>
          <w:rFonts w:ascii="Times New Roman" w:hAnsi="Times New Roman"/>
          <w:iCs/>
          <w:szCs w:val="20"/>
        </w:rPr>
      </w:pPr>
      <w:r w:rsidRPr="004533FA">
        <w:rPr>
          <w:rFonts w:ascii="Times New Roman" w:hAnsi="Times New Roman"/>
          <w:iCs/>
          <w:szCs w:val="20"/>
        </w:rPr>
        <w:t xml:space="preserve">For the assumption on </w:t>
      </w:r>
      <w:r w:rsidRPr="004533FA">
        <w:rPr>
          <w:rFonts w:ascii="Times New Roman" w:eastAsia="DengXian" w:hAnsi="Times New Roman"/>
          <w:iCs/>
          <w:szCs w:val="20"/>
        </w:rPr>
        <w:t xml:space="preserve">the </w:t>
      </w:r>
      <w:r w:rsidRPr="004533FA">
        <w:rPr>
          <w:rFonts w:ascii="Times New Roman" w:hAnsi="Times New Roman"/>
          <w:iCs/>
          <w:szCs w:val="20"/>
        </w:rPr>
        <w:t>aperture size of antenna array, the following is considered for near-field and spatial non-stationarity channel model study, e.g., simulation/measurement and calibration:</w:t>
      </w:r>
    </w:p>
    <w:p w14:paraId="7DD45077" w14:textId="77777777" w:rsidR="004533FA" w:rsidRPr="004533FA" w:rsidRDefault="004533FA" w:rsidP="00311060">
      <w:pPr>
        <w:widowControl w:val="0"/>
        <w:numPr>
          <w:ilvl w:val="0"/>
          <w:numId w:val="183"/>
        </w:numPr>
        <w:tabs>
          <w:tab w:val="left" w:pos="1304"/>
          <w:tab w:val="left" w:pos="1440"/>
          <w:tab w:val="left" w:pos="2160"/>
        </w:tabs>
        <w:snapToGrid w:val="0"/>
        <w:jc w:val="both"/>
        <w:rPr>
          <w:rFonts w:ascii="Times New Roman" w:hAnsi="Times New Roman"/>
          <w:iCs/>
          <w:szCs w:val="20"/>
          <w:lang w:eastAsia="x-none"/>
        </w:rPr>
      </w:pPr>
      <w:r w:rsidRPr="004533FA">
        <w:rPr>
          <w:rFonts w:ascii="Times New Roman" w:eastAsia="SimSun" w:hAnsi="Times New Roman"/>
          <w:iCs/>
          <w:szCs w:val="20"/>
          <w:lang w:val="en-US" w:eastAsia="x-none"/>
        </w:rPr>
        <w:t xml:space="preserve">Up to 1.5 m </w:t>
      </w:r>
      <w:r w:rsidRPr="004533FA">
        <w:rPr>
          <w:rFonts w:ascii="Times New Roman" w:hAnsi="Times New Roman"/>
          <w:iCs/>
          <w:szCs w:val="20"/>
          <w:lang w:eastAsia="x-none"/>
        </w:rPr>
        <w:t>for UMa with maximum antenna elements in the array is [5k] for single Polarization.</w:t>
      </w:r>
    </w:p>
    <w:p w14:paraId="551FEB34" w14:textId="77777777" w:rsidR="004533FA" w:rsidRPr="004533FA" w:rsidRDefault="004533FA" w:rsidP="00311060">
      <w:pPr>
        <w:widowControl w:val="0"/>
        <w:numPr>
          <w:ilvl w:val="0"/>
          <w:numId w:val="183"/>
        </w:numPr>
        <w:tabs>
          <w:tab w:val="left" w:pos="1304"/>
          <w:tab w:val="left" w:pos="1440"/>
          <w:tab w:val="left" w:pos="2160"/>
        </w:tabs>
        <w:snapToGrid w:val="0"/>
        <w:jc w:val="both"/>
        <w:rPr>
          <w:rFonts w:ascii="Times New Roman" w:hAnsi="Times New Roman"/>
          <w:iCs/>
          <w:szCs w:val="20"/>
          <w:lang w:eastAsia="x-none"/>
        </w:rPr>
      </w:pPr>
      <w:r w:rsidRPr="004533FA">
        <w:rPr>
          <w:rFonts w:ascii="Times New Roman" w:eastAsia="SimSun" w:hAnsi="Times New Roman"/>
          <w:iCs/>
          <w:szCs w:val="20"/>
          <w:lang w:val="en-US" w:eastAsia="x-none"/>
        </w:rPr>
        <w:t>Up to</w:t>
      </w:r>
      <w:r w:rsidRPr="004533FA">
        <w:rPr>
          <w:rFonts w:ascii="Times New Roman" w:eastAsia="SimSun" w:hAnsi="Times New Roman"/>
          <w:iCs/>
          <w:color w:val="FF0000"/>
          <w:szCs w:val="20"/>
          <w:lang w:val="en-US" w:eastAsia="x-none"/>
        </w:rPr>
        <w:t xml:space="preserve"> 1 </w:t>
      </w:r>
      <w:r w:rsidRPr="004533FA">
        <w:rPr>
          <w:rFonts w:ascii="Times New Roman" w:eastAsia="SimSun" w:hAnsi="Times New Roman"/>
          <w:iCs/>
          <w:szCs w:val="20"/>
          <w:lang w:val="en-US" w:eastAsia="x-none"/>
        </w:rPr>
        <w:t xml:space="preserve">m </w:t>
      </w:r>
      <w:r w:rsidRPr="004533FA">
        <w:rPr>
          <w:rFonts w:ascii="Times New Roman" w:hAnsi="Times New Roman"/>
          <w:iCs/>
          <w:szCs w:val="20"/>
          <w:lang w:eastAsia="x-none"/>
        </w:rPr>
        <w:t>for UMi</w:t>
      </w:r>
      <w:r w:rsidRPr="004533FA">
        <w:rPr>
          <w:rFonts w:ascii="Times New Roman" w:eastAsia="SimSun" w:hAnsi="Times New Roman"/>
          <w:iCs/>
          <w:szCs w:val="20"/>
          <w:lang w:val="en-US" w:eastAsia="x-none"/>
        </w:rPr>
        <w:t xml:space="preserve"> </w:t>
      </w:r>
      <w:r w:rsidRPr="004533FA">
        <w:rPr>
          <w:rFonts w:ascii="Times New Roman" w:hAnsi="Times New Roman"/>
          <w:iCs/>
          <w:szCs w:val="20"/>
          <w:lang w:eastAsia="x-none"/>
        </w:rPr>
        <w:t xml:space="preserve">with maximum antenna elements in the array is </w:t>
      </w:r>
      <w:r w:rsidRPr="004533FA">
        <w:rPr>
          <w:rFonts w:ascii="Times New Roman" w:hAnsi="Times New Roman"/>
          <w:iCs/>
          <w:color w:val="FF0000"/>
          <w:szCs w:val="20"/>
          <w:lang w:eastAsia="x-none"/>
        </w:rPr>
        <w:t>[2.</w:t>
      </w:r>
      <w:r w:rsidRPr="004533FA">
        <w:rPr>
          <w:rFonts w:ascii="Times New Roman" w:eastAsia="DengXian" w:hAnsi="Times New Roman"/>
          <w:iCs/>
          <w:color w:val="FF0000"/>
          <w:szCs w:val="20"/>
          <w:lang w:eastAsia="x-none"/>
        </w:rPr>
        <w:t>22</w:t>
      </w:r>
      <w:r w:rsidRPr="004533FA">
        <w:rPr>
          <w:rFonts w:ascii="Times New Roman" w:hAnsi="Times New Roman"/>
          <w:iCs/>
          <w:color w:val="FF0000"/>
          <w:szCs w:val="20"/>
          <w:lang w:eastAsia="x-none"/>
        </w:rPr>
        <w:t xml:space="preserve">k] </w:t>
      </w:r>
      <w:r w:rsidRPr="004533FA">
        <w:rPr>
          <w:rFonts w:ascii="Times New Roman" w:hAnsi="Times New Roman"/>
          <w:iCs/>
          <w:szCs w:val="20"/>
          <w:lang w:eastAsia="x-none"/>
        </w:rPr>
        <w:t>for single Polarization.</w:t>
      </w:r>
    </w:p>
    <w:p w14:paraId="448EFB0A" w14:textId="77777777" w:rsidR="004533FA" w:rsidRPr="004533FA" w:rsidRDefault="004533FA" w:rsidP="00311060">
      <w:pPr>
        <w:widowControl w:val="0"/>
        <w:numPr>
          <w:ilvl w:val="0"/>
          <w:numId w:val="183"/>
        </w:numPr>
        <w:tabs>
          <w:tab w:val="left" w:pos="1304"/>
          <w:tab w:val="left" w:pos="1440"/>
          <w:tab w:val="left" w:pos="2160"/>
        </w:tabs>
        <w:snapToGrid w:val="0"/>
        <w:jc w:val="both"/>
        <w:rPr>
          <w:rFonts w:ascii="Times New Roman" w:hAnsi="Times New Roman"/>
          <w:iCs/>
          <w:szCs w:val="20"/>
          <w:lang w:eastAsia="x-none"/>
        </w:rPr>
      </w:pPr>
      <w:r w:rsidRPr="004533FA">
        <w:rPr>
          <w:rFonts w:ascii="Times New Roman" w:eastAsia="SimSun" w:hAnsi="Times New Roman"/>
          <w:iCs/>
          <w:szCs w:val="20"/>
          <w:lang w:val="en-US" w:eastAsia="x-none"/>
        </w:rPr>
        <w:t xml:space="preserve">Up to </w:t>
      </w:r>
      <w:r w:rsidRPr="004533FA">
        <w:rPr>
          <w:rFonts w:ascii="Times New Roman" w:eastAsia="SimSun" w:hAnsi="Times New Roman"/>
          <w:iCs/>
          <w:color w:val="FF0000"/>
          <w:szCs w:val="20"/>
          <w:lang w:val="en-US" w:eastAsia="x-none"/>
        </w:rPr>
        <w:t xml:space="preserve">[0.71] </w:t>
      </w:r>
      <w:r w:rsidRPr="004533FA">
        <w:rPr>
          <w:rFonts w:ascii="Times New Roman" w:eastAsia="SimSun" w:hAnsi="Times New Roman"/>
          <w:iCs/>
          <w:szCs w:val="20"/>
          <w:lang w:val="en-US" w:eastAsia="x-none"/>
        </w:rPr>
        <w:t xml:space="preserve">m </w:t>
      </w:r>
      <w:r w:rsidRPr="004533FA">
        <w:rPr>
          <w:rFonts w:ascii="Times New Roman" w:hAnsi="Times New Roman"/>
          <w:iCs/>
          <w:szCs w:val="20"/>
          <w:lang w:eastAsia="x-none"/>
        </w:rPr>
        <w:t>for Indoor facto</w:t>
      </w:r>
      <w:r w:rsidRPr="004533FA">
        <w:rPr>
          <w:rFonts w:ascii="Times New Roman" w:eastAsia="DengXian" w:hAnsi="Times New Roman"/>
          <w:iCs/>
          <w:szCs w:val="20"/>
          <w:lang w:eastAsia="x-none"/>
        </w:rPr>
        <w:t>ry</w:t>
      </w:r>
      <w:r w:rsidRPr="004533FA">
        <w:rPr>
          <w:rFonts w:ascii="Times New Roman" w:eastAsia="SimSun" w:hAnsi="Times New Roman"/>
          <w:iCs/>
          <w:szCs w:val="20"/>
          <w:lang w:val="en-US" w:eastAsia="x-none"/>
        </w:rPr>
        <w:t xml:space="preserve"> </w:t>
      </w:r>
      <w:r w:rsidRPr="004533FA">
        <w:rPr>
          <w:rFonts w:ascii="Times New Roman" w:hAnsi="Times New Roman"/>
          <w:iCs/>
          <w:szCs w:val="20"/>
          <w:lang w:eastAsia="x-none"/>
        </w:rPr>
        <w:t xml:space="preserve">with maximum antenna elements in the array is </w:t>
      </w:r>
      <w:r w:rsidRPr="004533FA">
        <w:rPr>
          <w:rFonts w:ascii="Times New Roman" w:hAnsi="Times New Roman"/>
          <w:iCs/>
          <w:color w:val="FF0000"/>
          <w:szCs w:val="20"/>
          <w:lang w:eastAsia="x-none"/>
        </w:rPr>
        <w:t>[</w:t>
      </w:r>
      <w:r w:rsidRPr="004533FA">
        <w:rPr>
          <w:rFonts w:ascii="Times New Roman" w:eastAsia="DengXian" w:hAnsi="Times New Roman"/>
          <w:iCs/>
          <w:color w:val="FF0000"/>
          <w:szCs w:val="20"/>
          <w:lang w:eastAsia="x-none"/>
        </w:rPr>
        <w:t>1.</w:t>
      </w:r>
      <w:r w:rsidRPr="004533FA">
        <w:rPr>
          <w:rFonts w:ascii="Times New Roman" w:hAnsi="Times New Roman"/>
          <w:iCs/>
          <w:color w:val="FF0000"/>
          <w:szCs w:val="20"/>
          <w:lang w:eastAsia="x-none"/>
        </w:rPr>
        <w:t xml:space="preserve">12k] </w:t>
      </w:r>
      <w:r w:rsidRPr="004533FA">
        <w:rPr>
          <w:rFonts w:ascii="Times New Roman" w:hAnsi="Times New Roman"/>
          <w:iCs/>
          <w:szCs w:val="20"/>
          <w:lang w:eastAsia="x-none"/>
        </w:rPr>
        <w:t>for single Polarization.</w:t>
      </w:r>
    </w:p>
    <w:p w14:paraId="3C417D9C" w14:textId="77777777" w:rsidR="004533FA" w:rsidRPr="004533FA" w:rsidRDefault="004533FA" w:rsidP="00311060">
      <w:pPr>
        <w:widowControl w:val="0"/>
        <w:numPr>
          <w:ilvl w:val="0"/>
          <w:numId w:val="183"/>
        </w:numPr>
        <w:tabs>
          <w:tab w:val="left" w:pos="1304"/>
          <w:tab w:val="left" w:pos="1440"/>
          <w:tab w:val="left" w:pos="2160"/>
        </w:tabs>
        <w:snapToGrid w:val="0"/>
        <w:jc w:val="both"/>
        <w:rPr>
          <w:rFonts w:ascii="Times New Roman" w:hAnsi="Times New Roman"/>
          <w:iCs/>
          <w:szCs w:val="20"/>
          <w:lang w:eastAsia="x-none"/>
        </w:rPr>
      </w:pPr>
      <w:r w:rsidRPr="004533FA">
        <w:rPr>
          <w:rFonts w:ascii="Times New Roman" w:eastAsia="SimSun" w:hAnsi="Times New Roman"/>
          <w:iCs/>
          <w:szCs w:val="20"/>
          <w:lang w:eastAsia="x-none"/>
        </w:rPr>
        <w:t xml:space="preserve">Up to </w:t>
      </w:r>
      <w:r w:rsidRPr="004533FA">
        <w:rPr>
          <w:rFonts w:ascii="Times New Roman" w:eastAsia="SimSun" w:hAnsi="Times New Roman"/>
          <w:iCs/>
          <w:color w:val="FF0000"/>
          <w:szCs w:val="20"/>
          <w:lang w:val="en-US" w:eastAsia="x-none"/>
        </w:rPr>
        <w:t xml:space="preserve">[0.25 (for rectangular antenna array), 0.5 (for linear antenna array)] </w:t>
      </w:r>
      <w:r w:rsidRPr="004533FA">
        <w:rPr>
          <w:rFonts w:ascii="Times New Roman" w:eastAsia="SimSun" w:hAnsi="Times New Roman"/>
          <w:iCs/>
          <w:szCs w:val="20"/>
          <w:lang w:val="en-US" w:eastAsia="x-none"/>
        </w:rPr>
        <w:t>m</w:t>
      </w:r>
      <w:r w:rsidRPr="004533FA">
        <w:rPr>
          <w:rFonts w:ascii="Times New Roman" w:hAnsi="Times New Roman"/>
          <w:iCs/>
          <w:szCs w:val="20"/>
          <w:lang w:eastAsia="x-none"/>
        </w:rPr>
        <w:t xml:space="preserve"> for Indoor office with maximum antenna elements in the array is </w:t>
      </w:r>
      <w:r w:rsidRPr="004533FA">
        <w:rPr>
          <w:rFonts w:ascii="Times New Roman" w:hAnsi="Times New Roman"/>
          <w:iCs/>
          <w:color w:val="FF0000"/>
          <w:szCs w:val="20"/>
          <w:lang w:eastAsia="x-none"/>
        </w:rPr>
        <w:t xml:space="preserve">[138, 24] </w:t>
      </w:r>
      <w:r w:rsidRPr="004533FA">
        <w:rPr>
          <w:rFonts w:ascii="Times New Roman" w:hAnsi="Times New Roman"/>
          <w:iCs/>
          <w:szCs w:val="20"/>
          <w:lang w:eastAsia="x-none"/>
        </w:rPr>
        <w:t xml:space="preserve">for single Polarization, </w:t>
      </w:r>
      <w:r w:rsidRPr="004533FA">
        <w:rPr>
          <w:rFonts w:ascii="Times New Roman" w:hAnsi="Times New Roman"/>
          <w:iCs/>
          <w:color w:val="FF0000"/>
          <w:szCs w:val="20"/>
          <w:lang w:eastAsia="x-none"/>
        </w:rPr>
        <w:t>respectively</w:t>
      </w:r>
      <w:r w:rsidRPr="004533FA">
        <w:rPr>
          <w:rFonts w:ascii="Times New Roman" w:hAnsi="Times New Roman"/>
          <w:iCs/>
          <w:szCs w:val="20"/>
          <w:lang w:eastAsia="x-none"/>
        </w:rPr>
        <w:t>.</w:t>
      </w:r>
    </w:p>
    <w:p w14:paraId="377C8E62" w14:textId="77777777" w:rsidR="004533FA" w:rsidRPr="004533FA" w:rsidRDefault="004533FA" w:rsidP="004533FA">
      <w:pPr>
        <w:rPr>
          <w:lang w:eastAsia="zh-CN"/>
        </w:rPr>
      </w:pPr>
    </w:p>
    <w:p w14:paraId="406F0EBB" w14:textId="77777777" w:rsidR="004533FA" w:rsidRPr="004533FA" w:rsidRDefault="004533FA" w:rsidP="004533FA">
      <w:pPr>
        <w:rPr>
          <w:rFonts w:ascii="Times New Roman" w:eastAsia="DengXian" w:hAnsi="Times New Roman"/>
          <w:szCs w:val="20"/>
          <w:highlight w:val="darkYellow"/>
          <w:lang w:eastAsia="zh-CN"/>
        </w:rPr>
      </w:pPr>
      <w:r w:rsidRPr="004533FA">
        <w:rPr>
          <w:rFonts w:ascii="Times New Roman" w:eastAsia="DengXian" w:hAnsi="Times New Roman"/>
          <w:szCs w:val="20"/>
          <w:highlight w:val="darkYellow"/>
          <w:lang w:eastAsia="zh-CN"/>
        </w:rPr>
        <w:t>Working Assumption</w:t>
      </w:r>
    </w:p>
    <w:p w14:paraId="7F95008F" w14:textId="77777777" w:rsidR="004533FA" w:rsidRPr="004533FA" w:rsidRDefault="004533FA" w:rsidP="004533FA">
      <w:pPr>
        <w:rPr>
          <w:rFonts w:ascii="Times New Roman" w:hAnsi="Times New Roman"/>
          <w:szCs w:val="20"/>
        </w:rPr>
      </w:pPr>
      <w:r w:rsidRPr="004533FA">
        <w:rPr>
          <w:rFonts w:ascii="Times New Roman" w:hAnsi="Times New Roman"/>
          <w:szCs w:val="20"/>
        </w:rPr>
        <w:t>For the near-field channel modeling, no changes are expected on both value and parameter generation procedure of at least following large-scale parameters in existing TR 38.901:</w:t>
      </w:r>
    </w:p>
    <w:p w14:paraId="12436BFB" w14:textId="77777777" w:rsidR="004533FA" w:rsidRPr="004533FA" w:rsidRDefault="004533FA" w:rsidP="00311060">
      <w:pPr>
        <w:widowControl w:val="0"/>
        <w:numPr>
          <w:ilvl w:val="0"/>
          <w:numId w:val="184"/>
        </w:numPr>
        <w:tabs>
          <w:tab w:val="left" w:pos="1304"/>
          <w:tab w:val="left" w:pos="1440"/>
          <w:tab w:val="left" w:pos="2160"/>
        </w:tabs>
        <w:snapToGrid w:val="0"/>
        <w:jc w:val="both"/>
        <w:rPr>
          <w:rFonts w:ascii="Times New Roman" w:hAnsi="Times New Roman"/>
          <w:szCs w:val="20"/>
        </w:rPr>
      </w:pPr>
      <w:r w:rsidRPr="004533FA">
        <w:rPr>
          <w:rFonts w:ascii="Times New Roman" w:hAnsi="Times New Roman"/>
          <w:szCs w:val="20"/>
        </w:rPr>
        <w:t>Pathloss model, SF, LOS probability</w:t>
      </w:r>
    </w:p>
    <w:p w14:paraId="3F9243BE" w14:textId="77777777" w:rsidR="004533FA" w:rsidRDefault="004533FA" w:rsidP="00311060">
      <w:pPr>
        <w:widowControl w:val="0"/>
        <w:numPr>
          <w:ilvl w:val="0"/>
          <w:numId w:val="184"/>
        </w:numPr>
        <w:tabs>
          <w:tab w:val="left" w:pos="1304"/>
          <w:tab w:val="left" w:pos="1440"/>
          <w:tab w:val="left" w:pos="2160"/>
        </w:tabs>
        <w:snapToGrid w:val="0"/>
        <w:jc w:val="both"/>
        <w:rPr>
          <w:rFonts w:ascii="Times New Roman" w:hAnsi="Times New Roman"/>
          <w:szCs w:val="20"/>
        </w:rPr>
      </w:pPr>
      <w:r w:rsidRPr="004533FA">
        <w:rPr>
          <w:rFonts w:ascii="Times New Roman" w:hAnsi="Times New Roman"/>
          <w:szCs w:val="20"/>
        </w:rPr>
        <w:t>FFS:DS, ASA, ASD, ZSA, ZSD, K factor</w:t>
      </w:r>
    </w:p>
    <w:p w14:paraId="387B7C81" w14:textId="77777777" w:rsidR="004533FA" w:rsidRPr="004533FA" w:rsidRDefault="004533FA" w:rsidP="004533FA">
      <w:pPr>
        <w:widowControl w:val="0"/>
        <w:tabs>
          <w:tab w:val="left" w:pos="1304"/>
          <w:tab w:val="left" w:pos="1440"/>
          <w:tab w:val="left" w:pos="2160"/>
        </w:tabs>
        <w:snapToGrid w:val="0"/>
        <w:jc w:val="both"/>
        <w:rPr>
          <w:rFonts w:ascii="Times New Roman" w:hAnsi="Times New Roman"/>
          <w:szCs w:val="20"/>
        </w:rPr>
      </w:pPr>
    </w:p>
    <w:p w14:paraId="693D9568" w14:textId="77777777" w:rsidR="004533FA" w:rsidRPr="004533FA" w:rsidRDefault="004533FA" w:rsidP="004533FA">
      <w:pPr>
        <w:rPr>
          <w:rFonts w:ascii="Times New Roman" w:hAnsi="Times New Roman"/>
          <w:szCs w:val="20"/>
          <w:highlight w:val="green"/>
        </w:rPr>
      </w:pPr>
      <w:r w:rsidRPr="004533FA">
        <w:rPr>
          <w:rFonts w:ascii="Times New Roman" w:hAnsi="Times New Roman"/>
          <w:szCs w:val="20"/>
          <w:highlight w:val="green"/>
        </w:rPr>
        <w:t>Agreement</w:t>
      </w:r>
    </w:p>
    <w:p w14:paraId="7A999842" w14:textId="77777777" w:rsidR="004533FA" w:rsidRPr="004533FA" w:rsidRDefault="004533FA" w:rsidP="004533FA">
      <w:pPr>
        <w:rPr>
          <w:rFonts w:ascii="Times New Roman" w:eastAsia="DengXian" w:hAnsi="Times New Roman"/>
          <w:szCs w:val="20"/>
        </w:rPr>
      </w:pPr>
      <w:r w:rsidRPr="004533FA">
        <w:rPr>
          <w:rFonts w:ascii="Times New Roman" w:eastAsia="DengXian" w:hAnsi="Times New Roman"/>
          <w:szCs w:val="20"/>
        </w:rPr>
        <w:t xml:space="preserve">For near-field channel, if necessary, to model the following antenna element-wise channel parameters of direct path between TRP and UE, </w:t>
      </w:r>
    </w:p>
    <w:p w14:paraId="7173283D" w14:textId="77777777" w:rsidR="004533FA" w:rsidRPr="004533FA" w:rsidRDefault="004533FA" w:rsidP="00311060">
      <w:pPr>
        <w:widowControl w:val="0"/>
        <w:numPr>
          <w:ilvl w:val="0"/>
          <w:numId w:val="185"/>
        </w:numPr>
        <w:tabs>
          <w:tab w:val="left" w:pos="1304"/>
          <w:tab w:val="left" w:pos="1440"/>
          <w:tab w:val="left" w:pos="2160"/>
        </w:tabs>
        <w:snapToGrid w:val="0"/>
        <w:jc w:val="both"/>
        <w:rPr>
          <w:rFonts w:ascii="Times New Roman" w:hAnsi="Times New Roman"/>
          <w:szCs w:val="20"/>
          <w:lang w:eastAsia="x-none"/>
        </w:rPr>
      </w:pPr>
      <w:r w:rsidRPr="004533FA">
        <w:rPr>
          <w:rFonts w:ascii="Times New Roman" w:eastAsia="DengXian" w:hAnsi="Times New Roman"/>
          <w:szCs w:val="20"/>
          <w:lang w:eastAsia="zh-CN"/>
        </w:rPr>
        <w:t>P</w:t>
      </w:r>
      <w:r w:rsidRPr="004533FA">
        <w:rPr>
          <w:rFonts w:ascii="Times New Roman" w:hAnsi="Times New Roman"/>
          <w:szCs w:val="20"/>
          <w:lang w:eastAsia="x-none"/>
        </w:rPr>
        <w:t>hase</w:t>
      </w:r>
    </w:p>
    <w:p w14:paraId="69DBAD8F" w14:textId="77777777" w:rsidR="004533FA" w:rsidRPr="004533FA" w:rsidRDefault="004533FA" w:rsidP="004533FA">
      <w:pPr>
        <w:spacing w:line="360" w:lineRule="auto"/>
        <w:rPr>
          <w:rFonts w:ascii="Times New Roman" w:eastAsia="DengXian" w:hAnsi="Times New Roman"/>
          <w:szCs w:val="20"/>
          <w:lang w:val="en-US" w:eastAsia="zh-CN"/>
        </w:rPr>
      </w:pPr>
      <w:r w:rsidRPr="004533FA">
        <w:rPr>
          <w:rFonts w:ascii="Times New Roman" w:eastAsia="DengXian" w:hAnsi="Times New Roman"/>
          <w:szCs w:val="20"/>
          <w:lang w:eastAsia="zh-CN"/>
        </w:rPr>
        <w:t xml:space="preserve">with </w:t>
      </w:r>
      <w:r w:rsidRPr="004533FA">
        <w:rPr>
          <w:rFonts w:ascii="Times New Roman" w:hAnsi="Times New Roman"/>
          <w:szCs w:val="20"/>
        </w:rPr>
        <w:t>Option-2</w:t>
      </w:r>
      <w:r w:rsidRPr="004533FA">
        <w:rPr>
          <w:rFonts w:ascii="Times New Roman" w:eastAsia="DengXian" w:hAnsi="Times New Roman"/>
          <w:szCs w:val="20"/>
          <w:lang w:eastAsia="zh-CN"/>
        </w:rPr>
        <w:t xml:space="preserve"> “</w:t>
      </w:r>
      <w:r w:rsidRPr="004533FA">
        <w:rPr>
          <w:rFonts w:ascii="Times New Roman" w:hAnsi="Times New Roman"/>
          <w:szCs w:val="20"/>
        </w:rPr>
        <w:t xml:space="preserve">Determined by the </w:t>
      </w:r>
      <w:r w:rsidRPr="004533FA">
        <w:rPr>
          <w:rFonts w:ascii="Times New Roman" w:eastAsia="DengXian" w:hAnsi="Times New Roman"/>
          <w:szCs w:val="20"/>
        </w:rPr>
        <w:t xml:space="preserve">antenna </w:t>
      </w:r>
      <w:r w:rsidRPr="004533FA">
        <w:rPr>
          <w:rFonts w:ascii="Times New Roman" w:hAnsi="Times New Roman"/>
          <w:szCs w:val="20"/>
        </w:rPr>
        <w:t>element locations of both TRP and UE</w:t>
      </w:r>
      <w:r w:rsidRPr="004533FA">
        <w:rPr>
          <w:rFonts w:ascii="Times New Roman" w:eastAsia="DengXian" w:hAnsi="Times New Roman"/>
          <w:szCs w:val="20"/>
          <w:lang w:eastAsia="zh-CN"/>
        </w:rPr>
        <w:t>”.</w:t>
      </w:r>
    </w:p>
    <w:p w14:paraId="3E729F9C" w14:textId="77777777" w:rsidR="004533FA" w:rsidRPr="004533FA" w:rsidRDefault="004533FA" w:rsidP="004533FA">
      <w:pPr>
        <w:rPr>
          <w:lang w:val="en-US"/>
        </w:rPr>
      </w:pPr>
    </w:p>
    <w:p w14:paraId="2C2AFEEE" w14:textId="2CB4F906" w:rsidR="004533FA" w:rsidRPr="00EA1E5D" w:rsidRDefault="006F79AF" w:rsidP="004533FA">
      <w:pPr>
        <w:rPr>
          <w:rFonts w:ascii="Times New Roman" w:hAnsi="Times New Roman"/>
          <w:b/>
          <w:bCs/>
          <w:szCs w:val="20"/>
        </w:rPr>
      </w:pPr>
      <w:hyperlink r:id="rId2235" w:history="1">
        <w:r>
          <w:rPr>
            <w:rStyle w:val="Hyperlink"/>
            <w:rFonts w:ascii="Times New Roman" w:hAnsi="Times New Roman"/>
            <w:b/>
            <w:bCs/>
            <w:szCs w:val="20"/>
          </w:rPr>
          <w:t>R1-2405546</w:t>
        </w:r>
      </w:hyperlink>
      <w:r w:rsidR="004533FA" w:rsidRPr="00EA1E5D">
        <w:rPr>
          <w:rFonts w:ascii="Times New Roman" w:hAnsi="Times New Roman"/>
          <w:b/>
          <w:bCs/>
          <w:szCs w:val="20"/>
        </w:rPr>
        <w:tab/>
        <w:t>Summary#4 of channel model adaptation and extension</w:t>
      </w:r>
      <w:r w:rsidR="004533FA" w:rsidRPr="00EA1E5D">
        <w:rPr>
          <w:rFonts w:ascii="Times New Roman" w:hAnsi="Times New Roman"/>
          <w:b/>
          <w:bCs/>
          <w:szCs w:val="20"/>
        </w:rPr>
        <w:tab/>
        <w:t>Moderator (ZTE)</w:t>
      </w:r>
    </w:p>
    <w:p w14:paraId="6E85F08F" w14:textId="381130E4" w:rsidR="00EA1E5D" w:rsidRDefault="00EA1E5D" w:rsidP="004533FA">
      <w:pPr>
        <w:rPr>
          <w:rFonts w:ascii="Times New Roman" w:hAnsi="Times New Roman"/>
          <w:szCs w:val="20"/>
        </w:rPr>
      </w:pPr>
      <w:r>
        <w:rPr>
          <w:rFonts w:ascii="Times New Roman" w:hAnsi="Times New Roman"/>
          <w:szCs w:val="20"/>
        </w:rPr>
        <w:t>From Thursday session</w:t>
      </w:r>
    </w:p>
    <w:p w14:paraId="2E5B11E1" w14:textId="77777777" w:rsidR="00EA1E5D" w:rsidRPr="00EA1E5D" w:rsidRDefault="00EA1E5D" w:rsidP="00EA1E5D">
      <w:pPr>
        <w:rPr>
          <w:rFonts w:ascii="Times New Roman" w:eastAsia="DengXian" w:hAnsi="Times New Roman"/>
          <w:szCs w:val="20"/>
          <w:highlight w:val="green"/>
          <w:lang w:eastAsia="zh-CN"/>
        </w:rPr>
      </w:pPr>
      <w:r w:rsidRPr="00EA1E5D">
        <w:rPr>
          <w:rFonts w:ascii="Times New Roman" w:eastAsia="DengXian" w:hAnsi="Times New Roman"/>
          <w:szCs w:val="20"/>
          <w:highlight w:val="green"/>
          <w:lang w:eastAsia="zh-CN"/>
        </w:rPr>
        <w:lastRenderedPageBreak/>
        <w:t>Agreement</w:t>
      </w:r>
    </w:p>
    <w:p w14:paraId="76C9A2DA" w14:textId="77777777" w:rsidR="00EA1E5D" w:rsidRPr="00EA1E5D" w:rsidRDefault="00EA1E5D" w:rsidP="00EA1E5D">
      <w:pPr>
        <w:rPr>
          <w:rFonts w:ascii="Times New Roman" w:hAnsi="Times New Roman"/>
          <w:szCs w:val="20"/>
        </w:rPr>
      </w:pPr>
      <w:r w:rsidRPr="00EA1E5D">
        <w:rPr>
          <w:rFonts w:ascii="Times New Roman" w:hAnsi="Times New Roman"/>
          <w:szCs w:val="20"/>
        </w:rPr>
        <w:t xml:space="preserve">For near-field channel, if necessary, to model the following antenna element-wise channel parameters of non-direct path between TRP and UE, </w:t>
      </w:r>
    </w:p>
    <w:p w14:paraId="3079754A" w14:textId="77777777" w:rsidR="00EA1E5D" w:rsidRPr="00EA1E5D" w:rsidRDefault="00EA1E5D" w:rsidP="00311060">
      <w:pPr>
        <w:numPr>
          <w:ilvl w:val="0"/>
          <w:numId w:val="246"/>
        </w:numPr>
        <w:rPr>
          <w:rFonts w:ascii="Times New Roman" w:hAnsi="Times New Roman"/>
          <w:szCs w:val="20"/>
        </w:rPr>
      </w:pPr>
      <w:r w:rsidRPr="00EA1E5D">
        <w:rPr>
          <w:rFonts w:ascii="Times New Roman" w:hAnsi="Times New Roman"/>
          <w:szCs w:val="20"/>
        </w:rPr>
        <w:t>Angular domain parameters (i.e., AoA, AoD, ZoA, ZoD), Delay, phase, Doppler shift, Amplitude</w:t>
      </w:r>
    </w:p>
    <w:p w14:paraId="3E956788" w14:textId="77777777" w:rsidR="00EA1E5D" w:rsidRPr="00EA1E5D" w:rsidRDefault="00EA1E5D" w:rsidP="00311060">
      <w:pPr>
        <w:numPr>
          <w:ilvl w:val="0"/>
          <w:numId w:val="246"/>
        </w:numPr>
        <w:rPr>
          <w:rFonts w:ascii="Times New Roman" w:hAnsi="Times New Roman"/>
          <w:szCs w:val="20"/>
        </w:rPr>
      </w:pPr>
      <w:r w:rsidRPr="00EA1E5D">
        <w:rPr>
          <w:rFonts w:ascii="Times New Roman" w:hAnsi="Times New Roman"/>
          <w:szCs w:val="20"/>
        </w:rPr>
        <w:t>FFS: Impacts on the polarization</w:t>
      </w:r>
    </w:p>
    <w:p w14:paraId="04B1A979" w14:textId="77777777" w:rsidR="00EA1E5D" w:rsidRPr="00EA1E5D" w:rsidRDefault="00EA1E5D" w:rsidP="00EA1E5D">
      <w:r w:rsidRPr="00EA1E5D">
        <w:t>The following options are considered:</w:t>
      </w:r>
    </w:p>
    <w:p w14:paraId="2EBF2B00" w14:textId="77777777" w:rsidR="00EA1E5D" w:rsidRPr="00EA1E5D" w:rsidRDefault="00EA1E5D" w:rsidP="00311060">
      <w:pPr>
        <w:numPr>
          <w:ilvl w:val="0"/>
          <w:numId w:val="246"/>
        </w:numPr>
        <w:rPr>
          <w:rFonts w:ascii="Times New Roman" w:hAnsi="Times New Roman"/>
          <w:szCs w:val="20"/>
        </w:rPr>
      </w:pPr>
      <w:r w:rsidRPr="00EA1E5D">
        <w:rPr>
          <w:rFonts w:ascii="Times New Roman" w:hAnsi="Times New Roman"/>
          <w:szCs w:val="20"/>
        </w:rPr>
        <w:t>Option-1: The cluster location-based approach, wherein the cluster location is obtained with following alternatives:</w:t>
      </w:r>
    </w:p>
    <w:p w14:paraId="76E160A2" w14:textId="77777777" w:rsidR="00EA1E5D" w:rsidRPr="00EA1E5D" w:rsidRDefault="00EA1E5D" w:rsidP="00311060">
      <w:pPr>
        <w:numPr>
          <w:ilvl w:val="1"/>
          <w:numId w:val="246"/>
        </w:numPr>
        <w:rPr>
          <w:rFonts w:ascii="Times New Roman" w:hAnsi="Times New Roman"/>
          <w:szCs w:val="20"/>
        </w:rPr>
      </w:pPr>
      <w:r w:rsidRPr="00EA1E5D">
        <w:rPr>
          <w:rFonts w:ascii="Times New Roman" w:hAnsi="Times New Roman"/>
          <w:szCs w:val="20"/>
        </w:rPr>
        <w:t>Alt-1: cluster location is derived based on at least the distance between the BS/UE and clusters.</w:t>
      </w:r>
    </w:p>
    <w:p w14:paraId="3F452B8D" w14:textId="77777777" w:rsidR="00EA1E5D" w:rsidRPr="00EA1E5D" w:rsidRDefault="00EA1E5D" w:rsidP="00311060">
      <w:pPr>
        <w:widowControl w:val="0"/>
        <w:numPr>
          <w:ilvl w:val="2"/>
          <w:numId w:val="246"/>
        </w:numPr>
        <w:tabs>
          <w:tab w:val="left" w:pos="840"/>
          <w:tab w:val="left" w:pos="1304"/>
          <w:tab w:val="left" w:pos="1440"/>
          <w:tab w:val="left" w:pos="2160"/>
        </w:tabs>
        <w:snapToGrid w:val="0"/>
        <w:jc w:val="both"/>
        <w:rPr>
          <w:rFonts w:ascii="Times New Roman" w:hAnsi="Times New Roman"/>
          <w:szCs w:val="20"/>
        </w:rPr>
      </w:pPr>
      <w:r w:rsidRPr="00EA1E5D">
        <w:rPr>
          <w:rFonts w:ascii="Times New Roman" w:hAnsi="Times New Roman"/>
          <w:szCs w:val="20"/>
        </w:rPr>
        <w:t xml:space="preserve">FFS: How to obtain the distance. </w:t>
      </w:r>
    </w:p>
    <w:p w14:paraId="5BA48E12" w14:textId="77777777" w:rsidR="00EA1E5D" w:rsidRPr="00EA1E5D" w:rsidRDefault="00EA1E5D" w:rsidP="00311060">
      <w:pPr>
        <w:widowControl w:val="0"/>
        <w:numPr>
          <w:ilvl w:val="2"/>
          <w:numId w:val="246"/>
        </w:numPr>
        <w:tabs>
          <w:tab w:val="left" w:pos="840"/>
          <w:tab w:val="left" w:pos="1304"/>
          <w:tab w:val="left" w:pos="1440"/>
          <w:tab w:val="left" w:pos="2160"/>
        </w:tabs>
        <w:snapToGrid w:val="0"/>
        <w:jc w:val="both"/>
        <w:rPr>
          <w:rFonts w:ascii="Times New Roman" w:hAnsi="Times New Roman"/>
          <w:szCs w:val="20"/>
        </w:rPr>
      </w:pPr>
      <w:r w:rsidRPr="00EA1E5D">
        <w:rPr>
          <w:rFonts w:ascii="Times New Roman" w:hAnsi="Times New Roman"/>
          <w:szCs w:val="20"/>
        </w:rPr>
        <w:t>FFS: Other parameters.</w:t>
      </w:r>
    </w:p>
    <w:p w14:paraId="52EB3E2D" w14:textId="77777777" w:rsidR="00EA1E5D" w:rsidRPr="00EA1E5D" w:rsidRDefault="00EA1E5D" w:rsidP="00311060">
      <w:pPr>
        <w:numPr>
          <w:ilvl w:val="1"/>
          <w:numId w:val="246"/>
        </w:numPr>
        <w:rPr>
          <w:rFonts w:ascii="Times New Roman" w:hAnsi="Times New Roman"/>
          <w:szCs w:val="20"/>
        </w:rPr>
      </w:pPr>
      <w:r w:rsidRPr="00EA1E5D">
        <w:rPr>
          <w:rFonts w:ascii="Times New Roman" w:hAnsi="Times New Roman"/>
          <w:szCs w:val="20"/>
        </w:rPr>
        <w:t>Alt-2: cluster location is directly dropped and generated.</w:t>
      </w:r>
    </w:p>
    <w:p w14:paraId="25BD24EF" w14:textId="77777777" w:rsidR="00EA1E5D" w:rsidRPr="00EA1E5D" w:rsidRDefault="00EA1E5D" w:rsidP="00311060">
      <w:pPr>
        <w:numPr>
          <w:ilvl w:val="0"/>
          <w:numId w:val="246"/>
        </w:numPr>
        <w:rPr>
          <w:rFonts w:ascii="Times New Roman" w:hAnsi="Times New Roman"/>
          <w:szCs w:val="20"/>
        </w:rPr>
      </w:pPr>
      <w:r w:rsidRPr="00EA1E5D">
        <w:rPr>
          <w:rFonts w:ascii="Times New Roman" w:hAnsi="Times New Roman"/>
          <w:szCs w:val="20"/>
        </w:rPr>
        <w:t>Option-2: The parameter-based approach with following detailed alternatives:</w:t>
      </w:r>
    </w:p>
    <w:p w14:paraId="643E9D78" w14:textId="77777777" w:rsidR="00EA1E5D" w:rsidRPr="00EA1E5D" w:rsidRDefault="00EA1E5D" w:rsidP="00311060">
      <w:pPr>
        <w:numPr>
          <w:ilvl w:val="1"/>
          <w:numId w:val="246"/>
        </w:numPr>
        <w:rPr>
          <w:rFonts w:ascii="Times New Roman" w:hAnsi="Times New Roman"/>
          <w:szCs w:val="20"/>
        </w:rPr>
      </w:pPr>
      <w:r w:rsidRPr="00EA1E5D">
        <w:rPr>
          <w:rFonts w:ascii="Times New Roman" w:hAnsi="Times New Roman"/>
          <w:szCs w:val="20"/>
        </w:rPr>
        <w:t xml:space="preserve">Alt-1: Introduce the model of variation rate of parameter over antenna elements. </w:t>
      </w:r>
    </w:p>
    <w:p w14:paraId="512BEAB8" w14:textId="77777777" w:rsidR="00EA1E5D" w:rsidRPr="00EA1E5D" w:rsidRDefault="00EA1E5D" w:rsidP="00311060">
      <w:pPr>
        <w:numPr>
          <w:ilvl w:val="1"/>
          <w:numId w:val="246"/>
        </w:numPr>
        <w:rPr>
          <w:rFonts w:ascii="Times New Roman" w:hAnsi="Times New Roman"/>
          <w:szCs w:val="20"/>
        </w:rPr>
      </w:pPr>
      <w:r w:rsidRPr="00EA1E5D">
        <w:rPr>
          <w:rFonts w:ascii="Times New Roman" w:hAnsi="Times New Roman"/>
          <w:szCs w:val="20"/>
        </w:rPr>
        <w:t>Alt-2: Modelling the variation by taking the existing spatial consistency procedure of TR 38.901 as baseline.</w:t>
      </w:r>
    </w:p>
    <w:p w14:paraId="1CD884CA" w14:textId="77777777" w:rsidR="00EA1E5D" w:rsidRPr="00EA1E5D" w:rsidRDefault="00EA1E5D" w:rsidP="00311060">
      <w:pPr>
        <w:numPr>
          <w:ilvl w:val="0"/>
          <w:numId w:val="246"/>
        </w:numPr>
        <w:rPr>
          <w:rFonts w:ascii="Times New Roman" w:hAnsi="Times New Roman"/>
          <w:szCs w:val="20"/>
        </w:rPr>
      </w:pPr>
      <w:r w:rsidRPr="00EA1E5D">
        <w:rPr>
          <w:rFonts w:ascii="Times New Roman" w:hAnsi="Times New Roman"/>
          <w:szCs w:val="20"/>
        </w:rPr>
        <w:t>Option-3: The curvature-based approach.</w:t>
      </w:r>
    </w:p>
    <w:p w14:paraId="582FAD05" w14:textId="77777777" w:rsidR="00EA1E5D" w:rsidRPr="00EA1E5D" w:rsidRDefault="00EA1E5D" w:rsidP="00EA1E5D">
      <w:pPr>
        <w:rPr>
          <w:rFonts w:eastAsia="DengXian"/>
          <w:lang w:eastAsia="zh-CN"/>
        </w:rPr>
      </w:pPr>
    </w:p>
    <w:p w14:paraId="380D88D6" w14:textId="77777777" w:rsidR="00EA1E5D" w:rsidRPr="00EA1E5D" w:rsidRDefault="00EA1E5D" w:rsidP="00EA1E5D">
      <w:pPr>
        <w:rPr>
          <w:rFonts w:eastAsia="DengXian"/>
          <w:highlight w:val="green"/>
          <w:lang w:eastAsia="zh-CN"/>
        </w:rPr>
      </w:pPr>
      <w:r w:rsidRPr="00EA1E5D">
        <w:rPr>
          <w:rFonts w:eastAsia="DengXian" w:hint="eastAsia"/>
          <w:highlight w:val="green"/>
          <w:lang w:eastAsia="zh-CN"/>
        </w:rPr>
        <w:t>Agreement</w:t>
      </w:r>
    </w:p>
    <w:p w14:paraId="7A47426B" w14:textId="77777777" w:rsidR="00EA1E5D" w:rsidRPr="00EA1E5D" w:rsidRDefault="00EA1E5D" w:rsidP="00EA1E5D">
      <w:r w:rsidRPr="00EA1E5D">
        <w:t>For the modelling of spatial non-stationar</w:t>
      </w:r>
      <w:r w:rsidRPr="00EA1E5D">
        <w:rPr>
          <w:rFonts w:eastAsia="DengXian" w:hint="eastAsia"/>
          <w:lang w:eastAsia="zh-CN"/>
        </w:rPr>
        <w:t>ity</w:t>
      </w:r>
      <w:r w:rsidRPr="00EA1E5D">
        <w:t>, if necessary, the variation (e.g., reduction) of power for the impacted ray/cluster within the element-pair link should be modelled.</w:t>
      </w:r>
    </w:p>
    <w:p w14:paraId="1ACC0A6B" w14:textId="77777777" w:rsidR="00EA1E5D" w:rsidRPr="00EA1E5D" w:rsidRDefault="00EA1E5D" w:rsidP="00311060">
      <w:pPr>
        <w:pStyle w:val="ListParagraph"/>
        <w:numPr>
          <w:ilvl w:val="0"/>
          <w:numId w:val="247"/>
        </w:numPr>
      </w:pPr>
      <w:r w:rsidRPr="00EA1E5D">
        <w:t>FFS: The value for power variation</w:t>
      </w:r>
    </w:p>
    <w:p w14:paraId="20B874FA" w14:textId="77777777" w:rsidR="00EA1E5D" w:rsidRPr="00EA1E5D" w:rsidRDefault="00EA1E5D" w:rsidP="00311060">
      <w:pPr>
        <w:pStyle w:val="ListParagraph"/>
        <w:numPr>
          <w:ilvl w:val="0"/>
          <w:numId w:val="247"/>
        </w:numPr>
      </w:pPr>
      <w:r w:rsidRPr="00EA1E5D">
        <w:t>FFS: Impacts on the phase</w:t>
      </w:r>
    </w:p>
    <w:p w14:paraId="5CB640BB" w14:textId="77777777" w:rsidR="00EA1E5D" w:rsidRPr="00EA1E5D" w:rsidRDefault="00EA1E5D" w:rsidP="00EA1E5D">
      <w:pPr>
        <w:rPr>
          <w:rFonts w:eastAsia="DengXian"/>
          <w:highlight w:val="green"/>
          <w:lang w:eastAsia="zh-CN"/>
        </w:rPr>
      </w:pPr>
      <w:r w:rsidRPr="00EA1E5D">
        <w:rPr>
          <w:rFonts w:eastAsia="DengXian" w:hint="eastAsia"/>
          <w:highlight w:val="green"/>
          <w:lang w:eastAsia="zh-CN"/>
        </w:rPr>
        <w:t>Agreement</w:t>
      </w:r>
    </w:p>
    <w:p w14:paraId="56DE3893" w14:textId="77777777" w:rsidR="00EA1E5D" w:rsidRPr="00EA1E5D" w:rsidRDefault="00EA1E5D" w:rsidP="00EA1E5D">
      <w:r w:rsidRPr="00EA1E5D">
        <w:t>For the modelling of spatial non-stationarity, if necessary, if visible probability</w:t>
      </w:r>
      <w:r w:rsidRPr="00EA1E5D">
        <w:rPr>
          <w:rFonts w:eastAsia="DengXian" w:hint="eastAsia"/>
          <w:lang w:eastAsia="zh-CN"/>
        </w:rPr>
        <w:t xml:space="preserve"> </w:t>
      </w:r>
      <w:r w:rsidRPr="00EA1E5D">
        <w:t>(VP) or visibility region</w:t>
      </w:r>
      <w:r w:rsidRPr="00EA1E5D">
        <w:rPr>
          <w:rFonts w:eastAsia="DengXian" w:hint="eastAsia"/>
          <w:lang w:eastAsia="zh-CN"/>
        </w:rPr>
        <w:t xml:space="preserve"> </w:t>
      </w:r>
      <w:r w:rsidRPr="00EA1E5D">
        <w:t>(VR) is adopted, at least the following aspects should be considered for definition of VR/VP:</w:t>
      </w:r>
    </w:p>
    <w:p w14:paraId="262D35CC" w14:textId="77777777" w:rsidR="00EA1E5D" w:rsidRPr="00EA1E5D" w:rsidRDefault="00EA1E5D" w:rsidP="00311060">
      <w:pPr>
        <w:pStyle w:val="ListParagraph"/>
        <w:numPr>
          <w:ilvl w:val="0"/>
          <w:numId w:val="248"/>
        </w:numPr>
      </w:pPr>
      <w:r w:rsidRPr="00EA1E5D">
        <w:t>Granularity of visible probability or visibility region (e.g., per cluster or per ray)</w:t>
      </w:r>
    </w:p>
    <w:p w14:paraId="2F759725" w14:textId="77777777" w:rsidR="00EA1E5D" w:rsidRPr="00EA1E5D" w:rsidRDefault="00EA1E5D" w:rsidP="00311060">
      <w:pPr>
        <w:pStyle w:val="ListParagraph"/>
        <w:numPr>
          <w:ilvl w:val="0"/>
          <w:numId w:val="248"/>
        </w:numPr>
      </w:pPr>
      <w:r w:rsidRPr="00EA1E5D">
        <w:t>Determination of visible probability (e.g., distribution) or visibility region (e.g., size, location)</w:t>
      </w:r>
    </w:p>
    <w:p w14:paraId="63214957" w14:textId="77777777" w:rsidR="00EA1E5D" w:rsidRPr="00EA1E5D" w:rsidRDefault="00EA1E5D" w:rsidP="00EA1E5D">
      <w:pPr>
        <w:rPr>
          <w:rFonts w:eastAsia="DengXian"/>
          <w:highlight w:val="green"/>
          <w:lang w:eastAsia="zh-CN"/>
        </w:rPr>
      </w:pPr>
      <w:r w:rsidRPr="00EA1E5D">
        <w:rPr>
          <w:rFonts w:eastAsia="DengXian" w:hint="eastAsia"/>
          <w:highlight w:val="green"/>
          <w:lang w:eastAsia="zh-CN"/>
        </w:rPr>
        <w:t>Agreement</w:t>
      </w:r>
    </w:p>
    <w:p w14:paraId="0F0775B6" w14:textId="77777777" w:rsidR="00EA1E5D" w:rsidRPr="00EA1E5D" w:rsidRDefault="00EA1E5D" w:rsidP="00EA1E5D">
      <w:r w:rsidRPr="00EA1E5D">
        <w:t>For the modelling of spatial non-stationarity, if necessary, if physical blocker-based approach is adopted, the following aspects should be considered for definition of blocker:</w:t>
      </w:r>
    </w:p>
    <w:p w14:paraId="2C3B7832" w14:textId="77777777" w:rsidR="00EA1E5D" w:rsidRPr="00EA1E5D" w:rsidRDefault="00EA1E5D" w:rsidP="00311060">
      <w:pPr>
        <w:pStyle w:val="ListParagraph"/>
        <w:numPr>
          <w:ilvl w:val="0"/>
          <w:numId w:val="249"/>
        </w:numPr>
      </w:pPr>
      <w:r w:rsidRPr="00EA1E5D">
        <w:t xml:space="preserve">Blocker size/type: </w:t>
      </w:r>
    </w:p>
    <w:p w14:paraId="007EEF09" w14:textId="77777777" w:rsidR="00EA1E5D" w:rsidRPr="00EA1E5D" w:rsidRDefault="00EA1E5D" w:rsidP="00311060">
      <w:pPr>
        <w:pStyle w:val="ListParagraph"/>
        <w:numPr>
          <w:ilvl w:val="1"/>
          <w:numId w:val="249"/>
        </w:numPr>
      </w:pPr>
      <w:r w:rsidRPr="00EA1E5D">
        <w:t xml:space="preserve">FFS: Additional blocker size/type compared to the Table 7.6.4.2-5 in TR 38.901. </w:t>
      </w:r>
    </w:p>
    <w:p w14:paraId="20A4C9B8" w14:textId="77777777" w:rsidR="00EA1E5D" w:rsidRPr="00EA1E5D" w:rsidRDefault="00EA1E5D" w:rsidP="00311060">
      <w:pPr>
        <w:pStyle w:val="ListParagraph"/>
        <w:numPr>
          <w:ilvl w:val="1"/>
          <w:numId w:val="249"/>
        </w:numPr>
      </w:pPr>
      <w:r w:rsidRPr="00EA1E5D">
        <w:t>FFS: Different blocker sizes/type</w:t>
      </w:r>
      <w:r w:rsidRPr="00EA1E5D">
        <w:rPr>
          <w:rFonts w:hint="eastAsia"/>
        </w:rPr>
        <w:t>s</w:t>
      </w:r>
      <w:r w:rsidRPr="00EA1E5D">
        <w:t xml:space="preserve"> are considered to emulate the antenna element-wise blockage effect at the BS and UE side</w:t>
      </w:r>
    </w:p>
    <w:p w14:paraId="6CDB5A14" w14:textId="77777777" w:rsidR="00EA1E5D" w:rsidRPr="00EA1E5D" w:rsidRDefault="00EA1E5D" w:rsidP="00311060">
      <w:pPr>
        <w:pStyle w:val="ListParagraph"/>
        <w:numPr>
          <w:ilvl w:val="0"/>
          <w:numId w:val="249"/>
        </w:numPr>
      </w:pPr>
      <w:r w:rsidRPr="00EA1E5D">
        <w:t>Blocker location, e.g. distribution of the blocker, relative distance between blocker and BS or UE</w:t>
      </w:r>
    </w:p>
    <w:p w14:paraId="361BAC7C" w14:textId="77777777" w:rsidR="00EA1E5D" w:rsidRPr="00EA1E5D" w:rsidRDefault="00EA1E5D" w:rsidP="00311060">
      <w:pPr>
        <w:pStyle w:val="ListParagraph"/>
        <w:numPr>
          <w:ilvl w:val="0"/>
          <w:numId w:val="249"/>
        </w:numPr>
      </w:pPr>
      <w:r w:rsidRPr="00EA1E5D">
        <w:t>FFS: Number of physical blockers to be considered.</w:t>
      </w:r>
    </w:p>
    <w:p w14:paraId="5EB4F2FA" w14:textId="77777777" w:rsidR="00EA1E5D" w:rsidRPr="00EA1E5D" w:rsidRDefault="00EA1E5D" w:rsidP="00EA1E5D">
      <w:pPr>
        <w:rPr>
          <w:rFonts w:eastAsia="DengXian"/>
          <w:lang w:eastAsia="zh-CN"/>
        </w:rPr>
      </w:pPr>
    </w:p>
    <w:p w14:paraId="5EDA4A2B" w14:textId="77777777" w:rsidR="00EA1E5D" w:rsidRPr="00EA1E5D" w:rsidRDefault="00EA1E5D" w:rsidP="00EA1E5D">
      <w:pPr>
        <w:rPr>
          <w:rFonts w:eastAsia="DengXian"/>
          <w:highlight w:val="green"/>
          <w:lang w:eastAsia="zh-CN"/>
        </w:rPr>
      </w:pPr>
      <w:r w:rsidRPr="00EA1E5D">
        <w:rPr>
          <w:rFonts w:eastAsia="DengXian" w:hint="eastAsia"/>
          <w:highlight w:val="green"/>
          <w:lang w:eastAsia="zh-CN"/>
        </w:rPr>
        <w:t>Agreement</w:t>
      </w:r>
    </w:p>
    <w:p w14:paraId="775C3C4B" w14:textId="77777777" w:rsidR="00EA1E5D" w:rsidRPr="00EA1E5D" w:rsidRDefault="00EA1E5D" w:rsidP="00EA1E5D">
      <w:r w:rsidRPr="00EA1E5D">
        <w:t>To align the understanding of the terminology for channel model study, the following figures are considered as the reference:</w:t>
      </w:r>
    </w:p>
    <w:p w14:paraId="2881FFEF" w14:textId="77777777" w:rsidR="00EA1E5D" w:rsidRPr="00EA1E5D" w:rsidRDefault="00EA1E5D" w:rsidP="00311060">
      <w:pPr>
        <w:pStyle w:val="ListParagraph"/>
        <w:numPr>
          <w:ilvl w:val="0"/>
          <w:numId w:val="250"/>
        </w:numPr>
      </w:pPr>
      <w:r w:rsidRPr="00EA1E5D">
        <w:t>For non-direct path:</w:t>
      </w:r>
    </w:p>
    <w:p w14:paraId="1E4442E0" w14:textId="57B35500" w:rsidR="00EA1E5D" w:rsidRPr="00EA1E5D" w:rsidRDefault="00EA1E5D" w:rsidP="00EA1E5D">
      <w:pPr>
        <w:ind w:left="720"/>
        <w:rPr>
          <w:rFonts w:ascii="Times New Roman" w:hAnsi="Times New Roman"/>
          <w:i/>
          <w:iCs/>
          <w:sz w:val="24"/>
          <w:highlight w:val="cyan"/>
          <w:lang w:eastAsia="x-none"/>
        </w:rPr>
      </w:pPr>
      <w:r w:rsidRPr="00EA1E5D">
        <w:rPr>
          <w:rFonts w:ascii="Times New Roman" w:hAnsi="Times New Roman"/>
          <w:i/>
          <w:noProof/>
          <w:sz w:val="24"/>
          <w:lang w:eastAsia="x-none"/>
        </w:rPr>
        <w:lastRenderedPageBreak/>
        <w:drawing>
          <wp:inline distT="0" distB="0" distL="0" distR="0" wp14:anchorId="27AFFB2C" wp14:editId="23498D02">
            <wp:extent cx="5343525" cy="2867025"/>
            <wp:effectExtent l="0" t="0" r="9525" b="9525"/>
            <wp:docPr id="760852146" name="Picture 4" descr="A diagram of a mathematical equ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852146" name="Picture 4" descr="A diagram of a mathematical equation&#10;&#10;Description automatically generated with medium confidence"/>
                    <pic:cNvPicPr>
                      <a:picLocks noChangeAspect="1" noChangeArrowheads="1"/>
                    </pic:cNvPicPr>
                  </pic:nvPicPr>
                  <pic:blipFill>
                    <a:blip r:embed="rId2236">
                      <a:extLst>
                        <a:ext uri="{28A0092B-C50C-407E-A947-70E740481C1C}">
                          <a14:useLocalDpi xmlns:a14="http://schemas.microsoft.com/office/drawing/2010/main" val="0"/>
                        </a:ext>
                      </a:extLst>
                    </a:blip>
                    <a:srcRect/>
                    <a:stretch>
                      <a:fillRect/>
                    </a:stretch>
                  </pic:blipFill>
                  <pic:spPr bwMode="auto">
                    <a:xfrm>
                      <a:off x="0" y="0"/>
                      <a:ext cx="5343525" cy="2867025"/>
                    </a:xfrm>
                    <a:prstGeom prst="rect">
                      <a:avLst/>
                    </a:prstGeom>
                    <a:noFill/>
                    <a:ln>
                      <a:noFill/>
                    </a:ln>
                  </pic:spPr>
                </pic:pic>
              </a:graphicData>
            </a:graphic>
          </wp:inline>
        </w:drawing>
      </w:r>
    </w:p>
    <w:p w14:paraId="3BC6570E" w14:textId="77777777" w:rsidR="00EA1E5D" w:rsidRPr="00EA1E5D" w:rsidRDefault="00EA1E5D" w:rsidP="00311060">
      <w:pPr>
        <w:pStyle w:val="ListParagraph"/>
        <w:numPr>
          <w:ilvl w:val="0"/>
          <w:numId w:val="250"/>
        </w:numPr>
      </w:pPr>
      <w:r w:rsidRPr="00EA1E5D">
        <w:t>For direct path:</w:t>
      </w:r>
    </w:p>
    <w:p w14:paraId="43067918" w14:textId="59AB3519" w:rsidR="00EA1E5D" w:rsidRPr="00EA1E5D" w:rsidRDefault="00EA1E5D" w:rsidP="00EA1E5D">
      <w:pPr>
        <w:ind w:left="720"/>
        <w:rPr>
          <w:rFonts w:ascii="Times New Roman" w:hAnsi="Times New Roman"/>
          <w:i/>
          <w:iCs/>
          <w:sz w:val="24"/>
          <w:highlight w:val="cyan"/>
          <w:lang w:eastAsia="x-none"/>
        </w:rPr>
      </w:pPr>
      <w:r w:rsidRPr="00EA1E5D">
        <w:rPr>
          <w:rFonts w:ascii="Times New Roman" w:hAnsi="Times New Roman"/>
          <w:i/>
          <w:noProof/>
          <w:sz w:val="24"/>
          <w:lang w:eastAsia="x-none"/>
        </w:rPr>
        <w:drawing>
          <wp:inline distT="0" distB="0" distL="0" distR="0" wp14:anchorId="25439FED" wp14:editId="1308F4FC">
            <wp:extent cx="5048250" cy="2990850"/>
            <wp:effectExtent l="0" t="0" r="0" b="0"/>
            <wp:docPr id="1136271030" name="Picture 3" descr="A diagram of a diagram of a number of equat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271030" name="Picture 3" descr="A diagram of a diagram of a number of equations&#10;&#10;Description automatically generated with medium confidence"/>
                    <pic:cNvPicPr>
                      <a:picLocks noChangeAspect="1" noChangeArrowheads="1"/>
                    </pic:cNvPicPr>
                  </pic:nvPicPr>
                  <pic:blipFill>
                    <a:blip r:embed="rId2237">
                      <a:extLst>
                        <a:ext uri="{28A0092B-C50C-407E-A947-70E740481C1C}">
                          <a14:useLocalDpi xmlns:a14="http://schemas.microsoft.com/office/drawing/2010/main" val="0"/>
                        </a:ext>
                      </a:extLst>
                    </a:blip>
                    <a:srcRect/>
                    <a:stretch>
                      <a:fillRect/>
                    </a:stretch>
                  </pic:blipFill>
                  <pic:spPr bwMode="auto">
                    <a:xfrm>
                      <a:off x="0" y="0"/>
                      <a:ext cx="5048250" cy="2990850"/>
                    </a:xfrm>
                    <a:prstGeom prst="rect">
                      <a:avLst/>
                    </a:prstGeom>
                    <a:noFill/>
                    <a:ln>
                      <a:noFill/>
                    </a:ln>
                  </pic:spPr>
                </pic:pic>
              </a:graphicData>
            </a:graphic>
          </wp:inline>
        </w:drawing>
      </w:r>
    </w:p>
    <w:p w14:paraId="6A6072B8" w14:textId="77777777" w:rsidR="00EA1E5D" w:rsidRPr="00EA1E5D" w:rsidRDefault="00EA1E5D" w:rsidP="00EA1E5D">
      <w:pPr>
        <w:rPr>
          <w:highlight w:val="yellow"/>
        </w:rPr>
      </w:pPr>
    </w:p>
    <w:p w14:paraId="111DF75B" w14:textId="77777777" w:rsidR="00EA1E5D" w:rsidRPr="00EA1E5D" w:rsidRDefault="00EA1E5D" w:rsidP="00EA1E5D">
      <w:pPr>
        <w:rPr>
          <w:rFonts w:eastAsia="DengXian"/>
          <w:b/>
          <w:bCs/>
          <w:lang w:eastAsia="zh-CN"/>
        </w:rPr>
      </w:pPr>
      <w:r w:rsidRPr="00EA1E5D">
        <w:rPr>
          <w:rFonts w:eastAsia="DengXian" w:hint="eastAsia"/>
          <w:b/>
          <w:bCs/>
          <w:lang w:eastAsia="zh-CN"/>
        </w:rPr>
        <w:t>Conclusion</w:t>
      </w:r>
    </w:p>
    <w:p w14:paraId="45A710DC" w14:textId="77777777" w:rsidR="00EA1E5D" w:rsidRPr="00EA1E5D" w:rsidRDefault="00EA1E5D" w:rsidP="00EA1E5D">
      <w:r w:rsidRPr="00EA1E5D">
        <w:t>For near-field channel, no changes are expected on the following parameters for direct path.</w:t>
      </w:r>
    </w:p>
    <w:p w14:paraId="353EA79B" w14:textId="77777777" w:rsidR="00EA1E5D" w:rsidRPr="00EA1E5D" w:rsidRDefault="00EA1E5D" w:rsidP="00311060">
      <w:pPr>
        <w:pStyle w:val="ListParagraph"/>
        <w:numPr>
          <w:ilvl w:val="0"/>
          <w:numId w:val="250"/>
        </w:numPr>
      </w:pPr>
      <w:r w:rsidRPr="00EA1E5D">
        <w:t>Amplitude, polarization matrix</w:t>
      </w:r>
    </w:p>
    <w:p w14:paraId="31966308" w14:textId="77777777" w:rsidR="00B619BB" w:rsidRPr="00B619BB" w:rsidRDefault="00B619BB" w:rsidP="00B619BB">
      <w:pPr>
        <w:pStyle w:val="Heading2"/>
      </w:pPr>
      <w:bookmarkStart w:id="448" w:name="_Toc163289974"/>
      <w:bookmarkStart w:id="449" w:name="_Toc166272355"/>
      <w:bookmarkStart w:id="450" w:name="_Toc173405060"/>
      <w:r w:rsidRPr="00B619BB">
        <w:t>NR mobility enhancements Phase 4</w:t>
      </w:r>
      <w:bookmarkEnd w:id="448"/>
      <w:bookmarkEnd w:id="449"/>
      <w:bookmarkEnd w:id="450"/>
    </w:p>
    <w:p w14:paraId="7161EBFE" w14:textId="77777777" w:rsidR="00B619BB" w:rsidRPr="00B619BB" w:rsidRDefault="00B619BB" w:rsidP="00B619BB">
      <w:pPr>
        <w:rPr>
          <w:i/>
          <w:iCs/>
        </w:rPr>
      </w:pPr>
      <w:r w:rsidRPr="00B619BB">
        <w:rPr>
          <w:i/>
          <w:iCs/>
        </w:rPr>
        <w:t xml:space="preserve">Placeholder only. No contributions before RAN1#118. Please refer to </w:t>
      </w:r>
      <w:hyperlink r:id="rId2238" w:history="1">
        <w:r w:rsidRPr="00B619BB">
          <w:rPr>
            <w:i/>
            <w:iCs/>
            <w:u w:val="single"/>
          </w:rPr>
          <w:t>RP-234036</w:t>
        </w:r>
      </w:hyperlink>
      <w:r w:rsidRPr="00B619BB">
        <w:rPr>
          <w:i/>
          <w:iCs/>
        </w:rPr>
        <w:t xml:space="preserve"> for detailed scope of the WI. </w:t>
      </w:r>
    </w:p>
    <w:p w14:paraId="54A7510E" w14:textId="77777777" w:rsidR="00B619BB" w:rsidRPr="00B619BB" w:rsidRDefault="00B619BB" w:rsidP="00B619BB"/>
    <w:p w14:paraId="11F97454" w14:textId="138F8C84" w:rsidR="00B619BB" w:rsidRPr="00D7097B" w:rsidRDefault="00B619BB" w:rsidP="00D7097B">
      <w:r w:rsidRPr="00B619BB">
        <w:t>None.</w:t>
      </w:r>
    </w:p>
    <w:p w14:paraId="6A774145" w14:textId="77777777" w:rsidR="00D7097B" w:rsidRPr="00D7097B" w:rsidRDefault="00D7097B" w:rsidP="00B619BB">
      <w:pPr>
        <w:pStyle w:val="Heading2"/>
      </w:pPr>
      <w:bookmarkStart w:id="451" w:name="_Toc166306568"/>
      <w:bookmarkStart w:id="452" w:name="_Toc173405061"/>
      <w:r w:rsidRPr="00D7097B">
        <w:t>XR (eXtended Reality) for NR Phase 3</w:t>
      </w:r>
      <w:bookmarkEnd w:id="451"/>
      <w:bookmarkEnd w:id="452"/>
    </w:p>
    <w:p w14:paraId="7C0FD47F" w14:textId="77777777" w:rsidR="00D7097B" w:rsidRPr="00D7097B" w:rsidRDefault="00D7097B" w:rsidP="00D7097B">
      <w:pPr>
        <w:rPr>
          <w:i/>
          <w:iCs/>
        </w:rPr>
      </w:pPr>
      <w:r w:rsidRPr="00D7097B">
        <w:rPr>
          <w:i/>
          <w:iCs/>
        </w:rPr>
        <w:t xml:space="preserve">Please refer to </w:t>
      </w:r>
      <w:hyperlink r:id="rId2239" w:history="1">
        <w:r w:rsidRPr="00D7097B">
          <w:rPr>
            <w:i/>
            <w:iCs/>
            <w:color w:val="0000FF"/>
            <w:u w:val="single"/>
          </w:rPr>
          <w:t>RP-240791</w:t>
        </w:r>
      </w:hyperlink>
      <w:r w:rsidRPr="00D7097B">
        <w:rPr>
          <w:i/>
          <w:iCs/>
        </w:rPr>
        <w:t xml:space="preserve"> for detailed scope of the WI.</w:t>
      </w:r>
    </w:p>
    <w:p w14:paraId="06580394" w14:textId="77777777" w:rsidR="00D7097B" w:rsidRPr="00D7097B" w:rsidRDefault="00D7097B" w:rsidP="00D7097B">
      <w:pPr>
        <w:rPr>
          <w:i/>
          <w:iCs/>
        </w:rPr>
      </w:pPr>
    </w:p>
    <w:p w14:paraId="4A503751" w14:textId="77777777" w:rsidR="00287AD7" w:rsidRPr="00287AD7" w:rsidRDefault="00D7097B" w:rsidP="00D7097B">
      <w:pPr>
        <w:rPr>
          <w:lang w:eastAsia="x-none"/>
        </w:rPr>
      </w:pPr>
      <w:r w:rsidRPr="00287AD7">
        <w:rPr>
          <w:lang w:eastAsia="x-none"/>
        </w:rPr>
        <w:t xml:space="preserve">[117-R19-XR] </w:t>
      </w:r>
      <w:r w:rsidR="00287AD7" w:rsidRPr="00287AD7">
        <w:rPr>
          <w:lang w:eastAsia="x-none"/>
        </w:rPr>
        <w:t>– Margarita (Nokia)</w:t>
      </w:r>
    </w:p>
    <w:p w14:paraId="798DE68E" w14:textId="51587A14" w:rsidR="00D7097B" w:rsidRPr="00287AD7" w:rsidRDefault="00D7097B" w:rsidP="00D7097B">
      <w:pPr>
        <w:rPr>
          <w:lang w:eastAsia="x-none"/>
        </w:rPr>
      </w:pPr>
      <w:r w:rsidRPr="00287AD7">
        <w:rPr>
          <w:lang w:eastAsia="x-none"/>
        </w:rPr>
        <w:t>Email discussion on Rel-19 XR Phase 3</w:t>
      </w:r>
    </w:p>
    <w:p w14:paraId="53D2D2B7" w14:textId="77777777" w:rsidR="00D7097B" w:rsidRPr="00287AD7" w:rsidRDefault="00D7097B" w:rsidP="00D7097B">
      <w:pPr>
        <w:numPr>
          <w:ilvl w:val="0"/>
          <w:numId w:val="68"/>
        </w:numPr>
        <w:rPr>
          <w:lang w:val="en-US" w:eastAsia="x-none"/>
        </w:rPr>
      </w:pPr>
      <w:r w:rsidRPr="00287AD7">
        <w:rPr>
          <w:lang w:eastAsia="x-none"/>
        </w:rPr>
        <w:lastRenderedPageBreak/>
        <w:t>To be used for sharing updates on online/offline schedule, details on what is to be discussed in online/offline sessions, tdoc number of the moderator summary for online session, etc</w:t>
      </w:r>
    </w:p>
    <w:p w14:paraId="18A954B4" w14:textId="77777777" w:rsidR="00D7097B" w:rsidRPr="00D7097B" w:rsidRDefault="00D7097B" w:rsidP="008A77EC">
      <w:pPr>
        <w:pStyle w:val="Heading3"/>
      </w:pPr>
      <w:bookmarkStart w:id="453" w:name="_Toc166306569"/>
      <w:bookmarkStart w:id="454" w:name="_Toc173405062"/>
      <w:r w:rsidRPr="00D7097B">
        <w:t>Enabling TX/RX for XR during RRM measurements</w:t>
      </w:r>
      <w:bookmarkEnd w:id="453"/>
      <w:bookmarkEnd w:id="454"/>
    </w:p>
    <w:p w14:paraId="33233404" w14:textId="56E45BC7" w:rsidR="00D7097B" w:rsidRPr="00D7097B" w:rsidRDefault="006F79AF" w:rsidP="00D7097B">
      <w:pPr>
        <w:rPr>
          <w:lang w:eastAsia="x-none"/>
        </w:rPr>
      </w:pPr>
      <w:hyperlink r:id="rId2240" w:history="1">
        <w:r>
          <w:rPr>
            <w:rStyle w:val="Hyperlink"/>
            <w:lang w:eastAsia="x-none"/>
          </w:rPr>
          <w:t>R1-2403951</w:t>
        </w:r>
      </w:hyperlink>
      <w:r w:rsidR="00D7097B" w:rsidRPr="00D7097B">
        <w:rPr>
          <w:lang w:eastAsia="x-none"/>
        </w:rPr>
        <w:tab/>
        <w:t>Discussions on scheduling enhancements considering RRM measurements for XR</w:t>
      </w:r>
      <w:r w:rsidR="00D7097B" w:rsidRPr="00D7097B">
        <w:rPr>
          <w:lang w:eastAsia="x-none"/>
        </w:rPr>
        <w:tab/>
        <w:t>Huawei, HiSilicon</w:t>
      </w:r>
    </w:p>
    <w:p w14:paraId="688F40E3" w14:textId="7877CC61" w:rsidR="00D7097B" w:rsidRPr="00D7097B" w:rsidRDefault="006F79AF" w:rsidP="00D7097B">
      <w:pPr>
        <w:rPr>
          <w:lang w:eastAsia="x-none"/>
        </w:rPr>
      </w:pPr>
      <w:hyperlink r:id="rId2241" w:history="1">
        <w:r>
          <w:rPr>
            <w:rStyle w:val="Hyperlink"/>
            <w:lang w:eastAsia="x-none"/>
          </w:rPr>
          <w:t>R1-2404040</w:t>
        </w:r>
      </w:hyperlink>
      <w:r w:rsidR="00D7097B" w:rsidRPr="00D7097B">
        <w:rPr>
          <w:lang w:eastAsia="x-none"/>
        </w:rPr>
        <w:tab/>
        <w:t>Discussion on enabling TX/RX for XR during RRM measurements</w:t>
      </w:r>
      <w:r w:rsidR="00D7097B" w:rsidRPr="00D7097B">
        <w:rPr>
          <w:lang w:eastAsia="x-none"/>
        </w:rPr>
        <w:tab/>
        <w:t>Spreadtrum Communications</w:t>
      </w:r>
    </w:p>
    <w:p w14:paraId="0D89C875" w14:textId="0FF1B80B" w:rsidR="00D7097B" w:rsidRPr="00D7097B" w:rsidRDefault="006F79AF" w:rsidP="00D7097B">
      <w:pPr>
        <w:rPr>
          <w:color w:val="FF0000"/>
          <w:lang w:val="en-US" w:eastAsia="ko-KR"/>
        </w:rPr>
      </w:pPr>
      <w:hyperlink r:id="rId2242" w:history="1">
        <w:r>
          <w:rPr>
            <w:rStyle w:val="Hyperlink"/>
            <w:lang w:eastAsia="x-none"/>
          </w:rPr>
          <w:t>R1-2404045</w:t>
        </w:r>
      </w:hyperlink>
      <w:r w:rsidR="00D7097B" w:rsidRPr="00D7097B">
        <w:rPr>
          <w:color w:val="FF0000"/>
          <w:lang w:eastAsia="x-none"/>
        </w:rPr>
        <w:tab/>
        <w:t>Enhancements to enable TX/RX for XR during RRM measurements</w:t>
      </w:r>
      <w:r w:rsidR="00D7097B" w:rsidRPr="00D7097B">
        <w:rPr>
          <w:color w:val="FF0000"/>
          <w:lang w:eastAsia="x-none"/>
        </w:rPr>
        <w:tab/>
        <w:t>Fraunhofer IIS, Fraunhofer HHI</w:t>
      </w:r>
      <w:r w:rsidR="008A77EC">
        <w:rPr>
          <w:color w:val="FF0000"/>
          <w:lang w:eastAsia="x-none"/>
        </w:rPr>
        <w:tab/>
        <w:t>(</w:t>
      </w:r>
      <w:r w:rsidR="00D7097B" w:rsidRPr="00D7097B">
        <w:rPr>
          <w:rFonts w:hint="eastAsia"/>
          <w:color w:val="FF0000"/>
          <w:lang w:val="en-US" w:eastAsia="ko-KR"/>
        </w:rPr>
        <w:t>L</w:t>
      </w:r>
      <w:r w:rsidR="00D7097B" w:rsidRPr="00D7097B">
        <w:rPr>
          <w:color w:val="FF0000"/>
          <w:lang w:val="en-US" w:eastAsia="ko-KR"/>
        </w:rPr>
        <w:t>ate submission</w:t>
      </w:r>
      <w:r w:rsidR="008A77EC">
        <w:rPr>
          <w:color w:val="FF0000"/>
          <w:lang w:val="en-US" w:eastAsia="ko-KR"/>
        </w:rPr>
        <w:t>)</w:t>
      </w:r>
    </w:p>
    <w:p w14:paraId="79DBDB6F" w14:textId="13726CCF" w:rsidR="00D7097B" w:rsidRPr="00D7097B" w:rsidRDefault="006F79AF" w:rsidP="00D7097B">
      <w:pPr>
        <w:rPr>
          <w:lang w:eastAsia="x-none"/>
        </w:rPr>
      </w:pPr>
      <w:hyperlink r:id="rId2243" w:history="1">
        <w:r>
          <w:rPr>
            <w:rStyle w:val="Hyperlink"/>
            <w:lang w:eastAsia="x-none"/>
          </w:rPr>
          <w:t>R1-2404131</w:t>
        </w:r>
      </w:hyperlink>
      <w:r w:rsidR="00D7097B" w:rsidRPr="00D7097B">
        <w:rPr>
          <w:lang w:eastAsia="x-none"/>
        </w:rPr>
        <w:tab/>
        <w:t>Discussion on enabling TX/RX for XR during RRM measurements</w:t>
      </w:r>
      <w:r w:rsidR="00D7097B" w:rsidRPr="00D7097B">
        <w:rPr>
          <w:lang w:eastAsia="x-none"/>
        </w:rPr>
        <w:tab/>
        <w:t>Samsung</w:t>
      </w:r>
    </w:p>
    <w:p w14:paraId="027E349A" w14:textId="2DEB9EA5" w:rsidR="00D7097B" w:rsidRPr="00D7097B" w:rsidRDefault="006F79AF" w:rsidP="00D7097B">
      <w:pPr>
        <w:rPr>
          <w:lang w:eastAsia="x-none"/>
        </w:rPr>
      </w:pPr>
      <w:hyperlink r:id="rId2244" w:history="1">
        <w:r>
          <w:rPr>
            <w:rStyle w:val="Hyperlink"/>
            <w:lang w:eastAsia="x-none"/>
          </w:rPr>
          <w:t>R1-2404193</w:t>
        </w:r>
      </w:hyperlink>
      <w:r w:rsidR="00D7097B" w:rsidRPr="00D7097B">
        <w:rPr>
          <w:lang w:eastAsia="x-none"/>
        </w:rPr>
        <w:tab/>
        <w:t>Discussion on enabling data transmissions for XR during RRM measurements</w:t>
      </w:r>
      <w:r w:rsidR="00D7097B" w:rsidRPr="00D7097B">
        <w:rPr>
          <w:lang w:eastAsia="x-none"/>
        </w:rPr>
        <w:tab/>
        <w:t>vivo</w:t>
      </w:r>
    </w:p>
    <w:p w14:paraId="3EB4B46A" w14:textId="51E34689" w:rsidR="00D7097B" w:rsidRPr="00D7097B" w:rsidRDefault="006F79AF" w:rsidP="00D7097B">
      <w:pPr>
        <w:rPr>
          <w:lang w:eastAsia="x-none"/>
        </w:rPr>
      </w:pPr>
      <w:hyperlink r:id="rId2245" w:history="1">
        <w:r>
          <w:rPr>
            <w:rStyle w:val="Hyperlink"/>
            <w:lang w:eastAsia="x-none"/>
          </w:rPr>
          <w:t>R1-2404306</w:t>
        </w:r>
      </w:hyperlink>
      <w:r w:rsidR="00D7097B" w:rsidRPr="00D7097B">
        <w:rPr>
          <w:lang w:eastAsia="x-none"/>
        </w:rPr>
        <w:tab/>
        <w:t>Enabling TX/RX for XR during RRM measurements</w:t>
      </w:r>
      <w:r w:rsidR="00D7097B" w:rsidRPr="00D7097B">
        <w:rPr>
          <w:lang w:eastAsia="x-none"/>
        </w:rPr>
        <w:tab/>
        <w:t>Apple</w:t>
      </w:r>
    </w:p>
    <w:p w14:paraId="357A1064" w14:textId="0003A487" w:rsidR="00D7097B" w:rsidRPr="00D7097B" w:rsidRDefault="006F79AF" w:rsidP="00D7097B">
      <w:pPr>
        <w:rPr>
          <w:lang w:eastAsia="x-none"/>
        </w:rPr>
      </w:pPr>
      <w:hyperlink r:id="rId2246" w:history="1">
        <w:r>
          <w:rPr>
            <w:rStyle w:val="Hyperlink"/>
            <w:lang w:eastAsia="x-none"/>
          </w:rPr>
          <w:t>R1-2404335</w:t>
        </w:r>
      </w:hyperlink>
      <w:r w:rsidR="00D7097B" w:rsidRPr="00D7097B">
        <w:rPr>
          <w:lang w:eastAsia="x-none"/>
        </w:rPr>
        <w:tab/>
        <w:t>Discussion on enabling TX/RX for XR during RRM measurements</w:t>
      </w:r>
      <w:r w:rsidR="00D7097B" w:rsidRPr="00D7097B">
        <w:rPr>
          <w:lang w:eastAsia="x-none"/>
        </w:rPr>
        <w:tab/>
        <w:t>InterDigital, Inc.</w:t>
      </w:r>
    </w:p>
    <w:p w14:paraId="26D39A8E" w14:textId="3FCBFFBB" w:rsidR="00D7097B" w:rsidRPr="00D7097B" w:rsidRDefault="006F79AF" w:rsidP="00D7097B">
      <w:pPr>
        <w:rPr>
          <w:lang w:eastAsia="x-none"/>
        </w:rPr>
      </w:pPr>
      <w:hyperlink r:id="rId2247" w:history="1">
        <w:r>
          <w:rPr>
            <w:rStyle w:val="Hyperlink"/>
            <w:lang w:eastAsia="x-none"/>
          </w:rPr>
          <w:t>R1-2404346</w:t>
        </w:r>
      </w:hyperlink>
      <w:r w:rsidR="00D7097B" w:rsidRPr="00D7097B">
        <w:rPr>
          <w:lang w:eastAsia="x-none"/>
        </w:rPr>
        <w:tab/>
        <w:t>Discussion on Enabling TX/RX for XR During RRM Measurements</w:t>
      </w:r>
      <w:r w:rsidR="00D7097B" w:rsidRPr="00D7097B">
        <w:rPr>
          <w:lang w:eastAsia="x-none"/>
        </w:rPr>
        <w:tab/>
        <w:t>Meta</w:t>
      </w:r>
    </w:p>
    <w:p w14:paraId="1EDD0557" w14:textId="3716AAB5" w:rsidR="00D7097B" w:rsidRPr="00D7097B" w:rsidRDefault="006F79AF" w:rsidP="00D7097B">
      <w:pPr>
        <w:rPr>
          <w:lang w:eastAsia="x-none"/>
        </w:rPr>
      </w:pPr>
      <w:hyperlink r:id="rId2248" w:history="1">
        <w:r>
          <w:rPr>
            <w:rStyle w:val="Hyperlink"/>
            <w:lang w:eastAsia="x-none"/>
          </w:rPr>
          <w:t>R1-2404389</w:t>
        </w:r>
      </w:hyperlink>
      <w:r w:rsidR="00D7097B" w:rsidRPr="00D7097B">
        <w:rPr>
          <w:lang w:eastAsia="x-none"/>
        </w:rPr>
        <w:tab/>
        <w:t>Signaling control of scheduling restriction during measurement gap in support of XR services</w:t>
      </w:r>
      <w:r w:rsidR="00D7097B" w:rsidRPr="00D7097B">
        <w:rPr>
          <w:lang w:eastAsia="x-none"/>
        </w:rPr>
        <w:tab/>
        <w:t>CATT</w:t>
      </w:r>
    </w:p>
    <w:p w14:paraId="2022A696" w14:textId="5E42EA03" w:rsidR="00D7097B" w:rsidRPr="00D7097B" w:rsidRDefault="006F79AF" w:rsidP="00D7097B">
      <w:pPr>
        <w:rPr>
          <w:lang w:eastAsia="x-none"/>
        </w:rPr>
      </w:pPr>
      <w:hyperlink r:id="rId2249" w:history="1">
        <w:r>
          <w:rPr>
            <w:rStyle w:val="Hyperlink"/>
            <w:lang w:eastAsia="x-none"/>
          </w:rPr>
          <w:t>R1-2404470</w:t>
        </w:r>
      </w:hyperlink>
      <w:r w:rsidR="00D7097B" w:rsidRPr="00D7097B">
        <w:rPr>
          <w:lang w:eastAsia="x-none"/>
        </w:rPr>
        <w:tab/>
        <w:t>Discussion on enabling TX/RX for XR during RRM measurements</w:t>
      </w:r>
      <w:r w:rsidR="00D7097B" w:rsidRPr="00D7097B">
        <w:rPr>
          <w:lang w:eastAsia="x-none"/>
        </w:rPr>
        <w:tab/>
        <w:t>CMCC</w:t>
      </w:r>
    </w:p>
    <w:p w14:paraId="6C5D8302" w14:textId="326EA1FD" w:rsidR="00D7097B" w:rsidRPr="00D7097B" w:rsidRDefault="006F79AF" w:rsidP="00D7097B">
      <w:pPr>
        <w:rPr>
          <w:lang w:eastAsia="x-none"/>
        </w:rPr>
      </w:pPr>
      <w:hyperlink r:id="rId2250" w:history="1">
        <w:r>
          <w:rPr>
            <w:rStyle w:val="Hyperlink"/>
            <w:lang w:eastAsia="x-none"/>
          </w:rPr>
          <w:t>R1-2404515</w:t>
        </w:r>
      </w:hyperlink>
      <w:r w:rsidR="00D7097B" w:rsidRPr="00D7097B">
        <w:rPr>
          <w:lang w:eastAsia="x-none"/>
        </w:rPr>
        <w:tab/>
        <w:t>Enhancements to Support TX/RX During RRM Measurements</w:t>
      </w:r>
      <w:r w:rsidR="00D7097B" w:rsidRPr="00D7097B">
        <w:rPr>
          <w:lang w:eastAsia="x-none"/>
        </w:rPr>
        <w:tab/>
        <w:t>Sony</w:t>
      </w:r>
    </w:p>
    <w:p w14:paraId="5A77DE9C" w14:textId="40508E16" w:rsidR="00D7097B" w:rsidRPr="00D7097B" w:rsidRDefault="006F79AF" w:rsidP="00D7097B">
      <w:pPr>
        <w:rPr>
          <w:lang w:eastAsia="x-none"/>
        </w:rPr>
      </w:pPr>
      <w:hyperlink r:id="rId2251" w:history="1">
        <w:r>
          <w:rPr>
            <w:rStyle w:val="Hyperlink"/>
            <w:lang w:eastAsia="x-none"/>
          </w:rPr>
          <w:t>R1-2404524</w:t>
        </w:r>
      </w:hyperlink>
      <w:r w:rsidR="00D7097B" w:rsidRPr="00D7097B">
        <w:rPr>
          <w:lang w:eastAsia="x-none"/>
        </w:rPr>
        <w:tab/>
        <w:t>RRM measurement gap and scheduling restriction enhancements to TX/RX XR traffic</w:t>
      </w:r>
      <w:r w:rsidR="00D7097B" w:rsidRPr="00D7097B">
        <w:rPr>
          <w:lang w:eastAsia="x-none"/>
        </w:rPr>
        <w:tab/>
        <w:t>Ericsson</w:t>
      </w:r>
    </w:p>
    <w:p w14:paraId="43A3DC51" w14:textId="5512820C" w:rsidR="00D7097B" w:rsidRPr="00D7097B" w:rsidRDefault="006F79AF" w:rsidP="00D7097B">
      <w:pPr>
        <w:rPr>
          <w:lang w:eastAsia="x-none"/>
        </w:rPr>
      </w:pPr>
      <w:hyperlink r:id="rId2252" w:history="1">
        <w:r>
          <w:rPr>
            <w:rStyle w:val="Hyperlink"/>
            <w:lang w:eastAsia="x-none"/>
          </w:rPr>
          <w:t>R1-2404531</w:t>
        </w:r>
      </w:hyperlink>
      <w:r w:rsidR="00D7097B" w:rsidRPr="00D7097B">
        <w:rPr>
          <w:lang w:eastAsia="x-none"/>
        </w:rPr>
        <w:tab/>
        <w:t>Enabling TX/RX for XR during RRM measurements</w:t>
      </w:r>
      <w:r w:rsidR="00D7097B" w:rsidRPr="00D7097B">
        <w:rPr>
          <w:lang w:eastAsia="x-none"/>
        </w:rPr>
        <w:tab/>
        <w:t>Lenovo</w:t>
      </w:r>
    </w:p>
    <w:p w14:paraId="0047DA82" w14:textId="40F30937" w:rsidR="00D7097B" w:rsidRPr="00D7097B" w:rsidRDefault="006F79AF" w:rsidP="00D7097B">
      <w:pPr>
        <w:rPr>
          <w:lang w:eastAsia="x-none"/>
        </w:rPr>
      </w:pPr>
      <w:hyperlink r:id="rId2253" w:history="1">
        <w:r>
          <w:rPr>
            <w:rStyle w:val="Hyperlink"/>
            <w:lang w:eastAsia="x-none"/>
          </w:rPr>
          <w:t>R1-2404566</w:t>
        </w:r>
      </w:hyperlink>
      <w:r w:rsidR="00D7097B" w:rsidRPr="00D7097B">
        <w:rPr>
          <w:lang w:eastAsia="x-none"/>
        </w:rPr>
        <w:tab/>
        <w:t>Discussion on measurement gap for XR</w:t>
      </w:r>
      <w:r w:rsidR="00D7097B" w:rsidRPr="00D7097B">
        <w:rPr>
          <w:lang w:eastAsia="x-none"/>
        </w:rPr>
        <w:tab/>
        <w:t>ZTE, Sanechips</w:t>
      </w:r>
    </w:p>
    <w:p w14:paraId="5F9660DA" w14:textId="1FB6CAFF" w:rsidR="00D7097B" w:rsidRPr="00D7097B" w:rsidRDefault="006F79AF" w:rsidP="00D7097B">
      <w:pPr>
        <w:rPr>
          <w:lang w:eastAsia="x-none"/>
        </w:rPr>
      </w:pPr>
      <w:hyperlink r:id="rId2254" w:history="1">
        <w:r>
          <w:rPr>
            <w:rStyle w:val="Hyperlink"/>
            <w:lang w:eastAsia="x-none"/>
          </w:rPr>
          <w:t>R1-2404606</w:t>
        </w:r>
      </w:hyperlink>
      <w:r w:rsidR="00D7097B" w:rsidRPr="00D7097B">
        <w:rPr>
          <w:lang w:eastAsia="x-none"/>
        </w:rPr>
        <w:tab/>
        <w:t>Discussion on enabling TX/RX for XR during RRM measurements</w:t>
      </w:r>
      <w:r w:rsidR="00D7097B" w:rsidRPr="00D7097B">
        <w:rPr>
          <w:lang w:eastAsia="x-none"/>
        </w:rPr>
        <w:tab/>
        <w:t>Xiaomi</w:t>
      </w:r>
    </w:p>
    <w:p w14:paraId="270E6ACF" w14:textId="3D6B3538" w:rsidR="00D7097B" w:rsidRPr="00D7097B" w:rsidRDefault="006F79AF" w:rsidP="00D7097B">
      <w:pPr>
        <w:rPr>
          <w:lang w:eastAsia="x-none"/>
        </w:rPr>
      </w:pPr>
      <w:hyperlink r:id="rId2255" w:history="1">
        <w:r>
          <w:rPr>
            <w:rStyle w:val="Hyperlink"/>
            <w:lang w:eastAsia="x-none"/>
          </w:rPr>
          <w:t>R1-2404667</w:t>
        </w:r>
      </w:hyperlink>
      <w:r w:rsidR="00D7097B" w:rsidRPr="00D7097B">
        <w:rPr>
          <w:lang w:eastAsia="x-none"/>
        </w:rPr>
        <w:tab/>
        <w:t>Discussion on enabling TX/RX for XR during RRM measurements</w:t>
      </w:r>
      <w:r w:rsidR="00D7097B" w:rsidRPr="00D7097B">
        <w:rPr>
          <w:lang w:eastAsia="x-none"/>
        </w:rPr>
        <w:tab/>
        <w:t>NEC</w:t>
      </w:r>
    </w:p>
    <w:p w14:paraId="6F24405E" w14:textId="0C750ABE" w:rsidR="00D7097B" w:rsidRPr="00D7097B" w:rsidRDefault="006F79AF" w:rsidP="00D7097B">
      <w:pPr>
        <w:rPr>
          <w:lang w:eastAsia="x-none"/>
        </w:rPr>
      </w:pPr>
      <w:hyperlink r:id="rId2256" w:history="1">
        <w:r>
          <w:rPr>
            <w:rStyle w:val="Hyperlink"/>
            <w:lang w:eastAsia="x-none"/>
          </w:rPr>
          <w:t>R1-2404735</w:t>
        </w:r>
      </w:hyperlink>
      <w:r w:rsidR="00D7097B" w:rsidRPr="00D7097B">
        <w:rPr>
          <w:lang w:eastAsia="x-none"/>
        </w:rPr>
        <w:tab/>
        <w:t>Enabling TX/RX for XR during RRM measurements</w:t>
      </w:r>
      <w:r w:rsidR="00D7097B" w:rsidRPr="00D7097B">
        <w:rPr>
          <w:lang w:eastAsia="x-none"/>
        </w:rPr>
        <w:tab/>
        <w:t>TCL</w:t>
      </w:r>
    </w:p>
    <w:p w14:paraId="5CC646B0" w14:textId="7F54B0A3" w:rsidR="00D7097B" w:rsidRPr="00D7097B" w:rsidRDefault="006F79AF" w:rsidP="00D7097B">
      <w:pPr>
        <w:rPr>
          <w:lang w:eastAsia="x-none"/>
        </w:rPr>
      </w:pPr>
      <w:hyperlink r:id="rId2257" w:history="1">
        <w:r>
          <w:rPr>
            <w:rStyle w:val="Hyperlink"/>
            <w:lang w:eastAsia="x-none"/>
          </w:rPr>
          <w:t>R1-2404738</w:t>
        </w:r>
      </w:hyperlink>
      <w:r w:rsidR="00D7097B" w:rsidRPr="00D7097B">
        <w:rPr>
          <w:lang w:eastAsia="x-none"/>
        </w:rPr>
        <w:tab/>
        <w:t>Discussion on enabling TX/RX for XR during RRM measurements</w:t>
      </w:r>
      <w:r w:rsidR="00D7097B" w:rsidRPr="00D7097B">
        <w:rPr>
          <w:lang w:eastAsia="x-none"/>
        </w:rPr>
        <w:tab/>
        <w:t>Panasonic</w:t>
      </w:r>
    </w:p>
    <w:p w14:paraId="3D92C78C" w14:textId="77E6502F" w:rsidR="00D7097B" w:rsidRPr="00D7097B" w:rsidRDefault="006F79AF" w:rsidP="00D7097B">
      <w:pPr>
        <w:rPr>
          <w:lang w:eastAsia="x-none"/>
        </w:rPr>
      </w:pPr>
      <w:hyperlink r:id="rId2258" w:history="1">
        <w:r>
          <w:rPr>
            <w:rStyle w:val="Hyperlink"/>
            <w:lang w:eastAsia="x-none"/>
          </w:rPr>
          <w:t>R1-2404874</w:t>
        </w:r>
      </w:hyperlink>
      <w:r w:rsidR="00D7097B" w:rsidRPr="00D7097B">
        <w:rPr>
          <w:lang w:eastAsia="x-none"/>
        </w:rPr>
        <w:tab/>
        <w:t>Enhancements to enable TX/RX for XR during RRM measurements</w:t>
      </w:r>
      <w:r w:rsidR="00D7097B" w:rsidRPr="00D7097B">
        <w:rPr>
          <w:lang w:eastAsia="x-none"/>
        </w:rPr>
        <w:tab/>
        <w:t>OPPO</w:t>
      </w:r>
    </w:p>
    <w:p w14:paraId="42FE1821" w14:textId="4B78E2B4" w:rsidR="00D7097B" w:rsidRPr="00D7097B" w:rsidRDefault="006F79AF" w:rsidP="00D7097B">
      <w:pPr>
        <w:rPr>
          <w:lang w:eastAsia="x-none"/>
        </w:rPr>
      </w:pPr>
      <w:hyperlink r:id="rId2259" w:history="1">
        <w:r>
          <w:rPr>
            <w:rStyle w:val="Hyperlink"/>
            <w:lang w:eastAsia="x-none"/>
          </w:rPr>
          <w:t>R1-2404900</w:t>
        </w:r>
      </w:hyperlink>
      <w:r w:rsidR="00D7097B" w:rsidRPr="00D7097B">
        <w:rPr>
          <w:lang w:eastAsia="x-none"/>
        </w:rPr>
        <w:tab/>
        <w:t>Discussion on XR during RRM measurements</w:t>
      </w:r>
      <w:r w:rsidR="00D7097B" w:rsidRPr="00D7097B">
        <w:rPr>
          <w:lang w:eastAsia="x-none"/>
        </w:rPr>
        <w:tab/>
        <w:t>LG Electronics</w:t>
      </w:r>
    </w:p>
    <w:p w14:paraId="28F094C3" w14:textId="0AF8BC3F" w:rsidR="00D7097B" w:rsidRPr="00D7097B" w:rsidRDefault="006F79AF" w:rsidP="00D7097B">
      <w:pPr>
        <w:rPr>
          <w:lang w:eastAsia="x-none"/>
        </w:rPr>
      </w:pPr>
      <w:hyperlink r:id="rId2260" w:history="1">
        <w:r>
          <w:rPr>
            <w:rStyle w:val="Hyperlink"/>
            <w:lang w:eastAsia="x-none"/>
          </w:rPr>
          <w:t>R1-2404932</w:t>
        </w:r>
      </w:hyperlink>
      <w:r w:rsidR="00D7097B" w:rsidRPr="00D7097B">
        <w:rPr>
          <w:lang w:eastAsia="x-none"/>
        </w:rPr>
        <w:tab/>
        <w:t xml:space="preserve">On enabling Tx/Rx for XR during RRM measurements </w:t>
      </w:r>
      <w:r w:rsidR="00D7097B" w:rsidRPr="00D7097B">
        <w:rPr>
          <w:lang w:eastAsia="x-none"/>
        </w:rPr>
        <w:tab/>
        <w:t>Google Inc.</w:t>
      </w:r>
    </w:p>
    <w:p w14:paraId="3087D076" w14:textId="79D544DF" w:rsidR="00D7097B" w:rsidRPr="00D7097B" w:rsidRDefault="006F79AF" w:rsidP="00D7097B">
      <w:pPr>
        <w:rPr>
          <w:lang w:eastAsia="x-none"/>
        </w:rPr>
      </w:pPr>
      <w:hyperlink r:id="rId2261" w:history="1">
        <w:r>
          <w:rPr>
            <w:rStyle w:val="Hyperlink"/>
            <w:lang w:eastAsia="x-none"/>
          </w:rPr>
          <w:t>R1-2405012</w:t>
        </w:r>
      </w:hyperlink>
      <w:r w:rsidR="00D7097B" w:rsidRPr="00D7097B">
        <w:rPr>
          <w:lang w:eastAsia="x-none"/>
        </w:rPr>
        <w:tab/>
        <w:t>Discussion on enabling TX/RX for XR during RRM measurements</w:t>
      </w:r>
      <w:r w:rsidR="00D7097B" w:rsidRPr="00D7097B">
        <w:rPr>
          <w:lang w:eastAsia="x-none"/>
        </w:rPr>
        <w:tab/>
        <w:t>III</w:t>
      </w:r>
    </w:p>
    <w:p w14:paraId="65550D9D" w14:textId="571A0A0A" w:rsidR="00D7097B" w:rsidRPr="00D7097B" w:rsidRDefault="006F79AF" w:rsidP="00D7097B">
      <w:pPr>
        <w:rPr>
          <w:lang w:eastAsia="x-none"/>
        </w:rPr>
      </w:pPr>
      <w:hyperlink r:id="rId2262" w:history="1">
        <w:r>
          <w:rPr>
            <w:rStyle w:val="Hyperlink"/>
            <w:lang w:eastAsia="x-none"/>
          </w:rPr>
          <w:t>R1-2405056</w:t>
        </w:r>
      </w:hyperlink>
      <w:r w:rsidR="00D7097B" w:rsidRPr="00D7097B">
        <w:rPr>
          <w:lang w:eastAsia="x-none"/>
        </w:rPr>
        <w:tab/>
        <w:t>Discussion on Ena</w:t>
      </w:r>
      <w:r w:rsidR="008A77EC">
        <w:rPr>
          <w:lang w:eastAsia="x-none"/>
        </w:rPr>
        <w:t>b</w:t>
      </w:r>
      <w:r w:rsidR="00D7097B" w:rsidRPr="00D7097B">
        <w:rPr>
          <w:lang w:eastAsia="x-none"/>
        </w:rPr>
        <w:t>ling TX/RX for XR during RRM</w:t>
      </w:r>
      <w:r w:rsidR="00D7097B" w:rsidRPr="00D7097B">
        <w:rPr>
          <w:lang w:eastAsia="x-none"/>
        </w:rPr>
        <w:tab/>
        <w:t>NTT DOCOMO, INC.</w:t>
      </w:r>
    </w:p>
    <w:p w14:paraId="0AF83C92" w14:textId="4B993653" w:rsidR="00D7097B" w:rsidRPr="00D7097B" w:rsidRDefault="006F79AF" w:rsidP="00D7097B">
      <w:pPr>
        <w:rPr>
          <w:lang w:eastAsia="x-none"/>
        </w:rPr>
      </w:pPr>
      <w:hyperlink r:id="rId2263" w:history="1">
        <w:r>
          <w:rPr>
            <w:rStyle w:val="Hyperlink"/>
            <w:lang w:eastAsia="x-none"/>
          </w:rPr>
          <w:t>R1-2405083</w:t>
        </w:r>
      </w:hyperlink>
      <w:r w:rsidR="00D7097B" w:rsidRPr="00D7097B">
        <w:rPr>
          <w:lang w:eastAsia="x-none"/>
        </w:rPr>
        <w:tab/>
        <w:t>Enabling TX RX for XR during RRM measurements</w:t>
      </w:r>
      <w:r w:rsidR="00D7097B" w:rsidRPr="00D7097B">
        <w:rPr>
          <w:lang w:eastAsia="x-none"/>
        </w:rPr>
        <w:tab/>
        <w:t>MediaTek Inc.</w:t>
      </w:r>
    </w:p>
    <w:p w14:paraId="70385C2B" w14:textId="517FB35D" w:rsidR="00D7097B" w:rsidRPr="00D7097B" w:rsidRDefault="006F79AF" w:rsidP="00D7097B">
      <w:pPr>
        <w:rPr>
          <w:lang w:eastAsia="x-none"/>
        </w:rPr>
      </w:pPr>
      <w:hyperlink r:id="rId2264" w:history="1">
        <w:r>
          <w:rPr>
            <w:rStyle w:val="Hyperlink"/>
            <w:lang w:eastAsia="x-none"/>
          </w:rPr>
          <w:t>R1-2405171</w:t>
        </w:r>
      </w:hyperlink>
      <w:r w:rsidR="00D7097B" w:rsidRPr="00D7097B">
        <w:rPr>
          <w:lang w:eastAsia="x-none"/>
        </w:rPr>
        <w:tab/>
        <w:t>Enabling Tx/Rx for XR during RRM measurements</w:t>
      </w:r>
      <w:r w:rsidR="00D7097B" w:rsidRPr="00D7097B">
        <w:rPr>
          <w:lang w:eastAsia="x-none"/>
        </w:rPr>
        <w:tab/>
        <w:t>Qualcomm Incorporated</w:t>
      </w:r>
    </w:p>
    <w:p w14:paraId="3D34C120" w14:textId="2B6E839A" w:rsidR="00D7097B" w:rsidRPr="00D7097B" w:rsidRDefault="006F79AF" w:rsidP="00D7097B">
      <w:pPr>
        <w:rPr>
          <w:lang w:eastAsia="x-none"/>
        </w:rPr>
      </w:pPr>
      <w:hyperlink r:id="rId2265" w:history="1">
        <w:r>
          <w:rPr>
            <w:rStyle w:val="Hyperlink"/>
            <w:lang w:eastAsia="x-none"/>
          </w:rPr>
          <w:t>R1-2405176</w:t>
        </w:r>
      </w:hyperlink>
      <w:r w:rsidR="00D7097B" w:rsidRPr="00D7097B">
        <w:rPr>
          <w:lang w:eastAsia="x-none"/>
        </w:rPr>
        <w:tab/>
        <w:t>Enabling TX/RX for XR during RRM measurements</w:t>
      </w:r>
      <w:r w:rsidR="00D7097B" w:rsidRPr="00D7097B">
        <w:rPr>
          <w:lang w:eastAsia="x-none"/>
        </w:rPr>
        <w:tab/>
        <w:t>Nokia</w:t>
      </w:r>
    </w:p>
    <w:p w14:paraId="2BE1CADC" w14:textId="77777777" w:rsidR="00D7097B" w:rsidRDefault="00D7097B" w:rsidP="00D7097B">
      <w:pPr>
        <w:rPr>
          <w:lang w:eastAsia="x-none"/>
        </w:rPr>
      </w:pPr>
    </w:p>
    <w:p w14:paraId="4AB0A9F2" w14:textId="7CC8CF06" w:rsidR="008A77EC" w:rsidRPr="008A77EC" w:rsidRDefault="006F79AF" w:rsidP="008A77EC">
      <w:pPr>
        <w:rPr>
          <w:b/>
          <w:bCs/>
          <w:lang w:eastAsia="x-none"/>
        </w:rPr>
      </w:pPr>
      <w:hyperlink r:id="rId2266" w:history="1">
        <w:r>
          <w:rPr>
            <w:rStyle w:val="Hyperlink"/>
            <w:b/>
            <w:bCs/>
            <w:lang w:eastAsia="x-none"/>
          </w:rPr>
          <w:t>R1-2405464</w:t>
        </w:r>
      </w:hyperlink>
      <w:r w:rsidR="008A77EC" w:rsidRPr="008A77EC">
        <w:rPr>
          <w:b/>
          <w:bCs/>
          <w:lang w:eastAsia="x-none"/>
        </w:rPr>
        <w:tab/>
        <w:t>Moderator summary #1 - Enabling TX/RX for XR during RRM measurements</w:t>
      </w:r>
      <w:r w:rsidR="008A77EC" w:rsidRPr="008A77EC">
        <w:rPr>
          <w:b/>
          <w:bCs/>
          <w:lang w:eastAsia="x-none"/>
        </w:rPr>
        <w:tab/>
        <w:t>Moderator (Nokia)</w:t>
      </w:r>
    </w:p>
    <w:p w14:paraId="3448F1BE" w14:textId="0026CDAD" w:rsidR="008A77EC" w:rsidRPr="008A77EC" w:rsidRDefault="00287AD7" w:rsidP="008A77EC">
      <w:pPr>
        <w:rPr>
          <w:lang w:eastAsia="x-none"/>
        </w:rPr>
      </w:pPr>
      <w:r>
        <w:rPr>
          <w:lang w:eastAsia="x-none"/>
        </w:rPr>
        <w:t xml:space="preserve">From </w:t>
      </w:r>
      <w:r w:rsidR="008A77EC">
        <w:rPr>
          <w:lang w:eastAsia="x-none"/>
        </w:rPr>
        <w:t>Tuesday session</w:t>
      </w:r>
    </w:p>
    <w:p w14:paraId="6D6EC290" w14:textId="77777777" w:rsidR="008A77EC" w:rsidRPr="008A77EC" w:rsidRDefault="008A77EC" w:rsidP="008A77EC">
      <w:pPr>
        <w:rPr>
          <w:rFonts w:ascii="Times New Roman" w:hAnsi="Times New Roman"/>
          <w:szCs w:val="20"/>
          <w:lang w:eastAsia="x-none"/>
        </w:rPr>
      </w:pPr>
    </w:p>
    <w:p w14:paraId="49D25FD7" w14:textId="21D7D1B9" w:rsidR="008A77EC" w:rsidRPr="008A77EC" w:rsidRDefault="008A77EC" w:rsidP="008A77EC">
      <w:pPr>
        <w:rPr>
          <w:rFonts w:ascii="Times New Roman" w:hAnsi="Times New Roman"/>
          <w:szCs w:val="20"/>
          <w:lang w:val="en-US"/>
        </w:rPr>
      </w:pPr>
      <w:r w:rsidRPr="008A77EC">
        <w:rPr>
          <w:rFonts w:ascii="Times New Roman" w:hAnsi="Times New Roman"/>
          <w:szCs w:val="20"/>
          <w:lang w:val="en-US"/>
        </w:rPr>
        <w:t>At least Alt1 is supported. FFS: Additional support of Alt 3.</w:t>
      </w:r>
    </w:p>
    <w:p w14:paraId="26B39745" w14:textId="6FD8E652" w:rsidR="008A77EC" w:rsidRPr="008A77EC" w:rsidRDefault="008A77EC" w:rsidP="00311060">
      <w:pPr>
        <w:numPr>
          <w:ilvl w:val="0"/>
          <w:numId w:val="126"/>
        </w:numPr>
        <w:contextualSpacing/>
        <w:rPr>
          <w:rFonts w:ascii="Times New Roman" w:hAnsi="Times New Roman"/>
          <w:szCs w:val="20"/>
          <w:lang w:val="en-US" w:eastAsia="x-none"/>
        </w:rPr>
      </w:pPr>
      <w:r w:rsidRPr="008A77EC">
        <w:rPr>
          <w:rFonts w:ascii="Times New Roman" w:hAnsi="Times New Roman"/>
          <w:szCs w:val="20"/>
          <w:lang w:val="en-US" w:eastAsia="x-none"/>
        </w:rPr>
        <w:t>Nokia, I</w:t>
      </w:r>
      <w:r w:rsidR="00287AD7">
        <w:rPr>
          <w:rFonts w:ascii="Times New Roman" w:hAnsi="Times New Roman"/>
          <w:szCs w:val="20"/>
          <w:lang w:val="en-US" w:eastAsia="x-none"/>
        </w:rPr>
        <w:t>nterDigital</w:t>
      </w:r>
      <w:r w:rsidRPr="008A77EC">
        <w:rPr>
          <w:rFonts w:ascii="Times New Roman" w:hAnsi="Times New Roman"/>
          <w:szCs w:val="20"/>
          <w:lang w:val="en-US" w:eastAsia="x-none"/>
        </w:rPr>
        <w:t>, Samsung, Ericsson, Lenovo, OPPO, M</w:t>
      </w:r>
      <w:r w:rsidR="00287AD7">
        <w:rPr>
          <w:rFonts w:ascii="Times New Roman" w:hAnsi="Times New Roman"/>
          <w:szCs w:val="20"/>
          <w:lang w:val="en-US" w:eastAsia="x-none"/>
        </w:rPr>
        <w:t>ediaTek</w:t>
      </w:r>
      <w:r w:rsidRPr="008A77EC">
        <w:rPr>
          <w:rFonts w:ascii="Times New Roman" w:hAnsi="Times New Roman"/>
          <w:szCs w:val="20"/>
          <w:lang w:val="en-US" w:eastAsia="x-none"/>
        </w:rPr>
        <w:t xml:space="preserve">, </w:t>
      </w:r>
      <w:r w:rsidR="00287AD7">
        <w:rPr>
          <w:rFonts w:ascii="Times New Roman" w:hAnsi="Times New Roman"/>
          <w:szCs w:val="20"/>
          <w:lang w:val="en-US" w:eastAsia="x-none"/>
        </w:rPr>
        <w:t xml:space="preserve">NTT </w:t>
      </w:r>
      <w:r w:rsidRPr="008A77EC">
        <w:rPr>
          <w:rFonts w:ascii="Times New Roman" w:hAnsi="Times New Roman"/>
          <w:szCs w:val="20"/>
          <w:lang w:val="en-US" w:eastAsia="x-none"/>
        </w:rPr>
        <w:t>DOCOMO, Sony, ZTE, III, Panasonic, Fraunhofer</w:t>
      </w:r>
    </w:p>
    <w:p w14:paraId="52BEF593" w14:textId="77777777" w:rsidR="008A77EC" w:rsidRPr="008A77EC" w:rsidRDefault="008A77EC" w:rsidP="008A77EC">
      <w:pPr>
        <w:rPr>
          <w:rFonts w:ascii="Times New Roman" w:hAnsi="Times New Roman"/>
          <w:szCs w:val="20"/>
          <w:lang w:val="en-US"/>
        </w:rPr>
      </w:pPr>
    </w:p>
    <w:p w14:paraId="02DFFB7F" w14:textId="09A5A1A1" w:rsidR="008A77EC" w:rsidRPr="008A77EC" w:rsidRDefault="008A77EC" w:rsidP="008A77EC">
      <w:pPr>
        <w:rPr>
          <w:rFonts w:ascii="Times New Roman" w:hAnsi="Times New Roman"/>
          <w:szCs w:val="20"/>
          <w:lang w:val="en-US"/>
        </w:rPr>
      </w:pPr>
      <w:r w:rsidRPr="008A77EC">
        <w:rPr>
          <w:rFonts w:ascii="Times New Roman" w:hAnsi="Times New Roman"/>
          <w:szCs w:val="20"/>
          <w:lang w:val="en-US"/>
        </w:rPr>
        <w:t>At least Alt3 is supported. FFS: Additional support of Alt 1.</w:t>
      </w:r>
    </w:p>
    <w:p w14:paraId="65BFEA9C" w14:textId="7E8079F7" w:rsidR="008A77EC" w:rsidRPr="008A77EC" w:rsidRDefault="008A77EC" w:rsidP="00311060">
      <w:pPr>
        <w:numPr>
          <w:ilvl w:val="0"/>
          <w:numId w:val="126"/>
        </w:numPr>
        <w:contextualSpacing/>
        <w:rPr>
          <w:rFonts w:ascii="Times New Roman" w:hAnsi="Times New Roman"/>
          <w:szCs w:val="20"/>
          <w:lang w:val="en-US" w:eastAsia="x-none"/>
        </w:rPr>
      </w:pPr>
      <w:r w:rsidRPr="008A77EC">
        <w:rPr>
          <w:rFonts w:ascii="Times New Roman" w:hAnsi="Times New Roman"/>
          <w:szCs w:val="20"/>
          <w:lang w:val="en-US" w:eastAsia="x-none"/>
        </w:rPr>
        <w:t>Spreadtrum, LGE, Apple, CMCC, M</w:t>
      </w:r>
      <w:r w:rsidR="00287AD7">
        <w:rPr>
          <w:rFonts w:ascii="Times New Roman" w:hAnsi="Times New Roman"/>
          <w:szCs w:val="20"/>
          <w:lang w:val="en-US" w:eastAsia="x-none"/>
        </w:rPr>
        <w:t>ediaTek</w:t>
      </w:r>
      <w:r w:rsidRPr="008A77EC">
        <w:rPr>
          <w:rFonts w:ascii="Times New Roman" w:hAnsi="Times New Roman"/>
          <w:szCs w:val="20"/>
          <w:lang w:val="en-US" w:eastAsia="x-none"/>
        </w:rPr>
        <w:t>, Q</w:t>
      </w:r>
      <w:r w:rsidR="00287AD7">
        <w:rPr>
          <w:rFonts w:ascii="Times New Roman" w:hAnsi="Times New Roman"/>
          <w:szCs w:val="20"/>
          <w:lang w:val="en-US" w:eastAsia="x-none"/>
        </w:rPr>
        <w:t>ualcomm</w:t>
      </w:r>
      <w:r w:rsidRPr="008A77EC">
        <w:rPr>
          <w:rFonts w:ascii="Times New Roman" w:hAnsi="Times New Roman"/>
          <w:szCs w:val="20"/>
          <w:lang w:val="en-US" w:eastAsia="x-none"/>
        </w:rPr>
        <w:t>, vivo, CATT, H</w:t>
      </w:r>
      <w:r w:rsidR="00287AD7">
        <w:rPr>
          <w:rFonts w:ascii="Times New Roman" w:hAnsi="Times New Roman"/>
          <w:szCs w:val="20"/>
          <w:lang w:val="en-US" w:eastAsia="x-none"/>
        </w:rPr>
        <w:t>uawei</w:t>
      </w:r>
      <w:r w:rsidRPr="008A77EC">
        <w:rPr>
          <w:rFonts w:ascii="Times New Roman" w:hAnsi="Times New Roman"/>
          <w:szCs w:val="20"/>
          <w:lang w:val="en-US" w:eastAsia="x-none"/>
        </w:rPr>
        <w:t>, Xiaomi</w:t>
      </w:r>
    </w:p>
    <w:p w14:paraId="0FE27296" w14:textId="77777777" w:rsidR="008A77EC" w:rsidRDefault="008A77EC" w:rsidP="00D7097B">
      <w:pPr>
        <w:rPr>
          <w:rFonts w:ascii="Times New Roman" w:hAnsi="Times New Roman"/>
          <w:szCs w:val="20"/>
          <w:lang w:val="en-US" w:eastAsia="x-none"/>
        </w:rPr>
      </w:pPr>
    </w:p>
    <w:p w14:paraId="5E47D325" w14:textId="77777777" w:rsidR="008A77EC" w:rsidRDefault="008A77EC" w:rsidP="00D7097B">
      <w:pPr>
        <w:rPr>
          <w:rFonts w:ascii="Times New Roman" w:hAnsi="Times New Roman"/>
          <w:szCs w:val="20"/>
          <w:lang w:val="en-US" w:eastAsia="x-none"/>
        </w:rPr>
      </w:pPr>
    </w:p>
    <w:p w14:paraId="69EBBFF7" w14:textId="7D9203E9" w:rsidR="00287AD7" w:rsidRPr="00287AD7" w:rsidRDefault="006F79AF" w:rsidP="00D7097B">
      <w:pPr>
        <w:rPr>
          <w:b/>
          <w:bCs/>
          <w:lang w:eastAsia="x-none"/>
        </w:rPr>
      </w:pPr>
      <w:hyperlink r:id="rId2267" w:history="1">
        <w:r>
          <w:rPr>
            <w:rStyle w:val="Hyperlink"/>
            <w:b/>
            <w:bCs/>
            <w:lang w:eastAsia="x-none"/>
          </w:rPr>
          <w:t>R1-2405465</w:t>
        </w:r>
      </w:hyperlink>
      <w:r w:rsidR="008A77EC" w:rsidRPr="00287AD7">
        <w:rPr>
          <w:b/>
          <w:bCs/>
          <w:lang w:eastAsia="x-none"/>
        </w:rPr>
        <w:tab/>
        <w:t>Moderator summary #2 - Enabling TX/RX for XR during RRM measurements</w:t>
      </w:r>
      <w:r w:rsidR="008A77EC" w:rsidRPr="00287AD7">
        <w:rPr>
          <w:b/>
          <w:bCs/>
          <w:lang w:eastAsia="x-none"/>
        </w:rPr>
        <w:tab/>
        <w:t>Moderator (Nokia)</w:t>
      </w:r>
    </w:p>
    <w:p w14:paraId="2793A4F3" w14:textId="08F6C3C5" w:rsidR="008A77EC" w:rsidRDefault="008A77EC" w:rsidP="00D7097B">
      <w:pPr>
        <w:rPr>
          <w:lang w:eastAsia="x-none"/>
        </w:rPr>
      </w:pPr>
      <w:r>
        <w:rPr>
          <w:lang w:eastAsia="x-none"/>
        </w:rPr>
        <w:t>From</w:t>
      </w:r>
      <w:r w:rsidR="00287AD7">
        <w:rPr>
          <w:lang w:eastAsia="x-none"/>
        </w:rPr>
        <w:t xml:space="preserve"> Wednesday session</w:t>
      </w:r>
    </w:p>
    <w:p w14:paraId="007B4E7C" w14:textId="45E0042B" w:rsidR="00287AD7" w:rsidRPr="00287AD7" w:rsidRDefault="00287AD7" w:rsidP="00287AD7">
      <w:pPr>
        <w:rPr>
          <w:lang w:val="en-US"/>
        </w:rPr>
      </w:pPr>
      <w:r>
        <w:rPr>
          <w:highlight w:val="green"/>
          <w:lang w:val="en-US"/>
        </w:rPr>
        <w:t>Agreement</w:t>
      </w:r>
    </w:p>
    <w:p w14:paraId="157EA86B" w14:textId="77777777" w:rsidR="00287AD7" w:rsidRPr="00287AD7" w:rsidRDefault="00287AD7" w:rsidP="00287AD7">
      <w:pPr>
        <w:rPr>
          <w:lang w:val="en-US"/>
        </w:rPr>
      </w:pPr>
      <w:r w:rsidRPr="00287AD7">
        <w:rPr>
          <w:lang w:val="en-US"/>
        </w:rPr>
        <w:t>For solutions based on triggering/enabling by network signaling to enable Tx/Rx in gaps/restrictions that are caused by RRM measurements, select one or combination among only Alt1 and Alt3 from RAN1#116bis.</w:t>
      </w:r>
    </w:p>
    <w:p w14:paraId="370FBB48" w14:textId="77777777" w:rsidR="00287AD7" w:rsidRPr="00287AD7" w:rsidRDefault="00287AD7" w:rsidP="00287AD7">
      <w:pPr>
        <w:rPr>
          <w:lang w:val="en-US"/>
        </w:rPr>
      </w:pPr>
    </w:p>
    <w:p w14:paraId="71909727" w14:textId="77777777" w:rsidR="00287AD7" w:rsidRPr="00287AD7" w:rsidRDefault="00287AD7" w:rsidP="00287AD7">
      <w:pPr>
        <w:rPr>
          <w:b/>
          <w:bCs/>
        </w:rPr>
      </w:pPr>
      <w:r w:rsidRPr="00287AD7">
        <w:rPr>
          <w:b/>
          <w:bCs/>
          <w:lang w:val="en-US"/>
        </w:rPr>
        <w:t>Conclusion</w:t>
      </w:r>
    </w:p>
    <w:p w14:paraId="53039B2B" w14:textId="77777777" w:rsidR="00287AD7" w:rsidRPr="00287AD7" w:rsidRDefault="00287AD7" w:rsidP="00287AD7">
      <w:pPr>
        <w:rPr>
          <w:color w:val="000000"/>
          <w:lang w:val="en-US"/>
        </w:rPr>
      </w:pPr>
      <w:r w:rsidRPr="00287AD7">
        <w:rPr>
          <w:color w:val="000000"/>
          <w:lang w:val="en-US"/>
        </w:rPr>
        <w:t>RAN1 does not further discuss new UE assistance information related to channel conditions, traffic, UE mobility.</w:t>
      </w:r>
    </w:p>
    <w:p w14:paraId="4C649EF5" w14:textId="77777777" w:rsidR="00287AD7" w:rsidRPr="00287AD7" w:rsidRDefault="00287AD7" w:rsidP="00287AD7">
      <w:pPr>
        <w:rPr>
          <w:lang w:val="en-US" w:eastAsia="x-none"/>
        </w:rPr>
      </w:pPr>
    </w:p>
    <w:p w14:paraId="4B32EAC7" w14:textId="5AAF3A53" w:rsidR="00287AD7" w:rsidRPr="0092076C" w:rsidRDefault="00287AD7" w:rsidP="00287AD7">
      <w:pPr>
        <w:rPr>
          <w:lang w:val="en-US"/>
        </w:rPr>
      </w:pPr>
      <w:r w:rsidRPr="0092076C">
        <w:rPr>
          <w:lang w:val="en-US"/>
        </w:rPr>
        <w:t>Proposal:</w:t>
      </w:r>
    </w:p>
    <w:p w14:paraId="7B65C2F5" w14:textId="77777777" w:rsidR="00287AD7" w:rsidRPr="0092076C" w:rsidRDefault="00287AD7" w:rsidP="00287AD7">
      <w:pPr>
        <w:jc w:val="both"/>
        <w:rPr>
          <w:lang w:val="en-US"/>
        </w:rPr>
      </w:pPr>
      <w:r w:rsidRPr="0092076C">
        <w:rPr>
          <w:lang w:val="en-US"/>
        </w:rPr>
        <w:t xml:space="preserve">In RAN1#117 select one of the following options below: </w:t>
      </w:r>
    </w:p>
    <w:p w14:paraId="09F53C13" w14:textId="77777777" w:rsidR="00287AD7" w:rsidRPr="0092076C" w:rsidRDefault="00287AD7" w:rsidP="00311060">
      <w:pPr>
        <w:numPr>
          <w:ilvl w:val="0"/>
          <w:numId w:val="195"/>
        </w:numPr>
        <w:contextualSpacing/>
        <w:jc w:val="both"/>
        <w:rPr>
          <w:szCs w:val="20"/>
          <w:lang w:val="en-US" w:eastAsia="x-none"/>
        </w:rPr>
      </w:pPr>
      <w:r w:rsidRPr="0092076C">
        <w:rPr>
          <w:szCs w:val="20"/>
          <w:lang w:val="en-US" w:eastAsia="x-none"/>
        </w:rPr>
        <w:t>Option 1: Support UE assistance information related measurement occasion(s):</w:t>
      </w:r>
    </w:p>
    <w:p w14:paraId="200E5D2D" w14:textId="77777777" w:rsidR="00287AD7" w:rsidRPr="0092076C" w:rsidRDefault="00287AD7" w:rsidP="00311060">
      <w:pPr>
        <w:numPr>
          <w:ilvl w:val="1"/>
          <w:numId w:val="194"/>
        </w:numPr>
        <w:contextualSpacing/>
        <w:jc w:val="both"/>
        <w:rPr>
          <w:szCs w:val="20"/>
          <w:lang w:val="en-US" w:eastAsia="x-none"/>
        </w:rPr>
      </w:pPr>
      <w:r w:rsidRPr="0092076C">
        <w:rPr>
          <w:szCs w:val="20"/>
          <w:lang w:val="en-US" w:eastAsia="x-none"/>
        </w:rPr>
        <w:t xml:space="preserve">FFS: Information about the maximum number of MGs/SMTC with restrictions that can be skipped within a time period. </w:t>
      </w:r>
    </w:p>
    <w:p w14:paraId="62194AA2" w14:textId="77777777" w:rsidR="00287AD7" w:rsidRPr="0092076C" w:rsidRDefault="00287AD7" w:rsidP="00311060">
      <w:pPr>
        <w:numPr>
          <w:ilvl w:val="1"/>
          <w:numId w:val="194"/>
        </w:numPr>
        <w:contextualSpacing/>
        <w:jc w:val="both"/>
        <w:rPr>
          <w:szCs w:val="20"/>
          <w:lang w:val="en-US" w:eastAsia="x-none"/>
        </w:rPr>
      </w:pPr>
      <w:r w:rsidRPr="0092076C">
        <w:rPr>
          <w:szCs w:val="20"/>
          <w:lang w:val="en-US" w:eastAsia="x-none"/>
        </w:rPr>
        <w:t>FFS: Information about the patterns of gap(s)/restriction(s) where skipping is feasible or acceptable.</w:t>
      </w:r>
    </w:p>
    <w:p w14:paraId="7F510708" w14:textId="77777777" w:rsidR="00287AD7" w:rsidRPr="0092076C" w:rsidRDefault="00287AD7" w:rsidP="00311060">
      <w:pPr>
        <w:numPr>
          <w:ilvl w:val="1"/>
          <w:numId w:val="194"/>
        </w:numPr>
        <w:contextualSpacing/>
        <w:jc w:val="both"/>
        <w:rPr>
          <w:szCs w:val="20"/>
          <w:lang w:val="en-US" w:eastAsia="x-none"/>
        </w:rPr>
      </w:pPr>
      <w:r w:rsidRPr="0092076C">
        <w:rPr>
          <w:szCs w:val="20"/>
          <w:lang w:val="en-US" w:eastAsia="x-none"/>
        </w:rPr>
        <w:lastRenderedPageBreak/>
        <w:t>If network indicates skipping of the measurement occasion(s) indicated by UE to be needed, the performance impact should be accounted by RAN4.</w:t>
      </w:r>
    </w:p>
    <w:p w14:paraId="6287CA78" w14:textId="77777777" w:rsidR="00287AD7" w:rsidRPr="0092076C" w:rsidRDefault="00287AD7" w:rsidP="00311060">
      <w:pPr>
        <w:numPr>
          <w:ilvl w:val="1"/>
          <w:numId w:val="194"/>
        </w:numPr>
        <w:contextualSpacing/>
        <w:jc w:val="both"/>
        <w:rPr>
          <w:szCs w:val="20"/>
          <w:lang w:val="en-US" w:eastAsia="x-none"/>
        </w:rPr>
      </w:pPr>
      <w:r w:rsidRPr="0092076C">
        <w:rPr>
          <w:szCs w:val="20"/>
          <w:lang w:val="en-US" w:eastAsia="x-none"/>
        </w:rPr>
        <w:t>If the measurement occasion(s) indicated by UE to be needed, are not skipped, there is no RRM performance impact.</w:t>
      </w:r>
    </w:p>
    <w:p w14:paraId="0E6F5482" w14:textId="77777777" w:rsidR="00287AD7" w:rsidRPr="0092076C" w:rsidRDefault="00287AD7" w:rsidP="00311060">
      <w:pPr>
        <w:numPr>
          <w:ilvl w:val="1"/>
          <w:numId w:val="194"/>
        </w:numPr>
        <w:contextualSpacing/>
        <w:jc w:val="both"/>
        <w:rPr>
          <w:szCs w:val="20"/>
          <w:lang w:val="en-US" w:eastAsia="x-none"/>
        </w:rPr>
      </w:pPr>
      <w:r w:rsidRPr="0092076C">
        <w:rPr>
          <w:szCs w:val="20"/>
          <w:lang w:val="en-US" w:eastAsia="x-none"/>
        </w:rPr>
        <w:t>Re-using existing RRC framework for UAI.</w:t>
      </w:r>
    </w:p>
    <w:p w14:paraId="6009BCD1" w14:textId="77777777" w:rsidR="00287AD7" w:rsidRPr="0092076C" w:rsidRDefault="00287AD7" w:rsidP="00311060">
      <w:pPr>
        <w:numPr>
          <w:ilvl w:val="0"/>
          <w:numId w:val="194"/>
        </w:numPr>
        <w:contextualSpacing/>
        <w:rPr>
          <w:szCs w:val="20"/>
          <w:lang w:val="en-US" w:eastAsia="x-none"/>
        </w:rPr>
      </w:pPr>
      <w:r w:rsidRPr="0092076C">
        <w:rPr>
          <w:color w:val="000000"/>
          <w:szCs w:val="20"/>
          <w:lang w:val="en-US" w:eastAsia="x-none"/>
        </w:rPr>
        <w:t>Option 2: RAN1 does not further discuss new UE assistance information related to measurement occasions.</w:t>
      </w:r>
    </w:p>
    <w:p w14:paraId="709D839A" w14:textId="77777777" w:rsidR="00287AD7" w:rsidRPr="00287AD7" w:rsidRDefault="00287AD7" w:rsidP="00287AD7">
      <w:pPr>
        <w:rPr>
          <w:lang w:val="en-US"/>
        </w:rPr>
      </w:pPr>
    </w:p>
    <w:p w14:paraId="718E934E" w14:textId="77777777" w:rsidR="00287AD7" w:rsidRDefault="00287AD7" w:rsidP="00D7097B">
      <w:pPr>
        <w:rPr>
          <w:rFonts w:ascii="Times New Roman" w:hAnsi="Times New Roman"/>
          <w:szCs w:val="20"/>
          <w:lang w:val="en-US" w:eastAsia="x-none"/>
        </w:rPr>
      </w:pPr>
    </w:p>
    <w:p w14:paraId="1414CD72" w14:textId="4DCDCD84" w:rsidR="0092076C" w:rsidRPr="0092076C" w:rsidRDefault="006F79AF" w:rsidP="0092076C">
      <w:pPr>
        <w:rPr>
          <w:rFonts w:ascii="Times New Roman" w:hAnsi="Times New Roman"/>
          <w:b/>
          <w:bCs/>
          <w:szCs w:val="20"/>
          <w:lang w:val="en-US" w:eastAsia="x-none"/>
        </w:rPr>
      </w:pPr>
      <w:hyperlink r:id="rId2268" w:history="1">
        <w:r>
          <w:rPr>
            <w:rStyle w:val="Hyperlink"/>
            <w:rFonts w:ascii="Times New Roman" w:hAnsi="Times New Roman"/>
            <w:b/>
            <w:bCs/>
            <w:szCs w:val="20"/>
            <w:lang w:val="en-US" w:eastAsia="x-none"/>
          </w:rPr>
          <w:t>R1-2405665</w:t>
        </w:r>
      </w:hyperlink>
      <w:r w:rsidR="0092076C" w:rsidRPr="0092076C">
        <w:rPr>
          <w:rFonts w:ascii="Times New Roman" w:hAnsi="Times New Roman"/>
          <w:b/>
          <w:bCs/>
          <w:szCs w:val="20"/>
          <w:lang w:val="en-US" w:eastAsia="x-none"/>
        </w:rPr>
        <w:tab/>
        <w:t>Moderator summary #3 - Enabling TX/RX for XR during RRM measurements</w:t>
      </w:r>
      <w:r w:rsidR="0092076C" w:rsidRPr="0092076C">
        <w:rPr>
          <w:rFonts w:ascii="Times New Roman" w:hAnsi="Times New Roman"/>
          <w:b/>
          <w:bCs/>
          <w:szCs w:val="20"/>
          <w:lang w:val="en-US" w:eastAsia="x-none"/>
        </w:rPr>
        <w:tab/>
        <w:t>Moderator (Nokia)</w:t>
      </w:r>
    </w:p>
    <w:p w14:paraId="25CDB500" w14:textId="6715B54C" w:rsidR="0092076C" w:rsidRDefault="0092076C" w:rsidP="0092076C">
      <w:pPr>
        <w:rPr>
          <w:rFonts w:ascii="Times New Roman" w:hAnsi="Times New Roman"/>
          <w:szCs w:val="20"/>
          <w:lang w:val="en-US" w:eastAsia="x-none"/>
        </w:rPr>
      </w:pPr>
      <w:r>
        <w:rPr>
          <w:rFonts w:ascii="Times New Roman" w:hAnsi="Times New Roman"/>
          <w:szCs w:val="20"/>
          <w:lang w:val="en-US" w:eastAsia="x-none"/>
        </w:rPr>
        <w:t>From Friday session</w:t>
      </w:r>
    </w:p>
    <w:p w14:paraId="2F3FBE44" w14:textId="77777777" w:rsidR="0092076C" w:rsidRPr="00287AD7" w:rsidRDefault="0092076C" w:rsidP="0092076C">
      <w:pPr>
        <w:rPr>
          <w:lang w:val="en-US"/>
        </w:rPr>
      </w:pPr>
      <w:r>
        <w:rPr>
          <w:highlight w:val="green"/>
          <w:lang w:val="en-US"/>
        </w:rPr>
        <w:t>Agreement</w:t>
      </w:r>
    </w:p>
    <w:p w14:paraId="3F19CAC1" w14:textId="77777777" w:rsidR="0092076C" w:rsidRPr="0092076C" w:rsidRDefault="0092076C" w:rsidP="0092076C">
      <w:pPr>
        <w:rPr>
          <w:lang w:val="en-US"/>
        </w:rPr>
      </w:pPr>
      <w:r w:rsidRPr="0092076C">
        <w:rPr>
          <w:lang w:val="en-US"/>
        </w:rPr>
        <w:t>For solutions based on triggering/enabling by network signaling to enable Tx/Rx in gaps/restrictions that are caused by RRM measurements consider the following alternatives or combinations for further down-selection:</w:t>
      </w:r>
    </w:p>
    <w:p w14:paraId="5B84221B" w14:textId="77777777" w:rsidR="0092076C" w:rsidRPr="0092076C" w:rsidRDefault="0092076C" w:rsidP="00311060">
      <w:pPr>
        <w:numPr>
          <w:ilvl w:val="0"/>
          <w:numId w:val="294"/>
        </w:numPr>
        <w:contextualSpacing/>
        <w:rPr>
          <w:szCs w:val="20"/>
          <w:lang w:val="en-US" w:eastAsia="x-none"/>
        </w:rPr>
      </w:pPr>
      <w:r w:rsidRPr="0092076C">
        <w:rPr>
          <w:szCs w:val="20"/>
          <w:lang w:val="en-US" w:eastAsia="x-none"/>
        </w:rPr>
        <w:t xml:space="preserve">Alt. 1: Dynamic indication to enable Tx/Rx in particular gap(s)/restriction(s) that are caused by RRM measurements. </w:t>
      </w:r>
    </w:p>
    <w:p w14:paraId="771D5766" w14:textId="77777777" w:rsidR="0092076C" w:rsidRPr="0092076C" w:rsidRDefault="0092076C" w:rsidP="00311060">
      <w:pPr>
        <w:numPr>
          <w:ilvl w:val="1"/>
          <w:numId w:val="294"/>
        </w:numPr>
        <w:contextualSpacing/>
        <w:rPr>
          <w:szCs w:val="20"/>
          <w:lang w:val="en-US" w:eastAsia="x-none"/>
        </w:rPr>
      </w:pPr>
      <w:r w:rsidRPr="0092076C">
        <w:rPr>
          <w:szCs w:val="20"/>
          <w:lang w:val="en-US" w:eastAsia="x-none"/>
        </w:rPr>
        <w:t xml:space="preserve">FFS: </w:t>
      </w:r>
      <w:r w:rsidRPr="0092076C">
        <w:rPr>
          <w:b/>
          <w:bCs/>
          <w:szCs w:val="20"/>
          <w:lang w:val="en-US" w:eastAsia="x-none"/>
        </w:rPr>
        <w:t>Alt 1-1</w:t>
      </w:r>
      <w:r w:rsidRPr="0092076C">
        <w:rPr>
          <w:szCs w:val="20"/>
          <w:lang w:val="en-US" w:eastAsia="x-none"/>
        </w:rPr>
        <w:t xml:space="preserve">: Explicit indication </w:t>
      </w:r>
      <w:r w:rsidRPr="0092076C">
        <w:rPr>
          <w:rFonts w:hint="eastAsia"/>
          <w:szCs w:val="20"/>
          <w:lang w:val="en-US" w:eastAsia="x-none"/>
        </w:rPr>
        <w:t>by DCI</w:t>
      </w:r>
      <w:r w:rsidRPr="0092076C">
        <w:rPr>
          <w:szCs w:val="20"/>
          <w:lang w:val="en-US" w:eastAsia="x-none"/>
        </w:rPr>
        <w:t xml:space="preserve"> to skip a particular gap(s)/restriction(s);</w:t>
      </w:r>
    </w:p>
    <w:p w14:paraId="3BAECBFB" w14:textId="77777777" w:rsidR="0092076C" w:rsidRPr="0092076C" w:rsidRDefault="0092076C" w:rsidP="00311060">
      <w:pPr>
        <w:numPr>
          <w:ilvl w:val="2"/>
          <w:numId w:val="294"/>
        </w:numPr>
        <w:contextualSpacing/>
        <w:rPr>
          <w:szCs w:val="20"/>
          <w:lang w:val="en-US" w:eastAsia="x-none"/>
        </w:rPr>
      </w:pPr>
      <w:r w:rsidRPr="0092076C">
        <w:rPr>
          <w:szCs w:val="20"/>
          <w:lang w:val="en-US" w:eastAsia="x-none"/>
        </w:rPr>
        <w:t>Indication is included as part of scheduling DCI:</w:t>
      </w:r>
    </w:p>
    <w:p w14:paraId="3BD433A0" w14:textId="77777777" w:rsidR="0092076C" w:rsidRPr="0092076C" w:rsidRDefault="0092076C" w:rsidP="00311060">
      <w:pPr>
        <w:numPr>
          <w:ilvl w:val="3"/>
          <w:numId w:val="294"/>
        </w:numPr>
        <w:contextualSpacing/>
        <w:rPr>
          <w:szCs w:val="20"/>
          <w:lang w:val="en-US" w:eastAsia="x-none"/>
        </w:rPr>
      </w:pPr>
      <w:r w:rsidRPr="0092076C">
        <w:rPr>
          <w:color w:val="FF0000"/>
          <w:szCs w:val="20"/>
          <w:lang w:val="en-US" w:eastAsia="x-none"/>
        </w:rPr>
        <w:t>FFS:</w:t>
      </w:r>
      <w:r w:rsidRPr="0092076C">
        <w:rPr>
          <w:szCs w:val="20"/>
          <w:lang w:val="en-US" w:eastAsia="x-none"/>
        </w:rPr>
        <w:t xml:space="preserve"> Bit-field size is one bit;</w:t>
      </w:r>
    </w:p>
    <w:p w14:paraId="56CD59FD" w14:textId="77777777" w:rsidR="0092076C" w:rsidRPr="0092076C" w:rsidRDefault="0092076C" w:rsidP="00311060">
      <w:pPr>
        <w:numPr>
          <w:ilvl w:val="3"/>
          <w:numId w:val="294"/>
        </w:numPr>
        <w:contextualSpacing/>
        <w:rPr>
          <w:szCs w:val="20"/>
          <w:lang w:val="en-US" w:eastAsia="x-none"/>
        </w:rPr>
      </w:pPr>
      <w:r w:rsidRPr="0092076C">
        <w:rPr>
          <w:color w:val="FF0000"/>
          <w:szCs w:val="20"/>
          <w:lang w:val="en-US" w:eastAsia="x-none"/>
        </w:rPr>
        <w:t>FFS:</w:t>
      </w:r>
      <w:r w:rsidRPr="0092076C">
        <w:rPr>
          <w:szCs w:val="20"/>
          <w:lang w:val="en-US" w:eastAsia="x-none"/>
        </w:rPr>
        <w:t xml:space="preserve"> Bit-field size is &gt;1 bit;</w:t>
      </w:r>
    </w:p>
    <w:p w14:paraId="1F022916" w14:textId="77777777" w:rsidR="0092076C" w:rsidRPr="0092076C" w:rsidRDefault="0092076C" w:rsidP="00311060">
      <w:pPr>
        <w:numPr>
          <w:ilvl w:val="2"/>
          <w:numId w:val="294"/>
        </w:numPr>
        <w:contextualSpacing/>
        <w:rPr>
          <w:szCs w:val="20"/>
          <w:lang w:val="en-US" w:eastAsia="x-none"/>
        </w:rPr>
      </w:pPr>
      <w:r w:rsidRPr="0092076C">
        <w:rPr>
          <w:szCs w:val="20"/>
          <w:lang w:val="en-US" w:eastAsia="x-none"/>
        </w:rPr>
        <w:t>Note: Minimum time offset(s) between the end of [the first] received dynamic indication and start of corresponding gap(s)/restriction(s) occasion that is going to be skipped shall be introduced.</w:t>
      </w:r>
    </w:p>
    <w:p w14:paraId="30EEF33B" w14:textId="77777777" w:rsidR="0092076C" w:rsidRPr="0092076C" w:rsidRDefault="0092076C" w:rsidP="00311060">
      <w:pPr>
        <w:numPr>
          <w:ilvl w:val="1"/>
          <w:numId w:val="294"/>
        </w:numPr>
        <w:contextualSpacing/>
        <w:rPr>
          <w:szCs w:val="20"/>
          <w:lang w:val="en-US" w:eastAsia="x-none"/>
        </w:rPr>
      </w:pPr>
      <w:r w:rsidRPr="0092076C">
        <w:rPr>
          <w:szCs w:val="20"/>
          <w:lang w:val="en-US" w:eastAsia="x-none"/>
        </w:rPr>
        <w:t xml:space="preserve">FFS: </w:t>
      </w:r>
      <w:r w:rsidRPr="0092076C">
        <w:rPr>
          <w:b/>
          <w:bCs/>
          <w:szCs w:val="20"/>
          <w:lang w:val="en-US" w:eastAsia="x-none"/>
        </w:rPr>
        <w:t>Alt 1-2</w:t>
      </w:r>
      <w:r w:rsidRPr="0092076C">
        <w:rPr>
          <w:szCs w:val="20"/>
          <w:lang w:val="en-US" w:eastAsia="x-none"/>
        </w:rPr>
        <w:t xml:space="preserve">: Explicit indication </w:t>
      </w:r>
      <w:r w:rsidRPr="0092076C">
        <w:rPr>
          <w:rFonts w:hint="eastAsia"/>
          <w:szCs w:val="20"/>
          <w:lang w:val="en-US" w:eastAsia="x-none"/>
        </w:rPr>
        <w:t xml:space="preserve">by </w:t>
      </w:r>
      <w:r w:rsidRPr="0092076C">
        <w:rPr>
          <w:szCs w:val="20"/>
          <w:lang w:val="en-US" w:eastAsia="x-none"/>
        </w:rPr>
        <w:t>DCI to indicate a time window where to skip a particular gap(s)/restriction(s);</w:t>
      </w:r>
    </w:p>
    <w:p w14:paraId="59F5E7CA" w14:textId="77777777" w:rsidR="0092076C" w:rsidRPr="0092076C" w:rsidRDefault="0092076C" w:rsidP="00311060">
      <w:pPr>
        <w:numPr>
          <w:ilvl w:val="2"/>
          <w:numId w:val="294"/>
        </w:numPr>
        <w:contextualSpacing/>
        <w:rPr>
          <w:szCs w:val="20"/>
          <w:lang w:val="en-US" w:eastAsia="x-none"/>
        </w:rPr>
      </w:pPr>
      <w:r w:rsidRPr="0092076C">
        <w:rPr>
          <w:szCs w:val="20"/>
          <w:lang w:val="en-US" w:eastAsia="x-none"/>
        </w:rPr>
        <w:t>Note: Minimum time offset between the end of received dynamic indication and start of gap(s)/restriction(s) occasion in time window that is going to be skipped shall be introduced.</w:t>
      </w:r>
    </w:p>
    <w:p w14:paraId="49CA038E" w14:textId="77777777" w:rsidR="0092076C" w:rsidRPr="0092076C" w:rsidRDefault="0092076C" w:rsidP="00311060">
      <w:pPr>
        <w:numPr>
          <w:ilvl w:val="1"/>
          <w:numId w:val="294"/>
        </w:numPr>
        <w:contextualSpacing/>
        <w:rPr>
          <w:szCs w:val="20"/>
          <w:lang w:val="en-US" w:eastAsia="x-none"/>
        </w:rPr>
      </w:pPr>
      <w:r w:rsidRPr="0092076C">
        <w:rPr>
          <w:rFonts w:hint="eastAsia"/>
          <w:szCs w:val="20"/>
          <w:lang w:val="en-US" w:eastAsia="x-none"/>
        </w:rPr>
        <w:t>F</w:t>
      </w:r>
      <w:r w:rsidRPr="0092076C">
        <w:rPr>
          <w:szCs w:val="20"/>
          <w:lang w:val="en-US" w:eastAsia="x-none"/>
        </w:rPr>
        <w:t xml:space="preserve">FS: </w:t>
      </w:r>
      <w:r w:rsidRPr="0092076C">
        <w:rPr>
          <w:b/>
          <w:bCs/>
          <w:szCs w:val="20"/>
          <w:lang w:val="en-US" w:eastAsia="x-none"/>
        </w:rPr>
        <w:t>Alt 1-3</w:t>
      </w:r>
      <w:r w:rsidRPr="0092076C">
        <w:rPr>
          <w:szCs w:val="20"/>
          <w:lang w:val="en-US" w:eastAsia="x-none"/>
        </w:rPr>
        <w:t>: Implicit indication by DCI scheduling a transmission/reception overlapping with a gap(s)/restriction(s) to skip the gap(s)/restriction(s);</w:t>
      </w:r>
    </w:p>
    <w:p w14:paraId="65F729E3" w14:textId="77777777" w:rsidR="0092076C" w:rsidRPr="0092076C" w:rsidRDefault="0092076C" w:rsidP="00311060">
      <w:pPr>
        <w:numPr>
          <w:ilvl w:val="2"/>
          <w:numId w:val="294"/>
        </w:numPr>
        <w:contextualSpacing/>
        <w:rPr>
          <w:szCs w:val="20"/>
          <w:lang w:val="en-US" w:eastAsia="x-none"/>
        </w:rPr>
      </w:pPr>
      <w:r w:rsidRPr="0092076C">
        <w:rPr>
          <w:szCs w:val="20"/>
          <w:lang w:val="en-US" w:eastAsia="x-none"/>
        </w:rPr>
        <w:t>Note: Minimum time offset between the end of received dynamic indication and start of gap(s)/restriction(s) occasion that is going to be skipped shall be introduced.</w:t>
      </w:r>
    </w:p>
    <w:p w14:paraId="560ED85C" w14:textId="77777777" w:rsidR="0092076C" w:rsidRPr="0092076C" w:rsidRDefault="0092076C" w:rsidP="00311060">
      <w:pPr>
        <w:numPr>
          <w:ilvl w:val="1"/>
          <w:numId w:val="294"/>
        </w:numPr>
        <w:contextualSpacing/>
        <w:rPr>
          <w:szCs w:val="20"/>
          <w:lang w:val="en-US" w:eastAsia="x-none"/>
        </w:rPr>
      </w:pPr>
      <w:r w:rsidRPr="0092076C">
        <w:rPr>
          <w:szCs w:val="20"/>
          <w:lang w:val="en-US" w:eastAsia="x-none"/>
        </w:rPr>
        <w:t>FFS: DCI format, DCI content, DCI bit-field size;</w:t>
      </w:r>
    </w:p>
    <w:p w14:paraId="128F14AC" w14:textId="77777777" w:rsidR="0092076C" w:rsidRPr="0092076C" w:rsidRDefault="0092076C" w:rsidP="00311060">
      <w:pPr>
        <w:numPr>
          <w:ilvl w:val="1"/>
          <w:numId w:val="294"/>
        </w:numPr>
        <w:contextualSpacing/>
        <w:rPr>
          <w:szCs w:val="20"/>
          <w:lang w:val="en-US" w:eastAsia="x-none"/>
        </w:rPr>
      </w:pPr>
      <w:r w:rsidRPr="0092076C">
        <w:rPr>
          <w:szCs w:val="20"/>
          <w:lang w:val="en-US" w:eastAsia="x-none"/>
        </w:rPr>
        <w:t>FFS: Whether indication is for one or more occasions;</w:t>
      </w:r>
    </w:p>
    <w:p w14:paraId="1618B665" w14:textId="77777777" w:rsidR="0092076C" w:rsidRPr="0092076C" w:rsidRDefault="0092076C" w:rsidP="00311060">
      <w:pPr>
        <w:numPr>
          <w:ilvl w:val="1"/>
          <w:numId w:val="294"/>
        </w:numPr>
        <w:contextualSpacing/>
        <w:rPr>
          <w:szCs w:val="20"/>
          <w:lang w:val="en-US" w:eastAsia="x-none"/>
        </w:rPr>
      </w:pPr>
      <w:r w:rsidRPr="0092076C">
        <w:rPr>
          <w:szCs w:val="20"/>
          <w:lang w:val="en-US" w:eastAsia="x-none"/>
        </w:rPr>
        <w:t>FFS: How to consider time offset between the end of received dynamic indication and start of gap(s)/restriction(s) occasion that is going to be skipped.</w:t>
      </w:r>
    </w:p>
    <w:p w14:paraId="4D1A051A" w14:textId="77777777" w:rsidR="0092076C" w:rsidRPr="0092076C" w:rsidRDefault="0092076C" w:rsidP="00311060">
      <w:pPr>
        <w:numPr>
          <w:ilvl w:val="0"/>
          <w:numId w:val="294"/>
        </w:numPr>
        <w:contextualSpacing/>
        <w:rPr>
          <w:szCs w:val="20"/>
          <w:lang w:val="en-US" w:eastAsia="x-none"/>
        </w:rPr>
      </w:pPr>
      <w:r w:rsidRPr="0092076C">
        <w:rPr>
          <w:szCs w:val="20"/>
          <w:lang w:val="en-US" w:eastAsia="x-none"/>
        </w:rPr>
        <w:t>Alt. 3: Semi-static solution to enable TX/RX in gaps/restrictions that are caused by RRM measurements.</w:t>
      </w:r>
    </w:p>
    <w:p w14:paraId="7A428A10" w14:textId="77777777" w:rsidR="0092076C" w:rsidRPr="0092076C" w:rsidRDefault="0092076C" w:rsidP="00311060">
      <w:pPr>
        <w:numPr>
          <w:ilvl w:val="1"/>
          <w:numId w:val="294"/>
        </w:numPr>
        <w:contextualSpacing/>
        <w:rPr>
          <w:szCs w:val="20"/>
          <w:lang w:val="en-US" w:eastAsia="x-none"/>
        </w:rPr>
      </w:pPr>
      <w:r w:rsidRPr="0092076C">
        <w:rPr>
          <w:szCs w:val="20"/>
          <w:lang w:val="en-US" w:eastAsia="x-none"/>
        </w:rPr>
        <w:t xml:space="preserve">FFS: </w:t>
      </w:r>
      <w:r w:rsidRPr="0092076C">
        <w:rPr>
          <w:b/>
          <w:bCs/>
          <w:szCs w:val="20"/>
          <w:lang w:val="en-US" w:eastAsia="x-none"/>
        </w:rPr>
        <w:t>Alt 3-1</w:t>
      </w:r>
      <w:r w:rsidRPr="0092076C">
        <w:rPr>
          <w:szCs w:val="20"/>
          <w:lang w:val="en-US" w:eastAsia="x-none"/>
        </w:rPr>
        <w:t>: Configure a pattern(s) via RRC to indicate occasions where to skip gaps/restrictions;</w:t>
      </w:r>
    </w:p>
    <w:p w14:paraId="65B77CEC" w14:textId="77777777" w:rsidR="0092076C" w:rsidRPr="0092076C" w:rsidRDefault="0092076C" w:rsidP="00311060">
      <w:pPr>
        <w:numPr>
          <w:ilvl w:val="2"/>
          <w:numId w:val="294"/>
        </w:numPr>
        <w:contextualSpacing/>
        <w:rPr>
          <w:szCs w:val="20"/>
          <w:lang w:val="en-US" w:eastAsia="x-none"/>
        </w:rPr>
      </w:pPr>
      <w:r w:rsidRPr="0092076C">
        <w:rPr>
          <w:szCs w:val="20"/>
          <w:lang w:val="en-US" w:eastAsia="x-none"/>
        </w:rPr>
        <w:t>FFS: Details of pattern:</w:t>
      </w:r>
    </w:p>
    <w:p w14:paraId="4B406657" w14:textId="77777777" w:rsidR="0092076C" w:rsidRPr="0092076C" w:rsidRDefault="0092076C" w:rsidP="00311060">
      <w:pPr>
        <w:numPr>
          <w:ilvl w:val="3"/>
          <w:numId w:val="294"/>
        </w:numPr>
        <w:contextualSpacing/>
        <w:rPr>
          <w:szCs w:val="20"/>
          <w:lang w:val="en-US" w:eastAsia="x-none"/>
        </w:rPr>
      </w:pPr>
      <w:r w:rsidRPr="0092076C">
        <w:rPr>
          <w:color w:val="FF0000"/>
          <w:szCs w:val="20"/>
          <w:lang w:val="en-US" w:eastAsia="x-none"/>
        </w:rPr>
        <w:t>FFS:</w:t>
      </w:r>
      <w:r w:rsidRPr="0092076C">
        <w:rPr>
          <w:szCs w:val="20"/>
          <w:lang w:val="en-US" w:eastAsia="x-none"/>
        </w:rPr>
        <w:t xml:space="preserve"> Pattern is based on periodicity, offset and duration; </w:t>
      </w:r>
    </w:p>
    <w:p w14:paraId="00A2F412" w14:textId="77777777" w:rsidR="0092076C" w:rsidRPr="0092076C" w:rsidRDefault="0092076C" w:rsidP="00311060">
      <w:pPr>
        <w:numPr>
          <w:ilvl w:val="3"/>
          <w:numId w:val="294"/>
        </w:numPr>
        <w:contextualSpacing/>
        <w:rPr>
          <w:szCs w:val="20"/>
          <w:lang w:val="en-US" w:eastAsia="x-none"/>
        </w:rPr>
      </w:pPr>
      <w:r w:rsidRPr="0092076C">
        <w:rPr>
          <w:color w:val="FF0000"/>
          <w:szCs w:val="20"/>
          <w:lang w:val="en-US" w:eastAsia="x-none"/>
        </w:rPr>
        <w:t>FFS:</w:t>
      </w:r>
      <w:r w:rsidRPr="0092076C">
        <w:rPr>
          <w:szCs w:val="20"/>
          <w:lang w:val="en-US" w:eastAsia="x-none"/>
        </w:rPr>
        <w:t xml:space="preserve"> Pattern is based on a bitmap;</w:t>
      </w:r>
    </w:p>
    <w:p w14:paraId="067A0F90" w14:textId="77777777" w:rsidR="0092076C" w:rsidRPr="0092076C" w:rsidRDefault="0092076C" w:rsidP="00311060">
      <w:pPr>
        <w:numPr>
          <w:ilvl w:val="2"/>
          <w:numId w:val="294"/>
        </w:numPr>
        <w:contextualSpacing/>
        <w:rPr>
          <w:szCs w:val="20"/>
          <w:lang w:val="en-US" w:eastAsia="x-none"/>
        </w:rPr>
      </w:pPr>
      <w:r w:rsidRPr="0092076C">
        <w:rPr>
          <w:szCs w:val="20"/>
          <w:lang w:val="en-US" w:eastAsia="x-none"/>
        </w:rPr>
        <w:t xml:space="preserve">FFS: whether a pattern is applied to all or subset of configured MG configurations/scheduling restrictions. </w:t>
      </w:r>
    </w:p>
    <w:p w14:paraId="13B3C38F" w14:textId="77777777" w:rsidR="0092076C" w:rsidRPr="0092076C" w:rsidRDefault="0092076C" w:rsidP="00311060">
      <w:pPr>
        <w:numPr>
          <w:ilvl w:val="1"/>
          <w:numId w:val="294"/>
        </w:numPr>
        <w:contextualSpacing/>
        <w:rPr>
          <w:szCs w:val="20"/>
          <w:lang w:val="en-US" w:eastAsia="x-none"/>
        </w:rPr>
      </w:pPr>
      <w:r w:rsidRPr="0092076C">
        <w:rPr>
          <w:szCs w:val="20"/>
          <w:lang w:val="en-US" w:eastAsia="x-none"/>
        </w:rPr>
        <w:t xml:space="preserve">FFS: </w:t>
      </w:r>
      <w:r w:rsidRPr="0092076C">
        <w:rPr>
          <w:b/>
          <w:bCs/>
          <w:szCs w:val="20"/>
          <w:lang w:val="en-US" w:eastAsia="x-none"/>
        </w:rPr>
        <w:t>Alt 3-3</w:t>
      </w:r>
      <w:r w:rsidRPr="0092076C">
        <w:rPr>
          <w:szCs w:val="20"/>
          <w:lang w:val="en-US" w:eastAsia="x-none"/>
        </w:rPr>
        <w:t>: Gaps/restrictions that are caused by RRM measurements are skipped if collided with particular semi-statically pre-configured Tx/Rx occasions.</w:t>
      </w:r>
    </w:p>
    <w:p w14:paraId="7262056B" w14:textId="77777777" w:rsidR="0092076C" w:rsidRPr="0092076C" w:rsidRDefault="0092076C" w:rsidP="00311060">
      <w:pPr>
        <w:numPr>
          <w:ilvl w:val="1"/>
          <w:numId w:val="294"/>
        </w:numPr>
        <w:contextualSpacing/>
        <w:rPr>
          <w:szCs w:val="20"/>
          <w:lang w:val="en-US" w:eastAsia="x-none"/>
        </w:rPr>
      </w:pPr>
      <w:r w:rsidRPr="0092076C">
        <w:rPr>
          <w:szCs w:val="20"/>
          <w:lang w:val="en-US" w:eastAsia="x-none"/>
        </w:rPr>
        <w:t xml:space="preserve">FFS: </w:t>
      </w:r>
      <w:r w:rsidRPr="0092076C">
        <w:rPr>
          <w:b/>
          <w:bCs/>
          <w:szCs w:val="20"/>
          <w:lang w:val="en-US" w:eastAsia="x-none"/>
        </w:rPr>
        <w:t>Alt. 3-4</w:t>
      </w:r>
      <w:r w:rsidRPr="0092076C">
        <w:rPr>
          <w:szCs w:val="20"/>
          <w:lang w:val="en-US" w:eastAsia="x-none"/>
        </w:rPr>
        <w:t>: Gaps/restrictions that are caused by RRM measurements are skipped based on semi-statically configured priority information for particular semi-statically pre-configured Tx/Rx and/or particular gaps/restrictions.</w:t>
      </w:r>
    </w:p>
    <w:p w14:paraId="3576CAD8" w14:textId="77777777" w:rsidR="0092076C" w:rsidRPr="0092076C" w:rsidRDefault="0092076C" w:rsidP="0092076C">
      <w:pPr>
        <w:rPr>
          <w:lang w:val="en-US"/>
        </w:rPr>
      </w:pPr>
    </w:p>
    <w:p w14:paraId="29509EF4" w14:textId="77777777" w:rsidR="0092076C" w:rsidRPr="0092076C" w:rsidRDefault="0092076C" w:rsidP="0092076C">
      <w:pPr>
        <w:rPr>
          <w:b/>
          <w:bCs/>
          <w:lang w:val="en-US" w:eastAsia="ko-KR"/>
        </w:rPr>
      </w:pPr>
      <w:r w:rsidRPr="0092076C">
        <w:rPr>
          <w:rFonts w:hint="eastAsia"/>
          <w:b/>
          <w:bCs/>
          <w:lang w:val="en-US" w:eastAsia="ko-KR"/>
        </w:rPr>
        <w:t>C</w:t>
      </w:r>
      <w:r w:rsidRPr="0092076C">
        <w:rPr>
          <w:b/>
          <w:bCs/>
          <w:lang w:val="en-US" w:eastAsia="ko-KR"/>
        </w:rPr>
        <w:t>onclusion</w:t>
      </w:r>
    </w:p>
    <w:p w14:paraId="14EED25B" w14:textId="77777777" w:rsidR="0092076C" w:rsidRPr="0092076C" w:rsidRDefault="0092076C" w:rsidP="0092076C">
      <w:r w:rsidRPr="0092076C">
        <w:t>There is no consensus in RAN1 to support UE assistance information related to measurements occasions. The reason for this situation is lack of consensus on the need/feasibility for UAI and lack of technical understanding on issues outside of RAN1 expertise (e.g. impact of RRM measurement performance). It is up to other working groups to trigger further work in RAN1 on UE assistance information.</w:t>
      </w:r>
    </w:p>
    <w:p w14:paraId="4CE663B7" w14:textId="77777777" w:rsidR="0092076C" w:rsidRDefault="0092076C" w:rsidP="0092076C">
      <w:pPr>
        <w:rPr>
          <w:lang w:eastAsia="x-none"/>
        </w:rPr>
      </w:pPr>
    </w:p>
    <w:p w14:paraId="66F0F1E2" w14:textId="3B0CBB52" w:rsidR="00597D70" w:rsidRPr="00597D70" w:rsidRDefault="006F79AF" w:rsidP="00597D70">
      <w:pPr>
        <w:rPr>
          <w:rFonts w:ascii="Times New Roman" w:hAnsi="Times New Roman"/>
          <w:b/>
          <w:bCs/>
          <w:szCs w:val="20"/>
          <w:lang w:val="en-US" w:eastAsia="x-none"/>
        </w:rPr>
      </w:pPr>
      <w:hyperlink r:id="rId2269" w:history="1">
        <w:r>
          <w:rPr>
            <w:rStyle w:val="Hyperlink"/>
            <w:rFonts w:ascii="Times New Roman" w:hAnsi="Times New Roman"/>
            <w:b/>
            <w:bCs/>
            <w:szCs w:val="20"/>
            <w:lang w:val="en-US" w:eastAsia="x-none"/>
          </w:rPr>
          <w:t>R1-2405667</w:t>
        </w:r>
      </w:hyperlink>
      <w:r w:rsidR="00597D70" w:rsidRPr="00597D70">
        <w:rPr>
          <w:rFonts w:ascii="Times New Roman" w:hAnsi="Times New Roman"/>
          <w:b/>
          <w:bCs/>
          <w:szCs w:val="20"/>
          <w:lang w:val="en-US" w:eastAsia="x-none"/>
        </w:rPr>
        <w:tab/>
        <w:t>Draft LS on UE assistance information related to measurement occasions</w:t>
      </w:r>
      <w:r w:rsidR="00597D70" w:rsidRPr="00597D70">
        <w:rPr>
          <w:rFonts w:ascii="Times New Roman" w:hAnsi="Times New Roman"/>
          <w:b/>
          <w:bCs/>
          <w:szCs w:val="20"/>
          <w:lang w:val="en-US" w:eastAsia="x-none"/>
        </w:rPr>
        <w:tab/>
        <w:t>Nokia</w:t>
      </w:r>
    </w:p>
    <w:p w14:paraId="0F5D57B9" w14:textId="77777777" w:rsidR="0092076C" w:rsidRPr="00287AD7" w:rsidRDefault="0092076C" w:rsidP="0092076C">
      <w:pPr>
        <w:rPr>
          <w:lang w:val="en-US"/>
        </w:rPr>
      </w:pPr>
      <w:r>
        <w:rPr>
          <w:highlight w:val="green"/>
          <w:lang w:val="en-US"/>
        </w:rPr>
        <w:t>Agreement</w:t>
      </w:r>
    </w:p>
    <w:p w14:paraId="47C30857" w14:textId="77777777" w:rsidR="0092076C" w:rsidRPr="0092076C" w:rsidRDefault="0092076C" w:rsidP="0092076C">
      <w:pPr>
        <w:rPr>
          <w:lang w:val="en-US"/>
        </w:rPr>
      </w:pPr>
      <w:r w:rsidRPr="0092076C">
        <w:rPr>
          <w:lang w:val="en-US"/>
        </w:rPr>
        <w:t>RAN1 agrees to send an LS to RAN4 (CC: RAN2) to convey the following information about UE assistance information (including the conclusion on UAI):</w:t>
      </w:r>
    </w:p>
    <w:tbl>
      <w:tblPr>
        <w:tblStyle w:val="TableGrid500"/>
        <w:tblW w:w="5000" w:type="pct"/>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ook w:val="04A0" w:firstRow="1" w:lastRow="0" w:firstColumn="1" w:lastColumn="0" w:noHBand="0" w:noVBand="1"/>
      </w:tblPr>
      <w:tblGrid>
        <w:gridCol w:w="10457"/>
      </w:tblGrid>
      <w:tr w:rsidR="0092076C" w:rsidRPr="0092076C" w14:paraId="67EF085C" w14:textId="77777777" w:rsidTr="0092076C">
        <w:tc>
          <w:tcPr>
            <w:tcW w:w="5000" w:type="pct"/>
          </w:tcPr>
          <w:p w14:paraId="2023D38A" w14:textId="77777777" w:rsidR="0092076C" w:rsidRPr="0092076C" w:rsidRDefault="0092076C" w:rsidP="0092076C">
            <w:pPr>
              <w:spacing w:afterLines="50" w:after="120"/>
              <w:rPr>
                <w:rFonts w:ascii="Arial" w:hAnsi="Arial" w:cs="Arial"/>
                <w:b/>
                <w:sz w:val="16"/>
                <w:szCs w:val="16"/>
              </w:rPr>
            </w:pPr>
            <w:r w:rsidRPr="0092076C">
              <w:rPr>
                <w:rFonts w:ascii="Arial" w:hAnsi="Arial" w:cs="Arial"/>
                <w:b/>
                <w:sz w:val="16"/>
                <w:szCs w:val="16"/>
              </w:rPr>
              <w:t>1. Overall Description:</w:t>
            </w:r>
          </w:p>
          <w:p w14:paraId="1977181F" w14:textId="77777777" w:rsidR="0092076C" w:rsidRPr="0092076C" w:rsidRDefault="0092076C" w:rsidP="0092076C">
            <w:pPr>
              <w:rPr>
                <w:rFonts w:ascii="Arial" w:hAnsi="Arial" w:cs="Arial"/>
                <w:sz w:val="16"/>
                <w:szCs w:val="16"/>
              </w:rPr>
            </w:pPr>
            <w:r w:rsidRPr="0092076C">
              <w:rPr>
                <w:rFonts w:ascii="Arial" w:hAnsi="Arial" w:cs="Arial"/>
                <w:sz w:val="16"/>
                <w:szCs w:val="16"/>
              </w:rPr>
              <w:t xml:space="preserve">RAN1 discussed UE assistance information related to measurements occasions and </w:t>
            </w:r>
            <w:r w:rsidRPr="0092076C">
              <w:rPr>
                <w:rFonts w:ascii="Arial" w:hAnsi="Arial" w:cs="Arial"/>
                <w:color w:val="000000"/>
                <w:sz w:val="16"/>
                <w:szCs w:val="16"/>
              </w:rPr>
              <w:t>related to channel conditions, traffic, UE mobility</w:t>
            </w:r>
            <w:r w:rsidRPr="0092076C">
              <w:rPr>
                <w:rFonts w:ascii="Arial" w:hAnsi="Arial" w:cs="Arial"/>
                <w:sz w:val="16"/>
                <w:szCs w:val="16"/>
              </w:rPr>
              <w:t xml:space="preserve">. </w:t>
            </w:r>
            <w:r w:rsidRPr="0092076C">
              <w:rPr>
                <w:rFonts w:ascii="Arial" w:hAnsi="Arial" w:cs="Arial"/>
                <w:color w:val="00B050"/>
                <w:sz w:val="16"/>
                <w:szCs w:val="16"/>
              </w:rPr>
              <w:t>The following agreement and conclusions were agreed</w:t>
            </w:r>
            <w:r w:rsidRPr="0092076C">
              <w:rPr>
                <w:rFonts w:ascii="Arial" w:hAnsi="Arial" w:cs="Arial"/>
                <w:sz w:val="16"/>
                <w:szCs w:val="16"/>
              </w:rPr>
              <w:t>:</w:t>
            </w:r>
          </w:p>
          <w:tbl>
            <w:tblPr>
              <w:tblStyle w:val="TableGrid500"/>
              <w:tblW w:w="5000" w:type="pct"/>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ook w:val="04A0" w:firstRow="1" w:lastRow="0" w:firstColumn="1" w:lastColumn="0" w:noHBand="0" w:noVBand="1"/>
            </w:tblPr>
            <w:tblGrid>
              <w:gridCol w:w="10231"/>
            </w:tblGrid>
            <w:tr w:rsidR="0092076C" w:rsidRPr="0092076C" w14:paraId="3B67481D" w14:textId="77777777" w:rsidTr="00597D70">
              <w:tc>
                <w:tcPr>
                  <w:tcW w:w="5000" w:type="pct"/>
                </w:tcPr>
                <w:p w14:paraId="08E51F94" w14:textId="77777777" w:rsidR="0092076C" w:rsidRPr="0092076C" w:rsidRDefault="0092076C" w:rsidP="00597D70">
                  <w:pPr>
                    <w:rPr>
                      <w:rFonts w:ascii="Arial" w:hAnsi="Arial" w:cs="Arial"/>
                      <w:b/>
                      <w:bCs/>
                      <w:sz w:val="16"/>
                      <w:szCs w:val="16"/>
                    </w:rPr>
                  </w:pPr>
                  <w:r w:rsidRPr="0092076C">
                    <w:rPr>
                      <w:rFonts w:ascii="Arial" w:hAnsi="Arial" w:cs="Arial"/>
                      <w:b/>
                      <w:bCs/>
                      <w:sz w:val="16"/>
                      <w:szCs w:val="16"/>
                      <w:highlight w:val="green"/>
                    </w:rPr>
                    <w:lastRenderedPageBreak/>
                    <w:t>Agreement</w:t>
                  </w:r>
                </w:p>
                <w:p w14:paraId="58F91AB9" w14:textId="77777777" w:rsidR="0092076C" w:rsidRPr="0092076C" w:rsidRDefault="0092076C" w:rsidP="00597D70">
                  <w:pPr>
                    <w:rPr>
                      <w:rFonts w:ascii="Arial" w:hAnsi="Arial" w:cs="Arial"/>
                      <w:sz w:val="16"/>
                      <w:szCs w:val="16"/>
                    </w:rPr>
                  </w:pPr>
                  <w:r w:rsidRPr="0092076C">
                    <w:rPr>
                      <w:rFonts w:ascii="Arial" w:hAnsi="Arial" w:cs="Arial"/>
                      <w:sz w:val="16"/>
                      <w:szCs w:val="16"/>
                    </w:rPr>
                    <w:t>RAN1 continues to discuss and decide whether or not to introduce new UE assistance information for solution(s) to enable Tx/Rx in gaps/restrictions that are caused by RRM measurements. At least the following UE assistance information is considered for further study:</w:t>
                  </w:r>
                </w:p>
                <w:p w14:paraId="6783209E" w14:textId="77777777" w:rsidR="0092076C" w:rsidRPr="0092076C" w:rsidRDefault="0092076C" w:rsidP="00311060">
                  <w:pPr>
                    <w:numPr>
                      <w:ilvl w:val="0"/>
                      <w:numId w:val="295"/>
                    </w:numPr>
                    <w:contextualSpacing/>
                    <w:rPr>
                      <w:rFonts w:ascii="Arial" w:hAnsi="Arial" w:cs="Arial"/>
                      <w:sz w:val="16"/>
                      <w:szCs w:val="16"/>
                      <w:lang w:eastAsia="x-none"/>
                    </w:rPr>
                  </w:pPr>
                  <w:r w:rsidRPr="0092076C">
                    <w:rPr>
                      <w:rFonts w:ascii="Arial" w:hAnsi="Arial" w:cs="Arial"/>
                      <w:sz w:val="16"/>
                      <w:szCs w:val="16"/>
                      <w:lang w:eastAsia="x-none"/>
                    </w:rPr>
                    <w:t>FFS: UE assistance information related to measurement occasions:</w:t>
                  </w:r>
                </w:p>
                <w:p w14:paraId="2C873F71" w14:textId="77777777" w:rsidR="0092076C" w:rsidRPr="0092076C" w:rsidRDefault="0092076C" w:rsidP="00311060">
                  <w:pPr>
                    <w:numPr>
                      <w:ilvl w:val="1"/>
                      <w:numId w:val="295"/>
                    </w:numPr>
                    <w:contextualSpacing/>
                    <w:jc w:val="both"/>
                    <w:rPr>
                      <w:rFonts w:ascii="Arial" w:hAnsi="Arial" w:cs="Arial"/>
                      <w:sz w:val="16"/>
                      <w:szCs w:val="16"/>
                      <w:lang w:eastAsia="x-none"/>
                    </w:rPr>
                  </w:pPr>
                  <w:r w:rsidRPr="0092076C">
                    <w:rPr>
                      <w:rFonts w:ascii="Arial" w:hAnsi="Arial" w:cs="Arial"/>
                      <w:sz w:val="16"/>
                      <w:szCs w:val="16"/>
                      <w:lang w:eastAsia="x-none"/>
                    </w:rPr>
                    <w:t xml:space="preserve">FFS: The number of needed measurement gaps/SMTC with restrictions within a time period; </w:t>
                  </w:r>
                </w:p>
                <w:p w14:paraId="5B99970F" w14:textId="77777777" w:rsidR="0092076C" w:rsidRPr="0092076C" w:rsidRDefault="0092076C" w:rsidP="00311060">
                  <w:pPr>
                    <w:numPr>
                      <w:ilvl w:val="1"/>
                      <w:numId w:val="295"/>
                    </w:numPr>
                    <w:contextualSpacing/>
                    <w:jc w:val="both"/>
                    <w:rPr>
                      <w:rFonts w:ascii="Arial" w:hAnsi="Arial" w:cs="Arial"/>
                      <w:sz w:val="16"/>
                      <w:szCs w:val="16"/>
                      <w:lang w:eastAsia="x-none"/>
                    </w:rPr>
                  </w:pPr>
                  <w:r w:rsidRPr="0092076C">
                    <w:rPr>
                      <w:rFonts w:ascii="Arial" w:hAnsi="Arial" w:cs="Arial"/>
                      <w:sz w:val="16"/>
                      <w:szCs w:val="16"/>
                      <w:lang w:eastAsia="x-none"/>
                    </w:rPr>
                    <w:t xml:space="preserve">FFS: The maximum number </w:t>
                  </w:r>
                  <w:r w:rsidRPr="0092076C">
                    <w:rPr>
                      <w:rFonts w:ascii="Arial" w:hAnsi="Arial" w:cs="Arial"/>
                      <w:sz w:val="16"/>
                      <w:szCs w:val="16"/>
                      <w:lang w:eastAsia="ko-KR"/>
                    </w:rPr>
                    <w:t>or ratio</w:t>
                  </w:r>
                  <w:r w:rsidRPr="0092076C">
                    <w:rPr>
                      <w:rFonts w:ascii="Arial" w:hAnsi="Arial" w:cs="Arial"/>
                      <w:sz w:val="16"/>
                      <w:szCs w:val="16"/>
                      <w:lang w:eastAsia="x-none"/>
                    </w:rPr>
                    <w:t xml:space="preserve"> of MGs/SMTC with restrictions that can be skipped within a time period;</w:t>
                  </w:r>
                </w:p>
                <w:p w14:paraId="2E44FF74" w14:textId="77777777" w:rsidR="0092076C" w:rsidRPr="0092076C" w:rsidRDefault="0092076C" w:rsidP="00311060">
                  <w:pPr>
                    <w:numPr>
                      <w:ilvl w:val="1"/>
                      <w:numId w:val="295"/>
                    </w:numPr>
                    <w:contextualSpacing/>
                    <w:jc w:val="both"/>
                    <w:rPr>
                      <w:rFonts w:ascii="Arial" w:hAnsi="Arial" w:cs="Arial"/>
                      <w:sz w:val="16"/>
                      <w:szCs w:val="16"/>
                      <w:lang w:eastAsia="x-none"/>
                    </w:rPr>
                  </w:pPr>
                  <w:r w:rsidRPr="0092076C">
                    <w:rPr>
                      <w:rFonts w:ascii="Arial" w:hAnsi="Arial" w:cs="Arial"/>
                      <w:sz w:val="16"/>
                      <w:szCs w:val="16"/>
                      <w:lang w:eastAsia="x-none"/>
                    </w:rPr>
                    <w:t>FFS: The number of required SSBs within a time period;</w:t>
                  </w:r>
                </w:p>
                <w:p w14:paraId="2808D949" w14:textId="77777777" w:rsidR="0092076C" w:rsidRPr="0092076C" w:rsidRDefault="0092076C" w:rsidP="00311060">
                  <w:pPr>
                    <w:numPr>
                      <w:ilvl w:val="1"/>
                      <w:numId w:val="295"/>
                    </w:numPr>
                    <w:contextualSpacing/>
                    <w:jc w:val="both"/>
                    <w:rPr>
                      <w:rFonts w:ascii="Arial" w:hAnsi="Arial" w:cs="Arial"/>
                      <w:sz w:val="16"/>
                      <w:szCs w:val="16"/>
                      <w:lang w:eastAsia="x-none"/>
                    </w:rPr>
                  </w:pPr>
                  <w:r w:rsidRPr="0092076C">
                    <w:rPr>
                      <w:rFonts w:ascii="Arial" w:hAnsi="Arial" w:cs="Arial"/>
                      <w:sz w:val="16"/>
                      <w:szCs w:val="16"/>
                      <w:lang w:eastAsia="x-none"/>
                    </w:rPr>
                    <w:t>FFS: The number of consecutive RRM measurements that can be skipped;</w:t>
                  </w:r>
                </w:p>
                <w:p w14:paraId="76849EAE" w14:textId="77777777" w:rsidR="0092076C" w:rsidRPr="0092076C" w:rsidRDefault="0092076C" w:rsidP="00311060">
                  <w:pPr>
                    <w:numPr>
                      <w:ilvl w:val="1"/>
                      <w:numId w:val="295"/>
                    </w:numPr>
                    <w:contextualSpacing/>
                    <w:jc w:val="both"/>
                    <w:rPr>
                      <w:rFonts w:ascii="Arial" w:hAnsi="Arial" w:cs="Arial"/>
                      <w:sz w:val="16"/>
                      <w:szCs w:val="16"/>
                      <w:lang w:eastAsia="ko-KR"/>
                    </w:rPr>
                  </w:pPr>
                  <w:r w:rsidRPr="0092076C">
                    <w:rPr>
                      <w:rFonts w:ascii="Arial" w:hAnsi="Arial" w:cs="Arial"/>
                      <w:sz w:val="16"/>
                      <w:szCs w:val="16"/>
                      <w:lang w:eastAsia="ko-KR"/>
                    </w:rPr>
                    <w:t>FFS: The maximum interval between two consecutively reserved gap/restriction occasions for RRM measurements;</w:t>
                  </w:r>
                </w:p>
                <w:p w14:paraId="58C87F42" w14:textId="77777777" w:rsidR="0092076C" w:rsidRPr="0092076C" w:rsidRDefault="0092076C" w:rsidP="00311060">
                  <w:pPr>
                    <w:numPr>
                      <w:ilvl w:val="1"/>
                      <w:numId w:val="295"/>
                    </w:numPr>
                    <w:contextualSpacing/>
                    <w:rPr>
                      <w:rFonts w:ascii="Arial" w:hAnsi="Arial" w:cs="Arial"/>
                      <w:sz w:val="16"/>
                      <w:szCs w:val="16"/>
                      <w:lang w:eastAsia="x-none"/>
                    </w:rPr>
                  </w:pPr>
                  <w:r w:rsidRPr="0092076C">
                    <w:rPr>
                      <w:rFonts w:ascii="Arial" w:hAnsi="Arial" w:cs="Arial"/>
                      <w:sz w:val="16"/>
                      <w:szCs w:val="16"/>
                      <w:lang w:eastAsia="x-none"/>
                    </w:rPr>
                    <w:t xml:space="preserve">FFS: The patterns of gap(s)/restriction(s) where skipping is feasible or acceptable;  </w:t>
                  </w:r>
                </w:p>
                <w:p w14:paraId="1EC6DF2B" w14:textId="77777777" w:rsidR="0092076C" w:rsidRPr="0092076C" w:rsidRDefault="0092076C" w:rsidP="00311060">
                  <w:pPr>
                    <w:numPr>
                      <w:ilvl w:val="0"/>
                      <w:numId w:val="295"/>
                    </w:numPr>
                    <w:contextualSpacing/>
                    <w:rPr>
                      <w:rFonts w:ascii="Arial" w:hAnsi="Arial" w:cs="Arial"/>
                      <w:sz w:val="16"/>
                      <w:szCs w:val="16"/>
                      <w:lang w:eastAsia="x-none"/>
                    </w:rPr>
                  </w:pPr>
                  <w:r w:rsidRPr="0092076C">
                    <w:rPr>
                      <w:rFonts w:ascii="Arial" w:hAnsi="Arial" w:cs="Arial"/>
                      <w:sz w:val="16"/>
                      <w:szCs w:val="16"/>
                      <w:lang w:eastAsia="x-none"/>
                    </w:rPr>
                    <w:t>FFS: UE assistance information related to channel conditions:</w:t>
                  </w:r>
                </w:p>
                <w:p w14:paraId="4E6C4671" w14:textId="77777777" w:rsidR="0092076C" w:rsidRPr="0092076C" w:rsidRDefault="0092076C" w:rsidP="00311060">
                  <w:pPr>
                    <w:numPr>
                      <w:ilvl w:val="1"/>
                      <w:numId w:val="295"/>
                    </w:numPr>
                    <w:contextualSpacing/>
                    <w:rPr>
                      <w:rFonts w:ascii="Arial" w:hAnsi="Arial" w:cs="Arial"/>
                      <w:sz w:val="16"/>
                      <w:szCs w:val="16"/>
                      <w:lang w:eastAsia="x-none"/>
                    </w:rPr>
                  </w:pPr>
                  <w:r w:rsidRPr="0092076C">
                    <w:rPr>
                      <w:rFonts w:ascii="Arial" w:hAnsi="Arial" w:cs="Arial"/>
                      <w:sz w:val="16"/>
                      <w:szCs w:val="16"/>
                      <w:lang w:eastAsia="x-none"/>
                    </w:rPr>
                    <w:t>FFS: RSRP is below/above search threshold (s-MeasureConfig);</w:t>
                  </w:r>
                </w:p>
                <w:p w14:paraId="2AD74461" w14:textId="77777777" w:rsidR="0092076C" w:rsidRPr="0092076C" w:rsidRDefault="0092076C" w:rsidP="00311060">
                  <w:pPr>
                    <w:numPr>
                      <w:ilvl w:val="0"/>
                      <w:numId w:val="295"/>
                    </w:numPr>
                    <w:contextualSpacing/>
                    <w:rPr>
                      <w:rFonts w:ascii="Arial" w:hAnsi="Arial" w:cs="Arial"/>
                      <w:sz w:val="16"/>
                      <w:szCs w:val="16"/>
                      <w:lang w:eastAsia="x-none"/>
                    </w:rPr>
                  </w:pPr>
                  <w:r w:rsidRPr="0092076C">
                    <w:rPr>
                      <w:rFonts w:ascii="Arial" w:hAnsi="Arial" w:cs="Arial"/>
                      <w:sz w:val="16"/>
                      <w:szCs w:val="16"/>
                      <w:lang w:eastAsia="x-none"/>
                    </w:rPr>
                    <w:t>FFS: UE assistance information related to traffic:</w:t>
                  </w:r>
                </w:p>
                <w:p w14:paraId="1F670339" w14:textId="77777777" w:rsidR="0092076C" w:rsidRPr="0092076C" w:rsidRDefault="0092076C" w:rsidP="00311060">
                  <w:pPr>
                    <w:numPr>
                      <w:ilvl w:val="1"/>
                      <w:numId w:val="295"/>
                    </w:numPr>
                    <w:contextualSpacing/>
                    <w:rPr>
                      <w:rFonts w:ascii="Arial" w:hAnsi="Arial" w:cs="Arial"/>
                      <w:sz w:val="16"/>
                      <w:szCs w:val="16"/>
                      <w:lang w:val="fr-FR" w:eastAsia="x-none"/>
                    </w:rPr>
                  </w:pPr>
                  <w:r w:rsidRPr="0092076C">
                    <w:rPr>
                      <w:rFonts w:ascii="Arial" w:hAnsi="Arial" w:cs="Arial"/>
                      <w:sz w:val="16"/>
                      <w:szCs w:val="16"/>
                      <w:lang w:val="fr-FR" w:eastAsia="x-none"/>
                    </w:rPr>
                    <w:t>FFS: PSI (PDU set importance);</w:t>
                  </w:r>
                </w:p>
                <w:p w14:paraId="4DF36E35" w14:textId="77777777" w:rsidR="0092076C" w:rsidRPr="0092076C" w:rsidRDefault="0092076C" w:rsidP="00311060">
                  <w:pPr>
                    <w:numPr>
                      <w:ilvl w:val="0"/>
                      <w:numId w:val="295"/>
                    </w:numPr>
                    <w:contextualSpacing/>
                    <w:rPr>
                      <w:rFonts w:ascii="Arial" w:hAnsi="Arial" w:cs="Arial"/>
                      <w:sz w:val="16"/>
                      <w:szCs w:val="16"/>
                      <w:lang w:eastAsia="x-none"/>
                    </w:rPr>
                  </w:pPr>
                  <w:r w:rsidRPr="0092076C">
                    <w:rPr>
                      <w:rFonts w:ascii="Arial" w:hAnsi="Arial" w:cs="Arial"/>
                      <w:sz w:val="16"/>
                      <w:szCs w:val="16"/>
                      <w:lang w:eastAsia="x-none"/>
                    </w:rPr>
                    <w:t>FFS: UE assistance information related to UE mobility:</w:t>
                  </w:r>
                </w:p>
                <w:p w14:paraId="0ED7D28E" w14:textId="77777777" w:rsidR="0092076C" w:rsidRPr="0092076C" w:rsidRDefault="0092076C" w:rsidP="00311060">
                  <w:pPr>
                    <w:numPr>
                      <w:ilvl w:val="1"/>
                      <w:numId w:val="295"/>
                    </w:numPr>
                    <w:contextualSpacing/>
                    <w:rPr>
                      <w:rFonts w:ascii="Arial" w:hAnsi="Arial" w:cs="Arial"/>
                      <w:sz w:val="16"/>
                      <w:szCs w:val="16"/>
                      <w:lang w:eastAsia="x-none"/>
                    </w:rPr>
                  </w:pPr>
                  <w:r w:rsidRPr="0092076C">
                    <w:rPr>
                      <w:rFonts w:ascii="Arial" w:hAnsi="Arial" w:cs="Arial"/>
                      <w:sz w:val="16"/>
                      <w:szCs w:val="16"/>
                      <w:lang w:eastAsia="x-none"/>
                    </w:rPr>
                    <w:t>FFS: L3 parameters related to mobility, e.g., static or not</w:t>
                  </w:r>
                </w:p>
                <w:p w14:paraId="08B54943" w14:textId="77777777" w:rsidR="0092076C" w:rsidRPr="0092076C" w:rsidRDefault="0092076C" w:rsidP="00597D70">
                  <w:pPr>
                    <w:ind w:leftChars="400" w:left="800"/>
                    <w:rPr>
                      <w:rFonts w:ascii="Arial" w:hAnsi="Arial" w:cs="Arial"/>
                      <w:sz w:val="16"/>
                      <w:szCs w:val="16"/>
                      <w:lang w:eastAsia="x-none"/>
                    </w:rPr>
                  </w:pPr>
                  <w:r w:rsidRPr="0092076C">
                    <w:rPr>
                      <w:rFonts w:ascii="Arial" w:hAnsi="Arial" w:cs="Arial"/>
                      <w:sz w:val="16"/>
                      <w:szCs w:val="16"/>
                      <w:lang w:eastAsia="x-none"/>
                    </w:rPr>
                    <w:t>Companies are encouraged to provide additional details (e.g. how often the UE assistance info is provided, timing, applicable scenarios, performance gains, etc) on their preferred scheme.</w:t>
                  </w:r>
                </w:p>
                <w:p w14:paraId="2DC8413E" w14:textId="77777777" w:rsidR="0092076C" w:rsidRPr="0092076C" w:rsidRDefault="0092076C" w:rsidP="00597D70">
                  <w:pPr>
                    <w:ind w:leftChars="400" w:left="800"/>
                    <w:rPr>
                      <w:rFonts w:ascii="Arial" w:hAnsi="Arial" w:cs="Arial"/>
                      <w:sz w:val="16"/>
                      <w:szCs w:val="16"/>
                      <w:lang w:eastAsia="x-none"/>
                    </w:rPr>
                  </w:pPr>
                  <w:r w:rsidRPr="0092076C">
                    <w:rPr>
                      <w:rFonts w:ascii="Arial" w:hAnsi="Arial" w:cs="Arial"/>
                      <w:sz w:val="16"/>
                      <w:szCs w:val="16"/>
                      <w:lang w:eastAsia="x-none"/>
                    </w:rPr>
                    <w:t xml:space="preserve">Note: From specification point of view, there is no mandated gNB behavior in response to any of the UE assistance information. </w:t>
                  </w:r>
                </w:p>
                <w:p w14:paraId="767BC04F" w14:textId="77777777" w:rsidR="0092076C" w:rsidRPr="0092076C" w:rsidRDefault="0092076C" w:rsidP="00597D70">
                  <w:pPr>
                    <w:ind w:leftChars="400" w:left="800"/>
                    <w:rPr>
                      <w:rFonts w:ascii="Arial" w:hAnsi="Arial" w:cs="Arial"/>
                      <w:sz w:val="16"/>
                      <w:szCs w:val="16"/>
                      <w:lang w:eastAsia="x-none"/>
                    </w:rPr>
                  </w:pPr>
                  <w:r w:rsidRPr="0092076C">
                    <w:rPr>
                      <w:rFonts w:ascii="Arial" w:hAnsi="Arial" w:cs="Arial"/>
                      <w:sz w:val="16"/>
                      <w:szCs w:val="16"/>
                      <w:lang w:eastAsia="x-none"/>
                    </w:rPr>
                    <w:t>RAN1 to make decision, from RAN1 perspective, in RAN1#117 on the support of UE assistance information.</w:t>
                  </w:r>
                </w:p>
                <w:p w14:paraId="048DA046" w14:textId="77777777" w:rsidR="0092076C" w:rsidRPr="0092076C" w:rsidRDefault="0092076C" w:rsidP="00597D70">
                  <w:pPr>
                    <w:rPr>
                      <w:rFonts w:ascii="Arial" w:hAnsi="Arial" w:cs="Arial"/>
                      <w:sz w:val="16"/>
                      <w:szCs w:val="16"/>
                    </w:rPr>
                  </w:pPr>
                </w:p>
                <w:p w14:paraId="484A3D6D" w14:textId="77777777" w:rsidR="0092076C" w:rsidRPr="0092076C" w:rsidRDefault="0092076C" w:rsidP="00597D70">
                  <w:pPr>
                    <w:rPr>
                      <w:rFonts w:ascii="Arial" w:hAnsi="Arial" w:cs="Arial"/>
                      <w:b/>
                      <w:bCs/>
                      <w:sz w:val="16"/>
                      <w:szCs w:val="16"/>
                    </w:rPr>
                  </w:pPr>
                  <w:r w:rsidRPr="0092076C">
                    <w:rPr>
                      <w:rFonts w:ascii="Arial" w:hAnsi="Arial" w:cs="Arial"/>
                      <w:b/>
                      <w:bCs/>
                      <w:sz w:val="16"/>
                      <w:szCs w:val="16"/>
                    </w:rPr>
                    <w:t>Conclusion</w:t>
                  </w:r>
                </w:p>
                <w:p w14:paraId="63234793" w14:textId="77777777" w:rsidR="0092076C" w:rsidRPr="0092076C" w:rsidRDefault="0092076C" w:rsidP="00597D70">
                  <w:pPr>
                    <w:rPr>
                      <w:rFonts w:ascii="Arial" w:hAnsi="Arial" w:cs="Arial"/>
                      <w:color w:val="000000"/>
                      <w:sz w:val="16"/>
                      <w:szCs w:val="16"/>
                    </w:rPr>
                  </w:pPr>
                  <w:r w:rsidRPr="0092076C">
                    <w:rPr>
                      <w:rFonts w:ascii="Arial" w:hAnsi="Arial" w:cs="Arial"/>
                      <w:color w:val="000000"/>
                      <w:sz w:val="16"/>
                      <w:szCs w:val="16"/>
                    </w:rPr>
                    <w:t>RAN1 does not further discuss new UE assistance information related to channel conditions, traffic, UE mobility.</w:t>
                  </w:r>
                </w:p>
                <w:p w14:paraId="5B7DCF75" w14:textId="77777777" w:rsidR="0092076C" w:rsidRPr="0092076C" w:rsidRDefault="0092076C" w:rsidP="00597D70">
                  <w:pPr>
                    <w:rPr>
                      <w:rFonts w:ascii="Arial" w:hAnsi="Arial" w:cs="Arial"/>
                      <w:color w:val="000000"/>
                      <w:sz w:val="16"/>
                      <w:szCs w:val="16"/>
                    </w:rPr>
                  </w:pPr>
                </w:p>
                <w:p w14:paraId="048C9B6B" w14:textId="77777777" w:rsidR="0092076C" w:rsidRPr="0092076C" w:rsidRDefault="0092076C" w:rsidP="00597D70">
                  <w:pPr>
                    <w:rPr>
                      <w:rFonts w:ascii="Arial" w:hAnsi="Arial" w:cs="Arial"/>
                      <w:b/>
                      <w:bCs/>
                      <w:sz w:val="16"/>
                      <w:szCs w:val="16"/>
                      <w:lang w:eastAsia="ko-KR"/>
                    </w:rPr>
                  </w:pPr>
                  <w:r w:rsidRPr="0092076C">
                    <w:rPr>
                      <w:rFonts w:ascii="Arial" w:hAnsi="Arial" w:cs="Arial"/>
                      <w:b/>
                      <w:bCs/>
                      <w:sz w:val="16"/>
                      <w:szCs w:val="16"/>
                      <w:lang w:eastAsia="ko-KR"/>
                    </w:rPr>
                    <w:t>Conclusion</w:t>
                  </w:r>
                </w:p>
                <w:p w14:paraId="2132F82B" w14:textId="77777777" w:rsidR="0092076C" w:rsidRPr="0092076C" w:rsidRDefault="0092076C" w:rsidP="00597D70">
                  <w:pPr>
                    <w:rPr>
                      <w:rFonts w:ascii="Arial" w:hAnsi="Arial" w:cs="Arial"/>
                      <w:sz w:val="16"/>
                      <w:szCs w:val="16"/>
                    </w:rPr>
                  </w:pPr>
                  <w:r w:rsidRPr="0092076C">
                    <w:rPr>
                      <w:rFonts w:ascii="Arial" w:hAnsi="Arial" w:cs="Arial"/>
                      <w:sz w:val="16"/>
                      <w:szCs w:val="16"/>
                    </w:rPr>
                    <w:t>There is no consensus in RAN1 to support UE assistance information related to measurements occasions. The reason for this situation is lack of consensus on the need/feasibility for UAI and lack of technical understanding on issues outside of RAN1 expertise (e.g. impact of RRM measurement performance). It is up to other working groups to trigger further work in RAN1 on UE assistance information.</w:t>
                  </w:r>
                </w:p>
              </w:tc>
            </w:tr>
          </w:tbl>
          <w:p w14:paraId="044646BF" w14:textId="77777777" w:rsidR="0092076C" w:rsidRPr="0092076C" w:rsidRDefault="0092076C" w:rsidP="0092076C">
            <w:pPr>
              <w:rPr>
                <w:rFonts w:ascii="Arial" w:hAnsi="Arial" w:cs="Arial"/>
                <w:sz w:val="16"/>
                <w:szCs w:val="16"/>
              </w:rPr>
            </w:pPr>
          </w:p>
          <w:p w14:paraId="1714C86F" w14:textId="77777777" w:rsidR="0092076C" w:rsidRPr="0092076C" w:rsidRDefault="0092076C" w:rsidP="0092076C">
            <w:pPr>
              <w:rPr>
                <w:rFonts w:ascii="Arial" w:hAnsi="Arial" w:cs="Arial"/>
                <w:sz w:val="16"/>
                <w:szCs w:val="16"/>
              </w:rPr>
            </w:pPr>
            <w:r w:rsidRPr="0092076C">
              <w:rPr>
                <w:rFonts w:ascii="Arial" w:hAnsi="Arial" w:cs="Arial"/>
                <w:sz w:val="16"/>
                <w:szCs w:val="16"/>
              </w:rPr>
              <w:t xml:space="preserve">Particularly, </w:t>
            </w:r>
            <w:r w:rsidRPr="0092076C">
              <w:rPr>
                <w:rFonts w:ascii="Arial" w:hAnsi="Arial" w:cs="Arial"/>
                <w:color w:val="00B050"/>
                <w:sz w:val="16"/>
                <w:szCs w:val="16"/>
              </w:rPr>
              <w:t xml:space="preserve">it was discussed </w:t>
            </w:r>
            <w:r w:rsidRPr="0092076C">
              <w:rPr>
                <w:rFonts w:ascii="Arial" w:hAnsi="Arial" w:cs="Arial"/>
                <w:sz w:val="16"/>
                <w:szCs w:val="16"/>
              </w:rPr>
              <w:t xml:space="preserve">whether impact on RRM performance from skipping measurement occasions may be reduced if UE sends additional information: </w:t>
            </w:r>
          </w:p>
          <w:p w14:paraId="135A02E6" w14:textId="77777777" w:rsidR="0092076C" w:rsidRPr="0092076C" w:rsidRDefault="0092076C" w:rsidP="00311060">
            <w:pPr>
              <w:numPr>
                <w:ilvl w:val="0"/>
                <w:numId w:val="194"/>
              </w:numPr>
              <w:contextualSpacing/>
              <w:jc w:val="both"/>
              <w:rPr>
                <w:rFonts w:ascii="Arial" w:hAnsi="Arial" w:cs="Arial"/>
                <w:sz w:val="16"/>
                <w:szCs w:val="16"/>
                <w:lang w:eastAsia="x-none"/>
              </w:rPr>
            </w:pPr>
            <w:r w:rsidRPr="0092076C">
              <w:rPr>
                <w:rFonts w:ascii="Arial" w:hAnsi="Arial" w:cs="Arial"/>
                <w:sz w:val="16"/>
                <w:szCs w:val="16"/>
                <w:lang w:eastAsia="x-none"/>
              </w:rPr>
              <w:t xml:space="preserve">Information about the maximum number of MGs/SMTC with restrictions that can be skipped within a time period. </w:t>
            </w:r>
          </w:p>
          <w:p w14:paraId="7F2DEA59" w14:textId="77777777" w:rsidR="0092076C" w:rsidRPr="0092076C" w:rsidRDefault="0092076C" w:rsidP="00311060">
            <w:pPr>
              <w:numPr>
                <w:ilvl w:val="0"/>
                <w:numId w:val="194"/>
              </w:numPr>
              <w:contextualSpacing/>
              <w:jc w:val="both"/>
              <w:rPr>
                <w:rFonts w:ascii="Arial" w:hAnsi="Arial" w:cs="Arial"/>
                <w:sz w:val="16"/>
                <w:szCs w:val="16"/>
                <w:lang w:eastAsia="x-none"/>
              </w:rPr>
            </w:pPr>
            <w:r w:rsidRPr="0092076C">
              <w:rPr>
                <w:rFonts w:ascii="Arial" w:hAnsi="Arial" w:cs="Arial"/>
                <w:sz w:val="16"/>
                <w:szCs w:val="16"/>
                <w:lang w:eastAsia="x-none"/>
              </w:rPr>
              <w:t>Information about the patterns of gap(s)/restriction(s) where skipping is feasible or acceptable.</w:t>
            </w:r>
          </w:p>
          <w:p w14:paraId="1F844C66" w14:textId="77777777" w:rsidR="0092076C" w:rsidRPr="0092076C" w:rsidRDefault="0092076C" w:rsidP="0092076C">
            <w:pPr>
              <w:rPr>
                <w:rFonts w:ascii="Arial" w:hAnsi="Arial" w:cs="Arial"/>
                <w:sz w:val="16"/>
                <w:szCs w:val="16"/>
              </w:rPr>
            </w:pPr>
          </w:p>
          <w:p w14:paraId="3173A678" w14:textId="77777777" w:rsidR="0092076C" w:rsidRPr="0092076C" w:rsidRDefault="0092076C" w:rsidP="0092076C">
            <w:pPr>
              <w:spacing w:after="120"/>
              <w:rPr>
                <w:rFonts w:ascii="Arial" w:hAnsi="Arial" w:cs="Arial"/>
                <w:b/>
                <w:sz w:val="16"/>
                <w:szCs w:val="16"/>
              </w:rPr>
            </w:pPr>
            <w:r w:rsidRPr="0092076C">
              <w:rPr>
                <w:rFonts w:ascii="Arial" w:hAnsi="Arial" w:cs="Arial"/>
                <w:b/>
                <w:sz w:val="16"/>
                <w:szCs w:val="16"/>
              </w:rPr>
              <w:t>2. Actions:</w:t>
            </w:r>
          </w:p>
          <w:p w14:paraId="3CC61306" w14:textId="77777777" w:rsidR="0092076C" w:rsidRPr="0092076C" w:rsidRDefault="0092076C" w:rsidP="0092076C">
            <w:pPr>
              <w:spacing w:after="120"/>
              <w:ind w:left="1985" w:hanging="1985"/>
              <w:rPr>
                <w:rFonts w:ascii="Arial" w:hAnsi="Arial" w:cs="Arial"/>
                <w:b/>
                <w:sz w:val="16"/>
                <w:szCs w:val="16"/>
              </w:rPr>
            </w:pPr>
            <w:r w:rsidRPr="0092076C">
              <w:rPr>
                <w:rFonts w:ascii="Arial" w:hAnsi="Arial" w:cs="Arial"/>
                <w:b/>
                <w:sz w:val="16"/>
                <w:szCs w:val="16"/>
              </w:rPr>
              <w:t>To RAN4:</w:t>
            </w:r>
          </w:p>
          <w:p w14:paraId="1A23BBF9" w14:textId="0A4762C5" w:rsidR="0092076C" w:rsidRPr="0092076C" w:rsidRDefault="0092076C" w:rsidP="0092076C">
            <w:pPr>
              <w:rPr>
                <w:rFonts w:ascii="Arial" w:hAnsi="Arial" w:cs="Arial"/>
                <w:sz w:val="16"/>
                <w:szCs w:val="16"/>
              </w:rPr>
            </w:pPr>
            <w:r w:rsidRPr="0092076C">
              <w:rPr>
                <w:rFonts w:ascii="Arial" w:hAnsi="Arial" w:cs="Arial"/>
                <w:b/>
                <w:sz w:val="16"/>
                <w:szCs w:val="16"/>
              </w:rPr>
              <w:t xml:space="preserve">ACTION: </w:t>
            </w:r>
            <w:r w:rsidRPr="0092076C">
              <w:rPr>
                <w:rFonts w:ascii="Arial" w:hAnsi="Arial" w:cs="Arial"/>
                <w:b/>
                <w:sz w:val="16"/>
                <w:szCs w:val="16"/>
              </w:rPr>
              <w:tab/>
            </w:r>
            <w:r w:rsidRPr="0092076C">
              <w:rPr>
                <w:rFonts w:ascii="Arial" w:hAnsi="Arial" w:cs="Arial"/>
                <w:sz w:val="16"/>
                <w:szCs w:val="16"/>
              </w:rPr>
              <w:t>RAN1 kindly asks RAN4 to consider the above information into account and decide whether or not to introduce any UE assistance information related to measurement occasions.</w:t>
            </w:r>
          </w:p>
        </w:tc>
      </w:tr>
    </w:tbl>
    <w:p w14:paraId="5820A782" w14:textId="3D9FFEC3" w:rsidR="0092076C" w:rsidRPr="0092076C" w:rsidRDefault="0092076C" w:rsidP="0092076C">
      <w:pPr>
        <w:rPr>
          <w:lang w:eastAsia="ko-KR"/>
        </w:rPr>
      </w:pPr>
      <w:r w:rsidRPr="0092076C">
        <w:rPr>
          <w:rFonts w:hint="eastAsia"/>
          <w:lang w:eastAsia="ko-KR"/>
        </w:rPr>
        <w:lastRenderedPageBreak/>
        <w:t>F</w:t>
      </w:r>
      <w:r w:rsidRPr="0092076C">
        <w:rPr>
          <w:lang w:eastAsia="ko-KR"/>
        </w:rPr>
        <w:t xml:space="preserve">inal LS </w:t>
      </w:r>
      <w:r w:rsidR="00597D70" w:rsidRPr="00597D70">
        <w:rPr>
          <w:lang w:eastAsia="ko-KR"/>
        </w:rPr>
        <w:t xml:space="preserve">is </w:t>
      </w:r>
      <w:r w:rsidR="00597D70" w:rsidRPr="00597D70">
        <w:rPr>
          <w:highlight w:val="green"/>
          <w:lang w:eastAsia="ko-KR"/>
        </w:rPr>
        <w:t xml:space="preserve">approved </w:t>
      </w:r>
      <w:r w:rsidRPr="0092076C">
        <w:rPr>
          <w:highlight w:val="green"/>
          <w:lang w:eastAsia="ko-KR"/>
        </w:rPr>
        <w:t xml:space="preserve">in </w:t>
      </w:r>
      <w:hyperlink r:id="rId2270" w:history="1">
        <w:r w:rsidR="006F79AF">
          <w:rPr>
            <w:rStyle w:val="Hyperlink"/>
            <w:highlight w:val="green"/>
            <w:lang w:eastAsia="ko-KR"/>
          </w:rPr>
          <w:t>R1-2405736</w:t>
        </w:r>
      </w:hyperlink>
      <w:r w:rsidRPr="0092076C">
        <w:rPr>
          <w:lang w:eastAsia="ko-KR"/>
        </w:rPr>
        <w:t>.</w:t>
      </w:r>
    </w:p>
    <w:p w14:paraId="77C70A41" w14:textId="77777777" w:rsidR="0092076C" w:rsidRPr="0092076C" w:rsidRDefault="0092076C" w:rsidP="0092076C">
      <w:pPr>
        <w:rPr>
          <w:lang w:eastAsia="x-none"/>
        </w:rPr>
      </w:pPr>
    </w:p>
    <w:p w14:paraId="1160A884" w14:textId="77777777" w:rsidR="0092076C" w:rsidRPr="0092076C" w:rsidRDefault="0092076C" w:rsidP="0092076C">
      <w:pPr>
        <w:rPr>
          <w:rFonts w:ascii="Times New Roman" w:hAnsi="Times New Roman"/>
          <w:szCs w:val="20"/>
          <w:lang w:eastAsia="x-none"/>
        </w:rPr>
      </w:pPr>
    </w:p>
    <w:p w14:paraId="7C95DA0A" w14:textId="2743F021" w:rsidR="0092076C" w:rsidRPr="008A77EC" w:rsidRDefault="00597D70" w:rsidP="0092076C">
      <w:pPr>
        <w:rPr>
          <w:rFonts w:ascii="Times New Roman" w:hAnsi="Times New Roman"/>
          <w:szCs w:val="20"/>
          <w:lang w:val="en-US" w:eastAsia="x-none"/>
        </w:rPr>
      </w:pPr>
      <w:r>
        <w:rPr>
          <w:rFonts w:ascii="Times New Roman" w:hAnsi="Times New Roman"/>
          <w:szCs w:val="20"/>
          <w:lang w:val="en-US" w:eastAsia="x-none"/>
        </w:rPr>
        <w:t xml:space="preserve">Final summary in </w:t>
      </w:r>
      <w:hyperlink r:id="rId2271" w:history="1">
        <w:r w:rsidR="006F79AF">
          <w:rPr>
            <w:rStyle w:val="Hyperlink"/>
            <w:rFonts w:ascii="Times New Roman" w:hAnsi="Times New Roman"/>
            <w:szCs w:val="20"/>
            <w:lang w:val="en-US" w:eastAsia="x-none"/>
          </w:rPr>
          <w:t>R1-2405666</w:t>
        </w:r>
      </w:hyperlink>
      <w:r>
        <w:rPr>
          <w:rFonts w:ascii="Times New Roman" w:hAnsi="Times New Roman"/>
          <w:szCs w:val="20"/>
          <w:lang w:val="en-US" w:eastAsia="x-none"/>
        </w:rPr>
        <w:t>.</w:t>
      </w:r>
    </w:p>
    <w:p w14:paraId="1030126C" w14:textId="77777777" w:rsidR="00D7097B" w:rsidRPr="00D7097B" w:rsidRDefault="00D7097B" w:rsidP="00B619BB">
      <w:pPr>
        <w:pStyle w:val="Heading2"/>
      </w:pPr>
      <w:bookmarkStart w:id="455" w:name="_Toc166306570"/>
      <w:bookmarkStart w:id="456" w:name="_Toc173405063"/>
      <w:r w:rsidRPr="00D7097B">
        <w:t>Non-Terrestrial Networks (NTN) for NR Phase 3 and Internet of Things (IoT) Phase 3</w:t>
      </w:r>
      <w:bookmarkEnd w:id="455"/>
      <w:bookmarkEnd w:id="456"/>
    </w:p>
    <w:p w14:paraId="1F3F6B10" w14:textId="77777777" w:rsidR="00D7097B" w:rsidRPr="00D7097B" w:rsidRDefault="00D7097B" w:rsidP="00D7097B">
      <w:pPr>
        <w:rPr>
          <w:i/>
          <w:iCs/>
        </w:rPr>
      </w:pPr>
      <w:r w:rsidRPr="00D7097B">
        <w:rPr>
          <w:i/>
          <w:iCs/>
        </w:rPr>
        <w:t xml:space="preserve">Please refer to </w:t>
      </w:r>
      <w:hyperlink r:id="rId2272" w:history="1">
        <w:r w:rsidRPr="00D7097B">
          <w:rPr>
            <w:i/>
            <w:iCs/>
            <w:color w:val="0000FF"/>
            <w:u w:val="single"/>
          </w:rPr>
          <w:t>RP-240775</w:t>
        </w:r>
      </w:hyperlink>
      <w:r w:rsidRPr="00D7097B">
        <w:rPr>
          <w:i/>
          <w:iCs/>
        </w:rPr>
        <w:t xml:space="preserve"> for detailed scope of the WI for NR-NTN Phase 3. Please refer to </w:t>
      </w:r>
      <w:hyperlink r:id="rId2273" w:history="1">
        <w:r w:rsidRPr="00D7097B">
          <w:rPr>
            <w:i/>
            <w:iCs/>
            <w:color w:val="0000FF"/>
            <w:u w:val="single"/>
          </w:rPr>
          <w:t>RP-234077</w:t>
        </w:r>
      </w:hyperlink>
      <w:r w:rsidRPr="00D7097B">
        <w:rPr>
          <w:i/>
          <w:iCs/>
        </w:rPr>
        <w:t xml:space="preserve"> for detailed scope of the WI for IoT-NTN Phase 3.</w:t>
      </w:r>
    </w:p>
    <w:p w14:paraId="5EFB16A2" w14:textId="77777777" w:rsidR="00D7097B" w:rsidRPr="00D7097B" w:rsidRDefault="00D7097B" w:rsidP="00D7097B"/>
    <w:p w14:paraId="68D7657B" w14:textId="61CD2AF8" w:rsidR="00B0298A" w:rsidRPr="00E671AB" w:rsidRDefault="006F79AF" w:rsidP="00B0298A">
      <w:pPr>
        <w:rPr>
          <w:b/>
          <w:iCs/>
          <w:lang w:eastAsia="x-none"/>
        </w:rPr>
      </w:pPr>
      <w:hyperlink r:id="rId2274" w:history="1">
        <w:r>
          <w:rPr>
            <w:rStyle w:val="Hyperlink"/>
            <w:b/>
            <w:iCs/>
            <w:lang w:eastAsia="x-none"/>
          </w:rPr>
          <w:t>R1-2405699</w:t>
        </w:r>
      </w:hyperlink>
      <w:r w:rsidR="00B0298A" w:rsidRPr="00E671AB">
        <w:rPr>
          <w:b/>
          <w:iCs/>
          <w:lang w:eastAsia="x-none"/>
        </w:rPr>
        <w:tab/>
        <w:t>Session notes for 9.11 (Non-Terrestrial Networks for NR Phase 3 and Internet of Things Phase 3)</w:t>
      </w:r>
      <w:r w:rsidR="00B0298A" w:rsidRPr="00E671AB">
        <w:rPr>
          <w:b/>
          <w:iCs/>
          <w:lang w:eastAsia="x-none"/>
        </w:rPr>
        <w:tab/>
        <w:t>Ad-Hoc Chair (Huawei)</w:t>
      </w:r>
    </w:p>
    <w:p w14:paraId="2A5CFF5E" w14:textId="01374830" w:rsidR="00B0298A" w:rsidRPr="00D96FAE" w:rsidRDefault="00B0298A" w:rsidP="00B0298A">
      <w:pPr>
        <w:rPr>
          <w:lang w:eastAsia="x-none"/>
        </w:rPr>
      </w:pPr>
      <w:r w:rsidRPr="00F05EFE">
        <w:rPr>
          <w:b/>
          <w:bCs/>
        </w:rPr>
        <w:t>Friday decision:</w:t>
      </w:r>
      <w:r>
        <w:t xml:space="preserve"> The </w:t>
      </w:r>
      <w:r>
        <w:rPr>
          <w:lang w:val="en-US" w:eastAsia="x-none"/>
        </w:rPr>
        <w:t>s</w:t>
      </w:r>
      <w:r w:rsidRPr="00663F3A">
        <w:rPr>
          <w:lang w:val="en-US" w:eastAsia="x-none"/>
        </w:rPr>
        <w:t>ession notes</w:t>
      </w:r>
      <w:r>
        <w:rPr>
          <w:lang w:val="en-US" w:eastAsia="x-none"/>
        </w:rPr>
        <w:t xml:space="preserve"> are </w:t>
      </w:r>
      <w:r>
        <w:rPr>
          <w:highlight w:val="green"/>
          <w:lang w:eastAsia="x-none"/>
        </w:rPr>
        <w:t>e</w:t>
      </w:r>
      <w:r w:rsidRPr="00D96FAE">
        <w:rPr>
          <w:highlight w:val="green"/>
          <w:lang w:eastAsia="x-none"/>
        </w:rPr>
        <w:t xml:space="preserve">ndorsed </w:t>
      </w:r>
      <w:r w:rsidRPr="00D96FAE">
        <w:rPr>
          <w:lang w:eastAsia="x-none"/>
        </w:rPr>
        <w:t>and contents reflected below.</w:t>
      </w:r>
    </w:p>
    <w:p w14:paraId="1F7AA88F" w14:textId="77777777" w:rsidR="00B0298A" w:rsidRDefault="00B0298A" w:rsidP="00D7097B">
      <w:pPr>
        <w:rPr>
          <w:lang w:eastAsia="x-none"/>
        </w:rPr>
      </w:pPr>
    </w:p>
    <w:p w14:paraId="1A8174BC" w14:textId="4CBD9143" w:rsidR="00286025" w:rsidRPr="00286025" w:rsidRDefault="00D7097B" w:rsidP="00D7097B">
      <w:pPr>
        <w:rPr>
          <w:lang w:eastAsia="x-none"/>
        </w:rPr>
      </w:pPr>
      <w:r w:rsidRPr="00286025">
        <w:rPr>
          <w:lang w:eastAsia="x-none"/>
        </w:rPr>
        <w:t xml:space="preserve">[117-R19-NTN] </w:t>
      </w:r>
      <w:r w:rsidR="00286025" w:rsidRPr="00286025">
        <w:rPr>
          <w:lang w:eastAsia="x-none"/>
        </w:rPr>
        <w:t>– Mohamed (Thales)</w:t>
      </w:r>
    </w:p>
    <w:p w14:paraId="61A02C2D" w14:textId="381F0EA4" w:rsidR="00D7097B" w:rsidRPr="00286025" w:rsidRDefault="00D7097B" w:rsidP="00D7097B">
      <w:pPr>
        <w:rPr>
          <w:lang w:eastAsia="x-none"/>
        </w:rPr>
      </w:pPr>
      <w:r w:rsidRPr="00286025">
        <w:rPr>
          <w:lang w:eastAsia="x-none"/>
        </w:rPr>
        <w:t>Email discussion on Rel-19 NTN enhancement</w:t>
      </w:r>
    </w:p>
    <w:p w14:paraId="58CBA6B1" w14:textId="77777777" w:rsidR="00D7097B" w:rsidRPr="00286025" w:rsidRDefault="00D7097B" w:rsidP="00D7097B">
      <w:pPr>
        <w:numPr>
          <w:ilvl w:val="0"/>
          <w:numId w:val="68"/>
        </w:numPr>
        <w:rPr>
          <w:lang w:val="en-US" w:eastAsia="x-none"/>
        </w:rPr>
      </w:pPr>
      <w:r w:rsidRPr="00286025">
        <w:rPr>
          <w:lang w:eastAsia="x-none"/>
        </w:rPr>
        <w:t>To be used for sharing updates on online/offline schedule, details on what is to be discussed in online/offline sessions, tdoc number of the moderator summary for online session, etc</w:t>
      </w:r>
    </w:p>
    <w:p w14:paraId="17C6C72B" w14:textId="77777777" w:rsidR="00D7097B" w:rsidRPr="00D7097B" w:rsidRDefault="00D7097B" w:rsidP="00D7097B"/>
    <w:p w14:paraId="3FD3818E" w14:textId="04604838" w:rsidR="00D7097B" w:rsidRPr="00D7097B" w:rsidRDefault="006F79AF" w:rsidP="00D7097B">
      <w:hyperlink r:id="rId2275" w:history="1">
        <w:r>
          <w:rPr>
            <w:rStyle w:val="Hyperlink"/>
          </w:rPr>
          <w:t>R1-2404205</w:t>
        </w:r>
      </w:hyperlink>
      <w:r w:rsidR="00D7097B" w:rsidRPr="00D7097B">
        <w:tab/>
        <w:t>Work plan for Rel-19 NR_NTN_Ph3</w:t>
      </w:r>
      <w:r w:rsidR="00D7097B" w:rsidRPr="00D7097B">
        <w:tab/>
        <w:t>THALES</w:t>
      </w:r>
    </w:p>
    <w:p w14:paraId="301E029F" w14:textId="77777777" w:rsidR="00D7097B" w:rsidRDefault="00D7097B" w:rsidP="00286025">
      <w:pPr>
        <w:pStyle w:val="Heading3"/>
      </w:pPr>
      <w:bookmarkStart w:id="457" w:name="_Toc166306571"/>
      <w:bookmarkStart w:id="458" w:name="_Toc173405064"/>
      <w:r w:rsidRPr="00D7097B">
        <w:t>NR-NTN downlink coverage enhancement</w:t>
      </w:r>
      <w:bookmarkEnd w:id="457"/>
      <w:bookmarkEnd w:id="458"/>
    </w:p>
    <w:p w14:paraId="0A576608" w14:textId="5BACFCE1" w:rsidR="00D7097B" w:rsidRPr="00D7097B" w:rsidRDefault="006F79AF" w:rsidP="00D7097B">
      <w:pPr>
        <w:rPr>
          <w:lang w:eastAsia="x-none"/>
        </w:rPr>
      </w:pPr>
      <w:hyperlink r:id="rId2276" w:history="1">
        <w:r>
          <w:rPr>
            <w:rStyle w:val="Hyperlink"/>
          </w:rPr>
          <w:t>R1-2405421</w:t>
        </w:r>
      </w:hyperlink>
      <w:r w:rsidR="00147738">
        <w:tab/>
        <w:t>Discussion on downlink coverage enhancements for NR NTN</w:t>
      </w:r>
      <w:r w:rsidR="00147738">
        <w:tab/>
        <w:t>Huawei, HiSilicon</w:t>
      </w:r>
      <w:r w:rsidR="00147738">
        <w:tab/>
        <w:t xml:space="preserve">(rev of </w:t>
      </w:r>
      <w:hyperlink r:id="rId2277" w:history="1">
        <w:r>
          <w:rPr>
            <w:rStyle w:val="Hyperlink"/>
          </w:rPr>
          <w:t>R1-2403938</w:t>
        </w:r>
      </w:hyperlink>
      <w:r w:rsidR="00147738">
        <w:rPr>
          <w:lang w:eastAsia="x-none"/>
        </w:rPr>
        <w:t>)</w:t>
      </w:r>
    </w:p>
    <w:p w14:paraId="55F1F355" w14:textId="076FFB9C" w:rsidR="00D7097B" w:rsidRPr="00D7097B" w:rsidRDefault="006F79AF" w:rsidP="00D7097B">
      <w:pPr>
        <w:rPr>
          <w:lang w:eastAsia="x-none"/>
        </w:rPr>
      </w:pPr>
      <w:hyperlink r:id="rId2278" w:history="1">
        <w:r>
          <w:rPr>
            <w:rStyle w:val="Hyperlink"/>
            <w:lang w:eastAsia="x-none"/>
          </w:rPr>
          <w:t>R1-2403989</w:t>
        </w:r>
      </w:hyperlink>
      <w:r w:rsidR="00D7097B" w:rsidRPr="00D7097B">
        <w:rPr>
          <w:lang w:eastAsia="x-none"/>
        </w:rPr>
        <w:tab/>
        <w:t>On NR-NTN downlink coverage enhancement</w:t>
      </w:r>
      <w:r w:rsidR="00D7097B" w:rsidRPr="00D7097B">
        <w:rPr>
          <w:lang w:eastAsia="x-none"/>
        </w:rPr>
        <w:tab/>
        <w:t>Ericsson</w:t>
      </w:r>
    </w:p>
    <w:p w14:paraId="3E10E716" w14:textId="0912ECDF" w:rsidR="00D7097B" w:rsidRPr="00D7097B" w:rsidRDefault="006F79AF" w:rsidP="00D7097B">
      <w:pPr>
        <w:rPr>
          <w:lang w:eastAsia="x-none"/>
        </w:rPr>
      </w:pPr>
      <w:hyperlink r:id="rId2279" w:history="1">
        <w:r>
          <w:rPr>
            <w:rStyle w:val="Hyperlink"/>
            <w:lang w:eastAsia="x-none"/>
          </w:rPr>
          <w:t>R1-2403993</w:t>
        </w:r>
      </w:hyperlink>
      <w:r w:rsidR="00D7097B" w:rsidRPr="00D7097B">
        <w:rPr>
          <w:lang w:eastAsia="x-none"/>
        </w:rPr>
        <w:tab/>
        <w:t>Further considerations on FR2-NTN analysis assumptions</w:t>
      </w:r>
      <w:r w:rsidR="00D7097B" w:rsidRPr="00D7097B">
        <w:rPr>
          <w:lang w:eastAsia="x-none"/>
        </w:rPr>
        <w:tab/>
        <w:t>Eutelsat Group</w:t>
      </w:r>
    </w:p>
    <w:p w14:paraId="297DFD5A" w14:textId="7F2BEE5D" w:rsidR="00D7097B" w:rsidRPr="00D7097B" w:rsidRDefault="006F79AF" w:rsidP="00D7097B">
      <w:pPr>
        <w:rPr>
          <w:lang w:eastAsia="x-none"/>
        </w:rPr>
      </w:pPr>
      <w:hyperlink r:id="rId2280" w:history="1">
        <w:r>
          <w:rPr>
            <w:rStyle w:val="Hyperlink"/>
            <w:lang w:eastAsia="x-none"/>
          </w:rPr>
          <w:t>R1-2404003</w:t>
        </w:r>
      </w:hyperlink>
      <w:r w:rsidR="00D7097B" w:rsidRPr="00D7097B">
        <w:rPr>
          <w:lang w:eastAsia="x-none"/>
        </w:rPr>
        <w:tab/>
        <w:t>Discussion on downlink coverage enhancements for NR NTN</w:t>
      </w:r>
      <w:r w:rsidR="00D7097B" w:rsidRPr="00D7097B">
        <w:rPr>
          <w:lang w:eastAsia="x-none"/>
        </w:rPr>
        <w:tab/>
        <w:t>Fraunhofer IIS, Fraunhofer HHI</w:t>
      </w:r>
    </w:p>
    <w:p w14:paraId="616D2EAC" w14:textId="5ED77CA9" w:rsidR="00D7097B" w:rsidRPr="00D7097B" w:rsidRDefault="006F79AF" w:rsidP="00D7097B">
      <w:pPr>
        <w:rPr>
          <w:lang w:eastAsia="x-none"/>
        </w:rPr>
      </w:pPr>
      <w:hyperlink r:id="rId2281" w:history="1">
        <w:r>
          <w:rPr>
            <w:rStyle w:val="Hyperlink"/>
            <w:lang w:eastAsia="x-none"/>
          </w:rPr>
          <w:t>R1-2404041</w:t>
        </w:r>
      </w:hyperlink>
      <w:r w:rsidR="00D7097B" w:rsidRPr="00D7097B">
        <w:rPr>
          <w:lang w:eastAsia="x-none"/>
        </w:rPr>
        <w:tab/>
        <w:t>Discussion on NR-NTN downlink coverage enhancement</w:t>
      </w:r>
      <w:r w:rsidR="00D7097B" w:rsidRPr="00D7097B">
        <w:rPr>
          <w:lang w:eastAsia="x-none"/>
        </w:rPr>
        <w:tab/>
        <w:t>Spreadtrum Communications</w:t>
      </w:r>
    </w:p>
    <w:p w14:paraId="34A4798A" w14:textId="37DE0952" w:rsidR="00D7097B" w:rsidRPr="00D7097B" w:rsidRDefault="006F79AF" w:rsidP="00D7097B">
      <w:pPr>
        <w:rPr>
          <w:lang w:eastAsia="x-none"/>
        </w:rPr>
      </w:pPr>
      <w:hyperlink r:id="rId2282" w:history="1">
        <w:r>
          <w:rPr>
            <w:rStyle w:val="Hyperlink"/>
            <w:lang w:eastAsia="x-none"/>
          </w:rPr>
          <w:t>R1-2404132</w:t>
        </w:r>
      </w:hyperlink>
      <w:r w:rsidR="00D7097B" w:rsidRPr="00D7097B">
        <w:rPr>
          <w:lang w:eastAsia="x-none"/>
        </w:rPr>
        <w:tab/>
        <w:t>Discussion on downlink coverage enhancement for NR-NTN</w:t>
      </w:r>
      <w:r w:rsidR="00D7097B" w:rsidRPr="00D7097B">
        <w:rPr>
          <w:lang w:eastAsia="x-none"/>
        </w:rPr>
        <w:tab/>
        <w:t>Samsung</w:t>
      </w:r>
    </w:p>
    <w:p w14:paraId="24D7830B" w14:textId="1DD9DC88" w:rsidR="00D7097B" w:rsidRPr="00D7097B" w:rsidRDefault="006F79AF" w:rsidP="00D7097B">
      <w:pPr>
        <w:rPr>
          <w:lang w:eastAsia="x-none"/>
        </w:rPr>
      </w:pPr>
      <w:hyperlink r:id="rId2283" w:history="1">
        <w:r>
          <w:rPr>
            <w:rStyle w:val="Hyperlink"/>
            <w:lang w:eastAsia="x-none"/>
          </w:rPr>
          <w:t>R1-2404194</w:t>
        </w:r>
      </w:hyperlink>
      <w:r w:rsidR="00D7097B" w:rsidRPr="00D7097B">
        <w:rPr>
          <w:lang w:eastAsia="x-none"/>
        </w:rPr>
        <w:tab/>
        <w:t>Discussion on NR-NTN downlink coverage enhancement</w:t>
      </w:r>
      <w:r w:rsidR="00D7097B" w:rsidRPr="00D7097B">
        <w:rPr>
          <w:lang w:eastAsia="x-none"/>
        </w:rPr>
        <w:tab/>
        <w:t>vivo</w:t>
      </w:r>
    </w:p>
    <w:p w14:paraId="7ACB03A6" w14:textId="21901AA9" w:rsidR="00D7097B" w:rsidRPr="00D7097B" w:rsidRDefault="006F79AF" w:rsidP="00D7097B">
      <w:pPr>
        <w:rPr>
          <w:lang w:eastAsia="x-none"/>
        </w:rPr>
      </w:pPr>
      <w:hyperlink r:id="rId2284" w:history="1">
        <w:r>
          <w:rPr>
            <w:rStyle w:val="Hyperlink"/>
          </w:rPr>
          <w:t>R1-2405342</w:t>
        </w:r>
      </w:hyperlink>
      <w:r w:rsidR="00147738">
        <w:tab/>
        <w:t>Discussion on NR NTN Downlink coverage enhancements</w:t>
      </w:r>
      <w:r w:rsidR="00147738">
        <w:tab/>
        <w:t>THALES, Magister</w:t>
      </w:r>
      <w:r w:rsidR="00147738">
        <w:tab/>
        <w:t xml:space="preserve">(rev of </w:t>
      </w:r>
      <w:hyperlink r:id="rId2285" w:history="1">
        <w:r>
          <w:rPr>
            <w:rStyle w:val="Hyperlink"/>
          </w:rPr>
          <w:t>R1-2404201</w:t>
        </w:r>
      </w:hyperlink>
      <w:r w:rsidR="00147738">
        <w:rPr>
          <w:lang w:eastAsia="x-none"/>
        </w:rPr>
        <w:t>)</w:t>
      </w:r>
    </w:p>
    <w:p w14:paraId="27C782BB" w14:textId="1118E63C" w:rsidR="00D7097B" w:rsidRPr="00D7097B" w:rsidRDefault="006F79AF" w:rsidP="00D7097B">
      <w:pPr>
        <w:rPr>
          <w:lang w:eastAsia="x-none"/>
        </w:rPr>
      </w:pPr>
      <w:hyperlink r:id="rId2286" w:history="1">
        <w:r>
          <w:rPr>
            <w:rStyle w:val="Hyperlink"/>
            <w:lang w:eastAsia="x-none"/>
          </w:rPr>
          <w:t>R1-2404214</w:t>
        </w:r>
      </w:hyperlink>
      <w:r w:rsidR="00D7097B" w:rsidRPr="00D7097B">
        <w:rPr>
          <w:lang w:eastAsia="x-none"/>
        </w:rPr>
        <w:tab/>
        <w:t>Discussion on DL coverage enhancement for NR NTN</w:t>
      </w:r>
      <w:r w:rsidR="00D7097B" w:rsidRPr="00D7097B">
        <w:rPr>
          <w:lang w:eastAsia="x-none"/>
        </w:rPr>
        <w:tab/>
        <w:t>ZTE</w:t>
      </w:r>
    </w:p>
    <w:p w14:paraId="2BEEF98E" w14:textId="693E03D5" w:rsidR="00D7097B" w:rsidRPr="00D7097B" w:rsidRDefault="006F79AF" w:rsidP="00D7097B">
      <w:pPr>
        <w:rPr>
          <w:lang w:eastAsia="x-none"/>
        </w:rPr>
      </w:pPr>
      <w:hyperlink r:id="rId2287" w:history="1">
        <w:r>
          <w:rPr>
            <w:rStyle w:val="Hyperlink"/>
            <w:lang w:eastAsia="x-none"/>
          </w:rPr>
          <w:t>R1-2404261</w:t>
        </w:r>
      </w:hyperlink>
      <w:r w:rsidR="00D7097B" w:rsidRPr="00D7097B">
        <w:rPr>
          <w:lang w:eastAsia="x-none"/>
        </w:rPr>
        <w:tab/>
        <w:t>NR-NTN downlink coverage enhancement</w:t>
      </w:r>
      <w:r w:rsidR="00D7097B" w:rsidRPr="00D7097B">
        <w:rPr>
          <w:lang w:eastAsia="x-none"/>
        </w:rPr>
        <w:tab/>
        <w:t>InterDigital, Inc.</w:t>
      </w:r>
    </w:p>
    <w:p w14:paraId="09E88A37" w14:textId="753320DE" w:rsidR="00D7097B" w:rsidRPr="00D7097B" w:rsidRDefault="006F79AF" w:rsidP="00D7097B">
      <w:pPr>
        <w:rPr>
          <w:lang w:eastAsia="x-none"/>
        </w:rPr>
      </w:pPr>
      <w:hyperlink r:id="rId2288" w:history="1">
        <w:r>
          <w:rPr>
            <w:rStyle w:val="Hyperlink"/>
            <w:lang w:eastAsia="x-none"/>
          </w:rPr>
          <w:t>R1-2404307</w:t>
        </w:r>
      </w:hyperlink>
      <w:r w:rsidR="00D7097B" w:rsidRPr="00D7097B">
        <w:rPr>
          <w:lang w:eastAsia="x-none"/>
        </w:rPr>
        <w:tab/>
        <w:t>Discussion on NR-NTN Downlink Coverage Enhancement</w:t>
      </w:r>
      <w:r w:rsidR="00D7097B" w:rsidRPr="00D7097B">
        <w:rPr>
          <w:lang w:eastAsia="x-none"/>
        </w:rPr>
        <w:tab/>
        <w:t>Apple</w:t>
      </w:r>
    </w:p>
    <w:p w14:paraId="390B1A5A" w14:textId="32182F34" w:rsidR="00D7097B" w:rsidRPr="00D7097B" w:rsidRDefault="006F79AF" w:rsidP="00D7097B">
      <w:pPr>
        <w:rPr>
          <w:lang w:eastAsia="x-none"/>
        </w:rPr>
      </w:pPr>
      <w:hyperlink r:id="rId2289" w:history="1">
        <w:r>
          <w:rPr>
            <w:rStyle w:val="Hyperlink"/>
            <w:lang w:eastAsia="x-none"/>
          </w:rPr>
          <w:t>R1-2404323</w:t>
        </w:r>
      </w:hyperlink>
      <w:r w:rsidR="00D7097B" w:rsidRPr="00D7097B">
        <w:rPr>
          <w:lang w:eastAsia="x-none"/>
        </w:rPr>
        <w:tab/>
        <w:t>Discussion on NR-NTN downlink coverage enhancement</w:t>
      </w:r>
      <w:r w:rsidR="00D7097B" w:rsidRPr="00D7097B">
        <w:rPr>
          <w:lang w:eastAsia="x-none"/>
        </w:rPr>
        <w:tab/>
        <w:t>LG Electronics</w:t>
      </w:r>
    </w:p>
    <w:p w14:paraId="79FEB546" w14:textId="46D92C92" w:rsidR="00D7097B" w:rsidRPr="00D7097B" w:rsidRDefault="006F79AF" w:rsidP="00D7097B">
      <w:pPr>
        <w:rPr>
          <w:lang w:eastAsia="x-none"/>
        </w:rPr>
      </w:pPr>
      <w:hyperlink r:id="rId2290" w:history="1">
        <w:r>
          <w:rPr>
            <w:rStyle w:val="Hyperlink"/>
            <w:lang w:eastAsia="x-none"/>
          </w:rPr>
          <w:t>R1-2404390</w:t>
        </w:r>
      </w:hyperlink>
      <w:r w:rsidR="00D7097B" w:rsidRPr="00D7097B">
        <w:rPr>
          <w:lang w:eastAsia="x-none"/>
        </w:rPr>
        <w:tab/>
        <w:t>Performance evaluation of downlink coverage enhancement for NR NTN</w:t>
      </w:r>
      <w:r w:rsidR="00D7097B" w:rsidRPr="00D7097B">
        <w:rPr>
          <w:lang w:eastAsia="x-none"/>
        </w:rPr>
        <w:tab/>
        <w:t>CATT</w:t>
      </w:r>
    </w:p>
    <w:p w14:paraId="3B7D42AE" w14:textId="5CC36F68" w:rsidR="00D7097B" w:rsidRPr="00D7097B" w:rsidRDefault="006F79AF" w:rsidP="00D7097B">
      <w:pPr>
        <w:rPr>
          <w:lang w:eastAsia="x-none"/>
        </w:rPr>
      </w:pPr>
      <w:hyperlink r:id="rId2291" w:history="1">
        <w:r>
          <w:rPr>
            <w:rStyle w:val="Hyperlink"/>
            <w:lang w:eastAsia="x-none"/>
          </w:rPr>
          <w:t>R1-2404441</w:t>
        </w:r>
      </w:hyperlink>
      <w:r w:rsidR="00D7097B" w:rsidRPr="00D7097B">
        <w:rPr>
          <w:lang w:eastAsia="x-none"/>
        </w:rPr>
        <w:tab/>
        <w:t>Discussion on downlink coverage enhancement for NR NTN</w:t>
      </w:r>
      <w:r w:rsidR="00D7097B" w:rsidRPr="00D7097B">
        <w:rPr>
          <w:lang w:eastAsia="x-none"/>
        </w:rPr>
        <w:tab/>
        <w:t>Lenovo</w:t>
      </w:r>
    </w:p>
    <w:p w14:paraId="4F73D79D" w14:textId="31D67CE6" w:rsidR="00D7097B" w:rsidRPr="00D7097B" w:rsidRDefault="006F79AF" w:rsidP="00D7097B">
      <w:pPr>
        <w:rPr>
          <w:lang w:eastAsia="x-none"/>
        </w:rPr>
      </w:pPr>
      <w:hyperlink r:id="rId2292" w:history="1">
        <w:r>
          <w:rPr>
            <w:rStyle w:val="Hyperlink"/>
            <w:lang w:eastAsia="x-none"/>
          </w:rPr>
          <w:t>R1-2404471</w:t>
        </w:r>
      </w:hyperlink>
      <w:r w:rsidR="00D7097B" w:rsidRPr="00D7097B">
        <w:rPr>
          <w:lang w:eastAsia="x-none"/>
        </w:rPr>
        <w:tab/>
        <w:t>Discussion on NR-NTN DL coverage enhancement</w:t>
      </w:r>
      <w:r w:rsidR="00D7097B" w:rsidRPr="00D7097B">
        <w:rPr>
          <w:lang w:eastAsia="x-none"/>
        </w:rPr>
        <w:tab/>
        <w:t>CMCC</w:t>
      </w:r>
    </w:p>
    <w:p w14:paraId="2A238A0A" w14:textId="60908F21" w:rsidR="00D7097B" w:rsidRPr="00D7097B" w:rsidRDefault="006F79AF" w:rsidP="00D7097B">
      <w:pPr>
        <w:rPr>
          <w:lang w:eastAsia="x-none"/>
        </w:rPr>
      </w:pPr>
      <w:hyperlink r:id="rId2293" w:history="1">
        <w:r>
          <w:rPr>
            <w:rStyle w:val="Hyperlink"/>
            <w:lang w:eastAsia="x-none"/>
          </w:rPr>
          <w:t>R1-2404607</w:t>
        </w:r>
      </w:hyperlink>
      <w:r w:rsidR="00D7097B" w:rsidRPr="00D7097B">
        <w:rPr>
          <w:lang w:eastAsia="x-none"/>
        </w:rPr>
        <w:tab/>
        <w:t>Discussion on NR-NTN downlink coverage enhancement</w:t>
      </w:r>
      <w:r w:rsidR="00D7097B" w:rsidRPr="00D7097B">
        <w:rPr>
          <w:lang w:eastAsia="x-none"/>
        </w:rPr>
        <w:tab/>
        <w:t>Xiaomi</w:t>
      </w:r>
    </w:p>
    <w:p w14:paraId="3073599B" w14:textId="389DADC2" w:rsidR="00D7097B" w:rsidRPr="00D7097B" w:rsidRDefault="006F79AF" w:rsidP="00D7097B">
      <w:pPr>
        <w:rPr>
          <w:lang w:eastAsia="x-none"/>
        </w:rPr>
      </w:pPr>
      <w:hyperlink r:id="rId2294" w:history="1">
        <w:r>
          <w:rPr>
            <w:rStyle w:val="Hyperlink"/>
            <w:lang w:eastAsia="x-none"/>
          </w:rPr>
          <w:t>R1-2404670</w:t>
        </w:r>
      </w:hyperlink>
      <w:r w:rsidR="00D7097B" w:rsidRPr="00D7097B">
        <w:rPr>
          <w:lang w:eastAsia="x-none"/>
        </w:rPr>
        <w:tab/>
        <w:t>NR-NTN downlink coverage enhancement</w:t>
      </w:r>
      <w:r w:rsidR="00D7097B" w:rsidRPr="00D7097B">
        <w:rPr>
          <w:lang w:eastAsia="x-none"/>
        </w:rPr>
        <w:tab/>
        <w:t>NEC</w:t>
      </w:r>
    </w:p>
    <w:p w14:paraId="54415D15" w14:textId="6A8EE4A1" w:rsidR="00D7097B" w:rsidRPr="00D7097B" w:rsidRDefault="006F79AF" w:rsidP="00D7097B">
      <w:pPr>
        <w:rPr>
          <w:lang w:eastAsia="x-none"/>
        </w:rPr>
      </w:pPr>
      <w:hyperlink r:id="rId2295" w:history="1">
        <w:r>
          <w:rPr>
            <w:rStyle w:val="Hyperlink"/>
            <w:lang w:eastAsia="x-none"/>
          </w:rPr>
          <w:t>R1-2404692</w:t>
        </w:r>
      </w:hyperlink>
      <w:r w:rsidR="00D7097B" w:rsidRPr="00D7097B">
        <w:rPr>
          <w:lang w:eastAsia="x-none"/>
        </w:rPr>
        <w:tab/>
        <w:t>Downlink Coverage Enhancement for NR NTN</w:t>
      </w:r>
      <w:r w:rsidR="00D7097B" w:rsidRPr="00D7097B">
        <w:rPr>
          <w:lang w:eastAsia="x-none"/>
        </w:rPr>
        <w:tab/>
        <w:t>Google</w:t>
      </w:r>
    </w:p>
    <w:p w14:paraId="6A9CDD4C" w14:textId="7728ACD4" w:rsidR="00D7097B" w:rsidRPr="00D7097B" w:rsidRDefault="006F79AF" w:rsidP="00D7097B">
      <w:pPr>
        <w:rPr>
          <w:lang w:eastAsia="x-none"/>
        </w:rPr>
      </w:pPr>
      <w:hyperlink r:id="rId2296" w:history="1">
        <w:r>
          <w:rPr>
            <w:rStyle w:val="Hyperlink"/>
            <w:lang w:eastAsia="x-none"/>
          </w:rPr>
          <w:t>R1-2404694</w:t>
        </w:r>
      </w:hyperlink>
      <w:r w:rsidR="00D7097B" w:rsidRPr="00D7097B">
        <w:rPr>
          <w:lang w:eastAsia="x-none"/>
        </w:rPr>
        <w:tab/>
        <w:t xml:space="preserve">Beam group for NR-NTN downlink coverage enhancement </w:t>
      </w:r>
      <w:r w:rsidR="00D7097B" w:rsidRPr="00D7097B">
        <w:rPr>
          <w:lang w:eastAsia="x-none"/>
        </w:rPr>
        <w:tab/>
        <w:t>Sharp</w:t>
      </w:r>
    </w:p>
    <w:p w14:paraId="1EE29151" w14:textId="65BF1458" w:rsidR="00D7097B" w:rsidRPr="00D7097B" w:rsidRDefault="006F79AF" w:rsidP="00D7097B">
      <w:pPr>
        <w:rPr>
          <w:lang w:eastAsia="x-none"/>
        </w:rPr>
      </w:pPr>
      <w:hyperlink r:id="rId2297" w:history="1">
        <w:r>
          <w:rPr>
            <w:rStyle w:val="Hyperlink"/>
            <w:lang w:eastAsia="x-none"/>
          </w:rPr>
          <w:t>R1-2404784</w:t>
        </w:r>
      </w:hyperlink>
      <w:r w:rsidR="00D7097B" w:rsidRPr="00D7097B">
        <w:rPr>
          <w:lang w:eastAsia="x-none"/>
        </w:rPr>
        <w:tab/>
        <w:t>Discussion on NR-NTN downlink coverage enhancement</w:t>
      </w:r>
      <w:r w:rsidR="00D7097B" w:rsidRPr="00D7097B">
        <w:rPr>
          <w:lang w:eastAsia="x-none"/>
        </w:rPr>
        <w:tab/>
        <w:t>ETRI</w:t>
      </w:r>
    </w:p>
    <w:p w14:paraId="57A1FE50" w14:textId="123A97DA" w:rsidR="00D7097B" w:rsidRPr="00D7097B" w:rsidRDefault="006F79AF" w:rsidP="00D7097B">
      <w:pPr>
        <w:rPr>
          <w:color w:val="FF0000"/>
          <w:lang w:val="en-US" w:eastAsia="ko-KR"/>
        </w:rPr>
      </w:pPr>
      <w:hyperlink r:id="rId2298" w:history="1">
        <w:r>
          <w:rPr>
            <w:rStyle w:val="Hyperlink"/>
            <w:lang w:eastAsia="x-none"/>
          </w:rPr>
          <w:t>R1-2404789</w:t>
        </w:r>
      </w:hyperlink>
      <w:r w:rsidR="00D7097B" w:rsidRPr="00D7097B">
        <w:rPr>
          <w:color w:val="FF0000"/>
          <w:lang w:eastAsia="x-none"/>
        </w:rPr>
        <w:tab/>
        <w:t>Discussion on downlink coverage enhancement for NR NTN</w:t>
      </w:r>
      <w:r w:rsidR="00D7097B" w:rsidRPr="00D7097B">
        <w:rPr>
          <w:color w:val="FF0000"/>
          <w:lang w:eastAsia="x-none"/>
        </w:rPr>
        <w:tab/>
        <w:t>Baicells</w:t>
      </w:r>
      <w:r w:rsidR="00286025">
        <w:rPr>
          <w:color w:val="FF0000"/>
          <w:lang w:eastAsia="x-none"/>
        </w:rPr>
        <w:tab/>
        <w:t>(</w:t>
      </w:r>
      <w:r w:rsidR="00D7097B" w:rsidRPr="00D7097B">
        <w:rPr>
          <w:rFonts w:hint="eastAsia"/>
          <w:color w:val="FF0000"/>
          <w:lang w:val="en-US" w:eastAsia="ko-KR"/>
        </w:rPr>
        <w:t>L</w:t>
      </w:r>
      <w:r w:rsidR="00D7097B" w:rsidRPr="00D7097B">
        <w:rPr>
          <w:color w:val="FF0000"/>
          <w:lang w:val="en-US" w:eastAsia="ko-KR"/>
        </w:rPr>
        <w:t>ate submission</w:t>
      </w:r>
      <w:r w:rsidR="00286025">
        <w:rPr>
          <w:color w:val="FF0000"/>
          <w:lang w:val="en-US" w:eastAsia="ko-KR"/>
        </w:rPr>
        <w:t>)</w:t>
      </w:r>
    </w:p>
    <w:p w14:paraId="7CA62165" w14:textId="1A07E665" w:rsidR="00D7097B" w:rsidRPr="00D7097B" w:rsidRDefault="006F79AF" w:rsidP="00D7097B">
      <w:pPr>
        <w:rPr>
          <w:lang w:eastAsia="x-none"/>
        </w:rPr>
      </w:pPr>
      <w:hyperlink r:id="rId2299" w:history="1">
        <w:r>
          <w:rPr>
            <w:rStyle w:val="Hyperlink"/>
            <w:lang w:eastAsia="x-none"/>
          </w:rPr>
          <w:t>R1-2404861</w:t>
        </w:r>
      </w:hyperlink>
      <w:r w:rsidR="00D7097B" w:rsidRPr="00D7097B">
        <w:rPr>
          <w:lang w:eastAsia="x-none"/>
        </w:rPr>
        <w:tab/>
        <w:t>Discussion on NR-NTN downlink coverage enhancement</w:t>
      </w:r>
      <w:r w:rsidR="00D7097B" w:rsidRPr="00D7097B">
        <w:rPr>
          <w:lang w:eastAsia="x-none"/>
        </w:rPr>
        <w:tab/>
        <w:t>OPPO</w:t>
      </w:r>
    </w:p>
    <w:p w14:paraId="0C5C13D5" w14:textId="3348A788" w:rsidR="00D7097B" w:rsidRPr="00D7097B" w:rsidRDefault="006F79AF" w:rsidP="00D7097B">
      <w:pPr>
        <w:rPr>
          <w:lang w:eastAsia="x-none"/>
        </w:rPr>
      </w:pPr>
      <w:hyperlink r:id="rId2300" w:history="1">
        <w:r>
          <w:rPr>
            <w:rStyle w:val="Hyperlink"/>
            <w:lang w:eastAsia="x-none"/>
          </w:rPr>
          <w:t>R1-2404916</w:t>
        </w:r>
      </w:hyperlink>
      <w:r w:rsidR="00D7097B" w:rsidRPr="00D7097B">
        <w:rPr>
          <w:lang w:eastAsia="x-none"/>
        </w:rPr>
        <w:tab/>
        <w:t xml:space="preserve">Discussion on NR NTN Downlink Coverage Enhancements </w:t>
      </w:r>
      <w:r w:rsidR="00D7097B" w:rsidRPr="00D7097B">
        <w:rPr>
          <w:lang w:eastAsia="x-none"/>
        </w:rPr>
        <w:tab/>
        <w:t>IIT Kharagpur, CEWIT</w:t>
      </w:r>
    </w:p>
    <w:p w14:paraId="43719AD6" w14:textId="29FA6371" w:rsidR="00D7097B" w:rsidRPr="00D7097B" w:rsidRDefault="006F79AF" w:rsidP="00D7097B">
      <w:pPr>
        <w:rPr>
          <w:lang w:eastAsia="x-none"/>
        </w:rPr>
      </w:pPr>
      <w:hyperlink r:id="rId2301" w:history="1">
        <w:r>
          <w:rPr>
            <w:rStyle w:val="Hyperlink"/>
            <w:lang w:eastAsia="x-none"/>
          </w:rPr>
          <w:t>R1-2405057</w:t>
        </w:r>
      </w:hyperlink>
      <w:r w:rsidR="00D7097B" w:rsidRPr="00D7097B">
        <w:rPr>
          <w:lang w:eastAsia="x-none"/>
        </w:rPr>
        <w:tab/>
        <w:t>Discussion on DL coverage enhancement for NR-NTN</w:t>
      </w:r>
      <w:r w:rsidR="00D7097B" w:rsidRPr="00D7097B">
        <w:rPr>
          <w:lang w:eastAsia="x-none"/>
        </w:rPr>
        <w:tab/>
        <w:t>NTT DOCOMO, INC.</w:t>
      </w:r>
    </w:p>
    <w:p w14:paraId="784DD004" w14:textId="2BC49AA2" w:rsidR="00D7097B" w:rsidRPr="00D7097B" w:rsidRDefault="006F79AF" w:rsidP="00D7097B">
      <w:pPr>
        <w:rPr>
          <w:lang w:eastAsia="x-none"/>
        </w:rPr>
      </w:pPr>
      <w:hyperlink r:id="rId2302" w:history="1">
        <w:r>
          <w:rPr>
            <w:rStyle w:val="Hyperlink"/>
            <w:lang w:eastAsia="x-none"/>
          </w:rPr>
          <w:t>R1-2405090</w:t>
        </w:r>
      </w:hyperlink>
      <w:r w:rsidR="00D7097B" w:rsidRPr="00D7097B">
        <w:rPr>
          <w:lang w:eastAsia="x-none"/>
        </w:rPr>
        <w:tab/>
        <w:t>Discussion on NR-NTN downlink coverage enhancement</w:t>
      </w:r>
      <w:r w:rsidR="00D7097B" w:rsidRPr="00D7097B">
        <w:rPr>
          <w:lang w:eastAsia="x-none"/>
        </w:rPr>
        <w:tab/>
        <w:t>MediaTek Inc.</w:t>
      </w:r>
    </w:p>
    <w:p w14:paraId="5C322635" w14:textId="7AC8E9CD" w:rsidR="00D7097B" w:rsidRPr="00D7097B" w:rsidRDefault="006F79AF" w:rsidP="00D7097B">
      <w:pPr>
        <w:rPr>
          <w:lang w:eastAsia="x-none"/>
        </w:rPr>
      </w:pPr>
      <w:hyperlink r:id="rId2303" w:history="1">
        <w:r>
          <w:rPr>
            <w:rStyle w:val="Hyperlink"/>
            <w:lang w:eastAsia="x-none"/>
          </w:rPr>
          <w:t>R1-2405117</w:t>
        </w:r>
      </w:hyperlink>
      <w:r w:rsidR="00D7097B" w:rsidRPr="00D7097B">
        <w:rPr>
          <w:lang w:eastAsia="x-none"/>
        </w:rPr>
        <w:tab/>
        <w:t>NR-NTN Downlink Coverage Enhancement</w:t>
      </w:r>
      <w:r w:rsidR="00D7097B" w:rsidRPr="00D7097B">
        <w:rPr>
          <w:lang w:eastAsia="x-none"/>
        </w:rPr>
        <w:tab/>
        <w:t>Panasonic</w:t>
      </w:r>
    </w:p>
    <w:p w14:paraId="0AF0A9BB" w14:textId="5D5E086B" w:rsidR="00D7097B" w:rsidRPr="00D7097B" w:rsidRDefault="006F79AF" w:rsidP="00D7097B">
      <w:pPr>
        <w:rPr>
          <w:lang w:eastAsia="x-none"/>
        </w:rPr>
      </w:pPr>
      <w:hyperlink r:id="rId2304" w:history="1">
        <w:r>
          <w:rPr>
            <w:rStyle w:val="Hyperlink"/>
            <w:lang w:eastAsia="x-none"/>
          </w:rPr>
          <w:t>R1-2405172</w:t>
        </w:r>
      </w:hyperlink>
      <w:r w:rsidR="00D7097B" w:rsidRPr="00D7097B">
        <w:rPr>
          <w:lang w:eastAsia="x-none"/>
        </w:rPr>
        <w:tab/>
        <w:t>Downlink coverage enhancement for NR NTN</w:t>
      </w:r>
      <w:r w:rsidR="00D7097B" w:rsidRPr="00D7097B">
        <w:rPr>
          <w:lang w:eastAsia="x-none"/>
        </w:rPr>
        <w:tab/>
        <w:t>Qualcomm Incorporated</w:t>
      </w:r>
    </w:p>
    <w:p w14:paraId="4DAC22AE" w14:textId="6995629D" w:rsidR="00D7097B" w:rsidRPr="00D7097B" w:rsidRDefault="006F79AF" w:rsidP="00D7097B">
      <w:pPr>
        <w:rPr>
          <w:lang w:eastAsia="x-none"/>
        </w:rPr>
      </w:pPr>
      <w:hyperlink r:id="rId2305" w:history="1">
        <w:r>
          <w:rPr>
            <w:rStyle w:val="Hyperlink"/>
            <w:lang w:eastAsia="x-none"/>
          </w:rPr>
          <w:t>R1-2405226</w:t>
        </w:r>
      </w:hyperlink>
      <w:r w:rsidR="00D7097B" w:rsidRPr="00D7097B">
        <w:rPr>
          <w:lang w:eastAsia="x-none"/>
        </w:rPr>
        <w:tab/>
        <w:t>Discussion on DL coverage enhancements for NR-NTN</w:t>
      </w:r>
      <w:r w:rsidR="00D7097B" w:rsidRPr="00D7097B">
        <w:rPr>
          <w:lang w:eastAsia="x-none"/>
        </w:rPr>
        <w:tab/>
        <w:t>NICT</w:t>
      </w:r>
    </w:p>
    <w:p w14:paraId="5FBB4C71" w14:textId="64545C91" w:rsidR="00D7097B" w:rsidRPr="00D7097B" w:rsidRDefault="006F79AF" w:rsidP="00D7097B">
      <w:pPr>
        <w:rPr>
          <w:lang w:eastAsia="x-none"/>
        </w:rPr>
      </w:pPr>
      <w:hyperlink r:id="rId2306" w:history="1">
        <w:r>
          <w:rPr>
            <w:rStyle w:val="Hyperlink"/>
            <w:lang w:eastAsia="x-none"/>
          </w:rPr>
          <w:t>R1-2405251</w:t>
        </w:r>
      </w:hyperlink>
      <w:r w:rsidR="00D7097B" w:rsidRPr="00D7097B">
        <w:rPr>
          <w:lang w:eastAsia="x-none"/>
        </w:rPr>
        <w:tab/>
        <w:t>Downlink Coverage Enhancements for NR NTN</w:t>
      </w:r>
      <w:r w:rsidR="00D7097B" w:rsidRPr="00D7097B">
        <w:rPr>
          <w:lang w:eastAsia="x-none"/>
        </w:rPr>
        <w:tab/>
        <w:t>CEWiT</w:t>
      </w:r>
    </w:p>
    <w:p w14:paraId="2F708616" w14:textId="2E30DFC2" w:rsidR="00D7097B" w:rsidRPr="00D7097B" w:rsidRDefault="006F79AF" w:rsidP="00D7097B">
      <w:pPr>
        <w:rPr>
          <w:lang w:eastAsia="x-none"/>
        </w:rPr>
      </w:pPr>
      <w:hyperlink r:id="rId2307" w:history="1">
        <w:r>
          <w:rPr>
            <w:rStyle w:val="Hyperlink"/>
            <w:lang w:eastAsia="x-none"/>
          </w:rPr>
          <w:t>R1-2405257</w:t>
        </w:r>
      </w:hyperlink>
      <w:r w:rsidR="00D7097B" w:rsidRPr="00D7097B">
        <w:rPr>
          <w:lang w:eastAsia="x-none"/>
        </w:rPr>
        <w:tab/>
        <w:t>Discussion on downlink coverage enhancement for NR-NTN</w:t>
      </w:r>
      <w:r w:rsidR="00D7097B" w:rsidRPr="00D7097B">
        <w:rPr>
          <w:lang w:eastAsia="x-none"/>
        </w:rPr>
        <w:tab/>
        <w:t>CSCN</w:t>
      </w:r>
    </w:p>
    <w:p w14:paraId="0AD4B736" w14:textId="0F482A33" w:rsidR="00D7097B" w:rsidRPr="00D7097B" w:rsidRDefault="006F79AF" w:rsidP="00D7097B">
      <w:pPr>
        <w:rPr>
          <w:lang w:eastAsia="x-none"/>
        </w:rPr>
      </w:pPr>
      <w:hyperlink r:id="rId2308" w:history="1">
        <w:r>
          <w:rPr>
            <w:rStyle w:val="Hyperlink"/>
            <w:lang w:eastAsia="x-none"/>
          </w:rPr>
          <w:t>R1-2405263</w:t>
        </w:r>
      </w:hyperlink>
      <w:r w:rsidR="00D7097B" w:rsidRPr="00D7097B">
        <w:rPr>
          <w:lang w:eastAsia="x-none"/>
        </w:rPr>
        <w:tab/>
        <w:t>Downlink coverage enhancements for NR over NTN</w:t>
      </w:r>
      <w:r w:rsidR="00D7097B" w:rsidRPr="00D7097B">
        <w:rPr>
          <w:lang w:eastAsia="x-none"/>
        </w:rPr>
        <w:tab/>
        <w:t>Nokia, Nokia Shanghai Bell</w:t>
      </w:r>
    </w:p>
    <w:p w14:paraId="1D855575" w14:textId="77777777" w:rsidR="00D7097B" w:rsidRDefault="00D7097B" w:rsidP="00D7097B">
      <w:pPr>
        <w:rPr>
          <w:lang w:eastAsia="x-none"/>
        </w:rPr>
      </w:pPr>
    </w:p>
    <w:p w14:paraId="4091A40D" w14:textId="01B0A8F3" w:rsidR="00CB5759" w:rsidRPr="00CB5759" w:rsidRDefault="006F79AF" w:rsidP="00CB5759">
      <w:pPr>
        <w:rPr>
          <w:b/>
          <w:lang w:eastAsia="x-none"/>
        </w:rPr>
      </w:pPr>
      <w:hyperlink r:id="rId2309" w:history="1">
        <w:r>
          <w:rPr>
            <w:rStyle w:val="Hyperlink"/>
            <w:b/>
            <w:lang w:eastAsia="x-none"/>
          </w:rPr>
          <w:t>R1-2404202</w:t>
        </w:r>
      </w:hyperlink>
      <w:r w:rsidR="00CB5759" w:rsidRPr="00CB5759">
        <w:rPr>
          <w:b/>
          <w:lang w:eastAsia="x-none"/>
        </w:rPr>
        <w:tab/>
        <w:t>FL Summary #1: NR-NTN downlink coverage enhancements</w:t>
      </w:r>
      <w:r w:rsidR="00CB5759" w:rsidRPr="00CB5759">
        <w:rPr>
          <w:b/>
          <w:lang w:eastAsia="x-none"/>
        </w:rPr>
        <w:tab/>
        <w:t>Moderator (THALES)</w:t>
      </w:r>
    </w:p>
    <w:p w14:paraId="2E4F59D2" w14:textId="47D46A4A" w:rsidR="00CB5759" w:rsidRPr="00CB5759" w:rsidRDefault="00CB5759" w:rsidP="00CB5759">
      <w:pPr>
        <w:rPr>
          <w:lang w:eastAsia="x-none"/>
        </w:rPr>
      </w:pPr>
      <w:r>
        <w:rPr>
          <w:lang w:eastAsia="x-none"/>
        </w:rPr>
        <w:t>From Tuesday session</w:t>
      </w:r>
    </w:p>
    <w:p w14:paraId="353591A0" w14:textId="77777777" w:rsidR="00CB5759" w:rsidRPr="00CB5759" w:rsidRDefault="00CB5759" w:rsidP="00CB5759">
      <w:pPr>
        <w:rPr>
          <w:rFonts w:ascii="Times New Roman" w:hAnsi="Times New Roman"/>
          <w:b/>
          <w:szCs w:val="20"/>
        </w:rPr>
      </w:pPr>
      <w:r w:rsidRPr="00CB5759">
        <w:rPr>
          <w:rFonts w:ascii="Times New Roman" w:hAnsi="Times New Roman"/>
          <w:b/>
          <w:szCs w:val="20"/>
        </w:rPr>
        <w:t>Observation</w:t>
      </w:r>
    </w:p>
    <w:p w14:paraId="632073C6" w14:textId="77777777" w:rsidR="00CB5759" w:rsidRPr="00CB5759" w:rsidRDefault="00CB5759" w:rsidP="00CB5759">
      <w:pPr>
        <w:rPr>
          <w:rFonts w:ascii="Times New Roman" w:hAnsi="Times New Roman"/>
          <w:szCs w:val="20"/>
        </w:rPr>
      </w:pPr>
      <w:r w:rsidRPr="00CB5759">
        <w:rPr>
          <w:rFonts w:ascii="Times New Roman" w:hAnsi="Times New Roman"/>
          <w:szCs w:val="20"/>
        </w:rPr>
        <w:t>Based on LLS results on PDCCH coverage evaluation collected from different sources:</w:t>
      </w:r>
    </w:p>
    <w:p w14:paraId="6F066C29" w14:textId="77777777" w:rsidR="00CB5759" w:rsidRPr="00CB5759" w:rsidRDefault="00CB5759" w:rsidP="00311060">
      <w:pPr>
        <w:numPr>
          <w:ilvl w:val="0"/>
          <w:numId w:val="165"/>
        </w:numPr>
        <w:rPr>
          <w:rFonts w:ascii="Times New Roman" w:hAnsi="Times New Roman"/>
          <w:szCs w:val="20"/>
          <w:lang w:eastAsia="x-none"/>
        </w:rPr>
      </w:pPr>
      <w:r w:rsidRPr="00CB5759">
        <w:rPr>
          <w:rFonts w:ascii="Times New Roman" w:hAnsi="Times New Roman"/>
          <w:szCs w:val="20"/>
          <w:lang w:eastAsia="x-none"/>
        </w:rPr>
        <w:t>It is observed that the required SNR for PDCCH is in average equal to -6dB (17 sources)</w:t>
      </w:r>
    </w:p>
    <w:p w14:paraId="64705D0C" w14:textId="77777777" w:rsidR="00CB5759" w:rsidRPr="00CB5759" w:rsidRDefault="00CB5759" w:rsidP="00311060">
      <w:pPr>
        <w:numPr>
          <w:ilvl w:val="1"/>
          <w:numId w:val="165"/>
        </w:numPr>
        <w:rPr>
          <w:rFonts w:ascii="Times New Roman" w:hAnsi="Times New Roman"/>
          <w:szCs w:val="20"/>
          <w:lang w:eastAsia="x-none"/>
        </w:rPr>
      </w:pPr>
      <w:r w:rsidRPr="00CB5759">
        <w:rPr>
          <w:rFonts w:ascii="Times New Roman" w:hAnsi="Times New Roman"/>
          <w:szCs w:val="20"/>
          <w:lang w:eastAsia="x-none"/>
        </w:rPr>
        <w:t xml:space="preserve">With parameter LEO600km Set1-1 FR1 and 1-2 FR1: </w:t>
      </w:r>
    </w:p>
    <w:p w14:paraId="45AE94D0" w14:textId="77777777" w:rsidR="00CB5759" w:rsidRPr="00CB5759" w:rsidRDefault="00CB5759" w:rsidP="00311060">
      <w:pPr>
        <w:numPr>
          <w:ilvl w:val="2"/>
          <w:numId w:val="165"/>
        </w:numPr>
        <w:rPr>
          <w:rFonts w:ascii="Times New Roman" w:hAnsi="Times New Roman"/>
          <w:szCs w:val="20"/>
          <w:lang w:eastAsia="x-none"/>
        </w:rPr>
      </w:pPr>
      <w:r w:rsidRPr="00CB5759">
        <w:rPr>
          <w:rFonts w:ascii="Times New Roman" w:hAnsi="Times New Roman"/>
          <w:szCs w:val="20"/>
          <w:lang w:eastAsia="x-none"/>
        </w:rPr>
        <w:t>17 sources observed that there is no coverage gap with Set1-1/1-2 FR1.</w:t>
      </w:r>
    </w:p>
    <w:p w14:paraId="558FC847" w14:textId="77777777" w:rsidR="00CB5759" w:rsidRPr="00CB5759" w:rsidRDefault="00CB5759" w:rsidP="00311060">
      <w:pPr>
        <w:numPr>
          <w:ilvl w:val="3"/>
          <w:numId w:val="165"/>
        </w:numPr>
        <w:rPr>
          <w:rFonts w:ascii="Times New Roman" w:hAnsi="Times New Roman"/>
          <w:szCs w:val="20"/>
          <w:lang w:eastAsia="x-none"/>
        </w:rPr>
      </w:pPr>
      <w:r w:rsidRPr="00CB5759">
        <w:rPr>
          <w:rFonts w:ascii="Times New Roman" w:hAnsi="Times New Roman"/>
          <w:szCs w:val="20"/>
          <w:lang w:eastAsia="x-none"/>
        </w:rPr>
        <w:t>The coverage margin is around 4 dB compared to CNR of -1.9 dB.</w:t>
      </w:r>
    </w:p>
    <w:p w14:paraId="08032809" w14:textId="77777777" w:rsidR="00CB5759" w:rsidRPr="00CB5759" w:rsidRDefault="00CB5759" w:rsidP="00311060">
      <w:pPr>
        <w:numPr>
          <w:ilvl w:val="1"/>
          <w:numId w:val="165"/>
        </w:numPr>
        <w:rPr>
          <w:rFonts w:ascii="Times New Roman" w:hAnsi="Times New Roman"/>
          <w:szCs w:val="20"/>
          <w:lang w:eastAsia="x-none"/>
        </w:rPr>
      </w:pPr>
      <w:r w:rsidRPr="00CB5759">
        <w:rPr>
          <w:rFonts w:ascii="Times New Roman" w:hAnsi="Times New Roman"/>
          <w:szCs w:val="20"/>
          <w:lang w:eastAsia="x-none"/>
        </w:rPr>
        <w:t xml:space="preserve">With parameter LEO600km Set1-3 FR1: </w:t>
      </w:r>
    </w:p>
    <w:p w14:paraId="7C238562" w14:textId="77777777" w:rsidR="00CB5759" w:rsidRPr="00CB5759" w:rsidRDefault="00CB5759" w:rsidP="00311060">
      <w:pPr>
        <w:numPr>
          <w:ilvl w:val="2"/>
          <w:numId w:val="165"/>
        </w:numPr>
        <w:rPr>
          <w:rFonts w:ascii="Times New Roman" w:hAnsi="Times New Roman"/>
          <w:szCs w:val="20"/>
          <w:lang w:eastAsia="x-none"/>
        </w:rPr>
      </w:pPr>
      <w:r w:rsidRPr="00CB5759">
        <w:rPr>
          <w:rFonts w:ascii="Times New Roman" w:hAnsi="Times New Roman"/>
          <w:szCs w:val="20"/>
          <w:lang w:eastAsia="x-none"/>
        </w:rPr>
        <w:t>15 sources observed that there is a PDCCH coverage gap of 3.9dB in average compared to CNR of -9.9 dB.</w:t>
      </w:r>
    </w:p>
    <w:p w14:paraId="79C0EF91" w14:textId="77777777" w:rsidR="00CB5759" w:rsidRPr="00CB5759" w:rsidRDefault="00CB5759" w:rsidP="00311060">
      <w:pPr>
        <w:numPr>
          <w:ilvl w:val="0"/>
          <w:numId w:val="165"/>
        </w:numPr>
        <w:rPr>
          <w:szCs w:val="20"/>
          <w:lang w:eastAsia="x-none"/>
        </w:rPr>
      </w:pPr>
      <w:r w:rsidRPr="00CB5759">
        <w:rPr>
          <w:rFonts w:ascii="Times New Roman" w:hAnsi="Times New Roman"/>
          <w:szCs w:val="20"/>
          <w:lang w:eastAsia="x-none"/>
        </w:rPr>
        <w:t>Note: the results above are obtained independently from the performance of other channels or signals, and it doesn’t imply the successful reception for other channels or signals before or after the detection of PDCCH.</w:t>
      </w:r>
    </w:p>
    <w:p w14:paraId="79B38E53" w14:textId="77777777" w:rsidR="00CB5759" w:rsidRPr="00CB5759" w:rsidRDefault="00CB5759" w:rsidP="00CB5759">
      <w:pPr>
        <w:rPr>
          <w:szCs w:val="20"/>
          <w:lang w:eastAsia="x-none"/>
        </w:rPr>
      </w:pPr>
    </w:p>
    <w:p w14:paraId="49166AD3" w14:textId="77777777" w:rsidR="00CB5759" w:rsidRPr="00CB5759" w:rsidRDefault="00CB5759" w:rsidP="00CB5759">
      <w:pPr>
        <w:rPr>
          <w:rFonts w:ascii="Times New Roman" w:hAnsi="Times New Roman"/>
          <w:b/>
          <w:szCs w:val="20"/>
        </w:rPr>
      </w:pPr>
      <w:r w:rsidRPr="00CB5759">
        <w:rPr>
          <w:rFonts w:ascii="Times New Roman" w:hAnsi="Times New Roman"/>
          <w:b/>
          <w:szCs w:val="20"/>
        </w:rPr>
        <w:t>Observation</w:t>
      </w:r>
    </w:p>
    <w:p w14:paraId="7C0CF40B" w14:textId="77777777" w:rsidR="00CB5759" w:rsidRPr="00CB5759" w:rsidRDefault="00CB5759" w:rsidP="00CB5759">
      <w:pPr>
        <w:rPr>
          <w:rFonts w:ascii="Times New Roman" w:hAnsi="Times New Roman"/>
          <w:szCs w:val="20"/>
        </w:rPr>
      </w:pPr>
      <w:r w:rsidRPr="00CB5759">
        <w:rPr>
          <w:rFonts w:ascii="Times New Roman" w:hAnsi="Times New Roman"/>
          <w:szCs w:val="20"/>
        </w:rPr>
        <w:t>Based on LLS results on PDSCH Msg2 coverage evaluation collected from different sources:</w:t>
      </w:r>
    </w:p>
    <w:p w14:paraId="17FB5092" w14:textId="77777777" w:rsidR="00CB5759" w:rsidRPr="00CB5759" w:rsidRDefault="00CB5759" w:rsidP="00311060">
      <w:pPr>
        <w:numPr>
          <w:ilvl w:val="0"/>
          <w:numId w:val="166"/>
        </w:numPr>
        <w:rPr>
          <w:rFonts w:ascii="Times New Roman" w:hAnsi="Times New Roman"/>
          <w:szCs w:val="20"/>
          <w:lang w:eastAsia="x-none"/>
        </w:rPr>
      </w:pPr>
      <w:r w:rsidRPr="00CB5759">
        <w:rPr>
          <w:rFonts w:ascii="Times New Roman" w:hAnsi="Times New Roman"/>
          <w:szCs w:val="20"/>
          <w:lang w:eastAsia="x-none"/>
        </w:rPr>
        <w:t>It is observed that the required SNR for PDSCH carrying Msg2 is in average equal to – 10.9 dB (14 sources)</w:t>
      </w:r>
    </w:p>
    <w:p w14:paraId="1F4EAD35" w14:textId="77777777" w:rsidR="00CB5759" w:rsidRPr="00CB5759" w:rsidRDefault="00CB5759" w:rsidP="00311060">
      <w:pPr>
        <w:numPr>
          <w:ilvl w:val="1"/>
          <w:numId w:val="166"/>
        </w:numPr>
        <w:rPr>
          <w:rFonts w:ascii="Times New Roman" w:hAnsi="Times New Roman"/>
          <w:szCs w:val="20"/>
          <w:lang w:eastAsia="x-none"/>
        </w:rPr>
      </w:pPr>
      <w:r w:rsidRPr="00CB5759">
        <w:rPr>
          <w:rFonts w:ascii="Times New Roman" w:hAnsi="Times New Roman"/>
          <w:szCs w:val="20"/>
          <w:lang w:eastAsia="x-none"/>
        </w:rPr>
        <w:t xml:space="preserve">With parameter LEO600km Set1-1 FR1 and 1-2 FR1: </w:t>
      </w:r>
    </w:p>
    <w:p w14:paraId="28579EA0" w14:textId="77777777" w:rsidR="00CB5759" w:rsidRPr="00CB5759" w:rsidRDefault="00CB5759" w:rsidP="00311060">
      <w:pPr>
        <w:numPr>
          <w:ilvl w:val="2"/>
          <w:numId w:val="166"/>
        </w:numPr>
        <w:rPr>
          <w:rFonts w:ascii="Times New Roman" w:hAnsi="Times New Roman"/>
          <w:szCs w:val="20"/>
          <w:lang w:eastAsia="x-none"/>
        </w:rPr>
      </w:pPr>
      <w:r w:rsidRPr="00CB5759">
        <w:rPr>
          <w:rFonts w:ascii="Times New Roman" w:hAnsi="Times New Roman"/>
          <w:szCs w:val="20"/>
          <w:lang w:eastAsia="x-none"/>
        </w:rPr>
        <w:t xml:space="preserve">14 sources observed that there is no coverage gap for PDSCH with Msg2: </w:t>
      </w:r>
    </w:p>
    <w:p w14:paraId="446D27D5" w14:textId="77777777" w:rsidR="00CB5759" w:rsidRPr="00CB5759" w:rsidRDefault="00CB5759" w:rsidP="00311060">
      <w:pPr>
        <w:numPr>
          <w:ilvl w:val="3"/>
          <w:numId w:val="166"/>
        </w:numPr>
        <w:rPr>
          <w:rFonts w:ascii="Times New Roman" w:hAnsi="Times New Roman"/>
          <w:szCs w:val="20"/>
          <w:lang w:eastAsia="x-none"/>
        </w:rPr>
      </w:pPr>
      <w:r w:rsidRPr="00CB5759">
        <w:rPr>
          <w:rFonts w:ascii="Times New Roman" w:hAnsi="Times New Roman"/>
          <w:szCs w:val="20"/>
          <w:lang w:eastAsia="x-none"/>
        </w:rPr>
        <w:t xml:space="preserve">The coverage margin is around 9 dB compared to CNR of -1.9 dB  </w:t>
      </w:r>
    </w:p>
    <w:p w14:paraId="2A9DE9B3" w14:textId="77777777" w:rsidR="00CB5759" w:rsidRPr="00CB5759" w:rsidRDefault="00CB5759" w:rsidP="00311060">
      <w:pPr>
        <w:numPr>
          <w:ilvl w:val="1"/>
          <w:numId w:val="166"/>
        </w:numPr>
        <w:rPr>
          <w:rFonts w:ascii="Times New Roman" w:hAnsi="Times New Roman"/>
          <w:szCs w:val="20"/>
          <w:lang w:eastAsia="x-none"/>
        </w:rPr>
      </w:pPr>
      <w:r w:rsidRPr="00CB5759">
        <w:rPr>
          <w:rFonts w:ascii="Times New Roman" w:hAnsi="Times New Roman"/>
          <w:szCs w:val="20"/>
          <w:lang w:eastAsia="x-none"/>
        </w:rPr>
        <w:t xml:space="preserve">With parameter LEO600km Set1-3 FR1: </w:t>
      </w:r>
    </w:p>
    <w:p w14:paraId="071B5145" w14:textId="77777777" w:rsidR="00CB5759" w:rsidRPr="00CB5759" w:rsidRDefault="00CB5759" w:rsidP="00311060">
      <w:pPr>
        <w:numPr>
          <w:ilvl w:val="2"/>
          <w:numId w:val="166"/>
        </w:numPr>
        <w:rPr>
          <w:rFonts w:ascii="Times New Roman" w:hAnsi="Times New Roman"/>
          <w:szCs w:val="20"/>
          <w:lang w:eastAsia="x-none"/>
        </w:rPr>
      </w:pPr>
      <w:r w:rsidRPr="00CB5759">
        <w:rPr>
          <w:rFonts w:ascii="Times New Roman" w:hAnsi="Times New Roman"/>
          <w:szCs w:val="20"/>
          <w:lang w:eastAsia="x-none"/>
        </w:rPr>
        <w:t xml:space="preserve">12 sources observed that there is no coverage gap for PDSCH with Msg2: </w:t>
      </w:r>
    </w:p>
    <w:p w14:paraId="3E09845B" w14:textId="77777777" w:rsidR="00CB5759" w:rsidRPr="00CB5759" w:rsidRDefault="00CB5759" w:rsidP="00311060">
      <w:pPr>
        <w:numPr>
          <w:ilvl w:val="3"/>
          <w:numId w:val="166"/>
        </w:numPr>
        <w:rPr>
          <w:rFonts w:ascii="Times New Roman" w:hAnsi="Times New Roman"/>
          <w:szCs w:val="20"/>
          <w:lang w:eastAsia="x-none"/>
        </w:rPr>
      </w:pPr>
      <w:r w:rsidRPr="00CB5759">
        <w:rPr>
          <w:rFonts w:ascii="Times New Roman" w:hAnsi="Times New Roman"/>
          <w:szCs w:val="20"/>
          <w:lang w:eastAsia="x-none"/>
        </w:rPr>
        <w:t>The coverage margin is around 1 dB on average compared to CNR of -9.9 dB</w:t>
      </w:r>
    </w:p>
    <w:p w14:paraId="0E276B0E" w14:textId="77777777" w:rsidR="00CB5759" w:rsidRPr="00CB5759" w:rsidRDefault="00CB5759" w:rsidP="00311060">
      <w:pPr>
        <w:numPr>
          <w:ilvl w:val="0"/>
          <w:numId w:val="166"/>
        </w:numPr>
        <w:rPr>
          <w:szCs w:val="20"/>
          <w:lang w:eastAsia="x-none"/>
        </w:rPr>
      </w:pPr>
      <w:r w:rsidRPr="00CB5759">
        <w:rPr>
          <w:rFonts w:ascii="Times New Roman" w:hAnsi="Times New Roman"/>
          <w:szCs w:val="20"/>
          <w:lang w:eastAsia="x-none"/>
        </w:rPr>
        <w:t>Note: the results above are obtained independently from the performance of other channels or signals, and it doesn’t imply the successful reception for other channels or signals before or after the detection of PDSCH Msg2.</w:t>
      </w:r>
    </w:p>
    <w:p w14:paraId="314BBBFD" w14:textId="77777777" w:rsidR="00CB5759" w:rsidRPr="00CB5759" w:rsidRDefault="00CB5759" w:rsidP="00CB5759">
      <w:pPr>
        <w:rPr>
          <w:szCs w:val="20"/>
          <w:lang w:eastAsia="x-none"/>
        </w:rPr>
      </w:pPr>
    </w:p>
    <w:p w14:paraId="4177B047" w14:textId="77777777" w:rsidR="00CB5759" w:rsidRPr="00CB5759" w:rsidRDefault="00CB5759" w:rsidP="00CB5759">
      <w:pPr>
        <w:rPr>
          <w:rFonts w:ascii="Times New Roman" w:hAnsi="Times New Roman"/>
          <w:b/>
          <w:szCs w:val="20"/>
        </w:rPr>
      </w:pPr>
      <w:r w:rsidRPr="00CB5759">
        <w:rPr>
          <w:rFonts w:ascii="Times New Roman" w:hAnsi="Times New Roman"/>
          <w:b/>
          <w:szCs w:val="20"/>
        </w:rPr>
        <w:t>Observation</w:t>
      </w:r>
    </w:p>
    <w:p w14:paraId="27B265B1" w14:textId="77777777" w:rsidR="00CB5759" w:rsidRPr="00181E89" w:rsidRDefault="00CB5759" w:rsidP="00CB5759">
      <w:pPr>
        <w:rPr>
          <w:rFonts w:ascii="Times New Roman" w:hAnsi="Times New Roman"/>
          <w:szCs w:val="20"/>
        </w:rPr>
      </w:pPr>
      <w:r w:rsidRPr="00181E89">
        <w:rPr>
          <w:rFonts w:ascii="Times New Roman" w:hAnsi="Times New Roman"/>
          <w:szCs w:val="20"/>
        </w:rPr>
        <w:t>Based on LLS results on PDSCH Msg4 coverage evaluation collected from different sources:</w:t>
      </w:r>
    </w:p>
    <w:p w14:paraId="01F3FF3C" w14:textId="77777777" w:rsidR="00CB5759" w:rsidRPr="00CB5759" w:rsidRDefault="00CB5759" w:rsidP="00311060">
      <w:pPr>
        <w:numPr>
          <w:ilvl w:val="0"/>
          <w:numId w:val="167"/>
        </w:numPr>
        <w:rPr>
          <w:rFonts w:ascii="Times New Roman" w:hAnsi="Times New Roman"/>
          <w:szCs w:val="20"/>
          <w:lang w:eastAsia="x-none"/>
        </w:rPr>
      </w:pPr>
      <w:r w:rsidRPr="00CB5759">
        <w:rPr>
          <w:rFonts w:ascii="Times New Roman" w:hAnsi="Times New Roman"/>
          <w:szCs w:val="20"/>
          <w:lang w:eastAsia="x-none"/>
        </w:rPr>
        <w:t>It is observed that the required SNR for PDSCH carrying Msg4 is in average equal to – 5.2 dB (14 sources)</w:t>
      </w:r>
    </w:p>
    <w:p w14:paraId="089362AA" w14:textId="77777777" w:rsidR="00CB5759" w:rsidRPr="00CB5759" w:rsidRDefault="00CB5759" w:rsidP="00311060">
      <w:pPr>
        <w:numPr>
          <w:ilvl w:val="1"/>
          <w:numId w:val="167"/>
        </w:numPr>
        <w:rPr>
          <w:rFonts w:ascii="Times New Roman" w:hAnsi="Times New Roman"/>
          <w:szCs w:val="20"/>
          <w:lang w:eastAsia="x-none"/>
        </w:rPr>
      </w:pPr>
      <w:r w:rsidRPr="00CB5759">
        <w:rPr>
          <w:rFonts w:ascii="Times New Roman" w:hAnsi="Times New Roman"/>
          <w:szCs w:val="20"/>
          <w:lang w:eastAsia="x-none"/>
        </w:rPr>
        <w:t xml:space="preserve">With parameter LEO600km Set1-1 FR1 and 1-2 FR1: </w:t>
      </w:r>
    </w:p>
    <w:p w14:paraId="193CBA47" w14:textId="77777777" w:rsidR="00CB5759" w:rsidRPr="00181E89" w:rsidRDefault="00CB5759" w:rsidP="00311060">
      <w:pPr>
        <w:numPr>
          <w:ilvl w:val="3"/>
          <w:numId w:val="167"/>
        </w:numPr>
        <w:rPr>
          <w:rFonts w:ascii="Times New Roman" w:hAnsi="Times New Roman"/>
          <w:szCs w:val="20"/>
          <w:lang w:eastAsia="x-none"/>
        </w:rPr>
      </w:pPr>
      <w:r w:rsidRPr="00181E89">
        <w:rPr>
          <w:rFonts w:ascii="Times New Roman" w:hAnsi="Times New Roman"/>
          <w:szCs w:val="20"/>
          <w:lang w:eastAsia="x-none"/>
        </w:rPr>
        <w:t xml:space="preserve">14 sources observed that there is no coverage gap for PDSCH with Msg4: </w:t>
      </w:r>
    </w:p>
    <w:p w14:paraId="49C2E7D6" w14:textId="77777777" w:rsidR="00CB5759" w:rsidRPr="00CB5759" w:rsidRDefault="00CB5759" w:rsidP="00311060">
      <w:pPr>
        <w:numPr>
          <w:ilvl w:val="4"/>
          <w:numId w:val="167"/>
        </w:numPr>
        <w:rPr>
          <w:rFonts w:ascii="Times New Roman" w:hAnsi="Times New Roman"/>
          <w:szCs w:val="20"/>
          <w:lang w:eastAsia="x-none"/>
        </w:rPr>
      </w:pPr>
      <w:r w:rsidRPr="00CB5759">
        <w:rPr>
          <w:rFonts w:ascii="Times New Roman" w:hAnsi="Times New Roman"/>
          <w:szCs w:val="20"/>
          <w:lang w:eastAsia="x-none"/>
        </w:rPr>
        <w:lastRenderedPageBreak/>
        <w:t>The coverage margin is around 3.3 dB on average compared to CNR of -1.9 dB</w:t>
      </w:r>
    </w:p>
    <w:p w14:paraId="5544D438" w14:textId="77777777" w:rsidR="00CB5759" w:rsidRPr="00CB5759" w:rsidRDefault="00CB5759" w:rsidP="00311060">
      <w:pPr>
        <w:numPr>
          <w:ilvl w:val="1"/>
          <w:numId w:val="167"/>
        </w:numPr>
        <w:rPr>
          <w:rFonts w:ascii="Times New Roman" w:hAnsi="Times New Roman"/>
          <w:szCs w:val="20"/>
          <w:lang w:eastAsia="x-none"/>
        </w:rPr>
      </w:pPr>
      <w:r w:rsidRPr="00CB5759">
        <w:rPr>
          <w:rFonts w:ascii="Times New Roman" w:hAnsi="Times New Roman"/>
          <w:szCs w:val="20"/>
          <w:lang w:eastAsia="x-none"/>
        </w:rPr>
        <w:t xml:space="preserve">With parameter LEO600km Set1-3 FR1: </w:t>
      </w:r>
    </w:p>
    <w:p w14:paraId="4C8E57D6" w14:textId="77777777" w:rsidR="00CB5759" w:rsidRPr="00CB5759" w:rsidRDefault="00CB5759" w:rsidP="00311060">
      <w:pPr>
        <w:numPr>
          <w:ilvl w:val="2"/>
          <w:numId w:val="167"/>
        </w:numPr>
        <w:rPr>
          <w:rFonts w:ascii="Times New Roman" w:hAnsi="Times New Roman"/>
          <w:szCs w:val="20"/>
          <w:lang w:eastAsia="x-none"/>
        </w:rPr>
      </w:pPr>
      <w:r w:rsidRPr="00CB5759">
        <w:rPr>
          <w:rFonts w:ascii="Times New Roman" w:hAnsi="Times New Roman"/>
          <w:szCs w:val="20"/>
          <w:lang w:eastAsia="x-none"/>
        </w:rPr>
        <w:t xml:space="preserve">11 sources observed that there is a coverage gap for PDSCH with Msg4: </w:t>
      </w:r>
    </w:p>
    <w:p w14:paraId="0BCC9160" w14:textId="77777777" w:rsidR="00CB5759" w:rsidRPr="00CB5759" w:rsidRDefault="00CB5759" w:rsidP="00311060">
      <w:pPr>
        <w:numPr>
          <w:ilvl w:val="3"/>
          <w:numId w:val="167"/>
        </w:numPr>
        <w:rPr>
          <w:rFonts w:ascii="Times New Roman" w:hAnsi="Times New Roman"/>
          <w:szCs w:val="20"/>
          <w:lang w:eastAsia="x-none"/>
        </w:rPr>
      </w:pPr>
      <w:r w:rsidRPr="00CB5759">
        <w:rPr>
          <w:rFonts w:ascii="Times New Roman" w:hAnsi="Times New Roman"/>
          <w:szCs w:val="20"/>
          <w:lang w:eastAsia="x-none"/>
        </w:rPr>
        <w:t>The coverage gap is around 4.7 dB on average compared to CNR of -9.9 dB</w:t>
      </w:r>
    </w:p>
    <w:p w14:paraId="41F1C12E" w14:textId="77777777" w:rsidR="00CB5759" w:rsidRPr="00CB5759" w:rsidRDefault="00CB5759" w:rsidP="00311060">
      <w:pPr>
        <w:numPr>
          <w:ilvl w:val="2"/>
          <w:numId w:val="167"/>
        </w:numPr>
        <w:rPr>
          <w:rFonts w:ascii="Times New Roman" w:hAnsi="Times New Roman"/>
          <w:szCs w:val="20"/>
          <w:lang w:eastAsia="x-none"/>
        </w:rPr>
      </w:pPr>
      <w:r w:rsidRPr="00CB5759">
        <w:rPr>
          <w:rFonts w:ascii="Times New Roman" w:hAnsi="Times New Roman"/>
          <w:szCs w:val="20"/>
          <w:lang w:eastAsia="x-none"/>
        </w:rPr>
        <w:t>1 source observed that there is no coverage gap for PDSCH with Msg4 with a coverage margin of 0.3 dB compared to CNR of -9.9 dB</w:t>
      </w:r>
    </w:p>
    <w:p w14:paraId="728CC91D" w14:textId="77777777" w:rsidR="00CB5759" w:rsidRPr="00CB5759" w:rsidRDefault="00CB5759" w:rsidP="00311060">
      <w:pPr>
        <w:numPr>
          <w:ilvl w:val="0"/>
          <w:numId w:val="167"/>
        </w:numPr>
        <w:rPr>
          <w:szCs w:val="20"/>
          <w:lang w:eastAsia="x-none"/>
        </w:rPr>
      </w:pPr>
      <w:r w:rsidRPr="00CB5759">
        <w:rPr>
          <w:rFonts w:ascii="Times New Roman" w:hAnsi="Times New Roman"/>
          <w:szCs w:val="20"/>
          <w:lang w:eastAsia="x-none"/>
        </w:rPr>
        <w:t>Note: the results above are obtained independently from the performance of other channels or signals, and it doesn’t imply the successful reception for other channels or signals before or after the detection of PDSCH Msg4.</w:t>
      </w:r>
    </w:p>
    <w:p w14:paraId="1E0C61B6" w14:textId="77777777" w:rsidR="00CB5759" w:rsidRPr="00CB5759" w:rsidRDefault="00CB5759" w:rsidP="00CB5759">
      <w:pPr>
        <w:jc w:val="both"/>
        <w:rPr>
          <w:rFonts w:ascii="Times New Roman" w:eastAsia="DengXian" w:hAnsi="Times New Roman"/>
          <w:iCs/>
          <w:szCs w:val="20"/>
        </w:rPr>
      </w:pPr>
    </w:p>
    <w:p w14:paraId="70958924" w14:textId="77777777" w:rsidR="00CB5759" w:rsidRPr="00CB5759" w:rsidRDefault="00CB5759" w:rsidP="00CB5759">
      <w:pPr>
        <w:rPr>
          <w:szCs w:val="20"/>
          <w:lang w:eastAsia="x-none"/>
        </w:rPr>
      </w:pPr>
    </w:p>
    <w:p w14:paraId="33BB2D94" w14:textId="6A00F418" w:rsidR="00CB5759" w:rsidRPr="00061B2C" w:rsidRDefault="006F79AF" w:rsidP="00CB5759">
      <w:pPr>
        <w:rPr>
          <w:b/>
          <w:bCs/>
          <w:lang w:eastAsia="x-none"/>
        </w:rPr>
      </w:pPr>
      <w:hyperlink r:id="rId2310" w:history="1">
        <w:r>
          <w:rPr>
            <w:rStyle w:val="Hyperlink"/>
            <w:b/>
            <w:bCs/>
            <w:lang w:eastAsia="x-none"/>
          </w:rPr>
          <w:t>R1-2404203</w:t>
        </w:r>
      </w:hyperlink>
      <w:r w:rsidR="00CB5759" w:rsidRPr="00061B2C">
        <w:rPr>
          <w:b/>
          <w:bCs/>
          <w:lang w:eastAsia="x-none"/>
        </w:rPr>
        <w:tab/>
        <w:t>FL Summary #2: NR-NTN downlink coverage enhancements</w:t>
      </w:r>
      <w:r w:rsidR="00CB5759" w:rsidRPr="00061B2C">
        <w:rPr>
          <w:b/>
          <w:bCs/>
          <w:lang w:eastAsia="x-none"/>
        </w:rPr>
        <w:tab/>
        <w:t>Moderator (THALES)</w:t>
      </w:r>
    </w:p>
    <w:p w14:paraId="652EBDAE" w14:textId="5C01991E" w:rsidR="00061B2C" w:rsidRDefault="00061B2C" w:rsidP="00CB5759">
      <w:pPr>
        <w:rPr>
          <w:lang w:eastAsia="x-none"/>
        </w:rPr>
      </w:pPr>
      <w:r>
        <w:rPr>
          <w:lang w:eastAsia="x-none"/>
        </w:rPr>
        <w:t>From Thursday session</w:t>
      </w:r>
    </w:p>
    <w:p w14:paraId="3F996550" w14:textId="77777777" w:rsidR="00061B2C" w:rsidRPr="00061B2C" w:rsidRDefault="00061B2C" w:rsidP="00061B2C">
      <w:pPr>
        <w:rPr>
          <w:rFonts w:ascii="Times New Roman" w:hAnsi="Times New Roman"/>
          <w:b/>
          <w:szCs w:val="20"/>
        </w:rPr>
      </w:pPr>
      <w:r w:rsidRPr="00061B2C">
        <w:rPr>
          <w:rFonts w:ascii="Times New Roman" w:hAnsi="Times New Roman"/>
          <w:b/>
          <w:szCs w:val="20"/>
        </w:rPr>
        <w:t>Observation</w:t>
      </w:r>
    </w:p>
    <w:p w14:paraId="7AD07F48" w14:textId="77777777" w:rsidR="00061B2C" w:rsidRPr="00061B2C" w:rsidRDefault="00061B2C" w:rsidP="00061B2C">
      <w:pPr>
        <w:rPr>
          <w:rFonts w:ascii="Times New Roman" w:hAnsi="Times New Roman"/>
          <w:bCs/>
          <w:szCs w:val="20"/>
        </w:rPr>
      </w:pPr>
      <w:r w:rsidRPr="00061B2C">
        <w:rPr>
          <w:rFonts w:ascii="Times New Roman" w:hAnsi="Times New Roman"/>
          <w:bCs/>
          <w:szCs w:val="20"/>
        </w:rPr>
        <w:t>Based on LLS results on PDSCH SIB1 coverage evaluation collected from different sources:</w:t>
      </w:r>
    </w:p>
    <w:p w14:paraId="2BAFE977" w14:textId="77777777" w:rsidR="00061B2C" w:rsidRPr="00061B2C" w:rsidRDefault="00061B2C" w:rsidP="00311060">
      <w:pPr>
        <w:numPr>
          <w:ilvl w:val="0"/>
          <w:numId w:val="209"/>
        </w:numPr>
        <w:rPr>
          <w:rFonts w:ascii="Times New Roman" w:hAnsi="Times New Roman"/>
          <w:bCs/>
          <w:szCs w:val="20"/>
          <w:lang w:eastAsia="x-none"/>
        </w:rPr>
      </w:pPr>
      <w:r w:rsidRPr="00061B2C">
        <w:rPr>
          <w:rFonts w:ascii="Times New Roman" w:hAnsi="Times New Roman"/>
          <w:bCs/>
          <w:szCs w:val="20"/>
          <w:lang w:eastAsia="x-none"/>
        </w:rPr>
        <w:t>For PDSCH carrying SIB1 option 1 (with a payload size of 800bits) it is observed that the required SNR is in average equal to – 5.8 dB (14 sources)</w:t>
      </w:r>
    </w:p>
    <w:p w14:paraId="028C33AB" w14:textId="3FDCC814" w:rsidR="00061B2C" w:rsidRPr="00061B2C" w:rsidRDefault="00061B2C" w:rsidP="00311060">
      <w:pPr>
        <w:numPr>
          <w:ilvl w:val="0"/>
          <w:numId w:val="209"/>
        </w:numPr>
        <w:rPr>
          <w:rFonts w:ascii="Times New Roman" w:hAnsi="Times New Roman"/>
          <w:bCs/>
          <w:szCs w:val="20"/>
          <w:lang w:eastAsia="x-none"/>
        </w:rPr>
      </w:pPr>
      <w:r w:rsidRPr="00061B2C">
        <w:rPr>
          <w:rFonts w:ascii="Times New Roman" w:hAnsi="Times New Roman"/>
          <w:bCs/>
          <w:szCs w:val="20"/>
          <w:lang w:eastAsia="x-none"/>
        </w:rPr>
        <w:t>For PDSCH carrying SIB1 option 2 (with a payload size of 1280bits) it is observed that the required SNR is in average equal to – 3.4 dB (12 sources)</w:t>
      </w:r>
    </w:p>
    <w:p w14:paraId="57A6DDBE" w14:textId="77777777" w:rsidR="00061B2C" w:rsidRPr="00061B2C" w:rsidRDefault="00061B2C" w:rsidP="00311060">
      <w:pPr>
        <w:numPr>
          <w:ilvl w:val="1"/>
          <w:numId w:val="209"/>
        </w:numPr>
        <w:rPr>
          <w:rFonts w:ascii="Times New Roman" w:hAnsi="Times New Roman"/>
          <w:bCs/>
          <w:szCs w:val="20"/>
          <w:lang w:eastAsia="x-none"/>
        </w:rPr>
      </w:pPr>
      <w:r w:rsidRPr="00061B2C">
        <w:rPr>
          <w:rFonts w:ascii="Times New Roman" w:hAnsi="Times New Roman"/>
          <w:bCs/>
          <w:szCs w:val="20"/>
          <w:lang w:eastAsia="x-none"/>
        </w:rPr>
        <w:t xml:space="preserve">With parameter LEO600km Set1-1 FR1 and 1-2FR1: </w:t>
      </w:r>
    </w:p>
    <w:p w14:paraId="3795ABD3" w14:textId="77777777" w:rsidR="00061B2C" w:rsidRPr="00061B2C" w:rsidRDefault="00061B2C" w:rsidP="00311060">
      <w:pPr>
        <w:numPr>
          <w:ilvl w:val="2"/>
          <w:numId w:val="209"/>
        </w:numPr>
        <w:rPr>
          <w:rFonts w:ascii="Times New Roman" w:hAnsi="Times New Roman"/>
          <w:bCs/>
          <w:szCs w:val="20"/>
          <w:lang w:eastAsia="x-none"/>
        </w:rPr>
      </w:pPr>
      <w:r w:rsidRPr="00061B2C">
        <w:rPr>
          <w:rFonts w:ascii="Times New Roman" w:hAnsi="Times New Roman"/>
          <w:bCs/>
          <w:szCs w:val="20"/>
          <w:lang w:eastAsia="x-none"/>
        </w:rPr>
        <w:t xml:space="preserve">14 sources observed that there is no coverage gap for PDSCH with SIB1 option 1: </w:t>
      </w:r>
    </w:p>
    <w:p w14:paraId="03ED9A6B" w14:textId="77777777" w:rsidR="00061B2C" w:rsidRPr="00061B2C" w:rsidRDefault="00061B2C" w:rsidP="00311060">
      <w:pPr>
        <w:numPr>
          <w:ilvl w:val="4"/>
          <w:numId w:val="209"/>
        </w:numPr>
        <w:rPr>
          <w:rFonts w:ascii="Times New Roman" w:hAnsi="Times New Roman"/>
          <w:bCs/>
          <w:szCs w:val="20"/>
          <w:lang w:eastAsia="x-none"/>
        </w:rPr>
      </w:pPr>
      <w:r w:rsidRPr="00061B2C">
        <w:rPr>
          <w:rFonts w:ascii="Times New Roman" w:hAnsi="Times New Roman"/>
          <w:bCs/>
          <w:szCs w:val="20"/>
          <w:lang w:eastAsia="x-none"/>
        </w:rPr>
        <w:t>The coverage margin is around 3.9 dB on average compared to CNR of -1.9 dB</w:t>
      </w:r>
    </w:p>
    <w:p w14:paraId="4D49A967" w14:textId="77777777" w:rsidR="00061B2C" w:rsidRPr="00061B2C" w:rsidRDefault="00061B2C" w:rsidP="00311060">
      <w:pPr>
        <w:numPr>
          <w:ilvl w:val="2"/>
          <w:numId w:val="209"/>
        </w:numPr>
        <w:rPr>
          <w:rFonts w:ascii="Times New Roman" w:hAnsi="Times New Roman"/>
          <w:bCs/>
          <w:szCs w:val="20"/>
          <w:lang w:eastAsia="x-none"/>
        </w:rPr>
      </w:pPr>
      <w:r w:rsidRPr="00061B2C">
        <w:rPr>
          <w:rFonts w:ascii="Times New Roman" w:hAnsi="Times New Roman"/>
          <w:bCs/>
          <w:szCs w:val="20"/>
          <w:lang w:eastAsia="x-none"/>
        </w:rPr>
        <w:t xml:space="preserve">12 sources observed that there is no coverage gap for PDSCH with SIB1 option 2: </w:t>
      </w:r>
    </w:p>
    <w:p w14:paraId="1DF4A68B" w14:textId="77777777" w:rsidR="00061B2C" w:rsidRPr="00061B2C" w:rsidRDefault="00061B2C" w:rsidP="00311060">
      <w:pPr>
        <w:numPr>
          <w:ilvl w:val="4"/>
          <w:numId w:val="209"/>
        </w:numPr>
        <w:rPr>
          <w:rFonts w:ascii="Times New Roman" w:hAnsi="Times New Roman"/>
          <w:bCs/>
          <w:szCs w:val="20"/>
          <w:lang w:eastAsia="x-none"/>
        </w:rPr>
      </w:pPr>
      <w:r w:rsidRPr="00061B2C">
        <w:rPr>
          <w:rFonts w:ascii="Times New Roman" w:hAnsi="Times New Roman"/>
          <w:bCs/>
          <w:szCs w:val="20"/>
          <w:lang w:eastAsia="x-none"/>
        </w:rPr>
        <w:t>The coverage margin is around 1.5 dB on average compared to CNR of -1.9 dB</w:t>
      </w:r>
    </w:p>
    <w:p w14:paraId="6E817DF4" w14:textId="77777777" w:rsidR="00061B2C" w:rsidRPr="00061B2C" w:rsidRDefault="00061B2C" w:rsidP="00311060">
      <w:pPr>
        <w:numPr>
          <w:ilvl w:val="1"/>
          <w:numId w:val="209"/>
        </w:numPr>
        <w:rPr>
          <w:rFonts w:ascii="Times New Roman" w:hAnsi="Times New Roman"/>
          <w:bCs/>
          <w:szCs w:val="20"/>
          <w:lang w:eastAsia="x-none"/>
        </w:rPr>
      </w:pPr>
      <w:r w:rsidRPr="00061B2C">
        <w:rPr>
          <w:rFonts w:ascii="Times New Roman" w:hAnsi="Times New Roman"/>
          <w:bCs/>
          <w:szCs w:val="20"/>
          <w:lang w:eastAsia="x-none"/>
        </w:rPr>
        <w:t xml:space="preserve">With parameter LEO600km Set1-3 FR1: </w:t>
      </w:r>
    </w:p>
    <w:p w14:paraId="78C9EE00" w14:textId="77777777" w:rsidR="00061B2C" w:rsidRPr="00061B2C" w:rsidRDefault="00061B2C" w:rsidP="00311060">
      <w:pPr>
        <w:numPr>
          <w:ilvl w:val="2"/>
          <w:numId w:val="209"/>
        </w:numPr>
        <w:rPr>
          <w:rFonts w:ascii="Times New Roman" w:hAnsi="Times New Roman"/>
          <w:bCs/>
          <w:szCs w:val="20"/>
          <w:lang w:eastAsia="x-none"/>
        </w:rPr>
      </w:pPr>
      <w:r w:rsidRPr="00061B2C">
        <w:rPr>
          <w:rFonts w:ascii="Times New Roman" w:hAnsi="Times New Roman"/>
          <w:bCs/>
          <w:szCs w:val="20"/>
          <w:lang w:eastAsia="x-none"/>
        </w:rPr>
        <w:t xml:space="preserve">11 sources observed that there is a coverage gap for PDSCH with SIB1 option 1: </w:t>
      </w:r>
    </w:p>
    <w:p w14:paraId="75BC79A5" w14:textId="77777777" w:rsidR="00061B2C" w:rsidRPr="00061B2C" w:rsidRDefault="00061B2C" w:rsidP="00311060">
      <w:pPr>
        <w:numPr>
          <w:ilvl w:val="4"/>
          <w:numId w:val="209"/>
        </w:numPr>
        <w:rPr>
          <w:rFonts w:ascii="Times New Roman" w:hAnsi="Times New Roman"/>
          <w:bCs/>
          <w:szCs w:val="20"/>
          <w:lang w:eastAsia="x-none"/>
        </w:rPr>
      </w:pPr>
      <w:r w:rsidRPr="00061B2C">
        <w:rPr>
          <w:rFonts w:ascii="Times New Roman" w:hAnsi="Times New Roman"/>
          <w:bCs/>
          <w:szCs w:val="20"/>
          <w:lang w:eastAsia="x-none"/>
        </w:rPr>
        <w:t>The coverage gap is around 4.1 dB on average compared to CNR of -9.9 dB</w:t>
      </w:r>
    </w:p>
    <w:p w14:paraId="5A93B4B0" w14:textId="77777777" w:rsidR="00061B2C" w:rsidRPr="00061B2C" w:rsidRDefault="00061B2C" w:rsidP="00311060">
      <w:pPr>
        <w:numPr>
          <w:ilvl w:val="2"/>
          <w:numId w:val="209"/>
        </w:numPr>
        <w:rPr>
          <w:rFonts w:ascii="Times New Roman" w:hAnsi="Times New Roman"/>
          <w:bCs/>
          <w:szCs w:val="20"/>
          <w:lang w:eastAsia="x-none"/>
        </w:rPr>
      </w:pPr>
      <w:r w:rsidRPr="00061B2C">
        <w:rPr>
          <w:rFonts w:ascii="Times New Roman" w:hAnsi="Times New Roman"/>
          <w:bCs/>
          <w:szCs w:val="20"/>
          <w:lang w:eastAsia="x-none"/>
        </w:rPr>
        <w:t xml:space="preserve">1 source observed that there is no coverage gap for PDSCH with SIB1 option 1: </w:t>
      </w:r>
    </w:p>
    <w:p w14:paraId="6F87A69E" w14:textId="77777777" w:rsidR="00061B2C" w:rsidRPr="00061B2C" w:rsidRDefault="00061B2C" w:rsidP="00311060">
      <w:pPr>
        <w:numPr>
          <w:ilvl w:val="4"/>
          <w:numId w:val="209"/>
        </w:numPr>
        <w:rPr>
          <w:rFonts w:ascii="Times New Roman" w:hAnsi="Times New Roman"/>
          <w:bCs/>
          <w:szCs w:val="20"/>
          <w:lang w:eastAsia="x-none"/>
        </w:rPr>
      </w:pPr>
      <w:r w:rsidRPr="00061B2C">
        <w:rPr>
          <w:rFonts w:ascii="Times New Roman" w:hAnsi="Times New Roman"/>
          <w:bCs/>
          <w:szCs w:val="20"/>
          <w:lang w:eastAsia="x-none"/>
        </w:rPr>
        <w:t>The coverage margin is 3.4 dB compared to CNR of -9.9 dB</w:t>
      </w:r>
    </w:p>
    <w:p w14:paraId="420FDDB4" w14:textId="77777777" w:rsidR="00061B2C" w:rsidRPr="00061B2C" w:rsidRDefault="00061B2C" w:rsidP="00311060">
      <w:pPr>
        <w:numPr>
          <w:ilvl w:val="2"/>
          <w:numId w:val="209"/>
        </w:numPr>
        <w:rPr>
          <w:rFonts w:ascii="Times New Roman" w:hAnsi="Times New Roman"/>
          <w:bCs/>
          <w:szCs w:val="20"/>
          <w:lang w:eastAsia="x-none"/>
        </w:rPr>
      </w:pPr>
      <w:r w:rsidRPr="00061B2C">
        <w:rPr>
          <w:rFonts w:ascii="Times New Roman" w:hAnsi="Times New Roman"/>
          <w:bCs/>
          <w:szCs w:val="20"/>
          <w:lang w:eastAsia="x-none"/>
        </w:rPr>
        <w:t xml:space="preserve">10 sources observed that there is a coverage gap for PDSCH with SIB1 option 2: </w:t>
      </w:r>
    </w:p>
    <w:p w14:paraId="75B92837" w14:textId="77777777" w:rsidR="00061B2C" w:rsidRPr="00061B2C" w:rsidRDefault="00061B2C" w:rsidP="00311060">
      <w:pPr>
        <w:numPr>
          <w:ilvl w:val="4"/>
          <w:numId w:val="209"/>
        </w:numPr>
        <w:rPr>
          <w:rFonts w:ascii="Times New Roman" w:hAnsi="Times New Roman"/>
          <w:bCs/>
          <w:szCs w:val="20"/>
          <w:lang w:eastAsia="x-none"/>
        </w:rPr>
      </w:pPr>
      <w:r w:rsidRPr="00061B2C">
        <w:rPr>
          <w:rFonts w:ascii="Times New Roman" w:hAnsi="Times New Roman"/>
          <w:bCs/>
          <w:szCs w:val="20"/>
          <w:lang w:eastAsia="x-none"/>
        </w:rPr>
        <w:t>The coverage gap is around 6.5 dB on average compared to CNR of -9.9 dB</w:t>
      </w:r>
    </w:p>
    <w:p w14:paraId="110A74DB" w14:textId="77777777" w:rsidR="00061B2C" w:rsidRPr="00061B2C" w:rsidRDefault="00061B2C" w:rsidP="00311060">
      <w:pPr>
        <w:numPr>
          <w:ilvl w:val="0"/>
          <w:numId w:val="209"/>
        </w:numPr>
        <w:rPr>
          <w:rFonts w:ascii="Times New Roman" w:hAnsi="Times New Roman"/>
          <w:bCs/>
          <w:szCs w:val="20"/>
          <w:lang w:eastAsia="x-none"/>
        </w:rPr>
      </w:pPr>
      <w:r w:rsidRPr="00061B2C">
        <w:rPr>
          <w:rFonts w:ascii="Times New Roman" w:hAnsi="Times New Roman"/>
          <w:bCs/>
          <w:szCs w:val="20"/>
          <w:lang w:eastAsia="x-none"/>
        </w:rPr>
        <w:t>Note: some results assumed SIB1 combination (where SIB1 is repeated within 160 ms) and some results assumed no SIB1 combination</w:t>
      </w:r>
    </w:p>
    <w:p w14:paraId="5931C0EF" w14:textId="77777777" w:rsidR="00061B2C" w:rsidRPr="00061B2C" w:rsidRDefault="00061B2C" w:rsidP="00311060">
      <w:pPr>
        <w:numPr>
          <w:ilvl w:val="0"/>
          <w:numId w:val="209"/>
        </w:numPr>
        <w:rPr>
          <w:rFonts w:ascii="Times New Roman" w:hAnsi="Times New Roman"/>
          <w:bCs/>
          <w:szCs w:val="20"/>
          <w:lang w:eastAsia="x-none"/>
        </w:rPr>
      </w:pPr>
      <w:r w:rsidRPr="00061B2C">
        <w:rPr>
          <w:rFonts w:ascii="Times New Roman" w:hAnsi="Times New Roman"/>
          <w:bCs/>
          <w:szCs w:val="20"/>
          <w:lang w:eastAsia="x-none"/>
        </w:rPr>
        <w:t>Note: the results above are obtained independently from the performance of other channels or signals, and it doesn’t imply the successful reception for other channels or signals before or after the detection of PDSCH carrying SIB1.</w:t>
      </w:r>
    </w:p>
    <w:p w14:paraId="3C12DD10" w14:textId="77777777" w:rsidR="00061B2C" w:rsidRPr="00061B2C" w:rsidRDefault="00061B2C" w:rsidP="00061B2C">
      <w:pPr>
        <w:rPr>
          <w:rFonts w:ascii="Times New Roman" w:hAnsi="Times New Roman"/>
          <w:bCs/>
          <w:szCs w:val="20"/>
          <w:lang w:eastAsia="x-none"/>
        </w:rPr>
      </w:pPr>
    </w:p>
    <w:p w14:paraId="3AB78176" w14:textId="77777777" w:rsidR="00061B2C" w:rsidRPr="00061B2C" w:rsidRDefault="00061B2C" w:rsidP="00061B2C">
      <w:pPr>
        <w:rPr>
          <w:rFonts w:ascii="Times New Roman" w:hAnsi="Times New Roman"/>
          <w:b/>
          <w:szCs w:val="20"/>
        </w:rPr>
      </w:pPr>
      <w:r w:rsidRPr="00061B2C">
        <w:rPr>
          <w:rFonts w:ascii="Times New Roman" w:hAnsi="Times New Roman"/>
          <w:b/>
          <w:szCs w:val="20"/>
        </w:rPr>
        <w:t>Observation</w:t>
      </w:r>
    </w:p>
    <w:p w14:paraId="2CEE4CC2" w14:textId="77777777" w:rsidR="00061B2C" w:rsidRPr="00061B2C" w:rsidRDefault="00061B2C" w:rsidP="00061B2C">
      <w:pPr>
        <w:rPr>
          <w:rFonts w:ascii="Times New Roman" w:hAnsi="Times New Roman"/>
          <w:bCs/>
          <w:szCs w:val="20"/>
        </w:rPr>
      </w:pPr>
      <w:r w:rsidRPr="00061B2C">
        <w:rPr>
          <w:rFonts w:ascii="Times New Roman" w:hAnsi="Times New Roman"/>
          <w:bCs/>
          <w:szCs w:val="20"/>
        </w:rPr>
        <w:t>Based on LLS results on PDSCH SIB19 coverage evaluation collected from different sources:</w:t>
      </w:r>
    </w:p>
    <w:p w14:paraId="4D036D7E" w14:textId="77777777" w:rsidR="00061B2C" w:rsidRPr="00061B2C" w:rsidRDefault="00061B2C" w:rsidP="00311060">
      <w:pPr>
        <w:numPr>
          <w:ilvl w:val="0"/>
          <w:numId w:val="210"/>
        </w:numPr>
        <w:rPr>
          <w:rFonts w:ascii="Times New Roman" w:hAnsi="Times New Roman"/>
          <w:bCs/>
          <w:szCs w:val="20"/>
          <w:lang w:eastAsia="x-none"/>
        </w:rPr>
      </w:pPr>
      <w:r w:rsidRPr="00061B2C">
        <w:rPr>
          <w:rFonts w:ascii="Times New Roman" w:hAnsi="Times New Roman"/>
          <w:bCs/>
          <w:szCs w:val="20"/>
          <w:lang w:eastAsia="x-none"/>
        </w:rPr>
        <w:t>It is observed that the required SNR for PDSCH carrying SIB19 is in average equal to – 6.9 dB (14 sources)</w:t>
      </w:r>
    </w:p>
    <w:p w14:paraId="178C4B66" w14:textId="77777777" w:rsidR="00061B2C" w:rsidRPr="00061B2C" w:rsidRDefault="00061B2C" w:rsidP="00311060">
      <w:pPr>
        <w:numPr>
          <w:ilvl w:val="1"/>
          <w:numId w:val="210"/>
        </w:numPr>
        <w:rPr>
          <w:rFonts w:ascii="Times New Roman" w:hAnsi="Times New Roman"/>
          <w:bCs/>
          <w:szCs w:val="20"/>
          <w:lang w:eastAsia="x-none"/>
        </w:rPr>
      </w:pPr>
      <w:r w:rsidRPr="00061B2C">
        <w:rPr>
          <w:rFonts w:ascii="Times New Roman" w:hAnsi="Times New Roman"/>
          <w:bCs/>
          <w:szCs w:val="20"/>
          <w:lang w:eastAsia="x-none"/>
        </w:rPr>
        <w:t xml:space="preserve">With parameter LEO600km Set1-1 FR1 and 1-2 FR1: </w:t>
      </w:r>
    </w:p>
    <w:p w14:paraId="7C354C9C" w14:textId="77777777" w:rsidR="00061B2C" w:rsidRPr="00061B2C" w:rsidRDefault="00061B2C" w:rsidP="00311060">
      <w:pPr>
        <w:numPr>
          <w:ilvl w:val="2"/>
          <w:numId w:val="210"/>
        </w:numPr>
        <w:rPr>
          <w:rFonts w:ascii="Times New Roman" w:hAnsi="Times New Roman"/>
          <w:bCs/>
          <w:szCs w:val="20"/>
          <w:lang w:eastAsia="x-none"/>
        </w:rPr>
      </w:pPr>
      <w:r w:rsidRPr="00061B2C">
        <w:rPr>
          <w:rFonts w:ascii="Times New Roman" w:hAnsi="Times New Roman"/>
          <w:bCs/>
          <w:szCs w:val="20"/>
          <w:lang w:eastAsia="x-none"/>
        </w:rPr>
        <w:t xml:space="preserve">12 sources observed that there is no coverage gap for PDSCH with SIB19: </w:t>
      </w:r>
    </w:p>
    <w:p w14:paraId="23C90498" w14:textId="77777777" w:rsidR="00061B2C" w:rsidRPr="00061B2C" w:rsidRDefault="00061B2C" w:rsidP="00311060">
      <w:pPr>
        <w:numPr>
          <w:ilvl w:val="3"/>
          <w:numId w:val="210"/>
        </w:numPr>
        <w:rPr>
          <w:rFonts w:ascii="Times New Roman" w:hAnsi="Times New Roman"/>
          <w:bCs/>
          <w:szCs w:val="20"/>
          <w:lang w:eastAsia="x-none"/>
        </w:rPr>
      </w:pPr>
      <w:r w:rsidRPr="00061B2C">
        <w:rPr>
          <w:rFonts w:ascii="Times New Roman" w:hAnsi="Times New Roman"/>
          <w:bCs/>
          <w:szCs w:val="20"/>
          <w:lang w:eastAsia="x-none"/>
        </w:rPr>
        <w:t xml:space="preserve">The coverage margin is around 4.2 dB on average compared to CNR of -1.9 dB  </w:t>
      </w:r>
    </w:p>
    <w:p w14:paraId="3ACED33B" w14:textId="77777777" w:rsidR="00061B2C" w:rsidRPr="00061B2C" w:rsidRDefault="00061B2C" w:rsidP="00311060">
      <w:pPr>
        <w:numPr>
          <w:ilvl w:val="1"/>
          <w:numId w:val="210"/>
        </w:numPr>
        <w:rPr>
          <w:rFonts w:ascii="Times New Roman" w:hAnsi="Times New Roman"/>
          <w:bCs/>
          <w:szCs w:val="20"/>
          <w:lang w:eastAsia="x-none"/>
        </w:rPr>
      </w:pPr>
      <w:r w:rsidRPr="00061B2C">
        <w:rPr>
          <w:rFonts w:ascii="Times New Roman" w:hAnsi="Times New Roman"/>
          <w:bCs/>
          <w:szCs w:val="20"/>
          <w:lang w:eastAsia="x-none"/>
        </w:rPr>
        <w:t xml:space="preserve">With parameter LEO600km Set1-3 FR1: </w:t>
      </w:r>
    </w:p>
    <w:p w14:paraId="2B8A44CB" w14:textId="77777777" w:rsidR="00061B2C" w:rsidRPr="00061B2C" w:rsidRDefault="00061B2C" w:rsidP="00311060">
      <w:pPr>
        <w:numPr>
          <w:ilvl w:val="2"/>
          <w:numId w:val="210"/>
        </w:numPr>
        <w:rPr>
          <w:rFonts w:ascii="Times New Roman" w:hAnsi="Times New Roman"/>
          <w:bCs/>
          <w:szCs w:val="20"/>
          <w:lang w:eastAsia="x-none"/>
        </w:rPr>
      </w:pPr>
      <w:r w:rsidRPr="00061B2C">
        <w:rPr>
          <w:rFonts w:ascii="Times New Roman" w:hAnsi="Times New Roman"/>
          <w:bCs/>
          <w:szCs w:val="20"/>
          <w:lang w:eastAsia="x-none"/>
        </w:rPr>
        <w:t xml:space="preserve">10 sources observed that there is a coverage gap for PDSCH with SIB19: </w:t>
      </w:r>
    </w:p>
    <w:p w14:paraId="727DE8B9" w14:textId="77777777" w:rsidR="00061B2C" w:rsidRPr="00061B2C" w:rsidRDefault="00061B2C" w:rsidP="00311060">
      <w:pPr>
        <w:numPr>
          <w:ilvl w:val="3"/>
          <w:numId w:val="210"/>
        </w:numPr>
        <w:rPr>
          <w:rFonts w:ascii="Times New Roman" w:hAnsi="Times New Roman"/>
          <w:bCs/>
          <w:szCs w:val="20"/>
          <w:lang w:eastAsia="x-none"/>
        </w:rPr>
      </w:pPr>
      <w:r w:rsidRPr="00061B2C">
        <w:rPr>
          <w:rFonts w:ascii="Times New Roman" w:hAnsi="Times New Roman"/>
          <w:bCs/>
          <w:szCs w:val="20"/>
          <w:lang w:eastAsia="x-none"/>
        </w:rPr>
        <w:t>The coverage gap is around 3.5 dB on average compared to CNR of -9.9 dB</w:t>
      </w:r>
    </w:p>
    <w:p w14:paraId="75083052" w14:textId="77777777" w:rsidR="00061B2C" w:rsidRPr="00061B2C" w:rsidRDefault="00061B2C" w:rsidP="00311060">
      <w:pPr>
        <w:numPr>
          <w:ilvl w:val="0"/>
          <w:numId w:val="210"/>
        </w:numPr>
        <w:rPr>
          <w:rFonts w:ascii="Times New Roman" w:hAnsi="Times New Roman"/>
          <w:bCs/>
          <w:szCs w:val="20"/>
          <w:lang w:eastAsia="x-none"/>
        </w:rPr>
      </w:pPr>
      <w:r w:rsidRPr="00061B2C">
        <w:rPr>
          <w:rFonts w:ascii="Times New Roman" w:hAnsi="Times New Roman"/>
          <w:bCs/>
          <w:szCs w:val="20"/>
          <w:lang w:eastAsia="x-none"/>
        </w:rPr>
        <w:t>Note: all the results above assumed no SIB19 combination</w:t>
      </w:r>
    </w:p>
    <w:p w14:paraId="5632ADC7" w14:textId="77777777" w:rsidR="00061B2C" w:rsidRPr="00061B2C" w:rsidRDefault="00061B2C" w:rsidP="00311060">
      <w:pPr>
        <w:numPr>
          <w:ilvl w:val="0"/>
          <w:numId w:val="210"/>
        </w:numPr>
        <w:rPr>
          <w:rFonts w:ascii="Times New Roman" w:hAnsi="Times New Roman"/>
          <w:bCs/>
          <w:szCs w:val="20"/>
          <w:lang w:eastAsia="x-none"/>
        </w:rPr>
      </w:pPr>
      <w:r w:rsidRPr="00061B2C">
        <w:rPr>
          <w:rFonts w:ascii="Times New Roman" w:hAnsi="Times New Roman"/>
          <w:bCs/>
          <w:szCs w:val="20"/>
          <w:lang w:eastAsia="x-none"/>
        </w:rPr>
        <w:t>Note: the results above are obtained independently from the performance of other channels or signals, and it doesn’t imply the successful reception for other channels or signals before or after the detection of PDSCH carrying SIB19.</w:t>
      </w:r>
    </w:p>
    <w:p w14:paraId="1693D3A3" w14:textId="77777777" w:rsidR="00061B2C" w:rsidRDefault="00061B2C" w:rsidP="00CB5759">
      <w:pPr>
        <w:rPr>
          <w:lang w:eastAsia="x-none"/>
        </w:rPr>
      </w:pPr>
    </w:p>
    <w:p w14:paraId="727972F5" w14:textId="77777777" w:rsidR="00061B2C" w:rsidRPr="00CB5759" w:rsidRDefault="00061B2C" w:rsidP="00CB5759">
      <w:pPr>
        <w:rPr>
          <w:lang w:eastAsia="x-none"/>
        </w:rPr>
      </w:pPr>
    </w:p>
    <w:p w14:paraId="2ED05837" w14:textId="346EF60A" w:rsidR="00CB5759" w:rsidRPr="00181E89" w:rsidRDefault="006F79AF" w:rsidP="00CB5759">
      <w:pPr>
        <w:rPr>
          <w:b/>
          <w:bCs/>
          <w:lang w:eastAsia="x-none"/>
        </w:rPr>
      </w:pPr>
      <w:hyperlink r:id="rId2311" w:history="1">
        <w:r>
          <w:rPr>
            <w:rStyle w:val="Hyperlink"/>
            <w:b/>
            <w:bCs/>
            <w:lang w:eastAsia="x-none"/>
          </w:rPr>
          <w:t>R1-2404204</w:t>
        </w:r>
      </w:hyperlink>
      <w:r w:rsidR="00CB5759" w:rsidRPr="00181E89">
        <w:rPr>
          <w:b/>
          <w:bCs/>
          <w:lang w:eastAsia="x-none"/>
        </w:rPr>
        <w:tab/>
        <w:t>FL Summary #3: NR-NTN downlink coverage enhancements</w:t>
      </w:r>
      <w:r w:rsidR="00CB5759" w:rsidRPr="00181E89">
        <w:rPr>
          <w:b/>
          <w:bCs/>
          <w:lang w:eastAsia="x-none"/>
        </w:rPr>
        <w:tab/>
        <w:t>Moderator (THALES)</w:t>
      </w:r>
    </w:p>
    <w:p w14:paraId="09D4FA78" w14:textId="1D8CC1A5" w:rsidR="00CB5759" w:rsidRDefault="00181E89" w:rsidP="00CB5759">
      <w:pPr>
        <w:rPr>
          <w:lang w:eastAsia="x-none"/>
        </w:rPr>
      </w:pPr>
      <w:r>
        <w:rPr>
          <w:lang w:eastAsia="x-none"/>
        </w:rPr>
        <w:t>From Friday session</w:t>
      </w:r>
    </w:p>
    <w:p w14:paraId="6D2909B1" w14:textId="77777777" w:rsidR="00181E89" w:rsidRPr="00181E89" w:rsidRDefault="00181E89" w:rsidP="00181E89">
      <w:pPr>
        <w:jc w:val="both"/>
        <w:rPr>
          <w:rFonts w:ascii="Times New Roman" w:eastAsia="DengXian" w:hAnsi="Times New Roman"/>
          <w:iCs/>
          <w:szCs w:val="20"/>
          <w:lang w:eastAsia="zh-CN"/>
        </w:rPr>
      </w:pPr>
      <w:r w:rsidRPr="00181E89">
        <w:rPr>
          <w:b/>
          <w:iCs/>
          <w:szCs w:val="20"/>
          <w:lang w:eastAsia="zh-CN"/>
        </w:rPr>
        <w:t>Observation</w:t>
      </w:r>
    </w:p>
    <w:p w14:paraId="5A65C07D" w14:textId="77777777" w:rsidR="00181E89" w:rsidRPr="00181E89" w:rsidRDefault="00181E89" w:rsidP="00181E89">
      <w:pPr>
        <w:jc w:val="both"/>
        <w:rPr>
          <w:rFonts w:eastAsia="DengXian"/>
          <w:iCs/>
          <w:szCs w:val="20"/>
          <w:lang w:eastAsia="zh-CN"/>
        </w:rPr>
      </w:pPr>
      <w:r w:rsidRPr="00181E89">
        <w:rPr>
          <w:rFonts w:ascii="Times New Roman" w:hAnsi="Times New Roman"/>
          <w:szCs w:val="20"/>
        </w:rPr>
        <w:t xml:space="preserve">Based on the results of DL coverage </w:t>
      </w:r>
      <w:r w:rsidRPr="00181E89">
        <w:rPr>
          <w:rFonts w:eastAsia="DengXian"/>
          <w:iCs/>
          <w:szCs w:val="20"/>
          <w:lang w:eastAsia="zh-CN"/>
        </w:rPr>
        <w:t xml:space="preserve">ratio </w:t>
      </w:r>
      <w:r w:rsidRPr="00181E89">
        <w:rPr>
          <w:rFonts w:ascii="Times New Roman" w:hAnsi="Times New Roman"/>
          <w:szCs w:val="20"/>
        </w:rPr>
        <w:t>evaluation at system level collected from 7 sources</w:t>
      </w:r>
      <w:r w:rsidRPr="00181E89">
        <w:rPr>
          <w:rFonts w:eastAsia="DengXian"/>
          <w:iCs/>
          <w:szCs w:val="20"/>
          <w:lang w:eastAsia="zh-CN"/>
        </w:rPr>
        <w:t xml:space="preserve"> for all the three LEO600km satellite parameter sets where the beam footprint diameter is 50 km:</w:t>
      </w:r>
    </w:p>
    <w:p w14:paraId="0C96588D" w14:textId="77777777" w:rsidR="00181E89" w:rsidRPr="00181E89" w:rsidRDefault="00181E89" w:rsidP="00311060">
      <w:pPr>
        <w:pStyle w:val="ListParagraph"/>
        <w:numPr>
          <w:ilvl w:val="0"/>
          <w:numId w:val="296"/>
        </w:numPr>
        <w:spacing w:after="0"/>
      </w:pPr>
      <w:r w:rsidRPr="00181E89">
        <w:t>For Set 1-1/1-3, the coverage ratio can be improved from 10% to 100% if the SSB periodicity is increased from 20ms to 80ms and beam hopping is applied</w:t>
      </w:r>
    </w:p>
    <w:p w14:paraId="7ECFC43A" w14:textId="77777777" w:rsidR="00181E89" w:rsidRPr="00181E89" w:rsidRDefault="00181E89" w:rsidP="00311060">
      <w:pPr>
        <w:pStyle w:val="ListParagraph"/>
        <w:numPr>
          <w:ilvl w:val="0"/>
          <w:numId w:val="296"/>
        </w:numPr>
        <w:spacing w:after="0"/>
      </w:pPr>
      <w:r w:rsidRPr="00181E89">
        <w:t>For Set 1-2, the coverage ratio can be improved from 1.5% to 96.8% if the SSB periodicity is increased from 20ms to 320ms and beam hopping is applied.</w:t>
      </w:r>
    </w:p>
    <w:p w14:paraId="03A7EF51" w14:textId="77777777" w:rsidR="00181E89" w:rsidRPr="00181E89" w:rsidRDefault="00181E89" w:rsidP="00311060">
      <w:pPr>
        <w:pStyle w:val="ListParagraph"/>
        <w:numPr>
          <w:ilvl w:val="0"/>
          <w:numId w:val="296"/>
        </w:numPr>
        <w:spacing w:after="0"/>
      </w:pPr>
      <w:r w:rsidRPr="00181E89">
        <w:lastRenderedPageBreak/>
        <w:t>Note: coverage ratio is N2+N3/ total beam footprints</w:t>
      </w:r>
    </w:p>
    <w:p w14:paraId="5C94AED8" w14:textId="77777777" w:rsidR="00181E89" w:rsidRPr="00181E89" w:rsidRDefault="00181E89" w:rsidP="00311060">
      <w:pPr>
        <w:pStyle w:val="ListParagraph"/>
        <w:numPr>
          <w:ilvl w:val="0"/>
          <w:numId w:val="296"/>
        </w:numPr>
        <w:spacing w:after="0"/>
      </w:pPr>
      <w:r w:rsidRPr="00181E89">
        <w:t>Note: the baseline assumes no beam hopping. TDM between SIB1 and SIB19 is assumed in those results, following current specs.</w:t>
      </w:r>
    </w:p>
    <w:p w14:paraId="4F048C0E" w14:textId="77777777" w:rsidR="00181E89" w:rsidRPr="00181E89" w:rsidRDefault="00181E89" w:rsidP="00181E89">
      <w:pPr>
        <w:rPr>
          <w:lang w:eastAsia="zh-CN"/>
        </w:rPr>
      </w:pPr>
      <w:r w:rsidRPr="00181E89">
        <w:t xml:space="preserve">Based on the results of DL coverage </w:t>
      </w:r>
      <w:r w:rsidRPr="00181E89">
        <w:rPr>
          <w:lang w:eastAsia="zh-CN"/>
        </w:rPr>
        <w:t xml:space="preserve">ratio </w:t>
      </w:r>
      <w:r w:rsidRPr="00181E89">
        <w:t>evaluation at system level collected from 3 sources</w:t>
      </w:r>
      <w:r w:rsidRPr="00181E89">
        <w:rPr>
          <w:lang w:eastAsia="zh-CN"/>
        </w:rPr>
        <w:t xml:space="preserve"> for a deployment scenario implementing wide beam footprint:</w:t>
      </w:r>
    </w:p>
    <w:p w14:paraId="7C7DCB06" w14:textId="77777777" w:rsidR="00181E89" w:rsidRPr="00181E89" w:rsidRDefault="00181E89" w:rsidP="00311060">
      <w:pPr>
        <w:pStyle w:val="ListParagraph"/>
        <w:numPr>
          <w:ilvl w:val="0"/>
          <w:numId w:val="296"/>
        </w:numPr>
        <w:spacing w:after="0"/>
        <w:rPr>
          <w:bCs/>
        </w:rPr>
      </w:pPr>
      <w:r w:rsidRPr="00181E89">
        <w:rPr>
          <w:bCs/>
        </w:rPr>
        <w:t>1 source reports that w</w:t>
      </w:r>
      <w:r w:rsidRPr="00181E89">
        <w:rPr>
          <w:lang w:eastAsia="ko-KR"/>
        </w:rPr>
        <w:t>ith a deployment of wide beam covering 4 narrow (of 50km size) beams, which means Set 1-2 FR1 with additional EIRP reduction of 6dB, using SSB periodicity of 80 ms can provide coverage ratio of 96.8%, and</w:t>
      </w:r>
      <w:r w:rsidRPr="00181E89">
        <w:t xml:space="preserve"> </w:t>
      </w:r>
      <w:r w:rsidRPr="00181E89">
        <w:rPr>
          <w:lang w:eastAsia="ko-KR"/>
        </w:rPr>
        <w:t>Set 1-1/1-3 FR1 with additional EIRP reduction of 6dB, SSB periodicity of 80 ms can provide coverage of 100%.</w:t>
      </w:r>
    </w:p>
    <w:p w14:paraId="00E2B280" w14:textId="77777777" w:rsidR="00181E89" w:rsidRPr="00181E89" w:rsidRDefault="00181E89" w:rsidP="00311060">
      <w:pPr>
        <w:pStyle w:val="ListParagraph"/>
        <w:numPr>
          <w:ilvl w:val="0"/>
          <w:numId w:val="296"/>
        </w:numPr>
        <w:spacing w:after="0"/>
        <w:rPr>
          <w:lang w:eastAsia="ko-KR"/>
        </w:rPr>
      </w:pPr>
      <w:r w:rsidRPr="00181E89">
        <w:rPr>
          <w:lang w:eastAsia="ko-KR"/>
        </w:rPr>
        <w:t xml:space="preserve">1 source observed that </w:t>
      </w:r>
      <w:r w:rsidRPr="00181E89">
        <w:t xml:space="preserve">for Set 1-1, 1-2 and 1-3, the coverage ratio can be improved from 1.5% to 100% using the </w:t>
      </w:r>
      <w:r w:rsidRPr="00181E89">
        <w:rPr>
          <w:lang w:eastAsia="ko-KR"/>
        </w:rPr>
        <w:t>legacy default SSB periodicity of 20ms during initial access,</w:t>
      </w:r>
      <w:r w:rsidRPr="00181E89">
        <w:t xml:space="preserve"> </w:t>
      </w:r>
      <w:r w:rsidRPr="00181E89">
        <w:rPr>
          <w:lang w:eastAsia="ko-KR"/>
        </w:rPr>
        <w:t xml:space="preserve">by choosing a wide beam footprint with beam footprint sizes of 84 km and 56 km respectively. </w:t>
      </w:r>
    </w:p>
    <w:p w14:paraId="13E67BCB" w14:textId="77777777" w:rsidR="00181E89" w:rsidRPr="00181E89" w:rsidRDefault="00181E89" w:rsidP="00311060">
      <w:pPr>
        <w:pStyle w:val="ListParagraph"/>
        <w:numPr>
          <w:ilvl w:val="1"/>
          <w:numId w:val="296"/>
        </w:numPr>
        <w:spacing w:after="0"/>
        <w:rPr>
          <w:lang w:eastAsia="ko-KR"/>
        </w:rPr>
      </w:pPr>
      <w:r w:rsidRPr="00181E89">
        <w:rPr>
          <w:lang w:eastAsia="ko-KR"/>
        </w:rPr>
        <w:t>Note: the PDCCH and the PDSCH for SIB19 is assumed to be transmitted within 2 OFDM symbols and 5 MHz bandwidth. the PDSCH for SIB1 is assumed to be transmitted within 3 OFDM symbols and 5 MHz bandwidth. This assumes no SIB1 and SIB19 transmission in N2 beam footprints. This assumes non-aligned SFN timing across different beams.</w:t>
      </w:r>
    </w:p>
    <w:p w14:paraId="0C27E36E" w14:textId="77777777" w:rsidR="00181E89" w:rsidRPr="00181E89" w:rsidRDefault="00181E89" w:rsidP="00311060">
      <w:pPr>
        <w:pStyle w:val="ListParagraph"/>
        <w:numPr>
          <w:ilvl w:val="0"/>
          <w:numId w:val="296"/>
        </w:numPr>
        <w:spacing w:after="0"/>
        <w:rPr>
          <w:lang w:eastAsia="ko-KR"/>
        </w:rPr>
      </w:pPr>
      <w:r w:rsidRPr="00181E89">
        <w:rPr>
          <w:lang w:eastAsia="ko-KR"/>
        </w:rPr>
        <w:t xml:space="preserve">1 source observed, for Set 1-1 with increased beam size, that the legacy SSB periodicity of 20ms during initial access is usable with NTN beam hopping, by choosing a deployment scenario implementing wide beam footprint with beam footprint sizes of 70.7 km and 86.6 km, leading to a total of 529 and 353 beam footprints within the satellite coverage area, respectively, and the coverage ratio is 80% and 90%, respectively, and a ratio of simultaneously active beam footprints to the total number of beam foot prints equal to 20% and 30%. </w:t>
      </w:r>
    </w:p>
    <w:p w14:paraId="714CB947" w14:textId="77777777" w:rsidR="00181E89" w:rsidRPr="00181E89" w:rsidRDefault="00181E89" w:rsidP="00311060">
      <w:pPr>
        <w:pStyle w:val="ListParagraph"/>
        <w:numPr>
          <w:ilvl w:val="1"/>
          <w:numId w:val="296"/>
        </w:numPr>
        <w:spacing w:after="0"/>
        <w:rPr>
          <w:bCs/>
        </w:rPr>
      </w:pPr>
      <w:r w:rsidRPr="00181E89">
        <w:rPr>
          <w:lang w:eastAsia="ko-KR"/>
        </w:rPr>
        <w:t xml:space="preserve">Note: Beam footprint size is increased by increasing only the </w:t>
      </w:r>
      <w:r w:rsidRPr="00181E89">
        <w:rPr>
          <w:i/>
          <w:lang w:eastAsia="ko-KR"/>
        </w:rPr>
        <w:t>adjacent beam spacing</w:t>
      </w:r>
      <w:r w:rsidRPr="00181E89">
        <w:rPr>
          <w:lang w:eastAsia="ko-KR"/>
        </w:rPr>
        <w:t xml:space="preserve"> without increasing the 3dB beamwidth.</w:t>
      </w:r>
    </w:p>
    <w:p w14:paraId="276CD7D6" w14:textId="77777777" w:rsidR="00181E89" w:rsidRPr="00181E89" w:rsidRDefault="00181E89" w:rsidP="00181E89">
      <w:r w:rsidRPr="00181E89">
        <w:t>Note: RAN1 will further investigate the impact of SSB periodicity extension</w:t>
      </w:r>
    </w:p>
    <w:p w14:paraId="15A0F25A" w14:textId="77777777" w:rsidR="00181E89" w:rsidRPr="00181E89" w:rsidRDefault="00181E89" w:rsidP="00181E89">
      <w:pPr>
        <w:rPr>
          <w:rFonts w:eastAsia="Calibri"/>
          <w:bCs/>
          <w:szCs w:val="18"/>
          <w:lang w:val="en-US"/>
        </w:rPr>
      </w:pPr>
      <w:r w:rsidRPr="00181E89">
        <w:rPr>
          <w:rFonts w:eastAsia="Calibri"/>
          <w:bCs/>
          <w:lang w:val="en-US"/>
        </w:rPr>
        <w:t xml:space="preserve">Note: </w:t>
      </w:r>
      <w:r w:rsidRPr="00181E89">
        <w:rPr>
          <w:rFonts w:eastAsia="Calibri"/>
          <w:bCs/>
          <w:szCs w:val="18"/>
          <w:lang w:val="en-US"/>
        </w:rPr>
        <w:t>Any needed clarification “SSB channel enhancement is not considered” in the WID is up to RAN plenary</w:t>
      </w:r>
    </w:p>
    <w:p w14:paraId="5A7E36B8" w14:textId="77777777" w:rsidR="00181E89" w:rsidRPr="00181E89" w:rsidRDefault="00181E89" w:rsidP="00181E89">
      <w:pPr>
        <w:rPr>
          <w:rFonts w:eastAsia="Calibri"/>
          <w:bCs/>
          <w:lang w:val="en-US"/>
        </w:rPr>
      </w:pPr>
      <w:r w:rsidRPr="00181E89">
        <w:rPr>
          <w:rFonts w:eastAsia="Calibri"/>
          <w:bCs/>
          <w:lang w:val="en-US"/>
        </w:rPr>
        <w:t>Note: RAN1 will further investigate the impact of wider beam of SSB and/or other channels on performance (e.g. link budget, capacity...)</w:t>
      </w:r>
    </w:p>
    <w:p w14:paraId="7DC92DC3" w14:textId="77777777" w:rsidR="00181E89" w:rsidRPr="00181E89" w:rsidRDefault="00181E89" w:rsidP="00181E89"/>
    <w:p w14:paraId="29ED7BB7" w14:textId="77777777" w:rsidR="00181E89" w:rsidRPr="00181E89" w:rsidRDefault="00181E89" w:rsidP="00181E89">
      <w:pPr>
        <w:rPr>
          <w:rFonts w:ascii="Times New Roman" w:hAnsi="Times New Roman"/>
          <w:b/>
          <w:szCs w:val="20"/>
        </w:rPr>
      </w:pPr>
      <w:r w:rsidRPr="00181E89">
        <w:rPr>
          <w:rFonts w:ascii="Times New Roman" w:hAnsi="Times New Roman"/>
          <w:b/>
          <w:szCs w:val="20"/>
        </w:rPr>
        <w:t>Observation</w:t>
      </w:r>
    </w:p>
    <w:p w14:paraId="16AFE849" w14:textId="77777777" w:rsidR="00181E89" w:rsidRPr="00181E89" w:rsidRDefault="00181E89" w:rsidP="00181E89">
      <w:pPr>
        <w:rPr>
          <w:rFonts w:ascii="Times New Roman" w:hAnsi="Times New Roman"/>
          <w:szCs w:val="20"/>
        </w:rPr>
      </w:pPr>
      <w:r w:rsidRPr="00181E89">
        <w:rPr>
          <w:rFonts w:ascii="Times New Roman" w:hAnsi="Times New Roman"/>
          <w:szCs w:val="20"/>
        </w:rPr>
        <w:t>Based on LLS results on PDSCH for VoIP coverage evaluation collected from different sources:</w:t>
      </w:r>
    </w:p>
    <w:p w14:paraId="756EF2F6" w14:textId="77777777" w:rsidR="00181E89" w:rsidRPr="00181E89" w:rsidRDefault="00181E89" w:rsidP="00311060">
      <w:pPr>
        <w:numPr>
          <w:ilvl w:val="0"/>
          <w:numId w:val="297"/>
        </w:numPr>
        <w:rPr>
          <w:rFonts w:ascii="Times New Roman" w:hAnsi="Times New Roman"/>
          <w:szCs w:val="20"/>
          <w:lang w:eastAsia="x-none"/>
        </w:rPr>
      </w:pPr>
      <w:r w:rsidRPr="00181E89">
        <w:rPr>
          <w:rFonts w:ascii="Times New Roman" w:hAnsi="Times New Roman"/>
          <w:szCs w:val="20"/>
          <w:lang w:eastAsia="x-none"/>
        </w:rPr>
        <w:t>It is observed that the required SNR for PDSCH for VoIP is in average equal to – 11 dB (11 sources)</w:t>
      </w:r>
    </w:p>
    <w:p w14:paraId="3C6BBB48" w14:textId="77777777" w:rsidR="00181E89" w:rsidRPr="00181E89" w:rsidRDefault="00181E89" w:rsidP="00311060">
      <w:pPr>
        <w:numPr>
          <w:ilvl w:val="0"/>
          <w:numId w:val="297"/>
        </w:numPr>
        <w:rPr>
          <w:rFonts w:ascii="Times New Roman" w:hAnsi="Times New Roman"/>
          <w:szCs w:val="20"/>
          <w:lang w:eastAsia="x-none"/>
        </w:rPr>
      </w:pPr>
      <w:r w:rsidRPr="00181E89">
        <w:rPr>
          <w:rFonts w:ascii="Times New Roman" w:hAnsi="Times New Roman"/>
          <w:szCs w:val="20"/>
          <w:lang w:eastAsia="x-none"/>
        </w:rPr>
        <w:t xml:space="preserve">With parameter LEO600km Set1-1 and 1-2 FR1: </w:t>
      </w:r>
    </w:p>
    <w:p w14:paraId="0BFC9300" w14:textId="77777777" w:rsidR="00181E89" w:rsidRPr="00181E89" w:rsidRDefault="00181E89" w:rsidP="00311060">
      <w:pPr>
        <w:numPr>
          <w:ilvl w:val="1"/>
          <w:numId w:val="297"/>
        </w:numPr>
        <w:rPr>
          <w:rFonts w:ascii="Times New Roman" w:hAnsi="Times New Roman"/>
          <w:szCs w:val="20"/>
          <w:lang w:eastAsia="x-none"/>
        </w:rPr>
      </w:pPr>
      <w:r w:rsidRPr="00181E89">
        <w:rPr>
          <w:rFonts w:ascii="Times New Roman" w:hAnsi="Times New Roman"/>
          <w:szCs w:val="20"/>
          <w:lang w:eastAsia="x-none"/>
        </w:rPr>
        <w:t xml:space="preserve">When PDSCH repetition is enabled, 11 sources observed that there is no coverage gap for VoIP: </w:t>
      </w:r>
    </w:p>
    <w:p w14:paraId="73A0124E" w14:textId="77777777" w:rsidR="00181E89" w:rsidRPr="00181E89" w:rsidRDefault="00181E89" w:rsidP="00311060">
      <w:pPr>
        <w:numPr>
          <w:ilvl w:val="2"/>
          <w:numId w:val="297"/>
        </w:numPr>
        <w:rPr>
          <w:rFonts w:ascii="Times New Roman" w:hAnsi="Times New Roman"/>
          <w:szCs w:val="20"/>
          <w:lang w:eastAsia="x-none"/>
        </w:rPr>
      </w:pPr>
      <w:r w:rsidRPr="00181E89">
        <w:rPr>
          <w:rFonts w:ascii="Times New Roman" w:hAnsi="Times New Roman"/>
          <w:szCs w:val="20"/>
          <w:lang w:eastAsia="x-none"/>
        </w:rPr>
        <w:t xml:space="preserve">The coverage margin is around 9.1 dB on average, compared to CNR of -1.9 dB   </w:t>
      </w:r>
    </w:p>
    <w:p w14:paraId="5EEB3A16" w14:textId="77777777" w:rsidR="00181E89" w:rsidRPr="00181E89" w:rsidRDefault="00181E89" w:rsidP="00311060">
      <w:pPr>
        <w:numPr>
          <w:ilvl w:val="0"/>
          <w:numId w:val="297"/>
        </w:numPr>
        <w:rPr>
          <w:rFonts w:ascii="Times New Roman" w:hAnsi="Times New Roman"/>
          <w:szCs w:val="20"/>
          <w:lang w:eastAsia="x-none"/>
        </w:rPr>
      </w:pPr>
      <w:r w:rsidRPr="00181E89">
        <w:rPr>
          <w:rFonts w:ascii="Times New Roman" w:hAnsi="Times New Roman"/>
          <w:szCs w:val="20"/>
          <w:lang w:eastAsia="x-none"/>
        </w:rPr>
        <w:t xml:space="preserve">With parameter LEO600km Set1-3 FR1: </w:t>
      </w:r>
    </w:p>
    <w:p w14:paraId="012052A9" w14:textId="77777777" w:rsidR="00181E89" w:rsidRPr="00181E89" w:rsidRDefault="00181E89" w:rsidP="00311060">
      <w:pPr>
        <w:numPr>
          <w:ilvl w:val="1"/>
          <w:numId w:val="297"/>
        </w:numPr>
        <w:rPr>
          <w:rFonts w:ascii="Times New Roman" w:hAnsi="Times New Roman"/>
          <w:szCs w:val="20"/>
          <w:lang w:eastAsia="x-none"/>
        </w:rPr>
      </w:pPr>
      <w:r w:rsidRPr="00181E89">
        <w:rPr>
          <w:rFonts w:ascii="Times New Roman" w:hAnsi="Times New Roman"/>
          <w:szCs w:val="20"/>
          <w:lang w:eastAsia="x-none"/>
        </w:rPr>
        <w:t xml:space="preserve">When PDSCH repetition is enabled, 9 sources observed that there is no coverage gap for VoIP: </w:t>
      </w:r>
    </w:p>
    <w:p w14:paraId="500FC9C0" w14:textId="77777777" w:rsidR="00181E89" w:rsidRPr="00181E89" w:rsidRDefault="00181E89" w:rsidP="00311060">
      <w:pPr>
        <w:numPr>
          <w:ilvl w:val="2"/>
          <w:numId w:val="297"/>
        </w:numPr>
        <w:rPr>
          <w:rFonts w:ascii="Times New Roman" w:hAnsi="Times New Roman"/>
          <w:szCs w:val="20"/>
          <w:lang w:eastAsia="x-none"/>
        </w:rPr>
      </w:pPr>
      <w:r w:rsidRPr="00181E89">
        <w:rPr>
          <w:rFonts w:ascii="Times New Roman" w:hAnsi="Times New Roman"/>
          <w:szCs w:val="20"/>
          <w:lang w:eastAsia="x-none"/>
        </w:rPr>
        <w:t>The coverage margin is around 2.3 dB on average, compared to CNR of -9.9 dB</w:t>
      </w:r>
    </w:p>
    <w:p w14:paraId="08BBB8F9" w14:textId="77777777" w:rsidR="00181E89" w:rsidRPr="00181E89" w:rsidRDefault="00181E89" w:rsidP="00311060">
      <w:pPr>
        <w:numPr>
          <w:ilvl w:val="1"/>
          <w:numId w:val="297"/>
        </w:numPr>
        <w:rPr>
          <w:rFonts w:ascii="Times New Roman" w:hAnsi="Times New Roman"/>
          <w:szCs w:val="20"/>
          <w:lang w:eastAsia="x-none"/>
        </w:rPr>
      </w:pPr>
      <w:r w:rsidRPr="00181E89">
        <w:rPr>
          <w:rFonts w:ascii="Times New Roman" w:hAnsi="Times New Roman"/>
          <w:szCs w:val="20"/>
          <w:lang w:eastAsia="x-none"/>
        </w:rPr>
        <w:t>1 source observed that even with 8 PDSCH repetitions there is a coverage gap of 1.5 dB compared to CNR of -9.9 dB</w:t>
      </w:r>
    </w:p>
    <w:p w14:paraId="24B3EED1" w14:textId="77777777" w:rsidR="00181E89" w:rsidRPr="00181E89" w:rsidRDefault="00181E89" w:rsidP="00311060">
      <w:pPr>
        <w:numPr>
          <w:ilvl w:val="0"/>
          <w:numId w:val="297"/>
        </w:numPr>
        <w:rPr>
          <w:bCs/>
          <w:szCs w:val="16"/>
          <w:lang w:eastAsia="x-none"/>
        </w:rPr>
      </w:pPr>
      <w:r w:rsidRPr="00181E89">
        <w:rPr>
          <w:rFonts w:ascii="Times New Roman" w:hAnsi="Times New Roman"/>
          <w:bCs/>
          <w:szCs w:val="16"/>
          <w:lang w:eastAsia="x-none"/>
        </w:rPr>
        <w:t>Note: the results above are obtained independently from the performance of other channels or signals, and it doesn’t imply the successful reception for other channels or signals before or after the detection of PDSCH for VoIP.</w:t>
      </w:r>
    </w:p>
    <w:p w14:paraId="25DD90E8" w14:textId="77777777" w:rsidR="00181E89" w:rsidRPr="00181E89" w:rsidRDefault="00181E89" w:rsidP="00181E89">
      <w:pPr>
        <w:rPr>
          <w:lang w:eastAsia="zh-CN"/>
        </w:rPr>
      </w:pPr>
    </w:p>
    <w:p w14:paraId="400CEAF9" w14:textId="77777777" w:rsidR="00181E89" w:rsidRPr="00181E89" w:rsidRDefault="00181E89" w:rsidP="00181E89">
      <w:pPr>
        <w:rPr>
          <w:rFonts w:ascii="Times New Roman" w:hAnsi="Times New Roman"/>
          <w:b/>
          <w:szCs w:val="20"/>
        </w:rPr>
      </w:pPr>
      <w:r w:rsidRPr="00181E89">
        <w:rPr>
          <w:rFonts w:ascii="Times New Roman" w:hAnsi="Times New Roman"/>
          <w:b/>
          <w:szCs w:val="20"/>
        </w:rPr>
        <w:t>Observation</w:t>
      </w:r>
    </w:p>
    <w:p w14:paraId="4A9F325D" w14:textId="77777777" w:rsidR="00181E89" w:rsidRPr="00181E89" w:rsidRDefault="00181E89" w:rsidP="00181E89">
      <w:pPr>
        <w:rPr>
          <w:rFonts w:ascii="Times New Roman" w:hAnsi="Times New Roman"/>
          <w:szCs w:val="20"/>
        </w:rPr>
      </w:pPr>
      <w:r w:rsidRPr="00181E89">
        <w:rPr>
          <w:rFonts w:ascii="Times New Roman" w:hAnsi="Times New Roman"/>
          <w:szCs w:val="20"/>
        </w:rPr>
        <w:t>Based on LLS results on PDSCH 3kbps coverage evaluation collected from different sources:</w:t>
      </w:r>
    </w:p>
    <w:p w14:paraId="585C06CE" w14:textId="77777777" w:rsidR="00181E89" w:rsidRPr="00181E89" w:rsidRDefault="00181E89" w:rsidP="00311060">
      <w:pPr>
        <w:numPr>
          <w:ilvl w:val="0"/>
          <w:numId w:val="298"/>
        </w:numPr>
        <w:rPr>
          <w:rFonts w:ascii="Times New Roman" w:hAnsi="Times New Roman"/>
          <w:szCs w:val="20"/>
          <w:lang w:eastAsia="x-none"/>
        </w:rPr>
      </w:pPr>
      <w:r w:rsidRPr="00181E89">
        <w:rPr>
          <w:rFonts w:ascii="Times New Roman" w:hAnsi="Times New Roman"/>
          <w:szCs w:val="20"/>
          <w:lang w:eastAsia="x-none"/>
        </w:rPr>
        <w:t>It is observed that the required SNR for PDSCH for low data rate is in average equal to – 11 dB (8 sources)</w:t>
      </w:r>
    </w:p>
    <w:p w14:paraId="5D7DF1B0" w14:textId="77777777" w:rsidR="00181E89" w:rsidRPr="00181E89" w:rsidRDefault="00181E89" w:rsidP="00311060">
      <w:pPr>
        <w:numPr>
          <w:ilvl w:val="0"/>
          <w:numId w:val="298"/>
        </w:numPr>
        <w:rPr>
          <w:rFonts w:ascii="Times New Roman" w:hAnsi="Times New Roman"/>
          <w:szCs w:val="20"/>
          <w:lang w:eastAsia="x-none"/>
        </w:rPr>
      </w:pPr>
      <w:r w:rsidRPr="00181E89">
        <w:rPr>
          <w:rFonts w:ascii="Times New Roman" w:hAnsi="Times New Roman"/>
          <w:szCs w:val="20"/>
          <w:lang w:eastAsia="x-none"/>
        </w:rPr>
        <w:t xml:space="preserve">With parameter LEO600km Set1-1 FR1 and 1-2 FR1: </w:t>
      </w:r>
    </w:p>
    <w:p w14:paraId="43ADD982" w14:textId="77777777" w:rsidR="00181E89" w:rsidRPr="00181E89" w:rsidRDefault="00181E89" w:rsidP="00311060">
      <w:pPr>
        <w:numPr>
          <w:ilvl w:val="1"/>
          <w:numId w:val="298"/>
        </w:numPr>
        <w:rPr>
          <w:rFonts w:ascii="Times New Roman" w:hAnsi="Times New Roman"/>
          <w:szCs w:val="20"/>
          <w:lang w:eastAsia="x-none"/>
        </w:rPr>
      </w:pPr>
      <w:r w:rsidRPr="00181E89">
        <w:rPr>
          <w:rFonts w:ascii="Times New Roman" w:hAnsi="Times New Roman"/>
          <w:szCs w:val="20"/>
          <w:lang w:eastAsia="x-none"/>
        </w:rPr>
        <w:t xml:space="preserve">When PDSCH repetition is enabled, 8 sources observed that there is no coverage gap for PDSCH with 3kbp: </w:t>
      </w:r>
    </w:p>
    <w:p w14:paraId="7F7E31A1" w14:textId="77777777" w:rsidR="00181E89" w:rsidRPr="00181E89" w:rsidRDefault="00181E89" w:rsidP="00311060">
      <w:pPr>
        <w:numPr>
          <w:ilvl w:val="1"/>
          <w:numId w:val="298"/>
        </w:numPr>
        <w:rPr>
          <w:rFonts w:ascii="Times New Roman" w:hAnsi="Times New Roman"/>
          <w:szCs w:val="20"/>
          <w:lang w:eastAsia="x-none"/>
        </w:rPr>
      </w:pPr>
      <w:r w:rsidRPr="00181E89">
        <w:rPr>
          <w:rFonts w:ascii="Times New Roman" w:hAnsi="Times New Roman"/>
          <w:szCs w:val="20"/>
          <w:lang w:eastAsia="x-none"/>
        </w:rPr>
        <w:t xml:space="preserve">The coverage margin is around 9.1 dB on average, compared to CNR of -1.9 dB   </w:t>
      </w:r>
    </w:p>
    <w:p w14:paraId="2742F2CA" w14:textId="77777777" w:rsidR="00181E89" w:rsidRPr="00181E89" w:rsidRDefault="00181E89" w:rsidP="00311060">
      <w:pPr>
        <w:numPr>
          <w:ilvl w:val="0"/>
          <w:numId w:val="298"/>
        </w:numPr>
        <w:rPr>
          <w:rFonts w:ascii="Times New Roman" w:hAnsi="Times New Roman"/>
          <w:szCs w:val="20"/>
          <w:lang w:eastAsia="x-none"/>
        </w:rPr>
      </w:pPr>
      <w:r w:rsidRPr="00181E89">
        <w:rPr>
          <w:rFonts w:ascii="Times New Roman" w:hAnsi="Times New Roman"/>
          <w:szCs w:val="20"/>
          <w:lang w:eastAsia="x-none"/>
        </w:rPr>
        <w:t xml:space="preserve">With parameter LEO600km Set1-3 FR1: </w:t>
      </w:r>
    </w:p>
    <w:p w14:paraId="4E68E841" w14:textId="77777777" w:rsidR="00181E89" w:rsidRPr="00181E89" w:rsidRDefault="00181E89" w:rsidP="00311060">
      <w:pPr>
        <w:numPr>
          <w:ilvl w:val="1"/>
          <w:numId w:val="298"/>
        </w:numPr>
        <w:rPr>
          <w:rFonts w:ascii="Times New Roman" w:hAnsi="Times New Roman"/>
          <w:szCs w:val="20"/>
          <w:lang w:eastAsia="x-none"/>
        </w:rPr>
      </w:pPr>
      <w:r w:rsidRPr="00181E89">
        <w:rPr>
          <w:rFonts w:ascii="Times New Roman" w:hAnsi="Times New Roman"/>
          <w:szCs w:val="20"/>
          <w:lang w:eastAsia="x-none"/>
        </w:rPr>
        <w:t xml:space="preserve">When PDSCH repetition is enabled, 6 sources observed that there is no coverage gap for PDSCH with 3kbp: </w:t>
      </w:r>
    </w:p>
    <w:p w14:paraId="29A2DA49" w14:textId="77777777" w:rsidR="00181E89" w:rsidRPr="00181E89" w:rsidRDefault="00181E89" w:rsidP="00311060">
      <w:pPr>
        <w:numPr>
          <w:ilvl w:val="1"/>
          <w:numId w:val="298"/>
        </w:numPr>
        <w:rPr>
          <w:rFonts w:ascii="Times New Roman" w:hAnsi="Times New Roman"/>
          <w:szCs w:val="20"/>
          <w:lang w:eastAsia="x-none"/>
        </w:rPr>
      </w:pPr>
      <w:r w:rsidRPr="00181E89">
        <w:rPr>
          <w:rFonts w:ascii="Times New Roman" w:hAnsi="Times New Roman"/>
          <w:szCs w:val="20"/>
          <w:lang w:eastAsia="x-none"/>
        </w:rPr>
        <w:t>The coverage margin is around 1.6 dB on average, compared to CNR of -9.9 dB</w:t>
      </w:r>
    </w:p>
    <w:p w14:paraId="679CDFBC" w14:textId="77777777" w:rsidR="00181E89" w:rsidRPr="00181E89" w:rsidRDefault="00181E89" w:rsidP="00311060">
      <w:pPr>
        <w:numPr>
          <w:ilvl w:val="0"/>
          <w:numId w:val="298"/>
        </w:numPr>
        <w:rPr>
          <w:bCs/>
          <w:szCs w:val="16"/>
          <w:lang w:eastAsia="x-none"/>
        </w:rPr>
      </w:pPr>
      <w:r w:rsidRPr="00181E89">
        <w:rPr>
          <w:rFonts w:ascii="Times New Roman" w:hAnsi="Times New Roman"/>
          <w:bCs/>
          <w:szCs w:val="16"/>
          <w:lang w:eastAsia="x-none"/>
        </w:rPr>
        <w:t xml:space="preserve">Note: the results above are obtained independently from the performance of other channels or signals, and it doesn’t imply the successful reception for other channels or signals before or after the detection of </w:t>
      </w:r>
      <w:r w:rsidRPr="00181E89">
        <w:rPr>
          <w:rFonts w:ascii="Times New Roman" w:hAnsi="Times New Roman"/>
          <w:szCs w:val="20"/>
          <w:lang w:eastAsia="x-none"/>
        </w:rPr>
        <w:t>PDSCH 3kbps</w:t>
      </w:r>
      <w:r w:rsidRPr="00181E89">
        <w:rPr>
          <w:rFonts w:ascii="Times New Roman" w:hAnsi="Times New Roman"/>
          <w:bCs/>
          <w:szCs w:val="16"/>
          <w:lang w:eastAsia="x-none"/>
        </w:rPr>
        <w:t>.</w:t>
      </w:r>
    </w:p>
    <w:p w14:paraId="08401880" w14:textId="77777777" w:rsidR="00181E89" w:rsidRPr="00181E89" w:rsidRDefault="00181E89" w:rsidP="00181E89">
      <w:pPr>
        <w:rPr>
          <w:rFonts w:ascii="Times New Roman" w:hAnsi="Times New Roman"/>
          <w:lang w:eastAsia="zh-CN"/>
        </w:rPr>
      </w:pPr>
    </w:p>
    <w:p w14:paraId="1DF89AE1" w14:textId="77777777" w:rsidR="00181E89" w:rsidRPr="00181E89" w:rsidRDefault="00181E89" w:rsidP="00181E89">
      <w:pPr>
        <w:rPr>
          <w:rFonts w:ascii="Times New Roman" w:hAnsi="Times New Roman"/>
          <w:b/>
          <w:szCs w:val="20"/>
        </w:rPr>
      </w:pPr>
      <w:r w:rsidRPr="00181E89">
        <w:rPr>
          <w:rFonts w:ascii="Times New Roman" w:hAnsi="Times New Roman"/>
          <w:b/>
          <w:szCs w:val="20"/>
        </w:rPr>
        <w:t>Observation</w:t>
      </w:r>
    </w:p>
    <w:p w14:paraId="655A5BF0" w14:textId="77777777" w:rsidR="00181E89" w:rsidRPr="00181E89" w:rsidRDefault="00181E89" w:rsidP="00181E89">
      <w:pPr>
        <w:rPr>
          <w:rFonts w:ascii="Times New Roman" w:hAnsi="Times New Roman"/>
          <w:szCs w:val="20"/>
        </w:rPr>
      </w:pPr>
      <w:r w:rsidRPr="00181E89">
        <w:rPr>
          <w:rFonts w:ascii="Times New Roman" w:hAnsi="Times New Roman"/>
          <w:szCs w:val="20"/>
        </w:rPr>
        <w:t>Based on LLS results on PDSCH 1Mbps coverage evaluation collected from different sources:</w:t>
      </w:r>
    </w:p>
    <w:p w14:paraId="5685FADA" w14:textId="77777777" w:rsidR="00181E89" w:rsidRPr="00181E89" w:rsidRDefault="00181E89" w:rsidP="00311060">
      <w:pPr>
        <w:numPr>
          <w:ilvl w:val="0"/>
          <w:numId w:val="299"/>
        </w:numPr>
        <w:rPr>
          <w:rFonts w:ascii="Times New Roman" w:hAnsi="Times New Roman"/>
          <w:szCs w:val="20"/>
          <w:lang w:eastAsia="x-none"/>
        </w:rPr>
      </w:pPr>
      <w:r w:rsidRPr="00181E89">
        <w:rPr>
          <w:rFonts w:ascii="Times New Roman" w:hAnsi="Times New Roman"/>
          <w:szCs w:val="20"/>
          <w:lang w:eastAsia="x-none"/>
        </w:rPr>
        <w:t>It is observed that the required SNR for PDSCH with 1Mbps data rate is in average equal to – 4.1 dB (7 sources)</w:t>
      </w:r>
    </w:p>
    <w:p w14:paraId="6CF54FEA" w14:textId="77777777" w:rsidR="00181E89" w:rsidRPr="00181E89" w:rsidRDefault="00181E89" w:rsidP="00311060">
      <w:pPr>
        <w:numPr>
          <w:ilvl w:val="0"/>
          <w:numId w:val="299"/>
        </w:numPr>
        <w:rPr>
          <w:rFonts w:ascii="Times New Roman" w:hAnsi="Times New Roman"/>
          <w:szCs w:val="20"/>
          <w:lang w:eastAsia="x-none"/>
        </w:rPr>
      </w:pPr>
      <w:r w:rsidRPr="00181E89">
        <w:rPr>
          <w:rFonts w:ascii="Times New Roman" w:hAnsi="Times New Roman"/>
          <w:szCs w:val="20"/>
          <w:lang w:eastAsia="x-none"/>
        </w:rPr>
        <w:t xml:space="preserve">With parameter LEO600km Set1-1 FR1 and 1-2 FR1: </w:t>
      </w:r>
    </w:p>
    <w:p w14:paraId="1A07B23B" w14:textId="77777777" w:rsidR="00181E89" w:rsidRPr="00181E89" w:rsidRDefault="00181E89" w:rsidP="00311060">
      <w:pPr>
        <w:numPr>
          <w:ilvl w:val="1"/>
          <w:numId w:val="299"/>
        </w:numPr>
        <w:rPr>
          <w:rFonts w:ascii="Times New Roman" w:hAnsi="Times New Roman"/>
          <w:szCs w:val="20"/>
          <w:lang w:eastAsia="x-none"/>
        </w:rPr>
      </w:pPr>
      <w:r w:rsidRPr="00181E89">
        <w:rPr>
          <w:rFonts w:ascii="Times New Roman" w:hAnsi="Times New Roman"/>
          <w:szCs w:val="20"/>
          <w:lang w:eastAsia="x-none"/>
        </w:rPr>
        <w:lastRenderedPageBreak/>
        <w:t xml:space="preserve">7 sources observed that there is no coverage gap for PDSCH with 1Mbps: </w:t>
      </w:r>
    </w:p>
    <w:p w14:paraId="344D3C67" w14:textId="77777777" w:rsidR="00181E89" w:rsidRPr="00181E89" w:rsidRDefault="00181E89" w:rsidP="00311060">
      <w:pPr>
        <w:numPr>
          <w:ilvl w:val="1"/>
          <w:numId w:val="299"/>
        </w:numPr>
        <w:rPr>
          <w:rFonts w:ascii="Times New Roman" w:hAnsi="Times New Roman"/>
          <w:szCs w:val="20"/>
          <w:lang w:eastAsia="x-none"/>
        </w:rPr>
      </w:pPr>
      <w:r w:rsidRPr="00181E89">
        <w:rPr>
          <w:rFonts w:ascii="Times New Roman" w:hAnsi="Times New Roman"/>
          <w:szCs w:val="20"/>
          <w:lang w:eastAsia="x-none"/>
        </w:rPr>
        <w:t xml:space="preserve">The coverage margin is around 2.2 dB on average, compared to CNR of -1.9 dB   </w:t>
      </w:r>
    </w:p>
    <w:p w14:paraId="12131363" w14:textId="77777777" w:rsidR="00181E89" w:rsidRPr="00181E89" w:rsidRDefault="00181E89" w:rsidP="00311060">
      <w:pPr>
        <w:numPr>
          <w:ilvl w:val="0"/>
          <w:numId w:val="299"/>
        </w:numPr>
        <w:rPr>
          <w:rFonts w:ascii="Times New Roman" w:hAnsi="Times New Roman"/>
          <w:szCs w:val="20"/>
          <w:lang w:eastAsia="x-none"/>
        </w:rPr>
      </w:pPr>
      <w:r w:rsidRPr="00181E89">
        <w:rPr>
          <w:rFonts w:ascii="Times New Roman" w:hAnsi="Times New Roman"/>
          <w:szCs w:val="20"/>
          <w:lang w:eastAsia="x-none"/>
        </w:rPr>
        <w:t xml:space="preserve">With parameter LEO600km Set1-3 FR1: </w:t>
      </w:r>
    </w:p>
    <w:p w14:paraId="00DB79E3" w14:textId="77777777" w:rsidR="00181E89" w:rsidRPr="00181E89" w:rsidRDefault="00181E89" w:rsidP="00311060">
      <w:pPr>
        <w:numPr>
          <w:ilvl w:val="1"/>
          <w:numId w:val="299"/>
        </w:numPr>
        <w:rPr>
          <w:rFonts w:ascii="Times New Roman" w:hAnsi="Times New Roman"/>
          <w:szCs w:val="20"/>
          <w:lang w:eastAsia="x-none"/>
        </w:rPr>
      </w:pPr>
      <w:r w:rsidRPr="00181E89">
        <w:rPr>
          <w:rFonts w:ascii="Times New Roman" w:hAnsi="Times New Roman"/>
          <w:szCs w:val="20"/>
          <w:lang w:eastAsia="x-none"/>
        </w:rPr>
        <w:t xml:space="preserve">5 sources observed that, there is a coverage gap for PDSCH with 1Mbps: </w:t>
      </w:r>
    </w:p>
    <w:p w14:paraId="7EDFA06D" w14:textId="77777777" w:rsidR="00181E89" w:rsidRPr="00181E89" w:rsidRDefault="00181E89" w:rsidP="00311060">
      <w:pPr>
        <w:numPr>
          <w:ilvl w:val="1"/>
          <w:numId w:val="299"/>
        </w:numPr>
        <w:rPr>
          <w:rFonts w:ascii="Times New Roman" w:hAnsi="Times New Roman"/>
          <w:szCs w:val="20"/>
          <w:lang w:eastAsia="x-none"/>
        </w:rPr>
      </w:pPr>
      <w:r w:rsidRPr="00181E89">
        <w:rPr>
          <w:rFonts w:ascii="Times New Roman" w:hAnsi="Times New Roman"/>
          <w:szCs w:val="20"/>
          <w:lang w:eastAsia="x-none"/>
        </w:rPr>
        <w:t>The coverage gap is around 5.5 dB on average, compared to CNR of -9.9 dB</w:t>
      </w:r>
    </w:p>
    <w:p w14:paraId="641A60D2" w14:textId="77777777" w:rsidR="00181E89" w:rsidRPr="00181E89" w:rsidRDefault="00181E89" w:rsidP="00311060">
      <w:pPr>
        <w:numPr>
          <w:ilvl w:val="0"/>
          <w:numId w:val="299"/>
        </w:numPr>
        <w:rPr>
          <w:bCs/>
          <w:szCs w:val="16"/>
          <w:lang w:eastAsia="x-none"/>
        </w:rPr>
      </w:pPr>
      <w:r w:rsidRPr="00181E89">
        <w:rPr>
          <w:rFonts w:ascii="Times New Roman" w:hAnsi="Times New Roman"/>
          <w:bCs/>
          <w:szCs w:val="16"/>
          <w:lang w:eastAsia="x-none"/>
        </w:rPr>
        <w:t xml:space="preserve">Note: the results above are obtained independently from the performance of other channels or signals, and it doesn’t imply the successful reception for other channels or signals before or after the detection of </w:t>
      </w:r>
      <w:r w:rsidRPr="00181E89">
        <w:rPr>
          <w:rFonts w:ascii="Times New Roman" w:hAnsi="Times New Roman"/>
          <w:szCs w:val="20"/>
          <w:lang w:eastAsia="x-none"/>
        </w:rPr>
        <w:t>PDSCH 1Mbps</w:t>
      </w:r>
      <w:r w:rsidRPr="00181E89">
        <w:rPr>
          <w:rFonts w:ascii="Times New Roman" w:hAnsi="Times New Roman"/>
          <w:bCs/>
          <w:szCs w:val="16"/>
          <w:lang w:eastAsia="x-none"/>
        </w:rPr>
        <w:t>.</w:t>
      </w:r>
    </w:p>
    <w:p w14:paraId="2511A375" w14:textId="77777777" w:rsidR="00181E89" w:rsidRDefault="00181E89" w:rsidP="00CB5759">
      <w:pPr>
        <w:rPr>
          <w:lang w:eastAsia="x-none"/>
        </w:rPr>
      </w:pPr>
    </w:p>
    <w:p w14:paraId="7C3DC07F" w14:textId="77777777" w:rsidR="00107C65" w:rsidRDefault="00107C65" w:rsidP="00CB5759">
      <w:pPr>
        <w:rPr>
          <w:lang w:eastAsia="x-none"/>
        </w:rPr>
      </w:pPr>
    </w:p>
    <w:p w14:paraId="1C112D5F" w14:textId="0A8218AF" w:rsidR="00107C65" w:rsidRPr="00CB5759" w:rsidRDefault="00107C65" w:rsidP="00CB5759">
      <w:pPr>
        <w:rPr>
          <w:lang w:eastAsia="x-none"/>
        </w:rPr>
      </w:pPr>
      <w:r>
        <w:rPr>
          <w:lang w:eastAsia="x-none"/>
        </w:rPr>
        <w:t xml:space="preserve">Final summary in </w:t>
      </w:r>
      <w:hyperlink r:id="rId2312" w:history="1">
        <w:r w:rsidR="006F79AF">
          <w:rPr>
            <w:rStyle w:val="Hyperlink"/>
            <w:lang w:eastAsia="x-none"/>
          </w:rPr>
          <w:t>R1-2405730</w:t>
        </w:r>
      </w:hyperlink>
      <w:r>
        <w:rPr>
          <w:lang w:eastAsia="x-none"/>
        </w:rPr>
        <w:t>.</w:t>
      </w:r>
    </w:p>
    <w:p w14:paraId="1F2C1DE2" w14:textId="77777777" w:rsidR="00D7097B" w:rsidRPr="00D7097B" w:rsidRDefault="00D7097B" w:rsidP="00286025">
      <w:pPr>
        <w:pStyle w:val="Heading3"/>
        <w:rPr>
          <w:lang w:val="en-US" w:eastAsia="ko-KR"/>
        </w:rPr>
      </w:pPr>
      <w:bookmarkStart w:id="459" w:name="_Toc166306572"/>
      <w:bookmarkStart w:id="460" w:name="_Toc173405065"/>
      <w:r w:rsidRPr="00D7097B">
        <w:rPr>
          <w:lang w:val="en-US" w:eastAsia="ko-KR"/>
        </w:rPr>
        <w:t>Support of RedCap and eRedCap UEs with NR NTN operating in FR1-NTN bands</w:t>
      </w:r>
      <w:bookmarkEnd w:id="459"/>
      <w:bookmarkEnd w:id="460"/>
    </w:p>
    <w:p w14:paraId="7A83194D" w14:textId="77777777" w:rsidR="00D7097B" w:rsidRPr="00D7097B" w:rsidRDefault="00D7097B" w:rsidP="00D7097B">
      <w:pPr>
        <w:rPr>
          <w:i/>
          <w:iCs/>
        </w:rPr>
      </w:pPr>
      <w:r w:rsidRPr="00D7097B">
        <w:rPr>
          <w:i/>
          <w:iCs/>
        </w:rPr>
        <w:t>Work in RAN1 is limited to checking whether any essential changes are needed for their support (i.e. focusing on HD collision rules) by end of Q2/2024.</w:t>
      </w:r>
    </w:p>
    <w:p w14:paraId="126E93A4" w14:textId="77777777" w:rsidR="00D7097B" w:rsidRPr="00D7097B" w:rsidRDefault="00D7097B" w:rsidP="00286025"/>
    <w:p w14:paraId="3722A703" w14:textId="4CB5D67A" w:rsidR="00D7097B" w:rsidRPr="00D7097B" w:rsidRDefault="006F79AF" w:rsidP="00D7097B">
      <w:hyperlink r:id="rId2313" w:history="1">
        <w:r>
          <w:rPr>
            <w:rStyle w:val="Hyperlink"/>
          </w:rPr>
          <w:t>R1-2403939</w:t>
        </w:r>
      </w:hyperlink>
      <w:r w:rsidR="00D7097B" w:rsidRPr="00D7097B">
        <w:tab/>
        <w:t>Discussion on HD-FDD RedCap UEs and eRedCap UEs for FR1-NTN</w:t>
      </w:r>
      <w:r w:rsidR="00D7097B" w:rsidRPr="00D7097B">
        <w:tab/>
        <w:t>Huawei, HiSilicon</w:t>
      </w:r>
    </w:p>
    <w:p w14:paraId="476DECEA" w14:textId="49D4B631" w:rsidR="00D7097B" w:rsidRPr="00D7097B" w:rsidRDefault="006F79AF" w:rsidP="00D7097B">
      <w:hyperlink r:id="rId2314" w:history="1">
        <w:r>
          <w:rPr>
            <w:rStyle w:val="Hyperlink"/>
          </w:rPr>
          <w:t>R1-2404042</w:t>
        </w:r>
      </w:hyperlink>
      <w:r w:rsidR="00D7097B" w:rsidRPr="00D7097B">
        <w:tab/>
        <w:t>Discussion on support of RedCap and eRedCap UEs with NR NTN operating in FR1-NTN bands</w:t>
      </w:r>
      <w:r w:rsidR="00D7097B" w:rsidRPr="00D7097B">
        <w:tab/>
        <w:t>Spreadtrum Communications</w:t>
      </w:r>
    </w:p>
    <w:p w14:paraId="5F26AA24" w14:textId="3F098174" w:rsidR="00D7097B" w:rsidRPr="00D7097B" w:rsidRDefault="006F79AF" w:rsidP="00D7097B">
      <w:hyperlink r:id="rId2315" w:history="1">
        <w:r>
          <w:rPr>
            <w:rStyle w:val="Hyperlink"/>
          </w:rPr>
          <w:t>R1-2404133</w:t>
        </w:r>
      </w:hyperlink>
      <w:r w:rsidR="00D7097B" w:rsidRPr="00D7097B">
        <w:tab/>
        <w:t>Discussion on support of RedCap and eRedCap UEs with NR NTN operating in FR1-NTN bands</w:t>
      </w:r>
      <w:r w:rsidR="00D7097B" w:rsidRPr="00D7097B">
        <w:tab/>
        <w:t>Samsung</w:t>
      </w:r>
    </w:p>
    <w:p w14:paraId="695A1ED0" w14:textId="4A170A3A" w:rsidR="00D7097B" w:rsidRPr="00D7097B" w:rsidRDefault="006F79AF" w:rsidP="00D7097B">
      <w:hyperlink r:id="rId2316" w:history="1">
        <w:r>
          <w:rPr>
            <w:rStyle w:val="Hyperlink"/>
          </w:rPr>
          <w:t>R1-2404195</w:t>
        </w:r>
      </w:hyperlink>
      <w:r w:rsidR="00D7097B" w:rsidRPr="00D7097B">
        <w:tab/>
        <w:t>Discussion on support of RedCap and eRedCap UEs with NR-NTN</w:t>
      </w:r>
      <w:r w:rsidR="00D7097B" w:rsidRPr="00D7097B">
        <w:tab/>
        <w:t>vivo</w:t>
      </w:r>
    </w:p>
    <w:p w14:paraId="415CF571" w14:textId="2283F8CB" w:rsidR="00D7097B" w:rsidRPr="00D7097B" w:rsidRDefault="006F79AF" w:rsidP="00D7097B">
      <w:hyperlink r:id="rId2317" w:history="1">
        <w:r>
          <w:rPr>
            <w:rStyle w:val="Hyperlink"/>
          </w:rPr>
          <w:t>R1-2404215</w:t>
        </w:r>
      </w:hyperlink>
      <w:r w:rsidR="00D7097B" w:rsidRPr="00D7097B">
        <w:tab/>
        <w:t>Discussion on support of RedCap/eRedCap UEs for NR NTN</w:t>
      </w:r>
      <w:r w:rsidR="00D7097B" w:rsidRPr="00D7097B">
        <w:tab/>
        <w:t>ZTE</w:t>
      </w:r>
    </w:p>
    <w:p w14:paraId="2640CEC3" w14:textId="4AC70500" w:rsidR="00D7097B" w:rsidRPr="00D7097B" w:rsidRDefault="006F79AF" w:rsidP="00D7097B">
      <w:hyperlink r:id="rId2318" w:history="1">
        <w:r>
          <w:rPr>
            <w:rStyle w:val="Hyperlink"/>
          </w:rPr>
          <w:t>R1-2404262</w:t>
        </w:r>
      </w:hyperlink>
      <w:r w:rsidR="00D7097B" w:rsidRPr="00D7097B">
        <w:tab/>
        <w:t>Discussion on half-duplex RedCap issues for NTN FR1 operation</w:t>
      </w:r>
      <w:r w:rsidR="00D7097B" w:rsidRPr="00D7097B">
        <w:tab/>
        <w:t>InterDigital, Inc.</w:t>
      </w:r>
    </w:p>
    <w:p w14:paraId="1F48D919" w14:textId="348A0D7E" w:rsidR="00D7097B" w:rsidRPr="00D7097B" w:rsidRDefault="006F79AF" w:rsidP="00D7097B">
      <w:hyperlink r:id="rId2319" w:history="1">
        <w:r>
          <w:rPr>
            <w:rStyle w:val="Hyperlink"/>
          </w:rPr>
          <w:t>R1-2404308</w:t>
        </w:r>
      </w:hyperlink>
      <w:r w:rsidR="00D7097B" w:rsidRPr="00D7097B">
        <w:tab/>
        <w:t>Discussion on support of RedCap UEs with NR NTN operation</w:t>
      </w:r>
      <w:r w:rsidR="00D7097B" w:rsidRPr="00D7097B">
        <w:tab/>
        <w:t>Apple</w:t>
      </w:r>
    </w:p>
    <w:p w14:paraId="48BD47C8" w14:textId="6B751536" w:rsidR="00D7097B" w:rsidRPr="00D7097B" w:rsidRDefault="006F79AF" w:rsidP="00D7097B">
      <w:hyperlink r:id="rId2320" w:history="1">
        <w:r>
          <w:rPr>
            <w:rStyle w:val="Hyperlink"/>
          </w:rPr>
          <w:t>R1-2404324</w:t>
        </w:r>
      </w:hyperlink>
      <w:r w:rsidR="00D7097B" w:rsidRPr="00D7097B">
        <w:tab/>
        <w:t>Discussion on support of (e)RedCap UEs with NR-NTN operating in FR1-NTN bands</w:t>
      </w:r>
      <w:r w:rsidR="00D7097B" w:rsidRPr="00D7097B">
        <w:tab/>
        <w:t>LG Electronics</w:t>
      </w:r>
    </w:p>
    <w:p w14:paraId="2077AA3C" w14:textId="57E8EED1" w:rsidR="00D7097B" w:rsidRPr="00D7097B" w:rsidRDefault="006F79AF" w:rsidP="00D7097B">
      <w:hyperlink r:id="rId2321" w:history="1">
        <w:r>
          <w:rPr>
            <w:rStyle w:val="Hyperlink"/>
          </w:rPr>
          <w:t>R1-2404391</w:t>
        </w:r>
      </w:hyperlink>
      <w:r w:rsidR="00D7097B" w:rsidRPr="00D7097B">
        <w:tab/>
        <w:t>Discussion on the operation of RedCap and eRedCap UEs In NTN</w:t>
      </w:r>
      <w:r w:rsidR="00D7097B" w:rsidRPr="00D7097B">
        <w:tab/>
        <w:t>CATT</w:t>
      </w:r>
    </w:p>
    <w:p w14:paraId="29CA8CD3" w14:textId="2C5B95B5" w:rsidR="00D7097B" w:rsidRPr="00D7097B" w:rsidRDefault="006F79AF" w:rsidP="00D7097B">
      <w:hyperlink r:id="rId2322" w:history="1">
        <w:r>
          <w:rPr>
            <w:rStyle w:val="Hyperlink"/>
          </w:rPr>
          <w:t>R1-2404438</w:t>
        </w:r>
      </w:hyperlink>
      <w:r w:rsidR="00D7097B" w:rsidRPr="00D7097B">
        <w:tab/>
        <w:t>Discussion on Support of RedCap and eRedCap UEs with NR NTN operating in FR1-NTN bands</w:t>
      </w:r>
      <w:r w:rsidR="00D7097B" w:rsidRPr="00D7097B">
        <w:tab/>
        <w:t>China Telecom</w:t>
      </w:r>
    </w:p>
    <w:p w14:paraId="5A894A00" w14:textId="37ABD4C0" w:rsidR="00D7097B" w:rsidRPr="00D7097B" w:rsidRDefault="006F79AF" w:rsidP="00D7097B">
      <w:hyperlink r:id="rId2323" w:history="1">
        <w:r>
          <w:rPr>
            <w:rStyle w:val="Hyperlink"/>
          </w:rPr>
          <w:t>R1-2404472</w:t>
        </w:r>
      </w:hyperlink>
      <w:r w:rsidR="00D7097B" w:rsidRPr="00D7097B">
        <w:tab/>
        <w:t>Discussion on the collision issues of HD-FDD Redcap UE in FR1-NTN</w:t>
      </w:r>
      <w:r w:rsidR="00D7097B" w:rsidRPr="00D7097B">
        <w:tab/>
        <w:t>CMCC</w:t>
      </w:r>
    </w:p>
    <w:p w14:paraId="5FE8C98D" w14:textId="0DED0BE2" w:rsidR="00D7097B" w:rsidRPr="00D7097B" w:rsidRDefault="006F79AF" w:rsidP="00D7097B">
      <w:hyperlink r:id="rId2324" w:history="1">
        <w:r>
          <w:rPr>
            <w:rStyle w:val="Hyperlink"/>
          </w:rPr>
          <w:t>R1-2404533</w:t>
        </w:r>
      </w:hyperlink>
      <w:r w:rsidR="00D7097B" w:rsidRPr="00D7097B">
        <w:tab/>
        <w:t>On HD-FDD Redcap UEs for NTN</w:t>
      </w:r>
      <w:r w:rsidR="00D7097B" w:rsidRPr="00D7097B">
        <w:tab/>
        <w:t>Ericsson</w:t>
      </w:r>
    </w:p>
    <w:p w14:paraId="0089011D" w14:textId="7A42FCA2" w:rsidR="00D7097B" w:rsidRPr="00D7097B" w:rsidRDefault="006F79AF" w:rsidP="00D7097B">
      <w:hyperlink r:id="rId2325" w:history="1">
        <w:r>
          <w:rPr>
            <w:rStyle w:val="Hyperlink"/>
          </w:rPr>
          <w:t>R1-2404580</w:t>
        </w:r>
      </w:hyperlink>
      <w:r w:rsidR="00D7097B" w:rsidRPr="00D7097B">
        <w:tab/>
        <w:t>Discussion on support of RedCap/eRedCap UEs in NR NTN</w:t>
      </w:r>
      <w:r w:rsidR="00D7097B" w:rsidRPr="00D7097B">
        <w:tab/>
        <w:t>HONOR</w:t>
      </w:r>
    </w:p>
    <w:p w14:paraId="22FC75AD" w14:textId="6F9760BC" w:rsidR="00D7097B" w:rsidRPr="00D7097B" w:rsidRDefault="006F79AF" w:rsidP="00D7097B">
      <w:hyperlink r:id="rId2326" w:history="1">
        <w:r>
          <w:rPr>
            <w:rStyle w:val="Hyperlink"/>
          </w:rPr>
          <w:t>R1-2404608</w:t>
        </w:r>
      </w:hyperlink>
      <w:r w:rsidR="00D7097B" w:rsidRPr="00D7097B">
        <w:tab/>
        <w:t>Discussion on the support of Redcap UE for NTN operating on FR1 bands</w:t>
      </w:r>
      <w:r w:rsidR="00D7097B" w:rsidRPr="00D7097B">
        <w:tab/>
        <w:t>Xiaomi</w:t>
      </w:r>
    </w:p>
    <w:p w14:paraId="4A3B33E8" w14:textId="4239270F" w:rsidR="00D7097B" w:rsidRPr="00D7097B" w:rsidRDefault="006F79AF" w:rsidP="00D7097B">
      <w:hyperlink r:id="rId2327" w:history="1">
        <w:r>
          <w:rPr>
            <w:rStyle w:val="Hyperlink"/>
          </w:rPr>
          <w:t>R1-2404725</w:t>
        </w:r>
      </w:hyperlink>
      <w:r w:rsidR="00D7097B" w:rsidRPr="00D7097B">
        <w:tab/>
        <w:t>Discussion on support of RedCap/eRedCap UEs in NTN</w:t>
      </w:r>
      <w:r w:rsidR="00D7097B" w:rsidRPr="00D7097B">
        <w:tab/>
        <w:t>CAICT</w:t>
      </w:r>
    </w:p>
    <w:p w14:paraId="5C432A40" w14:textId="5D997BE2" w:rsidR="00D7097B" w:rsidRPr="00D7097B" w:rsidRDefault="006F79AF" w:rsidP="00D7097B">
      <w:hyperlink r:id="rId2328" w:history="1">
        <w:r>
          <w:rPr>
            <w:rStyle w:val="Hyperlink"/>
          </w:rPr>
          <w:t>R1-2404736</w:t>
        </w:r>
      </w:hyperlink>
      <w:r w:rsidR="00D7097B" w:rsidRPr="00D7097B">
        <w:tab/>
        <w:t>Discussion on HD-FDD RedCap UEs and eRedCap UEs for FR1-NTN</w:t>
      </w:r>
      <w:r w:rsidR="00D7097B" w:rsidRPr="00D7097B">
        <w:tab/>
        <w:t>TCL</w:t>
      </w:r>
    </w:p>
    <w:p w14:paraId="17B8CF0A" w14:textId="53788188" w:rsidR="00D7097B" w:rsidRPr="00D7097B" w:rsidRDefault="006F79AF" w:rsidP="00D7097B">
      <w:hyperlink r:id="rId2329" w:history="1">
        <w:r>
          <w:rPr>
            <w:rStyle w:val="Hyperlink"/>
          </w:rPr>
          <w:t>R1-2404785</w:t>
        </w:r>
      </w:hyperlink>
      <w:r w:rsidR="00D7097B" w:rsidRPr="00D7097B">
        <w:tab/>
        <w:t>Discussion on HD UEs with NR NTN</w:t>
      </w:r>
      <w:r w:rsidR="00D7097B" w:rsidRPr="00D7097B">
        <w:tab/>
        <w:t>ETRI</w:t>
      </w:r>
    </w:p>
    <w:p w14:paraId="27EB7ACA" w14:textId="392F73B3" w:rsidR="00D7097B" w:rsidRPr="00D7097B" w:rsidRDefault="006F79AF" w:rsidP="00D7097B">
      <w:hyperlink r:id="rId2330" w:history="1">
        <w:r>
          <w:rPr>
            <w:rStyle w:val="Hyperlink"/>
          </w:rPr>
          <w:t>R1-2404862</w:t>
        </w:r>
      </w:hyperlink>
      <w:r w:rsidR="00D7097B" w:rsidRPr="00D7097B">
        <w:tab/>
        <w:t>Discussion on supporting of RedCap and eRedCap UEs with NR NTN operating in FR1-NTN bands</w:t>
      </w:r>
      <w:r w:rsidR="00D7097B" w:rsidRPr="00D7097B">
        <w:tab/>
        <w:t>OPPO</w:t>
      </w:r>
    </w:p>
    <w:p w14:paraId="0FD26E27" w14:textId="15527098" w:rsidR="00D7097B" w:rsidRPr="00D7097B" w:rsidRDefault="006F79AF" w:rsidP="00D7097B">
      <w:hyperlink r:id="rId2331" w:history="1">
        <w:r>
          <w:rPr>
            <w:rStyle w:val="Hyperlink"/>
          </w:rPr>
          <w:t>R1-2405058</w:t>
        </w:r>
      </w:hyperlink>
      <w:r w:rsidR="00D7097B" w:rsidRPr="00D7097B">
        <w:tab/>
        <w:t>Discussion on support of RedCap and eRedCap UEs in FR1-NTN</w:t>
      </w:r>
      <w:r w:rsidR="00D7097B" w:rsidRPr="00D7097B">
        <w:tab/>
        <w:t>NTT DOCOMO, INC.</w:t>
      </w:r>
    </w:p>
    <w:p w14:paraId="16D88EAF" w14:textId="54CE2090" w:rsidR="00D7097B" w:rsidRPr="00D7097B" w:rsidRDefault="006F79AF" w:rsidP="00D7097B">
      <w:hyperlink r:id="rId2332" w:history="1">
        <w:r>
          <w:rPr>
            <w:rStyle w:val="Hyperlink"/>
          </w:rPr>
          <w:t>R1-2405091</w:t>
        </w:r>
      </w:hyperlink>
      <w:r w:rsidR="00D7097B" w:rsidRPr="00D7097B">
        <w:tab/>
        <w:t>Discussion on support of RedCap and eRedCap UEs with NR NTN operating in FR1-NTN bands</w:t>
      </w:r>
      <w:r w:rsidR="00D7097B" w:rsidRPr="00D7097B">
        <w:tab/>
        <w:t>MediaTek Inc.</w:t>
      </w:r>
    </w:p>
    <w:p w14:paraId="0CE6921D" w14:textId="1D2B8CEA" w:rsidR="00D7097B" w:rsidRPr="00D7097B" w:rsidRDefault="006F79AF" w:rsidP="00D7097B">
      <w:hyperlink r:id="rId2333" w:history="1">
        <w:r>
          <w:rPr>
            <w:rStyle w:val="Hyperlink"/>
          </w:rPr>
          <w:t>R1-2405173</w:t>
        </w:r>
      </w:hyperlink>
      <w:r w:rsidR="00D7097B" w:rsidRPr="00D7097B">
        <w:tab/>
        <w:t>Support of Redcap and eRedcap UEs in NR NTN</w:t>
      </w:r>
      <w:r w:rsidR="00D7097B" w:rsidRPr="00D7097B">
        <w:tab/>
        <w:t>Qualcomm Incorporated</w:t>
      </w:r>
    </w:p>
    <w:p w14:paraId="04802167" w14:textId="604480C4" w:rsidR="00D7097B" w:rsidRDefault="006F79AF" w:rsidP="00D7097B">
      <w:hyperlink r:id="rId2334" w:history="1">
        <w:r>
          <w:rPr>
            <w:rStyle w:val="Hyperlink"/>
          </w:rPr>
          <w:t>R1-2405264</w:t>
        </w:r>
      </w:hyperlink>
      <w:r w:rsidR="00D7097B" w:rsidRPr="00D7097B">
        <w:tab/>
        <w:t>Considerations on (e)RedCap operation in NR over NTN</w:t>
      </w:r>
      <w:r w:rsidR="00D7097B" w:rsidRPr="00D7097B">
        <w:tab/>
        <w:t>Nokia, Nokia Shanghai Bell</w:t>
      </w:r>
    </w:p>
    <w:p w14:paraId="4AAA85E1" w14:textId="77777777" w:rsidR="00147738" w:rsidRDefault="00147738" w:rsidP="00D7097B"/>
    <w:p w14:paraId="14AC4274" w14:textId="4533532A" w:rsidR="00147738" w:rsidRPr="00147738" w:rsidRDefault="006F79AF" w:rsidP="00147738">
      <w:pPr>
        <w:rPr>
          <w:b/>
          <w:bCs/>
        </w:rPr>
      </w:pPr>
      <w:hyperlink r:id="rId2335" w:history="1">
        <w:r>
          <w:rPr>
            <w:rStyle w:val="Hyperlink"/>
            <w:b/>
            <w:bCs/>
          </w:rPr>
          <w:t>R1-2405516</w:t>
        </w:r>
      </w:hyperlink>
      <w:r w:rsidR="00147738" w:rsidRPr="00147738">
        <w:rPr>
          <w:b/>
          <w:bCs/>
        </w:rPr>
        <w:tab/>
        <w:t>Summary #1 for Support of RedCap and eRedCap UEs with NR NTN operating in FR1-NTN bands</w:t>
      </w:r>
      <w:r w:rsidR="00147738" w:rsidRPr="00147738">
        <w:rPr>
          <w:b/>
          <w:bCs/>
        </w:rPr>
        <w:tab/>
        <w:t>Moderator (CATT)</w:t>
      </w:r>
    </w:p>
    <w:p w14:paraId="0B1D2A36" w14:textId="6593AF7E" w:rsidR="00147738" w:rsidRDefault="00147738" w:rsidP="00147738">
      <w:r>
        <w:t>From Tuesday session</w:t>
      </w:r>
    </w:p>
    <w:p w14:paraId="4FFE94E0" w14:textId="77777777" w:rsidR="00147738" w:rsidRPr="00147738" w:rsidRDefault="00147738" w:rsidP="00147738">
      <w:pPr>
        <w:rPr>
          <w:rFonts w:ascii="Times New Roman" w:hAnsi="Times New Roman"/>
          <w:b/>
          <w:bCs/>
          <w:szCs w:val="20"/>
        </w:rPr>
      </w:pPr>
      <w:r w:rsidRPr="00147738">
        <w:rPr>
          <w:rFonts w:ascii="Times New Roman" w:hAnsi="Times New Roman"/>
          <w:b/>
          <w:bCs/>
          <w:szCs w:val="20"/>
        </w:rPr>
        <w:t>Conclusion</w:t>
      </w:r>
    </w:p>
    <w:p w14:paraId="74A237E7" w14:textId="77777777" w:rsidR="00147738" w:rsidRPr="00147738" w:rsidRDefault="00147738" w:rsidP="00147738">
      <w:pPr>
        <w:rPr>
          <w:rFonts w:ascii="Times New Roman" w:hAnsi="Times New Roman"/>
          <w:noProof/>
          <w:szCs w:val="20"/>
          <w:lang w:eastAsia="zh-CN"/>
        </w:rPr>
      </w:pPr>
      <w:r w:rsidRPr="00147738">
        <w:rPr>
          <w:rFonts w:ascii="Times New Roman" w:hAnsi="Times New Roman"/>
          <w:noProof/>
          <w:szCs w:val="20"/>
          <w:lang w:eastAsia="zh-CN"/>
        </w:rPr>
        <w:t>For Rel-19 HD-FDD RedCap/eRedCap UE in NTN, the issues caused by TA mismatch between actual TA used by the UE and assumed TA for the UE at the gNB should be mitigated for collision cases 3 and 4.</w:t>
      </w:r>
    </w:p>
    <w:p w14:paraId="0E4793A7" w14:textId="1B72A166" w:rsidR="00147738" w:rsidRPr="00147738" w:rsidRDefault="00147738" w:rsidP="00311060">
      <w:pPr>
        <w:pStyle w:val="ListParagraph"/>
        <w:numPr>
          <w:ilvl w:val="0"/>
          <w:numId w:val="168"/>
        </w:numPr>
        <w:rPr>
          <w:noProof/>
          <w:lang w:eastAsia="zh-CN"/>
        </w:rPr>
      </w:pPr>
      <w:r w:rsidRPr="00147738">
        <w:rPr>
          <w:noProof/>
          <w:lang w:eastAsia="zh-CN"/>
        </w:rPr>
        <w:t>Note: further discussion on other cases is not precluded</w:t>
      </w:r>
      <w:r>
        <w:rPr>
          <w:noProof/>
          <w:lang w:eastAsia="zh-CN"/>
        </w:rPr>
        <w:t>.</w:t>
      </w:r>
    </w:p>
    <w:p w14:paraId="6AF83586" w14:textId="77777777" w:rsidR="00147738" w:rsidRPr="00147738" w:rsidRDefault="00147738" w:rsidP="00147738">
      <w:pPr>
        <w:rPr>
          <w:rFonts w:ascii="Times New Roman" w:hAnsi="Times New Roman"/>
          <w:noProof/>
          <w:szCs w:val="20"/>
          <w:lang w:eastAsia="zh-CN"/>
        </w:rPr>
      </w:pPr>
    </w:p>
    <w:p w14:paraId="707C9222" w14:textId="51A8EBC3" w:rsidR="00061B2C" w:rsidRPr="00061B2C" w:rsidRDefault="006F79AF" w:rsidP="00061B2C">
      <w:pPr>
        <w:rPr>
          <w:rFonts w:eastAsia="SimSun"/>
          <w:b/>
          <w:noProof/>
          <w:szCs w:val="20"/>
          <w:lang w:eastAsia="zh-CN"/>
        </w:rPr>
      </w:pPr>
      <w:hyperlink r:id="rId2336" w:history="1">
        <w:r>
          <w:rPr>
            <w:rStyle w:val="Hyperlink"/>
            <w:rFonts w:eastAsia="SimSun"/>
            <w:b/>
            <w:noProof/>
            <w:szCs w:val="20"/>
            <w:lang w:eastAsia="zh-CN"/>
          </w:rPr>
          <w:t>R1-2405517</w:t>
        </w:r>
      </w:hyperlink>
      <w:r w:rsidR="00061B2C" w:rsidRPr="00061B2C">
        <w:rPr>
          <w:rFonts w:eastAsia="SimSun"/>
          <w:b/>
          <w:noProof/>
          <w:szCs w:val="20"/>
          <w:lang w:eastAsia="zh-CN"/>
        </w:rPr>
        <w:tab/>
        <w:t>Summary #2 for Support of RedCap and eRedCap UEs with NR NTN operating in FR1-NTN bands</w:t>
      </w:r>
      <w:r w:rsidR="00061B2C" w:rsidRPr="00061B2C">
        <w:rPr>
          <w:rFonts w:eastAsia="SimSun"/>
          <w:b/>
          <w:noProof/>
          <w:szCs w:val="20"/>
          <w:lang w:eastAsia="zh-CN"/>
        </w:rPr>
        <w:tab/>
        <w:t>Moderator (CATT)</w:t>
      </w:r>
    </w:p>
    <w:p w14:paraId="75FF0E78" w14:textId="51AE4C40" w:rsidR="00061B2C" w:rsidRDefault="00061B2C" w:rsidP="00061B2C">
      <w:pPr>
        <w:rPr>
          <w:szCs w:val="20"/>
        </w:rPr>
      </w:pPr>
      <w:r>
        <w:rPr>
          <w:szCs w:val="20"/>
        </w:rPr>
        <w:t>From Thursday session</w:t>
      </w:r>
    </w:p>
    <w:p w14:paraId="54DB15FE" w14:textId="77777777" w:rsidR="00061B2C" w:rsidRPr="00A229CD" w:rsidRDefault="00061B2C" w:rsidP="00061B2C">
      <w:pPr>
        <w:rPr>
          <w:b/>
          <w:szCs w:val="20"/>
        </w:rPr>
      </w:pPr>
      <w:r w:rsidRPr="00A229CD">
        <w:rPr>
          <w:b/>
          <w:szCs w:val="20"/>
        </w:rPr>
        <w:t>Conclusion</w:t>
      </w:r>
    </w:p>
    <w:p w14:paraId="73E7899C" w14:textId="26B023B8" w:rsidR="00061B2C" w:rsidRDefault="00061B2C" w:rsidP="00061B2C">
      <w:pPr>
        <w:rPr>
          <w:rFonts w:eastAsia="SimSun"/>
          <w:b/>
          <w:lang w:eastAsia="zh-CN"/>
        </w:rPr>
      </w:pPr>
      <w:r>
        <w:rPr>
          <w:rFonts w:hint="eastAsia"/>
          <w:lang w:eastAsia="zh-CN"/>
        </w:rPr>
        <w:t xml:space="preserve">For </w:t>
      </w:r>
      <w:r>
        <w:rPr>
          <w:rFonts w:hint="eastAsia"/>
          <w:color w:val="000000"/>
          <w:lang w:eastAsia="zh-CN"/>
        </w:rPr>
        <w:t>collision</w:t>
      </w:r>
      <w:r>
        <w:rPr>
          <w:rFonts w:hint="eastAsia"/>
          <w:lang w:eastAsia="zh-CN"/>
        </w:rPr>
        <w:t xml:space="preserve"> cases 1, 2, 5 and 6, </w:t>
      </w:r>
      <w:r>
        <w:rPr>
          <w:rFonts w:eastAsia="SimSun" w:hint="eastAsia"/>
          <w:lang w:eastAsia="zh-CN"/>
        </w:rPr>
        <w:t xml:space="preserve">the existing priority rules </w:t>
      </w:r>
      <w:r>
        <w:rPr>
          <w:rFonts w:eastAsia="SimSun"/>
          <w:lang w:eastAsia="zh-CN"/>
        </w:rPr>
        <w:t>can be</w:t>
      </w:r>
      <w:r>
        <w:rPr>
          <w:rFonts w:eastAsia="SimSun" w:hint="eastAsia"/>
          <w:lang w:eastAsia="zh-CN"/>
        </w:rPr>
        <w:t xml:space="preserve"> reused </w:t>
      </w:r>
      <w:r>
        <w:rPr>
          <w:rFonts w:eastAsia="SimSun"/>
          <w:bCs/>
          <w:lang w:eastAsia="zh-CN"/>
        </w:rPr>
        <w:t>for a HD-FDD (e)RedCap UE</w:t>
      </w:r>
      <w:r>
        <w:rPr>
          <w:rFonts w:eastAsia="SimSun" w:hint="eastAsia"/>
          <w:bCs/>
          <w:lang w:eastAsia="zh-CN"/>
        </w:rPr>
        <w:t xml:space="preserve"> in NTN</w:t>
      </w:r>
      <w:r>
        <w:rPr>
          <w:rFonts w:eastAsia="SimSun" w:hint="eastAsia"/>
          <w:lang w:eastAsia="zh-CN"/>
        </w:rPr>
        <w:t>.</w:t>
      </w:r>
    </w:p>
    <w:p w14:paraId="36EF8D36" w14:textId="77777777" w:rsidR="00061B2C" w:rsidRDefault="00061B2C" w:rsidP="00061B2C">
      <w:pPr>
        <w:rPr>
          <w:highlight w:val="yellow"/>
          <w:lang w:eastAsia="zh-CN"/>
        </w:rPr>
      </w:pPr>
    </w:p>
    <w:p w14:paraId="3D0223F0" w14:textId="77777777" w:rsidR="00061B2C" w:rsidRPr="00DD7C8D" w:rsidRDefault="00061B2C" w:rsidP="00061B2C">
      <w:pPr>
        <w:rPr>
          <w:rFonts w:eastAsia="SimSun"/>
          <w:b/>
          <w:szCs w:val="20"/>
          <w:lang w:val="en-US" w:eastAsia="zh-CN"/>
        </w:rPr>
      </w:pPr>
      <w:r w:rsidRPr="00F15EA6">
        <w:rPr>
          <w:rFonts w:eastAsia="SimSun"/>
          <w:b/>
          <w:szCs w:val="20"/>
          <w:lang w:val="en-US" w:eastAsia="zh-CN"/>
        </w:rPr>
        <w:t>Observation</w:t>
      </w:r>
    </w:p>
    <w:p w14:paraId="1629724D" w14:textId="77777777" w:rsidR="00061B2C" w:rsidRDefault="00061B2C" w:rsidP="00061B2C">
      <w:pPr>
        <w:rPr>
          <w:rFonts w:eastAsia="SimSun"/>
          <w:szCs w:val="20"/>
          <w:lang w:eastAsia="zh-CN"/>
        </w:rPr>
      </w:pPr>
      <w:r>
        <w:rPr>
          <w:rFonts w:eastAsia="SimSun" w:hint="eastAsia"/>
          <w:szCs w:val="20"/>
          <w:lang w:eastAsia="zh-CN"/>
        </w:rPr>
        <w:lastRenderedPageBreak/>
        <w:t xml:space="preserve">TA reporting </w:t>
      </w:r>
      <w:r>
        <w:rPr>
          <w:rFonts w:eastAsia="SimSun"/>
          <w:szCs w:val="20"/>
          <w:lang w:val="en-US" w:eastAsia="zh-CN"/>
        </w:rPr>
        <w:t>is</w:t>
      </w:r>
      <w:r>
        <w:rPr>
          <w:rFonts w:eastAsia="SimSun" w:hint="eastAsia"/>
          <w:szCs w:val="20"/>
          <w:lang w:eastAsia="zh-CN"/>
        </w:rPr>
        <w:t xml:space="preserve"> beneficial to </w:t>
      </w:r>
      <w:r>
        <w:rPr>
          <w:rFonts w:eastAsia="SimSun"/>
          <w:szCs w:val="20"/>
          <w:lang w:val="en-US" w:eastAsia="zh-CN"/>
        </w:rPr>
        <w:t>mitigate</w:t>
      </w:r>
      <w:r>
        <w:rPr>
          <w:rFonts w:eastAsia="SimSun" w:hint="eastAsia"/>
          <w:szCs w:val="20"/>
          <w:lang w:eastAsia="zh-CN"/>
        </w:rPr>
        <w:t xml:space="preserve"> the TA mismatch between </w:t>
      </w:r>
      <w:r>
        <w:rPr>
          <w:rFonts w:eastAsia="SimSun"/>
          <w:szCs w:val="20"/>
          <w:lang w:eastAsia="zh-CN"/>
        </w:rPr>
        <w:t>actual</w:t>
      </w:r>
      <w:r>
        <w:rPr>
          <w:rFonts w:eastAsia="SimSun" w:hint="eastAsia"/>
          <w:szCs w:val="20"/>
          <w:lang w:eastAsia="zh-CN"/>
        </w:rPr>
        <w:t xml:space="preserve"> TA used by the UE and assumed TA for the UE at the gNB for </w:t>
      </w:r>
      <w:r>
        <w:rPr>
          <w:rFonts w:eastAsia="SimSun"/>
          <w:szCs w:val="20"/>
          <w:lang w:eastAsia="zh-CN"/>
        </w:rPr>
        <w:t xml:space="preserve">HD-FDD RedCap/eRedCap UE in </w:t>
      </w:r>
      <w:r>
        <w:rPr>
          <w:rFonts w:eastAsia="SimSun" w:hint="eastAsia"/>
          <w:szCs w:val="20"/>
          <w:lang w:eastAsia="zh-CN"/>
        </w:rPr>
        <w:t>N</w:t>
      </w:r>
      <w:r>
        <w:rPr>
          <w:rFonts w:eastAsia="SimSun"/>
          <w:szCs w:val="20"/>
          <w:lang w:eastAsia="zh-CN"/>
        </w:rPr>
        <w:t>TN</w:t>
      </w:r>
      <w:r>
        <w:rPr>
          <w:rFonts w:eastAsia="SimSun" w:hint="eastAsia"/>
          <w:szCs w:val="20"/>
          <w:lang w:eastAsia="zh-CN"/>
        </w:rPr>
        <w:t xml:space="preserve"> from RAN1 perspective.</w:t>
      </w:r>
    </w:p>
    <w:p w14:paraId="4F12ABB8" w14:textId="6A991531" w:rsidR="00061B2C" w:rsidRPr="00061B2C" w:rsidRDefault="00061B2C" w:rsidP="00311060">
      <w:pPr>
        <w:pStyle w:val="ListParagraph"/>
        <w:numPr>
          <w:ilvl w:val="0"/>
          <w:numId w:val="168"/>
        </w:numPr>
        <w:rPr>
          <w:lang w:eastAsia="zh-CN"/>
        </w:rPr>
      </w:pPr>
      <w:r w:rsidRPr="00061B2C">
        <w:rPr>
          <w:rFonts w:hint="eastAsia"/>
          <w:lang w:eastAsia="zh-CN"/>
        </w:rPr>
        <w:t>N</w:t>
      </w:r>
      <w:r>
        <w:rPr>
          <w:lang w:eastAsia="zh-CN"/>
        </w:rPr>
        <w:t>ote</w:t>
      </w:r>
      <w:r w:rsidRPr="00061B2C">
        <w:rPr>
          <w:lang w:val="en-US" w:eastAsia="zh-CN"/>
        </w:rPr>
        <w:t>: complexity, power consumption and signaling overhead impact of TA reporting for (e)redcap UEs was not investigated in this work item</w:t>
      </w:r>
    </w:p>
    <w:p w14:paraId="26D774B6" w14:textId="77777777" w:rsidR="00147738" w:rsidRDefault="00147738" w:rsidP="00147738">
      <w:pPr>
        <w:rPr>
          <w:rFonts w:ascii="Times New Roman" w:hAnsi="Times New Roman"/>
          <w:szCs w:val="20"/>
        </w:rPr>
      </w:pPr>
    </w:p>
    <w:p w14:paraId="5AFBAC6E" w14:textId="3C40F5C5" w:rsidR="00151471" w:rsidRPr="00061B2C" w:rsidRDefault="00151471" w:rsidP="00147738">
      <w:pPr>
        <w:rPr>
          <w:rFonts w:ascii="Times New Roman" w:hAnsi="Times New Roman"/>
          <w:szCs w:val="20"/>
        </w:rPr>
      </w:pPr>
      <w:r>
        <w:rPr>
          <w:rFonts w:ascii="Times New Roman" w:hAnsi="Times New Roman"/>
          <w:szCs w:val="20"/>
        </w:rPr>
        <w:t xml:space="preserve">Final summary in </w:t>
      </w:r>
      <w:hyperlink r:id="rId2337" w:history="1">
        <w:r w:rsidR="006F79AF">
          <w:rPr>
            <w:rStyle w:val="Hyperlink"/>
            <w:rFonts w:ascii="Times New Roman" w:hAnsi="Times New Roman"/>
            <w:szCs w:val="20"/>
          </w:rPr>
          <w:t>R1-2405741</w:t>
        </w:r>
      </w:hyperlink>
      <w:r>
        <w:rPr>
          <w:rFonts w:ascii="Times New Roman" w:hAnsi="Times New Roman"/>
          <w:szCs w:val="20"/>
        </w:rPr>
        <w:t>.</w:t>
      </w:r>
    </w:p>
    <w:p w14:paraId="428E2F1B" w14:textId="77777777" w:rsidR="00D7097B" w:rsidRDefault="00D7097B" w:rsidP="00286025">
      <w:pPr>
        <w:pStyle w:val="Heading3"/>
      </w:pPr>
      <w:bookmarkStart w:id="461" w:name="_Toc166306573"/>
      <w:bookmarkStart w:id="462" w:name="_Toc173405066"/>
      <w:r w:rsidRPr="00D7097B">
        <w:t>NR-NTN uplink capacity/throughput enhancement</w:t>
      </w:r>
      <w:bookmarkEnd w:id="461"/>
      <w:bookmarkEnd w:id="462"/>
    </w:p>
    <w:p w14:paraId="63B1EB9C" w14:textId="29EF8855" w:rsidR="00D7097B" w:rsidRPr="00D7097B" w:rsidRDefault="006F79AF" w:rsidP="00D7097B">
      <w:pPr>
        <w:rPr>
          <w:lang w:eastAsia="x-none"/>
        </w:rPr>
      </w:pPr>
      <w:hyperlink r:id="rId2338" w:history="1">
        <w:r>
          <w:rPr>
            <w:rStyle w:val="Hyperlink"/>
          </w:rPr>
          <w:t>R1-2405550</w:t>
        </w:r>
      </w:hyperlink>
      <w:r w:rsidR="00151471" w:rsidRPr="00151471">
        <w:tab/>
        <w:t>Discussion on uplink capacity/throughput enhancement for FR1-NTN</w:t>
      </w:r>
      <w:r w:rsidR="00151471" w:rsidRPr="00151471">
        <w:tab/>
        <w:t>Huawei, HiSilicon</w:t>
      </w:r>
      <w:r w:rsidR="00151471">
        <w:tab/>
        <w:t xml:space="preserve">(rev of </w:t>
      </w:r>
      <w:hyperlink r:id="rId2339" w:history="1">
        <w:r>
          <w:rPr>
            <w:rStyle w:val="Hyperlink"/>
          </w:rPr>
          <w:t>R1-2403940</w:t>
        </w:r>
      </w:hyperlink>
      <w:r w:rsidR="00D7097B" w:rsidRPr="00D7097B">
        <w:rPr>
          <w:lang w:eastAsia="x-none"/>
        </w:rPr>
        <w:tab/>
      </w:r>
      <w:r w:rsidR="00151471">
        <w:rPr>
          <w:lang w:eastAsia="x-none"/>
        </w:rPr>
        <w:t>)</w:t>
      </w:r>
    </w:p>
    <w:p w14:paraId="3BA8A07B" w14:textId="2884A74E" w:rsidR="00D7097B" w:rsidRPr="00D7097B" w:rsidRDefault="006F79AF" w:rsidP="00D7097B">
      <w:pPr>
        <w:rPr>
          <w:lang w:eastAsia="x-none"/>
        </w:rPr>
      </w:pPr>
      <w:hyperlink r:id="rId2340" w:history="1">
        <w:r>
          <w:rPr>
            <w:rStyle w:val="Hyperlink"/>
            <w:lang w:eastAsia="x-none"/>
          </w:rPr>
          <w:t>R1-2404043</w:t>
        </w:r>
      </w:hyperlink>
      <w:r w:rsidR="00D7097B" w:rsidRPr="00D7097B">
        <w:rPr>
          <w:lang w:eastAsia="x-none"/>
        </w:rPr>
        <w:tab/>
        <w:t>Discussion on NR-NTN uplink capacity/throughput enhancement</w:t>
      </w:r>
      <w:r w:rsidR="00D7097B" w:rsidRPr="00D7097B">
        <w:rPr>
          <w:lang w:eastAsia="x-none"/>
        </w:rPr>
        <w:tab/>
        <w:t>Spreadtrum Communications</w:t>
      </w:r>
    </w:p>
    <w:p w14:paraId="4F215C3C" w14:textId="1F6FECB4" w:rsidR="00D7097B" w:rsidRPr="00D7097B" w:rsidRDefault="006F79AF" w:rsidP="00D7097B">
      <w:pPr>
        <w:rPr>
          <w:lang w:eastAsia="x-none"/>
        </w:rPr>
      </w:pPr>
      <w:hyperlink r:id="rId2341" w:history="1">
        <w:r>
          <w:rPr>
            <w:rStyle w:val="Hyperlink"/>
            <w:lang w:eastAsia="x-none"/>
          </w:rPr>
          <w:t>R1-2404134</w:t>
        </w:r>
      </w:hyperlink>
      <w:r w:rsidR="00D7097B" w:rsidRPr="00D7097B">
        <w:rPr>
          <w:lang w:eastAsia="x-none"/>
        </w:rPr>
        <w:tab/>
        <w:t>Discussion on uplink capacity/throughput enhancement for NR-NTN</w:t>
      </w:r>
      <w:r w:rsidR="00D7097B" w:rsidRPr="00D7097B">
        <w:rPr>
          <w:lang w:eastAsia="x-none"/>
        </w:rPr>
        <w:tab/>
        <w:t>Samsung</w:t>
      </w:r>
    </w:p>
    <w:p w14:paraId="4DDC438F" w14:textId="6092F5D2" w:rsidR="00D7097B" w:rsidRPr="00D7097B" w:rsidRDefault="006F79AF" w:rsidP="00D7097B">
      <w:pPr>
        <w:rPr>
          <w:lang w:eastAsia="x-none"/>
        </w:rPr>
      </w:pPr>
      <w:hyperlink r:id="rId2342" w:history="1">
        <w:r>
          <w:rPr>
            <w:rStyle w:val="Hyperlink"/>
            <w:lang w:eastAsia="x-none"/>
          </w:rPr>
          <w:t>R1-2404196</w:t>
        </w:r>
      </w:hyperlink>
      <w:r w:rsidR="00D7097B" w:rsidRPr="00D7097B">
        <w:rPr>
          <w:lang w:eastAsia="x-none"/>
        </w:rPr>
        <w:tab/>
        <w:t>Discussion on NR-NTN uplink capacity enhancement</w:t>
      </w:r>
      <w:r w:rsidR="00D7097B" w:rsidRPr="00D7097B">
        <w:rPr>
          <w:lang w:eastAsia="x-none"/>
        </w:rPr>
        <w:tab/>
        <w:t>vivo</w:t>
      </w:r>
    </w:p>
    <w:p w14:paraId="1618B605" w14:textId="3434A5BC" w:rsidR="00D7097B" w:rsidRPr="00D7097B" w:rsidRDefault="006F79AF" w:rsidP="00D7097B">
      <w:pPr>
        <w:rPr>
          <w:lang w:eastAsia="x-none"/>
        </w:rPr>
      </w:pPr>
      <w:hyperlink r:id="rId2343" w:history="1">
        <w:r>
          <w:rPr>
            <w:rStyle w:val="Hyperlink"/>
            <w:lang w:eastAsia="x-none"/>
          </w:rPr>
          <w:t>R1-2404216</w:t>
        </w:r>
      </w:hyperlink>
      <w:r w:rsidR="00D7097B" w:rsidRPr="00D7097B">
        <w:rPr>
          <w:lang w:eastAsia="x-none"/>
        </w:rPr>
        <w:tab/>
        <w:t>Discussion on UL capacity enhancement for NR NTN</w:t>
      </w:r>
      <w:r w:rsidR="00D7097B" w:rsidRPr="00D7097B">
        <w:rPr>
          <w:lang w:eastAsia="x-none"/>
        </w:rPr>
        <w:tab/>
        <w:t>ZTE</w:t>
      </w:r>
    </w:p>
    <w:p w14:paraId="4D0B94F7" w14:textId="39543431" w:rsidR="00D7097B" w:rsidRPr="00D7097B" w:rsidRDefault="006F79AF" w:rsidP="00D7097B">
      <w:pPr>
        <w:rPr>
          <w:lang w:eastAsia="x-none"/>
        </w:rPr>
      </w:pPr>
      <w:hyperlink r:id="rId2344" w:history="1">
        <w:r>
          <w:rPr>
            <w:rStyle w:val="Hyperlink"/>
            <w:lang w:eastAsia="x-none"/>
          </w:rPr>
          <w:t>R1-2404263</w:t>
        </w:r>
      </w:hyperlink>
      <w:r w:rsidR="00D7097B" w:rsidRPr="00D7097B">
        <w:rPr>
          <w:lang w:eastAsia="x-none"/>
        </w:rPr>
        <w:tab/>
        <w:t>NR-NTN uplink capacity/throughput enhancement</w:t>
      </w:r>
      <w:r w:rsidR="00D7097B" w:rsidRPr="00D7097B">
        <w:rPr>
          <w:lang w:eastAsia="x-none"/>
        </w:rPr>
        <w:tab/>
        <w:t>InterDigital, Inc.</w:t>
      </w:r>
    </w:p>
    <w:p w14:paraId="505E9595" w14:textId="7C7EF9FB" w:rsidR="00D7097B" w:rsidRPr="00D7097B" w:rsidRDefault="006F79AF" w:rsidP="00D7097B">
      <w:pPr>
        <w:rPr>
          <w:lang w:eastAsia="x-none"/>
        </w:rPr>
      </w:pPr>
      <w:hyperlink r:id="rId2345" w:history="1">
        <w:r>
          <w:rPr>
            <w:rStyle w:val="Hyperlink"/>
            <w:lang w:eastAsia="x-none"/>
          </w:rPr>
          <w:t>R1-2404309</w:t>
        </w:r>
      </w:hyperlink>
      <w:r w:rsidR="00D7097B" w:rsidRPr="00D7097B">
        <w:rPr>
          <w:lang w:eastAsia="x-none"/>
        </w:rPr>
        <w:tab/>
        <w:t>Discussion on NR-NTN Uplink Capacity Enhancement</w:t>
      </w:r>
      <w:r w:rsidR="00D7097B" w:rsidRPr="00D7097B">
        <w:rPr>
          <w:lang w:eastAsia="x-none"/>
        </w:rPr>
        <w:tab/>
        <w:t>Apple</w:t>
      </w:r>
    </w:p>
    <w:p w14:paraId="579D4467" w14:textId="29ECBB5B" w:rsidR="00D7097B" w:rsidRPr="00D7097B" w:rsidRDefault="006F79AF" w:rsidP="00D7097B">
      <w:pPr>
        <w:rPr>
          <w:lang w:eastAsia="x-none"/>
        </w:rPr>
      </w:pPr>
      <w:hyperlink r:id="rId2346" w:history="1">
        <w:r>
          <w:rPr>
            <w:rStyle w:val="Hyperlink"/>
            <w:lang w:eastAsia="x-none"/>
          </w:rPr>
          <w:t>R1-2404315</w:t>
        </w:r>
      </w:hyperlink>
      <w:r w:rsidR="00D7097B" w:rsidRPr="00D7097B">
        <w:rPr>
          <w:lang w:eastAsia="x-none"/>
        </w:rPr>
        <w:tab/>
        <w:t>Views on NR-NTN PUSCH capacity enhancement</w:t>
      </w:r>
      <w:r w:rsidR="00D7097B" w:rsidRPr="00D7097B">
        <w:rPr>
          <w:lang w:eastAsia="x-none"/>
        </w:rPr>
        <w:tab/>
        <w:t>Mitsubishi Electric RCE</w:t>
      </w:r>
    </w:p>
    <w:p w14:paraId="47560400" w14:textId="58812D40" w:rsidR="00D7097B" w:rsidRPr="00D7097B" w:rsidRDefault="006F79AF" w:rsidP="00D7097B">
      <w:pPr>
        <w:rPr>
          <w:lang w:eastAsia="x-none"/>
        </w:rPr>
      </w:pPr>
      <w:hyperlink r:id="rId2347" w:history="1">
        <w:r>
          <w:rPr>
            <w:rStyle w:val="Hyperlink"/>
            <w:lang w:eastAsia="x-none"/>
          </w:rPr>
          <w:t>R1-2404319</w:t>
        </w:r>
      </w:hyperlink>
      <w:r w:rsidR="00D7097B" w:rsidRPr="00D7097B">
        <w:rPr>
          <w:lang w:eastAsia="x-none"/>
        </w:rPr>
        <w:tab/>
        <w:t>NTN NR uplink capacity enhancement</w:t>
      </w:r>
      <w:r w:rsidR="00D7097B" w:rsidRPr="00D7097B">
        <w:rPr>
          <w:lang w:eastAsia="x-none"/>
        </w:rPr>
        <w:tab/>
        <w:t>Sharp</w:t>
      </w:r>
    </w:p>
    <w:p w14:paraId="49E45302" w14:textId="0162F327" w:rsidR="00D7097B" w:rsidRPr="00D7097B" w:rsidRDefault="006F79AF" w:rsidP="00D7097B">
      <w:pPr>
        <w:rPr>
          <w:lang w:eastAsia="x-none"/>
        </w:rPr>
      </w:pPr>
      <w:hyperlink r:id="rId2348" w:history="1">
        <w:r>
          <w:rPr>
            <w:rStyle w:val="Hyperlink"/>
            <w:lang w:eastAsia="x-none"/>
          </w:rPr>
          <w:t>R1-2404325</w:t>
        </w:r>
      </w:hyperlink>
      <w:r w:rsidR="00D7097B" w:rsidRPr="00D7097B">
        <w:rPr>
          <w:lang w:eastAsia="x-none"/>
        </w:rPr>
        <w:tab/>
        <w:t>Discussion on NR-NTN uplink capacity/throughput enhancement</w:t>
      </w:r>
      <w:r w:rsidR="00D7097B" w:rsidRPr="00D7097B">
        <w:rPr>
          <w:lang w:eastAsia="x-none"/>
        </w:rPr>
        <w:tab/>
        <w:t>LG Electronics</w:t>
      </w:r>
    </w:p>
    <w:p w14:paraId="575159DA" w14:textId="01AE798A" w:rsidR="00D7097B" w:rsidRPr="00D7097B" w:rsidRDefault="006F79AF" w:rsidP="00D7097B">
      <w:pPr>
        <w:rPr>
          <w:lang w:eastAsia="x-none"/>
        </w:rPr>
      </w:pPr>
      <w:hyperlink r:id="rId2349" w:history="1">
        <w:r>
          <w:rPr>
            <w:rStyle w:val="Hyperlink"/>
            <w:lang w:eastAsia="x-none"/>
          </w:rPr>
          <w:t>R1-2404392</w:t>
        </w:r>
      </w:hyperlink>
      <w:r w:rsidR="00D7097B" w:rsidRPr="00D7097B">
        <w:rPr>
          <w:lang w:eastAsia="x-none"/>
        </w:rPr>
        <w:tab/>
        <w:t>Discussion on UL capacity enhancement for NR NTN</w:t>
      </w:r>
      <w:r w:rsidR="00D7097B" w:rsidRPr="00D7097B">
        <w:rPr>
          <w:lang w:eastAsia="x-none"/>
        </w:rPr>
        <w:tab/>
        <w:t>CATT</w:t>
      </w:r>
    </w:p>
    <w:p w14:paraId="66F0F023" w14:textId="57B20D8B" w:rsidR="00D7097B" w:rsidRPr="00D7097B" w:rsidRDefault="006F79AF" w:rsidP="00D7097B">
      <w:pPr>
        <w:rPr>
          <w:lang w:eastAsia="x-none"/>
        </w:rPr>
      </w:pPr>
      <w:hyperlink r:id="rId2350" w:history="1">
        <w:r>
          <w:rPr>
            <w:rStyle w:val="Hyperlink"/>
            <w:lang w:eastAsia="x-none"/>
          </w:rPr>
          <w:t>R1-2404418</w:t>
        </w:r>
      </w:hyperlink>
      <w:r w:rsidR="00D7097B" w:rsidRPr="00D7097B">
        <w:rPr>
          <w:lang w:eastAsia="x-none"/>
        </w:rPr>
        <w:tab/>
        <w:t>On uplink capacity/throughput enhancement for NR NTN</w:t>
      </w:r>
      <w:r w:rsidR="00D7097B" w:rsidRPr="00D7097B">
        <w:rPr>
          <w:lang w:eastAsia="x-none"/>
        </w:rPr>
        <w:tab/>
        <w:t>Ericsson</w:t>
      </w:r>
    </w:p>
    <w:p w14:paraId="443956CA" w14:textId="50D67458" w:rsidR="00D7097B" w:rsidRPr="00D7097B" w:rsidRDefault="006F79AF" w:rsidP="00D7097B">
      <w:pPr>
        <w:rPr>
          <w:lang w:eastAsia="x-none"/>
        </w:rPr>
      </w:pPr>
      <w:hyperlink r:id="rId2351" w:history="1">
        <w:r>
          <w:rPr>
            <w:rStyle w:val="Hyperlink"/>
            <w:lang w:eastAsia="x-none"/>
          </w:rPr>
          <w:t>R1-2404439</w:t>
        </w:r>
      </w:hyperlink>
      <w:r w:rsidR="00D7097B" w:rsidRPr="00D7097B">
        <w:rPr>
          <w:lang w:eastAsia="x-none"/>
        </w:rPr>
        <w:tab/>
        <w:t>Discussion on NR-NTN uplink enhancement</w:t>
      </w:r>
      <w:r w:rsidR="00D7097B" w:rsidRPr="00D7097B">
        <w:rPr>
          <w:lang w:eastAsia="x-none"/>
        </w:rPr>
        <w:tab/>
        <w:t>China Telecom</w:t>
      </w:r>
    </w:p>
    <w:p w14:paraId="66C368AF" w14:textId="1BCBBBE0" w:rsidR="00D7097B" w:rsidRPr="00D7097B" w:rsidRDefault="006F79AF" w:rsidP="00D7097B">
      <w:pPr>
        <w:rPr>
          <w:lang w:eastAsia="x-none"/>
        </w:rPr>
      </w:pPr>
      <w:hyperlink r:id="rId2352" w:history="1">
        <w:r>
          <w:rPr>
            <w:rStyle w:val="Hyperlink"/>
            <w:lang w:eastAsia="x-none"/>
          </w:rPr>
          <w:t>R1-2404473</w:t>
        </w:r>
      </w:hyperlink>
      <w:r w:rsidR="00D7097B" w:rsidRPr="00D7097B">
        <w:rPr>
          <w:lang w:eastAsia="x-none"/>
        </w:rPr>
        <w:tab/>
        <w:t>Discussion on the NR-NTN uplink capacity/throughput enhancements</w:t>
      </w:r>
      <w:r w:rsidR="00D7097B" w:rsidRPr="00D7097B">
        <w:rPr>
          <w:lang w:eastAsia="x-none"/>
        </w:rPr>
        <w:tab/>
        <w:t>CMCC</w:t>
      </w:r>
    </w:p>
    <w:p w14:paraId="7193F197" w14:textId="22E6ED3B" w:rsidR="00D7097B" w:rsidRPr="00D7097B" w:rsidRDefault="006F79AF" w:rsidP="00D7097B">
      <w:pPr>
        <w:rPr>
          <w:lang w:eastAsia="x-none"/>
        </w:rPr>
      </w:pPr>
      <w:hyperlink r:id="rId2353" w:history="1">
        <w:r>
          <w:rPr>
            <w:rStyle w:val="Hyperlink"/>
            <w:lang w:eastAsia="x-none"/>
          </w:rPr>
          <w:t>R1-2404609</w:t>
        </w:r>
      </w:hyperlink>
      <w:r w:rsidR="00D7097B" w:rsidRPr="00D7097B">
        <w:rPr>
          <w:lang w:eastAsia="x-none"/>
        </w:rPr>
        <w:tab/>
        <w:t>Discussion on NR-NTN PUSCH capacity enhancement</w:t>
      </w:r>
      <w:r w:rsidR="00D7097B" w:rsidRPr="00D7097B">
        <w:rPr>
          <w:lang w:eastAsia="x-none"/>
        </w:rPr>
        <w:tab/>
        <w:t>Xiaomi</w:t>
      </w:r>
    </w:p>
    <w:p w14:paraId="53A81CE6" w14:textId="50EA461F" w:rsidR="00D7097B" w:rsidRPr="00D7097B" w:rsidRDefault="006F79AF" w:rsidP="00D7097B">
      <w:pPr>
        <w:rPr>
          <w:lang w:eastAsia="x-none"/>
        </w:rPr>
      </w:pPr>
      <w:hyperlink r:id="rId2354" w:history="1">
        <w:r>
          <w:rPr>
            <w:rStyle w:val="Hyperlink"/>
            <w:lang w:eastAsia="x-none"/>
          </w:rPr>
          <w:t>R1-2404671</w:t>
        </w:r>
      </w:hyperlink>
      <w:r w:rsidR="00D7097B" w:rsidRPr="00D7097B">
        <w:rPr>
          <w:lang w:eastAsia="x-none"/>
        </w:rPr>
        <w:tab/>
        <w:t>NR-NTN uplink capacity/throughput enhancement</w:t>
      </w:r>
      <w:r w:rsidR="00D7097B" w:rsidRPr="00D7097B">
        <w:rPr>
          <w:lang w:eastAsia="x-none"/>
        </w:rPr>
        <w:tab/>
        <w:t>NEC</w:t>
      </w:r>
    </w:p>
    <w:p w14:paraId="736984E2" w14:textId="50761A23" w:rsidR="00D7097B" w:rsidRPr="00D7097B" w:rsidRDefault="006F79AF" w:rsidP="00D7097B">
      <w:pPr>
        <w:rPr>
          <w:lang w:eastAsia="x-none"/>
        </w:rPr>
      </w:pPr>
      <w:hyperlink r:id="rId2355" w:history="1">
        <w:r>
          <w:rPr>
            <w:rStyle w:val="Hyperlink"/>
            <w:lang w:eastAsia="x-none"/>
          </w:rPr>
          <w:t>R1-2404693</w:t>
        </w:r>
      </w:hyperlink>
      <w:r w:rsidR="00D7097B" w:rsidRPr="00D7097B">
        <w:rPr>
          <w:lang w:eastAsia="x-none"/>
        </w:rPr>
        <w:tab/>
        <w:t>Uplink Capacity Enhancement for NR NTN</w:t>
      </w:r>
      <w:r w:rsidR="00D7097B" w:rsidRPr="00D7097B">
        <w:rPr>
          <w:lang w:eastAsia="x-none"/>
        </w:rPr>
        <w:tab/>
        <w:t>Google</w:t>
      </w:r>
    </w:p>
    <w:p w14:paraId="321BD06F" w14:textId="1808CB6A" w:rsidR="00D7097B" w:rsidRPr="00D7097B" w:rsidRDefault="006F79AF" w:rsidP="00D7097B">
      <w:pPr>
        <w:rPr>
          <w:lang w:eastAsia="x-none"/>
        </w:rPr>
      </w:pPr>
      <w:hyperlink r:id="rId2356" w:history="1">
        <w:r>
          <w:rPr>
            <w:rStyle w:val="Hyperlink"/>
            <w:lang w:eastAsia="x-none"/>
          </w:rPr>
          <w:t>R1-2404786</w:t>
        </w:r>
      </w:hyperlink>
      <w:r w:rsidR="00D7097B" w:rsidRPr="00D7097B">
        <w:rPr>
          <w:lang w:eastAsia="x-none"/>
        </w:rPr>
        <w:tab/>
        <w:t>Discussion on NR-NTN uplink capacity/throughput enhancement</w:t>
      </w:r>
      <w:r w:rsidR="00D7097B" w:rsidRPr="00D7097B">
        <w:rPr>
          <w:lang w:eastAsia="x-none"/>
        </w:rPr>
        <w:tab/>
        <w:t>ETRI</w:t>
      </w:r>
    </w:p>
    <w:p w14:paraId="7017EF63" w14:textId="64FB6600" w:rsidR="00D7097B" w:rsidRPr="00D7097B" w:rsidRDefault="006F79AF" w:rsidP="00D7097B">
      <w:pPr>
        <w:rPr>
          <w:lang w:eastAsia="x-none"/>
        </w:rPr>
      </w:pPr>
      <w:hyperlink r:id="rId2357" w:history="1">
        <w:r>
          <w:rPr>
            <w:rStyle w:val="Hyperlink"/>
            <w:lang w:eastAsia="x-none"/>
          </w:rPr>
          <w:t>R1-2404801</w:t>
        </w:r>
      </w:hyperlink>
      <w:r w:rsidR="00D7097B" w:rsidRPr="00D7097B">
        <w:rPr>
          <w:lang w:eastAsia="x-none"/>
        </w:rPr>
        <w:tab/>
        <w:t>Discussion on uplink capacity/throughput enhancement for NR-NTN</w:t>
      </w:r>
      <w:r w:rsidR="00D7097B" w:rsidRPr="00D7097B">
        <w:rPr>
          <w:lang w:eastAsia="x-none"/>
        </w:rPr>
        <w:tab/>
        <w:t>Lenovo</w:t>
      </w:r>
    </w:p>
    <w:p w14:paraId="6147AA97" w14:textId="45B24CB8" w:rsidR="00D7097B" w:rsidRPr="00D7097B" w:rsidRDefault="006F79AF" w:rsidP="00D7097B">
      <w:pPr>
        <w:rPr>
          <w:lang w:eastAsia="x-none"/>
        </w:rPr>
      </w:pPr>
      <w:hyperlink r:id="rId2358" w:history="1">
        <w:r>
          <w:rPr>
            <w:rStyle w:val="Hyperlink"/>
            <w:lang w:eastAsia="x-none"/>
          </w:rPr>
          <w:t>R1-2404806</w:t>
        </w:r>
      </w:hyperlink>
      <w:r w:rsidR="00D7097B" w:rsidRPr="00D7097B">
        <w:rPr>
          <w:lang w:eastAsia="x-none"/>
        </w:rPr>
        <w:tab/>
        <w:t>Discussion on uplink capacity/throughput enhancement for FR1-NTN</w:t>
      </w:r>
      <w:r w:rsidR="00D7097B" w:rsidRPr="00D7097B">
        <w:rPr>
          <w:lang w:eastAsia="x-none"/>
        </w:rPr>
        <w:tab/>
        <w:t>Fujitsu</w:t>
      </w:r>
    </w:p>
    <w:p w14:paraId="156845FD" w14:textId="583B6545" w:rsidR="00D7097B" w:rsidRPr="00D7097B" w:rsidRDefault="006F79AF" w:rsidP="00D7097B">
      <w:pPr>
        <w:rPr>
          <w:lang w:eastAsia="x-none"/>
        </w:rPr>
      </w:pPr>
      <w:hyperlink r:id="rId2359" w:history="1">
        <w:r>
          <w:rPr>
            <w:rStyle w:val="Hyperlink"/>
            <w:lang w:eastAsia="x-none"/>
          </w:rPr>
          <w:t>R1-2404863</w:t>
        </w:r>
      </w:hyperlink>
      <w:r w:rsidR="00D7097B" w:rsidRPr="00D7097B">
        <w:rPr>
          <w:lang w:eastAsia="x-none"/>
        </w:rPr>
        <w:tab/>
        <w:t>Discussion on NR-NTN uplink capacity/throughput enhancement</w:t>
      </w:r>
      <w:r w:rsidR="00D7097B" w:rsidRPr="00D7097B">
        <w:rPr>
          <w:lang w:eastAsia="x-none"/>
        </w:rPr>
        <w:tab/>
        <w:t>OPPO</w:t>
      </w:r>
    </w:p>
    <w:p w14:paraId="5C51BA4C" w14:textId="013BCFA8" w:rsidR="00D7097B" w:rsidRPr="00D7097B" w:rsidRDefault="006F79AF" w:rsidP="00D7097B">
      <w:pPr>
        <w:rPr>
          <w:lang w:eastAsia="x-none"/>
        </w:rPr>
      </w:pPr>
      <w:hyperlink r:id="rId2360" w:history="1">
        <w:r>
          <w:rPr>
            <w:rStyle w:val="Hyperlink"/>
            <w:lang w:eastAsia="x-none"/>
          </w:rPr>
          <w:t>R1-2404976</w:t>
        </w:r>
      </w:hyperlink>
      <w:r w:rsidR="00D7097B" w:rsidRPr="00D7097B">
        <w:rPr>
          <w:lang w:eastAsia="x-none"/>
        </w:rPr>
        <w:tab/>
        <w:t>Discussion on the NR-NTN uplink capacity/throughput enhancements</w:t>
      </w:r>
      <w:r w:rsidR="00D7097B" w:rsidRPr="00D7097B">
        <w:rPr>
          <w:lang w:eastAsia="x-none"/>
        </w:rPr>
        <w:tab/>
        <w:t>TCL</w:t>
      </w:r>
    </w:p>
    <w:p w14:paraId="4664E913" w14:textId="124A8821" w:rsidR="00D7097B" w:rsidRPr="00D7097B" w:rsidRDefault="006F79AF" w:rsidP="00D7097B">
      <w:pPr>
        <w:rPr>
          <w:lang w:eastAsia="x-none"/>
        </w:rPr>
      </w:pPr>
      <w:hyperlink r:id="rId2361" w:history="1">
        <w:r>
          <w:rPr>
            <w:rStyle w:val="Hyperlink"/>
            <w:lang w:eastAsia="x-none"/>
          </w:rPr>
          <w:t>R1-2405011</w:t>
        </w:r>
      </w:hyperlink>
      <w:r w:rsidR="00D7097B" w:rsidRPr="00D7097B">
        <w:rPr>
          <w:lang w:eastAsia="x-none"/>
        </w:rPr>
        <w:tab/>
        <w:t>Uplink capacity/throughput enhancement for NR-NTN</w:t>
      </w:r>
      <w:r w:rsidR="00D7097B" w:rsidRPr="00D7097B">
        <w:rPr>
          <w:lang w:eastAsia="x-none"/>
        </w:rPr>
        <w:tab/>
        <w:t>Panasonic</w:t>
      </w:r>
    </w:p>
    <w:p w14:paraId="284E5439" w14:textId="651F5DEA" w:rsidR="00D7097B" w:rsidRPr="00D7097B" w:rsidRDefault="006F79AF" w:rsidP="00D7097B">
      <w:pPr>
        <w:rPr>
          <w:lang w:eastAsia="x-none"/>
        </w:rPr>
      </w:pPr>
      <w:hyperlink r:id="rId2362" w:history="1">
        <w:r>
          <w:rPr>
            <w:rStyle w:val="Hyperlink"/>
            <w:lang w:eastAsia="x-none"/>
          </w:rPr>
          <w:t>R1-2405059</w:t>
        </w:r>
      </w:hyperlink>
      <w:r w:rsidR="00D7097B" w:rsidRPr="00D7097B">
        <w:rPr>
          <w:lang w:eastAsia="x-none"/>
        </w:rPr>
        <w:tab/>
        <w:t>Discussion on NR-NTN uplink capacity/throughput enhancement</w:t>
      </w:r>
      <w:r w:rsidR="00D7097B" w:rsidRPr="00D7097B">
        <w:rPr>
          <w:lang w:eastAsia="x-none"/>
        </w:rPr>
        <w:tab/>
        <w:t>NTT DOCOMO, INC.</w:t>
      </w:r>
    </w:p>
    <w:p w14:paraId="6001CBC6" w14:textId="3C0284C6" w:rsidR="00D7097B" w:rsidRPr="00D7097B" w:rsidRDefault="006F79AF" w:rsidP="00D7097B">
      <w:pPr>
        <w:rPr>
          <w:lang w:eastAsia="x-none"/>
        </w:rPr>
      </w:pPr>
      <w:hyperlink r:id="rId2363" w:history="1">
        <w:r>
          <w:rPr>
            <w:rStyle w:val="Hyperlink"/>
            <w:lang w:eastAsia="x-none"/>
          </w:rPr>
          <w:t>R1-2405092</w:t>
        </w:r>
      </w:hyperlink>
      <w:r w:rsidR="00D7097B" w:rsidRPr="00D7097B">
        <w:rPr>
          <w:lang w:eastAsia="x-none"/>
        </w:rPr>
        <w:tab/>
        <w:t>Discussion on NR-NTN uplink capacity and throughput</w:t>
      </w:r>
      <w:r w:rsidR="00D7097B" w:rsidRPr="00D7097B">
        <w:rPr>
          <w:lang w:eastAsia="x-none"/>
        </w:rPr>
        <w:tab/>
        <w:t>MediaTek Inc.</w:t>
      </w:r>
    </w:p>
    <w:p w14:paraId="3FF34631" w14:textId="38C1650D" w:rsidR="00D7097B" w:rsidRPr="00D7097B" w:rsidRDefault="006F79AF" w:rsidP="00D7097B">
      <w:pPr>
        <w:rPr>
          <w:lang w:eastAsia="x-none"/>
        </w:rPr>
      </w:pPr>
      <w:hyperlink r:id="rId2364" w:history="1">
        <w:r>
          <w:rPr>
            <w:rStyle w:val="Hyperlink"/>
            <w:lang w:eastAsia="x-none"/>
          </w:rPr>
          <w:t>R1-2405174</w:t>
        </w:r>
      </w:hyperlink>
      <w:r w:rsidR="00D7097B" w:rsidRPr="00D7097B">
        <w:rPr>
          <w:lang w:eastAsia="x-none"/>
        </w:rPr>
        <w:tab/>
        <w:t>NR-NTN uplink capacity / throughput enhancement</w:t>
      </w:r>
      <w:r w:rsidR="00D7097B" w:rsidRPr="00D7097B">
        <w:rPr>
          <w:lang w:eastAsia="x-none"/>
        </w:rPr>
        <w:tab/>
        <w:t>Qualcomm Incorporated</w:t>
      </w:r>
    </w:p>
    <w:p w14:paraId="72D8A8C7" w14:textId="34622FFF" w:rsidR="00D7097B" w:rsidRPr="00D7097B" w:rsidRDefault="006F79AF" w:rsidP="00D7097B">
      <w:pPr>
        <w:rPr>
          <w:lang w:eastAsia="x-none"/>
        </w:rPr>
      </w:pPr>
      <w:hyperlink r:id="rId2365" w:history="1">
        <w:r>
          <w:rPr>
            <w:rStyle w:val="Hyperlink"/>
            <w:lang w:eastAsia="x-none"/>
          </w:rPr>
          <w:t>R1-2405227</w:t>
        </w:r>
      </w:hyperlink>
      <w:r w:rsidR="00D7097B" w:rsidRPr="00D7097B">
        <w:rPr>
          <w:lang w:eastAsia="x-none"/>
        </w:rPr>
        <w:tab/>
        <w:t>Discussion on NR-NTN uplink capacity/throughput enhancement</w:t>
      </w:r>
      <w:r w:rsidR="00D7097B" w:rsidRPr="00D7097B">
        <w:rPr>
          <w:lang w:eastAsia="x-none"/>
        </w:rPr>
        <w:tab/>
        <w:t>NICT</w:t>
      </w:r>
    </w:p>
    <w:p w14:paraId="7CCFD878" w14:textId="4F688D04" w:rsidR="00D7097B" w:rsidRPr="00D7097B" w:rsidRDefault="006F79AF" w:rsidP="00D7097B">
      <w:pPr>
        <w:rPr>
          <w:lang w:eastAsia="x-none"/>
        </w:rPr>
      </w:pPr>
      <w:hyperlink r:id="rId2366" w:history="1">
        <w:r>
          <w:rPr>
            <w:rStyle w:val="Hyperlink"/>
            <w:lang w:eastAsia="x-none"/>
          </w:rPr>
          <w:t>R1-2405265</w:t>
        </w:r>
      </w:hyperlink>
      <w:r w:rsidR="00D7097B" w:rsidRPr="00D7097B">
        <w:rPr>
          <w:lang w:eastAsia="x-none"/>
        </w:rPr>
        <w:tab/>
        <w:t>Uplink capacity enhancement considerations for NR over NTN</w:t>
      </w:r>
      <w:r w:rsidR="00D7097B" w:rsidRPr="00D7097B">
        <w:rPr>
          <w:lang w:eastAsia="x-none"/>
        </w:rPr>
        <w:tab/>
        <w:t>Nokia, Nokia Shanghai Bell</w:t>
      </w:r>
    </w:p>
    <w:p w14:paraId="4CB06F4D" w14:textId="77777777" w:rsidR="00D7097B" w:rsidRDefault="00D7097B" w:rsidP="00D7097B">
      <w:pPr>
        <w:rPr>
          <w:lang w:eastAsia="x-none"/>
        </w:rPr>
      </w:pPr>
    </w:p>
    <w:p w14:paraId="124EDBE2" w14:textId="751453C4" w:rsidR="00286025" w:rsidRPr="00286025" w:rsidRDefault="006F79AF" w:rsidP="00286025">
      <w:pPr>
        <w:rPr>
          <w:b/>
          <w:bCs/>
          <w:lang w:eastAsia="x-none"/>
        </w:rPr>
      </w:pPr>
      <w:hyperlink r:id="rId2367" w:history="1">
        <w:r>
          <w:rPr>
            <w:rStyle w:val="Hyperlink"/>
            <w:b/>
            <w:bCs/>
            <w:lang w:eastAsia="x-none"/>
          </w:rPr>
          <w:t>R1-2405506</w:t>
        </w:r>
      </w:hyperlink>
      <w:r w:rsidR="00286025" w:rsidRPr="00286025">
        <w:rPr>
          <w:b/>
          <w:bCs/>
          <w:lang w:eastAsia="x-none"/>
        </w:rPr>
        <w:tab/>
        <w:t>Feature lead summary #1 of AI 9.11.3 on NR-NTN uplink capacity and throughput</w:t>
      </w:r>
      <w:r w:rsidR="00286025" w:rsidRPr="00286025">
        <w:rPr>
          <w:b/>
          <w:bCs/>
          <w:lang w:eastAsia="x-none"/>
        </w:rPr>
        <w:tab/>
        <w:t>Moderator (MediaTek)</w:t>
      </w:r>
    </w:p>
    <w:p w14:paraId="7F628A5E" w14:textId="79351DDA" w:rsidR="00286025" w:rsidRPr="00286025" w:rsidRDefault="00151471" w:rsidP="00286025">
      <w:pPr>
        <w:rPr>
          <w:rFonts w:ascii="Times New Roman" w:hAnsi="Times New Roman"/>
          <w:lang w:eastAsia="x-none"/>
        </w:rPr>
      </w:pPr>
      <w:r>
        <w:rPr>
          <w:rFonts w:ascii="Times New Roman" w:hAnsi="Times New Roman"/>
          <w:lang w:eastAsia="x-none"/>
        </w:rPr>
        <w:t xml:space="preserve">Presented in </w:t>
      </w:r>
      <w:r w:rsidR="00286025">
        <w:rPr>
          <w:rFonts w:ascii="Times New Roman" w:hAnsi="Times New Roman"/>
          <w:lang w:eastAsia="x-none"/>
        </w:rPr>
        <w:t>Monday session</w:t>
      </w:r>
      <w:r>
        <w:rPr>
          <w:rFonts w:ascii="Times New Roman" w:hAnsi="Times New Roman"/>
          <w:lang w:eastAsia="x-none"/>
        </w:rPr>
        <w:t>.</w:t>
      </w:r>
    </w:p>
    <w:p w14:paraId="3325FB00" w14:textId="77777777" w:rsidR="00286025" w:rsidRDefault="00286025" w:rsidP="00D7097B">
      <w:pPr>
        <w:rPr>
          <w:rFonts w:ascii="Times New Roman" w:hAnsi="Times New Roman"/>
          <w:lang w:eastAsia="x-none"/>
        </w:rPr>
      </w:pPr>
    </w:p>
    <w:p w14:paraId="4091C7A8" w14:textId="1C8F57D4" w:rsidR="00286025" w:rsidRPr="001F74CF" w:rsidRDefault="006F79AF" w:rsidP="00286025">
      <w:pPr>
        <w:rPr>
          <w:b/>
          <w:bCs/>
          <w:lang w:eastAsia="x-none"/>
        </w:rPr>
      </w:pPr>
      <w:hyperlink r:id="rId2368" w:history="1">
        <w:r>
          <w:rPr>
            <w:rStyle w:val="Hyperlink"/>
            <w:b/>
            <w:bCs/>
            <w:lang w:eastAsia="x-none"/>
          </w:rPr>
          <w:t>R1-2405507</w:t>
        </w:r>
      </w:hyperlink>
      <w:r w:rsidR="00286025" w:rsidRPr="001F74CF">
        <w:rPr>
          <w:b/>
          <w:bCs/>
          <w:lang w:eastAsia="x-none"/>
        </w:rPr>
        <w:tab/>
        <w:t>Feature lead summary #2 of AI 9.11.3 on NR-NTN uplink capacity and throughput</w:t>
      </w:r>
      <w:r w:rsidR="00286025" w:rsidRPr="001F74CF">
        <w:rPr>
          <w:b/>
          <w:bCs/>
          <w:lang w:eastAsia="x-none"/>
        </w:rPr>
        <w:tab/>
        <w:t>Moderator (MediaTek)</w:t>
      </w:r>
    </w:p>
    <w:p w14:paraId="504B84F9" w14:textId="1111FABA" w:rsidR="00286025" w:rsidRDefault="001F74CF" w:rsidP="00D7097B">
      <w:pPr>
        <w:rPr>
          <w:rFonts w:ascii="Times New Roman" w:hAnsi="Times New Roman"/>
          <w:lang w:eastAsia="x-none"/>
        </w:rPr>
      </w:pPr>
      <w:r>
        <w:rPr>
          <w:rFonts w:ascii="Times New Roman" w:hAnsi="Times New Roman"/>
          <w:lang w:eastAsia="x-none"/>
        </w:rPr>
        <w:t>From Wednesday session</w:t>
      </w:r>
    </w:p>
    <w:p w14:paraId="230A4A3C" w14:textId="77777777" w:rsidR="00B81721" w:rsidRPr="00B81721" w:rsidRDefault="00B81721" w:rsidP="00B81721">
      <w:pPr>
        <w:rPr>
          <w:rFonts w:ascii="Times New Roman" w:hAnsi="Times New Roman"/>
          <w:szCs w:val="20"/>
          <w:lang w:val="en-US"/>
        </w:rPr>
      </w:pPr>
      <w:r w:rsidRPr="00B81721">
        <w:rPr>
          <w:rFonts w:ascii="Times New Roman" w:hAnsi="Times New Roman"/>
          <w:szCs w:val="20"/>
          <w:highlight w:val="green"/>
          <w:lang w:val="en-US"/>
        </w:rPr>
        <w:t>Agreement</w:t>
      </w:r>
    </w:p>
    <w:p w14:paraId="5CCE979E" w14:textId="77777777" w:rsidR="00B81721" w:rsidRPr="00B81721" w:rsidRDefault="00B81721" w:rsidP="00B81721">
      <w:pPr>
        <w:rPr>
          <w:rFonts w:ascii="Times New Roman" w:hAnsi="Times New Roman"/>
          <w:szCs w:val="20"/>
          <w:lang w:val="en-US"/>
        </w:rPr>
      </w:pPr>
      <w:r w:rsidRPr="00B81721">
        <w:rPr>
          <w:rFonts w:ascii="Times New Roman" w:hAnsi="Times New Roman"/>
          <w:szCs w:val="20"/>
          <w:lang w:val="en-US"/>
        </w:rPr>
        <w:t xml:space="preserve">For the normative phase, at least one of the </w:t>
      </w:r>
      <w:r w:rsidRPr="00B81721">
        <w:rPr>
          <w:rFonts w:ascii="Times New Roman" w:hAnsi="Times New Roman"/>
          <w:szCs w:val="20"/>
        </w:rPr>
        <w:t>OCC techniques will be specified:</w:t>
      </w:r>
    </w:p>
    <w:p w14:paraId="7C9B6E99" w14:textId="77777777" w:rsidR="00B81721" w:rsidRPr="00B81721" w:rsidRDefault="00B81721" w:rsidP="00311060">
      <w:pPr>
        <w:pStyle w:val="ListParagraph"/>
        <w:numPr>
          <w:ilvl w:val="0"/>
          <w:numId w:val="168"/>
        </w:numPr>
      </w:pPr>
      <w:r w:rsidRPr="00B81721">
        <w:t>Inter-slot time-domain OCC with PUSCH repetition Type A with OCC length 2 or 4</w:t>
      </w:r>
    </w:p>
    <w:p w14:paraId="71EEDA7E" w14:textId="77777777" w:rsidR="00B81721" w:rsidRPr="00B81721" w:rsidRDefault="00B81721" w:rsidP="00311060">
      <w:pPr>
        <w:pStyle w:val="ListParagraph"/>
        <w:numPr>
          <w:ilvl w:val="0"/>
          <w:numId w:val="168"/>
        </w:numPr>
      </w:pPr>
      <w:r w:rsidRPr="00B81721">
        <w:t xml:space="preserve">Inter-symbol(s) time domain OCC </w:t>
      </w:r>
      <w:r w:rsidRPr="00B81721">
        <w:rPr>
          <w:color w:val="000000"/>
        </w:rPr>
        <w:t>with OCC length 2 or 4</w:t>
      </w:r>
    </w:p>
    <w:p w14:paraId="7340F7CD" w14:textId="77777777" w:rsidR="00B81721" w:rsidRPr="00B81721" w:rsidRDefault="00B81721" w:rsidP="00311060">
      <w:pPr>
        <w:pStyle w:val="ListParagraph"/>
        <w:numPr>
          <w:ilvl w:val="0"/>
          <w:numId w:val="168"/>
        </w:numPr>
      </w:pPr>
      <w:r w:rsidRPr="00B81721">
        <w:t>Intra-symbol pre-DFT-s OCC (comb-like structure as in PUCCH format 4) with OCC length 2 or 4</w:t>
      </w:r>
    </w:p>
    <w:p w14:paraId="1E6F6032" w14:textId="77777777" w:rsidR="00B81721" w:rsidRPr="00B81721" w:rsidRDefault="00B81721" w:rsidP="00311060">
      <w:pPr>
        <w:pStyle w:val="ListParagraph"/>
        <w:numPr>
          <w:ilvl w:val="0"/>
          <w:numId w:val="168"/>
        </w:numPr>
        <w:rPr>
          <w:lang w:val="en-US"/>
        </w:rPr>
      </w:pPr>
      <w:r w:rsidRPr="00B81721">
        <w:rPr>
          <w:lang w:val="en-US"/>
        </w:rPr>
        <w:t>FFS Combination of OCC techniques including multiplexing of 8 UEs</w:t>
      </w:r>
    </w:p>
    <w:p w14:paraId="31CA2738" w14:textId="77777777" w:rsidR="00B81721" w:rsidRPr="00B81721" w:rsidRDefault="00B81721" w:rsidP="00311060">
      <w:pPr>
        <w:pStyle w:val="ListParagraph"/>
        <w:numPr>
          <w:ilvl w:val="0"/>
          <w:numId w:val="168"/>
        </w:numPr>
        <w:rPr>
          <w:lang w:val="en-US"/>
        </w:rPr>
      </w:pPr>
      <w:r w:rsidRPr="00B81721">
        <w:rPr>
          <w:lang w:val="en-US"/>
        </w:rPr>
        <w:t>FFS Use of OCC techniques with TBoMS</w:t>
      </w:r>
    </w:p>
    <w:p w14:paraId="334F6D01" w14:textId="77777777" w:rsidR="00B81721" w:rsidRPr="00B81721" w:rsidRDefault="00B81721" w:rsidP="00311060">
      <w:pPr>
        <w:pStyle w:val="ListParagraph"/>
        <w:numPr>
          <w:ilvl w:val="0"/>
          <w:numId w:val="168"/>
        </w:numPr>
        <w:rPr>
          <w:lang w:val="en-US"/>
        </w:rPr>
      </w:pPr>
      <w:r w:rsidRPr="00B81721">
        <w:rPr>
          <w:lang w:val="en-US"/>
        </w:rPr>
        <w:t>FFS Backward compatibility with non-Rel-19 UEs</w:t>
      </w:r>
    </w:p>
    <w:p w14:paraId="09159B27" w14:textId="77777777" w:rsidR="00B81721" w:rsidRDefault="00B81721" w:rsidP="00B81721">
      <w:pPr>
        <w:jc w:val="both"/>
        <w:rPr>
          <w:iCs/>
          <w:lang w:val="en-US"/>
        </w:rPr>
      </w:pPr>
    </w:p>
    <w:p w14:paraId="6ED7FBDB" w14:textId="0D260B5E" w:rsidR="00B81721" w:rsidRPr="00061B2C" w:rsidRDefault="006F79AF" w:rsidP="00B81721">
      <w:pPr>
        <w:rPr>
          <w:b/>
          <w:bCs/>
          <w:lang w:eastAsia="x-none"/>
        </w:rPr>
      </w:pPr>
      <w:hyperlink r:id="rId2369" w:history="1">
        <w:r>
          <w:rPr>
            <w:rStyle w:val="Hyperlink"/>
            <w:b/>
            <w:bCs/>
            <w:lang w:eastAsia="x-none"/>
          </w:rPr>
          <w:t>R1-2405593</w:t>
        </w:r>
      </w:hyperlink>
      <w:r w:rsidR="00B81721" w:rsidRPr="00061B2C">
        <w:rPr>
          <w:b/>
          <w:bCs/>
          <w:lang w:eastAsia="x-none"/>
        </w:rPr>
        <w:tab/>
        <w:t>Feature lead summary #3 of AI 9.11.3 on NR-NTN uplink capacity and throughput</w:t>
      </w:r>
      <w:r w:rsidR="00B81721" w:rsidRPr="00061B2C">
        <w:rPr>
          <w:b/>
          <w:bCs/>
          <w:lang w:eastAsia="x-none"/>
        </w:rPr>
        <w:tab/>
        <w:t>Moderator (MediaTek)</w:t>
      </w:r>
    </w:p>
    <w:p w14:paraId="6EE5FEE3" w14:textId="052BF6BE" w:rsidR="00B81721" w:rsidRPr="00B81721" w:rsidRDefault="00061B2C" w:rsidP="00B81721">
      <w:pPr>
        <w:rPr>
          <w:lang w:eastAsia="x-none"/>
        </w:rPr>
      </w:pPr>
      <w:r>
        <w:rPr>
          <w:lang w:eastAsia="x-none"/>
        </w:rPr>
        <w:lastRenderedPageBreak/>
        <w:t>Presented in Thursday session</w:t>
      </w:r>
    </w:p>
    <w:p w14:paraId="2ED3019B" w14:textId="77777777" w:rsidR="001F74CF" w:rsidRDefault="001F74CF" w:rsidP="00D7097B">
      <w:pPr>
        <w:rPr>
          <w:rFonts w:ascii="Times New Roman" w:hAnsi="Times New Roman"/>
          <w:lang w:eastAsia="x-none"/>
        </w:rPr>
      </w:pPr>
    </w:p>
    <w:p w14:paraId="16B96CCC" w14:textId="30E01D93" w:rsidR="00151471" w:rsidRPr="00151471" w:rsidRDefault="006F79AF" w:rsidP="00151471">
      <w:pPr>
        <w:rPr>
          <w:b/>
          <w:lang w:eastAsia="x-none"/>
        </w:rPr>
      </w:pPr>
      <w:hyperlink r:id="rId2370" w:history="1">
        <w:r>
          <w:rPr>
            <w:rStyle w:val="Hyperlink"/>
            <w:b/>
            <w:lang w:eastAsia="x-none"/>
          </w:rPr>
          <w:t>R1-2405648</w:t>
        </w:r>
      </w:hyperlink>
      <w:r w:rsidR="00151471" w:rsidRPr="00151471">
        <w:rPr>
          <w:b/>
          <w:lang w:eastAsia="x-none"/>
        </w:rPr>
        <w:tab/>
        <w:t>Feature lead summary #4 of AI 9.11.3 on NR-NTN uplink capacity and throughput</w:t>
      </w:r>
      <w:r w:rsidR="00151471" w:rsidRPr="00151471">
        <w:rPr>
          <w:b/>
          <w:lang w:eastAsia="x-none"/>
        </w:rPr>
        <w:tab/>
        <w:t>Moderator (MediaTek)</w:t>
      </w:r>
    </w:p>
    <w:p w14:paraId="628F9391" w14:textId="0EB5E3AE" w:rsidR="00151471" w:rsidRPr="00151471" w:rsidRDefault="00151471" w:rsidP="00151471">
      <w:pPr>
        <w:rPr>
          <w:bCs/>
          <w:lang w:eastAsia="x-none"/>
        </w:rPr>
      </w:pPr>
      <w:r>
        <w:rPr>
          <w:bCs/>
          <w:lang w:eastAsia="x-none"/>
        </w:rPr>
        <w:t>From Friday session</w:t>
      </w:r>
    </w:p>
    <w:p w14:paraId="391D0A20" w14:textId="77777777" w:rsidR="00151471" w:rsidRDefault="00151471" w:rsidP="00151471">
      <w:pPr>
        <w:rPr>
          <w:b/>
          <w:lang w:eastAsia="x-none"/>
        </w:rPr>
      </w:pPr>
      <w:r w:rsidRPr="00C126B2">
        <w:rPr>
          <w:b/>
          <w:lang w:eastAsia="x-none"/>
        </w:rPr>
        <w:t>Conclusion</w:t>
      </w:r>
    </w:p>
    <w:p w14:paraId="2A1A4F68" w14:textId="77777777" w:rsidR="00151471" w:rsidRPr="00C126B2" w:rsidRDefault="00151471" w:rsidP="00151471">
      <w:pPr>
        <w:rPr>
          <w:lang w:eastAsia="x-none"/>
        </w:rPr>
      </w:pPr>
      <w:r w:rsidRPr="00C126B2">
        <w:rPr>
          <w:lang w:eastAsia="x-none"/>
        </w:rPr>
        <w:t>OCC with PUSCH can support at least multiplexing of 2 or 4 UEs and achieve up to 2 or 4 times capacity gains respectively, when repetitions are used.</w:t>
      </w:r>
    </w:p>
    <w:p w14:paraId="4E652431" w14:textId="77777777" w:rsidR="00151471" w:rsidRPr="00C126B2" w:rsidRDefault="00151471" w:rsidP="00151471">
      <w:pPr>
        <w:rPr>
          <w:lang w:eastAsia="x-none"/>
        </w:rPr>
      </w:pPr>
      <w:r w:rsidRPr="00C126B2">
        <w:rPr>
          <w:rFonts w:hint="eastAsia"/>
          <w:lang w:eastAsia="x-none"/>
        </w:rPr>
        <w:t>N</w:t>
      </w:r>
      <w:r w:rsidRPr="00C126B2">
        <w:rPr>
          <w:lang w:eastAsia="x-none"/>
        </w:rPr>
        <w:t>ote: the actual gain may be less due to e.g. intra/inter cell interference.</w:t>
      </w:r>
    </w:p>
    <w:p w14:paraId="192A5CB8" w14:textId="77777777" w:rsidR="00151471" w:rsidRPr="009E4E10" w:rsidRDefault="00151471" w:rsidP="00151471">
      <w:pPr>
        <w:rPr>
          <w:lang w:eastAsia="x-none"/>
        </w:rPr>
      </w:pPr>
    </w:p>
    <w:p w14:paraId="0BA6BD50" w14:textId="77777777" w:rsidR="00151471" w:rsidRDefault="00151471" w:rsidP="00D7097B">
      <w:pPr>
        <w:rPr>
          <w:rFonts w:ascii="Times New Roman" w:hAnsi="Times New Roman"/>
          <w:lang w:eastAsia="x-none"/>
        </w:rPr>
      </w:pPr>
    </w:p>
    <w:p w14:paraId="6F18174D" w14:textId="7B8A5169" w:rsidR="00151471" w:rsidRDefault="00151471" w:rsidP="00D7097B">
      <w:pPr>
        <w:rPr>
          <w:rFonts w:ascii="Times New Roman" w:hAnsi="Times New Roman"/>
          <w:lang w:eastAsia="x-none"/>
        </w:rPr>
      </w:pPr>
      <w:r>
        <w:rPr>
          <w:rFonts w:ascii="Times New Roman" w:hAnsi="Times New Roman"/>
          <w:lang w:eastAsia="x-none"/>
        </w:rPr>
        <w:t xml:space="preserve">Final summary in </w:t>
      </w:r>
      <w:hyperlink r:id="rId2371" w:history="1">
        <w:r w:rsidR="006F79AF">
          <w:rPr>
            <w:rStyle w:val="Hyperlink"/>
            <w:rFonts w:ascii="Times New Roman" w:hAnsi="Times New Roman"/>
            <w:lang w:eastAsia="x-none"/>
          </w:rPr>
          <w:t>R1-2405685</w:t>
        </w:r>
      </w:hyperlink>
      <w:r>
        <w:rPr>
          <w:rFonts w:ascii="Times New Roman" w:hAnsi="Times New Roman"/>
          <w:lang w:eastAsia="x-none"/>
        </w:rPr>
        <w:t>.</w:t>
      </w:r>
    </w:p>
    <w:p w14:paraId="27AAB29E" w14:textId="77777777" w:rsidR="00D7097B" w:rsidRPr="00D7097B" w:rsidRDefault="00D7097B" w:rsidP="00286025">
      <w:pPr>
        <w:pStyle w:val="Heading3"/>
      </w:pPr>
      <w:bookmarkStart w:id="463" w:name="_Toc166306574"/>
      <w:bookmarkStart w:id="464" w:name="_Toc173405067"/>
      <w:r w:rsidRPr="00D7097B">
        <w:t>IoT-NTN uplink capacity/throughput enhancement</w:t>
      </w:r>
      <w:bookmarkEnd w:id="463"/>
      <w:bookmarkEnd w:id="464"/>
    </w:p>
    <w:p w14:paraId="5A93227A" w14:textId="6BFFB3D0" w:rsidR="00D7097B" w:rsidRPr="00D7097B" w:rsidRDefault="006F79AF" w:rsidP="00D7097B">
      <w:pPr>
        <w:rPr>
          <w:lang w:eastAsia="x-none"/>
        </w:rPr>
      </w:pPr>
      <w:hyperlink r:id="rId2372" w:history="1">
        <w:r>
          <w:rPr>
            <w:rStyle w:val="Hyperlink"/>
            <w:lang w:eastAsia="x-none"/>
          </w:rPr>
          <w:t>R1-2403941</w:t>
        </w:r>
      </w:hyperlink>
      <w:r w:rsidR="00D7097B" w:rsidRPr="00D7097B">
        <w:rPr>
          <w:lang w:eastAsia="x-none"/>
        </w:rPr>
        <w:tab/>
        <w:t>Discussion on UL capacity enhancements for IoT NTN</w:t>
      </w:r>
      <w:r w:rsidR="00D7097B" w:rsidRPr="00D7097B">
        <w:rPr>
          <w:lang w:eastAsia="x-none"/>
        </w:rPr>
        <w:tab/>
        <w:t>Huawei, HiSilicon</w:t>
      </w:r>
    </w:p>
    <w:p w14:paraId="599E7C4F" w14:textId="70AA3938" w:rsidR="00D7097B" w:rsidRPr="00D7097B" w:rsidRDefault="006F79AF" w:rsidP="00D7097B">
      <w:pPr>
        <w:rPr>
          <w:lang w:eastAsia="x-none"/>
        </w:rPr>
      </w:pPr>
      <w:hyperlink r:id="rId2373" w:history="1">
        <w:r>
          <w:rPr>
            <w:rStyle w:val="Hyperlink"/>
            <w:lang w:eastAsia="x-none"/>
          </w:rPr>
          <w:t>R1-2404044</w:t>
        </w:r>
      </w:hyperlink>
      <w:r w:rsidR="00D7097B" w:rsidRPr="00D7097B">
        <w:rPr>
          <w:lang w:eastAsia="x-none"/>
        </w:rPr>
        <w:tab/>
        <w:t>Discussion on IoT-NTN uplink capacity/throughput enhancement</w:t>
      </w:r>
      <w:r w:rsidR="00D7097B" w:rsidRPr="00D7097B">
        <w:rPr>
          <w:lang w:eastAsia="x-none"/>
        </w:rPr>
        <w:tab/>
        <w:t>Spreadtrum Communications</w:t>
      </w:r>
    </w:p>
    <w:p w14:paraId="3013C24F" w14:textId="7FEC49E0" w:rsidR="00D7097B" w:rsidRPr="00D7097B" w:rsidRDefault="006F79AF" w:rsidP="00D7097B">
      <w:pPr>
        <w:rPr>
          <w:lang w:eastAsia="x-none"/>
        </w:rPr>
      </w:pPr>
      <w:hyperlink r:id="rId2374" w:history="1">
        <w:r>
          <w:rPr>
            <w:rStyle w:val="Hyperlink"/>
            <w:lang w:eastAsia="x-none"/>
          </w:rPr>
          <w:t>R1-2404135</w:t>
        </w:r>
      </w:hyperlink>
      <w:r w:rsidR="00D7097B" w:rsidRPr="00D7097B">
        <w:rPr>
          <w:lang w:eastAsia="x-none"/>
        </w:rPr>
        <w:tab/>
        <w:t>Discussion on uplink capacity/throughput enhancement for IoT-NTN</w:t>
      </w:r>
      <w:r w:rsidR="00D7097B" w:rsidRPr="00D7097B">
        <w:rPr>
          <w:lang w:eastAsia="x-none"/>
        </w:rPr>
        <w:tab/>
        <w:t>Samsung</w:t>
      </w:r>
    </w:p>
    <w:p w14:paraId="011221DA" w14:textId="396D3342" w:rsidR="00D7097B" w:rsidRPr="00D7097B" w:rsidRDefault="006F79AF" w:rsidP="00D7097B">
      <w:pPr>
        <w:rPr>
          <w:lang w:eastAsia="x-none"/>
        </w:rPr>
      </w:pPr>
      <w:hyperlink r:id="rId2375" w:history="1">
        <w:r>
          <w:rPr>
            <w:rStyle w:val="Hyperlink"/>
            <w:lang w:eastAsia="x-none"/>
          </w:rPr>
          <w:t>R1-2404197</w:t>
        </w:r>
      </w:hyperlink>
      <w:r w:rsidR="00D7097B" w:rsidRPr="00D7097B">
        <w:rPr>
          <w:lang w:eastAsia="x-none"/>
        </w:rPr>
        <w:tab/>
        <w:t>Discussion on IoT-NTN uplink capacity enhancement</w:t>
      </w:r>
      <w:r w:rsidR="00D7097B" w:rsidRPr="00D7097B">
        <w:rPr>
          <w:lang w:eastAsia="x-none"/>
        </w:rPr>
        <w:tab/>
        <w:t>vivo</w:t>
      </w:r>
    </w:p>
    <w:p w14:paraId="2FA950CF" w14:textId="26726A3B" w:rsidR="00D7097B" w:rsidRPr="00D7097B" w:rsidRDefault="006F79AF" w:rsidP="00D7097B">
      <w:pPr>
        <w:rPr>
          <w:lang w:eastAsia="x-none"/>
        </w:rPr>
      </w:pPr>
      <w:hyperlink r:id="rId2376" w:history="1">
        <w:r>
          <w:rPr>
            <w:rStyle w:val="Hyperlink"/>
            <w:lang w:eastAsia="x-none"/>
          </w:rPr>
          <w:t>R1-2404217</w:t>
        </w:r>
      </w:hyperlink>
      <w:r w:rsidR="00D7097B" w:rsidRPr="00D7097B">
        <w:rPr>
          <w:lang w:eastAsia="x-none"/>
        </w:rPr>
        <w:tab/>
        <w:t>Discussion on UL capacity enhancement for IoT NTN</w:t>
      </w:r>
      <w:r w:rsidR="00D7097B" w:rsidRPr="00D7097B">
        <w:rPr>
          <w:lang w:eastAsia="x-none"/>
        </w:rPr>
        <w:tab/>
        <w:t>ZTE</w:t>
      </w:r>
    </w:p>
    <w:p w14:paraId="0D8DD9EA" w14:textId="02759A1E" w:rsidR="00D7097B" w:rsidRPr="00D7097B" w:rsidRDefault="006F79AF" w:rsidP="00D7097B">
      <w:pPr>
        <w:rPr>
          <w:lang w:eastAsia="x-none"/>
        </w:rPr>
      </w:pPr>
      <w:hyperlink r:id="rId2377" w:history="1">
        <w:r>
          <w:rPr>
            <w:rStyle w:val="Hyperlink"/>
            <w:lang w:eastAsia="x-none"/>
          </w:rPr>
          <w:t>R1-2404264</w:t>
        </w:r>
      </w:hyperlink>
      <w:r w:rsidR="00D7097B" w:rsidRPr="00D7097B">
        <w:rPr>
          <w:lang w:eastAsia="x-none"/>
        </w:rPr>
        <w:tab/>
        <w:t>IoT-NTN uplink capacity/throughput enhancement</w:t>
      </w:r>
      <w:r w:rsidR="00D7097B" w:rsidRPr="00D7097B">
        <w:rPr>
          <w:lang w:eastAsia="x-none"/>
        </w:rPr>
        <w:tab/>
        <w:t>InterDigital, Inc.</w:t>
      </w:r>
    </w:p>
    <w:p w14:paraId="15ED9447" w14:textId="31E2D745" w:rsidR="00D7097B" w:rsidRPr="00D7097B" w:rsidRDefault="006F79AF" w:rsidP="00D7097B">
      <w:pPr>
        <w:rPr>
          <w:lang w:eastAsia="x-none"/>
        </w:rPr>
      </w:pPr>
      <w:hyperlink r:id="rId2378" w:history="1">
        <w:r>
          <w:rPr>
            <w:rStyle w:val="Hyperlink"/>
            <w:lang w:eastAsia="x-none"/>
          </w:rPr>
          <w:t>R1-2404310</w:t>
        </w:r>
      </w:hyperlink>
      <w:r w:rsidR="00D7097B" w:rsidRPr="00D7097B">
        <w:rPr>
          <w:lang w:eastAsia="x-none"/>
        </w:rPr>
        <w:tab/>
        <w:t>Discussion on IoT-NTN Uplink Capacity Enhancement</w:t>
      </w:r>
      <w:r w:rsidR="00D7097B" w:rsidRPr="00D7097B">
        <w:rPr>
          <w:lang w:eastAsia="x-none"/>
        </w:rPr>
        <w:tab/>
        <w:t>Apple</w:t>
      </w:r>
    </w:p>
    <w:p w14:paraId="565E34B5" w14:textId="24FCE550" w:rsidR="00D7097B" w:rsidRPr="00D7097B" w:rsidRDefault="006F79AF" w:rsidP="00D7097B">
      <w:pPr>
        <w:rPr>
          <w:lang w:eastAsia="x-none"/>
        </w:rPr>
      </w:pPr>
      <w:hyperlink r:id="rId2379" w:history="1">
        <w:r>
          <w:rPr>
            <w:rStyle w:val="Hyperlink"/>
            <w:lang w:eastAsia="x-none"/>
          </w:rPr>
          <w:t>R1-2404326</w:t>
        </w:r>
      </w:hyperlink>
      <w:r w:rsidR="00D7097B" w:rsidRPr="00D7097B">
        <w:rPr>
          <w:lang w:eastAsia="x-none"/>
        </w:rPr>
        <w:tab/>
        <w:t>Discussion on IoT-NTN uplink capacity/throughput enhancement</w:t>
      </w:r>
      <w:r w:rsidR="00D7097B" w:rsidRPr="00D7097B">
        <w:rPr>
          <w:lang w:eastAsia="x-none"/>
        </w:rPr>
        <w:tab/>
        <w:t>LG Electronics</w:t>
      </w:r>
    </w:p>
    <w:p w14:paraId="7718DBD4" w14:textId="524F41E3" w:rsidR="00D7097B" w:rsidRPr="00D7097B" w:rsidRDefault="006F79AF" w:rsidP="00D7097B">
      <w:pPr>
        <w:rPr>
          <w:lang w:eastAsia="x-none"/>
        </w:rPr>
      </w:pPr>
      <w:hyperlink r:id="rId2380" w:history="1">
        <w:r>
          <w:rPr>
            <w:rStyle w:val="Hyperlink"/>
            <w:lang w:eastAsia="x-none"/>
          </w:rPr>
          <w:t>R1-2404393</w:t>
        </w:r>
      </w:hyperlink>
      <w:r w:rsidR="00D7097B" w:rsidRPr="00D7097B">
        <w:rPr>
          <w:lang w:eastAsia="x-none"/>
        </w:rPr>
        <w:tab/>
        <w:t>Discussion on UL capacity enhancement for IoT NTN</w:t>
      </w:r>
      <w:r w:rsidR="00D7097B" w:rsidRPr="00D7097B">
        <w:rPr>
          <w:lang w:eastAsia="x-none"/>
        </w:rPr>
        <w:tab/>
        <w:t>CATT</w:t>
      </w:r>
    </w:p>
    <w:p w14:paraId="0FB654E5" w14:textId="66DD4E0C" w:rsidR="00D7097B" w:rsidRPr="00D7097B" w:rsidRDefault="006F79AF" w:rsidP="00D7097B">
      <w:pPr>
        <w:rPr>
          <w:lang w:eastAsia="x-none"/>
        </w:rPr>
      </w:pPr>
      <w:hyperlink r:id="rId2381" w:history="1">
        <w:r>
          <w:rPr>
            <w:rStyle w:val="Hyperlink"/>
            <w:lang w:eastAsia="x-none"/>
          </w:rPr>
          <w:t>R1-2404442</w:t>
        </w:r>
      </w:hyperlink>
      <w:r w:rsidR="00D7097B" w:rsidRPr="00D7097B">
        <w:rPr>
          <w:lang w:eastAsia="x-none"/>
        </w:rPr>
        <w:tab/>
        <w:t>Discussion on uplink capacity enhancement for IoT NTN</w:t>
      </w:r>
      <w:r w:rsidR="00D7097B" w:rsidRPr="00D7097B">
        <w:rPr>
          <w:lang w:eastAsia="x-none"/>
        </w:rPr>
        <w:tab/>
        <w:t>Lenovo</w:t>
      </w:r>
    </w:p>
    <w:p w14:paraId="60E398DA" w14:textId="4EFBE3B9" w:rsidR="00D7097B" w:rsidRPr="00D7097B" w:rsidRDefault="006F79AF" w:rsidP="00D7097B">
      <w:pPr>
        <w:rPr>
          <w:lang w:eastAsia="x-none"/>
        </w:rPr>
      </w:pPr>
      <w:hyperlink r:id="rId2382" w:history="1">
        <w:r>
          <w:rPr>
            <w:rStyle w:val="Hyperlink"/>
            <w:lang w:eastAsia="x-none"/>
          </w:rPr>
          <w:t>R1-2404474</w:t>
        </w:r>
      </w:hyperlink>
      <w:r w:rsidR="00D7097B" w:rsidRPr="00D7097B">
        <w:rPr>
          <w:lang w:eastAsia="x-none"/>
        </w:rPr>
        <w:tab/>
        <w:t>Discussion on the IoT -NTN uplink capacity/throughput enhancements</w:t>
      </w:r>
      <w:r w:rsidR="00D7097B" w:rsidRPr="00D7097B">
        <w:rPr>
          <w:lang w:eastAsia="x-none"/>
        </w:rPr>
        <w:tab/>
        <w:t>CMCC</w:t>
      </w:r>
    </w:p>
    <w:p w14:paraId="166BBDDD" w14:textId="23AEB67F" w:rsidR="00D7097B" w:rsidRPr="00D7097B" w:rsidRDefault="006F79AF" w:rsidP="00D7097B">
      <w:pPr>
        <w:rPr>
          <w:lang w:eastAsia="x-none"/>
        </w:rPr>
      </w:pPr>
      <w:hyperlink r:id="rId2383" w:history="1">
        <w:r>
          <w:rPr>
            <w:rStyle w:val="Hyperlink"/>
            <w:lang w:eastAsia="x-none"/>
          </w:rPr>
          <w:t>R1-2404534</w:t>
        </w:r>
      </w:hyperlink>
      <w:r w:rsidR="00D7097B" w:rsidRPr="00D7097B">
        <w:rPr>
          <w:lang w:eastAsia="x-none"/>
        </w:rPr>
        <w:tab/>
        <w:t>On uplink capacity enhancements for IoT-NTN</w:t>
      </w:r>
      <w:r w:rsidR="00D7097B" w:rsidRPr="00D7097B">
        <w:rPr>
          <w:lang w:eastAsia="x-none"/>
        </w:rPr>
        <w:tab/>
        <w:t>Ericsson</w:t>
      </w:r>
    </w:p>
    <w:p w14:paraId="3E5F7285" w14:textId="28787F25" w:rsidR="00D7097B" w:rsidRPr="00D7097B" w:rsidRDefault="006F79AF" w:rsidP="00D7097B">
      <w:pPr>
        <w:rPr>
          <w:lang w:eastAsia="x-none"/>
        </w:rPr>
      </w:pPr>
      <w:hyperlink r:id="rId2384" w:history="1">
        <w:r>
          <w:rPr>
            <w:rStyle w:val="Hyperlink"/>
            <w:lang w:eastAsia="x-none"/>
          </w:rPr>
          <w:t>R1-2404610</w:t>
        </w:r>
      </w:hyperlink>
      <w:r w:rsidR="00D7097B" w:rsidRPr="00D7097B">
        <w:rPr>
          <w:lang w:eastAsia="x-none"/>
        </w:rPr>
        <w:tab/>
        <w:t>Discussion on IoT-NTN uplink capacity enhancement</w:t>
      </w:r>
      <w:r w:rsidR="00D7097B" w:rsidRPr="00D7097B">
        <w:rPr>
          <w:lang w:eastAsia="x-none"/>
        </w:rPr>
        <w:tab/>
        <w:t>Xiaomi</w:t>
      </w:r>
    </w:p>
    <w:p w14:paraId="6EB92ABC" w14:textId="4CDBB381" w:rsidR="00D7097B" w:rsidRPr="00D7097B" w:rsidRDefault="006F79AF" w:rsidP="00D7097B">
      <w:pPr>
        <w:rPr>
          <w:lang w:eastAsia="x-none"/>
        </w:rPr>
      </w:pPr>
      <w:hyperlink r:id="rId2385" w:history="1">
        <w:r>
          <w:rPr>
            <w:rStyle w:val="Hyperlink"/>
            <w:lang w:eastAsia="x-none"/>
          </w:rPr>
          <w:t>R1-2404672</w:t>
        </w:r>
      </w:hyperlink>
      <w:r w:rsidR="00D7097B" w:rsidRPr="00D7097B">
        <w:rPr>
          <w:lang w:eastAsia="x-none"/>
        </w:rPr>
        <w:tab/>
        <w:t>IoT-NTN uplink capacity/throughput enhancement</w:t>
      </w:r>
      <w:r w:rsidR="00D7097B" w:rsidRPr="00D7097B">
        <w:rPr>
          <w:lang w:eastAsia="x-none"/>
        </w:rPr>
        <w:tab/>
        <w:t>NEC</w:t>
      </w:r>
    </w:p>
    <w:p w14:paraId="50A96701" w14:textId="6C2B757B" w:rsidR="00D7097B" w:rsidRPr="00D7097B" w:rsidRDefault="006F79AF" w:rsidP="00D7097B">
      <w:pPr>
        <w:rPr>
          <w:lang w:eastAsia="x-none"/>
        </w:rPr>
      </w:pPr>
      <w:hyperlink r:id="rId2386" w:history="1">
        <w:r>
          <w:rPr>
            <w:rStyle w:val="Hyperlink"/>
            <w:lang w:eastAsia="x-none"/>
          </w:rPr>
          <w:t>R1-2404695</w:t>
        </w:r>
      </w:hyperlink>
      <w:r w:rsidR="00D7097B" w:rsidRPr="00D7097B">
        <w:rPr>
          <w:lang w:eastAsia="x-none"/>
        </w:rPr>
        <w:tab/>
        <w:t>IoT NTN OCC multiplexing methods for NPUSCH and NPRACH</w:t>
      </w:r>
      <w:r w:rsidR="00D7097B" w:rsidRPr="00D7097B">
        <w:rPr>
          <w:lang w:eastAsia="x-none"/>
        </w:rPr>
        <w:tab/>
        <w:t>Sharp</w:t>
      </w:r>
    </w:p>
    <w:p w14:paraId="0DE1832F" w14:textId="4CB288CF" w:rsidR="00D7097B" w:rsidRPr="00D7097B" w:rsidRDefault="006F79AF" w:rsidP="00D7097B">
      <w:pPr>
        <w:rPr>
          <w:lang w:eastAsia="x-none"/>
        </w:rPr>
      </w:pPr>
      <w:hyperlink r:id="rId2387" w:history="1">
        <w:r>
          <w:rPr>
            <w:rStyle w:val="Hyperlink"/>
            <w:lang w:eastAsia="x-none"/>
          </w:rPr>
          <w:t>R1-2404742</w:t>
        </w:r>
      </w:hyperlink>
      <w:r w:rsidR="00D7097B" w:rsidRPr="00D7097B">
        <w:rPr>
          <w:lang w:eastAsia="x-none"/>
        </w:rPr>
        <w:tab/>
        <w:t>IoT-NTN uplink capacity enhancement</w:t>
      </w:r>
      <w:r w:rsidR="00D7097B" w:rsidRPr="00D7097B">
        <w:rPr>
          <w:lang w:eastAsia="x-none"/>
        </w:rPr>
        <w:tab/>
        <w:t>Nokia, Nokia Shanghai Bell</w:t>
      </w:r>
    </w:p>
    <w:p w14:paraId="1F72522E" w14:textId="338D4C47" w:rsidR="00D7097B" w:rsidRPr="00D7097B" w:rsidRDefault="006F79AF" w:rsidP="00D7097B">
      <w:pPr>
        <w:rPr>
          <w:lang w:eastAsia="x-none"/>
        </w:rPr>
      </w:pPr>
      <w:hyperlink r:id="rId2388" w:history="1">
        <w:r>
          <w:rPr>
            <w:rStyle w:val="Hyperlink"/>
            <w:lang w:eastAsia="x-none"/>
          </w:rPr>
          <w:t>R1-2404787</w:t>
        </w:r>
      </w:hyperlink>
      <w:r w:rsidR="00D7097B" w:rsidRPr="00D7097B">
        <w:rPr>
          <w:lang w:eastAsia="x-none"/>
        </w:rPr>
        <w:tab/>
        <w:t>Discussion on uplink capacity/throughput enhancement for IoT NTN</w:t>
      </w:r>
      <w:r w:rsidR="00D7097B" w:rsidRPr="00D7097B">
        <w:rPr>
          <w:lang w:eastAsia="x-none"/>
        </w:rPr>
        <w:tab/>
        <w:t>ETRI</w:t>
      </w:r>
    </w:p>
    <w:p w14:paraId="7FC779B6" w14:textId="663142B4" w:rsidR="00D7097B" w:rsidRPr="00D7097B" w:rsidRDefault="006F79AF" w:rsidP="00D7097B">
      <w:pPr>
        <w:rPr>
          <w:lang w:eastAsia="x-none"/>
        </w:rPr>
      </w:pPr>
      <w:hyperlink r:id="rId2389" w:history="1">
        <w:r>
          <w:rPr>
            <w:rStyle w:val="Hyperlink"/>
            <w:lang w:eastAsia="x-none"/>
          </w:rPr>
          <w:t>R1-2404864</w:t>
        </w:r>
      </w:hyperlink>
      <w:r w:rsidR="00D7097B" w:rsidRPr="00D7097B">
        <w:rPr>
          <w:lang w:eastAsia="x-none"/>
        </w:rPr>
        <w:tab/>
        <w:t>Discussion on IoT-NTN uplink capacity/throughput enhancement</w:t>
      </w:r>
      <w:r w:rsidR="00D7097B" w:rsidRPr="00D7097B">
        <w:rPr>
          <w:lang w:eastAsia="x-none"/>
        </w:rPr>
        <w:tab/>
        <w:t>OPPO</w:t>
      </w:r>
    </w:p>
    <w:p w14:paraId="22953481" w14:textId="604893B5" w:rsidR="00D7097B" w:rsidRPr="00D7097B" w:rsidRDefault="006F79AF" w:rsidP="00D7097B">
      <w:pPr>
        <w:rPr>
          <w:lang w:eastAsia="x-none"/>
        </w:rPr>
      </w:pPr>
      <w:hyperlink r:id="rId2390" w:history="1">
        <w:r>
          <w:rPr>
            <w:rStyle w:val="Hyperlink"/>
            <w:lang w:eastAsia="x-none"/>
          </w:rPr>
          <w:t>R1-2405093</w:t>
        </w:r>
      </w:hyperlink>
      <w:r w:rsidR="00D7097B" w:rsidRPr="00D7097B">
        <w:rPr>
          <w:lang w:eastAsia="x-none"/>
        </w:rPr>
        <w:tab/>
        <w:t>Discussion on IoT-NTN uplink capacity and throughput</w:t>
      </w:r>
      <w:r w:rsidR="00D7097B" w:rsidRPr="00D7097B">
        <w:rPr>
          <w:lang w:eastAsia="x-none"/>
        </w:rPr>
        <w:tab/>
        <w:t>MediaTek Inc.</w:t>
      </w:r>
    </w:p>
    <w:p w14:paraId="510BF63B" w14:textId="1095D60E" w:rsidR="00D7097B" w:rsidRPr="00D7097B" w:rsidRDefault="006F79AF" w:rsidP="00D7097B">
      <w:pPr>
        <w:rPr>
          <w:lang w:eastAsia="x-none"/>
        </w:rPr>
      </w:pPr>
      <w:hyperlink r:id="rId2391" w:history="1">
        <w:r>
          <w:rPr>
            <w:rStyle w:val="Hyperlink"/>
            <w:lang w:eastAsia="x-none"/>
          </w:rPr>
          <w:t>R1-2405175</w:t>
        </w:r>
      </w:hyperlink>
      <w:r w:rsidR="00D7097B" w:rsidRPr="00D7097B">
        <w:rPr>
          <w:lang w:eastAsia="x-none"/>
        </w:rPr>
        <w:tab/>
        <w:t>IOT-NTN uplink capacity/throughput enhancement</w:t>
      </w:r>
      <w:r w:rsidR="00D7097B" w:rsidRPr="00D7097B">
        <w:rPr>
          <w:lang w:eastAsia="x-none"/>
        </w:rPr>
        <w:tab/>
        <w:t>Qualcomm Incorporated</w:t>
      </w:r>
    </w:p>
    <w:p w14:paraId="52F20635" w14:textId="1BE518E8" w:rsidR="00D7097B" w:rsidRDefault="006F79AF" w:rsidP="00D7097B">
      <w:pPr>
        <w:rPr>
          <w:lang w:eastAsia="x-none"/>
        </w:rPr>
      </w:pPr>
      <w:hyperlink r:id="rId2392" w:history="1">
        <w:r>
          <w:rPr>
            <w:rStyle w:val="Hyperlink"/>
            <w:lang w:eastAsia="x-none"/>
          </w:rPr>
          <w:t>R1-2405178</w:t>
        </w:r>
      </w:hyperlink>
      <w:r w:rsidR="00D7097B" w:rsidRPr="00D7097B">
        <w:rPr>
          <w:lang w:eastAsia="x-none"/>
        </w:rPr>
        <w:tab/>
        <w:t>Discussion on the IoT-NTN uplink capacity/throughput enhancements</w:t>
      </w:r>
      <w:r w:rsidR="00D7097B" w:rsidRPr="00D7097B">
        <w:rPr>
          <w:lang w:eastAsia="x-none"/>
        </w:rPr>
        <w:tab/>
        <w:t>TCL</w:t>
      </w:r>
    </w:p>
    <w:p w14:paraId="67BE6FA1" w14:textId="77777777" w:rsidR="00286025" w:rsidRDefault="00286025" w:rsidP="00D7097B">
      <w:pPr>
        <w:rPr>
          <w:lang w:eastAsia="x-none"/>
        </w:rPr>
      </w:pPr>
    </w:p>
    <w:p w14:paraId="2478060E" w14:textId="587F027A" w:rsidR="00286025" w:rsidRPr="00286025" w:rsidRDefault="006F79AF" w:rsidP="00286025">
      <w:pPr>
        <w:rPr>
          <w:b/>
          <w:lang w:eastAsia="x-none"/>
        </w:rPr>
      </w:pPr>
      <w:hyperlink r:id="rId2393" w:history="1">
        <w:r>
          <w:rPr>
            <w:rStyle w:val="Hyperlink"/>
            <w:b/>
            <w:lang w:eastAsia="x-none"/>
          </w:rPr>
          <w:t>R1-2405493</w:t>
        </w:r>
      </w:hyperlink>
      <w:r w:rsidR="00286025" w:rsidRPr="00286025">
        <w:rPr>
          <w:b/>
          <w:lang w:eastAsia="x-none"/>
        </w:rPr>
        <w:tab/>
        <w:t>FL Summary #1 for IoT-NTN</w:t>
      </w:r>
      <w:r w:rsidR="00286025" w:rsidRPr="00286025">
        <w:rPr>
          <w:b/>
          <w:lang w:eastAsia="x-none"/>
        </w:rPr>
        <w:tab/>
        <w:t>Moderator (Sony)</w:t>
      </w:r>
    </w:p>
    <w:p w14:paraId="7569BF16" w14:textId="77777777" w:rsidR="00286025" w:rsidRPr="009862F7" w:rsidRDefault="00286025" w:rsidP="00286025">
      <w:pPr>
        <w:rPr>
          <w:rFonts w:ascii="Times New Roman" w:hAnsi="Times New Roman"/>
          <w:bCs/>
        </w:rPr>
      </w:pPr>
      <w:r w:rsidRPr="009862F7">
        <w:rPr>
          <w:rFonts w:ascii="Times New Roman" w:hAnsi="Times New Roman"/>
          <w:bCs/>
          <w:highlight w:val="green"/>
        </w:rPr>
        <w:t>Agreement</w:t>
      </w:r>
    </w:p>
    <w:p w14:paraId="74D4933E" w14:textId="77777777" w:rsidR="00286025" w:rsidRPr="00134EB5" w:rsidRDefault="00286025" w:rsidP="00286025">
      <w:pPr>
        <w:rPr>
          <w:rFonts w:ascii="Times New Roman" w:hAnsi="Times New Roman"/>
          <w:bCs/>
        </w:rPr>
      </w:pPr>
      <w:r w:rsidRPr="00134EB5">
        <w:rPr>
          <w:rFonts w:ascii="Times New Roman" w:hAnsi="Times New Roman"/>
          <w:bCs/>
        </w:rPr>
        <w:t>For 3.75kHz single-tone OCC for NPUSCH format 1, RAN1 supports either symbol-level OCC or slot-level OCC. Other OCC schemes are not pursued.</w:t>
      </w:r>
    </w:p>
    <w:p w14:paraId="1A21B33A" w14:textId="77777777" w:rsidR="00286025" w:rsidRPr="00134EB5" w:rsidRDefault="00286025" w:rsidP="00286025">
      <w:pPr>
        <w:rPr>
          <w:rFonts w:ascii="Times New Roman" w:hAnsi="Times New Roman"/>
          <w:bCs/>
        </w:rPr>
      </w:pPr>
      <w:r w:rsidRPr="00134EB5">
        <w:rPr>
          <w:rFonts w:ascii="Times New Roman" w:hAnsi="Times New Roman"/>
          <w:bCs/>
        </w:rPr>
        <w:t>For 15kHz single-tone OCC for NPUSCH format 1, RAN1 supports either symbol-level OCC or slot-level OCC. Other OCC schemes are not pursued.</w:t>
      </w:r>
    </w:p>
    <w:p w14:paraId="289DAFEB" w14:textId="77777777" w:rsidR="00286025" w:rsidRDefault="00286025" w:rsidP="00D7097B">
      <w:pPr>
        <w:rPr>
          <w:lang w:eastAsia="x-none"/>
        </w:rPr>
      </w:pPr>
    </w:p>
    <w:p w14:paraId="183367C1" w14:textId="77777777" w:rsidR="00286025" w:rsidRDefault="00286025" w:rsidP="00D7097B">
      <w:pPr>
        <w:rPr>
          <w:lang w:eastAsia="x-none"/>
        </w:rPr>
      </w:pPr>
    </w:p>
    <w:p w14:paraId="128E10ED" w14:textId="493E3102" w:rsidR="00286025" w:rsidRPr="00B81721" w:rsidRDefault="006F79AF" w:rsidP="00286025">
      <w:pPr>
        <w:rPr>
          <w:b/>
          <w:bCs/>
          <w:lang w:eastAsia="x-none"/>
        </w:rPr>
      </w:pPr>
      <w:hyperlink r:id="rId2394" w:history="1">
        <w:r>
          <w:rPr>
            <w:rStyle w:val="Hyperlink"/>
            <w:b/>
            <w:bCs/>
            <w:lang w:eastAsia="x-none"/>
          </w:rPr>
          <w:t>R1-2405494</w:t>
        </w:r>
      </w:hyperlink>
      <w:r w:rsidR="00286025" w:rsidRPr="00B81721">
        <w:rPr>
          <w:b/>
          <w:bCs/>
          <w:lang w:eastAsia="x-none"/>
        </w:rPr>
        <w:tab/>
        <w:t>FL Summary #2 for IoT-NTN</w:t>
      </w:r>
      <w:r w:rsidR="00286025" w:rsidRPr="00B81721">
        <w:rPr>
          <w:b/>
          <w:bCs/>
          <w:lang w:eastAsia="x-none"/>
        </w:rPr>
        <w:tab/>
        <w:t>Moderator (Sony)From Monday session</w:t>
      </w:r>
    </w:p>
    <w:p w14:paraId="72461FE8" w14:textId="36B09A6C" w:rsidR="00286025" w:rsidRDefault="00B81721" w:rsidP="00D7097B">
      <w:pPr>
        <w:rPr>
          <w:lang w:eastAsia="x-none"/>
        </w:rPr>
      </w:pPr>
      <w:r>
        <w:rPr>
          <w:lang w:eastAsia="x-none"/>
        </w:rPr>
        <w:t>From Wednesday session</w:t>
      </w:r>
    </w:p>
    <w:p w14:paraId="30FCFA65" w14:textId="77777777" w:rsidR="00B81721" w:rsidRPr="00B81721" w:rsidRDefault="00B81721" w:rsidP="00B81721">
      <w:pPr>
        <w:rPr>
          <w:rFonts w:ascii="Times New Roman" w:hAnsi="Times New Roman"/>
          <w:bCs/>
        </w:rPr>
      </w:pPr>
      <w:r w:rsidRPr="00B81721">
        <w:rPr>
          <w:rFonts w:ascii="Times New Roman" w:hAnsi="Times New Roman"/>
          <w:bCs/>
          <w:highlight w:val="green"/>
        </w:rPr>
        <w:t>Agreement</w:t>
      </w:r>
    </w:p>
    <w:p w14:paraId="741EB19B" w14:textId="77777777" w:rsidR="00B81721" w:rsidRPr="00B81721" w:rsidRDefault="00B81721" w:rsidP="00B81721">
      <w:pPr>
        <w:rPr>
          <w:rFonts w:ascii="Times New Roman" w:hAnsi="Times New Roman"/>
          <w:bCs/>
          <w:szCs w:val="20"/>
        </w:rPr>
      </w:pPr>
      <w:r w:rsidRPr="00B81721">
        <w:rPr>
          <w:rFonts w:ascii="Times New Roman" w:hAnsi="Times New Roman"/>
          <w:bCs/>
          <w:szCs w:val="20"/>
        </w:rPr>
        <w:t>Inter-repetition OCC for NPRACH is not studied further in RAN1.</w:t>
      </w:r>
    </w:p>
    <w:p w14:paraId="58907AFF" w14:textId="77777777" w:rsidR="00B81721" w:rsidRPr="00B81721" w:rsidRDefault="00B81721" w:rsidP="00B81721">
      <w:pPr>
        <w:rPr>
          <w:lang w:eastAsia="x-none"/>
        </w:rPr>
      </w:pPr>
    </w:p>
    <w:p w14:paraId="39CB73DC" w14:textId="77777777" w:rsidR="00B81721" w:rsidRPr="00B81721" w:rsidRDefault="00B81721" w:rsidP="00B81721">
      <w:pPr>
        <w:rPr>
          <w:rFonts w:ascii="Times New Roman" w:hAnsi="Times New Roman"/>
          <w:bCs/>
        </w:rPr>
      </w:pPr>
      <w:r w:rsidRPr="00B81721">
        <w:rPr>
          <w:rFonts w:ascii="Times New Roman" w:hAnsi="Times New Roman"/>
          <w:bCs/>
          <w:highlight w:val="green"/>
        </w:rPr>
        <w:t>Agreement</w:t>
      </w:r>
    </w:p>
    <w:p w14:paraId="4D2895FD" w14:textId="77777777" w:rsidR="00B81721" w:rsidRPr="00B81721" w:rsidRDefault="00B81721" w:rsidP="00311060">
      <w:pPr>
        <w:numPr>
          <w:ilvl w:val="0"/>
          <w:numId w:val="186"/>
        </w:numPr>
        <w:spacing w:after="160" w:line="259" w:lineRule="auto"/>
        <w:contextualSpacing/>
        <w:rPr>
          <w:rFonts w:ascii="Times New Roman" w:hAnsi="Times New Roman"/>
          <w:bCs/>
          <w:szCs w:val="20"/>
          <w:lang w:eastAsia="x-none"/>
        </w:rPr>
      </w:pPr>
      <w:r w:rsidRPr="00B81721">
        <w:rPr>
          <w:rFonts w:ascii="Times New Roman" w:hAnsi="Times New Roman"/>
          <w:bCs/>
          <w:szCs w:val="20"/>
          <w:lang w:eastAsia="x-none"/>
        </w:rPr>
        <w:t>For the time-domain DMRS pattern (including blanked DMRS, if any):</w:t>
      </w:r>
    </w:p>
    <w:p w14:paraId="290EE74C" w14:textId="449E17F2" w:rsidR="00B81721" w:rsidRPr="00B81721" w:rsidRDefault="00B81721" w:rsidP="00311060">
      <w:pPr>
        <w:numPr>
          <w:ilvl w:val="1"/>
          <w:numId w:val="186"/>
        </w:numPr>
        <w:spacing w:after="160" w:line="259" w:lineRule="auto"/>
        <w:contextualSpacing/>
        <w:rPr>
          <w:rFonts w:ascii="Times New Roman" w:hAnsi="Times New Roman"/>
          <w:bCs/>
          <w:szCs w:val="20"/>
          <w:lang w:eastAsia="x-none"/>
        </w:rPr>
      </w:pPr>
      <w:r w:rsidRPr="00B81721">
        <w:rPr>
          <w:rFonts w:ascii="Times New Roman" w:hAnsi="Times New Roman"/>
          <w:bCs/>
          <w:szCs w:val="20"/>
          <w:lang w:eastAsia="x-none"/>
        </w:rPr>
        <w:t>For 15kHz single-tone, RAN1 strives to reuse the Rel-17 DMRS pattern</w:t>
      </w:r>
      <w:r w:rsidR="00151471">
        <w:rPr>
          <w:rFonts w:ascii="Times New Roman" w:hAnsi="Times New Roman"/>
          <w:bCs/>
          <w:szCs w:val="20"/>
          <w:lang w:eastAsia="x-none"/>
        </w:rPr>
        <w:t>.</w:t>
      </w:r>
    </w:p>
    <w:p w14:paraId="3BCC2706" w14:textId="77777777" w:rsidR="00B81721" w:rsidRPr="00B81721" w:rsidRDefault="00B81721" w:rsidP="00311060">
      <w:pPr>
        <w:numPr>
          <w:ilvl w:val="1"/>
          <w:numId w:val="186"/>
        </w:numPr>
        <w:spacing w:after="160" w:line="259" w:lineRule="auto"/>
        <w:contextualSpacing/>
        <w:rPr>
          <w:rFonts w:ascii="Times New Roman" w:hAnsi="Times New Roman"/>
          <w:bCs/>
          <w:szCs w:val="20"/>
          <w:lang w:eastAsia="x-none"/>
        </w:rPr>
      </w:pPr>
      <w:r w:rsidRPr="00B81721">
        <w:rPr>
          <w:rFonts w:ascii="Times New Roman" w:hAnsi="Times New Roman"/>
          <w:bCs/>
          <w:szCs w:val="20"/>
          <w:lang w:eastAsia="x-none"/>
        </w:rPr>
        <w:t>For 3.75kHz single-tone</w:t>
      </w:r>
    </w:p>
    <w:p w14:paraId="2201F7E9" w14:textId="77777777" w:rsidR="00B81721" w:rsidRPr="00B81721" w:rsidRDefault="00B81721" w:rsidP="00311060">
      <w:pPr>
        <w:numPr>
          <w:ilvl w:val="2"/>
          <w:numId w:val="186"/>
        </w:numPr>
        <w:spacing w:after="160" w:line="259" w:lineRule="auto"/>
        <w:contextualSpacing/>
        <w:rPr>
          <w:rFonts w:ascii="Times New Roman" w:hAnsi="Times New Roman"/>
          <w:bCs/>
          <w:szCs w:val="20"/>
          <w:lang w:eastAsia="x-none"/>
        </w:rPr>
      </w:pPr>
      <w:r w:rsidRPr="00B81721">
        <w:rPr>
          <w:rFonts w:ascii="Times New Roman" w:hAnsi="Times New Roman"/>
          <w:bCs/>
          <w:szCs w:val="20"/>
          <w:lang w:eastAsia="x-none"/>
        </w:rPr>
        <w:t xml:space="preserve"> RAN1 studies</w:t>
      </w:r>
    </w:p>
    <w:p w14:paraId="40905A3F" w14:textId="77777777" w:rsidR="00B81721" w:rsidRPr="00B81721" w:rsidRDefault="00B81721" w:rsidP="00311060">
      <w:pPr>
        <w:numPr>
          <w:ilvl w:val="3"/>
          <w:numId w:val="186"/>
        </w:numPr>
        <w:spacing w:after="160" w:line="259" w:lineRule="auto"/>
        <w:contextualSpacing/>
        <w:rPr>
          <w:rFonts w:ascii="Times New Roman" w:hAnsi="Times New Roman"/>
          <w:bCs/>
          <w:szCs w:val="20"/>
          <w:lang w:eastAsia="x-none"/>
        </w:rPr>
      </w:pPr>
      <w:r w:rsidRPr="00B81721">
        <w:rPr>
          <w:rFonts w:ascii="Times New Roman" w:hAnsi="Times New Roman"/>
          <w:bCs/>
          <w:szCs w:val="20"/>
          <w:lang w:eastAsia="x-none"/>
        </w:rPr>
        <w:t>Rel-17 DMRS pattern</w:t>
      </w:r>
    </w:p>
    <w:p w14:paraId="7CE2E9FE" w14:textId="77777777" w:rsidR="00B81721" w:rsidRPr="00B81721" w:rsidRDefault="00B81721" w:rsidP="00311060">
      <w:pPr>
        <w:numPr>
          <w:ilvl w:val="3"/>
          <w:numId w:val="186"/>
        </w:numPr>
        <w:spacing w:after="160" w:line="259" w:lineRule="auto"/>
        <w:contextualSpacing/>
        <w:rPr>
          <w:rFonts w:ascii="Times New Roman" w:hAnsi="Times New Roman"/>
          <w:bCs/>
          <w:szCs w:val="20"/>
          <w:lang w:eastAsia="x-none"/>
        </w:rPr>
      </w:pPr>
      <w:r w:rsidRPr="00B81721">
        <w:rPr>
          <w:rFonts w:ascii="Times New Roman" w:hAnsi="Times New Roman"/>
          <w:bCs/>
          <w:szCs w:val="20"/>
          <w:lang w:eastAsia="x-none"/>
        </w:rPr>
        <w:t>A new DMRS pattern</w:t>
      </w:r>
    </w:p>
    <w:p w14:paraId="28379D93" w14:textId="1C1AA0F8" w:rsidR="00B81721" w:rsidRPr="00B81721" w:rsidRDefault="00B81721" w:rsidP="00311060">
      <w:pPr>
        <w:numPr>
          <w:ilvl w:val="1"/>
          <w:numId w:val="186"/>
        </w:numPr>
        <w:spacing w:after="160" w:line="259" w:lineRule="auto"/>
        <w:contextualSpacing/>
        <w:rPr>
          <w:rFonts w:ascii="Times New Roman" w:hAnsi="Times New Roman"/>
          <w:bCs/>
          <w:szCs w:val="20"/>
          <w:lang w:eastAsia="x-none"/>
        </w:rPr>
      </w:pPr>
      <w:r w:rsidRPr="00B81721">
        <w:rPr>
          <w:szCs w:val="20"/>
          <w:lang w:eastAsia="x-none"/>
        </w:rPr>
        <w:t xml:space="preserve">The DMRS overhead </w:t>
      </w:r>
      <w:r w:rsidRPr="00B81721">
        <w:rPr>
          <w:rFonts w:ascii="Times New Roman" w:hAnsi="Times New Roman"/>
          <w:bCs/>
          <w:szCs w:val="20"/>
          <w:lang w:eastAsia="x-none"/>
        </w:rPr>
        <w:t xml:space="preserve">(including blanked DMRS, if any) </w:t>
      </w:r>
      <w:r w:rsidRPr="00B81721">
        <w:rPr>
          <w:szCs w:val="20"/>
          <w:lang w:eastAsia="x-none"/>
        </w:rPr>
        <w:t>for OCC is the same as for Rel-17</w:t>
      </w:r>
      <w:r w:rsidR="00151471">
        <w:rPr>
          <w:szCs w:val="20"/>
          <w:lang w:eastAsia="x-none"/>
        </w:rPr>
        <w:t>.</w:t>
      </w:r>
    </w:p>
    <w:p w14:paraId="78A4E43E" w14:textId="77777777" w:rsidR="00B81721" w:rsidRPr="00B81721" w:rsidRDefault="00B81721" w:rsidP="00B81721">
      <w:pPr>
        <w:rPr>
          <w:lang w:eastAsia="x-none"/>
        </w:rPr>
      </w:pPr>
    </w:p>
    <w:p w14:paraId="68D5288A" w14:textId="77777777" w:rsidR="00B81721" w:rsidRPr="00B81721" w:rsidRDefault="00B81721" w:rsidP="00B81721">
      <w:pPr>
        <w:rPr>
          <w:rFonts w:ascii="Times New Roman" w:hAnsi="Times New Roman"/>
          <w:bCs/>
        </w:rPr>
      </w:pPr>
      <w:r w:rsidRPr="00B81721">
        <w:rPr>
          <w:rFonts w:ascii="Times New Roman" w:hAnsi="Times New Roman"/>
          <w:bCs/>
          <w:highlight w:val="green"/>
        </w:rPr>
        <w:t>Agreement</w:t>
      </w:r>
    </w:p>
    <w:p w14:paraId="54812673" w14:textId="77777777" w:rsidR="00B81721" w:rsidRPr="00B81721" w:rsidRDefault="00B81721" w:rsidP="00B81721">
      <w:pPr>
        <w:spacing w:after="160" w:line="259" w:lineRule="auto"/>
        <w:contextualSpacing/>
        <w:rPr>
          <w:rFonts w:ascii="Times New Roman" w:hAnsi="Times New Roman"/>
          <w:bCs/>
          <w:szCs w:val="20"/>
        </w:rPr>
      </w:pPr>
      <w:r w:rsidRPr="00B81721">
        <w:rPr>
          <w:rFonts w:ascii="Times New Roman" w:hAnsi="Times New Roman"/>
          <w:bCs/>
          <w:szCs w:val="20"/>
        </w:rPr>
        <w:t>The Rel-17 guard period locations and length for NB-IoT 3.75kHz UL slot are preserved when OCC is applied to NPUSCH format 1.</w:t>
      </w:r>
    </w:p>
    <w:p w14:paraId="455770EC" w14:textId="77777777" w:rsidR="003229A7" w:rsidRPr="003229A7" w:rsidRDefault="003229A7" w:rsidP="00142D17">
      <w:pPr>
        <w:pStyle w:val="Heading2"/>
      </w:pPr>
      <w:bookmarkStart w:id="465" w:name="_Toc156813335"/>
      <w:bookmarkStart w:id="466" w:name="_Toc173405068"/>
      <w:r w:rsidRPr="003229A7">
        <w:t>TEI</w:t>
      </w:r>
      <w:bookmarkEnd w:id="465"/>
      <w:bookmarkEnd w:id="466"/>
    </w:p>
    <w:p w14:paraId="4693D5D1" w14:textId="77777777" w:rsidR="003229A7" w:rsidRDefault="003229A7" w:rsidP="003229A7">
      <w:pPr>
        <w:rPr>
          <w:i/>
          <w:iCs/>
        </w:rPr>
      </w:pPr>
      <w:r w:rsidRPr="003229A7">
        <w:rPr>
          <w:i/>
          <w:iCs/>
        </w:rPr>
        <w:t>Placeholder only. No contributions before RAN1#118bis.</w:t>
      </w:r>
    </w:p>
    <w:p w14:paraId="229ED262" w14:textId="77777777" w:rsidR="00EC6714" w:rsidRDefault="00EC6714" w:rsidP="00EC6714"/>
    <w:p w14:paraId="156C910B" w14:textId="7D8FFC2D" w:rsidR="00EC6714" w:rsidRPr="003229A7" w:rsidRDefault="00EC6714" w:rsidP="00EC6714">
      <w:r>
        <w:t>None.</w:t>
      </w:r>
    </w:p>
    <w:p w14:paraId="141E80D3" w14:textId="1643BDDA" w:rsidR="008F4B8C" w:rsidRDefault="008F4B8C" w:rsidP="00FF25B0">
      <w:pPr>
        <w:pStyle w:val="Heading1"/>
      </w:pPr>
      <w:bookmarkStart w:id="467" w:name="_Toc173405069"/>
      <w:r w:rsidRPr="009537ED">
        <w:t>Closing of the meeting</w:t>
      </w:r>
      <w:bookmarkEnd w:id="18"/>
      <w:bookmarkEnd w:id="467"/>
    </w:p>
    <w:p w14:paraId="24CBA290" w14:textId="60C11B27" w:rsidR="00F701E1" w:rsidRPr="009537ED" w:rsidRDefault="00AF7912" w:rsidP="00D92DF7">
      <w:pPr>
        <w:rPr>
          <w:rFonts w:eastAsia="MS Mincho"/>
          <w:szCs w:val="20"/>
        </w:rPr>
      </w:pPr>
      <w:r w:rsidRPr="00EA0B40">
        <w:rPr>
          <w:rFonts w:eastAsia="MS Mincho"/>
          <w:szCs w:val="20"/>
        </w:rPr>
        <w:t>Meeting was</w:t>
      </w:r>
      <w:r w:rsidRPr="00EA0B40">
        <w:rPr>
          <w:rFonts w:ascii="Times New Roman" w:eastAsia="SimSun" w:hAnsi="Times New Roman"/>
          <w:kern w:val="2"/>
          <w:szCs w:val="20"/>
        </w:rPr>
        <w:t xml:space="preserve"> </w:t>
      </w:r>
      <w:r w:rsidRPr="00EA0B40">
        <w:rPr>
          <w:rFonts w:eastAsia="MS Mincho"/>
          <w:szCs w:val="20"/>
        </w:rPr>
        <w:t xml:space="preserve">closed on </w:t>
      </w:r>
      <w:r w:rsidR="00B619BB" w:rsidRPr="00EA0B40">
        <w:rPr>
          <w:rFonts w:eastAsia="MS Mincho"/>
          <w:szCs w:val="20"/>
        </w:rPr>
        <w:t>May 24</w:t>
      </w:r>
      <w:r w:rsidR="00CA69C5" w:rsidRPr="00EA0B40">
        <w:rPr>
          <w:rFonts w:eastAsia="MS Mincho"/>
          <w:szCs w:val="20"/>
          <w:vertAlign w:val="superscript"/>
        </w:rPr>
        <w:t>th</w:t>
      </w:r>
      <w:r w:rsidR="00CA69C5" w:rsidRPr="00EA0B40">
        <w:rPr>
          <w:rFonts w:eastAsia="MS Mincho"/>
          <w:szCs w:val="20"/>
        </w:rPr>
        <w:t xml:space="preserve"> 0</w:t>
      </w:r>
      <w:r w:rsidR="00EA0B40" w:rsidRPr="00EA0B40">
        <w:rPr>
          <w:rFonts w:eastAsia="MS Mincho"/>
          <w:szCs w:val="20"/>
        </w:rPr>
        <w:t>8</w:t>
      </w:r>
      <w:r w:rsidRPr="00EA0B40">
        <w:rPr>
          <w:rFonts w:eastAsia="MS Mincho"/>
          <w:szCs w:val="20"/>
        </w:rPr>
        <w:t>:</w:t>
      </w:r>
      <w:r w:rsidR="00EA0B40" w:rsidRPr="00EA0B40">
        <w:rPr>
          <w:rFonts w:eastAsia="MS Mincho"/>
          <w:szCs w:val="20"/>
        </w:rPr>
        <w:t>55</w:t>
      </w:r>
      <w:r w:rsidRPr="00EA0B40">
        <w:rPr>
          <w:rFonts w:eastAsia="MS Mincho"/>
          <w:szCs w:val="20"/>
        </w:rPr>
        <w:t xml:space="preserve"> UTC (excluding post email discussions </w:t>
      </w:r>
      <w:r w:rsidR="00F20699" w:rsidRPr="00EA0B40">
        <w:rPr>
          <w:rFonts w:eastAsia="MS Mincho"/>
          <w:szCs w:val="20"/>
        </w:rPr>
        <w:t>- see Annex F</w:t>
      </w:r>
      <w:r w:rsidRPr="00EA0B40">
        <w:rPr>
          <w:rFonts w:eastAsia="MS Mincho"/>
          <w:szCs w:val="20"/>
        </w:rPr>
        <w:t>).</w:t>
      </w:r>
    </w:p>
    <w:p w14:paraId="6CF152FE" w14:textId="77777777" w:rsidR="00DF73DC" w:rsidRPr="009537ED" w:rsidRDefault="00DF73DC" w:rsidP="00D92DF7">
      <w:pPr>
        <w:rPr>
          <w:rFonts w:eastAsia="MS Mincho"/>
          <w:szCs w:val="20"/>
        </w:rPr>
      </w:pPr>
    </w:p>
    <w:p w14:paraId="1A527666" w14:textId="1FBE7F51" w:rsidR="000C3D87" w:rsidRPr="009537ED" w:rsidRDefault="000C3D87" w:rsidP="009643F7">
      <w:pPr>
        <w:rPr>
          <w:rFonts w:ascii="Times New Roman" w:eastAsia="MS Mincho" w:hAnsi="Times New Roman"/>
          <w:szCs w:val="20"/>
        </w:rPr>
        <w:sectPr w:rsidR="000C3D87" w:rsidRPr="009537ED" w:rsidSect="00066B44">
          <w:headerReference w:type="default" r:id="rId2395"/>
          <w:footerReference w:type="default" r:id="rId2396"/>
          <w:pgSz w:w="11907" w:h="16840" w:code="9"/>
          <w:pgMar w:top="720" w:right="720" w:bottom="720" w:left="720" w:header="709" w:footer="578" w:gutter="0"/>
          <w:cols w:space="720"/>
          <w:docGrid w:linePitch="272"/>
        </w:sectPr>
      </w:pPr>
    </w:p>
    <w:p w14:paraId="6894D6A2" w14:textId="7CAFC543" w:rsidR="007A5AC0" w:rsidRPr="009537ED" w:rsidRDefault="007A5AC0" w:rsidP="009643F7">
      <w:pPr>
        <w:pStyle w:val="Heading1"/>
        <w:numPr>
          <w:ilvl w:val="0"/>
          <w:numId w:val="0"/>
        </w:numPr>
        <w:spacing w:before="0" w:after="0"/>
        <w:rPr>
          <w:rFonts w:ascii="Times New Roman" w:hAnsi="Times New Roman" w:cs="Times New Roman"/>
          <w:sz w:val="20"/>
          <w:szCs w:val="20"/>
        </w:rPr>
      </w:pPr>
      <w:bookmarkStart w:id="469" w:name="_Toc173405070"/>
      <w:r w:rsidRPr="009537ED">
        <w:rPr>
          <w:rFonts w:ascii="Times New Roman" w:hAnsi="Times New Roman" w:cs="Times New Roman"/>
          <w:sz w:val="20"/>
          <w:szCs w:val="20"/>
        </w:rPr>
        <w:lastRenderedPageBreak/>
        <w:t>Annex</w:t>
      </w:r>
      <w:r w:rsidR="00233210" w:rsidRPr="009537ED">
        <w:rPr>
          <w:rFonts w:ascii="Times New Roman" w:hAnsi="Times New Roman" w:cs="Times New Roman"/>
          <w:sz w:val="20"/>
          <w:szCs w:val="20"/>
        </w:rPr>
        <w:t xml:space="preserve"> </w:t>
      </w:r>
      <w:r w:rsidRPr="009537ED">
        <w:rPr>
          <w:rFonts w:ascii="Times New Roman" w:hAnsi="Times New Roman" w:cs="Times New Roman"/>
          <w:sz w:val="20"/>
          <w:szCs w:val="20"/>
        </w:rPr>
        <w:t>A</w:t>
      </w:r>
      <w:r w:rsidR="007D00AE" w:rsidRPr="009537ED">
        <w:rPr>
          <w:rFonts w:ascii="Times New Roman" w:hAnsi="Times New Roman" w:cs="Times New Roman"/>
          <w:sz w:val="20"/>
          <w:szCs w:val="20"/>
        </w:rPr>
        <w:t>-1</w:t>
      </w:r>
      <w:r w:rsidRPr="009537ED">
        <w:rPr>
          <w:rFonts w:ascii="Times New Roman" w:hAnsi="Times New Roman" w:cs="Times New Roman"/>
          <w:sz w:val="20"/>
          <w:szCs w:val="20"/>
        </w:rPr>
        <w:t>:</w:t>
      </w:r>
      <w:r w:rsidRPr="009537ED">
        <w:rPr>
          <w:rFonts w:ascii="Times New Roman" w:hAnsi="Times New Roman" w:cs="Times New Roman"/>
          <w:sz w:val="20"/>
          <w:szCs w:val="20"/>
        </w:rPr>
        <w:tab/>
        <w:t>List</w:t>
      </w:r>
      <w:r w:rsidR="00233210" w:rsidRPr="009537ED">
        <w:rPr>
          <w:rFonts w:ascii="Times New Roman" w:hAnsi="Times New Roman" w:cs="Times New Roman"/>
          <w:sz w:val="20"/>
          <w:szCs w:val="20"/>
        </w:rPr>
        <w:t xml:space="preserve"> </w:t>
      </w:r>
      <w:r w:rsidRPr="009537ED">
        <w:rPr>
          <w:rFonts w:ascii="Times New Roman" w:hAnsi="Times New Roman" w:cs="Times New Roman"/>
          <w:sz w:val="20"/>
          <w:szCs w:val="20"/>
        </w:rPr>
        <w:t>of</w:t>
      </w:r>
      <w:r w:rsidR="00233210" w:rsidRPr="009537ED">
        <w:rPr>
          <w:rFonts w:ascii="Times New Roman" w:hAnsi="Times New Roman" w:cs="Times New Roman"/>
          <w:sz w:val="20"/>
          <w:szCs w:val="20"/>
        </w:rPr>
        <w:t xml:space="preserve"> </w:t>
      </w:r>
      <w:r w:rsidRPr="009537ED">
        <w:rPr>
          <w:rFonts w:ascii="Times New Roman" w:hAnsi="Times New Roman" w:cs="Times New Roman"/>
          <w:sz w:val="20"/>
          <w:szCs w:val="20"/>
        </w:rPr>
        <w:t>Tdocs</w:t>
      </w:r>
      <w:r w:rsidR="00233210" w:rsidRPr="009537ED">
        <w:rPr>
          <w:rFonts w:ascii="Times New Roman" w:hAnsi="Times New Roman" w:cs="Times New Roman"/>
          <w:sz w:val="20"/>
          <w:szCs w:val="20"/>
        </w:rPr>
        <w:t xml:space="preserve"> </w:t>
      </w:r>
      <w:r w:rsidRPr="009537ED">
        <w:rPr>
          <w:rFonts w:ascii="Times New Roman" w:hAnsi="Times New Roman" w:cs="Times New Roman"/>
          <w:sz w:val="20"/>
          <w:szCs w:val="20"/>
        </w:rPr>
        <w:t>at</w:t>
      </w:r>
      <w:r w:rsidR="00233210" w:rsidRPr="009537ED">
        <w:rPr>
          <w:rFonts w:ascii="Times New Roman" w:hAnsi="Times New Roman" w:cs="Times New Roman"/>
          <w:sz w:val="20"/>
          <w:szCs w:val="20"/>
        </w:rPr>
        <w:t xml:space="preserve"> </w:t>
      </w:r>
      <w:r w:rsidR="00CC2881" w:rsidRPr="009537ED">
        <w:rPr>
          <w:rFonts w:ascii="Times New Roman" w:hAnsi="Times New Roman" w:cs="Times New Roman"/>
          <w:sz w:val="20"/>
          <w:szCs w:val="20"/>
        </w:rPr>
        <w:t xml:space="preserve">RAN1 </w:t>
      </w:r>
      <w:r w:rsidR="00A06162">
        <w:rPr>
          <w:rFonts w:ascii="Times New Roman" w:hAnsi="Times New Roman" w:cs="Times New Roman"/>
          <w:sz w:val="20"/>
          <w:szCs w:val="20"/>
        </w:rPr>
        <w:t>#117</w:t>
      </w:r>
      <w:bookmarkEnd w:id="469"/>
    </w:p>
    <w:p w14:paraId="20896DE6" w14:textId="77777777" w:rsidR="005C5573" w:rsidRPr="009537ED" w:rsidRDefault="005C5573" w:rsidP="009643F7">
      <w:pPr>
        <w:rPr>
          <w:rFonts w:ascii="Times New Roman" w:eastAsia="SimSun" w:hAnsi="Times New Roman"/>
          <w:kern w:val="2"/>
          <w:szCs w:val="20"/>
        </w:rPr>
      </w:pPr>
    </w:p>
    <w:p w14:paraId="30FAEBCE" w14:textId="784D0926" w:rsidR="007A5AC0" w:rsidRPr="009537ED" w:rsidRDefault="007A5AC0" w:rsidP="009643F7">
      <w:pPr>
        <w:rPr>
          <w:rFonts w:ascii="Times New Roman" w:eastAsia="SimSun" w:hAnsi="Times New Roman"/>
          <w:kern w:val="2"/>
          <w:szCs w:val="20"/>
        </w:rPr>
      </w:pPr>
      <w:r w:rsidRPr="009537ED">
        <w:rPr>
          <w:rFonts w:ascii="Times New Roman" w:eastAsia="SimSun" w:hAnsi="Times New Roman"/>
          <w:kern w:val="2"/>
          <w:szCs w:val="20"/>
        </w:rPr>
        <w:t>Please</w:t>
      </w:r>
      <w:r w:rsidR="00233210" w:rsidRPr="009537ED">
        <w:rPr>
          <w:rFonts w:ascii="Times New Roman" w:eastAsia="SimSun" w:hAnsi="Times New Roman"/>
          <w:kern w:val="2"/>
          <w:szCs w:val="20"/>
        </w:rPr>
        <w:t xml:space="preserve"> </w:t>
      </w:r>
      <w:r w:rsidRPr="009537ED">
        <w:rPr>
          <w:rFonts w:ascii="Times New Roman" w:eastAsia="SimSun" w:hAnsi="Times New Roman"/>
          <w:kern w:val="2"/>
          <w:szCs w:val="20"/>
        </w:rPr>
        <w:t>see</w:t>
      </w:r>
      <w:r w:rsidR="00233210" w:rsidRPr="009537ED">
        <w:rPr>
          <w:rFonts w:ascii="Times New Roman" w:eastAsia="SimSun" w:hAnsi="Times New Roman"/>
          <w:kern w:val="2"/>
          <w:szCs w:val="20"/>
        </w:rPr>
        <w:t xml:space="preserve"> </w:t>
      </w:r>
      <w:r w:rsidRPr="009537ED">
        <w:rPr>
          <w:rFonts w:ascii="Times New Roman" w:eastAsia="SimSun" w:hAnsi="Times New Roman"/>
          <w:kern w:val="2"/>
          <w:szCs w:val="20"/>
        </w:rPr>
        <w:t>excel</w:t>
      </w:r>
      <w:r w:rsidR="00233210" w:rsidRPr="009537ED">
        <w:rPr>
          <w:rFonts w:ascii="Times New Roman" w:eastAsia="SimSun" w:hAnsi="Times New Roman"/>
          <w:kern w:val="2"/>
          <w:szCs w:val="20"/>
        </w:rPr>
        <w:t xml:space="preserve"> </w:t>
      </w:r>
      <w:r w:rsidRPr="009537ED">
        <w:rPr>
          <w:rFonts w:ascii="Times New Roman" w:eastAsia="SimSun" w:hAnsi="Times New Roman"/>
          <w:kern w:val="2"/>
          <w:szCs w:val="20"/>
        </w:rPr>
        <w:t>file</w:t>
      </w:r>
      <w:r w:rsidR="00233210" w:rsidRPr="009537ED">
        <w:rPr>
          <w:rFonts w:ascii="Times New Roman" w:eastAsia="SimSun" w:hAnsi="Times New Roman"/>
          <w:kern w:val="2"/>
          <w:szCs w:val="20"/>
        </w:rPr>
        <w:t xml:space="preserve"> </w:t>
      </w:r>
      <w:r w:rsidRPr="009537ED">
        <w:rPr>
          <w:rFonts w:ascii="Times New Roman" w:eastAsia="SimSun" w:hAnsi="Times New Roman"/>
          <w:kern w:val="2"/>
          <w:szCs w:val="20"/>
        </w:rPr>
        <w:t>attached</w:t>
      </w:r>
      <w:r w:rsidR="00233210" w:rsidRPr="009537ED">
        <w:rPr>
          <w:rFonts w:ascii="Times New Roman" w:eastAsia="SimSun" w:hAnsi="Times New Roman"/>
          <w:kern w:val="2"/>
          <w:szCs w:val="20"/>
        </w:rPr>
        <w:t xml:space="preserve"> </w:t>
      </w:r>
      <w:r w:rsidRPr="009537ED">
        <w:rPr>
          <w:rFonts w:ascii="Times New Roman" w:eastAsia="SimSun" w:hAnsi="Times New Roman"/>
          <w:kern w:val="2"/>
          <w:szCs w:val="20"/>
        </w:rPr>
        <w:t>to</w:t>
      </w:r>
      <w:r w:rsidR="00233210" w:rsidRPr="009537ED">
        <w:rPr>
          <w:rFonts w:ascii="Times New Roman" w:eastAsia="SimSun" w:hAnsi="Times New Roman"/>
          <w:kern w:val="2"/>
          <w:szCs w:val="20"/>
        </w:rPr>
        <w:t xml:space="preserve"> </w:t>
      </w:r>
      <w:r w:rsidRPr="009537ED">
        <w:rPr>
          <w:rFonts w:ascii="Times New Roman" w:eastAsia="SimSun" w:hAnsi="Times New Roman"/>
          <w:kern w:val="2"/>
          <w:szCs w:val="20"/>
        </w:rPr>
        <w:t>this</w:t>
      </w:r>
      <w:r w:rsidR="00233210" w:rsidRPr="009537ED">
        <w:rPr>
          <w:rFonts w:ascii="Times New Roman" w:eastAsia="SimSun" w:hAnsi="Times New Roman"/>
          <w:kern w:val="2"/>
          <w:szCs w:val="20"/>
        </w:rPr>
        <w:t xml:space="preserve"> </w:t>
      </w:r>
      <w:r w:rsidRPr="009537ED">
        <w:rPr>
          <w:rFonts w:ascii="Times New Roman" w:eastAsia="SimSun" w:hAnsi="Times New Roman"/>
          <w:kern w:val="2"/>
          <w:szCs w:val="20"/>
        </w:rPr>
        <w:t>report</w:t>
      </w:r>
    </w:p>
    <w:p w14:paraId="3EF003DD" w14:textId="77777777" w:rsidR="007D00AE" w:rsidRPr="009537ED" w:rsidRDefault="007D00AE" w:rsidP="007D00AE">
      <w:pPr>
        <w:rPr>
          <w:rFonts w:ascii="Times New Roman" w:hAnsi="Times New Roman"/>
          <w:b/>
          <w:bCs/>
          <w:kern w:val="32"/>
          <w:szCs w:val="20"/>
        </w:rPr>
      </w:pPr>
      <w:r w:rsidRPr="009537ED">
        <w:rPr>
          <w:rFonts w:ascii="Times New Roman" w:hAnsi="Times New Roman"/>
          <w:szCs w:val="20"/>
        </w:rPr>
        <w:br w:type="page"/>
      </w:r>
    </w:p>
    <w:p w14:paraId="18D10875" w14:textId="14BD16A3" w:rsidR="007D00AE" w:rsidRPr="009537ED" w:rsidRDefault="00AF0598" w:rsidP="007D00AE">
      <w:pPr>
        <w:pStyle w:val="Heading1"/>
        <w:numPr>
          <w:ilvl w:val="0"/>
          <w:numId w:val="0"/>
        </w:numPr>
        <w:spacing w:before="0" w:after="0"/>
        <w:rPr>
          <w:rFonts w:ascii="Times New Roman" w:hAnsi="Times New Roman" w:cs="Times New Roman"/>
          <w:sz w:val="20"/>
          <w:szCs w:val="20"/>
        </w:rPr>
      </w:pPr>
      <w:bookmarkStart w:id="470" w:name="_Toc173405071"/>
      <w:r>
        <w:rPr>
          <w:noProof/>
        </w:rPr>
        <w:lastRenderedPageBreak/>
        <mc:AlternateContent>
          <mc:Choice Requires="wps">
            <w:drawing>
              <wp:anchor distT="45720" distB="45720" distL="114300" distR="114300" simplePos="0" relativeHeight="251742208" behindDoc="0" locked="0" layoutInCell="1" allowOverlap="1" wp14:anchorId="286E22E2" wp14:editId="60FCD5DC">
                <wp:simplePos x="0" y="0"/>
                <wp:positionH relativeFrom="column">
                  <wp:posOffset>7716520</wp:posOffset>
                </wp:positionH>
                <wp:positionV relativeFrom="paragraph">
                  <wp:posOffset>-250190</wp:posOffset>
                </wp:positionV>
                <wp:extent cx="1303655" cy="285750"/>
                <wp:effectExtent l="0" t="0" r="0" b="0"/>
                <wp:wrapSquare wrapText="bothSides"/>
                <wp:docPr id="132392160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3655" cy="285750"/>
                        </a:xfrm>
                        <a:prstGeom prst="rect">
                          <a:avLst/>
                        </a:prstGeom>
                        <a:solidFill>
                          <a:srgbClr val="FFC000">
                            <a:lumMod val="60000"/>
                            <a:lumOff val="40000"/>
                          </a:srgbClr>
                        </a:solidFill>
                        <a:ln w="9525">
                          <a:solidFill>
                            <a:srgbClr val="000000"/>
                          </a:solidFill>
                          <a:miter lim="800000"/>
                          <a:headEnd/>
                          <a:tailEnd/>
                        </a:ln>
                      </wps:spPr>
                      <wps:txbx>
                        <w:txbxContent>
                          <w:p w14:paraId="7F4E253A" w14:textId="2F62D9A3" w:rsidR="002826A7" w:rsidRPr="00326CEB" w:rsidRDefault="002826A7" w:rsidP="002826A7">
                            <w:pPr>
                              <w:jc w:val="center"/>
                              <w:rPr>
                                <w:rFonts w:ascii="Arial Narrow" w:hAnsi="Arial Narrow"/>
                                <w:b/>
                                <w:sz w:val="18"/>
                                <w:szCs w:val="18"/>
                              </w:rPr>
                            </w:pPr>
                            <w:r w:rsidRPr="00326CEB">
                              <w:rPr>
                                <w:rFonts w:ascii="Arial Narrow" w:hAnsi="Arial Narrow"/>
                                <w:b/>
                                <w:sz w:val="18"/>
                                <w:szCs w:val="18"/>
                              </w:rPr>
                              <w:t>RAN1 Brk 2</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286E22E2" id="_x0000_t202" coordsize="21600,21600" o:spt="202" path="m,l,21600r21600,l21600,xe">
                <v:stroke joinstyle="miter"/>
                <v:path gradientshapeok="t" o:connecttype="rect"/>
              </v:shapetype>
              <v:shape id="Text Box 3" o:spid="_x0000_s1026" type="#_x0000_t202" style="position:absolute;margin-left:607.6pt;margin-top:-19.7pt;width:102.65pt;height:22.5pt;z-index:2517422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" fillcolor="#ffd966">
                <v:textbox>
                  <w:txbxContent>
                    <w:p w14:paraId="7F4E253A" w14:textId="2F62D9A3" w:rsidR="002826A7" w:rsidRPr="00326CEB" w:rsidRDefault="002826A7" w:rsidP="002826A7">
                      <w:pPr>
                        <w:jc w:val="center"/>
                        <w:rPr>
                          <w:rFonts w:ascii="Arial Narrow" w:hAnsi="Arial Narrow"/>
                          <w:b/>
                          <w:sz w:val="18"/>
                          <w:szCs w:val="18"/>
                        </w:rPr>
                      </w:pPr>
                      <w:r w:rsidRPr="00326CEB">
                        <w:rPr>
                          <w:rFonts w:ascii="Arial Narrow" w:hAnsi="Arial Narrow"/>
                          <w:b/>
                          <w:sz w:val="18"/>
                          <w:szCs w:val="18"/>
                        </w:rPr>
                        <w:t>RAN1 Brk 2</w:t>
                      </w:r>
                    </w:p>
                  </w:txbxContent>
                </v:textbox>
                <w10:wrap type="square"/>
              </v:shape>
            </w:pict>
          </mc:Fallback>
        </mc:AlternateContent>
      </w:r>
      <w:r>
        <w:rPr>
          <w:noProof/>
        </w:rPr>
        <mc:AlternateContent>
          <mc:Choice Requires="wps">
            <w:drawing>
              <wp:anchor distT="45720" distB="45720" distL="114300" distR="114300" simplePos="0" relativeHeight="251741184" behindDoc="0" locked="0" layoutInCell="1" allowOverlap="1" wp14:anchorId="02BDBB82" wp14:editId="5936C7F8">
                <wp:simplePos x="0" y="0"/>
                <wp:positionH relativeFrom="column">
                  <wp:posOffset>6264275</wp:posOffset>
                </wp:positionH>
                <wp:positionV relativeFrom="paragraph">
                  <wp:posOffset>-250190</wp:posOffset>
                </wp:positionV>
                <wp:extent cx="1303655" cy="285750"/>
                <wp:effectExtent l="0" t="0" r="0" b="0"/>
                <wp:wrapSquare wrapText="bothSides"/>
                <wp:docPr id="10867060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3655" cy="285750"/>
                        </a:xfrm>
                        <a:prstGeom prst="rect">
                          <a:avLst/>
                        </a:prstGeom>
                        <a:solidFill>
                          <a:sysClr val="window" lastClr="FFFFFF">
                            <a:lumMod val="85000"/>
                          </a:sysClr>
                        </a:solidFill>
                        <a:ln w="9525">
                          <a:solidFill>
                            <a:srgbClr val="000000"/>
                          </a:solidFill>
                          <a:miter lim="800000"/>
                          <a:headEnd/>
                          <a:tailEnd/>
                        </a:ln>
                      </wps:spPr>
                      <wps:txbx>
                        <w:txbxContent>
                          <w:p w14:paraId="6B7F5CCC" w14:textId="77777777" w:rsidR="002826A7" w:rsidRPr="00326CEB" w:rsidRDefault="002826A7" w:rsidP="002826A7">
                            <w:pPr>
                              <w:jc w:val="center"/>
                              <w:rPr>
                                <w:rFonts w:ascii="Arial Narrow" w:hAnsi="Arial Narrow"/>
                                <w:b/>
                                <w:sz w:val="18"/>
                                <w:szCs w:val="18"/>
                              </w:rPr>
                            </w:pPr>
                            <w:r w:rsidRPr="00326CEB">
                              <w:rPr>
                                <w:rFonts w:ascii="Arial Narrow" w:hAnsi="Arial Narrow"/>
                                <w:b/>
                                <w:sz w:val="18"/>
                                <w:szCs w:val="18"/>
                              </w:rPr>
                              <w:t>RAN1 Brk 1</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02BDBB82" id="Text Box 2" o:spid="_x0000_s1027" type="#_x0000_t202" style="position:absolute;margin-left:493.25pt;margin-top:-19.7pt;width:102.65pt;height:22.5pt;z-index:251741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" fillcolor="#d9d9d9">
                <v:textbox>
                  <w:txbxContent>
                    <w:p w14:paraId="6B7F5CCC" w14:textId="77777777" w:rsidR="002826A7" w:rsidRPr="00326CEB" w:rsidRDefault="002826A7" w:rsidP="002826A7">
                      <w:pPr>
                        <w:jc w:val="center"/>
                        <w:rPr>
                          <w:rFonts w:ascii="Arial Narrow" w:hAnsi="Arial Narrow"/>
                          <w:b/>
                          <w:sz w:val="18"/>
                          <w:szCs w:val="18"/>
                        </w:rPr>
                      </w:pPr>
                      <w:r w:rsidRPr="00326CEB">
                        <w:rPr>
                          <w:rFonts w:ascii="Arial Narrow" w:hAnsi="Arial Narrow"/>
                          <w:b/>
                          <w:sz w:val="18"/>
                          <w:szCs w:val="18"/>
                        </w:rPr>
                        <w:t>RAN1 Brk 1</w:t>
                      </w:r>
                    </w:p>
                  </w:txbxContent>
                </v:textbox>
                <w10:wrap type="square"/>
              </v:shape>
            </w:pict>
          </mc:Fallback>
        </mc:AlternateContent>
      </w:r>
      <w:r>
        <w:rPr>
          <w:noProof/>
        </w:rPr>
        <mc:AlternateContent>
          <mc:Choice Requires="wps">
            <w:drawing>
              <wp:anchor distT="45720" distB="45720" distL="114300" distR="114300" simplePos="0" relativeHeight="251740160" behindDoc="0" locked="0" layoutInCell="1" allowOverlap="1" wp14:anchorId="12E6C979" wp14:editId="634DB7E3">
                <wp:simplePos x="0" y="0"/>
                <wp:positionH relativeFrom="column">
                  <wp:posOffset>4831715</wp:posOffset>
                </wp:positionH>
                <wp:positionV relativeFrom="paragraph">
                  <wp:posOffset>-250190</wp:posOffset>
                </wp:positionV>
                <wp:extent cx="1303655" cy="285750"/>
                <wp:effectExtent l="0" t="0" r="0" b="0"/>
                <wp:wrapSquare wrapText="bothSides"/>
                <wp:docPr id="130412734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3655" cy="285750"/>
                        </a:xfrm>
                        <a:prstGeom prst="rect">
                          <a:avLst/>
                        </a:prstGeom>
                        <a:solidFill>
                          <a:srgbClr val="FFFFFF"/>
                        </a:solidFill>
                        <a:ln w="9525">
                          <a:solidFill>
                            <a:srgbClr val="000000"/>
                          </a:solidFill>
                          <a:miter lim="800000"/>
                          <a:headEnd/>
                          <a:tailEnd/>
                        </a:ln>
                      </wps:spPr>
                      <wps:txbx>
                        <w:txbxContent>
                          <w:p w14:paraId="2B475B1E" w14:textId="77777777" w:rsidR="002826A7" w:rsidRPr="00326CEB" w:rsidRDefault="002826A7" w:rsidP="002826A7">
                            <w:pPr>
                              <w:jc w:val="center"/>
                              <w:rPr>
                                <w:rFonts w:ascii="Arial Narrow" w:hAnsi="Arial Narrow"/>
                                <w:b/>
                                <w:sz w:val="18"/>
                                <w:szCs w:val="18"/>
                              </w:rPr>
                            </w:pPr>
                            <w:r w:rsidRPr="00326CEB">
                              <w:rPr>
                                <w:rFonts w:ascii="Arial Narrow" w:hAnsi="Arial Narrow"/>
                                <w:b/>
                                <w:sz w:val="18"/>
                                <w:szCs w:val="18"/>
                              </w:rPr>
                              <w:t>RAN1 Main</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12E6C979" id="Text Box 1" o:spid="_x0000_s1028" type="#_x0000_t202" style="position:absolute;margin-left:380.45pt;margin-top:-19.7pt;width:102.65pt;height:22.5pt;z-index:251740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">
                <v:textbox>
                  <w:txbxContent>
                    <w:p w14:paraId="2B475B1E" w14:textId="77777777" w:rsidR="002826A7" w:rsidRPr="00326CEB" w:rsidRDefault="002826A7" w:rsidP="002826A7">
                      <w:pPr>
                        <w:jc w:val="center"/>
                        <w:rPr>
                          <w:rFonts w:ascii="Arial Narrow" w:hAnsi="Arial Narrow"/>
                          <w:b/>
                          <w:sz w:val="18"/>
                          <w:szCs w:val="18"/>
                        </w:rPr>
                      </w:pPr>
                      <w:r w:rsidRPr="00326CEB">
                        <w:rPr>
                          <w:rFonts w:ascii="Arial Narrow" w:hAnsi="Arial Narrow"/>
                          <w:b/>
                          <w:sz w:val="18"/>
                          <w:szCs w:val="18"/>
                        </w:rPr>
                        <w:t>RAN1 Main</w:t>
                      </w:r>
                    </w:p>
                  </w:txbxContent>
                </v:textbox>
                <w10:wrap type="square"/>
              </v:shape>
            </w:pict>
          </mc:Fallback>
        </mc:AlternateContent>
      </w:r>
      <w:r w:rsidR="007D00AE" w:rsidRPr="009537ED">
        <w:rPr>
          <w:rFonts w:ascii="Times New Roman" w:hAnsi="Times New Roman" w:cs="Times New Roman"/>
          <w:sz w:val="20"/>
          <w:szCs w:val="20"/>
        </w:rPr>
        <w:t>Annex A-2:</w:t>
      </w:r>
      <w:r w:rsidR="007D00AE" w:rsidRPr="009537ED">
        <w:rPr>
          <w:rFonts w:ascii="Times New Roman" w:hAnsi="Times New Roman" w:cs="Times New Roman"/>
          <w:sz w:val="20"/>
          <w:szCs w:val="20"/>
        </w:rPr>
        <w:tab/>
      </w:r>
      <w:r w:rsidR="00D12A5E" w:rsidRPr="009537ED">
        <w:rPr>
          <w:rFonts w:ascii="Times New Roman" w:hAnsi="Times New Roman" w:cs="Times New Roman"/>
          <w:sz w:val="20"/>
          <w:szCs w:val="20"/>
        </w:rPr>
        <w:t>RAN1</w:t>
      </w:r>
      <w:r w:rsidR="00A06162">
        <w:rPr>
          <w:rFonts w:ascii="Times New Roman" w:hAnsi="Times New Roman" w:cs="Times New Roman"/>
          <w:sz w:val="20"/>
          <w:szCs w:val="20"/>
        </w:rPr>
        <w:t>#117</w:t>
      </w:r>
      <w:r w:rsidR="00D12A5E" w:rsidRPr="009537ED">
        <w:rPr>
          <w:rFonts w:ascii="Times New Roman" w:hAnsi="Times New Roman" w:cs="Times New Roman"/>
          <w:sz w:val="20"/>
          <w:szCs w:val="20"/>
        </w:rPr>
        <w:t xml:space="preserve"> Online Session Schedule</w:t>
      </w:r>
      <w:bookmarkEnd w:id="470"/>
    </w:p>
    <w:p w14:paraId="6C7A3746" w14:textId="77777777" w:rsidR="002826A7" w:rsidRPr="009537ED" w:rsidRDefault="002826A7" w:rsidP="002826A7">
      <w:pPr>
        <w:widowControl w:val="0"/>
        <w:wordWrap w:val="0"/>
        <w:autoSpaceDE w:val="0"/>
        <w:autoSpaceDN w:val="0"/>
        <w:jc w:val="both"/>
        <w:rPr>
          <w:rFonts w:ascii="Arial" w:eastAsia="Malgun Gothic" w:hAnsi="Arial" w:cs="Arial"/>
          <w:b/>
          <w:kern w:val="2"/>
          <w:sz w:val="16"/>
          <w:szCs w:val="22"/>
          <w:lang w:eastAsia="ko-KR"/>
        </w:rPr>
      </w:pPr>
    </w:p>
    <w:tbl>
      <w:tblPr>
        <w:tblStyle w:val="TableGrid280"/>
        <w:tblW w:w="0" w:type="auto"/>
        <w:tblLook w:val="04A0" w:firstRow="1" w:lastRow="0" w:firstColumn="1" w:lastColumn="0" w:noHBand="0" w:noVBand="1"/>
      </w:tblPr>
      <w:tblGrid>
        <w:gridCol w:w="845"/>
        <w:gridCol w:w="875"/>
        <w:gridCol w:w="902"/>
        <w:gridCol w:w="830"/>
        <w:gridCol w:w="875"/>
        <w:gridCol w:w="906"/>
        <w:gridCol w:w="897"/>
        <w:gridCol w:w="875"/>
        <w:gridCol w:w="903"/>
        <w:gridCol w:w="830"/>
        <w:gridCol w:w="875"/>
        <w:gridCol w:w="903"/>
        <w:gridCol w:w="831"/>
        <w:gridCol w:w="831"/>
        <w:gridCol w:w="844"/>
        <w:gridCol w:w="902"/>
      </w:tblGrid>
      <w:tr w:rsidR="00292972" w:rsidRPr="00E60647" w14:paraId="6CD7FEEA" w14:textId="77777777" w:rsidTr="00292972">
        <w:trPr>
          <w:trHeight w:val="20"/>
        </w:trPr>
        <w:tc>
          <w:tcPr>
            <w:tcW w:w="965" w:type="dxa"/>
            <w:tcBorders>
              <w:top w:val="single" w:sz="12" w:space="0" w:color="auto"/>
              <w:left w:val="single" w:sz="12" w:space="0" w:color="auto"/>
              <w:bottom w:val="single" w:sz="12" w:space="0" w:color="auto"/>
              <w:right w:val="single" w:sz="12" w:space="0" w:color="auto"/>
            </w:tcBorders>
            <w:vAlign w:val="center"/>
          </w:tcPr>
          <w:p w14:paraId="5F38B7BE" w14:textId="77777777" w:rsidR="00292972" w:rsidRPr="00292972" w:rsidRDefault="00292972" w:rsidP="00E60647">
            <w:pPr>
              <w:autoSpaceDE w:val="0"/>
              <w:autoSpaceDN w:val="0"/>
              <w:jc w:val="center"/>
              <w:rPr>
                <w:rFonts w:ascii="Arial" w:hAnsi="Arial" w:cs="Arial"/>
                <w:sz w:val="16"/>
                <w:szCs w:val="16"/>
                <w:u w:val="single"/>
                <w:lang w:eastAsia="ko-KR"/>
              </w:rPr>
            </w:pPr>
          </w:p>
        </w:tc>
        <w:tc>
          <w:tcPr>
            <w:tcW w:w="2880" w:type="dxa"/>
            <w:gridSpan w:val="3"/>
            <w:tcBorders>
              <w:top w:val="single" w:sz="12" w:space="0" w:color="auto"/>
              <w:left w:val="single" w:sz="12" w:space="0" w:color="auto"/>
              <w:bottom w:val="single" w:sz="12" w:space="0" w:color="auto"/>
              <w:right w:val="single" w:sz="12" w:space="0" w:color="auto"/>
            </w:tcBorders>
            <w:vAlign w:val="center"/>
          </w:tcPr>
          <w:p w14:paraId="1DEDD7FB" w14:textId="77777777" w:rsidR="00292972" w:rsidRPr="00292972" w:rsidRDefault="00292972" w:rsidP="00E60647">
            <w:pPr>
              <w:autoSpaceDE w:val="0"/>
              <w:autoSpaceDN w:val="0"/>
              <w:jc w:val="center"/>
              <w:rPr>
                <w:rFonts w:ascii="Arial" w:hAnsi="Arial" w:cs="Arial"/>
                <w:bCs/>
                <w:sz w:val="16"/>
                <w:szCs w:val="16"/>
                <w:u w:val="single"/>
                <w:lang w:eastAsia="ko-KR"/>
              </w:rPr>
            </w:pPr>
            <w:r w:rsidRPr="00292972">
              <w:rPr>
                <w:rFonts w:ascii="Arial" w:hAnsi="Arial" w:cs="Arial"/>
                <w:bCs/>
                <w:sz w:val="16"/>
                <w:szCs w:val="16"/>
                <w:lang w:eastAsia="ko-KR"/>
              </w:rPr>
              <w:t>Monday</w:t>
            </w:r>
          </w:p>
        </w:tc>
        <w:tc>
          <w:tcPr>
            <w:tcW w:w="2882" w:type="dxa"/>
            <w:gridSpan w:val="3"/>
            <w:tcBorders>
              <w:top w:val="single" w:sz="12" w:space="0" w:color="auto"/>
              <w:left w:val="single" w:sz="12" w:space="0" w:color="auto"/>
              <w:bottom w:val="single" w:sz="12" w:space="0" w:color="auto"/>
              <w:right w:val="single" w:sz="12" w:space="0" w:color="auto"/>
            </w:tcBorders>
            <w:vAlign w:val="center"/>
          </w:tcPr>
          <w:p w14:paraId="4883777F" w14:textId="77777777" w:rsidR="00292972" w:rsidRPr="00292972" w:rsidRDefault="00292972" w:rsidP="00E60647">
            <w:pPr>
              <w:autoSpaceDE w:val="0"/>
              <w:autoSpaceDN w:val="0"/>
              <w:jc w:val="center"/>
              <w:rPr>
                <w:rFonts w:ascii="Arial" w:hAnsi="Arial" w:cs="Arial"/>
                <w:bCs/>
                <w:sz w:val="16"/>
                <w:szCs w:val="16"/>
                <w:u w:val="single"/>
                <w:lang w:eastAsia="ko-KR"/>
              </w:rPr>
            </w:pPr>
            <w:r w:rsidRPr="00292972">
              <w:rPr>
                <w:rFonts w:ascii="Arial" w:hAnsi="Arial" w:cs="Arial"/>
                <w:bCs/>
                <w:sz w:val="16"/>
                <w:szCs w:val="16"/>
                <w:lang w:eastAsia="ko-KR"/>
              </w:rPr>
              <w:t>Tuesday</w:t>
            </w:r>
          </w:p>
        </w:tc>
        <w:tc>
          <w:tcPr>
            <w:tcW w:w="2880" w:type="dxa"/>
            <w:gridSpan w:val="3"/>
            <w:tcBorders>
              <w:top w:val="single" w:sz="12" w:space="0" w:color="auto"/>
              <w:left w:val="single" w:sz="12" w:space="0" w:color="auto"/>
              <w:bottom w:val="single" w:sz="12" w:space="0" w:color="auto"/>
              <w:right w:val="single" w:sz="12" w:space="0" w:color="auto"/>
            </w:tcBorders>
            <w:vAlign w:val="center"/>
          </w:tcPr>
          <w:p w14:paraId="768C2FA1" w14:textId="77777777" w:rsidR="00292972" w:rsidRPr="00292972" w:rsidRDefault="00292972" w:rsidP="00E60647">
            <w:pPr>
              <w:autoSpaceDE w:val="0"/>
              <w:autoSpaceDN w:val="0"/>
              <w:jc w:val="center"/>
              <w:rPr>
                <w:rFonts w:ascii="Arial" w:hAnsi="Arial" w:cs="Arial"/>
                <w:bCs/>
                <w:sz w:val="16"/>
                <w:szCs w:val="16"/>
                <w:u w:val="single"/>
                <w:lang w:eastAsia="ko-KR"/>
              </w:rPr>
            </w:pPr>
            <w:r w:rsidRPr="00292972">
              <w:rPr>
                <w:rFonts w:ascii="Arial" w:hAnsi="Arial" w:cs="Arial"/>
                <w:bCs/>
                <w:sz w:val="16"/>
                <w:szCs w:val="16"/>
                <w:lang w:eastAsia="ko-KR"/>
              </w:rPr>
              <w:t>Wednesday</w:t>
            </w:r>
          </w:p>
        </w:tc>
        <w:tc>
          <w:tcPr>
            <w:tcW w:w="2881" w:type="dxa"/>
            <w:gridSpan w:val="3"/>
            <w:tcBorders>
              <w:top w:val="single" w:sz="12" w:space="0" w:color="auto"/>
              <w:left w:val="single" w:sz="12" w:space="0" w:color="auto"/>
              <w:bottom w:val="single" w:sz="12" w:space="0" w:color="auto"/>
              <w:right w:val="single" w:sz="12" w:space="0" w:color="auto"/>
            </w:tcBorders>
            <w:vAlign w:val="center"/>
          </w:tcPr>
          <w:p w14:paraId="7B0C3449" w14:textId="77777777" w:rsidR="00292972" w:rsidRPr="00292972" w:rsidRDefault="00292972" w:rsidP="00E60647">
            <w:pPr>
              <w:autoSpaceDE w:val="0"/>
              <w:autoSpaceDN w:val="0"/>
              <w:jc w:val="center"/>
              <w:rPr>
                <w:rFonts w:ascii="Arial" w:hAnsi="Arial" w:cs="Arial"/>
                <w:bCs/>
                <w:sz w:val="16"/>
                <w:szCs w:val="16"/>
                <w:u w:val="single"/>
                <w:lang w:eastAsia="ko-KR"/>
              </w:rPr>
            </w:pPr>
            <w:r w:rsidRPr="00292972">
              <w:rPr>
                <w:rFonts w:ascii="Arial" w:hAnsi="Arial" w:cs="Arial"/>
                <w:bCs/>
                <w:sz w:val="16"/>
                <w:szCs w:val="16"/>
                <w:lang w:eastAsia="ko-KR"/>
              </w:rPr>
              <w:t>Thursday</w:t>
            </w:r>
          </w:p>
        </w:tc>
        <w:tc>
          <w:tcPr>
            <w:tcW w:w="2880" w:type="dxa"/>
            <w:gridSpan w:val="3"/>
            <w:tcBorders>
              <w:top w:val="single" w:sz="12" w:space="0" w:color="auto"/>
              <w:left w:val="single" w:sz="12" w:space="0" w:color="auto"/>
              <w:bottom w:val="single" w:sz="12" w:space="0" w:color="auto"/>
              <w:right w:val="single" w:sz="12" w:space="0" w:color="auto"/>
            </w:tcBorders>
            <w:vAlign w:val="center"/>
          </w:tcPr>
          <w:p w14:paraId="1E3EDE04" w14:textId="77777777" w:rsidR="00292972" w:rsidRPr="00292972" w:rsidRDefault="00292972" w:rsidP="00E60647">
            <w:pPr>
              <w:autoSpaceDE w:val="0"/>
              <w:autoSpaceDN w:val="0"/>
              <w:jc w:val="center"/>
              <w:rPr>
                <w:rFonts w:ascii="Arial" w:hAnsi="Arial" w:cs="Arial"/>
                <w:bCs/>
                <w:sz w:val="16"/>
                <w:szCs w:val="16"/>
                <w:u w:val="single"/>
                <w:lang w:eastAsia="ko-KR"/>
              </w:rPr>
            </w:pPr>
            <w:r w:rsidRPr="00292972">
              <w:rPr>
                <w:rFonts w:ascii="Arial" w:hAnsi="Arial" w:cs="Arial"/>
                <w:bCs/>
                <w:sz w:val="16"/>
                <w:szCs w:val="16"/>
                <w:lang w:eastAsia="ko-KR"/>
              </w:rPr>
              <w:t>Friday</w:t>
            </w:r>
          </w:p>
        </w:tc>
      </w:tr>
      <w:tr w:rsidR="00292972" w:rsidRPr="00E60647" w14:paraId="3A29F2BE" w14:textId="77777777" w:rsidTr="00292972">
        <w:trPr>
          <w:trHeight w:val="20"/>
        </w:trPr>
        <w:tc>
          <w:tcPr>
            <w:tcW w:w="965" w:type="dxa"/>
            <w:tcBorders>
              <w:top w:val="single" w:sz="12" w:space="0" w:color="auto"/>
              <w:left w:val="single" w:sz="12" w:space="0" w:color="auto"/>
              <w:bottom w:val="single" w:sz="12" w:space="0" w:color="auto"/>
              <w:right w:val="single" w:sz="12" w:space="0" w:color="auto"/>
            </w:tcBorders>
            <w:vAlign w:val="center"/>
          </w:tcPr>
          <w:p w14:paraId="355B5171" w14:textId="77777777" w:rsidR="00292972" w:rsidRPr="00292972" w:rsidRDefault="00292972" w:rsidP="00E60647">
            <w:pPr>
              <w:autoSpaceDE w:val="0"/>
              <w:autoSpaceDN w:val="0"/>
              <w:jc w:val="center"/>
              <w:rPr>
                <w:rFonts w:ascii="Arial" w:hAnsi="Arial" w:cs="Arial"/>
                <w:sz w:val="16"/>
                <w:szCs w:val="16"/>
                <w:lang w:eastAsia="ko-KR"/>
              </w:rPr>
            </w:pPr>
            <w:r w:rsidRPr="00292972">
              <w:rPr>
                <w:rFonts w:ascii="Arial" w:hAnsi="Arial" w:cs="Arial"/>
                <w:sz w:val="16"/>
                <w:szCs w:val="16"/>
                <w:lang w:eastAsia="ko-KR"/>
              </w:rPr>
              <w:t xml:space="preserve">08:30 </w:t>
            </w:r>
          </w:p>
          <w:p w14:paraId="0B502E67" w14:textId="77777777" w:rsidR="00292972" w:rsidRPr="00292972" w:rsidRDefault="00292972" w:rsidP="00E60647">
            <w:pPr>
              <w:autoSpaceDE w:val="0"/>
              <w:autoSpaceDN w:val="0"/>
              <w:jc w:val="center"/>
              <w:rPr>
                <w:rFonts w:ascii="Arial" w:hAnsi="Arial" w:cs="Arial"/>
                <w:sz w:val="16"/>
                <w:szCs w:val="16"/>
                <w:lang w:eastAsia="ko-KR"/>
              </w:rPr>
            </w:pPr>
            <w:r w:rsidRPr="00292972">
              <w:rPr>
                <w:rFonts w:ascii="Arial" w:hAnsi="Arial" w:cs="Arial"/>
                <w:sz w:val="16"/>
                <w:szCs w:val="16"/>
                <w:lang w:eastAsia="ko-KR"/>
              </w:rPr>
              <w:t>~</w:t>
            </w:r>
          </w:p>
          <w:p w14:paraId="1E10CA6F" w14:textId="77777777" w:rsidR="00292972" w:rsidRPr="00292972" w:rsidRDefault="00292972" w:rsidP="00E60647">
            <w:pPr>
              <w:autoSpaceDE w:val="0"/>
              <w:autoSpaceDN w:val="0"/>
              <w:jc w:val="center"/>
              <w:rPr>
                <w:rFonts w:ascii="Arial" w:hAnsi="Arial" w:cs="Arial"/>
                <w:sz w:val="16"/>
                <w:szCs w:val="16"/>
                <w:lang w:eastAsia="ko-KR"/>
              </w:rPr>
            </w:pPr>
            <w:r w:rsidRPr="00292972">
              <w:rPr>
                <w:rFonts w:ascii="Arial" w:hAnsi="Arial" w:cs="Arial"/>
                <w:sz w:val="16"/>
                <w:szCs w:val="16"/>
                <w:lang w:eastAsia="ko-KR"/>
              </w:rPr>
              <w:t>10:30</w:t>
            </w:r>
          </w:p>
          <w:p w14:paraId="0532D3D4" w14:textId="77777777" w:rsidR="00292972" w:rsidRPr="00292972" w:rsidRDefault="00292972" w:rsidP="00E60647">
            <w:pPr>
              <w:autoSpaceDE w:val="0"/>
              <w:autoSpaceDN w:val="0"/>
              <w:jc w:val="center"/>
              <w:rPr>
                <w:rFonts w:ascii="Arial" w:hAnsi="Arial" w:cs="Arial"/>
                <w:sz w:val="16"/>
                <w:szCs w:val="16"/>
                <w:lang w:eastAsia="ko-KR"/>
              </w:rPr>
            </w:pPr>
          </w:p>
          <w:p w14:paraId="09F514C8" w14:textId="77777777" w:rsidR="00292972" w:rsidRPr="00292972" w:rsidRDefault="00292972" w:rsidP="00E60647">
            <w:pPr>
              <w:autoSpaceDE w:val="0"/>
              <w:autoSpaceDN w:val="0"/>
              <w:jc w:val="center"/>
              <w:rPr>
                <w:rFonts w:ascii="Arial" w:hAnsi="Arial" w:cs="Arial"/>
                <w:sz w:val="16"/>
                <w:szCs w:val="16"/>
                <w:u w:val="single"/>
                <w:lang w:eastAsia="ko-KR"/>
              </w:rPr>
            </w:pPr>
            <w:r w:rsidRPr="00292972">
              <w:rPr>
                <w:rFonts w:ascii="Arial" w:hAnsi="Arial" w:cs="Arial"/>
                <w:sz w:val="16"/>
                <w:szCs w:val="16"/>
                <w:lang w:eastAsia="ko-KR"/>
              </w:rPr>
              <w:t>(120 min)</w:t>
            </w:r>
          </w:p>
        </w:tc>
        <w:tc>
          <w:tcPr>
            <w:tcW w:w="2880" w:type="dxa"/>
            <w:gridSpan w:val="3"/>
            <w:tcBorders>
              <w:top w:val="single" w:sz="12" w:space="0" w:color="auto"/>
              <w:left w:val="single" w:sz="12" w:space="0" w:color="auto"/>
              <w:bottom w:val="single" w:sz="12" w:space="0" w:color="auto"/>
              <w:right w:val="single" w:sz="12" w:space="0" w:color="auto"/>
            </w:tcBorders>
            <w:vAlign w:val="center"/>
          </w:tcPr>
          <w:p w14:paraId="1A2AE8F1" w14:textId="77777777" w:rsidR="00292972" w:rsidRPr="00292972" w:rsidRDefault="00292972" w:rsidP="00E60647">
            <w:pPr>
              <w:autoSpaceDE w:val="0"/>
              <w:autoSpaceDN w:val="0"/>
              <w:jc w:val="left"/>
              <w:rPr>
                <w:rFonts w:ascii="Arial" w:hAnsi="Arial" w:cs="Arial"/>
                <w:sz w:val="16"/>
                <w:szCs w:val="16"/>
                <w:lang w:eastAsia="ko-KR"/>
              </w:rPr>
            </w:pPr>
            <w:r w:rsidRPr="00292972">
              <w:rPr>
                <w:rFonts w:ascii="Arial" w:hAnsi="Arial" w:cs="Arial"/>
                <w:sz w:val="16"/>
                <w:szCs w:val="16"/>
                <w:lang w:eastAsia="ko-KR"/>
              </w:rPr>
              <w:t xml:space="preserve">RAN1#117commences at 09:00 on Monday </w:t>
            </w:r>
            <w:r w:rsidRPr="00292972">
              <w:rPr>
                <w:rFonts w:ascii="Arial" w:hAnsi="Arial" w:cs="Arial"/>
                <w:sz w:val="16"/>
                <w:szCs w:val="16"/>
                <w:lang w:eastAsia="ko-KR"/>
              </w:rPr>
              <w:br/>
            </w:r>
          </w:p>
          <w:p w14:paraId="7B37266F" w14:textId="77777777" w:rsidR="00292972" w:rsidRPr="00292972" w:rsidRDefault="00292972" w:rsidP="00E60647">
            <w:pPr>
              <w:autoSpaceDE w:val="0"/>
              <w:autoSpaceDN w:val="0"/>
              <w:jc w:val="left"/>
              <w:rPr>
                <w:rFonts w:ascii="Arial" w:hAnsi="Arial" w:cs="Arial"/>
                <w:sz w:val="16"/>
                <w:szCs w:val="16"/>
                <w:lang w:eastAsia="ko-KR"/>
              </w:rPr>
            </w:pPr>
            <w:r w:rsidRPr="00292972">
              <w:rPr>
                <w:rFonts w:ascii="Arial" w:hAnsi="Arial" w:cs="Arial"/>
                <w:sz w:val="16"/>
                <w:szCs w:val="16"/>
                <w:lang w:eastAsia="ko-KR"/>
              </w:rPr>
              <w:t>Agenda items 1, 2, 3, 4, 5</w:t>
            </w:r>
          </w:p>
          <w:p w14:paraId="0DCA7C12" w14:textId="77777777" w:rsidR="00292972" w:rsidRPr="00292972" w:rsidRDefault="00292972" w:rsidP="00E60647">
            <w:pPr>
              <w:autoSpaceDE w:val="0"/>
              <w:autoSpaceDN w:val="0"/>
              <w:jc w:val="left"/>
              <w:rPr>
                <w:rFonts w:ascii="Arial" w:hAnsi="Arial" w:cs="Arial"/>
                <w:sz w:val="16"/>
                <w:szCs w:val="16"/>
                <w:u w:val="single"/>
                <w:lang w:eastAsia="ko-KR"/>
              </w:rPr>
            </w:pPr>
            <w:r w:rsidRPr="00292972">
              <w:rPr>
                <w:rFonts w:ascii="Arial" w:hAnsi="Arial" w:cs="Arial"/>
                <w:sz w:val="16"/>
                <w:szCs w:val="16"/>
                <w:lang w:eastAsia="ko-KR"/>
              </w:rPr>
              <w:t>Agenda items 7</w:t>
            </w:r>
          </w:p>
        </w:tc>
        <w:tc>
          <w:tcPr>
            <w:tcW w:w="960" w:type="dxa"/>
            <w:tcBorders>
              <w:top w:val="single" w:sz="12" w:space="0" w:color="auto"/>
              <w:left w:val="single" w:sz="12" w:space="0" w:color="auto"/>
              <w:bottom w:val="single" w:sz="12" w:space="0" w:color="auto"/>
            </w:tcBorders>
            <w:vAlign w:val="center"/>
          </w:tcPr>
          <w:p w14:paraId="2C0668E0" w14:textId="77777777" w:rsidR="00292972" w:rsidRPr="00292972" w:rsidRDefault="00292972" w:rsidP="00E60647">
            <w:pPr>
              <w:autoSpaceDE w:val="0"/>
              <w:autoSpaceDN w:val="0"/>
              <w:jc w:val="left"/>
              <w:rPr>
                <w:rFonts w:ascii="Arial" w:hAnsi="Arial" w:cs="Arial"/>
                <w:sz w:val="16"/>
                <w:szCs w:val="16"/>
                <w:lang w:eastAsia="ko-KR"/>
              </w:rPr>
            </w:pPr>
            <w:r w:rsidRPr="00292972">
              <w:rPr>
                <w:rFonts w:ascii="Arial" w:hAnsi="Arial" w:cs="Arial"/>
                <w:sz w:val="16"/>
                <w:szCs w:val="16"/>
                <w:lang w:eastAsia="ko-KR"/>
              </w:rPr>
              <w:t>R19 XR (30)</w:t>
            </w:r>
          </w:p>
          <w:p w14:paraId="0CF224E8" w14:textId="77777777" w:rsidR="00292972" w:rsidRPr="00292972" w:rsidRDefault="00292972" w:rsidP="00E60647">
            <w:pPr>
              <w:autoSpaceDE w:val="0"/>
              <w:autoSpaceDN w:val="0"/>
              <w:jc w:val="left"/>
              <w:rPr>
                <w:rFonts w:ascii="Arial" w:hAnsi="Arial" w:cs="Arial"/>
                <w:sz w:val="16"/>
                <w:szCs w:val="16"/>
                <w:u w:val="single"/>
                <w:lang w:eastAsia="ko-KR"/>
              </w:rPr>
            </w:pPr>
            <w:r w:rsidRPr="00292972">
              <w:rPr>
                <w:rFonts w:ascii="Arial" w:hAnsi="Arial" w:cs="Arial"/>
                <w:sz w:val="16"/>
                <w:szCs w:val="16"/>
                <w:lang w:eastAsia="ko-KR"/>
              </w:rPr>
              <w:t>R19</w:t>
            </w:r>
            <w:r w:rsidRPr="00292972">
              <w:rPr>
                <w:rFonts w:ascii="Arial" w:hAnsi="Arial" w:cs="Arial"/>
                <w:sz w:val="16"/>
                <w:szCs w:val="16"/>
                <w:lang w:eastAsia="ko-KR"/>
              </w:rPr>
              <w:br/>
              <w:t>LP-WUS (90)</w:t>
            </w:r>
          </w:p>
        </w:tc>
        <w:tc>
          <w:tcPr>
            <w:tcW w:w="961" w:type="dxa"/>
            <w:tcBorders>
              <w:top w:val="single" w:sz="12" w:space="0" w:color="auto"/>
              <w:bottom w:val="single" w:sz="12" w:space="0" w:color="auto"/>
            </w:tcBorders>
            <w:shd w:val="clear" w:color="auto" w:fill="D9D9D9"/>
            <w:vAlign w:val="center"/>
          </w:tcPr>
          <w:p w14:paraId="407E8F5B" w14:textId="77777777" w:rsidR="00292972" w:rsidRPr="00292972" w:rsidRDefault="00292972" w:rsidP="00E60647">
            <w:pPr>
              <w:autoSpaceDE w:val="0"/>
              <w:autoSpaceDN w:val="0"/>
              <w:jc w:val="left"/>
              <w:rPr>
                <w:rFonts w:ascii="Arial" w:hAnsi="Arial" w:cs="Arial"/>
                <w:sz w:val="16"/>
                <w:szCs w:val="16"/>
                <w:lang w:eastAsia="ko-KR"/>
              </w:rPr>
            </w:pPr>
            <w:r w:rsidRPr="00292972">
              <w:rPr>
                <w:rFonts w:ascii="Arial" w:hAnsi="Arial" w:cs="Arial"/>
                <w:sz w:val="16"/>
                <w:szCs w:val="16"/>
                <w:lang w:eastAsia="ko-KR"/>
              </w:rPr>
              <w:t>R19</w:t>
            </w:r>
            <w:r w:rsidRPr="00292972">
              <w:rPr>
                <w:rFonts w:ascii="Arial" w:hAnsi="Arial" w:cs="Arial"/>
                <w:sz w:val="16"/>
                <w:szCs w:val="16"/>
                <w:lang w:eastAsia="ko-KR"/>
              </w:rPr>
              <w:br/>
              <w:t>7-24GHz (60)</w:t>
            </w:r>
          </w:p>
          <w:p w14:paraId="524E5CF1" w14:textId="77777777" w:rsidR="00292972" w:rsidRPr="00292972" w:rsidRDefault="00292972" w:rsidP="00E60647">
            <w:pPr>
              <w:autoSpaceDE w:val="0"/>
              <w:autoSpaceDN w:val="0"/>
              <w:jc w:val="left"/>
              <w:rPr>
                <w:rFonts w:ascii="Arial" w:hAnsi="Arial" w:cs="Arial"/>
                <w:bCs/>
                <w:sz w:val="16"/>
                <w:szCs w:val="16"/>
                <w:lang w:eastAsia="ko-KR"/>
              </w:rPr>
            </w:pPr>
            <w:r w:rsidRPr="00292972">
              <w:rPr>
                <w:rFonts w:ascii="Arial" w:hAnsi="Arial" w:cs="Arial"/>
                <w:sz w:val="16"/>
                <w:szCs w:val="16"/>
                <w:lang w:eastAsia="ko-KR"/>
              </w:rPr>
              <w:t>8.1 (60)</w:t>
            </w:r>
            <w:r w:rsidRPr="00292972">
              <w:rPr>
                <w:rFonts w:ascii="Arial" w:hAnsi="Arial" w:cs="Arial"/>
                <w:sz w:val="16"/>
                <w:szCs w:val="16"/>
                <w:lang w:eastAsia="ko-KR"/>
              </w:rPr>
              <w:br/>
            </w:r>
            <w:r w:rsidRPr="00292972">
              <w:rPr>
                <w:rFonts w:ascii="Arial" w:hAnsi="Arial" w:cs="Arial"/>
                <w:bCs/>
                <w:sz w:val="16"/>
                <w:szCs w:val="16"/>
                <w:lang w:eastAsia="ko-KR"/>
              </w:rPr>
              <w:t>. UE Pwr</w:t>
            </w:r>
            <w:r w:rsidRPr="00292972">
              <w:rPr>
                <w:rFonts w:ascii="Arial" w:hAnsi="Arial" w:cs="Arial"/>
                <w:bCs/>
                <w:sz w:val="16"/>
                <w:szCs w:val="16"/>
                <w:lang w:eastAsia="ko-KR"/>
              </w:rPr>
              <w:br/>
              <w:t>. Cov Enh</w:t>
            </w:r>
            <w:r w:rsidRPr="00292972">
              <w:rPr>
                <w:rFonts w:ascii="Arial" w:hAnsi="Arial" w:cs="Arial"/>
                <w:bCs/>
                <w:sz w:val="16"/>
                <w:szCs w:val="16"/>
                <w:lang w:eastAsia="ko-KR"/>
              </w:rPr>
              <w:br/>
              <w:t>. RedCap</w:t>
            </w:r>
          </w:p>
        </w:tc>
        <w:tc>
          <w:tcPr>
            <w:tcW w:w="961" w:type="dxa"/>
            <w:tcBorders>
              <w:top w:val="single" w:sz="12" w:space="0" w:color="auto"/>
              <w:bottom w:val="single" w:sz="12" w:space="0" w:color="auto"/>
              <w:right w:val="single" w:sz="12" w:space="0" w:color="auto"/>
            </w:tcBorders>
            <w:shd w:val="clear" w:color="auto" w:fill="FFD966"/>
            <w:vAlign w:val="center"/>
          </w:tcPr>
          <w:p w14:paraId="23505CF3" w14:textId="77777777" w:rsidR="00292972" w:rsidRPr="00292972" w:rsidRDefault="00292972" w:rsidP="00E60647">
            <w:pPr>
              <w:autoSpaceDE w:val="0"/>
              <w:autoSpaceDN w:val="0"/>
              <w:jc w:val="left"/>
              <w:rPr>
                <w:rFonts w:ascii="Arial" w:hAnsi="Arial" w:cs="Arial"/>
                <w:sz w:val="16"/>
                <w:szCs w:val="16"/>
                <w:lang w:eastAsia="ko-KR"/>
              </w:rPr>
            </w:pPr>
            <w:r w:rsidRPr="00292972">
              <w:rPr>
                <w:rFonts w:ascii="Arial" w:hAnsi="Arial" w:cs="Arial"/>
                <w:sz w:val="16"/>
                <w:szCs w:val="16"/>
                <w:lang w:eastAsia="ko-KR"/>
              </w:rPr>
              <w:t>8.1 (60)</w:t>
            </w:r>
            <w:r w:rsidRPr="00292972">
              <w:rPr>
                <w:rFonts w:ascii="Arial" w:hAnsi="Arial" w:cs="Arial"/>
                <w:sz w:val="16"/>
                <w:szCs w:val="16"/>
                <w:lang w:eastAsia="ko-KR"/>
              </w:rPr>
              <w:br/>
              <w:t>. Sidelink</w:t>
            </w:r>
          </w:p>
          <w:p w14:paraId="5D0A901F" w14:textId="77777777" w:rsidR="00292972" w:rsidRPr="00292972" w:rsidRDefault="00292972" w:rsidP="00E60647">
            <w:pPr>
              <w:autoSpaceDE w:val="0"/>
              <w:autoSpaceDN w:val="0"/>
              <w:jc w:val="left"/>
              <w:rPr>
                <w:rFonts w:ascii="Arial" w:hAnsi="Arial" w:cs="Arial"/>
                <w:sz w:val="16"/>
                <w:szCs w:val="16"/>
                <w:u w:val="single"/>
                <w:lang w:eastAsia="ko-KR"/>
              </w:rPr>
            </w:pPr>
            <w:r w:rsidRPr="00292972">
              <w:rPr>
                <w:rFonts w:ascii="Arial" w:hAnsi="Arial" w:cs="Arial"/>
                <w:sz w:val="16"/>
                <w:szCs w:val="16"/>
                <w:lang w:eastAsia="ko-KR"/>
              </w:rPr>
              <w:t>R19 ISAC (60)</w:t>
            </w:r>
          </w:p>
        </w:tc>
        <w:tc>
          <w:tcPr>
            <w:tcW w:w="960" w:type="dxa"/>
            <w:tcBorders>
              <w:top w:val="single" w:sz="12" w:space="0" w:color="auto"/>
              <w:left w:val="single" w:sz="12" w:space="0" w:color="auto"/>
              <w:bottom w:val="single" w:sz="12" w:space="0" w:color="auto"/>
            </w:tcBorders>
            <w:vAlign w:val="center"/>
          </w:tcPr>
          <w:p w14:paraId="7947D7CA" w14:textId="77777777" w:rsidR="00292972" w:rsidRPr="00292972" w:rsidRDefault="00292972" w:rsidP="00E60647">
            <w:pPr>
              <w:autoSpaceDE w:val="0"/>
              <w:autoSpaceDN w:val="0"/>
              <w:jc w:val="left"/>
              <w:rPr>
                <w:rFonts w:ascii="Arial" w:hAnsi="Arial" w:cs="Arial"/>
                <w:sz w:val="16"/>
                <w:szCs w:val="16"/>
                <w:u w:val="single"/>
                <w:lang w:eastAsia="ko-KR"/>
              </w:rPr>
            </w:pPr>
            <w:r w:rsidRPr="00292972">
              <w:rPr>
                <w:rFonts w:ascii="Arial" w:hAnsi="Arial" w:cs="Arial"/>
                <w:sz w:val="16"/>
                <w:szCs w:val="16"/>
                <w:lang w:eastAsia="ko-KR"/>
              </w:rPr>
              <w:t>R19 MIMO (120)</w:t>
            </w:r>
          </w:p>
        </w:tc>
        <w:tc>
          <w:tcPr>
            <w:tcW w:w="961" w:type="dxa"/>
            <w:tcBorders>
              <w:top w:val="single" w:sz="12" w:space="0" w:color="auto"/>
              <w:bottom w:val="single" w:sz="12" w:space="0" w:color="auto"/>
            </w:tcBorders>
            <w:shd w:val="clear" w:color="auto" w:fill="D9D9D9"/>
            <w:vAlign w:val="center"/>
          </w:tcPr>
          <w:p w14:paraId="542E5B1D" w14:textId="77777777" w:rsidR="00292972" w:rsidRPr="00292972" w:rsidRDefault="00292972" w:rsidP="00E60647">
            <w:pPr>
              <w:autoSpaceDE w:val="0"/>
              <w:autoSpaceDN w:val="0"/>
              <w:jc w:val="left"/>
              <w:rPr>
                <w:rFonts w:ascii="Arial" w:hAnsi="Arial" w:cs="Arial"/>
                <w:sz w:val="16"/>
                <w:szCs w:val="16"/>
                <w:lang w:eastAsia="ko-KR"/>
              </w:rPr>
            </w:pPr>
            <w:r w:rsidRPr="00292972">
              <w:rPr>
                <w:rFonts w:ascii="Arial" w:hAnsi="Arial" w:cs="Arial"/>
                <w:sz w:val="16"/>
                <w:szCs w:val="16"/>
                <w:lang w:eastAsia="ko-KR"/>
              </w:rPr>
              <w:t>8.1(60)</w:t>
            </w:r>
          </w:p>
          <w:p w14:paraId="116A55C2" w14:textId="77777777" w:rsidR="00292972" w:rsidRPr="00292972" w:rsidRDefault="00292972" w:rsidP="00E60647">
            <w:pPr>
              <w:autoSpaceDE w:val="0"/>
              <w:autoSpaceDN w:val="0"/>
              <w:jc w:val="left"/>
              <w:rPr>
                <w:rFonts w:ascii="Arial" w:hAnsi="Arial" w:cs="Arial"/>
                <w:sz w:val="16"/>
                <w:szCs w:val="16"/>
                <w:u w:val="single"/>
                <w:lang w:eastAsia="ko-KR"/>
              </w:rPr>
            </w:pPr>
            <w:r w:rsidRPr="00292972">
              <w:rPr>
                <w:rFonts w:ascii="Arial" w:hAnsi="Arial" w:cs="Arial"/>
                <w:sz w:val="16"/>
                <w:szCs w:val="16"/>
                <w:lang w:eastAsia="ko-KR"/>
              </w:rPr>
              <w:t>R18 UE features (60)</w:t>
            </w:r>
          </w:p>
        </w:tc>
        <w:tc>
          <w:tcPr>
            <w:tcW w:w="959" w:type="dxa"/>
            <w:tcBorders>
              <w:top w:val="single" w:sz="12" w:space="0" w:color="auto"/>
              <w:bottom w:val="single" w:sz="12" w:space="0" w:color="auto"/>
              <w:right w:val="single" w:sz="12" w:space="0" w:color="auto"/>
            </w:tcBorders>
            <w:shd w:val="clear" w:color="auto" w:fill="FFD966"/>
            <w:vAlign w:val="center"/>
          </w:tcPr>
          <w:p w14:paraId="3768AE5F" w14:textId="77777777" w:rsidR="00292972" w:rsidRPr="00292972" w:rsidRDefault="00292972" w:rsidP="00E60647">
            <w:pPr>
              <w:autoSpaceDE w:val="0"/>
              <w:autoSpaceDN w:val="0"/>
              <w:jc w:val="left"/>
              <w:rPr>
                <w:rFonts w:ascii="Arial" w:hAnsi="Arial" w:cs="Arial"/>
                <w:sz w:val="16"/>
                <w:szCs w:val="16"/>
                <w:lang w:eastAsia="ko-KR"/>
              </w:rPr>
            </w:pPr>
            <w:r w:rsidRPr="00292972">
              <w:rPr>
                <w:rFonts w:ascii="Arial" w:hAnsi="Arial" w:cs="Arial"/>
                <w:sz w:val="16"/>
                <w:szCs w:val="16"/>
                <w:lang w:eastAsia="ko-KR"/>
              </w:rPr>
              <w:t>AI 7 (30)</w:t>
            </w:r>
          </w:p>
          <w:p w14:paraId="45F64382" w14:textId="77777777" w:rsidR="00292972" w:rsidRPr="00292972" w:rsidRDefault="00292972" w:rsidP="00E60647">
            <w:pPr>
              <w:autoSpaceDE w:val="0"/>
              <w:autoSpaceDN w:val="0"/>
              <w:jc w:val="left"/>
              <w:rPr>
                <w:rFonts w:ascii="Arial" w:hAnsi="Arial" w:cs="Arial"/>
                <w:sz w:val="16"/>
                <w:szCs w:val="16"/>
                <w:u w:val="single"/>
                <w:lang w:eastAsia="ko-KR"/>
              </w:rPr>
            </w:pPr>
            <w:r w:rsidRPr="00292972">
              <w:rPr>
                <w:rFonts w:ascii="Arial" w:hAnsi="Arial" w:cs="Arial"/>
                <w:sz w:val="16"/>
                <w:szCs w:val="16"/>
                <w:lang w:eastAsia="ko-KR"/>
              </w:rPr>
              <w:t>R19 ISAC (90)</w:t>
            </w:r>
          </w:p>
        </w:tc>
        <w:tc>
          <w:tcPr>
            <w:tcW w:w="960" w:type="dxa"/>
            <w:tcBorders>
              <w:top w:val="single" w:sz="12" w:space="0" w:color="auto"/>
              <w:left w:val="single" w:sz="12" w:space="0" w:color="auto"/>
              <w:bottom w:val="single" w:sz="12" w:space="0" w:color="auto"/>
            </w:tcBorders>
            <w:vAlign w:val="center"/>
          </w:tcPr>
          <w:p w14:paraId="1388B9A1" w14:textId="77777777" w:rsidR="00292972" w:rsidRPr="00292972" w:rsidRDefault="00292972" w:rsidP="00E60647">
            <w:pPr>
              <w:autoSpaceDE w:val="0"/>
              <w:autoSpaceDN w:val="0"/>
              <w:jc w:val="left"/>
              <w:rPr>
                <w:rFonts w:ascii="Arial" w:hAnsi="Arial" w:cs="Arial"/>
                <w:sz w:val="16"/>
                <w:szCs w:val="16"/>
                <w:lang w:eastAsia="ko-KR"/>
              </w:rPr>
            </w:pPr>
            <w:r w:rsidRPr="00292972">
              <w:rPr>
                <w:rFonts w:ascii="Arial" w:hAnsi="Arial" w:cs="Arial"/>
                <w:sz w:val="16"/>
                <w:szCs w:val="16"/>
                <w:lang w:eastAsia="ko-KR"/>
              </w:rPr>
              <w:t>AI 7 (45)</w:t>
            </w:r>
          </w:p>
          <w:p w14:paraId="7F462270" w14:textId="77777777" w:rsidR="00292972" w:rsidRPr="00292972" w:rsidRDefault="00292972" w:rsidP="00E60647">
            <w:pPr>
              <w:autoSpaceDE w:val="0"/>
              <w:autoSpaceDN w:val="0"/>
              <w:jc w:val="left"/>
              <w:rPr>
                <w:rFonts w:ascii="Arial" w:hAnsi="Arial" w:cs="Arial"/>
                <w:sz w:val="16"/>
                <w:szCs w:val="16"/>
                <w:u w:val="single"/>
                <w:lang w:eastAsia="ko-KR"/>
              </w:rPr>
            </w:pPr>
            <w:r w:rsidRPr="00292972">
              <w:rPr>
                <w:rFonts w:ascii="Arial" w:hAnsi="Arial" w:cs="Arial"/>
                <w:sz w:val="16"/>
                <w:szCs w:val="16"/>
                <w:lang w:eastAsia="ko-KR"/>
              </w:rPr>
              <w:t>R19 LP-WUS (75)</w:t>
            </w:r>
          </w:p>
        </w:tc>
        <w:tc>
          <w:tcPr>
            <w:tcW w:w="961" w:type="dxa"/>
            <w:tcBorders>
              <w:top w:val="single" w:sz="12" w:space="0" w:color="auto"/>
              <w:bottom w:val="single" w:sz="12" w:space="0" w:color="auto"/>
            </w:tcBorders>
            <w:shd w:val="clear" w:color="auto" w:fill="D9D9D9"/>
            <w:vAlign w:val="center"/>
          </w:tcPr>
          <w:p w14:paraId="40A4116F" w14:textId="77777777" w:rsidR="00292972" w:rsidRPr="00292972" w:rsidRDefault="00292972" w:rsidP="00E60647">
            <w:pPr>
              <w:autoSpaceDE w:val="0"/>
              <w:autoSpaceDN w:val="0"/>
              <w:jc w:val="left"/>
              <w:rPr>
                <w:rFonts w:ascii="Arial" w:hAnsi="Arial" w:cs="Arial"/>
                <w:sz w:val="16"/>
                <w:szCs w:val="16"/>
                <w:u w:val="single"/>
                <w:lang w:eastAsia="ko-KR"/>
              </w:rPr>
            </w:pPr>
            <w:r w:rsidRPr="00292972">
              <w:rPr>
                <w:rFonts w:ascii="Arial" w:hAnsi="Arial" w:cs="Arial"/>
                <w:sz w:val="16"/>
                <w:szCs w:val="16"/>
                <w:lang w:eastAsia="ko-KR"/>
              </w:rPr>
              <w:t>R18 UE features (120)</w:t>
            </w:r>
          </w:p>
        </w:tc>
        <w:tc>
          <w:tcPr>
            <w:tcW w:w="960" w:type="dxa"/>
            <w:tcBorders>
              <w:top w:val="single" w:sz="12" w:space="0" w:color="auto"/>
              <w:bottom w:val="single" w:sz="12" w:space="0" w:color="auto"/>
              <w:right w:val="single" w:sz="12" w:space="0" w:color="auto"/>
            </w:tcBorders>
            <w:shd w:val="clear" w:color="auto" w:fill="FFD966"/>
            <w:vAlign w:val="center"/>
          </w:tcPr>
          <w:p w14:paraId="713D94C8" w14:textId="77777777" w:rsidR="00292972" w:rsidRPr="00292972" w:rsidRDefault="00292972" w:rsidP="00E60647">
            <w:pPr>
              <w:autoSpaceDE w:val="0"/>
              <w:autoSpaceDN w:val="0"/>
              <w:jc w:val="left"/>
              <w:rPr>
                <w:rFonts w:ascii="Arial" w:hAnsi="Arial" w:cs="Arial"/>
                <w:sz w:val="16"/>
                <w:szCs w:val="16"/>
                <w:lang w:eastAsia="ko-KR"/>
              </w:rPr>
            </w:pPr>
            <w:r w:rsidRPr="00292972">
              <w:rPr>
                <w:rFonts w:ascii="Arial" w:hAnsi="Arial" w:cs="Arial"/>
                <w:sz w:val="16"/>
                <w:szCs w:val="16"/>
                <w:lang w:eastAsia="ko-KR"/>
              </w:rPr>
              <w:t>R19 NTN (90)</w:t>
            </w:r>
          </w:p>
          <w:p w14:paraId="6281A51B" w14:textId="77777777" w:rsidR="00292972" w:rsidRPr="00292972" w:rsidRDefault="00292972" w:rsidP="00E60647">
            <w:pPr>
              <w:autoSpaceDE w:val="0"/>
              <w:autoSpaceDN w:val="0"/>
              <w:jc w:val="left"/>
              <w:rPr>
                <w:rFonts w:ascii="Arial" w:hAnsi="Arial" w:cs="Arial"/>
                <w:sz w:val="16"/>
                <w:szCs w:val="16"/>
                <w:u w:val="single"/>
                <w:lang w:eastAsia="ko-KR"/>
              </w:rPr>
            </w:pPr>
            <w:r w:rsidRPr="00292972">
              <w:rPr>
                <w:rFonts w:ascii="Arial" w:hAnsi="Arial" w:cs="Arial"/>
                <w:sz w:val="16"/>
                <w:szCs w:val="16"/>
                <w:lang w:eastAsia="ko-KR"/>
              </w:rPr>
              <w:t>AI 7 (30)</w:t>
            </w:r>
          </w:p>
        </w:tc>
        <w:tc>
          <w:tcPr>
            <w:tcW w:w="960" w:type="dxa"/>
            <w:tcBorders>
              <w:top w:val="single" w:sz="12" w:space="0" w:color="auto"/>
              <w:left w:val="single" w:sz="12" w:space="0" w:color="auto"/>
              <w:bottom w:val="single" w:sz="12" w:space="0" w:color="auto"/>
            </w:tcBorders>
            <w:vAlign w:val="center"/>
          </w:tcPr>
          <w:p w14:paraId="22A7DEBE" w14:textId="77777777" w:rsidR="00292972" w:rsidRPr="00292972" w:rsidRDefault="00292972" w:rsidP="00E60647">
            <w:pPr>
              <w:autoSpaceDE w:val="0"/>
              <w:autoSpaceDN w:val="0"/>
              <w:jc w:val="left"/>
              <w:rPr>
                <w:rFonts w:ascii="Arial" w:hAnsi="Arial" w:cs="Arial"/>
                <w:bCs/>
                <w:sz w:val="16"/>
                <w:szCs w:val="16"/>
                <w:lang w:eastAsia="ko-KR"/>
              </w:rPr>
            </w:pPr>
            <w:r w:rsidRPr="00292972">
              <w:rPr>
                <w:rFonts w:ascii="Arial" w:hAnsi="Arial" w:cs="Arial"/>
                <w:bCs/>
                <w:sz w:val="16"/>
                <w:szCs w:val="16"/>
                <w:lang w:eastAsia="ko-KR"/>
              </w:rPr>
              <w:t>R19 NES (120)</w:t>
            </w:r>
          </w:p>
        </w:tc>
        <w:tc>
          <w:tcPr>
            <w:tcW w:w="960" w:type="dxa"/>
            <w:tcBorders>
              <w:top w:val="single" w:sz="12" w:space="0" w:color="auto"/>
              <w:bottom w:val="single" w:sz="12" w:space="0" w:color="auto"/>
            </w:tcBorders>
            <w:shd w:val="clear" w:color="auto" w:fill="D9D9D9"/>
            <w:vAlign w:val="center"/>
          </w:tcPr>
          <w:p w14:paraId="1D18E203" w14:textId="77777777" w:rsidR="00292972" w:rsidRPr="00292972" w:rsidRDefault="00292972" w:rsidP="00E60647">
            <w:pPr>
              <w:autoSpaceDE w:val="0"/>
              <w:autoSpaceDN w:val="0"/>
              <w:jc w:val="left"/>
              <w:rPr>
                <w:rFonts w:ascii="Arial" w:hAnsi="Arial" w:cs="Arial"/>
                <w:sz w:val="16"/>
                <w:szCs w:val="16"/>
                <w:u w:val="single"/>
                <w:lang w:eastAsia="ko-KR"/>
              </w:rPr>
            </w:pPr>
            <w:r w:rsidRPr="00292972">
              <w:rPr>
                <w:rFonts w:ascii="Arial" w:hAnsi="Arial" w:cs="Arial"/>
                <w:sz w:val="16"/>
                <w:szCs w:val="16"/>
                <w:lang w:eastAsia="ko-KR"/>
              </w:rPr>
              <w:t>R19 AI/ML (120)</w:t>
            </w:r>
          </w:p>
        </w:tc>
        <w:tc>
          <w:tcPr>
            <w:tcW w:w="960" w:type="dxa"/>
            <w:tcBorders>
              <w:top w:val="single" w:sz="12" w:space="0" w:color="auto"/>
              <w:bottom w:val="single" w:sz="12" w:space="0" w:color="auto"/>
              <w:right w:val="single" w:sz="12" w:space="0" w:color="auto"/>
            </w:tcBorders>
            <w:shd w:val="clear" w:color="auto" w:fill="FFD966"/>
            <w:vAlign w:val="center"/>
          </w:tcPr>
          <w:p w14:paraId="5EA34F66" w14:textId="77777777" w:rsidR="00292972" w:rsidRPr="00292972" w:rsidRDefault="00292972" w:rsidP="00E60647">
            <w:pPr>
              <w:autoSpaceDE w:val="0"/>
              <w:autoSpaceDN w:val="0"/>
              <w:jc w:val="left"/>
              <w:rPr>
                <w:rFonts w:ascii="Arial" w:hAnsi="Arial" w:cs="Arial"/>
                <w:sz w:val="16"/>
                <w:szCs w:val="16"/>
                <w:u w:val="single"/>
                <w:lang w:eastAsia="ko-KR"/>
              </w:rPr>
            </w:pPr>
            <w:r w:rsidRPr="00292972">
              <w:rPr>
                <w:rFonts w:ascii="Arial" w:hAnsi="Arial" w:cs="Arial"/>
                <w:sz w:val="16"/>
                <w:szCs w:val="16"/>
                <w:lang w:eastAsia="ko-KR"/>
              </w:rPr>
              <w:t>R19 A-IoT (120)</w:t>
            </w:r>
          </w:p>
        </w:tc>
      </w:tr>
      <w:tr w:rsidR="00292972" w:rsidRPr="00E60647" w14:paraId="4A57CE94" w14:textId="77777777" w:rsidTr="00292972">
        <w:trPr>
          <w:trHeight w:val="20"/>
        </w:trPr>
        <w:tc>
          <w:tcPr>
            <w:tcW w:w="15368" w:type="dxa"/>
            <w:gridSpan w:val="16"/>
            <w:tcBorders>
              <w:top w:val="single" w:sz="12" w:space="0" w:color="auto"/>
              <w:left w:val="single" w:sz="12" w:space="0" w:color="auto"/>
              <w:bottom w:val="single" w:sz="12" w:space="0" w:color="auto"/>
              <w:right w:val="single" w:sz="12" w:space="0" w:color="auto"/>
            </w:tcBorders>
            <w:vAlign w:val="center"/>
          </w:tcPr>
          <w:p w14:paraId="76523212" w14:textId="77777777" w:rsidR="00292972" w:rsidRPr="00292972" w:rsidRDefault="00292972" w:rsidP="00E60647">
            <w:pPr>
              <w:autoSpaceDE w:val="0"/>
              <w:autoSpaceDN w:val="0"/>
              <w:jc w:val="center"/>
              <w:rPr>
                <w:rFonts w:ascii="Arial" w:hAnsi="Arial" w:cs="Arial"/>
                <w:sz w:val="16"/>
                <w:szCs w:val="16"/>
                <w:u w:val="single"/>
                <w:lang w:eastAsia="ko-KR"/>
              </w:rPr>
            </w:pPr>
            <w:r w:rsidRPr="00292972">
              <w:rPr>
                <w:rFonts w:ascii="Arial" w:hAnsi="Arial" w:cs="Arial"/>
                <w:sz w:val="16"/>
                <w:szCs w:val="16"/>
                <w:lang w:eastAsia="ko-KR"/>
              </w:rPr>
              <w:t>Morning coffee break: 10:30 ~ 11:00</w:t>
            </w:r>
          </w:p>
        </w:tc>
      </w:tr>
      <w:tr w:rsidR="00292972" w:rsidRPr="00E60647" w14:paraId="71AEC0C9" w14:textId="77777777" w:rsidTr="00292972">
        <w:trPr>
          <w:trHeight w:val="20"/>
        </w:trPr>
        <w:tc>
          <w:tcPr>
            <w:tcW w:w="965" w:type="dxa"/>
            <w:tcBorders>
              <w:top w:val="single" w:sz="12" w:space="0" w:color="auto"/>
              <w:left w:val="single" w:sz="12" w:space="0" w:color="auto"/>
              <w:bottom w:val="single" w:sz="12" w:space="0" w:color="auto"/>
              <w:right w:val="single" w:sz="12" w:space="0" w:color="auto"/>
            </w:tcBorders>
            <w:vAlign w:val="center"/>
          </w:tcPr>
          <w:p w14:paraId="259CEF4A" w14:textId="77777777" w:rsidR="00292972" w:rsidRPr="00292972" w:rsidRDefault="00292972" w:rsidP="00E60647">
            <w:pPr>
              <w:autoSpaceDE w:val="0"/>
              <w:autoSpaceDN w:val="0"/>
              <w:jc w:val="center"/>
              <w:rPr>
                <w:rFonts w:ascii="Arial" w:hAnsi="Arial" w:cs="Arial"/>
                <w:sz w:val="16"/>
                <w:szCs w:val="16"/>
                <w:lang w:eastAsia="ko-KR"/>
              </w:rPr>
            </w:pPr>
            <w:r w:rsidRPr="00292972">
              <w:rPr>
                <w:rFonts w:ascii="Arial" w:hAnsi="Arial" w:cs="Arial"/>
                <w:sz w:val="16"/>
                <w:szCs w:val="16"/>
                <w:lang w:eastAsia="ko-KR"/>
              </w:rPr>
              <w:t>11:00</w:t>
            </w:r>
          </w:p>
          <w:p w14:paraId="1094B676" w14:textId="77777777" w:rsidR="00292972" w:rsidRPr="00292972" w:rsidRDefault="00292972" w:rsidP="00E60647">
            <w:pPr>
              <w:autoSpaceDE w:val="0"/>
              <w:autoSpaceDN w:val="0"/>
              <w:jc w:val="center"/>
              <w:rPr>
                <w:rFonts w:ascii="Arial" w:hAnsi="Arial" w:cs="Arial"/>
                <w:sz w:val="16"/>
                <w:szCs w:val="16"/>
                <w:lang w:eastAsia="ko-KR"/>
              </w:rPr>
            </w:pPr>
            <w:r w:rsidRPr="00292972">
              <w:rPr>
                <w:rFonts w:ascii="Arial" w:hAnsi="Arial" w:cs="Arial"/>
                <w:sz w:val="16"/>
                <w:szCs w:val="16"/>
                <w:lang w:eastAsia="ko-KR"/>
              </w:rPr>
              <w:t>~</w:t>
            </w:r>
          </w:p>
          <w:p w14:paraId="342898C5" w14:textId="77777777" w:rsidR="00292972" w:rsidRPr="00292972" w:rsidRDefault="00292972" w:rsidP="00E60647">
            <w:pPr>
              <w:autoSpaceDE w:val="0"/>
              <w:autoSpaceDN w:val="0"/>
              <w:jc w:val="center"/>
              <w:rPr>
                <w:rFonts w:ascii="Arial" w:hAnsi="Arial" w:cs="Arial"/>
                <w:sz w:val="16"/>
                <w:szCs w:val="16"/>
                <w:lang w:eastAsia="ko-KR"/>
              </w:rPr>
            </w:pPr>
            <w:r w:rsidRPr="00292972">
              <w:rPr>
                <w:rFonts w:ascii="Arial" w:hAnsi="Arial" w:cs="Arial"/>
                <w:sz w:val="16"/>
                <w:szCs w:val="16"/>
                <w:lang w:eastAsia="ko-KR"/>
              </w:rPr>
              <w:t>13:00</w:t>
            </w:r>
          </w:p>
          <w:p w14:paraId="1479977C" w14:textId="77777777" w:rsidR="00292972" w:rsidRPr="00292972" w:rsidRDefault="00292972" w:rsidP="00E60647">
            <w:pPr>
              <w:autoSpaceDE w:val="0"/>
              <w:autoSpaceDN w:val="0"/>
              <w:jc w:val="center"/>
              <w:rPr>
                <w:rFonts w:ascii="Arial" w:hAnsi="Arial" w:cs="Arial"/>
                <w:sz w:val="16"/>
                <w:szCs w:val="16"/>
                <w:lang w:eastAsia="ko-KR"/>
              </w:rPr>
            </w:pPr>
          </w:p>
          <w:p w14:paraId="17B52254" w14:textId="77777777" w:rsidR="00292972" w:rsidRPr="00292972" w:rsidRDefault="00292972" w:rsidP="00E60647">
            <w:pPr>
              <w:autoSpaceDE w:val="0"/>
              <w:autoSpaceDN w:val="0"/>
              <w:jc w:val="center"/>
              <w:rPr>
                <w:rFonts w:ascii="Arial" w:hAnsi="Arial" w:cs="Arial"/>
                <w:sz w:val="16"/>
                <w:szCs w:val="16"/>
                <w:u w:val="single"/>
                <w:lang w:eastAsia="ko-KR"/>
              </w:rPr>
            </w:pPr>
            <w:r w:rsidRPr="00292972">
              <w:rPr>
                <w:rFonts w:ascii="Arial" w:hAnsi="Arial" w:cs="Arial"/>
                <w:sz w:val="16"/>
                <w:szCs w:val="16"/>
                <w:lang w:eastAsia="ko-KR"/>
              </w:rPr>
              <w:t>(120 min)</w:t>
            </w:r>
          </w:p>
        </w:tc>
        <w:tc>
          <w:tcPr>
            <w:tcW w:w="2880" w:type="dxa"/>
            <w:gridSpan w:val="3"/>
            <w:tcBorders>
              <w:top w:val="single" w:sz="12" w:space="0" w:color="auto"/>
              <w:left w:val="single" w:sz="12" w:space="0" w:color="auto"/>
              <w:bottom w:val="single" w:sz="12" w:space="0" w:color="auto"/>
              <w:right w:val="single" w:sz="12" w:space="0" w:color="auto"/>
            </w:tcBorders>
            <w:vAlign w:val="center"/>
          </w:tcPr>
          <w:p w14:paraId="1AF29F6C" w14:textId="77777777" w:rsidR="00292972" w:rsidRPr="00292972" w:rsidRDefault="00292972" w:rsidP="00E60647">
            <w:pPr>
              <w:autoSpaceDE w:val="0"/>
              <w:autoSpaceDN w:val="0"/>
              <w:jc w:val="left"/>
              <w:rPr>
                <w:rFonts w:ascii="Arial" w:hAnsi="Arial" w:cs="Arial"/>
                <w:sz w:val="16"/>
                <w:szCs w:val="16"/>
                <w:lang w:eastAsia="ko-KR"/>
              </w:rPr>
            </w:pPr>
            <w:r w:rsidRPr="00292972">
              <w:rPr>
                <w:rFonts w:ascii="Arial" w:hAnsi="Arial" w:cs="Arial"/>
                <w:sz w:val="16"/>
                <w:szCs w:val="16"/>
                <w:lang w:eastAsia="ko-KR"/>
              </w:rPr>
              <w:t>Agenda item 7 (30)</w:t>
            </w:r>
          </w:p>
          <w:p w14:paraId="68DAC0D5" w14:textId="77777777" w:rsidR="00292972" w:rsidRPr="00292972" w:rsidRDefault="00292972" w:rsidP="00E60647">
            <w:pPr>
              <w:autoSpaceDE w:val="0"/>
              <w:autoSpaceDN w:val="0"/>
              <w:jc w:val="left"/>
              <w:rPr>
                <w:rFonts w:ascii="Arial" w:hAnsi="Arial" w:cs="Arial"/>
                <w:sz w:val="16"/>
                <w:szCs w:val="16"/>
                <w:u w:val="single"/>
                <w:lang w:eastAsia="ko-KR"/>
              </w:rPr>
            </w:pPr>
            <w:r w:rsidRPr="00292972">
              <w:rPr>
                <w:rFonts w:ascii="Arial" w:hAnsi="Arial" w:cs="Arial"/>
                <w:sz w:val="16"/>
                <w:szCs w:val="16"/>
                <w:lang w:eastAsia="ko-KR"/>
              </w:rPr>
              <w:t>Agenda item 8.1 (90)</w:t>
            </w:r>
            <w:r w:rsidRPr="00292972">
              <w:rPr>
                <w:rFonts w:ascii="Arial" w:hAnsi="Arial" w:cs="Arial"/>
                <w:sz w:val="16"/>
                <w:szCs w:val="16"/>
                <w:lang w:eastAsia="ko-KR"/>
              </w:rPr>
              <w:br/>
              <w:t>. MIMO, NES, Others</w:t>
            </w:r>
          </w:p>
        </w:tc>
        <w:tc>
          <w:tcPr>
            <w:tcW w:w="960" w:type="dxa"/>
            <w:tcBorders>
              <w:top w:val="single" w:sz="12" w:space="0" w:color="auto"/>
              <w:left w:val="single" w:sz="12" w:space="0" w:color="auto"/>
              <w:bottom w:val="single" w:sz="12" w:space="0" w:color="auto"/>
            </w:tcBorders>
            <w:vAlign w:val="center"/>
          </w:tcPr>
          <w:p w14:paraId="2B2499FA" w14:textId="77777777" w:rsidR="00292972" w:rsidRPr="00292972" w:rsidRDefault="00292972" w:rsidP="00E60647">
            <w:pPr>
              <w:autoSpaceDE w:val="0"/>
              <w:autoSpaceDN w:val="0"/>
              <w:jc w:val="left"/>
              <w:rPr>
                <w:rFonts w:ascii="Arial" w:hAnsi="Arial" w:cs="Arial"/>
                <w:sz w:val="16"/>
                <w:szCs w:val="16"/>
                <w:u w:val="single"/>
                <w:lang w:eastAsia="ko-KR"/>
              </w:rPr>
            </w:pPr>
            <w:r w:rsidRPr="00292972">
              <w:rPr>
                <w:rFonts w:ascii="Arial" w:hAnsi="Arial" w:cs="Arial"/>
                <w:sz w:val="16"/>
                <w:szCs w:val="16"/>
                <w:lang w:eastAsia="ko-KR"/>
              </w:rPr>
              <w:t>R19 MIMO (120)</w:t>
            </w:r>
          </w:p>
        </w:tc>
        <w:tc>
          <w:tcPr>
            <w:tcW w:w="961" w:type="dxa"/>
            <w:tcBorders>
              <w:top w:val="single" w:sz="12" w:space="0" w:color="auto"/>
              <w:bottom w:val="single" w:sz="12" w:space="0" w:color="auto"/>
            </w:tcBorders>
            <w:shd w:val="clear" w:color="auto" w:fill="D9D9D9"/>
            <w:vAlign w:val="center"/>
          </w:tcPr>
          <w:p w14:paraId="3633C331" w14:textId="77777777" w:rsidR="00292972" w:rsidRPr="00292972" w:rsidRDefault="00292972" w:rsidP="00E60647">
            <w:pPr>
              <w:autoSpaceDE w:val="0"/>
              <w:autoSpaceDN w:val="0"/>
              <w:jc w:val="left"/>
              <w:rPr>
                <w:rFonts w:ascii="Arial" w:hAnsi="Arial" w:cs="Arial"/>
                <w:sz w:val="16"/>
                <w:szCs w:val="16"/>
                <w:lang w:eastAsia="ko-KR"/>
              </w:rPr>
            </w:pPr>
            <w:r w:rsidRPr="00292972">
              <w:rPr>
                <w:rFonts w:ascii="Arial" w:hAnsi="Arial" w:cs="Arial"/>
                <w:sz w:val="16"/>
                <w:szCs w:val="16"/>
                <w:lang w:eastAsia="ko-KR"/>
              </w:rPr>
              <w:t>8.1 (60)</w:t>
            </w:r>
            <w:r w:rsidRPr="00292972">
              <w:rPr>
                <w:rFonts w:ascii="Arial" w:hAnsi="Arial" w:cs="Arial"/>
                <w:sz w:val="16"/>
                <w:szCs w:val="16"/>
                <w:lang w:eastAsia="ko-KR"/>
              </w:rPr>
              <w:br/>
            </w:r>
            <w:r w:rsidRPr="00292972">
              <w:rPr>
                <w:rFonts w:ascii="Arial" w:hAnsi="Arial" w:cs="Arial"/>
                <w:bCs/>
                <w:sz w:val="16"/>
                <w:szCs w:val="16"/>
                <w:lang w:eastAsia="ko-KR"/>
              </w:rPr>
              <w:t>. Mobility</w:t>
            </w:r>
          </w:p>
          <w:p w14:paraId="7AD4118E" w14:textId="77777777" w:rsidR="00292972" w:rsidRPr="00292972" w:rsidRDefault="00292972" w:rsidP="00E60647">
            <w:pPr>
              <w:autoSpaceDE w:val="0"/>
              <w:autoSpaceDN w:val="0"/>
              <w:jc w:val="left"/>
              <w:rPr>
                <w:rFonts w:ascii="Arial" w:hAnsi="Arial" w:cs="Arial"/>
                <w:sz w:val="16"/>
                <w:szCs w:val="16"/>
                <w:lang w:eastAsia="ko-KR"/>
              </w:rPr>
            </w:pPr>
            <w:r w:rsidRPr="00292972">
              <w:rPr>
                <w:rFonts w:ascii="Arial" w:hAnsi="Arial" w:cs="Arial"/>
                <w:sz w:val="16"/>
                <w:szCs w:val="16"/>
                <w:lang w:eastAsia="ko-KR"/>
              </w:rPr>
              <w:t>R18 UE features (60)</w:t>
            </w:r>
          </w:p>
        </w:tc>
        <w:tc>
          <w:tcPr>
            <w:tcW w:w="961" w:type="dxa"/>
            <w:tcBorders>
              <w:top w:val="single" w:sz="12" w:space="0" w:color="auto"/>
              <w:bottom w:val="single" w:sz="12" w:space="0" w:color="auto"/>
              <w:right w:val="single" w:sz="12" w:space="0" w:color="auto"/>
            </w:tcBorders>
            <w:shd w:val="clear" w:color="auto" w:fill="FFD966"/>
            <w:vAlign w:val="center"/>
          </w:tcPr>
          <w:p w14:paraId="34B25DDC" w14:textId="77777777" w:rsidR="00292972" w:rsidRPr="00292972" w:rsidRDefault="00292972" w:rsidP="00E60647">
            <w:pPr>
              <w:autoSpaceDE w:val="0"/>
              <w:autoSpaceDN w:val="0"/>
              <w:jc w:val="left"/>
              <w:rPr>
                <w:rFonts w:ascii="Arial" w:hAnsi="Arial" w:cs="Arial"/>
                <w:sz w:val="16"/>
                <w:szCs w:val="16"/>
                <w:u w:val="single"/>
                <w:lang w:eastAsia="ko-KR"/>
              </w:rPr>
            </w:pPr>
            <w:r w:rsidRPr="00292972">
              <w:rPr>
                <w:rFonts w:ascii="Arial" w:hAnsi="Arial" w:cs="Arial"/>
                <w:sz w:val="16"/>
                <w:szCs w:val="16"/>
                <w:lang w:eastAsia="ko-KR"/>
              </w:rPr>
              <w:t>R19 A-IoT (120)</w:t>
            </w:r>
          </w:p>
        </w:tc>
        <w:tc>
          <w:tcPr>
            <w:tcW w:w="960" w:type="dxa"/>
            <w:tcBorders>
              <w:top w:val="single" w:sz="12" w:space="0" w:color="auto"/>
              <w:left w:val="single" w:sz="12" w:space="0" w:color="auto"/>
              <w:bottom w:val="single" w:sz="12" w:space="0" w:color="auto"/>
            </w:tcBorders>
            <w:vAlign w:val="center"/>
          </w:tcPr>
          <w:p w14:paraId="39C7A2B4" w14:textId="77777777" w:rsidR="00292972" w:rsidRPr="00292972" w:rsidRDefault="00292972" w:rsidP="00E60647">
            <w:pPr>
              <w:autoSpaceDE w:val="0"/>
              <w:autoSpaceDN w:val="0"/>
              <w:jc w:val="left"/>
              <w:rPr>
                <w:rFonts w:ascii="Arial" w:hAnsi="Arial" w:cs="Arial"/>
                <w:sz w:val="16"/>
                <w:szCs w:val="16"/>
                <w:lang w:eastAsia="ko-KR"/>
              </w:rPr>
            </w:pPr>
            <w:r w:rsidRPr="00292972">
              <w:rPr>
                <w:rFonts w:ascii="Arial" w:hAnsi="Arial" w:cs="Arial"/>
                <w:sz w:val="16"/>
                <w:szCs w:val="16"/>
                <w:lang w:eastAsia="ko-KR"/>
              </w:rPr>
              <w:t>8.1 (60)</w:t>
            </w:r>
            <w:r w:rsidRPr="00292972">
              <w:rPr>
                <w:rFonts w:ascii="Arial" w:hAnsi="Arial" w:cs="Arial"/>
                <w:sz w:val="16"/>
                <w:szCs w:val="16"/>
                <w:lang w:eastAsia="ko-KR"/>
              </w:rPr>
              <w:br/>
              <w:t>. MC Enh</w:t>
            </w:r>
          </w:p>
          <w:p w14:paraId="3AB9AECE" w14:textId="77777777" w:rsidR="00292972" w:rsidRPr="00292972" w:rsidRDefault="00292972" w:rsidP="00E60647">
            <w:pPr>
              <w:autoSpaceDE w:val="0"/>
              <w:autoSpaceDN w:val="0"/>
              <w:jc w:val="left"/>
              <w:rPr>
                <w:rFonts w:ascii="Arial" w:hAnsi="Arial" w:cs="Arial"/>
                <w:sz w:val="16"/>
                <w:szCs w:val="16"/>
                <w:u w:val="single"/>
                <w:lang w:eastAsia="ko-KR"/>
              </w:rPr>
            </w:pPr>
            <w:r w:rsidRPr="00292972">
              <w:rPr>
                <w:rFonts w:ascii="Arial" w:hAnsi="Arial" w:cs="Arial"/>
                <w:sz w:val="16"/>
                <w:szCs w:val="16"/>
                <w:lang w:eastAsia="ko-KR"/>
              </w:rPr>
              <w:t>R19 LP-WUS (60)</w:t>
            </w:r>
          </w:p>
        </w:tc>
        <w:tc>
          <w:tcPr>
            <w:tcW w:w="961" w:type="dxa"/>
            <w:tcBorders>
              <w:top w:val="single" w:sz="12" w:space="0" w:color="auto"/>
              <w:bottom w:val="single" w:sz="12" w:space="0" w:color="auto"/>
            </w:tcBorders>
            <w:shd w:val="clear" w:color="auto" w:fill="D9D9D9"/>
            <w:vAlign w:val="center"/>
          </w:tcPr>
          <w:p w14:paraId="0073DF65" w14:textId="77777777" w:rsidR="00292972" w:rsidRPr="00292972" w:rsidRDefault="00292972" w:rsidP="00E60647">
            <w:pPr>
              <w:autoSpaceDE w:val="0"/>
              <w:autoSpaceDN w:val="0"/>
              <w:jc w:val="left"/>
              <w:rPr>
                <w:rFonts w:ascii="Arial" w:hAnsi="Arial" w:cs="Arial"/>
                <w:sz w:val="16"/>
                <w:szCs w:val="16"/>
                <w:lang w:eastAsia="ko-KR"/>
              </w:rPr>
            </w:pPr>
            <w:r w:rsidRPr="00292972">
              <w:rPr>
                <w:rFonts w:ascii="Arial" w:hAnsi="Arial" w:cs="Arial"/>
                <w:sz w:val="16"/>
                <w:szCs w:val="16"/>
                <w:lang w:eastAsia="ko-KR"/>
              </w:rPr>
              <w:t>R18 UE features (60)</w:t>
            </w:r>
          </w:p>
          <w:p w14:paraId="784DCEE6" w14:textId="77777777" w:rsidR="00292972" w:rsidRPr="00292972" w:rsidRDefault="00292972" w:rsidP="00E60647">
            <w:pPr>
              <w:autoSpaceDE w:val="0"/>
              <w:autoSpaceDN w:val="0"/>
              <w:jc w:val="left"/>
              <w:rPr>
                <w:rFonts w:ascii="Arial" w:hAnsi="Arial" w:cs="Arial"/>
                <w:sz w:val="16"/>
                <w:szCs w:val="16"/>
                <w:u w:val="single"/>
                <w:lang w:eastAsia="ko-KR"/>
              </w:rPr>
            </w:pPr>
            <w:r w:rsidRPr="00292972">
              <w:rPr>
                <w:rFonts w:ascii="Arial" w:hAnsi="Arial" w:cs="Arial"/>
                <w:sz w:val="16"/>
                <w:szCs w:val="16"/>
                <w:lang w:eastAsia="ko-KR"/>
              </w:rPr>
              <w:t>R19</w:t>
            </w:r>
            <w:r w:rsidRPr="00292972">
              <w:rPr>
                <w:rFonts w:ascii="Arial" w:hAnsi="Arial" w:cs="Arial"/>
                <w:sz w:val="16"/>
                <w:szCs w:val="16"/>
                <w:lang w:eastAsia="ko-KR"/>
              </w:rPr>
              <w:br/>
              <w:t>7-24GHz (60)</w:t>
            </w:r>
          </w:p>
        </w:tc>
        <w:tc>
          <w:tcPr>
            <w:tcW w:w="959" w:type="dxa"/>
            <w:tcBorders>
              <w:top w:val="single" w:sz="12" w:space="0" w:color="auto"/>
              <w:bottom w:val="single" w:sz="12" w:space="0" w:color="auto"/>
              <w:right w:val="single" w:sz="12" w:space="0" w:color="auto"/>
            </w:tcBorders>
            <w:shd w:val="clear" w:color="auto" w:fill="FFD966"/>
            <w:vAlign w:val="center"/>
          </w:tcPr>
          <w:p w14:paraId="5C074A03" w14:textId="77777777" w:rsidR="00292972" w:rsidRPr="00292972" w:rsidRDefault="00292972" w:rsidP="00E60647">
            <w:pPr>
              <w:autoSpaceDE w:val="0"/>
              <w:autoSpaceDN w:val="0"/>
              <w:jc w:val="left"/>
              <w:rPr>
                <w:rFonts w:ascii="Arial" w:hAnsi="Arial" w:cs="Arial"/>
                <w:sz w:val="16"/>
                <w:szCs w:val="16"/>
                <w:lang w:eastAsia="ko-KR"/>
              </w:rPr>
            </w:pPr>
            <w:r w:rsidRPr="00292972">
              <w:rPr>
                <w:rFonts w:ascii="Arial" w:hAnsi="Arial" w:cs="Arial"/>
                <w:sz w:val="16"/>
                <w:szCs w:val="16"/>
                <w:lang w:eastAsia="ko-KR"/>
              </w:rPr>
              <w:t>R19 NTN (60)</w:t>
            </w:r>
          </w:p>
          <w:p w14:paraId="1EAF2F3B" w14:textId="77777777" w:rsidR="00292972" w:rsidRPr="00292972" w:rsidRDefault="00292972" w:rsidP="00E60647">
            <w:pPr>
              <w:autoSpaceDE w:val="0"/>
              <w:autoSpaceDN w:val="0"/>
              <w:jc w:val="left"/>
              <w:rPr>
                <w:rFonts w:ascii="Arial" w:hAnsi="Arial" w:cs="Arial"/>
                <w:sz w:val="16"/>
                <w:szCs w:val="16"/>
                <w:u w:val="single"/>
                <w:lang w:eastAsia="ko-KR"/>
              </w:rPr>
            </w:pPr>
            <w:r w:rsidRPr="00292972">
              <w:rPr>
                <w:rFonts w:ascii="Arial" w:hAnsi="Arial" w:cs="Arial"/>
                <w:sz w:val="16"/>
                <w:szCs w:val="16"/>
                <w:lang w:eastAsia="ko-KR"/>
              </w:rPr>
              <w:t>8.1 (60)</w:t>
            </w:r>
          </w:p>
        </w:tc>
        <w:tc>
          <w:tcPr>
            <w:tcW w:w="960" w:type="dxa"/>
            <w:tcBorders>
              <w:top w:val="single" w:sz="12" w:space="0" w:color="auto"/>
              <w:left w:val="single" w:sz="12" w:space="0" w:color="auto"/>
              <w:bottom w:val="single" w:sz="12" w:space="0" w:color="auto"/>
            </w:tcBorders>
            <w:vAlign w:val="center"/>
          </w:tcPr>
          <w:p w14:paraId="41B3B19E" w14:textId="77777777" w:rsidR="00292972" w:rsidRPr="00292972" w:rsidRDefault="00292972" w:rsidP="00E60647">
            <w:pPr>
              <w:autoSpaceDE w:val="0"/>
              <w:autoSpaceDN w:val="0"/>
              <w:jc w:val="left"/>
              <w:rPr>
                <w:rFonts w:ascii="Arial" w:hAnsi="Arial" w:cs="Arial"/>
                <w:sz w:val="16"/>
                <w:szCs w:val="16"/>
                <w:u w:val="single"/>
                <w:lang w:eastAsia="ko-KR"/>
              </w:rPr>
            </w:pPr>
            <w:r w:rsidRPr="00292972">
              <w:rPr>
                <w:rFonts w:ascii="Arial" w:hAnsi="Arial" w:cs="Arial"/>
                <w:sz w:val="16"/>
                <w:szCs w:val="16"/>
                <w:lang w:eastAsia="ko-KR"/>
              </w:rPr>
              <w:t>R19 NES (120)</w:t>
            </w:r>
          </w:p>
        </w:tc>
        <w:tc>
          <w:tcPr>
            <w:tcW w:w="961" w:type="dxa"/>
            <w:tcBorders>
              <w:top w:val="single" w:sz="12" w:space="0" w:color="auto"/>
              <w:bottom w:val="single" w:sz="12" w:space="0" w:color="auto"/>
            </w:tcBorders>
            <w:shd w:val="clear" w:color="auto" w:fill="D9D9D9"/>
            <w:vAlign w:val="center"/>
          </w:tcPr>
          <w:p w14:paraId="25B1C34E" w14:textId="77777777" w:rsidR="00292972" w:rsidRPr="00292972" w:rsidRDefault="00292972" w:rsidP="00E60647">
            <w:pPr>
              <w:autoSpaceDE w:val="0"/>
              <w:autoSpaceDN w:val="0"/>
              <w:jc w:val="left"/>
              <w:rPr>
                <w:rFonts w:ascii="Arial" w:hAnsi="Arial" w:cs="Arial"/>
                <w:sz w:val="16"/>
                <w:szCs w:val="16"/>
                <w:u w:val="single"/>
                <w:lang w:eastAsia="ko-KR"/>
              </w:rPr>
            </w:pPr>
            <w:r w:rsidRPr="00292972">
              <w:rPr>
                <w:rFonts w:ascii="Arial" w:hAnsi="Arial" w:cs="Arial"/>
                <w:sz w:val="16"/>
                <w:szCs w:val="16"/>
                <w:lang w:eastAsia="ko-KR"/>
              </w:rPr>
              <w:t>R19 AI/ML (120)</w:t>
            </w:r>
          </w:p>
        </w:tc>
        <w:tc>
          <w:tcPr>
            <w:tcW w:w="960" w:type="dxa"/>
            <w:tcBorders>
              <w:top w:val="single" w:sz="12" w:space="0" w:color="auto"/>
              <w:bottom w:val="single" w:sz="12" w:space="0" w:color="auto"/>
              <w:right w:val="single" w:sz="12" w:space="0" w:color="auto"/>
            </w:tcBorders>
            <w:shd w:val="clear" w:color="auto" w:fill="FFD966"/>
            <w:vAlign w:val="center"/>
          </w:tcPr>
          <w:p w14:paraId="2F9E5710" w14:textId="77777777" w:rsidR="00292972" w:rsidRPr="00292972" w:rsidRDefault="00292972" w:rsidP="00E60647">
            <w:pPr>
              <w:autoSpaceDE w:val="0"/>
              <w:autoSpaceDN w:val="0"/>
              <w:jc w:val="left"/>
              <w:rPr>
                <w:rFonts w:ascii="Arial" w:hAnsi="Arial" w:cs="Arial"/>
                <w:sz w:val="16"/>
                <w:szCs w:val="16"/>
                <w:u w:val="single"/>
                <w:lang w:eastAsia="ko-KR"/>
              </w:rPr>
            </w:pPr>
            <w:r w:rsidRPr="00292972">
              <w:rPr>
                <w:rFonts w:ascii="Arial" w:hAnsi="Arial" w:cs="Arial"/>
                <w:sz w:val="16"/>
                <w:szCs w:val="16"/>
                <w:lang w:eastAsia="ko-KR"/>
              </w:rPr>
              <w:t>R19 A-IoT (120)</w:t>
            </w:r>
          </w:p>
        </w:tc>
        <w:tc>
          <w:tcPr>
            <w:tcW w:w="960" w:type="dxa"/>
            <w:tcBorders>
              <w:top w:val="single" w:sz="12" w:space="0" w:color="auto"/>
              <w:left w:val="single" w:sz="12" w:space="0" w:color="auto"/>
              <w:bottom w:val="single" w:sz="12" w:space="0" w:color="auto"/>
              <w:right w:val="single" w:sz="4" w:space="0" w:color="auto"/>
            </w:tcBorders>
            <w:vAlign w:val="center"/>
          </w:tcPr>
          <w:p w14:paraId="687EBE7A" w14:textId="77777777" w:rsidR="00292972" w:rsidRPr="00292972" w:rsidRDefault="00292972" w:rsidP="00E60647">
            <w:pPr>
              <w:autoSpaceDE w:val="0"/>
              <w:autoSpaceDN w:val="0"/>
              <w:jc w:val="left"/>
              <w:rPr>
                <w:rFonts w:ascii="Arial" w:hAnsi="Arial" w:cs="Arial"/>
                <w:sz w:val="16"/>
                <w:szCs w:val="16"/>
                <w:lang w:eastAsia="ko-KR"/>
              </w:rPr>
            </w:pPr>
            <w:r w:rsidRPr="00292972">
              <w:rPr>
                <w:rFonts w:ascii="Arial" w:hAnsi="Arial" w:cs="Arial"/>
                <w:sz w:val="16"/>
                <w:szCs w:val="16"/>
                <w:lang w:eastAsia="ko-KR"/>
              </w:rPr>
              <w:t>R19 XR (45)</w:t>
            </w:r>
          </w:p>
          <w:p w14:paraId="615E3AF7" w14:textId="77777777" w:rsidR="00292972" w:rsidRPr="00292972" w:rsidRDefault="00292972" w:rsidP="00E60647">
            <w:pPr>
              <w:autoSpaceDE w:val="0"/>
              <w:autoSpaceDN w:val="0"/>
              <w:jc w:val="left"/>
              <w:rPr>
                <w:rFonts w:ascii="Arial" w:hAnsi="Arial" w:cs="Arial"/>
                <w:sz w:val="16"/>
                <w:szCs w:val="16"/>
                <w:lang w:eastAsia="ko-KR"/>
              </w:rPr>
            </w:pPr>
            <w:r w:rsidRPr="00292972">
              <w:rPr>
                <w:rFonts w:ascii="Arial" w:hAnsi="Arial" w:cs="Arial"/>
                <w:sz w:val="16"/>
                <w:szCs w:val="16"/>
                <w:lang w:eastAsia="ko-KR"/>
              </w:rPr>
              <w:t>R19 LP-WUS (75)</w:t>
            </w:r>
          </w:p>
        </w:tc>
        <w:tc>
          <w:tcPr>
            <w:tcW w:w="960" w:type="dxa"/>
            <w:tcBorders>
              <w:top w:val="single" w:sz="4" w:space="0" w:color="auto"/>
              <w:left w:val="single" w:sz="4" w:space="0" w:color="auto"/>
              <w:bottom w:val="single" w:sz="4" w:space="0" w:color="auto"/>
              <w:right w:val="single" w:sz="4" w:space="0" w:color="auto"/>
            </w:tcBorders>
            <w:shd w:val="clear" w:color="auto" w:fill="D9D9D9"/>
            <w:vAlign w:val="center"/>
          </w:tcPr>
          <w:p w14:paraId="7708FE1A" w14:textId="1EDAF13E" w:rsidR="00292972" w:rsidRPr="00292972" w:rsidRDefault="00292972" w:rsidP="00E60647">
            <w:pPr>
              <w:autoSpaceDE w:val="0"/>
              <w:autoSpaceDN w:val="0"/>
              <w:jc w:val="left"/>
              <w:rPr>
                <w:rFonts w:ascii="Arial" w:hAnsi="Arial" w:cs="Arial"/>
                <w:sz w:val="16"/>
                <w:szCs w:val="16"/>
                <w:u w:val="single"/>
                <w:lang w:eastAsia="ko-KR"/>
              </w:rPr>
            </w:pPr>
          </w:p>
        </w:tc>
        <w:tc>
          <w:tcPr>
            <w:tcW w:w="960" w:type="dxa"/>
            <w:tcBorders>
              <w:top w:val="single" w:sz="12" w:space="0" w:color="auto"/>
              <w:left w:val="single" w:sz="4" w:space="0" w:color="auto"/>
              <w:bottom w:val="single" w:sz="12" w:space="0" w:color="auto"/>
              <w:right w:val="single" w:sz="12" w:space="0" w:color="auto"/>
            </w:tcBorders>
            <w:shd w:val="clear" w:color="auto" w:fill="FFD966"/>
            <w:vAlign w:val="center"/>
          </w:tcPr>
          <w:p w14:paraId="2F092C9F" w14:textId="77777777" w:rsidR="00292972" w:rsidRPr="00292972" w:rsidRDefault="00292972" w:rsidP="00E60647">
            <w:pPr>
              <w:autoSpaceDE w:val="0"/>
              <w:autoSpaceDN w:val="0"/>
              <w:jc w:val="left"/>
              <w:rPr>
                <w:rFonts w:ascii="Arial" w:hAnsi="Arial" w:cs="Arial"/>
                <w:bCs/>
                <w:sz w:val="16"/>
                <w:szCs w:val="16"/>
                <w:lang w:eastAsia="ko-KR"/>
              </w:rPr>
            </w:pPr>
            <w:r w:rsidRPr="00292972">
              <w:rPr>
                <w:rFonts w:ascii="Arial" w:hAnsi="Arial" w:cs="Arial"/>
                <w:bCs/>
                <w:sz w:val="16"/>
                <w:szCs w:val="16"/>
                <w:lang w:eastAsia="ko-KR"/>
              </w:rPr>
              <w:t>R19 NTN (60)</w:t>
            </w:r>
          </w:p>
          <w:p w14:paraId="0E01AF4C" w14:textId="77777777" w:rsidR="00292972" w:rsidRPr="00292972" w:rsidRDefault="00292972" w:rsidP="00E60647">
            <w:pPr>
              <w:autoSpaceDE w:val="0"/>
              <w:autoSpaceDN w:val="0"/>
              <w:jc w:val="left"/>
              <w:rPr>
                <w:rFonts w:ascii="Arial" w:hAnsi="Arial" w:cs="Arial"/>
                <w:sz w:val="16"/>
                <w:szCs w:val="16"/>
                <w:u w:val="single"/>
                <w:lang w:eastAsia="ko-KR"/>
              </w:rPr>
            </w:pPr>
            <w:r w:rsidRPr="00292972">
              <w:rPr>
                <w:rFonts w:ascii="Arial" w:hAnsi="Arial" w:cs="Arial"/>
                <w:bCs/>
                <w:sz w:val="16"/>
                <w:szCs w:val="16"/>
                <w:lang w:eastAsia="ko-KR"/>
              </w:rPr>
              <w:t>R18 UE features (60)</w:t>
            </w:r>
          </w:p>
        </w:tc>
      </w:tr>
      <w:tr w:rsidR="00292972" w:rsidRPr="00E60647" w14:paraId="654BAB17" w14:textId="77777777" w:rsidTr="00292972">
        <w:trPr>
          <w:trHeight w:val="20"/>
        </w:trPr>
        <w:tc>
          <w:tcPr>
            <w:tcW w:w="15368" w:type="dxa"/>
            <w:gridSpan w:val="16"/>
            <w:tcBorders>
              <w:top w:val="single" w:sz="12" w:space="0" w:color="auto"/>
              <w:left w:val="single" w:sz="12" w:space="0" w:color="auto"/>
              <w:bottom w:val="single" w:sz="12" w:space="0" w:color="auto"/>
              <w:right w:val="single" w:sz="12" w:space="0" w:color="auto"/>
            </w:tcBorders>
            <w:vAlign w:val="center"/>
          </w:tcPr>
          <w:p w14:paraId="5826D87A" w14:textId="77777777" w:rsidR="00292972" w:rsidRPr="00292972" w:rsidRDefault="00292972" w:rsidP="00E60647">
            <w:pPr>
              <w:autoSpaceDE w:val="0"/>
              <w:autoSpaceDN w:val="0"/>
              <w:jc w:val="center"/>
              <w:rPr>
                <w:rFonts w:ascii="Arial" w:hAnsi="Arial" w:cs="Arial"/>
                <w:sz w:val="16"/>
                <w:szCs w:val="16"/>
                <w:u w:val="single"/>
                <w:lang w:eastAsia="ko-KR"/>
              </w:rPr>
            </w:pPr>
            <w:r w:rsidRPr="00292972">
              <w:rPr>
                <w:rFonts w:ascii="Arial" w:hAnsi="Arial" w:cs="Arial"/>
                <w:sz w:val="16"/>
                <w:szCs w:val="16"/>
                <w:lang w:eastAsia="ko-KR"/>
              </w:rPr>
              <w:t>Lunch break: 13:00 ~ 14:30</w:t>
            </w:r>
          </w:p>
        </w:tc>
      </w:tr>
      <w:tr w:rsidR="00292972" w:rsidRPr="00E60647" w14:paraId="28B6CE99" w14:textId="77777777" w:rsidTr="00292972">
        <w:trPr>
          <w:trHeight w:val="20"/>
        </w:trPr>
        <w:tc>
          <w:tcPr>
            <w:tcW w:w="965" w:type="dxa"/>
            <w:tcBorders>
              <w:top w:val="single" w:sz="12" w:space="0" w:color="auto"/>
              <w:left w:val="single" w:sz="12" w:space="0" w:color="auto"/>
              <w:bottom w:val="single" w:sz="12" w:space="0" w:color="auto"/>
              <w:right w:val="single" w:sz="12" w:space="0" w:color="auto"/>
            </w:tcBorders>
            <w:vAlign w:val="center"/>
          </w:tcPr>
          <w:p w14:paraId="22EF8B57" w14:textId="77777777" w:rsidR="00292972" w:rsidRPr="00292972" w:rsidRDefault="00292972" w:rsidP="00E60647">
            <w:pPr>
              <w:autoSpaceDE w:val="0"/>
              <w:autoSpaceDN w:val="0"/>
              <w:jc w:val="center"/>
              <w:rPr>
                <w:rFonts w:ascii="Arial" w:hAnsi="Arial" w:cs="Arial"/>
                <w:sz w:val="16"/>
                <w:szCs w:val="16"/>
                <w:lang w:eastAsia="ko-KR"/>
              </w:rPr>
            </w:pPr>
            <w:r w:rsidRPr="00292972">
              <w:rPr>
                <w:rFonts w:ascii="Arial" w:hAnsi="Arial" w:cs="Arial"/>
                <w:sz w:val="16"/>
                <w:szCs w:val="16"/>
                <w:lang w:eastAsia="ko-KR"/>
              </w:rPr>
              <w:t>14:30</w:t>
            </w:r>
          </w:p>
          <w:p w14:paraId="5AC1575B" w14:textId="77777777" w:rsidR="00292972" w:rsidRPr="00292972" w:rsidRDefault="00292972" w:rsidP="00E60647">
            <w:pPr>
              <w:autoSpaceDE w:val="0"/>
              <w:autoSpaceDN w:val="0"/>
              <w:jc w:val="center"/>
              <w:rPr>
                <w:rFonts w:ascii="Arial" w:hAnsi="Arial" w:cs="Arial"/>
                <w:sz w:val="16"/>
                <w:szCs w:val="16"/>
                <w:lang w:eastAsia="ko-KR"/>
              </w:rPr>
            </w:pPr>
            <w:r w:rsidRPr="00292972">
              <w:rPr>
                <w:rFonts w:ascii="Arial" w:hAnsi="Arial" w:cs="Arial"/>
                <w:sz w:val="16"/>
                <w:szCs w:val="16"/>
                <w:lang w:eastAsia="ko-KR"/>
              </w:rPr>
              <w:t>~</w:t>
            </w:r>
          </w:p>
          <w:p w14:paraId="4641143A" w14:textId="77777777" w:rsidR="00292972" w:rsidRPr="00292972" w:rsidRDefault="00292972" w:rsidP="00E60647">
            <w:pPr>
              <w:autoSpaceDE w:val="0"/>
              <w:autoSpaceDN w:val="0"/>
              <w:jc w:val="center"/>
              <w:rPr>
                <w:rFonts w:ascii="Arial" w:hAnsi="Arial" w:cs="Arial"/>
                <w:sz w:val="16"/>
                <w:szCs w:val="16"/>
                <w:lang w:eastAsia="ko-KR"/>
              </w:rPr>
            </w:pPr>
            <w:r w:rsidRPr="00292972">
              <w:rPr>
                <w:rFonts w:ascii="Arial" w:hAnsi="Arial" w:cs="Arial"/>
                <w:sz w:val="16"/>
                <w:szCs w:val="16"/>
                <w:lang w:eastAsia="ko-KR"/>
              </w:rPr>
              <w:t>16:30</w:t>
            </w:r>
          </w:p>
          <w:p w14:paraId="49B1CA90" w14:textId="77777777" w:rsidR="00292972" w:rsidRPr="00292972" w:rsidRDefault="00292972" w:rsidP="00E60647">
            <w:pPr>
              <w:autoSpaceDE w:val="0"/>
              <w:autoSpaceDN w:val="0"/>
              <w:jc w:val="center"/>
              <w:rPr>
                <w:rFonts w:ascii="Arial" w:hAnsi="Arial" w:cs="Arial"/>
                <w:sz w:val="16"/>
                <w:szCs w:val="16"/>
                <w:lang w:eastAsia="ko-KR"/>
              </w:rPr>
            </w:pPr>
          </w:p>
          <w:p w14:paraId="44B4D9D1" w14:textId="77777777" w:rsidR="00292972" w:rsidRPr="00292972" w:rsidRDefault="00292972" w:rsidP="00E60647">
            <w:pPr>
              <w:autoSpaceDE w:val="0"/>
              <w:autoSpaceDN w:val="0"/>
              <w:jc w:val="center"/>
              <w:rPr>
                <w:rFonts w:ascii="Arial" w:hAnsi="Arial" w:cs="Arial"/>
                <w:sz w:val="16"/>
                <w:szCs w:val="16"/>
                <w:u w:val="single"/>
                <w:lang w:eastAsia="ko-KR"/>
              </w:rPr>
            </w:pPr>
            <w:r w:rsidRPr="00292972">
              <w:rPr>
                <w:rFonts w:ascii="Arial" w:hAnsi="Arial" w:cs="Arial"/>
                <w:sz w:val="16"/>
                <w:szCs w:val="16"/>
                <w:lang w:eastAsia="ko-KR"/>
              </w:rPr>
              <w:t>(120 min)</w:t>
            </w:r>
          </w:p>
        </w:tc>
        <w:tc>
          <w:tcPr>
            <w:tcW w:w="961" w:type="dxa"/>
            <w:tcBorders>
              <w:top w:val="single" w:sz="12" w:space="0" w:color="auto"/>
              <w:left w:val="single" w:sz="12" w:space="0" w:color="auto"/>
              <w:bottom w:val="single" w:sz="12" w:space="0" w:color="auto"/>
            </w:tcBorders>
            <w:vAlign w:val="center"/>
          </w:tcPr>
          <w:p w14:paraId="69150928" w14:textId="77777777" w:rsidR="00292972" w:rsidRPr="00292972" w:rsidRDefault="00292972" w:rsidP="00E60647">
            <w:pPr>
              <w:autoSpaceDE w:val="0"/>
              <w:autoSpaceDN w:val="0"/>
              <w:jc w:val="left"/>
              <w:rPr>
                <w:rFonts w:ascii="Arial" w:hAnsi="Arial" w:cs="Arial"/>
                <w:sz w:val="16"/>
                <w:szCs w:val="16"/>
                <w:u w:val="single"/>
                <w:lang w:eastAsia="ko-KR"/>
              </w:rPr>
            </w:pPr>
            <w:r w:rsidRPr="00292972">
              <w:rPr>
                <w:rFonts w:ascii="Arial" w:hAnsi="Arial" w:cs="Arial"/>
                <w:sz w:val="16"/>
                <w:szCs w:val="16"/>
                <w:lang w:eastAsia="ko-KR"/>
              </w:rPr>
              <w:t>R19 MIMO (120)</w:t>
            </w:r>
          </w:p>
        </w:tc>
        <w:tc>
          <w:tcPr>
            <w:tcW w:w="960" w:type="dxa"/>
            <w:tcBorders>
              <w:top w:val="single" w:sz="12" w:space="0" w:color="auto"/>
              <w:bottom w:val="single" w:sz="12" w:space="0" w:color="auto"/>
            </w:tcBorders>
            <w:shd w:val="clear" w:color="auto" w:fill="D9D9D9"/>
            <w:vAlign w:val="center"/>
          </w:tcPr>
          <w:p w14:paraId="670D2263" w14:textId="77777777" w:rsidR="00292972" w:rsidRPr="00292972" w:rsidRDefault="00292972" w:rsidP="00E60647">
            <w:pPr>
              <w:autoSpaceDE w:val="0"/>
              <w:autoSpaceDN w:val="0"/>
              <w:jc w:val="left"/>
              <w:rPr>
                <w:rFonts w:ascii="Arial" w:hAnsi="Arial" w:cs="Arial"/>
                <w:sz w:val="16"/>
                <w:szCs w:val="16"/>
                <w:lang w:eastAsia="ko-KR"/>
              </w:rPr>
            </w:pPr>
            <w:r w:rsidRPr="00292972">
              <w:rPr>
                <w:rFonts w:ascii="Arial" w:hAnsi="Arial" w:cs="Arial"/>
                <w:sz w:val="16"/>
                <w:szCs w:val="16"/>
                <w:lang w:eastAsia="ko-KR"/>
              </w:rPr>
              <w:t>R19</w:t>
            </w:r>
            <w:r w:rsidRPr="00292972">
              <w:rPr>
                <w:rFonts w:ascii="Arial" w:hAnsi="Arial" w:cs="Arial"/>
                <w:sz w:val="16"/>
                <w:szCs w:val="16"/>
                <w:lang w:eastAsia="ko-KR"/>
              </w:rPr>
              <w:br/>
              <w:t>7-24GHz (60)</w:t>
            </w:r>
          </w:p>
          <w:p w14:paraId="7DED2E84" w14:textId="77777777" w:rsidR="00292972" w:rsidRPr="00292972" w:rsidRDefault="00292972" w:rsidP="00E60647">
            <w:pPr>
              <w:autoSpaceDE w:val="0"/>
              <w:autoSpaceDN w:val="0"/>
              <w:jc w:val="left"/>
              <w:rPr>
                <w:rFonts w:ascii="Arial" w:hAnsi="Arial" w:cs="Arial"/>
                <w:sz w:val="16"/>
                <w:szCs w:val="16"/>
                <w:u w:val="single"/>
                <w:lang w:eastAsia="ko-KR"/>
              </w:rPr>
            </w:pPr>
            <w:r w:rsidRPr="00292972">
              <w:rPr>
                <w:rFonts w:ascii="Arial" w:hAnsi="Arial" w:cs="Arial"/>
                <w:sz w:val="16"/>
                <w:szCs w:val="16"/>
                <w:lang w:eastAsia="ko-KR"/>
              </w:rPr>
              <w:t>R18 UE features (60)</w:t>
            </w:r>
          </w:p>
        </w:tc>
        <w:tc>
          <w:tcPr>
            <w:tcW w:w="959" w:type="dxa"/>
            <w:tcBorders>
              <w:top w:val="single" w:sz="12" w:space="0" w:color="auto"/>
              <w:bottom w:val="single" w:sz="12" w:space="0" w:color="auto"/>
              <w:right w:val="single" w:sz="12" w:space="0" w:color="auto"/>
            </w:tcBorders>
            <w:shd w:val="clear" w:color="auto" w:fill="FFD966"/>
            <w:vAlign w:val="center"/>
          </w:tcPr>
          <w:p w14:paraId="0F1E7624" w14:textId="77777777" w:rsidR="00292972" w:rsidRPr="00292972" w:rsidRDefault="00292972" w:rsidP="00E60647">
            <w:pPr>
              <w:autoSpaceDE w:val="0"/>
              <w:autoSpaceDN w:val="0"/>
              <w:jc w:val="left"/>
              <w:rPr>
                <w:rFonts w:ascii="Arial" w:hAnsi="Arial" w:cs="Arial"/>
                <w:sz w:val="16"/>
                <w:szCs w:val="16"/>
                <w:u w:val="single"/>
                <w:lang w:eastAsia="ko-KR"/>
              </w:rPr>
            </w:pPr>
            <w:r w:rsidRPr="00292972">
              <w:rPr>
                <w:rFonts w:ascii="Arial" w:hAnsi="Arial" w:cs="Arial"/>
                <w:sz w:val="16"/>
                <w:szCs w:val="16"/>
                <w:lang w:eastAsia="ko-KR"/>
              </w:rPr>
              <w:t>R19 A-IoT (120)</w:t>
            </w:r>
          </w:p>
        </w:tc>
        <w:tc>
          <w:tcPr>
            <w:tcW w:w="960" w:type="dxa"/>
            <w:tcBorders>
              <w:top w:val="single" w:sz="12" w:space="0" w:color="auto"/>
              <w:left w:val="single" w:sz="12" w:space="0" w:color="auto"/>
              <w:bottom w:val="single" w:sz="12" w:space="0" w:color="auto"/>
            </w:tcBorders>
            <w:vAlign w:val="center"/>
          </w:tcPr>
          <w:p w14:paraId="1EA7040B" w14:textId="77777777" w:rsidR="00292972" w:rsidRPr="00292972" w:rsidRDefault="00292972" w:rsidP="00E60647">
            <w:pPr>
              <w:autoSpaceDE w:val="0"/>
              <w:autoSpaceDN w:val="0"/>
              <w:jc w:val="left"/>
              <w:rPr>
                <w:rFonts w:ascii="Arial" w:hAnsi="Arial" w:cs="Arial"/>
                <w:sz w:val="16"/>
                <w:szCs w:val="16"/>
                <w:u w:val="single"/>
                <w:lang w:eastAsia="ko-KR"/>
              </w:rPr>
            </w:pPr>
            <w:r w:rsidRPr="00292972">
              <w:rPr>
                <w:rFonts w:ascii="Arial" w:hAnsi="Arial" w:cs="Arial"/>
                <w:sz w:val="16"/>
                <w:szCs w:val="16"/>
                <w:lang w:eastAsia="ko-KR"/>
              </w:rPr>
              <w:t>R19 NES (120)</w:t>
            </w:r>
          </w:p>
        </w:tc>
        <w:tc>
          <w:tcPr>
            <w:tcW w:w="961" w:type="dxa"/>
            <w:tcBorders>
              <w:top w:val="single" w:sz="12" w:space="0" w:color="auto"/>
              <w:bottom w:val="single" w:sz="12" w:space="0" w:color="auto"/>
            </w:tcBorders>
            <w:shd w:val="clear" w:color="auto" w:fill="D9D9D9"/>
            <w:vAlign w:val="center"/>
          </w:tcPr>
          <w:p w14:paraId="0852DFFC" w14:textId="77777777" w:rsidR="00292972" w:rsidRPr="00292972" w:rsidRDefault="00292972" w:rsidP="00E60647">
            <w:pPr>
              <w:autoSpaceDE w:val="0"/>
              <w:autoSpaceDN w:val="0"/>
              <w:jc w:val="left"/>
              <w:rPr>
                <w:rFonts w:ascii="Arial" w:hAnsi="Arial" w:cs="Arial"/>
                <w:sz w:val="16"/>
                <w:szCs w:val="16"/>
                <w:u w:val="single"/>
                <w:lang w:eastAsia="ko-KR"/>
              </w:rPr>
            </w:pPr>
            <w:r w:rsidRPr="00292972">
              <w:rPr>
                <w:rFonts w:ascii="Arial" w:hAnsi="Arial" w:cs="Arial"/>
                <w:sz w:val="16"/>
                <w:szCs w:val="16"/>
                <w:lang w:eastAsia="ko-KR"/>
              </w:rPr>
              <w:t>R19 AI/ML (120)</w:t>
            </w:r>
          </w:p>
        </w:tc>
        <w:tc>
          <w:tcPr>
            <w:tcW w:w="961" w:type="dxa"/>
            <w:tcBorders>
              <w:top w:val="single" w:sz="12" w:space="0" w:color="auto"/>
              <w:bottom w:val="single" w:sz="12" w:space="0" w:color="auto"/>
              <w:right w:val="single" w:sz="12" w:space="0" w:color="auto"/>
            </w:tcBorders>
            <w:shd w:val="clear" w:color="auto" w:fill="FFD966"/>
            <w:vAlign w:val="center"/>
          </w:tcPr>
          <w:p w14:paraId="6E676CAF" w14:textId="77777777" w:rsidR="00292972" w:rsidRPr="00292972" w:rsidRDefault="00292972" w:rsidP="00E60647">
            <w:pPr>
              <w:autoSpaceDE w:val="0"/>
              <w:autoSpaceDN w:val="0"/>
              <w:jc w:val="left"/>
              <w:rPr>
                <w:rFonts w:ascii="Arial" w:hAnsi="Arial" w:cs="Arial"/>
                <w:sz w:val="16"/>
                <w:szCs w:val="16"/>
                <w:lang w:eastAsia="ko-KR"/>
              </w:rPr>
            </w:pPr>
            <w:r w:rsidRPr="00292972">
              <w:rPr>
                <w:rFonts w:ascii="Arial" w:hAnsi="Arial" w:cs="Arial"/>
                <w:sz w:val="16"/>
                <w:szCs w:val="16"/>
                <w:lang w:eastAsia="ko-KR"/>
              </w:rPr>
              <w:t>R19 NTN (90)</w:t>
            </w:r>
          </w:p>
          <w:p w14:paraId="10C160E0" w14:textId="77777777" w:rsidR="00292972" w:rsidRPr="00292972" w:rsidRDefault="00292972" w:rsidP="00E60647">
            <w:pPr>
              <w:autoSpaceDE w:val="0"/>
              <w:autoSpaceDN w:val="0"/>
              <w:jc w:val="left"/>
              <w:rPr>
                <w:rFonts w:ascii="Arial" w:hAnsi="Arial" w:cs="Arial"/>
                <w:sz w:val="16"/>
                <w:szCs w:val="16"/>
                <w:u w:val="single"/>
                <w:lang w:eastAsia="ko-KR"/>
              </w:rPr>
            </w:pPr>
            <w:r w:rsidRPr="00292972">
              <w:rPr>
                <w:rFonts w:ascii="Arial" w:hAnsi="Arial" w:cs="Arial"/>
                <w:sz w:val="16"/>
                <w:szCs w:val="16"/>
                <w:lang w:eastAsia="ko-KR"/>
              </w:rPr>
              <w:t>AI 7 (30)</w:t>
            </w:r>
          </w:p>
        </w:tc>
        <w:tc>
          <w:tcPr>
            <w:tcW w:w="960" w:type="dxa"/>
            <w:tcBorders>
              <w:top w:val="single" w:sz="12" w:space="0" w:color="auto"/>
              <w:left w:val="single" w:sz="12" w:space="0" w:color="auto"/>
              <w:bottom w:val="single" w:sz="12" w:space="0" w:color="auto"/>
            </w:tcBorders>
            <w:vAlign w:val="center"/>
          </w:tcPr>
          <w:p w14:paraId="65AE290B" w14:textId="77777777" w:rsidR="00292972" w:rsidRPr="00292972" w:rsidRDefault="00292972" w:rsidP="00E60647">
            <w:pPr>
              <w:autoSpaceDE w:val="0"/>
              <w:autoSpaceDN w:val="0"/>
              <w:jc w:val="left"/>
              <w:rPr>
                <w:rFonts w:ascii="Arial" w:hAnsi="Arial" w:cs="Arial"/>
                <w:sz w:val="16"/>
                <w:szCs w:val="16"/>
                <w:u w:val="single"/>
                <w:lang w:eastAsia="ko-KR"/>
              </w:rPr>
            </w:pPr>
            <w:r w:rsidRPr="00292972">
              <w:rPr>
                <w:rFonts w:ascii="Arial" w:hAnsi="Arial" w:cs="Arial"/>
                <w:sz w:val="16"/>
                <w:szCs w:val="16"/>
                <w:lang w:eastAsia="ko-KR"/>
              </w:rPr>
              <w:t>R19 NES (120)</w:t>
            </w:r>
          </w:p>
        </w:tc>
        <w:tc>
          <w:tcPr>
            <w:tcW w:w="961" w:type="dxa"/>
            <w:tcBorders>
              <w:top w:val="single" w:sz="12" w:space="0" w:color="auto"/>
              <w:bottom w:val="single" w:sz="12" w:space="0" w:color="auto"/>
            </w:tcBorders>
            <w:shd w:val="clear" w:color="auto" w:fill="D9D9D9"/>
            <w:vAlign w:val="center"/>
          </w:tcPr>
          <w:p w14:paraId="6569899F" w14:textId="77777777" w:rsidR="00292972" w:rsidRPr="00292972" w:rsidRDefault="00292972" w:rsidP="00E60647">
            <w:pPr>
              <w:autoSpaceDE w:val="0"/>
              <w:autoSpaceDN w:val="0"/>
              <w:jc w:val="left"/>
              <w:rPr>
                <w:rFonts w:ascii="Arial" w:hAnsi="Arial" w:cs="Arial"/>
                <w:sz w:val="16"/>
                <w:szCs w:val="16"/>
                <w:u w:val="single"/>
                <w:lang w:eastAsia="ko-KR"/>
              </w:rPr>
            </w:pPr>
            <w:r w:rsidRPr="00292972">
              <w:rPr>
                <w:rFonts w:ascii="Arial" w:hAnsi="Arial" w:cs="Arial"/>
                <w:sz w:val="16"/>
                <w:szCs w:val="16"/>
                <w:lang w:eastAsia="ko-KR"/>
              </w:rPr>
              <w:t>R19 AI/ML (120)</w:t>
            </w:r>
          </w:p>
        </w:tc>
        <w:tc>
          <w:tcPr>
            <w:tcW w:w="959" w:type="dxa"/>
            <w:tcBorders>
              <w:top w:val="single" w:sz="12" w:space="0" w:color="auto"/>
              <w:bottom w:val="single" w:sz="12" w:space="0" w:color="auto"/>
              <w:right w:val="single" w:sz="12" w:space="0" w:color="auto"/>
            </w:tcBorders>
            <w:shd w:val="clear" w:color="auto" w:fill="FFD966"/>
            <w:vAlign w:val="center"/>
          </w:tcPr>
          <w:p w14:paraId="1CD197EB" w14:textId="77777777" w:rsidR="00292972" w:rsidRPr="00292972" w:rsidRDefault="00292972" w:rsidP="00E60647">
            <w:pPr>
              <w:autoSpaceDE w:val="0"/>
              <w:autoSpaceDN w:val="0"/>
              <w:jc w:val="left"/>
              <w:rPr>
                <w:rFonts w:ascii="Arial" w:hAnsi="Arial" w:cs="Arial"/>
                <w:sz w:val="16"/>
                <w:szCs w:val="16"/>
                <w:lang w:eastAsia="ko-KR"/>
              </w:rPr>
            </w:pPr>
            <w:r w:rsidRPr="00292972">
              <w:rPr>
                <w:rFonts w:ascii="Arial" w:hAnsi="Arial" w:cs="Arial"/>
                <w:sz w:val="16"/>
                <w:szCs w:val="16"/>
                <w:lang w:eastAsia="ko-KR"/>
              </w:rPr>
              <w:t>R19 A-IoT (120)</w:t>
            </w:r>
          </w:p>
        </w:tc>
        <w:tc>
          <w:tcPr>
            <w:tcW w:w="960" w:type="dxa"/>
            <w:tcBorders>
              <w:top w:val="single" w:sz="12" w:space="0" w:color="auto"/>
              <w:left w:val="single" w:sz="12" w:space="0" w:color="auto"/>
              <w:bottom w:val="single" w:sz="12" w:space="0" w:color="auto"/>
            </w:tcBorders>
            <w:vAlign w:val="center"/>
          </w:tcPr>
          <w:p w14:paraId="2FBDCF37" w14:textId="77777777" w:rsidR="00292972" w:rsidRPr="00292972" w:rsidRDefault="00292972" w:rsidP="00E60647">
            <w:pPr>
              <w:autoSpaceDE w:val="0"/>
              <w:autoSpaceDN w:val="0"/>
              <w:jc w:val="left"/>
              <w:rPr>
                <w:rFonts w:ascii="Arial" w:hAnsi="Arial" w:cs="Arial"/>
                <w:sz w:val="16"/>
                <w:szCs w:val="16"/>
                <w:u w:val="single"/>
                <w:lang w:eastAsia="ko-KR"/>
              </w:rPr>
            </w:pPr>
            <w:r w:rsidRPr="00292972">
              <w:rPr>
                <w:rFonts w:ascii="Arial" w:hAnsi="Arial" w:cs="Arial"/>
                <w:sz w:val="16"/>
                <w:szCs w:val="16"/>
                <w:lang w:eastAsia="ko-KR"/>
              </w:rPr>
              <w:t>R19 Duplex (120)</w:t>
            </w:r>
          </w:p>
        </w:tc>
        <w:tc>
          <w:tcPr>
            <w:tcW w:w="961" w:type="dxa"/>
            <w:tcBorders>
              <w:top w:val="single" w:sz="12" w:space="0" w:color="auto"/>
              <w:bottom w:val="single" w:sz="12" w:space="0" w:color="auto"/>
            </w:tcBorders>
            <w:shd w:val="clear" w:color="auto" w:fill="D9D9D9"/>
            <w:vAlign w:val="center"/>
          </w:tcPr>
          <w:p w14:paraId="1FC33757" w14:textId="77777777" w:rsidR="00292972" w:rsidRPr="00292972" w:rsidRDefault="00292972" w:rsidP="00E60647">
            <w:pPr>
              <w:autoSpaceDE w:val="0"/>
              <w:autoSpaceDN w:val="0"/>
              <w:jc w:val="left"/>
              <w:rPr>
                <w:rFonts w:ascii="Arial" w:hAnsi="Arial" w:cs="Arial"/>
                <w:sz w:val="16"/>
                <w:szCs w:val="16"/>
                <w:u w:val="single"/>
                <w:lang w:eastAsia="ko-KR"/>
              </w:rPr>
            </w:pPr>
            <w:r w:rsidRPr="00292972">
              <w:rPr>
                <w:rFonts w:ascii="Arial" w:hAnsi="Arial" w:cs="Arial"/>
                <w:sz w:val="16"/>
                <w:szCs w:val="16"/>
                <w:lang w:eastAsia="ko-KR"/>
              </w:rPr>
              <w:t>R19 AI/ML (120)</w:t>
            </w:r>
          </w:p>
        </w:tc>
        <w:tc>
          <w:tcPr>
            <w:tcW w:w="960" w:type="dxa"/>
            <w:tcBorders>
              <w:top w:val="single" w:sz="12" w:space="0" w:color="auto"/>
              <w:bottom w:val="single" w:sz="12" w:space="0" w:color="auto"/>
              <w:right w:val="single" w:sz="12" w:space="0" w:color="auto"/>
            </w:tcBorders>
            <w:shd w:val="clear" w:color="auto" w:fill="FFD966"/>
            <w:vAlign w:val="center"/>
          </w:tcPr>
          <w:p w14:paraId="1F2ECD97" w14:textId="77777777" w:rsidR="00292972" w:rsidRPr="00292972" w:rsidRDefault="00292972" w:rsidP="00E60647">
            <w:pPr>
              <w:autoSpaceDE w:val="0"/>
              <w:autoSpaceDN w:val="0"/>
              <w:jc w:val="left"/>
              <w:rPr>
                <w:rFonts w:ascii="Arial" w:hAnsi="Arial" w:cs="Arial"/>
                <w:sz w:val="16"/>
                <w:szCs w:val="16"/>
                <w:u w:val="single"/>
                <w:lang w:eastAsia="ko-KR"/>
              </w:rPr>
            </w:pPr>
            <w:r w:rsidRPr="00292972">
              <w:rPr>
                <w:rFonts w:ascii="Arial" w:hAnsi="Arial" w:cs="Arial"/>
                <w:sz w:val="16"/>
                <w:szCs w:val="16"/>
                <w:lang w:eastAsia="ko-KR"/>
              </w:rPr>
              <w:t>R19 A-IoT (150)</w:t>
            </w:r>
          </w:p>
        </w:tc>
        <w:tc>
          <w:tcPr>
            <w:tcW w:w="2880" w:type="dxa"/>
            <w:gridSpan w:val="3"/>
            <w:vMerge w:val="restart"/>
            <w:tcBorders>
              <w:top w:val="single" w:sz="12" w:space="0" w:color="auto"/>
              <w:left w:val="single" w:sz="12" w:space="0" w:color="auto"/>
              <w:bottom w:val="single" w:sz="12" w:space="0" w:color="auto"/>
              <w:right w:val="single" w:sz="12" w:space="0" w:color="auto"/>
            </w:tcBorders>
            <w:vAlign w:val="center"/>
          </w:tcPr>
          <w:p w14:paraId="6191CA2F" w14:textId="77777777" w:rsidR="00292972" w:rsidRPr="00292972" w:rsidRDefault="00292972" w:rsidP="00E60647">
            <w:pPr>
              <w:autoSpaceDE w:val="0"/>
              <w:autoSpaceDN w:val="0"/>
              <w:jc w:val="left"/>
              <w:rPr>
                <w:rFonts w:ascii="Arial" w:hAnsi="Arial" w:cs="Arial"/>
                <w:sz w:val="16"/>
                <w:szCs w:val="16"/>
                <w:lang w:eastAsia="ko-KR"/>
              </w:rPr>
            </w:pPr>
            <w:r w:rsidRPr="00292972">
              <w:rPr>
                <w:rFonts w:ascii="Arial" w:hAnsi="Arial" w:cs="Arial"/>
                <w:sz w:val="16"/>
                <w:szCs w:val="16"/>
                <w:lang w:eastAsia="ko-KR"/>
              </w:rPr>
              <w:t>Any other issues</w:t>
            </w:r>
          </w:p>
          <w:p w14:paraId="31064CFC" w14:textId="77777777" w:rsidR="00292972" w:rsidRPr="00292972" w:rsidRDefault="00292972" w:rsidP="00E60647">
            <w:pPr>
              <w:autoSpaceDE w:val="0"/>
              <w:autoSpaceDN w:val="0"/>
              <w:jc w:val="left"/>
              <w:rPr>
                <w:rFonts w:ascii="Arial" w:hAnsi="Arial" w:cs="Arial"/>
                <w:sz w:val="16"/>
                <w:szCs w:val="16"/>
                <w:lang w:eastAsia="ko-KR"/>
              </w:rPr>
            </w:pPr>
            <w:r w:rsidRPr="00292972">
              <w:rPr>
                <w:rFonts w:ascii="Arial" w:hAnsi="Arial" w:cs="Arial"/>
                <w:sz w:val="16"/>
                <w:szCs w:val="16"/>
                <w:lang w:eastAsia="ko-KR"/>
              </w:rPr>
              <w:t>Session reports</w:t>
            </w:r>
          </w:p>
          <w:p w14:paraId="59C42634" w14:textId="77777777" w:rsidR="00292972" w:rsidRPr="00292972" w:rsidRDefault="00292972" w:rsidP="00E60647">
            <w:pPr>
              <w:autoSpaceDE w:val="0"/>
              <w:autoSpaceDN w:val="0"/>
              <w:jc w:val="left"/>
              <w:rPr>
                <w:rFonts w:ascii="Arial" w:hAnsi="Arial" w:cs="Arial"/>
                <w:sz w:val="16"/>
                <w:szCs w:val="16"/>
                <w:lang w:eastAsia="ko-KR"/>
              </w:rPr>
            </w:pPr>
          </w:p>
          <w:p w14:paraId="54FA7DBE" w14:textId="77777777" w:rsidR="00292972" w:rsidRPr="00292972" w:rsidRDefault="00292972" w:rsidP="00E60647">
            <w:pPr>
              <w:autoSpaceDE w:val="0"/>
              <w:autoSpaceDN w:val="0"/>
              <w:jc w:val="left"/>
              <w:rPr>
                <w:rFonts w:ascii="Arial" w:hAnsi="Arial" w:cs="Arial"/>
                <w:sz w:val="16"/>
                <w:szCs w:val="16"/>
                <w:lang w:eastAsia="ko-KR"/>
              </w:rPr>
            </w:pPr>
            <w:r w:rsidRPr="00292972">
              <w:rPr>
                <w:rFonts w:ascii="Arial" w:hAnsi="Arial" w:cs="Arial"/>
                <w:sz w:val="16"/>
                <w:szCs w:val="16"/>
                <w:lang w:eastAsia="ko-KR"/>
              </w:rPr>
              <w:t xml:space="preserve">RAN1#117 expected to close at 17:00 </w:t>
            </w:r>
          </w:p>
        </w:tc>
      </w:tr>
      <w:tr w:rsidR="00292972" w:rsidRPr="00E60647" w14:paraId="5030E19C" w14:textId="77777777" w:rsidTr="00292972">
        <w:trPr>
          <w:trHeight w:val="20"/>
        </w:trPr>
        <w:tc>
          <w:tcPr>
            <w:tcW w:w="12488" w:type="dxa"/>
            <w:gridSpan w:val="13"/>
            <w:tcBorders>
              <w:top w:val="single" w:sz="12" w:space="0" w:color="auto"/>
              <w:left w:val="single" w:sz="12" w:space="0" w:color="auto"/>
              <w:bottom w:val="single" w:sz="12" w:space="0" w:color="auto"/>
              <w:right w:val="single" w:sz="12" w:space="0" w:color="auto"/>
            </w:tcBorders>
            <w:vAlign w:val="center"/>
          </w:tcPr>
          <w:p w14:paraId="08207EA1" w14:textId="77777777" w:rsidR="00292972" w:rsidRPr="00292972" w:rsidRDefault="00292972" w:rsidP="00E60647">
            <w:pPr>
              <w:autoSpaceDE w:val="0"/>
              <w:autoSpaceDN w:val="0"/>
              <w:jc w:val="center"/>
              <w:rPr>
                <w:rFonts w:ascii="Arial" w:hAnsi="Arial" w:cs="Arial"/>
                <w:sz w:val="16"/>
                <w:szCs w:val="16"/>
                <w:u w:val="single"/>
                <w:lang w:eastAsia="ko-KR"/>
              </w:rPr>
            </w:pPr>
            <w:r w:rsidRPr="00292972">
              <w:rPr>
                <w:rFonts w:ascii="Arial" w:hAnsi="Arial" w:cs="Arial"/>
                <w:sz w:val="16"/>
                <w:szCs w:val="16"/>
                <w:lang w:eastAsia="ko-KR"/>
              </w:rPr>
              <w:t xml:space="preserve">                           Afternoon coffee break: 16:30 ~ 17:00</w:t>
            </w:r>
          </w:p>
        </w:tc>
        <w:tc>
          <w:tcPr>
            <w:tcW w:w="2880" w:type="dxa"/>
            <w:gridSpan w:val="3"/>
            <w:vMerge/>
            <w:tcBorders>
              <w:top w:val="single" w:sz="12" w:space="0" w:color="auto"/>
              <w:left w:val="single" w:sz="12" w:space="0" w:color="auto"/>
              <w:bottom w:val="single" w:sz="12" w:space="0" w:color="auto"/>
              <w:right w:val="single" w:sz="12" w:space="0" w:color="auto"/>
            </w:tcBorders>
          </w:tcPr>
          <w:p w14:paraId="61A69F0F" w14:textId="77777777" w:rsidR="00292972" w:rsidRPr="00292972" w:rsidRDefault="00292972" w:rsidP="00E60647">
            <w:pPr>
              <w:autoSpaceDE w:val="0"/>
              <w:autoSpaceDN w:val="0"/>
              <w:rPr>
                <w:rFonts w:ascii="Arial" w:hAnsi="Arial" w:cs="Arial"/>
                <w:sz w:val="16"/>
                <w:szCs w:val="16"/>
                <w:u w:val="single"/>
                <w:lang w:eastAsia="ko-KR"/>
              </w:rPr>
            </w:pPr>
          </w:p>
        </w:tc>
      </w:tr>
      <w:tr w:rsidR="00292972" w:rsidRPr="00E60647" w14:paraId="0F807CFD" w14:textId="77777777" w:rsidTr="00292972">
        <w:trPr>
          <w:trHeight w:val="20"/>
        </w:trPr>
        <w:tc>
          <w:tcPr>
            <w:tcW w:w="965" w:type="dxa"/>
            <w:tcBorders>
              <w:top w:val="single" w:sz="12" w:space="0" w:color="auto"/>
              <w:left w:val="single" w:sz="12" w:space="0" w:color="auto"/>
              <w:bottom w:val="single" w:sz="12" w:space="0" w:color="auto"/>
              <w:right w:val="single" w:sz="12" w:space="0" w:color="auto"/>
            </w:tcBorders>
            <w:vAlign w:val="center"/>
          </w:tcPr>
          <w:p w14:paraId="7E4BEB5E" w14:textId="77777777" w:rsidR="00292972" w:rsidRPr="00292972" w:rsidRDefault="00292972" w:rsidP="00E60647">
            <w:pPr>
              <w:autoSpaceDE w:val="0"/>
              <w:autoSpaceDN w:val="0"/>
              <w:jc w:val="center"/>
              <w:rPr>
                <w:rFonts w:ascii="Arial" w:hAnsi="Arial" w:cs="Arial"/>
                <w:sz w:val="16"/>
                <w:szCs w:val="16"/>
                <w:lang w:eastAsia="ko-KR"/>
              </w:rPr>
            </w:pPr>
            <w:r w:rsidRPr="00292972">
              <w:rPr>
                <w:rFonts w:ascii="Arial" w:hAnsi="Arial" w:cs="Arial"/>
                <w:sz w:val="16"/>
                <w:szCs w:val="16"/>
                <w:lang w:eastAsia="ko-KR"/>
              </w:rPr>
              <w:t>17:00</w:t>
            </w:r>
          </w:p>
          <w:p w14:paraId="41918336" w14:textId="77777777" w:rsidR="00292972" w:rsidRPr="00292972" w:rsidRDefault="00292972" w:rsidP="00E60647">
            <w:pPr>
              <w:autoSpaceDE w:val="0"/>
              <w:autoSpaceDN w:val="0"/>
              <w:jc w:val="center"/>
              <w:rPr>
                <w:rFonts w:ascii="Arial" w:hAnsi="Arial" w:cs="Arial"/>
                <w:sz w:val="16"/>
                <w:szCs w:val="16"/>
                <w:lang w:eastAsia="ko-KR"/>
              </w:rPr>
            </w:pPr>
            <w:r w:rsidRPr="00292972">
              <w:rPr>
                <w:rFonts w:ascii="Arial" w:hAnsi="Arial" w:cs="Arial"/>
                <w:sz w:val="16"/>
                <w:szCs w:val="16"/>
                <w:lang w:eastAsia="ko-KR"/>
              </w:rPr>
              <w:t>~</w:t>
            </w:r>
          </w:p>
          <w:p w14:paraId="06639772" w14:textId="77777777" w:rsidR="00292972" w:rsidRPr="00292972" w:rsidRDefault="00292972" w:rsidP="00E60647">
            <w:pPr>
              <w:autoSpaceDE w:val="0"/>
              <w:autoSpaceDN w:val="0"/>
              <w:jc w:val="center"/>
              <w:rPr>
                <w:rFonts w:ascii="Arial" w:hAnsi="Arial" w:cs="Arial"/>
                <w:sz w:val="16"/>
                <w:szCs w:val="16"/>
                <w:lang w:eastAsia="ko-KR"/>
              </w:rPr>
            </w:pPr>
            <w:r w:rsidRPr="00292972">
              <w:rPr>
                <w:rFonts w:ascii="Arial" w:hAnsi="Arial" w:cs="Arial"/>
                <w:sz w:val="16"/>
                <w:szCs w:val="16"/>
                <w:lang w:eastAsia="ko-KR"/>
              </w:rPr>
              <w:t>19:30</w:t>
            </w:r>
          </w:p>
          <w:p w14:paraId="35B5A850" w14:textId="77777777" w:rsidR="00292972" w:rsidRPr="00292972" w:rsidRDefault="00292972" w:rsidP="00E60647">
            <w:pPr>
              <w:autoSpaceDE w:val="0"/>
              <w:autoSpaceDN w:val="0"/>
              <w:jc w:val="center"/>
              <w:rPr>
                <w:rFonts w:ascii="Arial" w:hAnsi="Arial" w:cs="Arial"/>
                <w:sz w:val="16"/>
                <w:szCs w:val="16"/>
                <w:lang w:eastAsia="ko-KR"/>
              </w:rPr>
            </w:pPr>
          </w:p>
          <w:p w14:paraId="1506CBDF" w14:textId="77777777" w:rsidR="00292972" w:rsidRPr="00292972" w:rsidRDefault="00292972" w:rsidP="00E60647">
            <w:pPr>
              <w:autoSpaceDE w:val="0"/>
              <w:autoSpaceDN w:val="0"/>
              <w:jc w:val="center"/>
              <w:rPr>
                <w:rFonts w:ascii="Arial" w:hAnsi="Arial" w:cs="Arial"/>
                <w:sz w:val="16"/>
                <w:szCs w:val="16"/>
                <w:u w:val="single"/>
                <w:lang w:eastAsia="ko-KR"/>
              </w:rPr>
            </w:pPr>
            <w:r w:rsidRPr="00292972">
              <w:rPr>
                <w:rFonts w:ascii="Arial" w:hAnsi="Arial" w:cs="Arial"/>
                <w:sz w:val="16"/>
                <w:szCs w:val="16"/>
                <w:lang w:eastAsia="ko-KR"/>
              </w:rPr>
              <w:t>(150 min)</w:t>
            </w:r>
          </w:p>
        </w:tc>
        <w:tc>
          <w:tcPr>
            <w:tcW w:w="961" w:type="dxa"/>
            <w:tcBorders>
              <w:top w:val="single" w:sz="12" w:space="0" w:color="auto"/>
              <w:left w:val="single" w:sz="12" w:space="0" w:color="auto"/>
              <w:bottom w:val="single" w:sz="12" w:space="0" w:color="auto"/>
            </w:tcBorders>
            <w:vAlign w:val="center"/>
          </w:tcPr>
          <w:p w14:paraId="40C7F670" w14:textId="77777777" w:rsidR="00292972" w:rsidRPr="00292972" w:rsidRDefault="00292972" w:rsidP="00E60647">
            <w:pPr>
              <w:autoSpaceDE w:val="0"/>
              <w:autoSpaceDN w:val="0"/>
              <w:jc w:val="left"/>
              <w:rPr>
                <w:rFonts w:ascii="Arial" w:hAnsi="Arial" w:cs="Arial"/>
                <w:sz w:val="16"/>
                <w:szCs w:val="16"/>
                <w:u w:val="single"/>
                <w:lang w:eastAsia="ko-KR"/>
              </w:rPr>
            </w:pPr>
            <w:r w:rsidRPr="00292972">
              <w:rPr>
                <w:rFonts w:ascii="Arial" w:hAnsi="Arial" w:cs="Arial"/>
                <w:sz w:val="16"/>
                <w:szCs w:val="16"/>
                <w:lang w:eastAsia="ko-KR"/>
              </w:rPr>
              <w:t>R19 Duplex (150)</w:t>
            </w:r>
          </w:p>
        </w:tc>
        <w:tc>
          <w:tcPr>
            <w:tcW w:w="960" w:type="dxa"/>
            <w:tcBorders>
              <w:top w:val="single" w:sz="12" w:space="0" w:color="auto"/>
              <w:bottom w:val="single" w:sz="12" w:space="0" w:color="auto"/>
            </w:tcBorders>
            <w:shd w:val="clear" w:color="auto" w:fill="D9D9D9"/>
            <w:vAlign w:val="center"/>
          </w:tcPr>
          <w:p w14:paraId="52460B04" w14:textId="77777777" w:rsidR="00292972" w:rsidRPr="00292972" w:rsidRDefault="00292972" w:rsidP="00E60647">
            <w:pPr>
              <w:autoSpaceDE w:val="0"/>
              <w:autoSpaceDN w:val="0"/>
              <w:jc w:val="left"/>
              <w:rPr>
                <w:rFonts w:ascii="Arial" w:hAnsi="Arial" w:cs="Arial"/>
                <w:sz w:val="16"/>
                <w:szCs w:val="16"/>
                <w:u w:val="single"/>
                <w:lang w:eastAsia="ko-KR"/>
              </w:rPr>
            </w:pPr>
            <w:r w:rsidRPr="00292972">
              <w:rPr>
                <w:rFonts w:ascii="Arial" w:hAnsi="Arial" w:cs="Arial"/>
                <w:sz w:val="16"/>
                <w:szCs w:val="16"/>
                <w:lang w:eastAsia="ko-KR"/>
              </w:rPr>
              <w:t>R19 AI/ML (150)</w:t>
            </w:r>
          </w:p>
        </w:tc>
        <w:tc>
          <w:tcPr>
            <w:tcW w:w="959" w:type="dxa"/>
            <w:tcBorders>
              <w:top w:val="single" w:sz="12" w:space="0" w:color="auto"/>
              <w:bottom w:val="single" w:sz="12" w:space="0" w:color="auto"/>
              <w:right w:val="single" w:sz="12" w:space="0" w:color="auto"/>
            </w:tcBorders>
            <w:shd w:val="clear" w:color="auto" w:fill="FFD966"/>
            <w:vAlign w:val="center"/>
          </w:tcPr>
          <w:p w14:paraId="64217A9B" w14:textId="77777777" w:rsidR="00292972" w:rsidRPr="00292972" w:rsidRDefault="00292972" w:rsidP="00E60647">
            <w:pPr>
              <w:autoSpaceDE w:val="0"/>
              <w:autoSpaceDN w:val="0"/>
              <w:jc w:val="left"/>
              <w:rPr>
                <w:rFonts w:ascii="Arial" w:hAnsi="Arial" w:cs="Arial"/>
                <w:sz w:val="16"/>
                <w:szCs w:val="16"/>
                <w:lang w:eastAsia="ko-KR"/>
              </w:rPr>
            </w:pPr>
            <w:r w:rsidRPr="00292972">
              <w:rPr>
                <w:rFonts w:ascii="Arial" w:hAnsi="Arial" w:cs="Arial"/>
                <w:sz w:val="16"/>
                <w:szCs w:val="16"/>
                <w:lang w:eastAsia="ko-KR"/>
              </w:rPr>
              <w:t>8.1 (90)</w:t>
            </w:r>
            <w:r w:rsidRPr="00292972">
              <w:rPr>
                <w:rFonts w:ascii="Arial" w:hAnsi="Arial" w:cs="Arial"/>
                <w:sz w:val="16"/>
                <w:szCs w:val="16"/>
                <w:lang w:eastAsia="ko-KR"/>
              </w:rPr>
              <w:br/>
              <w:t>. Pos</w:t>
            </w:r>
            <w:r w:rsidRPr="00292972">
              <w:rPr>
                <w:rFonts w:ascii="Arial" w:hAnsi="Arial" w:cs="Arial"/>
                <w:sz w:val="16"/>
                <w:szCs w:val="16"/>
                <w:lang w:eastAsia="ko-KR"/>
              </w:rPr>
              <w:br/>
              <w:t>. MBS</w:t>
            </w:r>
            <w:r w:rsidRPr="00292972">
              <w:rPr>
                <w:rFonts w:ascii="Arial" w:hAnsi="Arial" w:cs="Arial"/>
                <w:sz w:val="16"/>
                <w:szCs w:val="16"/>
                <w:lang w:eastAsia="ko-KR"/>
              </w:rPr>
              <w:br/>
              <w:t>. NTN</w:t>
            </w:r>
          </w:p>
          <w:p w14:paraId="73698A8F" w14:textId="77777777" w:rsidR="00292972" w:rsidRPr="00292972" w:rsidRDefault="00292972" w:rsidP="00E60647">
            <w:pPr>
              <w:autoSpaceDE w:val="0"/>
              <w:autoSpaceDN w:val="0"/>
              <w:jc w:val="left"/>
              <w:rPr>
                <w:rFonts w:ascii="Arial" w:hAnsi="Arial" w:cs="Arial"/>
                <w:sz w:val="16"/>
                <w:szCs w:val="16"/>
                <w:u w:val="single"/>
                <w:lang w:eastAsia="ko-KR"/>
              </w:rPr>
            </w:pPr>
            <w:r w:rsidRPr="00292972">
              <w:rPr>
                <w:rFonts w:ascii="Arial" w:hAnsi="Arial" w:cs="Arial"/>
                <w:sz w:val="16"/>
                <w:szCs w:val="16"/>
                <w:lang w:eastAsia="ko-KR"/>
              </w:rPr>
              <w:t>R19 NTN (60)</w:t>
            </w:r>
          </w:p>
        </w:tc>
        <w:tc>
          <w:tcPr>
            <w:tcW w:w="960" w:type="dxa"/>
            <w:tcBorders>
              <w:top w:val="single" w:sz="12" w:space="0" w:color="auto"/>
              <w:left w:val="single" w:sz="12" w:space="0" w:color="auto"/>
              <w:bottom w:val="single" w:sz="12" w:space="0" w:color="auto"/>
            </w:tcBorders>
            <w:vAlign w:val="center"/>
          </w:tcPr>
          <w:p w14:paraId="32F592A0" w14:textId="77777777" w:rsidR="00292972" w:rsidRPr="00292972" w:rsidRDefault="00292972" w:rsidP="00E60647">
            <w:pPr>
              <w:autoSpaceDE w:val="0"/>
              <w:autoSpaceDN w:val="0"/>
              <w:jc w:val="left"/>
              <w:rPr>
                <w:rFonts w:ascii="Arial" w:hAnsi="Arial" w:cs="Arial"/>
                <w:sz w:val="16"/>
                <w:szCs w:val="16"/>
                <w:lang w:eastAsia="ko-KR"/>
              </w:rPr>
            </w:pPr>
            <w:r w:rsidRPr="00292972">
              <w:rPr>
                <w:rFonts w:ascii="Arial" w:hAnsi="Arial" w:cs="Arial"/>
                <w:sz w:val="16"/>
                <w:szCs w:val="16"/>
                <w:lang w:eastAsia="ko-KR"/>
              </w:rPr>
              <w:t>R19 Duplex (90)</w:t>
            </w:r>
          </w:p>
          <w:p w14:paraId="1206D593" w14:textId="77777777" w:rsidR="00292972" w:rsidRPr="00292972" w:rsidRDefault="00292972" w:rsidP="00E60647">
            <w:pPr>
              <w:autoSpaceDE w:val="0"/>
              <w:autoSpaceDN w:val="0"/>
              <w:jc w:val="left"/>
              <w:rPr>
                <w:rFonts w:ascii="Arial" w:hAnsi="Arial" w:cs="Arial"/>
                <w:sz w:val="16"/>
                <w:szCs w:val="16"/>
                <w:u w:val="single"/>
                <w:lang w:eastAsia="ko-KR"/>
              </w:rPr>
            </w:pPr>
            <w:r w:rsidRPr="00292972">
              <w:rPr>
                <w:rFonts w:ascii="Arial" w:hAnsi="Arial" w:cs="Arial"/>
                <w:sz w:val="16"/>
                <w:szCs w:val="16"/>
                <w:lang w:eastAsia="ko-KR"/>
              </w:rPr>
              <w:t>AI 7 (60)</w:t>
            </w:r>
          </w:p>
        </w:tc>
        <w:tc>
          <w:tcPr>
            <w:tcW w:w="961" w:type="dxa"/>
            <w:tcBorders>
              <w:top w:val="single" w:sz="12" w:space="0" w:color="auto"/>
              <w:bottom w:val="single" w:sz="12" w:space="0" w:color="auto"/>
            </w:tcBorders>
            <w:shd w:val="clear" w:color="auto" w:fill="D9D9D9"/>
            <w:vAlign w:val="center"/>
          </w:tcPr>
          <w:p w14:paraId="2B3C2CE3" w14:textId="77777777" w:rsidR="00292972" w:rsidRPr="00292972" w:rsidRDefault="00292972" w:rsidP="00E60647">
            <w:pPr>
              <w:autoSpaceDE w:val="0"/>
              <w:autoSpaceDN w:val="0"/>
              <w:jc w:val="left"/>
              <w:rPr>
                <w:rFonts w:ascii="Arial" w:hAnsi="Arial" w:cs="Arial"/>
                <w:sz w:val="16"/>
                <w:szCs w:val="16"/>
                <w:u w:val="single"/>
                <w:lang w:eastAsia="ko-KR"/>
              </w:rPr>
            </w:pPr>
            <w:r w:rsidRPr="00292972">
              <w:rPr>
                <w:rFonts w:ascii="Arial" w:hAnsi="Arial" w:cs="Arial"/>
                <w:sz w:val="16"/>
                <w:szCs w:val="16"/>
                <w:lang w:eastAsia="ko-KR"/>
              </w:rPr>
              <w:t>R19 AI/ML (150)</w:t>
            </w:r>
          </w:p>
        </w:tc>
        <w:tc>
          <w:tcPr>
            <w:tcW w:w="961" w:type="dxa"/>
            <w:tcBorders>
              <w:top w:val="single" w:sz="12" w:space="0" w:color="auto"/>
              <w:bottom w:val="single" w:sz="12" w:space="0" w:color="auto"/>
              <w:right w:val="single" w:sz="12" w:space="0" w:color="auto"/>
            </w:tcBorders>
            <w:shd w:val="clear" w:color="auto" w:fill="FFD966"/>
            <w:vAlign w:val="center"/>
          </w:tcPr>
          <w:p w14:paraId="3E92DB0E" w14:textId="77777777" w:rsidR="00292972" w:rsidRPr="00292972" w:rsidRDefault="00292972" w:rsidP="00E60647">
            <w:pPr>
              <w:autoSpaceDE w:val="0"/>
              <w:autoSpaceDN w:val="0"/>
              <w:jc w:val="left"/>
              <w:rPr>
                <w:rFonts w:ascii="Arial" w:hAnsi="Arial" w:cs="Arial"/>
                <w:sz w:val="16"/>
                <w:szCs w:val="16"/>
                <w:u w:val="single"/>
                <w:lang w:eastAsia="ko-KR"/>
              </w:rPr>
            </w:pPr>
            <w:r w:rsidRPr="00292972">
              <w:rPr>
                <w:rFonts w:ascii="Arial" w:hAnsi="Arial" w:cs="Arial"/>
                <w:sz w:val="16"/>
                <w:szCs w:val="16"/>
                <w:lang w:eastAsia="ko-KR"/>
              </w:rPr>
              <w:t>R19 A-IoT (150)</w:t>
            </w:r>
          </w:p>
        </w:tc>
        <w:tc>
          <w:tcPr>
            <w:tcW w:w="960" w:type="dxa"/>
            <w:tcBorders>
              <w:top w:val="single" w:sz="12" w:space="0" w:color="auto"/>
              <w:left w:val="single" w:sz="12" w:space="0" w:color="auto"/>
              <w:bottom w:val="single" w:sz="12" w:space="0" w:color="auto"/>
            </w:tcBorders>
            <w:vAlign w:val="center"/>
          </w:tcPr>
          <w:p w14:paraId="22EA72B7" w14:textId="77777777" w:rsidR="00292972" w:rsidRPr="00292972" w:rsidRDefault="00292972" w:rsidP="00E60647">
            <w:pPr>
              <w:autoSpaceDE w:val="0"/>
              <w:autoSpaceDN w:val="0"/>
              <w:jc w:val="left"/>
              <w:rPr>
                <w:rFonts w:ascii="Arial" w:hAnsi="Arial" w:cs="Arial"/>
                <w:sz w:val="16"/>
                <w:szCs w:val="16"/>
                <w:lang w:eastAsia="ko-KR"/>
              </w:rPr>
            </w:pPr>
            <w:r w:rsidRPr="00292972">
              <w:rPr>
                <w:rFonts w:ascii="Arial" w:hAnsi="Arial" w:cs="Arial"/>
                <w:sz w:val="16"/>
                <w:szCs w:val="16"/>
                <w:lang w:eastAsia="ko-KR"/>
              </w:rPr>
              <w:t>8.1 (30)</w:t>
            </w:r>
            <w:r w:rsidRPr="00292972">
              <w:rPr>
                <w:rFonts w:ascii="Arial" w:hAnsi="Arial" w:cs="Arial"/>
                <w:sz w:val="16"/>
                <w:szCs w:val="16"/>
                <w:lang w:eastAsia="ko-KR"/>
              </w:rPr>
              <w:br/>
              <w:t>. MIMO</w:t>
            </w:r>
          </w:p>
          <w:p w14:paraId="173FAD07" w14:textId="77777777" w:rsidR="00292972" w:rsidRPr="00292972" w:rsidRDefault="00292972" w:rsidP="00E60647">
            <w:pPr>
              <w:autoSpaceDE w:val="0"/>
              <w:autoSpaceDN w:val="0"/>
              <w:jc w:val="left"/>
              <w:rPr>
                <w:rFonts w:ascii="Arial" w:hAnsi="Arial" w:cs="Arial"/>
                <w:sz w:val="16"/>
                <w:szCs w:val="16"/>
                <w:lang w:eastAsia="ko-KR"/>
              </w:rPr>
            </w:pPr>
            <w:r w:rsidRPr="00292972">
              <w:rPr>
                <w:rFonts w:ascii="Arial" w:hAnsi="Arial" w:cs="Arial"/>
                <w:sz w:val="16"/>
                <w:szCs w:val="16"/>
                <w:lang w:eastAsia="ko-KR"/>
              </w:rPr>
              <w:t>R19 Duplex (90)</w:t>
            </w:r>
          </w:p>
          <w:p w14:paraId="00DD9128" w14:textId="77777777" w:rsidR="00292972" w:rsidRPr="00292972" w:rsidRDefault="00292972" w:rsidP="00E60647">
            <w:pPr>
              <w:autoSpaceDE w:val="0"/>
              <w:autoSpaceDN w:val="0"/>
              <w:jc w:val="left"/>
              <w:rPr>
                <w:rFonts w:ascii="Arial" w:hAnsi="Arial" w:cs="Arial"/>
                <w:sz w:val="16"/>
                <w:szCs w:val="16"/>
                <w:u w:val="single"/>
                <w:lang w:eastAsia="ko-KR"/>
              </w:rPr>
            </w:pPr>
            <w:r w:rsidRPr="00292972">
              <w:rPr>
                <w:rFonts w:ascii="Arial" w:hAnsi="Arial" w:cs="Arial"/>
                <w:sz w:val="16"/>
                <w:szCs w:val="16"/>
                <w:lang w:eastAsia="ko-KR"/>
              </w:rPr>
              <w:t>R19 XR (30)</w:t>
            </w:r>
          </w:p>
        </w:tc>
        <w:tc>
          <w:tcPr>
            <w:tcW w:w="961" w:type="dxa"/>
            <w:tcBorders>
              <w:top w:val="single" w:sz="12" w:space="0" w:color="auto"/>
              <w:bottom w:val="single" w:sz="12" w:space="0" w:color="auto"/>
            </w:tcBorders>
            <w:shd w:val="clear" w:color="auto" w:fill="D9D9D9"/>
            <w:vAlign w:val="center"/>
          </w:tcPr>
          <w:p w14:paraId="4F165411" w14:textId="77777777" w:rsidR="00292972" w:rsidRPr="00292972" w:rsidRDefault="00292972" w:rsidP="00E60647">
            <w:pPr>
              <w:autoSpaceDE w:val="0"/>
              <w:autoSpaceDN w:val="0"/>
              <w:jc w:val="left"/>
              <w:rPr>
                <w:rFonts w:ascii="Arial" w:hAnsi="Arial" w:cs="Arial"/>
                <w:sz w:val="16"/>
                <w:szCs w:val="16"/>
                <w:u w:val="single"/>
                <w:lang w:eastAsia="ko-KR"/>
              </w:rPr>
            </w:pPr>
            <w:r w:rsidRPr="00292972">
              <w:rPr>
                <w:rFonts w:ascii="Arial" w:hAnsi="Arial" w:cs="Arial"/>
                <w:sz w:val="16"/>
                <w:szCs w:val="16"/>
                <w:lang w:eastAsia="ko-KR"/>
              </w:rPr>
              <w:t>R19 AI/ML (150)</w:t>
            </w:r>
          </w:p>
        </w:tc>
        <w:tc>
          <w:tcPr>
            <w:tcW w:w="959" w:type="dxa"/>
            <w:tcBorders>
              <w:top w:val="single" w:sz="12" w:space="0" w:color="auto"/>
              <w:bottom w:val="single" w:sz="12" w:space="0" w:color="auto"/>
              <w:right w:val="single" w:sz="12" w:space="0" w:color="auto"/>
            </w:tcBorders>
            <w:shd w:val="clear" w:color="auto" w:fill="FFD966"/>
            <w:vAlign w:val="center"/>
          </w:tcPr>
          <w:p w14:paraId="26A3F448" w14:textId="77777777" w:rsidR="00292972" w:rsidRPr="00292972" w:rsidRDefault="00292972" w:rsidP="00E60647">
            <w:pPr>
              <w:autoSpaceDE w:val="0"/>
              <w:autoSpaceDN w:val="0"/>
              <w:jc w:val="left"/>
              <w:rPr>
                <w:rFonts w:ascii="Arial" w:hAnsi="Arial" w:cs="Arial"/>
                <w:sz w:val="16"/>
                <w:szCs w:val="16"/>
                <w:u w:val="single"/>
                <w:lang w:eastAsia="ko-KR"/>
              </w:rPr>
            </w:pPr>
            <w:r w:rsidRPr="00292972">
              <w:rPr>
                <w:rFonts w:ascii="Arial" w:hAnsi="Arial" w:cs="Arial"/>
                <w:sz w:val="16"/>
                <w:szCs w:val="16"/>
                <w:lang w:eastAsia="ko-KR"/>
              </w:rPr>
              <w:t>R19 A-IoT (150)</w:t>
            </w:r>
          </w:p>
        </w:tc>
        <w:tc>
          <w:tcPr>
            <w:tcW w:w="960" w:type="dxa"/>
            <w:tcBorders>
              <w:top w:val="single" w:sz="12" w:space="0" w:color="auto"/>
              <w:left w:val="single" w:sz="12" w:space="0" w:color="auto"/>
              <w:bottom w:val="single" w:sz="12" w:space="0" w:color="auto"/>
            </w:tcBorders>
            <w:vAlign w:val="center"/>
          </w:tcPr>
          <w:p w14:paraId="7ADF46DE" w14:textId="77777777" w:rsidR="00292972" w:rsidRPr="00292972" w:rsidRDefault="00292972" w:rsidP="00E60647">
            <w:pPr>
              <w:autoSpaceDE w:val="0"/>
              <w:autoSpaceDN w:val="0"/>
              <w:jc w:val="left"/>
              <w:rPr>
                <w:rFonts w:ascii="Arial" w:hAnsi="Arial" w:cs="Arial"/>
                <w:sz w:val="16"/>
                <w:szCs w:val="16"/>
                <w:lang w:eastAsia="ko-KR"/>
              </w:rPr>
            </w:pPr>
            <w:r w:rsidRPr="00292972">
              <w:rPr>
                <w:rFonts w:ascii="Arial" w:hAnsi="Arial" w:cs="Arial"/>
                <w:sz w:val="16"/>
                <w:szCs w:val="16"/>
                <w:lang w:eastAsia="ko-KR"/>
              </w:rPr>
              <w:t>R19 MIMO (75)</w:t>
            </w:r>
          </w:p>
          <w:p w14:paraId="62AEB53F" w14:textId="77777777" w:rsidR="00292972" w:rsidRPr="00292972" w:rsidRDefault="00292972" w:rsidP="00E60647">
            <w:pPr>
              <w:autoSpaceDE w:val="0"/>
              <w:autoSpaceDN w:val="0"/>
              <w:jc w:val="left"/>
              <w:rPr>
                <w:rFonts w:ascii="Arial" w:hAnsi="Arial" w:cs="Arial"/>
                <w:sz w:val="16"/>
                <w:szCs w:val="16"/>
                <w:lang w:eastAsia="ko-KR"/>
              </w:rPr>
            </w:pPr>
            <w:r w:rsidRPr="00292972">
              <w:rPr>
                <w:rFonts w:ascii="Arial" w:hAnsi="Arial" w:cs="Arial"/>
                <w:sz w:val="16"/>
                <w:szCs w:val="16"/>
                <w:lang w:eastAsia="ko-KR"/>
              </w:rPr>
              <w:t>AI 5 LSs</w:t>
            </w:r>
            <w:r w:rsidRPr="00292972">
              <w:rPr>
                <w:rFonts w:ascii="Arial" w:hAnsi="Arial" w:cs="Arial"/>
                <w:sz w:val="16"/>
                <w:szCs w:val="16"/>
                <w:lang w:eastAsia="ko-KR"/>
              </w:rPr>
              <w:br/>
              <w:t>(30)</w:t>
            </w:r>
          </w:p>
          <w:p w14:paraId="636C22CD" w14:textId="77777777" w:rsidR="00292972" w:rsidRPr="00292972" w:rsidRDefault="00292972" w:rsidP="00E60647">
            <w:pPr>
              <w:autoSpaceDE w:val="0"/>
              <w:autoSpaceDN w:val="0"/>
              <w:jc w:val="left"/>
              <w:rPr>
                <w:rFonts w:ascii="Arial" w:hAnsi="Arial" w:cs="Arial"/>
                <w:sz w:val="16"/>
                <w:szCs w:val="16"/>
                <w:u w:val="single"/>
                <w:lang w:eastAsia="ko-KR"/>
              </w:rPr>
            </w:pPr>
            <w:r w:rsidRPr="00292972">
              <w:rPr>
                <w:rFonts w:ascii="Arial" w:hAnsi="Arial" w:cs="Arial"/>
                <w:sz w:val="16"/>
                <w:szCs w:val="16"/>
                <w:lang w:eastAsia="ko-KR"/>
              </w:rPr>
              <w:t>8.1 (45)</w:t>
            </w:r>
          </w:p>
        </w:tc>
        <w:tc>
          <w:tcPr>
            <w:tcW w:w="961" w:type="dxa"/>
            <w:tcBorders>
              <w:top w:val="single" w:sz="12" w:space="0" w:color="auto"/>
              <w:bottom w:val="single" w:sz="12" w:space="0" w:color="auto"/>
            </w:tcBorders>
            <w:shd w:val="clear" w:color="auto" w:fill="D9D9D9"/>
            <w:vAlign w:val="center"/>
          </w:tcPr>
          <w:p w14:paraId="46800869" w14:textId="77777777" w:rsidR="00292972" w:rsidRPr="00292972" w:rsidRDefault="00292972" w:rsidP="00E60647">
            <w:pPr>
              <w:autoSpaceDE w:val="0"/>
              <w:autoSpaceDN w:val="0"/>
              <w:jc w:val="left"/>
              <w:rPr>
                <w:rFonts w:ascii="Arial" w:hAnsi="Arial" w:cs="Arial"/>
                <w:sz w:val="16"/>
                <w:szCs w:val="16"/>
                <w:lang w:eastAsia="ko-KR"/>
              </w:rPr>
            </w:pPr>
            <w:r w:rsidRPr="00292972">
              <w:rPr>
                <w:rFonts w:ascii="Arial" w:hAnsi="Arial" w:cs="Arial"/>
                <w:sz w:val="16"/>
                <w:szCs w:val="16"/>
                <w:lang w:eastAsia="ko-KR"/>
              </w:rPr>
              <w:t>8.1 (90)</w:t>
            </w:r>
            <w:r w:rsidRPr="00292972">
              <w:rPr>
                <w:rFonts w:ascii="Arial" w:hAnsi="Arial" w:cs="Arial"/>
                <w:sz w:val="16"/>
                <w:szCs w:val="16"/>
                <w:lang w:eastAsia="ko-KR"/>
              </w:rPr>
              <w:br/>
              <w:t>. UE Pwr</w:t>
            </w:r>
            <w:r w:rsidRPr="00292972">
              <w:rPr>
                <w:rFonts w:ascii="Arial" w:hAnsi="Arial" w:cs="Arial"/>
                <w:sz w:val="16"/>
                <w:szCs w:val="16"/>
                <w:lang w:eastAsia="ko-KR"/>
              </w:rPr>
              <w:br/>
              <w:t>. Mobility</w:t>
            </w:r>
            <w:r w:rsidRPr="00292972">
              <w:rPr>
                <w:rFonts w:ascii="Arial" w:hAnsi="Arial" w:cs="Arial"/>
                <w:sz w:val="16"/>
                <w:szCs w:val="16"/>
                <w:lang w:eastAsia="ko-KR"/>
              </w:rPr>
              <w:br/>
            </w:r>
          </w:p>
          <w:p w14:paraId="38CF7A3D" w14:textId="77777777" w:rsidR="00292972" w:rsidRPr="00292972" w:rsidRDefault="00292972" w:rsidP="00E60647">
            <w:pPr>
              <w:autoSpaceDE w:val="0"/>
              <w:autoSpaceDN w:val="0"/>
              <w:jc w:val="left"/>
              <w:rPr>
                <w:rFonts w:ascii="Arial" w:hAnsi="Arial" w:cs="Arial"/>
                <w:sz w:val="16"/>
                <w:szCs w:val="16"/>
                <w:u w:val="single"/>
                <w:lang w:eastAsia="ko-KR"/>
              </w:rPr>
            </w:pPr>
            <w:r w:rsidRPr="00292972">
              <w:rPr>
                <w:rFonts w:ascii="Arial" w:hAnsi="Arial" w:cs="Arial"/>
                <w:sz w:val="16"/>
                <w:szCs w:val="16"/>
                <w:lang w:eastAsia="ko-KR"/>
              </w:rPr>
              <w:t>R19</w:t>
            </w:r>
            <w:r w:rsidRPr="00292972">
              <w:rPr>
                <w:rFonts w:ascii="Arial" w:hAnsi="Arial" w:cs="Arial"/>
                <w:sz w:val="16"/>
                <w:szCs w:val="16"/>
                <w:lang w:eastAsia="ko-KR"/>
              </w:rPr>
              <w:br/>
              <w:t>7-24GHz (60)</w:t>
            </w:r>
          </w:p>
        </w:tc>
        <w:tc>
          <w:tcPr>
            <w:tcW w:w="960" w:type="dxa"/>
            <w:tcBorders>
              <w:top w:val="single" w:sz="12" w:space="0" w:color="auto"/>
              <w:bottom w:val="single" w:sz="12" w:space="0" w:color="auto"/>
              <w:right w:val="single" w:sz="12" w:space="0" w:color="auto"/>
            </w:tcBorders>
            <w:shd w:val="clear" w:color="auto" w:fill="FFD966"/>
            <w:vAlign w:val="center"/>
          </w:tcPr>
          <w:p w14:paraId="0A9144B0" w14:textId="77777777" w:rsidR="00292972" w:rsidRPr="00292972" w:rsidRDefault="00292972" w:rsidP="00E60647">
            <w:pPr>
              <w:autoSpaceDE w:val="0"/>
              <w:autoSpaceDN w:val="0"/>
              <w:jc w:val="left"/>
              <w:rPr>
                <w:rFonts w:ascii="Arial" w:hAnsi="Arial" w:cs="Arial"/>
                <w:sz w:val="16"/>
                <w:szCs w:val="16"/>
                <w:lang w:eastAsia="ko-KR"/>
              </w:rPr>
            </w:pPr>
            <w:r w:rsidRPr="00292972">
              <w:rPr>
                <w:rFonts w:ascii="Arial" w:hAnsi="Arial" w:cs="Arial"/>
                <w:sz w:val="16"/>
                <w:szCs w:val="16"/>
                <w:lang w:eastAsia="ko-KR"/>
              </w:rPr>
              <w:t>R19 ISAC (90)</w:t>
            </w:r>
          </w:p>
          <w:p w14:paraId="0204D534" w14:textId="77777777" w:rsidR="00292972" w:rsidRPr="00292972" w:rsidRDefault="00292972" w:rsidP="00E60647">
            <w:pPr>
              <w:autoSpaceDE w:val="0"/>
              <w:autoSpaceDN w:val="0"/>
              <w:jc w:val="left"/>
              <w:rPr>
                <w:rFonts w:ascii="Arial" w:hAnsi="Arial" w:cs="Arial"/>
                <w:sz w:val="16"/>
                <w:szCs w:val="16"/>
                <w:lang w:eastAsia="ko-KR"/>
              </w:rPr>
            </w:pPr>
            <w:r w:rsidRPr="00292972">
              <w:rPr>
                <w:rFonts w:ascii="Arial" w:hAnsi="Arial" w:cs="Arial"/>
                <w:sz w:val="16"/>
                <w:szCs w:val="16"/>
                <w:lang w:eastAsia="ko-KR"/>
              </w:rPr>
              <w:t>8.1 (60)</w:t>
            </w:r>
          </w:p>
        </w:tc>
        <w:tc>
          <w:tcPr>
            <w:tcW w:w="2880" w:type="dxa"/>
            <w:gridSpan w:val="3"/>
            <w:vMerge/>
            <w:tcBorders>
              <w:top w:val="single" w:sz="12" w:space="0" w:color="auto"/>
              <w:left w:val="single" w:sz="12" w:space="0" w:color="auto"/>
              <w:bottom w:val="single" w:sz="12" w:space="0" w:color="auto"/>
              <w:right w:val="single" w:sz="12" w:space="0" w:color="auto"/>
            </w:tcBorders>
          </w:tcPr>
          <w:p w14:paraId="0E73E763" w14:textId="77777777" w:rsidR="00292972" w:rsidRPr="00292972" w:rsidRDefault="00292972" w:rsidP="00E60647">
            <w:pPr>
              <w:autoSpaceDE w:val="0"/>
              <w:autoSpaceDN w:val="0"/>
              <w:rPr>
                <w:rFonts w:ascii="Arial" w:hAnsi="Arial" w:cs="Arial"/>
                <w:sz w:val="16"/>
                <w:szCs w:val="16"/>
                <w:u w:val="single"/>
                <w:lang w:eastAsia="ko-KR"/>
              </w:rPr>
            </w:pPr>
          </w:p>
        </w:tc>
      </w:tr>
      <w:tr w:rsidR="00292972" w:rsidRPr="00E60647" w14:paraId="0BC4066F" w14:textId="77777777" w:rsidTr="00292972">
        <w:trPr>
          <w:trHeight w:val="20"/>
        </w:trPr>
        <w:tc>
          <w:tcPr>
            <w:tcW w:w="15368" w:type="dxa"/>
            <w:gridSpan w:val="16"/>
            <w:tcBorders>
              <w:top w:val="single" w:sz="12" w:space="0" w:color="auto"/>
              <w:left w:val="single" w:sz="12" w:space="0" w:color="auto"/>
              <w:bottom w:val="single" w:sz="12" w:space="0" w:color="auto"/>
              <w:right w:val="single" w:sz="12" w:space="0" w:color="auto"/>
            </w:tcBorders>
            <w:vAlign w:val="center"/>
          </w:tcPr>
          <w:p w14:paraId="4F47ACFB" w14:textId="77777777" w:rsidR="00292972" w:rsidRPr="00292972" w:rsidRDefault="00292972" w:rsidP="00E60647">
            <w:pPr>
              <w:autoSpaceDE w:val="0"/>
              <w:autoSpaceDN w:val="0"/>
              <w:jc w:val="center"/>
              <w:rPr>
                <w:rFonts w:ascii="Arial" w:hAnsi="Arial" w:cs="Arial"/>
                <w:sz w:val="16"/>
                <w:szCs w:val="16"/>
                <w:u w:val="single"/>
                <w:lang w:eastAsia="ko-KR"/>
              </w:rPr>
            </w:pPr>
            <w:r w:rsidRPr="00292972">
              <w:rPr>
                <w:rFonts w:ascii="Arial" w:hAnsi="Arial" w:cs="Arial"/>
                <w:sz w:val="16"/>
                <w:szCs w:val="16"/>
                <w:lang w:eastAsia="ko-KR"/>
              </w:rPr>
              <w:t>All sessions end at 19:45 – no exceptions</w:t>
            </w:r>
          </w:p>
        </w:tc>
      </w:tr>
    </w:tbl>
    <w:p w14:paraId="610A8100" w14:textId="77777777" w:rsidR="00CA6C73" w:rsidRPr="00D4579C" w:rsidRDefault="00CA6C73" w:rsidP="00BA48F8">
      <w:pPr>
        <w:rPr>
          <w:rFonts w:ascii="Arial" w:hAnsi="Arial" w:cs="Arial"/>
          <w:sz w:val="16"/>
          <w:szCs w:val="16"/>
          <w:lang w:val="en-US"/>
        </w:rPr>
      </w:pPr>
    </w:p>
    <w:p w14:paraId="7597CE76" w14:textId="77777777" w:rsidR="00BA48F8" w:rsidRPr="009537ED" w:rsidRDefault="00BA48F8">
      <w:pPr>
        <w:rPr>
          <w:rFonts w:ascii="Times New Roman" w:hAnsi="Times New Roman"/>
          <w:b/>
          <w:bCs/>
          <w:kern w:val="32"/>
          <w:szCs w:val="20"/>
        </w:rPr>
      </w:pPr>
      <w:r w:rsidRPr="009537ED">
        <w:rPr>
          <w:rFonts w:ascii="Times New Roman" w:hAnsi="Times New Roman"/>
          <w:szCs w:val="20"/>
        </w:rPr>
        <w:br w:type="page"/>
      </w:r>
    </w:p>
    <w:p w14:paraId="7A6A8F62" w14:textId="10476F99" w:rsidR="00BA48F8" w:rsidRPr="009537ED" w:rsidRDefault="00BA48F8" w:rsidP="00BA48F8">
      <w:pPr>
        <w:pStyle w:val="Heading1"/>
        <w:numPr>
          <w:ilvl w:val="0"/>
          <w:numId w:val="0"/>
        </w:numPr>
        <w:spacing w:before="0" w:after="0"/>
        <w:rPr>
          <w:rFonts w:ascii="Times New Roman" w:hAnsi="Times New Roman" w:cs="Times New Roman"/>
          <w:sz w:val="20"/>
          <w:szCs w:val="20"/>
        </w:rPr>
      </w:pPr>
      <w:bookmarkStart w:id="471" w:name="_Toc173405072"/>
      <w:r w:rsidRPr="009537ED">
        <w:rPr>
          <w:rFonts w:ascii="Times New Roman" w:hAnsi="Times New Roman" w:cs="Times New Roman"/>
          <w:sz w:val="20"/>
          <w:szCs w:val="20"/>
        </w:rPr>
        <w:lastRenderedPageBreak/>
        <w:t>Annex</w:t>
      </w:r>
      <w:r w:rsidR="00233210" w:rsidRPr="009537ED">
        <w:rPr>
          <w:rFonts w:ascii="Times New Roman" w:hAnsi="Times New Roman" w:cs="Times New Roman"/>
          <w:sz w:val="20"/>
          <w:szCs w:val="20"/>
        </w:rPr>
        <w:t xml:space="preserve"> </w:t>
      </w:r>
      <w:r w:rsidRPr="009537ED">
        <w:rPr>
          <w:rFonts w:ascii="Times New Roman" w:hAnsi="Times New Roman" w:cs="Times New Roman"/>
          <w:sz w:val="20"/>
          <w:szCs w:val="20"/>
        </w:rPr>
        <w:t>B:</w:t>
      </w:r>
      <w:r w:rsidRPr="009537ED">
        <w:rPr>
          <w:rFonts w:ascii="Times New Roman" w:hAnsi="Times New Roman" w:cs="Times New Roman"/>
          <w:sz w:val="20"/>
          <w:szCs w:val="20"/>
        </w:rPr>
        <w:tab/>
        <w:t>List</w:t>
      </w:r>
      <w:r w:rsidR="00233210" w:rsidRPr="009537ED">
        <w:rPr>
          <w:rFonts w:ascii="Times New Roman" w:hAnsi="Times New Roman" w:cs="Times New Roman"/>
          <w:sz w:val="20"/>
          <w:szCs w:val="20"/>
        </w:rPr>
        <w:t xml:space="preserve"> </w:t>
      </w:r>
      <w:r w:rsidRPr="009537ED">
        <w:rPr>
          <w:rFonts w:ascii="Times New Roman" w:hAnsi="Times New Roman" w:cs="Times New Roman"/>
          <w:sz w:val="20"/>
          <w:szCs w:val="20"/>
        </w:rPr>
        <w:t>of</w:t>
      </w:r>
      <w:r w:rsidR="00233210" w:rsidRPr="009537ED">
        <w:rPr>
          <w:rFonts w:ascii="Times New Roman" w:hAnsi="Times New Roman" w:cs="Times New Roman"/>
          <w:sz w:val="20"/>
          <w:szCs w:val="20"/>
        </w:rPr>
        <w:t xml:space="preserve"> </w:t>
      </w:r>
      <w:r w:rsidRPr="009537ED">
        <w:rPr>
          <w:rFonts w:ascii="Times New Roman" w:hAnsi="Times New Roman" w:cs="Times New Roman"/>
          <w:sz w:val="20"/>
          <w:szCs w:val="20"/>
        </w:rPr>
        <w:t>CRs</w:t>
      </w:r>
      <w:r w:rsidR="00233210" w:rsidRPr="009537ED">
        <w:rPr>
          <w:rFonts w:ascii="Times New Roman" w:hAnsi="Times New Roman" w:cs="Times New Roman"/>
          <w:sz w:val="20"/>
          <w:szCs w:val="20"/>
        </w:rPr>
        <w:t xml:space="preserve"> </w:t>
      </w:r>
      <w:r w:rsidRPr="009537ED">
        <w:rPr>
          <w:rFonts w:ascii="Times New Roman" w:hAnsi="Times New Roman" w:cs="Times New Roman"/>
          <w:sz w:val="20"/>
          <w:szCs w:val="20"/>
        </w:rPr>
        <w:t>agreed</w:t>
      </w:r>
      <w:r w:rsidR="00233210" w:rsidRPr="009537ED">
        <w:rPr>
          <w:rFonts w:ascii="Times New Roman" w:hAnsi="Times New Roman" w:cs="Times New Roman"/>
          <w:sz w:val="20"/>
          <w:szCs w:val="20"/>
        </w:rPr>
        <w:t xml:space="preserve"> </w:t>
      </w:r>
      <w:r w:rsidRPr="009537ED">
        <w:rPr>
          <w:rFonts w:ascii="Times New Roman" w:hAnsi="Times New Roman" w:cs="Times New Roman"/>
          <w:sz w:val="20"/>
          <w:szCs w:val="20"/>
        </w:rPr>
        <w:t>at</w:t>
      </w:r>
      <w:r w:rsidR="00233210" w:rsidRPr="009537ED">
        <w:rPr>
          <w:rFonts w:ascii="Times New Roman" w:hAnsi="Times New Roman" w:cs="Times New Roman"/>
          <w:sz w:val="20"/>
          <w:szCs w:val="20"/>
        </w:rPr>
        <w:t xml:space="preserve"> </w:t>
      </w:r>
      <w:r w:rsidR="00CC2881" w:rsidRPr="009537ED">
        <w:rPr>
          <w:rFonts w:ascii="Times New Roman" w:hAnsi="Times New Roman" w:cs="Times New Roman"/>
          <w:sz w:val="20"/>
          <w:szCs w:val="20"/>
        </w:rPr>
        <w:t xml:space="preserve">RAN1 </w:t>
      </w:r>
      <w:r w:rsidR="00A06162">
        <w:rPr>
          <w:rFonts w:ascii="Times New Roman" w:hAnsi="Times New Roman" w:cs="Times New Roman"/>
          <w:sz w:val="20"/>
          <w:szCs w:val="20"/>
        </w:rPr>
        <w:t>#117</w:t>
      </w:r>
      <w:bookmarkEnd w:id="471"/>
    </w:p>
    <w:p w14:paraId="220FF2CC" w14:textId="77777777" w:rsidR="00FD5B1A" w:rsidRPr="009537ED" w:rsidRDefault="00FD5B1A" w:rsidP="00FD5B1A"/>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
        <w:gridCol w:w="4103"/>
        <w:gridCol w:w="2369"/>
        <w:gridCol w:w="692"/>
        <w:gridCol w:w="839"/>
        <w:gridCol w:w="904"/>
        <w:gridCol w:w="2172"/>
        <w:gridCol w:w="650"/>
        <w:gridCol w:w="630"/>
        <w:gridCol w:w="566"/>
      </w:tblGrid>
      <w:tr w:rsidR="00FC74E1" w:rsidRPr="00957864" w14:paraId="5715D0FF" w14:textId="77777777" w:rsidTr="00AA703E">
        <w:trPr>
          <w:trHeight w:val="20"/>
          <w:tblHeader/>
        </w:trPr>
        <w:tc>
          <w:tcPr>
            <w:tcW w:w="365" w:type="pct"/>
            <w:shd w:val="clear" w:color="000000" w:fill="F3F3F3"/>
            <w:vAlign w:val="center"/>
          </w:tcPr>
          <w:p w14:paraId="12B0FC90" w14:textId="14EEE58F" w:rsidR="00FF7F9A" w:rsidRPr="00B67066" w:rsidRDefault="00FF7F9A" w:rsidP="00FF7F9A">
            <w:pPr>
              <w:pStyle w:val="TAH"/>
              <w:rPr>
                <w:rFonts w:cs="Arial"/>
                <w:sz w:val="14"/>
                <w:szCs w:val="14"/>
              </w:rPr>
            </w:pPr>
            <w:r w:rsidRPr="00B67066">
              <w:rPr>
                <w:rFonts w:cs="Arial"/>
                <w:sz w:val="14"/>
                <w:szCs w:val="14"/>
              </w:rPr>
              <w:t>TD#</w:t>
            </w:r>
          </w:p>
        </w:tc>
        <w:tc>
          <w:tcPr>
            <w:tcW w:w="1471" w:type="pct"/>
            <w:shd w:val="clear" w:color="000000" w:fill="F3F3F3"/>
            <w:vAlign w:val="center"/>
          </w:tcPr>
          <w:p w14:paraId="7D4C5BAD" w14:textId="24C62DBA" w:rsidR="00FF7F9A" w:rsidRPr="00B67066" w:rsidRDefault="00FF7F9A" w:rsidP="00FF7F9A">
            <w:pPr>
              <w:pStyle w:val="TAH"/>
              <w:rPr>
                <w:rFonts w:cs="Arial"/>
                <w:sz w:val="14"/>
                <w:szCs w:val="14"/>
              </w:rPr>
            </w:pPr>
            <w:r w:rsidRPr="00B67066">
              <w:rPr>
                <w:rFonts w:cs="Arial"/>
                <w:sz w:val="14"/>
                <w:szCs w:val="14"/>
              </w:rPr>
              <w:t>Title</w:t>
            </w:r>
          </w:p>
        </w:tc>
        <w:tc>
          <w:tcPr>
            <w:tcW w:w="849" w:type="pct"/>
            <w:shd w:val="clear" w:color="000000" w:fill="F3F3F3"/>
            <w:vAlign w:val="center"/>
          </w:tcPr>
          <w:p w14:paraId="2571EF0B" w14:textId="331D9EBB" w:rsidR="00FF7F9A" w:rsidRPr="00B67066" w:rsidRDefault="00FF7F9A" w:rsidP="00FF7F9A">
            <w:pPr>
              <w:pStyle w:val="TAH"/>
              <w:rPr>
                <w:rFonts w:cs="Arial"/>
                <w:sz w:val="14"/>
                <w:szCs w:val="14"/>
              </w:rPr>
            </w:pPr>
            <w:r w:rsidRPr="00B67066">
              <w:rPr>
                <w:rFonts w:cs="Arial"/>
                <w:sz w:val="14"/>
                <w:szCs w:val="14"/>
              </w:rPr>
              <w:t>Source to WG</w:t>
            </w:r>
          </w:p>
        </w:tc>
        <w:tc>
          <w:tcPr>
            <w:tcW w:w="248" w:type="pct"/>
            <w:shd w:val="clear" w:color="000000" w:fill="F3F3F3"/>
            <w:vAlign w:val="center"/>
          </w:tcPr>
          <w:p w14:paraId="718CA30C" w14:textId="6DEE7308" w:rsidR="00FF7F9A" w:rsidRPr="00957864" w:rsidRDefault="00FF7F9A" w:rsidP="00FF7F9A">
            <w:pPr>
              <w:pStyle w:val="TAH"/>
              <w:rPr>
                <w:rFonts w:cs="Arial"/>
                <w:sz w:val="14"/>
                <w:szCs w:val="14"/>
              </w:rPr>
            </w:pPr>
            <w:r w:rsidRPr="00957864">
              <w:rPr>
                <w:rFonts w:cs="Arial"/>
                <w:sz w:val="14"/>
                <w:szCs w:val="14"/>
              </w:rPr>
              <w:t>Rel</w:t>
            </w:r>
          </w:p>
        </w:tc>
        <w:tc>
          <w:tcPr>
            <w:tcW w:w="301" w:type="pct"/>
            <w:shd w:val="clear" w:color="000000" w:fill="F3F3F3"/>
            <w:vAlign w:val="center"/>
            <w:hideMark/>
          </w:tcPr>
          <w:p w14:paraId="4305A905" w14:textId="1983D4EF" w:rsidR="00FF7F9A" w:rsidRPr="00957864" w:rsidRDefault="00FF7F9A" w:rsidP="00FF7F9A">
            <w:pPr>
              <w:pStyle w:val="TAH"/>
              <w:rPr>
                <w:rFonts w:cs="Arial"/>
                <w:sz w:val="14"/>
                <w:szCs w:val="14"/>
              </w:rPr>
            </w:pPr>
            <w:r w:rsidRPr="00957864">
              <w:rPr>
                <w:rFonts w:cs="Arial"/>
                <w:sz w:val="14"/>
                <w:szCs w:val="14"/>
              </w:rPr>
              <w:t>TS</w:t>
            </w:r>
          </w:p>
        </w:tc>
        <w:tc>
          <w:tcPr>
            <w:tcW w:w="324" w:type="pct"/>
            <w:shd w:val="clear" w:color="000000" w:fill="F3F3F3"/>
            <w:vAlign w:val="center"/>
            <w:hideMark/>
          </w:tcPr>
          <w:p w14:paraId="750C4230" w14:textId="77777777" w:rsidR="00FF7F9A" w:rsidRPr="00957864" w:rsidRDefault="00FF7F9A" w:rsidP="00FF7F9A">
            <w:pPr>
              <w:pStyle w:val="TAH"/>
              <w:rPr>
                <w:rFonts w:cs="Arial"/>
                <w:sz w:val="14"/>
                <w:szCs w:val="14"/>
              </w:rPr>
            </w:pPr>
            <w:r w:rsidRPr="00957864">
              <w:rPr>
                <w:rFonts w:cs="Arial"/>
                <w:sz w:val="14"/>
                <w:szCs w:val="14"/>
              </w:rPr>
              <w:t>Vsn</w:t>
            </w:r>
          </w:p>
        </w:tc>
        <w:tc>
          <w:tcPr>
            <w:tcW w:w="779" w:type="pct"/>
            <w:shd w:val="clear" w:color="000000" w:fill="F3F3F3"/>
            <w:vAlign w:val="center"/>
          </w:tcPr>
          <w:p w14:paraId="44090BED" w14:textId="51C804AD" w:rsidR="00FF7F9A" w:rsidRPr="00957864" w:rsidRDefault="00FF7F9A" w:rsidP="00FF7F9A">
            <w:pPr>
              <w:pStyle w:val="TAH"/>
              <w:rPr>
                <w:rFonts w:cs="Arial"/>
                <w:sz w:val="14"/>
                <w:szCs w:val="14"/>
              </w:rPr>
            </w:pPr>
            <w:r w:rsidRPr="00957864">
              <w:rPr>
                <w:rFonts w:cs="Arial"/>
                <w:sz w:val="14"/>
                <w:szCs w:val="14"/>
              </w:rPr>
              <w:t>Work Item</w:t>
            </w:r>
          </w:p>
        </w:tc>
        <w:tc>
          <w:tcPr>
            <w:tcW w:w="233" w:type="pct"/>
            <w:shd w:val="clear" w:color="000000" w:fill="F3F3F3"/>
            <w:vAlign w:val="center"/>
          </w:tcPr>
          <w:p w14:paraId="488FA54D" w14:textId="196147B8" w:rsidR="00FF7F9A" w:rsidRPr="00957864" w:rsidRDefault="00FF7F9A" w:rsidP="00FF7F9A">
            <w:pPr>
              <w:pStyle w:val="TAH"/>
              <w:rPr>
                <w:rFonts w:cs="Arial"/>
                <w:sz w:val="14"/>
                <w:szCs w:val="14"/>
              </w:rPr>
            </w:pPr>
            <w:r w:rsidRPr="00957864">
              <w:rPr>
                <w:rFonts w:cs="Arial"/>
                <w:sz w:val="14"/>
                <w:szCs w:val="14"/>
              </w:rPr>
              <w:t>CR</w:t>
            </w:r>
          </w:p>
        </w:tc>
        <w:tc>
          <w:tcPr>
            <w:tcW w:w="226" w:type="pct"/>
            <w:shd w:val="clear" w:color="000000" w:fill="F3F3F3"/>
            <w:vAlign w:val="center"/>
          </w:tcPr>
          <w:p w14:paraId="49C5655F" w14:textId="1C5F1A16" w:rsidR="00FF7F9A" w:rsidRPr="00957864" w:rsidRDefault="00FF7F9A" w:rsidP="00FF7F9A">
            <w:pPr>
              <w:pStyle w:val="TAH"/>
              <w:rPr>
                <w:rFonts w:cs="Arial"/>
                <w:sz w:val="14"/>
                <w:szCs w:val="14"/>
              </w:rPr>
            </w:pPr>
            <w:r w:rsidRPr="00957864">
              <w:rPr>
                <w:rFonts w:cs="Arial"/>
                <w:sz w:val="14"/>
                <w:szCs w:val="14"/>
              </w:rPr>
              <w:t>Rev</w:t>
            </w:r>
          </w:p>
        </w:tc>
        <w:tc>
          <w:tcPr>
            <w:tcW w:w="203" w:type="pct"/>
            <w:shd w:val="clear" w:color="000000" w:fill="F3F3F3"/>
            <w:vAlign w:val="center"/>
          </w:tcPr>
          <w:p w14:paraId="34CEC4A8" w14:textId="07786C87" w:rsidR="00FF7F9A" w:rsidRPr="00957864" w:rsidRDefault="00FF7F9A" w:rsidP="00FF7F9A">
            <w:pPr>
              <w:pStyle w:val="TAH"/>
              <w:rPr>
                <w:rFonts w:cs="Arial"/>
                <w:sz w:val="14"/>
                <w:szCs w:val="14"/>
              </w:rPr>
            </w:pPr>
            <w:r w:rsidRPr="00957864">
              <w:rPr>
                <w:rFonts w:cs="Arial"/>
                <w:sz w:val="14"/>
                <w:szCs w:val="14"/>
              </w:rPr>
              <w:t>Cat</w:t>
            </w:r>
          </w:p>
        </w:tc>
      </w:tr>
      <w:tr w:rsidR="00BD461B" w:rsidRPr="00957864" w14:paraId="6F277987" w14:textId="77777777" w:rsidTr="00AA703E">
        <w:trPr>
          <w:trHeight w:val="20"/>
        </w:trPr>
        <w:tc>
          <w:tcPr>
            <w:tcW w:w="365" w:type="pct"/>
          </w:tcPr>
          <w:p w14:paraId="7180E30B" w14:textId="7397C1C7" w:rsidR="00BD461B" w:rsidRPr="00B67066" w:rsidRDefault="006F79AF" w:rsidP="00BD461B">
            <w:pPr>
              <w:rPr>
                <w:rFonts w:ascii="Arial" w:eastAsia="Times New Roman" w:hAnsi="Arial" w:cs="Arial"/>
                <w:color w:val="000000"/>
                <w:sz w:val="14"/>
                <w:szCs w:val="14"/>
                <w:lang w:eastAsia="en-GB"/>
              </w:rPr>
            </w:pPr>
            <w:hyperlink r:id="rId2397" w:history="1">
              <w:r>
                <w:rPr>
                  <w:rStyle w:val="Hyperlink"/>
                  <w:rFonts w:ascii="Arial" w:hAnsi="Arial" w:cs="Arial"/>
                  <w:b/>
                  <w:bCs/>
                  <w:sz w:val="14"/>
                  <w:szCs w:val="14"/>
                </w:rPr>
                <w:t>R1-2405514</w:t>
              </w:r>
            </w:hyperlink>
          </w:p>
        </w:tc>
        <w:tc>
          <w:tcPr>
            <w:tcW w:w="1471" w:type="pct"/>
          </w:tcPr>
          <w:p w14:paraId="7893000C" w14:textId="26FE201A"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CR on joint TCI configuration for SRS not sharing indicated TCI</w:t>
            </w:r>
          </w:p>
        </w:tc>
        <w:tc>
          <w:tcPr>
            <w:tcW w:w="849" w:type="pct"/>
          </w:tcPr>
          <w:p w14:paraId="3A75D1A8" w14:textId="7E223D0A"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ZTE, Samsung</w:t>
            </w:r>
          </w:p>
        </w:tc>
        <w:tc>
          <w:tcPr>
            <w:tcW w:w="248" w:type="pct"/>
          </w:tcPr>
          <w:p w14:paraId="54F8F944" w14:textId="73839C3E" w:rsidR="00BD461B" w:rsidRPr="00BD461B" w:rsidRDefault="00EF515C" w:rsidP="00BD461B">
            <w:pPr>
              <w:rPr>
                <w:rFonts w:ascii="Arial" w:eastAsia="Times New Roman" w:hAnsi="Arial" w:cs="Arial"/>
                <w:color w:val="000000"/>
                <w:sz w:val="14"/>
                <w:szCs w:val="14"/>
                <w:lang w:eastAsia="en-GB"/>
              </w:rPr>
            </w:pPr>
            <w:hyperlink r:id="rId2398" w:history="1">
              <w:r w:rsidR="00BD461B" w:rsidRPr="00BD461B">
                <w:rPr>
                  <w:rStyle w:val="Hyperlink"/>
                  <w:rFonts w:ascii="Arial" w:hAnsi="Arial" w:cs="Arial"/>
                  <w:b/>
                  <w:bCs/>
                  <w:sz w:val="14"/>
                  <w:szCs w:val="14"/>
                </w:rPr>
                <w:t>Rel-17</w:t>
              </w:r>
            </w:hyperlink>
          </w:p>
        </w:tc>
        <w:tc>
          <w:tcPr>
            <w:tcW w:w="301" w:type="pct"/>
            <w:shd w:val="clear" w:color="auto" w:fill="auto"/>
          </w:tcPr>
          <w:p w14:paraId="6E7F7A5F" w14:textId="1B0DE7BE" w:rsidR="00BD461B" w:rsidRPr="00BD461B" w:rsidRDefault="00EF515C" w:rsidP="00BD461B">
            <w:pPr>
              <w:rPr>
                <w:rFonts w:ascii="Arial" w:eastAsia="Times New Roman" w:hAnsi="Arial" w:cs="Arial"/>
                <w:color w:val="000000"/>
                <w:sz w:val="14"/>
                <w:szCs w:val="14"/>
                <w:lang w:eastAsia="en-GB"/>
              </w:rPr>
            </w:pPr>
            <w:hyperlink r:id="rId2399" w:history="1">
              <w:r w:rsidR="00BD461B" w:rsidRPr="00BD461B">
                <w:rPr>
                  <w:rStyle w:val="Hyperlink"/>
                  <w:rFonts w:ascii="Arial" w:hAnsi="Arial" w:cs="Arial"/>
                  <w:b/>
                  <w:bCs/>
                  <w:sz w:val="14"/>
                  <w:szCs w:val="14"/>
                </w:rPr>
                <w:t>38.214</w:t>
              </w:r>
            </w:hyperlink>
          </w:p>
        </w:tc>
        <w:tc>
          <w:tcPr>
            <w:tcW w:w="324" w:type="pct"/>
            <w:shd w:val="clear" w:color="auto" w:fill="auto"/>
          </w:tcPr>
          <w:p w14:paraId="2B867218" w14:textId="7F80292E"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17.9.0</w:t>
            </w:r>
          </w:p>
        </w:tc>
        <w:tc>
          <w:tcPr>
            <w:tcW w:w="779" w:type="pct"/>
          </w:tcPr>
          <w:p w14:paraId="5FD3C5A1" w14:textId="72B8BCA6" w:rsidR="00BD461B" w:rsidRPr="00BD461B" w:rsidRDefault="00EF515C" w:rsidP="00BD461B">
            <w:pPr>
              <w:rPr>
                <w:rFonts w:ascii="Arial" w:eastAsia="Times New Roman" w:hAnsi="Arial" w:cs="Arial"/>
                <w:color w:val="000000"/>
                <w:sz w:val="14"/>
                <w:szCs w:val="14"/>
                <w:lang w:eastAsia="en-GB"/>
              </w:rPr>
            </w:pPr>
            <w:hyperlink r:id="rId2400" w:history="1">
              <w:r w:rsidR="00BD461B" w:rsidRPr="00BD461B">
                <w:rPr>
                  <w:rStyle w:val="Hyperlink"/>
                  <w:rFonts w:ascii="Arial" w:hAnsi="Arial" w:cs="Arial"/>
                  <w:b/>
                  <w:bCs/>
                  <w:sz w:val="14"/>
                  <w:szCs w:val="14"/>
                </w:rPr>
                <w:t>NR_FeMIMO-Core</w:t>
              </w:r>
            </w:hyperlink>
          </w:p>
        </w:tc>
        <w:tc>
          <w:tcPr>
            <w:tcW w:w="233" w:type="pct"/>
          </w:tcPr>
          <w:p w14:paraId="5A519332" w14:textId="342A1EB9"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0557</w:t>
            </w:r>
          </w:p>
        </w:tc>
        <w:tc>
          <w:tcPr>
            <w:tcW w:w="226" w:type="pct"/>
          </w:tcPr>
          <w:p w14:paraId="0688B99D" w14:textId="4EE960C5"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46456459" w14:textId="6A323CEE"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957864" w14:paraId="2AC7918E" w14:textId="77777777" w:rsidTr="00174C55">
        <w:trPr>
          <w:trHeight w:val="20"/>
        </w:trPr>
        <w:tc>
          <w:tcPr>
            <w:tcW w:w="365" w:type="pct"/>
          </w:tcPr>
          <w:p w14:paraId="7717AB69" w14:textId="12CE4831" w:rsidR="00BD461B" w:rsidRPr="00B67066" w:rsidRDefault="006F79AF" w:rsidP="00BD461B">
            <w:pPr>
              <w:rPr>
                <w:rFonts w:ascii="Arial" w:eastAsia="Times New Roman" w:hAnsi="Arial" w:cs="Arial"/>
                <w:color w:val="000000"/>
                <w:sz w:val="14"/>
                <w:szCs w:val="14"/>
                <w:lang w:eastAsia="en-GB"/>
              </w:rPr>
            </w:pPr>
            <w:hyperlink r:id="rId2401" w:history="1">
              <w:r>
                <w:rPr>
                  <w:rStyle w:val="Hyperlink"/>
                  <w:rFonts w:ascii="Arial" w:hAnsi="Arial" w:cs="Arial"/>
                  <w:b/>
                  <w:bCs/>
                  <w:sz w:val="14"/>
                  <w:szCs w:val="14"/>
                </w:rPr>
                <w:t>R1-2405515</w:t>
              </w:r>
            </w:hyperlink>
          </w:p>
        </w:tc>
        <w:tc>
          <w:tcPr>
            <w:tcW w:w="1471" w:type="pct"/>
          </w:tcPr>
          <w:p w14:paraId="6217C41E" w14:textId="67EE3A3B"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CR on joint TCI configuration for SRS not sharing indicated TCI</w:t>
            </w:r>
          </w:p>
        </w:tc>
        <w:tc>
          <w:tcPr>
            <w:tcW w:w="849" w:type="pct"/>
          </w:tcPr>
          <w:p w14:paraId="44CB9F2B" w14:textId="393CD33C"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ZTE, Samsung</w:t>
            </w:r>
          </w:p>
        </w:tc>
        <w:tc>
          <w:tcPr>
            <w:tcW w:w="248" w:type="pct"/>
          </w:tcPr>
          <w:p w14:paraId="52A62084" w14:textId="24586EB9" w:rsidR="00BD461B" w:rsidRPr="00BD461B" w:rsidRDefault="00EF515C" w:rsidP="00BD461B">
            <w:pPr>
              <w:rPr>
                <w:rFonts w:ascii="Arial" w:eastAsia="Times New Roman" w:hAnsi="Arial" w:cs="Arial"/>
                <w:color w:val="000000"/>
                <w:sz w:val="14"/>
                <w:szCs w:val="14"/>
                <w:lang w:eastAsia="en-GB"/>
              </w:rPr>
            </w:pPr>
            <w:hyperlink r:id="rId2402" w:history="1">
              <w:r w:rsidR="00BD461B" w:rsidRPr="00BD461B">
                <w:rPr>
                  <w:rStyle w:val="Hyperlink"/>
                  <w:rFonts w:ascii="Arial" w:hAnsi="Arial" w:cs="Arial"/>
                  <w:b/>
                  <w:bCs/>
                  <w:sz w:val="14"/>
                  <w:szCs w:val="14"/>
                </w:rPr>
                <w:t>Rel-18</w:t>
              </w:r>
            </w:hyperlink>
          </w:p>
        </w:tc>
        <w:tc>
          <w:tcPr>
            <w:tcW w:w="301" w:type="pct"/>
            <w:shd w:val="clear" w:color="auto" w:fill="auto"/>
          </w:tcPr>
          <w:p w14:paraId="4A3A575F" w14:textId="6F9C7723" w:rsidR="00BD461B" w:rsidRPr="00BD461B" w:rsidRDefault="00EF515C" w:rsidP="00BD461B">
            <w:pPr>
              <w:rPr>
                <w:rFonts w:ascii="Arial" w:eastAsia="Times New Roman" w:hAnsi="Arial" w:cs="Arial"/>
                <w:color w:val="000000"/>
                <w:sz w:val="14"/>
                <w:szCs w:val="14"/>
                <w:lang w:eastAsia="en-GB"/>
              </w:rPr>
            </w:pPr>
            <w:hyperlink r:id="rId2403" w:history="1">
              <w:r w:rsidR="00BD461B" w:rsidRPr="00BD461B">
                <w:rPr>
                  <w:rStyle w:val="Hyperlink"/>
                  <w:rFonts w:ascii="Arial" w:hAnsi="Arial" w:cs="Arial"/>
                  <w:b/>
                  <w:bCs/>
                  <w:sz w:val="14"/>
                  <w:szCs w:val="14"/>
                </w:rPr>
                <w:t>38.214</w:t>
              </w:r>
            </w:hyperlink>
          </w:p>
        </w:tc>
        <w:tc>
          <w:tcPr>
            <w:tcW w:w="324" w:type="pct"/>
            <w:shd w:val="clear" w:color="auto" w:fill="auto"/>
          </w:tcPr>
          <w:p w14:paraId="3B36B52C" w14:textId="609361F0"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3CD134C6" w14:textId="11212781" w:rsidR="00BD461B" w:rsidRPr="00BD461B" w:rsidRDefault="00EF515C" w:rsidP="00BD461B">
            <w:pPr>
              <w:rPr>
                <w:rFonts w:ascii="Arial" w:eastAsia="Times New Roman" w:hAnsi="Arial" w:cs="Arial"/>
                <w:color w:val="000000"/>
                <w:sz w:val="14"/>
                <w:szCs w:val="14"/>
                <w:lang w:eastAsia="en-GB"/>
              </w:rPr>
            </w:pPr>
            <w:hyperlink r:id="rId2404" w:history="1">
              <w:r w:rsidR="00BD461B" w:rsidRPr="00BD461B">
                <w:rPr>
                  <w:rStyle w:val="Hyperlink"/>
                  <w:rFonts w:ascii="Arial" w:hAnsi="Arial" w:cs="Arial"/>
                  <w:b/>
                  <w:bCs/>
                  <w:sz w:val="14"/>
                  <w:szCs w:val="14"/>
                </w:rPr>
                <w:t>NR_FeMIMO-Core</w:t>
              </w:r>
            </w:hyperlink>
          </w:p>
        </w:tc>
        <w:tc>
          <w:tcPr>
            <w:tcW w:w="233" w:type="pct"/>
          </w:tcPr>
          <w:p w14:paraId="40E256F6" w14:textId="3FF5483F"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0558</w:t>
            </w:r>
          </w:p>
        </w:tc>
        <w:tc>
          <w:tcPr>
            <w:tcW w:w="226" w:type="pct"/>
          </w:tcPr>
          <w:p w14:paraId="462EFCB3" w14:textId="3FE15E32"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13A136FF" w14:textId="43E77EAD"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A</w:t>
            </w:r>
          </w:p>
        </w:tc>
      </w:tr>
      <w:tr w:rsidR="00BD461B" w:rsidRPr="00957864" w14:paraId="60A5A1C5" w14:textId="77777777" w:rsidTr="00174C55">
        <w:trPr>
          <w:trHeight w:val="20"/>
        </w:trPr>
        <w:tc>
          <w:tcPr>
            <w:tcW w:w="365" w:type="pct"/>
          </w:tcPr>
          <w:p w14:paraId="4527C1E9" w14:textId="03FB8B2B" w:rsidR="00BD461B" w:rsidRPr="00B67066" w:rsidRDefault="006F79AF" w:rsidP="00BD461B">
            <w:pPr>
              <w:rPr>
                <w:rFonts w:ascii="Arial" w:eastAsia="Times New Roman" w:hAnsi="Arial" w:cs="Arial"/>
                <w:color w:val="000000"/>
                <w:sz w:val="14"/>
                <w:szCs w:val="14"/>
                <w:lang w:eastAsia="en-GB"/>
              </w:rPr>
            </w:pPr>
            <w:hyperlink r:id="rId2405" w:history="1">
              <w:r>
                <w:rPr>
                  <w:rStyle w:val="Hyperlink"/>
                  <w:rFonts w:ascii="Arial" w:hAnsi="Arial" w:cs="Arial"/>
                  <w:b/>
                  <w:bCs/>
                  <w:sz w:val="14"/>
                  <w:szCs w:val="14"/>
                </w:rPr>
                <w:t>R1-2405522</w:t>
              </w:r>
            </w:hyperlink>
          </w:p>
        </w:tc>
        <w:tc>
          <w:tcPr>
            <w:tcW w:w="1471" w:type="pct"/>
          </w:tcPr>
          <w:p w14:paraId="2146F2DE" w14:textId="75F71FD7"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Corrections on PRACH association indicator in PDCCH order in 38.212</w:t>
            </w:r>
          </w:p>
        </w:tc>
        <w:tc>
          <w:tcPr>
            <w:tcW w:w="849" w:type="pct"/>
          </w:tcPr>
          <w:p w14:paraId="39E005B7" w14:textId="248D73AB"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Moderator (Ericsson), Huawei, HiSilicon, Google, Ericsson, ZTE, Samsung, New H3C, vivo</w:t>
            </w:r>
          </w:p>
        </w:tc>
        <w:tc>
          <w:tcPr>
            <w:tcW w:w="248" w:type="pct"/>
          </w:tcPr>
          <w:p w14:paraId="624819DE" w14:textId="22F39CE0" w:rsidR="00BD461B" w:rsidRPr="00BD461B" w:rsidRDefault="00EF515C" w:rsidP="00BD461B">
            <w:pPr>
              <w:rPr>
                <w:rFonts w:ascii="Arial" w:eastAsia="Times New Roman" w:hAnsi="Arial" w:cs="Arial"/>
                <w:color w:val="000000"/>
                <w:sz w:val="14"/>
                <w:szCs w:val="14"/>
                <w:lang w:eastAsia="en-GB"/>
              </w:rPr>
            </w:pPr>
            <w:hyperlink r:id="rId2406" w:history="1">
              <w:r w:rsidR="00BD461B" w:rsidRPr="00BD461B">
                <w:rPr>
                  <w:rStyle w:val="Hyperlink"/>
                  <w:rFonts w:ascii="Arial" w:hAnsi="Arial" w:cs="Arial"/>
                  <w:b/>
                  <w:bCs/>
                  <w:sz w:val="14"/>
                  <w:szCs w:val="14"/>
                </w:rPr>
                <w:t>Rel-18</w:t>
              </w:r>
            </w:hyperlink>
          </w:p>
        </w:tc>
        <w:tc>
          <w:tcPr>
            <w:tcW w:w="301" w:type="pct"/>
            <w:shd w:val="clear" w:color="auto" w:fill="auto"/>
          </w:tcPr>
          <w:p w14:paraId="03153211" w14:textId="76D5F1AC" w:rsidR="00BD461B" w:rsidRPr="00BD461B" w:rsidRDefault="00EF515C" w:rsidP="00BD461B">
            <w:pPr>
              <w:rPr>
                <w:rFonts w:ascii="Arial" w:eastAsia="Times New Roman" w:hAnsi="Arial" w:cs="Arial"/>
                <w:color w:val="000000"/>
                <w:sz w:val="14"/>
                <w:szCs w:val="14"/>
                <w:lang w:eastAsia="en-GB"/>
              </w:rPr>
            </w:pPr>
            <w:hyperlink r:id="rId2407" w:history="1">
              <w:r w:rsidR="00BD461B" w:rsidRPr="00BD461B">
                <w:rPr>
                  <w:rStyle w:val="Hyperlink"/>
                  <w:rFonts w:ascii="Arial" w:hAnsi="Arial" w:cs="Arial"/>
                  <w:b/>
                  <w:bCs/>
                  <w:sz w:val="14"/>
                  <w:szCs w:val="14"/>
                </w:rPr>
                <w:t>38.212</w:t>
              </w:r>
            </w:hyperlink>
          </w:p>
        </w:tc>
        <w:tc>
          <w:tcPr>
            <w:tcW w:w="324" w:type="pct"/>
            <w:shd w:val="clear" w:color="auto" w:fill="auto"/>
          </w:tcPr>
          <w:p w14:paraId="5F2E768A" w14:textId="08A54B73"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1486671A" w14:textId="484C26E9" w:rsidR="00BD461B" w:rsidRPr="00BD461B" w:rsidRDefault="00EF515C" w:rsidP="00BD461B">
            <w:pPr>
              <w:rPr>
                <w:rFonts w:ascii="Arial" w:eastAsia="Times New Roman" w:hAnsi="Arial" w:cs="Arial"/>
                <w:color w:val="000000"/>
                <w:sz w:val="14"/>
                <w:szCs w:val="14"/>
                <w:lang w:eastAsia="en-GB"/>
              </w:rPr>
            </w:pPr>
            <w:hyperlink r:id="rId2408" w:history="1">
              <w:r w:rsidR="00BD461B" w:rsidRPr="00BD461B">
                <w:rPr>
                  <w:rStyle w:val="Hyperlink"/>
                  <w:rFonts w:ascii="Arial" w:hAnsi="Arial" w:cs="Arial"/>
                  <w:b/>
                  <w:bCs/>
                  <w:sz w:val="14"/>
                  <w:szCs w:val="14"/>
                </w:rPr>
                <w:t>NR_MIMO_evo_DL_UL-Core</w:t>
              </w:r>
            </w:hyperlink>
          </w:p>
        </w:tc>
        <w:tc>
          <w:tcPr>
            <w:tcW w:w="233" w:type="pct"/>
          </w:tcPr>
          <w:p w14:paraId="032E0832" w14:textId="2C7D91F6"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0192</w:t>
            </w:r>
          </w:p>
        </w:tc>
        <w:tc>
          <w:tcPr>
            <w:tcW w:w="226" w:type="pct"/>
          </w:tcPr>
          <w:p w14:paraId="17FD1F0A" w14:textId="6855519F"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649C70F0" w14:textId="2C293700"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957864" w14:paraId="7C424CBE" w14:textId="77777777" w:rsidTr="00174C55">
        <w:trPr>
          <w:trHeight w:val="20"/>
        </w:trPr>
        <w:tc>
          <w:tcPr>
            <w:tcW w:w="365" w:type="pct"/>
          </w:tcPr>
          <w:p w14:paraId="4D3BE2B3" w14:textId="183A1AE3" w:rsidR="00BD461B" w:rsidRPr="00B67066" w:rsidRDefault="006F79AF" w:rsidP="00BD461B">
            <w:pPr>
              <w:rPr>
                <w:rFonts w:ascii="Arial" w:eastAsia="Times New Roman" w:hAnsi="Arial" w:cs="Arial"/>
                <w:color w:val="000000"/>
                <w:sz w:val="14"/>
                <w:szCs w:val="14"/>
                <w:lang w:eastAsia="en-GB"/>
              </w:rPr>
            </w:pPr>
            <w:hyperlink r:id="rId2409" w:history="1">
              <w:r>
                <w:rPr>
                  <w:rStyle w:val="Hyperlink"/>
                  <w:rFonts w:ascii="Arial" w:hAnsi="Arial" w:cs="Arial"/>
                  <w:b/>
                  <w:bCs/>
                  <w:sz w:val="14"/>
                  <w:szCs w:val="14"/>
                </w:rPr>
                <w:t>R1-2405528</w:t>
              </w:r>
            </w:hyperlink>
          </w:p>
        </w:tc>
        <w:tc>
          <w:tcPr>
            <w:tcW w:w="1471" w:type="pct"/>
          </w:tcPr>
          <w:p w14:paraId="0D74C898" w14:textId="17D95FED"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Correction on SL partial sensing for interlaced RB allocation and MCSt</w:t>
            </w:r>
          </w:p>
        </w:tc>
        <w:tc>
          <w:tcPr>
            <w:tcW w:w="849" w:type="pct"/>
          </w:tcPr>
          <w:p w14:paraId="54402158" w14:textId="0941D15B"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Moderator (OPPO), Samsung, CATT, CICTCI</w:t>
            </w:r>
          </w:p>
        </w:tc>
        <w:tc>
          <w:tcPr>
            <w:tcW w:w="248" w:type="pct"/>
          </w:tcPr>
          <w:p w14:paraId="3B4C1AAA" w14:textId="442FC69A" w:rsidR="00BD461B" w:rsidRPr="00BD461B" w:rsidRDefault="00EF515C" w:rsidP="00BD461B">
            <w:pPr>
              <w:rPr>
                <w:rFonts w:ascii="Arial" w:eastAsia="Times New Roman" w:hAnsi="Arial" w:cs="Arial"/>
                <w:color w:val="000000"/>
                <w:sz w:val="14"/>
                <w:szCs w:val="14"/>
                <w:lang w:eastAsia="en-GB"/>
              </w:rPr>
            </w:pPr>
            <w:hyperlink r:id="rId2410" w:history="1">
              <w:r w:rsidR="00BD461B" w:rsidRPr="00BD461B">
                <w:rPr>
                  <w:rStyle w:val="Hyperlink"/>
                  <w:rFonts w:ascii="Arial" w:hAnsi="Arial" w:cs="Arial"/>
                  <w:b/>
                  <w:bCs/>
                  <w:sz w:val="14"/>
                  <w:szCs w:val="14"/>
                </w:rPr>
                <w:t>Rel-18</w:t>
              </w:r>
            </w:hyperlink>
          </w:p>
        </w:tc>
        <w:tc>
          <w:tcPr>
            <w:tcW w:w="301" w:type="pct"/>
            <w:shd w:val="clear" w:color="auto" w:fill="auto"/>
          </w:tcPr>
          <w:p w14:paraId="71A7C299" w14:textId="77E2E659" w:rsidR="00BD461B" w:rsidRPr="00BD461B" w:rsidRDefault="00EF515C" w:rsidP="00BD461B">
            <w:pPr>
              <w:rPr>
                <w:rFonts w:ascii="Arial" w:eastAsia="Times New Roman" w:hAnsi="Arial" w:cs="Arial"/>
                <w:color w:val="000000"/>
                <w:sz w:val="14"/>
                <w:szCs w:val="14"/>
                <w:lang w:eastAsia="en-GB"/>
              </w:rPr>
            </w:pPr>
            <w:hyperlink r:id="rId2411" w:history="1">
              <w:r w:rsidR="00BD461B" w:rsidRPr="00BD461B">
                <w:rPr>
                  <w:rStyle w:val="Hyperlink"/>
                  <w:rFonts w:ascii="Arial" w:hAnsi="Arial" w:cs="Arial"/>
                  <w:b/>
                  <w:bCs/>
                  <w:sz w:val="14"/>
                  <w:szCs w:val="14"/>
                </w:rPr>
                <w:t>38.214</w:t>
              </w:r>
            </w:hyperlink>
          </w:p>
        </w:tc>
        <w:tc>
          <w:tcPr>
            <w:tcW w:w="324" w:type="pct"/>
            <w:shd w:val="clear" w:color="auto" w:fill="auto"/>
          </w:tcPr>
          <w:p w14:paraId="4BE1556D" w14:textId="56ABCD75"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1E971B87" w14:textId="17F5D55A" w:rsidR="00BD461B" w:rsidRPr="00BD461B" w:rsidRDefault="00EF515C" w:rsidP="00BD461B">
            <w:pPr>
              <w:rPr>
                <w:rFonts w:ascii="Arial" w:eastAsia="Times New Roman" w:hAnsi="Arial" w:cs="Arial"/>
                <w:color w:val="000000"/>
                <w:sz w:val="14"/>
                <w:szCs w:val="14"/>
                <w:lang w:eastAsia="en-GB"/>
              </w:rPr>
            </w:pPr>
            <w:hyperlink r:id="rId2412" w:history="1">
              <w:r w:rsidR="00BD461B" w:rsidRPr="00BD461B">
                <w:rPr>
                  <w:rStyle w:val="Hyperlink"/>
                  <w:rFonts w:ascii="Arial" w:hAnsi="Arial" w:cs="Arial"/>
                  <w:b/>
                  <w:bCs/>
                  <w:sz w:val="14"/>
                  <w:szCs w:val="14"/>
                </w:rPr>
                <w:t>NR_SL_enh2-Core</w:t>
              </w:r>
            </w:hyperlink>
          </w:p>
        </w:tc>
        <w:tc>
          <w:tcPr>
            <w:tcW w:w="233" w:type="pct"/>
          </w:tcPr>
          <w:p w14:paraId="2607D739" w14:textId="4D069AFC"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0559</w:t>
            </w:r>
          </w:p>
        </w:tc>
        <w:tc>
          <w:tcPr>
            <w:tcW w:w="226" w:type="pct"/>
          </w:tcPr>
          <w:p w14:paraId="15D85CA2" w14:textId="1174A5B8"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28666BCD" w14:textId="43063419"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957864" w14:paraId="15AA23EE" w14:textId="77777777" w:rsidTr="00174C55">
        <w:trPr>
          <w:trHeight w:val="20"/>
        </w:trPr>
        <w:tc>
          <w:tcPr>
            <w:tcW w:w="365" w:type="pct"/>
          </w:tcPr>
          <w:p w14:paraId="16871AD9" w14:textId="3F7A7C2E" w:rsidR="00BD461B" w:rsidRPr="00B67066" w:rsidRDefault="006F79AF" w:rsidP="00BD461B">
            <w:pPr>
              <w:rPr>
                <w:rFonts w:ascii="Arial" w:eastAsia="Times New Roman" w:hAnsi="Arial" w:cs="Arial"/>
                <w:color w:val="000000"/>
                <w:sz w:val="14"/>
                <w:szCs w:val="14"/>
                <w:lang w:eastAsia="en-GB"/>
              </w:rPr>
            </w:pPr>
            <w:hyperlink r:id="rId2413" w:history="1">
              <w:r>
                <w:rPr>
                  <w:rStyle w:val="Hyperlink"/>
                  <w:rFonts w:ascii="Arial" w:hAnsi="Arial" w:cs="Arial"/>
                  <w:b/>
                  <w:bCs/>
                  <w:sz w:val="14"/>
                  <w:szCs w:val="14"/>
                </w:rPr>
                <w:t>R1-2405535</w:t>
              </w:r>
            </w:hyperlink>
          </w:p>
        </w:tc>
        <w:tc>
          <w:tcPr>
            <w:tcW w:w="1471" w:type="pct"/>
          </w:tcPr>
          <w:p w14:paraId="581DBA31" w14:textId="2779500E"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Correction on guardband PRB handling</w:t>
            </w:r>
          </w:p>
        </w:tc>
        <w:tc>
          <w:tcPr>
            <w:tcW w:w="849" w:type="pct"/>
          </w:tcPr>
          <w:p w14:paraId="077CCEF5" w14:textId="7400F61C"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Moderator (Huawei), vivo, Samsung, OPPO</w:t>
            </w:r>
          </w:p>
        </w:tc>
        <w:tc>
          <w:tcPr>
            <w:tcW w:w="248" w:type="pct"/>
          </w:tcPr>
          <w:p w14:paraId="5A1C48B8" w14:textId="60097C05" w:rsidR="00BD461B" w:rsidRPr="00BD461B" w:rsidRDefault="00EF515C" w:rsidP="00BD461B">
            <w:pPr>
              <w:rPr>
                <w:rFonts w:ascii="Arial" w:eastAsia="Times New Roman" w:hAnsi="Arial" w:cs="Arial"/>
                <w:color w:val="000000"/>
                <w:sz w:val="14"/>
                <w:szCs w:val="14"/>
                <w:lang w:eastAsia="en-GB"/>
              </w:rPr>
            </w:pPr>
            <w:hyperlink r:id="rId2414" w:history="1">
              <w:r w:rsidR="00BD461B" w:rsidRPr="00BD461B">
                <w:rPr>
                  <w:rStyle w:val="Hyperlink"/>
                  <w:rFonts w:ascii="Arial" w:hAnsi="Arial" w:cs="Arial"/>
                  <w:b/>
                  <w:bCs/>
                  <w:sz w:val="14"/>
                  <w:szCs w:val="14"/>
                </w:rPr>
                <w:t>Rel-18</w:t>
              </w:r>
            </w:hyperlink>
          </w:p>
        </w:tc>
        <w:tc>
          <w:tcPr>
            <w:tcW w:w="301" w:type="pct"/>
            <w:shd w:val="clear" w:color="auto" w:fill="auto"/>
          </w:tcPr>
          <w:p w14:paraId="0A1EB222" w14:textId="66E7BCF5" w:rsidR="00BD461B" w:rsidRPr="00BD461B" w:rsidRDefault="00EF515C" w:rsidP="00BD461B">
            <w:pPr>
              <w:rPr>
                <w:rFonts w:ascii="Arial" w:eastAsia="Times New Roman" w:hAnsi="Arial" w:cs="Arial"/>
                <w:color w:val="000000"/>
                <w:sz w:val="14"/>
                <w:szCs w:val="14"/>
                <w:lang w:eastAsia="en-GB"/>
              </w:rPr>
            </w:pPr>
            <w:hyperlink r:id="rId2415" w:history="1">
              <w:r w:rsidR="00BD461B" w:rsidRPr="00BD461B">
                <w:rPr>
                  <w:rStyle w:val="Hyperlink"/>
                  <w:rFonts w:ascii="Arial" w:hAnsi="Arial" w:cs="Arial"/>
                  <w:b/>
                  <w:bCs/>
                  <w:sz w:val="14"/>
                  <w:szCs w:val="14"/>
                </w:rPr>
                <w:t>38.214</w:t>
              </w:r>
            </w:hyperlink>
          </w:p>
        </w:tc>
        <w:tc>
          <w:tcPr>
            <w:tcW w:w="324" w:type="pct"/>
            <w:shd w:val="clear" w:color="auto" w:fill="auto"/>
          </w:tcPr>
          <w:p w14:paraId="56A47C6C" w14:textId="6348E77B"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7F460C4E" w14:textId="7EE549C6" w:rsidR="00BD461B" w:rsidRPr="00BD461B" w:rsidRDefault="00EF515C" w:rsidP="00BD461B">
            <w:pPr>
              <w:rPr>
                <w:rFonts w:ascii="Arial" w:eastAsia="Times New Roman" w:hAnsi="Arial" w:cs="Arial"/>
                <w:color w:val="000000"/>
                <w:sz w:val="14"/>
                <w:szCs w:val="14"/>
                <w:lang w:eastAsia="en-GB"/>
              </w:rPr>
            </w:pPr>
            <w:hyperlink r:id="rId2416" w:history="1">
              <w:r w:rsidR="00BD461B" w:rsidRPr="00BD461B">
                <w:rPr>
                  <w:rStyle w:val="Hyperlink"/>
                  <w:rFonts w:ascii="Arial" w:hAnsi="Arial" w:cs="Arial"/>
                  <w:b/>
                  <w:bCs/>
                  <w:sz w:val="14"/>
                  <w:szCs w:val="14"/>
                </w:rPr>
                <w:t>NR_SL_enh2-Core</w:t>
              </w:r>
            </w:hyperlink>
          </w:p>
        </w:tc>
        <w:tc>
          <w:tcPr>
            <w:tcW w:w="233" w:type="pct"/>
          </w:tcPr>
          <w:p w14:paraId="3D52FAB5" w14:textId="3D4C26F1"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0560</w:t>
            </w:r>
          </w:p>
        </w:tc>
        <w:tc>
          <w:tcPr>
            <w:tcW w:w="226" w:type="pct"/>
          </w:tcPr>
          <w:p w14:paraId="3368BAA9" w14:textId="2D7EC8B0"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53CDB51E" w14:textId="73E5D94F"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957864" w14:paraId="2391B5F9" w14:textId="77777777" w:rsidTr="00174C55">
        <w:trPr>
          <w:trHeight w:val="20"/>
        </w:trPr>
        <w:tc>
          <w:tcPr>
            <w:tcW w:w="365" w:type="pct"/>
          </w:tcPr>
          <w:p w14:paraId="3B3127BF" w14:textId="49EBC483" w:rsidR="00BD461B" w:rsidRPr="00B67066" w:rsidRDefault="006F79AF" w:rsidP="00BD461B">
            <w:pPr>
              <w:rPr>
                <w:rFonts w:ascii="Arial" w:eastAsia="Times New Roman" w:hAnsi="Arial" w:cs="Arial"/>
                <w:color w:val="000000"/>
                <w:sz w:val="14"/>
                <w:szCs w:val="14"/>
                <w:lang w:eastAsia="en-GB"/>
              </w:rPr>
            </w:pPr>
            <w:hyperlink r:id="rId2417" w:history="1">
              <w:r>
                <w:rPr>
                  <w:rStyle w:val="Hyperlink"/>
                  <w:rFonts w:ascii="Arial" w:hAnsi="Arial" w:cs="Arial"/>
                  <w:b/>
                  <w:bCs/>
                  <w:sz w:val="14"/>
                  <w:szCs w:val="14"/>
                </w:rPr>
                <w:t>R1-2405536</w:t>
              </w:r>
            </w:hyperlink>
          </w:p>
        </w:tc>
        <w:tc>
          <w:tcPr>
            <w:tcW w:w="1471" w:type="pct"/>
          </w:tcPr>
          <w:p w14:paraId="67CE8C65" w14:textId="509316BA"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Correction on the determination of intra-cell guard band for SL-U</w:t>
            </w:r>
          </w:p>
        </w:tc>
        <w:tc>
          <w:tcPr>
            <w:tcW w:w="849" w:type="pct"/>
          </w:tcPr>
          <w:p w14:paraId="79ECFFDD" w14:textId="35DBBF6D"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Moderator (Huawei), CATT, CICTCI, Samsung</w:t>
            </w:r>
          </w:p>
        </w:tc>
        <w:tc>
          <w:tcPr>
            <w:tcW w:w="248" w:type="pct"/>
          </w:tcPr>
          <w:p w14:paraId="1420C72F" w14:textId="53CE8F94" w:rsidR="00BD461B" w:rsidRPr="00BD461B" w:rsidRDefault="00EF515C" w:rsidP="00BD461B">
            <w:pPr>
              <w:rPr>
                <w:rFonts w:ascii="Arial" w:eastAsia="Times New Roman" w:hAnsi="Arial" w:cs="Arial"/>
                <w:color w:val="000000"/>
                <w:sz w:val="14"/>
                <w:szCs w:val="14"/>
                <w:lang w:eastAsia="en-GB"/>
              </w:rPr>
            </w:pPr>
            <w:hyperlink r:id="rId2418" w:history="1">
              <w:r w:rsidR="00BD461B" w:rsidRPr="00BD461B">
                <w:rPr>
                  <w:rStyle w:val="Hyperlink"/>
                  <w:rFonts w:ascii="Arial" w:hAnsi="Arial" w:cs="Arial"/>
                  <w:b/>
                  <w:bCs/>
                  <w:sz w:val="14"/>
                  <w:szCs w:val="14"/>
                </w:rPr>
                <w:t>Rel-18</w:t>
              </w:r>
            </w:hyperlink>
          </w:p>
        </w:tc>
        <w:tc>
          <w:tcPr>
            <w:tcW w:w="301" w:type="pct"/>
            <w:shd w:val="clear" w:color="auto" w:fill="auto"/>
          </w:tcPr>
          <w:p w14:paraId="48862054" w14:textId="3666FF8D" w:rsidR="00BD461B" w:rsidRPr="00BD461B" w:rsidRDefault="00EF515C" w:rsidP="00BD461B">
            <w:pPr>
              <w:rPr>
                <w:rFonts w:ascii="Arial" w:eastAsia="Times New Roman" w:hAnsi="Arial" w:cs="Arial"/>
                <w:color w:val="000000"/>
                <w:sz w:val="14"/>
                <w:szCs w:val="14"/>
                <w:lang w:eastAsia="en-GB"/>
              </w:rPr>
            </w:pPr>
            <w:hyperlink r:id="rId2419" w:history="1">
              <w:r w:rsidR="00BD461B" w:rsidRPr="00BD461B">
                <w:rPr>
                  <w:rStyle w:val="Hyperlink"/>
                  <w:rFonts w:ascii="Arial" w:hAnsi="Arial" w:cs="Arial"/>
                  <w:b/>
                  <w:bCs/>
                  <w:sz w:val="14"/>
                  <w:szCs w:val="14"/>
                </w:rPr>
                <w:t>38.214</w:t>
              </w:r>
            </w:hyperlink>
          </w:p>
        </w:tc>
        <w:tc>
          <w:tcPr>
            <w:tcW w:w="324" w:type="pct"/>
            <w:shd w:val="clear" w:color="auto" w:fill="auto"/>
          </w:tcPr>
          <w:p w14:paraId="5C931094" w14:textId="28669572"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10EFE458" w14:textId="02800C5C" w:rsidR="00BD461B" w:rsidRPr="00BD461B" w:rsidRDefault="00EF515C" w:rsidP="00BD461B">
            <w:pPr>
              <w:rPr>
                <w:rFonts w:ascii="Arial" w:eastAsia="Times New Roman" w:hAnsi="Arial" w:cs="Arial"/>
                <w:color w:val="000000"/>
                <w:sz w:val="14"/>
                <w:szCs w:val="14"/>
                <w:lang w:eastAsia="en-GB"/>
              </w:rPr>
            </w:pPr>
            <w:hyperlink r:id="rId2420" w:history="1">
              <w:r w:rsidR="00BD461B" w:rsidRPr="00BD461B">
                <w:rPr>
                  <w:rStyle w:val="Hyperlink"/>
                  <w:rFonts w:ascii="Arial" w:hAnsi="Arial" w:cs="Arial"/>
                  <w:b/>
                  <w:bCs/>
                  <w:sz w:val="14"/>
                  <w:szCs w:val="14"/>
                </w:rPr>
                <w:t>NR_SL_enh2-Core</w:t>
              </w:r>
            </w:hyperlink>
          </w:p>
        </w:tc>
        <w:tc>
          <w:tcPr>
            <w:tcW w:w="233" w:type="pct"/>
          </w:tcPr>
          <w:p w14:paraId="5E17D0FE" w14:textId="0566E604"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0561</w:t>
            </w:r>
          </w:p>
        </w:tc>
        <w:tc>
          <w:tcPr>
            <w:tcW w:w="226" w:type="pct"/>
          </w:tcPr>
          <w:p w14:paraId="52B995FC" w14:textId="5792CA99"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34BBCC19" w14:textId="35732152"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957864" w14:paraId="24952271" w14:textId="77777777" w:rsidTr="00174C55">
        <w:trPr>
          <w:trHeight w:val="20"/>
        </w:trPr>
        <w:tc>
          <w:tcPr>
            <w:tcW w:w="365" w:type="pct"/>
          </w:tcPr>
          <w:p w14:paraId="1BF16BA5" w14:textId="23B288CC" w:rsidR="00BD461B" w:rsidRPr="00B67066" w:rsidRDefault="006F79AF" w:rsidP="00BD461B">
            <w:pPr>
              <w:rPr>
                <w:rFonts w:ascii="Arial" w:eastAsia="Times New Roman" w:hAnsi="Arial" w:cs="Arial"/>
                <w:color w:val="000000"/>
                <w:sz w:val="14"/>
                <w:szCs w:val="14"/>
                <w:lang w:eastAsia="en-GB"/>
              </w:rPr>
            </w:pPr>
            <w:hyperlink r:id="rId2421" w:history="1">
              <w:r>
                <w:rPr>
                  <w:rStyle w:val="Hyperlink"/>
                  <w:rFonts w:ascii="Arial" w:hAnsi="Arial" w:cs="Arial"/>
                  <w:b/>
                  <w:bCs/>
                  <w:sz w:val="14"/>
                  <w:szCs w:val="14"/>
                </w:rPr>
                <w:t>R1-2405537</w:t>
              </w:r>
            </w:hyperlink>
          </w:p>
        </w:tc>
        <w:tc>
          <w:tcPr>
            <w:tcW w:w="1471" w:type="pct"/>
          </w:tcPr>
          <w:p w14:paraId="17BB667F" w14:textId="5185559E"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Correction on the frequency resource of a resource pool for SL-U</w:t>
            </w:r>
          </w:p>
        </w:tc>
        <w:tc>
          <w:tcPr>
            <w:tcW w:w="849" w:type="pct"/>
          </w:tcPr>
          <w:p w14:paraId="0B57C98B" w14:textId="03325E5A"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Moderator (Huawei), CATT, CICTCI, NEC, OPPO</w:t>
            </w:r>
          </w:p>
        </w:tc>
        <w:tc>
          <w:tcPr>
            <w:tcW w:w="248" w:type="pct"/>
          </w:tcPr>
          <w:p w14:paraId="41DB7DD6" w14:textId="1CD217DD" w:rsidR="00BD461B" w:rsidRPr="00BD461B" w:rsidRDefault="00EF515C" w:rsidP="00BD461B">
            <w:pPr>
              <w:rPr>
                <w:rFonts w:ascii="Arial" w:eastAsia="Times New Roman" w:hAnsi="Arial" w:cs="Arial"/>
                <w:color w:val="000000"/>
                <w:sz w:val="14"/>
                <w:szCs w:val="14"/>
                <w:lang w:eastAsia="en-GB"/>
              </w:rPr>
            </w:pPr>
            <w:hyperlink r:id="rId2422" w:history="1">
              <w:r w:rsidR="00BD461B" w:rsidRPr="00BD461B">
                <w:rPr>
                  <w:rStyle w:val="Hyperlink"/>
                  <w:rFonts w:ascii="Arial" w:hAnsi="Arial" w:cs="Arial"/>
                  <w:b/>
                  <w:bCs/>
                  <w:sz w:val="14"/>
                  <w:szCs w:val="14"/>
                </w:rPr>
                <w:t>Rel-18</w:t>
              </w:r>
            </w:hyperlink>
          </w:p>
        </w:tc>
        <w:tc>
          <w:tcPr>
            <w:tcW w:w="301" w:type="pct"/>
            <w:shd w:val="clear" w:color="auto" w:fill="auto"/>
          </w:tcPr>
          <w:p w14:paraId="1C775841" w14:textId="42EA414B" w:rsidR="00BD461B" w:rsidRPr="00BD461B" w:rsidRDefault="00EF515C" w:rsidP="00BD461B">
            <w:pPr>
              <w:rPr>
                <w:rFonts w:ascii="Arial" w:eastAsia="Times New Roman" w:hAnsi="Arial" w:cs="Arial"/>
                <w:color w:val="000000"/>
                <w:sz w:val="14"/>
                <w:szCs w:val="14"/>
                <w:lang w:eastAsia="en-GB"/>
              </w:rPr>
            </w:pPr>
            <w:hyperlink r:id="rId2423" w:history="1">
              <w:r w:rsidR="00BD461B" w:rsidRPr="00BD461B">
                <w:rPr>
                  <w:rStyle w:val="Hyperlink"/>
                  <w:rFonts w:ascii="Arial" w:hAnsi="Arial" w:cs="Arial"/>
                  <w:b/>
                  <w:bCs/>
                  <w:sz w:val="14"/>
                  <w:szCs w:val="14"/>
                </w:rPr>
                <w:t>38.213</w:t>
              </w:r>
            </w:hyperlink>
          </w:p>
        </w:tc>
        <w:tc>
          <w:tcPr>
            <w:tcW w:w="324" w:type="pct"/>
            <w:shd w:val="clear" w:color="auto" w:fill="auto"/>
          </w:tcPr>
          <w:p w14:paraId="29818377" w14:textId="2FD7A314"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689D3B81" w14:textId="7E97FF04" w:rsidR="00BD461B" w:rsidRPr="00BD461B" w:rsidRDefault="00EF515C" w:rsidP="00BD461B">
            <w:pPr>
              <w:rPr>
                <w:rFonts w:ascii="Arial" w:eastAsia="Times New Roman" w:hAnsi="Arial" w:cs="Arial"/>
                <w:color w:val="000000"/>
                <w:sz w:val="14"/>
                <w:szCs w:val="14"/>
                <w:lang w:eastAsia="en-GB"/>
              </w:rPr>
            </w:pPr>
            <w:hyperlink r:id="rId2424" w:history="1">
              <w:r w:rsidR="00BD461B" w:rsidRPr="00BD461B">
                <w:rPr>
                  <w:rStyle w:val="Hyperlink"/>
                  <w:rFonts w:ascii="Arial" w:hAnsi="Arial" w:cs="Arial"/>
                  <w:b/>
                  <w:bCs/>
                  <w:sz w:val="14"/>
                  <w:szCs w:val="14"/>
                </w:rPr>
                <w:t>NR_SL_enh2-Core</w:t>
              </w:r>
            </w:hyperlink>
          </w:p>
        </w:tc>
        <w:tc>
          <w:tcPr>
            <w:tcW w:w="233" w:type="pct"/>
          </w:tcPr>
          <w:p w14:paraId="7300A471" w14:textId="281F4AF8"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0627</w:t>
            </w:r>
          </w:p>
        </w:tc>
        <w:tc>
          <w:tcPr>
            <w:tcW w:w="226" w:type="pct"/>
          </w:tcPr>
          <w:p w14:paraId="7AB1886B" w14:textId="538BD227"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07CB7D5E" w14:textId="3609F5A4"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957864" w14:paraId="52086BD1" w14:textId="77777777" w:rsidTr="00174C55">
        <w:trPr>
          <w:trHeight w:val="20"/>
        </w:trPr>
        <w:tc>
          <w:tcPr>
            <w:tcW w:w="365" w:type="pct"/>
          </w:tcPr>
          <w:p w14:paraId="7B8A2FDB" w14:textId="43C7289A" w:rsidR="00BD461B" w:rsidRPr="00B67066" w:rsidRDefault="006F79AF" w:rsidP="00BD461B">
            <w:pPr>
              <w:rPr>
                <w:rFonts w:ascii="Arial" w:eastAsia="Times New Roman" w:hAnsi="Arial" w:cs="Arial"/>
                <w:color w:val="000000"/>
                <w:sz w:val="14"/>
                <w:szCs w:val="14"/>
                <w:lang w:eastAsia="en-GB"/>
              </w:rPr>
            </w:pPr>
            <w:hyperlink r:id="rId2425" w:history="1">
              <w:r>
                <w:rPr>
                  <w:rStyle w:val="Hyperlink"/>
                  <w:rFonts w:ascii="Arial" w:hAnsi="Arial" w:cs="Arial"/>
                  <w:b/>
                  <w:bCs/>
                  <w:sz w:val="14"/>
                  <w:szCs w:val="14"/>
                </w:rPr>
                <w:t>R1-2405538</w:t>
              </w:r>
            </w:hyperlink>
          </w:p>
        </w:tc>
        <w:tc>
          <w:tcPr>
            <w:tcW w:w="1471" w:type="pct"/>
          </w:tcPr>
          <w:p w14:paraId="7F5ADC5E" w14:textId="2991D434"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Correction on the highest sub-channel of PSSCH</w:t>
            </w:r>
          </w:p>
        </w:tc>
        <w:tc>
          <w:tcPr>
            <w:tcW w:w="849" w:type="pct"/>
          </w:tcPr>
          <w:p w14:paraId="5BC4ED12" w14:textId="5A86A907"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Moderator (Huawei), ZTE, Sanechips, Samsung, OPPO</w:t>
            </w:r>
          </w:p>
        </w:tc>
        <w:tc>
          <w:tcPr>
            <w:tcW w:w="248" w:type="pct"/>
          </w:tcPr>
          <w:p w14:paraId="2CC7AD2C" w14:textId="37215564" w:rsidR="00BD461B" w:rsidRPr="00BD461B" w:rsidRDefault="00EF515C" w:rsidP="00BD461B">
            <w:pPr>
              <w:rPr>
                <w:rFonts w:ascii="Arial" w:eastAsia="Times New Roman" w:hAnsi="Arial" w:cs="Arial"/>
                <w:color w:val="000000"/>
                <w:sz w:val="14"/>
                <w:szCs w:val="14"/>
                <w:lang w:eastAsia="en-GB"/>
              </w:rPr>
            </w:pPr>
            <w:hyperlink r:id="rId2426" w:history="1">
              <w:r w:rsidR="00BD461B" w:rsidRPr="00BD461B">
                <w:rPr>
                  <w:rStyle w:val="Hyperlink"/>
                  <w:rFonts w:ascii="Arial" w:hAnsi="Arial" w:cs="Arial"/>
                  <w:b/>
                  <w:bCs/>
                  <w:sz w:val="14"/>
                  <w:szCs w:val="14"/>
                </w:rPr>
                <w:t>Rel-18</w:t>
              </w:r>
            </w:hyperlink>
          </w:p>
        </w:tc>
        <w:tc>
          <w:tcPr>
            <w:tcW w:w="301" w:type="pct"/>
            <w:shd w:val="clear" w:color="auto" w:fill="auto"/>
          </w:tcPr>
          <w:p w14:paraId="034B3E77" w14:textId="14D5BBBE" w:rsidR="00BD461B" w:rsidRPr="00BD461B" w:rsidRDefault="00EF515C" w:rsidP="00BD461B">
            <w:pPr>
              <w:rPr>
                <w:rFonts w:ascii="Arial" w:eastAsia="Times New Roman" w:hAnsi="Arial" w:cs="Arial"/>
                <w:color w:val="000000"/>
                <w:sz w:val="14"/>
                <w:szCs w:val="14"/>
                <w:lang w:eastAsia="en-GB"/>
              </w:rPr>
            </w:pPr>
            <w:hyperlink r:id="rId2427" w:history="1">
              <w:r w:rsidR="00BD461B" w:rsidRPr="00BD461B">
                <w:rPr>
                  <w:rStyle w:val="Hyperlink"/>
                  <w:rFonts w:ascii="Arial" w:hAnsi="Arial" w:cs="Arial"/>
                  <w:b/>
                  <w:bCs/>
                  <w:sz w:val="14"/>
                  <w:szCs w:val="14"/>
                </w:rPr>
                <w:t>38.214</w:t>
              </w:r>
            </w:hyperlink>
          </w:p>
        </w:tc>
        <w:tc>
          <w:tcPr>
            <w:tcW w:w="324" w:type="pct"/>
            <w:shd w:val="clear" w:color="auto" w:fill="auto"/>
          </w:tcPr>
          <w:p w14:paraId="78A807A9" w14:textId="66901667"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613AD395" w14:textId="40B857F7" w:rsidR="00BD461B" w:rsidRPr="00BD461B" w:rsidRDefault="00EF515C" w:rsidP="00BD461B">
            <w:pPr>
              <w:rPr>
                <w:rFonts w:ascii="Arial" w:eastAsia="Times New Roman" w:hAnsi="Arial" w:cs="Arial"/>
                <w:color w:val="000000"/>
                <w:sz w:val="14"/>
                <w:szCs w:val="14"/>
                <w:lang w:eastAsia="en-GB"/>
              </w:rPr>
            </w:pPr>
            <w:hyperlink r:id="rId2428" w:history="1">
              <w:r w:rsidR="00BD461B" w:rsidRPr="00BD461B">
                <w:rPr>
                  <w:rStyle w:val="Hyperlink"/>
                  <w:rFonts w:ascii="Arial" w:hAnsi="Arial" w:cs="Arial"/>
                  <w:b/>
                  <w:bCs/>
                  <w:sz w:val="14"/>
                  <w:szCs w:val="14"/>
                </w:rPr>
                <w:t>NR_SL_enh2-Core</w:t>
              </w:r>
            </w:hyperlink>
          </w:p>
        </w:tc>
        <w:tc>
          <w:tcPr>
            <w:tcW w:w="233" w:type="pct"/>
          </w:tcPr>
          <w:p w14:paraId="28D3EF58" w14:textId="7B1383CE"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0562</w:t>
            </w:r>
          </w:p>
        </w:tc>
        <w:tc>
          <w:tcPr>
            <w:tcW w:w="226" w:type="pct"/>
          </w:tcPr>
          <w:p w14:paraId="6591D23E" w14:textId="36B47750"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263B751C" w14:textId="44520D1B"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957864" w14:paraId="1A653FB9" w14:textId="77777777" w:rsidTr="00174C55">
        <w:trPr>
          <w:trHeight w:val="20"/>
        </w:trPr>
        <w:tc>
          <w:tcPr>
            <w:tcW w:w="365" w:type="pct"/>
          </w:tcPr>
          <w:p w14:paraId="32BBAF99" w14:textId="00C297BF" w:rsidR="00BD461B" w:rsidRPr="00B67066" w:rsidRDefault="006F79AF" w:rsidP="00BD461B">
            <w:pPr>
              <w:rPr>
                <w:rFonts w:ascii="Arial" w:eastAsia="Times New Roman" w:hAnsi="Arial" w:cs="Arial"/>
                <w:color w:val="000000"/>
                <w:sz w:val="14"/>
                <w:szCs w:val="14"/>
                <w:lang w:eastAsia="en-GB"/>
              </w:rPr>
            </w:pPr>
            <w:hyperlink r:id="rId2429" w:history="1">
              <w:r>
                <w:rPr>
                  <w:rStyle w:val="Hyperlink"/>
                  <w:rFonts w:ascii="Arial" w:hAnsi="Arial" w:cs="Arial"/>
                  <w:b/>
                  <w:bCs/>
                  <w:sz w:val="14"/>
                  <w:szCs w:val="14"/>
                </w:rPr>
                <w:t>R1-2405539</w:t>
              </w:r>
            </w:hyperlink>
          </w:p>
        </w:tc>
        <w:tc>
          <w:tcPr>
            <w:tcW w:w="1471" w:type="pct"/>
          </w:tcPr>
          <w:p w14:paraId="654C57F2" w14:textId="17BFBE43"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Corrections on determination of PSFCH resources for a PSSCH</w:t>
            </w:r>
          </w:p>
        </w:tc>
        <w:tc>
          <w:tcPr>
            <w:tcW w:w="849" w:type="pct"/>
          </w:tcPr>
          <w:p w14:paraId="3CD6D72D" w14:textId="31F2E024"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Moderator (Huawei), Sharp, NEC, Samsung, OPPO</w:t>
            </w:r>
          </w:p>
        </w:tc>
        <w:tc>
          <w:tcPr>
            <w:tcW w:w="248" w:type="pct"/>
          </w:tcPr>
          <w:p w14:paraId="1909A148" w14:textId="1ACDA4DF" w:rsidR="00BD461B" w:rsidRPr="00BD461B" w:rsidRDefault="00EF515C" w:rsidP="00BD461B">
            <w:pPr>
              <w:rPr>
                <w:rFonts w:ascii="Arial" w:eastAsia="Times New Roman" w:hAnsi="Arial" w:cs="Arial"/>
                <w:color w:val="000000"/>
                <w:sz w:val="14"/>
                <w:szCs w:val="14"/>
                <w:lang w:eastAsia="en-GB"/>
              </w:rPr>
            </w:pPr>
            <w:hyperlink r:id="rId2430" w:history="1">
              <w:r w:rsidR="00BD461B" w:rsidRPr="00BD461B">
                <w:rPr>
                  <w:rStyle w:val="Hyperlink"/>
                  <w:rFonts w:ascii="Arial" w:hAnsi="Arial" w:cs="Arial"/>
                  <w:b/>
                  <w:bCs/>
                  <w:sz w:val="14"/>
                  <w:szCs w:val="14"/>
                </w:rPr>
                <w:t>Rel-18</w:t>
              </w:r>
            </w:hyperlink>
          </w:p>
        </w:tc>
        <w:tc>
          <w:tcPr>
            <w:tcW w:w="301" w:type="pct"/>
            <w:shd w:val="clear" w:color="auto" w:fill="auto"/>
          </w:tcPr>
          <w:p w14:paraId="217D0905" w14:textId="5E3AAD3E" w:rsidR="00BD461B" w:rsidRPr="00BD461B" w:rsidRDefault="00EF515C" w:rsidP="00BD461B">
            <w:pPr>
              <w:rPr>
                <w:rFonts w:ascii="Arial" w:eastAsia="Times New Roman" w:hAnsi="Arial" w:cs="Arial"/>
                <w:color w:val="000000"/>
                <w:sz w:val="14"/>
                <w:szCs w:val="14"/>
                <w:lang w:eastAsia="en-GB"/>
              </w:rPr>
            </w:pPr>
            <w:hyperlink r:id="rId2431" w:history="1">
              <w:r w:rsidR="00BD461B" w:rsidRPr="00BD461B">
                <w:rPr>
                  <w:rStyle w:val="Hyperlink"/>
                  <w:rFonts w:ascii="Arial" w:hAnsi="Arial" w:cs="Arial"/>
                  <w:b/>
                  <w:bCs/>
                  <w:sz w:val="14"/>
                  <w:szCs w:val="14"/>
                </w:rPr>
                <w:t>38.213</w:t>
              </w:r>
            </w:hyperlink>
          </w:p>
        </w:tc>
        <w:tc>
          <w:tcPr>
            <w:tcW w:w="324" w:type="pct"/>
            <w:shd w:val="clear" w:color="auto" w:fill="auto"/>
          </w:tcPr>
          <w:p w14:paraId="54CFD1B1" w14:textId="0C150023"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43AC5B14" w14:textId="1CB305AD" w:rsidR="00BD461B" w:rsidRPr="00BD461B" w:rsidRDefault="00EF515C" w:rsidP="00BD461B">
            <w:pPr>
              <w:rPr>
                <w:rFonts w:ascii="Arial" w:eastAsia="Times New Roman" w:hAnsi="Arial" w:cs="Arial"/>
                <w:color w:val="000000"/>
                <w:sz w:val="14"/>
                <w:szCs w:val="14"/>
                <w:lang w:eastAsia="en-GB"/>
              </w:rPr>
            </w:pPr>
            <w:hyperlink r:id="rId2432" w:history="1">
              <w:r w:rsidR="00BD461B" w:rsidRPr="00BD461B">
                <w:rPr>
                  <w:rStyle w:val="Hyperlink"/>
                  <w:rFonts w:ascii="Arial" w:hAnsi="Arial" w:cs="Arial"/>
                  <w:b/>
                  <w:bCs/>
                  <w:sz w:val="14"/>
                  <w:szCs w:val="14"/>
                </w:rPr>
                <w:t>NR_SL_enh2-Core</w:t>
              </w:r>
            </w:hyperlink>
          </w:p>
        </w:tc>
        <w:tc>
          <w:tcPr>
            <w:tcW w:w="233" w:type="pct"/>
          </w:tcPr>
          <w:p w14:paraId="462ED7B2" w14:textId="1AED71DA"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0628</w:t>
            </w:r>
          </w:p>
        </w:tc>
        <w:tc>
          <w:tcPr>
            <w:tcW w:w="226" w:type="pct"/>
          </w:tcPr>
          <w:p w14:paraId="0E15A1CE" w14:textId="22356DEC"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6EED2304" w14:textId="76C6B346"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957864" w14:paraId="55A08B3F" w14:textId="77777777" w:rsidTr="00174C55">
        <w:trPr>
          <w:trHeight w:val="20"/>
        </w:trPr>
        <w:tc>
          <w:tcPr>
            <w:tcW w:w="365" w:type="pct"/>
          </w:tcPr>
          <w:p w14:paraId="026EC73A" w14:textId="709D61C7" w:rsidR="00BD461B" w:rsidRPr="00B67066" w:rsidRDefault="006F79AF" w:rsidP="00BD461B">
            <w:pPr>
              <w:rPr>
                <w:rFonts w:ascii="Arial" w:eastAsia="Times New Roman" w:hAnsi="Arial" w:cs="Arial"/>
                <w:color w:val="000000"/>
                <w:sz w:val="14"/>
                <w:szCs w:val="14"/>
                <w:lang w:eastAsia="en-GB"/>
              </w:rPr>
            </w:pPr>
            <w:hyperlink r:id="rId2433" w:history="1">
              <w:r>
                <w:rPr>
                  <w:rStyle w:val="Hyperlink"/>
                  <w:rFonts w:ascii="Arial" w:hAnsi="Arial" w:cs="Arial"/>
                  <w:b/>
                  <w:bCs/>
                  <w:sz w:val="14"/>
                  <w:szCs w:val="14"/>
                </w:rPr>
                <w:t>R1-2405544</w:t>
              </w:r>
            </w:hyperlink>
          </w:p>
        </w:tc>
        <w:tc>
          <w:tcPr>
            <w:tcW w:w="1471" w:type="pct"/>
          </w:tcPr>
          <w:p w14:paraId="6EDDA115" w14:textId="49E8F3A4"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Correction to 38.202 on support of combination of SL CA and SL positioning</w:t>
            </w:r>
          </w:p>
        </w:tc>
        <w:tc>
          <w:tcPr>
            <w:tcW w:w="849" w:type="pct"/>
          </w:tcPr>
          <w:p w14:paraId="4779987E" w14:textId="08D7C355"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Moderator (Qualcomm), Huawei, HiSilicon</w:t>
            </w:r>
          </w:p>
        </w:tc>
        <w:tc>
          <w:tcPr>
            <w:tcW w:w="248" w:type="pct"/>
          </w:tcPr>
          <w:p w14:paraId="1EDBFFE7" w14:textId="3FD87BA4" w:rsidR="00BD461B" w:rsidRPr="00BD461B" w:rsidRDefault="00EF515C" w:rsidP="00BD461B">
            <w:pPr>
              <w:rPr>
                <w:rFonts w:ascii="Arial" w:eastAsia="Times New Roman" w:hAnsi="Arial" w:cs="Arial"/>
                <w:color w:val="000000"/>
                <w:sz w:val="14"/>
                <w:szCs w:val="14"/>
                <w:lang w:eastAsia="en-GB"/>
              </w:rPr>
            </w:pPr>
            <w:hyperlink r:id="rId2434" w:history="1">
              <w:r w:rsidR="00BD461B" w:rsidRPr="00BD461B">
                <w:rPr>
                  <w:rStyle w:val="Hyperlink"/>
                  <w:rFonts w:ascii="Arial" w:hAnsi="Arial" w:cs="Arial"/>
                  <w:b/>
                  <w:bCs/>
                  <w:sz w:val="14"/>
                  <w:szCs w:val="14"/>
                </w:rPr>
                <w:t>Rel-18</w:t>
              </w:r>
            </w:hyperlink>
          </w:p>
        </w:tc>
        <w:tc>
          <w:tcPr>
            <w:tcW w:w="301" w:type="pct"/>
            <w:shd w:val="clear" w:color="auto" w:fill="auto"/>
          </w:tcPr>
          <w:p w14:paraId="78F50A7F" w14:textId="6F0C1C1D" w:rsidR="00BD461B" w:rsidRPr="00BD461B" w:rsidRDefault="00EF515C" w:rsidP="00BD461B">
            <w:pPr>
              <w:rPr>
                <w:rFonts w:ascii="Arial" w:eastAsia="Times New Roman" w:hAnsi="Arial" w:cs="Arial"/>
                <w:color w:val="000000"/>
                <w:sz w:val="14"/>
                <w:szCs w:val="14"/>
                <w:lang w:eastAsia="en-GB"/>
              </w:rPr>
            </w:pPr>
            <w:hyperlink r:id="rId2435" w:history="1">
              <w:r w:rsidR="00BD461B" w:rsidRPr="00BD461B">
                <w:rPr>
                  <w:rStyle w:val="Hyperlink"/>
                  <w:rFonts w:ascii="Arial" w:hAnsi="Arial" w:cs="Arial"/>
                  <w:b/>
                  <w:bCs/>
                  <w:sz w:val="14"/>
                  <w:szCs w:val="14"/>
                </w:rPr>
                <w:t>38.202</w:t>
              </w:r>
            </w:hyperlink>
          </w:p>
        </w:tc>
        <w:tc>
          <w:tcPr>
            <w:tcW w:w="324" w:type="pct"/>
            <w:shd w:val="clear" w:color="auto" w:fill="auto"/>
          </w:tcPr>
          <w:p w14:paraId="6BA09236" w14:textId="3E9F8710"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0A160700" w14:textId="090D347A" w:rsidR="00BD461B" w:rsidRPr="00BD461B" w:rsidRDefault="00EF515C" w:rsidP="00BD461B">
            <w:pPr>
              <w:rPr>
                <w:rFonts w:ascii="Arial" w:eastAsia="Times New Roman" w:hAnsi="Arial" w:cs="Arial"/>
                <w:color w:val="000000"/>
                <w:sz w:val="14"/>
                <w:szCs w:val="14"/>
                <w:lang w:eastAsia="en-GB"/>
              </w:rPr>
            </w:pPr>
            <w:hyperlink r:id="rId2436" w:history="1">
              <w:r w:rsidR="00BD461B" w:rsidRPr="00BD461B">
                <w:rPr>
                  <w:rStyle w:val="Hyperlink"/>
                  <w:rFonts w:ascii="Arial" w:hAnsi="Arial" w:cs="Arial"/>
                  <w:b/>
                  <w:bCs/>
                  <w:sz w:val="14"/>
                  <w:szCs w:val="14"/>
                </w:rPr>
                <w:t>NR_pos_enh2-Core</w:t>
              </w:r>
            </w:hyperlink>
          </w:p>
        </w:tc>
        <w:tc>
          <w:tcPr>
            <w:tcW w:w="233" w:type="pct"/>
          </w:tcPr>
          <w:p w14:paraId="0A173557" w14:textId="5AA2E09E"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0035</w:t>
            </w:r>
          </w:p>
        </w:tc>
        <w:tc>
          <w:tcPr>
            <w:tcW w:w="226" w:type="pct"/>
          </w:tcPr>
          <w:p w14:paraId="3765EFC5" w14:textId="3590055C"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5CAC3600" w14:textId="712A6CD7"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957864" w14:paraId="56FE09BF" w14:textId="77777777" w:rsidTr="00174C55">
        <w:trPr>
          <w:trHeight w:val="20"/>
        </w:trPr>
        <w:tc>
          <w:tcPr>
            <w:tcW w:w="365" w:type="pct"/>
          </w:tcPr>
          <w:p w14:paraId="27FED199" w14:textId="56CC5F02" w:rsidR="00BD461B" w:rsidRPr="00B67066" w:rsidRDefault="006F79AF" w:rsidP="00BD461B">
            <w:pPr>
              <w:rPr>
                <w:rFonts w:ascii="Arial" w:eastAsia="Times New Roman" w:hAnsi="Arial" w:cs="Arial"/>
                <w:color w:val="000000"/>
                <w:sz w:val="14"/>
                <w:szCs w:val="14"/>
                <w:lang w:eastAsia="en-GB"/>
              </w:rPr>
            </w:pPr>
            <w:hyperlink r:id="rId2437" w:history="1">
              <w:r>
                <w:rPr>
                  <w:rStyle w:val="Hyperlink"/>
                  <w:rFonts w:ascii="Arial" w:hAnsi="Arial" w:cs="Arial"/>
                  <w:b/>
                  <w:bCs/>
                  <w:sz w:val="14"/>
                  <w:szCs w:val="14"/>
                </w:rPr>
                <w:t>R1-2405555</w:t>
              </w:r>
            </w:hyperlink>
          </w:p>
        </w:tc>
        <w:tc>
          <w:tcPr>
            <w:tcW w:w="1471" w:type="pct"/>
          </w:tcPr>
          <w:p w14:paraId="75BBA0A3" w14:textId="72F58420"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Correction on CPE starting position determination and transmission for PSSCH/PSCCH</w:t>
            </w:r>
          </w:p>
        </w:tc>
        <w:tc>
          <w:tcPr>
            <w:tcW w:w="849" w:type="pct"/>
          </w:tcPr>
          <w:p w14:paraId="3A0E870D" w14:textId="4FDAB20A"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Moderator (OPPO), Samsung, CATT, CICTCI</w:t>
            </w:r>
          </w:p>
        </w:tc>
        <w:tc>
          <w:tcPr>
            <w:tcW w:w="248" w:type="pct"/>
          </w:tcPr>
          <w:p w14:paraId="5A5FBEAF" w14:textId="039E6CD2" w:rsidR="00BD461B" w:rsidRPr="00BD461B" w:rsidRDefault="00EF515C" w:rsidP="00BD461B">
            <w:pPr>
              <w:rPr>
                <w:rFonts w:ascii="Arial" w:eastAsia="Times New Roman" w:hAnsi="Arial" w:cs="Arial"/>
                <w:color w:val="000000"/>
                <w:sz w:val="14"/>
                <w:szCs w:val="14"/>
                <w:lang w:eastAsia="en-GB"/>
              </w:rPr>
            </w:pPr>
            <w:hyperlink r:id="rId2438" w:history="1">
              <w:r w:rsidR="00BD461B" w:rsidRPr="00BD461B">
                <w:rPr>
                  <w:rStyle w:val="Hyperlink"/>
                  <w:rFonts w:ascii="Arial" w:hAnsi="Arial" w:cs="Arial"/>
                  <w:b/>
                  <w:bCs/>
                  <w:sz w:val="14"/>
                  <w:szCs w:val="14"/>
                </w:rPr>
                <w:t>Rel-18</w:t>
              </w:r>
            </w:hyperlink>
          </w:p>
        </w:tc>
        <w:tc>
          <w:tcPr>
            <w:tcW w:w="301" w:type="pct"/>
            <w:shd w:val="clear" w:color="auto" w:fill="auto"/>
          </w:tcPr>
          <w:p w14:paraId="26232BEC" w14:textId="6FC15960" w:rsidR="00BD461B" w:rsidRPr="00BD461B" w:rsidRDefault="00EF515C" w:rsidP="00BD461B">
            <w:pPr>
              <w:rPr>
                <w:rFonts w:ascii="Arial" w:eastAsia="Times New Roman" w:hAnsi="Arial" w:cs="Arial"/>
                <w:color w:val="000000"/>
                <w:sz w:val="14"/>
                <w:szCs w:val="14"/>
                <w:lang w:eastAsia="en-GB"/>
              </w:rPr>
            </w:pPr>
            <w:hyperlink r:id="rId2439" w:history="1">
              <w:r w:rsidR="00BD461B" w:rsidRPr="00BD461B">
                <w:rPr>
                  <w:rStyle w:val="Hyperlink"/>
                  <w:rFonts w:ascii="Arial" w:hAnsi="Arial" w:cs="Arial"/>
                  <w:b/>
                  <w:bCs/>
                  <w:sz w:val="14"/>
                  <w:szCs w:val="14"/>
                </w:rPr>
                <w:t>38.214</w:t>
              </w:r>
            </w:hyperlink>
          </w:p>
        </w:tc>
        <w:tc>
          <w:tcPr>
            <w:tcW w:w="324" w:type="pct"/>
            <w:shd w:val="clear" w:color="auto" w:fill="auto"/>
          </w:tcPr>
          <w:p w14:paraId="2E58C93D" w14:textId="678EB4B4"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1F2CEE19" w14:textId="68B74EE8" w:rsidR="00BD461B" w:rsidRPr="00BD461B" w:rsidRDefault="00EF515C" w:rsidP="00BD461B">
            <w:pPr>
              <w:rPr>
                <w:rFonts w:ascii="Arial" w:eastAsia="Times New Roman" w:hAnsi="Arial" w:cs="Arial"/>
                <w:color w:val="000000"/>
                <w:sz w:val="14"/>
                <w:szCs w:val="14"/>
                <w:lang w:eastAsia="en-GB"/>
              </w:rPr>
            </w:pPr>
            <w:hyperlink r:id="rId2440" w:history="1">
              <w:r w:rsidR="00BD461B" w:rsidRPr="00BD461B">
                <w:rPr>
                  <w:rStyle w:val="Hyperlink"/>
                  <w:rFonts w:ascii="Arial" w:hAnsi="Arial" w:cs="Arial"/>
                  <w:b/>
                  <w:bCs/>
                  <w:sz w:val="14"/>
                  <w:szCs w:val="14"/>
                </w:rPr>
                <w:t>NR_SL_enh2-Core</w:t>
              </w:r>
            </w:hyperlink>
          </w:p>
        </w:tc>
        <w:tc>
          <w:tcPr>
            <w:tcW w:w="233" w:type="pct"/>
          </w:tcPr>
          <w:p w14:paraId="19B6ECC2" w14:textId="5B5AFB3D"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0563</w:t>
            </w:r>
          </w:p>
        </w:tc>
        <w:tc>
          <w:tcPr>
            <w:tcW w:w="226" w:type="pct"/>
          </w:tcPr>
          <w:p w14:paraId="19A58062" w14:textId="4C652EA6"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7D3AE206" w14:textId="60BB67D3"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957864" w14:paraId="58285FAE" w14:textId="77777777" w:rsidTr="00174C55">
        <w:trPr>
          <w:trHeight w:val="20"/>
        </w:trPr>
        <w:tc>
          <w:tcPr>
            <w:tcW w:w="365" w:type="pct"/>
          </w:tcPr>
          <w:p w14:paraId="6AC8D11B" w14:textId="514CCDDE" w:rsidR="00BD461B" w:rsidRPr="00B67066" w:rsidRDefault="006F79AF" w:rsidP="00BD461B">
            <w:pPr>
              <w:rPr>
                <w:rFonts w:ascii="Arial" w:eastAsia="Times New Roman" w:hAnsi="Arial" w:cs="Arial"/>
                <w:color w:val="000000"/>
                <w:sz w:val="14"/>
                <w:szCs w:val="14"/>
                <w:lang w:eastAsia="en-GB"/>
              </w:rPr>
            </w:pPr>
            <w:hyperlink r:id="rId2441" w:history="1">
              <w:r>
                <w:rPr>
                  <w:rStyle w:val="Hyperlink"/>
                  <w:rFonts w:ascii="Arial" w:hAnsi="Arial" w:cs="Arial"/>
                  <w:b/>
                  <w:bCs/>
                  <w:sz w:val="14"/>
                  <w:szCs w:val="14"/>
                </w:rPr>
                <w:t>R1-2405573</w:t>
              </w:r>
            </w:hyperlink>
          </w:p>
        </w:tc>
        <w:tc>
          <w:tcPr>
            <w:tcW w:w="1471" w:type="pct"/>
          </w:tcPr>
          <w:p w14:paraId="350AE827" w14:textId="08C77252"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CR for 38.214 on unified TCI state</w:t>
            </w:r>
          </w:p>
        </w:tc>
        <w:tc>
          <w:tcPr>
            <w:tcW w:w="849" w:type="pct"/>
          </w:tcPr>
          <w:p w14:paraId="7E78F702" w14:textId="66795F52"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Ericsson, Samsung, MediaTek Inc., Nokia</w:t>
            </w:r>
          </w:p>
        </w:tc>
        <w:tc>
          <w:tcPr>
            <w:tcW w:w="248" w:type="pct"/>
          </w:tcPr>
          <w:p w14:paraId="01A8F593" w14:textId="108AFB79" w:rsidR="00BD461B" w:rsidRPr="00BD461B" w:rsidRDefault="00EF515C" w:rsidP="00BD461B">
            <w:pPr>
              <w:rPr>
                <w:rFonts w:ascii="Arial" w:eastAsia="Times New Roman" w:hAnsi="Arial" w:cs="Arial"/>
                <w:color w:val="000000"/>
                <w:sz w:val="14"/>
                <w:szCs w:val="14"/>
                <w:lang w:eastAsia="en-GB"/>
              </w:rPr>
            </w:pPr>
            <w:hyperlink r:id="rId2442" w:history="1">
              <w:r w:rsidR="00BD461B" w:rsidRPr="00BD461B">
                <w:rPr>
                  <w:rStyle w:val="Hyperlink"/>
                  <w:rFonts w:ascii="Arial" w:hAnsi="Arial" w:cs="Arial"/>
                  <w:b/>
                  <w:bCs/>
                  <w:sz w:val="14"/>
                  <w:szCs w:val="14"/>
                </w:rPr>
                <w:t>Rel-17</w:t>
              </w:r>
            </w:hyperlink>
          </w:p>
        </w:tc>
        <w:tc>
          <w:tcPr>
            <w:tcW w:w="301" w:type="pct"/>
            <w:shd w:val="clear" w:color="auto" w:fill="auto"/>
          </w:tcPr>
          <w:p w14:paraId="49E1C6F8" w14:textId="3EDE0110" w:rsidR="00BD461B" w:rsidRPr="00BD461B" w:rsidRDefault="00EF515C" w:rsidP="00BD461B">
            <w:pPr>
              <w:rPr>
                <w:rFonts w:ascii="Arial" w:eastAsia="Times New Roman" w:hAnsi="Arial" w:cs="Arial"/>
                <w:color w:val="000000"/>
                <w:sz w:val="14"/>
                <w:szCs w:val="14"/>
                <w:lang w:eastAsia="en-GB"/>
              </w:rPr>
            </w:pPr>
            <w:hyperlink r:id="rId2443" w:history="1">
              <w:r w:rsidR="00BD461B" w:rsidRPr="00BD461B">
                <w:rPr>
                  <w:rStyle w:val="Hyperlink"/>
                  <w:rFonts w:ascii="Arial" w:hAnsi="Arial" w:cs="Arial"/>
                  <w:b/>
                  <w:bCs/>
                  <w:sz w:val="14"/>
                  <w:szCs w:val="14"/>
                </w:rPr>
                <w:t>38.214</w:t>
              </w:r>
            </w:hyperlink>
          </w:p>
        </w:tc>
        <w:tc>
          <w:tcPr>
            <w:tcW w:w="324" w:type="pct"/>
            <w:shd w:val="clear" w:color="auto" w:fill="auto"/>
          </w:tcPr>
          <w:p w14:paraId="759AE545" w14:textId="65DB8DD0"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17.9.0</w:t>
            </w:r>
          </w:p>
        </w:tc>
        <w:tc>
          <w:tcPr>
            <w:tcW w:w="779" w:type="pct"/>
          </w:tcPr>
          <w:p w14:paraId="525A70D1" w14:textId="32DC5DF3" w:rsidR="00BD461B" w:rsidRPr="00BD461B" w:rsidRDefault="00EF515C" w:rsidP="00BD461B">
            <w:pPr>
              <w:rPr>
                <w:rFonts w:ascii="Arial" w:eastAsia="Times New Roman" w:hAnsi="Arial" w:cs="Arial"/>
                <w:color w:val="000000"/>
                <w:sz w:val="14"/>
                <w:szCs w:val="14"/>
                <w:lang w:eastAsia="en-GB"/>
              </w:rPr>
            </w:pPr>
            <w:hyperlink r:id="rId2444" w:history="1">
              <w:r w:rsidR="00BD461B" w:rsidRPr="00BD461B">
                <w:rPr>
                  <w:rStyle w:val="Hyperlink"/>
                  <w:rFonts w:ascii="Arial" w:hAnsi="Arial" w:cs="Arial"/>
                  <w:b/>
                  <w:bCs/>
                  <w:sz w:val="14"/>
                  <w:szCs w:val="14"/>
                </w:rPr>
                <w:t>NR_FeMIMO-Core</w:t>
              </w:r>
            </w:hyperlink>
          </w:p>
        </w:tc>
        <w:tc>
          <w:tcPr>
            <w:tcW w:w="233" w:type="pct"/>
          </w:tcPr>
          <w:p w14:paraId="72A6D95D" w14:textId="4B0CF0A5"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0564</w:t>
            </w:r>
          </w:p>
        </w:tc>
        <w:tc>
          <w:tcPr>
            <w:tcW w:w="226" w:type="pct"/>
          </w:tcPr>
          <w:p w14:paraId="05EDC404" w14:textId="4A78BAB7"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0D85916B" w14:textId="149FD0FB"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957864" w14:paraId="16F35E99" w14:textId="77777777" w:rsidTr="00174C55">
        <w:trPr>
          <w:trHeight w:val="20"/>
        </w:trPr>
        <w:tc>
          <w:tcPr>
            <w:tcW w:w="365" w:type="pct"/>
          </w:tcPr>
          <w:p w14:paraId="1FEB7DB0" w14:textId="666F83B8" w:rsidR="00BD461B" w:rsidRPr="00B67066" w:rsidRDefault="006F79AF" w:rsidP="00BD461B">
            <w:pPr>
              <w:rPr>
                <w:rFonts w:ascii="Arial" w:eastAsia="Times New Roman" w:hAnsi="Arial" w:cs="Arial"/>
                <w:color w:val="000000"/>
                <w:sz w:val="14"/>
                <w:szCs w:val="14"/>
                <w:lang w:eastAsia="en-GB"/>
              </w:rPr>
            </w:pPr>
            <w:hyperlink r:id="rId2445" w:history="1">
              <w:r>
                <w:rPr>
                  <w:rStyle w:val="Hyperlink"/>
                  <w:rFonts w:ascii="Arial" w:hAnsi="Arial" w:cs="Arial"/>
                  <w:b/>
                  <w:bCs/>
                  <w:sz w:val="14"/>
                  <w:szCs w:val="14"/>
                </w:rPr>
                <w:t>R1-2405574</w:t>
              </w:r>
            </w:hyperlink>
          </w:p>
        </w:tc>
        <w:tc>
          <w:tcPr>
            <w:tcW w:w="1471" w:type="pct"/>
          </w:tcPr>
          <w:p w14:paraId="28419CDC" w14:textId="22F7FCDB"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CR for 38.214 on unified TCI state</w:t>
            </w:r>
          </w:p>
        </w:tc>
        <w:tc>
          <w:tcPr>
            <w:tcW w:w="849" w:type="pct"/>
          </w:tcPr>
          <w:p w14:paraId="782B682E" w14:textId="1EAC2A70"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Ericsson, Samsung, MediaTek Inc., Nokia</w:t>
            </w:r>
          </w:p>
        </w:tc>
        <w:tc>
          <w:tcPr>
            <w:tcW w:w="248" w:type="pct"/>
          </w:tcPr>
          <w:p w14:paraId="344898C2" w14:textId="5220E022" w:rsidR="00BD461B" w:rsidRPr="00BD461B" w:rsidRDefault="00EF515C" w:rsidP="00BD461B">
            <w:pPr>
              <w:rPr>
                <w:rFonts w:ascii="Arial" w:eastAsia="Times New Roman" w:hAnsi="Arial" w:cs="Arial"/>
                <w:color w:val="000000"/>
                <w:sz w:val="14"/>
                <w:szCs w:val="14"/>
                <w:lang w:eastAsia="en-GB"/>
              </w:rPr>
            </w:pPr>
            <w:hyperlink r:id="rId2446" w:history="1">
              <w:r w:rsidR="00BD461B" w:rsidRPr="00BD461B">
                <w:rPr>
                  <w:rStyle w:val="Hyperlink"/>
                  <w:rFonts w:ascii="Arial" w:hAnsi="Arial" w:cs="Arial"/>
                  <w:b/>
                  <w:bCs/>
                  <w:sz w:val="14"/>
                  <w:szCs w:val="14"/>
                </w:rPr>
                <w:t>Rel-18</w:t>
              </w:r>
            </w:hyperlink>
          </w:p>
        </w:tc>
        <w:tc>
          <w:tcPr>
            <w:tcW w:w="301" w:type="pct"/>
            <w:shd w:val="clear" w:color="auto" w:fill="auto"/>
          </w:tcPr>
          <w:p w14:paraId="6019219E" w14:textId="524365F9" w:rsidR="00BD461B" w:rsidRPr="00BD461B" w:rsidRDefault="00EF515C" w:rsidP="00BD461B">
            <w:pPr>
              <w:rPr>
                <w:rFonts w:ascii="Arial" w:eastAsia="Times New Roman" w:hAnsi="Arial" w:cs="Arial"/>
                <w:color w:val="000000"/>
                <w:sz w:val="14"/>
                <w:szCs w:val="14"/>
                <w:lang w:eastAsia="en-GB"/>
              </w:rPr>
            </w:pPr>
            <w:hyperlink r:id="rId2447" w:history="1">
              <w:r w:rsidR="00BD461B" w:rsidRPr="00BD461B">
                <w:rPr>
                  <w:rStyle w:val="Hyperlink"/>
                  <w:rFonts w:ascii="Arial" w:hAnsi="Arial" w:cs="Arial"/>
                  <w:b/>
                  <w:bCs/>
                  <w:sz w:val="14"/>
                  <w:szCs w:val="14"/>
                </w:rPr>
                <w:t>38.214</w:t>
              </w:r>
            </w:hyperlink>
          </w:p>
        </w:tc>
        <w:tc>
          <w:tcPr>
            <w:tcW w:w="324" w:type="pct"/>
            <w:shd w:val="clear" w:color="auto" w:fill="auto"/>
          </w:tcPr>
          <w:p w14:paraId="3F2B8DC1" w14:textId="7EABD154"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04E9F969" w14:textId="208A757C" w:rsidR="00BD461B" w:rsidRPr="00BD461B" w:rsidRDefault="00EF515C" w:rsidP="00BD461B">
            <w:pPr>
              <w:rPr>
                <w:rFonts w:ascii="Arial" w:eastAsia="Times New Roman" w:hAnsi="Arial" w:cs="Arial"/>
                <w:color w:val="000000"/>
                <w:sz w:val="14"/>
                <w:szCs w:val="14"/>
                <w:lang w:eastAsia="en-GB"/>
              </w:rPr>
            </w:pPr>
            <w:hyperlink r:id="rId2448" w:history="1">
              <w:r w:rsidR="00BD461B" w:rsidRPr="00BD461B">
                <w:rPr>
                  <w:rStyle w:val="Hyperlink"/>
                  <w:rFonts w:ascii="Arial" w:hAnsi="Arial" w:cs="Arial"/>
                  <w:b/>
                  <w:bCs/>
                  <w:sz w:val="14"/>
                  <w:szCs w:val="14"/>
                </w:rPr>
                <w:t>NR_FeMIMO-Core</w:t>
              </w:r>
            </w:hyperlink>
          </w:p>
        </w:tc>
        <w:tc>
          <w:tcPr>
            <w:tcW w:w="233" w:type="pct"/>
          </w:tcPr>
          <w:p w14:paraId="1F11F1E3" w14:textId="7AC9D429"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0565</w:t>
            </w:r>
          </w:p>
        </w:tc>
        <w:tc>
          <w:tcPr>
            <w:tcW w:w="226" w:type="pct"/>
          </w:tcPr>
          <w:p w14:paraId="0E79428C" w14:textId="2BDD18FD"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5CFAA75C" w14:textId="5C14718F"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A</w:t>
            </w:r>
          </w:p>
        </w:tc>
      </w:tr>
      <w:tr w:rsidR="00BD461B" w:rsidRPr="00957864" w14:paraId="626C4B9A" w14:textId="77777777" w:rsidTr="00174C55">
        <w:trPr>
          <w:trHeight w:val="20"/>
        </w:trPr>
        <w:tc>
          <w:tcPr>
            <w:tcW w:w="365" w:type="pct"/>
          </w:tcPr>
          <w:p w14:paraId="1180D5D2" w14:textId="55E36C62" w:rsidR="00BD461B" w:rsidRPr="00B67066" w:rsidRDefault="006F79AF" w:rsidP="00BD461B">
            <w:pPr>
              <w:rPr>
                <w:rFonts w:ascii="Arial" w:eastAsia="Times New Roman" w:hAnsi="Arial" w:cs="Arial"/>
                <w:color w:val="000000"/>
                <w:sz w:val="14"/>
                <w:szCs w:val="14"/>
                <w:lang w:eastAsia="en-GB"/>
              </w:rPr>
            </w:pPr>
            <w:hyperlink r:id="rId2449" w:history="1">
              <w:r>
                <w:rPr>
                  <w:rStyle w:val="Hyperlink"/>
                  <w:rFonts w:ascii="Arial" w:hAnsi="Arial" w:cs="Arial"/>
                  <w:b/>
                  <w:bCs/>
                  <w:sz w:val="14"/>
                  <w:szCs w:val="14"/>
                </w:rPr>
                <w:t>R1-2405576</w:t>
              </w:r>
            </w:hyperlink>
          </w:p>
        </w:tc>
        <w:tc>
          <w:tcPr>
            <w:tcW w:w="1471" w:type="pct"/>
          </w:tcPr>
          <w:p w14:paraId="1697A2A6" w14:textId="5D76CAE0"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Correction of physical channels and signals during cell DTX/DRX operation</w:t>
            </w:r>
          </w:p>
        </w:tc>
        <w:tc>
          <w:tcPr>
            <w:tcW w:w="849" w:type="pct"/>
          </w:tcPr>
          <w:p w14:paraId="5247671C" w14:textId="3151CD84"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Moderator (Intel Corporation), Huawei, HiSilicon, Qualcomm, Ericsson, Samsung, Fujitsu</w:t>
            </w:r>
          </w:p>
        </w:tc>
        <w:tc>
          <w:tcPr>
            <w:tcW w:w="248" w:type="pct"/>
          </w:tcPr>
          <w:p w14:paraId="184B8ED7" w14:textId="17555803" w:rsidR="00BD461B" w:rsidRPr="00BD461B" w:rsidRDefault="00EF515C" w:rsidP="00BD461B">
            <w:pPr>
              <w:rPr>
                <w:rFonts w:ascii="Arial" w:eastAsia="Times New Roman" w:hAnsi="Arial" w:cs="Arial"/>
                <w:color w:val="000000"/>
                <w:sz w:val="14"/>
                <w:szCs w:val="14"/>
                <w:lang w:eastAsia="en-GB"/>
              </w:rPr>
            </w:pPr>
            <w:hyperlink r:id="rId2450" w:history="1">
              <w:r w:rsidR="00BD461B" w:rsidRPr="00BD461B">
                <w:rPr>
                  <w:rStyle w:val="Hyperlink"/>
                  <w:rFonts w:ascii="Arial" w:hAnsi="Arial" w:cs="Arial"/>
                  <w:b/>
                  <w:bCs/>
                  <w:sz w:val="14"/>
                  <w:szCs w:val="14"/>
                </w:rPr>
                <w:t>Rel-18</w:t>
              </w:r>
            </w:hyperlink>
          </w:p>
        </w:tc>
        <w:tc>
          <w:tcPr>
            <w:tcW w:w="301" w:type="pct"/>
            <w:shd w:val="clear" w:color="auto" w:fill="auto"/>
          </w:tcPr>
          <w:p w14:paraId="25B396A3" w14:textId="401E357E" w:rsidR="00BD461B" w:rsidRPr="00BD461B" w:rsidRDefault="00EF515C" w:rsidP="00BD461B">
            <w:pPr>
              <w:rPr>
                <w:rFonts w:ascii="Arial" w:eastAsia="Times New Roman" w:hAnsi="Arial" w:cs="Arial"/>
                <w:color w:val="000000"/>
                <w:sz w:val="14"/>
                <w:szCs w:val="14"/>
                <w:lang w:eastAsia="en-GB"/>
              </w:rPr>
            </w:pPr>
            <w:hyperlink r:id="rId2451" w:history="1">
              <w:r w:rsidR="00BD461B" w:rsidRPr="00BD461B">
                <w:rPr>
                  <w:rStyle w:val="Hyperlink"/>
                  <w:rFonts w:ascii="Arial" w:hAnsi="Arial" w:cs="Arial"/>
                  <w:b/>
                  <w:bCs/>
                  <w:sz w:val="14"/>
                  <w:szCs w:val="14"/>
                </w:rPr>
                <w:t>38.214</w:t>
              </w:r>
            </w:hyperlink>
          </w:p>
        </w:tc>
        <w:tc>
          <w:tcPr>
            <w:tcW w:w="324" w:type="pct"/>
            <w:shd w:val="clear" w:color="auto" w:fill="auto"/>
          </w:tcPr>
          <w:p w14:paraId="75A6BE75" w14:textId="61F70AC6"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18E58724" w14:textId="5D652C43" w:rsidR="00BD461B" w:rsidRPr="00BD461B" w:rsidRDefault="00EF515C" w:rsidP="00BD461B">
            <w:pPr>
              <w:rPr>
                <w:rFonts w:ascii="Arial" w:eastAsia="Times New Roman" w:hAnsi="Arial" w:cs="Arial"/>
                <w:color w:val="000000"/>
                <w:sz w:val="14"/>
                <w:szCs w:val="14"/>
                <w:lang w:eastAsia="en-GB"/>
              </w:rPr>
            </w:pPr>
            <w:hyperlink r:id="rId2452" w:history="1">
              <w:r w:rsidR="00BD461B" w:rsidRPr="00BD461B">
                <w:rPr>
                  <w:rStyle w:val="Hyperlink"/>
                  <w:rFonts w:ascii="Arial" w:hAnsi="Arial" w:cs="Arial"/>
                  <w:b/>
                  <w:bCs/>
                  <w:sz w:val="14"/>
                  <w:szCs w:val="14"/>
                </w:rPr>
                <w:t>Netw_Energy_NR-Core</w:t>
              </w:r>
            </w:hyperlink>
          </w:p>
        </w:tc>
        <w:tc>
          <w:tcPr>
            <w:tcW w:w="233" w:type="pct"/>
          </w:tcPr>
          <w:p w14:paraId="387E34A3" w14:textId="0D5FFA7B"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0566</w:t>
            </w:r>
          </w:p>
        </w:tc>
        <w:tc>
          <w:tcPr>
            <w:tcW w:w="226" w:type="pct"/>
          </w:tcPr>
          <w:p w14:paraId="5CB632C5" w14:textId="361908FE"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54C69C70" w14:textId="797AB69C"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957864" w14:paraId="2BA4C630" w14:textId="77777777" w:rsidTr="00174C55">
        <w:trPr>
          <w:trHeight w:val="20"/>
        </w:trPr>
        <w:tc>
          <w:tcPr>
            <w:tcW w:w="365" w:type="pct"/>
          </w:tcPr>
          <w:p w14:paraId="6F9D47C2" w14:textId="38C36654" w:rsidR="00BD461B" w:rsidRPr="00B67066" w:rsidRDefault="006F79AF" w:rsidP="00BD461B">
            <w:pPr>
              <w:rPr>
                <w:rFonts w:ascii="Arial" w:eastAsia="Times New Roman" w:hAnsi="Arial" w:cs="Arial"/>
                <w:color w:val="000000"/>
                <w:sz w:val="14"/>
                <w:szCs w:val="14"/>
                <w:lang w:eastAsia="en-GB"/>
              </w:rPr>
            </w:pPr>
            <w:hyperlink r:id="rId2453" w:history="1">
              <w:r>
                <w:rPr>
                  <w:rStyle w:val="Hyperlink"/>
                  <w:rFonts w:ascii="Arial" w:hAnsi="Arial" w:cs="Arial"/>
                  <w:b/>
                  <w:bCs/>
                  <w:sz w:val="14"/>
                  <w:szCs w:val="14"/>
                </w:rPr>
                <w:t>R1-2405591</w:t>
              </w:r>
            </w:hyperlink>
          </w:p>
        </w:tc>
        <w:tc>
          <w:tcPr>
            <w:tcW w:w="1471" w:type="pct"/>
          </w:tcPr>
          <w:p w14:paraId="7FD6BE21" w14:textId="5BB2EF9E"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Correction to Sidelink resource allocation mode 2</w:t>
            </w:r>
          </w:p>
        </w:tc>
        <w:tc>
          <w:tcPr>
            <w:tcW w:w="849" w:type="pct"/>
          </w:tcPr>
          <w:p w14:paraId="6C49047A" w14:textId="7A9F767B"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Toyota ITC</w:t>
            </w:r>
          </w:p>
        </w:tc>
        <w:tc>
          <w:tcPr>
            <w:tcW w:w="248" w:type="pct"/>
          </w:tcPr>
          <w:p w14:paraId="483DAC57" w14:textId="73BC83AB" w:rsidR="00BD461B" w:rsidRPr="00BD461B" w:rsidRDefault="00EF515C" w:rsidP="00BD461B">
            <w:pPr>
              <w:rPr>
                <w:rFonts w:ascii="Arial" w:eastAsia="Times New Roman" w:hAnsi="Arial" w:cs="Arial"/>
                <w:color w:val="000000"/>
                <w:sz w:val="14"/>
                <w:szCs w:val="14"/>
                <w:lang w:eastAsia="en-GB"/>
              </w:rPr>
            </w:pPr>
            <w:hyperlink r:id="rId2454" w:history="1">
              <w:r w:rsidR="00BD461B" w:rsidRPr="00BD461B">
                <w:rPr>
                  <w:rStyle w:val="Hyperlink"/>
                  <w:rFonts w:ascii="Arial" w:hAnsi="Arial" w:cs="Arial"/>
                  <w:b/>
                  <w:bCs/>
                  <w:sz w:val="14"/>
                  <w:szCs w:val="14"/>
                </w:rPr>
                <w:t>Rel-18</w:t>
              </w:r>
            </w:hyperlink>
          </w:p>
        </w:tc>
        <w:tc>
          <w:tcPr>
            <w:tcW w:w="301" w:type="pct"/>
            <w:shd w:val="clear" w:color="auto" w:fill="auto"/>
          </w:tcPr>
          <w:p w14:paraId="01094E5D" w14:textId="221420D9" w:rsidR="00BD461B" w:rsidRPr="00BD461B" w:rsidRDefault="00EF515C" w:rsidP="00BD461B">
            <w:pPr>
              <w:rPr>
                <w:rFonts w:ascii="Arial" w:eastAsia="Times New Roman" w:hAnsi="Arial" w:cs="Arial"/>
                <w:color w:val="000000"/>
                <w:sz w:val="14"/>
                <w:szCs w:val="14"/>
                <w:lang w:eastAsia="en-GB"/>
              </w:rPr>
            </w:pPr>
            <w:hyperlink r:id="rId2455" w:history="1">
              <w:r w:rsidR="00BD461B" w:rsidRPr="00BD461B">
                <w:rPr>
                  <w:rStyle w:val="Hyperlink"/>
                  <w:rFonts w:ascii="Arial" w:hAnsi="Arial" w:cs="Arial"/>
                  <w:b/>
                  <w:bCs/>
                  <w:sz w:val="14"/>
                  <w:szCs w:val="14"/>
                </w:rPr>
                <w:t>38.214</w:t>
              </w:r>
            </w:hyperlink>
          </w:p>
        </w:tc>
        <w:tc>
          <w:tcPr>
            <w:tcW w:w="324" w:type="pct"/>
            <w:shd w:val="clear" w:color="auto" w:fill="auto"/>
          </w:tcPr>
          <w:p w14:paraId="5D100792" w14:textId="793CE3B2"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4AFF5850" w14:textId="2FF80CB7" w:rsidR="00BD461B" w:rsidRPr="00BD461B" w:rsidRDefault="00EF515C" w:rsidP="00BD461B">
            <w:pPr>
              <w:rPr>
                <w:rFonts w:ascii="Arial" w:eastAsia="Times New Roman" w:hAnsi="Arial" w:cs="Arial"/>
                <w:color w:val="000000"/>
                <w:sz w:val="14"/>
                <w:szCs w:val="14"/>
                <w:lang w:eastAsia="en-GB"/>
              </w:rPr>
            </w:pPr>
            <w:hyperlink r:id="rId2456" w:history="1">
              <w:r w:rsidR="00BD461B" w:rsidRPr="00BD461B">
                <w:rPr>
                  <w:rStyle w:val="Hyperlink"/>
                  <w:rFonts w:ascii="Arial" w:hAnsi="Arial" w:cs="Arial"/>
                  <w:b/>
                  <w:bCs/>
                  <w:sz w:val="14"/>
                  <w:szCs w:val="14"/>
                </w:rPr>
                <w:t>NR_SL_enh2-Core</w:t>
              </w:r>
            </w:hyperlink>
          </w:p>
        </w:tc>
        <w:tc>
          <w:tcPr>
            <w:tcW w:w="233" w:type="pct"/>
          </w:tcPr>
          <w:p w14:paraId="40EBC60F" w14:textId="5A0C956E"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0568</w:t>
            </w:r>
          </w:p>
        </w:tc>
        <w:tc>
          <w:tcPr>
            <w:tcW w:w="226" w:type="pct"/>
          </w:tcPr>
          <w:p w14:paraId="301A14DA" w14:textId="2FCD8BB5"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739EBC25" w14:textId="7B75640F"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957864" w14:paraId="68527815" w14:textId="77777777" w:rsidTr="00174C55">
        <w:trPr>
          <w:trHeight w:val="20"/>
        </w:trPr>
        <w:tc>
          <w:tcPr>
            <w:tcW w:w="365" w:type="pct"/>
          </w:tcPr>
          <w:p w14:paraId="6B53E4E5" w14:textId="6268ACFA" w:rsidR="00BD461B" w:rsidRPr="00B67066" w:rsidRDefault="006F79AF" w:rsidP="00BD461B">
            <w:pPr>
              <w:rPr>
                <w:rFonts w:ascii="Arial" w:eastAsia="Times New Roman" w:hAnsi="Arial" w:cs="Arial"/>
                <w:color w:val="000000"/>
                <w:sz w:val="14"/>
                <w:szCs w:val="14"/>
                <w:lang w:eastAsia="en-GB"/>
              </w:rPr>
            </w:pPr>
            <w:hyperlink r:id="rId2457" w:history="1">
              <w:r>
                <w:rPr>
                  <w:rStyle w:val="Hyperlink"/>
                  <w:rFonts w:ascii="Arial" w:hAnsi="Arial" w:cs="Arial"/>
                  <w:b/>
                  <w:bCs/>
                  <w:sz w:val="14"/>
                  <w:szCs w:val="14"/>
                </w:rPr>
                <w:t>R1-2405601</w:t>
              </w:r>
            </w:hyperlink>
          </w:p>
        </w:tc>
        <w:tc>
          <w:tcPr>
            <w:tcW w:w="1471" w:type="pct"/>
          </w:tcPr>
          <w:p w14:paraId="0C810DA5" w14:textId="2CC660A0"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Correction for hop counting in SRS for positioning with tx hopping</w:t>
            </w:r>
          </w:p>
        </w:tc>
        <w:tc>
          <w:tcPr>
            <w:tcW w:w="849" w:type="pct"/>
          </w:tcPr>
          <w:p w14:paraId="4DF52E82" w14:textId="5175A31B"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Moderator (Ericsson), Huawei/HiSilicon, Ericsson</w:t>
            </w:r>
          </w:p>
        </w:tc>
        <w:tc>
          <w:tcPr>
            <w:tcW w:w="248" w:type="pct"/>
          </w:tcPr>
          <w:p w14:paraId="52061A93" w14:textId="618C9453" w:rsidR="00BD461B" w:rsidRPr="00BD461B" w:rsidRDefault="00EF515C" w:rsidP="00BD461B">
            <w:pPr>
              <w:rPr>
                <w:rFonts w:ascii="Arial" w:eastAsia="Times New Roman" w:hAnsi="Arial" w:cs="Arial"/>
                <w:color w:val="000000"/>
                <w:sz w:val="14"/>
                <w:szCs w:val="14"/>
                <w:lang w:eastAsia="en-GB"/>
              </w:rPr>
            </w:pPr>
            <w:hyperlink r:id="rId2458" w:history="1">
              <w:r w:rsidR="00BD461B" w:rsidRPr="00BD461B">
                <w:rPr>
                  <w:rStyle w:val="Hyperlink"/>
                  <w:rFonts w:ascii="Arial" w:hAnsi="Arial" w:cs="Arial"/>
                  <w:b/>
                  <w:bCs/>
                  <w:sz w:val="14"/>
                  <w:szCs w:val="14"/>
                </w:rPr>
                <w:t>Rel-18</w:t>
              </w:r>
            </w:hyperlink>
          </w:p>
        </w:tc>
        <w:tc>
          <w:tcPr>
            <w:tcW w:w="301" w:type="pct"/>
            <w:shd w:val="clear" w:color="auto" w:fill="auto"/>
          </w:tcPr>
          <w:p w14:paraId="4F366214" w14:textId="69231E2C" w:rsidR="00BD461B" w:rsidRPr="00BD461B" w:rsidRDefault="00EF515C" w:rsidP="00BD461B">
            <w:pPr>
              <w:rPr>
                <w:rFonts w:ascii="Arial" w:eastAsia="Times New Roman" w:hAnsi="Arial" w:cs="Arial"/>
                <w:color w:val="000000"/>
                <w:sz w:val="14"/>
                <w:szCs w:val="14"/>
                <w:lang w:eastAsia="en-GB"/>
              </w:rPr>
            </w:pPr>
            <w:hyperlink r:id="rId2459" w:history="1">
              <w:r w:rsidR="00BD461B" w:rsidRPr="00BD461B">
                <w:rPr>
                  <w:rStyle w:val="Hyperlink"/>
                  <w:rFonts w:ascii="Arial" w:hAnsi="Arial" w:cs="Arial"/>
                  <w:b/>
                  <w:bCs/>
                  <w:sz w:val="14"/>
                  <w:szCs w:val="14"/>
                </w:rPr>
                <w:t>38.211</w:t>
              </w:r>
            </w:hyperlink>
          </w:p>
        </w:tc>
        <w:tc>
          <w:tcPr>
            <w:tcW w:w="324" w:type="pct"/>
            <w:shd w:val="clear" w:color="auto" w:fill="auto"/>
          </w:tcPr>
          <w:p w14:paraId="745D6996" w14:textId="03497F04"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3EA894E8" w14:textId="359A67B0" w:rsidR="00BD461B" w:rsidRPr="00BD461B" w:rsidRDefault="00EF515C" w:rsidP="00BD461B">
            <w:pPr>
              <w:rPr>
                <w:rFonts w:ascii="Arial" w:eastAsia="Times New Roman" w:hAnsi="Arial" w:cs="Arial"/>
                <w:color w:val="000000"/>
                <w:sz w:val="14"/>
                <w:szCs w:val="14"/>
                <w:lang w:eastAsia="en-GB"/>
              </w:rPr>
            </w:pPr>
            <w:hyperlink r:id="rId2460" w:history="1">
              <w:r w:rsidR="00BD461B" w:rsidRPr="00BD461B">
                <w:rPr>
                  <w:rStyle w:val="Hyperlink"/>
                  <w:rFonts w:ascii="Arial" w:hAnsi="Arial" w:cs="Arial"/>
                  <w:b/>
                  <w:bCs/>
                  <w:sz w:val="14"/>
                  <w:szCs w:val="14"/>
                </w:rPr>
                <w:t>NR_pos_enh2-Core</w:t>
              </w:r>
            </w:hyperlink>
          </w:p>
        </w:tc>
        <w:tc>
          <w:tcPr>
            <w:tcW w:w="233" w:type="pct"/>
          </w:tcPr>
          <w:p w14:paraId="64655408" w14:textId="7F889D5B"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0127</w:t>
            </w:r>
          </w:p>
        </w:tc>
        <w:tc>
          <w:tcPr>
            <w:tcW w:w="226" w:type="pct"/>
          </w:tcPr>
          <w:p w14:paraId="1E55A940" w14:textId="3709BBC6"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574AB6C5" w14:textId="0B755D65"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957864" w14:paraId="6BBBDDDB" w14:textId="77777777" w:rsidTr="00174C55">
        <w:trPr>
          <w:trHeight w:val="20"/>
        </w:trPr>
        <w:tc>
          <w:tcPr>
            <w:tcW w:w="365" w:type="pct"/>
          </w:tcPr>
          <w:p w14:paraId="3ED5B9A3" w14:textId="765FFC4B" w:rsidR="00BD461B" w:rsidRPr="00B67066" w:rsidRDefault="006F79AF" w:rsidP="00BD461B">
            <w:pPr>
              <w:rPr>
                <w:rFonts w:ascii="Arial" w:eastAsia="Times New Roman" w:hAnsi="Arial" w:cs="Arial"/>
                <w:color w:val="000000"/>
                <w:sz w:val="14"/>
                <w:szCs w:val="14"/>
                <w:lang w:eastAsia="en-GB"/>
              </w:rPr>
            </w:pPr>
            <w:hyperlink r:id="rId2461" w:history="1">
              <w:r>
                <w:rPr>
                  <w:rStyle w:val="Hyperlink"/>
                  <w:rFonts w:ascii="Arial" w:hAnsi="Arial" w:cs="Arial"/>
                  <w:b/>
                  <w:bCs/>
                  <w:sz w:val="14"/>
                  <w:szCs w:val="14"/>
                </w:rPr>
                <w:t>R1-2405606</w:t>
              </w:r>
            </w:hyperlink>
          </w:p>
        </w:tc>
        <w:tc>
          <w:tcPr>
            <w:tcW w:w="1471" w:type="pct"/>
          </w:tcPr>
          <w:p w14:paraId="283F6D4B" w14:textId="5D822368"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CR for dropping rule on SRS bandwidth aggregation</w:t>
            </w:r>
          </w:p>
        </w:tc>
        <w:tc>
          <w:tcPr>
            <w:tcW w:w="849" w:type="pct"/>
          </w:tcPr>
          <w:p w14:paraId="2450B03D" w14:textId="649539CD"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Moderator (ZTE)</w:t>
            </w:r>
          </w:p>
        </w:tc>
        <w:tc>
          <w:tcPr>
            <w:tcW w:w="248" w:type="pct"/>
          </w:tcPr>
          <w:p w14:paraId="4685CD68" w14:textId="308CA397" w:rsidR="00BD461B" w:rsidRPr="00BD461B" w:rsidRDefault="00EF515C" w:rsidP="00BD461B">
            <w:pPr>
              <w:rPr>
                <w:rFonts w:ascii="Arial" w:eastAsia="Times New Roman" w:hAnsi="Arial" w:cs="Arial"/>
                <w:color w:val="000000"/>
                <w:sz w:val="14"/>
                <w:szCs w:val="14"/>
                <w:lang w:eastAsia="en-GB"/>
              </w:rPr>
            </w:pPr>
            <w:hyperlink r:id="rId2462" w:history="1">
              <w:r w:rsidR="00BD461B" w:rsidRPr="00BD461B">
                <w:rPr>
                  <w:rStyle w:val="Hyperlink"/>
                  <w:rFonts w:ascii="Arial" w:hAnsi="Arial" w:cs="Arial"/>
                  <w:b/>
                  <w:bCs/>
                  <w:sz w:val="14"/>
                  <w:szCs w:val="14"/>
                </w:rPr>
                <w:t>Rel-18</w:t>
              </w:r>
            </w:hyperlink>
          </w:p>
        </w:tc>
        <w:tc>
          <w:tcPr>
            <w:tcW w:w="301" w:type="pct"/>
            <w:shd w:val="clear" w:color="auto" w:fill="auto"/>
          </w:tcPr>
          <w:p w14:paraId="1625DFEE" w14:textId="1E6C9EAA" w:rsidR="00BD461B" w:rsidRPr="00BD461B" w:rsidRDefault="00EF515C" w:rsidP="00BD461B">
            <w:pPr>
              <w:rPr>
                <w:rFonts w:ascii="Arial" w:eastAsia="Times New Roman" w:hAnsi="Arial" w:cs="Arial"/>
                <w:color w:val="000000"/>
                <w:sz w:val="14"/>
                <w:szCs w:val="14"/>
                <w:lang w:eastAsia="en-GB"/>
              </w:rPr>
            </w:pPr>
            <w:hyperlink r:id="rId2463" w:history="1">
              <w:r w:rsidR="00BD461B" w:rsidRPr="00BD461B">
                <w:rPr>
                  <w:rStyle w:val="Hyperlink"/>
                  <w:rFonts w:ascii="Arial" w:hAnsi="Arial" w:cs="Arial"/>
                  <w:b/>
                  <w:bCs/>
                  <w:sz w:val="14"/>
                  <w:szCs w:val="14"/>
                </w:rPr>
                <w:t>38.214</w:t>
              </w:r>
            </w:hyperlink>
          </w:p>
        </w:tc>
        <w:tc>
          <w:tcPr>
            <w:tcW w:w="324" w:type="pct"/>
            <w:shd w:val="clear" w:color="auto" w:fill="auto"/>
          </w:tcPr>
          <w:p w14:paraId="460C7C6F" w14:textId="480FAC2F"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680E9965" w14:textId="1C4D6B68" w:rsidR="00BD461B" w:rsidRPr="00BD461B" w:rsidRDefault="00EF515C" w:rsidP="00BD461B">
            <w:pPr>
              <w:rPr>
                <w:rFonts w:ascii="Arial" w:eastAsia="Times New Roman" w:hAnsi="Arial" w:cs="Arial"/>
                <w:color w:val="000000"/>
                <w:sz w:val="14"/>
                <w:szCs w:val="14"/>
                <w:lang w:eastAsia="en-GB"/>
              </w:rPr>
            </w:pPr>
            <w:hyperlink r:id="rId2464" w:history="1">
              <w:r w:rsidR="00BD461B" w:rsidRPr="00BD461B">
                <w:rPr>
                  <w:rStyle w:val="Hyperlink"/>
                  <w:rFonts w:ascii="Arial" w:hAnsi="Arial" w:cs="Arial"/>
                  <w:b/>
                  <w:bCs/>
                  <w:sz w:val="14"/>
                  <w:szCs w:val="14"/>
                </w:rPr>
                <w:t>NR_pos_enh2-Core</w:t>
              </w:r>
            </w:hyperlink>
          </w:p>
        </w:tc>
        <w:tc>
          <w:tcPr>
            <w:tcW w:w="233" w:type="pct"/>
          </w:tcPr>
          <w:p w14:paraId="131FA730" w14:textId="611E3093"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0569</w:t>
            </w:r>
          </w:p>
        </w:tc>
        <w:tc>
          <w:tcPr>
            <w:tcW w:w="226" w:type="pct"/>
          </w:tcPr>
          <w:p w14:paraId="405D9AB4" w14:textId="5E3A4F4B"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6204C30E" w14:textId="7E00CC8E"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957864" w14:paraId="3EEBA7A8" w14:textId="77777777" w:rsidTr="00174C55">
        <w:trPr>
          <w:trHeight w:val="20"/>
        </w:trPr>
        <w:tc>
          <w:tcPr>
            <w:tcW w:w="365" w:type="pct"/>
          </w:tcPr>
          <w:p w14:paraId="213AF85F" w14:textId="607E7289" w:rsidR="00BD461B" w:rsidRPr="00B67066" w:rsidRDefault="006F79AF" w:rsidP="00BD461B">
            <w:pPr>
              <w:rPr>
                <w:rFonts w:ascii="Arial" w:eastAsia="Times New Roman" w:hAnsi="Arial" w:cs="Arial"/>
                <w:color w:val="000000"/>
                <w:sz w:val="14"/>
                <w:szCs w:val="14"/>
                <w:lang w:eastAsia="en-GB"/>
              </w:rPr>
            </w:pPr>
            <w:hyperlink r:id="rId2465" w:history="1">
              <w:r>
                <w:rPr>
                  <w:rStyle w:val="Hyperlink"/>
                  <w:rFonts w:ascii="Arial" w:hAnsi="Arial" w:cs="Arial"/>
                  <w:b/>
                  <w:bCs/>
                  <w:sz w:val="14"/>
                  <w:szCs w:val="14"/>
                </w:rPr>
                <w:t>R1-2405608</w:t>
              </w:r>
            </w:hyperlink>
          </w:p>
        </w:tc>
        <w:tc>
          <w:tcPr>
            <w:tcW w:w="1471" w:type="pct"/>
          </w:tcPr>
          <w:p w14:paraId="6E5717DF" w14:textId="1E7E26BA"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Correction on T_offset for UL Tx switching</w:t>
            </w:r>
          </w:p>
        </w:tc>
        <w:tc>
          <w:tcPr>
            <w:tcW w:w="849" w:type="pct"/>
          </w:tcPr>
          <w:p w14:paraId="1E3BAB2B" w14:textId="68A0689D"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Moderator (NTT DOCOMO, INC.), ZTE</w:t>
            </w:r>
          </w:p>
        </w:tc>
        <w:tc>
          <w:tcPr>
            <w:tcW w:w="248" w:type="pct"/>
          </w:tcPr>
          <w:p w14:paraId="72224C7C" w14:textId="7FB45B65" w:rsidR="00BD461B" w:rsidRPr="00BD461B" w:rsidRDefault="00EF515C" w:rsidP="00BD461B">
            <w:pPr>
              <w:rPr>
                <w:rFonts w:ascii="Arial" w:eastAsia="Times New Roman" w:hAnsi="Arial" w:cs="Arial"/>
                <w:color w:val="000000"/>
                <w:sz w:val="14"/>
                <w:szCs w:val="14"/>
                <w:lang w:eastAsia="en-GB"/>
              </w:rPr>
            </w:pPr>
            <w:hyperlink r:id="rId2466" w:history="1">
              <w:r w:rsidR="00BD461B" w:rsidRPr="00BD461B">
                <w:rPr>
                  <w:rStyle w:val="Hyperlink"/>
                  <w:rFonts w:ascii="Arial" w:hAnsi="Arial" w:cs="Arial"/>
                  <w:b/>
                  <w:bCs/>
                  <w:sz w:val="14"/>
                  <w:szCs w:val="14"/>
                </w:rPr>
                <w:t>Rel-18</w:t>
              </w:r>
            </w:hyperlink>
          </w:p>
        </w:tc>
        <w:tc>
          <w:tcPr>
            <w:tcW w:w="301" w:type="pct"/>
            <w:shd w:val="clear" w:color="auto" w:fill="auto"/>
          </w:tcPr>
          <w:p w14:paraId="28DD3645" w14:textId="45231C9D" w:rsidR="00BD461B" w:rsidRPr="00BD461B" w:rsidRDefault="00EF515C" w:rsidP="00BD461B">
            <w:pPr>
              <w:rPr>
                <w:rFonts w:ascii="Arial" w:eastAsia="Times New Roman" w:hAnsi="Arial" w:cs="Arial"/>
                <w:color w:val="000000"/>
                <w:sz w:val="14"/>
                <w:szCs w:val="14"/>
                <w:lang w:eastAsia="en-GB"/>
              </w:rPr>
            </w:pPr>
            <w:hyperlink r:id="rId2467" w:history="1">
              <w:r w:rsidR="00BD461B" w:rsidRPr="00BD461B">
                <w:rPr>
                  <w:rStyle w:val="Hyperlink"/>
                  <w:rFonts w:ascii="Arial" w:hAnsi="Arial" w:cs="Arial"/>
                  <w:b/>
                  <w:bCs/>
                  <w:sz w:val="14"/>
                  <w:szCs w:val="14"/>
                </w:rPr>
                <w:t>38.214</w:t>
              </w:r>
            </w:hyperlink>
          </w:p>
        </w:tc>
        <w:tc>
          <w:tcPr>
            <w:tcW w:w="324" w:type="pct"/>
            <w:shd w:val="clear" w:color="auto" w:fill="auto"/>
          </w:tcPr>
          <w:p w14:paraId="4977CD68" w14:textId="6F0D94AA"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140FEE8B" w14:textId="770D3198" w:rsidR="00BD461B" w:rsidRPr="00BD461B" w:rsidRDefault="00EF515C" w:rsidP="00BD461B">
            <w:pPr>
              <w:rPr>
                <w:rFonts w:ascii="Arial" w:eastAsia="Times New Roman" w:hAnsi="Arial" w:cs="Arial"/>
                <w:color w:val="000000"/>
                <w:sz w:val="14"/>
                <w:szCs w:val="14"/>
                <w:lang w:eastAsia="en-GB"/>
              </w:rPr>
            </w:pPr>
            <w:hyperlink r:id="rId2468" w:history="1">
              <w:r w:rsidR="00BD461B" w:rsidRPr="00BD461B">
                <w:rPr>
                  <w:rStyle w:val="Hyperlink"/>
                  <w:rFonts w:ascii="Arial" w:hAnsi="Arial" w:cs="Arial"/>
                  <w:b/>
                  <w:bCs/>
                  <w:sz w:val="14"/>
                  <w:szCs w:val="14"/>
                </w:rPr>
                <w:t>NR_MC_enh-Core</w:t>
              </w:r>
            </w:hyperlink>
          </w:p>
        </w:tc>
        <w:tc>
          <w:tcPr>
            <w:tcW w:w="233" w:type="pct"/>
          </w:tcPr>
          <w:p w14:paraId="423F0338" w14:textId="50348D87"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0570</w:t>
            </w:r>
          </w:p>
        </w:tc>
        <w:tc>
          <w:tcPr>
            <w:tcW w:w="226" w:type="pct"/>
          </w:tcPr>
          <w:p w14:paraId="066B4214" w14:textId="0B2650E2"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5BD2BEB9" w14:textId="57F9A399"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957864" w14:paraId="4970D274" w14:textId="77777777" w:rsidTr="00174C55">
        <w:trPr>
          <w:trHeight w:val="20"/>
        </w:trPr>
        <w:tc>
          <w:tcPr>
            <w:tcW w:w="365" w:type="pct"/>
          </w:tcPr>
          <w:p w14:paraId="718BB9CF" w14:textId="2F7A1C84" w:rsidR="00BD461B" w:rsidRPr="00B67066" w:rsidRDefault="006F79AF" w:rsidP="00BD461B">
            <w:pPr>
              <w:rPr>
                <w:rFonts w:ascii="Arial" w:eastAsia="Times New Roman" w:hAnsi="Arial" w:cs="Arial"/>
                <w:color w:val="000000"/>
                <w:sz w:val="14"/>
                <w:szCs w:val="14"/>
                <w:lang w:eastAsia="en-GB"/>
              </w:rPr>
            </w:pPr>
            <w:hyperlink r:id="rId2469" w:history="1">
              <w:r>
                <w:rPr>
                  <w:rStyle w:val="Hyperlink"/>
                  <w:rFonts w:ascii="Arial" w:hAnsi="Arial" w:cs="Arial"/>
                  <w:b/>
                  <w:bCs/>
                  <w:sz w:val="14"/>
                  <w:szCs w:val="14"/>
                </w:rPr>
                <w:t>R1-2405617</w:t>
              </w:r>
            </w:hyperlink>
          </w:p>
        </w:tc>
        <w:tc>
          <w:tcPr>
            <w:tcW w:w="1471" w:type="pct"/>
          </w:tcPr>
          <w:p w14:paraId="18643BFA" w14:textId="09226242"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Multicast MBS PDSCH bandwidth for eRedCap UE in RRC inactive state</w:t>
            </w:r>
          </w:p>
        </w:tc>
        <w:tc>
          <w:tcPr>
            <w:tcW w:w="849" w:type="pct"/>
          </w:tcPr>
          <w:p w14:paraId="585DB05F" w14:textId="07202578"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Moderator (Ericsson), Huawei, HiSilicon, Ericsson</w:t>
            </w:r>
          </w:p>
        </w:tc>
        <w:tc>
          <w:tcPr>
            <w:tcW w:w="248" w:type="pct"/>
          </w:tcPr>
          <w:p w14:paraId="1D442274" w14:textId="1F0618F3" w:rsidR="00BD461B" w:rsidRPr="00BD461B" w:rsidRDefault="00EF515C" w:rsidP="00BD461B">
            <w:pPr>
              <w:rPr>
                <w:rFonts w:ascii="Arial" w:eastAsia="Times New Roman" w:hAnsi="Arial" w:cs="Arial"/>
                <w:color w:val="000000"/>
                <w:sz w:val="14"/>
                <w:szCs w:val="14"/>
                <w:lang w:eastAsia="en-GB"/>
              </w:rPr>
            </w:pPr>
            <w:hyperlink r:id="rId2470" w:history="1">
              <w:r w:rsidR="00BD461B" w:rsidRPr="00BD461B">
                <w:rPr>
                  <w:rStyle w:val="Hyperlink"/>
                  <w:rFonts w:ascii="Arial" w:hAnsi="Arial" w:cs="Arial"/>
                  <w:b/>
                  <w:bCs/>
                  <w:sz w:val="14"/>
                  <w:szCs w:val="14"/>
                </w:rPr>
                <w:t>Rel-18</w:t>
              </w:r>
            </w:hyperlink>
          </w:p>
        </w:tc>
        <w:tc>
          <w:tcPr>
            <w:tcW w:w="301" w:type="pct"/>
            <w:shd w:val="clear" w:color="auto" w:fill="auto"/>
          </w:tcPr>
          <w:p w14:paraId="59EA6BDE" w14:textId="47F7D920" w:rsidR="00BD461B" w:rsidRPr="00BD461B" w:rsidRDefault="00EF515C" w:rsidP="00BD461B">
            <w:pPr>
              <w:rPr>
                <w:rFonts w:ascii="Arial" w:eastAsia="Times New Roman" w:hAnsi="Arial" w:cs="Arial"/>
                <w:color w:val="000000"/>
                <w:sz w:val="14"/>
                <w:szCs w:val="14"/>
                <w:lang w:eastAsia="en-GB"/>
              </w:rPr>
            </w:pPr>
            <w:hyperlink r:id="rId2471" w:history="1">
              <w:r w:rsidR="00BD461B" w:rsidRPr="00BD461B">
                <w:rPr>
                  <w:rStyle w:val="Hyperlink"/>
                  <w:rFonts w:ascii="Arial" w:hAnsi="Arial" w:cs="Arial"/>
                  <w:b/>
                  <w:bCs/>
                  <w:sz w:val="14"/>
                  <w:szCs w:val="14"/>
                </w:rPr>
                <w:t>38.213</w:t>
              </w:r>
            </w:hyperlink>
          </w:p>
        </w:tc>
        <w:tc>
          <w:tcPr>
            <w:tcW w:w="324" w:type="pct"/>
            <w:shd w:val="clear" w:color="auto" w:fill="auto"/>
          </w:tcPr>
          <w:p w14:paraId="1139188A" w14:textId="0A5178F8"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566F2765" w14:textId="729A7B7C" w:rsidR="00BD461B" w:rsidRPr="00BD461B" w:rsidRDefault="00EF515C" w:rsidP="00BD461B">
            <w:pPr>
              <w:rPr>
                <w:rFonts w:ascii="Arial" w:eastAsia="Times New Roman" w:hAnsi="Arial" w:cs="Arial"/>
                <w:color w:val="000000"/>
                <w:sz w:val="14"/>
                <w:szCs w:val="14"/>
                <w:lang w:eastAsia="en-GB"/>
              </w:rPr>
            </w:pPr>
            <w:hyperlink r:id="rId2472" w:history="1">
              <w:r w:rsidR="00BD461B" w:rsidRPr="00BD461B">
                <w:rPr>
                  <w:rStyle w:val="Hyperlink"/>
                  <w:rFonts w:ascii="Arial" w:hAnsi="Arial" w:cs="Arial"/>
                  <w:b/>
                  <w:bCs/>
                  <w:sz w:val="14"/>
                  <w:szCs w:val="14"/>
                </w:rPr>
                <w:t>NR_redcap_enh-Core</w:t>
              </w:r>
            </w:hyperlink>
          </w:p>
        </w:tc>
        <w:tc>
          <w:tcPr>
            <w:tcW w:w="233" w:type="pct"/>
          </w:tcPr>
          <w:p w14:paraId="01472F8D" w14:textId="2B80497F"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0629</w:t>
            </w:r>
          </w:p>
        </w:tc>
        <w:tc>
          <w:tcPr>
            <w:tcW w:w="226" w:type="pct"/>
          </w:tcPr>
          <w:p w14:paraId="22F7F03E" w14:textId="739053F1"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1CC840F6" w14:textId="02F13758"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957864" w14:paraId="7365A8DA" w14:textId="77777777" w:rsidTr="00174C55">
        <w:trPr>
          <w:trHeight w:val="20"/>
        </w:trPr>
        <w:tc>
          <w:tcPr>
            <w:tcW w:w="365" w:type="pct"/>
          </w:tcPr>
          <w:p w14:paraId="08468D5D" w14:textId="28D1FAD2" w:rsidR="00BD461B" w:rsidRPr="00B67066" w:rsidRDefault="006F79AF" w:rsidP="00BD461B">
            <w:pPr>
              <w:rPr>
                <w:rFonts w:ascii="Arial" w:eastAsia="Times New Roman" w:hAnsi="Arial" w:cs="Arial"/>
                <w:color w:val="000000"/>
                <w:sz w:val="14"/>
                <w:szCs w:val="14"/>
                <w:lang w:eastAsia="en-GB"/>
              </w:rPr>
            </w:pPr>
            <w:hyperlink r:id="rId2473" w:history="1">
              <w:r>
                <w:rPr>
                  <w:rStyle w:val="Hyperlink"/>
                  <w:rFonts w:ascii="Arial" w:hAnsi="Arial" w:cs="Arial"/>
                  <w:b/>
                  <w:bCs/>
                  <w:sz w:val="14"/>
                  <w:szCs w:val="14"/>
                </w:rPr>
                <w:t>R1-2405621</w:t>
              </w:r>
            </w:hyperlink>
          </w:p>
        </w:tc>
        <w:tc>
          <w:tcPr>
            <w:tcW w:w="1471" w:type="pct"/>
          </w:tcPr>
          <w:p w14:paraId="15A9E315" w14:textId="7027D671"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Correction on Rel-18 Type II Doppler codebook based CSI enhancement</w:t>
            </w:r>
          </w:p>
        </w:tc>
        <w:tc>
          <w:tcPr>
            <w:tcW w:w="849" w:type="pct"/>
          </w:tcPr>
          <w:p w14:paraId="31795C3F" w14:textId="435AB280"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Moderator (Samsung), Xiaomi, New H3C, Google, Ericsson</w:t>
            </w:r>
          </w:p>
        </w:tc>
        <w:tc>
          <w:tcPr>
            <w:tcW w:w="248" w:type="pct"/>
          </w:tcPr>
          <w:p w14:paraId="17D49888" w14:textId="7AE4E8EE" w:rsidR="00BD461B" w:rsidRPr="00BD461B" w:rsidRDefault="00EF515C" w:rsidP="00BD461B">
            <w:pPr>
              <w:rPr>
                <w:rFonts w:ascii="Arial" w:eastAsia="Times New Roman" w:hAnsi="Arial" w:cs="Arial"/>
                <w:color w:val="000000"/>
                <w:sz w:val="14"/>
                <w:szCs w:val="14"/>
                <w:lang w:eastAsia="en-GB"/>
              </w:rPr>
            </w:pPr>
            <w:hyperlink r:id="rId2474" w:history="1">
              <w:r w:rsidR="00BD461B" w:rsidRPr="00BD461B">
                <w:rPr>
                  <w:rStyle w:val="Hyperlink"/>
                  <w:rFonts w:ascii="Arial" w:hAnsi="Arial" w:cs="Arial"/>
                  <w:b/>
                  <w:bCs/>
                  <w:sz w:val="14"/>
                  <w:szCs w:val="14"/>
                </w:rPr>
                <w:t>Rel-18</w:t>
              </w:r>
            </w:hyperlink>
          </w:p>
        </w:tc>
        <w:tc>
          <w:tcPr>
            <w:tcW w:w="301" w:type="pct"/>
            <w:shd w:val="clear" w:color="auto" w:fill="auto"/>
          </w:tcPr>
          <w:p w14:paraId="51EC635C" w14:textId="3AC8FAFC" w:rsidR="00BD461B" w:rsidRPr="00BD461B" w:rsidRDefault="00EF515C" w:rsidP="00BD461B">
            <w:pPr>
              <w:rPr>
                <w:rFonts w:ascii="Arial" w:eastAsia="Times New Roman" w:hAnsi="Arial" w:cs="Arial"/>
                <w:color w:val="000000"/>
                <w:sz w:val="14"/>
                <w:szCs w:val="14"/>
                <w:lang w:eastAsia="en-GB"/>
              </w:rPr>
            </w:pPr>
            <w:hyperlink r:id="rId2475" w:history="1">
              <w:r w:rsidR="00BD461B" w:rsidRPr="00BD461B">
                <w:rPr>
                  <w:rStyle w:val="Hyperlink"/>
                  <w:rFonts w:ascii="Arial" w:hAnsi="Arial" w:cs="Arial"/>
                  <w:b/>
                  <w:bCs/>
                  <w:sz w:val="14"/>
                  <w:szCs w:val="14"/>
                </w:rPr>
                <w:t>38.214</w:t>
              </w:r>
            </w:hyperlink>
          </w:p>
        </w:tc>
        <w:tc>
          <w:tcPr>
            <w:tcW w:w="324" w:type="pct"/>
            <w:shd w:val="clear" w:color="auto" w:fill="auto"/>
          </w:tcPr>
          <w:p w14:paraId="74ACA4F9" w14:textId="4B515E27"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1E41DB85" w14:textId="0B95D863" w:rsidR="00BD461B" w:rsidRPr="00BD461B" w:rsidRDefault="00EF515C" w:rsidP="00BD461B">
            <w:pPr>
              <w:rPr>
                <w:rFonts w:ascii="Arial" w:eastAsia="Times New Roman" w:hAnsi="Arial" w:cs="Arial"/>
                <w:color w:val="000000"/>
                <w:sz w:val="14"/>
                <w:szCs w:val="14"/>
                <w:lang w:eastAsia="en-GB"/>
              </w:rPr>
            </w:pPr>
            <w:hyperlink r:id="rId2476" w:history="1">
              <w:r w:rsidR="00BD461B" w:rsidRPr="00BD461B">
                <w:rPr>
                  <w:rStyle w:val="Hyperlink"/>
                  <w:rFonts w:ascii="Arial" w:hAnsi="Arial" w:cs="Arial"/>
                  <w:b/>
                  <w:bCs/>
                  <w:sz w:val="14"/>
                  <w:szCs w:val="14"/>
                </w:rPr>
                <w:t>NR_MIMO_evo_DL_UL-Core</w:t>
              </w:r>
            </w:hyperlink>
          </w:p>
        </w:tc>
        <w:tc>
          <w:tcPr>
            <w:tcW w:w="233" w:type="pct"/>
          </w:tcPr>
          <w:p w14:paraId="5F8F48EB" w14:textId="0E9AF5C1"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0567</w:t>
            </w:r>
          </w:p>
        </w:tc>
        <w:tc>
          <w:tcPr>
            <w:tcW w:w="226" w:type="pct"/>
          </w:tcPr>
          <w:p w14:paraId="16ED43C7" w14:textId="69D2B1E5"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w:t>
            </w:r>
          </w:p>
        </w:tc>
        <w:tc>
          <w:tcPr>
            <w:tcW w:w="203" w:type="pct"/>
          </w:tcPr>
          <w:p w14:paraId="274DEC0E" w14:textId="52FF94A7"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957864" w14:paraId="2EC4B462" w14:textId="77777777" w:rsidTr="00174C55">
        <w:trPr>
          <w:trHeight w:val="20"/>
        </w:trPr>
        <w:tc>
          <w:tcPr>
            <w:tcW w:w="365" w:type="pct"/>
          </w:tcPr>
          <w:p w14:paraId="1E0BB63F" w14:textId="5A399141" w:rsidR="00BD461B" w:rsidRPr="00B67066" w:rsidRDefault="006F79AF" w:rsidP="00BD461B">
            <w:pPr>
              <w:rPr>
                <w:rFonts w:ascii="Arial" w:eastAsia="Times New Roman" w:hAnsi="Arial" w:cs="Arial"/>
                <w:color w:val="000000"/>
                <w:sz w:val="14"/>
                <w:szCs w:val="14"/>
                <w:lang w:eastAsia="en-GB"/>
              </w:rPr>
            </w:pPr>
            <w:hyperlink r:id="rId2477" w:history="1">
              <w:r>
                <w:rPr>
                  <w:rStyle w:val="Hyperlink"/>
                  <w:rFonts w:ascii="Arial" w:hAnsi="Arial" w:cs="Arial"/>
                  <w:b/>
                  <w:bCs/>
                  <w:sz w:val="14"/>
                  <w:szCs w:val="14"/>
                </w:rPr>
                <w:t>R1-2405624</w:t>
              </w:r>
            </w:hyperlink>
          </w:p>
        </w:tc>
        <w:tc>
          <w:tcPr>
            <w:tcW w:w="1471" w:type="pct"/>
          </w:tcPr>
          <w:p w14:paraId="425B5CE3" w14:textId="59B26620"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Corrections for Referencing UE Capabilities for 8TX UE</w:t>
            </w:r>
          </w:p>
        </w:tc>
        <w:tc>
          <w:tcPr>
            <w:tcW w:w="849" w:type="pct"/>
          </w:tcPr>
          <w:p w14:paraId="46074DAD" w14:textId="2C04BDF5"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Moderator (InterDigital), Ericsson, Samsung</w:t>
            </w:r>
          </w:p>
        </w:tc>
        <w:tc>
          <w:tcPr>
            <w:tcW w:w="248" w:type="pct"/>
          </w:tcPr>
          <w:p w14:paraId="213BBE31" w14:textId="31F6AB2D" w:rsidR="00BD461B" w:rsidRPr="00BD461B" w:rsidRDefault="00EF515C" w:rsidP="00BD461B">
            <w:pPr>
              <w:rPr>
                <w:rFonts w:ascii="Arial" w:eastAsia="Times New Roman" w:hAnsi="Arial" w:cs="Arial"/>
                <w:color w:val="000000"/>
                <w:sz w:val="14"/>
                <w:szCs w:val="14"/>
                <w:lang w:eastAsia="en-GB"/>
              </w:rPr>
            </w:pPr>
            <w:hyperlink r:id="rId2478" w:history="1">
              <w:r w:rsidR="00BD461B" w:rsidRPr="00BD461B">
                <w:rPr>
                  <w:rStyle w:val="Hyperlink"/>
                  <w:rFonts w:ascii="Arial" w:hAnsi="Arial" w:cs="Arial"/>
                  <w:b/>
                  <w:bCs/>
                  <w:sz w:val="14"/>
                  <w:szCs w:val="14"/>
                </w:rPr>
                <w:t>Rel-18</w:t>
              </w:r>
            </w:hyperlink>
          </w:p>
        </w:tc>
        <w:tc>
          <w:tcPr>
            <w:tcW w:w="301" w:type="pct"/>
            <w:shd w:val="clear" w:color="auto" w:fill="auto"/>
          </w:tcPr>
          <w:p w14:paraId="0BFC1733" w14:textId="5F11B563" w:rsidR="00BD461B" w:rsidRPr="00BD461B" w:rsidRDefault="00EF515C" w:rsidP="00BD461B">
            <w:pPr>
              <w:rPr>
                <w:rFonts w:ascii="Arial" w:eastAsia="Times New Roman" w:hAnsi="Arial" w:cs="Arial"/>
                <w:color w:val="000000"/>
                <w:sz w:val="14"/>
                <w:szCs w:val="14"/>
                <w:lang w:eastAsia="en-GB"/>
              </w:rPr>
            </w:pPr>
            <w:hyperlink r:id="rId2479" w:history="1">
              <w:r w:rsidR="00BD461B" w:rsidRPr="00BD461B">
                <w:rPr>
                  <w:rStyle w:val="Hyperlink"/>
                  <w:rFonts w:ascii="Arial" w:hAnsi="Arial" w:cs="Arial"/>
                  <w:b/>
                  <w:bCs/>
                  <w:sz w:val="14"/>
                  <w:szCs w:val="14"/>
                </w:rPr>
                <w:t>38.214</w:t>
              </w:r>
            </w:hyperlink>
          </w:p>
        </w:tc>
        <w:tc>
          <w:tcPr>
            <w:tcW w:w="324" w:type="pct"/>
            <w:shd w:val="clear" w:color="auto" w:fill="auto"/>
          </w:tcPr>
          <w:p w14:paraId="6112B83F" w14:textId="45688137"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263335FC" w14:textId="5531E42F" w:rsidR="00BD461B" w:rsidRPr="00BD461B" w:rsidRDefault="00EF515C" w:rsidP="00BD461B">
            <w:pPr>
              <w:rPr>
                <w:rFonts w:ascii="Arial" w:eastAsia="Times New Roman" w:hAnsi="Arial" w:cs="Arial"/>
                <w:color w:val="000000"/>
                <w:sz w:val="14"/>
                <w:szCs w:val="14"/>
                <w:lang w:eastAsia="en-GB"/>
              </w:rPr>
            </w:pPr>
            <w:hyperlink r:id="rId2480" w:history="1">
              <w:r w:rsidR="00BD461B" w:rsidRPr="00BD461B">
                <w:rPr>
                  <w:rStyle w:val="Hyperlink"/>
                  <w:rFonts w:ascii="Arial" w:hAnsi="Arial" w:cs="Arial"/>
                  <w:b/>
                  <w:bCs/>
                  <w:sz w:val="14"/>
                  <w:szCs w:val="14"/>
                </w:rPr>
                <w:t>NR_MIMO_evo_DL_UL-Core</w:t>
              </w:r>
            </w:hyperlink>
          </w:p>
        </w:tc>
        <w:tc>
          <w:tcPr>
            <w:tcW w:w="233" w:type="pct"/>
          </w:tcPr>
          <w:p w14:paraId="15AACA02" w14:textId="760BCAAB"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0574</w:t>
            </w:r>
          </w:p>
        </w:tc>
        <w:tc>
          <w:tcPr>
            <w:tcW w:w="226" w:type="pct"/>
          </w:tcPr>
          <w:p w14:paraId="541470D0" w14:textId="3D6AFC08"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2F38BD58" w14:textId="4C5386C3"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957864" w14:paraId="1B548227" w14:textId="77777777" w:rsidTr="00174C55">
        <w:trPr>
          <w:trHeight w:val="20"/>
        </w:trPr>
        <w:tc>
          <w:tcPr>
            <w:tcW w:w="365" w:type="pct"/>
          </w:tcPr>
          <w:p w14:paraId="4B48DE28" w14:textId="4D788EDE" w:rsidR="00BD461B" w:rsidRPr="00B67066" w:rsidRDefault="006F79AF" w:rsidP="00BD461B">
            <w:pPr>
              <w:rPr>
                <w:rFonts w:ascii="Arial" w:eastAsia="Times New Roman" w:hAnsi="Arial" w:cs="Arial"/>
                <w:color w:val="000000"/>
                <w:sz w:val="14"/>
                <w:szCs w:val="14"/>
                <w:lang w:eastAsia="en-GB"/>
              </w:rPr>
            </w:pPr>
            <w:hyperlink r:id="rId2481" w:history="1">
              <w:r>
                <w:rPr>
                  <w:rStyle w:val="Hyperlink"/>
                  <w:rFonts w:ascii="Arial" w:hAnsi="Arial" w:cs="Arial"/>
                  <w:b/>
                  <w:bCs/>
                  <w:sz w:val="14"/>
                  <w:szCs w:val="14"/>
                </w:rPr>
                <w:t>R1-2405625</w:t>
              </w:r>
            </w:hyperlink>
          </w:p>
        </w:tc>
        <w:tc>
          <w:tcPr>
            <w:tcW w:w="1471" w:type="pct"/>
          </w:tcPr>
          <w:p w14:paraId="457F741B" w14:textId="654F3900"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Corrections for Configured Grant Operation for 8TX UE</w:t>
            </w:r>
          </w:p>
        </w:tc>
        <w:tc>
          <w:tcPr>
            <w:tcW w:w="849" w:type="pct"/>
          </w:tcPr>
          <w:p w14:paraId="459605E7" w14:textId="2B4A9150"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Moderator (InterDigital), Ericsson, ASUSTek, Samsung</w:t>
            </w:r>
          </w:p>
        </w:tc>
        <w:tc>
          <w:tcPr>
            <w:tcW w:w="248" w:type="pct"/>
          </w:tcPr>
          <w:p w14:paraId="276D3D72" w14:textId="3B65C819" w:rsidR="00BD461B" w:rsidRPr="00BD461B" w:rsidRDefault="00EF515C" w:rsidP="00BD461B">
            <w:pPr>
              <w:rPr>
                <w:rFonts w:ascii="Arial" w:eastAsia="Times New Roman" w:hAnsi="Arial" w:cs="Arial"/>
                <w:color w:val="000000"/>
                <w:sz w:val="14"/>
                <w:szCs w:val="14"/>
                <w:lang w:eastAsia="en-GB"/>
              </w:rPr>
            </w:pPr>
            <w:hyperlink r:id="rId2482" w:history="1">
              <w:r w:rsidR="00BD461B" w:rsidRPr="00BD461B">
                <w:rPr>
                  <w:rStyle w:val="Hyperlink"/>
                  <w:rFonts w:ascii="Arial" w:hAnsi="Arial" w:cs="Arial"/>
                  <w:b/>
                  <w:bCs/>
                  <w:sz w:val="14"/>
                  <w:szCs w:val="14"/>
                </w:rPr>
                <w:t>Rel-18</w:t>
              </w:r>
            </w:hyperlink>
          </w:p>
        </w:tc>
        <w:tc>
          <w:tcPr>
            <w:tcW w:w="301" w:type="pct"/>
            <w:shd w:val="clear" w:color="auto" w:fill="auto"/>
          </w:tcPr>
          <w:p w14:paraId="24DAFFAE" w14:textId="4ABA3814" w:rsidR="00BD461B" w:rsidRPr="00BD461B" w:rsidRDefault="00EF515C" w:rsidP="00BD461B">
            <w:pPr>
              <w:rPr>
                <w:rFonts w:ascii="Arial" w:eastAsia="Times New Roman" w:hAnsi="Arial" w:cs="Arial"/>
                <w:color w:val="000000"/>
                <w:sz w:val="14"/>
                <w:szCs w:val="14"/>
                <w:lang w:eastAsia="en-GB"/>
              </w:rPr>
            </w:pPr>
            <w:hyperlink r:id="rId2483" w:history="1">
              <w:r w:rsidR="00BD461B" w:rsidRPr="00BD461B">
                <w:rPr>
                  <w:rStyle w:val="Hyperlink"/>
                  <w:rFonts w:ascii="Arial" w:hAnsi="Arial" w:cs="Arial"/>
                  <w:b/>
                  <w:bCs/>
                  <w:sz w:val="14"/>
                  <w:szCs w:val="14"/>
                </w:rPr>
                <w:t>38.214</w:t>
              </w:r>
            </w:hyperlink>
          </w:p>
        </w:tc>
        <w:tc>
          <w:tcPr>
            <w:tcW w:w="324" w:type="pct"/>
            <w:shd w:val="clear" w:color="auto" w:fill="auto"/>
          </w:tcPr>
          <w:p w14:paraId="008F71B5" w14:textId="65063EAA"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1A09E8C6" w14:textId="3B9EF313" w:rsidR="00BD461B" w:rsidRPr="00BD461B" w:rsidRDefault="00EF515C" w:rsidP="00BD461B">
            <w:pPr>
              <w:rPr>
                <w:rFonts w:ascii="Arial" w:eastAsia="Times New Roman" w:hAnsi="Arial" w:cs="Arial"/>
                <w:color w:val="000000"/>
                <w:sz w:val="14"/>
                <w:szCs w:val="14"/>
                <w:lang w:eastAsia="en-GB"/>
              </w:rPr>
            </w:pPr>
            <w:hyperlink r:id="rId2484" w:history="1">
              <w:r w:rsidR="00BD461B" w:rsidRPr="00BD461B">
                <w:rPr>
                  <w:rStyle w:val="Hyperlink"/>
                  <w:rFonts w:ascii="Arial" w:hAnsi="Arial" w:cs="Arial"/>
                  <w:b/>
                  <w:bCs/>
                  <w:sz w:val="14"/>
                  <w:szCs w:val="14"/>
                </w:rPr>
                <w:t>NR_MIMO_evo_DL_UL-Core</w:t>
              </w:r>
            </w:hyperlink>
          </w:p>
        </w:tc>
        <w:tc>
          <w:tcPr>
            <w:tcW w:w="233" w:type="pct"/>
          </w:tcPr>
          <w:p w14:paraId="0933BA5E" w14:textId="5BDFE848"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0575</w:t>
            </w:r>
          </w:p>
        </w:tc>
        <w:tc>
          <w:tcPr>
            <w:tcW w:w="226" w:type="pct"/>
          </w:tcPr>
          <w:p w14:paraId="20815D3D" w14:textId="37DEFDD4"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1DE2A805" w14:textId="00BC8888"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957864" w14:paraId="361916F4" w14:textId="77777777" w:rsidTr="00174C55">
        <w:trPr>
          <w:trHeight w:val="20"/>
        </w:trPr>
        <w:tc>
          <w:tcPr>
            <w:tcW w:w="365" w:type="pct"/>
          </w:tcPr>
          <w:p w14:paraId="1411C216" w14:textId="5B6F2F90" w:rsidR="00BD461B" w:rsidRPr="00B67066" w:rsidRDefault="006F79AF" w:rsidP="00BD461B">
            <w:pPr>
              <w:rPr>
                <w:rFonts w:ascii="Arial" w:eastAsia="Times New Roman" w:hAnsi="Arial" w:cs="Arial"/>
                <w:color w:val="000000"/>
                <w:sz w:val="14"/>
                <w:szCs w:val="14"/>
                <w:lang w:eastAsia="en-GB"/>
              </w:rPr>
            </w:pPr>
            <w:hyperlink r:id="rId2485" w:history="1">
              <w:r>
                <w:rPr>
                  <w:rStyle w:val="Hyperlink"/>
                  <w:rFonts w:ascii="Arial" w:hAnsi="Arial" w:cs="Arial"/>
                  <w:b/>
                  <w:bCs/>
                  <w:sz w:val="14"/>
                  <w:szCs w:val="14"/>
                </w:rPr>
                <w:t>R1-2405626</w:t>
              </w:r>
            </w:hyperlink>
          </w:p>
        </w:tc>
        <w:tc>
          <w:tcPr>
            <w:tcW w:w="1471" w:type="pct"/>
          </w:tcPr>
          <w:p w14:paraId="084F92C3" w14:textId="5B501513"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Corrections for Transmission with more than 4 Layers for 8TX UE</w:t>
            </w:r>
          </w:p>
        </w:tc>
        <w:tc>
          <w:tcPr>
            <w:tcW w:w="849" w:type="pct"/>
          </w:tcPr>
          <w:p w14:paraId="6FBDE69E" w14:textId="2A45547E"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Moderator (InterDigital), NTT DOCOMO, Ericsson, ASUSTek, Samsung</w:t>
            </w:r>
          </w:p>
        </w:tc>
        <w:tc>
          <w:tcPr>
            <w:tcW w:w="248" w:type="pct"/>
          </w:tcPr>
          <w:p w14:paraId="63451E31" w14:textId="5BCE8D11" w:rsidR="00BD461B" w:rsidRPr="00BD461B" w:rsidRDefault="00EF515C" w:rsidP="00BD461B">
            <w:pPr>
              <w:rPr>
                <w:rFonts w:ascii="Arial" w:eastAsia="Times New Roman" w:hAnsi="Arial" w:cs="Arial"/>
                <w:color w:val="000000"/>
                <w:sz w:val="14"/>
                <w:szCs w:val="14"/>
                <w:lang w:eastAsia="en-GB"/>
              </w:rPr>
            </w:pPr>
            <w:hyperlink r:id="rId2486" w:history="1">
              <w:r w:rsidR="00BD461B" w:rsidRPr="00BD461B">
                <w:rPr>
                  <w:rStyle w:val="Hyperlink"/>
                  <w:rFonts w:ascii="Arial" w:hAnsi="Arial" w:cs="Arial"/>
                  <w:b/>
                  <w:bCs/>
                  <w:sz w:val="14"/>
                  <w:szCs w:val="14"/>
                </w:rPr>
                <w:t>Rel-18</w:t>
              </w:r>
            </w:hyperlink>
          </w:p>
        </w:tc>
        <w:tc>
          <w:tcPr>
            <w:tcW w:w="301" w:type="pct"/>
            <w:shd w:val="clear" w:color="auto" w:fill="auto"/>
          </w:tcPr>
          <w:p w14:paraId="6DA4177D" w14:textId="1E069FD8" w:rsidR="00BD461B" w:rsidRPr="00BD461B" w:rsidRDefault="00EF515C" w:rsidP="00BD461B">
            <w:pPr>
              <w:rPr>
                <w:rFonts w:ascii="Arial" w:eastAsia="Times New Roman" w:hAnsi="Arial" w:cs="Arial"/>
                <w:color w:val="000000"/>
                <w:sz w:val="14"/>
                <w:szCs w:val="14"/>
                <w:lang w:eastAsia="en-GB"/>
              </w:rPr>
            </w:pPr>
            <w:hyperlink r:id="rId2487" w:history="1">
              <w:r w:rsidR="00BD461B" w:rsidRPr="00BD461B">
                <w:rPr>
                  <w:rStyle w:val="Hyperlink"/>
                  <w:rFonts w:ascii="Arial" w:hAnsi="Arial" w:cs="Arial"/>
                  <w:b/>
                  <w:bCs/>
                  <w:sz w:val="14"/>
                  <w:szCs w:val="14"/>
                </w:rPr>
                <w:t>38.212</w:t>
              </w:r>
            </w:hyperlink>
          </w:p>
        </w:tc>
        <w:tc>
          <w:tcPr>
            <w:tcW w:w="324" w:type="pct"/>
            <w:shd w:val="clear" w:color="auto" w:fill="auto"/>
          </w:tcPr>
          <w:p w14:paraId="4B260082" w14:textId="7F2ED82A"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0BEE5CDD" w14:textId="4327B406" w:rsidR="00BD461B" w:rsidRPr="00BD461B" w:rsidRDefault="00EF515C" w:rsidP="00BD461B">
            <w:pPr>
              <w:rPr>
                <w:rFonts w:ascii="Arial" w:eastAsia="Times New Roman" w:hAnsi="Arial" w:cs="Arial"/>
                <w:color w:val="000000"/>
                <w:sz w:val="14"/>
                <w:szCs w:val="14"/>
                <w:lang w:eastAsia="en-GB"/>
              </w:rPr>
            </w:pPr>
            <w:hyperlink r:id="rId2488" w:history="1">
              <w:r w:rsidR="00BD461B" w:rsidRPr="00BD461B">
                <w:rPr>
                  <w:rStyle w:val="Hyperlink"/>
                  <w:rFonts w:ascii="Arial" w:hAnsi="Arial" w:cs="Arial"/>
                  <w:b/>
                  <w:bCs/>
                  <w:sz w:val="14"/>
                  <w:szCs w:val="14"/>
                </w:rPr>
                <w:t>NR_MIMO_evo_DL_UL-Core</w:t>
              </w:r>
            </w:hyperlink>
          </w:p>
        </w:tc>
        <w:tc>
          <w:tcPr>
            <w:tcW w:w="233" w:type="pct"/>
          </w:tcPr>
          <w:p w14:paraId="526D3166" w14:textId="65323241"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0193</w:t>
            </w:r>
          </w:p>
        </w:tc>
        <w:tc>
          <w:tcPr>
            <w:tcW w:w="226" w:type="pct"/>
          </w:tcPr>
          <w:p w14:paraId="420CE8DA" w14:textId="51BECCEA"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044DC206" w14:textId="1FC81D07"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957864" w14:paraId="45978264" w14:textId="77777777" w:rsidTr="00174C55">
        <w:trPr>
          <w:trHeight w:val="20"/>
        </w:trPr>
        <w:tc>
          <w:tcPr>
            <w:tcW w:w="365" w:type="pct"/>
          </w:tcPr>
          <w:p w14:paraId="7B926002" w14:textId="276C384D" w:rsidR="00BD461B" w:rsidRPr="00B67066" w:rsidRDefault="006F79AF" w:rsidP="00BD461B">
            <w:pPr>
              <w:rPr>
                <w:rFonts w:ascii="Arial" w:eastAsia="Times New Roman" w:hAnsi="Arial" w:cs="Arial"/>
                <w:color w:val="000000"/>
                <w:sz w:val="14"/>
                <w:szCs w:val="14"/>
                <w:lang w:eastAsia="en-GB"/>
              </w:rPr>
            </w:pPr>
            <w:hyperlink r:id="rId2489" w:history="1">
              <w:r>
                <w:rPr>
                  <w:rStyle w:val="Hyperlink"/>
                  <w:rFonts w:ascii="Arial" w:hAnsi="Arial" w:cs="Arial"/>
                  <w:b/>
                  <w:bCs/>
                  <w:sz w:val="14"/>
                  <w:szCs w:val="14"/>
                </w:rPr>
                <w:t>R1-2405627</w:t>
              </w:r>
            </w:hyperlink>
          </w:p>
        </w:tc>
        <w:tc>
          <w:tcPr>
            <w:tcW w:w="1471" w:type="pct"/>
          </w:tcPr>
          <w:p w14:paraId="397A36F8" w14:textId="3498B5F6"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Correction on beam application timing for mDCI mTRP for Rel-18 unified TCI framework</w:t>
            </w:r>
          </w:p>
        </w:tc>
        <w:tc>
          <w:tcPr>
            <w:tcW w:w="849" w:type="pct"/>
          </w:tcPr>
          <w:p w14:paraId="209BA6E1" w14:textId="61897056"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Moderator (MediaTek. Inc), NTT DOCOMO. Inc, Ericsson, Samsung, ASUSTeK</w:t>
            </w:r>
          </w:p>
        </w:tc>
        <w:tc>
          <w:tcPr>
            <w:tcW w:w="248" w:type="pct"/>
          </w:tcPr>
          <w:p w14:paraId="0E5DD6F7" w14:textId="5B0E5E39" w:rsidR="00BD461B" w:rsidRPr="00BD461B" w:rsidRDefault="00EF515C" w:rsidP="00BD461B">
            <w:pPr>
              <w:rPr>
                <w:rFonts w:ascii="Arial" w:eastAsia="Times New Roman" w:hAnsi="Arial" w:cs="Arial"/>
                <w:color w:val="000000"/>
                <w:sz w:val="14"/>
                <w:szCs w:val="14"/>
                <w:lang w:eastAsia="en-GB"/>
              </w:rPr>
            </w:pPr>
            <w:hyperlink r:id="rId2490" w:history="1">
              <w:r w:rsidR="00BD461B" w:rsidRPr="00BD461B">
                <w:rPr>
                  <w:rStyle w:val="Hyperlink"/>
                  <w:rFonts w:ascii="Arial" w:hAnsi="Arial" w:cs="Arial"/>
                  <w:b/>
                  <w:bCs/>
                  <w:sz w:val="14"/>
                  <w:szCs w:val="14"/>
                </w:rPr>
                <w:t>Rel-18</w:t>
              </w:r>
            </w:hyperlink>
          </w:p>
        </w:tc>
        <w:tc>
          <w:tcPr>
            <w:tcW w:w="301" w:type="pct"/>
            <w:shd w:val="clear" w:color="auto" w:fill="auto"/>
          </w:tcPr>
          <w:p w14:paraId="410C714F" w14:textId="514191E3" w:rsidR="00BD461B" w:rsidRPr="00BD461B" w:rsidRDefault="00EF515C" w:rsidP="00BD461B">
            <w:pPr>
              <w:rPr>
                <w:rFonts w:ascii="Arial" w:eastAsia="Times New Roman" w:hAnsi="Arial" w:cs="Arial"/>
                <w:color w:val="000000"/>
                <w:sz w:val="14"/>
                <w:szCs w:val="14"/>
                <w:lang w:eastAsia="en-GB"/>
              </w:rPr>
            </w:pPr>
            <w:hyperlink r:id="rId2491" w:history="1">
              <w:r w:rsidR="00BD461B" w:rsidRPr="00BD461B">
                <w:rPr>
                  <w:rStyle w:val="Hyperlink"/>
                  <w:rFonts w:ascii="Arial" w:hAnsi="Arial" w:cs="Arial"/>
                  <w:b/>
                  <w:bCs/>
                  <w:sz w:val="14"/>
                  <w:szCs w:val="14"/>
                </w:rPr>
                <w:t>38.214</w:t>
              </w:r>
            </w:hyperlink>
          </w:p>
        </w:tc>
        <w:tc>
          <w:tcPr>
            <w:tcW w:w="324" w:type="pct"/>
            <w:shd w:val="clear" w:color="auto" w:fill="auto"/>
          </w:tcPr>
          <w:p w14:paraId="1563CAA7" w14:textId="5B86A1DB"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3062322D" w14:textId="56FC3A14" w:rsidR="00BD461B" w:rsidRPr="00BD461B" w:rsidRDefault="00EF515C" w:rsidP="00BD461B">
            <w:pPr>
              <w:rPr>
                <w:rFonts w:ascii="Arial" w:eastAsia="Times New Roman" w:hAnsi="Arial" w:cs="Arial"/>
                <w:color w:val="000000"/>
                <w:sz w:val="14"/>
                <w:szCs w:val="14"/>
                <w:lang w:eastAsia="en-GB"/>
              </w:rPr>
            </w:pPr>
            <w:hyperlink r:id="rId2492" w:history="1">
              <w:r w:rsidR="00BD461B" w:rsidRPr="00BD461B">
                <w:rPr>
                  <w:rStyle w:val="Hyperlink"/>
                  <w:rFonts w:ascii="Arial" w:hAnsi="Arial" w:cs="Arial"/>
                  <w:b/>
                  <w:bCs/>
                  <w:sz w:val="14"/>
                  <w:szCs w:val="14"/>
                </w:rPr>
                <w:t>NR_MIMO_evo_DL_UL-Core</w:t>
              </w:r>
            </w:hyperlink>
          </w:p>
        </w:tc>
        <w:tc>
          <w:tcPr>
            <w:tcW w:w="233" w:type="pct"/>
          </w:tcPr>
          <w:p w14:paraId="422BA317" w14:textId="254D0435"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0576</w:t>
            </w:r>
          </w:p>
        </w:tc>
        <w:tc>
          <w:tcPr>
            <w:tcW w:w="226" w:type="pct"/>
          </w:tcPr>
          <w:p w14:paraId="1F1C92C8" w14:textId="16A73129"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2637CBF0" w14:textId="2715A572"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957864" w14:paraId="3E6B69B2" w14:textId="77777777" w:rsidTr="00174C55">
        <w:trPr>
          <w:trHeight w:val="20"/>
        </w:trPr>
        <w:tc>
          <w:tcPr>
            <w:tcW w:w="365" w:type="pct"/>
          </w:tcPr>
          <w:p w14:paraId="607205C0" w14:textId="01388DD6" w:rsidR="00BD461B" w:rsidRPr="00B67066" w:rsidRDefault="006F79AF" w:rsidP="00BD461B">
            <w:pPr>
              <w:rPr>
                <w:rFonts w:ascii="Arial" w:eastAsia="Times New Roman" w:hAnsi="Arial" w:cs="Arial"/>
                <w:color w:val="000000"/>
                <w:sz w:val="14"/>
                <w:szCs w:val="14"/>
                <w:lang w:eastAsia="en-GB"/>
              </w:rPr>
            </w:pPr>
            <w:hyperlink r:id="rId2493" w:history="1">
              <w:r>
                <w:rPr>
                  <w:rStyle w:val="Hyperlink"/>
                  <w:rFonts w:ascii="Arial" w:hAnsi="Arial" w:cs="Arial"/>
                  <w:b/>
                  <w:bCs/>
                  <w:sz w:val="14"/>
                  <w:szCs w:val="14"/>
                </w:rPr>
                <w:t>R1-2405628</w:t>
              </w:r>
            </w:hyperlink>
          </w:p>
        </w:tc>
        <w:tc>
          <w:tcPr>
            <w:tcW w:w="1471" w:type="pct"/>
          </w:tcPr>
          <w:p w14:paraId="11538546" w14:textId="662CA0F7"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Alignments on RRC parameters for NR Rel-18 MIMO in TS 38.214</w:t>
            </w:r>
          </w:p>
        </w:tc>
        <w:tc>
          <w:tcPr>
            <w:tcW w:w="849" w:type="pct"/>
          </w:tcPr>
          <w:p w14:paraId="4C2C7ED5" w14:textId="59281758"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Moderator (MediaTek. Inc), CATT, Ericsson, Samsung</w:t>
            </w:r>
          </w:p>
        </w:tc>
        <w:tc>
          <w:tcPr>
            <w:tcW w:w="248" w:type="pct"/>
          </w:tcPr>
          <w:p w14:paraId="620A9841" w14:textId="0478DF0F" w:rsidR="00BD461B" w:rsidRPr="00BD461B" w:rsidRDefault="00EF515C" w:rsidP="00BD461B">
            <w:pPr>
              <w:rPr>
                <w:rFonts w:ascii="Arial" w:eastAsia="Times New Roman" w:hAnsi="Arial" w:cs="Arial"/>
                <w:color w:val="000000"/>
                <w:sz w:val="14"/>
                <w:szCs w:val="14"/>
                <w:lang w:eastAsia="en-GB"/>
              </w:rPr>
            </w:pPr>
            <w:hyperlink r:id="rId2494" w:history="1">
              <w:r w:rsidR="00BD461B" w:rsidRPr="00BD461B">
                <w:rPr>
                  <w:rStyle w:val="Hyperlink"/>
                  <w:rFonts w:ascii="Arial" w:hAnsi="Arial" w:cs="Arial"/>
                  <w:b/>
                  <w:bCs/>
                  <w:sz w:val="14"/>
                  <w:szCs w:val="14"/>
                </w:rPr>
                <w:t>Rel-18</w:t>
              </w:r>
            </w:hyperlink>
          </w:p>
        </w:tc>
        <w:tc>
          <w:tcPr>
            <w:tcW w:w="301" w:type="pct"/>
            <w:shd w:val="clear" w:color="auto" w:fill="auto"/>
          </w:tcPr>
          <w:p w14:paraId="4B7FDE83" w14:textId="2C11F15B" w:rsidR="00BD461B" w:rsidRPr="00BD461B" w:rsidRDefault="00EF515C" w:rsidP="00BD461B">
            <w:pPr>
              <w:rPr>
                <w:rFonts w:ascii="Arial" w:eastAsia="Times New Roman" w:hAnsi="Arial" w:cs="Arial"/>
                <w:color w:val="000000"/>
                <w:sz w:val="14"/>
                <w:szCs w:val="14"/>
                <w:lang w:eastAsia="en-GB"/>
              </w:rPr>
            </w:pPr>
            <w:hyperlink r:id="rId2495" w:history="1">
              <w:r w:rsidR="00BD461B" w:rsidRPr="00BD461B">
                <w:rPr>
                  <w:rStyle w:val="Hyperlink"/>
                  <w:rFonts w:ascii="Arial" w:hAnsi="Arial" w:cs="Arial"/>
                  <w:b/>
                  <w:bCs/>
                  <w:sz w:val="14"/>
                  <w:szCs w:val="14"/>
                </w:rPr>
                <w:t>38.214</w:t>
              </w:r>
            </w:hyperlink>
          </w:p>
        </w:tc>
        <w:tc>
          <w:tcPr>
            <w:tcW w:w="324" w:type="pct"/>
            <w:shd w:val="clear" w:color="auto" w:fill="auto"/>
          </w:tcPr>
          <w:p w14:paraId="03882CD2" w14:textId="4764FEA9"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1A2C36FA" w14:textId="088A61A1" w:rsidR="00BD461B" w:rsidRPr="00BD461B" w:rsidRDefault="00EF515C" w:rsidP="00BD461B">
            <w:pPr>
              <w:rPr>
                <w:rFonts w:ascii="Arial" w:eastAsia="Times New Roman" w:hAnsi="Arial" w:cs="Arial"/>
                <w:color w:val="000000"/>
                <w:sz w:val="14"/>
                <w:szCs w:val="14"/>
                <w:lang w:eastAsia="en-GB"/>
              </w:rPr>
            </w:pPr>
            <w:hyperlink r:id="rId2496" w:history="1">
              <w:r w:rsidR="00BD461B" w:rsidRPr="00BD461B">
                <w:rPr>
                  <w:rStyle w:val="Hyperlink"/>
                  <w:rFonts w:ascii="Arial" w:hAnsi="Arial" w:cs="Arial"/>
                  <w:b/>
                  <w:bCs/>
                  <w:sz w:val="14"/>
                  <w:szCs w:val="14"/>
                </w:rPr>
                <w:t>NR_MIMO_evo_DL_UL-Core</w:t>
              </w:r>
            </w:hyperlink>
          </w:p>
        </w:tc>
        <w:tc>
          <w:tcPr>
            <w:tcW w:w="233" w:type="pct"/>
          </w:tcPr>
          <w:p w14:paraId="2D45E1A0" w14:textId="3FD014DC"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0577</w:t>
            </w:r>
          </w:p>
        </w:tc>
        <w:tc>
          <w:tcPr>
            <w:tcW w:w="226" w:type="pct"/>
          </w:tcPr>
          <w:p w14:paraId="6CED7191" w14:textId="2CBD1EAE"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6C2ABB96" w14:textId="6E4EBC1F"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957864" w14:paraId="61B9124F" w14:textId="77777777" w:rsidTr="00174C55">
        <w:trPr>
          <w:trHeight w:val="20"/>
        </w:trPr>
        <w:tc>
          <w:tcPr>
            <w:tcW w:w="365" w:type="pct"/>
          </w:tcPr>
          <w:p w14:paraId="39C2A369" w14:textId="1F4E64E3" w:rsidR="00BD461B" w:rsidRPr="00B67066" w:rsidRDefault="006F79AF" w:rsidP="00BD461B">
            <w:pPr>
              <w:rPr>
                <w:rFonts w:ascii="Arial" w:eastAsia="Times New Roman" w:hAnsi="Arial" w:cs="Arial"/>
                <w:color w:val="000000"/>
                <w:sz w:val="14"/>
                <w:szCs w:val="14"/>
                <w:lang w:eastAsia="en-GB"/>
              </w:rPr>
            </w:pPr>
            <w:hyperlink r:id="rId2497" w:history="1">
              <w:r>
                <w:rPr>
                  <w:rStyle w:val="Hyperlink"/>
                  <w:rFonts w:ascii="Arial" w:hAnsi="Arial" w:cs="Arial"/>
                  <w:b/>
                  <w:bCs/>
                  <w:sz w:val="14"/>
                  <w:szCs w:val="14"/>
                </w:rPr>
                <w:t>R1-2405629</w:t>
              </w:r>
            </w:hyperlink>
          </w:p>
        </w:tc>
        <w:tc>
          <w:tcPr>
            <w:tcW w:w="1471" w:type="pct"/>
          </w:tcPr>
          <w:p w14:paraId="7B03D380" w14:textId="14FBB8E6"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Correction on configuration of TCI states for SRS</w:t>
            </w:r>
          </w:p>
        </w:tc>
        <w:tc>
          <w:tcPr>
            <w:tcW w:w="849" w:type="pct"/>
          </w:tcPr>
          <w:p w14:paraId="5CD5C5F7" w14:textId="17F10548"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Moderator (MediaTek. Inc), CATT, Samsung</w:t>
            </w:r>
          </w:p>
        </w:tc>
        <w:tc>
          <w:tcPr>
            <w:tcW w:w="248" w:type="pct"/>
          </w:tcPr>
          <w:p w14:paraId="1018874D" w14:textId="5D93D2F7" w:rsidR="00BD461B" w:rsidRPr="00BD461B" w:rsidRDefault="00EF515C" w:rsidP="00BD461B">
            <w:pPr>
              <w:rPr>
                <w:rFonts w:ascii="Arial" w:eastAsia="Times New Roman" w:hAnsi="Arial" w:cs="Arial"/>
                <w:color w:val="000000"/>
                <w:sz w:val="14"/>
                <w:szCs w:val="14"/>
                <w:lang w:eastAsia="en-GB"/>
              </w:rPr>
            </w:pPr>
            <w:hyperlink r:id="rId2498" w:history="1">
              <w:r w:rsidR="00BD461B" w:rsidRPr="00BD461B">
                <w:rPr>
                  <w:rStyle w:val="Hyperlink"/>
                  <w:rFonts w:ascii="Arial" w:hAnsi="Arial" w:cs="Arial"/>
                  <w:b/>
                  <w:bCs/>
                  <w:sz w:val="14"/>
                  <w:szCs w:val="14"/>
                </w:rPr>
                <w:t>Rel-18</w:t>
              </w:r>
            </w:hyperlink>
          </w:p>
        </w:tc>
        <w:tc>
          <w:tcPr>
            <w:tcW w:w="301" w:type="pct"/>
            <w:shd w:val="clear" w:color="auto" w:fill="auto"/>
          </w:tcPr>
          <w:p w14:paraId="180B3E09" w14:textId="0B11488B" w:rsidR="00BD461B" w:rsidRPr="00BD461B" w:rsidRDefault="00EF515C" w:rsidP="00BD461B">
            <w:pPr>
              <w:rPr>
                <w:rFonts w:ascii="Arial" w:eastAsia="Times New Roman" w:hAnsi="Arial" w:cs="Arial"/>
                <w:color w:val="000000"/>
                <w:sz w:val="14"/>
                <w:szCs w:val="14"/>
                <w:lang w:eastAsia="en-GB"/>
              </w:rPr>
            </w:pPr>
            <w:hyperlink r:id="rId2499" w:history="1">
              <w:r w:rsidR="00BD461B" w:rsidRPr="00BD461B">
                <w:rPr>
                  <w:rStyle w:val="Hyperlink"/>
                  <w:rFonts w:ascii="Arial" w:hAnsi="Arial" w:cs="Arial"/>
                  <w:b/>
                  <w:bCs/>
                  <w:sz w:val="14"/>
                  <w:szCs w:val="14"/>
                </w:rPr>
                <w:t>38.214</w:t>
              </w:r>
            </w:hyperlink>
          </w:p>
        </w:tc>
        <w:tc>
          <w:tcPr>
            <w:tcW w:w="324" w:type="pct"/>
            <w:shd w:val="clear" w:color="auto" w:fill="auto"/>
          </w:tcPr>
          <w:p w14:paraId="0257A76E" w14:textId="3118A4CF"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77BED75D" w14:textId="19776867" w:rsidR="00BD461B" w:rsidRPr="00BD461B" w:rsidRDefault="00EF515C" w:rsidP="00BD461B">
            <w:pPr>
              <w:rPr>
                <w:rFonts w:ascii="Arial" w:eastAsia="Times New Roman" w:hAnsi="Arial" w:cs="Arial"/>
                <w:color w:val="000000"/>
                <w:sz w:val="14"/>
                <w:szCs w:val="14"/>
                <w:lang w:eastAsia="en-GB"/>
              </w:rPr>
            </w:pPr>
            <w:hyperlink r:id="rId2500" w:history="1">
              <w:r w:rsidR="00BD461B" w:rsidRPr="00BD461B">
                <w:rPr>
                  <w:rStyle w:val="Hyperlink"/>
                  <w:rFonts w:ascii="Arial" w:hAnsi="Arial" w:cs="Arial"/>
                  <w:b/>
                  <w:bCs/>
                  <w:sz w:val="14"/>
                  <w:szCs w:val="14"/>
                </w:rPr>
                <w:t>NR_MIMO_evo_DL_UL-Core</w:t>
              </w:r>
            </w:hyperlink>
          </w:p>
        </w:tc>
        <w:tc>
          <w:tcPr>
            <w:tcW w:w="233" w:type="pct"/>
          </w:tcPr>
          <w:p w14:paraId="6F58F1A9" w14:textId="14ECEAAC"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0578</w:t>
            </w:r>
          </w:p>
        </w:tc>
        <w:tc>
          <w:tcPr>
            <w:tcW w:w="226" w:type="pct"/>
          </w:tcPr>
          <w:p w14:paraId="423BE04C" w14:textId="5FF38540"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0E189FD9" w14:textId="1C4BCE01"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957864" w14:paraId="29DC0418" w14:textId="77777777" w:rsidTr="00174C55">
        <w:trPr>
          <w:trHeight w:val="20"/>
        </w:trPr>
        <w:tc>
          <w:tcPr>
            <w:tcW w:w="365" w:type="pct"/>
          </w:tcPr>
          <w:p w14:paraId="14004FAC" w14:textId="778F8474" w:rsidR="00BD461B" w:rsidRPr="00B67066" w:rsidRDefault="006F79AF" w:rsidP="00BD461B">
            <w:pPr>
              <w:rPr>
                <w:rFonts w:ascii="Arial" w:eastAsia="Times New Roman" w:hAnsi="Arial" w:cs="Arial"/>
                <w:color w:val="000000"/>
                <w:sz w:val="14"/>
                <w:szCs w:val="14"/>
                <w:lang w:eastAsia="en-GB"/>
              </w:rPr>
            </w:pPr>
            <w:hyperlink r:id="rId2501" w:history="1">
              <w:r>
                <w:rPr>
                  <w:rStyle w:val="Hyperlink"/>
                  <w:rFonts w:ascii="Arial" w:hAnsi="Arial" w:cs="Arial"/>
                  <w:b/>
                  <w:bCs/>
                  <w:sz w:val="14"/>
                  <w:szCs w:val="14"/>
                </w:rPr>
                <w:t>R1-2405644</w:t>
              </w:r>
            </w:hyperlink>
          </w:p>
        </w:tc>
        <w:tc>
          <w:tcPr>
            <w:tcW w:w="1471" w:type="pct"/>
          </w:tcPr>
          <w:p w14:paraId="6AFD2D55" w14:textId="68853EDF"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Clarification on not multiplexing UCI on MSG3 PUSCH</w:t>
            </w:r>
          </w:p>
        </w:tc>
        <w:tc>
          <w:tcPr>
            <w:tcW w:w="849" w:type="pct"/>
          </w:tcPr>
          <w:p w14:paraId="0DC10A65" w14:textId="5AC9F0D7"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Nokia, CATT, Ericsson, Huawei, HiSilicon, Samsung, ZTE</w:t>
            </w:r>
          </w:p>
        </w:tc>
        <w:tc>
          <w:tcPr>
            <w:tcW w:w="248" w:type="pct"/>
          </w:tcPr>
          <w:p w14:paraId="41B8898D" w14:textId="232AC977" w:rsidR="00BD461B" w:rsidRPr="00BD461B" w:rsidRDefault="00EF515C" w:rsidP="00BD461B">
            <w:pPr>
              <w:rPr>
                <w:rFonts w:ascii="Arial" w:eastAsia="Times New Roman" w:hAnsi="Arial" w:cs="Arial"/>
                <w:color w:val="000000"/>
                <w:sz w:val="14"/>
                <w:szCs w:val="14"/>
                <w:lang w:eastAsia="en-GB"/>
              </w:rPr>
            </w:pPr>
            <w:hyperlink r:id="rId2502" w:history="1">
              <w:r w:rsidR="00BD461B" w:rsidRPr="00BD461B">
                <w:rPr>
                  <w:rStyle w:val="Hyperlink"/>
                  <w:rFonts w:ascii="Arial" w:hAnsi="Arial" w:cs="Arial"/>
                  <w:b/>
                  <w:bCs/>
                  <w:sz w:val="14"/>
                  <w:szCs w:val="14"/>
                </w:rPr>
                <w:t>Rel-18</w:t>
              </w:r>
            </w:hyperlink>
          </w:p>
        </w:tc>
        <w:tc>
          <w:tcPr>
            <w:tcW w:w="301" w:type="pct"/>
            <w:shd w:val="clear" w:color="auto" w:fill="auto"/>
          </w:tcPr>
          <w:p w14:paraId="5F81BD4A" w14:textId="3B7FB08C" w:rsidR="00BD461B" w:rsidRPr="00BD461B" w:rsidRDefault="00EF515C" w:rsidP="00BD461B">
            <w:pPr>
              <w:rPr>
                <w:rFonts w:ascii="Arial" w:eastAsia="Times New Roman" w:hAnsi="Arial" w:cs="Arial"/>
                <w:color w:val="000000"/>
                <w:sz w:val="14"/>
                <w:szCs w:val="14"/>
                <w:lang w:eastAsia="en-GB"/>
              </w:rPr>
            </w:pPr>
            <w:hyperlink r:id="rId2503" w:history="1">
              <w:r w:rsidR="00BD461B" w:rsidRPr="00BD461B">
                <w:rPr>
                  <w:rStyle w:val="Hyperlink"/>
                  <w:rFonts w:ascii="Arial" w:hAnsi="Arial" w:cs="Arial"/>
                  <w:b/>
                  <w:bCs/>
                  <w:sz w:val="14"/>
                  <w:szCs w:val="14"/>
                </w:rPr>
                <w:t>38.213</w:t>
              </w:r>
            </w:hyperlink>
          </w:p>
        </w:tc>
        <w:tc>
          <w:tcPr>
            <w:tcW w:w="324" w:type="pct"/>
            <w:shd w:val="clear" w:color="auto" w:fill="auto"/>
          </w:tcPr>
          <w:p w14:paraId="0F479C46" w14:textId="2CA4CE4A"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4942DB7B" w14:textId="498AC825"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color w:val="000000"/>
                <w:sz w:val="14"/>
                <w:szCs w:val="14"/>
              </w:rPr>
              <w:t>NR_newRAT-Core, TEI18</w:t>
            </w:r>
          </w:p>
        </w:tc>
        <w:tc>
          <w:tcPr>
            <w:tcW w:w="233" w:type="pct"/>
          </w:tcPr>
          <w:p w14:paraId="24EAE46A" w14:textId="6C2D166B"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0631</w:t>
            </w:r>
          </w:p>
        </w:tc>
        <w:tc>
          <w:tcPr>
            <w:tcW w:w="226" w:type="pct"/>
          </w:tcPr>
          <w:p w14:paraId="62496B1B" w14:textId="18C2050E"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w:t>
            </w:r>
          </w:p>
        </w:tc>
        <w:tc>
          <w:tcPr>
            <w:tcW w:w="203" w:type="pct"/>
          </w:tcPr>
          <w:p w14:paraId="359ED848" w14:textId="66489910"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957864" w14:paraId="3D3CCF4D" w14:textId="77777777" w:rsidTr="00174C55">
        <w:trPr>
          <w:trHeight w:val="20"/>
        </w:trPr>
        <w:tc>
          <w:tcPr>
            <w:tcW w:w="365" w:type="pct"/>
          </w:tcPr>
          <w:p w14:paraId="7895E08F" w14:textId="1E1AA92B" w:rsidR="00BD461B" w:rsidRPr="00B67066" w:rsidRDefault="006F79AF" w:rsidP="00BD461B">
            <w:pPr>
              <w:rPr>
                <w:rFonts w:ascii="Arial" w:eastAsia="Times New Roman" w:hAnsi="Arial" w:cs="Arial"/>
                <w:color w:val="000000"/>
                <w:sz w:val="14"/>
                <w:szCs w:val="14"/>
                <w:lang w:eastAsia="en-GB"/>
              </w:rPr>
            </w:pPr>
            <w:hyperlink r:id="rId2504" w:history="1">
              <w:r>
                <w:rPr>
                  <w:rStyle w:val="Hyperlink"/>
                  <w:rFonts w:ascii="Arial" w:hAnsi="Arial" w:cs="Arial"/>
                  <w:b/>
                  <w:bCs/>
                  <w:sz w:val="14"/>
                  <w:szCs w:val="14"/>
                </w:rPr>
                <w:t>R1-2405649</w:t>
              </w:r>
            </w:hyperlink>
          </w:p>
        </w:tc>
        <w:tc>
          <w:tcPr>
            <w:tcW w:w="1471" w:type="pct"/>
          </w:tcPr>
          <w:p w14:paraId="28D4D7F8" w14:textId="19217A9B"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Correction on Type-2 HARQ-ACK codebook and DL BWP change</w:t>
            </w:r>
          </w:p>
        </w:tc>
        <w:tc>
          <w:tcPr>
            <w:tcW w:w="849" w:type="pct"/>
          </w:tcPr>
          <w:p w14:paraId="086E0F0D" w14:textId="346958A9"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Moderator (Samsung), ZTE, vivo</w:t>
            </w:r>
          </w:p>
        </w:tc>
        <w:tc>
          <w:tcPr>
            <w:tcW w:w="248" w:type="pct"/>
          </w:tcPr>
          <w:p w14:paraId="014423EB" w14:textId="0A24F6BF" w:rsidR="00BD461B" w:rsidRPr="00BD461B" w:rsidRDefault="00EF515C" w:rsidP="00BD461B">
            <w:pPr>
              <w:rPr>
                <w:rFonts w:ascii="Arial" w:eastAsia="Times New Roman" w:hAnsi="Arial" w:cs="Arial"/>
                <w:color w:val="000000"/>
                <w:sz w:val="14"/>
                <w:szCs w:val="14"/>
                <w:lang w:eastAsia="en-GB"/>
              </w:rPr>
            </w:pPr>
            <w:hyperlink r:id="rId2505" w:history="1">
              <w:r w:rsidR="00BD461B" w:rsidRPr="00BD461B">
                <w:rPr>
                  <w:rStyle w:val="Hyperlink"/>
                  <w:rFonts w:ascii="Arial" w:hAnsi="Arial" w:cs="Arial"/>
                  <w:b/>
                  <w:bCs/>
                  <w:sz w:val="14"/>
                  <w:szCs w:val="14"/>
                </w:rPr>
                <w:t>Rel-18</w:t>
              </w:r>
            </w:hyperlink>
          </w:p>
        </w:tc>
        <w:tc>
          <w:tcPr>
            <w:tcW w:w="301" w:type="pct"/>
            <w:shd w:val="clear" w:color="auto" w:fill="auto"/>
          </w:tcPr>
          <w:p w14:paraId="2E2298B5" w14:textId="471AC17F" w:rsidR="00BD461B" w:rsidRPr="00BD461B" w:rsidRDefault="00EF515C" w:rsidP="00BD461B">
            <w:pPr>
              <w:rPr>
                <w:rFonts w:ascii="Arial" w:eastAsia="Times New Roman" w:hAnsi="Arial" w:cs="Arial"/>
                <w:color w:val="000000"/>
                <w:sz w:val="14"/>
                <w:szCs w:val="14"/>
                <w:lang w:eastAsia="en-GB"/>
              </w:rPr>
            </w:pPr>
            <w:hyperlink r:id="rId2506" w:history="1">
              <w:r w:rsidR="00BD461B" w:rsidRPr="00BD461B">
                <w:rPr>
                  <w:rStyle w:val="Hyperlink"/>
                  <w:rFonts w:ascii="Arial" w:hAnsi="Arial" w:cs="Arial"/>
                  <w:b/>
                  <w:bCs/>
                  <w:sz w:val="14"/>
                  <w:szCs w:val="14"/>
                </w:rPr>
                <w:t>38.213</w:t>
              </w:r>
            </w:hyperlink>
          </w:p>
        </w:tc>
        <w:tc>
          <w:tcPr>
            <w:tcW w:w="324" w:type="pct"/>
            <w:shd w:val="clear" w:color="auto" w:fill="auto"/>
          </w:tcPr>
          <w:p w14:paraId="00492349" w14:textId="687E033F"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10DB6A19" w14:textId="454F671F"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color w:val="000000"/>
                <w:sz w:val="14"/>
                <w:szCs w:val="14"/>
              </w:rPr>
              <w:t>NR_newRAT-Core, TEI18</w:t>
            </w:r>
          </w:p>
        </w:tc>
        <w:tc>
          <w:tcPr>
            <w:tcW w:w="233" w:type="pct"/>
          </w:tcPr>
          <w:p w14:paraId="4C81F040" w14:textId="1233E4EF"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0632</w:t>
            </w:r>
          </w:p>
        </w:tc>
        <w:tc>
          <w:tcPr>
            <w:tcW w:w="226" w:type="pct"/>
          </w:tcPr>
          <w:p w14:paraId="2FEAA96D" w14:textId="6BE2620A"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58728A9F" w14:textId="66D802D5"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957864" w14:paraId="3F97C73B" w14:textId="77777777" w:rsidTr="00174C55">
        <w:trPr>
          <w:trHeight w:val="20"/>
        </w:trPr>
        <w:tc>
          <w:tcPr>
            <w:tcW w:w="365" w:type="pct"/>
          </w:tcPr>
          <w:p w14:paraId="60E99922" w14:textId="05295A69" w:rsidR="00BD461B" w:rsidRPr="00B67066" w:rsidRDefault="006F79AF" w:rsidP="00BD461B">
            <w:pPr>
              <w:rPr>
                <w:rFonts w:ascii="Arial" w:eastAsia="Times New Roman" w:hAnsi="Arial" w:cs="Arial"/>
                <w:color w:val="000000"/>
                <w:sz w:val="14"/>
                <w:szCs w:val="14"/>
                <w:lang w:eastAsia="en-GB"/>
              </w:rPr>
            </w:pPr>
            <w:hyperlink r:id="rId2507" w:history="1">
              <w:r>
                <w:rPr>
                  <w:rStyle w:val="Hyperlink"/>
                  <w:rFonts w:ascii="Arial" w:hAnsi="Arial" w:cs="Arial"/>
                  <w:b/>
                  <w:bCs/>
                  <w:sz w:val="14"/>
                  <w:szCs w:val="14"/>
                </w:rPr>
                <w:t>R1-2405650</w:t>
              </w:r>
            </w:hyperlink>
          </w:p>
        </w:tc>
        <w:tc>
          <w:tcPr>
            <w:tcW w:w="1471" w:type="pct"/>
          </w:tcPr>
          <w:p w14:paraId="7CA49739" w14:textId="37D75A64"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CR on UL TX spatial filter determination</w:t>
            </w:r>
          </w:p>
        </w:tc>
        <w:tc>
          <w:tcPr>
            <w:tcW w:w="849" w:type="pct"/>
          </w:tcPr>
          <w:p w14:paraId="514A58CC" w14:textId="5BB385D8"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Moderator (CATT), ZTE, Samsung, New H3C</w:t>
            </w:r>
          </w:p>
        </w:tc>
        <w:tc>
          <w:tcPr>
            <w:tcW w:w="248" w:type="pct"/>
          </w:tcPr>
          <w:p w14:paraId="2C3D63F3" w14:textId="07F1801F" w:rsidR="00BD461B" w:rsidRPr="00BD461B" w:rsidRDefault="00EF515C" w:rsidP="00BD461B">
            <w:pPr>
              <w:rPr>
                <w:rFonts w:ascii="Arial" w:eastAsia="Times New Roman" w:hAnsi="Arial" w:cs="Arial"/>
                <w:color w:val="000000"/>
                <w:sz w:val="14"/>
                <w:szCs w:val="14"/>
                <w:lang w:eastAsia="en-GB"/>
              </w:rPr>
            </w:pPr>
            <w:hyperlink r:id="rId2508" w:history="1">
              <w:r w:rsidR="00BD461B" w:rsidRPr="00BD461B">
                <w:rPr>
                  <w:rStyle w:val="Hyperlink"/>
                  <w:rFonts w:ascii="Arial" w:hAnsi="Arial" w:cs="Arial"/>
                  <w:b/>
                  <w:bCs/>
                  <w:sz w:val="14"/>
                  <w:szCs w:val="14"/>
                </w:rPr>
                <w:t>Rel-17</w:t>
              </w:r>
            </w:hyperlink>
          </w:p>
        </w:tc>
        <w:tc>
          <w:tcPr>
            <w:tcW w:w="301" w:type="pct"/>
            <w:shd w:val="clear" w:color="auto" w:fill="auto"/>
          </w:tcPr>
          <w:p w14:paraId="4A3032F3" w14:textId="56CCD776" w:rsidR="00BD461B" w:rsidRPr="00BD461B" w:rsidRDefault="00EF515C" w:rsidP="00BD461B">
            <w:pPr>
              <w:rPr>
                <w:rFonts w:ascii="Arial" w:eastAsia="Times New Roman" w:hAnsi="Arial" w:cs="Arial"/>
                <w:color w:val="000000"/>
                <w:sz w:val="14"/>
                <w:szCs w:val="14"/>
                <w:lang w:eastAsia="en-GB"/>
              </w:rPr>
            </w:pPr>
            <w:hyperlink r:id="rId2509" w:history="1">
              <w:r w:rsidR="00BD461B" w:rsidRPr="00BD461B">
                <w:rPr>
                  <w:rStyle w:val="Hyperlink"/>
                  <w:rFonts w:ascii="Arial" w:hAnsi="Arial" w:cs="Arial"/>
                  <w:b/>
                  <w:bCs/>
                  <w:sz w:val="14"/>
                  <w:szCs w:val="14"/>
                </w:rPr>
                <w:t>38.214</w:t>
              </w:r>
            </w:hyperlink>
          </w:p>
        </w:tc>
        <w:tc>
          <w:tcPr>
            <w:tcW w:w="324" w:type="pct"/>
            <w:shd w:val="clear" w:color="auto" w:fill="auto"/>
          </w:tcPr>
          <w:p w14:paraId="361F6DAB" w14:textId="0B72BE89"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17.9.0</w:t>
            </w:r>
          </w:p>
        </w:tc>
        <w:tc>
          <w:tcPr>
            <w:tcW w:w="779" w:type="pct"/>
          </w:tcPr>
          <w:p w14:paraId="6EBF0758" w14:textId="4C043A20" w:rsidR="00BD461B" w:rsidRPr="00BD461B" w:rsidRDefault="00EF515C" w:rsidP="00BD461B">
            <w:pPr>
              <w:rPr>
                <w:rFonts w:ascii="Arial" w:eastAsia="Times New Roman" w:hAnsi="Arial" w:cs="Arial"/>
                <w:color w:val="000000"/>
                <w:sz w:val="14"/>
                <w:szCs w:val="14"/>
                <w:lang w:eastAsia="en-GB"/>
              </w:rPr>
            </w:pPr>
            <w:hyperlink r:id="rId2510" w:history="1">
              <w:r w:rsidR="00BD461B" w:rsidRPr="00BD461B">
                <w:rPr>
                  <w:rStyle w:val="Hyperlink"/>
                  <w:rFonts w:ascii="Arial" w:hAnsi="Arial" w:cs="Arial"/>
                  <w:b/>
                  <w:bCs/>
                  <w:sz w:val="14"/>
                  <w:szCs w:val="14"/>
                </w:rPr>
                <w:t>NR_FeMIMO-Core</w:t>
              </w:r>
            </w:hyperlink>
          </w:p>
        </w:tc>
        <w:tc>
          <w:tcPr>
            <w:tcW w:w="233" w:type="pct"/>
          </w:tcPr>
          <w:p w14:paraId="3189AD16" w14:textId="5936CBD8"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0579</w:t>
            </w:r>
          </w:p>
        </w:tc>
        <w:tc>
          <w:tcPr>
            <w:tcW w:w="226" w:type="pct"/>
          </w:tcPr>
          <w:p w14:paraId="09C1F10C" w14:textId="2636FEBA"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70491AD8" w14:textId="26D6F692"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957864" w14:paraId="52021625" w14:textId="77777777" w:rsidTr="00174C55">
        <w:trPr>
          <w:trHeight w:val="20"/>
        </w:trPr>
        <w:tc>
          <w:tcPr>
            <w:tcW w:w="365" w:type="pct"/>
          </w:tcPr>
          <w:p w14:paraId="3CC2F887" w14:textId="766E0ED9" w:rsidR="00BD461B" w:rsidRPr="00B67066" w:rsidRDefault="006F79AF" w:rsidP="00BD461B">
            <w:pPr>
              <w:rPr>
                <w:rFonts w:ascii="Arial" w:eastAsia="Times New Roman" w:hAnsi="Arial" w:cs="Arial"/>
                <w:color w:val="000000"/>
                <w:sz w:val="14"/>
                <w:szCs w:val="14"/>
                <w:lang w:eastAsia="en-GB"/>
              </w:rPr>
            </w:pPr>
            <w:hyperlink r:id="rId2511" w:history="1">
              <w:r>
                <w:rPr>
                  <w:rStyle w:val="Hyperlink"/>
                  <w:rFonts w:ascii="Arial" w:hAnsi="Arial" w:cs="Arial"/>
                  <w:b/>
                  <w:bCs/>
                  <w:sz w:val="14"/>
                  <w:szCs w:val="14"/>
                </w:rPr>
                <w:t>R1-2405651</w:t>
              </w:r>
            </w:hyperlink>
          </w:p>
        </w:tc>
        <w:tc>
          <w:tcPr>
            <w:tcW w:w="1471" w:type="pct"/>
          </w:tcPr>
          <w:p w14:paraId="1EC52192" w14:textId="75E06306"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CR on UL TX spatial filter determination</w:t>
            </w:r>
          </w:p>
        </w:tc>
        <w:tc>
          <w:tcPr>
            <w:tcW w:w="849" w:type="pct"/>
          </w:tcPr>
          <w:p w14:paraId="0BA59F4E" w14:textId="3C43C628"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Moderator (CATT), ZTE, Samsung, New H3C</w:t>
            </w:r>
          </w:p>
        </w:tc>
        <w:tc>
          <w:tcPr>
            <w:tcW w:w="248" w:type="pct"/>
          </w:tcPr>
          <w:p w14:paraId="6BDD2ED4" w14:textId="1FBE0014" w:rsidR="00BD461B" w:rsidRPr="00BD461B" w:rsidRDefault="00EF515C" w:rsidP="00BD461B">
            <w:pPr>
              <w:rPr>
                <w:rFonts w:ascii="Arial" w:eastAsia="Times New Roman" w:hAnsi="Arial" w:cs="Arial"/>
                <w:color w:val="000000"/>
                <w:sz w:val="14"/>
                <w:szCs w:val="14"/>
                <w:lang w:eastAsia="en-GB"/>
              </w:rPr>
            </w:pPr>
            <w:hyperlink r:id="rId2512" w:history="1">
              <w:r w:rsidR="00BD461B" w:rsidRPr="00BD461B">
                <w:rPr>
                  <w:rStyle w:val="Hyperlink"/>
                  <w:rFonts w:ascii="Arial" w:hAnsi="Arial" w:cs="Arial"/>
                  <w:b/>
                  <w:bCs/>
                  <w:sz w:val="14"/>
                  <w:szCs w:val="14"/>
                </w:rPr>
                <w:t>Rel-18</w:t>
              </w:r>
            </w:hyperlink>
          </w:p>
        </w:tc>
        <w:tc>
          <w:tcPr>
            <w:tcW w:w="301" w:type="pct"/>
            <w:shd w:val="clear" w:color="auto" w:fill="auto"/>
          </w:tcPr>
          <w:p w14:paraId="1F5A5D66" w14:textId="5715CC37" w:rsidR="00BD461B" w:rsidRPr="00BD461B" w:rsidRDefault="00EF515C" w:rsidP="00BD461B">
            <w:pPr>
              <w:rPr>
                <w:rFonts w:ascii="Arial" w:eastAsia="Times New Roman" w:hAnsi="Arial" w:cs="Arial"/>
                <w:color w:val="000000"/>
                <w:sz w:val="14"/>
                <w:szCs w:val="14"/>
                <w:lang w:eastAsia="en-GB"/>
              </w:rPr>
            </w:pPr>
            <w:hyperlink r:id="rId2513" w:history="1">
              <w:r w:rsidR="00BD461B" w:rsidRPr="00BD461B">
                <w:rPr>
                  <w:rStyle w:val="Hyperlink"/>
                  <w:rFonts w:ascii="Arial" w:hAnsi="Arial" w:cs="Arial"/>
                  <w:b/>
                  <w:bCs/>
                  <w:sz w:val="14"/>
                  <w:szCs w:val="14"/>
                </w:rPr>
                <w:t>38.214</w:t>
              </w:r>
            </w:hyperlink>
          </w:p>
        </w:tc>
        <w:tc>
          <w:tcPr>
            <w:tcW w:w="324" w:type="pct"/>
            <w:shd w:val="clear" w:color="auto" w:fill="auto"/>
          </w:tcPr>
          <w:p w14:paraId="68BDD88F" w14:textId="7A4848B9"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5629E33A" w14:textId="421ACCE1" w:rsidR="00BD461B" w:rsidRPr="00BD461B" w:rsidRDefault="00EF515C" w:rsidP="00BD461B">
            <w:pPr>
              <w:rPr>
                <w:rFonts w:ascii="Arial" w:eastAsia="Times New Roman" w:hAnsi="Arial" w:cs="Arial"/>
                <w:color w:val="000000"/>
                <w:sz w:val="14"/>
                <w:szCs w:val="14"/>
                <w:lang w:eastAsia="en-GB"/>
              </w:rPr>
            </w:pPr>
            <w:hyperlink r:id="rId2514" w:history="1">
              <w:r w:rsidR="00BD461B" w:rsidRPr="00BD461B">
                <w:rPr>
                  <w:rStyle w:val="Hyperlink"/>
                  <w:rFonts w:ascii="Arial" w:hAnsi="Arial" w:cs="Arial"/>
                  <w:b/>
                  <w:bCs/>
                  <w:sz w:val="14"/>
                  <w:szCs w:val="14"/>
                </w:rPr>
                <w:t>NR_FeMIMO-Core</w:t>
              </w:r>
            </w:hyperlink>
          </w:p>
        </w:tc>
        <w:tc>
          <w:tcPr>
            <w:tcW w:w="233" w:type="pct"/>
          </w:tcPr>
          <w:p w14:paraId="1FFF1CE3" w14:textId="1932AE54"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0580</w:t>
            </w:r>
          </w:p>
        </w:tc>
        <w:tc>
          <w:tcPr>
            <w:tcW w:w="226" w:type="pct"/>
          </w:tcPr>
          <w:p w14:paraId="1903EAC3" w14:textId="48569725"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4651FA74" w14:textId="3CF13CFC"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A</w:t>
            </w:r>
          </w:p>
        </w:tc>
      </w:tr>
      <w:tr w:rsidR="00BD461B" w:rsidRPr="00957864" w14:paraId="6D33EC1D" w14:textId="77777777" w:rsidTr="00174C55">
        <w:trPr>
          <w:trHeight w:val="20"/>
        </w:trPr>
        <w:tc>
          <w:tcPr>
            <w:tcW w:w="365" w:type="pct"/>
          </w:tcPr>
          <w:p w14:paraId="351879C3" w14:textId="6196FB81" w:rsidR="00BD461B" w:rsidRPr="00B67066" w:rsidRDefault="006F79AF" w:rsidP="00BD461B">
            <w:pPr>
              <w:rPr>
                <w:rFonts w:ascii="Arial" w:eastAsia="Times New Roman" w:hAnsi="Arial" w:cs="Arial"/>
                <w:color w:val="000000"/>
                <w:sz w:val="14"/>
                <w:szCs w:val="14"/>
                <w:lang w:eastAsia="en-GB"/>
              </w:rPr>
            </w:pPr>
            <w:hyperlink r:id="rId2515" w:history="1">
              <w:r>
                <w:rPr>
                  <w:rStyle w:val="Hyperlink"/>
                  <w:rFonts w:ascii="Arial" w:hAnsi="Arial" w:cs="Arial"/>
                  <w:b/>
                  <w:bCs/>
                  <w:sz w:val="14"/>
                  <w:szCs w:val="14"/>
                </w:rPr>
                <w:t>R1-2405660</w:t>
              </w:r>
            </w:hyperlink>
          </w:p>
        </w:tc>
        <w:tc>
          <w:tcPr>
            <w:tcW w:w="1471" w:type="pct"/>
          </w:tcPr>
          <w:p w14:paraId="0703EC09" w14:textId="4E6B5E95"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Correction on mDCI based mTRP out-of-order operation</w:t>
            </w:r>
          </w:p>
        </w:tc>
        <w:tc>
          <w:tcPr>
            <w:tcW w:w="849" w:type="pct"/>
          </w:tcPr>
          <w:p w14:paraId="3C82BF9B" w14:textId="0818698D"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Samsung, Nokia</w:t>
            </w:r>
          </w:p>
        </w:tc>
        <w:tc>
          <w:tcPr>
            <w:tcW w:w="248" w:type="pct"/>
          </w:tcPr>
          <w:p w14:paraId="7EFD68D5" w14:textId="0DBD6186" w:rsidR="00BD461B" w:rsidRPr="00BD461B" w:rsidRDefault="00EF515C" w:rsidP="00BD461B">
            <w:pPr>
              <w:rPr>
                <w:rFonts w:ascii="Arial" w:eastAsia="Times New Roman" w:hAnsi="Arial" w:cs="Arial"/>
                <w:color w:val="000000"/>
                <w:sz w:val="14"/>
                <w:szCs w:val="14"/>
                <w:lang w:eastAsia="en-GB"/>
              </w:rPr>
            </w:pPr>
            <w:hyperlink r:id="rId2516" w:history="1">
              <w:r w:rsidR="00BD461B" w:rsidRPr="00BD461B">
                <w:rPr>
                  <w:rStyle w:val="Hyperlink"/>
                  <w:rFonts w:ascii="Arial" w:hAnsi="Arial" w:cs="Arial"/>
                  <w:b/>
                  <w:bCs/>
                  <w:sz w:val="14"/>
                  <w:szCs w:val="14"/>
                </w:rPr>
                <w:t>Rel-16</w:t>
              </w:r>
            </w:hyperlink>
          </w:p>
        </w:tc>
        <w:tc>
          <w:tcPr>
            <w:tcW w:w="301" w:type="pct"/>
            <w:shd w:val="clear" w:color="auto" w:fill="auto"/>
          </w:tcPr>
          <w:p w14:paraId="5AABB72D" w14:textId="3552FA38" w:rsidR="00BD461B" w:rsidRPr="00BD461B" w:rsidRDefault="00EF515C" w:rsidP="00BD461B">
            <w:pPr>
              <w:rPr>
                <w:rFonts w:ascii="Arial" w:eastAsia="Times New Roman" w:hAnsi="Arial" w:cs="Arial"/>
                <w:color w:val="000000"/>
                <w:sz w:val="14"/>
                <w:szCs w:val="14"/>
                <w:lang w:eastAsia="en-GB"/>
              </w:rPr>
            </w:pPr>
            <w:hyperlink r:id="rId2517" w:history="1">
              <w:r w:rsidR="00BD461B" w:rsidRPr="00BD461B">
                <w:rPr>
                  <w:rStyle w:val="Hyperlink"/>
                  <w:rFonts w:ascii="Arial" w:hAnsi="Arial" w:cs="Arial"/>
                  <w:b/>
                  <w:bCs/>
                  <w:sz w:val="14"/>
                  <w:szCs w:val="14"/>
                </w:rPr>
                <w:t>38.214</w:t>
              </w:r>
            </w:hyperlink>
          </w:p>
        </w:tc>
        <w:tc>
          <w:tcPr>
            <w:tcW w:w="324" w:type="pct"/>
            <w:shd w:val="clear" w:color="auto" w:fill="auto"/>
          </w:tcPr>
          <w:p w14:paraId="089F26AC" w14:textId="4B55F416"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16.16.0</w:t>
            </w:r>
          </w:p>
        </w:tc>
        <w:tc>
          <w:tcPr>
            <w:tcW w:w="779" w:type="pct"/>
          </w:tcPr>
          <w:p w14:paraId="5C9B487C" w14:textId="3B81BD3E" w:rsidR="00BD461B" w:rsidRPr="00BD461B" w:rsidRDefault="00EF515C" w:rsidP="00BD461B">
            <w:pPr>
              <w:rPr>
                <w:rFonts w:ascii="Arial" w:eastAsia="Times New Roman" w:hAnsi="Arial" w:cs="Arial"/>
                <w:color w:val="000000"/>
                <w:sz w:val="14"/>
                <w:szCs w:val="14"/>
                <w:lang w:eastAsia="en-GB"/>
              </w:rPr>
            </w:pPr>
            <w:hyperlink r:id="rId2518" w:history="1">
              <w:r w:rsidR="00BD461B" w:rsidRPr="00BD461B">
                <w:rPr>
                  <w:rStyle w:val="Hyperlink"/>
                  <w:rFonts w:ascii="Arial" w:hAnsi="Arial" w:cs="Arial"/>
                  <w:b/>
                  <w:bCs/>
                  <w:sz w:val="14"/>
                  <w:szCs w:val="14"/>
                </w:rPr>
                <w:t>NR_eMIMO-Core</w:t>
              </w:r>
            </w:hyperlink>
          </w:p>
        </w:tc>
        <w:tc>
          <w:tcPr>
            <w:tcW w:w="233" w:type="pct"/>
          </w:tcPr>
          <w:p w14:paraId="4C389922" w14:textId="7B45D7C6"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0571</w:t>
            </w:r>
          </w:p>
        </w:tc>
        <w:tc>
          <w:tcPr>
            <w:tcW w:w="226" w:type="pct"/>
          </w:tcPr>
          <w:p w14:paraId="32579042" w14:textId="4173C87B"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w:t>
            </w:r>
          </w:p>
        </w:tc>
        <w:tc>
          <w:tcPr>
            <w:tcW w:w="203" w:type="pct"/>
          </w:tcPr>
          <w:p w14:paraId="644604D3" w14:textId="11DEF2C6"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957864" w14:paraId="768EA786" w14:textId="77777777" w:rsidTr="00174C55">
        <w:trPr>
          <w:trHeight w:val="20"/>
        </w:trPr>
        <w:tc>
          <w:tcPr>
            <w:tcW w:w="365" w:type="pct"/>
          </w:tcPr>
          <w:p w14:paraId="7BF61017" w14:textId="2064450D" w:rsidR="00BD461B" w:rsidRPr="00B67066" w:rsidRDefault="006F79AF" w:rsidP="00BD461B">
            <w:pPr>
              <w:rPr>
                <w:rFonts w:ascii="Arial" w:eastAsia="Times New Roman" w:hAnsi="Arial" w:cs="Arial"/>
                <w:color w:val="000000"/>
                <w:sz w:val="14"/>
                <w:szCs w:val="14"/>
                <w:lang w:eastAsia="en-GB"/>
              </w:rPr>
            </w:pPr>
            <w:hyperlink r:id="rId2519" w:history="1">
              <w:r>
                <w:rPr>
                  <w:rStyle w:val="Hyperlink"/>
                  <w:rFonts w:ascii="Arial" w:hAnsi="Arial" w:cs="Arial"/>
                  <w:b/>
                  <w:bCs/>
                  <w:sz w:val="14"/>
                  <w:szCs w:val="14"/>
                </w:rPr>
                <w:t>R1-2405661</w:t>
              </w:r>
            </w:hyperlink>
          </w:p>
        </w:tc>
        <w:tc>
          <w:tcPr>
            <w:tcW w:w="1471" w:type="pct"/>
          </w:tcPr>
          <w:p w14:paraId="29D4306D" w14:textId="342BB31B"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Correction on mDCI based mTRP out-of-order operation (mirror on Rel-17)</w:t>
            </w:r>
          </w:p>
        </w:tc>
        <w:tc>
          <w:tcPr>
            <w:tcW w:w="849" w:type="pct"/>
          </w:tcPr>
          <w:p w14:paraId="4C5298FE" w14:textId="0B82D9D8"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Samsung, Nokia</w:t>
            </w:r>
          </w:p>
        </w:tc>
        <w:tc>
          <w:tcPr>
            <w:tcW w:w="248" w:type="pct"/>
          </w:tcPr>
          <w:p w14:paraId="17C4287C" w14:textId="31145279" w:rsidR="00BD461B" w:rsidRPr="00BD461B" w:rsidRDefault="00EF515C" w:rsidP="00BD461B">
            <w:pPr>
              <w:rPr>
                <w:rFonts w:ascii="Arial" w:eastAsia="Times New Roman" w:hAnsi="Arial" w:cs="Arial"/>
                <w:color w:val="000000"/>
                <w:sz w:val="14"/>
                <w:szCs w:val="14"/>
                <w:lang w:eastAsia="en-GB"/>
              </w:rPr>
            </w:pPr>
            <w:hyperlink r:id="rId2520" w:history="1">
              <w:r w:rsidR="00BD461B" w:rsidRPr="00BD461B">
                <w:rPr>
                  <w:rStyle w:val="Hyperlink"/>
                  <w:rFonts w:ascii="Arial" w:hAnsi="Arial" w:cs="Arial"/>
                  <w:b/>
                  <w:bCs/>
                  <w:sz w:val="14"/>
                  <w:szCs w:val="14"/>
                </w:rPr>
                <w:t>Rel-17</w:t>
              </w:r>
            </w:hyperlink>
          </w:p>
        </w:tc>
        <w:tc>
          <w:tcPr>
            <w:tcW w:w="301" w:type="pct"/>
            <w:shd w:val="clear" w:color="auto" w:fill="auto"/>
          </w:tcPr>
          <w:p w14:paraId="5B51D937" w14:textId="73ACBCCD" w:rsidR="00BD461B" w:rsidRPr="00BD461B" w:rsidRDefault="00EF515C" w:rsidP="00BD461B">
            <w:pPr>
              <w:rPr>
                <w:rFonts w:ascii="Arial" w:eastAsia="Times New Roman" w:hAnsi="Arial" w:cs="Arial"/>
                <w:color w:val="000000"/>
                <w:sz w:val="14"/>
                <w:szCs w:val="14"/>
                <w:lang w:eastAsia="en-GB"/>
              </w:rPr>
            </w:pPr>
            <w:hyperlink r:id="rId2521" w:history="1">
              <w:r w:rsidR="00BD461B" w:rsidRPr="00BD461B">
                <w:rPr>
                  <w:rStyle w:val="Hyperlink"/>
                  <w:rFonts w:ascii="Arial" w:hAnsi="Arial" w:cs="Arial"/>
                  <w:b/>
                  <w:bCs/>
                  <w:sz w:val="14"/>
                  <w:szCs w:val="14"/>
                </w:rPr>
                <w:t>38.214</w:t>
              </w:r>
            </w:hyperlink>
          </w:p>
        </w:tc>
        <w:tc>
          <w:tcPr>
            <w:tcW w:w="324" w:type="pct"/>
            <w:shd w:val="clear" w:color="auto" w:fill="auto"/>
          </w:tcPr>
          <w:p w14:paraId="6E06E759" w14:textId="44D4044D"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17.9.0</w:t>
            </w:r>
          </w:p>
        </w:tc>
        <w:tc>
          <w:tcPr>
            <w:tcW w:w="779" w:type="pct"/>
          </w:tcPr>
          <w:p w14:paraId="19E62F68" w14:textId="14B5D352" w:rsidR="00BD461B" w:rsidRPr="00BD461B" w:rsidRDefault="00EF515C" w:rsidP="00BD461B">
            <w:pPr>
              <w:rPr>
                <w:rFonts w:ascii="Arial" w:eastAsia="Times New Roman" w:hAnsi="Arial" w:cs="Arial"/>
                <w:color w:val="000000"/>
                <w:sz w:val="14"/>
                <w:szCs w:val="14"/>
                <w:lang w:eastAsia="en-GB"/>
              </w:rPr>
            </w:pPr>
            <w:hyperlink r:id="rId2522" w:history="1">
              <w:r w:rsidR="00BD461B" w:rsidRPr="00BD461B">
                <w:rPr>
                  <w:rStyle w:val="Hyperlink"/>
                  <w:rFonts w:ascii="Arial" w:hAnsi="Arial" w:cs="Arial"/>
                  <w:b/>
                  <w:bCs/>
                  <w:sz w:val="14"/>
                  <w:szCs w:val="14"/>
                </w:rPr>
                <w:t>NR_eMIMO-Core</w:t>
              </w:r>
            </w:hyperlink>
          </w:p>
        </w:tc>
        <w:tc>
          <w:tcPr>
            <w:tcW w:w="233" w:type="pct"/>
          </w:tcPr>
          <w:p w14:paraId="2EB555D1" w14:textId="1E789FFF"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0572</w:t>
            </w:r>
          </w:p>
        </w:tc>
        <w:tc>
          <w:tcPr>
            <w:tcW w:w="226" w:type="pct"/>
          </w:tcPr>
          <w:p w14:paraId="7DA9ECC4" w14:textId="149EBDC0"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w:t>
            </w:r>
          </w:p>
        </w:tc>
        <w:tc>
          <w:tcPr>
            <w:tcW w:w="203" w:type="pct"/>
          </w:tcPr>
          <w:p w14:paraId="7AED2418" w14:textId="28E22680"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A</w:t>
            </w:r>
          </w:p>
        </w:tc>
      </w:tr>
      <w:tr w:rsidR="00BD461B" w:rsidRPr="00957864" w14:paraId="3EF6DC19" w14:textId="77777777" w:rsidTr="00174C55">
        <w:trPr>
          <w:trHeight w:val="20"/>
        </w:trPr>
        <w:tc>
          <w:tcPr>
            <w:tcW w:w="365" w:type="pct"/>
          </w:tcPr>
          <w:p w14:paraId="59BDB4CB" w14:textId="74C278EF" w:rsidR="00BD461B" w:rsidRPr="00B67066" w:rsidRDefault="006F79AF" w:rsidP="00BD461B">
            <w:pPr>
              <w:rPr>
                <w:rFonts w:ascii="Arial" w:eastAsia="Times New Roman" w:hAnsi="Arial" w:cs="Arial"/>
                <w:color w:val="000000"/>
                <w:sz w:val="14"/>
                <w:szCs w:val="14"/>
                <w:lang w:eastAsia="en-GB"/>
              </w:rPr>
            </w:pPr>
            <w:hyperlink r:id="rId2523" w:history="1">
              <w:r>
                <w:rPr>
                  <w:rStyle w:val="Hyperlink"/>
                  <w:rFonts w:ascii="Arial" w:hAnsi="Arial" w:cs="Arial"/>
                  <w:b/>
                  <w:bCs/>
                  <w:sz w:val="14"/>
                  <w:szCs w:val="14"/>
                </w:rPr>
                <w:t>R1-2405662</w:t>
              </w:r>
            </w:hyperlink>
          </w:p>
        </w:tc>
        <w:tc>
          <w:tcPr>
            <w:tcW w:w="1471" w:type="pct"/>
          </w:tcPr>
          <w:p w14:paraId="5DCDA5FD" w14:textId="372716A7"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Correction on mDCI based mTRP out-of-order operation (mirror on Rel-18)</w:t>
            </w:r>
          </w:p>
        </w:tc>
        <w:tc>
          <w:tcPr>
            <w:tcW w:w="849" w:type="pct"/>
          </w:tcPr>
          <w:p w14:paraId="3565B75F" w14:textId="719CE7F2"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Samsung, Nokia</w:t>
            </w:r>
          </w:p>
        </w:tc>
        <w:tc>
          <w:tcPr>
            <w:tcW w:w="248" w:type="pct"/>
          </w:tcPr>
          <w:p w14:paraId="1A3896E6" w14:textId="06EBB560" w:rsidR="00BD461B" w:rsidRPr="00BD461B" w:rsidRDefault="00EF515C" w:rsidP="00BD461B">
            <w:pPr>
              <w:rPr>
                <w:rFonts w:ascii="Arial" w:eastAsia="Times New Roman" w:hAnsi="Arial" w:cs="Arial"/>
                <w:color w:val="000000"/>
                <w:sz w:val="14"/>
                <w:szCs w:val="14"/>
                <w:lang w:eastAsia="en-GB"/>
              </w:rPr>
            </w:pPr>
            <w:hyperlink r:id="rId2524" w:history="1">
              <w:r w:rsidR="00BD461B" w:rsidRPr="00BD461B">
                <w:rPr>
                  <w:rStyle w:val="Hyperlink"/>
                  <w:rFonts w:ascii="Arial" w:hAnsi="Arial" w:cs="Arial"/>
                  <w:b/>
                  <w:bCs/>
                  <w:sz w:val="14"/>
                  <w:szCs w:val="14"/>
                </w:rPr>
                <w:t>Rel-18</w:t>
              </w:r>
            </w:hyperlink>
          </w:p>
        </w:tc>
        <w:tc>
          <w:tcPr>
            <w:tcW w:w="301" w:type="pct"/>
            <w:shd w:val="clear" w:color="auto" w:fill="auto"/>
          </w:tcPr>
          <w:p w14:paraId="0801B1CD" w14:textId="1B99D22F" w:rsidR="00BD461B" w:rsidRPr="00BD461B" w:rsidRDefault="00EF515C" w:rsidP="00BD461B">
            <w:pPr>
              <w:rPr>
                <w:rFonts w:ascii="Arial" w:eastAsia="Times New Roman" w:hAnsi="Arial" w:cs="Arial"/>
                <w:color w:val="000000"/>
                <w:sz w:val="14"/>
                <w:szCs w:val="14"/>
                <w:lang w:eastAsia="en-GB"/>
              </w:rPr>
            </w:pPr>
            <w:hyperlink r:id="rId2525" w:history="1">
              <w:r w:rsidR="00BD461B" w:rsidRPr="00BD461B">
                <w:rPr>
                  <w:rStyle w:val="Hyperlink"/>
                  <w:rFonts w:ascii="Arial" w:hAnsi="Arial" w:cs="Arial"/>
                  <w:b/>
                  <w:bCs/>
                  <w:sz w:val="14"/>
                  <w:szCs w:val="14"/>
                </w:rPr>
                <w:t>38.214</w:t>
              </w:r>
            </w:hyperlink>
          </w:p>
        </w:tc>
        <w:tc>
          <w:tcPr>
            <w:tcW w:w="324" w:type="pct"/>
            <w:shd w:val="clear" w:color="auto" w:fill="auto"/>
          </w:tcPr>
          <w:p w14:paraId="440EBA72" w14:textId="7721124A"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0413915E" w14:textId="4AC78A15" w:rsidR="00BD461B" w:rsidRPr="00BD461B" w:rsidRDefault="00EF515C" w:rsidP="00BD461B">
            <w:pPr>
              <w:rPr>
                <w:rFonts w:ascii="Arial" w:eastAsia="Times New Roman" w:hAnsi="Arial" w:cs="Arial"/>
                <w:color w:val="000000"/>
                <w:sz w:val="14"/>
                <w:szCs w:val="14"/>
                <w:lang w:eastAsia="en-GB"/>
              </w:rPr>
            </w:pPr>
            <w:hyperlink r:id="rId2526" w:history="1">
              <w:r w:rsidR="00BD461B" w:rsidRPr="00BD461B">
                <w:rPr>
                  <w:rStyle w:val="Hyperlink"/>
                  <w:rFonts w:ascii="Arial" w:hAnsi="Arial" w:cs="Arial"/>
                  <w:b/>
                  <w:bCs/>
                  <w:sz w:val="14"/>
                  <w:szCs w:val="14"/>
                </w:rPr>
                <w:t>NR_eMIMO-Core</w:t>
              </w:r>
            </w:hyperlink>
          </w:p>
        </w:tc>
        <w:tc>
          <w:tcPr>
            <w:tcW w:w="233" w:type="pct"/>
          </w:tcPr>
          <w:p w14:paraId="7DBC707A" w14:textId="6409225D"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0573</w:t>
            </w:r>
          </w:p>
        </w:tc>
        <w:tc>
          <w:tcPr>
            <w:tcW w:w="226" w:type="pct"/>
          </w:tcPr>
          <w:p w14:paraId="4133F467" w14:textId="4D7848B7"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w:t>
            </w:r>
          </w:p>
        </w:tc>
        <w:tc>
          <w:tcPr>
            <w:tcW w:w="203" w:type="pct"/>
          </w:tcPr>
          <w:p w14:paraId="0133E578" w14:textId="1A8A62C8"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A</w:t>
            </w:r>
          </w:p>
        </w:tc>
      </w:tr>
      <w:tr w:rsidR="00BD461B" w:rsidRPr="00957864" w14:paraId="2AD14A9E" w14:textId="77777777" w:rsidTr="00174C55">
        <w:trPr>
          <w:trHeight w:val="20"/>
        </w:trPr>
        <w:tc>
          <w:tcPr>
            <w:tcW w:w="365" w:type="pct"/>
          </w:tcPr>
          <w:p w14:paraId="1F668B12" w14:textId="63CDA6F3" w:rsidR="00BD461B" w:rsidRPr="00B67066" w:rsidRDefault="006F79AF" w:rsidP="00BD461B">
            <w:pPr>
              <w:rPr>
                <w:rFonts w:ascii="Arial" w:eastAsia="Times New Roman" w:hAnsi="Arial" w:cs="Arial"/>
                <w:color w:val="000000"/>
                <w:sz w:val="14"/>
                <w:szCs w:val="14"/>
                <w:lang w:eastAsia="en-GB"/>
              </w:rPr>
            </w:pPr>
            <w:hyperlink r:id="rId2527" w:history="1">
              <w:r>
                <w:rPr>
                  <w:rStyle w:val="Hyperlink"/>
                  <w:rFonts w:ascii="Arial" w:hAnsi="Arial" w:cs="Arial"/>
                  <w:b/>
                  <w:bCs/>
                  <w:sz w:val="14"/>
                  <w:szCs w:val="14"/>
                </w:rPr>
                <w:t>R1-2405664</w:t>
              </w:r>
            </w:hyperlink>
          </w:p>
        </w:tc>
        <w:tc>
          <w:tcPr>
            <w:tcW w:w="1471" w:type="pct"/>
          </w:tcPr>
          <w:p w14:paraId="3BF1E444" w14:textId="2DEB592B"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Correction on contention window adjustment procedures for PSCCH/PSSCH transmission</w:t>
            </w:r>
          </w:p>
        </w:tc>
        <w:tc>
          <w:tcPr>
            <w:tcW w:w="849" w:type="pct"/>
          </w:tcPr>
          <w:p w14:paraId="49CEDD6B" w14:textId="38C89DB0"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Moderator (OPPO), Samsung, CATT, CICTCI</w:t>
            </w:r>
          </w:p>
        </w:tc>
        <w:tc>
          <w:tcPr>
            <w:tcW w:w="248" w:type="pct"/>
          </w:tcPr>
          <w:p w14:paraId="20112E1C" w14:textId="49FC6560" w:rsidR="00BD461B" w:rsidRPr="00BD461B" w:rsidRDefault="00EF515C" w:rsidP="00BD461B">
            <w:pPr>
              <w:rPr>
                <w:rFonts w:ascii="Arial" w:eastAsia="Times New Roman" w:hAnsi="Arial" w:cs="Arial"/>
                <w:color w:val="000000"/>
                <w:sz w:val="14"/>
                <w:szCs w:val="14"/>
                <w:lang w:eastAsia="en-GB"/>
              </w:rPr>
            </w:pPr>
            <w:hyperlink r:id="rId2528" w:history="1">
              <w:r w:rsidR="00BD461B" w:rsidRPr="00BD461B">
                <w:rPr>
                  <w:rStyle w:val="Hyperlink"/>
                  <w:rFonts w:ascii="Arial" w:hAnsi="Arial" w:cs="Arial"/>
                  <w:b/>
                  <w:bCs/>
                  <w:sz w:val="14"/>
                  <w:szCs w:val="14"/>
                </w:rPr>
                <w:t>Rel-18</w:t>
              </w:r>
            </w:hyperlink>
          </w:p>
        </w:tc>
        <w:tc>
          <w:tcPr>
            <w:tcW w:w="301" w:type="pct"/>
            <w:shd w:val="clear" w:color="auto" w:fill="auto"/>
          </w:tcPr>
          <w:p w14:paraId="4E22B2A6" w14:textId="72CA0217" w:rsidR="00BD461B" w:rsidRPr="00BD461B" w:rsidRDefault="00EF515C" w:rsidP="00BD461B">
            <w:pPr>
              <w:rPr>
                <w:rFonts w:ascii="Arial" w:eastAsia="Times New Roman" w:hAnsi="Arial" w:cs="Arial"/>
                <w:color w:val="000000"/>
                <w:sz w:val="14"/>
                <w:szCs w:val="14"/>
                <w:lang w:eastAsia="en-GB"/>
              </w:rPr>
            </w:pPr>
            <w:hyperlink r:id="rId2529" w:history="1">
              <w:r w:rsidR="00BD461B" w:rsidRPr="00BD461B">
                <w:rPr>
                  <w:rStyle w:val="Hyperlink"/>
                  <w:rFonts w:ascii="Arial" w:hAnsi="Arial" w:cs="Arial"/>
                  <w:b/>
                  <w:bCs/>
                  <w:sz w:val="14"/>
                  <w:szCs w:val="14"/>
                </w:rPr>
                <w:t>37.213</w:t>
              </w:r>
            </w:hyperlink>
          </w:p>
        </w:tc>
        <w:tc>
          <w:tcPr>
            <w:tcW w:w="324" w:type="pct"/>
            <w:shd w:val="clear" w:color="auto" w:fill="auto"/>
          </w:tcPr>
          <w:p w14:paraId="242C7947" w14:textId="4ABF33FA"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59354CA4" w14:textId="2439CEF8" w:rsidR="00BD461B" w:rsidRPr="00BD461B" w:rsidRDefault="00EF515C" w:rsidP="00BD461B">
            <w:pPr>
              <w:rPr>
                <w:rFonts w:ascii="Arial" w:eastAsia="Times New Roman" w:hAnsi="Arial" w:cs="Arial"/>
                <w:color w:val="000000"/>
                <w:sz w:val="14"/>
                <w:szCs w:val="14"/>
                <w:lang w:eastAsia="en-GB"/>
              </w:rPr>
            </w:pPr>
            <w:hyperlink r:id="rId2530" w:history="1">
              <w:r w:rsidR="00BD461B" w:rsidRPr="00BD461B">
                <w:rPr>
                  <w:rStyle w:val="Hyperlink"/>
                  <w:rFonts w:ascii="Arial" w:hAnsi="Arial" w:cs="Arial"/>
                  <w:b/>
                  <w:bCs/>
                  <w:sz w:val="14"/>
                  <w:szCs w:val="14"/>
                </w:rPr>
                <w:t>NR_SL_enh2-Core</w:t>
              </w:r>
            </w:hyperlink>
          </w:p>
        </w:tc>
        <w:tc>
          <w:tcPr>
            <w:tcW w:w="233" w:type="pct"/>
          </w:tcPr>
          <w:p w14:paraId="6CCA2417" w14:textId="58C5CF11"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0057</w:t>
            </w:r>
          </w:p>
        </w:tc>
        <w:tc>
          <w:tcPr>
            <w:tcW w:w="226" w:type="pct"/>
          </w:tcPr>
          <w:p w14:paraId="21D77181" w14:textId="37A5AA40"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612A321C" w14:textId="69812261"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957864" w14:paraId="44AB4336" w14:textId="77777777" w:rsidTr="00174C55">
        <w:trPr>
          <w:trHeight w:val="20"/>
        </w:trPr>
        <w:tc>
          <w:tcPr>
            <w:tcW w:w="365" w:type="pct"/>
          </w:tcPr>
          <w:p w14:paraId="3A285F33" w14:textId="67EF979C" w:rsidR="00BD461B" w:rsidRPr="00B67066" w:rsidRDefault="006F79AF" w:rsidP="00BD461B">
            <w:pPr>
              <w:rPr>
                <w:rFonts w:ascii="Arial" w:eastAsia="Times New Roman" w:hAnsi="Arial" w:cs="Arial"/>
                <w:color w:val="000000"/>
                <w:sz w:val="14"/>
                <w:szCs w:val="14"/>
                <w:lang w:eastAsia="en-GB"/>
              </w:rPr>
            </w:pPr>
            <w:hyperlink r:id="rId2531" w:history="1">
              <w:r>
                <w:rPr>
                  <w:rStyle w:val="Hyperlink"/>
                  <w:rFonts w:ascii="Arial" w:hAnsi="Arial" w:cs="Arial"/>
                  <w:b/>
                  <w:bCs/>
                  <w:sz w:val="14"/>
                  <w:szCs w:val="14"/>
                </w:rPr>
                <w:t>R1-2405672</w:t>
              </w:r>
            </w:hyperlink>
          </w:p>
        </w:tc>
        <w:tc>
          <w:tcPr>
            <w:tcW w:w="1471" w:type="pct"/>
          </w:tcPr>
          <w:p w14:paraId="39D8EC2A" w14:textId="1FAE5992"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Corrections to the Pathloss RS in LTM TCI state</w:t>
            </w:r>
          </w:p>
        </w:tc>
        <w:tc>
          <w:tcPr>
            <w:tcW w:w="849" w:type="pct"/>
          </w:tcPr>
          <w:p w14:paraId="51E8C96B" w14:textId="7EAEF666"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Moderator (Fujitsu), Huawei, HiSilicon, Ericsson, Google, Langbo, Lenovo, New H3C, Nokia, Samsung, ZTE</w:t>
            </w:r>
          </w:p>
        </w:tc>
        <w:tc>
          <w:tcPr>
            <w:tcW w:w="248" w:type="pct"/>
          </w:tcPr>
          <w:p w14:paraId="6A83F69E" w14:textId="1A10C7DF" w:rsidR="00BD461B" w:rsidRPr="00BD461B" w:rsidRDefault="00EF515C" w:rsidP="00BD461B">
            <w:pPr>
              <w:rPr>
                <w:rFonts w:ascii="Arial" w:eastAsia="Times New Roman" w:hAnsi="Arial" w:cs="Arial"/>
                <w:color w:val="000000"/>
                <w:sz w:val="14"/>
                <w:szCs w:val="14"/>
                <w:lang w:eastAsia="en-GB"/>
              </w:rPr>
            </w:pPr>
            <w:hyperlink r:id="rId2532" w:history="1">
              <w:r w:rsidR="00BD461B" w:rsidRPr="00BD461B">
                <w:rPr>
                  <w:rStyle w:val="Hyperlink"/>
                  <w:rFonts w:ascii="Arial" w:hAnsi="Arial" w:cs="Arial"/>
                  <w:b/>
                  <w:bCs/>
                  <w:sz w:val="14"/>
                  <w:szCs w:val="14"/>
                </w:rPr>
                <w:t>Rel-18</w:t>
              </w:r>
            </w:hyperlink>
          </w:p>
        </w:tc>
        <w:tc>
          <w:tcPr>
            <w:tcW w:w="301" w:type="pct"/>
            <w:shd w:val="clear" w:color="auto" w:fill="auto"/>
          </w:tcPr>
          <w:p w14:paraId="6399090D" w14:textId="10D06751" w:rsidR="00BD461B" w:rsidRPr="00BD461B" w:rsidRDefault="00EF515C" w:rsidP="00BD461B">
            <w:pPr>
              <w:rPr>
                <w:rFonts w:ascii="Arial" w:eastAsia="Times New Roman" w:hAnsi="Arial" w:cs="Arial"/>
                <w:color w:val="000000"/>
                <w:sz w:val="14"/>
                <w:szCs w:val="14"/>
                <w:lang w:eastAsia="en-GB"/>
              </w:rPr>
            </w:pPr>
            <w:hyperlink r:id="rId2533" w:history="1">
              <w:r w:rsidR="00BD461B" w:rsidRPr="00BD461B">
                <w:rPr>
                  <w:rStyle w:val="Hyperlink"/>
                  <w:rFonts w:ascii="Arial" w:hAnsi="Arial" w:cs="Arial"/>
                  <w:b/>
                  <w:bCs/>
                  <w:sz w:val="14"/>
                  <w:szCs w:val="14"/>
                </w:rPr>
                <w:t>38.213</w:t>
              </w:r>
            </w:hyperlink>
          </w:p>
        </w:tc>
        <w:tc>
          <w:tcPr>
            <w:tcW w:w="324" w:type="pct"/>
            <w:shd w:val="clear" w:color="auto" w:fill="auto"/>
          </w:tcPr>
          <w:p w14:paraId="00FD2905" w14:textId="261855D6"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0B1B4A82" w14:textId="0EA1AA31" w:rsidR="00BD461B" w:rsidRPr="00BD461B" w:rsidRDefault="00EF515C" w:rsidP="00BD461B">
            <w:pPr>
              <w:rPr>
                <w:rFonts w:ascii="Arial" w:eastAsia="Times New Roman" w:hAnsi="Arial" w:cs="Arial"/>
                <w:color w:val="000000"/>
                <w:sz w:val="14"/>
                <w:szCs w:val="14"/>
                <w:lang w:eastAsia="en-GB"/>
              </w:rPr>
            </w:pPr>
            <w:hyperlink r:id="rId2534" w:history="1">
              <w:r w:rsidR="00BD461B" w:rsidRPr="00BD461B">
                <w:rPr>
                  <w:rStyle w:val="Hyperlink"/>
                  <w:rFonts w:ascii="Arial" w:hAnsi="Arial" w:cs="Arial"/>
                  <w:b/>
                  <w:bCs/>
                  <w:sz w:val="14"/>
                  <w:szCs w:val="14"/>
                </w:rPr>
                <w:t>NR_Mob_enh2-Core</w:t>
              </w:r>
            </w:hyperlink>
          </w:p>
        </w:tc>
        <w:tc>
          <w:tcPr>
            <w:tcW w:w="233" w:type="pct"/>
          </w:tcPr>
          <w:p w14:paraId="31061EB7" w14:textId="6B0ADD29"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0633</w:t>
            </w:r>
          </w:p>
        </w:tc>
        <w:tc>
          <w:tcPr>
            <w:tcW w:w="226" w:type="pct"/>
          </w:tcPr>
          <w:p w14:paraId="52D52E61" w14:textId="1AD3530D"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576123E7" w14:textId="3825D597"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957864" w14:paraId="75AA9E99" w14:textId="77777777" w:rsidTr="00174C55">
        <w:trPr>
          <w:trHeight w:val="20"/>
        </w:trPr>
        <w:tc>
          <w:tcPr>
            <w:tcW w:w="365" w:type="pct"/>
          </w:tcPr>
          <w:p w14:paraId="793E56D7" w14:textId="56A69580" w:rsidR="00BD461B" w:rsidRPr="00B67066" w:rsidRDefault="006F79AF" w:rsidP="00BD461B">
            <w:pPr>
              <w:rPr>
                <w:rFonts w:ascii="Arial" w:eastAsia="Times New Roman" w:hAnsi="Arial" w:cs="Arial"/>
                <w:color w:val="000000"/>
                <w:sz w:val="14"/>
                <w:szCs w:val="14"/>
                <w:lang w:eastAsia="en-GB"/>
              </w:rPr>
            </w:pPr>
            <w:hyperlink r:id="rId2535" w:history="1">
              <w:r>
                <w:rPr>
                  <w:rStyle w:val="Hyperlink"/>
                  <w:rFonts w:ascii="Arial" w:hAnsi="Arial" w:cs="Arial"/>
                  <w:b/>
                  <w:bCs/>
                  <w:sz w:val="14"/>
                  <w:szCs w:val="14"/>
                </w:rPr>
                <w:t>R1-2405673</w:t>
              </w:r>
            </w:hyperlink>
          </w:p>
        </w:tc>
        <w:tc>
          <w:tcPr>
            <w:tcW w:w="1471" w:type="pct"/>
          </w:tcPr>
          <w:p w14:paraId="67966958" w14:textId="545B7EDC"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Correction on CFRA procedure triggered by LTM cell switch command</w:t>
            </w:r>
          </w:p>
        </w:tc>
        <w:tc>
          <w:tcPr>
            <w:tcW w:w="849" w:type="pct"/>
          </w:tcPr>
          <w:p w14:paraId="10543CE6" w14:textId="551E8DCB"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Moderator (Fujitsu), Nokia, Ericsson, Google, Huawei, HiSilicon, Langbo, Lenovo, New H3C, Samsung, ZTE</w:t>
            </w:r>
          </w:p>
        </w:tc>
        <w:tc>
          <w:tcPr>
            <w:tcW w:w="248" w:type="pct"/>
          </w:tcPr>
          <w:p w14:paraId="0AB0F490" w14:textId="1E7FE0B8" w:rsidR="00BD461B" w:rsidRPr="00BD461B" w:rsidRDefault="00EF515C" w:rsidP="00BD461B">
            <w:pPr>
              <w:rPr>
                <w:rFonts w:ascii="Arial" w:eastAsia="Times New Roman" w:hAnsi="Arial" w:cs="Arial"/>
                <w:color w:val="000000"/>
                <w:sz w:val="14"/>
                <w:szCs w:val="14"/>
                <w:lang w:eastAsia="en-GB"/>
              </w:rPr>
            </w:pPr>
            <w:hyperlink r:id="rId2536" w:history="1">
              <w:r w:rsidR="00BD461B" w:rsidRPr="00BD461B">
                <w:rPr>
                  <w:rStyle w:val="Hyperlink"/>
                  <w:rFonts w:ascii="Arial" w:hAnsi="Arial" w:cs="Arial"/>
                  <w:b/>
                  <w:bCs/>
                  <w:sz w:val="14"/>
                  <w:szCs w:val="14"/>
                </w:rPr>
                <w:t>Rel-18</w:t>
              </w:r>
            </w:hyperlink>
          </w:p>
        </w:tc>
        <w:tc>
          <w:tcPr>
            <w:tcW w:w="301" w:type="pct"/>
            <w:shd w:val="clear" w:color="auto" w:fill="auto"/>
          </w:tcPr>
          <w:p w14:paraId="41A2E3D9" w14:textId="2ADCA4AC" w:rsidR="00BD461B" w:rsidRPr="00BD461B" w:rsidRDefault="00EF515C" w:rsidP="00BD461B">
            <w:pPr>
              <w:rPr>
                <w:rFonts w:ascii="Arial" w:eastAsia="Times New Roman" w:hAnsi="Arial" w:cs="Arial"/>
                <w:color w:val="000000"/>
                <w:sz w:val="14"/>
                <w:szCs w:val="14"/>
                <w:lang w:eastAsia="en-GB"/>
              </w:rPr>
            </w:pPr>
            <w:hyperlink r:id="rId2537" w:history="1">
              <w:r w:rsidR="00BD461B" w:rsidRPr="00BD461B">
                <w:rPr>
                  <w:rStyle w:val="Hyperlink"/>
                  <w:rFonts w:ascii="Arial" w:hAnsi="Arial" w:cs="Arial"/>
                  <w:b/>
                  <w:bCs/>
                  <w:sz w:val="14"/>
                  <w:szCs w:val="14"/>
                </w:rPr>
                <w:t>38.213</w:t>
              </w:r>
            </w:hyperlink>
          </w:p>
        </w:tc>
        <w:tc>
          <w:tcPr>
            <w:tcW w:w="324" w:type="pct"/>
            <w:shd w:val="clear" w:color="auto" w:fill="auto"/>
          </w:tcPr>
          <w:p w14:paraId="210BC3C4" w14:textId="6DA62C4E"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5B61F810" w14:textId="1AFE93AA" w:rsidR="00BD461B" w:rsidRPr="00BD461B" w:rsidRDefault="00EF515C" w:rsidP="00BD461B">
            <w:pPr>
              <w:rPr>
                <w:rFonts w:ascii="Arial" w:eastAsia="Times New Roman" w:hAnsi="Arial" w:cs="Arial"/>
                <w:color w:val="000000"/>
                <w:sz w:val="14"/>
                <w:szCs w:val="14"/>
                <w:lang w:eastAsia="en-GB"/>
              </w:rPr>
            </w:pPr>
            <w:hyperlink r:id="rId2538" w:history="1">
              <w:r w:rsidR="00BD461B" w:rsidRPr="00BD461B">
                <w:rPr>
                  <w:rStyle w:val="Hyperlink"/>
                  <w:rFonts w:ascii="Arial" w:hAnsi="Arial" w:cs="Arial"/>
                  <w:b/>
                  <w:bCs/>
                  <w:sz w:val="14"/>
                  <w:szCs w:val="14"/>
                </w:rPr>
                <w:t>NR_Mob_enh2-Core</w:t>
              </w:r>
            </w:hyperlink>
          </w:p>
        </w:tc>
        <w:tc>
          <w:tcPr>
            <w:tcW w:w="233" w:type="pct"/>
          </w:tcPr>
          <w:p w14:paraId="5876710D" w14:textId="3373A6D1"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0634</w:t>
            </w:r>
          </w:p>
        </w:tc>
        <w:tc>
          <w:tcPr>
            <w:tcW w:w="226" w:type="pct"/>
          </w:tcPr>
          <w:p w14:paraId="52DBE77F" w14:textId="76D37365"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594CE2EE" w14:textId="28FED0DF"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957864" w14:paraId="7BB679B2" w14:textId="77777777" w:rsidTr="00174C55">
        <w:trPr>
          <w:trHeight w:val="20"/>
        </w:trPr>
        <w:tc>
          <w:tcPr>
            <w:tcW w:w="365" w:type="pct"/>
          </w:tcPr>
          <w:p w14:paraId="2D934121" w14:textId="21AEC5D9" w:rsidR="00BD461B" w:rsidRPr="00B67066" w:rsidRDefault="006F79AF" w:rsidP="00BD461B">
            <w:pPr>
              <w:rPr>
                <w:rFonts w:ascii="Arial" w:eastAsia="Times New Roman" w:hAnsi="Arial" w:cs="Arial"/>
                <w:color w:val="000000"/>
                <w:sz w:val="14"/>
                <w:szCs w:val="14"/>
                <w:lang w:eastAsia="en-GB"/>
              </w:rPr>
            </w:pPr>
            <w:hyperlink r:id="rId2539" w:history="1">
              <w:r>
                <w:rPr>
                  <w:rStyle w:val="Hyperlink"/>
                  <w:rFonts w:ascii="Arial" w:hAnsi="Arial" w:cs="Arial"/>
                  <w:b/>
                  <w:bCs/>
                  <w:sz w:val="14"/>
                  <w:szCs w:val="14"/>
                </w:rPr>
                <w:t>R1-2405674</w:t>
              </w:r>
            </w:hyperlink>
          </w:p>
        </w:tc>
        <w:tc>
          <w:tcPr>
            <w:tcW w:w="1471" w:type="pct"/>
          </w:tcPr>
          <w:p w14:paraId="0536580C" w14:textId="7FCCA884"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Correction on the unit of BWPswitchDelay</w:t>
            </w:r>
          </w:p>
        </w:tc>
        <w:tc>
          <w:tcPr>
            <w:tcW w:w="849" w:type="pct"/>
          </w:tcPr>
          <w:p w14:paraId="10DC7BA9" w14:textId="6969DF70"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Moderator(Fujitsu), Langbo, ZTE, Ericsson, Google, Huawei, HiSilicon, Lenovo, New H3C, Samsung, Nokia</w:t>
            </w:r>
          </w:p>
        </w:tc>
        <w:tc>
          <w:tcPr>
            <w:tcW w:w="248" w:type="pct"/>
          </w:tcPr>
          <w:p w14:paraId="7580B7D1" w14:textId="529FB322" w:rsidR="00BD461B" w:rsidRPr="00BD461B" w:rsidRDefault="00EF515C" w:rsidP="00BD461B">
            <w:pPr>
              <w:rPr>
                <w:rFonts w:ascii="Arial" w:eastAsia="Times New Roman" w:hAnsi="Arial" w:cs="Arial"/>
                <w:color w:val="000000"/>
                <w:sz w:val="14"/>
                <w:szCs w:val="14"/>
                <w:lang w:eastAsia="en-GB"/>
              </w:rPr>
            </w:pPr>
            <w:hyperlink r:id="rId2540" w:history="1">
              <w:r w:rsidR="00BD461B" w:rsidRPr="00BD461B">
                <w:rPr>
                  <w:rStyle w:val="Hyperlink"/>
                  <w:rFonts w:ascii="Arial" w:hAnsi="Arial" w:cs="Arial"/>
                  <w:b/>
                  <w:bCs/>
                  <w:sz w:val="14"/>
                  <w:szCs w:val="14"/>
                </w:rPr>
                <w:t>Rel-18</w:t>
              </w:r>
            </w:hyperlink>
          </w:p>
        </w:tc>
        <w:tc>
          <w:tcPr>
            <w:tcW w:w="301" w:type="pct"/>
            <w:shd w:val="clear" w:color="auto" w:fill="auto"/>
          </w:tcPr>
          <w:p w14:paraId="6618BA52" w14:textId="53A7FB10" w:rsidR="00BD461B" w:rsidRPr="00BD461B" w:rsidRDefault="00EF515C" w:rsidP="00BD461B">
            <w:pPr>
              <w:rPr>
                <w:rFonts w:ascii="Arial" w:eastAsia="Times New Roman" w:hAnsi="Arial" w:cs="Arial"/>
                <w:color w:val="000000"/>
                <w:sz w:val="14"/>
                <w:szCs w:val="14"/>
                <w:lang w:eastAsia="en-GB"/>
              </w:rPr>
            </w:pPr>
            <w:hyperlink r:id="rId2541" w:history="1">
              <w:r w:rsidR="00BD461B" w:rsidRPr="00BD461B">
                <w:rPr>
                  <w:rStyle w:val="Hyperlink"/>
                  <w:rFonts w:ascii="Arial" w:hAnsi="Arial" w:cs="Arial"/>
                  <w:b/>
                  <w:bCs/>
                  <w:sz w:val="14"/>
                  <w:szCs w:val="14"/>
                </w:rPr>
                <w:t>38.213</w:t>
              </w:r>
            </w:hyperlink>
          </w:p>
        </w:tc>
        <w:tc>
          <w:tcPr>
            <w:tcW w:w="324" w:type="pct"/>
            <w:shd w:val="clear" w:color="auto" w:fill="auto"/>
          </w:tcPr>
          <w:p w14:paraId="5DB0BD1F" w14:textId="6E577B3D"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6054263A" w14:textId="2D1FB89D" w:rsidR="00BD461B" w:rsidRPr="00BD461B" w:rsidRDefault="00EF515C" w:rsidP="00BD461B">
            <w:pPr>
              <w:rPr>
                <w:rFonts w:ascii="Arial" w:eastAsia="Times New Roman" w:hAnsi="Arial" w:cs="Arial"/>
                <w:color w:val="000000"/>
                <w:sz w:val="14"/>
                <w:szCs w:val="14"/>
                <w:lang w:eastAsia="en-GB"/>
              </w:rPr>
            </w:pPr>
            <w:hyperlink r:id="rId2542" w:history="1">
              <w:r w:rsidR="00BD461B" w:rsidRPr="00BD461B">
                <w:rPr>
                  <w:rStyle w:val="Hyperlink"/>
                  <w:rFonts w:ascii="Arial" w:hAnsi="Arial" w:cs="Arial"/>
                  <w:b/>
                  <w:bCs/>
                  <w:sz w:val="14"/>
                  <w:szCs w:val="14"/>
                </w:rPr>
                <w:t>NR_Mob_enh2-Core</w:t>
              </w:r>
            </w:hyperlink>
          </w:p>
        </w:tc>
        <w:tc>
          <w:tcPr>
            <w:tcW w:w="233" w:type="pct"/>
          </w:tcPr>
          <w:p w14:paraId="174B625A" w14:textId="34FA36C7"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0635</w:t>
            </w:r>
          </w:p>
        </w:tc>
        <w:tc>
          <w:tcPr>
            <w:tcW w:w="226" w:type="pct"/>
          </w:tcPr>
          <w:p w14:paraId="4208E406" w14:textId="7E143EAA"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6A207F09" w14:textId="69B4FFCF"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957864" w14:paraId="7E480792" w14:textId="77777777" w:rsidTr="00174C55">
        <w:trPr>
          <w:trHeight w:val="20"/>
        </w:trPr>
        <w:tc>
          <w:tcPr>
            <w:tcW w:w="365" w:type="pct"/>
          </w:tcPr>
          <w:p w14:paraId="2267A46B" w14:textId="039773DE" w:rsidR="00BD461B" w:rsidRPr="00B67066" w:rsidRDefault="006F79AF" w:rsidP="00BD461B">
            <w:pPr>
              <w:rPr>
                <w:rFonts w:ascii="Arial" w:eastAsia="Times New Roman" w:hAnsi="Arial" w:cs="Arial"/>
                <w:color w:val="000000"/>
                <w:sz w:val="14"/>
                <w:szCs w:val="14"/>
                <w:lang w:eastAsia="en-GB"/>
              </w:rPr>
            </w:pPr>
            <w:hyperlink r:id="rId2543" w:history="1">
              <w:r>
                <w:rPr>
                  <w:rStyle w:val="Hyperlink"/>
                  <w:rFonts w:ascii="Arial" w:hAnsi="Arial" w:cs="Arial"/>
                  <w:b/>
                  <w:bCs/>
                  <w:sz w:val="14"/>
                  <w:szCs w:val="14"/>
                </w:rPr>
                <w:t>R1-2405675</w:t>
              </w:r>
            </w:hyperlink>
          </w:p>
        </w:tc>
        <w:tc>
          <w:tcPr>
            <w:tcW w:w="1471" w:type="pct"/>
          </w:tcPr>
          <w:p w14:paraId="7D1B4EFF" w14:textId="2E8DC5D9"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Correction on spCellInclusion for LTM</w:t>
            </w:r>
          </w:p>
        </w:tc>
        <w:tc>
          <w:tcPr>
            <w:tcW w:w="849" w:type="pct"/>
          </w:tcPr>
          <w:p w14:paraId="1BB27A56" w14:textId="0FEBDFA4"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Moderator (Fujitsu), Ericsson, Google, Huawei, HiSilicon, Langbo, Lenovo, New H3C, Nokia, Samsung, ZTE</w:t>
            </w:r>
          </w:p>
        </w:tc>
        <w:tc>
          <w:tcPr>
            <w:tcW w:w="248" w:type="pct"/>
          </w:tcPr>
          <w:p w14:paraId="290BE5B9" w14:textId="5FC6925F" w:rsidR="00BD461B" w:rsidRPr="00BD461B" w:rsidRDefault="00EF515C" w:rsidP="00BD461B">
            <w:pPr>
              <w:rPr>
                <w:rFonts w:ascii="Arial" w:eastAsia="Times New Roman" w:hAnsi="Arial" w:cs="Arial"/>
                <w:color w:val="000000"/>
                <w:sz w:val="14"/>
                <w:szCs w:val="14"/>
                <w:lang w:eastAsia="en-GB"/>
              </w:rPr>
            </w:pPr>
            <w:hyperlink r:id="rId2544" w:history="1">
              <w:r w:rsidR="00BD461B" w:rsidRPr="00BD461B">
                <w:rPr>
                  <w:rStyle w:val="Hyperlink"/>
                  <w:rFonts w:ascii="Arial" w:hAnsi="Arial" w:cs="Arial"/>
                  <w:b/>
                  <w:bCs/>
                  <w:sz w:val="14"/>
                  <w:szCs w:val="14"/>
                </w:rPr>
                <w:t>Rel-18</w:t>
              </w:r>
            </w:hyperlink>
          </w:p>
        </w:tc>
        <w:tc>
          <w:tcPr>
            <w:tcW w:w="301" w:type="pct"/>
            <w:shd w:val="clear" w:color="auto" w:fill="auto"/>
          </w:tcPr>
          <w:p w14:paraId="4878B1B0" w14:textId="5FEA2F1C" w:rsidR="00BD461B" w:rsidRPr="00BD461B" w:rsidRDefault="00EF515C" w:rsidP="00BD461B">
            <w:pPr>
              <w:rPr>
                <w:rFonts w:ascii="Arial" w:eastAsia="Times New Roman" w:hAnsi="Arial" w:cs="Arial"/>
                <w:color w:val="000000"/>
                <w:sz w:val="14"/>
                <w:szCs w:val="14"/>
                <w:lang w:eastAsia="en-GB"/>
              </w:rPr>
            </w:pPr>
            <w:hyperlink r:id="rId2545" w:history="1">
              <w:r w:rsidR="00BD461B" w:rsidRPr="00BD461B">
                <w:rPr>
                  <w:rStyle w:val="Hyperlink"/>
                  <w:rFonts w:ascii="Arial" w:hAnsi="Arial" w:cs="Arial"/>
                  <w:b/>
                  <w:bCs/>
                  <w:sz w:val="14"/>
                  <w:szCs w:val="14"/>
                </w:rPr>
                <w:t>38.214</w:t>
              </w:r>
            </w:hyperlink>
          </w:p>
        </w:tc>
        <w:tc>
          <w:tcPr>
            <w:tcW w:w="324" w:type="pct"/>
            <w:shd w:val="clear" w:color="auto" w:fill="auto"/>
          </w:tcPr>
          <w:p w14:paraId="594591B7" w14:textId="361E34E4"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5CF3FF15" w14:textId="3FDFE200" w:rsidR="00BD461B" w:rsidRPr="00BD461B" w:rsidRDefault="00EF515C" w:rsidP="00BD461B">
            <w:pPr>
              <w:rPr>
                <w:rFonts w:ascii="Arial" w:eastAsia="Times New Roman" w:hAnsi="Arial" w:cs="Arial"/>
                <w:color w:val="000000"/>
                <w:sz w:val="14"/>
                <w:szCs w:val="14"/>
                <w:lang w:eastAsia="en-GB"/>
              </w:rPr>
            </w:pPr>
            <w:hyperlink r:id="rId2546" w:history="1">
              <w:r w:rsidR="00BD461B" w:rsidRPr="00BD461B">
                <w:rPr>
                  <w:rStyle w:val="Hyperlink"/>
                  <w:rFonts w:ascii="Arial" w:hAnsi="Arial" w:cs="Arial"/>
                  <w:b/>
                  <w:bCs/>
                  <w:sz w:val="14"/>
                  <w:szCs w:val="14"/>
                </w:rPr>
                <w:t>NR_Mob_enh2-Core</w:t>
              </w:r>
            </w:hyperlink>
          </w:p>
        </w:tc>
        <w:tc>
          <w:tcPr>
            <w:tcW w:w="233" w:type="pct"/>
          </w:tcPr>
          <w:p w14:paraId="178DAE29" w14:textId="0AEDE54E"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0581</w:t>
            </w:r>
          </w:p>
        </w:tc>
        <w:tc>
          <w:tcPr>
            <w:tcW w:w="226" w:type="pct"/>
          </w:tcPr>
          <w:p w14:paraId="315F1318" w14:textId="6382A9DD"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276C3C0A" w14:textId="26BB7CE5"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957864" w14:paraId="4300F7B9" w14:textId="77777777" w:rsidTr="00174C55">
        <w:trPr>
          <w:trHeight w:val="20"/>
        </w:trPr>
        <w:tc>
          <w:tcPr>
            <w:tcW w:w="365" w:type="pct"/>
          </w:tcPr>
          <w:p w14:paraId="2C57783B" w14:textId="673C6A15" w:rsidR="00BD461B" w:rsidRPr="00B67066" w:rsidRDefault="006F79AF" w:rsidP="00BD461B">
            <w:pPr>
              <w:rPr>
                <w:rFonts w:ascii="Arial" w:eastAsia="Times New Roman" w:hAnsi="Arial" w:cs="Arial"/>
                <w:color w:val="000000"/>
                <w:sz w:val="14"/>
                <w:szCs w:val="14"/>
                <w:lang w:eastAsia="en-GB"/>
              </w:rPr>
            </w:pPr>
            <w:hyperlink r:id="rId2547" w:history="1">
              <w:r>
                <w:rPr>
                  <w:rStyle w:val="Hyperlink"/>
                  <w:rFonts w:ascii="Arial" w:hAnsi="Arial" w:cs="Arial"/>
                  <w:b/>
                  <w:bCs/>
                  <w:sz w:val="14"/>
                  <w:szCs w:val="14"/>
                </w:rPr>
                <w:t>R1-2405676</w:t>
              </w:r>
            </w:hyperlink>
          </w:p>
        </w:tc>
        <w:tc>
          <w:tcPr>
            <w:tcW w:w="1471" w:type="pct"/>
          </w:tcPr>
          <w:p w14:paraId="32AC4394" w14:textId="047D3253"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Corrections to the default beam determination after LTM cell switch</w:t>
            </w:r>
          </w:p>
        </w:tc>
        <w:tc>
          <w:tcPr>
            <w:tcW w:w="849" w:type="pct"/>
          </w:tcPr>
          <w:p w14:paraId="15A95DEF" w14:textId="52003E91"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Moderator(Fujitsu), Huawei, HiSilicon, Ericsson, Google, Langbo, Lenovo, New H3C, Nokia, Samsung, ZTE</w:t>
            </w:r>
          </w:p>
        </w:tc>
        <w:tc>
          <w:tcPr>
            <w:tcW w:w="248" w:type="pct"/>
          </w:tcPr>
          <w:p w14:paraId="1D855326" w14:textId="01B32F78" w:rsidR="00BD461B" w:rsidRPr="00BD461B" w:rsidRDefault="00EF515C" w:rsidP="00BD461B">
            <w:pPr>
              <w:rPr>
                <w:rFonts w:ascii="Arial" w:eastAsia="Times New Roman" w:hAnsi="Arial" w:cs="Arial"/>
                <w:color w:val="000000"/>
                <w:sz w:val="14"/>
                <w:szCs w:val="14"/>
                <w:lang w:eastAsia="en-GB"/>
              </w:rPr>
            </w:pPr>
            <w:hyperlink r:id="rId2548" w:history="1">
              <w:r w:rsidR="00BD461B" w:rsidRPr="00BD461B">
                <w:rPr>
                  <w:rStyle w:val="Hyperlink"/>
                  <w:rFonts w:ascii="Arial" w:hAnsi="Arial" w:cs="Arial"/>
                  <w:b/>
                  <w:bCs/>
                  <w:sz w:val="14"/>
                  <w:szCs w:val="14"/>
                </w:rPr>
                <w:t>Rel-18</w:t>
              </w:r>
            </w:hyperlink>
          </w:p>
        </w:tc>
        <w:tc>
          <w:tcPr>
            <w:tcW w:w="301" w:type="pct"/>
            <w:shd w:val="clear" w:color="auto" w:fill="auto"/>
          </w:tcPr>
          <w:p w14:paraId="1ED38A8F" w14:textId="5230ACA4" w:rsidR="00BD461B" w:rsidRPr="00BD461B" w:rsidRDefault="00EF515C" w:rsidP="00BD461B">
            <w:pPr>
              <w:rPr>
                <w:rFonts w:ascii="Arial" w:eastAsia="Times New Roman" w:hAnsi="Arial" w:cs="Arial"/>
                <w:color w:val="000000"/>
                <w:sz w:val="14"/>
                <w:szCs w:val="14"/>
                <w:lang w:eastAsia="en-GB"/>
              </w:rPr>
            </w:pPr>
            <w:hyperlink r:id="rId2549" w:history="1">
              <w:r w:rsidR="00BD461B" w:rsidRPr="00BD461B">
                <w:rPr>
                  <w:rStyle w:val="Hyperlink"/>
                  <w:rFonts w:ascii="Arial" w:hAnsi="Arial" w:cs="Arial"/>
                  <w:b/>
                  <w:bCs/>
                  <w:sz w:val="14"/>
                  <w:szCs w:val="14"/>
                </w:rPr>
                <w:t>38.214</w:t>
              </w:r>
            </w:hyperlink>
          </w:p>
        </w:tc>
        <w:tc>
          <w:tcPr>
            <w:tcW w:w="324" w:type="pct"/>
            <w:shd w:val="clear" w:color="auto" w:fill="auto"/>
          </w:tcPr>
          <w:p w14:paraId="34775ACE" w14:textId="305BE334"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61E355EB" w14:textId="50280148" w:rsidR="00BD461B" w:rsidRPr="00BD461B" w:rsidRDefault="00EF515C" w:rsidP="00BD461B">
            <w:pPr>
              <w:rPr>
                <w:rFonts w:ascii="Arial" w:eastAsia="Times New Roman" w:hAnsi="Arial" w:cs="Arial"/>
                <w:color w:val="000000"/>
                <w:sz w:val="14"/>
                <w:szCs w:val="14"/>
                <w:lang w:eastAsia="en-GB"/>
              </w:rPr>
            </w:pPr>
            <w:hyperlink r:id="rId2550" w:history="1">
              <w:r w:rsidR="00BD461B" w:rsidRPr="00BD461B">
                <w:rPr>
                  <w:rStyle w:val="Hyperlink"/>
                  <w:rFonts w:ascii="Arial" w:hAnsi="Arial" w:cs="Arial"/>
                  <w:b/>
                  <w:bCs/>
                  <w:sz w:val="14"/>
                  <w:szCs w:val="14"/>
                </w:rPr>
                <w:t>NR_Mob_enh2-Core</w:t>
              </w:r>
            </w:hyperlink>
          </w:p>
        </w:tc>
        <w:tc>
          <w:tcPr>
            <w:tcW w:w="233" w:type="pct"/>
          </w:tcPr>
          <w:p w14:paraId="69640457" w14:textId="29C5F442"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0582</w:t>
            </w:r>
          </w:p>
        </w:tc>
        <w:tc>
          <w:tcPr>
            <w:tcW w:w="226" w:type="pct"/>
          </w:tcPr>
          <w:p w14:paraId="3D0773FE" w14:textId="2A385E4C"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61F9B0D0" w14:textId="4F8646AD"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957864" w14:paraId="0D83D32B" w14:textId="77777777" w:rsidTr="00174C55">
        <w:trPr>
          <w:trHeight w:val="20"/>
        </w:trPr>
        <w:tc>
          <w:tcPr>
            <w:tcW w:w="365" w:type="pct"/>
          </w:tcPr>
          <w:p w14:paraId="172C5E15" w14:textId="37BABB37" w:rsidR="00BD461B" w:rsidRPr="00B67066" w:rsidRDefault="006F79AF" w:rsidP="00BD461B">
            <w:pPr>
              <w:rPr>
                <w:rFonts w:ascii="Arial" w:eastAsia="Times New Roman" w:hAnsi="Arial" w:cs="Arial"/>
                <w:color w:val="000000"/>
                <w:sz w:val="14"/>
                <w:szCs w:val="14"/>
                <w:lang w:eastAsia="en-GB"/>
              </w:rPr>
            </w:pPr>
            <w:hyperlink r:id="rId2551" w:history="1">
              <w:r>
                <w:rPr>
                  <w:rStyle w:val="Hyperlink"/>
                  <w:rFonts w:ascii="Arial" w:hAnsi="Arial" w:cs="Arial"/>
                  <w:b/>
                  <w:bCs/>
                  <w:sz w:val="14"/>
                  <w:szCs w:val="14"/>
                </w:rPr>
                <w:t>R1-2405700</w:t>
              </w:r>
            </w:hyperlink>
          </w:p>
        </w:tc>
        <w:tc>
          <w:tcPr>
            <w:tcW w:w="1471" w:type="pct"/>
          </w:tcPr>
          <w:p w14:paraId="1C22185C" w14:textId="6C373942"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Correction on multiplexing HARQ-ACK in a PUSCH transmission</w:t>
            </w:r>
          </w:p>
        </w:tc>
        <w:tc>
          <w:tcPr>
            <w:tcW w:w="849" w:type="pct"/>
          </w:tcPr>
          <w:p w14:paraId="630D34E5" w14:textId="1D9C8EFE"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Moderator (Samsung), Ericsson, Nokia, Huawei, HiSilicon, ZTE</w:t>
            </w:r>
          </w:p>
        </w:tc>
        <w:tc>
          <w:tcPr>
            <w:tcW w:w="248" w:type="pct"/>
          </w:tcPr>
          <w:p w14:paraId="0CB32D3B" w14:textId="6D52361C" w:rsidR="00BD461B" w:rsidRPr="00BD461B" w:rsidRDefault="00EF515C" w:rsidP="00BD461B">
            <w:pPr>
              <w:rPr>
                <w:rFonts w:ascii="Arial" w:eastAsia="Times New Roman" w:hAnsi="Arial" w:cs="Arial"/>
                <w:color w:val="000000"/>
                <w:sz w:val="14"/>
                <w:szCs w:val="14"/>
                <w:lang w:eastAsia="en-GB"/>
              </w:rPr>
            </w:pPr>
            <w:hyperlink r:id="rId2552" w:history="1">
              <w:r w:rsidR="00BD461B" w:rsidRPr="00BD461B">
                <w:rPr>
                  <w:rStyle w:val="Hyperlink"/>
                  <w:rFonts w:ascii="Arial" w:hAnsi="Arial" w:cs="Arial"/>
                  <w:b/>
                  <w:bCs/>
                  <w:sz w:val="14"/>
                  <w:szCs w:val="14"/>
                </w:rPr>
                <w:t>Rel-18</w:t>
              </w:r>
            </w:hyperlink>
          </w:p>
        </w:tc>
        <w:tc>
          <w:tcPr>
            <w:tcW w:w="301" w:type="pct"/>
            <w:shd w:val="clear" w:color="auto" w:fill="auto"/>
          </w:tcPr>
          <w:p w14:paraId="50DAE376" w14:textId="05F2B328" w:rsidR="00BD461B" w:rsidRPr="00BD461B" w:rsidRDefault="00EF515C" w:rsidP="00BD461B">
            <w:pPr>
              <w:rPr>
                <w:rFonts w:ascii="Arial" w:eastAsia="Times New Roman" w:hAnsi="Arial" w:cs="Arial"/>
                <w:color w:val="000000"/>
                <w:sz w:val="14"/>
                <w:szCs w:val="14"/>
                <w:lang w:eastAsia="en-GB"/>
              </w:rPr>
            </w:pPr>
            <w:hyperlink r:id="rId2553" w:history="1">
              <w:r w:rsidR="00BD461B" w:rsidRPr="00BD461B">
                <w:rPr>
                  <w:rStyle w:val="Hyperlink"/>
                  <w:rFonts w:ascii="Arial" w:hAnsi="Arial" w:cs="Arial"/>
                  <w:b/>
                  <w:bCs/>
                  <w:sz w:val="14"/>
                  <w:szCs w:val="14"/>
                </w:rPr>
                <w:t>38.213</w:t>
              </w:r>
            </w:hyperlink>
          </w:p>
        </w:tc>
        <w:tc>
          <w:tcPr>
            <w:tcW w:w="324" w:type="pct"/>
            <w:shd w:val="clear" w:color="auto" w:fill="auto"/>
          </w:tcPr>
          <w:p w14:paraId="7854F417" w14:textId="4ACFB70F"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6E250878" w14:textId="1DAE96C3"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color w:val="000000"/>
                <w:sz w:val="14"/>
                <w:szCs w:val="14"/>
              </w:rPr>
              <w:t>NR_newRAT-Core, TEI18</w:t>
            </w:r>
          </w:p>
        </w:tc>
        <w:tc>
          <w:tcPr>
            <w:tcW w:w="233" w:type="pct"/>
          </w:tcPr>
          <w:p w14:paraId="1DC2D603" w14:textId="4DDA8849"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0636</w:t>
            </w:r>
          </w:p>
        </w:tc>
        <w:tc>
          <w:tcPr>
            <w:tcW w:w="226" w:type="pct"/>
          </w:tcPr>
          <w:p w14:paraId="5698F2A7" w14:textId="53AB435E"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44A1C809" w14:textId="6C4447BC"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957864" w14:paraId="0CD4A6C5" w14:textId="77777777" w:rsidTr="00174C55">
        <w:trPr>
          <w:trHeight w:val="20"/>
        </w:trPr>
        <w:tc>
          <w:tcPr>
            <w:tcW w:w="365" w:type="pct"/>
          </w:tcPr>
          <w:p w14:paraId="1548E08E" w14:textId="2CE23562" w:rsidR="00BD461B" w:rsidRPr="00B67066" w:rsidRDefault="006F79AF" w:rsidP="00BD461B">
            <w:pPr>
              <w:rPr>
                <w:rFonts w:ascii="Arial" w:eastAsia="Times New Roman" w:hAnsi="Arial" w:cs="Arial"/>
                <w:color w:val="000000"/>
                <w:sz w:val="14"/>
                <w:szCs w:val="14"/>
                <w:lang w:eastAsia="en-GB"/>
              </w:rPr>
            </w:pPr>
            <w:hyperlink r:id="rId2554" w:history="1">
              <w:r>
                <w:rPr>
                  <w:rStyle w:val="Hyperlink"/>
                  <w:rFonts w:ascii="Arial" w:hAnsi="Arial" w:cs="Arial"/>
                  <w:b/>
                  <w:bCs/>
                  <w:sz w:val="14"/>
                  <w:szCs w:val="14"/>
                </w:rPr>
                <w:t>R1-2405701</w:t>
              </w:r>
            </w:hyperlink>
          </w:p>
        </w:tc>
        <w:tc>
          <w:tcPr>
            <w:tcW w:w="1471" w:type="pct"/>
          </w:tcPr>
          <w:p w14:paraId="27DB6973" w14:textId="4CCC66BB"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CR for 38.211 on TRS occasions for idle/inactive UEs</w:t>
            </w:r>
          </w:p>
        </w:tc>
        <w:tc>
          <w:tcPr>
            <w:tcW w:w="849" w:type="pct"/>
          </w:tcPr>
          <w:p w14:paraId="27692DA8" w14:textId="588DF7D0"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Ericsson, Nokia, Mediatek, CATT, Huawei, HiSilicon</w:t>
            </w:r>
          </w:p>
        </w:tc>
        <w:tc>
          <w:tcPr>
            <w:tcW w:w="248" w:type="pct"/>
          </w:tcPr>
          <w:p w14:paraId="09094773" w14:textId="1280E84B" w:rsidR="00BD461B" w:rsidRPr="00BD461B" w:rsidRDefault="00EF515C" w:rsidP="00BD461B">
            <w:pPr>
              <w:rPr>
                <w:rFonts w:ascii="Arial" w:eastAsia="Times New Roman" w:hAnsi="Arial" w:cs="Arial"/>
                <w:color w:val="000000"/>
                <w:sz w:val="14"/>
                <w:szCs w:val="14"/>
                <w:lang w:eastAsia="en-GB"/>
              </w:rPr>
            </w:pPr>
            <w:hyperlink r:id="rId2555" w:history="1">
              <w:r w:rsidR="00BD461B" w:rsidRPr="00BD461B">
                <w:rPr>
                  <w:rStyle w:val="Hyperlink"/>
                  <w:rFonts w:ascii="Arial" w:hAnsi="Arial" w:cs="Arial"/>
                  <w:b/>
                  <w:bCs/>
                  <w:sz w:val="14"/>
                  <w:szCs w:val="14"/>
                </w:rPr>
                <w:t>Rel-18</w:t>
              </w:r>
            </w:hyperlink>
          </w:p>
        </w:tc>
        <w:tc>
          <w:tcPr>
            <w:tcW w:w="301" w:type="pct"/>
            <w:shd w:val="clear" w:color="auto" w:fill="auto"/>
          </w:tcPr>
          <w:p w14:paraId="4406A9D8" w14:textId="765C356C" w:rsidR="00BD461B" w:rsidRPr="00BD461B" w:rsidRDefault="00EF515C" w:rsidP="00BD461B">
            <w:pPr>
              <w:rPr>
                <w:rFonts w:ascii="Arial" w:eastAsia="Times New Roman" w:hAnsi="Arial" w:cs="Arial"/>
                <w:color w:val="000000"/>
                <w:sz w:val="14"/>
                <w:szCs w:val="14"/>
                <w:lang w:eastAsia="en-GB"/>
              </w:rPr>
            </w:pPr>
            <w:hyperlink r:id="rId2556" w:history="1">
              <w:r w:rsidR="00BD461B" w:rsidRPr="00BD461B">
                <w:rPr>
                  <w:rStyle w:val="Hyperlink"/>
                  <w:rFonts w:ascii="Arial" w:hAnsi="Arial" w:cs="Arial"/>
                  <w:b/>
                  <w:bCs/>
                  <w:sz w:val="14"/>
                  <w:szCs w:val="14"/>
                </w:rPr>
                <w:t>38.211</w:t>
              </w:r>
            </w:hyperlink>
          </w:p>
        </w:tc>
        <w:tc>
          <w:tcPr>
            <w:tcW w:w="324" w:type="pct"/>
            <w:shd w:val="clear" w:color="auto" w:fill="auto"/>
          </w:tcPr>
          <w:p w14:paraId="4EAE9D9B" w14:textId="4A7A6892"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1BE130DB" w14:textId="550A7816"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color w:val="000000"/>
                <w:sz w:val="14"/>
                <w:szCs w:val="14"/>
              </w:rPr>
              <w:t>TEI18, NR_UE_pow_sav_enh-Core</w:t>
            </w:r>
          </w:p>
        </w:tc>
        <w:tc>
          <w:tcPr>
            <w:tcW w:w="233" w:type="pct"/>
          </w:tcPr>
          <w:p w14:paraId="291C0A77" w14:textId="0DADD609"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0128</w:t>
            </w:r>
          </w:p>
        </w:tc>
        <w:tc>
          <w:tcPr>
            <w:tcW w:w="226" w:type="pct"/>
          </w:tcPr>
          <w:p w14:paraId="33CA46F5" w14:textId="60F8DC47"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7210E2AB" w14:textId="462774CC"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957864" w14:paraId="75BE05C4" w14:textId="77777777" w:rsidTr="00AA703E">
        <w:trPr>
          <w:trHeight w:val="20"/>
        </w:trPr>
        <w:tc>
          <w:tcPr>
            <w:tcW w:w="365" w:type="pct"/>
          </w:tcPr>
          <w:p w14:paraId="695A0D4D" w14:textId="1EB34080" w:rsidR="00BD461B" w:rsidRPr="00B67066" w:rsidRDefault="006F79AF" w:rsidP="00BD461B">
            <w:pPr>
              <w:rPr>
                <w:rFonts w:ascii="Arial" w:eastAsia="Times New Roman" w:hAnsi="Arial" w:cs="Arial"/>
                <w:color w:val="000000"/>
                <w:sz w:val="14"/>
                <w:szCs w:val="14"/>
                <w:lang w:eastAsia="en-GB"/>
              </w:rPr>
            </w:pPr>
            <w:hyperlink r:id="rId2557" w:history="1">
              <w:r>
                <w:rPr>
                  <w:rStyle w:val="Hyperlink"/>
                  <w:rFonts w:ascii="Arial" w:hAnsi="Arial" w:cs="Arial"/>
                  <w:b/>
                  <w:bCs/>
                  <w:sz w:val="14"/>
                  <w:szCs w:val="14"/>
                </w:rPr>
                <w:t>R1-2405702</w:t>
              </w:r>
            </w:hyperlink>
          </w:p>
        </w:tc>
        <w:tc>
          <w:tcPr>
            <w:tcW w:w="1471" w:type="pct"/>
          </w:tcPr>
          <w:p w14:paraId="3EBD2DE5" w14:textId="2364D8B0"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CR for 38.212 on TRS occasions for idle/inactive UEs</w:t>
            </w:r>
          </w:p>
        </w:tc>
        <w:tc>
          <w:tcPr>
            <w:tcW w:w="849" w:type="pct"/>
          </w:tcPr>
          <w:p w14:paraId="7A968BBF" w14:textId="6ED98BA3"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Ericsson, Nokia, Mediatek, CATT, Huawei, HiSilicon</w:t>
            </w:r>
          </w:p>
        </w:tc>
        <w:tc>
          <w:tcPr>
            <w:tcW w:w="248" w:type="pct"/>
          </w:tcPr>
          <w:p w14:paraId="7C7C0B41" w14:textId="72B88A40" w:rsidR="00BD461B" w:rsidRPr="00BD461B" w:rsidRDefault="00EF515C" w:rsidP="00BD461B">
            <w:pPr>
              <w:rPr>
                <w:rFonts w:ascii="Arial" w:eastAsia="Times New Roman" w:hAnsi="Arial" w:cs="Arial"/>
                <w:color w:val="000000"/>
                <w:sz w:val="14"/>
                <w:szCs w:val="14"/>
                <w:lang w:eastAsia="en-GB"/>
              </w:rPr>
            </w:pPr>
            <w:hyperlink r:id="rId2558" w:history="1">
              <w:r w:rsidR="00BD461B" w:rsidRPr="00BD461B">
                <w:rPr>
                  <w:rStyle w:val="Hyperlink"/>
                  <w:rFonts w:ascii="Arial" w:hAnsi="Arial" w:cs="Arial"/>
                  <w:b/>
                  <w:bCs/>
                  <w:sz w:val="14"/>
                  <w:szCs w:val="14"/>
                </w:rPr>
                <w:t>Rel-18</w:t>
              </w:r>
            </w:hyperlink>
          </w:p>
        </w:tc>
        <w:tc>
          <w:tcPr>
            <w:tcW w:w="301" w:type="pct"/>
            <w:shd w:val="clear" w:color="auto" w:fill="auto"/>
          </w:tcPr>
          <w:p w14:paraId="3DC8B9F8" w14:textId="2C9CB8C8" w:rsidR="00BD461B" w:rsidRPr="00BD461B" w:rsidRDefault="00EF515C" w:rsidP="00BD461B">
            <w:pPr>
              <w:rPr>
                <w:rFonts w:ascii="Arial" w:eastAsia="Times New Roman" w:hAnsi="Arial" w:cs="Arial"/>
                <w:color w:val="000000"/>
                <w:sz w:val="14"/>
                <w:szCs w:val="14"/>
                <w:lang w:eastAsia="en-GB"/>
              </w:rPr>
            </w:pPr>
            <w:hyperlink r:id="rId2559" w:history="1">
              <w:r w:rsidR="00BD461B" w:rsidRPr="00BD461B">
                <w:rPr>
                  <w:rStyle w:val="Hyperlink"/>
                  <w:rFonts w:ascii="Arial" w:hAnsi="Arial" w:cs="Arial"/>
                  <w:b/>
                  <w:bCs/>
                  <w:sz w:val="14"/>
                  <w:szCs w:val="14"/>
                </w:rPr>
                <w:t>38.212</w:t>
              </w:r>
            </w:hyperlink>
          </w:p>
        </w:tc>
        <w:tc>
          <w:tcPr>
            <w:tcW w:w="324" w:type="pct"/>
            <w:shd w:val="clear" w:color="auto" w:fill="auto"/>
          </w:tcPr>
          <w:p w14:paraId="58933496" w14:textId="13698A21"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22554200" w14:textId="52E4D3AD"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color w:val="000000"/>
                <w:sz w:val="14"/>
                <w:szCs w:val="14"/>
              </w:rPr>
              <w:t>TEI18, NR_UE_pow_sav_enh-Core</w:t>
            </w:r>
          </w:p>
        </w:tc>
        <w:tc>
          <w:tcPr>
            <w:tcW w:w="233" w:type="pct"/>
          </w:tcPr>
          <w:p w14:paraId="3BD1B5DE" w14:textId="2F997CD3"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0194</w:t>
            </w:r>
          </w:p>
        </w:tc>
        <w:tc>
          <w:tcPr>
            <w:tcW w:w="226" w:type="pct"/>
          </w:tcPr>
          <w:p w14:paraId="773AE481" w14:textId="2E56707D"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295D276B" w14:textId="452629FA"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957864" w14:paraId="5D8A9C64" w14:textId="77777777" w:rsidTr="00AA703E">
        <w:trPr>
          <w:trHeight w:val="20"/>
        </w:trPr>
        <w:tc>
          <w:tcPr>
            <w:tcW w:w="365" w:type="pct"/>
          </w:tcPr>
          <w:p w14:paraId="15F01E80" w14:textId="5B20ED0C" w:rsidR="00BD461B" w:rsidRPr="00B67066" w:rsidRDefault="006F79AF" w:rsidP="00BD461B">
            <w:pPr>
              <w:rPr>
                <w:rFonts w:ascii="Arial" w:eastAsia="Times New Roman" w:hAnsi="Arial" w:cs="Arial"/>
                <w:color w:val="000000"/>
                <w:sz w:val="14"/>
                <w:szCs w:val="14"/>
                <w:lang w:eastAsia="en-GB"/>
              </w:rPr>
            </w:pPr>
            <w:hyperlink r:id="rId2560" w:history="1">
              <w:r>
                <w:rPr>
                  <w:rStyle w:val="Hyperlink"/>
                  <w:rFonts w:ascii="Arial" w:hAnsi="Arial" w:cs="Arial"/>
                  <w:b/>
                  <w:bCs/>
                  <w:sz w:val="14"/>
                  <w:szCs w:val="14"/>
                </w:rPr>
                <w:t>R1-2405703</w:t>
              </w:r>
            </w:hyperlink>
          </w:p>
        </w:tc>
        <w:tc>
          <w:tcPr>
            <w:tcW w:w="1471" w:type="pct"/>
          </w:tcPr>
          <w:p w14:paraId="37CED65D" w14:textId="5B7982D9"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CR for 38.213 on TRS occasions for idle/inactive UEs</w:t>
            </w:r>
          </w:p>
        </w:tc>
        <w:tc>
          <w:tcPr>
            <w:tcW w:w="849" w:type="pct"/>
          </w:tcPr>
          <w:p w14:paraId="15027AAA" w14:textId="5F9D9526"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Ericsson, Nokia, Mediatek, CATT, Huawei, HiSilicon</w:t>
            </w:r>
          </w:p>
        </w:tc>
        <w:tc>
          <w:tcPr>
            <w:tcW w:w="248" w:type="pct"/>
          </w:tcPr>
          <w:p w14:paraId="1B288D2C" w14:textId="642528FF" w:rsidR="00BD461B" w:rsidRPr="00BD461B" w:rsidRDefault="00EF515C" w:rsidP="00BD461B">
            <w:pPr>
              <w:rPr>
                <w:rFonts w:ascii="Arial" w:eastAsia="Times New Roman" w:hAnsi="Arial" w:cs="Arial"/>
                <w:color w:val="000000"/>
                <w:sz w:val="14"/>
                <w:szCs w:val="14"/>
                <w:lang w:eastAsia="en-GB"/>
              </w:rPr>
            </w:pPr>
            <w:hyperlink r:id="rId2561" w:history="1">
              <w:r w:rsidR="00BD461B" w:rsidRPr="00BD461B">
                <w:rPr>
                  <w:rStyle w:val="Hyperlink"/>
                  <w:rFonts w:ascii="Arial" w:hAnsi="Arial" w:cs="Arial"/>
                  <w:b/>
                  <w:bCs/>
                  <w:sz w:val="14"/>
                  <w:szCs w:val="14"/>
                </w:rPr>
                <w:t>Rel-18</w:t>
              </w:r>
            </w:hyperlink>
          </w:p>
        </w:tc>
        <w:tc>
          <w:tcPr>
            <w:tcW w:w="301" w:type="pct"/>
            <w:shd w:val="clear" w:color="auto" w:fill="auto"/>
          </w:tcPr>
          <w:p w14:paraId="7DBC9A69" w14:textId="00A29BED" w:rsidR="00BD461B" w:rsidRPr="00BD461B" w:rsidRDefault="00EF515C" w:rsidP="00BD461B">
            <w:pPr>
              <w:rPr>
                <w:rFonts w:ascii="Arial" w:eastAsia="Times New Roman" w:hAnsi="Arial" w:cs="Arial"/>
                <w:color w:val="000000"/>
                <w:sz w:val="14"/>
                <w:szCs w:val="14"/>
                <w:lang w:eastAsia="en-GB"/>
              </w:rPr>
            </w:pPr>
            <w:hyperlink r:id="rId2562" w:history="1">
              <w:r w:rsidR="00BD461B" w:rsidRPr="00BD461B">
                <w:rPr>
                  <w:rStyle w:val="Hyperlink"/>
                  <w:rFonts w:ascii="Arial" w:hAnsi="Arial" w:cs="Arial"/>
                  <w:b/>
                  <w:bCs/>
                  <w:sz w:val="14"/>
                  <w:szCs w:val="14"/>
                </w:rPr>
                <w:t>38.213</w:t>
              </w:r>
            </w:hyperlink>
          </w:p>
        </w:tc>
        <w:tc>
          <w:tcPr>
            <w:tcW w:w="324" w:type="pct"/>
            <w:shd w:val="clear" w:color="auto" w:fill="auto"/>
          </w:tcPr>
          <w:p w14:paraId="477CAEA5" w14:textId="79448C0A"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1544DD90" w14:textId="55BD5DA2"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color w:val="000000"/>
                <w:sz w:val="14"/>
                <w:szCs w:val="14"/>
              </w:rPr>
              <w:t>TEI18, NR_UE_pow_sav_enh-Core</w:t>
            </w:r>
          </w:p>
        </w:tc>
        <w:tc>
          <w:tcPr>
            <w:tcW w:w="233" w:type="pct"/>
          </w:tcPr>
          <w:p w14:paraId="0DF4AD30" w14:textId="5CBDFAEC"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0637</w:t>
            </w:r>
          </w:p>
        </w:tc>
        <w:tc>
          <w:tcPr>
            <w:tcW w:w="226" w:type="pct"/>
          </w:tcPr>
          <w:p w14:paraId="7EA4D609" w14:textId="7F501F39"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14B4220A" w14:textId="3FCAD8B3"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957864" w14:paraId="70D1307D" w14:textId="77777777" w:rsidTr="00AA703E">
        <w:trPr>
          <w:trHeight w:val="20"/>
        </w:trPr>
        <w:tc>
          <w:tcPr>
            <w:tcW w:w="365" w:type="pct"/>
          </w:tcPr>
          <w:p w14:paraId="299EA277" w14:textId="1431CDE4" w:rsidR="00BD461B" w:rsidRPr="00B67066" w:rsidRDefault="006F79AF" w:rsidP="00BD461B">
            <w:pPr>
              <w:rPr>
                <w:rFonts w:ascii="Arial" w:eastAsia="Times New Roman" w:hAnsi="Arial" w:cs="Arial"/>
                <w:color w:val="000000"/>
                <w:sz w:val="14"/>
                <w:szCs w:val="14"/>
                <w:lang w:eastAsia="en-GB"/>
              </w:rPr>
            </w:pPr>
            <w:hyperlink r:id="rId2563" w:history="1">
              <w:r>
                <w:rPr>
                  <w:rStyle w:val="Hyperlink"/>
                  <w:rFonts w:ascii="Arial" w:hAnsi="Arial" w:cs="Arial"/>
                  <w:b/>
                  <w:bCs/>
                  <w:sz w:val="14"/>
                  <w:szCs w:val="14"/>
                </w:rPr>
                <w:t>R1-2405704</w:t>
              </w:r>
            </w:hyperlink>
          </w:p>
        </w:tc>
        <w:tc>
          <w:tcPr>
            <w:tcW w:w="1471" w:type="pct"/>
          </w:tcPr>
          <w:p w14:paraId="45CB658E" w14:textId="47AEF70F"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CR for 38.214 on TRS occasions for idle/inactive UEs</w:t>
            </w:r>
          </w:p>
        </w:tc>
        <w:tc>
          <w:tcPr>
            <w:tcW w:w="849" w:type="pct"/>
          </w:tcPr>
          <w:p w14:paraId="2703C683" w14:textId="1E48DD6F"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Ericsson, Nokia, Mediatek, CATT, Huawei, HiSilicon</w:t>
            </w:r>
          </w:p>
        </w:tc>
        <w:tc>
          <w:tcPr>
            <w:tcW w:w="248" w:type="pct"/>
          </w:tcPr>
          <w:p w14:paraId="56E365D5" w14:textId="63E822C4" w:rsidR="00BD461B" w:rsidRPr="00BD461B" w:rsidRDefault="00EF515C" w:rsidP="00BD461B">
            <w:pPr>
              <w:rPr>
                <w:rFonts w:ascii="Arial" w:eastAsia="Times New Roman" w:hAnsi="Arial" w:cs="Arial"/>
                <w:color w:val="000000"/>
                <w:sz w:val="14"/>
                <w:szCs w:val="14"/>
                <w:lang w:eastAsia="en-GB"/>
              </w:rPr>
            </w:pPr>
            <w:hyperlink r:id="rId2564" w:history="1">
              <w:r w:rsidR="00BD461B" w:rsidRPr="00BD461B">
                <w:rPr>
                  <w:rStyle w:val="Hyperlink"/>
                  <w:rFonts w:ascii="Arial" w:hAnsi="Arial" w:cs="Arial"/>
                  <w:b/>
                  <w:bCs/>
                  <w:sz w:val="14"/>
                  <w:szCs w:val="14"/>
                </w:rPr>
                <w:t>Rel-18</w:t>
              </w:r>
            </w:hyperlink>
          </w:p>
        </w:tc>
        <w:tc>
          <w:tcPr>
            <w:tcW w:w="301" w:type="pct"/>
            <w:shd w:val="clear" w:color="auto" w:fill="auto"/>
          </w:tcPr>
          <w:p w14:paraId="6CC678D7" w14:textId="5B8AADF1" w:rsidR="00BD461B" w:rsidRPr="00BD461B" w:rsidRDefault="00EF515C" w:rsidP="00BD461B">
            <w:pPr>
              <w:rPr>
                <w:rFonts w:ascii="Arial" w:eastAsia="Times New Roman" w:hAnsi="Arial" w:cs="Arial"/>
                <w:color w:val="000000"/>
                <w:sz w:val="14"/>
                <w:szCs w:val="14"/>
                <w:lang w:eastAsia="en-GB"/>
              </w:rPr>
            </w:pPr>
            <w:hyperlink r:id="rId2565" w:history="1">
              <w:r w:rsidR="00BD461B" w:rsidRPr="00BD461B">
                <w:rPr>
                  <w:rStyle w:val="Hyperlink"/>
                  <w:rFonts w:ascii="Arial" w:hAnsi="Arial" w:cs="Arial"/>
                  <w:b/>
                  <w:bCs/>
                  <w:sz w:val="14"/>
                  <w:szCs w:val="14"/>
                </w:rPr>
                <w:t>38.214</w:t>
              </w:r>
            </w:hyperlink>
          </w:p>
        </w:tc>
        <w:tc>
          <w:tcPr>
            <w:tcW w:w="324" w:type="pct"/>
            <w:shd w:val="clear" w:color="auto" w:fill="auto"/>
          </w:tcPr>
          <w:p w14:paraId="1516AF7E" w14:textId="723FD03D"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22573118" w14:textId="15249E43"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color w:val="000000"/>
                <w:sz w:val="14"/>
                <w:szCs w:val="14"/>
              </w:rPr>
              <w:t>TEI18, NR_UE_pow_sav_enh-Core</w:t>
            </w:r>
          </w:p>
        </w:tc>
        <w:tc>
          <w:tcPr>
            <w:tcW w:w="233" w:type="pct"/>
          </w:tcPr>
          <w:p w14:paraId="060321AA" w14:textId="38D82B9C"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0583</w:t>
            </w:r>
          </w:p>
        </w:tc>
        <w:tc>
          <w:tcPr>
            <w:tcW w:w="226" w:type="pct"/>
          </w:tcPr>
          <w:p w14:paraId="412F3639" w14:textId="580DCD26"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4B3FFCC7" w14:textId="2483FD9A"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957864" w14:paraId="672FE02F" w14:textId="77777777" w:rsidTr="000D3B3E">
        <w:trPr>
          <w:trHeight w:val="20"/>
        </w:trPr>
        <w:tc>
          <w:tcPr>
            <w:tcW w:w="365" w:type="pct"/>
          </w:tcPr>
          <w:p w14:paraId="3527DA5D" w14:textId="0C767B8B" w:rsidR="00BD461B" w:rsidRPr="00B67066" w:rsidRDefault="006F79AF" w:rsidP="00BD461B">
            <w:pPr>
              <w:rPr>
                <w:rFonts w:ascii="Arial" w:eastAsia="Times New Roman" w:hAnsi="Arial" w:cs="Arial"/>
                <w:color w:val="000000"/>
                <w:sz w:val="14"/>
                <w:szCs w:val="14"/>
                <w:lang w:eastAsia="en-GB"/>
              </w:rPr>
            </w:pPr>
            <w:hyperlink r:id="rId2566" w:history="1">
              <w:r>
                <w:rPr>
                  <w:rStyle w:val="Hyperlink"/>
                  <w:rFonts w:ascii="Arial" w:hAnsi="Arial" w:cs="Arial"/>
                  <w:b/>
                  <w:bCs/>
                  <w:sz w:val="14"/>
                  <w:szCs w:val="14"/>
                </w:rPr>
                <w:t>R1-2405705</w:t>
              </w:r>
            </w:hyperlink>
          </w:p>
        </w:tc>
        <w:tc>
          <w:tcPr>
            <w:tcW w:w="1471" w:type="pct"/>
          </w:tcPr>
          <w:p w14:paraId="54F0E465" w14:textId="448253A3"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Correction on CSI processing criteria for new NES capability signaling</w:t>
            </w:r>
          </w:p>
        </w:tc>
        <w:tc>
          <w:tcPr>
            <w:tcW w:w="849" w:type="pct"/>
          </w:tcPr>
          <w:p w14:paraId="3876E2E3" w14:textId="56CF69DB"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Moderator (Huawei), Apple, Samsung, Ericsson</w:t>
            </w:r>
          </w:p>
        </w:tc>
        <w:tc>
          <w:tcPr>
            <w:tcW w:w="248" w:type="pct"/>
          </w:tcPr>
          <w:p w14:paraId="43EB0365" w14:textId="76A4CBC4" w:rsidR="00BD461B" w:rsidRPr="00BD461B" w:rsidRDefault="00EF515C" w:rsidP="00BD461B">
            <w:pPr>
              <w:rPr>
                <w:rFonts w:ascii="Arial" w:eastAsia="Times New Roman" w:hAnsi="Arial" w:cs="Arial"/>
                <w:color w:val="000000"/>
                <w:sz w:val="14"/>
                <w:szCs w:val="14"/>
                <w:lang w:eastAsia="en-GB"/>
              </w:rPr>
            </w:pPr>
            <w:hyperlink r:id="rId2567" w:history="1">
              <w:r w:rsidR="00BD461B" w:rsidRPr="00BD461B">
                <w:rPr>
                  <w:rStyle w:val="Hyperlink"/>
                  <w:rFonts w:ascii="Arial" w:hAnsi="Arial" w:cs="Arial"/>
                  <w:b/>
                  <w:bCs/>
                  <w:sz w:val="14"/>
                  <w:szCs w:val="14"/>
                </w:rPr>
                <w:t>Rel-18</w:t>
              </w:r>
            </w:hyperlink>
          </w:p>
        </w:tc>
        <w:tc>
          <w:tcPr>
            <w:tcW w:w="301" w:type="pct"/>
            <w:shd w:val="clear" w:color="auto" w:fill="auto"/>
          </w:tcPr>
          <w:p w14:paraId="29EE06DF" w14:textId="2B2A21B4" w:rsidR="00BD461B" w:rsidRPr="00BD461B" w:rsidRDefault="00EF515C" w:rsidP="00BD461B">
            <w:pPr>
              <w:rPr>
                <w:rFonts w:ascii="Arial" w:eastAsia="Times New Roman" w:hAnsi="Arial" w:cs="Arial"/>
                <w:color w:val="000000"/>
                <w:sz w:val="14"/>
                <w:szCs w:val="14"/>
                <w:lang w:eastAsia="en-GB"/>
              </w:rPr>
            </w:pPr>
            <w:hyperlink r:id="rId2568" w:history="1">
              <w:r w:rsidR="00BD461B" w:rsidRPr="00BD461B">
                <w:rPr>
                  <w:rStyle w:val="Hyperlink"/>
                  <w:rFonts w:ascii="Arial" w:hAnsi="Arial" w:cs="Arial"/>
                  <w:b/>
                  <w:bCs/>
                  <w:sz w:val="14"/>
                  <w:szCs w:val="14"/>
                </w:rPr>
                <w:t>38.214</w:t>
              </w:r>
            </w:hyperlink>
          </w:p>
        </w:tc>
        <w:tc>
          <w:tcPr>
            <w:tcW w:w="324" w:type="pct"/>
            <w:shd w:val="clear" w:color="auto" w:fill="auto"/>
          </w:tcPr>
          <w:p w14:paraId="2B8A4FF0" w14:textId="0A5BC7D7"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74296321" w14:textId="7E0E4796" w:rsidR="00BD461B" w:rsidRPr="00BD461B" w:rsidRDefault="00EF515C" w:rsidP="00BD461B">
            <w:pPr>
              <w:rPr>
                <w:rFonts w:ascii="Arial" w:eastAsia="Times New Roman" w:hAnsi="Arial" w:cs="Arial"/>
                <w:color w:val="000000"/>
                <w:sz w:val="14"/>
                <w:szCs w:val="14"/>
                <w:lang w:eastAsia="en-GB"/>
              </w:rPr>
            </w:pPr>
            <w:hyperlink r:id="rId2569" w:history="1">
              <w:r w:rsidR="00BD461B" w:rsidRPr="00BD461B">
                <w:rPr>
                  <w:rStyle w:val="Hyperlink"/>
                  <w:rFonts w:ascii="Arial" w:hAnsi="Arial" w:cs="Arial"/>
                  <w:b/>
                  <w:bCs/>
                  <w:sz w:val="14"/>
                  <w:szCs w:val="14"/>
                </w:rPr>
                <w:t>Netw_Energy_NR-Core</w:t>
              </w:r>
            </w:hyperlink>
          </w:p>
        </w:tc>
        <w:tc>
          <w:tcPr>
            <w:tcW w:w="233" w:type="pct"/>
          </w:tcPr>
          <w:p w14:paraId="72CCEAFC" w14:textId="04DD4673"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0584</w:t>
            </w:r>
          </w:p>
        </w:tc>
        <w:tc>
          <w:tcPr>
            <w:tcW w:w="226" w:type="pct"/>
          </w:tcPr>
          <w:p w14:paraId="3A5FCB72" w14:textId="37E44E1E"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080C9EAC" w14:textId="4C95B269"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957864" w14:paraId="4FF7180F" w14:textId="77777777" w:rsidTr="000D3B3E">
        <w:trPr>
          <w:trHeight w:val="20"/>
        </w:trPr>
        <w:tc>
          <w:tcPr>
            <w:tcW w:w="365" w:type="pct"/>
          </w:tcPr>
          <w:p w14:paraId="32B851A7" w14:textId="58724F24" w:rsidR="00BD461B" w:rsidRPr="00B67066" w:rsidRDefault="006F79AF" w:rsidP="00BD461B">
            <w:pPr>
              <w:rPr>
                <w:rFonts w:ascii="Arial" w:eastAsia="Times New Roman" w:hAnsi="Arial" w:cs="Arial"/>
                <w:color w:val="000000"/>
                <w:sz w:val="14"/>
                <w:szCs w:val="14"/>
                <w:lang w:eastAsia="en-GB"/>
              </w:rPr>
            </w:pPr>
            <w:hyperlink r:id="rId2570" w:history="1">
              <w:r>
                <w:rPr>
                  <w:rStyle w:val="Hyperlink"/>
                  <w:rFonts w:ascii="Arial" w:hAnsi="Arial" w:cs="Arial"/>
                  <w:b/>
                  <w:bCs/>
                  <w:sz w:val="14"/>
                  <w:szCs w:val="14"/>
                </w:rPr>
                <w:t>R1-2405706</w:t>
              </w:r>
            </w:hyperlink>
          </w:p>
        </w:tc>
        <w:tc>
          <w:tcPr>
            <w:tcW w:w="1471" w:type="pct"/>
          </w:tcPr>
          <w:p w14:paraId="642140B1" w14:textId="65FD21FD"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Correction on PUSCH retransmission for CG RACH-less handover</w:t>
            </w:r>
          </w:p>
        </w:tc>
        <w:tc>
          <w:tcPr>
            <w:tcW w:w="849" w:type="pct"/>
          </w:tcPr>
          <w:p w14:paraId="6ABBBC03" w14:textId="3B0DC698"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Moderator (Thales), Huawei, HiSilicon, Samsung, CATT, Ericsson</w:t>
            </w:r>
          </w:p>
        </w:tc>
        <w:tc>
          <w:tcPr>
            <w:tcW w:w="248" w:type="pct"/>
          </w:tcPr>
          <w:p w14:paraId="3F28A6A4" w14:textId="25EA33FF" w:rsidR="00BD461B" w:rsidRPr="00BD461B" w:rsidRDefault="00EF515C" w:rsidP="00BD461B">
            <w:pPr>
              <w:rPr>
                <w:rFonts w:ascii="Arial" w:eastAsia="Times New Roman" w:hAnsi="Arial" w:cs="Arial"/>
                <w:color w:val="000000"/>
                <w:sz w:val="14"/>
                <w:szCs w:val="14"/>
                <w:lang w:eastAsia="en-GB"/>
              </w:rPr>
            </w:pPr>
            <w:hyperlink r:id="rId2571" w:history="1">
              <w:r w:rsidR="00BD461B" w:rsidRPr="00BD461B">
                <w:rPr>
                  <w:rStyle w:val="Hyperlink"/>
                  <w:rFonts w:ascii="Arial" w:hAnsi="Arial" w:cs="Arial"/>
                  <w:b/>
                  <w:bCs/>
                  <w:sz w:val="14"/>
                  <w:szCs w:val="14"/>
                </w:rPr>
                <w:t>Rel-18</w:t>
              </w:r>
            </w:hyperlink>
          </w:p>
        </w:tc>
        <w:tc>
          <w:tcPr>
            <w:tcW w:w="301" w:type="pct"/>
            <w:shd w:val="clear" w:color="auto" w:fill="auto"/>
          </w:tcPr>
          <w:p w14:paraId="158DBC78" w14:textId="24D98CEA" w:rsidR="00BD461B" w:rsidRPr="00BD461B" w:rsidRDefault="00EF515C" w:rsidP="00BD461B">
            <w:pPr>
              <w:rPr>
                <w:rFonts w:ascii="Arial" w:eastAsia="Times New Roman" w:hAnsi="Arial" w:cs="Arial"/>
                <w:color w:val="000000"/>
                <w:sz w:val="14"/>
                <w:szCs w:val="14"/>
                <w:lang w:eastAsia="en-GB"/>
              </w:rPr>
            </w:pPr>
            <w:hyperlink r:id="rId2572" w:history="1">
              <w:r w:rsidR="00BD461B" w:rsidRPr="00BD461B">
                <w:rPr>
                  <w:rStyle w:val="Hyperlink"/>
                  <w:rFonts w:ascii="Arial" w:hAnsi="Arial" w:cs="Arial"/>
                  <w:b/>
                  <w:bCs/>
                  <w:sz w:val="14"/>
                  <w:szCs w:val="14"/>
                </w:rPr>
                <w:t>38.213</w:t>
              </w:r>
            </w:hyperlink>
          </w:p>
        </w:tc>
        <w:tc>
          <w:tcPr>
            <w:tcW w:w="324" w:type="pct"/>
            <w:shd w:val="clear" w:color="auto" w:fill="auto"/>
          </w:tcPr>
          <w:p w14:paraId="798407BB" w14:textId="48FFA73A"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59297D5B" w14:textId="12BF3B15" w:rsidR="00BD461B" w:rsidRPr="00BD461B" w:rsidRDefault="00EF515C" w:rsidP="00BD461B">
            <w:pPr>
              <w:rPr>
                <w:rFonts w:ascii="Arial" w:eastAsia="Times New Roman" w:hAnsi="Arial" w:cs="Arial"/>
                <w:color w:val="000000"/>
                <w:sz w:val="14"/>
                <w:szCs w:val="14"/>
                <w:lang w:eastAsia="en-GB"/>
              </w:rPr>
            </w:pPr>
            <w:hyperlink r:id="rId2573" w:history="1">
              <w:r w:rsidR="00BD461B" w:rsidRPr="00BD461B">
                <w:rPr>
                  <w:rStyle w:val="Hyperlink"/>
                  <w:rFonts w:ascii="Arial" w:hAnsi="Arial" w:cs="Arial"/>
                  <w:b/>
                  <w:bCs/>
                  <w:sz w:val="14"/>
                  <w:szCs w:val="14"/>
                </w:rPr>
                <w:t>NR_NTN_enh-Core</w:t>
              </w:r>
            </w:hyperlink>
          </w:p>
        </w:tc>
        <w:tc>
          <w:tcPr>
            <w:tcW w:w="233" w:type="pct"/>
          </w:tcPr>
          <w:p w14:paraId="27BADF9B" w14:textId="4D4A5464"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0638</w:t>
            </w:r>
          </w:p>
        </w:tc>
        <w:tc>
          <w:tcPr>
            <w:tcW w:w="226" w:type="pct"/>
          </w:tcPr>
          <w:p w14:paraId="47210517" w14:textId="37947046"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58CD1DA5" w14:textId="54A3EF24"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957864" w14:paraId="1477D441" w14:textId="77777777" w:rsidTr="000D3B3E">
        <w:trPr>
          <w:trHeight w:val="20"/>
        </w:trPr>
        <w:tc>
          <w:tcPr>
            <w:tcW w:w="365" w:type="pct"/>
          </w:tcPr>
          <w:p w14:paraId="5562DE7A" w14:textId="11B111E1" w:rsidR="00BD461B" w:rsidRPr="00B67066" w:rsidRDefault="006F79AF" w:rsidP="00BD461B">
            <w:pPr>
              <w:rPr>
                <w:rFonts w:ascii="Arial" w:eastAsia="Times New Roman" w:hAnsi="Arial" w:cs="Arial"/>
                <w:color w:val="000000"/>
                <w:sz w:val="14"/>
                <w:szCs w:val="14"/>
                <w:lang w:eastAsia="en-GB"/>
              </w:rPr>
            </w:pPr>
            <w:hyperlink r:id="rId2574" w:history="1">
              <w:r>
                <w:rPr>
                  <w:rStyle w:val="Hyperlink"/>
                  <w:rFonts w:ascii="Arial" w:hAnsi="Arial" w:cs="Arial"/>
                  <w:b/>
                  <w:bCs/>
                  <w:sz w:val="14"/>
                  <w:szCs w:val="14"/>
                </w:rPr>
                <w:t>R1-2405707</w:t>
              </w:r>
            </w:hyperlink>
          </w:p>
        </w:tc>
        <w:tc>
          <w:tcPr>
            <w:tcW w:w="1471" w:type="pct"/>
          </w:tcPr>
          <w:p w14:paraId="4CFDBECB" w14:textId="03A2E719"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Correction to the provision of RTD in SL positioning</w:t>
            </w:r>
          </w:p>
        </w:tc>
        <w:tc>
          <w:tcPr>
            <w:tcW w:w="849" w:type="pct"/>
          </w:tcPr>
          <w:p w14:paraId="3D8D4EBC" w14:textId="1B886F2B"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Moderator (vivo), Huawei, HiSilicon</w:t>
            </w:r>
          </w:p>
        </w:tc>
        <w:tc>
          <w:tcPr>
            <w:tcW w:w="248" w:type="pct"/>
          </w:tcPr>
          <w:p w14:paraId="711245BB" w14:textId="301A1D62" w:rsidR="00BD461B" w:rsidRPr="00BD461B" w:rsidRDefault="00EF515C" w:rsidP="00BD461B">
            <w:pPr>
              <w:rPr>
                <w:rFonts w:ascii="Arial" w:eastAsia="Times New Roman" w:hAnsi="Arial" w:cs="Arial"/>
                <w:color w:val="000000"/>
                <w:sz w:val="14"/>
                <w:szCs w:val="14"/>
                <w:lang w:eastAsia="en-GB"/>
              </w:rPr>
            </w:pPr>
            <w:hyperlink r:id="rId2575" w:history="1">
              <w:r w:rsidR="00BD461B" w:rsidRPr="00BD461B">
                <w:rPr>
                  <w:rStyle w:val="Hyperlink"/>
                  <w:rFonts w:ascii="Arial" w:hAnsi="Arial" w:cs="Arial"/>
                  <w:b/>
                  <w:bCs/>
                  <w:sz w:val="14"/>
                  <w:szCs w:val="14"/>
                </w:rPr>
                <w:t>Rel-18</w:t>
              </w:r>
            </w:hyperlink>
          </w:p>
        </w:tc>
        <w:tc>
          <w:tcPr>
            <w:tcW w:w="301" w:type="pct"/>
            <w:shd w:val="clear" w:color="auto" w:fill="auto"/>
          </w:tcPr>
          <w:p w14:paraId="650A030E" w14:textId="74E60241" w:rsidR="00BD461B" w:rsidRPr="00BD461B" w:rsidRDefault="00EF515C" w:rsidP="00BD461B">
            <w:pPr>
              <w:rPr>
                <w:rFonts w:ascii="Arial" w:eastAsia="Times New Roman" w:hAnsi="Arial" w:cs="Arial"/>
                <w:color w:val="000000"/>
                <w:sz w:val="14"/>
                <w:szCs w:val="14"/>
                <w:lang w:eastAsia="en-GB"/>
              </w:rPr>
            </w:pPr>
            <w:hyperlink r:id="rId2576" w:history="1">
              <w:r w:rsidR="00BD461B" w:rsidRPr="00BD461B">
                <w:rPr>
                  <w:rStyle w:val="Hyperlink"/>
                  <w:rFonts w:ascii="Arial" w:hAnsi="Arial" w:cs="Arial"/>
                  <w:b/>
                  <w:bCs/>
                  <w:sz w:val="14"/>
                  <w:szCs w:val="14"/>
                </w:rPr>
                <w:t>38.214</w:t>
              </w:r>
            </w:hyperlink>
          </w:p>
        </w:tc>
        <w:tc>
          <w:tcPr>
            <w:tcW w:w="324" w:type="pct"/>
            <w:shd w:val="clear" w:color="auto" w:fill="auto"/>
          </w:tcPr>
          <w:p w14:paraId="4C240E1F" w14:textId="36F166A8"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1E3E9388" w14:textId="65FC1C5C" w:rsidR="00BD461B" w:rsidRPr="00BD461B" w:rsidRDefault="00EF515C" w:rsidP="00BD461B">
            <w:pPr>
              <w:rPr>
                <w:rFonts w:ascii="Arial" w:eastAsia="Times New Roman" w:hAnsi="Arial" w:cs="Arial"/>
                <w:color w:val="000000"/>
                <w:sz w:val="14"/>
                <w:szCs w:val="14"/>
                <w:lang w:eastAsia="en-GB"/>
              </w:rPr>
            </w:pPr>
            <w:hyperlink r:id="rId2577" w:history="1">
              <w:r w:rsidR="00BD461B" w:rsidRPr="00BD461B">
                <w:rPr>
                  <w:rStyle w:val="Hyperlink"/>
                  <w:rFonts w:ascii="Arial" w:hAnsi="Arial" w:cs="Arial"/>
                  <w:b/>
                  <w:bCs/>
                  <w:sz w:val="14"/>
                  <w:szCs w:val="14"/>
                </w:rPr>
                <w:t>NR_pos_enh2-Core</w:t>
              </w:r>
            </w:hyperlink>
          </w:p>
        </w:tc>
        <w:tc>
          <w:tcPr>
            <w:tcW w:w="233" w:type="pct"/>
          </w:tcPr>
          <w:p w14:paraId="61AE7AD5" w14:textId="13D8F3C1"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0585</w:t>
            </w:r>
          </w:p>
        </w:tc>
        <w:tc>
          <w:tcPr>
            <w:tcW w:w="226" w:type="pct"/>
          </w:tcPr>
          <w:p w14:paraId="7DAB2095" w14:textId="050BF009"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290DE0DA" w14:textId="3604303C"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957864" w14:paraId="7781B8F3" w14:textId="77777777" w:rsidTr="000D3B3E">
        <w:trPr>
          <w:trHeight w:val="20"/>
        </w:trPr>
        <w:tc>
          <w:tcPr>
            <w:tcW w:w="365" w:type="pct"/>
          </w:tcPr>
          <w:p w14:paraId="541678E9" w14:textId="31A33D05" w:rsidR="00BD461B" w:rsidRPr="00B67066" w:rsidRDefault="006F79AF" w:rsidP="00BD461B">
            <w:pPr>
              <w:rPr>
                <w:rFonts w:ascii="Arial" w:eastAsia="Times New Roman" w:hAnsi="Arial" w:cs="Arial"/>
                <w:color w:val="000000"/>
                <w:sz w:val="14"/>
                <w:szCs w:val="14"/>
                <w:lang w:eastAsia="en-GB"/>
              </w:rPr>
            </w:pPr>
            <w:hyperlink r:id="rId2578" w:history="1">
              <w:r>
                <w:rPr>
                  <w:rStyle w:val="Hyperlink"/>
                  <w:rFonts w:ascii="Arial" w:hAnsi="Arial" w:cs="Arial"/>
                  <w:b/>
                  <w:bCs/>
                  <w:sz w:val="14"/>
                  <w:szCs w:val="14"/>
                </w:rPr>
                <w:t>R1-2405709</w:t>
              </w:r>
            </w:hyperlink>
          </w:p>
        </w:tc>
        <w:tc>
          <w:tcPr>
            <w:tcW w:w="1471" w:type="pct"/>
          </w:tcPr>
          <w:p w14:paraId="7D295E6E" w14:textId="744CC974"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Correction on SSB to CG-SDT PUSCH mapping</w:t>
            </w:r>
          </w:p>
        </w:tc>
        <w:tc>
          <w:tcPr>
            <w:tcW w:w="849" w:type="pct"/>
          </w:tcPr>
          <w:p w14:paraId="37188F5B" w14:textId="40D9670B"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Moderator(ZTE), Samsung, Ericsson, vivo, Xiaomi, New H3C</w:t>
            </w:r>
          </w:p>
        </w:tc>
        <w:tc>
          <w:tcPr>
            <w:tcW w:w="248" w:type="pct"/>
          </w:tcPr>
          <w:p w14:paraId="44407764" w14:textId="59BB32A8" w:rsidR="00BD461B" w:rsidRPr="00BD461B" w:rsidRDefault="00EF515C" w:rsidP="00BD461B">
            <w:pPr>
              <w:rPr>
                <w:rFonts w:ascii="Arial" w:eastAsia="Times New Roman" w:hAnsi="Arial" w:cs="Arial"/>
                <w:color w:val="000000"/>
                <w:sz w:val="14"/>
                <w:szCs w:val="14"/>
                <w:lang w:eastAsia="en-GB"/>
              </w:rPr>
            </w:pPr>
            <w:hyperlink r:id="rId2579" w:history="1">
              <w:r w:rsidR="00BD461B" w:rsidRPr="00BD461B">
                <w:rPr>
                  <w:rStyle w:val="Hyperlink"/>
                  <w:rFonts w:ascii="Arial" w:hAnsi="Arial" w:cs="Arial"/>
                  <w:b/>
                  <w:bCs/>
                  <w:sz w:val="14"/>
                  <w:szCs w:val="14"/>
                </w:rPr>
                <w:t>Rel-17</w:t>
              </w:r>
            </w:hyperlink>
          </w:p>
        </w:tc>
        <w:tc>
          <w:tcPr>
            <w:tcW w:w="301" w:type="pct"/>
            <w:shd w:val="clear" w:color="auto" w:fill="auto"/>
          </w:tcPr>
          <w:p w14:paraId="78310F4A" w14:textId="7D932E18" w:rsidR="00BD461B" w:rsidRPr="00BD461B" w:rsidRDefault="00EF515C" w:rsidP="00BD461B">
            <w:pPr>
              <w:rPr>
                <w:rFonts w:ascii="Arial" w:eastAsia="Times New Roman" w:hAnsi="Arial" w:cs="Arial"/>
                <w:color w:val="000000"/>
                <w:sz w:val="14"/>
                <w:szCs w:val="14"/>
                <w:lang w:eastAsia="en-GB"/>
              </w:rPr>
            </w:pPr>
            <w:hyperlink r:id="rId2580" w:history="1">
              <w:r w:rsidR="00BD461B" w:rsidRPr="00BD461B">
                <w:rPr>
                  <w:rStyle w:val="Hyperlink"/>
                  <w:rFonts w:ascii="Arial" w:hAnsi="Arial" w:cs="Arial"/>
                  <w:b/>
                  <w:bCs/>
                  <w:sz w:val="14"/>
                  <w:szCs w:val="14"/>
                </w:rPr>
                <w:t>38.213</w:t>
              </w:r>
            </w:hyperlink>
          </w:p>
        </w:tc>
        <w:tc>
          <w:tcPr>
            <w:tcW w:w="324" w:type="pct"/>
            <w:shd w:val="clear" w:color="auto" w:fill="auto"/>
          </w:tcPr>
          <w:p w14:paraId="0D249388" w14:textId="125C5179"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17.9.0</w:t>
            </w:r>
          </w:p>
        </w:tc>
        <w:tc>
          <w:tcPr>
            <w:tcW w:w="779" w:type="pct"/>
          </w:tcPr>
          <w:p w14:paraId="4F3C6F71" w14:textId="7AAE4115" w:rsidR="00BD461B" w:rsidRPr="00BD461B" w:rsidRDefault="00EF515C" w:rsidP="00BD461B">
            <w:pPr>
              <w:rPr>
                <w:rFonts w:ascii="Arial" w:eastAsia="Times New Roman" w:hAnsi="Arial" w:cs="Arial"/>
                <w:color w:val="000000"/>
                <w:sz w:val="14"/>
                <w:szCs w:val="14"/>
                <w:lang w:eastAsia="en-GB"/>
              </w:rPr>
            </w:pPr>
            <w:hyperlink r:id="rId2581" w:history="1">
              <w:r w:rsidR="00BD461B" w:rsidRPr="00BD461B">
                <w:rPr>
                  <w:rStyle w:val="Hyperlink"/>
                  <w:rFonts w:ascii="Arial" w:hAnsi="Arial" w:cs="Arial"/>
                  <w:b/>
                  <w:bCs/>
                  <w:sz w:val="14"/>
                  <w:szCs w:val="14"/>
                </w:rPr>
                <w:t>NR_SmallData_INACTIVE-Core</w:t>
              </w:r>
            </w:hyperlink>
          </w:p>
        </w:tc>
        <w:tc>
          <w:tcPr>
            <w:tcW w:w="233" w:type="pct"/>
          </w:tcPr>
          <w:p w14:paraId="5C8C343D" w14:textId="0A03B054"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0639</w:t>
            </w:r>
          </w:p>
        </w:tc>
        <w:tc>
          <w:tcPr>
            <w:tcW w:w="226" w:type="pct"/>
          </w:tcPr>
          <w:p w14:paraId="09BD0179" w14:textId="4A9036FE"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32EE355B" w14:textId="199A9C1F"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957864" w14:paraId="4ABC83B7" w14:textId="77777777" w:rsidTr="000D3B3E">
        <w:trPr>
          <w:trHeight w:val="20"/>
        </w:trPr>
        <w:tc>
          <w:tcPr>
            <w:tcW w:w="365" w:type="pct"/>
          </w:tcPr>
          <w:p w14:paraId="46A13AC3" w14:textId="7D9BAFF3" w:rsidR="00BD461B" w:rsidRPr="00B67066" w:rsidRDefault="006F79AF" w:rsidP="00BD461B">
            <w:pPr>
              <w:rPr>
                <w:rFonts w:ascii="Arial" w:eastAsia="Times New Roman" w:hAnsi="Arial" w:cs="Arial"/>
                <w:color w:val="000000"/>
                <w:sz w:val="14"/>
                <w:szCs w:val="14"/>
                <w:lang w:eastAsia="en-GB"/>
              </w:rPr>
            </w:pPr>
            <w:hyperlink r:id="rId2582" w:history="1">
              <w:r>
                <w:rPr>
                  <w:rStyle w:val="Hyperlink"/>
                  <w:rFonts w:ascii="Arial" w:hAnsi="Arial" w:cs="Arial"/>
                  <w:b/>
                  <w:bCs/>
                  <w:sz w:val="14"/>
                  <w:szCs w:val="14"/>
                </w:rPr>
                <w:t>R1-2405710</w:t>
              </w:r>
            </w:hyperlink>
          </w:p>
        </w:tc>
        <w:tc>
          <w:tcPr>
            <w:tcW w:w="1471" w:type="pct"/>
          </w:tcPr>
          <w:p w14:paraId="325827AD" w14:textId="5B63E146"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Correction on SSB to CG-SDT PUSCH mapping</w:t>
            </w:r>
          </w:p>
        </w:tc>
        <w:tc>
          <w:tcPr>
            <w:tcW w:w="849" w:type="pct"/>
          </w:tcPr>
          <w:p w14:paraId="7AF6F3B5" w14:textId="21C6298D"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Moderator(ZTE), Samsung, Ericsson, vivo, Xiaomi, New H3C</w:t>
            </w:r>
          </w:p>
        </w:tc>
        <w:tc>
          <w:tcPr>
            <w:tcW w:w="248" w:type="pct"/>
          </w:tcPr>
          <w:p w14:paraId="6EF05B1D" w14:textId="5B640FAD" w:rsidR="00BD461B" w:rsidRPr="00BD461B" w:rsidRDefault="00EF515C" w:rsidP="00BD461B">
            <w:pPr>
              <w:rPr>
                <w:rFonts w:ascii="Arial" w:eastAsia="Times New Roman" w:hAnsi="Arial" w:cs="Arial"/>
                <w:color w:val="000000"/>
                <w:sz w:val="14"/>
                <w:szCs w:val="14"/>
                <w:lang w:eastAsia="en-GB"/>
              </w:rPr>
            </w:pPr>
            <w:hyperlink r:id="rId2583" w:history="1">
              <w:r w:rsidR="00BD461B" w:rsidRPr="00BD461B">
                <w:rPr>
                  <w:rStyle w:val="Hyperlink"/>
                  <w:rFonts w:ascii="Arial" w:hAnsi="Arial" w:cs="Arial"/>
                  <w:b/>
                  <w:bCs/>
                  <w:sz w:val="14"/>
                  <w:szCs w:val="14"/>
                </w:rPr>
                <w:t>Rel-18</w:t>
              </w:r>
            </w:hyperlink>
          </w:p>
        </w:tc>
        <w:tc>
          <w:tcPr>
            <w:tcW w:w="301" w:type="pct"/>
            <w:shd w:val="clear" w:color="auto" w:fill="auto"/>
          </w:tcPr>
          <w:p w14:paraId="15E46B30" w14:textId="28BA4574" w:rsidR="00BD461B" w:rsidRPr="00BD461B" w:rsidRDefault="00EF515C" w:rsidP="00BD461B">
            <w:pPr>
              <w:rPr>
                <w:rFonts w:ascii="Arial" w:eastAsia="Times New Roman" w:hAnsi="Arial" w:cs="Arial"/>
                <w:color w:val="000000"/>
                <w:sz w:val="14"/>
                <w:szCs w:val="14"/>
                <w:lang w:eastAsia="en-GB"/>
              </w:rPr>
            </w:pPr>
            <w:hyperlink r:id="rId2584" w:history="1">
              <w:r w:rsidR="00BD461B" w:rsidRPr="00BD461B">
                <w:rPr>
                  <w:rStyle w:val="Hyperlink"/>
                  <w:rFonts w:ascii="Arial" w:hAnsi="Arial" w:cs="Arial"/>
                  <w:b/>
                  <w:bCs/>
                  <w:sz w:val="14"/>
                  <w:szCs w:val="14"/>
                </w:rPr>
                <w:t>38.213</w:t>
              </w:r>
            </w:hyperlink>
          </w:p>
        </w:tc>
        <w:tc>
          <w:tcPr>
            <w:tcW w:w="324" w:type="pct"/>
            <w:shd w:val="clear" w:color="auto" w:fill="auto"/>
          </w:tcPr>
          <w:p w14:paraId="76F0C974" w14:textId="0D07324F"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0E6D701D" w14:textId="6821B8E5" w:rsidR="00BD461B" w:rsidRPr="00BD461B" w:rsidRDefault="00EF515C" w:rsidP="00BD461B">
            <w:pPr>
              <w:rPr>
                <w:rFonts w:ascii="Arial" w:eastAsia="Times New Roman" w:hAnsi="Arial" w:cs="Arial"/>
                <w:color w:val="000000"/>
                <w:sz w:val="14"/>
                <w:szCs w:val="14"/>
                <w:lang w:eastAsia="en-GB"/>
              </w:rPr>
            </w:pPr>
            <w:hyperlink r:id="rId2585" w:history="1">
              <w:r w:rsidR="00BD461B" w:rsidRPr="00BD461B">
                <w:rPr>
                  <w:rStyle w:val="Hyperlink"/>
                  <w:rFonts w:ascii="Arial" w:hAnsi="Arial" w:cs="Arial"/>
                  <w:b/>
                  <w:bCs/>
                  <w:sz w:val="14"/>
                  <w:szCs w:val="14"/>
                </w:rPr>
                <w:t>NR_SmallData_INACTIVE-Core</w:t>
              </w:r>
            </w:hyperlink>
          </w:p>
        </w:tc>
        <w:tc>
          <w:tcPr>
            <w:tcW w:w="233" w:type="pct"/>
          </w:tcPr>
          <w:p w14:paraId="1772BD83" w14:textId="70BF0BDF"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0640</w:t>
            </w:r>
          </w:p>
        </w:tc>
        <w:tc>
          <w:tcPr>
            <w:tcW w:w="226" w:type="pct"/>
          </w:tcPr>
          <w:p w14:paraId="27DD0E2D" w14:textId="6C374C51"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6675A80A" w14:textId="2077A541"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A</w:t>
            </w:r>
          </w:p>
        </w:tc>
      </w:tr>
      <w:tr w:rsidR="00BD461B" w:rsidRPr="00957864" w14:paraId="4583BED5" w14:textId="77777777" w:rsidTr="000D3B3E">
        <w:trPr>
          <w:trHeight w:val="20"/>
        </w:trPr>
        <w:tc>
          <w:tcPr>
            <w:tcW w:w="365" w:type="pct"/>
          </w:tcPr>
          <w:p w14:paraId="3D15D587" w14:textId="14124983" w:rsidR="00BD461B" w:rsidRPr="00B67066" w:rsidRDefault="006F79AF" w:rsidP="00BD461B">
            <w:pPr>
              <w:rPr>
                <w:rFonts w:ascii="Arial" w:eastAsia="Times New Roman" w:hAnsi="Arial" w:cs="Arial"/>
                <w:color w:val="000000"/>
                <w:sz w:val="14"/>
                <w:szCs w:val="14"/>
                <w:lang w:eastAsia="en-GB"/>
              </w:rPr>
            </w:pPr>
            <w:hyperlink r:id="rId2586" w:history="1">
              <w:r>
                <w:rPr>
                  <w:rStyle w:val="Hyperlink"/>
                  <w:rFonts w:ascii="Arial" w:hAnsi="Arial" w:cs="Arial"/>
                  <w:b/>
                  <w:bCs/>
                  <w:sz w:val="14"/>
                  <w:szCs w:val="14"/>
                </w:rPr>
                <w:t>R1-2405713</w:t>
              </w:r>
            </w:hyperlink>
          </w:p>
        </w:tc>
        <w:tc>
          <w:tcPr>
            <w:tcW w:w="1471" w:type="pct"/>
          </w:tcPr>
          <w:p w14:paraId="09AD71EA" w14:textId="65E9E0FF"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Correction on priority for LTM CSI report</w:t>
            </w:r>
          </w:p>
        </w:tc>
        <w:tc>
          <w:tcPr>
            <w:tcW w:w="849" w:type="pct"/>
          </w:tcPr>
          <w:p w14:paraId="5DF7D7A0" w14:textId="58698288"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Moderator (Fujitsu), ZTE, Ericsson, Google, Huawei, HiSilicon, Langbo, Lenovo, New H3C, Nokia, Samsung</w:t>
            </w:r>
          </w:p>
        </w:tc>
        <w:tc>
          <w:tcPr>
            <w:tcW w:w="248" w:type="pct"/>
          </w:tcPr>
          <w:p w14:paraId="0818091E" w14:textId="290B82C2" w:rsidR="00BD461B" w:rsidRPr="00BD461B" w:rsidRDefault="00EF515C" w:rsidP="00BD461B">
            <w:pPr>
              <w:rPr>
                <w:rFonts w:ascii="Arial" w:eastAsia="Times New Roman" w:hAnsi="Arial" w:cs="Arial"/>
                <w:color w:val="000000"/>
                <w:sz w:val="14"/>
                <w:szCs w:val="14"/>
                <w:lang w:eastAsia="en-GB"/>
              </w:rPr>
            </w:pPr>
            <w:hyperlink r:id="rId2587" w:history="1">
              <w:r w:rsidR="00BD461B" w:rsidRPr="00BD461B">
                <w:rPr>
                  <w:rStyle w:val="Hyperlink"/>
                  <w:rFonts w:ascii="Arial" w:hAnsi="Arial" w:cs="Arial"/>
                  <w:b/>
                  <w:bCs/>
                  <w:sz w:val="14"/>
                  <w:szCs w:val="14"/>
                </w:rPr>
                <w:t>Rel-18</w:t>
              </w:r>
            </w:hyperlink>
          </w:p>
        </w:tc>
        <w:tc>
          <w:tcPr>
            <w:tcW w:w="301" w:type="pct"/>
            <w:shd w:val="clear" w:color="auto" w:fill="auto"/>
          </w:tcPr>
          <w:p w14:paraId="1D227E45" w14:textId="39A425A4" w:rsidR="00BD461B" w:rsidRPr="00BD461B" w:rsidRDefault="00EF515C" w:rsidP="00BD461B">
            <w:pPr>
              <w:rPr>
                <w:rFonts w:ascii="Arial" w:eastAsia="Times New Roman" w:hAnsi="Arial" w:cs="Arial"/>
                <w:color w:val="000000"/>
                <w:sz w:val="14"/>
                <w:szCs w:val="14"/>
                <w:lang w:eastAsia="en-GB"/>
              </w:rPr>
            </w:pPr>
            <w:hyperlink r:id="rId2588" w:history="1">
              <w:r w:rsidR="00BD461B" w:rsidRPr="00BD461B">
                <w:rPr>
                  <w:rStyle w:val="Hyperlink"/>
                  <w:rFonts w:ascii="Arial" w:hAnsi="Arial" w:cs="Arial"/>
                  <w:b/>
                  <w:bCs/>
                  <w:sz w:val="14"/>
                  <w:szCs w:val="14"/>
                </w:rPr>
                <w:t>38.213</w:t>
              </w:r>
            </w:hyperlink>
          </w:p>
        </w:tc>
        <w:tc>
          <w:tcPr>
            <w:tcW w:w="324" w:type="pct"/>
            <w:shd w:val="clear" w:color="auto" w:fill="auto"/>
          </w:tcPr>
          <w:p w14:paraId="4F52E3A6" w14:textId="6944E442"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39F43531" w14:textId="12F5B675" w:rsidR="00BD461B" w:rsidRPr="00BD461B" w:rsidRDefault="00EF515C" w:rsidP="00BD461B">
            <w:pPr>
              <w:rPr>
                <w:rFonts w:ascii="Arial" w:eastAsia="Times New Roman" w:hAnsi="Arial" w:cs="Arial"/>
                <w:color w:val="000000"/>
                <w:sz w:val="14"/>
                <w:szCs w:val="14"/>
                <w:lang w:eastAsia="en-GB"/>
              </w:rPr>
            </w:pPr>
            <w:hyperlink r:id="rId2589" w:history="1">
              <w:r w:rsidR="00BD461B" w:rsidRPr="00BD461B">
                <w:rPr>
                  <w:rStyle w:val="Hyperlink"/>
                  <w:rFonts w:ascii="Arial" w:hAnsi="Arial" w:cs="Arial"/>
                  <w:b/>
                  <w:bCs/>
                  <w:sz w:val="14"/>
                  <w:szCs w:val="14"/>
                </w:rPr>
                <w:t>NR_Mob_enh2-Core</w:t>
              </w:r>
            </w:hyperlink>
          </w:p>
        </w:tc>
        <w:tc>
          <w:tcPr>
            <w:tcW w:w="233" w:type="pct"/>
          </w:tcPr>
          <w:p w14:paraId="68A96321" w14:textId="7765715B"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0643</w:t>
            </w:r>
          </w:p>
        </w:tc>
        <w:tc>
          <w:tcPr>
            <w:tcW w:w="226" w:type="pct"/>
          </w:tcPr>
          <w:p w14:paraId="454CCA05" w14:textId="09BA9B82"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2DEF0446" w14:textId="56EC8FFC"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957864" w14:paraId="3336C8A8" w14:textId="77777777" w:rsidTr="000D3B3E">
        <w:trPr>
          <w:trHeight w:val="20"/>
        </w:trPr>
        <w:tc>
          <w:tcPr>
            <w:tcW w:w="365" w:type="pct"/>
          </w:tcPr>
          <w:p w14:paraId="6A3CBD34" w14:textId="13F458D2" w:rsidR="00BD461B" w:rsidRPr="00B67066" w:rsidRDefault="006F79AF" w:rsidP="00BD461B">
            <w:pPr>
              <w:rPr>
                <w:rFonts w:ascii="Arial" w:eastAsia="Times New Roman" w:hAnsi="Arial" w:cs="Arial"/>
                <w:color w:val="000000"/>
                <w:sz w:val="14"/>
                <w:szCs w:val="14"/>
                <w:lang w:eastAsia="en-GB"/>
              </w:rPr>
            </w:pPr>
            <w:hyperlink r:id="rId2590" w:history="1">
              <w:r>
                <w:rPr>
                  <w:rStyle w:val="Hyperlink"/>
                  <w:rFonts w:ascii="Arial" w:hAnsi="Arial" w:cs="Arial"/>
                  <w:b/>
                  <w:bCs/>
                  <w:sz w:val="14"/>
                  <w:szCs w:val="14"/>
                </w:rPr>
                <w:t>R1-2405714</w:t>
              </w:r>
            </w:hyperlink>
          </w:p>
        </w:tc>
        <w:tc>
          <w:tcPr>
            <w:tcW w:w="1471" w:type="pct"/>
          </w:tcPr>
          <w:p w14:paraId="37336D33" w14:textId="35F79E50"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Corrections to the beam of CFRA triggered by cell switch command in TS38.213</w:t>
            </w:r>
          </w:p>
        </w:tc>
        <w:tc>
          <w:tcPr>
            <w:tcW w:w="849" w:type="pct"/>
          </w:tcPr>
          <w:p w14:paraId="4AF11A4A" w14:textId="77813ED9"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Moderator (Fujitsu), Huawei, HiSilicon, Ericsson, Google, Langbo, Lenovo, New H3C, Nokia, Samsung, ZTE</w:t>
            </w:r>
          </w:p>
        </w:tc>
        <w:tc>
          <w:tcPr>
            <w:tcW w:w="248" w:type="pct"/>
          </w:tcPr>
          <w:p w14:paraId="1E8A5DC7" w14:textId="4C5C9482" w:rsidR="00BD461B" w:rsidRPr="00BD461B" w:rsidRDefault="00EF515C" w:rsidP="00BD461B">
            <w:pPr>
              <w:rPr>
                <w:rFonts w:ascii="Arial" w:eastAsia="Times New Roman" w:hAnsi="Arial" w:cs="Arial"/>
                <w:color w:val="000000"/>
                <w:sz w:val="14"/>
                <w:szCs w:val="14"/>
                <w:lang w:eastAsia="en-GB"/>
              </w:rPr>
            </w:pPr>
            <w:hyperlink r:id="rId2591" w:history="1">
              <w:r w:rsidR="00BD461B" w:rsidRPr="00BD461B">
                <w:rPr>
                  <w:rStyle w:val="Hyperlink"/>
                  <w:rFonts w:ascii="Arial" w:hAnsi="Arial" w:cs="Arial"/>
                  <w:b/>
                  <w:bCs/>
                  <w:sz w:val="14"/>
                  <w:szCs w:val="14"/>
                </w:rPr>
                <w:t>Rel-18</w:t>
              </w:r>
            </w:hyperlink>
          </w:p>
        </w:tc>
        <w:tc>
          <w:tcPr>
            <w:tcW w:w="301" w:type="pct"/>
            <w:shd w:val="clear" w:color="auto" w:fill="auto"/>
          </w:tcPr>
          <w:p w14:paraId="3D3C6D6A" w14:textId="16BA1087" w:rsidR="00BD461B" w:rsidRPr="00BD461B" w:rsidRDefault="00EF515C" w:rsidP="00BD461B">
            <w:pPr>
              <w:rPr>
                <w:rFonts w:ascii="Arial" w:eastAsia="Times New Roman" w:hAnsi="Arial" w:cs="Arial"/>
                <w:color w:val="000000"/>
                <w:sz w:val="14"/>
                <w:szCs w:val="14"/>
                <w:lang w:eastAsia="en-GB"/>
              </w:rPr>
            </w:pPr>
            <w:hyperlink r:id="rId2592" w:history="1">
              <w:r w:rsidR="00BD461B" w:rsidRPr="00BD461B">
                <w:rPr>
                  <w:rStyle w:val="Hyperlink"/>
                  <w:rFonts w:ascii="Arial" w:hAnsi="Arial" w:cs="Arial"/>
                  <w:b/>
                  <w:bCs/>
                  <w:sz w:val="14"/>
                  <w:szCs w:val="14"/>
                </w:rPr>
                <w:t>38.213</w:t>
              </w:r>
            </w:hyperlink>
          </w:p>
        </w:tc>
        <w:tc>
          <w:tcPr>
            <w:tcW w:w="324" w:type="pct"/>
            <w:shd w:val="clear" w:color="auto" w:fill="auto"/>
          </w:tcPr>
          <w:p w14:paraId="523E5858" w14:textId="7B18C196"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3CD003D5" w14:textId="7FC7A0AF" w:rsidR="00BD461B" w:rsidRPr="00BD461B" w:rsidRDefault="00EF515C" w:rsidP="00BD461B">
            <w:pPr>
              <w:rPr>
                <w:rFonts w:ascii="Arial" w:eastAsia="Times New Roman" w:hAnsi="Arial" w:cs="Arial"/>
                <w:color w:val="000000"/>
                <w:sz w:val="14"/>
                <w:szCs w:val="14"/>
                <w:lang w:eastAsia="en-GB"/>
              </w:rPr>
            </w:pPr>
            <w:hyperlink r:id="rId2593" w:history="1">
              <w:r w:rsidR="00BD461B" w:rsidRPr="00BD461B">
                <w:rPr>
                  <w:rStyle w:val="Hyperlink"/>
                  <w:rFonts w:ascii="Arial" w:hAnsi="Arial" w:cs="Arial"/>
                  <w:b/>
                  <w:bCs/>
                  <w:sz w:val="14"/>
                  <w:szCs w:val="14"/>
                </w:rPr>
                <w:t>NR_Mob_enh2-Core</w:t>
              </w:r>
            </w:hyperlink>
          </w:p>
        </w:tc>
        <w:tc>
          <w:tcPr>
            <w:tcW w:w="233" w:type="pct"/>
          </w:tcPr>
          <w:p w14:paraId="132FD062" w14:textId="286C49E5"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0644</w:t>
            </w:r>
          </w:p>
        </w:tc>
        <w:tc>
          <w:tcPr>
            <w:tcW w:w="226" w:type="pct"/>
          </w:tcPr>
          <w:p w14:paraId="2C59F673" w14:textId="5D5B9475"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1250721F" w14:textId="1D5B242C"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957864" w14:paraId="410AF43F" w14:textId="77777777" w:rsidTr="000D3B3E">
        <w:trPr>
          <w:trHeight w:val="20"/>
        </w:trPr>
        <w:tc>
          <w:tcPr>
            <w:tcW w:w="365" w:type="pct"/>
          </w:tcPr>
          <w:p w14:paraId="57BCB41D" w14:textId="410063C4" w:rsidR="00BD461B" w:rsidRPr="00B67066" w:rsidRDefault="006F79AF" w:rsidP="00BD461B">
            <w:pPr>
              <w:rPr>
                <w:rFonts w:ascii="Arial" w:eastAsia="Times New Roman" w:hAnsi="Arial" w:cs="Arial"/>
                <w:color w:val="000000"/>
                <w:sz w:val="14"/>
                <w:szCs w:val="14"/>
                <w:lang w:eastAsia="en-GB"/>
              </w:rPr>
            </w:pPr>
            <w:hyperlink r:id="rId2594" w:history="1">
              <w:r>
                <w:rPr>
                  <w:rStyle w:val="Hyperlink"/>
                  <w:rFonts w:ascii="Arial" w:hAnsi="Arial" w:cs="Arial"/>
                  <w:b/>
                  <w:bCs/>
                  <w:sz w:val="14"/>
                  <w:szCs w:val="14"/>
                </w:rPr>
                <w:t>R1-2405715</w:t>
              </w:r>
            </w:hyperlink>
          </w:p>
        </w:tc>
        <w:tc>
          <w:tcPr>
            <w:tcW w:w="1471" w:type="pct"/>
          </w:tcPr>
          <w:p w14:paraId="7D56A9A1" w14:textId="3AC3AA67"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Correction on TCI state applied for CORESETs other than CORESET 0 in LTM</w:t>
            </w:r>
          </w:p>
        </w:tc>
        <w:tc>
          <w:tcPr>
            <w:tcW w:w="849" w:type="pct"/>
          </w:tcPr>
          <w:p w14:paraId="00B67150" w14:textId="7F6D0961"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Moderator (Fujitsu), Nokia, Ericsson, Google, Huawei, HiSilicon, Langbo, Lenovo, New H3C, Samsung, ZTE</w:t>
            </w:r>
          </w:p>
        </w:tc>
        <w:tc>
          <w:tcPr>
            <w:tcW w:w="248" w:type="pct"/>
          </w:tcPr>
          <w:p w14:paraId="7225CC39" w14:textId="4C877364" w:rsidR="00BD461B" w:rsidRPr="00BD461B" w:rsidRDefault="00EF515C" w:rsidP="00BD461B">
            <w:pPr>
              <w:rPr>
                <w:rFonts w:ascii="Arial" w:eastAsia="Times New Roman" w:hAnsi="Arial" w:cs="Arial"/>
                <w:color w:val="000000"/>
                <w:sz w:val="14"/>
                <w:szCs w:val="14"/>
                <w:lang w:eastAsia="en-GB"/>
              </w:rPr>
            </w:pPr>
            <w:hyperlink r:id="rId2595" w:history="1">
              <w:r w:rsidR="00BD461B" w:rsidRPr="00BD461B">
                <w:rPr>
                  <w:rStyle w:val="Hyperlink"/>
                  <w:rFonts w:ascii="Arial" w:hAnsi="Arial" w:cs="Arial"/>
                  <w:b/>
                  <w:bCs/>
                  <w:sz w:val="14"/>
                  <w:szCs w:val="14"/>
                </w:rPr>
                <w:t>Rel-18</w:t>
              </w:r>
            </w:hyperlink>
          </w:p>
        </w:tc>
        <w:tc>
          <w:tcPr>
            <w:tcW w:w="301" w:type="pct"/>
            <w:shd w:val="clear" w:color="auto" w:fill="auto"/>
          </w:tcPr>
          <w:p w14:paraId="2F188F76" w14:textId="0362A124" w:rsidR="00BD461B" w:rsidRPr="00BD461B" w:rsidRDefault="00EF515C" w:rsidP="00BD461B">
            <w:pPr>
              <w:rPr>
                <w:rFonts w:ascii="Arial" w:eastAsia="Times New Roman" w:hAnsi="Arial" w:cs="Arial"/>
                <w:color w:val="000000"/>
                <w:sz w:val="14"/>
                <w:szCs w:val="14"/>
                <w:lang w:eastAsia="en-GB"/>
              </w:rPr>
            </w:pPr>
            <w:hyperlink r:id="rId2596" w:history="1">
              <w:r w:rsidR="00BD461B" w:rsidRPr="00BD461B">
                <w:rPr>
                  <w:rStyle w:val="Hyperlink"/>
                  <w:rFonts w:ascii="Arial" w:hAnsi="Arial" w:cs="Arial"/>
                  <w:b/>
                  <w:bCs/>
                  <w:sz w:val="14"/>
                  <w:szCs w:val="14"/>
                </w:rPr>
                <w:t>38.213</w:t>
              </w:r>
            </w:hyperlink>
          </w:p>
        </w:tc>
        <w:tc>
          <w:tcPr>
            <w:tcW w:w="324" w:type="pct"/>
            <w:shd w:val="clear" w:color="auto" w:fill="auto"/>
          </w:tcPr>
          <w:p w14:paraId="5C445E55" w14:textId="79CCA56F"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45E3D31F" w14:textId="3AF39ED7" w:rsidR="00BD461B" w:rsidRPr="00BD461B" w:rsidRDefault="00EF515C" w:rsidP="00BD461B">
            <w:pPr>
              <w:rPr>
                <w:rFonts w:ascii="Arial" w:eastAsia="Times New Roman" w:hAnsi="Arial" w:cs="Arial"/>
                <w:color w:val="000000"/>
                <w:sz w:val="14"/>
                <w:szCs w:val="14"/>
                <w:lang w:eastAsia="en-GB"/>
              </w:rPr>
            </w:pPr>
            <w:hyperlink r:id="rId2597" w:history="1">
              <w:r w:rsidR="00BD461B" w:rsidRPr="00BD461B">
                <w:rPr>
                  <w:rStyle w:val="Hyperlink"/>
                  <w:rFonts w:ascii="Arial" w:hAnsi="Arial" w:cs="Arial"/>
                  <w:b/>
                  <w:bCs/>
                  <w:sz w:val="14"/>
                  <w:szCs w:val="14"/>
                </w:rPr>
                <w:t>NR_Mob_enh2-Core</w:t>
              </w:r>
            </w:hyperlink>
          </w:p>
        </w:tc>
        <w:tc>
          <w:tcPr>
            <w:tcW w:w="233" w:type="pct"/>
          </w:tcPr>
          <w:p w14:paraId="502729D9" w14:textId="2F218056"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0645</w:t>
            </w:r>
          </w:p>
        </w:tc>
        <w:tc>
          <w:tcPr>
            <w:tcW w:w="226" w:type="pct"/>
          </w:tcPr>
          <w:p w14:paraId="097D3EA8" w14:textId="3345421A"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24D957D3" w14:textId="0305B7A4"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957864" w14:paraId="4F11162F" w14:textId="77777777" w:rsidTr="000D3B3E">
        <w:trPr>
          <w:trHeight w:val="20"/>
        </w:trPr>
        <w:tc>
          <w:tcPr>
            <w:tcW w:w="365" w:type="pct"/>
          </w:tcPr>
          <w:p w14:paraId="5C48F05F" w14:textId="7E512D08" w:rsidR="00BD461B" w:rsidRPr="00B67066" w:rsidRDefault="006F79AF" w:rsidP="00BD461B">
            <w:pPr>
              <w:rPr>
                <w:rFonts w:ascii="Arial" w:eastAsia="Times New Roman" w:hAnsi="Arial" w:cs="Arial"/>
                <w:color w:val="000000"/>
                <w:sz w:val="14"/>
                <w:szCs w:val="14"/>
                <w:lang w:eastAsia="en-GB"/>
              </w:rPr>
            </w:pPr>
            <w:hyperlink r:id="rId2598" w:history="1">
              <w:r>
                <w:rPr>
                  <w:rStyle w:val="Hyperlink"/>
                  <w:rFonts w:ascii="Arial" w:hAnsi="Arial" w:cs="Arial"/>
                  <w:b/>
                  <w:bCs/>
                  <w:sz w:val="14"/>
                  <w:szCs w:val="14"/>
                </w:rPr>
                <w:t>R1-2405716</w:t>
              </w:r>
            </w:hyperlink>
          </w:p>
        </w:tc>
        <w:tc>
          <w:tcPr>
            <w:tcW w:w="1471" w:type="pct"/>
          </w:tcPr>
          <w:p w14:paraId="753A6465" w14:textId="4F1FC680"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Correction on QCL assumption after LTM cell switch command</w:t>
            </w:r>
          </w:p>
        </w:tc>
        <w:tc>
          <w:tcPr>
            <w:tcW w:w="849" w:type="pct"/>
          </w:tcPr>
          <w:p w14:paraId="5C2A6882" w14:textId="110F0EB2"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Moderator (Fujitsu), Nokia, Ericsson, Google, Huawei, HiSilicon, Langbo, Lenovo, New H3C, Samsung, ZTE</w:t>
            </w:r>
          </w:p>
        </w:tc>
        <w:tc>
          <w:tcPr>
            <w:tcW w:w="248" w:type="pct"/>
          </w:tcPr>
          <w:p w14:paraId="61F819C4" w14:textId="0D62BA0A" w:rsidR="00BD461B" w:rsidRPr="00BD461B" w:rsidRDefault="00EF515C" w:rsidP="00BD461B">
            <w:pPr>
              <w:rPr>
                <w:rFonts w:ascii="Arial" w:eastAsia="Times New Roman" w:hAnsi="Arial" w:cs="Arial"/>
                <w:color w:val="000000"/>
                <w:sz w:val="14"/>
                <w:szCs w:val="14"/>
                <w:lang w:eastAsia="en-GB"/>
              </w:rPr>
            </w:pPr>
            <w:hyperlink r:id="rId2599" w:history="1">
              <w:r w:rsidR="00BD461B" w:rsidRPr="00BD461B">
                <w:rPr>
                  <w:rStyle w:val="Hyperlink"/>
                  <w:rFonts w:ascii="Arial" w:hAnsi="Arial" w:cs="Arial"/>
                  <w:b/>
                  <w:bCs/>
                  <w:sz w:val="14"/>
                  <w:szCs w:val="14"/>
                </w:rPr>
                <w:t>Rel-18</w:t>
              </w:r>
            </w:hyperlink>
          </w:p>
        </w:tc>
        <w:tc>
          <w:tcPr>
            <w:tcW w:w="301" w:type="pct"/>
            <w:shd w:val="clear" w:color="auto" w:fill="auto"/>
          </w:tcPr>
          <w:p w14:paraId="06016C8B" w14:textId="1F87D29A" w:rsidR="00BD461B" w:rsidRPr="00BD461B" w:rsidRDefault="00EF515C" w:rsidP="00BD461B">
            <w:pPr>
              <w:rPr>
                <w:rFonts w:ascii="Arial" w:eastAsia="Times New Roman" w:hAnsi="Arial" w:cs="Arial"/>
                <w:color w:val="000000"/>
                <w:sz w:val="14"/>
                <w:szCs w:val="14"/>
                <w:lang w:eastAsia="en-GB"/>
              </w:rPr>
            </w:pPr>
            <w:hyperlink r:id="rId2600" w:history="1">
              <w:r w:rsidR="00BD461B" w:rsidRPr="00BD461B">
                <w:rPr>
                  <w:rStyle w:val="Hyperlink"/>
                  <w:rFonts w:ascii="Arial" w:hAnsi="Arial" w:cs="Arial"/>
                  <w:b/>
                  <w:bCs/>
                  <w:sz w:val="14"/>
                  <w:szCs w:val="14"/>
                </w:rPr>
                <w:t>38.214</w:t>
              </w:r>
            </w:hyperlink>
          </w:p>
        </w:tc>
        <w:tc>
          <w:tcPr>
            <w:tcW w:w="324" w:type="pct"/>
            <w:shd w:val="clear" w:color="auto" w:fill="auto"/>
          </w:tcPr>
          <w:p w14:paraId="7FADB907" w14:textId="38A71492"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46A04C03" w14:textId="7CCCE879" w:rsidR="00BD461B" w:rsidRPr="00BD461B" w:rsidRDefault="00EF515C" w:rsidP="00BD461B">
            <w:pPr>
              <w:rPr>
                <w:rFonts w:ascii="Arial" w:eastAsia="Times New Roman" w:hAnsi="Arial" w:cs="Arial"/>
                <w:color w:val="000000"/>
                <w:sz w:val="14"/>
                <w:szCs w:val="14"/>
                <w:lang w:eastAsia="en-GB"/>
              </w:rPr>
            </w:pPr>
            <w:hyperlink r:id="rId2601" w:history="1">
              <w:r w:rsidR="00BD461B" w:rsidRPr="00BD461B">
                <w:rPr>
                  <w:rStyle w:val="Hyperlink"/>
                  <w:rFonts w:ascii="Arial" w:hAnsi="Arial" w:cs="Arial"/>
                  <w:b/>
                  <w:bCs/>
                  <w:sz w:val="14"/>
                  <w:szCs w:val="14"/>
                </w:rPr>
                <w:t>NR_Mob_enh2-Core</w:t>
              </w:r>
            </w:hyperlink>
          </w:p>
        </w:tc>
        <w:tc>
          <w:tcPr>
            <w:tcW w:w="233" w:type="pct"/>
          </w:tcPr>
          <w:p w14:paraId="0E90DC58" w14:textId="5BFF5614"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0586</w:t>
            </w:r>
          </w:p>
        </w:tc>
        <w:tc>
          <w:tcPr>
            <w:tcW w:w="226" w:type="pct"/>
          </w:tcPr>
          <w:p w14:paraId="6661D9DC" w14:textId="6D961B4C"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52EFA81C" w14:textId="32A2313D"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957864" w14:paraId="6C8B1492" w14:textId="77777777" w:rsidTr="000D3B3E">
        <w:trPr>
          <w:trHeight w:val="20"/>
        </w:trPr>
        <w:tc>
          <w:tcPr>
            <w:tcW w:w="365" w:type="pct"/>
          </w:tcPr>
          <w:p w14:paraId="5D8CE502" w14:textId="1CE82D06" w:rsidR="00BD461B" w:rsidRPr="00B67066" w:rsidRDefault="006F79AF" w:rsidP="00BD461B">
            <w:pPr>
              <w:rPr>
                <w:rFonts w:ascii="Arial" w:eastAsia="Times New Roman" w:hAnsi="Arial" w:cs="Arial"/>
                <w:color w:val="000000"/>
                <w:sz w:val="14"/>
                <w:szCs w:val="14"/>
                <w:lang w:eastAsia="en-GB"/>
              </w:rPr>
            </w:pPr>
            <w:hyperlink r:id="rId2602" w:history="1">
              <w:r>
                <w:rPr>
                  <w:rStyle w:val="Hyperlink"/>
                  <w:rFonts w:ascii="Arial" w:hAnsi="Arial" w:cs="Arial"/>
                  <w:b/>
                  <w:bCs/>
                  <w:sz w:val="14"/>
                  <w:szCs w:val="14"/>
                </w:rPr>
                <w:t>R1-2405722</w:t>
              </w:r>
            </w:hyperlink>
          </w:p>
        </w:tc>
        <w:tc>
          <w:tcPr>
            <w:tcW w:w="1471" w:type="pct"/>
          </w:tcPr>
          <w:p w14:paraId="013A7910" w14:textId="43BFA0A6"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Corrections for 8-port SRS (TDM or non-TDM, without mixture)</w:t>
            </w:r>
          </w:p>
        </w:tc>
        <w:tc>
          <w:tcPr>
            <w:tcW w:w="849" w:type="pct"/>
          </w:tcPr>
          <w:p w14:paraId="3B430D8A" w14:textId="2982D533"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Moderator (Futurewei), Samsung, ZTE, Ericsson</w:t>
            </w:r>
          </w:p>
        </w:tc>
        <w:tc>
          <w:tcPr>
            <w:tcW w:w="248" w:type="pct"/>
          </w:tcPr>
          <w:p w14:paraId="166B3FDA" w14:textId="1347CA1A" w:rsidR="00BD461B" w:rsidRPr="00BD461B" w:rsidRDefault="00EF515C" w:rsidP="00BD461B">
            <w:pPr>
              <w:rPr>
                <w:rFonts w:ascii="Arial" w:eastAsia="Times New Roman" w:hAnsi="Arial" w:cs="Arial"/>
                <w:color w:val="000000"/>
                <w:sz w:val="14"/>
                <w:szCs w:val="14"/>
                <w:lang w:eastAsia="en-GB"/>
              </w:rPr>
            </w:pPr>
            <w:hyperlink r:id="rId2603" w:history="1">
              <w:r w:rsidR="00BD461B" w:rsidRPr="00BD461B">
                <w:rPr>
                  <w:rStyle w:val="Hyperlink"/>
                  <w:rFonts w:ascii="Arial" w:hAnsi="Arial" w:cs="Arial"/>
                  <w:b/>
                  <w:bCs/>
                  <w:sz w:val="14"/>
                  <w:szCs w:val="14"/>
                </w:rPr>
                <w:t>Rel-18</w:t>
              </w:r>
            </w:hyperlink>
          </w:p>
        </w:tc>
        <w:tc>
          <w:tcPr>
            <w:tcW w:w="301" w:type="pct"/>
            <w:shd w:val="clear" w:color="auto" w:fill="auto"/>
          </w:tcPr>
          <w:p w14:paraId="2B7D4F89" w14:textId="44211239" w:rsidR="00BD461B" w:rsidRPr="00BD461B" w:rsidRDefault="00EF515C" w:rsidP="00BD461B">
            <w:pPr>
              <w:rPr>
                <w:rFonts w:ascii="Arial" w:eastAsia="Times New Roman" w:hAnsi="Arial" w:cs="Arial"/>
                <w:color w:val="000000"/>
                <w:sz w:val="14"/>
                <w:szCs w:val="14"/>
                <w:lang w:eastAsia="en-GB"/>
              </w:rPr>
            </w:pPr>
            <w:hyperlink r:id="rId2604" w:history="1">
              <w:r w:rsidR="00BD461B" w:rsidRPr="00BD461B">
                <w:rPr>
                  <w:rStyle w:val="Hyperlink"/>
                  <w:rFonts w:ascii="Arial" w:hAnsi="Arial" w:cs="Arial"/>
                  <w:b/>
                  <w:bCs/>
                  <w:sz w:val="14"/>
                  <w:szCs w:val="14"/>
                </w:rPr>
                <w:t>38.214</w:t>
              </w:r>
            </w:hyperlink>
          </w:p>
        </w:tc>
        <w:tc>
          <w:tcPr>
            <w:tcW w:w="324" w:type="pct"/>
            <w:shd w:val="clear" w:color="auto" w:fill="auto"/>
          </w:tcPr>
          <w:p w14:paraId="0160FD3C" w14:textId="43C4F930"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00DF9EB3" w14:textId="7698702A" w:rsidR="00BD461B" w:rsidRPr="00BD461B" w:rsidRDefault="00EF515C" w:rsidP="00BD461B">
            <w:pPr>
              <w:rPr>
                <w:rFonts w:ascii="Arial" w:eastAsia="Times New Roman" w:hAnsi="Arial" w:cs="Arial"/>
                <w:color w:val="000000"/>
                <w:sz w:val="14"/>
                <w:szCs w:val="14"/>
                <w:lang w:eastAsia="en-GB"/>
              </w:rPr>
            </w:pPr>
            <w:hyperlink r:id="rId2605" w:history="1">
              <w:r w:rsidR="00BD461B" w:rsidRPr="00BD461B">
                <w:rPr>
                  <w:rStyle w:val="Hyperlink"/>
                  <w:rFonts w:ascii="Arial" w:hAnsi="Arial" w:cs="Arial"/>
                  <w:b/>
                  <w:bCs/>
                  <w:sz w:val="14"/>
                  <w:szCs w:val="14"/>
                </w:rPr>
                <w:t>NR_MIMO_evo_DL_UL-Core</w:t>
              </w:r>
            </w:hyperlink>
          </w:p>
        </w:tc>
        <w:tc>
          <w:tcPr>
            <w:tcW w:w="233" w:type="pct"/>
          </w:tcPr>
          <w:p w14:paraId="1DD7D97A" w14:textId="5113F145"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0587</w:t>
            </w:r>
          </w:p>
        </w:tc>
        <w:tc>
          <w:tcPr>
            <w:tcW w:w="226" w:type="pct"/>
          </w:tcPr>
          <w:p w14:paraId="7CBECEE1" w14:textId="051BC135"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3F139014" w14:textId="14CFB944"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957864" w14:paraId="58D2E62B" w14:textId="77777777" w:rsidTr="000D3B3E">
        <w:trPr>
          <w:trHeight w:val="20"/>
        </w:trPr>
        <w:tc>
          <w:tcPr>
            <w:tcW w:w="365" w:type="pct"/>
          </w:tcPr>
          <w:p w14:paraId="2EA125EB" w14:textId="3067ADFE" w:rsidR="00BD461B" w:rsidRPr="00B67066" w:rsidRDefault="006F79AF" w:rsidP="00BD461B">
            <w:pPr>
              <w:rPr>
                <w:rFonts w:ascii="Arial" w:eastAsia="Times New Roman" w:hAnsi="Arial" w:cs="Arial"/>
                <w:color w:val="000000"/>
                <w:sz w:val="14"/>
                <w:szCs w:val="14"/>
                <w:lang w:eastAsia="en-GB"/>
              </w:rPr>
            </w:pPr>
            <w:hyperlink r:id="rId2606" w:history="1">
              <w:r>
                <w:rPr>
                  <w:rStyle w:val="Hyperlink"/>
                  <w:rFonts w:ascii="Arial" w:hAnsi="Arial" w:cs="Arial"/>
                  <w:b/>
                  <w:bCs/>
                  <w:sz w:val="14"/>
                  <w:szCs w:val="14"/>
                </w:rPr>
                <w:t>R1-2405725</w:t>
              </w:r>
            </w:hyperlink>
          </w:p>
        </w:tc>
        <w:tc>
          <w:tcPr>
            <w:tcW w:w="1471" w:type="pct"/>
          </w:tcPr>
          <w:p w14:paraId="77386C07" w14:textId="1512D825"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Correction on HARQ-ACK multiplexing on a PUSCH repetition [HARQ-ACK MUX on PUSCH]</w:t>
            </w:r>
          </w:p>
        </w:tc>
        <w:tc>
          <w:tcPr>
            <w:tcW w:w="849" w:type="pct"/>
          </w:tcPr>
          <w:p w14:paraId="4A954992" w14:textId="0EFAB8F2"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Moderator (Huawei), HiSilicon, Samsung, Ericsson, ZTE</w:t>
            </w:r>
          </w:p>
        </w:tc>
        <w:tc>
          <w:tcPr>
            <w:tcW w:w="248" w:type="pct"/>
          </w:tcPr>
          <w:p w14:paraId="5C3437C9" w14:textId="00032339" w:rsidR="00BD461B" w:rsidRPr="00BD461B" w:rsidRDefault="00EF515C" w:rsidP="00BD461B">
            <w:pPr>
              <w:rPr>
                <w:rFonts w:ascii="Arial" w:eastAsia="Times New Roman" w:hAnsi="Arial" w:cs="Arial"/>
                <w:color w:val="000000"/>
                <w:sz w:val="14"/>
                <w:szCs w:val="14"/>
                <w:lang w:eastAsia="en-GB"/>
              </w:rPr>
            </w:pPr>
            <w:hyperlink r:id="rId2607" w:history="1">
              <w:r w:rsidR="00BD461B" w:rsidRPr="00BD461B">
                <w:rPr>
                  <w:rStyle w:val="Hyperlink"/>
                  <w:rFonts w:ascii="Arial" w:hAnsi="Arial" w:cs="Arial"/>
                  <w:b/>
                  <w:bCs/>
                  <w:sz w:val="14"/>
                  <w:szCs w:val="14"/>
                </w:rPr>
                <w:t>Rel-18</w:t>
              </w:r>
            </w:hyperlink>
          </w:p>
        </w:tc>
        <w:tc>
          <w:tcPr>
            <w:tcW w:w="301" w:type="pct"/>
            <w:shd w:val="clear" w:color="auto" w:fill="auto"/>
          </w:tcPr>
          <w:p w14:paraId="5A4CFA60" w14:textId="136AFA0E" w:rsidR="00BD461B" w:rsidRPr="00BD461B" w:rsidRDefault="00EF515C" w:rsidP="00BD461B">
            <w:pPr>
              <w:rPr>
                <w:rFonts w:ascii="Arial" w:eastAsia="Times New Roman" w:hAnsi="Arial" w:cs="Arial"/>
                <w:color w:val="000000"/>
                <w:sz w:val="14"/>
                <w:szCs w:val="14"/>
                <w:lang w:eastAsia="en-GB"/>
              </w:rPr>
            </w:pPr>
            <w:hyperlink r:id="rId2608" w:history="1">
              <w:r w:rsidR="00BD461B" w:rsidRPr="00BD461B">
                <w:rPr>
                  <w:rStyle w:val="Hyperlink"/>
                  <w:rFonts w:ascii="Arial" w:hAnsi="Arial" w:cs="Arial"/>
                  <w:b/>
                  <w:bCs/>
                  <w:sz w:val="14"/>
                  <w:szCs w:val="14"/>
                </w:rPr>
                <w:t>38.213</w:t>
              </w:r>
            </w:hyperlink>
          </w:p>
        </w:tc>
        <w:tc>
          <w:tcPr>
            <w:tcW w:w="324" w:type="pct"/>
            <w:shd w:val="clear" w:color="auto" w:fill="auto"/>
          </w:tcPr>
          <w:p w14:paraId="562E2557" w14:textId="0A07B558"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435B6D19" w14:textId="64C4B27E" w:rsidR="00BD461B" w:rsidRPr="00BD461B" w:rsidRDefault="00EF515C" w:rsidP="00BD461B">
            <w:pPr>
              <w:rPr>
                <w:rFonts w:ascii="Arial" w:eastAsia="Times New Roman" w:hAnsi="Arial" w:cs="Arial"/>
                <w:color w:val="000000"/>
                <w:sz w:val="14"/>
                <w:szCs w:val="14"/>
                <w:lang w:eastAsia="en-GB"/>
              </w:rPr>
            </w:pPr>
            <w:hyperlink r:id="rId2609" w:history="1">
              <w:r w:rsidR="00BD461B" w:rsidRPr="00BD461B">
                <w:rPr>
                  <w:rStyle w:val="Hyperlink"/>
                  <w:rFonts w:ascii="Arial" w:hAnsi="Arial" w:cs="Arial"/>
                  <w:b/>
                  <w:bCs/>
                  <w:sz w:val="14"/>
                  <w:szCs w:val="14"/>
                </w:rPr>
                <w:t>TEI18</w:t>
              </w:r>
            </w:hyperlink>
          </w:p>
        </w:tc>
        <w:tc>
          <w:tcPr>
            <w:tcW w:w="233" w:type="pct"/>
          </w:tcPr>
          <w:p w14:paraId="2575208A" w14:textId="690072D6"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0646</w:t>
            </w:r>
          </w:p>
        </w:tc>
        <w:tc>
          <w:tcPr>
            <w:tcW w:w="226" w:type="pct"/>
          </w:tcPr>
          <w:p w14:paraId="196E1A6A" w14:textId="514262D8"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2FF8048A" w14:textId="7AD6CFE8"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957864" w14:paraId="6D50F6B2" w14:textId="77777777" w:rsidTr="000D3B3E">
        <w:trPr>
          <w:trHeight w:val="20"/>
        </w:trPr>
        <w:tc>
          <w:tcPr>
            <w:tcW w:w="365" w:type="pct"/>
          </w:tcPr>
          <w:p w14:paraId="2DD4D6C4" w14:textId="4812BEE8" w:rsidR="00BD461B" w:rsidRPr="00B67066" w:rsidRDefault="006F79AF" w:rsidP="00BD461B">
            <w:pPr>
              <w:rPr>
                <w:rFonts w:ascii="Arial" w:eastAsia="Times New Roman" w:hAnsi="Arial" w:cs="Arial"/>
                <w:color w:val="000000"/>
                <w:sz w:val="14"/>
                <w:szCs w:val="14"/>
                <w:lang w:eastAsia="en-GB"/>
              </w:rPr>
            </w:pPr>
            <w:hyperlink r:id="rId2610" w:history="1">
              <w:r>
                <w:rPr>
                  <w:rStyle w:val="Hyperlink"/>
                  <w:rFonts w:ascii="Arial" w:hAnsi="Arial" w:cs="Arial"/>
                  <w:b/>
                  <w:bCs/>
                  <w:sz w:val="14"/>
                  <w:szCs w:val="14"/>
                </w:rPr>
                <w:t>R1-2405727</w:t>
              </w:r>
            </w:hyperlink>
          </w:p>
        </w:tc>
        <w:tc>
          <w:tcPr>
            <w:tcW w:w="1471" w:type="pct"/>
          </w:tcPr>
          <w:p w14:paraId="593FDA32" w14:textId="637BD56E"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Clarification on SL CSI request in TS 38.214</w:t>
            </w:r>
          </w:p>
        </w:tc>
        <w:tc>
          <w:tcPr>
            <w:tcW w:w="849" w:type="pct"/>
          </w:tcPr>
          <w:p w14:paraId="01A28476" w14:textId="20B7DBAB"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Moderator (LG Electronics), vivo, OPPO</w:t>
            </w:r>
          </w:p>
        </w:tc>
        <w:tc>
          <w:tcPr>
            <w:tcW w:w="248" w:type="pct"/>
          </w:tcPr>
          <w:p w14:paraId="52C0639B" w14:textId="1DF2F683" w:rsidR="00BD461B" w:rsidRPr="00BD461B" w:rsidRDefault="00EF515C" w:rsidP="00BD461B">
            <w:pPr>
              <w:rPr>
                <w:rFonts w:ascii="Arial" w:eastAsia="Times New Roman" w:hAnsi="Arial" w:cs="Arial"/>
                <w:color w:val="000000"/>
                <w:sz w:val="14"/>
                <w:szCs w:val="14"/>
                <w:lang w:eastAsia="en-GB"/>
              </w:rPr>
            </w:pPr>
            <w:hyperlink r:id="rId2611" w:history="1">
              <w:r w:rsidR="00BD461B" w:rsidRPr="00BD461B">
                <w:rPr>
                  <w:rStyle w:val="Hyperlink"/>
                  <w:rFonts w:ascii="Arial" w:hAnsi="Arial" w:cs="Arial"/>
                  <w:b/>
                  <w:bCs/>
                  <w:sz w:val="14"/>
                  <w:szCs w:val="14"/>
                </w:rPr>
                <w:t>Rel-18</w:t>
              </w:r>
            </w:hyperlink>
          </w:p>
        </w:tc>
        <w:tc>
          <w:tcPr>
            <w:tcW w:w="301" w:type="pct"/>
            <w:shd w:val="clear" w:color="auto" w:fill="auto"/>
          </w:tcPr>
          <w:p w14:paraId="39BA08C0" w14:textId="0CE7C38E" w:rsidR="00BD461B" w:rsidRPr="00BD461B" w:rsidRDefault="00EF515C" w:rsidP="00BD461B">
            <w:pPr>
              <w:rPr>
                <w:rFonts w:ascii="Arial" w:eastAsia="Times New Roman" w:hAnsi="Arial" w:cs="Arial"/>
                <w:color w:val="000000"/>
                <w:sz w:val="14"/>
                <w:szCs w:val="14"/>
                <w:lang w:eastAsia="en-GB"/>
              </w:rPr>
            </w:pPr>
            <w:hyperlink r:id="rId2612" w:history="1">
              <w:r w:rsidR="00BD461B" w:rsidRPr="00BD461B">
                <w:rPr>
                  <w:rStyle w:val="Hyperlink"/>
                  <w:rFonts w:ascii="Arial" w:hAnsi="Arial" w:cs="Arial"/>
                  <w:b/>
                  <w:bCs/>
                  <w:sz w:val="14"/>
                  <w:szCs w:val="14"/>
                </w:rPr>
                <w:t>38.214</w:t>
              </w:r>
            </w:hyperlink>
          </w:p>
        </w:tc>
        <w:tc>
          <w:tcPr>
            <w:tcW w:w="324" w:type="pct"/>
            <w:shd w:val="clear" w:color="auto" w:fill="auto"/>
          </w:tcPr>
          <w:p w14:paraId="30EE9215" w14:textId="3245C866"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4B66EB6C" w14:textId="3A25B22B" w:rsidR="00BD461B" w:rsidRPr="00BD461B" w:rsidRDefault="00EF515C" w:rsidP="00BD461B">
            <w:pPr>
              <w:rPr>
                <w:rFonts w:ascii="Arial" w:eastAsia="Times New Roman" w:hAnsi="Arial" w:cs="Arial"/>
                <w:color w:val="000000"/>
                <w:sz w:val="14"/>
                <w:szCs w:val="14"/>
                <w:lang w:eastAsia="en-GB"/>
              </w:rPr>
            </w:pPr>
            <w:hyperlink r:id="rId2613" w:history="1">
              <w:r w:rsidR="00BD461B" w:rsidRPr="00BD461B">
                <w:rPr>
                  <w:rStyle w:val="Hyperlink"/>
                  <w:rFonts w:ascii="Arial" w:hAnsi="Arial" w:cs="Arial"/>
                  <w:b/>
                  <w:bCs/>
                  <w:sz w:val="14"/>
                  <w:szCs w:val="14"/>
                </w:rPr>
                <w:t>NR_SL_enh2-Core</w:t>
              </w:r>
            </w:hyperlink>
          </w:p>
        </w:tc>
        <w:tc>
          <w:tcPr>
            <w:tcW w:w="233" w:type="pct"/>
          </w:tcPr>
          <w:p w14:paraId="46626620" w14:textId="5330EF8A"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0588</w:t>
            </w:r>
          </w:p>
        </w:tc>
        <w:tc>
          <w:tcPr>
            <w:tcW w:w="226" w:type="pct"/>
          </w:tcPr>
          <w:p w14:paraId="47F4B5F0" w14:textId="17626BC2"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11F489A3" w14:textId="35CCB729"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957864" w14:paraId="05A99810" w14:textId="77777777" w:rsidTr="000D3B3E">
        <w:trPr>
          <w:trHeight w:val="20"/>
        </w:trPr>
        <w:tc>
          <w:tcPr>
            <w:tcW w:w="365" w:type="pct"/>
          </w:tcPr>
          <w:p w14:paraId="56150B9D" w14:textId="0AA9B8A4" w:rsidR="00BD461B" w:rsidRPr="00B67066" w:rsidRDefault="006F79AF" w:rsidP="00BD461B">
            <w:pPr>
              <w:rPr>
                <w:rFonts w:ascii="Arial" w:eastAsia="Times New Roman" w:hAnsi="Arial" w:cs="Arial"/>
                <w:color w:val="000000"/>
                <w:sz w:val="14"/>
                <w:szCs w:val="14"/>
                <w:lang w:eastAsia="en-GB"/>
              </w:rPr>
            </w:pPr>
            <w:hyperlink r:id="rId2614" w:history="1">
              <w:r>
                <w:rPr>
                  <w:rStyle w:val="Hyperlink"/>
                  <w:rFonts w:ascii="Arial" w:hAnsi="Arial" w:cs="Arial"/>
                  <w:b/>
                  <w:bCs/>
                  <w:sz w:val="14"/>
                  <w:szCs w:val="14"/>
                </w:rPr>
                <w:t>R1-2405728</w:t>
              </w:r>
            </w:hyperlink>
          </w:p>
        </w:tc>
        <w:tc>
          <w:tcPr>
            <w:tcW w:w="1471" w:type="pct"/>
          </w:tcPr>
          <w:p w14:paraId="006B771B" w14:textId="7B4EEF09"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Correction on SL BWP configuration in TS 38.213</w:t>
            </w:r>
          </w:p>
        </w:tc>
        <w:tc>
          <w:tcPr>
            <w:tcW w:w="849" w:type="pct"/>
          </w:tcPr>
          <w:p w14:paraId="35C4FDF5" w14:textId="1E35195E"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Moderator (LG Electronics), vivo, OPPO</w:t>
            </w:r>
          </w:p>
        </w:tc>
        <w:tc>
          <w:tcPr>
            <w:tcW w:w="248" w:type="pct"/>
          </w:tcPr>
          <w:p w14:paraId="614F6DDB" w14:textId="099B76E4" w:rsidR="00BD461B" w:rsidRPr="00BD461B" w:rsidRDefault="00EF515C" w:rsidP="00BD461B">
            <w:pPr>
              <w:rPr>
                <w:rFonts w:ascii="Arial" w:eastAsia="Times New Roman" w:hAnsi="Arial" w:cs="Arial"/>
                <w:color w:val="000000"/>
                <w:sz w:val="14"/>
                <w:szCs w:val="14"/>
                <w:lang w:eastAsia="en-GB"/>
              </w:rPr>
            </w:pPr>
            <w:hyperlink r:id="rId2615" w:history="1">
              <w:r w:rsidR="00BD461B" w:rsidRPr="00BD461B">
                <w:rPr>
                  <w:rStyle w:val="Hyperlink"/>
                  <w:rFonts w:ascii="Arial" w:hAnsi="Arial" w:cs="Arial"/>
                  <w:b/>
                  <w:bCs/>
                  <w:sz w:val="14"/>
                  <w:szCs w:val="14"/>
                </w:rPr>
                <w:t>Rel-18</w:t>
              </w:r>
            </w:hyperlink>
          </w:p>
        </w:tc>
        <w:tc>
          <w:tcPr>
            <w:tcW w:w="301" w:type="pct"/>
            <w:shd w:val="clear" w:color="auto" w:fill="auto"/>
          </w:tcPr>
          <w:p w14:paraId="3F36454C" w14:textId="2C2CB7E2" w:rsidR="00BD461B" w:rsidRPr="00BD461B" w:rsidRDefault="00EF515C" w:rsidP="00BD461B">
            <w:pPr>
              <w:rPr>
                <w:rFonts w:ascii="Arial" w:eastAsia="Times New Roman" w:hAnsi="Arial" w:cs="Arial"/>
                <w:color w:val="000000"/>
                <w:sz w:val="14"/>
                <w:szCs w:val="14"/>
                <w:lang w:eastAsia="en-GB"/>
              </w:rPr>
            </w:pPr>
            <w:hyperlink r:id="rId2616" w:history="1">
              <w:r w:rsidR="00BD461B" w:rsidRPr="00BD461B">
                <w:rPr>
                  <w:rStyle w:val="Hyperlink"/>
                  <w:rFonts w:ascii="Arial" w:hAnsi="Arial" w:cs="Arial"/>
                  <w:b/>
                  <w:bCs/>
                  <w:sz w:val="14"/>
                  <w:szCs w:val="14"/>
                </w:rPr>
                <w:t>38.213</w:t>
              </w:r>
            </w:hyperlink>
          </w:p>
        </w:tc>
        <w:tc>
          <w:tcPr>
            <w:tcW w:w="324" w:type="pct"/>
            <w:shd w:val="clear" w:color="auto" w:fill="auto"/>
          </w:tcPr>
          <w:p w14:paraId="200D4D2D" w14:textId="4A9735A3"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395685A6" w14:textId="25F19492" w:rsidR="00BD461B" w:rsidRPr="00BD461B" w:rsidRDefault="00EF515C" w:rsidP="00BD461B">
            <w:pPr>
              <w:rPr>
                <w:rFonts w:ascii="Arial" w:eastAsia="Times New Roman" w:hAnsi="Arial" w:cs="Arial"/>
                <w:color w:val="000000"/>
                <w:sz w:val="14"/>
                <w:szCs w:val="14"/>
                <w:lang w:eastAsia="en-GB"/>
              </w:rPr>
            </w:pPr>
            <w:hyperlink r:id="rId2617" w:history="1">
              <w:r w:rsidR="00BD461B" w:rsidRPr="00BD461B">
                <w:rPr>
                  <w:rStyle w:val="Hyperlink"/>
                  <w:rFonts w:ascii="Arial" w:hAnsi="Arial" w:cs="Arial"/>
                  <w:b/>
                  <w:bCs/>
                  <w:sz w:val="14"/>
                  <w:szCs w:val="14"/>
                </w:rPr>
                <w:t>NR_SL_enh2-Core</w:t>
              </w:r>
            </w:hyperlink>
          </w:p>
        </w:tc>
        <w:tc>
          <w:tcPr>
            <w:tcW w:w="233" w:type="pct"/>
          </w:tcPr>
          <w:p w14:paraId="47520407" w14:textId="3FDD5D29"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0647</w:t>
            </w:r>
          </w:p>
        </w:tc>
        <w:tc>
          <w:tcPr>
            <w:tcW w:w="226" w:type="pct"/>
          </w:tcPr>
          <w:p w14:paraId="30714867" w14:textId="2A4BC99C"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04F35251" w14:textId="388225BD"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957864" w14:paraId="7469E700" w14:textId="77777777" w:rsidTr="000D3B3E">
        <w:trPr>
          <w:trHeight w:val="20"/>
        </w:trPr>
        <w:tc>
          <w:tcPr>
            <w:tcW w:w="365" w:type="pct"/>
          </w:tcPr>
          <w:p w14:paraId="563B5ED9" w14:textId="1C3D69C8" w:rsidR="00BD461B" w:rsidRPr="00B67066" w:rsidRDefault="006F79AF" w:rsidP="00BD461B">
            <w:pPr>
              <w:rPr>
                <w:rFonts w:ascii="Arial" w:eastAsia="Times New Roman" w:hAnsi="Arial" w:cs="Arial"/>
                <w:color w:val="000000"/>
                <w:sz w:val="14"/>
                <w:szCs w:val="14"/>
                <w:lang w:eastAsia="en-GB"/>
              </w:rPr>
            </w:pPr>
            <w:hyperlink r:id="rId2618" w:history="1">
              <w:r>
                <w:rPr>
                  <w:rStyle w:val="Hyperlink"/>
                  <w:rFonts w:ascii="Arial" w:hAnsi="Arial" w:cs="Arial"/>
                  <w:b/>
                  <w:bCs/>
                  <w:sz w:val="14"/>
                  <w:szCs w:val="14"/>
                </w:rPr>
                <w:t>R1-2405734</w:t>
              </w:r>
            </w:hyperlink>
          </w:p>
        </w:tc>
        <w:tc>
          <w:tcPr>
            <w:tcW w:w="1471" w:type="pct"/>
          </w:tcPr>
          <w:p w14:paraId="3EB29E26" w14:textId="028D52C3"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Correction on indicated unified TCI states for multi-cell scheduling</w:t>
            </w:r>
          </w:p>
        </w:tc>
        <w:tc>
          <w:tcPr>
            <w:tcW w:w="849" w:type="pct"/>
          </w:tcPr>
          <w:p w14:paraId="6569E02F" w14:textId="02ACBE69"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Moderator (Lenovo) , Samsung, Nokia, Spreadtrum, NTT DOCOMO, INC., Cybercore</w:t>
            </w:r>
          </w:p>
        </w:tc>
        <w:tc>
          <w:tcPr>
            <w:tcW w:w="248" w:type="pct"/>
          </w:tcPr>
          <w:p w14:paraId="29CA56BF" w14:textId="73EE82BF" w:rsidR="00BD461B" w:rsidRPr="00BD461B" w:rsidRDefault="00EF515C" w:rsidP="00BD461B">
            <w:pPr>
              <w:rPr>
                <w:rFonts w:ascii="Arial" w:eastAsia="Times New Roman" w:hAnsi="Arial" w:cs="Arial"/>
                <w:color w:val="000000"/>
                <w:sz w:val="14"/>
                <w:szCs w:val="14"/>
                <w:lang w:eastAsia="en-GB"/>
              </w:rPr>
            </w:pPr>
            <w:hyperlink r:id="rId2619" w:history="1">
              <w:r w:rsidR="00BD461B" w:rsidRPr="00BD461B">
                <w:rPr>
                  <w:rStyle w:val="Hyperlink"/>
                  <w:rFonts w:ascii="Arial" w:hAnsi="Arial" w:cs="Arial"/>
                  <w:b/>
                  <w:bCs/>
                  <w:sz w:val="14"/>
                  <w:szCs w:val="14"/>
                </w:rPr>
                <w:t>Rel-18</w:t>
              </w:r>
            </w:hyperlink>
          </w:p>
        </w:tc>
        <w:tc>
          <w:tcPr>
            <w:tcW w:w="301" w:type="pct"/>
            <w:shd w:val="clear" w:color="auto" w:fill="auto"/>
          </w:tcPr>
          <w:p w14:paraId="526EB7E6" w14:textId="201AD758" w:rsidR="00BD461B" w:rsidRPr="00BD461B" w:rsidRDefault="00EF515C" w:rsidP="00BD461B">
            <w:pPr>
              <w:rPr>
                <w:rFonts w:ascii="Arial" w:eastAsia="Times New Roman" w:hAnsi="Arial" w:cs="Arial"/>
                <w:color w:val="000000"/>
                <w:sz w:val="14"/>
                <w:szCs w:val="14"/>
                <w:lang w:eastAsia="en-GB"/>
              </w:rPr>
            </w:pPr>
            <w:hyperlink r:id="rId2620" w:history="1">
              <w:r w:rsidR="00BD461B" w:rsidRPr="00BD461B">
                <w:rPr>
                  <w:rStyle w:val="Hyperlink"/>
                  <w:rFonts w:ascii="Arial" w:hAnsi="Arial" w:cs="Arial"/>
                  <w:b/>
                  <w:bCs/>
                  <w:sz w:val="14"/>
                  <w:szCs w:val="14"/>
                </w:rPr>
                <w:t>38.214</w:t>
              </w:r>
            </w:hyperlink>
          </w:p>
        </w:tc>
        <w:tc>
          <w:tcPr>
            <w:tcW w:w="324" w:type="pct"/>
            <w:shd w:val="clear" w:color="auto" w:fill="auto"/>
          </w:tcPr>
          <w:p w14:paraId="7C91DC93" w14:textId="40C40B7B"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02C7F46F" w14:textId="3BF95695" w:rsidR="00BD461B" w:rsidRPr="00BD461B" w:rsidRDefault="00EF515C" w:rsidP="00BD461B">
            <w:pPr>
              <w:rPr>
                <w:rFonts w:ascii="Arial" w:eastAsia="Times New Roman" w:hAnsi="Arial" w:cs="Arial"/>
                <w:color w:val="000000"/>
                <w:sz w:val="14"/>
                <w:szCs w:val="14"/>
                <w:lang w:eastAsia="en-GB"/>
              </w:rPr>
            </w:pPr>
            <w:hyperlink r:id="rId2621" w:history="1">
              <w:r w:rsidR="00BD461B" w:rsidRPr="00BD461B">
                <w:rPr>
                  <w:rStyle w:val="Hyperlink"/>
                  <w:rFonts w:ascii="Arial" w:hAnsi="Arial" w:cs="Arial"/>
                  <w:b/>
                  <w:bCs/>
                  <w:sz w:val="14"/>
                  <w:szCs w:val="14"/>
                </w:rPr>
                <w:t>NR_MC_enh-Core</w:t>
              </w:r>
            </w:hyperlink>
          </w:p>
        </w:tc>
        <w:tc>
          <w:tcPr>
            <w:tcW w:w="233" w:type="pct"/>
          </w:tcPr>
          <w:p w14:paraId="4BF8F1B5" w14:textId="677B775B"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0589</w:t>
            </w:r>
          </w:p>
        </w:tc>
        <w:tc>
          <w:tcPr>
            <w:tcW w:w="226" w:type="pct"/>
          </w:tcPr>
          <w:p w14:paraId="285D8D1E" w14:textId="069EC71D"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27FB72A5" w14:textId="144949FA"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957864" w14:paraId="24B74BA7" w14:textId="77777777" w:rsidTr="000D3B3E">
        <w:trPr>
          <w:trHeight w:val="20"/>
        </w:trPr>
        <w:tc>
          <w:tcPr>
            <w:tcW w:w="365" w:type="pct"/>
          </w:tcPr>
          <w:p w14:paraId="1DCFDAA5" w14:textId="2BA59FA2" w:rsidR="00BD461B" w:rsidRPr="00B67066" w:rsidRDefault="006F79AF" w:rsidP="00BD461B">
            <w:pPr>
              <w:rPr>
                <w:rFonts w:ascii="Arial" w:eastAsia="Times New Roman" w:hAnsi="Arial" w:cs="Arial"/>
                <w:color w:val="000000"/>
                <w:sz w:val="14"/>
                <w:szCs w:val="14"/>
                <w:lang w:eastAsia="en-GB"/>
              </w:rPr>
            </w:pPr>
            <w:hyperlink r:id="rId2622" w:history="1">
              <w:r>
                <w:rPr>
                  <w:rStyle w:val="Hyperlink"/>
                  <w:rFonts w:ascii="Arial" w:hAnsi="Arial" w:cs="Arial"/>
                  <w:b/>
                  <w:bCs/>
                  <w:sz w:val="14"/>
                  <w:szCs w:val="14"/>
                </w:rPr>
                <w:t>R1-2405738</w:t>
              </w:r>
            </w:hyperlink>
          </w:p>
        </w:tc>
        <w:tc>
          <w:tcPr>
            <w:tcW w:w="1471" w:type="pct"/>
          </w:tcPr>
          <w:p w14:paraId="4A03B84B" w14:textId="132D42AA"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CR for TS 38.211 for introduction of FR2-NTN</w:t>
            </w:r>
          </w:p>
        </w:tc>
        <w:tc>
          <w:tcPr>
            <w:tcW w:w="849" w:type="pct"/>
          </w:tcPr>
          <w:p w14:paraId="0BC1F29C" w14:textId="4A63335F"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Moderator (Nokia), NTT DOCOMO , INC., Samsung, Ericsson</w:t>
            </w:r>
          </w:p>
        </w:tc>
        <w:tc>
          <w:tcPr>
            <w:tcW w:w="248" w:type="pct"/>
          </w:tcPr>
          <w:p w14:paraId="2A850A96" w14:textId="5AA7B643" w:rsidR="00BD461B" w:rsidRPr="00BD461B" w:rsidRDefault="00EF515C" w:rsidP="00BD461B">
            <w:pPr>
              <w:rPr>
                <w:rFonts w:ascii="Arial" w:eastAsia="Times New Roman" w:hAnsi="Arial" w:cs="Arial"/>
                <w:color w:val="000000"/>
                <w:sz w:val="14"/>
                <w:szCs w:val="14"/>
                <w:lang w:eastAsia="en-GB"/>
              </w:rPr>
            </w:pPr>
            <w:hyperlink r:id="rId2623" w:history="1">
              <w:r w:rsidR="00BD461B" w:rsidRPr="00BD461B">
                <w:rPr>
                  <w:rStyle w:val="Hyperlink"/>
                  <w:rFonts w:ascii="Arial" w:hAnsi="Arial" w:cs="Arial"/>
                  <w:b/>
                  <w:bCs/>
                  <w:sz w:val="14"/>
                  <w:szCs w:val="14"/>
                </w:rPr>
                <w:t>Rel-18</w:t>
              </w:r>
            </w:hyperlink>
          </w:p>
        </w:tc>
        <w:tc>
          <w:tcPr>
            <w:tcW w:w="301" w:type="pct"/>
            <w:shd w:val="clear" w:color="auto" w:fill="auto"/>
          </w:tcPr>
          <w:p w14:paraId="4CF3F402" w14:textId="6F081C40" w:rsidR="00BD461B" w:rsidRPr="00BD461B" w:rsidRDefault="00EF515C" w:rsidP="00BD461B">
            <w:pPr>
              <w:rPr>
                <w:rFonts w:ascii="Arial" w:eastAsia="Times New Roman" w:hAnsi="Arial" w:cs="Arial"/>
                <w:color w:val="000000"/>
                <w:sz w:val="14"/>
                <w:szCs w:val="14"/>
                <w:lang w:eastAsia="en-GB"/>
              </w:rPr>
            </w:pPr>
            <w:hyperlink r:id="rId2624" w:history="1">
              <w:r w:rsidR="00BD461B" w:rsidRPr="00BD461B">
                <w:rPr>
                  <w:rStyle w:val="Hyperlink"/>
                  <w:rFonts w:ascii="Arial" w:hAnsi="Arial" w:cs="Arial"/>
                  <w:b/>
                  <w:bCs/>
                  <w:sz w:val="14"/>
                  <w:szCs w:val="14"/>
                </w:rPr>
                <w:t>38.211</w:t>
              </w:r>
            </w:hyperlink>
          </w:p>
        </w:tc>
        <w:tc>
          <w:tcPr>
            <w:tcW w:w="324" w:type="pct"/>
            <w:shd w:val="clear" w:color="auto" w:fill="auto"/>
          </w:tcPr>
          <w:p w14:paraId="45E4D08F" w14:textId="2530C361"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7621E400" w14:textId="5AC42B17" w:rsidR="00BD461B" w:rsidRPr="00BD461B" w:rsidRDefault="00EF515C" w:rsidP="00BD461B">
            <w:pPr>
              <w:rPr>
                <w:rFonts w:ascii="Arial" w:eastAsia="Times New Roman" w:hAnsi="Arial" w:cs="Arial"/>
                <w:color w:val="000000"/>
                <w:sz w:val="14"/>
                <w:szCs w:val="14"/>
                <w:lang w:eastAsia="en-GB"/>
              </w:rPr>
            </w:pPr>
            <w:hyperlink r:id="rId2625" w:history="1">
              <w:r w:rsidR="00BD461B" w:rsidRPr="00BD461B">
                <w:rPr>
                  <w:rStyle w:val="Hyperlink"/>
                  <w:rFonts w:ascii="Arial" w:hAnsi="Arial" w:cs="Arial"/>
                  <w:b/>
                  <w:bCs/>
                  <w:sz w:val="14"/>
                  <w:szCs w:val="14"/>
                </w:rPr>
                <w:t>NR_NTN_enh-Core</w:t>
              </w:r>
            </w:hyperlink>
          </w:p>
        </w:tc>
        <w:tc>
          <w:tcPr>
            <w:tcW w:w="233" w:type="pct"/>
          </w:tcPr>
          <w:p w14:paraId="0D34BCFA" w14:textId="32B5FCCE"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0129</w:t>
            </w:r>
          </w:p>
        </w:tc>
        <w:tc>
          <w:tcPr>
            <w:tcW w:w="226" w:type="pct"/>
          </w:tcPr>
          <w:p w14:paraId="3B4288BB" w14:textId="0AB03073"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02843379" w14:textId="243F5571"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B</w:t>
            </w:r>
          </w:p>
        </w:tc>
      </w:tr>
      <w:tr w:rsidR="00BD461B" w:rsidRPr="00957864" w14:paraId="7A5BCE2E" w14:textId="77777777" w:rsidTr="000D3B3E">
        <w:trPr>
          <w:trHeight w:val="20"/>
        </w:trPr>
        <w:tc>
          <w:tcPr>
            <w:tcW w:w="365" w:type="pct"/>
          </w:tcPr>
          <w:p w14:paraId="26DDFCF8" w14:textId="7ED57F6A" w:rsidR="00BD461B" w:rsidRPr="00B67066" w:rsidRDefault="006F79AF" w:rsidP="00BD461B">
            <w:pPr>
              <w:rPr>
                <w:rFonts w:ascii="Arial" w:eastAsia="Times New Roman" w:hAnsi="Arial" w:cs="Arial"/>
                <w:color w:val="000000"/>
                <w:sz w:val="14"/>
                <w:szCs w:val="14"/>
                <w:lang w:eastAsia="en-GB"/>
              </w:rPr>
            </w:pPr>
            <w:hyperlink r:id="rId2626" w:history="1">
              <w:r>
                <w:rPr>
                  <w:rStyle w:val="Hyperlink"/>
                  <w:rFonts w:ascii="Arial" w:hAnsi="Arial" w:cs="Arial"/>
                  <w:b/>
                  <w:bCs/>
                  <w:sz w:val="14"/>
                  <w:szCs w:val="14"/>
                </w:rPr>
                <w:t>R1-2405739</w:t>
              </w:r>
            </w:hyperlink>
          </w:p>
        </w:tc>
        <w:tc>
          <w:tcPr>
            <w:tcW w:w="1471" w:type="pct"/>
          </w:tcPr>
          <w:p w14:paraId="2D3E8286" w14:textId="2BF8A946"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CR for TS 38.213 for introduction of FR2-NTN</w:t>
            </w:r>
          </w:p>
        </w:tc>
        <w:tc>
          <w:tcPr>
            <w:tcW w:w="849" w:type="pct"/>
          </w:tcPr>
          <w:p w14:paraId="52220CA5" w14:textId="7D82A09E"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Moderator (Nokia), NTT DOCOMO , INC., Samsung, Ericsson</w:t>
            </w:r>
          </w:p>
        </w:tc>
        <w:tc>
          <w:tcPr>
            <w:tcW w:w="248" w:type="pct"/>
          </w:tcPr>
          <w:p w14:paraId="7F4BF818" w14:textId="2CBD833A" w:rsidR="00BD461B" w:rsidRPr="00BD461B" w:rsidRDefault="00EF515C" w:rsidP="00BD461B">
            <w:pPr>
              <w:rPr>
                <w:rFonts w:ascii="Arial" w:eastAsia="Times New Roman" w:hAnsi="Arial" w:cs="Arial"/>
                <w:color w:val="000000"/>
                <w:sz w:val="14"/>
                <w:szCs w:val="14"/>
                <w:lang w:eastAsia="en-GB"/>
              </w:rPr>
            </w:pPr>
            <w:hyperlink r:id="rId2627" w:history="1">
              <w:r w:rsidR="00BD461B" w:rsidRPr="00BD461B">
                <w:rPr>
                  <w:rStyle w:val="Hyperlink"/>
                  <w:rFonts w:ascii="Arial" w:hAnsi="Arial" w:cs="Arial"/>
                  <w:b/>
                  <w:bCs/>
                  <w:sz w:val="14"/>
                  <w:szCs w:val="14"/>
                </w:rPr>
                <w:t>Rel-18</w:t>
              </w:r>
            </w:hyperlink>
          </w:p>
        </w:tc>
        <w:tc>
          <w:tcPr>
            <w:tcW w:w="301" w:type="pct"/>
            <w:shd w:val="clear" w:color="auto" w:fill="auto"/>
          </w:tcPr>
          <w:p w14:paraId="2079AEFA" w14:textId="7D60243B" w:rsidR="00BD461B" w:rsidRPr="00BD461B" w:rsidRDefault="00EF515C" w:rsidP="00BD461B">
            <w:pPr>
              <w:rPr>
                <w:rFonts w:ascii="Arial" w:eastAsia="Times New Roman" w:hAnsi="Arial" w:cs="Arial"/>
                <w:color w:val="000000"/>
                <w:sz w:val="14"/>
                <w:szCs w:val="14"/>
                <w:lang w:eastAsia="en-GB"/>
              </w:rPr>
            </w:pPr>
            <w:hyperlink r:id="rId2628" w:history="1">
              <w:r w:rsidR="00BD461B" w:rsidRPr="00BD461B">
                <w:rPr>
                  <w:rStyle w:val="Hyperlink"/>
                  <w:rFonts w:ascii="Arial" w:hAnsi="Arial" w:cs="Arial"/>
                  <w:b/>
                  <w:bCs/>
                  <w:sz w:val="14"/>
                  <w:szCs w:val="14"/>
                </w:rPr>
                <w:t>38.213</w:t>
              </w:r>
            </w:hyperlink>
          </w:p>
        </w:tc>
        <w:tc>
          <w:tcPr>
            <w:tcW w:w="324" w:type="pct"/>
            <w:shd w:val="clear" w:color="auto" w:fill="auto"/>
          </w:tcPr>
          <w:p w14:paraId="773A62D7" w14:textId="6C5AD54E"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15EED0E3" w14:textId="73B6047F" w:rsidR="00BD461B" w:rsidRPr="00BD461B" w:rsidRDefault="00EF515C" w:rsidP="00BD461B">
            <w:pPr>
              <w:rPr>
                <w:rFonts w:ascii="Arial" w:eastAsia="Times New Roman" w:hAnsi="Arial" w:cs="Arial"/>
                <w:color w:val="000000"/>
                <w:sz w:val="14"/>
                <w:szCs w:val="14"/>
                <w:lang w:eastAsia="en-GB"/>
              </w:rPr>
            </w:pPr>
            <w:hyperlink r:id="rId2629" w:history="1">
              <w:r w:rsidR="00BD461B" w:rsidRPr="00BD461B">
                <w:rPr>
                  <w:rStyle w:val="Hyperlink"/>
                  <w:rFonts w:ascii="Arial" w:hAnsi="Arial" w:cs="Arial"/>
                  <w:b/>
                  <w:bCs/>
                  <w:sz w:val="14"/>
                  <w:szCs w:val="14"/>
                </w:rPr>
                <w:t>NR_NTN_enh-Core</w:t>
              </w:r>
            </w:hyperlink>
          </w:p>
        </w:tc>
        <w:tc>
          <w:tcPr>
            <w:tcW w:w="233" w:type="pct"/>
          </w:tcPr>
          <w:p w14:paraId="05D054D5" w14:textId="28D78362"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0648</w:t>
            </w:r>
          </w:p>
        </w:tc>
        <w:tc>
          <w:tcPr>
            <w:tcW w:w="226" w:type="pct"/>
          </w:tcPr>
          <w:p w14:paraId="245323FB" w14:textId="6ED81B31"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24981B4B" w14:textId="739829C6"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B</w:t>
            </w:r>
          </w:p>
        </w:tc>
      </w:tr>
      <w:tr w:rsidR="00BD461B" w:rsidRPr="00957864" w14:paraId="03A468A6" w14:textId="77777777" w:rsidTr="000D3B3E">
        <w:trPr>
          <w:trHeight w:val="20"/>
        </w:trPr>
        <w:tc>
          <w:tcPr>
            <w:tcW w:w="365" w:type="pct"/>
          </w:tcPr>
          <w:p w14:paraId="2F01B4EC" w14:textId="18DEF46D" w:rsidR="00BD461B" w:rsidRPr="00B67066" w:rsidRDefault="006F79AF" w:rsidP="00BD461B">
            <w:pPr>
              <w:rPr>
                <w:rFonts w:ascii="Arial" w:eastAsia="Times New Roman" w:hAnsi="Arial" w:cs="Arial"/>
                <w:color w:val="000000"/>
                <w:sz w:val="14"/>
                <w:szCs w:val="14"/>
                <w:lang w:eastAsia="en-GB"/>
              </w:rPr>
            </w:pPr>
            <w:hyperlink r:id="rId2630" w:history="1">
              <w:r>
                <w:rPr>
                  <w:rStyle w:val="Hyperlink"/>
                  <w:rFonts w:ascii="Arial" w:hAnsi="Arial" w:cs="Arial"/>
                  <w:b/>
                  <w:bCs/>
                  <w:sz w:val="14"/>
                  <w:szCs w:val="14"/>
                </w:rPr>
                <w:t>R1-2405740</w:t>
              </w:r>
            </w:hyperlink>
          </w:p>
        </w:tc>
        <w:tc>
          <w:tcPr>
            <w:tcW w:w="1471" w:type="pct"/>
          </w:tcPr>
          <w:p w14:paraId="6F867F19" w14:textId="4375AE78"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CR for TS 38.214 for introduction of FR2-NTN</w:t>
            </w:r>
          </w:p>
        </w:tc>
        <w:tc>
          <w:tcPr>
            <w:tcW w:w="849" w:type="pct"/>
          </w:tcPr>
          <w:p w14:paraId="15C6D939" w14:textId="14B31600"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Moderator (Nokia), NTT DOCOMO , INC., Samsung, Ericsson</w:t>
            </w:r>
          </w:p>
        </w:tc>
        <w:tc>
          <w:tcPr>
            <w:tcW w:w="248" w:type="pct"/>
          </w:tcPr>
          <w:p w14:paraId="08880BFE" w14:textId="2F877E40" w:rsidR="00BD461B" w:rsidRPr="00BD461B" w:rsidRDefault="00EF515C" w:rsidP="00BD461B">
            <w:pPr>
              <w:rPr>
                <w:rFonts w:ascii="Arial" w:eastAsia="Times New Roman" w:hAnsi="Arial" w:cs="Arial"/>
                <w:color w:val="000000"/>
                <w:sz w:val="14"/>
                <w:szCs w:val="14"/>
                <w:lang w:eastAsia="en-GB"/>
              </w:rPr>
            </w:pPr>
            <w:hyperlink r:id="rId2631" w:history="1">
              <w:r w:rsidR="00BD461B" w:rsidRPr="00BD461B">
                <w:rPr>
                  <w:rStyle w:val="Hyperlink"/>
                  <w:rFonts w:ascii="Arial" w:hAnsi="Arial" w:cs="Arial"/>
                  <w:b/>
                  <w:bCs/>
                  <w:sz w:val="14"/>
                  <w:szCs w:val="14"/>
                </w:rPr>
                <w:t>Rel-18</w:t>
              </w:r>
            </w:hyperlink>
          </w:p>
        </w:tc>
        <w:tc>
          <w:tcPr>
            <w:tcW w:w="301" w:type="pct"/>
            <w:shd w:val="clear" w:color="auto" w:fill="auto"/>
          </w:tcPr>
          <w:p w14:paraId="6640D029" w14:textId="7C0337AF" w:rsidR="00BD461B" w:rsidRPr="00BD461B" w:rsidRDefault="00EF515C" w:rsidP="00BD461B">
            <w:pPr>
              <w:rPr>
                <w:rFonts w:ascii="Arial" w:eastAsia="Times New Roman" w:hAnsi="Arial" w:cs="Arial"/>
                <w:color w:val="000000"/>
                <w:sz w:val="14"/>
                <w:szCs w:val="14"/>
                <w:lang w:eastAsia="en-GB"/>
              </w:rPr>
            </w:pPr>
            <w:hyperlink r:id="rId2632" w:history="1">
              <w:r w:rsidR="00BD461B" w:rsidRPr="00BD461B">
                <w:rPr>
                  <w:rStyle w:val="Hyperlink"/>
                  <w:rFonts w:ascii="Arial" w:hAnsi="Arial" w:cs="Arial"/>
                  <w:b/>
                  <w:bCs/>
                  <w:sz w:val="14"/>
                  <w:szCs w:val="14"/>
                </w:rPr>
                <w:t>38.214</w:t>
              </w:r>
            </w:hyperlink>
          </w:p>
        </w:tc>
        <w:tc>
          <w:tcPr>
            <w:tcW w:w="324" w:type="pct"/>
            <w:shd w:val="clear" w:color="auto" w:fill="auto"/>
          </w:tcPr>
          <w:p w14:paraId="5F7E9A45" w14:textId="227C3DFF"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16F1400E" w14:textId="13631836" w:rsidR="00BD461B" w:rsidRPr="00BD461B" w:rsidRDefault="00EF515C" w:rsidP="00BD461B">
            <w:pPr>
              <w:rPr>
                <w:rFonts w:ascii="Arial" w:eastAsia="Times New Roman" w:hAnsi="Arial" w:cs="Arial"/>
                <w:color w:val="000000"/>
                <w:sz w:val="14"/>
                <w:szCs w:val="14"/>
                <w:lang w:eastAsia="en-GB"/>
              </w:rPr>
            </w:pPr>
            <w:hyperlink r:id="rId2633" w:history="1">
              <w:r w:rsidR="00BD461B" w:rsidRPr="00BD461B">
                <w:rPr>
                  <w:rStyle w:val="Hyperlink"/>
                  <w:rFonts w:ascii="Arial" w:hAnsi="Arial" w:cs="Arial"/>
                  <w:b/>
                  <w:bCs/>
                  <w:sz w:val="14"/>
                  <w:szCs w:val="14"/>
                </w:rPr>
                <w:t>NR_NTN_enh-Core</w:t>
              </w:r>
            </w:hyperlink>
          </w:p>
        </w:tc>
        <w:tc>
          <w:tcPr>
            <w:tcW w:w="233" w:type="pct"/>
          </w:tcPr>
          <w:p w14:paraId="40331DA5" w14:textId="5BA48869"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0590</w:t>
            </w:r>
          </w:p>
        </w:tc>
        <w:tc>
          <w:tcPr>
            <w:tcW w:w="226" w:type="pct"/>
          </w:tcPr>
          <w:p w14:paraId="04052481" w14:textId="52121835"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54560902" w14:textId="1B3790F5"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B</w:t>
            </w:r>
          </w:p>
        </w:tc>
      </w:tr>
      <w:tr w:rsidR="00BD461B" w:rsidRPr="00957864" w14:paraId="5E91EEEF" w14:textId="77777777" w:rsidTr="000D3B3E">
        <w:trPr>
          <w:trHeight w:val="20"/>
        </w:trPr>
        <w:tc>
          <w:tcPr>
            <w:tcW w:w="365" w:type="pct"/>
          </w:tcPr>
          <w:p w14:paraId="554F5064" w14:textId="6DA0322A" w:rsidR="00BD461B" w:rsidRPr="00B67066" w:rsidRDefault="006F79AF" w:rsidP="00BD461B">
            <w:pPr>
              <w:rPr>
                <w:rFonts w:ascii="Arial" w:eastAsia="Times New Roman" w:hAnsi="Arial" w:cs="Arial"/>
                <w:color w:val="000000"/>
                <w:sz w:val="14"/>
                <w:szCs w:val="14"/>
                <w:lang w:eastAsia="en-GB"/>
              </w:rPr>
            </w:pPr>
            <w:hyperlink r:id="rId2634" w:history="1">
              <w:r>
                <w:rPr>
                  <w:rStyle w:val="Hyperlink"/>
                  <w:rFonts w:ascii="Arial" w:hAnsi="Arial" w:cs="Arial"/>
                  <w:b/>
                  <w:bCs/>
                  <w:sz w:val="14"/>
                  <w:szCs w:val="14"/>
                </w:rPr>
                <w:t>R1-2405744</w:t>
              </w:r>
            </w:hyperlink>
          </w:p>
        </w:tc>
        <w:tc>
          <w:tcPr>
            <w:tcW w:w="1471" w:type="pct"/>
          </w:tcPr>
          <w:p w14:paraId="5ECBECFC" w14:textId="3572CC9C"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Correction on PTRS-DMRS association field in DCI format 0_1 and DCI format 0_2</w:t>
            </w:r>
          </w:p>
        </w:tc>
        <w:tc>
          <w:tcPr>
            <w:tcW w:w="849" w:type="pct"/>
          </w:tcPr>
          <w:p w14:paraId="504F6586" w14:textId="1020595D"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Huawei, Samsung</w:t>
            </w:r>
          </w:p>
        </w:tc>
        <w:tc>
          <w:tcPr>
            <w:tcW w:w="248" w:type="pct"/>
          </w:tcPr>
          <w:p w14:paraId="10F6A7B0" w14:textId="3DC0C977" w:rsidR="00BD461B" w:rsidRPr="00BD461B" w:rsidRDefault="00EF515C" w:rsidP="00BD461B">
            <w:pPr>
              <w:rPr>
                <w:rFonts w:ascii="Arial" w:eastAsia="Times New Roman" w:hAnsi="Arial" w:cs="Arial"/>
                <w:color w:val="000000"/>
                <w:sz w:val="14"/>
                <w:szCs w:val="14"/>
                <w:lang w:eastAsia="en-GB"/>
              </w:rPr>
            </w:pPr>
            <w:hyperlink r:id="rId2635" w:history="1">
              <w:r w:rsidR="00BD461B" w:rsidRPr="00BD461B">
                <w:rPr>
                  <w:rStyle w:val="Hyperlink"/>
                  <w:rFonts w:ascii="Arial" w:hAnsi="Arial" w:cs="Arial"/>
                  <w:b/>
                  <w:bCs/>
                  <w:sz w:val="14"/>
                  <w:szCs w:val="14"/>
                </w:rPr>
                <w:t>Rel-18</w:t>
              </w:r>
            </w:hyperlink>
          </w:p>
        </w:tc>
        <w:tc>
          <w:tcPr>
            <w:tcW w:w="301" w:type="pct"/>
            <w:shd w:val="clear" w:color="auto" w:fill="auto"/>
          </w:tcPr>
          <w:p w14:paraId="618BD4E4" w14:textId="27FDB87E" w:rsidR="00BD461B" w:rsidRPr="00BD461B" w:rsidRDefault="00EF515C" w:rsidP="00BD461B">
            <w:pPr>
              <w:rPr>
                <w:rFonts w:ascii="Arial" w:eastAsia="Times New Roman" w:hAnsi="Arial" w:cs="Arial"/>
                <w:color w:val="000000"/>
                <w:sz w:val="14"/>
                <w:szCs w:val="14"/>
                <w:lang w:eastAsia="en-GB"/>
              </w:rPr>
            </w:pPr>
            <w:hyperlink r:id="rId2636" w:history="1">
              <w:r w:rsidR="00BD461B" w:rsidRPr="00BD461B">
                <w:rPr>
                  <w:rStyle w:val="Hyperlink"/>
                  <w:rFonts w:ascii="Arial" w:hAnsi="Arial" w:cs="Arial"/>
                  <w:b/>
                  <w:bCs/>
                  <w:sz w:val="14"/>
                  <w:szCs w:val="14"/>
                </w:rPr>
                <w:t>38.212</w:t>
              </w:r>
            </w:hyperlink>
          </w:p>
        </w:tc>
        <w:tc>
          <w:tcPr>
            <w:tcW w:w="324" w:type="pct"/>
            <w:shd w:val="clear" w:color="auto" w:fill="auto"/>
          </w:tcPr>
          <w:p w14:paraId="4C731362" w14:textId="4B9B8095"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75BB674C" w14:textId="27A0A08F" w:rsidR="00BD461B" w:rsidRPr="00BD461B" w:rsidRDefault="00EF515C" w:rsidP="00BD461B">
            <w:pPr>
              <w:rPr>
                <w:rFonts w:ascii="Arial" w:eastAsia="Times New Roman" w:hAnsi="Arial" w:cs="Arial"/>
                <w:color w:val="000000"/>
                <w:sz w:val="14"/>
                <w:szCs w:val="14"/>
                <w:lang w:eastAsia="en-GB"/>
              </w:rPr>
            </w:pPr>
            <w:hyperlink r:id="rId2637" w:history="1">
              <w:r w:rsidR="00BD461B" w:rsidRPr="00BD461B">
                <w:rPr>
                  <w:rStyle w:val="Hyperlink"/>
                  <w:rFonts w:ascii="Arial" w:hAnsi="Arial" w:cs="Arial"/>
                  <w:b/>
                  <w:bCs/>
                  <w:sz w:val="14"/>
                  <w:szCs w:val="14"/>
                </w:rPr>
                <w:t>NR_MIMO_evo_DL_UL-Core</w:t>
              </w:r>
            </w:hyperlink>
          </w:p>
        </w:tc>
        <w:tc>
          <w:tcPr>
            <w:tcW w:w="233" w:type="pct"/>
          </w:tcPr>
          <w:p w14:paraId="3176C080" w14:textId="583C4BEA"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0195</w:t>
            </w:r>
          </w:p>
        </w:tc>
        <w:tc>
          <w:tcPr>
            <w:tcW w:w="226" w:type="pct"/>
          </w:tcPr>
          <w:p w14:paraId="33C3CBF0" w14:textId="1C39322B"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79737D11" w14:textId="59464D26"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957864" w14:paraId="18A9F518" w14:textId="77777777" w:rsidTr="000D3B3E">
        <w:trPr>
          <w:trHeight w:val="20"/>
        </w:trPr>
        <w:tc>
          <w:tcPr>
            <w:tcW w:w="365" w:type="pct"/>
          </w:tcPr>
          <w:p w14:paraId="1F88271C" w14:textId="6BE8A76F" w:rsidR="00BD461B" w:rsidRPr="00B67066" w:rsidRDefault="006F79AF" w:rsidP="00BD461B">
            <w:pPr>
              <w:rPr>
                <w:rFonts w:ascii="Arial" w:eastAsia="Times New Roman" w:hAnsi="Arial" w:cs="Arial"/>
                <w:color w:val="000000"/>
                <w:sz w:val="14"/>
                <w:szCs w:val="14"/>
                <w:lang w:eastAsia="en-GB"/>
              </w:rPr>
            </w:pPr>
            <w:hyperlink r:id="rId2638" w:history="1">
              <w:r>
                <w:rPr>
                  <w:rStyle w:val="Hyperlink"/>
                  <w:rFonts w:ascii="Arial" w:hAnsi="Arial" w:cs="Arial"/>
                  <w:b/>
                  <w:bCs/>
                  <w:sz w:val="14"/>
                  <w:szCs w:val="14"/>
                </w:rPr>
                <w:t>R1-2405746</w:t>
              </w:r>
            </w:hyperlink>
          </w:p>
        </w:tc>
        <w:tc>
          <w:tcPr>
            <w:tcW w:w="1471" w:type="pct"/>
          </w:tcPr>
          <w:p w14:paraId="4551204F" w14:textId="5847E893"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Correction on PT-RS Coherence Conditions for 8 Tx</w:t>
            </w:r>
          </w:p>
        </w:tc>
        <w:tc>
          <w:tcPr>
            <w:tcW w:w="849" w:type="pct"/>
          </w:tcPr>
          <w:p w14:paraId="545146F2" w14:textId="59B22BDD"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Moderator (NTT DOCOMO), Ericsson, Samsung</w:t>
            </w:r>
          </w:p>
        </w:tc>
        <w:tc>
          <w:tcPr>
            <w:tcW w:w="248" w:type="pct"/>
          </w:tcPr>
          <w:p w14:paraId="4D1BA05C" w14:textId="790A871D" w:rsidR="00BD461B" w:rsidRPr="00BD461B" w:rsidRDefault="00EF515C" w:rsidP="00BD461B">
            <w:pPr>
              <w:rPr>
                <w:rFonts w:ascii="Arial" w:eastAsia="Times New Roman" w:hAnsi="Arial" w:cs="Arial"/>
                <w:color w:val="000000"/>
                <w:sz w:val="14"/>
                <w:szCs w:val="14"/>
                <w:lang w:eastAsia="en-GB"/>
              </w:rPr>
            </w:pPr>
            <w:hyperlink r:id="rId2639" w:history="1">
              <w:r w:rsidR="00BD461B" w:rsidRPr="00BD461B">
                <w:rPr>
                  <w:rStyle w:val="Hyperlink"/>
                  <w:rFonts w:ascii="Arial" w:hAnsi="Arial" w:cs="Arial"/>
                  <w:b/>
                  <w:bCs/>
                  <w:sz w:val="14"/>
                  <w:szCs w:val="14"/>
                </w:rPr>
                <w:t>Rel-18</w:t>
              </w:r>
            </w:hyperlink>
          </w:p>
        </w:tc>
        <w:tc>
          <w:tcPr>
            <w:tcW w:w="301" w:type="pct"/>
            <w:shd w:val="clear" w:color="auto" w:fill="auto"/>
          </w:tcPr>
          <w:p w14:paraId="37E3B939" w14:textId="23EE5B59" w:rsidR="00BD461B" w:rsidRPr="00BD461B" w:rsidRDefault="00EF515C" w:rsidP="00BD461B">
            <w:pPr>
              <w:rPr>
                <w:rFonts w:ascii="Arial" w:eastAsia="Times New Roman" w:hAnsi="Arial" w:cs="Arial"/>
                <w:color w:val="000000"/>
                <w:sz w:val="14"/>
                <w:szCs w:val="14"/>
                <w:lang w:eastAsia="en-GB"/>
              </w:rPr>
            </w:pPr>
            <w:hyperlink r:id="rId2640" w:history="1">
              <w:r w:rsidR="00BD461B" w:rsidRPr="00BD461B">
                <w:rPr>
                  <w:rStyle w:val="Hyperlink"/>
                  <w:rFonts w:ascii="Arial" w:hAnsi="Arial" w:cs="Arial"/>
                  <w:b/>
                  <w:bCs/>
                  <w:sz w:val="14"/>
                  <w:szCs w:val="14"/>
                </w:rPr>
                <w:t>38.214</w:t>
              </w:r>
            </w:hyperlink>
          </w:p>
        </w:tc>
        <w:tc>
          <w:tcPr>
            <w:tcW w:w="324" w:type="pct"/>
            <w:shd w:val="clear" w:color="auto" w:fill="auto"/>
          </w:tcPr>
          <w:p w14:paraId="36458458" w14:textId="0A3329E5"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23F2E622" w14:textId="67DAF162" w:rsidR="00BD461B" w:rsidRPr="00BD461B" w:rsidRDefault="00EF515C" w:rsidP="00BD461B">
            <w:pPr>
              <w:rPr>
                <w:rFonts w:ascii="Arial" w:eastAsia="Times New Roman" w:hAnsi="Arial" w:cs="Arial"/>
                <w:color w:val="000000"/>
                <w:sz w:val="14"/>
                <w:szCs w:val="14"/>
                <w:lang w:eastAsia="en-GB"/>
              </w:rPr>
            </w:pPr>
            <w:hyperlink r:id="rId2641" w:history="1">
              <w:r w:rsidR="00BD461B" w:rsidRPr="00BD461B">
                <w:rPr>
                  <w:rStyle w:val="Hyperlink"/>
                  <w:rFonts w:ascii="Arial" w:hAnsi="Arial" w:cs="Arial"/>
                  <w:b/>
                  <w:bCs/>
                  <w:sz w:val="14"/>
                  <w:szCs w:val="14"/>
                </w:rPr>
                <w:t>NR_MIMO_evo_DL_UL-Core</w:t>
              </w:r>
            </w:hyperlink>
          </w:p>
        </w:tc>
        <w:tc>
          <w:tcPr>
            <w:tcW w:w="233" w:type="pct"/>
          </w:tcPr>
          <w:p w14:paraId="387368BD" w14:textId="556B2979"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0591</w:t>
            </w:r>
          </w:p>
        </w:tc>
        <w:tc>
          <w:tcPr>
            <w:tcW w:w="226" w:type="pct"/>
          </w:tcPr>
          <w:p w14:paraId="3E85F1F4" w14:textId="0B22DDE1"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339FE892" w14:textId="53A6A8D3"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957864" w14:paraId="75476E7D" w14:textId="77777777" w:rsidTr="000D3B3E">
        <w:trPr>
          <w:trHeight w:val="20"/>
        </w:trPr>
        <w:tc>
          <w:tcPr>
            <w:tcW w:w="365" w:type="pct"/>
          </w:tcPr>
          <w:p w14:paraId="4B2C5B35" w14:textId="1DE4B38C" w:rsidR="00BD461B" w:rsidRPr="00B67066" w:rsidRDefault="006F79AF" w:rsidP="00BD461B">
            <w:pPr>
              <w:rPr>
                <w:rFonts w:ascii="Arial" w:eastAsia="Times New Roman" w:hAnsi="Arial" w:cs="Arial"/>
                <w:color w:val="000000"/>
                <w:sz w:val="14"/>
                <w:szCs w:val="14"/>
                <w:lang w:eastAsia="en-GB"/>
              </w:rPr>
            </w:pPr>
            <w:hyperlink r:id="rId2642" w:history="1">
              <w:r>
                <w:rPr>
                  <w:rStyle w:val="Hyperlink"/>
                  <w:rFonts w:ascii="Arial" w:hAnsi="Arial" w:cs="Arial"/>
                  <w:b/>
                  <w:bCs/>
                  <w:sz w:val="14"/>
                  <w:szCs w:val="14"/>
                </w:rPr>
                <w:t>R1-2405747</w:t>
              </w:r>
            </w:hyperlink>
          </w:p>
        </w:tc>
        <w:tc>
          <w:tcPr>
            <w:tcW w:w="1471" w:type="pct"/>
          </w:tcPr>
          <w:p w14:paraId="7FB3D0A6" w14:textId="5A0C2EBA"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Alignment corrections for TS38.215</w:t>
            </w:r>
          </w:p>
        </w:tc>
        <w:tc>
          <w:tcPr>
            <w:tcW w:w="849" w:type="pct"/>
          </w:tcPr>
          <w:p w14:paraId="30586CB0" w14:textId="206970E9"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Intel Corporation</w:t>
            </w:r>
          </w:p>
        </w:tc>
        <w:tc>
          <w:tcPr>
            <w:tcW w:w="248" w:type="pct"/>
          </w:tcPr>
          <w:p w14:paraId="4B4E637E" w14:textId="3BA7874F" w:rsidR="00BD461B" w:rsidRPr="00BD461B" w:rsidRDefault="00EF515C" w:rsidP="00BD461B">
            <w:pPr>
              <w:rPr>
                <w:rFonts w:ascii="Arial" w:eastAsia="Times New Roman" w:hAnsi="Arial" w:cs="Arial"/>
                <w:color w:val="000000"/>
                <w:sz w:val="14"/>
                <w:szCs w:val="14"/>
                <w:lang w:eastAsia="en-GB"/>
              </w:rPr>
            </w:pPr>
            <w:hyperlink r:id="rId2643" w:history="1">
              <w:r w:rsidR="00BD461B" w:rsidRPr="00BD461B">
                <w:rPr>
                  <w:rStyle w:val="Hyperlink"/>
                  <w:rFonts w:ascii="Arial" w:hAnsi="Arial" w:cs="Arial"/>
                  <w:b/>
                  <w:bCs/>
                  <w:sz w:val="14"/>
                  <w:szCs w:val="14"/>
                </w:rPr>
                <w:t>Rel-18</w:t>
              </w:r>
            </w:hyperlink>
          </w:p>
        </w:tc>
        <w:tc>
          <w:tcPr>
            <w:tcW w:w="301" w:type="pct"/>
            <w:shd w:val="clear" w:color="auto" w:fill="auto"/>
          </w:tcPr>
          <w:p w14:paraId="194BC486" w14:textId="24FEC7AE" w:rsidR="00BD461B" w:rsidRPr="00BD461B" w:rsidRDefault="00EF515C" w:rsidP="00BD461B">
            <w:pPr>
              <w:rPr>
                <w:rFonts w:ascii="Arial" w:eastAsia="Times New Roman" w:hAnsi="Arial" w:cs="Arial"/>
                <w:color w:val="000000"/>
                <w:sz w:val="14"/>
                <w:szCs w:val="14"/>
                <w:lang w:eastAsia="en-GB"/>
              </w:rPr>
            </w:pPr>
            <w:hyperlink r:id="rId2644" w:history="1">
              <w:r w:rsidR="00BD461B" w:rsidRPr="00BD461B">
                <w:rPr>
                  <w:rStyle w:val="Hyperlink"/>
                  <w:rFonts w:ascii="Arial" w:hAnsi="Arial" w:cs="Arial"/>
                  <w:b/>
                  <w:bCs/>
                  <w:sz w:val="14"/>
                  <w:szCs w:val="14"/>
                </w:rPr>
                <w:t>38.215</w:t>
              </w:r>
            </w:hyperlink>
          </w:p>
        </w:tc>
        <w:tc>
          <w:tcPr>
            <w:tcW w:w="324" w:type="pct"/>
            <w:shd w:val="clear" w:color="auto" w:fill="auto"/>
          </w:tcPr>
          <w:p w14:paraId="0ABF03CD" w14:textId="5D3F19DA"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5D018F03" w14:textId="58CFB083"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color w:val="000000"/>
                <w:sz w:val="14"/>
                <w:szCs w:val="14"/>
              </w:rPr>
              <w:t>NR_SL_enh2-Core, NR_MIMO_evo_DL_UL-Core</w:t>
            </w:r>
          </w:p>
        </w:tc>
        <w:tc>
          <w:tcPr>
            <w:tcW w:w="233" w:type="pct"/>
          </w:tcPr>
          <w:p w14:paraId="1FD84121" w14:textId="32B37625"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0068</w:t>
            </w:r>
          </w:p>
        </w:tc>
        <w:tc>
          <w:tcPr>
            <w:tcW w:w="226" w:type="pct"/>
          </w:tcPr>
          <w:p w14:paraId="46475D10" w14:textId="29C83A24"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3ACA12FE" w14:textId="016B429C"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957864" w14:paraId="08E80398" w14:textId="77777777" w:rsidTr="000D3B3E">
        <w:trPr>
          <w:trHeight w:val="20"/>
        </w:trPr>
        <w:tc>
          <w:tcPr>
            <w:tcW w:w="365" w:type="pct"/>
          </w:tcPr>
          <w:p w14:paraId="5066B7E8" w14:textId="3F3C7C0F" w:rsidR="00BD461B" w:rsidRPr="00B67066" w:rsidRDefault="006F79AF" w:rsidP="00BD461B">
            <w:pPr>
              <w:rPr>
                <w:rFonts w:ascii="Arial" w:eastAsia="Times New Roman" w:hAnsi="Arial" w:cs="Arial"/>
                <w:color w:val="000000"/>
                <w:sz w:val="14"/>
                <w:szCs w:val="14"/>
                <w:lang w:eastAsia="en-GB"/>
              </w:rPr>
            </w:pPr>
            <w:hyperlink r:id="rId2645" w:history="1">
              <w:r>
                <w:rPr>
                  <w:rStyle w:val="Hyperlink"/>
                  <w:rFonts w:ascii="Arial" w:hAnsi="Arial" w:cs="Arial"/>
                  <w:b/>
                  <w:bCs/>
                  <w:sz w:val="14"/>
                  <w:szCs w:val="14"/>
                </w:rPr>
                <w:t>R1-2405748</w:t>
              </w:r>
            </w:hyperlink>
          </w:p>
        </w:tc>
        <w:tc>
          <w:tcPr>
            <w:tcW w:w="1471" w:type="pct"/>
          </w:tcPr>
          <w:p w14:paraId="0FAA1AEC" w14:textId="69B4D120"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Maintenance of NR Sidelink operation on shared spectrum</w:t>
            </w:r>
          </w:p>
        </w:tc>
        <w:tc>
          <w:tcPr>
            <w:tcW w:w="849" w:type="pct"/>
          </w:tcPr>
          <w:p w14:paraId="0BD788D5" w14:textId="58C7B4B4"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Ericsson</w:t>
            </w:r>
          </w:p>
        </w:tc>
        <w:tc>
          <w:tcPr>
            <w:tcW w:w="248" w:type="pct"/>
          </w:tcPr>
          <w:p w14:paraId="66A91696" w14:textId="0AE711BF" w:rsidR="00BD461B" w:rsidRPr="00BD461B" w:rsidRDefault="00EF515C" w:rsidP="00BD461B">
            <w:pPr>
              <w:rPr>
                <w:rFonts w:ascii="Arial" w:eastAsia="Times New Roman" w:hAnsi="Arial" w:cs="Arial"/>
                <w:color w:val="000000"/>
                <w:sz w:val="14"/>
                <w:szCs w:val="14"/>
                <w:lang w:eastAsia="en-GB"/>
              </w:rPr>
            </w:pPr>
            <w:hyperlink r:id="rId2646" w:history="1">
              <w:r w:rsidR="00BD461B" w:rsidRPr="00BD461B">
                <w:rPr>
                  <w:rStyle w:val="Hyperlink"/>
                  <w:rFonts w:ascii="Arial" w:hAnsi="Arial" w:cs="Arial"/>
                  <w:b/>
                  <w:bCs/>
                  <w:sz w:val="14"/>
                  <w:szCs w:val="14"/>
                </w:rPr>
                <w:t>Rel-18</w:t>
              </w:r>
            </w:hyperlink>
          </w:p>
        </w:tc>
        <w:tc>
          <w:tcPr>
            <w:tcW w:w="301" w:type="pct"/>
            <w:shd w:val="clear" w:color="auto" w:fill="auto"/>
          </w:tcPr>
          <w:p w14:paraId="7FD47612" w14:textId="5DA09345" w:rsidR="00BD461B" w:rsidRPr="00BD461B" w:rsidRDefault="00EF515C" w:rsidP="00BD461B">
            <w:pPr>
              <w:rPr>
                <w:rFonts w:ascii="Arial" w:eastAsia="Times New Roman" w:hAnsi="Arial" w:cs="Arial"/>
                <w:color w:val="000000"/>
                <w:sz w:val="14"/>
                <w:szCs w:val="14"/>
                <w:lang w:eastAsia="en-GB"/>
              </w:rPr>
            </w:pPr>
            <w:hyperlink r:id="rId2647" w:history="1">
              <w:r w:rsidR="00BD461B" w:rsidRPr="00BD461B">
                <w:rPr>
                  <w:rStyle w:val="Hyperlink"/>
                  <w:rFonts w:ascii="Arial" w:hAnsi="Arial" w:cs="Arial"/>
                  <w:b/>
                  <w:bCs/>
                  <w:sz w:val="14"/>
                  <w:szCs w:val="14"/>
                </w:rPr>
                <w:t>37.213</w:t>
              </w:r>
            </w:hyperlink>
          </w:p>
        </w:tc>
        <w:tc>
          <w:tcPr>
            <w:tcW w:w="324" w:type="pct"/>
            <w:shd w:val="clear" w:color="auto" w:fill="auto"/>
          </w:tcPr>
          <w:p w14:paraId="14C27ADE" w14:textId="743E9CF6"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03F0408A" w14:textId="21187843" w:rsidR="00BD461B" w:rsidRPr="00BD461B" w:rsidRDefault="00EF515C" w:rsidP="00BD461B">
            <w:pPr>
              <w:rPr>
                <w:rFonts w:ascii="Arial" w:eastAsia="Times New Roman" w:hAnsi="Arial" w:cs="Arial"/>
                <w:color w:val="000000"/>
                <w:sz w:val="14"/>
                <w:szCs w:val="14"/>
                <w:lang w:eastAsia="en-GB"/>
              </w:rPr>
            </w:pPr>
            <w:hyperlink r:id="rId2648" w:history="1">
              <w:r w:rsidR="00BD461B" w:rsidRPr="00BD461B">
                <w:rPr>
                  <w:rStyle w:val="Hyperlink"/>
                  <w:rFonts w:ascii="Arial" w:hAnsi="Arial" w:cs="Arial"/>
                  <w:b/>
                  <w:bCs/>
                  <w:sz w:val="14"/>
                  <w:szCs w:val="14"/>
                </w:rPr>
                <w:t>NR_SL_enh2-Core</w:t>
              </w:r>
            </w:hyperlink>
          </w:p>
        </w:tc>
        <w:tc>
          <w:tcPr>
            <w:tcW w:w="233" w:type="pct"/>
          </w:tcPr>
          <w:p w14:paraId="32E88FDA" w14:textId="42CA7596"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0058</w:t>
            </w:r>
          </w:p>
        </w:tc>
        <w:tc>
          <w:tcPr>
            <w:tcW w:w="226" w:type="pct"/>
          </w:tcPr>
          <w:p w14:paraId="1EE36DFF" w14:textId="6C0DCDC3"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15FF9446" w14:textId="689B9C9C"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957864" w14:paraId="4EE7F338" w14:textId="77777777" w:rsidTr="000D3B3E">
        <w:trPr>
          <w:trHeight w:val="20"/>
        </w:trPr>
        <w:tc>
          <w:tcPr>
            <w:tcW w:w="365" w:type="pct"/>
          </w:tcPr>
          <w:p w14:paraId="47DEA09B" w14:textId="659FDC25" w:rsidR="00BD461B" w:rsidRPr="00B67066" w:rsidRDefault="006F79AF" w:rsidP="00BD461B">
            <w:pPr>
              <w:rPr>
                <w:rFonts w:ascii="Arial" w:eastAsia="Times New Roman" w:hAnsi="Arial" w:cs="Arial"/>
                <w:color w:val="000000"/>
                <w:sz w:val="14"/>
                <w:szCs w:val="14"/>
                <w:lang w:eastAsia="en-GB"/>
              </w:rPr>
            </w:pPr>
            <w:hyperlink r:id="rId2649" w:history="1">
              <w:r>
                <w:rPr>
                  <w:rStyle w:val="Hyperlink"/>
                  <w:rFonts w:ascii="Arial" w:hAnsi="Arial" w:cs="Arial"/>
                  <w:b/>
                  <w:bCs/>
                  <w:sz w:val="14"/>
                  <w:szCs w:val="14"/>
                </w:rPr>
                <w:t>R1-2405749</w:t>
              </w:r>
            </w:hyperlink>
          </w:p>
        </w:tc>
        <w:tc>
          <w:tcPr>
            <w:tcW w:w="1471" w:type="pct"/>
          </w:tcPr>
          <w:p w14:paraId="42C4319A" w14:textId="57246F57"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Corrections to positioning enhancements</w:t>
            </w:r>
          </w:p>
        </w:tc>
        <w:tc>
          <w:tcPr>
            <w:tcW w:w="849" w:type="pct"/>
          </w:tcPr>
          <w:p w14:paraId="7BAFABDF" w14:textId="2BD03C97"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Ericsson</w:t>
            </w:r>
          </w:p>
        </w:tc>
        <w:tc>
          <w:tcPr>
            <w:tcW w:w="248" w:type="pct"/>
          </w:tcPr>
          <w:p w14:paraId="1D617C6E" w14:textId="34D406BB" w:rsidR="00BD461B" w:rsidRPr="00BD461B" w:rsidRDefault="00EF515C" w:rsidP="00BD461B">
            <w:pPr>
              <w:rPr>
                <w:rFonts w:ascii="Arial" w:eastAsia="Times New Roman" w:hAnsi="Arial" w:cs="Arial"/>
                <w:color w:val="000000"/>
                <w:sz w:val="14"/>
                <w:szCs w:val="14"/>
                <w:lang w:eastAsia="en-GB"/>
              </w:rPr>
            </w:pPr>
            <w:hyperlink r:id="rId2650" w:history="1">
              <w:r w:rsidR="00BD461B" w:rsidRPr="00BD461B">
                <w:rPr>
                  <w:rStyle w:val="Hyperlink"/>
                  <w:rFonts w:ascii="Arial" w:hAnsi="Arial" w:cs="Arial"/>
                  <w:b/>
                  <w:bCs/>
                  <w:sz w:val="14"/>
                  <w:szCs w:val="14"/>
                </w:rPr>
                <w:t>Rel-18</w:t>
              </w:r>
            </w:hyperlink>
          </w:p>
        </w:tc>
        <w:tc>
          <w:tcPr>
            <w:tcW w:w="301" w:type="pct"/>
            <w:shd w:val="clear" w:color="auto" w:fill="auto"/>
          </w:tcPr>
          <w:p w14:paraId="3FEF4986" w14:textId="451309A7" w:rsidR="00BD461B" w:rsidRPr="00BD461B" w:rsidRDefault="00EF515C" w:rsidP="00BD461B">
            <w:pPr>
              <w:rPr>
                <w:rFonts w:ascii="Arial" w:eastAsia="Times New Roman" w:hAnsi="Arial" w:cs="Arial"/>
                <w:color w:val="000000"/>
                <w:sz w:val="14"/>
                <w:szCs w:val="14"/>
                <w:lang w:eastAsia="en-GB"/>
              </w:rPr>
            </w:pPr>
            <w:hyperlink r:id="rId2651" w:history="1">
              <w:r w:rsidR="00BD461B" w:rsidRPr="00BD461B">
                <w:rPr>
                  <w:rStyle w:val="Hyperlink"/>
                  <w:rFonts w:ascii="Arial" w:hAnsi="Arial" w:cs="Arial"/>
                  <w:b/>
                  <w:bCs/>
                  <w:sz w:val="14"/>
                  <w:szCs w:val="14"/>
                </w:rPr>
                <w:t>38.211</w:t>
              </w:r>
            </w:hyperlink>
          </w:p>
        </w:tc>
        <w:tc>
          <w:tcPr>
            <w:tcW w:w="324" w:type="pct"/>
            <w:shd w:val="clear" w:color="auto" w:fill="auto"/>
          </w:tcPr>
          <w:p w14:paraId="59E4710B" w14:textId="06661DB8"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2BD1AB42" w14:textId="168ECB5A" w:rsidR="00BD461B" w:rsidRPr="00BD461B" w:rsidRDefault="00EF515C" w:rsidP="00BD461B">
            <w:pPr>
              <w:rPr>
                <w:rFonts w:ascii="Arial" w:eastAsia="Times New Roman" w:hAnsi="Arial" w:cs="Arial"/>
                <w:color w:val="000000"/>
                <w:sz w:val="14"/>
                <w:szCs w:val="14"/>
                <w:lang w:eastAsia="en-GB"/>
              </w:rPr>
            </w:pPr>
            <w:hyperlink r:id="rId2652" w:history="1">
              <w:r w:rsidR="00BD461B" w:rsidRPr="00BD461B">
                <w:rPr>
                  <w:rStyle w:val="Hyperlink"/>
                  <w:rFonts w:ascii="Arial" w:hAnsi="Arial" w:cs="Arial"/>
                  <w:b/>
                  <w:bCs/>
                  <w:sz w:val="14"/>
                  <w:szCs w:val="14"/>
                </w:rPr>
                <w:t>NR_pos_enh2-Core</w:t>
              </w:r>
            </w:hyperlink>
          </w:p>
        </w:tc>
        <w:tc>
          <w:tcPr>
            <w:tcW w:w="233" w:type="pct"/>
          </w:tcPr>
          <w:p w14:paraId="25A3CAE9" w14:textId="7F1BF550"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0130</w:t>
            </w:r>
          </w:p>
        </w:tc>
        <w:tc>
          <w:tcPr>
            <w:tcW w:w="226" w:type="pct"/>
          </w:tcPr>
          <w:p w14:paraId="17AC0E82" w14:textId="6E9EF20D"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3EB55E1A" w14:textId="62B8BD74"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957864" w14:paraId="58E04337" w14:textId="77777777" w:rsidTr="000D3B3E">
        <w:trPr>
          <w:trHeight w:val="20"/>
        </w:trPr>
        <w:tc>
          <w:tcPr>
            <w:tcW w:w="365" w:type="pct"/>
          </w:tcPr>
          <w:p w14:paraId="336A9B23" w14:textId="7E766223" w:rsidR="00BD461B" w:rsidRPr="00B67066" w:rsidRDefault="006F79AF" w:rsidP="00BD461B">
            <w:pPr>
              <w:rPr>
                <w:rFonts w:ascii="Arial" w:eastAsia="Times New Roman" w:hAnsi="Arial" w:cs="Arial"/>
                <w:color w:val="000000"/>
                <w:sz w:val="14"/>
                <w:szCs w:val="14"/>
                <w:lang w:eastAsia="en-GB"/>
              </w:rPr>
            </w:pPr>
            <w:hyperlink r:id="rId2653" w:history="1">
              <w:r>
                <w:rPr>
                  <w:rStyle w:val="Hyperlink"/>
                  <w:rFonts w:ascii="Arial" w:hAnsi="Arial" w:cs="Arial"/>
                  <w:b/>
                  <w:bCs/>
                  <w:sz w:val="14"/>
                  <w:szCs w:val="14"/>
                </w:rPr>
                <w:t>R1-2405750</w:t>
              </w:r>
            </w:hyperlink>
          </w:p>
        </w:tc>
        <w:tc>
          <w:tcPr>
            <w:tcW w:w="1471" w:type="pct"/>
          </w:tcPr>
          <w:p w14:paraId="1BCE67DB" w14:textId="21D52DA2"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Corrections to sidelink enhancements</w:t>
            </w:r>
          </w:p>
        </w:tc>
        <w:tc>
          <w:tcPr>
            <w:tcW w:w="849" w:type="pct"/>
          </w:tcPr>
          <w:p w14:paraId="587303BD" w14:textId="0A4455BB"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Ericsson</w:t>
            </w:r>
          </w:p>
        </w:tc>
        <w:tc>
          <w:tcPr>
            <w:tcW w:w="248" w:type="pct"/>
          </w:tcPr>
          <w:p w14:paraId="4F6358EE" w14:textId="6448F829" w:rsidR="00BD461B" w:rsidRPr="00BD461B" w:rsidRDefault="00EF515C" w:rsidP="00BD461B">
            <w:pPr>
              <w:rPr>
                <w:rFonts w:ascii="Arial" w:eastAsia="Times New Roman" w:hAnsi="Arial" w:cs="Arial"/>
                <w:color w:val="000000"/>
                <w:sz w:val="14"/>
                <w:szCs w:val="14"/>
                <w:lang w:eastAsia="en-GB"/>
              </w:rPr>
            </w:pPr>
            <w:hyperlink r:id="rId2654" w:history="1">
              <w:r w:rsidR="00BD461B" w:rsidRPr="00BD461B">
                <w:rPr>
                  <w:rStyle w:val="Hyperlink"/>
                  <w:rFonts w:ascii="Arial" w:hAnsi="Arial" w:cs="Arial"/>
                  <w:b/>
                  <w:bCs/>
                  <w:sz w:val="14"/>
                  <w:szCs w:val="14"/>
                </w:rPr>
                <w:t>Rel-18</w:t>
              </w:r>
            </w:hyperlink>
          </w:p>
        </w:tc>
        <w:tc>
          <w:tcPr>
            <w:tcW w:w="301" w:type="pct"/>
            <w:shd w:val="clear" w:color="auto" w:fill="auto"/>
          </w:tcPr>
          <w:p w14:paraId="31577230" w14:textId="5E6521BF" w:rsidR="00BD461B" w:rsidRPr="00BD461B" w:rsidRDefault="00EF515C" w:rsidP="00BD461B">
            <w:pPr>
              <w:rPr>
                <w:rFonts w:ascii="Arial" w:eastAsia="Times New Roman" w:hAnsi="Arial" w:cs="Arial"/>
                <w:color w:val="000000"/>
                <w:sz w:val="14"/>
                <w:szCs w:val="14"/>
                <w:lang w:eastAsia="en-GB"/>
              </w:rPr>
            </w:pPr>
            <w:hyperlink r:id="rId2655" w:history="1">
              <w:r w:rsidR="00BD461B" w:rsidRPr="00BD461B">
                <w:rPr>
                  <w:rStyle w:val="Hyperlink"/>
                  <w:rFonts w:ascii="Arial" w:hAnsi="Arial" w:cs="Arial"/>
                  <w:b/>
                  <w:bCs/>
                  <w:sz w:val="14"/>
                  <w:szCs w:val="14"/>
                </w:rPr>
                <w:t>38.211</w:t>
              </w:r>
            </w:hyperlink>
          </w:p>
        </w:tc>
        <w:tc>
          <w:tcPr>
            <w:tcW w:w="324" w:type="pct"/>
            <w:shd w:val="clear" w:color="auto" w:fill="auto"/>
          </w:tcPr>
          <w:p w14:paraId="02C4591C" w14:textId="68CC88F5"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419B2717" w14:textId="09AF006A" w:rsidR="00BD461B" w:rsidRPr="00BD461B" w:rsidRDefault="00EF515C" w:rsidP="00BD461B">
            <w:pPr>
              <w:rPr>
                <w:rFonts w:ascii="Arial" w:eastAsia="Times New Roman" w:hAnsi="Arial" w:cs="Arial"/>
                <w:color w:val="000000"/>
                <w:sz w:val="14"/>
                <w:szCs w:val="14"/>
                <w:lang w:eastAsia="en-GB"/>
              </w:rPr>
            </w:pPr>
            <w:hyperlink r:id="rId2656" w:history="1">
              <w:r w:rsidR="00BD461B" w:rsidRPr="00BD461B">
                <w:rPr>
                  <w:rStyle w:val="Hyperlink"/>
                  <w:rFonts w:ascii="Arial" w:hAnsi="Arial" w:cs="Arial"/>
                  <w:b/>
                  <w:bCs/>
                  <w:sz w:val="14"/>
                  <w:szCs w:val="14"/>
                </w:rPr>
                <w:t>NR_SL_enh2-Core</w:t>
              </w:r>
            </w:hyperlink>
          </w:p>
        </w:tc>
        <w:tc>
          <w:tcPr>
            <w:tcW w:w="233" w:type="pct"/>
          </w:tcPr>
          <w:p w14:paraId="783785BB" w14:textId="19AF9B15"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0131</w:t>
            </w:r>
          </w:p>
        </w:tc>
        <w:tc>
          <w:tcPr>
            <w:tcW w:w="226" w:type="pct"/>
          </w:tcPr>
          <w:p w14:paraId="051248C1" w14:textId="00DD2D6E"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297DC44B" w14:textId="40247C4C"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957864" w14:paraId="26420224" w14:textId="77777777" w:rsidTr="000D3B3E">
        <w:trPr>
          <w:trHeight w:val="20"/>
        </w:trPr>
        <w:tc>
          <w:tcPr>
            <w:tcW w:w="365" w:type="pct"/>
          </w:tcPr>
          <w:p w14:paraId="2E7F8A3F" w14:textId="461738AE" w:rsidR="00BD461B" w:rsidRPr="00B67066" w:rsidRDefault="006F79AF" w:rsidP="00BD461B">
            <w:pPr>
              <w:rPr>
                <w:rFonts w:ascii="Arial" w:eastAsia="Times New Roman" w:hAnsi="Arial" w:cs="Arial"/>
                <w:color w:val="000000"/>
                <w:sz w:val="14"/>
                <w:szCs w:val="14"/>
                <w:lang w:eastAsia="en-GB"/>
              </w:rPr>
            </w:pPr>
            <w:hyperlink r:id="rId2657" w:history="1">
              <w:r>
                <w:rPr>
                  <w:rStyle w:val="Hyperlink"/>
                  <w:rFonts w:ascii="Arial" w:hAnsi="Arial" w:cs="Arial"/>
                  <w:b/>
                  <w:bCs/>
                  <w:sz w:val="14"/>
                  <w:szCs w:val="14"/>
                </w:rPr>
                <w:t>R1-2405751</w:t>
              </w:r>
            </w:hyperlink>
          </w:p>
        </w:tc>
        <w:tc>
          <w:tcPr>
            <w:tcW w:w="1471" w:type="pct"/>
          </w:tcPr>
          <w:p w14:paraId="6DE750A0" w14:textId="6F783A53"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Corrections on Rel-18 Multi-carrier enhancements in 38.212</w:t>
            </w:r>
          </w:p>
        </w:tc>
        <w:tc>
          <w:tcPr>
            <w:tcW w:w="849" w:type="pct"/>
          </w:tcPr>
          <w:p w14:paraId="5E0CFDBD" w14:textId="726282CD"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Huawei</w:t>
            </w:r>
          </w:p>
        </w:tc>
        <w:tc>
          <w:tcPr>
            <w:tcW w:w="248" w:type="pct"/>
          </w:tcPr>
          <w:p w14:paraId="336F1FFD" w14:textId="52C1574F" w:rsidR="00BD461B" w:rsidRPr="00BD461B" w:rsidRDefault="00EF515C" w:rsidP="00BD461B">
            <w:pPr>
              <w:rPr>
                <w:rFonts w:ascii="Arial" w:eastAsia="Times New Roman" w:hAnsi="Arial" w:cs="Arial"/>
                <w:color w:val="000000"/>
                <w:sz w:val="14"/>
                <w:szCs w:val="14"/>
                <w:lang w:eastAsia="en-GB"/>
              </w:rPr>
            </w:pPr>
            <w:hyperlink r:id="rId2658" w:history="1">
              <w:r w:rsidR="00BD461B" w:rsidRPr="00BD461B">
                <w:rPr>
                  <w:rStyle w:val="Hyperlink"/>
                  <w:rFonts w:ascii="Arial" w:hAnsi="Arial" w:cs="Arial"/>
                  <w:b/>
                  <w:bCs/>
                  <w:sz w:val="14"/>
                  <w:szCs w:val="14"/>
                </w:rPr>
                <w:t>Rel-18</w:t>
              </w:r>
            </w:hyperlink>
          </w:p>
        </w:tc>
        <w:tc>
          <w:tcPr>
            <w:tcW w:w="301" w:type="pct"/>
            <w:shd w:val="clear" w:color="auto" w:fill="auto"/>
          </w:tcPr>
          <w:p w14:paraId="492B0F11" w14:textId="5E3F65FD" w:rsidR="00BD461B" w:rsidRPr="00BD461B" w:rsidRDefault="00EF515C" w:rsidP="00BD461B">
            <w:pPr>
              <w:rPr>
                <w:rFonts w:ascii="Arial" w:eastAsia="Times New Roman" w:hAnsi="Arial" w:cs="Arial"/>
                <w:color w:val="000000"/>
                <w:sz w:val="14"/>
                <w:szCs w:val="14"/>
                <w:lang w:eastAsia="en-GB"/>
              </w:rPr>
            </w:pPr>
            <w:hyperlink r:id="rId2659" w:history="1">
              <w:r w:rsidR="00BD461B" w:rsidRPr="00BD461B">
                <w:rPr>
                  <w:rStyle w:val="Hyperlink"/>
                  <w:rFonts w:ascii="Arial" w:hAnsi="Arial" w:cs="Arial"/>
                  <w:b/>
                  <w:bCs/>
                  <w:sz w:val="14"/>
                  <w:szCs w:val="14"/>
                </w:rPr>
                <w:t>38.212</w:t>
              </w:r>
            </w:hyperlink>
          </w:p>
        </w:tc>
        <w:tc>
          <w:tcPr>
            <w:tcW w:w="324" w:type="pct"/>
            <w:shd w:val="clear" w:color="auto" w:fill="auto"/>
          </w:tcPr>
          <w:p w14:paraId="13EDD712" w14:textId="41387127"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2660837D" w14:textId="2D59C1A2" w:rsidR="00BD461B" w:rsidRPr="00BD461B" w:rsidRDefault="00EF515C" w:rsidP="00BD461B">
            <w:pPr>
              <w:rPr>
                <w:rFonts w:ascii="Arial" w:eastAsia="Times New Roman" w:hAnsi="Arial" w:cs="Arial"/>
                <w:color w:val="000000"/>
                <w:sz w:val="14"/>
                <w:szCs w:val="14"/>
                <w:lang w:eastAsia="en-GB"/>
              </w:rPr>
            </w:pPr>
            <w:hyperlink r:id="rId2660" w:history="1">
              <w:r w:rsidR="00BD461B" w:rsidRPr="00BD461B">
                <w:rPr>
                  <w:rStyle w:val="Hyperlink"/>
                  <w:rFonts w:ascii="Arial" w:hAnsi="Arial" w:cs="Arial"/>
                  <w:b/>
                  <w:bCs/>
                  <w:sz w:val="14"/>
                  <w:szCs w:val="14"/>
                </w:rPr>
                <w:t>NR_MC_enh-Core</w:t>
              </w:r>
            </w:hyperlink>
          </w:p>
        </w:tc>
        <w:tc>
          <w:tcPr>
            <w:tcW w:w="233" w:type="pct"/>
          </w:tcPr>
          <w:p w14:paraId="5FA123DB" w14:textId="67661CDF"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0196</w:t>
            </w:r>
          </w:p>
        </w:tc>
        <w:tc>
          <w:tcPr>
            <w:tcW w:w="226" w:type="pct"/>
          </w:tcPr>
          <w:p w14:paraId="43E97368" w14:textId="536E799E"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6DFD375E" w14:textId="503C7DBC"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957864" w14:paraId="4CC9D4C0" w14:textId="77777777" w:rsidTr="000D3B3E">
        <w:trPr>
          <w:trHeight w:val="20"/>
        </w:trPr>
        <w:tc>
          <w:tcPr>
            <w:tcW w:w="365" w:type="pct"/>
          </w:tcPr>
          <w:p w14:paraId="4D58F59F" w14:textId="09653C2C" w:rsidR="00BD461B" w:rsidRPr="00B67066" w:rsidRDefault="006F79AF" w:rsidP="00BD461B">
            <w:pPr>
              <w:rPr>
                <w:rFonts w:ascii="Arial" w:eastAsia="Times New Roman" w:hAnsi="Arial" w:cs="Arial"/>
                <w:color w:val="000000"/>
                <w:sz w:val="14"/>
                <w:szCs w:val="14"/>
                <w:lang w:eastAsia="en-GB"/>
              </w:rPr>
            </w:pPr>
            <w:hyperlink r:id="rId2661" w:history="1">
              <w:r>
                <w:rPr>
                  <w:rStyle w:val="Hyperlink"/>
                  <w:rFonts w:ascii="Arial" w:hAnsi="Arial" w:cs="Arial"/>
                  <w:b/>
                  <w:bCs/>
                  <w:sz w:val="14"/>
                  <w:szCs w:val="14"/>
                </w:rPr>
                <w:t>R1-2405752</w:t>
              </w:r>
            </w:hyperlink>
          </w:p>
        </w:tc>
        <w:tc>
          <w:tcPr>
            <w:tcW w:w="1471" w:type="pct"/>
          </w:tcPr>
          <w:p w14:paraId="68D3A6BB" w14:textId="7DF8709C"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Rel-16 editorial corrections for TS 38.212</w:t>
            </w:r>
          </w:p>
        </w:tc>
        <w:tc>
          <w:tcPr>
            <w:tcW w:w="849" w:type="pct"/>
          </w:tcPr>
          <w:p w14:paraId="1AB04933" w14:textId="3F050A5B"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Huawei</w:t>
            </w:r>
          </w:p>
        </w:tc>
        <w:tc>
          <w:tcPr>
            <w:tcW w:w="248" w:type="pct"/>
          </w:tcPr>
          <w:p w14:paraId="77F4E744" w14:textId="3BB07F3F" w:rsidR="00BD461B" w:rsidRPr="00BD461B" w:rsidRDefault="00EF515C" w:rsidP="00BD461B">
            <w:pPr>
              <w:rPr>
                <w:rFonts w:ascii="Arial" w:eastAsia="Times New Roman" w:hAnsi="Arial" w:cs="Arial"/>
                <w:color w:val="000000"/>
                <w:sz w:val="14"/>
                <w:szCs w:val="14"/>
                <w:lang w:eastAsia="en-GB"/>
              </w:rPr>
            </w:pPr>
            <w:hyperlink r:id="rId2662" w:history="1">
              <w:r w:rsidR="00BD461B" w:rsidRPr="00BD461B">
                <w:rPr>
                  <w:rStyle w:val="Hyperlink"/>
                  <w:rFonts w:ascii="Arial" w:hAnsi="Arial" w:cs="Arial"/>
                  <w:b/>
                  <w:bCs/>
                  <w:sz w:val="14"/>
                  <w:szCs w:val="14"/>
                </w:rPr>
                <w:t>Rel-16</w:t>
              </w:r>
            </w:hyperlink>
          </w:p>
        </w:tc>
        <w:tc>
          <w:tcPr>
            <w:tcW w:w="301" w:type="pct"/>
            <w:shd w:val="clear" w:color="auto" w:fill="auto"/>
          </w:tcPr>
          <w:p w14:paraId="09590F52" w14:textId="7D0E6794" w:rsidR="00BD461B" w:rsidRPr="00BD461B" w:rsidRDefault="00EF515C" w:rsidP="00BD461B">
            <w:pPr>
              <w:rPr>
                <w:rFonts w:ascii="Arial" w:eastAsia="Times New Roman" w:hAnsi="Arial" w:cs="Arial"/>
                <w:color w:val="000000"/>
                <w:sz w:val="14"/>
                <w:szCs w:val="14"/>
                <w:lang w:eastAsia="en-GB"/>
              </w:rPr>
            </w:pPr>
            <w:hyperlink r:id="rId2663" w:history="1">
              <w:r w:rsidR="00BD461B" w:rsidRPr="00BD461B">
                <w:rPr>
                  <w:rStyle w:val="Hyperlink"/>
                  <w:rFonts w:ascii="Arial" w:hAnsi="Arial" w:cs="Arial"/>
                  <w:b/>
                  <w:bCs/>
                  <w:sz w:val="14"/>
                  <w:szCs w:val="14"/>
                </w:rPr>
                <w:t>38.212</w:t>
              </w:r>
            </w:hyperlink>
          </w:p>
        </w:tc>
        <w:tc>
          <w:tcPr>
            <w:tcW w:w="324" w:type="pct"/>
            <w:shd w:val="clear" w:color="auto" w:fill="auto"/>
          </w:tcPr>
          <w:p w14:paraId="38AD7AC1" w14:textId="2CA894D9"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16.13.0</w:t>
            </w:r>
          </w:p>
        </w:tc>
        <w:tc>
          <w:tcPr>
            <w:tcW w:w="779" w:type="pct"/>
          </w:tcPr>
          <w:p w14:paraId="724B2044" w14:textId="5A631AE1"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color w:val="000000"/>
                <w:sz w:val="14"/>
                <w:szCs w:val="14"/>
              </w:rPr>
              <w:t>NR_eMIMO-Core, NR_L1enh_URLLC-Core</w:t>
            </w:r>
          </w:p>
        </w:tc>
        <w:tc>
          <w:tcPr>
            <w:tcW w:w="233" w:type="pct"/>
          </w:tcPr>
          <w:p w14:paraId="4721CEF5" w14:textId="270AFF9C"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0197</w:t>
            </w:r>
          </w:p>
        </w:tc>
        <w:tc>
          <w:tcPr>
            <w:tcW w:w="226" w:type="pct"/>
          </w:tcPr>
          <w:p w14:paraId="770D6963" w14:textId="6BFCBD4A"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5890F9BE" w14:textId="59F6B3DF"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957864" w14:paraId="78E0D5A8" w14:textId="77777777" w:rsidTr="000D3B3E">
        <w:trPr>
          <w:trHeight w:val="20"/>
        </w:trPr>
        <w:tc>
          <w:tcPr>
            <w:tcW w:w="365" w:type="pct"/>
          </w:tcPr>
          <w:p w14:paraId="75F3A4B6" w14:textId="0253F8ED" w:rsidR="00BD461B" w:rsidRPr="00B67066" w:rsidRDefault="006F79AF" w:rsidP="00BD461B">
            <w:pPr>
              <w:rPr>
                <w:rFonts w:ascii="Arial" w:eastAsia="Times New Roman" w:hAnsi="Arial" w:cs="Arial"/>
                <w:color w:val="000000"/>
                <w:sz w:val="14"/>
                <w:szCs w:val="14"/>
                <w:lang w:eastAsia="en-GB"/>
              </w:rPr>
            </w:pPr>
            <w:hyperlink r:id="rId2664" w:history="1">
              <w:r>
                <w:rPr>
                  <w:rStyle w:val="Hyperlink"/>
                  <w:rFonts w:ascii="Arial" w:hAnsi="Arial" w:cs="Arial"/>
                  <w:b/>
                  <w:bCs/>
                  <w:sz w:val="14"/>
                  <w:szCs w:val="14"/>
                </w:rPr>
                <w:t>R1-2405753</w:t>
              </w:r>
            </w:hyperlink>
          </w:p>
        </w:tc>
        <w:tc>
          <w:tcPr>
            <w:tcW w:w="1471" w:type="pct"/>
          </w:tcPr>
          <w:p w14:paraId="1F02C797" w14:textId="0B763044"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Rel-17 editorial corrections for TS 38.212</w:t>
            </w:r>
          </w:p>
        </w:tc>
        <w:tc>
          <w:tcPr>
            <w:tcW w:w="849" w:type="pct"/>
          </w:tcPr>
          <w:p w14:paraId="48AFADDE" w14:textId="50264E55"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Huawei</w:t>
            </w:r>
          </w:p>
        </w:tc>
        <w:tc>
          <w:tcPr>
            <w:tcW w:w="248" w:type="pct"/>
          </w:tcPr>
          <w:p w14:paraId="16ADF877" w14:textId="685F52BE" w:rsidR="00BD461B" w:rsidRPr="00BD461B" w:rsidRDefault="00EF515C" w:rsidP="00BD461B">
            <w:pPr>
              <w:rPr>
                <w:rFonts w:ascii="Arial" w:eastAsia="Times New Roman" w:hAnsi="Arial" w:cs="Arial"/>
                <w:color w:val="000000"/>
                <w:sz w:val="14"/>
                <w:szCs w:val="14"/>
                <w:lang w:eastAsia="en-GB"/>
              </w:rPr>
            </w:pPr>
            <w:hyperlink r:id="rId2665" w:history="1">
              <w:r w:rsidR="00BD461B" w:rsidRPr="00BD461B">
                <w:rPr>
                  <w:rStyle w:val="Hyperlink"/>
                  <w:rFonts w:ascii="Arial" w:hAnsi="Arial" w:cs="Arial"/>
                  <w:b/>
                  <w:bCs/>
                  <w:sz w:val="14"/>
                  <w:szCs w:val="14"/>
                </w:rPr>
                <w:t>Rel-17</w:t>
              </w:r>
            </w:hyperlink>
          </w:p>
        </w:tc>
        <w:tc>
          <w:tcPr>
            <w:tcW w:w="301" w:type="pct"/>
            <w:shd w:val="clear" w:color="auto" w:fill="auto"/>
          </w:tcPr>
          <w:p w14:paraId="2B21A667" w14:textId="2BF62FF9" w:rsidR="00BD461B" w:rsidRPr="00BD461B" w:rsidRDefault="00EF515C" w:rsidP="00BD461B">
            <w:pPr>
              <w:rPr>
                <w:rFonts w:ascii="Arial" w:eastAsia="Times New Roman" w:hAnsi="Arial" w:cs="Arial"/>
                <w:color w:val="000000"/>
                <w:sz w:val="14"/>
                <w:szCs w:val="14"/>
                <w:lang w:eastAsia="en-GB"/>
              </w:rPr>
            </w:pPr>
            <w:hyperlink r:id="rId2666" w:history="1">
              <w:r w:rsidR="00BD461B" w:rsidRPr="00BD461B">
                <w:rPr>
                  <w:rStyle w:val="Hyperlink"/>
                  <w:rFonts w:ascii="Arial" w:hAnsi="Arial" w:cs="Arial"/>
                  <w:b/>
                  <w:bCs/>
                  <w:sz w:val="14"/>
                  <w:szCs w:val="14"/>
                </w:rPr>
                <w:t>38.212</w:t>
              </w:r>
            </w:hyperlink>
          </w:p>
        </w:tc>
        <w:tc>
          <w:tcPr>
            <w:tcW w:w="324" w:type="pct"/>
            <w:shd w:val="clear" w:color="auto" w:fill="auto"/>
          </w:tcPr>
          <w:p w14:paraId="44F98799" w14:textId="1E9B1AFB"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17.8.0</w:t>
            </w:r>
          </w:p>
        </w:tc>
        <w:tc>
          <w:tcPr>
            <w:tcW w:w="779" w:type="pct"/>
          </w:tcPr>
          <w:p w14:paraId="33D3CBAE" w14:textId="3F66D983"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color w:val="000000"/>
                <w:sz w:val="14"/>
                <w:szCs w:val="14"/>
              </w:rPr>
              <w:t>NR_MBS-Core, NR_FeMIMO-Core</w:t>
            </w:r>
          </w:p>
        </w:tc>
        <w:tc>
          <w:tcPr>
            <w:tcW w:w="233" w:type="pct"/>
          </w:tcPr>
          <w:p w14:paraId="5F39968B" w14:textId="67B3579F"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0198</w:t>
            </w:r>
          </w:p>
        </w:tc>
        <w:tc>
          <w:tcPr>
            <w:tcW w:w="226" w:type="pct"/>
          </w:tcPr>
          <w:p w14:paraId="3F514583" w14:textId="66355137"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2BE48576" w14:textId="26799EBF"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957864" w14:paraId="17C41C3A" w14:textId="77777777" w:rsidTr="000D3B3E">
        <w:trPr>
          <w:trHeight w:val="20"/>
        </w:trPr>
        <w:tc>
          <w:tcPr>
            <w:tcW w:w="365" w:type="pct"/>
          </w:tcPr>
          <w:p w14:paraId="64718D68" w14:textId="773D436F" w:rsidR="00BD461B" w:rsidRPr="00B67066" w:rsidRDefault="006F79AF" w:rsidP="00BD461B">
            <w:pPr>
              <w:rPr>
                <w:rFonts w:ascii="Arial" w:eastAsia="Times New Roman" w:hAnsi="Arial" w:cs="Arial"/>
                <w:color w:val="000000"/>
                <w:sz w:val="14"/>
                <w:szCs w:val="14"/>
                <w:lang w:eastAsia="en-GB"/>
              </w:rPr>
            </w:pPr>
            <w:hyperlink r:id="rId2667" w:history="1">
              <w:r>
                <w:rPr>
                  <w:rStyle w:val="Hyperlink"/>
                  <w:rFonts w:ascii="Arial" w:hAnsi="Arial" w:cs="Arial"/>
                  <w:b/>
                  <w:bCs/>
                  <w:sz w:val="14"/>
                  <w:szCs w:val="14"/>
                </w:rPr>
                <w:t>R1-2405754</w:t>
              </w:r>
            </w:hyperlink>
          </w:p>
        </w:tc>
        <w:tc>
          <w:tcPr>
            <w:tcW w:w="1471" w:type="pct"/>
          </w:tcPr>
          <w:p w14:paraId="734AC6E3" w14:textId="2AF05785"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Rel-18 editorial corrections for TS 38.212</w:t>
            </w:r>
          </w:p>
        </w:tc>
        <w:tc>
          <w:tcPr>
            <w:tcW w:w="849" w:type="pct"/>
          </w:tcPr>
          <w:p w14:paraId="16BCF930" w14:textId="615A60AE"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Huawei</w:t>
            </w:r>
          </w:p>
        </w:tc>
        <w:tc>
          <w:tcPr>
            <w:tcW w:w="248" w:type="pct"/>
          </w:tcPr>
          <w:p w14:paraId="6AB070B0" w14:textId="22CBD137" w:rsidR="00BD461B" w:rsidRPr="00BD461B" w:rsidRDefault="00EF515C" w:rsidP="00BD461B">
            <w:pPr>
              <w:rPr>
                <w:rFonts w:ascii="Arial" w:eastAsia="Times New Roman" w:hAnsi="Arial" w:cs="Arial"/>
                <w:color w:val="000000"/>
                <w:sz w:val="14"/>
                <w:szCs w:val="14"/>
                <w:lang w:eastAsia="en-GB"/>
              </w:rPr>
            </w:pPr>
            <w:hyperlink r:id="rId2668" w:history="1">
              <w:r w:rsidR="00BD461B" w:rsidRPr="00BD461B">
                <w:rPr>
                  <w:rStyle w:val="Hyperlink"/>
                  <w:rFonts w:ascii="Arial" w:hAnsi="Arial" w:cs="Arial"/>
                  <w:b/>
                  <w:bCs/>
                  <w:sz w:val="14"/>
                  <w:szCs w:val="14"/>
                </w:rPr>
                <w:t>Rel-18</w:t>
              </w:r>
            </w:hyperlink>
          </w:p>
        </w:tc>
        <w:tc>
          <w:tcPr>
            <w:tcW w:w="301" w:type="pct"/>
            <w:shd w:val="clear" w:color="auto" w:fill="auto"/>
          </w:tcPr>
          <w:p w14:paraId="0DE0105E" w14:textId="0025FDEE" w:rsidR="00BD461B" w:rsidRPr="00BD461B" w:rsidRDefault="00EF515C" w:rsidP="00BD461B">
            <w:pPr>
              <w:rPr>
                <w:rFonts w:ascii="Arial" w:eastAsia="Times New Roman" w:hAnsi="Arial" w:cs="Arial"/>
                <w:color w:val="000000"/>
                <w:sz w:val="14"/>
                <w:szCs w:val="14"/>
                <w:lang w:eastAsia="en-GB"/>
              </w:rPr>
            </w:pPr>
            <w:hyperlink r:id="rId2669" w:history="1">
              <w:r w:rsidR="00BD461B" w:rsidRPr="00BD461B">
                <w:rPr>
                  <w:rStyle w:val="Hyperlink"/>
                  <w:rFonts w:ascii="Arial" w:hAnsi="Arial" w:cs="Arial"/>
                  <w:b/>
                  <w:bCs/>
                  <w:sz w:val="14"/>
                  <w:szCs w:val="14"/>
                </w:rPr>
                <w:t>38.212</w:t>
              </w:r>
            </w:hyperlink>
          </w:p>
        </w:tc>
        <w:tc>
          <w:tcPr>
            <w:tcW w:w="324" w:type="pct"/>
            <w:shd w:val="clear" w:color="auto" w:fill="auto"/>
          </w:tcPr>
          <w:p w14:paraId="67E0A65C" w14:textId="4C8B49DC"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305B0AD0" w14:textId="169D51D2"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color w:val="000000"/>
                <w:sz w:val="14"/>
                <w:szCs w:val="14"/>
              </w:rPr>
              <w:t>NR_SL_enh2-Core, NR_MIMO_evo_DL_UL-Core, NR_MC_enh-Core, NR_XR_enh-Core, NR_demod_enh3-Core, NR_MBS_enh-Core, NR_pos_enh2-Core</w:t>
            </w:r>
          </w:p>
        </w:tc>
        <w:tc>
          <w:tcPr>
            <w:tcW w:w="233" w:type="pct"/>
          </w:tcPr>
          <w:p w14:paraId="2FBA9CEA" w14:textId="2C589F6F"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0199</w:t>
            </w:r>
          </w:p>
        </w:tc>
        <w:tc>
          <w:tcPr>
            <w:tcW w:w="226" w:type="pct"/>
          </w:tcPr>
          <w:p w14:paraId="25227E33" w14:textId="5EE93D5D"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37501F0E" w14:textId="34E40309"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957864" w14:paraId="06745EB5" w14:textId="77777777" w:rsidTr="000D3B3E">
        <w:trPr>
          <w:trHeight w:val="20"/>
        </w:trPr>
        <w:tc>
          <w:tcPr>
            <w:tcW w:w="365" w:type="pct"/>
          </w:tcPr>
          <w:p w14:paraId="597BA321" w14:textId="5E743A5F" w:rsidR="00BD461B" w:rsidRPr="00B67066" w:rsidRDefault="006F79AF" w:rsidP="00BD461B">
            <w:pPr>
              <w:rPr>
                <w:rFonts w:ascii="Arial" w:eastAsia="Times New Roman" w:hAnsi="Arial" w:cs="Arial"/>
                <w:color w:val="000000"/>
                <w:sz w:val="14"/>
                <w:szCs w:val="14"/>
                <w:lang w:eastAsia="en-GB"/>
              </w:rPr>
            </w:pPr>
            <w:hyperlink r:id="rId2670" w:history="1">
              <w:r>
                <w:rPr>
                  <w:rStyle w:val="Hyperlink"/>
                  <w:rFonts w:ascii="Arial" w:hAnsi="Arial" w:cs="Arial"/>
                  <w:b/>
                  <w:bCs/>
                  <w:sz w:val="14"/>
                  <w:szCs w:val="14"/>
                </w:rPr>
                <w:t>R1-2405755</w:t>
              </w:r>
            </w:hyperlink>
          </w:p>
        </w:tc>
        <w:tc>
          <w:tcPr>
            <w:tcW w:w="1471" w:type="pct"/>
          </w:tcPr>
          <w:p w14:paraId="772DFC75" w14:textId="0CC548E4"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Corrections on Rel-18 MIMO Evolution for Downlink and Uplink in 38.212</w:t>
            </w:r>
          </w:p>
        </w:tc>
        <w:tc>
          <w:tcPr>
            <w:tcW w:w="849" w:type="pct"/>
          </w:tcPr>
          <w:p w14:paraId="3A3AFBAE" w14:textId="078A14B2"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Huawei</w:t>
            </w:r>
          </w:p>
        </w:tc>
        <w:tc>
          <w:tcPr>
            <w:tcW w:w="248" w:type="pct"/>
          </w:tcPr>
          <w:p w14:paraId="03D620B3" w14:textId="2A55397A" w:rsidR="00BD461B" w:rsidRPr="00BD461B" w:rsidRDefault="00EF515C" w:rsidP="00BD461B">
            <w:pPr>
              <w:rPr>
                <w:rFonts w:ascii="Arial" w:eastAsia="Times New Roman" w:hAnsi="Arial" w:cs="Arial"/>
                <w:color w:val="000000"/>
                <w:sz w:val="14"/>
                <w:szCs w:val="14"/>
                <w:lang w:eastAsia="en-GB"/>
              </w:rPr>
            </w:pPr>
            <w:hyperlink r:id="rId2671" w:history="1">
              <w:r w:rsidR="00BD461B" w:rsidRPr="00BD461B">
                <w:rPr>
                  <w:rStyle w:val="Hyperlink"/>
                  <w:rFonts w:ascii="Arial" w:hAnsi="Arial" w:cs="Arial"/>
                  <w:b/>
                  <w:bCs/>
                  <w:sz w:val="14"/>
                  <w:szCs w:val="14"/>
                </w:rPr>
                <w:t>Rel-18</w:t>
              </w:r>
            </w:hyperlink>
          </w:p>
        </w:tc>
        <w:tc>
          <w:tcPr>
            <w:tcW w:w="301" w:type="pct"/>
            <w:shd w:val="clear" w:color="auto" w:fill="auto"/>
          </w:tcPr>
          <w:p w14:paraId="48B12860" w14:textId="228AC28E" w:rsidR="00BD461B" w:rsidRPr="00BD461B" w:rsidRDefault="00EF515C" w:rsidP="00BD461B">
            <w:pPr>
              <w:rPr>
                <w:rFonts w:ascii="Arial" w:eastAsia="Times New Roman" w:hAnsi="Arial" w:cs="Arial"/>
                <w:color w:val="000000"/>
                <w:sz w:val="14"/>
                <w:szCs w:val="14"/>
                <w:lang w:eastAsia="en-GB"/>
              </w:rPr>
            </w:pPr>
            <w:hyperlink r:id="rId2672" w:history="1">
              <w:r w:rsidR="00BD461B" w:rsidRPr="00BD461B">
                <w:rPr>
                  <w:rStyle w:val="Hyperlink"/>
                  <w:rFonts w:ascii="Arial" w:hAnsi="Arial" w:cs="Arial"/>
                  <w:b/>
                  <w:bCs/>
                  <w:sz w:val="14"/>
                  <w:szCs w:val="14"/>
                </w:rPr>
                <w:t>38.212</w:t>
              </w:r>
            </w:hyperlink>
          </w:p>
        </w:tc>
        <w:tc>
          <w:tcPr>
            <w:tcW w:w="324" w:type="pct"/>
            <w:shd w:val="clear" w:color="auto" w:fill="auto"/>
          </w:tcPr>
          <w:p w14:paraId="4F66D14D" w14:textId="40569522"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36785C6D" w14:textId="54A40122" w:rsidR="00BD461B" w:rsidRPr="00BD461B" w:rsidRDefault="00EF515C" w:rsidP="00BD461B">
            <w:pPr>
              <w:rPr>
                <w:rFonts w:ascii="Arial" w:eastAsia="Times New Roman" w:hAnsi="Arial" w:cs="Arial"/>
                <w:color w:val="000000"/>
                <w:sz w:val="14"/>
                <w:szCs w:val="14"/>
                <w:lang w:eastAsia="en-GB"/>
              </w:rPr>
            </w:pPr>
            <w:hyperlink r:id="rId2673" w:history="1">
              <w:r w:rsidR="00BD461B" w:rsidRPr="00BD461B">
                <w:rPr>
                  <w:rStyle w:val="Hyperlink"/>
                  <w:rFonts w:ascii="Arial" w:hAnsi="Arial" w:cs="Arial"/>
                  <w:b/>
                  <w:bCs/>
                  <w:sz w:val="14"/>
                  <w:szCs w:val="14"/>
                </w:rPr>
                <w:t>NR_MIMO_evo_DL_UL-Core</w:t>
              </w:r>
            </w:hyperlink>
          </w:p>
        </w:tc>
        <w:tc>
          <w:tcPr>
            <w:tcW w:w="233" w:type="pct"/>
          </w:tcPr>
          <w:p w14:paraId="427E9930" w14:textId="32CC4FA4"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0200</w:t>
            </w:r>
          </w:p>
        </w:tc>
        <w:tc>
          <w:tcPr>
            <w:tcW w:w="226" w:type="pct"/>
          </w:tcPr>
          <w:p w14:paraId="0DC7AD3E" w14:textId="63181BB2"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404DDF17" w14:textId="2EEB62B1"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957864" w14:paraId="5048B56A" w14:textId="77777777" w:rsidTr="000D3B3E">
        <w:trPr>
          <w:trHeight w:val="20"/>
        </w:trPr>
        <w:tc>
          <w:tcPr>
            <w:tcW w:w="365" w:type="pct"/>
          </w:tcPr>
          <w:p w14:paraId="39620811" w14:textId="264CC0D6" w:rsidR="00BD461B" w:rsidRPr="00B67066" w:rsidRDefault="006F79AF" w:rsidP="00BD461B">
            <w:pPr>
              <w:rPr>
                <w:rFonts w:ascii="Arial" w:eastAsia="Times New Roman" w:hAnsi="Arial" w:cs="Arial"/>
                <w:color w:val="000000"/>
                <w:sz w:val="14"/>
                <w:szCs w:val="14"/>
                <w:lang w:eastAsia="en-GB"/>
              </w:rPr>
            </w:pPr>
            <w:hyperlink r:id="rId2674" w:history="1">
              <w:r>
                <w:rPr>
                  <w:rStyle w:val="Hyperlink"/>
                  <w:rFonts w:ascii="Arial" w:hAnsi="Arial" w:cs="Arial"/>
                  <w:b/>
                  <w:bCs/>
                  <w:sz w:val="14"/>
                  <w:szCs w:val="14"/>
                </w:rPr>
                <w:t>R1-2405756</w:t>
              </w:r>
            </w:hyperlink>
          </w:p>
        </w:tc>
        <w:tc>
          <w:tcPr>
            <w:tcW w:w="1471" w:type="pct"/>
          </w:tcPr>
          <w:p w14:paraId="00DC4481" w14:textId="16DC8120"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Rel-16 editorial corrections for TS 38.212 (mirrored to Rel-17)</w:t>
            </w:r>
          </w:p>
        </w:tc>
        <w:tc>
          <w:tcPr>
            <w:tcW w:w="849" w:type="pct"/>
          </w:tcPr>
          <w:p w14:paraId="1D3CB18D" w14:textId="2452720F"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Huawei</w:t>
            </w:r>
          </w:p>
        </w:tc>
        <w:tc>
          <w:tcPr>
            <w:tcW w:w="248" w:type="pct"/>
          </w:tcPr>
          <w:p w14:paraId="3C7439E7" w14:textId="1735F0C7" w:rsidR="00BD461B" w:rsidRPr="00BD461B" w:rsidRDefault="00EF515C" w:rsidP="00BD461B">
            <w:pPr>
              <w:rPr>
                <w:rFonts w:ascii="Arial" w:eastAsia="Times New Roman" w:hAnsi="Arial" w:cs="Arial"/>
                <w:color w:val="000000"/>
                <w:sz w:val="14"/>
                <w:szCs w:val="14"/>
                <w:lang w:eastAsia="en-GB"/>
              </w:rPr>
            </w:pPr>
            <w:hyperlink r:id="rId2675" w:history="1">
              <w:r w:rsidR="00BD461B" w:rsidRPr="00BD461B">
                <w:rPr>
                  <w:rStyle w:val="Hyperlink"/>
                  <w:rFonts w:ascii="Arial" w:hAnsi="Arial" w:cs="Arial"/>
                  <w:b/>
                  <w:bCs/>
                  <w:sz w:val="14"/>
                  <w:szCs w:val="14"/>
                </w:rPr>
                <w:t>Rel-17</w:t>
              </w:r>
            </w:hyperlink>
          </w:p>
        </w:tc>
        <w:tc>
          <w:tcPr>
            <w:tcW w:w="301" w:type="pct"/>
            <w:shd w:val="clear" w:color="auto" w:fill="auto"/>
          </w:tcPr>
          <w:p w14:paraId="51DE236D" w14:textId="0B62B8EB" w:rsidR="00BD461B" w:rsidRPr="00BD461B" w:rsidRDefault="00EF515C" w:rsidP="00BD461B">
            <w:pPr>
              <w:rPr>
                <w:rFonts w:ascii="Arial" w:eastAsia="Times New Roman" w:hAnsi="Arial" w:cs="Arial"/>
                <w:color w:val="000000"/>
                <w:sz w:val="14"/>
                <w:szCs w:val="14"/>
                <w:lang w:eastAsia="en-GB"/>
              </w:rPr>
            </w:pPr>
            <w:hyperlink r:id="rId2676" w:history="1">
              <w:r w:rsidR="00BD461B" w:rsidRPr="00BD461B">
                <w:rPr>
                  <w:rStyle w:val="Hyperlink"/>
                  <w:rFonts w:ascii="Arial" w:hAnsi="Arial" w:cs="Arial"/>
                  <w:b/>
                  <w:bCs/>
                  <w:sz w:val="14"/>
                  <w:szCs w:val="14"/>
                </w:rPr>
                <w:t>38.212</w:t>
              </w:r>
            </w:hyperlink>
          </w:p>
        </w:tc>
        <w:tc>
          <w:tcPr>
            <w:tcW w:w="324" w:type="pct"/>
            <w:shd w:val="clear" w:color="auto" w:fill="auto"/>
          </w:tcPr>
          <w:p w14:paraId="52020049" w14:textId="655CD2CE"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17.8.0</w:t>
            </w:r>
          </w:p>
        </w:tc>
        <w:tc>
          <w:tcPr>
            <w:tcW w:w="779" w:type="pct"/>
          </w:tcPr>
          <w:p w14:paraId="31D1DBBE" w14:textId="351014F5"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color w:val="000000"/>
                <w:sz w:val="14"/>
                <w:szCs w:val="14"/>
              </w:rPr>
              <w:t>NR_eMIMO-Core, NR_L1enh_URLLC-Core</w:t>
            </w:r>
          </w:p>
        </w:tc>
        <w:tc>
          <w:tcPr>
            <w:tcW w:w="233" w:type="pct"/>
          </w:tcPr>
          <w:p w14:paraId="5AE7DF17" w14:textId="4500D8F7"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0201</w:t>
            </w:r>
          </w:p>
        </w:tc>
        <w:tc>
          <w:tcPr>
            <w:tcW w:w="226" w:type="pct"/>
          </w:tcPr>
          <w:p w14:paraId="0C6651BF" w14:textId="4C904D07"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4C5ABE70" w14:textId="56E7E274"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A</w:t>
            </w:r>
          </w:p>
        </w:tc>
      </w:tr>
      <w:tr w:rsidR="00BD461B" w:rsidRPr="00957864" w14:paraId="50B0666F" w14:textId="77777777" w:rsidTr="000D3B3E">
        <w:trPr>
          <w:trHeight w:val="20"/>
        </w:trPr>
        <w:tc>
          <w:tcPr>
            <w:tcW w:w="365" w:type="pct"/>
          </w:tcPr>
          <w:p w14:paraId="10647E79" w14:textId="3F02F929" w:rsidR="00BD461B" w:rsidRPr="00B67066" w:rsidRDefault="006F79AF" w:rsidP="00BD461B">
            <w:pPr>
              <w:rPr>
                <w:rFonts w:ascii="Arial" w:eastAsia="Times New Roman" w:hAnsi="Arial" w:cs="Arial"/>
                <w:color w:val="000000"/>
                <w:sz w:val="14"/>
                <w:szCs w:val="14"/>
                <w:lang w:eastAsia="en-GB"/>
              </w:rPr>
            </w:pPr>
            <w:hyperlink r:id="rId2677" w:history="1">
              <w:r>
                <w:rPr>
                  <w:rStyle w:val="Hyperlink"/>
                  <w:rFonts w:ascii="Arial" w:hAnsi="Arial" w:cs="Arial"/>
                  <w:b/>
                  <w:bCs/>
                  <w:sz w:val="14"/>
                  <w:szCs w:val="14"/>
                </w:rPr>
                <w:t>R1-2405757</w:t>
              </w:r>
            </w:hyperlink>
          </w:p>
        </w:tc>
        <w:tc>
          <w:tcPr>
            <w:tcW w:w="1471" w:type="pct"/>
          </w:tcPr>
          <w:p w14:paraId="7A54AF10" w14:textId="187B4141"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Rel-16 editorial corrections for TS 38.212 (mirrored to Rel-18)</w:t>
            </w:r>
          </w:p>
        </w:tc>
        <w:tc>
          <w:tcPr>
            <w:tcW w:w="849" w:type="pct"/>
          </w:tcPr>
          <w:p w14:paraId="1DCCE11D" w14:textId="4B832385"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Huawei</w:t>
            </w:r>
          </w:p>
        </w:tc>
        <w:tc>
          <w:tcPr>
            <w:tcW w:w="248" w:type="pct"/>
          </w:tcPr>
          <w:p w14:paraId="57E4E961" w14:textId="18E75EF9" w:rsidR="00BD461B" w:rsidRPr="00BD461B" w:rsidRDefault="00EF515C" w:rsidP="00BD461B">
            <w:pPr>
              <w:rPr>
                <w:rFonts w:ascii="Arial" w:eastAsia="Times New Roman" w:hAnsi="Arial" w:cs="Arial"/>
                <w:color w:val="000000"/>
                <w:sz w:val="14"/>
                <w:szCs w:val="14"/>
                <w:lang w:eastAsia="en-GB"/>
              </w:rPr>
            </w:pPr>
            <w:hyperlink r:id="rId2678" w:history="1">
              <w:r w:rsidR="00BD461B" w:rsidRPr="00BD461B">
                <w:rPr>
                  <w:rStyle w:val="Hyperlink"/>
                  <w:rFonts w:ascii="Arial" w:hAnsi="Arial" w:cs="Arial"/>
                  <w:b/>
                  <w:bCs/>
                  <w:sz w:val="14"/>
                  <w:szCs w:val="14"/>
                </w:rPr>
                <w:t>Rel-18</w:t>
              </w:r>
            </w:hyperlink>
          </w:p>
        </w:tc>
        <w:tc>
          <w:tcPr>
            <w:tcW w:w="301" w:type="pct"/>
            <w:shd w:val="clear" w:color="auto" w:fill="auto"/>
          </w:tcPr>
          <w:p w14:paraId="03DA11E6" w14:textId="7F334055" w:rsidR="00BD461B" w:rsidRPr="00BD461B" w:rsidRDefault="00EF515C" w:rsidP="00BD461B">
            <w:pPr>
              <w:rPr>
                <w:rFonts w:ascii="Arial" w:eastAsia="Times New Roman" w:hAnsi="Arial" w:cs="Arial"/>
                <w:color w:val="000000"/>
                <w:sz w:val="14"/>
                <w:szCs w:val="14"/>
                <w:lang w:eastAsia="en-GB"/>
              </w:rPr>
            </w:pPr>
            <w:hyperlink r:id="rId2679" w:history="1">
              <w:r w:rsidR="00BD461B" w:rsidRPr="00BD461B">
                <w:rPr>
                  <w:rStyle w:val="Hyperlink"/>
                  <w:rFonts w:ascii="Arial" w:hAnsi="Arial" w:cs="Arial"/>
                  <w:b/>
                  <w:bCs/>
                  <w:sz w:val="14"/>
                  <w:szCs w:val="14"/>
                </w:rPr>
                <w:t>38.212</w:t>
              </w:r>
            </w:hyperlink>
          </w:p>
        </w:tc>
        <w:tc>
          <w:tcPr>
            <w:tcW w:w="324" w:type="pct"/>
            <w:shd w:val="clear" w:color="auto" w:fill="auto"/>
          </w:tcPr>
          <w:p w14:paraId="5FED47FF" w14:textId="6C3800D3"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2CEFD841" w14:textId="3B8499E9"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color w:val="000000"/>
                <w:sz w:val="14"/>
                <w:szCs w:val="14"/>
              </w:rPr>
              <w:t>NR_eMIMO-Core, NR_L1enh_URLLC-Core</w:t>
            </w:r>
          </w:p>
        </w:tc>
        <w:tc>
          <w:tcPr>
            <w:tcW w:w="233" w:type="pct"/>
          </w:tcPr>
          <w:p w14:paraId="08480E8F" w14:textId="691151D7"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0202</w:t>
            </w:r>
          </w:p>
        </w:tc>
        <w:tc>
          <w:tcPr>
            <w:tcW w:w="226" w:type="pct"/>
          </w:tcPr>
          <w:p w14:paraId="4F63285D" w14:textId="587D88E9"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2A105C44" w14:textId="62FA2A62"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A</w:t>
            </w:r>
          </w:p>
        </w:tc>
      </w:tr>
      <w:tr w:rsidR="00BD461B" w:rsidRPr="00957864" w14:paraId="0AF08B3B" w14:textId="77777777" w:rsidTr="000D3B3E">
        <w:trPr>
          <w:trHeight w:val="20"/>
        </w:trPr>
        <w:tc>
          <w:tcPr>
            <w:tcW w:w="365" w:type="pct"/>
          </w:tcPr>
          <w:p w14:paraId="1A567FFA" w14:textId="18C8C299" w:rsidR="00BD461B" w:rsidRPr="00B67066" w:rsidRDefault="006F79AF" w:rsidP="00BD461B">
            <w:pPr>
              <w:rPr>
                <w:rFonts w:ascii="Arial" w:eastAsia="Times New Roman" w:hAnsi="Arial" w:cs="Arial"/>
                <w:color w:val="000000"/>
                <w:sz w:val="14"/>
                <w:szCs w:val="14"/>
                <w:lang w:eastAsia="en-GB"/>
              </w:rPr>
            </w:pPr>
            <w:hyperlink r:id="rId2680" w:history="1">
              <w:r>
                <w:rPr>
                  <w:rStyle w:val="Hyperlink"/>
                  <w:rFonts w:ascii="Arial" w:hAnsi="Arial" w:cs="Arial"/>
                  <w:b/>
                  <w:bCs/>
                  <w:sz w:val="14"/>
                  <w:szCs w:val="14"/>
                </w:rPr>
                <w:t>R1-2405758</w:t>
              </w:r>
            </w:hyperlink>
          </w:p>
        </w:tc>
        <w:tc>
          <w:tcPr>
            <w:tcW w:w="1471" w:type="pct"/>
          </w:tcPr>
          <w:p w14:paraId="03785086" w14:textId="09F4E4AA"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Rel-17 editorial corrections for TS 38.212 (mirrored to Rel-18)</w:t>
            </w:r>
          </w:p>
        </w:tc>
        <w:tc>
          <w:tcPr>
            <w:tcW w:w="849" w:type="pct"/>
          </w:tcPr>
          <w:p w14:paraId="39B5C8B9" w14:textId="12F5140B"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Huawei</w:t>
            </w:r>
          </w:p>
        </w:tc>
        <w:tc>
          <w:tcPr>
            <w:tcW w:w="248" w:type="pct"/>
          </w:tcPr>
          <w:p w14:paraId="0DE222D9" w14:textId="3238E657" w:rsidR="00BD461B" w:rsidRPr="00BD461B" w:rsidRDefault="00EF515C" w:rsidP="00BD461B">
            <w:pPr>
              <w:rPr>
                <w:rFonts w:ascii="Arial" w:eastAsia="Times New Roman" w:hAnsi="Arial" w:cs="Arial"/>
                <w:color w:val="000000"/>
                <w:sz w:val="14"/>
                <w:szCs w:val="14"/>
                <w:lang w:eastAsia="en-GB"/>
              </w:rPr>
            </w:pPr>
            <w:hyperlink r:id="rId2681" w:history="1">
              <w:r w:rsidR="00BD461B" w:rsidRPr="00BD461B">
                <w:rPr>
                  <w:rStyle w:val="Hyperlink"/>
                  <w:rFonts w:ascii="Arial" w:hAnsi="Arial" w:cs="Arial"/>
                  <w:b/>
                  <w:bCs/>
                  <w:sz w:val="14"/>
                  <w:szCs w:val="14"/>
                </w:rPr>
                <w:t>Rel-18</w:t>
              </w:r>
            </w:hyperlink>
          </w:p>
        </w:tc>
        <w:tc>
          <w:tcPr>
            <w:tcW w:w="301" w:type="pct"/>
            <w:shd w:val="clear" w:color="auto" w:fill="auto"/>
          </w:tcPr>
          <w:p w14:paraId="375F96CE" w14:textId="4BE9714B" w:rsidR="00BD461B" w:rsidRPr="00BD461B" w:rsidRDefault="00EF515C" w:rsidP="00BD461B">
            <w:pPr>
              <w:rPr>
                <w:rFonts w:ascii="Arial" w:eastAsia="Times New Roman" w:hAnsi="Arial" w:cs="Arial"/>
                <w:color w:val="000000"/>
                <w:sz w:val="14"/>
                <w:szCs w:val="14"/>
                <w:lang w:eastAsia="en-GB"/>
              </w:rPr>
            </w:pPr>
            <w:hyperlink r:id="rId2682" w:history="1">
              <w:r w:rsidR="00BD461B" w:rsidRPr="00BD461B">
                <w:rPr>
                  <w:rStyle w:val="Hyperlink"/>
                  <w:rFonts w:ascii="Arial" w:hAnsi="Arial" w:cs="Arial"/>
                  <w:b/>
                  <w:bCs/>
                  <w:sz w:val="14"/>
                  <w:szCs w:val="14"/>
                </w:rPr>
                <w:t>38.212</w:t>
              </w:r>
            </w:hyperlink>
          </w:p>
        </w:tc>
        <w:tc>
          <w:tcPr>
            <w:tcW w:w="324" w:type="pct"/>
            <w:shd w:val="clear" w:color="auto" w:fill="auto"/>
          </w:tcPr>
          <w:p w14:paraId="69292A9C" w14:textId="55AC3458"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6B549157" w14:textId="4A60F59A"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color w:val="000000"/>
                <w:sz w:val="14"/>
                <w:szCs w:val="14"/>
              </w:rPr>
              <w:t>NR_MBS-Core, NR_FeMIMO-Core</w:t>
            </w:r>
          </w:p>
        </w:tc>
        <w:tc>
          <w:tcPr>
            <w:tcW w:w="233" w:type="pct"/>
          </w:tcPr>
          <w:p w14:paraId="26589B50" w14:textId="04BAE26D"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0203</w:t>
            </w:r>
          </w:p>
        </w:tc>
        <w:tc>
          <w:tcPr>
            <w:tcW w:w="226" w:type="pct"/>
          </w:tcPr>
          <w:p w14:paraId="304B0456" w14:textId="108D1C09"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48F21A87" w14:textId="10792DBC"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A</w:t>
            </w:r>
          </w:p>
        </w:tc>
      </w:tr>
      <w:tr w:rsidR="00BD461B" w:rsidRPr="00957864" w14:paraId="403EA492" w14:textId="77777777" w:rsidTr="000D3B3E">
        <w:trPr>
          <w:trHeight w:val="20"/>
        </w:trPr>
        <w:tc>
          <w:tcPr>
            <w:tcW w:w="365" w:type="pct"/>
          </w:tcPr>
          <w:p w14:paraId="491A1646" w14:textId="09DA300D" w:rsidR="00BD461B" w:rsidRPr="00B67066" w:rsidRDefault="006F79AF" w:rsidP="00BD461B">
            <w:pPr>
              <w:rPr>
                <w:rFonts w:ascii="Arial" w:eastAsia="Times New Roman" w:hAnsi="Arial" w:cs="Arial"/>
                <w:color w:val="000000"/>
                <w:sz w:val="14"/>
                <w:szCs w:val="14"/>
                <w:lang w:eastAsia="en-GB"/>
              </w:rPr>
            </w:pPr>
            <w:hyperlink r:id="rId2683" w:history="1">
              <w:r>
                <w:rPr>
                  <w:rStyle w:val="Hyperlink"/>
                  <w:rFonts w:ascii="Arial" w:hAnsi="Arial" w:cs="Arial"/>
                  <w:b/>
                  <w:bCs/>
                  <w:sz w:val="14"/>
                  <w:szCs w:val="14"/>
                </w:rPr>
                <w:t>R1-2405759</w:t>
              </w:r>
            </w:hyperlink>
          </w:p>
        </w:tc>
        <w:tc>
          <w:tcPr>
            <w:tcW w:w="1471" w:type="pct"/>
          </w:tcPr>
          <w:p w14:paraId="08D54BFB" w14:textId="52A2DFB0"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Maintenance of multi-carrier enhancements for NR</w:t>
            </w:r>
          </w:p>
        </w:tc>
        <w:tc>
          <w:tcPr>
            <w:tcW w:w="849" w:type="pct"/>
          </w:tcPr>
          <w:p w14:paraId="79D099C5" w14:textId="4D6C42D8"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Samsung</w:t>
            </w:r>
          </w:p>
        </w:tc>
        <w:tc>
          <w:tcPr>
            <w:tcW w:w="248" w:type="pct"/>
          </w:tcPr>
          <w:p w14:paraId="52A8269B" w14:textId="13DC3C13" w:rsidR="00BD461B" w:rsidRPr="00BD461B" w:rsidRDefault="00EF515C" w:rsidP="00BD461B">
            <w:pPr>
              <w:rPr>
                <w:rFonts w:ascii="Arial" w:eastAsia="Times New Roman" w:hAnsi="Arial" w:cs="Arial"/>
                <w:color w:val="000000"/>
                <w:sz w:val="14"/>
                <w:szCs w:val="14"/>
                <w:lang w:eastAsia="en-GB"/>
              </w:rPr>
            </w:pPr>
            <w:hyperlink r:id="rId2684" w:history="1">
              <w:r w:rsidR="00BD461B" w:rsidRPr="00BD461B">
                <w:rPr>
                  <w:rStyle w:val="Hyperlink"/>
                  <w:rFonts w:ascii="Arial" w:hAnsi="Arial" w:cs="Arial"/>
                  <w:b/>
                  <w:bCs/>
                  <w:sz w:val="14"/>
                  <w:szCs w:val="14"/>
                </w:rPr>
                <w:t>Rel-18</w:t>
              </w:r>
            </w:hyperlink>
          </w:p>
        </w:tc>
        <w:tc>
          <w:tcPr>
            <w:tcW w:w="301" w:type="pct"/>
            <w:shd w:val="clear" w:color="auto" w:fill="auto"/>
          </w:tcPr>
          <w:p w14:paraId="17DDF4E2" w14:textId="02F94FEA" w:rsidR="00BD461B" w:rsidRPr="00BD461B" w:rsidRDefault="00EF515C" w:rsidP="00BD461B">
            <w:pPr>
              <w:rPr>
                <w:rFonts w:ascii="Arial" w:eastAsia="Times New Roman" w:hAnsi="Arial" w:cs="Arial"/>
                <w:color w:val="000000"/>
                <w:sz w:val="14"/>
                <w:szCs w:val="14"/>
                <w:lang w:eastAsia="en-GB"/>
              </w:rPr>
            </w:pPr>
            <w:hyperlink r:id="rId2685" w:history="1">
              <w:r w:rsidR="00BD461B" w:rsidRPr="00BD461B">
                <w:rPr>
                  <w:rStyle w:val="Hyperlink"/>
                  <w:rFonts w:ascii="Arial" w:hAnsi="Arial" w:cs="Arial"/>
                  <w:b/>
                  <w:bCs/>
                  <w:sz w:val="14"/>
                  <w:szCs w:val="14"/>
                </w:rPr>
                <w:t>38.213</w:t>
              </w:r>
            </w:hyperlink>
          </w:p>
        </w:tc>
        <w:tc>
          <w:tcPr>
            <w:tcW w:w="324" w:type="pct"/>
            <w:shd w:val="clear" w:color="auto" w:fill="auto"/>
          </w:tcPr>
          <w:p w14:paraId="39083D25" w14:textId="317B8186"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0C1E9361" w14:textId="6A24D064" w:rsidR="00BD461B" w:rsidRPr="00BD461B" w:rsidRDefault="00EF515C" w:rsidP="00BD461B">
            <w:pPr>
              <w:rPr>
                <w:rFonts w:ascii="Arial" w:eastAsia="Times New Roman" w:hAnsi="Arial" w:cs="Arial"/>
                <w:color w:val="000000"/>
                <w:sz w:val="14"/>
                <w:szCs w:val="14"/>
                <w:lang w:eastAsia="en-GB"/>
              </w:rPr>
            </w:pPr>
            <w:hyperlink r:id="rId2686" w:history="1">
              <w:r w:rsidR="00BD461B" w:rsidRPr="00BD461B">
                <w:rPr>
                  <w:rStyle w:val="Hyperlink"/>
                  <w:rFonts w:ascii="Arial" w:hAnsi="Arial" w:cs="Arial"/>
                  <w:b/>
                  <w:bCs/>
                  <w:sz w:val="14"/>
                  <w:szCs w:val="14"/>
                </w:rPr>
                <w:t>NR_MC_enh-Core</w:t>
              </w:r>
            </w:hyperlink>
          </w:p>
        </w:tc>
        <w:tc>
          <w:tcPr>
            <w:tcW w:w="233" w:type="pct"/>
          </w:tcPr>
          <w:p w14:paraId="0C08A90A" w14:textId="215B6D96"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0649</w:t>
            </w:r>
          </w:p>
        </w:tc>
        <w:tc>
          <w:tcPr>
            <w:tcW w:w="226" w:type="pct"/>
          </w:tcPr>
          <w:p w14:paraId="43498BF8" w14:textId="4B87E47D"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778B90CB" w14:textId="375576D0"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957864" w14:paraId="7ACDEB89" w14:textId="77777777" w:rsidTr="000D3B3E">
        <w:trPr>
          <w:trHeight w:val="20"/>
        </w:trPr>
        <w:tc>
          <w:tcPr>
            <w:tcW w:w="365" w:type="pct"/>
          </w:tcPr>
          <w:p w14:paraId="3E3C5360" w14:textId="0D79CE4B" w:rsidR="00BD461B" w:rsidRPr="00B67066" w:rsidRDefault="006F79AF" w:rsidP="00BD461B">
            <w:pPr>
              <w:rPr>
                <w:rFonts w:ascii="Arial" w:eastAsia="Times New Roman" w:hAnsi="Arial" w:cs="Arial"/>
                <w:color w:val="000000"/>
                <w:sz w:val="14"/>
                <w:szCs w:val="14"/>
                <w:lang w:eastAsia="en-GB"/>
              </w:rPr>
            </w:pPr>
            <w:hyperlink r:id="rId2687" w:history="1">
              <w:r>
                <w:rPr>
                  <w:rStyle w:val="Hyperlink"/>
                  <w:rFonts w:ascii="Arial" w:hAnsi="Arial" w:cs="Arial"/>
                  <w:b/>
                  <w:bCs/>
                  <w:sz w:val="14"/>
                  <w:szCs w:val="14"/>
                </w:rPr>
                <w:t>R1-2405760</w:t>
              </w:r>
            </w:hyperlink>
          </w:p>
        </w:tc>
        <w:tc>
          <w:tcPr>
            <w:tcW w:w="1471" w:type="pct"/>
          </w:tcPr>
          <w:p w14:paraId="2B5757A7" w14:textId="286FB144"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Maintenance of MIMO Evolution for Downlink and Uplink</w:t>
            </w:r>
          </w:p>
        </w:tc>
        <w:tc>
          <w:tcPr>
            <w:tcW w:w="849" w:type="pct"/>
          </w:tcPr>
          <w:p w14:paraId="50CA69F9" w14:textId="5FF043E9"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Samsung</w:t>
            </w:r>
          </w:p>
        </w:tc>
        <w:tc>
          <w:tcPr>
            <w:tcW w:w="248" w:type="pct"/>
          </w:tcPr>
          <w:p w14:paraId="00505A2A" w14:textId="64BBD683" w:rsidR="00BD461B" w:rsidRPr="00BD461B" w:rsidRDefault="00EF515C" w:rsidP="00BD461B">
            <w:pPr>
              <w:rPr>
                <w:rFonts w:ascii="Arial" w:eastAsia="Times New Roman" w:hAnsi="Arial" w:cs="Arial"/>
                <w:color w:val="000000"/>
                <w:sz w:val="14"/>
                <w:szCs w:val="14"/>
                <w:lang w:eastAsia="en-GB"/>
              </w:rPr>
            </w:pPr>
            <w:hyperlink r:id="rId2688" w:history="1">
              <w:r w:rsidR="00BD461B" w:rsidRPr="00BD461B">
                <w:rPr>
                  <w:rStyle w:val="Hyperlink"/>
                  <w:rFonts w:ascii="Arial" w:hAnsi="Arial" w:cs="Arial"/>
                  <w:b/>
                  <w:bCs/>
                  <w:sz w:val="14"/>
                  <w:szCs w:val="14"/>
                </w:rPr>
                <w:t>Rel-18</w:t>
              </w:r>
            </w:hyperlink>
          </w:p>
        </w:tc>
        <w:tc>
          <w:tcPr>
            <w:tcW w:w="301" w:type="pct"/>
            <w:shd w:val="clear" w:color="auto" w:fill="auto"/>
          </w:tcPr>
          <w:p w14:paraId="259FB588" w14:textId="15214E56" w:rsidR="00BD461B" w:rsidRPr="00BD461B" w:rsidRDefault="00EF515C" w:rsidP="00BD461B">
            <w:pPr>
              <w:rPr>
                <w:rFonts w:ascii="Arial" w:eastAsia="Times New Roman" w:hAnsi="Arial" w:cs="Arial"/>
                <w:color w:val="000000"/>
                <w:sz w:val="14"/>
                <w:szCs w:val="14"/>
                <w:lang w:eastAsia="en-GB"/>
              </w:rPr>
            </w:pPr>
            <w:hyperlink r:id="rId2689" w:history="1">
              <w:r w:rsidR="00BD461B" w:rsidRPr="00BD461B">
                <w:rPr>
                  <w:rStyle w:val="Hyperlink"/>
                  <w:rFonts w:ascii="Arial" w:hAnsi="Arial" w:cs="Arial"/>
                  <w:b/>
                  <w:bCs/>
                  <w:sz w:val="14"/>
                  <w:szCs w:val="14"/>
                </w:rPr>
                <w:t>38.213</w:t>
              </w:r>
            </w:hyperlink>
          </w:p>
        </w:tc>
        <w:tc>
          <w:tcPr>
            <w:tcW w:w="324" w:type="pct"/>
            <w:shd w:val="clear" w:color="auto" w:fill="auto"/>
          </w:tcPr>
          <w:p w14:paraId="7B03E5B1" w14:textId="39C6FE8D"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5F8FA3DF" w14:textId="222041BD" w:rsidR="00BD461B" w:rsidRPr="00BD461B" w:rsidRDefault="00EF515C" w:rsidP="00BD461B">
            <w:pPr>
              <w:rPr>
                <w:rFonts w:ascii="Arial" w:eastAsia="Times New Roman" w:hAnsi="Arial" w:cs="Arial"/>
                <w:color w:val="000000"/>
                <w:sz w:val="14"/>
                <w:szCs w:val="14"/>
                <w:lang w:eastAsia="en-GB"/>
              </w:rPr>
            </w:pPr>
            <w:hyperlink r:id="rId2690" w:history="1">
              <w:r w:rsidR="00BD461B" w:rsidRPr="00BD461B">
                <w:rPr>
                  <w:rStyle w:val="Hyperlink"/>
                  <w:rFonts w:ascii="Arial" w:hAnsi="Arial" w:cs="Arial"/>
                  <w:b/>
                  <w:bCs/>
                  <w:sz w:val="14"/>
                  <w:szCs w:val="14"/>
                </w:rPr>
                <w:t>NR_MIMO_evo_DL_UL-Core</w:t>
              </w:r>
            </w:hyperlink>
          </w:p>
        </w:tc>
        <w:tc>
          <w:tcPr>
            <w:tcW w:w="233" w:type="pct"/>
          </w:tcPr>
          <w:p w14:paraId="248E837F" w14:textId="4A86B352"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0650</w:t>
            </w:r>
          </w:p>
        </w:tc>
        <w:tc>
          <w:tcPr>
            <w:tcW w:w="226" w:type="pct"/>
          </w:tcPr>
          <w:p w14:paraId="0A575EAE" w14:textId="2C9A2B74"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54D7EDE2" w14:textId="3181D2BD"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957864" w14:paraId="7227AF19" w14:textId="77777777" w:rsidTr="000D3B3E">
        <w:trPr>
          <w:trHeight w:val="20"/>
        </w:trPr>
        <w:tc>
          <w:tcPr>
            <w:tcW w:w="365" w:type="pct"/>
          </w:tcPr>
          <w:p w14:paraId="48D1F150" w14:textId="00F9E527" w:rsidR="00BD461B" w:rsidRPr="00B67066" w:rsidRDefault="006F79AF" w:rsidP="00BD461B">
            <w:pPr>
              <w:rPr>
                <w:rFonts w:ascii="Arial" w:eastAsia="Times New Roman" w:hAnsi="Arial" w:cs="Arial"/>
                <w:color w:val="000000"/>
                <w:sz w:val="14"/>
                <w:szCs w:val="14"/>
                <w:lang w:eastAsia="en-GB"/>
              </w:rPr>
            </w:pPr>
            <w:hyperlink r:id="rId2691" w:history="1">
              <w:r>
                <w:rPr>
                  <w:rStyle w:val="Hyperlink"/>
                  <w:rFonts w:ascii="Arial" w:hAnsi="Arial" w:cs="Arial"/>
                  <w:b/>
                  <w:bCs/>
                  <w:sz w:val="14"/>
                  <w:szCs w:val="14"/>
                </w:rPr>
                <w:t>R1-2405761</w:t>
              </w:r>
            </w:hyperlink>
          </w:p>
        </w:tc>
        <w:tc>
          <w:tcPr>
            <w:tcW w:w="1471" w:type="pct"/>
          </w:tcPr>
          <w:p w14:paraId="39235E5C" w14:textId="45CF88A8"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Maintenance of expanded and improved NR positioning</w:t>
            </w:r>
          </w:p>
        </w:tc>
        <w:tc>
          <w:tcPr>
            <w:tcW w:w="849" w:type="pct"/>
          </w:tcPr>
          <w:p w14:paraId="1CE7B02A" w14:textId="45BA7431"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Samsung</w:t>
            </w:r>
          </w:p>
        </w:tc>
        <w:tc>
          <w:tcPr>
            <w:tcW w:w="248" w:type="pct"/>
          </w:tcPr>
          <w:p w14:paraId="7F5DEC55" w14:textId="5C7E6F14" w:rsidR="00BD461B" w:rsidRPr="00BD461B" w:rsidRDefault="00EF515C" w:rsidP="00BD461B">
            <w:pPr>
              <w:rPr>
                <w:rFonts w:ascii="Arial" w:eastAsia="Times New Roman" w:hAnsi="Arial" w:cs="Arial"/>
                <w:color w:val="000000"/>
                <w:sz w:val="14"/>
                <w:szCs w:val="14"/>
                <w:lang w:eastAsia="en-GB"/>
              </w:rPr>
            </w:pPr>
            <w:hyperlink r:id="rId2692" w:history="1">
              <w:r w:rsidR="00BD461B" w:rsidRPr="00BD461B">
                <w:rPr>
                  <w:rStyle w:val="Hyperlink"/>
                  <w:rFonts w:ascii="Arial" w:hAnsi="Arial" w:cs="Arial"/>
                  <w:b/>
                  <w:bCs/>
                  <w:sz w:val="14"/>
                  <w:szCs w:val="14"/>
                </w:rPr>
                <w:t>Rel-18</w:t>
              </w:r>
            </w:hyperlink>
          </w:p>
        </w:tc>
        <w:tc>
          <w:tcPr>
            <w:tcW w:w="301" w:type="pct"/>
            <w:shd w:val="clear" w:color="auto" w:fill="auto"/>
          </w:tcPr>
          <w:p w14:paraId="5140781B" w14:textId="79784AF9" w:rsidR="00BD461B" w:rsidRPr="00BD461B" w:rsidRDefault="00EF515C" w:rsidP="00BD461B">
            <w:pPr>
              <w:rPr>
                <w:rFonts w:ascii="Arial" w:eastAsia="Times New Roman" w:hAnsi="Arial" w:cs="Arial"/>
                <w:color w:val="000000"/>
                <w:sz w:val="14"/>
                <w:szCs w:val="14"/>
                <w:lang w:eastAsia="en-GB"/>
              </w:rPr>
            </w:pPr>
            <w:hyperlink r:id="rId2693" w:history="1">
              <w:r w:rsidR="00BD461B" w:rsidRPr="00BD461B">
                <w:rPr>
                  <w:rStyle w:val="Hyperlink"/>
                  <w:rFonts w:ascii="Arial" w:hAnsi="Arial" w:cs="Arial"/>
                  <w:b/>
                  <w:bCs/>
                  <w:sz w:val="14"/>
                  <w:szCs w:val="14"/>
                </w:rPr>
                <w:t>38.213</w:t>
              </w:r>
            </w:hyperlink>
          </w:p>
        </w:tc>
        <w:tc>
          <w:tcPr>
            <w:tcW w:w="324" w:type="pct"/>
            <w:shd w:val="clear" w:color="auto" w:fill="auto"/>
          </w:tcPr>
          <w:p w14:paraId="314C8E22" w14:textId="16E12433"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60F57E86" w14:textId="5636882D" w:rsidR="00BD461B" w:rsidRPr="00BD461B" w:rsidRDefault="00EF515C" w:rsidP="00BD461B">
            <w:pPr>
              <w:rPr>
                <w:rFonts w:ascii="Arial" w:eastAsia="Times New Roman" w:hAnsi="Arial" w:cs="Arial"/>
                <w:color w:val="000000"/>
                <w:sz w:val="14"/>
                <w:szCs w:val="14"/>
                <w:lang w:eastAsia="en-GB"/>
              </w:rPr>
            </w:pPr>
            <w:hyperlink r:id="rId2694" w:history="1">
              <w:r w:rsidR="00BD461B" w:rsidRPr="00BD461B">
                <w:rPr>
                  <w:rStyle w:val="Hyperlink"/>
                  <w:rFonts w:ascii="Arial" w:hAnsi="Arial" w:cs="Arial"/>
                  <w:b/>
                  <w:bCs/>
                  <w:sz w:val="14"/>
                  <w:szCs w:val="14"/>
                </w:rPr>
                <w:t>NR_pos_enh2-Core</w:t>
              </w:r>
            </w:hyperlink>
          </w:p>
        </w:tc>
        <w:tc>
          <w:tcPr>
            <w:tcW w:w="233" w:type="pct"/>
          </w:tcPr>
          <w:p w14:paraId="4503C228" w14:textId="0513036A"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0651</w:t>
            </w:r>
          </w:p>
        </w:tc>
        <w:tc>
          <w:tcPr>
            <w:tcW w:w="226" w:type="pct"/>
          </w:tcPr>
          <w:p w14:paraId="3C3C4C74" w14:textId="45769D8C"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704DC266" w14:textId="7286EBDB"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957864" w14:paraId="7F81D407" w14:textId="77777777" w:rsidTr="000D3B3E">
        <w:trPr>
          <w:trHeight w:val="20"/>
        </w:trPr>
        <w:tc>
          <w:tcPr>
            <w:tcW w:w="365" w:type="pct"/>
          </w:tcPr>
          <w:p w14:paraId="77754F95" w14:textId="1DDC35F5" w:rsidR="00BD461B" w:rsidRPr="00B67066" w:rsidRDefault="006F79AF" w:rsidP="00BD461B">
            <w:pPr>
              <w:rPr>
                <w:rFonts w:ascii="Arial" w:eastAsia="Times New Roman" w:hAnsi="Arial" w:cs="Arial"/>
                <w:color w:val="000000"/>
                <w:sz w:val="14"/>
                <w:szCs w:val="14"/>
                <w:lang w:eastAsia="en-GB"/>
              </w:rPr>
            </w:pPr>
            <w:hyperlink r:id="rId2695" w:history="1">
              <w:r>
                <w:rPr>
                  <w:rStyle w:val="Hyperlink"/>
                  <w:rFonts w:ascii="Arial" w:hAnsi="Arial" w:cs="Arial"/>
                  <w:b/>
                  <w:bCs/>
                  <w:sz w:val="14"/>
                  <w:szCs w:val="14"/>
                </w:rPr>
                <w:t>R1-2405762</w:t>
              </w:r>
            </w:hyperlink>
          </w:p>
        </w:tc>
        <w:tc>
          <w:tcPr>
            <w:tcW w:w="1471" w:type="pct"/>
          </w:tcPr>
          <w:p w14:paraId="6A7B10EB" w14:textId="61F89B33"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Rel-17 editorial corrections for TS 38.213</w:t>
            </w:r>
          </w:p>
        </w:tc>
        <w:tc>
          <w:tcPr>
            <w:tcW w:w="849" w:type="pct"/>
          </w:tcPr>
          <w:p w14:paraId="0E450913" w14:textId="1966DC5B" w:rsidR="00BD461B" w:rsidRPr="00B67066" w:rsidRDefault="00BD461B" w:rsidP="00BD461B">
            <w:pPr>
              <w:rPr>
                <w:rFonts w:ascii="Arial" w:eastAsia="Times New Roman" w:hAnsi="Arial" w:cs="Arial"/>
                <w:color w:val="000000"/>
                <w:sz w:val="14"/>
                <w:szCs w:val="14"/>
                <w:lang w:eastAsia="en-GB"/>
              </w:rPr>
            </w:pPr>
            <w:r w:rsidRPr="00B67066">
              <w:rPr>
                <w:rFonts w:ascii="Arial" w:hAnsi="Arial" w:cs="Arial"/>
                <w:sz w:val="14"/>
                <w:szCs w:val="14"/>
              </w:rPr>
              <w:t>Samsung</w:t>
            </w:r>
          </w:p>
        </w:tc>
        <w:tc>
          <w:tcPr>
            <w:tcW w:w="248" w:type="pct"/>
          </w:tcPr>
          <w:p w14:paraId="0979E17E" w14:textId="3D133542" w:rsidR="00BD461B" w:rsidRPr="00BD461B" w:rsidRDefault="00EF515C" w:rsidP="00BD461B">
            <w:pPr>
              <w:rPr>
                <w:rFonts w:ascii="Arial" w:eastAsia="Times New Roman" w:hAnsi="Arial" w:cs="Arial"/>
                <w:color w:val="000000"/>
                <w:sz w:val="14"/>
                <w:szCs w:val="14"/>
                <w:lang w:eastAsia="en-GB"/>
              </w:rPr>
            </w:pPr>
            <w:hyperlink r:id="rId2696" w:history="1">
              <w:r w:rsidR="00BD461B" w:rsidRPr="00BD461B">
                <w:rPr>
                  <w:rStyle w:val="Hyperlink"/>
                  <w:rFonts w:ascii="Arial" w:hAnsi="Arial" w:cs="Arial"/>
                  <w:b/>
                  <w:bCs/>
                  <w:sz w:val="14"/>
                  <w:szCs w:val="14"/>
                </w:rPr>
                <w:t>Rel-17</w:t>
              </w:r>
            </w:hyperlink>
          </w:p>
        </w:tc>
        <w:tc>
          <w:tcPr>
            <w:tcW w:w="301" w:type="pct"/>
            <w:shd w:val="clear" w:color="auto" w:fill="auto"/>
          </w:tcPr>
          <w:p w14:paraId="23CC4C1B" w14:textId="24EEF2D4" w:rsidR="00BD461B" w:rsidRPr="00BD461B" w:rsidRDefault="00EF515C" w:rsidP="00BD461B">
            <w:pPr>
              <w:rPr>
                <w:rFonts w:ascii="Arial" w:eastAsia="Times New Roman" w:hAnsi="Arial" w:cs="Arial"/>
                <w:color w:val="000000"/>
                <w:sz w:val="14"/>
                <w:szCs w:val="14"/>
                <w:lang w:eastAsia="en-GB"/>
              </w:rPr>
            </w:pPr>
            <w:hyperlink r:id="rId2697" w:history="1">
              <w:r w:rsidR="00BD461B" w:rsidRPr="00BD461B">
                <w:rPr>
                  <w:rStyle w:val="Hyperlink"/>
                  <w:rFonts w:ascii="Arial" w:hAnsi="Arial" w:cs="Arial"/>
                  <w:b/>
                  <w:bCs/>
                  <w:sz w:val="14"/>
                  <w:szCs w:val="14"/>
                </w:rPr>
                <w:t>38.213</w:t>
              </w:r>
            </w:hyperlink>
          </w:p>
        </w:tc>
        <w:tc>
          <w:tcPr>
            <w:tcW w:w="324" w:type="pct"/>
            <w:shd w:val="clear" w:color="auto" w:fill="auto"/>
          </w:tcPr>
          <w:p w14:paraId="6F907D86" w14:textId="7DE67E49"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17.9.0</w:t>
            </w:r>
          </w:p>
        </w:tc>
        <w:tc>
          <w:tcPr>
            <w:tcW w:w="779" w:type="pct"/>
          </w:tcPr>
          <w:p w14:paraId="152C7618" w14:textId="0E87BD78"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color w:val="000000"/>
                <w:sz w:val="14"/>
                <w:szCs w:val="14"/>
              </w:rPr>
              <w:t>NR_FeMIMO-Core, NR_redcap-Core, NR_SmallData_INACTIVE-Core, NR_NTN_solutions-Core, TEI16, TEI17</w:t>
            </w:r>
          </w:p>
        </w:tc>
        <w:tc>
          <w:tcPr>
            <w:tcW w:w="233" w:type="pct"/>
          </w:tcPr>
          <w:p w14:paraId="65BB264C" w14:textId="087C5D51"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0652</w:t>
            </w:r>
          </w:p>
        </w:tc>
        <w:tc>
          <w:tcPr>
            <w:tcW w:w="226" w:type="pct"/>
          </w:tcPr>
          <w:p w14:paraId="57B9188F" w14:textId="2614B329"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72F015D0" w14:textId="0329F15B"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BD461B" w14:paraId="67457955" w14:textId="77777777" w:rsidTr="000D3B3E">
        <w:trPr>
          <w:trHeight w:val="20"/>
        </w:trPr>
        <w:tc>
          <w:tcPr>
            <w:tcW w:w="365" w:type="pct"/>
          </w:tcPr>
          <w:p w14:paraId="76D74E59" w14:textId="56AB5C94" w:rsidR="00BD461B" w:rsidRPr="00BD461B" w:rsidRDefault="006F79AF" w:rsidP="00BD461B">
            <w:pPr>
              <w:rPr>
                <w:rFonts w:ascii="Arial" w:hAnsi="Arial" w:cs="Arial"/>
                <w:b/>
                <w:bCs/>
                <w:color w:val="0000FF"/>
                <w:sz w:val="14"/>
                <w:szCs w:val="14"/>
                <w:u w:val="single"/>
              </w:rPr>
            </w:pPr>
            <w:hyperlink r:id="rId2698" w:history="1">
              <w:r>
                <w:rPr>
                  <w:rStyle w:val="Hyperlink"/>
                  <w:rFonts w:ascii="Arial" w:hAnsi="Arial" w:cs="Arial"/>
                  <w:b/>
                  <w:bCs/>
                  <w:sz w:val="14"/>
                  <w:szCs w:val="14"/>
                </w:rPr>
                <w:t>R1-2405763</w:t>
              </w:r>
            </w:hyperlink>
          </w:p>
        </w:tc>
        <w:tc>
          <w:tcPr>
            <w:tcW w:w="1471" w:type="pct"/>
          </w:tcPr>
          <w:p w14:paraId="3CE59D66" w14:textId="2E0624AE" w:rsidR="00BD461B" w:rsidRPr="00BD461B" w:rsidRDefault="00BD461B" w:rsidP="00BD461B">
            <w:pPr>
              <w:rPr>
                <w:rFonts w:ascii="Arial" w:hAnsi="Arial" w:cs="Arial"/>
                <w:sz w:val="14"/>
                <w:szCs w:val="14"/>
              </w:rPr>
            </w:pPr>
            <w:r w:rsidRPr="00BD461B">
              <w:rPr>
                <w:rFonts w:ascii="Arial" w:hAnsi="Arial" w:cs="Arial"/>
                <w:sz w:val="14"/>
                <w:szCs w:val="14"/>
              </w:rPr>
              <w:t>Rel-18 editorial corrections for TS 38.213</w:t>
            </w:r>
          </w:p>
        </w:tc>
        <w:tc>
          <w:tcPr>
            <w:tcW w:w="849" w:type="pct"/>
          </w:tcPr>
          <w:p w14:paraId="4FD42FA4" w14:textId="3CB9F3B7" w:rsidR="00BD461B" w:rsidRPr="00BD461B" w:rsidRDefault="00BD461B" w:rsidP="00BD461B">
            <w:pPr>
              <w:rPr>
                <w:rFonts w:ascii="Arial" w:hAnsi="Arial" w:cs="Arial"/>
                <w:sz w:val="14"/>
                <w:szCs w:val="14"/>
              </w:rPr>
            </w:pPr>
            <w:r w:rsidRPr="00BD461B">
              <w:rPr>
                <w:rFonts w:ascii="Arial" w:hAnsi="Arial" w:cs="Arial"/>
                <w:sz w:val="14"/>
                <w:szCs w:val="14"/>
              </w:rPr>
              <w:t>Samsung</w:t>
            </w:r>
          </w:p>
        </w:tc>
        <w:tc>
          <w:tcPr>
            <w:tcW w:w="248" w:type="pct"/>
          </w:tcPr>
          <w:p w14:paraId="1A347B66" w14:textId="7B1CF224" w:rsidR="00BD461B" w:rsidRPr="00BD461B" w:rsidRDefault="00EF515C" w:rsidP="00BD461B">
            <w:pPr>
              <w:rPr>
                <w:rFonts w:ascii="Arial" w:eastAsia="Times New Roman" w:hAnsi="Arial" w:cs="Arial"/>
                <w:color w:val="000000"/>
                <w:sz w:val="14"/>
                <w:szCs w:val="14"/>
                <w:lang w:eastAsia="en-GB"/>
              </w:rPr>
            </w:pPr>
            <w:hyperlink r:id="rId2699" w:history="1">
              <w:r w:rsidR="00BD461B" w:rsidRPr="00BD461B">
                <w:rPr>
                  <w:rStyle w:val="Hyperlink"/>
                  <w:rFonts w:ascii="Arial" w:hAnsi="Arial" w:cs="Arial"/>
                  <w:b/>
                  <w:bCs/>
                  <w:sz w:val="14"/>
                  <w:szCs w:val="14"/>
                </w:rPr>
                <w:t>Rel-18</w:t>
              </w:r>
            </w:hyperlink>
          </w:p>
        </w:tc>
        <w:tc>
          <w:tcPr>
            <w:tcW w:w="301" w:type="pct"/>
            <w:shd w:val="clear" w:color="auto" w:fill="auto"/>
          </w:tcPr>
          <w:p w14:paraId="6A6EC335" w14:textId="2082573A" w:rsidR="00BD461B" w:rsidRPr="00BD461B" w:rsidRDefault="00EF515C" w:rsidP="00BD461B">
            <w:pPr>
              <w:rPr>
                <w:rFonts w:ascii="Arial" w:eastAsia="Times New Roman" w:hAnsi="Arial" w:cs="Arial"/>
                <w:color w:val="000000"/>
                <w:sz w:val="14"/>
                <w:szCs w:val="14"/>
                <w:lang w:eastAsia="en-GB"/>
              </w:rPr>
            </w:pPr>
            <w:hyperlink r:id="rId2700" w:history="1">
              <w:r w:rsidR="00BD461B" w:rsidRPr="00BD461B">
                <w:rPr>
                  <w:rStyle w:val="Hyperlink"/>
                  <w:rFonts w:ascii="Arial" w:hAnsi="Arial" w:cs="Arial"/>
                  <w:b/>
                  <w:bCs/>
                  <w:sz w:val="14"/>
                  <w:szCs w:val="14"/>
                </w:rPr>
                <w:t>38.213</w:t>
              </w:r>
            </w:hyperlink>
          </w:p>
        </w:tc>
        <w:tc>
          <w:tcPr>
            <w:tcW w:w="324" w:type="pct"/>
            <w:shd w:val="clear" w:color="auto" w:fill="auto"/>
          </w:tcPr>
          <w:p w14:paraId="3643A936" w14:textId="4359181F"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5CBF581A" w14:textId="4BFF451D"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color w:val="000000"/>
                <w:sz w:val="14"/>
                <w:szCs w:val="14"/>
              </w:rPr>
              <w:t>NR_cov_enh2-Core, NR_SL_enh2-Core, NR_Mob_enh2-Core, NR_NTN_enh-Core, NR_MBS_enh-Core, NR_pos_enh2-Core</w:t>
            </w:r>
          </w:p>
        </w:tc>
        <w:tc>
          <w:tcPr>
            <w:tcW w:w="233" w:type="pct"/>
          </w:tcPr>
          <w:p w14:paraId="33A3D555" w14:textId="1B0B39F0"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0653</w:t>
            </w:r>
          </w:p>
        </w:tc>
        <w:tc>
          <w:tcPr>
            <w:tcW w:w="226" w:type="pct"/>
          </w:tcPr>
          <w:p w14:paraId="2F3BE955" w14:textId="18BA5BD8"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28733859" w14:textId="40623507"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BD461B" w14:paraId="4E34785C" w14:textId="77777777" w:rsidTr="000D3B3E">
        <w:trPr>
          <w:trHeight w:val="20"/>
        </w:trPr>
        <w:tc>
          <w:tcPr>
            <w:tcW w:w="365" w:type="pct"/>
          </w:tcPr>
          <w:p w14:paraId="7EDAF3C3" w14:textId="5C476C6C" w:rsidR="00BD461B" w:rsidRPr="00BD461B" w:rsidRDefault="006F79AF" w:rsidP="00BD461B">
            <w:pPr>
              <w:rPr>
                <w:rFonts w:ascii="Arial" w:hAnsi="Arial" w:cs="Arial"/>
                <w:b/>
                <w:bCs/>
                <w:color w:val="0000FF"/>
                <w:sz w:val="14"/>
                <w:szCs w:val="14"/>
                <w:u w:val="single"/>
              </w:rPr>
            </w:pPr>
            <w:hyperlink r:id="rId2701" w:history="1">
              <w:r>
                <w:rPr>
                  <w:rStyle w:val="Hyperlink"/>
                  <w:rFonts w:ascii="Arial" w:hAnsi="Arial" w:cs="Arial"/>
                  <w:b/>
                  <w:bCs/>
                  <w:sz w:val="14"/>
                  <w:szCs w:val="14"/>
                </w:rPr>
                <w:t>R1-2405764</w:t>
              </w:r>
            </w:hyperlink>
          </w:p>
        </w:tc>
        <w:tc>
          <w:tcPr>
            <w:tcW w:w="1471" w:type="pct"/>
          </w:tcPr>
          <w:p w14:paraId="30C686B6" w14:textId="3363588B" w:rsidR="00BD461B" w:rsidRPr="00BD461B" w:rsidRDefault="00BD461B" w:rsidP="00BD461B">
            <w:pPr>
              <w:rPr>
                <w:rFonts w:ascii="Arial" w:hAnsi="Arial" w:cs="Arial"/>
                <w:sz w:val="14"/>
                <w:szCs w:val="14"/>
              </w:rPr>
            </w:pPr>
            <w:r w:rsidRPr="00BD461B">
              <w:rPr>
                <w:rFonts w:ascii="Arial" w:hAnsi="Arial" w:cs="Arial"/>
                <w:sz w:val="14"/>
                <w:szCs w:val="14"/>
              </w:rPr>
              <w:t>Rel-17 editorial corrections for TS 38.213 (mirrored to Rel-18)</w:t>
            </w:r>
          </w:p>
        </w:tc>
        <w:tc>
          <w:tcPr>
            <w:tcW w:w="849" w:type="pct"/>
          </w:tcPr>
          <w:p w14:paraId="4B2ACC28" w14:textId="0548A4C4" w:rsidR="00BD461B" w:rsidRPr="00BD461B" w:rsidRDefault="00BD461B" w:rsidP="00BD461B">
            <w:pPr>
              <w:rPr>
                <w:rFonts w:ascii="Arial" w:hAnsi="Arial" w:cs="Arial"/>
                <w:sz w:val="14"/>
                <w:szCs w:val="14"/>
              </w:rPr>
            </w:pPr>
            <w:r w:rsidRPr="00BD461B">
              <w:rPr>
                <w:rFonts w:ascii="Arial" w:hAnsi="Arial" w:cs="Arial"/>
                <w:sz w:val="14"/>
                <w:szCs w:val="14"/>
              </w:rPr>
              <w:t>Samsung</w:t>
            </w:r>
          </w:p>
        </w:tc>
        <w:tc>
          <w:tcPr>
            <w:tcW w:w="248" w:type="pct"/>
          </w:tcPr>
          <w:p w14:paraId="43E704C8" w14:textId="129912EE" w:rsidR="00BD461B" w:rsidRPr="00BD461B" w:rsidRDefault="00EF515C" w:rsidP="00BD461B">
            <w:pPr>
              <w:rPr>
                <w:rFonts w:ascii="Arial" w:eastAsia="Times New Roman" w:hAnsi="Arial" w:cs="Arial"/>
                <w:color w:val="000000"/>
                <w:sz w:val="14"/>
                <w:szCs w:val="14"/>
                <w:lang w:eastAsia="en-GB"/>
              </w:rPr>
            </w:pPr>
            <w:hyperlink r:id="rId2702" w:history="1">
              <w:r w:rsidR="00BD461B" w:rsidRPr="00BD461B">
                <w:rPr>
                  <w:rStyle w:val="Hyperlink"/>
                  <w:rFonts w:ascii="Arial" w:hAnsi="Arial" w:cs="Arial"/>
                  <w:b/>
                  <w:bCs/>
                  <w:sz w:val="14"/>
                  <w:szCs w:val="14"/>
                </w:rPr>
                <w:t>Rel-18</w:t>
              </w:r>
            </w:hyperlink>
          </w:p>
        </w:tc>
        <w:tc>
          <w:tcPr>
            <w:tcW w:w="301" w:type="pct"/>
            <w:shd w:val="clear" w:color="auto" w:fill="auto"/>
          </w:tcPr>
          <w:p w14:paraId="10AF35DD" w14:textId="1577EF95" w:rsidR="00BD461B" w:rsidRPr="00BD461B" w:rsidRDefault="00EF515C" w:rsidP="00BD461B">
            <w:pPr>
              <w:rPr>
                <w:rFonts w:ascii="Arial" w:eastAsia="Times New Roman" w:hAnsi="Arial" w:cs="Arial"/>
                <w:color w:val="000000"/>
                <w:sz w:val="14"/>
                <w:szCs w:val="14"/>
                <w:lang w:eastAsia="en-GB"/>
              </w:rPr>
            </w:pPr>
            <w:hyperlink r:id="rId2703" w:history="1">
              <w:r w:rsidR="00BD461B" w:rsidRPr="00BD461B">
                <w:rPr>
                  <w:rStyle w:val="Hyperlink"/>
                  <w:rFonts w:ascii="Arial" w:hAnsi="Arial" w:cs="Arial"/>
                  <w:b/>
                  <w:bCs/>
                  <w:sz w:val="14"/>
                  <w:szCs w:val="14"/>
                </w:rPr>
                <w:t>38.213</w:t>
              </w:r>
            </w:hyperlink>
          </w:p>
        </w:tc>
        <w:tc>
          <w:tcPr>
            <w:tcW w:w="324" w:type="pct"/>
            <w:shd w:val="clear" w:color="auto" w:fill="auto"/>
          </w:tcPr>
          <w:p w14:paraId="2CB22485" w14:textId="352EE6AB"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492FD5DC" w14:textId="63540928"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color w:val="000000"/>
                <w:sz w:val="14"/>
                <w:szCs w:val="14"/>
              </w:rPr>
              <w:t>NR_FeMIMO-Core, NR_redcap-Core, NR_SmallData_INACTIVE-Core, NR_NTN_solutions-Core, TEI16, TEI17</w:t>
            </w:r>
          </w:p>
        </w:tc>
        <w:tc>
          <w:tcPr>
            <w:tcW w:w="233" w:type="pct"/>
          </w:tcPr>
          <w:p w14:paraId="4B2C4711" w14:textId="29F037F9"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0654</w:t>
            </w:r>
          </w:p>
        </w:tc>
        <w:tc>
          <w:tcPr>
            <w:tcW w:w="226" w:type="pct"/>
          </w:tcPr>
          <w:p w14:paraId="7CAF3176" w14:textId="7FA00945"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68097759" w14:textId="399096A6"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A</w:t>
            </w:r>
          </w:p>
        </w:tc>
      </w:tr>
      <w:tr w:rsidR="00BD461B" w:rsidRPr="00BD461B" w14:paraId="6DAF6FBE" w14:textId="77777777" w:rsidTr="000D3B3E">
        <w:trPr>
          <w:trHeight w:val="20"/>
        </w:trPr>
        <w:tc>
          <w:tcPr>
            <w:tcW w:w="365" w:type="pct"/>
          </w:tcPr>
          <w:p w14:paraId="4A507CDA" w14:textId="4FA87F53" w:rsidR="00BD461B" w:rsidRPr="00BD461B" w:rsidRDefault="006F79AF" w:rsidP="00BD461B">
            <w:pPr>
              <w:rPr>
                <w:rFonts w:ascii="Arial" w:hAnsi="Arial" w:cs="Arial"/>
                <w:b/>
                <w:bCs/>
                <w:color w:val="0000FF"/>
                <w:sz w:val="14"/>
                <w:szCs w:val="14"/>
                <w:u w:val="single"/>
              </w:rPr>
            </w:pPr>
            <w:hyperlink r:id="rId2704" w:history="1">
              <w:r>
                <w:rPr>
                  <w:rStyle w:val="Hyperlink"/>
                  <w:rFonts w:ascii="Arial" w:hAnsi="Arial" w:cs="Arial"/>
                  <w:b/>
                  <w:bCs/>
                  <w:sz w:val="14"/>
                  <w:szCs w:val="14"/>
                </w:rPr>
                <w:t>R1-2405765</w:t>
              </w:r>
            </w:hyperlink>
          </w:p>
        </w:tc>
        <w:tc>
          <w:tcPr>
            <w:tcW w:w="1471" w:type="pct"/>
          </w:tcPr>
          <w:p w14:paraId="0CD2A50B" w14:textId="5B0FF4B1" w:rsidR="00BD461B" w:rsidRPr="00BD461B" w:rsidRDefault="00BD461B" w:rsidP="00BD461B">
            <w:pPr>
              <w:rPr>
                <w:rFonts w:ascii="Arial" w:hAnsi="Arial" w:cs="Arial"/>
                <w:sz w:val="14"/>
                <w:szCs w:val="14"/>
              </w:rPr>
            </w:pPr>
            <w:r w:rsidRPr="00BD461B">
              <w:rPr>
                <w:rFonts w:ascii="Arial" w:hAnsi="Arial" w:cs="Arial"/>
                <w:sz w:val="14"/>
                <w:szCs w:val="14"/>
              </w:rPr>
              <w:t>Rel-18 editorial corrections for TS 38.214</w:t>
            </w:r>
          </w:p>
        </w:tc>
        <w:tc>
          <w:tcPr>
            <w:tcW w:w="849" w:type="pct"/>
          </w:tcPr>
          <w:p w14:paraId="0812556A" w14:textId="0E2B1706" w:rsidR="00BD461B" w:rsidRPr="00BD461B" w:rsidRDefault="00BD461B" w:rsidP="00BD461B">
            <w:pPr>
              <w:rPr>
                <w:rFonts w:ascii="Arial" w:hAnsi="Arial" w:cs="Arial"/>
                <w:sz w:val="14"/>
                <w:szCs w:val="14"/>
              </w:rPr>
            </w:pPr>
            <w:r w:rsidRPr="00BD461B">
              <w:rPr>
                <w:rFonts w:ascii="Arial" w:hAnsi="Arial" w:cs="Arial"/>
                <w:sz w:val="14"/>
                <w:szCs w:val="14"/>
              </w:rPr>
              <w:t>Nokia</w:t>
            </w:r>
          </w:p>
        </w:tc>
        <w:tc>
          <w:tcPr>
            <w:tcW w:w="248" w:type="pct"/>
          </w:tcPr>
          <w:p w14:paraId="426382BF" w14:textId="7AF03E6F" w:rsidR="00BD461B" w:rsidRPr="00BD461B" w:rsidRDefault="00EF515C" w:rsidP="00BD461B">
            <w:pPr>
              <w:rPr>
                <w:rFonts w:ascii="Arial" w:eastAsia="Times New Roman" w:hAnsi="Arial" w:cs="Arial"/>
                <w:color w:val="000000"/>
                <w:sz w:val="14"/>
                <w:szCs w:val="14"/>
                <w:lang w:eastAsia="en-GB"/>
              </w:rPr>
            </w:pPr>
            <w:hyperlink r:id="rId2705" w:history="1">
              <w:r w:rsidR="00BD461B" w:rsidRPr="00BD461B">
                <w:rPr>
                  <w:rStyle w:val="Hyperlink"/>
                  <w:rFonts w:ascii="Arial" w:hAnsi="Arial" w:cs="Arial"/>
                  <w:b/>
                  <w:bCs/>
                  <w:sz w:val="14"/>
                  <w:szCs w:val="14"/>
                </w:rPr>
                <w:t>Rel-18</w:t>
              </w:r>
            </w:hyperlink>
          </w:p>
        </w:tc>
        <w:tc>
          <w:tcPr>
            <w:tcW w:w="301" w:type="pct"/>
            <w:shd w:val="clear" w:color="auto" w:fill="auto"/>
          </w:tcPr>
          <w:p w14:paraId="7E9BBEE9" w14:textId="6D982A3F" w:rsidR="00BD461B" w:rsidRPr="00BD461B" w:rsidRDefault="00EF515C" w:rsidP="00BD461B">
            <w:pPr>
              <w:rPr>
                <w:rFonts w:ascii="Arial" w:eastAsia="Times New Roman" w:hAnsi="Arial" w:cs="Arial"/>
                <w:color w:val="000000"/>
                <w:sz w:val="14"/>
                <w:szCs w:val="14"/>
                <w:lang w:eastAsia="en-GB"/>
              </w:rPr>
            </w:pPr>
            <w:hyperlink r:id="rId2706" w:history="1">
              <w:r w:rsidR="00BD461B" w:rsidRPr="00BD461B">
                <w:rPr>
                  <w:rStyle w:val="Hyperlink"/>
                  <w:rFonts w:ascii="Arial" w:hAnsi="Arial" w:cs="Arial"/>
                  <w:b/>
                  <w:bCs/>
                  <w:sz w:val="14"/>
                  <w:szCs w:val="14"/>
                </w:rPr>
                <w:t>38.214</w:t>
              </w:r>
            </w:hyperlink>
          </w:p>
        </w:tc>
        <w:tc>
          <w:tcPr>
            <w:tcW w:w="324" w:type="pct"/>
            <w:shd w:val="clear" w:color="auto" w:fill="auto"/>
          </w:tcPr>
          <w:p w14:paraId="37F7F591" w14:textId="0199B1E5"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3E949E82" w14:textId="004A4D2D"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color w:val="000000"/>
                <w:sz w:val="14"/>
                <w:szCs w:val="14"/>
              </w:rPr>
              <w:t>NR_redcap_enh-Core, NR_MBS_enh-Core, NR_MIMO_evo_DL_UL-Core, NR_MC_enh-Core, NR_pos_enh2-Core, Netw_Energy_NR-Core, NR_SL_enh2-Core</w:t>
            </w:r>
          </w:p>
        </w:tc>
        <w:tc>
          <w:tcPr>
            <w:tcW w:w="233" w:type="pct"/>
          </w:tcPr>
          <w:p w14:paraId="6691AB1B" w14:textId="3D7F668E"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0592</w:t>
            </w:r>
          </w:p>
        </w:tc>
        <w:tc>
          <w:tcPr>
            <w:tcW w:w="226" w:type="pct"/>
          </w:tcPr>
          <w:p w14:paraId="7D5E0864" w14:textId="5B8E2532"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1B74DF83" w14:textId="7735C7CD"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BD461B" w14:paraId="1F67FDB4" w14:textId="77777777" w:rsidTr="000D3B3E">
        <w:trPr>
          <w:trHeight w:val="20"/>
        </w:trPr>
        <w:tc>
          <w:tcPr>
            <w:tcW w:w="365" w:type="pct"/>
          </w:tcPr>
          <w:p w14:paraId="616A201F" w14:textId="30E08773" w:rsidR="00BD461B" w:rsidRPr="00BD461B" w:rsidRDefault="006F79AF" w:rsidP="00BD461B">
            <w:pPr>
              <w:rPr>
                <w:rFonts w:ascii="Arial" w:hAnsi="Arial" w:cs="Arial"/>
                <w:b/>
                <w:bCs/>
                <w:color w:val="0000FF"/>
                <w:sz w:val="14"/>
                <w:szCs w:val="14"/>
                <w:u w:val="single"/>
              </w:rPr>
            </w:pPr>
            <w:hyperlink r:id="rId2707" w:history="1">
              <w:r>
                <w:rPr>
                  <w:rStyle w:val="Hyperlink"/>
                  <w:rFonts w:ascii="Arial" w:hAnsi="Arial" w:cs="Arial"/>
                  <w:b/>
                  <w:bCs/>
                  <w:sz w:val="14"/>
                  <w:szCs w:val="14"/>
                </w:rPr>
                <w:t>R1-2405767</w:t>
              </w:r>
            </w:hyperlink>
          </w:p>
        </w:tc>
        <w:tc>
          <w:tcPr>
            <w:tcW w:w="1471" w:type="pct"/>
          </w:tcPr>
          <w:p w14:paraId="3F5F28C4" w14:textId="0FD59D97" w:rsidR="00BD461B" w:rsidRPr="00BD461B" w:rsidRDefault="00BD461B" w:rsidP="00BD461B">
            <w:pPr>
              <w:rPr>
                <w:rFonts w:ascii="Arial" w:hAnsi="Arial" w:cs="Arial"/>
                <w:sz w:val="14"/>
                <w:szCs w:val="14"/>
              </w:rPr>
            </w:pPr>
            <w:r w:rsidRPr="00BD461B">
              <w:rPr>
                <w:rFonts w:ascii="Arial" w:hAnsi="Arial" w:cs="Arial"/>
                <w:sz w:val="14"/>
                <w:szCs w:val="14"/>
              </w:rPr>
              <w:t>Rel-17 editorial corrections for TS 38.214 – mirror to Rel-18</w:t>
            </w:r>
          </w:p>
        </w:tc>
        <w:tc>
          <w:tcPr>
            <w:tcW w:w="849" w:type="pct"/>
          </w:tcPr>
          <w:p w14:paraId="40ABC96F" w14:textId="110B6367" w:rsidR="00BD461B" w:rsidRPr="00BD461B" w:rsidRDefault="00BD461B" w:rsidP="00BD461B">
            <w:pPr>
              <w:rPr>
                <w:rFonts w:ascii="Arial" w:hAnsi="Arial" w:cs="Arial"/>
                <w:sz w:val="14"/>
                <w:szCs w:val="14"/>
              </w:rPr>
            </w:pPr>
            <w:r w:rsidRPr="00BD461B">
              <w:rPr>
                <w:rFonts w:ascii="Arial" w:hAnsi="Arial" w:cs="Arial"/>
                <w:sz w:val="14"/>
                <w:szCs w:val="14"/>
              </w:rPr>
              <w:t>Nokia</w:t>
            </w:r>
          </w:p>
        </w:tc>
        <w:tc>
          <w:tcPr>
            <w:tcW w:w="248" w:type="pct"/>
          </w:tcPr>
          <w:p w14:paraId="195B8630" w14:textId="653EFF1A" w:rsidR="00BD461B" w:rsidRPr="00BD461B" w:rsidRDefault="00EF515C" w:rsidP="00BD461B">
            <w:pPr>
              <w:rPr>
                <w:rFonts w:ascii="Arial" w:eastAsia="Times New Roman" w:hAnsi="Arial" w:cs="Arial"/>
                <w:color w:val="000000"/>
                <w:sz w:val="14"/>
                <w:szCs w:val="14"/>
                <w:lang w:eastAsia="en-GB"/>
              </w:rPr>
            </w:pPr>
            <w:hyperlink r:id="rId2708" w:history="1">
              <w:r w:rsidR="00BD461B" w:rsidRPr="00BD461B">
                <w:rPr>
                  <w:rStyle w:val="Hyperlink"/>
                  <w:rFonts w:ascii="Arial" w:hAnsi="Arial" w:cs="Arial"/>
                  <w:b/>
                  <w:bCs/>
                  <w:sz w:val="14"/>
                  <w:szCs w:val="14"/>
                </w:rPr>
                <w:t>Rel-18</w:t>
              </w:r>
            </w:hyperlink>
          </w:p>
        </w:tc>
        <w:tc>
          <w:tcPr>
            <w:tcW w:w="301" w:type="pct"/>
            <w:shd w:val="clear" w:color="auto" w:fill="auto"/>
          </w:tcPr>
          <w:p w14:paraId="67379143" w14:textId="3CCD7D8F" w:rsidR="00BD461B" w:rsidRPr="00BD461B" w:rsidRDefault="00EF515C" w:rsidP="00BD461B">
            <w:pPr>
              <w:rPr>
                <w:rFonts w:ascii="Arial" w:eastAsia="Times New Roman" w:hAnsi="Arial" w:cs="Arial"/>
                <w:color w:val="000000"/>
                <w:sz w:val="14"/>
                <w:szCs w:val="14"/>
                <w:lang w:eastAsia="en-GB"/>
              </w:rPr>
            </w:pPr>
            <w:hyperlink r:id="rId2709" w:history="1">
              <w:r w:rsidR="00BD461B" w:rsidRPr="00BD461B">
                <w:rPr>
                  <w:rStyle w:val="Hyperlink"/>
                  <w:rFonts w:ascii="Arial" w:hAnsi="Arial" w:cs="Arial"/>
                  <w:b/>
                  <w:bCs/>
                  <w:sz w:val="14"/>
                  <w:szCs w:val="14"/>
                </w:rPr>
                <w:t>38.214</w:t>
              </w:r>
            </w:hyperlink>
          </w:p>
        </w:tc>
        <w:tc>
          <w:tcPr>
            <w:tcW w:w="324" w:type="pct"/>
            <w:shd w:val="clear" w:color="auto" w:fill="auto"/>
          </w:tcPr>
          <w:p w14:paraId="59CCAF86" w14:textId="3256AD1E"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1C768F02" w14:textId="423C2D64"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color w:val="000000"/>
                <w:sz w:val="14"/>
                <w:szCs w:val="14"/>
              </w:rPr>
              <w:t>NR_FeMIMO-Core, NR_cov_enh-Core, NR_ext_to_71GHz-Core, NR_NTN_solutions, NR_MBS-Core</w:t>
            </w:r>
          </w:p>
        </w:tc>
        <w:tc>
          <w:tcPr>
            <w:tcW w:w="233" w:type="pct"/>
          </w:tcPr>
          <w:p w14:paraId="0B5905B7" w14:textId="19A638D6"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0594</w:t>
            </w:r>
          </w:p>
        </w:tc>
        <w:tc>
          <w:tcPr>
            <w:tcW w:w="226" w:type="pct"/>
          </w:tcPr>
          <w:p w14:paraId="713CE39E" w14:textId="18DF259D"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47F50FB2" w14:textId="43B2B088"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A</w:t>
            </w:r>
          </w:p>
        </w:tc>
      </w:tr>
      <w:tr w:rsidR="00BD461B" w:rsidRPr="00BD461B" w14:paraId="3AD31710" w14:textId="77777777" w:rsidTr="000D3B3E">
        <w:trPr>
          <w:trHeight w:val="20"/>
        </w:trPr>
        <w:tc>
          <w:tcPr>
            <w:tcW w:w="365" w:type="pct"/>
          </w:tcPr>
          <w:p w14:paraId="0BF51590" w14:textId="021A3A73" w:rsidR="00BD461B" w:rsidRPr="00BD461B" w:rsidRDefault="006F79AF" w:rsidP="00BD461B">
            <w:pPr>
              <w:rPr>
                <w:rFonts w:ascii="Arial" w:hAnsi="Arial" w:cs="Arial"/>
                <w:b/>
                <w:bCs/>
                <w:color w:val="0000FF"/>
                <w:sz w:val="14"/>
                <w:szCs w:val="14"/>
                <w:u w:val="single"/>
              </w:rPr>
            </w:pPr>
            <w:hyperlink r:id="rId2710" w:history="1">
              <w:r>
                <w:rPr>
                  <w:rStyle w:val="Hyperlink"/>
                  <w:rFonts w:ascii="Arial" w:hAnsi="Arial" w:cs="Arial"/>
                  <w:b/>
                  <w:bCs/>
                  <w:sz w:val="14"/>
                  <w:szCs w:val="14"/>
                </w:rPr>
                <w:t>R1-2405769</w:t>
              </w:r>
            </w:hyperlink>
          </w:p>
        </w:tc>
        <w:tc>
          <w:tcPr>
            <w:tcW w:w="1471" w:type="pct"/>
          </w:tcPr>
          <w:p w14:paraId="5448F740" w14:textId="4B5B16C1" w:rsidR="00BD461B" w:rsidRPr="00BD461B" w:rsidRDefault="00BD461B" w:rsidP="00BD461B">
            <w:pPr>
              <w:rPr>
                <w:rFonts w:ascii="Arial" w:hAnsi="Arial" w:cs="Arial"/>
                <w:sz w:val="14"/>
                <w:szCs w:val="14"/>
              </w:rPr>
            </w:pPr>
            <w:r w:rsidRPr="00BD461B">
              <w:rPr>
                <w:rFonts w:ascii="Arial" w:hAnsi="Arial" w:cs="Arial"/>
                <w:sz w:val="14"/>
                <w:szCs w:val="14"/>
              </w:rPr>
              <w:t>Corrections to NTN operation</w:t>
            </w:r>
          </w:p>
        </w:tc>
        <w:tc>
          <w:tcPr>
            <w:tcW w:w="849" w:type="pct"/>
          </w:tcPr>
          <w:p w14:paraId="0E422619" w14:textId="0084D6D7" w:rsidR="00BD461B" w:rsidRPr="00BD461B" w:rsidRDefault="00BD461B" w:rsidP="00BD461B">
            <w:pPr>
              <w:rPr>
                <w:rFonts w:ascii="Arial" w:hAnsi="Arial" w:cs="Arial"/>
                <w:sz w:val="14"/>
                <w:szCs w:val="14"/>
              </w:rPr>
            </w:pPr>
            <w:r w:rsidRPr="00BD461B">
              <w:rPr>
                <w:rFonts w:ascii="Arial" w:hAnsi="Arial" w:cs="Arial"/>
                <w:sz w:val="14"/>
                <w:szCs w:val="14"/>
              </w:rPr>
              <w:t>Ericsson</w:t>
            </w:r>
          </w:p>
        </w:tc>
        <w:tc>
          <w:tcPr>
            <w:tcW w:w="248" w:type="pct"/>
          </w:tcPr>
          <w:p w14:paraId="1ABC4A60" w14:textId="392B2999" w:rsidR="00BD461B" w:rsidRPr="00BD461B" w:rsidRDefault="00EF515C" w:rsidP="00BD461B">
            <w:pPr>
              <w:rPr>
                <w:rFonts w:ascii="Arial" w:eastAsia="Times New Roman" w:hAnsi="Arial" w:cs="Arial"/>
                <w:color w:val="000000"/>
                <w:sz w:val="14"/>
                <w:szCs w:val="14"/>
                <w:lang w:eastAsia="en-GB"/>
              </w:rPr>
            </w:pPr>
            <w:hyperlink r:id="rId2711" w:history="1">
              <w:r w:rsidR="00BD461B" w:rsidRPr="00BD461B">
                <w:rPr>
                  <w:rStyle w:val="Hyperlink"/>
                  <w:rFonts w:ascii="Arial" w:hAnsi="Arial" w:cs="Arial"/>
                  <w:b/>
                  <w:bCs/>
                  <w:sz w:val="14"/>
                  <w:szCs w:val="14"/>
                </w:rPr>
                <w:t>Rel-17</w:t>
              </w:r>
            </w:hyperlink>
          </w:p>
        </w:tc>
        <w:tc>
          <w:tcPr>
            <w:tcW w:w="301" w:type="pct"/>
            <w:shd w:val="clear" w:color="auto" w:fill="auto"/>
          </w:tcPr>
          <w:p w14:paraId="447E0EAE" w14:textId="47E7A467" w:rsidR="00BD461B" w:rsidRPr="00BD461B" w:rsidRDefault="00EF515C" w:rsidP="00BD461B">
            <w:pPr>
              <w:rPr>
                <w:rFonts w:ascii="Arial" w:eastAsia="Times New Roman" w:hAnsi="Arial" w:cs="Arial"/>
                <w:color w:val="000000"/>
                <w:sz w:val="14"/>
                <w:szCs w:val="14"/>
                <w:lang w:eastAsia="en-GB"/>
              </w:rPr>
            </w:pPr>
            <w:hyperlink r:id="rId2712" w:history="1">
              <w:r w:rsidR="00BD461B" w:rsidRPr="00BD461B">
                <w:rPr>
                  <w:rStyle w:val="Hyperlink"/>
                  <w:rFonts w:ascii="Arial" w:hAnsi="Arial" w:cs="Arial"/>
                  <w:b/>
                  <w:bCs/>
                  <w:sz w:val="14"/>
                  <w:szCs w:val="14"/>
                </w:rPr>
                <w:t>38.211</w:t>
              </w:r>
            </w:hyperlink>
          </w:p>
        </w:tc>
        <w:tc>
          <w:tcPr>
            <w:tcW w:w="324" w:type="pct"/>
            <w:shd w:val="clear" w:color="auto" w:fill="auto"/>
          </w:tcPr>
          <w:p w14:paraId="3305FFD4" w14:textId="1C9AEABF"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17.7.0</w:t>
            </w:r>
          </w:p>
        </w:tc>
        <w:tc>
          <w:tcPr>
            <w:tcW w:w="779" w:type="pct"/>
          </w:tcPr>
          <w:p w14:paraId="083440F6" w14:textId="7E2C675E" w:rsidR="00BD461B" w:rsidRPr="00BD461B" w:rsidRDefault="00EF515C" w:rsidP="00BD461B">
            <w:pPr>
              <w:rPr>
                <w:rFonts w:ascii="Arial" w:eastAsia="Times New Roman" w:hAnsi="Arial" w:cs="Arial"/>
                <w:color w:val="000000"/>
                <w:sz w:val="14"/>
                <w:szCs w:val="14"/>
                <w:lang w:eastAsia="en-GB"/>
              </w:rPr>
            </w:pPr>
            <w:hyperlink r:id="rId2713" w:history="1">
              <w:r w:rsidR="00BD461B" w:rsidRPr="00BD461B">
                <w:rPr>
                  <w:rStyle w:val="Hyperlink"/>
                  <w:rFonts w:ascii="Arial" w:hAnsi="Arial" w:cs="Arial"/>
                  <w:b/>
                  <w:bCs/>
                  <w:sz w:val="14"/>
                  <w:szCs w:val="14"/>
                </w:rPr>
                <w:t>NR_NTN_enh-Core</w:t>
              </w:r>
            </w:hyperlink>
          </w:p>
        </w:tc>
        <w:tc>
          <w:tcPr>
            <w:tcW w:w="233" w:type="pct"/>
          </w:tcPr>
          <w:p w14:paraId="57ACC1C8" w14:textId="08867404"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0132</w:t>
            </w:r>
          </w:p>
        </w:tc>
        <w:tc>
          <w:tcPr>
            <w:tcW w:w="226" w:type="pct"/>
          </w:tcPr>
          <w:p w14:paraId="1992FA23" w14:textId="291D8277"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3692DA72" w14:textId="6C22CDDE"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r w:rsidR="00BD461B" w:rsidRPr="00BD461B" w14:paraId="7F9EFD95" w14:textId="77777777" w:rsidTr="000D3B3E">
        <w:trPr>
          <w:trHeight w:val="20"/>
        </w:trPr>
        <w:tc>
          <w:tcPr>
            <w:tcW w:w="365" w:type="pct"/>
          </w:tcPr>
          <w:p w14:paraId="27F2214D" w14:textId="66BC6E0A" w:rsidR="00BD461B" w:rsidRPr="00BD461B" w:rsidRDefault="006F79AF" w:rsidP="00BD461B">
            <w:pPr>
              <w:rPr>
                <w:rFonts w:ascii="Arial" w:hAnsi="Arial" w:cs="Arial"/>
                <w:b/>
                <w:bCs/>
                <w:color w:val="0000FF"/>
                <w:sz w:val="14"/>
                <w:szCs w:val="14"/>
                <w:u w:val="single"/>
              </w:rPr>
            </w:pPr>
            <w:hyperlink r:id="rId2714" w:history="1">
              <w:r>
                <w:rPr>
                  <w:rStyle w:val="Hyperlink"/>
                  <w:rFonts w:ascii="Arial" w:hAnsi="Arial" w:cs="Arial"/>
                  <w:b/>
                  <w:bCs/>
                  <w:sz w:val="14"/>
                  <w:szCs w:val="14"/>
                </w:rPr>
                <w:t>R1-2405770</w:t>
              </w:r>
            </w:hyperlink>
          </w:p>
        </w:tc>
        <w:tc>
          <w:tcPr>
            <w:tcW w:w="1471" w:type="pct"/>
          </w:tcPr>
          <w:p w14:paraId="0EF45BA5" w14:textId="4719C7E6" w:rsidR="00BD461B" w:rsidRPr="00BD461B" w:rsidRDefault="00BD461B" w:rsidP="00BD461B">
            <w:pPr>
              <w:rPr>
                <w:rFonts w:ascii="Arial" w:hAnsi="Arial" w:cs="Arial"/>
                <w:sz w:val="14"/>
                <w:szCs w:val="14"/>
              </w:rPr>
            </w:pPr>
            <w:r w:rsidRPr="00BD461B">
              <w:rPr>
                <w:rFonts w:ascii="Arial" w:hAnsi="Arial" w:cs="Arial"/>
                <w:sz w:val="14"/>
                <w:szCs w:val="14"/>
              </w:rPr>
              <w:t>Corrections to NTN operation</w:t>
            </w:r>
          </w:p>
        </w:tc>
        <w:tc>
          <w:tcPr>
            <w:tcW w:w="849" w:type="pct"/>
          </w:tcPr>
          <w:p w14:paraId="4F6C8628" w14:textId="4316ADF6" w:rsidR="00BD461B" w:rsidRPr="00BD461B" w:rsidRDefault="00BD461B" w:rsidP="00BD461B">
            <w:pPr>
              <w:rPr>
                <w:rFonts w:ascii="Arial" w:hAnsi="Arial" w:cs="Arial"/>
                <w:sz w:val="14"/>
                <w:szCs w:val="14"/>
              </w:rPr>
            </w:pPr>
            <w:r w:rsidRPr="00BD461B">
              <w:rPr>
                <w:rFonts w:ascii="Arial" w:hAnsi="Arial" w:cs="Arial"/>
                <w:sz w:val="14"/>
                <w:szCs w:val="14"/>
              </w:rPr>
              <w:t>Ericsson</w:t>
            </w:r>
          </w:p>
        </w:tc>
        <w:tc>
          <w:tcPr>
            <w:tcW w:w="248" w:type="pct"/>
          </w:tcPr>
          <w:p w14:paraId="116395BC" w14:textId="0E40B829" w:rsidR="00BD461B" w:rsidRPr="00BD461B" w:rsidRDefault="00EF515C" w:rsidP="00BD461B">
            <w:pPr>
              <w:rPr>
                <w:rFonts w:ascii="Arial" w:eastAsia="Times New Roman" w:hAnsi="Arial" w:cs="Arial"/>
                <w:color w:val="000000"/>
                <w:sz w:val="14"/>
                <w:szCs w:val="14"/>
                <w:lang w:eastAsia="en-GB"/>
              </w:rPr>
            </w:pPr>
            <w:hyperlink r:id="rId2715" w:history="1">
              <w:r w:rsidR="00BD461B" w:rsidRPr="00BD461B">
                <w:rPr>
                  <w:rStyle w:val="Hyperlink"/>
                  <w:rFonts w:ascii="Arial" w:hAnsi="Arial" w:cs="Arial"/>
                  <w:b/>
                  <w:bCs/>
                  <w:sz w:val="14"/>
                  <w:szCs w:val="14"/>
                </w:rPr>
                <w:t>Rel-18</w:t>
              </w:r>
            </w:hyperlink>
          </w:p>
        </w:tc>
        <w:tc>
          <w:tcPr>
            <w:tcW w:w="301" w:type="pct"/>
            <w:shd w:val="clear" w:color="auto" w:fill="auto"/>
          </w:tcPr>
          <w:p w14:paraId="347401AC" w14:textId="63E5AFC5" w:rsidR="00BD461B" w:rsidRPr="00BD461B" w:rsidRDefault="00EF515C" w:rsidP="00BD461B">
            <w:pPr>
              <w:rPr>
                <w:rFonts w:ascii="Arial" w:eastAsia="Times New Roman" w:hAnsi="Arial" w:cs="Arial"/>
                <w:color w:val="000000"/>
                <w:sz w:val="14"/>
                <w:szCs w:val="14"/>
                <w:lang w:eastAsia="en-GB"/>
              </w:rPr>
            </w:pPr>
            <w:hyperlink r:id="rId2716" w:history="1">
              <w:r w:rsidR="00BD461B" w:rsidRPr="00BD461B">
                <w:rPr>
                  <w:rStyle w:val="Hyperlink"/>
                  <w:rFonts w:ascii="Arial" w:hAnsi="Arial" w:cs="Arial"/>
                  <w:b/>
                  <w:bCs/>
                  <w:sz w:val="14"/>
                  <w:szCs w:val="14"/>
                </w:rPr>
                <w:t>38.211</w:t>
              </w:r>
            </w:hyperlink>
          </w:p>
        </w:tc>
        <w:tc>
          <w:tcPr>
            <w:tcW w:w="324" w:type="pct"/>
            <w:shd w:val="clear" w:color="auto" w:fill="auto"/>
          </w:tcPr>
          <w:p w14:paraId="6170FC0C" w14:textId="7D94FF37"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18.2.0</w:t>
            </w:r>
          </w:p>
        </w:tc>
        <w:tc>
          <w:tcPr>
            <w:tcW w:w="779" w:type="pct"/>
          </w:tcPr>
          <w:p w14:paraId="46824D06" w14:textId="580FDB56" w:rsidR="00BD461B" w:rsidRPr="00BD461B" w:rsidRDefault="00EF515C" w:rsidP="00BD461B">
            <w:pPr>
              <w:rPr>
                <w:rFonts w:ascii="Arial" w:eastAsia="Times New Roman" w:hAnsi="Arial" w:cs="Arial"/>
                <w:color w:val="000000"/>
                <w:sz w:val="14"/>
                <w:szCs w:val="14"/>
                <w:lang w:eastAsia="en-GB"/>
              </w:rPr>
            </w:pPr>
            <w:hyperlink r:id="rId2717" w:history="1">
              <w:r w:rsidR="00BD461B" w:rsidRPr="00BD461B">
                <w:rPr>
                  <w:rStyle w:val="Hyperlink"/>
                  <w:rFonts w:ascii="Arial" w:hAnsi="Arial" w:cs="Arial"/>
                  <w:b/>
                  <w:bCs/>
                  <w:sz w:val="14"/>
                  <w:szCs w:val="14"/>
                </w:rPr>
                <w:t>NR_NTN_enh-Core</w:t>
              </w:r>
            </w:hyperlink>
          </w:p>
        </w:tc>
        <w:tc>
          <w:tcPr>
            <w:tcW w:w="233" w:type="pct"/>
          </w:tcPr>
          <w:p w14:paraId="0FD1B1E7" w14:textId="735E63E8"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0133</w:t>
            </w:r>
          </w:p>
        </w:tc>
        <w:tc>
          <w:tcPr>
            <w:tcW w:w="226" w:type="pct"/>
          </w:tcPr>
          <w:p w14:paraId="7AA2B2C5" w14:textId="072BAA2E"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4EB13730" w14:textId="312C5398"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A</w:t>
            </w:r>
          </w:p>
        </w:tc>
      </w:tr>
      <w:tr w:rsidR="00BD461B" w:rsidRPr="00BD461B" w14:paraId="144878FB" w14:textId="77777777" w:rsidTr="000D3B3E">
        <w:trPr>
          <w:trHeight w:val="20"/>
        </w:trPr>
        <w:tc>
          <w:tcPr>
            <w:tcW w:w="365" w:type="pct"/>
          </w:tcPr>
          <w:p w14:paraId="1E185B0F" w14:textId="0EFA113B" w:rsidR="00BD461B" w:rsidRPr="00BD461B" w:rsidRDefault="006F79AF" w:rsidP="00BD461B">
            <w:pPr>
              <w:rPr>
                <w:rFonts w:ascii="Arial" w:hAnsi="Arial" w:cs="Arial"/>
                <w:b/>
                <w:bCs/>
                <w:color w:val="0000FF"/>
                <w:sz w:val="14"/>
                <w:szCs w:val="14"/>
                <w:u w:val="single"/>
              </w:rPr>
            </w:pPr>
            <w:hyperlink r:id="rId2718" w:history="1">
              <w:r>
                <w:rPr>
                  <w:rStyle w:val="Hyperlink"/>
                  <w:rFonts w:ascii="Arial" w:hAnsi="Arial" w:cs="Arial"/>
                  <w:b/>
                  <w:bCs/>
                  <w:sz w:val="14"/>
                  <w:szCs w:val="14"/>
                </w:rPr>
                <w:t>R1-2405771</w:t>
              </w:r>
            </w:hyperlink>
          </w:p>
        </w:tc>
        <w:tc>
          <w:tcPr>
            <w:tcW w:w="1471" w:type="pct"/>
          </w:tcPr>
          <w:p w14:paraId="276A11A9" w14:textId="5C75E02C" w:rsidR="00BD461B" w:rsidRPr="00BD461B" w:rsidRDefault="00BD461B" w:rsidP="00BD461B">
            <w:pPr>
              <w:rPr>
                <w:rFonts w:ascii="Arial" w:hAnsi="Arial" w:cs="Arial"/>
                <w:sz w:val="14"/>
                <w:szCs w:val="14"/>
              </w:rPr>
            </w:pPr>
            <w:r w:rsidRPr="00BD461B">
              <w:rPr>
                <w:rFonts w:ascii="Arial" w:hAnsi="Arial" w:cs="Arial"/>
                <w:sz w:val="14"/>
                <w:szCs w:val="14"/>
              </w:rPr>
              <w:t>Rel-17 editorial corrections for TS 38.214</w:t>
            </w:r>
          </w:p>
        </w:tc>
        <w:tc>
          <w:tcPr>
            <w:tcW w:w="849" w:type="pct"/>
          </w:tcPr>
          <w:p w14:paraId="2B34579D" w14:textId="3125E1A2" w:rsidR="00BD461B" w:rsidRPr="00BD461B" w:rsidRDefault="00BD461B" w:rsidP="00BD461B">
            <w:pPr>
              <w:rPr>
                <w:rFonts w:ascii="Arial" w:hAnsi="Arial" w:cs="Arial"/>
                <w:sz w:val="14"/>
                <w:szCs w:val="14"/>
              </w:rPr>
            </w:pPr>
            <w:r w:rsidRPr="00BD461B">
              <w:rPr>
                <w:rFonts w:ascii="Arial" w:hAnsi="Arial" w:cs="Arial"/>
                <w:sz w:val="14"/>
                <w:szCs w:val="14"/>
              </w:rPr>
              <w:t>Nokia</w:t>
            </w:r>
          </w:p>
        </w:tc>
        <w:tc>
          <w:tcPr>
            <w:tcW w:w="248" w:type="pct"/>
          </w:tcPr>
          <w:p w14:paraId="1211E600" w14:textId="0C8FC07E" w:rsidR="00BD461B" w:rsidRPr="00BD461B" w:rsidRDefault="00EF515C" w:rsidP="00BD461B">
            <w:pPr>
              <w:rPr>
                <w:rFonts w:ascii="Arial" w:eastAsia="Times New Roman" w:hAnsi="Arial" w:cs="Arial"/>
                <w:color w:val="000000"/>
                <w:sz w:val="14"/>
                <w:szCs w:val="14"/>
                <w:lang w:eastAsia="en-GB"/>
              </w:rPr>
            </w:pPr>
            <w:hyperlink r:id="rId2719" w:history="1">
              <w:r w:rsidR="00BD461B" w:rsidRPr="00BD461B">
                <w:rPr>
                  <w:rStyle w:val="Hyperlink"/>
                  <w:rFonts w:ascii="Arial" w:hAnsi="Arial" w:cs="Arial"/>
                  <w:b/>
                  <w:bCs/>
                  <w:sz w:val="14"/>
                  <w:szCs w:val="14"/>
                </w:rPr>
                <w:t>Rel-17</w:t>
              </w:r>
            </w:hyperlink>
          </w:p>
        </w:tc>
        <w:tc>
          <w:tcPr>
            <w:tcW w:w="301" w:type="pct"/>
            <w:shd w:val="clear" w:color="auto" w:fill="auto"/>
          </w:tcPr>
          <w:p w14:paraId="53B137CF" w14:textId="01D86630" w:rsidR="00BD461B" w:rsidRPr="00BD461B" w:rsidRDefault="00EF515C" w:rsidP="00BD461B">
            <w:pPr>
              <w:rPr>
                <w:rFonts w:ascii="Arial" w:eastAsia="Times New Roman" w:hAnsi="Arial" w:cs="Arial"/>
                <w:color w:val="000000"/>
                <w:sz w:val="14"/>
                <w:szCs w:val="14"/>
                <w:lang w:eastAsia="en-GB"/>
              </w:rPr>
            </w:pPr>
            <w:hyperlink r:id="rId2720" w:history="1">
              <w:r w:rsidR="00BD461B" w:rsidRPr="00BD461B">
                <w:rPr>
                  <w:rStyle w:val="Hyperlink"/>
                  <w:rFonts w:ascii="Arial" w:hAnsi="Arial" w:cs="Arial"/>
                  <w:b/>
                  <w:bCs/>
                  <w:sz w:val="14"/>
                  <w:szCs w:val="14"/>
                </w:rPr>
                <w:t>38.214</w:t>
              </w:r>
            </w:hyperlink>
          </w:p>
        </w:tc>
        <w:tc>
          <w:tcPr>
            <w:tcW w:w="324" w:type="pct"/>
            <w:shd w:val="clear" w:color="auto" w:fill="auto"/>
          </w:tcPr>
          <w:p w14:paraId="50B6E7AD" w14:textId="65D4ECB1"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17.9.0</w:t>
            </w:r>
          </w:p>
        </w:tc>
        <w:tc>
          <w:tcPr>
            <w:tcW w:w="779" w:type="pct"/>
          </w:tcPr>
          <w:p w14:paraId="13E2ABC5" w14:textId="3489376B"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color w:val="000000"/>
                <w:sz w:val="14"/>
                <w:szCs w:val="14"/>
              </w:rPr>
              <w:t>NR_FeMIMO-Core, NR_cov_enh-Core, NR_ext_to_71GHz-Core, NR_NTN_solutions, NR_MBS-Core</w:t>
            </w:r>
          </w:p>
        </w:tc>
        <w:tc>
          <w:tcPr>
            <w:tcW w:w="233" w:type="pct"/>
          </w:tcPr>
          <w:p w14:paraId="79E468D3" w14:textId="0F1FCAAF"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0596</w:t>
            </w:r>
          </w:p>
        </w:tc>
        <w:tc>
          <w:tcPr>
            <w:tcW w:w="226" w:type="pct"/>
          </w:tcPr>
          <w:p w14:paraId="4A9652B3" w14:textId="51AF41A3"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 </w:t>
            </w:r>
          </w:p>
        </w:tc>
        <w:tc>
          <w:tcPr>
            <w:tcW w:w="203" w:type="pct"/>
          </w:tcPr>
          <w:p w14:paraId="03EF742C" w14:textId="4B75EE8B" w:rsidR="00BD461B" w:rsidRPr="00BD461B" w:rsidRDefault="00BD461B" w:rsidP="00BD461B">
            <w:pPr>
              <w:rPr>
                <w:rFonts w:ascii="Arial" w:eastAsia="Times New Roman" w:hAnsi="Arial" w:cs="Arial"/>
                <w:color w:val="000000"/>
                <w:sz w:val="14"/>
                <w:szCs w:val="14"/>
                <w:lang w:eastAsia="en-GB"/>
              </w:rPr>
            </w:pPr>
            <w:r w:rsidRPr="00BD461B">
              <w:rPr>
                <w:rFonts w:ascii="Arial" w:hAnsi="Arial" w:cs="Arial"/>
                <w:sz w:val="14"/>
                <w:szCs w:val="14"/>
              </w:rPr>
              <w:t>F</w:t>
            </w:r>
          </w:p>
        </w:tc>
      </w:tr>
    </w:tbl>
    <w:p w14:paraId="45A28BEF" w14:textId="77777777" w:rsidR="00D5529D" w:rsidRPr="009537ED" w:rsidRDefault="00D5529D" w:rsidP="009643F7">
      <w:pPr>
        <w:rPr>
          <w:rFonts w:ascii="Times New Roman" w:hAnsi="Times New Roman"/>
          <w:szCs w:val="20"/>
        </w:rPr>
      </w:pPr>
    </w:p>
    <w:p w14:paraId="39609A58" w14:textId="17079950" w:rsidR="007A5AC0" w:rsidRPr="009537ED" w:rsidRDefault="007A5AC0" w:rsidP="009643F7">
      <w:pPr>
        <w:pStyle w:val="Heading1"/>
        <w:numPr>
          <w:ilvl w:val="0"/>
          <w:numId w:val="0"/>
        </w:numPr>
        <w:spacing w:before="0" w:after="0"/>
        <w:rPr>
          <w:rFonts w:ascii="Times New Roman" w:hAnsi="Times New Roman" w:cs="Times New Roman"/>
          <w:sz w:val="20"/>
          <w:szCs w:val="20"/>
        </w:rPr>
      </w:pPr>
      <w:r w:rsidRPr="009537ED">
        <w:rPr>
          <w:rFonts w:ascii="Times New Roman" w:hAnsi="Times New Roman" w:cs="Times New Roman"/>
          <w:sz w:val="20"/>
          <w:szCs w:val="20"/>
        </w:rPr>
        <w:br w:type="page"/>
      </w:r>
      <w:bookmarkStart w:id="472" w:name="_Toc173405073"/>
      <w:r w:rsidRPr="009537ED">
        <w:rPr>
          <w:rFonts w:ascii="Times New Roman" w:hAnsi="Times New Roman" w:cs="Times New Roman"/>
          <w:sz w:val="20"/>
          <w:szCs w:val="20"/>
        </w:rPr>
        <w:lastRenderedPageBreak/>
        <w:t>Annex</w:t>
      </w:r>
      <w:r w:rsidR="00233210" w:rsidRPr="009537ED">
        <w:rPr>
          <w:rFonts w:ascii="Times New Roman" w:hAnsi="Times New Roman" w:cs="Times New Roman"/>
          <w:sz w:val="20"/>
          <w:szCs w:val="20"/>
        </w:rPr>
        <w:t xml:space="preserve"> </w:t>
      </w:r>
      <w:r w:rsidRPr="009537ED">
        <w:rPr>
          <w:rFonts w:ascii="Times New Roman" w:hAnsi="Times New Roman" w:cs="Times New Roman"/>
          <w:sz w:val="20"/>
          <w:szCs w:val="20"/>
        </w:rPr>
        <w:t>C</w:t>
      </w:r>
      <w:r w:rsidRPr="009537ED">
        <w:rPr>
          <w:rFonts w:ascii="Times New Roman" w:eastAsia="MS Mincho" w:hAnsi="Times New Roman" w:cs="Times New Roman"/>
          <w:sz w:val="20"/>
          <w:szCs w:val="20"/>
          <w:lang w:eastAsia="ja-JP"/>
        </w:rPr>
        <w:t>-1</w:t>
      </w:r>
      <w:r w:rsidRPr="009537ED">
        <w:rPr>
          <w:rFonts w:ascii="Times New Roman" w:hAnsi="Times New Roman" w:cs="Times New Roman"/>
          <w:sz w:val="20"/>
          <w:szCs w:val="20"/>
        </w:rPr>
        <w:t>:</w:t>
      </w:r>
      <w:r w:rsidRPr="009537ED">
        <w:rPr>
          <w:rFonts w:ascii="Times New Roman" w:hAnsi="Times New Roman" w:cs="Times New Roman"/>
          <w:sz w:val="20"/>
          <w:szCs w:val="20"/>
        </w:rPr>
        <w:tab/>
        <w:t>List</w:t>
      </w:r>
      <w:r w:rsidR="00233210" w:rsidRPr="009537ED">
        <w:rPr>
          <w:rFonts w:ascii="Times New Roman" w:hAnsi="Times New Roman" w:cs="Times New Roman"/>
          <w:sz w:val="20"/>
          <w:szCs w:val="20"/>
        </w:rPr>
        <w:t xml:space="preserve"> </w:t>
      </w:r>
      <w:r w:rsidRPr="009537ED">
        <w:rPr>
          <w:rFonts w:ascii="Times New Roman" w:hAnsi="Times New Roman" w:cs="Times New Roman"/>
          <w:sz w:val="20"/>
          <w:szCs w:val="20"/>
        </w:rPr>
        <w:t>of</w:t>
      </w:r>
      <w:r w:rsidR="00233210" w:rsidRPr="009537ED">
        <w:rPr>
          <w:rFonts w:ascii="Times New Roman" w:hAnsi="Times New Roman" w:cs="Times New Roman"/>
          <w:sz w:val="20"/>
          <w:szCs w:val="20"/>
        </w:rPr>
        <w:t xml:space="preserve"> </w:t>
      </w:r>
      <w:r w:rsidRPr="009537ED">
        <w:rPr>
          <w:rFonts w:ascii="Times New Roman" w:hAnsi="Times New Roman" w:cs="Times New Roman"/>
          <w:sz w:val="20"/>
          <w:szCs w:val="20"/>
        </w:rPr>
        <w:t>Outgoing</w:t>
      </w:r>
      <w:r w:rsidR="00233210" w:rsidRPr="009537ED">
        <w:rPr>
          <w:rFonts w:ascii="Times New Roman" w:hAnsi="Times New Roman" w:cs="Times New Roman"/>
          <w:sz w:val="20"/>
          <w:szCs w:val="20"/>
        </w:rPr>
        <w:t xml:space="preserve"> </w:t>
      </w:r>
      <w:r w:rsidRPr="009537ED">
        <w:rPr>
          <w:rFonts w:ascii="Times New Roman" w:hAnsi="Times New Roman" w:cs="Times New Roman"/>
          <w:sz w:val="20"/>
          <w:szCs w:val="20"/>
        </w:rPr>
        <w:t>LSs</w:t>
      </w:r>
      <w:r w:rsidR="00233210" w:rsidRPr="009537ED">
        <w:rPr>
          <w:rFonts w:ascii="Times New Roman" w:eastAsia="MS Mincho" w:hAnsi="Times New Roman" w:cs="Times New Roman"/>
          <w:sz w:val="20"/>
          <w:szCs w:val="20"/>
          <w:lang w:eastAsia="ja-JP"/>
        </w:rPr>
        <w:t xml:space="preserve"> </w:t>
      </w:r>
      <w:r w:rsidRPr="009537ED">
        <w:rPr>
          <w:rFonts w:ascii="Times New Roman" w:eastAsia="MS Mincho" w:hAnsi="Times New Roman" w:cs="Times New Roman"/>
          <w:sz w:val="20"/>
          <w:szCs w:val="20"/>
          <w:lang w:eastAsia="ja-JP"/>
        </w:rPr>
        <w:t>from</w:t>
      </w:r>
      <w:r w:rsidR="00233210" w:rsidRPr="009537ED">
        <w:rPr>
          <w:rFonts w:ascii="Times New Roman" w:eastAsia="MS Mincho" w:hAnsi="Times New Roman" w:cs="Times New Roman"/>
          <w:sz w:val="20"/>
          <w:szCs w:val="20"/>
          <w:lang w:eastAsia="ja-JP"/>
        </w:rPr>
        <w:t xml:space="preserve"> </w:t>
      </w:r>
      <w:r w:rsidR="00CC2881" w:rsidRPr="009537ED">
        <w:rPr>
          <w:rFonts w:ascii="Times New Roman" w:hAnsi="Times New Roman" w:cs="Times New Roman"/>
          <w:sz w:val="20"/>
          <w:szCs w:val="20"/>
        </w:rPr>
        <w:t xml:space="preserve">RAN1 </w:t>
      </w:r>
      <w:r w:rsidR="00A06162">
        <w:rPr>
          <w:rFonts w:ascii="Times New Roman" w:hAnsi="Times New Roman" w:cs="Times New Roman"/>
          <w:sz w:val="20"/>
          <w:szCs w:val="20"/>
        </w:rPr>
        <w:t>#117</w:t>
      </w:r>
      <w:bookmarkEnd w:id="472"/>
    </w:p>
    <w:p w14:paraId="5349C5C1" w14:textId="77777777" w:rsidR="005C5573" w:rsidRPr="009537ED" w:rsidRDefault="005C5573" w:rsidP="005C5573">
      <w:pPr>
        <w:rPr>
          <w:szCs w:val="20"/>
        </w:rPr>
      </w:pPr>
    </w:p>
    <w:tbl>
      <w:tblPr>
        <w:tblStyle w:val="TableGrid"/>
        <w:tblW w:w="14067" w:type="dxa"/>
        <w:jc w:val="center"/>
        <w:tblLayout w:type="fixed"/>
        <w:tblLook w:val="04A0" w:firstRow="1" w:lastRow="0" w:firstColumn="1" w:lastColumn="0" w:noHBand="0" w:noVBand="1"/>
      </w:tblPr>
      <w:tblGrid>
        <w:gridCol w:w="1094"/>
        <w:gridCol w:w="2646"/>
        <w:gridCol w:w="1583"/>
        <w:gridCol w:w="813"/>
        <w:gridCol w:w="2696"/>
        <w:gridCol w:w="1065"/>
        <w:gridCol w:w="994"/>
        <w:gridCol w:w="994"/>
        <w:gridCol w:w="1120"/>
        <w:gridCol w:w="1062"/>
      </w:tblGrid>
      <w:tr w:rsidR="00BA2E22" w:rsidRPr="00B67066" w14:paraId="1CF70865" w14:textId="77777777" w:rsidTr="002E42C4">
        <w:trPr>
          <w:trHeight w:val="20"/>
          <w:tblHeader/>
          <w:jc w:val="center"/>
        </w:trPr>
        <w:tc>
          <w:tcPr>
            <w:tcW w:w="1094" w:type="dxa"/>
            <w:shd w:val="clear" w:color="auto" w:fill="BFBFBF" w:themeFill="background1" w:themeFillShade="BF"/>
            <w:hideMark/>
          </w:tcPr>
          <w:p w14:paraId="2A0CD22B" w14:textId="656990E9" w:rsidR="003D240D" w:rsidRPr="00B67066" w:rsidRDefault="003D240D" w:rsidP="00266384">
            <w:pPr>
              <w:rPr>
                <w:rFonts w:ascii="Arial" w:hAnsi="Arial" w:cs="Arial"/>
                <w:b/>
                <w:sz w:val="14"/>
                <w:szCs w:val="14"/>
              </w:rPr>
            </w:pPr>
            <w:r w:rsidRPr="00B67066">
              <w:rPr>
                <w:rFonts w:ascii="Arial" w:hAnsi="Arial" w:cs="Arial"/>
                <w:b/>
                <w:sz w:val="14"/>
                <w:szCs w:val="14"/>
              </w:rPr>
              <w:t>TDoc</w:t>
            </w:r>
            <w:r w:rsidR="00233210" w:rsidRPr="00B67066">
              <w:rPr>
                <w:rFonts w:ascii="Arial" w:hAnsi="Arial" w:cs="Arial"/>
                <w:b/>
                <w:sz w:val="14"/>
                <w:szCs w:val="14"/>
              </w:rPr>
              <w:t xml:space="preserve"> </w:t>
            </w:r>
            <w:r w:rsidRPr="00B67066">
              <w:rPr>
                <w:rFonts w:ascii="Arial" w:hAnsi="Arial" w:cs="Arial"/>
                <w:b/>
                <w:sz w:val="14"/>
                <w:szCs w:val="14"/>
              </w:rPr>
              <w:t>#</w:t>
            </w:r>
          </w:p>
        </w:tc>
        <w:tc>
          <w:tcPr>
            <w:tcW w:w="2646" w:type="dxa"/>
            <w:shd w:val="clear" w:color="auto" w:fill="BFBFBF" w:themeFill="background1" w:themeFillShade="BF"/>
            <w:hideMark/>
          </w:tcPr>
          <w:p w14:paraId="48E79649" w14:textId="77777777" w:rsidR="003D240D" w:rsidRPr="00B67066" w:rsidRDefault="003D240D" w:rsidP="00266384">
            <w:pPr>
              <w:rPr>
                <w:rFonts w:ascii="Arial" w:hAnsi="Arial" w:cs="Arial"/>
                <w:b/>
                <w:sz w:val="14"/>
                <w:szCs w:val="14"/>
              </w:rPr>
            </w:pPr>
            <w:r w:rsidRPr="00B67066">
              <w:rPr>
                <w:rFonts w:ascii="Arial" w:hAnsi="Arial" w:cs="Arial"/>
                <w:b/>
                <w:sz w:val="14"/>
                <w:szCs w:val="14"/>
              </w:rPr>
              <w:t>Title</w:t>
            </w:r>
          </w:p>
        </w:tc>
        <w:tc>
          <w:tcPr>
            <w:tcW w:w="1583" w:type="dxa"/>
            <w:shd w:val="clear" w:color="auto" w:fill="BFBFBF" w:themeFill="background1" w:themeFillShade="BF"/>
            <w:hideMark/>
          </w:tcPr>
          <w:p w14:paraId="777D401D" w14:textId="77777777" w:rsidR="003D240D" w:rsidRPr="00B67066" w:rsidRDefault="003D240D" w:rsidP="00266384">
            <w:pPr>
              <w:rPr>
                <w:rFonts w:ascii="Arial" w:hAnsi="Arial" w:cs="Arial"/>
                <w:b/>
                <w:sz w:val="14"/>
                <w:szCs w:val="14"/>
              </w:rPr>
            </w:pPr>
            <w:r w:rsidRPr="00B67066">
              <w:rPr>
                <w:rFonts w:ascii="Arial" w:hAnsi="Arial" w:cs="Arial"/>
                <w:b/>
                <w:sz w:val="14"/>
                <w:szCs w:val="14"/>
              </w:rPr>
              <w:t>Source</w:t>
            </w:r>
          </w:p>
        </w:tc>
        <w:tc>
          <w:tcPr>
            <w:tcW w:w="813" w:type="dxa"/>
            <w:shd w:val="clear" w:color="auto" w:fill="BFBFBF" w:themeFill="background1" w:themeFillShade="BF"/>
            <w:hideMark/>
          </w:tcPr>
          <w:p w14:paraId="1B119152" w14:textId="77777777" w:rsidR="003D240D" w:rsidRPr="00B67066" w:rsidRDefault="003D240D" w:rsidP="00266384">
            <w:pPr>
              <w:rPr>
                <w:rFonts w:ascii="Arial" w:hAnsi="Arial" w:cs="Arial"/>
                <w:b/>
                <w:sz w:val="14"/>
                <w:szCs w:val="14"/>
              </w:rPr>
            </w:pPr>
            <w:r w:rsidRPr="00B67066">
              <w:rPr>
                <w:rFonts w:ascii="Arial" w:hAnsi="Arial" w:cs="Arial"/>
                <w:b/>
                <w:sz w:val="14"/>
                <w:szCs w:val="14"/>
              </w:rPr>
              <w:t>Release</w:t>
            </w:r>
          </w:p>
        </w:tc>
        <w:tc>
          <w:tcPr>
            <w:tcW w:w="2696" w:type="dxa"/>
            <w:shd w:val="clear" w:color="auto" w:fill="BFBFBF" w:themeFill="background1" w:themeFillShade="BF"/>
            <w:hideMark/>
          </w:tcPr>
          <w:p w14:paraId="0C00C924" w14:textId="17020E54" w:rsidR="003D240D" w:rsidRPr="00B67066" w:rsidRDefault="003D240D" w:rsidP="00266384">
            <w:pPr>
              <w:rPr>
                <w:rFonts w:ascii="Arial" w:hAnsi="Arial" w:cs="Arial"/>
                <w:b/>
                <w:sz w:val="14"/>
                <w:szCs w:val="14"/>
              </w:rPr>
            </w:pPr>
            <w:r w:rsidRPr="00B67066">
              <w:rPr>
                <w:rFonts w:ascii="Arial" w:hAnsi="Arial" w:cs="Arial"/>
                <w:b/>
                <w:sz w:val="14"/>
                <w:szCs w:val="14"/>
              </w:rPr>
              <w:t>Related</w:t>
            </w:r>
            <w:r w:rsidR="00233210" w:rsidRPr="00B67066">
              <w:rPr>
                <w:rFonts w:ascii="Arial" w:hAnsi="Arial" w:cs="Arial"/>
                <w:b/>
                <w:sz w:val="14"/>
                <w:szCs w:val="14"/>
              </w:rPr>
              <w:t xml:space="preserve"> </w:t>
            </w:r>
            <w:r w:rsidRPr="00B67066">
              <w:rPr>
                <w:rFonts w:ascii="Arial" w:hAnsi="Arial" w:cs="Arial"/>
                <w:b/>
                <w:sz w:val="14"/>
                <w:szCs w:val="14"/>
              </w:rPr>
              <w:t>WIs</w:t>
            </w:r>
          </w:p>
        </w:tc>
        <w:tc>
          <w:tcPr>
            <w:tcW w:w="1065" w:type="dxa"/>
            <w:shd w:val="clear" w:color="auto" w:fill="BFBFBF" w:themeFill="background1" w:themeFillShade="BF"/>
            <w:hideMark/>
          </w:tcPr>
          <w:p w14:paraId="15310F18" w14:textId="3A25D0B7" w:rsidR="003D240D" w:rsidRPr="00B67066" w:rsidRDefault="003D240D" w:rsidP="00266384">
            <w:pPr>
              <w:rPr>
                <w:rFonts w:ascii="Arial" w:hAnsi="Arial" w:cs="Arial"/>
                <w:b/>
                <w:sz w:val="14"/>
                <w:szCs w:val="14"/>
              </w:rPr>
            </w:pPr>
            <w:r w:rsidRPr="00B67066">
              <w:rPr>
                <w:rFonts w:ascii="Arial" w:hAnsi="Arial" w:cs="Arial"/>
                <w:b/>
                <w:sz w:val="14"/>
                <w:szCs w:val="14"/>
              </w:rPr>
              <w:t>Reply</w:t>
            </w:r>
            <w:r w:rsidR="00233210" w:rsidRPr="00B67066">
              <w:rPr>
                <w:rFonts w:ascii="Arial" w:hAnsi="Arial" w:cs="Arial"/>
                <w:b/>
                <w:sz w:val="14"/>
                <w:szCs w:val="14"/>
              </w:rPr>
              <w:t xml:space="preserve"> </w:t>
            </w:r>
            <w:r w:rsidRPr="00B67066">
              <w:rPr>
                <w:rFonts w:ascii="Arial" w:hAnsi="Arial" w:cs="Arial"/>
                <w:b/>
                <w:sz w:val="14"/>
                <w:szCs w:val="14"/>
              </w:rPr>
              <w:t>to</w:t>
            </w:r>
          </w:p>
        </w:tc>
        <w:tc>
          <w:tcPr>
            <w:tcW w:w="994" w:type="dxa"/>
            <w:shd w:val="clear" w:color="auto" w:fill="BFBFBF" w:themeFill="background1" w:themeFillShade="BF"/>
            <w:hideMark/>
          </w:tcPr>
          <w:p w14:paraId="161CDB38" w14:textId="77777777" w:rsidR="003D240D" w:rsidRPr="00B67066" w:rsidRDefault="003D240D" w:rsidP="00266384">
            <w:pPr>
              <w:rPr>
                <w:rFonts w:ascii="Arial" w:hAnsi="Arial" w:cs="Arial"/>
                <w:b/>
                <w:sz w:val="14"/>
                <w:szCs w:val="14"/>
              </w:rPr>
            </w:pPr>
            <w:r w:rsidRPr="00B67066">
              <w:rPr>
                <w:rFonts w:ascii="Arial" w:hAnsi="Arial" w:cs="Arial"/>
                <w:b/>
                <w:sz w:val="14"/>
                <w:szCs w:val="14"/>
              </w:rPr>
              <w:t>To</w:t>
            </w:r>
          </w:p>
        </w:tc>
        <w:tc>
          <w:tcPr>
            <w:tcW w:w="994" w:type="dxa"/>
            <w:shd w:val="clear" w:color="auto" w:fill="BFBFBF" w:themeFill="background1" w:themeFillShade="BF"/>
            <w:hideMark/>
          </w:tcPr>
          <w:p w14:paraId="6C12C277" w14:textId="77777777" w:rsidR="003D240D" w:rsidRPr="00B67066" w:rsidRDefault="003D240D" w:rsidP="00266384">
            <w:pPr>
              <w:rPr>
                <w:rFonts w:ascii="Arial" w:hAnsi="Arial" w:cs="Arial"/>
                <w:b/>
                <w:sz w:val="14"/>
                <w:szCs w:val="14"/>
              </w:rPr>
            </w:pPr>
            <w:r w:rsidRPr="00B67066">
              <w:rPr>
                <w:rFonts w:ascii="Arial" w:hAnsi="Arial" w:cs="Arial"/>
                <w:b/>
                <w:sz w:val="14"/>
                <w:szCs w:val="14"/>
              </w:rPr>
              <w:t>Cc</w:t>
            </w:r>
          </w:p>
        </w:tc>
        <w:tc>
          <w:tcPr>
            <w:tcW w:w="1120" w:type="dxa"/>
            <w:shd w:val="clear" w:color="auto" w:fill="BFBFBF" w:themeFill="background1" w:themeFillShade="BF"/>
            <w:hideMark/>
          </w:tcPr>
          <w:p w14:paraId="26BB483E" w14:textId="3403091C" w:rsidR="003D240D" w:rsidRPr="00B67066" w:rsidRDefault="003D240D" w:rsidP="00266384">
            <w:pPr>
              <w:rPr>
                <w:rFonts w:ascii="Arial" w:hAnsi="Arial" w:cs="Arial"/>
                <w:b/>
                <w:sz w:val="14"/>
                <w:szCs w:val="14"/>
              </w:rPr>
            </w:pPr>
            <w:r w:rsidRPr="00B67066">
              <w:rPr>
                <w:rFonts w:ascii="Arial" w:hAnsi="Arial" w:cs="Arial"/>
                <w:b/>
                <w:sz w:val="14"/>
                <w:szCs w:val="14"/>
              </w:rPr>
              <w:t>Original</w:t>
            </w:r>
            <w:r w:rsidR="00233210" w:rsidRPr="00B67066">
              <w:rPr>
                <w:rFonts w:ascii="Arial" w:hAnsi="Arial" w:cs="Arial"/>
                <w:b/>
                <w:sz w:val="14"/>
                <w:szCs w:val="14"/>
              </w:rPr>
              <w:t xml:space="preserve"> </w:t>
            </w:r>
            <w:r w:rsidRPr="00B67066">
              <w:rPr>
                <w:rFonts w:ascii="Arial" w:hAnsi="Arial" w:cs="Arial"/>
                <w:b/>
                <w:sz w:val="14"/>
                <w:szCs w:val="14"/>
              </w:rPr>
              <w:t>LS</w:t>
            </w:r>
          </w:p>
        </w:tc>
        <w:tc>
          <w:tcPr>
            <w:tcW w:w="1062" w:type="dxa"/>
            <w:shd w:val="clear" w:color="auto" w:fill="BFBFBF" w:themeFill="background1" w:themeFillShade="BF"/>
            <w:hideMark/>
          </w:tcPr>
          <w:p w14:paraId="79CF337C" w14:textId="42F992AB" w:rsidR="003D240D" w:rsidRPr="00B67066" w:rsidRDefault="003D240D" w:rsidP="00266384">
            <w:pPr>
              <w:rPr>
                <w:rFonts w:ascii="Arial" w:hAnsi="Arial" w:cs="Arial"/>
                <w:b/>
                <w:sz w:val="14"/>
                <w:szCs w:val="14"/>
              </w:rPr>
            </w:pPr>
            <w:r w:rsidRPr="00B67066">
              <w:rPr>
                <w:rFonts w:ascii="Arial" w:hAnsi="Arial" w:cs="Arial"/>
                <w:b/>
                <w:sz w:val="14"/>
                <w:szCs w:val="14"/>
              </w:rPr>
              <w:t>Reply</w:t>
            </w:r>
            <w:r w:rsidR="00233210" w:rsidRPr="00B67066">
              <w:rPr>
                <w:rFonts w:ascii="Arial" w:hAnsi="Arial" w:cs="Arial"/>
                <w:b/>
                <w:sz w:val="14"/>
                <w:szCs w:val="14"/>
              </w:rPr>
              <w:t xml:space="preserve"> </w:t>
            </w:r>
            <w:r w:rsidRPr="00B67066">
              <w:rPr>
                <w:rFonts w:ascii="Arial" w:hAnsi="Arial" w:cs="Arial"/>
                <w:b/>
                <w:sz w:val="14"/>
                <w:szCs w:val="14"/>
              </w:rPr>
              <w:t>in</w:t>
            </w:r>
          </w:p>
        </w:tc>
      </w:tr>
      <w:tr w:rsidR="00B67066" w:rsidRPr="00B67066" w14:paraId="04EE44F1" w14:textId="77777777" w:rsidTr="000D3B3E">
        <w:trPr>
          <w:trHeight w:val="20"/>
          <w:jc w:val="center"/>
        </w:trPr>
        <w:tc>
          <w:tcPr>
            <w:tcW w:w="1094" w:type="dxa"/>
          </w:tcPr>
          <w:p w14:paraId="03B7C76D" w14:textId="4D494B92" w:rsidR="00B67066" w:rsidRPr="00B67066" w:rsidRDefault="006F79AF" w:rsidP="00B67066">
            <w:pPr>
              <w:rPr>
                <w:rFonts w:ascii="Arial" w:hAnsi="Arial" w:cs="Arial"/>
                <w:sz w:val="14"/>
                <w:szCs w:val="14"/>
              </w:rPr>
            </w:pPr>
            <w:hyperlink r:id="rId2721" w:history="1">
              <w:r>
                <w:rPr>
                  <w:rStyle w:val="Hyperlink"/>
                  <w:rFonts w:ascii="Arial" w:hAnsi="Arial" w:cs="Arial"/>
                  <w:b/>
                  <w:bCs/>
                  <w:sz w:val="14"/>
                  <w:szCs w:val="14"/>
                </w:rPr>
                <w:t>R1-2405403</w:t>
              </w:r>
            </w:hyperlink>
          </w:p>
        </w:tc>
        <w:tc>
          <w:tcPr>
            <w:tcW w:w="2646" w:type="dxa"/>
          </w:tcPr>
          <w:p w14:paraId="3C6A47F0" w14:textId="3B9AA14F" w:rsidR="00B67066" w:rsidRPr="00B67066" w:rsidRDefault="00B67066" w:rsidP="00B67066">
            <w:pPr>
              <w:rPr>
                <w:rFonts w:ascii="Arial" w:hAnsi="Arial" w:cs="Arial"/>
                <w:sz w:val="14"/>
                <w:szCs w:val="14"/>
              </w:rPr>
            </w:pPr>
            <w:r w:rsidRPr="00B67066">
              <w:rPr>
                <w:rFonts w:ascii="Arial" w:hAnsi="Arial" w:cs="Arial"/>
                <w:sz w:val="14"/>
                <w:szCs w:val="14"/>
              </w:rPr>
              <w:t>LS on higher layer parameters for Rel-18 Positioning</w:t>
            </w:r>
          </w:p>
        </w:tc>
        <w:tc>
          <w:tcPr>
            <w:tcW w:w="1583" w:type="dxa"/>
          </w:tcPr>
          <w:p w14:paraId="54568386" w14:textId="362B2B5E" w:rsidR="00B67066" w:rsidRPr="00B67066" w:rsidRDefault="00B67066" w:rsidP="00B67066">
            <w:pPr>
              <w:rPr>
                <w:rFonts w:ascii="Arial" w:hAnsi="Arial" w:cs="Arial"/>
                <w:sz w:val="14"/>
                <w:szCs w:val="14"/>
              </w:rPr>
            </w:pPr>
            <w:r w:rsidRPr="00B67066">
              <w:rPr>
                <w:rFonts w:ascii="Arial" w:hAnsi="Arial" w:cs="Arial"/>
                <w:sz w:val="14"/>
                <w:szCs w:val="14"/>
              </w:rPr>
              <w:t>RAN1, Intel Corporation</w:t>
            </w:r>
          </w:p>
        </w:tc>
        <w:tc>
          <w:tcPr>
            <w:tcW w:w="813" w:type="dxa"/>
          </w:tcPr>
          <w:p w14:paraId="16009482" w14:textId="4BB92270" w:rsidR="00B67066" w:rsidRPr="00B67066" w:rsidRDefault="00EF515C" w:rsidP="00B67066">
            <w:pPr>
              <w:rPr>
                <w:rFonts w:ascii="Arial" w:hAnsi="Arial" w:cs="Arial"/>
                <w:bCs/>
                <w:sz w:val="14"/>
                <w:szCs w:val="14"/>
              </w:rPr>
            </w:pPr>
            <w:hyperlink r:id="rId2722" w:history="1">
              <w:r w:rsidR="00B67066" w:rsidRPr="00B67066">
                <w:rPr>
                  <w:rStyle w:val="Hyperlink"/>
                  <w:rFonts w:ascii="Arial" w:hAnsi="Arial" w:cs="Arial"/>
                  <w:b/>
                  <w:bCs/>
                  <w:sz w:val="14"/>
                  <w:szCs w:val="14"/>
                </w:rPr>
                <w:t>Rel-18</w:t>
              </w:r>
            </w:hyperlink>
          </w:p>
        </w:tc>
        <w:tc>
          <w:tcPr>
            <w:tcW w:w="2696" w:type="dxa"/>
          </w:tcPr>
          <w:p w14:paraId="2F4DF720" w14:textId="4E814593" w:rsidR="00B67066" w:rsidRPr="00B67066" w:rsidRDefault="00EF515C" w:rsidP="00B67066">
            <w:pPr>
              <w:rPr>
                <w:rFonts w:ascii="Arial" w:hAnsi="Arial" w:cs="Arial"/>
                <w:sz w:val="14"/>
                <w:szCs w:val="14"/>
              </w:rPr>
            </w:pPr>
            <w:hyperlink r:id="rId2723" w:history="1">
              <w:r w:rsidR="00B67066" w:rsidRPr="00B67066">
                <w:rPr>
                  <w:rStyle w:val="Hyperlink"/>
                  <w:rFonts w:ascii="Arial" w:hAnsi="Arial" w:cs="Arial"/>
                  <w:b/>
                  <w:bCs/>
                  <w:sz w:val="14"/>
                  <w:szCs w:val="14"/>
                </w:rPr>
                <w:t>NR_pos_enh2-Core</w:t>
              </w:r>
            </w:hyperlink>
          </w:p>
        </w:tc>
        <w:tc>
          <w:tcPr>
            <w:tcW w:w="1065" w:type="dxa"/>
          </w:tcPr>
          <w:p w14:paraId="5D0E4D6E" w14:textId="5F9E64DF" w:rsidR="00B67066" w:rsidRPr="00B67066" w:rsidRDefault="00B67066" w:rsidP="00B67066">
            <w:pPr>
              <w:rPr>
                <w:rFonts w:ascii="Arial" w:hAnsi="Arial" w:cs="Arial"/>
                <w:sz w:val="14"/>
                <w:szCs w:val="14"/>
              </w:rPr>
            </w:pPr>
            <w:r w:rsidRPr="00B67066">
              <w:rPr>
                <w:rFonts w:ascii="Arial" w:hAnsi="Arial" w:cs="Arial"/>
                <w:sz w:val="14"/>
                <w:szCs w:val="14"/>
              </w:rPr>
              <w:t> </w:t>
            </w:r>
          </w:p>
        </w:tc>
        <w:tc>
          <w:tcPr>
            <w:tcW w:w="994" w:type="dxa"/>
          </w:tcPr>
          <w:p w14:paraId="08BD67C1" w14:textId="5A90A357" w:rsidR="00B67066" w:rsidRPr="00B67066" w:rsidRDefault="00B67066" w:rsidP="00B67066">
            <w:pPr>
              <w:rPr>
                <w:rFonts w:ascii="Arial" w:hAnsi="Arial" w:cs="Arial"/>
                <w:sz w:val="14"/>
                <w:szCs w:val="14"/>
              </w:rPr>
            </w:pPr>
            <w:r w:rsidRPr="00B67066">
              <w:rPr>
                <w:rFonts w:ascii="Arial" w:hAnsi="Arial" w:cs="Arial"/>
                <w:sz w:val="14"/>
                <w:szCs w:val="14"/>
              </w:rPr>
              <w:t>RAN2</w:t>
            </w:r>
          </w:p>
        </w:tc>
        <w:tc>
          <w:tcPr>
            <w:tcW w:w="994" w:type="dxa"/>
          </w:tcPr>
          <w:p w14:paraId="65421514" w14:textId="79D722C2" w:rsidR="00B67066" w:rsidRPr="00B67066" w:rsidRDefault="00B67066" w:rsidP="00B67066">
            <w:pPr>
              <w:rPr>
                <w:rFonts w:ascii="Arial" w:hAnsi="Arial" w:cs="Arial"/>
                <w:sz w:val="14"/>
                <w:szCs w:val="14"/>
              </w:rPr>
            </w:pPr>
            <w:r w:rsidRPr="00B67066">
              <w:rPr>
                <w:rFonts w:ascii="Arial" w:hAnsi="Arial" w:cs="Arial"/>
                <w:sz w:val="14"/>
                <w:szCs w:val="14"/>
              </w:rPr>
              <w:t> </w:t>
            </w:r>
          </w:p>
        </w:tc>
        <w:tc>
          <w:tcPr>
            <w:tcW w:w="1120" w:type="dxa"/>
          </w:tcPr>
          <w:p w14:paraId="332F826C" w14:textId="6A7D682B" w:rsidR="00B67066" w:rsidRPr="00B67066" w:rsidRDefault="00B67066" w:rsidP="00B67066">
            <w:pPr>
              <w:rPr>
                <w:rFonts w:ascii="Arial" w:hAnsi="Arial" w:cs="Arial"/>
                <w:sz w:val="14"/>
                <w:szCs w:val="14"/>
              </w:rPr>
            </w:pPr>
          </w:p>
        </w:tc>
        <w:tc>
          <w:tcPr>
            <w:tcW w:w="1062" w:type="dxa"/>
          </w:tcPr>
          <w:p w14:paraId="40AB4120" w14:textId="57EE4296" w:rsidR="00B67066" w:rsidRPr="00B67066" w:rsidRDefault="00B67066" w:rsidP="00B67066">
            <w:pPr>
              <w:rPr>
                <w:rFonts w:ascii="Arial" w:hAnsi="Arial" w:cs="Arial"/>
                <w:sz w:val="14"/>
                <w:szCs w:val="14"/>
              </w:rPr>
            </w:pPr>
          </w:p>
        </w:tc>
      </w:tr>
      <w:tr w:rsidR="00B67066" w:rsidRPr="00B67066" w14:paraId="1D4BDF3A" w14:textId="77777777" w:rsidTr="000D3B3E">
        <w:trPr>
          <w:trHeight w:val="20"/>
          <w:jc w:val="center"/>
        </w:trPr>
        <w:tc>
          <w:tcPr>
            <w:tcW w:w="1094" w:type="dxa"/>
          </w:tcPr>
          <w:p w14:paraId="43D77CA2" w14:textId="704E4102" w:rsidR="00B67066" w:rsidRPr="00B67066" w:rsidRDefault="006F79AF" w:rsidP="00B67066">
            <w:pPr>
              <w:rPr>
                <w:rFonts w:ascii="Arial" w:hAnsi="Arial" w:cs="Arial"/>
                <w:bCs/>
                <w:sz w:val="14"/>
                <w:szCs w:val="14"/>
              </w:rPr>
            </w:pPr>
            <w:hyperlink r:id="rId2724" w:history="1">
              <w:r>
                <w:rPr>
                  <w:rStyle w:val="Hyperlink"/>
                  <w:rFonts w:ascii="Arial" w:hAnsi="Arial" w:cs="Arial"/>
                  <w:b/>
                  <w:bCs/>
                  <w:sz w:val="14"/>
                  <w:szCs w:val="14"/>
                </w:rPr>
                <w:t>R1-2405456</w:t>
              </w:r>
            </w:hyperlink>
          </w:p>
        </w:tc>
        <w:tc>
          <w:tcPr>
            <w:tcW w:w="2646" w:type="dxa"/>
          </w:tcPr>
          <w:p w14:paraId="3CD53DB3" w14:textId="6C563165" w:rsidR="00B67066" w:rsidRPr="00B67066" w:rsidRDefault="00B67066" w:rsidP="00B67066">
            <w:pPr>
              <w:rPr>
                <w:rFonts w:ascii="Arial" w:hAnsi="Arial" w:cs="Arial"/>
                <w:sz w:val="14"/>
                <w:szCs w:val="14"/>
              </w:rPr>
            </w:pPr>
            <w:r w:rsidRPr="00B67066">
              <w:rPr>
                <w:rFonts w:ascii="Arial" w:hAnsi="Arial" w:cs="Arial"/>
                <w:sz w:val="14"/>
                <w:szCs w:val="14"/>
              </w:rPr>
              <w:t>Reply LS on SRS BW aggregation</w:t>
            </w:r>
          </w:p>
        </w:tc>
        <w:tc>
          <w:tcPr>
            <w:tcW w:w="1583" w:type="dxa"/>
          </w:tcPr>
          <w:p w14:paraId="5BACD69D" w14:textId="41B1D96A" w:rsidR="00B67066" w:rsidRPr="00B67066" w:rsidRDefault="00B67066" w:rsidP="00B67066">
            <w:pPr>
              <w:rPr>
                <w:rFonts w:ascii="Arial" w:hAnsi="Arial" w:cs="Arial"/>
                <w:sz w:val="14"/>
                <w:szCs w:val="14"/>
              </w:rPr>
            </w:pPr>
            <w:r w:rsidRPr="00B67066">
              <w:rPr>
                <w:rFonts w:ascii="Arial" w:hAnsi="Arial" w:cs="Arial"/>
                <w:sz w:val="14"/>
                <w:szCs w:val="14"/>
              </w:rPr>
              <w:t>RAN1, ZTE</w:t>
            </w:r>
          </w:p>
        </w:tc>
        <w:tc>
          <w:tcPr>
            <w:tcW w:w="813" w:type="dxa"/>
          </w:tcPr>
          <w:p w14:paraId="10B23608" w14:textId="186B0705" w:rsidR="00B67066" w:rsidRPr="00B67066" w:rsidRDefault="00EF515C" w:rsidP="00B67066">
            <w:pPr>
              <w:rPr>
                <w:rFonts w:ascii="Arial" w:hAnsi="Arial" w:cs="Arial"/>
                <w:bCs/>
                <w:sz w:val="14"/>
                <w:szCs w:val="14"/>
              </w:rPr>
            </w:pPr>
            <w:hyperlink r:id="rId2725" w:history="1">
              <w:r w:rsidR="00B67066" w:rsidRPr="00B67066">
                <w:rPr>
                  <w:rStyle w:val="Hyperlink"/>
                  <w:rFonts w:ascii="Arial" w:hAnsi="Arial" w:cs="Arial"/>
                  <w:b/>
                  <w:bCs/>
                  <w:sz w:val="14"/>
                  <w:szCs w:val="14"/>
                </w:rPr>
                <w:t>Rel-18</w:t>
              </w:r>
            </w:hyperlink>
          </w:p>
        </w:tc>
        <w:tc>
          <w:tcPr>
            <w:tcW w:w="2696" w:type="dxa"/>
          </w:tcPr>
          <w:p w14:paraId="1FCF8116" w14:textId="505708DE" w:rsidR="00B67066" w:rsidRPr="00B67066" w:rsidRDefault="00EF515C" w:rsidP="00B67066">
            <w:pPr>
              <w:rPr>
                <w:rFonts w:ascii="Arial" w:hAnsi="Arial" w:cs="Arial"/>
                <w:bCs/>
                <w:sz w:val="14"/>
                <w:szCs w:val="14"/>
              </w:rPr>
            </w:pPr>
            <w:hyperlink r:id="rId2726" w:history="1">
              <w:r w:rsidR="00B67066" w:rsidRPr="00B67066">
                <w:rPr>
                  <w:rStyle w:val="Hyperlink"/>
                  <w:rFonts w:ascii="Arial" w:hAnsi="Arial" w:cs="Arial"/>
                  <w:b/>
                  <w:bCs/>
                  <w:sz w:val="14"/>
                  <w:szCs w:val="14"/>
                </w:rPr>
                <w:t>NR_pos_enh2-Core</w:t>
              </w:r>
            </w:hyperlink>
          </w:p>
        </w:tc>
        <w:tc>
          <w:tcPr>
            <w:tcW w:w="1065" w:type="dxa"/>
          </w:tcPr>
          <w:p w14:paraId="7697FAF6" w14:textId="4D5D6ABB" w:rsidR="00B67066" w:rsidRPr="00B67066" w:rsidRDefault="00B67066" w:rsidP="00B67066">
            <w:pPr>
              <w:rPr>
                <w:rFonts w:ascii="Arial" w:hAnsi="Arial" w:cs="Arial"/>
                <w:sz w:val="14"/>
                <w:szCs w:val="14"/>
              </w:rPr>
            </w:pPr>
            <w:r w:rsidRPr="00B67066">
              <w:rPr>
                <w:rFonts w:ascii="Arial" w:hAnsi="Arial" w:cs="Arial"/>
                <w:sz w:val="14"/>
                <w:szCs w:val="14"/>
              </w:rPr>
              <w:t>R2-2403807</w:t>
            </w:r>
          </w:p>
        </w:tc>
        <w:tc>
          <w:tcPr>
            <w:tcW w:w="994" w:type="dxa"/>
          </w:tcPr>
          <w:p w14:paraId="3F83A4A1" w14:textId="13D46453" w:rsidR="00B67066" w:rsidRPr="00B67066" w:rsidRDefault="00B67066" w:rsidP="00B67066">
            <w:pPr>
              <w:rPr>
                <w:rFonts w:ascii="Arial" w:hAnsi="Arial" w:cs="Arial"/>
                <w:sz w:val="14"/>
                <w:szCs w:val="14"/>
              </w:rPr>
            </w:pPr>
            <w:r w:rsidRPr="00B67066">
              <w:rPr>
                <w:rFonts w:ascii="Arial" w:hAnsi="Arial" w:cs="Arial"/>
                <w:sz w:val="14"/>
                <w:szCs w:val="14"/>
              </w:rPr>
              <w:t>RAN2</w:t>
            </w:r>
          </w:p>
        </w:tc>
        <w:tc>
          <w:tcPr>
            <w:tcW w:w="994" w:type="dxa"/>
          </w:tcPr>
          <w:p w14:paraId="384F98AB" w14:textId="56197634" w:rsidR="00B67066" w:rsidRPr="00B67066" w:rsidRDefault="00B67066" w:rsidP="00B67066">
            <w:pPr>
              <w:rPr>
                <w:rFonts w:ascii="Arial" w:hAnsi="Arial" w:cs="Arial"/>
                <w:sz w:val="14"/>
                <w:szCs w:val="14"/>
              </w:rPr>
            </w:pPr>
            <w:r w:rsidRPr="00B67066">
              <w:rPr>
                <w:rFonts w:ascii="Arial" w:hAnsi="Arial" w:cs="Arial"/>
                <w:sz w:val="14"/>
                <w:szCs w:val="14"/>
              </w:rPr>
              <w:t> </w:t>
            </w:r>
          </w:p>
        </w:tc>
        <w:tc>
          <w:tcPr>
            <w:tcW w:w="1120" w:type="dxa"/>
          </w:tcPr>
          <w:p w14:paraId="60A0AC57" w14:textId="12B53618" w:rsidR="00B67066" w:rsidRPr="00B67066" w:rsidRDefault="00B67066" w:rsidP="00B67066">
            <w:pPr>
              <w:rPr>
                <w:rFonts w:ascii="Arial" w:hAnsi="Arial" w:cs="Arial"/>
                <w:sz w:val="14"/>
                <w:szCs w:val="14"/>
              </w:rPr>
            </w:pPr>
          </w:p>
        </w:tc>
        <w:tc>
          <w:tcPr>
            <w:tcW w:w="1062" w:type="dxa"/>
          </w:tcPr>
          <w:p w14:paraId="0F0065BE" w14:textId="13CF4C77" w:rsidR="00B67066" w:rsidRPr="00B67066" w:rsidRDefault="00B67066" w:rsidP="00B67066">
            <w:pPr>
              <w:rPr>
                <w:rFonts w:ascii="Arial" w:hAnsi="Arial" w:cs="Arial"/>
                <w:sz w:val="14"/>
                <w:szCs w:val="14"/>
              </w:rPr>
            </w:pPr>
          </w:p>
        </w:tc>
      </w:tr>
      <w:tr w:rsidR="00B67066" w:rsidRPr="00B67066" w14:paraId="30B5E77E" w14:textId="77777777" w:rsidTr="000D3B3E">
        <w:trPr>
          <w:trHeight w:val="20"/>
          <w:jc w:val="center"/>
        </w:trPr>
        <w:tc>
          <w:tcPr>
            <w:tcW w:w="1094" w:type="dxa"/>
          </w:tcPr>
          <w:p w14:paraId="02BF6634" w14:textId="1CD194D1" w:rsidR="00B67066" w:rsidRPr="00B67066" w:rsidRDefault="006F79AF" w:rsidP="00B67066">
            <w:pPr>
              <w:rPr>
                <w:rFonts w:ascii="Arial" w:hAnsi="Arial" w:cs="Arial"/>
                <w:bCs/>
                <w:sz w:val="14"/>
                <w:szCs w:val="14"/>
              </w:rPr>
            </w:pPr>
            <w:hyperlink r:id="rId2727" w:history="1">
              <w:r>
                <w:rPr>
                  <w:rStyle w:val="Hyperlink"/>
                  <w:rFonts w:ascii="Arial" w:hAnsi="Arial" w:cs="Arial"/>
                  <w:b/>
                  <w:bCs/>
                  <w:sz w:val="14"/>
                  <w:szCs w:val="14"/>
                </w:rPr>
                <w:t>R1-2405511</w:t>
              </w:r>
            </w:hyperlink>
          </w:p>
        </w:tc>
        <w:tc>
          <w:tcPr>
            <w:tcW w:w="2646" w:type="dxa"/>
          </w:tcPr>
          <w:p w14:paraId="03C079DD" w14:textId="02FFC15A" w:rsidR="00B67066" w:rsidRPr="00B67066" w:rsidRDefault="00B67066" w:rsidP="00B67066">
            <w:pPr>
              <w:rPr>
                <w:rFonts w:ascii="Arial" w:hAnsi="Arial" w:cs="Arial"/>
                <w:sz w:val="14"/>
                <w:szCs w:val="14"/>
              </w:rPr>
            </w:pPr>
            <w:r w:rsidRPr="00B67066">
              <w:rPr>
                <w:rFonts w:ascii="Arial" w:hAnsi="Arial" w:cs="Arial"/>
                <w:sz w:val="14"/>
                <w:szCs w:val="14"/>
              </w:rPr>
              <w:t>Reply LS on SL positioning measurement</w:t>
            </w:r>
          </w:p>
        </w:tc>
        <w:tc>
          <w:tcPr>
            <w:tcW w:w="1583" w:type="dxa"/>
          </w:tcPr>
          <w:p w14:paraId="0A0FC3C5" w14:textId="28A94023" w:rsidR="00B67066" w:rsidRPr="00B67066" w:rsidRDefault="00B67066" w:rsidP="00B67066">
            <w:pPr>
              <w:rPr>
                <w:rFonts w:ascii="Arial" w:hAnsi="Arial" w:cs="Arial"/>
                <w:sz w:val="14"/>
                <w:szCs w:val="14"/>
              </w:rPr>
            </w:pPr>
            <w:r w:rsidRPr="00B67066">
              <w:rPr>
                <w:rFonts w:ascii="Arial" w:hAnsi="Arial" w:cs="Arial"/>
                <w:sz w:val="14"/>
                <w:szCs w:val="14"/>
              </w:rPr>
              <w:t>RAN1, Huawei</w:t>
            </w:r>
          </w:p>
        </w:tc>
        <w:tc>
          <w:tcPr>
            <w:tcW w:w="813" w:type="dxa"/>
          </w:tcPr>
          <w:p w14:paraId="19D614AE" w14:textId="5CF9069C" w:rsidR="00B67066" w:rsidRPr="00B67066" w:rsidRDefault="00EF515C" w:rsidP="00B67066">
            <w:pPr>
              <w:rPr>
                <w:rFonts w:ascii="Arial" w:hAnsi="Arial" w:cs="Arial"/>
                <w:bCs/>
                <w:sz w:val="14"/>
                <w:szCs w:val="14"/>
              </w:rPr>
            </w:pPr>
            <w:hyperlink r:id="rId2728" w:history="1">
              <w:r w:rsidR="00B67066" w:rsidRPr="00B67066">
                <w:rPr>
                  <w:rStyle w:val="Hyperlink"/>
                  <w:rFonts w:ascii="Arial" w:hAnsi="Arial" w:cs="Arial"/>
                  <w:b/>
                  <w:bCs/>
                  <w:sz w:val="14"/>
                  <w:szCs w:val="14"/>
                </w:rPr>
                <w:t>Rel-18</w:t>
              </w:r>
            </w:hyperlink>
          </w:p>
        </w:tc>
        <w:tc>
          <w:tcPr>
            <w:tcW w:w="2696" w:type="dxa"/>
          </w:tcPr>
          <w:p w14:paraId="44E423AA" w14:textId="35FC1F24" w:rsidR="00B67066" w:rsidRPr="00B67066" w:rsidRDefault="00EF515C" w:rsidP="00B67066">
            <w:pPr>
              <w:rPr>
                <w:rFonts w:ascii="Arial" w:hAnsi="Arial" w:cs="Arial"/>
                <w:bCs/>
                <w:sz w:val="14"/>
                <w:szCs w:val="14"/>
              </w:rPr>
            </w:pPr>
            <w:hyperlink r:id="rId2729" w:history="1">
              <w:r w:rsidR="00B67066" w:rsidRPr="00B67066">
                <w:rPr>
                  <w:rStyle w:val="Hyperlink"/>
                  <w:rFonts w:ascii="Arial" w:hAnsi="Arial" w:cs="Arial"/>
                  <w:b/>
                  <w:bCs/>
                  <w:sz w:val="14"/>
                  <w:szCs w:val="14"/>
                </w:rPr>
                <w:t>NR_pos_enh2-Core</w:t>
              </w:r>
            </w:hyperlink>
          </w:p>
        </w:tc>
        <w:tc>
          <w:tcPr>
            <w:tcW w:w="1065" w:type="dxa"/>
          </w:tcPr>
          <w:p w14:paraId="7F391C80" w14:textId="29D88F9E" w:rsidR="00B67066" w:rsidRPr="00B67066" w:rsidRDefault="00B67066" w:rsidP="00B67066">
            <w:pPr>
              <w:rPr>
                <w:rFonts w:ascii="Arial" w:hAnsi="Arial" w:cs="Arial"/>
                <w:sz w:val="14"/>
                <w:szCs w:val="14"/>
              </w:rPr>
            </w:pPr>
            <w:r w:rsidRPr="00B67066">
              <w:rPr>
                <w:rFonts w:ascii="Arial" w:hAnsi="Arial" w:cs="Arial"/>
                <w:sz w:val="14"/>
                <w:szCs w:val="14"/>
              </w:rPr>
              <w:t>R4-2406386</w:t>
            </w:r>
          </w:p>
        </w:tc>
        <w:tc>
          <w:tcPr>
            <w:tcW w:w="994" w:type="dxa"/>
          </w:tcPr>
          <w:p w14:paraId="4D076258" w14:textId="740A7B5C" w:rsidR="00B67066" w:rsidRPr="00B67066" w:rsidRDefault="00B67066" w:rsidP="00B67066">
            <w:pPr>
              <w:rPr>
                <w:rFonts w:ascii="Arial" w:hAnsi="Arial" w:cs="Arial"/>
                <w:sz w:val="14"/>
                <w:szCs w:val="14"/>
              </w:rPr>
            </w:pPr>
            <w:r w:rsidRPr="00B67066">
              <w:rPr>
                <w:rFonts w:ascii="Arial" w:hAnsi="Arial" w:cs="Arial"/>
                <w:sz w:val="14"/>
                <w:szCs w:val="14"/>
              </w:rPr>
              <w:t>RAN4, RAN2</w:t>
            </w:r>
          </w:p>
        </w:tc>
        <w:tc>
          <w:tcPr>
            <w:tcW w:w="994" w:type="dxa"/>
          </w:tcPr>
          <w:p w14:paraId="2F54AFF3" w14:textId="512B65E4" w:rsidR="00B67066" w:rsidRPr="00B67066" w:rsidRDefault="00B67066" w:rsidP="00B67066">
            <w:pPr>
              <w:rPr>
                <w:rFonts w:ascii="Arial" w:hAnsi="Arial" w:cs="Arial"/>
                <w:sz w:val="14"/>
                <w:szCs w:val="14"/>
              </w:rPr>
            </w:pPr>
            <w:r w:rsidRPr="00B67066">
              <w:rPr>
                <w:rFonts w:ascii="Arial" w:hAnsi="Arial" w:cs="Arial"/>
                <w:sz w:val="14"/>
                <w:szCs w:val="14"/>
              </w:rPr>
              <w:t> </w:t>
            </w:r>
          </w:p>
        </w:tc>
        <w:tc>
          <w:tcPr>
            <w:tcW w:w="1120" w:type="dxa"/>
          </w:tcPr>
          <w:p w14:paraId="5EEEB8EB" w14:textId="782E1467" w:rsidR="00B67066" w:rsidRPr="00B67066" w:rsidRDefault="00B67066" w:rsidP="00B67066">
            <w:pPr>
              <w:rPr>
                <w:rFonts w:ascii="Arial" w:hAnsi="Arial" w:cs="Arial"/>
                <w:sz w:val="14"/>
                <w:szCs w:val="14"/>
              </w:rPr>
            </w:pPr>
          </w:p>
        </w:tc>
        <w:tc>
          <w:tcPr>
            <w:tcW w:w="1062" w:type="dxa"/>
          </w:tcPr>
          <w:p w14:paraId="0738FFB1" w14:textId="4CB5DEB8" w:rsidR="00B67066" w:rsidRPr="00B67066" w:rsidRDefault="00B67066" w:rsidP="00B67066">
            <w:pPr>
              <w:rPr>
                <w:rFonts w:ascii="Arial" w:hAnsi="Arial" w:cs="Arial"/>
                <w:sz w:val="14"/>
                <w:szCs w:val="14"/>
              </w:rPr>
            </w:pPr>
          </w:p>
        </w:tc>
      </w:tr>
      <w:tr w:rsidR="00B67066" w:rsidRPr="00B67066" w14:paraId="2A1E79C3" w14:textId="77777777" w:rsidTr="000D3B3E">
        <w:trPr>
          <w:trHeight w:val="20"/>
          <w:jc w:val="center"/>
        </w:trPr>
        <w:tc>
          <w:tcPr>
            <w:tcW w:w="1094" w:type="dxa"/>
          </w:tcPr>
          <w:p w14:paraId="4D7E9D79" w14:textId="4A608C63" w:rsidR="00B67066" w:rsidRPr="00B67066" w:rsidRDefault="006F79AF" w:rsidP="00B67066">
            <w:pPr>
              <w:rPr>
                <w:rFonts w:ascii="Arial" w:hAnsi="Arial" w:cs="Arial"/>
                <w:bCs/>
                <w:sz w:val="14"/>
                <w:szCs w:val="14"/>
              </w:rPr>
            </w:pPr>
            <w:hyperlink r:id="rId2730" w:history="1">
              <w:r>
                <w:rPr>
                  <w:rStyle w:val="Hyperlink"/>
                  <w:rFonts w:ascii="Arial" w:hAnsi="Arial" w:cs="Arial"/>
                  <w:b/>
                  <w:bCs/>
                  <w:sz w:val="14"/>
                  <w:szCs w:val="14"/>
                </w:rPr>
                <w:t>R1-2405530</w:t>
              </w:r>
            </w:hyperlink>
          </w:p>
        </w:tc>
        <w:tc>
          <w:tcPr>
            <w:tcW w:w="2646" w:type="dxa"/>
          </w:tcPr>
          <w:p w14:paraId="0D6BF67D" w14:textId="3CB3BE73" w:rsidR="00B67066" w:rsidRPr="00B67066" w:rsidRDefault="00B67066" w:rsidP="00B67066">
            <w:pPr>
              <w:rPr>
                <w:rFonts w:ascii="Arial" w:hAnsi="Arial" w:cs="Arial"/>
                <w:sz w:val="14"/>
                <w:szCs w:val="14"/>
              </w:rPr>
            </w:pPr>
            <w:r w:rsidRPr="00B67066">
              <w:rPr>
                <w:rFonts w:ascii="Arial" w:hAnsi="Arial" w:cs="Arial"/>
                <w:sz w:val="14"/>
                <w:szCs w:val="14"/>
              </w:rPr>
              <w:t>Reply LS on Sidelink Feature Co-configuration</w:t>
            </w:r>
          </w:p>
        </w:tc>
        <w:tc>
          <w:tcPr>
            <w:tcW w:w="1583" w:type="dxa"/>
          </w:tcPr>
          <w:p w14:paraId="01DBD07D" w14:textId="569E127A" w:rsidR="00B67066" w:rsidRPr="00B67066" w:rsidRDefault="00B67066" w:rsidP="00B67066">
            <w:pPr>
              <w:rPr>
                <w:rFonts w:ascii="Arial" w:hAnsi="Arial" w:cs="Arial"/>
                <w:sz w:val="14"/>
                <w:szCs w:val="14"/>
              </w:rPr>
            </w:pPr>
            <w:r w:rsidRPr="00B67066">
              <w:rPr>
                <w:rFonts w:ascii="Arial" w:hAnsi="Arial" w:cs="Arial"/>
                <w:sz w:val="14"/>
                <w:szCs w:val="14"/>
              </w:rPr>
              <w:t>RAN1, OPPO</w:t>
            </w:r>
          </w:p>
        </w:tc>
        <w:tc>
          <w:tcPr>
            <w:tcW w:w="813" w:type="dxa"/>
          </w:tcPr>
          <w:p w14:paraId="68D9EBED" w14:textId="587F6690" w:rsidR="00B67066" w:rsidRPr="00B67066" w:rsidRDefault="00EF515C" w:rsidP="00B67066">
            <w:pPr>
              <w:rPr>
                <w:rFonts w:ascii="Arial" w:hAnsi="Arial" w:cs="Arial"/>
                <w:bCs/>
                <w:sz w:val="14"/>
                <w:szCs w:val="14"/>
              </w:rPr>
            </w:pPr>
            <w:hyperlink r:id="rId2731" w:history="1">
              <w:r w:rsidR="00B67066" w:rsidRPr="00B67066">
                <w:rPr>
                  <w:rStyle w:val="Hyperlink"/>
                  <w:rFonts w:ascii="Arial" w:hAnsi="Arial" w:cs="Arial"/>
                  <w:b/>
                  <w:bCs/>
                  <w:sz w:val="14"/>
                  <w:szCs w:val="14"/>
                </w:rPr>
                <w:t>Rel-18</w:t>
              </w:r>
            </w:hyperlink>
          </w:p>
        </w:tc>
        <w:tc>
          <w:tcPr>
            <w:tcW w:w="2696" w:type="dxa"/>
          </w:tcPr>
          <w:p w14:paraId="0B3CDCDD" w14:textId="24437089" w:rsidR="00B67066" w:rsidRPr="00B67066" w:rsidRDefault="00EF515C" w:rsidP="00B67066">
            <w:pPr>
              <w:rPr>
                <w:rFonts w:ascii="Arial" w:hAnsi="Arial" w:cs="Arial"/>
                <w:bCs/>
                <w:sz w:val="14"/>
                <w:szCs w:val="14"/>
              </w:rPr>
            </w:pPr>
            <w:hyperlink r:id="rId2732" w:history="1">
              <w:r w:rsidR="00B67066" w:rsidRPr="00B67066">
                <w:rPr>
                  <w:rStyle w:val="Hyperlink"/>
                  <w:rFonts w:ascii="Arial" w:hAnsi="Arial" w:cs="Arial"/>
                  <w:b/>
                  <w:bCs/>
                  <w:sz w:val="14"/>
                  <w:szCs w:val="14"/>
                </w:rPr>
                <w:t>NR_SL_enh2-Core</w:t>
              </w:r>
            </w:hyperlink>
          </w:p>
        </w:tc>
        <w:tc>
          <w:tcPr>
            <w:tcW w:w="1065" w:type="dxa"/>
          </w:tcPr>
          <w:p w14:paraId="38F1B4C5" w14:textId="08F0C435" w:rsidR="00B67066" w:rsidRPr="00B67066" w:rsidRDefault="00B67066" w:rsidP="00B67066">
            <w:pPr>
              <w:rPr>
                <w:rFonts w:ascii="Arial" w:hAnsi="Arial" w:cs="Arial"/>
                <w:sz w:val="14"/>
                <w:szCs w:val="14"/>
              </w:rPr>
            </w:pPr>
            <w:r w:rsidRPr="00B67066">
              <w:rPr>
                <w:rFonts w:ascii="Arial" w:hAnsi="Arial" w:cs="Arial"/>
                <w:sz w:val="14"/>
                <w:szCs w:val="14"/>
              </w:rPr>
              <w:t>R2-2403924</w:t>
            </w:r>
          </w:p>
        </w:tc>
        <w:tc>
          <w:tcPr>
            <w:tcW w:w="994" w:type="dxa"/>
          </w:tcPr>
          <w:p w14:paraId="2BB0C308" w14:textId="17A3D9B5" w:rsidR="00B67066" w:rsidRPr="00B67066" w:rsidRDefault="00B67066" w:rsidP="00B67066">
            <w:pPr>
              <w:rPr>
                <w:rFonts w:ascii="Arial" w:hAnsi="Arial" w:cs="Arial"/>
                <w:sz w:val="14"/>
                <w:szCs w:val="14"/>
              </w:rPr>
            </w:pPr>
            <w:r w:rsidRPr="00B67066">
              <w:rPr>
                <w:rFonts w:ascii="Arial" w:hAnsi="Arial" w:cs="Arial"/>
                <w:sz w:val="14"/>
                <w:szCs w:val="14"/>
              </w:rPr>
              <w:t>RAN2</w:t>
            </w:r>
          </w:p>
        </w:tc>
        <w:tc>
          <w:tcPr>
            <w:tcW w:w="994" w:type="dxa"/>
          </w:tcPr>
          <w:p w14:paraId="3736DF1A" w14:textId="03E3ADEE" w:rsidR="00B67066" w:rsidRPr="00B67066" w:rsidRDefault="00B67066" w:rsidP="00B67066">
            <w:pPr>
              <w:rPr>
                <w:rFonts w:ascii="Arial" w:hAnsi="Arial" w:cs="Arial"/>
                <w:sz w:val="14"/>
                <w:szCs w:val="14"/>
              </w:rPr>
            </w:pPr>
            <w:r w:rsidRPr="00B67066">
              <w:rPr>
                <w:rFonts w:ascii="Arial" w:hAnsi="Arial" w:cs="Arial"/>
                <w:sz w:val="14"/>
                <w:szCs w:val="14"/>
              </w:rPr>
              <w:t> </w:t>
            </w:r>
          </w:p>
        </w:tc>
        <w:tc>
          <w:tcPr>
            <w:tcW w:w="1120" w:type="dxa"/>
          </w:tcPr>
          <w:p w14:paraId="4F19B013" w14:textId="3226F68E" w:rsidR="00B67066" w:rsidRPr="00B67066" w:rsidRDefault="00B67066" w:rsidP="00B67066">
            <w:pPr>
              <w:rPr>
                <w:rFonts w:ascii="Arial" w:hAnsi="Arial" w:cs="Arial"/>
                <w:sz w:val="14"/>
                <w:szCs w:val="14"/>
              </w:rPr>
            </w:pPr>
          </w:p>
        </w:tc>
        <w:tc>
          <w:tcPr>
            <w:tcW w:w="1062" w:type="dxa"/>
          </w:tcPr>
          <w:p w14:paraId="2784BB9F" w14:textId="034967FD" w:rsidR="00B67066" w:rsidRPr="00B67066" w:rsidRDefault="00B67066" w:rsidP="00B67066">
            <w:pPr>
              <w:rPr>
                <w:rFonts w:ascii="Arial" w:hAnsi="Arial" w:cs="Arial"/>
                <w:sz w:val="14"/>
                <w:szCs w:val="14"/>
              </w:rPr>
            </w:pPr>
          </w:p>
        </w:tc>
      </w:tr>
      <w:tr w:rsidR="00B67066" w:rsidRPr="00B67066" w14:paraId="025C4F15" w14:textId="77777777" w:rsidTr="000D3B3E">
        <w:trPr>
          <w:trHeight w:val="20"/>
          <w:jc w:val="center"/>
        </w:trPr>
        <w:tc>
          <w:tcPr>
            <w:tcW w:w="1094" w:type="dxa"/>
          </w:tcPr>
          <w:p w14:paraId="6E31EDC0" w14:textId="16093D9C" w:rsidR="00B67066" w:rsidRPr="00B67066" w:rsidRDefault="006F79AF" w:rsidP="00B67066">
            <w:pPr>
              <w:rPr>
                <w:rFonts w:ascii="Arial" w:hAnsi="Arial" w:cs="Arial"/>
                <w:bCs/>
                <w:sz w:val="14"/>
                <w:szCs w:val="14"/>
              </w:rPr>
            </w:pPr>
            <w:hyperlink r:id="rId2733" w:history="1">
              <w:r>
                <w:rPr>
                  <w:rStyle w:val="Hyperlink"/>
                  <w:rFonts w:ascii="Arial" w:hAnsi="Arial" w:cs="Arial"/>
                  <w:b/>
                  <w:bCs/>
                  <w:sz w:val="14"/>
                  <w:szCs w:val="14"/>
                </w:rPr>
                <w:t>R1-2405563</w:t>
              </w:r>
            </w:hyperlink>
          </w:p>
        </w:tc>
        <w:tc>
          <w:tcPr>
            <w:tcW w:w="2646" w:type="dxa"/>
          </w:tcPr>
          <w:p w14:paraId="0C7ADCA2" w14:textId="37BA93BB" w:rsidR="00B67066" w:rsidRPr="00B67066" w:rsidRDefault="00B67066" w:rsidP="00B67066">
            <w:pPr>
              <w:rPr>
                <w:rFonts w:ascii="Arial" w:hAnsi="Arial" w:cs="Arial"/>
                <w:sz w:val="14"/>
                <w:szCs w:val="14"/>
              </w:rPr>
            </w:pPr>
            <w:r w:rsidRPr="00B67066">
              <w:rPr>
                <w:rFonts w:ascii="Arial" w:hAnsi="Arial" w:cs="Arial"/>
                <w:sz w:val="14"/>
                <w:szCs w:val="14"/>
              </w:rPr>
              <w:t>Reply LS on parameters used for CG RACH-less Handover</w:t>
            </w:r>
          </w:p>
        </w:tc>
        <w:tc>
          <w:tcPr>
            <w:tcW w:w="1583" w:type="dxa"/>
          </w:tcPr>
          <w:p w14:paraId="606EEC52" w14:textId="0BC2450E" w:rsidR="00B67066" w:rsidRPr="00B67066" w:rsidRDefault="00B67066" w:rsidP="00B67066">
            <w:pPr>
              <w:rPr>
                <w:rFonts w:ascii="Arial" w:hAnsi="Arial" w:cs="Arial"/>
                <w:sz w:val="14"/>
                <w:szCs w:val="14"/>
              </w:rPr>
            </w:pPr>
            <w:r w:rsidRPr="00B67066">
              <w:rPr>
                <w:rFonts w:ascii="Arial" w:hAnsi="Arial" w:cs="Arial"/>
                <w:sz w:val="14"/>
                <w:szCs w:val="14"/>
              </w:rPr>
              <w:t>RAN1, Samsung</w:t>
            </w:r>
          </w:p>
        </w:tc>
        <w:tc>
          <w:tcPr>
            <w:tcW w:w="813" w:type="dxa"/>
          </w:tcPr>
          <w:p w14:paraId="1A6CEBD8" w14:textId="2A8E7EA0" w:rsidR="00B67066" w:rsidRPr="00B67066" w:rsidRDefault="00EF515C" w:rsidP="00B67066">
            <w:pPr>
              <w:rPr>
                <w:rFonts w:ascii="Arial" w:hAnsi="Arial" w:cs="Arial"/>
                <w:bCs/>
                <w:sz w:val="14"/>
                <w:szCs w:val="14"/>
              </w:rPr>
            </w:pPr>
            <w:hyperlink r:id="rId2734" w:history="1">
              <w:r w:rsidR="00B67066" w:rsidRPr="00B67066">
                <w:rPr>
                  <w:rStyle w:val="Hyperlink"/>
                  <w:rFonts w:ascii="Arial" w:hAnsi="Arial" w:cs="Arial"/>
                  <w:b/>
                  <w:bCs/>
                  <w:sz w:val="14"/>
                  <w:szCs w:val="14"/>
                </w:rPr>
                <w:t>Rel-18</w:t>
              </w:r>
            </w:hyperlink>
          </w:p>
        </w:tc>
        <w:tc>
          <w:tcPr>
            <w:tcW w:w="2696" w:type="dxa"/>
          </w:tcPr>
          <w:p w14:paraId="5FA08014" w14:textId="4A41040C" w:rsidR="00B67066" w:rsidRPr="00B67066" w:rsidRDefault="00B67066" w:rsidP="00B67066">
            <w:pPr>
              <w:rPr>
                <w:rFonts w:ascii="Arial" w:hAnsi="Arial" w:cs="Arial"/>
                <w:bCs/>
                <w:sz w:val="14"/>
                <w:szCs w:val="14"/>
              </w:rPr>
            </w:pPr>
            <w:r w:rsidRPr="00B67066">
              <w:rPr>
                <w:rFonts w:ascii="Arial" w:hAnsi="Arial" w:cs="Arial"/>
                <w:color w:val="000000"/>
                <w:sz w:val="14"/>
                <w:szCs w:val="14"/>
              </w:rPr>
              <w:t>NR_NTN_enh-Core, NR_mobile_IAB-Core, TEI18</w:t>
            </w:r>
          </w:p>
        </w:tc>
        <w:tc>
          <w:tcPr>
            <w:tcW w:w="1065" w:type="dxa"/>
          </w:tcPr>
          <w:p w14:paraId="2B5E6B77" w14:textId="50942747" w:rsidR="00B67066" w:rsidRPr="00B67066" w:rsidRDefault="00B67066" w:rsidP="00B67066">
            <w:pPr>
              <w:rPr>
                <w:rFonts w:ascii="Arial" w:hAnsi="Arial" w:cs="Arial"/>
                <w:sz w:val="14"/>
                <w:szCs w:val="14"/>
              </w:rPr>
            </w:pPr>
            <w:r w:rsidRPr="00B67066">
              <w:rPr>
                <w:rFonts w:ascii="Arial" w:hAnsi="Arial" w:cs="Arial"/>
                <w:sz w:val="14"/>
                <w:szCs w:val="14"/>
              </w:rPr>
              <w:t>R2-2403996</w:t>
            </w:r>
          </w:p>
        </w:tc>
        <w:tc>
          <w:tcPr>
            <w:tcW w:w="994" w:type="dxa"/>
          </w:tcPr>
          <w:p w14:paraId="604D72CB" w14:textId="5EB3A1E3" w:rsidR="00B67066" w:rsidRPr="00B67066" w:rsidRDefault="00B67066" w:rsidP="00B67066">
            <w:pPr>
              <w:rPr>
                <w:rFonts w:ascii="Arial" w:hAnsi="Arial" w:cs="Arial"/>
                <w:sz w:val="14"/>
                <w:szCs w:val="14"/>
              </w:rPr>
            </w:pPr>
            <w:r w:rsidRPr="00B67066">
              <w:rPr>
                <w:rFonts w:ascii="Arial" w:hAnsi="Arial" w:cs="Arial"/>
                <w:sz w:val="14"/>
                <w:szCs w:val="14"/>
              </w:rPr>
              <w:t>RAN2</w:t>
            </w:r>
          </w:p>
        </w:tc>
        <w:tc>
          <w:tcPr>
            <w:tcW w:w="994" w:type="dxa"/>
          </w:tcPr>
          <w:p w14:paraId="1639C94A" w14:textId="2C566C2A" w:rsidR="00B67066" w:rsidRPr="00B67066" w:rsidRDefault="00B67066" w:rsidP="00B67066">
            <w:pPr>
              <w:rPr>
                <w:rFonts w:ascii="Arial" w:hAnsi="Arial" w:cs="Arial"/>
                <w:sz w:val="14"/>
                <w:szCs w:val="14"/>
              </w:rPr>
            </w:pPr>
            <w:r w:rsidRPr="00B67066">
              <w:rPr>
                <w:rFonts w:ascii="Arial" w:hAnsi="Arial" w:cs="Arial"/>
                <w:sz w:val="14"/>
                <w:szCs w:val="14"/>
              </w:rPr>
              <w:t> </w:t>
            </w:r>
          </w:p>
        </w:tc>
        <w:tc>
          <w:tcPr>
            <w:tcW w:w="1120" w:type="dxa"/>
          </w:tcPr>
          <w:p w14:paraId="41EBD2CE" w14:textId="07A72953" w:rsidR="00B67066" w:rsidRPr="00B67066" w:rsidRDefault="00B67066" w:rsidP="00B67066">
            <w:pPr>
              <w:rPr>
                <w:rFonts w:ascii="Arial" w:hAnsi="Arial" w:cs="Arial"/>
                <w:sz w:val="14"/>
                <w:szCs w:val="14"/>
              </w:rPr>
            </w:pPr>
          </w:p>
        </w:tc>
        <w:tc>
          <w:tcPr>
            <w:tcW w:w="1062" w:type="dxa"/>
          </w:tcPr>
          <w:p w14:paraId="0F030826" w14:textId="13AA4F0C" w:rsidR="00B67066" w:rsidRPr="00B67066" w:rsidRDefault="00B67066" w:rsidP="00B67066">
            <w:pPr>
              <w:rPr>
                <w:rFonts w:ascii="Arial" w:hAnsi="Arial" w:cs="Arial"/>
                <w:sz w:val="14"/>
                <w:szCs w:val="14"/>
              </w:rPr>
            </w:pPr>
          </w:p>
        </w:tc>
      </w:tr>
      <w:tr w:rsidR="00B67066" w:rsidRPr="00B67066" w14:paraId="43F9EA2D" w14:textId="77777777" w:rsidTr="000D3B3E">
        <w:trPr>
          <w:trHeight w:val="20"/>
          <w:jc w:val="center"/>
        </w:trPr>
        <w:tc>
          <w:tcPr>
            <w:tcW w:w="1094" w:type="dxa"/>
          </w:tcPr>
          <w:p w14:paraId="2A5291BA" w14:textId="3E47F9A5" w:rsidR="00B67066" w:rsidRPr="00B67066" w:rsidRDefault="006F79AF" w:rsidP="00B67066">
            <w:pPr>
              <w:rPr>
                <w:rFonts w:ascii="Arial" w:hAnsi="Arial" w:cs="Arial"/>
                <w:sz w:val="14"/>
                <w:szCs w:val="14"/>
              </w:rPr>
            </w:pPr>
            <w:hyperlink r:id="rId2735" w:history="1">
              <w:r>
                <w:rPr>
                  <w:rStyle w:val="Hyperlink"/>
                  <w:rFonts w:ascii="Arial" w:hAnsi="Arial" w:cs="Arial"/>
                  <w:b/>
                  <w:bCs/>
                  <w:sz w:val="14"/>
                  <w:szCs w:val="14"/>
                </w:rPr>
                <w:t>R1-2405566</w:t>
              </w:r>
            </w:hyperlink>
          </w:p>
        </w:tc>
        <w:tc>
          <w:tcPr>
            <w:tcW w:w="2646" w:type="dxa"/>
          </w:tcPr>
          <w:p w14:paraId="3CAD4FC9" w14:textId="4304C8DA" w:rsidR="00B67066" w:rsidRPr="00B67066" w:rsidRDefault="00B67066" w:rsidP="00B67066">
            <w:pPr>
              <w:rPr>
                <w:rFonts w:ascii="Arial" w:hAnsi="Arial" w:cs="Arial"/>
                <w:sz w:val="14"/>
                <w:szCs w:val="14"/>
              </w:rPr>
            </w:pPr>
            <w:r w:rsidRPr="00B67066">
              <w:rPr>
                <w:rFonts w:ascii="Arial" w:hAnsi="Arial" w:cs="Arial"/>
                <w:sz w:val="14"/>
                <w:szCs w:val="14"/>
              </w:rPr>
              <w:t>LS on updated Rel-18 RAN1 UE features lists for NR after RAN1#117</w:t>
            </w:r>
          </w:p>
        </w:tc>
        <w:tc>
          <w:tcPr>
            <w:tcW w:w="1583" w:type="dxa"/>
          </w:tcPr>
          <w:p w14:paraId="5FDA99E0" w14:textId="299A18CE" w:rsidR="00B67066" w:rsidRPr="00B67066" w:rsidRDefault="00B67066" w:rsidP="00B67066">
            <w:pPr>
              <w:rPr>
                <w:rFonts w:ascii="Arial" w:hAnsi="Arial" w:cs="Arial"/>
                <w:sz w:val="14"/>
                <w:szCs w:val="14"/>
              </w:rPr>
            </w:pPr>
            <w:r w:rsidRPr="00B67066">
              <w:rPr>
                <w:rFonts w:ascii="Arial" w:hAnsi="Arial" w:cs="Arial"/>
                <w:sz w:val="14"/>
                <w:szCs w:val="14"/>
              </w:rPr>
              <w:t>RAN1, AT&amp;T, NTT DOCOMO, INC.</w:t>
            </w:r>
          </w:p>
        </w:tc>
        <w:tc>
          <w:tcPr>
            <w:tcW w:w="813" w:type="dxa"/>
          </w:tcPr>
          <w:p w14:paraId="604E07A1" w14:textId="379C9193" w:rsidR="00B67066" w:rsidRPr="00B67066" w:rsidRDefault="00EF515C" w:rsidP="00B67066">
            <w:pPr>
              <w:rPr>
                <w:rFonts w:ascii="Arial" w:hAnsi="Arial" w:cs="Arial"/>
                <w:sz w:val="14"/>
                <w:szCs w:val="14"/>
              </w:rPr>
            </w:pPr>
            <w:hyperlink r:id="rId2736" w:history="1">
              <w:r w:rsidR="00B67066" w:rsidRPr="00B67066">
                <w:rPr>
                  <w:rStyle w:val="Hyperlink"/>
                  <w:rFonts w:ascii="Arial" w:hAnsi="Arial" w:cs="Arial"/>
                  <w:b/>
                  <w:bCs/>
                  <w:sz w:val="14"/>
                  <w:szCs w:val="14"/>
                </w:rPr>
                <w:t>Rel-18</w:t>
              </w:r>
            </w:hyperlink>
          </w:p>
        </w:tc>
        <w:tc>
          <w:tcPr>
            <w:tcW w:w="2696" w:type="dxa"/>
          </w:tcPr>
          <w:p w14:paraId="2C87A2DA" w14:textId="3B4516C1" w:rsidR="00B67066" w:rsidRPr="00B67066" w:rsidRDefault="00B67066" w:rsidP="00B67066">
            <w:pPr>
              <w:rPr>
                <w:rFonts w:ascii="Arial" w:hAnsi="Arial" w:cs="Arial"/>
                <w:sz w:val="14"/>
                <w:szCs w:val="14"/>
              </w:rPr>
            </w:pPr>
            <w:r w:rsidRPr="00B67066">
              <w:rPr>
                <w:rFonts w:ascii="Arial" w:hAnsi="Arial" w:cs="Arial"/>
                <w:color w:val="000000"/>
                <w:sz w:val="14"/>
                <w:szCs w:val="14"/>
              </w:rPr>
              <w:t>NR_MIMO_evo_DL_UL, NR_pos_enh2, Netw_Energy_NR, NR_netcon_repeater, NR_NTN_enh, NR_Mob_enh2, NR_SL_enh2, NR_redcap_enh, NR_MC_enh, NR_XR_enh, NR_FR1_lessthan_5MHz_BW, NR_DSS_enh, NR_BWP_wor, NR_cov_enh2, TEI18</w:t>
            </w:r>
          </w:p>
        </w:tc>
        <w:tc>
          <w:tcPr>
            <w:tcW w:w="1065" w:type="dxa"/>
          </w:tcPr>
          <w:p w14:paraId="6A7F463B" w14:textId="0A8053EA" w:rsidR="00B67066" w:rsidRPr="00B67066" w:rsidRDefault="00B67066" w:rsidP="00B67066">
            <w:pPr>
              <w:rPr>
                <w:rFonts w:ascii="Arial" w:hAnsi="Arial" w:cs="Arial"/>
                <w:sz w:val="14"/>
                <w:szCs w:val="14"/>
              </w:rPr>
            </w:pPr>
            <w:r w:rsidRPr="00B67066">
              <w:rPr>
                <w:rFonts w:ascii="Arial" w:hAnsi="Arial" w:cs="Arial"/>
                <w:sz w:val="14"/>
                <w:szCs w:val="14"/>
              </w:rPr>
              <w:t> </w:t>
            </w:r>
          </w:p>
        </w:tc>
        <w:tc>
          <w:tcPr>
            <w:tcW w:w="994" w:type="dxa"/>
          </w:tcPr>
          <w:p w14:paraId="2FB638C0" w14:textId="781FE483" w:rsidR="00B67066" w:rsidRPr="00B67066" w:rsidRDefault="00B67066" w:rsidP="00B67066">
            <w:pPr>
              <w:rPr>
                <w:rFonts w:ascii="Arial" w:hAnsi="Arial" w:cs="Arial"/>
                <w:sz w:val="14"/>
                <w:szCs w:val="14"/>
              </w:rPr>
            </w:pPr>
            <w:r w:rsidRPr="00B67066">
              <w:rPr>
                <w:rFonts w:ascii="Arial" w:hAnsi="Arial" w:cs="Arial"/>
                <w:sz w:val="14"/>
                <w:szCs w:val="14"/>
              </w:rPr>
              <w:t>RAN2</w:t>
            </w:r>
          </w:p>
        </w:tc>
        <w:tc>
          <w:tcPr>
            <w:tcW w:w="994" w:type="dxa"/>
          </w:tcPr>
          <w:p w14:paraId="7CABE621" w14:textId="7A8E71BE" w:rsidR="00B67066" w:rsidRPr="00B67066" w:rsidRDefault="00B67066" w:rsidP="00B67066">
            <w:pPr>
              <w:rPr>
                <w:rFonts w:ascii="Arial" w:hAnsi="Arial" w:cs="Arial"/>
                <w:sz w:val="14"/>
                <w:szCs w:val="14"/>
              </w:rPr>
            </w:pPr>
            <w:r w:rsidRPr="00B67066">
              <w:rPr>
                <w:rFonts w:ascii="Arial" w:hAnsi="Arial" w:cs="Arial"/>
                <w:sz w:val="14"/>
                <w:szCs w:val="14"/>
              </w:rPr>
              <w:t>RAN4</w:t>
            </w:r>
          </w:p>
        </w:tc>
        <w:tc>
          <w:tcPr>
            <w:tcW w:w="1120" w:type="dxa"/>
          </w:tcPr>
          <w:p w14:paraId="69A86BA8" w14:textId="6C0F1ED4" w:rsidR="00B67066" w:rsidRPr="00B67066" w:rsidRDefault="00B67066" w:rsidP="00B67066">
            <w:pPr>
              <w:rPr>
                <w:rFonts w:ascii="Arial" w:hAnsi="Arial" w:cs="Arial"/>
                <w:sz w:val="14"/>
                <w:szCs w:val="14"/>
              </w:rPr>
            </w:pPr>
          </w:p>
        </w:tc>
        <w:tc>
          <w:tcPr>
            <w:tcW w:w="1062" w:type="dxa"/>
          </w:tcPr>
          <w:p w14:paraId="7D370CFB" w14:textId="5C98C6CA" w:rsidR="00B67066" w:rsidRPr="00B67066" w:rsidRDefault="00B67066" w:rsidP="00B67066">
            <w:pPr>
              <w:rPr>
                <w:rFonts w:ascii="Arial" w:hAnsi="Arial" w:cs="Arial"/>
                <w:sz w:val="14"/>
                <w:szCs w:val="14"/>
              </w:rPr>
            </w:pPr>
          </w:p>
        </w:tc>
      </w:tr>
      <w:tr w:rsidR="00B67066" w:rsidRPr="00B67066" w14:paraId="75AEAC1F" w14:textId="77777777" w:rsidTr="000D3B3E">
        <w:trPr>
          <w:trHeight w:val="20"/>
          <w:jc w:val="center"/>
        </w:trPr>
        <w:tc>
          <w:tcPr>
            <w:tcW w:w="1094" w:type="dxa"/>
          </w:tcPr>
          <w:p w14:paraId="659996E3" w14:textId="7A315209" w:rsidR="00B67066" w:rsidRPr="00B67066" w:rsidRDefault="006F79AF" w:rsidP="00B67066">
            <w:pPr>
              <w:rPr>
                <w:rFonts w:ascii="Arial" w:hAnsi="Arial" w:cs="Arial"/>
                <w:bCs/>
                <w:sz w:val="14"/>
                <w:szCs w:val="14"/>
              </w:rPr>
            </w:pPr>
            <w:hyperlink r:id="rId2737" w:history="1">
              <w:r>
                <w:rPr>
                  <w:rStyle w:val="Hyperlink"/>
                  <w:rFonts w:ascii="Arial" w:hAnsi="Arial" w:cs="Arial"/>
                  <w:b/>
                  <w:bCs/>
                  <w:sz w:val="14"/>
                  <w:szCs w:val="14"/>
                </w:rPr>
                <w:t>R1-2405569</w:t>
              </w:r>
            </w:hyperlink>
          </w:p>
        </w:tc>
        <w:tc>
          <w:tcPr>
            <w:tcW w:w="2646" w:type="dxa"/>
          </w:tcPr>
          <w:p w14:paraId="503E7ACD" w14:textId="4B94DF76" w:rsidR="00B67066" w:rsidRPr="00B67066" w:rsidRDefault="00B67066" w:rsidP="00B67066">
            <w:pPr>
              <w:rPr>
                <w:rFonts w:ascii="Arial" w:hAnsi="Arial" w:cs="Arial"/>
                <w:sz w:val="14"/>
                <w:szCs w:val="14"/>
              </w:rPr>
            </w:pPr>
            <w:r w:rsidRPr="00B67066">
              <w:rPr>
                <w:rFonts w:ascii="Arial" w:hAnsi="Arial" w:cs="Arial"/>
                <w:sz w:val="14"/>
                <w:szCs w:val="14"/>
              </w:rPr>
              <w:t>LS on updated Rel-18 RAN1 UE features lists for LTE after RAN1#117</w:t>
            </w:r>
          </w:p>
        </w:tc>
        <w:tc>
          <w:tcPr>
            <w:tcW w:w="1583" w:type="dxa"/>
          </w:tcPr>
          <w:p w14:paraId="07F9D960" w14:textId="294D8E08" w:rsidR="00B67066" w:rsidRPr="00B67066" w:rsidRDefault="00B67066" w:rsidP="00B67066">
            <w:pPr>
              <w:rPr>
                <w:rFonts w:ascii="Arial" w:hAnsi="Arial" w:cs="Arial"/>
                <w:sz w:val="14"/>
                <w:szCs w:val="14"/>
              </w:rPr>
            </w:pPr>
            <w:r w:rsidRPr="00B67066">
              <w:rPr>
                <w:rFonts w:ascii="Arial" w:hAnsi="Arial" w:cs="Arial"/>
                <w:sz w:val="14"/>
                <w:szCs w:val="14"/>
              </w:rPr>
              <w:t>RAN1, AT&amp;T, NTT DOCOMO, INC.</w:t>
            </w:r>
          </w:p>
        </w:tc>
        <w:tc>
          <w:tcPr>
            <w:tcW w:w="813" w:type="dxa"/>
          </w:tcPr>
          <w:p w14:paraId="1714F59E" w14:textId="0C8978E4" w:rsidR="00B67066" w:rsidRPr="00B67066" w:rsidRDefault="00EF515C" w:rsidP="00B67066">
            <w:pPr>
              <w:rPr>
                <w:rFonts w:ascii="Arial" w:hAnsi="Arial" w:cs="Arial"/>
                <w:bCs/>
                <w:sz w:val="14"/>
                <w:szCs w:val="14"/>
              </w:rPr>
            </w:pPr>
            <w:hyperlink r:id="rId2738" w:history="1">
              <w:r w:rsidR="00B67066" w:rsidRPr="00B67066">
                <w:rPr>
                  <w:rStyle w:val="Hyperlink"/>
                  <w:rFonts w:ascii="Arial" w:hAnsi="Arial" w:cs="Arial"/>
                  <w:b/>
                  <w:bCs/>
                  <w:sz w:val="14"/>
                  <w:szCs w:val="14"/>
                </w:rPr>
                <w:t>Rel-18</w:t>
              </w:r>
            </w:hyperlink>
          </w:p>
        </w:tc>
        <w:tc>
          <w:tcPr>
            <w:tcW w:w="2696" w:type="dxa"/>
          </w:tcPr>
          <w:p w14:paraId="1A1F7BA7" w14:textId="6486AE25" w:rsidR="00B67066" w:rsidRPr="00B67066" w:rsidRDefault="00EF515C" w:rsidP="00B67066">
            <w:pPr>
              <w:rPr>
                <w:rFonts w:ascii="Arial" w:hAnsi="Arial" w:cs="Arial"/>
                <w:bCs/>
                <w:sz w:val="14"/>
                <w:szCs w:val="14"/>
              </w:rPr>
            </w:pPr>
            <w:hyperlink r:id="rId2739" w:history="1">
              <w:r w:rsidR="00B67066" w:rsidRPr="00B67066">
                <w:rPr>
                  <w:rStyle w:val="Hyperlink"/>
                  <w:rFonts w:ascii="Arial" w:hAnsi="Arial" w:cs="Arial"/>
                  <w:b/>
                  <w:bCs/>
                  <w:sz w:val="14"/>
                  <w:szCs w:val="14"/>
                </w:rPr>
                <w:t>IoT_NTN_enh-Core</w:t>
              </w:r>
            </w:hyperlink>
          </w:p>
        </w:tc>
        <w:tc>
          <w:tcPr>
            <w:tcW w:w="1065" w:type="dxa"/>
          </w:tcPr>
          <w:p w14:paraId="44D7738F" w14:textId="45AE857A" w:rsidR="00B67066" w:rsidRPr="00B67066" w:rsidRDefault="00B67066" w:rsidP="00B67066">
            <w:pPr>
              <w:rPr>
                <w:rFonts w:ascii="Arial" w:hAnsi="Arial" w:cs="Arial"/>
                <w:sz w:val="14"/>
                <w:szCs w:val="14"/>
              </w:rPr>
            </w:pPr>
            <w:r w:rsidRPr="00B67066">
              <w:rPr>
                <w:rFonts w:ascii="Arial" w:hAnsi="Arial" w:cs="Arial"/>
                <w:sz w:val="14"/>
                <w:szCs w:val="14"/>
              </w:rPr>
              <w:t> </w:t>
            </w:r>
          </w:p>
        </w:tc>
        <w:tc>
          <w:tcPr>
            <w:tcW w:w="994" w:type="dxa"/>
          </w:tcPr>
          <w:p w14:paraId="18791024" w14:textId="5343721C" w:rsidR="00B67066" w:rsidRPr="00B67066" w:rsidRDefault="00B67066" w:rsidP="00B67066">
            <w:pPr>
              <w:rPr>
                <w:rFonts w:ascii="Arial" w:hAnsi="Arial" w:cs="Arial"/>
                <w:sz w:val="14"/>
                <w:szCs w:val="14"/>
              </w:rPr>
            </w:pPr>
            <w:r w:rsidRPr="00B67066">
              <w:rPr>
                <w:rFonts w:ascii="Arial" w:hAnsi="Arial" w:cs="Arial"/>
                <w:sz w:val="14"/>
                <w:szCs w:val="14"/>
              </w:rPr>
              <w:t>RAN2</w:t>
            </w:r>
          </w:p>
        </w:tc>
        <w:tc>
          <w:tcPr>
            <w:tcW w:w="994" w:type="dxa"/>
          </w:tcPr>
          <w:p w14:paraId="776CEAB9" w14:textId="5D7D7F60" w:rsidR="00B67066" w:rsidRPr="00B67066" w:rsidRDefault="00B67066" w:rsidP="00B67066">
            <w:pPr>
              <w:rPr>
                <w:rFonts w:ascii="Arial" w:hAnsi="Arial" w:cs="Arial"/>
                <w:sz w:val="14"/>
                <w:szCs w:val="14"/>
              </w:rPr>
            </w:pPr>
            <w:r w:rsidRPr="00B67066">
              <w:rPr>
                <w:rFonts w:ascii="Arial" w:hAnsi="Arial" w:cs="Arial"/>
                <w:sz w:val="14"/>
                <w:szCs w:val="14"/>
              </w:rPr>
              <w:t>RAN4</w:t>
            </w:r>
          </w:p>
        </w:tc>
        <w:tc>
          <w:tcPr>
            <w:tcW w:w="1120" w:type="dxa"/>
          </w:tcPr>
          <w:p w14:paraId="2875BD82" w14:textId="25B46C9C" w:rsidR="00B67066" w:rsidRPr="00B67066" w:rsidRDefault="00B67066" w:rsidP="00B67066">
            <w:pPr>
              <w:rPr>
                <w:rFonts w:ascii="Arial" w:hAnsi="Arial" w:cs="Arial"/>
                <w:sz w:val="14"/>
                <w:szCs w:val="14"/>
              </w:rPr>
            </w:pPr>
          </w:p>
        </w:tc>
        <w:tc>
          <w:tcPr>
            <w:tcW w:w="1062" w:type="dxa"/>
          </w:tcPr>
          <w:p w14:paraId="47F3F945" w14:textId="44590227" w:rsidR="00B67066" w:rsidRPr="00B67066" w:rsidRDefault="00B67066" w:rsidP="00B67066">
            <w:pPr>
              <w:rPr>
                <w:rFonts w:ascii="Arial" w:hAnsi="Arial" w:cs="Arial"/>
                <w:sz w:val="14"/>
                <w:szCs w:val="14"/>
              </w:rPr>
            </w:pPr>
          </w:p>
        </w:tc>
      </w:tr>
      <w:tr w:rsidR="00B67066" w:rsidRPr="00B67066" w14:paraId="2978F595" w14:textId="77777777" w:rsidTr="000D3B3E">
        <w:trPr>
          <w:trHeight w:val="20"/>
          <w:jc w:val="center"/>
        </w:trPr>
        <w:tc>
          <w:tcPr>
            <w:tcW w:w="1094" w:type="dxa"/>
          </w:tcPr>
          <w:p w14:paraId="490E1C38" w14:textId="1E84593E" w:rsidR="00B67066" w:rsidRPr="00B67066" w:rsidRDefault="006F79AF" w:rsidP="00B67066">
            <w:pPr>
              <w:rPr>
                <w:rFonts w:ascii="Arial" w:hAnsi="Arial" w:cs="Arial"/>
                <w:bCs/>
                <w:sz w:val="14"/>
                <w:szCs w:val="14"/>
              </w:rPr>
            </w:pPr>
            <w:hyperlink r:id="rId2740" w:history="1">
              <w:r>
                <w:rPr>
                  <w:rStyle w:val="Hyperlink"/>
                  <w:rFonts w:ascii="Arial" w:hAnsi="Arial" w:cs="Arial"/>
                  <w:b/>
                  <w:bCs/>
                  <w:sz w:val="14"/>
                  <w:szCs w:val="14"/>
                </w:rPr>
                <w:t>R1-2405578</w:t>
              </w:r>
            </w:hyperlink>
          </w:p>
        </w:tc>
        <w:tc>
          <w:tcPr>
            <w:tcW w:w="2646" w:type="dxa"/>
          </w:tcPr>
          <w:p w14:paraId="3D5D6D08" w14:textId="236DB19A" w:rsidR="00B67066" w:rsidRPr="00B67066" w:rsidRDefault="00B67066" w:rsidP="00B67066">
            <w:pPr>
              <w:rPr>
                <w:rFonts w:ascii="Arial" w:hAnsi="Arial" w:cs="Arial"/>
                <w:sz w:val="14"/>
                <w:szCs w:val="14"/>
              </w:rPr>
            </w:pPr>
            <w:r w:rsidRPr="00B67066">
              <w:rPr>
                <w:rFonts w:ascii="Arial" w:hAnsi="Arial" w:cs="Arial"/>
                <w:sz w:val="14"/>
                <w:szCs w:val="14"/>
              </w:rPr>
              <w:t>Reply LS on data collection to enable ML model training and inference in 5GC for direct AI/ML based positioning</w:t>
            </w:r>
          </w:p>
        </w:tc>
        <w:tc>
          <w:tcPr>
            <w:tcW w:w="1583" w:type="dxa"/>
          </w:tcPr>
          <w:p w14:paraId="442C99D5" w14:textId="4243146C" w:rsidR="00B67066" w:rsidRPr="00B67066" w:rsidRDefault="00B67066" w:rsidP="00B67066">
            <w:pPr>
              <w:rPr>
                <w:rFonts w:ascii="Arial" w:hAnsi="Arial" w:cs="Arial"/>
                <w:sz w:val="14"/>
                <w:szCs w:val="14"/>
              </w:rPr>
            </w:pPr>
            <w:r w:rsidRPr="00B67066">
              <w:rPr>
                <w:rFonts w:ascii="Arial" w:hAnsi="Arial" w:cs="Arial"/>
                <w:sz w:val="14"/>
                <w:szCs w:val="14"/>
              </w:rPr>
              <w:t>RAN1, Ericsson</w:t>
            </w:r>
          </w:p>
        </w:tc>
        <w:tc>
          <w:tcPr>
            <w:tcW w:w="813" w:type="dxa"/>
          </w:tcPr>
          <w:p w14:paraId="7E16569E" w14:textId="10EF770E" w:rsidR="00B67066" w:rsidRPr="00B67066" w:rsidRDefault="00EF515C" w:rsidP="00B67066">
            <w:pPr>
              <w:rPr>
                <w:rFonts w:ascii="Arial" w:hAnsi="Arial" w:cs="Arial"/>
                <w:bCs/>
                <w:sz w:val="14"/>
                <w:szCs w:val="14"/>
              </w:rPr>
            </w:pPr>
            <w:hyperlink r:id="rId2741" w:history="1">
              <w:r w:rsidR="00B67066" w:rsidRPr="00B67066">
                <w:rPr>
                  <w:rStyle w:val="Hyperlink"/>
                  <w:rFonts w:ascii="Arial" w:hAnsi="Arial" w:cs="Arial"/>
                  <w:b/>
                  <w:bCs/>
                  <w:sz w:val="14"/>
                  <w:szCs w:val="14"/>
                </w:rPr>
                <w:t>Rel-19</w:t>
              </w:r>
            </w:hyperlink>
          </w:p>
        </w:tc>
        <w:tc>
          <w:tcPr>
            <w:tcW w:w="2696" w:type="dxa"/>
          </w:tcPr>
          <w:p w14:paraId="3A05EE39" w14:textId="1DD3BEF3" w:rsidR="00B67066" w:rsidRPr="00B67066" w:rsidRDefault="00EF515C" w:rsidP="00B67066">
            <w:pPr>
              <w:rPr>
                <w:rFonts w:ascii="Arial" w:hAnsi="Arial" w:cs="Arial"/>
                <w:bCs/>
                <w:sz w:val="14"/>
                <w:szCs w:val="14"/>
              </w:rPr>
            </w:pPr>
            <w:hyperlink r:id="rId2742" w:history="1">
              <w:r w:rsidR="00B67066" w:rsidRPr="00B67066">
                <w:rPr>
                  <w:rStyle w:val="Hyperlink"/>
                  <w:rFonts w:ascii="Arial" w:hAnsi="Arial" w:cs="Arial"/>
                  <w:b/>
                  <w:bCs/>
                  <w:sz w:val="14"/>
                  <w:szCs w:val="14"/>
                </w:rPr>
                <w:t>FS_AIML_CN</w:t>
              </w:r>
            </w:hyperlink>
          </w:p>
        </w:tc>
        <w:tc>
          <w:tcPr>
            <w:tcW w:w="1065" w:type="dxa"/>
          </w:tcPr>
          <w:p w14:paraId="1090E03E" w14:textId="328C7299" w:rsidR="00B67066" w:rsidRPr="00B67066" w:rsidRDefault="00B67066" w:rsidP="00B67066">
            <w:pPr>
              <w:rPr>
                <w:rFonts w:ascii="Arial" w:hAnsi="Arial" w:cs="Arial"/>
                <w:sz w:val="14"/>
                <w:szCs w:val="14"/>
              </w:rPr>
            </w:pPr>
            <w:r w:rsidRPr="00B67066">
              <w:rPr>
                <w:rFonts w:ascii="Arial" w:hAnsi="Arial" w:cs="Arial"/>
                <w:sz w:val="14"/>
                <w:szCs w:val="14"/>
              </w:rPr>
              <w:t>S2-2405833</w:t>
            </w:r>
          </w:p>
        </w:tc>
        <w:tc>
          <w:tcPr>
            <w:tcW w:w="994" w:type="dxa"/>
          </w:tcPr>
          <w:p w14:paraId="20F774B4" w14:textId="51152090" w:rsidR="00B67066" w:rsidRPr="00B67066" w:rsidRDefault="00B67066" w:rsidP="00B67066">
            <w:pPr>
              <w:rPr>
                <w:rFonts w:ascii="Arial" w:hAnsi="Arial" w:cs="Arial"/>
                <w:sz w:val="14"/>
                <w:szCs w:val="14"/>
              </w:rPr>
            </w:pPr>
            <w:r w:rsidRPr="00B67066">
              <w:rPr>
                <w:rFonts w:ascii="Arial" w:hAnsi="Arial" w:cs="Arial"/>
                <w:sz w:val="14"/>
                <w:szCs w:val="14"/>
              </w:rPr>
              <w:t>SA2</w:t>
            </w:r>
          </w:p>
        </w:tc>
        <w:tc>
          <w:tcPr>
            <w:tcW w:w="994" w:type="dxa"/>
          </w:tcPr>
          <w:p w14:paraId="5044F07C" w14:textId="328F0B01" w:rsidR="00B67066" w:rsidRPr="00B67066" w:rsidRDefault="00B67066" w:rsidP="00B67066">
            <w:pPr>
              <w:rPr>
                <w:rFonts w:ascii="Arial" w:hAnsi="Arial" w:cs="Arial"/>
                <w:sz w:val="14"/>
                <w:szCs w:val="14"/>
              </w:rPr>
            </w:pPr>
            <w:r w:rsidRPr="00B67066">
              <w:rPr>
                <w:rFonts w:ascii="Arial" w:hAnsi="Arial" w:cs="Arial"/>
                <w:sz w:val="14"/>
                <w:szCs w:val="14"/>
              </w:rPr>
              <w:t>RAN2, RAN3</w:t>
            </w:r>
          </w:p>
        </w:tc>
        <w:tc>
          <w:tcPr>
            <w:tcW w:w="1120" w:type="dxa"/>
          </w:tcPr>
          <w:p w14:paraId="7FCAAFBE" w14:textId="5086FFCC" w:rsidR="00B67066" w:rsidRPr="00B67066" w:rsidRDefault="00B67066" w:rsidP="00B67066">
            <w:pPr>
              <w:rPr>
                <w:rFonts w:ascii="Arial" w:hAnsi="Arial" w:cs="Arial"/>
                <w:sz w:val="14"/>
                <w:szCs w:val="14"/>
              </w:rPr>
            </w:pPr>
          </w:p>
        </w:tc>
        <w:tc>
          <w:tcPr>
            <w:tcW w:w="1062" w:type="dxa"/>
          </w:tcPr>
          <w:p w14:paraId="1DC4FF0A" w14:textId="5C15EF37" w:rsidR="00B67066" w:rsidRPr="00B67066" w:rsidRDefault="00B67066" w:rsidP="00B67066">
            <w:pPr>
              <w:rPr>
                <w:rFonts w:ascii="Arial" w:hAnsi="Arial" w:cs="Arial"/>
                <w:sz w:val="14"/>
                <w:szCs w:val="14"/>
              </w:rPr>
            </w:pPr>
          </w:p>
        </w:tc>
      </w:tr>
      <w:tr w:rsidR="00B67066" w:rsidRPr="00B67066" w14:paraId="5C3B0876" w14:textId="77777777" w:rsidTr="000D3B3E">
        <w:trPr>
          <w:trHeight w:val="20"/>
          <w:jc w:val="center"/>
        </w:trPr>
        <w:tc>
          <w:tcPr>
            <w:tcW w:w="1094" w:type="dxa"/>
          </w:tcPr>
          <w:p w14:paraId="20720B87" w14:textId="259A43FE" w:rsidR="00B67066" w:rsidRPr="00B67066" w:rsidRDefault="006F79AF" w:rsidP="00B67066">
            <w:pPr>
              <w:rPr>
                <w:rFonts w:ascii="Arial" w:hAnsi="Arial" w:cs="Arial"/>
                <w:sz w:val="14"/>
                <w:szCs w:val="14"/>
              </w:rPr>
            </w:pPr>
            <w:hyperlink r:id="rId2743" w:history="1">
              <w:r>
                <w:rPr>
                  <w:rStyle w:val="Hyperlink"/>
                  <w:rFonts w:ascii="Arial" w:hAnsi="Arial" w:cs="Arial"/>
                  <w:b/>
                  <w:bCs/>
                  <w:sz w:val="14"/>
                  <w:szCs w:val="14"/>
                </w:rPr>
                <w:t>R1-2405586</w:t>
              </w:r>
            </w:hyperlink>
          </w:p>
        </w:tc>
        <w:tc>
          <w:tcPr>
            <w:tcW w:w="2646" w:type="dxa"/>
          </w:tcPr>
          <w:p w14:paraId="52310EF0" w14:textId="3B2751AC" w:rsidR="00B67066" w:rsidRPr="00B67066" w:rsidRDefault="00B67066" w:rsidP="00B67066">
            <w:pPr>
              <w:rPr>
                <w:rFonts w:ascii="Arial" w:hAnsi="Arial" w:cs="Arial"/>
                <w:sz w:val="14"/>
                <w:szCs w:val="14"/>
              </w:rPr>
            </w:pPr>
            <w:r w:rsidRPr="00B67066">
              <w:rPr>
                <w:rFonts w:ascii="Arial" w:hAnsi="Arial" w:cs="Arial"/>
                <w:sz w:val="14"/>
                <w:szCs w:val="14"/>
              </w:rPr>
              <w:t>Reply LS on DL-AoD measurements in NR-PRU-DL-Info forwarded to target UE</w:t>
            </w:r>
          </w:p>
        </w:tc>
        <w:tc>
          <w:tcPr>
            <w:tcW w:w="1583" w:type="dxa"/>
          </w:tcPr>
          <w:p w14:paraId="3F16DF4F" w14:textId="6E7501B5" w:rsidR="00B67066" w:rsidRPr="00B67066" w:rsidRDefault="00B67066" w:rsidP="00B67066">
            <w:pPr>
              <w:rPr>
                <w:rFonts w:ascii="Arial" w:hAnsi="Arial" w:cs="Arial"/>
                <w:sz w:val="14"/>
                <w:szCs w:val="14"/>
              </w:rPr>
            </w:pPr>
            <w:r w:rsidRPr="00B67066">
              <w:rPr>
                <w:rFonts w:ascii="Arial" w:hAnsi="Arial" w:cs="Arial"/>
                <w:sz w:val="14"/>
                <w:szCs w:val="14"/>
              </w:rPr>
              <w:t>RAN1, Nokia</w:t>
            </w:r>
          </w:p>
        </w:tc>
        <w:tc>
          <w:tcPr>
            <w:tcW w:w="813" w:type="dxa"/>
          </w:tcPr>
          <w:p w14:paraId="6B81B688" w14:textId="4DB71EB7" w:rsidR="00B67066" w:rsidRPr="00B67066" w:rsidRDefault="00EF515C" w:rsidP="00B67066">
            <w:pPr>
              <w:rPr>
                <w:rFonts w:ascii="Arial" w:hAnsi="Arial" w:cs="Arial"/>
                <w:bCs/>
                <w:sz w:val="14"/>
                <w:szCs w:val="14"/>
              </w:rPr>
            </w:pPr>
            <w:hyperlink r:id="rId2744" w:history="1">
              <w:r w:rsidR="00B67066" w:rsidRPr="00B67066">
                <w:rPr>
                  <w:rStyle w:val="Hyperlink"/>
                  <w:rFonts w:ascii="Arial" w:hAnsi="Arial" w:cs="Arial"/>
                  <w:b/>
                  <w:bCs/>
                  <w:sz w:val="14"/>
                  <w:szCs w:val="14"/>
                </w:rPr>
                <w:t>Rel-18</w:t>
              </w:r>
            </w:hyperlink>
          </w:p>
        </w:tc>
        <w:tc>
          <w:tcPr>
            <w:tcW w:w="2696" w:type="dxa"/>
          </w:tcPr>
          <w:p w14:paraId="6A4481A1" w14:textId="5F512D44" w:rsidR="00B67066" w:rsidRPr="00B67066" w:rsidRDefault="00EF515C" w:rsidP="00B67066">
            <w:pPr>
              <w:rPr>
                <w:rFonts w:ascii="Arial" w:hAnsi="Arial" w:cs="Arial"/>
                <w:sz w:val="14"/>
                <w:szCs w:val="14"/>
              </w:rPr>
            </w:pPr>
            <w:hyperlink r:id="rId2745" w:history="1">
              <w:r w:rsidR="00B67066" w:rsidRPr="00B67066">
                <w:rPr>
                  <w:rStyle w:val="Hyperlink"/>
                  <w:rFonts w:ascii="Arial" w:hAnsi="Arial" w:cs="Arial"/>
                  <w:b/>
                  <w:bCs/>
                  <w:sz w:val="14"/>
                  <w:szCs w:val="14"/>
                </w:rPr>
                <w:t>NR_pos_enh2-Core</w:t>
              </w:r>
            </w:hyperlink>
          </w:p>
        </w:tc>
        <w:tc>
          <w:tcPr>
            <w:tcW w:w="1065" w:type="dxa"/>
          </w:tcPr>
          <w:p w14:paraId="612DF200" w14:textId="34A60546" w:rsidR="00B67066" w:rsidRPr="00B67066" w:rsidRDefault="00B67066" w:rsidP="00B67066">
            <w:pPr>
              <w:rPr>
                <w:rFonts w:ascii="Arial" w:hAnsi="Arial" w:cs="Arial"/>
                <w:sz w:val="14"/>
                <w:szCs w:val="14"/>
              </w:rPr>
            </w:pPr>
            <w:r w:rsidRPr="00B67066">
              <w:rPr>
                <w:rFonts w:ascii="Arial" w:hAnsi="Arial" w:cs="Arial"/>
                <w:sz w:val="14"/>
                <w:szCs w:val="14"/>
              </w:rPr>
              <w:t>R2-2403979</w:t>
            </w:r>
          </w:p>
        </w:tc>
        <w:tc>
          <w:tcPr>
            <w:tcW w:w="994" w:type="dxa"/>
          </w:tcPr>
          <w:p w14:paraId="3AA9D526" w14:textId="60251516" w:rsidR="00B67066" w:rsidRPr="00B67066" w:rsidRDefault="00B67066" w:rsidP="00B67066">
            <w:pPr>
              <w:rPr>
                <w:rFonts w:ascii="Arial" w:hAnsi="Arial" w:cs="Arial"/>
                <w:sz w:val="14"/>
                <w:szCs w:val="14"/>
              </w:rPr>
            </w:pPr>
            <w:r w:rsidRPr="00B67066">
              <w:rPr>
                <w:rFonts w:ascii="Arial" w:hAnsi="Arial" w:cs="Arial"/>
                <w:sz w:val="14"/>
                <w:szCs w:val="14"/>
              </w:rPr>
              <w:t>RAN2</w:t>
            </w:r>
          </w:p>
        </w:tc>
        <w:tc>
          <w:tcPr>
            <w:tcW w:w="994" w:type="dxa"/>
          </w:tcPr>
          <w:p w14:paraId="2062E2E8" w14:textId="09A6D1D9" w:rsidR="00B67066" w:rsidRPr="00B67066" w:rsidRDefault="00B67066" w:rsidP="00B67066">
            <w:pPr>
              <w:rPr>
                <w:rFonts w:ascii="Arial" w:hAnsi="Arial" w:cs="Arial"/>
                <w:sz w:val="14"/>
                <w:szCs w:val="14"/>
              </w:rPr>
            </w:pPr>
            <w:r w:rsidRPr="00B67066">
              <w:rPr>
                <w:rFonts w:ascii="Arial" w:hAnsi="Arial" w:cs="Arial"/>
                <w:sz w:val="14"/>
                <w:szCs w:val="14"/>
              </w:rPr>
              <w:t> </w:t>
            </w:r>
          </w:p>
        </w:tc>
        <w:tc>
          <w:tcPr>
            <w:tcW w:w="1120" w:type="dxa"/>
          </w:tcPr>
          <w:p w14:paraId="0CA7986E" w14:textId="5FB84AB0" w:rsidR="00B67066" w:rsidRPr="00B67066" w:rsidRDefault="00B67066" w:rsidP="00B67066">
            <w:pPr>
              <w:rPr>
                <w:rFonts w:ascii="Arial" w:hAnsi="Arial" w:cs="Arial"/>
                <w:sz w:val="14"/>
                <w:szCs w:val="14"/>
              </w:rPr>
            </w:pPr>
          </w:p>
        </w:tc>
        <w:tc>
          <w:tcPr>
            <w:tcW w:w="1062" w:type="dxa"/>
          </w:tcPr>
          <w:p w14:paraId="148F65A4" w14:textId="4A595254" w:rsidR="00B67066" w:rsidRPr="00B67066" w:rsidRDefault="00B67066" w:rsidP="00B67066">
            <w:pPr>
              <w:rPr>
                <w:rFonts w:ascii="Arial" w:hAnsi="Arial" w:cs="Arial"/>
                <w:sz w:val="14"/>
                <w:szCs w:val="14"/>
              </w:rPr>
            </w:pPr>
          </w:p>
        </w:tc>
      </w:tr>
      <w:tr w:rsidR="00B67066" w:rsidRPr="00B67066" w14:paraId="4F459485" w14:textId="77777777" w:rsidTr="000D3B3E">
        <w:trPr>
          <w:trHeight w:val="20"/>
          <w:jc w:val="center"/>
        </w:trPr>
        <w:tc>
          <w:tcPr>
            <w:tcW w:w="1094" w:type="dxa"/>
          </w:tcPr>
          <w:p w14:paraId="5FC0866F" w14:textId="795573A0" w:rsidR="00B67066" w:rsidRPr="00B67066" w:rsidRDefault="006F79AF" w:rsidP="00B67066">
            <w:pPr>
              <w:rPr>
                <w:rFonts w:ascii="Arial" w:hAnsi="Arial" w:cs="Arial"/>
                <w:bCs/>
                <w:sz w:val="14"/>
                <w:szCs w:val="14"/>
              </w:rPr>
            </w:pPr>
            <w:hyperlink r:id="rId2746" w:history="1">
              <w:r>
                <w:rPr>
                  <w:rStyle w:val="Hyperlink"/>
                  <w:rFonts w:ascii="Arial" w:hAnsi="Arial" w:cs="Arial"/>
                  <w:b/>
                  <w:bCs/>
                  <w:sz w:val="14"/>
                  <w:szCs w:val="14"/>
                </w:rPr>
                <w:t>R1-2405619</w:t>
              </w:r>
            </w:hyperlink>
          </w:p>
        </w:tc>
        <w:tc>
          <w:tcPr>
            <w:tcW w:w="2646" w:type="dxa"/>
          </w:tcPr>
          <w:p w14:paraId="77F23BEB" w14:textId="45DD2D10" w:rsidR="00B67066" w:rsidRPr="00B67066" w:rsidRDefault="00B67066" w:rsidP="00B67066">
            <w:pPr>
              <w:rPr>
                <w:rFonts w:ascii="Arial" w:hAnsi="Arial" w:cs="Arial"/>
                <w:sz w:val="14"/>
                <w:szCs w:val="14"/>
              </w:rPr>
            </w:pPr>
            <w:r w:rsidRPr="00B67066">
              <w:rPr>
                <w:rFonts w:ascii="Arial" w:hAnsi="Arial" w:cs="Arial"/>
                <w:sz w:val="14"/>
                <w:szCs w:val="14"/>
              </w:rPr>
              <w:t>Reply to RAN2 LS on type 3 PH value for the serving cell configured with mTRP</w:t>
            </w:r>
          </w:p>
        </w:tc>
        <w:tc>
          <w:tcPr>
            <w:tcW w:w="1583" w:type="dxa"/>
          </w:tcPr>
          <w:p w14:paraId="22F1A048" w14:textId="5116A6AA" w:rsidR="00B67066" w:rsidRPr="00B67066" w:rsidRDefault="00B67066" w:rsidP="00B67066">
            <w:pPr>
              <w:rPr>
                <w:rFonts w:ascii="Arial" w:hAnsi="Arial" w:cs="Arial"/>
                <w:sz w:val="14"/>
                <w:szCs w:val="14"/>
              </w:rPr>
            </w:pPr>
            <w:r w:rsidRPr="00B67066">
              <w:rPr>
                <w:rFonts w:ascii="Arial" w:hAnsi="Arial" w:cs="Arial"/>
                <w:sz w:val="14"/>
                <w:szCs w:val="14"/>
              </w:rPr>
              <w:t>RAN1, MediaTek Inc.</w:t>
            </w:r>
          </w:p>
        </w:tc>
        <w:tc>
          <w:tcPr>
            <w:tcW w:w="813" w:type="dxa"/>
          </w:tcPr>
          <w:p w14:paraId="2A9EB204" w14:textId="05222907" w:rsidR="00B67066" w:rsidRPr="00B67066" w:rsidRDefault="00EF515C" w:rsidP="00B67066">
            <w:pPr>
              <w:rPr>
                <w:rFonts w:ascii="Arial" w:hAnsi="Arial" w:cs="Arial"/>
                <w:bCs/>
                <w:sz w:val="14"/>
                <w:szCs w:val="14"/>
              </w:rPr>
            </w:pPr>
            <w:hyperlink r:id="rId2747" w:history="1">
              <w:r w:rsidR="00B67066" w:rsidRPr="00B67066">
                <w:rPr>
                  <w:rStyle w:val="Hyperlink"/>
                  <w:rFonts w:ascii="Arial" w:hAnsi="Arial" w:cs="Arial"/>
                  <w:b/>
                  <w:bCs/>
                  <w:sz w:val="14"/>
                  <w:szCs w:val="14"/>
                </w:rPr>
                <w:t>Rel-18</w:t>
              </w:r>
            </w:hyperlink>
          </w:p>
        </w:tc>
        <w:tc>
          <w:tcPr>
            <w:tcW w:w="2696" w:type="dxa"/>
          </w:tcPr>
          <w:p w14:paraId="251FFE59" w14:textId="4842845C" w:rsidR="00B67066" w:rsidRPr="00B67066" w:rsidRDefault="00B67066" w:rsidP="00B67066">
            <w:pPr>
              <w:rPr>
                <w:rFonts w:ascii="Arial" w:hAnsi="Arial" w:cs="Arial"/>
                <w:bCs/>
                <w:sz w:val="14"/>
                <w:szCs w:val="14"/>
              </w:rPr>
            </w:pPr>
            <w:r w:rsidRPr="00B67066">
              <w:rPr>
                <w:rFonts w:ascii="Arial" w:hAnsi="Arial" w:cs="Arial"/>
                <w:color w:val="000000"/>
                <w:sz w:val="14"/>
                <w:szCs w:val="14"/>
              </w:rPr>
              <w:t>NR_FeMIMO-Core, NR_MIMO_evo_DL_UL-Core</w:t>
            </w:r>
          </w:p>
        </w:tc>
        <w:tc>
          <w:tcPr>
            <w:tcW w:w="1065" w:type="dxa"/>
          </w:tcPr>
          <w:p w14:paraId="576D6D54" w14:textId="5FCD380A" w:rsidR="00B67066" w:rsidRPr="00B67066" w:rsidRDefault="00B67066" w:rsidP="00B67066">
            <w:pPr>
              <w:rPr>
                <w:rFonts w:ascii="Arial" w:hAnsi="Arial" w:cs="Arial"/>
                <w:sz w:val="14"/>
                <w:szCs w:val="14"/>
              </w:rPr>
            </w:pPr>
            <w:r w:rsidRPr="00B67066">
              <w:rPr>
                <w:rFonts w:ascii="Arial" w:hAnsi="Arial" w:cs="Arial"/>
                <w:sz w:val="14"/>
                <w:szCs w:val="14"/>
              </w:rPr>
              <w:t>R2-2403968</w:t>
            </w:r>
          </w:p>
        </w:tc>
        <w:tc>
          <w:tcPr>
            <w:tcW w:w="994" w:type="dxa"/>
          </w:tcPr>
          <w:p w14:paraId="1C0816EB" w14:textId="5EEBB90A" w:rsidR="00B67066" w:rsidRPr="00B67066" w:rsidRDefault="00B67066" w:rsidP="00B67066">
            <w:pPr>
              <w:rPr>
                <w:rFonts w:ascii="Arial" w:hAnsi="Arial" w:cs="Arial"/>
                <w:sz w:val="14"/>
                <w:szCs w:val="14"/>
              </w:rPr>
            </w:pPr>
            <w:r w:rsidRPr="00B67066">
              <w:rPr>
                <w:rFonts w:ascii="Arial" w:hAnsi="Arial" w:cs="Arial"/>
                <w:sz w:val="14"/>
                <w:szCs w:val="14"/>
              </w:rPr>
              <w:t>RAN2</w:t>
            </w:r>
          </w:p>
        </w:tc>
        <w:tc>
          <w:tcPr>
            <w:tcW w:w="994" w:type="dxa"/>
          </w:tcPr>
          <w:p w14:paraId="7D640252" w14:textId="14269392" w:rsidR="00B67066" w:rsidRPr="00B67066" w:rsidRDefault="00B67066" w:rsidP="00B67066">
            <w:pPr>
              <w:rPr>
                <w:rFonts w:ascii="Arial" w:hAnsi="Arial" w:cs="Arial"/>
                <w:sz w:val="14"/>
                <w:szCs w:val="14"/>
              </w:rPr>
            </w:pPr>
            <w:r w:rsidRPr="00B67066">
              <w:rPr>
                <w:rFonts w:ascii="Arial" w:hAnsi="Arial" w:cs="Arial"/>
                <w:sz w:val="14"/>
                <w:szCs w:val="14"/>
              </w:rPr>
              <w:t> </w:t>
            </w:r>
          </w:p>
        </w:tc>
        <w:tc>
          <w:tcPr>
            <w:tcW w:w="1120" w:type="dxa"/>
          </w:tcPr>
          <w:p w14:paraId="00B9F28A" w14:textId="13596681" w:rsidR="00B67066" w:rsidRPr="00B67066" w:rsidRDefault="00B67066" w:rsidP="00B67066">
            <w:pPr>
              <w:rPr>
                <w:rFonts w:ascii="Arial" w:hAnsi="Arial" w:cs="Arial"/>
                <w:sz w:val="14"/>
                <w:szCs w:val="14"/>
              </w:rPr>
            </w:pPr>
          </w:p>
        </w:tc>
        <w:tc>
          <w:tcPr>
            <w:tcW w:w="1062" w:type="dxa"/>
          </w:tcPr>
          <w:p w14:paraId="789A373A" w14:textId="600DFABF" w:rsidR="00B67066" w:rsidRPr="00B67066" w:rsidRDefault="00B67066" w:rsidP="00B67066">
            <w:pPr>
              <w:rPr>
                <w:rFonts w:ascii="Arial" w:hAnsi="Arial" w:cs="Arial"/>
                <w:sz w:val="14"/>
                <w:szCs w:val="14"/>
              </w:rPr>
            </w:pPr>
          </w:p>
        </w:tc>
      </w:tr>
      <w:tr w:rsidR="00B67066" w:rsidRPr="00B67066" w14:paraId="0C10750C" w14:textId="77777777" w:rsidTr="000D3B3E">
        <w:trPr>
          <w:trHeight w:val="20"/>
          <w:jc w:val="center"/>
        </w:trPr>
        <w:tc>
          <w:tcPr>
            <w:tcW w:w="1094" w:type="dxa"/>
          </w:tcPr>
          <w:p w14:paraId="3B5F9FA3" w14:textId="362CDC7A" w:rsidR="00B67066" w:rsidRPr="00B67066" w:rsidRDefault="006F79AF" w:rsidP="00B67066">
            <w:pPr>
              <w:rPr>
                <w:rFonts w:ascii="Arial" w:hAnsi="Arial" w:cs="Arial"/>
                <w:bCs/>
                <w:sz w:val="14"/>
                <w:szCs w:val="14"/>
              </w:rPr>
            </w:pPr>
            <w:hyperlink r:id="rId2748" w:history="1">
              <w:r>
                <w:rPr>
                  <w:rStyle w:val="Hyperlink"/>
                  <w:rFonts w:ascii="Arial" w:hAnsi="Arial" w:cs="Arial"/>
                  <w:b/>
                  <w:bCs/>
                  <w:sz w:val="14"/>
                  <w:szCs w:val="14"/>
                </w:rPr>
                <w:t>R1-2405671</w:t>
              </w:r>
            </w:hyperlink>
          </w:p>
        </w:tc>
        <w:tc>
          <w:tcPr>
            <w:tcW w:w="2646" w:type="dxa"/>
          </w:tcPr>
          <w:p w14:paraId="5E7C0A94" w14:textId="644E0C8C" w:rsidR="00B67066" w:rsidRPr="00B67066" w:rsidRDefault="00B67066" w:rsidP="00B67066">
            <w:pPr>
              <w:rPr>
                <w:rFonts w:ascii="Arial" w:hAnsi="Arial" w:cs="Arial"/>
                <w:sz w:val="14"/>
                <w:szCs w:val="14"/>
              </w:rPr>
            </w:pPr>
            <w:r w:rsidRPr="00B67066">
              <w:rPr>
                <w:rFonts w:ascii="Arial" w:hAnsi="Arial" w:cs="Arial"/>
                <w:sz w:val="14"/>
                <w:szCs w:val="14"/>
              </w:rPr>
              <w:t>Reply LS on parameters used for CG RACH-less Handover from LTM perspective</w:t>
            </w:r>
          </w:p>
        </w:tc>
        <w:tc>
          <w:tcPr>
            <w:tcW w:w="1583" w:type="dxa"/>
          </w:tcPr>
          <w:p w14:paraId="57AEABDA" w14:textId="214444C8" w:rsidR="00B67066" w:rsidRPr="00B67066" w:rsidRDefault="00B67066" w:rsidP="00B67066">
            <w:pPr>
              <w:rPr>
                <w:rFonts w:ascii="Arial" w:hAnsi="Arial" w:cs="Arial"/>
                <w:sz w:val="14"/>
                <w:szCs w:val="14"/>
              </w:rPr>
            </w:pPr>
            <w:r w:rsidRPr="00B67066">
              <w:rPr>
                <w:rFonts w:ascii="Arial" w:hAnsi="Arial" w:cs="Arial"/>
                <w:sz w:val="14"/>
                <w:szCs w:val="14"/>
              </w:rPr>
              <w:t>RAN1, Fujitsu</w:t>
            </w:r>
          </w:p>
        </w:tc>
        <w:tc>
          <w:tcPr>
            <w:tcW w:w="813" w:type="dxa"/>
          </w:tcPr>
          <w:p w14:paraId="6303AD19" w14:textId="0A8C9D28" w:rsidR="00B67066" w:rsidRPr="00B67066" w:rsidRDefault="00EF515C" w:rsidP="00B67066">
            <w:pPr>
              <w:rPr>
                <w:rFonts w:ascii="Arial" w:hAnsi="Arial" w:cs="Arial"/>
                <w:bCs/>
                <w:sz w:val="14"/>
                <w:szCs w:val="14"/>
              </w:rPr>
            </w:pPr>
            <w:hyperlink r:id="rId2749" w:history="1">
              <w:r w:rsidR="00B67066" w:rsidRPr="00B67066">
                <w:rPr>
                  <w:rStyle w:val="Hyperlink"/>
                  <w:rFonts w:ascii="Arial" w:hAnsi="Arial" w:cs="Arial"/>
                  <w:b/>
                  <w:bCs/>
                  <w:sz w:val="14"/>
                  <w:szCs w:val="14"/>
                </w:rPr>
                <w:t>Rel-18</w:t>
              </w:r>
            </w:hyperlink>
          </w:p>
        </w:tc>
        <w:tc>
          <w:tcPr>
            <w:tcW w:w="2696" w:type="dxa"/>
          </w:tcPr>
          <w:p w14:paraId="1F148F4C" w14:textId="3ADCA486" w:rsidR="00B67066" w:rsidRPr="00B67066" w:rsidRDefault="00EF515C" w:rsidP="00B67066">
            <w:pPr>
              <w:rPr>
                <w:rFonts w:ascii="Arial" w:hAnsi="Arial" w:cs="Arial"/>
                <w:bCs/>
                <w:sz w:val="14"/>
                <w:szCs w:val="14"/>
              </w:rPr>
            </w:pPr>
            <w:hyperlink r:id="rId2750" w:history="1">
              <w:r w:rsidR="00B67066" w:rsidRPr="00B67066">
                <w:rPr>
                  <w:rStyle w:val="Hyperlink"/>
                  <w:rFonts w:ascii="Arial" w:hAnsi="Arial" w:cs="Arial"/>
                  <w:b/>
                  <w:bCs/>
                  <w:sz w:val="14"/>
                  <w:szCs w:val="14"/>
                </w:rPr>
                <w:t>NR_Mob_enh2-Core</w:t>
              </w:r>
            </w:hyperlink>
          </w:p>
        </w:tc>
        <w:tc>
          <w:tcPr>
            <w:tcW w:w="1065" w:type="dxa"/>
          </w:tcPr>
          <w:p w14:paraId="72CA09B5" w14:textId="26F800D6" w:rsidR="00B67066" w:rsidRPr="00B67066" w:rsidRDefault="00B67066" w:rsidP="00B67066">
            <w:pPr>
              <w:rPr>
                <w:rFonts w:ascii="Arial" w:hAnsi="Arial" w:cs="Arial"/>
                <w:sz w:val="14"/>
                <w:szCs w:val="14"/>
              </w:rPr>
            </w:pPr>
            <w:r w:rsidRPr="00B67066">
              <w:rPr>
                <w:rFonts w:ascii="Arial" w:hAnsi="Arial" w:cs="Arial"/>
                <w:sz w:val="14"/>
                <w:szCs w:val="14"/>
              </w:rPr>
              <w:t>R2-2403996</w:t>
            </w:r>
          </w:p>
        </w:tc>
        <w:tc>
          <w:tcPr>
            <w:tcW w:w="994" w:type="dxa"/>
          </w:tcPr>
          <w:p w14:paraId="4BE3604F" w14:textId="1344DF72" w:rsidR="00B67066" w:rsidRPr="00B67066" w:rsidRDefault="00B67066" w:rsidP="00B67066">
            <w:pPr>
              <w:rPr>
                <w:rFonts w:ascii="Arial" w:hAnsi="Arial" w:cs="Arial"/>
                <w:sz w:val="14"/>
                <w:szCs w:val="14"/>
              </w:rPr>
            </w:pPr>
            <w:r w:rsidRPr="00B67066">
              <w:rPr>
                <w:rFonts w:ascii="Arial" w:hAnsi="Arial" w:cs="Arial"/>
                <w:sz w:val="14"/>
                <w:szCs w:val="14"/>
              </w:rPr>
              <w:t>RAN2</w:t>
            </w:r>
          </w:p>
        </w:tc>
        <w:tc>
          <w:tcPr>
            <w:tcW w:w="994" w:type="dxa"/>
          </w:tcPr>
          <w:p w14:paraId="6CF2A4C4" w14:textId="543CD9C0" w:rsidR="00B67066" w:rsidRPr="00B67066" w:rsidRDefault="00B67066" w:rsidP="00B67066">
            <w:pPr>
              <w:rPr>
                <w:rFonts w:ascii="Arial" w:hAnsi="Arial" w:cs="Arial"/>
                <w:sz w:val="14"/>
                <w:szCs w:val="14"/>
              </w:rPr>
            </w:pPr>
            <w:r w:rsidRPr="00B67066">
              <w:rPr>
                <w:rFonts w:ascii="Arial" w:hAnsi="Arial" w:cs="Arial"/>
                <w:sz w:val="14"/>
                <w:szCs w:val="14"/>
              </w:rPr>
              <w:t> </w:t>
            </w:r>
          </w:p>
        </w:tc>
        <w:tc>
          <w:tcPr>
            <w:tcW w:w="1120" w:type="dxa"/>
          </w:tcPr>
          <w:p w14:paraId="33A7ECE3" w14:textId="2D066808" w:rsidR="00B67066" w:rsidRPr="00B67066" w:rsidRDefault="00B67066" w:rsidP="00B67066">
            <w:pPr>
              <w:rPr>
                <w:rFonts w:ascii="Arial" w:hAnsi="Arial" w:cs="Arial"/>
                <w:sz w:val="14"/>
                <w:szCs w:val="14"/>
              </w:rPr>
            </w:pPr>
          </w:p>
        </w:tc>
        <w:tc>
          <w:tcPr>
            <w:tcW w:w="1062" w:type="dxa"/>
          </w:tcPr>
          <w:p w14:paraId="4C3799B4" w14:textId="25CC6333" w:rsidR="00B67066" w:rsidRPr="00B67066" w:rsidRDefault="00B67066" w:rsidP="00B67066">
            <w:pPr>
              <w:rPr>
                <w:rFonts w:ascii="Arial" w:hAnsi="Arial" w:cs="Arial"/>
                <w:sz w:val="14"/>
                <w:szCs w:val="14"/>
              </w:rPr>
            </w:pPr>
          </w:p>
        </w:tc>
      </w:tr>
      <w:tr w:rsidR="00B67066" w:rsidRPr="00B67066" w14:paraId="3D28530E" w14:textId="77777777" w:rsidTr="000D3B3E">
        <w:trPr>
          <w:trHeight w:val="20"/>
          <w:jc w:val="center"/>
        </w:trPr>
        <w:tc>
          <w:tcPr>
            <w:tcW w:w="1094" w:type="dxa"/>
          </w:tcPr>
          <w:p w14:paraId="6E66FAFD" w14:textId="28001163" w:rsidR="00B67066" w:rsidRPr="00B67066" w:rsidRDefault="006F79AF" w:rsidP="00B67066">
            <w:pPr>
              <w:rPr>
                <w:rFonts w:ascii="Arial" w:hAnsi="Arial" w:cs="Arial"/>
                <w:bCs/>
                <w:sz w:val="14"/>
                <w:szCs w:val="14"/>
              </w:rPr>
            </w:pPr>
            <w:hyperlink r:id="rId2751" w:history="1">
              <w:r>
                <w:rPr>
                  <w:rStyle w:val="Hyperlink"/>
                  <w:rFonts w:ascii="Arial" w:hAnsi="Arial" w:cs="Arial"/>
                  <w:b/>
                  <w:bCs/>
                  <w:sz w:val="14"/>
                  <w:szCs w:val="14"/>
                </w:rPr>
                <w:t>R1-2405719</w:t>
              </w:r>
            </w:hyperlink>
          </w:p>
        </w:tc>
        <w:tc>
          <w:tcPr>
            <w:tcW w:w="2646" w:type="dxa"/>
          </w:tcPr>
          <w:p w14:paraId="7FB7AD7F" w14:textId="1296CB1E" w:rsidR="00B67066" w:rsidRPr="00B67066" w:rsidRDefault="00B67066" w:rsidP="00B67066">
            <w:pPr>
              <w:rPr>
                <w:rFonts w:ascii="Arial" w:hAnsi="Arial" w:cs="Arial"/>
                <w:sz w:val="14"/>
                <w:szCs w:val="14"/>
              </w:rPr>
            </w:pPr>
            <w:r w:rsidRPr="00B67066">
              <w:rPr>
                <w:rFonts w:ascii="Arial" w:hAnsi="Arial" w:cs="Arial"/>
                <w:sz w:val="14"/>
                <w:szCs w:val="14"/>
              </w:rPr>
              <w:t>Reply LS on Reference Point for SSB-TimeOffset</w:t>
            </w:r>
          </w:p>
        </w:tc>
        <w:tc>
          <w:tcPr>
            <w:tcW w:w="1583" w:type="dxa"/>
          </w:tcPr>
          <w:p w14:paraId="4487EF6D" w14:textId="3DFAFD70" w:rsidR="00B67066" w:rsidRPr="00B67066" w:rsidRDefault="00B67066" w:rsidP="00B67066">
            <w:pPr>
              <w:rPr>
                <w:rFonts w:ascii="Arial" w:hAnsi="Arial" w:cs="Arial"/>
                <w:sz w:val="14"/>
                <w:szCs w:val="14"/>
              </w:rPr>
            </w:pPr>
            <w:r w:rsidRPr="00B67066">
              <w:rPr>
                <w:rFonts w:ascii="Arial" w:hAnsi="Arial" w:cs="Arial"/>
                <w:sz w:val="14"/>
                <w:szCs w:val="14"/>
              </w:rPr>
              <w:t>RAN1, Apple</w:t>
            </w:r>
          </w:p>
        </w:tc>
        <w:tc>
          <w:tcPr>
            <w:tcW w:w="813" w:type="dxa"/>
          </w:tcPr>
          <w:p w14:paraId="2DF9000A" w14:textId="4F75B011" w:rsidR="00B67066" w:rsidRPr="00B67066" w:rsidRDefault="00EF515C" w:rsidP="00B67066">
            <w:pPr>
              <w:rPr>
                <w:rFonts w:ascii="Arial" w:hAnsi="Arial" w:cs="Arial"/>
                <w:bCs/>
                <w:sz w:val="14"/>
                <w:szCs w:val="14"/>
              </w:rPr>
            </w:pPr>
            <w:hyperlink r:id="rId2752" w:history="1">
              <w:r w:rsidR="00B67066" w:rsidRPr="00B67066">
                <w:rPr>
                  <w:rStyle w:val="Hyperlink"/>
                  <w:rFonts w:ascii="Arial" w:hAnsi="Arial" w:cs="Arial"/>
                  <w:b/>
                  <w:bCs/>
                  <w:sz w:val="14"/>
                  <w:szCs w:val="14"/>
                </w:rPr>
                <w:t>Rel-18</w:t>
              </w:r>
            </w:hyperlink>
          </w:p>
        </w:tc>
        <w:tc>
          <w:tcPr>
            <w:tcW w:w="2696" w:type="dxa"/>
          </w:tcPr>
          <w:p w14:paraId="4483587F" w14:textId="3DA0801F" w:rsidR="00B67066" w:rsidRPr="00B67066" w:rsidRDefault="00EF515C" w:rsidP="00B67066">
            <w:pPr>
              <w:rPr>
                <w:rFonts w:ascii="Arial" w:hAnsi="Arial" w:cs="Arial"/>
                <w:bCs/>
                <w:sz w:val="14"/>
                <w:szCs w:val="14"/>
              </w:rPr>
            </w:pPr>
            <w:hyperlink r:id="rId2753" w:history="1">
              <w:r w:rsidR="00B67066" w:rsidRPr="00B67066">
                <w:rPr>
                  <w:rStyle w:val="Hyperlink"/>
                  <w:rFonts w:ascii="Arial" w:hAnsi="Arial" w:cs="Arial"/>
                  <w:b/>
                  <w:bCs/>
                  <w:sz w:val="14"/>
                  <w:szCs w:val="14"/>
                </w:rPr>
                <w:t>NR_NTN_enh-Core</w:t>
              </w:r>
            </w:hyperlink>
          </w:p>
        </w:tc>
        <w:tc>
          <w:tcPr>
            <w:tcW w:w="1065" w:type="dxa"/>
          </w:tcPr>
          <w:p w14:paraId="7DE6EA4F" w14:textId="3D7A8393" w:rsidR="00B67066" w:rsidRPr="00B67066" w:rsidRDefault="00B67066" w:rsidP="00B67066">
            <w:pPr>
              <w:rPr>
                <w:rFonts w:ascii="Arial" w:hAnsi="Arial" w:cs="Arial"/>
                <w:sz w:val="14"/>
                <w:szCs w:val="14"/>
              </w:rPr>
            </w:pPr>
            <w:r w:rsidRPr="00B67066">
              <w:rPr>
                <w:rFonts w:ascii="Arial" w:hAnsi="Arial" w:cs="Arial"/>
                <w:sz w:val="14"/>
                <w:szCs w:val="14"/>
              </w:rPr>
              <w:t>R2-2403771</w:t>
            </w:r>
          </w:p>
        </w:tc>
        <w:tc>
          <w:tcPr>
            <w:tcW w:w="994" w:type="dxa"/>
          </w:tcPr>
          <w:p w14:paraId="1EB7C14D" w14:textId="20167CAA" w:rsidR="00B67066" w:rsidRPr="00B67066" w:rsidRDefault="00B67066" w:rsidP="00B67066">
            <w:pPr>
              <w:rPr>
                <w:rFonts w:ascii="Arial" w:hAnsi="Arial" w:cs="Arial"/>
                <w:sz w:val="14"/>
                <w:szCs w:val="14"/>
              </w:rPr>
            </w:pPr>
            <w:r w:rsidRPr="00B67066">
              <w:rPr>
                <w:rFonts w:ascii="Arial" w:hAnsi="Arial" w:cs="Arial"/>
                <w:sz w:val="14"/>
                <w:szCs w:val="14"/>
              </w:rPr>
              <w:t>RAN2</w:t>
            </w:r>
          </w:p>
        </w:tc>
        <w:tc>
          <w:tcPr>
            <w:tcW w:w="994" w:type="dxa"/>
          </w:tcPr>
          <w:p w14:paraId="0A7F7055" w14:textId="19B94C91" w:rsidR="00B67066" w:rsidRPr="00B67066" w:rsidRDefault="00B67066" w:rsidP="00B67066">
            <w:pPr>
              <w:rPr>
                <w:rFonts w:ascii="Arial" w:hAnsi="Arial" w:cs="Arial"/>
                <w:sz w:val="14"/>
                <w:szCs w:val="14"/>
              </w:rPr>
            </w:pPr>
            <w:r w:rsidRPr="00B67066">
              <w:rPr>
                <w:rFonts w:ascii="Arial" w:hAnsi="Arial" w:cs="Arial"/>
                <w:sz w:val="14"/>
                <w:szCs w:val="14"/>
              </w:rPr>
              <w:t>RAN4</w:t>
            </w:r>
          </w:p>
        </w:tc>
        <w:tc>
          <w:tcPr>
            <w:tcW w:w="1120" w:type="dxa"/>
          </w:tcPr>
          <w:p w14:paraId="560519AF" w14:textId="15CDC54D" w:rsidR="00B67066" w:rsidRPr="00B67066" w:rsidRDefault="00B67066" w:rsidP="00B67066">
            <w:pPr>
              <w:rPr>
                <w:rFonts w:ascii="Arial" w:hAnsi="Arial" w:cs="Arial"/>
                <w:sz w:val="14"/>
                <w:szCs w:val="14"/>
              </w:rPr>
            </w:pPr>
          </w:p>
        </w:tc>
        <w:tc>
          <w:tcPr>
            <w:tcW w:w="1062" w:type="dxa"/>
          </w:tcPr>
          <w:p w14:paraId="1CB7403E" w14:textId="10AB46F4" w:rsidR="00B67066" w:rsidRPr="00B67066" w:rsidRDefault="00B67066" w:rsidP="00B67066">
            <w:pPr>
              <w:rPr>
                <w:rFonts w:ascii="Arial" w:hAnsi="Arial" w:cs="Arial"/>
                <w:sz w:val="14"/>
                <w:szCs w:val="14"/>
              </w:rPr>
            </w:pPr>
          </w:p>
        </w:tc>
      </w:tr>
      <w:tr w:rsidR="00B67066" w:rsidRPr="00B67066" w14:paraId="5A3A4BA7" w14:textId="77777777" w:rsidTr="000D3B3E">
        <w:trPr>
          <w:trHeight w:val="20"/>
          <w:jc w:val="center"/>
        </w:trPr>
        <w:tc>
          <w:tcPr>
            <w:tcW w:w="1094" w:type="dxa"/>
          </w:tcPr>
          <w:p w14:paraId="4F071355" w14:textId="589D57DD" w:rsidR="00B67066" w:rsidRPr="00B67066" w:rsidRDefault="006F79AF" w:rsidP="00B67066">
            <w:pPr>
              <w:rPr>
                <w:rFonts w:ascii="Arial" w:hAnsi="Arial" w:cs="Arial"/>
                <w:bCs/>
                <w:sz w:val="14"/>
                <w:szCs w:val="14"/>
              </w:rPr>
            </w:pPr>
            <w:hyperlink r:id="rId2754" w:history="1">
              <w:r>
                <w:rPr>
                  <w:rStyle w:val="Hyperlink"/>
                  <w:rFonts w:ascii="Arial" w:hAnsi="Arial" w:cs="Arial"/>
                  <w:b/>
                  <w:bCs/>
                  <w:sz w:val="14"/>
                  <w:szCs w:val="14"/>
                </w:rPr>
                <w:t>R1-2405736</w:t>
              </w:r>
            </w:hyperlink>
          </w:p>
        </w:tc>
        <w:tc>
          <w:tcPr>
            <w:tcW w:w="2646" w:type="dxa"/>
          </w:tcPr>
          <w:p w14:paraId="5D7D7626" w14:textId="14F889A6" w:rsidR="00B67066" w:rsidRPr="00B67066" w:rsidRDefault="00B67066" w:rsidP="00B67066">
            <w:pPr>
              <w:rPr>
                <w:rFonts w:ascii="Arial" w:hAnsi="Arial" w:cs="Arial"/>
                <w:sz w:val="14"/>
                <w:szCs w:val="14"/>
                <w:lang w:val="fr-FR"/>
              </w:rPr>
            </w:pPr>
            <w:r w:rsidRPr="00B67066">
              <w:rPr>
                <w:rFonts w:ascii="Arial" w:hAnsi="Arial" w:cs="Arial"/>
                <w:sz w:val="14"/>
                <w:szCs w:val="14"/>
                <w:lang w:val="fr-FR"/>
              </w:rPr>
              <w:t>LS on UE assistance information</w:t>
            </w:r>
          </w:p>
        </w:tc>
        <w:tc>
          <w:tcPr>
            <w:tcW w:w="1583" w:type="dxa"/>
          </w:tcPr>
          <w:p w14:paraId="312A7A94" w14:textId="1DC5631F" w:rsidR="00B67066" w:rsidRPr="00B67066" w:rsidRDefault="00B67066" w:rsidP="00B67066">
            <w:pPr>
              <w:rPr>
                <w:rFonts w:ascii="Arial" w:hAnsi="Arial" w:cs="Arial"/>
                <w:sz w:val="14"/>
                <w:szCs w:val="14"/>
              </w:rPr>
            </w:pPr>
            <w:r w:rsidRPr="00B67066">
              <w:rPr>
                <w:rFonts w:ascii="Arial" w:hAnsi="Arial" w:cs="Arial"/>
                <w:sz w:val="14"/>
                <w:szCs w:val="14"/>
              </w:rPr>
              <w:t>RAN1, Nokia</w:t>
            </w:r>
          </w:p>
        </w:tc>
        <w:tc>
          <w:tcPr>
            <w:tcW w:w="813" w:type="dxa"/>
          </w:tcPr>
          <w:p w14:paraId="45AD5363" w14:textId="70F06047" w:rsidR="00B67066" w:rsidRPr="00B67066" w:rsidRDefault="00EF515C" w:rsidP="00B67066">
            <w:pPr>
              <w:rPr>
                <w:rFonts w:ascii="Arial" w:hAnsi="Arial" w:cs="Arial"/>
                <w:bCs/>
                <w:sz w:val="14"/>
                <w:szCs w:val="14"/>
              </w:rPr>
            </w:pPr>
            <w:hyperlink r:id="rId2755" w:history="1">
              <w:r w:rsidR="00B67066" w:rsidRPr="00B67066">
                <w:rPr>
                  <w:rStyle w:val="Hyperlink"/>
                  <w:rFonts w:ascii="Arial" w:hAnsi="Arial" w:cs="Arial"/>
                  <w:b/>
                  <w:bCs/>
                  <w:sz w:val="14"/>
                  <w:szCs w:val="14"/>
                </w:rPr>
                <w:t>Rel-19</w:t>
              </w:r>
            </w:hyperlink>
          </w:p>
        </w:tc>
        <w:tc>
          <w:tcPr>
            <w:tcW w:w="2696" w:type="dxa"/>
          </w:tcPr>
          <w:p w14:paraId="2564CBB7" w14:textId="515FFE20" w:rsidR="00B67066" w:rsidRPr="00B67066" w:rsidRDefault="00EF515C" w:rsidP="00B67066">
            <w:pPr>
              <w:rPr>
                <w:rFonts w:ascii="Arial" w:hAnsi="Arial" w:cs="Arial"/>
                <w:bCs/>
                <w:sz w:val="14"/>
                <w:szCs w:val="14"/>
              </w:rPr>
            </w:pPr>
            <w:hyperlink r:id="rId2756" w:history="1">
              <w:r w:rsidR="00B67066" w:rsidRPr="00B67066">
                <w:rPr>
                  <w:rStyle w:val="Hyperlink"/>
                  <w:rFonts w:ascii="Arial" w:hAnsi="Arial" w:cs="Arial"/>
                  <w:b/>
                  <w:bCs/>
                  <w:sz w:val="14"/>
                  <w:szCs w:val="14"/>
                </w:rPr>
                <w:t>NR_XR_Ph3-Core</w:t>
              </w:r>
            </w:hyperlink>
          </w:p>
        </w:tc>
        <w:tc>
          <w:tcPr>
            <w:tcW w:w="1065" w:type="dxa"/>
          </w:tcPr>
          <w:p w14:paraId="26E801A6" w14:textId="74BB231A" w:rsidR="00B67066" w:rsidRPr="00B67066" w:rsidRDefault="00B67066" w:rsidP="00B67066">
            <w:pPr>
              <w:rPr>
                <w:rFonts w:ascii="Arial" w:hAnsi="Arial" w:cs="Arial"/>
                <w:sz w:val="14"/>
                <w:szCs w:val="14"/>
              </w:rPr>
            </w:pPr>
            <w:r w:rsidRPr="00B67066">
              <w:rPr>
                <w:rFonts w:ascii="Arial" w:hAnsi="Arial" w:cs="Arial"/>
                <w:sz w:val="14"/>
                <w:szCs w:val="14"/>
              </w:rPr>
              <w:t> </w:t>
            </w:r>
          </w:p>
        </w:tc>
        <w:tc>
          <w:tcPr>
            <w:tcW w:w="994" w:type="dxa"/>
          </w:tcPr>
          <w:p w14:paraId="2D9412CD" w14:textId="4A3E80C6" w:rsidR="00B67066" w:rsidRPr="00B67066" w:rsidRDefault="00B67066" w:rsidP="00B67066">
            <w:pPr>
              <w:rPr>
                <w:rFonts w:ascii="Arial" w:hAnsi="Arial" w:cs="Arial"/>
                <w:sz w:val="14"/>
                <w:szCs w:val="14"/>
              </w:rPr>
            </w:pPr>
            <w:r w:rsidRPr="00B67066">
              <w:rPr>
                <w:rFonts w:ascii="Arial" w:hAnsi="Arial" w:cs="Arial"/>
                <w:sz w:val="14"/>
                <w:szCs w:val="14"/>
              </w:rPr>
              <w:t>RAN4</w:t>
            </w:r>
          </w:p>
        </w:tc>
        <w:tc>
          <w:tcPr>
            <w:tcW w:w="994" w:type="dxa"/>
          </w:tcPr>
          <w:p w14:paraId="24A1FF9E" w14:textId="5ADF0E29" w:rsidR="00B67066" w:rsidRPr="00B67066" w:rsidRDefault="00B67066" w:rsidP="00B67066">
            <w:pPr>
              <w:rPr>
                <w:rFonts w:ascii="Arial" w:hAnsi="Arial" w:cs="Arial"/>
                <w:sz w:val="14"/>
                <w:szCs w:val="14"/>
              </w:rPr>
            </w:pPr>
            <w:r w:rsidRPr="00B67066">
              <w:rPr>
                <w:rFonts w:ascii="Arial" w:hAnsi="Arial" w:cs="Arial"/>
                <w:sz w:val="14"/>
                <w:szCs w:val="14"/>
              </w:rPr>
              <w:t>RAN2</w:t>
            </w:r>
          </w:p>
        </w:tc>
        <w:tc>
          <w:tcPr>
            <w:tcW w:w="1120" w:type="dxa"/>
          </w:tcPr>
          <w:p w14:paraId="75D80C43" w14:textId="20D3A2A5" w:rsidR="00B67066" w:rsidRPr="00B67066" w:rsidRDefault="00B67066" w:rsidP="00B67066">
            <w:pPr>
              <w:rPr>
                <w:rFonts w:ascii="Arial" w:hAnsi="Arial" w:cs="Arial"/>
                <w:sz w:val="14"/>
                <w:szCs w:val="14"/>
              </w:rPr>
            </w:pPr>
          </w:p>
        </w:tc>
        <w:tc>
          <w:tcPr>
            <w:tcW w:w="1062" w:type="dxa"/>
          </w:tcPr>
          <w:p w14:paraId="7C5B6B8F" w14:textId="46D97E6B" w:rsidR="00B67066" w:rsidRPr="00B67066" w:rsidRDefault="00B67066" w:rsidP="00B67066">
            <w:pPr>
              <w:rPr>
                <w:rFonts w:ascii="Arial" w:hAnsi="Arial" w:cs="Arial"/>
                <w:sz w:val="14"/>
                <w:szCs w:val="14"/>
              </w:rPr>
            </w:pPr>
          </w:p>
        </w:tc>
      </w:tr>
    </w:tbl>
    <w:p w14:paraId="26DCC5E9" w14:textId="5779B055" w:rsidR="007A5AC0" w:rsidRPr="009537ED" w:rsidRDefault="007A5AC0" w:rsidP="009643F7">
      <w:pPr>
        <w:pStyle w:val="Heading1"/>
        <w:numPr>
          <w:ilvl w:val="0"/>
          <w:numId w:val="0"/>
        </w:numPr>
        <w:spacing w:before="0" w:after="0"/>
        <w:rPr>
          <w:rFonts w:ascii="Times New Roman" w:hAnsi="Times New Roman" w:cs="Times New Roman"/>
          <w:sz w:val="20"/>
          <w:szCs w:val="20"/>
        </w:rPr>
      </w:pPr>
      <w:r w:rsidRPr="009537ED">
        <w:rPr>
          <w:rFonts w:ascii="Times New Roman" w:hAnsi="Times New Roman" w:cs="Times New Roman"/>
          <w:sz w:val="20"/>
          <w:szCs w:val="20"/>
        </w:rPr>
        <w:br w:type="page"/>
      </w:r>
      <w:bookmarkStart w:id="473" w:name="_Toc173405074"/>
      <w:r w:rsidRPr="009537ED">
        <w:rPr>
          <w:rFonts w:ascii="Times New Roman" w:hAnsi="Times New Roman" w:cs="Times New Roman"/>
          <w:sz w:val="20"/>
          <w:szCs w:val="20"/>
        </w:rPr>
        <w:lastRenderedPageBreak/>
        <w:t>Annex</w:t>
      </w:r>
      <w:r w:rsidR="00233210" w:rsidRPr="009537ED">
        <w:rPr>
          <w:rFonts w:ascii="Times New Roman" w:hAnsi="Times New Roman" w:cs="Times New Roman"/>
          <w:sz w:val="20"/>
          <w:szCs w:val="20"/>
        </w:rPr>
        <w:t xml:space="preserve"> </w:t>
      </w:r>
      <w:r w:rsidRPr="009537ED">
        <w:rPr>
          <w:rFonts w:ascii="Times New Roman" w:eastAsia="MS Mincho" w:hAnsi="Times New Roman" w:cs="Times New Roman"/>
          <w:sz w:val="20"/>
          <w:szCs w:val="20"/>
          <w:lang w:eastAsia="ja-JP"/>
        </w:rPr>
        <w:t>C-2</w:t>
      </w:r>
      <w:r w:rsidRPr="009537ED">
        <w:rPr>
          <w:rFonts w:ascii="Times New Roman" w:hAnsi="Times New Roman" w:cs="Times New Roman"/>
          <w:sz w:val="20"/>
          <w:szCs w:val="20"/>
        </w:rPr>
        <w:t>:</w:t>
      </w:r>
      <w:r w:rsidRPr="009537ED">
        <w:rPr>
          <w:rFonts w:ascii="Times New Roman" w:hAnsi="Times New Roman" w:cs="Times New Roman"/>
          <w:sz w:val="20"/>
          <w:szCs w:val="20"/>
        </w:rPr>
        <w:tab/>
        <w:t>List</w:t>
      </w:r>
      <w:r w:rsidR="00233210" w:rsidRPr="009537ED">
        <w:rPr>
          <w:rFonts w:ascii="Times New Roman" w:hAnsi="Times New Roman" w:cs="Times New Roman"/>
          <w:sz w:val="20"/>
          <w:szCs w:val="20"/>
        </w:rPr>
        <w:t xml:space="preserve"> </w:t>
      </w:r>
      <w:r w:rsidRPr="009537ED">
        <w:rPr>
          <w:rFonts w:ascii="Times New Roman" w:hAnsi="Times New Roman" w:cs="Times New Roman"/>
          <w:sz w:val="20"/>
          <w:szCs w:val="20"/>
        </w:rPr>
        <w:t>of</w:t>
      </w:r>
      <w:r w:rsidR="00233210" w:rsidRPr="009537ED">
        <w:rPr>
          <w:rFonts w:ascii="Times New Roman" w:hAnsi="Times New Roman" w:cs="Times New Roman"/>
          <w:sz w:val="20"/>
          <w:szCs w:val="20"/>
        </w:rPr>
        <w:t xml:space="preserve"> </w:t>
      </w:r>
      <w:r w:rsidRPr="009537ED">
        <w:rPr>
          <w:rFonts w:ascii="Times New Roman" w:hAnsi="Times New Roman" w:cs="Times New Roman"/>
          <w:sz w:val="20"/>
          <w:szCs w:val="20"/>
        </w:rPr>
        <w:t>Incoming</w:t>
      </w:r>
      <w:r w:rsidR="00233210" w:rsidRPr="009537ED">
        <w:rPr>
          <w:rFonts w:ascii="Times New Roman" w:hAnsi="Times New Roman" w:cs="Times New Roman"/>
          <w:sz w:val="20"/>
          <w:szCs w:val="20"/>
        </w:rPr>
        <w:t xml:space="preserve"> </w:t>
      </w:r>
      <w:r w:rsidRPr="009537ED">
        <w:rPr>
          <w:rFonts w:ascii="Times New Roman" w:hAnsi="Times New Roman" w:cs="Times New Roman"/>
          <w:sz w:val="20"/>
          <w:szCs w:val="20"/>
        </w:rPr>
        <w:t>LSs</w:t>
      </w:r>
      <w:r w:rsidR="00233210" w:rsidRPr="009537ED">
        <w:rPr>
          <w:rFonts w:ascii="Times New Roman" w:eastAsia="MS Mincho" w:hAnsi="Times New Roman" w:cs="Times New Roman"/>
          <w:sz w:val="20"/>
          <w:szCs w:val="20"/>
          <w:lang w:eastAsia="ja-JP"/>
        </w:rPr>
        <w:t xml:space="preserve"> </w:t>
      </w:r>
      <w:r w:rsidRPr="009537ED">
        <w:rPr>
          <w:rFonts w:ascii="Times New Roman" w:eastAsia="MS Mincho" w:hAnsi="Times New Roman" w:cs="Times New Roman"/>
          <w:sz w:val="20"/>
          <w:szCs w:val="20"/>
          <w:lang w:eastAsia="ja-JP"/>
        </w:rPr>
        <w:t>from</w:t>
      </w:r>
      <w:r w:rsidR="00233210" w:rsidRPr="009537ED">
        <w:rPr>
          <w:rFonts w:ascii="Times New Roman" w:eastAsia="MS Mincho" w:hAnsi="Times New Roman" w:cs="Times New Roman"/>
          <w:sz w:val="20"/>
          <w:szCs w:val="20"/>
          <w:lang w:eastAsia="ja-JP"/>
        </w:rPr>
        <w:t xml:space="preserve"> </w:t>
      </w:r>
      <w:r w:rsidR="00CC2881" w:rsidRPr="009537ED">
        <w:rPr>
          <w:rFonts w:ascii="Times New Roman" w:hAnsi="Times New Roman" w:cs="Times New Roman"/>
          <w:sz w:val="20"/>
          <w:szCs w:val="20"/>
        </w:rPr>
        <w:t xml:space="preserve">RAN1 </w:t>
      </w:r>
      <w:r w:rsidR="00A06162">
        <w:rPr>
          <w:rFonts w:ascii="Times New Roman" w:hAnsi="Times New Roman" w:cs="Times New Roman"/>
          <w:sz w:val="20"/>
          <w:szCs w:val="20"/>
        </w:rPr>
        <w:t>#117</w:t>
      </w:r>
      <w:bookmarkEnd w:id="473"/>
    </w:p>
    <w:p w14:paraId="37A1C420" w14:textId="77777777" w:rsidR="000D7152" w:rsidRPr="009537ED" w:rsidRDefault="000D7152" w:rsidP="000D7152"/>
    <w:tbl>
      <w:tblPr>
        <w:tblStyle w:val="TableGrid"/>
        <w:tblW w:w="14067" w:type="dxa"/>
        <w:jc w:val="center"/>
        <w:tblLayout w:type="fixed"/>
        <w:tblLook w:val="04A0" w:firstRow="1" w:lastRow="0" w:firstColumn="1" w:lastColumn="0" w:noHBand="0" w:noVBand="1"/>
      </w:tblPr>
      <w:tblGrid>
        <w:gridCol w:w="1094"/>
        <w:gridCol w:w="2646"/>
        <w:gridCol w:w="1583"/>
        <w:gridCol w:w="909"/>
        <w:gridCol w:w="2600"/>
        <w:gridCol w:w="1065"/>
        <w:gridCol w:w="994"/>
        <w:gridCol w:w="994"/>
        <w:gridCol w:w="1120"/>
        <w:gridCol w:w="1062"/>
      </w:tblGrid>
      <w:tr w:rsidR="000D7152" w:rsidRPr="00B67066" w14:paraId="4DEEA9B2" w14:textId="77777777" w:rsidTr="00350D33">
        <w:trPr>
          <w:trHeight w:val="20"/>
          <w:tblHeader/>
          <w:jc w:val="center"/>
        </w:trPr>
        <w:tc>
          <w:tcPr>
            <w:tcW w:w="1094" w:type="dxa"/>
            <w:shd w:val="clear" w:color="auto" w:fill="BFBFBF" w:themeFill="background1" w:themeFillShade="BF"/>
            <w:hideMark/>
          </w:tcPr>
          <w:p w14:paraId="6D2843F2" w14:textId="73391C45" w:rsidR="007B422F" w:rsidRPr="00B67066" w:rsidRDefault="007B422F" w:rsidP="000D7152">
            <w:pPr>
              <w:pStyle w:val="TAH"/>
              <w:rPr>
                <w:rFonts w:cs="Arial"/>
                <w:sz w:val="14"/>
                <w:szCs w:val="14"/>
              </w:rPr>
            </w:pPr>
            <w:r w:rsidRPr="00B67066">
              <w:rPr>
                <w:rFonts w:cs="Arial"/>
                <w:sz w:val="14"/>
                <w:szCs w:val="14"/>
              </w:rPr>
              <w:t>TDoc</w:t>
            </w:r>
            <w:r w:rsidR="00233210" w:rsidRPr="00B67066">
              <w:rPr>
                <w:rFonts w:cs="Arial"/>
                <w:sz w:val="14"/>
                <w:szCs w:val="14"/>
              </w:rPr>
              <w:t xml:space="preserve"> </w:t>
            </w:r>
            <w:r w:rsidRPr="00B67066">
              <w:rPr>
                <w:rFonts w:cs="Arial"/>
                <w:sz w:val="14"/>
                <w:szCs w:val="14"/>
              </w:rPr>
              <w:t>#</w:t>
            </w:r>
          </w:p>
        </w:tc>
        <w:tc>
          <w:tcPr>
            <w:tcW w:w="2646" w:type="dxa"/>
            <w:shd w:val="clear" w:color="auto" w:fill="BFBFBF" w:themeFill="background1" w:themeFillShade="BF"/>
            <w:hideMark/>
          </w:tcPr>
          <w:p w14:paraId="3CC39652" w14:textId="77777777" w:rsidR="007B422F" w:rsidRPr="00B67066" w:rsidRDefault="007B422F" w:rsidP="000D7152">
            <w:pPr>
              <w:pStyle w:val="TAH"/>
              <w:rPr>
                <w:rFonts w:cs="Arial"/>
                <w:sz w:val="14"/>
                <w:szCs w:val="14"/>
              </w:rPr>
            </w:pPr>
            <w:r w:rsidRPr="00B67066">
              <w:rPr>
                <w:rFonts w:cs="Arial"/>
                <w:sz w:val="14"/>
                <w:szCs w:val="14"/>
              </w:rPr>
              <w:t>Title</w:t>
            </w:r>
          </w:p>
        </w:tc>
        <w:tc>
          <w:tcPr>
            <w:tcW w:w="1583" w:type="dxa"/>
            <w:shd w:val="clear" w:color="auto" w:fill="BFBFBF" w:themeFill="background1" w:themeFillShade="BF"/>
            <w:hideMark/>
          </w:tcPr>
          <w:p w14:paraId="366AA7EC" w14:textId="77777777" w:rsidR="007B422F" w:rsidRPr="00B67066" w:rsidRDefault="007B422F" w:rsidP="000D7152">
            <w:pPr>
              <w:pStyle w:val="TAH"/>
              <w:rPr>
                <w:rFonts w:cs="Arial"/>
                <w:sz w:val="14"/>
                <w:szCs w:val="14"/>
              </w:rPr>
            </w:pPr>
            <w:r w:rsidRPr="00B67066">
              <w:rPr>
                <w:rFonts w:cs="Arial"/>
                <w:sz w:val="14"/>
                <w:szCs w:val="14"/>
              </w:rPr>
              <w:t>Source</w:t>
            </w:r>
          </w:p>
        </w:tc>
        <w:tc>
          <w:tcPr>
            <w:tcW w:w="909" w:type="dxa"/>
            <w:shd w:val="clear" w:color="auto" w:fill="BFBFBF" w:themeFill="background1" w:themeFillShade="BF"/>
            <w:hideMark/>
          </w:tcPr>
          <w:p w14:paraId="34B8E44C" w14:textId="77777777" w:rsidR="007B422F" w:rsidRPr="00B67066" w:rsidRDefault="007B422F" w:rsidP="000D7152">
            <w:pPr>
              <w:pStyle w:val="TAH"/>
              <w:rPr>
                <w:rFonts w:cs="Arial"/>
                <w:sz w:val="14"/>
                <w:szCs w:val="14"/>
              </w:rPr>
            </w:pPr>
            <w:r w:rsidRPr="00B67066">
              <w:rPr>
                <w:rFonts w:cs="Arial"/>
                <w:sz w:val="14"/>
                <w:szCs w:val="14"/>
              </w:rPr>
              <w:t>Release</w:t>
            </w:r>
          </w:p>
        </w:tc>
        <w:tc>
          <w:tcPr>
            <w:tcW w:w="2600" w:type="dxa"/>
            <w:shd w:val="clear" w:color="auto" w:fill="BFBFBF" w:themeFill="background1" w:themeFillShade="BF"/>
            <w:hideMark/>
          </w:tcPr>
          <w:p w14:paraId="341B101A" w14:textId="6CBCF9E1" w:rsidR="007B422F" w:rsidRPr="00B67066" w:rsidRDefault="007B422F" w:rsidP="000D7152">
            <w:pPr>
              <w:pStyle w:val="TAH"/>
              <w:rPr>
                <w:rFonts w:cs="Arial"/>
                <w:sz w:val="14"/>
                <w:szCs w:val="14"/>
              </w:rPr>
            </w:pPr>
            <w:r w:rsidRPr="00B67066">
              <w:rPr>
                <w:rFonts w:cs="Arial"/>
                <w:sz w:val="14"/>
                <w:szCs w:val="14"/>
              </w:rPr>
              <w:t>Related</w:t>
            </w:r>
            <w:r w:rsidR="00233210" w:rsidRPr="00B67066">
              <w:rPr>
                <w:rFonts w:cs="Arial"/>
                <w:sz w:val="14"/>
                <w:szCs w:val="14"/>
              </w:rPr>
              <w:t xml:space="preserve"> </w:t>
            </w:r>
            <w:r w:rsidRPr="00B67066">
              <w:rPr>
                <w:rFonts w:cs="Arial"/>
                <w:sz w:val="14"/>
                <w:szCs w:val="14"/>
              </w:rPr>
              <w:t>WIs</w:t>
            </w:r>
          </w:p>
        </w:tc>
        <w:tc>
          <w:tcPr>
            <w:tcW w:w="1065" w:type="dxa"/>
            <w:shd w:val="clear" w:color="auto" w:fill="BFBFBF" w:themeFill="background1" w:themeFillShade="BF"/>
            <w:hideMark/>
          </w:tcPr>
          <w:p w14:paraId="0D457CC8" w14:textId="15376EEC" w:rsidR="007B422F" w:rsidRPr="00B67066" w:rsidRDefault="007B422F" w:rsidP="000D7152">
            <w:pPr>
              <w:pStyle w:val="TAH"/>
              <w:rPr>
                <w:rFonts w:cs="Arial"/>
                <w:sz w:val="14"/>
                <w:szCs w:val="14"/>
              </w:rPr>
            </w:pPr>
            <w:r w:rsidRPr="00B67066">
              <w:rPr>
                <w:rFonts w:cs="Arial"/>
                <w:sz w:val="14"/>
                <w:szCs w:val="14"/>
              </w:rPr>
              <w:t>Reply</w:t>
            </w:r>
            <w:r w:rsidR="00233210" w:rsidRPr="00B67066">
              <w:rPr>
                <w:rFonts w:cs="Arial"/>
                <w:sz w:val="14"/>
                <w:szCs w:val="14"/>
              </w:rPr>
              <w:t xml:space="preserve"> </w:t>
            </w:r>
            <w:r w:rsidRPr="00B67066">
              <w:rPr>
                <w:rFonts w:cs="Arial"/>
                <w:sz w:val="14"/>
                <w:szCs w:val="14"/>
              </w:rPr>
              <w:t>to</w:t>
            </w:r>
          </w:p>
        </w:tc>
        <w:tc>
          <w:tcPr>
            <w:tcW w:w="994" w:type="dxa"/>
            <w:shd w:val="clear" w:color="auto" w:fill="BFBFBF" w:themeFill="background1" w:themeFillShade="BF"/>
            <w:hideMark/>
          </w:tcPr>
          <w:p w14:paraId="3DD0B523" w14:textId="77777777" w:rsidR="007B422F" w:rsidRPr="00B67066" w:rsidRDefault="007B422F" w:rsidP="000D7152">
            <w:pPr>
              <w:pStyle w:val="TAH"/>
              <w:rPr>
                <w:rFonts w:cs="Arial"/>
                <w:sz w:val="14"/>
                <w:szCs w:val="14"/>
              </w:rPr>
            </w:pPr>
            <w:r w:rsidRPr="00B67066">
              <w:rPr>
                <w:rFonts w:cs="Arial"/>
                <w:sz w:val="14"/>
                <w:szCs w:val="14"/>
              </w:rPr>
              <w:t>To</w:t>
            </w:r>
          </w:p>
        </w:tc>
        <w:tc>
          <w:tcPr>
            <w:tcW w:w="994" w:type="dxa"/>
            <w:shd w:val="clear" w:color="auto" w:fill="BFBFBF" w:themeFill="background1" w:themeFillShade="BF"/>
            <w:hideMark/>
          </w:tcPr>
          <w:p w14:paraId="0AC1C733" w14:textId="77777777" w:rsidR="007B422F" w:rsidRPr="00B67066" w:rsidRDefault="007B422F" w:rsidP="000D7152">
            <w:pPr>
              <w:pStyle w:val="TAH"/>
              <w:rPr>
                <w:rFonts w:cs="Arial"/>
                <w:sz w:val="14"/>
                <w:szCs w:val="14"/>
              </w:rPr>
            </w:pPr>
            <w:r w:rsidRPr="00B67066">
              <w:rPr>
                <w:rFonts w:cs="Arial"/>
                <w:sz w:val="14"/>
                <w:szCs w:val="14"/>
              </w:rPr>
              <w:t>Cc</w:t>
            </w:r>
          </w:p>
        </w:tc>
        <w:tc>
          <w:tcPr>
            <w:tcW w:w="1120" w:type="dxa"/>
            <w:shd w:val="clear" w:color="auto" w:fill="BFBFBF" w:themeFill="background1" w:themeFillShade="BF"/>
            <w:hideMark/>
          </w:tcPr>
          <w:p w14:paraId="4703ADF1" w14:textId="45D20885" w:rsidR="007B422F" w:rsidRPr="00B67066" w:rsidRDefault="007B422F" w:rsidP="000D7152">
            <w:pPr>
              <w:pStyle w:val="TAH"/>
              <w:rPr>
                <w:rFonts w:cs="Arial"/>
                <w:sz w:val="14"/>
                <w:szCs w:val="14"/>
              </w:rPr>
            </w:pPr>
            <w:r w:rsidRPr="00B67066">
              <w:rPr>
                <w:rFonts w:cs="Arial"/>
                <w:sz w:val="14"/>
                <w:szCs w:val="14"/>
              </w:rPr>
              <w:t>Original</w:t>
            </w:r>
            <w:r w:rsidR="00233210" w:rsidRPr="00B67066">
              <w:rPr>
                <w:rFonts w:cs="Arial"/>
                <w:sz w:val="14"/>
                <w:szCs w:val="14"/>
              </w:rPr>
              <w:t xml:space="preserve"> </w:t>
            </w:r>
            <w:r w:rsidRPr="00B67066">
              <w:rPr>
                <w:rFonts w:cs="Arial"/>
                <w:sz w:val="14"/>
                <w:szCs w:val="14"/>
              </w:rPr>
              <w:t>LS</w:t>
            </w:r>
          </w:p>
        </w:tc>
        <w:tc>
          <w:tcPr>
            <w:tcW w:w="1062" w:type="dxa"/>
            <w:shd w:val="clear" w:color="auto" w:fill="BFBFBF" w:themeFill="background1" w:themeFillShade="BF"/>
            <w:hideMark/>
          </w:tcPr>
          <w:p w14:paraId="7334DC27" w14:textId="2EB5121C" w:rsidR="007B422F" w:rsidRPr="00B67066" w:rsidRDefault="007B422F" w:rsidP="000D7152">
            <w:pPr>
              <w:pStyle w:val="TAH"/>
              <w:rPr>
                <w:rFonts w:cs="Arial"/>
                <w:sz w:val="14"/>
                <w:szCs w:val="14"/>
              </w:rPr>
            </w:pPr>
            <w:r w:rsidRPr="00B67066">
              <w:rPr>
                <w:rFonts w:cs="Arial"/>
                <w:sz w:val="14"/>
                <w:szCs w:val="14"/>
              </w:rPr>
              <w:t>Reply</w:t>
            </w:r>
            <w:r w:rsidR="00233210" w:rsidRPr="00B67066">
              <w:rPr>
                <w:rFonts w:cs="Arial"/>
                <w:sz w:val="14"/>
                <w:szCs w:val="14"/>
              </w:rPr>
              <w:t xml:space="preserve"> </w:t>
            </w:r>
            <w:r w:rsidRPr="00B67066">
              <w:rPr>
                <w:rFonts w:cs="Arial"/>
                <w:sz w:val="14"/>
                <w:szCs w:val="14"/>
              </w:rPr>
              <w:t>in</w:t>
            </w:r>
          </w:p>
        </w:tc>
      </w:tr>
      <w:tr w:rsidR="00B67066" w:rsidRPr="00B67066" w14:paraId="57000AB1" w14:textId="77777777" w:rsidTr="00E013E9">
        <w:trPr>
          <w:trHeight w:val="20"/>
          <w:jc w:val="center"/>
        </w:trPr>
        <w:tc>
          <w:tcPr>
            <w:tcW w:w="1094" w:type="dxa"/>
            <w:shd w:val="clear" w:color="auto" w:fill="auto"/>
          </w:tcPr>
          <w:p w14:paraId="56D31422" w14:textId="49EDB372" w:rsidR="00B67066" w:rsidRPr="00B67066" w:rsidRDefault="006F79AF" w:rsidP="00B67066">
            <w:pPr>
              <w:rPr>
                <w:rFonts w:ascii="Arial" w:hAnsi="Arial" w:cs="Arial"/>
                <w:bCs/>
                <w:sz w:val="14"/>
                <w:szCs w:val="14"/>
              </w:rPr>
            </w:pPr>
            <w:hyperlink r:id="rId2757" w:history="1">
              <w:r>
                <w:rPr>
                  <w:rStyle w:val="Hyperlink"/>
                  <w:rFonts w:ascii="Arial" w:hAnsi="Arial" w:cs="Arial"/>
                  <w:b/>
                  <w:bCs/>
                  <w:sz w:val="14"/>
                  <w:szCs w:val="14"/>
                </w:rPr>
                <w:t>R1-2403823</w:t>
              </w:r>
            </w:hyperlink>
          </w:p>
        </w:tc>
        <w:tc>
          <w:tcPr>
            <w:tcW w:w="2646" w:type="dxa"/>
            <w:shd w:val="clear" w:color="auto" w:fill="auto"/>
          </w:tcPr>
          <w:p w14:paraId="7AB851D6" w14:textId="10238A14" w:rsidR="00B67066" w:rsidRPr="00B67066" w:rsidRDefault="00B67066" w:rsidP="00B67066">
            <w:pPr>
              <w:rPr>
                <w:rFonts w:ascii="Arial" w:hAnsi="Arial" w:cs="Arial"/>
                <w:bCs/>
                <w:sz w:val="14"/>
                <w:szCs w:val="14"/>
              </w:rPr>
            </w:pPr>
            <w:r w:rsidRPr="00B67066">
              <w:rPr>
                <w:rFonts w:ascii="Arial" w:hAnsi="Arial" w:cs="Arial"/>
                <w:sz w:val="14"/>
                <w:szCs w:val="14"/>
              </w:rPr>
              <w:t>Reply LS on improved GNSS operations in Rel-18 IoT NTN</w:t>
            </w:r>
          </w:p>
        </w:tc>
        <w:tc>
          <w:tcPr>
            <w:tcW w:w="1583" w:type="dxa"/>
            <w:shd w:val="clear" w:color="auto" w:fill="auto"/>
          </w:tcPr>
          <w:p w14:paraId="0C2877C1" w14:textId="3E74CEBF" w:rsidR="00B67066" w:rsidRPr="00B67066" w:rsidRDefault="00B67066" w:rsidP="00B67066">
            <w:pPr>
              <w:rPr>
                <w:rFonts w:ascii="Arial" w:hAnsi="Arial" w:cs="Arial"/>
                <w:bCs/>
                <w:sz w:val="14"/>
                <w:szCs w:val="14"/>
              </w:rPr>
            </w:pPr>
            <w:r w:rsidRPr="00B67066">
              <w:rPr>
                <w:rFonts w:ascii="Arial" w:hAnsi="Arial" w:cs="Arial"/>
                <w:sz w:val="14"/>
                <w:szCs w:val="14"/>
              </w:rPr>
              <w:t>RAN2, Huawei</w:t>
            </w:r>
          </w:p>
        </w:tc>
        <w:tc>
          <w:tcPr>
            <w:tcW w:w="909" w:type="dxa"/>
            <w:shd w:val="clear" w:color="auto" w:fill="auto"/>
          </w:tcPr>
          <w:p w14:paraId="0786E814" w14:textId="41AA6251" w:rsidR="00B67066" w:rsidRPr="00B67066" w:rsidRDefault="00EF515C" w:rsidP="00B67066">
            <w:pPr>
              <w:rPr>
                <w:rFonts w:ascii="Arial" w:hAnsi="Arial" w:cs="Arial"/>
                <w:bCs/>
                <w:sz w:val="14"/>
                <w:szCs w:val="14"/>
              </w:rPr>
            </w:pPr>
            <w:hyperlink r:id="rId2758" w:history="1">
              <w:r w:rsidR="00B67066" w:rsidRPr="00B67066">
                <w:rPr>
                  <w:rStyle w:val="Hyperlink"/>
                  <w:rFonts w:ascii="Arial" w:hAnsi="Arial" w:cs="Arial"/>
                  <w:b/>
                  <w:bCs/>
                  <w:sz w:val="14"/>
                  <w:szCs w:val="14"/>
                </w:rPr>
                <w:t>Rel-18</w:t>
              </w:r>
            </w:hyperlink>
          </w:p>
        </w:tc>
        <w:tc>
          <w:tcPr>
            <w:tcW w:w="2600" w:type="dxa"/>
            <w:shd w:val="clear" w:color="auto" w:fill="auto"/>
          </w:tcPr>
          <w:p w14:paraId="5D820D3F" w14:textId="57B064E4" w:rsidR="00B67066" w:rsidRPr="00B67066" w:rsidRDefault="00EF515C" w:rsidP="00B67066">
            <w:pPr>
              <w:rPr>
                <w:rFonts w:ascii="Arial" w:hAnsi="Arial" w:cs="Arial"/>
                <w:bCs/>
                <w:sz w:val="14"/>
                <w:szCs w:val="14"/>
              </w:rPr>
            </w:pPr>
            <w:hyperlink r:id="rId2759" w:history="1">
              <w:r w:rsidR="00B67066" w:rsidRPr="00B67066">
                <w:rPr>
                  <w:rStyle w:val="Hyperlink"/>
                  <w:rFonts w:ascii="Arial" w:hAnsi="Arial" w:cs="Arial"/>
                  <w:b/>
                  <w:bCs/>
                  <w:sz w:val="14"/>
                  <w:szCs w:val="14"/>
                </w:rPr>
                <w:t>IoT_NTN_enh-Core</w:t>
              </w:r>
            </w:hyperlink>
          </w:p>
        </w:tc>
        <w:tc>
          <w:tcPr>
            <w:tcW w:w="1065" w:type="dxa"/>
            <w:shd w:val="clear" w:color="auto" w:fill="auto"/>
          </w:tcPr>
          <w:p w14:paraId="61431CC0" w14:textId="29513493" w:rsidR="00B67066" w:rsidRPr="00B67066" w:rsidRDefault="006F79AF" w:rsidP="00B67066">
            <w:pPr>
              <w:rPr>
                <w:rFonts w:ascii="Arial" w:hAnsi="Arial" w:cs="Arial"/>
                <w:bCs/>
                <w:sz w:val="14"/>
                <w:szCs w:val="14"/>
              </w:rPr>
            </w:pPr>
            <w:hyperlink r:id="rId2760" w:history="1">
              <w:r>
                <w:rPr>
                  <w:rStyle w:val="Hyperlink"/>
                  <w:rFonts w:ascii="Arial" w:hAnsi="Arial" w:cs="Arial"/>
                  <w:sz w:val="14"/>
                  <w:szCs w:val="14"/>
                </w:rPr>
                <w:t>R1-2401754</w:t>
              </w:r>
            </w:hyperlink>
          </w:p>
        </w:tc>
        <w:tc>
          <w:tcPr>
            <w:tcW w:w="994" w:type="dxa"/>
            <w:shd w:val="clear" w:color="auto" w:fill="auto"/>
          </w:tcPr>
          <w:p w14:paraId="66B2DD0C" w14:textId="5DECFB1A" w:rsidR="00B67066" w:rsidRPr="00B67066" w:rsidRDefault="00B67066" w:rsidP="00B67066">
            <w:pPr>
              <w:rPr>
                <w:rFonts w:ascii="Arial" w:hAnsi="Arial" w:cs="Arial"/>
                <w:bCs/>
                <w:sz w:val="14"/>
                <w:szCs w:val="14"/>
              </w:rPr>
            </w:pPr>
            <w:r w:rsidRPr="00B67066">
              <w:rPr>
                <w:rFonts w:ascii="Arial" w:hAnsi="Arial" w:cs="Arial"/>
                <w:sz w:val="14"/>
                <w:szCs w:val="14"/>
              </w:rPr>
              <w:t>RAN1</w:t>
            </w:r>
          </w:p>
        </w:tc>
        <w:tc>
          <w:tcPr>
            <w:tcW w:w="994" w:type="dxa"/>
            <w:shd w:val="clear" w:color="auto" w:fill="auto"/>
          </w:tcPr>
          <w:p w14:paraId="76D6F364" w14:textId="6769F387" w:rsidR="00B67066" w:rsidRPr="00B67066" w:rsidRDefault="00B67066" w:rsidP="00B67066">
            <w:pPr>
              <w:rPr>
                <w:rFonts w:ascii="Arial" w:hAnsi="Arial" w:cs="Arial"/>
                <w:bCs/>
                <w:sz w:val="14"/>
                <w:szCs w:val="14"/>
              </w:rPr>
            </w:pPr>
            <w:r w:rsidRPr="00B67066">
              <w:rPr>
                <w:rFonts w:ascii="Arial" w:hAnsi="Arial" w:cs="Arial"/>
                <w:sz w:val="14"/>
                <w:szCs w:val="14"/>
              </w:rPr>
              <w:t> </w:t>
            </w:r>
          </w:p>
        </w:tc>
        <w:tc>
          <w:tcPr>
            <w:tcW w:w="1120" w:type="dxa"/>
            <w:shd w:val="clear" w:color="auto" w:fill="auto"/>
          </w:tcPr>
          <w:p w14:paraId="2F4441F5" w14:textId="66B06F23" w:rsidR="00B67066" w:rsidRPr="00B67066" w:rsidRDefault="00B67066" w:rsidP="00B67066">
            <w:pPr>
              <w:rPr>
                <w:rFonts w:ascii="Arial" w:hAnsi="Arial" w:cs="Arial"/>
                <w:bCs/>
                <w:sz w:val="14"/>
                <w:szCs w:val="14"/>
              </w:rPr>
            </w:pPr>
            <w:r w:rsidRPr="00B67066">
              <w:rPr>
                <w:rFonts w:ascii="Arial" w:hAnsi="Arial" w:cs="Arial"/>
                <w:sz w:val="14"/>
                <w:szCs w:val="14"/>
              </w:rPr>
              <w:t>R2-2403765</w:t>
            </w:r>
          </w:p>
        </w:tc>
        <w:tc>
          <w:tcPr>
            <w:tcW w:w="1062" w:type="dxa"/>
            <w:shd w:val="clear" w:color="auto" w:fill="auto"/>
          </w:tcPr>
          <w:p w14:paraId="68A32CF1" w14:textId="57FFBB07" w:rsidR="00B67066" w:rsidRPr="00B67066" w:rsidRDefault="00B67066" w:rsidP="00B67066">
            <w:pPr>
              <w:rPr>
                <w:rFonts w:ascii="Arial" w:hAnsi="Arial" w:cs="Arial"/>
                <w:bCs/>
                <w:sz w:val="14"/>
                <w:szCs w:val="14"/>
              </w:rPr>
            </w:pPr>
          </w:p>
        </w:tc>
      </w:tr>
      <w:tr w:rsidR="00B67066" w:rsidRPr="00B67066" w14:paraId="7709966B" w14:textId="77777777" w:rsidTr="00E013E9">
        <w:trPr>
          <w:trHeight w:val="20"/>
          <w:jc w:val="center"/>
        </w:trPr>
        <w:tc>
          <w:tcPr>
            <w:tcW w:w="1094" w:type="dxa"/>
            <w:shd w:val="clear" w:color="auto" w:fill="auto"/>
          </w:tcPr>
          <w:p w14:paraId="37A70CC8" w14:textId="4773ACD7" w:rsidR="00B67066" w:rsidRPr="00B67066" w:rsidRDefault="006F79AF" w:rsidP="00B67066">
            <w:pPr>
              <w:rPr>
                <w:rFonts w:ascii="Arial" w:hAnsi="Arial" w:cs="Arial"/>
                <w:bCs/>
                <w:sz w:val="14"/>
                <w:szCs w:val="14"/>
              </w:rPr>
            </w:pPr>
            <w:hyperlink r:id="rId2761" w:history="1">
              <w:r>
                <w:rPr>
                  <w:rStyle w:val="Hyperlink"/>
                  <w:rFonts w:ascii="Arial" w:hAnsi="Arial" w:cs="Arial"/>
                  <w:b/>
                  <w:bCs/>
                  <w:sz w:val="14"/>
                  <w:szCs w:val="14"/>
                </w:rPr>
                <w:t>R1-2403824</w:t>
              </w:r>
            </w:hyperlink>
          </w:p>
        </w:tc>
        <w:tc>
          <w:tcPr>
            <w:tcW w:w="2646" w:type="dxa"/>
            <w:shd w:val="clear" w:color="auto" w:fill="auto"/>
          </w:tcPr>
          <w:p w14:paraId="1EA21E63" w14:textId="1A60C4CE" w:rsidR="00B67066" w:rsidRPr="00B67066" w:rsidRDefault="00B67066" w:rsidP="00B67066">
            <w:pPr>
              <w:rPr>
                <w:rFonts w:ascii="Arial" w:hAnsi="Arial" w:cs="Arial"/>
                <w:bCs/>
                <w:sz w:val="14"/>
                <w:szCs w:val="14"/>
              </w:rPr>
            </w:pPr>
            <w:r w:rsidRPr="00B67066">
              <w:rPr>
                <w:rFonts w:ascii="Arial" w:hAnsi="Arial" w:cs="Arial"/>
                <w:sz w:val="14"/>
                <w:szCs w:val="14"/>
              </w:rPr>
              <w:t>LS to RAN1 on bandwidth aggregation</w:t>
            </w:r>
          </w:p>
        </w:tc>
        <w:tc>
          <w:tcPr>
            <w:tcW w:w="1583" w:type="dxa"/>
            <w:shd w:val="clear" w:color="auto" w:fill="auto"/>
          </w:tcPr>
          <w:p w14:paraId="4C748B9D" w14:textId="0D6AC318" w:rsidR="00B67066" w:rsidRPr="00B67066" w:rsidRDefault="00B67066" w:rsidP="00B67066">
            <w:pPr>
              <w:rPr>
                <w:rFonts w:ascii="Arial" w:hAnsi="Arial" w:cs="Arial"/>
                <w:bCs/>
                <w:sz w:val="14"/>
                <w:szCs w:val="14"/>
              </w:rPr>
            </w:pPr>
            <w:r w:rsidRPr="00B67066">
              <w:rPr>
                <w:rFonts w:ascii="Arial" w:hAnsi="Arial" w:cs="Arial"/>
                <w:sz w:val="14"/>
                <w:szCs w:val="14"/>
              </w:rPr>
              <w:t>RAN2, ZTE</w:t>
            </w:r>
          </w:p>
        </w:tc>
        <w:tc>
          <w:tcPr>
            <w:tcW w:w="909" w:type="dxa"/>
            <w:shd w:val="clear" w:color="auto" w:fill="auto"/>
          </w:tcPr>
          <w:p w14:paraId="2E1CE319" w14:textId="408A9205" w:rsidR="00B67066" w:rsidRPr="00B67066" w:rsidRDefault="00EF515C" w:rsidP="00B67066">
            <w:pPr>
              <w:rPr>
                <w:rFonts w:ascii="Arial" w:hAnsi="Arial" w:cs="Arial"/>
                <w:bCs/>
                <w:sz w:val="14"/>
                <w:szCs w:val="14"/>
              </w:rPr>
            </w:pPr>
            <w:hyperlink r:id="rId2762" w:history="1">
              <w:r w:rsidR="00B67066" w:rsidRPr="00B67066">
                <w:rPr>
                  <w:rStyle w:val="Hyperlink"/>
                  <w:rFonts w:ascii="Arial" w:hAnsi="Arial" w:cs="Arial"/>
                  <w:b/>
                  <w:bCs/>
                  <w:sz w:val="14"/>
                  <w:szCs w:val="14"/>
                </w:rPr>
                <w:t>Rel-18</w:t>
              </w:r>
            </w:hyperlink>
          </w:p>
        </w:tc>
        <w:tc>
          <w:tcPr>
            <w:tcW w:w="2600" w:type="dxa"/>
            <w:shd w:val="clear" w:color="auto" w:fill="auto"/>
          </w:tcPr>
          <w:p w14:paraId="2541007D" w14:textId="251B6003" w:rsidR="00B67066" w:rsidRPr="00B67066" w:rsidRDefault="00EF515C" w:rsidP="00B67066">
            <w:pPr>
              <w:rPr>
                <w:rFonts w:ascii="Arial" w:hAnsi="Arial" w:cs="Arial"/>
                <w:bCs/>
                <w:sz w:val="14"/>
                <w:szCs w:val="14"/>
              </w:rPr>
            </w:pPr>
            <w:hyperlink r:id="rId2763" w:history="1">
              <w:r w:rsidR="00B67066" w:rsidRPr="00B67066">
                <w:rPr>
                  <w:rStyle w:val="Hyperlink"/>
                  <w:rFonts w:ascii="Arial" w:hAnsi="Arial" w:cs="Arial"/>
                  <w:b/>
                  <w:bCs/>
                  <w:sz w:val="14"/>
                  <w:szCs w:val="14"/>
                </w:rPr>
                <w:t>NR_pos_enh2-Core</w:t>
              </w:r>
            </w:hyperlink>
          </w:p>
        </w:tc>
        <w:tc>
          <w:tcPr>
            <w:tcW w:w="1065" w:type="dxa"/>
            <w:shd w:val="clear" w:color="auto" w:fill="auto"/>
          </w:tcPr>
          <w:p w14:paraId="49BC7D0C" w14:textId="3FE08A73" w:rsidR="00B67066" w:rsidRPr="00B67066" w:rsidRDefault="006F79AF" w:rsidP="00B67066">
            <w:pPr>
              <w:rPr>
                <w:rFonts w:ascii="Arial" w:hAnsi="Arial" w:cs="Arial"/>
                <w:bCs/>
                <w:sz w:val="14"/>
                <w:szCs w:val="14"/>
              </w:rPr>
            </w:pPr>
            <w:hyperlink r:id="rId2764" w:history="1">
              <w:r>
                <w:rPr>
                  <w:rStyle w:val="Hyperlink"/>
                  <w:rFonts w:ascii="Arial" w:hAnsi="Arial" w:cs="Arial"/>
                  <w:sz w:val="14"/>
                  <w:szCs w:val="14"/>
                </w:rPr>
                <w:t>R1-2401708</w:t>
              </w:r>
            </w:hyperlink>
          </w:p>
        </w:tc>
        <w:tc>
          <w:tcPr>
            <w:tcW w:w="994" w:type="dxa"/>
            <w:shd w:val="clear" w:color="auto" w:fill="auto"/>
          </w:tcPr>
          <w:p w14:paraId="5F1613B1" w14:textId="5670D938" w:rsidR="00B67066" w:rsidRPr="00B67066" w:rsidRDefault="00B67066" w:rsidP="00B67066">
            <w:pPr>
              <w:rPr>
                <w:rFonts w:ascii="Arial" w:hAnsi="Arial" w:cs="Arial"/>
                <w:bCs/>
                <w:sz w:val="14"/>
                <w:szCs w:val="14"/>
              </w:rPr>
            </w:pPr>
            <w:r w:rsidRPr="00B67066">
              <w:rPr>
                <w:rFonts w:ascii="Arial" w:hAnsi="Arial" w:cs="Arial"/>
                <w:sz w:val="14"/>
                <w:szCs w:val="14"/>
              </w:rPr>
              <w:t>RAN1</w:t>
            </w:r>
          </w:p>
        </w:tc>
        <w:tc>
          <w:tcPr>
            <w:tcW w:w="994" w:type="dxa"/>
            <w:shd w:val="clear" w:color="auto" w:fill="auto"/>
          </w:tcPr>
          <w:p w14:paraId="6CFE6170" w14:textId="424A1B20" w:rsidR="00B67066" w:rsidRPr="00B67066" w:rsidRDefault="00B67066" w:rsidP="00B67066">
            <w:pPr>
              <w:rPr>
                <w:rFonts w:ascii="Arial" w:hAnsi="Arial" w:cs="Arial"/>
                <w:bCs/>
                <w:sz w:val="14"/>
                <w:szCs w:val="14"/>
              </w:rPr>
            </w:pPr>
            <w:r w:rsidRPr="00B67066">
              <w:rPr>
                <w:rFonts w:ascii="Arial" w:hAnsi="Arial" w:cs="Arial"/>
                <w:sz w:val="14"/>
                <w:szCs w:val="14"/>
              </w:rPr>
              <w:t>RAN3</w:t>
            </w:r>
          </w:p>
        </w:tc>
        <w:tc>
          <w:tcPr>
            <w:tcW w:w="1120" w:type="dxa"/>
            <w:shd w:val="clear" w:color="auto" w:fill="auto"/>
          </w:tcPr>
          <w:p w14:paraId="75ECF45B" w14:textId="2FFF760A" w:rsidR="00B67066" w:rsidRPr="00B67066" w:rsidRDefault="00B67066" w:rsidP="00B67066">
            <w:pPr>
              <w:rPr>
                <w:rFonts w:ascii="Arial" w:hAnsi="Arial" w:cs="Arial"/>
                <w:bCs/>
                <w:sz w:val="14"/>
                <w:szCs w:val="14"/>
              </w:rPr>
            </w:pPr>
            <w:r w:rsidRPr="00B67066">
              <w:rPr>
                <w:rFonts w:ascii="Arial" w:hAnsi="Arial" w:cs="Arial"/>
                <w:sz w:val="14"/>
                <w:szCs w:val="14"/>
              </w:rPr>
              <w:t>R2-2403807</w:t>
            </w:r>
          </w:p>
        </w:tc>
        <w:tc>
          <w:tcPr>
            <w:tcW w:w="1062" w:type="dxa"/>
            <w:shd w:val="clear" w:color="auto" w:fill="auto"/>
          </w:tcPr>
          <w:p w14:paraId="1E672BD7" w14:textId="11915630" w:rsidR="00B67066" w:rsidRPr="00B67066" w:rsidRDefault="00B67066" w:rsidP="00B67066">
            <w:pPr>
              <w:rPr>
                <w:rFonts w:ascii="Arial" w:hAnsi="Arial" w:cs="Arial"/>
                <w:bCs/>
                <w:sz w:val="14"/>
                <w:szCs w:val="14"/>
              </w:rPr>
            </w:pPr>
          </w:p>
        </w:tc>
      </w:tr>
      <w:tr w:rsidR="00B67066" w:rsidRPr="00B67066" w14:paraId="5AD54A03" w14:textId="77777777" w:rsidTr="00E013E9">
        <w:trPr>
          <w:trHeight w:val="20"/>
          <w:jc w:val="center"/>
        </w:trPr>
        <w:tc>
          <w:tcPr>
            <w:tcW w:w="1094" w:type="dxa"/>
          </w:tcPr>
          <w:p w14:paraId="45DC735E" w14:textId="7709531A" w:rsidR="00B67066" w:rsidRPr="00B67066" w:rsidRDefault="006F79AF" w:rsidP="00B67066">
            <w:pPr>
              <w:rPr>
                <w:rFonts w:ascii="Arial" w:hAnsi="Arial" w:cs="Arial"/>
                <w:bCs/>
                <w:sz w:val="14"/>
                <w:szCs w:val="14"/>
              </w:rPr>
            </w:pPr>
            <w:hyperlink r:id="rId2765" w:history="1">
              <w:r>
                <w:rPr>
                  <w:rStyle w:val="Hyperlink"/>
                  <w:rFonts w:ascii="Arial" w:hAnsi="Arial" w:cs="Arial"/>
                  <w:b/>
                  <w:bCs/>
                  <w:sz w:val="14"/>
                  <w:szCs w:val="14"/>
                </w:rPr>
                <w:t>R1-2403825</w:t>
              </w:r>
            </w:hyperlink>
          </w:p>
        </w:tc>
        <w:tc>
          <w:tcPr>
            <w:tcW w:w="2646" w:type="dxa"/>
          </w:tcPr>
          <w:p w14:paraId="3542B796" w14:textId="32EF8864" w:rsidR="00B67066" w:rsidRPr="00B67066" w:rsidRDefault="00B67066" w:rsidP="00B67066">
            <w:pPr>
              <w:rPr>
                <w:rFonts w:ascii="Arial" w:hAnsi="Arial" w:cs="Arial"/>
                <w:sz w:val="14"/>
                <w:szCs w:val="14"/>
              </w:rPr>
            </w:pPr>
            <w:r w:rsidRPr="00B67066">
              <w:rPr>
                <w:rFonts w:ascii="Arial" w:hAnsi="Arial" w:cs="Arial"/>
                <w:sz w:val="14"/>
                <w:szCs w:val="14"/>
              </w:rPr>
              <w:t>LS to RAN1 on SLPP agreements</w:t>
            </w:r>
          </w:p>
        </w:tc>
        <w:tc>
          <w:tcPr>
            <w:tcW w:w="1583" w:type="dxa"/>
          </w:tcPr>
          <w:p w14:paraId="5B89D88C" w14:textId="2A502272" w:rsidR="00B67066" w:rsidRPr="00B67066" w:rsidRDefault="00B67066" w:rsidP="00B67066">
            <w:pPr>
              <w:rPr>
                <w:rFonts w:ascii="Arial" w:hAnsi="Arial" w:cs="Arial"/>
                <w:sz w:val="14"/>
                <w:szCs w:val="14"/>
              </w:rPr>
            </w:pPr>
            <w:r w:rsidRPr="00B67066">
              <w:rPr>
                <w:rFonts w:ascii="Arial" w:hAnsi="Arial" w:cs="Arial"/>
                <w:sz w:val="14"/>
                <w:szCs w:val="14"/>
              </w:rPr>
              <w:t>RAN2, Intel</w:t>
            </w:r>
          </w:p>
        </w:tc>
        <w:tc>
          <w:tcPr>
            <w:tcW w:w="909" w:type="dxa"/>
          </w:tcPr>
          <w:p w14:paraId="524551A5" w14:textId="1F10A66E" w:rsidR="00B67066" w:rsidRPr="00B67066" w:rsidRDefault="00EF515C" w:rsidP="00B67066">
            <w:pPr>
              <w:rPr>
                <w:rFonts w:ascii="Arial" w:hAnsi="Arial" w:cs="Arial"/>
                <w:bCs/>
                <w:sz w:val="14"/>
                <w:szCs w:val="14"/>
              </w:rPr>
            </w:pPr>
            <w:hyperlink r:id="rId2766" w:history="1">
              <w:r w:rsidR="00B67066" w:rsidRPr="00B67066">
                <w:rPr>
                  <w:rStyle w:val="Hyperlink"/>
                  <w:rFonts w:ascii="Arial" w:hAnsi="Arial" w:cs="Arial"/>
                  <w:b/>
                  <w:bCs/>
                  <w:sz w:val="14"/>
                  <w:szCs w:val="14"/>
                </w:rPr>
                <w:t>Rel-18</w:t>
              </w:r>
            </w:hyperlink>
          </w:p>
        </w:tc>
        <w:tc>
          <w:tcPr>
            <w:tcW w:w="2600" w:type="dxa"/>
          </w:tcPr>
          <w:p w14:paraId="4859F82A" w14:textId="263F1D1F" w:rsidR="00B67066" w:rsidRPr="00B67066" w:rsidRDefault="00EF515C" w:rsidP="00B67066">
            <w:pPr>
              <w:rPr>
                <w:rFonts w:ascii="Arial" w:hAnsi="Arial" w:cs="Arial"/>
                <w:bCs/>
                <w:sz w:val="14"/>
                <w:szCs w:val="14"/>
              </w:rPr>
            </w:pPr>
            <w:hyperlink r:id="rId2767" w:history="1">
              <w:r w:rsidR="00B67066" w:rsidRPr="00B67066">
                <w:rPr>
                  <w:rStyle w:val="Hyperlink"/>
                  <w:rFonts w:ascii="Arial" w:hAnsi="Arial" w:cs="Arial"/>
                  <w:b/>
                  <w:bCs/>
                  <w:sz w:val="14"/>
                  <w:szCs w:val="14"/>
                </w:rPr>
                <w:t>NR_pos_enh2-Core</w:t>
              </w:r>
            </w:hyperlink>
          </w:p>
        </w:tc>
        <w:tc>
          <w:tcPr>
            <w:tcW w:w="1065" w:type="dxa"/>
          </w:tcPr>
          <w:p w14:paraId="3E923933" w14:textId="7660282F" w:rsidR="00B67066" w:rsidRPr="00B67066" w:rsidRDefault="00B67066" w:rsidP="00B67066">
            <w:pPr>
              <w:rPr>
                <w:rFonts w:ascii="Arial" w:hAnsi="Arial" w:cs="Arial"/>
                <w:sz w:val="14"/>
                <w:szCs w:val="14"/>
              </w:rPr>
            </w:pPr>
            <w:r w:rsidRPr="00B67066">
              <w:rPr>
                <w:rFonts w:ascii="Arial" w:hAnsi="Arial" w:cs="Arial"/>
                <w:sz w:val="14"/>
                <w:szCs w:val="14"/>
              </w:rPr>
              <w:t> </w:t>
            </w:r>
          </w:p>
        </w:tc>
        <w:tc>
          <w:tcPr>
            <w:tcW w:w="994" w:type="dxa"/>
          </w:tcPr>
          <w:p w14:paraId="0AA9407B" w14:textId="61F28902" w:rsidR="00B67066" w:rsidRPr="00B67066" w:rsidRDefault="00B67066" w:rsidP="00B67066">
            <w:pPr>
              <w:rPr>
                <w:rFonts w:ascii="Arial" w:hAnsi="Arial" w:cs="Arial"/>
                <w:sz w:val="14"/>
                <w:szCs w:val="14"/>
              </w:rPr>
            </w:pPr>
            <w:r w:rsidRPr="00B67066">
              <w:rPr>
                <w:rFonts w:ascii="Arial" w:hAnsi="Arial" w:cs="Arial"/>
                <w:sz w:val="14"/>
                <w:szCs w:val="14"/>
              </w:rPr>
              <w:t>RAN1</w:t>
            </w:r>
          </w:p>
        </w:tc>
        <w:tc>
          <w:tcPr>
            <w:tcW w:w="994" w:type="dxa"/>
          </w:tcPr>
          <w:p w14:paraId="1A1B7831" w14:textId="307F0E55" w:rsidR="00B67066" w:rsidRPr="00B67066" w:rsidRDefault="00B67066" w:rsidP="00B67066">
            <w:pPr>
              <w:rPr>
                <w:rFonts w:ascii="Arial" w:hAnsi="Arial" w:cs="Arial"/>
                <w:sz w:val="14"/>
                <w:szCs w:val="14"/>
              </w:rPr>
            </w:pPr>
            <w:r w:rsidRPr="00B67066">
              <w:rPr>
                <w:rFonts w:ascii="Arial" w:hAnsi="Arial" w:cs="Arial"/>
                <w:sz w:val="14"/>
                <w:szCs w:val="14"/>
              </w:rPr>
              <w:t> </w:t>
            </w:r>
          </w:p>
        </w:tc>
        <w:tc>
          <w:tcPr>
            <w:tcW w:w="1120" w:type="dxa"/>
          </w:tcPr>
          <w:p w14:paraId="2ADEAA8C" w14:textId="1555AF58" w:rsidR="00B67066" w:rsidRPr="00B67066" w:rsidRDefault="00B67066" w:rsidP="00B67066">
            <w:pPr>
              <w:rPr>
                <w:rFonts w:ascii="Arial" w:hAnsi="Arial" w:cs="Arial"/>
                <w:sz w:val="14"/>
                <w:szCs w:val="14"/>
              </w:rPr>
            </w:pPr>
            <w:r w:rsidRPr="00B67066">
              <w:rPr>
                <w:rFonts w:ascii="Arial" w:hAnsi="Arial" w:cs="Arial"/>
                <w:sz w:val="14"/>
                <w:szCs w:val="14"/>
              </w:rPr>
              <w:t>R2-2403810</w:t>
            </w:r>
          </w:p>
        </w:tc>
        <w:tc>
          <w:tcPr>
            <w:tcW w:w="1062" w:type="dxa"/>
          </w:tcPr>
          <w:p w14:paraId="3B417FEC" w14:textId="05D006A2" w:rsidR="00B67066" w:rsidRPr="00B67066" w:rsidRDefault="00B67066" w:rsidP="00B67066">
            <w:pPr>
              <w:rPr>
                <w:rFonts w:ascii="Arial" w:hAnsi="Arial" w:cs="Arial"/>
                <w:sz w:val="14"/>
                <w:szCs w:val="14"/>
              </w:rPr>
            </w:pPr>
          </w:p>
        </w:tc>
      </w:tr>
      <w:tr w:rsidR="00B67066" w:rsidRPr="00B67066" w14:paraId="47749D8F" w14:textId="77777777" w:rsidTr="00E013E9">
        <w:trPr>
          <w:trHeight w:val="20"/>
          <w:jc w:val="center"/>
        </w:trPr>
        <w:tc>
          <w:tcPr>
            <w:tcW w:w="1094" w:type="dxa"/>
          </w:tcPr>
          <w:p w14:paraId="438547A8" w14:textId="1474046E" w:rsidR="00B67066" w:rsidRPr="00B67066" w:rsidRDefault="006F79AF" w:rsidP="00B67066">
            <w:pPr>
              <w:rPr>
                <w:rFonts w:ascii="Arial" w:hAnsi="Arial" w:cs="Arial"/>
                <w:bCs/>
                <w:sz w:val="14"/>
                <w:szCs w:val="14"/>
              </w:rPr>
            </w:pPr>
            <w:hyperlink r:id="rId2768" w:history="1">
              <w:r>
                <w:rPr>
                  <w:rStyle w:val="Hyperlink"/>
                  <w:rFonts w:ascii="Arial" w:hAnsi="Arial" w:cs="Arial"/>
                  <w:b/>
                  <w:bCs/>
                  <w:sz w:val="14"/>
                  <w:szCs w:val="14"/>
                </w:rPr>
                <w:t>R1-2403826</w:t>
              </w:r>
            </w:hyperlink>
          </w:p>
        </w:tc>
        <w:tc>
          <w:tcPr>
            <w:tcW w:w="2646" w:type="dxa"/>
          </w:tcPr>
          <w:p w14:paraId="6B1AC774" w14:textId="240B1018" w:rsidR="00B67066" w:rsidRPr="00B67066" w:rsidRDefault="00B67066" w:rsidP="00B67066">
            <w:pPr>
              <w:rPr>
                <w:rFonts w:ascii="Arial" w:hAnsi="Arial" w:cs="Arial"/>
                <w:sz w:val="14"/>
                <w:szCs w:val="14"/>
              </w:rPr>
            </w:pPr>
            <w:r w:rsidRPr="00B67066">
              <w:rPr>
                <w:rFonts w:ascii="Arial" w:hAnsi="Arial" w:cs="Arial"/>
                <w:sz w:val="14"/>
                <w:szCs w:val="14"/>
              </w:rPr>
              <w:t>LS on PRACH mask index handling for MSG1 repetition</w:t>
            </w:r>
          </w:p>
        </w:tc>
        <w:tc>
          <w:tcPr>
            <w:tcW w:w="1583" w:type="dxa"/>
          </w:tcPr>
          <w:p w14:paraId="7D629BA8" w14:textId="57751F6A" w:rsidR="00B67066" w:rsidRPr="00B67066" w:rsidRDefault="00B67066" w:rsidP="00B67066">
            <w:pPr>
              <w:rPr>
                <w:rFonts w:ascii="Arial" w:hAnsi="Arial" w:cs="Arial"/>
                <w:sz w:val="14"/>
                <w:szCs w:val="14"/>
              </w:rPr>
            </w:pPr>
            <w:r w:rsidRPr="00B67066">
              <w:rPr>
                <w:rFonts w:ascii="Arial" w:hAnsi="Arial" w:cs="Arial"/>
                <w:sz w:val="14"/>
                <w:szCs w:val="14"/>
              </w:rPr>
              <w:t>RAN2, China Telecom</w:t>
            </w:r>
          </w:p>
        </w:tc>
        <w:tc>
          <w:tcPr>
            <w:tcW w:w="909" w:type="dxa"/>
          </w:tcPr>
          <w:p w14:paraId="4AFA793C" w14:textId="5CCD90EB" w:rsidR="00B67066" w:rsidRPr="00B67066" w:rsidRDefault="00EF515C" w:rsidP="00B67066">
            <w:pPr>
              <w:rPr>
                <w:rFonts w:ascii="Arial" w:hAnsi="Arial" w:cs="Arial"/>
                <w:bCs/>
                <w:sz w:val="14"/>
                <w:szCs w:val="14"/>
              </w:rPr>
            </w:pPr>
            <w:hyperlink r:id="rId2769" w:history="1">
              <w:r w:rsidR="00B67066" w:rsidRPr="00B67066">
                <w:rPr>
                  <w:rStyle w:val="Hyperlink"/>
                  <w:rFonts w:ascii="Arial" w:hAnsi="Arial" w:cs="Arial"/>
                  <w:b/>
                  <w:bCs/>
                  <w:sz w:val="14"/>
                  <w:szCs w:val="14"/>
                </w:rPr>
                <w:t>Rel-18</w:t>
              </w:r>
            </w:hyperlink>
          </w:p>
        </w:tc>
        <w:tc>
          <w:tcPr>
            <w:tcW w:w="2600" w:type="dxa"/>
          </w:tcPr>
          <w:p w14:paraId="0609E0B8" w14:textId="5E4CF36B" w:rsidR="00B67066" w:rsidRPr="00B67066" w:rsidRDefault="00EF515C" w:rsidP="00B67066">
            <w:pPr>
              <w:rPr>
                <w:rFonts w:ascii="Arial" w:hAnsi="Arial" w:cs="Arial"/>
                <w:bCs/>
                <w:sz w:val="14"/>
                <w:szCs w:val="14"/>
              </w:rPr>
            </w:pPr>
            <w:hyperlink r:id="rId2770" w:history="1">
              <w:r w:rsidR="00B67066" w:rsidRPr="00B67066">
                <w:rPr>
                  <w:rStyle w:val="Hyperlink"/>
                  <w:rFonts w:ascii="Arial" w:hAnsi="Arial" w:cs="Arial"/>
                  <w:b/>
                  <w:bCs/>
                  <w:sz w:val="14"/>
                  <w:szCs w:val="14"/>
                </w:rPr>
                <w:t>NR_cov_enh2-Core</w:t>
              </w:r>
            </w:hyperlink>
          </w:p>
        </w:tc>
        <w:tc>
          <w:tcPr>
            <w:tcW w:w="1065" w:type="dxa"/>
          </w:tcPr>
          <w:p w14:paraId="43FEB83A" w14:textId="13347BFE" w:rsidR="00B67066" w:rsidRPr="00B67066" w:rsidRDefault="00B67066" w:rsidP="00B67066">
            <w:pPr>
              <w:rPr>
                <w:rFonts w:ascii="Arial" w:hAnsi="Arial" w:cs="Arial"/>
                <w:sz w:val="14"/>
                <w:szCs w:val="14"/>
              </w:rPr>
            </w:pPr>
            <w:r w:rsidRPr="00B67066">
              <w:rPr>
                <w:rFonts w:ascii="Arial" w:hAnsi="Arial" w:cs="Arial"/>
                <w:sz w:val="14"/>
                <w:szCs w:val="14"/>
              </w:rPr>
              <w:t> </w:t>
            </w:r>
          </w:p>
        </w:tc>
        <w:tc>
          <w:tcPr>
            <w:tcW w:w="994" w:type="dxa"/>
          </w:tcPr>
          <w:p w14:paraId="1DEE6A8E" w14:textId="5F857B84" w:rsidR="00B67066" w:rsidRPr="00B67066" w:rsidRDefault="00B67066" w:rsidP="00B67066">
            <w:pPr>
              <w:rPr>
                <w:rFonts w:ascii="Arial" w:hAnsi="Arial" w:cs="Arial"/>
                <w:sz w:val="14"/>
                <w:szCs w:val="14"/>
              </w:rPr>
            </w:pPr>
            <w:r w:rsidRPr="00B67066">
              <w:rPr>
                <w:rFonts w:ascii="Arial" w:hAnsi="Arial" w:cs="Arial"/>
                <w:sz w:val="14"/>
                <w:szCs w:val="14"/>
              </w:rPr>
              <w:t>RAN1</w:t>
            </w:r>
          </w:p>
        </w:tc>
        <w:tc>
          <w:tcPr>
            <w:tcW w:w="994" w:type="dxa"/>
          </w:tcPr>
          <w:p w14:paraId="5E7A8920" w14:textId="1EE0524B" w:rsidR="00B67066" w:rsidRPr="00B67066" w:rsidRDefault="00B67066" w:rsidP="00B67066">
            <w:pPr>
              <w:rPr>
                <w:rFonts w:ascii="Arial" w:hAnsi="Arial" w:cs="Arial"/>
                <w:sz w:val="14"/>
                <w:szCs w:val="14"/>
              </w:rPr>
            </w:pPr>
            <w:r w:rsidRPr="00B67066">
              <w:rPr>
                <w:rFonts w:ascii="Arial" w:hAnsi="Arial" w:cs="Arial"/>
                <w:sz w:val="14"/>
                <w:szCs w:val="14"/>
              </w:rPr>
              <w:t> </w:t>
            </w:r>
          </w:p>
        </w:tc>
        <w:tc>
          <w:tcPr>
            <w:tcW w:w="1120" w:type="dxa"/>
          </w:tcPr>
          <w:p w14:paraId="1DEB6BAA" w14:textId="1EC1CAD5" w:rsidR="00B67066" w:rsidRPr="00B67066" w:rsidRDefault="00B67066" w:rsidP="00B67066">
            <w:pPr>
              <w:rPr>
                <w:rFonts w:ascii="Arial" w:hAnsi="Arial" w:cs="Arial"/>
                <w:sz w:val="14"/>
                <w:szCs w:val="14"/>
              </w:rPr>
            </w:pPr>
            <w:r w:rsidRPr="00B67066">
              <w:rPr>
                <w:rFonts w:ascii="Arial" w:hAnsi="Arial" w:cs="Arial"/>
                <w:sz w:val="14"/>
                <w:szCs w:val="14"/>
              </w:rPr>
              <w:t>R2-2403915</w:t>
            </w:r>
          </w:p>
        </w:tc>
        <w:tc>
          <w:tcPr>
            <w:tcW w:w="1062" w:type="dxa"/>
          </w:tcPr>
          <w:p w14:paraId="6B8E26D5" w14:textId="2B4EC174" w:rsidR="00B67066" w:rsidRPr="00B67066" w:rsidRDefault="00B67066" w:rsidP="00B67066">
            <w:pPr>
              <w:rPr>
                <w:rFonts w:ascii="Arial" w:hAnsi="Arial" w:cs="Arial"/>
                <w:sz w:val="14"/>
                <w:szCs w:val="14"/>
              </w:rPr>
            </w:pPr>
          </w:p>
        </w:tc>
      </w:tr>
      <w:tr w:rsidR="00B67066" w:rsidRPr="00B67066" w14:paraId="180CA049" w14:textId="77777777" w:rsidTr="00E013E9">
        <w:trPr>
          <w:trHeight w:val="20"/>
          <w:jc w:val="center"/>
        </w:trPr>
        <w:tc>
          <w:tcPr>
            <w:tcW w:w="1094" w:type="dxa"/>
          </w:tcPr>
          <w:p w14:paraId="5FCD4B3E" w14:textId="52BF9405" w:rsidR="00B67066" w:rsidRPr="00B67066" w:rsidRDefault="006F79AF" w:rsidP="00B67066">
            <w:pPr>
              <w:rPr>
                <w:rFonts w:ascii="Arial" w:hAnsi="Arial" w:cs="Arial"/>
                <w:bCs/>
                <w:sz w:val="14"/>
                <w:szCs w:val="14"/>
              </w:rPr>
            </w:pPr>
            <w:hyperlink r:id="rId2771" w:history="1">
              <w:r>
                <w:rPr>
                  <w:rStyle w:val="Hyperlink"/>
                  <w:rFonts w:ascii="Arial" w:hAnsi="Arial" w:cs="Arial"/>
                  <w:b/>
                  <w:bCs/>
                  <w:sz w:val="14"/>
                  <w:szCs w:val="14"/>
                </w:rPr>
                <w:t>R1-2403827</w:t>
              </w:r>
            </w:hyperlink>
          </w:p>
        </w:tc>
        <w:tc>
          <w:tcPr>
            <w:tcW w:w="2646" w:type="dxa"/>
          </w:tcPr>
          <w:p w14:paraId="61CC709F" w14:textId="7FBA636D" w:rsidR="00B67066" w:rsidRPr="00B67066" w:rsidRDefault="00B67066" w:rsidP="00B67066">
            <w:pPr>
              <w:rPr>
                <w:rFonts w:ascii="Arial" w:hAnsi="Arial" w:cs="Arial"/>
                <w:sz w:val="14"/>
                <w:szCs w:val="14"/>
              </w:rPr>
            </w:pPr>
            <w:r w:rsidRPr="00B67066">
              <w:rPr>
                <w:rFonts w:ascii="Arial" w:hAnsi="Arial" w:cs="Arial"/>
                <w:sz w:val="14"/>
                <w:szCs w:val="14"/>
              </w:rPr>
              <w:t>LS on Sidelink Feature Co-configuration</w:t>
            </w:r>
          </w:p>
        </w:tc>
        <w:tc>
          <w:tcPr>
            <w:tcW w:w="1583" w:type="dxa"/>
          </w:tcPr>
          <w:p w14:paraId="7B098190" w14:textId="2C85514C" w:rsidR="00B67066" w:rsidRPr="00B67066" w:rsidRDefault="00B67066" w:rsidP="00B67066">
            <w:pPr>
              <w:rPr>
                <w:rFonts w:ascii="Arial" w:hAnsi="Arial" w:cs="Arial"/>
                <w:sz w:val="14"/>
                <w:szCs w:val="14"/>
              </w:rPr>
            </w:pPr>
            <w:r w:rsidRPr="00B67066">
              <w:rPr>
                <w:rFonts w:ascii="Arial" w:hAnsi="Arial" w:cs="Arial"/>
                <w:sz w:val="14"/>
                <w:szCs w:val="14"/>
              </w:rPr>
              <w:t>RAN2, OPPO</w:t>
            </w:r>
          </w:p>
        </w:tc>
        <w:tc>
          <w:tcPr>
            <w:tcW w:w="909" w:type="dxa"/>
          </w:tcPr>
          <w:p w14:paraId="36BC708B" w14:textId="553D61BC" w:rsidR="00B67066" w:rsidRPr="00B67066" w:rsidRDefault="00EF515C" w:rsidP="00B67066">
            <w:pPr>
              <w:rPr>
                <w:rFonts w:ascii="Arial" w:hAnsi="Arial" w:cs="Arial"/>
                <w:bCs/>
                <w:sz w:val="14"/>
                <w:szCs w:val="14"/>
              </w:rPr>
            </w:pPr>
            <w:hyperlink r:id="rId2772" w:history="1">
              <w:r w:rsidR="00B67066" w:rsidRPr="00B67066">
                <w:rPr>
                  <w:rStyle w:val="Hyperlink"/>
                  <w:rFonts w:ascii="Arial" w:hAnsi="Arial" w:cs="Arial"/>
                  <w:b/>
                  <w:bCs/>
                  <w:sz w:val="14"/>
                  <w:szCs w:val="14"/>
                </w:rPr>
                <w:t>Rel-18</w:t>
              </w:r>
            </w:hyperlink>
          </w:p>
        </w:tc>
        <w:tc>
          <w:tcPr>
            <w:tcW w:w="2600" w:type="dxa"/>
          </w:tcPr>
          <w:p w14:paraId="76364874" w14:textId="492342D0" w:rsidR="00B67066" w:rsidRPr="00B67066" w:rsidRDefault="00EF515C" w:rsidP="00B67066">
            <w:pPr>
              <w:rPr>
                <w:rFonts w:ascii="Arial" w:hAnsi="Arial" w:cs="Arial"/>
                <w:bCs/>
                <w:sz w:val="14"/>
                <w:szCs w:val="14"/>
              </w:rPr>
            </w:pPr>
            <w:hyperlink r:id="rId2773" w:history="1">
              <w:r w:rsidR="00B67066" w:rsidRPr="00B67066">
                <w:rPr>
                  <w:rStyle w:val="Hyperlink"/>
                  <w:rFonts w:ascii="Arial" w:hAnsi="Arial" w:cs="Arial"/>
                  <w:b/>
                  <w:bCs/>
                  <w:sz w:val="14"/>
                  <w:szCs w:val="14"/>
                </w:rPr>
                <w:t>NR_SL_enh2-Core</w:t>
              </w:r>
            </w:hyperlink>
          </w:p>
        </w:tc>
        <w:tc>
          <w:tcPr>
            <w:tcW w:w="1065" w:type="dxa"/>
          </w:tcPr>
          <w:p w14:paraId="1B8680AE" w14:textId="0B8F2114" w:rsidR="00B67066" w:rsidRPr="00B67066" w:rsidRDefault="00B67066" w:rsidP="00B67066">
            <w:pPr>
              <w:rPr>
                <w:rFonts w:ascii="Arial" w:hAnsi="Arial" w:cs="Arial"/>
                <w:sz w:val="14"/>
                <w:szCs w:val="14"/>
              </w:rPr>
            </w:pPr>
            <w:r w:rsidRPr="00B67066">
              <w:rPr>
                <w:rFonts w:ascii="Arial" w:hAnsi="Arial" w:cs="Arial"/>
                <w:sz w:val="14"/>
                <w:szCs w:val="14"/>
              </w:rPr>
              <w:t> </w:t>
            </w:r>
          </w:p>
        </w:tc>
        <w:tc>
          <w:tcPr>
            <w:tcW w:w="994" w:type="dxa"/>
          </w:tcPr>
          <w:p w14:paraId="1203547A" w14:textId="0CF4ABA0" w:rsidR="00B67066" w:rsidRPr="00B67066" w:rsidRDefault="00B67066" w:rsidP="00B67066">
            <w:pPr>
              <w:rPr>
                <w:rFonts w:ascii="Arial" w:hAnsi="Arial" w:cs="Arial"/>
                <w:sz w:val="14"/>
                <w:szCs w:val="14"/>
              </w:rPr>
            </w:pPr>
            <w:r w:rsidRPr="00B67066">
              <w:rPr>
                <w:rFonts w:ascii="Arial" w:hAnsi="Arial" w:cs="Arial"/>
                <w:sz w:val="14"/>
                <w:szCs w:val="14"/>
              </w:rPr>
              <w:t>RAN1</w:t>
            </w:r>
          </w:p>
        </w:tc>
        <w:tc>
          <w:tcPr>
            <w:tcW w:w="994" w:type="dxa"/>
          </w:tcPr>
          <w:p w14:paraId="24CC87D1" w14:textId="2168C4CF" w:rsidR="00B67066" w:rsidRPr="00B67066" w:rsidRDefault="00B67066" w:rsidP="00B67066">
            <w:pPr>
              <w:rPr>
                <w:rFonts w:ascii="Arial" w:hAnsi="Arial" w:cs="Arial"/>
                <w:sz w:val="14"/>
                <w:szCs w:val="14"/>
              </w:rPr>
            </w:pPr>
            <w:r w:rsidRPr="00B67066">
              <w:rPr>
                <w:rFonts w:ascii="Arial" w:hAnsi="Arial" w:cs="Arial"/>
                <w:sz w:val="14"/>
                <w:szCs w:val="14"/>
              </w:rPr>
              <w:t> </w:t>
            </w:r>
          </w:p>
        </w:tc>
        <w:tc>
          <w:tcPr>
            <w:tcW w:w="1120" w:type="dxa"/>
          </w:tcPr>
          <w:p w14:paraId="558318F1" w14:textId="4B530F11" w:rsidR="00B67066" w:rsidRPr="00B67066" w:rsidRDefault="00B67066" w:rsidP="00B67066">
            <w:pPr>
              <w:rPr>
                <w:rFonts w:ascii="Arial" w:hAnsi="Arial" w:cs="Arial"/>
                <w:sz w:val="14"/>
                <w:szCs w:val="14"/>
              </w:rPr>
            </w:pPr>
            <w:r w:rsidRPr="00B67066">
              <w:rPr>
                <w:rFonts w:ascii="Arial" w:hAnsi="Arial" w:cs="Arial"/>
                <w:sz w:val="14"/>
                <w:szCs w:val="14"/>
              </w:rPr>
              <w:t>R2-2403924</w:t>
            </w:r>
          </w:p>
        </w:tc>
        <w:tc>
          <w:tcPr>
            <w:tcW w:w="1062" w:type="dxa"/>
          </w:tcPr>
          <w:p w14:paraId="2160C259" w14:textId="7CCB5101" w:rsidR="00B67066" w:rsidRPr="00B67066" w:rsidRDefault="00B67066" w:rsidP="00B67066">
            <w:pPr>
              <w:rPr>
                <w:rFonts w:ascii="Arial" w:hAnsi="Arial" w:cs="Arial"/>
                <w:sz w:val="14"/>
                <w:szCs w:val="14"/>
              </w:rPr>
            </w:pPr>
          </w:p>
        </w:tc>
      </w:tr>
      <w:tr w:rsidR="00B67066" w:rsidRPr="00B67066" w14:paraId="2F145F04" w14:textId="77777777" w:rsidTr="00E013E9">
        <w:trPr>
          <w:trHeight w:val="20"/>
          <w:jc w:val="center"/>
        </w:trPr>
        <w:tc>
          <w:tcPr>
            <w:tcW w:w="1094" w:type="dxa"/>
          </w:tcPr>
          <w:p w14:paraId="376DBCBA" w14:textId="34741EA0" w:rsidR="00B67066" w:rsidRPr="00B67066" w:rsidRDefault="006F79AF" w:rsidP="00B67066">
            <w:pPr>
              <w:rPr>
                <w:rFonts w:ascii="Arial" w:hAnsi="Arial" w:cs="Arial"/>
                <w:bCs/>
                <w:sz w:val="14"/>
                <w:szCs w:val="14"/>
              </w:rPr>
            </w:pPr>
            <w:hyperlink r:id="rId2774" w:history="1">
              <w:r>
                <w:rPr>
                  <w:rStyle w:val="Hyperlink"/>
                  <w:rFonts w:ascii="Arial" w:hAnsi="Arial" w:cs="Arial"/>
                  <w:b/>
                  <w:bCs/>
                  <w:sz w:val="14"/>
                  <w:szCs w:val="14"/>
                </w:rPr>
                <w:t>R1-2403828</w:t>
              </w:r>
            </w:hyperlink>
          </w:p>
        </w:tc>
        <w:tc>
          <w:tcPr>
            <w:tcW w:w="2646" w:type="dxa"/>
          </w:tcPr>
          <w:p w14:paraId="07EE0BDB" w14:textId="5AA7E424" w:rsidR="00B67066" w:rsidRPr="00B67066" w:rsidRDefault="00B67066" w:rsidP="00B67066">
            <w:pPr>
              <w:rPr>
                <w:rFonts w:ascii="Arial" w:hAnsi="Arial" w:cs="Arial"/>
                <w:sz w:val="14"/>
                <w:szCs w:val="14"/>
              </w:rPr>
            </w:pPr>
            <w:r w:rsidRPr="00B67066">
              <w:rPr>
                <w:rFonts w:ascii="Arial" w:hAnsi="Arial" w:cs="Arial"/>
                <w:sz w:val="14"/>
                <w:szCs w:val="14"/>
              </w:rPr>
              <w:t>LS on type 3 PH value for the serving cell configured with mTRP</w:t>
            </w:r>
          </w:p>
        </w:tc>
        <w:tc>
          <w:tcPr>
            <w:tcW w:w="1583" w:type="dxa"/>
          </w:tcPr>
          <w:p w14:paraId="524993B2" w14:textId="75E819A8" w:rsidR="00B67066" w:rsidRPr="00B67066" w:rsidRDefault="00B67066" w:rsidP="00B67066">
            <w:pPr>
              <w:rPr>
                <w:rFonts w:ascii="Arial" w:hAnsi="Arial" w:cs="Arial"/>
                <w:sz w:val="14"/>
                <w:szCs w:val="14"/>
              </w:rPr>
            </w:pPr>
            <w:r w:rsidRPr="00B67066">
              <w:rPr>
                <w:rFonts w:ascii="Arial" w:hAnsi="Arial" w:cs="Arial"/>
                <w:sz w:val="14"/>
                <w:szCs w:val="14"/>
              </w:rPr>
              <w:t>RAN2, ZTE</w:t>
            </w:r>
          </w:p>
        </w:tc>
        <w:tc>
          <w:tcPr>
            <w:tcW w:w="909" w:type="dxa"/>
          </w:tcPr>
          <w:p w14:paraId="6BB3E3E9" w14:textId="2EDB4563" w:rsidR="00B67066" w:rsidRPr="00B67066" w:rsidRDefault="00EF515C" w:rsidP="00B67066">
            <w:pPr>
              <w:rPr>
                <w:rFonts w:ascii="Arial" w:hAnsi="Arial" w:cs="Arial"/>
                <w:bCs/>
                <w:sz w:val="14"/>
                <w:szCs w:val="14"/>
              </w:rPr>
            </w:pPr>
            <w:hyperlink r:id="rId2775" w:history="1">
              <w:r w:rsidR="00B67066" w:rsidRPr="00B67066">
                <w:rPr>
                  <w:rStyle w:val="Hyperlink"/>
                  <w:rFonts w:ascii="Arial" w:hAnsi="Arial" w:cs="Arial"/>
                  <w:b/>
                  <w:bCs/>
                  <w:sz w:val="14"/>
                  <w:szCs w:val="14"/>
                </w:rPr>
                <w:t>Rel-18</w:t>
              </w:r>
            </w:hyperlink>
          </w:p>
        </w:tc>
        <w:tc>
          <w:tcPr>
            <w:tcW w:w="2600" w:type="dxa"/>
          </w:tcPr>
          <w:p w14:paraId="6F3B5016" w14:textId="68C6F176" w:rsidR="00B67066" w:rsidRPr="00B67066" w:rsidRDefault="00B67066" w:rsidP="00B67066">
            <w:pPr>
              <w:rPr>
                <w:rFonts w:ascii="Arial" w:hAnsi="Arial" w:cs="Arial"/>
                <w:bCs/>
                <w:sz w:val="14"/>
                <w:szCs w:val="14"/>
              </w:rPr>
            </w:pPr>
            <w:r w:rsidRPr="00B67066">
              <w:rPr>
                <w:rFonts w:ascii="Arial" w:hAnsi="Arial" w:cs="Arial"/>
                <w:color w:val="000000"/>
                <w:sz w:val="14"/>
                <w:szCs w:val="14"/>
              </w:rPr>
              <w:t>NR_FeMIMO-Core, NR_MIMO_evo_DL_UL-Core</w:t>
            </w:r>
          </w:p>
        </w:tc>
        <w:tc>
          <w:tcPr>
            <w:tcW w:w="1065" w:type="dxa"/>
          </w:tcPr>
          <w:p w14:paraId="517C524E" w14:textId="4C75DF29" w:rsidR="00B67066" w:rsidRPr="00B67066" w:rsidRDefault="00B67066" w:rsidP="00B67066">
            <w:pPr>
              <w:rPr>
                <w:rFonts w:ascii="Arial" w:hAnsi="Arial" w:cs="Arial"/>
                <w:sz w:val="14"/>
                <w:szCs w:val="14"/>
              </w:rPr>
            </w:pPr>
            <w:r w:rsidRPr="00B67066">
              <w:rPr>
                <w:rFonts w:ascii="Arial" w:hAnsi="Arial" w:cs="Arial"/>
                <w:sz w:val="14"/>
                <w:szCs w:val="14"/>
              </w:rPr>
              <w:t> </w:t>
            </w:r>
          </w:p>
        </w:tc>
        <w:tc>
          <w:tcPr>
            <w:tcW w:w="994" w:type="dxa"/>
          </w:tcPr>
          <w:p w14:paraId="296E4CFC" w14:textId="60FEF585" w:rsidR="00B67066" w:rsidRPr="00B67066" w:rsidRDefault="00B67066" w:rsidP="00B67066">
            <w:pPr>
              <w:rPr>
                <w:rFonts w:ascii="Arial" w:hAnsi="Arial" w:cs="Arial"/>
                <w:sz w:val="14"/>
                <w:szCs w:val="14"/>
              </w:rPr>
            </w:pPr>
            <w:r w:rsidRPr="00B67066">
              <w:rPr>
                <w:rFonts w:ascii="Arial" w:hAnsi="Arial" w:cs="Arial"/>
                <w:sz w:val="14"/>
                <w:szCs w:val="14"/>
              </w:rPr>
              <w:t>RAN1</w:t>
            </w:r>
          </w:p>
        </w:tc>
        <w:tc>
          <w:tcPr>
            <w:tcW w:w="994" w:type="dxa"/>
          </w:tcPr>
          <w:p w14:paraId="078C2070" w14:textId="301DD00D" w:rsidR="00B67066" w:rsidRPr="00B67066" w:rsidRDefault="00B67066" w:rsidP="00B67066">
            <w:pPr>
              <w:rPr>
                <w:rFonts w:ascii="Arial" w:hAnsi="Arial" w:cs="Arial"/>
                <w:sz w:val="14"/>
                <w:szCs w:val="14"/>
              </w:rPr>
            </w:pPr>
            <w:r w:rsidRPr="00B67066">
              <w:rPr>
                <w:rFonts w:ascii="Arial" w:hAnsi="Arial" w:cs="Arial"/>
                <w:sz w:val="14"/>
                <w:szCs w:val="14"/>
              </w:rPr>
              <w:t> </w:t>
            </w:r>
          </w:p>
        </w:tc>
        <w:tc>
          <w:tcPr>
            <w:tcW w:w="1120" w:type="dxa"/>
          </w:tcPr>
          <w:p w14:paraId="25C527B4" w14:textId="02C3494F" w:rsidR="00B67066" w:rsidRPr="00B67066" w:rsidRDefault="00B67066" w:rsidP="00B67066">
            <w:pPr>
              <w:rPr>
                <w:rFonts w:ascii="Arial" w:hAnsi="Arial" w:cs="Arial"/>
                <w:sz w:val="14"/>
                <w:szCs w:val="14"/>
              </w:rPr>
            </w:pPr>
            <w:r w:rsidRPr="00B67066">
              <w:rPr>
                <w:rFonts w:ascii="Arial" w:hAnsi="Arial" w:cs="Arial"/>
                <w:sz w:val="14"/>
                <w:szCs w:val="14"/>
              </w:rPr>
              <w:t>R2-2403968</w:t>
            </w:r>
          </w:p>
        </w:tc>
        <w:tc>
          <w:tcPr>
            <w:tcW w:w="1062" w:type="dxa"/>
          </w:tcPr>
          <w:p w14:paraId="1790F504" w14:textId="6EA585D6" w:rsidR="00B67066" w:rsidRPr="00B67066" w:rsidRDefault="00B67066" w:rsidP="00B67066">
            <w:pPr>
              <w:rPr>
                <w:rFonts w:ascii="Arial" w:hAnsi="Arial" w:cs="Arial"/>
                <w:sz w:val="14"/>
                <w:szCs w:val="14"/>
              </w:rPr>
            </w:pPr>
          </w:p>
        </w:tc>
      </w:tr>
      <w:tr w:rsidR="00B67066" w:rsidRPr="00B67066" w14:paraId="3E3A0D64" w14:textId="77777777" w:rsidTr="00E013E9">
        <w:trPr>
          <w:trHeight w:val="20"/>
          <w:jc w:val="center"/>
        </w:trPr>
        <w:tc>
          <w:tcPr>
            <w:tcW w:w="1094" w:type="dxa"/>
          </w:tcPr>
          <w:p w14:paraId="3B8DD7A6" w14:textId="668F54CC" w:rsidR="00B67066" w:rsidRPr="00B67066" w:rsidRDefault="006F79AF" w:rsidP="00B67066">
            <w:pPr>
              <w:rPr>
                <w:rFonts w:ascii="Arial" w:hAnsi="Arial" w:cs="Arial"/>
                <w:sz w:val="14"/>
                <w:szCs w:val="14"/>
              </w:rPr>
            </w:pPr>
            <w:hyperlink r:id="rId2776" w:history="1">
              <w:r>
                <w:rPr>
                  <w:rStyle w:val="Hyperlink"/>
                  <w:rFonts w:ascii="Arial" w:hAnsi="Arial" w:cs="Arial"/>
                  <w:b/>
                  <w:bCs/>
                  <w:sz w:val="14"/>
                  <w:szCs w:val="14"/>
                </w:rPr>
                <w:t>R1-2403829</w:t>
              </w:r>
            </w:hyperlink>
          </w:p>
        </w:tc>
        <w:tc>
          <w:tcPr>
            <w:tcW w:w="2646" w:type="dxa"/>
          </w:tcPr>
          <w:p w14:paraId="4B96C1D0" w14:textId="3819208C" w:rsidR="00B67066" w:rsidRPr="00B67066" w:rsidRDefault="00B67066" w:rsidP="00B67066">
            <w:pPr>
              <w:rPr>
                <w:rFonts w:ascii="Arial" w:hAnsi="Arial" w:cs="Arial"/>
                <w:sz w:val="14"/>
                <w:szCs w:val="14"/>
              </w:rPr>
            </w:pPr>
            <w:r w:rsidRPr="00B67066">
              <w:rPr>
                <w:rFonts w:ascii="Arial" w:hAnsi="Arial" w:cs="Arial"/>
                <w:sz w:val="14"/>
                <w:szCs w:val="14"/>
              </w:rPr>
              <w:t>LS on parameters used for CG RACH-less Handover</w:t>
            </w:r>
          </w:p>
        </w:tc>
        <w:tc>
          <w:tcPr>
            <w:tcW w:w="1583" w:type="dxa"/>
          </w:tcPr>
          <w:p w14:paraId="71961F7A" w14:textId="37026471" w:rsidR="00B67066" w:rsidRPr="00B67066" w:rsidRDefault="00B67066" w:rsidP="00B67066">
            <w:pPr>
              <w:rPr>
                <w:rFonts w:ascii="Arial" w:hAnsi="Arial" w:cs="Arial"/>
                <w:sz w:val="14"/>
                <w:szCs w:val="14"/>
              </w:rPr>
            </w:pPr>
            <w:r w:rsidRPr="00B67066">
              <w:rPr>
                <w:rFonts w:ascii="Arial" w:hAnsi="Arial" w:cs="Arial"/>
                <w:sz w:val="14"/>
                <w:szCs w:val="14"/>
              </w:rPr>
              <w:t>RAN2, InterDigital</w:t>
            </w:r>
          </w:p>
        </w:tc>
        <w:tc>
          <w:tcPr>
            <w:tcW w:w="909" w:type="dxa"/>
          </w:tcPr>
          <w:p w14:paraId="27428023" w14:textId="2D01A382" w:rsidR="00B67066" w:rsidRPr="00B67066" w:rsidRDefault="00EF515C" w:rsidP="00B67066">
            <w:pPr>
              <w:rPr>
                <w:rFonts w:ascii="Arial" w:hAnsi="Arial" w:cs="Arial"/>
                <w:sz w:val="14"/>
                <w:szCs w:val="14"/>
              </w:rPr>
            </w:pPr>
            <w:hyperlink r:id="rId2777" w:history="1">
              <w:r w:rsidR="00B67066" w:rsidRPr="00B67066">
                <w:rPr>
                  <w:rStyle w:val="Hyperlink"/>
                  <w:rFonts w:ascii="Arial" w:hAnsi="Arial" w:cs="Arial"/>
                  <w:b/>
                  <w:bCs/>
                  <w:sz w:val="14"/>
                  <w:szCs w:val="14"/>
                </w:rPr>
                <w:t>Rel-18</w:t>
              </w:r>
            </w:hyperlink>
          </w:p>
        </w:tc>
        <w:tc>
          <w:tcPr>
            <w:tcW w:w="2600" w:type="dxa"/>
          </w:tcPr>
          <w:p w14:paraId="3D3A7916" w14:textId="332A3C25" w:rsidR="00B67066" w:rsidRPr="00B67066" w:rsidRDefault="00B67066" w:rsidP="00B67066">
            <w:pPr>
              <w:rPr>
                <w:rFonts w:ascii="Arial" w:hAnsi="Arial" w:cs="Arial"/>
                <w:sz w:val="14"/>
                <w:szCs w:val="14"/>
              </w:rPr>
            </w:pPr>
            <w:r w:rsidRPr="00B67066">
              <w:rPr>
                <w:rFonts w:ascii="Arial" w:hAnsi="Arial" w:cs="Arial"/>
                <w:color w:val="000000"/>
                <w:sz w:val="14"/>
                <w:szCs w:val="14"/>
              </w:rPr>
              <w:t>NR_NTN_enh-Core, NR_mobile_IAB-Core, TEI18</w:t>
            </w:r>
          </w:p>
        </w:tc>
        <w:tc>
          <w:tcPr>
            <w:tcW w:w="1065" w:type="dxa"/>
          </w:tcPr>
          <w:p w14:paraId="07440794" w14:textId="18E01339" w:rsidR="00B67066" w:rsidRPr="00B67066" w:rsidRDefault="00B67066" w:rsidP="00B67066">
            <w:pPr>
              <w:rPr>
                <w:rFonts w:ascii="Arial" w:hAnsi="Arial" w:cs="Arial"/>
                <w:sz w:val="14"/>
                <w:szCs w:val="14"/>
              </w:rPr>
            </w:pPr>
            <w:r w:rsidRPr="00B67066">
              <w:rPr>
                <w:rFonts w:ascii="Arial" w:hAnsi="Arial" w:cs="Arial"/>
                <w:sz w:val="14"/>
                <w:szCs w:val="14"/>
              </w:rPr>
              <w:t> </w:t>
            </w:r>
          </w:p>
        </w:tc>
        <w:tc>
          <w:tcPr>
            <w:tcW w:w="994" w:type="dxa"/>
          </w:tcPr>
          <w:p w14:paraId="57E37049" w14:textId="674E3C09" w:rsidR="00B67066" w:rsidRPr="00B67066" w:rsidRDefault="00B67066" w:rsidP="00B67066">
            <w:pPr>
              <w:rPr>
                <w:rFonts w:ascii="Arial" w:hAnsi="Arial" w:cs="Arial"/>
                <w:sz w:val="14"/>
                <w:szCs w:val="14"/>
              </w:rPr>
            </w:pPr>
            <w:r w:rsidRPr="00B67066">
              <w:rPr>
                <w:rFonts w:ascii="Arial" w:hAnsi="Arial" w:cs="Arial"/>
                <w:sz w:val="14"/>
                <w:szCs w:val="14"/>
              </w:rPr>
              <w:t>RAN1</w:t>
            </w:r>
          </w:p>
        </w:tc>
        <w:tc>
          <w:tcPr>
            <w:tcW w:w="994" w:type="dxa"/>
          </w:tcPr>
          <w:p w14:paraId="4B579136" w14:textId="3F621D4E" w:rsidR="00B67066" w:rsidRPr="00B67066" w:rsidRDefault="00B67066" w:rsidP="00B67066">
            <w:pPr>
              <w:rPr>
                <w:rFonts w:ascii="Arial" w:hAnsi="Arial" w:cs="Arial"/>
                <w:sz w:val="14"/>
                <w:szCs w:val="14"/>
              </w:rPr>
            </w:pPr>
            <w:r w:rsidRPr="00B67066">
              <w:rPr>
                <w:rFonts w:ascii="Arial" w:hAnsi="Arial" w:cs="Arial"/>
                <w:sz w:val="14"/>
                <w:szCs w:val="14"/>
              </w:rPr>
              <w:t> </w:t>
            </w:r>
          </w:p>
        </w:tc>
        <w:tc>
          <w:tcPr>
            <w:tcW w:w="1120" w:type="dxa"/>
          </w:tcPr>
          <w:p w14:paraId="796AA5A5" w14:textId="320B12BA" w:rsidR="00B67066" w:rsidRPr="00B67066" w:rsidRDefault="00B67066" w:rsidP="00B67066">
            <w:pPr>
              <w:rPr>
                <w:rFonts w:ascii="Arial" w:hAnsi="Arial" w:cs="Arial"/>
                <w:sz w:val="14"/>
                <w:szCs w:val="14"/>
              </w:rPr>
            </w:pPr>
            <w:r w:rsidRPr="00B67066">
              <w:rPr>
                <w:rFonts w:ascii="Arial" w:hAnsi="Arial" w:cs="Arial"/>
                <w:sz w:val="14"/>
                <w:szCs w:val="14"/>
              </w:rPr>
              <w:t>R2-2403996</w:t>
            </w:r>
          </w:p>
        </w:tc>
        <w:tc>
          <w:tcPr>
            <w:tcW w:w="1062" w:type="dxa"/>
          </w:tcPr>
          <w:p w14:paraId="0B61B3C4" w14:textId="1D7FF09A" w:rsidR="00B67066" w:rsidRPr="00B67066" w:rsidRDefault="00B67066" w:rsidP="00B67066">
            <w:pPr>
              <w:rPr>
                <w:rFonts w:ascii="Arial" w:hAnsi="Arial" w:cs="Arial"/>
                <w:sz w:val="14"/>
                <w:szCs w:val="14"/>
              </w:rPr>
            </w:pPr>
          </w:p>
        </w:tc>
      </w:tr>
      <w:tr w:rsidR="00B67066" w:rsidRPr="00B67066" w14:paraId="3D951EF0" w14:textId="77777777" w:rsidTr="00E013E9">
        <w:trPr>
          <w:trHeight w:val="20"/>
          <w:jc w:val="center"/>
        </w:trPr>
        <w:tc>
          <w:tcPr>
            <w:tcW w:w="1094" w:type="dxa"/>
          </w:tcPr>
          <w:p w14:paraId="54208F17" w14:textId="2D2FEB36" w:rsidR="00B67066" w:rsidRPr="00B67066" w:rsidRDefault="006F79AF" w:rsidP="00B67066">
            <w:pPr>
              <w:rPr>
                <w:rFonts w:ascii="Arial" w:hAnsi="Arial" w:cs="Arial"/>
                <w:bCs/>
                <w:sz w:val="14"/>
                <w:szCs w:val="14"/>
              </w:rPr>
            </w:pPr>
            <w:hyperlink r:id="rId2778" w:history="1">
              <w:r>
                <w:rPr>
                  <w:rStyle w:val="Hyperlink"/>
                  <w:rFonts w:ascii="Arial" w:hAnsi="Arial" w:cs="Arial"/>
                  <w:b/>
                  <w:bCs/>
                  <w:sz w:val="14"/>
                  <w:szCs w:val="14"/>
                </w:rPr>
                <w:t>R1-2403830</w:t>
              </w:r>
            </w:hyperlink>
          </w:p>
        </w:tc>
        <w:tc>
          <w:tcPr>
            <w:tcW w:w="2646" w:type="dxa"/>
          </w:tcPr>
          <w:p w14:paraId="001E566D" w14:textId="6DC79224" w:rsidR="00B67066" w:rsidRPr="00B67066" w:rsidRDefault="00B67066" w:rsidP="00B67066">
            <w:pPr>
              <w:rPr>
                <w:rFonts w:ascii="Arial" w:hAnsi="Arial" w:cs="Arial"/>
                <w:sz w:val="14"/>
                <w:szCs w:val="14"/>
              </w:rPr>
            </w:pPr>
            <w:r w:rsidRPr="00B67066">
              <w:rPr>
                <w:rFonts w:ascii="Arial" w:hAnsi="Arial" w:cs="Arial"/>
                <w:sz w:val="14"/>
                <w:szCs w:val="14"/>
              </w:rPr>
              <w:t>LS on SL positioning measurements</w:t>
            </w:r>
          </w:p>
        </w:tc>
        <w:tc>
          <w:tcPr>
            <w:tcW w:w="1583" w:type="dxa"/>
          </w:tcPr>
          <w:p w14:paraId="26E64ABF" w14:textId="1C3E5F19" w:rsidR="00B67066" w:rsidRPr="00B67066" w:rsidRDefault="00B67066" w:rsidP="00B67066">
            <w:pPr>
              <w:rPr>
                <w:rFonts w:ascii="Arial" w:hAnsi="Arial" w:cs="Arial"/>
                <w:sz w:val="14"/>
                <w:szCs w:val="14"/>
              </w:rPr>
            </w:pPr>
            <w:r w:rsidRPr="00B67066">
              <w:rPr>
                <w:rFonts w:ascii="Arial" w:hAnsi="Arial" w:cs="Arial"/>
                <w:sz w:val="14"/>
                <w:szCs w:val="14"/>
              </w:rPr>
              <w:t>RAN4, Huawei</w:t>
            </w:r>
          </w:p>
        </w:tc>
        <w:tc>
          <w:tcPr>
            <w:tcW w:w="909" w:type="dxa"/>
          </w:tcPr>
          <w:p w14:paraId="6BCE4F3D" w14:textId="32EA8313" w:rsidR="00B67066" w:rsidRPr="00B67066" w:rsidRDefault="00EF515C" w:rsidP="00B67066">
            <w:pPr>
              <w:rPr>
                <w:rFonts w:ascii="Arial" w:hAnsi="Arial" w:cs="Arial"/>
                <w:bCs/>
                <w:sz w:val="14"/>
                <w:szCs w:val="14"/>
              </w:rPr>
            </w:pPr>
            <w:hyperlink r:id="rId2779" w:history="1">
              <w:r w:rsidR="00B67066" w:rsidRPr="00B67066">
                <w:rPr>
                  <w:rStyle w:val="Hyperlink"/>
                  <w:rFonts w:ascii="Arial" w:hAnsi="Arial" w:cs="Arial"/>
                  <w:b/>
                  <w:bCs/>
                  <w:sz w:val="14"/>
                  <w:szCs w:val="14"/>
                </w:rPr>
                <w:t>Rel-18</w:t>
              </w:r>
            </w:hyperlink>
          </w:p>
        </w:tc>
        <w:tc>
          <w:tcPr>
            <w:tcW w:w="2600" w:type="dxa"/>
          </w:tcPr>
          <w:p w14:paraId="64C2B4D2" w14:textId="76523014" w:rsidR="00B67066" w:rsidRPr="00B67066" w:rsidRDefault="00EF515C" w:rsidP="00B67066">
            <w:pPr>
              <w:rPr>
                <w:rFonts w:ascii="Arial" w:hAnsi="Arial" w:cs="Arial"/>
                <w:bCs/>
                <w:sz w:val="14"/>
                <w:szCs w:val="14"/>
              </w:rPr>
            </w:pPr>
            <w:hyperlink r:id="rId2780" w:history="1">
              <w:r w:rsidR="00B67066" w:rsidRPr="00B67066">
                <w:rPr>
                  <w:rStyle w:val="Hyperlink"/>
                  <w:rFonts w:ascii="Arial" w:hAnsi="Arial" w:cs="Arial"/>
                  <w:b/>
                  <w:bCs/>
                  <w:sz w:val="14"/>
                  <w:szCs w:val="14"/>
                </w:rPr>
                <w:t>NR_pos_enh2-Core</w:t>
              </w:r>
            </w:hyperlink>
          </w:p>
        </w:tc>
        <w:tc>
          <w:tcPr>
            <w:tcW w:w="1065" w:type="dxa"/>
          </w:tcPr>
          <w:p w14:paraId="1C9FB83B" w14:textId="6DDA37CB" w:rsidR="00B67066" w:rsidRPr="00B67066" w:rsidRDefault="00B67066" w:rsidP="00B67066">
            <w:pPr>
              <w:rPr>
                <w:rFonts w:ascii="Arial" w:hAnsi="Arial" w:cs="Arial"/>
                <w:sz w:val="14"/>
                <w:szCs w:val="14"/>
              </w:rPr>
            </w:pPr>
            <w:r w:rsidRPr="00B67066">
              <w:rPr>
                <w:rFonts w:ascii="Arial" w:hAnsi="Arial" w:cs="Arial"/>
                <w:sz w:val="14"/>
                <w:szCs w:val="14"/>
              </w:rPr>
              <w:t> </w:t>
            </w:r>
          </w:p>
        </w:tc>
        <w:tc>
          <w:tcPr>
            <w:tcW w:w="994" w:type="dxa"/>
          </w:tcPr>
          <w:p w14:paraId="366B5E0A" w14:textId="679B58DC" w:rsidR="00B67066" w:rsidRPr="00B67066" w:rsidRDefault="00B67066" w:rsidP="00B67066">
            <w:pPr>
              <w:rPr>
                <w:rFonts w:ascii="Arial" w:hAnsi="Arial" w:cs="Arial"/>
                <w:sz w:val="14"/>
                <w:szCs w:val="14"/>
              </w:rPr>
            </w:pPr>
            <w:r w:rsidRPr="00B67066">
              <w:rPr>
                <w:rFonts w:ascii="Arial" w:hAnsi="Arial" w:cs="Arial"/>
                <w:sz w:val="14"/>
                <w:szCs w:val="14"/>
              </w:rPr>
              <w:t>RAN1, RAN2</w:t>
            </w:r>
          </w:p>
        </w:tc>
        <w:tc>
          <w:tcPr>
            <w:tcW w:w="994" w:type="dxa"/>
          </w:tcPr>
          <w:p w14:paraId="50037EB9" w14:textId="4DACE256" w:rsidR="00B67066" w:rsidRPr="00B67066" w:rsidRDefault="00B67066" w:rsidP="00B67066">
            <w:pPr>
              <w:rPr>
                <w:rFonts w:ascii="Arial" w:hAnsi="Arial" w:cs="Arial"/>
                <w:sz w:val="14"/>
                <w:szCs w:val="14"/>
              </w:rPr>
            </w:pPr>
            <w:r w:rsidRPr="00B67066">
              <w:rPr>
                <w:rFonts w:ascii="Arial" w:hAnsi="Arial" w:cs="Arial"/>
                <w:sz w:val="14"/>
                <w:szCs w:val="14"/>
              </w:rPr>
              <w:t> </w:t>
            </w:r>
          </w:p>
        </w:tc>
        <w:tc>
          <w:tcPr>
            <w:tcW w:w="1120" w:type="dxa"/>
          </w:tcPr>
          <w:p w14:paraId="312157EC" w14:textId="7C73E517" w:rsidR="00B67066" w:rsidRPr="00B67066" w:rsidRDefault="00B67066" w:rsidP="00B67066">
            <w:pPr>
              <w:rPr>
                <w:rFonts w:ascii="Arial" w:hAnsi="Arial" w:cs="Arial"/>
                <w:sz w:val="14"/>
                <w:szCs w:val="14"/>
              </w:rPr>
            </w:pPr>
            <w:r w:rsidRPr="00B67066">
              <w:rPr>
                <w:rFonts w:ascii="Arial" w:hAnsi="Arial" w:cs="Arial"/>
                <w:sz w:val="14"/>
                <w:szCs w:val="14"/>
              </w:rPr>
              <w:t>R4-2406386</w:t>
            </w:r>
          </w:p>
        </w:tc>
        <w:tc>
          <w:tcPr>
            <w:tcW w:w="1062" w:type="dxa"/>
          </w:tcPr>
          <w:p w14:paraId="6736D4F8" w14:textId="4972E0DC" w:rsidR="00B67066" w:rsidRPr="00B67066" w:rsidRDefault="00B67066" w:rsidP="00B67066">
            <w:pPr>
              <w:rPr>
                <w:rFonts w:ascii="Arial" w:hAnsi="Arial" w:cs="Arial"/>
                <w:sz w:val="14"/>
                <w:szCs w:val="14"/>
              </w:rPr>
            </w:pPr>
          </w:p>
        </w:tc>
      </w:tr>
      <w:tr w:rsidR="00B67066" w:rsidRPr="00B67066" w14:paraId="444C5A7F" w14:textId="77777777" w:rsidTr="00E013E9">
        <w:trPr>
          <w:trHeight w:val="20"/>
          <w:jc w:val="center"/>
        </w:trPr>
        <w:tc>
          <w:tcPr>
            <w:tcW w:w="1094" w:type="dxa"/>
          </w:tcPr>
          <w:p w14:paraId="1CD0A5CC" w14:textId="6F44F4ED" w:rsidR="00B67066" w:rsidRPr="00B67066" w:rsidRDefault="006F79AF" w:rsidP="00B67066">
            <w:pPr>
              <w:rPr>
                <w:rFonts w:ascii="Arial" w:hAnsi="Arial" w:cs="Arial"/>
                <w:bCs/>
                <w:sz w:val="14"/>
                <w:szCs w:val="14"/>
              </w:rPr>
            </w:pPr>
            <w:hyperlink r:id="rId2781" w:history="1">
              <w:r>
                <w:rPr>
                  <w:rStyle w:val="Hyperlink"/>
                  <w:rFonts w:ascii="Arial" w:hAnsi="Arial" w:cs="Arial"/>
                  <w:b/>
                  <w:bCs/>
                  <w:sz w:val="14"/>
                  <w:szCs w:val="14"/>
                </w:rPr>
                <w:t>R1-2403831</w:t>
              </w:r>
            </w:hyperlink>
          </w:p>
        </w:tc>
        <w:tc>
          <w:tcPr>
            <w:tcW w:w="2646" w:type="dxa"/>
          </w:tcPr>
          <w:p w14:paraId="0B7536F7" w14:textId="7E539BE4" w:rsidR="00B67066" w:rsidRPr="00B67066" w:rsidRDefault="00B67066" w:rsidP="00B67066">
            <w:pPr>
              <w:rPr>
                <w:rFonts w:ascii="Arial" w:hAnsi="Arial" w:cs="Arial"/>
                <w:sz w:val="14"/>
                <w:szCs w:val="14"/>
              </w:rPr>
            </w:pPr>
            <w:r w:rsidRPr="00B67066">
              <w:rPr>
                <w:rFonts w:ascii="Arial" w:hAnsi="Arial" w:cs="Arial"/>
                <w:sz w:val="14"/>
                <w:szCs w:val="14"/>
              </w:rPr>
              <w:t>LS on UE capability for NW verified location</w:t>
            </w:r>
          </w:p>
        </w:tc>
        <w:tc>
          <w:tcPr>
            <w:tcW w:w="1583" w:type="dxa"/>
          </w:tcPr>
          <w:p w14:paraId="2ACA4985" w14:textId="68906619" w:rsidR="00B67066" w:rsidRPr="00B67066" w:rsidRDefault="00B67066" w:rsidP="00B67066">
            <w:pPr>
              <w:rPr>
                <w:rFonts w:ascii="Arial" w:hAnsi="Arial" w:cs="Arial"/>
                <w:sz w:val="14"/>
                <w:szCs w:val="14"/>
              </w:rPr>
            </w:pPr>
            <w:r w:rsidRPr="00B67066">
              <w:rPr>
                <w:rFonts w:ascii="Arial" w:hAnsi="Arial" w:cs="Arial"/>
                <w:sz w:val="14"/>
                <w:szCs w:val="14"/>
              </w:rPr>
              <w:t>RAN4, Huawei</w:t>
            </w:r>
          </w:p>
        </w:tc>
        <w:tc>
          <w:tcPr>
            <w:tcW w:w="909" w:type="dxa"/>
          </w:tcPr>
          <w:p w14:paraId="2D73381A" w14:textId="69B3495D" w:rsidR="00B67066" w:rsidRPr="00B67066" w:rsidRDefault="00EF515C" w:rsidP="00B67066">
            <w:pPr>
              <w:rPr>
                <w:rFonts w:ascii="Arial" w:hAnsi="Arial" w:cs="Arial"/>
                <w:bCs/>
                <w:sz w:val="14"/>
                <w:szCs w:val="14"/>
              </w:rPr>
            </w:pPr>
            <w:hyperlink r:id="rId2782" w:history="1">
              <w:r w:rsidR="00B67066" w:rsidRPr="00B67066">
                <w:rPr>
                  <w:rStyle w:val="Hyperlink"/>
                  <w:rFonts w:ascii="Arial" w:hAnsi="Arial" w:cs="Arial"/>
                  <w:b/>
                  <w:bCs/>
                  <w:sz w:val="14"/>
                  <w:szCs w:val="14"/>
                </w:rPr>
                <w:t>Rel-18</w:t>
              </w:r>
            </w:hyperlink>
          </w:p>
        </w:tc>
        <w:tc>
          <w:tcPr>
            <w:tcW w:w="2600" w:type="dxa"/>
          </w:tcPr>
          <w:p w14:paraId="383C0D8B" w14:textId="4A0B6AE6" w:rsidR="00B67066" w:rsidRPr="00B67066" w:rsidRDefault="00EF515C" w:rsidP="00B67066">
            <w:pPr>
              <w:rPr>
                <w:rFonts w:ascii="Arial" w:hAnsi="Arial" w:cs="Arial"/>
                <w:bCs/>
                <w:sz w:val="14"/>
                <w:szCs w:val="14"/>
              </w:rPr>
            </w:pPr>
            <w:hyperlink r:id="rId2783" w:history="1">
              <w:r w:rsidR="00B67066" w:rsidRPr="00B67066">
                <w:rPr>
                  <w:rStyle w:val="Hyperlink"/>
                  <w:rFonts w:ascii="Arial" w:hAnsi="Arial" w:cs="Arial"/>
                  <w:b/>
                  <w:bCs/>
                  <w:sz w:val="14"/>
                  <w:szCs w:val="14"/>
                </w:rPr>
                <w:t>NR_NTN_enh-Core</w:t>
              </w:r>
            </w:hyperlink>
          </w:p>
        </w:tc>
        <w:tc>
          <w:tcPr>
            <w:tcW w:w="1065" w:type="dxa"/>
          </w:tcPr>
          <w:p w14:paraId="72E06E00" w14:textId="05289A1F" w:rsidR="00B67066" w:rsidRPr="00B67066" w:rsidRDefault="00B67066" w:rsidP="00B67066">
            <w:pPr>
              <w:rPr>
                <w:rFonts w:ascii="Arial" w:hAnsi="Arial" w:cs="Arial"/>
                <w:sz w:val="14"/>
                <w:szCs w:val="14"/>
              </w:rPr>
            </w:pPr>
            <w:r w:rsidRPr="00B67066">
              <w:rPr>
                <w:rFonts w:ascii="Arial" w:hAnsi="Arial" w:cs="Arial"/>
                <w:sz w:val="14"/>
                <w:szCs w:val="14"/>
              </w:rPr>
              <w:t> </w:t>
            </w:r>
          </w:p>
        </w:tc>
        <w:tc>
          <w:tcPr>
            <w:tcW w:w="994" w:type="dxa"/>
          </w:tcPr>
          <w:p w14:paraId="26E8F468" w14:textId="01AD46FF" w:rsidR="00B67066" w:rsidRPr="00B67066" w:rsidRDefault="00B67066" w:rsidP="00B67066">
            <w:pPr>
              <w:rPr>
                <w:rFonts w:ascii="Arial" w:hAnsi="Arial" w:cs="Arial"/>
                <w:sz w:val="14"/>
                <w:szCs w:val="14"/>
              </w:rPr>
            </w:pPr>
            <w:r w:rsidRPr="00B67066">
              <w:rPr>
                <w:rFonts w:ascii="Arial" w:hAnsi="Arial" w:cs="Arial"/>
                <w:sz w:val="14"/>
                <w:szCs w:val="14"/>
              </w:rPr>
              <w:t>RAN1, RAN2</w:t>
            </w:r>
          </w:p>
        </w:tc>
        <w:tc>
          <w:tcPr>
            <w:tcW w:w="994" w:type="dxa"/>
          </w:tcPr>
          <w:p w14:paraId="51F4FDBE" w14:textId="6F894CCC" w:rsidR="00B67066" w:rsidRPr="00B67066" w:rsidRDefault="00B67066" w:rsidP="00B67066">
            <w:pPr>
              <w:rPr>
                <w:rFonts w:ascii="Arial" w:hAnsi="Arial" w:cs="Arial"/>
                <w:sz w:val="14"/>
                <w:szCs w:val="14"/>
              </w:rPr>
            </w:pPr>
            <w:r w:rsidRPr="00B67066">
              <w:rPr>
                <w:rFonts w:ascii="Arial" w:hAnsi="Arial" w:cs="Arial"/>
                <w:sz w:val="14"/>
                <w:szCs w:val="14"/>
              </w:rPr>
              <w:t> </w:t>
            </w:r>
          </w:p>
        </w:tc>
        <w:tc>
          <w:tcPr>
            <w:tcW w:w="1120" w:type="dxa"/>
          </w:tcPr>
          <w:p w14:paraId="3EB73232" w14:textId="015415BE" w:rsidR="00B67066" w:rsidRPr="00B67066" w:rsidRDefault="00B67066" w:rsidP="00B67066">
            <w:pPr>
              <w:rPr>
                <w:rFonts w:ascii="Arial" w:hAnsi="Arial" w:cs="Arial"/>
                <w:sz w:val="14"/>
                <w:szCs w:val="14"/>
              </w:rPr>
            </w:pPr>
            <w:r w:rsidRPr="00B67066">
              <w:rPr>
                <w:rFonts w:ascii="Arial" w:hAnsi="Arial" w:cs="Arial"/>
                <w:sz w:val="14"/>
                <w:szCs w:val="14"/>
              </w:rPr>
              <w:t>R4-2406496</w:t>
            </w:r>
          </w:p>
        </w:tc>
        <w:tc>
          <w:tcPr>
            <w:tcW w:w="1062" w:type="dxa"/>
          </w:tcPr>
          <w:p w14:paraId="150D8FA5" w14:textId="485000FE" w:rsidR="00B67066" w:rsidRPr="00B67066" w:rsidRDefault="00B67066" w:rsidP="00B67066">
            <w:pPr>
              <w:rPr>
                <w:rFonts w:ascii="Arial" w:hAnsi="Arial" w:cs="Arial"/>
                <w:sz w:val="14"/>
                <w:szCs w:val="14"/>
              </w:rPr>
            </w:pPr>
          </w:p>
        </w:tc>
      </w:tr>
      <w:tr w:rsidR="00B67066" w:rsidRPr="00B67066" w14:paraId="47AC2BC0" w14:textId="77777777" w:rsidTr="00E013E9">
        <w:trPr>
          <w:trHeight w:val="20"/>
          <w:jc w:val="center"/>
        </w:trPr>
        <w:tc>
          <w:tcPr>
            <w:tcW w:w="1094" w:type="dxa"/>
          </w:tcPr>
          <w:p w14:paraId="4038A4C3" w14:textId="72E4B2F8" w:rsidR="00B67066" w:rsidRPr="00B67066" w:rsidRDefault="006F79AF" w:rsidP="00B67066">
            <w:pPr>
              <w:rPr>
                <w:rFonts w:ascii="Arial" w:hAnsi="Arial" w:cs="Arial"/>
                <w:bCs/>
                <w:sz w:val="14"/>
                <w:szCs w:val="14"/>
              </w:rPr>
            </w:pPr>
            <w:hyperlink r:id="rId2784" w:history="1">
              <w:r>
                <w:rPr>
                  <w:rStyle w:val="Hyperlink"/>
                  <w:rFonts w:ascii="Arial" w:hAnsi="Arial" w:cs="Arial"/>
                  <w:b/>
                  <w:bCs/>
                  <w:sz w:val="14"/>
                  <w:szCs w:val="14"/>
                </w:rPr>
                <w:t>R1-2403832</w:t>
              </w:r>
            </w:hyperlink>
          </w:p>
        </w:tc>
        <w:tc>
          <w:tcPr>
            <w:tcW w:w="2646" w:type="dxa"/>
          </w:tcPr>
          <w:p w14:paraId="58159286" w14:textId="382D1E1C" w:rsidR="00B67066" w:rsidRPr="00B67066" w:rsidRDefault="00B67066" w:rsidP="00B67066">
            <w:pPr>
              <w:rPr>
                <w:rFonts w:ascii="Arial" w:hAnsi="Arial" w:cs="Arial"/>
                <w:sz w:val="14"/>
                <w:szCs w:val="14"/>
              </w:rPr>
            </w:pPr>
            <w:r w:rsidRPr="00B67066">
              <w:rPr>
                <w:rFonts w:ascii="Arial" w:hAnsi="Arial" w:cs="Arial"/>
                <w:sz w:val="14"/>
                <w:szCs w:val="14"/>
              </w:rPr>
              <w:t>Reply LS on BWP operation without bandwidth restriction</w:t>
            </w:r>
          </w:p>
        </w:tc>
        <w:tc>
          <w:tcPr>
            <w:tcW w:w="1583" w:type="dxa"/>
          </w:tcPr>
          <w:p w14:paraId="4EA2F5AC" w14:textId="35E8F1B6" w:rsidR="00B67066" w:rsidRPr="00B67066" w:rsidRDefault="00B67066" w:rsidP="00B67066">
            <w:pPr>
              <w:rPr>
                <w:rFonts w:ascii="Arial" w:hAnsi="Arial" w:cs="Arial"/>
                <w:sz w:val="14"/>
                <w:szCs w:val="14"/>
              </w:rPr>
            </w:pPr>
            <w:r w:rsidRPr="00B67066">
              <w:rPr>
                <w:rFonts w:ascii="Arial" w:hAnsi="Arial" w:cs="Arial"/>
                <w:sz w:val="14"/>
                <w:szCs w:val="14"/>
              </w:rPr>
              <w:t>RAN4, vivo, Vodafone</w:t>
            </w:r>
          </w:p>
        </w:tc>
        <w:tc>
          <w:tcPr>
            <w:tcW w:w="909" w:type="dxa"/>
          </w:tcPr>
          <w:p w14:paraId="5CB79CE7" w14:textId="1E127058" w:rsidR="00B67066" w:rsidRPr="00B67066" w:rsidRDefault="00EF515C" w:rsidP="00B67066">
            <w:pPr>
              <w:rPr>
                <w:rFonts w:ascii="Arial" w:hAnsi="Arial" w:cs="Arial"/>
                <w:bCs/>
                <w:sz w:val="14"/>
                <w:szCs w:val="14"/>
              </w:rPr>
            </w:pPr>
            <w:hyperlink r:id="rId2785" w:history="1">
              <w:r w:rsidR="00B67066" w:rsidRPr="00B67066">
                <w:rPr>
                  <w:rStyle w:val="Hyperlink"/>
                  <w:rFonts w:ascii="Arial" w:hAnsi="Arial" w:cs="Arial"/>
                  <w:b/>
                  <w:bCs/>
                  <w:sz w:val="14"/>
                  <w:szCs w:val="14"/>
                </w:rPr>
                <w:t>Rel-18</w:t>
              </w:r>
            </w:hyperlink>
          </w:p>
        </w:tc>
        <w:tc>
          <w:tcPr>
            <w:tcW w:w="2600" w:type="dxa"/>
          </w:tcPr>
          <w:p w14:paraId="0B0B2675" w14:textId="3310C84E" w:rsidR="00B67066" w:rsidRPr="00B67066" w:rsidRDefault="00EF515C" w:rsidP="00B67066">
            <w:pPr>
              <w:rPr>
                <w:rFonts w:ascii="Arial" w:hAnsi="Arial" w:cs="Arial"/>
                <w:bCs/>
                <w:sz w:val="14"/>
                <w:szCs w:val="14"/>
              </w:rPr>
            </w:pPr>
            <w:hyperlink r:id="rId2786" w:history="1">
              <w:r w:rsidR="00B67066" w:rsidRPr="00B67066">
                <w:rPr>
                  <w:rStyle w:val="Hyperlink"/>
                  <w:rFonts w:ascii="Arial" w:hAnsi="Arial" w:cs="Arial"/>
                  <w:b/>
                  <w:bCs/>
                  <w:sz w:val="14"/>
                  <w:szCs w:val="14"/>
                </w:rPr>
                <w:t>NR_BWP_wor-Core</w:t>
              </w:r>
            </w:hyperlink>
          </w:p>
        </w:tc>
        <w:tc>
          <w:tcPr>
            <w:tcW w:w="1065" w:type="dxa"/>
          </w:tcPr>
          <w:p w14:paraId="45CF167E" w14:textId="11D2C629" w:rsidR="00B67066" w:rsidRPr="00B67066" w:rsidRDefault="00B67066" w:rsidP="00B67066">
            <w:pPr>
              <w:rPr>
                <w:rFonts w:ascii="Arial" w:hAnsi="Arial" w:cs="Arial"/>
                <w:sz w:val="14"/>
                <w:szCs w:val="14"/>
              </w:rPr>
            </w:pPr>
            <w:r w:rsidRPr="00B67066">
              <w:rPr>
                <w:rFonts w:ascii="Arial" w:hAnsi="Arial" w:cs="Arial"/>
                <w:sz w:val="14"/>
                <w:szCs w:val="14"/>
              </w:rPr>
              <w:t>R2-2313951</w:t>
            </w:r>
          </w:p>
        </w:tc>
        <w:tc>
          <w:tcPr>
            <w:tcW w:w="994" w:type="dxa"/>
          </w:tcPr>
          <w:p w14:paraId="349EBE42" w14:textId="5E08C5D8" w:rsidR="00B67066" w:rsidRPr="00B67066" w:rsidRDefault="00B67066" w:rsidP="00B67066">
            <w:pPr>
              <w:rPr>
                <w:rFonts w:ascii="Arial" w:hAnsi="Arial" w:cs="Arial"/>
                <w:sz w:val="14"/>
                <w:szCs w:val="14"/>
              </w:rPr>
            </w:pPr>
            <w:r w:rsidRPr="00B67066">
              <w:rPr>
                <w:rFonts w:ascii="Arial" w:hAnsi="Arial" w:cs="Arial"/>
                <w:sz w:val="14"/>
                <w:szCs w:val="14"/>
              </w:rPr>
              <w:t>RAN2, RAN1</w:t>
            </w:r>
          </w:p>
        </w:tc>
        <w:tc>
          <w:tcPr>
            <w:tcW w:w="994" w:type="dxa"/>
          </w:tcPr>
          <w:p w14:paraId="48F5C5B0" w14:textId="119AE898" w:rsidR="00B67066" w:rsidRPr="00B67066" w:rsidRDefault="00B67066" w:rsidP="00B67066">
            <w:pPr>
              <w:rPr>
                <w:rFonts w:ascii="Arial" w:hAnsi="Arial" w:cs="Arial"/>
                <w:sz w:val="14"/>
                <w:szCs w:val="14"/>
              </w:rPr>
            </w:pPr>
            <w:r w:rsidRPr="00B67066">
              <w:rPr>
                <w:rFonts w:ascii="Arial" w:hAnsi="Arial" w:cs="Arial"/>
                <w:sz w:val="14"/>
                <w:szCs w:val="14"/>
              </w:rPr>
              <w:t> </w:t>
            </w:r>
          </w:p>
        </w:tc>
        <w:tc>
          <w:tcPr>
            <w:tcW w:w="1120" w:type="dxa"/>
          </w:tcPr>
          <w:p w14:paraId="17ADD75E" w14:textId="7ED9C769" w:rsidR="00B67066" w:rsidRPr="00B67066" w:rsidRDefault="00B67066" w:rsidP="00B67066">
            <w:pPr>
              <w:rPr>
                <w:rFonts w:ascii="Arial" w:hAnsi="Arial" w:cs="Arial"/>
                <w:sz w:val="14"/>
                <w:szCs w:val="14"/>
              </w:rPr>
            </w:pPr>
            <w:r w:rsidRPr="00B67066">
              <w:rPr>
                <w:rFonts w:ascii="Arial" w:hAnsi="Arial" w:cs="Arial"/>
                <w:sz w:val="14"/>
                <w:szCs w:val="14"/>
              </w:rPr>
              <w:t>R4-2406500</w:t>
            </w:r>
          </w:p>
        </w:tc>
        <w:tc>
          <w:tcPr>
            <w:tcW w:w="1062" w:type="dxa"/>
          </w:tcPr>
          <w:p w14:paraId="032BF03E" w14:textId="2BE03AE5" w:rsidR="00B67066" w:rsidRPr="00B67066" w:rsidRDefault="00B67066" w:rsidP="00B67066">
            <w:pPr>
              <w:rPr>
                <w:rFonts w:ascii="Arial" w:hAnsi="Arial" w:cs="Arial"/>
                <w:sz w:val="14"/>
                <w:szCs w:val="14"/>
              </w:rPr>
            </w:pPr>
          </w:p>
        </w:tc>
      </w:tr>
      <w:tr w:rsidR="00B67066" w:rsidRPr="00B67066" w14:paraId="7DD2F7FC" w14:textId="77777777" w:rsidTr="00E013E9">
        <w:trPr>
          <w:trHeight w:val="20"/>
          <w:jc w:val="center"/>
        </w:trPr>
        <w:tc>
          <w:tcPr>
            <w:tcW w:w="1094" w:type="dxa"/>
          </w:tcPr>
          <w:p w14:paraId="33174B8E" w14:textId="448E8BF1" w:rsidR="00B67066" w:rsidRPr="00B67066" w:rsidRDefault="006F79AF" w:rsidP="00B67066">
            <w:pPr>
              <w:rPr>
                <w:rFonts w:ascii="Arial" w:hAnsi="Arial" w:cs="Arial"/>
                <w:bCs/>
                <w:sz w:val="14"/>
                <w:szCs w:val="14"/>
              </w:rPr>
            </w:pPr>
            <w:hyperlink r:id="rId2787" w:history="1">
              <w:r>
                <w:rPr>
                  <w:rStyle w:val="Hyperlink"/>
                  <w:rFonts w:ascii="Arial" w:hAnsi="Arial" w:cs="Arial"/>
                  <w:b/>
                  <w:bCs/>
                  <w:sz w:val="14"/>
                  <w:szCs w:val="14"/>
                </w:rPr>
                <w:t>R1-2403833</w:t>
              </w:r>
            </w:hyperlink>
          </w:p>
        </w:tc>
        <w:tc>
          <w:tcPr>
            <w:tcW w:w="2646" w:type="dxa"/>
          </w:tcPr>
          <w:p w14:paraId="1FBA5929" w14:textId="0A8A20AC" w:rsidR="00B67066" w:rsidRPr="00B67066" w:rsidRDefault="00B67066" w:rsidP="00B67066">
            <w:pPr>
              <w:rPr>
                <w:rFonts w:ascii="Arial" w:hAnsi="Arial" w:cs="Arial"/>
                <w:sz w:val="14"/>
                <w:szCs w:val="14"/>
              </w:rPr>
            </w:pPr>
            <w:r w:rsidRPr="00B67066">
              <w:rPr>
                <w:rFonts w:ascii="Arial" w:hAnsi="Arial" w:cs="Arial"/>
                <w:sz w:val="14"/>
                <w:szCs w:val="14"/>
              </w:rPr>
              <w:t>LS on UE Capability for Asymmetric BW for less than 5 MHz</w:t>
            </w:r>
          </w:p>
        </w:tc>
        <w:tc>
          <w:tcPr>
            <w:tcW w:w="1583" w:type="dxa"/>
          </w:tcPr>
          <w:p w14:paraId="4AFB33D0" w14:textId="70140CD8" w:rsidR="00B67066" w:rsidRPr="00B67066" w:rsidRDefault="00B67066" w:rsidP="00B67066">
            <w:pPr>
              <w:rPr>
                <w:rFonts w:ascii="Arial" w:hAnsi="Arial" w:cs="Arial"/>
                <w:sz w:val="14"/>
                <w:szCs w:val="14"/>
              </w:rPr>
            </w:pPr>
            <w:r w:rsidRPr="00B67066">
              <w:rPr>
                <w:rFonts w:ascii="Arial" w:hAnsi="Arial" w:cs="Arial"/>
                <w:sz w:val="14"/>
                <w:szCs w:val="14"/>
              </w:rPr>
              <w:t>RAN4, Rakuten Mobile</w:t>
            </w:r>
          </w:p>
        </w:tc>
        <w:tc>
          <w:tcPr>
            <w:tcW w:w="909" w:type="dxa"/>
          </w:tcPr>
          <w:p w14:paraId="21FF9C10" w14:textId="446CA79A" w:rsidR="00B67066" w:rsidRPr="00B67066" w:rsidRDefault="00EF515C" w:rsidP="00B67066">
            <w:pPr>
              <w:rPr>
                <w:rFonts w:ascii="Arial" w:hAnsi="Arial" w:cs="Arial"/>
                <w:bCs/>
                <w:sz w:val="14"/>
                <w:szCs w:val="14"/>
              </w:rPr>
            </w:pPr>
            <w:hyperlink r:id="rId2788" w:history="1">
              <w:r w:rsidR="00B67066" w:rsidRPr="00B67066">
                <w:rPr>
                  <w:rStyle w:val="Hyperlink"/>
                  <w:rFonts w:ascii="Arial" w:hAnsi="Arial" w:cs="Arial"/>
                  <w:b/>
                  <w:bCs/>
                  <w:sz w:val="14"/>
                  <w:szCs w:val="14"/>
                </w:rPr>
                <w:t>Rel-18</w:t>
              </w:r>
            </w:hyperlink>
          </w:p>
        </w:tc>
        <w:tc>
          <w:tcPr>
            <w:tcW w:w="2600" w:type="dxa"/>
          </w:tcPr>
          <w:p w14:paraId="6612E20F" w14:textId="25E12E81" w:rsidR="00B67066" w:rsidRPr="00B67066" w:rsidRDefault="00EF515C" w:rsidP="00B67066">
            <w:pPr>
              <w:rPr>
                <w:rFonts w:ascii="Arial" w:hAnsi="Arial" w:cs="Arial"/>
                <w:bCs/>
                <w:sz w:val="14"/>
                <w:szCs w:val="14"/>
              </w:rPr>
            </w:pPr>
            <w:hyperlink r:id="rId2789" w:history="1">
              <w:r w:rsidR="00B67066" w:rsidRPr="00B67066">
                <w:rPr>
                  <w:rStyle w:val="Hyperlink"/>
                  <w:rFonts w:ascii="Arial" w:hAnsi="Arial" w:cs="Arial"/>
                  <w:b/>
                  <w:bCs/>
                  <w:sz w:val="14"/>
                  <w:szCs w:val="14"/>
                </w:rPr>
                <w:t>NR_FR1_lessthan_5MHz_BW-Core</w:t>
              </w:r>
            </w:hyperlink>
          </w:p>
        </w:tc>
        <w:tc>
          <w:tcPr>
            <w:tcW w:w="1065" w:type="dxa"/>
          </w:tcPr>
          <w:p w14:paraId="7D7747E4" w14:textId="03C41031" w:rsidR="00B67066" w:rsidRPr="00B67066" w:rsidRDefault="00B67066" w:rsidP="00B67066">
            <w:pPr>
              <w:rPr>
                <w:rFonts w:ascii="Arial" w:hAnsi="Arial" w:cs="Arial"/>
                <w:sz w:val="14"/>
                <w:szCs w:val="14"/>
              </w:rPr>
            </w:pPr>
            <w:r w:rsidRPr="00B67066">
              <w:rPr>
                <w:rFonts w:ascii="Arial" w:hAnsi="Arial" w:cs="Arial"/>
                <w:sz w:val="14"/>
                <w:szCs w:val="14"/>
              </w:rPr>
              <w:t> </w:t>
            </w:r>
          </w:p>
        </w:tc>
        <w:tc>
          <w:tcPr>
            <w:tcW w:w="994" w:type="dxa"/>
          </w:tcPr>
          <w:p w14:paraId="640DEBFD" w14:textId="13ADE3D2" w:rsidR="00B67066" w:rsidRPr="00B67066" w:rsidRDefault="00B67066" w:rsidP="00B67066">
            <w:pPr>
              <w:rPr>
                <w:rFonts w:ascii="Arial" w:hAnsi="Arial" w:cs="Arial"/>
                <w:sz w:val="14"/>
                <w:szCs w:val="14"/>
              </w:rPr>
            </w:pPr>
            <w:r w:rsidRPr="00B67066">
              <w:rPr>
                <w:rFonts w:ascii="Arial" w:hAnsi="Arial" w:cs="Arial"/>
                <w:sz w:val="14"/>
                <w:szCs w:val="14"/>
              </w:rPr>
              <w:t>RAN2, RAN1</w:t>
            </w:r>
          </w:p>
        </w:tc>
        <w:tc>
          <w:tcPr>
            <w:tcW w:w="994" w:type="dxa"/>
          </w:tcPr>
          <w:p w14:paraId="052333FD" w14:textId="1109B5BA" w:rsidR="00B67066" w:rsidRPr="00B67066" w:rsidRDefault="00B67066" w:rsidP="00B67066">
            <w:pPr>
              <w:rPr>
                <w:rFonts w:ascii="Arial" w:hAnsi="Arial" w:cs="Arial"/>
                <w:sz w:val="14"/>
                <w:szCs w:val="14"/>
              </w:rPr>
            </w:pPr>
            <w:r w:rsidRPr="00B67066">
              <w:rPr>
                <w:rFonts w:ascii="Arial" w:hAnsi="Arial" w:cs="Arial"/>
                <w:sz w:val="14"/>
                <w:szCs w:val="14"/>
              </w:rPr>
              <w:t> </w:t>
            </w:r>
          </w:p>
        </w:tc>
        <w:tc>
          <w:tcPr>
            <w:tcW w:w="1120" w:type="dxa"/>
          </w:tcPr>
          <w:p w14:paraId="328E13AE" w14:textId="3C8D4A28" w:rsidR="00B67066" w:rsidRPr="00B67066" w:rsidRDefault="00B67066" w:rsidP="00B67066">
            <w:pPr>
              <w:rPr>
                <w:rFonts w:ascii="Arial" w:hAnsi="Arial" w:cs="Arial"/>
                <w:sz w:val="14"/>
                <w:szCs w:val="14"/>
              </w:rPr>
            </w:pPr>
            <w:r w:rsidRPr="00B67066">
              <w:rPr>
                <w:rFonts w:ascii="Arial" w:hAnsi="Arial" w:cs="Arial"/>
                <w:sz w:val="14"/>
                <w:szCs w:val="14"/>
              </w:rPr>
              <w:t>R4-2406717</w:t>
            </w:r>
          </w:p>
        </w:tc>
        <w:tc>
          <w:tcPr>
            <w:tcW w:w="1062" w:type="dxa"/>
          </w:tcPr>
          <w:p w14:paraId="0F95B87B" w14:textId="78937F09" w:rsidR="00B67066" w:rsidRPr="00B67066" w:rsidRDefault="00B67066" w:rsidP="00B67066">
            <w:pPr>
              <w:rPr>
                <w:rFonts w:ascii="Arial" w:hAnsi="Arial" w:cs="Arial"/>
                <w:sz w:val="14"/>
                <w:szCs w:val="14"/>
              </w:rPr>
            </w:pPr>
          </w:p>
        </w:tc>
      </w:tr>
      <w:tr w:rsidR="00B67066" w:rsidRPr="00B67066" w14:paraId="0D2BCC8E" w14:textId="77777777" w:rsidTr="00E013E9">
        <w:trPr>
          <w:trHeight w:val="20"/>
          <w:jc w:val="center"/>
        </w:trPr>
        <w:tc>
          <w:tcPr>
            <w:tcW w:w="1094" w:type="dxa"/>
          </w:tcPr>
          <w:p w14:paraId="21806C52" w14:textId="1B89C8B0" w:rsidR="00B67066" w:rsidRPr="00B67066" w:rsidRDefault="006F79AF" w:rsidP="00B67066">
            <w:pPr>
              <w:rPr>
                <w:rFonts w:ascii="Arial" w:hAnsi="Arial" w:cs="Arial"/>
                <w:bCs/>
                <w:sz w:val="14"/>
                <w:szCs w:val="14"/>
              </w:rPr>
            </w:pPr>
            <w:hyperlink r:id="rId2790" w:history="1">
              <w:r>
                <w:rPr>
                  <w:rStyle w:val="Hyperlink"/>
                  <w:rFonts w:ascii="Arial" w:hAnsi="Arial" w:cs="Arial"/>
                  <w:b/>
                  <w:bCs/>
                  <w:sz w:val="14"/>
                  <w:szCs w:val="14"/>
                </w:rPr>
                <w:t>R1-2403834</w:t>
              </w:r>
            </w:hyperlink>
          </w:p>
        </w:tc>
        <w:tc>
          <w:tcPr>
            <w:tcW w:w="2646" w:type="dxa"/>
          </w:tcPr>
          <w:p w14:paraId="56C83D4F" w14:textId="772F2A3A" w:rsidR="00B67066" w:rsidRPr="00B67066" w:rsidRDefault="00B67066" w:rsidP="00B67066">
            <w:pPr>
              <w:rPr>
                <w:rFonts w:ascii="Arial" w:hAnsi="Arial" w:cs="Arial"/>
                <w:sz w:val="14"/>
                <w:szCs w:val="14"/>
              </w:rPr>
            </w:pPr>
            <w:r w:rsidRPr="00B67066">
              <w:rPr>
                <w:rFonts w:ascii="Arial" w:hAnsi="Arial" w:cs="Arial"/>
                <w:sz w:val="14"/>
                <w:szCs w:val="14"/>
              </w:rPr>
              <w:t>LS on 3T6R and 4T6R antenna switching SRS</w:t>
            </w:r>
          </w:p>
        </w:tc>
        <w:tc>
          <w:tcPr>
            <w:tcW w:w="1583" w:type="dxa"/>
          </w:tcPr>
          <w:p w14:paraId="5AE4F064" w14:textId="6773F9CA" w:rsidR="00B67066" w:rsidRPr="00B67066" w:rsidRDefault="00B67066" w:rsidP="00B67066">
            <w:pPr>
              <w:rPr>
                <w:rFonts w:ascii="Arial" w:hAnsi="Arial" w:cs="Arial"/>
                <w:sz w:val="14"/>
                <w:szCs w:val="14"/>
              </w:rPr>
            </w:pPr>
            <w:r w:rsidRPr="00B67066">
              <w:rPr>
                <w:rFonts w:ascii="Arial" w:hAnsi="Arial" w:cs="Arial"/>
                <w:sz w:val="14"/>
                <w:szCs w:val="14"/>
              </w:rPr>
              <w:t>RAN4, Huawei</w:t>
            </w:r>
          </w:p>
        </w:tc>
        <w:tc>
          <w:tcPr>
            <w:tcW w:w="909" w:type="dxa"/>
          </w:tcPr>
          <w:p w14:paraId="1BE70D5D" w14:textId="17668B4D" w:rsidR="00B67066" w:rsidRPr="00B67066" w:rsidRDefault="00EF515C" w:rsidP="00B67066">
            <w:pPr>
              <w:rPr>
                <w:rFonts w:ascii="Arial" w:hAnsi="Arial" w:cs="Arial"/>
                <w:bCs/>
                <w:sz w:val="14"/>
                <w:szCs w:val="14"/>
              </w:rPr>
            </w:pPr>
            <w:hyperlink r:id="rId2791" w:history="1">
              <w:r w:rsidR="00B67066" w:rsidRPr="00B67066">
                <w:rPr>
                  <w:rStyle w:val="Hyperlink"/>
                  <w:rFonts w:ascii="Arial" w:hAnsi="Arial" w:cs="Arial"/>
                  <w:b/>
                  <w:bCs/>
                  <w:sz w:val="14"/>
                  <w:szCs w:val="14"/>
                </w:rPr>
                <w:t>Rel-19</w:t>
              </w:r>
            </w:hyperlink>
          </w:p>
        </w:tc>
        <w:tc>
          <w:tcPr>
            <w:tcW w:w="2600" w:type="dxa"/>
          </w:tcPr>
          <w:p w14:paraId="09F864E2" w14:textId="4AC1E05B" w:rsidR="00B67066" w:rsidRPr="00B67066" w:rsidRDefault="00EF515C" w:rsidP="00B67066">
            <w:pPr>
              <w:rPr>
                <w:rFonts w:ascii="Arial" w:hAnsi="Arial" w:cs="Arial"/>
                <w:bCs/>
                <w:sz w:val="14"/>
                <w:szCs w:val="14"/>
              </w:rPr>
            </w:pPr>
            <w:hyperlink r:id="rId2792" w:history="1">
              <w:r w:rsidR="00B67066" w:rsidRPr="00B67066">
                <w:rPr>
                  <w:rStyle w:val="Hyperlink"/>
                  <w:rFonts w:ascii="Arial" w:hAnsi="Arial" w:cs="Arial"/>
                  <w:b/>
                  <w:bCs/>
                  <w:sz w:val="14"/>
                  <w:szCs w:val="14"/>
                </w:rPr>
                <w:t>NR_ENDC_RF_Ph4-Core</w:t>
              </w:r>
            </w:hyperlink>
          </w:p>
        </w:tc>
        <w:tc>
          <w:tcPr>
            <w:tcW w:w="1065" w:type="dxa"/>
          </w:tcPr>
          <w:p w14:paraId="1942D924" w14:textId="1362B31B" w:rsidR="00B67066" w:rsidRPr="00B67066" w:rsidRDefault="00B67066" w:rsidP="00B67066">
            <w:pPr>
              <w:rPr>
                <w:rFonts w:ascii="Arial" w:hAnsi="Arial" w:cs="Arial"/>
                <w:sz w:val="14"/>
                <w:szCs w:val="14"/>
              </w:rPr>
            </w:pPr>
            <w:r w:rsidRPr="00B67066">
              <w:rPr>
                <w:rFonts w:ascii="Arial" w:hAnsi="Arial" w:cs="Arial"/>
                <w:sz w:val="14"/>
                <w:szCs w:val="14"/>
              </w:rPr>
              <w:t> </w:t>
            </w:r>
          </w:p>
        </w:tc>
        <w:tc>
          <w:tcPr>
            <w:tcW w:w="994" w:type="dxa"/>
          </w:tcPr>
          <w:p w14:paraId="349105E8" w14:textId="4C7DCCBA" w:rsidR="00B67066" w:rsidRPr="00B67066" w:rsidRDefault="00B67066" w:rsidP="00B67066">
            <w:pPr>
              <w:rPr>
                <w:rFonts w:ascii="Arial" w:hAnsi="Arial" w:cs="Arial"/>
                <w:sz w:val="14"/>
                <w:szCs w:val="14"/>
              </w:rPr>
            </w:pPr>
            <w:r w:rsidRPr="00B67066">
              <w:rPr>
                <w:rFonts w:ascii="Arial" w:hAnsi="Arial" w:cs="Arial"/>
                <w:sz w:val="14"/>
                <w:szCs w:val="14"/>
              </w:rPr>
              <w:t>RAN1</w:t>
            </w:r>
          </w:p>
        </w:tc>
        <w:tc>
          <w:tcPr>
            <w:tcW w:w="994" w:type="dxa"/>
          </w:tcPr>
          <w:p w14:paraId="3A9C683A" w14:textId="1123E513" w:rsidR="00B67066" w:rsidRPr="00B67066" w:rsidRDefault="00B67066" w:rsidP="00B67066">
            <w:pPr>
              <w:rPr>
                <w:rFonts w:ascii="Arial" w:hAnsi="Arial" w:cs="Arial"/>
                <w:sz w:val="14"/>
                <w:szCs w:val="14"/>
              </w:rPr>
            </w:pPr>
            <w:r w:rsidRPr="00B67066">
              <w:rPr>
                <w:rFonts w:ascii="Arial" w:hAnsi="Arial" w:cs="Arial"/>
                <w:sz w:val="14"/>
                <w:szCs w:val="14"/>
              </w:rPr>
              <w:t>RAN2</w:t>
            </w:r>
          </w:p>
        </w:tc>
        <w:tc>
          <w:tcPr>
            <w:tcW w:w="1120" w:type="dxa"/>
          </w:tcPr>
          <w:p w14:paraId="1D5755D5" w14:textId="2917B3CA" w:rsidR="00B67066" w:rsidRPr="00B67066" w:rsidRDefault="00B67066" w:rsidP="00B67066">
            <w:pPr>
              <w:rPr>
                <w:rFonts w:ascii="Arial" w:hAnsi="Arial" w:cs="Arial"/>
                <w:sz w:val="14"/>
                <w:szCs w:val="14"/>
              </w:rPr>
            </w:pPr>
            <w:r w:rsidRPr="00B67066">
              <w:rPr>
                <w:rFonts w:ascii="Arial" w:hAnsi="Arial" w:cs="Arial"/>
                <w:sz w:val="14"/>
                <w:szCs w:val="14"/>
              </w:rPr>
              <w:t>R4-2406718</w:t>
            </w:r>
          </w:p>
        </w:tc>
        <w:tc>
          <w:tcPr>
            <w:tcW w:w="1062" w:type="dxa"/>
          </w:tcPr>
          <w:p w14:paraId="3A84A146" w14:textId="21115024" w:rsidR="00B67066" w:rsidRPr="00B67066" w:rsidRDefault="00B67066" w:rsidP="00B67066">
            <w:pPr>
              <w:rPr>
                <w:rFonts w:ascii="Arial" w:hAnsi="Arial" w:cs="Arial"/>
                <w:sz w:val="14"/>
                <w:szCs w:val="14"/>
              </w:rPr>
            </w:pPr>
          </w:p>
        </w:tc>
      </w:tr>
      <w:tr w:rsidR="00B67066" w:rsidRPr="00B67066" w14:paraId="59D16550" w14:textId="77777777" w:rsidTr="00E013E9">
        <w:trPr>
          <w:trHeight w:val="20"/>
          <w:jc w:val="center"/>
        </w:trPr>
        <w:tc>
          <w:tcPr>
            <w:tcW w:w="1094" w:type="dxa"/>
          </w:tcPr>
          <w:p w14:paraId="64531A0F" w14:textId="1F51D211" w:rsidR="00B67066" w:rsidRPr="00B67066" w:rsidRDefault="006F79AF" w:rsidP="00B67066">
            <w:pPr>
              <w:rPr>
                <w:rFonts w:ascii="Arial" w:hAnsi="Arial" w:cs="Arial"/>
                <w:bCs/>
                <w:sz w:val="14"/>
                <w:szCs w:val="14"/>
              </w:rPr>
            </w:pPr>
            <w:hyperlink r:id="rId2793" w:history="1">
              <w:r>
                <w:rPr>
                  <w:rStyle w:val="Hyperlink"/>
                  <w:rFonts w:ascii="Arial" w:hAnsi="Arial" w:cs="Arial"/>
                  <w:b/>
                  <w:bCs/>
                  <w:sz w:val="14"/>
                  <w:szCs w:val="14"/>
                </w:rPr>
                <w:t>R1-2403835</w:t>
              </w:r>
            </w:hyperlink>
          </w:p>
        </w:tc>
        <w:tc>
          <w:tcPr>
            <w:tcW w:w="2646" w:type="dxa"/>
          </w:tcPr>
          <w:p w14:paraId="631B8D4F" w14:textId="03A6F911" w:rsidR="00B67066" w:rsidRPr="00B67066" w:rsidRDefault="00B67066" w:rsidP="00B67066">
            <w:pPr>
              <w:rPr>
                <w:rFonts w:ascii="Arial" w:hAnsi="Arial" w:cs="Arial"/>
                <w:sz w:val="14"/>
                <w:szCs w:val="14"/>
              </w:rPr>
            </w:pPr>
            <w:r w:rsidRPr="00B67066">
              <w:rPr>
                <w:rFonts w:ascii="Arial" w:hAnsi="Arial" w:cs="Arial"/>
                <w:sz w:val="14"/>
                <w:szCs w:val="14"/>
              </w:rPr>
              <w:t>LS on data collection to enable ML model training and inference in 5GC for Direct AI/ML based positioning</w:t>
            </w:r>
          </w:p>
        </w:tc>
        <w:tc>
          <w:tcPr>
            <w:tcW w:w="1583" w:type="dxa"/>
          </w:tcPr>
          <w:p w14:paraId="33090410" w14:textId="37ADC164" w:rsidR="00B67066" w:rsidRPr="00B67066" w:rsidRDefault="00B67066" w:rsidP="00B67066">
            <w:pPr>
              <w:rPr>
                <w:rFonts w:ascii="Arial" w:hAnsi="Arial" w:cs="Arial"/>
                <w:sz w:val="14"/>
                <w:szCs w:val="14"/>
              </w:rPr>
            </w:pPr>
            <w:r w:rsidRPr="00B67066">
              <w:rPr>
                <w:rFonts w:ascii="Arial" w:hAnsi="Arial" w:cs="Arial"/>
                <w:sz w:val="14"/>
                <w:szCs w:val="14"/>
              </w:rPr>
              <w:t>SA2, vivo</w:t>
            </w:r>
          </w:p>
        </w:tc>
        <w:tc>
          <w:tcPr>
            <w:tcW w:w="909" w:type="dxa"/>
          </w:tcPr>
          <w:p w14:paraId="7BEDB705" w14:textId="53FABFF8" w:rsidR="00B67066" w:rsidRPr="00B67066" w:rsidRDefault="00EF515C" w:rsidP="00B67066">
            <w:pPr>
              <w:rPr>
                <w:rFonts w:ascii="Arial" w:hAnsi="Arial" w:cs="Arial"/>
                <w:bCs/>
                <w:sz w:val="14"/>
                <w:szCs w:val="14"/>
              </w:rPr>
            </w:pPr>
            <w:hyperlink r:id="rId2794" w:history="1">
              <w:r w:rsidR="00B67066" w:rsidRPr="00B67066">
                <w:rPr>
                  <w:rStyle w:val="Hyperlink"/>
                  <w:rFonts w:ascii="Arial" w:hAnsi="Arial" w:cs="Arial"/>
                  <w:b/>
                  <w:bCs/>
                  <w:sz w:val="14"/>
                  <w:szCs w:val="14"/>
                </w:rPr>
                <w:t>Rel-19</w:t>
              </w:r>
            </w:hyperlink>
          </w:p>
        </w:tc>
        <w:tc>
          <w:tcPr>
            <w:tcW w:w="2600" w:type="dxa"/>
          </w:tcPr>
          <w:p w14:paraId="69933985" w14:textId="0AC8E691" w:rsidR="00B67066" w:rsidRPr="00B67066" w:rsidRDefault="00EF515C" w:rsidP="00B67066">
            <w:pPr>
              <w:rPr>
                <w:rFonts w:ascii="Arial" w:hAnsi="Arial" w:cs="Arial"/>
                <w:bCs/>
                <w:sz w:val="14"/>
                <w:szCs w:val="14"/>
              </w:rPr>
            </w:pPr>
            <w:hyperlink r:id="rId2795" w:history="1">
              <w:r w:rsidR="00B67066" w:rsidRPr="00B67066">
                <w:rPr>
                  <w:rStyle w:val="Hyperlink"/>
                  <w:rFonts w:ascii="Arial" w:hAnsi="Arial" w:cs="Arial"/>
                  <w:b/>
                  <w:bCs/>
                  <w:sz w:val="14"/>
                  <w:szCs w:val="14"/>
                </w:rPr>
                <w:t>FS_AIML_CN</w:t>
              </w:r>
            </w:hyperlink>
          </w:p>
        </w:tc>
        <w:tc>
          <w:tcPr>
            <w:tcW w:w="1065" w:type="dxa"/>
          </w:tcPr>
          <w:p w14:paraId="50128326" w14:textId="0D591478" w:rsidR="00B67066" w:rsidRPr="00B67066" w:rsidRDefault="00B67066" w:rsidP="00B67066">
            <w:pPr>
              <w:rPr>
                <w:rFonts w:ascii="Arial" w:hAnsi="Arial" w:cs="Arial"/>
                <w:sz w:val="14"/>
                <w:szCs w:val="14"/>
              </w:rPr>
            </w:pPr>
            <w:r w:rsidRPr="00B67066">
              <w:rPr>
                <w:rFonts w:ascii="Arial" w:hAnsi="Arial" w:cs="Arial"/>
                <w:sz w:val="14"/>
                <w:szCs w:val="14"/>
              </w:rPr>
              <w:t> </w:t>
            </w:r>
          </w:p>
        </w:tc>
        <w:tc>
          <w:tcPr>
            <w:tcW w:w="994" w:type="dxa"/>
          </w:tcPr>
          <w:p w14:paraId="713E2EDB" w14:textId="2D72E908" w:rsidR="00B67066" w:rsidRPr="00B67066" w:rsidRDefault="00B67066" w:rsidP="00B67066">
            <w:pPr>
              <w:rPr>
                <w:rFonts w:ascii="Arial" w:hAnsi="Arial" w:cs="Arial"/>
                <w:sz w:val="14"/>
                <w:szCs w:val="14"/>
              </w:rPr>
            </w:pPr>
            <w:r w:rsidRPr="00B67066">
              <w:rPr>
                <w:rFonts w:ascii="Arial" w:hAnsi="Arial" w:cs="Arial"/>
                <w:sz w:val="14"/>
                <w:szCs w:val="14"/>
              </w:rPr>
              <w:t>RAN1, RAN2</w:t>
            </w:r>
          </w:p>
        </w:tc>
        <w:tc>
          <w:tcPr>
            <w:tcW w:w="994" w:type="dxa"/>
          </w:tcPr>
          <w:p w14:paraId="79987088" w14:textId="2C629C8B" w:rsidR="00B67066" w:rsidRPr="00B67066" w:rsidRDefault="00B67066" w:rsidP="00B67066">
            <w:pPr>
              <w:rPr>
                <w:rFonts w:ascii="Arial" w:hAnsi="Arial" w:cs="Arial"/>
                <w:sz w:val="14"/>
                <w:szCs w:val="14"/>
              </w:rPr>
            </w:pPr>
            <w:r w:rsidRPr="00B67066">
              <w:rPr>
                <w:rFonts w:ascii="Arial" w:hAnsi="Arial" w:cs="Arial"/>
                <w:sz w:val="14"/>
                <w:szCs w:val="14"/>
              </w:rPr>
              <w:t>RAN3</w:t>
            </w:r>
          </w:p>
        </w:tc>
        <w:tc>
          <w:tcPr>
            <w:tcW w:w="1120" w:type="dxa"/>
          </w:tcPr>
          <w:p w14:paraId="6821FDAD" w14:textId="5E1C42A8" w:rsidR="00B67066" w:rsidRPr="00B67066" w:rsidRDefault="00B67066" w:rsidP="00B67066">
            <w:pPr>
              <w:rPr>
                <w:rFonts w:ascii="Arial" w:hAnsi="Arial" w:cs="Arial"/>
                <w:sz w:val="14"/>
                <w:szCs w:val="14"/>
              </w:rPr>
            </w:pPr>
            <w:r w:rsidRPr="00B67066">
              <w:rPr>
                <w:rFonts w:ascii="Arial" w:hAnsi="Arial" w:cs="Arial"/>
                <w:sz w:val="14"/>
                <w:szCs w:val="14"/>
              </w:rPr>
              <w:t>S2-2405833</w:t>
            </w:r>
          </w:p>
        </w:tc>
        <w:tc>
          <w:tcPr>
            <w:tcW w:w="1062" w:type="dxa"/>
          </w:tcPr>
          <w:p w14:paraId="7B0DC1D1" w14:textId="0D630208" w:rsidR="00B67066" w:rsidRPr="00B67066" w:rsidRDefault="00B67066" w:rsidP="00B67066">
            <w:pPr>
              <w:rPr>
                <w:rFonts w:ascii="Arial" w:hAnsi="Arial" w:cs="Arial"/>
                <w:sz w:val="14"/>
                <w:szCs w:val="14"/>
              </w:rPr>
            </w:pPr>
          </w:p>
        </w:tc>
      </w:tr>
      <w:tr w:rsidR="00B67066" w:rsidRPr="00B67066" w14:paraId="549DE98F" w14:textId="77777777" w:rsidTr="00E013E9">
        <w:trPr>
          <w:trHeight w:val="20"/>
          <w:jc w:val="center"/>
        </w:trPr>
        <w:tc>
          <w:tcPr>
            <w:tcW w:w="1094" w:type="dxa"/>
          </w:tcPr>
          <w:p w14:paraId="5128879A" w14:textId="5A3D0267" w:rsidR="00B67066" w:rsidRPr="00B67066" w:rsidRDefault="006F79AF" w:rsidP="00B67066">
            <w:pPr>
              <w:rPr>
                <w:rFonts w:ascii="Arial" w:hAnsi="Arial" w:cs="Arial"/>
                <w:sz w:val="14"/>
                <w:szCs w:val="14"/>
              </w:rPr>
            </w:pPr>
            <w:hyperlink r:id="rId2796" w:history="1">
              <w:r>
                <w:rPr>
                  <w:rStyle w:val="Hyperlink"/>
                  <w:rFonts w:ascii="Arial" w:hAnsi="Arial" w:cs="Arial"/>
                  <w:b/>
                  <w:bCs/>
                  <w:sz w:val="14"/>
                  <w:szCs w:val="14"/>
                </w:rPr>
                <w:t>R1-2403836</w:t>
              </w:r>
            </w:hyperlink>
          </w:p>
        </w:tc>
        <w:tc>
          <w:tcPr>
            <w:tcW w:w="2646" w:type="dxa"/>
          </w:tcPr>
          <w:p w14:paraId="1AE6FB1C" w14:textId="11F20069" w:rsidR="00B67066" w:rsidRPr="00B67066" w:rsidRDefault="00B67066" w:rsidP="00B67066">
            <w:pPr>
              <w:rPr>
                <w:rFonts w:ascii="Arial" w:hAnsi="Arial" w:cs="Arial"/>
                <w:sz w:val="14"/>
                <w:szCs w:val="14"/>
              </w:rPr>
            </w:pPr>
            <w:r w:rsidRPr="00B67066">
              <w:rPr>
                <w:rFonts w:ascii="Arial" w:hAnsi="Arial" w:cs="Arial"/>
                <w:sz w:val="14"/>
                <w:szCs w:val="14"/>
              </w:rPr>
              <w:t>Reply LS on OAM requirements for UE location verification</w:t>
            </w:r>
          </w:p>
        </w:tc>
        <w:tc>
          <w:tcPr>
            <w:tcW w:w="1583" w:type="dxa"/>
          </w:tcPr>
          <w:p w14:paraId="2A3C24AF" w14:textId="0C067D56" w:rsidR="00B67066" w:rsidRPr="00B67066" w:rsidRDefault="00B67066" w:rsidP="00B67066">
            <w:pPr>
              <w:rPr>
                <w:rFonts w:ascii="Arial" w:hAnsi="Arial" w:cs="Arial"/>
                <w:sz w:val="14"/>
                <w:szCs w:val="14"/>
              </w:rPr>
            </w:pPr>
            <w:r w:rsidRPr="00B67066">
              <w:rPr>
                <w:rFonts w:ascii="Arial" w:hAnsi="Arial" w:cs="Arial"/>
                <w:sz w:val="14"/>
                <w:szCs w:val="14"/>
              </w:rPr>
              <w:t>SA5, CATT</w:t>
            </w:r>
          </w:p>
        </w:tc>
        <w:tc>
          <w:tcPr>
            <w:tcW w:w="909" w:type="dxa"/>
          </w:tcPr>
          <w:p w14:paraId="60581A4D" w14:textId="55A3735F" w:rsidR="00B67066" w:rsidRPr="00B67066" w:rsidRDefault="00EF515C" w:rsidP="00B67066">
            <w:pPr>
              <w:rPr>
                <w:rFonts w:ascii="Arial" w:hAnsi="Arial" w:cs="Arial"/>
                <w:sz w:val="14"/>
                <w:szCs w:val="14"/>
              </w:rPr>
            </w:pPr>
            <w:hyperlink r:id="rId2797" w:history="1">
              <w:r w:rsidR="00B67066" w:rsidRPr="00B67066">
                <w:rPr>
                  <w:rStyle w:val="Hyperlink"/>
                  <w:rFonts w:ascii="Arial" w:hAnsi="Arial" w:cs="Arial"/>
                  <w:b/>
                  <w:bCs/>
                  <w:sz w:val="14"/>
                  <w:szCs w:val="14"/>
                </w:rPr>
                <w:t>Rel-18</w:t>
              </w:r>
            </w:hyperlink>
          </w:p>
        </w:tc>
        <w:tc>
          <w:tcPr>
            <w:tcW w:w="2600" w:type="dxa"/>
          </w:tcPr>
          <w:p w14:paraId="2EF5D5D0" w14:textId="5842048B" w:rsidR="00B67066" w:rsidRPr="00B67066" w:rsidRDefault="00EF515C" w:rsidP="00B67066">
            <w:pPr>
              <w:rPr>
                <w:rFonts w:ascii="Arial" w:hAnsi="Arial" w:cs="Arial"/>
                <w:sz w:val="14"/>
                <w:szCs w:val="14"/>
              </w:rPr>
            </w:pPr>
            <w:hyperlink r:id="rId2798" w:history="1">
              <w:r w:rsidR="00B67066" w:rsidRPr="00B67066">
                <w:rPr>
                  <w:rStyle w:val="Hyperlink"/>
                  <w:rFonts w:ascii="Arial" w:hAnsi="Arial" w:cs="Arial"/>
                  <w:b/>
                  <w:bCs/>
                  <w:sz w:val="14"/>
                  <w:szCs w:val="14"/>
                </w:rPr>
                <w:t>NR_NTN_enh-Core</w:t>
              </w:r>
            </w:hyperlink>
          </w:p>
        </w:tc>
        <w:tc>
          <w:tcPr>
            <w:tcW w:w="1065" w:type="dxa"/>
          </w:tcPr>
          <w:p w14:paraId="28185E3C" w14:textId="7D360FC7" w:rsidR="00B67066" w:rsidRPr="00B67066" w:rsidRDefault="00B67066" w:rsidP="00B67066">
            <w:pPr>
              <w:rPr>
                <w:rFonts w:ascii="Arial" w:hAnsi="Arial" w:cs="Arial"/>
                <w:sz w:val="14"/>
                <w:szCs w:val="14"/>
              </w:rPr>
            </w:pPr>
            <w:r w:rsidRPr="00B67066">
              <w:rPr>
                <w:rFonts w:ascii="Arial" w:hAnsi="Arial" w:cs="Arial"/>
                <w:sz w:val="14"/>
                <w:szCs w:val="14"/>
              </w:rPr>
              <w:t>R3-238056</w:t>
            </w:r>
          </w:p>
        </w:tc>
        <w:tc>
          <w:tcPr>
            <w:tcW w:w="994" w:type="dxa"/>
          </w:tcPr>
          <w:p w14:paraId="49E3FD30" w14:textId="1E0842F3" w:rsidR="00B67066" w:rsidRPr="00B67066" w:rsidRDefault="00B67066" w:rsidP="00B67066">
            <w:pPr>
              <w:rPr>
                <w:rFonts w:ascii="Arial" w:hAnsi="Arial" w:cs="Arial"/>
                <w:sz w:val="14"/>
                <w:szCs w:val="14"/>
              </w:rPr>
            </w:pPr>
            <w:r w:rsidRPr="00B67066">
              <w:rPr>
                <w:rFonts w:ascii="Arial" w:hAnsi="Arial" w:cs="Arial"/>
                <w:sz w:val="14"/>
                <w:szCs w:val="14"/>
              </w:rPr>
              <w:t>RAN3</w:t>
            </w:r>
          </w:p>
        </w:tc>
        <w:tc>
          <w:tcPr>
            <w:tcW w:w="994" w:type="dxa"/>
          </w:tcPr>
          <w:p w14:paraId="4A74E8AA" w14:textId="3DFD2F48" w:rsidR="00B67066" w:rsidRPr="00B67066" w:rsidRDefault="00B67066" w:rsidP="00B67066">
            <w:pPr>
              <w:rPr>
                <w:rFonts w:ascii="Arial" w:hAnsi="Arial" w:cs="Arial"/>
                <w:sz w:val="14"/>
                <w:szCs w:val="14"/>
              </w:rPr>
            </w:pPr>
            <w:r w:rsidRPr="00B67066">
              <w:rPr>
                <w:rFonts w:ascii="Arial" w:hAnsi="Arial" w:cs="Arial"/>
                <w:sz w:val="14"/>
                <w:szCs w:val="14"/>
              </w:rPr>
              <w:t>SA2, RAN1, RAN2</w:t>
            </w:r>
          </w:p>
        </w:tc>
        <w:tc>
          <w:tcPr>
            <w:tcW w:w="1120" w:type="dxa"/>
          </w:tcPr>
          <w:p w14:paraId="020E8D84" w14:textId="350BB02E" w:rsidR="00B67066" w:rsidRPr="00B67066" w:rsidRDefault="00B67066" w:rsidP="00B67066">
            <w:pPr>
              <w:rPr>
                <w:rFonts w:ascii="Arial" w:hAnsi="Arial" w:cs="Arial"/>
                <w:sz w:val="14"/>
                <w:szCs w:val="14"/>
              </w:rPr>
            </w:pPr>
            <w:r w:rsidRPr="00B67066">
              <w:rPr>
                <w:rFonts w:ascii="Arial" w:hAnsi="Arial" w:cs="Arial"/>
                <w:sz w:val="14"/>
                <w:szCs w:val="14"/>
              </w:rPr>
              <w:t>S5-242198</w:t>
            </w:r>
          </w:p>
        </w:tc>
        <w:tc>
          <w:tcPr>
            <w:tcW w:w="1062" w:type="dxa"/>
          </w:tcPr>
          <w:p w14:paraId="0357A692" w14:textId="286376CF" w:rsidR="00B67066" w:rsidRPr="00B67066" w:rsidRDefault="00B67066" w:rsidP="00B67066">
            <w:pPr>
              <w:rPr>
                <w:rFonts w:ascii="Arial" w:hAnsi="Arial" w:cs="Arial"/>
                <w:sz w:val="14"/>
                <w:szCs w:val="14"/>
              </w:rPr>
            </w:pPr>
          </w:p>
        </w:tc>
      </w:tr>
      <w:tr w:rsidR="00B67066" w:rsidRPr="00B67066" w14:paraId="124916C0" w14:textId="77777777" w:rsidTr="00E013E9">
        <w:trPr>
          <w:trHeight w:val="20"/>
          <w:jc w:val="center"/>
        </w:trPr>
        <w:tc>
          <w:tcPr>
            <w:tcW w:w="1094" w:type="dxa"/>
          </w:tcPr>
          <w:p w14:paraId="1E91F687" w14:textId="0D3DF42F" w:rsidR="00B67066" w:rsidRPr="00B67066" w:rsidRDefault="006F79AF" w:rsidP="00B67066">
            <w:pPr>
              <w:rPr>
                <w:rFonts w:ascii="Arial" w:hAnsi="Arial" w:cs="Arial"/>
                <w:sz w:val="14"/>
                <w:szCs w:val="14"/>
              </w:rPr>
            </w:pPr>
            <w:hyperlink r:id="rId2799" w:history="1">
              <w:r>
                <w:rPr>
                  <w:rStyle w:val="Hyperlink"/>
                  <w:rFonts w:ascii="Arial" w:hAnsi="Arial" w:cs="Arial"/>
                  <w:b/>
                  <w:bCs/>
                  <w:sz w:val="14"/>
                  <w:szCs w:val="14"/>
                </w:rPr>
                <w:t>R1-2403837</w:t>
              </w:r>
            </w:hyperlink>
          </w:p>
        </w:tc>
        <w:tc>
          <w:tcPr>
            <w:tcW w:w="2646" w:type="dxa"/>
          </w:tcPr>
          <w:p w14:paraId="60AB56C8" w14:textId="3E4145B5" w:rsidR="00B67066" w:rsidRPr="00B67066" w:rsidRDefault="00B67066" w:rsidP="00B67066">
            <w:pPr>
              <w:rPr>
                <w:rFonts w:ascii="Arial" w:hAnsi="Arial" w:cs="Arial"/>
                <w:sz w:val="14"/>
                <w:szCs w:val="14"/>
              </w:rPr>
            </w:pPr>
            <w:r w:rsidRPr="00B67066">
              <w:rPr>
                <w:rFonts w:ascii="Arial" w:hAnsi="Arial" w:cs="Arial"/>
                <w:sz w:val="14"/>
                <w:szCs w:val="14"/>
              </w:rPr>
              <w:t>LS on reference point for SSB-TimeOffset</w:t>
            </w:r>
          </w:p>
        </w:tc>
        <w:tc>
          <w:tcPr>
            <w:tcW w:w="1583" w:type="dxa"/>
          </w:tcPr>
          <w:p w14:paraId="282D2A46" w14:textId="691BF6CF" w:rsidR="00B67066" w:rsidRPr="00B67066" w:rsidRDefault="00B67066" w:rsidP="00B67066">
            <w:pPr>
              <w:rPr>
                <w:rFonts w:ascii="Arial" w:hAnsi="Arial" w:cs="Arial"/>
                <w:sz w:val="14"/>
                <w:szCs w:val="14"/>
              </w:rPr>
            </w:pPr>
            <w:r w:rsidRPr="00B67066">
              <w:rPr>
                <w:rFonts w:ascii="Arial" w:hAnsi="Arial" w:cs="Arial"/>
                <w:sz w:val="14"/>
                <w:szCs w:val="14"/>
              </w:rPr>
              <w:t>RAN2, Apple</w:t>
            </w:r>
          </w:p>
        </w:tc>
        <w:tc>
          <w:tcPr>
            <w:tcW w:w="909" w:type="dxa"/>
          </w:tcPr>
          <w:p w14:paraId="67BB7D52" w14:textId="7A8DDB06" w:rsidR="00B67066" w:rsidRPr="00B67066" w:rsidRDefault="00EF515C" w:rsidP="00B67066">
            <w:pPr>
              <w:rPr>
                <w:rFonts w:ascii="Arial" w:hAnsi="Arial" w:cs="Arial"/>
                <w:sz w:val="14"/>
                <w:szCs w:val="14"/>
              </w:rPr>
            </w:pPr>
            <w:hyperlink r:id="rId2800" w:history="1">
              <w:r w:rsidR="00B67066" w:rsidRPr="00B67066">
                <w:rPr>
                  <w:rStyle w:val="Hyperlink"/>
                  <w:rFonts w:ascii="Arial" w:hAnsi="Arial" w:cs="Arial"/>
                  <w:b/>
                  <w:bCs/>
                  <w:sz w:val="14"/>
                  <w:szCs w:val="14"/>
                </w:rPr>
                <w:t>Rel-18</w:t>
              </w:r>
            </w:hyperlink>
          </w:p>
        </w:tc>
        <w:tc>
          <w:tcPr>
            <w:tcW w:w="2600" w:type="dxa"/>
          </w:tcPr>
          <w:p w14:paraId="1EC38DFB" w14:textId="77B5275A" w:rsidR="00B67066" w:rsidRPr="00B67066" w:rsidRDefault="00EF515C" w:rsidP="00B67066">
            <w:pPr>
              <w:rPr>
                <w:rFonts w:ascii="Arial" w:hAnsi="Arial" w:cs="Arial"/>
                <w:sz w:val="14"/>
                <w:szCs w:val="14"/>
                <w:lang w:val="fr-FR"/>
              </w:rPr>
            </w:pPr>
            <w:hyperlink r:id="rId2801" w:history="1">
              <w:r w:rsidR="00B67066" w:rsidRPr="00B67066">
                <w:rPr>
                  <w:rStyle w:val="Hyperlink"/>
                  <w:rFonts w:ascii="Arial" w:hAnsi="Arial" w:cs="Arial"/>
                  <w:b/>
                  <w:bCs/>
                  <w:sz w:val="14"/>
                  <w:szCs w:val="14"/>
                </w:rPr>
                <w:t>NR_NTN_enh-Core</w:t>
              </w:r>
            </w:hyperlink>
          </w:p>
        </w:tc>
        <w:tc>
          <w:tcPr>
            <w:tcW w:w="1065" w:type="dxa"/>
          </w:tcPr>
          <w:p w14:paraId="4F2A8BD5" w14:textId="1C729214" w:rsidR="00B67066" w:rsidRPr="00B67066" w:rsidRDefault="00B67066" w:rsidP="00B67066">
            <w:pPr>
              <w:rPr>
                <w:rFonts w:ascii="Arial" w:hAnsi="Arial" w:cs="Arial"/>
                <w:sz w:val="14"/>
                <w:szCs w:val="14"/>
              </w:rPr>
            </w:pPr>
            <w:r w:rsidRPr="00B67066">
              <w:rPr>
                <w:rFonts w:ascii="Arial" w:hAnsi="Arial" w:cs="Arial"/>
                <w:sz w:val="14"/>
                <w:szCs w:val="14"/>
              </w:rPr>
              <w:t> </w:t>
            </w:r>
          </w:p>
        </w:tc>
        <w:tc>
          <w:tcPr>
            <w:tcW w:w="994" w:type="dxa"/>
          </w:tcPr>
          <w:p w14:paraId="2E434651" w14:textId="725ADA09" w:rsidR="00B67066" w:rsidRPr="00B67066" w:rsidRDefault="00B67066" w:rsidP="00B67066">
            <w:pPr>
              <w:rPr>
                <w:rFonts w:ascii="Arial" w:hAnsi="Arial" w:cs="Arial"/>
                <w:sz w:val="14"/>
                <w:szCs w:val="14"/>
              </w:rPr>
            </w:pPr>
            <w:r w:rsidRPr="00B67066">
              <w:rPr>
                <w:rFonts w:ascii="Arial" w:hAnsi="Arial" w:cs="Arial"/>
                <w:sz w:val="14"/>
                <w:szCs w:val="14"/>
              </w:rPr>
              <w:t>RAN4, RAN1</w:t>
            </w:r>
          </w:p>
        </w:tc>
        <w:tc>
          <w:tcPr>
            <w:tcW w:w="994" w:type="dxa"/>
          </w:tcPr>
          <w:p w14:paraId="65ED6664" w14:textId="226B8422" w:rsidR="00B67066" w:rsidRPr="00B67066" w:rsidRDefault="00B67066" w:rsidP="00B67066">
            <w:pPr>
              <w:rPr>
                <w:rFonts w:ascii="Arial" w:hAnsi="Arial" w:cs="Arial"/>
                <w:sz w:val="14"/>
                <w:szCs w:val="14"/>
                <w:lang w:val="fr-FR"/>
              </w:rPr>
            </w:pPr>
            <w:r w:rsidRPr="00B67066">
              <w:rPr>
                <w:rFonts w:ascii="Arial" w:hAnsi="Arial" w:cs="Arial"/>
                <w:sz w:val="14"/>
                <w:szCs w:val="14"/>
              </w:rPr>
              <w:t> </w:t>
            </w:r>
          </w:p>
        </w:tc>
        <w:tc>
          <w:tcPr>
            <w:tcW w:w="1120" w:type="dxa"/>
          </w:tcPr>
          <w:p w14:paraId="5F7E09C8" w14:textId="11B8BF62" w:rsidR="00B67066" w:rsidRPr="00B67066" w:rsidRDefault="00B67066" w:rsidP="00B67066">
            <w:pPr>
              <w:rPr>
                <w:rFonts w:ascii="Arial" w:hAnsi="Arial" w:cs="Arial"/>
                <w:sz w:val="14"/>
                <w:szCs w:val="14"/>
              </w:rPr>
            </w:pPr>
            <w:r w:rsidRPr="00B67066">
              <w:rPr>
                <w:rFonts w:ascii="Arial" w:hAnsi="Arial" w:cs="Arial"/>
                <w:sz w:val="14"/>
                <w:szCs w:val="14"/>
              </w:rPr>
              <w:t>R2-2403771</w:t>
            </w:r>
          </w:p>
        </w:tc>
        <w:tc>
          <w:tcPr>
            <w:tcW w:w="1062" w:type="dxa"/>
          </w:tcPr>
          <w:p w14:paraId="014A1660" w14:textId="18C82903" w:rsidR="00B67066" w:rsidRPr="00B67066" w:rsidRDefault="00B67066" w:rsidP="00B67066">
            <w:pPr>
              <w:rPr>
                <w:rFonts w:ascii="Arial" w:hAnsi="Arial" w:cs="Arial"/>
                <w:sz w:val="14"/>
                <w:szCs w:val="14"/>
              </w:rPr>
            </w:pPr>
          </w:p>
        </w:tc>
      </w:tr>
      <w:tr w:rsidR="00B67066" w:rsidRPr="00B67066" w14:paraId="3EA61DD9" w14:textId="77777777" w:rsidTr="00E013E9">
        <w:trPr>
          <w:trHeight w:val="20"/>
          <w:jc w:val="center"/>
        </w:trPr>
        <w:tc>
          <w:tcPr>
            <w:tcW w:w="1094" w:type="dxa"/>
          </w:tcPr>
          <w:p w14:paraId="37E44339" w14:textId="6B40CF48" w:rsidR="00B67066" w:rsidRPr="00B67066" w:rsidRDefault="006F79AF" w:rsidP="00B67066">
            <w:pPr>
              <w:rPr>
                <w:rFonts w:ascii="Arial" w:hAnsi="Arial" w:cs="Arial"/>
                <w:sz w:val="14"/>
                <w:szCs w:val="14"/>
              </w:rPr>
            </w:pPr>
            <w:hyperlink r:id="rId2802" w:history="1">
              <w:r>
                <w:rPr>
                  <w:rStyle w:val="Hyperlink"/>
                  <w:rFonts w:ascii="Arial" w:hAnsi="Arial" w:cs="Arial"/>
                  <w:b/>
                  <w:bCs/>
                  <w:sz w:val="14"/>
                  <w:szCs w:val="14"/>
                </w:rPr>
                <w:t>R1-2403838</w:t>
              </w:r>
            </w:hyperlink>
          </w:p>
        </w:tc>
        <w:tc>
          <w:tcPr>
            <w:tcW w:w="2646" w:type="dxa"/>
          </w:tcPr>
          <w:p w14:paraId="4AF3B8A0" w14:textId="3775E315" w:rsidR="00B67066" w:rsidRPr="00B67066" w:rsidRDefault="00B67066" w:rsidP="00B67066">
            <w:pPr>
              <w:rPr>
                <w:rFonts w:ascii="Arial" w:hAnsi="Arial" w:cs="Arial"/>
                <w:sz w:val="14"/>
                <w:szCs w:val="14"/>
              </w:rPr>
            </w:pPr>
            <w:r w:rsidRPr="00B67066">
              <w:rPr>
                <w:rFonts w:ascii="Arial" w:hAnsi="Arial" w:cs="Arial"/>
                <w:sz w:val="14"/>
                <w:szCs w:val="14"/>
              </w:rPr>
              <w:t>Reply LS on n-TimingAdvanceOffset for PDCCH order RACH</w:t>
            </w:r>
          </w:p>
        </w:tc>
        <w:tc>
          <w:tcPr>
            <w:tcW w:w="1583" w:type="dxa"/>
          </w:tcPr>
          <w:p w14:paraId="02FEA094" w14:textId="40957B1D" w:rsidR="00B67066" w:rsidRPr="00B67066" w:rsidRDefault="00B67066" w:rsidP="00B67066">
            <w:pPr>
              <w:rPr>
                <w:rFonts w:ascii="Arial" w:hAnsi="Arial" w:cs="Arial"/>
                <w:sz w:val="14"/>
                <w:szCs w:val="14"/>
              </w:rPr>
            </w:pPr>
            <w:r w:rsidRPr="00B67066">
              <w:rPr>
                <w:rFonts w:ascii="Arial" w:hAnsi="Arial" w:cs="Arial"/>
                <w:sz w:val="14"/>
                <w:szCs w:val="14"/>
              </w:rPr>
              <w:t>RAN4, Apple</w:t>
            </w:r>
          </w:p>
        </w:tc>
        <w:tc>
          <w:tcPr>
            <w:tcW w:w="909" w:type="dxa"/>
          </w:tcPr>
          <w:p w14:paraId="7D63080E" w14:textId="2F187B61" w:rsidR="00B67066" w:rsidRPr="00B67066" w:rsidRDefault="00EF515C" w:rsidP="00B67066">
            <w:pPr>
              <w:rPr>
                <w:rFonts w:ascii="Arial" w:hAnsi="Arial" w:cs="Arial"/>
                <w:sz w:val="14"/>
                <w:szCs w:val="14"/>
              </w:rPr>
            </w:pPr>
            <w:hyperlink r:id="rId2803" w:history="1">
              <w:r w:rsidR="00B67066" w:rsidRPr="00B67066">
                <w:rPr>
                  <w:rStyle w:val="Hyperlink"/>
                  <w:rFonts w:ascii="Arial" w:hAnsi="Arial" w:cs="Arial"/>
                  <w:b/>
                  <w:bCs/>
                  <w:sz w:val="14"/>
                  <w:szCs w:val="14"/>
                </w:rPr>
                <w:t>Rel-18</w:t>
              </w:r>
            </w:hyperlink>
          </w:p>
        </w:tc>
        <w:tc>
          <w:tcPr>
            <w:tcW w:w="2600" w:type="dxa"/>
          </w:tcPr>
          <w:p w14:paraId="5B390D6D" w14:textId="7BB3A63F" w:rsidR="00B67066" w:rsidRPr="00B67066" w:rsidRDefault="00EF515C" w:rsidP="00B67066">
            <w:pPr>
              <w:rPr>
                <w:rFonts w:ascii="Arial" w:hAnsi="Arial" w:cs="Arial"/>
                <w:sz w:val="14"/>
                <w:szCs w:val="14"/>
              </w:rPr>
            </w:pPr>
            <w:hyperlink r:id="rId2804" w:history="1">
              <w:r w:rsidR="00B67066" w:rsidRPr="00B67066">
                <w:rPr>
                  <w:rStyle w:val="Hyperlink"/>
                  <w:rFonts w:ascii="Arial" w:hAnsi="Arial" w:cs="Arial"/>
                  <w:b/>
                  <w:bCs/>
                  <w:sz w:val="14"/>
                  <w:szCs w:val="14"/>
                </w:rPr>
                <w:t>NR_Mob_enh2-Core</w:t>
              </w:r>
            </w:hyperlink>
          </w:p>
        </w:tc>
        <w:tc>
          <w:tcPr>
            <w:tcW w:w="1065" w:type="dxa"/>
          </w:tcPr>
          <w:p w14:paraId="36C5079C" w14:textId="7792BA76" w:rsidR="00B67066" w:rsidRPr="00B67066" w:rsidRDefault="00B67066" w:rsidP="00B67066">
            <w:pPr>
              <w:rPr>
                <w:rFonts w:ascii="Arial" w:hAnsi="Arial" w:cs="Arial"/>
                <w:sz w:val="14"/>
                <w:szCs w:val="14"/>
              </w:rPr>
            </w:pPr>
            <w:r w:rsidRPr="00B67066">
              <w:rPr>
                <w:rFonts w:ascii="Arial" w:hAnsi="Arial" w:cs="Arial"/>
                <w:sz w:val="14"/>
                <w:szCs w:val="14"/>
              </w:rPr>
              <w:t>R2-2401958</w:t>
            </w:r>
          </w:p>
        </w:tc>
        <w:tc>
          <w:tcPr>
            <w:tcW w:w="994" w:type="dxa"/>
          </w:tcPr>
          <w:p w14:paraId="3FC1AC8F" w14:textId="530832FB" w:rsidR="00B67066" w:rsidRPr="00B67066" w:rsidRDefault="00B67066" w:rsidP="00B67066">
            <w:pPr>
              <w:rPr>
                <w:rFonts w:ascii="Arial" w:hAnsi="Arial" w:cs="Arial"/>
                <w:sz w:val="14"/>
                <w:szCs w:val="14"/>
              </w:rPr>
            </w:pPr>
            <w:r w:rsidRPr="00B67066">
              <w:rPr>
                <w:rFonts w:ascii="Arial" w:hAnsi="Arial" w:cs="Arial"/>
                <w:sz w:val="14"/>
                <w:szCs w:val="14"/>
              </w:rPr>
              <w:t>RAN2</w:t>
            </w:r>
          </w:p>
        </w:tc>
        <w:tc>
          <w:tcPr>
            <w:tcW w:w="994" w:type="dxa"/>
          </w:tcPr>
          <w:p w14:paraId="0405CF55" w14:textId="7C98B999" w:rsidR="00B67066" w:rsidRPr="00B67066" w:rsidRDefault="00B67066" w:rsidP="00B67066">
            <w:pPr>
              <w:rPr>
                <w:rFonts w:ascii="Arial" w:hAnsi="Arial" w:cs="Arial"/>
                <w:sz w:val="14"/>
                <w:szCs w:val="14"/>
              </w:rPr>
            </w:pPr>
            <w:r w:rsidRPr="00B67066">
              <w:rPr>
                <w:rFonts w:ascii="Arial" w:hAnsi="Arial" w:cs="Arial"/>
                <w:sz w:val="14"/>
                <w:szCs w:val="14"/>
              </w:rPr>
              <w:t>RAN1</w:t>
            </w:r>
          </w:p>
        </w:tc>
        <w:tc>
          <w:tcPr>
            <w:tcW w:w="1120" w:type="dxa"/>
          </w:tcPr>
          <w:p w14:paraId="6DEF9A23" w14:textId="0A150A70" w:rsidR="00B67066" w:rsidRPr="00B67066" w:rsidRDefault="00B67066" w:rsidP="00B67066">
            <w:pPr>
              <w:rPr>
                <w:rFonts w:ascii="Arial" w:hAnsi="Arial" w:cs="Arial"/>
                <w:sz w:val="14"/>
                <w:szCs w:val="14"/>
              </w:rPr>
            </w:pPr>
            <w:r w:rsidRPr="00B67066">
              <w:rPr>
                <w:rFonts w:ascii="Arial" w:hAnsi="Arial" w:cs="Arial"/>
                <w:sz w:val="14"/>
                <w:szCs w:val="14"/>
              </w:rPr>
              <w:t>R4-2406444</w:t>
            </w:r>
          </w:p>
        </w:tc>
        <w:tc>
          <w:tcPr>
            <w:tcW w:w="1062" w:type="dxa"/>
          </w:tcPr>
          <w:p w14:paraId="1BF91BA4" w14:textId="492079E4" w:rsidR="00B67066" w:rsidRPr="00B67066" w:rsidRDefault="00B67066" w:rsidP="00B67066">
            <w:pPr>
              <w:rPr>
                <w:rFonts w:ascii="Arial" w:hAnsi="Arial" w:cs="Arial"/>
                <w:sz w:val="14"/>
                <w:szCs w:val="14"/>
              </w:rPr>
            </w:pPr>
          </w:p>
        </w:tc>
      </w:tr>
      <w:tr w:rsidR="00B67066" w:rsidRPr="00B67066" w14:paraId="61119F69" w14:textId="77777777" w:rsidTr="00E013E9">
        <w:trPr>
          <w:trHeight w:val="20"/>
          <w:jc w:val="center"/>
        </w:trPr>
        <w:tc>
          <w:tcPr>
            <w:tcW w:w="1094" w:type="dxa"/>
          </w:tcPr>
          <w:p w14:paraId="03B7AB43" w14:textId="141349A5" w:rsidR="00B67066" w:rsidRPr="00B67066" w:rsidRDefault="006F79AF" w:rsidP="00B67066">
            <w:pPr>
              <w:rPr>
                <w:rFonts w:ascii="Arial" w:hAnsi="Arial" w:cs="Arial"/>
                <w:sz w:val="14"/>
                <w:szCs w:val="14"/>
              </w:rPr>
            </w:pPr>
            <w:hyperlink r:id="rId2805" w:history="1">
              <w:r>
                <w:rPr>
                  <w:rStyle w:val="Hyperlink"/>
                  <w:rFonts w:ascii="Arial" w:hAnsi="Arial" w:cs="Arial"/>
                  <w:b/>
                  <w:bCs/>
                  <w:sz w:val="14"/>
                  <w:szCs w:val="14"/>
                </w:rPr>
                <w:t>R1-2403839</w:t>
              </w:r>
            </w:hyperlink>
          </w:p>
        </w:tc>
        <w:tc>
          <w:tcPr>
            <w:tcW w:w="2646" w:type="dxa"/>
          </w:tcPr>
          <w:p w14:paraId="3831E1E9" w14:textId="543ACE50" w:rsidR="00B67066" w:rsidRPr="00B67066" w:rsidRDefault="00B67066" w:rsidP="00B67066">
            <w:pPr>
              <w:rPr>
                <w:rFonts w:ascii="Arial" w:hAnsi="Arial" w:cs="Arial"/>
                <w:sz w:val="14"/>
                <w:szCs w:val="14"/>
              </w:rPr>
            </w:pPr>
            <w:r w:rsidRPr="00B67066">
              <w:rPr>
                <w:rFonts w:ascii="Arial" w:hAnsi="Arial" w:cs="Arial"/>
                <w:sz w:val="14"/>
                <w:szCs w:val="14"/>
              </w:rPr>
              <w:t>LS on RAN4 UE feature list for Rel-18 (version 4)</w:t>
            </w:r>
          </w:p>
        </w:tc>
        <w:tc>
          <w:tcPr>
            <w:tcW w:w="1583" w:type="dxa"/>
          </w:tcPr>
          <w:p w14:paraId="6CB486CD" w14:textId="6F09B883" w:rsidR="00B67066" w:rsidRPr="00B67066" w:rsidRDefault="00B67066" w:rsidP="00B67066">
            <w:pPr>
              <w:rPr>
                <w:rFonts w:ascii="Arial" w:hAnsi="Arial" w:cs="Arial"/>
                <w:sz w:val="14"/>
                <w:szCs w:val="14"/>
              </w:rPr>
            </w:pPr>
            <w:r w:rsidRPr="00B67066">
              <w:rPr>
                <w:rFonts w:ascii="Arial" w:hAnsi="Arial" w:cs="Arial"/>
                <w:sz w:val="14"/>
                <w:szCs w:val="14"/>
              </w:rPr>
              <w:t>RAN4, CMCC</w:t>
            </w:r>
          </w:p>
        </w:tc>
        <w:tc>
          <w:tcPr>
            <w:tcW w:w="909" w:type="dxa"/>
          </w:tcPr>
          <w:p w14:paraId="64A45A89" w14:textId="5941F800" w:rsidR="00B67066" w:rsidRPr="00B67066" w:rsidRDefault="00EF515C" w:rsidP="00B67066">
            <w:pPr>
              <w:rPr>
                <w:rFonts w:ascii="Arial" w:hAnsi="Arial" w:cs="Arial"/>
                <w:sz w:val="14"/>
                <w:szCs w:val="14"/>
              </w:rPr>
            </w:pPr>
            <w:hyperlink r:id="rId2806" w:history="1">
              <w:r w:rsidR="00B67066" w:rsidRPr="00B67066">
                <w:rPr>
                  <w:rStyle w:val="Hyperlink"/>
                  <w:rFonts w:ascii="Arial" w:hAnsi="Arial" w:cs="Arial"/>
                  <w:b/>
                  <w:bCs/>
                  <w:sz w:val="14"/>
                  <w:szCs w:val="14"/>
                </w:rPr>
                <w:t>Rel-18</w:t>
              </w:r>
            </w:hyperlink>
          </w:p>
        </w:tc>
        <w:tc>
          <w:tcPr>
            <w:tcW w:w="2600" w:type="dxa"/>
          </w:tcPr>
          <w:p w14:paraId="1032218C" w14:textId="35FDB726" w:rsidR="00B67066" w:rsidRPr="00B67066" w:rsidRDefault="00B67066" w:rsidP="00B67066">
            <w:pPr>
              <w:rPr>
                <w:rFonts w:ascii="Arial" w:hAnsi="Arial" w:cs="Arial"/>
                <w:sz w:val="14"/>
                <w:szCs w:val="14"/>
              </w:rPr>
            </w:pPr>
            <w:r w:rsidRPr="00B67066">
              <w:rPr>
                <w:rFonts w:ascii="Arial" w:hAnsi="Arial" w:cs="Arial"/>
                <w:color w:val="000000"/>
                <w:sz w:val="14"/>
                <w:szCs w:val="14"/>
              </w:rPr>
              <w:t>NR_MC_enh, NR_cov_enh2, NR_SL_enh2, NR_Mob_enh2, NR_NTN_enh, NR_demod_enh3, NR_ATG, NR_FR2_multiRX_DL, NR_RRM_enh3, NR_HST_FR2_enh, NR_ENDC_RF_FR1_enh2, NonCol_intraB_ENDC_NR_CA, NR_MG_enh2, Netw_Energy_NR, NR_pos_enh2, 4Rx_low_NR_band_handheld_3Tx_NR_CA_ENDC, NR_channel_raster_enh</w:t>
            </w:r>
          </w:p>
        </w:tc>
        <w:tc>
          <w:tcPr>
            <w:tcW w:w="1065" w:type="dxa"/>
          </w:tcPr>
          <w:p w14:paraId="6E3DC149" w14:textId="643E14DF" w:rsidR="00B67066" w:rsidRPr="00B67066" w:rsidRDefault="00B67066" w:rsidP="00B67066">
            <w:pPr>
              <w:rPr>
                <w:rFonts w:ascii="Arial" w:hAnsi="Arial" w:cs="Arial"/>
                <w:sz w:val="14"/>
                <w:szCs w:val="14"/>
              </w:rPr>
            </w:pPr>
            <w:r w:rsidRPr="00B67066">
              <w:rPr>
                <w:rFonts w:ascii="Arial" w:hAnsi="Arial" w:cs="Arial"/>
                <w:sz w:val="14"/>
                <w:szCs w:val="14"/>
              </w:rPr>
              <w:t> </w:t>
            </w:r>
          </w:p>
        </w:tc>
        <w:tc>
          <w:tcPr>
            <w:tcW w:w="994" w:type="dxa"/>
          </w:tcPr>
          <w:p w14:paraId="522D0E05" w14:textId="3CB392F7" w:rsidR="00B67066" w:rsidRPr="00B67066" w:rsidRDefault="00B67066" w:rsidP="00B67066">
            <w:pPr>
              <w:rPr>
                <w:rFonts w:ascii="Arial" w:hAnsi="Arial" w:cs="Arial"/>
                <w:sz w:val="14"/>
                <w:szCs w:val="14"/>
              </w:rPr>
            </w:pPr>
            <w:r w:rsidRPr="00B67066">
              <w:rPr>
                <w:rFonts w:ascii="Arial" w:hAnsi="Arial" w:cs="Arial"/>
                <w:sz w:val="14"/>
                <w:szCs w:val="14"/>
              </w:rPr>
              <w:t>RAN2</w:t>
            </w:r>
          </w:p>
        </w:tc>
        <w:tc>
          <w:tcPr>
            <w:tcW w:w="994" w:type="dxa"/>
          </w:tcPr>
          <w:p w14:paraId="257FC370" w14:textId="5019F368" w:rsidR="00B67066" w:rsidRPr="00B67066" w:rsidRDefault="00B67066" w:rsidP="00B67066">
            <w:pPr>
              <w:rPr>
                <w:rFonts w:ascii="Arial" w:hAnsi="Arial" w:cs="Arial"/>
                <w:sz w:val="14"/>
                <w:szCs w:val="14"/>
              </w:rPr>
            </w:pPr>
            <w:r w:rsidRPr="00B67066">
              <w:rPr>
                <w:rFonts w:ascii="Arial" w:hAnsi="Arial" w:cs="Arial"/>
                <w:sz w:val="14"/>
                <w:szCs w:val="14"/>
              </w:rPr>
              <w:t>RAN1</w:t>
            </w:r>
          </w:p>
        </w:tc>
        <w:tc>
          <w:tcPr>
            <w:tcW w:w="1120" w:type="dxa"/>
          </w:tcPr>
          <w:p w14:paraId="31796F90" w14:textId="0E9BC948" w:rsidR="00B67066" w:rsidRPr="00B67066" w:rsidRDefault="00B67066" w:rsidP="00B67066">
            <w:pPr>
              <w:rPr>
                <w:rFonts w:ascii="Arial" w:hAnsi="Arial" w:cs="Arial"/>
                <w:sz w:val="14"/>
                <w:szCs w:val="14"/>
              </w:rPr>
            </w:pPr>
            <w:r w:rsidRPr="00B67066">
              <w:rPr>
                <w:rFonts w:ascii="Arial" w:hAnsi="Arial" w:cs="Arial"/>
                <w:sz w:val="14"/>
                <w:szCs w:val="14"/>
              </w:rPr>
              <w:t>R4-2406679</w:t>
            </w:r>
          </w:p>
        </w:tc>
        <w:tc>
          <w:tcPr>
            <w:tcW w:w="1062" w:type="dxa"/>
          </w:tcPr>
          <w:p w14:paraId="1AB9B2EB" w14:textId="79599999" w:rsidR="00B67066" w:rsidRPr="00B67066" w:rsidRDefault="00B67066" w:rsidP="00B67066">
            <w:pPr>
              <w:rPr>
                <w:rFonts w:ascii="Arial" w:hAnsi="Arial" w:cs="Arial"/>
                <w:sz w:val="14"/>
                <w:szCs w:val="14"/>
              </w:rPr>
            </w:pPr>
          </w:p>
        </w:tc>
      </w:tr>
      <w:tr w:rsidR="00B67066" w:rsidRPr="00B67066" w14:paraId="41701286" w14:textId="77777777" w:rsidTr="00E013E9">
        <w:trPr>
          <w:trHeight w:val="20"/>
          <w:jc w:val="center"/>
        </w:trPr>
        <w:tc>
          <w:tcPr>
            <w:tcW w:w="1094" w:type="dxa"/>
          </w:tcPr>
          <w:p w14:paraId="6D73A50A" w14:textId="1BF7D4BA" w:rsidR="00B67066" w:rsidRPr="00B67066" w:rsidRDefault="006F79AF" w:rsidP="00B67066">
            <w:pPr>
              <w:rPr>
                <w:rFonts w:ascii="Arial" w:hAnsi="Arial" w:cs="Arial"/>
                <w:sz w:val="14"/>
                <w:szCs w:val="14"/>
              </w:rPr>
            </w:pPr>
            <w:hyperlink r:id="rId2807" w:history="1">
              <w:r>
                <w:rPr>
                  <w:rStyle w:val="Hyperlink"/>
                  <w:rFonts w:ascii="Arial" w:hAnsi="Arial" w:cs="Arial"/>
                  <w:b/>
                  <w:bCs/>
                  <w:sz w:val="14"/>
                  <w:szCs w:val="14"/>
                </w:rPr>
                <w:t>R1-2404198</w:t>
              </w:r>
            </w:hyperlink>
          </w:p>
        </w:tc>
        <w:tc>
          <w:tcPr>
            <w:tcW w:w="2646" w:type="dxa"/>
          </w:tcPr>
          <w:p w14:paraId="088F5903" w14:textId="710EF65F" w:rsidR="00B67066" w:rsidRPr="00B67066" w:rsidRDefault="00B67066" w:rsidP="00B67066">
            <w:pPr>
              <w:rPr>
                <w:rFonts w:ascii="Arial" w:hAnsi="Arial" w:cs="Arial"/>
                <w:sz w:val="14"/>
                <w:szCs w:val="14"/>
              </w:rPr>
            </w:pPr>
            <w:r w:rsidRPr="00B67066">
              <w:rPr>
                <w:rFonts w:ascii="Arial" w:hAnsi="Arial" w:cs="Arial"/>
                <w:sz w:val="14"/>
                <w:szCs w:val="14"/>
              </w:rPr>
              <w:t>LS on DL-AoD measurements in NR-PRU-DL-Info forwarded to target UE</w:t>
            </w:r>
          </w:p>
        </w:tc>
        <w:tc>
          <w:tcPr>
            <w:tcW w:w="1583" w:type="dxa"/>
          </w:tcPr>
          <w:p w14:paraId="7E567C9C" w14:textId="660E8369" w:rsidR="00B67066" w:rsidRPr="00B67066" w:rsidRDefault="00B67066" w:rsidP="00B67066">
            <w:pPr>
              <w:rPr>
                <w:rFonts w:ascii="Arial" w:hAnsi="Arial" w:cs="Arial"/>
                <w:sz w:val="14"/>
                <w:szCs w:val="14"/>
              </w:rPr>
            </w:pPr>
            <w:r w:rsidRPr="00B67066">
              <w:rPr>
                <w:rFonts w:ascii="Arial" w:hAnsi="Arial" w:cs="Arial"/>
                <w:sz w:val="14"/>
                <w:szCs w:val="14"/>
              </w:rPr>
              <w:t>RAN2, Nokia</w:t>
            </w:r>
          </w:p>
        </w:tc>
        <w:tc>
          <w:tcPr>
            <w:tcW w:w="909" w:type="dxa"/>
          </w:tcPr>
          <w:p w14:paraId="56F77989" w14:textId="52D407F1" w:rsidR="00B67066" w:rsidRPr="00B67066" w:rsidRDefault="00EF515C" w:rsidP="00B67066">
            <w:pPr>
              <w:rPr>
                <w:rFonts w:ascii="Arial" w:hAnsi="Arial" w:cs="Arial"/>
                <w:sz w:val="14"/>
                <w:szCs w:val="14"/>
              </w:rPr>
            </w:pPr>
            <w:hyperlink r:id="rId2808" w:history="1">
              <w:r w:rsidR="00B67066" w:rsidRPr="00B67066">
                <w:rPr>
                  <w:rStyle w:val="Hyperlink"/>
                  <w:rFonts w:ascii="Arial" w:hAnsi="Arial" w:cs="Arial"/>
                  <w:b/>
                  <w:bCs/>
                  <w:sz w:val="14"/>
                  <w:szCs w:val="14"/>
                </w:rPr>
                <w:t>Rel-18</w:t>
              </w:r>
            </w:hyperlink>
          </w:p>
        </w:tc>
        <w:tc>
          <w:tcPr>
            <w:tcW w:w="2600" w:type="dxa"/>
          </w:tcPr>
          <w:p w14:paraId="6EFE6930" w14:textId="6167F4CF" w:rsidR="00B67066" w:rsidRPr="00B67066" w:rsidRDefault="00EF515C" w:rsidP="00B67066">
            <w:pPr>
              <w:rPr>
                <w:rFonts w:ascii="Arial" w:hAnsi="Arial" w:cs="Arial"/>
                <w:sz w:val="14"/>
                <w:szCs w:val="14"/>
              </w:rPr>
            </w:pPr>
            <w:hyperlink r:id="rId2809" w:history="1">
              <w:r w:rsidR="00B67066" w:rsidRPr="00B67066">
                <w:rPr>
                  <w:rStyle w:val="Hyperlink"/>
                  <w:rFonts w:ascii="Arial" w:hAnsi="Arial" w:cs="Arial"/>
                  <w:b/>
                  <w:bCs/>
                  <w:sz w:val="14"/>
                  <w:szCs w:val="14"/>
                </w:rPr>
                <w:t>NR_pos_enh2-Core</w:t>
              </w:r>
            </w:hyperlink>
          </w:p>
        </w:tc>
        <w:tc>
          <w:tcPr>
            <w:tcW w:w="1065" w:type="dxa"/>
          </w:tcPr>
          <w:p w14:paraId="31165046" w14:textId="0985833C" w:rsidR="00B67066" w:rsidRPr="00B67066" w:rsidRDefault="00B67066" w:rsidP="00B67066">
            <w:pPr>
              <w:rPr>
                <w:rFonts w:ascii="Arial" w:hAnsi="Arial" w:cs="Arial"/>
                <w:sz w:val="14"/>
                <w:szCs w:val="14"/>
              </w:rPr>
            </w:pPr>
            <w:r w:rsidRPr="00B67066">
              <w:rPr>
                <w:rFonts w:ascii="Arial" w:hAnsi="Arial" w:cs="Arial"/>
                <w:sz w:val="14"/>
                <w:szCs w:val="14"/>
              </w:rPr>
              <w:t> </w:t>
            </w:r>
          </w:p>
        </w:tc>
        <w:tc>
          <w:tcPr>
            <w:tcW w:w="994" w:type="dxa"/>
          </w:tcPr>
          <w:p w14:paraId="40124E65" w14:textId="6208517D" w:rsidR="00B67066" w:rsidRPr="00B67066" w:rsidRDefault="00B67066" w:rsidP="00B67066">
            <w:pPr>
              <w:rPr>
                <w:rFonts w:ascii="Arial" w:hAnsi="Arial" w:cs="Arial"/>
                <w:sz w:val="14"/>
                <w:szCs w:val="14"/>
              </w:rPr>
            </w:pPr>
            <w:r w:rsidRPr="00B67066">
              <w:rPr>
                <w:rFonts w:ascii="Arial" w:hAnsi="Arial" w:cs="Arial"/>
                <w:sz w:val="14"/>
                <w:szCs w:val="14"/>
              </w:rPr>
              <w:t>RAN1</w:t>
            </w:r>
          </w:p>
        </w:tc>
        <w:tc>
          <w:tcPr>
            <w:tcW w:w="994" w:type="dxa"/>
          </w:tcPr>
          <w:p w14:paraId="19563EAD" w14:textId="742B0731" w:rsidR="00B67066" w:rsidRPr="00B67066" w:rsidRDefault="00B67066" w:rsidP="00B67066">
            <w:pPr>
              <w:rPr>
                <w:rFonts w:ascii="Arial" w:hAnsi="Arial" w:cs="Arial"/>
                <w:sz w:val="14"/>
                <w:szCs w:val="14"/>
              </w:rPr>
            </w:pPr>
            <w:r w:rsidRPr="00B67066">
              <w:rPr>
                <w:rFonts w:ascii="Arial" w:hAnsi="Arial" w:cs="Arial"/>
                <w:sz w:val="14"/>
                <w:szCs w:val="14"/>
              </w:rPr>
              <w:t> </w:t>
            </w:r>
          </w:p>
        </w:tc>
        <w:tc>
          <w:tcPr>
            <w:tcW w:w="1120" w:type="dxa"/>
          </w:tcPr>
          <w:p w14:paraId="1CAF3F5A" w14:textId="31BFDA63" w:rsidR="00B67066" w:rsidRPr="00B67066" w:rsidRDefault="00B67066" w:rsidP="00B67066">
            <w:pPr>
              <w:rPr>
                <w:rFonts w:ascii="Arial" w:hAnsi="Arial" w:cs="Arial"/>
                <w:sz w:val="14"/>
                <w:szCs w:val="14"/>
              </w:rPr>
            </w:pPr>
            <w:r w:rsidRPr="00B67066">
              <w:rPr>
                <w:rFonts w:ascii="Arial" w:hAnsi="Arial" w:cs="Arial"/>
                <w:sz w:val="14"/>
                <w:szCs w:val="14"/>
              </w:rPr>
              <w:t>R2-2403979</w:t>
            </w:r>
          </w:p>
        </w:tc>
        <w:tc>
          <w:tcPr>
            <w:tcW w:w="1062" w:type="dxa"/>
          </w:tcPr>
          <w:p w14:paraId="0A1E24A2" w14:textId="6A77FAF1" w:rsidR="00B67066" w:rsidRPr="00B67066" w:rsidRDefault="00B67066" w:rsidP="00B67066">
            <w:pPr>
              <w:rPr>
                <w:rFonts w:ascii="Arial" w:hAnsi="Arial" w:cs="Arial"/>
                <w:sz w:val="14"/>
                <w:szCs w:val="14"/>
              </w:rPr>
            </w:pPr>
          </w:p>
        </w:tc>
      </w:tr>
      <w:tr w:rsidR="00B67066" w:rsidRPr="00B67066" w14:paraId="549A4734" w14:textId="77777777" w:rsidTr="00E013E9">
        <w:trPr>
          <w:trHeight w:val="20"/>
          <w:jc w:val="center"/>
        </w:trPr>
        <w:tc>
          <w:tcPr>
            <w:tcW w:w="1094" w:type="dxa"/>
          </w:tcPr>
          <w:p w14:paraId="7BB17311" w14:textId="2EC3D666" w:rsidR="00B67066" w:rsidRPr="00B67066" w:rsidRDefault="006F79AF" w:rsidP="00B67066">
            <w:pPr>
              <w:rPr>
                <w:rFonts w:ascii="Arial" w:hAnsi="Arial" w:cs="Arial"/>
                <w:sz w:val="14"/>
                <w:szCs w:val="14"/>
              </w:rPr>
            </w:pPr>
            <w:hyperlink r:id="rId2810" w:history="1">
              <w:r>
                <w:rPr>
                  <w:rStyle w:val="Hyperlink"/>
                  <w:rFonts w:ascii="Arial" w:hAnsi="Arial" w:cs="Arial"/>
                  <w:b/>
                  <w:bCs/>
                  <w:sz w:val="14"/>
                  <w:szCs w:val="14"/>
                </w:rPr>
                <w:t>R1-2404199</w:t>
              </w:r>
            </w:hyperlink>
          </w:p>
        </w:tc>
        <w:tc>
          <w:tcPr>
            <w:tcW w:w="2646" w:type="dxa"/>
          </w:tcPr>
          <w:p w14:paraId="61983E3F" w14:textId="49837D90" w:rsidR="00B67066" w:rsidRPr="00B67066" w:rsidRDefault="00B67066" w:rsidP="00B67066">
            <w:pPr>
              <w:rPr>
                <w:rFonts w:ascii="Arial" w:hAnsi="Arial" w:cs="Arial"/>
                <w:sz w:val="14"/>
                <w:szCs w:val="14"/>
              </w:rPr>
            </w:pPr>
            <w:r w:rsidRPr="00B67066">
              <w:rPr>
                <w:rFonts w:ascii="Arial" w:hAnsi="Arial" w:cs="Arial"/>
                <w:sz w:val="14"/>
                <w:szCs w:val="14"/>
              </w:rPr>
              <w:t>LS on LTM L1 intra and inter-frequency measurements</w:t>
            </w:r>
          </w:p>
        </w:tc>
        <w:tc>
          <w:tcPr>
            <w:tcW w:w="1583" w:type="dxa"/>
          </w:tcPr>
          <w:p w14:paraId="2898E675" w14:textId="5474CA1D" w:rsidR="00B67066" w:rsidRPr="00B67066" w:rsidRDefault="00B67066" w:rsidP="00B67066">
            <w:pPr>
              <w:rPr>
                <w:rFonts w:ascii="Arial" w:hAnsi="Arial" w:cs="Arial"/>
                <w:sz w:val="14"/>
                <w:szCs w:val="14"/>
              </w:rPr>
            </w:pPr>
            <w:r w:rsidRPr="00B67066">
              <w:rPr>
                <w:rFonts w:ascii="Arial" w:hAnsi="Arial" w:cs="Arial"/>
                <w:sz w:val="14"/>
                <w:szCs w:val="14"/>
              </w:rPr>
              <w:t>RAN2, Intel</w:t>
            </w:r>
          </w:p>
        </w:tc>
        <w:tc>
          <w:tcPr>
            <w:tcW w:w="909" w:type="dxa"/>
          </w:tcPr>
          <w:p w14:paraId="0CCDDBBE" w14:textId="2B4190A1" w:rsidR="00B67066" w:rsidRPr="00B67066" w:rsidRDefault="00EF515C" w:rsidP="00B67066">
            <w:pPr>
              <w:rPr>
                <w:rFonts w:ascii="Arial" w:hAnsi="Arial" w:cs="Arial"/>
                <w:sz w:val="14"/>
                <w:szCs w:val="14"/>
              </w:rPr>
            </w:pPr>
            <w:hyperlink r:id="rId2811" w:history="1">
              <w:r w:rsidR="00B67066" w:rsidRPr="00B67066">
                <w:rPr>
                  <w:rStyle w:val="Hyperlink"/>
                  <w:rFonts w:ascii="Arial" w:hAnsi="Arial" w:cs="Arial"/>
                  <w:b/>
                  <w:bCs/>
                  <w:sz w:val="14"/>
                  <w:szCs w:val="14"/>
                </w:rPr>
                <w:t>Rel-18</w:t>
              </w:r>
            </w:hyperlink>
          </w:p>
        </w:tc>
        <w:tc>
          <w:tcPr>
            <w:tcW w:w="2600" w:type="dxa"/>
          </w:tcPr>
          <w:p w14:paraId="5073B534" w14:textId="6C279864" w:rsidR="00B67066" w:rsidRPr="00B67066" w:rsidRDefault="00EF515C" w:rsidP="00B67066">
            <w:pPr>
              <w:rPr>
                <w:rFonts w:ascii="Arial" w:hAnsi="Arial" w:cs="Arial"/>
                <w:sz w:val="14"/>
                <w:szCs w:val="14"/>
              </w:rPr>
            </w:pPr>
            <w:hyperlink r:id="rId2812" w:history="1">
              <w:r w:rsidR="00B67066" w:rsidRPr="00B67066">
                <w:rPr>
                  <w:rStyle w:val="Hyperlink"/>
                  <w:rFonts w:ascii="Arial" w:hAnsi="Arial" w:cs="Arial"/>
                  <w:b/>
                  <w:bCs/>
                  <w:sz w:val="14"/>
                  <w:szCs w:val="14"/>
                </w:rPr>
                <w:t>NR_Mob_enh2-Core</w:t>
              </w:r>
            </w:hyperlink>
          </w:p>
        </w:tc>
        <w:tc>
          <w:tcPr>
            <w:tcW w:w="1065" w:type="dxa"/>
          </w:tcPr>
          <w:p w14:paraId="01FB7A0A" w14:textId="2829DDE9" w:rsidR="00B67066" w:rsidRPr="00B67066" w:rsidRDefault="00B67066" w:rsidP="00B67066">
            <w:pPr>
              <w:rPr>
                <w:rFonts w:ascii="Arial" w:hAnsi="Arial" w:cs="Arial"/>
                <w:sz w:val="14"/>
                <w:szCs w:val="14"/>
              </w:rPr>
            </w:pPr>
            <w:r w:rsidRPr="00B67066">
              <w:rPr>
                <w:rFonts w:ascii="Arial" w:hAnsi="Arial" w:cs="Arial"/>
                <w:sz w:val="14"/>
                <w:szCs w:val="14"/>
              </w:rPr>
              <w:t> </w:t>
            </w:r>
          </w:p>
        </w:tc>
        <w:tc>
          <w:tcPr>
            <w:tcW w:w="994" w:type="dxa"/>
          </w:tcPr>
          <w:p w14:paraId="2785858F" w14:textId="6932F43B" w:rsidR="00B67066" w:rsidRPr="00B67066" w:rsidRDefault="00B67066" w:rsidP="00B67066">
            <w:pPr>
              <w:rPr>
                <w:rFonts w:ascii="Arial" w:hAnsi="Arial" w:cs="Arial"/>
                <w:sz w:val="14"/>
                <w:szCs w:val="14"/>
              </w:rPr>
            </w:pPr>
            <w:r w:rsidRPr="00B67066">
              <w:rPr>
                <w:rFonts w:ascii="Arial" w:hAnsi="Arial" w:cs="Arial"/>
                <w:sz w:val="14"/>
                <w:szCs w:val="14"/>
              </w:rPr>
              <w:t>RAN1, RAN4</w:t>
            </w:r>
          </w:p>
        </w:tc>
        <w:tc>
          <w:tcPr>
            <w:tcW w:w="994" w:type="dxa"/>
          </w:tcPr>
          <w:p w14:paraId="48619412" w14:textId="62D06B4D" w:rsidR="00B67066" w:rsidRPr="00B67066" w:rsidRDefault="00B67066" w:rsidP="00B67066">
            <w:pPr>
              <w:rPr>
                <w:rFonts w:ascii="Arial" w:hAnsi="Arial" w:cs="Arial"/>
                <w:sz w:val="14"/>
                <w:szCs w:val="14"/>
              </w:rPr>
            </w:pPr>
            <w:r w:rsidRPr="00B67066">
              <w:rPr>
                <w:rFonts w:ascii="Arial" w:hAnsi="Arial" w:cs="Arial"/>
                <w:sz w:val="14"/>
                <w:szCs w:val="14"/>
              </w:rPr>
              <w:t> </w:t>
            </w:r>
          </w:p>
        </w:tc>
        <w:tc>
          <w:tcPr>
            <w:tcW w:w="1120" w:type="dxa"/>
          </w:tcPr>
          <w:p w14:paraId="627A4E34" w14:textId="70B14A14" w:rsidR="00B67066" w:rsidRPr="00B67066" w:rsidRDefault="00B67066" w:rsidP="00B67066">
            <w:pPr>
              <w:rPr>
                <w:rFonts w:ascii="Arial" w:hAnsi="Arial" w:cs="Arial"/>
                <w:sz w:val="14"/>
                <w:szCs w:val="14"/>
              </w:rPr>
            </w:pPr>
            <w:r w:rsidRPr="00B67066">
              <w:rPr>
                <w:rFonts w:ascii="Arial" w:hAnsi="Arial" w:cs="Arial"/>
                <w:sz w:val="14"/>
                <w:szCs w:val="14"/>
              </w:rPr>
              <w:t>R2-2404014</w:t>
            </w:r>
          </w:p>
        </w:tc>
        <w:tc>
          <w:tcPr>
            <w:tcW w:w="1062" w:type="dxa"/>
          </w:tcPr>
          <w:p w14:paraId="09170EAA" w14:textId="539F53A6" w:rsidR="00B67066" w:rsidRPr="00B67066" w:rsidRDefault="00B67066" w:rsidP="00B67066">
            <w:pPr>
              <w:rPr>
                <w:rFonts w:ascii="Arial" w:hAnsi="Arial" w:cs="Arial"/>
                <w:sz w:val="14"/>
                <w:szCs w:val="14"/>
              </w:rPr>
            </w:pPr>
          </w:p>
        </w:tc>
      </w:tr>
      <w:tr w:rsidR="00B67066" w:rsidRPr="00B67066" w14:paraId="6A907B7E" w14:textId="77777777" w:rsidTr="00E013E9">
        <w:trPr>
          <w:trHeight w:val="20"/>
          <w:jc w:val="center"/>
        </w:trPr>
        <w:tc>
          <w:tcPr>
            <w:tcW w:w="1094" w:type="dxa"/>
          </w:tcPr>
          <w:p w14:paraId="3EFCD9BA" w14:textId="09D775C8" w:rsidR="00B67066" w:rsidRPr="00B67066" w:rsidRDefault="006F79AF" w:rsidP="00B67066">
            <w:pPr>
              <w:rPr>
                <w:rFonts w:ascii="Arial" w:hAnsi="Arial" w:cs="Arial"/>
                <w:sz w:val="14"/>
                <w:szCs w:val="14"/>
              </w:rPr>
            </w:pPr>
            <w:hyperlink r:id="rId2813" w:history="1">
              <w:r>
                <w:rPr>
                  <w:rStyle w:val="Hyperlink"/>
                  <w:rFonts w:ascii="Arial" w:hAnsi="Arial" w:cs="Arial"/>
                  <w:b/>
                  <w:bCs/>
                  <w:sz w:val="14"/>
                  <w:szCs w:val="14"/>
                </w:rPr>
                <w:t>R1-2404200</w:t>
              </w:r>
            </w:hyperlink>
          </w:p>
        </w:tc>
        <w:tc>
          <w:tcPr>
            <w:tcW w:w="2646" w:type="dxa"/>
          </w:tcPr>
          <w:p w14:paraId="05399BC0" w14:textId="3DA64C85" w:rsidR="00B67066" w:rsidRPr="00B67066" w:rsidRDefault="00B67066" w:rsidP="00B67066">
            <w:pPr>
              <w:rPr>
                <w:rFonts w:ascii="Arial" w:hAnsi="Arial" w:cs="Arial"/>
                <w:sz w:val="14"/>
                <w:szCs w:val="14"/>
              </w:rPr>
            </w:pPr>
            <w:r w:rsidRPr="00B67066">
              <w:rPr>
                <w:rFonts w:ascii="Arial" w:hAnsi="Arial" w:cs="Arial"/>
                <w:sz w:val="14"/>
                <w:szCs w:val="14"/>
              </w:rPr>
              <w:t>Reply LS on inter-frequency neighbour cells supporting NR dedicated spectrum less than 5 MHz for FR1</w:t>
            </w:r>
          </w:p>
        </w:tc>
        <w:tc>
          <w:tcPr>
            <w:tcW w:w="1583" w:type="dxa"/>
          </w:tcPr>
          <w:p w14:paraId="0E18DB30" w14:textId="2FD26415" w:rsidR="00B67066" w:rsidRPr="00B67066" w:rsidRDefault="00B67066" w:rsidP="00B67066">
            <w:pPr>
              <w:rPr>
                <w:rFonts w:ascii="Arial" w:hAnsi="Arial" w:cs="Arial"/>
                <w:sz w:val="14"/>
                <w:szCs w:val="14"/>
              </w:rPr>
            </w:pPr>
            <w:r w:rsidRPr="00B67066">
              <w:rPr>
                <w:rFonts w:ascii="Arial" w:hAnsi="Arial" w:cs="Arial"/>
                <w:sz w:val="14"/>
                <w:szCs w:val="14"/>
              </w:rPr>
              <w:t>RAN2, Qualcomm</w:t>
            </w:r>
          </w:p>
        </w:tc>
        <w:tc>
          <w:tcPr>
            <w:tcW w:w="909" w:type="dxa"/>
          </w:tcPr>
          <w:p w14:paraId="6A9D6A05" w14:textId="0D562F6E" w:rsidR="00B67066" w:rsidRPr="00B67066" w:rsidRDefault="00EF515C" w:rsidP="00B67066">
            <w:pPr>
              <w:rPr>
                <w:rFonts w:ascii="Arial" w:hAnsi="Arial" w:cs="Arial"/>
                <w:sz w:val="14"/>
                <w:szCs w:val="14"/>
              </w:rPr>
            </w:pPr>
            <w:hyperlink r:id="rId2814" w:history="1">
              <w:r w:rsidR="00B67066" w:rsidRPr="00B67066">
                <w:rPr>
                  <w:rStyle w:val="Hyperlink"/>
                  <w:rFonts w:ascii="Arial" w:hAnsi="Arial" w:cs="Arial"/>
                  <w:b/>
                  <w:bCs/>
                  <w:sz w:val="14"/>
                  <w:szCs w:val="14"/>
                </w:rPr>
                <w:t>Rel-18</w:t>
              </w:r>
            </w:hyperlink>
          </w:p>
        </w:tc>
        <w:tc>
          <w:tcPr>
            <w:tcW w:w="2600" w:type="dxa"/>
          </w:tcPr>
          <w:p w14:paraId="33F93AC0" w14:textId="460E2372" w:rsidR="00B67066" w:rsidRPr="00B67066" w:rsidRDefault="00EF515C" w:rsidP="00B67066">
            <w:pPr>
              <w:rPr>
                <w:rFonts w:ascii="Arial" w:hAnsi="Arial" w:cs="Arial"/>
                <w:sz w:val="14"/>
                <w:szCs w:val="14"/>
              </w:rPr>
            </w:pPr>
            <w:hyperlink r:id="rId2815" w:history="1">
              <w:r w:rsidR="00B67066" w:rsidRPr="00B67066">
                <w:rPr>
                  <w:rStyle w:val="Hyperlink"/>
                  <w:rFonts w:ascii="Arial" w:hAnsi="Arial" w:cs="Arial"/>
                  <w:b/>
                  <w:bCs/>
                  <w:sz w:val="14"/>
                  <w:szCs w:val="14"/>
                </w:rPr>
                <w:t>NR_FR1_lessthan_5MHz_BW-Core</w:t>
              </w:r>
            </w:hyperlink>
          </w:p>
        </w:tc>
        <w:tc>
          <w:tcPr>
            <w:tcW w:w="1065" w:type="dxa"/>
          </w:tcPr>
          <w:p w14:paraId="7B4FB808" w14:textId="5C73CAB0" w:rsidR="00B67066" w:rsidRPr="00B67066" w:rsidRDefault="00B67066" w:rsidP="00B67066">
            <w:pPr>
              <w:rPr>
                <w:rFonts w:ascii="Arial" w:hAnsi="Arial" w:cs="Arial"/>
                <w:sz w:val="14"/>
                <w:szCs w:val="14"/>
              </w:rPr>
            </w:pPr>
            <w:r w:rsidRPr="00B67066">
              <w:rPr>
                <w:rFonts w:ascii="Arial" w:hAnsi="Arial" w:cs="Arial"/>
                <w:sz w:val="14"/>
                <w:szCs w:val="14"/>
              </w:rPr>
              <w:t>R1-2312668</w:t>
            </w:r>
          </w:p>
        </w:tc>
        <w:tc>
          <w:tcPr>
            <w:tcW w:w="994" w:type="dxa"/>
          </w:tcPr>
          <w:p w14:paraId="3C53F468" w14:textId="6133B1A7" w:rsidR="00B67066" w:rsidRPr="00B67066" w:rsidRDefault="00B67066" w:rsidP="00B67066">
            <w:pPr>
              <w:rPr>
                <w:rFonts w:ascii="Arial" w:hAnsi="Arial" w:cs="Arial"/>
                <w:sz w:val="14"/>
                <w:szCs w:val="14"/>
              </w:rPr>
            </w:pPr>
            <w:r w:rsidRPr="00B67066">
              <w:rPr>
                <w:rFonts w:ascii="Arial" w:hAnsi="Arial" w:cs="Arial"/>
                <w:sz w:val="14"/>
                <w:szCs w:val="14"/>
              </w:rPr>
              <w:t>RAN1, RAN4</w:t>
            </w:r>
          </w:p>
        </w:tc>
        <w:tc>
          <w:tcPr>
            <w:tcW w:w="994" w:type="dxa"/>
          </w:tcPr>
          <w:p w14:paraId="7BD40A07" w14:textId="17334D34" w:rsidR="00B67066" w:rsidRPr="00B67066" w:rsidRDefault="00B67066" w:rsidP="00B67066">
            <w:pPr>
              <w:rPr>
                <w:rFonts w:ascii="Arial" w:hAnsi="Arial" w:cs="Arial"/>
                <w:sz w:val="14"/>
                <w:szCs w:val="14"/>
              </w:rPr>
            </w:pPr>
            <w:r w:rsidRPr="00B67066">
              <w:rPr>
                <w:rFonts w:ascii="Arial" w:hAnsi="Arial" w:cs="Arial"/>
                <w:sz w:val="14"/>
                <w:szCs w:val="14"/>
              </w:rPr>
              <w:t> </w:t>
            </w:r>
          </w:p>
        </w:tc>
        <w:tc>
          <w:tcPr>
            <w:tcW w:w="1120" w:type="dxa"/>
          </w:tcPr>
          <w:p w14:paraId="10919CFE" w14:textId="26258F32" w:rsidR="00B67066" w:rsidRPr="00B67066" w:rsidRDefault="00B67066" w:rsidP="00B67066">
            <w:pPr>
              <w:rPr>
                <w:rFonts w:ascii="Arial" w:hAnsi="Arial" w:cs="Arial"/>
                <w:sz w:val="14"/>
                <w:szCs w:val="14"/>
              </w:rPr>
            </w:pPr>
            <w:r w:rsidRPr="00B67066">
              <w:rPr>
                <w:rFonts w:ascii="Arial" w:hAnsi="Arial" w:cs="Arial"/>
                <w:sz w:val="14"/>
                <w:szCs w:val="14"/>
              </w:rPr>
              <w:t>R2-2404038</w:t>
            </w:r>
          </w:p>
        </w:tc>
        <w:tc>
          <w:tcPr>
            <w:tcW w:w="1062" w:type="dxa"/>
          </w:tcPr>
          <w:p w14:paraId="3D4065DC" w14:textId="40CC8286" w:rsidR="00B67066" w:rsidRPr="00B67066" w:rsidRDefault="00B67066" w:rsidP="00B67066">
            <w:pPr>
              <w:rPr>
                <w:rFonts w:ascii="Arial" w:hAnsi="Arial" w:cs="Arial"/>
                <w:sz w:val="14"/>
                <w:szCs w:val="14"/>
              </w:rPr>
            </w:pPr>
          </w:p>
        </w:tc>
      </w:tr>
    </w:tbl>
    <w:p w14:paraId="50EC24DA" w14:textId="77777777" w:rsidR="00853B87" w:rsidRPr="009537ED" w:rsidRDefault="00853B87" w:rsidP="009643F7">
      <w:pPr>
        <w:rPr>
          <w:rFonts w:ascii="Times New Roman" w:hAnsi="Times New Roman"/>
          <w:szCs w:val="20"/>
        </w:rPr>
      </w:pPr>
    </w:p>
    <w:p w14:paraId="77D091CD" w14:textId="200B9B71" w:rsidR="007A5AC0" w:rsidRPr="009537ED" w:rsidRDefault="007A5AC0" w:rsidP="009643F7">
      <w:pPr>
        <w:pStyle w:val="Heading1"/>
        <w:numPr>
          <w:ilvl w:val="0"/>
          <w:numId w:val="0"/>
        </w:numPr>
        <w:spacing w:before="0" w:after="0"/>
        <w:rPr>
          <w:rFonts w:ascii="Times New Roman" w:hAnsi="Times New Roman" w:cs="Times New Roman"/>
          <w:sz w:val="20"/>
          <w:szCs w:val="20"/>
        </w:rPr>
      </w:pPr>
      <w:r w:rsidRPr="009537ED">
        <w:rPr>
          <w:rFonts w:ascii="Times New Roman" w:hAnsi="Times New Roman" w:cs="Times New Roman"/>
          <w:sz w:val="20"/>
          <w:szCs w:val="20"/>
        </w:rPr>
        <w:br w:type="page"/>
      </w:r>
      <w:bookmarkStart w:id="474" w:name="_Toc173405075"/>
      <w:r w:rsidRPr="009537ED">
        <w:rPr>
          <w:rFonts w:ascii="Times New Roman" w:hAnsi="Times New Roman" w:cs="Times New Roman"/>
          <w:sz w:val="20"/>
          <w:szCs w:val="20"/>
        </w:rPr>
        <w:lastRenderedPageBreak/>
        <w:t>Annex</w:t>
      </w:r>
      <w:r w:rsidR="00233210" w:rsidRPr="009537ED">
        <w:rPr>
          <w:rFonts w:ascii="Times New Roman" w:hAnsi="Times New Roman" w:cs="Times New Roman"/>
          <w:sz w:val="20"/>
          <w:szCs w:val="20"/>
        </w:rPr>
        <w:t xml:space="preserve"> </w:t>
      </w:r>
      <w:r w:rsidRPr="009537ED">
        <w:rPr>
          <w:rFonts w:ascii="Times New Roman" w:hAnsi="Times New Roman" w:cs="Times New Roman"/>
          <w:sz w:val="20"/>
          <w:szCs w:val="20"/>
        </w:rPr>
        <w:t>D:</w:t>
      </w:r>
      <w:r w:rsidRPr="009537ED">
        <w:rPr>
          <w:rFonts w:ascii="Times New Roman" w:hAnsi="Times New Roman" w:cs="Times New Roman"/>
          <w:sz w:val="20"/>
          <w:szCs w:val="20"/>
        </w:rPr>
        <w:tab/>
        <w:t>List</w:t>
      </w:r>
      <w:r w:rsidR="00233210" w:rsidRPr="009537ED">
        <w:rPr>
          <w:rFonts w:ascii="Times New Roman" w:hAnsi="Times New Roman" w:cs="Times New Roman"/>
          <w:sz w:val="20"/>
          <w:szCs w:val="20"/>
        </w:rPr>
        <w:t xml:space="preserve"> </w:t>
      </w:r>
      <w:r w:rsidRPr="009537ED">
        <w:rPr>
          <w:rFonts w:ascii="Times New Roman" w:hAnsi="Times New Roman" w:cs="Times New Roman"/>
          <w:sz w:val="20"/>
          <w:szCs w:val="20"/>
        </w:rPr>
        <w:t>of</w:t>
      </w:r>
      <w:r w:rsidR="00233210" w:rsidRPr="009537ED">
        <w:rPr>
          <w:rFonts w:ascii="Times New Roman" w:hAnsi="Times New Roman" w:cs="Times New Roman"/>
          <w:sz w:val="20"/>
          <w:szCs w:val="20"/>
        </w:rPr>
        <w:t xml:space="preserve"> </w:t>
      </w:r>
      <w:r w:rsidRPr="009537ED">
        <w:rPr>
          <w:rFonts w:ascii="Times New Roman" w:hAnsi="Times New Roman" w:cs="Times New Roman"/>
          <w:sz w:val="20"/>
          <w:szCs w:val="20"/>
        </w:rPr>
        <w:t>Approved</w:t>
      </w:r>
      <w:r w:rsidR="00233210" w:rsidRPr="009537ED">
        <w:rPr>
          <w:rFonts w:ascii="Times New Roman" w:hAnsi="Times New Roman" w:cs="Times New Roman"/>
          <w:sz w:val="20"/>
          <w:szCs w:val="20"/>
        </w:rPr>
        <w:t xml:space="preserve"> </w:t>
      </w:r>
      <w:r w:rsidRPr="009537ED">
        <w:rPr>
          <w:rFonts w:ascii="Times New Roman" w:hAnsi="Times New Roman" w:cs="Times New Roman"/>
          <w:sz w:val="20"/>
          <w:szCs w:val="20"/>
        </w:rPr>
        <w:t>updated</w:t>
      </w:r>
      <w:r w:rsidR="00233210" w:rsidRPr="009537ED">
        <w:rPr>
          <w:rFonts w:ascii="Times New Roman" w:hAnsi="Times New Roman" w:cs="Times New Roman"/>
          <w:sz w:val="20"/>
          <w:szCs w:val="20"/>
        </w:rPr>
        <w:t xml:space="preserve"> </w:t>
      </w:r>
      <w:r w:rsidRPr="009537ED">
        <w:rPr>
          <w:rFonts w:ascii="Times New Roman" w:hAnsi="Times New Roman" w:cs="Times New Roman"/>
          <w:sz w:val="20"/>
          <w:szCs w:val="20"/>
        </w:rPr>
        <w:t>WIDs</w:t>
      </w:r>
      <w:bookmarkEnd w:id="474"/>
    </w:p>
    <w:p w14:paraId="19A169FA" w14:textId="77777777" w:rsidR="005C5573" w:rsidRPr="009537ED" w:rsidRDefault="005C5573" w:rsidP="005C5573">
      <w:pPr>
        <w:rPr>
          <w:szCs w:val="20"/>
        </w:rPr>
      </w:pPr>
    </w:p>
    <w:p w14:paraId="17765E43" w14:textId="77777777" w:rsidR="007A5AC0" w:rsidRPr="009537ED" w:rsidRDefault="007A5AC0" w:rsidP="009643F7">
      <w:pPr>
        <w:rPr>
          <w:rFonts w:ascii="Times New Roman" w:eastAsia="SimSun" w:hAnsi="Times New Roman"/>
          <w:kern w:val="2"/>
          <w:szCs w:val="20"/>
        </w:rPr>
      </w:pPr>
      <w:r w:rsidRPr="009537ED">
        <w:rPr>
          <w:rFonts w:ascii="Times New Roman" w:eastAsia="SimSun" w:hAnsi="Times New Roman"/>
          <w:kern w:val="2"/>
          <w:szCs w:val="20"/>
        </w:rPr>
        <w:t>None</w:t>
      </w:r>
    </w:p>
    <w:p w14:paraId="330ADC53" w14:textId="77777777" w:rsidR="007A5AC0" w:rsidRPr="009537ED" w:rsidRDefault="007A5AC0" w:rsidP="009643F7">
      <w:pPr>
        <w:rPr>
          <w:rFonts w:ascii="Times New Roman" w:eastAsia="SimSun" w:hAnsi="Times New Roman"/>
          <w:kern w:val="2"/>
          <w:szCs w:val="20"/>
        </w:rPr>
      </w:pPr>
    </w:p>
    <w:p w14:paraId="42B32788" w14:textId="514E5A4B" w:rsidR="007A5AC0" w:rsidRPr="009537ED" w:rsidRDefault="007A5AC0" w:rsidP="009643F7">
      <w:pPr>
        <w:pStyle w:val="Heading1"/>
        <w:numPr>
          <w:ilvl w:val="0"/>
          <w:numId w:val="0"/>
        </w:numPr>
        <w:spacing w:before="0" w:after="0"/>
        <w:rPr>
          <w:rFonts w:ascii="Times New Roman" w:hAnsi="Times New Roman" w:cs="Times New Roman"/>
          <w:sz w:val="20"/>
          <w:szCs w:val="20"/>
        </w:rPr>
      </w:pPr>
      <w:r w:rsidRPr="009537ED">
        <w:rPr>
          <w:rFonts w:ascii="Times New Roman" w:hAnsi="Times New Roman" w:cs="Times New Roman"/>
          <w:sz w:val="20"/>
          <w:szCs w:val="20"/>
        </w:rPr>
        <w:br w:type="page"/>
      </w:r>
      <w:bookmarkStart w:id="475" w:name="_Toc173405076"/>
      <w:r w:rsidRPr="009537ED">
        <w:rPr>
          <w:rFonts w:ascii="Times New Roman" w:hAnsi="Times New Roman" w:cs="Times New Roman"/>
          <w:sz w:val="20"/>
          <w:szCs w:val="20"/>
        </w:rPr>
        <w:lastRenderedPageBreak/>
        <w:t>Annex</w:t>
      </w:r>
      <w:r w:rsidR="00233210" w:rsidRPr="009537ED">
        <w:rPr>
          <w:rFonts w:ascii="Times New Roman" w:hAnsi="Times New Roman" w:cs="Times New Roman"/>
          <w:sz w:val="20"/>
          <w:szCs w:val="20"/>
        </w:rPr>
        <w:t xml:space="preserve"> </w:t>
      </w:r>
      <w:r w:rsidRPr="009537ED">
        <w:rPr>
          <w:rFonts w:ascii="Times New Roman" w:hAnsi="Times New Roman" w:cs="Times New Roman"/>
          <w:sz w:val="20"/>
          <w:szCs w:val="20"/>
        </w:rPr>
        <w:t>E:</w:t>
      </w:r>
      <w:r w:rsidRPr="009537ED">
        <w:rPr>
          <w:rFonts w:ascii="Times New Roman" w:hAnsi="Times New Roman" w:cs="Times New Roman"/>
          <w:sz w:val="20"/>
          <w:szCs w:val="20"/>
        </w:rPr>
        <w:tab/>
        <w:t>List</w:t>
      </w:r>
      <w:r w:rsidR="00233210" w:rsidRPr="009537ED">
        <w:rPr>
          <w:rFonts w:ascii="Times New Roman" w:hAnsi="Times New Roman" w:cs="Times New Roman"/>
          <w:sz w:val="20"/>
          <w:szCs w:val="20"/>
        </w:rPr>
        <w:t xml:space="preserve"> </w:t>
      </w:r>
      <w:r w:rsidRPr="009537ED">
        <w:rPr>
          <w:rFonts w:ascii="Times New Roman" w:hAnsi="Times New Roman" w:cs="Times New Roman"/>
          <w:sz w:val="20"/>
          <w:szCs w:val="20"/>
        </w:rPr>
        <w:t>of</w:t>
      </w:r>
      <w:r w:rsidR="00233210" w:rsidRPr="009537ED">
        <w:rPr>
          <w:rFonts w:ascii="Times New Roman" w:hAnsi="Times New Roman" w:cs="Times New Roman"/>
          <w:sz w:val="20"/>
          <w:szCs w:val="20"/>
        </w:rPr>
        <w:t xml:space="preserve"> </w:t>
      </w:r>
      <w:r w:rsidRPr="009537ED">
        <w:rPr>
          <w:rFonts w:ascii="Times New Roman" w:hAnsi="Times New Roman" w:cs="Times New Roman"/>
          <w:sz w:val="20"/>
          <w:szCs w:val="20"/>
        </w:rPr>
        <w:t>draft</w:t>
      </w:r>
      <w:r w:rsidR="00233210" w:rsidRPr="009537ED">
        <w:rPr>
          <w:rFonts w:ascii="Times New Roman" w:hAnsi="Times New Roman" w:cs="Times New Roman"/>
          <w:sz w:val="20"/>
          <w:szCs w:val="20"/>
        </w:rPr>
        <w:t xml:space="preserve"> </w:t>
      </w:r>
      <w:r w:rsidRPr="009537ED">
        <w:rPr>
          <w:rFonts w:ascii="Times New Roman" w:hAnsi="Times New Roman" w:cs="Times New Roman"/>
          <w:sz w:val="20"/>
          <w:szCs w:val="20"/>
        </w:rPr>
        <w:t>TSs/TRs</w:t>
      </w:r>
      <w:r w:rsidR="00233210" w:rsidRPr="009537ED">
        <w:rPr>
          <w:rFonts w:ascii="Times New Roman" w:hAnsi="Times New Roman" w:cs="Times New Roman"/>
          <w:sz w:val="20"/>
          <w:szCs w:val="20"/>
        </w:rPr>
        <w:t xml:space="preserve"> </w:t>
      </w:r>
      <w:r w:rsidRPr="009537ED">
        <w:rPr>
          <w:rFonts w:ascii="Times New Roman" w:hAnsi="Times New Roman" w:cs="Times New Roman"/>
          <w:sz w:val="20"/>
          <w:szCs w:val="20"/>
        </w:rPr>
        <w:t>agreed</w:t>
      </w:r>
      <w:r w:rsidR="00233210" w:rsidRPr="009537ED">
        <w:rPr>
          <w:rFonts w:ascii="Times New Roman" w:hAnsi="Times New Roman" w:cs="Times New Roman"/>
          <w:sz w:val="20"/>
          <w:szCs w:val="20"/>
        </w:rPr>
        <w:t xml:space="preserve"> </w:t>
      </w:r>
      <w:r w:rsidRPr="009537ED">
        <w:rPr>
          <w:rFonts w:ascii="Times New Roman" w:hAnsi="Times New Roman" w:cs="Times New Roman"/>
          <w:sz w:val="20"/>
          <w:szCs w:val="20"/>
        </w:rPr>
        <w:t>at</w:t>
      </w:r>
      <w:r w:rsidR="00233210" w:rsidRPr="009537ED">
        <w:rPr>
          <w:rFonts w:ascii="Times New Roman" w:hAnsi="Times New Roman" w:cs="Times New Roman"/>
          <w:sz w:val="20"/>
          <w:szCs w:val="20"/>
        </w:rPr>
        <w:t xml:space="preserve"> </w:t>
      </w:r>
      <w:r w:rsidR="00CC2881" w:rsidRPr="009537ED">
        <w:rPr>
          <w:rFonts w:ascii="Times New Roman" w:hAnsi="Times New Roman" w:cs="Times New Roman"/>
          <w:sz w:val="20"/>
          <w:szCs w:val="20"/>
        </w:rPr>
        <w:t xml:space="preserve">RAN1 </w:t>
      </w:r>
      <w:r w:rsidR="00A06162">
        <w:rPr>
          <w:rFonts w:ascii="Times New Roman" w:hAnsi="Times New Roman" w:cs="Times New Roman"/>
          <w:sz w:val="20"/>
          <w:szCs w:val="20"/>
        </w:rPr>
        <w:t>#117</w:t>
      </w:r>
      <w:bookmarkEnd w:id="475"/>
    </w:p>
    <w:p w14:paraId="606B555D" w14:textId="77777777" w:rsidR="005C5573" w:rsidRPr="009537ED" w:rsidRDefault="005C5573" w:rsidP="005C5573">
      <w:pPr>
        <w:rPr>
          <w:szCs w:val="20"/>
        </w:rPr>
      </w:pPr>
    </w:p>
    <w:tbl>
      <w:tblPr>
        <w:tblW w:w="13708" w:type="dxa"/>
        <w:tblInd w:w="216" w:type="dxa"/>
        <w:tblLayout w:type="fixed"/>
        <w:tblLook w:val="0000" w:firstRow="0" w:lastRow="0" w:firstColumn="0" w:lastColumn="0" w:noHBand="0" w:noVBand="0"/>
      </w:tblPr>
      <w:tblGrid>
        <w:gridCol w:w="1612"/>
        <w:gridCol w:w="5242"/>
        <w:gridCol w:w="2554"/>
        <w:gridCol w:w="4300"/>
      </w:tblGrid>
      <w:tr w:rsidR="000B1042" w:rsidRPr="00315530" w14:paraId="54770836" w14:textId="77777777" w:rsidTr="00EB2F97">
        <w:trPr>
          <w:trHeight w:val="480"/>
        </w:trPr>
        <w:tc>
          <w:tcPr>
            <w:tcW w:w="1612" w:type="dxa"/>
            <w:tcBorders>
              <w:top w:val="single" w:sz="12" w:space="0" w:color="auto"/>
              <w:left w:val="single" w:sz="12" w:space="0" w:color="auto"/>
              <w:bottom w:val="single" w:sz="4" w:space="0" w:color="auto"/>
              <w:right w:val="single" w:sz="12" w:space="0" w:color="auto"/>
            </w:tcBorders>
            <w:shd w:val="clear" w:color="auto" w:fill="C0C0C0"/>
            <w:vAlign w:val="center"/>
          </w:tcPr>
          <w:p w14:paraId="6E005BE7" w14:textId="0BD4F396" w:rsidR="007A5AC0" w:rsidRPr="00315530" w:rsidRDefault="007A5AC0" w:rsidP="009643F7">
            <w:pPr>
              <w:rPr>
                <w:rFonts w:ascii="Arial" w:eastAsia="MS Mincho" w:hAnsi="Arial" w:cs="Arial"/>
                <w:b/>
                <w:bCs/>
                <w:sz w:val="14"/>
                <w:szCs w:val="14"/>
                <w:lang w:eastAsia="ja-JP"/>
              </w:rPr>
            </w:pPr>
            <w:r w:rsidRPr="00315530">
              <w:rPr>
                <w:rFonts w:ascii="Arial" w:eastAsia="MS Mincho" w:hAnsi="Arial" w:cs="Arial"/>
                <w:b/>
                <w:bCs/>
                <w:sz w:val="14"/>
                <w:szCs w:val="14"/>
                <w:lang w:eastAsia="ja-JP"/>
              </w:rPr>
              <w:t>Tdoc</w:t>
            </w:r>
            <w:r w:rsidR="00233210" w:rsidRPr="00315530">
              <w:rPr>
                <w:rFonts w:ascii="Arial" w:eastAsia="MS Mincho" w:hAnsi="Arial" w:cs="Arial"/>
                <w:b/>
                <w:bCs/>
                <w:sz w:val="14"/>
                <w:szCs w:val="14"/>
                <w:lang w:eastAsia="ja-JP"/>
              </w:rPr>
              <w:t xml:space="preserve"> </w:t>
            </w:r>
            <w:r w:rsidRPr="00315530">
              <w:rPr>
                <w:rFonts w:ascii="Arial" w:eastAsia="MS Mincho" w:hAnsi="Arial" w:cs="Arial"/>
                <w:b/>
                <w:bCs/>
                <w:sz w:val="14"/>
                <w:szCs w:val="14"/>
                <w:lang w:eastAsia="ja-JP"/>
              </w:rPr>
              <w:t>Number</w:t>
            </w:r>
          </w:p>
        </w:tc>
        <w:tc>
          <w:tcPr>
            <w:tcW w:w="5242" w:type="dxa"/>
            <w:tcBorders>
              <w:top w:val="single" w:sz="12" w:space="0" w:color="auto"/>
              <w:left w:val="nil"/>
              <w:bottom w:val="single" w:sz="4" w:space="0" w:color="auto"/>
              <w:right w:val="single" w:sz="12" w:space="0" w:color="auto"/>
            </w:tcBorders>
            <w:shd w:val="clear" w:color="auto" w:fill="C0C0C0"/>
            <w:vAlign w:val="center"/>
          </w:tcPr>
          <w:p w14:paraId="1ED2A268" w14:textId="77777777" w:rsidR="007A5AC0" w:rsidRPr="00315530" w:rsidRDefault="007A5AC0" w:rsidP="009643F7">
            <w:pPr>
              <w:rPr>
                <w:rFonts w:ascii="Arial" w:eastAsia="MS Mincho" w:hAnsi="Arial" w:cs="Arial"/>
                <w:b/>
                <w:bCs/>
                <w:sz w:val="14"/>
                <w:szCs w:val="14"/>
                <w:lang w:eastAsia="ja-JP"/>
              </w:rPr>
            </w:pPr>
            <w:r w:rsidRPr="00315530">
              <w:rPr>
                <w:rFonts w:ascii="Arial" w:eastAsia="MS Mincho" w:hAnsi="Arial" w:cs="Arial"/>
                <w:b/>
                <w:bCs/>
                <w:sz w:val="14"/>
                <w:szCs w:val="14"/>
                <w:lang w:eastAsia="ja-JP"/>
              </w:rPr>
              <w:t>Title</w:t>
            </w:r>
          </w:p>
        </w:tc>
        <w:tc>
          <w:tcPr>
            <w:tcW w:w="2554" w:type="dxa"/>
            <w:tcBorders>
              <w:top w:val="single" w:sz="12" w:space="0" w:color="auto"/>
              <w:left w:val="nil"/>
              <w:bottom w:val="single" w:sz="4" w:space="0" w:color="auto"/>
              <w:right w:val="single" w:sz="12" w:space="0" w:color="auto"/>
            </w:tcBorders>
            <w:shd w:val="clear" w:color="auto" w:fill="C0C0C0"/>
            <w:vAlign w:val="center"/>
          </w:tcPr>
          <w:p w14:paraId="11AD426E" w14:textId="77777777" w:rsidR="007A5AC0" w:rsidRPr="00315530" w:rsidRDefault="007A5AC0" w:rsidP="009643F7">
            <w:pPr>
              <w:rPr>
                <w:rFonts w:ascii="Arial" w:eastAsia="MS Mincho" w:hAnsi="Arial" w:cs="Arial"/>
                <w:b/>
                <w:bCs/>
                <w:sz w:val="14"/>
                <w:szCs w:val="14"/>
                <w:lang w:eastAsia="ja-JP"/>
              </w:rPr>
            </w:pPr>
            <w:r w:rsidRPr="00315530">
              <w:rPr>
                <w:rFonts w:ascii="Arial" w:eastAsia="MS Mincho" w:hAnsi="Arial" w:cs="Arial"/>
                <w:b/>
                <w:bCs/>
                <w:sz w:val="14"/>
                <w:szCs w:val="14"/>
                <w:lang w:eastAsia="ja-JP"/>
              </w:rPr>
              <w:t>Source</w:t>
            </w:r>
          </w:p>
        </w:tc>
        <w:tc>
          <w:tcPr>
            <w:tcW w:w="4300" w:type="dxa"/>
            <w:tcBorders>
              <w:top w:val="single" w:sz="12" w:space="0" w:color="auto"/>
              <w:left w:val="nil"/>
              <w:bottom w:val="single" w:sz="4" w:space="0" w:color="auto"/>
              <w:right w:val="single" w:sz="12" w:space="0" w:color="auto"/>
            </w:tcBorders>
            <w:shd w:val="clear" w:color="auto" w:fill="C0C0C0"/>
            <w:vAlign w:val="center"/>
          </w:tcPr>
          <w:p w14:paraId="3EDA36D9" w14:textId="77777777" w:rsidR="007A5AC0" w:rsidRPr="00315530" w:rsidRDefault="007A5AC0" w:rsidP="009643F7">
            <w:pPr>
              <w:rPr>
                <w:rFonts w:ascii="Arial" w:eastAsia="MS Mincho" w:hAnsi="Arial" w:cs="Arial"/>
                <w:b/>
                <w:bCs/>
                <w:sz w:val="14"/>
                <w:szCs w:val="14"/>
                <w:lang w:eastAsia="ja-JP"/>
              </w:rPr>
            </w:pPr>
            <w:r w:rsidRPr="00315530">
              <w:rPr>
                <w:rFonts w:ascii="Arial" w:eastAsia="MS Mincho" w:hAnsi="Arial" w:cs="Arial"/>
                <w:b/>
                <w:bCs/>
                <w:sz w:val="14"/>
                <w:szCs w:val="14"/>
                <w:lang w:eastAsia="ja-JP"/>
              </w:rPr>
              <w:t>Conclusion/Decision</w:t>
            </w:r>
          </w:p>
        </w:tc>
      </w:tr>
      <w:tr w:rsidR="00315530" w:rsidRPr="00315530" w14:paraId="79220436" w14:textId="77777777" w:rsidTr="00541685">
        <w:trPr>
          <w:trHeight w:val="20"/>
        </w:trPr>
        <w:tc>
          <w:tcPr>
            <w:tcW w:w="1612" w:type="dxa"/>
            <w:tcBorders>
              <w:top w:val="single" w:sz="4" w:space="0" w:color="auto"/>
              <w:left w:val="single" w:sz="4" w:space="0" w:color="auto"/>
              <w:bottom w:val="single" w:sz="4" w:space="0" w:color="auto"/>
              <w:right w:val="single" w:sz="4" w:space="0" w:color="auto"/>
            </w:tcBorders>
            <w:shd w:val="clear" w:color="auto" w:fill="auto"/>
          </w:tcPr>
          <w:p w14:paraId="6666AA12" w14:textId="0C08DF7D" w:rsidR="00315530" w:rsidRPr="00315530" w:rsidRDefault="00315530" w:rsidP="00315530">
            <w:pPr>
              <w:rPr>
                <w:rFonts w:ascii="Arial" w:hAnsi="Arial" w:cs="Arial"/>
                <w:sz w:val="14"/>
                <w:szCs w:val="14"/>
              </w:rPr>
            </w:pPr>
          </w:p>
        </w:tc>
        <w:tc>
          <w:tcPr>
            <w:tcW w:w="5242" w:type="dxa"/>
            <w:tcBorders>
              <w:top w:val="single" w:sz="4" w:space="0" w:color="auto"/>
              <w:left w:val="nil"/>
              <w:bottom w:val="single" w:sz="4" w:space="0" w:color="auto"/>
              <w:right w:val="single" w:sz="4" w:space="0" w:color="auto"/>
            </w:tcBorders>
            <w:shd w:val="clear" w:color="auto" w:fill="auto"/>
          </w:tcPr>
          <w:p w14:paraId="0B97519B" w14:textId="5EF22F2E" w:rsidR="00315530" w:rsidRPr="00315530" w:rsidRDefault="00315530" w:rsidP="00315530">
            <w:pPr>
              <w:rPr>
                <w:rFonts w:ascii="Arial" w:hAnsi="Arial" w:cs="Arial"/>
                <w:sz w:val="14"/>
                <w:szCs w:val="14"/>
              </w:rPr>
            </w:pPr>
          </w:p>
        </w:tc>
        <w:tc>
          <w:tcPr>
            <w:tcW w:w="2554" w:type="dxa"/>
            <w:tcBorders>
              <w:top w:val="single" w:sz="4" w:space="0" w:color="auto"/>
              <w:left w:val="nil"/>
              <w:bottom w:val="single" w:sz="4" w:space="0" w:color="auto"/>
              <w:right w:val="single" w:sz="4" w:space="0" w:color="auto"/>
            </w:tcBorders>
            <w:shd w:val="clear" w:color="auto" w:fill="auto"/>
          </w:tcPr>
          <w:p w14:paraId="47224B59" w14:textId="30F26AA6" w:rsidR="00315530" w:rsidRPr="00315530" w:rsidRDefault="00315530" w:rsidP="00315530">
            <w:pPr>
              <w:rPr>
                <w:rFonts w:ascii="Arial" w:hAnsi="Arial" w:cs="Arial"/>
                <w:sz w:val="14"/>
                <w:szCs w:val="14"/>
              </w:rPr>
            </w:pPr>
          </w:p>
        </w:tc>
        <w:tc>
          <w:tcPr>
            <w:tcW w:w="4300" w:type="dxa"/>
            <w:tcBorders>
              <w:top w:val="single" w:sz="4" w:space="0" w:color="auto"/>
              <w:left w:val="nil"/>
              <w:bottom w:val="single" w:sz="4" w:space="0" w:color="auto"/>
              <w:right w:val="single" w:sz="4" w:space="0" w:color="auto"/>
            </w:tcBorders>
            <w:shd w:val="clear" w:color="auto" w:fill="auto"/>
            <w:vAlign w:val="center"/>
          </w:tcPr>
          <w:p w14:paraId="09B17D56" w14:textId="3B290D5D" w:rsidR="00315530" w:rsidRPr="00315530" w:rsidRDefault="00315530" w:rsidP="00315530">
            <w:pPr>
              <w:rPr>
                <w:rFonts w:ascii="Arial" w:eastAsia="SimSun" w:hAnsi="Arial" w:cs="Arial"/>
                <w:kern w:val="2"/>
                <w:sz w:val="14"/>
                <w:szCs w:val="14"/>
              </w:rPr>
            </w:pPr>
          </w:p>
        </w:tc>
      </w:tr>
      <w:tr w:rsidR="00B92D3B" w:rsidRPr="00315530" w14:paraId="119EC0BA" w14:textId="77777777" w:rsidTr="00541685">
        <w:trPr>
          <w:trHeight w:val="20"/>
        </w:trPr>
        <w:tc>
          <w:tcPr>
            <w:tcW w:w="1612" w:type="dxa"/>
            <w:tcBorders>
              <w:top w:val="single" w:sz="4" w:space="0" w:color="auto"/>
              <w:left w:val="single" w:sz="4" w:space="0" w:color="auto"/>
              <w:bottom w:val="single" w:sz="4" w:space="0" w:color="auto"/>
              <w:right w:val="single" w:sz="4" w:space="0" w:color="auto"/>
            </w:tcBorders>
            <w:shd w:val="clear" w:color="auto" w:fill="auto"/>
          </w:tcPr>
          <w:p w14:paraId="41CE58F2" w14:textId="325203D3" w:rsidR="00B92D3B" w:rsidRPr="00315530" w:rsidRDefault="00B92D3B" w:rsidP="00B92D3B">
            <w:pPr>
              <w:rPr>
                <w:rFonts w:ascii="Arial" w:hAnsi="Arial" w:cs="Arial"/>
                <w:sz w:val="14"/>
                <w:szCs w:val="14"/>
              </w:rPr>
            </w:pPr>
          </w:p>
        </w:tc>
        <w:tc>
          <w:tcPr>
            <w:tcW w:w="5242" w:type="dxa"/>
            <w:tcBorders>
              <w:top w:val="single" w:sz="4" w:space="0" w:color="auto"/>
              <w:left w:val="nil"/>
              <w:bottom w:val="single" w:sz="4" w:space="0" w:color="auto"/>
              <w:right w:val="single" w:sz="4" w:space="0" w:color="auto"/>
            </w:tcBorders>
            <w:shd w:val="clear" w:color="auto" w:fill="auto"/>
          </w:tcPr>
          <w:p w14:paraId="243715D4" w14:textId="774522B9" w:rsidR="00B92D3B" w:rsidRPr="00315530" w:rsidRDefault="00B92D3B" w:rsidP="00B92D3B">
            <w:pPr>
              <w:rPr>
                <w:rFonts w:ascii="Arial" w:hAnsi="Arial" w:cs="Arial"/>
                <w:sz w:val="14"/>
                <w:szCs w:val="14"/>
              </w:rPr>
            </w:pPr>
          </w:p>
        </w:tc>
        <w:tc>
          <w:tcPr>
            <w:tcW w:w="2554" w:type="dxa"/>
            <w:tcBorders>
              <w:top w:val="single" w:sz="4" w:space="0" w:color="auto"/>
              <w:left w:val="nil"/>
              <w:bottom w:val="single" w:sz="4" w:space="0" w:color="auto"/>
              <w:right w:val="single" w:sz="4" w:space="0" w:color="auto"/>
            </w:tcBorders>
            <w:shd w:val="clear" w:color="auto" w:fill="auto"/>
          </w:tcPr>
          <w:p w14:paraId="704D3EA7" w14:textId="68148BD4" w:rsidR="00B92D3B" w:rsidRPr="00315530" w:rsidRDefault="00B92D3B" w:rsidP="00B92D3B">
            <w:pPr>
              <w:rPr>
                <w:rFonts w:ascii="Arial" w:hAnsi="Arial" w:cs="Arial"/>
                <w:sz w:val="14"/>
                <w:szCs w:val="14"/>
              </w:rPr>
            </w:pPr>
          </w:p>
        </w:tc>
        <w:tc>
          <w:tcPr>
            <w:tcW w:w="4300" w:type="dxa"/>
            <w:tcBorders>
              <w:top w:val="single" w:sz="4" w:space="0" w:color="auto"/>
              <w:left w:val="nil"/>
              <w:bottom w:val="single" w:sz="4" w:space="0" w:color="auto"/>
              <w:right w:val="single" w:sz="4" w:space="0" w:color="auto"/>
            </w:tcBorders>
            <w:shd w:val="clear" w:color="auto" w:fill="auto"/>
            <w:vAlign w:val="center"/>
          </w:tcPr>
          <w:p w14:paraId="5E69884C" w14:textId="39E3828F" w:rsidR="00B92D3B" w:rsidRPr="00315530" w:rsidRDefault="00B92D3B" w:rsidP="00B92D3B">
            <w:pPr>
              <w:rPr>
                <w:rFonts w:ascii="Arial" w:eastAsia="SimSun" w:hAnsi="Arial" w:cs="Arial"/>
                <w:kern w:val="2"/>
                <w:sz w:val="14"/>
                <w:szCs w:val="14"/>
              </w:rPr>
            </w:pPr>
          </w:p>
        </w:tc>
      </w:tr>
      <w:tr w:rsidR="00B92D3B" w:rsidRPr="00315530" w14:paraId="33D21DFC" w14:textId="77777777" w:rsidTr="00541685">
        <w:trPr>
          <w:trHeight w:val="20"/>
        </w:trPr>
        <w:tc>
          <w:tcPr>
            <w:tcW w:w="1612" w:type="dxa"/>
            <w:tcBorders>
              <w:top w:val="single" w:sz="4" w:space="0" w:color="auto"/>
              <w:left w:val="single" w:sz="4" w:space="0" w:color="auto"/>
              <w:bottom w:val="single" w:sz="4" w:space="0" w:color="auto"/>
              <w:right w:val="single" w:sz="4" w:space="0" w:color="auto"/>
            </w:tcBorders>
            <w:shd w:val="clear" w:color="auto" w:fill="auto"/>
          </w:tcPr>
          <w:p w14:paraId="32F1BCE8" w14:textId="5562B9DF" w:rsidR="00B92D3B" w:rsidRPr="00315530" w:rsidRDefault="00B92D3B" w:rsidP="00B92D3B">
            <w:pPr>
              <w:rPr>
                <w:rFonts w:ascii="Arial" w:hAnsi="Arial" w:cs="Arial"/>
                <w:sz w:val="14"/>
                <w:szCs w:val="14"/>
              </w:rPr>
            </w:pPr>
          </w:p>
        </w:tc>
        <w:tc>
          <w:tcPr>
            <w:tcW w:w="5242" w:type="dxa"/>
            <w:tcBorders>
              <w:top w:val="single" w:sz="4" w:space="0" w:color="auto"/>
              <w:left w:val="nil"/>
              <w:bottom w:val="single" w:sz="4" w:space="0" w:color="auto"/>
              <w:right w:val="single" w:sz="4" w:space="0" w:color="auto"/>
            </w:tcBorders>
            <w:shd w:val="clear" w:color="auto" w:fill="auto"/>
          </w:tcPr>
          <w:p w14:paraId="7EE8ED0A" w14:textId="1CC1E45E" w:rsidR="00B92D3B" w:rsidRPr="00315530" w:rsidRDefault="00B92D3B" w:rsidP="00B92D3B">
            <w:pPr>
              <w:rPr>
                <w:rFonts w:ascii="Arial" w:hAnsi="Arial" w:cs="Arial"/>
                <w:sz w:val="14"/>
                <w:szCs w:val="14"/>
              </w:rPr>
            </w:pPr>
          </w:p>
        </w:tc>
        <w:tc>
          <w:tcPr>
            <w:tcW w:w="2554" w:type="dxa"/>
            <w:tcBorders>
              <w:top w:val="single" w:sz="4" w:space="0" w:color="auto"/>
              <w:left w:val="nil"/>
              <w:bottom w:val="single" w:sz="4" w:space="0" w:color="auto"/>
              <w:right w:val="single" w:sz="4" w:space="0" w:color="auto"/>
            </w:tcBorders>
            <w:shd w:val="clear" w:color="auto" w:fill="auto"/>
          </w:tcPr>
          <w:p w14:paraId="48DA93E4" w14:textId="5FBE25ED" w:rsidR="00B92D3B" w:rsidRPr="00315530" w:rsidRDefault="00B92D3B" w:rsidP="00B92D3B">
            <w:pPr>
              <w:rPr>
                <w:rFonts w:ascii="Arial" w:hAnsi="Arial" w:cs="Arial"/>
                <w:sz w:val="14"/>
                <w:szCs w:val="14"/>
              </w:rPr>
            </w:pPr>
          </w:p>
        </w:tc>
        <w:tc>
          <w:tcPr>
            <w:tcW w:w="4300" w:type="dxa"/>
            <w:tcBorders>
              <w:top w:val="single" w:sz="4" w:space="0" w:color="auto"/>
              <w:left w:val="nil"/>
              <w:bottom w:val="single" w:sz="4" w:space="0" w:color="auto"/>
              <w:right w:val="single" w:sz="4" w:space="0" w:color="auto"/>
            </w:tcBorders>
            <w:shd w:val="clear" w:color="auto" w:fill="auto"/>
            <w:vAlign w:val="center"/>
          </w:tcPr>
          <w:p w14:paraId="04686407" w14:textId="0F698FCB" w:rsidR="00B92D3B" w:rsidRPr="00315530" w:rsidRDefault="00B92D3B" w:rsidP="00B92D3B">
            <w:pPr>
              <w:rPr>
                <w:rFonts w:ascii="Arial" w:eastAsia="SimSun" w:hAnsi="Arial" w:cs="Arial"/>
                <w:kern w:val="2"/>
                <w:sz w:val="14"/>
                <w:szCs w:val="14"/>
              </w:rPr>
            </w:pPr>
          </w:p>
        </w:tc>
      </w:tr>
    </w:tbl>
    <w:p w14:paraId="37398D75" w14:textId="44F54BD9" w:rsidR="007A5AC0" w:rsidRPr="009537ED" w:rsidRDefault="007A5AC0" w:rsidP="009643F7">
      <w:pPr>
        <w:rPr>
          <w:rFonts w:ascii="Times New Roman" w:eastAsia="SimSun" w:hAnsi="Times New Roman"/>
          <w:kern w:val="2"/>
          <w:szCs w:val="20"/>
        </w:rPr>
      </w:pPr>
    </w:p>
    <w:p w14:paraId="7E6D4450" w14:textId="77777777" w:rsidR="007A7F63" w:rsidRPr="009537ED" w:rsidRDefault="007A7F63" w:rsidP="007A7F63"/>
    <w:p w14:paraId="35F4A0AA" w14:textId="5563B078" w:rsidR="007A5AC0" w:rsidRPr="009537ED" w:rsidRDefault="007A5AC0" w:rsidP="009643F7">
      <w:pPr>
        <w:pStyle w:val="Heading1"/>
        <w:numPr>
          <w:ilvl w:val="0"/>
          <w:numId w:val="0"/>
        </w:numPr>
        <w:spacing w:before="0" w:after="0"/>
        <w:rPr>
          <w:rFonts w:ascii="Times New Roman" w:hAnsi="Times New Roman" w:cs="Times New Roman"/>
          <w:sz w:val="20"/>
          <w:szCs w:val="20"/>
        </w:rPr>
      </w:pPr>
      <w:r w:rsidRPr="009537ED">
        <w:rPr>
          <w:rFonts w:ascii="Times New Roman" w:hAnsi="Times New Roman" w:cs="Times New Roman"/>
          <w:sz w:val="20"/>
          <w:szCs w:val="20"/>
        </w:rPr>
        <w:br w:type="page"/>
      </w:r>
      <w:bookmarkStart w:id="476" w:name="_Toc173405077"/>
      <w:r w:rsidRPr="009537ED">
        <w:rPr>
          <w:rFonts w:ascii="Times New Roman" w:hAnsi="Times New Roman" w:cs="Times New Roman"/>
          <w:sz w:val="20"/>
          <w:szCs w:val="20"/>
        </w:rPr>
        <w:lastRenderedPageBreak/>
        <w:t>Annex</w:t>
      </w:r>
      <w:r w:rsidR="00233210" w:rsidRPr="009537ED">
        <w:rPr>
          <w:rFonts w:ascii="Times New Roman" w:hAnsi="Times New Roman" w:cs="Times New Roman"/>
          <w:sz w:val="20"/>
          <w:szCs w:val="20"/>
        </w:rPr>
        <w:t xml:space="preserve"> </w:t>
      </w:r>
      <w:r w:rsidRPr="009537ED">
        <w:rPr>
          <w:rFonts w:ascii="Times New Roman" w:hAnsi="Times New Roman" w:cs="Times New Roman"/>
          <w:sz w:val="20"/>
          <w:szCs w:val="20"/>
        </w:rPr>
        <w:t>F:</w:t>
      </w:r>
      <w:r w:rsidRPr="009537ED">
        <w:rPr>
          <w:rFonts w:ascii="Times New Roman" w:hAnsi="Times New Roman" w:cs="Times New Roman"/>
          <w:sz w:val="20"/>
          <w:szCs w:val="20"/>
        </w:rPr>
        <w:tab/>
        <w:t>List</w:t>
      </w:r>
      <w:r w:rsidR="00233210" w:rsidRPr="009537ED">
        <w:rPr>
          <w:rFonts w:ascii="Times New Roman" w:hAnsi="Times New Roman" w:cs="Times New Roman"/>
          <w:sz w:val="20"/>
          <w:szCs w:val="20"/>
        </w:rPr>
        <w:t xml:space="preserve"> </w:t>
      </w:r>
      <w:r w:rsidRPr="009537ED">
        <w:rPr>
          <w:rFonts w:ascii="Times New Roman" w:hAnsi="Times New Roman" w:cs="Times New Roman"/>
          <w:sz w:val="20"/>
          <w:szCs w:val="20"/>
        </w:rPr>
        <w:t>of</w:t>
      </w:r>
      <w:r w:rsidR="00233210" w:rsidRPr="009537ED">
        <w:rPr>
          <w:rFonts w:ascii="Times New Roman" w:hAnsi="Times New Roman" w:cs="Times New Roman"/>
          <w:sz w:val="20"/>
          <w:szCs w:val="20"/>
        </w:rPr>
        <w:t xml:space="preserve"> </w:t>
      </w:r>
      <w:r w:rsidRPr="009537ED">
        <w:rPr>
          <w:rFonts w:ascii="Times New Roman" w:hAnsi="Times New Roman" w:cs="Times New Roman"/>
          <w:sz w:val="20"/>
          <w:szCs w:val="20"/>
        </w:rPr>
        <w:t>actions</w:t>
      </w:r>
      <w:bookmarkEnd w:id="476"/>
    </w:p>
    <w:p w14:paraId="6C75DD42" w14:textId="00B61BE0" w:rsidR="00DD6A22" w:rsidRPr="009537ED" w:rsidRDefault="00DD6A22" w:rsidP="00DD6A22"/>
    <w:p w14:paraId="04C46776" w14:textId="35E12DCC" w:rsidR="007A5AC0" w:rsidRPr="009537ED" w:rsidRDefault="00DE04FB" w:rsidP="0078744C">
      <w:pPr>
        <w:numPr>
          <w:ilvl w:val="0"/>
          <w:numId w:val="9"/>
        </w:numPr>
        <w:rPr>
          <w:rFonts w:ascii="Times New Roman" w:hAnsi="Times New Roman"/>
          <w:b/>
          <w:szCs w:val="20"/>
        </w:rPr>
      </w:pPr>
      <w:r w:rsidRPr="009537ED">
        <w:rPr>
          <w:rFonts w:ascii="Times New Roman" w:hAnsi="Times New Roman"/>
          <w:b/>
          <w:szCs w:val="20"/>
        </w:rPr>
        <w:t>Outgoing</w:t>
      </w:r>
      <w:r w:rsidR="00233210" w:rsidRPr="009537ED">
        <w:rPr>
          <w:rFonts w:ascii="Times New Roman" w:hAnsi="Times New Roman"/>
          <w:b/>
          <w:szCs w:val="20"/>
        </w:rPr>
        <w:t xml:space="preserve"> </w:t>
      </w:r>
      <w:r w:rsidRPr="009537ED">
        <w:rPr>
          <w:rFonts w:ascii="Times New Roman" w:hAnsi="Times New Roman"/>
          <w:b/>
          <w:szCs w:val="20"/>
        </w:rPr>
        <w:t>LS</w:t>
      </w:r>
    </w:p>
    <w:p w14:paraId="6D3B578A" w14:textId="43B1D326" w:rsidR="00536D59" w:rsidRDefault="00536D59" w:rsidP="00536D59"/>
    <w:p w14:paraId="439AE403" w14:textId="182920F7" w:rsidR="00633977" w:rsidRDefault="00633977" w:rsidP="00536D59">
      <w:r>
        <w:t>None.</w:t>
      </w:r>
    </w:p>
    <w:p w14:paraId="129FD946" w14:textId="77777777" w:rsidR="00633977" w:rsidRPr="009537ED" w:rsidRDefault="00633977" w:rsidP="00536D59"/>
    <w:p w14:paraId="5B6C8FCD" w14:textId="77777777" w:rsidR="00DD6A22" w:rsidRPr="009537ED" w:rsidRDefault="00DD6A22" w:rsidP="00DD6A22">
      <w:pPr>
        <w:numPr>
          <w:ilvl w:val="0"/>
          <w:numId w:val="9"/>
        </w:numPr>
        <w:rPr>
          <w:rFonts w:ascii="Times New Roman" w:hAnsi="Times New Roman"/>
          <w:b/>
          <w:szCs w:val="20"/>
        </w:rPr>
      </w:pPr>
      <w:r w:rsidRPr="009537ED">
        <w:rPr>
          <w:rFonts w:ascii="Times New Roman" w:hAnsi="Times New Roman"/>
          <w:b/>
          <w:szCs w:val="20"/>
        </w:rPr>
        <w:t>CR approval</w:t>
      </w:r>
    </w:p>
    <w:p w14:paraId="55C7EEFD" w14:textId="77777777" w:rsidR="00A06162" w:rsidRPr="0025433A" w:rsidRDefault="00A06162" w:rsidP="0025433A">
      <w:pPr>
        <w:rPr>
          <w:rFonts w:ascii="Times New Roman" w:hAnsi="Times New Roman"/>
        </w:rPr>
      </w:pPr>
    </w:p>
    <w:p w14:paraId="2830CE6E" w14:textId="0928526C" w:rsidR="0025433A" w:rsidRDefault="0025433A" w:rsidP="0025433A">
      <w:pPr>
        <w:rPr>
          <w:rFonts w:ascii="Times New Roman" w:hAnsi="Times New Roman"/>
          <w:highlight w:val="cyan"/>
          <w:lang w:val="en-US" w:eastAsia="ko-KR"/>
        </w:rPr>
      </w:pPr>
      <w:r w:rsidRPr="0025433A">
        <w:rPr>
          <w:rFonts w:ascii="Times New Roman" w:hAnsi="Times New Roman"/>
          <w:highlight w:val="cyan"/>
          <w:lang w:val="en-US" w:eastAsia="ko-KR"/>
        </w:rPr>
        <w:t xml:space="preserve">[Post-117-AlignmentCR-Spec##-Rel##] </w:t>
      </w:r>
      <w:r>
        <w:rPr>
          <w:rFonts w:ascii="Times New Roman" w:hAnsi="Times New Roman"/>
          <w:highlight w:val="cyan"/>
          <w:lang w:val="en-US" w:eastAsia="ko-KR"/>
        </w:rPr>
        <w:t>– Spec editors</w:t>
      </w:r>
    </w:p>
    <w:p w14:paraId="7B25AEFD" w14:textId="1F20F550" w:rsidR="0025433A" w:rsidRDefault="0025433A" w:rsidP="0025433A">
      <w:pPr>
        <w:rPr>
          <w:rFonts w:ascii="Times New Roman" w:hAnsi="Times New Roman"/>
          <w:lang w:val="en-US" w:eastAsia="ko-KR"/>
        </w:rPr>
      </w:pPr>
      <w:r w:rsidRPr="0025433A">
        <w:rPr>
          <w:rFonts w:ascii="Times New Roman" w:hAnsi="Times New Roman"/>
          <w:highlight w:val="cyan"/>
          <w:lang w:val="en-US" w:eastAsia="ko-KR"/>
        </w:rPr>
        <w:t>Review and final endorsement of CR from May 29 until May 30</w:t>
      </w:r>
    </w:p>
    <w:p w14:paraId="285B712E" w14:textId="77777777" w:rsidR="001965E4" w:rsidRDefault="001965E4" w:rsidP="0025433A">
      <w:pPr>
        <w:rPr>
          <w:rFonts w:ascii="Times New Roman" w:hAnsi="Times New Roman"/>
          <w:lang w:val="en-US" w:eastAsia="ko-KR"/>
        </w:rPr>
      </w:pPr>
    </w:p>
    <w:p w14:paraId="5CD25EE6" w14:textId="2A6A9FBC" w:rsidR="001965E4" w:rsidRPr="00206AFD" w:rsidRDefault="001965E4" w:rsidP="0025433A">
      <w:pPr>
        <w:rPr>
          <w:rFonts w:ascii="Times New Roman" w:hAnsi="Times New Roman"/>
          <w:b/>
          <w:bCs/>
          <w:lang w:val="en-US" w:eastAsia="ko-KR"/>
        </w:rPr>
      </w:pPr>
      <w:r w:rsidRPr="00206AFD">
        <w:rPr>
          <w:rFonts w:ascii="Times New Roman" w:hAnsi="Times New Roman"/>
          <w:b/>
          <w:bCs/>
          <w:lang w:val="en-US" w:eastAsia="ko-KR"/>
        </w:rPr>
        <w:t>// Editorial corrections/alignment CRs</w:t>
      </w:r>
    </w:p>
    <w:p w14:paraId="6E76738B" w14:textId="7EAE91BF" w:rsidR="001965E4" w:rsidRPr="00311060" w:rsidRDefault="006F79AF" w:rsidP="001965E4">
      <w:pPr>
        <w:rPr>
          <w:rFonts w:ascii="Times New Roman" w:hAnsi="Times New Roman"/>
          <w:b/>
          <w:bCs/>
          <w:lang w:val="en-US" w:eastAsia="ko-KR"/>
        </w:rPr>
      </w:pPr>
      <w:hyperlink r:id="rId2816" w:history="1">
        <w:r>
          <w:rPr>
            <w:rStyle w:val="Hyperlink"/>
            <w:rFonts w:ascii="Times New Roman" w:hAnsi="Times New Roman"/>
            <w:b/>
            <w:bCs/>
            <w:highlight w:val="green"/>
            <w:lang w:val="en-US" w:eastAsia="ko-KR"/>
          </w:rPr>
          <w:t>R1-2405752</w:t>
        </w:r>
      </w:hyperlink>
      <w:r w:rsidR="001965E4" w:rsidRPr="00311060">
        <w:rPr>
          <w:rFonts w:ascii="Times New Roman" w:hAnsi="Times New Roman"/>
          <w:b/>
          <w:bCs/>
          <w:lang w:val="en-US" w:eastAsia="ko-KR"/>
        </w:rPr>
        <w:tab/>
        <w:t>Rel-16 editorial corrections for TS 38.212</w:t>
      </w:r>
      <w:r w:rsidR="001965E4" w:rsidRPr="00311060">
        <w:rPr>
          <w:rFonts w:ascii="Times New Roman" w:hAnsi="Times New Roman"/>
          <w:b/>
          <w:bCs/>
          <w:lang w:val="en-US" w:eastAsia="ko-KR"/>
        </w:rPr>
        <w:tab/>
        <w:t>Huawei</w:t>
      </w:r>
    </w:p>
    <w:p w14:paraId="513B9C72" w14:textId="466DC91C" w:rsidR="001965E4" w:rsidRDefault="001965E4" w:rsidP="001965E4">
      <w:pPr>
        <w:rPr>
          <w:rFonts w:ascii="Times New Roman" w:hAnsi="Times New Roman"/>
          <w:lang w:val="en-US" w:eastAsia="ko-KR"/>
        </w:rPr>
      </w:pPr>
      <w:r>
        <w:rPr>
          <w:rFonts w:ascii="Times New Roman" w:hAnsi="Times New Roman"/>
          <w:lang w:val="en-US" w:eastAsia="ko-KR"/>
        </w:rPr>
        <w:t>(</w:t>
      </w:r>
      <w:r w:rsidRPr="00FC1BCE">
        <w:rPr>
          <w:rFonts w:ascii="Times New Roman" w:hAnsi="Times New Roman"/>
          <w:lang w:val="en-US" w:eastAsia="ko-KR"/>
        </w:rPr>
        <w:t>Rel-16</w:t>
      </w:r>
      <w:r>
        <w:rPr>
          <w:rFonts w:ascii="Times New Roman" w:hAnsi="Times New Roman"/>
          <w:lang w:val="en-US" w:eastAsia="ko-KR"/>
        </w:rPr>
        <w:t xml:space="preserve">, </w:t>
      </w:r>
      <w:r w:rsidRPr="00FC1BCE">
        <w:rPr>
          <w:rFonts w:ascii="Times New Roman" w:hAnsi="Times New Roman"/>
          <w:lang w:val="en-US" w:eastAsia="ko-KR"/>
        </w:rPr>
        <w:t>38.212</w:t>
      </w:r>
      <w:r>
        <w:rPr>
          <w:rFonts w:ascii="Times New Roman" w:hAnsi="Times New Roman"/>
          <w:lang w:val="en-US" w:eastAsia="ko-KR"/>
        </w:rPr>
        <w:t xml:space="preserve">, </w:t>
      </w:r>
      <w:r w:rsidRPr="00FC1BCE">
        <w:rPr>
          <w:rFonts w:ascii="Times New Roman" w:hAnsi="Times New Roman"/>
          <w:lang w:val="en-US" w:eastAsia="ko-KR"/>
        </w:rPr>
        <w:t>NR_eMIMO-Core, NR_L1enh_URLLC-Core</w:t>
      </w:r>
      <w:r>
        <w:rPr>
          <w:rFonts w:ascii="Times New Roman" w:hAnsi="Times New Roman"/>
          <w:lang w:val="en-US" w:eastAsia="ko-KR"/>
        </w:rPr>
        <w:t>, CR</w:t>
      </w:r>
      <w:r w:rsidRPr="00FC1BCE">
        <w:rPr>
          <w:rFonts w:ascii="Times New Roman" w:hAnsi="Times New Roman"/>
          <w:lang w:val="en-US" w:eastAsia="ko-KR"/>
        </w:rPr>
        <w:t>0197</w:t>
      </w:r>
      <w:r>
        <w:rPr>
          <w:rFonts w:ascii="Times New Roman" w:hAnsi="Times New Roman"/>
          <w:lang w:val="en-US" w:eastAsia="ko-KR"/>
        </w:rPr>
        <w:t xml:space="preserve">,Cat </w:t>
      </w:r>
      <w:r w:rsidRPr="00FC1BCE">
        <w:rPr>
          <w:rFonts w:ascii="Times New Roman" w:hAnsi="Times New Roman"/>
          <w:lang w:val="en-US" w:eastAsia="ko-KR"/>
        </w:rPr>
        <w:t>F</w:t>
      </w:r>
      <w:r>
        <w:rPr>
          <w:rFonts w:ascii="Times New Roman" w:hAnsi="Times New Roman"/>
          <w:lang w:val="en-US" w:eastAsia="ko-KR"/>
        </w:rPr>
        <w:t>)</w:t>
      </w:r>
      <w:r w:rsidR="00311060" w:rsidRPr="00087563">
        <w:rPr>
          <w:rFonts w:ascii="Times New Roman" w:hAnsi="Times New Roman"/>
          <w:lang w:eastAsia="ko-KR"/>
        </w:rPr>
        <w:t xml:space="preserve"> is agree</w:t>
      </w:r>
      <w:r w:rsidR="00311060">
        <w:rPr>
          <w:rFonts w:ascii="Times New Roman" w:hAnsi="Times New Roman"/>
          <w:lang w:eastAsia="ko-KR"/>
        </w:rPr>
        <w:t>d.</w:t>
      </w:r>
    </w:p>
    <w:p w14:paraId="35D47EE0" w14:textId="76560130" w:rsidR="00206AFD" w:rsidRPr="00311060" w:rsidRDefault="006F79AF" w:rsidP="00206AFD">
      <w:pPr>
        <w:rPr>
          <w:rFonts w:ascii="Times New Roman" w:hAnsi="Times New Roman"/>
          <w:b/>
          <w:bCs/>
          <w:lang w:val="en-US" w:eastAsia="ko-KR"/>
        </w:rPr>
      </w:pPr>
      <w:hyperlink r:id="rId2817" w:history="1">
        <w:r>
          <w:rPr>
            <w:rStyle w:val="Hyperlink"/>
            <w:rFonts w:ascii="Times New Roman" w:hAnsi="Times New Roman"/>
            <w:b/>
            <w:bCs/>
            <w:highlight w:val="green"/>
            <w:lang w:val="en-US" w:eastAsia="ko-KR"/>
          </w:rPr>
          <w:t>R1-2405756</w:t>
        </w:r>
      </w:hyperlink>
      <w:r w:rsidR="00206AFD" w:rsidRPr="00311060">
        <w:rPr>
          <w:rFonts w:ascii="Times New Roman" w:hAnsi="Times New Roman"/>
          <w:b/>
          <w:bCs/>
          <w:lang w:val="en-US" w:eastAsia="ko-KR"/>
        </w:rPr>
        <w:tab/>
        <w:t>Rel-16 editorial corrections for TS 38.212 (mirrored to Rel-17)</w:t>
      </w:r>
      <w:r w:rsidR="00206AFD" w:rsidRPr="00311060">
        <w:rPr>
          <w:rFonts w:ascii="Times New Roman" w:hAnsi="Times New Roman"/>
          <w:b/>
          <w:bCs/>
          <w:lang w:val="en-US" w:eastAsia="ko-KR"/>
        </w:rPr>
        <w:tab/>
        <w:t>Huawei</w:t>
      </w:r>
    </w:p>
    <w:p w14:paraId="3414217B" w14:textId="7CC91667" w:rsidR="00206AFD" w:rsidRPr="00FC1BCE" w:rsidRDefault="00206AFD" w:rsidP="00206AFD">
      <w:pPr>
        <w:rPr>
          <w:rFonts w:ascii="Times New Roman" w:hAnsi="Times New Roman"/>
          <w:lang w:val="en-US" w:eastAsia="ko-KR"/>
        </w:rPr>
      </w:pPr>
      <w:r>
        <w:rPr>
          <w:rFonts w:ascii="Times New Roman" w:hAnsi="Times New Roman"/>
          <w:lang w:val="en-US" w:eastAsia="ko-KR"/>
        </w:rPr>
        <w:t>(</w:t>
      </w:r>
      <w:r w:rsidRPr="00FC1BCE">
        <w:rPr>
          <w:rFonts w:ascii="Times New Roman" w:hAnsi="Times New Roman"/>
          <w:lang w:val="en-US" w:eastAsia="ko-KR"/>
        </w:rPr>
        <w:t>Rel-17</w:t>
      </w:r>
      <w:r>
        <w:rPr>
          <w:rFonts w:ascii="Times New Roman" w:hAnsi="Times New Roman"/>
          <w:lang w:val="en-US" w:eastAsia="ko-KR"/>
        </w:rPr>
        <w:t xml:space="preserve">, </w:t>
      </w:r>
      <w:r w:rsidRPr="00FC1BCE">
        <w:rPr>
          <w:rFonts w:ascii="Times New Roman" w:hAnsi="Times New Roman"/>
          <w:lang w:val="en-US" w:eastAsia="ko-KR"/>
        </w:rPr>
        <w:t>38.212</w:t>
      </w:r>
      <w:r>
        <w:rPr>
          <w:rFonts w:ascii="Times New Roman" w:hAnsi="Times New Roman"/>
          <w:lang w:val="en-US" w:eastAsia="ko-KR"/>
        </w:rPr>
        <w:t xml:space="preserve">, </w:t>
      </w:r>
      <w:r w:rsidRPr="00FC1BCE">
        <w:rPr>
          <w:rFonts w:ascii="Times New Roman" w:hAnsi="Times New Roman"/>
          <w:lang w:val="en-US" w:eastAsia="ko-KR"/>
        </w:rPr>
        <w:t>NR_eMIMO-Core, NR_L1enh_URLLC-Core</w:t>
      </w:r>
      <w:r>
        <w:rPr>
          <w:rFonts w:ascii="Times New Roman" w:hAnsi="Times New Roman"/>
          <w:lang w:val="en-US" w:eastAsia="ko-KR"/>
        </w:rPr>
        <w:t>, CR</w:t>
      </w:r>
      <w:r w:rsidRPr="00FC1BCE">
        <w:rPr>
          <w:rFonts w:ascii="Times New Roman" w:hAnsi="Times New Roman"/>
          <w:lang w:val="en-US" w:eastAsia="ko-KR"/>
        </w:rPr>
        <w:t>0201</w:t>
      </w:r>
      <w:r>
        <w:rPr>
          <w:rFonts w:ascii="Times New Roman" w:hAnsi="Times New Roman"/>
          <w:lang w:val="en-US" w:eastAsia="ko-KR"/>
        </w:rPr>
        <w:t xml:space="preserve">, Cat </w:t>
      </w:r>
      <w:r w:rsidRPr="00FC1BCE">
        <w:rPr>
          <w:rFonts w:ascii="Times New Roman" w:hAnsi="Times New Roman"/>
          <w:lang w:val="en-US" w:eastAsia="ko-KR"/>
        </w:rPr>
        <w:t>A</w:t>
      </w:r>
      <w:r>
        <w:rPr>
          <w:rFonts w:ascii="Times New Roman" w:hAnsi="Times New Roman"/>
          <w:lang w:val="en-US" w:eastAsia="ko-KR"/>
        </w:rPr>
        <w:t>)</w:t>
      </w:r>
      <w:r w:rsidR="00311060" w:rsidRPr="00087563">
        <w:rPr>
          <w:rFonts w:ascii="Times New Roman" w:hAnsi="Times New Roman"/>
          <w:lang w:eastAsia="ko-KR"/>
        </w:rPr>
        <w:t xml:space="preserve"> is agree</w:t>
      </w:r>
      <w:r w:rsidR="00311060">
        <w:rPr>
          <w:rFonts w:ascii="Times New Roman" w:hAnsi="Times New Roman"/>
          <w:lang w:eastAsia="ko-KR"/>
        </w:rPr>
        <w:t>d.</w:t>
      </w:r>
    </w:p>
    <w:p w14:paraId="035537D1" w14:textId="7541D394" w:rsidR="00206AFD" w:rsidRPr="00311060" w:rsidRDefault="006F79AF" w:rsidP="00206AFD">
      <w:pPr>
        <w:rPr>
          <w:rFonts w:ascii="Times New Roman" w:hAnsi="Times New Roman"/>
          <w:b/>
          <w:bCs/>
          <w:lang w:val="en-US" w:eastAsia="ko-KR"/>
        </w:rPr>
      </w:pPr>
      <w:hyperlink r:id="rId2818" w:history="1">
        <w:r>
          <w:rPr>
            <w:rStyle w:val="Hyperlink"/>
            <w:rFonts w:ascii="Times New Roman" w:hAnsi="Times New Roman"/>
            <w:b/>
            <w:bCs/>
            <w:highlight w:val="green"/>
            <w:lang w:val="en-US" w:eastAsia="ko-KR"/>
          </w:rPr>
          <w:t>R1-2405757</w:t>
        </w:r>
      </w:hyperlink>
      <w:r w:rsidR="00206AFD" w:rsidRPr="00311060">
        <w:rPr>
          <w:rFonts w:ascii="Times New Roman" w:hAnsi="Times New Roman"/>
          <w:b/>
          <w:bCs/>
          <w:lang w:val="en-US" w:eastAsia="ko-KR"/>
        </w:rPr>
        <w:tab/>
        <w:t>Rel-16 editorial corrections for TS 38.212 (mirrored to Rel-18)</w:t>
      </w:r>
      <w:r w:rsidR="00206AFD" w:rsidRPr="00311060">
        <w:rPr>
          <w:rFonts w:ascii="Times New Roman" w:hAnsi="Times New Roman"/>
          <w:b/>
          <w:bCs/>
          <w:lang w:val="en-US" w:eastAsia="ko-KR"/>
        </w:rPr>
        <w:tab/>
        <w:t>Huawei</w:t>
      </w:r>
    </w:p>
    <w:p w14:paraId="774AEF04" w14:textId="496D6873" w:rsidR="00206AFD" w:rsidRPr="00FC1BCE" w:rsidRDefault="00206AFD" w:rsidP="00206AFD">
      <w:pPr>
        <w:rPr>
          <w:rFonts w:ascii="Times New Roman" w:hAnsi="Times New Roman"/>
          <w:lang w:val="en-US" w:eastAsia="ko-KR"/>
        </w:rPr>
      </w:pPr>
      <w:r>
        <w:rPr>
          <w:rFonts w:ascii="Times New Roman" w:hAnsi="Times New Roman"/>
          <w:lang w:val="en-US" w:eastAsia="ko-KR"/>
        </w:rPr>
        <w:t>(</w:t>
      </w:r>
      <w:r w:rsidRPr="00FC1BCE">
        <w:rPr>
          <w:rFonts w:ascii="Times New Roman" w:hAnsi="Times New Roman"/>
          <w:lang w:val="en-US" w:eastAsia="ko-KR"/>
        </w:rPr>
        <w:t>Rel-18</w:t>
      </w:r>
      <w:r>
        <w:rPr>
          <w:rFonts w:ascii="Times New Roman" w:hAnsi="Times New Roman"/>
          <w:lang w:val="en-US" w:eastAsia="ko-KR"/>
        </w:rPr>
        <w:t xml:space="preserve">, </w:t>
      </w:r>
      <w:r w:rsidRPr="00FC1BCE">
        <w:rPr>
          <w:rFonts w:ascii="Times New Roman" w:hAnsi="Times New Roman"/>
          <w:lang w:val="en-US" w:eastAsia="ko-KR"/>
        </w:rPr>
        <w:t>38.212</w:t>
      </w:r>
      <w:r>
        <w:rPr>
          <w:rFonts w:ascii="Times New Roman" w:hAnsi="Times New Roman"/>
          <w:lang w:val="en-US" w:eastAsia="ko-KR"/>
        </w:rPr>
        <w:t xml:space="preserve">, </w:t>
      </w:r>
      <w:r w:rsidRPr="00FC1BCE">
        <w:rPr>
          <w:rFonts w:ascii="Times New Roman" w:hAnsi="Times New Roman"/>
          <w:lang w:val="en-US" w:eastAsia="ko-KR"/>
        </w:rPr>
        <w:t>NR_eMIMO-Core, NR_L1enh_URLLC-Core</w:t>
      </w:r>
      <w:r>
        <w:rPr>
          <w:rFonts w:ascii="Times New Roman" w:hAnsi="Times New Roman"/>
          <w:lang w:val="en-US" w:eastAsia="ko-KR"/>
        </w:rPr>
        <w:t>, CR</w:t>
      </w:r>
      <w:r w:rsidRPr="00FC1BCE">
        <w:rPr>
          <w:rFonts w:ascii="Times New Roman" w:hAnsi="Times New Roman"/>
          <w:lang w:val="en-US" w:eastAsia="ko-KR"/>
        </w:rPr>
        <w:t>0202</w:t>
      </w:r>
      <w:r>
        <w:rPr>
          <w:rFonts w:ascii="Times New Roman" w:hAnsi="Times New Roman"/>
          <w:lang w:val="en-US" w:eastAsia="ko-KR"/>
        </w:rPr>
        <w:t xml:space="preserve">, Cat </w:t>
      </w:r>
      <w:r w:rsidRPr="00FC1BCE">
        <w:rPr>
          <w:rFonts w:ascii="Times New Roman" w:hAnsi="Times New Roman"/>
          <w:lang w:val="en-US" w:eastAsia="ko-KR"/>
        </w:rPr>
        <w:t>A</w:t>
      </w:r>
      <w:r>
        <w:rPr>
          <w:rFonts w:ascii="Times New Roman" w:hAnsi="Times New Roman"/>
          <w:lang w:val="en-US" w:eastAsia="ko-KR"/>
        </w:rPr>
        <w:t>)</w:t>
      </w:r>
      <w:r w:rsidRPr="00FC1BCE">
        <w:rPr>
          <w:rFonts w:ascii="Times New Roman" w:hAnsi="Times New Roman"/>
          <w:lang w:val="en-US" w:eastAsia="ko-KR"/>
        </w:rPr>
        <w:tab/>
      </w:r>
      <w:r w:rsidR="00311060" w:rsidRPr="00087563">
        <w:rPr>
          <w:rFonts w:ascii="Times New Roman" w:hAnsi="Times New Roman"/>
          <w:lang w:eastAsia="ko-KR"/>
        </w:rPr>
        <w:t>is agree</w:t>
      </w:r>
      <w:r w:rsidR="00311060">
        <w:rPr>
          <w:rFonts w:ascii="Times New Roman" w:hAnsi="Times New Roman"/>
          <w:lang w:eastAsia="ko-KR"/>
        </w:rPr>
        <w:t>d.</w:t>
      </w:r>
    </w:p>
    <w:p w14:paraId="12E6A855" w14:textId="77777777" w:rsidR="00206AFD" w:rsidRDefault="00206AFD" w:rsidP="001965E4">
      <w:pPr>
        <w:rPr>
          <w:rFonts w:ascii="Times New Roman" w:hAnsi="Times New Roman"/>
          <w:lang w:val="en-US" w:eastAsia="ko-KR"/>
        </w:rPr>
      </w:pPr>
    </w:p>
    <w:p w14:paraId="26A59BB5" w14:textId="72C46B86" w:rsidR="00482E37" w:rsidRPr="002C1BAC" w:rsidRDefault="006F79AF" w:rsidP="00482E37">
      <w:pPr>
        <w:rPr>
          <w:rFonts w:ascii="Times New Roman" w:hAnsi="Times New Roman"/>
          <w:b/>
          <w:bCs/>
          <w:lang w:val="en-US" w:eastAsia="ko-KR"/>
        </w:rPr>
      </w:pPr>
      <w:hyperlink r:id="rId2819" w:history="1">
        <w:r>
          <w:rPr>
            <w:rStyle w:val="Hyperlink"/>
            <w:rFonts w:ascii="Times New Roman" w:hAnsi="Times New Roman"/>
            <w:b/>
            <w:bCs/>
            <w:highlight w:val="green"/>
            <w:lang w:val="en-US" w:eastAsia="ko-KR"/>
          </w:rPr>
          <w:t>R1-2405769</w:t>
        </w:r>
      </w:hyperlink>
      <w:r w:rsidR="00482E37" w:rsidRPr="002C1BAC">
        <w:rPr>
          <w:rFonts w:ascii="Times New Roman" w:hAnsi="Times New Roman"/>
          <w:b/>
          <w:bCs/>
          <w:lang w:val="en-US" w:eastAsia="ko-KR"/>
        </w:rPr>
        <w:tab/>
        <w:t>Corrections to NTN operation</w:t>
      </w:r>
      <w:r w:rsidR="00482E37" w:rsidRPr="002C1BAC">
        <w:rPr>
          <w:rFonts w:ascii="Times New Roman" w:hAnsi="Times New Roman"/>
          <w:b/>
          <w:bCs/>
          <w:lang w:val="en-US" w:eastAsia="ko-KR"/>
        </w:rPr>
        <w:tab/>
        <w:t>Ericsson</w:t>
      </w:r>
    </w:p>
    <w:p w14:paraId="3A533EEE" w14:textId="77777777" w:rsidR="00482E37" w:rsidRPr="00FC1BCE" w:rsidRDefault="00482E37" w:rsidP="00482E37">
      <w:pPr>
        <w:rPr>
          <w:rFonts w:ascii="Times New Roman" w:hAnsi="Times New Roman"/>
          <w:lang w:val="en-US" w:eastAsia="ko-KR"/>
        </w:rPr>
      </w:pPr>
      <w:r>
        <w:rPr>
          <w:rFonts w:ascii="Times New Roman" w:hAnsi="Times New Roman"/>
          <w:lang w:val="en-US" w:eastAsia="ko-KR"/>
        </w:rPr>
        <w:t>(</w:t>
      </w:r>
      <w:r w:rsidRPr="00FC1BCE">
        <w:rPr>
          <w:rFonts w:ascii="Times New Roman" w:hAnsi="Times New Roman"/>
          <w:lang w:val="en-US" w:eastAsia="ko-KR"/>
        </w:rPr>
        <w:t>Rel-17</w:t>
      </w:r>
      <w:r>
        <w:rPr>
          <w:rFonts w:ascii="Times New Roman" w:hAnsi="Times New Roman"/>
          <w:lang w:val="en-US" w:eastAsia="ko-KR"/>
        </w:rPr>
        <w:t xml:space="preserve">, </w:t>
      </w:r>
      <w:r w:rsidRPr="00FC1BCE">
        <w:rPr>
          <w:rFonts w:ascii="Times New Roman" w:hAnsi="Times New Roman"/>
          <w:lang w:val="en-US" w:eastAsia="ko-KR"/>
        </w:rPr>
        <w:t>38.211</w:t>
      </w:r>
      <w:r>
        <w:rPr>
          <w:rFonts w:ascii="Times New Roman" w:hAnsi="Times New Roman"/>
          <w:lang w:val="en-US" w:eastAsia="ko-KR"/>
        </w:rPr>
        <w:t xml:space="preserve">, </w:t>
      </w:r>
      <w:r w:rsidRPr="00FC1BCE">
        <w:rPr>
          <w:rFonts w:ascii="Times New Roman" w:hAnsi="Times New Roman"/>
          <w:lang w:val="en-US" w:eastAsia="ko-KR"/>
        </w:rPr>
        <w:t>NR_NTN_enh-Core</w:t>
      </w:r>
      <w:r>
        <w:rPr>
          <w:rFonts w:ascii="Times New Roman" w:hAnsi="Times New Roman"/>
          <w:lang w:val="en-US" w:eastAsia="ko-KR"/>
        </w:rPr>
        <w:t>, CR</w:t>
      </w:r>
      <w:r w:rsidRPr="00FC1BCE">
        <w:rPr>
          <w:rFonts w:ascii="Times New Roman" w:hAnsi="Times New Roman"/>
          <w:lang w:val="en-US" w:eastAsia="ko-KR"/>
        </w:rPr>
        <w:t>0132</w:t>
      </w:r>
      <w:r>
        <w:rPr>
          <w:rFonts w:ascii="Times New Roman" w:hAnsi="Times New Roman"/>
          <w:lang w:val="en-US" w:eastAsia="ko-KR"/>
        </w:rPr>
        <w:t xml:space="preserve">, Cat </w:t>
      </w:r>
      <w:r w:rsidRPr="00FC1BCE">
        <w:rPr>
          <w:rFonts w:ascii="Times New Roman" w:hAnsi="Times New Roman"/>
          <w:lang w:val="en-US" w:eastAsia="ko-KR"/>
        </w:rPr>
        <w:t>F</w:t>
      </w:r>
      <w:r>
        <w:rPr>
          <w:rFonts w:ascii="Times New Roman" w:hAnsi="Times New Roman"/>
          <w:lang w:val="en-US" w:eastAsia="ko-KR"/>
        </w:rPr>
        <w:t>) is agreed.</w:t>
      </w:r>
    </w:p>
    <w:p w14:paraId="26A1F193" w14:textId="5E3EBF75" w:rsidR="00482E37" w:rsidRPr="002C1BAC" w:rsidRDefault="006F79AF" w:rsidP="00482E37">
      <w:pPr>
        <w:rPr>
          <w:rFonts w:ascii="Times New Roman" w:hAnsi="Times New Roman"/>
          <w:b/>
          <w:bCs/>
          <w:lang w:val="en-US" w:eastAsia="ko-KR"/>
        </w:rPr>
      </w:pPr>
      <w:hyperlink r:id="rId2820" w:history="1">
        <w:r>
          <w:rPr>
            <w:rStyle w:val="Hyperlink"/>
            <w:rFonts w:ascii="Times New Roman" w:hAnsi="Times New Roman"/>
            <w:b/>
            <w:bCs/>
            <w:highlight w:val="green"/>
            <w:lang w:val="en-US" w:eastAsia="ko-KR"/>
          </w:rPr>
          <w:t>R1-2405770</w:t>
        </w:r>
      </w:hyperlink>
      <w:r w:rsidR="00482E37" w:rsidRPr="002C1BAC">
        <w:rPr>
          <w:rFonts w:ascii="Times New Roman" w:hAnsi="Times New Roman"/>
          <w:b/>
          <w:bCs/>
          <w:lang w:val="en-US" w:eastAsia="ko-KR"/>
        </w:rPr>
        <w:tab/>
        <w:t>Corrections to NTN operation</w:t>
      </w:r>
      <w:r w:rsidR="00482E37" w:rsidRPr="002C1BAC">
        <w:rPr>
          <w:rFonts w:ascii="Times New Roman" w:hAnsi="Times New Roman"/>
          <w:b/>
          <w:bCs/>
          <w:lang w:val="en-US" w:eastAsia="ko-KR"/>
        </w:rPr>
        <w:tab/>
        <w:t>Ericsson</w:t>
      </w:r>
    </w:p>
    <w:p w14:paraId="2DBD6853" w14:textId="77777777" w:rsidR="00482E37" w:rsidRPr="00FC1BCE" w:rsidRDefault="00482E37" w:rsidP="00482E37">
      <w:pPr>
        <w:rPr>
          <w:rFonts w:ascii="Times New Roman" w:hAnsi="Times New Roman"/>
          <w:lang w:val="en-US" w:eastAsia="ko-KR"/>
        </w:rPr>
      </w:pPr>
      <w:r>
        <w:rPr>
          <w:rFonts w:ascii="Times New Roman" w:hAnsi="Times New Roman"/>
          <w:lang w:val="en-US" w:eastAsia="ko-KR"/>
        </w:rPr>
        <w:t>(</w:t>
      </w:r>
      <w:r w:rsidRPr="00FC1BCE">
        <w:rPr>
          <w:rFonts w:ascii="Times New Roman" w:hAnsi="Times New Roman"/>
          <w:lang w:val="en-US" w:eastAsia="ko-KR"/>
        </w:rPr>
        <w:t>Rel-18</w:t>
      </w:r>
      <w:r>
        <w:rPr>
          <w:rFonts w:ascii="Times New Roman" w:hAnsi="Times New Roman"/>
          <w:lang w:val="en-US" w:eastAsia="ko-KR"/>
        </w:rPr>
        <w:t xml:space="preserve">, </w:t>
      </w:r>
      <w:r w:rsidRPr="00FC1BCE">
        <w:rPr>
          <w:rFonts w:ascii="Times New Roman" w:hAnsi="Times New Roman"/>
          <w:lang w:val="en-US" w:eastAsia="ko-KR"/>
        </w:rPr>
        <w:t>38.211</w:t>
      </w:r>
      <w:r>
        <w:rPr>
          <w:rFonts w:ascii="Times New Roman" w:hAnsi="Times New Roman"/>
          <w:lang w:val="en-US" w:eastAsia="ko-KR"/>
        </w:rPr>
        <w:t xml:space="preserve">, </w:t>
      </w:r>
      <w:r w:rsidRPr="00FC1BCE">
        <w:rPr>
          <w:rFonts w:ascii="Times New Roman" w:hAnsi="Times New Roman"/>
          <w:lang w:val="en-US" w:eastAsia="ko-KR"/>
        </w:rPr>
        <w:t>NR_NTN_enh-Core</w:t>
      </w:r>
      <w:r>
        <w:rPr>
          <w:rFonts w:ascii="Times New Roman" w:hAnsi="Times New Roman"/>
          <w:lang w:val="en-US" w:eastAsia="ko-KR"/>
        </w:rPr>
        <w:t>, CR</w:t>
      </w:r>
      <w:r w:rsidRPr="00FC1BCE">
        <w:rPr>
          <w:rFonts w:ascii="Times New Roman" w:hAnsi="Times New Roman"/>
          <w:lang w:val="en-US" w:eastAsia="ko-KR"/>
        </w:rPr>
        <w:t>0133</w:t>
      </w:r>
      <w:r>
        <w:rPr>
          <w:rFonts w:ascii="Times New Roman" w:hAnsi="Times New Roman"/>
          <w:lang w:val="en-US" w:eastAsia="ko-KR"/>
        </w:rPr>
        <w:t xml:space="preserve">, Cat </w:t>
      </w:r>
      <w:r w:rsidRPr="00FC1BCE">
        <w:rPr>
          <w:rFonts w:ascii="Times New Roman" w:hAnsi="Times New Roman"/>
          <w:lang w:val="en-US" w:eastAsia="ko-KR"/>
        </w:rPr>
        <w:t>A</w:t>
      </w:r>
      <w:r>
        <w:rPr>
          <w:rFonts w:ascii="Times New Roman" w:hAnsi="Times New Roman"/>
          <w:lang w:val="en-US" w:eastAsia="ko-KR"/>
        </w:rPr>
        <w:t>)</w:t>
      </w:r>
    </w:p>
    <w:p w14:paraId="5657FC69" w14:textId="77777777" w:rsidR="00482E37" w:rsidRDefault="00482E37" w:rsidP="00482E37">
      <w:pPr>
        <w:rPr>
          <w:rFonts w:ascii="Times New Roman" w:hAnsi="Times New Roman"/>
          <w:lang w:val="en-US" w:eastAsia="ko-KR"/>
        </w:rPr>
      </w:pPr>
      <w:r w:rsidRPr="00482E37">
        <w:rPr>
          <w:rFonts w:ascii="Times New Roman" w:hAnsi="Times New Roman"/>
          <w:highlight w:val="magenta"/>
          <w:lang w:val="en-US" w:eastAsia="ko-KR"/>
        </w:rPr>
        <w:t>MCC: To change WI code to Rel-17 NR_NTN_solutions-Core for above both CRs</w:t>
      </w:r>
    </w:p>
    <w:p w14:paraId="76EDB27A" w14:textId="7653A5E1" w:rsidR="001965E4" w:rsidRPr="00311060" w:rsidRDefault="006F79AF" w:rsidP="001965E4">
      <w:pPr>
        <w:rPr>
          <w:rFonts w:ascii="Times New Roman" w:hAnsi="Times New Roman"/>
          <w:b/>
          <w:bCs/>
          <w:lang w:val="en-US" w:eastAsia="ko-KR"/>
        </w:rPr>
      </w:pPr>
      <w:hyperlink r:id="rId2821" w:history="1">
        <w:r>
          <w:rPr>
            <w:rStyle w:val="Hyperlink"/>
            <w:rFonts w:ascii="Times New Roman" w:hAnsi="Times New Roman"/>
            <w:b/>
            <w:bCs/>
            <w:highlight w:val="green"/>
            <w:lang w:val="en-US" w:eastAsia="ko-KR"/>
          </w:rPr>
          <w:t>R1-2405753</w:t>
        </w:r>
      </w:hyperlink>
      <w:r w:rsidR="001965E4" w:rsidRPr="00311060">
        <w:rPr>
          <w:rFonts w:ascii="Times New Roman" w:hAnsi="Times New Roman"/>
          <w:b/>
          <w:bCs/>
          <w:lang w:val="en-US" w:eastAsia="ko-KR"/>
        </w:rPr>
        <w:tab/>
        <w:t>Rel-17 editorial corrections for TS 38.212</w:t>
      </w:r>
      <w:r w:rsidR="001965E4" w:rsidRPr="00311060">
        <w:rPr>
          <w:rFonts w:ascii="Times New Roman" w:hAnsi="Times New Roman"/>
          <w:b/>
          <w:bCs/>
          <w:lang w:val="en-US" w:eastAsia="ko-KR"/>
        </w:rPr>
        <w:tab/>
        <w:t>Huawei</w:t>
      </w:r>
    </w:p>
    <w:p w14:paraId="17E4F632" w14:textId="636F4DB7" w:rsidR="001965E4" w:rsidRDefault="001965E4" w:rsidP="001965E4">
      <w:pPr>
        <w:rPr>
          <w:rFonts w:ascii="Times New Roman" w:hAnsi="Times New Roman"/>
          <w:lang w:val="en-US" w:eastAsia="ko-KR"/>
        </w:rPr>
      </w:pPr>
      <w:r>
        <w:rPr>
          <w:rFonts w:ascii="Times New Roman" w:hAnsi="Times New Roman"/>
          <w:lang w:val="en-US" w:eastAsia="ko-KR"/>
        </w:rPr>
        <w:t>(</w:t>
      </w:r>
      <w:r w:rsidRPr="00FC1BCE">
        <w:rPr>
          <w:rFonts w:ascii="Times New Roman" w:hAnsi="Times New Roman"/>
          <w:lang w:val="en-US" w:eastAsia="ko-KR"/>
        </w:rPr>
        <w:t>Rel-1</w:t>
      </w:r>
      <w:r>
        <w:rPr>
          <w:rFonts w:ascii="Times New Roman" w:hAnsi="Times New Roman"/>
          <w:lang w:val="en-US" w:eastAsia="ko-KR"/>
        </w:rPr>
        <w:t xml:space="preserve">7, </w:t>
      </w:r>
      <w:r w:rsidRPr="00FC1BCE">
        <w:rPr>
          <w:rFonts w:ascii="Times New Roman" w:hAnsi="Times New Roman"/>
          <w:lang w:val="en-US" w:eastAsia="ko-KR"/>
        </w:rPr>
        <w:t>38.212</w:t>
      </w:r>
      <w:r>
        <w:rPr>
          <w:rFonts w:ascii="Times New Roman" w:hAnsi="Times New Roman"/>
          <w:lang w:val="en-US" w:eastAsia="ko-KR"/>
        </w:rPr>
        <w:t xml:space="preserve">, </w:t>
      </w:r>
      <w:r w:rsidRPr="00FC1BCE">
        <w:rPr>
          <w:rFonts w:ascii="Times New Roman" w:hAnsi="Times New Roman"/>
          <w:lang w:val="en-US" w:eastAsia="ko-KR"/>
        </w:rPr>
        <w:t>NR_MBS-Core, NR_FeMIMO-Core</w:t>
      </w:r>
      <w:r>
        <w:rPr>
          <w:rFonts w:ascii="Times New Roman" w:hAnsi="Times New Roman"/>
          <w:lang w:val="en-US" w:eastAsia="ko-KR"/>
        </w:rPr>
        <w:t>, CR</w:t>
      </w:r>
      <w:r w:rsidRPr="00FC1BCE">
        <w:rPr>
          <w:rFonts w:ascii="Times New Roman" w:hAnsi="Times New Roman"/>
          <w:lang w:val="en-US" w:eastAsia="ko-KR"/>
        </w:rPr>
        <w:t>019</w:t>
      </w:r>
      <w:r>
        <w:rPr>
          <w:rFonts w:ascii="Times New Roman" w:hAnsi="Times New Roman"/>
          <w:lang w:val="en-US" w:eastAsia="ko-KR"/>
        </w:rPr>
        <w:t xml:space="preserve">8,Cat </w:t>
      </w:r>
      <w:r w:rsidRPr="00FC1BCE">
        <w:rPr>
          <w:rFonts w:ascii="Times New Roman" w:hAnsi="Times New Roman"/>
          <w:lang w:val="en-US" w:eastAsia="ko-KR"/>
        </w:rPr>
        <w:t>F</w:t>
      </w:r>
      <w:r>
        <w:rPr>
          <w:rFonts w:ascii="Times New Roman" w:hAnsi="Times New Roman"/>
          <w:lang w:val="en-US" w:eastAsia="ko-KR"/>
        </w:rPr>
        <w:t>)</w:t>
      </w:r>
      <w:r w:rsidR="00311060" w:rsidRPr="00087563">
        <w:rPr>
          <w:rFonts w:ascii="Times New Roman" w:hAnsi="Times New Roman"/>
          <w:lang w:eastAsia="ko-KR"/>
        </w:rPr>
        <w:t xml:space="preserve"> is agree</w:t>
      </w:r>
      <w:r w:rsidR="00311060">
        <w:rPr>
          <w:rFonts w:ascii="Times New Roman" w:hAnsi="Times New Roman"/>
          <w:lang w:eastAsia="ko-KR"/>
        </w:rPr>
        <w:t>d.</w:t>
      </w:r>
    </w:p>
    <w:p w14:paraId="24B1F8BC" w14:textId="28426096" w:rsidR="00206AFD" w:rsidRPr="00311060" w:rsidRDefault="006F79AF" w:rsidP="00206AFD">
      <w:pPr>
        <w:rPr>
          <w:rFonts w:ascii="Times New Roman" w:hAnsi="Times New Roman"/>
          <w:b/>
          <w:bCs/>
          <w:lang w:val="en-US" w:eastAsia="ko-KR"/>
        </w:rPr>
      </w:pPr>
      <w:hyperlink r:id="rId2822" w:history="1">
        <w:r>
          <w:rPr>
            <w:rStyle w:val="Hyperlink"/>
            <w:rFonts w:ascii="Times New Roman" w:hAnsi="Times New Roman"/>
            <w:b/>
            <w:bCs/>
            <w:highlight w:val="green"/>
            <w:lang w:val="en-US" w:eastAsia="ko-KR"/>
          </w:rPr>
          <w:t>R1-2405758</w:t>
        </w:r>
      </w:hyperlink>
      <w:r w:rsidR="00206AFD" w:rsidRPr="00311060">
        <w:rPr>
          <w:rFonts w:ascii="Times New Roman" w:hAnsi="Times New Roman"/>
          <w:b/>
          <w:bCs/>
          <w:lang w:val="en-US" w:eastAsia="ko-KR"/>
        </w:rPr>
        <w:tab/>
        <w:t>Rel-17 editorial corrections for TS 38.212 (mirrored to Rel-18)</w:t>
      </w:r>
      <w:r w:rsidR="00206AFD" w:rsidRPr="00311060">
        <w:rPr>
          <w:rFonts w:ascii="Times New Roman" w:hAnsi="Times New Roman"/>
          <w:b/>
          <w:bCs/>
          <w:lang w:val="en-US" w:eastAsia="ko-KR"/>
        </w:rPr>
        <w:tab/>
        <w:t>Huawei</w:t>
      </w:r>
    </w:p>
    <w:p w14:paraId="5AA00B67" w14:textId="24CB196B" w:rsidR="00206AFD" w:rsidRPr="00FC1BCE" w:rsidRDefault="00206AFD" w:rsidP="00206AFD">
      <w:pPr>
        <w:rPr>
          <w:rFonts w:ascii="Times New Roman" w:hAnsi="Times New Roman"/>
          <w:lang w:val="en-US" w:eastAsia="ko-KR"/>
        </w:rPr>
      </w:pPr>
      <w:r>
        <w:rPr>
          <w:rFonts w:ascii="Times New Roman" w:hAnsi="Times New Roman"/>
          <w:lang w:val="en-US" w:eastAsia="ko-KR"/>
        </w:rPr>
        <w:t>(</w:t>
      </w:r>
      <w:r w:rsidRPr="00FC1BCE">
        <w:rPr>
          <w:rFonts w:ascii="Times New Roman" w:hAnsi="Times New Roman"/>
          <w:lang w:val="en-US" w:eastAsia="ko-KR"/>
        </w:rPr>
        <w:t>Rel-18</w:t>
      </w:r>
      <w:r>
        <w:rPr>
          <w:rFonts w:ascii="Times New Roman" w:hAnsi="Times New Roman"/>
          <w:lang w:val="en-US" w:eastAsia="ko-KR"/>
        </w:rPr>
        <w:t xml:space="preserve">, </w:t>
      </w:r>
      <w:r w:rsidRPr="00FC1BCE">
        <w:rPr>
          <w:rFonts w:ascii="Times New Roman" w:hAnsi="Times New Roman"/>
          <w:lang w:val="en-US" w:eastAsia="ko-KR"/>
        </w:rPr>
        <w:t>38.212</w:t>
      </w:r>
      <w:r>
        <w:rPr>
          <w:rFonts w:ascii="Times New Roman" w:hAnsi="Times New Roman"/>
          <w:lang w:val="en-US" w:eastAsia="ko-KR"/>
        </w:rPr>
        <w:t xml:space="preserve">, </w:t>
      </w:r>
      <w:r w:rsidRPr="00FC1BCE">
        <w:rPr>
          <w:rFonts w:ascii="Times New Roman" w:hAnsi="Times New Roman"/>
          <w:lang w:val="en-US" w:eastAsia="ko-KR"/>
        </w:rPr>
        <w:t>NR_MBS-Core, NR_FeMIMO-Core</w:t>
      </w:r>
      <w:r>
        <w:rPr>
          <w:rFonts w:ascii="Times New Roman" w:hAnsi="Times New Roman"/>
          <w:lang w:val="en-US" w:eastAsia="ko-KR"/>
        </w:rPr>
        <w:t>, CR</w:t>
      </w:r>
      <w:r w:rsidRPr="00FC1BCE">
        <w:rPr>
          <w:rFonts w:ascii="Times New Roman" w:hAnsi="Times New Roman"/>
          <w:lang w:val="en-US" w:eastAsia="ko-KR"/>
        </w:rPr>
        <w:t>0203</w:t>
      </w:r>
      <w:r>
        <w:rPr>
          <w:rFonts w:ascii="Times New Roman" w:hAnsi="Times New Roman"/>
          <w:lang w:val="en-US" w:eastAsia="ko-KR"/>
        </w:rPr>
        <w:t xml:space="preserve">, Cat </w:t>
      </w:r>
      <w:r w:rsidRPr="00FC1BCE">
        <w:rPr>
          <w:rFonts w:ascii="Times New Roman" w:hAnsi="Times New Roman"/>
          <w:lang w:val="en-US" w:eastAsia="ko-KR"/>
        </w:rPr>
        <w:t>A</w:t>
      </w:r>
      <w:r w:rsidR="00311060">
        <w:rPr>
          <w:rFonts w:ascii="Times New Roman" w:hAnsi="Times New Roman"/>
          <w:lang w:val="en-US" w:eastAsia="ko-KR"/>
        </w:rPr>
        <w:t>)</w:t>
      </w:r>
      <w:r w:rsidR="00311060" w:rsidRPr="00087563">
        <w:rPr>
          <w:rFonts w:ascii="Times New Roman" w:hAnsi="Times New Roman"/>
          <w:lang w:eastAsia="ko-KR"/>
        </w:rPr>
        <w:t xml:space="preserve"> is agree</w:t>
      </w:r>
      <w:r w:rsidR="00311060">
        <w:rPr>
          <w:rFonts w:ascii="Times New Roman" w:hAnsi="Times New Roman"/>
          <w:lang w:eastAsia="ko-KR"/>
        </w:rPr>
        <w:t>d.</w:t>
      </w:r>
    </w:p>
    <w:p w14:paraId="148618DE" w14:textId="688C8DB3" w:rsidR="005473C0" w:rsidRPr="003A429A" w:rsidRDefault="006F79AF" w:rsidP="005473C0">
      <w:pPr>
        <w:rPr>
          <w:rFonts w:ascii="Times New Roman" w:hAnsi="Times New Roman"/>
          <w:b/>
          <w:bCs/>
          <w:lang w:val="en-US" w:eastAsia="ko-KR"/>
        </w:rPr>
      </w:pPr>
      <w:hyperlink r:id="rId2823" w:history="1">
        <w:r>
          <w:rPr>
            <w:rStyle w:val="Hyperlink"/>
            <w:rFonts w:ascii="Times New Roman" w:hAnsi="Times New Roman"/>
            <w:b/>
            <w:bCs/>
            <w:highlight w:val="green"/>
            <w:lang w:val="en-US" w:eastAsia="ko-KR"/>
          </w:rPr>
          <w:t>R1-2405762</w:t>
        </w:r>
      </w:hyperlink>
      <w:r w:rsidR="005473C0" w:rsidRPr="003A429A">
        <w:rPr>
          <w:rFonts w:ascii="Times New Roman" w:hAnsi="Times New Roman"/>
          <w:b/>
          <w:bCs/>
          <w:lang w:val="en-US" w:eastAsia="ko-KR"/>
        </w:rPr>
        <w:tab/>
        <w:t>Rel-17 editorial corrections for TS 38.213</w:t>
      </w:r>
      <w:r w:rsidR="005473C0" w:rsidRPr="003A429A">
        <w:rPr>
          <w:rFonts w:ascii="Times New Roman" w:hAnsi="Times New Roman"/>
          <w:b/>
          <w:bCs/>
          <w:lang w:val="en-US" w:eastAsia="ko-KR"/>
        </w:rPr>
        <w:tab/>
        <w:t>Samsung</w:t>
      </w:r>
    </w:p>
    <w:p w14:paraId="7774B105" w14:textId="2825C915" w:rsidR="005473C0" w:rsidRPr="00FC1BCE" w:rsidRDefault="005473C0" w:rsidP="005473C0">
      <w:pPr>
        <w:rPr>
          <w:rFonts w:ascii="Times New Roman" w:hAnsi="Times New Roman"/>
          <w:lang w:val="en-US" w:eastAsia="ko-KR"/>
        </w:rPr>
      </w:pPr>
      <w:r>
        <w:rPr>
          <w:rFonts w:ascii="Times New Roman" w:hAnsi="Times New Roman"/>
          <w:lang w:val="en-US" w:eastAsia="ko-KR"/>
        </w:rPr>
        <w:t>(</w:t>
      </w:r>
      <w:r w:rsidRPr="00FC1BCE">
        <w:rPr>
          <w:rFonts w:ascii="Times New Roman" w:hAnsi="Times New Roman"/>
          <w:lang w:val="en-US" w:eastAsia="ko-KR"/>
        </w:rPr>
        <w:t>Rel-17</w:t>
      </w:r>
      <w:r>
        <w:rPr>
          <w:rFonts w:ascii="Times New Roman" w:hAnsi="Times New Roman"/>
          <w:lang w:val="en-US" w:eastAsia="ko-KR"/>
        </w:rPr>
        <w:t xml:space="preserve">, </w:t>
      </w:r>
      <w:r w:rsidRPr="00FC1BCE">
        <w:rPr>
          <w:rFonts w:ascii="Times New Roman" w:hAnsi="Times New Roman"/>
          <w:lang w:val="en-US" w:eastAsia="ko-KR"/>
        </w:rPr>
        <w:t>38.213</w:t>
      </w:r>
      <w:r>
        <w:rPr>
          <w:rFonts w:ascii="Times New Roman" w:hAnsi="Times New Roman"/>
          <w:lang w:val="en-US" w:eastAsia="ko-KR"/>
        </w:rPr>
        <w:t xml:space="preserve">, </w:t>
      </w:r>
      <w:r w:rsidRPr="00FC1BCE">
        <w:rPr>
          <w:rFonts w:ascii="Times New Roman" w:hAnsi="Times New Roman"/>
          <w:lang w:val="en-US" w:eastAsia="ko-KR"/>
        </w:rPr>
        <w:t>NR_FeMIMO-Core, NR_redcap-Core, NR_SmallData_INACTIVE-Core, NR_NTN_solutions-Core, TEI16, TEI17</w:t>
      </w:r>
      <w:r>
        <w:rPr>
          <w:rFonts w:ascii="Times New Roman" w:hAnsi="Times New Roman"/>
          <w:lang w:val="en-US" w:eastAsia="ko-KR"/>
        </w:rPr>
        <w:t>, CR</w:t>
      </w:r>
      <w:r w:rsidRPr="00FC1BCE">
        <w:rPr>
          <w:rFonts w:ascii="Times New Roman" w:hAnsi="Times New Roman"/>
          <w:lang w:val="en-US" w:eastAsia="ko-KR"/>
        </w:rPr>
        <w:t>0652</w:t>
      </w:r>
      <w:r>
        <w:rPr>
          <w:rFonts w:ascii="Times New Roman" w:hAnsi="Times New Roman"/>
          <w:lang w:val="en-US" w:eastAsia="ko-KR"/>
        </w:rPr>
        <w:t xml:space="preserve">, Cat </w:t>
      </w:r>
      <w:r w:rsidRPr="00FC1BCE">
        <w:rPr>
          <w:rFonts w:ascii="Times New Roman" w:hAnsi="Times New Roman"/>
          <w:lang w:val="en-US" w:eastAsia="ko-KR"/>
        </w:rPr>
        <w:t>F</w:t>
      </w:r>
      <w:r>
        <w:rPr>
          <w:rFonts w:ascii="Times New Roman" w:hAnsi="Times New Roman"/>
          <w:lang w:val="en-US" w:eastAsia="ko-KR"/>
        </w:rPr>
        <w:t>)</w:t>
      </w:r>
      <w:r w:rsidR="003A429A">
        <w:rPr>
          <w:rFonts w:ascii="Times New Roman" w:hAnsi="Times New Roman"/>
          <w:lang w:val="en-US" w:eastAsia="ko-KR"/>
        </w:rPr>
        <w:t xml:space="preserve"> is agreed.</w:t>
      </w:r>
    </w:p>
    <w:p w14:paraId="52B80BBE" w14:textId="521507F8" w:rsidR="005473C0" w:rsidRPr="003A429A" w:rsidRDefault="006F79AF" w:rsidP="005473C0">
      <w:pPr>
        <w:rPr>
          <w:rFonts w:ascii="Times New Roman" w:hAnsi="Times New Roman"/>
          <w:b/>
          <w:bCs/>
          <w:lang w:val="en-US" w:eastAsia="ko-KR"/>
        </w:rPr>
      </w:pPr>
      <w:hyperlink r:id="rId2824" w:history="1">
        <w:r>
          <w:rPr>
            <w:rStyle w:val="Hyperlink"/>
            <w:rFonts w:ascii="Times New Roman" w:hAnsi="Times New Roman"/>
            <w:b/>
            <w:bCs/>
            <w:highlight w:val="green"/>
            <w:lang w:val="en-US" w:eastAsia="ko-KR"/>
          </w:rPr>
          <w:t>R1-2405764</w:t>
        </w:r>
      </w:hyperlink>
      <w:r w:rsidR="005473C0" w:rsidRPr="003A429A">
        <w:rPr>
          <w:rFonts w:ascii="Times New Roman" w:hAnsi="Times New Roman"/>
          <w:b/>
          <w:bCs/>
          <w:lang w:val="en-US" w:eastAsia="ko-KR"/>
        </w:rPr>
        <w:tab/>
        <w:t>Rel-17 editorial corrections for TS 38.213 (mirrored to Rel-18)</w:t>
      </w:r>
      <w:r w:rsidR="005473C0" w:rsidRPr="003A429A">
        <w:rPr>
          <w:rFonts w:ascii="Times New Roman" w:hAnsi="Times New Roman"/>
          <w:b/>
          <w:bCs/>
          <w:lang w:val="en-US" w:eastAsia="ko-KR"/>
        </w:rPr>
        <w:tab/>
        <w:t>Samsung</w:t>
      </w:r>
    </w:p>
    <w:p w14:paraId="79A76CD5" w14:textId="4C9FF63B" w:rsidR="005473C0" w:rsidRPr="00FC1BCE" w:rsidRDefault="005473C0" w:rsidP="005473C0">
      <w:pPr>
        <w:rPr>
          <w:rFonts w:ascii="Times New Roman" w:hAnsi="Times New Roman"/>
          <w:lang w:val="en-US" w:eastAsia="ko-KR"/>
        </w:rPr>
      </w:pPr>
      <w:r>
        <w:rPr>
          <w:rFonts w:ascii="Times New Roman" w:hAnsi="Times New Roman"/>
          <w:lang w:val="en-US" w:eastAsia="ko-KR"/>
        </w:rPr>
        <w:t>(</w:t>
      </w:r>
      <w:r w:rsidRPr="00FC1BCE">
        <w:rPr>
          <w:rFonts w:ascii="Times New Roman" w:hAnsi="Times New Roman"/>
          <w:lang w:val="en-US" w:eastAsia="ko-KR"/>
        </w:rPr>
        <w:t>Rel-18</w:t>
      </w:r>
      <w:r>
        <w:rPr>
          <w:rFonts w:ascii="Times New Roman" w:hAnsi="Times New Roman"/>
          <w:lang w:val="en-US" w:eastAsia="ko-KR"/>
        </w:rPr>
        <w:t xml:space="preserve">, </w:t>
      </w:r>
      <w:r w:rsidRPr="00FC1BCE">
        <w:rPr>
          <w:rFonts w:ascii="Times New Roman" w:hAnsi="Times New Roman"/>
          <w:lang w:val="en-US" w:eastAsia="ko-KR"/>
        </w:rPr>
        <w:t>38.213</w:t>
      </w:r>
      <w:r>
        <w:rPr>
          <w:rFonts w:ascii="Times New Roman" w:hAnsi="Times New Roman"/>
          <w:lang w:val="en-US" w:eastAsia="ko-KR"/>
        </w:rPr>
        <w:t xml:space="preserve">, </w:t>
      </w:r>
      <w:r w:rsidRPr="00FC1BCE">
        <w:rPr>
          <w:rFonts w:ascii="Times New Roman" w:hAnsi="Times New Roman"/>
          <w:lang w:val="en-US" w:eastAsia="ko-KR"/>
        </w:rPr>
        <w:t>NR_FeMIMO-Core, NR_redcap-Core, NR_SmallData_INACTIVE-Core, NR_NTN_solutions-Core, TEI16, TEI17</w:t>
      </w:r>
      <w:r>
        <w:rPr>
          <w:rFonts w:ascii="Times New Roman" w:hAnsi="Times New Roman"/>
          <w:lang w:val="en-US" w:eastAsia="ko-KR"/>
        </w:rPr>
        <w:t>, CR</w:t>
      </w:r>
      <w:r w:rsidRPr="00FC1BCE">
        <w:rPr>
          <w:rFonts w:ascii="Times New Roman" w:hAnsi="Times New Roman"/>
          <w:lang w:val="en-US" w:eastAsia="ko-KR"/>
        </w:rPr>
        <w:t>0654</w:t>
      </w:r>
      <w:r>
        <w:rPr>
          <w:rFonts w:ascii="Times New Roman" w:hAnsi="Times New Roman"/>
          <w:lang w:val="en-US" w:eastAsia="ko-KR"/>
        </w:rPr>
        <w:t xml:space="preserve">, Cat </w:t>
      </w:r>
      <w:r w:rsidRPr="00FC1BCE">
        <w:rPr>
          <w:rFonts w:ascii="Times New Roman" w:hAnsi="Times New Roman"/>
          <w:lang w:val="en-US" w:eastAsia="ko-KR"/>
        </w:rPr>
        <w:t>A</w:t>
      </w:r>
      <w:r>
        <w:rPr>
          <w:rFonts w:ascii="Times New Roman" w:hAnsi="Times New Roman"/>
          <w:lang w:val="en-US" w:eastAsia="ko-KR"/>
        </w:rPr>
        <w:t>)</w:t>
      </w:r>
      <w:r w:rsidR="003A429A">
        <w:rPr>
          <w:rFonts w:ascii="Times New Roman" w:hAnsi="Times New Roman"/>
          <w:lang w:val="en-US" w:eastAsia="ko-KR"/>
        </w:rPr>
        <w:t xml:space="preserve"> is agreed.</w:t>
      </w:r>
    </w:p>
    <w:p w14:paraId="42B0DBCF" w14:textId="763357F5" w:rsidR="00FC3CBF" w:rsidRPr="00311060" w:rsidRDefault="006F79AF" w:rsidP="00FC3CBF">
      <w:pPr>
        <w:rPr>
          <w:rFonts w:ascii="Times New Roman" w:hAnsi="Times New Roman"/>
          <w:b/>
          <w:bCs/>
          <w:lang w:val="en-US" w:eastAsia="ko-KR"/>
        </w:rPr>
      </w:pPr>
      <w:hyperlink r:id="rId2825" w:history="1">
        <w:r>
          <w:rPr>
            <w:rStyle w:val="Hyperlink"/>
            <w:rFonts w:ascii="Times New Roman" w:hAnsi="Times New Roman"/>
            <w:b/>
            <w:bCs/>
            <w:highlight w:val="green"/>
            <w:lang w:val="en-US" w:eastAsia="ko-KR"/>
          </w:rPr>
          <w:t>R1-2405771</w:t>
        </w:r>
      </w:hyperlink>
      <w:r w:rsidR="00FC3CBF" w:rsidRPr="00311060">
        <w:rPr>
          <w:rFonts w:ascii="Times New Roman" w:hAnsi="Times New Roman"/>
          <w:b/>
          <w:bCs/>
          <w:lang w:val="en-US" w:eastAsia="ko-KR"/>
        </w:rPr>
        <w:tab/>
        <w:t>Rel-17 editorial corrections for TS 38.214</w:t>
      </w:r>
      <w:r w:rsidR="00FC3CBF" w:rsidRPr="00311060">
        <w:rPr>
          <w:rFonts w:ascii="Times New Roman" w:hAnsi="Times New Roman"/>
          <w:b/>
          <w:bCs/>
          <w:lang w:val="en-US" w:eastAsia="ko-KR"/>
        </w:rPr>
        <w:tab/>
        <w:t>Nokia</w:t>
      </w:r>
    </w:p>
    <w:p w14:paraId="15ED66A0" w14:textId="2D8C1D47" w:rsidR="00FC3CBF" w:rsidRDefault="00FC3CBF" w:rsidP="00FC3CBF">
      <w:pPr>
        <w:rPr>
          <w:rFonts w:ascii="Times New Roman" w:hAnsi="Times New Roman"/>
          <w:lang w:val="en-US" w:eastAsia="ko-KR"/>
        </w:rPr>
      </w:pPr>
      <w:r>
        <w:rPr>
          <w:rFonts w:ascii="Times New Roman" w:hAnsi="Times New Roman"/>
          <w:lang w:val="en-US" w:eastAsia="ko-KR"/>
        </w:rPr>
        <w:t>(</w:t>
      </w:r>
      <w:r w:rsidRPr="00FC1BCE">
        <w:rPr>
          <w:rFonts w:ascii="Times New Roman" w:hAnsi="Times New Roman"/>
          <w:lang w:val="en-US" w:eastAsia="ko-KR"/>
        </w:rPr>
        <w:t>Rel-17</w:t>
      </w:r>
      <w:r>
        <w:rPr>
          <w:rFonts w:ascii="Times New Roman" w:hAnsi="Times New Roman"/>
          <w:lang w:val="en-US" w:eastAsia="ko-KR"/>
        </w:rPr>
        <w:t xml:space="preserve">, </w:t>
      </w:r>
      <w:r w:rsidRPr="00FC1BCE">
        <w:rPr>
          <w:rFonts w:ascii="Times New Roman" w:hAnsi="Times New Roman"/>
          <w:lang w:val="en-US" w:eastAsia="ko-KR"/>
        </w:rPr>
        <w:t>38.214</w:t>
      </w:r>
      <w:r>
        <w:rPr>
          <w:rFonts w:ascii="Times New Roman" w:hAnsi="Times New Roman"/>
          <w:lang w:val="en-US" w:eastAsia="ko-KR"/>
        </w:rPr>
        <w:t xml:space="preserve">, </w:t>
      </w:r>
      <w:r w:rsidRPr="00FC1BCE">
        <w:rPr>
          <w:rFonts w:ascii="Times New Roman" w:hAnsi="Times New Roman"/>
          <w:lang w:val="en-US" w:eastAsia="ko-KR"/>
        </w:rPr>
        <w:t>NR_FeMIMO-Core, NR_cov_enh-Core, NR_ext_to_71GHz-Core, NR_NTN_solutions, NR_MBS-Core</w:t>
      </w:r>
      <w:r>
        <w:rPr>
          <w:rFonts w:ascii="Times New Roman" w:hAnsi="Times New Roman"/>
          <w:lang w:val="en-US" w:eastAsia="ko-KR"/>
        </w:rPr>
        <w:t>, CR</w:t>
      </w:r>
      <w:r w:rsidRPr="00FC1BCE">
        <w:rPr>
          <w:rFonts w:ascii="Times New Roman" w:hAnsi="Times New Roman"/>
          <w:lang w:val="en-US" w:eastAsia="ko-KR"/>
        </w:rPr>
        <w:t>0596</w:t>
      </w:r>
      <w:r>
        <w:rPr>
          <w:rFonts w:ascii="Times New Roman" w:hAnsi="Times New Roman"/>
          <w:lang w:val="en-US" w:eastAsia="ko-KR"/>
        </w:rPr>
        <w:t>, Cat F)</w:t>
      </w:r>
      <w:r w:rsidR="00311060" w:rsidRPr="00087563">
        <w:rPr>
          <w:rFonts w:ascii="Times New Roman" w:hAnsi="Times New Roman"/>
          <w:lang w:eastAsia="ko-KR"/>
        </w:rPr>
        <w:t xml:space="preserve"> is agree</w:t>
      </w:r>
      <w:r w:rsidR="00311060">
        <w:rPr>
          <w:rFonts w:ascii="Times New Roman" w:hAnsi="Times New Roman"/>
          <w:lang w:eastAsia="ko-KR"/>
        </w:rPr>
        <w:t>d.</w:t>
      </w:r>
    </w:p>
    <w:p w14:paraId="4F86B41B" w14:textId="0ED5E7CD" w:rsidR="00FC3CBF" w:rsidRPr="00311060" w:rsidRDefault="006F79AF" w:rsidP="00FC3CBF">
      <w:pPr>
        <w:rPr>
          <w:rFonts w:ascii="Times New Roman" w:hAnsi="Times New Roman"/>
          <w:b/>
          <w:bCs/>
          <w:lang w:val="en-US" w:eastAsia="ko-KR"/>
        </w:rPr>
      </w:pPr>
      <w:hyperlink r:id="rId2826" w:history="1">
        <w:r>
          <w:rPr>
            <w:rStyle w:val="Hyperlink"/>
            <w:rFonts w:ascii="Times New Roman" w:hAnsi="Times New Roman"/>
            <w:b/>
            <w:bCs/>
            <w:highlight w:val="green"/>
            <w:lang w:val="en-US" w:eastAsia="ko-KR"/>
          </w:rPr>
          <w:t>R1-2405767</w:t>
        </w:r>
      </w:hyperlink>
      <w:r w:rsidR="00FC3CBF" w:rsidRPr="00311060">
        <w:rPr>
          <w:rFonts w:ascii="Times New Roman" w:hAnsi="Times New Roman"/>
          <w:b/>
          <w:bCs/>
          <w:lang w:val="en-US" w:eastAsia="ko-KR"/>
        </w:rPr>
        <w:tab/>
        <w:t>Rel-17 editorial corrections for TS 38.214 – mirror to Rel-18</w:t>
      </w:r>
      <w:r w:rsidR="00FC3CBF" w:rsidRPr="00311060">
        <w:rPr>
          <w:rFonts w:ascii="Times New Roman" w:hAnsi="Times New Roman"/>
          <w:b/>
          <w:bCs/>
          <w:lang w:val="en-US" w:eastAsia="ko-KR"/>
        </w:rPr>
        <w:tab/>
        <w:t>Nokia</w:t>
      </w:r>
    </w:p>
    <w:p w14:paraId="7DB8618C" w14:textId="734C0521" w:rsidR="00FC3CBF" w:rsidRPr="00FC1BCE" w:rsidRDefault="00FC3CBF" w:rsidP="00FC3CBF">
      <w:pPr>
        <w:rPr>
          <w:rFonts w:ascii="Times New Roman" w:hAnsi="Times New Roman"/>
          <w:lang w:val="en-US" w:eastAsia="ko-KR"/>
        </w:rPr>
      </w:pPr>
      <w:r>
        <w:rPr>
          <w:rFonts w:ascii="Times New Roman" w:hAnsi="Times New Roman"/>
          <w:lang w:val="en-US" w:eastAsia="ko-KR"/>
        </w:rPr>
        <w:t>(</w:t>
      </w:r>
      <w:r w:rsidRPr="00FC1BCE">
        <w:rPr>
          <w:rFonts w:ascii="Times New Roman" w:hAnsi="Times New Roman"/>
          <w:lang w:val="en-US" w:eastAsia="ko-KR"/>
        </w:rPr>
        <w:t>Rel-18</w:t>
      </w:r>
      <w:r>
        <w:rPr>
          <w:rFonts w:ascii="Times New Roman" w:hAnsi="Times New Roman"/>
          <w:lang w:val="en-US" w:eastAsia="ko-KR"/>
        </w:rPr>
        <w:t xml:space="preserve">, </w:t>
      </w:r>
      <w:r w:rsidRPr="00FC1BCE">
        <w:rPr>
          <w:rFonts w:ascii="Times New Roman" w:hAnsi="Times New Roman"/>
          <w:lang w:val="en-US" w:eastAsia="ko-KR"/>
        </w:rPr>
        <w:t>38.214</w:t>
      </w:r>
      <w:r>
        <w:rPr>
          <w:rFonts w:ascii="Times New Roman" w:hAnsi="Times New Roman"/>
          <w:lang w:val="en-US" w:eastAsia="ko-KR"/>
        </w:rPr>
        <w:t xml:space="preserve">, </w:t>
      </w:r>
      <w:r w:rsidRPr="00FC1BCE">
        <w:rPr>
          <w:rFonts w:ascii="Times New Roman" w:hAnsi="Times New Roman"/>
          <w:lang w:val="en-US" w:eastAsia="ko-KR"/>
        </w:rPr>
        <w:t>NR_FeMIMO-Core, NR_cov_enh-Core, NR_ext_to_71GHz-Core, NR_NTN_solutions, NR_MBS-Core</w:t>
      </w:r>
      <w:r>
        <w:rPr>
          <w:rFonts w:ascii="Times New Roman" w:hAnsi="Times New Roman"/>
          <w:lang w:val="en-US" w:eastAsia="ko-KR"/>
        </w:rPr>
        <w:t>, CR</w:t>
      </w:r>
      <w:r w:rsidRPr="00FC1BCE">
        <w:rPr>
          <w:rFonts w:ascii="Times New Roman" w:hAnsi="Times New Roman"/>
          <w:lang w:val="en-US" w:eastAsia="ko-KR"/>
        </w:rPr>
        <w:t>0594</w:t>
      </w:r>
      <w:r>
        <w:rPr>
          <w:rFonts w:ascii="Times New Roman" w:hAnsi="Times New Roman"/>
          <w:lang w:val="en-US" w:eastAsia="ko-KR"/>
        </w:rPr>
        <w:t xml:space="preserve">, Cat </w:t>
      </w:r>
      <w:r w:rsidRPr="00FC1BCE">
        <w:rPr>
          <w:rFonts w:ascii="Times New Roman" w:hAnsi="Times New Roman"/>
          <w:lang w:val="en-US" w:eastAsia="ko-KR"/>
        </w:rPr>
        <w:t>A</w:t>
      </w:r>
      <w:r>
        <w:rPr>
          <w:rFonts w:ascii="Times New Roman" w:hAnsi="Times New Roman"/>
          <w:lang w:val="en-US" w:eastAsia="ko-KR"/>
        </w:rPr>
        <w:t>)</w:t>
      </w:r>
      <w:r w:rsidR="00311060" w:rsidRPr="00087563">
        <w:rPr>
          <w:rFonts w:ascii="Times New Roman" w:hAnsi="Times New Roman"/>
          <w:lang w:eastAsia="ko-KR"/>
        </w:rPr>
        <w:t xml:space="preserve"> is agree</w:t>
      </w:r>
      <w:r w:rsidR="00311060">
        <w:rPr>
          <w:rFonts w:ascii="Times New Roman" w:hAnsi="Times New Roman"/>
          <w:lang w:eastAsia="ko-KR"/>
        </w:rPr>
        <w:t>d.</w:t>
      </w:r>
    </w:p>
    <w:p w14:paraId="4EDD8E89" w14:textId="77777777" w:rsidR="00206AFD" w:rsidRPr="00FC1BCE" w:rsidRDefault="00206AFD" w:rsidP="001965E4">
      <w:pPr>
        <w:rPr>
          <w:rFonts w:ascii="Times New Roman" w:hAnsi="Times New Roman"/>
          <w:lang w:val="en-US" w:eastAsia="ko-KR"/>
        </w:rPr>
      </w:pPr>
    </w:p>
    <w:p w14:paraId="45C5AA04" w14:textId="39F9050E" w:rsidR="001965E4" w:rsidRPr="00311060" w:rsidRDefault="006F79AF" w:rsidP="001965E4">
      <w:pPr>
        <w:rPr>
          <w:rFonts w:ascii="Times New Roman" w:hAnsi="Times New Roman"/>
          <w:b/>
          <w:bCs/>
          <w:lang w:val="en-US" w:eastAsia="ko-KR"/>
        </w:rPr>
      </w:pPr>
      <w:hyperlink r:id="rId2827" w:history="1">
        <w:r>
          <w:rPr>
            <w:rStyle w:val="Hyperlink"/>
            <w:rFonts w:ascii="Times New Roman" w:hAnsi="Times New Roman"/>
            <w:b/>
            <w:bCs/>
            <w:highlight w:val="green"/>
            <w:lang w:val="en-US" w:eastAsia="ko-KR"/>
          </w:rPr>
          <w:t>R1-2405754</w:t>
        </w:r>
      </w:hyperlink>
      <w:r w:rsidR="001965E4" w:rsidRPr="00311060">
        <w:rPr>
          <w:rFonts w:ascii="Times New Roman" w:hAnsi="Times New Roman"/>
          <w:b/>
          <w:bCs/>
          <w:lang w:val="en-US" w:eastAsia="ko-KR"/>
        </w:rPr>
        <w:tab/>
        <w:t>Rel-18 editorial corrections for TS 38.212</w:t>
      </w:r>
      <w:r w:rsidR="001965E4" w:rsidRPr="00311060">
        <w:rPr>
          <w:rFonts w:ascii="Times New Roman" w:hAnsi="Times New Roman"/>
          <w:b/>
          <w:bCs/>
          <w:lang w:val="en-US" w:eastAsia="ko-KR"/>
        </w:rPr>
        <w:tab/>
        <w:t>Huawei</w:t>
      </w:r>
    </w:p>
    <w:p w14:paraId="4B182ABA" w14:textId="38F5C01C" w:rsidR="001965E4" w:rsidRPr="00FC1BCE" w:rsidRDefault="001965E4" w:rsidP="001965E4">
      <w:pPr>
        <w:rPr>
          <w:rFonts w:ascii="Times New Roman" w:hAnsi="Times New Roman"/>
          <w:lang w:val="en-US" w:eastAsia="ko-KR"/>
        </w:rPr>
      </w:pPr>
      <w:r>
        <w:rPr>
          <w:rFonts w:ascii="Times New Roman" w:hAnsi="Times New Roman"/>
          <w:lang w:val="en-US" w:eastAsia="ko-KR"/>
        </w:rPr>
        <w:lastRenderedPageBreak/>
        <w:t>(R</w:t>
      </w:r>
      <w:r w:rsidRPr="00FC1BCE">
        <w:rPr>
          <w:rFonts w:ascii="Times New Roman" w:hAnsi="Times New Roman"/>
          <w:lang w:val="en-US" w:eastAsia="ko-KR"/>
        </w:rPr>
        <w:t>el-18</w:t>
      </w:r>
      <w:r>
        <w:rPr>
          <w:rFonts w:ascii="Times New Roman" w:hAnsi="Times New Roman"/>
          <w:lang w:val="en-US" w:eastAsia="ko-KR"/>
        </w:rPr>
        <w:t xml:space="preserve">, </w:t>
      </w:r>
      <w:r w:rsidRPr="00FC1BCE">
        <w:rPr>
          <w:rFonts w:ascii="Times New Roman" w:hAnsi="Times New Roman"/>
          <w:lang w:val="en-US" w:eastAsia="ko-KR"/>
        </w:rPr>
        <w:t>38.212</w:t>
      </w:r>
      <w:r>
        <w:rPr>
          <w:rFonts w:ascii="Times New Roman" w:hAnsi="Times New Roman"/>
          <w:lang w:val="en-US" w:eastAsia="ko-KR"/>
        </w:rPr>
        <w:t xml:space="preserve">, </w:t>
      </w:r>
      <w:r w:rsidRPr="00FC1BCE">
        <w:rPr>
          <w:rFonts w:ascii="Times New Roman" w:hAnsi="Times New Roman"/>
          <w:lang w:val="en-US" w:eastAsia="ko-KR"/>
        </w:rPr>
        <w:t>NR_SL_enh2-Core, NR_MIMO_evo_DL_UL-Core, NR_MC_enh-Core, NR_XR_enh-Core, NR_demod_enh3-Core, NR_MBS_enh-Core, NR_pos_enh2-Core</w:t>
      </w:r>
      <w:r>
        <w:rPr>
          <w:rFonts w:ascii="Times New Roman" w:hAnsi="Times New Roman"/>
          <w:lang w:val="en-US" w:eastAsia="ko-KR"/>
        </w:rPr>
        <w:t>, CR</w:t>
      </w:r>
      <w:r w:rsidRPr="00FC1BCE">
        <w:rPr>
          <w:rFonts w:ascii="Times New Roman" w:hAnsi="Times New Roman"/>
          <w:lang w:val="en-US" w:eastAsia="ko-KR"/>
        </w:rPr>
        <w:t>0199</w:t>
      </w:r>
      <w:r>
        <w:rPr>
          <w:rFonts w:ascii="Times New Roman" w:hAnsi="Times New Roman"/>
          <w:lang w:val="en-US" w:eastAsia="ko-KR"/>
        </w:rPr>
        <w:t xml:space="preserve">,Cat </w:t>
      </w:r>
      <w:r w:rsidRPr="00FC1BCE">
        <w:rPr>
          <w:rFonts w:ascii="Times New Roman" w:hAnsi="Times New Roman"/>
          <w:lang w:val="en-US" w:eastAsia="ko-KR"/>
        </w:rPr>
        <w:t>F</w:t>
      </w:r>
      <w:r>
        <w:rPr>
          <w:rFonts w:ascii="Times New Roman" w:hAnsi="Times New Roman"/>
          <w:lang w:val="en-US" w:eastAsia="ko-KR"/>
        </w:rPr>
        <w:t>)</w:t>
      </w:r>
      <w:r w:rsidR="00311060">
        <w:rPr>
          <w:rFonts w:ascii="Times New Roman" w:hAnsi="Times New Roman"/>
          <w:lang w:val="en-US" w:eastAsia="ko-KR"/>
        </w:rPr>
        <w:t xml:space="preserve"> </w:t>
      </w:r>
      <w:r w:rsidR="00311060" w:rsidRPr="00087563">
        <w:rPr>
          <w:rFonts w:ascii="Times New Roman" w:hAnsi="Times New Roman"/>
          <w:lang w:eastAsia="ko-KR"/>
        </w:rPr>
        <w:t>is agree</w:t>
      </w:r>
      <w:r w:rsidR="00311060">
        <w:rPr>
          <w:rFonts w:ascii="Times New Roman" w:hAnsi="Times New Roman"/>
          <w:lang w:eastAsia="ko-KR"/>
        </w:rPr>
        <w:t>d.</w:t>
      </w:r>
    </w:p>
    <w:p w14:paraId="74FDC153" w14:textId="125F7332" w:rsidR="005473C0" w:rsidRPr="003A429A" w:rsidRDefault="006F79AF" w:rsidP="005473C0">
      <w:pPr>
        <w:rPr>
          <w:rFonts w:ascii="Times New Roman" w:hAnsi="Times New Roman"/>
          <w:b/>
          <w:bCs/>
          <w:lang w:val="en-US" w:eastAsia="ko-KR"/>
        </w:rPr>
      </w:pPr>
      <w:hyperlink r:id="rId2828" w:history="1">
        <w:r>
          <w:rPr>
            <w:rStyle w:val="Hyperlink"/>
            <w:rFonts w:ascii="Times New Roman" w:hAnsi="Times New Roman"/>
            <w:b/>
            <w:bCs/>
            <w:highlight w:val="green"/>
            <w:lang w:val="en-US" w:eastAsia="ko-KR"/>
          </w:rPr>
          <w:t>R1-2405763</w:t>
        </w:r>
      </w:hyperlink>
      <w:r w:rsidR="005473C0" w:rsidRPr="003A429A">
        <w:rPr>
          <w:rFonts w:ascii="Times New Roman" w:hAnsi="Times New Roman"/>
          <w:b/>
          <w:bCs/>
          <w:lang w:val="en-US" w:eastAsia="ko-KR"/>
        </w:rPr>
        <w:tab/>
        <w:t>Rel-18 editorial corrections for TS 38.213</w:t>
      </w:r>
      <w:r w:rsidR="005473C0" w:rsidRPr="003A429A">
        <w:rPr>
          <w:rFonts w:ascii="Times New Roman" w:hAnsi="Times New Roman"/>
          <w:b/>
          <w:bCs/>
          <w:lang w:val="en-US" w:eastAsia="ko-KR"/>
        </w:rPr>
        <w:tab/>
        <w:t>Samsung</w:t>
      </w:r>
    </w:p>
    <w:p w14:paraId="45EE7D2C" w14:textId="07C66043" w:rsidR="005473C0" w:rsidRDefault="005473C0" w:rsidP="005473C0">
      <w:pPr>
        <w:rPr>
          <w:rFonts w:ascii="Times New Roman" w:hAnsi="Times New Roman"/>
          <w:lang w:val="en-US" w:eastAsia="ko-KR"/>
        </w:rPr>
      </w:pPr>
      <w:r>
        <w:rPr>
          <w:rFonts w:ascii="Times New Roman" w:hAnsi="Times New Roman"/>
          <w:lang w:val="en-US" w:eastAsia="ko-KR"/>
        </w:rPr>
        <w:t>(</w:t>
      </w:r>
      <w:r w:rsidRPr="00FC1BCE">
        <w:rPr>
          <w:rFonts w:ascii="Times New Roman" w:hAnsi="Times New Roman"/>
          <w:lang w:val="en-US" w:eastAsia="ko-KR"/>
        </w:rPr>
        <w:t>Rel-18</w:t>
      </w:r>
      <w:r>
        <w:rPr>
          <w:rFonts w:ascii="Times New Roman" w:hAnsi="Times New Roman"/>
          <w:lang w:val="en-US" w:eastAsia="ko-KR"/>
        </w:rPr>
        <w:t xml:space="preserve">, </w:t>
      </w:r>
      <w:r w:rsidRPr="00FC1BCE">
        <w:rPr>
          <w:rFonts w:ascii="Times New Roman" w:hAnsi="Times New Roman"/>
          <w:lang w:val="en-US" w:eastAsia="ko-KR"/>
        </w:rPr>
        <w:t>38.213</w:t>
      </w:r>
      <w:r>
        <w:rPr>
          <w:rFonts w:ascii="Times New Roman" w:hAnsi="Times New Roman"/>
          <w:lang w:val="en-US" w:eastAsia="ko-KR"/>
        </w:rPr>
        <w:t xml:space="preserve">, </w:t>
      </w:r>
      <w:r w:rsidRPr="00FC1BCE">
        <w:rPr>
          <w:rFonts w:ascii="Times New Roman" w:hAnsi="Times New Roman"/>
          <w:lang w:val="en-US" w:eastAsia="ko-KR"/>
        </w:rPr>
        <w:t>NR_cov_enh2-Core, NR_SL_enh2-Core, NR_Mob_enh2-Core, NR_NTN_enh-Core, NR_MBS_enh-Core, NR_pos_enh2-Core</w:t>
      </w:r>
      <w:r>
        <w:rPr>
          <w:rFonts w:ascii="Times New Roman" w:hAnsi="Times New Roman"/>
          <w:lang w:val="en-US" w:eastAsia="ko-KR"/>
        </w:rPr>
        <w:t>, CR</w:t>
      </w:r>
      <w:r w:rsidRPr="00FC1BCE">
        <w:rPr>
          <w:rFonts w:ascii="Times New Roman" w:hAnsi="Times New Roman"/>
          <w:lang w:val="en-US" w:eastAsia="ko-KR"/>
        </w:rPr>
        <w:t>0653</w:t>
      </w:r>
      <w:r>
        <w:rPr>
          <w:rFonts w:ascii="Times New Roman" w:hAnsi="Times New Roman"/>
          <w:lang w:val="en-US" w:eastAsia="ko-KR"/>
        </w:rPr>
        <w:t xml:space="preserve">, Cat </w:t>
      </w:r>
      <w:r w:rsidRPr="00FC1BCE">
        <w:rPr>
          <w:rFonts w:ascii="Times New Roman" w:hAnsi="Times New Roman"/>
          <w:lang w:val="en-US" w:eastAsia="ko-KR"/>
        </w:rPr>
        <w:t>F</w:t>
      </w:r>
      <w:r>
        <w:rPr>
          <w:rFonts w:ascii="Times New Roman" w:hAnsi="Times New Roman"/>
          <w:lang w:val="en-US" w:eastAsia="ko-KR"/>
        </w:rPr>
        <w:t>)</w:t>
      </w:r>
      <w:r w:rsidR="003A429A">
        <w:rPr>
          <w:rFonts w:ascii="Times New Roman" w:hAnsi="Times New Roman"/>
          <w:lang w:val="en-US" w:eastAsia="ko-KR"/>
        </w:rPr>
        <w:t xml:space="preserve"> is agreed.</w:t>
      </w:r>
    </w:p>
    <w:p w14:paraId="19A17B36" w14:textId="7CD7976D" w:rsidR="005473C0" w:rsidRPr="003A429A" w:rsidRDefault="006F79AF" w:rsidP="005473C0">
      <w:pPr>
        <w:rPr>
          <w:rFonts w:ascii="Times New Roman" w:hAnsi="Times New Roman"/>
          <w:b/>
          <w:bCs/>
          <w:lang w:val="en-US" w:eastAsia="ko-KR"/>
        </w:rPr>
      </w:pPr>
      <w:hyperlink r:id="rId2829" w:history="1">
        <w:r>
          <w:rPr>
            <w:rStyle w:val="Hyperlink"/>
            <w:rFonts w:ascii="Times New Roman" w:hAnsi="Times New Roman"/>
            <w:b/>
            <w:bCs/>
            <w:highlight w:val="green"/>
            <w:lang w:val="en-US" w:eastAsia="ko-KR"/>
          </w:rPr>
          <w:t>R1-2405765</w:t>
        </w:r>
      </w:hyperlink>
      <w:r w:rsidR="005473C0" w:rsidRPr="003A429A">
        <w:rPr>
          <w:rFonts w:ascii="Times New Roman" w:hAnsi="Times New Roman"/>
          <w:b/>
          <w:bCs/>
          <w:lang w:val="en-US" w:eastAsia="ko-KR"/>
        </w:rPr>
        <w:tab/>
        <w:t>Rel-18 editorial corrections for TS 38.214</w:t>
      </w:r>
      <w:r w:rsidR="005473C0" w:rsidRPr="003A429A">
        <w:rPr>
          <w:rFonts w:ascii="Times New Roman" w:hAnsi="Times New Roman"/>
          <w:b/>
          <w:bCs/>
          <w:lang w:val="en-US" w:eastAsia="ko-KR"/>
        </w:rPr>
        <w:tab/>
        <w:t>Nokia</w:t>
      </w:r>
    </w:p>
    <w:p w14:paraId="63007EE3" w14:textId="2A7068A5" w:rsidR="005473C0" w:rsidRPr="00FC1BCE" w:rsidRDefault="005473C0" w:rsidP="005473C0">
      <w:pPr>
        <w:rPr>
          <w:rFonts w:ascii="Times New Roman" w:hAnsi="Times New Roman"/>
          <w:lang w:val="en-US" w:eastAsia="ko-KR"/>
        </w:rPr>
      </w:pPr>
      <w:r>
        <w:rPr>
          <w:rFonts w:ascii="Times New Roman" w:hAnsi="Times New Roman"/>
          <w:lang w:val="en-US" w:eastAsia="ko-KR"/>
        </w:rPr>
        <w:t>(</w:t>
      </w:r>
      <w:r w:rsidRPr="00FC1BCE">
        <w:rPr>
          <w:rFonts w:ascii="Times New Roman" w:hAnsi="Times New Roman"/>
          <w:lang w:val="en-US" w:eastAsia="ko-KR"/>
        </w:rPr>
        <w:t>Rel-18</w:t>
      </w:r>
      <w:r>
        <w:rPr>
          <w:rFonts w:ascii="Times New Roman" w:hAnsi="Times New Roman"/>
          <w:lang w:val="en-US" w:eastAsia="ko-KR"/>
        </w:rPr>
        <w:t xml:space="preserve">, </w:t>
      </w:r>
      <w:r w:rsidRPr="00FC1BCE">
        <w:rPr>
          <w:rFonts w:ascii="Times New Roman" w:hAnsi="Times New Roman"/>
          <w:lang w:val="en-US" w:eastAsia="ko-KR"/>
        </w:rPr>
        <w:t>38.214</w:t>
      </w:r>
      <w:r>
        <w:rPr>
          <w:rFonts w:ascii="Times New Roman" w:hAnsi="Times New Roman"/>
          <w:lang w:val="en-US" w:eastAsia="ko-KR"/>
        </w:rPr>
        <w:t xml:space="preserve">, </w:t>
      </w:r>
      <w:r w:rsidRPr="00FC1BCE">
        <w:rPr>
          <w:rFonts w:ascii="Times New Roman" w:hAnsi="Times New Roman"/>
          <w:lang w:val="en-US" w:eastAsia="ko-KR"/>
        </w:rPr>
        <w:t>NR_redcap_enh-Core, NR_MBS_enh-Core, NR_MIMO_evo_DL_UL, NR_MC_enh-Core, NR_pos_enh2-Core, Netw_Energy_NR-Core, NR_SL_enh2-Core</w:t>
      </w:r>
      <w:r>
        <w:rPr>
          <w:rFonts w:ascii="Times New Roman" w:hAnsi="Times New Roman"/>
          <w:lang w:val="en-US" w:eastAsia="ko-KR"/>
        </w:rPr>
        <w:t>, CR</w:t>
      </w:r>
      <w:r w:rsidRPr="00FC1BCE">
        <w:rPr>
          <w:rFonts w:ascii="Times New Roman" w:hAnsi="Times New Roman"/>
          <w:lang w:val="en-US" w:eastAsia="ko-KR"/>
        </w:rPr>
        <w:t>0592</w:t>
      </w:r>
      <w:r>
        <w:rPr>
          <w:rFonts w:ascii="Times New Roman" w:hAnsi="Times New Roman"/>
          <w:lang w:val="en-US" w:eastAsia="ko-KR"/>
        </w:rPr>
        <w:t xml:space="preserve">, Cat </w:t>
      </w:r>
      <w:r w:rsidRPr="00FC1BCE">
        <w:rPr>
          <w:rFonts w:ascii="Times New Roman" w:hAnsi="Times New Roman"/>
          <w:lang w:val="en-US" w:eastAsia="ko-KR"/>
        </w:rPr>
        <w:t>F</w:t>
      </w:r>
      <w:r>
        <w:rPr>
          <w:rFonts w:ascii="Times New Roman" w:hAnsi="Times New Roman"/>
          <w:lang w:val="en-US" w:eastAsia="ko-KR"/>
        </w:rPr>
        <w:t>)</w:t>
      </w:r>
      <w:r w:rsidR="003A429A">
        <w:rPr>
          <w:rFonts w:ascii="Times New Roman" w:hAnsi="Times New Roman"/>
          <w:lang w:val="en-US" w:eastAsia="ko-KR"/>
        </w:rPr>
        <w:t xml:space="preserve"> is agreed.</w:t>
      </w:r>
    </w:p>
    <w:p w14:paraId="1D119C4C" w14:textId="5860BDEF" w:rsidR="00FC1BCE" w:rsidRPr="00311060" w:rsidRDefault="006F79AF" w:rsidP="00FC1BCE">
      <w:pPr>
        <w:rPr>
          <w:rFonts w:ascii="Times New Roman" w:hAnsi="Times New Roman"/>
          <w:b/>
          <w:bCs/>
          <w:lang w:val="en-US" w:eastAsia="ko-KR"/>
        </w:rPr>
      </w:pPr>
      <w:hyperlink r:id="rId2830" w:history="1">
        <w:r>
          <w:rPr>
            <w:rStyle w:val="Hyperlink"/>
            <w:rFonts w:ascii="Times New Roman" w:hAnsi="Times New Roman"/>
            <w:b/>
            <w:bCs/>
            <w:highlight w:val="green"/>
            <w:lang w:val="en-US" w:eastAsia="ko-KR"/>
          </w:rPr>
          <w:t>R1-2405747</w:t>
        </w:r>
      </w:hyperlink>
      <w:r w:rsidR="00FC1BCE" w:rsidRPr="00311060">
        <w:rPr>
          <w:rFonts w:ascii="Times New Roman" w:hAnsi="Times New Roman"/>
          <w:b/>
          <w:bCs/>
          <w:lang w:val="en-US" w:eastAsia="ko-KR"/>
        </w:rPr>
        <w:tab/>
        <w:t>Alignment corrections for TS38.215</w:t>
      </w:r>
      <w:r w:rsidR="00FC1BCE" w:rsidRPr="00311060">
        <w:rPr>
          <w:rFonts w:ascii="Times New Roman" w:hAnsi="Times New Roman"/>
          <w:b/>
          <w:bCs/>
          <w:lang w:val="en-US" w:eastAsia="ko-KR"/>
        </w:rPr>
        <w:tab/>
        <w:t>Intel Corporation</w:t>
      </w:r>
    </w:p>
    <w:p w14:paraId="099B3A1A" w14:textId="6007FD45" w:rsidR="00FC1BCE" w:rsidRDefault="00FC1BCE" w:rsidP="00FC1BCE">
      <w:pPr>
        <w:rPr>
          <w:rFonts w:ascii="Times New Roman" w:hAnsi="Times New Roman"/>
          <w:lang w:val="en-US" w:eastAsia="ko-KR"/>
        </w:rPr>
      </w:pPr>
      <w:r>
        <w:rPr>
          <w:rFonts w:ascii="Times New Roman" w:hAnsi="Times New Roman"/>
          <w:lang w:val="en-US" w:eastAsia="ko-KR"/>
        </w:rPr>
        <w:t>(</w:t>
      </w:r>
      <w:r w:rsidRPr="00FC1BCE">
        <w:rPr>
          <w:rFonts w:ascii="Times New Roman" w:hAnsi="Times New Roman"/>
          <w:lang w:val="en-US" w:eastAsia="ko-KR"/>
        </w:rPr>
        <w:t>Rel-18</w:t>
      </w:r>
      <w:r>
        <w:rPr>
          <w:rFonts w:ascii="Times New Roman" w:hAnsi="Times New Roman"/>
          <w:lang w:val="en-US" w:eastAsia="ko-KR"/>
        </w:rPr>
        <w:t xml:space="preserve">, </w:t>
      </w:r>
      <w:r w:rsidRPr="00FC1BCE">
        <w:rPr>
          <w:rFonts w:ascii="Times New Roman" w:hAnsi="Times New Roman"/>
          <w:lang w:val="en-US" w:eastAsia="ko-KR"/>
        </w:rPr>
        <w:t>38.215</w:t>
      </w:r>
      <w:r>
        <w:rPr>
          <w:rFonts w:ascii="Times New Roman" w:hAnsi="Times New Roman"/>
          <w:lang w:val="en-US" w:eastAsia="ko-KR"/>
        </w:rPr>
        <w:t xml:space="preserve">, </w:t>
      </w:r>
      <w:r w:rsidRPr="00FC1BCE">
        <w:rPr>
          <w:rFonts w:ascii="Times New Roman" w:hAnsi="Times New Roman"/>
          <w:lang w:val="en-US" w:eastAsia="ko-KR"/>
        </w:rPr>
        <w:t>NR_SL_enh2-Core, NR_MIMO_evo_DL_UL-Core</w:t>
      </w:r>
      <w:r>
        <w:rPr>
          <w:rFonts w:ascii="Times New Roman" w:hAnsi="Times New Roman"/>
          <w:lang w:val="en-US" w:eastAsia="ko-KR"/>
        </w:rPr>
        <w:t>, CR</w:t>
      </w:r>
      <w:r w:rsidRPr="00FC1BCE">
        <w:rPr>
          <w:rFonts w:ascii="Times New Roman" w:hAnsi="Times New Roman"/>
          <w:lang w:val="en-US" w:eastAsia="ko-KR"/>
        </w:rPr>
        <w:t>0068</w:t>
      </w:r>
      <w:r>
        <w:rPr>
          <w:rFonts w:ascii="Times New Roman" w:hAnsi="Times New Roman"/>
          <w:lang w:val="en-US" w:eastAsia="ko-KR"/>
        </w:rPr>
        <w:t xml:space="preserve">, Cat </w:t>
      </w:r>
      <w:r w:rsidRPr="00FC1BCE">
        <w:rPr>
          <w:rFonts w:ascii="Times New Roman" w:hAnsi="Times New Roman"/>
          <w:lang w:val="en-US" w:eastAsia="ko-KR"/>
        </w:rPr>
        <w:t>F</w:t>
      </w:r>
      <w:r>
        <w:rPr>
          <w:rFonts w:ascii="Times New Roman" w:hAnsi="Times New Roman"/>
          <w:lang w:val="en-US" w:eastAsia="ko-KR"/>
        </w:rPr>
        <w:t>)</w:t>
      </w:r>
      <w:r w:rsidR="00311060">
        <w:rPr>
          <w:rFonts w:ascii="Times New Roman" w:hAnsi="Times New Roman"/>
          <w:lang w:val="en-US" w:eastAsia="ko-KR"/>
        </w:rPr>
        <w:t xml:space="preserve"> </w:t>
      </w:r>
      <w:r w:rsidR="00311060" w:rsidRPr="00087563">
        <w:rPr>
          <w:rFonts w:ascii="Times New Roman" w:hAnsi="Times New Roman"/>
          <w:lang w:eastAsia="ko-KR"/>
        </w:rPr>
        <w:t>is agree</w:t>
      </w:r>
      <w:r w:rsidR="00311060">
        <w:rPr>
          <w:rFonts w:ascii="Times New Roman" w:hAnsi="Times New Roman"/>
          <w:lang w:eastAsia="ko-KR"/>
        </w:rPr>
        <w:t>d.</w:t>
      </w:r>
    </w:p>
    <w:p w14:paraId="613E59B1" w14:textId="77777777" w:rsidR="00FC1BCE" w:rsidRDefault="00FC1BCE" w:rsidP="00FC1BCE">
      <w:pPr>
        <w:rPr>
          <w:rFonts w:ascii="Times New Roman" w:hAnsi="Times New Roman"/>
          <w:lang w:val="en-US" w:eastAsia="ko-KR"/>
        </w:rPr>
      </w:pPr>
    </w:p>
    <w:p w14:paraId="1CDB0EA0" w14:textId="0E426990" w:rsidR="00FC1BCE" w:rsidRPr="00FC1BCE" w:rsidRDefault="00FC1BCE" w:rsidP="00FC1BCE">
      <w:pPr>
        <w:rPr>
          <w:rFonts w:ascii="Times New Roman" w:hAnsi="Times New Roman"/>
          <w:b/>
          <w:bCs/>
          <w:lang w:val="en-US" w:eastAsia="ko-KR"/>
        </w:rPr>
      </w:pPr>
      <w:r w:rsidRPr="00FC1BCE">
        <w:rPr>
          <w:rFonts w:ascii="Times New Roman" w:hAnsi="Times New Roman"/>
          <w:b/>
          <w:bCs/>
          <w:lang w:val="en-US" w:eastAsia="ko-KR"/>
        </w:rPr>
        <w:t>// SL enh</w:t>
      </w:r>
    </w:p>
    <w:p w14:paraId="6360B1AF" w14:textId="7EBBF89A" w:rsidR="00FC1BCE" w:rsidRPr="00087563" w:rsidRDefault="006F79AF" w:rsidP="00FC1BCE">
      <w:pPr>
        <w:rPr>
          <w:rFonts w:ascii="Times New Roman" w:hAnsi="Times New Roman"/>
          <w:b/>
          <w:bCs/>
          <w:lang w:val="en-US" w:eastAsia="ko-KR"/>
        </w:rPr>
      </w:pPr>
      <w:hyperlink r:id="rId2831" w:history="1">
        <w:r>
          <w:rPr>
            <w:rStyle w:val="Hyperlink"/>
            <w:rFonts w:ascii="Times New Roman" w:hAnsi="Times New Roman"/>
            <w:b/>
            <w:bCs/>
            <w:highlight w:val="green"/>
            <w:lang w:val="en-US" w:eastAsia="ko-KR"/>
          </w:rPr>
          <w:t>R1-2405748</w:t>
        </w:r>
      </w:hyperlink>
      <w:r w:rsidR="00FC1BCE" w:rsidRPr="00087563">
        <w:rPr>
          <w:rFonts w:ascii="Times New Roman" w:hAnsi="Times New Roman"/>
          <w:b/>
          <w:bCs/>
          <w:lang w:val="en-US" w:eastAsia="ko-KR"/>
        </w:rPr>
        <w:tab/>
        <w:t>Maintenance of NR Sidelink operation on shared spectrum</w:t>
      </w:r>
      <w:r w:rsidR="00FC1BCE" w:rsidRPr="00087563">
        <w:rPr>
          <w:rFonts w:ascii="Times New Roman" w:hAnsi="Times New Roman"/>
          <w:b/>
          <w:bCs/>
          <w:lang w:val="en-US" w:eastAsia="ko-KR"/>
        </w:rPr>
        <w:tab/>
        <w:t>Ericsson</w:t>
      </w:r>
    </w:p>
    <w:p w14:paraId="2310A8FA" w14:textId="705BD8F7" w:rsidR="00FC1BCE" w:rsidRDefault="00FC1BCE" w:rsidP="00FC1BCE">
      <w:pPr>
        <w:rPr>
          <w:rFonts w:ascii="Times New Roman" w:hAnsi="Times New Roman"/>
          <w:lang w:val="en-US" w:eastAsia="ko-KR"/>
        </w:rPr>
      </w:pPr>
      <w:r>
        <w:rPr>
          <w:rFonts w:ascii="Times New Roman" w:hAnsi="Times New Roman"/>
          <w:lang w:val="en-US" w:eastAsia="ko-KR"/>
        </w:rPr>
        <w:t>(</w:t>
      </w:r>
      <w:r w:rsidRPr="00FC1BCE">
        <w:rPr>
          <w:rFonts w:ascii="Times New Roman" w:hAnsi="Times New Roman"/>
          <w:lang w:val="en-US" w:eastAsia="ko-KR"/>
        </w:rPr>
        <w:t>Rel-18</w:t>
      </w:r>
      <w:r>
        <w:rPr>
          <w:rFonts w:ascii="Times New Roman" w:hAnsi="Times New Roman"/>
          <w:lang w:val="en-US" w:eastAsia="ko-KR"/>
        </w:rPr>
        <w:t xml:space="preserve">, </w:t>
      </w:r>
      <w:r w:rsidRPr="00FC1BCE">
        <w:rPr>
          <w:rFonts w:ascii="Times New Roman" w:hAnsi="Times New Roman"/>
          <w:lang w:val="en-US" w:eastAsia="ko-KR"/>
        </w:rPr>
        <w:t>37.213</w:t>
      </w:r>
      <w:r>
        <w:rPr>
          <w:rFonts w:ascii="Times New Roman" w:hAnsi="Times New Roman"/>
          <w:lang w:val="en-US" w:eastAsia="ko-KR"/>
        </w:rPr>
        <w:t xml:space="preserve">, </w:t>
      </w:r>
      <w:r w:rsidRPr="00FC1BCE">
        <w:rPr>
          <w:rFonts w:ascii="Times New Roman" w:hAnsi="Times New Roman"/>
          <w:lang w:val="en-US" w:eastAsia="ko-KR"/>
        </w:rPr>
        <w:t>NR_SL_enh2-Core</w:t>
      </w:r>
      <w:r>
        <w:rPr>
          <w:rFonts w:ascii="Times New Roman" w:hAnsi="Times New Roman"/>
          <w:lang w:val="en-US" w:eastAsia="ko-KR"/>
        </w:rPr>
        <w:t>, CR</w:t>
      </w:r>
      <w:r w:rsidRPr="00FC1BCE">
        <w:rPr>
          <w:rFonts w:ascii="Times New Roman" w:hAnsi="Times New Roman"/>
          <w:lang w:val="en-US" w:eastAsia="ko-KR"/>
        </w:rPr>
        <w:t>0058</w:t>
      </w:r>
      <w:r>
        <w:rPr>
          <w:rFonts w:ascii="Times New Roman" w:hAnsi="Times New Roman"/>
          <w:lang w:val="en-US" w:eastAsia="ko-KR"/>
        </w:rPr>
        <w:t xml:space="preserve">, Cat </w:t>
      </w:r>
      <w:r w:rsidRPr="00FC1BCE">
        <w:rPr>
          <w:rFonts w:ascii="Times New Roman" w:hAnsi="Times New Roman"/>
          <w:lang w:val="en-US" w:eastAsia="ko-KR"/>
        </w:rPr>
        <w:t>F</w:t>
      </w:r>
      <w:r>
        <w:rPr>
          <w:rFonts w:ascii="Times New Roman" w:hAnsi="Times New Roman"/>
          <w:lang w:val="en-US" w:eastAsia="ko-KR"/>
        </w:rPr>
        <w:t>)</w:t>
      </w:r>
      <w:r w:rsidR="00087563">
        <w:rPr>
          <w:rFonts w:ascii="Times New Roman" w:hAnsi="Times New Roman"/>
          <w:lang w:val="en-US" w:eastAsia="ko-KR"/>
        </w:rPr>
        <w:t xml:space="preserve"> is agreed.</w:t>
      </w:r>
    </w:p>
    <w:p w14:paraId="455E59A5" w14:textId="2080C29B" w:rsidR="001965E4" w:rsidRPr="002C1BAC" w:rsidRDefault="006F79AF" w:rsidP="001965E4">
      <w:pPr>
        <w:rPr>
          <w:rFonts w:ascii="Times New Roman" w:hAnsi="Times New Roman"/>
          <w:b/>
          <w:bCs/>
          <w:lang w:val="en-US" w:eastAsia="ko-KR"/>
        </w:rPr>
      </w:pPr>
      <w:hyperlink r:id="rId2832" w:history="1">
        <w:r>
          <w:rPr>
            <w:rStyle w:val="Hyperlink"/>
            <w:rFonts w:ascii="Times New Roman" w:hAnsi="Times New Roman"/>
            <w:b/>
            <w:bCs/>
            <w:highlight w:val="green"/>
            <w:lang w:val="en-US" w:eastAsia="ko-KR"/>
          </w:rPr>
          <w:t>R1-2405750</w:t>
        </w:r>
      </w:hyperlink>
      <w:r w:rsidR="001965E4" w:rsidRPr="002C1BAC">
        <w:rPr>
          <w:rFonts w:ascii="Times New Roman" w:hAnsi="Times New Roman"/>
          <w:b/>
          <w:bCs/>
          <w:lang w:val="en-US" w:eastAsia="ko-KR"/>
        </w:rPr>
        <w:tab/>
        <w:t>Corrections to sidelink enhancements</w:t>
      </w:r>
      <w:r w:rsidR="001965E4" w:rsidRPr="002C1BAC">
        <w:rPr>
          <w:rFonts w:ascii="Times New Roman" w:hAnsi="Times New Roman"/>
          <w:b/>
          <w:bCs/>
          <w:lang w:val="en-US" w:eastAsia="ko-KR"/>
        </w:rPr>
        <w:tab/>
        <w:t>Ericsson</w:t>
      </w:r>
    </w:p>
    <w:p w14:paraId="4FA1EE79" w14:textId="4C7BF384" w:rsidR="001965E4" w:rsidRPr="00FC1BCE" w:rsidRDefault="001965E4" w:rsidP="001965E4">
      <w:pPr>
        <w:rPr>
          <w:rFonts w:ascii="Times New Roman" w:hAnsi="Times New Roman"/>
          <w:lang w:val="en-US" w:eastAsia="ko-KR"/>
        </w:rPr>
      </w:pPr>
      <w:r>
        <w:rPr>
          <w:rFonts w:ascii="Times New Roman" w:hAnsi="Times New Roman"/>
          <w:lang w:val="en-US" w:eastAsia="ko-KR"/>
        </w:rPr>
        <w:t>(</w:t>
      </w:r>
      <w:r w:rsidRPr="00FC1BCE">
        <w:rPr>
          <w:rFonts w:ascii="Times New Roman" w:hAnsi="Times New Roman"/>
          <w:lang w:val="en-US" w:eastAsia="ko-KR"/>
        </w:rPr>
        <w:t>Rel-18</w:t>
      </w:r>
      <w:r>
        <w:rPr>
          <w:rFonts w:ascii="Times New Roman" w:hAnsi="Times New Roman"/>
          <w:lang w:val="en-US" w:eastAsia="ko-KR"/>
        </w:rPr>
        <w:t>,</w:t>
      </w:r>
      <w:r w:rsidRPr="00FC1BCE">
        <w:rPr>
          <w:rFonts w:ascii="Times New Roman" w:hAnsi="Times New Roman"/>
          <w:lang w:val="en-US" w:eastAsia="ko-KR"/>
        </w:rPr>
        <w:t>38.211</w:t>
      </w:r>
      <w:r>
        <w:rPr>
          <w:rFonts w:ascii="Times New Roman" w:hAnsi="Times New Roman"/>
          <w:lang w:val="en-US" w:eastAsia="ko-KR"/>
        </w:rPr>
        <w:t xml:space="preserve">, </w:t>
      </w:r>
      <w:r w:rsidRPr="00FC1BCE">
        <w:rPr>
          <w:rFonts w:ascii="Times New Roman" w:hAnsi="Times New Roman"/>
          <w:lang w:val="en-US" w:eastAsia="ko-KR"/>
        </w:rPr>
        <w:t>NR_SL_enh2-Core</w:t>
      </w:r>
      <w:r>
        <w:rPr>
          <w:rFonts w:ascii="Times New Roman" w:hAnsi="Times New Roman"/>
          <w:lang w:val="en-US" w:eastAsia="ko-KR"/>
        </w:rPr>
        <w:t>, CR</w:t>
      </w:r>
      <w:r w:rsidRPr="00FC1BCE">
        <w:rPr>
          <w:rFonts w:ascii="Times New Roman" w:hAnsi="Times New Roman"/>
          <w:lang w:val="en-US" w:eastAsia="ko-KR"/>
        </w:rPr>
        <w:t>0131</w:t>
      </w:r>
      <w:r>
        <w:rPr>
          <w:rFonts w:ascii="Times New Roman" w:hAnsi="Times New Roman"/>
          <w:lang w:val="en-US" w:eastAsia="ko-KR"/>
        </w:rPr>
        <w:t xml:space="preserve">,Cat </w:t>
      </w:r>
      <w:r w:rsidRPr="00FC1BCE">
        <w:rPr>
          <w:rFonts w:ascii="Times New Roman" w:hAnsi="Times New Roman"/>
          <w:lang w:val="en-US" w:eastAsia="ko-KR"/>
        </w:rPr>
        <w:t>F</w:t>
      </w:r>
      <w:r>
        <w:rPr>
          <w:rFonts w:ascii="Times New Roman" w:hAnsi="Times New Roman"/>
          <w:lang w:val="en-US" w:eastAsia="ko-KR"/>
        </w:rPr>
        <w:t>)</w:t>
      </w:r>
      <w:r w:rsidR="002C1BAC">
        <w:rPr>
          <w:rFonts w:ascii="Times New Roman" w:hAnsi="Times New Roman"/>
          <w:lang w:val="en-US" w:eastAsia="ko-KR"/>
        </w:rPr>
        <w:t xml:space="preserve"> </w:t>
      </w:r>
      <w:r w:rsidR="002C1BAC" w:rsidRPr="00087563">
        <w:rPr>
          <w:rFonts w:ascii="Times New Roman" w:hAnsi="Times New Roman"/>
          <w:lang w:eastAsia="ko-KR"/>
        </w:rPr>
        <w:t>is agree</w:t>
      </w:r>
      <w:r w:rsidR="002C1BAC">
        <w:rPr>
          <w:rFonts w:ascii="Times New Roman" w:hAnsi="Times New Roman"/>
          <w:lang w:eastAsia="ko-KR"/>
        </w:rPr>
        <w:t>d.</w:t>
      </w:r>
    </w:p>
    <w:p w14:paraId="65EEC361" w14:textId="77777777" w:rsidR="00FC1BCE" w:rsidRDefault="00FC1BCE" w:rsidP="00FC1BCE">
      <w:pPr>
        <w:rPr>
          <w:rFonts w:ascii="Times New Roman" w:hAnsi="Times New Roman"/>
          <w:lang w:val="en-US" w:eastAsia="ko-KR"/>
        </w:rPr>
      </w:pPr>
    </w:p>
    <w:p w14:paraId="511CF7AF" w14:textId="2397D6D9" w:rsidR="00FC1BCE" w:rsidRPr="00FC1BCE" w:rsidRDefault="00FC1BCE" w:rsidP="00FC1BCE">
      <w:pPr>
        <w:rPr>
          <w:rFonts w:ascii="Times New Roman" w:hAnsi="Times New Roman"/>
          <w:b/>
          <w:bCs/>
          <w:lang w:val="en-US" w:eastAsia="ko-KR"/>
        </w:rPr>
      </w:pPr>
      <w:r w:rsidRPr="00FC1BCE">
        <w:rPr>
          <w:rFonts w:ascii="Times New Roman" w:hAnsi="Times New Roman"/>
          <w:b/>
          <w:bCs/>
          <w:lang w:val="en-US" w:eastAsia="ko-KR"/>
        </w:rPr>
        <w:t>// Pos enh</w:t>
      </w:r>
    </w:p>
    <w:p w14:paraId="0A59B083" w14:textId="1542F0D0" w:rsidR="001965E4" w:rsidRPr="002C1BAC" w:rsidRDefault="006F79AF" w:rsidP="00FC1BCE">
      <w:pPr>
        <w:rPr>
          <w:rFonts w:ascii="Times New Roman" w:hAnsi="Times New Roman"/>
          <w:b/>
          <w:bCs/>
          <w:lang w:val="en-US" w:eastAsia="ko-KR"/>
        </w:rPr>
      </w:pPr>
      <w:hyperlink r:id="rId2833" w:history="1">
        <w:r>
          <w:rPr>
            <w:rStyle w:val="Hyperlink"/>
            <w:rFonts w:ascii="Times New Roman" w:hAnsi="Times New Roman"/>
            <w:b/>
            <w:bCs/>
            <w:highlight w:val="green"/>
            <w:lang w:val="en-US" w:eastAsia="ko-KR"/>
          </w:rPr>
          <w:t>R1-2405749</w:t>
        </w:r>
      </w:hyperlink>
      <w:r w:rsidR="00FC1BCE" w:rsidRPr="002C1BAC">
        <w:rPr>
          <w:rFonts w:ascii="Times New Roman" w:hAnsi="Times New Roman"/>
          <w:b/>
          <w:bCs/>
          <w:lang w:val="en-US" w:eastAsia="ko-KR"/>
        </w:rPr>
        <w:tab/>
        <w:t>Corrections to positioning enhancements</w:t>
      </w:r>
      <w:r w:rsidR="00FC1BCE" w:rsidRPr="002C1BAC">
        <w:rPr>
          <w:rFonts w:ascii="Times New Roman" w:hAnsi="Times New Roman"/>
          <w:b/>
          <w:bCs/>
          <w:lang w:val="en-US" w:eastAsia="ko-KR"/>
        </w:rPr>
        <w:tab/>
        <w:t>Ericsson</w:t>
      </w:r>
    </w:p>
    <w:p w14:paraId="512F34C5" w14:textId="01D8393D" w:rsidR="00FC1BCE" w:rsidRPr="002C1BAC" w:rsidRDefault="001965E4" w:rsidP="00FC1BCE">
      <w:pPr>
        <w:rPr>
          <w:rFonts w:ascii="Times New Roman" w:hAnsi="Times New Roman"/>
          <w:lang w:eastAsia="ko-KR"/>
        </w:rPr>
      </w:pPr>
      <w:r w:rsidRPr="002C1BAC">
        <w:rPr>
          <w:rFonts w:ascii="Times New Roman" w:hAnsi="Times New Roman"/>
          <w:lang w:eastAsia="ko-KR"/>
        </w:rPr>
        <w:t>(</w:t>
      </w:r>
      <w:r w:rsidR="00FC1BCE" w:rsidRPr="002C1BAC">
        <w:rPr>
          <w:rFonts w:ascii="Times New Roman" w:hAnsi="Times New Roman"/>
          <w:lang w:eastAsia="ko-KR"/>
        </w:rPr>
        <w:t>Rel-18</w:t>
      </w:r>
      <w:r w:rsidRPr="002C1BAC">
        <w:rPr>
          <w:rFonts w:ascii="Times New Roman" w:hAnsi="Times New Roman"/>
          <w:lang w:eastAsia="ko-KR"/>
        </w:rPr>
        <w:t xml:space="preserve">, </w:t>
      </w:r>
      <w:r w:rsidR="00FC1BCE" w:rsidRPr="002C1BAC">
        <w:rPr>
          <w:rFonts w:ascii="Times New Roman" w:hAnsi="Times New Roman"/>
          <w:lang w:eastAsia="ko-KR"/>
        </w:rPr>
        <w:t>38.211</w:t>
      </w:r>
      <w:r w:rsidRPr="002C1BAC">
        <w:rPr>
          <w:rFonts w:ascii="Times New Roman" w:hAnsi="Times New Roman"/>
          <w:lang w:eastAsia="ko-KR"/>
        </w:rPr>
        <w:t xml:space="preserve">, </w:t>
      </w:r>
      <w:r w:rsidR="00FC1BCE" w:rsidRPr="002C1BAC">
        <w:rPr>
          <w:rFonts w:ascii="Times New Roman" w:hAnsi="Times New Roman"/>
          <w:lang w:eastAsia="ko-KR"/>
        </w:rPr>
        <w:t>NR_pos_enh2-Core</w:t>
      </w:r>
      <w:r w:rsidRPr="002C1BAC">
        <w:rPr>
          <w:rFonts w:ascii="Times New Roman" w:hAnsi="Times New Roman"/>
          <w:lang w:eastAsia="ko-KR"/>
        </w:rPr>
        <w:t>, CR</w:t>
      </w:r>
      <w:r w:rsidR="00FC1BCE" w:rsidRPr="002C1BAC">
        <w:rPr>
          <w:rFonts w:ascii="Times New Roman" w:hAnsi="Times New Roman"/>
          <w:lang w:eastAsia="ko-KR"/>
        </w:rPr>
        <w:t>0130</w:t>
      </w:r>
      <w:r w:rsidRPr="002C1BAC">
        <w:rPr>
          <w:rFonts w:ascii="Times New Roman" w:hAnsi="Times New Roman"/>
          <w:lang w:eastAsia="ko-KR"/>
        </w:rPr>
        <w:t xml:space="preserve">, Cat </w:t>
      </w:r>
      <w:r w:rsidR="00FC1BCE" w:rsidRPr="002C1BAC">
        <w:rPr>
          <w:rFonts w:ascii="Times New Roman" w:hAnsi="Times New Roman"/>
          <w:lang w:eastAsia="ko-KR"/>
        </w:rPr>
        <w:t>F</w:t>
      </w:r>
      <w:r w:rsidRPr="002C1BAC">
        <w:rPr>
          <w:rFonts w:ascii="Times New Roman" w:hAnsi="Times New Roman"/>
          <w:lang w:eastAsia="ko-KR"/>
        </w:rPr>
        <w:t>)</w:t>
      </w:r>
      <w:r w:rsidR="002C1BAC" w:rsidRPr="002C1BAC">
        <w:rPr>
          <w:rFonts w:ascii="Times New Roman" w:hAnsi="Times New Roman"/>
          <w:lang w:eastAsia="ko-KR"/>
        </w:rPr>
        <w:t xml:space="preserve"> </w:t>
      </w:r>
      <w:r w:rsidR="002C1BAC" w:rsidRPr="00087563">
        <w:rPr>
          <w:rFonts w:ascii="Times New Roman" w:hAnsi="Times New Roman"/>
          <w:lang w:eastAsia="ko-KR"/>
        </w:rPr>
        <w:t>is agree</w:t>
      </w:r>
      <w:r w:rsidR="002C1BAC">
        <w:rPr>
          <w:rFonts w:ascii="Times New Roman" w:hAnsi="Times New Roman"/>
          <w:lang w:eastAsia="ko-KR"/>
        </w:rPr>
        <w:t>d.</w:t>
      </w:r>
    </w:p>
    <w:p w14:paraId="039CD00B" w14:textId="3DB52B10" w:rsidR="00857392" w:rsidRPr="00087563" w:rsidRDefault="006F79AF" w:rsidP="00857392">
      <w:pPr>
        <w:rPr>
          <w:rFonts w:ascii="Times New Roman" w:hAnsi="Times New Roman"/>
          <w:b/>
          <w:bCs/>
          <w:lang w:val="en-US" w:eastAsia="ko-KR"/>
        </w:rPr>
      </w:pPr>
      <w:hyperlink r:id="rId2834" w:history="1">
        <w:r>
          <w:rPr>
            <w:rStyle w:val="Hyperlink"/>
            <w:rFonts w:ascii="Times New Roman" w:hAnsi="Times New Roman"/>
            <w:b/>
            <w:bCs/>
            <w:highlight w:val="green"/>
            <w:lang w:val="en-US" w:eastAsia="ko-KR"/>
          </w:rPr>
          <w:t>R1-2405761</w:t>
        </w:r>
      </w:hyperlink>
      <w:r w:rsidR="00857392" w:rsidRPr="00087563">
        <w:rPr>
          <w:rFonts w:ascii="Times New Roman" w:hAnsi="Times New Roman"/>
          <w:b/>
          <w:bCs/>
          <w:lang w:val="en-US" w:eastAsia="ko-KR"/>
        </w:rPr>
        <w:tab/>
        <w:t>Maintenance of expanded and improved NR positioning</w:t>
      </w:r>
      <w:r w:rsidR="00857392" w:rsidRPr="00087563">
        <w:rPr>
          <w:rFonts w:ascii="Times New Roman" w:hAnsi="Times New Roman"/>
          <w:b/>
          <w:bCs/>
          <w:lang w:val="en-US" w:eastAsia="ko-KR"/>
        </w:rPr>
        <w:tab/>
        <w:t>Samsung</w:t>
      </w:r>
    </w:p>
    <w:p w14:paraId="31E5E37B" w14:textId="2F0F7BE8" w:rsidR="00857392" w:rsidRPr="00087563" w:rsidRDefault="00857392" w:rsidP="00857392">
      <w:pPr>
        <w:rPr>
          <w:rFonts w:ascii="Times New Roman" w:hAnsi="Times New Roman"/>
          <w:lang w:eastAsia="ko-KR"/>
        </w:rPr>
      </w:pPr>
      <w:r w:rsidRPr="00087563">
        <w:rPr>
          <w:rFonts w:ascii="Times New Roman" w:hAnsi="Times New Roman"/>
          <w:lang w:eastAsia="ko-KR"/>
        </w:rPr>
        <w:t>(Rel-18, 38.213, NR_pos_enh2-Core, CR0651, Cat F)</w:t>
      </w:r>
      <w:r w:rsidR="00087563" w:rsidRPr="00087563">
        <w:rPr>
          <w:rFonts w:ascii="Times New Roman" w:hAnsi="Times New Roman"/>
          <w:lang w:eastAsia="ko-KR"/>
        </w:rPr>
        <w:t xml:space="preserve"> is agree</w:t>
      </w:r>
      <w:r w:rsidR="00087563">
        <w:rPr>
          <w:rFonts w:ascii="Times New Roman" w:hAnsi="Times New Roman"/>
          <w:lang w:eastAsia="ko-KR"/>
        </w:rPr>
        <w:t>d.</w:t>
      </w:r>
    </w:p>
    <w:p w14:paraId="2F67089A" w14:textId="77777777" w:rsidR="001965E4" w:rsidRPr="00087563" w:rsidRDefault="001965E4" w:rsidP="00FC1BCE">
      <w:pPr>
        <w:rPr>
          <w:rFonts w:ascii="Times New Roman" w:hAnsi="Times New Roman"/>
          <w:lang w:eastAsia="ko-KR"/>
        </w:rPr>
      </w:pPr>
    </w:p>
    <w:p w14:paraId="36EF6999" w14:textId="188E0847" w:rsidR="001965E4" w:rsidRPr="00317C50" w:rsidRDefault="001965E4" w:rsidP="00FC1BCE">
      <w:pPr>
        <w:rPr>
          <w:rFonts w:ascii="Times New Roman" w:hAnsi="Times New Roman"/>
          <w:lang w:eastAsia="ko-KR"/>
        </w:rPr>
      </w:pPr>
      <w:r w:rsidRPr="00317C50">
        <w:rPr>
          <w:rFonts w:ascii="Times New Roman" w:hAnsi="Times New Roman"/>
          <w:lang w:eastAsia="ko-KR"/>
        </w:rPr>
        <w:t>//MC enh</w:t>
      </w:r>
    </w:p>
    <w:p w14:paraId="07A56C30" w14:textId="40484430" w:rsidR="001965E4" w:rsidRPr="00D273CD" w:rsidRDefault="006F79AF" w:rsidP="00FC1BCE">
      <w:pPr>
        <w:rPr>
          <w:rFonts w:ascii="Times New Roman" w:hAnsi="Times New Roman"/>
          <w:b/>
          <w:bCs/>
          <w:lang w:val="en-US" w:eastAsia="ko-KR"/>
        </w:rPr>
      </w:pPr>
      <w:hyperlink r:id="rId2835" w:history="1">
        <w:r>
          <w:rPr>
            <w:rStyle w:val="Hyperlink"/>
            <w:rFonts w:ascii="Times New Roman" w:hAnsi="Times New Roman"/>
            <w:b/>
            <w:bCs/>
            <w:highlight w:val="green"/>
            <w:lang w:val="en-US" w:eastAsia="ko-KR"/>
          </w:rPr>
          <w:t>R1-2405751</w:t>
        </w:r>
      </w:hyperlink>
      <w:r w:rsidR="00FC1BCE" w:rsidRPr="00D273CD">
        <w:rPr>
          <w:rFonts w:ascii="Times New Roman" w:hAnsi="Times New Roman"/>
          <w:b/>
          <w:bCs/>
          <w:lang w:val="en-US" w:eastAsia="ko-KR"/>
        </w:rPr>
        <w:tab/>
        <w:t>Corrections on Rel-18 Multi-carrier enhancements in 38.212</w:t>
      </w:r>
      <w:r w:rsidR="00FC1BCE" w:rsidRPr="00D273CD">
        <w:rPr>
          <w:rFonts w:ascii="Times New Roman" w:hAnsi="Times New Roman"/>
          <w:b/>
          <w:bCs/>
          <w:lang w:val="en-US" w:eastAsia="ko-KR"/>
        </w:rPr>
        <w:tab/>
        <w:t>Huawei</w:t>
      </w:r>
    </w:p>
    <w:p w14:paraId="25CCCCF1" w14:textId="17FDD383" w:rsidR="00FC1BCE" w:rsidRDefault="001965E4" w:rsidP="00FC1BCE">
      <w:pPr>
        <w:rPr>
          <w:rFonts w:ascii="Times New Roman" w:hAnsi="Times New Roman"/>
          <w:lang w:val="en-US" w:eastAsia="ko-KR"/>
        </w:rPr>
      </w:pPr>
      <w:r>
        <w:rPr>
          <w:rFonts w:ascii="Times New Roman" w:hAnsi="Times New Roman"/>
          <w:lang w:val="en-US" w:eastAsia="ko-KR"/>
        </w:rPr>
        <w:t>(</w:t>
      </w:r>
      <w:r w:rsidR="00FC1BCE" w:rsidRPr="00FC1BCE">
        <w:rPr>
          <w:rFonts w:ascii="Times New Roman" w:hAnsi="Times New Roman"/>
          <w:lang w:val="en-US" w:eastAsia="ko-KR"/>
        </w:rPr>
        <w:t>Rel-18</w:t>
      </w:r>
      <w:r>
        <w:rPr>
          <w:rFonts w:ascii="Times New Roman" w:hAnsi="Times New Roman"/>
          <w:lang w:val="en-US" w:eastAsia="ko-KR"/>
        </w:rPr>
        <w:t xml:space="preserve">, </w:t>
      </w:r>
      <w:r w:rsidR="00FC1BCE" w:rsidRPr="00FC1BCE">
        <w:rPr>
          <w:rFonts w:ascii="Times New Roman" w:hAnsi="Times New Roman"/>
          <w:lang w:val="en-US" w:eastAsia="ko-KR"/>
        </w:rPr>
        <w:t>38.212</w:t>
      </w:r>
      <w:r>
        <w:rPr>
          <w:rFonts w:ascii="Times New Roman" w:hAnsi="Times New Roman"/>
          <w:lang w:val="en-US" w:eastAsia="ko-KR"/>
        </w:rPr>
        <w:t xml:space="preserve">, </w:t>
      </w:r>
      <w:r w:rsidR="00FC1BCE" w:rsidRPr="00FC1BCE">
        <w:rPr>
          <w:rFonts w:ascii="Times New Roman" w:hAnsi="Times New Roman"/>
          <w:lang w:val="en-US" w:eastAsia="ko-KR"/>
        </w:rPr>
        <w:t>NR_MC_enh-Core</w:t>
      </w:r>
      <w:r>
        <w:rPr>
          <w:rFonts w:ascii="Times New Roman" w:hAnsi="Times New Roman"/>
          <w:lang w:val="en-US" w:eastAsia="ko-KR"/>
        </w:rPr>
        <w:t>, CR</w:t>
      </w:r>
      <w:r w:rsidR="00FC1BCE" w:rsidRPr="00FC1BCE">
        <w:rPr>
          <w:rFonts w:ascii="Times New Roman" w:hAnsi="Times New Roman"/>
          <w:lang w:val="en-US" w:eastAsia="ko-KR"/>
        </w:rPr>
        <w:t>0196</w:t>
      </w:r>
      <w:r>
        <w:rPr>
          <w:rFonts w:ascii="Times New Roman" w:hAnsi="Times New Roman"/>
          <w:lang w:val="en-US" w:eastAsia="ko-KR"/>
        </w:rPr>
        <w:t xml:space="preserve">, Cat </w:t>
      </w:r>
      <w:r w:rsidR="00FC1BCE" w:rsidRPr="00FC1BCE">
        <w:rPr>
          <w:rFonts w:ascii="Times New Roman" w:hAnsi="Times New Roman"/>
          <w:lang w:val="en-US" w:eastAsia="ko-KR"/>
        </w:rPr>
        <w:t>F</w:t>
      </w:r>
      <w:r>
        <w:rPr>
          <w:rFonts w:ascii="Times New Roman" w:hAnsi="Times New Roman"/>
          <w:lang w:val="en-US" w:eastAsia="ko-KR"/>
        </w:rPr>
        <w:t>)</w:t>
      </w:r>
      <w:r w:rsidR="00D273CD">
        <w:rPr>
          <w:rFonts w:ascii="Times New Roman" w:hAnsi="Times New Roman"/>
          <w:lang w:val="en-US" w:eastAsia="ko-KR"/>
        </w:rPr>
        <w:t xml:space="preserve"> is agreed.</w:t>
      </w:r>
    </w:p>
    <w:p w14:paraId="48B17BBA" w14:textId="5B6E2497" w:rsidR="00206AFD" w:rsidRPr="00A22A98" w:rsidRDefault="006F79AF" w:rsidP="00206AFD">
      <w:pPr>
        <w:rPr>
          <w:rFonts w:ascii="Times New Roman" w:hAnsi="Times New Roman"/>
          <w:b/>
          <w:bCs/>
          <w:lang w:val="en-US" w:eastAsia="ko-KR"/>
        </w:rPr>
      </w:pPr>
      <w:hyperlink r:id="rId2836" w:history="1">
        <w:r>
          <w:rPr>
            <w:rStyle w:val="Hyperlink"/>
            <w:rFonts w:ascii="Times New Roman" w:hAnsi="Times New Roman"/>
            <w:b/>
            <w:bCs/>
            <w:highlight w:val="green"/>
            <w:lang w:val="en-US" w:eastAsia="ko-KR"/>
          </w:rPr>
          <w:t>R1-2405759</w:t>
        </w:r>
      </w:hyperlink>
      <w:r w:rsidR="00206AFD" w:rsidRPr="00A22A98">
        <w:rPr>
          <w:rFonts w:ascii="Times New Roman" w:hAnsi="Times New Roman"/>
          <w:b/>
          <w:bCs/>
          <w:lang w:val="en-US" w:eastAsia="ko-KR"/>
        </w:rPr>
        <w:tab/>
        <w:t>Maintenance of multi-carrier enhancements for NR</w:t>
      </w:r>
      <w:r w:rsidR="00206AFD" w:rsidRPr="00A22A98">
        <w:rPr>
          <w:rFonts w:ascii="Times New Roman" w:hAnsi="Times New Roman"/>
          <w:b/>
          <w:bCs/>
          <w:lang w:val="en-US" w:eastAsia="ko-KR"/>
        </w:rPr>
        <w:tab/>
        <w:t>Samsung</w:t>
      </w:r>
    </w:p>
    <w:p w14:paraId="5BE45EAB" w14:textId="4926B8F8" w:rsidR="00206AFD" w:rsidRPr="00317C50" w:rsidRDefault="00206AFD" w:rsidP="00206AFD">
      <w:pPr>
        <w:rPr>
          <w:rFonts w:ascii="Times New Roman" w:hAnsi="Times New Roman"/>
          <w:lang w:eastAsia="ko-KR"/>
        </w:rPr>
      </w:pPr>
      <w:r w:rsidRPr="00317C50">
        <w:rPr>
          <w:rFonts w:ascii="Times New Roman" w:hAnsi="Times New Roman"/>
          <w:lang w:eastAsia="ko-KR"/>
        </w:rPr>
        <w:t>(Rel-18, 38.213, NR_MC_enh-Core, CR0649, Cat F)</w:t>
      </w:r>
      <w:r w:rsidR="00A22A98">
        <w:rPr>
          <w:rFonts w:ascii="Times New Roman" w:hAnsi="Times New Roman"/>
          <w:lang w:eastAsia="ko-KR"/>
        </w:rPr>
        <w:t xml:space="preserve"> is agreed.</w:t>
      </w:r>
    </w:p>
    <w:p w14:paraId="48A3D16D" w14:textId="77777777" w:rsidR="001965E4" w:rsidRDefault="001965E4" w:rsidP="00FC1BCE">
      <w:pPr>
        <w:rPr>
          <w:rFonts w:ascii="Times New Roman" w:hAnsi="Times New Roman"/>
          <w:lang w:val="en-US" w:eastAsia="ko-KR"/>
        </w:rPr>
      </w:pPr>
    </w:p>
    <w:p w14:paraId="26EA3E17" w14:textId="2E669AED" w:rsidR="00206AFD" w:rsidRPr="00206AFD" w:rsidRDefault="00206AFD" w:rsidP="00FC1BCE">
      <w:pPr>
        <w:rPr>
          <w:rFonts w:ascii="Times New Roman" w:hAnsi="Times New Roman"/>
          <w:b/>
          <w:bCs/>
          <w:lang w:val="en-US" w:eastAsia="ko-KR"/>
        </w:rPr>
      </w:pPr>
      <w:r w:rsidRPr="00206AFD">
        <w:rPr>
          <w:rFonts w:ascii="Times New Roman" w:hAnsi="Times New Roman"/>
          <w:b/>
          <w:bCs/>
          <w:lang w:val="en-US" w:eastAsia="ko-KR"/>
        </w:rPr>
        <w:t>// MIMO evo</w:t>
      </w:r>
    </w:p>
    <w:p w14:paraId="39596F55" w14:textId="44898106" w:rsidR="00206AFD" w:rsidRPr="00087563" w:rsidRDefault="006F79AF" w:rsidP="00FC1BCE">
      <w:pPr>
        <w:rPr>
          <w:rFonts w:ascii="Times New Roman" w:hAnsi="Times New Roman"/>
          <w:b/>
          <w:bCs/>
          <w:lang w:val="en-US" w:eastAsia="ko-KR"/>
        </w:rPr>
      </w:pPr>
      <w:hyperlink r:id="rId2837" w:history="1">
        <w:r>
          <w:rPr>
            <w:rStyle w:val="Hyperlink"/>
            <w:rFonts w:ascii="Times New Roman" w:hAnsi="Times New Roman"/>
            <w:b/>
            <w:bCs/>
            <w:highlight w:val="green"/>
            <w:lang w:val="en-US" w:eastAsia="ko-KR"/>
          </w:rPr>
          <w:t>R1-2405755</w:t>
        </w:r>
      </w:hyperlink>
      <w:r w:rsidR="00FC1BCE" w:rsidRPr="00087563">
        <w:rPr>
          <w:rFonts w:ascii="Times New Roman" w:hAnsi="Times New Roman"/>
          <w:b/>
          <w:bCs/>
          <w:lang w:val="en-US" w:eastAsia="ko-KR"/>
        </w:rPr>
        <w:tab/>
        <w:t>Corrections on Rel-18 MIMO Evolution for Downlink and Uplink in 38.212</w:t>
      </w:r>
      <w:r w:rsidR="00FC1BCE" w:rsidRPr="00087563">
        <w:rPr>
          <w:rFonts w:ascii="Times New Roman" w:hAnsi="Times New Roman"/>
          <w:b/>
          <w:bCs/>
          <w:lang w:val="en-US" w:eastAsia="ko-KR"/>
        </w:rPr>
        <w:tab/>
        <w:t>Huawei</w:t>
      </w:r>
    </w:p>
    <w:p w14:paraId="017576C5" w14:textId="1580E256" w:rsidR="00FC1BCE" w:rsidRDefault="00206AFD" w:rsidP="00FC1BCE">
      <w:pPr>
        <w:rPr>
          <w:rFonts w:ascii="Times New Roman" w:hAnsi="Times New Roman"/>
          <w:lang w:val="en-US" w:eastAsia="ko-KR"/>
        </w:rPr>
      </w:pPr>
      <w:r>
        <w:rPr>
          <w:rFonts w:ascii="Times New Roman" w:hAnsi="Times New Roman"/>
          <w:lang w:val="en-US" w:eastAsia="ko-KR"/>
        </w:rPr>
        <w:t>(</w:t>
      </w:r>
      <w:r w:rsidR="00FC1BCE" w:rsidRPr="00FC1BCE">
        <w:rPr>
          <w:rFonts w:ascii="Times New Roman" w:hAnsi="Times New Roman"/>
          <w:lang w:val="en-US" w:eastAsia="ko-KR"/>
        </w:rPr>
        <w:t>Rel-18</w:t>
      </w:r>
      <w:r>
        <w:rPr>
          <w:rFonts w:ascii="Times New Roman" w:hAnsi="Times New Roman"/>
          <w:lang w:val="en-US" w:eastAsia="ko-KR"/>
        </w:rPr>
        <w:t xml:space="preserve">, </w:t>
      </w:r>
      <w:r w:rsidR="00FC1BCE" w:rsidRPr="00FC1BCE">
        <w:rPr>
          <w:rFonts w:ascii="Times New Roman" w:hAnsi="Times New Roman"/>
          <w:lang w:val="en-US" w:eastAsia="ko-KR"/>
        </w:rPr>
        <w:t>38.212</w:t>
      </w:r>
      <w:r>
        <w:rPr>
          <w:rFonts w:ascii="Times New Roman" w:hAnsi="Times New Roman"/>
          <w:lang w:val="en-US" w:eastAsia="ko-KR"/>
        </w:rPr>
        <w:t xml:space="preserve">, </w:t>
      </w:r>
      <w:r w:rsidR="00FC1BCE" w:rsidRPr="00FC1BCE">
        <w:rPr>
          <w:rFonts w:ascii="Times New Roman" w:hAnsi="Times New Roman"/>
          <w:lang w:val="en-US" w:eastAsia="ko-KR"/>
        </w:rPr>
        <w:t>NR_MIMO_evo_DL_UL-Core</w:t>
      </w:r>
      <w:r>
        <w:rPr>
          <w:rFonts w:ascii="Times New Roman" w:hAnsi="Times New Roman"/>
          <w:lang w:val="en-US" w:eastAsia="ko-KR"/>
        </w:rPr>
        <w:t>, CR</w:t>
      </w:r>
      <w:r w:rsidR="00FC1BCE" w:rsidRPr="00FC1BCE">
        <w:rPr>
          <w:rFonts w:ascii="Times New Roman" w:hAnsi="Times New Roman"/>
          <w:lang w:val="en-US" w:eastAsia="ko-KR"/>
        </w:rPr>
        <w:t>0200</w:t>
      </w:r>
      <w:r>
        <w:rPr>
          <w:rFonts w:ascii="Times New Roman" w:hAnsi="Times New Roman"/>
          <w:lang w:val="en-US" w:eastAsia="ko-KR"/>
        </w:rPr>
        <w:t xml:space="preserve">, Cat </w:t>
      </w:r>
      <w:r w:rsidR="00FC1BCE" w:rsidRPr="00FC1BCE">
        <w:rPr>
          <w:rFonts w:ascii="Times New Roman" w:hAnsi="Times New Roman"/>
          <w:lang w:val="en-US" w:eastAsia="ko-KR"/>
        </w:rPr>
        <w:t>F</w:t>
      </w:r>
      <w:r>
        <w:rPr>
          <w:rFonts w:ascii="Times New Roman" w:hAnsi="Times New Roman"/>
          <w:lang w:val="en-US" w:eastAsia="ko-KR"/>
        </w:rPr>
        <w:t>)</w:t>
      </w:r>
      <w:r w:rsidR="00087563">
        <w:rPr>
          <w:rFonts w:ascii="Times New Roman" w:hAnsi="Times New Roman"/>
          <w:lang w:val="en-US" w:eastAsia="ko-KR"/>
        </w:rPr>
        <w:t xml:space="preserve"> is agreed.</w:t>
      </w:r>
    </w:p>
    <w:p w14:paraId="10D54688" w14:textId="3999A7B7" w:rsidR="00206AFD" w:rsidRPr="00A22A98" w:rsidRDefault="006F79AF" w:rsidP="00FC1BCE">
      <w:pPr>
        <w:rPr>
          <w:rFonts w:ascii="Times New Roman" w:hAnsi="Times New Roman"/>
          <w:b/>
          <w:bCs/>
          <w:lang w:val="en-US" w:eastAsia="ko-KR"/>
        </w:rPr>
      </w:pPr>
      <w:hyperlink r:id="rId2838" w:history="1">
        <w:r>
          <w:rPr>
            <w:rStyle w:val="Hyperlink"/>
            <w:rFonts w:ascii="Times New Roman" w:hAnsi="Times New Roman"/>
            <w:b/>
            <w:bCs/>
            <w:highlight w:val="green"/>
            <w:lang w:val="en-US" w:eastAsia="ko-KR"/>
          </w:rPr>
          <w:t>R1-2405760</w:t>
        </w:r>
      </w:hyperlink>
      <w:r w:rsidR="00FC1BCE" w:rsidRPr="00A22A98">
        <w:rPr>
          <w:rFonts w:ascii="Times New Roman" w:hAnsi="Times New Roman"/>
          <w:b/>
          <w:bCs/>
          <w:lang w:val="en-US" w:eastAsia="ko-KR"/>
        </w:rPr>
        <w:tab/>
        <w:t>Maintenance of MIMO Evolution for Downlink and Uplink</w:t>
      </w:r>
      <w:r w:rsidR="00FC1BCE" w:rsidRPr="00A22A98">
        <w:rPr>
          <w:rFonts w:ascii="Times New Roman" w:hAnsi="Times New Roman"/>
          <w:b/>
          <w:bCs/>
          <w:lang w:val="en-US" w:eastAsia="ko-KR"/>
        </w:rPr>
        <w:tab/>
        <w:t>Samsung</w:t>
      </w:r>
    </w:p>
    <w:p w14:paraId="2EC5E4C3" w14:textId="5873BDFC" w:rsidR="00FC1BCE" w:rsidRDefault="00206AFD" w:rsidP="00FC1BCE">
      <w:pPr>
        <w:rPr>
          <w:rFonts w:ascii="Times New Roman" w:hAnsi="Times New Roman"/>
          <w:lang w:val="en-US" w:eastAsia="ko-KR"/>
        </w:rPr>
      </w:pPr>
      <w:r>
        <w:rPr>
          <w:rFonts w:ascii="Times New Roman" w:hAnsi="Times New Roman"/>
          <w:lang w:val="en-US" w:eastAsia="ko-KR"/>
        </w:rPr>
        <w:t>(</w:t>
      </w:r>
      <w:r w:rsidR="00FC1BCE" w:rsidRPr="00FC1BCE">
        <w:rPr>
          <w:rFonts w:ascii="Times New Roman" w:hAnsi="Times New Roman"/>
          <w:lang w:val="en-US" w:eastAsia="ko-KR"/>
        </w:rPr>
        <w:t>Rel-18</w:t>
      </w:r>
      <w:r>
        <w:rPr>
          <w:rFonts w:ascii="Times New Roman" w:hAnsi="Times New Roman"/>
          <w:lang w:val="en-US" w:eastAsia="ko-KR"/>
        </w:rPr>
        <w:t xml:space="preserve">, </w:t>
      </w:r>
      <w:r w:rsidR="00FC1BCE" w:rsidRPr="00FC1BCE">
        <w:rPr>
          <w:rFonts w:ascii="Times New Roman" w:hAnsi="Times New Roman"/>
          <w:lang w:val="en-US" w:eastAsia="ko-KR"/>
        </w:rPr>
        <w:t>38.213</w:t>
      </w:r>
      <w:r>
        <w:rPr>
          <w:rFonts w:ascii="Times New Roman" w:hAnsi="Times New Roman"/>
          <w:lang w:val="en-US" w:eastAsia="ko-KR"/>
        </w:rPr>
        <w:t xml:space="preserve">, </w:t>
      </w:r>
      <w:r w:rsidR="00FC1BCE" w:rsidRPr="00FC1BCE">
        <w:rPr>
          <w:rFonts w:ascii="Times New Roman" w:hAnsi="Times New Roman"/>
          <w:lang w:val="en-US" w:eastAsia="ko-KR"/>
        </w:rPr>
        <w:t>NR_MIMO_evo_DL_UL-Core</w:t>
      </w:r>
      <w:r>
        <w:rPr>
          <w:rFonts w:ascii="Times New Roman" w:hAnsi="Times New Roman"/>
          <w:lang w:val="en-US" w:eastAsia="ko-KR"/>
        </w:rPr>
        <w:t>, CR</w:t>
      </w:r>
      <w:r w:rsidR="00FC1BCE" w:rsidRPr="00FC1BCE">
        <w:rPr>
          <w:rFonts w:ascii="Times New Roman" w:hAnsi="Times New Roman"/>
          <w:lang w:val="en-US" w:eastAsia="ko-KR"/>
        </w:rPr>
        <w:t>0650</w:t>
      </w:r>
      <w:r>
        <w:rPr>
          <w:rFonts w:ascii="Times New Roman" w:hAnsi="Times New Roman"/>
          <w:lang w:val="en-US" w:eastAsia="ko-KR"/>
        </w:rPr>
        <w:t xml:space="preserve">, Cat </w:t>
      </w:r>
      <w:r w:rsidR="00FC1BCE" w:rsidRPr="00FC1BCE">
        <w:rPr>
          <w:rFonts w:ascii="Times New Roman" w:hAnsi="Times New Roman"/>
          <w:lang w:val="en-US" w:eastAsia="ko-KR"/>
        </w:rPr>
        <w:t>F</w:t>
      </w:r>
      <w:r>
        <w:rPr>
          <w:rFonts w:ascii="Times New Roman" w:hAnsi="Times New Roman"/>
          <w:lang w:val="en-US" w:eastAsia="ko-KR"/>
        </w:rPr>
        <w:t>)</w:t>
      </w:r>
      <w:r w:rsidR="00A22A98">
        <w:rPr>
          <w:rFonts w:ascii="Times New Roman" w:hAnsi="Times New Roman"/>
          <w:lang w:val="en-US" w:eastAsia="ko-KR"/>
        </w:rPr>
        <w:t xml:space="preserve"> is agreed.</w:t>
      </w:r>
    </w:p>
    <w:p w14:paraId="665EE5EE" w14:textId="67BCBBB9" w:rsidR="00857392" w:rsidRDefault="00A22A98" w:rsidP="00FC1BCE">
      <w:pPr>
        <w:rPr>
          <w:rFonts w:ascii="Times New Roman" w:hAnsi="Times New Roman"/>
          <w:lang w:val="en-US" w:eastAsia="ko-KR"/>
        </w:rPr>
      </w:pPr>
      <w:r w:rsidRPr="00A22A98">
        <w:rPr>
          <w:rFonts w:ascii="Times New Roman" w:hAnsi="Times New Roman"/>
          <w:highlight w:val="magenta"/>
          <w:lang w:val="en-US" w:eastAsia="ko-KR"/>
        </w:rPr>
        <w:t>MCC: To perform a cover page clean-up before submission to RAN – CR# and no revision.</w:t>
      </w:r>
    </w:p>
    <w:p w14:paraId="4D7CD0CA" w14:textId="77777777" w:rsidR="00A22A98" w:rsidRPr="00FC1BCE" w:rsidRDefault="00A22A98" w:rsidP="00FC1BCE">
      <w:pPr>
        <w:rPr>
          <w:rFonts w:ascii="Times New Roman" w:hAnsi="Times New Roman"/>
          <w:lang w:val="en-US" w:eastAsia="ko-KR"/>
        </w:rPr>
      </w:pPr>
    </w:p>
    <w:p w14:paraId="30E06B71" w14:textId="31CC42D6" w:rsidR="0025433A" w:rsidRPr="002C1BAC" w:rsidRDefault="0025433A" w:rsidP="0025433A">
      <w:pPr>
        <w:rPr>
          <w:rFonts w:ascii="Times New Roman" w:hAnsi="Times New Roman"/>
          <w:lang w:val="en-US" w:eastAsia="ko-KR"/>
        </w:rPr>
      </w:pPr>
      <w:r w:rsidRPr="002C1BAC">
        <w:rPr>
          <w:rFonts w:ascii="Times New Roman" w:hAnsi="Times New Roman"/>
          <w:lang w:val="en-US" w:eastAsia="ko-KR"/>
        </w:rPr>
        <w:t>[Post-117-AI7] – Aris (Samsung)</w:t>
      </w:r>
    </w:p>
    <w:p w14:paraId="5F468B0E" w14:textId="40B6579C" w:rsidR="0025433A" w:rsidRPr="0025433A" w:rsidRDefault="0025433A" w:rsidP="0025433A">
      <w:pPr>
        <w:rPr>
          <w:rFonts w:ascii="Times New Roman" w:hAnsi="Times New Roman"/>
          <w:lang w:val="en-US" w:eastAsia="ko-KR"/>
        </w:rPr>
      </w:pPr>
      <w:r w:rsidRPr="002C1BAC">
        <w:rPr>
          <w:rFonts w:ascii="Times New Roman" w:hAnsi="Times New Roman"/>
          <w:lang w:val="en-US" w:eastAsia="ko-KR"/>
        </w:rPr>
        <w:t>Review and endorsement of CR on Type-2 HARQ-ACK codebook and DL BWP change from May 29 until May 30</w:t>
      </w:r>
    </w:p>
    <w:p w14:paraId="3051913F" w14:textId="35962CDF" w:rsidR="0025433A" w:rsidRPr="002C1BAC" w:rsidRDefault="006F79AF" w:rsidP="0025433A">
      <w:pPr>
        <w:rPr>
          <w:rFonts w:ascii="Times New Roman" w:hAnsi="Times New Roman"/>
          <w:b/>
          <w:bCs/>
          <w:lang w:val="en-US" w:eastAsia="ko-KR"/>
        </w:rPr>
      </w:pPr>
      <w:hyperlink r:id="rId2839" w:history="1">
        <w:r>
          <w:rPr>
            <w:rStyle w:val="Hyperlink"/>
            <w:rFonts w:ascii="Times New Roman" w:hAnsi="Times New Roman"/>
            <w:b/>
            <w:bCs/>
            <w:highlight w:val="green"/>
            <w:lang w:val="en-US" w:eastAsia="ko-KR"/>
          </w:rPr>
          <w:t>R1-2405649</w:t>
        </w:r>
      </w:hyperlink>
      <w:r w:rsidR="00446F27" w:rsidRPr="002C1BAC">
        <w:rPr>
          <w:rFonts w:ascii="Times New Roman" w:hAnsi="Times New Roman"/>
          <w:b/>
          <w:bCs/>
          <w:lang w:val="en-US" w:eastAsia="ko-KR"/>
        </w:rPr>
        <w:tab/>
        <w:t>Correction on Type-2 HARQ-ACK codebook and DL BWP change</w:t>
      </w:r>
      <w:r w:rsidR="00446F27" w:rsidRPr="002C1BAC">
        <w:rPr>
          <w:rFonts w:ascii="Times New Roman" w:hAnsi="Times New Roman"/>
          <w:b/>
          <w:bCs/>
          <w:lang w:val="en-US" w:eastAsia="ko-KR"/>
        </w:rPr>
        <w:tab/>
        <w:t>Moderator (Samsung)</w:t>
      </w:r>
      <w:r w:rsidR="005C7AFB" w:rsidRPr="005C7AFB">
        <w:rPr>
          <w:rFonts w:ascii="Times New Roman" w:hAnsi="Times New Roman"/>
          <w:b/>
          <w:bCs/>
          <w:lang w:val="en-US" w:eastAsia="ko-KR"/>
        </w:rPr>
        <w:t xml:space="preserve">, ZTE, </w:t>
      </w:r>
      <w:r w:rsidR="005C7AFB">
        <w:rPr>
          <w:rFonts w:ascii="Times New Roman" w:hAnsi="Times New Roman"/>
          <w:b/>
          <w:bCs/>
          <w:lang w:val="en-US" w:eastAsia="ko-KR"/>
        </w:rPr>
        <w:t>v</w:t>
      </w:r>
      <w:r w:rsidR="005C7AFB" w:rsidRPr="005C7AFB">
        <w:rPr>
          <w:rFonts w:ascii="Times New Roman" w:hAnsi="Times New Roman"/>
          <w:b/>
          <w:bCs/>
          <w:lang w:val="en-US" w:eastAsia="ko-KR"/>
        </w:rPr>
        <w:t>ivo</w:t>
      </w:r>
    </w:p>
    <w:p w14:paraId="5A459A1B" w14:textId="04C95B7C" w:rsidR="00FC1BCE" w:rsidRDefault="00FC1BCE" w:rsidP="00FC1BCE">
      <w:pPr>
        <w:rPr>
          <w:rFonts w:ascii="Times New Roman" w:hAnsi="Times New Roman"/>
          <w:lang w:eastAsia="ko-KR"/>
        </w:rPr>
      </w:pPr>
      <w:r w:rsidRPr="002C1BAC">
        <w:rPr>
          <w:rFonts w:ascii="Times New Roman" w:hAnsi="Times New Roman"/>
          <w:lang w:eastAsia="ko-KR"/>
        </w:rPr>
        <w:lastRenderedPageBreak/>
        <w:t>(Rel-18, 38.213, NR_newRAT-Core, TEI18, CR0632,Cat F)</w:t>
      </w:r>
      <w:r w:rsidR="002C1BAC" w:rsidRPr="002C1BAC">
        <w:rPr>
          <w:rFonts w:ascii="Times New Roman" w:hAnsi="Times New Roman"/>
          <w:lang w:eastAsia="ko-KR"/>
        </w:rPr>
        <w:t xml:space="preserve"> i</w:t>
      </w:r>
      <w:r w:rsidR="002C1BAC">
        <w:rPr>
          <w:rFonts w:ascii="Times New Roman" w:hAnsi="Times New Roman"/>
          <w:lang w:eastAsia="ko-KR"/>
        </w:rPr>
        <w:t>s agreed, assuming the addition of:</w:t>
      </w:r>
    </w:p>
    <w:p w14:paraId="4229E65B" w14:textId="43C213D1" w:rsidR="002C1BAC" w:rsidRPr="002C1BAC" w:rsidRDefault="002C1BAC" w:rsidP="00311060">
      <w:pPr>
        <w:pStyle w:val="ListParagraph"/>
        <w:numPr>
          <w:ilvl w:val="0"/>
          <w:numId w:val="307"/>
        </w:numPr>
        <w:rPr>
          <w:lang w:val="en-US" w:eastAsia="ko-KR"/>
        </w:rPr>
      </w:pPr>
      <w:r>
        <w:rPr>
          <w:lang w:val="en-US" w:eastAsia="ko-KR"/>
        </w:rPr>
        <w:t xml:space="preserve">Summary in </w:t>
      </w:r>
      <w:hyperlink r:id="rId2840" w:history="1">
        <w:r w:rsidR="006F79AF">
          <w:rPr>
            <w:rStyle w:val="Hyperlink"/>
            <w:lang w:val="en-US" w:eastAsia="ko-KR"/>
          </w:rPr>
          <w:t>R1-2405603</w:t>
        </w:r>
      </w:hyperlink>
      <w:r w:rsidRPr="002C1BAC">
        <w:rPr>
          <w:lang w:val="en-US" w:eastAsia="ko-KR"/>
        </w:rPr>
        <w:t xml:space="preserve"> for reference in cover page</w:t>
      </w:r>
      <w:r>
        <w:rPr>
          <w:lang w:val="en-US" w:eastAsia="ko-KR"/>
        </w:rPr>
        <w:t>.</w:t>
      </w:r>
    </w:p>
    <w:p w14:paraId="18762603" w14:textId="20A87566" w:rsidR="002C1BAC" w:rsidRPr="002C1BAC" w:rsidRDefault="002C1BAC" w:rsidP="00311060">
      <w:pPr>
        <w:pStyle w:val="ListParagraph"/>
        <w:numPr>
          <w:ilvl w:val="0"/>
          <w:numId w:val="307"/>
        </w:numPr>
        <w:rPr>
          <w:lang w:val="en-US" w:eastAsia="ko-KR"/>
        </w:rPr>
      </w:pPr>
      <w:r>
        <w:rPr>
          <w:lang w:val="en-US" w:eastAsia="ko-KR"/>
        </w:rPr>
        <w:t>The sentence "</w:t>
      </w:r>
      <w:r w:rsidRPr="002C1BAC">
        <w:rPr>
          <w:i/>
          <w:iCs/>
          <w:lang w:val="en-US" w:eastAsia="ko-KR"/>
        </w:rPr>
        <w:t>The CR is for Rel-18. Rel-15/16/17 UE/gNB may also implement the same change</w:t>
      </w:r>
      <w:r>
        <w:rPr>
          <w:lang w:val="en-US" w:eastAsia="ko-KR"/>
        </w:rPr>
        <w:t>"</w:t>
      </w:r>
      <w:r w:rsidRPr="002C1BAC">
        <w:rPr>
          <w:lang w:val="en-US" w:eastAsia="ko-KR"/>
        </w:rPr>
        <w:t xml:space="preserve"> in the cover page</w:t>
      </w:r>
      <w:r>
        <w:rPr>
          <w:lang w:val="en-US" w:eastAsia="ko-KR"/>
        </w:rPr>
        <w:t>.</w:t>
      </w:r>
    </w:p>
    <w:p w14:paraId="0B61D641" w14:textId="77777777" w:rsidR="00A06162" w:rsidRPr="0025433A" w:rsidRDefault="00A06162" w:rsidP="00A06162">
      <w:pPr>
        <w:rPr>
          <w:lang w:val="en-US"/>
        </w:rPr>
      </w:pPr>
    </w:p>
    <w:p w14:paraId="6443D517" w14:textId="124393AB" w:rsidR="00DD6A22" w:rsidRPr="009537ED" w:rsidRDefault="00DD6A22" w:rsidP="00DD6A22">
      <w:pPr>
        <w:numPr>
          <w:ilvl w:val="0"/>
          <w:numId w:val="9"/>
        </w:numPr>
        <w:rPr>
          <w:rFonts w:ascii="Times New Roman" w:hAnsi="Times New Roman"/>
          <w:b/>
          <w:szCs w:val="20"/>
        </w:rPr>
      </w:pPr>
      <w:r w:rsidRPr="009537ED">
        <w:rPr>
          <w:rFonts w:ascii="Times New Roman" w:hAnsi="Times New Roman"/>
          <w:b/>
          <w:szCs w:val="20"/>
        </w:rPr>
        <w:t>TR updates</w:t>
      </w:r>
    </w:p>
    <w:p w14:paraId="57FD8E48" w14:textId="77777777" w:rsidR="00B60F82" w:rsidRPr="009537ED" w:rsidRDefault="00B60F82" w:rsidP="00B60F82"/>
    <w:p w14:paraId="2DB38CEE" w14:textId="7E514E8D" w:rsidR="00BB52E4" w:rsidRDefault="0015118B" w:rsidP="00B60F82">
      <w:pPr>
        <w:rPr>
          <w:rFonts w:ascii="Times New Roman" w:hAnsi="Times New Roman"/>
        </w:rPr>
      </w:pPr>
      <w:r>
        <w:rPr>
          <w:rFonts w:ascii="Times New Roman" w:hAnsi="Times New Roman"/>
        </w:rPr>
        <w:t>None.</w:t>
      </w:r>
    </w:p>
    <w:p w14:paraId="6CF3BC88" w14:textId="77777777" w:rsidR="0015118B" w:rsidRPr="009537ED" w:rsidRDefault="0015118B" w:rsidP="00B60F82">
      <w:pPr>
        <w:rPr>
          <w:rFonts w:ascii="Times New Roman" w:hAnsi="Times New Roman"/>
        </w:rPr>
      </w:pPr>
    </w:p>
    <w:p w14:paraId="762BFF75" w14:textId="3C24EB29" w:rsidR="004F28C6" w:rsidRPr="009537ED" w:rsidRDefault="004F28C6" w:rsidP="004F28C6">
      <w:pPr>
        <w:numPr>
          <w:ilvl w:val="0"/>
          <w:numId w:val="9"/>
        </w:numPr>
        <w:rPr>
          <w:rFonts w:ascii="Times New Roman" w:hAnsi="Times New Roman"/>
          <w:b/>
          <w:szCs w:val="20"/>
        </w:rPr>
      </w:pPr>
      <w:r w:rsidRPr="009537ED">
        <w:rPr>
          <w:rFonts w:ascii="Times New Roman" w:hAnsi="Times New Roman"/>
          <w:b/>
          <w:szCs w:val="20"/>
        </w:rPr>
        <w:t>Miscellaneous</w:t>
      </w:r>
    </w:p>
    <w:p w14:paraId="43653515" w14:textId="77777777" w:rsidR="00A06162" w:rsidRDefault="00A06162" w:rsidP="00A06162"/>
    <w:p w14:paraId="5D6E8C87" w14:textId="536B7B0D" w:rsidR="000F7084" w:rsidRPr="0041076F" w:rsidRDefault="000F7084" w:rsidP="000F7084">
      <w:pPr>
        <w:rPr>
          <w:iCs/>
        </w:rPr>
      </w:pPr>
      <w:r w:rsidRPr="00B5605B">
        <w:rPr>
          <w:iCs/>
          <w:highlight w:val="cyan"/>
        </w:rPr>
        <w:t>[Post-117-AIoT-01] – Xiaodong (</w:t>
      </w:r>
      <w:r w:rsidR="003970E7">
        <w:rPr>
          <w:iCs/>
          <w:highlight w:val="cyan"/>
        </w:rPr>
        <w:t>CMCC</w:t>
      </w:r>
      <w:r w:rsidRPr="00B5605B">
        <w:rPr>
          <w:iCs/>
          <w:highlight w:val="cyan"/>
        </w:rPr>
        <w:t>)</w:t>
      </w:r>
    </w:p>
    <w:p w14:paraId="7511F7EC" w14:textId="77777777" w:rsidR="000F7084" w:rsidRPr="000C07EE" w:rsidRDefault="000F7084" w:rsidP="000F7084">
      <w:pPr>
        <w:rPr>
          <w:iCs/>
          <w:lang w:val="en-US" w:eastAsia="x-none"/>
        </w:rPr>
      </w:pPr>
      <w:r w:rsidRPr="000C07EE">
        <w:rPr>
          <w:iCs/>
          <w:lang w:val="en-US" w:eastAsia="x-none"/>
        </w:rPr>
        <w:t>Email discussion on remaining Ambient IoT evaluation assumptions from May 29 until June 5</w:t>
      </w:r>
      <w:r>
        <w:rPr>
          <w:iCs/>
          <w:lang w:val="en-US" w:eastAsia="x-none"/>
        </w:rPr>
        <w:t xml:space="preserve"> (weekend is a quiet period)</w:t>
      </w:r>
    </w:p>
    <w:p w14:paraId="4D61139E" w14:textId="5B2BE0CA" w:rsidR="000F7084" w:rsidRPr="000F7084" w:rsidRDefault="000F7084" w:rsidP="00311060">
      <w:pPr>
        <w:pStyle w:val="ListParagraph"/>
        <w:numPr>
          <w:ilvl w:val="0"/>
          <w:numId w:val="266"/>
        </w:numPr>
        <w:rPr>
          <w:lang w:val="en-US"/>
        </w:rPr>
      </w:pPr>
      <w:r w:rsidRPr="000F7084">
        <w:rPr>
          <w:lang w:val="en-US"/>
        </w:rPr>
        <w:t xml:space="preserve">Approval of note 1 of the </w:t>
      </w:r>
      <w:r w:rsidRPr="000F7084">
        <w:rPr>
          <w:rFonts w:eastAsia="DengXian" w:hint="eastAsia"/>
          <w:lang w:val="en-US" w:eastAsia="zh-CN"/>
        </w:rPr>
        <w:t>link budget</w:t>
      </w:r>
      <w:r w:rsidRPr="000F7084">
        <w:rPr>
          <w:lang w:val="en-US" w:eastAsia="zh-CN"/>
        </w:rPr>
        <w:t xml:space="preserve"> table</w:t>
      </w:r>
      <w:r w:rsidRPr="000F7084">
        <w:rPr>
          <w:lang w:val="en-US"/>
        </w:rPr>
        <w:t xml:space="preserve"> (highlighted in yellow) in section 9.4.1.1 of </w:t>
      </w:r>
      <w:hyperlink r:id="rId2841" w:history="1">
        <w:r w:rsidR="006F79AF">
          <w:rPr>
            <w:rStyle w:val="Hyperlink"/>
            <w:lang w:val="en-US"/>
          </w:rPr>
          <w:t>R1-2405696</w:t>
        </w:r>
      </w:hyperlink>
      <w:r w:rsidRPr="000F7084">
        <w:rPr>
          <w:lang w:val="en-US"/>
        </w:rPr>
        <w:t>.</w:t>
      </w:r>
    </w:p>
    <w:p w14:paraId="203A6A0B" w14:textId="37C58977" w:rsidR="000F7084" w:rsidRPr="000F7084" w:rsidRDefault="000F7084" w:rsidP="00311060">
      <w:pPr>
        <w:pStyle w:val="ListParagraph"/>
        <w:numPr>
          <w:ilvl w:val="0"/>
          <w:numId w:val="266"/>
        </w:numPr>
        <w:rPr>
          <w:lang w:val="en-US"/>
        </w:rPr>
      </w:pPr>
      <w:r w:rsidRPr="000F7084">
        <w:rPr>
          <w:lang w:val="en-US"/>
        </w:rPr>
        <w:t xml:space="preserve">Approval of the link level simulation table (highlighted in yellow) in section 9.4.1.1 of </w:t>
      </w:r>
      <w:hyperlink r:id="rId2842" w:history="1">
        <w:r w:rsidR="006F79AF">
          <w:rPr>
            <w:rStyle w:val="Hyperlink"/>
            <w:lang w:val="en-US"/>
          </w:rPr>
          <w:t>R1-2405696</w:t>
        </w:r>
      </w:hyperlink>
      <w:r w:rsidRPr="000F7084">
        <w:rPr>
          <w:lang w:val="en-US"/>
        </w:rPr>
        <w:t>.</w:t>
      </w:r>
    </w:p>
    <w:p w14:paraId="7C02F312" w14:textId="68F0D849" w:rsidR="000F7084" w:rsidRPr="00ED3560" w:rsidRDefault="006F79AF" w:rsidP="00ED3560">
      <w:pPr>
        <w:rPr>
          <w:rFonts w:ascii="Times New Roman" w:hAnsi="Times New Roman"/>
          <w:b/>
          <w:bCs/>
          <w:szCs w:val="20"/>
        </w:rPr>
      </w:pPr>
      <w:hyperlink r:id="rId2843" w:history="1">
        <w:r>
          <w:rPr>
            <w:rStyle w:val="Hyperlink"/>
            <w:rFonts w:ascii="Times New Roman" w:hAnsi="Times New Roman"/>
            <w:b/>
            <w:bCs/>
            <w:szCs w:val="20"/>
          </w:rPr>
          <w:t>R1-24</w:t>
        </w:r>
        <w:r>
          <w:rPr>
            <w:rStyle w:val="Hyperlink"/>
            <w:rFonts w:ascii="Times New Roman" w:hAnsi="Times New Roman"/>
            <w:b/>
            <w:bCs/>
            <w:szCs w:val="20"/>
          </w:rPr>
          <w:t>0</w:t>
        </w:r>
        <w:r>
          <w:rPr>
            <w:rStyle w:val="Hyperlink"/>
            <w:rFonts w:ascii="Times New Roman" w:hAnsi="Times New Roman"/>
            <w:b/>
            <w:bCs/>
            <w:szCs w:val="20"/>
          </w:rPr>
          <w:t>5772</w:t>
        </w:r>
      </w:hyperlink>
      <w:r w:rsidR="00ED3560" w:rsidRPr="00ED3560">
        <w:rPr>
          <w:rFonts w:ascii="Times New Roman" w:hAnsi="Times New Roman"/>
          <w:b/>
          <w:bCs/>
          <w:szCs w:val="20"/>
        </w:rPr>
        <w:tab/>
        <w:t xml:space="preserve">Email discussion on Ambient IoT evaluation assumptions </w:t>
      </w:r>
      <w:r w:rsidR="00ED3560" w:rsidRPr="00ED3560">
        <w:rPr>
          <w:rFonts w:ascii="Times New Roman" w:hAnsi="Times New Roman"/>
          <w:b/>
          <w:bCs/>
          <w:szCs w:val="20"/>
        </w:rPr>
        <w:tab/>
        <w:t>Moderator (CMCC)</w:t>
      </w:r>
    </w:p>
    <w:p w14:paraId="782760B5" w14:textId="77777777" w:rsidR="006F79AF" w:rsidRDefault="006F79AF" w:rsidP="006F79AF">
      <w:pPr>
        <w:rPr>
          <w:rFonts w:ascii="Times New Roman" w:hAnsi="Times New Roman"/>
          <w:b/>
          <w:bCs/>
          <w:szCs w:val="20"/>
          <w:lang w:val="en-US"/>
        </w:rPr>
      </w:pPr>
      <w:r>
        <w:rPr>
          <w:rFonts w:ascii="Times New Roman" w:hAnsi="Times New Roman"/>
          <w:b/>
          <w:bCs/>
          <w:szCs w:val="20"/>
          <w:lang w:val="en-US"/>
        </w:rPr>
        <w:t>Decision: As per email decision on June 6</w:t>
      </w:r>
      <w:r w:rsidRPr="006F79AF">
        <w:rPr>
          <w:rFonts w:ascii="Times New Roman" w:hAnsi="Times New Roman"/>
          <w:b/>
          <w:bCs/>
          <w:szCs w:val="20"/>
          <w:vertAlign w:val="superscript"/>
          <w:lang w:val="en-US"/>
        </w:rPr>
        <w:t>th</w:t>
      </w:r>
      <w:r>
        <w:rPr>
          <w:rFonts w:ascii="Times New Roman" w:hAnsi="Times New Roman"/>
          <w:b/>
          <w:bCs/>
          <w:szCs w:val="20"/>
          <w:lang w:val="en-US"/>
        </w:rPr>
        <w:t xml:space="preserve">, </w:t>
      </w:r>
    </w:p>
    <w:p w14:paraId="042F924F" w14:textId="40AC120E" w:rsidR="006F79AF" w:rsidRPr="006F79AF" w:rsidRDefault="0009159E" w:rsidP="006F79AF">
      <w:pPr>
        <w:rPr>
          <w:rFonts w:ascii="Times New Roman" w:hAnsi="Times New Roman"/>
          <w:szCs w:val="20"/>
          <w:lang w:val="en-US"/>
        </w:rPr>
      </w:pPr>
      <w:r w:rsidRPr="0009159E">
        <w:rPr>
          <w:rFonts w:ascii="Times New Roman" w:hAnsi="Times New Roman"/>
          <w:szCs w:val="20"/>
          <w:highlight w:val="green"/>
          <w:lang w:val="en-US"/>
        </w:rPr>
        <w:t>Agreement</w:t>
      </w:r>
    </w:p>
    <w:p w14:paraId="3DD986D3" w14:textId="77777777" w:rsidR="006F79AF" w:rsidRPr="006F79AF" w:rsidRDefault="006F79AF" w:rsidP="006F79AF">
      <w:pPr>
        <w:rPr>
          <w:rFonts w:ascii="Times New Roman" w:hAnsi="Times New Roman"/>
          <w:szCs w:val="20"/>
          <w:lang w:val="en-US"/>
        </w:rPr>
      </w:pPr>
      <w:r w:rsidRPr="006F79AF">
        <w:rPr>
          <w:rFonts w:ascii="Times New Roman" w:hAnsi="Times New Roman"/>
          <w:szCs w:val="20"/>
          <w:lang w:val="en-US"/>
        </w:rPr>
        <w:t>Update [1E], and [1E3] and [3C] as follows,</w:t>
      </w:r>
    </w:p>
    <w:p w14:paraId="5D1624FE" w14:textId="77777777" w:rsidR="006F79AF" w:rsidRPr="006F79AF" w:rsidRDefault="006F79AF" w:rsidP="006F79AF">
      <w:pPr>
        <w:rPr>
          <w:rFonts w:ascii="Times New Roman" w:hAnsi="Times New Roman"/>
          <w:szCs w:val="20"/>
          <w:lang w:val="en-US"/>
        </w:rPr>
      </w:pPr>
    </w:p>
    <w:tbl>
      <w:tblPr>
        <w:tblW w:w="5000" w:type="pct"/>
        <w:tblCellMar>
          <w:left w:w="0" w:type="dxa"/>
          <w:right w:w="0" w:type="dxa"/>
        </w:tblCellMar>
        <w:tblLook w:val="04A0" w:firstRow="1" w:lastRow="0" w:firstColumn="1" w:lastColumn="0" w:noHBand="0" w:noVBand="1"/>
      </w:tblPr>
      <w:tblGrid>
        <w:gridCol w:w="886"/>
        <w:gridCol w:w="2238"/>
        <w:gridCol w:w="5178"/>
        <w:gridCol w:w="5632"/>
      </w:tblGrid>
      <w:tr w:rsidR="006F79AF" w:rsidRPr="006F79AF" w14:paraId="37027E09" w14:textId="77777777" w:rsidTr="00C6051E">
        <w:trPr>
          <w:trHeight w:val="276"/>
        </w:trPr>
        <w:tc>
          <w:tcPr>
            <w:tcW w:w="31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5960408"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[1E]</w:t>
            </w:r>
          </w:p>
        </w:tc>
        <w:tc>
          <w:tcPr>
            <w:tcW w:w="803" w:type="pct"/>
            <w:tcBorders>
              <w:top w:val="single" w:sz="8" w:space="0" w:color="auto"/>
              <w:left w:val="nil"/>
              <w:bottom w:val="single" w:sz="8" w:space="0" w:color="auto"/>
              <w:right w:val="single" w:sz="8" w:space="0" w:color="auto"/>
            </w:tcBorders>
            <w:noWrap/>
            <w:tcMar>
              <w:top w:w="0" w:type="dxa"/>
              <w:left w:w="108" w:type="dxa"/>
              <w:bottom w:w="0" w:type="dxa"/>
              <w:right w:w="108" w:type="dxa"/>
            </w:tcMar>
            <w:vAlign w:val="center"/>
            <w:hideMark/>
          </w:tcPr>
          <w:p w14:paraId="572585FD"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 xml:space="preserve">Total Tx Power (dBm) </w:t>
            </w:r>
          </w:p>
        </w:tc>
        <w:tc>
          <w:tcPr>
            <w:tcW w:w="185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55922801" w14:textId="77777777" w:rsidR="006F79AF" w:rsidRPr="006F79AF" w:rsidRDefault="006F79AF" w:rsidP="006F79AF">
            <w:pPr>
              <w:numPr>
                <w:ilvl w:val="0"/>
                <w:numId w:val="310"/>
              </w:numPr>
              <w:rPr>
                <w:rFonts w:ascii="Arial" w:hAnsi="Arial" w:cs="Arial"/>
                <w:sz w:val="16"/>
                <w:szCs w:val="16"/>
                <w:lang w:val="en-US"/>
              </w:rPr>
            </w:pPr>
            <w:r w:rsidRPr="006F79AF">
              <w:rPr>
                <w:rFonts w:ascii="Arial" w:hAnsi="Arial" w:cs="Arial"/>
                <w:sz w:val="16"/>
                <w:szCs w:val="16"/>
                <w:lang w:val="en-US"/>
              </w:rPr>
              <w:t>For BS in DL spectrum for indoor</w:t>
            </w:r>
          </w:p>
          <w:p w14:paraId="63159A2F" w14:textId="77777777" w:rsidR="006F79AF" w:rsidRPr="006F79AF" w:rsidRDefault="006F79AF" w:rsidP="006F79AF">
            <w:pPr>
              <w:numPr>
                <w:ilvl w:val="1"/>
                <w:numId w:val="310"/>
              </w:numPr>
              <w:rPr>
                <w:rFonts w:ascii="Arial" w:hAnsi="Arial" w:cs="Arial"/>
                <w:sz w:val="16"/>
                <w:szCs w:val="16"/>
                <w:lang w:val="sv-SE"/>
              </w:rPr>
            </w:pPr>
            <w:r w:rsidRPr="006F79AF">
              <w:rPr>
                <w:rFonts w:ascii="Arial" w:hAnsi="Arial" w:cs="Arial"/>
                <w:sz w:val="16"/>
                <w:szCs w:val="16"/>
                <w:lang w:val="sv-SE"/>
              </w:rPr>
              <w:t xml:space="preserve">[1E]-R2D-Alt1: 33dBm(M), </w:t>
            </w:r>
          </w:p>
          <w:p w14:paraId="4EC8E586" w14:textId="77777777" w:rsidR="006F79AF" w:rsidRPr="006F79AF" w:rsidRDefault="006F79AF" w:rsidP="006F79AF">
            <w:pPr>
              <w:numPr>
                <w:ilvl w:val="1"/>
                <w:numId w:val="310"/>
              </w:numPr>
              <w:rPr>
                <w:rFonts w:ascii="Arial" w:hAnsi="Arial" w:cs="Arial"/>
                <w:sz w:val="16"/>
                <w:szCs w:val="16"/>
                <w:lang w:val="sv-SE"/>
              </w:rPr>
            </w:pPr>
            <w:r w:rsidRPr="006F79AF">
              <w:rPr>
                <w:rFonts w:ascii="Arial" w:hAnsi="Arial" w:cs="Arial"/>
                <w:sz w:val="16"/>
                <w:szCs w:val="16"/>
                <w:lang w:val="sv-SE"/>
              </w:rPr>
              <w:t xml:space="preserve">[1E]-R2D-Alt2: 38dBm(O), </w:t>
            </w:r>
          </w:p>
          <w:p w14:paraId="0C1A2777" w14:textId="77777777" w:rsidR="006F79AF" w:rsidRPr="006F79AF" w:rsidRDefault="006F79AF" w:rsidP="006F79AF">
            <w:pPr>
              <w:numPr>
                <w:ilvl w:val="1"/>
                <w:numId w:val="310"/>
              </w:numPr>
              <w:rPr>
                <w:rFonts w:ascii="Arial" w:hAnsi="Arial" w:cs="Arial"/>
                <w:sz w:val="16"/>
                <w:szCs w:val="16"/>
                <w:lang w:val="sv-SE"/>
              </w:rPr>
            </w:pPr>
            <w:r w:rsidRPr="006F79AF">
              <w:rPr>
                <w:rFonts w:ascii="Arial" w:hAnsi="Arial" w:cs="Arial"/>
                <w:sz w:val="16"/>
                <w:szCs w:val="16"/>
                <w:lang w:val="sv-SE"/>
              </w:rPr>
              <w:t>[1E]-R2D-Alt3: 24dBm(M)</w:t>
            </w:r>
          </w:p>
          <w:p w14:paraId="6268B547" w14:textId="77777777" w:rsidR="006F79AF" w:rsidRPr="006F79AF" w:rsidRDefault="006F79AF" w:rsidP="006F79AF">
            <w:pPr>
              <w:numPr>
                <w:ilvl w:val="1"/>
                <w:numId w:val="310"/>
              </w:numPr>
              <w:rPr>
                <w:rFonts w:ascii="Arial" w:hAnsi="Arial" w:cs="Arial"/>
                <w:sz w:val="16"/>
                <w:szCs w:val="16"/>
              </w:rPr>
            </w:pPr>
            <w:r w:rsidRPr="006F79AF">
              <w:rPr>
                <w:rFonts w:ascii="Arial" w:hAnsi="Arial" w:cs="Arial"/>
                <w:sz w:val="16"/>
                <w:szCs w:val="16"/>
                <w:lang w:val="en-US"/>
              </w:rPr>
              <w:t xml:space="preserve">Companies to report if PSD constraints are imposed (company to report the condition for applying PSD constraints in Row [5A]: Other notes) </w:t>
            </w:r>
          </w:p>
          <w:p w14:paraId="65FF55B5" w14:textId="77777777" w:rsidR="006F79AF" w:rsidRPr="006F79AF" w:rsidRDefault="006F79AF" w:rsidP="006F79AF">
            <w:pPr>
              <w:numPr>
                <w:ilvl w:val="0"/>
                <w:numId w:val="310"/>
              </w:numPr>
              <w:rPr>
                <w:rFonts w:ascii="Arial" w:hAnsi="Arial" w:cs="Arial"/>
                <w:sz w:val="16"/>
                <w:szCs w:val="16"/>
                <w:lang w:val="en-US"/>
              </w:rPr>
            </w:pPr>
            <w:r w:rsidRPr="006F79AF">
              <w:rPr>
                <w:rFonts w:ascii="Arial" w:hAnsi="Arial" w:cs="Arial"/>
                <w:sz w:val="16"/>
                <w:szCs w:val="16"/>
                <w:lang w:val="en-US"/>
              </w:rPr>
              <w:t xml:space="preserve">For UL spectrum for indoor, </w:t>
            </w:r>
          </w:p>
          <w:p w14:paraId="0F87F6B2" w14:textId="77777777" w:rsidR="006F79AF" w:rsidRPr="006F79AF" w:rsidRDefault="006F79AF" w:rsidP="006F79AF">
            <w:pPr>
              <w:numPr>
                <w:ilvl w:val="1"/>
                <w:numId w:val="310"/>
              </w:numPr>
              <w:rPr>
                <w:rFonts w:ascii="Arial" w:hAnsi="Arial" w:cs="Arial"/>
                <w:sz w:val="16"/>
                <w:szCs w:val="16"/>
                <w:lang w:val="sv-SE"/>
              </w:rPr>
            </w:pPr>
            <w:r w:rsidRPr="006F79AF">
              <w:rPr>
                <w:rFonts w:ascii="Arial" w:hAnsi="Arial" w:cs="Arial"/>
                <w:sz w:val="16"/>
                <w:szCs w:val="16"/>
                <w:lang w:val="sv-SE"/>
              </w:rPr>
              <w:t>[1E]-R2D-Alt4:23dBm (M)</w:t>
            </w:r>
          </w:p>
          <w:p w14:paraId="6E0FBA64" w14:textId="77777777" w:rsidR="006F79AF" w:rsidRPr="006F79AF" w:rsidRDefault="006F79AF" w:rsidP="006F79AF">
            <w:pPr>
              <w:numPr>
                <w:ilvl w:val="1"/>
                <w:numId w:val="310"/>
              </w:numPr>
              <w:rPr>
                <w:rFonts w:ascii="Arial" w:hAnsi="Arial" w:cs="Arial"/>
                <w:sz w:val="16"/>
                <w:szCs w:val="16"/>
                <w:lang w:val="sv-SE"/>
              </w:rPr>
            </w:pPr>
            <w:r w:rsidRPr="006F79AF">
              <w:rPr>
                <w:rFonts w:ascii="Arial" w:hAnsi="Arial" w:cs="Arial"/>
                <w:sz w:val="16"/>
                <w:szCs w:val="16"/>
                <w:lang w:val="sv-SE"/>
              </w:rPr>
              <w:t>[1E]-R2D-Alt5:26dBm(O)</w:t>
            </w:r>
          </w:p>
          <w:p w14:paraId="6C6E8337" w14:textId="77777777" w:rsidR="006F79AF" w:rsidRPr="006F79AF" w:rsidRDefault="006F79AF" w:rsidP="006F79AF">
            <w:pPr>
              <w:rPr>
                <w:rFonts w:ascii="Arial" w:hAnsi="Arial" w:cs="Arial"/>
                <w:sz w:val="16"/>
                <w:szCs w:val="16"/>
                <w:lang w:val="sv-SE"/>
              </w:rPr>
            </w:pPr>
          </w:p>
        </w:tc>
        <w:tc>
          <w:tcPr>
            <w:tcW w:w="2021"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6ACBC9B" w14:textId="77777777" w:rsidR="006F79AF" w:rsidRPr="006F79AF" w:rsidRDefault="006F79AF" w:rsidP="006F79AF">
            <w:pPr>
              <w:numPr>
                <w:ilvl w:val="0"/>
                <w:numId w:val="310"/>
              </w:numPr>
              <w:rPr>
                <w:rFonts w:ascii="Arial" w:hAnsi="Arial" w:cs="Arial"/>
                <w:sz w:val="16"/>
                <w:szCs w:val="16"/>
              </w:rPr>
            </w:pPr>
            <w:r w:rsidRPr="006F79AF">
              <w:rPr>
                <w:rFonts w:ascii="Arial" w:hAnsi="Arial" w:cs="Arial"/>
                <w:sz w:val="16"/>
                <w:szCs w:val="16"/>
                <w:lang w:val="en-US"/>
              </w:rPr>
              <w:t>For device 1/2a: (see note 1)</w:t>
            </w:r>
          </w:p>
          <w:p w14:paraId="0BCC683E" w14:textId="77777777" w:rsidR="006F79AF" w:rsidRPr="006F79AF" w:rsidRDefault="006F79AF" w:rsidP="006F79AF">
            <w:pPr>
              <w:numPr>
                <w:ilvl w:val="1"/>
                <w:numId w:val="310"/>
              </w:numPr>
              <w:rPr>
                <w:rFonts w:ascii="Arial" w:hAnsi="Arial" w:cs="Arial"/>
                <w:sz w:val="16"/>
                <w:szCs w:val="16"/>
                <w:lang w:val="en-US"/>
              </w:rPr>
            </w:pPr>
            <w:r w:rsidRPr="006F79AF">
              <w:rPr>
                <w:rFonts w:ascii="Arial" w:hAnsi="Arial" w:cs="Arial"/>
                <w:sz w:val="16"/>
                <w:szCs w:val="16"/>
                <w:lang w:val="en-US"/>
              </w:rPr>
              <w:t>[1E]-D2R-Alt1: (For scenarios ‘B’)</w:t>
            </w:r>
          </w:p>
          <w:p w14:paraId="3BC7D583" w14:textId="77777777" w:rsidR="006F79AF" w:rsidRPr="006F79AF" w:rsidRDefault="006F79AF" w:rsidP="006F79AF">
            <w:pPr>
              <w:numPr>
                <w:ilvl w:val="2"/>
                <w:numId w:val="310"/>
              </w:numPr>
              <w:rPr>
                <w:rFonts w:ascii="Arial" w:hAnsi="Arial" w:cs="Arial"/>
                <w:sz w:val="16"/>
                <w:szCs w:val="16"/>
                <w:lang w:val="en-US"/>
              </w:rPr>
            </w:pPr>
            <w:r w:rsidRPr="006F79AF">
              <w:rPr>
                <w:rFonts w:ascii="Arial" w:hAnsi="Arial" w:cs="Arial"/>
                <w:sz w:val="16"/>
                <w:szCs w:val="16"/>
                <w:lang w:val="en-US"/>
              </w:rPr>
              <w:t xml:space="preserve">The Device Tx Power is calculated by CW received power which can be derived by at least CW2D distance (m) value and other related factors. </w:t>
            </w:r>
          </w:p>
          <w:p w14:paraId="7C56C4E6" w14:textId="77777777" w:rsidR="006F79AF" w:rsidRPr="006F79AF" w:rsidRDefault="006F79AF" w:rsidP="006F79AF">
            <w:pPr>
              <w:numPr>
                <w:ilvl w:val="1"/>
                <w:numId w:val="310"/>
              </w:numPr>
              <w:rPr>
                <w:rFonts w:ascii="Arial" w:hAnsi="Arial" w:cs="Arial"/>
                <w:sz w:val="16"/>
                <w:szCs w:val="16"/>
                <w:lang w:val="en-US"/>
              </w:rPr>
            </w:pPr>
            <w:r w:rsidRPr="006F79AF">
              <w:rPr>
                <w:rFonts w:ascii="Arial" w:hAnsi="Arial" w:cs="Arial"/>
                <w:sz w:val="16"/>
                <w:szCs w:val="16"/>
                <w:lang w:val="en-US"/>
              </w:rPr>
              <w:t>[1E]-D2R-Alt2: (For scenarios ‘A1’ and ‘A2’)</w:t>
            </w:r>
          </w:p>
          <w:p w14:paraId="27CCA23E" w14:textId="77777777" w:rsidR="006F79AF" w:rsidRPr="006F79AF" w:rsidRDefault="006F79AF" w:rsidP="006F79AF">
            <w:pPr>
              <w:numPr>
                <w:ilvl w:val="2"/>
                <w:numId w:val="310"/>
              </w:numPr>
              <w:rPr>
                <w:rFonts w:ascii="Arial" w:hAnsi="Arial" w:cs="Arial"/>
                <w:sz w:val="16"/>
                <w:szCs w:val="16"/>
                <w:lang w:val="en-US"/>
              </w:rPr>
            </w:pPr>
            <w:r w:rsidRPr="006F79AF">
              <w:rPr>
                <w:rFonts w:ascii="Arial" w:hAnsi="Arial" w:cs="Arial"/>
                <w:sz w:val="16"/>
                <w:szCs w:val="16"/>
                <w:lang w:val="en-US"/>
              </w:rPr>
              <w:t>The Device Tx Power is calculated by assuming CW2D pathloss = D2R pathloss.</w:t>
            </w:r>
          </w:p>
          <w:p w14:paraId="7078F392" w14:textId="77777777" w:rsidR="006F79AF" w:rsidRPr="006F79AF" w:rsidRDefault="006F79AF" w:rsidP="006F79AF">
            <w:pPr>
              <w:numPr>
                <w:ilvl w:val="0"/>
                <w:numId w:val="310"/>
              </w:numPr>
              <w:rPr>
                <w:rFonts w:ascii="Arial" w:hAnsi="Arial" w:cs="Arial"/>
                <w:sz w:val="16"/>
                <w:szCs w:val="16"/>
                <w:lang w:val="en-US"/>
              </w:rPr>
            </w:pPr>
            <w:r w:rsidRPr="006F79AF">
              <w:rPr>
                <w:rFonts w:ascii="Arial" w:hAnsi="Arial" w:cs="Arial"/>
                <w:sz w:val="16"/>
                <w:szCs w:val="16"/>
                <w:lang w:val="en-US"/>
              </w:rPr>
              <w:t>For device 2b: (For scenarios ‘C’)</w:t>
            </w:r>
          </w:p>
          <w:p w14:paraId="6B251A14" w14:textId="77777777" w:rsidR="006F79AF" w:rsidRPr="006F79AF" w:rsidRDefault="006F79AF" w:rsidP="006F79AF">
            <w:pPr>
              <w:numPr>
                <w:ilvl w:val="1"/>
                <w:numId w:val="310"/>
              </w:numPr>
              <w:rPr>
                <w:rFonts w:ascii="Arial" w:hAnsi="Arial" w:cs="Arial"/>
                <w:sz w:val="16"/>
                <w:szCs w:val="16"/>
                <w:lang w:val="sv-SE"/>
              </w:rPr>
            </w:pPr>
            <w:r w:rsidRPr="006F79AF">
              <w:rPr>
                <w:rFonts w:ascii="Arial" w:hAnsi="Arial" w:cs="Arial"/>
                <w:sz w:val="16"/>
                <w:szCs w:val="16"/>
                <w:lang w:val="sv-SE"/>
              </w:rPr>
              <w:t>[1E]-D2R-Alt3: -20 dBm(M)</w:t>
            </w:r>
          </w:p>
          <w:p w14:paraId="09665CCB" w14:textId="77777777" w:rsidR="006F79AF" w:rsidRPr="006F79AF" w:rsidRDefault="006F79AF" w:rsidP="006F79AF">
            <w:pPr>
              <w:numPr>
                <w:ilvl w:val="1"/>
                <w:numId w:val="310"/>
              </w:numPr>
              <w:rPr>
                <w:rFonts w:ascii="Arial" w:hAnsi="Arial" w:cs="Arial"/>
                <w:sz w:val="16"/>
                <w:szCs w:val="16"/>
                <w:lang w:val="sv-SE"/>
              </w:rPr>
            </w:pPr>
            <w:r w:rsidRPr="006F79AF">
              <w:rPr>
                <w:rFonts w:ascii="Arial" w:hAnsi="Arial" w:cs="Arial"/>
                <w:sz w:val="16"/>
                <w:szCs w:val="16"/>
                <w:lang w:val="sv-SE"/>
              </w:rPr>
              <w:t>[1E]-D2R-Alt4: -10 dBm(O)</w:t>
            </w:r>
          </w:p>
        </w:tc>
      </w:tr>
    </w:tbl>
    <w:p w14:paraId="75A9F223" w14:textId="77777777" w:rsidR="006F79AF" w:rsidRPr="006F79AF" w:rsidRDefault="006F79AF" w:rsidP="006F79AF">
      <w:pPr>
        <w:rPr>
          <w:rFonts w:ascii="Times New Roman" w:hAnsi="Times New Roman"/>
          <w:szCs w:val="20"/>
          <w:lang w:val="sv-SE"/>
        </w:rPr>
      </w:pPr>
    </w:p>
    <w:tbl>
      <w:tblPr>
        <w:tblW w:w="5000" w:type="pct"/>
        <w:tblCellMar>
          <w:left w:w="0" w:type="dxa"/>
          <w:right w:w="0" w:type="dxa"/>
        </w:tblCellMar>
        <w:tblLook w:val="04A0" w:firstRow="1" w:lastRow="0" w:firstColumn="1" w:lastColumn="0" w:noHBand="0" w:noVBand="1"/>
      </w:tblPr>
      <w:tblGrid>
        <w:gridCol w:w="886"/>
        <w:gridCol w:w="2238"/>
        <w:gridCol w:w="5122"/>
        <w:gridCol w:w="5688"/>
      </w:tblGrid>
      <w:tr w:rsidR="006F79AF" w:rsidRPr="006F79AF" w14:paraId="61C6FDCD" w14:textId="77777777" w:rsidTr="00C6051E">
        <w:trPr>
          <w:trHeight w:val="276"/>
        </w:trPr>
        <w:tc>
          <w:tcPr>
            <w:tcW w:w="31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3BB24E0"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[1E3]</w:t>
            </w:r>
          </w:p>
        </w:tc>
        <w:tc>
          <w:tcPr>
            <w:tcW w:w="803" w:type="pct"/>
            <w:tcBorders>
              <w:top w:val="single" w:sz="8" w:space="0" w:color="auto"/>
              <w:left w:val="nil"/>
              <w:bottom w:val="single" w:sz="8" w:space="0" w:color="auto"/>
              <w:right w:val="single" w:sz="8" w:space="0" w:color="auto"/>
            </w:tcBorders>
            <w:noWrap/>
            <w:tcMar>
              <w:top w:w="0" w:type="dxa"/>
              <w:left w:w="108" w:type="dxa"/>
              <w:bottom w:w="0" w:type="dxa"/>
              <w:right w:w="108" w:type="dxa"/>
            </w:tcMar>
            <w:vAlign w:val="center"/>
            <w:hideMark/>
          </w:tcPr>
          <w:p w14:paraId="0D82581B"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CW2D distance (m)</w:t>
            </w:r>
          </w:p>
        </w:tc>
        <w:tc>
          <w:tcPr>
            <w:tcW w:w="183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5C7AB629"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N/A</w:t>
            </w:r>
          </w:p>
        </w:tc>
        <w:tc>
          <w:tcPr>
            <w:tcW w:w="2041"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6AAB1F21"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For scenarios ‘B’</w:t>
            </w:r>
          </w:p>
          <w:p w14:paraId="41D625D5" w14:textId="77777777" w:rsidR="006F79AF" w:rsidRPr="006F79AF" w:rsidRDefault="006F79AF" w:rsidP="006F79AF">
            <w:pPr>
              <w:numPr>
                <w:ilvl w:val="1"/>
                <w:numId w:val="310"/>
              </w:numPr>
              <w:rPr>
                <w:rFonts w:ascii="Arial" w:hAnsi="Arial" w:cs="Arial"/>
                <w:sz w:val="16"/>
                <w:szCs w:val="16"/>
                <w:lang w:val="en-US"/>
              </w:rPr>
            </w:pPr>
            <w:r w:rsidRPr="006F79AF">
              <w:rPr>
                <w:rFonts w:ascii="Arial" w:hAnsi="Arial" w:cs="Arial"/>
                <w:sz w:val="16"/>
                <w:szCs w:val="16"/>
                <w:lang w:val="en-US"/>
              </w:rPr>
              <w:t xml:space="preserve">D1T1-B: </w:t>
            </w:r>
          </w:p>
          <w:p w14:paraId="4F7624FC" w14:textId="77777777" w:rsidR="006F79AF" w:rsidRPr="006F79AF" w:rsidRDefault="006F79AF" w:rsidP="006F79AF">
            <w:pPr>
              <w:numPr>
                <w:ilvl w:val="2"/>
                <w:numId w:val="310"/>
              </w:numPr>
              <w:rPr>
                <w:rFonts w:ascii="Arial" w:hAnsi="Arial" w:cs="Arial"/>
                <w:sz w:val="16"/>
                <w:szCs w:val="16"/>
                <w:lang w:val="en-US"/>
              </w:rPr>
            </w:pPr>
            <w:r w:rsidRPr="006F79AF">
              <w:rPr>
                <w:rFonts w:ascii="Arial" w:hAnsi="Arial" w:cs="Arial"/>
                <w:sz w:val="16"/>
                <w:szCs w:val="16"/>
                <w:lang w:val="en-US"/>
              </w:rPr>
              <w:t>5m,</w:t>
            </w:r>
          </w:p>
          <w:p w14:paraId="0275B1C4" w14:textId="77777777" w:rsidR="006F79AF" w:rsidRPr="006F79AF" w:rsidRDefault="006F79AF" w:rsidP="006F79AF">
            <w:pPr>
              <w:numPr>
                <w:ilvl w:val="2"/>
                <w:numId w:val="310"/>
              </w:numPr>
              <w:rPr>
                <w:rFonts w:ascii="Arial" w:hAnsi="Arial" w:cs="Arial"/>
                <w:sz w:val="16"/>
                <w:szCs w:val="16"/>
                <w:lang w:val="en-US"/>
              </w:rPr>
            </w:pPr>
            <w:r w:rsidRPr="006F79AF">
              <w:rPr>
                <w:rFonts w:ascii="Arial" w:hAnsi="Arial" w:cs="Arial"/>
                <w:sz w:val="16"/>
                <w:szCs w:val="16"/>
                <w:lang w:val="en-US"/>
              </w:rPr>
              <w:t>10m,</w:t>
            </w:r>
          </w:p>
          <w:p w14:paraId="783153FD" w14:textId="77777777" w:rsidR="006F79AF" w:rsidRPr="006F79AF" w:rsidRDefault="006F79AF" w:rsidP="006F79AF">
            <w:pPr>
              <w:numPr>
                <w:ilvl w:val="2"/>
                <w:numId w:val="310"/>
              </w:numPr>
              <w:rPr>
                <w:rFonts w:ascii="Arial" w:hAnsi="Arial" w:cs="Arial"/>
                <w:sz w:val="16"/>
                <w:szCs w:val="16"/>
                <w:lang w:val="en-US"/>
              </w:rPr>
            </w:pPr>
            <w:r w:rsidRPr="006F79AF">
              <w:rPr>
                <w:rFonts w:ascii="Arial" w:hAnsi="Arial" w:cs="Arial"/>
                <w:sz w:val="16"/>
                <w:szCs w:val="16"/>
                <w:lang w:val="en-US"/>
              </w:rPr>
              <w:t>20m</w:t>
            </w:r>
          </w:p>
          <w:p w14:paraId="176FFC10" w14:textId="77777777" w:rsidR="006F79AF" w:rsidRPr="006F79AF" w:rsidRDefault="006F79AF" w:rsidP="006F79AF">
            <w:pPr>
              <w:numPr>
                <w:ilvl w:val="2"/>
                <w:numId w:val="310"/>
              </w:numPr>
              <w:rPr>
                <w:rFonts w:ascii="Arial" w:hAnsi="Arial" w:cs="Arial"/>
                <w:sz w:val="16"/>
                <w:szCs w:val="16"/>
                <w:lang w:val="en-US"/>
              </w:rPr>
            </w:pPr>
            <w:r w:rsidRPr="006F79AF">
              <w:rPr>
                <w:rFonts w:ascii="Arial" w:hAnsi="Arial" w:cs="Arial"/>
                <w:sz w:val="16"/>
                <w:szCs w:val="16"/>
                <w:lang w:val="en-US"/>
              </w:rPr>
              <w:t>CW2D distance is derived assuming CW node is located with the same position as ‘R1’ in ‘A1’ scenario. (see note 1)</w:t>
            </w:r>
          </w:p>
          <w:p w14:paraId="3E25B2A0" w14:textId="77777777" w:rsidR="006F79AF" w:rsidRPr="006F79AF" w:rsidRDefault="006F79AF" w:rsidP="006F79AF">
            <w:pPr>
              <w:numPr>
                <w:ilvl w:val="1"/>
                <w:numId w:val="310"/>
              </w:numPr>
              <w:rPr>
                <w:rFonts w:ascii="Arial" w:hAnsi="Arial" w:cs="Arial"/>
                <w:sz w:val="16"/>
                <w:szCs w:val="16"/>
                <w:lang w:val="en-US"/>
              </w:rPr>
            </w:pPr>
            <w:r w:rsidRPr="006F79AF">
              <w:rPr>
                <w:rFonts w:ascii="Arial" w:hAnsi="Arial" w:cs="Arial"/>
                <w:sz w:val="16"/>
                <w:szCs w:val="16"/>
                <w:lang w:val="en-US"/>
              </w:rPr>
              <w:t xml:space="preserve">D2T2-B: </w:t>
            </w:r>
          </w:p>
          <w:p w14:paraId="47428289" w14:textId="77777777" w:rsidR="006F79AF" w:rsidRPr="006F79AF" w:rsidRDefault="006F79AF" w:rsidP="006F79AF">
            <w:pPr>
              <w:numPr>
                <w:ilvl w:val="2"/>
                <w:numId w:val="310"/>
              </w:numPr>
              <w:rPr>
                <w:rFonts w:ascii="Arial" w:hAnsi="Arial" w:cs="Arial"/>
                <w:sz w:val="16"/>
                <w:szCs w:val="16"/>
                <w:lang w:val="en-US"/>
              </w:rPr>
            </w:pPr>
            <w:r w:rsidRPr="006F79AF">
              <w:rPr>
                <w:rFonts w:ascii="Arial" w:hAnsi="Arial" w:cs="Arial"/>
                <w:sz w:val="16"/>
                <w:szCs w:val="16"/>
                <w:lang w:val="en-US"/>
              </w:rPr>
              <w:t xml:space="preserve">5m, </w:t>
            </w:r>
          </w:p>
          <w:p w14:paraId="5D969683" w14:textId="77777777" w:rsidR="006F79AF" w:rsidRPr="006F79AF" w:rsidRDefault="006F79AF" w:rsidP="006F79AF">
            <w:pPr>
              <w:numPr>
                <w:ilvl w:val="2"/>
                <w:numId w:val="310"/>
              </w:numPr>
              <w:rPr>
                <w:rFonts w:ascii="Arial" w:hAnsi="Arial" w:cs="Arial"/>
                <w:sz w:val="16"/>
                <w:szCs w:val="16"/>
                <w:lang w:val="en-US"/>
              </w:rPr>
            </w:pPr>
            <w:r w:rsidRPr="006F79AF">
              <w:rPr>
                <w:rFonts w:ascii="Arial" w:hAnsi="Arial" w:cs="Arial"/>
                <w:sz w:val="16"/>
                <w:szCs w:val="16"/>
                <w:lang w:val="en-US"/>
              </w:rPr>
              <w:lastRenderedPageBreak/>
              <w:t xml:space="preserve">10m, </w:t>
            </w:r>
          </w:p>
          <w:p w14:paraId="75190A23" w14:textId="77777777" w:rsidR="006F79AF" w:rsidRPr="006F79AF" w:rsidRDefault="006F79AF" w:rsidP="006F79AF">
            <w:pPr>
              <w:numPr>
                <w:ilvl w:val="1"/>
                <w:numId w:val="310"/>
              </w:numPr>
              <w:rPr>
                <w:rFonts w:ascii="Arial" w:hAnsi="Arial" w:cs="Arial"/>
                <w:sz w:val="16"/>
                <w:szCs w:val="16"/>
                <w:lang w:val="en-US"/>
              </w:rPr>
            </w:pPr>
            <w:r w:rsidRPr="006F79AF">
              <w:rPr>
                <w:rFonts w:ascii="Arial" w:hAnsi="Arial" w:cs="Arial"/>
                <w:sz w:val="16"/>
                <w:szCs w:val="16"/>
                <w:lang w:val="en-US"/>
              </w:rPr>
              <w:t>FFS other values</w:t>
            </w:r>
          </w:p>
          <w:p w14:paraId="5CA6C5CB"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For scenarios ‘A1’ and ‘A2’</w:t>
            </w:r>
          </w:p>
          <w:p w14:paraId="04FED7F0" w14:textId="77777777" w:rsidR="006F79AF" w:rsidRPr="006F79AF" w:rsidRDefault="006F79AF" w:rsidP="006F79AF">
            <w:pPr>
              <w:numPr>
                <w:ilvl w:val="1"/>
                <w:numId w:val="310"/>
              </w:numPr>
              <w:rPr>
                <w:rFonts w:ascii="Arial" w:hAnsi="Arial" w:cs="Arial"/>
                <w:sz w:val="16"/>
                <w:szCs w:val="16"/>
                <w:lang w:val="en-US"/>
              </w:rPr>
            </w:pPr>
            <w:r w:rsidRPr="006F79AF">
              <w:rPr>
                <w:rFonts w:ascii="Arial" w:hAnsi="Arial" w:cs="Arial"/>
                <w:sz w:val="16"/>
                <w:szCs w:val="16"/>
                <w:lang w:val="en-US"/>
              </w:rPr>
              <w:t>Calculated (see note 1), (i.e., CW2D distance is calculated by assuming CW2D pathloss = D2R pathloss)</w:t>
            </w:r>
          </w:p>
          <w:p w14:paraId="3FAEC7D6" w14:textId="77777777" w:rsidR="006F79AF" w:rsidRPr="006F79AF" w:rsidRDefault="006F79AF" w:rsidP="006F79AF">
            <w:pPr>
              <w:rPr>
                <w:rFonts w:ascii="Arial" w:hAnsi="Arial" w:cs="Arial"/>
                <w:sz w:val="16"/>
                <w:szCs w:val="16"/>
                <w:lang w:val="en-US"/>
              </w:rPr>
            </w:pPr>
          </w:p>
          <w:p w14:paraId="2F3538AE"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Note: only applicable for device 1/2a</w:t>
            </w:r>
          </w:p>
          <w:p w14:paraId="27CC402E"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Note: companies to report which value(s) are evaluated.</w:t>
            </w:r>
          </w:p>
        </w:tc>
      </w:tr>
    </w:tbl>
    <w:p w14:paraId="2A037A30" w14:textId="77777777" w:rsidR="006F79AF" w:rsidRPr="006F79AF" w:rsidRDefault="006F79AF" w:rsidP="006F79AF">
      <w:pPr>
        <w:rPr>
          <w:rFonts w:ascii="Times New Roman" w:hAnsi="Times New Roman"/>
          <w:szCs w:val="20"/>
        </w:rPr>
      </w:pPr>
    </w:p>
    <w:tbl>
      <w:tblPr>
        <w:tblW w:w="5000" w:type="pct"/>
        <w:tblCellMar>
          <w:left w:w="0" w:type="dxa"/>
          <w:right w:w="0" w:type="dxa"/>
        </w:tblCellMar>
        <w:tblLook w:val="04A0" w:firstRow="1" w:lastRow="0" w:firstColumn="1" w:lastColumn="0" w:noHBand="0" w:noVBand="1"/>
      </w:tblPr>
      <w:tblGrid>
        <w:gridCol w:w="887"/>
        <w:gridCol w:w="3160"/>
        <w:gridCol w:w="4662"/>
        <w:gridCol w:w="5225"/>
      </w:tblGrid>
      <w:tr w:rsidR="006F79AF" w:rsidRPr="006F79AF" w14:paraId="0706E53C" w14:textId="77777777" w:rsidTr="00C6051E">
        <w:trPr>
          <w:trHeight w:val="276"/>
        </w:trPr>
        <w:tc>
          <w:tcPr>
            <w:tcW w:w="318"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2735FAC"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[3C]</w:t>
            </w:r>
          </w:p>
        </w:tc>
        <w:tc>
          <w:tcPr>
            <w:tcW w:w="1134" w:type="pct"/>
            <w:tcBorders>
              <w:top w:val="single" w:sz="8" w:space="0" w:color="auto"/>
              <w:left w:val="nil"/>
              <w:bottom w:val="single" w:sz="8" w:space="0" w:color="auto"/>
              <w:right w:val="single" w:sz="8" w:space="0" w:color="auto"/>
            </w:tcBorders>
            <w:noWrap/>
            <w:tcMar>
              <w:top w:w="0" w:type="dxa"/>
              <w:left w:w="108" w:type="dxa"/>
              <w:bottom w:w="0" w:type="dxa"/>
              <w:right w:w="108" w:type="dxa"/>
            </w:tcMar>
            <w:vAlign w:val="center"/>
            <w:hideMark/>
          </w:tcPr>
          <w:p w14:paraId="7F2A3A53"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BS selection/macro-diversity gain (dB)</w:t>
            </w:r>
          </w:p>
        </w:tc>
        <w:tc>
          <w:tcPr>
            <w:tcW w:w="1673"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120C7120"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 xml:space="preserve">0 dB </w:t>
            </w:r>
          </w:p>
          <w:p w14:paraId="025C8C8E" w14:textId="77777777" w:rsidR="006F79AF" w:rsidRPr="006F79AF" w:rsidRDefault="006F79AF" w:rsidP="006F79AF">
            <w:pPr>
              <w:rPr>
                <w:rFonts w:ascii="Arial" w:hAnsi="Arial" w:cs="Arial"/>
                <w:sz w:val="16"/>
                <w:szCs w:val="16"/>
                <w:lang w:val="en-US"/>
              </w:rPr>
            </w:pPr>
          </w:p>
          <w:p w14:paraId="3388D258"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FFS: other values are not precluded</w:t>
            </w:r>
          </w:p>
          <w:p w14:paraId="22FA3AA3"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 xml:space="preserve">Note: only applicable for D1T1 </w:t>
            </w:r>
          </w:p>
        </w:tc>
        <w:tc>
          <w:tcPr>
            <w:tcW w:w="1875"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14:paraId="74A84053"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0 dB</w:t>
            </w:r>
          </w:p>
          <w:p w14:paraId="75B8AA6F" w14:textId="77777777" w:rsidR="006F79AF" w:rsidRPr="006F79AF" w:rsidRDefault="006F79AF" w:rsidP="006F79AF">
            <w:pPr>
              <w:rPr>
                <w:rFonts w:ascii="Arial" w:hAnsi="Arial" w:cs="Arial"/>
                <w:sz w:val="16"/>
                <w:szCs w:val="16"/>
                <w:lang w:val="en-US"/>
              </w:rPr>
            </w:pPr>
          </w:p>
          <w:p w14:paraId="486F4EF2"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FFS: other values are not precluded</w:t>
            </w:r>
          </w:p>
          <w:p w14:paraId="71348608"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Note: only applicable for D1T1</w:t>
            </w:r>
          </w:p>
        </w:tc>
      </w:tr>
    </w:tbl>
    <w:p w14:paraId="2E94D9E2" w14:textId="77777777" w:rsidR="006F79AF" w:rsidRPr="006F79AF" w:rsidRDefault="006F79AF" w:rsidP="006F79AF">
      <w:pPr>
        <w:rPr>
          <w:rFonts w:ascii="Times New Roman" w:hAnsi="Times New Roman"/>
          <w:szCs w:val="20"/>
        </w:rPr>
      </w:pPr>
    </w:p>
    <w:p w14:paraId="1F777797" w14:textId="77777777" w:rsidR="006F79AF" w:rsidRPr="006F79AF" w:rsidRDefault="006F79AF" w:rsidP="006F79AF">
      <w:pPr>
        <w:rPr>
          <w:rFonts w:ascii="Times New Roman" w:hAnsi="Times New Roman"/>
          <w:szCs w:val="20"/>
          <w:lang w:val="en-US"/>
        </w:rPr>
      </w:pPr>
      <w:r w:rsidRPr="006F79AF">
        <w:rPr>
          <w:rFonts w:ascii="Times New Roman" w:hAnsi="Times New Roman"/>
          <w:szCs w:val="20"/>
          <w:lang w:val="en-US"/>
        </w:rPr>
        <w:t>Update note 1 in link budget table as follows,</w:t>
      </w:r>
    </w:p>
    <w:p w14:paraId="45339015" w14:textId="77777777" w:rsidR="006F79AF" w:rsidRPr="006F79AF" w:rsidRDefault="006F79AF" w:rsidP="006F79AF">
      <w:pPr>
        <w:rPr>
          <w:rFonts w:ascii="Times New Roman" w:hAnsi="Times New Roman"/>
          <w:szCs w:val="20"/>
          <w:lang w:val="en-US"/>
        </w:rPr>
      </w:pPr>
    </w:p>
    <w:p w14:paraId="662B4041" w14:textId="0D480E6C" w:rsidR="006F79AF" w:rsidRPr="006F79AF" w:rsidRDefault="006F79AF" w:rsidP="006F79AF">
      <w:pPr>
        <w:rPr>
          <w:rFonts w:ascii="Times New Roman" w:hAnsi="Times New Roman"/>
          <w:szCs w:val="20"/>
          <w:lang w:val="en-US"/>
        </w:rPr>
      </w:pPr>
      <w:r w:rsidRPr="006F79AF">
        <w:rPr>
          <w:rFonts w:ascii="Times New Roman" w:hAnsi="Times New Roman"/>
          <w:szCs w:val="20"/>
          <w:lang w:val="en-US"/>
        </w:rPr>
        <w:t>Note1: calculated values in the Table XXXX are derived according to the followings,</w:t>
      </w:r>
    </w:p>
    <w:p w14:paraId="244CFA85" w14:textId="77777777" w:rsidR="006F79AF" w:rsidRPr="006F79AF" w:rsidRDefault="006F79AF" w:rsidP="006F79AF">
      <w:pPr>
        <w:rPr>
          <w:rFonts w:ascii="Times New Roman" w:hAnsi="Times New Roman"/>
          <w:szCs w:val="20"/>
          <w:lang w:val="en-US"/>
        </w:rPr>
      </w:pPr>
    </w:p>
    <w:p w14:paraId="3833924A" w14:textId="77777777" w:rsidR="006F79AF" w:rsidRPr="006F79AF" w:rsidRDefault="006F79AF" w:rsidP="006F79AF">
      <w:pPr>
        <w:rPr>
          <w:rFonts w:ascii="Times New Roman" w:hAnsi="Times New Roman"/>
          <w:szCs w:val="20"/>
          <w:lang w:val="en-US"/>
        </w:rPr>
      </w:pPr>
      <w:r w:rsidRPr="006F79AF">
        <w:rPr>
          <w:rFonts w:ascii="Times New Roman" w:hAnsi="Times New Roman"/>
          <w:szCs w:val="20"/>
          <w:lang w:val="en-US"/>
        </w:rPr>
        <w:t>[1E3]</w:t>
      </w:r>
    </w:p>
    <w:p w14:paraId="2D7FEFC9" w14:textId="77777777" w:rsidR="006F79AF" w:rsidRPr="006F79AF" w:rsidRDefault="006F79AF" w:rsidP="00C6051E">
      <w:pPr>
        <w:numPr>
          <w:ilvl w:val="0"/>
          <w:numId w:val="316"/>
        </w:numPr>
        <w:rPr>
          <w:rFonts w:ascii="Times New Roman" w:hAnsi="Times New Roman"/>
          <w:szCs w:val="20"/>
          <w:lang w:val="en-US"/>
        </w:rPr>
      </w:pPr>
      <w:r w:rsidRPr="006F79AF">
        <w:rPr>
          <w:rFonts w:ascii="Times New Roman" w:hAnsi="Times New Roman"/>
          <w:szCs w:val="20"/>
          <w:lang w:val="en-US"/>
        </w:rPr>
        <w:t>For scenarios where CW2D distance is calculated by assuming CW2D pathloss = D2R pathloss ‘A1’ and ‘A2’, [1E3] is derived by assuming pathloss is [1E4] and use the pathloss formula as agreed.</w:t>
      </w:r>
    </w:p>
    <w:p w14:paraId="201EAFC3" w14:textId="77777777" w:rsidR="006F79AF" w:rsidRPr="006F79AF" w:rsidRDefault="006F79AF" w:rsidP="006F79AF">
      <w:pPr>
        <w:rPr>
          <w:rFonts w:ascii="Times New Roman" w:hAnsi="Times New Roman"/>
          <w:szCs w:val="20"/>
          <w:lang w:val="en-US"/>
        </w:rPr>
      </w:pPr>
    </w:p>
    <w:p w14:paraId="54499917" w14:textId="77777777" w:rsidR="006F79AF" w:rsidRPr="006F79AF" w:rsidRDefault="006F79AF" w:rsidP="006F79AF">
      <w:pPr>
        <w:rPr>
          <w:rFonts w:ascii="Times New Roman" w:hAnsi="Times New Roman"/>
          <w:szCs w:val="20"/>
          <w:lang w:val="en-US"/>
        </w:rPr>
      </w:pPr>
      <w:r w:rsidRPr="006F79AF">
        <w:rPr>
          <w:rFonts w:ascii="Times New Roman" w:hAnsi="Times New Roman"/>
          <w:szCs w:val="20"/>
          <w:lang w:val="en-US"/>
        </w:rPr>
        <w:t>[1E4]</w:t>
      </w:r>
    </w:p>
    <w:p w14:paraId="2682EB9D" w14:textId="77777777" w:rsidR="006F79AF" w:rsidRPr="006F79AF" w:rsidRDefault="006F79AF" w:rsidP="00C6051E">
      <w:pPr>
        <w:numPr>
          <w:ilvl w:val="0"/>
          <w:numId w:val="317"/>
        </w:numPr>
        <w:rPr>
          <w:rFonts w:ascii="Times New Roman" w:hAnsi="Times New Roman"/>
          <w:szCs w:val="20"/>
          <w:lang w:val="en-US"/>
        </w:rPr>
      </w:pPr>
      <w:r w:rsidRPr="006F79AF">
        <w:rPr>
          <w:rFonts w:ascii="Times New Roman" w:hAnsi="Times New Roman"/>
          <w:szCs w:val="20"/>
          <w:lang w:val="en-US"/>
        </w:rPr>
        <w:t>For scenarios ‘B’</w:t>
      </w:r>
    </w:p>
    <w:p w14:paraId="07959ADD" w14:textId="77777777" w:rsidR="006F79AF" w:rsidRPr="006F79AF" w:rsidRDefault="006F79AF" w:rsidP="00C6051E">
      <w:pPr>
        <w:numPr>
          <w:ilvl w:val="1"/>
          <w:numId w:val="317"/>
        </w:numPr>
        <w:rPr>
          <w:rFonts w:ascii="Times New Roman" w:hAnsi="Times New Roman"/>
          <w:szCs w:val="20"/>
          <w:lang w:val="en-US"/>
        </w:rPr>
      </w:pPr>
      <w:r w:rsidRPr="006F79AF">
        <w:rPr>
          <w:rFonts w:ascii="Times New Roman" w:hAnsi="Times New Roman"/>
          <w:szCs w:val="20"/>
          <w:lang w:val="en-US"/>
        </w:rPr>
        <w:t>[1E4] is derived according to pathloss formula by assume distance is [1E3]</w:t>
      </w:r>
    </w:p>
    <w:p w14:paraId="1162C5F0" w14:textId="77777777" w:rsidR="006F79AF" w:rsidRPr="006F79AF" w:rsidRDefault="006F79AF" w:rsidP="00C6051E">
      <w:pPr>
        <w:numPr>
          <w:ilvl w:val="0"/>
          <w:numId w:val="317"/>
        </w:numPr>
        <w:rPr>
          <w:rFonts w:ascii="Times New Roman" w:hAnsi="Times New Roman"/>
          <w:szCs w:val="20"/>
          <w:lang w:val="en-US"/>
        </w:rPr>
      </w:pPr>
      <w:r w:rsidRPr="006F79AF">
        <w:rPr>
          <w:rFonts w:ascii="Times New Roman" w:hAnsi="Times New Roman"/>
          <w:szCs w:val="20"/>
          <w:lang w:val="en-US"/>
        </w:rPr>
        <w:t>For scenarios where CW2D distance is calculated by assuming CW2D pathloss = D2R pathloss ‘A1/A2’</w:t>
      </w:r>
    </w:p>
    <w:p w14:paraId="15503DC4" w14:textId="77777777" w:rsidR="006F79AF" w:rsidRPr="006F79AF" w:rsidRDefault="006F79AF" w:rsidP="00C6051E">
      <w:pPr>
        <w:numPr>
          <w:ilvl w:val="1"/>
          <w:numId w:val="317"/>
        </w:numPr>
        <w:rPr>
          <w:rFonts w:ascii="Times New Roman" w:hAnsi="Times New Roman"/>
          <w:szCs w:val="20"/>
          <w:lang w:val="de-DE"/>
        </w:rPr>
      </w:pPr>
      <w:r w:rsidRPr="006F79AF">
        <w:rPr>
          <w:rFonts w:ascii="Times New Roman" w:hAnsi="Times New Roman"/>
          <w:szCs w:val="20"/>
          <w:lang w:val="de-DE"/>
        </w:rPr>
        <w:t>[1E4] = 0.5* ( [1E1] + [1E2] - [1N](R2D) + [2C] (R2D) – [2H](R2D) – 2*[3A] – 2*[3B] + [3C](R2D) + [3D](R2D) + [1K] – [1H] + [1G] – [1J] + [2C] – [2X] – [2L] + [3C] + [3D] )</w:t>
      </w:r>
    </w:p>
    <w:p w14:paraId="425E36CF" w14:textId="77777777" w:rsidR="006F79AF" w:rsidRPr="006F79AF" w:rsidRDefault="006F79AF" w:rsidP="00C6051E">
      <w:pPr>
        <w:numPr>
          <w:ilvl w:val="1"/>
          <w:numId w:val="317"/>
        </w:numPr>
        <w:rPr>
          <w:rFonts w:ascii="Times New Roman" w:hAnsi="Times New Roman"/>
          <w:szCs w:val="20"/>
        </w:rPr>
      </w:pPr>
      <w:r w:rsidRPr="006F79AF">
        <w:rPr>
          <w:rFonts w:ascii="Times New Roman" w:hAnsi="Times New Roman"/>
          <w:szCs w:val="20"/>
          <w:lang w:val="en-US"/>
        </w:rPr>
        <w:t>[1K] is only for device 2a</w:t>
      </w:r>
    </w:p>
    <w:p w14:paraId="33697C4A" w14:textId="77777777" w:rsidR="006F79AF" w:rsidRPr="006F79AF" w:rsidRDefault="006F79AF" w:rsidP="00C6051E">
      <w:pPr>
        <w:numPr>
          <w:ilvl w:val="1"/>
          <w:numId w:val="317"/>
        </w:numPr>
        <w:rPr>
          <w:rFonts w:ascii="Times New Roman" w:hAnsi="Times New Roman"/>
          <w:szCs w:val="20"/>
          <w:lang w:val="en-US"/>
        </w:rPr>
      </w:pPr>
      <w:r w:rsidRPr="006F79AF">
        <w:rPr>
          <w:rFonts w:ascii="Times New Roman" w:hAnsi="Times New Roman"/>
          <w:szCs w:val="20"/>
          <w:lang w:val="en-US"/>
        </w:rPr>
        <w:t xml:space="preserve">[3C] is only for the case of BS as CW node </w:t>
      </w:r>
    </w:p>
    <w:p w14:paraId="70D1FB98" w14:textId="77777777" w:rsidR="006F79AF" w:rsidRPr="006F79AF" w:rsidRDefault="006F79AF" w:rsidP="00C6051E">
      <w:pPr>
        <w:numPr>
          <w:ilvl w:val="0"/>
          <w:numId w:val="317"/>
        </w:numPr>
        <w:rPr>
          <w:rFonts w:ascii="Times New Roman" w:hAnsi="Times New Roman"/>
          <w:szCs w:val="20"/>
          <w:lang w:val="en-US"/>
        </w:rPr>
      </w:pPr>
      <w:r w:rsidRPr="006F79AF">
        <w:rPr>
          <w:rFonts w:ascii="Times New Roman" w:hAnsi="Times New Roman"/>
          <w:szCs w:val="20"/>
          <w:lang w:val="en-US"/>
        </w:rPr>
        <w:t>Otherwise</w:t>
      </w:r>
    </w:p>
    <w:p w14:paraId="42ADF8D2" w14:textId="77777777" w:rsidR="006F79AF" w:rsidRPr="006F79AF" w:rsidRDefault="006F79AF" w:rsidP="00C6051E">
      <w:pPr>
        <w:numPr>
          <w:ilvl w:val="1"/>
          <w:numId w:val="317"/>
        </w:numPr>
        <w:rPr>
          <w:rFonts w:ascii="Times New Roman" w:hAnsi="Times New Roman"/>
          <w:szCs w:val="20"/>
          <w:lang w:val="en-US"/>
        </w:rPr>
      </w:pPr>
      <w:r w:rsidRPr="006F79AF">
        <w:rPr>
          <w:rFonts w:ascii="Times New Roman" w:hAnsi="Times New Roman"/>
          <w:szCs w:val="20"/>
          <w:lang w:val="en-US"/>
        </w:rPr>
        <w:t>[1E4] is derived according to pathloss formula by assume distance is [1E3]</w:t>
      </w:r>
    </w:p>
    <w:p w14:paraId="272F5AD8" w14:textId="77777777" w:rsidR="006F79AF" w:rsidRPr="006F79AF" w:rsidRDefault="006F79AF" w:rsidP="006F79AF">
      <w:pPr>
        <w:rPr>
          <w:rFonts w:ascii="Times New Roman" w:hAnsi="Times New Roman"/>
          <w:szCs w:val="20"/>
          <w:lang w:val="en-US"/>
        </w:rPr>
      </w:pPr>
    </w:p>
    <w:p w14:paraId="5EBCE00B" w14:textId="77777777" w:rsidR="006F79AF" w:rsidRPr="006F79AF" w:rsidRDefault="006F79AF" w:rsidP="006F79AF">
      <w:pPr>
        <w:rPr>
          <w:rFonts w:ascii="Times New Roman" w:hAnsi="Times New Roman"/>
          <w:szCs w:val="20"/>
          <w:lang w:val="en-US"/>
        </w:rPr>
      </w:pPr>
      <w:r w:rsidRPr="006F79AF">
        <w:rPr>
          <w:rFonts w:ascii="Times New Roman" w:hAnsi="Times New Roman"/>
          <w:szCs w:val="20"/>
          <w:lang w:val="en-US"/>
        </w:rPr>
        <w:t>[1E5]</w:t>
      </w:r>
    </w:p>
    <w:p w14:paraId="0EEBDC18" w14:textId="77777777" w:rsidR="006F79AF" w:rsidRPr="006F79AF" w:rsidRDefault="006F79AF" w:rsidP="00C6051E">
      <w:pPr>
        <w:numPr>
          <w:ilvl w:val="0"/>
          <w:numId w:val="318"/>
        </w:numPr>
        <w:rPr>
          <w:rFonts w:ascii="Times New Roman" w:hAnsi="Times New Roman"/>
          <w:szCs w:val="20"/>
          <w:lang w:val="de-DE"/>
        </w:rPr>
      </w:pPr>
      <w:r w:rsidRPr="006F79AF">
        <w:rPr>
          <w:rFonts w:ascii="Times New Roman" w:hAnsi="Times New Roman"/>
          <w:szCs w:val="20"/>
          <w:lang w:val="de-DE"/>
        </w:rPr>
        <w:t>[1E5] = [1E1] + [1E2] - [1N](R2D) - [1E4] + [2C] (R2D) – [2H](R2D) – [3A] – [3B] + [3C](R2D) + [3D](R2D)</w:t>
      </w:r>
    </w:p>
    <w:p w14:paraId="09672CE2" w14:textId="77777777" w:rsidR="006F79AF" w:rsidRPr="006F79AF" w:rsidRDefault="006F79AF" w:rsidP="006F79AF">
      <w:pPr>
        <w:rPr>
          <w:rFonts w:ascii="Times New Roman" w:hAnsi="Times New Roman"/>
          <w:szCs w:val="20"/>
          <w:lang w:val="de-DE"/>
        </w:rPr>
      </w:pPr>
    </w:p>
    <w:p w14:paraId="56319B5D" w14:textId="77777777" w:rsidR="006F79AF" w:rsidRPr="006F79AF" w:rsidRDefault="006F79AF" w:rsidP="006F79AF">
      <w:pPr>
        <w:rPr>
          <w:rFonts w:ascii="Times New Roman" w:hAnsi="Times New Roman"/>
          <w:szCs w:val="20"/>
        </w:rPr>
      </w:pPr>
      <w:r w:rsidRPr="006F79AF">
        <w:rPr>
          <w:rFonts w:ascii="Times New Roman" w:hAnsi="Times New Roman"/>
          <w:szCs w:val="20"/>
          <w:lang w:val="en-US"/>
        </w:rPr>
        <w:t>[1E]</w:t>
      </w:r>
    </w:p>
    <w:p w14:paraId="482220A4" w14:textId="77777777" w:rsidR="006F79AF" w:rsidRPr="006F79AF" w:rsidRDefault="006F79AF" w:rsidP="00C6051E">
      <w:pPr>
        <w:numPr>
          <w:ilvl w:val="0"/>
          <w:numId w:val="319"/>
        </w:numPr>
        <w:rPr>
          <w:rFonts w:ascii="Times New Roman" w:hAnsi="Times New Roman"/>
          <w:szCs w:val="20"/>
          <w:lang w:val="de-DE"/>
        </w:rPr>
      </w:pPr>
      <w:r w:rsidRPr="006F79AF">
        <w:rPr>
          <w:rFonts w:ascii="Times New Roman" w:hAnsi="Times New Roman"/>
          <w:szCs w:val="20"/>
          <w:lang w:val="de-DE"/>
        </w:rPr>
        <w:t xml:space="preserve">[1E] = [1E1] + [1E2] - [1N](R2D) + [2C] (R2D) – [2H](R2D) –[3A] – [3B] + [3C](R2D) + [3D](R2D) [1E5]+ [1K] – [1H] </w:t>
      </w:r>
    </w:p>
    <w:p w14:paraId="604B15F5" w14:textId="77777777" w:rsidR="006F79AF" w:rsidRPr="006F79AF" w:rsidRDefault="006F79AF" w:rsidP="00C6051E">
      <w:pPr>
        <w:numPr>
          <w:ilvl w:val="0"/>
          <w:numId w:val="319"/>
        </w:numPr>
        <w:rPr>
          <w:rFonts w:ascii="Times New Roman" w:hAnsi="Times New Roman"/>
          <w:szCs w:val="20"/>
        </w:rPr>
      </w:pPr>
      <w:r w:rsidRPr="006F79AF">
        <w:rPr>
          <w:rFonts w:ascii="Times New Roman" w:hAnsi="Times New Roman"/>
          <w:szCs w:val="20"/>
          <w:lang w:val="en-US"/>
        </w:rPr>
        <w:t>[1K] is only for device 2a</w:t>
      </w:r>
    </w:p>
    <w:p w14:paraId="3B9644CD" w14:textId="77777777" w:rsidR="006F79AF" w:rsidRPr="006F79AF" w:rsidRDefault="006F79AF" w:rsidP="006F79AF">
      <w:pPr>
        <w:rPr>
          <w:rFonts w:ascii="Times New Roman" w:hAnsi="Times New Roman"/>
          <w:szCs w:val="20"/>
          <w:lang w:val="en-US"/>
        </w:rPr>
      </w:pPr>
    </w:p>
    <w:p w14:paraId="0EDA3C6D" w14:textId="77777777" w:rsidR="006F79AF" w:rsidRPr="006F79AF" w:rsidRDefault="006F79AF" w:rsidP="006F79AF">
      <w:pPr>
        <w:rPr>
          <w:rFonts w:ascii="Times New Roman" w:hAnsi="Times New Roman"/>
          <w:szCs w:val="20"/>
          <w:lang w:val="en-US"/>
        </w:rPr>
      </w:pPr>
      <w:r w:rsidRPr="006F79AF">
        <w:rPr>
          <w:rFonts w:ascii="Times New Roman" w:hAnsi="Times New Roman"/>
          <w:szCs w:val="20"/>
          <w:lang w:val="en-US"/>
        </w:rPr>
        <w:lastRenderedPageBreak/>
        <w:t>[1M]:</w:t>
      </w:r>
    </w:p>
    <w:p w14:paraId="654CCDCE" w14:textId="77777777" w:rsidR="006F79AF" w:rsidRPr="006F79AF" w:rsidRDefault="006F79AF" w:rsidP="00C6051E">
      <w:pPr>
        <w:numPr>
          <w:ilvl w:val="0"/>
          <w:numId w:val="320"/>
        </w:numPr>
        <w:rPr>
          <w:rFonts w:ascii="Times New Roman" w:hAnsi="Times New Roman"/>
          <w:szCs w:val="20"/>
          <w:lang w:val="en-US"/>
        </w:rPr>
      </w:pPr>
      <w:r w:rsidRPr="006F79AF">
        <w:rPr>
          <w:rFonts w:ascii="Times New Roman" w:hAnsi="Times New Roman"/>
          <w:szCs w:val="20"/>
          <w:lang w:val="en-US"/>
        </w:rPr>
        <w:t xml:space="preserve">For R2D, </w:t>
      </w:r>
    </w:p>
    <w:p w14:paraId="4E80381E" w14:textId="77777777" w:rsidR="006F79AF" w:rsidRPr="006F79AF" w:rsidRDefault="006F79AF" w:rsidP="00C6051E">
      <w:pPr>
        <w:numPr>
          <w:ilvl w:val="1"/>
          <w:numId w:val="320"/>
        </w:numPr>
        <w:rPr>
          <w:rFonts w:ascii="Times New Roman" w:hAnsi="Times New Roman"/>
          <w:szCs w:val="20"/>
          <w:lang w:val="en-US"/>
        </w:rPr>
      </w:pPr>
      <w:r w:rsidRPr="006F79AF">
        <w:rPr>
          <w:rFonts w:ascii="Times New Roman" w:hAnsi="Times New Roman"/>
          <w:szCs w:val="20"/>
          <w:lang w:val="en-US"/>
        </w:rPr>
        <w:t>[1M] = [1E] + [1G] - [1N] - FFS: [1J]</w:t>
      </w:r>
    </w:p>
    <w:p w14:paraId="27F5C066" w14:textId="77777777" w:rsidR="006F79AF" w:rsidRPr="006F79AF" w:rsidRDefault="006F79AF" w:rsidP="00C6051E">
      <w:pPr>
        <w:numPr>
          <w:ilvl w:val="0"/>
          <w:numId w:val="320"/>
        </w:numPr>
        <w:rPr>
          <w:rFonts w:ascii="Times New Roman" w:hAnsi="Times New Roman"/>
          <w:szCs w:val="20"/>
          <w:lang w:val="en-US"/>
        </w:rPr>
      </w:pPr>
      <w:r w:rsidRPr="006F79AF">
        <w:rPr>
          <w:rFonts w:ascii="Times New Roman" w:hAnsi="Times New Roman"/>
          <w:szCs w:val="20"/>
          <w:lang w:val="en-US"/>
        </w:rPr>
        <w:t>For D2R</w:t>
      </w:r>
    </w:p>
    <w:p w14:paraId="19E2D94E" w14:textId="77777777" w:rsidR="006F79AF" w:rsidRPr="006F79AF" w:rsidRDefault="006F79AF" w:rsidP="00C6051E">
      <w:pPr>
        <w:numPr>
          <w:ilvl w:val="1"/>
          <w:numId w:val="320"/>
        </w:numPr>
        <w:rPr>
          <w:rFonts w:ascii="Times New Roman" w:hAnsi="Times New Roman"/>
          <w:szCs w:val="20"/>
          <w:lang w:val="en-US"/>
        </w:rPr>
      </w:pPr>
      <w:r w:rsidRPr="006F79AF">
        <w:rPr>
          <w:rFonts w:ascii="Times New Roman" w:hAnsi="Times New Roman"/>
          <w:szCs w:val="20"/>
          <w:lang w:val="en-US"/>
        </w:rPr>
        <w:t>[1M] = [1E] + [1G] - [1J]</w:t>
      </w:r>
    </w:p>
    <w:p w14:paraId="2EB74D6B" w14:textId="77777777" w:rsidR="006F79AF" w:rsidRPr="006F79AF" w:rsidRDefault="006F79AF" w:rsidP="00C6051E">
      <w:pPr>
        <w:numPr>
          <w:ilvl w:val="1"/>
          <w:numId w:val="320"/>
        </w:numPr>
        <w:rPr>
          <w:rFonts w:ascii="Times New Roman" w:hAnsi="Times New Roman"/>
          <w:szCs w:val="20"/>
          <w:lang w:val="en-US"/>
        </w:rPr>
      </w:pPr>
      <w:r w:rsidRPr="006F79AF">
        <w:rPr>
          <w:rFonts w:ascii="Times New Roman" w:hAnsi="Times New Roman"/>
          <w:szCs w:val="20"/>
          <w:lang w:val="en-US"/>
        </w:rPr>
        <w:t>Device 1:</w:t>
      </w:r>
    </w:p>
    <w:p w14:paraId="4921D1AB" w14:textId="77777777" w:rsidR="006F79AF" w:rsidRPr="006F79AF" w:rsidRDefault="006F79AF" w:rsidP="00C6051E">
      <w:pPr>
        <w:numPr>
          <w:ilvl w:val="2"/>
          <w:numId w:val="320"/>
        </w:numPr>
        <w:rPr>
          <w:rFonts w:ascii="Times New Roman" w:hAnsi="Times New Roman"/>
          <w:szCs w:val="20"/>
          <w:lang w:val="en-US"/>
        </w:rPr>
      </w:pPr>
      <w:r w:rsidRPr="006F79AF">
        <w:rPr>
          <w:rFonts w:ascii="Times New Roman" w:hAnsi="Times New Roman"/>
          <w:szCs w:val="20"/>
          <w:lang w:val="en-US"/>
        </w:rPr>
        <w:t>[1M] = [1E] + [1G] - [1H] - [1J]</w:t>
      </w:r>
    </w:p>
    <w:p w14:paraId="3175781F" w14:textId="77777777" w:rsidR="006F79AF" w:rsidRPr="006F79AF" w:rsidRDefault="006F79AF" w:rsidP="00C6051E">
      <w:pPr>
        <w:numPr>
          <w:ilvl w:val="1"/>
          <w:numId w:val="320"/>
        </w:numPr>
        <w:rPr>
          <w:rFonts w:ascii="Times New Roman" w:hAnsi="Times New Roman"/>
          <w:szCs w:val="20"/>
          <w:lang w:val="en-US"/>
        </w:rPr>
      </w:pPr>
      <w:r w:rsidRPr="006F79AF">
        <w:rPr>
          <w:rFonts w:ascii="Times New Roman" w:hAnsi="Times New Roman"/>
          <w:szCs w:val="20"/>
          <w:lang w:val="en-US"/>
        </w:rPr>
        <w:t>Device 2a:</w:t>
      </w:r>
    </w:p>
    <w:p w14:paraId="028DFF6D" w14:textId="77777777" w:rsidR="006F79AF" w:rsidRPr="006F79AF" w:rsidRDefault="006F79AF" w:rsidP="00C6051E">
      <w:pPr>
        <w:numPr>
          <w:ilvl w:val="2"/>
          <w:numId w:val="320"/>
        </w:numPr>
        <w:rPr>
          <w:rFonts w:ascii="Times New Roman" w:hAnsi="Times New Roman"/>
          <w:szCs w:val="20"/>
          <w:lang w:val="en-US"/>
        </w:rPr>
      </w:pPr>
      <w:r w:rsidRPr="006F79AF">
        <w:rPr>
          <w:rFonts w:ascii="Times New Roman" w:hAnsi="Times New Roman"/>
          <w:szCs w:val="20"/>
          <w:lang w:val="en-US"/>
        </w:rPr>
        <w:t>[1M] = [1E] + [1G] + [1K] - [1H] - [1J]</w:t>
      </w:r>
    </w:p>
    <w:p w14:paraId="1C8CBAFD" w14:textId="77777777" w:rsidR="006F79AF" w:rsidRPr="006F79AF" w:rsidRDefault="006F79AF" w:rsidP="00C6051E">
      <w:pPr>
        <w:numPr>
          <w:ilvl w:val="1"/>
          <w:numId w:val="320"/>
        </w:numPr>
        <w:rPr>
          <w:rFonts w:ascii="Times New Roman" w:hAnsi="Times New Roman"/>
          <w:szCs w:val="20"/>
          <w:lang w:val="en-US"/>
        </w:rPr>
      </w:pPr>
      <w:r w:rsidRPr="006F79AF">
        <w:rPr>
          <w:rFonts w:ascii="Times New Roman" w:hAnsi="Times New Roman"/>
          <w:szCs w:val="20"/>
          <w:lang w:val="en-US"/>
        </w:rPr>
        <w:t>Device 2b:</w:t>
      </w:r>
    </w:p>
    <w:p w14:paraId="5DEE2CD7" w14:textId="77777777" w:rsidR="006F79AF" w:rsidRPr="006F79AF" w:rsidRDefault="006F79AF" w:rsidP="00C6051E">
      <w:pPr>
        <w:numPr>
          <w:ilvl w:val="2"/>
          <w:numId w:val="320"/>
        </w:numPr>
        <w:rPr>
          <w:rFonts w:ascii="Times New Roman" w:hAnsi="Times New Roman"/>
          <w:szCs w:val="20"/>
          <w:lang w:val="en-US"/>
        </w:rPr>
      </w:pPr>
      <w:r w:rsidRPr="006F79AF">
        <w:rPr>
          <w:rFonts w:ascii="Times New Roman" w:hAnsi="Times New Roman"/>
          <w:szCs w:val="20"/>
          <w:lang w:val="en-US"/>
        </w:rPr>
        <w:t>[1M] = [1E] + [1G] - [1J]</w:t>
      </w:r>
    </w:p>
    <w:p w14:paraId="153B160A" w14:textId="77777777" w:rsidR="006F79AF" w:rsidRPr="006F79AF" w:rsidRDefault="006F79AF" w:rsidP="006F79AF">
      <w:pPr>
        <w:rPr>
          <w:rFonts w:ascii="Times New Roman" w:hAnsi="Times New Roman"/>
          <w:szCs w:val="20"/>
          <w:lang w:val="en-US"/>
        </w:rPr>
      </w:pPr>
    </w:p>
    <w:p w14:paraId="16C9409F" w14:textId="77777777" w:rsidR="006F79AF" w:rsidRPr="006F79AF" w:rsidRDefault="006F79AF" w:rsidP="006F79AF">
      <w:pPr>
        <w:rPr>
          <w:rFonts w:ascii="Times New Roman" w:hAnsi="Times New Roman"/>
          <w:szCs w:val="20"/>
          <w:lang w:val="en-US"/>
        </w:rPr>
      </w:pPr>
      <w:r w:rsidRPr="006F79AF">
        <w:rPr>
          <w:rFonts w:ascii="Times New Roman" w:hAnsi="Times New Roman"/>
          <w:szCs w:val="20"/>
          <w:lang w:val="en-US"/>
        </w:rPr>
        <w:t>[2F]:</w:t>
      </w:r>
    </w:p>
    <w:p w14:paraId="41C0D613" w14:textId="77777777" w:rsidR="006F79AF" w:rsidRPr="006F79AF" w:rsidRDefault="006F79AF" w:rsidP="00C6051E">
      <w:pPr>
        <w:numPr>
          <w:ilvl w:val="0"/>
          <w:numId w:val="321"/>
        </w:numPr>
        <w:rPr>
          <w:rFonts w:ascii="Times New Roman" w:hAnsi="Times New Roman"/>
          <w:szCs w:val="20"/>
          <w:lang w:val="en-US"/>
        </w:rPr>
      </w:pPr>
      <w:r w:rsidRPr="006F79AF">
        <w:rPr>
          <w:rFonts w:ascii="Times New Roman" w:hAnsi="Times New Roman"/>
          <w:szCs w:val="20"/>
          <w:lang w:val="en-US"/>
        </w:rPr>
        <w:t>[2F] = [2D] + [2E] +</w:t>
      </w:r>
      <w:r w:rsidRPr="006F79AF">
        <w:rPr>
          <w:rFonts w:ascii="Times New Roman" w:hAnsi="Times New Roman"/>
          <w:i/>
          <w:iCs/>
          <w:szCs w:val="20"/>
          <w:lang w:val="en-US"/>
        </w:rPr>
        <w:t>lin2dB</w:t>
      </w:r>
      <w:r w:rsidRPr="006F79AF">
        <w:rPr>
          <w:rFonts w:ascii="Times New Roman" w:hAnsi="Times New Roman"/>
          <w:szCs w:val="20"/>
          <w:lang w:val="en-US"/>
        </w:rPr>
        <w:t>([2B])</w:t>
      </w:r>
    </w:p>
    <w:p w14:paraId="1DE1673A" w14:textId="77777777" w:rsidR="006F79AF" w:rsidRPr="006F79AF" w:rsidRDefault="006F79AF" w:rsidP="006F79AF">
      <w:pPr>
        <w:rPr>
          <w:rFonts w:ascii="Times New Roman" w:hAnsi="Times New Roman"/>
          <w:szCs w:val="20"/>
          <w:lang w:val="en-US"/>
        </w:rPr>
      </w:pPr>
    </w:p>
    <w:p w14:paraId="6B41EB1E" w14:textId="77777777" w:rsidR="006F79AF" w:rsidRPr="006F79AF" w:rsidRDefault="006F79AF" w:rsidP="006F79AF">
      <w:pPr>
        <w:rPr>
          <w:rFonts w:ascii="Times New Roman" w:hAnsi="Times New Roman"/>
          <w:szCs w:val="20"/>
          <w:lang w:val="en-US"/>
        </w:rPr>
      </w:pPr>
      <w:r w:rsidRPr="006F79AF">
        <w:rPr>
          <w:rFonts w:ascii="Times New Roman" w:hAnsi="Times New Roman"/>
          <w:szCs w:val="20"/>
          <w:lang w:val="en-US"/>
        </w:rPr>
        <w:t>[2G]</w:t>
      </w:r>
    </w:p>
    <w:p w14:paraId="5AE5CFF0" w14:textId="77777777" w:rsidR="006F79AF" w:rsidRPr="006F79AF" w:rsidRDefault="006F79AF" w:rsidP="00C6051E">
      <w:pPr>
        <w:numPr>
          <w:ilvl w:val="0"/>
          <w:numId w:val="322"/>
        </w:numPr>
        <w:rPr>
          <w:rFonts w:ascii="Times New Roman" w:hAnsi="Times New Roman"/>
          <w:szCs w:val="20"/>
          <w:lang w:val="en-US"/>
        </w:rPr>
      </w:pPr>
      <w:r w:rsidRPr="006F79AF">
        <w:rPr>
          <w:rFonts w:ascii="Times New Roman" w:hAnsi="Times New Roman"/>
          <w:szCs w:val="20"/>
          <w:lang w:val="en-US"/>
        </w:rPr>
        <w:t>For the R2D LLS for ED, CINR/CNR is reported, where CINR/CNR is defined as the ratio of signal power spectral density in the transmission bandwidth to the noise and interference (if any) power spectral density in the device ED channel bandwidth.</w:t>
      </w:r>
    </w:p>
    <w:p w14:paraId="3D6715B6" w14:textId="77777777" w:rsidR="006F79AF" w:rsidRPr="006F79AF" w:rsidRDefault="006F79AF" w:rsidP="00C6051E">
      <w:pPr>
        <w:numPr>
          <w:ilvl w:val="0"/>
          <w:numId w:val="322"/>
        </w:numPr>
        <w:rPr>
          <w:rFonts w:ascii="Times New Roman" w:hAnsi="Times New Roman"/>
          <w:szCs w:val="20"/>
          <w:lang w:val="en-US"/>
        </w:rPr>
      </w:pPr>
      <w:r w:rsidRPr="006F79AF">
        <w:rPr>
          <w:rFonts w:ascii="Times New Roman" w:hAnsi="Times New Roman"/>
          <w:szCs w:val="20"/>
          <w:lang w:val="en-US"/>
        </w:rPr>
        <w:t>For R2D ZIF receiver, report the same metrics (i.e., CNR/CINR, signal transmission bandwidth, ED bandwidth) as agreed for RF-ED/IF receiver.</w:t>
      </w:r>
    </w:p>
    <w:p w14:paraId="36B8B3B2" w14:textId="77777777" w:rsidR="006F79AF" w:rsidRPr="006F79AF" w:rsidRDefault="006F79AF" w:rsidP="00C6051E">
      <w:pPr>
        <w:numPr>
          <w:ilvl w:val="0"/>
          <w:numId w:val="322"/>
        </w:numPr>
        <w:rPr>
          <w:rFonts w:ascii="Times New Roman" w:hAnsi="Times New Roman"/>
          <w:szCs w:val="20"/>
          <w:lang w:val="en-US"/>
        </w:rPr>
      </w:pPr>
      <w:r w:rsidRPr="006F79AF">
        <w:rPr>
          <w:rFonts w:ascii="Times New Roman" w:hAnsi="Times New Roman"/>
          <w:szCs w:val="20"/>
          <w:lang w:val="en-US"/>
        </w:rPr>
        <w:t>For the D2R LLS, the SINR/SNR is reported and it is defined as the ratio of signal power to noise and interference (if any) power in the receiver bandwidth.</w:t>
      </w:r>
    </w:p>
    <w:p w14:paraId="66D27F90" w14:textId="77777777" w:rsidR="006F79AF" w:rsidRPr="006F79AF" w:rsidRDefault="006F79AF" w:rsidP="00C6051E">
      <w:pPr>
        <w:numPr>
          <w:ilvl w:val="0"/>
          <w:numId w:val="322"/>
        </w:numPr>
        <w:rPr>
          <w:rFonts w:ascii="Times New Roman" w:hAnsi="Times New Roman"/>
          <w:szCs w:val="20"/>
          <w:lang w:val="en-US"/>
        </w:rPr>
      </w:pPr>
      <w:r w:rsidRPr="006F79AF">
        <w:rPr>
          <w:rFonts w:ascii="Times New Roman" w:hAnsi="Times New Roman"/>
          <w:szCs w:val="20"/>
          <w:lang w:val="en-US"/>
        </w:rPr>
        <w:t>On/off keying backscatter loss and (including DC removal loss) is not taken into account in the LLS and is included in link budget table [1H].</w:t>
      </w:r>
    </w:p>
    <w:p w14:paraId="3474B797" w14:textId="77777777" w:rsidR="006F79AF" w:rsidRPr="006F79AF" w:rsidRDefault="006F79AF" w:rsidP="006F79AF">
      <w:pPr>
        <w:rPr>
          <w:rFonts w:ascii="Times New Roman" w:hAnsi="Times New Roman"/>
          <w:szCs w:val="20"/>
          <w:lang w:val="en-US"/>
        </w:rPr>
      </w:pPr>
    </w:p>
    <w:p w14:paraId="7CB3F47E" w14:textId="77777777" w:rsidR="006F79AF" w:rsidRPr="006F79AF" w:rsidRDefault="006F79AF" w:rsidP="006F79AF">
      <w:pPr>
        <w:rPr>
          <w:rFonts w:ascii="Times New Roman" w:hAnsi="Times New Roman"/>
          <w:szCs w:val="20"/>
          <w:lang w:val="en-US"/>
        </w:rPr>
      </w:pPr>
      <w:r w:rsidRPr="006F79AF">
        <w:rPr>
          <w:rFonts w:ascii="Times New Roman" w:hAnsi="Times New Roman"/>
          <w:szCs w:val="20"/>
          <w:lang w:val="en-US"/>
        </w:rPr>
        <w:t>[2J]</w:t>
      </w:r>
    </w:p>
    <w:p w14:paraId="1EB78168" w14:textId="77777777" w:rsidR="006F79AF" w:rsidRPr="006F79AF" w:rsidRDefault="006F79AF" w:rsidP="00C6051E">
      <w:pPr>
        <w:numPr>
          <w:ilvl w:val="0"/>
          <w:numId w:val="323"/>
        </w:numPr>
        <w:rPr>
          <w:rFonts w:ascii="Times New Roman" w:hAnsi="Times New Roman"/>
          <w:szCs w:val="20"/>
          <w:lang w:val="en-US"/>
        </w:rPr>
      </w:pPr>
      <w:r w:rsidRPr="006F79AF">
        <w:rPr>
          <w:rFonts w:ascii="Times New Roman" w:hAnsi="Times New Roman"/>
          <w:szCs w:val="20"/>
          <w:lang w:val="en-US"/>
        </w:rPr>
        <w:t>For R2D link in the coverage evaluation, for device 1</w:t>
      </w:r>
    </w:p>
    <w:p w14:paraId="00EC4189" w14:textId="77777777" w:rsidR="006F79AF" w:rsidRPr="006F79AF" w:rsidRDefault="006F79AF" w:rsidP="00C6051E">
      <w:pPr>
        <w:numPr>
          <w:ilvl w:val="1"/>
          <w:numId w:val="323"/>
        </w:numPr>
        <w:rPr>
          <w:rFonts w:ascii="Times New Roman" w:hAnsi="Times New Roman"/>
          <w:szCs w:val="20"/>
          <w:lang w:val="en-US"/>
        </w:rPr>
      </w:pPr>
      <w:r w:rsidRPr="006F79AF">
        <w:rPr>
          <w:rFonts w:ascii="Times New Roman" w:hAnsi="Times New Roman"/>
          <w:szCs w:val="20"/>
          <w:lang w:val="en-US"/>
        </w:rPr>
        <w:t>Budget-Alt1 is used (note: receiver architecture is RF ED)</w:t>
      </w:r>
    </w:p>
    <w:p w14:paraId="08D9E0E6" w14:textId="77777777" w:rsidR="006F79AF" w:rsidRPr="006F79AF" w:rsidRDefault="006F79AF" w:rsidP="00C6051E">
      <w:pPr>
        <w:numPr>
          <w:ilvl w:val="0"/>
          <w:numId w:val="323"/>
        </w:numPr>
        <w:rPr>
          <w:rFonts w:ascii="Times New Roman" w:hAnsi="Times New Roman"/>
          <w:szCs w:val="20"/>
          <w:lang w:val="en-US"/>
        </w:rPr>
      </w:pPr>
      <w:r w:rsidRPr="006F79AF">
        <w:rPr>
          <w:rFonts w:ascii="Times New Roman" w:hAnsi="Times New Roman"/>
          <w:szCs w:val="20"/>
          <w:lang w:val="en-US"/>
        </w:rPr>
        <w:t xml:space="preserve">For R2D link in the coverage evaluation for device 2, </w:t>
      </w:r>
    </w:p>
    <w:p w14:paraId="2995A032" w14:textId="77777777" w:rsidR="006F79AF" w:rsidRPr="006F79AF" w:rsidRDefault="006F79AF" w:rsidP="00C6051E">
      <w:pPr>
        <w:numPr>
          <w:ilvl w:val="1"/>
          <w:numId w:val="323"/>
        </w:numPr>
        <w:rPr>
          <w:rFonts w:ascii="Times New Roman" w:hAnsi="Times New Roman"/>
          <w:szCs w:val="20"/>
          <w:lang w:val="en-US"/>
        </w:rPr>
      </w:pPr>
      <w:r w:rsidRPr="006F79AF">
        <w:rPr>
          <w:rFonts w:ascii="Times New Roman" w:hAnsi="Times New Roman"/>
          <w:i/>
          <w:iCs/>
          <w:szCs w:val="20"/>
          <w:lang w:val="en-US"/>
        </w:rPr>
        <w:t>Budget-Alt1</w:t>
      </w:r>
      <w:r w:rsidRPr="006F79AF">
        <w:rPr>
          <w:rFonts w:ascii="Times New Roman" w:hAnsi="Times New Roman"/>
          <w:szCs w:val="20"/>
          <w:lang w:val="en-US"/>
        </w:rPr>
        <w:t xml:space="preserve"> is used if receiver architecture is RF ED</w:t>
      </w:r>
    </w:p>
    <w:p w14:paraId="6C2F780C" w14:textId="77777777" w:rsidR="006F79AF" w:rsidRPr="006F79AF" w:rsidRDefault="006F79AF" w:rsidP="00C6051E">
      <w:pPr>
        <w:numPr>
          <w:ilvl w:val="1"/>
          <w:numId w:val="323"/>
        </w:numPr>
        <w:rPr>
          <w:rFonts w:ascii="Times New Roman" w:hAnsi="Times New Roman"/>
          <w:szCs w:val="20"/>
          <w:lang w:val="en-US"/>
        </w:rPr>
      </w:pPr>
      <w:r w:rsidRPr="006F79AF">
        <w:rPr>
          <w:rFonts w:ascii="Times New Roman" w:hAnsi="Times New Roman"/>
          <w:i/>
          <w:iCs/>
          <w:szCs w:val="20"/>
          <w:lang w:val="en-US"/>
        </w:rPr>
        <w:t>Budget-Alt2</w:t>
      </w:r>
      <w:r w:rsidRPr="006F79AF">
        <w:rPr>
          <w:rFonts w:ascii="Times New Roman" w:hAnsi="Times New Roman"/>
          <w:szCs w:val="20"/>
          <w:lang w:val="en-US"/>
        </w:rPr>
        <w:t xml:space="preserve"> is used if receiver architecture is IF/ZIF ED</w:t>
      </w:r>
    </w:p>
    <w:p w14:paraId="255D28DC" w14:textId="77777777" w:rsidR="006F79AF" w:rsidRPr="006F79AF" w:rsidRDefault="006F79AF" w:rsidP="00C6051E">
      <w:pPr>
        <w:numPr>
          <w:ilvl w:val="0"/>
          <w:numId w:val="323"/>
        </w:numPr>
        <w:rPr>
          <w:rFonts w:ascii="Times New Roman" w:hAnsi="Times New Roman"/>
          <w:szCs w:val="20"/>
          <w:lang w:val="en-US"/>
        </w:rPr>
      </w:pPr>
      <w:r w:rsidRPr="006F79AF">
        <w:rPr>
          <w:rFonts w:ascii="Times New Roman" w:hAnsi="Times New Roman"/>
          <w:szCs w:val="20"/>
          <w:lang w:val="en-US"/>
        </w:rPr>
        <w:t>Note1a: this does not preclude to have LLS for device 1 and 2 R2D link with RF-ED if needed.</w:t>
      </w:r>
    </w:p>
    <w:p w14:paraId="01F54097" w14:textId="77777777" w:rsidR="006F79AF" w:rsidRPr="006F79AF" w:rsidRDefault="006F79AF" w:rsidP="00C6051E">
      <w:pPr>
        <w:numPr>
          <w:ilvl w:val="0"/>
          <w:numId w:val="323"/>
        </w:numPr>
        <w:rPr>
          <w:rFonts w:ascii="Times New Roman" w:hAnsi="Times New Roman"/>
          <w:szCs w:val="20"/>
          <w:lang w:val="en-US"/>
        </w:rPr>
      </w:pPr>
      <w:r w:rsidRPr="006F79AF">
        <w:rPr>
          <w:rFonts w:ascii="Times New Roman" w:hAnsi="Times New Roman"/>
          <w:szCs w:val="20"/>
          <w:lang w:val="en-US"/>
        </w:rPr>
        <w:t>Note1b: For device 2 R2D link with RF-ED,</w:t>
      </w:r>
      <w:r w:rsidRPr="006F79AF">
        <w:rPr>
          <w:rFonts w:ascii="Times New Roman" w:hAnsi="Times New Roman"/>
          <w:i/>
          <w:iCs/>
          <w:szCs w:val="20"/>
          <w:lang w:val="en-US"/>
        </w:rPr>
        <w:t xml:space="preserve"> Budget-Alt1 </w:t>
      </w:r>
      <w:r w:rsidRPr="006F79AF">
        <w:rPr>
          <w:rFonts w:ascii="Times New Roman" w:hAnsi="Times New Roman"/>
          <w:szCs w:val="20"/>
          <w:lang w:val="en-US"/>
        </w:rPr>
        <w:t xml:space="preserve">is mandatory, </w:t>
      </w:r>
      <w:r w:rsidRPr="006F79AF">
        <w:rPr>
          <w:rFonts w:ascii="Times New Roman" w:hAnsi="Times New Roman"/>
          <w:i/>
          <w:iCs/>
          <w:szCs w:val="20"/>
          <w:lang w:val="en-US"/>
        </w:rPr>
        <w:t>Budget-Alt2</w:t>
      </w:r>
      <w:r w:rsidRPr="006F79AF">
        <w:rPr>
          <w:rFonts w:ascii="Times New Roman" w:hAnsi="Times New Roman"/>
          <w:szCs w:val="20"/>
          <w:lang w:val="en-US"/>
        </w:rPr>
        <w:t xml:space="preserve"> is optional.</w:t>
      </w:r>
    </w:p>
    <w:p w14:paraId="38BB8AF7" w14:textId="77777777" w:rsidR="006F79AF" w:rsidRPr="006F79AF" w:rsidRDefault="006F79AF" w:rsidP="00C6051E">
      <w:pPr>
        <w:numPr>
          <w:ilvl w:val="0"/>
          <w:numId w:val="323"/>
        </w:numPr>
        <w:rPr>
          <w:rFonts w:ascii="Times New Roman" w:hAnsi="Times New Roman"/>
          <w:szCs w:val="20"/>
          <w:lang w:val="en-US"/>
        </w:rPr>
      </w:pPr>
      <w:r w:rsidRPr="006F79AF">
        <w:rPr>
          <w:rFonts w:ascii="Times New Roman" w:hAnsi="Times New Roman"/>
          <w:szCs w:val="20"/>
          <w:lang w:val="en-US"/>
        </w:rPr>
        <w:t xml:space="preserve">Note1c: this does not imply all M values are achievable with the sensitivity given by </w:t>
      </w:r>
      <w:r w:rsidRPr="006F79AF">
        <w:rPr>
          <w:rFonts w:ascii="Times New Roman" w:hAnsi="Times New Roman"/>
          <w:i/>
          <w:iCs/>
          <w:szCs w:val="20"/>
          <w:lang w:val="en-US"/>
        </w:rPr>
        <w:t>Budget-Alt1</w:t>
      </w:r>
      <w:r w:rsidRPr="006F79AF">
        <w:rPr>
          <w:rFonts w:ascii="Times New Roman" w:hAnsi="Times New Roman"/>
          <w:szCs w:val="20"/>
          <w:lang w:val="en-US"/>
        </w:rPr>
        <w:t xml:space="preserve"> for RF ED</w:t>
      </w:r>
    </w:p>
    <w:p w14:paraId="0DCF02B9" w14:textId="77777777" w:rsidR="006F79AF" w:rsidRPr="006F79AF" w:rsidRDefault="006F79AF" w:rsidP="00C6051E">
      <w:pPr>
        <w:numPr>
          <w:ilvl w:val="0"/>
          <w:numId w:val="323"/>
        </w:numPr>
        <w:rPr>
          <w:rFonts w:ascii="Times New Roman" w:hAnsi="Times New Roman"/>
          <w:szCs w:val="20"/>
          <w:lang w:val="en-US"/>
        </w:rPr>
      </w:pPr>
      <w:r w:rsidRPr="006F79AF">
        <w:rPr>
          <w:rFonts w:ascii="Times New Roman" w:hAnsi="Times New Roman"/>
          <w:szCs w:val="20"/>
          <w:lang w:val="en-US"/>
        </w:rPr>
        <w:t xml:space="preserve">Note1d: For device 2 with an RF ED-based receiver on the R2D link, if the receiver sensitivity derived from </w:t>
      </w:r>
      <w:r w:rsidRPr="006F79AF">
        <w:rPr>
          <w:rFonts w:ascii="Times New Roman" w:hAnsi="Times New Roman"/>
          <w:i/>
          <w:iCs/>
          <w:szCs w:val="20"/>
          <w:lang w:val="en-US"/>
        </w:rPr>
        <w:t>Budget-Alt2</w:t>
      </w:r>
      <w:r w:rsidRPr="006F79AF">
        <w:rPr>
          <w:rFonts w:ascii="Times New Roman" w:hAnsi="Times New Roman"/>
          <w:szCs w:val="20"/>
          <w:lang w:val="en-US"/>
        </w:rPr>
        <w:t xml:space="preserve">, assuming a noise figure of [X dB], exceeds the receiver sensitivity based on </w:t>
      </w:r>
      <w:r w:rsidRPr="006F79AF">
        <w:rPr>
          <w:rFonts w:ascii="Times New Roman" w:hAnsi="Times New Roman"/>
          <w:i/>
          <w:iCs/>
          <w:szCs w:val="20"/>
          <w:lang w:val="en-US"/>
        </w:rPr>
        <w:t>Budget-Alt1</w:t>
      </w:r>
      <w:r w:rsidRPr="006F79AF">
        <w:rPr>
          <w:rFonts w:ascii="Times New Roman" w:hAnsi="Times New Roman"/>
          <w:szCs w:val="20"/>
          <w:lang w:val="en-US"/>
        </w:rPr>
        <w:t xml:space="preserve">, then </w:t>
      </w:r>
      <w:r w:rsidRPr="006F79AF">
        <w:rPr>
          <w:rFonts w:ascii="Times New Roman" w:hAnsi="Times New Roman"/>
          <w:i/>
          <w:iCs/>
          <w:szCs w:val="20"/>
          <w:lang w:val="en-US"/>
        </w:rPr>
        <w:t>Budget-Alt2</w:t>
      </w:r>
      <w:r w:rsidRPr="006F79AF">
        <w:rPr>
          <w:rFonts w:ascii="Times New Roman" w:hAnsi="Times New Roman"/>
          <w:szCs w:val="20"/>
          <w:lang w:val="en-US"/>
        </w:rPr>
        <w:t xml:space="preserve"> is applied.</w:t>
      </w:r>
    </w:p>
    <w:p w14:paraId="59A82748" w14:textId="77777777" w:rsidR="006F79AF" w:rsidRPr="006F79AF" w:rsidRDefault="006F79AF" w:rsidP="006F79AF">
      <w:pPr>
        <w:rPr>
          <w:rFonts w:ascii="Times New Roman" w:hAnsi="Times New Roman"/>
          <w:szCs w:val="20"/>
          <w:lang w:val="en-US"/>
        </w:rPr>
      </w:pPr>
    </w:p>
    <w:p w14:paraId="22F7D837" w14:textId="77777777" w:rsidR="006F79AF" w:rsidRPr="006F79AF" w:rsidRDefault="006F79AF" w:rsidP="006F79AF">
      <w:pPr>
        <w:rPr>
          <w:rFonts w:ascii="Times New Roman" w:hAnsi="Times New Roman"/>
          <w:szCs w:val="20"/>
          <w:lang w:val="en-US"/>
        </w:rPr>
      </w:pPr>
      <w:r w:rsidRPr="006F79AF">
        <w:rPr>
          <w:rFonts w:ascii="Times New Roman" w:hAnsi="Times New Roman"/>
          <w:szCs w:val="20"/>
          <w:lang w:val="en-US"/>
        </w:rPr>
        <w:t>[2K1]:</w:t>
      </w:r>
    </w:p>
    <w:p w14:paraId="192E6E67" w14:textId="77777777" w:rsidR="006F79AF" w:rsidRPr="006F79AF" w:rsidRDefault="006F79AF" w:rsidP="00C6051E">
      <w:pPr>
        <w:numPr>
          <w:ilvl w:val="0"/>
          <w:numId w:val="324"/>
        </w:numPr>
        <w:rPr>
          <w:rFonts w:ascii="Times New Roman" w:hAnsi="Times New Roman"/>
          <w:szCs w:val="20"/>
          <w:lang w:val="en-US"/>
        </w:rPr>
      </w:pPr>
      <w:r w:rsidRPr="006F79AF">
        <w:rPr>
          <w:rFonts w:ascii="Times New Roman" w:hAnsi="Times New Roman"/>
          <w:szCs w:val="20"/>
          <w:lang w:val="en-US"/>
        </w:rPr>
        <w:t>FFS:</w:t>
      </w:r>
    </w:p>
    <w:p w14:paraId="254E36A4" w14:textId="77777777" w:rsidR="006F79AF" w:rsidRPr="006F79AF" w:rsidRDefault="006F79AF" w:rsidP="00C6051E">
      <w:pPr>
        <w:numPr>
          <w:ilvl w:val="1"/>
          <w:numId w:val="324"/>
        </w:numPr>
        <w:rPr>
          <w:rFonts w:ascii="Times New Roman" w:hAnsi="Times New Roman"/>
          <w:szCs w:val="20"/>
          <w:lang w:val="en-US"/>
        </w:rPr>
      </w:pPr>
      <w:r w:rsidRPr="006F79AF">
        <w:rPr>
          <w:rFonts w:ascii="Times New Roman" w:hAnsi="Times New Roman"/>
          <w:szCs w:val="20"/>
          <w:lang w:val="en-US"/>
        </w:rPr>
        <w:t>Alt1: [2K1] = [1E1] + [1E2] - [2K] or</w:t>
      </w:r>
    </w:p>
    <w:p w14:paraId="44930785" w14:textId="77777777" w:rsidR="006F79AF" w:rsidRPr="006F79AF" w:rsidRDefault="006F79AF" w:rsidP="00C6051E">
      <w:pPr>
        <w:numPr>
          <w:ilvl w:val="1"/>
          <w:numId w:val="324"/>
        </w:numPr>
        <w:rPr>
          <w:rFonts w:ascii="Times New Roman" w:hAnsi="Times New Roman"/>
          <w:szCs w:val="20"/>
          <w:lang w:val="en-US"/>
        </w:rPr>
      </w:pPr>
      <w:r w:rsidRPr="006F79AF">
        <w:rPr>
          <w:rFonts w:ascii="Times New Roman" w:hAnsi="Times New Roman"/>
          <w:szCs w:val="20"/>
          <w:lang w:val="en-US"/>
        </w:rPr>
        <w:lastRenderedPageBreak/>
        <w:t>Alt2: [2K1] = [1E1] + [1E2] + [2C] - [2K]</w:t>
      </w:r>
    </w:p>
    <w:p w14:paraId="57946044" w14:textId="77777777" w:rsidR="006F79AF" w:rsidRPr="006F79AF" w:rsidRDefault="006F79AF" w:rsidP="00C6051E">
      <w:pPr>
        <w:numPr>
          <w:ilvl w:val="0"/>
          <w:numId w:val="324"/>
        </w:numPr>
        <w:rPr>
          <w:rFonts w:ascii="Times New Roman" w:hAnsi="Times New Roman"/>
          <w:szCs w:val="20"/>
          <w:lang w:val="en-US"/>
        </w:rPr>
      </w:pPr>
      <w:r w:rsidRPr="006F79AF">
        <w:rPr>
          <w:rFonts w:ascii="Times New Roman" w:hAnsi="Times New Roman"/>
          <w:szCs w:val="20"/>
          <w:lang w:val="en-US"/>
        </w:rPr>
        <w:t xml:space="preserve">[2K1] = [1E1] + [1E2] -[1N](R2D) + [2C] - [2X] - [2K] </w:t>
      </w:r>
    </w:p>
    <w:p w14:paraId="723E0091" w14:textId="77777777" w:rsidR="006F79AF" w:rsidRPr="006F79AF" w:rsidRDefault="006F79AF" w:rsidP="006F79AF">
      <w:pPr>
        <w:rPr>
          <w:rFonts w:ascii="Times New Roman" w:hAnsi="Times New Roman"/>
          <w:szCs w:val="20"/>
          <w:lang w:val="en-US"/>
        </w:rPr>
      </w:pPr>
    </w:p>
    <w:p w14:paraId="4FA8C225" w14:textId="77777777" w:rsidR="006F79AF" w:rsidRPr="006F79AF" w:rsidRDefault="006F79AF" w:rsidP="006F79AF">
      <w:pPr>
        <w:rPr>
          <w:rFonts w:ascii="Times New Roman" w:hAnsi="Times New Roman"/>
          <w:szCs w:val="20"/>
          <w:lang w:val="en-US"/>
        </w:rPr>
      </w:pPr>
      <w:r w:rsidRPr="006F79AF">
        <w:rPr>
          <w:rFonts w:ascii="Times New Roman" w:hAnsi="Times New Roman"/>
          <w:szCs w:val="20"/>
          <w:lang w:val="en-US"/>
        </w:rPr>
        <w:t>[2K2]:</w:t>
      </w:r>
    </w:p>
    <w:p w14:paraId="182CEEDE" w14:textId="0A2A25DD" w:rsidR="006F79AF" w:rsidRPr="006F79AF" w:rsidRDefault="006F79AF" w:rsidP="00C6051E">
      <w:pPr>
        <w:numPr>
          <w:ilvl w:val="0"/>
          <w:numId w:val="325"/>
        </w:numPr>
        <w:rPr>
          <w:rFonts w:ascii="Times New Roman" w:hAnsi="Times New Roman"/>
          <w:szCs w:val="20"/>
          <w:lang w:val="en-US"/>
        </w:rPr>
      </w:pPr>
      <m:oMath>
        <m:d>
          <m:dPr>
            <m:begChr m:val="["/>
            <m:endChr m:val="]"/>
            <m:ctrlPr>
              <w:rPr>
                <w:rFonts w:ascii="Cambria Math" w:hAnsi="Cambria Math"/>
                <w:i/>
                <w:iCs/>
                <w:szCs w:val="20"/>
              </w:rPr>
            </m:ctrlPr>
          </m:dPr>
          <m:e>
            <m:r>
              <w:rPr>
                <w:rFonts w:ascii="Cambria Math" w:hAnsi="Cambria Math"/>
                <w:szCs w:val="20"/>
                <w:lang w:val="en-US"/>
              </w:rPr>
              <m:t>2K2</m:t>
            </m:r>
          </m:e>
        </m:d>
        <m:r>
          <w:rPr>
            <w:rFonts w:ascii="Cambria Math" w:hAnsi="Cambria Math"/>
            <w:szCs w:val="20"/>
            <w:lang w:val="en-US"/>
          </w:rPr>
          <m:t>=lin2dB</m:t>
        </m:r>
        <m:d>
          <m:dPr>
            <m:ctrlPr>
              <w:rPr>
                <w:rFonts w:ascii="Cambria Math" w:hAnsi="Cambria Math"/>
                <w:i/>
                <w:iCs/>
                <w:szCs w:val="20"/>
              </w:rPr>
            </m:ctrlPr>
          </m:dPr>
          <m:e>
            <m:r>
              <w:rPr>
                <w:rFonts w:ascii="Cambria Math" w:hAnsi="Cambria Math"/>
                <w:szCs w:val="20"/>
                <w:lang w:val="en-US"/>
              </w:rPr>
              <m:t>1+</m:t>
            </m:r>
            <m:f>
              <m:fPr>
                <m:ctrlPr>
                  <w:rPr>
                    <w:rFonts w:ascii="Cambria Math" w:hAnsi="Cambria Math"/>
                    <w:i/>
                    <w:iCs/>
                    <w:szCs w:val="20"/>
                  </w:rPr>
                </m:ctrlPr>
              </m:fPr>
              <m:num>
                <m:r>
                  <w:rPr>
                    <w:rFonts w:ascii="Cambria Math" w:hAnsi="Cambria Math"/>
                    <w:szCs w:val="20"/>
                    <w:lang w:val="en-US"/>
                  </w:rPr>
                  <m:t>dB2lin([2K1])</m:t>
                </m:r>
              </m:num>
              <m:den>
                <m:r>
                  <w:rPr>
                    <w:rFonts w:ascii="Cambria Math" w:hAnsi="Cambria Math"/>
                    <w:szCs w:val="20"/>
                    <w:lang w:val="en-US"/>
                  </w:rPr>
                  <m:t>dB2lin([2F])</m:t>
                </m:r>
              </m:den>
            </m:f>
          </m:e>
        </m:d>
      </m:oMath>
    </w:p>
    <w:p w14:paraId="0ED483EE" w14:textId="77777777" w:rsidR="006F79AF" w:rsidRPr="006F79AF" w:rsidRDefault="006F79AF" w:rsidP="006F79AF">
      <w:pPr>
        <w:rPr>
          <w:rFonts w:ascii="Times New Roman" w:hAnsi="Times New Roman"/>
          <w:szCs w:val="20"/>
          <w:lang w:val="en-US"/>
        </w:rPr>
      </w:pPr>
    </w:p>
    <w:p w14:paraId="09D60DAB" w14:textId="77777777" w:rsidR="006F79AF" w:rsidRPr="006F79AF" w:rsidRDefault="006F79AF" w:rsidP="006F79AF">
      <w:pPr>
        <w:rPr>
          <w:rFonts w:ascii="Times New Roman" w:hAnsi="Times New Roman"/>
          <w:szCs w:val="20"/>
          <w:lang w:val="en-US"/>
        </w:rPr>
      </w:pPr>
      <w:r w:rsidRPr="006F79AF">
        <w:rPr>
          <w:rFonts w:ascii="Times New Roman" w:hAnsi="Times New Roman"/>
          <w:szCs w:val="20"/>
          <w:lang w:val="en-US"/>
        </w:rPr>
        <w:t>[2L]:</w:t>
      </w:r>
    </w:p>
    <w:p w14:paraId="73D7022E" w14:textId="77777777" w:rsidR="006F79AF" w:rsidRPr="006F79AF" w:rsidRDefault="006F79AF" w:rsidP="00C6051E">
      <w:pPr>
        <w:numPr>
          <w:ilvl w:val="0"/>
          <w:numId w:val="327"/>
        </w:numPr>
        <w:rPr>
          <w:rFonts w:ascii="Times New Roman" w:hAnsi="Times New Roman"/>
          <w:szCs w:val="20"/>
          <w:lang w:val="en-US"/>
        </w:rPr>
      </w:pPr>
      <w:r w:rsidRPr="006F79AF">
        <w:rPr>
          <w:rFonts w:ascii="Times New Roman" w:hAnsi="Times New Roman"/>
          <w:szCs w:val="20"/>
          <w:lang w:val="en-US"/>
        </w:rPr>
        <w:t xml:space="preserve">For R2D and </w:t>
      </w:r>
      <w:r w:rsidRPr="006F79AF">
        <w:rPr>
          <w:rFonts w:ascii="Times New Roman" w:hAnsi="Times New Roman"/>
          <w:i/>
          <w:iCs/>
          <w:szCs w:val="20"/>
          <w:lang w:val="en-US"/>
        </w:rPr>
        <w:t>Budget-Alt2</w:t>
      </w:r>
      <w:r w:rsidRPr="006F79AF">
        <w:rPr>
          <w:rFonts w:ascii="Times New Roman" w:hAnsi="Times New Roman"/>
          <w:szCs w:val="20"/>
          <w:lang w:val="en-US"/>
        </w:rPr>
        <w:t>,</w:t>
      </w:r>
    </w:p>
    <w:p w14:paraId="1A7B8D3C" w14:textId="77777777" w:rsidR="006F79AF" w:rsidRPr="006F79AF" w:rsidRDefault="006F79AF" w:rsidP="00C6051E">
      <w:pPr>
        <w:numPr>
          <w:ilvl w:val="1"/>
          <w:numId w:val="327"/>
        </w:numPr>
        <w:rPr>
          <w:rFonts w:ascii="Times New Roman" w:hAnsi="Times New Roman"/>
          <w:szCs w:val="20"/>
          <w:lang w:val="de-DE"/>
        </w:rPr>
      </w:pPr>
      <w:r w:rsidRPr="006F79AF">
        <w:rPr>
          <w:rFonts w:ascii="Times New Roman" w:hAnsi="Times New Roman"/>
          <w:szCs w:val="20"/>
          <w:lang w:val="de-DE"/>
        </w:rPr>
        <w:t xml:space="preserve">[2L] = [2G] - </w:t>
      </w:r>
      <w:r w:rsidRPr="006F79AF">
        <w:rPr>
          <w:rFonts w:ascii="Times New Roman" w:hAnsi="Times New Roman"/>
          <w:i/>
          <w:iCs/>
          <w:szCs w:val="20"/>
          <w:lang w:val="de-DE"/>
        </w:rPr>
        <w:t>lin2dB</w:t>
      </w:r>
      <w:r w:rsidRPr="006F79AF">
        <w:rPr>
          <w:rFonts w:ascii="Times New Roman" w:hAnsi="Times New Roman"/>
          <w:szCs w:val="20"/>
          <w:lang w:val="de-DE"/>
        </w:rPr>
        <w:t>([2B] / [1F]) + [2F]</w:t>
      </w:r>
    </w:p>
    <w:p w14:paraId="10E5E747" w14:textId="77777777" w:rsidR="006F79AF" w:rsidRPr="006F79AF" w:rsidRDefault="006F79AF" w:rsidP="00C6051E">
      <w:pPr>
        <w:numPr>
          <w:ilvl w:val="1"/>
          <w:numId w:val="327"/>
        </w:numPr>
        <w:rPr>
          <w:rFonts w:ascii="Times New Roman" w:hAnsi="Times New Roman"/>
          <w:szCs w:val="20"/>
        </w:rPr>
      </w:pPr>
      <w:r w:rsidRPr="006F79AF">
        <w:rPr>
          <w:rFonts w:ascii="Times New Roman" w:hAnsi="Times New Roman"/>
          <w:szCs w:val="20"/>
          <w:lang w:val="en-US"/>
        </w:rPr>
        <w:t>Note 1e: the term ‘</w:t>
      </w:r>
      <w:r w:rsidRPr="006F79AF">
        <w:rPr>
          <w:rFonts w:ascii="Times New Roman" w:hAnsi="Times New Roman"/>
          <w:i/>
          <w:iCs/>
          <w:szCs w:val="20"/>
          <w:lang w:val="en-US"/>
        </w:rPr>
        <w:t>lin2dB</w:t>
      </w:r>
      <w:r w:rsidRPr="006F79AF">
        <w:rPr>
          <w:rFonts w:ascii="Times New Roman" w:hAnsi="Times New Roman"/>
          <w:szCs w:val="20"/>
          <w:lang w:val="en-US"/>
        </w:rPr>
        <w:t xml:space="preserve">([2B] / [1F])’ is applied due to scaling from CNR/CINR to SNR/SINR. </w:t>
      </w:r>
    </w:p>
    <w:p w14:paraId="5EE65646" w14:textId="77777777" w:rsidR="006F79AF" w:rsidRPr="006F79AF" w:rsidRDefault="006F79AF" w:rsidP="00C6051E">
      <w:pPr>
        <w:numPr>
          <w:ilvl w:val="0"/>
          <w:numId w:val="327"/>
        </w:numPr>
        <w:rPr>
          <w:rFonts w:ascii="Times New Roman" w:hAnsi="Times New Roman"/>
          <w:szCs w:val="20"/>
          <w:lang w:val="en-US"/>
        </w:rPr>
      </w:pPr>
      <w:r w:rsidRPr="006F79AF">
        <w:rPr>
          <w:rFonts w:ascii="Times New Roman" w:hAnsi="Times New Roman"/>
          <w:szCs w:val="20"/>
          <w:lang w:val="en-US"/>
        </w:rPr>
        <w:t>For D2R,</w:t>
      </w:r>
    </w:p>
    <w:p w14:paraId="4588A035" w14:textId="77777777" w:rsidR="006F79AF" w:rsidRPr="006F79AF" w:rsidRDefault="006F79AF" w:rsidP="00C6051E">
      <w:pPr>
        <w:numPr>
          <w:ilvl w:val="1"/>
          <w:numId w:val="327"/>
        </w:numPr>
        <w:rPr>
          <w:rFonts w:ascii="Times New Roman" w:hAnsi="Times New Roman"/>
          <w:szCs w:val="20"/>
          <w:lang w:val="en-US"/>
        </w:rPr>
      </w:pPr>
      <w:r w:rsidRPr="006F79AF">
        <w:rPr>
          <w:rFonts w:ascii="Times New Roman" w:hAnsi="Times New Roman"/>
          <w:szCs w:val="20"/>
          <w:lang w:val="en-US"/>
        </w:rPr>
        <w:t>[2L] = [2G] + [2F] + [2K2], device 1/2a</w:t>
      </w:r>
    </w:p>
    <w:p w14:paraId="2576F6DC" w14:textId="77777777" w:rsidR="006F79AF" w:rsidRPr="006F79AF" w:rsidRDefault="006F79AF" w:rsidP="00C6051E">
      <w:pPr>
        <w:numPr>
          <w:ilvl w:val="1"/>
          <w:numId w:val="327"/>
        </w:numPr>
        <w:rPr>
          <w:rFonts w:ascii="Times New Roman" w:hAnsi="Times New Roman"/>
          <w:szCs w:val="20"/>
          <w:lang w:val="en-US"/>
        </w:rPr>
      </w:pPr>
      <w:r w:rsidRPr="006F79AF">
        <w:rPr>
          <w:rFonts w:ascii="Times New Roman" w:hAnsi="Times New Roman"/>
          <w:szCs w:val="20"/>
          <w:lang w:val="en-US"/>
        </w:rPr>
        <w:t>[2L] = [2G] + [2F], device 2b</w:t>
      </w:r>
    </w:p>
    <w:p w14:paraId="5FE91516" w14:textId="77777777" w:rsidR="006F79AF" w:rsidRPr="006F79AF" w:rsidRDefault="006F79AF" w:rsidP="006F79AF">
      <w:pPr>
        <w:rPr>
          <w:rFonts w:ascii="Times New Roman" w:hAnsi="Times New Roman"/>
          <w:szCs w:val="20"/>
          <w:lang w:val="en-US"/>
        </w:rPr>
      </w:pPr>
    </w:p>
    <w:p w14:paraId="0BDACB8E" w14:textId="77777777" w:rsidR="006F79AF" w:rsidRPr="006F79AF" w:rsidRDefault="006F79AF" w:rsidP="006F79AF">
      <w:pPr>
        <w:rPr>
          <w:rFonts w:ascii="Times New Roman" w:hAnsi="Times New Roman"/>
          <w:szCs w:val="20"/>
          <w:lang w:val="en-US"/>
        </w:rPr>
      </w:pPr>
      <w:r w:rsidRPr="006F79AF">
        <w:rPr>
          <w:rFonts w:ascii="Times New Roman" w:hAnsi="Times New Roman"/>
          <w:szCs w:val="20"/>
          <w:lang w:val="en-US"/>
        </w:rPr>
        <w:t>[4A]</w:t>
      </w:r>
    </w:p>
    <w:p w14:paraId="63BFC2E7" w14:textId="77777777" w:rsidR="006F79AF" w:rsidRPr="006F79AF" w:rsidRDefault="006F79AF" w:rsidP="00C6051E">
      <w:pPr>
        <w:numPr>
          <w:ilvl w:val="0"/>
          <w:numId w:val="328"/>
        </w:numPr>
        <w:rPr>
          <w:rFonts w:ascii="Times New Roman" w:hAnsi="Times New Roman"/>
          <w:szCs w:val="20"/>
          <w:lang w:val="en-US"/>
        </w:rPr>
      </w:pPr>
      <w:r w:rsidRPr="006F79AF">
        <w:rPr>
          <w:rFonts w:ascii="Times New Roman" w:hAnsi="Times New Roman"/>
          <w:szCs w:val="20"/>
          <w:lang w:val="en-US"/>
        </w:rPr>
        <w:t>[4A]=[1M]+[2C] -[2X]-[2H]-[2L]-[3A]-[3B]+[3C]+[3D]</w:t>
      </w:r>
    </w:p>
    <w:p w14:paraId="4EA4FA39" w14:textId="77777777" w:rsidR="006F79AF" w:rsidRPr="006F79AF" w:rsidRDefault="006F79AF" w:rsidP="00C6051E">
      <w:pPr>
        <w:numPr>
          <w:ilvl w:val="0"/>
          <w:numId w:val="328"/>
        </w:numPr>
        <w:rPr>
          <w:rFonts w:ascii="Times New Roman" w:hAnsi="Times New Roman"/>
          <w:szCs w:val="20"/>
          <w:lang w:val="en-US"/>
        </w:rPr>
      </w:pPr>
      <w:r w:rsidRPr="006F79AF">
        <w:rPr>
          <w:rFonts w:ascii="Times New Roman" w:hAnsi="Times New Roman"/>
          <w:szCs w:val="20"/>
          <w:lang w:val="en-US"/>
        </w:rPr>
        <w:t xml:space="preserve">Note 1f: For scenarios ‘A1’ and ‘A2’, The Device Tx Power is calculated by assuming CW2D pathloss = D2R pathloss. i.e., </w:t>
      </w:r>
    </w:p>
    <w:p w14:paraId="2A204289" w14:textId="77777777" w:rsidR="006F79AF" w:rsidRPr="006F79AF" w:rsidRDefault="006F79AF" w:rsidP="00C6051E">
      <w:pPr>
        <w:numPr>
          <w:ilvl w:val="1"/>
          <w:numId w:val="328"/>
        </w:numPr>
        <w:rPr>
          <w:rFonts w:ascii="Times New Roman" w:hAnsi="Times New Roman"/>
          <w:szCs w:val="20"/>
          <w:lang w:val="en-US"/>
        </w:rPr>
      </w:pPr>
      <w:r w:rsidRPr="006F79AF">
        <w:rPr>
          <w:rFonts w:ascii="Times New Roman" w:hAnsi="Times New Roman"/>
          <w:szCs w:val="20"/>
          <w:lang w:val="en-US"/>
        </w:rPr>
        <w:t xml:space="preserve">TBC: [4A] = 0.5*([1E1]+[1E2]-2*[3A]-2*[3B]-[1J]-[2L]+[2C]-[1H]) for device 1, </w:t>
      </w:r>
    </w:p>
    <w:p w14:paraId="32A555D7" w14:textId="77777777" w:rsidR="006F79AF" w:rsidRPr="006F79AF" w:rsidRDefault="006F79AF" w:rsidP="00C6051E">
      <w:pPr>
        <w:numPr>
          <w:ilvl w:val="1"/>
          <w:numId w:val="328"/>
        </w:numPr>
        <w:rPr>
          <w:rFonts w:ascii="Times New Roman" w:hAnsi="Times New Roman"/>
          <w:szCs w:val="20"/>
          <w:lang w:val="en-US"/>
        </w:rPr>
      </w:pPr>
      <w:r w:rsidRPr="006F79AF">
        <w:rPr>
          <w:rFonts w:ascii="Times New Roman" w:hAnsi="Times New Roman"/>
          <w:szCs w:val="20"/>
          <w:lang w:val="en-US"/>
        </w:rPr>
        <w:t>TBC: [4A] = 0.5*([1E1]+[1E2]-2*[3A]-2*[3B]-[1J]-[2L]+[2C]+[1K]) for device 2</w:t>
      </w:r>
    </w:p>
    <w:p w14:paraId="0BDAEB4E" w14:textId="77777777" w:rsidR="006F79AF" w:rsidRPr="006F79AF" w:rsidRDefault="006F79AF" w:rsidP="00C6051E">
      <w:pPr>
        <w:numPr>
          <w:ilvl w:val="0"/>
          <w:numId w:val="328"/>
        </w:numPr>
        <w:rPr>
          <w:rFonts w:ascii="Times New Roman" w:hAnsi="Times New Roman"/>
          <w:szCs w:val="20"/>
          <w:lang w:val="en-US"/>
        </w:rPr>
      </w:pPr>
      <w:r w:rsidRPr="006F79AF">
        <w:rPr>
          <w:rFonts w:ascii="Times New Roman" w:hAnsi="Times New Roman"/>
          <w:szCs w:val="20"/>
          <w:lang w:val="en-US"/>
        </w:rPr>
        <w:t xml:space="preserve">For R2D, </w:t>
      </w:r>
    </w:p>
    <w:p w14:paraId="6881CCC6" w14:textId="77777777" w:rsidR="006F79AF" w:rsidRPr="006F79AF" w:rsidRDefault="006F79AF" w:rsidP="00C6051E">
      <w:pPr>
        <w:numPr>
          <w:ilvl w:val="1"/>
          <w:numId w:val="328"/>
        </w:numPr>
        <w:rPr>
          <w:rFonts w:ascii="Times New Roman" w:hAnsi="Times New Roman"/>
          <w:szCs w:val="20"/>
          <w:lang w:val="en-US"/>
        </w:rPr>
      </w:pPr>
      <w:r w:rsidRPr="006F79AF">
        <w:rPr>
          <w:rFonts w:ascii="Times New Roman" w:hAnsi="Times New Roman"/>
          <w:szCs w:val="20"/>
          <w:lang w:val="en-US"/>
        </w:rPr>
        <w:t>[4A]=[1M]+[2C] -[2H]-[2L]-[3A]-[3B]+[3C]+[3D]</w:t>
      </w:r>
    </w:p>
    <w:p w14:paraId="5699C608" w14:textId="77777777" w:rsidR="006F79AF" w:rsidRPr="006F79AF" w:rsidRDefault="006F79AF" w:rsidP="00C6051E">
      <w:pPr>
        <w:numPr>
          <w:ilvl w:val="0"/>
          <w:numId w:val="328"/>
        </w:numPr>
        <w:rPr>
          <w:rFonts w:ascii="Times New Roman" w:hAnsi="Times New Roman"/>
          <w:szCs w:val="20"/>
          <w:lang w:val="en-US"/>
        </w:rPr>
      </w:pPr>
      <w:r w:rsidRPr="006F79AF">
        <w:rPr>
          <w:rFonts w:ascii="Times New Roman" w:hAnsi="Times New Roman"/>
          <w:szCs w:val="20"/>
          <w:lang w:val="en-US"/>
        </w:rPr>
        <w:t xml:space="preserve">For D2R, </w:t>
      </w:r>
    </w:p>
    <w:p w14:paraId="644F15A5" w14:textId="77777777" w:rsidR="006F79AF" w:rsidRPr="006F79AF" w:rsidRDefault="006F79AF" w:rsidP="00C6051E">
      <w:pPr>
        <w:numPr>
          <w:ilvl w:val="1"/>
          <w:numId w:val="328"/>
        </w:numPr>
        <w:rPr>
          <w:rFonts w:ascii="Times New Roman" w:hAnsi="Times New Roman"/>
          <w:szCs w:val="20"/>
          <w:lang w:val="en-US"/>
        </w:rPr>
      </w:pPr>
      <w:r w:rsidRPr="006F79AF">
        <w:rPr>
          <w:rFonts w:ascii="Times New Roman" w:hAnsi="Times New Roman"/>
          <w:szCs w:val="20"/>
          <w:lang w:val="en-US"/>
        </w:rPr>
        <w:t>[4A]=[1M]+[2C] -[2X]-[2L]-[3A]-[3B]+[3C]+[3D]</w:t>
      </w:r>
    </w:p>
    <w:p w14:paraId="48FE34A1" w14:textId="77777777" w:rsidR="006F79AF" w:rsidRPr="006F79AF" w:rsidRDefault="006F79AF" w:rsidP="006F79AF">
      <w:pPr>
        <w:rPr>
          <w:rFonts w:ascii="Times New Roman" w:hAnsi="Times New Roman"/>
          <w:szCs w:val="20"/>
          <w:lang w:val="en-US"/>
        </w:rPr>
      </w:pPr>
    </w:p>
    <w:p w14:paraId="5B35EE96" w14:textId="77777777" w:rsidR="006F79AF" w:rsidRPr="006F79AF" w:rsidRDefault="006F79AF" w:rsidP="006F79AF">
      <w:pPr>
        <w:rPr>
          <w:rFonts w:ascii="Times New Roman" w:hAnsi="Times New Roman"/>
          <w:szCs w:val="20"/>
          <w:lang w:val="en-US"/>
        </w:rPr>
      </w:pPr>
      <w:r w:rsidRPr="006F79AF">
        <w:rPr>
          <w:rFonts w:ascii="Times New Roman" w:hAnsi="Times New Roman"/>
          <w:szCs w:val="20"/>
          <w:lang w:val="en-US"/>
        </w:rPr>
        <w:t>[4B]</w:t>
      </w:r>
    </w:p>
    <w:p w14:paraId="3F0ED220" w14:textId="77777777" w:rsidR="006F79AF" w:rsidRPr="006F79AF" w:rsidRDefault="006F79AF" w:rsidP="00C6051E">
      <w:pPr>
        <w:numPr>
          <w:ilvl w:val="0"/>
          <w:numId w:val="326"/>
        </w:numPr>
        <w:rPr>
          <w:rFonts w:ascii="Times New Roman" w:hAnsi="Times New Roman"/>
          <w:szCs w:val="20"/>
          <w:lang w:val="en-US"/>
        </w:rPr>
      </w:pPr>
      <w:r w:rsidRPr="006F79AF">
        <w:rPr>
          <w:rFonts w:ascii="Times New Roman" w:hAnsi="Times New Roman"/>
          <w:szCs w:val="20"/>
          <w:lang w:val="en-US"/>
        </w:rPr>
        <w:t>[4B] is derived by assuming pathloss is [4A] and use the pathloss formula as agreed.</w:t>
      </w:r>
    </w:p>
    <w:p w14:paraId="369FE31A" w14:textId="77777777" w:rsidR="006F79AF" w:rsidRPr="006F79AF" w:rsidRDefault="006F79AF" w:rsidP="006F79AF">
      <w:pPr>
        <w:rPr>
          <w:rFonts w:ascii="Times New Roman" w:hAnsi="Times New Roman"/>
          <w:szCs w:val="20"/>
          <w:lang w:val="en-US"/>
        </w:rPr>
      </w:pPr>
    </w:p>
    <w:p w14:paraId="2ED82F3E" w14:textId="77777777" w:rsidR="006F79AF" w:rsidRPr="006F79AF" w:rsidRDefault="006F79AF" w:rsidP="006F79AF">
      <w:pPr>
        <w:rPr>
          <w:rFonts w:ascii="Times New Roman" w:hAnsi="Times New Roman"/>
          <w:szCs w:val="20"/>
          <w:lang w:val="en-US"/>
        </w:rPr>
      </w:pPr>
    </w:p>
    <w:p w14:paraId="697AFD3B" w14:textId="77777777" w:rsidR="0009159E" w:rsidRPr="006F79AF" w:rsidRDefault="0009159E" w:rsidP="0009159E">
      <w:pPr>
        <w:rPr>
          <w:rFonts w:ascii="Times New Roman" w:hAnsi="Times New Roman"/>
          <w:szCs w:val="20"/>
          <w:lang w:val="en-US"/>
        </w:rPr>
      </w:pPr>
      <w:r w:rsidRPr="0009159E">
        <w:rPr>
          <w:rFonts w:ascii="Times New Roman" w:hAnsi="Times New Roman"/>
          <w:szCs w:val="20"/>
          <w:highlight w:val="green"/>
          <w:lang w:val="en-US"/>
        </w:rPr>
        <w:t>Agreement</w:t>
      </w:r>
    </w:p>
    <w:p w14:paraId="4B22BD88" w14:textId="59B13D98" w:rsidR="0009159E" w:rsidRPr="006F79AF" w:rsidRDefault="0009159E" w:rsidP="0009159E">
      <w:pPr>
        <w:rPr>
          <w:rFonts w:ascii="Times New Roman" w:hAnsi="Times New Roman"/>
          <w:szCs w:val="20"/>
          <w:lang w:val="en-US"/>
        </w:rPr>
      </w:pPr>
      <w:r>
        <w:rPr>
          <w:rFonts w:ascii="Times New Roman" w:hAnsi="Times New Roman"/>
          <w:szCs w:val="20"/>
          <w:lang w:val="en-US"/>
        </w:rPr>
        <w:t xml:space="preserve">The following </w:t>
      </w:r>
      <w:r w:rsidRPr="006F79AF">
        <w:rPr>
          <w:rFonts w:ascii="Times New Roman" w:hAnsi="Times New Roman"/>
          <w:szCs w:val="20"/>
          <w:lang w:val="en-US"/>
        </w:rPr>
        <w:t>is agreed except for [0q]</w:t>
      </w:r>
    </w:p>
    <w:p w14:paraId="0ECDD856" w14:textId="77777777" w:rsidR="0009159E" w:rsidRPr="006F79AF" w:rsidRDefault="0009159E" w:rsidP="0009159E">
      <w:pPr>
        <w:numPr>
          <w:ilvl w:val="0"/>
          <w:numId w:val="309"/>
        </w:numPr>
        <w:rPr>
          <w:rFonts w:ascii="Times New Roman" w:hAnsi="Times New Roman"/>
          <w:szCs w:val="20"/>
          <w:lang w:val="en-US"/>
        </w:rPr>
      </w:pPr>
      <w:r w:rsidRPr="006F79AF">
        <w:rPr>
          <w:rFonts w:ascii="Times New Roman" w:hAnsi="Times New Roman"/>
          <w:szCs w:val="20"/>
          <w:lang w:val="en-US"/>
        </w:rPr>
        <w:t>Additional note for [0m]: all data rates considered are for evaluation purpose only</w:t>
      </w:r>
    </w:p>
    <w:p w14:paraId="36992C59" w14:textId="77777777" w:rsidR="006F79AF" w:rsidRPr="006F79AF" w:rsidRDefault="006F79AF" w:rsidP="006F79AF">
      <w:pPr>
        <w:rPr>
          <w:rFonts w:ascii="Times New Roman" w:hAnsi="Times New Roman" w:hint="eastAsia"/>
          <w:szCs w:val="20"/>
          <w:lang w:val="en-US"/>
        </w:rPr>
      </w:pPr>
    </w:p>
    <w:p w14:paraId="3340EA9C" w14:textId="77777777" w:rsidR="006F79AF" w:rsidRPr="006F79AF" w:rsidRDefault="006F79AF" w:rsidP="006F79AF">
      <w:pPr>
        <w:rPr>
          <w:rFonts w:ascii="Times New Roman" w:hAnsi="Times New Roman" w:hint="eastAsia"/>
          <w:szCs w:val="20"/>
          <w:lang w:val="en-US"/>
        </w:rPr>
      </w:pPr>
      <w:r w:rsidRPr="006F79AF">
        <w:rPr>
          <w:rFonts w:ascii="Times New Roman" w:hAnsi="Times New Roman"/>
          <w:szCs w:val="20"/>
          <w:lang w:val="en-US"/>
        </w:rPr>
        <w:t>The link level simulation table is updated as follows,</w:t>
      </w:r>
    </w:p>
    <w:p w14:paraId="5C754161" w14:textId="77777777" w:rsidR="006F79AF" w:rsidRPr="006F79AF" w:rsidRDefault="006F79AF" w:rsidP="006F79AF">
      <w:pPr>
        <w:rPr>
          <w:rFonts w:ascii="Times New Roman" w:hAnsi="Times New Roman"/>
          <w:szCs w:val="20"/>
          <w:lang w:val="en-US"/>
        </w:rPr>
      </w:pPr>
    </w:p>
    <w:tbl>
      <w:tblPr>
        <w:tblW w:w="5000" w:type="pct"/>
        <w:tblCellMar>
          <w:left w:w="0" w:type="dxa"/>
          <w:right w:w="0" w:type="dxa"/>
        </w:tblCellMar>
        <w:tblLook w:val="04A0" w:firstRow="1" w:lastRow="0" w:firstColumn="1" w:lastColumn="0" w:noHBand="0" w:noVBand="1"/>
      </w:tblPr>
      <w:tblGrid>
        <w:gridCol w:w="583"/>
        <w:gridCol w:w="1602"/>
        <w:gridCol w:w="2068"/>
        <w:gridCol w:w="7218"/>
        <w:gridCol w:w="1276"/>
        <w:gridCol w:w="1187"/>
      </w:tblGrid>
      <w:tr w:rsidR="006F79AF" w:rsidRPr="006F79AF" w14:paraId="08C42B15" w14:textId="77777777" w:rsidTr="0009159E">
        <w:trPr>
          <w:trHeight w:val="20"/>
        </w:trPr>
        <w:tc>
          <w:tcPr>
            <w:tcW w:w="209" w:type="pct"/>
            <w:tcBorders>
              <w:top w:val="single" w:sz="8" w:space="0" w:color="000000"/>
              <w:left w:val="single" w:sz="8" w:space="0" w:color="000000"/>
              <w:bottom w:val="single" w:sz="8" w:space="0" w:color="000000"/>
              <w:right w:val="single" w:sz="8" w:space="0" w:color="000000"/>
            </w:tcBorders>
          </w:tcPr>
          <w:p w14:paraId="195A16DC" w14:textId="77777777" w:rsidR="006F79AF" w:rsidRPr="006F79AF" w:rsidRDefault="006F79AF" w:rsidP="0009159E">
            <w:pPr>
              <w:pStyle w:val="TAH"/>
            </w:pPr>
          </w:p>
        </w:tc>
        <w:tc>
          <w:tcPr>
            <w:tcW w:w="1317" w:type="pct"/>
            <w:gridSpan w:val="2"/>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14:paraId="302BA9A0" w14:textId="77777777" w:rsidR="006F79AF" w:rsidRPr="006F79AF" w:rsidRDefault="006F79AF" w:rsidP="0009159E">
            <w:pPr>
              <w:pStyle w:val="TAH"/>
              <w:rPr>
                <w:rFonts w:eastAsia="Batang"/>
                <w:lang w:val="en-US"/>
              </w:rPr>
            </w:pPr>
            <w:r w:rsidRPr="006F79AF">
              <w:rPr>
                <w:rFonts w:eastAsia="Batang"/>
                <w:lang w:val="en-US"/>
              </w:rPr>
              <w:t>Parameters</w:t>
            </w:r>
          </w:p>
        </w:tc>
        <w:tc>
          <w:tcPr>
            <w:tcW w:w="2590" w:type="pct"/>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6171F57" w14:textId="77777777" w:rsidR="006F79AF" w:rsidRPr="006F79AF" w:rsidRDefault="006F79AF" w:rsidP="0009159E">
            <w:pPr>
              <w:pStyle w:val="TAH"/>
              <w:rPr>
                <w:lang w:val="en-US"/>
              </w:rPr>
            </w:pPr>
            <w:r w:rsidRPr="006F79AF">
              <w:rPr>
                <w:rFonts w:eastAsia="Batang"/>
                <w:lang w:val="en-US"/>
              </w:rPr>
              <w:t>Assumptions</w:t>
            </w:r>
          </w:p>
        </w:tc>
        <w:tc>
          <w:tcPr>
            <w:tcW w:w="458" w:type="pct"/>
            <w:tcBorders>
              <w:top w:val="single" w:sz="8" w:space="0" w:color="auto"/>
              <w:left w:val="nil"/>
              <w:bottom w:val="single" w:sz="8" w:space="0" w:color="auto"/>
              <w:right w:val="single" w:sz="8" w:space="0" w:color="auto"/>
            </w:tcBorders>
            <w:hideMark/>
          </w:tcPr>
          <w:p w14:paraId="101A19A3" w14:textId="77777777" w:rsidR="006F79AF" w:rsidRPr="006F79AF" w:rsidRDefault="006F79AF" w:rsidP="0009159E">
            <w:pPr>
              <w:pStyle w:val="TAH"/>
            </w:pPr>
            <w:r w:rsidRPr="006F79AF">
              <w:rPr>
                <w:rFonts w:eastAsia="DengXian"/>
                <w:lang w:val="en-US"/>
              </w:rPr>
              <w:t>Company result</w:t>
            </w:r>
            <w:r w:rsidRPr="006F79AF">
              <w:rPr>
                <w:rFonts w:eastAsia="Batang"/>
                <w:lang w:val="en-US"/>
              </w:rPr>
              <w:t>1</w:t>
            </w:r>
          </w:p>
        </w:tc>
        <w:tc>
          <w:tcPr>
            <w:tcW w:w="426" w:type="pct"/>
            <w:tcBorders>
              <w:top w:val="single" w:sz="8" w:space="0" w:color="auto"/>
              <w:left w:val="nil"/>
              <w:bottom w:val="single" w:sz="8" w:space="0" w:color="auto"/>
              <w:right w:val="single" w:sz="8" w:space="0" w:color="auto"/>
            </w:tcBorders>
            <w:hideMark/>
          </w:tcPr>
          <w:p w14:paraId="54562B33" w14:textId="77777777" w:rsidR="006F79AF" w:rsidRPr="006F79AF" w:rsidRDefault="006F79AF" w:rsidP="0009159E">
            <w:pPr>
              <w:pStyle w:val="TAH"/>
              <w:rPr>
                <w:rFonts w:eastAsia="Batang"/>
                <w:lang w:val="en-US"/>
              </w:rPr>
            </w:pPr>
            <w:r w:rsidRPr="006F79AF">
              <w:rPr>
                <w:rFonts w:eastAsia="DengXian"/>
                <w:lang w:val="en-US"/>
              </w:rPr>
              <w:t>Company result 2</w:t>
            </w:r>
          </w:p>
        </w:tc>
      </w:tr>
      <w:tr w:rsidR="006F79AF" w:rsidRPr="006F79AF" w14:paraId="157A00E9" w14:textId="77777777" w:rsidTr="0009159E">
        <w:trPr>
          <w:trHeight w:val="20"/>
        </w:trPr>
        <w:tc>
          <w:tcPr>
            <w:tcW w:w="209" w:type="pct"/>
            <w:tcBorders>
              <w:top w:val="nil"/>
              <w:left w:val="single" w:sz="8" w:space="0" w:color="auto"/>
              <w:bottom w:val="single" w:sz="8" w:space="0" w:color="auto"/>
              <w:right w:val="single" w:sz="8" w:space="0" w:color="auto"/>
            </w:tcBorders>
          </w:tcPr>
          <w:p w14:paraId="68B57927" w14:textId="77777777" w:rsidR="006F79AF" w:rsidRPr="006F79AF" w:rsidRDefault="006F79AF" w:rsidP="006F79AF">
            <w:pPr>
              <w:rPr>
                <w:rFonts w:ascii="Arial" w:hAnsi="Arial" w:cs="Arial"/>
                <w:b/>
                <w:bCs/>
                <w:sz w:val="16"/>
                <w:szCs w:val="16"/>
                <w:lang w:val="en-US"/>
              </w:rPr>
            </w:pPr>
          </w:p>
        </w:tc>
        <w:tc>
          <w:tcPr>
            <w:tcW w:w="3907" w:type="pct"/>
            <w:gridSpan w:val="3"/>
            <w:tcBorders>
              <w:top w:val="nil"/>
              <w:left w:val="nil"/>
              <w:bottom w:val="single" w:sz="8" w:space="0" w:color="auto"/>
              <w:right w:val="single" w:sz="8" w:space="0" w:color="auto"/>
            </w:tcBorders>
            <w:tcMar>
              <w:top w:w="0" w:type="dxa"/>
              <w:left w:w="108" w:type="dxa"/>
              <w:bottom w:w="0" w:type="dxa"/>
              <w:right w:w="108" w:type="dxa"/>
            </w:tcMar>
            <w:hideMark/>
          </w:tcPr>
          <w:p w14:paraId="14F5B3AC" w14:textId="77777777" w:rsidR="006F79AF" w:rsidRPr="006F79AF" w:rsidRDefault="006F79AF" w:rsidP="006F79AF">
            <w:pPr>
              <w:rPr>
                <w:rFonts w:ascii="Arial" w:hAnsi="Arial" w:cs="Arial"/>
                <w:sz w:val="16"/>
                <w:szCs w:val="16"/>
              </w:rPr>
            </w:pPr>
            <w:r w:rsidRPr="006F79AF">
              <w:rPr>
                <w:rFonts w:ascii="Arial" w:hAnsi="Arial" w:cs="Arial"/>
                <w:b/>
                <w:bCs/>
                <w:sz w:val="16"/>
                <w:szCs w:val="16"/>
                <w:lang w:val="en-US"/>
              </w:rPr>
              <w:t>R2D/D2R common parameters</w:t>
            </w:r>
          </w:p>
        </w:tc>
        <w:tc>
          <w:tcPr>
            <w:tcW w:w="458" w:type="pct"/>
            <w:tcBorders>
              <w:top w:val="nil"/>
              <w:left w:val="nil"/>
              <w:bottom w:val="single" w:sz="8" w:space="0" w:color="auto"/>
              <w:right w:val="single" w:sz="8" w:space="0" w:color="auto"/>
            </w:tcBorders>
          </w:tcPr>
          <w:p w14:paraId="30FA938B" w14:textId="77777777" w:rsidR="006F79AF" w:rsidRPr="006F79AF" w:rsidRDefault="006F79AF" w:rsidP="006F79AF">
            <w:pPr>
              <w:rPr>
                <w:rFonts w:ascii="Arial" w:hAnsi="Arial" w:cs="Arial"/>
                <w:b/>
                <w:bCs/>
                <w:sz w:val="16"/>
                <w:szCs w:val="16"/>
              </w:rPr>
            </w:pPr>
          </w:p>
        </w:tc>
        <w:tc>
          <w:tcPr>
            <w:tcW w:w="426" w:type="pct"/>
            <w:tcBorders>
              <w:top w:val="nil"/>
              <w:left w:val="nil"/>
              <w:bottom w:val="single" w:sz="8" w:space="0" w:color="auto"/>
              <w:right w:val="single" w:sz="8" w:space="0" w:color="auto"/>
            </w:tcBorders>
          </w:tcPr>
          <w:p w14:paraId="17FB0EF8" w14:textId="77777777" w:rsidR="006F79AF" w:rsidRPr="006F79AF" w:rsidRDefault="006F79AF" w:rsidP="006F79AF">
            <w:pPr>
              <w:rPr>
                <w:rFonts w:ascii="Arial" w:hAnsi="Arial" w:cs="Arial"/>
                <w:b/>
                <w:bCs/>
                <w:sz w:val="16"/>
                <w:szCs w:val="16"/>
                <w:lang w:val="en-US"/>
              </w:rPr>
            </w:pPr>
          </w:p>
        </w:tc>
      </w:tr>
      <w:tr w:rsidR="006F79AF" w:rsidRPr="006F79AF" w14:paraId="2E79C0A6" w14:textId="77777777" w:rsidTr="0009159E">
        <w:trPr>
          <w:trHeight w:val="20"/>
        </w:trPr>
        <w:tc>
          <w:tcPr>
            <w:tcW w:w="209" w:type="pct"/>
            <w:tcBorders>
              <w:top w:val="nil"/>
              <w:left w:val="single" w:sz="8" w:space="0" w:color="auto"/>
              <w:bottom w:val="single" w:sz="8" w:space="0" w:color="auto"/>
              <w:right w:val="single" w:sz="8" w:space="0" w:color="auto"/>
            </w:tcBorders>
            <w:hideMark/>
          </w:tcPr>
          <w:p w14:paraId="0481A2B2" w14:textId="77777777" w:rsidR="006F79AF" w:rsidRPr="006F79AF" w:rsidRDefault="006F79AF" w:rsidP="006F79AF">
            <w:pPr>
              <w:rPr>
                <w:rFonts w:ascii="Arial" w:hAnsi="Arial" w:cs="Arial"/>
                <w:sz w:val="16"/>
                <w:szCs w:val="16"/>
              </w:rPr>
            </w:pPr>
            <w:r w:rsidRPr="006F79AF">
              <w:rPr>
                <w:rFonts w:ascii="Arial" w:hAnsi="Arial" w:cs="Arial"/>
                <w:b/>
                <w:bCs/>
                <w:sz w:val="16"/>
                <w:szCs w:val="16"/>
                <w:lang w:val="en-US"/>
              </w:rPr>
              <w:lastRenderedPageBreak/>
              <w:t>[0a]</w:t>
            </w:r>
          </w:p>
        </w:tc>
        <w:tc>
          <w:tcPr>
            <w:tcW w:w="1317"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7C4B350B"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Carrier frequency</w:t>
            </w:r>
          </w:p>
        </w:tc>
        <w:tc>
          <w:tcPr>
            <w:tcW w:w="2590" w:type="pct"/>
            <w:tcBorders>
              <w:top w:val="nil"/>
              <w:left w:val="nil"/>
              <w:bottom w:val="single" w:sz="8" w:space="0" w:color="auto"/>
              <w:right w:val="single" w:sz="8" w:space="0" w:color="auto"/>
            </w:tcBorders>
            <w:tcMar>
              <w:top w:w="0" w:type="dxa"/>
              <w:left w:w="108" w:type="dxa"/>
              <w:bottom w:w="0" w:type="dxa"/>
              <w:right w:w="108" w:type="dxa"/>
            </w:tcMar>
            <w:hideMark/>
          </w:tcPr>
          <w:p w14:paraId="6C3ED18B"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Refer to link budget template</w:t>
            </w:r>
          </w:p>
        </w:tc>
        <w:tc>
          <w:tcPr>
            <w:tcW w:w="458" w:type="pct"/>
            <w:tcBorders>
              <w:top w:val="nil"/>
              <w:left w:val="nil"/>
              <w:bottom w:val="single" w:sz="8" w:space="0" w:color="auto"/>
              <w:right w:val="single" w:sz="8" w:space="0" w:color="auto"/>
            </w:tcBorders>
          </w:tcPr>
          <w:p w14:paraId="40F9A6B9" w14:textId="77777777" w:rsidR="006F79AF" w:rsidRPr="006F79AF" w:rsidRDefault="006F79AF" w:rsidP="006F79AF">
            <w:pPr>
              <w:rPr>
                <w:rFonts w:ascii="Arial" w:hAnsi="Arial" w:cs="Arial"/>
                <w:sz w:val="16"/>
                <w:szCs w:val="16"/>
                <w:lang w:val="en-US"/>
              </w:rPr>
            </w:pPr>
          </w:p>
        </w:tc>
        <w:tc>
          <w:tcPr>
            <w:tcW w:w="426" w:type="pct"/>
            <w:tcBorders>
              <w:top w:val="nil"/>
              <w:left w:val="nil"/>
              <w:bottom w:val="single" w:sz="8" w:space="0" w:color="auto"/>
              <w:right w:val="single" w:sz="8" w:space="0" w:color="auto"/>
            </w:tcBorders>
          </w:tcPr>
          <w:p w14:paraId="447DF055" w14:textId="77777777" w:rsidR="006F79AF" w:rsidRPr="006F79AF" w:rsidRDefault="006F79AF" w:rsidP="006F79AF">
            <w:pPr>
              <w:rPr>
                <w:rFonts w:ascii="Arial" w:hAnsi="Arial" w:cs="Arial"/>
                <w:sz w:val="16"/>
                <w:szCs w:val="16"/>
                <w:lang w:val="en-US"/>
              </w:rPr>
            </w:pPr>
          </w:p>
        </w:tc>
      </w:tr>
      <w:tr w:rsidR="006F79AF" w:rsidRPr="006F79AF" w14:paraId="133423C8" w14:textId="77777777" w:rsidTr="0009159E">
        <w:trPr>
          <w:trHeight w:val="20"/>
        </w:trPr>
        <w:tc>
          <w:tcPr>
            <w:tcW w:w="209" w:type="pct"/>
            <w:tcBorders>
              <w:top w:val="nil"/>
              <w:left w:val="single" w:sz="8" w:space="0" w:color="auto"/>
              <w:bottom w:val="single" w:sz="8" w:space="0" w:color="auto"/>
              <w:right w:val="single" w:sz="8" w:space="0" w:color="auto"/>
            </w:tcBorders>
            <w:hideMark/>
          </w:tcPr>
          <w:p w14:paraId="0FE07CFF" w14:textId="77777777" w:rsidR="006F79AF" w:rsidRPr="006F79AF" w:rsidRDefault="006F79AF" w:rsidP="006F79AF">
            <w:pPr>
              <w:rPr>
                <w:rFonts w:ascii="Arial" w:hAnsi="Arial" w:cs="Arial"/>
                <w:b/>
                <w:bCs/>
                <w:sz w:val="16"/>
                <w:szCs w:val="16"/>
                <w:lang w:val="en-US"/>
              </w:rPr>
            </w:pPr>
            <w:r w:rsidRPr="006F79AF">
              <w:rPr>
                <w:rFonts w:ascii="Arial" w:hAnsi="Arial" w:cs="Arial"/>
                <w:b/>
                <w:bCs/>
                <w:sz w:val="16"/>
                <w:szCs w:val="16"/>
                <w:lang w:val="en-US"/>
              </w:rPr>
              <w:t>[0b]</w:t>
            </w:r>
          </w:p>
        </w:tc>
        <w:tc>
          <w:tcPr>
            <w:tcW w:w="1317"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3227EA33"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SCS</w:t>
            </w:r>
          </w:p>
        </w:tc>
        <w:tc>
          <w:tcPr>
            <w:tcW w:w="2590" w:type="pct"/>
            <w:tcBorders>
              <w:top w:val="nil"/>
              <w:left w:val="nil"/>
              <w:bottom w:val="single" w:sz="8" w:space="0" w:color="auto"/>
              <w:right w:val="single" w:sz="8" w:space="0" w:color="auto"/>
            </w:tcBorders>
            <w:tcMar>
              <w:top w:w="0" w:type="dxa"/>
              <w:left w:w="108" w:type="dxa"/>
              <w:bottom w:w="0" w:type="dxa"/>
              <w:right w:w="108" w:type="dxa"/>
            </w:tcMar>
            <w:hideMark/>
          </w:tcPr>
          <w:p w14:paraId="40507CC5"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15 kHz as baseline</w:t>
            </w:r>
          </w:p>
        </w:tc>
        <w:tc>
          <w:tcPr>
            <w:tcW w:w="458" w:type="pct"/>
            <w:tcBorders>
              <w:top w:val="nil"/>
              <w:left w:val="nil"/>
              <w:bottom w:val="single" w:sz="8" w:space="0" w:color="auto"/>
              <w:right w:val="single" w:sz="8" w:space="0" w:color="auto"/>
            </w:tcBorders>
          </w:tcPr>
          <w:p w14:paraId="6ACF6E07" w14:textId="77777777" w:rsidR="006F79AF" w:rsidRPr="006F79AF" w:rsidRDefault="006F79AF" w:rsidP="006F79AF">
            <w:pPr>
              <w:rPr>
                <w:rFonts w:ascii="Arial" w:hAnsi="Arial" w:cs="Arial"/>
                <w:sz w:val="16"/>
                <w:szCs w:val="16"/>
                <w:lang w:val="en-US"/>
              </w:rPr>
            </w:pPr>
          </w:p>
        </w:tc>
        <w:tc>
          <w:tcPr>
            <w:tcW w:w="426" w:type="pct"/>
            <w:tcBorders>
              <w:top w:val="nil"/>
              <w:left w:val="nil"/>
              <w:bottom w:val="single" w:sz="8" w:space="0" w:color="auto"/>
              <w:right w:val="single" w:sz="8" w:space="0" w:color="auto"/>
            </w:tcBorders>
          </w:tcPr>
          <w:p w14:paraId="32BCE1EE" w14:textId="77777777" w:rsidR="006F79AF" w:rsidRPr="006F79AF" w:rsidRDefault="006F79AF" w:rsidP="006F79AF">
            <w:pPr>
              <w:rPr>
                <w:rFonts w:ascii="Arial" w:hAnsi="Arial" w:cs="Arial"/>
                <w:sz w:val="16"/>
                <w:szCs w:val="16"/>
                <w:lang w:val="en-US"/>
              </w:rPr>
            </w:pPr>
          </w:p>
        </w:tc>
      </w:tr>
      <w:tr w:rsidR="006F79AF" w:rsidRPr="006F79AF" w14:paraId="389A0FB1" w14:textId="77777777" w:rsidTr="0009159E">
        <w:trPr>
          <w:trHeight w:val="20"/>
        </w:trPr>
        <w:tc>
          <w:tcPr>
            <w:tcW w:w="209" w:type="pct"/>
            <w:tcBorders>
              <w:top w:val="nil"/>
              <w:left w:val="single" w:sz="8" w:space="0" w:color="auto"/>
              <w:bottom w:val="single" w:sz="8" w:space="0" w:color="auto"/>
              <w:right w:val="single" w:sz="8" w:space="0" w:color="auto"/>
            </w:tcBorders>
            <w:hideMark/>
          </w:tcPr>
          <w:p w14:paraId="524D6B99" w14:textId="77777777" w:rsidR="006F79AF" w:rsidRPr="006F79AF" w:rsidRDefault="006F79AF" w:rsidP="006F79AF">
            <w:pPr>
              <w:rPr>
                <w:rFonts w:ascii="Arial" w:hAnsi="Arial" w:cs="Arial"/>
                <w:b/>
                <w:bCs/>
                <w:sz w:val="16"/>
                <w:szCs w:val="16"/>
                <w:lang w:val="en-US"/>
              </w:rPr>
            </w:pPr>
            <w:r w:rsidRPr="006F79AF">
              <w:rPr>
                <w:rFonts w:ascii="Arial" w:hAnsi="Arial" w:cs="Arial"/>
                <w:b/>
                <w:bCs/>
                <w:sz w:val="16"/>
                <w:szCs w:val="16"/>
                <w:lang w:val="en-US"/>
              </w:rPr>
              <w:t>[0c]</w:t>
            </w:r>
          </w:p>
        </w:tc>
        <w:tc>
          <w:tcPr>
            <w:tcW w:w="1317"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7F25B268"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Block structure</w:t>
            </w:r>
          </w:p>
        </w:tc>
        <w:tc>
          <w:tcPr>
            <w:tcW w:w="2590" w:type="pct"/>
            <w:tcBorders>
              <w:top w:val="nil"/>
              <w:left w:val="nil"/>
              <w:bottom w:val="single" w:sz="8" w:space="0" w:color="auto"/>
              <w:right w:val="single" w:sz="8" w:space="0" w:color="auto"/>
            </w:tcBorders>
            <w:tcMar>
              <w:top w:w="0" w:type="dxa"/>
              <w:left w:w="108" w:type="dxa"/>
              <w:bottom w:w="0" w:type="dxa"/>
              <w:right w:w="108" w:type="dxa"/>
            </w:tcMar>
            <w:hideMark/>
          </w:tcPr>
          <w:p w14:paraId="643A3A36"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Blocks as agreed in 9.4.2.3, or other blocks reported by companies</w:t>
            </w:r>
          </w:p>
        </w:tc>
        <w:tc>
          <w:tcPr>
            <w:tcW w:w="458" w:type="pct"/>
            <w:tcBorders>
              <w:top w:val="nil"/>
              <w:left w:val="nil"/>
              <w:bottom w:val="single" w:sz="8" w:space="0" w:color="auto"/>
              <w:right w:val="single" w:sz="8" w:space="0" w:color="auto"/>
            </w:tcBorders>
          </w:tcPr>
          <w:p w14:paraId="28D82254" w14:textId="77777777" w:rsidR="006F79AF" w:rsidRPr="006F79AF" w:rsidRDefault="006F79AF" w:rsidP="006F79AF">
            <w:pPr>
              <w:rPr>
                <w:rFonts w:ascii="Arial" w:hAnsi="Arial" w:cs="Arial"/>
                <w:sz w:val="16"/>
                <w:szCs w:val="16"/>
                <w:lang w:val="en-US"/>
              </w:rPr>
            </w:pPr>
          </w:p>
        </w:tc>
        <w:tc>
          <w:tcPr>
            <w:tcW w:w="426" w:type="pct"/>
            <w:tcBorders>
              <w:top w:val="nil"/>
              <w:left w:val="nil"/>
              <w:bottom w:val="single" w:sz="8" w:space="0" w:color="auto"/>
              <w:right w:val="single" w:sz="8" w:space="0" w:color="auto"/>
            </w:tcBorders>
          </w:tcPr>
          <w:p w14:paraId="06A9BBE6" w14:textId="77777777" w:rsidR="006F79AF" w:rsidRPr="006F79AF" w:rsidRDefault="006F79AF" w:rsidP="006F79AF">
            <w:pPr>
              <w:rPr>
                <w:rFonts w:ascii="Arial" w:hAnsi="Arial" w:cs="Arial"/>
                <w:sz w:val="16"/>
                <w:szCs w:val="16"/>
                <w:lang w:val="en-US"/>
              </w:rPr>
            </w:pPr>
          </w:p>
        </w:tc>
      </w:tr>
      <w:tr w:rsidR="006F79AF" w:rsidRPr="006F79AF" w14:paraId="74FE7DB5" w14:textId="77777777" w:rsidTr="0009159E">
        <w:trPr>
          <w:trHeight w:val="20"/>
        </w:trPr>
        <w:tc>
          <w:tcPr>
            <w:tcW w:w="209" w:type="pct"/>
            <w:tcBorders>
              <w:top w:val="nil"/>
              <w:left w:val="single" w:sz="8" w:space="0" w:color="auto"/>
              <w:bottom w:val="single" w:sz="8" w:space="0" w:color="auto"/>
              <w:right w:val="single" w:sz="8" w:space="0" w:color="auto"/>
            </w:tcBorders>
            <w:hideMark/>
          </w:tcPr>
          <w:p w14:paraId="0958C86E" w14:textId="77777777" w:rsidR="006F79AF" w:rsidRPr="006F79AF" w:rsidRDefault="006F79AF" w:rsidP="006F79AF">
            <w:pPr>
              <w:rPr>
                <w:rFonts w:ascii="Arial" w:hAnsi="Arial" w:cs="Arial"/>
                <w:b/>
                <w:bCs/>
                <w:sz w:val="16"/>
                <w:szCs w:val="16"/>
                <w:lang w:val="en-US"/>
              </w:rPr>
            </w:pPr>
            <w:r w:rsidRPr="006F79AF">
              <w:rPr>
                <w:rFonts w:ascii="Arial" w:hAnsi="Arial" w:cs="Arial"/>
                <w:b/>
                <w:bCs/>
                <w:sz w:val="16"/>
                <w:szCs w:val="16"/>
                <w:lang w:val="en-US"/>
              </w:rPr>
              <w:t>[0d]</w:t>
            </w:r>
          </w:p>
        </w:tc>
        <w:tc>
          <w:tcPr>
            <w:tcW w:w="1317"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2E0DD03F"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Channel model</w:t>
            </w:r>
          </w:p>
        </w:tc>
        <w:tc>
          <w:tcPr>
            <w:tcW w:w="2590" w:type="pct"/>
            <w:tcBorders>
              <w:top w:val="nil"/>
              <w:left w:val="nil"/>
              <w:bottom w:val="single" w:sz="8" w:space="0" w:color="auto"/>
              <w:right w:val="single" w:sz="8" w:space="0" w:color="auto"/>
            </w:tcBorders>
            <w:tcMar>
              <w:top w:w="0" w:type="dxa"/>
              <w:left w:w="108" w:type="dxa"/>
              <w:bottom w:w="0" w:type="dxa"/>
              <w:right w:w="108" w:type="dxa"/>
            </w:tcMar>
            <w:hideMark/>
          </w:tcPr>
          <w:p w14:paraId="62FAC1C6" w14:textId="77777777" w:rsidR="006F79AF" w:rsidRPr="006F79AF" w:rsidRDefault="006F79AF" w:rsidP="006F79AF">
            <w:pPr>
              <w:rPr>
                <w:rFonts w:ascii="Arial" w:hAnsi="Arial" w:cs="Arial"/>
                <w:sz w:val="16"/>
                <w:szCs w:val="16"/>
                <w:lang w:val="en-US"/>
              </w:rPr>
            </w:pPr>
            <w:r w:rsidRPr="006F79AF">
              <w:rPr>
                <w:rFonts w:ascii="Arial" w:hAnsi="Arial" w:cs="Arial"/>
                <w:i/>
                <w:iCs/>
                <w:sz w:val="16"/>
                <w:szCs w:val="16"/>
                <w:lang w:val="en-US"/>
              </w:rPr>
              <w:t>&lt;Editor’s Note: will be updated according to the agreements made for channel model&gt;</w:t>
            </w:r>
          </w:p>
        </w:tc>
        <w:tc>
          <w:tcPr>
            <w:tcW w:w="458" w:type="pct"/>
            <w:tcBorders>
              <w:top w:val="nil"/>
              <w:left w:val="nil"/>
              <w:bottom w:val="single" w:sz="8" w:space="0" w:color="auto"/>
              <w:right w:val="single" w:sz="8" w:space="0" w:color="auto"/>
            </w:tcBorders>
          </w:tcPr>
          <w:p w14:paraId="48E8AE4F" w14:textId="77777777" w:rsidR="006F79AF" w:rsidRPr="006F79AF" w:rsidRDefault="006F79AF" w:rsidP="006F79AF">
            <w:pPr>
              <w:rPr>
                <w:rFonts w:ascii="Arial" w:hAnsi="Arial" w:cs="Arial"/>
                <w:i/>
                <w:iCs/>
                <w:sz w:val="16"/>
                <w:szCs w:val="16"/>
              </w:rPr>
            </w:pPr>
          </w:p>
        </w:tc>
        <w:tc>
          <w:tcPr>
            <w:tcW w:w="426" w:type="pct"/>
            <w:tcBorders>
              <w:top w:val="nil"/>
              <w:left w:val="nil"/>
              <w:bottom w:val="single" w:sz="8" w:space="0" w:color="auto"/>
              <w:right w:val="single" w:sz="8" w:space="0" w:color="auto"/>
            </w:tcBorders>
          </w:tcPr>
          <w:p w14:paraId="2173DD53" w14:textId="77777777" w:rsidR="006F79AF" w:rsidRPr="006F79AF" w:rsidRDefault="006F79AF" w:rsidP="006F79AF">
            <w:pPr>
              <w:rPr>
                <w:rFonts w:ascii="Arial" w:hAnsi="Arial" w:cs="Arial"/>
                <w:i/>
                <w:iCs/>
                <w:sz w:val="16"/>
                <w:szCs w:val="16"/>
                <w:lang w:val="en-US"/>
              </w:rPr>
            </w:pPr>
          </w:p>
        </w:tc>
      </w:tr>
      <w:tr w:rsidR="006F79AF" w:rsidRPr="006F79AF" w14:paraId="26D5C6A2" w14:textId="77777777" w:rsidTr="0009159E">
        <w:trPr>
          <w:trHeight w:val="20"/>
        </w:trPr>
        <w:tc>
          <w:tcPr>
            <w:tcW w:w="209" w:type="pct"/>
            <w:tcBorders>
              <w:top w:val="nil"/>
              <w:left w:val="single" w:sz="8" w:space="0" w:color="auto"/>
              <w:bottom w:val="single" w:sz="8" w:space="0" w:color="auto"/>
              <w:right w:val="single" w:sz="8" w:space="0" w:color="auto"/>
            </w:tcBorders>
            <w:hideMark/>
          </w:tcPr>
          <w:p w14:paraId="622990AC" w14:textId="77777777" w:rsidR="006F79AF" w:rsidRPr="006F79AF" w:rsidRDefault="006F79AF" w:rsidP="006F79AF">
            <w:pPr>
              <w:rPr>
                <w:rFonts w:ascii="Arial" w:hAnsi="Arial" w:cs="Arial"/>
                <w:b/>
                <w:bCs/>
                <w:sz w:val="16"/>
                <w:szCs w:val="16"/>
              </w:rPr>
            </w:pPr>
            <w:r w:rsidRPr="006F79AF">
              <w:rPr>
                <w:rFonts w:ascii="Arial" w:hAnsi="Arial" w:cs="Arial"/>
                <w:b/>
                <w:bCs/>
                <w:sz w:val="16"/>
                <w:szCs w:val="16"/>
                <w:lang w:val="en-US"/>
              </w:rPr>
              <w:t>[0e]</w:t>
            </w:r>
          </w:p>
        </w:tc>
        <w:tc>
          <w:tcPr>
            <w:tcW w:w="1317"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6FA00381"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Delay spread</w:t>
            </w:r>
          </w:p>
        </w:tc>
        <w:tc>
          <w:tcPr>
            <w:tcW w:w="2590" w:type="pct"/>
            <w:tcBorders>
              <w:top w:val="nil"/>
              <w:left w:val="nil"/>
              <w:bottom w:val="single" w:sz="8" w:space="0" w:color="auto"/>
              <w:right w:val="single" w:sz="8" w:space="0" w:color="auto"/>
            </w:tcBorders>
            <w:tcMar>
              <w:top w:w="0" w:type="dxa"/>
              <w:left w:w="108" w:type="dxa"/>
              <w:bottom w:w="0" w:type="dxa"/>
              <w:right w:w="108" w:type="dxa"/>
            </w:tcMar>
            <w:hideMark/>
          </w:tcPr>
          <w:p w14:paraId="68B350B7" w14:textId="77777777" w:rsidR="006F79AF" w:rsidRPr="006F79AF" w:rsidRDefault="006F79AF" w:rsidP="006F79AF">
            <w:pPr>
              <w:rPr>
                <w:rFonts w:ascii="Arial" w:hAnsi="Arial" w:cs="Arial"/>
                <w:sz w:val="16"/>
                <w:szCs w:val="16"/>
              </w:rPr>
            </w:pPr>
            <w:r w:rsidRPr="006F79AF">
              <w:rPr>
                <w:rFonts w:ascii="Arial" w:hAnsi="Arial" w:cs="Arial"/>
                <w:sz w:val="16"/>
                <w:szCs w:val="16"/>
                <w:lang w:val="en-US"/>
              </w:rPr>
              <w:t>[30, 150] ns </w:t>
            </w:r>
          </w:p>
          <w:p w14:paraId="422C6934" w14:textId="77777777" w:rsidR="006F79AF" w:rsidRPr="006F79AF" w:rsidRDefault="006F79AF" w:rsidP="006F79AF">
            <w:pPr>
              <w:numPr>
                <w:ilvl w:val="0"/>
                <w:numId w:val="310"/>
              </w:numPr>
              <w:rPr>
                <w:rFonts w:ascii="Arial" w:hAnsi="Arial" w:cs="Arial"/>
                <w:sz w:val="16"/>
                <w:szCs w:val="16"/>
              </w:rPr>
            </w:pPr>
            <w:r w:rsidRPr="006F79AF">
              <w:rPr>
                <w:rFonts w:ascii="Arial" w:hAnsi="Arial" w:cs="Arial"/>
                <w:sz w:val="16"/>
                <w:szCs w:val="16"/>
                <w:lang w:val="en-US"/>
              </w:rPr>
              <w:t>An RMS delay spread of 30 ns (M) and [150] ns (O) is considered for TDL-A channel model.</w:t>
            </w:r>
          </w:p>
          <w:p w14:paraId="3CCCB8DF" w14:textId="77777777" w:rsidR="006F79AF" w:rsidRPr="006F79AF" w:rsidRDefault="006F79AF" w:rsidP="006F79AF">
            <w:pPr>
              <w:numPr>
                <w:ilvl w:val="0"/>
                <w:numId w:val="310"/>
              </w:numPr>
              <w:rPr>
                <w:rFonts w:ascii="Arial" w:hAnsi="Arial" w:cs="Arial"/>
                <w:sz w:val="16"/>
                <w:szCs w:val="16"/>
                <w:lang w:val="en-US"/>
              </w:rPr>
            </w:pPr>
            <w:r w:rsidRPr="006F79AF">
              <w:rPr>
                <w:rFonts w:ascii="Arial" w:hAnsi="Arial" w:cs="Arial"/>
                <w:sz w:val="16"/>
                <w:szCs w:val="16"/>
                <w:lang w:val="en-US"/>
              </w:rPr>
              <w:t>An RMS delay spread of 30 ns is considered for TDL-D channel model.</w:t>
            </w:r>
          </w:p>
        </w:tc>
        <w:tc>
          <w:tcPr>
            <w:tcW w:w="458" w:type="pct"/>
            <w:tcBorders>
              <w:top w:val="nil"/>
              <w:left w:val="nil"/>
              <w:bottom w:val="single" w:sz="8" w:space="0" w:color="auto"/>
              <w:right w:val="single" w:sz="8" w:space="0" w:color="auto"/>
            </w:tcBorders>
          </w:tcPr>
          <w:p w14:paraId="14DD19B5" w14:textId="77777777" w:rsidR="006F79AF" w:rsidRPr="006F79AF" w:rsidRDefault="006F79AF" w:rsidP="006F79AF">
            <w:pPr>
              <w:rPr>
                <w:rFonts w:ascii="Arial" w:hAnsi="Arial" w:cs="Arial"/>
                <w:sz w:val="16"/>
                <w:szCs w:val="16"/>
                <w:lang w:val="en-US"/>
              </w:rPr>
            </w:pPr>
          </w:p>
        </w:tc>
        <w:tc>
          <w:tcPr>
            <w:tcW w:w="426" w:type="pct"/>
            <w:tcBorders>
              <w:top w:val="nil"/>
              <w:left w:val="nil"/>
              <w:bottom w:val="single" w:sz="8" w:space="0" w:color="auto"/>
              <w:right w:val="single" w:sz="8" w:space="0" w:color="auto"/>
            </w:tcBorders>
          </w:tcPr>
          <w:p w14:paraId="012FEE4E" w14:textId="77777777" w:rsidR="006F79AF" w:rsidRPr="006F79AF" w:rsidRDefault="006F79AF" w:rsidP="006F79AF">
            <w:pPr>
              <w:rPr>
                <w:rFonts w:ascii="Arial" w:hAnsi="Arial" w:cs="Arial"/>
                <w:sz w:val="16"/>
                <w:szCs w:val="16"/>
                <w:lang w:val="en-US"/>
              </w:rPr>
            </w:pPr>
          </w:p>
        </w:tc>
      </w:tr>
      <w:tr w:rsidR="006F79AF" w:rsidRPr="006F79AF" w14:paraId="4C1AFDB9" w14:textId="77777777" w:rsidTr="0009159E">
        <w:trPr>
          <w:trHeight w:val="20"/>
        </w:trPr>
        <w:tc>
          <w:tcPr>
            <w:tcW w:w="209" w:type="pct"/>
            <w:tcBorders>
              <w:top w:val="nil"/>
              <w:left w:val="single" w:sz="8" w:space="0" w:color="auto"/>
              <w:bottom w:val="single" w:sz="8" w:space="0" w:color="auto"/>
              <w:right w:val="single" w:sz="8" w:space="0" w:color="auto"/>
            </w:tcBorders>
            <w:hideMark/>
          </w:tcPr>
          <w:p w14:paraId="7231F357" w14:textId="77777777" w:rsidR="006F79AF" w:rsidRPr="006F79AF" w:rsidRDefault="006F79AF" w:rsidP="006F79AF">
            <w:pPr>
              <w:rPr>
                <w:rFonts w:ascii="Arial" w:hAnsi="Arial" w:cs="Arial"/>
                <w:b/>
                <w:bCs/>
                <w:sz w:val="16"/>
                <w:szCs w:val="16"/>
                <w:lang w:val="en-US"/>
              </w:rPr>
            </w:pPr>
            <w:r w:rsidRPr="006F79AF">
              <w:rPr>
                <w:rFonts w:ascii="Arial" w:hAnsi="Arial" w:cs="Arial"/>
                <w:b/>
                <w:bCs/>
                <w:sz w:val="16"/>
                <w:szCs w:val="16"/>
                <w:lang w:val="en-US"/>
              </w:rPr>
              <w:t>[0f]</w:t>
            </w:r>
          </w:p>
        </w:tc>
        <w:tc>
          <w:tcPr>
            <w:tcW w:w="1317"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015148AF"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Device velocity</w:t>
            </w:r>
          </w:p>
        </w:tc>
        <w:tc>
          <w:tcPr>
            <w:tcW w:w="2590" w:type="pct"/>
            <w:tcBorders>
              <w:top w:val="nil"/>
              <w:left w:val="nil"/>
              <w:bottom w:val="single" w:sz="8" w:space="0" w:color="auto"/>
              <w:right w:val="single" w:sz="8" w:space="0" w:color="auto"/>
            </w:tcBorders>
            <w:tcMar>
              <w:top w:w="0" w:type="dxa"/>
              <w:left w:w="108" w:type="dxa"/>
              <w:bottom w:w="0" w:type="dxa"/>
              <w:right w:w="108" w:type="dxa"/>
            </w:tcMar>
            <w:hideMark/>
          </w:tcPr>
          <w:p w14:paraId="265E0504"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3 km/h</w:t>
            </w:r>
          </w:p>
        </w:tc>
        <w:tc>
          <w:tcPr>
            <w:tcW w:w="458" w:type="pct"/>
            <w:tcBorders>
              <w:top w:val="nil"/>
              <w:left w:val="nil"/>
              <w:bottom w:val="single" w:sz="8" w:space="0" w:color="auto"/>
              <w:right w:val="single" w:sz="8" w:space="0" w:color="auto"/>
            </w:tcBorders>
          </w:tcPr>
          <w:p w14:paraId="7FF34111" w14:textId="77777777" w:rsidR="006F79AF" w:rsidRPr="006F79AF" w:rsidRDefault="006F79AF" w:rsidP="006F79AF">
            <w:pPr>
              <w:rPr>
                <w:rFonts w:ascii="Arial" w:hAnsi="Arial" w:cs="Arial"/>
                <w:sz w:val="16"/>
                <w:szCs w:val="16"/>
                <w:lang w:val="en-US"/>
              </w:rPr>
            </w:pPr>
          </w:p>
        </w:tc>
        <w:tc>
          <w:tcPr>
            <w:tcW w:w="426" w:type="pct"/>
            <w:tcBorders>
              <w:top w:val="nil"/>
              <w:left w:val="nil"/>
              <w:bottom w:val="single" w:sz="8" w:space="0" w:color="auto"/>
              <w:right w:val="single" w:sz="8" w:space="0" w:color="auto"/>
            </w:tcBorders>
          </w:tcPr>
          <w:p w14:paraId="321433FB" w14:textId="77777777" w:rsidR="006F79AF" w:rsidRPr="006F79AF" w:rsidRDefault="006F79AF" w:rsidP="006F79AF">
            <w:pPr>
              <w:rPr>
                <w:rFonts w:ascii="Arial" w:hAnsi="Arial" w:cs="Arial"/>
                <w:sz w:val="16"/>
                <w:szCs w:val="16"/>
                <w:lang w:val="en-US"/>
              </w:rPr>
            </w:pPr>
          </w:p>
        </w:tc>
      </w:tr>
      <w:tr w:rsidR="006F79AF" w:rsidRPr="006F79AF" w14:paraId="5DA5CD37" w14:textId="77777777" w:rsidTr="0009159E">
        <w:trPr>
          <w:trHeight w:val="20"/>
        </w:trPr>
        <w:tc>
          <w:tcPr>
            <w:tcW w:w="209" w:type="pct"/>
            <w:tcBorders>
              <w:top w:val="nil"/>
              <w:left w:val="single" w:sz="8" w:space="0" w:color="auto"/>
              <w:bottom w:val="single" w:sz="8" w:space="0" w:color="auto"/>
              <w:right w:val="single" w:sz="8" w:space="0" w:color="auto"/>
            </w:tcBorders>
            <w:hideMark/>
          </w:tcPr>
          <w:p w14:paraId="42847E5E" w14:textId="77777777" w:rsidR="006F79AF" w:rsidRPr="006F79AF" w:rsidRDefault="006F79AF" w:rsidP="006F79AF">
            <w:pPr>
              <w:rPr>
                <w:rFonts w:ascii="Arial" w:hAnsi="Arial" w:cs="Arial"/>
                <w:b/>
                <w:bCs/>
                <w:sz w:val="16"/>
                <w:szCs w:val="16"/>
                <w:lang w:val="en-US"/>
              </w:rPr>
            </w:pPr>
            <w:r w:rsidRPr="006F79AF">
              <w:rPr>
                <w:rFonts w:ascii="Arial" w:hAnsi="Arial" w:cs="Arial"/>
                <w:b/>
                <w:bCs/>
                <w:sz w:val="16"/>
                <w:szCs w:val="16"/>
                <w:lang w:val="en-US"/>
              </w:rPr>
              <w:t>[0g]</w:t>
            </w:r>
          </w:p>
        </w:tc>
        <w:tc>
          <w:tcPr>
            <w:tcW w:w="1317"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6FF0C605"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Number of Tx/Rx chains for Ambient IoT device</w:t>
            </w:r>
          </w:p>
        </w:tc>
        <w:tc>
          <w:tcPr>
            <w:tcW w:w="2590" w:type="pct"/>
            <w:tcBorders>
              <w:top w:val="nil"/>
              <w:left w:val="nil"/>
              <w:bottom w:val="single" w:sz="8" w:space="0" w:color="auto"/>
              <w:right w:val="single" w:sz="8" w:space="0" w:color="auto"/>
            </w:tcBorders>
            <w:tcMar>
              <w:top w:w="0" w:type="dxa"/>
              <w:left w:w="108" w:type="dxa"/>
              <w:bottom w:w="0" w:type="dxa"/>
              <w:right w:w="108" w:type="dxa"/>
            </w:tcMar>
            <w:hideMark/>
          </w:tcPr>
          <w:p w14:paraId="02E9A0E9"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1</w:t>
            </w:r>
          </w:p>
        </w:tc>
        <w:tc>
          <w:tcPr>
            <w:tcW w:w="458" w:type="pct"/>
            <w:tcBorders>
              <w:top w:val="nil"/>
              <w:left w:val="nil"/>
              <w:bottom w:val="single" w:sz="8" w:space="0" w:color="auto"/>
              <w:right w:val="single" w:sz="8" w:space="0" w:color="auto"/>
            </w:tcBorders>
          </w:tcPr>
          <w:p w14:paraId="57CEBE1F" w14:textId="77777777" w:rsidR="006F79AF" w:rsidRPr="006F79AF" w:rsidRDefault="006F79AF" w:rsidP="006F79AF">
            <w:pPr>
              <w:rPr>
                <w:rFonts w:ascii="Arial" w:hAnsi="Arial" w:cs="Arial"/>
                <w:sz w:val="16"/>
                <w:szCs w:val="16"/>
                <w:lang w:val="en-US"/>
              </w:rPr>
            </w:pPr>
          </w:p>
        </w:tc>
        <w:tc>
          <w:tcPr>
            <w:tcW w:w="426" w:type="pct"/>
            <w:tcBorders>
              <w:top w:val="nil"/>
              <w:left w:val="nil"/>
              <w:bottom w:val="single" w:sz="8" w:space="0" w:color="auto"/>
              <w:right w:val="single" w:sz="8" w:space="0" w:color="auto"/>
            </w:tcBorders>
          </w:tcPr>
          <w:p w14:paraId="31607CF0" w14:textId="77777777" w:rsidR="006F79AF" w:rsidRPr="006F79AF" w:rsidRDefault="006F79AF" w:rsidP="006F79AF">
            <w:pPr>
              <w:rPr>
                <w:rFonts w:ascii="Arial" w:hAnsi="Arial" w:cs="Arial"/>
                <w:sz w:val="16"/>
                <w:szCs w:val="16"/>
                <w:lang w:val="en-US"/>
              </w:rPr>
            </w:pPr>
          </w:p>
        </w:tc>
      </w:tr>
      <w:tr w:rsidR="006F79AF" w:rsidRPr="006F79AF" w14:paraId="7FA14168" w14:textId="77777777" w:rsidTr="0009159E">
        <w:trPr>
          <w:trHeight w:val="20"/>
        </w:trPr>
        <w:tc>
          <w:tcPr>
            <w:tcW w:w="209" w:type="pct"/>
            <w:tcBorders>
              <w:top w:val="nil"/>
              <w:left w:val="single" w:sz="8" w:space="0" w:color="auto"/>
              <w:bottom w:val="single" w:sz="8" w:space="0" w:color="auto"/>
              <w:right w:val="single" w:sz="8" w:space="0" w:color="auto"/>
            </w:tcBorders>
            <w:hideMark/>
          </w:tcPr>
          <w:p w14:paraId="3CBEA281" w14:textId="77777777" w:rsidR="006F79AF" w:rsidRPr="006F79AF" w:rsidRDefault="006F79AF" w:rsidP="006F79AF">
            <w:pPr>
              <w:rPr>
                <w:rFonts w:ascii="Arial" w:hAnsi="Arial" w:cs="Arial"/>
                <w:b/>
                <w:bCs/>
                <w:sz w:val="16"/>
                <w:szCs w:val="16"/>
                <w:lang w:val="en-US"/>
              </w:rPr>
            </w:pPr>
            <w:r w:rsidRPr="006F79AF">
              <w:rPr>
                <w:rFonts w:ascii="Arial" w:hAnsi="Arial" w:cs="Arial"/>
                <w:b/>
                <w:bCs/>
                <w:sz w:val="16"/>
                <w:szCs w:val="16"/>
                <w:lang w:val="en-US"/>
              </w:rPr>
              <w:t>[0h1]</w:t>
            </w:r>
          </w:p>
        </w:tc>
        <w:tc>
          <w:tcPr>
            <w:tcW w:w="575" w:type="pct"/>
            <w:vMerge w:val="restart"/>
            <w:tcBorders>
              <w:top w:val="nil"/>
              <w:left w:val="nil"/>
              <w:bottom w:val="single" w:sz="8" w:space="0" w:color="auto"/>
              <w:right w:val="single" w:sz="8" w:space="0" w:color="auto"/>
            </w:tcBorders>
            <w:tcMar>
              <w:top w:w="0" w:type="dxa"/>
              <w:left w:w="108" w:type="dxa"/>
              <w:bottom w:w="0" w:type="dxa"/>
              <w:right w:w="108" w:type="dxa"/>
            </w:tcMar>
            <w:hideMark/>
          </w:tcPr>
          <w:p w14:paraId="786CFB70"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BS</w:t>
            </w:r>
          </w:p>
        </w:tc>
        <w:tc>
          <w:tcPr>
            <w:tcW w:w="742" w:type="pct"/>
            <w:tcBorders>
              <w:top w:val="nil"/>
              <w:left w:val="nil"/>
              <w:bottom w:val="single" w:sz="8" w:space="0" w:color="auto"/>
              <w:right w:val="single" w:sz="8" w:space="0" w:color="auto"/>
            </w:tcBorders>
            <w:tcMar>
              <w:top w:w="0" w:type="dxa"/>
              <w:left w:w="108" w:type="dxa"/>
              <w:bottom w:w="0" w:type="dxa"/>
              <w:right w:w="108" w:type="dxa"/>
            </w:tcMar>
            <w:hideMark/>
          </w:tcPr>
          <w:p w14:paraId="07F6E9F5"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Number of antenna elements</w:t>
            </w:r>
          </w:p>
        </w:tc>
        <w:tc>
          <w:tcPr>
            <w:tcW w:w="2590" w:type="pct"/>
            <w:tcBorders>
              <w:top w:val="nil"/>
              <w:left w:val="nil"/>
              <w:bottom w:val="single" w:sz="8" w:space="0" w:color="auto"/>
              <w:right w:val="single" w:sz="8" w:space="0" w:color="auto"/>
            </w:tcBorders>
            <w:tcMar>
              <w:top w:w="0" w:type="dxa"/>
              <w:left w:w="108" w:type="dxa"/>
              <w:bottom w:w="0" w:type="dxa"/>
              <w:right w:w="108" w:type="dxa"/>
            </w:tcMar>
            <w:hideMark/>
          </w:tcPr>
          <w:p w14:paraId="267A0FA2"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2 or 4</w:t>
            </w:r>
          </w:p>
        </w:tc>
        <w:tc>
          <w:tcPr>
            <w:tcW w:w="458" w:type="pct"/>
            <w:tcBorders>
              <w:top w:val="nil"/>
              <w:left w:val="nil"/>
              <w:bottom w:val="single" w:sz="8" w:space="0" w:color="auto"/>
              <w:right w:val="single" w:sz="8" w:space="0" w:color="auto"/>
            </w:tcBorders>
          </w:tcPr>
          <w:p w14:paraId="33B67319" w14:textId="77777777" w:rsidR="006F79AF" w:rsidRPr="006F79AF" w:rsidRDefault="006F79AF" w:rsidP="006F79AF">
            <w:pPr>
              <w:rPr>
                <w:rFonts w:ascii="Arial" w:hAnsi="Arial" w:cs="Arial"/>
                <w:sz w:val="16"/>
                <w:szCs w:val="16"/>
                <w:lang w:val="en-US"/>
              </w:rPr>
            </w:pPr>
          </w:p>
        </w:tc>
        <w:tc>
          <w:tcPr>
            <w:tcW w:w="426" w:type="pct"/>
            <w:tcBorders>
              <w:top w:val="nil"/>
              <w:left w:val="nil"/>
              <w:bottom w:val="single" w:sz="8" w:space="0" w:color="auto"/>
              <w:right w:val="single" w:sz="8" w:space="0" w:color="auto"/>
            </w:tcBorders>
          </w:tcPr>
          <w:p w14:paraId="796A573A" w14:textId="77777777" w:rsidR="006F79AF" w:rsidRPr="006F79AF" w:rsidRDefault="006F79AF" w:rsidP="006F79AF">
            <w:pPr>
              <w:rPr>
                <w:rFonts w:ascii="Arial" w:hAnsi="Arial" w:cs="Arial"/>
                <w:sz w:val="16"/>
                <w:szCs w:val="16"/>
                <w:lang w:val="en-US"/>
              </w:rPr>
            </w:pPr>
          </w:p>
        </w:tc>
      </w:tr>
      <w:tr w:rsidR="006F79AF" w:rsidRPr="006F79AF" w14:paraId="2142E4D0" w14:textId="77777777" w:rsidTr="0009159E">
        <w:trPr>
          <w:trHeight w:val="20"/>
        </w:trPr>
        <w:tc>
          <w:tcPr>
            <w:tcW w:w="209" w:type="pct"/>
            <w:tcBorders>
              <w:top w:val="nil"/>
              <w:left w:val="single" w:sz="8" w:space="0" w:color="auto"/>
              <w:bottom w:val="single" w:sz="8" w:space="0" w:color="auto"/>
              <w:right w:val="single" w:sz="8" w:space="0" w:color="auto"/>
            </w:tcBorders>
            <w:hideMark/>
          </w:tcPr>
          <w:p w14:paraId="68571E00" w14:textId="77777777" w:rsidR="006F79AF" w:rsidRPr="006F79AF" w:rsidRDefault="006F79AF" w:rsidP="006F79AF">
            <w:pPr>
              <w:rPr>
                <w:rFonts w:ascii="Arial" w:hAnsi="Arial" w:cs="Arial"/>
                <w:b/>
                <w:bCs/>
                <w:sz w:val="16"/>
                <w:szCs w:val="16"/>
                <w:lang w:val="en-US"/>
              </w:rPr>
            </w:pPr>
            <w:r w:rsidRPr="006F79AF">
              <w:rPr>
                <w:rFonts w:ascii="Arial" w:hAnsi="Arial" w:cs="Arial"/>
                <w:b/>
                <w:bCs/>
                <w:sz w:val="16"/>
                <w:szCs w:val="16"/>
                <w:lang w:val="en-US"/>
              </w:rPr>
              <w:t>[0h2]</w:t>
            </w:r>
          </w:p>
        </w:tc>
        <w:tc>
          <w:tcPr>
            <w:tcW w:w="0" w:type="auto"/>
            <w:vMerge/>
            <w:tcBorders>
              <w:top w:val="nil"/>
              <w:left w:val="nil"/>
              <w:bottom w:val="single" w:sz="8" w:space="0" w:color="auto"/>
              <w:right w:val="single" w:sz="8" w:space="0" w:color="auto"/>
            </w:tcBorders>
            <w:vAlign w:val="center"/>
            <w:hideMark/>
          </w:tcPr>
          <w:p w14:paraId="7126E381" w14:textId="77777777" w:rsidR="006F79AF" w:rsidRPr="006F79AF" w:rsidRDefault="006F79AF" w:rsidP="006F79AF">
            <w:pPr>
              <w:rPr>
                <w:rFonts w:ascii="Arial" w:hAnsi="Arial" w:cs="Arial"/>
                <w:sz w:val="16"/>
                <w:szCs w:val="16"/>
                <w:lang w:val="en-US"/>
              </w:rPr>
            </w:pPr>
          </w:p>
        </w:tc>
        <w:tc>
          <w:tcPr>
            <w:tcW w:w="742" w:type="pct"/>
            <w:tcBorders>
              <w:top w:val="nil"/>
              <w:left w:val="nil"/>
              <w:bottom w:val="single" w:sz="8" w:space="0" w:color="auto"/>
              <w:right w:val="single" w:sz="8" w:space="0" w:color="auto"/>
            </w:tcBorders>
            <w:tcMar>
              <w:top w:w="0" w:type="dxa"/>
              <w:left w:w="108" w:type="dxa"/>
              <w:bottom w:w="0" w:type="dxa"/>
              <w:right w:w="108" w:type="dxa"/>
            </w:tcMar>
            <w:hideMark/>
          </w:tcPr>
          <w:p w14:paraId="7BF2AF37"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Number of TXRUs</w:t>
            </w:r>
          </w:p>
        </w:tc>
        <w:tc>
          <w:tcPr>
            <w:tcW w:w="2590" w:type="pct"/>
            <w:tcBorders>
              <w:top w:val="nil"/>
              <w:left w:val="nil"/>
              <w:bottom w:val="single" w:sz="8" w:space="0" w:color="auto"/>
              <w:right w:val="single" w:sz="8" w:space="0" w:color="auto"/>
            </w:tcBorders>
            <w:tcMar>
              <w:top w:w="0" w:type="dxa"/>
              <w:left w:w="108" w:type="dxa"/>
              <w:bottom w:w="0" w:type="dxa"/>
              <w:right w:w="108" w:type="dxa"/>
            </w:tcMar>
            <w:hideMark/>
          </w:tcPr>
          <w:p w14:paraId="2838CBCA"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2 or 4</w:t>
            </w:r>
          </w:p>
        </w:tc>
        <w:tc>
          <w:tcPr>
            <w:tcW w:w="458" w:type="pct"/>
            <w:tcBorders>
              <w:top w:val="nil"/>
              <w:left w:val="nil"/>
              <w:bottom w:val="single" w:sz="8" w:space="0" w:color="auto"/>
              <w:right w:val="single" w:sz="8" w:space="0" w:color="auto"/>
            </w:tcBorders>
          </w:tcPr>
          <w:p w14:paraId="25EED322" w14:textId="77777777" w:rsidR="006F79AF" w:rsidRPr="006F79AF" w:rsidRDefault="006F79AF" w:rsidP="006F79AF">
            <w:pPr>
              <w:rPr>
                <w:rFonts w:ascii="Arial" w:hAnsi="Arial" w:cs="Arial"/>
                <w:sz w:val="16"/>
                <w:szCs w:val="16"/>
                <w:lang w:val="en-US"/>
              </w:rPr>
            </w:pPr>
          </w:p>
        </w:tc>
        <w:tc>
          <w:tcPr>
            <w:tcW w:w="426" w:type="pct"/>
            <w:tcBorders>
              <w:top w:val="nil"/>
              <w:left w:val="nil"/>
              <w:bottom w:val="single" w:sz="8" w:space="0" w:color="auto"/>
              <w:right w:val="single" w:sz="8" w:space="0" w:color="auto"/>
            </w:tcBorders>
          </w:tcPr>
          <w:p w14:paraId="56269585" w14:textId="77777777" w:rsidR="006F79AF" w:rsidRPr="006F79AF" w:rsidRDefault="006F79AF" w:rsidP="006F79AF">
            <w:pPr>
              <w:rPr>
                <w:rFonts w:ascii="Arial" w:hAnsi="Arial" w:cs="Arial"/>
                <w:sz w:val="16"/>
                <w:szCs w:val="16"/>
                <w:lang w:val="en-US"/>
              </w:rPr>
            </w:pPr>
          </w:p>
        </w:tc>
      </w:tr>
      <w:tr w:rsidR="006F79AF" w:rsidRPr="006F79AF" w14:paraId="34D37826" w14:textId="77777777" w:rsidTr="0009159E">
        <w:trPr>
          <w:trHeight w:val="20"/>
        </w:trPr>
        <w:tc>
          <w:tcPr>
            <w:tcW w:w="209" w:type="pct"/>
            <w:tcBorders>
              <w:top w:val="nil"/>
              <w:left w:val="single" w:sz="8" w:space="0" w:color="auto"/>
              <w:bottom w:val="single" w:sz="8" w:space="0" w:color="auto"/>
              <w:right w:val="single" w:sz="8" w:space="0" w:color="auto"/>
            </w:tcBorders>
            <w:hideMark/>
          </w:tcPr>
          <w:p w14:paraId="1E50BCB5" w14:textId="77777777" w:rsidR="006F79AF" w:rsidRPr="006F79AF" w:rsidRDefault="006F79AF" w:rsidP="006F79AF">
            <w:pPr>
              <w:rPr>
                <w:rFonts w:ascii="Arial" w:hAnsi="Arial" w:cs="Arial"/>
                <w:b/>
                <w:bCs/>
                <w:sz w:val="16"/>
                <w:szCs w:val="16"/>
                <w:lang w:val="en-US"/>
              </w:rPr>
            </w:pPr>
            <w:r w:rsidRPr="006F79AF">
              <w:rPr>
                <w:rFonts w:ascii="Arial" w:hAnsi="Arial" w:cs="Arial"/>
                <w:b/>
                <w:bCs/>
                <w:sz w:val="16"/>
                <w:szCs w:val="16"/>
                <w:lang w:val="en-US"/>
              </w:rPr>
              <w:t>[0j1]</w:t>
            </w:r>
          </w:p>
        </w:tc>
        <w:tc>
          <w:tcPr>
            <w:tcW w:w="575" w:type="pct"/>
            <w:vMerge w:val="restart"/>
            <w:tcBorders>
              <w:top w:val="nil"/>
              <w:left w:val="nil"/>
              <w:bottom w:val="single" w:sz="8" w:space="0" w:color="auto"/>
              <w:right w:val="single" w:sz="8" w:space="0" w:color="auto"/>
            </w:tcBorders>
            <w:tcMar>
              <w:top w:w="0" w:type="dxa"/>
              <w:left w:w="108" w:type="dxa"/>
              <w:bottom w:w="0" w:type="dxa"/>
              <w:right w:w="108" w:type="dxa"/>
            </w:tcMar>
            <w:hideMark/>
          </w:tcPr>
          <w:p w14:paraId="1A6427A0"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Intermediate UE</w:t>
            </w:r>
          </w:p>
        </w:tc>
        <w:tc>
          <w:tcPr>
            <w:tcW w:w="742" w:type="pct"/>
            <w:tcBorders>
              <w:top w:val="nil"/>
              <w:left w:val="nil"/>
              <w:bottom w:val="single" w:sz="8" w:space="0" w:color="auto"/>
              <w:right w:val="single" w:sz="8" w:space="0" w:color="auto"/>
            </w:tcBorders>
            <w:tcMar>
              <w:top w:w="0" w:type="dxa"/>
              <w:left w:w="108" w:type="dxa"/>
              <w:bottom w:w="0" w:type="dxa"/>
              <w:right w:w="108" w:type="dxa"/>
            </w:tcMar>
            <w:hideMark/>
          </w:tcPr>
          <w:p w14:paraId="0F50DDA0"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Number of antenna elements</w:t>
            </w:r>
          </w:p>
        </w:tc>
        <w:tc>
          <w:tcPr>
            <w:tcW w:w="2590" w:type="pct"/>
            <w:tcBorders>
              <w:top w:val="nil"/>
              <w:left w:val="nil"/>
              <w:bottom w:val="single" w:sz="8" w:space="0" w:color="auto"/>
              <w:right w:val="single" w:sz="8" w:space="0" w:color="auto"/>
            </w:tcBorders>
            <w:tcMar>
              <w:top w:w="0" w:type="dxa"/>
              <w:left w:w="108" w:type="dxa"/>
              <w:bottom w:w="0" w:type="dxa"/>
              <w:right w:w="108" w:type="dxa"/>
            </w:tcMar>
            <w:hideMark/>
          </w:tcPr>
          <w:p w14:paraId="2C52F4F4"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1 or 2</w:t>
            </w:r>
          </w:p>
        </w:tc>
        <w:tc>
          <w:tcPr>
            <w:tcW w:w="458" w:type="pct"/>
            <w:tcBorders>
              <w:top w:val="nil"/>
              <w:left w:val="nil"/>
              <w:bottom w:val="single" w:sz="8" w:space="0" w:color="auto"/>
              <w:right w:val="single" w:sz="8" w:space="0" w:color="auto"/>
            </w:tcBorders>
          </w:tcPr>
          <w:p w14:paraId="058C0677" w14:textId="77777777" w:rsidR="006F79AF" w:rsidRPr="006F79AF" w:rsidRDefault="006F79AF" w:rsidP="006F79AF">
            <w:pPr>
              <w:rPr>
                <w:rFonts w:ascii="Arial" w:hAnsi="Arial" w:cs="Arial"/>
                <w:sz w:val="16"/>
                <w:szCs w:val="16"/>
                <w:lang w:val="en-US"/>
              </w:rPr>
            </w:pPr>
          </w:p>
        </w:tc>
        <w:tc>
          <w:tcPr>
            <w:tcW w:w="426" w:type="pct"/>
            <w:tcBorders>
              <w:top w:val="nil"/>
              <w:left w:val="nil"/>
              <w:bottom w:val="single" w:sz="8" w:space="0" w:color="auto"/>
              <w:right w:val="single" w:sz="8" w:space="0" w:color="auto"/>
            </w:tcBorders>
          </w:tcPr>
          <w:p w14:paraId="67E0C431" w14:textId="77777777" w:rsidR="006F79AF" w:rsidRPr="006F79AF" w:rsidRDefault="006F79AF" w:rsidP="006F79AF">
            <w:pPr>
              <w:rPr>
                <w:rFonts w:ascii="Arial" w:hAnsi="Arial" w:cs="Arial"/>
                <w:sz w:val="16"/>
                <w:szCs w:val="16"/>
                <w:lang w:val="en-US"/>
              </w:rPr>
            </w:pPr>
          </w:p>
        </w:tc>
      </w:tr>
      <w:tr w:rsidR="006F79AF" w:rsidRPr="006F79AF" w14:paraId="6DC4F7DD" w14:textId="77777777" w:rsidTr="0009159E">
        <w:trPr>
          <w:trHeight w:val="20"/>
        </w:trPr>
        <w:tc>
          <w:tcPr>
            <w:tcW w:w="209" w:type="pct"/>
            <w:tcBorders>
              <w:top w:val="nil"/>
              <w:left w:val="single" w:sz="8" w:space="0" w:color="auto"/>
              <w:bottom w:val="single" w:sz="8" w:space="0" w:color="auto"/>
              <w:right w:val="single" w:sz="8" w:space="0" w:color="auto"/>
            </w:tcBorders>
            <w:hideMark/>
          </w:tcPr>
          <w:p w14:paraId="2FB5164F" w14:textId="77777777" w:rsidR="006F79AF" w:rsidRPr="006F79AF" w:rsidRDefault="006F79AF" w:rsidP="006F79AF">
            <w:pPr>
              <w:rPr>
                <w:rFonts w:ascii="Arial" w:hAnsi="Arial" w:cs="Arial"/>
                <w:b/>
                <w:bCs/>
                <w:sz w:val="16"/>
                <w:szCs w:val="16"/>
                <w:lang w:val="en-US"/>
              </w:rPr>
            </w:pPr>
            <w:r w:rsidRPr="006F79AF">
              <w:rPr>
                <w:rFonts w:ascii="Arial" w:hAnsi="Arial" w:cs="Arial"/>
                <w:b/>
                <w:bCs/>
                <w:sz w:val="16"/>
                <w:szCs w:val="16"/>
                <w:lang w:val="en-US"/>
              </w:rPr>
              <w:t>[0j2]</w:t>
            </w:r>
          </w:p>
        </w:tc>
        <w:tc>
          <w:tcPr>
            <w:tcW w:w="0" w:type="auto"/>
            <w:vMerge/>
            <w:tcBorders>
              <w:top w:val="nil"/>
              <w:left w:val="nil"/>
              <w:bottom w:val="single" w:sz="8" w:space="0" w:color="auto"/>
              <w:right w:val="single" w:sz="8" w:space="0" w:color="auto"/>
            </w:tcBorders>
            <w:vAlign w:val="center"/>
            <w:hideMark/>
          </w:tcPr>
          <w:p w14:paraId="512599A2" w14:textId="77777777" w:rsidR="006F79AF" w:rsidRPr="006F79AF" w:rsidRDefault="006F79AF" w:rsidP="006F79AF">
            <w:pPr>
              <w:rPr>
                <w:rFonts w:ascii="Arial" w:hAnsi="Arial" w:cs="Arial"/>
                <w:sz w:val="16"/>
                <w:szCs w:val="16"/>
                <w:lang w:val="en-US"/>
              </w:rPr>
            </w:pPr>
          </w:p>
        </w:tc>
        <w:tc>
          <w:tcPr>
            <w:tcW w:w="742" w:type="pct"/>
            <w:tcBorders>
              <w:top w:val="nil"/>
              <w:left w:val="nil"/>
              <w:bottom w:val="single" w:sz="8" w:space="0" w:color="auto"/>
              <w:right w:val="single" w:sz="8" w:space="0" w:color="auto"/>
            </w:tcBorders>
            <w:tcMar>
              <w:top w:w="0" w:type="dxa"/>
              <w:left w:w="108" w:type="dxa"/>
              <w:bottom w:w="0" w:type="dxa"/>
              <w:right w:w="108" w:type="dxa"/>
            </w:tcMar>
            <w:hideMark/>
          </w:tcPr>
          <w:p w14:paraId="2A83B9E3"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Number of TXRUs</w:t>
            </w:r>
          </w:p>
        </w:tc>
        <w:tc>
          <w:tcPr>
            <w:tcW w:w="2590" w:type="pct"/>
            <w:tcBorders>
              <w:top w:val="nil"/>
              <w:left w:val="nil"/>
              <w:bottom w:val="single" w:sz="8" w:space="0" w:color="auto"/>
              <w:right w:val="single" w:sz="8" w:space="0" w:color="auto"/>
            </w:tcBorders>
            <w:tcMar>
              <w:top w:w="0" w:type="dxa"/>
              <w:left w:w="108" w:type="dxa"/>
              <w:bottom w:w="0" w:type="dxa"/>
              <w:right w:w="108" w:type="dxa"/>
            </w:tcMar>
            <w:hideMark/>
          </w:tcPr>
          <w:p w14:paraId="1A7F11BC"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1 or 2</w:t>
            </w:r>
          </w:p>
        </w:tc>
        <w:tc>
          <w:tcPr>
            <w:tcW w:w="458" w:type="pct"/>
            <w:tcBorders>
              <w:top w:val="nil"/>
              <w:left w:val="nil"/>
              <w:bottom w:val="single" w:sz="8" w:space="0" w:color="auto"/>
              <w:right w:val="single" w:sz="8" w:space="0" w:color="auto"/>
            </w:tcBorders>
          </w:tcPr>
          <w:p w14:paraId="17D80BBA" w14:textId="77777777" w:rsidR="006F79AF" w:rsidRPr="006F79AF" w:rsidRDefault="006F79AF" w:rsidP="006F79AF">
            <w:pPr>
              <w:rPr>
                <w:rFonts w:ascii="Arial" w:hAnsi="Arial" w:cs="Arial"/>
                <w:sz w:val="16"/>
                <w:szCs w:val="16"/>
                <w:lang w:val="en-US"/>
              </w:rPr>
            </w:pPr>
          </w:p>
        </w:tc>
        <w:tc>
          <w:tcPr>
            <w:tcW w:w="426" w:type="pct"/>
            <w:tcBorders>
              <w:top w:val="nil"/>
              <w:left w:val="nil"/>
              <w:bottom w:val="single" w:sz="8" w:space="0" w:color="auto"/>
              <w:right w:val="single" w:sz="8" w:space="0" w:color="auto"/>
            </w:tcBorders>
          </w:tcPr>
          <w:p w14:paraId="56469B69" w14:textId="77777777" w:rsidR="006F79AF" w:rsidRPr="006F79AF" w:rsidRDefault="006F79AF" w:rsidP="006F79AF">
            <w:pPr>
              <w:rPr>
                <w:rFonts w:ascii="Arial" w:hAnsi="Arial" w:cs="Arial"/>
                <w:sz w:val="16"/>
                <w:szCs w:val="16"/>
                <w:lang w:val="en-US"/>
              </w:rPr>
            </w:pPr>
          </w:p>
        </w:tc>
      </w:tr>
      <w:tr w:rsidR="006F79AF" w:rsidRPr="006F79AF" w14:paraId="64D7D276" w14:textId="77777777" w:rsidTr="0009159E">
        <w:trPr>
          <w:trHeight w:val="20"/>
        </w:trPr>
        <w:tc>
          <w:tcPr>
            <w:tcW w:w="209" w:type="pct"/>
            <w:tcBorders>
              <w:top w:val="nil"/>
              <w:left w:val="single" w:sz="8" w:space="0" w:color="auto"/>
              <w:bottom w:val="single" w:sz="8" w:space="0" w:color="auto"/>
              <w:right w:val="single" w:sz="8" w:space="0" w:color="auto"/>
            </w:tcBorders>
            <w:hideMark/>
          </w:tcPr>
          <w:p w14:paraId="3865C8A1" w14:textId="77777777" w:rsidR="006F79AF" w:rsidRPr="006F79AF" w:rsidRDefault="006F79AF" w:rsidP="006F79AF">
            <w:pPr>
              <w:rPr>
                <w:rFonts w:ascii="Arial" w:hAnsi="Arial" w:cs="Arial"/>
                <w:b/>
                <w:bCs/>
                <w:sz w:val="16"/>
                <w:szCs w:val="16"/>
                <w:lang w:val="en-US"/>
              </w:rPr>
            </w:pPr>
            <w:r w:rsidRPr="006F79AF">
              <w:rPr>
                <w:rFonts w:ascii="Arial" w:hAnsi="Arial" w:cs="Arial"/>
                <w:b/>
                <w:bCs/>
                <w:sz w:val="16"/>
                <w:szCs w:val="16"/>
                <w:lang w:val="en-US"/>
              </w:rPr>
              <w:t>[0m]</w:t>
            </w:r>
          </w:p>
        </w:tc>
        <w:tc>
          <w:tcPr>
            <w:tcW w:w="1317"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33CE9F55"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Reference data rate</w:t>
            </w:r>
          </w:p>
        </w:tc>
        <w:tc>
          <w:tcPr>
            <w:tcW w:w="2590" w:type="pct"/>
            <w:tcBorders>
              <w:top w:val="nil"/>
              <w:left w:val="nil"/>
              <w:bottom w:val="single" w:sz="8" w:space="0" w:color="auto"/>
              <w:right w:val="single" w:sz="8" w:space="0" w:color="auto"/>
            </w:tcBorders>
            <w:tcMar>
              <w:top w:w="0" w:type="dxa"/>
              <w:left w:w="108" w:type="dxa"/>
              <w:bottom w:w="0" w:type="dxa"/>
              <w:right w:w="108" w:type="dxa"/>
            </w:tcMar>
          </w:tcPr>
          <w:p w14:paraId="18C3475D"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[0.1, 1, 5] kbps</w:t>
            </w:r>
          </w:p>
          <w:p w14:paraId="16957934"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 xml:space="preserve">[0.1] kbps (M), [1] kbps (M), [2] kbps (O), [5 ~ 7] kbps (O M), [large value] (O)   </w:t>
            </w:r>
          </w:p>
          <w:p w14:paraId="7F577F20"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 xml:space="preserve">1 kbps (M), 5 ~ 7 kbps (M), [large value] (O)   </w:t>
            </w:r>
          </w:p>
          <w:p w14:paraId="5AB4FA84"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FFS:0.1 kbps (M),</w:t>
            </w:r>
          </w:p>
          <w:p w14:paraId="294DFC25" w14:textId="77777777" w:rsidR="006F79AF" w:rsidRPr="006F79AF" w:rsidRDefault="006F79AF" w:rsidP="006F79AF">
            <w:pPr>
              <w:numPr>
                <w:ilvl w:val="0"/>
                <w:numId w:val="311"/>
              </w:numPr>
              <w:rPr>
                <w:rFonts w:ascii="Arial" w:hAnsi="Arial" w:cs="Arial"/>
                <w:sz w:val="16"/>
                <w:szCs w:val="16"/>
                <w:lang w:val="en-US"/>
              </w:rPr>
            </w:pPr>
            <w:r w:rsidRPr="006F79AF">
              <w:rPr>
                <w:rFonts w:ascii="Arial" w:hAnsi="Arial" w:cs="Arial"/>
                <w:sz w:val="16"/>
                <w:szCs w:val="16"/>
                <w:lang w:val="en-US"/>
              </w:rPr>
              <w:t>Note1: companies to report the exact data rate.</w:t>
            </w:r>
          </w:p>
          <w:p w14:paraId="2FCECF6A" w14:textId="77777777" w:rsidR="006F79AF" w:rsidRPr="006F79AF" w:rsidRDefault="006F79AF" w:rsidP="006F79AF">
            <w:pPr>
              <w:numPr>
                <w:ilvl w:val="0"/>
                <w:numId w:val="311"/>
              </w:numPr>
              <w:rPr>
                <w:rFonts w:ascii="Arial" w:hAnsi="Arial" w:cs="Arial"/>
                <w:sz w:val="16"/>
                <w:szCs w:val="16"/>
                <w:lang w:val="en-US"/>
              </w:rPr>
            </w:pPr>
            <w:r w:rsidRPr="006F79AF">
              <w:rPr>
                <w:rFonts w:ascii="Arial" w:hAnsi="Arial" w:cs="Arial"/>
                <w:sz w:val="16"/>
                <w:szCs w:val="16"/>
                <w:lang w:val="en-US"/>
              </w:rPr>
              <w:t>Note 2: the exact data rate is close to the values listed above.</w:t>
            </w:r>
          </w:p>
          <w:p w14:paraId="2BF7E349" w14:textId="77777777" w:rsidR="006F79AF" w:rsidRPr="006F79AF" w:rsidRDefault="006F79AF" w:rsidP="006F79AF">
            <w:pPr>
              <w:numPr>
                <w:ilvl w:val="0"/>
                <w:numId w:val="311"/>
              </w:numPr>
              <w:rPr>
                <w:rFonts w:ascii="Arial" w:hAnsi="Arial" w:cs="Arial"/>
                <w:sz w:val="16"/>
                <w:szCs w:val="16"/>
                <w:lang w:val="en-US"/>
              </w:rPr>
            </w:pPr>
            <w:r w:rsidRPr="006F79AF">
              <w:rPr>
                <w:rFonts w:ascii="Arial" w:hAnsi="Arial" w:cs="Arial"/>
                <w:sz w:val="16"/>
                <w:szCs w:val="16"/>
                <w:lang w:val="en-US"/>
              </w:rPr>
              <w:t>Note 3: The exact data rate is calculated by dividing the total message size (excluding CRC) by the total transmission time including applicable overheads (e.g., CRC, pre/mid/post-ambles if present).</w:t>
            </w:r>
          </w:p>
          <w:p w14:paraId="5D52965B" w14:textId="3B2D829E" w:rsidR="006F79AF" w:rsidRPr="006F79AF" w:rsidRDefault="006F79AF" w:rsidP="0009159E">
            <w:pPr>
              <w:numPr>
                <w:ilvl w:val="0"/>
                <w:numId w:val="311"/>
              </w:numPr>
              <w:rPr>
                <w:rFonts w:ascii="Arial" w:hAnsi="Arial" w:cs="Arial"/>
                <w:sz w:val="16"/>
                <w:szCs w:val="16"/>
                <w:lang w:val="en-US"/>
              </w:rPr>
            </w:pPr>
            <w:r w:rsidRPr="006F79AF">
              <w:rPr>
                <w:rFonts w:ascii="Arial" w:hAnsi="Arial" w:cs="Arial"/>
                <w:sz w:val="16"/>
                <w:szCs w:val="16"/>
                <w:lang w:val="en-US"/>
              </w:rPr>
              <w:t>Note 4: the exact data rate may be related to coding scheme, repetition and etc.</w:t>
            </w:r>
          </w:p>
        </w:tc>
        <w:tc>
          <w:tcPr>
            <w:tcW w:w="458" w:type="pct"/>
            <w:tcBorders>
              <w:top w:val="nil"/>
              <w:left w:val="nil"/>
              <w:bottom w:val="single" w:sz="8" w:space="0" w:color="auto"/>
              <w:right w:val="single" w:sz="8" w:space="0" w:color="auto"/>
            </w:tcBorders>
          </w:tcPr>
          <w:p w14:paraId="445EFFB1" w14:textId="77777777" w:rsidR="006F79AF" w:rsidRPr="006F79AF" w:rsidRDefault="006F79AF" w:rsidP="006F79AF">
            <w:pPr>
              <w:rPr>
                <w:rFonts w:ascii="Arial" w:hAnsi="Arial" w:cs="Arial"/>
                <w:sz w:val="16"/>
                <w:szCs w:val="16"/>
                <w:lang w:val="en-US"/>
              </w:rPr>
            </w:pPr>
          </w:p>
        </w:tc>
        <w:tc>
          <w:tcPr>
            <w:tcW w:w="426" w:type="pct"/>
            <w:tcBorders>
              <w:top w:val="nil"/>
              <w:left w:val="nil"/>
              <w:bottom w:val="single" w:sz="8" w:space="0" w:color="auto"/>
              <w:right w:val="single" w:sz="8" w:space="0" w:color="auto"/>
            </w:tcBorders>
          </w:tcPr>
          <w:p w14:paraId="0B8412F4" w14:textId="77777777" w:rsidR="006F79AF" w:rsidRPr="006F79AF" w:rsidRDefault="006F79AF" w:rsidP="006F79AF">
            <w:pPr>
              <w:rPr>
                <w:rFonts w:ascii="Arial" w:hAnsi="Arial" w:cs="Arial"/>
                <w:sz w:val="16"/>
                <w:szCs w:val="16"/>
                <w:lang w:val="en-US"/>
              </w:rPr>
            </w:pPr>
          </w:p>
        </w:tc>
      </w:tr>
      <w:tr w:rsidR="006F79AF" w:rsidRPr="006F79AF" w14:paraId="30B97FA9" w14:textId="77777777" w:rsidTr="0009159E">
        <w:trPr>
          <w:trHeight w:val="20"/>
        </w:trPr>
        <w:tc>
          <w:tcPr>
            <w:tcW w:w="209" w:type="pct"/>
            <w:tcBorders>
              <w:top w:val="nil"/>
              <w:left w:val="single" w:sz="8" w:space="0" w:color="auto"/>
              <w:bottom w:val="single" w:sz="8" w:space="0" w:color="auto"/>
              <w:right w:val="single" w:sz="8" w:space="0" w:color="auto"/>
            </w:tcBorders>
            <w:hideMark/>
          </w:tcPr>
          <w:p w14:paraId="46B1DF12" w14:textId="77777777" w:rsidR="006F79AF" w:rsidRPr="006F79AF" w:rsidRDefault="006F79AF" w:rsidP="006F79AF">
            <w:pPr>
              <w:rPr>
                <w:rFonts w:ascii="Arial" w:hAnsi="Arial" w:cs="Arial"/>
                <w:b/>
                <w:bCs/>
                <w:sz w:val="16"/>
                <w:szCs w:val="16"/>
                <w:lang w:val="en-US"/>
              </w:rPr>
            </w:pPr>
            <w:r w:rsidRPr="006F79AF">
              <w:rPr>
                <w:rFonts w:ascii="Arial" w:hAnsi="Arial" w:cs="Arial"/>
                <w:b/>
                <w:bCs/>
                <w:sz w:val="16"/>
                <w:szCs w:val="16"/>
                <w:lang w:val="en-US"/>
              </w:rPr>
              <w:t>[0n]</w:t>
            </w:r>
          </w:p>
        </w:tc>
        <w:tc>
          <w:tcPr>
            <w:tcW w:w="1317"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30C78617"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Message size</w:t>
            </w:r>
          </w:p>
        </w:tc>
        <w:tc>
          <w:tcPr>
            <w:tcW w:w="2590" w:type="pct"/>
            <w:tcBorders>
              <w:top w:val="nil"/>
              <w:left w:val="nil"/>
              <w:bottom w:val="single" w:sz="8" w:space="0" w:color="auto"/>
              <w:right w:val="single" w:sz="8" w:space="0" w:color="auto"/>
            </w:tcBorders>
            <w:tcMar>
              <w:top w:w="0" w:type="dxa"/>
              <w:left w:w="108" w:type="dxa"/>
              <w:bottom w:w="0" w:type="dxa"/>
              <w:right w:w="108" w:type="dxa"/>
            </w:tcMar>
            <w:hideMark/>
          </w:tcPr>
          <w:p w14:paraId="716FDDF2"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{20 bits, 96 bits, 400 bits} are considered for message size.</w:t>
            </w:r>
          </w:p>
          <w:p w14:paraId="6BA27297" w14:textId="77777777" w:rsidR="006F79AF" w:rsidRPr="006F79AF" w:rsidRDefault="006F79AF" w:rsidP="00C6051E">
            <w:pPr>
              <w:numPr>
                <w:ilvl w:val="0"/>
                <w:numId w:val="314"/>
              </w:numPr>
              <w:ind w:left="456"/>
              <w:rPr>
                <w:rFonts w:ascii="Arial" w:hAnsi="Arial" w:cs="Arial"/>
                <w:sz w:val="16"/>
                <w:szCs w:val="16"/>
                <w:lang w:val="en-US"/>
              </w:rPr>
            </w:pPr>
            <w:r w:rsidRPr="006F79AF">
              <w:rPr>
                <w:rFonts w:ascii="Arial" w:hAnsi="Arial" w:cs="Arial"/>
                <w:sz w:val="16"/>
                <w:szCs w:val="16"/>
                <w:lang w:val="en-US"/>
              </w:rPr>
              <w:t>Note 1: companies to report the M value and chip length used for each message size</w:t>
            </w:r>
          </w:p>
          <w:p w14:paraId="5212F76D" w14:textId="77777777" w:rsidR="006F79AF" w:rsidRPr="006F79AF" w:rsidRDefault="006F79AF" w:rsidP="00C6051E">
            <w:pPr>
              <w:numPr>
                <w:ilvl w:val="0"/>
                <w:numId w:val="314"/>
              </w:numPr>
              <w:ind w:left="456"/>
              <w:rPr>
                <w:rFonts w:ascii="Arial" w:hAnsi="Arial" w:cs="Arial"/>
                <w:sz w:val="16"/>
                <w:szCs w:val="16"/>
                <w:lang w:val="en-US"/>
              </w:rPr>
            </w:pPr>
            <w:r w:rsidRPr="006F79AF">
              <w:rPr>
                <w:rFonts w:ascii="Arial" w:hAnsi="Arial" w:cs="Arial"/>
                <w:sz w:val="16"/>
                <w:szCs w:val="16"/>
                <w:lang w:val="en-US"/>
              </w:rPr>
              <w:t>Note 2: CRC is not included for the message size</w:t>
            </w:r>
          </w:p>
        </w:tc>
        <w:tc>
          <w:tcPr>
            <w:tcW w:w="458" w:type="pct"/>
            <w:tcBorders>
              <w:top w:val="nil"/>
              <w:left w:val="nil"/>
              <w:bottom w:val="single" w:sz="8" w:space="0" w:color="auto"/>
              <w:right w:val="single" w:sz="8" w:space="0" w:color="auto"/>
            </w:tcBorders>
          </w:tcPr>
          <w:p w14:paraId="3CAAF214" w14:textId="77777777" w:rsidR="006F79AF" w:rsidRPr="006F79AF" w:rsidRDefault="006F79AF" w:rsidP="006F79AF">
            <w:pPr>
              <w:rPr>
                <w:rFonts w:ascii="Arial" w:hAnsi="Arial" w:cs="Arial"/>
                <w:sz w:val="16"/>
                <w:szCs w:val="16"/>
                <w:lang w:val="en-US"/>
              </w:rPr>
            </w:pPr>
          </w:p>
        </w:tc>
        <w:tc>
          <w:tcPr>
            <w:tcW w:w="426" w:type="pct"/>
            <w:tcBorders>
              <w:top w:val="nil"/>
              <w:left w:val="nil"/>
              <w:bottom w:val="single" w:sz="8" w:space="0" w:color="auto"/>
              <w:right w:val="single" w:sz="8" w:space="0" w:color="auto"/>
            </w:tcBorders>
          </w:tcPr>
          <w:p w14:paraId="0515CF2C" w14:textId="77777777" w:rsidR="006F79AF" w:rsidRPr="006F79AF" w:rsidRDefault="006F79AF" w:rsidP="006F79AF">
            <w:pPr>
              <w:rPr>
                <w:rFonts w:ascii="Arial" w:hAnsi="Arial" w:cs="Arial"/>
                <w:sz w:val="16"/>
                <w:szCs w:val="16"/>
                <w:lang w:val="en-US"/>
              </w:rPr>
            </w:pPr>
          </w:p>
        </w:tc>
      </w:tr>
      <w:tr w:rsidR="006F79AF" w:rsidRPr="006F79AF" w14:paraId="114A443E" w14:textId="77777777" w:rsidTr="0009159E">
        <w:trPr>
          <w:trHeight w:val="20"/>
        </w:trPr>
        <w:tc>
          <w:tcPr>
            <w:tcW w:w="209" w:type="pct"/>
            <w:tcBorders>
              <w:top w:val="nil"/>
              <w:left w:val="single" w:sz="8" w:space="0" w:color="auto"/>
              <w:bottom w:val="single" w:sz="8" w:space="0" w:color="auto"/>
              <w:right w:val="single" w:sz="8" w:space="0" w:color="auto"/>
            </w:tcBorders>
            <w:hideMark/>
          </w:tcPr>
          <w:p w14:paraId="57634478" w14:textId="77777777" w:rsidR="006F79AF" w:rsidRPr="006F79AF" w:rsidRDefault="006F79AF" w:rsidP="006F79AF">
            <w:pPr>
              <w:rPr>
                <w:rFonts w:ascii="Arial" w:hAnsi="Arial" w:cs="Arial"/>
                <w:b/>
                <w:bCs/>
                <w:sz w:val="16"/>
                <w:szCs w:val="16"/>
                <w:lang w:val="en-US"/>
              </w:rPr>
            </w:pPr>
            <w:r w:rsidRPr="006F79AF">
              <w:rPr>
                <w:rFonts w:ascii="Arial" w:hAnsi="Arial" w:cs="Arial"/>
                <w:b/>
                <w:bCs/>
                <w:sz w:val="16"/>
                <w:szCs w:val="16"/>
                <w:lang w:val="en-US"/>
              </w:rPr>
              <w:t>[0p]</w:t>
            </w:r>
          </w:p>
        </w:tc>
        <w:tc>
          <w:tcPr>
            <w:tcW w:w="1317"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164693C7"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BLER target</w:t>
            </w:r>
          </w:p>
        </w:tc>
        <w:tc>
          <w:tcPr>
            <w:tcW w:w="2590" w:type="pct"/>
            <w:tcBorders>
              <w:top w:val="nil"/>
              <w:left w:val="nil"/>
              <w:bottom w:val="single" w:sz="8" w:space="0" w:color="auto"/>
              <w:right w:val="single" w:sz="8" w:space="0" w:color="auto"/>
            </w:tcBorders>
            <w:tcMar>
              <w:top w:w="0" w:type="dxa"/>
              <w:left w:w="108" w:type="dxa"/>
              <w:bottom w:w="0" w:type="dxa"/>
              <w:right w:w="108" w:type="dxa"/>
            </w:tcMar>
            <w:hideMark/>
          </w:tcPr>
          <w:p w14:paraId="2C9FE727"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1%, 10%</w:t>
            </w:r>
          </w:p>
        </w:tc>
        <w:tc>
          <w:tcPr>
            <w:tcW w:w="458" w:type="pct"/>
            <w:tcBorders>
              <w:top w:val="nil"/>
              <w:left w:val="nil"/>
              <w:bottom w:val="single" w:sz="8" w:space="0" w:color="auto"/>
              <w:right w:val="single" w:sz="8" w:space="0" w:color="auto"/>
            </w:tcBorders>
          </w:tcPr>
          <w:p w14:paraId="0D737CF1" w14:textId="77777777" w:rsidR="006F79AF" w:rsidRPr="006F79AF" w:rsidRDefault="006F79AF" w:rsidP="006F79AF">
            <w:pPr>
              <w:rPr>
                <w:rFonts w:ascii="Arial" w:hAnsi="Arial" w:cs="Arial"/>
                <w:sz w:val="16"/>
                <w:szCs w:val="16"/>
                <w:lang w:val="en-US"/>
              </w:rPr>
            </w:pPr>
          </w:p>
        </w:tc>
        <w:tc>
          <w:tcPr>
            <w:tcW w:w="426" w:type="pct"/>
            <w:tcBorders>
              <w:top w:val="nil"/>
              <w:left w:val="nil"/>
              <w:bottom w:val="single" w:sz="8" w:space="0" w:color="auto"/>
              <w:right w:val="single" w:sz="8" w:space="0" w:color="auto"/>
            </w:tcBorders>
          </w:tcPr>
          <w:p w14:paraId="228CDEC1" w14:textId="77777777" w:rsidR="006F79AF" w:rsidRPr="006F79AF" w:rsidRDefault="006F79AF" w:rsidP="006F79AF">
            <w:pPr>
              <w:rPr>
                <w:rFonts w:ascii="Arial" w:hAnsi="Arial" w:cs="Arial"/>
                <w:sz w:val="16"/>
                <w:szCs w:val="16"/>
                <w:lang w:val="en-US"/>
              </w:rPr>
            </w:pPr>
          </w:p>
        </w:tc>
      </w:tr>
      <w:tr w:rsidR="006F79AF" w:rsidRPr="006F79AF" w14:paraId="60D20F0B" w14:textId="77777777" w:rsidTr="0009159E">
        <w:trPr>
          <w:trHeight w:val="20"/>
        </w:trPr>
        <w:tc>
          <w:tcPr>
            <w:tcW w:w="209" w:type="pct"/>
            <w:tcBorders>
              <w:top w:val="nil"/>
              <w:left w:val="single" w:sz="8" w:space="0" w:color="auto"/>
              <w:bottom w:val="single" w:sz="8" w:space="0" w:color="auto"/>
              <w:right w:val="single" w:sz="8" w:space="0" w:color="auto"/>
            </w:tcBorders>
            <w:hideMark/>
          </w:tcPr>
          <w:p w14:paraId="6928C5DA" w14:textId="77777777" w:rsidR="006F79AF" w:rsidRPr="006F79AF" w:rsidRDefault="006F79AF" w:rsidP="006F79AF">
            <w:pPr>
              <w:rPr>
                <w:rFonts w:ascii="Arial" w:hAnsi="Arial" w:cs="Arial"/>
                <w:b/>
                <w:bCs/>
                <w:sz w:val="16"/>
                <w:szCs w:val="16"/>
                <w:lang w:val="en-US"/>
              </w:rPr>
            </w:pPr>
            <w:r w:rsidRPr="006F79AF">
              <w:rPr>
                <w:rFonts w:ascii="Arial" w:hAnsi="Arial" w:cs="Arial"/>
                <w:b/>
                <w:bCs/>
                <w:sz w:val="16"/>
                <w:szCs w:val="16"/>
                <w:lang w:val="en-US"/>
              </w:rPr>
              <w:t>[0q]</w:t>
            </w:r>
          </w:p>
        </w:tc>
        <w:tc>
          <w:tcPr>
            <w:tcW w:w="1317"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5C3B3966"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Sampling frequency</w:t>
            </w:r>
          </w:p>
        </w:tc>
        <w:tc>
          <w:tcPr>
            <w:tcW w:w="2590" w:type="pct"/>
            <w:tcBorders>
              <w:top w:val="nil"/>
              <w:left w:val="nil"/>
              <w:bottom w:val="single" w:sz="8" w:space="0" w:color="auto"/>
              <w:right w:val="single" w:sz="8" w:space="0" w:color="auto"/>
            </w:tcBorders>
            <w:tcMar>
              <w:top w:w="0" w:type="dxa"/>
              <w:left w:w="108" w:type="dxa"/>
              <w:bottom w:w="0" w:type="dxa"/>
              <w:right w:w="108" w:type="dxa"/>
            </w:tcMar>
          </w:tcPr>
          <w:p w14:paraId="6715EBE6" w14:textId="77777777" w:rsidR="006F79AF" w:rsidRPr="006F79AF" w:rsidRDefault="006F79AF" w:rsidP="006F79AF">
            <w:pPr>
              <w:rPr>
                <w:rFonts w:ascii="Arial" w:hAnsi="Arial" w:cs="Arial"/>
                <w:sz w:val="16"/>
                <w:szCs w:val="16"/>
              </w:rPr>
            </w:pPr>
          </w:p>
          <w:p w14:paraId="4F07BB55" w14:textId="77777777" w:rsidR="006F79AF" w:rsidRPr="006F79AF" w:rsidRDefault="006F79AF" w:rsidP="006F79AF">
            <w:pPr>
              <w:rPr>
                <w:rFonts w:ascii="Arial" w:hAnsi="Arial" w:cs="Arial"/>
                <w:sz w:val="16"/>
                <w:szCs w:val="16"/>
              </w:rPr>
            </w:pPr>
            <w:r w:rsidRPr="006F79AF">
              <w:rPr>
                <w:rFonts w:ascii="Arial" w:hAnsi="Arial" w:cs="Arial"/>
                <w:sz w:val="16"/>
                <w:szCs w:val="16"/>
                <w:lang w:val="en-US"/>
              </w:rPr>
              <w:t>Sampling frequency is 1.92 Msps. Other values are not precluded and reported by companies.</w:t>
            </w:r>
          </w:p>
          <w:p w14:paraId="76AA917B"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Companies to report the Sampling frequency (e.g., 1.92Msps or other feasible values if any)</w:t>
            </w:r>
          </w:p>
          <w:p w14:paraId="089C0137"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Initial SFO (Sampling Frequency Offset) (Fe): (down-select between alt1 and alt2)</w:t>
            </w:r>
          </w:p>
          <w:p w14:paraId="63E75340" w14:textId="77777777" w:rsidR="006F79AF" w:rsidRPr="006F79AF" w:rsidRDefault="006F79AF" w:rsidP="006F79AF">
            <w:pPr>
              <w:numPr>
                <w:ilvl w:val="0"/>
                <w:numId w:val="308"/>
              </w:numPr>
              <w:rPr>
                <w:rFonts w:ascii="Arial" w:hAnsi="Arial" w:cs="Arial"/>
                <w:sz w:val="16"/>
                <w:szCs w:val="16"/>
                <w:lang w:val="en-US"/>
              </w:rPr>
            </w:pPr>
            <w:r w:rsidRPr="006F79AF">
              <w:rPr>
                <w:rFonts w:ascii="Arial" w:hAnsi="Arial" w:cs="Arial"/>
                <w:sz w:val="16"/>
                <w:szCs w:val="16"/>
                <w:lang w:val="en-US"/>
              </w:rPr>
              <w:t>Randomly select a value from the range of [0.1 ~ 1] * 10^5 ppm for device 1,</w:t>
            </w:r>
          </w:p>
          <w:p w14:paraId="3C71A7E6" w14:textId="77777777" w:rsidR="006F79AF" w:rsidRPr="006F79AF" w:rsidRDefault="006F79AF" w:rsidP="006F79AF">
            <w:pPr>
              <w:numPr>
                <w:ilvl w:val="0"/>
                <w:numId w:val="308"/>
              </w:numPr>
              <w:rPr>
                <w:rFonts w:ascii="Arial" w:hAnsi="Arial" w:cs="Arial"/>
                <w:sz w:val="16"/>
                <w:szCs w:val="16"/>
                <w:lang w:val="en-US"/>
              </w:rPr>
            </w:pPr>
            <w:r w:rsidRPr="006F79AF">
              <w:rPr>
                <w:rFonts w:ascii="Arial" w:hAnsi="Arial" w:cs="Arial"/>
                <w:sz w:val="16"/>
                <w:szCs w:val="16"/>
                <w:lang w:val="en-US"/>
              </w:rPr>
              <w:t>Randomly select a value from the range of [0.1 ~ 1] *10^4 ppm for device 2,</w:t>
            </w:r>
          </w:p>
          <w:p w14:paraId="6F4300BD" w14:textId="77777777" w:rsidR="006F79AF" w:rsidRPr="006F79AF" w:rsidRDefault="006F79AF" w:rsidP="006F79AF">
            <w:pPr>
              <w:numPr>
                <w:ilvl w:val="0"/>
                <w:numId w:val="308"/>
              </w:numPr>
              <w:rPr>
                <w:rFonts w:ascii="Arial" w:hAnsi="Arial" w:cs="Arial"/>
                <w:sz w:val="16"/>
                <w:szCs w:val="16"/>
                <w:lang w:val="en-US"/>
              </w:rPr>
            </w:pPr>
            <w:r w:rsidRPr="006F79AF">
              <w:rPr>
                <w:rFonts w:ascii="Arial" w:hAnsi="Arial" w:cs="Arial"/>
                <w:sz w:val="16"/>
                <w:szCs w:val="16"/>
                <w:lang w:val="en-US"/>
              </w:rPr>
              <w:t>Note: The value is randomly selected per simulation drop, according to a uniform distribution</w:t>
            </w:r>
          </w:p>
          <w:p w14:paraId="788038DC" w14:textId="77777777" w:rsidR="006F79AF" w:rsidRPr="006F79AF" w:rsidRDefault="006F79AF" w:rsidP="006F79AF">
            <w:pPr>
              <w:numPr>
                <w:ilvl w:val="0"/>
                <w:numId w:val="308"/>
              </w:numPr>
              <w:rPr>
                <w:rFonts w:ascii="Arial" w:hAnsi="Arial" w:cs="Arial"/>
                <w:sz w:val="16"/>
                <w:szCs w:val="16"/>
                <w:lang w:val="en-US"/>
              </w:rPr>
            </w:pPr>
            <w:r w:rsidRPr="006F79AF">
              <w:rPr>
                <w:rFonts w:ascii="Arial" w:hAnsi="Arial" w:cs="Arial"/>
                <w:sz w:val="16"/>
                <w:szCs w:val="16"/>
                <w:lang w:val="en-US"/>
              </w:rPr>
              <w:t>FFS other values</w:t>
            </w:r>
          </w:p>
          <w:p w14:paraId="6A1246D5" w14:textId="77777777" w:rsidR="006F79AF" w:rsidRPr="006F79AF" w:rsidRDefault="006F79AF" w:rsidP="006F79AF">
            <w:pPr>
              <w:rPr>
                <w:rFonts w:ascii="Arial" w:hAnsi="Arial" w:cs="Arial"/>
                <w:sz w:val="16"/>
                <w:szCs w:val="16"/>
              </w:rPr>
            </w:pPr>
          </w:p>
          <w:p w14:paraId="5A343D68" w14:textId="77777777" w:rsidR="006F79AF" w:rsidRPr="006F79AF" w:rsidRDefault="006F79AF" w:rsidP="006F79AF">
            <w:pPr>
              <w:rPr>
                <w:rFonts w:ascii="Arial" w:hAnsi="Arial" w:cs="Arial"/>
                <w:sz w:val="16"/>
                <w:szCs w:val="16"/>
              </w:rPr>
            </w:pPr>
            <w:r w:rsidRPr="006F79AF">
              <w:rPr>
                <w:rFonts w:ascii="Arial" w:hAnsi="Arial" w:cs="Arial"/>
                <w:sz w:val="16"/>
                <w:szCs w:val="16"/>
                <w:lang w:val="en-US"/>
              </w:rPr>
              <w:t>The timing drift ΔT over a time T is modelled as ΔT = ±Fe * T.</w:t>
            </w:r>
          </w:p>
          <w:p w14:paraId="2124AB6E" w14:textId="77777777" w:rsidR="006F79AF" w:rsidRPr="006F79AF" w:rsidRDefault="006F79AF" w:rsidP="00C6051E">
            <w:pPr>
              <w:numPr>
                <w:ilvl w:val="0"/>
                <w:numId w:val="312"/>
              </w:numPr>
              <w:rPr>
                <w:rFonts w:ascii="Arial" w:hAnsi="Arial" w:cs="Arial"/>
                <w:sz w:val="16"/>
                <w:szCs w:val="16"/>
                <w:lang w:val="en-US"/>
              </w:rPr>
            </w:pPr>
            <w:r w:rsidRPr="006F79AF">
              <w:rPr>
                <w:rFonts w:ascii="Arial" w:hAnsi="Arial" w:cs="Arial"/>
                <w:sz w:val="16"/>
                <w:szCs w:val="16"/>
                <w:lang w:val="en-US"/>
              </w:rPr>
              <w:t xml:space="preserve">FFS: Note: Accuracy can be improved after clock calibration for at least device 2. </w:t>
            </w:r>
          </w:p>
          <w:p w14:paraId="16D15CFA" w14:textId="77777777" w:rsidR="006F79AF" w:rsidRPr="006F79AF" w:rsidRDefault="006F79AF" w:rsidP="00C6051E">
            <w:pPr>
              <w:numPr>
                <w:ilvl w:val="0"/>
                <w:numId w:val="312"/>
              </w:numPr>
              <w:rPr>
                <w:rFonts w:ascii="Arial" w:hAnsi="Arial" w:cs="Arial"/>
                <w:sz w:val="16"/>
                <w:szCs w:val="16"/>
                <w:lang w:val="en-US"/>
              </w:rPr>
            </w:pPr>
            <w:r w:rsidRPr="006F79AF">
              <w:rPr>
                <w:rFonts w:ascii="Arial" w:hAnsi="Arial" w:cs="Arial"/>
                <w:sz w:val="16"/>
                <w:szCs w:val="16"/>
                <w:lang w:val="en-US"/>
              </w:rPr>
              <w:t>Note: SFO corresponds to after clock calibration can be applied to Fe.</w:t>
            </w:r>
          </w:p>
          <w:p w14:paraId="78E89744" w14:textId="77777777" w:rsidR="006F79AF" w:rsidRPr="006F79AF" w:rsidRDefault="006F79AF" w:rsidP="00C6051E">
            <w:pPr>
              <w:numPr>
                <w:ilvl w:val="0"/>
                <w:numId w:val="312"/>
              </w:numPr>
              <w:rPr>
                <w:rFonts w:ascii="Arial" w:hAnsi="Arial" w:cs="Arial"/>
                <w:sz w:val="16"/>
                <w:szCs w:val="16"/>
                <w:lang w:val="en-US"/>
              </w:rPr>
            </w:pPr>
            <w:r w:rsidRPr="006F79AF">
              <w:rPr>
                <w:rFonts w:ascii="Arial" w:hAnsi="Arial" w:cs="Arial"/>
                <w:sz w:val="16"/>
                <w:szCs w:val="16"/>
                <w:lang w:val="en-US"/>
              </w:rPr>
              <w:t>FFS other models</w:t>
            </w:r>
          </w:p>
          <w:p w14:paraId="0E00119A"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FFS: CFO for device 2b.</w:t>
            </w:r>
          </w:p>
          <w:p w14:paraId="03AA7D98" w14:textId="1E146C85" w:rsidR="006F79AF" w:rsidRPr="006F79AF" w:rsidRDefault="006F79AF" w:rsidP="0009159E">
            <w:pPr>
              <w:numPr>
                <w:ilvl w:val="0"/>
                <w:numId w:val="308"/>
              </w:numPr>
              <w:rPr>
                <w:rFonts w:ascii="Arial" w:hAnsi="Arial" w:cs="Arial"/>
                <w:sz w:val="16"/>
                <w:szCs w:val="16"/>
                <w:lang w:val="en-US"/>
              </w:rPr>
            </w:pPr>
            <w:r w:rsidRPr="006F79AF">
              <w:rPr>
                <w:rFonts w:ascii="Arial" w:hAnsi="Arial" w:cs="Arial"/>
                <w:sz w:val="16"/>
                <w:szCs w:val="16"/>
                <w:lang w:val="en-US"/>
              </w:rPr>
              <w:t>[100ppm/200ppm/1000ppm, 0.1ppm/s]</w:t>
            </w:r>
          </w:p>
        </w:tc>
        <w:tc>
          <w:tcPr>
            <w:tcW w:w="458" w:type="pct"/>
            <w:tcBorders>
              <w:top w:val="nil"/>
              <w:left w:val="nil"/>
              <w:bottom w:val="single" w:sz="8" w:space="0" w:color="auto"/>
              <w:right w:val="single" w:sz="8" w:space="0" w:color="auto"/>
            </w:tcBorders>
          </w:tcPr>
          <w:p w14:paraId="3EA0F06F" w14:textId="77777777" w:rsidR="006F79AF" w:rsidRPr="006F79AF" w:rsidRDefault="006F79AF" w:rsidP="006F79AF">
            <w:pPr>
              <w:rPr>
                <w:rFonts w:ascii="Arial" w:hAnsi="Arial" w:cs="Arial"/>
                <w:i/>
                <w:iCs/>
                <w:sz w:val="16"/>
                <w:szCs w:val="16"/>
              </w:rPr>
            </w:pPr>
          </w:p>
        </w:tc>
        <w:tc>
          <w:tcPr>
            <w:tcW w:w="426" w:type="pct"/>
            <w:tcBorders>
              <w:top w:val="nil"/>
              <w:left w:val="nil"/>
              <w:bottom w:val="single" w:sz="8" w:space="0" w:color="auto"/>
              <w:right w:val="single" w:sz="8" w:space="0" w:color="auto"/>
            </w:tcBorders>
          </w:tcPr>
          <w:p w14:paraId="3F349F5A" w14:textId="77777777" w:rsidR="006F79AF" w:rsidRPr="006F79AF" w:rsidRDefault="006F79AF" w:rsidP="006F79AF">
            <w:pPr>
              <w:rPr>
                <w:rFonts w:ascii="Arial" w:hAnsi="Arial" w:cs="Arial"/>
                <w:i/>
                <w:iCs/>
                <w:sz w:val="16"/>
                <w:szCs w:val="16"/>
                <w:lang w:val="en-US"/>
              </w:rPr>
            </w:pPr>
          </w:p>
        </w:tc>
      </w:tr>
      <w:tr w:rsidR="006F79AF" w:rsidRPr="006F79AF" w14:paraId="62A638FB" w14:textId="77777777" w:rsidTr="0009159E">
        <w:trPr>
          <w:trHeight w:val="20"/>
        </w:trPr>
        <w:tc>
          <w:tcPr>
            <w:tcW w:w="209" w:type="pct"/>
            <w:tcBorders>
              <w:top w:val="nil"/>
              <w:left w:val="single" w:sz="8" w:space="0" w:color="auto"/>
              <w:bottom w:val="single" w:sz="8" w:space="0" w:color="auto"/>
              <w:right w:val="single" w:sz="8" w:space="0" w:color="auto"/>
            </w:tcBorders>
            <w:hideMark/>
          </w:tcPr>
          <w:p w14:paraId="7598008B" w14:textId="77777777" w:rsidR="006F79AF" w:rsidRPr="006F79AF" w:rsidRDefault="006F79AF" w:rsidP="006F79AF">
            <w:pPr>
              <w:rPr>
                <w:rFonts w:ascii="Arial" w:hAnsi="Arial" w:cs="Arial"/>
                <w:b/>
                <w:bCs/>
                <w:sz w:val="16"/>
                <w:szCs w:val="16"/>
              </w:rPr>
            </w:pPr>
            <w:r w:rsidRPr="006F79AF">
              <w:rPr>
                <w:rFonts w:ascii="Arial" w:hAnsi="Arial" w:cs="Arial"/>
                <w:b/>
                <w:bCs/>
                <w:sz w:val="16"/>
                <w:szCs w:val="16"/>
                <w:lang w:val="en-US"/>
              </w:rPr>
              <w:t>[0r]</w:t>
            </w:r>
          </w:p>
        </w:tc>
        <w:tc>
          <w:tcPr>
            <w:tcW w:w="1317"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6359D5BF"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Device 1/2a/2b</w:t>
            </w:r>
          </w:p>
        </w:tc>
        <w:tc>
          <w:tcPr>
            <w:tcW w:w="2590" w:type="pct"/>
            <w:tcBorders>
              <w:top w:val="nil"/>
              <w:left w:val="nil"/>
              <w:bottom w:val="single" w:sz="8" w:space="0" w:color="auto"/>
              <w:right w:val="single" w:sz="8" w:space="0" w:color="auto"/>
            </w:tcBorders>
            <w:tcMar>
              <w:top w:w="0" w:type="dxa"/>
              <w:left w:w="108" w:type="dxa"/>
              <w:bottom w:w="0" w:type="dxa"/>
              <w:right w:w="108" w:type="dxa"/>
            </w:tcMar>
            <w:hideMark/>
          </w:tcPr>
          <w:p w14:paraId="0869E6F8"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Options are as follows,</w:t>
            </w:r>
          </w:p>
          <w:p w14:paraId="61CE5EC1" w14:textId="77777777" w:rsidR="006F79AF" w:rsidRPr="006F79AF" w:rsidRDefault="006F79AF" w:rsidP="006F79AF">
            <w:pPr>
              <w:numPr>
                <w:ilvl w:val="0"/>
                <w:numId w:val="308"/>
              </w:numPr>
              <w:rPr>
                <w:rFonts w:ascii="Arial" w:hAnsi="Arial" w:cs="Arial"/>
                <w:sz w:val="16"/>
                <w:szCs w:val="16"/>
                <w:lang w:val="en-US"/>
              </w:rPr>
            </w:pPr>
            <w:r w:rsidRPr="006F79AF">
              <w:rPr>
                <w:rFonts w:ascii="Arial" w:hAnsi="Arial" w:cs="Arial"/>
                <w:sz w:val="16"/>
                <w:szCs w:val="16"/>
                <w:lang w:val="en-US"/>
              </w:rPr>
              <w:lastRenderedPageBreak/>
              <w:t>Device 1, RF-ED</w:t>
            </w:r>
          </w:p>
          <w:p w14:paraId="451607D3" w14:textId="77777777" w:rsidR="006F79AF" w:rsidRPr="006F79AF" w:rsidRDefault="006F79AF" w:rsidP="006F79AF">
            <w:pPr>
              <w:numPr>
                <w:ilvl w:val="0"/>
                <w:numId w:val="308"/>
              </w:numPr>
              <w:rPr>
                <w:rFonts w:ascii="Arial" w:hAnsi="Arial" w:cs="Arial"/>
                <w:sz w:val="16"/>
                <w:szCs w:val="16"/>
                <w:lang w:val="en-US"/>
              </w:rPr>
            </w:pPr>
            <w:r w:rsidRPr="006F79AF">
              <w:rPr>
                <w:rFonts w:ascii="Arial" w:hAnsi="Arial" w:cs="Arial"/>
                <w:sz w:val="16"/>
                <w:szCs w:val="16"/>
                <w:lang w:val="en-US"/>
              </w:rPr>
              <w:t>Device 2a, RF-ED</w:t>
            </w:r>
          </w:p>
          <w:p w14:paraId="79371133" w14:textId="77777777" w:rsidR="006F79AF" w:rsidRPr="006F79AF" w:rsidRDefault="006F79AF" w:rsidP="006F79AF">
            <w:pPr>
              <w:numPr>
                <w:ilvl w:val="0"/>
                <w:numId w:val="308"/>
              </w:numPr>
              <w:rPr>
                <w:rFonts w:ascii="Arial" w:hAnsi="Arial" w:cs="Arial"/>
                <w:sz w:val="16"/>
                <w:szCs w:val="16"/>
                <w:lang w:val="en-US"/>
              </w:rPr>
            </w:pPr>
            <w:r w:rsidRPr="006F79AF">
              <w:rPr>
                <w:rFonts w:ascii="Arial" w:hAnsi="Arial" w:cs="Arial"/>
                <w:sz w:val="16"/>
                <w:szCs w:val="16"/>
                <w:lang w:val="en-US"/>
              </w:rPr>
              <w:t>Device 2b, RF-ED/IF-ED/ZIF</w:t>
            </w:r>
          </w:p>
          <w:p w14:paraId="509BD2C7" w14:textId="77777777" w:rsidR="006F79AF" w:rsidRPr="006F79AF" w:rsidRDefault="006F79AF" w:rsidP="006F79AF">
            <w:pPr>
              <w:rPr>
                <w:rFonts w:ascii="Arial" w:hAnsi="Arial" w:cs="Arial"/>
                <w:sz w:val="16"/>
                <w:szCs w:val="16"/>
                <w:lang w:val="en-US"/>
              </w:rPr>
            </w:pPr>
            <w:r w:rsidRPr="006F79AF">
              <w:rPr>
                <w:rFonts w:ascii="Arial" w:hAnsi="Arial" w:cs="Arial"/>
                <w:i/>
                <w:iCs/>
                <w:sz w:val="16"/>
                <w:szCs w:val="16"/>
                <w:lang w:val="en-US"/>
              </w:rPr>
              <w:t>&lt;Editor’s Note: will be updated according to agreements from 9.4.1.2&gt; </w:t>
            </w:r>
          </w:p>
        </w:tc>
        <w:tc>
          <w:tcPr>
            <w:tcW w:w="458" w:type="pct"/>
            <w:tcBorders>
              <w:top w:val="nil"/>
              <w:left w:val="nil"/>
              <w:bottom w:val="single" w:sz="8" w:space="0" w:color="auto"/>
              <w:right w:val="single" w:sz="8" w:space="0" w:color="auto"/>
            </w:tcBorders>
          </w:tcPr>
          <w:p w14:paraId="04F202E0" w14:textId="77777777" w:rsidR="006F79AF" w:rsidRPr="006F79AF" w:rsidRDefault="006F79AF" w:rsidP="006F79AF">
            <w:pPr>
              <w:rPr>
                <w:rFonts w:ascii="Arial" w:hAnsi="Arial" w:cs="Arial"/>
                <w:sz w:val="16"/>
                <w:szCs w:val="16"/>
                <w:lang w:val="en-US"/>
              </w:rPr>
            </w:pPr>
          </w:p>
        </w:tc>
        <w:tc>
          <w:tcPr>
            <w:tcW w:w="426" w:type="pct"/>
            <w:tcBorders>
              <w:top w:val="nil"/>
              <w:left w:val="nil"/>
              <w:bottom w:val="single" w:sz="8" w:space="0" w:color="auto"/>
              <w:right w:val="single" w:sz="8" w:space="0" w:color="auto"/>
            </w:tcBorders>
          </w:tcPr>
          <w:p w14:paraId="5364F20A" w14:textId="77777777" w:rsidR="006F79AF" w:rsidRPr="006F79AF" w:rsidRDefault="006F79AF" w:rsidP="006F79AF">
            <w:pPr>
              <w:rPr>
                <w:rFonts w:ascii="Arial" w:hAnsi="Arial" w:cs="Arial"/>
                <w:sz w:val="16"/>
                <w:szCs w:val="16"/>
                <w:lang w:val="en-US"/>
              </w:rPr>
            </w:pPr>
          </w:p>
        </w:tc>
      </w:tr>
      <w:tr w:rsidR="006F79AF" w:rsidRPr="006F79AF" w14:paraId="4826B11F" w14:textId="77777777" w:rsidTr="0009159E">
        <w:trPr>
          <w:trHeight w:val="20"/>
        </w:trPr>
        <w:tc>
          <w:tcPr>
            <w:tcW w:w="209" w:type="pct"/>
            <w:tcBorders>
              <w:top w:val="nil"/>
              <w:left w:val="single" w:sz="8" w:space="0" w:color="auto"/>
              <w:bottom w:val="single" w:sz="8" w:space="0" w:color="auto"/>
              <w:right w:val="single" w:sz="8" w:space="0" w:color="auto"/>
            </w:tcBorders>
          </w:tcPr>
          <w:p w14:paraId="1DE4DCBD" w14:textId="77777777" w:rsidR="006F79AF" w:rsidRPr="006F79AF" w:rsidRDefault="006F79AF" w:rsidP="006F79AF">
            <w:pPr>
              <w:rPr>
                <w:rFonts w:ascii="Arial" w:hAnsi="Arial" w:cs="Arial"/>
                <w:b/>
                <w:bCs/>
                <w:sz w:val="16"/>
                <w:szCs w:val="16"/>
              </w:rPr>
            </w:pPr>
          </w:p>
        </w:tc>
        <w:tc>
          <w:tcPr>
            <w:tcW w:w="3907" w:type="pct"/>
            <w:gridSpan w:val="3"/>
            <w:tcBorders>
              <w:top w:val="nil"/>
              <w:left w:val="nil"/>
              <w:bottom w:val="single" w:sz="8" w:space="0" w:color="auto"/>
              <w:right w:val="single" w:sz="8" w:space="0" w:color="auto"/>
            </w:tcBorders>
            <w:tcMar>
              <w:top w:w="0" w:type="dxa"/>
              <w:left w:w="108" w:type="dxa"/>
              <w:bottom w:w="0" w:type="dxa"/>
              <w:right w:w="108" w:type="dxa"/>
            </w:tcMar>
            <w:hideMark/>
          </w:tcPr>
          <w:p w14:paraId="6FF4F32F" w14:textId="77777777" w:rsidR="006F79AF" w:rsidRPr="006F79AF" w:rsidRDefault="006F79AF" w:rsidP="006F79AF">
            <w:pPr>
              <w:rPr>
                <w:rFonts w:ascii="Arial" w:hAnsi="Arial" w:cs="Arial"/>
                <w:sz w:val="16"/>
                <w:szCs w:val="16"/>
              </w:rPr>
            </w:pPr>
            <w:r w:rsidRPr="006F79AF">
              <w:rPr>
                <w:rFonts w:ascii="Arial" w:hAnsi="Arial" w:cs="Arial"/>
                <w:b/>
                <w:bCs/>
                <w:sz w:val="16"/>
                <w:szCs w:val="16"/>
                <w:lang w:val="en-US"/>
              </w:rPr>
              <w:t>R2D specific parameters</w:t>
            </w:r>
          </w:p>
        </w:tc>
        <w:tc>
          <w:tcPr>
            <w:tcW w:w="458" w:type="pct"/>
            <w:tcBorders>
              <w:top w:val="nil"/>
              <w:left w:val="nil"/>
              <w:bottom w:val="single" w:sz="8" w:space="0" w:color="auto"/>
              <w:right w:val="single" w:sz="8" w:space="0" w:color="auto"/>
            </w:tcBorders>
          </w:tcPr>
          <w:p w14:paraId="23223894" w14:textId="77777777" w:rsidR="006F79AF" w:rsidRPr="006F79AF" w:rsidRDefault="006F79AF" w:rsidP="006F79AF">
            <w:pPr>
              <w:rPr>
                <w:rFonts w:ascii="Arial" w:hAnsi="Arial" w:cs="Arial"/>
                <w:b/>
                <w:bCs/>
                <w:sz w:val="16"/>
                <w:szCs w:val="16"/>
              </w:rPr>
            </w:pPr>
          </w:p>
        </w:tc>
        <w:tc>
          <w:tcPr>
            <w:tcW w:w="426" w:type="pct"/>
            <w:tcBorders>
              <w:top w:val="nil"/>
              <w:left w:val="nil"/>
              <w:bottom w:val="single" w:sz="8" w:space="0" w:color="auto"/>
              <w:right w:val="single" w:sz="8" w:space="0" w:color="auto"/>
            </w:tcBorders>
          </w:tcPr>
          <w:p w14:paraId="72E14BD2" w14:textId="77777777" w:rsidR="006F79AF" w:rsidRPr="006F79AF" w:rsidRDefault="006F79AF" w:rsidP="006F79AF">
            <w:pPr>
              <w:rPr>
                <w:rFonts w:ascii="Arial" w:hAnsi="Arial" w:cs="Arial"/>
                <w:b/>
                <w:bCs/>
                <w:sz w:val="16"/>
                <w:szCs w:val="16"/>
                <w:lang w:val="en-US"/>
              </w:rPr>
            </w:pPr>
          </w:p>
        </w:tc>
      </w:tr>
      <w:tr w:rsidR="006F79AF" w:rsidRPr="006F79AF" w14:paraId="1C100C50" w14:textId="77777777" w:rsidTr="0009159E">
        <w:trPr>
          <w:trHeight w:val="20"/>
        </w:trPr>
        <w:tc>
          <w:tcPr>
            <w:tcW w:w="209" w:type="pct"/>
            <w:tcBorders>
              <w:top w:val="nil"/>
              <w:left w:val="single" w:sz="8" w:space="0" w:color="auto"/>
              <w:bottom w:val="single" w:sz="8" w:space="0" w:color="auto"/>
              <w:right w:val="single" w:sz="8" w:space="0" w:color="auto"/>
            </w:tcBorders>
            <w:hideMark/>
          </w:tcPr>
          <w:p w14:paraId="0F65D997" w14:textId="77777777" w:rsidR="006F79AF" w:rsidRPr="006F79AF" w:rsidRDefault="006F79AF" w:rsidP="006F79AF">
            <w:pPr>
              <w:rPr>
                <w:rFonts w:ascii="Arial" w:hAnsi="Arial" w:cs="Arial"/>
                <w:sz w:val="16"/>
                <w:szCs w:val="16"/>
              </w:rPr>
            </w:pPr>
            <w:r w:rsidRPr="006F79AF">
              <w:rPr>
                <w:rFonts w:ascii="Arial" w:hAnsi="Arial" w:cs="Arial"/>
                <w:b/>
                <w:bCs/>
                <w:sz w:val="16"/>
                <w:szCs w:val="16"/>
                <w:lang w:val="en-US"/>
              </w:rPr>
              <w:t>[1a]</w:t>
            </w:r>
          </w:p>
        </w:tc>
        <w:tc>
          <w:tcPr>
            <w:tcW w:w="1317"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51593BD6"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Transmission bandwidth</w:t>
            </w:r>
          </w:p>
        </w:tc>
        <w:tc>
          <w:tcPr>
            <w:tcW w:w="2590" w:type="pct"/>
            <w:tcBorders>
              <w:top w:val="nil"/>
              <w:left w:val="nil"/>
              <w:bottom w:val="single" w:sz="8" w:space="0" w:color="auto"/>
              <w:right w:val="single" w:sz="8" w:space="0" w:color="auto"/>
            </w:tcBorders>
            <w:tcMar>
              <w:top w:w="0" w:type="dxa"/>
              <w:left w:w="108" w:type="dxa"/>
              <w:bottom w:w="0" w:type="dxa"/>
              <w:right w:w="108" w:type="dxa"/>
            </w:tcMar>
            <w:hideMark/>
          </w:tcPr>
          <w:p w14:paraId="6759739B"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180 kHz as baseline. Other larger values are not precluded.</w:t>
            </w:r>
          </w:p>
        </w:tc>
        <w:tc>
          <w:tcPr>
            <w:tcW w:w="458" w:type="pct"/>
            <w:tcBorders>
              <w:top w:val="nil"/>
              <w:left w:val="nil"/>
              <w:bottom w:val="single" w:sz="8" w:space="0" w:color="auto"/>
              <w:right w:val="single" w:sz="8" w:space="0" w:color="auto"/>
            </w:tcBorders>
          </w:tcPr>
          <w:p w14:paraId="6DB4EC9A" w14:textId="77777777" w:rsidR="006F79AF" w:rsidRPr="006F79AF" w:rsidRDefault="006F79AF" w:rsidP="006F79AF">
            <w:pPr>
              <w:rPr>
                <w:rFonts w:ascii="Arial" w:hAnsi="Arial" w:cs="Arial"/>
                <w:sz w:val="16"/>
                <w:szCs w:val="16"/>
                <w:lang w:val="en-US"/>
              </w:rPr>
            </w:pPr>
          </w:p>
        </w:tc>
        <w:tc>
          <w:tcPr>
            <w:tcW w:w="426" w:type="pct"/>
            <w:tcBorders>
              <w:top w:val="nil"/>
              <w:left w:val="nil"/>
              <w:bottom w:val="single" w:sz="8" w:space="0" w:color="auto"/>
              <w:right w:val="single" w:sz="8" w:space="0" w:color="auto"/>
            </w:tcBorders>
          </w:tcPr>
          <w:p w14:paraId="50E5D458" w14:textId="77777777" w:rsidR="006F79AF" w:rsidRPr="006F79AF" w:rsidRDefault="006F79AF" w:rsidP="006F79AF">
            <w:pPr>
              <w:rPr>
                <w:rFonts w:ascii="Arial" w:hAnsi="Arial" w:cs="Arial"/>
                <w:sz w:val="16"/>
                <w:szCs w:val="16"/>
                <w:lang w:val="en-US"/>
              </w:rPr>
            </w:pPr>
          </w:p>
        </w:tc>
      </w:tr>
      <w:tr w:rsidR="006F79AF" w:rsidRPr="006F79AF" w14:paraId="156A4B02" w14:textId="77777777" w:rsidTr="0009159E">
        <w:trPr>
          <w:trHeight w:val="20"/>
        </w:trPr>
        <w:tc>
          <w:tcPr>
            <w:tcW w:w="209" w:type="pct"/>
            <w:tcBorders>
              <w:top w:val="nil"/>
              <w:left w:val="single" w:sz="8" w:space="0" w:color="auto"/>
              <w:bottom w:val="single" w:sz="8" w:space="0" w:color="auto"/>
              <w:right w:val="single" w:sz="8" w:space="0" w:color="auto"/>
            </w:tcBorders>
            <w:hideMark/>
          </w:tcPr>
          <w:p w14:paraId="2EB51275" w14:textId="77777777" w:rsidR="006F79AF" w:rsidRPr="006F79AF" w:rsidRDefault="006F79AF" w:rsidP="006F79AF">
            <w:pPr>
              <w:rPr>
                <w:rFonts w:ascii="Arial" w:hAnsi="Arial" w:cs="Arial"/>
                <w:b/>
                <w:bCs/>
                <w:sz w:val="16"/>
                <w:szCs w:val="16"/>
                <w:lang w:val="en-US"/>
              </w:rPr>
            </w:pPr>
            <w:r w:rsidRPr="006F79AF">
              <w:rPr>
                <w:rFonts w:ascii="Arial" w:hAnsi="Arial" w:cs="Arial"/>
                <w:b/>
                <w:bCs/>
                <w:sz w:val="16"/>
                <w:szCs w:val="16"/>
                <w:lang w:val="en-US"/>
              </w:rPr>
              <w:t>[1b]</w:t>
            </w:r>
          </w:p>
        </w:tc>
        <w:tc>
          <w:tcPr>
            <w:tcW w:w="1317"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7391F196"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FFS: ED bandwidth</w:t>
            </w:r>
          </w:p>
        </w:tc>
        <w:tc>
          <w:tcPr>
            <w:tcW w:w="2590" w:type="pct"/>
            <w:tcBorders>
              <w:top w:val="nil"/>
              <w:left w:val="nil"/>
              <w:bottom w:val="single" w:sz="8" w:space="0" w:color="auto"/>
              <w:right w:val="single" w:sz="8" w:space="0" w:color="auto"/>
            </w:tcBorders>
            <w:tcMar>
              <w:top w:w="0" w:type="dxa"/>
              <w:left w:w="108" w:type="dxa"/>
              <w:bottom w:w="0" w:type="dxa"/>
              <w:right w:w="108" w:type="dxa"/>
            </w:tcMar>
          </w:tcPr>
          <w:p w14:paraId="40EDF497"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The ED bandwidth is the bandwidth for calculating the noise/interference (if any) power:</w:t>
            </w:r>
          </w:p>
          <w:p w14:paraId="03CD0A51"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 xml:space="preserve">For evaluations, the value(s) of ED bandwidth is 20 MHz for RF-ED, [180] kHz for IF/ZIF receiver. </w:t>
            </w:r>
          </w:p>
          <w:p w14:paraId="6C118783" w14:textId="77777777" w:rsidR="006F79AF" w:rsidRPr="006F79AF" w:rsidRDefault="006F79AF" w:rsidP="006F79AF">
            <w:pPr>
              <w:rPr>
                <w:rFonts w:ascii="Arial" w:hAnsi="Arial" w:cs="Arial"/>
                <w:sz w:val="16"/>
                <w:szCs w:val="16"/>
                <w:lang w:val="en-US"/>
              </w:rPr>
            </w:pPr>
          </w:p>
          <w:p w14:paraId="77888E5E"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Note: this does not imply that a A-IoT device supports sampling clock rate as large as RF ED bandwidth.</w:t>
            </w:r>
          </w:p>
        </w:tc>
        <w:tc>
          <w:tcPr>
            <w:tcW w:w="458" w:type="pct"/>
            <w:tcBorders>
              <w:top w:val="nil"/>
              <w:left w:val="nil"/>
              <w:bottom w:val="single" w:sz="8" w:space="0" w:color="auto"/>
              <w:right w:val="single" w:sz="8" w:space="0" w:color="auto"/>
            </w:tcBorders>
          </w:tcPr>
          <w:p w14:paraId="4CCAAE00" w14:textId="77777777" w:rsidR="006F79AF" w:rsidRPr="006F79AF" w:rsidRDefault="006F79AF" w:rsidP="006F79AF">
            <w:pPr>
              <w:rPr>
                <w:rFonts w:ascii="Arial" w:hAnsi="Arial" w:cs="Arial"/>
                <w:sz w:val="16"/>
                <w:szCs w:val="16"/>
                <w:lang w:val="en-US"/>
              </w:rPr>
            </w:pPr>
          </w:p>
        </w:tc>
        <w:tc>
          <w:tcPr>
            <w:tcW w:w="426" w:type="pct"/>
            <w:tcBorders>
              <w:top w:val="nil"/>
              <w:left w:val="nil"/>
              <w:bottom w:val="single" w:sz="8" w:space="0" w:color="auto"/>
              <w:right w:val="single" w:sz="8" w:space="0" w:color="auto"/>
            </w:tcBorders>
          </w:tcPr>
          <w:p w14:paraId="1682079A" w14:textId="77777777" w:rsidR="006F79AF" w:rsidRPr="006F79AF" w:rsidRDefault="006F79AF" w:rsidP="006F79AF">
            <w:pPr>
              <w:rPr>
                <w:rFonts w:ascii="Arial" w:hAnsi="Arial" w:cs="Arial"/>
                <w:sz w:val="16"/>
                <w:szCs w:val="16"/>
                <w:lang w:val="en-US"/>
              </w:rPr>
            </w:pPr>
          </w:p>
        </w:tc>
      </w:tr>
      <w:tr w:rsidR="006F79AF" w:rsidRPr="006F79AF" w14:paraId="660B44BF" w14:textId="77777777" w:rsidTr="0009159E">
        <w:trPr>
          <w:trHeight w:val="20"/>
        </w:trPr>
        <w:tc>
          <w:tcPr>
            <w:tcW w:w="209" w:type="pct"/>
            <w:tcBorders>
              <w:top w:val="nil"/>
              <w:left w:val="single" w:sz="8" w:space="0" w:color="auto"/>
              <w:bottom w:val="single" w:sz="8" w:space="0" w:color="auto"/>
              <w:right w:val="single" w:sz="8" w:space="0" w:color="auto"/>
            </w:tcBorders>
            <w:hideMark/>
          </w:tcPr>
          <w:p w14:paraId="29CC37B6" w14:textId="77777777" w:rsidR="006F79AF" w:rsidRPr="006F79AF" w:rsidRDefault="006F79AF" w:rsidP="006F79AF">
            <w:pPr>
              <w:rPr>
                <w:rFonts w:ascii="Arial" w:hAnsi="Arial" w:cs="Arial"/>
                <w:b/>
                <w:bCs/>
                <w:sz w:val="16"/>
                <w:szCs w:val="16"/>
                <w:lang w:val="en-US"/>
              </w:rPr>
            </w:pPr>
            <w:r w:rsidRPr="006F79AF">
              <w:rPr>
                <w:rFonts w:ascii="Arial" w:hAnsi="Arial" w:cs="Arial"/>
                <w:b/>
                <w:bCs/>
                <w:sz w:val="16"/>
                <w:szCs w:val="16"/>
                <w:lang w:val="en-US"/>
              </w:rPr>
              <w:t>[1c]</w:t>
            </w:r>
          </w:p>
        </w:tc>
        <w:tc>
          <w:tcPr>
            <w:tcW w:w="1317"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1A820C7F"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FFS: BB LPF</w:t>
            </w:r>
          </w:p>
        </w:tc>
        <w:tc>
          <w:tcPr>
            <w:tcW w:w="2590" w:type="pct"/>
            <w:tcBorders>
              <w:top w:val="nil"/>
              <w:left w:val="nil"/>
              <w:bottom w:val="single" w:sz="8" w:space="0" w:color="auto"/>
              <w:right w:val="single" w:sz="8" w:space="0" w:color="auto"/>
            </w:tcBorders>
            <w:tcMar>
              <w:top w:w="0" w:type="dxa"/>
              <w:left w:w="108" w:type="dxa"/>
              <w:bottom w:w="0" w:type="dxa"/>
              <w:right w:w="108" w:type="dxa"/>
            </w:tcMar>
            <w:hideMark/>
          </w:tcPr>
          <w:p w14:paraId="0A2633A4"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[X]-order Butterworth/RC filter with cutoff frequency at [Y] kHz, half of R2D transmission bandwidth.</w:t>
            </w:r>
          </w:p>
          <w:p w14:paraId="7697C356"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Companies to report X = {3, 5}.</w:t>
            </w:r>
          </w:p>
        </w:tc>
        <w:tc>
          <w:tcPr>
            <w:tcW w:w="458" w:type="pct"/>
            <w:tcBorders>
              <w:top w:val="nil"/>
              <w:left w:val="nil"/>
              <w:bottom w:val="single" w:sz="8" w:space="0" w:color="auto"/>
              <w:right w:val="single" w:sz="8" w:space="0" w:color="auto"/>
            </w:tcBorders>
          </w:tcPr>
          <w:p w14:paraId="372DB341" w14:textId="77777777" w:rsidR="006F79AF" w:rsidRPr="006F79AF" w:rsidRDefault="006F79AF" w:rsidP="006F79AF">
            <w:pPr>
              <w:rPr>
                <w:rFonts w:ascii="Arial" w:hAnsi="Arial" w:cs="Arial"/>
                <w:sz w:val="16"/>
                <w:szCs w:val="16"/>
                <w:lang w:val="en-US"/>
              </w:rPr>
            </w:pPr>
          </w:p>
        </w:tc>
        <w:tc>
          <w:tcPr>
            <w:tcW w:w="426" w:type="pct"/>
            <w:tcBorders>
              <w:top w:val="nil"/>
              <w:left w:val="nil"/>
              <w:bottom w:val="single" w:sz="8" w:space="0" w:color="auto"/>
              <w:right w:val="single" w:sz="8" w:space="0" w:color="auto"/>
            </w:tcBorders>
          </w:tcPr>
          <w:p w14:paraId="6F428593" w14:textId="77777777" w:rsidR="006F79AF" w:rsidRPr="006F79AF" w:rsidRDefault="006F79AF" w:rsidP="006F79AF">
            <w:pPr>
              <w:rPr>
                <w:rFonts w:ascii="Arial" w:hAnsi="Arial" w:cs="Arial"/>
                <w:sz w:val="16"/>
                <w:szCs w:val="16"/>
                <w:lang w:val="en-US"/>
              </w:rPr>
            </w:pPr>
          </w:p>
        </w:tc>
      </w:tr>
      <w:tr w:rsidR="006F79AF" w:rsidRPr="006F79AF" w14:paraId="0FC53C44" w14:textId="77777777" w:rsidTr="0009159E">
        <w:trPr>
          <w:trHeight w:val="20"/>
        </w:trPr>
        <w:tc>
          <w:tcPr>
            <w:tcW w:w="209" w:type="pct"/>
            <w:tcBorders>
              <w:top w:val="nil"/>
              <w:left w:val="single" w:sz="8" w:space="0" w:color="auto"/>
              <w:bottom w:val="single" w:sz="8" w:space="0" w:color="auto"/>
              <w:right w:val="single" w:sz="8" w:space="0" w:color="auto"/>
            </w:tcBorders>
            <w:hideMark/>
          </w:tcPr>
          <w:p w14:paraId="59594667" w14:textId="77777777" w:rsidR="006F79AF" w:rsidRPr="006F79AF" w:rsidRDefault="006F79AF" w:rsidP="006F79AF">
            <w:pPr>
              <w:rPr>
                <w:rFonts w:ascii="Arial" w:hAnsi="Arial" w:cs="Arial"/>
                <w:b/>
                <w:bCs/>
                <w:sz w:val="16"/>
                <w:szCs w:val="16"/>
                <w:lang w:val="en-US"/>
              </w:rPr>
            </w:pPr>
            <w:r w:rsidRPr="006F79AF">
              <w:rPr>
                <w:rFonts w:ascii="Arial" w:hAnsi="Arial" w:cs="Arial"/>
                <w:b/>
                <w:bCs/>
                <w:sz w:val="16"/>
                <w:szCs w:val="16"/>
                <w:lang w:val="en-US"/>
              </w:rPr>
              <w:t>[1d]</w:t>
            </w:r>
          </w:p>
        </w:tc>
        <w:tc>
          <w:tcPr>
            <w:tcW w:w="1317"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50EEB04A"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Waveform</w:t>
            </w:r>
          </w:p>
        </w:tc>
        <w:tc>
          <w:tcPr>
            <w:tcW w:w="2590" w:type="pct"/>
            <w:tcBorders>
              <w:top w:val="nil"/>
              <w:left w:val="nil"/>
              <w:bottom w:val="single" w:sz="8" w:space="0" w:color="auto"/>
              <w:right w:val="single" w:sz="8" w:space="0" w:color="auto"/>
            </w:tcBorders>
            <w:tcMar>
              <w:top w:w="0" w:type="dxa"/>
              <w:left w:w="108" w:type="dxa"/>
              <w:bottom w:w="0" w:type="dxa"/>
              <w:right w:w="108" w:type="dxa"/>
            </w:tcMar>
            <w:hideMark/>
          </w:tcPr>
          <w:p w14:paraId="6FEDDCAC"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OOK waveform generated by OFDM modulator</w:t>
            </w:r>
          </w:p>
        </w:tc>
        <w:tc>
          <w:tcPr>
            <w:tcW w:w="458" w:type="pct"/>
            <w:tcBorders>
              <w:top w:val="nil"/>
              <w:left w:val="nil"/>
              <w:bottom w:val="single" w:sz="8" w:space="0" w:color="auto"/>
              <w:right w:val="single" w:sz="8" w:space="0" w:color="auto"/>
            </w:tcBorders>
          </w:tcPr>
          <w:p w14:paraId="1337B1DE" w14:textId="77777777" w:rsidR="006F79AF" w:rsidRPr="006F79AF" w:rsidRDefault="006F79AF" w:rsidP="006F79AF">
            <w:pPr>
              <w:rPr>
                <w:rFonts w:ascii="Arial" w:hAnsi="Arial" w:cs="Arial"/>
                <w:sz w:val="16"/>
                <w:szCs w:val="16"/>
                <w:lang w:val="en-US"/>
              </w:rPr>
            </w:pPr>
          </w:p>
        </w:tc>
        <w:tc>
          <w:tcPr>
            <w:tcW w:w="426" w:type="pct"/>
            <w:tcBorders>
              <w:top w:val="nil"/>
              <w:left w:val="nil"/>
              <w:bottom w:val="single" w:sz="8" w:space="0" w:color="auto"/>
              <w:right w:val="single" w:sz="8" w:space="0" w:color="auto"/>
            </w:tcBorders>
          </w:tcPr>
          <w:p w14:paraId="5AAF3D08" w14:textId="77777777" w:rsidR="006F79AF" w:rsidRPr="006F79AF" w:rsidRDefault="006F79AF" w:rsidP="006F79AF">
            <w:pPr>
              <w:rPr>
                <w:rFonts w:ascii="Arial" w:hAnsi="Arial" w:cs="Arial"/>
                <w:sz w:val="16"/>
                <w:szCs w:val="16"/>
                <w:lang w:val="en-US"/>
              </w:rPr>
            </w:pPr>
          </w:p>
        </w:tc>
      </w:tr>
      <w:tr w:rsidR="006F79AF" w:rsidRPr="006F79AF" w14:paraId="79874B61" w14:textId="77777777" w:rsidTr="0009159E">
        <w:trPr>
          <w:trHeight w:val="20"/>
        </w:trPr>
        <w:tc>
          <w:tcPr>
            <w:tcW w:w="209" w:type="pct"/>
            <w:tcBorders>
              <w:top w:val="nil"/>
              <w:left w:val="single" w:sz="8" w:space="0" w:color="auto"/>
              <w:bottom w:val="single" w:sz="8" w:space="0" w:color="auto"/>
              <w:right w:val="single" w:sz="8" w:space="0" w:color="auto"/>
            </w:tcBorders>
            <w:hideMark/>
          </w:tcPr>
          <w:p w14:paraId="1CA5C6CF" w14:textId="77777777" w:rsidR="006F79AF" w:rsidRPr="006F79AF" w:rsidRDefault="006F79AF" w:rsidP="006F79AF">
            <w:pPr>
              <w:rPr>
                <w:rFonts w:ascii="Arial" w:hAnsi="Arial" w:cs="Arial"/>
                <w:b/>
                <w:bCs/>
                <w:sz w:val="16"/>
                <w:szCs w:val="16"/>
                <w:lang w:val="en-US"/>
              </w:rPr>
            </w:pPr>
            <w:r w:rsidRPr="006F79AF">
              <w:rPr>
                <w:rFonts w:ascii="Arial" w:hAnsi="Arial" w:cs="Arial"/>
                <w:b/>
                <w:bCs/>
                <w:sz w:val="16"/>
                <w:szCs w:val="16"/>
                <w:lang w:val="en-US"/>
              </w:rPr>
              <w:t>[1e]</w:t>
            </w:r>
          </w:p>
        </w:tc>
        <w:tc>
          <w:tcPr>
            <w:tcW w:w="1317"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1EC8BF54"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Modulation</w:t>
            </w:r>
          </w:p>
        </w:tc>
        <w:tc>
          <w:tcPr>
            <w:tcW w:w="2590" w:type="pct"/>
            <w:tcBorders>
              <w:top w:val="nil"/>
              <w:left w:val="nil"/>
              <w:bottom w:val="single" w:sz="8" w:space="0" w:color="auto"/>
              <w:right w:val="single" w:sz="8" w:space="0" w:color="auto"/>
            </w:tcBorders>
            <w:tcMar>
              <w:top w:w="0" w:type="dxa"/>
              <w:left w:w="108" w:type="dxa"/>
              <w:bottom w:w="0" w:type="dxa"/>
              <w:right w:w="108" w:type="dxa"/>
            </w:tcMar>
            <w:hideMark/>
          </w:tcPr>
          <w:p w14:paraId="1660C1F9"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OOK</w:t>
            </w:r>
          </w:p>
          <w:p w14:paraId="18FE39BD"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Companies to report, e.g., OOK-1, OOK-4 with M chips per OFDM symbol</w:t>
            </w:r>
          </w:p>
        </w:tc>
        <w:tc>
          <w:tcPr>
            <w:tcW w:w="458" w:type="pct"/>
            <w:tcBorders>
              <w:top w:val="nil"/>
              <w:left w:val="nil"/>
              <w:bottom w:val="single" w:sz="8" w:space="0" w:color="auto"/>
              <w:right w:val="single" w:sz="8" w:space="0" w:color="auto"/>
            </w:tcBorders>
          </w:tcPr>
          <w:p w14:paraId="6BF9B7B0" w14:textId="77777777" w:rsidR="006F79AF" w:rsidRPr="006F79AF" w:rsidRDefault="006F79AF" w:rsidP="006F79AF">
            <w:pPr>
              <w:rPr>
                <w:rFonts w:ascii="Arial" w:hAnsi="Arial" w:cs="Arial"/>
                <w:sz w:val="16"/>
                <w:szCs w:val="16"/>
                <w:lang w:val="en-US"/>
              </w:rPr>
            </w:pPr>
          </w:p>
        </w:tc>
        <w:tc>
          <w:tcPr>
            <w:tcW w:w="426" w:type="pct"/>
            <w:tcBorders>
              <w:top w:val="nil"/>
              <w:left w:val="nil"/>
              <w:bottom w:val="single" w:sz="8" w:space="0" w:color="auto"/>
              <w:right w:val="single" w:sz="8" w:space="0" w:color="auto"/>
            </w:tcBorders>
          </w:tcPr>
          <w:p w14:paraId="6608C555" w14:textId="77777777" w:rsidR="006F79AF" w:rsidRPr="006F79AF" w:rsidRDefault="006F79AF" w:rsidP="006F79AF">
            <w:pPr>
              <w:rPr>
                <w:rFonts w:ascii="Arial" w:hAnsi="Arial" w:cs="Arial"/>
                <w:sz w:val="16"/>
                <w:szCs w:val="16"/>
                <w:lang w:val="en-US"/>
              </w:rPr>
            </w:pPr>
          </w:p>
        </w:tc>
      </w:tr>
      <w:tr w:rsidR="006F79AF" w:rsidRPr="006F79AF" w14:paraId="04BA617A" w14:textId="77777777" w:rsidTr="0009159E">
        <w:trPr>
          <w:trHeight w:val="20"/>
        </w:trPr>
        <w:tc>
          <w:tcPr>
            <w:tcW w:w="209" w:type="pct"/>
            <w:tcBorders>
              <w:top w:val="nil"/>
              <w:left w:val="single" w:sz="8" w:space="0" w:color="auto"/>
              <w:bottom w:val="single" w:sz="8" w:space="0" w:color="auto"/>
              <w:right w:val="single" w:sz="8" w:space="0" w:color="auto"/>
            </w:tcBorders>
            <w:hideMark/>
          </w:tcPr>
          <w:p w14:paraId="5663D1F5" w14:textId="77777777" w:rsidR="006F79AF" w:rsidRPr="006F79AF" w:rsidRDefault="006F79AF" w:rsidP="006F79AF">
            <w:pPr>
              <w:rPr>
                <w:rFonts w:ascii="Arial" w:hAnsi="Arial" w:cs="Arial"/>
                <w:b/>
                <w:bCs/>
                <w:sz w:val="16"/>
                <w:szCs w:val="16"/>
                <w:lang w:val="en-US"/>
              </w:rPr>
            </w:pPr>
            <w:r w:rsidRPr="006F79AF">
              <w:rPr>
                <w:rFonts w:ascii="Arial" w:hAnsi="Arial" w:cs="Arial"/>
                <w:b/>
                <w:bCs/>
                <w:sz w:val="16"/>
                <w:szCs w:val="16"/>
                <w:lang w:val="en-US"/>
              </w:rPr>
              <w:t>[1f]</w:t>
            </w:r>
          </w:p>
        </w:tc>
        <w:tc>
          <w:tcPr>
            <w:tcW w:w="1317"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4E7A7873"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Line code</w:t>
            </w:r>
          </w:p>
        </w:tc>
        <w:tc>
          <w:tcPr>
            <w:tcW w:w="2590" w:type="pct"/>
            <w:tcBorders>
              <w:top w:val="nil"/>
              <w:left w:val="nil"/>
              <w:bottom w:val="single" w:sz="8" w:space="0" w:color="auto"/>
              <w:right w:val="single" w:sz="8" w:space="0" w:color="auto"/>
            </w:tcBorders>
            <w:tcMar>
              <w:top w:w="0" w:type="dxa"/>
              <w:left w:w="108" w:type="dxa"/>
              <w:bottom w:w="0" w:type="dxa"/>
              <w:right w:w="108" w:type="dxa"/>
            </w:tcMar>
            <w:hideMark/>
          </w:tcPr>
          <w:p w14:paraId="4B6BA274"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Companies to report, e.g., Manchester, PIE</w:t>
            </w:r>
          </w:p>
        </w:tc>
        <w:tc>
          <w:tcPr>
            <w:tcW w:w="458" w:type="pct"/>
            <w:tcBorders>
              <w:top w:val="nil"/>
              <w:left w:val="nil"/>
              <w:bottom w:val="single" w:sz="8" w:space="0" w:color="auto"/>
              <w:right w:val="single" w:sz="8" w:space="0" w:color="auto"/>
            </w:tcBorders>
          </w:tcPr>
          <w:p w14:paraId="7B440B56" w14:textId="77777777" w:rsidR="006F79AF" w:rsidRPr="006F79AF" w:rsidRDefault="006F79AF" w:rsidP="006F79AF">
            <w:pPr>
              <w:rPr>
                <w:rFonts w:ascii="Arial" w:hAnsi="Arial" w:cs="Arial"/>
                <w:sz w:val="16"/>
                <w:szCs w:val="16"/>
                <w:lang w:val="en-US"/>
              </w:rPr>
            </w:pPr>
          </w:p>
        </w:tc>
        <w:tc>
          <w:tcPr>
            <w:tcW w:w="426" w:type="pct"/>
            <w:tcBorders>
              <w:top w:val="nil"/>
              <w:left w:val="nil"/>
              <w:bottom w:val="single" w:sz="8" w:space="0" w:color="auto"/>
              <w:right w:val="single" w:sz="8" w:space="0" w:color="auto"/>
            </w:tcBorders>
          </w:tcPr>
          <w:p w14:paraId="7C73E237" w14:textId="77777777" w:rsidR="006F79AF" w:rsidRPr="006F79AF" w:rsidRDefault="006F79AF" w:rsidP="006F79AF">
            <w:pPr>
              <w:rPr>
                <w:rFonts w:ascii="Arial" w:hAnsi="Arial" w:cs="Arial"/>
                <w:sz w:val="16"/>
                <w:szCs w:val="16"/>
                <w:lang w:val="en-US"/>
              </w:rPr>
            </w:pPr>
          </w:p>
        </w:tc>
      </w:tr>
      <w:tr w:rsidR="006F79AF" w:rsidRPr="006F79AF" w14:paraId="3B288B0B" w14:textId="77777777" w:rsidTr="0009159E">
        <w:trPr>
          <w:trHeight w:val="20"/>
        </w:trPr>
        <w:tc>
          <w:tcPr>
            <w:tcW w:w="209" w:type="pct"/>
            <w:tcBorders>
              <w:top w:val="nil"/>
              <w:left w:val="single" w:sz="8" w:space="0" w:color="auto"/>
              <w:bottom w:val="single" w:sz="8" w:space="0" w:color="auto"/>
              <w:right w:val="single" w:sz="8" w:space="0" w:color="auto"/>
            </w:tcBorders>
            <w:hideMark/>
          </w:tcPr>
          <w:p w14:paraId="7D3A44C8" w14:textId="77777777" w:rsidR="006F79AF" w:rsidRPr="006F79AF" w:rsidRDefault="006F79AF" w:rsidP="006F79AF">
            <w:pPr>
              <w:rPr>
                <w:rFonts w:ascii="Arial" w:hAnsi="Arial" w:cs="Arial"/>
                <w:b/>
                <w:bCs/>
                <w:sz w:val="16"/>
                <w:szCs w:val="16"/>
                <w:lang w:val="en-US"/>
              </w:rPr>
            </w:pPr>
            <w:r w:rsidRPr="006F79AF">
              <w:rPr>
                <w:rFonts w:ascii="Arial" w:hAnsi="Arial" w:cs="Arial"/>
                <w:b/>
                <w:bCs/>
                <w:sz w:val="16"/>
                <w:szCs w:val="16"/>
                <w:lang w:val="en-US"/>
              </w:rPr>
              <w:t>[1g]</w:t>
            </w:r>
          </w:p>
        </w:tc>
        <w:tc>
          <w:tcPr>
            <w:tcW w:w="1317"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3F6DA717"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FEC</w:t>
            </w:r>
          </w:p>
        </w:tc>
        <w:tc>
          <w:tcPr>
            <w:tcW w:w="2590" w:type="pct"/>
            <w:tcBorders>
              <w:top w:val="nil"/>
              <w:left w:val="nil"/>
              <w:bottom w:val="single" w:sz="8" w:space="0" w:color="auto"/>
              <w:right w:val="single" w:sz="8" w:space="0" w:color="auto"/>
            </w:tcBorders>
            <w:tcMar>
              <w:top w:w="0" w:type="dxa"/>
              <w:left w:w="108" w:type="dxa"/>
              <w:bottom w:w="0" w:type="dxa"/>
              <w:right w:w="108" w:type="dxa"/>
            </w:tcMar>
            <w:hideMark/>
          </w:tcPr>
          <w:p w14:paraId="6CAFEFB3"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No FEC as baseline</w:t>
            </w:r>
          </w:p>
        </w:tc>
        <w:tc>
          <w:tcPr>
            <w:tcW w:w="458" w:type="pct"/>
            <w:tcBorders>
              <w:top w:val="nil"/>
              <w:left w:val="nil"/>
              <w:bottom w:val="single" w:sz="8" w:space="0" w:color="auto"/>
              <w:right w:val="single" w:sz="8" w:space="0" w:color="auto"/>
            </w:tcBorders>
          </w:tcPr>
          <w:p w14:paraId="348B97C5" w14:textId="77777777" w:rsidR="006F79AF" w:rsidRPr="006F79AF" w:rsidRDefault="006F79AF" w:rsidP="006F79AF">
            <w:pPr>
              <w:rPr>
                <w:rFonts w:ascii="Arial" w:hAnsi="Arial" w:cs="Arial"/>
                <w:sz w:val="16"/>
                <w:szCs w:val="16"/>
                <w:lang w:val="en-US"/>
              </w:rPr>
            </w:pPr>
          </w:p>
        </w:tc>
        <w:tc>
          <w:tcPr>
            <w:tcW w:w="426" w:type="pct"/>
            <w:tcBorders>
              <w:top w:val="nil"/>
              <w:left w:val="nil"/>
              <w:bottom w:val="single" w:sz="8" w:space="0" w:color="auto"/>
              <w:right w:val="single" w:sz="8" w:space="0" w:color="auto"/>
            </w:tcBorders>
          </w:tcPr>
          <w:p w14:paraId="6A4A3037" w14:textId="77777777" w:rsidR="006F79AF" w:rsidRPr="006F79AF" w:rsidRDefault="006F79AF" w:rsidP="006F79AF">
            <w:pPr>
              <w:rPr>
                <w:rFonts w:ascii="Arial" w:hAnsi="Arial" w:cs="Arial"/>
                <w:sz w:val="16"/>
                <w:szCs w:val="16"/>
                <w:lang w:val="en-US"/>
              </w:rPr>
            </w:pPr>
          </w:p>
        </w:tc>
      </w:tr>
      <w:tr w:rsidR="006F79AF" w:rsidRPr="006F79AF" w14:paraId="395EDEFB" w14:textId="77777777" w:rsidTr="0009159E">
        <w:trPr>
          <w:trHeight w:val="20"/>
        </w:trPr>
        <w:tc>
          <w:tcPr>
            <w:tcW w:w="209" w:type="pct"/>
            <w:tcBorders>
              <w:top w:val="nil"/>
              <w:left w:val="single" w:sz="8" w:space="0" w:color="auto"/>
              <w:bottom w:val="single" w:sz="8" w:space="0" w:color="auto"/>
              <w:right w:val="single" w:sz="8" w:space="0" w:color="auto"/>
            </w:tcBorders>
            <w:hideMark/>
          </w:tcPr>
          <w:p w14:paraId="1D6AEF67" w14:textId="77777777" w:rsidR="006F79AF" w:rsidRPr="006F79AF" w:rsidRDefault="006F79AF" w:rsidP="006F79AF">
            <w:pPr>
              <w:rPr>
                <w:rFonts w:ascii="Arial" w:hAnsi="Arial" w:cs="Arial"/>
                <w:b/>
                <w:bCs/>
                <w:sz w:val="16"/>
                <w:szCs w:val="16"/>
                <w:lang w:val="en-US"/>
              </w:rPr>
            </w:pPr>
            <w:r w:rsidRPr="006F79AF">
              <w:rPr>
                <w:rFonts w:ascii="Arial" w:hAnsi="Arial" w:cs="Arial"/>
                <w:b/>
                <w:bCs/>
                <w:sz w:val="16"/>
                <w:szCs w:val="16"/>
                <w:lang w:val="en-US"/>
              </w:rPr>
              <w:t>[1h]</w:t>
            </w:r>
          </w:p>
        </w:tc>
        <w:tc>
          <w:tcPr>
            <w:tcW w:w="1317"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2A6F040F"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ADC bit width</w:t>
            </w:r>
          </w:p>
        </w:tc>
        <w:tc>
          <w:tcPr>
            <w:tcW w:w="2590" w:type="pct"/>
            <w:tcBorders>
              <w:top w:val="nil"/>
              <w:left w:val="nil"/>
              <w:bottom w:val="single" w:sz="8" w:space="0" w:color="auto"/>
              <w:right w:val="single" w:sz="8" w:space="0" w:color="auto"/>
            </w:tcBorders>
            <w:tcMar>
              <w:top w:w="0" w:type="dxa"/>
              <w:left w:w="108" w:type="dxa"/>
              <w:bottom w:w="0" w:type="dxa"/>
              <w:right w:w="108" w:type="dxa"/>
            </w:tcMar>
            <w:hideMark/>
          </w:tcPr>
          <w:p w14:paraId="7FFB6B6B"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1-bit for device 1</w:t>
            </w:r>
          </w:p>
          <w:p w14:paraId="6B54DC02"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4-bit for device 2</w:t>
            </w:r>
          </w:p>
        </w:tc>
        <w:tc>
          <w:tcPr>
            <w:tcW w:w="458" w:type="pct"/>
            <w:tcBorders>
              <w:top w:val="nil"/>
              <w:left w:val="nil"/>
              <w:bottom w:val="single" w:sz="8" w:space="0" w:color="auto"/>
              <w:right w:val="single" w:sz="8" w:space="0" w:color="auto"/>
            </w:tcBorders>
          </w:tcPr>
          <w:p w14:paraId="3189278C" w14:textId="77777777" w:rsidR="006F79AF" w:rsidRPr="006F79AF" w:rsidRDefault="006F79AF" w:rsidP="006F79AF">
            <w:pPr>
              <w:rPr>
                <w:rFonts w:ascii="Arial" w:hAnsi="Arial" w:cs="Arial"/>
                <w:sz w:val="16"/>
                <w:szCs w:val="16"/>
                <w:lang w:val="en-US"/>
              </w:rPr>
            </w:pPr>
          </w:p>
        </w:tc>
        <w:tc>
          <w:tcPr>
            <w:tcW w:w="426" w:type="pct"/>
            <w:tcBorders>
              <w:top w:val="nil"/>
              <w:left w:val="nil"/>
              <w:bottom w:val="single" w:sz="8" w:space="0" w:color="auto"/>
              <w:right w:val="single" w:sz="8" w:space="0" w:color="auto"/>
            </w:tcBorders>
          </w:tcPr>
          <w:p w14:paraId="75BEF235" w14:textId="77777777" w:rsidR="006F79AF" w:rsidRPr="006F79AF" w:rsidRDefault="006F79AF" w:rsidP="006F79AF">
            <w:pPr>
              <w:rPr>
                <w:rFonts w:ascii="Arial" w:hAnsi="Arial" w:cs="Arial"/>
                <w:sz w:val="16"/>
                <w:szCs w:val="16"/>
                <w:lang w:val="en-US"/>
              </w:rPr>
            </w:pPr>
          </w:p>
        </w:tc>
      </w:tr>
      <w:tr w:rsidR="006F79AF" w:rsidRPr="006F79AF" w14:paraId="41CA53BF" w14:textId="77777777" w:rsidTr="0009159E">
        <w:trPr>
          <w:trHeight w:val="20"/>
        </w:trPr>
        <w:tc>
          <w:tcPr>
            <w:tcW w:w="209" w:type="pct"/>
            <w:tcBorders>
              <w:top w:val="nil"/>
              <w:left w:val="single" w:sz="8" w:space="0" w:color="auto"/>
              <w:bottom w:val="single" w:sz="8" w:space="0" w:color="auto"/>
              <w:right w:val="single" w:sz="8" w:space="0" w:color="auto"/>
            </w:tcBorders>
            <w:hideMark/>
          </w:tcPr>
          <w:p w14:paraId="079D0340" w14:textId="77777777" w:rsidR="006F79AF" w:rsidRPr="006F79AF" w:rsidRDefault="006F79AF" w:rsidP="006F79AF">
            <w:pPr>
              <w:rPr>
                <w:rFonts w:ascii="Arial" w:hAnsi="Arial" w:cs="Arial"/>
                <w:b/>
                <w:bCs/>
                <w:sz w:val="16"/>
                <w:szCs w:val="16"/>
                <w:lang w:val="en-US"/>
              </w:rPr>
            </w:pPr>
            <w:r w:rsidRPr="006F79AF">
              <w:rPr>
                <w:rFonts w:ascii="Arial" w:hAnsi="Arial" w:cs="Arial"/>
                <w:b/>
                <w:bCs/>
                <w:sz w:val="16"/>
                <w:szCs w:val="16"/>
                <w:lang w:val="en-US"/>
              </w:rPr>
              <w:t>[1j]</w:t>
            </w:r>
          </w:p>
        </w:tc>
        <w:tc>
          <w:tcPr>
            <w:tcW w:w="1317"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2D926D57"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Detection/decoding method for Line code</w:t>
            </w:r>
          </w:p>
        </w:tc>
        <w:tc>
          <w:tcPr>
            <w:tcW w:w="2590" w:type="pct"/>
            <w:tcBorders>
              <w:top w:val="nil"/>
              <w:left w:val="nil"/>
              <w:bottom w:val="single" w:sz="8" w:space="0" w:color="auto"/>
              <w:right w:val="single" w:sz="8" w:space="0" w:color="auto"/>
            </w:tcBorders>
            <w:tcMar>
              <w:top w:w="0" w:type="dxa"/>
              <w:left w:w="108" w:type="dxa"/>
              <w:bottom w:w="0" w:type="dxa"/>
              <w:right w:w="108" w:type="dxa"/>
            </w:tcMar>
            <w:hideMark/>
          </w:tcPr>
          <w:p w14:paraId="65797A32"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Companies to report</w:t>
            </w:r>
          </w:p>
        </w:tc>
        <w:tc>
          <w:tcPr>
            <w:tcW w:w="458" w:type="pct"/>
            <w:tcBorders>
              <w:top w:val="nil"/>
              <w:left w:val="nil"/>
              <w:bottom w:val="single" w:sz="8" w:space="0" w:color="auto"/>
              <w:right w:val="single" w:sz="8" w:space="0" w:color="auto"/>
            </w:tcBorders>
          </w:tcPr>
          <w:p w14:paraId="0051B6F8" w14:textId="77777777" w:rsidR="006F79AF" w:rsidRPr="006F79AF" w:rsidRDefault="006F79AF" w:rsidP="006F79AF">
            <w:pPr>
              <w:rPr>
                <w:rFonts w:ascii="Arial" w:hAnsi="Arial" w:cs="Arial"/>
                <w:sz w:val="16"/>
                <w:szCs w:val="16"/>
                <w:lang w:val="en-US"/>
              </w:rPr>
            </w:pPr>
          </w:p>
        </w:tc>
        <w:tc>
          <w:tcPr>
            <w:tcW w:w="426" w:type="pct"/>
            <w:tcBorders>
              <w:top w:val="nil"/>
              <w:left w:val="nil"/>
              <w:bottom w:val="single" w:sz="8" w:space="0" w:color="auto"/>
              <w:right w:val="single" w:sz="8" w:space="0" w:color="auto"/>
            </w:tcBorders>
          </w:tcPr>
          <w:p w14:paraId="59E503A9" w14:textId="77777777" w:rsidR="006F79AF" w:rsidRPr="006F79AF" w:rsidRDefault="006F79AF" w:rsidP="006F79AF">
            <w:pPr>
              <w:rPr>
                <w:rFonts w:ascii="Arial" w:hAnsi="Arial" w:cs="Arial"/>
                <w:sz w:val="16"/>
                <w:szCs w:val="16"/>
                <w:lang w:val="en-US"/>
              </w:rPr>
            </w:pPr>
          </w:p>
        </w:tc>
      </w:tr>
      <w:tr w:rsidR="006F79AF" w:rsidRPr="006F79AF" w14:paraId="6FD2D108" w14:textId="77777777" w:rsidTr="0009159E">
        <w:trPr>
          <w:trHeight w:val="20"/>
        </w:trPr>
        <w:tc>
          <w:tcPr>
            <w:tcW w:w="209" w:type="pct"/>
            <w:tcBorders>
              <w:top w:val="nil"/>
              <w:left w:val="single" w:sz="8" w:space="0" w:color="auto"/>
              <w:bottom w:val="single" w:sz="8" w:space="0" w:color="auto"/>
              <w:right w:val="single" w:sz="8" w:space="0" w:color="auto"/>
            </w:tcBorders>
          </w:tcPr>
          <w:p w14:paraId="09FB9717" w14:textId="77777777" w:rsidR="006F79AF" w:rsidRPr="006F79AF" w:rsidRDefault="006F79AF" w:rsidP="006F79AF">
            <w:pPr>
              <w:rPr>
                <w:rFonts w:ascii="Arial" w:hAnsi="Arial" w:cs="Arial"/>
                <w:b/>
                <w:bCs/>
                <w:sz w:val="16"/>
                <w:szCs w:val="16"/>
              </w:rPr>
            </w:pPr>
          </w:p>
        </w:tc>
        <w:tc>
          <w:tcPr>
            <w:tcW w:w="3907" w:type="pct"/>
            <w:gridSpan w:val="3"/>
            <w:tcBorders>
              <w:top w:val="nil"/>
              <w:left w:val="nil"/>
              <w:bottom w:val="single" w:sz="8" w:space="0" w:color="auto"/>
              <w:right w:val="single" w:sz="8" w:space="0" w:color="auto"/>
            </w:tcBorders>
            <w:tcMar>
              <w:top w:w="0" w:type="dxa"/>
              <w:left w:w="108" w:type="dxa"/>
              <w:bottom w:w="0" w:type="dxa"/>
              <w:right w:w="108" w:type="dxa"/>
            </w:tcMar>
            <w:hideMark/>
          </w:tcPr>
          <w:p w14:paraId="13DFF286" w14:textId="77777777" w:rsidR="006F79AF" w:rsidRPr="006F79AF" w:rsidRDefault="006F79AF" w:rsidP="006F79AF">
            <w:pPr>
              <w:rPr>
                <w:rFonts w:ascii="Arial" w:hAnsi="Arial" w:cs="Arial"/>
                <w:sz w:val="16"/>
                <w:szCs w:val="16"/>
              </w:rPr>
            </w:pPr>
            <w:r w:rsidRPr="006F79AF">
              <w:rPr>
                <w:rFonts w:ascii="Arial" w:hAnsi="Arial" w:cs="Arial"/>
                <w:b/>
                <w:bCs/>
                <w:sz w:val="16"/>
                <w:szCs w:val="16"/>
                <w:lang w:val="en-US"/>
              </w:rPr>
              <w:t>D2R specific parameters</w:t>
            </w:r>
          </w:p>
        </w:tc>
        <w:tc>
          <w:tcPr>
            <w:tcW w:w="458" w:type="pct"/>
            <w:tcBorders>
              <w:top w:val="nil"/>
              <w:left w:val="nil"/>
              <w:bottom w:val="single" w:sz="8" w:space="0" w:color="auto"/>
              <w:right w:val="single" w:sz="8" w:space="0" w:color="auto"/>
            </w:tcBorders>
          </w:tcPr>
          <w:p w14:paraId="1167B5C1" w14:textId="77777777" w:rsidR="006F79AF" w:rsidRPr="006F79AF" w:rsidRDefault="006F79AF" w:rsidP="006F79AF">
            <w:pPr>
              <w:rPr>
                <w:rFonts w:ascii="Arial" w:hAnsi="Arial" w:cs="Arial"/>
                <w:b/>
                <w:bCs/>
                <w:sz w:val="16"/>
                <w:szCs w:val="16"/>
              </w:rPr>
            </w:pPr>
          </w:p>
        </w:tc>
        <w:tc>
          <w:tcPr>
            <w:tcW w:w="426" w:type="pct"/>
            <w:tcBorders>
              <w:top w:val="nil"/>
              <w:left w:val="nil"/>
              <w:bottom w:val="single" w:sz="8" w:space="0" w:color="auto"/>
              <w:right w:val="single" w:sz="8" w:space="0" w:color="auto"/>
            </w:tcBorders>
          </w:tcPr>
          <w:p w14:paraId="52B473FF" w14:textId="77777777" w:rsidR="006F79AF" w:rsidRPr="006F79AF" w:rsidRDefault="006F79AF" w:rsidP="006F79AF">
            <w:pPr>
              <w:rPr>
                <w:rFonts w:ascii="Arial" w:hAnsi="Arial" w:cs="Arial"/>
                <w:b/>
                <w:bCs/>
                <w:sz w:val="16"/>
                <w:szCs w:val="16"/>
                <w:lang w:val="en-US"/>
              </w:rPr>
            </w:pPr>
          </w:p>
        </w:tc>
      </w:tr>
      <w:tr w:rsidR="006F79AF" w:rsidRPr="006F79AF" w14:paraId="07ADF109" w14:textId="77777777" w:rsidTr="0009159E">
        <w:trPr>
          <w:trHeight w:val="20"/>
        </w:trPr>
        <w:tc>
          <w:tcPr>
            <w:tcW w:w="209" w:type="pct"/>
            <w:tcBorders>
              <w:top w:val="nil"/>
              <w:left w:val="single" w:sz="8" w:space="0" w:color="auto"/>
              <w:bottom w:val="single" w:sz="8" w:space="0" w:color="auto"/>
              <w:right w:val="single" w:sz="8" w:space="0" w:color="auto"/>
            </w:tcBorders>
            <w:hideMark/>
          </w:tcPr>
          <w:p w14:paraId="05AA001E" w14:textId="77777777" w:rsidR="006F79AF" w:rsidRPr="006F79AF" w:rsidRDefault="006F79AF" w:rsidP="006F79AF">
            <w:pPr>
              <w:rPr>
                <w:rFonts w:ascii="Arial" w:hAnsi="Arial" w:cs="Arial"/>
                <w:sz w:val="16"/>
                <w:szCs w:val="16"/>
              </w:rPr>
            </w:pPr>
            <w:r w:rsidRPr="006F79AF">
              <w:rPr>
                <w:rFonts w:ascii="Arial" w:hAnsi="Arial" w:cs="Arial"/>
                <w:b/>
                <w:bCs/>
                <w:sz w:val="16"/>
                <w:szCs w:val="16"/>
                <w:lang w:val="en-US"/>
              </w:rPr>
              <w:t>[2a1]</w:t>
            </w:r>
          </w:p>
        </w:tc>
        <w:tc>
          <w:tcPr>
            <w:tcW w:w="1317"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65D33B10"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Transmission bandwidth (w.r.t. D2R data rate)</w:t>
            </w:r>
          </w:p>
        </w:tc>
        <w:tc>
          <w:tcPr>
            <w:tcW w:w="2590" w:type="pct"/>
            <w:tcBorders>
              <w:top w:val="nil"/>
              <w:left w:val="nil"/>
              <w:bottom w:val="single" w:sz="8" w:space="0" w:color="auto"/>
              <w:right w:val="single" w:sz="8" w:space="0" w:color="auto"/>
            </w:tcBorders>
            <w:tcMar>
              <w:top w:w="0" w:type="dxa"/>
              <w:left w:w="108" w:type="dxa"/>
              <w:bottom w:w="0" w:type="dxa"/>
              <w:right w:w="108" w:type="dxa"/>
            </w:tcMar>
          </w:tcPr>
          <w:p w14:paraId="738DCF8B" w14:textId="77777777" w:rsidR="006F79AF" w:rsidRPr="006F79AF" w:rsidRDefault="006F79AF" w:rsidP="00C6051E">
            <w:pPr>
              <w:numPr>
                <w:ilvl w:val="0"/>
                <w:numId w:val="315"/>
              </w:numPr>
              <w:rPr>
                <w:rFonts w:ascii="Arial" w:hAnsi="Arial" w:cs="Arial"/>
                <w:b/>
                <w:bCs/>
                <w:sz w:val="16"/>
                <w:szCs w:val="16"/>
                <w:lang w:val="en-US"/>
              </w:rPr>
            </w:pPr>
            <w:r w:rsidRPr="006F79AF">
              <w:rPr>
                <w:rFonts w:ascii="Arial" w:hAnsi="Arial" w:cs="Arial"/>
                <w:b/>
                <w:bCs/>
                <w:sz w:val="16"/>
                <w:szCs w:val="16"/>
                <w:lang w:val="en-US"/>
              </w:rPr>
              <w:t xml:space="preserve">[2a1]-Alt1 (M): </w:t>
            </w:r>
          </w:p>
          <w:p w14:paraId="225FF591" w14:textId="77777777" w:rsidR="006F79AF" w:rsidRPr="006F79AF" w:rsidRDefault="006F79AF" w:rsidP="00C6051E">
            <w:pPr>
              <w:numPr>
                <w:ilvl w:val="1"/>
                <w:numId w:val="315"/>
              </w:numPr>
              <w:rPr>
                <w:rFonts w:ascii="Arial" w:hAnsi="Arial" w:cs="Arial"/>
                <w:sz w:val="16"/>
                <w:szCs w:val="16"/>
                <w:lang w:val="en-US"/>
              </w:rPr>
            </w:pPr>
            <w:r w:rsidRPr="006F79AF">
              <w:rPr>
                <w:rFonts w:ascii="Arial" w:hAnsi="Arial" w:cs="Arial"/>
                <w:sz w:val="16"/>
                <w:szCs w:val="16"/>
                <w:lang w:val="en-US"/>
              </w:rPr>
              <w:t>DSB</w:t>
            </w:r>
          </w:p>
          <w:p w14:paraId="565C8F12" w14:textId="77777777" w:rsidR="006F79AF" w:rsidRPr="006F79AF" w:rsidRDefault="006F79AF" w:rsidP="00C6051E">
            <w:pPr>
              <w:numPr>
                <w:ilvl w:val="1"/>
                <w:numId w:val="315"/>
              </w:numPr>
              <w:rPr>
                <w:rFonts w:ascii="Arial" w:hAnsi="Arial" w:cs="Arial"/>
                <w:sz w:val="16"/>
                <w:szCs w:val="16"/>
                <w:lang w:val="en-US"/>
              </w:rPr>
            </w:pPr>
            <w:r w:rsidRPr="006F79AF">
              <w:rPr>
                <w:rFonts w:ascii="Arial" w:hAnsi="Arial" w:cs="Arial"/>
                <w:sz w:val="16"/>
                <w:szCs w:val="16"/>
                <w:lang w:val="en-US"/>
              </w:rPr>
              <w:t xml:space="preserve">X kHz (M) and Y kHz (O) is considered for D2R transmission bandwidth. </w:t>
            </w:r>
          </w:p>
          <w:p w14:paraId="37E985BF" w14:textId="77777777" w:rsidR="006F79AF" w:rsidRPr="006F79AF" w:rsidRDefault="006F79AF" w:rsidP="00C6051E">
            <w:pPr>
              <w:numPr>
                <w:ilvl w:val="1"/>
                <w:numId w:val="315"/>
              </w:numPr>
              <w:rPr>
                <w:rFonts w:ascii="Arial" w:hAnsi="Arial" w:cs="Arial"/>
                <w:sz w:val="16"/>
                <w:szCs w:val="16"/>
                <w:lang w:val="en-US"/>
              </w:rPr>
            </w:pPr>
            <w:r w:rsidRPr="006F79AF">
              <w:rPr>
                <w:rFonts w:ascii="Arial" w:hAnsi="Arial" w:cs="Arial"/>
                <w:sz w:val="16"/>
                <w:szCs w:val="16"/>
                <w:lang w:val="en-US"/>
              </w:rPr>
              <w:t>The value is for two sidebands, i.e., the total transmission bandwidth for DSB is X kHz (M) and Y kHz (O).</w:t>
            </w:r>
          </w:p>
          <w:p w14:paraId="14BCD2EC" w14:textId="77777777" w:rsidR="006F79AF" w:rsidRPr="006F79AF" w:rsidRDefault="006F79AF" w:rsidP="00C6051E">
            <w:pPr>
              <w:numPr>
                <w:ilvl w:val="0"/>
                <w:numId w:val="315"/>
              </w:numPr>
              <w:rPr>
                <w:rFonts w:ascii="Arial" w:hAnsi="Arial" w:cs="Arial"/>
                <w:b/>
                <w:bCs/>
                <w:sz w:val="16"/>
                <w:szCs w:val="16"/>
                <w:lang w:val="en-US"/>
              </w:rPr>
            </w:pPr>
            <w:r w:rsidRPr="006F79AF">
              <w:rPr>
                <w:rFonts w:ascii="Arial" w:hAnsi="Arial" w:cs="Arial"/>
                <w:b/>
                <w:bCs/>
                <w:sz w:val="16"/>
                <w:szCs w:val="16"/>
                <w:lang w:val="en-US"/>
              </w:rPr>
              <w:t xml:space="preserve">[2a1]-Alt2: </w:t>
            </w:r>
          </w:p>
          <w:p w14:paraId="2AF455BE" w14:textId="77777777" w:rsidR="006F79AF" w:rsidRPr="006F79AF" w:rsidRDefault="006F79AF" w:rsidP="00C6051E">
            <w:pPr>
              <w:numPr>
                <w:ilvl w:val="1"/>
                <w:numId w:val="315"/>
              </w:numPr>
              <w:rPr>
                <w:rFonts w:ascii="Arial" w:hAnsi="Arial" w:cs="Arial"/>
                <w:sz w:val="16"/>
                <w:szCs w:val="16"/>
                <w:lang w:val="en-US"/>
              </w:rPr>
            </w:pPr>
            <w:r w:rsidRPr="006F79AF">
              <w:rPr>
                <w:rFonts w:ascii="Arial" w:hAnsi="Arial" w:cs="Arial"/>
                <w:sz w:val="16"/>
                <w:szCs w:val="16"/>
                <w:lang w:val="en-US"/>
              </w:rPr>
              <w:t>SSB</w:t>
            </w:r>
          </w:p>
          <w:p w14:paraId="7A8A21BA" w14:textId="77777777" w:rsidR="006F79AF" w:rsidRPr="006F79AF" w:rsidRDefault="006F79AF" w:rsidP="00C6051E">
            <w:pPr>
              <w:numPr>
                <w:ilvl w:val="1"/>
                <w:numId w:val="315"/>
              </w:numPr>
              <w:rPr>
                <w:rFonts w:ascii="Arial" w:hAnsi="Arial" w:cs="Arial"/>
                <w:sz w:val="16"/>
                <w:szCs w:val="16"/>
                <w:lang w:val="en-US"/>
              </w:rPr>
            </w:pPr>
            <w:r w:rsidRPr="006F79AF">
              <w:rPr>
                <w:rFonts w:ascii="Arial" w:hAnsi="Arial" w:cs="Arial"/>
                <w:sz w:val="16"/>
                <w:szCs w:val="16"/>
                <w:lang w:val="en-US"/>
              </w:rPr>
              <w:t xml:space="preserve">X kHz (M) and Y kHz (O) is considered for D2R transmission bandwidth. </w:t>
            </w:r>
          </w:p>
          <w:p w14:paraId="203CD642" w14:textId="77777777" w:rsidR="006F79AF" w:rsidRPr="006F79AF" w:rsidRDefault="006F79AF" w:rsidP="00C6051E">
            <w:pPr>
              <w:numPr>
                <w:ilvl w:val="1"/>
                <w:numId w:val="315"/>
              </w:numPr>
              <w:rPr>
                <w:rFonts w:ascii="Arial" w:hAnsi="Arial" w:cs="Arial"/>
                <w:sz w:val="16"/>
                <w:szCs w:val="16"/>
                <w:lang w:val="en-US"/>
              </w:rPr>
            </w:pPr>
            <w:r w:rsidRPr="006F79AF">
              <w:rPr>
                <w:rFonts w:ascii="Arial" w:hAnsi="Arial" w:cs="Arial"/>
                <w:sz w:val="16"/>
                <w:szCs w:val="16"/>
                <w:lang w:val="en-US"/>
              </w:rPr>
              <w:t>The value is for one sideband, i.e., the total transmission bandwidth for DSBSSB is X kHz (M) and Y kHz (O).</w:t>
            </w:r>
          </w:p>
          <w:p w14:paraId="58F454DA" w14:textId="77777777" w:rsidR="006F79AF" w:rsidRPr="006F79AF" w:rsidRDefault="006F79AF" w:rsidP="00C6051E">
            <w:pPr>
              <w:numPr>
                <w:ilvl w:val="1"/>
                <w:numId w:val="315"/>
              </w:numPr>
              <w:rPr>
                <w:rFonts w:ascii="Arial" w:hAnsi="Arial" w:cs="Arial"/>
                <w:sz w:val="16"/>
                <w:szCs w:val="16"/>
                <w:lang w:val="en-US"/>
              </w:rPr>
            </w:pPr>
            <w:r w:rsidRPr="006F79AF">
              <w:rPr>
                <w:rFonts w:ascii="Arial" w:hAnsi="Arial" w:cs="Arial"/>
                <w:sz w:val="16"/>
                <w:szCs w:val="16"/>
                <w:lang w:val="en-US"/>
              </w:rPr>
              <w:t>For device 2b only, FFS for device 2a.</w:t>
            </w:r>
          </w:p>
          <w:p w14:paraId="306815D9" w14:textId="77777777" w:rsidR="006F79AF" w:rsidRPr="006F79AF" w:rsidRDefault="006F79AF" w:rsidP="00C6051E">
            <w:pPr>
              <w:numPr>
                <w:ilvl w:val="0"/>
                <w:numId w:val="315"/>
              </w:numPr>
              <w:rPr>
                <w:rFonts w:ascii="Arial" w:hAnsi="Arial" w:cs="Arial"/>
                <w:sz w:val="16"/>
                <w:szCs w:val="16"/>
                <w:lang w:val="en-US"/>
              </w:rPr>
            </w:pPr>
            <w:r w:rsidRPr="006F79AF">
              <w:rPr>
                <w:rFonts w:ascii="Arial" w:hAnsi="Arial" w:cs="Arial"/>
                <w:sz w:val="16"/>
                <w:szCs w:val="16"/>
                <w:lang w:val="en-US"/>
              </w:rPr>
              <w:t>The value of X and Y is as follows, to be down-select from alternative 1 and 2</w:t>
            </w:r>
          </w:p>
          <w:p w14:paraId="241AF9D4" w14:textId="77777777" w:rsidR="006F79AF" w:rsidRPr="006F79AF" w:rsidRDefault="006F79AF" w:rsidP="00C6051E">
            <w:pPr>
              <w:numPr>
                <w:ilvl w:val="1"/>
                <w:numId w:val="315"/>
              </w:numPr>
              <w:rPr>
                <w:rFonts w:ascii="Arial" w:hAnsi="Arial" w:cs="Arial"/>
                <w:sz w:val="16"/>
                <w:szCs w:val="16"/>
                <w:lang w:val="en-US"/>
              </w:rPr>
            </w:pPr>
            <w:r w:rsidRPr="006F79AF">
              <w:rPr>
                <w:rFonts w:ascii="Arial" w:hAnsi="Arial" w:cs="Arial"/>
                <w:sz w:val="16"/>
                <w:szCs w:val="16"/>
                <w:lang w:val="en-US"/>
              </w:rPr>
              <w:t xml:space="preserve">Alternative 1: </w:t>
            </w:r>
          </w:p>
          <w:p w14:paraId="39EF053F" w14:textId="77777777" w:rsidR="006F79AF" w:rsidRPr="006F79AF" w:rsidRDefault="006F79AF" w:rsidP="00C6051E">
            <w:pPr>
              <w:numPr>
                <w:ilvl w:val="2"/>
                <w:numId w:val="315"/>
              </w:numPr>
              <w:rPr>
                <w:rFonts w:ascii="Arial" w:hAnsi="Arial" w:cs="Arial"/>
                <w:sz w:val="16"/>
                <w:szCs w:val="16"/>
                <w:lang w:val="en-US"/>
              </w:rPr>
            </w:pPr>
            <w:r w:rsidRPr="006F79AF">
              <w:rPr>
                <w:rFonts w:ascii="Arial" w:hAnsi="Arial" w:cs="Arial"/>
                <w:sz w:val="16"/>
                <w:szCs w:val="16"/>
                <w:lang w:val="en-US"/>
              </w:rPr>
              <w:t>X = {15 (M), 180 (O)}</w:t>
            </w:r>
          </w:p>
          <w:p w14:paraId="21A90373" w14:textId="77777777" w:rsidR="006F79AF" w:rsidRPr="006F79AF" w:rsidRDefault="006F79AF" w:rsidP="00C6051E">
            <w:pPr>
              <w:numPr>
                <w:ilvl w:val="2"/>
                <w:numId w:val="315"/>
              </w:numPr>
              <w:rPr>
                <w:rFonts w:ascii="Arial" w:hAnsi="Arial" w:cs="Arial"/>
                <w:sz w:val="16"/>
                <w:szCs w:val="16"/>
                <w:lang w:val="en-US"/>
              </w:rPr>
            </w:pPr>
            <w:r w:rsidRPr="006F79AF">
              <w:rPr>
                <w:rFonts w:ascii="Arial" w:hAnsi="Arial" w:cs="Arial"/>
                <w:sz w:val="16"/>
                <w:szCs w:val="16"/>
                <w:lang w:val="en-US"/>
              </w:rPr>
              <w:t>Y =180</w:t>
            </w:r>
          </w:p>
          <w:p w14:paraId="6BF62A24" w14:textId="77777777" w:rsidR="006F79AF" w:rsidRPr="006F79AF" w:rsidRDefault="006F79AF" w:rsidP="00C6051E">
            <w:pPr>
              <w:numPr>
                <w:ilvl w:val="1"/>
                <w:numId w:val="315"/>
              </w:numPr>
              <w:rPr>
                <w:rFonts w:ascii="Arial" w:hAnsi="Arial" w:cs="Arial"/>
                <w:sz w:val="16"/>
                <w:szCs w:val="16"/>
                <w:lang w:val="en-US"/>
              </w:rPr>
            </w:pPr>
            <w:r w:rsidRPr="006F79AF">
              <w:rPr>
                <w:rFonts w:ascii="Arial" w:hAnsi="Arial" w:cs="Arial"/>
                <w:sz w:val="16"/>
                <w:szCs w:val="16"/>
                <w:lang w:val="en-US"/>
              </w:rPr>
              <w:t>Alternative 2:</w:t>
            </w:r>
          </w:p>
          <w:p w14:paraId="5DBB9F56" w14:textId="77777777" w:rsidR="006F79AF" w:rsidRPr="006F79AF" w:rsidRDefault="006F79AF" w:rsidP="00C6051E">
            <w:pPr>
              <w:numPr>
                <w:ilvl w:val="2"/>
                <w:numId w:val="315"/>
              </w:numPr>
              <w:rPr>
                <w:rFonts w:ascii="Arial" w:hAnsi="Arial" w:cs="Arial"/>
                <w:sz w:val="16"/>
                <w:szCs w:val="16"/>
                <w:lang w:val="en-US"/>
              </w:rPr>
            </w:pPr>
            <w:r w:rsidRPr="006F79AF">
              <w:rPr>
                <w:rFonts w:ascii="Arial" w:hAnsi="Arial" w:cs="Arial"/>
                <w:sz w:val="16"/>
                <w:szCs w:val="16"/>
                <w:lang w:val="en-US"/>
              </w:rPr>
              <w:t>X and Y reported by companies,</w:t>
            </w:r>
          </w:p>
          <w:p w14:paraId="01DC949E" w14:textId="77777777" w:rsidR="006F79AF" w:rsidRPr="006F79AF" w:rsidRDefault="006F79AF" w:rsidP="00C6051E">
            <w:pPr>
              <w:numPr>
                <w:ilvl w:val="3"/>
                <w:numId w:val="315"/>
              </w:numPr>
              <w:rPr>
                <w:rFonts w:ascii="Arial" w:hAnsi="Arial" w:cs="Arial"/>
                <w:sz w:val="16"/>
                <w:szCs w:val="16"/>
                <w:lang w:val="en-US"/>
              </w:rPr>
            </w:pPr>
            <w:r w:rsidRPr="006F79AF">
              <w:rPr>
                <w:rFonts w:ascii="Arial" w:hAnsi="Arial" w:cs="Arial"/>
                <w:sz w:val="16"/>
                <w:szCs w:val="16"/>
                <w:lang w:val="en-US"/>
              </w:rPr>
              <w:t xml:space="preserve">the value may be related to, e.g., </w:t>
            </w:r>
          </w:p>
          <w:p w14:paraId="063E13DF" w14:textId="77777777" w:rsidR="006F79AF" w:rsidRPr="006F79AF" w:rsidRDefault="006F79AF" w:rsidP="00C6051E">
            <w:pPr>
              <w:numPr>
                <w:ilvl w:val="4"/>
                <w:numId w:val="315"/>
              </w:numPr>
              <w:rPr>
                <w:rFonts w:ascii="Arial" w:hAnsi="Arial" w:cs="Arial"/>
                <w:sz w:val="16"/>
                <w:szCs w:val="16"/>
                <w:lang w:val="en-US"/>
              </w:rPr>
            </w:pPr>
            <w:r w:rsidRPr="006F79AF">
              <w:rPr>
                <w:rFonts w:ascii="Arial" w:hAnsi="Arial" w:cs="Arial"/>
                <w:sz w:val="16"/>
                <w:szCs w:val="16"/>
                <w:lang w:val="en-US"/>
              </w:rPr>
              <w:t>Reference data rate</w:t>
            </w:r>
          </w:p>
          <w:p w14:paraId="168CF469" w14:textId="77777777" w:rsidR="006F79AF" w:rsidRPr="006F79AF" w:rsidRDefault="006F79AF" w:rsidP="00C6051E">
            <w:pPr>
              <w:numPr>
                <w:ilvl w:val="4"/>
                <w:numId w:val="315"/>
              </w:numPr>
              <w:rPr>
                <w:rFonts w:ascii="Arial" w:hAnsi="Arial" w:cs="Arial"/>
                <w:sz w:val="16"/>
                <w:szCs w:val="16"/>
                <w:lang w:val="en-US"/>
              </w:rPr>
            </w:pPr>
            <w:r w:rsidRPr="006F79AF">
              <w:rPr>
                <w:rFonts w:ascii="Arial" w:hAnsi="Arial" w:cs="Arial"/>
                <w:sz w:val="16"/>
                <w:szCs w:val="16"/>
                <w:lang w:val="en-US"/>
              </w:rPr>
              <w:t>Coding scheme</w:t>
            </w:r>
          </w:p>
          <w:p w14:paraId="38891290" w14:textId="77777777" w:rsidR="006F79AF" w:rsidRPr="006F79AF" w:rsidRDefault="006F79AF" w:rsidP="00C6051E">
            <w:pPr>
              <w:numPr>
                <w:ilvl w:val="4"/>
                <w:numId w:val="315"/>
              </w:numPr>
              <w:rPr>
                <w:rFonts w:ascii="Arial" w:hAnsi="Arial" w:cs="Arial"/>
                <w:sz w:val="16"/>
                <w:szCs w:val="16"/>
                <w:lang w:val="en-US"/>
              </w:rPr>
            </w:pPr>
            <w:r w:rsidRPr="006F79AF">
              <w:rPr>
                <w:rFonts w:ascii="Arial" w:hAnsi="Arial" w:cs="Arial"/>
                <w:sz w:val="16"/>
                <w:szCs w:val="16"/>
                <w:lang w:val="en-US"/>
              </w:rPr>
              <w:t>Repetition</w:t>
            </w:r>
          </w:p>
          <w:p w14:paraId="7D99F244" w14:textId="77777777" w:rsidR="006F79AF" w:rsidRPr="006F79AF" w:rsidRDefault="006F79AF" w:rsidP="00C6051E">
            <w:pPr>
              <w:numPr>
                <w:ilvl w:val="4"/>
                <w:numId w:val="315"/>
              </w:numPr>
              <w:rPr>
                <w:rFonts w:ascii="Arial" w:hAnsi="Arial" w:cs="Arial"/>
                <w:sz w:val="16"/>
                <w:szCs w:val="16"/>
                <w:lang w:val="en-US"/>
              </w:rPr>
            </w:pPr>
            <w:r w:rsidRPr="006F79AF">
              <w:rPr>
                <w:rFonts w:ascii="Arial" w:hAnsi="Arial" w:cs="Arial"/>
                <w:sz w:val="16"/>
                <w:szCs w:val="16"/>
                <w:lang w:val="en-US"/>
              </w:rPr>
              <w:t>With or without SFS</w:t>
            </w:r>
          </w:p>
          <w:p w14:paraId="15F01C08" w14:textId="77777777" w:rsidR="006F79AF" w:rsidRPr="006F79AF" w:rsidRDefault="006F79AF" w:rsidP="00C6051E">
            <w:pPr>
              <w:numPr>
                <w:ilvl w:val="4"/>
                <w:numId w:val="315"/>
              </w:numPr>
              <w:rPr>
                <w:rFonts w:ascii="Arial" w:hAnsi="Arial" w:cs="Arial"/>
                <w:sz w:val="16"/>
                <w:szCs w:val="16"/>
                <w:lang w:val="en-US"/>
              </w:rPr>
            </w:pPr>
            <w:r w:rsidRPr="006F79AF">
              <w:rPr>
                <w:rFonts w:ascii="Arial" w:hAnsi="Arial" w:cs="Arial"/>
                <w:sz w:val="16"/>
                <w:szCs w:val="16"/>
                <w:lang w:val="en-US"/>
              </w:rPr>
              <w:t>SSB or DSB</w:t>
            </w:r>
          </w:p>
          <w:p w14:paraId="3770262A" w14:textId="77777777" w:rsidR="006F79AF" w:rsidRPr="006F79AF" w:rsidRDefault="006F79AF" w:rsidP="006F79AF">
            <w:pPr>
              <w:rPr>
                <w:rFonts w:ascii="Arial" w:hAnsi="Arial" w:cs="Arial"/>
                <w:sz w:val="16"/>
                <w:szCs w:val="16"/>
                <w:lang w:val="en-US"/>
              </w:rPr>
            </w:pPr>
          </w:p>
          <w:p w14:paraId="742088F4" w14:textId="7AD56139" w:rsidR="006F79AF" w:rsidRPr="006F79AF" w:rsidRDefault="006F79AF" w:rsidP="00C6051E">
            <w:pPr>
              <w:numPr>
                <w:ilvl w:val="0"/>
                <w:numId w:val="313"/>
              </w:numPr>
              <w:rPr>
                <w:rFonts w:ascii="Arial" w:hAnsi="Arial" w:cs="Arial"/>
                <w:sz w:val="16"/>
                <w:szCs w:val="16"/>
                <w:lang w:val="en-US"/>
              </w:rPr>
            </w:pPr>
            <w:r w:rsidRPr="006F79AF">
              <w:rPr>
                <w:rFonts w:ascii="Arial" w:hAnsi="Arial" w:cs="Arial"/>
                <w:sz w:val="16"/>
                <w:szCs w:val="16"/>
                <w:lang w:val="en-US"/>
              </w:rPr>
              <w:t>X = {[15 (M)], [180 (O)]}, other values are not precluded and reported by companies</w:t>
            </w:r>
          </w:p>
        </w:tc>
        <w:tc>
          <w:tcPr>
            <w:tcW w:w="458" w:type="pct"/>
            <w:tcBorders>
              <w:top w:val="nil"/>
              <w:left w:val="nil"/>
              <w:bottom w:val="single" w:sz="8" w:space="0" w:color="auto"/>
              <w:right w:val="single" w:sz="8" w:space="0" w:color="auto"/>
            </w:tcBorders>
          </w:tcPr>
          <w:p w14:paraId="1F32DD0C" w14:textId="77777777" w:rsidR="006F79AF" w:rsidRPr="006F79AF" w:rsidRDefault="006F79AF" w:rsidP="006F79AF">
            <w:pPr>
              <w:rPr>
                <w:rFonts w:ascii="Arial" w:hAnsi="Arial" w:cs="Arial"/>
                <w:sz w:val="16"/>
                <w:szCs w:val="16"/>
                <w:lang w:val="en-US"/>
              </w:rPr>
            </w:pPr>
          </w:p>
        </w:tc>
        <w:tc>
          <w:tcPr>
            <w:tcW w:w="426" w:type="pct"/>
            <w:tcBorders>
              <w:top w:val="nil"/>
              <w:left w:val="nil"/>
              <w:bottom w:val="single" w:sz="8" w:space="0" w:color="auto"/>
              <w:right w:val="single" w:sz="8" w:space="0" w:color="auto"/>
            </w:tcBorders>
          </w:tcPr>
          <w:p w14:paraId="7D56D81E" w14:textId="77777777" w:rsidR="006F79AF" w:rsidRPr="006F79AF" w:rsidRDefault="006F79AF" w:rsidP="006F79AF">
            <w:pPr>
              <w:rPr>
                <w:rFonts w:ascii="Arial" w:hAnsi="Arial" w:cs="Arial"/>
                <w:sz w:val="16"/>
                <w:szCs w:val="16"/>
                <w:lang w:val="en-US"/>
              </w:rPr>
            </w:pPr>
          </w:p>
        </w:tc>
      </w:tr>
      <w:tr w:rsidR="006F79AF" w:rsidRPr="006F79AF" w14:paraId="7C530315" w14:textId="77777777" w:rsidTr="0009159E">
        <w:trPr>
          <w:trHeight w:val="20"/>
        </w:trPr>
        <w:tc>
          <w:tcPr>
            <w:tcW w:w="209" w:type="pct"/>
            <w:tcBorders>
              <w:top w:val="nil"/>
              <w:left w:val="single" w:sz="8" w:space="0" w:color="auto"/>
              <w:bottom w:val="single" w:sz="8" w:space="0" w:color="auto"/>
              <w:right w:val="single" w:sz="8" w:space="0" w:color="auto"/>
            </w:tcBorders>
            <w:hideMark/>
          </w:tcPr>
          <w:p w14:paraId="37049CBE" w14:textId="77777777" w:rsidR="006F79AF" w:rsidRPr="006F79AF" w:rsidRDefault="006F79AF" w:rsidP="006F79AF">
            <w:pPr>
              <w:rPr>
                <w:rFonts w:ascii="Arial" w:hAnsi="Arial" w:cs="Arial"/>
                <w:b/>
                <w:bCs/>
                <w:sz w:val="16"/>
                <w:szCs w:val="16"/>
                <w:lang w:val="en-US"/>
              </w:rPr>
            </w:pPr>
            <w:r w:rsidRPr="006F79AF">
              <w:rPr>
                <w:rFonts w:ascii="Arial" w:hAnsi="Arial" w:cs="Arial"/>
                <w:b/>
                <w:bCs/>
                <w:sz w:val="16"/>
                <w:szCs w:val="16"/>
                <w:lang w:val="en-US"/>
              </w:rPr>
              <w:t>[2a2]</w:t>
            </w:r>
          </w:p>
        </w:tc>
        <w:tc>
          <w:tcPr>
            <w:tcW w:w="1317"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46FE00E3"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 xml:space="preserve">[OOK/BPSK/BFSK chip rate] </w:t>
            </w:r>
          </w:p>
        </w:tc>
        <w:tc>
          <w:tcPr>
            <w:tcW w:w="2590" w:type="pct"/>
            <w:tcBorders>
              <w:top w:val="nil"/>
              <w:left w:val="nil"/>
              <w:bottom w:val="single" w:sz="8" w:space="0" w:color="auto"/>
              <w:right w:val="single" w:sz="8" w:space="0" w:color="auto"/>
            </w:tcBorders>
            <w:tcMar>
              <w:top w:w="0" w:type="dxa"/>
              <w:left w:w="108" w:type="dxa"/>
              <w:bottom w:w="0" w:type="dxa"/>
              <w:right w:w="108" w:type="dxa"/>
            </w:tcMar>
            <w:hideMark/>
          </w:tcPr>
          <w:p w14:paraId="1974D278"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 xml:space="preserve">Companies to report </w:t>
            </w:r>
          </w:p>
        </w:tc>
        <w:tc>
          <w:tcPr>
            <w:tcW w:w="458" w:type="pct"/>
            <w:tcBorders>
              <w:top w:val="nil"/>
              <w:left w:val="nil"/>
              <w:bottom w:val="single" w:sz="8" w:space="0" w:color="auto"/>
              <w:right w:val="single" w:sz="8" w:space="0" w:color="auto"/>
            </w:tcBorders>
          </w:tcPr>
          <w:p w14:paraId="31BAFC71" w14:textId="77777777" w:rsidR="006F79AF" w:rsidRPr="006F79AF" w:rsidRDefault="006F79AF" w:rsidP="006F79AF">
            <w:pPr>
              <w:rPr>
                <w:rFonts w:ascii="Arial" w:hAnsi="Arial" w:cs="Arial"/>
                <w:sz w:val="16"/>
                <w:szCs w:val="16"/>
                <w:lang w:val="en-US"/>
              </w:rPr>
            </w:pPr>
          </w:p>
        </w:tc>
        <w:tc>
          <w:tcPr>
            <w:tcW w:w="426" w:type="pct"/>
            <w:tcBorders>
              <w:top w:val="nil"/>
              <w:left w:val="nil"/>
              <w:bottom w:val="single" w:sz="8" w:space="0" w:color="auto"/>
              <w:right w:val="single" w:sz="8" w:space="0" w:color="auto"/>
            </w:tcBorders>
          </w:tcPr>
          <w:p w14:paraId="6D735364" w14:textId="77777777" w:rsidR="006F79AF" w:rsidRPr="006F79AF" w:rsidRDefault="006F79AF" w:rsidP="006F79AF">
            <w:pPr>
              <w:rPr>
                <w:rFonts w:ascii="Arial" w:hAnsi="Arial" w:cs="Arial"/>
                <w:sz w:val="16"/>
                <w:szCs w:val="16"/>
                <w:lang w:val="en-US"/>
              </w:rPr>
            </w:pPr>
          </w:p>
        </w:tc>
      </w:tr>
      <w:tr w:rsidR="006F79AF" w:rsidRPr="006F79AF" w14:paraId="7FEBF73B" w14:textId="77777777" w:rsidTr="0009159E">
        <w:trPr>
          <w:trHeight w:val="20"/>
        </w:trPr>
        <w:tc>
          <w:tcPr>
            <w:tcW w:w="209" w:type="pct"/>
            <w:tcBorders>
              <w:top w:val="nil"/>
              <w:left w:val="single" w:sz="8" w:space="0" w:color="auto"/>
              <w:bottom w:val="single" w:sz="8" w:space="0" w:color="auto"/>
              <w:right w:val="single" w:sz="8" w:space="0" w:color="auto"/>
            </w:tcBorders>
            <w:hideMark/>
          </w:tcPr>
          <w:p w14:paraId="17AA423B" w14:textId="77777777" w:rsidR="006F79AF" w:rsidRPr="006F79AF" w:rsidRDefault="006F79AF" w:rsidP="006F79AF">
            <w:pPr>
              <w:rPr>
                <w:rFonts w:ascii="Arial" w:hAnsi="Arial" w:cs="Arial"/>
                <w:b/>
                <w:bCs/>
                <w:sz w:val="16"/>
                <w:szCs w:val="16"/>
                <w:lang w:val="en-US"/>
              </w:rPr>
            </w:pPr>
            <w:r w:rsidRPr="006F79AF">
              <w:rPr>
                <w:rFonts w:ascii="Arial" w:hAnsi="Arial" w:cs="Arial"/>
                <w:b/>
                <w:bCs/>
                <w:sz w:val="16"/>
                <w:szCs w:val="16"/>
                <w:lang w:val="en-US"/>
              </w:rPr>
              <w:t>[2a3]</w:t>
            </w:r>
          </w:p>
        </w:tc>
        <w:tc>
          <w:tcPr>
            <w:tcW w:w="1317"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79BB7FD0"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Receiver bandwidth</w:t>
            </w:r>
          </w:p>
        </w:tc>
        <w:tc>
          <w:tcPr>
            <w:tcW w:w="2590" w:type="pct"/>
            <w:tcBorders>
              <w:top w:val="nil"/>
              <w:left w:val="nil"/>
              <w:bottom w:val="single" w:sz="8" w:space="0" w:color="auto"/>
              <w:right w:val="single" w:sz="8" w:space="0" w:color="auto"/>
            </w:tcBorders>
            <w:tcMar>
              <w:top w:w="0" w:type="dxa"/>
              <w:left w:w="108" w:type="dxa"/>
              <w:bottom w:w="0" w:type="dxa"/>
              <w:right w:w="108" w:type="dxa"/>
            </w:tcMar>
            <w:hideMark/>
          </w:tcPr>
          <w:p w14:paraId="2923391D"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 xml:space="preserve">D2R receiver bandwidth is the bandwidth used at the reader side to filter out the D2R signals for calculating noise and interference (if any) power. </w:t>
            </w:r>
          </w:p>
          <w:p w14:paraId="4752CC66" w14:textId="77777777" w:rsidR="006F79AF" w:rsidRPr="006F79AF" w:rsidRDefault="006F79AF" w:rsidP="006F79AF">
            <w:pPr>
              <w:numPr>
                <w:ilvl w:val="0"/>
                <w:numId w:val="308"/>
              </w:numPr>
              <w:rPr>
                <w:rFonts w:ascii="Arial" w:hAnsi="Arial" w:cs="Arial"/>
                <w:sz w:val="16"/>
                <w:szCs w:val="16"/>
                <w:lang w:val="en-US"/>
              </w:rPr>
            </w:pPr>
            <w:r w:rsidRPr="006F79AF">
              <w:rPr>
                <w:rFonts w:ascii="Arial" w:hAnsi="Arial" w:cs="Arial"/>
                <w:sz w:val="16"/>
                <w:szCs w:val="16"/>
                <w:lang w:val="en-US"/>
              </w:rPr>
              <w:t>Assume the receiver matches the transmitter's modulation, i.e., to receiver uses SSB when transmitter uses SSB, receiver uses DSB when transmitter uses DSB.</w:t>
            </w:r>
          </w:p>
          <w:p w14:paraId="4E784E1B"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Companies to report the value, and further down-selection of the values and DSB/SSB is not precluded.</w:t>
            </w:r>
          </w:p>
        </w:tc>
        <w:tc>
          <w:tcPr>
            <w:tcW w:w="458" w:type="pct"/>
            <w:tcBorders>
              <w:top w:val="nil"/>
              <w:left w:val="nil"/>
              <w:bottom w:val="single" w:sz="8" w:space="0" w:color="auto"/>
              <w:right w:val="single" w:sz="8" w:space="0" w:color="auto"/>
            </w:tcBorders>
          </w:tcPr>
          <w:p w14:paraId="78592E9B" w14:textId="77777777" w:rsidR="006F79AF" w:rsidRPr="006F79AF" w:rsidRDefault="006F79AF" w:rsidP="006F79AF">
            <w:pPr>
              <w:rPr>
                <w:rFonts w:ascii="Arial" w:hAnsi="Arial" w:cs="Arial"/>
                <w:sz w:val="16"/>
                <w:szCs w:val="16"/>
                <w:lang w:val="en-US"/>
              </w:rPr>
            </w:pPr>
          </w:p>
        </w:tc>
        <w:tc>
          <w:tcPr>
            <w:tcW w:w="426" w:type="pct"/>
            <w:tcBorders>
              <w:top w:val="nil"/>
              <w:left w:val="nil"/>
              <w:bottom w:val="single" w:sz="8" w:space="0" w:color="auto"/>
              <w:right w:val="single" w:sz="8" w:space="0" w:color="auto"/>
            </w:tcBorders>
          </w:tcPr>
          <w:p w14:paraId="105DF77C" w14:textId="77777777" w:rsidR="006F79AF" w:rsidRPr="006F79AF" w:rsidRDefault="006F79AF" w:rsidP="006F79AF">
            <w:pPr>
              <w:rPr>
                <w:rFonts w:ascii="Arial" w:hAnsi="Arial" w:cs="Arial"/>
                <w:sz w:val="16"/>
                <w:szCs w:val="16"/>
                <w:lang w:val="en-US"/>
              </w:rPr>
            </w:pPr>
          </w:p>
        </w:tc>
      </w:tr>
      <w:tr w:rsidR="006F79AF" w:rsidRPr="006F79AF" w14:paraId="3D50D5BD" w14:textId="77777777" w:rsidTr="0009159E">
        <w:trPr>
          <w:trHeight w:val="20"/>
        </w:trPr>
        <w:tc>
          <w:tcPr>
            <w:tcW w:w="209" w:type="pct"/>
            <w:tcBorders>
              <w:top w:val="nil"/>
              <w:left w:val="single" w:sz="8" w:space="0" w:color="auto"/>
              <w:bottom w:val="single" w:sz="8" w:space="0" w:color="auto"/>
              <w:right w:val="single" w:sz="8" w:space="0" w:color="auto"/>
            </w:tcBorders>
            <w:hideMark/>
          </w:tcPr>
          <w:p w14:paraId="1A789290" w14:textId="77777777" w:rsidR="006F79AF" w:rsidRPr="006F79AF" w:rsidRDefault="006F79AF" w:rsidP="006F79AF">
            <w:pPr>
              <w:rPr>
                <w:rFonts w:ascii="Arial" w:hAnsi="Arial" w:cs="Arial"/>
                <w:b/>
                <w:bCs/>
                <w:sz w:val="16"/>
                <w:szCs w:val="16"/>
                <w:lang w:val="en-US"/>
              </w:rPr>
            </w:pPr>
            <w:r w:rsidRPr="006F79AF">
              <w:rPr>
                <w:rFonts w:ascii="Arial" w:hAnsi="Arial" w:cs="Arial"/>
                <w:b/>
                <w:bCs/>
                <w:sz w:val="16"/>
                <w:szCs w:val="16"/>
                <w:lang w:val="en-US"/>
              </w:rPr>
              <w:t>[2b]</w:t>
            </w:r>
          </w:p>
        </w:tc>
        <w:tc>
          <w:tcPr>
            <w:tcW w:w="1317"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1E9B692B"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Waveform (CW)</w:t>
            </w:r>
          </w:p>
        </w:tc>
        <w:tc>
          <w:tcPr>
            <w:tcW w:w="2590" w:type="pct"/>
            <w:tcBorders>
              <w:top w:val="nil"/>
              <w:left w:val="nil"/>
              <w:bottom w:val="single" w:sz="8" w:space="0" w:color="auto"/>
              <w:right w:val="single" w:sz="8" w:space="0" w:color="auto"/>
            </w:tcBorders>
            <w:tcMar>
              <w:top w:w="0" w:type="dxa"/>
              <w:left w:w="108" w:type="dxa"/>
              <w:bottom w:w="0" w:type="dxa"/>
              <w:right w:w="108" w:type="dxa"/>
            </w:tcMar>
            <w:hideMark/>
          </w:tcPr>
          <w:p w14:paraId="4B1E5BB4"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Companies to report waveform, e.g., unmodulated single tone, multi-tone(multiple unmodulated single tone)</w:t>
            </w:r>
          </w:p>
        </w:tc>
        <w:tc>
          <w:tcPr>
            <w:tcW w:w="458" w:type="pct"/>
            <w:tcBorders>
              <w:top w:val="nil"/>
              <w:left w:val="nil"/>
              <w:bottom w:val="single" w:sz="8" w:space="0" w:color="auto"/>
              <w:right w:val="single" w:sz="8" w:space="0" w:color="auto"/>
            </w:tcBorders>
          </w:tcPr>
          <w:p w14:paraId="66B0F45C" w14:textId="77777777" w:rsidR="006F79AF" w:rsidRPr="006F79AF" w:rsidRDefault="006F79AF" w:rsidP="006F79AF">
            <w:pPr>
              <w:rPr>
                <w:rFonts w:ascii="Arial" w:hAnsi="Arial" w:cs="Arial"/>
                <w:sz w:val="16"/>
                <w:szCs w:val="16"/>
                <w:lang w:val="en-US"/>
              </w:rPr>
            </w:pPr>
          </w:p>
        </w:tc>
        <w:tc>
          <w:tcPr>
            <w:tcW w:w="426" w:type="pct"/>
            <w:tcBorders>
              <w:top w:val="nil"/>
              <w:left w:val="nil"/>
              <w:bottom w:val="single" w:sz="8" w:space="0" w:color="auto"/>
              <w:right w:val="single" w:sz="8" w:space="0" w:color="auto"/>
            </w:tcBorders>
          </w:tcPr>
          <w:p w14:paraId="2D9B63CF" w14:textId="77777777" w:rsidR="006F79AF" w:rsidRPr="006F79AF" w:rsidRDefault="006F79AF" w:rsidP="006F79AF">
            <w:pPr>
              <w:rPr>
                <w:rFonts w:ascii="Arial" w:hAnsi="Arial" w:cs="Arial"/>
                <w:sz w:val="16"/>
                <w:szCs w:val="16"/>
                <w:lang w:val="en-US"/>
              </w:rPr>
            </w:pPr>
          </w:p>
        </w:tc>
      </w:tr>
      <w:tr w:rsidR="006F79AF" w:rsidRPr="006F79AF" w14:paraId="157F0E9B" w14:textId="77777777" w:rsidTr="0009159E">
        <w:trPr>
          <w:trHeight w:val="20"/>
        </w:trPr>
        <w:tc>
          <w:tcPr>
            <w:tcW w:w="209" w:type="pct"/>
            <w:tcBorders>
              <w:top w:val="nil"/>
              <w:left w:val="single" w:sz="8" w:space="0" w:color="auto"/>
              <w:bottom w:val="single" w:sz="8" w:space="0" w:color="auto"/>
              <w:right w:val="single" w:sz="8" w:space="0" w:color="auto"/>
            </w:tcBorders>
            <w:hideMark/>
          </w:tcPr>
          <w:p w14:paraId="61248FD2" w14:textId="77777777" w:rsidR="006F79AF" w:rsidRPr="006F79AF" w:rsidRDefault="006F79AF" w:rsidP="006F79AF">
            <w:pPr>
              <w:rPr>
                <w:rFonts w:ascii="Arial" w:hAnsi="Arial" w:cs="Arial"/>
                <w:b/>
                <w:bCs/>
                <w:sz w:val="16"/>
                <w:szCs w:val="16"/>
                <w:lang w:val="en-US"/>
              </w:rPr>
            </w:pPr>
            <w:r w:rsidRPr="006F79AF">
              <w:rPr>
                <w:rFonts w:ascii="Arial" w:hAnsi="Arial" w:cs="Arial"/>
                <w:b/>
                <w:bCs/>
                <w:sz w:val="16"/>
                <w:szCs w:val="16"/>
                <w:lang w:val="en-US"/>
              </w:rPr>
              <w:t>[2d]</w:t>
            </w:r>
          </w:p>
        </w:tc>
        <w:tc>
          <w:tcPr>
            <w:tcW w:w="1317"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52AE5529"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Modulation</w:t>
            </w:r>
          </w:p>
        </w:tc>
        <w:tc>
          <w:tcPr>
            <w:tcW w:w="2590" w:type="pct"/>
            <w:tcBorders>
              <w:top w:val="nil"/>
              <w:left w:val="nil"/>
              <w:bottom w:val="single" w:sz="8" w:space="0" w:color="auto"/>
              <w:right w:val="single" w:sz="8" w:space="0" w:color="auto"/>
            </w:tcBorders>
            <w:tcMar>
              <w:top w:w="0" w:type="dxa"/>
              <w:left w:w="108" w:type="dxa"/>
              <w:bottom w:w="0" w:type="dxa"/>
              <w:right w:w="108" w:type="dxa"/>
            </w:tcMar>
            <w:hideMark/>
          </w:tcPr>
          <w:p w14:paraId="0505F8FD"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Companies to report modulation, e.g., OOK, BPSK, BFSK</w:t>
            </w:r>
          </w:p>
        </w:tc>
        <w:tc>
          <w:tcPr>
            <w:tcW w:w="458" w:type="pct"/>
            <w:tcBorders>
              <w:top w:val="nil"/>
              <w:left w:val="nil"/>
              <w:bottom w:val="single" w:sz="8" w:space="0" w:color="auto"/>
              <w:right w:val="single" w:sz="8" w:space="0" w:color="auto"/>
            </w:tcBorders>
          </w:tcPr>
          <w:p w14:paraId="512DB563" w14:textId="77777777" w:rsidR="006F79AF" w:rsidRPr="006F79AF" w:rsidRDefault="006F79AF" w:rsidP="006F79AF">
            <w:pPr>
              <w:rPr>
                <w:rFonts w:ascii="Arial" w:hAnsi="Arial" w:cs="Arial"/>
                <w:sz w:val="16"/>
                <w:szCs w:val="16"/>
                <w:lang w:val="en-US"/>
              </w:rPr>
            </w:pPr>
          </w:p>
        </w:tc>
        <w:tc>
          <w:tcPr>
            <w:tcW w:w="426" w:type="pct"/>
            <w:tcBorders>
              <w:top w:val="nil"/>
              <w:left w:val="nil"/>
              <w:bottom w:val="single" w:sz="8" w:space="0" w:color="auto"/>
              <w:right w:val="single" w:sz="8" w:space="0" w:color="auto"/>
            </w:tcBorders>
          </w:tcPr>
          <w:p w14:paraId="619468A3" w14:textId="77777777" w:rsidR="006F79AF" w:rsidRPr="006F79AF" w:rsidRDefault="006F79AF" w:rsidP="006F79AF">
            <w:pPr>
              <w:rPr>
                <w:rFonts w:ascii="Arial" w:hAnsi="Arial" w:cs="Arial"/>
                <w:sz w:val="16"/>
                <w:szCs w:val="16"/>
                <w:lang w:val="en-US"/>
              </w:rPr>
            </w:pPr>
          </w:p>
        </w:tc>
      </w:tr>
      <w:tr w:rsidR="006F79AF" w:rsidRPr="006F79AF" w14:paraId="75CD4A78" w14:textId="77777777" w:rsidTr="0009159E">
        <w:trPr>
          <w:trHeight w:val="20"/>
        </w:trPr>
        <w:tc>
          <w:tcPr>
            <w:tcW w:w="209" w:type="pct"/>
            <w:tcBorders>
              <w:top w:val="nil"/>
              <w:left w:val="single" w:sz="8" w:space="0" w:color="auto"/>
              <w:bottom w:val="single" w:sz="8" w:space="0" w:color="auto"/>
              <w:right w:val="single" w:sz="8" w:space="0" w:color="auto"/>
            </w:tcBorders>
            <w:hideMark/>
          </w:tcPr>
          <w:p w14:paraId="46601E89" w14:textId="77777777" w:rsidR="006F79AF" w:rsidRPr="006F79AF" w:rsidRDefault="006F79AF" w:rsidP="006F79AF">
            <w:pPr>
              <w:rPr>
                <w:rFonts w:ascii="Arial" w:hAnsi="Arial" w:cs="Arial"/>
                <w:b/>
                <w:bCs/>
                <w:sz w:val="16"/>
                <w:szCs w:val="16"/>
                <w:lang w:val="en-US"/>
              </w:rPr>
            </w:pPr>
            <w:r w:rsidRPr="006F79AF">
              <w:rPr>
                <w:rFonts w:ascii="Arial" w:hAnsi="Arial" w:cs="Arial"/>
                <w:b/>
                <w:bCs/>
                <w:sz w:val="16"/>
                <w:szCs w:val="16"/>
                <w:lang w:val="en-US"/>
              </w:rPr>
              <w:t>[2e]</w:t>
            </w:r>
          </w:p>
        </w:tc>
        <w:tc>
          <w:tcPr>
            <w:tcW w:w="1317"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70803985"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Line code</w:t>
            </w:r>
          </w:p>
        </w:tc>
        <w:tc>
          <w:tcPr>
            <w:tcW w:w="2590" w:type="pct"/>
            <w:tcBorders>
              <w:top w:val="nil"/>
              <w:left w:val="nil"/>
              <w:bottom w:val="single" w:sz="8" w:space="0" w:color="auto"/>
              <w:right w:val="single" w:sz="8" w:space="0" w:color="auto"/>
            </w:tcBorders>
            <w:tcMar>
              <w:top w:w="0" w:type="dxa"/>
              <w:left w:w="108" w:type="dxa"/>
              <w:bottom w:w="0" w:type="dxa"/>
              <w:right w:w="108" w:type="dxa"/>
            </w:tcMar>
            <w:hideMark/>
          </w:tcPr>
          <w:p w14:paraId="022B95A9"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Companies to report, e.g., Manchester encoding, FM0 encoding, Miller encoding, no line coding</w:t>
            </w:r>
          </w:p>
        </w:tc>
        <w:tc>
          <w:tcPr>
            <w:tcW w:w="458" w:type="pct"/>
            <w:tcBorders>
              <w:top w:val="nil"/>
              <w:left w:val="nil"/>
              <w:bottom w:val="single" w:sz="8" w:space="0" w:color="auto"/>
              <w:right w:val="single" w:sz="8" w:space="0" w:color="auto"/>
            </w:tcBorders>
          </w:tcPr>
          <w:p w14:paraId="5D192F10" w14:textId="77777777" w:rsidR="006F79AF" w:rsidRPr="006F79AF" w:rsidRDefault="006F79AF" w:rsidP="006F79AF">
            <w:pPr>
              <w:rPr>
                <w:rFonts w:ascii="Arial" w:hAnsi="Arial" w:cs="Arial"/>
                <w:sz w:val="16"/>
                <w:szCs w:val="16"/>
                <w:lang w:val="en-US"/>
              </w:rPr>
            </w:pPr>
          </w:p>
        </w:tc>
        <w:tc>
          <w:tcPr>
            <w:tcW w:w="426" w:type="pct"/>
            <w:tcBorders>
              <w:top w:val="nil"/>
              <w:left w:val="nil"/>
              <w:bottom w:val="single" w:sz="8" w:space="0" w:color="auto"/>
              <w:right w:val="single" w:sz="8" w:space="0" w:color="auto"/>
            </w:tcBorders>
          </w:tcPr>
          <w:p w14:paraId="2A2F5B46" w14:textId="77777777" w:rsidR="006F79AF" w:rsidRPr="006F79AF" w:rsidRDefault="006F79AF" w:rsidP="006F79AF">
            <w:pPr>
              <w:rPr>
                <w:rFonts w:ascii="Arial" w:hAnsi="Arial" w:cs="Arial"/>
                <w:sz w:val="16"/>
                <w:szCs w:val="16"/>
                <w:lang w:val="en-US"/>
              </w:rPr>
            </w:pPr>
          </w:p>
        </w:tc>
      </w:tr>
      <w:tr w:rsidR="006F79AF" w:rsidRPr="006F79AF" w14:paraId="5561730C" w14:textId="77777777" w:rsidTr="0009159E">
        <w:trPr>
          <w:trHeight w:val="20"/>
        </w:trPr>
        <w:tc>
          <w:tcPr>
            <w:tcW w:w="209" w:type="pct"/>
            <w:tcBorders>
              <w:top w:val="nil"/>
              <w:left w:val="single" w:sz="8" w:space="0" w:color="auto"/>
              <w:bottom w:val="single" w:sz="8" w:space="0" w:color="auto"/>
              <w:right w:val="single" w:sz="8" w:space="0" w:color="auto"/>
            </w:tcBorders>
            <w:hideMark/>
          </w:tcPr>
          <w:p w14:paraId="5FAEC6B7" w14:textId="77777777" w:rsidR="006F79AF" w:rsidRPr="006F79AF" w:rsidRDefault="006F79AF" w:rsidP="006F79AF">
            <w:pPr>
              <w:rPr>
                <w:rFonts w:ascii="Arial" w:hAnsi="Arial" w:cs="Arial"/>
                <w:b/>
                <w:bCs/>
                <w:sz w:val="16"/>
                <w:szCs w:val="16"/>
                <w:lang w:val="en-US"/>
              </w:rPr>
            </w:pPr>
            <w:r w:rsidRPr="006F79AF">
              <w:rPr>
                <w:rFonts w:ascii="Arial" w:hAnsi="Arial" w:cs="Arial"/>
                <w:b/>
                <w:bCs/>
                <w:sz w:val="16"/>
                <w:szCs w:val="16"/>
                <w:lang w:val="en-US"/>
              </w:rPr>
              <w:t>[2g]</w:t>
            </w:r>
          </w:p>
        </w:tc>
        <w:tc>
          <w:tcPr>
            <w:tcW w:w="1317"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4F0A54B0"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FEC</w:t>
            </w:r>
          </w:p>
        </w:tc>
        <w:tc>
          <w:tcPr>
            <w:tcW w:w="2590" w:type="pct"/>
            <w:tcBorders>
              <w:top w:val="nil"/>
              <w:left w:val="nil"/>
              <w:bottom w:val="single" w:sz="8" w:space="0" w:color="auto"/>
              <w:right w:val="single" w:sz="8" w:space="0" w:color="auto"/>
            </w:tcBorders>
            <w:tcMar>
              <w:top w:w="0" w:type="dxa"/>
              <w:left w:w="108" w:type="dxa"/>
              <w:bottom w:w="0" w:type="dxa"/>
              <w:right w:w="108" w:type="dxa"/>
            </w:tcMar>
            <w:hideMark/>
          </w:tcPr>
          <w:p w14:paraId="5A5FC797"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Companies to report, e.g., CC, No FEC</w:t>
            </w:r>
          </w:p>
        </w:tc>
        <w:tc>
          <w:tcPr>
            <w:tcW w:w="458" w:type="pct"/>
            <w:tcBorders>
              <w:top w:val="nil"/>
              <w:left w:val="nil"/>
              <w:bottom w:val="single" w:sz="8" w:space="0" w:color="auto"/>
              <w:right w:val="single" w:sz="8" w:space="0" w:color="auto"/>
            </w:tcBorders>
          </w:tcPr>
          <w:p w14:paraId="2778DC06" w14:textId="77777777" w:rsidR="006F79AF" w:rsidRPr="006F79AF" w:rsidRDefault="006F79AF" w:rsidP="006F79AF">
            <w:pPr>
              <w:rPr>
                <w:rFonts w:ascii="Arial" w:hAnsi="Arial" w:cs="Arial"/>
                <w:sz w:val="16"/>
                <w:szCs w:val="16"/>
                <w:lang w:val="en-US"/>
              </w:rPr>
            </w:pPr>
          </w:p>
        </w:tc>
        <w:tc>
          <w:tcPr>
            <w:tcW w:w="426" w:type="pct"/>
            <w:tcBorders>
              <w:top w:val="nil"/>
              <w:left w:val="nil"/>
              <w:bottom w:val="single" w:sz="8" w:space="0" w:color="auto"/>
              <w:right w:val="single" w:sz="8" w:space="0" w:color="auto"/>
            </w:tcBorders>
          </w:tcPr>
          <w:p w14:paraId="629DA8CC" w14:textId="77777777" w:rsidR="006F79AF" w:rsidRPr="006F79AF" w:rsidRDefault="006F79AF" w:rsidP="006F79AF">
            <w:pPr>
              <w:rPr>
                <w:rFonts w:ascii="Arial" w:hAnsi="Arial" w:cs="Arial"/>
                <w:sz w:val="16"/>
                <w:szCs w:val="16"/>
                <w:lang w:val="en-US"/>
              </w:rPr>
            </w:pPr>
          </w:p>
        </w:tc>
      </w:tr>
      <w:tr w:rsidR="006F79AF" w:rsidRPr="006F79AF" w14:paraId="4CD5A911" w14:textId="77777777" w:rsidTr="0009159E">
        <w:trPr>
          <w:trHeight w:val="20"/>
        </w:trPr>
        <w:tc>
          <w:tcPr>
            <w:tcW w:w="209" w:type="pct"/>
            <w:tcBorders>
              <w:top w:val="nil"/>
              <w:left w:val="single" w:sz="8" w:space="0" w:color="auto"/>
              <w:bottom w:val="single" w:sz="8" w:space="0" w:color="auto"/>
              <w:right w:val="single" w:sz="8" w:space="0" w:color="auto"/>
            </w:tcBorders>
            <w:hideMark/>
          </w:tcPr>
          <w:p w14:paraId="16878481" w14:textId="77777777" w:rsidR="006F79AF" w:rsidRPr="006F79AF" w:rsidRDefault="006F79AF" w:rsidP="006F79AF">
            <w:pPr>
              <w:rPr>
                <w:rFonts w:ascii="Arial" w:hAnsi="Arial" w:cs="Arial"/>
                <w:b/>
                <w:bCs/>
                <w:sz w:val="16"/>
                <w:szCs w:val="16"/>
                <w:lang w:val="en-US"/>
              </w:rPr>
            </w:pPr>
            <w:r w:rsidRPr="006F79AF">
              <w:rPr>
                <w:rFonts w:ascii="Arial" w:hAnsi="Arial" w:cs="Arial"/>
                <w:b/>
                <w:bCs/>
                <w:sz w:val="16"/>
                <w:szCs w:val="16"/>
                <w:lang w:val="en-US"/>
              </w:rPr>
              <w:t>[2h]</w:t>
            </w:r>
          </w:p>
        </w:tc>
        <w:tc>
          <w:tcPr>
            <w:tcW w:w="1317"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67F306FA"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ADC bit width</w:t>
            </w:r>
          </w:p>
        </w:tc>
        <w:tc>
          <w:tcPr>
            <w:tcW w:w="2590" w:type="pct"/>
            <w:tcBorders>
              <w:top w:val="nil"/>
              <w:left w:val="nil"/>
              <w:bottom w:val="single" w:sz="8" w:space="0" w:color="auto"/>
              <w:right w:val="single" w:sz="8" w:space="0" w:color="auto"/>
            </w:tcBorders>
            <w:tcMar>
              <w:top w:w="0" w:type="dxa"/>
              <w:left w:w="108" w:type="dxa"/>
              <w:bottom w:w="0" w:type="dxa"/>
              <w:right w:w="108" w:type="dxa"/>
            </w:tcMar>
            <w:hideMark/>
          </w:tcPr>
          <w:p w14:paraId="715F94E9"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Companies to report, e.g., 11-bit</w:t>
            </w:r>
          </w:p>
        </w:tc>
        <w:tc>
          <w:tcPr>
            <w:tcW w:w="458" w:type="pct"/>
            <w:tcBorders>
              <w:top w:val="nil"/>
              <w:left w:val="nil"/>
              <w:bottom w:val="single" w:sz="8" w:space="0" w:color="auto"/>
              <w:right w:val="single" w:sz="8" w:space="0" w:color="auto"/>
            </w:tcBorders>
          </w:tcPr>
          <w:p w14:paraId="7AE0A4A7" w14:textId="77777777" w:rsidR="006F79AF" w:rsidRPr="006F79AF" w:rsidRDefault="006F79AF" w:rsidP="006F79AF">
            <w:pPr>
              <w:rPr>
                <w:rFonts w:ascii="Arial" w:hAnsi="Arial" w:cs="Arial"/>
                <w:sz w:val="16"/>
                <w:szCs w:val="16"/>
                <w:lang w:val="en-US"/>
              </w:rPr>
            </w:pPr>
          </w:p>
        </w:tc>
        <w:tc>
          <w:tcPr>
            <w:tcW w:w="426" w:type="pct"/>
            <w:tcBorders>
              <w:top w:val="nil"/>
              <w:left w:val="nil"/>
              <w:bottom w:val="single" w:sz="8" w:space="0" w:color="auto"/>
              <w:right w:val="single" w:sz="8" w:space="0" w:color="auto"/>
            </w:tcBorders>
          </w:tcPr>
          <w:p w14:paraId="17199E2C" w14:textId="77777777" w:rsidR="006F79AF" w:rsidRPr="006F79AF" w:rsidRDefault="006F79AF" w:rsidP="006F79AF">
            <w:pPr>
              <w:rPr>
                <w:rFonts w:ascii="Arial" w:hAnsi="Arial" w:cs="Arial"/>
                <w:sz w:val="16"/>
                <w:szCs w:val="16"/>
                <w:lang w:val="en-US"/>
              </w:rPr>
            </w:pPr>
          </w:p>
        </w:tc>
      </w:tr>
      <w:tr w:rsidR="006F79AF" w:rsidRPr="006F79AF" w14:paraId="635F7EB2" w14:textId="77777777" w:rsidTr="0009159E">
        <w:trPr>
          <w:trHeight w:val="20"/>
        </w:trPr>
        <w:tc>
          <w:tcPr>
            <w:tcW w:w="209" w:type="pct"/>
            <w:tcBorders>
              <w:top w:val="nil"/>
              <w:left w:val="single" w:sz="8" w:space="0" w:color="auto"/>
              <w:bottom w:val="single" w:sz="8" w:space="0" w:color="auto"/>
              <w:right w:val="single" w:sz="8" w:space="0" w:color="auto"/>
            </w:tcBorders>
            <w:hideMark/>
          </w:tcPr>
          <w:p w14:paraId="3BC3DC06" w14:textId="77777777" w:rsidR="006F79AF" w:rsidRPr="006F79AF" w:rsidRDefault="006F79AF" w:rsidP="006F79AF">
            <w:pPr>
              <w:rPr>
                <w:rFonts w:ascii="Arial" w:hAnsi="Arial" w:cs="Arial"/>
                <w:b/>
                <w:bCs/>
                <w:sz w:val="16"/>
                <w:szCs w:val="16"/>
                <w:lang w:val="en-US"/>
              </w:rPr>
            </w:pPr>
            <w:r w:rsidRPr="006F79AF">
              <w:rPr>
                <w:rFonts w:ascii="Arial" w:hAnsi="Arial" w:cs="Arial"/>
                <w:b/>
                <w:bCs/>
                <w:sz w:val="16"/>
                <w:szCs w:val="16"/>
                <w:lang w:val="en-US"/>
              </w:rPr>
              <w:t>[2j]</w:t>
            </w:r>
          </w:p>
        </w:tc>
        <w:tc>
          <w:tcPr>
            <w:tcW w:w="1317"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63DCACC4"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D2R receiver </w:t>
            </w:r>
          </w:p>
        </w:tc>
        <w:tc>
          <w:tcPr>
            <w:tcW w:w="2590" w:type="pct"/>
            <w:tcBorders>
              <w:top w:val="nil"/>
              <w:left w:val="nil"/>
              <w:bottom w:val="single" w:sz="8" w:space="0" w:color="auto"/>
              <w:right w:val="single" w:sz="8" w:space="0" w:color="auto"/>
            </w:tcBorders>
            <w:tcMar>
              <w:top w:w="0" w:type="dxa"/>
              <w:left w:w="108" w:type="dxa"/>
              <w:bottom w:w="0" w:type="dxa"/>
              <w:right w:w="108" w:type="dxa"/>
            </w:tcMar>
            <w:hideMark/>
          </w:tcPr>
          <w:p w14:paraId="23DCCC32"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FFS: Reader receiver, e.g., coherent receiver / non-coherent receiver</w:t>
            </w:r>
          </w:p>
          <w:p w14:paraId="689270B4"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Companies to report, e.g., coherent receiver / non-coherent receiver</w:t>
            </w:r>
          </w:p>
        </w:tc>
        <w:tc>
          <w:tcPr>
            <w:tcW w:w="458" w:type="pct"/>
            <w:tcBorders>
              <w:top w:val="nil"/>
              <w:left w:val="nil"/>
              <w:bottom w:val="single" w:sz="8" w:space="0" w:color="auto"/>
              <w:right w:val="single" w:sz="8" w:space="0" w:color="auto"/>
            </w:tcBorders>
          </w:tcPr>
          <w:p w14:paraId="54FAA1B9" w14:textId="77777777" w:rsidR="006F79AF" w:rsidRPr="006F79AF" w:rsidRDefault="006F79AF" w:rsidP="006F79AF">
            <w:pPr>
              <w:rPr>
                <w:rFonts w:ascii="Arial" w:hAnsi="Arial" w:cs="Arial"/>
                <w:sz w:val="16"/>
                <w:szCs w:val="16"/>
                <w:lang w:val="en-US"/>
              </w:rPr>
            </w:pPr>
          </w:p>
        </w:tc>
        <w:tc>
          <w:tcPr>
            <w:tcW w:w="426" w:type="pct"/>
            <w:tcBorders>
              <w:top w:val="nil"/>
              <w:left w:val="nil"/>
              <w:bottom w:val="single" w:sz="8" w:space="0" w:color="auto"/>
              <w:right w:val="single" w:sz="8" w:space="0" w:color="auto"/>
            </w:tcBorders>
          </w:tcPr>
          <w:p w14:paraId="2E1B2B79" w14:textId="77777777" w:rsidR="006F79AF" w:rsidRPr="006F79AF" w:rsidRDefault="006F79AF" w:rsidP="006F79AF">
            <w:pPr>
              <w:rPr>
                <w:rFonts w:ascii="Arial" w:hAnsi="Arial" w:cs="Arial"/>
                <w:sz w:val="16"/>
                <w:szCs w:val="16"/>
                <w:lang w:val="en-US"/>
              </w:rPr>
            </w:pPr>
          </w:p>
        </w:tc>
      </w:tr>
      <w:tr w:rsidR="006F79AF" w:rsidRPr="006F79AF" w14:paraId="076811F4" w14:textId="77777777" w:rsidTr="0009159E">
        <w:trPr>
          <w:trHeight w:val="20"/>
        </w:trPr>
        <w:tc>
          <w:tcPr>
            <w:tcW w:w="209" w:type="pct"/>
            <w:tcBorders>
              <w:top w:val="nil"/>
              <w:left w:val="single" w:sz="8" w:space="0" w:color="auto"/>
              <w:bottom w:val="single" w:sz="8" w:space="0" w:color="auto"/>
              <w:right w:val="single" w:sz="8" w:space="0" w:color="auto"/>
            </w:tcBorders>
          </w:tcPr>
          <w:p w14:paraId="618C6647" w14:textId="77777777" w:rsidR="006F79AF" w:rsidRPr="006F79AF" w:rsidRDefault="006F79AF" w:rsidP="006F79AF">
            <w:pPr>
              <w:rPr>
                <w:rFonts w:ascii="Arial" w:hAnsi="Arial" w:cs="Arial"/>
                <w:b/>
                <w:bCs/>
                <w:sz w:val="16"/>
                <w:szCs w:val="16"/>
              </w:rPr>
            </w:pPr>
          </w:p>
        </w:tc>
        <w:tc>
          <w:tcPr>
            <w:tcW w:w="3907" w:type="pct"/>
            <w:gridSpan w:val="3"/>
            <w:tcBorders>
              <w:top w:val="nil"/>
              <w:left w:val="nil"/>
              <w:bottom w:val="single" w:sz="8" w:space="0" w:color="auto"/>
              <w:right w:val="single" w:sz="8" w:space="0" w:color="auto"/>
            </w:tcBorders>
            <w:tcMar>
              <w:top w:w="0" w:type="dxa"/>
              <w:left w:w="108" w:type="dxa"/>
              <w:bottom w:w="0" w:type="dxa"/>
              <w:right w:w="108" w:type="dxa"/>
            </w:tcMar>
            <w:hideMark/>
          </w:tcPr>
          <w:p w14:paraId="623C960C" w14:textId="77777777" w:rsidR="006F79AF" w:rsidRPr="006F79AF" w:rsidRDefault="006F79AF" w:rsidP="006F79AF">
            <w:pPr>
              <w:rPr>
                <w:rFonts w:ascii="Arial" w:hAnsi="Arial" w:cs="Arial"/>
                <w:sz w:val="16"/>
                <w:szCs w:val="16"/>
              </w:rPr>
            </w:pPr>
            <w:r w:rsidRPr="006F79AF">
              <w:rPr>
                <w:rFonts w:ascii="Arial" w:hAnsi="Arial" w:cs="Arial"/>
                <w:b/>
                <w:bCs/>
                <w:sz w:val="16"/>
                <w:szCs w:val="16"/>
                <w:lang w:val="en-US"/>
              </w:rPr>
              <w:t>Other assumptions</w:t>
            </w:r>
          </w:p>
        </w:tc>
        <w:tc>
          <w:tcPr>
            <w:tcW w:w="458" w:type="pct"/>
            <w:tcBorders>
              <w:top w:val="nil"/>
              <w:left w:val="nil"/>
              <w:bottom w:val="single" w:sz="8" w:space="0" w:color="auto"/>
              <w:right w:val="single" w:sz="8" w:space="0" w:color="auto"/>
            </w:tcBorders>
          </w:tcPr>
          <w:p w14:paraId="4955258C" w14:textId="77777777" w:rsidR="006F79AF" w:rsidRPr="006F79AF" w:rsidRDefault="006F79AF" w:rsidP="006F79AF">
            <w:pPr>
              <w:rPr>
                <w:rFonts w:ascii="Arial" w:hAnsi="Arial" w:cs="Arial"/>
                <w:b/>
                <w:bCs/>
                <w:sz w:val="16"/>
                <w:szCs w:val="16"/>
              </w:rPr>
            </w:pPr>
          </w:p>
        </w:tc>
        <w:tc>
          <w:tcPr>
            <w:tcW w:w="426" w:type="pct"/>
            <w:tcBorders>
              <w:top w:val="nil"/>
              <w:left w:val="nil"/>
              <w:bottom w:val="single" w:sz="8" w:space="0" w:color="auto"/>
              <w:right w:val="single" w:sz="8" w:space="0" w:color="auto"/>
            </w:tcBorders>
          </w:tcPr>
          <w:p w14:paraId="628E47DF" w14:textId="77777777" w:rsidR="006F79AF" w:rsidRPr="006F79AF" w:rsidRDefault="006F79AF" w:rsidP="006F79AF">
            <w:pPr>
              <w:rPr>
                <w:rFonts w:ascii="Arial" w:hAnsi="Arial" w:cs="Arial"/>
                <w:b/>
                <w:bCs/>
                <w:sz w:val="16"/>
                <w:szCs w:val="16"/>
                <w:lang w:val="en-US"/>
              </w:rPr>
            </w:pPr>
          </w:p>
        </w:tc>
      </w:tr>
      <w:tr w:rsidR="006F79AF" w:rsidRPr="006F79AF" w14:paraId="5C6798BB" w14:textId="77777777" w:rsidTr="0009159E">
        <w:trPr>
          <w:trHeight w:val="20"/>
        </w:trPr>
        <w:tc>
          <w:tcPr>
            <w:tcW w:w="209" w:type="pct"/>
            <w:tcBorders>
              <w:top w:val="nil"/>
              <w:left w:val="single" w:sz="8" w:space="0" w:color="auto"/>
              <w:bottom w:val="single" w:sz="8" w:space="0" w:color="auto"/>
              <w:right w:val="single" w:sz="8" w:space="0" w:color="auto"/>
            </w:tcBorders>
            <w:hideMark/>
          </w:tcPr>
          <w:p w14:paraId="3E856C3F" w14:textId="77777777" w:rsidR="006F79AF" w:rsidRPr="006F79AF" w:rsidRDefault="006F79AF" w:rsidP="006F79AF">
            <w:pPr>
              <w:rPr>
                <w:rFonts w:ascii="Arial" w:hAnsi="Arial" w:cs="Arial"/>
                <w:sz w:val="16"/>
                <w:szCs w:val="16"/>
              </w:rPr>
            </w:pPr>
            <w:r w:rsidRPr="006F79AF">
              <w:rPr>
                <w:rFonts w:ascii="Arial" w:hAnsi="Arial" w:cs="Arial"/>
                <w:b/>
                <w:bCs/>
                <w:sz w:val="16"/>
                <w:szCs w:val="16"/>
                <w:lang w:val="en-US"/>
              </w:rPr>
              <w:t>[3a]</w:t>
            </w:r>
          </w:p>
        </w:tc>
        <w:tc>
          <w:tcPr>
            <w:tcW w:w="1317" w:type="pct"/>
            <w:gridSpan w:val="2"/>
            <w:tcBorders>
              <w:top w:val="nil"/>
              <w:left w:val="nil"/>
              <w:bottom w:val="single" w:sz="8" w:space="0" w:color="auto"/>
              <w:right w:val="single" w:sz="8" w:space="0" w:color="auto"/>
            </w:tcBorders>
            <w:tcMar>
              <w:top w:w="0" w:type="dxa"/>
              <w:left w:w="108" w:type="dxa"/>
              <w:bottom w:w="0" w:type="dxa"/>
              <w:right w:w="108" w:type="dxa"/>
            </w:tcMar>
            <w:hideMark/>
          </w:tcPr>
          <w:p w14:paraId="1F9685FB"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Other assumptions</w:t>
            </w:r>
          </w:p>
        </w:tc>
        <w:tc>
          <w:tcPr>
            <w:tcW w:w="2590" w:type="pct"/>
            <w:tcBorders>
              <w:top w:val="nil"/>
              <w:left w:val="nil"/>
              <w:bottom w:val="single" w:sz="8" w:space="0" w:color="auto"/>
              <w:right w:val="single" w:sz="8" w:space="0" w:color="auto"/>
            </w:tcBorders>
            <w:tcMar>
              <w:top w:w="0" w:type="dxa"/>
              <w:left w:w="108" w:type="dxa"/>
              <w:bottom w:w="0" w:type="dxa"/>
              <w:right w:w="108" w:type="dxa"/>
            </w:tcMar>
            <w:hideMark/>
          </w:tcPr>
          <w:p w14:paraId="6C9EA088"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To be reported by company</w:t>
            </w:r>
          </w:p>
        </w:tc>
        <w:tc>
          <w:tcPr>
            <w:tcW w:w="458" w:type="pct"/>
            <w:tcBorders>
              <w:top w:val="nil"/>
              <w:left w:val="nil"/>
              <w:bottom w:val="single" w:sz="8" w:space="0" w:color="auto"/>
              <w:right w:val="single" w:sz="8" w:space="0" w:color="auto"/>
            </w:tcBorders>
          </w:tcPr>
          <w:p w14:paraId="1C818402" w14:textId="77777777" w:rsidR="006F79AF" w:rsidRPr="006F79AF" w:rsidRDefault="006F79AF" w:rsidP="006F79AF">
            <w:pPr>
              <w:rPr>
                <w:rFonts w:ascii="Arial" w:hAnsi="Arial" w:cs="Arial"/>
                <w:sz w:val="16"/>
                <w:szCs w:val="16"/>
                <w:lang w:val="en-US"/>
              </w:rPr>
            </w:pPr>
          </w:p>
        </w:tc>
        <w:tc>
          <w:tcPr>
            <w:tcW w:w="426" w:type="pct"/>
            <w:tcBorders>
              <w:top w:val="nil"/>
              <w:left w:val="nil"/>
              <w:bottom w:val="single" w:sz="8" w:space="0" w:color="auto"/>
              <w:right w:val="single" w:sz="8" w:space="0" w:color="auto"/>
            </w:tcBorders>
          </w:tcPr>
          <w:p w14:paraId="2FB20B48" w14:textId="77777777" w:rsidR="006F79AF" w:rsidRPr="006F79AF" w:rsidRDefault="006F79AF" w:rsidP="006F79AF">
            <w:pPr>
              <w:rPr>
                <w:rFonts w:ascii="Arial" w:hAnsi="Arial" w:cs="Arial"/>
                <w:sz w:val="16"/>
                <w:szCs w:val="16"/>
                <w:lang w:val="en-US"/>
              </w:rPr>
            </w:pPr>
          </w:p>
        </w:tc>
      </w:tr>
      <w:tr w:rsidR="006F79AF" w:rsidRPr="006F79AF" w14:paraId="4E9C30C4" w14:textId="77777777" w:rsidTr="0009159E">
        <w:trPr>
          <w:trHeight w:val="20"/>
        </w:trPr>
        <w:tc>
          <w:tcPr>
            <w:tcW w:w="209" w:type="pct"/>
            <w:tcBorders>
              <w:top w:val="nil"/>
              <w:left w:val="single" w:sz="8" w:space="0" w:color="auto"/>
              <w:bottom w:val="single" w:sz="8" w:space="0" w:color="auto"/>
              <w:right w:val="single" w:sz="8" w:space="0" w:color="auto"/>
            </w:tcBorders>
            <w:hideMark/>
          </w:tcPr>
          <w:p w14:paraId="0D5B1408" w14:textId="77777777" w:rsidR="006F79AF" w:rsidRPr="006F79AF" w:rsidRDefault="006F79AF" w:rsidP="006F79AF">
            <w:pPr>
              <w:rPr>
                <w:rFonts w:ascii="Arial" w:hAnsi="Arial" w:cs="Arial"/>
                <w:b/>
                <w:bCs/>
                <w:sz w:val="16"/>
                <w:szCs w:val="16"/>
                <w:lang w:val="en-US"/>
              </w:rPr>
            </w:pPr>
            <w:r w:rsidRPr="006F79AF">
              <w:rPr>
                <w:rFonts w:ascii="Arial" w:hAnsi="Arial" w:cs="Arial"/>
                <w:b/>
                <w:bCs/>
                <w:sz w:val="16"/>
                <w:szCs w:val="16"/>
                <w:lang w:val="en-US"/>
              </w:rPr>
              <w:t>[3b]</w:t>
            </w:r>
          </w:p>
        </w:tc>
        <w:tc>
          <w:tcPr>
            <w:tcW w:w="3907" w:type="pct"/>
            <w:gridSpan w:val="3"/>
            <w:tcBorders>
              <w:top w:val="nil"/>
              <w:left w:val="nil"/>
              <w:bottom w:val="single" w:sz="8" w:space="0" w:color="auto"/>
              <w:right w:val="single" w:sz="8" w:space="0" w:color="auto"/>
            </w:tcBorders>
            <w:tcMar>
              <w:top w:w="0" w:type="dxa"/>
              <w:left w:w="108" w:type="dxa"/>
              <w:bottom w:w="0" w:type="dxa"/>
              <w:right w:w="108" w:type="dxa"/>
            </w:tcMar>
            <w:hideMark/>
          </w:tcPr>
          <w:p w14:paraId="7A1C1F11" w14:textId="77777777" w:rsidR="006F79AF" w:rsidRPr="006F79AF" w:rsidRDefault="006F79AF" w:rsidP="006F79AF">
            <w:pPr>
              <w:rPr>
                <w:rFonts w:ascii="Arial" w:hAnsi="Arial" w:cs="Arial"/>
                <w:sz w:val="16"/>
                <w:szCs w:val="16"/>
                <w:lang w:val="en-US"/>
              </w:rPr>
            </w:pPr>
            <w:r w:rsidRPr="006F79AF">
              <w:rPr>
                <w:rFonts w:ascii="Arial" w:hAnsi="Arial" w:cs="Arial"/>
                <w:sz w:val="16"/>
                <w:szCs w:val="16"/>
                <w:lang w:val="en-US"/>
              </w:rPr>
              <w:t>Note: Companies to report required SINR/SNR/CINR/CNR according to BLER target.</w:t>
            </w:r>
          </w:p>
        </w:tc>
        <w:tc>
          <w:tcPr>
            <w:tcW w:w="458" w:type="pct"/>
            <w:tcBorders>
              <w:top w:val="nil"/>
              <w:left w:val="nil"/>
              <w:bottom w:val="single" w:sz="8" w:space="0" w:color="auto"/>
              <w:right w:val="single" w:sz="8" w:space="0" w:color="auto"/>
            </w:tcBorders>
          </w:tcPr>
          <w:p w14:paraId="23E0B6CE" w14:textId="77777777" w:rsidR="006F79AF" w:rsidRPr="006F79AF" w:rsidRDefault="006F79AF" w:rsidP="006F79AF">
            <w:pPr>
              <w:rPr>
                <w:rFonts w:ascii="Arial" w:hAnsi="Arial" w:cs="Arial"/>
                <w:sz w:val="16"/>
                <w:szCs w:val="16"/>
                <w:lang w:val="en-US"/>
              </w:rPr>
            </w:pPr>
          </w:p>
        </w:tc>
        <w:tc>
          <w:tcPr>
            <w:tcW w:w="426" w:type="pct"/>
            <w:tcBorders>
              <w:top w:val="nil"/>
              <w:left w:val="nil"/>
              <w:bottom w:val="single" w:sz="8" w:space="0" w:color="auto"/>
              <w:right w:val="single" w:sz="8" w:space="0" w:color="auto"/>
            </w:tcBorders>
          </w:tcPr>
          <w:p w14:paraId="7ED1B867" w14:textId="77777777" w:rsidR="006F79AF" w:rsidRPr="006F79AF" w:rsidRDefault="006F79AF" w:rsidP="006F79AF">
            <w:pPr>
              <w:rPr>
                <w:rFonts w:ascii="Arial" w:hAnsi="Arial" w:cs="Arial"/>
                <w:sz w:val="16"/>
                <w:szCs w:val="16"/>
                <w:lang w:val="en-US"/>
              </w:rPr>
            </w:pPr>
          </w:p>
        </w:tc>
      </w:tr>
      <w:tr w:rsidR="006F79AF" w:rsidRPr="006F79AF" w14:paraId="4120FF7A" w14:textId="77777777" w:rsidTr="006F79AF">
        <w:trPr>
          <w:trHeight w:val="20"/>
        </w:trPr>
        <w:tc>
          <w:tcPr>
            <w:tcW w:w="5000" w:type="pct"/>
            <w:gridSpan w:val="6"/>
            <w:tcBorders>
              <w:top w:val="nil"/>
              <w:left w:val="single" w:sz="8" w:space="0" w:color="auto"/>
              <w:bottom w:val="single" w:sz="8" w:space="0" w:color="auto"/>
              <w:right w:val="single" w:sz="8" w:space="0" w:color="auto"/>
            </w:tcBorders>
          </w:tcPr>
          <w:p w14:paraId="182BC2CE" w14:textId="66FFBE51" w:rsidR="006F79AF" w:rsidRDefault="006F79AF" w:rsidP="006F79AF">
            <w:pPr>
              <w:rPr>
                <w:rFonts w:ascii="Arial" w:hAnsi="Arial" w:cs="Arial"/>
                <w:sz w:val="16"/>
                <w:szCs w:val="16"/>
                <w:lang w:val="en-US"/>
              </w:rPr>
            </w:pPr>
            <w:r w:rsidRPr="006F79AF">
              <w:rPr>
                <w:rFonts w:ascii="Arial" w:hAnsi="Arial" w:cs="Arial"/>
                <w:sz w:val="16"/>
                <w:szCs w:val="16"/>
                <w:lang w:val="en-US"/>
              </w:rPr>
              <w:t>Note 1:</w:t>
            </w:r>
            <w:r w:rsidR="0009159E">
              <w:rPr>
                <w:rFonts w:ascii="Times New Roman" w:hAnsi="Times New Roman"/>
                <w:szCs w:val="20"/>
                <w:lang w:val="en-US"/>
              </w:rPr>
              <w:tab/>
            </w:r>
            <w:r w:rsidRPr="006F79AF">
              <w:rPr>
                <w:rFonts w:ascii="Arial" w:hAnsi="Arial" w:cs="Arial"/>
                <w:sz w:val="16"/>
                <w:szCs w:val="16"/>
                <w:lang w:val="en-US"/>
              </w:rPr>
              <w:t>These values are only for evaluation purpose and any differences among device types (if any) are not intended for harmonized design approach.Any differences among devicestypes (if any) are for evaluation purpose only.</w:t>
            </w:r>
          </w:p>
          <w:p w14:paraId="7B13C95D" w14:textId="7C3517F1" w:rsidR="006F79AF" w:rsidRPr="006F79AF" w:rsidRDefault="006F79AF" w:rsidP="006F79AF">
            <w:pPr>
              <w:rPr>
                <w:rFonts w:ascii="Times New Roman" w:hAnsi="Times New Roman"/>
                <w:szCs w:val="20"/>
                <w:lang w:val="en-US"/>
              </w:rPr>
            </w:pPr>
            <w:r w:rsidRPr="006F79AF">
              <w:rPr>
                <w:rFonts w:ascii="Arial" w:hAnsi="Arial" w:cs="Arial"/>
                <w:sz w:val="16"/>
                <w:szCs w:val="16"/>
                <w:lang w:val="en-US"/>
              </w:rPr>
              <w:t>Note 2:</w:t>
            </w:r>
            <w:r w:rsidR="0009159E">
              <w:rPr>
                <w:rFonts w:ascii="Times New Roman" w:hAnsi="Times New Roman"/>
                <w:szCs w:val="20"/>
                <w:lang w:val="en-US"/>
              </w:rPr>
              <w:tab/>
            </w:r>
            <w:r w:rsidRPr="006F79AF">
              <w:rPr>
                <w:rFonts w:ascii="Arial" w:hAnsi="Arial" w:cs="Arial"/>
                <w:sz w:val="16"/>
                <w:szCs w:val="16"/>
                <w:lang w:val="en-US"/>
              </w:rPr>
              <w:t>(M) denotes the value is mandatory to be evaluated. (O) denotes the value can be optionally evaluated.</w:t>
            </w:r>
          </w:p>
        </w:tc>
      </w:tr>
    </w:tbl>
    <w:p w14:paraId="29F5CD8E" w14:textId="71144F89" w:rsidR="006F79AF" w:rsidRPr="006F79AF" w:rsidRDefault="006F79AF" w:rsidP="006F79AF">
      <w:pPr>
        <w:rPr>
          <w:rFonts w:ascii="Times New Roman" w:hAnsi="Times New Roman"/>
          <w:szCs w:val="20"/>
          <w:lang w:val="en-US"/>
        </w:rPr>
      </w:pPr>
    </w:p>
    <w:p w14:paraId="06516479" w14:textId="77777777" w:rsidR="00234708" w:rsidRPr="00234708" w:rsidRDefault="00234708" w:rsidP="00234708">
      <w:pPr>
        <w:rPr>
          <w:rFonts w:ascii="Times New Roman" w:hAnsi="Times New Roman"/>
          <w:szCs w:val="20"/>
          <w:lang w:val="en-US"/>
        </w:rPr>
      </w:pPr>
      <w:r>
        <w:rPr>
          <w:rFonts w:ascii="Times New Roman" w:hAnsi="Times New Roman"/>
          <w:b/>
          <w:bCs/>
          <w:szCs w:val="20"/>
          <w:lang w:val="en-US"/>
        </w:rPr>
        <w:t>Decision:</w:t>
      </w:r>
      <w:r w:rsidRPr="00234708">
        <w:rPr>
          <w:rFonts w:ascii="Times New Roman" w:hAnsi="Times New Roman"/>
          <w:szCs w:val="20"/>
          <w:lang w:val="en-US"/>
        </w:rPr>
        <w:t xml:space="preserve"> As per email decision on June 7</w:t>
      </w:r>
      <w:r w:rsidRPr="00234708">
        <w:rPr>
          <w:rFonts w:ascii="Times New Roman" w:hAnsi="Times New Roman"/>
          <w:szCs w:val="20"/>
          <w:vertAlign w:val="superscript"/>
          <w:lang w:val="en-US"/>
        </w:rPr>
        <w:t>th</w:t>
      </w:r>
      <w:r w:rsidRPr="00234708">
        <w:rPr>
          <w:rFonts w:ascii="Times New Roman" w:hAnsi="Times New Roman"/>
          <w:szCs w:val="20"/>
          <w:lang w:val="en-US"/>
        </w:rPr>
        <w:t xml:space="preserve">, </w:t>
      </w:r>
    </w:p>
    <w:p w14:paraId="7B88386A" w14:textId="77777777" w:rsidR="00234708" w:rsidRPr="006F79AF" w:rsidRDefault="00234708" w:rsidP="00234708">
      <w:pPr>
        <w:rPr>
          <w:rFonts w:ascii="Times New Roman" w:hAnsi="Times New Roman"/>
          <w:szCs w:val="20"/>
          <w:lang w:val="en-US"/>
        </w:rPr>
      </w:pPr>
      <w:r w:rsidRPr="006F79AF">
        <w:rPr>
          <w:rFonts w:ascii="Times New Roman" w:hAnsi="Times New Roman"/>
          <w:szCs w:val="20"/>
          <w:highlight w:val="darkYellow"/>
          <w:lang w:val="en-US"/>
        </w:rPr>
        <w:t>Working assumption</w:t>
      </w:r>
      <w:r w:rsidRPr="006F79AF">
        <w:rPr>
          <w:rFonts w:ascii="Times New Roman" w:hAnsi="Times New Roman"/>
          <w:szCs w:val="20"/>
          <w:lang w:val="en-US"/>
        </w:rPr>
        <w:t xml:space="preserve"> on [0q] (sampling frequency) in link level simulation table</w:t>
      </w:r>
    </w:p>
    <w:p w14:paraId="33E93F22" w14:textId="77777777" w:rsidR="00234708" w:rsidRPr="006F79AF" w:rsidRDefault="00234708" w:rsidP="00234708">
      <w:pPr>
        <w:rPr>
          <w:rFonts w:ascii="Times New Roman" w:hAnsi="Times New Roman" w:hint="eastAsia"/>
          <w:szCs w:val="20"/>
          <w:lang w:val="en-US"/>
        </w:rPr>
      </w:pPr>
      <w:r w:rsidRPr="006F79AF">
        <w:rPr>
          <w:rFonts w:ascii="Times New Roman" w:hAnsi="Times New Roman"/>
          <w:szCs w:val="20"/>
          <w:lang w:val="en-US"/>
        </w:rPr>
        <w:t>Companies to report the Sampling frequency (e.g., 1.92Msps or other feasible values if any)</w:t>
      </w:r>
    </w:p>
    <w:p w14:paraId="1627C250" w14:textId="77777777" w:rsidR="00234708" w:rsidRPr="006F79AF" w:rsidRDefault="00234708" w:rsidP="00234708">
      <w:pPr>
        <w:rPr>
          <w:rFonts w:ascii="Times New Roman" w:hAnsi="Times New Roman"/>
          <w:szCs w:val="20"/>
          <w:lang w:val="en-US"/>
        </w:rPr>
      </w:pPr>
      <w:r w:rsidRPr="006F79AF">
        <w:rPr>
          <w:rFonts w:ascii="Times New Roman" w:hAnsi="Times New Roman"/>
          <w:szCs w:val="20"/>
          <w:lang w:val="en-US"/>
        </w:rPr>
        <w:t xml:space="preserve">Initial SFO (Sampling Frequency Offset) (Fe): </w:t>
      </w:r>
    </w:p>
    <w:p w14:paraId="0E562B11" w14:textId="77777777" w:rsidR="00234708" w:rsidRPr="006F79AF" w:rsidRDefault="00234708" w:rsidP="00234708">
      <w:pPr>
        <w:numPr>
          <w:ilvl w:val="0"/>
          <w:numId w:val="308"/>
        </w:numPr>
        <w:rPr>
          <w:rFonts w:ascii="Times New Roman" w:hAnsi="Times New Roman"/>
          <w:szCs w:val="20"/>
          <w:lang w:val="en-US"/>
        </w:rPr>
      </w:pPr>
      <w:r w:rsidRPr="006F79AF">
        <w:rPr>
          <w:rFonts w:ascii="Times New Roman" w:hAnsi="Times New Roman"/>
          <w:szCs w:val="20"/>
          <w:lang w:val="en-US"/>
        </w:rPr>
        <w:t>(M) Randomly select a value from the range of [0.1 ~ 1] *10^4 ppm for device 2,</w:t>
      </w:r>
    </w:p>
    <w:p w14:paraId="1ABEE0E7" w14:textId="77777777" w:rsidR="00234708" w:rsidRPr="006F79AF" w:rsidRDefault="00234708" w:rsidP="00234708">
      <w:pPr>
        <w:numPr>
          <w:ilvl w:val="0"/>
          <w:numId w:val="308"/>
        </w:numPr>
        <w:rPr>
          <w:rFonts w:ascii="Times New Roman" w:hAnsi="Times New Roman"/>
          <w:szCs w:val="20"/>
          <w:lang w:val="en-US"/>
        </w:rPr>
      </w:pPr>
      <w:r w:rsidRPr="006F79AF">
        <w:rPr>
          <w:rFonts w:ascii="Times New Roman" w:hAnsi="Times New Roman"/>
          <w:szCs w:val="20"/>
          <w:lang w:val="en-US"/>
        </w:rPr>
        <w:t>(M) Randomly select a value from the range of [0.1 ~ 1] * 10^5 ppm for device 1,</w:t>
      </w:r>
    </w:p>
    <w:p w14:paraId="27C6BA76" w14:textId="77777777" w:rsidR="00234708" w:rsidRPr="006F79AF" w:rsidRDefault="00234708" w:rsidP="00234708">
      <w:pPr>
        <w:numPr>
          <w:ilvl w:val="0"/>
          <w:numId w:val="308"/>
        </w:numPr>
        <w:rPr>
          <w:rFonts w:ascii="Times New Roman" w:hAnsi="Times New Roman"/>
          <w:szCs w:val="20"/>
          <w:lang w:val="en-US"/>
        </w:rPr>
      </w:pPr>
      <w:r w:rsidRPr="006F79AF">
        <w:rPr>
          <w:rFonts w:ascii="Times New Roman" w:hAnsi="Times New Roman"/>
          <w:szCs w:val="20"/>
          <w:lang w:val="en-US"/>
        </w:rPr>
        <w:t>(O) Randomly select a value from the range of [0.1 ~ 1] *10^5 ppm for device 2,</w:t>
      </w:r>
    </w:p>
    <w:p w14:paraId="0DEC11B8" w14:textId="77777777" w:rsidR="00234708" w:rsidRPr="006F79AF" w:rsidRDefault="00234708" w:rsidP="00234708">
      <w:pPr>
        <w:numPr>
          <w:ilvl w:val="0"/>
          <w:numId w:val="308"/>
        </w:numPr>
        <w:rPr>
          <w:rFonts w:ascii="Times New Roman" w:hAnsi="Times New Roman"/>
          <w:szCs w:val="20"/>
          <w:lang w:val="en-US"/>
        </w:rPr>
      </w:pPr>
      <w:r w:rsidRPr="006F79AF">
        <w:rPr>
          <w:rFonts w:ascii="Times New Roman" w:hAnsi="Times New Roman"/>
          <w:szCs w:val="20"/>
          <w:lang w:val="en-US"/>
        </w:rPr>
        <w:t xml:space="preserve">FFS: Optionally evaluate a fixed value SFO for device 1 and 2 </w:t>
      </w:r>
    </w:p>
    <w:p w14:paraId="347072F2" w14:textId="77777777" w:rsidR="00234708" w:rsidRPr="006F79AF" w:rsidRDefault="00234708" w:rsidP="00234708">
      <w:pPr>
        <w:numPr>
          <w:ilvl w:val="0"/>
          <w:numId w:val="308"/>
        </w:numPr>
        <w:rPr>
          <w:rFonts w:ascii="Times New Roman" w:hAnsi="Times New Roman"/>
          <w:szCs w:val="20"/>
          <w:lang w:val="en-US"/>
        </w:rPr>
      </w:pPr>
      <w:r w:rsidRPr="006F79AF">
        <w:rPr>
          <w:rFonts w:ascii="Times New Roman" w:hAnsi="Times New Roman"/>
          <w:szCs w:val="20"/>
          <w:lang w:val="en-US"/>
        </w:rPr>
        <w:t>Note: For random selection, the value is randomly selected per simulation drop, according to a uniform distribution</w:t>
      </w:r>
    </w:p>
    <w:p w14:paraId="58F6831B" w14:textId="77777777" w:rsidR="00234708" w:rsidRPr="006F79AF" w:rsidRDefault="00234708" w:rsidP="00234708">
      <w:pPr>
        <w:numPr>
          <w:ilvl w:val="0"/>
          <w:numId w:val="308"/>
        </w:numPr>
        <w:rPr>
          <w:rFonts w:ascii="Times New Roman" w:hAnsi="Times New Roman"/>
          <w:szCs w:val="20"/>
          <w:lang w:val="en-US"/>
        </w:rPr>
      </w:pPr>
      <w:r w:rsidRPr="006F79AF">
        <w:rPr>
          <w:rFonts w:ascii="Times New Roman" w:hAnsi="Times New Roman"/>
          <w:szCs w:val="20"/>
          <w:lang w:val="en-US"/>
        </w:rPr>
        <w:t>Note: Above values are only for sampling purpose.</w:t>
      </w:r>
    </w:p>
    <w:p w14:paraId="041090CF" w14:textId="77777777" w:rsidR="00234708" w:rsidRPr="006F79AF" w:rsidRDefault="00234708" w:rsidP="00234708">
      <w:pPr>
        <w:numPr>
          <w:ilvl w:val="0"/>
          <w:numId w:val="308"/>
        </w:numPr>
        <w:rPr>
          <w:rFonts w:ascii="Times New Roman" w:hAnsi="Times New Roman"/>
          <w:szCs w:val="20"/>
          <w:lang w:val="en-US"/>
        </w:rPr>
      </w:pPr>
      <w:r w:rsidRPr="006F79AF">
        <w:rPr>
          <w:rFonts w:ascii="Times New Roman" w:hAnsi="Times New Roman"/>
          <w:szCs w:val="20"/>
          <w:lang w:val="en-US"/>
        </w:rPr>
        <w:t>FFS other values</w:t>
      </w:r>
    </w:p>
    <w:p w14:paraId="0A8FFB31" w14:textId="77777777" w:rsidR="00234708" w:rsidRPr="006F79AF" w:rsidRDefault="00234708" w:rsidP="00234708">
      <w:pPr>
        <w:numPr>
          <w:ilvl w:val="0"/>
          <w:numId w:val="308"/>
        </w:numPr>
        <w:rPr>
          <w:rFonts w:ascii="Times New Roman" w:hAnsi="Times New Roman"/>
          <w:szCs w:val="20"/>
          <w:lang w:val="en-US"/>
        </w:rPr>
      </w:pPr>
      <w:r w:rsidRPr="006F79AF">
        <w:rPr>
          <w:rFonts w:ascii="Times New Roman" w:hAnsi="Times New Roman"/>
          <w:szCs w:val="20"/>
          <w:lang w:val="en-US"/>
        </w:rPr>
        <w:t>Note: Above assumptions are only for LLS evaluation purpose only for R2D and [D2R].</w:t>
      </w:r>
    </w:p>
    <w:p w14:paraId="50A43DCC" w14:textId="77777777" w:rsidR="00234708" w:rsidRPr="006F79AF" w:rsidRDefault="00234708" w:rsidP="00234708">
      <w:pPr>
        <w:rPr>
          <w:rFonts w:ascii="Times New Roman" w:hAnsi="Times New Roman"/>
          <w:szCs w:val="20"/>
          <w:lang w:val="en-US"/>
        </w:rPr>
      </w:pPr>
      <w:r w:rsidRPr="006F79AF">
        <w:rPr>
          <w:rFonts w:ascii="Times New Roman" w:hAnsi="Times New Roman"/>
          <w:szCs w:val="20"/>
          <w:lang w:val="en-US"/>
        </w:rPr>
        <w:t>The timing drift ΔT over a time T is modelled as ΔT = ±Fe * T.</w:t>
      </w:r>
    </w:p>
    <w:p w14:paraId="47E3A163" w14:textId="4C5D9A61" w:rsidR="00234708" w:rsidRPr="006F79AF" w:rsidRDefault="00234708" w:rsidP="00234708">
      <w:pPr>
        <w:numPr>
          <w:ilvl w:val="0"/>
          <w:numId w:val="308"/>
        </w:numPr>
        <w:rPr>
          <w:rFonts w:ascii="Times New Roman" w:hAnsi="Times New Roman"/>
          <w:szCs w:val="20"/>
          <w:lang w:val="en-US"/>
        </w:rPr>
      </w:pPr>
      <w:r w:rsidRPr="006F79AF">
        <w:rPr>
          <w:rFonts w:ascii="Times New Roman" w:hAnsi="Times New Roman"/>
          <w:szCs w:val="20"/>
          <w:lang w:val="en-US"/>
        </w:rPr>
        <w:t>Note: Accuracy can be improved after clock calibration for at least device 2. FFS applicable for device 1</w:t>
      </w:r>
    </w:p>
    <w:p w14:paraId="02B32A7C" w14:textId="77777777" w:rsidR="00234708" w:rsidRPr="006F79AF" w:rsidRDefault="00234708" w:rsidP="00234708">
      <w:pPr>
        <w:numPr>
          <w:ilvl w:val="0"/>
          <w:numId w:val="308"/>
        </w:numPr>
        <w:rPr>
          <w:rFonts w:ascii="Times New Roman" w:hAnsi="Times New Roman"/>
          <w:szCs w:val="20"/>
          <w:lang w:val="en-US"/>
        </w:rPr>
      </w:pPr>
      <w:r w:rsidRPr="006F79AF">
        <w:rPr>
          <w:rFonts w:ascii="Times New Roman" w:hAnsi="Times New Roman"/>
          <w:szCs w:val="20"/>
          <w:lang w:val="en-US"/>
        </w:rPr>
        <w:t>Note: SFO after clock calibration can be applied to Fe.</w:t>
      </w:r>
    </w:p>
    <w:p w14:paraId="2E719085" w14:textId="77777777" w:rsidR="00234708" w:rsidRPr="006F79AF" w:rsidRDefault="00234708" w:rsidP="00234708">
      <w:pPr>
        <w:numPr>
          <w:ilvl w:val="0"/>
          <w:numId w:val="308"/>
        </w:numPr>
        <w:rPr>
          <w:rFonts w:ascii="Times New Roman" w:hAnsi="Times New Roman"/>
          <w:szCs w:val="20"/>
          <w:lang w:val="en-US"/>
        </w:rPr>
      </w:pPr>
      <w:r w:rsidRPr="006F79AF">
        <w:rPr>
          <w:rFonts w:ascii="Times New Roman" w:hAnsi="Times New Roman"/>
          <w:szCs w:val="20"/>
          <w:lang w:val="en-US"/>
        </w:rPr>
        <w:t>FFS other models</w:t>
      </w:r>
    </w:p>
    <w:p w14:paraId="55C1FE02" w14:textId="77777777" w:rsidR="00234708" w:rsidRPr="006F79AF" w:rsidRDefault="00234708" w:rsidP="00234708">
      <w:pPr>
        <w:rPr>
          <w:rFonts w:ascii="Times New Roman" w:hAnsi="Times New Roman"/>
          <w:szCs w:val="20"/>
          <w:lang w:val="en-US"/>
        </w:rPr>
      </w:pPr>
      <w:r w:rsidRPr="006F79AF">
        <w:rPr>
          <w:rFonts w:ascii="Times New Roman" w:hAnsi="Times New Roman"/>
          <w:szCs w:val="20"/>
          <w:lang w:val="en-US"/>
        </w:rPr>
        <w:t>CFO for device 2b.</w:t>
      </w:r>
    </w:p>
    <w:p w14:paraId="0E3A6C58" w14:textId="77777777" w:rsidR="00234708" w:rsidRPr="006F79AF" w:rsidRDefault="00234708" w:rsidP="00234708">
      <w:pPr>
        <w:numPr>
          <w:ilvl w:val="0"/>
          <w:numId w:val="308"/>
        </w:numPr>
        <w:rPr>
          <w:rFonts w:ascii="Times New Roman" w:hAnsi="Times New Roman"/>
          <w:szCs w:val="20"/>
          <w:lang w:val="en-US"/>
        </w:rPr>
      </w:pPr>
      <w:r w:rsidRPr="006F79AF">
        <w:rPr>
          <w:rFonts w:ascii="Times New Roman" w:hAnsi="Times New Roman"/>
          <w:szCs w:val="20"/>
          <w:lang w:val="en-US"/>
        </w:rPr>
        <w:lastRenderedPageBreak/>
        <w:t>[100ppm/200ppm/1000ppm, 0.1ppm/s]”</w:t>
      </w:r>
    </w:p>
    <w:p w14:paraId="725B28BC" w14:textId="77777777" w:rsidR="00234708" w:rsidRPr="006F79AF" w:rsidRDefault="00234708" w:rsidP="00234708">
      <w:pPr>
        <w:rPr>
          <w:rFonts w:ascii="Times New Roman" w:hAnsi="Times New Roman"/>
          <w:szCs w:val="20"/>
          <w:lang w:val="en-US"/>
        </w:rPr>
      </w:pPr>
      <w:r w:rsidRPr="006F79AF">
        <w:rPr>
          <w:rFonts w:ascii="Times New Roman" w:hAnsi="Times New Roman"/>
          <w:szCs w:val="20"/>
          <w:lang w:val="en-US"/>
        </w:rPr>
        <w:t>Note: Above assumptions are for LLS evaluation purpose only</w:t>
      </w:r>
    </w:p>
    <w:p w14:paraId="46F5FC28" w14:textId="77777777" w:rsidR="00ED3560" w:rsidRPr="006F79AF" w:rsidRDefault="00ED3560" w:rsidP="00ED3560">
      <w:pPr>
        <w:rPr>
          <w:rFonts w:ascii="Times New Roman" w:hAnsi="Times New Roman"/>
          <w:szCs w:val="20"/>
          <w:lang w:val="en-US"/>
        </w:rPr>
      </w:pPr>
    </w:p>
    <w:p w14:paraId="2D385F41" w14:textId="77777777" w:rsidR="00ED3560" w:rsidRPr="00ED3560" w:rsidRDefault="00ED3560" w:rsidP="00ED3560">
      <w:pPr>
        <w:rPr>
          <w:rFonts w:ascii="Times New Roman" w:hAnsi="Times New Roman"/>
          <w:szCs w:val="20"/>
        </w:rPr>
      </w:pPr>
    </w:p>
    <w:p w14:paraId="1833F9E5" w14:textId="29C9D1A6" w:rsidR="000F7084" w:rsidRPr="0041076F" w:rsidRDefault="000F7084" w:rsidP="000F7084">
      <w:pPr>
        <w:rPr>
          <w:iCs/>
        </w:rPr>
      </w:pPr>
      <w:r w:rsidRPr="00B5605B">
        <w:rPr>
          <w:iCs/>
          <w:highlight w:val="cyan"/>
        </w:rPr>
        <w:t>[Post-117-AIoT-0</w:t>
      </w:r>
      <w:r>
        <w:rPr>
          <w:iCs/>
          <w:highlight w:val="cyan"/>
        </w:rPr>
        <w:t>2</w:t>
      </w:r>
      <w:r w:rsidRPr="00B5605B">
        <w:rPr>
          <w:iCs/>
          <w:highlight w:val="cyan"/>
        </w:rPr>
        <w:t>] – Xiaodong (</w:t>
      </w:r>
      <w:r w:rsidR="003970E7">
        <w:rPr>
          <w:iCs/>
          <w:highlight w:val="cyan"/>
        </w:rPr>
        <w:t>CMCC</w:t>
      </w:r>
      <w:r w:rsidRPr="00B5605B">
        <w:rPr>
          <w:iCs/>
          <w:highlight w:val="cyan"/>
        </w:rPr>
        <w:t>)</w:t>
      </w:r>
    </w:p>
    <w:p w14:paraId="1D067F84" w14:textId="77777777" w:rsidR="000F7084" w:rsidRPr="0041076F" w:rsidRDefault="000F7084" w:rsidP="000F7084">
      <w:pPr>
        <w:rPr>
          <w:iCs/>
        </w:rPr>
      </w:pPr>
      <w:r w:rsidRPr="0041076F">
        <w:rPr>
          <w:iCs/>
        </w:rPr>
        <w:t>Email discussion on link budget analysis, link-level simulation for A-IoT from August 7th until 14th</w:t>
      </w:r>
    </w:p>
    <w:p w14:paraId="1D569CB5" w14:textId="77777777" w:rsidR="000F7084" w:rsidRPr="000F7084" w:rsidRDefault="000F7084" w:rsidP="00311060">
      <w:pPr>
        <w:pStyle w:val="ListParagraph"/>
        <w:numPr>
          <w:ilvl w:val="0"/>
          <w:numId w:val="267"/>
        </w:numPr>
      </w:pPr>
      <w:r w:rsidRPr="000F7084">
        <w:t>Companies are encouraged to provide link budget analysis and link-level simulation results by August 7th</w:t>
      </w:r>
    </w:p>
    <w:p w14:paraId="1EC6969C" w14:textId="77777777" w:rsidR="000F7084" w:rsidRPr="000F7084" w:rsidRDefault="000F7084" w:rsidP="00311060">
      <w:pPr>
        <w:pStyle w:val="ListParagraph"/>
        <w:numPr>
          <w:ilvl w:val="0"/>
          <w:numId w:val="267"/>
        </w:numPr>
      </w:pPr>
      <w:r w:rsidRPr="000F7084">
        <w:t>Xiaodong to collect results, provide potential consolidated tables, proposals for observations by August 14th</w:t>
      </w:r>
    </w:p>
    <w:p w14:paraId="438CA3C2" w14:textId="77777777" w:rsidR="000F7084" w:rsidRPr="0041076F" w:rsidRDefault="000F7084" w:rsidP="000F7084">
      <w:pPr>
        <w:rPr>
          <w:iCs/>
        </w:rPr>
      </w:pPr>
      <w:r w:rsidRPr="0009159E">
        <w:rPr>
          <w:b/>
          <w:bCs/>
          <w:iCs/>
        </w:rPr>
        <w:t>Decision:</w:t>
      </w:r>
      <w:r w:rsidRPr="0041076F">
        <w:rPr>
          <w:iCs/>
        </w:rPr>
        <w:t xml:space="preserve"> The discussions are to be carried over to RAN1#118.</w:t>
      </w:r>
    </w:p>
    <w:p w14:paraId="7F34982F" w14:textId="77777777" w:rsidR="00A06162" w:rsidRPr="009537ED" w:rsidRDefault="00A06162" w:rsidP="00A06162"/>
    <w:p w14:paraId="2EE22E6C" w14:textId="7A359CFB" w:rsidR="00F445D6" w:rsidRPr="009537ED" w:rsidRDefault="007A5AC0" w:rsidP="009643F7">
      <w:pPr>
        <w:pStyle w:val="Heading1"/>
        <w:numPr>
          <w:ilvl w:val="0"/>
          <w:numId w:val="0"/>
        </w:numPr>
        <w:spacing w:before="0" w:after="0"/>
        <w:rPr>
          <w:rFonts w:ascii="Times New Roman" w:hAnsi="Times New Roman" w:cs="Times New Roman"/>
          <w:sz w:val="20"/>
          <w:szCs w:val="20"/>
        </w:rPr>
      </w:pPr>
      <w:r w:rsidRPr="009537ED">
        <w:rPr>
          <w:rFonts w:ascii="Times New Roman" w:hAnsi="Times New Roman"/>
          <w:sz w:val="20"/>
          <w:szCs w:val="20"/>
        </w:rPr>
        <w:br w:type="page"/>
      </w:r>
      <w:bookmarkStart w:id="477" w:name="_Toc173405078"/>
      <w:r w:rsidR="00F445D6" w:rsidRPr="009537ED">
        <w:rPr>
          <w:rFonts w:ascii="Times New Roman" w:hAnsi="Times New Roman" w:cs="Times New Roman"/>
          <w:sz w:val="20"/>
          <w:szCs w:val="20"/>
        </w:rPr>
        <w:lastRenderedPageBreak/>
        <w:t>Annex</w:t>
      </w:r>
      <w:r w:rsidR="00233210" w:rsidRPr="009537ED">
        <w:rPr>
          <w:rFonts w:ascii="Times New Roman" w:hAnsi="Times New Roman" w:cs="Times New Roman"/>
          <w:sz w:val="20"/>
          <w:szCs w:val="20"/>
        </w:rPr>
        <w:t xml:space="preserve"> </w:t>
      </w:r>
      <w:r w:rsidR="00F445D6" w:rsidRPr="009537ED">
        <w:rPr>
          <w:rFonts w:ascii="Times New Roman" w:hAnsi="Times New Roman" w:cs="Times New Roman"/>
          <w:sz w:val="20"/>
          <w:szCs w:val="20"/>
        </w:rPr>
        <w:t>G:</w:t>
      </w:r>
      <w:r w:rsidR="00F445D6" w:rsidRPr="009537ED">
        <w:rPr>
          <w:rFonts w:ascii="Times New Roman" w:hAnsi="Times New Roman" w:cs="Times New Roman"/>
          <w:sz w:val="20"/>
          <w:szCs w:val="20"/>
        </w:rPr>
        <w:tab/>
        <w:t>List</w:t>
      </w:r>
      <w:r w:rsidR="00233210" w:rsidRPr="009537ED">
        <w:rPr>
          <w:rFonts w:ascii="Times New Roman" w:hAnsi="Times New Roman" w:cs="Times New Roman"/>
          <w:sz w:val="20"/>
          <w:szCs w:val="20"/>
        </w:rPr>
        <w:t xml:space="preserve"> </w:t>
      </w:r>
      <w:r w:rsidR="00F445D6" w:rsidRPr="009537ED">
        <w:rPr>
          <w:rFonts w:ascii="Times New Roman" w:hAnsi="Times New Roman" w:cs="Times New Roman"/>
          <w:sz w:val="20"/>
          <w:szCs w:val="20"/>
        </w:rPr>
        <w:t>of</w:t>
      </w:r>
      <w:r w:rsidR="00233210" w:rsidRPr="009537ED">
        <w:rPr>
          <w:rFonts w:ascii="Times New Roman" w:hAnsi="Times New Roman" w:cs="Times New Roman"/>
          <w:sz w:val="20"/>
          <w:szCs w:val="20"/>
        </w:rPr>
        <w:t xml:space="preserve"> </w:t>
      </w:r>
      <w:r w:rsidR="00F445D6" w:rsidRPr="009537ED">
        <w:rPr>
          <w:rFonts w:ascii="Times New Roman" w:hAnsi="Times New Roman" w:cs="Times New Roman"/>
          <w:sz w:val="20"/>
          <w:szCs w:val="20"/>
        </w:rPr>
        <w:t>participants</w:t>
      </w:r>
      <w:r w:rsidR="00233210" w:rsidRPr="009537ED">
        <w:rPr>
          <w:rFonts w:ascii="Times New Roman" w:hAnsi="Times New Roman" w:cs="Times New Roman"/>
          <w:sz w:val="20"/>
          <w:szCs w:val="20"/>
        </w:rPr>
        <w:t xml:space="preserve"> </w:t>
      </w:r>
      <w:r w:rsidR="00F445D6" w:rsidRPr="009537ED">
        <w:rPr>
          <w:rFonts w:ascii="Times New Roman" w:hAnsi="Times New Roman" w:cs="Times New Roman"/>
          <w:sz w:val="20"/>
          <w:szCs w:val="20"/>
        </w:rPr>
        <w:t>at</w:t>
      </w:r>
      <w:r w:rsidR="00233210" w:rsidRPr="009537ED">
        <w:rPr>
          <w:rFonts w:ascii="Times New Roman" w:hAnsi="Times New Roman" w:cs="Times New Roman"/>
          <w:sz w:val="20"/>
          <w:szCs w:val="20"/>
        </w:rPr>
        <w:t xml:space="preserve"> </w:t>
      </w:r>
      <w:r w:rsidR="00CC2881" w:rsidRPr="009537ED">
        <w:rPr>
          <w:rFonts w:ascii="Times New Roman" w:hAnsi="Times New Roman" w:cs="Times New Roman"/>
          <w:sz w:val="20"/>
          <w:szCs w:val="20"/>
        </w:rPr>
        <w:t xml:space="preserve">RAN1 </w:t>
      </w:r>
      <w:r w:rsidR="00A06162">
        <w:rPr>
          <w:rFonts w:ascii="Times New Roman" w:hAnsi="Times New Roman" w:cs="Times New Roman"/>
          <w:sz w:val="20"/>
          <w:szCs w:val="20"/>
        </w:rPr>
        <w:t>#117</w:t>
      </w:r>
      <w:bookmarkEnd w:id="477"/>
    </w:p>
    <w:p w14:paraId="7AC8532D" w14:textId="77777777" w:rsidR="005C5573" w:rsidRPr="009537ED" w:rsidRDefault="005C5573" w:rsidP="005C5573">
      <w:pPr>
        <w:rPr>
          <w:szCs w:val="20"/>
        </w:rPr>
      </w:pPr>
    </w:p>
    <w:p w14:paraId="7D0188F5" w14:textId="1F89CB63" w:rsidR="007A5AC0" w:rsidRPr="009537ED" w:rsidRDefault="007A5AC0" w:rsidP="009643F7">
      <w:pPr>
        <w:rPr>
          <w:szCs w:val="20"/>
        </w:rPr>
      </w:pPr>
      <w:r w:rsidRPr="009537ED">
        <w:rPr>
          <w:szCs w:val="20"/>
        </w:rPr>
        <w:t>Please</w:t>
      </w:r>
      <w:r w:rsidR="00233210" w:rsidRPr="009537ED">
        <w:rPr>
          <w:szCs w:val="20"/>
        </w:rPr>
        <w:t xml:space="preserve"> </w:t>
      </w:r>
      <w:r w:rsidRPr="009537ED">
        <w:rPr>
          <w:szCs w:val="20"/>
        </w:rPr>
        <w:t>see</w:t>
      </w:r>
      <w:r w:rsidR="00233210" w:rsidRPr="009537ED">
        <w:rPr>
          <w:szCs w:val="20"/>
        </w:rPr>
        <w:t xml:space="preserve"> </w:t>
      </w:r>
      <w:r w:rsidRPr="009537ED">
        <w:rPr>
          <w:szCs w:val="20"/>
        </w:rPr>
        <w:t>excel</w:t>
      </w:r>
      <w:r w:rsidR="00233210" w:rsidRPr="009537ED">
        <w:rPr>
          <w:szCs w:val="20"/>
        </w:rPr>
        <w:t xml:space="preserve"> </w:t>
      </w:r>
      <w:r w:rsidRPr="009537ED">
        <w:rPr>
          <w:szCs w:val="20"/>
        </w:rPr>
        <w:t>file</w:t>
      </w:r>
      <w:r w:rsidR="00233210" w:rsidRPr="009537ED">
        <w:rPr>
          <w:szCs w:val="20"/>
        </w:rPr>
        <w:t xml:space="preserve"> </w:t>
      </w:r>
      <w:r w:rsidRPr="009537ED">
        <w:rPr>
          <w:szCs w:val="20"/>
        </w:rPr>
        <w:t>attached</w:t>
      </w:r>
      <w:r w:rsidR="00233210" w:rsidRPr="009537ED">
        <w:rPr>
          <w:szCs w:val="20"/>
        </w:rPr>
        <w:t xml:space="preserve"> </w:t>
      </w:r>
      <w:r w:rsidRPr="009537ED">
        <w:rPr>
          <w:szCs w:val="20"/>
        </w:rPr>
        <w:t>to</w:t>
      </w:r>
      <w:r w:rsidR="00233210" w:rsidRPr="009537ED">
        <w:rPr>
          <w:szCs w:val="20"/>
        </w:rPr>
        <w:t xml:space="preserve"> </w:t>
      </w:r>
      <w:r w:rsidRPr="009537ED">
        <w:rPr>
          <w:szCs w:val="20"/>
        </w:rPr>
        <w:t>this</w:t>
      </w:r>
      <w:r w:rsidR="00233210" w:rsidRPr="009537ED">
        <w:rPr>
          <w:szCs w:val="20"/>
        </w:rPr>
        <w:t xml:space="preserve"> </w:t>
      </w:r>
      <w:r w:rsidRPr="009537ED">
        <w:rPr>
          <w:szCs w:val="20"/>
        </w:rPr>
        <w:t>report</w:t>
      </w:r>
    </w:p>
    <w:p w14:paraId="3EF024D4" w14:textId="77777777" w:rsidR="007A5AC0" w:rsidRPr="009537ED" w:rsidRDefault="007A5AC0" w:rsidP="009643F7">
      <w:pPr>
        <w:rPr>
          <w:rFonts w:ascii="Times New Roman" w:eastAsia="SimSun" w:hAnsi="Times New Roman"/>
          <w:kern w:val="2"/>
          <w:szCs w:val="20"/>
        </w:rPr>
      </w:pPr>
    </w:p>
    <w:p w14:paraId="242BFCB6" w14:textId="23FD43AA" w:rsidR="008755AE" w:rsidRPr="009537ED" w:rsidRDefault="007A5AC0" w:rsidP="008755AE">
      <w:pPr>
        <w:pStyle w:val="Heading1"/>
        <w:numPr>
          <w:ilvl w:val="0"/>
          <w:numId w:val="0"/>
        </w:numPr>
        <w:spacing w:before="0" w:after="0"/>
        <w:rPr>
          <w:rFonts w:ascii="Times New Roman" w:eastAsia="MS Mincho" w:hAnsi="Times New Roman" w:cs="Times New Roman"/>
          <w:sz w:val="20"/>
          <w:szCs w:val="20"/>
          <w:lang w:eastAsia="ja-JP"/>
        </w:rPr>
      </w:pPr>
      <w:r w:rsidRPr="009537ED">
        <w:rPr>
          <w:rFonts w:ascii="Times New Roman" w:hAnsi="Times New Roman" w:cs="Times New Roman"/>
          <w:sz w:val="20"/>
          <w:szCs w:val="20"/>
        </w:rPr>
        <w:br w:type="page"/>
      </w:r>
      <w:bookmarkStart w:id="478" w:name="_Toc436387513"/>
      <w:bookmarkStart w:id="479" w:name="_Toc173405079"/>
      <w:r w:rsidR="008755AE" w:rsidRPr="009537ED">
        <w:rPr>
          <w:rFonts w:ascii="Times New Roman" w:hAnsi="Times New Roman" w:cs="Times New Roman"/>
          <w:sz w:val="20"/>
          <w:szCs w:val="20"/>
        </w:rPr>
        <w:lastRenderedPageBreak/>
        <w:t>Annex</w:t>
      </w:r>
      <w:r w:rsidR="00233210" w:rsidRPr="009537ED">
        <w:rPr>
          <w:rFonts w:ascii="Times New Roman" w:hAnsi="Times New Roman" w:cs="Times New Roman"/>
          <w:sz w:val="20"/>
          <w:szCs w:val="20"/>
        </w:rPr>
        <w:t xml:space="preserve"> </w:t>
      </w:r>
      <w:r w:rsidR="008755AE" w:rsidRPr="009537ED">
        <w:rPr>
          <w:rFonts w:ascii="Times New Roman" w:hAnsi="Times New Roman" w:cs="Times New Roman"/>
          <w:sz w:val="20"/>
          <w:szCs w:val="20"/>
        </w:rPr>
        <w:t>H:</w:t>
      </w:r>
      <w:r w:rsidR="008755AE" w:rsidRPr="009537ED">
        <w:rPr>
          <w:rFonts w:ascii="Times New Roman" w:hAnsi="Times New Roman" w:cs="Times New Roman"/>
          <w:sz w:val="20"/>
          <w:szCs w:val="20"/>
        </w:rPr>
        <w:tab/>
        <w:t>TSG</w:t>
      </w:r>
      <w:r w:rsidR="00233210" w:rsidRPr="009537ED">
        <w:rPr>
          <w:rFonts w:ascii="Times New Roman" w:hAnsi="Times New Roman" w:cs="Times New Roman"/>
          <w:sz w:val="20"/>
          <w:szCs w:val="20"/>
        </w:rPr>
        <w:t xml:space="preserve"> </w:t>
      </w:r>
      <w:r w:rsidR="008755AE" w:rsidRPr="009537ED">
        <w:rPr>
          <w:rFonts w:ascii="Times New Roman" w:hAnsi="Times New Roman" w:cs="Times New Roman"/>
          <w:sz w:val="20"/>
          <w:szCs w:val="20"/>
        </w:rPr>
        <w:t>RAN</w:t>
      </w:r>
      <w:r w:rsidR="00233210" w:rsidRPr="009537ED">
        <w:rPr>
          <w:rFonts w:ascii="Times New Roman" w:hAnsi="Times New Roman" w:cs="Times New Roman"/>
          <w:sz w:val="20"/>
          <w:szCs w:val="20"/>
        </w:rPr>
        <w:t xml:space="preserve"> </w:t>
      </w:r>
      <w:r w:rsidR="008755AE" w:rsidRPr="009537ED">
        <w:rPr>
          <w:rFonts w:ascii="Times New Roman" w:hAnsi="Times New Roman" w:cs="Times New Roman"/>
          <w:sz w:val="20"/>
          <w:szCs w:val="20"/>
        </w:rPr>
        <w:t>WG1</w:t>
      </w:r>
      <w:r w:rsidR="00233210" w:rsidRPr="009537ED">
        <w:rPr>
          <w:rFonts w:ascii="Times New Roman" w:hAnsi="Times New Roman" w:cs="Times New Roman"/>
          <w:sz w:val="20"/>
          <w:szCs w:val="20"/>
        </w:rPr>
        <w:t xml:space="preserve"> </w:t>
      </w:r>
      <w:r w:rsidR="008755AE" w:rsidRPr="009537ED">
        <w:rPr>
          <w:rFonts w:ascii="Times New Roman" w:hAnsi="Times New Roman" w:cs="Times New Roman"/>
          <w:sz w:val="20"/>
          <w:szCs w:val="20"/>
        </w:rPr>
        <w:t>meetings</w:t>
      </w:r>
      <w:r w:rsidR="00233210" w:rsidRPr="009537ED">
        <w:rPr>
          <w:rFonts w:ascii="Times New Roman" w:hAnsi="Times New Roman" w:cs="Times New Roman"/>
          <w:sz w:val="20"/>
          <w:szCs w:val="20"/>
        </w:rPr>
        <w:t xml:space="preserve"> </w:t>
      </w:r>
      <w:r w:rsidR="008755AE" w:rsidRPr="009537ED">
        <w:rPr>
          <w:rFonts w:ascii="Times New Roman" w:hAnsi="Times New Roman" w:cs="Times New Roman"/>
          <w:sz w:val="20"/>
          <w:szCs w:val="20"/>
        </w:rPr>
        <w:t>in</w:t>
      </w:r>
      <w:r w:rsidR="00233210" w:rsidRPr="009537ED">
        <w:rPr>
          <w:rFonts w:ascii="Times New Roman" w:hAnsi="Times New Roman" w:cs="Times New Roman"/>
          <w:sz w:val="20"/>
          <w:szCs w:val="20"/>
        </w:rPr>
        <w:t xml:space="preserve"> </w:t>
      </w:r>
      <w:r w:rsidR="008755AE" w:rsidRPr="009537ED">
        <w:rPr>
          <w:rFonts w:ascii="Times New Roman" w:eastAsia="MS Mincho" w:hAnsi="Times New Roman" w:cs="Times New Roman"/>
          <w:sz w:val="20"/>
          <w:szCs w:val="20"/>
          <w:lang w:eastAsia="ja-JP"/>
        </w:rPr>
        <w:t>20</w:t>
      </w:r>
      <w:r w:rsidR="00104FF5" w:rsidRPr="009537ED">
        <w:rPr>
          <w:rFonts w:ascii="Times New Roman" w:eastAsia="MS Mincho" w:hAnsi="Times New Roman" w:cs="Times New Roman"/>
          <w:sz w:val="20"/>
          <w:szCs w:val="20"/>
          <w:lang w:eastAsia="ja-JP"/>
        </w:rPr>
        <w:t>2</w:t>
      </w:r>
      <w:r w:rsidR="00B2372C" w:rsidRPr="009537ED">
        <w:rPr>
          <w:rFonts w:ascii="Times New Roman" w:eastAsia="MS Mincho" w:hAnsi="Times New Roman" w:cs="Times New Roman"/>
          <w:sz w:val="20"/>
          <w:szCs w:val="20"/>
          <w:lang w:eastAsia="ja-JP"/>
        </w:rPr>
        <w:t>4</w:t>
      </w:r>
      <w:r w:rsidR="00233210" w:rsidRPr="009537ED">
        <w:rPr>
          <w:rFonts w:ascii="Times New Roman" w:eastAsia="MS Mincho" w:hAnsi="Times New Roman" w:cs="Times New Roman"/>
          <w:sz w:val="20"/>
          <w:szCs w:val="20"/>
          <w:lang w:eastAsia="ja-JP"/>
        </w:rPr>
        <w:t xml:space="preserve"> </w:t>
      </w:r>
      <w:r w:rsidR="008755AE" w:rsidRPr="009537ED">
        <w:rPr>
          <w:rFonts w:ascii="Times New Roman" w:eastAsia="MS Mincho" w:hAnsi="Times New Roman" w:cs="Times New Roman"/>
          <w:sz w:val="20"/>
          <w:szCs w:val="20"/>
          <w:lang w:eastAsia="ja-JP"/>
        </w:rPr>
        <w:t>–</w:t>
      </w:r>
      <w:r w:rsidR="00233210" w:rsidRPr="009537ED">
        <w:rPr>
          <w:rFonts w:ascii="Times New Roman" w:eastAsia="MS Mincho" w:hAnsi="Times New Roman" w:cs="Times New Roman"/>
          <w:sz w:val="20"/>
          <w:szCs w:val="20"/>
          <w:lang w:eastAsia="ja-JP"/>
        </w:rPr>
        <w:t xml:space="preserve"> </w:t>
      </w:r>
      <w:r w:rsidR="008755AE" w:rsidRPr="009537ED">
        <w:rPr>
          <w:rFonts w:ascii="Times New Roman" w:eastAsia="MS Mincho" w:hAnsi="Times New Roman" w:cs="Times New Roman"/>
          <w:sz w:val="20"/>
          <w:szCs w:val="20"/>
          <w:lang w:eastAsia="ja-JP"/>
        </w:rPr>
        <w:t>20</w:t>
      </w:r>
      <w:bookmarkEnd w:id="478"/>
      <w:r w:rsidR="00136559" w:rsidRPr="009537ED">
        <w:rPr>
          <w:rFonts w:ascii="Times New Roman" w:eastAsia="MS Mincho" w:hAnsi="Times New Roman" w:cs="Times New Roman"/>
          <w:sz w:val="20"/>
          <w:szCs w:val="20"/>
          <w:lang w:eastAsia="ja-JP"/>
        </w:rPr>
        <w:t>2</w:t>
      </w:r>
      <w:r w:rsidR="00B2372C" w:rsidRPr="009537ED">
        <w:rPr>
          <w:rFonts w:ascii="Times New Roman" w:eastAsia="MS Mincho" w:hAnsi="Times New Roman" w:cs="Times New Roman"/>
          <w:sz w:val="20"/>
          <w:szCs w:val="20"/>
          <w:lang w:eastAsia="ja-JP"/>
        </w:rPr>
        <w:t>5</w:t>
      </w:r>
      <w:bookmarkEnd w:id="479"/>
    </w:p>
    <w:p w14:paraId="468AA5E3" w14:textId="77777777" w:rsidR="008755AE" w:rsidRPr="009537ED" w:rsidRDefault="008755AE" w:rsidP="008755AE">
      <w:pPr>
        <w:rPr>
          <w:szCs w:val="20"/>
          <w:lang w:eastAsia="ja-JP"/>
        </w:rPr>
      </w:pPr>
    </w:p>
    <w:tbl>
      <w:tblPr>
        <w:tblW w:w="106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348"/>
        <w:gridCol w:w="1119"/>
        <w:gridCol w:w="3151"/>
        <w:gridCol w:w="1975"/>
        <w:gridCol w:w="1008"/>
      </w:tblGrid>
      <w:tr w:rsidR="00F40D66" w:rsidRPr="009537ED" w14:paraId="38078086" w14:textId="77777777" w:rsidTr="00765707">
        <w:trPr>
          <w:cantSplit/>
          <w:trHeight w:val="255"/>
          <w:jc w:val="center"/>
        </w:trPr>
        <w:tc>
          <w:tcPr>
            <w:tcW w:w="3348" w:type="dxa"/>
            <w:shd w:val="clear" w:color="auto" w:fill="FFFFCC"/>
            <w:noWrap/>
            <w:vAlign w:val="center"/>
          </w:tcPr>
          <w:p w14:paraId="1BE737CE" w14:textId="77777777" w:rsidR="00F40D66" w:rsidRPr="009537ED" w:rsidRDefault="00F40D66" w:rsidP="00765707">
            <w:pPr>
              <w:rPr>
                <w:rFonts w:ascii="Times New Roman" w:eastAsia="Arial Unicode MS" w:hAnsi="Times New Roman"/>
                <w:b/>
                <w:bCs/>
                <w:szCs w:val="20"/>
              </w:rPr>
            </w:pPr>
            <w:r w:rsidRPr="009537ED">
              <w:rPr>
                <w:rFonts w:ascii="Times New Roman" w:hAnsi="Times New Roman"/>
                <w:b/>
                <w:bCs/>
                <w:szCs w:val="20"/>
              </w:rPr>
              <w:t>TITLE</w:t>
            </w:r>
          </w:p>
        </w:tc>
        <w:tc>
          <w:tcPr>
            <w:tcW w:w="1119" w:type="dxa"/>
            <w:shd w:val="clear" w:color="auto" w:fill="FFFFCC"/>
            <w:noWrap/>
            <w:vAlign w:val="center"/>
          </w:tcPr>
          <w:p w14:paraId="10549FE6" w14:textId="77777777" w:rsidR="00F40D66" w:rsidRPr="009537ED" w:rsidRDefault="00F40D66" w:rsidP="00765707">
            <w:pPr>
              <w:rPr>
                <w:rFonts w:ascii="Times New Roman" w:eastAsia="Arial Unicode MS" w:hAnsi="Times New Roman"/>
                <w:b/>
                <w:bCs/>
                <w:szCs w:val="20"/>
              </w:rPr>
            </w:pPr>
            <w:r w:rsidRPr="009537ED">
              <w:rPr>
                <w:rFonts w:ascii="Times New Roman" w:hAnsi="Times New Roman"/>
                <w:b/>
                <w:bCs/>
                <w:szCs w:val="20"/>
              </w:rPr>
              <w:t>TYPE</w:t>
            </w:r>
          </w:p>
        </w:tc>
        <w:tc>
          <w:tcPr>
            <w:tcW w:w="3151" w:type="dxa"/>
            <w:shd w:val="clear" w:color="auto" w:fill="FFFFCC"/>
            <w:noWrap/>
            <w:vAlign w:val="center"/>
          </w:tcPr>
          <w:p w14:paraId="1986E7AA" w14:textId="77777777" w:rsidR="00F40D66" w:rsidRPr="009537ED" w:rsidRDefault="00F40D66" w:rsidP="00765707">
            <w:pPr>
              <w:rPr>
                <w:rFonts w:ascii="Times New Roman" w:eastAsia="Arial Unicode MS" w:hAnsi="Times New Roman"/>
                <w:b/>
                <w:bCs/>
                <w:szCs w:val="20"/>
              </w:rPr>
            </w:pPr>
            <w:r w:rsidRPr="009537ED">
              <w:rPr>
                <w:rFonts w:ascii="Times New Roman" w:hAnsi="Times New Roman"/>
                <w:b/>
                <w:bCs/>
                <w:szCs w:val="20"/>
              </w:rPr>
              <w:t>DATES</w:t>
            </w:r>
          </w:p>
        </w:tc>
        <w:tc>
          <w:tcPr>
            <w:tcW w:w="1975" w:type="dxa"/>
            <w:shd w:val="clear" w:color="auto" w:fill="FFFFCC"/>
            <w:noWrap/>
            <w:vAlign w:val="center"/>
          </w:tcPr>
          <w:p w14:paraId="67722592" w14:textId="77777777" w:rsidR="00F40D66" w:rsidRPr="009537ED" w:rsidRDefault="00F40D66" w:rsidP="00765707">
            <w:pPr>
              <w:rPr>
                <w:rFonts w:ascii="Times New Roman" w:eastAsia="Arial Unicode MS" w:hAnsi="Times New Roman"/>
                <w:b/>
                <w:bCs/>
                <w:szCs w:val="20"/>
              </w:rPr>
            </w:pPr>
            <w:r w:rsidRPr="009537ED">
              <w:rPr>
                <w:rFonts w:ascii="Times New Roman" w:hAnsi="Times New Roman"/>
                <w:b/>
                <w:bCs/>
                <w:szCs w:val="20"/>
              </w:rPr>
              <w:t>LOCATION</w:t>
            </w:r>
          </w:p>
        </w:tc>
        <w:tc>
          <w:tcPr>
            <w:tcW w:w="1008" w:type="dxa"/>
            <w:shd w:val="clear" w:color="auto" w:fill="FFFFCC"/>
            <w:noWrap/>
            <w:vAlign w:val="center"/>
          </w:tcPr>
          <w:p w14:paraId="21183073" w14:textId="77777777" w:rsidR="00F40D66" w:rsidRPr="009537ED" w:rsidRDefault="00F40D66" w:rsidP="00765707">
            <w:pPr>
              <w:rPr>
                <w:rFonts w:ascii="Times New Roman" w:eastAsia="Arial Unicode MS" w:hAnsi="Times New Roman"/>
                <w:b/>
                <w:bCs/>
                <w:szCs w:val="20"/>
              </w:rPr>
            </w:pPr>
            <w:r w:rsidRPr="009537ED">
              <w:rPr>
                <w:rFonts w:ascii="Times New Roman" w:hAnsi="Times New Roman"/>
                <w:b/>
                <w:bCs/>
                <w:szCs w:val="20"/>
              </w:rPr>
              <w:t>CTRY</w:t>
            </w:r>
          </w:p>
        </w:tc>
      </w:tr>
      <w:tr w:rsidR="008914DF" w:rsidRPr="009537ED" w14:paraId="5A49326E" w14:textId="77777777" w:rsidTr="001E6AEA">
        <w:trPr>
          <w:cantSplit/>
          <w:trHeight w:val="20"/>
          <w:jc w:val="center"/>
        </w:trPr>
        <w:tc>
          <w:tcPr>
            <w:tcW w:w="3348" w:type="dxa"/>
            <w:noWrap/>
            <w:tcMar>
              <w:top w:w="57" w:type="dxa"/>
              <w:left w:w="57" w:type="dxa"/>
              <w:bottom w:w="57" w:type="dxa"/>
              <w:right w:w="57" w:type="dxa"/>
            </w:tcMar>
          </w:tcPr>
          <w:p w14:paraId="7365DD2A" w14:textId="2EFE71EF" w:rsidR="008914DF" w:rsidRPr="009537ED" w:rsidRDefault="008914DF" w:rsidP="008914DF">
            <w:pPr>
              <w:rPr>
                <w:rFonts w:ascii="Times New Roman" w:hAnsi="Times New Roman"/>
                <w:szCs w:val="20"/>
                <w:u w:val="single"/>
              </w:rPr>
            </w:pPr>
            <w:r w:rsidRPr="009537ED">
              <w:rPr>
                <w:rFonts w:ascii="Times New Roman" w:hAnsi="Times New Roman"/>
                <w:szCs w:val="20"/>
                <w:u w:val="single"/>
              </w:rPr>
              <w:t>3GPPRAN1#118</w:t>
            </w:r>
          </w:p>
        </w:tc>
        <w:tc>
          <w:tcPr>
            <w:tcW w:w="1119" w:type="dxa"/>
            <w:noWrap/>
            <w:tcMar>
              <w:top w:w="57" w:type="dxa"/>
              <w:left w:w="57" w:type="dxa"/>
              <w:bottom w:w="57" w:type="dxa"/>
              <w:right w:w="57" w:type="dxa"/>
            </w:tcMar>
          </w:tcPr>
          <w:p w14:paraId="25E290F1" w14:textId="6B1BB4D2" w:rsidR="008914DF" w:rsidRPr="009537ED" w:rsidRDefault="008914DF" w:rsidP="008914DF">
            <w:pPr>
              <w:rPr>
                <w:rFonts w:ascii="Times New Roman" w:hAnsi="Times New Roman"/>
                <w:szCs w:val="20"/>
                <w:u w:val="single"/>
              </w:rPr>
            </w:pPr>
            <w:r w:rsidRPr="009537ED">
              <w:rPr>
                <w:rFonts w:ascii="Times New Roman" w:hAnsi="Times New Roman"/>
                <w:szCs w:val="20"/>
                <w:u w:val="single"/>
              </w:rPr>
              <w:t>WG</w:t>
            </w:r>
          </w:p>
        </w:tc>
        <w:tc>
          <w:tcPr>
            <w:tcW w:w="3151" w:type="dxa"/>
            <w:noWrap/>
            <w:tcMar>
              <w:top w:w="57" w:type="dxa"/>
              <w:left w:w="57" w:type="dxa"/>
              <w:bottom w:w="57" w:type="dxa"/>
              <w:right w:w="57" w:type="dxa"/>
            </w:tcMar>
          </w:tcPr>
          <w:p w14:paraId="7FDF2A9D" w14:textId="49DD34AD" w:rsidR="008914DF" w:rsidRPr="009537ED" w:rsidRDefault="008914DF" w:rsidP="008914DF">
            <w:r w:rsidRPr="009537ED">
              <w:t>19 – 23 Aug 2024</w:t>
            </w:r>
          </w:p>
        </w:tc>
        <w:tc>
          <w:tcPr>
            <w:tcW w:w="1975" w:type="dxa"/>
            <w:noWrap/>
            <w:tcMar>
              <w:top w:w="57" w:type="dxa"/>
              <w:left w:w="57" w:type="dxa"/>
              <w:bottom w:w="57" w:type="dxa"/>
              <w:right w:w="57" w:type="dxa"/>
            </w:tcMar>
          </w:tcPr>
          <w:p w14:paraId="2F72CAAA" w14:textId="5DAA5FA8" w:rsidR="008914DF" w:rsidRPr="009537ED" w:rsidRDefault="00217A5B" w:rsidP="008914DF">
            <w:pPr>
              <w:rPr>
                <w:rFonts w:ascii="Times New Roman" w:eastAsia="Arial Unicode MS" w:hAnsi="Times New Roman"/>
                <w:szCs w:val="20"/>
              </w:rPr>
            </w:pPr>
            <w:r>
              <w:rPr>
                <w:rFonts w:ascii="Times New Roman" w:eastAsia="Arial Unicode MS" w:hAnsi="Times New Roman"/>
                <w:szCs w:val="20"/>
              </w:rPr>
              <w:t>Maastricht</w:t>
            </w:r>
          </w:p>
        </w:tc>
        <w:tc>
          <w:tcPr>
            <w:tcW w:w="1008" w:type="dxa"/>
            <w:noWrap/>
            <w:tcMar>
              <w:top w:w="57" w:type="dxa"/>
              <w:left w:w="57" w:type="dxa"/>
              <w:bottom w:w="57" w:type="dxa"/>
              <w:right w:w="57" w:type="dxa"/>
            </w:tcMar>
          </w:tcPr>
          <w:p w14:paraId="61D59886" w14:textId="49385ED6" w:rsidR="008914DF" w:rsidRPr="009537ED" w:rsidRDefault="00217A5B" w:rsidP="008914DF">
            <w:r>
              <w:t>NL</w:t>
            </w:r>
          </w:p>
        </w:tc>
      </w:tr>
      <w:tr w:rsidR="008914DF" w:rsidRPr="009537ED" w14:paraId="58D0629A" w14:textId="77777777" w:rsidTr="001E6AEA">
        <w:trPr>
          <w:cantSplit/>
          <w:trHeight w:val="20"/>
          <w:jc w:val="center"/>
        </w:trPr>
        <w:tc>
          <w:tcPr>
            <w:tcW w:w="3348" w:type="dxa"/>
            <w:noWrap/>
            <w:tcMar>
              <w:top w:w="57" w:type="dxa"/>
              <w:left w:w="57" w:type="dxa"/>
              <w:bottom w:w="57" w:type="dxa"/>
              <w:right w:w="57" w:type="dxa"/>
            </w:tcMar>
          </w:tcPr>
          <w:p w14:paraId="12CD7353" w14:textId="7200787D" w:rsidR="008914DF" w:rsidRPr="009537ED" w:rsidRDefault="008914DF" w:rsidP="008914DF">
            <w:pPr>
              <w:rPr>
                <w:rFonts w:ascii="Times New Roman" w:hAnsi="Times New Roman"/>
                <w:szCs w:val="20"/>
                <w:u w:val="single"/>
              </w:rPr>
            </w:pPr>
            <w:r w:rsidRPr="009537ED">
              <w:rPr>
                <w:rFonts w:ascii="Times New Roman" w:hAnsi="Times New Roman"/>
                <w:szCs w:val="20"/>
                <w:u w:val="single"/>
              </w:rPr>
              <w:t>3GPPRAN1#118bis</w:t>
            </w:r>
          </w:p>
        </w:tc>
        <w:tc>
          <w:tcPr>
            <w:tcW w:w="1119" w:type="dxa"/>
            <w:noWrap/>
            <w:tcMar>
              <w:top w:w="57" w:type="dxa"/>
              <w:left w:w="57" w:type="dxa"/>
              <w:bottom w:w="57" w:type="dxa"/>
              <w:right w:w="57" w:type="dxa"/>
            </w:tcMar>
          </w:tcPr>
          <w:p w14:paraId="6ECDEC93" w14:textId="6D11DBA3" w:rsidR="008914DF" w:rsidRPr="009537ED" w:rsidRDefault="008914DF" w:rsidP="008914DF">
            <w:pPr>
              <w:rPr>
                <w:rFonts w:ascii="Times New Roman" w:hAnsi="Times New Roman"/>
                <w:szCs w:val="20"/>
                <w:u w:val="single"/>
              </w:rPr>
            </w:pPr>
            <w:r w:rsidRPr="009537ED">
              <w:rPr>
                <w:rFonts w:ascii="Times New Roman" w:hAnsi="Times New Roman"/>
                <w:szCs w:val="20"/>
                <w:u w:val="single"/>
              </w:rPr>
              <w:t>WG</w:t>
            </w:r>
          </w:p>
        </w:tc>
        <w:tc>
          <w:tcPr>
            <w:tcW w:w="3151" w:type="dxa"/>
            <w:noWrap/>
            <w:tcMar>
              <w:top w:w="57" w:type="dxa"/>
              <w:left w:w="57" w:type="dxa"/>
              <w:bottom w:w="57" w:type="dxa"/>
              <w:right w:w="57" w:type="dxa"/>
            </w:tcMar>
          </w:tcPr>
          <w:p w14:paraId="6CF9B0CC" w14:textId="5A6BEE44" w:rsidR="008914DF" w:rsidRPr="009537ED" w:rsidRDefault="008914DF" w:rsidP="008914DF">
            <w:r w:rsidRPr="009537ED">
              <w:t>14 – 18 Oct 2024</w:t>
            </w:r>
          </w:p>
        </w:tc>
        <w:tc>
          <w:tcPr>
            <w:tcW w:w="1975" w:type="dxa"/>
            <w:noWrap/>
            <w:tcMar>
              <w:top w:w="57" w:type="dxa"/>
              <w:left w:w="57" w:type="dxa"/>
              <w:bottom w:w="57" w:type="dxa"/>
              <w:right w:w="57" w:type="dxa"/>
            </w:tcMar>
          </w:tcPr>
          <w:p w14:paraId="42006371" w14:textId="7D133E97" w:rsidR="008914DF" w:rsidRPr="009537ED" w:rsidRDefault="008914DF" w:rsidP="008914DF">
            <w:pPr>
              <w:rPr>
                <w:rFonts w:ascii="Times New Roman" w:eastAsia="Arial Unicode MS" w:hAnsi="Times New Roman"/>
                <w:szCs w:val="20"/>
              </w:rPr>
            </w:pPr>
            <w:r w:rsidRPr="009537ED">
              <w:rPr>
                <w:rFonts w:ascii="Times New Roman" w:eastAsia="Arial Unicode MS" w:hAnsi="Times New Roman"/>
                <w:szCs w:val="20"/>
              </w:rPr>
              <w:t>TBD</w:t>
            </w:r>
          </w:p>
        </w:tc>
        <w:tc>
          <w:tcPr>
            <w:tcW w:w="1008" w:type="dxa"/>
            <w:noWrap/>
            <w:tcMar>
              <w:top w:w="57" w:type="dxa"/>
              <w:left w:w="57" w:type="dxa"/>
              <w:bottom w:w="57" w:type="dxa"/>
              <w:right w:w="57" w:type="dxa"/>
            </w:tcMar>
          </w:tcPr>
          <w:p w14:paraId="23F3BE18" w14:textId="1148FC9A" w:rsidR="008914DF" w:rsidRPr="009537ED" w:rsidRDefault="008914DF" w:rsidP="008914DF">
            <w:r w:rsidRPr="009537ED">
              <w:t>China</w:t>
            </w:r>
          </w:p>
        </w:tc>
      </w:tr>
      <w:tr w:rsidR="008914DF" w:rsidRPr="009537ED" w14:paraId="43E71347" w14:textId="77777777" w:rsidTr="001E6AEA">
        <w:trPr>
          <w:cantSplit/>
          <w:trHeight w:val="20"/>
          <w:jc w:val="center"/>
        </w:trPr>
        <w:tc>
          <w:tcPr>
            <w:tcW w:w="3348" w:type="dxa"/>
            <w:noWrap/>
            <w:tcMar>
              <w:top w:w="57" w:type="dxa"/>
              <w:left w:w="57" w:type="dxa"/>
              <w:bottom w:w="57" w:type="dxa"/>
              <w:right w:w="57" w:type="dxa"/>
            </w:tcMar>
          </w:tcPr>
          <w:p w14:paraId="136939E5" w14:textId="0B8C4094" w:rsidR="008914DF" w:rsidRPr="009537ED" w:rsidRDefault="008914DF" w:rsidP="008914DF">
            <w:pPr>
              <w:rPr>
                <w:rFonts w:ascii="Times New Roman" w:hAnsi="Times New Roman"/>
                <w:szCs w:val="20"/>
                <w:u w:val="single"/>
              </w:rPr>
            </w:pPr>
            <w:r w:rsidRPr="009537ED">
              <w:rPr>
                <w:rFonts w:ascii="Times New Roman" w:hAnsi="Times New Roman"/>
                <w:szCs w:val="20"/>
                <w:u w:val="single"/>
              </w:rPr>
              <w:t>3GPPRAN1#119</w:t>
            </w:r>
          </w:p>
        </w:tc>
        <w:tc>
          <w:tcPr>
            <w:tcW w:w="1119" w:type="dxa"/>
            <w:noWrap/>
            <w:tcMar>
              <w:top w:w="57" w:type="dxa"/>
              <w:left w:w="57" w:type="dxa"/>
              <w:bottom w:w="57" w:type="dxa"/>
              <w:right w:w="57" w:type="dxa"/>
            </w:tcMar>
          </w:tcPr>
          <w:p w14:paraId="46DECE33" w14:textId="3C49CA09" w:rsidR="008914DF" w:rsidRPr="009537ED" w:rsidRDefault="008914DF" w:rsidP="008914DF">
            <w:pPr>
              <w:rPr>
                <w:rFonts w:ascii="Times New Roman" w:hAnsi="Times New Roman"/>
                <w:szCs w:val="20"/>
                <w:u w:val="single"/>
              </w:rPr>
            </w:pPr>
            <w:r w:rsidRPr="009537ED">
              <w:rPr>
                <w:rFonts w:ascii="Times New Roman" w:hAnsi="Times New Roman"/>
                <w:szCs w:val="20"/>
                <w:u w:val="single"/>
              </w:rPr>
              <w:t>WG</w:t>
            </w:r>
          </w:p>
        </w:tc>
        <w:tc>
          <w:tcPr>
            <w:tcW w:w="3151" w:type="dxa"/>
            <w:noWrap/>
            <w:tcMar>
              <w:top w:w="57" w:type="dxa"/>
              <w:left w:w="57" w:type="dxa"/>
              <w:bottom w:w="57" w:type="dxa"/>
              <w:right w:w="57" w:type="dxa"/>
            </w:tcMar>
          </w:tcPr>
          <w:p w14:paraId="6C99435B" w14:textId="1CB950F1" w:rsidR="008914DF" w:rsidRPr="009537ED" w:rsidRDefault="008914DF" w:rsidP="008914DF">
            <w:r w:rsidRPr="009537ED">
              <w:t>18 – 22 Nov 2024</w:t>
            </w:r>
          </w:p>
        </w:tc>
        <w:tc>
          <w:tcPr>
            <w:tcW w:w="1975" w:type="dxa"/>
            <w:noWrap/>
            <w:tcMar>
              <w:top w:w="57" w:type="dxa"/>
              <w:left w:w="57" w:type="dxa"/>
              <w:bottom w:w="57" w:type="dxa"/>
              <w:right w:w="57" w:type="dxa"/>
            </w:tcMar>
          </w:tcPr>
          <w:p w14:paraId="4EB9E92D" w14:textId="40D90513" w:rsidR="008914DF" w:rsidRPr="009537ED" w:rsidRDefault="00283A2D" w:rsidP="008914DF">
            <w:pPr>
              <w:rPr>
                <w:rFonts w:ascii="Times New Roman" w:eastAsia="Arial Unicode MS" w:hAnsi="Times New Roman"/>
                <w:szCs w:val="20"/>
              </w:rPr>
            </w:pPr>
            <w:r w:rsidRPr="009537ED">
              <w:rPr>
                <w:rFonts w:ascii="Times New Roman" w:eastAsia="Arial Unicode MS" w:hAnsi="Times New Roman"/>
                <w:szCs w:val="20"/>
              </w:rPr>
              <w:t>Orlando</w:t>
            </w:r>
          </w:p>
        </w:tc>
        <w:tc>
          <w:tcPr>
            <w:tcW w:w="1008" w:type="dxa"/>
            <w:noWrap/>
            <w:tcMar>
              <w:top w:w="57" w:type="dxa"/>
              <w:left w:w="57" w:type="dxa"/>
              <w:bottom w:w="57" w:type="dxa"/>
              <w:right w:w="57" w:type="dxa"/>
            </w:tcMar>
          </w:tcPr>
          <w:p w14:paraId="4D334B93" w14:textId="4897172F" w:rsidR="008914DF" w:rsidRPr="009537ED" w:rsidRDefault="008914DF" w:rsidP="008914DF">
            <w:r w:rsidRPr="009537ED">
              <w:t>US</w:t>
            </w:r>
          </w:p>
        </w:tc>
      </w:tr>
      <w:tr w:rsidR="00F948EF" w:rsidRPr="009537ED" w14:paraId="0D8F1D04" w14:textId="77777777" w:rsidTr="001E6AEA">
        <w:trPr>
          <w:cantSplit/>
          <w:trHeight w:val="20"/>
          <w:jc w:val="center"/>
        </w:trPr>
        <w:tc>
          <w:tcPr>
            <w:tcW w:w="3348" w:type="dxa"/>
            <w:noWrap/>
            <w:tcMar>
              <w:top w:w="57" w:type="dxa"/>
              <w:left w:w="57" w:type="dxa"/>
              <w:bottom w:w="57" w:type="dxa"/>
              <w:right w:w="57" w:type="dxa"/>
            </w:tcMar>
          </w:tcPr>
          <w:p w14:paraId="03D272CF" w14:textId="176FE3B4" w:rsidR="00F948EF" w:rsidRPr="009537ED" w:rsidRDefault="00F948EF" w:rsidP="00F948EF">
            <w:pPr>
              <w:rPr>
                <w:rFonts w:ascii="Times New Roman" w:hAnsi="Times New Roman"/>
                <w:szCs w:val="20"/>
                <w:u w:val="single"/>
              </w:rPr>
            </w:pPr>
            <w:r w:rsidRPr="009537ED">
              <w:rPr>
                <w:rFonts w:ascii="Times New Roman" w:hAnsi="Times New Roman"/>
                <w:szCs w:val="20"/>
                <w:u w:val="single"/>
              </w:rPr>
              <w:t>3GPPRAN1#120</w:t>
            </w:r>
          </w:p>
        </w:tc>
        <w:tc>
          <w:tcPr>
            <w:tcW w:w="1119" w:type="dxa"/>
            <w:noWrap/>
            <w:tcMar>
              <w:top w:w="57" w:type="dxa"/>
              <w:left w:w="57" w:type="dxa"/>
              <w:bottom w:w="57" w:type="dxa"/>
              <w:right w:w="57" w:type="dxa"/>
            </w:tcMar>
          </w:tcPr>
          <w:p w14:paraId="3B8B2CA4" w14:textId="05124206" w:rsidR="00F948EF" w:rsidRPr="009537ED" w:rsidRDefault="00F948EF" w:rsidP="00F948EF">
            <w:pPr>
              <w:rPr>
                <w:rFonts w:ascii="Times New Roman" w:hAnsi="Times New Roman"/>
                <w:szCs w:val="20"/>
                <w:u w:val="single"/>
              </w:rPr>
            </w:pPr>
            <w:r w:rsidRPr="009537ED">
              <w:rPr>
                <w:rFonts w:ascii="Times New Roman" w:hAnsi="Times New Roman"/>
                <w:szCs w:val="20"/>
                <w:u w:val="single"/>
              </w:rPr>
              <w:t>WG</w:t>
            </w:r>
          </w:p>
        </w:tc>
        <w:tc>
          <w:tcPr>
            <w:tcW w:w="3151" w:type="dxa"/>
            <w:noWrap/>
            <w:tcMar>
              <w:top w:w="57" w:type="dxa"/>
              <w:left w:w="57" w:type="dxa"/>
              <w:bottom w:w="57" w:type="dxa"/>
              <w:right w:w="57" w:type="dxa"/>
            </w:tcMar>
          </w:tcPr>
          <w:p w14:paraId="653C6751" w14:textId="5F9061E6" w:rsidR="00F948EF" w:rsidRPr="009537ED" w:rsidRDefault="00F948EF" w:rsidP="00F948EF">
            <w:r w:rsidRPr="009537ED">
              <w:t>17 – 21 Feb 2025</w:t>
            </w:r>
          </w:p>
        </w:tc>
        <w:tc>
          <w:tcPr>
            <w:tcW w:w="1975" w:type="dxa"/>
            <w:noWrap/>
            <w:tcMar>
              <w:top w:w="57" w:type="dxa"/>
              <w:left w:w="57" w:type="dxa"/>
              <w:bottom w:w="57" w:type="dxa"/>
              <w:right w:w="57" w:type="dxa"/>
            </w:tcMar>
          </w:tcPr>
          <w:p w14:paraId="5954832A" w14:textId="25E86045" w:rsidR="00F948EF" w:rsidRPr="009537ED" w:rsidRDefault="00920D74" w:rsidP="00F948EF">
            <w:pPr>
              <w:rPr>
                <w:rFonts w:ascii="Times New Roman" w:eastAsia="Arial Unicode MS" w:hAnsi="Times New Roman"/>
                <w:szCs w:val="20"/>
              </w:rPr>
            </w:pPr>
            <w:r>
              <w:rPr>
                <w:rFonts w:ascii="Times New Roman" w:eastAsia="Arial Unicode MS" w:hAnsi="Times New Roman"/>
                <w:szCs w:val="20"/>
              </w:rPr>
              <w:t>Athens</w:t>
            </w:r>
          </w:p>
        </w:tc>
        <w:tc>
          <w:tcPr>
            <w:tcW w:w="1008" w:type="dxa"/>
            <w:noWrap/>
            <w:tcMar>
              <w:top w:w="57" w:type="dxa"/>
              <w:left w:w="57" w:type="dxa"/>
              <w:bottom w:w="57" w:type="dxa"/>
              <w:right w:w="57" w:type="dxa"/>
            </w:tcMar>
          </w:tcPr>
          <w:p w14:paraId="1A38BBF3" w14:textId="7267E916" w:rsidR="00F948EF" w:rsidRPr="009537ED" w:rsidRDefault="00920D74" w:rsidP="00F948EF">
            <w:r>
              <w:t>Greece</w:t>
            </w:r>
          </w:p>
        </w:tc>
      </w:tr>
      <w:tr w:rsidR="00F948EF" w:rsidRPr="009537ED" w14:paraId="105E2D78" w14:textId="77777777" w:rsidTr="001E6AEA">
        <w:trPr>
          <w:cantSplit/>
          <w:trHeight w:val="20"/>
          <w:jc w:val="center"/>
        </w:trPr>
        <w:tc>
          <w:tcPr>
            <w:tcW w:w="3348" w:type="dxa"/>
            <w:noWrap/>
            <w:tcMar>
              <w:top w:w="57" w:type="dxa"/>
              <w:left w:w="57" w:type="dxa"/>
              <w:bottom w:w="57" w:type="dxa"/>
              <w:right w:w="57" w:type="dxa"/>
            </w:tcMar>
          </w:tcPr>
          <w:p w14:paraId="2CC54E26" w14:textId="5B12780F" w:rsidR="00F948EF" w:rsidRPr="009537ED" w:rsidRDefault="00F948EF" w:rsidP="00F948EF">
            <w:pPr>
              <w:rPr>
                <w:rFonts w:ascii="Times New Roman" w:hAnsi="Times New Roman"/>
                <w:szCs w:val="20"/>
                <w:u w:val="single"/>
              </w:rPr>
            </w:pPr>
            <w:r w:rsidRPr="009537ED">
              <w:rPr>
                <w:rFonts w:ascii="Times New Roman" w:hAnsi="Times New Roman"/>
                <w:szCs w:val="20"/>
                <w:u w:val="single"/>
              </w:rPr>
              <w:t>3GPPRAN1#120bis</w:t>
            </w:r>
          </w:p>
        </w:tc>
        <w:tc>
          <w:tcPr>
            <w:tcW w:w="1119" w:type="dxa"/>
            <w:noWrap/>
            <w:tcMar>
              <w:top w:w="57" w:type="dxa"/>
              <w:left w:w="57" w:type="dxa"/>
              <w:bottom w:w="57" w:type="dxa"/>
              <w:right w:w="57" w:type="dxa"/>
            </w:tcMar>
          </w:tcPr>
          <w:p w14:paraId="2853CE2A" w14:textId="4F1B76BF" w:rsidR="00F948EF" w:rsidRPr="009537ED" w:rsidRDefault="00F948EF" w:rsidP="00F948EF">
            <w:pPr>
              <w:rPr>
                <w:rFonts w:ascii="Times New Roman" w:hAnsi="Times New Roman"/>
                <w:szCs w:val="20"/>
                <w:u w:val="single"/>
              </w:rPr>
            </w:pPr>
            <w:r w:rsidRPr="009537ED">
              <w:rPr>
                <w:rFonts w:ascii="Times New Roman" w:hAnsi="Times New Roman"/>
                <w:szCs w:val="20"/>
                <w:u w:val="single"/>
              </w:rPr>
              <w:t>WG</w:t>
            </w:r>
          </w:p>
        </w:tc>
        <w:tc>
          <w:tcPr>
            <w:tcW w:w="3151" w:type="dxa"/>
            <w:noWrap/>
            <w:tcMar>
              <w:top w:w="57" w:type="dxa"/>
              <w:left w:w="57" w:type="dxa"/>
              <w:bottom w:w="57" w:type="dxa"/>
              <w:right w:w="57" w:type="dxa"/>
            </w:tcMar>
          </w:tcPr>
          <w:p w14:paraId="3218EA3D" w14:textId="7FB15834" w:rsidR="00F948EF" w:rsidRPr="009537ED" w:rsidRDefault="00F948EF" w:rsidP="00F948EF">
            <w:r w:rsidRPr="009537ED">
              <w:t>07 – 11 Apr 2025</w:t>
            </w:r>
          </w:p>
        </w:tc>
        <w:tc>
          <w:tcPr>
            <w:tcW w:w="1975" w:type="dxa"/>
            <w:noWrap/>
            <w:tcMar>
              <w:top w:w="57" w:type="dxa"/>
              <w:left w:w="57" w:type="dxa"/>
              <w:bottom w:w="57" w:type="dxa"/>
              <w:right w:w="57" w:type="dxa"/>
            </w:tcMar>
          </w:tcPr>
          <w:p w14:paraId="00DEFCDB" w14:textId="759C2B55" w:rsidR="00F948EF" w:rsidRPr="009537ED" w:rsidRDefault="00F948EF" w:rsidP="00F948EF">
            <w:pPr>
              <w:rPr>
                <w:rFonts w:ascii="Times New Roman" w:eastAsia="Arial Unicode MS" w:hAnsi="Times New Roman"/>
                <w:szCs w:val="20"/>
              </w:rPr>
            </w:pPr>
            <w:r w:rsidRPr="009537ED">
              <w:rPr>
                <w:rFonts w:ascii="Times New Roman" w:eastAsia="Arial Unicode MS" w:hAnsi="Times New Roman"/>
                <w:szCs w:val="20"/>
              </w:rPr>
              <w:t>TBD</w:t>
            </w:r>
          </w:p>
        </w:tc>
        <w:tc>
          <w:tcPr>
            <w:tcW w:w="1008" w:type="dxa"/>
            <w:noWrap/>
            <w:tcMar>
              <w:top w:w="57" w:type="dxa"/>
              <w:left w:w="57" w:type="dxa"/>
              <w:bottom w:w="57" w:type="dxa"/>
              <w:right w:w="57" w:type="dxa"/>
            </w:tcMar>
          </w:tcPr>
          <w:p w14:paraId="0597171B" w14:textId="7C2215B0" w:rsidR="00F948EF" w:rsidRPr="009537ED" w:rsidRDefault="00B50FB7" w:rsidP="00F948EF">
            <w:r>
              <w:t>China</w:t>
            </w:r>
          </w:p>
        </w:tc>
      </w:tr>
      <w:tr w:rsidR="00F948EF" w:rsidRPr="009537ED" w14:paraId="55E95ACB" w14:textId="77777777" w:rsidTr="001E6AEA">
        <w:trPr>
          <w:cantSplit/>
          <w:trHeight w:val="20"/>
          <w:jc w:val="center"/>
        </w:trPr>
        <w:tc>
          <w:tcPr>
            <w:tcW w:w="3348" w:type="dxa"/>
            <w:noWrap/>
            <w:tcMar>
              <w:top w:w="57" w:type="dxa"/>
              <w:left w:w="57" w:type="dxa"/>
              <w:bottom w:w="57" w:type="dxa"/>
              <w:right w:w="57" w:type="dxa"/>
            </w:tcMar>
          </w:tcPr>
          <w:p w14:paraId="52C7CF67" w14:textId="1133E608" w:rsidR="00F948EF" w:rsidRPr="009537ED" w:rsidRDefault="00F948EF" w:rsidP="00F948EF">
            <w:pPr>
              <w:rPr>
                <w:rFonts w:ascii="Times New Roman" w:hAnsi="Times New Roman"/>
                <w:szCs w:val="20"/>
                <w:u w:val="single"/>
              </w:rPr>
            </w:pPr>
            <w:r w:rsidRPr="009537ED">
              <w:rPr>
                <w:rFonts w:ascii="Times New Roman" w:hAnsi="Times New Roman"/>
                <w:szCs w:val="20"/>
                <w:u w:val="single"/>
              </w:rPr>
              <w:t>3GPPRAN1#121</w:t>
            </w:r>
          </w:p>
        </w:tc>
        <w:tc>
          <w:tcPr>
            <w:tcW w:w="1119" w:type="dxa"/>
            <w:noWrap/>
            <w:tcMar>
              <w:top w:w="57" w:type="dxa"/>
              <w:left w:w="57" w:type="dxa"/>
              <w:bottom w:w="57" w:type="dxa"/>
              <w:right w:w="57" w:type="dxa"/>
            </w:tcMar>
          </w:tcPr>
          <w:p w14:paraId="566C7CB5" w14:textId="53049E6D" w:rsidR="00F948EF" w:rsidRPr="009537ED" w:rsidRDefault="00F948EF" w:rsidP="00F948EF">
            <w:pPr>
              <w:rPr>
                <w:rFonts w:ascii="Times New Roman" w:hAnsi="Times New Roman"/>
                <w:szCs w:val="20"/>
                <w:u w:val="single"/>
              </w:rPr>
            </w:pPr>
            <w:r w:rsidRPr="009537ED">
              <w:rPr>
                <w:rFonts w:ascii="Times New Roman" w:hAnsi="Times New Roman"/>
                <w:szCs w:val="20"/>
                <w:u w:val="single"/>
              </w:rPr>
              <w:t>WG</w:t>
            </w:r>
          </w:p>
        </w:tc>
        <w:tc>
          <w:tcPr>
            <w:tcW w:w="3151" w:type="dxa"/>
            <w:noWrap/>
            <w:tcMar>
              <w:top w:w="57" w:type="dxa"/>
              <w:left w:w="57" w:type="dxa"/>
              <w:bottom w:w="57" w:type="dxa"/>
              <w:right w:w="57" w:type="dxa"/>
            </w:tcMar>
          </w:tcPr>
          <w:p w14:paraId="1AF900E0" w14:textId="57F6D171" w:rsidR="00F948EF" w:rsidRPr="009537ED" w:rsidRDefault="00F948EF" w:rsidP="00F948EF">
            <w:r w:rsidRPr="009537ED">
              <w:t>19 – 23 May 2025</w:t>
            </w:r>
          </w:p>
        </w:tc>
        <w:tc>
          <w:tcPr>
            <w:tcW w:w="1975" w:type="dxa"/>
            <w:noWrap/>
            <w:tcMar>
              <w:top w:w="57" w:type="dxa"/>
              <w:left w:w="57" w:type="dxa"/>
              <w:bottom w:w="57" w:type="dxa"/>
              <w:right w:w="57" w:type="dxa"/>
            </w:tcMar>
          </w:tcPr>
          <w:p w14:paraId="5DA35209" w14:textId="3DFB137E" w:rsidR="00F948EF" w:rsidRPr="009537ED" w:rsidRDefault="00583985" w:rsidP="00F948EF">
            <w:pPr>
              <w:rPr>
                <w:rFonts w:ascii="Times New Roman" w:eastAsia="Arial Unicode MS" w:hAnsi="Times New Roman"/>
                <w:szCs w:val="20"/>
              </w:rPr>
            </w:pPr>
            <w:r>
              <w:rPr>
                <w:rFonts w:ascii="Times New Roman" w:eastAsia="Arial Unicode MS" w:hAnsi="Times New Roman"/>
                <w:szCs w:val="20"/>
              </w:rPr>
              <w:t>Malta</w:t>
            </w:r>
          </w:p>
        </w:tc>
        <w:tc>
          <w:tcPr>
            <w:tcW w:w="1008" w:type="dxa"/>
            <w:noWrap/>
            <w:tcMar>
              <w:top w:w="57" w:type="dxa"/>
              <w:left w:w="57" w:type="dxa"/>
              <w:bottom w:w="57" w:type="dxa"/>
              <w:right w:w="57" w:type="dxa"/>
            </w:tcMar>
          </w:tcPr>
          <w:p w14:paraId="5D8F1A1B" w14:textId="2E31F7F4" w:rsidR="00F948EF" w:rsidRPr="009537ED" w:rsidRDefault="00920D74" w:rsidP="00F948EF">
            <w:r>
              <w:t>Malta</w:t>
            </w:r>
          </w:p>
        </w:tc>
      </w:tr>
      <w:tr w:rsidR="00F948EF" w:rsidRPr="009537ED" w14:paraId="6B1DF1D6" w14:textId="77777777" w:rsidTr="001E6AEA">
        <w:trPr>
          <w:cantSplit/>
          <w:trHeight w:val="20"/>
          <w:jc w:val="center"/>
        </w:trPr>
        <w:tc>
          <w:tcPr>
            <w:tcW w:w="3348" w:type="dxa"/>
            <w:noWrap/>
            <w:tcMar>
              <w:top w:w="57" w:type="dxa"/>
              <w:left w:w="57" w:type="dxa"/>
              <w:bottom w:w="57" w:type="dxa"/>
              <w:right w:w="57" w:type="dxa"/>
            </w:tcMar>
          </w:tcPr>
          <w:p w14:paraId="4792DF61" w14:textId="264987E9" w:rsidR="00F948EF" w:rsidRPr="009537ED" w:rsidRDefault="00583985" w:rsidP="00F948EF">
            <w:pPr>
              <w:rPr>
                <w:rFonts w:ascii="Times New Roman" w:hAnsi="Times New Roman"/>
                <w:szCs w:val="20"/>
                <w:u w:val="single"/>
              </w:rPr>
            </w:pPr>
            <w:r>
              <w:rPr>
                <w:rFonts w:ascii="Times New Roman" w:hAnsi="Times New Roman"/>
                <w:szCs w:val="20"/>
                <w:u w:val="single"/>
              </w:rPr>
              <w:t xml:space="preserve"> </w:t>
            </w:r>
            <w:r w:rsidR="00F948EF" w:rsidRPr="009537ED">
              <w:rPr>
                <w:rFonts w:ascii="Times New Roman" w:hAnsi="Times New Roman"/>
                <w:szCs w:val="20"/>
                <w:u w:val="single"/>
              </w:rPr>
              <w:t>3GPPRAN1#122</w:t>
            </w:r>
          </w:p>
        </w:tc>
        <w:tc>
          <w:tcPr>
            <w:tcW w:w="1119" w:type="dxa"/>
            <w:noWrap/>
            <w:tcMar>
              <w:top w:w="57" w:type="dxa"/>
              <w:left w:w="57" w:type="dxa"/>
              <w:bottom w:w="57" w:type="dxa"/>
              <w:right w:w="57" w:type="dxa"/>
            </w:tcMar>
          </w:tcPr>
          <w:p w14:paraId="6890622E" w14:textId="21B1D1BF" w:rsidR="00F948EF" w:rsidRPr="009537ED" w:rsidRDefault="00F948EF" w:rsidP="00F948EF">
            <w:pPr>
              <w:rPr>
                <w:rFonts w:ascii="Times New Roman" w:hAnsi="Times New Roman"/>
                <w:szCs w:val="20"/>
                <w:u w:val="single"/>
              </w:rPr>
            </w:pPr>
            <w:r w:rsidRPr="009537ED">
              <w:rPr>
                <w:rFonts w:ascii="Times New Roman" w:hAnsi="Times New Roman"/>
                <w:szCs w:val="20"/>
                <w:u w:val="single"/>
              </w:rPr>
              <w:t>WG</w:t>
            </w:r>
          </w:p>
        </w:tc>
        <w:tc>
          <w:tcPr>
            <w:tcW w:w="3151" w:type="dxa"/>
            <w:noWrap/>
            <w:tcMar>
              <w:top w:w="57" w:type="dxa"/>
              <w:left w:w="57" w:type="dxa"/>
              <w:bottom w:w="57" w:type="dxa"/>
              <w:right w:w="57" w:type="dxa"/>
            </w:tcMar>
          </w:tcPr>
          <w:p w14:paraId="061365AB" w14:textId="409EAA3F" w:rsidR="00F948EF" w:rsidRPr="009537ED" w:rsidRDefault="00F948EF" w:rsidP="00F948EF">
            <w:r w:rsidRPr="009537ED">
              <w:t>25 – 29 Aug 2025</w:t>
            </w:r>
          </w:p>
        </w:tc>
        <w:tc>
          <w:tcPr>
            <w:tcW w:w="1975" w:type="dxa"/>
            <w:noWrap/>
            <w:tcMar>
              <w:top w:w="57" w:type="dxa"/>
              <w:left w:w="57" w:type="dxa"/>
              <w:bottom w:w="57" w:type="dxa"/>
              <w:right w:w="57" w:type="dxa"/>
            </w:tcMar>
          </w:tcPr>
          <w:p w14:paraId="312FF444" w14:textId="1C35BB08" w:rsidR="00F948EF" w:rsidRPr="009537ED" w:rsidRDefault="00F948EF" w:rsidP="00F948EF">
            <w:pPr>
              <w:rPr>
                <w:rFonts w:ascii="Times New Roman" w:eastAsia="Arial Unicode MS" w:hAnsi="Times New Roman"/>
                <w:szCs w:val="20"/>
              </w:rPr>
            </w:pPr>
            <w:r w:rsidRPr="009537ED">
              <w:rPr>
                <w:rFonts w:ascii="Times New Roman" w:eastAsia="Arial Unicode MS" w:hAnsi="Times New Roman"/>
                <w:szCs w:val="20"/>
              </w:rPr>
              <w:t>TBD</w:t>
            </w:r>
          </w:p>
        </w:tc>
        <w:tc>
          <w:tcPr>
            <w:tcW w:w="1008" w:type="dxa"/>
            <w:noWrap/>
            <w:tcMar>
              <w:top w:w="57" w:type="dxa"/>
              <w:left w:w="57" w:type="dxa"/>
              <w:bottom w:w="57" w:type="dxa"/>
              <w:right w:w="57" w:type="dxa"/>
            </w:tcMar>
          </w:tcPr>
          <w:p w14:paraId="17BA8F73" w14:textId="5029191E" w:rsidR="00F948EF" w:rsidRPr="009537ED" w:rsidRDefault="00F948EF" w:rsidP="00F948EF">
            <w:r w:rsidRPr="009537ED">
              <w:t>India</w:t>
            </w:r>
          </w:p>
        </w:tc>
      </w:tr>
      <w:tr w:rsidR="00F948EF" w:rsidRPr="009537ED" w14:paraId="577247A5" w14:textId="77777777" w:rsidTr="001E6AEA">
        <w:trPr>
          <w:cantSplit/>
          <w:trHeight w:val="20"/>
          <w:jc w:val="center"/>
        </w:trPr>
        <w:tc>
          <w:tcPr>
            <w:tcW w:w="3348" w:type="dxa"/>
            <w:noWrap/>
            <w:tcMar>
              <w:top w:w="57" w:type="dxa"/>
              <w:left w:w="57" w:type="dxa"/>
              <w:bottom w:w="57" w:type="dxa"/>
              <w:right w:w="57" w:type="dxa"/>
            </w:tcMar>
          </w:tcPr>
          <w:p w14:paraId="18F68CD1" w14:textId="51017164" w:rsidR="00F948EF" w:rsidRPr="009537ED" w:rsidRDefault="00F948EF" w:rsidP="00F948EF">
            <w:pPr>
              <w:rPr>
                <w:rFonts w:ascii="Times New Roman" w:hAnsi="Times New Roman"/>
                <w:szCs w:val="20"/>
                <w:u w:val="single"/>
              </w:rPr>
            </w:pPr>
            <w:r w:rsidRPr="009537ED">
              <w:rPr>
                <w:rFonts w:ascii="Times New Roman" w:hAnsi="Times New Roman"/>
                <w:szCs w:val="20"/>
                <w:u w:val="single"/>
              </w:rPr>
              <w:t>3GPPRAN1#122bis</w:t>
            </w:r>
          </w:p>
        </w:tc>
        <w:tc>
          <w:tcPr>
            <w:tcW w:w="1119" w:type="dxa"/>
            <w:noWrap/>
            <w:tcMar>
              <w:top w:w="57" w:type="dxa"/>
              <w:left w:w="57" w:type="dxa"/>
              <w:bottom w:w="57" w:type="dxa"/>
              <w:right w:w="57" w:type="dxa"/>
            </w:tcMar>
          </w:tcPr>
          <w:p w14:paraId="4584F136" w14:textId="7DED1512" w:rsidR="00F948EF" w:rsidRPr="009537ED" w:rsidRDefault="00F948EF" w:rsidP="00F948EF">
            <w:pPr>
              <w:rPr>
                <w:rFonts w:ascii="Times New Roman" w:hAnsi="Times New Roman"/>
                <w:szCs w:val="20"/>
                <w:u w:val="single"/>
              </w:rPr>
            </w:pPr>
            <w:r w:rsidRPr="009537ED">
              <w:rPr>
                <w:rFonts w:ascii="Times New Roman" w:hAnsi="Times New Roman"/>
                <w:szCs w:val="20"/>
                <w:u w:val="single"/>
              </w:rPr>
              <w:t>WG</w:t>
            </w:r>
          </w:p>
        </w:tc>
        <w:tc>
          <w:tcPr>
            <w:tcW w:w="3151" w:type="dxa"/>
            <w:noWrap/>
            <w:tcMar>
              <w:top w:w="57" w:type="dxa"/>
              <w:left w:w="57" w:type="dxa"/>
              <w:bottom w:w="57" w:type="dxa"/>
              <w:right w:w="57" w:type="dxa"/>
            </w:tcMar>
          </w:tcPr>
          <w:p w14:paraId="182682CE" w14:textId="51B73238" w:rsidR="00F948EF" w:rsidRPr="009537ED" w:rsidRDefault="00F948EF" w:rsidP="00F948EF">
            <w:r w:rsidRPr="009537ED">
              <w:t>13 – 17 Oct 2025</w:t>
            </w:r>
          </w:p>
        </w:tc>
        <w:tc>
          <w:tcPr>
            <w:tcW w:w="1975" w:type="dxa"/>
            <w:noWrap/>
            <w:tcMar>
              <w:top w:w="57" w:type="dxa"/>
              <w:left w:w="57" w:type="dxa"/>
              <w:bottom w:w="57" w:type="dxa"/>
              <w:right w:w="57" w:type="dxa"/>
            </w:tcMar>
          </w:tcPr>
          <w:p w14:paraId="1874D8AD" w14:textId="71539424" w:rsidR="00F948EF" w:rsidRPr="009537ED" w:rsidRDefault="00920D74" w:rsidP="00F948EF">
            <w:pPr>
              <w:rPr>
                <w:rFonts w:ascii="Times New Roman" w:eastAsia="Arial Unicode MS" w:hAnsi="Times New Roman"/>
                <w:szCs w:val="20"/>
              </w:rPr>
            </w:pPr>
            <w:r>
              <w:rPr>
                <w:rFonts w:ascii="Times New Roman" w:eastAsia="Arial Unicode MS" w:hAnsi="Times New Roman"/>
                <w:szCs w:val="20"/>
              </w:rPr>
              <w:t>Prague</w:t>
            </w:r>
          </w:p>
        </w:tc>
        <w:tc>
          <w:tcPr>
            <w:tcW w:w="1008" w:type="dxa"/>
            <w:noWrap/>
            <w:tcMar>
              <w:top w:w="57" w:type="dxa"/>
              <w:left w:w="57" w:type="dxa"/>
              <w:bottom w:w="57" w:type="dxa"/>
              <w:right w:w="57" w:type="dxa"/>
            </w:tcMar>
          </w:tcPr>
          <w:p w14:paraId="55A93565" w14:textId="1D32551C" w:rsidR="00F948EF" w:rsidRPr="009537ED" w:rsidRDefault="00920D74" w:rsidP="00F948EF">
            <w:r>
              <w:t>CZ</w:t>
            </w:r>
          </w:p>
        </w:tc>
      </w:tr>
      <w:tr w:rsidR="00F948EF" w:rsidRPr="009537ED" w14:paraId="7A8A068D" w14:textId="77777777" w:rsidTr="001E6AEA">
        <w:trPr>
          <w:cantSplit/>
          <w:trHeight w:val="20"/>
          <w:jc w:val="center"/>
        </w:trPr>
        <w:tc>
          <w:tcPr>
            <w:tcW w:w="3348" w:type="dxa"/>
            <w:noWrap/>
            <w:tcMar>
              <w:top w:w="57" w:type="dxa"/>
              <w:left w:w="57" w:type="dxa"/>
              <w:bottom w:w="57" w:type="dxa"/>
              <w:right w:w="57" w:type="dxa"/>
            </w:tcMar>
          </w:tcPr>
          <w:p w14:paraId="14D71EF1" w14:textId="1B431483" w:rsidR="00F948EF" w:rsidRPr="009537ED" w:rsidRDefault="00F948EF" w:rsidP="00F948EF">
            <w:pPr>
              <w:rPr>
                <w:rFonts w:ascii="Times New Roman" w:hAnsi="Times New Roman"/>
                <w:szCs w:val="20"/>
                <w:u w:val="single"/>
              </w:rPr>
            </w:pPr>
            <w:r w:rsidRPr="009537ED">
              <w:rPr>
                <w:rFonts w:ascii="Times New Roman" w:hAnsi="Times New Roman"/>
                <w:szCs w:val="20"/>
                <w:u w:val="single"/>
              </w:rPr>
              <w:t>3GPPRAN1#123</w:t>
            </w:r>
          </w:p>
        </w:tc>
        <w:tc>
          <w:tcPr>
            <w:tcW w:w="1119" w:type="dxa"/>
            <w:noWrap/>
            <w:tcMar>
              <w:top w:w="57" w:type="dxa"/>
              <w:left w:w="57" w:type="dxa"/>
              <w:bottom w:w="57" w:type="dxa"/>
              <w:right w:w="57" w:type="dxa"/>
            </w:tcMar>
          </w:tcPr>
          <w:p w14:paraId="1BCABB86" w14:textId="2FE7E46E" w:rsidR="00F948EF" w:rsidRPr="009537ED" w:rsidRDefault="00F948EF" w:rsidP="00F948EF">
            <w:pPr>
              <w:rPr>
                <w:rFonts w:ascii="Times New Roman" w:hAnsi="Times New Roman"/>
                <w:szCs w:val="20"/>
                <w:u w:val="single"/>
              </w:rPr>
            </w:pPr>
            <w:r w:rsidRPr="009537ED">
              <w:rPr>
                <w:rFonts w:ascii="Times New Roman" w:hAnsi="Times New Roman"/>
                <w:szCs w:val="20"/>
                <w:u w:val="single"/>
              </w:rPr>
              <w:t>WG</w:t>
            </w:r>
          </w:p>
        </w:tc>
        <w:tc>
          <w:tcPr>
            <w:tcW w:w="3151" w:type="dxa"/>
            <w:noWrap/>
            <w:tcMar>
              <w:top w:w="57" w:type="dxa"/>
              <w:left w:w="57" w:type="dxa"/>
              <w:bottom w:w="57" w:type="dxa"/>
              <w:right w:w="57" w:type="dxa"/>
            </w:tcMar>
          </w:tcPr>
          <w:p w14:paraId="4B88D174" w14:textId="3FE30DE2" w:rsidR="00F948EF" w:rsidRPr="009537ED" w:rsidRDefault="00F948EF" w:rsidP="00F948EF">
            <w:r w:rsidRPr="009537ED">
              <w:t>17 – 21 Nov 2025</w:t>
            </w:r>
          </w:p>
        </w:tc>
        <w:tc>
          <w:tcPr>
            <w:tcW w:w="1975" w:type="dxa"/>
            <w:noWrap/>
            <w:tcMar>
              <w:top w:w="57" w:type="dxa"/>
              <w:left w:w="57" w:type="dxa"/>
              <w:bottom w:w="57" w:type="dxa"/>
              <w:right w:w="57" w:type="dxa"/>
            </w:tcMar>
          </w:tcPr>
          <w:p w14:paraId="5AD83DCF" w14:textId="09E8583D" w:rsidR="00F948EF" w:rsidRPr="009537ED" w:rsidRDefault="00F948EF" w:rsidP="00F948EF">
            <w:pPr>
              <w:rPr>
                <w:rFonts w:ascii="Times New Roman" w:eastAsia="Arial Unicode MS" w:hAnsi="Times New Roman"/>
                <w:szCs w:val="20"/>
              </w:rPr>
            </w:pPr>
            <w:r w:rsidRPr="009537ED">
              <w:rPr>
                <w:rFonts w:ascii="Times New Roman" w:eastAsia="Arial Unicode MS" w:hAnsi="Times New Roman"/>
                <w:szCs w:val="20"/>
              </w:rPr>
              <w:t>TBD</w:t>
            </w:r>
          </w:p>
        </w:tc>
        <w:tc>
          <w:tcPr>
            <w:tcW w:w="1008" w:type="dxa"/>
            <w:noWrap/>
            <w:tcMar>
              <w:top w:w="57" w:type="dxa"/>
              <w:left w:w="57" w:type="dxa"/>
              <w:bottom w:w="57" w:type="dxa"/>
              <w:right w:w="57" w:type="dxa"/>
            </w:tcMar>
          </w:tcPr>
          <w:p w14:paraId="34C812E7" w14:textId="42F0CFAF" w:rsidR="00F948EF" w:rsidRPr="009537ED" w:rsidRDefault="00920D74" w:rsidP="00F948EF">
            <w:r>
              <w:t>US</w:t>
            </w:r>
          </w:p>
        </w:tc>
      </w:tr>
    </w:tbl>
    <w:p w14:paraId="1E25283C" w14:textId="677C3C8E" w:rsidR="007A5AC0" w:rsidRPr="009537ED" w:rsidRDefault="007A5AC0" w:rsidP="008755AE"/>
    <w:tbl>
      <w:tblPr>
        <w:tblStyle w:val="TableGrid"/>
        <w:tblW w:w="0" w:type="auto"/>
        <w:jc w:val="center"/>
        <w:tblBorders>
          <w:insideH w:val="none" w:sz="0" w:space="0" w:color="auto"/>
          <w:insideV w:val="none" w:sz="0" w:space="0" w:color="auto"/>
        </w:tblBorders>
        <w:tblLook w:val="04A0" w:firstRow="1" w:lastRow="0" w:firstColumn="1" w:lastColumn="0" w:noHBand="0" w:noVBand="1"/>
      </w:tblPr>
      <w:tblGrid>
        <w:gridCol w:w="3397"/>
        <w:gridCol w:w="3402"/>
        <w:gridCol w:w="3544"/>
      </w:tblGrid>
      <w:tr w:rsidR="00037679" w:rsidRPr="009537ED" w14:paraId="615E8568" w14:textId="77777777" w:rsidTr="00037679">
        <w:trPr>
          <w:jc w:val="center"/>
        </w:trPr>
        <w:tc>
          <w:tcPr>
            <w:tcW w:w="10343" w:type="dxa"/>
            <w:gridSpan w:val="3"/>
          </w:tcPr>
          <w:p w14:paraId="68FD8830" w14:textId="6F1CA929" w:rsidR="00037679" w:rsidRPr="009537ED" w:rsidRDefault="00037679" w:rsidP="00037679">
            <w:r w:rsidRPr="009537ED">
              <w:rPr>
                <w:rFonts w:ascii="Times New Roman" w:hAnsi="Times New Roman"/>
                <w:szCs w:val="20"/>
                <w:u w:val="single"/>
              </w:rPr>
              <w:t>MEETING</w:t>
            </w:r>
            <w:r w:rsidR="00233210" w:rsidRPr="009537ED">
              <w:rPr>
                <w:rFonts w:ascii="Times New Roman" w:hAnsi="Times New Roman"/>
                <w:szCs w:val="20"/>
                <w:u w:val="single"/>
              </w:rPr>
              <w:t xml:space="preserve"> </w:t>
            </w:r>
            <w:r w:rsidRPr="009537ED">
              <w:rPr>
                <w:rFonts w:ascii="Times New Roman" w:hAnsi="Times New Roman"/>
                <w:szCs w:val="20"/>
                <w:u w:val="single"/>
              </w:rPr>
              <w:t>TYPES</w:t>
            </w:r>
          </w:p>
        </w:tc>
      </w:tr>
      <w:tr w:rsidR="00037679" w:rsidRPr="009537ED" w14:paraId="173DAAF7" w14:textId="77777777" w:rsidTr="00037679">
        <w:trPr>
          <w:jc w:val="center"/>
        </w:trPr>
        <w:tc>
          <w:tcPr>
            <w:tcW w:w="3397" w:type="dxa"/>
            <w:vAlign w:val="bottom"/>
          </w:tcPr>
          <w:p w14:paraId="0230DD2C" w14:textId="3351BA02" w:rsidR="00037679" w:rsidRPr="009537ED" w:rsidRDefault="00037679" w:rsidP="00037679">
            <w:r w:rsidRPr="009537ED">
              <w:rPr>
                <w:rFonts w:ascii="Times New Roman" w:hAnsi="Times New Roman"/>
                <w:szCs w:val="20"/>
              </w:rPr>
              <w:t>AH</w:t>
            </w:r>
            <w:r w:rsidR="00233210" w:rsidRPr="009537ED">
              <w:rPr>
                <w:rFonts w:ascii="Times New Roman" w:hAnsi="Times New Roman"/>
                <w:szCs w:val="20"/>
              </w:rPr>
              <w:t xml:space="preserve"> </w:t>
            </w:r>
            <w:r w:rsidRPr="009537ED">
              <w:rPr>
                <w:rFonts w:ascii="Times New Roman" w:hAnsi="Times New Roman"/>
                <w:szCs w:val="20"/>
              </w:rPr>
              <w:t>=</w:t>
            </w:r>
            <w:r w:rsidR="00233210" w:rsidRPr="009537ED">
              <w:rPr>
                <w:rFonts w:ascii="Times New Roman" w:hAnsi="Times New Roman"/>
                <w:szCs w:val="20"/>
              </w:rPr>
              <w:t xml:space="preserve"> </w:t>
            </w:r>
            <w:r w:rsidRPr="009537ED">
              <w:rPr>
                <w:rFonts w:ascii="Times New Roman" w:hAnsi="Times New Roman"/>
                <w:szCs w:val="20"/>
              </w:rPr>
              <w:t>Ad</w:t>
            </w:r>
            <w:r w:rsidR="00233210" w:rsidRPr="009537ED">
              <w:rPr>
                <w:rFonts w:ascii="Times New Roman" w:hAnsi="Times New Roman"/>
                <w:szCs w:val="20"/>
              </w:rPr>
              <w:t xml:space="preserve"> </w:t>
            </w:r>
            <w:r w:rsidRPr="009537ED">
              <w:rPr>
                <w:rFonts w:ascii="Times New Roman" w:hAnsi="Times New Roman"/>
                <w:szCs w:val="20"/>
              </w:rPr>
              <w:t>Hoc</w:t>
            </w:r>
          </w:p>
        </w:tc>
        <w:tc>
          <w:tcPr>
            <w:tcW w:w="3402" w:type="dxa"/>
            <w:vAlign w:val="bottom"/>
          </w:tcPr>
          <w:p w14:paraId="27A1942A" w14:textId="62F65B1A" w:rsidR="00037679" w:rsidRPr="009537ED" w:rsidRDefault="00037679" w:rsidP="00037679">
            <w:r w:rsidRPr="009537ED">
              <w:rPr>
                <w:rFonts w:ascii="Times New Roman" w:hAnsi="Times New Roman"/>
                <w:szCs w:val="20"/>
              </w:rPr>
              <w:t>ST</w:t>
            </w:r>
            <w:r w:rsidR="00233210" w:rsidRPr="009537ED">
              <w:rPr>
                <w:rFonts w:ascii="Times New Roman" w:hAnsi="Times New Roman"/>
                <w:szCs w:val="20"/>
              </w:rPr>
              <w:t xml:space="preserve"> </w:t>
            </w:r>
            <w:r w:rsidRPr="009537ED">
              <w:rPr>
                <w:rFonts w:ascii="Times New Roman" w:hAnsi="Times New Roman"/>
                <w:szCs w:val="20"/>
              </w:rPr>
              <w:t>=</w:t>
            </w:r>
            <w:r w:rsidR="00233210" w:rsidRPr="009537ED">
              <w:rPr>
                <w:rFonts w:ascii="Times New Roman" w:hAnsi="Times New Roman"/>
                <w:szCs w:val="20"/>
              </w:rPr>
              <w:t xml:space="preserve"> </w:t>
            </w:r>
            <w:r w:rsidRPr="009537ED">
              <w:rPr>
                <w:rFonts w:ascii="Times New Roman" w:hAnsi="Times New Roman"/>
                <w:szCs w:val="20"/>
              </w:rPr>
              <w:t>Startup</w:t>
            </w:r>
            <w:r w:rsidR="00233210" w:rsidRPr="009537ED">
              <w:rPr>
                <w:rFonts w:ascii="Times New Roman" w:hAnsi="Times New Roman"/>
                <w:szCs w:val="20"/>
              </w:rPr>
              <w:t xml:space="preserve"> </w:t>
            </w:r>
            <w:r w:rsidRPr="009537ED">
              <w:rPr>
                <w:rFonts w:ascii="Times New Roman" w:hAnsi="Times New Roman"/>
                <w:szCs w:val="20"/>
              </w:rPr>
              <w:t>Meeting</w:t>
            </w:r>
          </w:p>
        </w:tc>
        <w:tc>
          <w:tcPr>
            <w:tcW w:w="3544" w:type="dxa"/>
            <w:vAlign w:val="bottom"/>
          </w:tcPr>
          <w:p w14:paraId="7CBDC50E" w14:textId="51870A78" w:rsidR="00037679" w:rsidRPr="009537ED" w:rsidRDefault="00037679" w:rsidP="00037679">
            <w:r w:rsidRPr="009537ED">
              <w:rPr>
                <w:rFonts w:ascii="Times New Roman" w:hAnsi="Times New Roman"/>
                <w:szCs w:val="20"/>
              </w:rPr>
              <w:t>RG</w:t>
            </w:r>
            <w:r w:rsidR="00233210" w:rsidRPr="009537ED">
              <w:rPr>
                <w:rFonts w:ascii="Times New Roman" w:hAnsi="Times New Roman"/>
                <w:szCs w:val="20"/>
              </w:rPr>
              <w:t xml:space="preserve"> </w:t>
            </w:r>
            <w:r w:rsidRPr="009537ED">
              <w:rPr>
                <w:rFonts w:ascii="Times New Roman" w:hAnsi="Times New Roman"/>
                <w:szCs w:val="20"/>
              </w:rPr>
              <w:t>=</w:t>
            </w:r>
            <w:r w:rsidR="00233210" w:rsidRPr="009537ED">
              <w:rPr>
                <w:rFonts w:ascii="Times New Roman" w:hAnsi="Times New Roman"/>
                <w:szCs w:val="20"/>
              </w:rPr>
              <w:t xml:space="preserve"> </w:t>
            </w:r>
            <w:r w:rsidRPr="009537ED">
              <w:rPr>
                <w:rFonts w:ascii="Times New Roman" w:hAnsi="Times New Roman"/>
                <w:szCs w:val="20"/>
              </w:rPr>
              <w:t>Rapporteurs</w:t>
            </w:r>
            <w:r w:rsidR="00233210" w:rsidRPr="009537ED">
              <w:rPr>
                <w:rFonts w:ascii="Times New Roman" w:hAnsi="Times New Roman"/>
                <w:szCs w:val="20"/>
              </w:rPr>
              <w:t xml:space="preserve"> </w:t>
            </w:r>
            <w:r w:rsidRPr="009537ED">
              <w:rPr>
                <w:rFonts w:ascii="Times New Roman" w:hAnsi="Times New Roman"/>
                <w:szCs w:val="20"/>
              </w:rPr>
              <w:t>Group</w:t>
            </w:r>
          </w:p>
        </w:tc>
      </w:tr>
      <w:tr w:rsidR="00037679" w:rsidRPr="009537ED" w14:paraId="0317AD83" w14:textId="77777777" w:rsidTr="00037679">
        <w:trPr>
          <w:jc w:val="center"/>
        </w:trPr>
        <w:tc>
          <w:tcPr>
            <w:tcW w:w="3397" w:type="dxa"/>
            <w:vAlign w:val="bottom"/>
          </w:tcPr>
          <w:p w14:paraId="33D48964" w14:textId="67F58B3C" w:rsidR="00037679" w:rsidRPr="009537ED" w:rsidRDefault="00037679" w:rsidP="00037679">
            <w:r w:rsidRPr="009537ED">
              <w:rPr>
                <w:rFonts w:ascii="Times New Roman" w:hAnsi="Times New Roman"/>
                <w:szCs w:val="20"/>
              </w:rPr>
              <w:t>JM</w:t>
            </w:r>
            <w:r w:rsidR="00233210" w:rsidRPr="009537ED">
              <w:rPr>
                <w:rFonts w:ascii="Times New Roman" w:hAnsi="Times New Roman"/>
                <w:szCs w:val="20"/>
              </w:rPr>
              <w:t xml:space="preserve"> </w:t>
            </w:r>
            <w:r w:rsidRPr="009537ED">
              <w:rPr>
                <w:rFonts w:ascii="Times New Roman" w:hAnsi="Times New Roman"/>
                <w:szCs w:val="20"/>
              </w:rPr>
              <w:t>=</w:t>
            </w:r>
            <w:r w:rsidR="00233210" w:rsidRPr="009537ED">
              <w:rPr>
                <w:rFonts w:ascii="Times New Roman" w:hAnsi="Times New Roman"/>
                <w:szCs w:val="20"/>
              </w:rPr>
              <w:t xml:space="preserve"> </w:t>
            </w:r>
            <w:r w:rsidRPr="009537ED">
              <w:rPr>
                <w:rFonts w:ascii="Times New Roman" w:hAnsi="Times New Roman"/>
                <w:szCs w:val="20"/>
              </w:rPr>
              <w:t>Joint</w:t>
            </w:r>
          </w:p>
        </w:tc>
        <w:tc>
          <w:tcPr>
            <w:tcW w:w="3402" w:type="dxa"/>
            <w:vAlign w:val="bottom"/>
          </w:tcPr>
          <w:p w14:paraId="7BA79BFD" w14:textId="0FC256B3" w:rsidR="00037679" w:rsidRPr="009537ED" w:rsidRDefault="00037679" w:rsidP="00037679">
            <w:r w:rsidRPr="009537ED">
              <w:rPr>
                <w:rFonts w:ascii="Times New Roman" w:hAnsi="Times New Roman"/>
                <w:szCs w:val="20"/>
              </w:rPr>
              <w:t>WG</w:t>
            </w:r>
            <w:r w:rsidR="00233210" w:rsidRPr="009537ED">
              <w:rPr>
                <w:rFonts w:ascii="Times New Roman" w:hAnsi="Times New Roman"/>
                <w:szCs w:val="20"/>
              </w:rPr>
              <w:t xml:space="preserve"> </w:t>
            </w:r>
            <w:r w:rsidRPr="009537ED">
              <w:rPr>
                <w:rFonts w:ascii="Times New Roman" w:hAnsi="Times New Roman"/>
                <w:szCs w:val="20"/>
              </w:rPr>
              <w:t>=</w:t>
            </w:r>
            <w:r w:rsidR="00233210" w:rsidRPr="009537ED">
              <w:rPr>
                <w:rFonts w:ascii="Times New Roman" w:hAnsi="Times New Roman"/>
                <w:szCs w:val="20"/>
              </w:rPr>
              <w:t xml:space="preserve"> </w:t>
            </w:r>
            <w:r w:rsidRPr="009537ED">
              <w:rPr>
                <w:rFonts w:ascii="Times New Roman" w:hAnsi="Times New Roman"/>
                <w:szCs w:val="20"/>
              </w:rPr>
              <w:t>Working</w:t>
            </w:r>
            <w:r w:rsidR="00233210" w:rsidRPr="009537ED">
              <w:rPr>
                <w:rFonts w:ascii="Times New Roman" w:hAnsi="Times New Roman"/>
                <w:szCs w:val="20"/>
              </w:rPr>
              <w:t xml:space="preserve"> </w:t>
            </w:r>
            <w:r w:rsidRPr="009537ED">
              <w:rPr>
                <w:rFonts w:ascii="Times New Roman" w:hAnsi="Times New Roman"/>
                <w:szCs w:val="20"/>
              </w:rPr>
              <w:t>Group</w:t>
            </w:r>
          </w:p>
        </w:tc>
        <w:tc>
          <w:tcPr>
            <w:tcW w:w="3544" w:type="dxa"/>
            <w:vAlign w:val="bottom"/>
          </w:tcPr>
          <w:p w14:paraId="681830DE" w14:textId="1718D6CC" w:rsidR="00037679" w:rsidRPr="009537ED" w:rsidRDefault="00037679" w:rsidP="00037679">
            <w:r w:rsidRPr="009537ED">
              <w:rPr>
                <w:rFonts w:ascii="Times New Roman" w:hAnsi="Times New Roman"/>
                <w:szCs w:val="20"/>
              </w:rPr>
              <w:t>SG</w:t>
            </w:r>
            <w:r w:rsidR="00233210" w:rsidRPr="009537ED">
              <w:rPr>
                <w:rFonts w:ascii="Times New Roman" w:hAnsi="Times New Roman"/>
                <w:szCs w:val="20"/>
              </w:rPr>
              <w:t xml:space="preserve"> </w:t>
            </w:r>
            <w:r w:rsidRPr="009537ED">
              <w:rPr>
                <w:rFonts w:ascii="Times New Roman" w:hAnsi="Times New Roman"/>
                <w:szCs w:val="20"/>
              </w:rPr>
              <w:t>=</w:t>
            </w:r>
            <w:r w:rsidR="00233210" w:rsidRPr="009537ED">
              <w:rPr>
                <w:rFonts w:ascii="Times New Roman" w:hAnsi="Times New Roman"/>
                <w:szCs w:val="20"/>
              </w:rPr>
              <w:t xml:space="preserve"> </w:t>
            </w:r>
            <w:r w:rsidRPr="009537ED">
              <w:rPr>
                <w:rFonts w:ascii="Times New Roman" w:hAnsi="Times New Roman"/>
                <w:szCs w:val="20"/>
              </w:rPr>
              <w:t>Steering</w:t>
            </w:r>
            <w:r w:rsidR="00233210" w:rsidRPr="009537ED">
              <w:rPr>
                <w:rFonts w:ascii="Times New Roman" w:hAnsi="Times New Roman"/>
                <w:szCs w:val="20"/>
              </w:rPr>
              <w:t xml:space="preserve"> </w:t>
            </w:r>
            <w:r w:rsidRPr="009537ED">
              <w:rPr>
                <w:rFonts w:ascii="Times New Roman" w:hAnsi="Times New Roman"/>
                <w:szCs w:val="20"/>
              </w:rPr>
              <w:t>Group</w:t>
            </w:r>
          </w:p>
        </w:tc>
      </w:tr>
      <w:tr w:rsidR="00037679" w:rsidRPr="009537ED" w14:paraId="2292B0D0" w14:textId="77777777" w:rsidTr="00037679">
        <w:trPr>
          <w:jc w:val="center"/>
        </w:trPr>
        <w:tc>
          <w:tcPr>
            <w:tcW w:w="3397" w:type="dxa"/>
            <w:vAlign w:val="bottom"/>
          </w:tcPr>
          <w:p w14:paraId="3E682D8B" w14:textId="7ED0236B" w:rsidR="00037679" w:rsidRPr="009537ED" w:rsidRDefault="00037679" w:rsidP="00037679">
            <w:r w:rsidRPr="009537ED">
              <w:rPr>
                <w:rFonts w:ascii="Times New Roman" w:hAnsi="Times New Roman"/>
                <w:szCs w:val="20"/>
              </w:rPr>
              <w:t>PM</w:t>
            </w:r>
            <w:r w:rsidR="00233210" w:rsidRPr="009537ED">
              <w:rPr>
                <w:rFonts w:ascii="Times New Roman" w:hAnsi="Times New Roman"/>
                <w:szCs w:val="20"/>
              </w:rPr>
              <w:t xml:space="preserve"> </w:t>
            </w:r>
            <w:r w:rsidRPr="009537ED">
              <w:rPr>
                <w:rFonts w:ascii="Times New Roman" w:hAnsi="Times New Roman"/>
                <w:szCs w:val="20"/>
              </w:rPr>
              <w:t>=</w:t>
            </w:r>
            <w:r w:rsidR="00233210" w:rsidRPr="009537ED">
              <w:rPr>
                <w:rFonts w:ascii="Times New Roman" w:hAnsi="Times New Roman"/>
                <w:szCs w:val="20"/>
              </w:rPr>
              <w:t xml:space="preserve"> </w:t>
            </w:r>
            <w:r w:rsidRPr="009537ED">
              <w:rPr>
                <w:rFonts w:ascii="Times New Roman" w:hAnsi="Times New Roman"/>
                <w:szCs w:val="20"/>
              </w:rPr>
              <w:t>Preparatory</w:t>
            </w:r>
            <w:r w:rsidR="00233210" w:rsidRPr="009537ED">
              <w:rPr>
                <w:rFonts w:ascii="Times New Roman" w:hAnsi="Times New Roman"/>
                <w:szCs w:val="20"/>
              </w:rPr>
              <w:t xml:space="preserve"> </w:t>
            </w:r>
            <w:r w:rsidRPr="009537ED">
              <w:rPr>
                <w:rFonts w:ascii="Times New Roman" w:hAnsi="Times New Roman"/>
                <w:szCs w:val="20"/>
              </w:rPr>
              <w:t>Meeting</w:t>
            </w:r>
          </w:p>
        </w:tc>
        <w:tc>
          <w:tcPr>
            <w:tcW w:w="3402" w:type="dxa"/>
            <w:vAlign w:val="bottom"/>
          </w:tcPr>
          <w:p w14:paraId="3DA7F4C1" w14:textId="0C491524" w:rsidR="00037679" w:rsidRPr="009537ED" w:rsidRDefault="00037679" w:rsidP="00037679">
            <w:r w:rsidRPr="009537ED">
              <w:rPr>
                <w:rFonts w:ascii="Times New Roman" w:hAnsi="Times New Roman"/>
                <w:szCs w:val="20"/>
              </w:rPr>
              <w:t>CM</w:t>
            </w:r>
            <w:r w:rsidR="00233210" w:rsidRPr="009537ED">
              <w:rPr>
                <w:rFonts w:ascii="Times New Roman" w:hAnsi="Times New Roman"/>
                <w:szCs w:val="20"/>
              </w:rPr>
              <w:t xml:space="preserve"> </w:t>
            </w:r>
            <w:r w:rsidRPr="009537ED">
              <w:rPr>
                <w:rFonts w:ascii="Times New Roman" w:hAnsi="Times New Roman"/>
                <w:szCs w:val="20"/>
              </w:rPr>
              <w:t>=</w:t>
            </w:r>
            <w:r w:rsidR="00233210" w:rsidRPr="009537ED">
              <w:rPr>
                <w:rFonts w:ascii="Times New Roman" w:hAnsi="Times New Roman"/>
                <w:szCs w:val="20"/>
              </w:rPr>
              <w:t xml:space="preserve"> </w:t>
            </w:r>
            <w:r w:rsidRPr="009537ED">
              <w:rPr>
                <w:rFonts w:ascii="Times New Roman" w:hAnsi="Times New Roman"/>
                <w:szCs w:val="20"/>
              </w:rPr>
              <w:t>Chairmen's</w:t>
            </w:r>
            <w:r w:rsidR="00233210" w:rsidRPr="009537ED">
              <w:rPr>
                <w:rFonts w:ascii="Times New Roman" w:hAnsi="Times New Roman"/>
                <w:szCs w:val="20"/>
              </w:rPr>
              <w:t xml:space="preserve"> </w:t>
            </w:r>
            <w:r w:rsidRPr="009537ED">
              <w:rPr>
                <w:rFonts w:ascii="Times New Roman" w:hAnsi="Times New Roman"/>
                <w:szCs w:val="20"/>
              </w:rPr>
              <w:t>meeting</w:t>
            </w:r>
          </w:p>
        </w:tc>
        <w:tc>
          <w:tcPr>
            <w:tcW w:w="3544" w:type="dxa"/>
            <w:vAlign w:val="bottom"/>
          </w:tcPr>
          <w:p w14:paraId="6F6576FD" w14:textId="5E7F771B" w:rsidR="00037679" w:rsidRPr="009537ED" w:rsidRDefault="00037679" w:rsidP="00037679">
            <w:r w:rsidRPr="009537ED">
              <w:rPr>
                <w:rFonts w:ascii="Times New Roman" w:hAnsi="Times New Roman"/>
                <w:szCs w:val="20"/>
              </w:rPr>
              <w:t>TG</w:t>
            </w:r>
            <w:r w:rsidR="00233210" w:rsidRPr="009537ED">
              <w:rPr>
                <w:rFonts w:ascii="Times New Roman" w:hAnsi="Times New Roman"/>
                <w:szCs w:val="20"/>
              </w:rPr>
              <w:t xml:space="preserve"> </w:t>
            </w:r>
            <w:r w:rsidRPr="009537ED">
              <w:rPr>
                <w:rFonts w:ascii="Times New Roman" w:hAnsi="Times New Roman"/>
                <w:szCs w:val="20"/>
              </w:rPr>
              <w:t>=</w:t>
            </w:r>
            <w:r w:rsidR="00233210" w:rsidRPr="009537ED">
              <w:rPr>
                <w:rFonts w:ascii="Times New Roman" w:hAnsi="Times New Roman"/>
                <w:szCs w:val="20"/>
              </w:rPr>
              <w:t xml:space="preserve"> </w:t>
            </w:r>
            <w:r w:rsidRPr="009537ED">
              <w:rPr>
                <w:rFonts w:ascii="Times New Roman" w:hAnsi="Times New Roman"/>
                <w:szCs w:val="20"/>
              </w:rPr>
              <w:t>Task</w:t>
            </w:r>
            <w:r w:rsidR="00233210" w:rsidRPr="009537ED">
              <w:rPr>
                <w:rFonts w:ascii="Times New Roman" w:hAnsi="Times New Roman"/>
                <w:szCs w:val="20"/>
              </w:rPr>
              <w:t xml:space="preserve"> </w:t>
            </w:r>
            <w:r w:rsidRPr="009537ED">
              <w:rPr>
                <w:rFonts w:ascii="Times New Roman" w:hAnsi="Times New Roman"/>
                <w:szCs w:val="20"/>
              </w:rPr>
              <w:t>Group</w:t>
            </w:r>
          </w:p>
        </w:tc>
      </w:tr>
      <w:tr w:rsidR="00037679" w:rsidRPr="009537ED" w14:paraId="31EF974C" w14:textId="77777777" w:rsidTr="00037679">
        <w:trPr>
          <w:jc w:val="center"/>
        </w:trPr>
        <w:tc>
          <w:tcPr>
            <w:tcW w:w="3397" w:type="dxa"/>
            <w:vAlign w:val="bottom"/>
          </w:tcPr>
          <w:p w14:paraId="01A3F6BB" w14:textId="7A370158" w:rsidR="00037679" w:rsidRPr="009537ED" w:rsidRDefault="00037679" w:rsidP="00037679">
            <w:r w:rsidRPr="009537ED">
              <w:rPr>
                <w:rFonts w:ascii="Times New Roman" w:hAnsi="Times New Roman"/>
                <w:szCs w:val="20"/>
              </w:rPr>
              <w:t>RM</w:t>
            </w:r>
            <w:r w:rsidR="00233210" w:rsidRPr="009537ED">
              <w:rPr>
                <w:rFonts w:ascii="Times New Roman" w:hAnsi="Times New Roman"/>
                <w:szCs w:val="20"/>
              </w:rPr>
              <w:t xml:space="preserve"> </w:t>
            </w:r>
            <w:r w:rsidRPr="009537ED">
              <w:rPr>
                <w:rFonts w:ascii="Times New Roman" w:hAnsi="Times New Roman"/>
                <w:szCs w:val="20"/>
              </w:rPr>
              <w:t>=</w:t>
            </w:r>
            <w:r w:rsidR="00233210" w:rsidRPr="009537ED">
              <w:rPr>
                <w:rFonts w:ascii="Times New Roman" w:hAnsi="Times New Roman"/>
                <w:szCs w:val="20"/>
              </w:rPr>
              <w:t xml:space="preserve"> </w:t>
            </w:r>
            <w:r w:rsidRPr="009537ED">
              <w:rPr>
                <w:rFonts w:ascii="Times New Roman" w:hAnsi="Times New Roman"/>
                <w:szCs w:val="20"/>
              </w:rPr>
              <w:t>Resolution</w:t>
            </w:r>
            <w:r w:rsidR="00233210" w:rsidRPr="009537ED">
              <w:rPr>
                <w:rFonts w:ascii="Times New Roman" w:hAnsi="Times New Roman"/>
                <w:szCs w:val="20"/>
              </w:rPr>
              <w:t xml:space="preserve"> </w:t>
            </w:r>
            <w:r w:rsidRPr="009537ED">
              <w:rPr>
                <w:rFonts w:ascii="Times New Roman" w:hAnsi="Times New Roman"/>
                <w:szCs w:val="20"/>
              </w:rPr>
              <w:t>Meeting</w:t>
            </w:r>
          </w:p>
        </w:tc>
        <w:tc>
          <w:tcPr>
            <w:tcW w:w="3402" w:type="dxa"/>
            <w:vAlign w:val="bottom"/>
          </w:tcPr>
          <w:p w14:paraId="0A3D0AC0" w14:textId="4EB1F835" w:rsidR="00037679" w:rsidRPr="009537ED" w:rsidRDefault="00037679" w:rsidP="00037679">
            <w:r w:rsidRPr="009537ED">
              <w:rPr>
                <w:rFonts w:ascii="Times New Roman" w:hAnsi="Times New Roman"/>
                <w:szCs w:val="20"/>
              </w:rPr>
              <w:t>OR</w:t>
            </w:r>
            <w:r w:rsidR="00233210" w:rsidRPr="009537ED">
              <w:rPr>
                <w:rFonts w:ascii="Times New Roman" w:hAnsi="Times New Roman"/>
                <w:szCs w:val="20"/>
              </w:rPr>
              <w:t xml:space="preserve"> </w:t>
            </w:r>
            <w:r w:rsidRPr="009537ED">
              <w:rPr>
                <w:rFonts w:ascii="Times New Roman" w:hAnsi="Times New Roman"/>
                <w:szCs w:val="20"/>
              </w:rPr>
              <w:t>=</w:t>
            </w:r>
            <w:r w:rsidR="00233210" w:rsidRPr="009537ED">
              <w:rPr>
                <w:rFonts w:ascii="Times New Roman" w:hAnsi="Times New Roman"/>
                <w:szCs w:val="20"/>
              </w:rPr>
              <w:t xml:space="preserve"> </w:t>
            </w:r>
            <w:r w:rsidRPr="009537ED">
              <w:rPr>
                <w:rFonts w:ascii="Times New Roman" w:hAnsi="Times New Roman"/>
                <w:szCs w:val="20"/>
              </w:rPr>
              <w:t>Ordinary</w:t>
            </w:r>
          </w:p>
        </w:tc>
        <w:tc>
          <w:tcPr>
            <w:tcW w:w="3544" w:type="dxa"/>
            <w:vAlign w:val="bottom"/>
          </w:tcPr>
          <w:p w14:paraId="62D21EAC" w14:textId="72A222F0" w:rsidR="00037679" w:rsidRPr="009537ED" w:rsidRDefault="00037679" w:rsidP="00037679">
            <w:r w:rsidRPr="009537ED">
              <w:rPr>
                <w:rFonts w:ascii="Times New Roman" w:hAnsi="Times New Roman"/>
                <w:szCs w:val="20"/>
              </w:rPr>
              <w:t>XO</w:t>
            </w:r>
            <w:r w:rsidR="00233210" w:rsidRPr="009537ED">
              <w:rPr>
                <w:rFonts w:ascii="Times New Roman" w:hAnsi="Times New Roman"/>
                <w:szCs w:val="20"/>
              </w:rPr>
              <w:t xml:space="preserve"> </w:t>
            </w:r>
            <w:r w:rsidRPr="009537ED">
              <w:rPr>
                <w:rFonts w:ascii="Times New Roman" w:hAnsi="Times New Roman"/>
                <w:szCs w:val="20"/>
              </w:rPr>
              <w:t>=</w:t>
            </w:r>
            <w:r w:rsidR="00233210" w:rsidRPr="009537ED">
              <w:rPr>
                <w:rFonts w:ascii="Times New Roman" w:hAnsi="Times New Roman"/>
                <w:szCs w:val="20"/>
              </w:rPr>
              <w:t xml:space="preserve"> </w:t>
            </w:r>
            <w:r w:rsidRPr="009537ED">
              <w:rPr>
                <w:rFonts w:ascii="Times New Roman" w:hAnsi="Times New Roman"/>
                <w:szCs w:val="20"/>
              </w:rPr>
              <w:t>Extraordinary</w:t>
            </w:r>
          </w:p>
        </w:tc>
      </w:tr>
    </w:tbl>
    <w:p w14:paraId="4897B3D2" w14:textId="6DA4806A" w:rsidR="00037679" w:rsidRPr="009537ED" w:rsidRDefault="00037679" w:rsidP="00037679"/>
    <w:p w14:paraId="2DD011CD" w14:textId="77777777" w:rsidR="005B2A44" w:rsidRPr="009537ED" w:rsidRDefault="005B2A44" w:rsidP="00F53443"/>
    <w:p w14:paraId="5401C302" w14:textId="1BB94671" w:rsidR="007A5AC0" w:rsidRPr="009537ED" w:rsidRDefault="007A5AC0" w:rsidP="00F53443">
      <w:pPr>
        <w:rPr>
          <w:rFonts w:ascii="Times New Roman" w:hAnsi="Times New Roman"/>
          <w:i/>
          <w:szCs w:val="20"/>
        </w:rPr>
      </w:pPr>
      <w:r w:rsidRPr="009537ED">
        <w:rPr>
          <w:rFonts w:ascii="Times New Roman" w:hAnsi="Times New Roman"/>
          <w:i/>
          <w:szCs w:val="20"/>
        </w:rPr>
        <w:t>End</w:t>
      </w:r>
      <w:r w:rsidR="00233210" w:rsidRPr="009537ED">
        <w:rPr>
          <w:rFonts w:ascii="Times New Roman" w:hAnsi="Times New Roman"/>
          <w:i/>
          <w:szCs w:val="20"/>
        </w:rPr>
        <w:t xml:space="preserve"> </w:t>
      </w:r>
      <w:r w:rsidRPr="009537ED">
        <w:rPr>
          <w:rFonts w:ascii="Times New Roman" w:hAnsi="Times New Roman"/>
          <w:i/>
          <w:szCs w:val="20"/>
        </w:rPr>
        <w:t>of</w:t>
      </w:r>
      <w:r w:rsidR="00233210" w:rsidRPr="009537ED">
        <w:rPr>
          <w:rFonts w:ascii="Times New Roman" w:hAnsi="Times New Roman"/>
          <w:i/>
          <w:szCs w:val="20"/>
        </w:rPr>
        <w:t xml:space="preserve"> </w:t>
      </w:r>
      <w:r w:rsidRPr="009537ED">
        <w:rPr>
          <w:rFonts w:ascii="Times New Roman" w:hAnsi="Times New Roman"/>
          <w:i/>
          <w:szCs w:val="20"/>
        </w:rPr>
        <w:t>document</w:t>
      </w:r>
    </w:p>
    <w:sectPr w:rsidR="007A5AC0" w:rsidRPr="009537ED" w:rsidSect="00B72744">
      <w:headerReference w:type="default" r:id="rId2844"/>
      <w:pgSz w:w="16834" w:h="11909" w:orient="landscape" w:code="9"/>
      <w:pgMar w:top="1440" w:right="1440" w:bottom="1440" w:left="1440" w:header="720" w:footer="720" w:gutter="0"/>
      <w:cols w:space="720"/>
    </w:sectPr>
  </w:body>
</w:document>
</file>

<file path=word/customizations.xml><?xml version="1.0" encoding="utf-8"?>
<wne:tcg xmlns:r="http://schemas.openxmlformats.org/officeDocument/2006/relationships" xmlns:wne="http://schemas.microsoft.com/office/word/2006/wordml">
  <wne:keymaps>
    <wne:keymap wne:mask="1" wne:kcmPrimary="024C" wne:kcmSecondary="0063"/>
    <wne:keymap wne:kcmPrimary="06BA">
      <wne:macro wne:macroName="TEMPLATEPROJECT.MCCSTYLEBAR.ABBREVIATIONSOREXAMPLEWITHOUTTRAILINGSPACE"/>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244C0A" w14:textId="77777777" w:rsidR="00FF4138" w:rsidRDefault="00FF4138">
      <w:r>
        <w:separator/>
      </w:r>
    </w:p>
  </w:endnote>
  <w:endnote w:type="continuationSeparator" w:id="0">
    <w:p w14:paraId="102EE634" w14:textId="77777777" w:rsidR="00FF4138" w:rsidRDefault="00FF41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ZapfDingbats">
    <w:altName w:val="Segoe Print"/>
    <w:panose1 w:val="00000000000000000000"/>
    <w:charset w:val="02"/>
    <w:family w:val="decorative"/>
    <w:notTrueType/>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Symbol">
    <w:altName w:val="Klee One"/>
    <w:panose1 w:val="00000000000000000000"/>
    <w:charset w:val="80"/>
    <w:family w:val="auto"/>
    <w:notTrueType/>
    <w:pitch w:val="default"/>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MS PGothic">
    <w:panose1 w:val="020B0600070205080204"/>
    <w:charset w:val="80"/>
    <w:family w:val="swiss"/>
    <w:pitch w:val="variable"/>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Times New Roman Bold">
    <w:altName w:val="Times New Roman"/>
    <w:panose1 w:val="02020803070505020304"/>
    <w:charset w:val="00"/>
    <w:family w:val="roman"/>
    <w:pitch w:val="default"/>
    <w:sig w:usb0="00000000" w:usb1="00000000"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DengXian">
    <w:altName w:val="等线"/>
    <w:panose1 w:val="02010600030101010101"/>
    <w:charset w:val="86"/>
    <w:family w:val="auto"/>
    <w:pitch w:val="variable"/>
    <w:sig w:usb0="A00002BF" w:usb1="38CF7CFA" w:usb2="00000016" w:usb3="00000000" w:csb0="0004000F" w:csb1="00000000"/>
  </w:font>
  <w:font w:name="Nokia Pure Text Light">
    <w:altName w:val="Khmer UI"/>
    <w:charset w:val="00"/>
    <w:family w:val="swiss"/>
    <w:pitch w:val="variable"/>
    <w:sig w:usb0="A00002FF" w:usb1="700078FB" w:usb2="00010000" w:usb3="00000000" w:csb0="0000019F" w:csb1="00000000"/>
  </w:font>
  <w:font w:name="Nirmala UI">
    <w:panose1 w:val="020B0502040204020203"/>
    <w:charset w:val="00"/>
    <w:family w:val="swiss"/>
    <w:pitch w:val="variable"/>
    <w:sig w:usb0="80FF8023" w:usb1="0200004A" w:usb2="000002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LG스마트체 Light">
    <w:altName w:val="Malgun Gothic"/>
    <w:charset w:val="81"/>
    <w:family w:val="modern"/>
    <w:pitch w:val="variable"/>
    <w:sig w:usb0="00000203" w:usb1="29D72C10" w:usb2="00000010" w:usb3="00000000" w:csb0="00280005"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G Times (WN)">
    <w:altName w:val="Arial"/>
    <w:charset w:val="00"/>
    <w:family w:val="roman"/>
    <w:pitch w:val="default"/>
    <w:sig w:usb0="00000000"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 ??">
    <w:altName w:val="Yu Gothic"/>
    <w:panose1 w:val="00000000000000000000"/>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LineDraw">
    <w:charset w:val="02"/>
    <w:family w:val="modern"/>
    <w:pitch w:val="fixed"/>
  </w:font>
  <w:font w:name="????">
    <w:altName w:val="Microsoft JhengHei"/>
    <w:panose1 w:val="00000000000000000000"/>
    <w:charset w:val="88"/>
    <w:family w:val="auto"/>
    <w:notTrueType/>
    <w:pitch w:val="variable"/>
    <w:sig w:usb0="00000001" w:usb1="08080000" w:usb2="00000010" w:usb3="00000000" w:csb0="00100000" w:csb1="00000000"/>
  </w:font>
  <w:font w:name="Mincho">
    <w:altName w:val="明朝"/>
    <w:panose1 w:val="02020609040305080305"/>
    <w:charset w:val="80"/>
    <w:family w:val="roman"/>
    <w:notTrueType/>
    <w:pitch w:val="fixed"/>
    <w:sig w:usb0="00000001" w:usb1="08070000" w:usb2="00000010" w:usb3="00000000" w:csb0="00020000" w:csb1="00000000"/>
  </w:font>
  <w:font w:name="Century">
    <w:panose1 w:val="02040604050505020304"/>
    <w:charset w:val="00"/>
    <w:family w:val="roman"/>
    <w:pitch w:val="variable"/>
    <w:sig w:usb0="00000287" w:usb1="00000000" w:usb2="00000000" w:usb3="00000000" w:csb0="0000009F" w:csb1="00000000"/>
  </w:font>
  <w:font w:name="New York">
    <w:panose1 w:val="02040503060506020304"/>
    <w:charset w:val="00"/>
    <w:family w:val="roman"/>
    <w:notTrueType/>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KaiTi_GB2312">
    <w:altName w:val="KaiTi"/>
    <w:charset w:val="86"/>
    <w:family w:val="modern"/>
    <w:pitch w:val="fixed"/>
    <w:sig w:usb0="800002BF" w:usb1="38CF7CFA" w:usb2="00000016" w:usb3="00000000" w:csb0="00040001" w:csb1="00000000"/>
  </w:font>
  <w:font w:name="KaiTi">
    <w:charset w:val="86"/>
    <w:family w:val="modern"/>
    <w:pitch w:val="fixed"/>
    <w:sig w:usb0="800002BF" w:usb1="38CF7CFA" w:usb2="00000016" w:usb3="00000000" w:csb0="00040001" w:csb1="00000000"/>
  </w:font>
  <w:font w:name="Verdana">
    <w:panose1 w:val="020B0604030504040204"/>
    <w:charset w:val="00"/>
    <w:family w:val="swiss"/>
    <w:pitch w:val="variable"/>
    <w:sig w:usb0="A00006FF" w:usb1="4000205B" w:usb2="00000010" w:usb3="00000000" w:csb0="0000019F" w:csb1="00000000"/>
  </w:font>
  <w:font w:name="TimesNewRomanPSMT">
    <w:altName w:val="Times New Roman"/>
    <w:charset w:val="00"/>
    <w:family w:val="roman"/>
    <w:pitch w:val="default"/>
    <w:sig w:usb0="00000003" w:usb1="00000000" w:usb2="00000000" w:usb3="00000000" w:csb0="00040001" w:csb1="00000000"/>
  </w:font>
  <w:font w:name="TimesNewRomanPS-ItalicMT">
    <w:altName w:val="Times New Roman"/>
    <w:panose1 w:val="00000000000000000000"/>
    <w:charset w:val="00"/>
    <w:family w:val="roman"/>
    <w:notTrueType/>
    <w:pitch w:val="default"/>
  </w:font>
  <w:font w:name="Gulim">
    <w:altName w:val="굴림"/>
    <w:panose1 w:val="020B0600000101010101"/>
    <w:charset w:val="81"/>
    <w:family w:val="swiss"/>
    <w:pitch w:val="variable"/>
    <w:sig w:usb0="B00002AF" w:usb1="69D77CFB" w:usb2="00000030" w:usb3="00000000" w:csb0="0008009F" w:csb1="00000000"/>
  </w:font>
  <w:font w:name="Book Antiqua">
    <w:panose1 w:val="02040602050305030304"/>
    <w:charset w:val="00"/>
    <w:family w:val="roman"/>
    <w:pitch w:val="variable"/>
    <w:sig w:usb0="00000287" w:usb1="00000000" w:usb2="00000000" w:usb3="00000000" w:csb0="0000009F" w:csb1="00000000"/>
  </w:font>
  <w:font w:name="Lohit Devanagari">
    <w:altName w:val="Cambria"/>
    <w:charset w:val="00"/>
    <w:family w:val="roman"/>
    <w:pitch w:val="default"/>
  </w:font>
  <w:font w:name="Yu Mincho">
    <w:altName w:val="MS Gothic"/>
    <w:charset w:val="80"/>
    <w:family w:val="roman"/>
    <w:pitch w:val="variable"/>
    <w:sig w:usb0="800002E7" w:usb1="2AC7FCFF" w:usb2="00000012" w:usb3="00000000" w:csb0="0002009F" w:csb1="00000000"/>
  </w:font>
  <w:font w:name="Latha">
    <w:panose1 w:val="02000400000000000000"/>
    <w:charset w:val="00"/>
    <w:family w:val="swiss"/>
    <w:pitch w:val="variable"/>
    <w:sig w:usb0="00100003" w:usb1="00000000" w:usb2="00000000" w:usb3="00000000" w:csb0="00000001" w:csb1="00000000"/>
  </w:font>
  <w:font w:name="Swift">
    <w:altName w:val="Times New Roman"/>
    <w:charset w:val="00"/>
    <w:family w:val="roman"/>
    <w:pitch w:val="default"/>
    <w:sig w:usb0="00000000" w:usb1="00000000" w:usb2="00000000" w:usb3="00000000" w:csb0="00000001" w:csb1="00000000"/>
  </w:font>
  <w:font w:name="t">
    <w:altName w:val="Segoe Print"/>
    <w:charset w:val="00"/>
    <w:family w:val="auto"/>
    <w:pitch w:val="default"/>
  </w:font>
  <w:font w:name="Microsoft YaHei">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Ericsson Hilda">
    <w:altName w:val="Calibri"/>
    <w:charset w:val="00"/>
    <w:family w:val="auto"/>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icrosoft YaHei UI">
    <w:panose1 w:val="020B0503020204020204"/>
    <w:charset w:val="86"/>
    <w:family w:val="swiss"/>
    <w:pitch w:val="variable"/>
    <w:sig w:usb0="80000287" w:usb1="2ACF3C50" w:usb2="00000016" w:usb3="00000000" w:csb0="0004001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D1109F" w14:textId="7D914003" w:rsidR="008C11A4" w:rsidRPr="000B6FA8" w:rsidRDefault="008C11A4" w:rsidP="007A5AC0">
    <w:pPr>
      <w:pStyle w:val="Footer"/>
      <w:framePr w:wrap="around" w:vAnchor="text" w:hAnchor="margin" w:xAlign="center" w:y="1"/>
      <w:rPr>
        <w:rStyle w:val="PageNumber"/>
      </w:rPr>
    </w:pPr>
    <w:r w:rsidRPr="000B6FA8">
      <w:rPr>
        <w:rStyle w:val="PageNumber"/>
      </w:rPr>
      <w:fldChar w:fldCharType="begin"/>
    </w:r>
    <w:r w:rsidRPr="000B6FA8">
      <w:rPr>
        <w:rStyle w:val="PageNumber"/>
      </w:rPr>
      <w:instrText xml:space="preserve">PAGE  </w:instrText>
    </w:r>
    <w:r w:rsidRPr="000B6FA8">
      <w:rPr>
        <w:rStyle w:val="PageNumber"/>
      </w:rPr>
      <w:fldChar w:fldCharType="separate"/>
    </w:r>
    <w:r>
      <w:rPr>
        <w:rStyle w:val="PageNumber"/>
        <w:noProof/>
      </w:rPr>
      <w:t>187</w:t>
    </w:r>
    <w:r w:rsidRPr="000B6FA8">
      <w:rPr>
        <w:rStyle w:val="PageNumber"/>
      </w:rPr>
      <w:fldChar w:fldCharType="end"/>
    </w:r>
  </w:p>
  <w:p w14:paraId="497760C1" w14:textId="77777777" w:rsidR="008C11A4" w:rsidRDefault="008C11A4">
    <w:pPr>
      <w:pStyle w:val="Footer"/>
    </w:pPr>
  </w:p>
  <w:p w14:paraId="09420782" w14:textId="77777777" w:rsidR="00985D2E" w:rsidRDefault="00985D2E"/>
  <w:p w14:paraId="22D03BB6" w14:textId="77777777" w:rsidR="00985D2E" w:rsidRDefault="00985D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108AEB" w14:textId="77777777" w:rsidR="00FF4138" w:rsidRDefault="00FF4138">
      <w:r>
        <w:separator/>
      </w:r>
    </w:p>
  </w:footnote>
  <w:footnote w:type="continuationSeparator" w:id="0">
    <w:p w14:paraId="3B121A3F" w14:textId="77777777" w:rsidR="00FF4138" w:rsidRDefault="00FF41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72388C" w14:textId="337094C7" w:rsidR="008C11A4" w:rsidRPr="00D3368C" w:rsidRDefault="008C11A4" w:rsidP="00AB7397">
    <w:pPr>
      <w:pStyle w:val="Header"/>
      <w:widowControl w:val="0"/>
      <w:tabs>
        <w:tab w:val="clear" w:pos="9072"/>
        <w:tab w:val="right" w:pos="8280"/>
        <w:tab w:val="right" w:pos="10490"/>
      </w:tabs>
      <w:ind w:right="-58"/>
      <w:rPr>
        <w:rFonts w:ascii="Arial" w:hAnsi="Arial" w:cs="Arial"/>
        <w:b/>
        <w:bCs/>
        <w:sz w:val="28"/>
        <w:lang w:val="en-US"/>
      </w:rPr>
    </w:pPr>
    <w:r>
      <w:rPr>
        <w:rFonts w:ascii="Arial" w:hAnsi="Arial" w:cs="Arial"/>
        <w:b/>
        <w:bCs/>
        <w:sz w:val="28"/>
      </w:rPr>
      <w:t>3GPP TSG RAN WG1 Meeting #1</w:t>
    </w:r>
    <w:r w:rsidR="00A14B59">
      <w:rPr>
        <w:rFonts w:ascii="Arial" w:hAnsi="Arial" w:cs="Arial"/>
        <w:b/>
        <w:bCs/>
        <w:sz w:val="28"/>
      </w:rPr>
      <w:t>1</w:t>
    </w:r>
    <w:r w:rsidR="00217A5B">
      <w:rPr>
        <w:rFonts w:ascii="Arial" w:hAnsi="Arial" w:cs="Arial"/>
        <w:b/>
        <w:bCs/>
        <w:sz w:val="28"/>
      </w:rPr>
      <w:t>8</w:t>
    </w:r>
    <w:r>
      <w:rPr>
        <w:rFonts w:ascii="Arial" w:hAnsi="Arial" w:cs="Arial"/>
        <w:b/>
        <w:bCs/>
        <w:sz w:val="28"/>
      </w:rPr>
      <w:tab/>
    </w:r>
    <w:r>
      <w:rPr>
        <w:rFonts w:ascii="Arial" w:hAnsi="Arial" w:cs="Arial"/>
        <w:b/>
        <w:bCs/>
        <w:sz w:val="28"/>
      </w:rPr>
      <w:tab/>
    </w:r>
    <w:r w:rsidR="002A09C4" w:rsidRPr="002A09C4">
      <w:rPr>
        <w:rFonts w:ascii="Arial" w:hAnsi="Arial" w:cs="Arial"/>
        <w:b/>
        <w:bCs/>
        <w:sz w:val="28"/>
      </w:rPr>
      <w:t>R1-240</w:t>
    </w:r>
    <w:r w:rsidR="00E910FC">
      <w:rPr>
        <w:rFonts w:ascii="Arial" w:hAnsi="Arial" w:cs="Arial"/>
        <w:b/>
        <w:bCs/>
        <w:sz w:val="28"/>
      </w:rPr>
      <w:t>xxxx</w:t>
    </w:r>
  </w:p>
  <w:p w14:paraId="1845C2DB" w14:textId="1641B0B4" w:rsidR="008C11A4" w:rsidRPr="009513AC" w:rsidRDefault="00217A5B" w:rsidP="001E4E41">
    <w:pPr>
      <w:tabs>
        <w:tab w:val="center" w:pos="4536"/>
        <w:tab w:val="right" w:pos="9072"/>
      </w:tabs>
      <w:rPr>
        <w:rFonts w:ascii="Arial" w:eastAsia="MS Mincho" w:hAnsi="Arial" w:cs="Arial"/>
        <w:b/>
        <w:bCs/>
        <w:sz w:val="28"/>
        <w:lang w:eastAsia="ja-JP"/>
      </w:rPr>
    </w:pPr>
    <w:bookmarkStart w:id="468" w:name="_Hlk36104658"/>
    <w:r>
      <w:rPr>
        <w:rFonts w:ascii="Arial" w:eastAsia="MS Mincho" w:hAnsi="Arial" w:cs="Arial"/>
        <w:b/>
        <w:bCs/>
        <w:sz w:val="28"/>
        <w:lang w:eastAsia="ja-JP"/>
      </w:rPr>
      <w:t>Maastricht</w:t>
    </w:r>
    <w:r w:rsidR="00DF73DC">
      <w:rPr>
        <w:rFonts w:ascii="Arial" w:eastAsia="MS Mincho" w:hAnsi="Arial" w:cs="Arial"/>
        <w:b/>
        <w:bCs/>
        <w:sz w:val="28"/>
        <w:lang w:eastAsia="ja-JP"/>
      </w:rPr>
      <w:t xml:space="preserve">, </w:t>
    </w:r>
    <w:r>
      <w:rPr>
        <w:rFonts w:ascii="Arial" w:eastAsia="MS Mincho" w:hAnsi="Arial" w:cs="Arial"/>
        <w:b/>
        <w:bCs/>
        <w:sz w:val="28"/>
        <w:lang w:eastAsia="ja-JP"/>
      </w:rPr>
      <w:t>The Netherlands</w:t>
    </w:r>
    <w:r w:rsidR="00F358A8">
      <w:rPr>
        <w:rFonts w:ascii="Arial" w:eastAsia="MS Mincho" w:hAnsi="Arial" w:cs="Arial"/>
        <w:b/>
        <w:bCs/>
        <w:sz w:val="28"/>
        <w:lang w:eastAsia="ja-JP"/>
      </w:rPr>
      <w:t xml:space="preserve">, </w:t>
    </w:r>
    <w:r>
      <w:rPr>
        <w:rFonts w:ascii="Arial" w:eastAsia="MS Mincho" w:hAnsi="Arial" w:cs="Arial"/>
        <w:b/>
        <w:bCs/>
        <w:sz w:val="28"/>
        <w:lang w:eastAsia="ja-JP"/>
      </w:rPr>
      <w:t>August</w:t>
    </w:r>
    <w:r w:rsidR="00066B1A">
      <w:rPr>
        <w:rFonts w:ascii="Arial" w:eastAsia="MS Mincho" w:hAnsi="Arial" w:cs="Arial"/>
        <w:b/>
        <w:bCs/>
        <w:sz w:val="28"/>
        <w:lang w:eastAsia="ja-JP"/>
      </w:rPr>
      <w:t xml:space="preserve"> </w:t>
    </w:r>
    <w:r>
      <w:rPr>
        <w:rFonts w:ascii="Arial" w:eastAsia="MS Mincho" w:hAnsi="Arial" w:cs="Arial"/>
        <w:b/>
        <w:bCs/>
        <w:sz w:val="28"/>
        <w:lang w:eastAsia="ja-JP"/>
      </w:rPr>
      <w:t>19</w:t>
    </w:r>
    <w:r w:rsidR="00066B1A" w:rsidRPr="00066B1A">
      <w:rPr>
        <w:rFonts w:ascii="Arial" w:eastAsia="MS Mincho" w:hAnsi="Arial" w:cs="Arial"/>
        <w:b/>
        <w:bCs/>
        <w:sz w:val="28"/>
        <w:vertAlign w:val="superscript"/>
        <w:lang w:eastAsia="ja-JP"/>
      </w:rPr>
      <w:t>th</w:t>
    </w:r>
    <w:r w:rsidR="00066B1A">
      <w:rPr>
        <w:rFonts w:ascii="Arial" w:eastAsia="MS Mincho" w:hAnsi="Arial" w:cs="Arial"/>
        <w:b/>
        <w:bCs/>
        <w:sz w:val="28"/>
        <w:lang w:eastAsia="ja-JP"/>
      </w:rPr>
      <w:t xml:space="preserve"> –</w:t>
    </w:r>
    <w:r w:rsidR="00B2372C">
      <w:rPr>
        <w:rFonts w:ascii="Arial" w:eastAsia="MS Mincho" w:hAnsi="Arial" w:cs="Arial"/>
        <w:b/>
        <w:bCs/>
        <w:sz w:val="28"/>
        <w:lang w:eastAsia="ja-JP"/>
      </w:rPr>
      <w:t xml:space="preserve"> </w:t>
    </w:r>
    <w:r w:rsidR="00E910FC">
      <w:rPr>
        <w:rFonts w:ascii="Arial" w:eastAsia="MS Mincho" w:hAnsi="Arial" w:cs="Arial"/>
        <w:b/>
        <w:bCs/>
        <w:sz w:val="28"/>
        <w:lang w:eastAsia="ja-JP"/>
      </w:rPr>
      <w:t>2</w:t>
    </w:r>
    <w:r>
      <w:rPr>
        <w:rFonts w:ascii="Arial" w:eastAsia="MS Mincho" w:hAnsi="Arial" w:cs="Arial"/>
        <w:b/>
        <w:bCs/>
        <w:sz w:val="28"/>
        <w:lang w:eastAsia="ja-JP"/>
      </w:rPr>
      <w:t>3</w:t>
    </w:r>
    <w:r w:rsidRPr="00217A5B">
      <w:rPr>
        <w:rFonts w:ascii="Arial" w:eastAsia="MS Mincho" w:hAnsi="Arial" w:cs="Arial"/>
        <w:b/>
        <w:bCs/>
        <w:sz w:val="28"/>
        <w:vertAlign w:val="superscript"/>
        <w:lang w:eastAsia="ja-JP"/>
      </w:rPr>
      <w:t>rd</w:t>
    </w:r>
    <w:r w:rsidR="008C11A4">
      <w:rPr>
        <w:rFonts w:ascii="Arial" w:eastAsia="MS Mincho" w:hAnsi="Arial" w:cs="Arial"/>
        <w:b/>
        <w:bCs/>
        <w:sz w:val="28"/>
        <w:lang w:eastAsia="ja-JP"/>
      </w:rPr>
      <w:t>, 202</w:t>
    </w:r>
    <w:r w:rsidR="00B2372C">
      <w:rPr>
        <w:rFonts w:ascii="Arial" w:eastAsia="MS Mincho" w:hAnsi="Arial" w:cs="Arial"/>
        <w:b/>
        <w:bCs/>
        <w:sz w:val="28"/>
        <w:lang w:eastAsia="ja-JP"/>
      </w:rPr>
      <w:t>4</w:t>
    </w:r>
  </w:p>
  <w:bookmarkEnd w:id="468"/>
  <w:p w14:paraId="157D1C7E" w14:textId="77777777" w:rsidR="00D6543D" w:rsidRDefault="00D6543D"/>
  <w:p w14:paraId="7B9782D1" w14:textId="77777777" w:rsidR="00985D2E" w:rsidRDefault="00985D2E"/>
  <w:p w14:paraId="0005B6ED" w14:textId="77777777" w:rsidR="00985D2E" w:rsidRDefault="00985D2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CA5CFA" w14:textId="77777777" w:rsidR="00217A5B" w:rsidRPr="00D3368C" w:rsidRDefault="00217A5B" w:rsidP="00217A5B">
    <w:pPr>
      <w:pStyle w:val="Header"/>
      <w:widowControl w:val="0"/>
      <w:tabs>
        <w:tab w:val="clear" w:pos="9072"/>
        <w:tab w:val="right" w:pos="8280"/>
        <w:tab w:val="right" w:pos="10490"/>
      </w:tabs>
      <w:ind w:right="-58"/>
      <w:rPr>
        <w:rFonts w:ascii="Arial" w:hAnsi="Arial" w:cs="Arial"/>
        <w:b/>
        <w:bCs/>
        <w:sz w:val="28"/>
        <w:lang w:val="en-US"/>
      </w:rPr>
    </w:pPr>
    <w:r>
      <w:rPr>
        <w:rFonts w:ascii="Arial" w:hAnsi="Arial" w:cs="Arial"/>
        <w:b/>
        <w:bCs/>
        <w:sz w:val="28"/>
      </w:rPr>
      <w:t>3GPP TSG RAN WG1 Meeting #118</w:t>
    </w:r>
    <w:r>
      <w:rPr>
        <w:rFonts w:ascii="Arial" w:hAnsi="Arial" w:cs="Arial"/>
        <w:b/>
        <w:bCs/>
        <w:sz w:val="28"/>
      </w:rPr>
      <w:tab/>
    </w:r>
    <w:r>
      <w:rPr>
        <w:rFonts w:ascii="Arial" w:hAnsi="Arial" w:cs="Arial"/>
        <w:b/>
        <w:bCs/>
        <w:sz w:val="28"/>
      </w:rPr>
      <w:tab/>
    </w:r>
    <w:r w:rsidRPr="002A09C4">
      <w:rPr>
        <w:rFonts w:ascii="Arial" w:hAnsi="Arial" w:cs="Arial"/>
        <w:b/>
        <w:bCs/>
        <w:sz w:val="28"/>
      </w:rPr>
      <w:t>R1-240</w:t>
    </w:r>
    <w:r>
      <w:rPr>
        <w:rFonts w:ascii="Arial" w:hAnsi="Arial" w:cs="Arial"/>
        <w:b/>
        <w:bCs/>
        <w:sz w:val="28"/>
      </w:rPr>
      <w:t>xxxx</w:t>
    </w:r>
  </w:p>
  <w:p w14:paraId="215DC85A" w14:textId="77777777" w:rsidR="00217A5B" w:rsidRPr="009513AC" w:rsidRDefault="00217A5B" w:rsidP="00217A5B">
    <w:pPr>
      <w:tabs>
        <w:tab w:val="center" w:pos="4536"/>
        <w:tab w:val="right" w:pos="9072"/>
      </w:tabs>
      <w:rPr>
        <w:rFonts w:ascii="Arial" w:eastAsia="MS Mincho" w:hAnsi="Arial" w:cs="Arial"/>
        <w:b/>
        <w:bCs/>
        <w:sz w:val="28"/>
        <w:lang w:eastAsia="ja-JP"/>
      </w:rPr>
    </w:pPr>
    <w:r>
      <w:rPr>
        <w:rFonts w:ascii="Arial" w:eastAsia="MS Mincho" w:hAnsi="Arial" w:cs="Arial"/>
        <w:b/>
        <w:bCs/>
        <w:sz w:val="28"/>
        <w:lang w:eastAsia="ja-JP"/>
      </w:rPr>
      <w:t>Maastricht, The Netherlands, August 19</w:t>
    </w:r>
    <w:r w:rsidRPr="00066B1A">
      <w:rPr>
        <w:rFonts w:ascii="Arial" w:eastAsia="MS Mincho" w:hAnsi="Arial" w:cs="Arial"/>
        <w:b/>
        <w:bCs/>
        <w:sz w:val="28"/>
        <w:vertAlign w:val="superscript"/>
        <w:lang w:eastAsia="ja-JP"/>
      </w:rPr>
      <w:t>th</w:t>
    </w:r>
    <w:r>
      <w:rPr>
        <w:rFonts w:ascii="Arial" w:eastAsia="MS Mincho" w:hAnsi="Arial" w:cs="Arial"/>
        <w:b/>
        <w:bCs/>
        <w:sz w:val="28"/>
        <w:lang w:eastAsia="ja-JP"/>
      </w:rPr>
      <w:t xml:space="preserve"> – 23</w:t>
    </w:r>
    <w:r w:rsidRPr="00217A5B">
      <w:rPr>
        <w:rFonts w:ascii="Arial" w:eastAsia="MS Mincho" w:hAnsi="Arial" w:cs="Arial"/>
        <w:b/>
        <w:bCs/>
        <w:sz w:val="28"/>
        <w:vertAlign w:val="superscript"/>
        <w:lang w:eastAsia="ja-JP"/>
      </w:rPr>
      <w:t>rd</w:t>
    </w:r>
    <w:r>
      <w:rPr>
        <w:rFonts w:ascii="Arial" w:eastAsia="MS Mincho" w:hAnsi="Arial" w:cs="Arial"/>
        <w:b/>
        <w:bCs/>
        <w:sz w:val="28"/>
        <w:lang w:eastAsia="ja-JP"/>
      </w:rPr>
      <w:t>, 2024</w:t>
    </w:r>
  </w:p>
  <w:p w14:paraId="26C6EA5D" w14:textId="77777777" w:rsidR="008C11A4" w:rsidRPr="00217A5B" w:rsidRDefault="008C11A4" w:rsidP="00217A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D0CA652"/>
    <w:multiLevelType w:val="multilevel"/>
    <w:tmpl w:val="BD0CA652"/>
    <w:lvl w:ilvl="0">
      <w:start w:val="1"/>
      <w:numFmt w:val="decimal"/>
      <w:pStyle w:val="ZTE-Proposal"/>
      <w:lvlText w:val="Proposal %1:"/>
      <w:lvlJc w:val="left"/>
      <w:pPr>
        <w:tabs>
          <w:tab w:val="left" w:pos="0"/>
        </w:tabs>
        <w:ind w:left="0" w:firstLine="0"/>
      </w:pPr>
      <w:rPr>
        <w:rFonts w:ascii="Times New Roman" w:eastAsia="SimSun" w:hAnsi="Times New Roman" w:cs="Times New Roman" w:hint="default"/>
        <w:b/>
        <w:bCs/>
        <w:i/>
        <w:iCs/>
      </w:rPr>
    </w:lvl>
    <w:lvl w:ilvl="1">
      <w:start w:val="1"/>
      <w:numFmt w:val="bullet"/>
      <w:lvlText w:val="•"/>
      <w:lvlJc w:val="left"/>
      <w:pPr>
        <w:tabs>
          <w:tab w:val="left" w:pos="840"/>
        </w:tabs>
        <w:ind w:left="840" w:hanging="420"/>
      </w:pPr>
      <w:rPr>
        <w:rFonts w:ascii="Arial" w:eastAsia="SimSun" w:hAnsi="Arial" w:cs="Arial" w:hint="default"/>
        <w:b/>
        <w:bCs/>
        <w:i/>
        <w:iCs/>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1" w15:restartNumberingAfterBreak="0">
    <w:nsid w:val="FFFFFF7C"/>
    <w:multiLevelType w:val="singleLevel"/>
    <w:tmpl w:val="FFFFFF7C"/>
    <w:lvl w:ilvl="0">
      <w:start w:val="1"/>
      <w:numFmt w:val="decimal"/>
      <w:pStyle w:val="ListNumber5"/>
      <w:lvlText w:val="%1."/>
      <w:lvlJc w:val="left"/>
      <w:pPr>
        <w:tabs>
          <w:tab w:val="left" w:pos="1492"/>
        </w:tabs>
        <w:ind w:left="1492" w:hanging="360"/>
      </w:pPr>
    </w:lvl>
  </w:abstractNum>
  <w:abstractNum w:abstractNumId="2" w15:restartNumberingAfterBreak="0">
    <w:nsid w:val="FFFFFF7E"/>
    <w:multiLevelType w:val="singleLevel"/>
    <w:tmpl w:val="5A54DD86"/>
    <w:styleLink w:val="StyleBulletedSymbolsymbolLeft025Hanging02543"/>
    <w:lvl w:ilvl="0">
      <w:start w:val="1"/>
      <w:numFmt w:val="decimal"/>
      <w:pStyle w:val="ListNumber3"/>
      <w:lvlText w:val="%1."/>
      <w:lvlJc w:val="left"/>
      <w:pPr>
        <w:tabs>
          <w:tab w:val="num" w:pos="926"/>
        </w:tabs>
        <w:ind w:left="926" w:hanging="360"/>
      </w:pPr>
    </w:lvl>
  </w:abstractNum>
  <w:abstractNum w:abstractNumId="3" w15:restartNumberingAfterBreak="0">
    <w:nsid w:val="00000001"/>
    <w:multiLevelType w:val="singleLevel"/>
    <w:tmpl w:val="00000001"/>
    <w:name w:val="WW8Num7"/>
    <w:lvl w:ilvl="0">
      <w:start w:val="1"/>
      <w:numFmt w:val="decimal"/>
      <w:lvlText w:val="[%1]"/>
      <w:lvlJc w:val="left"/>
      <w:pPr>
        <w:tabs>
          <w:tab w:val="num" w:pos="567"/>
        </w:tabs>
        <w:ind w:left="567" w:hanging="567"/>
      </w:pPr>
    </w:lvl>
  </w:abstractNum>
  <w:abstractNum w:abstractNumId="4" w15:restartNumberingAfterBreak="0">
    <w:nsid w:val="00000002"/>
    <w:multiLevelType w:val="singleLevel"/>
    <w:tmpl w:val="00000002"/>
    <w:name w:val="WW8Num2"/>
    <w:styleLink w:val="StyleBulletedSymbolsymbolLeft025Hanging031"/>
    <w:lvl w:ilvl="0">
      <w:start w:val="1"/>
      <w:numFmt w:val="bullet"/>
      <w:pStyle w:val="ZchnZchn"/>
      <w:lvlText w:val=""/>
      <w:lvlJc w:val="left"/>
      <w:pPr>
        <w:tabs>
          <w:tab w:val="num" w:pos="851"/>
        </w:tabs>
        <w:ind w:left="851" w:hanging="851"/>
      </w:pPr>
      <w:rPr>
        <w:rFonts w:ascii="ZapfDingbats" w:hAnsi="ZapfDingbats"/>
      </w:rPr>
    </w:lvl>
  </w:abstractNum>
  <w:abstractNum w:abstractNumId="5" w15:restartNumberingAfterBreak="0">
    <w:nsid w:val="00000006"/>
    <w:multiLevelType w:val="multilevel"/>
    <w:tmpl w:val="00000006"/>
    <w:name w:val="WW8Num6"/>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6" w15:restartNumberingAfterBreak="0">
    <w:nsid w:val="006B43D2"/>
    <w:multiLevelType w:val="hybridMultilevel"/>
    <w:tmpl w:val="28A0DE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0991B42"/>
    <w:multiLevelType w:val="hybridMultilevel"/>
    <w:tmpl w:val="C0565F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1444733"/>
    <w:multiLevelType w:val="hybridMultilevel"/>
    <w:tmpl w:val="62B04E2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1942923"/>
    <w:multiLevelType w:val="hybridMultilevel"/>
    <w:tmpl w:val="06D0A2DC"/>
    <w:lvl w:ilvl="0" w:tplc="08090001">
      <w:start w:val="1"/>
      <w:numFmt w:val="bullet"/>
      <w:lvlText w:val=""/>
      <w:lvlJc w:val="left"/>
      <w:pPr>
        <w:ind w:left="360" w:hanging="360"/>
      </w:pPr>
      <w:rPr>
        <w:rFonts w:ascii="Symbol" w:hAnsi="Symbol" w:hint="default"/>
      </w:rPr>
    </w:lvl>
    <w:lvl w:ilvl="1" w:tplc="FFFFFFFF">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10" w15:restartNumberingAfterBreak="0">
    <w:nsid w:val="02291E49"/>
    <w:multiLevelType w:val="multilevel"/>
    <w:tmpl w:val="02291E49"/>
    <w:lvl w:ilvl="0">
      <w:start w:val="1"/>
      <w:numFmt w:val="lowerLetter"/>
      <w:pStyle w:val="Listabcsinglelinewide"/>
      <w:lvlText w:val="%1"/>
      <w:lvlJc w:val="left"/>
      <w:pPr>
        <w:ind w:left="530" w:hanging="360"/>
      </w:pPr>
      <w:rPr>
        <w:rFonts w:ascii="Arial" w:hAnsi="Arial" w:hint="default"/>
        <w:sz w:val="2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1" w15:restartNumberingAfterBreak="0">
    <w:nsid w:val="02791396"/>
    <w:multiLevelType w:val="hybridMultilevel"/>
    <w:tmpl w:val="35BA860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28274EB"/>
    <w:multiLevelType w:val="hybridMultilevel"/>
    <w:tmpl w:val="ADDA39F8"/>
    <w:lvl w:ilvl="0" w:tplc="DB60718C">
      <w:start w:val="1"/>
      <w:numFmt w:val="bullet"/>
      <w:lvlText w:val="•"/>
      <w:lvlJc w:val="left"/>
      <w:pPr>
        <w:tabs>
          <w:tab w:val="num" w:pos="720"/>
        </w:tabs>
        <w:ind w:left="720" w:hanging="360"/>
      </w:pPr>
      <w:rPr>
        <w:rFonts w:ascii="Arial" w:hAnsi="Arial" w:hint="default"/>
      </w:rPr>
    </w:lvl>
    <w:lvl w:ilvl="1" w:tplc="515E0952">
      <w:numFmt w:val="bullet"/>
      <w:pStyle w:val="RAN1bullet2"/>
      <w:lvlText w:val="–"/>
      <w:lvlJc w:val="left"/>
      <w:pPr>
        <w:tabs>
          <w:tab w:val="num" w:pos="1440"/>
        </w:tabs>
        <w:ind w:left="1440" w:hanging="360"/>
      </w:pPr>
      <w:rPr>
        <w:rFonts w:ascii="Arial" w:hAnsi="Arial" w:hint="default"/>
      </w:rPr>
    </w:lvl>
    <w:lvl w:ilvl="2" w:tplc="CEC60A12">
      <w:start w:val="1"/>
      <w:numFmt w:val="bullet"/>
      <w:lvlText w:val="•"/>
      <w:lvlJc w:val="left"/>
      <w:pPr>
        <w:tabs>
          <w:tab w:val="num" w:pos="2160"/>
        </w:tabs>
        <w:ind w:left="2160" w:hanging="360"/>
      </w:pPr>
      <w:rPr>
        <w:rFonts w:ascii="Arial" w:hAnsi="Arial" w:hint="default"/>
      </w:rPr>
    </w:lvl>
    <w:lvl w:ilvl="3" w:tplc="DA28EE96">
      <w:start w:val="1"/>
      <w:numFmt w:val="bullet"/>
      <w:lvlText w:val="•"/>
      <w:lvlJc w:val="left"/>
      <w:pPr>
        <w:tabs>
          <w:tab w:val="num" w:pos="2880"/>
        </w:tabs>
        <w:ind w:left="2880" w:hanging="360"/>
      </w:pPr>
      <w:rPr>
        <w:rFonts w:ascii="Arial" w:hAnsi="Arial" w:hint="default"/>
      </w:rPr>
    </w:lvl>
    <w:lvl w:ilvl="4" w:tplc="7CD4691C">
      <w:start w:val="1"/>
      <w:numFmt w:val="bullet"/>
      <w:lvlText w:val="•"/>
      <w:lvlJc w:val="left"/>
      <w:pPr>
        <w:tabs>
          <w:tab w:val="num" w:pos="3600"/>
        </w:tabs>
        <w:ind w:left="3600" w:hanging="360"/>
      </w:pPr>
      <w:rPr>
        <w:rFonts w:ascii="Arial" w:hAnsi="Arial" w:hint="default"/>
      </w:rPr>
    </w:lvl>
    <w:lvl w:ilvl="5" w:tplc="F68E2EF0" w:tentative="1">
      <w:start w:val="1"/>
      <w:numFmt w:val="bullet"/>
      <w:lvlText w:val="•"/>
      <w:lvlJc w:val="left"/>
      <w:pPr>
        <w:tabs>
          <w:tab w:val="num" w:pos="4320"/>
        </w:tabs>
        <w:ind w:left="4320" w:hanging="360"/>
      </w:pPr>
      <w:rPr>
        <w:rFonts w:ascii="Arial" w:hAnsi="Arial" w:hint="default"/>
      </w:rPr>
    </w:lvl>
    <w:lvl w:ilvl="6" w:tplc="24AAF882" w:tentative="1">
      <w:start w:val="1"/>
      <w:numFmt w:val="bullet"/>
      <w:lvlText w:val="•"/>
      <w:lvlJc w:val="left"/>
      <w:pPr>
        <w:tabs>
          <w:tab w:val="num" w:pos="5040"/>
        </w:tabs>
        <w:ind w:left="5040" w:hanging="360"/>
      </w:pPr>
      <w:rPr>
        <w:rFonts w:ascii="Arial" w:hAnsi="Arial" w:hint="default"/>
      </w:rPr>
    </w:lvl>
    <w:lvl w:ilvl="7" w:tplc="4036A71C" w:tentative="1">
      <w:start w:val="1"/>
      <w:numFmt w:val="bullet"/>
      <w:lvlText w:val="•"/>
      <w:lvlJc w:val="left"/>
      <w:pPr>
        <w:tabs>
          <w:tab w:val="num" w:pos="5760"/>
        </w:tabs>
        <w:ind w:left="5760" w:hanging="360"/>
      </w:pPr>
      <w:rPr>
        <w:rFonts w:ascii="Arial" w:hAnsi="Arial" w:hint="default"/>
      </w:rPr>
    </w:lvl>
    <w:lvl w:ilvl="8" w:tplc="8BCEDA40"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02B32EE3"/>
    <w:multiLevelType w:val="hybridMultilevel"/>
    <w:tmpl w:val="A5E2691A"/>
    <w:styleLink w:val="StyleBulleted37"/>
    <w:lvl w:ilvl="0" w:tplc="04090001">
      <w:start w:val="1"/>
      <w:numFmt w:val="bullet"/>
      <w:pStyle w:val="rProposalsub"/>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7B5ACA58">
      <w:start w:val="1"/>
      <w:numFmt w:val="bullet"/>
      <w:pStyle w:val="Bulleted"/>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02EE150F"/>
    <w:multiLevelType w:val="hybridMultilevel"/>
    <w:tmpl w:val="2C2E264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03404F66"/>
    <w:multiLevelType w:val="hybridMultilevel"/>
    <w:tmpl w:val="4BBCD1BE"/>
    <w:lvl w:ilvl="0" w:tplc="2F08AACC">
      <w:start w:val="3"/>
      <w:numFmt w:val="bullet"/>
      <w:lvlText w:val="•"/>
      <w:lvlJc w:val="left"/>
      <w:pPr>
        <w:ind w:left="400" w:hanging="400"/>
      </w:pPr>
      <w:rPr>
        <w:rFonts w:ascii="Times New Roman" w:eastAsia="Times New Roman" w:hAnsi="Times New Roman" w:cs="Times New Roman" w:hint="default"/>
      </w:rPr>
    </w:lvl>
    <w:lvl w:ilvl="1" w:tplc="04090003">
      <w:start w:val="1"/>
      <w:numFmt w:val="bullet"/>
      <w:lvlText w:val=""/>
      <w:lvlJc w:val="left"/>
      <w:pPr>
        <w:ind w:left="800" w:hanging="400"/>
      </w:pPr>
      <w:rPr>
        <w:rFonts w:ascii="Wingdings" w:hAnsi="Wingdings" w:hint="default"/>
      </w:rPr>
    </w:lvl>
    <w:lvl w:ilvl="2" w:tplc="08090001">
      <w:start w:val="1"/>
      <w:numFmt w:val="bullet"/>
      <w:lvlText w:val=""/>
      <w:lvlJc w:val="left"/>
      <w:pPr>
        <w:ind w:left="720" w:hanging="360"/>
      </w:pPr>
      <w:rPr>
        <w:rFonts w:ascii="Symbol" w:hAnsi="Symbol"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6" w15:restartNumberingAfterBreak="0">
    <w:nsid w:val="037D0A64"/>
    <w:multiLevelType w:val="multilevel"/>
    <w:tmpl w:val="037D0A64"/>
    <w:lvl w:ilvl="0">
      <w:start w:val="1"/>
      <w:numFmt w:val="decimalZero"/>
      <w:pStyle w:val="BodyText0001"/>
      <w:lvlText w:val="[00%1]"/>
      <w:lvlJc w:val="left"/>
      <w:pPr>
        <w:tabs>
          <w:tab w:val="left" w:pos="720"/>
        </w:tabs>
        <w:ind w:left="0" w:firstLine="0"/>
      </w:pPr>
      <w:rPr>
        <w:rFonts w:ascii="Times New Roman" w:hAnsi="Times New Roman" w:cs="Times New Roman" w:hint="default"/>
        <w:b/>
        <w:i w:val="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7" w15:restartNumberingAfterBreak="0">
    <w:nsid w:val="039A62EF"/>
    <w:multiLevelType w:val="hybridMultilevel"/>
    <w:tmpl w:val="77C4275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042A6DDC"/>
    <w:multiLevelType w:val="hybridMultilevel"/>
    <w:tmpl w:val="352AEF2C"/>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046844F7"/>
    <w:multiLevelType w:val="hybridMultilevel"/>
    <w:tmpl w:val="30EE8A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04835648"/>
    <w:multiLevelType w:val="multilevel"/>
    <w:tmpl w:val="048356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04B4260B"/>
    <w:multiLevelType w:val="hybridMultilevel"/>
    <w:tmpl w:val="57942056"/>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2" w15:restartNumberingAfterBreak="0">
    <w:nsid w:val="04C2460D"/>
    <w:multiLevelType w:val="hybridMultilevel"/>
    <w:tmpl w:val="0C52ED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04F60BAF"/>
    <w:multiLevelType w:val="multilevel"/>
    <w:tmpl w:val="04F60BA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05832542"/>
    <w:multiLevelType w:val="multilevel"/>
    <w:tmpl w:val="D59C4BB6"/>
    <w:lvl w:ilvl="0">
      <w:start w:val="1"/>
      <w:numFmt w:val="bullet"/>
      <w:lvlText w:val=""/>
      <w:lvlJc w:val="left"/>
      <w:pPr>
        <w:ind w:left="360" w:hanging="360"/>
      </w:pPr>
      <w:rPr>
        <w:rFonts w:ascii="Symbol" w:hAnsi="Symbol" w:hint="default"/>
      </w:rPr>
    </w:lvl>
    <w:lvl w:ilvl="1">
      <w:start w:val="4"/>
      <w:numFmt w:val="bullet"/>
      <w:lvlText w:val="-"/>
      <w:lvlJc w:val="left"/>
      <w:pPr>
        <w:ind w:left="880" w:hanging="440"/>
      </w:pPr>
      <w:rPr>
        <w:rFonts w:ascii="Yu Gothic" w:eastAsia="Yu Gothic" w:hAnsi="Yu Gothic" w:cs="MS PGothic" w:hint="eastAsia"/>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5" w15:restartNumberingAfterBreak="0">
    <w:nsid w:val="05AE17A9"/>
    <w:multiLevelType w:val="multilevel"/>
    <w:tmpl w:val="B8727EDA"/>
    <w:styleLink w:val="3GPPBullets"/>
    <w:lvl w:ilvl="0">
      <w:start w:val="1"/>
      <w:numFmt w:val="decimal"/>
      <w:lvlText w:val="Observation %1:"/>
      <w:lvlJc w:val="left"/>
      <w:pPr>
        <w:ind w:left="0" w:firstLine="0"/>
      </w:pPr>
      <w:rPr>
        <w:rFonts w:ascii="Times New Roman" w:hAnsi="Times New Roman" w:hint="default"/>
        <w:b/>
        <w:i w:val="0"/>
        <w:caps w:val="0"/>
        <w:smallCaps w:val="0"/>
        <w:strike w:val="0"/>
        <w:dstrike w:val="0"/>
        <w:vanish w:val="0"/>
        <w:color w:val="auto"/>
        <w:sz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
      <w:lvlJc w:val="left"/>
      <w:pPr>
        <w:ind w:left="284" w:hanging="284"/>
      </w:pPr>
      <w:rPr>
        <w:rFonts w:ascii="Times New Roman" w:hAnsi="Times New Roman" w:cs="Times New Roman" w:hint="default"/>
        <w:b/>
        <w:color w:val="auto"/>
        <w:sz w:val="22"/>
      </w:rPr>
    </w:lvl>
    <w:lvl w:ilvl="2">
      <w:start w:val="1"/>
      <w:numFmt w:val="bullet"/>
      <w:lvlText w:val="○"/>
      <w:lvlJc w:val="left"/>
      <w:pPr>
        <w:ind w:left="567" w:hanging="283"/>
      </w:pPr>
      <w:rPr>
        <w:rFonts w:ascii="Times New Roman" w:hAnsi="Times New Roman" w:cs="Times New Roman" w:hint="default"/>
        <w:b/>
        <w:color w:val="auto"/>
        <w:sz w:val="22"/>
      </w:rPr>
    </w:lvl>
    <w:lvl w:ilvl="3">
      <w:start w:val="1"/>
      <w:numFmt w:val="bullet"/>
      <w:lvlText w:val="▪"/>
      <w:lvlJc w:val="left"/>
      <w:pPr>
        <w:ind w:left="851" w:hanging="284"/>
      </w:pPr>
      <w:rPr>
        <w:rFonts w:ascii="Times New Roman" w:hAnsi="Times New Roman" w:cs="Times New Roman" w:hint="default"/>
        <w:b/>
        <w:color w:val="auto"/>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060D3FFB"/>
    <w:multiLevelType w:val="hybridMultilevel"/>
    <w:tmpl w:val="488A4C58"/>
    <w:lvl w:ilvl="0" w:tplc="4D3678F6">
      <w:start w:val="1"/>
      <w:numFmt w:val="bullet"/>
      <w:pStyle w:val="RAN1bulle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6FA6710"/>
    <w:multiLevelType w:val="hybridMultilevel"/>
    <w:tmpl w:val="432E9286"/>
    <w:name w:val="Heading"/>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076F5DAC"/>
    <w:multiLevelType w:val="hybridMultilevel"/>
    <w:tmpl w:val="C9B229F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07BA0B2D"/>
    <w:multiLevelType w:val="hybridMultilevel"/>
    <w:tmpl w:val="CE424B56"/>
    <w:lvl w:ilvl="0" w:tplc="9520776C">
      <w:numFmt w:val="bullet"/>
      <w:lvlText w:val=""/>
      <w:lvlJc w:val="left"/>
      <w:pPr>
        <w:ind w:left="720" w:hanging="360"/>
      </w:pPr>
      <w:rPr>
        <w:rFonts w:ascii="Symbol" w:eastAsia="Malgun Gothic"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87A70A1"/>
    <w:multiLevelType w:val="multilevel"/>
    <w:tmpl w:val="A3D23356"/>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1" w15:restartNumberingAfterBreak="0">
    <w:nsid w:val="089E53C7"/>
    <w:multiLevelType w:val="multilevel"/>
    <w:tmpl w:val="089E53C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090377D3"/>
    <w:multiLevelType w:val="multilevel"/>
    <w:tmpl w:val="090377D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09070E3D"/>
    <w:multiLevelType w:val="hybridMultilevel"/>
    <w:tmpl w:val="E4CC00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09373DCC"/>
    <w:multiLevelType w:val="hybridMultilevel"/>
    <w:tmpl w:val="E9CCBF94"/>
    <w:lvl w:ilvl="0" w:tplc="08090001">
      <w:start w:val="1"/>
      <w:numFmt w:val="bullet"/>
      <w:lvlText w:val=""/>
      <w:lvlJc w:val="left"/>
      <w:pPr>
        <w:ind w:left="420" w:hanging="420"/>
      </w:pPr>
      <w:rPr>
        <w:rFonts w:ascii="Symbol" w:hAnsi="Symbol" w:hint="default"/>
      </w:rPr>
    </w:lvl>
    <w:lvl w:ilvl="1" w:tplc="FFFFFFFF">
      <w:start w:val="1"/>
      <w:numFmt w:val="bullet"/>
      <w:lvlText w:val="o"/>
      <w:lvlJc w:val="left"/>
      <w:pPr>
        <w:ind w:left="880" w:hanging="440"/>
      </w:pPr>
      <w:rPr>
        <w:rFonts w:ascii="Courier New" w:hAnsi="Courier New" w:cs="Courier New" w:hint="default"/>
      </w:rPr>
    </w:lvl>
    <w:lvl w:ilvl="2" w:tplc="FFFFFFFF">
      <w:start w:val="1"/>
      <w:numFmt w:val="bullet"/>
      <w:lvlText w:val="o"/>
      <w:lvlJc w:val="left"/>
      <w:pPr>
        <w:ind w:left="1280" w:hanging="440"/>
      </w:pPr>
      <w:rPr>
        <w:rFonts w:ascii="Courier New" w:hAnsi="Courier New" w:cs="Courier New" w:hint="default"/>
      </w:rPr>
    </w:lvl>
    <w:lvl w:ilvl="3" w:tplc="FFFFFFFF">
      <w:start w:val="1"/>
      <w:numFmt w:val="bullet"/>
      <w:lvlText w:val=""/>
      <w:lvlJc w:val="left"/>
      <w:pPr>
        <w:ind w:left="1680" w:hanging="420"/>
      </w:pPr>
      <w:rPr>
        <w:rFonts w:ascii="Wingdings" w:hAnsi="Wingdings" w:hint="default"/>
      </w:rPr>
    </w:lvl>
    <w:lvl w:ilvl="4" w:tplc="FFFFFFFF">
      <w:start w:val="1"/>
      <w:numFmt w:val="bullet"/>
      <w:lvlText w:val=""/>
      <w:lvlJc w:val="left"/>
      <w:pPr>
        <w:ind w:left="2100" w:hanging="420"/>
      </w:pPr>
      <w:rPr>
        <w:rFonts w:ascii="Wingdings" w:hAnsi="Wingdings" w:hint="default"/>
      </w:rPr>
    </w:lvl>
    <w:lvl w:ilvl="5" w:tplc="FFFFFFFF">
      <w:start w:val="1"/>
      <w:numFmt w:val="bullet"/>
      <w:lvlText w:val=""/>
      <w:lvlJc w:val="left"/>
      <w:pPr>
        <w:ind w:left="2520" w:hanging="420"/>
      </w:pPr>
      <w:rPr>
        <w:rFonts w:ascii="Wingdings" w:hAnsi="Wingdings" w:hint="default"/>
      </w:rPr>
    </w:lvl>
    <w:lvl w:ilvl="6" w:tplc="FFFFFFFF">
      <w:start w:val="1"/>
      <w:numFmt w:val="bullet"/>
      <w:lvlText w:val=""/>
      <w:lvlJc w:val="left"/>
      <w:pPr>
        <w:ind w:left="2940" w:hanging="420"/>
      </w:pPr>
      <w:rPr>
        <w:rFonts w:ascii="Wingdings" w:hAnsi="Wingdings" w:hint="default"/>
      </w:rPr>
    </w:lvl>
    <w:lvl w:ilvl="7" w:tplc="FFFFFFFF">
      <w:start w:val="1"/>
      <w:numFmt w:val="bullet"/>
      <w:lvlText w:val=""/>
      <w:lvlJc w:val="left"/>
      <w:pPr>
        <w:ind w:left="3360" w:hanging="420"/>
      </w:pPr>
      <w:rPr>
        <w:rFonts w:ascii="Wingdings" w:hAnsi="Wingdings" w:hint="default"/>
      </w:rPr>
    </w:lvl>
    <w:lvl w:ilvl="8" w:tplc="FFFFFFFF">
      <w:start w:val="1"/>
      <w:numFmt w:val="bullet"/>
      <w:lvlText w:val=""/>
      <w:lvlJc w:val="left"/>
      <w:pPr>
        <w:ind w:left="3780" w:hanging="420"/>
      </w:pPr>
      <w:rPr>
        <w:rFonts w:ascii="Wingdings" w:hAnsi="Wingdings" w:hint="default"/>
      </w:rPr>
    </w:lvl>
  </w:abstractNum>
  <w:abstractNum w:abstractNumId="35" w15:restartNumberingAfterBreak="0">
    <w:nsid w:val="09F40111"/>
    <w:multiLevelType w:val="hybridMultilevel"/>
    <w:tmpl w:val="2A5689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0B0A3D39"/>
    <w:multiLevelType w:val="hybridMultilevel"/>
    <w:tmpl w:val="82DEDF4C"/>
    <w:name w:val="Heading22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0BD47AC5"/>
    <w:multiLevelType w:val="multilevel"/>
    <w:tmpl w:val="0BD47AC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0BDC1A0F"/>
    <w:multiLevelType w:val="hybridMultilevel"/>
    <w:tmpl w:val="CB5645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0BE451B5"/>
    <w:multiLevelType w:val="hybridMultilevel"/>
    <w:tmpl w:val="BF5E30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0C513215"/>
    <w:multiLevelType w:val="multilevel"/>
    <w:tmpl w:val="0C513215"/>
    <w:lvl w:ilvl="0">
      <w:start w:val="1"/>
      <w:numFmt w:val="lowerLetter"/>
      <w:pStyle w:val="Listabcdoublelinewide"/>
      <w:lvlText w:val="%1"/>
      <w:lvlJc w:val="left"/>
      <w:pPr>
        <w:ind w:left="530" w:hanging="360"/>
      </w:pPr>
      <w:rPr>
        <w:rFonts w:ascii="Arial" w:hAnsi="Arial" w:hint="default"/>
        <w:sz w:val="20"/>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41" w15:restartNumberingAfterBreak="0">
    <w:nsid w:val="0D11735C"/>
    <w:multiLevelType w:val="hybridMultilevel"/>
    <w:tmpl w:val="32BA642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0D465E98"/>
    <w:multiLevelType w:val="multilevel"/>
    <w:tmpl w:val="0D465E98"/>
    <w:lvl w:ilvl="0">
      <w:start w:val="1"/>
      <w:numFmt w:val="decimal"/>
      <w:pStyle w:val="Listnumberdoublelinewide"/>
      <w:lvlText w:val="%1"/>
      <w:lvlJc w:val="left"/>
      <w:pPr>
        <w:tabs>
          <w:tab w:val="left" w:pos="533"/>
        </w:tabs>
        <w:ind w:left="533" w:hanging="363"/>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43" w15:restartNumberingAfterBreak="0">
    <w:nsid w:val="0D67560A"/>
    <w:multiLevelType w:val="multilevel"/>
    <w:tmpl w:val="0D67560A"/>
    <w:lvl w:ilvl="0">
      <w:start w:val="1"/>
      <w:numFmt w:val="decimal"/>
      <w:pStyle w:val="PatAppBody"/>
      <w:lvlText w:val="[0%1]"/>
      <w:lvlJc w:val="left"/>
      <w:pPr>
        <w:tabs>
          <w:tab w:val="left" w:pos="1080"/>
        </w:tabs>
        <w:ind w:left="0" w:firstLine="0"/>
      </w:pPr>
      <w:rPr>
        <w:rFonts w:ascii="Times New Roman Bold" w:hAnsi="Times New Roman Bold" w:hint="default"/>
        <w:b/>
        <w:i w:val="0"/>
        <w:sz w:val="24"/>
        <w:szCs w:val="24"/>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44" w15:restartNumberingAfterBreak="0">
    <w:nsid w:val="0D8F4846"/>
    <w:multiLevelType w:val="hybridMultilevel"/>
    <w:tmpl w:val="DAC43B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0DFC2B4D"/>
    <w:multiLevelType w:val="multilevel"/>
    <w:tmpl w:val="0DFC2B4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0E4C22E7"/>
    <w:multiLevelType w:val="hybridMultilevel"/>
    <w:tmpl w:val="D1C651CE"/>
    <w:lvl w:ilvl="0" w:tplc="DE784A96">
      <w:numFmt w:val="bullet"/>
      <w:lvlText w:val="-"/>
      <w:lvlJc w:val="left"/>
      <w:pPr>
        <w:ind w:left="720" w:hanging="360"/>
      </w:pPr>
      <w:rPr>
        <w:rFonts w:ascii="Times" w:eastAsia="Batang" w:hAnsi="Times"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E700CCE"/>
    <w:multiLevelType w:val="hybridMultilevel"/>
    <w:tmpl w:val="BDA615E8"/>
    <w:lvl w:ilvl="0" w:tplc="8554555E">
      <w:start w:val="150"/>
      <w:numFmt w:val="bullet"/>
      <w:lvlText w:val="-"/>
      <w:lvlJc w:val="left"/>
      <w:pPr>
        <w:ind w:left="720" w:hanging="360"/>
      </w:pPr>
      <w:rPr>
        <w:rFonts w:ascii="Times" w:eastAsia="Batang" w:hAnsi="Times" w:cs="Time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F2400BA"/>
    <w:multiLevelType w:val="multilevel"/>
    <w:tmpl w:val="0F2400B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0F5B3EAD"/>
    <w:multiLevelType w:val="hybridMultilevel"/>
    <w:tmpl w:val="838E63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0F671AC2"/>
    <w:multiLevelType w:val="hybridMultilevel"/>
    <w:tmpl w:val="62A4C7F8"/>
    <w:lvl w:ilvl="0" w:tplc="F2D0A18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10094E03"/>
    <w:multiLevelType w:val="multilevel"/>
    <w:tmpl w:val="10094E0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2" w15:restartNumberingAfterBreak="0">
    <w:nsid w:val="10182B9B"/>
    <w:multiLevelType w:val="hybridMultilevel"/>
    <w:tmpl w:val="EE1E95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104E45D8"/>
    <w:multiLevelType w:val="hybridMultilevel"/>
    <w:tmpl w:val="40349B0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10943579"/>
    <w:multiLevelType w:val="hybridMultilevel"/>
    <w:tmpl w:val="DAB26B7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10D31521"/>
    <w:multiLevelType w:val="hybridMultilevel"/>
    <w:tmpl w:val="9E78D79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10D321CB"/>
    <w:multiLevelType w:val="hybridMultilevel"/>
    <w:tmpl w:val="2520B4B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10E01586"/>
    <w:multiLevelType w:val="hybridMultilevel"/>
    <w:tmpl w:val="246EFF7A"/>
    <w:lvl w:ilvl="0" w:tplc="08090001">
      <w:start w:val="1"/>
      <w:numFmt w:val="bullet"/>
      <w:lvlText w:val=""/>
      <w:lvlJc w:val="left"/>
      <w:pPr>
        <w:ind w:left="420" w:hanging="420"/>
      </w:pPr>
      <w:rPr>
        <w:rFonts w:ascii="Symbol" w:hAnsi="Symbol" w:hint="default"/>
      </w:rPr>
    </w:lvl>
    <w:lvl w:ilvl="1" w:tplc="FFFFFFFF">
      <w:start w:val="1"/>
      <w:numFmt w:val="bullet"/>
      <w:lvlText w:val="o"/>
      <w:lvlJc w:val="left"/>
      <w:pPr>
        <w:ind w:left="880" w:hanging="440"/>
      </w:pPr>
      <w:rPr>
        <w:rFonts w:ascii="Courier New" w:hAnsi="Courier New" w:cs="Courier New" w:hint="default"/>
      </w:rPr>
    </w:lvl>
    <w:lvl w:ilvl="2" w:tplc="FFFFFFFF">
      <w:start w:val="1"/>
      <w:numFmt w:val="bullet"/>
      <w:lvlText w:val="o"/>
      <w:lvlJc w:val="left"/>
      <w:pPr>
        <w:ind w:left="1280" w:hanging="440"/>
      </w:pPr>
      <w:rPr>
        <w:rFonts w:ascii="Courier New" w:hAnsi="Courier New" w:cs="Courier New" w:hint="default"/>
      </w:rPr>
    </w:lvl>
    <w:lvl w:ilvl="3" w:tplc="FFFFFFFF">
      <w:start w:val="1"/>
      <w:numFmt w:val="bullet"/>
      <w:lvlText w:val=""/>
      <w:lvlJc w:val="left"/>
      <w:pPr>
        <w:ind w:left="1680" w:hanging="420"/>
      </w:pPr>
      <w:rPr>
        <w:rFonts w:ascii="Wingdings" w:hAnsi="Wingdings" w:hint="default"/>
      </w:rPr>
    </w:lvl>
    <w:lvl w:ilvl="4" w:tplc="FFFFFFFF">
      <w:start w:val="1"/>
      <w:numFmt w:val="bullet"/>
      <w:lvlText w:val=""/>
      <w:lvlJc w:val="left"/>
      <w:pPr>
        <w:ind w:left="2100" w:hanging="420"/>
      </w:pPr>
      <w:rPr>
        <w:rFonts w:ascii="Wingdings" w:hAnsi="Wingdings" w:hint="default"/>
      </w:rPr>
    </w:lvl>
    <w:lvl w:ilvl="5" w:tplc="FFFFFFFF">
      <w:start w:val="1"/>
      <w:numFmt w:val="bullet"/>
      <w:lvlText w:val=""/>
      <w:lvlJc w:val="left"/>
      <w:pPr>
        <w:ind w:left="2520" w:hanging="420"/>
      </w:pPr>
      <w:rPr>
        <w:rFonts w:ascii="Wingdings" w:hAnsi="Wingdings" w:hint="default"/>
      </w:rPr>
    </w:lvl>
    <w:lvl w:ilvl="6" w:tplc="FFFFFFFF">
      <w:start w:val="1"/>
      <w:numFmt w:val="bullet"/>
      <w:lvlText w:val=""/>
      <w:lvlJc w:val="left"/>
      <w:pPr>
        <w:ind w:left="2940" w:hanging="420"/>
      </w:pPr>
      <w:rPr>
        <w:rFonts w:ascii="Wingdings" w:hAnsi="Wingdings" w:hint="default"/>
      </w:rPr>
    </w:lvl>
    <w:lvl w:ilvl="7" w:tplc="FFFFFFFF">
      <w:start w:val="1"/>
      <w:numFmt w:val="bullet"/>
      <w:lvlText w:val=""/>
      <w:lvlJc w:val="left"/>
      <w:pPr>
        <w:ind w:left="3360" w:hanging="420"/>
      </w:pPr>
      <w:rPr>
        <w:rFonts w:ascii="Wingdings" w:hAnsi="Wingdings" w:hint="default"/>
      </w:rPr>
    </w:lvl>
    <w:lvl w:ilvl="8" w:tplc="FFFFFFFF">
      <w:start w:val="1"/>
      <w:numFmt w:val="bullet"/>
      <w:lvlText w:val=""/>
      <w:lvlJc w:val="left"/>
      <w:pPr>
        <w:ind w:left="3780" w:hanging="420"/>
      </w:pPr>
      <w:rPr>
        <w:rFonts w:ascii="Wingdings" w:hAnsi="Wingdings" w:hint="default"/>
      </w:rPr>
    </w:lvl>
  </w:abstractNum>
  <w:abstractNum w:abstractNumId="58" w15:restartNumberingAfterBreak="0">
    <w:nsid w:val="10E308E9"/>
    <w:multiLevelType w:val="hybridMultilevel"/>
    <w:tmpl w:val="F836C71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112D3086"/>
    <w:multiLevelType w:val="multilevel"/>
    <w:tmpl w:val="112D308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numFmt w:val="bullet"/>
      <w:lvlText w:val="•"/>
      <w:lvlJc w:val="left"/>
      <w:pPr>
        <w:ind w:left="2370" w:hanging="570"/>
      </w:pPr>
      <w:rPr>
        <w:rFonts w:ascii="Arial" w:eastAsia="DengXian" w:hAnsi="Arial" w:cs="Arial"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0" w15:restartNumberingAfterBreak="0">
    <w:nsid w:val="113554BC"/>
    <w:multiLevelType w:val="hybridMultilevel"/>
    <w:tmpl w:val="16ECDE7A"/>
    <w:lvl w:ilvl="0" w:tplc="08090001">
      <w:start w:val="1"/>
      <w:numFmt w:val="bullet"/>
      <w:lvlText w:val=""/>
      <w:lvlJc w:val="left"/>
      <w:pPr>
        <w:ind w:left="1440" w:hanging="360"/>
      </w:pPr>
      <w:rPr>
        <w:rFonts w:ascii="Symbol" w:hAnsi="Symbol"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1" w15:restartNumberingAfterBreak="0">
    <w:nsid w:val="12284927"/>
    <w:multiLevelType w:val="hybridMultilevel"/>
    <w:tmpl w:val="24088CA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12562B73"/>
    <w:multiLevelType w:val="hybridMultilevel"/>
    <w:tmpl w:val="15D628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128A6126"/>
    <w:multiLevelType w:val="hybridMultilevel"/>
    <w:tmpl w:val="5EDA66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12BD2228"/>
    <w:multiLevelType w:val="hybridMultilevel"/>
    <w:tmpl w:val="AAA882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136F3EC6"/>
    <w:multiLevelType w:val="hybridMultilevel"/>
    <w:tmpl w:val="FFE48D8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13A433F2"/>
    <w:multiLevelType w:val="multilevel"/>
    <w:tmpl w:val="13A433F2"/>
    <w:lvl w:ilvl="0">
      <w:start w:val="1"/>
      <w:numFmt w:val="bullet"/>
      <w:lvlText w:val=""/>
      <w:lvlJc w:val="left"/>
      <w:pPr>
        <w:ind w:left="833" w:hanging="360"/>
      </w:pPr>
      <w:rPr>
        <w:rFonts w:ascii="Symbol" w:hAnsi="Symbol" w:hint="default"/>
      </w:rPr>
    </w:lvl>
    <w:lvl w:ilvl="1">
      <w:start w:val="1"/>
      <w:numFmt w:val="bullet"/>
      <w:lvlText w:val="o"/>
      <w:lvlJc w:val="left"/>
      <w:pPr>
        <w:ind w:left="1553" w:hanging="360"/>
      </w:pPr>
      <w:rPr>
        <w:rFonts w:ascii="Courier New" w:hAnsi="Courier New" w:cs="Courier New" w:hint="default"/>
      </w:rPr>
    </w:lvl>
    <w:lvl w:ilvl="2">
      <w:start w:val="1"/>
      <w:numFmt w:val="bullet"/>
      <w:lvlText w:val=""/>
      <w:lvlJc w:val="left"/>
      <w:pPr>
        <w:ind w:left="2273" w:hanging="360"/>
      </w:pPr>
      <w:rPr>
        <w:rFonts w:ascii="Wingdings" w:hAnsi="Wingdings" w:hint="default"/>
      </w:rPr>
    </w:lvl>
    <w:lvl w:ilvl="3">
      <w:start w:val="1"/>
      <w:numFmt w:val="bullet"/>
      <w:lvlText w:val=""/>
      <w:lvlJc w:val="left"/>
      <w:pPr>
        <w:ind w:left="2993" w:hanging="360"/>
      </w:pPr>
      <w:rPr>
        <w:rFonts w:ascii="Symbol" w:hAnsi="Symbol" w:hint="default"/>
      </w:rPr>
    </w:lvl>
    <w:lvl w:ilvl="4">
      <w:start w:val="1"/>
      <w:numFmt w:val="bullet"/>
      <w:lvlText w:val="o"/>
      <w:lvlJc w:val="left"/>
      <w:pPr>
        <w:ind w:left="3713" w:hanging="360"/>
      </w:pPr>
      <w:rPr>
        <w:rFonts w:ascii="Courier New" w:hAnsi="Courier New" w:cs="Courier New" w:hint="default"/>
      </w:rPr>
    </w:lvl>
    <w:lvl w:ilvl="5">
      <w:start w:val="1"/>
      <w:numFmt w:val="bullet"/>
      <w:lvlText w:val=""/>
      <w:lvlJc w:val="left"/>
      <w:pPr>
        <w:ind w:left="4433" w:hanging="360"/>
      </w:pPr>
      <w:rPr>
        <w:rFonts w:ascii="Wingdings" w:hAnsi="Wingdings" w:hint="default"/>
      </w:rPr>
    </w:lvl>
    <w:lvl w:ilvl="6">
      <w:start w:val="1"/>
      <w:numFmt w:val="bullet"/>
      <w:lvlText w:val=""/>
      <w:lvlJc w:val="left"/>
      <w:pPr>
        <w:ind w:left="5153" w:hanging="360"/>
      </w:pPr>
      <w:rPr>
        <w:rFonts w:ascii="Symbol" w:hAnsi="Symbol" w:hint="default"/>
      </w:rPr>
    </w:lvl>
    <w:lvl w:ilvl="7">
      <w:start w:val="1"/>
      <w:numFmt w:val="bullet"/>
      <w:lvlText w:val="o"/>
      <w:lvlJc w:val="left"/>
      <w:pPr>
        <w:ind w:left="5873" w:hanging="360"/>
      </w:pPr>
      <w:rPr>
        <w:rFonts w:ascii="Courier New" w:hAnsi="Courier New" w:cs="Courier New" w:hint="default"/>
      </w:rPr>
    </w:lvl>
    <w:lvl w:ilvl="8">
      <w:start w:val="1"/>
      <w:numFmt w:val="bullet"/>
      <w:lvlText w:val=""/>
      <w:lvlJc w:val="left"/>
      <w:pPr>
        <w:ind w:left="6593" w:hanging="360"/>
      </w:pPr>
      <w:rPr>
        <w:rFonts w:ascii="Wingdings" w:hAnsi="Wingdings" w:hint="default"/>
      </w:rPr>
    </w:lvl>
  </w:abstractNum>
  <w:abstractNum w:abstractNumId="67" w15:restartNumberingAfterBreak="0">
    <w:nsid w:val="13ED0F03"/>
    <w:multiLevelType w:val="multilevel"/>
    <w:tmpl w:val="F1366458"/>
    <w:styleLink w:val="StyleBulleted25"/>
    <w:lvl w:ilvl="0">
      <w:start w:val="1"/>
      <w:numFmt w:val="decimal"/>
      <w:pStyle w:val="Heading1"/>
      <w:lvlText w:val="%1"/>
      <w:lvlJc w:val="left"/>
      <w:pPr>
        <w:tabs>
          <w:tab w:val="num" w:pos="574"/>
        </w:tabs>
        <w:ind w:left="574"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862"/>
        </w:tabs>
        <w:ind w:left="862" w:hanging="720"/>
      </w:pPr>
      <w:rPr>
        <w:rFonts w:hint="default"/>
      </w:rPr>
    </w:lvl>
    <w:lvl w:ilvl="3">
      <w:start w:val="1"/>
      <w:numFmt w:val="decimal"/>
      <w:pStyle w:val="Heading4"/>
      <w:lvlText w:val="%1.%2.%3.%4"/>
      <w:lvlJc w:val="left"/>
      <w:pPr>
        <w:tabs>
          <w:tab w:val="num" w:pos="1574"/>
        </w:tabs>
        <w:ind w:left="1574" w:hanging="864"/>
      </w:pPr>
      <w:rPr>
        <w:rFonts w:hint="default"/>
      </w:rPr>
    </w:lvl>
    <w:lvl w:ilvl="4">
      <w:start w:val="1"/>
      <w:numFmt w:val="decimal"/>
      <w:pStyle w:val="Heading5"/>
      <w:lvlText w:val="%1.%2.%3.%4.%5"/>
      <w:lvlJc w:val="left"/>
      <w:pPr>
        <w:tabs>
          <w:tab w:val="num" w:pos="1575"/>
        </w:tabs>
        <w:ind w:left="1575"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68" w15:restartNumberingAfterBreak="0">
    <w:nsid w:val="14176FB6"/>
    <w:multiLevelType w:val="hybridMultilevel"/>
    <w:tmpl w:val="1F9C01BE"/>
    <w:lvl w:ilvl="0" w:tplc="08090001">
      <w:start w:val="1"/>
      <w:numFmt w:val="bullet"/>
      <w:lvlText w:val=""/>
      <w:lvlJc w:val="left"/>
      <w:pPr>
        <w:ind w:left="420" w:hanging="420"/>
      </w:pPr>
      <w:rPr>
        <w:rFonts w:ascii="Symbol" w:hAnsi="Symbol" w:hint="default"/>
      </w:rPr>
    </w:lvl>
    <w:lvl w:ilvl="1" w:tplc="FFFFFFFF">
      <w:start w:val="1"/>
      <w:numFmt w:val="bullet"/>
      <w:lvlText w:val="o"/>
      <w:lvlJc w:val="left"/>
      <w:pPr>
        <w:ind w:left="880" w:hanging="440"/>
      </w:pPr>
      <w:rPr>
        <w:rFonts w:ascii="Courier New" w:hAnsi="Courier New" w:cs="Courier New" w:hint="default"/>
      </w:rPr>
    </w:lvl>
    <w:lvl w:ilvl="2" w:tplc="FFFFFFFF">
      <w:start w:val="1"/>
      <w:numFmt w:val="bullet"/>
      <w:lvlText w:val="o"/>
      <w:lvlJc w:val="left"/>
      <w:pPr>
        <w:ind w:left="1280" w:hanging="440"/>
      </w:pPr>
      <w:rPr>
        <w:rFonts w:ascii="Courier New" w:hAnsi="Courier New" w:cs="Courier New" w:hint="default"/>
      </w:rPr>
    </w:lvl>
    <w:lvl w:ilvl="3" w:tplc="FFFFFFFF">
      <w:start w:val="1"/>
      <w:numFmt w:val="bullet"/>
      <w:lvlText w:val=""/>
      <w:lvlJc w:val="left"/>
      <w:pPr>
        <w:ind w:left="1680" w:hanging="420"/>
      </w:pPr>
      <w:rPr>
        <w:rFonts w:ascii="Wingdings" w:hAnsi="Wingdings" w:hint="default"/>
      </w:rPr>
    </w:lvl>
    <w:lvl w:ilvl="4" w:tplc="FFFFFFFF">
      <w:start w:val="1"/>
      <w:numFmt w:val="bullet"/>
      <w:lvlText w:val=""/>
      <w:lvlJc w:val="left"/>
      <w:pPr>
        <w:ind w:left="2100" w:hanging="420"/>
      </w:pPr>
      <w:rPr>
        <w:rFonts w:ascii="Wingdings" w:hAnsi="Wingdings" w:hint="default"/>
      </w:rPr>
    </w:lvl>
    <w:lvl w:ilvl="5" w:tplc="FFFFFFFF">
      <w:start w:val="1"/>
      <w:numFmt w:val="bullet"/>
      <w:lvlText w:val=""/>
      <w:lvlJc w:val="left"/>
      <w:pPr>
        <w:ind w:left="2520" w:hanging="420"/>
      </w:pPr>
      <w:rPr>
        <w:rFonts w:ascii="Wingdings" w:hAnsi="Wingdings" w:hint="default"/>
      </w:rPr>
    </w:lvl>
    <w:lvl w:ilvl="6" w:tplc="FFFFFFFF">
      <w:start w:val="1"/>
      <w:numFmt w:val="bullet"/>
      <w:lvlText w:val=""/>
      <w:lvlJc w:val="left"/>
      <w:pPr>
        <w:ind w:left="2940" w:hanging="420"/>
      </w:pPr>
      <w:rPr>
        <w:rFonts w:ascii="Wingdings" w:hAnsi="Wingdings" w:hint="default"/>
      </w:rPr>
    </w:lvl>
    <w:lvl w:ilvl="7" w:tplc="FFFFFFFF">
      <w:start w:val="1"/>
      <w:numFmt w:val="bullet"/>
      <w:lvlText w:val=""/>
      <w:lvlJc w:val="left"/>
      <w:pPr>
        <w:ind w:left="3360" w:hanging="420"/>
      </w:pPr>
      <w:rPr>
        <w:rFonts w:ascii="Wingdings" w:hAnsi="Wingdings" w:hint="default"/>
      </w:rPr>
    </w:lvl>
    <w:lvl w:ilvl="8" w:tplc="FFFFFFFF">
      <w:start w:val="1"/>
      <w:numFmt w:val="bullet"/>
      <w:lvlText w:val=""/>
      <w:lvlJc w:val="left"/>
      <w:pPr>
        <w:ind w:left="3780" w:hanging="420"/>
      </w:pPr>
      <w:rPr>
        <w:rFonts w:ascii="Wingdings" w:hAnsi="Wingdings" w:hint="default"/>
      </w:rPr>
    </w:lvl>
  </w:abstractNum>
  <w:abstractNum w:abstractNumId="69" w15:restartNumberingAfterBreak="0">
    <w:nsid w:val="143A2A2F"/>
    <w:multiLevelType w:val="hybridMultilevel"/>
    <w:tmpl w:val="36187E8C"/>
    <w:styleLink w:val="StyleBulletedSymbolsymbolLeft025Hanging02565"/>
    <w:lvl w:ilvl="0" w:tplc="CF68586C">
      <w:start w:val="1"/>
      <w:numFmt w:val="bullet"/>
      <w:pStyle w:val="bullet"/>
      <w:lvlText w:val=""/>
      <w:lvlJc w:val="left"/>
      <w:pPr>
        <w:ind w:left="840" w:hanging="42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16457CD4"/>
    <w:multiLevelType w:val="hybridMultilevel"/>
    <w:tmpl w:val="4AD8CB48"/>
    <w:lvl w:ilvl="0" w:tplc="8EE20D20">
      <w:start w:val="1"/>
      <w:numFmt w:val="bullet"/>
      <w:pStyle w:val="agreement"/>
      <w:lvlText w:val="•"/>
      <w:lvlJc w:val="left"/>
      <w:pPr>
        <w:tabs>
          <w:tab w:val="num" w:pos="720"/>
        </w:tabs>
        <w:ind w:left="720" w:hanging="360"/>
      </w:pPr>
      <w:rPr>
        <w:rFonts w:ascii="Arial" w:hAnsi="Arial" w:cs="Times New Roman" w:hint="default"/>
      </w:rPr>
    </w:lvl>
    <w:lvl w:ilvl="1" w:tplc="D7BA7446">
      <w:numFmt w:val="bullet"/>
      <w:lvlText w:val="–"/>
      <w:lvlJc w:val="left"/>
      <w:pPr>
        <w:tabs>
          <w:tab w:val="num" w:pos="1440"/>
        </w:tabs>
        <w:ind w:left="1440" w:hanging="360"/>
      </w:pPr>
      <w:rPr>
        <w:rFonts w:ascii="Arial" w:hAnsi="Arial" w:cs="Times New Roman" w:hint="default"/>
      </w:rPr>
    </w:lvl>
    <w:lvl w:ilvl="2" w:tplc="206C139A">
      <w:numFmt w:val="bullet"/>
      <w:lvlText w:val="•"/>
      <w:lvlJc w:val="left"/>
      <w:pPr>
        <w:tabs>
          <w:tab w:val="num" w:pos="2160"/>
        </w:tabs>
        <w:ind w:left="2160" w:hanging="360"/>
      </w:pPr>
      <w:rPr>
        <w:rFonts w:ascii="Arial" w:hAnsi="Arial" w:cs="Times New Roman" w:hint="default"/>
      </w:rPr>
    </w:lvl>
    <w:lvl w:ilvl="3" w:tplc="57D60532">
      <w:start w:val="1"/>
      <w:numFmt w:val="bullet"/>
      <w:lvlText w:val="•"/>
      <w:lvlJc w:val="left"/>
      <w:pPr>
        <w:tabs>
          <w:tab w:val="num" w:pos="2880"/>
        </w:tabs>
        <w:ind w:left="2880" w:hanging="360"/>
      </w:pPr>
      <w:rPr>
        <w:rFonts w:ascii="Arial" w:hAnsi="Arial" w:cs="Times New Roman" w:hint="default"/>
      </w:rPr>
    </w:lvl>
    <w:lvl w:ilvl="4" w:tplc="C096CCCC">
      <w:start w:val="1"/>
      <w:numFmt w:val="bullet"/>
      <w:lvlText w:val="•"/>
      <w:lvlJc w:val="left"/>
      <w:pPr>
        <w:tabs>
          <w:tab w:val="num" w:pos="3600"/>
        </w:tabs>
        <w:ind w:left="3600" w:hanging="360"/>
      </w:pPr>
      <w:rPr>
        <w:rFonts w:ascii="Arial" w:hAnsi="Arial" w:cs="Times New Roman" w:hint="default"/>
      </w:rPr>
    </w:lvl>
    <w:lvl w:ilvl="5" w:tplc="486A970E">
      <w:start w:val="1"/>
      <w:numFmt w:val="bullet"/>
      <w:lvlText w:val="•"/>
      <w:lvlJc w:val="left"/>
      <w:pPr>
        <w:tabs>
          <w:tab w:val="num" w:pos="4320"/>
        </w:tabs>
        <w:ind w:left="4320" w:hanging="360"/>
      </w:pPr>
      <w:rPr>
        <w:rFonts w:ascii="Arial" w:hAnsi="Arial" w:cs="Times New Roman" w:hint="default"/>
      </w:rPr>
    </w:lvl>
    <w:lvl w:ilvl="6" w:tplc="5E241230">
      <w:start w:val="1"/>
      <w:numFmt w:val="bullet"/>
      <w:lvlText w:val="•"/>
      <w:lvlJc w:val="left"/>
      <w:pPr>
        <w:tabs>
          <w:tab w:val="num" w:pos="5040"/>
        </w:tabs>
        <w:ind w:left="5040" w:hanging="360"/>
      </w:pPr>
      <w:rPr>
        <w:rFonts w:ascii="Arial" w:hAnsi="Arial" w:cs="Times New Roman" w:hint="default"/>
      </w:rPr>
    </w:lvl>
    <w:lvl w:ilvl="7" w:tplc="084CBBA8">
      <w:start w:val="1"/>
      <w:numFmt w:val="bullet"/>
      <w:lvlText w:val="•"/>
      <w:lvlJc w:val="left"/>
      <w:pPr>
        <w:tabs>
          <w:tab w:val="num" w:pos="5760"/>
        </w:tabs>
        <w:ind w:left="5760" w:hanging="360"/>
      </w:pPr>
      <w:rPr>
        <w:rFonts w:ascii="Arial" w:hAnsi="Arial" w:cs="Times New Roman" w:hint="default"/>
      </w:rPr>
    </w:lvl>
    <w:lvl w:ilvl="8" w:tplc="CDA25F9E">
      <w:start w:val="1"/>
      <w:numFmt w:val="bullet"/>
      <w:lvlText w:val="•"/>
      <w:lvlJc w:val="left"/>
      <w:pPr>
        <w:tabs>
          <w:tab w:val="num" w:pos="6480"/>
        </w:tabs>
        <w:ind w:left="6480" w:hanging="360"/>
      </w:pPr>
      <w:rPr>
        <w:rFonts w:ascii="Arial" w:hAnsi="Arial" w:cs="Times New Roman" w:hint="default"/>
      </w:rPr>
    </w:lvl>
  </w:abstractNum>
  <w:abstractNum w:abstractNumId="71" w15:restartNumberingAfterBreak="0">
    <w:nsid w:val="165A39D7"/>
    <w:multiLevelType w:val="multilevel"/>
    <w:tmpl w:val="165A39D7"/>
    <w:lvl w:ilvl="0">
      <w:start w:val="1"/>
      <w:numFmt w:val="bullet"/>
      <w:lvlText w:val=""/>
      <w:lvlJc w:val="left"/>
      <w:pPr>
        <w:ind w:left="720" w:hanging="360"/>
      </w:pPr>
      <w:rPr>
        <w:rFonts w:ascii="Symbol" w:eastAsia="Times New Roman" w:hAnsi="Symbol" w:hint="default"/>
        <w:u w:val="none"/>
      </w:rPr>
    </w:lvl>
    <w:lvl w:ilvl="1">
      <w:start w:val="1"/>
      <w:numFmt w:val="bullet"/>
      <w:lvlText w:val="o"/>
      <w:lvlJc w:val="left"/>
      <w:pPr>
        <w:ind w:left="1440" w:hanging="360"/>
      </w:pPr>
      <w:rPr>
        <w:rFonts w:ascii="Courier New" w:eastAsia="Times New Roman" w:hAnsi="Courier New" w:cs="Courier New" w:hint="default"/>
        <w:u w:val="none"/>
      </w:rPr>
    </w:lvl>
    <w:lvl w:ilvl="2">
      <w:start w:val="1"/>
      <w:numFmt w:val="bullet"/>
      <w:lvlText w:val=""/>
      <w:lvlJc w:val="left"/>
      <w:pPr>
        <w:ind w:left="2160" w:hanging="360"/>
      </w:pPr>
      <w:rPr>
        <w:rFonts w:ascii="Wingdings" w:eastAsia="Times New Roman" w:hAnsi="Wingdings" w:hint="default"/>
        <w:u w:val="none"/>
      </w:rPr>
    </w:lvl>
    <w:lvl w:ilvl="3">
      <w:start w:val="1"/>
      <w:numFmt w:val="bullet"/>
      <w:lvlText w:val=""/>
      <w:lvlJc w:val="left"/>
      <w:pPr>
        <w:ind w:left="2880" w:hanging="360"/>
      </w:pPr>
      <w:rPr>
        <w:rFonts w:ascii="Symbol" w:eastAsia="Times New Roman" w:hAnsi="Symbol" w:hint="default"/>
        <w:u w:val="none"/>
      </w:rPr>
    </w:lvl>
    <w:lvl w:ilvl="4">
      <w:start w:val="1"/>
      <w:numFmt w:val="bullet"/>
      <w:lvlText w:val="o"/>
      <w:lvlJc w:val="left"/>
      <w:pPr>
        <w:ind w:left="3600" w:hanging="360"/>
      </w:pPr>
      <w:rPr>
        <w:rFonts w:ascii="Courier New" w:eastAsia="Times New Roman" w:hAnsi="Courier New" w:cs="Courier New" w:hint="default"/>
        <w:u w:val="none"/>
      </w:rPr>
    </w:lvl>
    <w:lvl w:ilvl="5">
      <w:start w:val="1"/>
      <w:numFmt w:val="bullet"/>
      <w:lvlText w:val=""/>
      <w:lvlJc w:val="left"/>
      <w:pPr>
        <w:ind w:left="4320" w:hanging="360"/>
      </w:pPr>
      <w:rPr>
        <w:rFonts w:ascii="Wingdings" w:eastAsia="Times New Roman" w:hAnsi="Wingdings" w:hint="default"/>
        <w:u w:val="none"/>
      </w:rPr>
    </w:lvl>
    <w:lvl w:ilvl="6">
      <w:start w:val="1"/>
      <w:numFmt w:val="bullet"/>
      <w:lvlText w:val=""/>
      <w:lvlJc w:val="left"/>
      <w:pPr>
        <w:ind w:left="5040" w:hanging="360"/>
      </w:pPr>
      <w:rPr>
        <w:rFonts w:ascii="Symbol" w:eastAsia="Times New Roman" w:hAnsi="Symbol" w:hint="default"/>
        <w:u w:val="none"/>
      </w:rPr>
    </w:lvl>
    <w:lvl w:ilvl="7">
      <w:start w:val="1"/>
      <w:numFmt w:val="bullet"/>
      <w:lvlText w:val="o"/>
      <w:lvlJc w:val="left"/>
      <w:pPr>
        <w:ind w:left="5760" w:hanging="360"/>
      </w:pPr>
      <w:rPr>
        <w:rFonts w:ascii="Courier New" w:eastAsia="Times New Roman" w:hAnsi="Courier New" w:cs="Courier New" w:hint="default"/>
        <w:u w:val="none"/>
      </w:rPr>
    </w:lvl>
    <w:lvl w:ilvl="8">
      <w:start w:val="1"/>
      <w:numFmt w:val="bullet"/>
      <w:lvlText w:val=""/>
      <w:lvlJc w:val="left"/>
      <w:pPr>
        <w:ind w:left="6480" w:hanging="360"/>
      </w:pPr>
      <w:rPr>
        <w:rFonts w:ascii="Wingdings" w:eastAsia="Times New Roman" w:hAnsi="Wingdings" w:hint="default"/>
        <w:u w:val="none"/>
      </w:rPr>
    </w:lvl>
  </w:abstractNum>
  <w:abstractNum w:abstractNumId="72" w15:restartNumberingAfterBreak="0">
    <w:nsid w:val="167A6CBA"/>
    <w:multiLevelType w:val="multilevel"/>
    <w:tmpl w:val="167A6CB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3" w15:restartNumberingAfterBreak="0">
    <w:nsid w:val="168A5698"/>
    <w:multiLevelType w:val="hybridMultilevel"/>
    <w:tmpl w:val="CEB8F3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6D93393"/>
    <w:multiLevelType w:val="hybridMultilevel"/>
    <w:tmpl w:val="B06EF32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17251332"/>
    <w:multiLevelType w:val="multilevel"/>
    <w:tmpl w:val="EA72ABC4"/>
    <w:styleLink w:val="StyleBulletedSymbolsymbolLeft025Hanging025"/>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6" w15:restartNumberingAfterBreak="0">
    <w:nsid w:val="17530FB3"/>
    <w:multiLevelType w:val="multilevel"/>
    <w:tmpl w:val="9FF2ACC4"/>
    <w:styleLink w:val="3"/>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lang w:val="en-GB"/>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8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7" w15:restartNumberingAfterBreak="0">
    <w:nsid w:val="1760607D"/>
    <w:multiLevelType w:val="hybridMultilevel"/>
    <w:tmpl w:val="D49ACA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17BE0E62"/>
    <w:multiLevelType w:val="multilevel"/>
    <w:tmpl w:val="17BE0E62"/>
    <w:lvl w:ilvl="0">
      <w:start w:val="1"/>
      <w:numFmt w:val="bullet"/>
      <w:pStyle w:val="ListBullet2wide"/>
      <w:lvlText w:val=""/>
      <w:lvlJc w:val="left"/>
      <w:pPr>
        <w:tabs>
          <w:tab w:val="left" w:pos="533"/>
        </w:tabs>
        <w:ind w:left="533" w:hanging="363"/>
      </w:pPr>
      <w:rPr>
        <w:rFonts w:ascii="Symbol" w:hAnsi="Symbol" w:hint="default"/>
        <w:b w:val="0"/>
        <w:i w:val="0"/>
        <w:sz w:val="22"/>
      </w:rPr>
    </w:lvl>
    <w:lvl w:ilvl="1">
      <w:start w:val="1"/>
      <w:numFmt w:val="bullet"/>
      <w:lvlText w:val="-"/>
      <w:lvlJc w:val="left"/>
      <w:pPr>
        <w:tabs>
          <w:tab w:val="left" w:pos="873"/>
        </w:tabs>
        <w:ind w:left="873" w:hanging="340"/>
      </w:pPr>
      <w:rPr>
        <w:rFonts w:hint="default"/>
        <w:u w:val="none"/>
      </w:rPr>
    </w:lvl>
    <w:lvl w:ilvl="2">
      <w:start w:val="1"/>
      <w:numFmt w:val="bullet"/>
      <w:lvlText w:val=""/>
      <w:lvlJc w:val="left"/>
      <w:pPr>
        <w:tabs>
          <w:tab w:val="left" w:pos="1213"/>
        </w:tabs>
        <w:ind w:left="1213" w:hanging="340"/>
      </w:pPr>
      <w:rPr>
        <w:rFonts w:ascii="Symbol" w:hAnsi="Symbol" w:hint="default"/>
        <w:sz w:val="16"/>
        <w:u w:val="none"/>
      </w:rPr>
    </w:lvl>
    <w:lvl w:ilvl="3">
      <w:start w:val="1"/>
      <w:numFmt w:val="bullet"/>
      <w:lvlText w:val="-"/>
      <w:lvlJc w:val="left"/>
      <w:pPr>
        <w:tabs>
          <w:tab w:val="left" w:pos="1554"/>
        </w:tabs>
        <w:ind w:left="1554" w:hanging="341"/>
      </w:pPr>
      <w:rPr>
        <w:rFonts w:hint="default"/>
        <w:b w:val="0"/>
        <w:i w:val="0"/>
        <w:sz w:val="16"/>
        <w:u w:val="none"/>
      </w:rPr>
    </w:lvl>
    <w:lvl w:ilvl="4">
      <w:start w:val="1"/>
      <w:numFmt w:val="bullet"/>
      <w:lvlText w:val="»"/>
      <w:lvlJc w:val="left"/>
      <w:pPr>
        <w:tabs>
          <w:tab w:val="left" w:pos="1950"/>
        </w:tabs>
        <w:ind w:left="1950" w:hanging="396"/>
      </w:pPr>
      <w:rPr>
        <w:rFonts w:hint="default"/>
      </w:rPr>
    </w:lvl>
    <w:lvl w:ilvl="5">
      <w:start w:val="1"/>
      <w:numFmt w:val="decimal"/>
      <w:lvlText w:val="%1.%2.%3.%4.%5.%6"/>
      <w:lvlJc w:val="left"/>
      <w:pPr>
        <w:tabs>
          <w:tab w:val="left" w:pos="1417"/>
        </w:tabs>
        <w:ind w:left="1417" w:firstLine="0"/>
      </w:pPr>
      <w:rPr>
        <w:rFonts w:hint="default"/>
      </w:rPr>
    </w:lvl>
    <w:lvl w:ilvl="6">
      <w:start w:val="1"/>
      <w:numFmt w:val="decimal"/>
      <w:lvlText w:val="%1.%2.%3.%4.%5.%6.%7"/>
      <w:lvlJc w:val="left"/>
      <w:pPr>
        <w:tabs>
          <w:tab w:val="left" w:pos="1417"/>
        </w:tabs>
        <w:ind w:left="1417" w:firstLine="0"/>
      </w:pPr>
      <w:rPr>
        <w:rFonts w:hint="default"/>
      </w:rPr>
    </w:lvl>
    <w:lvl w:ilvl="7">
      <w:start w:val="1"/>
      <w:numFmt w:val="decimal"/>
      <w:lvlText w:val="%1.%2.%3.%4.%5.%6.%7.%8"/>
      <w:lvlJc w:val="left"/>
      <w:pPr>
        <w:tabs>
          <w:tab w:val="left" w:pos="1417"/>
        </w:tabs>
        <w:ind w:left="1417" w:firstLine="0"/>
      </w:pPr>
      <w:rPr>
        <w:rFonts w:hint="default"/>
      </w:rPr>
    </w:lvl>
    <w:lvl w:ilvl="8">
      <w:start w:val="1"/>
      <w:numFmt w:val="decimal"/>
      <w:lvlText w:val="%1.%2.%3.%4.%5.%6.%7.%8.%9"/>
      <w:lvlJc w:val="left"/>
      <w:pPr>
        <w:tabs>
          <w:tab w:val="left" w:pos="1417"/>
        </w:tabs>
        <w:ind w:left="1417" w:firstLine="0"/>
      </w:pPr>
      <w:rPr>
        <w:rFonts w:hint="default"/>
      </w:rPr>
    </w:lvl>
  </w:abstractNum>
  <w:abstractNum w:abstractNumId="79" w15:restartNumberingAfterBreak="0">
    <w:nsid w:val="17D27698"/>
    <w:multiLevelType w:val="hybridMultilevel"/>
    <w:tmpl w:val="E3024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17E31F95"/>
    <w:multiLevelType w:val="multilevel"/>
    <w:tmpl w:val="17E31F9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1" w15:restartNumberingAfterBreak="0">
    <w:nsid w:val="194779C8"/>
    <w:multiLevelType w:val="hybridMultilevel"/>
    <w:tmpl w:val="F8E63A56"/>
    <w:lvl w:ilvl="0" w:tplc="115E7FE2">
      <w:start w:val="1"/>
      <w:numFmt w:val="decimal"/>
      <w:pStyle w:val="Steps-9thset"/>
      <w:lvlText w:val="Step %1."/>
      <w:lvlJc w:val="left"/>
      <w:pPr>
        <w:tabs>
          <w:tab w:val="num" w:pos="936"/>
        </w:tabs>
        <w:ind w:left="936" w:hanging="936"/>
      </w:pPr>
      <w:rPr>
        <w:rFonts w:ascii="Times New Roman" w:hAnsi="Times New Roman" w:hint="default"/>
        <w:b/>
        <w:i w:val="0"/>
        <w:caps w:val="0"/>
        <w:strike w:val="0"/>
        <w:dstrike w:val="0"/>
        <w:vanish w:val="0"/>
        <w:color w:val="000000"/>
        <w:sz w:val="24"/>
        <w:effect w:val="none"/>
        <w:vertAlign w:val="baselin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15:restartNumberingAfterBreak="0">
    <w:nsid w:val="19980F90"/>
    <w:multiLevelType w:val="hybridMultilevel"/>
    <w:tmpl w:val="95A8CD30"/>
    <w:name w:val="Heading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1A0016DA"/>
    <w:multiLevelType w:val="hybridMultilevel"/>
    <w:tmpl w:val="BB84356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1A1F57FD"/>
    <w:multiLevelType w:val="hybridMultilevel"/>
    <w:tmpl w:val="A66AB9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5" w15:restartNumberingAfterBreak="0">
    <w:nsid w:val="1AB66554"/>
    <w:multiLevelType w:val="singleLevel"/>
    <w:tmpl w:val="F3E2B79E"/>
    <w:lvl w:ilvl="0">
      <w:start w:val="1"/>
      <w:numFmt w:val="decimal"/>
      <w:pStyle w:val="a"/>
      <w:lvlText w:val="图 %1 "/>
      <w:lvlJc w:val="left"/>
      <w:pPr>
        <w:tabs>
          <w:tab w:val="num" w:pos="720"/>
        </w:tabs>
        <w:ind w:left="0" w:firstLine="0"/>
      </w:pPr>
      <w:rPr>
        <w:rFonts w:ascii="Times New Roman" w:hAnsi="Times New Roman" w:hint="default"/>
      </w:rPr>
    </w:lvl>
  </w:abstractNum>
  <w:abstractNum w:abstractNumId="86" w15:restartNumberingAfterBreak="0">
    <w:nsid w:val="1AE02A1E"/>
    <w:multiLevelType w:val="hybridMultilevel"/>
    <w:tmpl w:val="D6D42D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1AF02A68"/>
    <w:multiLevelType w:val="hybridMultilevel"/>
    <w:tmpl w:val="3F0874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1AF1556A"/>
    <w:multiLevelType w:val="multilevel"/>
    <w:tmpl w:val="1AF1556A"/>
    <w:lvl w:ilvl="0">
      <w:start w:val="1"/>
      <w:numFmt w:val="decimal"/>
      <w:pStyle w:val="Proposalstylenokia2023"/>
      <w:suff w:val="space"/>
      <w:lvlText w:val="Proposal %1:"/>
      <w:lvlJc w:val="left"/>
      <w:pPr>
        <w:ind w:left="0" w:firstLine="0"/>
      </w:pPr>
      <w:rPr>
        <w:rFonts w:hint="default"/>
        <w:b/>
        <w:i w:val="0"/>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9" w15:restartNumberingAfterBreak="0">
    <w:nsid w:val="1B472ED0"/>
    <w:multiLevelType w:val="hybridMultilevel"/>
    <w:tmpl w:val="0DD4E1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0" w15:restartNumberingAfterBreak="0">
    <w:nsid w:val="1B8B63C8"/>
    <w:multiLevelType w:val="hybridMultilevel"/>
    <w:tmpl w:val="15746D2A"/>
    <w:lvl w:ilvl="0" w:tplc="3CDE6342">
      <w:start w:val="1"/>
      <w:numFmt w:val="decimal"/>
      <w:pStyle w:val="Reference"/>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1BEF4ECF"/>
    <w:multiLevelType w:val="hybridMultilevel"/>
    <w:tmpl w:val="209412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2" w15:restartNumberingAfterBreak="0">
    <w:nsid w:val="1CBB7228"/>
    <w:multiLevelType w:val="multilevel"/>
    <w:tmpl w:val="1CBB72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3" w15:restartNumberingAfterBreak="0">
    <w:nsid w:val="1E696B4D"/>
    <w:multiLevelType w:val="multilevel"/>
    <w:tmpl w:val="4AF8829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4" w15:restartNumberingAfterBreak="0">
    <w:nsid w:val="1F9C5B4E"/>
    <w:multiLevelType w:val="hybridMultilevel"/>
    <w:tmpl w:val="2BA81B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5" w15:restartNumberingAfterBreak="0">
    <w:nsid w:val="1FC27FDA"/>
    <w:multiLevelType w:val="multilevel"/>
    <w:tmpl w:val="2E3E786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6" w15:restartNumberingAfterBreak="0">
    <w:nsid w:val="201629D4"/>
    <w:multiLevelType w:val="hybridMultilevel"/>
    <w:tmpl w:val="B92AF4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202E3D63"/>
    <w:multiLevelType w:val="multilevel"/>
    <w:tmpl w:val="811CAABC"/>
    <w:lvl w:ilvl="0">
      <w:start w:val="1"/>
      <w:numFmt w:val="bullet"/>
      <w:lvlText w:val=""/>
      <w:lvlJc w:val="left"/>
      <w:pPr>
        <w:tabs>
          <w:tab w:val="left" w:pos="720"/>
        </w:tabs>
        <w:ind w:left="720" w:hanging="360"/>
      </w:pPr>
      <w:rPr>
        <w:rFonts w:ascii="Symbol" w:hAnsi="Symbol" w:hint="default"/>
      </w:rPr>
    </w:lvl>
    <w:lvl w:ilvl="1">
      <w:start w:val="1"/>
      <w:numFmt w:val="bullet"/>
      <w:lvlText w:val="-"/>
      <w:lvlJc w:val="left"/>
      <w:pPr>
        <w:tabs>
          <w:tab w:val="left" w:pos="1440"/>
        </w:tabs>
        <w:ind w:left="1440" w:hanging="360"/>
      </w:pPr>
      <w:rPr>
        <w:rFonts w:ascii="Times" w:hAnsi="Times" w:hint="default"/>
      </w:rPr>
    </w:lvl>
    <w:lvl w:ilvl="2">
      <w:start w:val="1"/>
      <w:numFmt w:val="bullet"/>
      <w:lvlText w:val="-"/>
      <w:lvlJc w:val="left"/>
      <w:pPr>
        <w:tabs>
          <w:tab w:val="left" w:pos="2160"/>
        </w:tabs>
        <w:ind w:left="2160" w:hanging="360"/>
      </w:pPr>
      <w:rPr>
        <w:rFonts w:ascii="Times" w:hAnsi="Times" w:hint="default"/>
      </w:rPr>
    </w:lvl>
    <w:lvl w:ilvl="3">
      <w:start w:val="1"/>
      <w:numFmt w:val="bullet"/>
      <w:lvlText w:val="-"/>
      <w:lvlJc w:val="left"/>
      <w:pPr>
        <w:tabs>
          <w:tab w:val="left" w:pos="2880"/>
        </w:tabs>
        <w:ind w:left="2880" w:hanging="360"/>
      </w:pPr>
      <w:rPr>
        <w:rFonts w:ascii="Times" w:hAnsi="Times" w:hint="default"/>
      </w:rPr>
    </w:lvl>
    <w:lvl w:ilvl="4">
      <w:start w:val="1"/>
      <w:numFmt w:val="bullet"/>
      <w:lvlText w:val="-"/>
      <w:lvlJc w:val="left"/>
      <w:pPr>
        <w:tabs>
          <w:tab w:val="left" w:pos="3600"/>
        </w:tabs>
        <w:ind w:left="3600" w:hanging="360"/>
      </w:pPr>
      <w:rPr>
        <w:rFonts w:ascii="Times" w:hAnsi="Times" w:hint="default"/>
      </w:rPr>
    </w:lvl>
    <w:lvl w:ilvl="5">
      <w:start w:val="1"/>
      <w:numFmt w:val="bullet"/>
      <w:lvlText w:val="-"/>
      <w:lvlJc w:val="left"/>
      <w:pPr>
        <w:tabs>
          <w:tab w:val="left" w:pos="4320"/>
        </w:tabs>
        <w:ind w:left="4320" w:hanging="360"/>
      </w:pPr>
      <w:rPr>
        <w:rFonts w:ascii="Times" w:hAnsi="Times" w:hint="default"/>
      </w:rPr>
    </w:lvl>
    <w:lvl w:ilvl="6">
      <w:start w:val="1"/>
      <w:numFmt w:val="bullet"/>
      <w:lvlText w:val="-"/>
      <w:lvlJc w:val="left"/>
      <w:pPr>
        <w:tabs>
          <w:tab w:val="left" w:pos="5040"/>
        </w:tabs>
        <w:ind w:left="5040" w:hanging="360"/>
      </w:pPr>
      <w:rPr>
        <w:rFonts w:ascii="Times" w:hAnsi="Times" w:hint="default"/>
      </w:rPr>
    </w:lvl>
    <w:lvl w:ilvl="7">
      <w:start w:val="1"/>
      <w:numFmt w:val="bullet"/>
      <w:lvlText w:val="-"/>
      <w:lvlJc w:val="left"/>
      <w:pPr>
        <w:tabs>
          <w:tab w:val="left" w:pos="5760"/>
        </w:tabs>
        <w:ind w:left="5760" w:hanging="360"/>
      </w:pPr>
      <w:rPr>
        <w:rFonts w:ascii="Times" w:hAnsi="Times" w:hint="default"/>
      </w:rPr>
    </w:lvl>
    <w:lvl w:ilvl="8">
      <w:start w:val="1"/>
      <w:numFmt w:val="bullet"/>
      <w:lvlText w:val="-"/>
      <w:lvlJc w:val="left"/>
      <w:pPr>
        <w:tabs>
          <w:tab w:val="left" w:pos="6480"/>
        </w:tabs>
        <w:ind w:left="6480" w:hanging="360"/>
      </w:pPr>
      <w:rPr>
        <w:rFonts w:ascii="Times" w:hAnsi="Times" w:hint="default"/>
      </w:rPr>
    </w:lvl>
  </w:abstractNum>
  <w:abstractNum w:abstractNumId="98" w15:restartNumberingAfterBreak="0">
    <w:nsid w:val="20CE418D"/>
    <w:multiLevelType w:val="hybridMultilevel"/>
    <w:tmpl w:val="05F62F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15:restartNumberingAfterBreak="0">
    <w:nsid w:val="20F749CB"/>
    <w:multiLevelType w:val="multilevel"/>
    <w:tmpl w:val="20F749CB"/>
    <w:lvl w:ilvl="0">
      <w:start w:val="11"/>
      <w:numFmt w:val="bullet"/>
      <w:lvlText w:val="-"/>
      <w:lvlJc w:val="left"/>
      <w:pPr>
        <w:ind w:left="720" w:hanging="360"/>
      </w:pPr>
      <w:rPr>
        <w:rFonts w:ascii="Nokia Pure Text Light" w:eastAsia="DengXian" w:hAnsi="Nokia Pure Text Light" w:cs="Nokia Pure Text Ligh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0" w15:restartNumberingAfterBreak="0">
    <w:nsid w:val="20FD406C"/>
    <w:multiLevelType w:val="multilevel"/>
    <w:tmpl w:val="B97A0B1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1" w15:restartNumberingAfterBreak="0">
    <w:nsid w:val="218C2724"/>
    <w:multiLevelType w:val="hybridMultilevel"/>
    <w:tmpl w:val="D16A80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2" w15:restartNumberingAfterBreak="0">
    <w:nsid w:val="218F300D"/>
    <w:multiLevelType w:val="hybridMultilevel"/>
    <w:tmpl w:val="2C7E6D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3" w15:restartNumberingAfterBreak="0">
    <w:nsid w:val="221D65C1"/>
    <w:multiLevelType w:val="multilevel"/>
    <w:tmpl w:val="221D65C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4" w15:restartNumberingAfterBreak="0">
    <w:nsid w:val="222E67B4"/>
    <w:multiLevelType w:val="multilevel"/>
    <w:tmpl w:val="222E67B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5" w15:restartNumberingAfterBreak="0">
    <w:nsid w:val="22C050E5"/>
    <w:multiLevelType w:val="multilevel"/>
    <w:tmpl w:val="9FF2ACC4"/>
    <w:styleLink w:val="1"/>
    <w:lvl w:ilvl="0">
      <w:start w:val="5"/>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lang w:val="en-GB"/>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8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6" w15:restartNumberingAfterBreak="0">
    <w:nsid w:val="22D21819"/>
    <w:multiLevelType w:val="hybridMultilevel"/>
    <w:tmpl w:val="974A91A0"/>
    <w:lvl w:ilvl="0" w:tplc="9BEE8682">
      <w:start w:val="1"/>
      <w:numFmt w:val="bullet"/>
      <w:pStyle w:val="ComeBack"/>
      <w:lvlText w:val=""/>
      <w:lvlJc w:val="left"/>
      <w:pPr>
        <w:tabs>
          <w:tab w:val="num" w:pos="1259"/>
        </w:tabs>
        <w:ind w:left="1622" w:hanging="1055"/>
      </w:pPr>
      <w:rPr>
        <w:rFonts w:ascii="Wingdings" w:hAnsi="Wingdings" w:hint="default"/>
        <w:b/>
        <w:i w:val="0"/>
        <w:sz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7" w15:restartNumberingAfterBreak="0">
    <w:nsid w:val="235B0ADB"/>
    <w:multiLevelType w:val="multilevel"/>
    <w:tmpl w:val="12C67F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color w:val="auto"/>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8" w15:restartNumberingAfterBreak="0">
    <w:nsid w:val="23B7565E"/>
    <w:multiLevelType w:val="multilevel"/>
    <w:tmpl w:val="23B7565E"/>
    <w:lvl w:ilvl="0">
      <w:start w:val="1"/>
      <w:numFmt w:val="decimal"/>
      <w:pStyle w:val="IEEEStdsRegularTableCaption"/>
      <w:lvlText w:val="Table %1"/>
      <w:lvlJc w:val="center"/>
      <w:pPr>
        <w:tabs>
          <w:tab w:val="left" w:pos="1080"/>
        </w:tabs>
        <w:ind w:left="0" w:firstLine="0"/>
      </w:pPr>
      <w:rPr>
        <w:rFonts w:ascii="Arial" w:hAnsi="Arial" w:hint="default"/>
        <w:b/>
        <w:i w:val="0"/>
        <w:caps w:val="0"/>
        <w:strike w:val="0"/>
        <w:dstrike w:val="0"/>
        <w:vanish w:val="0"/>
        <w:color w:val="000000"/>
        <w:sz w:val="20"/>
        <w:vertAlign w:val="baseli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9" w15:restartNumberingAfterBreak="0">
    <w:nsid w:val="23C44BEB"/>
    <w:multiLevelType w:val="hybridMultilevel"/>
    <w:tmpl w:val="8A0083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0" w15:restartNumberingAfterBreak="0">
    <w:nsid w:val="259B7128"/>
    <w:multiLevelType w:val="hybridMultilevel"/>
    <w:tmpl w:val="848A4610"/>
    <w:lvl w:ilvl="0" w:tplc="2EFCE82A">
      <w:start w:val="1"/>
      <w:numFmt w:val="bullet"/>
      <w:pStyle w:val="Proposalsub"/>
      <w:lvlText w:val=""/>
      <w:lvlJc w:val="left"/>
      <w:pPr>
        <w:ind w:left="1160" w:hanging="360"/>
      </w:pPr>
      <w:rPr>
        <w:rFonts w:ascii="Symbol" w:hAnsi="Symbol" w:hint="default"/>
      </w:rPr>
    </w:lvl>
    <w:lvl w:ilvl="1" w:tplc="6B7CCCE8">
      <w:numFmt w:val="bullet"/>
      <w:pStyle w:val="Proposalsubsub"/>
      <w:lvlText w:val="-"/>
      <w:lvlJc w:val="left"/>
      <w:pPr>
        <w:ind w:left="1600" w:hanging="400"/>
      </w:pPr>
      <w:rPr>
        <w:rFonts w:ascii="Times New Roman" w:eastAsia="Batang" w:hAnsi="Times New Roman" w:cs="Times New Roman" w:hint="default"/>
      </w:rPr>
    </w:lvl>
    <w:lvl w:ilvl="2" w:tplc="04090005">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11" w15:restartNumberingAfterBreak="0">
    <w:nsid w:val="269027D8"/>
    <w:multiLevelType w:val="hybridMultilevel"/>
    <w:tmpl w:val="A8E6F95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2" w15:restartNumberingAfterBreak="0">
    <w:nsid w:val="26B813D3"/>
    <w:multiLevelType w:val="hybridMultilevel"/>
    <w:tmpl w:val="D1AE77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26E84518"/>
    <w:multiLevelType w:val="hybridMultilevel"/>
    <w:tmpl w:val="DF44BCA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4" w15:restartNumberingAfterBreak="0">
    <w:nsid w:val="270058EA"/>
    <w:multiLevelType w:val="hybridMultilevel"/>
    <w:tmpl w:val="8DBE53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5" w15:restartNumberingAfterBreak="0">
    <w:nsid w:val="27D301AA"/>
    <w:multiLevelType w:val="hybridMultilevel"/>
    <w:tmpl w:val="249854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6" w15:restartNumberingAfterBreak="0">
    <w:nsid w:val="28F86914"/>
    <w:multiLevelType w:val="multilevel"/>
    <w:tmpl w:val="BAB2F10C"/>
    <w:lvl w:ilvl="0">
      <w:start w:val="1"/>
      <w:numFmt w:val="decimal"/>
      <w:pStyle w:val="title1"/>
      <w:lvlText w:val="%1."/>
      <w:lvlJc w:val="left"/>
      <w:pPr>
        <w:ind w:left="4537" w:hanging="425"/>
      </w:pPr>
    </w:lvl>
    <w:lvl w:ilvl="1">
      <w:start w:val="1"/>
      <w:numFmt w:val="decimal"/>
      <w:pStyle w:val="title2"/>
      <w:lvlText w:val="%1.%2."/>
      <w:lvlJc w:val="left"/>
      <w:pPr>
        <w:ind w:left="567" w:hanging="567"/>
      </w:pPr>
    </w:lvl>
    <w:lvl w:ilvl="2">
      <w:start w:val="1"/>
      <w:numFmt w:val="decimal"/>
      <w:pStyle w:val="title3"/>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7" w15:restartNumberingAfterBreak="0">
    <w:nsid w:val="28FF0745"/>
    <w:multiLevelType w:val="hybridMultilevel"/>
    <w:tmpl w:val="19B2328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8" w15:restartNumberingAfterBreak="0">
    <w:nsid w:val="2A117AAD"/>
    <w:multiLevelType w:val="hybridMultilevel"/>
    <w:tmpl w:val="32ECCF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9" w15:restartNumberingAfterBreak="0">
    <w:nsid w:val="2AA067F0"/>
    <w:multiLevelType w:val="hybridMultilevel"/>
    <w:tmpl w:val="390047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0" w15:restartNumberingAfterBreak="0">
    <w:nsid w:val="2AF40E6E"/>
    <w:multiLevelType w:val="multilevel"/>
    <w:tmpl w:val="2AF40E6E"/>
    <w:lvl w:ilvl="0">
      <w:start w:val="1"/>
      <w:numFmt w:val="bullet"/>
      <w:pStyle w:val="LGTdoc"/>
      <w:lvlText w:val=""/>
      <w:lvlJc w:val="left"/>
      <w:pPr>
        <w:tabs>
          <w:tab w:val="left" w:pos="800"/>
        </w:tabs>
        <w:ind w:left="800" w:hanging="400"/>
      </w:pPr>
      <w:rPr>
        <w:rFonts w:ascii="Wingdings" w:hAnsi="Wingdings" w:hint="default"/>
      </w:rPr>
    </w:lvl>
    <w:lvl w:ilvl="1">
      <w:start w:val="1"/>
      <w:numFmt w:val="bullet"/>
      <w:lvlText w:val=""/>
      <w:lvlJc w:val="left"/>
      <w:pPr>
        <w:tabs>
          <w:tab w:val="left" w:pos="1200"/>
        </w:tabs>
        <w:ind w:left="1200" w:hanging="400"/>
      </w:pPr>
      <w:rPr>
        <w:rFonts w:ascii="Wingdings" w:hAnsi="Wingdings" w:hint="default"/>
      </w:rPr>
    </w:lvl>
    <w:lvl w:ilvl="2">
      <w:start w:val="1"/>
      <w:numFmt w:val="bullet"/>
      <w:lvlText w:val=""/>
      <w:lvlJc w:val="left"/>
      <w:pPr>
        <w:tabs>
          <w:tab w:val="left" w:pos="1600"/>
        </w:tabs>
        <w:ind w:left="1600" w:hanging="400"/>
      </w:pPr>
      <w:rPr>
        <w:rFonts w:ascii="Wingdings" w:hAnsi="Wingdings" w:hint="default"/>
      </w:rPr>
    </w:lvl>
    <w:lvl w:ilvl="3">
      <w:start w:val="1"/>
      <w:numFmt w:val="bullet"/>
      <w:lvlText w:val=""/>
      <w:lvlJc w:val="left"/>
      <w:pPr>
        <w:tabs>
          <w:tab w:val="left" w:pos="2000"/>
        </w:tabs>
        <w:ind w:left="2000" w:hanging="400"/>
      </w:pPr>
      <w:rPr>
        <w:rFonts w:ascii="Wingdings" w:hAnsi="Wingdings" w:hint="default"/>
      </w:rPr>
    </w:lvl>
    <w:lvl w:ilvl="4">
      <w:start w:val="1"/>
      <w:numFmt w:val="bullet"/>
      <w:lvlText w:val=""/>
      <w:lvlJc w:val="left"/>
      <w:pPr>
        <w:tabs>
          <w:tab w:val="left" w:pos="2400"/>
        </w:tabs>
        <w:ind w:left="2400" w:hanging="400"/>
      </w:pPr>
      <w:rPr>
        <w:rFonts w:ascii="Wingdings" w:hAnsi="Wingdings" w:hint="default"/>
      </w:rPr>
    </w:lvl>
    <w:lvl w:ilvl="5">
      <w:start w:val="1"/>
      <w:numFmt w:val="bullet"/>
      <w:lvlText w:val=""/>
      <w:lvlJc w:val="left"/>
      <w:pPr>
        <w:tabs>
          <w:tab w:val="left" w:pos="2800"/>
        </w:tabs>
        <w:ind w:left="2800" w:hanging="400"/>
      </w:pPr>
      <w:rPr>
        <w:rFonts w:ascii="Wingdings" w:hAnsi="Wingdings" w:hint="default"/>
      </w:rPr>
    </w:lvl>
    <w:lvl w:ilvl="6">
      <w:start w:val="1"/>
      <w:numFmt w:val="bullet"/>
      <w:lvlText w:val=""/>
      <w:lvlJc w:val="left"/>
      <w:pPr>
        <w:tabs>
          <w:tab w:val="left" w:pos="3200"/>
        </w:tabs>
        <w:ind w:left="3200" w:hanging="400"/>
      </w:pPr>
      <w:rPr>
        <w:rFonts w:ascii="Wingdings" w:hAnsi="Wingdings" w:hint="default"/>
      </w:rPr>
    </w:lvl>
    <w:lvl w:ilvl="7">
      <w:start w:val="1"/>
      <w:numFmt w:val="bullet"/>
      <w:lvlText w:val=""/>
      <w:lvlJc w:val="left"/>
      <w:pPr>
        <w:tabs>
          <w:tab w:val="left" w:pos="3600"/>
        </w:tabs>
        <w:ind w:left="3600" w:hanging="400"/>
      </w:pPr>
      <w:rPr>
        <w:rFonts w:ascii="Wingdings" w:hAnsi="Wingdings" w:hint="default"/>
      </w:rPr>
    </w:lvl>
    <w:lvl w:ilvl="8">
      <w:start w:val="1"/>
      <w:numFmt w:val="bullet"/>
      <w:lvlText w:val=""/>
      <w:lvlJc w:val="left"/>
      <w:pPr>
        <w:tabs>
          <w:tab w:val="left" w:pos="4000"/>
        </w:tabs>
        <w:ind w:left="4000" w:hanging="400"/>
      </w:pPr>
      <w:rPr>
        <w:rFonts w:ascii="Wingdings" w:hAnsi="Wingdings" w:hint="default"/>
      </w:rPr>
    </w:lvl>
  </w:abstractNum>
  <w:abstractNum w:abstractNumId="121" w15:restartNumberingAfterBreak="0">
    <w:nsid w:val="2B761819"/>
    <w:multiLevelType w:val="multilevel"/>
    <w:tmpl w:val="6EBE0122"/>
    <w:lvl w:ilvl="0">
      <w:start w:val="1"/>
      <w:numFmt w:val="bullet"/>
      <w:lvlText w:val=""/>
      <w:lvlJc w:val="left"/>
      <w:pPr>
        <w:ind w:left="360" w:hanging="360"/>
      </w:pPr>
      <w:rPr>
        <w:rFonts w:ascii="Symbol" w:hAnsi="Symbol" w:hint="default"/>
      </w:rPr>
    </w:lvl>
    <w:lvl w:ilvl="1">
      <w:start w:val="4"/>
      <w:numFmt w:val="bullet"/>
      <w:lvlText w:val="-"/>
      <w:lvlJc w:val="left"/>
      <w:pPr>
        <w:ind w:left="880" w:hanging="440"/>
      </w:pPr>
      <w:rPr>
        <w:rFonts w:ascii="Yu Gothic" w:eastAsia="Yu Gothic" w:hAnsi="Yu Gothic" w:cs="MS PGothic" w:hint="eastAsia"/>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22" w15:restartNumberingAfterBreak="0">
    <w:nsid w:val="2BAE76D6"/>
    <w:multiLevelType w:val="multilevel"/>
    <w:tmpl w:val="2BAE76D6"/>
    <w:lvl w:ilvl="0">
      <w:start w:val="11"/>
      <w:numFmt w:val="bullet"/>
      <w:lvlText w:val="-"/>
      <w:lvlJc w:val="left"/>
      <w:pPr>
        <w:ind w:left="720" w:hanging="360"/>
      </w:pPr>
      <w:rPr>
        <w:rFonts w:ascii="Nokia Pure Text Light" w:eastAsia="DengXian" w:hAnsi="Nokia Pure Text Light" w:cs="Nokia Pure Text Light"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3" w15:restartNumberingAfterBreak="0">
    <w:nsid w:val="2BB04446"/>
    <w:multiLevelType w:val="hybridMultilevel"/>
    <w:tmpl w:val="C57C9C5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4" w15:restartNumberingAfterBreak="0">
    <w:nsid w:val="2C377785"/>
    <w:multiLevelType w:val="hybridMultilevel"/>
    <w:tmpl w:val="DB0E4D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5" w15:restartNumberingAfterBreak="0">
    <w:nsid w:val="2CC7125C"/>
    <w:multiLevelType w:val="singleLevel"/>
    <w:tmpl w:val="24D0B6C8"/>
    <w:lvl w:ilvl="0">
      <w:start w:val="1"/>
      <w:numFmt w:val="bullet"/>
      <w:pStyle w:val="Bulletedo1"/>
      <w:lvlText w:val=""/>
      <w:lvlJc w:val="left"/>
      <w:pPr>
        <w:tabs>
          <w:tab w:val="num" w:pos="360"/>
        </w:tabs>
        <w:ind w:left="360" w:hanging="360"/>
      </w:pPr>
      <w:rPr>
        <w:rFonts w:ascii="Symbol" w:hAnsi="Symbol" w:hint="default"/>
      </w:rPr>
    </w:lvl>
  </w:abstractNum>
  <w:abstractNum w:abstractNumId="126" w15:restartNumberingAfterBreak="0">
    <w:nsid w:val="2D321924"/>
    <w:multiLevelType w:val="hybridMultilevel"/>
    <w:tmpl w:val="755A775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7" w15:restartNumberingAfterBreak="0">
    <w:nsid w:val="2D376286"/>
    <w:multiLevelType w:val="multilevel"/>
    <w:tmpl w:val="2D37628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8" w15:restartNumberingAfterBreak="0">
    <w:nsid w:val="2D717F42"/>
    <w:multiLevelType w:val="hybridMultilevel"/>
    <w:tmpl w:val="9758B5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9" w15:restartNumberingAfterBreak="0">
    <w:nsid w:val="2E081C49"/>
    <w:multiLevelType w:val="multilevel"/>
    <w:tmpl w:val="05E6BDAC"/>
    <w:lvl w:ilvl="0">
      <w:start w:val="1"/>
      <w:numFmt w:val="decimal"/>
      <w:pStyle w:val="BNokiaStyle2023"/>
      <w:suff w:val="space"/>
      <w:lvlText w:val="Observation %1:"/>
      <w:lvlJc w:val="left"/>
      <w:pPr>
        <w:ind w:left="0" w:firstLine="0"/>
      </w:pPr>
      <w:rPr>
        <w:rFonts w:hint="default"/>
        <w:b/>
        <w:i w:val="0"/>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0" w15:restartNumberingAfterBreak="0">
    <w:nsid w:val="2E326A5A"/>
    <w:multiLevelType w:val="hybridMultilevel"/>
    <w:tmpl w:val="BA060C0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1" w15:restartNumberingAfterBreak="0">
    <w:nsid w:val="2E3A1262"/>
    <w:multiLevelType w:val="hybridMultilevel"/>
    <w:tmpl w:val="E8F4976C"/>
    <w:lvl w:ilvl="0" w:tplc="8554555E">
      <w:start w:val="150"/>
      <w:numFmt w:val="bullet"/>
      <w:lvlText w:val="-"/>
      <w:lvlJc w:val="left"/>
      <w:pPr>
        <w:ind w:left="720" w:hanging="360"/>
      </w:pPr>
      <w:rPr>
        <w:rFonts w:ascii="Times" w:eastAsia="Batang" w:hAnsi="Times" w:cs="Time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2E4844DC"/>
    <w:multiLevelType w:val="hybridMultilevel"/>
    <w:tmpl w:val="DECE2E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2E6177E9"/>
    <w:multiLevelType w:val="multilevel"/>
    <w:tmpl w:val="13A04612"/>
    <w:styleLink w:val="StyleBulletedSymbolsymbolLeft025Hanging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4" w15:restartNumberingAfterBreak="0">
    <w:nsid w:val="2EA779C7"/>
    <w:multiLevelType w:val="multilevel"/>
    <w:tmpl w:val="2EA779C7"/>
    <w:lvl w:ilvl="0">
      <w:start w:val="1"/>
      <w:numFmt w:val="bullet"/>
      <w:lvlText w:val=""/>
      <w:lvlJc w:val="left"/>
      <w:pPr>
        <w:ind w:left="440" w:hanging="440"/>
      </w:pPr>
      <w:rPr>
        <w:rFonts w:ascii="Wingdings" w:hAnsi="Wingdings" w:hint="default"/>
      </w:rPr>
    </w:lvl>
    <w:lvl w:ilvl="1">
      <w:start w:val="1"/>
      <w:numFmt w:val="bullet"/>
      <w:lvlText w:val="o"/>
      <w:lvlJc w:val="left"/>
      <w:pPr>
        <w:ind w:left="880" w:hanging="440"/>
      </w:pPr>
      <w:rPr>
        <w:rFonts w:ascii="Courier New" w:hAnsi="Courier New" w:cs="Courier New"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35" w15:restartNumberingAfterBreak="0">
    <w:nsid w:val="2ED30B4E"/>
    <w:multiLevelType w:val="multilevel"/>
    <w:tmpl w:val="2ED30B4E"/>
    <w:lvl w:ilvl="0">
      <w:start w:val="1"/>
      <w:numFmt w:val="decimal"/>
      <w:pStyle w:val="TDocObservation"/>
      <w:lvlText w:val="Observation %1:"/>
      <w:lvlJc w:val="left"/>
      <w:pPr>
        <w:ind w:left="2629" w:hanging="360"/>
      </w:pPr>
      <w:rPr>
        <w:b/>
        <w:bCs/>
        <w:i w:val="0"/>
        <w:iCs w:val="0"/>
        <w:caps w:val="0"/>
        <w:smallCaps w:val="0"/>
        <w:strike w:val="0"/>
        <w:dstrike w:val="0"/>
        <w:vanish w:val="0"/>
        <w:color w:val="000000"/>
        <w:spacing w:val="0"/>
        <w:kern w:val="0"/>
        <w:position w:val="0"/>
        <w:sz w:val="24"/>
        <w:szCs w:val="24"/>
        <w:u w:val="none"/>
        <w:vertAlign w:val="baseline"/>
        <w:lang w:val="en-GB"/>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6" w15:restartNumberingAfterBreak="0">
    <w:nsid w:val="2FB01FD2"/>
    <w:multiLevelType w:val="multilevel"/>
    <w:tmpl w:val="2FB01FD2"/>
    <w:lvl w:ilvl="0">
      <w:start w:val="1"/>
      <w:numFmt w:val="decimal"/>
      <w:pStyle w:val="ListNumber4"/>
      <w:lvlText w:val="%1."/>
      <w:lvlJc w:val="left"/>
      <w:pPr>
        <w:tabs>
          <w:tab w:val="left" w:pos="720"/>
        </w:tabs>
        <w:ind w:left="720" w:hanging="360"/>
      </w:p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37" w15:restartNumberingAfterBreak="0">
    <w:nsid w:val="2FB02812"/>
    <w:multiLevelType w:val="multilevel"/>
    <w:tmpl w:val="7A906378"/>
    <w:styleLink w:val="3GPPListofBullets"/>
    <w:lvl w:ilvl="0">
      <w:start w:val="1"/>
      <w:numFmt w:val="decimal"/>
      <w:lvlText w:val="Proposal %1:"/>
      <w:lvlJc w:val="left"/>
      <w:pPr>
        <w:ind w:left="0" w:firstLine="0"/>
      </w:pPr>
      <w:rPr>
        <w:rFonts w:ascii="Times New Roman" w:hAnsi="Times New Roman" w:hint="default"/>
        <w:b/>
        <w:color w:val="auto"/>
        <w:sz w:val="22"/>
      </w:rPr>
    </w:lvl>
    <w:lvl w:ilvl="1">
      <w:start w:val="1"/>
      <w:numFmt w:val="bullet"/>
      <w:lvlRestart w:val="0"/>
      <w:lvlText w:val="●"/>
      <w:lvlJc w:val="left"/>
      <w:pPr>
        <w:ind w:left="284" w:hanging="284"/>
      </w:pPr>
      <w:rPr>
        <w:rFonts w:ascii="Times New Roman" w:hAnsi="Times New Roman" w:cs="Times New Roman" w:hint="default"/>
        <w:b w:val="0"/>
        <w:color w:val="auto"/>
        <w:sz w:val="22"/>
      </w:rPr>
    </w:lvl>
    <w:lvl w:ilvl="2">
      <w:start w:val="1"/>
      <w:numFmt w:val="bullet"/>
      <w:lvlRestart w:val="0"/>
      <w:lvlText w:val="□"/>
      <w:lvlJc w:val="left"/>
      <w:pPr>
        <w:ind w:left="567" w:hanging="283"/>
      </w:pPr>
      <w:rPr>
        <w:rFonts w:ascii="Times New Roman" w:hAnsi="Times New Roman" w:cs="Times New Roman" w:hint="default"/>
        <w:b w:val="0"/>
        <w:i w:val="0"/>
        <w:sz w:val="22"/>
      </w:rPr>
    </w:lvl>
    <w:lvl w:ilvl="3">
      <w:start w:val="1"/>
      <w:numFmt w:val="bullet"/>
      <w:lvlRestart w:val="0"/>
      <w:lvlText w:val="▪"/>
      <w:lvlJc w:val="left"/>
      <w:pPr>
        <w:ind w:left="851" w:hanging="284"/>
      </w:pPr>
      <w:rPr>
        <w:rFonts w:ascii="Times New Roman" w:hAnsi="Times New Roman" w:cs="Times New Roman" w:hint="default"/>
        <w:b w:val="0"/>
        <w:color w:val="auto"/>
        <w:sz w:val="22"/>
      </w:rPr>
    </w:lvl>
    <w:lvl w:ilvl="4">
      <w:start w:val="1"/>
      <w:numFmt w:val="lowerLetter"/>
      <w:lvlText w:val="(%5)"/>
      <w:lvlJc w:val="left"/>
      <w:pPr>
        <w:ind w:left="2838" w:hanging="284"/>
      </w:pPr>
      <w:rPr>
        <w:rFonts w:hint="default"/>
      </w:rPr>
    </w:lvl>
    <w:lvl w:ilvl="5">
      <w:start w:val="1"/>
      <w:numFmt w:val="lowerRoman"/>
      <w:lvlText w:val="(%6)"/>
      <w:lvlJc w:val="left"/>
      <w:pPr>
        <w:ind w:left="3122" w:hanging="284"/>
      </w:pPr>
      <w:rPr>
        <w:rFonts w:hint="default"/>
      </w:rPr>
    </w:lvl>
    <w:lvl w:ilvl="6">
      <w:start w:val="1"/>
      <w:numFmt w:val="decimal"/>
      <w:lvlText w:val="%7."/>
      <w:lvlJc w:val="left"/>
      <w:pPr>
        <w:ind w:left="3406" w:hanging="284"/>
      </w:pPr>
      <w:rPr>
        <w:rFonts w:hint="default"/>
      </w:rPr>
    </w:lvl>
    <w:lvl w:ilvl="7">
      <w:start w:val="1"/>
      <w:numFmt w:val="lowerLetter"/>
      <w:lvlText w:val="%8."/>
      <w:lvlJc w:val="left"/>
      <w:pPr>
        <w:ind w:left="3690" w:hanging="284"/>
      </w:pPr>
      <w:rPr>
        <w:rFonts w:hint="default"/>
      </w:rPr>
    </w:lvl>
    <w:lvl w:ilvl="8">
      <w:start w:val="1"/>
      <w:numFmt w:val="lowerRoman"/>
      <w:lvlText w:val="%9."/>
      <w:lvlJc w:val="left"/>
      <w:pPr>
        <w:ind w:left="3974" w:hanging="284"/>
      </w:pPr>
      <w:rPr>
        <w:rFonts w:hint="default"/>
      </w:rPr>
    </w:lvl>
  </w:abstractNum>
  <w:abstractNum w:abstractNumId="138" w15:restartNumberingAfterBreak="0">
    <w:nsid w:val="301C669C"/>
    <w:multiLevelType w:val="hybridMultilevel"/>
    <w:tmpl w:val="5538955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9" w15:restartNumberingAfterBreak="0">
    <w:nsid w:val="30501E44"/>
    <w:multiLevelType w:val="hybridMultilevel"/>
    <w:tmpl w:val="E786BF76"/>
    <w:lvl w:ilvl="0" w:tplc="93746BC0">
      <w:start w:val="1"/>
      <w:numFmt w:val="decimal"/>
      <w:pStyle w:val="PropObs"/>
      <w:lvlText w:val="Proposal %1:  "/>
      <w:lvlJc w:val="left"/>
      <w:pPr>
        <w:ind w:left="720" w:hanging="360"/>
      </w:pPr>
      <w:rPr>
        <w:rFonts w:hint="default"/>
        <w:color w:val="auto"/>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0" w15:restartNumberingAfterBreak="0">
    <w:nsid w:val="313748C2"/>
    <w:multiLevelType w:val="hybridMultilevel"/>
    <w:tmpl w:val="21E81B1E"/>
    <w:styleLink w:val="StyleBulletedSymbolsymbolLeft025Hanging017"/>
    <w:lvl w:ilvl="0" w:tplc="B3428C4A">
      <w:start w:val="1"/>
      <w:numFmt w:val="bullet"/>
      <w:pStyle w:val="Bullet0"/>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1" w15:restartNumberingAfterBreak="0">
    <w:nsid w:val="31F3038A"/>
    <w:multiLevelType w:val="multilevel"/>
    <w:tmpl w:val="31F3038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2" w15:restartNumberingAfterBreak="0">
    <w:nsid w:val="32105E5B"/>
    <w:multiLevelType w:val="hybridMultilevel"/>
    <w:tmpl w:val="25C444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324671E6"/>
    <w:multiLevelType w:val="multilevel"/>
    <w:tmpl w:val="288CE0C0"/>
    <w:lvl w:ilvl="0">
      <w:start w:val="1"/>
      <w:numFmt w:val="bullet"/>
      <w:lvlText w:val=""/>
      <w:lvlJc w:val="left"/>
      <w:pPr>
        <w:tabs>
          <w:tab w:val="left" w:pos="0"/>
        </w:tabs>
        <w:ind w:left="720" w:hanging="360"/>
      </w:pPr>
      <w:rPr>
        <w:rFonts w:ascii="Symbol" w:hAnsi="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Times" w:hAnsi="Times" w:cs="Time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144" w15:restartNumberingAfterBreak="0">
    <w:nsid w:val="337673F7"/>
    <w:multiLevelType w:val="hybridMultilevel"/>
    <w:tmpl w:val="29C00F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5" w15:restartNumberingAfterBreak="0">
    <w:nsid w:val="348335C8"/>
    <w:multiLevelType w:val="hybridMultilevel"/>
    <w:tmpl w:val="8D2AE9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6" w15:restartNumberingAfterBreak="0">
    <w:nsid w:val="34D5045A"/>
    <w:multiLevelType w:val="singleLevel"/>
    <w:tmpl w:val="B3FC4AEC"/>
    <w:lvl w:ilvl="0">
      <w:start w:val="1"/>
      <w:numFmt w:val="bullet"/>
      <w:pStyle w:val="a0"/>
      <w:lvlText w:val=""/>
      <w:lvlJc w:val="left"/>
      <w:pPr>
        <w:tabs>
          <w:tab w:val="num" w:pos="360"/>
        </w:tabs>
        <w:ind w:left="340" w:hanging="340"/>
      </w:pPr>
      <w:rPr>
        <w:rFonts w:ascii="Symbol" w:eastAsia="Times New Roman" w:hAnsi="Symbol" w:hint="default"/>
        <w:color w:val="auto"/>
      </w:rPr>
    </w:lvl>
  </w:abstractNum>
  <w:abstractNum w:abstractNumId="147" w15:restartNumberingAfterBreak="0">
    <w:nsid w:val="34EB5758"/>
    <w:multiLevelType w:val="hybridMultilevel"/>
    <w:tmpl w:val="323C8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359E3B81"/>
    <w:multiLevelType w:val="hybridMultilevel"/>
    <w:tmpl w:val="FC56F61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9" w15:restartNumberingAfterBreak="0">
    <w:nsid w:val="35C73EF2"/>
    <w:multiLevelType w:val="hybridMultilevel"/>
    <w:tmpl w:val="32C2A46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0" w15:restartNumberingAfterBreak="0">
    <w:nsid w:val="36BF0E35"/>
    <w:multiLevelType w:val="hybridMultilevel"/>
    <w:tmpl w:val="5C50F5C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1" w15:restartNumberingAfterBreak="0">
    <w:nsid w:val="37062212"/>
    <w:multiLevelType w:val="hybridMultilevel"/>
    <w:tmpl w:val="677EEA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2" w15:restartNumberingAfterBreak="0">
    <w:nsid w:val="3721304E"/>
    <w:multiLevelType w:val="hybridMultilevel"/>
    <w:tmpl w:val="AE10100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3" w15:restartNumberingAfterBreak="0">
    <w:nsid w:val="37632050"/>
    <w:multiLevelType w:val="hybridMultilevel"/>
    <w:tmpl w:val="B75838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37921A04"/>
    <w:multiLevelType w:val="multilevel"/>
    <w:tmpl w:val="37921A0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5" w15:restartNumberingAfterBreak="0">
    <w:nsid w:val="382946E8"/>
    <w:multiLevelType w:val="hybridMultilevel"/>
    <w:tmpl w:val="2E3C1F5A"/>
    <w:lvl w:ilvl="0" w:tplc="B3428C4A">
      <w:start w:val="1"/>
      <w:numFmt w:val="bullet"/>
      <w:pStyle w:val="item"/>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6" w15:restartNumberingAfterBreak="0">
    <w:nsid w:val="38C9476E"/>
    <w:multiLevelType w:val="hybridMultilevel"/>
    <w:tmpl w:val="4BA8C31A"/>
    <w:styleLink w:val="StyleBulletedSymbolsymbolLeft025Hanging025132"/>
    <w:lvl w:ilvl="0" w:tplc="CF68586C">
      <w:start w:val="3"/>
      <w:numFmt w:val="bullet"/>
      <w:lvlText w:val="-"/>
      <w:lvlJc w:val="left"/>
      <w:pPr>
        <w:tabs>
          <w:tab w:val="num" w:pos="720"/>
        </w:tabs>
        <w:ind w:left="720" w:hanging="360"/>
      </w:pPr>
      <w:rPr>
        <w:rFonts w:ascii="Times New Roman" w:eastAsia="Times New Roman" w:hAnsi="Times New Roman" w:cs="Times New Roman"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57" w15:restartNumberingAfterBreak="0">
    <w:nsid w:val="39EF3E5C"/>
    <w:multiLevelType w:val="hybridMultilevel"/>
    <w:tmpl w:val="3C7E2E5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8" w15:restartNumberingAfterBreak="0">
    <w:nsid w:val="3A0752D6"/>
    <w:multiLevelType w:val="hybridMultilevel"/>
    <w:tmpl w:val="F42850A2"/>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9" w15:restartNumberingAfterBreak="0">
    <w:nsid w:val="3A4D5A2B"/>
    <w:multiLevelType w:val="hybridMultilevel"/>
    <w:tmpl w:val="DCDA282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0"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61" w15:restartNumberingAfterBreak="0">
    <w:nsid w:val="3AA46647"/>
    <w:multiLevelType w:val="hybridMultilevel"/>
    <w:tmpl w:val="B65C662A"/>
    <w:lvl w:ilvl="0" w:tplc="A9301D9E">
      <w:start w:val="1"/>
      <w:numFmt w:val="decimal"/>
      <w:pStyle w:val="Proposal"/>
      <w:lvlText w:val="Observation %1"/>
      <w:lvlJc w:val="left"/>
      <w:pPr>
        <w:tabs>
          <w:tab w:val="num" w:pos="1304"/>
        </w:tabs>
        <w:ind w:left="1304" w:hanging="1304"/>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2" w15:restartNumberingAfterBreak="0">
    <w:nsid w:val="3AA92670"/>
    <w:multiLevelType w:val="hybridMultilevel"/>
    <w:tmpl w:val="8BE2ED3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3" w15:restartNumberingAfterBreak="0">
    <w:nsid w:val="3C264B39"/>
    <w:multiLevelType w:val="hybridMultilevel"/>
    <w:tmpl w:val="25385130"/>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4" w15:restartNumberingAfterBreak="0">
    <w:nsid w:val="3CDE4799"/>
    <w:multiLevelType w:val="multilevel"/>
    <w:tmpl w:val="F5B6DF94"/>
    <w:lvl w:ilvl="0">
      <w:start w:val="1"/>
      <w:numFmt w:val="bullet"/>
      <w:lvlText w:val=""/>
      <w:lvlJc w:val="left"/>
      <w:pPr>
        <w:ind w:left="440" w:hanging="440"/>
      </w:pPr>
      <w:rPr>
        <w:rFonts w:ascii="Symbol" w:hAnsi="Symbol"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65" w15:restartNumberingAfterBreak="0">
    <w:nsid w:val="3D0D6187"/>
    <w:multiLevelType w:val="multilevel"/>
    <w:tmpl w:val="B16E5086"/>
    <w:lvl w:ilvl="0">
      <w:start w:val="1"/>
      <w:numFmt w:val="bullet"/>
      <w:lvlText w:val=""/>
      <w:lvlJc w:val="left"/>
      <w:pPr>
        <w:ind w:left="360" w:hanging="360"/>
      </w:pPr>
      <w:rPr>
        <w:rFonts w:ascii="Symbol" w:hAnsi="Symbol" w:hint="default"/>
      </w:rPr>
    </w:lvl>
    <w:lvl w:ilvl="1">
      <w:start w:val="4"/>
      <w:numFmt w:val="bullet"/>
      <w:lvlText w:val="-"/>
      <w:lvlJc w:val="left"/>
      <w:pPr>
        <w:ind w:left="880" w:hanging="440"/>
      </w:pPr>
      <w:rPr>
        <w:rFonts w:ascii="Yu Gothic" w:eastAsia="Yu Gothic" w:hAnsi="Yu Gothic" w:cs="MS PGothic" w:hint="eastAsia"/>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166" w15:restartNumberingAfterBreak="0">
    <w:nsid w:val="3DA52C3E"/>
    <w:multiLevelType w:val="hybridMultilevel"/>
    <w:tmpl w:val="07E40BC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7" w15:restartNumberingAfterBreak="0">
    <w:nsid w:val="3E0518E2"/>
    <w:multiLevelType w:val="hybridMultilevel"/>
    <w:tmpl w:val="7316A61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8" w15:restartNumberingAfterBreak="0">
    <w:nsid w:val="3E131B05"/>
    <w:multiLevelType w:val="hybridMultilevel"/>
    <w:tmpl w:val="A69C2D8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9" w15:restartNumberingAfterBreak="0">
    <w:nsid w:val="3E4C2C3C"/>
    <w:multiLevelType w:val="hybridMultilevel"/>
    <w:tmpl w:val="7C5E8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3E7136BA"/>
    <w:multiLevelType w:val="hybridMultilevel"/>
    <w:tmpl w:val="52B456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1" w15:restartNumberingAfterBreak="0">
    <w:nsid w:val="3E7262FD"/>
    <w:multiLevelType w:val="hybridMultilevel"/>
    <w:tmpl w:val="B48838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2" w15:restartNumberingAfterBreak="0">
    <w:nsid w:val="3F880A60"/>
    <w:multiLevelType w:val="hybridMultilevel"/>
    <w:tmpl w:val="84BC9D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3FC07A98"/>
    <w:multiLevelType w:val="hybridMultilevel"/>
    <w:tmpl w:val="B616064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4" w15:restartNumberingAfterBreak="0">
    <w:nsid w:val="3FE9125B"/>
    <w:multiLevelType w:val="hybridMultilevel"/>
    <w:tmpl w:val="CDB897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5" w15:restartNumberingAfterBreak="0">
    <w:nsid w:val="40041CD4"/>
    <w:multiLevelType w:val="multilevel"/>
    <w:tmpl w:val="40041CD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6" w15:restartNumberingAfterBreak="0">
    <w:nsid w:val="40147EF7"/>
    <w:multiLevelType w:val="hybridMultilevel"/>
    <w:tmpl w:val="ED9AABD6"/>
    <w:lvl w:ilvl="0" w:tplc="8554555E">
      <w:start w:val="150"/>
      <w:numFmt w:val="bullet"/>
      <w:lvlText w:val="-"/>
      <w:lvlJc w:val="left"/>
      <w:pPr>
        <w:ind w:left="1219" w:hanging="420"/>
      </w:pPr>
      <w:rPr>
        <w:rFonts w:ascii="Times" w:eastAsia="Batang" w:hAnsi="Times" w:cs="Times" w:hint="default"/>
      </w:rPr>
    </w:lvl>
    <w:lvl w:ilvl="1" w:tplc="FFFFFFFF" w:tentative="1">
      <w:start w:val="1"/>
      <w:numFmt w:val="bullet"/>
      <w:lvlText w:val=""/>
      <w:lvlJc w:val="left"/>
      <w:pPr>
        <w:ind w:left="1639" w:hanging="420"/>
      </w:pPr>
      <w:rPr>
        <w:rFonts w:ascii="Wingdings" w:hAnsi="Wingdings" w:hint="default"/>
      </w:rPr>
    </w:lvl>
    <w:lvl w:ilvl="2" w:tplc="FFFFFFFF" w:tentative="1">
      <w:start w:val="1"/>
      <w:numFmt w:val="bullet"/>
      <w:lvlText w:val=""/>
      <w:lvlJc w:val="left"/>
      <w:pPr>
        <w:ind w:left="2059" w:hanging="420"/>
      </w:pPr>
      <w:rPr>
        <w:rFonts w:ascii="Wingdings" w:hAnsi="Wingdings" w:hint="default"/>
      </w:rPr>
    </w:lvl>
    <w:lvl w:ilvl="3" w:tplc="FFFFFFFF" w:tentative="1">
      <w:start w:val="1"/>
      <w:numFmt w:val="bullet"/>
      <w:lvlText w:val=""/>
      <w:lvlJc w:val="left"/>
      <w:pPr>
        <w:ind w:left="2479" w:hanging="420"/>
      </w:pPr>
      <w:rPr>
        <w:rFonts w:ascii="Wingdings" w:hAnsi="Wingdings" w:hint="default"/>
      </w:rPr>
    </w:lvl>
    <w:lvl w:ilvl="4" w:tplc="FFFFFFFF" w:tentative="1">
      <w:start w:val="1"/>
      <w:numFmt w:val="bullet"/>
      <w:lvlText w:val=""/>
      <w:lvlJc w:val="left"/>
      <w:pPr>
        <w:ind w:left="2899" w:hanging="420"/>
      </w:pPr>
      <w:rPr>
        <w:rFonts w:ascii="Wingdings" w:hAnsi="Wingdings" w:hint="default"/>
      </w:rPr>
    </w:lvl>
    <w:lvl w:ilvl="5" w:tplc="FFFFFFFF" w:tentative="1">
      <w:start w:val="1"/>
      <w:numFmt w:val="bullet"/>
      <w:lvlText w:val=""/>
      <w:lvlJc w:val="left"/>
      <w:pPr>
        <w:ind w:left="3319" w:hanging="420"/>
      </w:pPr>
      <w:rPr>
        <w:rFonts w:ascii="Wingdings" w:hAnsi="Wingdings" w:hint="default"/>
      </w:rPr>
    </w:lvl>
    <w:lvl w:ilvl="6" w:tplc="FFFFFFFF" w:tentative="1">
      <w:start w:val="1"/>
      <w:numFmt w:val="bullet"/>
      <w:lvlText w:val=""/>
      <w:lvlJc w:val="left"/>
      <w:pPr>
        <w:ind w:left="3739" w:hanging="420"/>
      </w:pPr>
      <w:rPr>
        <w:rFonts w:ascii="Wingdings" w:hAnsi="Wingdings" w:hint="default"/>
      </w:rPr>
    </w:lvl>
    <w:lvl w:ilvl="7" w:tplc="FFFFFFFF" w:tentative="1">
      <w:start w:val="1"/>
      <w:numFmt w:val="bullet"/>
      <w:lvlText w:val=""/>
      <w:lvlJc w:val="left"/>
      <w:pPr>
        <w:ind w:left="4159" w:hanging="420"/>
      </w:pPr>
      <w:rPr>
        <w:rFonts w:ascii="Wingdings" w:hAnsi="Wingdings" w:hint="default"/>
      </w:rPr>
    </w:lvl>
    <w:lvl w:ilvl="8" w:tplc="FFFFFFFF" w:tentative="1">
      <w:start w:val="1"/>
      <w:numFmt w:val="bullet"/>
      <w:lvlText w:val=""/>
      <w:lvlJc w:val="left"/>
      <w:pPr>
        <w:ind w:left="4579" w:hanging="420"/>
      </w:pPr>
      <w:rPr>
        <w:rFonts w:ascii="Wingdings" w:hAnsi="Wingdings" w:hint="default"/>
      </w:rPr>
    </w:lvl>
  </w:abstractNum>
  <w:abstractNum w:abstractNumId="177" w15:restartNumberingAfterBreak="0">
    <w:nsid w:val="409E331B"/>
    <w:multiLevelType w:val="hybridMultilevel"/>
    <w:tmpl w:val="7FA42A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8" w15:restartNumberingAfterBreak="0">
    <w:nsid w:val="40B072F8"/>
    <w:multiLevelType w:val="multilevel"/>
    <w:tmpl w:val="04090023"/>
    <w:styleLink w:val="ArticleSection"/>
    <w:lvl w:ilvl="0">
      <w:start w:val="1"/>
      <w:numFmt w:val="decimalFullWidth"/>
      <w:lvlText w:val="%1"/>
      <w:lvlJc w:val="left"/>
      <w:pPr>
        <w:tabs>
          <w:tab w:val="num" w:pos="425"/>
        </w:tabs>
        <w:ind w:left="425" w:hanging="425"/>
      </w:pPr>
    </w:lvl>
    <w:lvl w:ilvl="1">
      <w:start w:val="1"/>
      <w:numFmt w:val="aiueoFullWidth"/>
      <w:lvlText w:val="(%2)"/>
      <w:lvlJc w:val="left"/>
      <w:pPr>
        <w:tabs>
          <w:tab w:val="num" w:pos="851"/>
        </w:tabs>
        <w:ind w:left="851" w:hanging="426"/>
      </w:pPr>
    </w:lvl>
    <w:lvl w:ilvl="2">
      <w:start w:val="1"/>
      <w:numFmt w:val="decimalEnclosedCircle"/>
      <w:lvlText w:val="%3"/>
      <w:lvlJc w:val="left"/>
      <w:pPr>
        <w:tabs>
          <w:tab w:val="num" w:pos="1276"/>
        </w:tabs>
        <w:ind w:left="1276" w:hanging="425"/>
      </w:pPr>
    </w:lvl>
    <w:lvl w:ilvl="3">
      <w:start w:val="1"/>
      <w:numFmt w:val="irohaFullWidth"/>
      <w:lvlText w:val="(%4)"/>
      <w:lvlJc w:val="left"/>
      <w:pPr>
        <w:tabs>
          <w:tab w:val="num" w:pos="1701"/>
        </w:tabs>
        <w:ind w:left="1701" w:hanging="425"/>
      </w:pPr>
    </w:lvl>
    <w:lvl w:ilvl="4">
      <w:start w:val="1"/>
      <w:numFmt w:val="none"/>
      <w:suff w:val="nothing"/>
      <w:lvlText w:val=""/>
      <w:lvlJc w:val="left"/>
      <w:pPr>
        <w:tabs>
          <w:tab w:val="num" w:pos="2126"/>
        </w:tabs>
        <w:ind w:left="2126" w:hanging="425"/>
      </w:pPr>
    </w:lvl>
    <w:lvl w:ilvl="5">
      <w:start w:val="1"/>
      <w:numFmt w:val="none"/>
      <w:suff w:val="nothing"/>
      <w:lvlText w:val=""/>
      <w:lvlJc w:val="left"/>
      <w:pPr>
        <w:tabs>
          <w:tab w:val="num" w:pos="2551"/>
        </w:tabs>
        <w:ind w:left="2551" w:hanging="425"/>
      </w:pPr>
    </w:lvl>
    <w:lvl w:ilvl="6">
      <w:start w:val="1"/>
      <w:numFmt w:val="none"/>
      <w:suff w:val="nothing"/>
      <w:lvlText w:val=""/>
      <w:lvlJc w:val="left"/>
      <w:pPr>
        <w:tabs>
          <w:tab w:val="num" w:pos="2976"/>
        </w:tabs>
        <w:ind w:left="2976" w:hanging="425"/>
      </w:pPr>
    </w:lvl>
    <w:lvl w:ilvl="7">
      <w:start w:val="1"/>
      <w:numFmt w:val="none"/>
      <w:suff w:val="nothing"/>
      <w:lvlText w:val=""/>
      <w:lvlJc w:val="left"/>
      <w:pPr>
        <w:tabs>
          <w:tab w:val="num" w:pos="3402"/>
        </w:tabs>
        <w:ind w:left="3402" w:hanging="426"/>
      </w:pPr>
    </w:lvl>
    <w:lvl w:ilvl="8">
      <w:start w:val="1"/>
      <w:numFmt w:val="none"/>
      <w:suff w:val="nothing"/>
      <w:lvlText w:val=""/>
      <w:lvlJc w:val="right"/>
      <w:pPr>
        <w:tabs>
          <w:tab w:val="num" w:pos="3827"/>
        </w:tabs>
        <w:ind w:left="3827" w:hanging="425"/>
      </w:pPr>
    </w:lvl>
  </w:abstractNum>
  <w:abstractNum w:abstractNumId="179" w15:restartNumberingAfterBreak="0">
    <w:nsid w:val="40DE34BC"/>
    <w:multiLevelType w:val="singleLevel"/>
    <w:tmpl w:val="1BAE590C"/>
    <w:lvl w:ilvl="0">
      <w:start w:val="1"/>
      <w:numFmt w:val="decimal"/>
      <w:pStyle w:val="TdocHeading1"/>
      <w:lvlText w:val="%1."/>
      <w:lvlJc w:val="left"/>
      <w:pPr>
        <w:tabs>
          <w:tab w:val="num" w:pos="360"/>
        </w:tabs>
        <w:ind w:left="360" w:hanging="360"/>
      </w:pPr>
    </w:lvl>
  </w:abstractNum>
  <w:abstractNum w:abstractNumId="180" w15:restartNumberingAfterBreak="0">
    <w:nsid w:val="410F1BBE"/>
    <w:multiLevelType w:val="hybridMultilevel"/>
    <w:tmpl w:val="8C74DB1A"/>
    <w:lvl w:ilvl="0" w:tplc="19260F8A">
      <w:start w:val="1"/>
      <w:numFmt w:val="decimal"/>
      <w:pStyle w:val="Steps-8thset"/>
      <w:lvlText w:val="Step %1."/>
      <w:lvlJc w:val="left"/>
      <w:pPr>
        <w:tabs>
          <w:tab w:val="num" w:pos="936"/>
        </w:tabs>
        <w:ind w:left="936" w:hanging="936"/>
      </w:pPr>
      <w:rPr>
        <w:rFonts w:ascii="Times New Roman" w:hAnsi="Times New Roman" w:hint="default"/>
        <w:b/>
        <w:i w:val="0"/>
        <w:caps w:val="0"/>
        <w:strike w:val="0"/>
        <w:dstrike w:val="0"/>
        <w:vanish w:val="0"/>
        <w:color w:val="000000"/>
        <w:sz w:val="24"/>
        <w:effect w:val="none"/>
        <w:vertAlign w:val="baseline"/>
      </w:rPr>
    </w:lvl>
    <w:lvl w:ilvl="1" w:tplc="99442B08">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1" w15:restartNumberingAfterBreak="0">
    <w:nsid w:val="415237D3"/>
    <w:multiLevelType w:val="multilevel"/>
    <w:tmpl w:val="415237D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2" w15:restartNumberingAfterBreak="0">
    <w:nsid w:val="417F6AFB"/>
    <w:multiLevelType w:val="multilevel"/>
    <w:tmpl w:val="E01C1B54"/>
    <w:lvl w:ilvl="0">
      <w:start w:val="1"/>
      <w:numFmt w:val="bullet"/>
      <w:pStyle w:val="3GPPAgreements"/>
      <w:lvlText w:val="●"/>
      <w:lvlJc w:val="left"/>
      <w:pPr>
        <w:ind w:left="284" w:hanging="284"/>
      </w:pPr>
      <w:rPr>
        <w:rFonts w:ascii="Times New Roman" w:hAnsi="Times New Roman" w:cs="Times New Roman" w:hint="default"/>
        <w:color w:val="auto"/>
        <w:sz w:val="22"/>
      </w:rPr>
    </w:lvl>
    <w:lvl w:ilvl="1">
      <w:start w:val="1"/>
      <w:numFmt w:val="bullet"/>
      <w:lvlText w:val="○"/>
      <w:lvlJc w:val="left"/>
      <w:pPr>
        <w:ind w:left="567" w:hanging="283"/>
      </w:pPr>
      <w:rPr>
        <w:rFonts w:ascii="Times New Roman" w:hAnsi="Times New Roman" w:cs="Times New Roman" w:hint="default"/>
        <w:color w:val="auto"/>
        <w:sz w:val="22"/>
      </w:rPr>
    </w:lvl>
    <w:lvl w:ilvl="2">
      <w:start w:val="1"/>
      <w:numFmt w:val="decimal"/>
      <w:lvlText w:val="%3."/>
      <w:lvlJc w:val="left"/>
      <w:pPr>
        <w:ind w:left="851" w:hanging="284"/>
      </w:pPr>
      <w:rPr>
        <w:rFonts w:hint="default"/>
        <w:color w:val="auto"/>
        <w:sz w:val="22"/>
      </w:rPr>
    </w:lvl>
    <w:lvl w:ilvl="3">
      <w:start w:val="1"/>
      <w:numFmt w:val="bullet"/>
      <w:lvlText w:val="□"/>
      <w:lvlJc w:val="left"/>
      <w:pPr>
        <w:ind w:left="1134" w:hanging="283"/>
      </w:pPr>
      <w:rPr>
        <w:rFonts w:ascii="Times New Roman" w:hAnsi="Times New Roman" w:cs="Times New Roman" w:hint="default"/>
        <w:color w:val="auto"/>
      </w:rPr>
    </w:lvl>
    <w:lvl w:ilvl="4">
      <w:start w:val="1"/>
      <w:numFmt w:val="bullet"/>
      <w:lvlText w:val="▪"/>
      <w:lvlJc w:val="left"/>
      <w:pPr>
        <w:ind w:left="1418" w:hanging="284"/>
      </w:pPr>
      <w:rPr>
        <w:rFonts w:ascii="Times New Roman" w:hAnsi="Times New Roman" w:cs="Times New Roman"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3" w15:restartNumberingAfterBreak="0">
    <w:nsid w:val="41DA0A99"/>
    <w:multiLevelType w:val="hybridMultilevel"/>
    <w:tmpl w:val="7F127C06"/>
    <w:lvl w:ilvl="0" w:tplc="57560162">
      <w:start w:val="3"/>
      <w:numFmt w:val="bullet"/>
      <w:lvlText w:val="-"/>
      <w:lvlJc w:val="left"/>
      <w:pPr>
        <w:ind w:left="720" w:hanging="360"/>
      </w:pPr>
      <w:rPr>
        <w:rFonts w:ascii="Nirmala UI" w:eastAsia="Aptos" w:hAnsi="Nirmala UI" w:cs="Nirmala UI" w:hint="default"/>
        <w:i w:val="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4" w15:restartNumberingAfterBreak="0">
    <w:nsid w:val="42A46124"/>
    <w:multiLevelType w:val="multilevel"/>
    <w:tmpl w:val="417F6AFB"/>
    <w:lvl w:ilvl="0">
      <w:start w:val="1"/>
      <w:numFmt w:val="bullet"/>
      <w:lvlText w:val="●"/>
      <w:lvlJc w:val="left"/>
      <w:pPr>
        <w:ind w:left="284" w:hanging="284"/>
      </w:pPr>
      <w:rPr>
        <w:rFonts w:ascii="Times New Roman" w:hAnsi="Times New Roman" w:cs="Times New Roman" w:hint="default"/>
        <w:b w:val="0"/>
        <w:bCs w:val="0"/>
        <w:i w:val="0"/>
        <w:iCs w:val="0"/>
        <w:caps w:val="0"/>
        <w:smallCaps w:val="0"/>
        <w:strike w:val="0"/>
        <w:dstrike w:val="0"/>
        <w:noProof w:val="0"/>
        <w:vanish w:val="0"/>
        <w:webHidden w:val="0"/>
        <w:color w:val="auto"/>
        <w:spacing w:val="0"/>
        <w:kern w:val="0"/>
        <w:position w:val="0"/>
        <w:sz w:val="22"/>
        <w:u w:val="none"/>
        <w:effect w:val="none"/>
        <w:vertAlign w:val="baseline"/>
        <w:em w:val="none"/>
        <w:specVanish w:val="0"/>
      </w:rPr>
    </w:lvl>
    <w:lvl w:ilvl="1">
      <w:start w:val="1"/>
      <w:numFmt w:val="bullet"/>
      <w:pStyle w:val="3GPPH2"/>
      <w:lvlText w:val="○"/>
      <w:lvlJc w:val="left"/>
      <w:pPr>
        <w:ind w:left="567" w:hanging="283"/>
      </w:pPr>
      <w:rPr>
        <w:rFonts w:ascii="Times New Roman" w:hAnsi="Times New Roman" w:cs="Times New Roman" w:hint="default"/>
        <w:color w:val="auto"/>
        <w:sz w:val="22"/>
      </w:rPr>
    </w:lvl>
    <w:lvl w:ilvl="2">
      <w:start w:val="1"/>
      <w:numFmt w:val="bullet"/>
      <w:lvlText w:val="♦"/>
      <w:lvlJc w:val="left"/>
      <w:pPr>
        <w:ind w:left="851" w:hanging="284"/>
      </w:pPr>
      <w:rPr>
        <w:rFonts w:ascii="Times New Roman" w:hAnsi="Times New Roman" w:cs="Times New Roman" w:hint="default"/>
        <w:color w:val="auto"/>
        <w:sz w:val="22"/>
      </w:rPr>
    </w:lvl>
    <w:lvl w:ilvl="3">
      <w:start w:val="1"/>
      <w:numFmt w:val="bullet"/>
      <w:lvlText w:val="□"/>
      <w:lvlJc w:val="left"/>
      <w:pPr>
        <w:ind w:left="1134" w:hanging="283"/>
      </w:pPr>
      <w:rPr>
        <w:rFonts w:ascii="Times New Roman" w:hAnsi="Times New Roman" w:cs="Times New Roman" w:hint="default"/>
        <w:color w:val="auto"/>
      </w:rPr>
    </w:lvl>
    <w:lvl w:ilvl="4">
      <w:start w:val="1"/>
      <w:numFmt w:val="bullet"/>
      <w:lvlText w:val="▪"/>
      <w:lvlJc w:val="left"/>
      <w:pPr>
        <w:ind w:left="1418" w:hanging="284"/>
      </w:pPr>
      <w:rPr>
        <w:rFonts w:ascii="Times New Roman" w:hAnsi="Times New Roman" w:cs="Times New Roman" w:hint="default"/>
        <w:color w:val="auto"/>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5" w15:restartNumberingAfterBreak="0">
    <w:nsid w:val="42B27B68"/>
    <w:multiLevelType w:val="hybridMultilevel"/>
    <w:tmpl w:val="6E92793E"/>
    <w:name w:val="Heading2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6" w15:restartNumberingAfterBreak="0">
    <w:nsid w:val="42B553E0"/>
    <w:multiLevelType w:val="multilevel"/>
    <w:tmpl w:val="42B553E0"/>
    <w:lvl w:ilvl="0">
      <w:numFmt w:val="bullet"/>
      <w:lvlText w:val=""/>
      <w:lvlJc w:val="left"/>
      <w:pPr>
        <w:ind w:left="720" w:hanging="360"/>
      </w:pPr>
      <w:rPr>
        <w:rFonts w:ascii="Symbol" w:eastAsia="Calibri"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7" w15:restartNumberingAfterBreak="0">
    <w:nsid w:val="42F62139"/>
    <w:multiLevelType w:val="multilevel"/>
    <w:tmpl w:val="42F62139"/>
    <w:lvl w:ilvl="0">
      <w:start w:val="2"/>
      <w:numFmt w:val="bullet"/>
      <w:pStyle w:val="listauto1"/>
      <w:lvlText w:val="-"/>
      <w:lvlJc w:val="left"/>
      <w:pPr>
        <w:ind w:left="1440" w:hanging="864"/>
      </w:pPr>
      <w:rPr>
        <w:rFonts w:ascii="Times New Roman" w:eastAsia="DengXian" w:hAnsi="Times New Roman" w:cs="Times New Roman" w:hint="default"/>
      </w:rPr>
    </w:lvl>
    <w:lvl w:ilvl="1">
      <w:start w:val="1"/>
      <w:numFmt w:val="bullet"/>
      <w:pStyle w:val="listauto2"/>
      <w:lvlText w:val="o"/>
      <w:lvlJc w:val="left"/>
      <w:pPr>
        <w:ind w:left="1440" w:hanging="600"/>
      </w:pPr>
      <w:rPr>
        <w:rFonts w:ascii="Courier New" w:hAnsi="Courier New" w:cs="Times New Roman"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88" w15:restartNumberingAfterBreak="0">
    <w:nsid w:val="42FE570A"/>
    <w:multiLevelType w:val="multilevel"/>
    <w:tmpl w:val="42FE570A"/>
    <w:lvl w:ilvl="0">
      <w:start w:val="1"/>
      <w:numFmt w:val="decimal"/>
      <w:suff w:val="nothing"/>
      <w:lvlText w:val="%1  "/>
      <w:lvlJc w:val="left"/>
      <w:pPr>
        <w:ind w:left="0" w:firstLine="0"/>
      </w:pPr>
      <w:rPr>
        <w:rFonts w:ascii="Arial" w:eastAsia="SimHei"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left" w:pos="1134"/>
        </w:tabs>
        <w:ind w:left="1134" w:hanging="312"/>
      </w:pPr>
      <w:rPr>
        <w:rFonts w:ascii="Arial" w:hAnsi="Arial" w:hint="default"/>
        <w:b w:val="0"/>
        <w:i w:val="0"/>
        <w:sz w:val="21"/>
        <w:szCs w:val="21"/>
      </w:rPr>
    </w:lvl>
    <w:lvl w:ilvl="5">
      <w:start w:val="1"/>
      <w:numFmt w:val="decimal"/>
      <w:lvlText w:val="%6)"/>
      <w:lvlJc w:val="left"/>
      <w:pPr>
        <w:tabs>
          <w:tab w:val="left" w:pos="1134"/>
        </w:tabs>
        <w:ind w:left="1134" w:hanging="312"/>
      </w:pPr>
      <w:rPr>
        <w:rFonts w:ascii="Arial" w:hAnsi="Arial" w:hint="default"/>
        <w:b w:val="0"/>
        <w:i w:val="0"/>
        <w:sz w:val="21"/>
        <w:szCs w:val="21"/>
      </w:rPr>
    </w:lvl>
    <w:lvl w:ilvl="6">
      <w:start w:val="1"/>
      <w:numFmt w:val="lowerLetter"/>
      <w:lvlText w:val="%7."/>
      <w:lvlJc w:val="left"/>
      <w:pPr>
        <w:tabs>
          <w:tab w:val="left" w:pos="1134"/>
        </w:tabs>
        <w:ind w:left="1134" w:hanging="312"/>
      </w:pPr>
      <w:rPr>
        <w:rFonts w:ascii="Arial" w:hAnsi="Arial" w:hint="default"/>
        <w:b w:val="0"/>
        <w:i w:val="0"/>
        <w:sz w:val="21"/>
        <w:szCs w:val="21"/>
      </w:rPr>
    </w:lvl>
    <w:lvl w:ilvl="7">
      <w:start w:val="1"/>
      <w:numFmt w:val="decimal"/>
      <w:lvlRestart w:val="0"/>
      <w:pStyle w:val="a1"/>
      <w:suff w:val="space"/>
      <w:lvlText w:val="图%8"/>
      <w:lvlJc w:val="center"/>
      <w:pPr>
        <w:ind w:left="0" w:firstLine="0"/>
      </w:pPr>
      <w:rPr>
        <w:rFonts w:ascii="Arial" w:eastAsia="SimHei" w:hAnsi="Arial" w:hint="default"/>
        <w:b w:val="0"/>
        <w:i w:val="0"/>
        <w:sz w:val="18"/>
        <w:szCs w:val="18"/>
      </w:rPr>
    </w:lvl>
    <w:lvl w:ilvl="8">
      <w:start w:val="1"/>
      <w:numFmt w:val="decimal"/>
      <w:lvlRestart w:val="0"/>
      <w:pStyle w:val="a2"/>
      <w:suff w:val="space"/>
      <w:lvlText w:val="表%9"/>
      <w:lvlJc w:val="center"/>
      <w:pPr>
        <w:ind w:left="0" w:firstLine="0"/>
      </w:pPr>
      <w:rPr>
        <w:rFonts w:ascii="Arial" w:eastAsia="SimHei" w:hAnsi="Arial" w:hint="default"/>
        <w:b w:val="0"/>
        <w:i w:val="0"/>
        <w:sz w:val="18"/>
        <w:szCs w:val="18"/>
      </w:rPr>
    </w:lvl>
  </w:abstractNum>
  <w:abstractNum w:abstractNumId="189" w15:restartNumberingAfterBreak="0">
    <w:nsid w:val="43E61D85"/>
    <w:multiLevelType w:val="hybridMultilevel"/>
    <w:tmpl w:val="CD40C7F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0" w15:restartNumberingAfterBreak="0">
    <w:nsid w:val="43FF5F2B"/>
    <w:multiLevelType w:val="multilevel"/>
    <w:tmpl w:val="6EA4E4CA"/>
    <w:styleLink w:val="StyleBulletedSymbolsymbolLeft025Hanging02511"/>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1999"/>
        </w:tabs>
        <w:ind w:left="1999" w:hanging="864"/>
      </w:pPr>
      <w:rPr>
        <w:rFonts w:hint="default"/>
        <w:b/>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91" w15:restartNumberingAfterBreak="0">
    <w:nsid w:val="443D104B"/>
    <w:multiLevelType w:val="multilevel"/>
    <w:tmpl w:val="CA3A9BE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2" w15:restartNumberingAfterBreak="0">
    <w:nsid w:val="44437836"/>
    <w:multiLevelType w:val="hybridMultilevel"/>
    <w:tmpl w:val="EBA0FDF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3" w15:restartNumberingAfterBreak="0">
    <w:nsid w:val="44621600"/>
    <w:multiLevelType w:val="hybridMultilevel"/>
    <w:tmpl w:val="694E393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4" w15:restartNumberingAfterBreak="0">
    <w:nsid w:val="44E70689"/>
    <w:multiLevelType w:val="singleLevel"/>
    <w:tmpl w:val="44E70689"/>
    <w:lvl w:ilvl="0">
      <w:start w:val="1"/>
      <w:numFmt w:val="upperLetter"/>
      <w:pStyle w:val="Appendix1"/>
      <w:lvlText w:val="Appendix %1"/>
      <w:lvlJc w:val="left"/>
      <w:pPr>
        <w:ind w:left="360" w:hanging="360"/>
      </w:pPr>
      <w:rPr>
        <w:rFonts w:ascii="Arial" w:hAnsi="Arial" w:cs="Times New Roman" w:hint="default"/>
        <w:b w:val="0"/>
        <w:bCs w:val="0"/>
        <w:i w:val="0"/>
        <w:iCs w:val="0"/>
        <w:caps w:val="0"/>
        <w:smallCaps w:val="0"/>
        <w:strike w:val="0"/>
        <w:dstrike w:val="0"/>
        <w:vanish w:val="0"/>
        <w:color w:val="000000"/>
        <w:spacing w:val="0"/>
        <w:kern w:val="0"/>
        <w:position w:val="0"/>
        <w:u w:val="none"/>
        <w:vertAlign w:val="baseline"/>
      </w:rPr>
    </w:lvl>
  </w:abstractNum>
  <w:abstractNum w:abstractNumId="195" w15:restartNumberingAfterBreak="0">
    <w:nsid w:val="45656483"/>
    <w:multiLevelType w:val="multilevel"/>
    <w:tmpl w:val="45656483"/>
    <w:lvl w:ilvl="0">
      <w:start w:val="8"/>
      <w:numFmt w:val="decimal"/>
      <w:pStyle w:val="observation"/>
      <w:lvlText w:val="Observation %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96" w15:restartNumberingAfterBreak="0">
    <w:nsid w:val="45C6099A"/>
    <w:multiLevelType w:val="multilevel"/>
    <w:tmpl w:val="9B64B14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7" w15:restartNumberingAfterBreak="0">
    <w:nsid w:val="45E05BD5"/>
    <w:multiLevelType w:val="hybridMultilevel"/>
    <w:tmpl w:val="41A6D55A"/>
    <w:styleLink w:val="StyleBulletedSymbolsymbolLeft025Hanging025217"/>
    <w:lvl w:ilvl="0" w:tplc="04090001">
      <w:start w:val="1"/>
      <w:numFmt w:val="decimal"/>
      <w:pStyle w:val="NumberedList"/>
      <w:lvlText w:val="[%1]."/>
      <w:lvlJc w:val="left"/>
      <w:pPr>
        <w:tabs>
          <w:tab w:val="num" w:pos="432"/>
        </w:tabs>
        <w:ind w:left="432" w:hanging="432"/>
      </w:pPr>
      <w:rPr>
        <w:rFonts w:hint="default"/>
      </w:rPr>
    </w:lvl>
    <w:lvl w:ilvl="1" w:tplc="04090003">
      <w:start w:val="1"/>
      <w:numFmt w:val="bullet"/>
      <w:lvlText w:val=""/>
      <w:lvlJc w:val="left"/>
      <w:pPr>
        <w:tabs>
          <w:tab w:val="num" w:pos="360"/>
        </w:tabs>
        <w:ind w:left="360" w:hanging="360"/>
      </w:pPr>
      <w:rPr>
        <w:rFonts w:ascii="Symbol" w:hAnsi="Symbol" w:hint="default"/>
        <w:lang w:val="en-US"/>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8" w15:restartNumberingAfterBreak="0">
    <w:nsid w:val="46015491"/>
    <w:multiLevelType w:val="hybridMultilevel"/>
    <w:tmpl w:val="35EE735C"/>
    <w:name w:val="Heading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9" w15:restartNumberingAfterBreak="0">
    <w:nsid w:val="464D3319"/>
    <w:multiLevelType w:val="multilevel"/>
    <w:tmpl w:val="C61CA6A6"/>
    <w:lvl w:ilvl="0">
      <w:start w:val="1"/>
      <w:numFmt w:val="decimal"/>
      <w:pStyle w:val="berschrift1H1"/>
      <w:lvlText w:val="%1"/>
      <w:lvlJc w:val="left"/>
      <w:pPr>
        <w:tabs>
          <w:tab w:val="num" w:pos="735"/>
        </w:tabs>
        <w:ind w:left="735" w:hanging="735"/>
      </w:pPr>
      <w:rPr>
        <w:rFonts w:hint="default"/>
      </w:rPr>
    </w:lvl>
    <w:lvl w:ilvl="1">
      <w:start w:val="1"/>
      <w:numFmt w:val="decimal"/>
      <w:lvlText w:val="%1.%2"/>
      <w:lvlJc w:val="left"/>
      <w:pPr>
        <w:tabs>
          <w:tab w:val="num" w:pos="735"/>
        </w:tabs>
        <w:ind w:left="735" w:hanging="735"/>
      </w:pPr>
      <w:rPr>
        <w:rFonts w:hint="default"/>
      </w:rPr>
    </w:lvl>
    <w:lvl w:ilvl="2">
      <w:start w:val="1"/>
      <w:numFmt w:val="decimal"/>
      <w:lvlText w:val="%1.%2.%3"/>
      <w:lvlJc w:val="left"/>
      <w:pPr>
        <w:tabs>
          <w:tab w:val="num" w:pos="1080"/>
        </w:tabs>
        <w:ind w:left="735" w:hanging="735"/>
      </w:pPr>
      <w:rPr>
        <w:rFonts w:hint="default"/>
      </w:rPr>
    </w:lvl>
    <w:lvl w:ilvl="3">
      <w:start w:val="1"/>
      <w:numFmt w:val="decimal"/>
      <w:lvlText w:val="%1.%2.%3.%4"/>
      <w:lvlJc w:val="left"/>
      <w:pPr>
        <w:tabs>
          <w:tab w:val="num" w:pos="1440"/>
        </w:tabs>
        <w:ind w:left="735" w:hanging="735"/>
      </w:pPr>
      <w:rPr>
        <w:rFonts w:hint="default"/>
      </w:rPr>
    </w:lvl>
    <w:lvl w:ilvl="4">
      <w:start w:val="1"/>
      <w:numFmt w:val="decimal"/>
      <w:lvlText w:val="%1.%2.%3.%4.%5"/>
      <w:lvlJc w:val="left"/>
      <w:pPr>
        <w:tabs>
          <w:tab w:val="num" w:pos="1440"/>
        </w:tabs>
        <w:ind w:left="1080" w:hanging="1080"/>
      </w:pPr>
      <w:rPr>
        <w:rFonts w:hint="default"/>
      </w:rPr>
    </w:lvl>
    <w:lvl w:ilvl="5">
      <w:start w:val="1"/>
      <w:numFmt w:val="decimal"/>
      <w:lvlText w:val="%1.%2.%3.%4.%5.%6"/>
      <w:lvlJc w:val="left"/>
      <w:pPr>
        <w:tabs>
          <w:tab w:val="num" w:pos="180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0" w15:restartNumberingAfterBreak="0">
    <w:nsid w:val="465622DD"/>
    <w:multiLevelType w:val="hybridMultilevel"/>
    <w:tmpl w:val="B074D0BA"/>
    <w:lvl w:ilvl="0" w:tplc="08090001">
      <w:start w:val="1"/>
      <w:numFmt w:val="bullet"/>
      <w:lvlText w:val=""/>
      <w:lvlJc w:val="left"/>
      <w:pPr>
        <w:ind w:left="420" w:hanging="420"/>
      </w:pPr>
      <w:rPr>
        <w:rFonts w:ascii="Symbol" w:hAnsi="Symbol" w:hint="default"/>
      </w:rPr>
    </w:lvl>
    <w:lvl w:ilvl="1" w:tplc="FFFFFFFF">
      <w:start w:val="1"/>
      <w:numFmt w:val="bullet"/>
      <w:lvlText w:val="o"/>
      <w:lvlJc w:val="left"/>
      <w:pPr>
        <w:ind w:left="880" w:hanging="440"/>
      </w:pPr>
      <w:rPr>
        <w:rFonts w:ascii="Courier New" w:hAnsi="Courier New" w:cs="Courier New" w:hint="default"/>
      </w:rPr>
    </w:lvl>
    <w:lvl w:ilvl="2" w:tplc="FFFFFFFF">
      <w:start w:val="1"/>
      <w:numFmt w:val="bullet"/>
      <w:lvlText w:val="o"/>
      <w:lvlJc w:val="left"/>
      <w:pPr>
        <w:ind w:left="1280" w:hanging="440"/>
      </w:pPr>
      <w:rPr>
        <w:rFonts w:ascii="Courier New" w:hAnsi="Courier New" w:cs="Courier New" w:hint="default"/>
      </w:rPr>
    </w:lvl>
    <w:lvl w:ilvl="3" w:tplc="FFFFFFFF">
      <w:start w:val="1"/>
      <w:numFmt w:val="bullet"/>
      <w:lvlText w:val=""/>
      <w:lvlJc w:val="left"/>
      <w:pPr>
        <w:ind w:left="1680" w:hanging="420"/>
      </w:pPr>
      <w:rPr>
        <w:rFonts w:ascii="Wingdings" w:hAnsi="Wingdings" w:hint="default"/>
      </w:rPr>
    </w:lvl>
    <w:lvl w:ilvl="4" w:tplc="FFFFFFFF">
      <w:start w:val="1"/>
      <w:numFmt w:val="bullet"/>
      <w:lvlText w:val=""/>
      <w:lvlJc w:val="left"/>
      <w:pPr>
        <w:ind w:left="2100" w:hanging="420"/>
      </w:pPr>
      <w:rPr>
        <w:rFonts w:ascii="Wingdings" w:hAnsi="Wingdings" w:hint="default"/>
      </w:rPr>
    </w:lvl>
    <w:lvl w:ilvl="5" w:tplc="FFFFFFFF">
      <w:start w:val="1"/>
      <w:numFmt w:val="bullet"/>
      <w:lvlText w:val=""/>
      <w:lvlJc w:val="left"/>
      <w:pPr>
        <w:ind w:left="2520" w:hanging="420"/>
      </w:pPr>
      <w:rPr>
        <w:rFonts w:ascii="Wingdings" w:hAnsi="Wingdings" w:hint="default"/>
      </w:rPr>
    </w:lvl>
    <w:lvl w:ilvl="6" w:tplc="FFFFFFFF">
      <w:start w:val="1"/>
      <w:numFmt w:val="bullet"/>
      <w:lvlText w:val=""/>
      <w:lvlJc w:val="left"/>
      <w:pPr>
        <w:ind w:left="2940" w:hanging="420"/>
      </w:pPr>
      <w:rPr>
        <w:rFonts w:ascii="Wingdings" w:hAnsi="Wingdings" w:hint="default"/>
      </w:rPr>
    </w:lvl>
    <w:lvl w:ilvl="7" w:tplc="FFFFFFFF">
      <w:start w:val="1"/>
      <w:numFmt w:val="bullet"/>
      <w:lvlText w:val=""/>
      <w:lvlJc w:val="left"/>
      <w:pPr>
        <w:ind w:left="3360" w:hanging="420"/>
      </w:pPr>
      <w:rPr>
        <w:rFonts w:ascii="Wingdings" w:hAnsi="Wingdings" w:hint="default"/>
      </w:rPr>
    </w:lvl>
    <w:lvl w:ilvl="8" w:tplc="FFFFFFFF">
      <w:start w:val="1"/>
      <w:numFmt w:val="bullet"/>
      <w:lvlText w:val=""/>
      <w:lvlJc w:val="left"/>
      <w:pPr>
        <w:ind w:left="3780" w:hanging="420"/>
      </w:pPr>
      <w:rPr>
        <w:rFonts w:ascii="Wingdings" w:hAnsi="Wingdings" w:hint="default"/>
      </w:rPr>
    </w:lvl>
  </w:abstractNum>
  <w:abstractNum w:abstractNumId="201" w15:restartNumberingAfterBreak="0">
    <w:nsid w:val="46AE505C"/>
    <w:multiLevelType w:val="hybridMultilevel"/>
    <w:tmpl w:val="55CE479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2" w15:restartNumberingAfterBreak="0">
    <w:nsid w:val="46D87D36"/>
    <w:multiLevelType w:val="multilevel"/>
    <w:tmpl w:val="46D87D36"/>
    <w:lvl w:ilvl="0">
      <w:start w:val="1"/>
      <w:numFmt w:val="bullet"/>
      <w:pStyle w:val="ListBulletwide"/>
      <w:lvlText w:val=""/>
      <w:lvlJc w:val="left"/>
      <w:pPr>
        <w:tabs>
          <w:tab w:val="left" w:pos="533"/>
        </w:tabs>
        <w:ind w:left="533" w:hanging="363"/>
      </w:pPr>
      <w:rPr>
        <w:rFonts w:ascii="Symbol" w:hAnsi="Symbol" w:hint="default"/>
        <w:b w:val="0"/>
        <w:i w:val="0"/>
        <w:sz w:val="22"/>
      </w:rPr>
    </w:lvl>
    <w:lvl w:ilvl="1">
      <w:start w:val="1"/>
      <w:numFmt w:val="bullet"/>
      <w:lvlText w:val="-"/>
      <w:lvlJc w:val="left"/>
      <w:pPr>
        <w:tabs>
          <w:tab w:val="left" w:pos="873"/>
        </w:tabs>
        <w:ind w:left="873" w:hanging="340"/>
      </w:pPr>
      <w:rPr>
        <w:rFonts w:hint="default"/>
        <w:b/>
        <w:i w:val="0"/>
        <w:sz w:val="20"/>
        <w:u w:val="none"/>
      </w:rPr>
    </w:lvl>
    <w:lvl w:ilvl="2">
      <w:start w:val="1"/>
      <w:numFmt w:val="bullet"/>
      <w:lvlText w:val=""/>
      <w:lvlJc w:val="left"/>
      <w:pPr>
        <w:tabs>
          <w:tab w:val="left" w:pos="1213"/>
        </w:tabs>
        <w:ind w:left="1213" w:hanging="340"/>
      </w:pPr>
      <w:rPr>
        <w:rFonts w:ascii="Symbol" w:hAnsi="Symbol" w:hint="default"/>
        <w:sz w:val="16"/>
        <w:u w:val="none"/>
      </w:rPr>
    </w:lvl>
    <w:lvl w:ilvl="3">
      <w:start w:val="1"/>
      <w:numFmt w:val="bullet"/>
      <w:lvlText w:val="-"/>
      <w:lvlJc w:val="left"/>
      <w:pPr>
        <w:tabs>
          <w:tab w:val="left" w:pos="1554"/>
        </w:tabs>
        <w:ind w:left="1554" w:hanging="341"/>
      </w:pPr>
      <w:rPr>
        <w:rFonts w:hint="default"/>
        <w:b w:val="0"/>
        <w:i w:val="0"/>
        <w:sz w:val="16"/>
        <w:u w:val="none"/>
      </w:rPr>
    </w:lvl>
    <w:lvl w:ilvl="4">
      <w:start w:val="1"/>
      <w:numFmt w:val="bullet"/>
      <w:lvlText w:val="»"/>
      <w:lvlJc w:val="left"/>
      <w:pPr>
        <w:tabs>
          <w:tab w:val="left" w:pos="1950"/>
        </w:tabs>
        <w:ind w:left="1950" w:hanging="396"/>
      </w:pPr>
      <w:rPr>
        <w:rFonts w:hint="default"/>
      </w:rPr>
    </w:lvl>
    <w:lvl w:ilvl="5">
      <w:start w:val="1"/>
      <w:numFmt w:val="decimal"/>
      <w:lvlText w:val="%1.%2.%3.%4.%5.%6"/>
      <w:lvlJc w:val="left"/>
      <w:pPr>
        <w:tabs>
          <w:tab w:val="left" w:pos="1417"/>
        </w:tabs>
        <w:ind w:left="1417" w:firstLine="0"/>
      </w:pPr>
      <w:rPr>
        <w:rFonts w:hint="default"/>
      </w:rPr>
    </w:lvl>
    <w:lvl w:ilvl="6">
      <w:start w:val="1"/>
      <w:numFmt w:val="decimal"/>
      <w:lvlText w:val="%1.%2.%3.%4.%5.%6.%7"/>
      <w:lvlJc w:val="left"/>
      <w:pPr>
        <w:tabs>
          <w:tab w:val="left" w:pos="1417"/>
        </w:tabs>
        <w:ind w:left="1417" w:firstLine="0"/>
      </w:pPr>
      <w:rPr>
        <w:rFonts w:hint="default"/>
      </w:rPr>
    </w:lvl>
    <w:lvl w:ilvl="7">
      <w:start w:val="1"/>
      <w:numFmt w:val="decimal"/>
      <w:lvlText w:val="%1.%2.%3.%4.%5.%6.%7.%8"/>
      <w:lvlJc w:val="left"/>
      <w:pPr>
        <w:tabs>
          <w:tab w:val="left" w:pos="1417"/>
        </w:tabs>
        <w:ind w:left="1417" w:firstLine="0"/>
      </w:pPr>
      <w:rPr>
        <w:rFonts w:hint="default"/>
      </w:rPr>
    </w:lvl>
    <w:lvl w:ilvl="8">
      <w:start w:val="1"/>
      <w:numFmt w:val="decimal"/>
      <w:lvlText w:val="%1.%2.%3.%4.%5.%6.%7.%8.%9"/>
      <w:lvlJc w:val="left"/>
      <w:pPr>
        <w:tabs>
          <w:tab w:val="left" w:pos="1417"/>
        </w:tabs>
        <w:ind w:left="1417" w:firstLine="0"/>
      </w:pPr>
      <w:rPr>
        <w:rFonts w:hint="default"/>
      </w:rPr>
    </w:lvl>
  </w:abstractNum>
  <w:abstractNum w:abstractNumId="203" w15:restartNumberingAfterBreak="0">
    <w:nsid w:val="47501B76"/>
    <w:multiLevelType w:val="hybridMultilevel"/>
    <w:tmpl w:val="825458A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4" w15:restartNumberingAfterBreak="0">
    <w:nsid w:val="47FC4D35"/>
    <w:multiLevelType w:val="multilevel"/>
    <w:tmpl w:val="47FC4D3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5" w15:restartNumberingAfterBreak="0">
    <w:nsid w:val="48B764A8"/>
    <w:multiLevelType w:val="multilevel"/>
    <w:tmpl w:val="48B764A8"/>
    <w:lvl w:ilvl="0">
      <w:start w:val="1"/>
      <w:numFmt w:val="decimal"/>
      <w:pStyle w:val="a3"/>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06" w15:restartNumberingAfterBreak="0">
    <w:nsid w:val="49741B1D"/>
    <w:multiLevelType w:val="hybridMultilevel"/>
    <w:tmpl w:val="BF7815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498B1848"/>
    <w:multiLevelType w:val="hybridMultilevel"/>
    <w:tmpl w:val="7A162C58"/>
    <w:lvl w:ilvl="0" w:tplc="04090003">
      <w:start w:val="1"/>
      <w:numFmt w:val="bullet"/>
      <w:lvlText w:val=""/>
      <w:lvlJc w:val="left"/>
      <w:pPr>
        <w:ind w:left="720" w:hanging="360"/>
      </w:pPr>
      <w:rPr>
        <w:rFonts w:ascii="Symbol" w:hAnsi="Symbol" w:hint="default"/>
        <w:lang w:val="en-US"/>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49F46858"/>
    <w:multiLevelType w:val="hybridMultilevel"/>
    <w:tmpl w:val="92BA8D42"/>
    <w:lvl w:ilvl="0" w:tplc="F8F0B27C">
      <w:start w:val="2"/>
      <w:numFmt w:val="bullet"/>
      <w:lvlText w:val="-"/>
      <w:lvlJc w:val="left"/>
      <w:pPr>
        <w:ind w:left="420" w:hanging="420"/>
      </w:pPr>
      <w:rPr>
        <w:rFonts w:ascii="Times New Roman" w:eastAsia="Times New Roman" w:hAnsi="Times New Roman" w:cs="Times New Roman" w:hint="default"/>
      </w:rPr>
    </w:lvl>
    <w:lvl w:ilvl="1" w:tplc="04090003">
      <w:start w:val="1"/>
      <w:numFmt w:val="bullet"/>
      <w:lvlText w:val="o"/>
      <w:lvlJc w:val="left"/>
      <w:pPr>
        <w:ind w:left="880" w:hanging="440"/>
      </w:pPr>
      <w:rPr>
        <w:rFonts w:ascii="Courier New" w:hAnsi="Courier New" w:cs="Courier New" w:hint="default"/>
      </w:rPr>
    </w:lvl>
    <w:lvl w:ilvl="2" w:tplc="04090003">
      <w:start w:val="1"/>
      <w:numFmt w:val="bullet"/>
      <w:lvlText w:val="o"/>
      <w:lvlJc w:val="left"/>
      <w:pPr>
        <w:ind w:left="1280" w:hanging="440"/>
      </w:pPr>
      <w:rPr>
        <w:rFonts w:ascii="Courier New" w:hAnsi="Courier New" w:cs="Courier New" w:hint="default"/>
      </w:rPr>
    </w:lvl>
    <w:lvl w:ilvl="3" w:tplc="04090001">
      <w:start w:val="1"/>
      <w:numFmt w:val="bullet"/>
      <w:lvlText w:val=""/>
      <w:lvlJc w:val="left"/>
      <w:pPr>
        <w:ind w:left="1680" w:hanging="420"/>
      </w:pPr>
      <w:rPr>
        <w:rFonts w:ascii="Wingdings" w:hAnsi="Wingdings" w:hint="default"/>
      </w:rPr>
    </w:lvl>
    <w:lvl w:ilvl="4" w:tplc="04090003">
      <w:start w:val="1"/>
      <w:numFmt w:val="bullet"/>
      <w:lvlText w:val=""/>
      <w:lvlJc w:val="left"/>
      <w:pPr>
        <w:ind w:left="2100" w:hanging="420"/>
      </w:pPr>
      <w:rPr>
        <w:rFonts w:ascii="Wingdings" w:hAnsi="Wingdings" w:hint="default"/>
      </w:rPr>
    </w:lvl>
    <w:lvl w:ilvl="5" w:tplc="04090005">
      <w:start w:val="1"/>
      <w:numFmt w:val="bullet"/>
      <w:lvlText w:val=""/>
      <w:lvlJc w:val="left"/>
      <w:pPr>
        <w:ind w:left="2520" w:hanging="420"/>
      </w:pPr>
      <w:rPr>
        <w:rFonts w:ascii="Wingdings" w:hAnsi="Wingdings" w:hint="default"/>
      </w:rPr>
    </w:lvl>
    <w:lvl w:ilvl="6" w:tplc="04090001">
      <w:start w:val="1"/>
      <w:numFmt w:val="bullet"/>
      <w:lvlText w:val=""/>
      <w:lvlJc w:val="left"/>
      <w:pPr>
        <w:ind w:left="2940" w:hanging="420"/>
      </w:pPr>
      <w:rPr>
        <w:rFonts w:ascii="Wingdings" w:hAnsi="Wingdings" w:hint="default"/>
      </w:rPr>
    </w:lvl>
    <w:lvl w:ilvl="7" w:tplc="04090003">
      <w:start w:val="1"/>
      <w:numFmt w:val="bullet"/>
      <w:lvlText w:val=""/>
      <w:lvlJc w:val="left"/>
      <w:pPr>
        <w:ind w:left="3360" w:hanging="420"/>
      </w:pPr>
      <w:rPr>
        <w:rFonts w:ascii="Wingdings" w:hAnsi="Wingdings" w:hint="default"/>
      </w:rPr>
    </w:lvl>
    <w:lvl w:ilvl="8" w:tplc="04090005">
      <w:start w:val="1"/>
      <w:numFmt w:val="bullet"/>
      <w:lvlText w:val=""/>
      <w:lvlJc w:val="left"/>
      <w:pPr>
        <w:ind w:left="3780" w:hanging="420"/>
      </w:pPr>
      <w:rPr>
        <w:rFonts w:ascii="Wingdings" w:hAnsi="Wingdings" w:hint="default"/>
      </w:rPr>
    </w:lvl>
  </w:abstractNum>
  <w:abstractNum w:abstractNumId="209" w15:restartNumberingAfterBreak="0">
    <w:nsid w:val="4A55685D"/>
    <w:multiLevelType w:val="singleLevel"/>
    <w:tmpl w:val="947A7058"/>
    <w:lvl w:ilvl="0">
      <w:start w:val="1"/>
      <w:numFmt w:val="bullet"/>
      <w:pStyle w:val="textintend1"/>
      <w:lvlText w:val=""/>
      <w:lvlJc w:val="left"/>
      <w:pPr>
        <w:tabs>
          <w:tab w:val="num" w:pos="992"/>
        </w:tabs>
        <w:ind w:left="992" w:hanging="425"/>
      </w:pPr>
      <w:rPr>
        <w:rFonts w:ascii="Symbol" w:hAnsi="Symbol" w:hint="default"/>
      </w:rPr>
    </w:lvl>
  </w:abstractNum>
  <w:abstractNum w:abstractNumId="210" w15:restartNumberingAfterBreak="0">
    <w:nsid w:val="4B1F283C"/>
    <w:multiLevelType w:val="singleLevel"/>
    <w:tmpl w:val="759E93C2"/>
    <w:lvl w:ilvl="0">
      <w:start w:val="1"/>
      <w:numFmt w:val="bullet"/>
      <w:pStyle w:val="textintend3"/>
      <w:lvlText w:val=""/>
      <w:lvlJc w:val="left"/>
      <w:pPr>
        <w:tabs>
          <w:tab w:val="num" w:pos="1843"/>
        </w:tabs>
        <w:ind w:left="1843" w:hanging="425"/>
      </w:pPr>
      <w:rPr>
        <w:rFonts w:ascii="Symbol" w:hAnsi="Symbol" w:hint="default"/>
      </w:rPr>
    </w:lvl>
  </w:abstractNum>
  <w:abstractNum w:abstractNumId="211" w15:restartNumberingAfterBreak="0">
    <w:nsid w:val="4BAB3082"/>
    <w:multiLevelType w:val="hybridMultilevel"/>
    <w:tmpl w:val="50460F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2" w15:restartNumberingAfterBreak="0">
    <w:nsid w:val="4BC20E80"/>
    <w:multiLevelType w:val="hybridMultilevel"/>
    <w:tmpl w:val="47086AAE"/>
    <w:lvl w:ilvl="0" w:tplc="4E30E8AA">
      <w:numFmt w:val="bullet"/>
      <w:lvlText w:val=""/>
      <w:lvlJc w:val="left"/>
      <w:pPr>
        <w:ind w:left="720" w:hanging="360"/>
      </w:pPr>
      <w:rPr>
        <w:rFonts w:ascii="Symbol" w:eastAsia="Malgun Gothic"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4C9C48D9"/>
    <w:multiLevelType w:val="multilevel"/>
    <w:tmpl w:val="0409001F"/>
    <w:styleLink w:val="111111"/>
    <w:lvl w:ilvl="0">
      <w:start w:val="5"/>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214" w15:restartNumberingAfterBreak="0">
    <w:nsid w:val="4D725722"/>
    <w:multiLevelType w:val="hybridMultilevel"/>
    <w:tmpl w:val="0854BAF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5" w15:restartNumberingAfterBreak="0">
    <w:nsid w:val="4DE937EE"/>
    <w:multiLevelType w:val="multilevel"/>
    <w:tmpl w:val="4DE937E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6" w15:restartNumberingAfterBreak="0">
    <w:nsid w:val="4DF32592"/>
    <w:multiLevelType w:val="hybridMultilevel"/>
    <w:tmpl w:val="1494C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7" w15:restartNumberingAfterBreak="0">
    <w:nsid w:val="4E1E0DF6"/>
    <w:multiLevelType w:val="hybridMultilevel"/>
    <w:tmpl w:val="781AE84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8" w15:restartNumberingAfterBreak="0">
    <w:nsid w:val="4E48695B"/>
    <w:multiLevelType w:val="multilevel"/>
    <w:tmpl w:val="3A2AB77C"/>
    <w:lvl w:ilvl="0">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9" w15:restartNumberingAfterBreak="0">
    <w:nsid w:val="4F744CA6"/>
    <w:multiLevelType w:val="hybridMultilevel"/>
    <w:tmpl w:val="9DFA27C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0" w15:restartNumberingAfterBreak="0">
    <w:nsid w:val="4F774F65"/>
    <w:multiLevelType w:val="hybridMultilevel"/>
    <w:tmpl w:val="492EFEF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1" w15:restartNumberingAfterBreak="0">
    <w:nsid w:val="4FE42F09"/>
    <w:multiLevelType w:val="hybridMultilevel"/>
    <w:tmpl w:val="AC665B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2" w15:restartNumberingAfterBreak="0">
    <w:nsid w:val="500D38E3"/>
    <w:multiLevelType w:val="hybridMultilevel"/>
    <w:tmpl w:val="1138078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3" w15:restartNumberingAfterBreak="0">
    <w:nsid w:val="50F10317"/>
    <w:multiLevelType w:val="multilevel"/>
    <w:tmpl w:val="AFBC4856"/>
    <w:styleLink w:val="StyleBulletedSymbolsymbolLeft025Hanging025229"/>
    <w:lvl w:ilvl="0">
      <w:start w:val="1"/>
      <w:numFmt w:val="bullet"/>
      <w:lvlText w:val=""/>
      <w:lvlJc w:val="left"/>
      <w:pPr>
        <w:tabs>
          <w:tab w:val="num" w:pos="1440"/>
        </w:tabs>
        <w:ind w:left="1080" w:hanging="360"/>
      </w:pPr>
      <w:rPr>
        <w:rFonts w:ascii="Symbol" w:eastAsia="Batang" w:hAnsi="Symbol"/>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24" w15:restartNumberingAfterBreak="0">
    <w:nsid w:val="5101505E"/>
    <w:multiLevelType w:val="hybridMultilevel"/>
    <w:tmpl w:val="6C28A41A"/>
    <w:lvl w:ilvl="0" w:tplc="901E4CC4">
      <w:start w:val="1"/>
      <w:numFmt w:val="decimal"/>
      <w:pStyle w:val="Observation0"/>
      <w:lvlText w:val="Observation %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511E422D"/>
    <w:multiLevelType w:val="hybridMultilevel"/>
    <w:tmpl w:val="E2F447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6" w15:restartNumberingAfterBreak="0">
    <w:nsid w:val="519F1A5F"/>
    <w:multiLevelType w:val="hybridMultilevel"/>
    <w:tmpl w:val="EBF4AF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7" w15:restartNumberingAfterBreak="0">
    <w:nsid w:val="51D64CE1"/>
    <w:multiLevelType w:val="hybridMultilevel"/>
    <w:tmpl w:val="19FE73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8" w15:restartNumberingAfterBreak="0">
    <w:nsid w:val="521F44A7"/>
    <w:multiLevelType w:val="multilevel"/>
    <w:tmpl w:val="521F44A7"/>
    <w:lvl w:ilvl="0">
      <w:start w:val="1"/>
      <w:numFmt w:val="bullet"/>
      <w:pStyle w:val="EmailDiscussion"/>
      <w:lvlText w:val=""/>
      <w:lvlJc w:val="left"/>
      <w:pPr>
        <w:tabs>
          <w:tab w:val="left" w:pos="1619"/>
        </w:tabs>
        <w:ind w:left="1619" w:hanging="360"/>
      </w:pPr>
      <w:rPr>
        <w:rFonts w:ascii="Wingdings" w:hAnsi="Wingdings"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29" w15:restartNumberingAfterBreak="0">
    <w:nsid w:val="52706527"/>
    <w:multiLevelType w:val="hybridMultilevel"/>
    <w:tmpl w:val="1B7600A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0" w15:restartNumberingAfterBreak="0">
    <w:nsid w:val="52747123"/>
    <w:multiLevelType w:val="hybridMultilevel"/>
    <w:tmpl w:val="340C088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1" w15:restartNumberingAfterBreak="0">
    <w:nsid w:val="52CA544A"/>
    <w:multiLevelType w:val="singleLevel"/>
    <w:tmpl w:val="D83040E2"/>
    <w:styleLink w:val="StyleBulletedSymbolsymbolLeft025Hanging025120"/>
    <w:lvl w:ilvl="0">
      <w:start w:val="1"/>
      <w:numFmt w:val="decimal"/>
      <w:pStyle w:val="references0"/>
      <w:lvlText w:val="[%1]"/>
      <w:lvlJc w:val="left"/>
      <w:pPr>
        <w:tabs>
          <w:tab w:val="num" w:pos="360"/>
        </w:tabs>
        <w:ind w:left="360" w:hanging="360"/>
      </w:pPr>
      <w:rPr>
        <w:rFonts w:ascii="Times New Roman" w:hAnsi="Times New Roman" w:cs="Times New Roman" w:hint="default"/>
        <w:b w:val="0"/>
        <w:bCs w:val="0"/>
        <w:i w:val="0"/>
        <w:iCs w:val="0"/>
        <w:sz w:val="20"/>
        <w:szCs w:val="16"/>
      </w:rPr>
    </w:lvl>
  </w:abstractNum>
  <w:abstractNum w:abstractNumId="232" w15:restartNumberingAfterBreak="0">
    <w:nsid w:val="52D45119"/>
    <w:multiLevelType w:val="hybridMultilevel"/>
    <w:tmpl w:val="0116F30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3" w15:restartNumberingAfterBreak="0">
    <w:nsid w:val="52D6110B"/>
    <w:multiLevelType w:val="hybridMultilevel"/>
    <w:tmpl w:val="0A5CAE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4" w15:restartNumberingAfterBreak="0">
    <w:nsid w:val="533719BC"/>
    <w:multiLevelType w:val="hybridMultilevel"/>
    <w:tmpl w:val="FED872E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5" w15:restartNumberingAfterBreak="0">
    <w:nsid w:val="5360414B"/>
    <w:multiLevelType w:val="hybridMultilevel"/>
    <w:tmpl w:val="1A047A8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6" w15:restartNumberingAfterBreak="0">
    <w:nsid w:val="53E54CEB"/>
    <w:multiLevelType w:val="hybridMultilevel"/>
    <w:tmpl w:val="2A2C30E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7" w15:restartNumberingAfterBreak="0">
    <w:nsid w:val="53EB2637"/>
    <w:multiLevelType w:val="hybridMultilevel"/>
    <w:tmpl w:val="A89628D6"/>
    <w:name w:val="Heading222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8" w15:restartNumberingAfterBreak="0">
    <w:nsid w:val="541D2A0E"/>
    <w:multiLevelType w:val="hybridMultilevel"/>
    <w:tmpl w:val="6D14F42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9" w15:restartNumberingAfterBreak="0">
    <w:nsid w:val="54354848"/>
    <w:multiLevelType w:val="multilevel"/>
    <w:tmpl w:val="543548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0" w15:restartNumberingAfterBreak="0">
    <w:nsid w:val="548E1DFE"/>
    <w:multiLevelType w:val="hybridMultilevel"/>
    <w:tmpl w:val="9C525B8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1" w15:restartNumberingAfterBreak="0">
    <w:nsid w:val="55BF3958"/>
    <w:multiLevelType w:val="hybridMultilevel"/>
    <w:tmpl w:val="38E291B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2" w15:restartNumberingAfterBreak="0">
    <w:nsid w:val="55FF7232"/>
    <w:multiLevelType w:val="hybridMultilevel"/>
    <w:tmpl w:val="6DCCA89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3" w15:restartNumberingAfterBreak="0">
    <w:nsid w:val="56041F9C"/>
    <w:multiLevelType w:val="multilevel"/>
    <w:tmpl w:val="56041F9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44" w15:restartNumberingAfterBreak="0">
    <w:nsid w:val="561527FF"/>
    <w:multiLevelType w:val="hybridMultilevel"/>
    <w:tmpl w:val="30AA616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5" w15:restartNumberingAfterBreak="0">
    <w:nsid w:val="564F5812"/>
    <w:multiLevelType w:val="multilevel"/>
    <w:tmpl w:val="9B64B14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6" w15:restartNumberingAfterBreak="0">
    <w:nsid w:val="57F21479"/>
    <w:multiLevelType w:val="multilevel"/>
    <w:tmpl w:val="288CE0C0"/>
    <w:lvl w:ilvl="0">
      <w:start w:val="1"/>
      <w:numFmt w:val="bullet"/>
      <w:lvlText w:val=""/>
      <w:lvlJc w:val="left"/>
      <w:pPr>
        <w:tabs>
          <w:tab w:val="left" w:pos="0"/>
        </w:tabs>
        <w:ind w:left="720" w:hanging="360"/>
      </w:pPr>
      <w:rPr>
        <w:rFonts w:ascii="Symbol" w:hAnsi="Symbol" w:hint="default"/>
      </w:rPr>
    </w:lvl>
    <w:lvl w:ilvl="1">
      <w:start w:val="1"/>
      <w:numFmt w:val="bullet"/>
      <w:lvlText w:val="o"/>
      <w:lvlJc w:val="left"/>
      <w:pPr>
        <w:tabs>
          <w:tab w:val="left" w:pos="0"/>
        </w:tabs>
        <w:ind w:left="1440" w:hanging="360"/>
      </w:pPr>
      <w:rPr>
        <w:rFonts w:ascii="Courier New" w:hAnsi="Courier New" w:cs="Courier New" w:hint="default"/>
      </w:rPr>
    </w:lvl>
    <w:lvl w:ilvl="2">
      <w:start w:val="1"/>
      <w:numFmt w:val="bullet"/>
      <w:lvlText w:val="-"/>
      <w:lvlJc w:val="left"/>
      <w:pPr>
        <w:tabs>
          <w:tab w:val="left" w:pos="0"/>
        </w:tabs>
        <w:ind w:left="2160" w:hanging="360"/>
      </w:pPr>
      <w:rPr>
        <w:rFonts w:ascii="Times" w:hAnsi="Times" w:cs="Times" w:hint="default"/>
      </w:rPr>
    </w:lvl>
    <w:lvl w:ilvl="3">
      <w:start w:val="1"/>
      <w:numFmt w:val="bullet"/>
      <w:lvlText w:val=""/>
      <w:lvlJc w:val="left"/>
      <w:pPr>
        <w:tabs>
          <w:tab w:val="left" w:pos="0"/>
        </w:tabs>
        <w:ind w:left="2880" w:hanging="360"/>
      </w:pPr>
      <w:rPr>
        <w:rFonts w:ascii="Symbol" w:hAnsi="Symbol" w:cs="Symbol" w:hint="default"/>
      </w:rPr>
    </w:lvl>
    <w:lvl w:ilvl="4">
      <w:start w:val="1"/>
      <w:numFmt w:val="bullet"/>
      <w:lvlText w:val="o"/>
      <w:lvlJc w:val="left"/>
      <w:pPr>
        <w:tabs>
          <w:tab w:val="left" w:pos="0"/>
        </w:tabs>
        <w:ind w:left="3600" w:hanging="360"/>
      </w:pPr>
      <w:rPr>
        <w:rFonts w:ascii="Courier New" w:hAnsi="Courier New" w:cs="Courier New" w:hint="default"/>
      </w:rPr>
    </w:lvl>
    <w:lvl w:ilvl="5">
      <w:start w:val="1"/>
      <w:numFmt w:val="bullet"/>
      <w:lvlText w:val=""/>
      <w:lvlJc w:val="left"/>
      <w:pPr>
        <w:tabs>
          <w:tab w:val="left" w:pos="0"/>
        </w:tabs>
        <w:ind w:left="4320" w:hanging="360"/>
      </w:pPr>
      <w:rPr>
        <w:rFonts w:ascii="Wingdings" w:hAnsi="Wingdings" w:cs="Wingdings" w:hint="default"/>
      </w:rPr>
    </w:lvl>
    <w:lvl w:ilvl="6">
      <w:start w:val="1"/>
      <w:numFmt w:val="bullet"/>
      <w:lvlText w:val=""/>
      <w:lvlJc w:val="left"/>
      <w:pPr>
        <w:tabs>
          <w:tab w:val="left" w:pos="0"/>
        </w:tabs>
        <w:ind w:left="5040" w:hanging="360"/>
      </w:pPr>
      <w:rPr>
        <w:rFonts w:ascii="Symbol" w:hAnsi="Symbol" w:cs="Symbol" w:hint="default"/>
      </w:rPr>
    </w:lvl>
    <w:lvl w:ilvl="7">
      <w:start w:val="1"/>
      <w:numFmt w:val="bullet"/>
      <w:lvlText w:val="o"/>
      <w:lvlJc w:val="left"/>
      <w:pPr>
        <w:tabs>
          <w:tab w:val="left" w:pos="0"/>
        </w:tabs>
        <w:ind w:left="5760" w:hanging="360"/>
      </w:pPr>
      <w:rPr>
        <w:rFonts w:ascii="Courier New" w:hAnsi="Courier New" w:cs="Courier New" w:hint="default"/>
      </w:rPr>
    </w:lvl>
    <w:lvl w:ilvl="8">
      <w:start w:val="1"/>
      <w:numFmt w:val="bullet"/>
      <w:lvlText w:val=""/>
      <w:lvlJc w:val="left"/>
      <w:pPr>
        <w:tabs>
          <w:tab w:val="left" w:pos="0"/>
        </w:tabs>
        <w:ind w:left="6480" w:hanging="360"/>
      </w:pPr>
      <w:rPr>
        <w:rFonts w:ascii="Wingdings" w:hAnsi="Wingdings" w:cs="Wingdings" w:hint="default"/>
      </w:rPr>
    </w:lvl>
  </w:abstractNum>
  <w:abstractNum w:abstractNumId="247" w15:restartNumberingAfterBreak="0">
    <w:nsid w:val="57FE0673"/>
    <w:multiLevelType w:val="hybridMultilevel"/>
    <w:tmpl w:val="4F40D5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8" w15:restartNumberingAfterBreak="0">
    <w:nsid w:val="58155B6E"/>
    <w:multiLevelType w:val="hybridMultilevel"/>
    <w:tmpl w:val="A0A2EA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9" w15:restartNumberingAfterBreak="0">
    <w:nsid w:val="584A66FA"/>
    <w:multiLevelType w:val="hybridMultilevel"/>
    <w:tmpl w:val="96BE808C"/>
    <w:lvl w:ilvl="0" w:tplc="08090001">
      <w:start w:val="1"/>
      <w:numFmt w:val="bullet"/>
      <w:lvlText w:val=""/>
      <w:lvlJc w:val="left"/>
      <w:pPr>
        <w:ind w:left="720" w:hanging="360"/>
      </w:pPr>
      <w:rPr>
        <w:rFonts w:ascii="Symbol" w:hAnsi="Symbol" w:hint="default"/>
        <w:i w:val="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50" w15:restartNumberingAfterBreak="0">
    <w:nsid w:val="597D4C01"/>
    <w:multiLevelType w:val="multilevel"/>
    <w:tmpl w:val="9B64B14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1" w15:restartNumberingAfterBreak="0">
    <w:nsid w:val="5A7C1FB1"/>
    <w:multiLevelType w:val="hybridMultilevel"/>
    <w:tmpl w:val="1BB65E8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2" w15:restartNumberingAfterBreak="0">
    <w:nsid w:val="5B0C2860"/>
    <w:multiLevelType w:val="hybridMultilevel"/>
    <w:tmpl w:val="5FD282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5B575F92"/>
    <w:multiLevelType w:val="multilevel"/>
    <w:tmpl w:val="5B575F92"/>
    <w:lvl w:ilvl="0">
      <w:start w:val="1"/>
      <w:numFmt w:val="bullet"/>
      <w:lvlText w:val=""/>
      <w:lvlJc w:val="left"/>
      <w:pPr>
        <w:ind w:left="440" w:hanging="440"/>
      </w:pPr>
      <w:rPr>
        <w:rFonts w:ascii="Wingdings" w:hAnsi="Wingdings" w:hint="default"/>
      </w:rPr>
    </w:lvl>
    <w:lvl w:ilvl="1">
      <w:start w:val="1"/>
      <w:numFmt w:val="bullet"/>
      <w:lvlText w:val="o"/>
      <w:lvlJc w:val="left"/>
      <w:pPr>
        <w:ind w:left="880" w:hanging="440"/>
      </w:pPr>
      <w:rPr>
        <w:rFonts w:ascii="Courier New" w:hAnsi="Courier New" w:cs="Courier New" w:hint="default"/>
      </w:rPr>
    </w:lvl>
    <w:lvl w:ilvl="2">
      <w:start w:val="1"/>
      <w:numFmt w:val="bullet"/>
      <w:lvlText w:val="o"/>
      <w:lvlJc w:val="left"/>
      <w:pPr>
        <w:ind w:left="1320" w:hanging="440"/>
      </w:pPr>
      <w:rPr>
        <w:rFonts w:ascii="Courier New" w:hAnsi="Courier New" w:cs="Courier New"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54" w15:restartNumberingAfterBreak="0">
    <w:nsid w:val="5C173751"/>
    <w:multiLevelType w:val="hybridMultilevel"/>
    <w:tmpl w:val="C8AE48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5C7C46BA"/>
    <w:multiLevelType w:val="multilevel"/>
    <w:tmpl w:val="5C7C46B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6" w15:restartNumberingAfterBreak="0">
    <w:nsid w:val="5CE63394"/>
    <w:multiLevelType w:val="hybridMultilevel"/>
    <w:tmpl w:val="F06E51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7" w15:restartNumberingAfterBreak="0">
    <w:nsid w:val="5CF57F58"/>
    <w:multiLevelType w:val="multilevel"/>
    <w:tmpl w:val="2E3E786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8" w15:restartNumberingAfterBreak="0">
    <w:nsid w:val="5D705504"/>
    <w:multiLevelType w:val="multilevel"/>
    <w:tmpl w:val="5D705504"/>
    <w:lvl w:ilvl="0">
      <w:start w:val="2"/>
      <w:numFmt w:val="bullet"/>
      <w:pStyle w:val="StyleListParagraph-BulletsLista1"/>
      <w:lvlText w:val="-"/>
      <w:lvlJc w:val="left"/>
      <w:pPr>
        <w:ind w:left="720" w:hanging="360"/>
      </w:pPr>
      <w:rPr>
        <w:rFonts w:ascii="Times New Roman" w:eastAsia="Malgun Gothic" w:hAnsi="Times New Roman" w:cs="Times New Roman" w:hint="default"/>
      </w:rPr>
    </w:lvl>
    <w:lvl w:ilvl="1">
      <w:start w:val="1"/>
      <w:numFmt w:val="bullet"/>
      <w:lvlText w:val="o"/>
      <w:lvlJc w:val="left"/>
      <w:pPr>
        <w:ind w:left="144" w:hanging="144"/>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9" w15:restartNumberingAfterBreak="0">
    <w:nsid w:val="5D7C347D"/>
    <w:multiLevelType w:val="multilevel"/>
    <w:tmpl w:val="5D7C347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0" w15:restartNumberingAfterBreak="0">
    <w:nsid w:val="5DB00560"/>
    <w:multiLevelType w:val="multilevel"/>
    <w:tmpl w:val="5DB005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1" w15:restartNumberingAfterBreak="0">
    <w:nsid w:val="5E95393A"/>
    <w:multiLevelType w:val="multilevel"/>
    <w:tmpl w:val="5E953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2" w15:restartNumberingAfterBreak="0">
    <w:nsid w:val="5F1912B1"/>
    <w:multiLevelType w:val="hybridMultilevel"/>
    <w:tmpl w:val="728CD534"/>
    <w:lvl w:ilvl="0" w:tplc="04090001">
      <w:start w:val="1"/>
      <w:numFmt w:val="bullet"/>
      <w:lvlText w:val=""/>
      <w:lvlJc w:val="left"/>
      <w:pPr>
        <w:ind w:left="528" w:hanging="360"/>
      </w:pPr>
      <w:rPr>
        <w:rFonts w:ascii="Symbol" w:hAnsi="Symbol" w:hint="default"/>
      </w:rPr>
    </w:lvl>
    <w:lvl w:ilvl="1" w:tplc="04090003">
      <w:start w:val="1"/>
      <w:numFmt w:val="bullet"/>
      <w:pStyle w:val="bullet2"/>
      <w:lvlText w:val="o"/>
      <w:lvlJc w:val="left"/>
      <w:pPr>
        <w:ind w:left="1248" w:hanging="360"/>
      </w:pPr>
      <w:rPr>
        <w:rFonts w:ascii="Courier New" w:hAnsi="Courier New" w:cs="Courier New" w:hint="default"/>
      </w:rPr>
    </w:lvl>
    <w:lvl w:ilvl="2" w:tplc="04090005">
      <w:start w:val="1"/>
      <w:numFmt w:val="bullet"/>
      <w:pStyle w:val="bullet3"/>
      <w:lvlText w:val=""/>
      <w:lvlJc w:val="left"/>
      <w:pPr>
        <w:ind w:left="1968" w:hanging="360"/>
      </w:pPr>
      <w:rPr>
        <w:rFonts w:ascii="Wingdings" w:hAnsi="Wingdings" w:hint="default"/>
      </w:rPr>
    </w:lvl>
    <w:lvl w:ilvl="3" w:tplc="04090001">
      <w:start w:val="1"/>
      <w:numFmt w:val="bullet"/>
      <w:pStyle w:val="bullet4"/>
      <w:lvlText w:val=""/>
      <w:lvlJc w:val="left"/>
      <w:pPr>
        <w:ind w:left="2688" w:hanging="360"/>
      </w:pPr>
      <w:rPr>
        <w:rFonts w:ascii="Symbol" w:hAnsi="Symbol" w:hint="default"/>
      </w:rPr>
    </w:lvl>
    <w:lvl w:ilvl="4" w:tplc="04090003" w:tentative="1">
      <w:start w:val="1"/>
      <w:numFmt w:val="bullet"/>
      <w:lvlText w:val="o"/>
      <w:lvlJc w:val="left"/>
      <w:pPr>
        <w:ind w:left="3408" w:hanging="360"/>
      </w:pPr>
      <w:rPr>
        <w:rFonts w:ascii="Courier New" w:hAnsi="Courier New" w:cs="Courier New" w:hint="default"/>
      </w:rPr>
    </w:lvl>
    <w:lvl w:ilvl="5" w:tplc="04090005" w:tentative="1">
      <w:start w:val="1"/>
      <w:numFmt w:val="bullet"/>
      <w:lvlText w:val=""/>
      <w:lvlJc w:val="left"/>
      <w:pPr>
        <w:ind w:left="4128" w:hanging="360"/>
      </w:pPr>
      <w:rPr>
        <w:rFonts w:ascii="Wingdings" w:hAnsi="Wingdings" w:hint="default"/>
      </w:rPr>
    </w:lvl>
    <w:lvl w:ilvl="6" w:tplc="04090001" w:tentative="1">
      <w:start w:val="1"/>
      <w:numFmt w:val="bullet"/>
      <w:lvlText w:val=""/>
      <w:lvlJc w:val="left"/>
      <w:pPr>
        <w:ind w:left="4848" w:hanging="360"/>
      </w:pPr>
      <w:rPr>
        <w:rFonts w:ascii="Symbol" w:hAnsi="Symbol" w:hint="default"/>
      </w:rPr>
    </w:lvl>
    <w:lvl w:ilvl="7" w:tplc="04090003" w:tentative="1">
      <w:start w:val="1"/>
      <w:numFmt w:val="bullet"/>
      <w:lvlText w:val="o"/>
      <w:lvlJc w:val="left"/>
      <w:pPr>
        <w:ind w:left="5568" w:hanging="360"/>
      </w:pPr>
      <w:rPr>
        <w:rFonts w:ascii="Courier New" w:hAnsi="Courier New" w:cs="Courier New" w:hint="default"/>
      </w:rPr>
    </w:lvl>
    <w:lvl w:ilvl="8" w:tplc="04090005" w:tentative="1">
      <w:start w:val="1"/>
      <w:numFmt w:val="bullet"/>
      <w:lvlText w:val=""/>
      <w:lvlJc w:val="left"/>
      <w:pPr>
        <w:ind w:left="6288" w:hanging="360"/>
      </w:pPr>
      <w:rPr>
        <w:rFonts w:ascii="Wingdings" w:hAnsi="Wingdings" w:hint="default"/>
      </w:rPr>
    </w:lvl>
  </w:abstractNum>
  <w:abstractNum w:abstractNumId="263" w15:restartNumberingAfterBreak="0">
    <w:nsid w:val="5F4F1346"/>
    <w:multiLevelType w:val="multilevel"/>
    <w:tmpl w:val="C2769C2A"/>
    <w:lvl w:ilvl="0">
      <w:start w:val="1"/>
      <w:numFmt w:val="bullet"/>
      <w:pStyle w:val="Normal1CharChar"/>
      <w:lvlText w:val=""/>
      <w:lvlJc w:val="left"/>
      <w:pPr>
        <w:tabs>
          <w:tab w:val="num" w:pos="851"/>
        </w:tabs>
        <w:ind w:left="851" w:hanging="851"/>
      </w:pPr>
      <w:rPr>
        <w:rFonts w:ascii="ZapfDingbats" w:hAnsi="ZapfDingbats" w:hint="default"/>
        <w:b/>
        <w:i w:val="0"/>
        <w:color w:val="auto"/>
        <w:sz w:val="2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eastAsia="Times New Roman"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eastAsia="Times New Roman"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64" w15:restartNumberingAfterBreak="0">
    <w:nsid w:val="60001FC7"/>
    <w:multiLevelType w:val="hybridMultilevel"/>
    <w:tmpl w:val="A6823794"/>
    <w:lvl w:ilvl="0" w:tplc="9D703F70">
      <w:start w:val="1"/>
      <w:numFmt w:val="bullet"/>
      <w:pStyle w:val="a4"/>
      <w:lvlText w:val=""/>
      <w:lvlJc w:val="left"/>
      <w:pPr>
        <w:ind w:left="400" w:hanging="400"/>
      </w:pPr>
      <w:rPr>
        <w:rFonts w:ascii="Wingdings" w:hAnsi="Wingdings" w:hint="default"/>
      </w:rPr>
    </w:lvl>
    <w:lvl w:ilvl="1" w:tplc="87F2F22E">
      <w:start w:val="1"/>
      <w:numFmt w:val="decimal"/>
      <w:pStyle w:val="summary"/>
      <w:lvlText w:val="%2)"/>
      <w:lvlJc w:val="left"/>
      <w:pPr>
        <w:ind w:left="800" w:hanging="400"/>
      </w:pPr>
      <w:rPr>
        <w:rFonts w:ascii="Times New Roman" w:eastAsia="LG스마트체 Light" w:hAnsi="Times New Roman" w:cs="Times New Roman"/>
        <w:b w:val="0"/>
        <w:bCs w:val="0"/>
        <w:i w:val="0"/>
        <w:iCs w:val="0"/>
        <w:caps w:val="0"/>
        <w:smallCaps w:val="0"/>
        <w:strike w:val="0"/>
        <w:dstrike w:val="0"/>
        <w:noProof w:val="0"/>
        <w:snapToGrid w:val="0"/>
        <w:vanish w:val="0"/>
        <w:color w:val="000000"/>
        <w:spacing w:val="0"/>
        <w:w w:val="0"/>
        <w:kern w:val="0"/>
        <w:position w:val="0"/>
        <w:sz w:val="22"/>
        <w:szCs w:val="22"/>
        <w:u w:val="none" w:color="000000"/>
        <w:effect w:val="none"/>
        <w:bdr w:val="none" w:sz="0" w:space="0" w:color="000000"/>
        <w:shd w:val="clear" w:color="000000" w:fill="000000"/>
        <w:vertAlign w:val="baseline"/>
        <w:em w:val="none"/>
        <w:lang w:val="en-US" w:eastAsia="x-none" w:bidi="x-none"/>
        <w:specVanish w:val="0"/>
        <w14:shadow w14:blurRad="0" w14:dist="0" w14:dir="0" w14:sx="0" w14:sy="0" w14:kx="0" w14:ky="0" w14:algn="none">
          <w14:srgbClr w14:val="000000"/>
        </w14:shadow>
        <w14:textOutline w14:w="0" w14:cap="rnd" w14:cmpd="sng" w14:algn="ctr">
          <w14:noFill/>
          <w14:prstDash w14:val="solid"/>
          <w14:bevel/>
        </w14:textOutline>
      </w:rPr>
    </w:lvl>
    <w:lvl w:ilvl="2" w:tplc="44A035F6">
      <w:numFmt w:val="bullet"/>
      <w:lvlText w:val=""/>
      <w:lvlJc w:val="left"/>
      <w:pPr>
        <w:ind w:left="1200" w:hanging="400"/>
      </w:pPr>
      <w:rPr>
        <w:rFonts w:ascii="Symbol" w:eastAsia="MS Mincho" w:hAnsi="Symbol" w:cs="Times New Roman" w:hint="default"/>
      </w:rPr>
    </w:lvl>
    <w:lvl w:ilvl="3" w:tplc="94B4423C">
      <w:start w:val="1"/>
      <w:numFmt w:val="bullet"/>
      <w:lvlText w:val="o"/>
      <w:lvlJc w:val="left"/>
      <w:pPr>
        <w:ind w:left="1600" w:hanging="400"/>
      </w:pPr>
      <w:rPr>
        <w:rFonts w:ascii="Courier New" w:hAnsi="Courier New" w:cs="Courier New" w:hint="default"/>
      </w:rPr>
    </w:lvl>
    <w:lvl w:ilvl="4" w:tplc="0409000F">
      <w:start w:val="1"/>
      <w:numFmt w:val="decimal"/>
      <w:lvlText w:val="%5."/>
      <w:lvlJc w:val="left"/>
      <w:pPr>
        <w:ind w:left="2000" w:hanging="400"/>
      </w:pPr>
      <w:rPr>
        <w:rFonts w:hint="default"/>
      </w:rPr>
    </w:lvl>
    <w:lvl w:ilvl="5" w:tplc="272E5D06">
      <w:start w:val="1"/>
      <w:numFmt w:val="bullet"/>
      <w:lvlText w:val="-"/>
      <w:lvlJc w:val="left"/>
      <w:pPr>
        <w:ind w:left="2400" w:hanging="400"/>
      </w:pPr>
      <w:rPr>
        <w:rFonts w:ascii="Times New Roman" w:eastAsia="Malgun Gothic" w:hAnsi="Times New Roman" w:cs="Times New Roman" w:hint="default"/>
      </w:rPr>
    </w:lvl>
    <w:lvl w:ilvl="6" w:tplc="272E5D06">
      <w:start w:val="1"/>
      <w:numFmt w:val="bullet"/>
      <w:lvlText w:val="-"/>
      <w:lvlJc w:val="left"/>
      <w:pPr>
        <w:ind w:left="2800" w:hanging="400"/>
      </w:pPr>
      <w:rPr>
        <w:rFonts w:ascii="Times New Roman" w:eastAsia="Malgun Gothic" w:hAnsi="Times New Roman" w:cs="Times New Roman" w:hint="default"/>
      </w:rPr>
    </w:lvl>
    <w:lvl w:ilvl="7" w:tplc="04090019">
      <w:start w:val="1"/>
      <w:numFmt w:val="upperLetter"/>
      <w:lvlText w:val="%8."/>
      <w:lvlJc w:val="left"/>
      <w:pPr>
        <w:ind w:left="3200" w:hanging="400"/>
      </w:pPr>
    </w:lvl>
    <w:lvl w:ilvl="8" w:tplc="0409001B">
      <w:start w:val="1"/>
      <w:numFmt w:val="lowerRoman"/>
      <w:lvlText w:val="%9."/>
      <w:lvlJc w:val="right"/>
      <w:pPr>
        <w:ind w:left="3600" w:hanging="400"/>
      </w:pPr>
    </w:lvl>
  </w:abstractNum>
  <w:abstractNum w:abstractNumId="265" w15:restartNumberingAfterBreak="0">
    <w:nsid w:val="600E46FC"/>
    <w:multiLevelType w:val="hybridMultilevel"/>
    <w:tmpl w:val="930843A0"/>
    <w:lvl w:ilvl="0" w:tplc="08090001">
      <w:start w:val="1"/>
      <w:numFmt w:val="bullet"/>
      <w:lvlText w:val=""/>
      <w:lvlJc w:val="left"/>
      <w:pPr>
        <w:ind w:left="420" w:hanging="420"/>
      </w:pPr>
      <w:rPr>
        <w:rFonts w:ascii="Symbol" w:hAnsi="Symbol" w:hint="default"/>
      </w:rPr>
    </w:lvl>
    <w:lvl w:ilvl="1" w:tplc="FFFFFFFF">
      <w:start w:val="1"/>
      <w:numFmt w:val="bullet"/>
      <w:lvlText w:val="o"/>
      <w:lvlJc w:val="left"/>
      <w:pPr>
        <w:ind w:left="880" w:hanging="440"/>
      </w:pPr>
      <w:rPr>
        <w:rFonts w:ascii="Courier New" w:hAnsi="Courier New" w:cs="Courier New" w:hint="default"/>
      </w:rPr>
    </w:lvl>
    <w:lvl w:ilvl="2" w:tplc="FFFFFFFF">
      <w:start w:val="1"/>
      <w:numFmt w:val="bullet"/>
      <w:lvlText w:val="o"/>
      <w:lvlJc w:val="left"/>
      <w:pPr>
        <w:ind w:left="1280" w:hanging="440"/>
      </w:pPr>
      <w:rPr>
        <w:rFonts w:ascii="Courier New" w:hAnsi="Courier New" w:cs="Courier New" w:hint="default"/>
      </w:rPr>
    </w:lvl>
    <w:lvl w:ilvl="3" w:tplc="FFFFFFFF">
      <w:start w:val="1"/>
      <w:numFmt w:val="bullet"/>
      <w:lvlText w:val=""/>
      <w:lvlJc w:val="left"/>
      <w:pPr>
        <w:ind w:left="1680" w:hanging="420"/>
      </w:pPr>
      <w:rPr>
        <w:rFonts w:ascii="Wingdings" w:hAnsi="Wingdings" w:hint="default"/>
      </w:rPr>
    </w:lvl>
    <w:lvl w:ilvl="4" w:tplc="FFFFFFFF">
      <w:start w:val="1"/>
      <w:numFmt w:val="bullet"/>
      <w:lvlText w:val=""/>
      <w:lvlJc w:val="left"/>
      <w:pPr>
        <w:ind w:left="2100" w:hanging="420"/>
      </w:pPr>
      <w:rPr>
        <w:rFonts w:ascii="Wingdings" w:hAnsi="Wingdings" w:hint="default"/>
      </w:rPr>
    </w:lvl>
    <w:lvl w:ilvl="5" w:tplc="FFFFFFFF">
      <w:start w:val="1"/>
      <w:numFmt w:val="bullet"/>
      <w:lvlText w:val=""/>
      <w:lvlJc w:val="left"/>
      <w:pPr>
        <w:ind w:left="2520" w:hanging="420"/>
      </w:pPr>
      <w:rPr>
        <w:rFonts w:ascii="Wingdings" w:hAnsi="Wingdings" w:hint="default"/>
      </w:rPr>
    </w:lvl>
    <w:lvl w:ilvl="6" w:tplc="FFFFFFFF">
      <w:start w:val="1"/>
      <w:numFmt w:val="bullet"/>
      <w:lvlText w:val=""/>
      <w:lvlJc w:val="left"/>
      <w:pPr>
        <w:ind w:left="2940" w:hanging="420"/>
      </w:pPr>
      <w:rPr>
        <w:rFonts w:ascii="Wingdings" w:hAnsi="Wingdings" w:hint="default"/>
      </w:rPr>
    </w:lvl>
    <w:lvl w:ilvl="7" w:tplc="FFFFFFFF">
      <w:start w:val="1"/>
      <w:numFmt w:val="bullet"/>
      <w:lvlText w:val=""/>
      <w:lvlJc w:val="left"/>
      <w:pPr>
        <w:ind w:left="3360" w:hanging="420"/>
      </w:pPr>
      <w:rPr>
        <w:rFonts w:ascii="Wingdings" w:hAnsi="Wingdings" w:hint="default"/>
      </w:rPr>
    </w:lvl>
    <w:lvl w:ilvl="8" w:tplc="FFFFFFFF">
      <w:start w:val="1"/>
      <w:numFmt w:val="bullet"/>
      <w:lvlText w:val=""/>
      <w:lvlJc w:val="left"/>
      <w:pPr>
        <w:ind w:left="3780" w:hanging="420"/>
      </w:pPr>
      <w:rPr>
        <w:rFonts w:ascii="Wingdings" w:hAnsi="Wingdings" w:hint="default"/>
      </w:rPr>
    </w:lvl>
  </w:abstractNum>
  <w:abstractNum w:abstractNumId="266" w15:restartNumberingAfterBreak="0">
    <w:nsid w:val="61C6409E"/>
    <w:multiLevelType w:val="hybridMultilevel"/>
    <w:tmpl w:val="4C026E1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7" w15:restartNumberingAfterBreak="0">
    <w:nsid w:val="620A734C"/>
    <w:multiLevelType w:val="multilevel"/>
    <w:tmpl w:val="F5B6DF94"/>
    <w:lvl w:ilvl="0">
      <w:start w:val="1"/>
      <w:numFmt w:val="bullet"/>
      <w:lvlText w:val=""/>
      <w:lvlJc w:val="left"/>
      <w:pPr>
        <w:ind w:left="440" w:hanging="440"/>
      </w:pPr>
      <w:rPr>
        <w:rFonts w:ascii="Symbol" w:hAnsi="Symbol"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68" w15:restartNumberingAfterBreak="0">
    <w:nsid w:val="625D4565"/>
    <w:multiLevelType w:val="hybridMultilevel"/>
    <w:tmpl w:val="FD6EEA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9" w15:restartNumberingAfterBreak="0">
    <w:nsid w:val="62AE0860"/>
    <w:multiLevelType w:val="multilevel"/>
    <w:tmpl w:val="B80415B0"/>
    <w:lvl w:ilvl="0">
      <w:start w:val="1"/>
      <w:numFmt w:val="bullet"/>
      <w:lvlText w:val="•"/>
      <w:lvlJc w:val="left"/>
      <w:pPr>
        <w:tabs>
          <w:tab w:val="left" w:pos="0"/>
        </w:tabs>
        <w:ind w:left="420" w:hanging="420"/>
      </w:pPr>
      <w:rPr>
        <w:rFonts w:ascii="Arial" w:hAnsi="Arial" w:cs="Arial" w:hint="default"/>
      </w:rPr>
    </w:lvl>
    <w:lvl w:ilvl="1">
      <w:start w:val="1"/>
      <w:numFmt w:val="bullet"/>
      <w:lvlText w:val=""/>
      <w:lvlJc w:val="left"/>
      <w:pPr>
        <w:ind w:left="720" w:hanging="360"/>
      </w:pPr>
      <w:rPr>
        <w:rFonts w:ascii="Symbol" w:hAnsi="Symbol" w:hint="default"/>
      </w:rPr>
    </w:lvl>
    <w:lvl w:ilvl="2">
      <w:start w:val="1"/>
      <w:numFmt w:val="bullet"/>
      <w:lvlText w:val="o"/>
      <w:lvlJc w:val="left"/>
      <w:pPr>
        <w:tabs>
          <w:tab w:val="left" w:pos="0"/>
        </w:tabs>
        <w:ind w:left="1260" w:hanging="420"/>
      </w:pPr>
      <w:rPr>
        <w:rFonts w:ascii="Courier New" w:hAnsi="Courier New" w:cs="Courier New" w:hint="default"/>
      </w:rPr>
    </w:lvl>
    <w:lvl w:ilvl="3">
      <w:start w:val="1"/>
      <w:numFmt w:val="bullet"/>
      <w:lvlText w:val="-"/>
      <w:lvlJc w:val="left"/>
      <w:pPr>
        <w:tabs>
          <w:tab w:val="left" w:pos="0"/>
        </w:tabs>
        <w:ind w:left="1680" w:hanging="420"/>
      </w:pPr>
      <w:rPr>
        <w:rFonts w:ascii="Times" w:hAnsi="Times" w:cs="Times" w:hint="default"/>
      </w:rPr>
    </w:lvl>
    <w:lvl w:ilvl="4">
      <w:start w:val="1"/>
      <w:numFmt w:val="bullet"/>
      <w:lvlText w:val="o"/>
      <w:lvlJc w:val="left"/>
      <w:pPr>
        <w:tabs>
          <w:tab w:val="left" w:pos="0"/>
        </w:tabs>
        <w:ind w:left="2100" w:hanging="420"/>
      </w:pPr>
      <w:rPr>
        <w:rFonts w:ascii="Courier New" w:hAnsi="Courier New" w:cs="Courier New" w:hint="default"/>
      </w:rPr>
    </w:lvl>
    <w:lvl w:ilvl="5">
      <w:start w:val="1"/>
      <w:numFmt w:val="bullet"/>
      <w:lvlText w:val="o"/>
      <w:lvlJc w:val="left"/>
      <w:pPr>
        <w:tabs>
          <w:tab w:val="left" w:pos="0"/>
        </w:tabs>
        <w:ind w:left="2520" w:hanging="420"/>
      </w:pPr>
      <w:rPr>
        <w:rFonts w:ascii="Courier New" w:hAnsi="Courier New" w:cs="Courier New" w:hint="default"/>
      </w:rPr>
    </w:lvl>
    <w:lvl w:ilvl="6">
      <w:start w:val="1"/>
      <w:numFmt w:val="bullet"/>
      <w:lvlText w:val=""/>
      <w:lvlJc w:val="left"/>
      <w:pPr>
        <w:tabs>
          <w:tab w:val="left" w:pos="0"/>
        </w:tabs>
        <w:ind w:left="2940" w:hanging="420"/>
      </w:pPr>
      <w:rPr>
        <w:rFonts w:ascii="Wingdings" w:hAnsi="Wingdings" w:cs="Wingdings" w:hint="default"/>
      </w:rPr>
    </w:lvl>
    <w:lvl w:ilvl="7">
      <w:start w:val="1"/>
      <w:numFmt w:val="bullet"/>
      <w:lvlText w:val=""/>
      <w:lvlJc w:val="left"/>
      <w:pPr>
        <w:tabs>
          <w:tab w:val="left" w:pos="0"/>
        </w:tabs>
        <w:ind w:left="3360" w:hanging="420"/>
      </w:pPr>
      <w:rPr>
        <w:rFonts w:ascii="Wingdings" w:hAnsi="Wingdings" w:cs="Wingdings" w:hint="default"/>
      </w:rPr>
    </w:lvl>
    <w:lvl w:ilvl="8">
      <w:start w:val="1"/>
      <w:numFmt w:val="bullet"/>
      <w:lvlText w:val=""/>
      <w:lvlJc w:val="left"/>
      <w:pPr>
        <w:tabs>
          <w:tab w:val="left" w:pos="0"/>
        </w:tabs>
        <w:ind w:left="3780" w:hanging="420"/>
      </w:pPr>
      <w:rPr>
        <w:rFonts w:ascii="Wingdings" w:hAnsi="Wingdings" w:cs="Wingdings" w:hint="default"/>
      </w:rPr>
    </w:lvl>
  </w:abstractNum>
  <w:abstractNum w:abstractNumId="270" w15:restartNumberingAfterBreak="0">
    <w:nsid w:val="631910D5"/>
    <w:multiLevelType w:val="multilevel"/>
    <w:tmpl w:val="D3FC21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633C39F2"/>
    <w:multiLevelType w:val="multilevel"/>
    <w:tmpl w:val="633C39F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2" w15:restartNumberingAfterBreak="0">
    <w:nsid w:val="64306048"/>
    <w:multiLevelType w:val="multilevel"/>
    <w:tmpl w:val="64306048"/>
    <w:lvl w:ilvl="0">
      <w:start w:val="1"/>
      <w:numFmt w:val="decimalZero"/>
      <w:pStyle w:val="ParagraphNumbering"/>
      <w:lvlText w:val="[00%1]"/>
      <w:lvlJc w:val="left"/>
      <w:pPr>
        <w:tabs>
          <w:tab w:val="num" w:pos="851"/>
        </w:tabs>
        <w:ind w:left="0" w:firstLine="0"/>
      </w:pPr>
      <w:rPr>
        <w:rFonts w:ascii="Times New Roman" w:hAnsi="Times New Roman" w:hint="default"/>
        <w:b w:val="0"/>
        <w:i w:val="0"/>
        <w:sz w:val="24"/>
      </w:rPr>
    </w:lvl>
    <w:lvl w:ilvl="1">
      <w:start w:val="1"/>
      <w:numFmt w:val="lowerLetter"/>
      <w:lvlText w:val="%2."/>
      <w:lvlJc w:val="left"/>
      <w:pPr>
        <w:tabs>
          <w:tab w:val="num" w:pos="2160"/>
        </w:tabs>
        <w:ind w:left="2160" w:hanging="360"/>
      </w:pPr>
    </w:lvl>
    <w:lvl w:ilvl="2">
      <w:start w:val="1"/>
      <w:numFmt w:val="lowerLetter"/>
      <w:lvlText w:val="%3)"/>
      <w:lvlJc w:val="left"/>
      <w:pPr>
        <w:tabs>
          <w:tab w:val="num" w:pos="3060"/>
        </w:tabs>
        <w:ind w:left="3060" w:hanging="360"/>
      </w:pPr>
      <w:rPr>
        <w:rFonts w:hint="default"/>
      </w:r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273" w15:restartNumberingAfterBreak="0">
    <w:nsid w:val="64C1075F"/>
    <w:multiLevelType w:val="multilevel"/>
    <w:tmpl w:val="7CA07978"/>
    <w:lvl w:ilvl="0">
      <w:start w:val="1"/>
      <w:numFmt w:val="bullet"/>
      <w:lvlText w:val="•"/>
      <w:lvlJc w:val="left"/>
      <w:pPr>
        <w:tabs>
          <w:tab w:val="left" w:pos="0"/>
        </w:tabs>
        <w:ind w:left="420" w:hanging="420"/>
      </w:pPr>
      <w:rPr>
        <w:rFonts w:ascii="Arial" w:hAnsi="Arial" w:cs="Arial" w:hint="default"/>
      </w:rPr>
    </w:lvl>
    <w:lvl w:ilvl="1">
      <w:start w:val="1"/>
      <w:numFmt w:val="bullet"/>
      <w:lvlText w:val=""/>
      <w:lvlJc w:val="left"/>
      <w:pPr>
        <w:ind w:left="720" w:hanging="360"/>
      </w:pPr>
      <w:rPr>
        <w:rFonts w:ascii="Symbol" w:hAnsi="Symbol" w:hint="default"/>
      </w:rPr>
    </w:lvl>
    <w:lvl w:ilvl="2">
      <w:start w:val="1"/>
      <w:numFmt w:val="bullet"/>
      <w:lvlText w:val="o"/>
      <w:lvlJc w:val="left"/>
      <w:pPr>
        <w:tabs>
          <w:tab w:val="left" w:pos="0"/>
        </w:tabs>
        <w:ind w:left="1260" w:hanging="420"/>
      </w:pPr>
      <w:rPr>
        <w:rFonts w:ascii="Courier New" w:hAnsi="Courier New" w:cs="Courier New" w:hint="default"/>
      </w:rPr>
    </w:lvl>
    <w:lvl w:ilvl="3">
      <w:start w:val="1"/>
      <w:numFmt w:val="bullet"/>
      <w:lvlText w:val="-"/>
      <w:lvlJc w:val="left"/>
      <w:pPr>
        <w:tabs>
          <w:tab w:val="left" w:pos="0"/>
        </w:tabs>
        <w:ind w:left="1680" w:hanging="420"/>
      </w:pPr>
      <w:rPr>
        <w:rFonts w:ascii="Times" w:hAnsi="Times" w:cs="Times" w:hint="default"/>
      </w:rPr>
    </w:lvl>
    <w:lvl w:ilvl="4">
      <w:start w:val="1"/>
      <w:numFmt w:val="bullet"/>
      <w:lvlText w:val="o"/>
      <w:lvlJc w:val="left"/>
      <w:pPr>
        <w:tabs>
          <w:tab w:val="left" w:pos="0"/>
        </w:tabs>
        <w:ind w:left="2100" w:hanging="420"/>
      </w:pPr>
      <w:rPr>
        <w:rFonts w:ascii="Courier New" w:hAnsi="Courier New" w:cs="Courier New" w:hint="default"/>
      </w:rPr>
    </w:lvl>
    <w:lvl w:ilvl="5">
      <w:start w:val="1"/>
      <w:numFmt w:val="bullet"/>
      <w:lvlText w:val="o"/>
      <w:lvlJc w:val="left"/>
      <w:pPr>
        <w:tabs>
          <w:tab w:val="left" w:pos="0"/>
        </w:tabs>
        <w:ind w:left="2520" w:hanging="420"/>
      </w:pPr>
      <w:rPr>
        <w:rFonts w:ascii="Courier New" w:hAnsi="Courier New" w:cs="Courier New" w:hint="default"/>
      </w:rPr>
    </w:lvl>
    <w:lvl w:ilvl="6">
      <w:start w:val="1"/>
      <w:numFmt w:val="bullet"/>
      <w:lvlText w:val=""/>
      <w:lvlJc w:val="left"/>
      <w:pPr>
        <w:tabs>
          <w:tab w:val="left" w:pos="0"/>
        </w:tabs>
        <w:ind w:left="2940" w:hanging="420"/>
      </w:pPr>
      <w:rPr>
        <w:rFonts w:ascii="Wingdings" w:hAnsi="Wingdings" w:cs="Wingdings" w:hint="default"/>
      </w:rPr>
    </w:lvl>
    <w:lvl w:ilvl="7">
      <w:start w:val="1"/>
      <w:numFmt w:val="bullet"/>
      <w:lvlText w:val=""/>
      <w:lvlJc w:val="left"/>
      <w:pPr>
        <w:tabs>
          <w:tab w:val="left" w:pos="0"/>
        </w:tabs>
        <w:ind w:left="3360" w:hanging="420"/>
      </w:pPr>
      <w:rPr>
        <w:rFonts w:ascii="Wingdings" w:hAnsi="Wingdings" w:cs="Wingdings" w:hint="default"/>
      </w:rPr>
    </w:lvl>
    <w:lvl w:ilvl="8">
      <w:start w:val="1"/>
      <w:numFmt w:val="bullet"/>
      <w:lvlText w:val=""/>
      <w:lvlJc w:val="left"/>
      <w:pPr>
        <w:tabs>
          <w:tab w:val="left" w:pos="0"/>
        </w:tabs>
        <w:ind w:left="3780" w:hanging="420"/>
      </w:pPr>
      <w:rPr>
        <w:rFonts w:ascii="Wingdings" w:hAnsi="Wingdings" w:cs="Wingdings" w:hint="default"/>
      </w:rPr>
    </w:lvl>
  </w:abstractNum>
  <w:abstractNum w:abstractNumId="274" w15:restartNumberingAfterBreak="0">
    <w:nsid w:val="65B36168"/>
    <w:multiLevelType w:val="hybridMultilevel"/>
    <w:tmpl w:val="3314F5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5" w15:restartNumberingAfterBreak="0">
    <w:nsid w:val="65C63AB7"/>
    <w:multiLevelType w:val="multilevel"/>
    <w:tmpl w:val="EACAD240"/>
    <w:styleLink w:val="Style2"/>
    <w:lvl w:ilvl="0">
      <w:start w:val="1"/>
      <w:numFmt w:val="upperLetter"/>
      <w:lvlText w:val="%1."/>
      <w:lvlJc w:val="left"/>
      <w:pPr>
        <w:ind w:left="928" w:hanging="360"/>
      </w:pPr>
      <w:rPr>
        <w:rFonts w:cs="Times New Roman" w:hint="default"/>
        <w:b w:val="0"/>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decimal"/>
      <w:lvlText w:val="%1%2."/>
      <w:lvlJc w:val="left"/>
      <w:pPr>
        <w:ind w:left="2007" w:hanging="360"/>
      </w:pPr>
      <w:rPr>
        <w:rFonts w:hint="default"/>
      </w:rPr>
    </w:lvl>
    <w:lvl w:ilvl="2">
      <w:start w:val="1"/>
      <w:numFmt w:val="lowerRoman"/>
      <w:lvlText w:val="%3."/>
      <w:lvlJc w:val="right"/>
      <w:pPr>
        <w:ind w:left="2727" w:hanging="180"/>
      </w:pPr>
      <w:rPr>
        <w:rFonts w:hint="default"/>
      </w:rPr>
    </w:lvl>
    <w:lvl w:ilvl="3">
      <w:start w:val="1"/>
      <w:numFmt w:val="decimal"/>
      <w:lvlText w:val="%4."/>
      <w:lvlJc w:val="left"/>
      <w:pPr>
        <w:ind w:left="3447" w:hanging="360"/>
      </w:pPr>
      <w:rPr>
        <w:rFonts w:hint="default"/>
      </w:rPr>
    </w:lvl>
    <w:lvl w:ilvl="4">
      <w:start w:val="1"/>
      <w:numFmt w:val="lowerLetter"/>
      <w:lvlText w:val="%5."/>
      <w:lvlJc w:val="left"/>
      <w:pPr>
        <w:ind w:left="4167" w:hanging="360"/>
      </w:pPr>
      <w:rPr>
        <w:rFonts w:hint="default"/>
      </w:rPr>
    </w:lvl>
    <w:lvl w:ilvl="5">
      <w:start w:val="1"/>
      <w:numFmt w:val="lowerRoman"/>
      <w:lvlText w:val="%6."/>
      <w:lvlJc w:val="right"/>
      <w:pPr>
        <w:ind w:left="4887" w:hanging="180"/>
      </w:pPr>
      <w:rPr>
        <w:rFonts w:hint="default"/>
      </w:rPr>
    </w:lvl>
    <w:lvl w:ilvl="6">
      <w:start w:val="1"/>
      <w:numFmt w:val="decimal"/>
      <w:lvlText w:val="%7."/>
      <w:lvlJc w:val="left"/>
      <w:pPr>
        <w:ind w:left="5607" w:hanging="360"/>
      </w:pPr>
      <w:rPr>
        <w:rFonts w:hint="default"/>
      </w:rPr>
    </w:lvl>
    <w:lvl w:ilvl="7">
      <w:start w:val="1"/>
      <w:numFmt w:val="lowerLetter"/>
      <w:lvlText w:val="%8."/>
      <w:lvlJc w:val="left"/>
      <w:pPr>
        <w:ind w:left="6327" w:hanging="360"/>
      </w:pPr>
      <w:rPr>
        <w:rFonts w:hint="default"/>
      </w:rPr>
    </w:lvl>
    <w:lvl w:ilvl="8">
      <w:start w:val="1"/>
      <w:numFmt w:val="lowerRoman"/>
      <w:lvlText w:val="%9."/>
      <w:lvlJc w:val="right"/>
      <w:pPr>
        <w:ind w:left="7047" w:hanging="180"/>
      </w:pPr>
      <w:rPr>
        <w:rFonts w:hint="default"/>
      </w:rPr>
    </w:lvl>
  </w:abstractNum>
  <w:abstractNum w:abstractNumId="276" w15:restartNumberingAfterBreak="0">
    <w:nsid w:val="66DA14C9"/>
    <w:multiLevelType w:val="hybridMultilevel"/>
    <w:tmpl w:val="1F9C20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66FC0FE2"/>
    <w:multiLevelType w:val="hybridMultilevel"/>
    <w:tmpl w:val="E3B2C8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8" w15:restartNumberingAfterBreak="0">
    <w:nsid w:val="677B342A"/>
    <w:multiLevelType w:val="hybridMultilevel"/>
    <w:tmpl w:val="6B562C9A"/>
    <w:lvl w:ilvl="0" w:tplc="04090001">
      <w:start w:val="1"/>
      <w:numFmt w:val="bullet"/>
      <w:lvlText w:val=""/>
      <w:lvlJc w:val="left"/>
      <w:pPr>
        <w:ind w:left="840" w:hanging="420"/>
      </w:pPr>
      <w:rPr>
        <w:rFonts w:ascii="Symbol" w:hAnsi="Symbol" w:hint="default"/>
      </w:rPr>
    </w:lvl>
    <w:lvl w:ilvl="1" w:tplc="04090003">
      <w:start w:val="1"/>
      <w:numFmt w:val="bullet"/>
      <w:lvlText w:val=""/>
      <w:lvlJc w:val="left"/>
      <w:pPr>
        <w:ind w:left="1260" w:hanging="420"/>
      </w:pPr>
      <w:rPr>
        <w:rFonts w:ascii="Wingdings" w:hAnsi="Wingdings" w:hint="default"/>
      </w:rPr>
    </w:lvl>
    <w:lvl w:ilvl="2" w:tplc="04090005">
      <w:start w:val="1"/>
      <w:numFmt w:val="bullet"/>
      <w:lvlText w:val=""/>
      <w:lvlJc w:val="left"/>
      <w:pPr>
        <w:ind w:left="1680" w:hanging="420"/>
      </w:pPr>
      <w:rPr>
        <w:rFonts w:ascii="Wingdings" w:hAnsi="Wingdings" w:hint="default"/>
      </w:rPr>
    </w:lvl>
    <w:lvl w:ilvl="3" w:tplc="04090001">
      <w:start w:val="1"/>
      <w:numFmt w:val="bullet"/>
      <w:lvlText w:val=""/>
      <w:lvlJc w:val="left"/>
      <w:pPr>
        <w:ind w:left="2100" w:hanging="420"/>
      </w:pPr>
      <w:rPr>
        <w:rFonts w:ascii="Wingdings" w:hAnsi="Wingdings" w:hint="default"/>
      </w:rPr>
    </w:lvl>
    <w:lvl w:ilvl="4" w:tplc="04090003">
      <w:start w:val="1"/>
      <w:numFmt w:val="bullet"/>
      <w:lvlText w:val=""/>
      <w:lvlJc w:val="left"/>
      <w:pPr>
        <w:ind w:left="2520" w:hanging="420"/>
      </w:pPr>
      <w:rPr>
        <w:rFonts w:ascii="Wingdings" w:hAnsi="Wingdings" w:hint="default"/>
      </w:rPr>
    </w:lvl>
    <w:lvl w:ilvl="5" w:tplc="04090005">
      <w:start w:val="1"/>
      <w:numFmt w:val="bullet"/>
      <w:lvlText w:val=""/>
      <w:lvlJc w:val="left"/>
      <w:pPr>
        <w:ind w:left="2940" w:hanging="420"/>
      </w:pPr>
      <w:rPr>
        <w:rFonts w:ascii="Wingdings" w:hAnsi="Wingdings" w:hint="default"/>
      </w:rPr>
    </w:lvl>
    <w:lvl w:ilvl="6" w:tplc="04090001">
      <w:start w:val="1"/>
      <w:numFmt w:val="bullet"/>
      <w:lvlText w:val=""/>
      <w:lvlJc w:val="left"/>
      <w:pPr>
        <w:ind w:left="3360" w:hanging="420"/>
      </w:pPr>
      <w:rPr>
        <w:rFonts w:ascii="Wingdings" w:hAnsi="Wingdings" w:hint="default"/>
      </w:rPr>
    </w:lvl>
    <w:lvl w:ilvl="7" w:tplc="04090003">
      <w:start w:val="1"/>
      <w:numFmt w:val="bullet"/>
      <w:lvlText w:val=""/>
      <w:lvlJc w:val="left"/>
      <w:pPr>
        <w:ind w:left="3780" w:hanging="420"/>
      </w:pPr>
      <w:rPr>
        <w:rFonts w:ascii="Wingdings" w:hAnsi="Wingdings" w:hint="default"/>
      </w:rPr>
    </w:lvl>
    <w:lvl w:ilvl="8" w:tplc="04090005">
      <w:start w:val="1"/>
      <w:numFmt w:val="bullet"/>
      <w:lvlText w:val=""/>
      <w:lvlJc w:val="left"/>
      <w:pPr>
        <w:ind w:left="4200" w:hanging="420"/>
      </w:pPr>
      <w:rPr>
        <w:rFonts w:ascii="Wingdings" w:hAnsi="Wingdings" w:hint="default"/>
      </w:rPr>
    </w:lvl>
  </w:abstractNum>
  <w:abstractNum w:abstractNumId="279" w15:restartNumberingAfterBreak="0">
    <w:nsid w:val="6795066E"/>
    <w:multiLevelType w:val="multilevel"/>
    <w:tmpl w:val="A69AE64A"/>
    <w:lvl w:ilvl="0">
      <w:start w:val="1"/>
      <w:numFmt w:val="bullet"/>
      <w:lvlText w:val=""/>
      <w:lvlJc w:val="left"/>
      <w:pPr>
        <w:ind w:left="840" w:hanging="420"/>
      </w:pPr>
      <w:rPr>
        <w:rFonts w:ascii="Symbol" w:hAnsi="Symbol"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280" w15:restartNumberingAfterBreak="0">
    <w:nsid w:val="68BB0F9F"/>
    <w:multiLevelType w:val="hybridMultilevel"/>
    <w:tmpl w:val="0B1ECBC4"/>
    <w:lvl w:ilvl="0" w:tplc="FAFEAB36">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69261B3C"/>
    <w:multiLevelType w:val="hybridMultilevel"/>
    <w:tmpl w:val="FD92557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2" w15:restartNumberingAfterBreak="0">
    <w:nsid w:val="69315115"/>
    <w:multiLevelType w:val="multilevel"/>
    <w:tmpl w:val="69315115"/>
    <w:lvl w:ilvl="0">
      <w:start w:val="1"/>
      <w:numFmt w:val="bullet"/>
      <w:lvlText w:val="-"/>
      <w:lvlJc w:val="left"/>
      <w:pPr>
        <w:ind w:left="440" w:hanging="440"/>
      </w:pPr>
      <w:rPr>
        <w:rFonts w:ascii="Times New Roman" w:eastAsia="Times New Roman" w:hAnsi="Times New Roman" w:cs="Times New Roman"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283" w15:restartNumberingAfterBreak="0">
    <w:nsid w:val="6A133436"/>
    <w:multiLevelType w:val="multilevel"/>
    <w:tmpl w:val="6A13343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4" w15:restartNumberingAfterBreak="0">
    <w:nsid w:val="6BD1752F"/>
    <w:multiLevelType w:val="hybridMultilevel"/>
    <w:tmpl w:val="482888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6C3A2FDB"/>
    <w:multiLevelType w:val="hybridMultilevel"/>
    <w:tmpl w:val="1DB620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6" w15:restartNumberingAfterBreak="0">
    <w:nsid w:val="6CAB1D7B"/>
    <w:multiLevelType w:val="multilevel"/>
    <w:tmpl w:val="9FF2ACC4"/>
    <w:styleLink w:val="2"/>
    <w:lvl w:ilvl="0">
      <w:start w:val="5"/>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lang w:val="en-GB"/>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8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87" w15:restartNumberingAfterBreak="0">
    <w:nsid w:val="6DA649A9"/>
    <w:multiLevelType w:val="hybridMultilevel"/>
    <w:tmpl w:val="8B6C1BA6"/>
    <w:lvl w:ilvl="0" w:tplc="05B4075C">
      <w:start w:val="1"/>
      <w:numFmt w:val="decimal"/>
      <w:pStyle w:val="Obserevation"/>
      <w:lvlText w:val="Observation %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6DDB4545"/>
    <w:multiLevelType w:val="hybridMultilevel"/>
    <w:tmpl w:val="DDBC04D4"/>
    <w:lvl w:ilvl="0" w:tplc="08090001">
      <w:start w:val="1"/>
      <w:numFmt w:val="bullet"/>
      <w:lvlText w:val=""/>
      <w:lvlJc w:val="left"/>
      <w:pPr>
        <w:ind w:left="420" w:hanging="420"/>
      </w:pPr>
      <w:rPr>
        <w:rFonts w:ascii="Symbol" w:hAnsi="Symbol" w:hint="default"/>
      </w:rPr>
    </w:lvl>
    <w:lvl w:ilvl="1" w:tplc="FFFFFFFF">
      <w:start w:val="1"/>
      <w:numFmt w:val="bullet"/>
      <w:lvlText w:val="o"/>
      <w:lvlJc w:val="left"/>
      <w:pPr>
        <w:ind w:left="880" w:hanging="440"/>
      </w:pPr>
      <w:rPr>
        <w:rFonts w:ascii="Courier New" w:hAnsi="Courier New" w:cs="Courier New" w:hint="default"/>
      </w:rPr>
    </w:lvl>
    <w:lvl w:ilvl="2" w:tplc="FFFFFFFF">
      <w:start w:val="1"/>
      <w:numFmt w:val="bullet"/>
      <w:lvlText w:val="o"/>
      <w:lvlJc w:val="left"/>
      <w:pPr>
        <w:ind w:left="1280" w:hanging="440"/>
      </w:pPr>
      <w:rPr>
        <w:rFonts w:ascii="Courier New" w:hAnsi="Courier New" w:cs="Courier New" w:hint="default"/>
      </w:rPr>
    </w:lvl>
    <w:lvl w:ilvl="3" w:tplc="FFFFFFFF">
      <w:start w:val="1"/>
      <w:numFmt w:val="bullet"/>
      <w:lvlText w:val=""/>
      <w:lvlJc w:val="left"/>
      <w:pPr>
        <w:ind w:left="1680" w:hanging="420"/>
      </w:pPr>
      <w:rPr>
        <w:rFonts w:ascii="Wingdings" w:hAnsi="Wingdings" w:hint="default"/>
      </w:rPr>
    </w:lvl>
    <w:lvl w:ilvl="4" w:tplc="FFFFFFFF">
      <w:start w:val="1"/>
      <w:numFmt w:val="bullet"/>
      <w:lvlText w:val=""/>
      <w:lvlJc w:val="left"/>
      <w:pPr>
        <w:ind w:left="2100" w:hanging="420"/>
      </w:pPr>
      <w:rPr>
        <w:rFonts w:ascii="Wingdings" w:hAnsi="Wingdings" w:hint="default"/>
      </w:rPr>
    </w:lvl>
    <w:lvl w:ilvl="5" w:tplc="FFFFFFFF">
      <w:start w:val="1"/>
      <w:numFmt w:val="bullet"/>
      <w:lvlText w:val=""/>
      <w:lvlJc w:val="left"/>
      <w:pPr>
        <w:ind w:left="2520" w:hanging="420"/>
      </w:pPr>
      <w:rPr>
        <w:rFonts w:ascii="Wingdings" w:hAnsi="Wingdings" w:hint="default"/>
      </w:rPr>
    </w:lvl>
    <w:lvl w:ilvl="6" w:tplc="FFFFFFFF">
      <w:start w:val="1"/>
      <w:numFmt w:val="bullet"/>
      <w:lvlText w:val=""/>
      <w:lvlJc w:val="left"/>
      <w:pPr>
        <w:ind w:left="2940" w:hanging="420"/>
      </w:pPr>
      <w:rPr>
        <w:rFonts w:ascii="Wingdings" w:hAnsi="Wingdings" w:hint="default"/>
      </w:rPr>
    </w:lvl>
    <w:lvl w:ilvl="7" w:tplc="FFFFFFFF">
      <w:start w:val="1"/>
      <w:numFmt w:val="bullet"/>
      <w:lvlText w:val=""/>
      <w:lvlJc w:val="left"/>
      <w:pPr>
        <w:ind w:left="3360" w:hanging="420"/>
      </w:pPr>
      <w:rPr>
        <w:rFonts w:ascii="Wingdings" w:hAnsi="Wingdings" w:hint="default"/>
      </w:rPr>
    </w:lvl>
    <w:lvl w:ilvl="8" w:tplc="FFFFFFFF">
      <w:start w:val="1"/>
      <w:numFmt w:val="bullet"/>
      <w:lvlText w:val=""/>
      <w:lvlJc w:val="left"/>
      <w:pPr>
        <w:ind w:left="3780" w:hanging="420"/>
      </w:pPr>
      <w:rPr>
        <w:rFonts w:ascii="Wingdings" w:hAnsi="Wingdings" w:hint="default"/>
      </w:rPr>
    </w:lvl>
  </w:abstractNum>
  <w:abstractNum w:abstractNumId="289" w15:restartNumberingAfterBreak="0">
    <w:nsid w:val="6E741E40"/>
    <w:multiLevelType w:val="hybridMultilevel"/>
    <w:tmpl w:val="4A66A52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0" w15:restartNumberingAfterBreak="0">
    <w:nsid w:val="6E760327"/>
    <w:multiLevelType w:val="multilevel"/>
    <w:tmpl w:val="62BAE1EC"/>
    <w:styleLink w:val="StyleBulleted12"/>
    <w:lvl w:ilvl="0">
      <w:start w:val="1"/>
      <w:numFmt w:val="decimal"/>
      <w:pStyle w:val="StyleHeading1NMPHeading1H1h11h12h13h14h15h16appheadin"/>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lang w:val="en-GB"/>
      </w:rPr>
    </w:lvl>
    <w:lvl w:ilvl="2">
      <w:start w:val="1"/>
      <w:numFmt w:val="decimal"/>
      <w:lvlText w:val="%1.%2.%3"/>
      <w:lvlJc w:val="left"/>
      <w:pPr>
        <w:tabs>
          <w:tab w:val="num" w:pos="2564"/>
        </w:tabs>
        <w:ind w:left="2564" w:hanging="2564"/>
      </w:pPr>
      <w:rPr>
        <w:rFonts w:hint="default"/>
      </w:rPr>
    </w:lvl>
    <w:lvl w:ilvl="3">
      <w:start w:val="1"/>
      <w:numFmt w:val="decimal"/>
      <w:lvlText w:val="%1.%2.%3.%4"/>
      <w:lvlJc w:val="left"/>
      <w:pPr>
        <w:tabs>
          <w:tab w:val="num" w:pos="1290"/>
        </w:tabs>
        <w:ind w:left="1290" w:hanging="1290"/>
      </w:pPr>
      <w:rPr>
        <w:rFonts w:hint="default"/>
      </w:rPr>
    </w:lvl>
    <w:lvl w:ilvl="4">
      <w:start w:val="1"/>
      <w:numFmt w:val="decimal"/>
      <w:lvlText w:val="%1.%2.%3.%4.%5"/>
      <w:lvlJc w:val="left"/>
      <w:pPr>
        <w:tabs>
          <w:tab w:val="num" w:pos="108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1" w15:restartNumberingAfterBreak="0">
    <w:nsid w:val="6F072FC0"/>
    <w:multiLevelType w:val="hybridMultilevel"/>
    <w:tmpl w:val="4C00337E"/>
    <w:lvl w:ilvl="0" w:tplc="08090001">
      <w:start w:val="1"/>
      <w:numFmt w:val="bullet"/>
      <w:lvlText w:val=""/>
      <w:lvlJc w:val="left"/>
      <w:pPr>
        <w:ind w:left="420" w:hanging="420"/>
      </w:pPr>
      <w:rPr>
        <w:rFonts w:ascii="Symbol" w:hAnsi="Symbol" w:hint="default"/>
      </w:rPr>
    </w:lvl>
    <w:lvl w:ilvl="1" w:tplc="FFFFFFFF">
      <w:start w:val="1"/>
      <w:numFmt w:val="bullet"/>
      <w:lvlText w:val="o"/>
      <w:lvlJc w:val="left"/>
      <w:pPr>
        <w:ind w:left="880" w:hanging="440"/>
      </w:pPr>
      <w:rPr>
        <w:rFonts w:ascii="Courier New" w:hAnsi="Courier New" w:cs="Courier New" w:hint="default"/>
      </w:rPr>
    </w:lvl>
    <w:lvl w:ilvl="2" w:tplc="FFFFFFFF">
      <w:start w:val="1"/>
      <w:numFmt w:val="bullet"/>
      <w:lvlText w:val="o"/>
      <w:lvlJc w:val="left"/>
      <w:pPr>
        <w:ind w:left="1280" w:hanging="440"/>
      </w:pPr>
      <w:rPr>
        <w:rFonts w:ascii="Courier New" w:hAnsi="Courier New" w:cs="Courier New" w:hint="default"/>
      </w:rPr>
    </w:lvl>
    <w:lvl w:ilvl="3" w:tplc="FFFFFFFF">
      <w:start w:val="1"/>
      <w:numFmt w:val="bullet"/>
      <w:lvlText w:val=""/>
      <w:lvlJc w:val="left"/>
      <w:pPr>
        <w:ind w:left="1680" w:hanging="420"/>
      </w:pPr>
      <w:rPr>
        <w:rFonts w:ascii="Wingdings" w:hAnsi="Wingdings" w:hint="default"/>
      </w:rPr>
    </w:lvl>
    <w:lvl w:ilvl="4" w:tplc="FFFFFFFF">
      <w:start w:val="1"/>
      <w:numFmt w:val="bullet"/>
      <w:lvlText w:val=""/>
      <w:lvlJc w:val="left"/>
      <w:pPr>
        <w:ind w:left="2100" w:hanging="420"/>
      </w:pPr>
      <w:rPr>
        <w:rFonts w:ascii="Wingdings" w:hAnsi="Wingdings" w:hint="default"/>
      </w:rPr>
    </w:lvl>
    <w:lvl w:ilvl="5" w:tplc="FFFFFFFF">
      <w:start w:val="1"/>
      <w:numFmt w:val="bullet"/>
      <w:lvlText w:val=""/>
      <w:lvlJc w:val="left"/>
      <w:pPr>
        <w:ind w:left="2520" w:hanging="420"/>
      </w:pPr>
      <w:rPr>
        <w:rFonts w:ascii="Wingdings" w:hAnsi="Wingdings" w:hint="default"/>
      </w:rPr>
    </w:lvl>
    <w:lvl w:ilvl="6" w:tplc="FFFFFFFF">
      <w:start w:val="1"/>
      <w:numFmt w:val="bullet"/>
      <w:lvlText w:val=""/>
      <w:lvlJc w:val="left"/>
      <w:pPr>
        <w:ind w:left="2940" w:hanging="420"/>
      </w:pPr>
      <w:rPr>
        <w:rFonts w:ascii="Wingdings" w:hAnsi="Wingdings" w:hint="default"/>
      </w:rPr>
    </w:lvl>
    <w:lvl w:ilvl="7" w:tplc="FFFFFFFF">
      <w:start w:val="1"/>
      <w:numFmt w:val="bullet"/>
      <w:lvlText w:val=""/>
      <w:lvlJc w:val="left"/>
      <w:pPr>
        <w:ind w:left="3360" w:hanging="420"/>
      </w:pPr>
      <w:rPr>
        <w:rFonts w:ascii="Wingdings" w:hAnsi="Wingdings" w:hint="default"/>
      </w:rPr>
    </w:lvl>
    <w:lvl w:ilvl="8" w:tplc="FFFFFFFF">
      <w:start w:val="1"/>
      <w:numFmt w:val="bullet"/>
      <w:lvlText w:val=""/>
      <w:lvlJc w:val="left"/>
      <w:pPr>
        <w:ind w:left="3780" w:hanging="420"/>
      </w:pPr>
      <w:rPr>
        <w:rFonts w:ascii="Wingdings" w:hAnsi="Wingdings" w:hint="default"/>
      </w:rPr>
    </w:lvl>
  </w:abstractNum>
  <w:abstractNum w:abstractNumId="292" w15:restartNumberingAfterBreak="0">
    <w:nsid w:val="6F7B04BF"/>
    <w:multiLevelType w:val="hybridMultilevel"/>
    <w:tmpl w:val="A5728FD2"/>
    <w:lvl w:ilvl="0" w:tplc="08090001">
      <w:start w:val="1"/>
      <w:numFmt w:val="bullet"/>
      <w:lvlText w:val=""/>
      <w:lvlJc w:val="left"/>
      <w:pPr>
        <w:ind w:left="720" w:hanging="360"/>
      </w:pPr>
      <w:rPr>
        <w:rFonts w:ascii="Symbol" w:hAnsi="Symbol"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3" w15:restartNumberingAfterBreak="0">
    <w:nsid w:val="6FB00E1E"/>
    <w:multiLevelType w:val="hybridMultilevel"/>
    <w:tmpl w:val="83C6B3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4" w15:restartNumberingAfterBreak="0">
    <w:nsid w:val="6FBE1A63"/>
    <w:multiLevelType w:val="hybridMultilevel"/>
    <w:tmpl w:val="109807BA"/>
    <w:name w:val="Heading22222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5" w15:restartNumberingAfterBreak="0">
    <w:nsid w:val="70146DC0"/>
    <w:multiLevelType w:val="hybridMultilevel"/>
    <w:tmpl w:val="9BC21240"/>
    <w:lvl w:ilvl="0" w:tplc="409A9E3A">
      <w:start w:val="1"/>
      <w:numFmt w:val="bullet"/>
      <w:pStyle w:val="Agreement0"/>
      <w:lvlText w:val=""/>
      <w:lvlJc w:val="left"/>
      <w:pPr>
        <w:tabs>
          <w:tab w:val="num" w:pos="2070"/>
        </w:tabs>
        <w:ind w:left="2070" w:hanging="360"/>
      </w:pPr>
      <w:rPr>
        <w:rFonts w:ascii="Symbol" w:hAnsi="Symbol" w:hint="default"/>
        <w:b/>
        <w:i w:val="0"/>
        <w:color w:val="auto"/>
        <w:sz w:val="22"/>
      </w:rPr>
    </w:lvl>
    <w:lvl w:ilvl="1" w:tplc="04090003">
      <w:start w:val="1"/>
      <w:numFmt w:val="bullet"/>
      <w:lvlText w:val="o"/>
      <w:lvlJc w:val="left"/>
      <w:pPr>
        <w:tabs>
          <w:tab w:val="num" w:pos="-3690"/>
        </w:tabs>
        <w:ind w:left="-3690" w:hanging="360"/>
      </w:pPr>
      <w:rPr>
        <w:rFonts w:ascii="Courier New" w:hAnsi="Courier New" w:cs="Courier New" w:hint="default"/>
      </w:rPr>
    </w:lvl>
    <w:lvl w:ilvl="2" w:tplc="04090005">
      <w:start w:val="1"/>
      <w:numFmt w:val="bullet"/>
      <w:lvlText w:val=""/>
      <w:lvlJc w:val="left"/>
      <w:pPr>
        <w:tabs>
          <w:tab w:val="num" w:pos="-2970"/>
        </w:tabs>
        <w:ind w:left="-2970" w:hanging="360"/>
      </w:pPr>
      <w:rPr>
        <w:rFonts w:ascii="Wingdings" w:hAnsi="Wingdings" w:hint="default"/>
      </w:rPr>
    </w:lvl>
    <w:lvl w:ilvl="3" w:tplc="04090001">
      <w:start w:val="1"/>
      <w:numFmt w:val="bullet"/>
      <w:lvlText w:val=""/>
      <w:lvlJc w:val="left"/>
      <w:pPr>
        <w:tabs>
          <w:tab w:val="num" w:pos="-2250"/>
        </w:tabs>
        <w:ind w:left="-2250" w:hanging="360"/>
      </w:pPr>
      <w:rPr>
        <w:rFonts w:ascii="Symbol" w:hAnsi="Symbol" w:hint="default"/>
      </w:rPr>
    </w:lvl>
    <w:lvl w:ilvl="4" w:tplc="04090003" w:tentative="1">
      <w:start w:val="1"/>
      <w:numFmt w:val="bullet"/>
      <w:lvlText w:val="o"/>
      <w:lvlJc w:val="left"/>
      <w:pPr>
        <w:tabs>
          <w:tab w:val="num" w:pos="-1530"/>
        </w:tabs>
        <w:ind w:left="-1530" w:hanging="360"/>
      </w:pPr>
      <w:rPr>
        <w:rFonts w:ascii="Courier New" w:hAnsi="Courier New" w:cs="Courier New" w:hint="default"/>
      </w:rPr>
    </w:lvl>
    <w:lvl w:ilvl="5" w:tplc="04090005" w:tentative="1">
      <w:start w:val="1"/>
      <w:numFmt w:val="bullet"/>
      <w:lvlText w:val=""/>
      <w:lvlJc w:val="left"/>
      <w:pPr>
        <w:tabs>
          <w:tab w:val="num" w:pos="-810"/>
        </w:tabs>
        <w:ind w:left="-810" w:hanging="360"/>
      </w:pPr>
      <w:rPr>
        <w:rFonts w:ascii="Wingdings" w:hAnsi="Wingdings" w:hint="default"/>
      </w:rPr>
    </w:lvl>
    <w:lvl w:ilvl="6" w:tplc="04090001" w:tentative="1">
      <w:start w:val="1"/>
      <w:numFmt w:val="bullet"/>
      <w:lvlText w:val=""/>
      <w:lvlJc w:val="left"/>
      <w:pPr>
        <w:tabs>
          <w:tab w:val="num" w:pos="-90"/>
        </w:tabs>
        <w:ind w:left="-90" w:hanging="360"/>
      </w:pPr>
      <w:rPr>
        <w:rFonts w:ascii="Symbol" w:hAnsi="Symbol" w:hint="default"/>
      </w:rPr>
    </w:lvl>
    <w:lvl w:ilvl="7" w:tplc="04090003" w:tentative="1">
      <w:start w:val="1"/>
      <w:numFmt w:val="bullet"/>
      <w:lvlText w:val="o"/>
      <w:lvlJc w:val="left"/>
      <w:pPr>
        <w:tabs>
          <w:tab w:val="num" w:pos="630"/>
        </w:tabs>
        <w:ind w:left="630" w:hanging="360"/>
      </w:pPr>
      <w:rPr>
        <w:rFonts w:ascii="Courier New" w:hAnsi="Courier New" w:cs="Courier New" w:hint="default"/>
      </w:rPr>
    </w:lvl>
    <w:lvl w:ilvl="8" w:tplc="04090005" w:tentative="1">
      <w:start w:val="1"/>
      <w:numFmt w:val="bullet"/>
      <w:lvlText w:val=""/>
      <w:lvlJc w:val="left"/>
      <w:pPr>
        <w:tabs>
          <w:tab w:val="num" w:pos="1350"/>
        </w:tabs>
        <w:ind w:left="1350" w:hanging="360"/>
      </w:pPr>
      <w:rPr>
        <w:rFonts w:ascii="Wingdings" w:hAnsi="Wingdings" w:hint="default"/>
      </w:rPr>
    </w:lvl>
  </w:abstractNum>
  <w:abstractNum w:abstractNumId="296" w15:restartNumberingAfterBreak="0">
    <w:nsid w:val="705A040A"/>
    <w:multiLevelType w:val="multilevel"/>
    <w:tmpl w:val="705A040A"/>
    <w:lvl w:ilvl="0">
      <w:start w:val="1"/>
      <w:numFmt w:val="decimal"/>
      <w:pStyle w:val="Listnumbersinglelinewide"/>
      <w:lvlText w:val="%1"/>
      <w:lvlJc w:val="left"/>
      <w:pPr>
        <w:tabs>
          <w:tab w:val="left" w:pos="533"/>
        </w:tabs>
        <w:ind w:left="533" w:hanging="363"/>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297" w15:restartNumberingAfterBreak="0">
    <w:nsid w:val="71884BB6"/>
    <w:multiLevelType w:val="hybridMultilevel"/>
    <w:tmpl w:val="8C32BA7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8" w15:restartNumberingAfterBreak="0">
    <w:nsid w:val="718D7D2E"/>
    <w:multiLevelType w:val="hybridMultilevel"/>
    <w:tmpl w:val="3F7873BA"/>
    <w:lvl w:ilvl="0" w:tplc="F29E5E44">
      <w:start w:val="1"/>
      <w:numFmt w:val="decimal"/>
      <w:pStyle w:val="StyleHeading1H1h1appheading1l1MemoHeading1h11h12h13h"/>
      <w:lvlText w:val="%1"/>
      <w:lvlJc w:val="left"/>
      <w:pPr>
        <w:ind w:left="720" w:hanging="360"/>
      </w:pPr>
      <w:rPr>
        <w:b w:val="0"/>
        <w:i w:val="0"/>
        <w:color w:val="auto"/>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9" w15:restartNumberingAfterBreak="0">
    <w:nsid w:val="71EE786D"/>
    <w:multiLevelType w:val="multilevel"/>
    <w:tmpl w:val="B97A0B1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0" w15:restartNumberingAfterBreak="0">
    <w:nsid w:val="734619DE"/>
    <w:multiLevelType w:val="multilevel"/>
    <w:tmpl w:val="734619D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1" w15:restartNumberingAfterBreak="0">
    <w:nsid w:val="73490D21"/>
    <w:multiLevelType w:val="hybridMultilevel"/>
    <w:tmpl w:val="DFA0AD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2" w15:restartNumberingAfterBreak="0">
    <w:nsid w:val="73D465D6"/>
    <w:multiLevelType w:val="multilevel"/>
    <w:tmpl w:val="F8244648"/>
    <w:styleLink w:val="StyleBulletedSymbolsymbolLeft025Hanging0252"/>
    <w:lvl w:ilvl="0">
      <w:start w:val="1"/>
      <w:numFmt w:val="bullet"/>
      <w:lvlText w:val=""/>
      <w:lvlJc w:val="left"/>
      <w:pPr>
        <w:ind w:left="36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3" w15:restartNumberingAfterBreak="0">
    <w:nsid w:val="74CC7506"/>
    <w:multiLevelType w:val="multilevel"/>
    <w:tmpl w:val="74CC7506"/>
    <w:lvl w:ilvl="0">
      <w:start w:val="1"/>
      <w:numFmt w:val="decimal"/>
      <w:pStyle w:val="reference0"/>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04" w15:restartNumberingAfterBreak="0">
    <w:nsid w:val="74CE412E"/>
    <w:multiLevelType w:val="hybridMultilevel"/>
    <w:tmpl w:val="A294A7E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5" w15:restartNumberingAfterBreak="0">
    <w:nsid w:val="76114DD6"/>
    <w:multiLevelType w:val="hybridMultilevel"/>
    <w:tmpl w:val="3E6C0FFA"/>
    <w:lvl w:ilvl="0" w:tplc="10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06" w15:restartNumberingAfterBreak="0">
    <w:nsid w:val="762672F5"/>
    <w:multiLevelType w:val="hybridMultilevel"/>
    <w:tmpl w:val="00844A9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7" w15:restartNumberingAfterBreak="0">
    <w:nsid w:val="76771582"/>
    <w:multiLevelType w:val="hybridMultilevel"/>
    <w:tmpl w:val="B126AD12"/>
    <w:lvl w:ilvl="0" w:tplc="8554555E">
      <w:start w:val="150"/>
      <w:numFmt w:val="bullet"/>
      <w:lvlText w:val="-"/>
      <w:lvlJc w:val="left"/>
      <w:pPr>
        <w:ind w:left="720" w:hanging="360"/>
      </w:pPr>
      <w:rPr>
        <w:rFonts w:ascii="Times" w:eastAsia="Batang" w:hAnsi="Times" w:cs="Times"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8" w15:restartNumberingAfterBreak="0">
    <w:nsid w:val="768464E6"/>
    <w:multiLevelType w:val="hybridMultilevel"/>
    <w:tmpl w:val="776C0D06"/>
    <w:styleLink w:val="StyleBulleted20"/>
    <w:lvl w:ilvl="0" w:tplc="4D3678F6">
      <w:start w:val="1"/>
      <w:numFmt w:val="bullet"/>
      <w:lvlText w:val=""/>
      <w:lvlJc w:val="left"/>
      <w:pPr>
        <w:ind w:left="720" w:hanging="360"/>
      </w:pPr>
      <w:rPr>
        <w:rFonts w:ascii="Symbol" w:hAnsi="Symbol" w:hint="default"/>
      </w:rPr>
    </w:lvl>
    <w:lvl w:ilvl="1" w:tplc="FEC0D590">
      <w:start w:val="1"/>
      <w:numFmt w:val="bullet"/>
      <w:lvlText w:val=""/>
      <w:lvlJc w:val="left"/>
      <w:pPr>
        <w:ind w:left="1440" w:hanging="360"/>
      </w:pPr>
      <w:rPr>
        <w:rFonts w:ascii="Symbol" w:hAnsi="Symbol" w:hint="default"/>
      </w:rPr>
    </w:lvl>
    <w:lvl w:ilvl="2" w:tplc="0674CCC0">
      <w:start w:val="1"/>
      <w:numFmt w:val="bullet"/>
      <w:pStyle w:val="RAN1bullet3"/>
      <w:lvlText w:val="o"/>
      <w:lvlJc w:val="left"/>
      <w:pPr>
        <w:ind w:left="2160" w:hanging="360"/>
      </w:pPr>
      <w:rPr>
        <w:rFonts w:ascii="Courier New" w:hAnsi="Courier New" w:cs="Courier New"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76E73E45"/>
    <w:multiLevelType w:val="hybridMultilevel"/>
    <w:tmpl w:val="00AAF0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776B02FC"/>
    <w:multiLevelType w:val="hybridMultilevel"/>
    <w:tmpl w:val="7CB22A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1" w15:restartNumberingAfterBreak="0">
    <w:nsid w:val="777F1A35"/>
    <w:multiLevelType w:val="multilevel"/>
    <w:tmpl w:val="2E3E786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2" w15:restartNumberingAfterBreak="0">
    <w:nsid w:val="779C7420"/>
    <w:multiLevelType w:val="multilevel"/>
    <w:tmpl w:val="9FF2ACC4"/>
    <w:styleLink w:val="10"/>
    <w:lvl w:ilvl="0">
      <w:start w:val="5"/>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lang w:val="en-GB"/>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80"/>
        </w:tabs>
        <w:ind w:left="1008" w:hanging="1008"/>
      </w:pPr>
      <w:rPr>
        <w:rFonts w:hint="default"/>
      </w:rPr>
    </w:lvl>
    <w:lvl w:ilvl="5">
      <w:start w:val="1"/>
      <w:numFmt w:val="decimal"/>
      <w:lvlText w:val="%1.%2.%3.%4.%5.%6"/>
      <w:lvlJc w:val="left"/>
      <w:pPr>
        <w:tabs>
          <w:tab w:val="num" w:pos="1440"/>
        </w:tabs>
        <w:ind w:left="1152" w:hanging="1152"/>
      </w:pPr>
      <w:rPr>
        <w:rFonts w:hint="default"/>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13" w15:restartNumberingAfterBreak="0">
    <w:nsid w:val="77F5421F"/>
    <w:multiLevelType w:val="multilevel"/>
    <w:tmpl w:val="77F5421F"/>
    <w:lvl w:ilvl="0">
      <w:start w:val="1"/>
      <w:numFmt w:val="bullet"/>
      <w:lvlText w:val="-"/>
      <w:lvlJc w:val="left"/>
      <w:pPr>
        <w:ind w:left="440" w:hanging="440"/>
      </w:pPr>
      <w:rPr>
        <w:rFonts w:ascii="Times New Roman" w:eastAsia="Times New Roman" w:hAnsi="Times New Roman" w:cs="Times New Roman"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abstractNum w:abstractNumId="314" w15:restartNumberingAfterBreak="0">
    <w:nsid w:val="78CC03D2"/>
    <w:multiLevelType w:val="hybridMultilevel"/>
    <w:tmpl w:val="6A1C1F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5" w15:restartNumberingAfterBreak="0">
    <w:nsid w:val="78F76F6F"/>
    <w:multiLevelType w:val="singleLevel"/>
    <w:tmpl w:val="E1F880E6"/>
    <w:lvl w:ilvl="0">
      <w:start w:val="1"/>
      <w:numFmt w:val="bullet"/>
      <w:pStyle w:val="normalpuce"/>
      <w:lvlText w:val=""/>
      <w:lvlJc w:val="left"/>
      <w:pPr>
        <w:tabs>
          <w:tab w:val="num" w:pos="360"/>
        </w:tabs>
        <w:ind w:left="360" w:hanging="360"/>
      </w:pPr>
      <w:rPr>
        <w:rFonts w:ascii="Symbol" w:hAnsi="Symbol" w:hint="default"/>
      </w:rPr>
    </w:lvl>
  </w:abstractNum>
  <w:abstractNum w:abstractNumId="316" w15:restartNumberingAfterBreak="0">
    <w:nsid w:val="797C6045"/>
    <w:multiLevelType w:val="hybridMultilevel"/>
    <w:tmpl w:val="58CCE7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7" w15:restartNumberingAfterBreak="0">
    <w:nsid w:val="7AAF7097"/>
    <w:multiLevelType w:val="multilevel"/>
    <w:tmpl w:val="761219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8" w15:restartNumberingAfterBreak="0">
    <w:nsid w:val="7B0B2DDD"/>
    <w:multiLevelType w:val="multilevel"/>
    <w:tmpl w:val="B7581A80"/>
    <w:lvl w:ilvl="0">
      <w:start w:val="1"/>
      <w:numFmt w:val="bullet"/>
      <w:lvlText w:val=""/>
      <w:lvlJc w:val="left"/>
      <w:pPr>
        <w:tabs>
          <w:tab w:val="left" w:pos="0"/>
        </w:tabs>
        <w:ind w:left="420" w:hanging="420"/>
      </w:pPr>
      <w:rPr>
        <w:rFonts w:ascii="Symbol" w:hAnsi="Symbol" w:hint="default"/>
      </w:rPr>
    </w:lvl>
    <w:lvl w:ilvl="1">
      <w:start w:val="1"/>
      <w:numFmt w:val="bullet"/>
      <w:lvlText w:val=""/>
      <w:lvlJc w:val="left"/>
      <w:pPr>
        <w:tabs>
          <w:tab w:val="left" w:pos="0"/>
        </w:tabs>
        <w:ind w:left="840" w:hanging="420"/>
      </w:pPr>
      <w:rPr>
        <w:rFonts w:ascii="Wingdings" w:hAnsi="Wingdings" w:cs="Wingdings" w:hint="default"/>
      </w:rPr>
    </w:lvl>
    <w:lvl w:ilvl="2">
      <w:start w:val="1"/>
      <w:numFmt w:val="bullet"/>
      <w:lvlText w:val=""/>
      <w:lvlJc w:val="left"/>
      <w:pPr>
        <w:tabs>
          <w:tab w:val="left" w:pos="0"/>
        </w:tabs>
        <w:ind w:left="1260" w:hanging="420"/>
      </w:pPr>
      <w:rPr>
        <w:rFonts w:ascii="Wingdings" w:hAnsi="Wingdings" w:cs="Wingdings" w:hint="default"/>
      </w:rPr>
    </w:lvl>
    <w:lvl w:ilvl="3">
      <w:start w:val="1"/>
      <w:numFmt w:val="bullet"/>
      <w:lvlText w:val=""/>
      <w:lvlJc w:val="left"/>
      <w:pPr>
        <w:tabs>
          <w:tab w:val="left" w:pos="0"/>
        </w:tabs>
        <w:ind w:left="1680" w:hanging="420"/>
      </w:pPr>
      <w:rPr>
        <w:rFonts w:ascii="Wingdings" w:hAnsi="Wingdings" w:cs="Wingdings" w:hint="default"/>
      </w:rPr>
    </w:lvl>
    <w:lvl w:ilvl="4">
      <w:start w:val="1"/>
      <w:numFmt w:val="bullet"/>
      <w:lvlText w:val=""/>
      <w:lvlJc w:val="left"/>
      <w:pPr>
        <w:tabs>
          <w:tab w:val="left" w:pos="0"/>
        </w:tabs>
        <w:ind w:left="2100" w:hanging="420"/>
      </w:pPr>
      <w:rPr>
        <w:rFonts w:ascii="Wingdings" w:hAnsi="Wingdings" w:cs="Wingdings" w:hint="default"/>
      </w:rPr>
    </w:lvl>
    <w:lvl w:ilvl="5">
      <w:start w:val="1"/>
      <w:numFmt w:val="bullet"/>
      <w:lvlText w:val=""/>
      <w:lvlJc w:val="left"/>
      <w:pPr>
        <w:tabs>
          <w:tab w:val="left" w:pos="0"/>
        </w:tabs>
        <w:ind w:left="2520" w:hanging="420"/>
      </w:pPr>
      <w:rPr>
        <w:rFonts w:ascii="Wingdings" w:hAnsi="Wingdings" w:cs="Wingdings" w:hint="default"/>
      </w:rPr>
    </w:lvl>
    <w:lvl w:ilvl="6">
      <w:start w:val="1"/>
      <w:numFmt w:val="bullet"/>
      <w:lvlText w:val=""/>
      <w:lvlJc w:val="left"/>
      <w:pPr>
        <w:tabs>
          <w:tab w:val="left" w:pos="0"/>
        </w:tabs>
        <w:ind w:left="2940" w:hanging="420"/>
      </w:pPr>
      <w:rPr>
        <w:rFonts w:ascii="Wingdings" w:hAnsi="Wingdings" w:cs="Wingdings" w:hint="default"/>
      </w:rPr>
    </w:lvl>
    <w:lvl w:ilvl="7">
      <w:start w:val="1"/>
      <w:numFmt w:val="bullet"/>
      <w:lvlText w:val=""/>
      <w:lvlJc w:val="left"/>
      <w:pPr>
        <w:tabs>
          <w:tab w:val="left" w:pos="0"/>
        </w:tabs>
        <w:ind w:left="3360" w:hanging="420"/>
      </w:pPr>
      <w:rPr>
        <w:rFonts w:ascii="Wingdings" w:hAnsi="Wingdings" w:cs="Wingdings" w:hint="default"/>
      </w:rPr>
    </w:lvl>
    <w:lvl w:ilvl="8">
      <w:start w:val="1"/>
      <w:numFmt w:val="bullet"/>
      <w:lvlText w:val=""/>
      <w:lvlJc w:val="left"/>
      <w:pPr>
        <w:tabs>
          <w:tab w:val="left" w:pos="0"/>
        </w:tabs>
        <w:ind w:left="3780" w:hanging="420"/>
      </w:pPr>
      <w:rPr>
        <w:rFonts w:ascii="Wingdings" w:hAnsi="Wingdings" w:cs="Wingdings" w:hint="default"/>
      </w:rPr>
    </w:lvl>
  </w:abstractNum>
  <w:abstractNum w:abstractNumId="319" w15:restartNumberingAfterBreak="0">
    <w:nsid w:val="7B8A42A4"/>
    <w:multiLevelType w:val="multilevel"/>
    <w:tmpl w:val="7B8A42A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0" w15:restartNumberingAfterBreak="0">
    <w:nsid w:val="7B9849B6"/>
    <w:multiLevelType w:val="multilevel"/>
    <w:tmpl w:val="7B9849B6"/>
    <w:lvl w:ilvl="0">
      <w:start w:val="1"/>
      <w:numFmt w:val="bullet"/>
      <w:lvlText w:val=""/>
      <w:lvlJc w:val="left"/>
      <w:pPr>
        <w:ind w:left="772" w:hanging="360"/>
      </w:pPr>
      <w:rPr>
        <w:rFonts w:ascii="Symbol" w:hAnsi="Symbol" w:hint="default"/>
      </w:rPr>
    </w:lvl>
    <w:lvl w:ilvl="1">
      <w:start w:val="1"/>
      <w:numFmt w:val="bullet"/>
      <w:lvlText w:val="o"/>
      <w:lvlJc w:val="left"/>
      <w:pPr>
        <w:ind w:left="1492" w:hanging="360"/>
      </w:pPr>
      <w:rPr>
        <w:rFonts w:ascii="Courier New" w:hAnsi="Courier New" w:cs="Courier New" w:hint="default"/>
      </w:rPr>
    </w:lvl>
    <w:lvl w:ilvl="2">
      <w:start w:val="1"/>
      <w:numFmt w:val="bullet"/>
      <w:lvlText w:val=""/>
      <w:lvlJc w:val="left"/>
      <w:pPr>
        <w:ind w:left="2212" w:hanging="360"/>
      </w:pPr>
      <w:rPr>
        <w:rFonts w:ascii="Wingdings" w:hAnsi="Wingdings" w:hint="default"/>
      </w:rPr>
    </w:lvl>
    <w:lvl w:ilvl="3">
      <w:start w:val="1"/>
      <w:numFmt w:val="bullet"/>
      <w:lvlText w:val=""/>
      <w:lvlJc w:val="left"/>
      <w:pPr>
        <w:ind w:left="2932" w:hanging="360"/>
      </w:pPr>
      <w:rPr>
        <w:rFonts w:ascii="Symbol" w:hAnsi="Symbol" w:hint="default"/>
      </w:rPr>
    </w:lvl>
    <w:lvl w:ilvl="4">
      <w:start w:val="1"/>
      <w:numFmt w:val="bullet"/>
      <w:lvlText w:val="o"/>
      <w:lvlJc w:val="left"/>
      <w:pPr>
        <w:ind w:left="3652" w:hanging="360"/>
      </w:pPr>
      <w:rPr>
        <w:rFonts w:ascii="Courier New" w:hAnsi="Courier New" w:cs="Courier New" w:hint="default"/>
      </w:rPr>
    </w:lvl>
    <w:lvl w:ilvl="5">
      <w:start w:val="1"/>
      <w:numFmt w:val="bullet"/>
      <w:lvlText w:val=""/>
      <w:lvlJc w:val="left"/>
      <w:pPr>
        <w:ind w:left="4372" w:hanging="360"/>
      </w:pPr>
      <w:rPr>
        <w:rFonts w:ascii="Wingdings" w:hAnsi="Wingdings" w:hint="default"/>
      </w:rPr>
    </w:lvl>
    <w:lvl w:ilvl="6">
      <w:start w:val="1"/>
      <w:numFmt w:val="bullet"/>
      <w:lvlText w:val=""/>
      <w:lvlJc w:val="left"/>
      <w:pPr>
        <w:ind w:left="5092" w:hanging="360"/>
      </w:pPr>
      <w:rPr>
        <w:rFonts w:ascii="Symbol" w:hAnsi="Symbol" w:hint="default"/>
      </w:rPr>
    </w:lvl>
    <w:lvl w:ilvl="7">
      <w:start w:val="1"/>
      <w:numFmt w:val="bullet"/>
      <w:lvlText w:val="o"/>
      <w:lvlJc w:val="left"/>
      <w:pPr>
        <w:ind w:left="5812" w:hanging="360"/>
      </w:pPr>
      <w:rPr>
        <w:rFonts w:ascii="Courier New" w:hAnsi="Courier New" w:cs="Courier New" w:hint="default"/>
      </w:rPr>
    </w:lvl>
    <w:lvl w:ilvl="8">
      <w:start w:val="1"/>
      <w:numFmt w:val="bullet"/>
      <w:lvlText w:val=""/>
      <w:lvlJc w:val="left"/>
      <w:pPr>
        <w:ind w:left="6532" w:hanging="360"/>
      </w:pPr>
      <w:rPr>
        <w:rFonts w:ascii="Wingdings" w:hAnsi="Wingdings" w:hint="default"/>
      </w:rPr>
    </w:lvl>
  </w:abstractNum>
  <w:abstractNum w:abstractNumId="321" w15:restartNumberingAfterBreak="0">
    <w:nsid w:val="7BC330F5"/>
    <w:multiLevelType w:val="hybridMultilevel"/>
    <w:tmpl w:val="C2769C2A"/>
    <w:styleLink w:val="StyleBulletedSymbolsymbolLeft025Hanging02552"/>
    <w:lvl w:ilvl="0" w:tplc="70725600">
      <w:start w:val="1"/>
      <w:numFmt w:val="bullet"/>
      <w:pStyle w:val="Char"/>
      <w:lvlText w:val=""/>
      <w:lvlJc w:val="left"/>
      <w:pPr>
        <w:tabs>
          <w:tab w:val="num" w:pos="851"/>
        </w:tabs>
        <w:ind w:left="851" w:hanging="851"/>
      </w:pPr>
      <w:rPr>
        <w:rFonts w:ascii="ZapfDingbats" w:hAnsi="ZapfDingbats" w:hint="default"/>
        <w:b/>
        <w:i w:val="0"/>
        <w:color w:val="70CEF5"/>
        <w:sz w:val="20"/>
        <w:szCs w:val="20"/>
      </w:rPr>
    </w:lvl>
    <w:lvl w:ilvl="1" w:tplc="C8841810">
      <w:start w:val="1"/>
      <w:numFmt w:val="bullet"/>
      <w:pStyle w:val="berschrift3h3H3Underrubrik2"/>
      <w:lvlText w:val="o"/>
      <w:lvlJc w:val="left"/>
      <w:pPr>
        <w:tabs>
          <w:tab w:val="num" w:pos="1440"/>
        </w:tabs>
        <w:ind w:left="1440" w:hanging="360"/>
      </w:pPr>
      <w:rPr>
        <w:rFonts w:ascii="Courier New" w:hAnsi="Courier New" w:cs="Courier New" w:hint="default"/>
      </w:rPr>
    </w:lvl>
    <w:lvl w:ilvl="2" w:tplc="7DA0F730" w:tentative="1">
      <w:start w:val="1"/>
      <w:numFmt w:val="bullet"/>
      <w:pStyle w:val="3GPPH3"/>
      <w:lvlText w:val=""/>
      <w:lvlJc w:val="left"/>
      <w:pPr>
        <w:tabs>
          <w:tab w:val="num" w:pos="2160"/>
        </w:tabs>
        <w:ind w:left="2160" w:hanging="360"/>
      </w:pPr>
      <w:rPr>
        <w:rFonts w:ascii="Wingdings" w:hAnsi="Wingdings" w:hint="default"/>
      </w:rPr>
    </w:lvl>
    <w:lvl w:ilvl="3" w:tplc="71F2D618" w:tentative="1">
      <w:start w:val="1"/>
      <w:numFmt w:val="bullet"/>
      <w:lvlText w:val=""/>
      <w:lvlJc w:val="left"/>
      <w:pPr>
        <w:tabs>
          <w:tab w:val="num" w:pos="2880"/>
        </w:tabs>
        <w:ind w:left="2880" w:hanging="360"/>
      </w:pPr>
      <w:rPr>
        <w:rFonts w:ascii="Symbol" w:hAnsi="Symbol" w:hint="default"/>
      </w:rPr>
    </w:lvl>
    <w:lvl w:ilvl="4" w:tplc="E84C571E" w:tentative="1">
      <w:start w:val="1"/>
      <w:numFmt w:val="bullet"/>
      <w:lvlText w:val="o"/>
      <w:lvlJc w:val="left"/>
      <w:pPr>
        <w:tabs>
          <w:tab w:val="num" w:pos="3600"/>
        </w:tabs>
        <w:ind w:left="3600" w:hanging="360"/>
      </w:pPr>
      <w:rPr>
        <w:rFonts w:ascii="Courier New" w:hAnsi="Courier New" w:cs="Courier New" w:hint="default"/>
      </w:rPr>
    </w:lvl>
    <w:lvl w:ilvl="5" w:tplc="701415FE" w:tentative="1">
      <w:start w:val="1"/>
      <w:numFmt w:val="bullet"/>
      <w:lvlText w:val=""/>
      <w:lvlJc w:val="left"/>
      <w:pPr>
        <w:tabs>
          <w:tab w:val="num" w:pos="4320"/>
        </w:tabs>
        <w:ind w:left="4320" w:hanging="360"/>
      </w:pPr>
      <w:rPr>
        <w:rFonts w:ascii="Wingdings" w:hAnsi="Wingdings" w:hint="default"/>
      </w:rPr>
    </w:lvl>
    <w:lvl w:ilvl="6" w:tplc="3A66A646" w:tentative="1">
      <w:start w:val="1"/>
      <w:numFmt w:val="bullet"/>
      <w:lvlText w:val=""/>
      <w:lvlJc w:val="left"/>
      <w:pPr>
        <w:tabs>
          <w:tab w:val="num" w:pos="5040"/>
        </w:tabs>
        <w:ind w:left="5040" w:hanging="360"/>
      </w:pPr>
      <w:rPr>
        <w:rFonts w:ascii="Symbol" w:hAnsi="Symbol" w:hint="default"/>
      </w:rPr>
    </w:lvl>
    <w:lvl w:ilvl="7" w:tplc="60505F22" w:tentative="1">
      <w:start w:val="1"/>
      <w:numFmt w:val="bullet"/>
      <w:lvlText w:val="o"/>
      <w:lvlJc w:val="left"/>
      <w:pPr>
        <w:tabs>
          <w:tab w:val="num" w:pos="5760"/>
        </w:tabs>
        <w:ind w:left="5760" w:hanging="360"/>
      </w:pPr>
      <w:rPr>
        <w:rFonts w:ascii="Courier New" w:hAnsi="Courier New" w:cs="Courier New" w:hint="default"/>
      </w:rPr>
    </w:lvl>
    <w:lvl w:ilvl="8" w:tplc="280A7452" w:tentative="1">
      <w:start w:val="1"/>
      <w:numFmt w:val="bullet"/>
      <w:lvlText w:val=""/>
      <w:lvlJc w:val="left"/>
      <w:pPr>
        <w:tabs>
          <w:tab w:val="num" w:pos="6480"/>
        </w:tabs>
        <w:ind w:left="6480" w:hanging="360"/>
      </w:pPr>
      <w:rPr>
        <w:rFonts w:ascii="Wingdings" w:hAnsi="Wingdings" w:hint="default"/>
      </w:rPr>
    </w:lvl>
  </w:abstractNum>
  <w:abstractNum w:abstractNumId="322" w15:restartNumberingAfterBreak="0">
    <w:nsid w:val="7BDD0EBD"/>
    <w:multiLevelType w:val="hybridMultilevel"/>
    <w:tmpl w:val="4142EB0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3" w15:restartNumberingAfterBreak="0">
    <w:nsid w:val="7C267F9C"/>
    <w:multiLevelType w:val="hybridMultilevel"/>
    <w:tmpl w:val="9D8C8332"/>
    <w:styleLink w:val="3GPPListofBullets1"/>
    <w:lvl w:ilvl="0" w:tplc="CF68586C">
      <w:numFmt w:val="bullet"/>
      <w:pStyle w:val="StatementBody"/>
      <w:lvlText w:val=""/>
      <w:lvlJc w:val="left"/>
      <w:pPr>
        <w:ind w:left="720" w:hanging="360"/>
      </w:pPr>
      <w:rPr>
        <w:rFonts w:ascii="Symbol" w:eastAsia="Times New Roman" w:hAnsi="Symbol"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numFmt w:val="bullet"/>
      <w:lvlText w:val="-"/>
      <w:lvlJc w:val="left"/>
      <w:pPr>
        <w:ind w:left="2880" w:hanging="360"/>
      </w:pPr>
      <w:rPr>
        <w:rFonts w:ascii="Times New Roman" w:eastAsia="MS Mincho" w:hAnsi="Times New Roman" w:cs="Times New Roman" w:hint="default"/>
      </w:rPr>
    </w:lvl>
    <w:lvl w:ilvl="4" w:tplc="08090003">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4" w15:restartNumberingAfterBreak="0">
    <w:nsid w:val="7C383112"/>
    <w:multiLevelType w:val="multilevel"/>
    <w:tmpl w:val="7C3831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5" w15:restartNumberingAfterBreak="0">
    <w:nsid w:val="7C581D40"/>
    <w:multiLevelType w:val="hybridMultilevel"/>
    <w:tmpl w:val="A4CA54D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6" w15:restartNumberingAfterBreak="0">
    <w:nsid w:val="7C7A194D"/>
    <w:multiLevelType w:val="multilevel"/>
    <w:tmpl w:val="7C7A194D"/>
    <w:lvl w:ilvl="0">
      <w:start w:val="1"/>
      <w:numFmt w:val="bullet"/>
      <w:lvlText w:val=""/>
      <w:lvlJc w:val="left"/>
      <w:pPr>
        <w:ind w:left="720" w:hanging="360"/>
      </w:pPr>
      <w:rPr>
        <w:rFonts w:ascii="Symbol" w:hAnsi="Symbol" w:hint="default"/>
        <w:lang w:val="en-G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7" w15:restartNumberingAfterBreak="0">
    <w:nsid w:val="7D52758D"/>
    <w:multiLevelType w:val="hybridMultilevel"/>
    <w:tmpl w:val="384058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8" w15:restartNumberingAfterBreak="0">
    <w:nsid w:val="7EA842C1"/>
    <w:multiLevelType w:val="hybridMultilevel"/>
    <w:tmpl w:val="15E6952E"/>
    <w:lvl w:ilvl="0" w:tplc="04090001">
      <w:start w:val="1"/>
      <w:numFmt w:val="bullet"/>
      <w:lvlText w:val=""/>
      <w:lvlJc w:val="left"/>
      <w:pPr>
        <w:ind w:left="1219" w:hanging="420"/>
      </w:pPr>
      <w:rPr>
        <w:rFonts w:ascii="Symbol" w:hAnsi="Symbol" w:hint="default"/>
      </w:rPr>
    </w:lvl>
    <w:lvl w:ilvl="1" w:tplc="04090003" w:tentative="1">
      <w:start w:val="1"/>
      <w:numFmt w:val="bullet"/>
      <w:lvlText w:val=""/>
      <w:lvlJc w:val="left"/>
      <w:pPr>
        <w:ind w:left="1639" w:hanging="420"/>
      </w:pPr>
      <w:rPr>
        <w:rFonts w:ascii="Wingdings" w:hAnsi="Wingdings" w:hint="default"/>
      </w:rPr>
    </w:lvl>
    <w:lvl w:ilvl="2" w:tplc="04090005" w:tentative="1">
      <w:start w:val="1"/>
      <w:numFmt w:val="bullet"/>
      <w:lvlText w:val=""/>
      <w:lvlJc w:val="left"/>
      <w:pPr>
        <w:ind w:left="2059" w:hanging="420"/>
      </w:pPr>
      <w:rPr>
        <w:rFonts w:ascii="Wingdings" w:hAnsi="Wingdings" w:hint="default"/>
      </w:rPr>
    </w:lvl>
    <w:lvl w:ilvl="3" w:tplc="04090001" w:tentative="1">
      <w:start w:val="1"/>
      <w:numFmt w:val="bullet"/>
      <w:lvlText w:val=""/>
      <w:lvlJc w:val="left"/>
      <w:pPr>
        <w:ind w:left="2479" w:hanging="420"/>
      </w:pPr>
      <w:rPr>
        <w:rFonts w:ascii="Wingdings" w:hAnsi="Wingdings" w:hint="default"/>
      </w:rPr>
    </w:lvl>
    <w:lvl w:ilvl="4" w:tplc="04090003" w:tentative="1">
      <w:start w:val="1"/>
      <w:numFmt w:val="bullet"/>
      <w:lvlText w:val=""/>
      <w:lvlJc w:val="left"/>
      <w:pPr>
        <w:ind w:left="2899" w:hanging="420"/>
      </w:pPr>
      <w:rPr>
        <w:rFonts w:ascii="Wingdings" w:hAnsi="Wingdings" w:hint="default"/>
      </w:rPr>
    </w:lvl>
    <w:lvl w:ilvl="5" w:tplc="04090005" w:tentative="1">
      <w:start w:val="1"/>
      <w:numFmt w:val="bullet"/>
      <w:lvlText w:val=""/>
      <w:lvlJc w:val="left"/>
      <w:pPr>
        <w:ind w:left="3319" w:hanging="420"/>
      </w:pPr>
      <w:rPr>
        <w:rFonts w:ascii="Wingdings" w:hAnsi="Wingdings" w:hint="default"/>
      </w:rPr>
    </w:lvl>
    <w:lvl w:ilvl="6" w:tplc="04090001" w:tentative="1">
      <w:start w:val="1"/>
      <w:numFmt w:val="bullet"/>
      <w:lvlText w:val=""/>
      <w:lvlJc w:val="left"/>
      <w:pPr>
        <w:ind w:left="3739" w:hanging="420"/>
      </w:pPr>
      <w:rPr>
        <w:rFonts w:ascii="Wingdings" w:hAnsi="Wingdings" w:hint="default"/>
      </w:rPr>
    </w:lvl>
    <w:lvl w:ilvl="7" w:tplc="04090003" w:tentative="1">
      <w:start w:val="1"/>
      <w:numFmt w:val="bullet"/>
      <w:lvlText w:val=""/>
      <w:lvlJc w:val="left"/>
      <w:pPr>
        <w:ind w:left="4159" w:hanging="420"/>
      </w:pPr>
      <w:rPr>
        <w:rFonts w:ascii="Wingdings" w:hAnsi="Wingdings" w:hint="default"/>
      </w:rPr>
    </w:lvl>
    <w:lvl w:ilvl="8" w:tplc="04090005" w:tentative="1">
      <w:start w:val="1"/>
      <w:numFmt w:val="bullet"/>
      <w:lvlText w:val=""/>
      <w:lvlJc w:val="left"/>
      <w:pPr>
        <w:ind w:left="4579" w:hanging="420"/>
      </w:pPr>
      <w:rPr>
        <w:rFonts w:ascii="Wingdings" w:hAnsi="Wingdings" w:hint="default"/>
      </w:rPr>
    </w:lvl>
  </w:abstractNum>
  <w:abstractNum w:abstractNumId="329" w15:restartNumberingAfterBreak="0">
    <w:nsid w:val="7EB953FB"/>
    <w:multiLevelType w:val="multilevel"/>
    <w:tmpl w:val="7EB953F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0" w15:restartNumberingAfterBreak="0">
    <w:nsid w:val="7F4D7FED"/>
    <w:multiLevelType w:val="hybridMultilevel"/>
    <w:tmpl w:val="56E28D0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1" w15:restartNumberingAfterBreak="0">
    <w:nsid w:val="7F547DFD"/>
    <w:multiLevelType w:val="singleLevel"/>
    <w:tmpl w:val="84089F44"/>
    <w:lvl w:ilvl="0">
      <w:start w:val="1"/>
      <w:numFmt w:val="bullet"/>
      <w:pStyle w:val="textintend2"/>
      <w:lvlText w:val=""/>
      <w:lvlJc w:val="left"/>
      <w:pPr>
        <w:tabs>
          <w:tab w:val="num" w:pos="1418"/>
        </w:tabs>
        <w:ind w:left="1418" w:hanging="426"/>
      </w:pPr>
      <w:rPr>
        <w:rFonts w:ascii="Wingdings" w:hAnsi="Wingdings" w:hint="default"/>
      </w:rPr>
    </w:lvl>
  </w:abstractNum>
  <w:abstractNum w:abstractNumId="332" w15:restartNumberingAfterBreak="0">
    <w:nsid w:val="7FB34CD6"/>
    <w:multiLevelType w:val="multilevel"/>
    <w:tmpl w:val="F7B6AE18"/>
    <w:styleLink w:val="StyleBulletedSymbolsymbolLeft025Hanging0251"/>
    <w:lvl w:ilvl="0">
      <w:start w:val="1"/>
      <w:numFmt w:val="bullet"/>
      <w:lvlText w:val=""/>
      <w:lvlJc w:val="left"/>
      <w:pPr>
        <w:ind w:left="360" w:firstLine="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3" w15:restartNumberingAfterBreak="0">
    <w:nsid w:val="7FCE49A7"/>
    <w:multiLevelType w:val="multilevel"/>
    <w:tmpl w:val="9FEEF1EE"/>
    <w:lvl w:ilvl="0">
      <w:start w:val="1"/>
      <w:numFmt w:val="decimal"/>
      <w:pStyle w:val="ANOKIA2023style"/>
      <w:suff w:val="space"/>
      <w:lvlText w:val="Proposal %1:"/>
      <w:lvlJc w:val="left"/>
      <w:pPr>
        <w:ind w:left="0" w:firstLine="0"/>
      </w:pPr>
      <w:rPr>
        <w:rFonts w:ascii="Times New Roman" w:hAnsi="Times New Roman" w:hint="default"/>
        <w:b/>
        <w:sz w:val="2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58746650">
    <w:abstractNumId w:val="179"/>
  </w:num>
  <w:num w:numId="2" w16cid:durableId="496001218">
    <w:abstractNumId w:val="290"/>
  </w:num>
  <w:num w:numId="3" w16cid:durableId="88233009">
    <w:abstractNumId w:val="67"/>
  </w:num>
  <w:num w:numId="4" w16cid:durableId="2120446628">
    <w:abstractNumId w:val="13"/>
  </w:num>
  <w:num w:numId="5" w16cid:durableId="1802728078">
    <w:abstractNumId w:val="323"/>
  </w:num>
  <w:num w:numId="6" w16cid:durableId="22756934">
    <w:abstractNumId w:val="160"/>
  </w:num>
  <w:num w:numId="7" w16cid:durableId="850488194">
    <w:abstractNumId w:val="321"/>
  </w:num>
  <w:num w:numId="8" w16cid:durableId="1226456198">
    <w:abstractNumId w:val="69"/>
  </w:num>
  <w:num w:numId="9" w16cid:durableId="869029945">
    <w:abstractNumId w:val="156"/>
  </w:num>
  <w:num w:numId="10" w16cid:durableId="1988437429">
    <w:abstractNumId w:val="4"/>
  </w:num>
  <w:num w:numId="11" w16cid:durableId="6910852">
    <w:abstractNumId w:val="223"/>
  </w:num>
  <w:num w:numId="12" w16cid:durableId="1828130773">
    <w:abstractNumId w:val="105"/>
  </w:num>
  <w:num w:numId="13" w16cid:durableId="1942060386">
    <w:abstractNumId w:val="286"/>
  </w:num>
  <w:num w:numId="14" w16cid:durableId="880166605">
    <w:abstractNumId w:val="178"/>
  </w:num>
  <w:num w:numId="15" w16cid:durableId="1844124929">
    <w:abstractNumId w:val="76"/>
  </w:num>
  <w:num w:numId="16" w16cid:durableId="1454014188">
    <w:abstractNumId w:val="312"/>
  </w:num>
  <w:num w:numId="17" w16cid:durableId="774596718">
    <w:abstractNumId w:val="213"/>
  </w:num>
  <w:num w:numId="18" w16cid:durableId="26833030">
    <w:abstractNumId w:val="161"/>
  </w:num>
  <w:num w:numId="19" w16cid:durableId="502401534">
    <w:abstractNumId w:val="90"/>
  </w:num>
  <w:num w:numId="20" w16cid:durableId="1001079530">
    <w:abstractNumId w:val="224"/>
  </w:num>
  <w:num w:numId="21" w16cid:durableId="1436711188">
    <w:abstractNumId w:val="295"/>
  </w:num>
  <w:num w:numId="22" w16cid:durableId="1747340217">
    <w:abstractNumId w:val="2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64534416">
    <w:abstractNumId w:val="199"/>
  </w:num>
  <w:num w:numId="24" w16cid:durableId="1426532114">
    <w:abstractNumId w:val="75"/>
  </w:num>
  <w:num w:numId="25" w16cid:durableId="811869633">
    <w:abstractNumId w:val="332"/>
  </w:num>
  <w:num w:numId="26" w16cid:durableId="609165681">
    <w:abstractNumId w:val="133"/>
  </w:num>
  <w:num w:numId="27" w16cid:durableId="1949315726">
    <w:abstractNumId w:val="302"/>
  </w:num>
  <w:num w:numId="28" w16cid:durableId="328145039">
    <w:abstractNumId w:val="263"/>
  </w:num>
  <w:num w:numId="29" w16cid:durableId="400520831">
    <w:abstractNumId w:val="106"/>
  </w:num>
  <w:num w:numId="30" w16cid:durableId="1018265488">
    <w:abstractNumId w:val="26"/>
  </w:num>
  <w:num w:numId="31" w16cid:durableId="1347248046">
    <w:abstractNumId w:val="308"/>
  </w:num>
  <w:num w:numId="32" w16cid:durableId="1492598753">
    <w:abstractNumId w:val="12"/>
  </w:num>
  <w:num w:numId="33" w16cid:durableId="1693797211">
    <w:abstractNumId w:val="146"/>
  </w:num>
  <w:num w:numId="34" w16cid:durableId="70083415">
    <w:abstractNumId w:val="262"/>
  </w:num>
  <w:num w:numId="35" w16cid:durableId="812219174">
    <w:abstractNumId w:val="2"/>
  </w:num>
  <w:num w:numId="36" w16cid:durableId="434787454">
    <w:abstractNumId w:val="231"/>
  </w:num>
  <w:num w:numId="37" w16cid:durableId="1022051866">
    <w:abstractNumId w:val="140"/>
  </w:num>
  <w:num w:numId="38" w16cid:durableId="1315915565">
    <w:abstractNumId w:val="197"/>
  </w:num>
  <w:num w:numId="39" w16cid:durableId="2117017486">
    <w:abstractNumId w:val="155"/>
  </w:num>
  <w:num w:numId="40" w16cid:durableId="115753984">
    <w:abstractNumId w:val="209"/>
  </w:num>
  <w:num w:numId="41" w16cid:durableId="1741172426">
    <w:abstractNumId w:val="331"/>
  </w:num>
  <w:num w:numId="42" w16cid:durableId="1834562694">
    <w:abstractNumId w:val="210"/>
  </w:num>
  <w:num w:numId="43" w16cid:durableId="1982613268">
    <w:abstractNumId w:val="315"/>
  </w:num>
  <w:num w:numId="44" w16cid:durableId="922836169">
    <w:abstractNumId w:val="125"/>
  </w:num>
  <w:num w:numId="45" w16cid:durableId="1840147538">
    <w:abstractNumId w:val="110"/>
  </w:num>
  <w:num w:numId="46" w16cid:durableId="1046562863">
    <w:abstractNumId w:val="272"/>
  </w:num>
  <w:num w:numId="47" w16cid:durableId="191767967">
    <w:abstractNumId w:val="85"/>
  </w:num>
  <w:num w:numId="48" w16cid:durableId="412943263">
    <w:abstractNumId w:val="303"/>
  </w:num>
  <w:num w:numId="49" w16cid:durableId="1526289933">
    <w:abstractNumId w:val="137"/>
  </w:num>
  <w:num w:numId="50" w16cid:durableId="1186677179">
    <w:abstractNumId w:val="182"/>
  </w:num>
  <w:num w:numId="51" w16cid:durableId="1223442318">
    <w:abstractNumId w:val="70"/>
  </w:num>
  <w:num w:numId="52" w16cid:durableId="554511357">
    <w:abstractNumId w:val="139"/>
  </w:num>
  <w:num w:numId="53" w16cid:durableId="319626412">
    <w:abstractNumId w:val="264"/>
  </w:num>
  <w:num w:numId="54" w16cid:durableId="1521119809">
    <w:abstractNumId w:val="25"/>
  </w:num>
  <w:num w:numId="55" w16cid:durableId="1414207845">
    <w:abstractNumId w:val="287"/>
  </w:num>
  <w:num w:numId="56" w16cid:durableId="908616907">
    <w:abstractNumId w:val="190"/>
  </w:num>
  <w:num w:numId="57" w16cid:durableId="1419794322">
    <w:abstractNumId w:val="184"/>
    <w:lvlOverride w:ilvl="0"/>
    <w:lvlOverride w:ilvl="1"/>
    <w:lvlOverride w:ilvl="2"/>
    <w:lvlOverride w:ilvl="3"/>
    <w:lvlOverride w:ilvl="4"/>
    <w:lvlOverride w:ilvl="5">
      <w:startOverride w:val="1"/>
    </w:lvlOverride>
    <w:lvlOverride w:ilvl="6">
      <w:startOverride w:val="1"/>
    </w:lvlOverride>
    <w:lvlOverride w:ilvl="7">
      <w:startOverride w:val="1"/>
    </w:lvlOverride>
    <w:lvlOverride w:ilvl="8">
      <w:startOverride w:val="1"/>
    </w:lvlOverride>
  </w:num>
  <w:num w:numId="58" w16cid:durableId="1337273001">
    <w:abstractNumId w:val="205"/>
  </w:num>
  <w:num w:numId="59" w16cid:durableId="384136310">
    <w:abstractNumId w:val="108"/>
  </w:num>
  <w:num w:numId="60" w16cid:durableId="640960157">
    <w:abstractNumId w:val="0"/>
  </w:num>
  <w:num w:numId="61" w16cid:durableId="1622493963">
    <w:abstractNumId w:val="187"/>
  </w:num>
  <w:num w:numId="62" w16cid:durableId="7603625">
    <w:abstractNumId w:val="180"/>
  </w:num>
  <w:num w:numId="63" w16cid:durableId="1518738850">
    <w:abstractNumId w:val="81"/>
  </w:num>
  <w:num w:numId="64" w16cid:durableId="1258057565">
    <w:abstractNumId w:val="136"/>
  </w:num>
  <w:num w:numId="65" w16cid:durableId="688677518">
    <w:abstractNumId w:val="1"/>
  </w:num>
  <w:num w:numId="66" w16cid:durableId="829098379">
    <w:abstractNumId w:val="1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26822124">
    <w:abstractNumId w:val="195"/>
  </w:num>
  <w:num w:numId="68" w16cid:durableId="233589076">
    <w:abstractNumId w:val="131"/>
  </w:num>
  <w:num w:numId="69" w16cid:durableId="249126769">
    <w:abstractNumId w:val="228"/>
  </w:num>
  <w:num w:numId="70" w16cid:durableId="2053923480">
    <w:abstractNumId w:val="333"/>
  </w:num>
  <w:num w:numId="71" w16cid:durableId="725377157">
    <w:abstractNumId w:val="129"/>
  </w:num>
  <w:num w:numId="72" w16cid:durableId="1966695536">
    <w:abstractNumId w:val="135"/>
  </w:num>
  <w:num w:numId="73" w16cid:durableId="1669558938">
    <w:abstractNumId w:val="88"/>
  </w:num>
  <w:num w:numId="74" w16cid:durableId="1561087281">
    <w:abstractNumId w:val="120"/>
  </w:num>
  <w:num w:numId="75" w16cid:durableId="968053299">
    <w:abstractNumId w:val="194"/>
  </w:num>
  <w:num w:numId="76" w16cid:durableId="6520804">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846897439">
    <w:abstractNumId w:val="116"/>
  </w:num>
  <w:num w:numId="78" w16cid:durableId="164443189">
    <w:abstractNumId w:val="47"/>
  </w:num>
  <w:num w:numId="79" w16cid:durableId="1987584168">
    <w:abstractNumId w:val="275"/>
  </w:num>
  <w:num w:numId="80" w16cid:durableId="155733489">
    <w:abstractNumId w:val="258"/>
  </w:num>
  <w:num w:numId="81" w16cid:durableId="35108006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24067523">
    <w:abstractNumId w:val="40"/>
  </w:num>
  <w:num w:numId="83" w16cid:durableId="403577009">
    <w:abstractNumId w:val="10"/>
  </w:num>
  <w:num w:numId="84" w16cid:durableId="7561580">
    <w:abstractNumId w:val="42"/>
  </w:num>
  <w:num w:numId="85" w16cid:durableId="700788069">
    <w:abstractNumId w:val="296"/>
  </w:num>
  <w:num w:numId="86" w16cid:durableId="884369860">
    <w:abstractNumId w:val="202"/>
  </w:num>
  <w:num w:numId="87" w16cid:durableId="1332098964">
    <w:abstractNumId w:val="78"/>
  </w:num>
  <w:num w:numId="88" w16cid:durableId="1111900064">
    <w:abstractNumId w:val="208"/>
  </w:num>
  <w:num w:numId="89" w16cid:durableId="39518768">
    <w:abstractNumId w:val="89"/>
  </w:num>
  <w:num w:numId="90" w16cid:durableId="1197111457">
    <w:abstractNumId w:val="41"/>
  </w:num>
  <w:num w:numId="91" w16cid:durableId="135731963">
    <w:abstractNumId w:val="234"/>
  </w:num>
  <w:num w:numId="92" w16cid:durableId="1064332090">
    <w:abstractNumId w:val="92"/>
  </w:num>
  <w:num w:numId="93" w16cid:durableId="1882984459">
    <w:abstractNumId w:val="32"/>
  </w:num>
  <w:num w:numId="94" w16cid:durableId="527255011">
    <w:abstractNumId w:val="145"/>
  </w:num>
  <w:num w:numId="95" w16cid:durableId="993920702">
    <w:abstractNumId w:val="305"/>
  </w:num>
  <w:num w:numId="96" w16cid:durableId="113136688">
    <w:abstractNumId w:val="175"/>
  </w:num>
  <w:num w:numId="97" w16cid:durableId="2031098662">
    <w:abstractNumId w:val="154"/>
  </w:num>
  <w:num w:numId="98" w16cid:durableId="1480029735">
    <w:abstractNumId w:val="316"/>
  </w:num>
  <w:num w:numId="99" w16cid:durableId="1128205210">
    <w:abstractNumId w:val="211"/>
  </w:num>
  <w:num w:numId="100" w16cid:durableId="354624621">
    <w:abstractNumId w:val="115"/>
  </w:num>
  <w:num w:numId="101" w16cid:durableId="2145466097">
    <w:abstractNumId w:val="35"/>
  </w:num>
  <w:num w:numId="102" w16cid:durableId="944725710">
    <w:abstractNumId w:val="292"/>
  </w:num>
  <w:num w:numId="103" w16cid:durableId="1848060135">
    <w:abstractNumId w:val="257"/>
  </w:num>
  <w:num w:numId="104" w16cid:durableId="779492046">
    <w:abstractNumId w:val="311"/>
  </w:num>
  <w:num w:numId="105" w16cid:durableId="422799385">
    <w:abstractNumId w:val="309"/>
  </w:num>
  <w:num w:numId="106" w16cid:durableId="1846746994">
    <w:abstractNumId w:val="183"/>
  </w:num>
  <w:num w:numId="107" w16cid:durableId="146942378">
    <w:abstractNumId w:val="95"/>
  </w:num>
  <w:num w:numId="108" w16cid:durableId="399669142">
    <w:abstractNumId w:val="58"/>
  </w:num>
  <w:num w:numId="109" w16cid:durableId="1591083966">
    <w:abstractNumId w:val="249"/>
  </w:num>
  <w:num w:numId="110" w16cid:durableId="1762530870">
    <w:abstractNumId w:val="235"/>
  </w:num>
  <w:num w:numId="111" w16cid:durableId="1890796825">
    <w:abstractNumId w:val="87"/>
  </w:num>
  <w:num w:numId="112" w16cid:durableId="160397015">
    <w:abstractNumId w:val="267"/>
  </w:num>
  <w:num w:numId="113" w16cid:durableId="1194340456">
    <w:abstractNumId w:val="164"/>
  </w:num>
  <w:num w:numId="114" w16cid:durableId="1837452377">
    <w:abstractNumId w:val="142"/>
  </w:num>
  <w:num w:numId="115" w16cid:durableId="15236">
    <w:abstractNumId w:val="59"/>
  </w:num>
  <w:num w:numId="116" w16cid:durableId="1250190659">
    <w:abstractNumId w:val="212"/>
  </w:num>
  <w:num w:numId="117" w16cid:durableId="716247943">
    <w:abstractNumId w:val="233"/>
  </w:num>
  <w:num w:numId="118" w16cid:durableId="1049837124">
    <w:abstractNumId w:val="50"/>
  </w:num>
  <w:num w:numId="119" w16cid:durableId="821969431">
    <w:abstractNumId w:val="243"/>
  </w:num>
  <w:num w:numId="120" w16cid:durableId="958679297">
    <w:abstractNumId w:val="276"/>
  </w:num>
  <w:num w:numId="121" w16cid:durableId="1755395055">
    <w:abstractNumId w:val="22"/>
  </w:num>
  <w:num w:numId="122" w16cid:durableId="1416169177">
    <w:abstractNumId w:val="232"/>
  </w:num>
  <w:num w:numId="123" w16cid:durableId="1603104907">
    <w:abstractNumId w:val="277"/>
  </w:num>
  <w:num w:numId="124" w16cid:durableId="759521142">
    <w:abstractNumId w:val="37"/>
  </w:num>
  <w:num w:numId="125" w16cid:durableId="1267883221">
    <w:abstractNumId w:val="119"/>
  </w:num>
  <w:num w:numId="126" w16cid:durableId="207107768">
    <w:abstractNumId w:val="46"/>
  </w:num>
  <w:num w:numId="127" w16cid:durableId="1448816527">
    <w:abstractNumId w:val="201"/>
  </w:num>
  <w:num w:numId="128" w16cid:durableId="919829251">
    <w:abstractNumId w:val="289"/>
  </w:num>
  <w:num w:numId="129" w16cid:durableId="1873180795">
    <w:abstractNumId w:val="240"/>
  </w:num>
  <w:num w:numId="130" w16cid:durableId="1804956364">
    <w:abstractNumId w:val="214"/>
  </w:num>
  <w:num w:numId="131" w16cid:durableId="525607932">
    <w:abstractNumId w:val="149"/>
  </w:num>
  <w:num w:numId="132" w16cid:durableId="268661939">
    <w:abstractNumId w:val="226"/>
  </w:num>
  <w:num w:numId="133" w16cid:durableId="2068263328">
    <w:abstractNumId w:val="132"/>
  </w:num>
  <w:num w:numId="134" w16cid:durableId="764036893">
    <w:abstractNumId w:val="248"/>
  </w:num>
  <w:num w:numId="135" w16cid:durableId="981034636">
    <w:abstractNumId w:val="247"/>
  </w:num>
  <w:num w:numId="136" w16cid:durableId="242498287">
    <w:abstractNumId w:val="112"/>
  </w:num>
  <w:num w:numId="137" w16cid:durableId="49572106">
    <w:abstractNumId w:val="255"/>
  </w:num>
  <w:num w:numId="138" w16cid:durableId="2004694864">
    <w:abstractNumId w:val="181"/>
  </w:num>
  <w:num w:numId="139" w16cid:durableId="1585068734">
    <w:abstractNumId w:val="283"/>
  </w:num>
  <w:num w:numId="140" w16cid:durableId="494610404">
    <w:abstractNumId w:val="271"/>
  </w:num>
  <w:num w:numId="141" w16cid:durableId="544560724">
    <w:abstractNumId w:val="320"/>
  </w:num>
  <w:num w:numId="142" w16cid:durableId="1403602404">
    <w:abstractNumId w:val="31"/>
  </w:num>
  <w:num w:numId="143" w16cid:durableId="1824546835">
    <w:abstractNumId w:val="327"/>
  </w:num>
  <w:num w:numId="144" w16cid:durableId="1683821857">
    <w:abstractNumId w:val="99"/>
  </w:num>
  <w:num w:numId="145" w16cid:durableId="1127578945">
    <w:abstractNumId w:val="122"/>
  </w:num>
  <w:num w:numId="146" w16cid:durableId="454445937">
    <w:abstractNumId w:val="24"/>
  </w:num>
  <w:num w:numId="147" w16cid:durableId="1167788714">
    <w:abstractNumId w:val="165"/>
  </w:num>
  <w:num w:numId="148" w16cid:durableId="681013721">
    <w:abstractNumId w:val="30"/>
  </w:num>
  <w:num w:numId="149" w16cid:durableId="903371155">
    <w:abstractNumId w:val="121"/>
  </w:num>
  <w:num w:numId="150" w16cid:durableId="1191065972">
    <w:abstractNumId w:val="281"/>
  </w:num>
  <w:num w:numId="151" w16cid:durableId="950672330">
    <w:abstractNumId w:val="254"/>
  </w:num>
  <w:num w:numId="152" w16cid:durableId="1643195735">
    <w:abstractNumId w:val="18"/>
  </w:num>
  <w:num w:numId="153" w16cid:durableId="2052611679">
    <w:abstractNumId w:val="273"/>
  </w:num>
  <w:num w:numId="154" w16cid:durableId="591160042">
    <w:abstractNumId w:val="158"/>
  </w:num>
  <w:num w:numId="155" w16cid:durableId="1680884716">
    <w:abstractNumId w:val="322"/>
  </w:num>
  <w:num w:numId="156" w16cid:durableId="1906453328">
    <w:abstractNumId w:val="269"/>
  </w:num>
  <w:num w:numId="157" w16cid:durableId="643508068">
    <w:abstractNumId w:val="318"/>
  </w:num>
  <w:num w:numId="158" w16cid:durableId="2074425132">
    <w:abstractNumId w:val="225"/>
  </w:num>
  <w:num w:numId="159" w16cid:durableId="1678536632">
    <w:abstractNumId w:val="280"/>
  </w:num>
  <w:num w:numId="160" w16cid:durableId="837312584">
    <w:abstractNumId w:val="96"/>
  </w:num>
  <w:num w:numId="161" w16cid:durableId="35158949">
    <w:abstractNumId w:val="252"/>
  </w:num>
  <w:num w:numId="162" w16cid:durableId="441657698">
    <w:abstractNumId w:val="192"/>
  </w:num>
  <w:num w:numId="163" w16cid:durableId="666396909">
    <w:abstractNumId w:val="56"/>
  </w:num>
  <w:num w:numId="164" w16cid:durableId="1302150235">
    <w:abstractNumId w:val="206"/>
  </w:num>
  <w:num w:numId="165" w16cid:durableId="445587599">
    <w:abstractNumId w:val="241"/>
  </w:num>
  <w:num w:numId="166" w16cid:durableId="389695512">
    <w:abstractNumId w:val="11"/>
  </w:num>
  <w:num w:numId="167" w16cid:durableId="1188563052">
    <w:abstractNumId w:val="219"/>
  </w:num>
  <w:num w:numId="168" w16cid:durableId="1142964626">
    <w:abstractNumId w:val="221"/>
  </w:num>
  <w:num w:numId="169" w16cid:durableId="189876607">
    <w:abstractNumId w:val="189"/>
  </w:num>
  <w:num w:numId="170" w16cid:durableId="1153791775">
    <w:abstractNumId w:val="193"/>
  </w:num>
  <w:num w:numId="171" w16cid:durableId="2067024824">
    <w:abstractNumId w:val="114"/>
  </w:num>
  <w:num w:numId="172" w16cid:durableId="1076436344">
    <w:abstractNumId w:val="147"/>
  </w:num>
  <w:num w:numId="173" w16cid:durableId="1526796158">
    <w:abstractNumId w:val="52"/>
  </w:num>
  <w:num w:numId="174" w16cid:durableId="855391072">
    <w:abstractNumId w:val="17"/>
  </w:num>
  <w:num w:numId="175" w16cid:durableId="414595996">
    <w:abstractNumId w:val="55"/>
  </w:num>
  <w:num w:numId="176" w16cid:durableId="1710450837">
    <w:abstractNumId w:val="127"/>
  </w:num>
  <w:num w:numId="177" w16cid:durableId="848788929">
    <w:abstractNumId w:val="259"/>
  </w:num>
  <w:num w:numId="178" w16cid:durableId="2107461347">
    <w:abstractNumId w:val="326"/>
  </w:num>
  <w:num w:numId="179" w16cid:durableId="507716060">
    <w:abstractNumId w:val="21"/>
  </w:num>
  <w:num w:numId="180" w16cid:durableId="707490320">
    <w:abstractNumId w:val="153"/>
  </w:num>
  <w:num w:numId="181" w16cid:durableId="670909069">
    <w:abstractNumId w:val="51"/>
  </w:num>
  <w:num w:numId="182" w16cid:durableId="715276226">
    <w:abstractNumId w:val="169"/>
  </w:num>
  <w:num w:numId="183" w16cid:durableId="1895238582">
    <w:abstractNumId w:val="71"/>
  </w:num>
  <w:num w:numId="184" w16cid:durableId="1601377103">
    <w:abstractNumId w:val="66"/>
  </w:num>
  <w:num w:numId="185" w16cid:durableId="1130856096">
    <w:abstractNumId w:val="215"/>
  </w:num>
  <w:num w:numId="186" w16cid:durableId="1579512099">
    <w:abstractNumId w:val="141"/>
  </w:num>
  <w:num w:numId="187" w16cid:durableId="482426434">
    <w:abstractNumId w:val="186"/>
  </w:num>
  <w:num w:numId="188" w16cid:durableId="1317104918">
    <w:abstractNumId w:val="20"/>
  </w:num>
  <w:num w:numId="189" w16cid:durableId="1722942315">
    <w:abstractNumId w:val="172"/>
  </w:num>
  <w:num w:numId="190" w16cid:durableId="322204477">
    <w:abstractNumId w:val="317"/>
  </w:num>
  <w:num w:numId="191" w16cid:durableId="804355831">
    <w:abstractNumId w:val="93"/>
  </w:num>
  <w:num w:numId="192" w16cid:durableId="1463385243">
    <w:abstractNumId w:val="98"/>
  </w:num>
  <w:num w:numId="193" w16cid:durableId="756950273">
    <w:abstractNumId w:val="97"/>
  </w:num>
  <w:num w:numId="194" w16cid:durableId="711728564">
    <w:abstractNumId w:val="72"/>
  </w:num>
  <w:num w:numId="195" w16cid:durableId="1986159647">
    <w:abstractNumId w:val="45"/>
  </w:num>
  <w:num w:numId="196" w16cid:durableId="1276979119">
    <w:abstractNumId w:val="143"/>
  </w:num>
  <w:num w:numId="197" w16cid:durableId="1611934557">
    <w:abstractNumId w:val="246"/>
  </w:num>
  <w:num w:numId="198" w16cid:durableId="7292235">
    <w:abstractNumId w:val="77"/>
  </w:num>
  <w:num w:numId="199" w16cid:durableId="1708749412">
    <w:abstractNumId w:val="151"/>
  </w:num>
  <w:num w:numId="200" w16cid:durableId="1739742914">
    <w:abstractNumId w:val="60"/>
  </w:num>
  <w:num w:numId="201" w16cid:durableId="750930643">
    <w:abstractNumId w:val="238"/>
  </w:num>
  <w:num w:numId="202" w16cid:durableId="799883220">
    <w:abstractNumId w:val="306"/>
  </w:num>
  <w:num w:numId="203" w16cid:durableId="717893565">
    <w:abstractNumId w:val="64"/>
  </w:num>
  <w:num w:numId="204" w16cid:durableId="1002975745">
    <w:abstractNumId w:val="207"/>
  </w:num>
  <w:num w:numId="205" w16cid:durableId="444888167">
    <w:abstractNumId w:val="29"/>
  </w:num>
  <w:num w:numId="206" w16cid:durableId="1424254225">
    <w:abstractNumId w:val="218"/>
  </w:num>
  <w:num w:numId="207" w16cid:durableId="1541238577">
    <w:abstractNumId w:val="285"/>
  </w:num>
  <w:num w:numId="208" w16cid:durableId="548688598">
    <w:abstractNumId w:val="144"/>
  </w:num>
  <w:num w:numId="209" w16cid:durableId="1288513972">
    <w:abstractNumId w:val="74"/>
  </w:num>
  <w:num w:numId="210" w16cid:durableId="274102491">
    <w:abstractNumId w:val="157"/>
  </w:num>
  <w:num w:numId="211" w16cid:durableId="1106193453">
    <w:abstractNumId w:val="261"/>
  </w:num>
  <w:num w:numId="212" w16cid:durableId="1391339728">
    <w:abstractNumId w:val="191"/>
  </w:num>
  <w:num w:numId="213" w16cid:durableId="2322858">
    <w:abstractNumId w:val="196"/>
  </w:num>
  <w:num w:numId="214" w16cid:durableId="1524324684">
    <w:abstractNumId w:val="319"/>
  </w:num>
  <w:num w:numId="215" w16cid:durableId="519202764">
    <w:abstractNumId w:val="250"/>
  </w:num>
  <w:num w:numId="216" w16cid:durableId="171190750">
    <w:abstractNumId w:val="245"/>
  </w:num>
  <w:num w:numId="217" w16cid:durableId="211964978">
    <w:abstractNumId w:val="217"/>
  </w:num>
  <w:num w:numId="218" w16cid:durableId="406196446">
    <w:abstractNumId w:val="167"/>
  </w:num>
  <w:num w:numId="219" w16cid:durableId="1854226971">
    <w:abstractNumId w:val="174"/>
  </w:num>
  <w:num w:numId="220" w16cid:durableId="1789541282">
    <w:abstractNumId w:val="19"/>
  </w:num>
  <w:num w:numId="221" w16cid:durableId="1199927858">
    <w:abstractNumId w:val="104"/>
  </w:num>
  <w:num w:numId="222" w16cid:durableId="1714577341">
    <w:abstractNumId w:val="15"/>
  </w:num>
  <w:num w:numId="223" w16cid:durableId="2130077979">
    <w:abstractNumId w:val="53"/>
  </w:num>
  <w:num w:numId="224" w16cid:durableId="1984776356">
    <w:abstractNumId w:val="293"/>
  </w:num>
  <w:num w:numId="225" w16cid:durableId="712845828">
    <w:abstractNumId w:val="65"/>
  </w:num>
  <w:num w:numId="226" w16cid:durableId="724186870">
    <w:abstractNumId w:val="113"/>
  </w:num>
  <w:num w:numId="227" w16cid:durableId="1197351514">
    <w:abstractNumId w:val="83"/>
  </w:num>
  <w:num w:numId="228" w16cid:durableId="609170542">
    <w:abstractNumId w:val="38"/>
  </w:num>
  <w:num w:numId="229" w16cid:durableId="2048989339">
    <w:abstractNumId w:val="330"/>
  </w:num>
  <w:num w:numId="230" w16cid:durableId="634793340">
    <w:abstractNumId w:val="244"/>
  </w:num>
  <w:num w:numId="231" w16cid:durableId="662857035">
    <w:abstractNumId w:val="166"/>
  </w:num>
  <w:num w:numId="232" w16cid:durableId="217788758">
    <w:abstractNumId w:val="297"/>
  </w:num>
  <w:num w:numId="233" w16cid:durableId="1743872251">
    <w:abstractNumId w:val="227"/>
  </w:num>
  <w:num w:numId="234" w16cid:durableId="245968605">
    <w:abstractNumId w:val="80"/>
  </w:num>
  <w:num w:numId="235" w16cid:durableId="2115977704">
    <w:abstractNumId w:val="300"/>
  </w:num>
  <w:num w:numId="236" w16cid:durableId="1347638073">
    <w:abstractNumId w:val="48"/>
  </w:num>
  <w:num w:numId="237" w16cid:durableId="399402156">
    <w:abstractNumId w:val="268"/>
  </w:num>
  <w:num w:numId="238" w16cid:durableId="2092501935">
    <w:abstractNumId w:val="103"/>
  </w:num>
  <w:num w:numId="239" w16cid:durableId="316423759">
    <w:abstractNumId w:val="118"/>
  </w:num>
  <w:num w:numId="240" w16cid:durableId="60639537">
    <w:abstractNumId w:val="111"/>
  </w:num>
  <w:num w:numId="241" w16cid:durableId="878859432">
    <w:abstractNumId w:val="14"/>
  </w:num>
  <w:num w:numId="242" w16cid:durableId="1996061788">
    <w:abstractNumId w:val="117"/>
  </w:num>
  <w:num w:numId="243" w16cid:durableId="65685893">
    <w:abstractNumId w:val="107"/>
  </w:num>
  <w:num w:numId="244" w16cid:durableId="839780298">
    <w:abstractNumId w:val="239"/>
  </w:num>
  <w:num w:numId="245" w16cid:durableId="327834653">
    <w:abstractNumId w:val="260"/>
  </w:num>
  <w:num w:numId="246" w16cid:durableId="1569146437">
    <w:abstractNumId w:val="61"/>
  </w:num>
  <w:num w:numId="247" w16cid:durableId="755710449">
    <w:abstractNumId w:val="33"/>
  </w:num>
  <w:num w:numId="248" w16cid:durableId="892352249">
    <w:abstractNumId w:val="171"/>
  </w:num>
  <w:num w:numId="249" w16cid:durableId="283773774">
    <w:abstractNumId w:val="242"/>
  </w:num>
  <w:num w:numId="250" w16cid:durableId="663322446">
    <w:abstractNumId w:val="101"/>
  </w:num>
  <w:num w:numId="251" w16cid:durableId="774060828">
    <w:abstractNumId w:val="230"/>
  </w:num>
  <w:num w:numId="252" w16cid:durableId="112722006">
    <w:abstractNumId w:val="8"/>
  </w:num>
  <w:num w:numId="253" w16cid:durableId="1075787376">
    <w:abstractNumId w:val="102"/>
  </w:num>
  <w:num w:numId="254" w16cid:durableId="396325665">
    <w:abstractNumId w:val="84"/>
  </w:num>
  <w:num w:numId="255" w16cid:durableId="847333004">
    <w:abstractNumId w:val="170"/>
  </w:num>
  <w:num w:numId="256" w16cid:durableId="1225873316">
    <w:abstractNumId w:val="301"/>
  </w:num>
  <w:num w:numId="257" w16cid:durableId="700590924">
    <w:abstractNumId w:val="130"/>
  </w:num>
  <w:num w:numId="258" w16cid:durableId="837576761">
    <w:abstractNumId w:val="94"/>
  </w:num>
  <w:num w:numId="259" w16cid:durableId="1683891385">
    <w:abstractNumId w:val="7"/>
  </w:num>
  <w:num w:numId="260" w16cid:durableId="557589616">
    <w:abstractNumId w:val="44"/>
  </w:num>
  <w:num w:numId="261" w16cid:durableId="2136285741">
    <w:abstractNumId w:val="220"/>
  </w:num>
  <w:num w:numId="262" w16cid:durableId="1854146428">
    <w:abstractNumId w:val="229"/>
  </w:num>
  <w:num w:numId="263" w16cid:durableId="1861119264">
    <w:abstractNumId w:val="23"/>
  </w:num>
  <w:num w:numId="264" w16cid:durableId="45371375">
    <w:abstractNumId w:val="173"/>
  </w:num>
  <w:num w:numId="265" w16cid:durableId="845484506">
    <w:abstractNumId w:val="314"/>
  </w:num>
  <w:num w:numId="266" w16cid:durableId="2005814227">
    <w:abstractNumId w:val="62"/>
  </w:num>
  <w:num w:numId="267" w16cid:durableId="193082733">
    <w:abstractNumId w:val="216"/>
  </w:num>
  <w:num w:numId="268" w16cid:durableId="323749598">
    <w:abstractNumId w:val="328"/>
  </w:num>
  <w:num w:numId="269" w16cid:durableId="1970699609">
    <w:abstractNumId w:val="251"/>
  </w:num>
  <w:num w:numId="270" w16cid:durableId="1375277750">
    <w:abstractNumId w:val="134"/>
  </w:num>
  <w:num w:numId="271" w16cid:durableId="1099180235">
    <w:abstractNumId w:val="253"/>
  </w:num>
  <w:num w:numId="272" w16cid:durableId="1609701779">
    <w:abstractNumId w:val="329"/>
  </w:num>
  <w:num w:numId="273" w16cid:durableId="227303182">
    <w:abstractNumId w:val="274"/>
  </w:num>
  <w:num w:numId="274" w16cid:durableId="1968000065">
    <w:abstractNumId w:val="79"/>
  </w:num>
  <w:num w:numId="275" w16cid:durableId="2036811246">
    <w:abstractNumId w:val="54"/>
  </w:num>
  <w:num w:numId="276" w16cid:durableId="1575973581">
    <w:abstractNumId w:val="9"/>
  </w:num>
  <w:num w:numId="277" w16cid:durableId="1756243112">
    <w:abstractNumId w:val="6"/>
  </w:num>
  <w:num w:numId="278" w16cid:durableId="1095328253">
    <w:abstractNumId w:val="325"/>
  </w:num>
  <w:num w:numId="279" w16cid:durableId="1054961799">
    <w:abstractNumId w:val="124"/>
  </w:num>
  <w:num w:numId="280" w16cid:durableId="1623658064">
    <w:abstractNumId w:val="222"/>
  </w:num>
  <w:num w:numId="281" w16cid:durableId="1070276269">
    <w:abstractNumId w:val="49"/>
  </w:num>
  <w:num w:numId="282" w16cid:durableId="1386761331">
    <w:abstractNumId w:val="63"/>
  </w:num>
  <w:num w:numId="283" w16cid:durableId="62072174">
    <w:abstractNumId w:val="152"/>
  </w:num>
  <w:num w:numId="284" w16cid:durableId="709499245">
    <w:abstractNumId w:val="86"/>
  </w:num>
  <w:num w:numId="285" w16cid:durableId="2110658512">
    <w:abstractNumId w:val="150"/>
  </w:num>
  <w:num w:numId="286" w16cid:durableId="1232424976">
    <w:abstractNumId w:val="168"/>
  </w:num>
  <w:num w:numId="287" w16cid:durableId="1867252798">
    <w:abstractNumId w:val="266"/>
  </w:num>
  <w:num w:numId="288" w16cid:durableId="725641466">
    <w:abstractNumId w:val="28"/>
  </w:num>
  <w:num w:numId="289" w16cid:durableId="401102225">
    <w:abstractNumId w:val="256"/>
  </w:num>
  <w:num w:numId="290" w16cid:durableId="379865543">
    <w:abstractNumId w:val="163"/>
  </w:num>
  <w:num w:numId="291" w16cid:durableId="433481529">
    <w:abstractNumId w:val="162"/>
  </w:num>
  <w:num w:numId="292" w16cid:durableId="164900777">
    <w:abstractNumId w:val="128"/>
  </w:num>
  <w:num w:numId="293" w16cid:durableId="1018581619">
    <w:abstractNumId w:val="100"/>
  </w:num>
  <w:num w:numId="294" w16cid:durableId="1088498461">
    <w:abstractNumId w:val="204"/>
  </w:num>
  <w:num w:numId="295" w16cid:durableId="910383956">
    <w:abstractNumId w:val="324"/>
  </w:num>
  <w:num w:numId="296" w16cid:durableId="499391872">
    <w:abstractNumId w:val="299"/>
  </w:num>
  <w:num w:numId="297" w16cid:durableId="389616391">
    <w:abstractNumId w:val="159"/>
  </w:num>
  <w:num w:numId="298" w16cid:durableId="1574897696">
    <w:abstractNumId w:val="310"/>
  </w:num>
  <w:num w:numId="299" w16cid:durableId="371613753">
    <w:abstractNumId w:val="203"/>
  </w:num>
  <w:num w:numId="300" w16cid:durableId="379280727">
    <w:abstractNumId w:val="39"/>
  </w:num>
  <w:num w:numId="301" w16cid:durableId="656539975">
    <w:abstractNumId w:val="109"/>
  </w:num>
  <w:num w:numId="302" w16cid:durableId="1543863824">
    <w:abstractNumId w:val="270"/>
  </w:num>
  <w:num w:numId="303" w16cid:durableId="1758822074">
    <w:abstractNumId w:val="284"/>
  </w:num>
  <w:num w:numId="304" w16cid:durableId="1258827800">
    <w:abstractNumId w:val="177"/>
  </w:num>
  <w:num w:numId="305" w16cid:durableId="699669611">
    <w:abstractNumId w:val="73"/>
  </w:num>
  <w:num w:numId="306" w16cid:durableId="943070744">
    <w:abstractNumId w:val="279"/>
  </w:num>
  <w:num w:numId="307" w16cid:durableId="1328286620">
    <w:abstractNumId w:val="91"/>
  </w:num>
  <w:num w:numId="308" w16cid:durableId="2058968217">
    <w:abstractNumId w:val="329"/>
    <w:lvlOverride w:ilvl="0"/>
    <w:lvlOverride w:ilvl="1"/>
    <w:lvlOverride w:ilvl="2"/>
    <w:lvlOverride w:ilvl="3"/>
    <w:lvlOverride w:ilvl="4"/>
    <w:lvlOverride w:ilvl="5"/>
    <w:lvlOverride w:ilvl="6"/>
    <w:lvlOverride w:ilvl="7"/>
    <w:lvlOverride w:ilvl="8"/>
  </w:num>
  <w:num w:numId="309" w16cid:durableId="1284771191">
    <w:abstractNumId w:val="278"/>
    <w:lvlOverride w:ilvl="0"/>
    <w:lvlOverride w:ilvl="1"/>
    <w:lvlOverride w:ilvl="2"/>
    <w:lvlOverride w:ilvl="3"/>
    <w:lvlOverride w:ilvl="4"/>
    <w:lvlOverride w:ilvl="5"/>
    <w:lvlOverride w:ilvl="6"/>
    <w:lvlOverride w:ilvl="7"/>
    <w:lvlOverride w:ilvl="8"/>
  </w:num>
  <w:num w:numId="310" w16cid:durableId="558056989">
    <w:abstractNumId w:val="208"/>
    <w:lvlOverride w:ilvl="0"/>
    <w:lvlOverride w:ilvl="1"/>
    <w:lvlOverride w:ilvl="2"/>
    <w:lvlOverride w:ilvl="3"/>
    <w:lvlOverride w:ilvl="4"/>
    <w:lvlOverride w:ilvl="5"/>
    <w:lvlOverride w:ilvl="6"/>
    <w:lvlOverride w:ilvl="7"/>
    <w:lvlOverride w:ilvl="8"/>
  </w:num>
  <w:num w:numId="311" w16cid:durableId="54856401">
    <w:abstractNumId w:val="282"/>
    <w:lvlOverride w:ilvl="0"/>
    <w:lvlOverride w:ilvl="1"/>
    <w:lvlOverride w:ilvl="2"/>
    <w:lvlOverride w:ilvl="3"/>
    <w:lvlOverride w:ilvl="4"/>
    <w:lvlOverride w:ilvl="5"/>
    <w:lvlOverride w:ilvl="6"/>
    <w:lvlOverride w:ilvl="7"/>
    <w:lvlOverride w:ilvl="8"/>
  </w:num>
  <w:num w:numId="312" w16cid:durableId="944724812">
    <w:abstractNumId w:val="313"/>
    <w:lvlOverride w:ilvl="0"/>
    <w:lvlOverride w:ilvl="1"/>
    <w:lvlOverride w:ilvl="2"/>
    <w:lvlOverride w:ilvl="3"/>
    <w:lvlOverride w:ilvl="4"/>
    <w:lvlOverride w:ilvl="5"/>
    <w:lvlOverride w:ilvl="6"/>
    <w:lvlOverride w:ilvl="7"/>
    <w:lvlOverride w:ilvl="8"/>
  </w:num>
  <w:num w:numId="313" w16cid:durableId="15693432">
    <w:abstractNumId w:val="253"/>
    <w:lvlOverride w:ilvl="0"/>
    <w:lvlOverride w:ilvl="1"/>
    <w:lvlOverride w:ilvl="2"/>
    <w:lvlOverride w:ilvl="3"/>
    <w:lvlOverride w:ilvl="4"/>
    <w:lvlOverride w:ilvl="5"/>
    <w:lvlOverride w:ilvl="6"/>
    <w:lvlOverride w:ilvl="7"/>
    <w:lvlOverride w:ilvl="8"/>
  </w:num>
  <w:num w:numId="314" w16cid:durableId="515005562">
    <w:abstractNumId w:val="176"/>
  </w:num>
  <w:num w:numId="315" w16cid:durableId="841503732">
    <w:abstractNumId w:val="307"/>
  </w:num>
  <w:num w:numId="316" w16cid:durableId="868105425">
    <w:abstractNumId w:val="288"/>
  </w:num>
  <w:num w:numId="317" w16cid:durableId="1431582097">
    <w:abstractNumId w:val="148"/>
  </w:num>
  <w:num w:numId="318" w16cid:durableId="1126657526">
    <w:abstractNumId w:val="200"/>
  </w:num>
  <w:num w:numId="319" w16cid:durableId="115026533">
    <w:abstractNumId w:val="291"/>
  </w:num>
  <w:num w:numId="320" w16cid:durableId="1237588674">
    <w:abstractNumId w:val="126"/>
  </w:num>
  <w:num w:numId="321" w16cid:durableId="76899736">
    <w:abstractNumId w:val="265"/>
  </w:num>
  <w:num w:numId="322" w16cid:durableId="132647475">
    <w:abstractNumId w:val="34"/>
  </w:num>
  <w:num w:numId="323" w16cid:durableId="1457214150">
    <w:abstractNumId w:val="123"/>
  </w:num>
  <w:num w:numId="324" w16cid:durableId="783621346">
    <w:abstractNumId w:val="236"/>
  </w:num>
  <w:num w:numId="325" w16cid:durableId="1786003416">
    <w:abstractNumId w:val="57"/>
  </w:num>
  <w:num w:numId="326" w16cid:durableId="1854029754">
    <w:abstractNumId w:val="68"/>
  </w:num>
  <w:num w:numId="327" w16cid:durableId="2063746690">
    <w:abstractNumId w:val="138"/>
  </w:num>
  <w:num w:numId="328" w16cid:durableId="1459909462">
    <w:abstractNumId w:val="304"/>
  </w:num>
  <w:numIdMacAtCleanup w:val="32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samsung">
    <w15:presenceInfo w15:providerId="None" w15:userId="samsung"/>
  </w15:person>
  <w15:person w15:author="ZTE">
    <w15:presenceInfo w15:providerId="None" w15:userId="ZTE"/>
  </w15:person>
  <w15:person w15:author="Aris P.">
    <w15:presenceInfo w15:providerId="None" w15:userId="Aris P."/>
  </w15:person>
  <w15:person w15:author="Philippe Sartori">
    <w15:presenceInfo w15:providerId="AD" w15:userId="S-1-5-21-191130273-305881739-1540833222-76516"/>
  </w15:person>
  <w15:person w15:author="Moderator">
    <w15:presenceInfo w15:providerId="None" w15:userId="Moderator"/>
  </w15:person>
  <w15:person w15:author="Hu Youjun">
    <w15:presenceInfo w15:providerId="None" w15:userId="Hu Youjun"/>
  </w15:person>
  <w15:person w15:author="SeungheeHan">
    <w15:presenceInfo w15:providerId="None" w15:userId="SeungheeHan"/>
  </w15:person>
  <w15:person w15:author="WangYi">
    <w15:presenceInfo w15:providerId="None" w15:userId="WangYi"/>
  </w15:person>
  <w15:person w15:author="ZTE, MXY">
    <w15:presenceInfo w15:providerId="None" w15:userId="ZTE, MXY"/>
  </w15:person>
  <w15:person w15:author="Haipeng HP1 Lei">
    <w15:presenceInfo w15:providerId="AD" w15:userId="S::leihp1@LENOVO.COM::2e71483c-7ca9-4f8f-ae1c-f3e247dba046"/>
  </w15:person>
  <w15:person w15:author="Huawei">
    <w15:presenceInfo w15:providerId="None" w15:userId="Huawei"/>
  </w15:person>
  <w15:person w15:author="ZTE-Xingguang">
    <w15:presenceInfo w15:providerId="None" w15:userId="ZTE-Xingguang"/>
  </w15:person>
  <w15:person w15:author="zheng liu">
    <w15:presenceInfo w15:providerId="Windows Live" w15:userId="eecb3f91723d1454"/>
  </w15:person>
  <w15:person w15:author="Akimoto, Yosuke/秋元 陽介">
    <w15:presenceInfo w15:providerId="AD" w15:userId="S::akimoto.yosuke@jp.fujitsu.com::fcf915d9-351f-48f6-aaa9-b0a5b639bfe4"/>
  </w15:person>
  <w15:person w15:author="NOKIA">
    <w15:presenceInfo w15:providerId="None" w15:userId="NOKIA"/>
  </w15:person>
  <w15:person w15:author="Sanjay Goyal (Nokia)">
    <w15:presenceInfo w15:providerId="AD" w15:userId="S::sanjay.goyal@nokia.com::637b439d-12f9-483a-973a-2a6f6497feb0"/>
  </w15:person>
  <w15:person w15:author="Huawei - Huangsu">
    <w15:presenceInfo w15:providerId="None" w15:userId="Huawei - Huangsu"/>
  </w15:person>
  <w15:person w15:author="Alexandros Manolakos">
    <w15:presenceInfo w15:providerId="AD" w15:userId="S::amanolak@qti.qualcomm.com::30740036-014e-4ac5-85d2-b3c14166ffcc"/>
  </w15:person>
  <w15:person w15:author="王聪00335016">
    <w15:presenceInfo w15:providerId="None" w15:userId="王聪00335016"/>
  </w15:person>
  <w15:person w15:author="蒋创新">
    <w15:presenceInfo w15:providerId="None" w15:userId="蒋创新"/>
  </w15:person>
  <w15:person w15:author="Moderator (Ericsson)">
    <w15:presenceInfo w15:providerId="None" w15:userId="Moderator (Ericsso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activeWritingStyle w:appName="MSWord" w:lang="en-GB" w:vendorID="64" w:dllVersion="6" w:nlCheck="1" w:checkStyle="1"/>
  <w:activeWritingStyle w:appName="MSWord" w:lang="en-AU" w:vendorID="64" w:dllVersion="6" w:nlCheck="1" w:checkStyle="1"/>
  <w:activeWritingStyle w:appName="MSWord" w:lang="fr-CA" w:vendorID="64" w:dllVersion="6" w:nlCheck="1" w:checkStyle="1"/>
  <w:activeWritingStyle w:appName="MSWord" w:lang="en-US" w:vendorID="64" w:dllVersion="6" w:nlCheck="1" w:checkStyle="1"/>
  <w:activeWritingStyle w:appName="MSWord" w:lang="es-ES" w:vendorID="64" w:dllVersion="6" w:nlCheck="1" w:checkStyle="1"/>
  <w:activeWritingStyle w:appName="MSWord" w:lang="fr-FR" w:vendorID="64" w:dllVersion="6" w:nlCheck="1" w:checkStyle="1"/>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ctiveWritingStyle w:appName="MSWord" w:lang="de-DE"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characterSpacingControl w:val="doNotCompress"/>
  <w:hdrShapeDefaults>
    <o:shapedefaults v:ext="edit" spidmax="2112"/>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58A"/>
    <w:rsid w:val="0000011E"/>
    <w:rsid w:val="0000013F"/>
    <w:rsid w:val="00000238"/>
    <w:rsid w:val="000002C2"/>
    <w:rsid w:val="00000339"/>
    <w:rsid w:val="0000046A"/>
    <w:rsid w:val="00000491"/>
    <w:rsid w:val="000004A3"/>
    <w:rsid w:val="00000609"/>
    <w:rsid w:val="0000084B"/>
    <w:rsid w:val="000008A4"/>
    <w:rsid w:val="00000913"/>
    <w:rsid w:val="0000099A"/>
    <w:rsid w:val="00000CD3"/>
    <w:rsid w:val="00000DDC"/>
    <w:rsid w:val="000011FF"/>
    <w:rsid w:val="00001387"/>
    <w:rsid w:val="00001808"/>
    <w:rsid w:val="00001983"/>
    <w:rsid w:val="00001BCD"/>
    <w:rsid w:val="00001C57"/>
    <w:rsid w:val="00001D44"/>
    <w:rsid w:val="00001F3B"/>
    <w:rsid w:val="00001F4E"/>
    <w:rsid w:val="00001F7B"/>
    <w:rsid w:val="00002390"/>
    <w:rsid w:val="00002523"/>
    <w:rsid w:val="00002561"/>
    <w:rsid w:val="0000260F"/>
    <w:rsid w:val="00002618"/>
    <w:rsid w:val="0000264D"/>
    <w:rsid w:val="000026FC"/>
    <w:rsid w:val="00002762"/>
    <w:rsid w:val="00002767"/>
    <w:rsid w:val="000028AB"/>
    <w:rsid w:val="0000299C"/>
    <w:rsid w:val="00002B32"/>
    <w:rsid w:val="00002BB0"/>
    <w:rsid w:val="00002C6E"/>
    <w:rsid w:val="00002D28"/>
    <w:rsid w:val="00002D7F"/>
    <w:rsid w:val="00002F18"/>
    <w:rsid w:val="00002F50"/>
    <w:rsid w:val="00002F83"/>
    <w:rsid w:val="000031A3"/>
    <w:rsid w:val="0000356D"/>
    <w:rsid w:val="00003945"/>
    <w:rsid w:val="000039F5"/>
    <w:rsid w:val="00003BE6"/>
    <w:rsid w:val="00003DC8"/>
    <w:rsid w:val="00003DE5"/>
    <w:rsid w:val="00003F1D"/>
    <w:rsid w:val="00004006"/>
    <w:rsid w:val="000040E7"/>
    <w:rsid w:val="00004111"/>
    <w:rsid w:val="000041DF"/>
    <w:rsid w:val="00004223"/>
    <w:rsid w:val="00004430"/>
    <w:rsid w:val="000044A0"/>
    <w:rsid w:val="000044DF"/>
    <w:rsid w:val="00004720"/>
    <w:rsid w:val="00004723"/>
    <w:rsid w:val="000047F2"/>
    <w:rsid w:val="000049C7"/>
    <w:rsid w:val="00004A38"/>
    <w:rsid w:val="00004E35"/>
    <w:rsid w:val="00004E6C"/>
    <w:rsid w:val="00005177"/>
    <w:rsid w:val="0000518F"/>
    <w:rsid w:val="000053C5"/>
    <w:rsid w:val="00005919"/>
    <w:rsid w:val="00005AA6"/>
    <w:rsid w:val="00005C1F"/>
    <w:rsid w:val="00005E1D"/>
    <w:rsid w:val="0000633D"/>
    <w:rsid w:val="00006341"/>
    <w:rsid w:val="000063DE"/>
    <w:rsid w:val="00006779"/>
    <w:rsid w:val="000067D7"/>
    <w:rsid w:val="000068B9"/>
    <w:rsid w:val="00006E6F"/>
    <w:rsid w:val="00006E91"/>
    <w:rsid w:val="0000704A"/>
    <w:rsid w:val="0000704F"/>
    <w:rsid w:val="00007156"/>
    <w:rsid w:val="0000718E"/>
    <w:rsid w:val="00007236"/>
    <w:rsid w:val="0000724F"/>
    <w:rsid w:val="00007449"/>
    <w:rsid w:val="000078AF"/>
    <w:rsid w:val="00007A57"/>
    <w:rsid w:val="00007B1B"/>
    <w:rsid w:val="00007B55"/>
    <w:rsid w:val="00007C8B"/>
    <w:rsid w:val="00007CD7"/>
    <w:rsid w:val="00007DCB"/>
    <w:rsid w:val="00007DD1"/>
    <w:rsid w:val="00007E17"/>
    <w:rsid w:val="00007EDD"/>
    <w:rsid w:val="00007EFB"/>
    <w:rsid w:val="00007FAA"/>
    <w:rsid w:val="0001040C"/>
    <w:rsid w:val="00010432"/>
    <w:rsid w:val="0001043D"/>
    <w:rsid w:val="0001083D"/>
    <w:rsid w:val="000108E2"/>
    <w:rsid w:val="00010A17"/>
    <w:rsid w:val="00010D11"/>
    <w:rsid w:val="00010E5E"/>
    <w:rsid w:val="00010EA4"/>
    <w:rsid w:val="00010EB9"/>
    <w:rsid w:val="00010F11"/>
    <w:rsid w:val="000110D0"/>
    <w:rsid w:val="00011137"/>
    <w:rsid w:val="00011365"/>
    <w:rsid w:val="00011381"/>
    <w:rsid w:val="000114A0"/>
    <w:rsid w:val="000115EB"/>
    <w:rsid w:val="00011614"/>
    <w:rsid w:val="00011697"/>
    <w:rsid w:val="000117A7"/>
    <w:rsid w:val="00011833"/>
    <w:rsid w:val="000119D3"/>
    <w:rsid w:val="00011DBA"/>
    <w:rsid w:val="00011E0A"/>
    <w:rsid w:val="00011E10"/>
    <w:rsid w:val="00011E5B"/>
    <w:rsid w:val="00011EF5"/>
    <w:rsid w:val="0001205D"/>
    <w:rsid w:val="00012099"/>
    <w:rsid w:val="000120A3"/>
    <w:rsid w:val="000121E6"/>
    <w:rsid w:val="0001222C"/>
    <w:rsid w:val="000122B2"/>
    <w:rsid w:val="000123AB"/>
    <w:rsid w:val="000123C0"/>
    <w:rsid w:val="00012595"/>
    <w:rsid w:val="0001285D"/>
    <w:rsid w:val="00012D15"/>
    <w:rsid w:val="00012DDC"/>
    <w:rsid w:val="00012F0D"/>
    <w:rsid w:val="00012F9C"/>
    <w:rsid w:val="00012FC5"/>
    <w:rsid w:val="000136EA"/>
    <w:rsid w:val="00013744"/>
    <w:rsid w:val="00013758"/>
    <w:rsid w:val="00013A5B"/>
    <w:rsid w:val="00013A9A"/>
    <w:rsid w:val="00013B03"/>
    <w:rsid w:val="00013BE4"/>
    <w:rsid w:val="00013C6D"/>
    <w:rsid w:val="00013F19"/>
    <w:rsid w:val="00013F78"/>
    <w:rsid w:val="00014021"/>
    <w:rsid w:val="00014186"/>
    <w:rsid w:val="0001418A"/>
    <w:rsid w:val="00014253"/>
    <w:rsid w:val="000144D9"/>
    <w:rsid w:val="000144E8"/>
    <w:rsid w:val="0001452A"/>
    <w:rsid w:val="000146A5"/>
    <w:rsid w:val="00014724"/>
    <w:rsid w:val="0001481C"/>
    <w:rsid w:val="000149B3"/>
    <w:rsid w:val="00014D5A"/>
    <w:rsid w:val="00014E55"/>
    <w:rsid w:val="00014F90"/>
    <w:rsid w:val="00015031"/>
    <w:rsid w:val="000150B2"/>
    <w:rsid w:val="0001512C"/>
    <w:rsid w:val="00015149"/>
    <w:rsid w:val="00015297"/>
    <w:rsid w:val="0001565D"/>
    <w:rsid w:val="00015795"/>
    <w:rsid w:val="000159DA"/>
    <w:rsid w:val="00015AF0"/>
    <w:rsid w:val="00015B19"/>
    <w:rsid w:val="00015CB8"/>
    <w:rsid w:val="00015DEA"/>
    <w:rsid w:val="00015E45"/>
    <w:rsid w:val="00015F1B"/>
    <w:rsid w:val="00015F37"/>
    <w:rsid w:val="00015FB9"/>
    <w:rsid w:val="00015FFD"/>
    <w:rsid w:val="0001631F"/>
    <w:rsid w:val="00016330"/>
    <w:rsid w:val="00016391"/>
    <w:rsid w:val="000163BD"/>
    <w:rsid w:val="00016466"/>
    <w:rsid w:val="00016716"/>
    <w:rsid w:val="0001673B"/>
    <w:rsid w:val="00016752"/>
    <w:rsid w:val="0001698A"/>
    <w:rsid w:val="00016A20"/>
    <w:rsid w:val="00016ACC"/>
    <w:rsid w:val="00016AFA"/>
    <w:rsid w:val="00016C00"/>
    <w:rsid w:val="00016CD2"/>
    <w:rsid w:val="00016DAF"/>
    <w:rsid w:val="00016FE7"/>
    <w:rsid w:val="00017000"/>
    <w:rsid w:val="000172E3"/>
    <w:rsid w:val="00017304"/>
    <w:rsid w:val="00017317"/>
    <w:rsid w:val="0001784F"/>
    <w:rsid w:val="00017CC7"/>
    <w:rsid w:val="00017E12"/>
    <w:rsid w:val="00017F48"/>
    <w:rsid w:val="00017FBA"/>
    <w:rsid w:val="0002018B"/>
    <w:rsid w:val="00020268"/>
    <w:rsid w:val="00020339"/>
    <w:rsid w:val="000203FF"/>
    <w:rsid w:val="00020654"/>
    <w:rsid w:val="000207B2"/>
    <w:rsid w:val="000209B3"/>
    <w:rsid w:val="00020A26"/>
    <w:rsid w:val="00020A60"/>
    <w:rsid w:val="00020AC6"/>
    <w:rsid w:val="00020CD1"/>
    <w:rsid w:val="00020CF1"/>
    <w:rsid w:val="00020DC6"/>
    <w:rsid w:val="00020DFB"/>
    <w:rsid w:val="00020E44"/>
    <w:rsid w:val="00020E67"/>
    <w:rsid w:val="00021003"/>
    <w:rsid w:val="000210CE"/>
    <w:rsid w:val="00021374"/>
    <w:rsid w:val="00021426"/>
    <w:rsid w:val="000214FC"/>
    <w:rsid w:val="0002154C"/>
    <w:rsid w:val="00021561"/>
    <w:rsid w:val="000216DF"/>
    <w:rsid w:val="000217B1"/>
    <w:rsid w:val="000217EF"/>
    <w:rsid w:val="00021820"/>
    <w:rsid w:val="00021869"/>
    <w:rsid w:val="000218A9"/>
    <w:rsid w:val="000218E4"/>
    <w:rsid w:val="00021A29"/>
    <w:rsid w:val="00021C49"/>
    <w:rsid w:val="00021CE4"/>
    <w:rsid w:val="00021D2B"/>
    <w:rsid w:val="00021E0C"/>
    <w:rsid w:val="0002224E"/>
    <w:rsid w:val="00022329"/>
    <w:rsid w:val="00022370"/>
    <w:rsid w:val="00022531"/>
    <w:rsid w:val="00022616"/>
    <w:rsid w:val="0002270B"/>
    <w:rsid w:val="00022869"/>
    <w:rsid w:val="000228F8"/>
    <w:rsid w:val="000229FB"/>
    <w:rsid w:val="00022A86"/>
    <w:rsid w:val="00022CEB"/>
    <w:rsid w:val="00022D5C"/>
    <w:rsid w:val="00022DFC"/>
    <w:rsid w:val="00022F1D"/>
    <w:rsid w:val="00022F69"/>
    <w:rsid w:val="00023056"/>
    <w:rsid w:val="00023308"/>
    <w:rsid w:val="000233A9"/>
    <w:rsid w:val="00023467"/>
    <w:rsid w:val="00023468"/>
    <w:rsid w:val="000237CF"/>
    <w:rsid w:val="00023B08"/>
    <w:rsid w:val="00023B25"/>
    <w:rsid w:val="00023B76"/>
    <w:rsid w:val="00023E81"/>
    <w:rsid w:val="00024121"/>
    <w:rsid w:val="00024216"/>
    <w:rsid w:val="000242C4"/>
    <w:rsid w:val="0002454E"/>
    <w:rsid w:val="000245BD"/>
    <w:rsid w:val="0002461B"/>
    <w:rsid w:val="000247E6"/>
    <w:rsid w:val="000248F8"/>
    <w:rsid w:val="00024A93"/>
    <w:rsid w:val="00024ABE"/>
    <w:rsid w:val="00024B1C"/>
    <w:rsid w:val="00024B8A"/>
    <w:rsid w:val="00024DBA"/>
    <w:rsid w:val="00024F96"/>
    <w:rsid w:val="00024FFC"/>
    <w:rsid w:val="00025028"/>
    <w:rsid w:val="00025078"/>
    <w:rsid w:val="00025150"/>
    <w:rsid w:val="000251A7"/>
    <w:rsid w:val="000252A8"/>
    <w:rsid w:val="000252C3"/>
    <w:rsid w:val="0002552A"/>
    <w:rsid w:val="00025930"/>
    <w:rsid w:val="0002595F"/>
    <w:rsid w:val="00025AEF"/>
    <w:rsid w:val="00025B9D"/>
    <w:rsid w:val="00025FE6"/>
    <w:rsid w:val="000261F5"/>
    <w:rsid w:val="000262BB"/>
    <w:rsid w:val="000263CD"/>
    <w:rsid w:val="00026421"/>
    <w:rsid w:val="00026440"/>
    <w:rsid w:val="00026602"/>
    <w:rsid w:val="0002694C"/>
    <w:rsid w:val="00026B4C"/>
    <w:rsid w:val="00026C21"/>
    <w:rsid w:val="00026C93"/>
    <w:rsid w:val="00026EA0"/>
    <w:rsid w:val="00026F49"/>
    <w:rsid w:val="00026F68"/>
    <w:rsid w:val="00026FB8"/>
    <w:rsid w:val="00026FC9"/>
    <w:rsid w:val="0002706D"/>
    <w:rsid w:val="00027095"/>
    <w:rsid w:val="000270FA"/>
    <w:rsid w:val="00027176"/>
    <w:rsid w:val="00027184"/>
    <w:rsid w:val="00027236"/>
    <w:rsid w:val="000272D7"/>
    <w:rsid w:val="0002731D"/>
    <w:rsid w:val="00027560"/>
    <w:rsid w:val="00027848"/>
    <w:rsid w:val="00027A38"/>
    <w:rsid w:val="00027C05"/>
    <w:rsid w:val="00027C52"/>
    <w:rsid w:val="00027EA6"/>
    <w:rsid w:val="0003013B"/>
    <w:rsid w:val="0003027C"/>
    <w:rsid w:val="000302E5"/>
    <w:rsid w:val="000302FB"/>
    <w:rsid w:val="00030491"/>
    <w:rsid w:val="00030579"/>
    <w:rsid w:val="000305AD"/>
    <w:rsid w:val="00030600"/>
    <w:rsid w:val="00030656"/>
    <w:rsid w:val="00030673"/>
    <w:rsid w:val="00030808"/>
    <w:rsid w:val="00030857"/>
    <w:rsid w:val="00030A34"/>
    <w:rsid w:val="00030B05"/>
    <w:rsid w:val="00030BD6"/>
    <w:rsid w:val="00030C46"/>
    <w:rsid w:val="00030C5B"/>
    <w:rsid w:val="00030D25"/>
    <w:rsid w:val="00030D98"/>
    <w:rsid w:val="00030DAD"/>
    <w:rsid w:val="00030E10"/>
    <w:rsid w:val="00030E1B"/>
    <w:rsid w:val="00030E8C"/>
    <w:rsid w:val="00030F4C"/>
    <w:rsid w:val="0003103E"/>
    <w:rsid w:val="00031054"/>
    <w:rsid w:val="00031057"/>
    <w:rsid w:val="0003111F"/>
    <w:rsid w:val="0003129F"/>
    <w:rsid w:val="000313F3"/>
    <w:rsid w:val="000314C8"/>
    <w:rsid w:val="00031733"/>
    <w:rsid w:val="00031755"/>
    <w:rsid w:val="0003179A"/>
    <w:rsid w:val="000317FD"/>
    <w:rsid w:val="000319B9"/>
    <w:rsid w:val="00031A2E"/>
    <w:rsid w:val="00031A99"/>
    <w:rsid w:val="00031CDD"/>
    <w:rsid w:val="00032046"/>
    <w:rsid w:val="000320F5"/>
    <w:rsid w:val="00032241"/>
    <w:rsid w:val="000322D0"/>
    <w:rsid w:val="0003230C"/>
    <w:rsid w:val="0003242A"/>
    <w:rsid w:val="00032716"/>
    <w:rsid w:val="0003273A"/>
    <w:rsid w:val="0003277F"/>
    <w:rsid w:val="00032A11"/>
    <w:rsid w:val="00032B5F"/>
    <w:rsid w:val="00032B72"/>
    <w:rsid w:val="00032D06"/>
    <w:rsid w:val="00032D4E"/>
    <w:rsid w:val="00032E77"/>
    <w:rsid w:val="00032E94"/>
    <w:rsid w:val="00033039"/>
    <w:rsid w:val="00033197"/>
    <w:rsid w:val="0003324A"/>
    <w:rsid w:val="000334DE"/>
    <w:rsid w:val="000336E9"/>
    <w:rsid w:val="000338CE"/>
    <w:rsid w:val="0003394D"/>
    <w:rsid w:val="00033A59"/>
    <w:rsid w:val="00033BCD"/>
    <w:rsid w:val="00033C77"/>
    <w:rsid w:val="000341B7"/>
    <w:rsid w:val="000343AF"/>
    <w:rsid w:val="000345AE"/>
    <w:rsid w:val="00034845"/>
    <w:rsid w:val="000348A1"/>
    <w:rsid w:val="00034A22"/>
    <w:rsid w:val="00034A58"/>
    <w:rsid w:val="00034A5C"/>
    <w:rsid w:val="00034B93"/>
    <w:rsid w:val="00034C5E"/>
    <w:rsid w:val="00034CC1"/>
    <w:rsid w:val="00034DDA"/>
    <w:rsid w:val="00035052"/>
    <w:rsid w:val="00035214"/>
    <w:rsid w:val="0003523E"/>
    <w:rsid w:val="000352B5"/>
    <w:rsid w:val="000352C1"/>
    <w:rsid w:val="0003551D"/>
    <w:rsid w:val="000356AE"/>
    <w:rsid w:val="0003574E"/>
    <w:rsid w:val="000358ED"/>
    <w:rsid w:val="00035B2F"/>
    <w:rsid w:val="00035C5E"/>
    <w:rsid w:val="00035DD0"/>
    <w:rsid w:val="00035DE3"/>
    <w:rsid w:val="00035EC6"/>
    <w:rsid w:val="000361E6"/>
    <w:rsid w:val="00036244"/>
    <w:rsid w:val="00036451"/>
    <w:rsid w:val="0003652E"/>
    <w:rsid w:val="00036580"/>
    <w:rsid w:val="000366BE"/>
    <w:rsid w:val="00036715"/>
    <w:rsid w:val="00036761"/>
    <w:rsid w:val="000368CC"/>
    <w:rsid w:val="0003690D"/>
    <w:rsid w:val="000369F3"/>
    <w:rsid w:val="00036B18"/>
    <w:rsid w:val="00036CB7"/>
    <w:rsid w:val="00036CE4"/>
    <w:rsid w:val="00036DBD"/>
    <w:rsid w:val="000370C2"/>
    <w:rsid w:val="000370F9"/>
    <w:rsid w:val="00037246"/>
    <w:rsid w:val="000372C7"/>
    <w:rsid w:val="000372EF"/>
    <w:rsid w:val="000374B1"/>
    <w:rsid w:val="000374F5"/>
    <w:rsid w:val="000375D7"/>
    <w:rsid w:val="000375FD"/>
    <w:rsid w:val="00037679"/>
    <w:rsid w:val="00037829"/>
    <w:rsid w:val="00037970"/>
    <w:rsid w:val="00037996"/>
    <w:rsid w:val="00037A5A"/>
    <w:rsid w:val="00037C00"/>
    <w:rsid w:val="00037E76"/>
    <w:rsid w:val="0004004A"/>
    <w:rsid w:val="000400A1"/>
    <w:rsid w:val="00040120"/>
    <w:rsid w:val="0004034C"/>
    <w:rsid w:val="00040666"/>
    <w:rsid w:val="0004066F"/>
    <w:rsid w:val="000406E5"/>
    <w:rsid w:val="00040893"/>
    <w:rsid w:val="00040931"/>
    <w:rsid w:val="00040C86"/>
    <w:rsid w:val="000410F4"/>
    <w:rsid w:val="0004118B"/>
    <w:rsid w:val="000411DE"/>
    <w:rsid w:val="00041322"/>
    <w:rsid w:val="00041362"/>
    <w:rsid w:val="000413A7"/>
    <w:rsid w:val="00041452"/>
    <w:rsid w:val="000414CA"/>
    <w:rsid w:val="000416A3"/>
    <w:rsid w:val="000416F6"/>
    <w:rsid w:val="0004177A"/>
    <w:rsid w:val="00041882"/>
    <w:rsid w:val="000418D0"/>
    <w:rsid w:val="00041A80"/>
    <w:rsid w:val="00041AF5"/>
    <w:rsid w:val="00041C31"/>
    <w:rsid w:val="00041D0A"/>
    <w:rsid w:val="00041D5B"/>
    <w:rsid w:val="00041E0A"/>
    <w:rsid w:val="00041F03"/>
    <w:rsid w:val="00041FCE"/>
    <w:rsid w:val="00041FF8"/>
    <w:rsid w:val="0004205D"/>
    <w:rsid w:val="000423DC"/>
    <w:rsid w:val="00042438"/>
    <w:rsid w:val="00042447"/>
    <w:rsid w:val="00042496"/>
    <w:rsid w:val="00042771"/>
    <w:rsid w:val="000428DC"/>
    <w:rsid w:val="00042C08"/>
    <w:rsid w:val="00042C35"/>
    <w:rsid w:val="00042DE2"/>
    <w:rsid w:val="00042E8F"/>
    <w:rsid w:val="00042FD7"/>
    <w:rsid w:val="0004307B"/>
    <w:rsid w:val="00043149"/>
    <w:rsid w:val="000433BD"/>
    <w:rsid w:val="000433E2"/>
    <w:rsid w:val="00043425"/>
    <w:rsid w:val="000435F2"/>
    <w:rsid w:val="00043615"/>
    <w:rsid w:val="000438EF"/>
    <w:rsid w:val="000439FD"/>
    <w:rsid w:val="00043CAB"/>
    <w:rsid w:val="00043D37"/>
    <w:rsid w:val="0004406F"/>
    <w:rsid w:val="000440AF"/>
    <w:rsid w:val="000441BC"/>
    <w:rsid w:val="0004431B"/>
    <w:rsid w:val="0004431F"/>
    <w:rsid w:val="00044469"/>
    <w:rsid w:val="000444A6"/>
    <w:rsid w:val="0004453A"/>
    <w:rsid w:val="000445D5"/>
    <w:rsid w:val="0004466E"/>
    <w:rsid w:val="00044671"/>
    <w:rsid w:val="00044675"/>
    <w:rsid w:val="00044676"/>
    <w:rsid w:val="00044739"/>
    <w:rsid w:val="000447A7"/>
    <w:rsid w:val="00044839"/>
    <w:rsid w:val="00044ABA"/>
    <w:rsid w:val="00044BC5"/>
    <w:rsid w:val="00044C27"/>
    <w:rsid w:val="00044CB1"/>
    <w:rsid w:val="00044D18"/>
    <w:rsid w:val="00044DD3"/>
    <w:rsid w:val="00044E04"/>
    <w:rsid w:val="00044E41"/>
    <w:rsid w:val="00044F78"/>
    <w:rsid w:val="0004513F"/>
    <w:rsid w:val="0004582A"/>
    <w:rsid w:val="00045AA3"/>
    <w:rsid w:val="00045B07"/>
    <w:rsid w:val="00045BB7"/>
    <w:rsid w:val="00046194"/>
    <w:rsid w:val="000461DB"/>
    <w:rsid w:val="00046208"/>
    <w:rsid w:val="0004641B"/>
    <w:rsid w:val="00046463"/>
    <w:rsid w:val="00046502"/>
    <w:rsid w:val="000468FF"/>
    <w:rsid w:val="00046AC0"/>
    <w:rsid w:val="00046C95"/>
    <w:rsid w:val="00046CFC"/>
    <w:rsid w:val="0004707A"/>
    <w:rsid w:val="00047083"/>
    <w:rsid w:val="000472EE"/>
    <w:rsid w:val="00047315"/>
    <w:rsid w:val="0004734B"/>
    <w:rsid w:val="0004737C"/>
    <w:rsid w:val="0004764D"/>
    <w:rsid w:val="000477BA"/>
    <w:rsid w:val="00047813"/>
    <w:rsid w:val="00047889"/>
    <w:rsid w:val="00047950"/>
    <w:rsid w:val="00047A0F"/>
    <w:rsid w:val="00047BC1"/>
    <w:rsid w:val="00047CEE"/>
    <w:rsid w:val="00047CFD"/>
    <w:rsid w:val="00047E19"/>
    <w:rsid w:val="000501AA"/>
    <w:rsid w:val="0005028F"/>
    <w:rsid w:val="00050538"/>
    <w:rsid w:val="00050682"/>
    <w:rsid w:val="00050991"/>
    <w:rsid w:val="00050A2C"/>
    <w:rsid w:val="00050A54"/>
    <w:rsid w:val="00050AC9"/>
    <w:rsid w:val="00050CF1"/>
    <w:rsid w:val="00050D36"/>
    <w:rsid w:val="0005108D"/>
    <w:rsid w:val="000510CE"/>
    <w:rsid w:val="000511DF"/>
    <w:rsid w:val="000512A1"/>
    <w:rsid w:val="000514A9"/>
    <w:rsid w:val="000514D1"/>
    <w:rsid w:val="00051552"/>
    <w:rsid w:val="000515A4"/>
    <w:rsid w:val="000516F4"/>
    <w:rsid w:val="0005182A"/>
    <w:rsid w:val="00051A2F"/>
    <w:rsid w:val="00051D25"/>
    <w:rsid w:val="0005245A"/>
    <w:rsid w:val="0005254D"/>
    <w:rsid w:val="000525CD"/>
    <w:rsid w:val="00052658"/>
    <w:rsid w:val="000526BA"/>
    <w:rsid w:val="00052758"/>
    <w:rsid w:val="000527B1"/>
    <w:rsid w:val="000528FB"/>
    <w:rsid w:val="000529D2"/>
    <w:rsid w:val="00052AEF"/>
    <w:rsid w:val="00052BBF"/>
    <w:rsid w:val="00052D60"/>
    <w:rsid w:val="00052E98"/>
    <w:rsid w:val="00052E9E"/>
    <w:rsid w:val="000531C9"/>
    <w:rsid w:val="0005321A"/>
    <w:rsid w:val="00053300"/>
    <w:rsid w:val="000534D6"/>
    <w:rsid w:val="000536E7"/>
    <w:rsid w:val="00053CB7"/>
    <w:rsid w:val="00053D96"/>
    <w:rsid w:val="00053E7C"/>
    <w:rsid w:val="0005407C"/>
    <w:rsid w:val="000542D6"/>
    <w:rsid w:val="00054352"/>
    <w:rsid w:val="00054379"/>
    <w:rsid w:val="000543C3"/>
    <w:rsid w:val="0005449F"/>
    <w:rsid w:val="00054982"/>
    <w:rsid w:val="00054A7D"/>
    <w:rsid w:val="00054AB3"/>
    <w:rsid w:val="00054C12"/>
    <w:rsid w:val="00054D11"/>
    <w:rsid w:val="00054F40"/>
    <w:rsid w:val="000550DD"/>
    <w:rsid w:val="000552C2"/>
    <w:rsid w:val="00055363"/>
    <w:rsid w:val="0005536A"/>
    <w:rsid w:val="00055390"/>
    <w:rsid w:val="00055601"/>
    <w:rsid w:val="00055922"/>
    <w:rsid w:val="00055B3C"/>
    <w:rsid w:val="00055BC9"/>
    <w:rsid w:val="00055D3D"/>
    <w:rsid w:val="00055E3B"/>
    <w:rsid w:val="00055E79"/>
    <w:rsid w:val="00055E83"/>
    <w:rsid w:val="00055ED0"/>
    <w:rsid w:val="0005615D"/>
    <w:rsid w:val="0005618B"/>
    <w:rsid w:val="00056242"/>
    <w:rsid w:val="000562B4"/>
    <w:rsid w:val="000565CE"/>
    <w:rsid w:val="000565F9"/>
    <w:rsid w:val="000566FF"/>
    <w:rsid w:val="00056C55"/>
    <w:rsid w:val="00056E85"/>
    <w:rsid w:val="000570B9"/>
    <w:rsid w:val="00057569"/>
    <w:rsid w:val="00057683"/>
    <w:rsid w:val="0005769F"/>
    <w:rsid w:val="00057764"/>
    <w:rsid w:val="0005791A"/>
    <w:rsid w:val="000579FF"/>
    <w:rsid w:val="00057CC4"/>
    <w:rsid w:val="00057CE4"/>
    <w:rsid w:val="00057D1F"/>
    <w:rsid w:val="00057D6B"/>
    <w:rsid w:val="00057DFA"/>
    <w:rsid w:val="00057EED"/>
    <w:rsid w:val="00057F10"/>
    <w:rsid w:val="00060154"/>
    <w:rsid w:val="0006026C"/>
    <w:rsid w:val="000602C2"/>
    <w:rsid w:val="000602D4"/>
    <w:rsid w:val="00060301"/>
    <w:rsid w:val="0006044E"/>
    <w:rsid w:val="000605EE"/>
    <w:rsid w:val="000605F0"/>
    <w:rsid w:val="00060847"/>
    <w:rsid w:val="0006090B"/>
    <w:rsid w:val="00060B9E"/>
    <w:rsid w:val="00060C5B"/>
    <w:rsid w:val="00060CE5"/>
    <w:rsid w:val="00060FAA"/>
    <w:rsid w:val="0006113A"/>
    <w:rsid w:val="0006124E"/>
    <w:rsid w:val="000612BC"/>
    <w:rsid w:val="000613E8"/>
    <w:rsid w:val="0006144C"/>
    <w:rsid w:val="000614A5"/>
    <w:rsid w:val="00061525"/>
    <w:rsid w:val="000616F5"/>
    <w:rsid w:val="00061813"/>
    <w:rsid w:val="000619F4"/>
    <w:rsid w:val="00061A8D"/>
    <w:rsid w:val="00061B2C"/>
    <w:rsid w:val="00061B2E"/>
    <w:rsid w:val="00061B32"/>
    <w:rsid w:val="00061C3A"/>
    <w:rsid w:val="00061C3D"/>
    <w:rsid w:val="00061CE3"/>
    <w:rsid w:val="00061D9C"/>
    <w:rsid w:val="00061EB3"/>
    <w:rsid w:val="00061FCA"/>
    <w:rsid w:val="0006221C"/>
    <w:rsid w:val="00062380"/>
    <w:rsid w:val="00062537"/>
    <w:rsid w:val="000625CA"/>
    <w:rsid w:val="0006260B"/>
    <w:rsid w:val="0006260E"/>
    <w:rsid w:val="00062684"/>
    <w:rsid w:val="00062B82"/>
    <w:rsid w:val="00062B9E"/>
    <w:rsid w:val="00062CA4"/>
    <w:rsid w:val="00062CE1"/>
    <w:rsid w:val="00062EA0"/>
    <w:rsid w:val="0006301B"/>
    <w:rsid w:val="000630C1"/>
    <w:rsid w:val="00063153"/>
    <w:rsid w:val="000631A2"/>
    <w:rsid w:val="00063417"/>
    <w:rsid w:val="00063613"/>
    <w:rsid w:val="0006379A"/>
    <w:rsid w:val="0006380E"/>
    <w:rsid w:val="00063A25"/>
    <w:rsid w:val="00063ACB"/>
    <w:rsid w:val="00063ACC"/>
    <w:rsid w:val="00063ADF"/>
    <w:rsid w:val="00063BD2"/>
    <w:rsid w:val="00063C2C"/>
    <w:rsid w:val="00063C35"/>
    <w:rsid w:val="00063CD3"/>
    <w:rsid w:val="00063E3C"/>
    <w:rsid w:val="000645DC"/>
    <w:rsid w:val="0006465B"/>
    <w:rsid w:val="0006467D"/>
    <w:rsid w:val="00064722"/>
    <w:rsid w:val="00064757"/>
    <w:rsid w:val="000647DF"/>
    <w:rsid w:val="00064AA8"/>
    <w:rsid w:val="00064BAC"/>
    <w:rsid w:val="00064CC9"/>
    <w:rsid w:val="00064CD0"/>
    <w:rsid w:val="00064D3E"/>
    <w:rsid w:val="00064E78"/>
    <w:rsid w:val="00064F50"/>
    <w:rsid w:val="000650B8"/>
    <w:rsid w:val="00065105"/>
    <w:rsid w:val="00065194"/>
    <w:rsid w:val="0006524A"/>
    <w:rsid w:val="00065273"/>
    <w:rsid w:val="000658D9"/>
    <w:rsid w:val="00065A7C"/>
    <w:rsid w:val="00065A8D"/>
    <w:rsid w:val="00065A93"/>
    <w:rsid w:val="00065AA8"/>
    <w:rsid w:val="00065D36"/>
    <w:rsid w:val="00065DCB"/>
    <w:rsid w:val="00065FD0"/>
    <w:rsid w:val="00066082"/>
    <w:rsid w:val="000661E0"/>
    <w:rsid w:val="00066292"/>
    <w:rsid w:val="00066528"/>
    <w:rsid w:val="00066B1A"/>
    <w:rsid w:val="00066B44"/>
    <w:rsid w:val="00066B4B"/>
    <w:rsid w:val="00066DBB"/>
    <w:rsid w:val="00067007"/>
    <w:rsid w:val="00067092"/>
    <w:rsid w:val="000672E5"/>
    <w:rsid w:val="000674F0"/>
    <w:rsid w:val="000674F9"/>
    <w:rsid w:val="000675C1"/>
    <w:rsid w:val="00067626"/>
    <w:rsid w:val="00067670"/>
    <w:rsid w:val="00067722"/>
    <w:rsid w:val="0006778B"/>
    <w:rsid w:val="000678E3"/>
    <w:rsid w:val="0006792D"/>
    <w:rsid w:val="00067992"/>
    <w:rsid w:val="00067A26"/>
    <w:rsid w:val="00067DF8"/>
    <w:rsid w:val="00067E92"/>
    <w:rsid w:val="00067FC0"/>
    <w:rsid w:val="00070140"/>
    <w:rsid w:val="000701AC"/>
    <w:rsid w:val="00070256"/>
    <w:rsid w:val="000702BF"/>
    <w:rsid w:val="000706EC"/>
    <w:rsid w:val="00070780"/>
    <w:rsid w:val="000708EB"/>
    <w:rsid w:val="00070A0E"/>
    <w:rsid w:val="00070A34"/>
    <w:rsid w:val="00070A66"/>
    <w:rsid w:val="00070B17"/>
    <w:rsid w:val="00070C57"/>
    <w:rsid w:val="00070E5B"/>
    <w:rsid w:val="00070F5B"/>
    <w:rsid w:val="00071126"/>
    <w:rsid w:val="00071138"/>
    <w:rsid w:val="00071766"/>
    <w:rsid w:val="000717D1"/>
    <w:rsid w:val="00071858"/>
    <w:rsid w:val="000719A6"/>
    <w:rsid w:val="00071A54"/>
    <w:rsid w:val="00071AFA"/>
    <w:rsid w:val="00071B84"/>
    <w:rsid w:val="00071BD7"/>
    <w:rsid w:val="00071E1E"/>
    <w:rsid w:val="00071E21"/>
    <w:rsid w:val="0007216A"/>
    <w:rsid w:val="0007222F"/>
    <w:rsid w:val="000722A7"/>
    <w:rsid w:val="000723C0"/>
    <w:rsid w:val="0007258B"/>
    <w:rsid w:val="000726EA"/>
    <w:rsid w:val="00072CE5"/>
    <w:rsid w:val="00072D56"/>
    <w:rsid w:val="00072DBB"/>
    <w:rsid w:val="00072E5B"/>
    <w:rsid w:val="00072FFE"/>
    <w:rsid w:val="0007311E"/>
    <w:rsid w:val="00073618"/>
    <w:rsid w:val="00073657"/>
    <w:rsid w:val="0007368E"/>
    <w:rsid w:val="00073743"/>
    <w:rsid w:val="0007382D"/>
    <w:rsid w:val="000738CF"/>
    <w:rsid w:val="000738E9"/>
    <w:rsid w:val="00073A69"/>
    <w:rsid w:val="00073AC0"/>
    <w:rsid w:val="00073C22"/>
    <w:rsid w:val="00073C7A"/>
    <w:rsid w:val="00073D2F"/>
    <w:rsid w:val="00073D66"/>
    <w:rsid w:val="0007419A"/>
    <w:rsid w:val="0007428E"/>
    <w:rsid w:val="00074313"/>
    <w:rsid w:val="00074435"/>
    <w:rsid w:val="0007460F"/>
    <w:rsid w:val="00074674"/>
    <w:rsid w:val="000746BF"/>
    <w:rsid w:val="0007472C"/>
    <w:rsid w:val="00074794"/>
    <w:rsid w:val="00074798"/>
    <w:rsid w:val="00074832"/>
    <w:rsid w:val="00074988"/>
    <w:rsid w:val="00074A21"/>
    <w:rsid w:val="00074ABE"/>
    <w:rsid w:val="00074C06"/>
    <w:rsid w:val="00074C45"/>
    <w:rsid w:val="00074C67"/>
    <w:rsid w:val="00074DDA"/>
    <w:rsid w:val="00074EB6"/>
    <w:rsid w:val="00074F28"/>
    <w:rsid w:val="0007507E"/>
    <w:rsid w:val="000751B3"/>
    <w:rsid w:val="000751BE"/>
    <w:rsid w:val="000751D3"/>
    <w:rsid w:val="000751E2"/>
    <w:rsid w:val="00075229"/>
    <w:rsid w:val="0007525E"/>
    <w:rsid w:val="0007534E"/>
    <w:rsid w:val="0007538D"/>
    <w:rsid w:val="0007540A"/>
    <w:rsid w:val="00075414"/>
    <w:rsid w:val="0007577F"/>
    <w:rsid w:val="00075915"/>
    <w:rsid w:val="00075CF5"/>
    <w:rsid w:val="00075D7B"/>
    <w:rsid w:val="00075EBD"/>
    <w:rsid w:val="0007612F"/>
    <w:rsid w:val="0007654A"/>
    <w:rsid w:val="00076584"/>
    <w:rsid w:val="0007664A"/>
    <w:rsid w:val="00076A1B"/>
    <w:rsid w:val="00076A3E"/>
    <w:rsid w:val="00076A52"/>
    <w:rsid w:val="00076A6D"/>
    <w:rsid w:val="00076A7F"/>
    <w:rsid w:val="00076C9C"/>
    <w:rsid w:val="00076DF8"/>
    <w:rsid w:val="00076EA3"/>
    <w:rsid w:val="00076FA3"/>
    <w:rsid w:val="00077008"/>
    <w:rsid w:val="0007705A"/>
    <w:rsid w:val="00077086"/>
    <w:rsid w:val="000770B3"/>
    <w:rsid w:val="00077147"/>
    <w:rsid w:val="0007717C"/>
    <w:rsid w:val="000772BF"/>
    <w:rsid w:val="000772C9"/>
    <w:rsid w:val="00077359"/>
    <w:rsid w:val="0007752C"/>
    <w:rsid w:val="00077628"/>
    <w:rsid w:val="000778C3"/>
    <w:rsid w:val="00077A44"/>
    <w:rsid w:val="00077B1F"/>
    <w:rsid w:val="00077D8A"/>
    <w:rsid w:val="00077EEC"/>
    <w:rsid w:val="00077F2B"/>
    <w:rsid w:val="00080064"/>
    <w:rsid w:val="0008042F"/>
    <w:rsid w:val="000804F5"/>
    <w:rsid w:val="00080575"/>
    <w:rsid w:val="000805FC"/>
    <w:rsid w:val="000807CA"/>
    <w:rsid w:val="0008092E"/>
    <w:rsid w:val="000809C1"/>
    <w:rsid w:val="00080A3A"/>
    <w:rsid w:val="00080B57"/>
    <w:rsid w:val="00080C85"/>
    <w:rsid w:val="00081198"/>
    <w:rsid w:val="00081200"/>
    <w:rsid w:val="00081225"/>
    <w:rsid w:val="00081243"/>
    <w:rsid w:val="00081250"/>
    <w:rsid w:val="000812C7"/>
    <w:rsid w:val="000814AA"/>
    <w:rsid w:val="000815DD"/>
    <w:rsid w:val="000816B0"/>
    <w:rsid w:val="000817D4"/>
    <w:rsid w:val="000818C7"/>
    <w:rsid w:val="00081BA1"/>
    <w:rsid w:val="00081BC0"/>
    <w:rsid w:val="00081BDB"/>
    <w:rsid w:val="00081D2A"/>
    <w:rsid w:val="00081D61"/>
    <w:rsid w:val="00081F5C"/>
    <w:rsid w:val="000820A3"/>
    <w:rsid w:val="000820DE"/>
    <w:rsid w:val="00082171"/>
    <w:rsid w:val="00082277"/>
    <w:rsid w:val="000822FC"/>
    <w:rsid w:val="00082336"/>
    <w:rsid w:val="000823C9"/>
    <w:rsid w:val="000825A1"/>
    <w:rsid w:val="000826C9"/>
    <w:rsid w:val="00082B16"/>
    <w:rsid w:val="00082C2A"/>
    <w:rsid w:val="00082E9E"/>
    <w:rsid w:val="00082FA2"/>
    <w:rsid w:val="0008309C"/>
    <w:rsid w:val="0008317D"/>
    <w:rsid w:val="0008345D"/>
    <w:rsid w:val="0008349C"/>
    <w:rsid w:val="0008352E"/>
    <w:rsid w:val="0008378B"/>
    <w:rsid w:val="000838A6"/>
    <w:rsid w:val="0008397C"/>
    <w:rsid w:val="00083A4E"/>
    <w:rsid w:val="00083BDB"/>
    <w:rsid w:val="00083CA9"/>
    <w:rsid w:val="00083CE9"/>
    <w:rsid w:val="00083D4E"/>
    <w:rsid w:val="00084060"/>
    <w:rsid w:val="000841FB"/>
    <w:rsid w:val="000844F1"/>
    <w:rsid w:val="000844F6"/>
    <w:rsid w:val="00084587"/>
    <w:rsid w:val="0008472D"/>
    <w:rsid w:val="0008477A"/>
    <w:rsid w:val="000847B0"/>
    <w:rsid w:val="00084811"/>
    <w:rsid w:val="000848C7"/>
    <w:rsid w:val="000848E7"/>
    <w:rsid w:val="00084B0A"/>
    <w:rsid w:val="00084C04"/>
    <w:rsid w:val="00084D54"/>
    <w:rsid w:val="0008504B"/>
    <w:rsid w:val="00085162"/>
    <w:rsid w:val="00085236"/>
    <w:rsid w:val="000854C3"/>
    <w:rsid w:val="00085515"/>
    <w:rsid w:val="000855C9"/>
    <w:rsid w:val="000855EF"/>
    <w:rsid w:val="00085602"/>
    <w:rsid w:val="000858EC"/>
    <w:rsid w:val="00085956"/>
    <w:rsid w:val="00085997"/>
    <w:rsid w:val="000859AA"/>
    <w:rsid w:val="00085A6C"/>
    <w:rsid w:val="00085B14"/>
    <w:rsid w:val="00085C85"/>
    <w:rsid w:val="00085ECD"/>
    <w:rsid w:val="00085F5E"/>
    <w:rsid w:val="00086360"/>
    <w:rsid w:val="00086435"/>
    <w:rsid w:val="0008654C"/>
    <w:rsid w:val="0008688E"/>
    <w:rsid w:val="000868E4"/>
    <w:rsid w:val="0008698A"/>
    <w:rsid w:val="00086B90"/>
    <w:rsid w:val="00086C6D"/>
    <w:rsid w:val="00086E76"/>
    <w:rsid w:val="00086F25"/>
    <w:rsid w:val="00086F66"/>
    <w:rsid w:val="00086F7F"/>
    <w:rsid w:val="00086F96"/>
    <w:rsid w:val="00087109"/>
    <w:rsid w:val="000871D5"/>
    <w:rsid w:val="00087260"/>
    <w:rsid w:val="000873E1"/>
    <w:rsid w:val="00087563"/>
    <w:rsid w:val="00087582"/>
    <w:rsid w:val="0008789C"/>
    <w:rsid w:val="00087916"/>
    <w:rsid w:val="00087946"/>
    <w:rsid w:val="00087AEA"/>
    <w:rsid w:val="00087CA2"/>
    <w:rsid w:val="00087DD0"/>
    <w:rsid w:val="00087DE1"/>
    <w:rsid w:val="000900DA"/>
    <w:rsid w:val="000904A3"/>
    <w:rsid w:val="00090588"/>
    <w:rsid w:val="00090722"/>
    <w:rsid w:val="000907DE"/>
    <w:rsid w:val="000907DF"/>
    <w:rsid w:val="00090968"/>
    <w:rsid w:val="000909FF"/>
    <w:rsid w:val="00090A71"/>
    <w:rsid w:val="00090A82"/>
    <w:rsid w:val="00090C54"/>
    <w:rsid w:val="00090C90"/>
    <w:rsid w:val="00090F7C"/>
    <w:rsid w:val="000910C2"/>
    <w:rsid w:val="000910FA"/>
    <w:rsid w:val="00091200"/>
    <w:rsid w:val="000914AD"/>
    <w:rsid w:val="000914D2"/>
    <w:rsid w:val="00091505"/>
    <w:rsid w:val="00091514"/>
    <w:rsid w:val="0009159E"/>
    <w:rsid w:val="000916BC"/>
    <w:rsid w:val="000916EE"/>
    <w:rsid w:val="00091722"/>
    <w:rsid w:val="0009184C"/>
    <w:rsid w:val="00091925"/>
    <w:rsid w:val="00091937"/>
    <w:rsid w:val="000919BC"/>
    <w:rsid w:val="00091A13"/>
    <w:rsid w:val="00091B09"/>
    <w:rsid w:val="00091C02"/>
    <w:rsid w:val="00091CE4"/>
    <w:rsid w:val="00091D50"/>
    <w:rsid w:val="00091D96"/>
    <w:rsid w:val="00091E87"/>
    <w:rsid w:val="00091EC9"/>
    <w:rsid w:val="0009214C"/>
    <w:rsid w:val="00092210"/>
    <w:rsid w:val="00092260"/>
    <w:rsid w:val="00092326"/>
    <w:rsid w:val="00092386"/>
    <w:rsid w:val="000926E4"/>
    <w:rsid w:val="000928D4"/>
    <w:rsid w:val="00092BC3"/>
    <w:rsid w:val="00092C87"/>
    <w:rsid w:val="00092DAB"/>
    <w:rsid w:val="00092F2E"/>
    <w:rsid w:val="00093052"/>
    <w:rsid w:val="00093074"/>
    <w:rsid w:val="000931D9"/>
    <w:rsid w:val="0009331D"/>
    <w:rsid w:val="000934BA"/>
    <w:rsid w:val="000935CD"/>
    <w:rsid w:val="000936FD"/>
    <w:rsid w:val="000937AC"/>
    <w:rsid w:val="00093A9A"/>
    <w:rsid w:val="00093BA2"/>
    <w:rsid w:val="00093BF9"/>
    <w:rsid w:val="00093D09"/>
    <w:rsid w:val="00093DC9"/>
    <w:rsid w:val="00093DCF"/>
    <w:rsid w:val="00093DD5"/>
    <w:rsid w:val="00093DEA"/>
    <w:rsid w:val="00093E02"/>
    <w:rsid w:val="00093E52"/>
    <w:rsid w:val="00093E5C"/>
    <w:rsid w:val="00094012"/>
    <w:rsid w:val="000940EE"/>
    <w:rsid w:val="000941AA"/>
    <w:rsid w:val="000943D2"/>
    <w:rsid w:val="00094422"/>
    <w:rsid w:val="0009454B"/>
    <w:rsid w:val="00094728"/>
    <w:rsid w:val="00094813"/>
    <w:rsid w:val="00094827"/>
    <w:rsid w:val="00094A0D"/>
    <w:rsid w:val="00094B53"/>
    <w:rsid w:val="00094CD3"/>
    <w:rsid w:val="00094D6C"/>
    <w:rsid w:val="00094EB3"/>
    <w:rsid w:val="00094EDB"/>
    <w:rsid w:val="00094EF7"/>
    <w:rsid w:val="00095058"/>
    <w:rsid w:val="00095107"/>
    <w:rsid w:val="00095145"/>
    <w:rsid w:val="00095268"/>
    <w:rsid w:val="000952F7"/>
    <w:rsid w:val="00095399"/>
    <w:rsid w:val="000953D9"/>
    <w:rsid w:val="00095420"/>
    <w:rsid w:val="000955AD"/>
    <w:rsid w:val="00095665"/>
    <w:rsid w:val="00095730"/>
    <w:rsid w:val="00095861"/>
    <w:rsid w:val="00095B2C"/>
    <w:rsid w:val="00095B93"/>
    <w:rsid w:val="00095C57"/>
    <w:rsid w:val="00095CB8"/>
    <w:rsid w:val="00096144"/>
    <w:rsid w:val="00096266"/>
    <w:rsid w:val="00096277"/>
    <w:rsid w:val="00096733"/>
    <w:rsid w:val="000967BE"/>
    <w:rsid w:val="000968E5"/>
    <w:rsid w:val="000968E6"/>
    <w:rsid w:val="00096A7D"/>
    <w:rsid w:val="00096C64"/>
    <w:rsid w:val="00096ED2"/>
    <w:rsid w:val="00096F97"/>
    <w:rsid w:val="00096FC2"/>
    <w:rsid w:val="00097095"/>
    <w:rsid w:val="00097392"/>
    <w:rsid w:val="000973B2"/>
    <w:rsid w:val="00097433"/>
    <w:rsid w:val="0009773C"/>
    <w:rsid w:val="000977B1"/>
    <w:rsid w:val="000977CE"/>
    <w:rsid w:val="000978B8"/>
    <w:rsid w:val="0009792D"/>
    <w:rsid w:val="00097A45"/>
    <w:rsid w:val="00097A68"/>
    <w:rsid w:val="00097AA8"/>
    <w:rsid w:val="00097AB9"/>
    <w:rsid w:val="00097C69"/>
    <w:rsid w:val="00097F19"/>
    <w:rsid w:val="000A0100"/>
    <w:rsid w:val="000A0145"/>
    <w:rsid w:val="000A0232"/>
    <w:rsid w:val="000A0293"/>
    <w:rsid w:val="000A0297"/>
    <w:rsid w:val="000A0337"/>
    <w:rsid w:val="000A043D"/>
    <w:rsid w:val="000A044C"/>
    <w:rsid w:val="000A0498"/>
    <w:rsid w:val="000A0569"/>
    <w:rsid w:val="000A073B"/>
    <w:rsid w:val="000A073C"/>
    <w:rsid w:val="000A076D"/>
    <w:rsid w:val="000A0795"/>
    <w:rsid w:val="000A08AC"/>
    <w:rsid w:val="000A08FC"/>
    <w:rsid w:val="000A0933"/>
    <w:rsid w:val="000A09A0"/>
    <w:rsid w:val="000A09C6"/>
    <w:rsid w:val="000A0A47"/>
    <w:rsid w:val="000A0B0B"/>
    <w:rsid w:val="000A0CD0"/>
    <w:rsid w:val="000A0D24"/>
    <w:rsid w:val="000A0F9E"/>
    <w:rsid w:val="000A10A3"/>
    <w:rsid w:val="000A1134"/>
    <w:rsid w:val="000A1249"/>
    <w:rsid w:val="000A146D"/>
    <w:rsid w:val="000A1494"/>
    <w:rsid w:val="000A17A8"/>
    <w:rsid w:val="000A18F0"/>
    <w:rsid w:val="000A1970"/>
    <w:rsid w:val="000A19A9"/>
    <w:rsid w:val="000A19E6"/>
    <w:rsid w:val="000A1A6C"/>
    <w:rsid w:val="000A1C87"/>
    <w:rsid w:val="000A1DA0"/>
    <w:rsid w:val="000A1F96"/>
    <w:rsid w:val="000A209D"/>
    <w:rsid w:val="000A20B2"/>
    <w:rsid w:val="000A20C6"/>
    <w:rsid w:val="000A2110"/>
    <w:rsid w:val="000A2396"/>
    <w:rsid w:val="000A2412"/>
    <w:rsid w:val="000A2452"/>
    <w:rsid w:val="000A2510"/>
    <w:rsid w:val="000A254B"/>
    <w:rsid w:val="000A255E"/>
    <w:rsid w:val="000A25C6"/>
    <w:rsid w:val="000A27E3"/>
    <w:rsid w:val="000A2857"/>
    <w:rsid w:val="000A287B"/>
    <w:rsid w:val="000A2958"/>
    <w:rsid w:val="000A29B6"/>
    <w:rsid w:val="000A29DA"/>
    <w:rsid w:val="000A2A7D"/>
    <w:rsid w:val="000A2AF5"/>
    <w:rsid w:val="000A2B8D"/>
    <w:rsid w:val="000A2B8E"/>
    <w:rsid w:val="000A2C21"/>
    <w:rsid w:val="000A2D36"/>
    <w:rsid w:val="000A2E6C"/>
    <w:rsid w:val="000A2EFD"/>
    <w:rsid w:val="000A3173"/>
    <w:rsid w:val="000A3185"/>
    <w:rsid w:val="000A31E3"/>
    <w:rsid w:val="000A31FD"/>
    <w:rsid w:val="000A338A"/>
    <w:rsid w:val="000A343F"/>
    <w:rsid w:val="000A3443"/>
    <w:rsid w:val="000A3475"/>
    <w:rsid w:val="000A358B"/>
    <w:rsid w:val="000A35AC"/>
    <w:rsid w:val="000A35BE"/>
    <w:rsid w:val="000A3624"/>
    <w:rsid w:val="000A3819"/>
    <w:rsid w:val="000A382E"/>
    <w:rsid w:val="000A3835"/>
    <w:rsid w:val="000A3A7D"/>
    <w:rsid w:val="000A3FF6"/>
    <w:rsid w:val="000A416C"/>
    <w:rsid w:val="000A43A3"/>
    <w:rsid w:val="000A43A5"/>
    <w:rsid w:val="000A46BE"/>
    <w:rsid w:val="000A46E0"/>
    <w:rsid w:val="000A4720"/>
    <w:rsid w:val="000A4756"/>
    <w:rsid w:val="000A4761"/>
    <w:rsid w:val="000A4960"/>
    <w:rsid w:val="000A4967"/>
    <w:rsid w:val="000A49AA"/>
    <w:rsid w:val="000A4AC3"/>
    <w:rsid w:val="000A4C1C"/>
    <w:rsid w:val="000A4DB8"/>
    <w:rsid w:val="000A4E43"/>
    <w:rsid w:val="000A5052"/>
    <w:rsid w:val="000A5115"/>
    <w:rsid w:val="000A51A3"/>
    <w:rsid w:val="000A522C"/>
    <w:rsid w:val="000A5303"/>
    <w:rsid w:val="000A550E"/>
    <w:rsid w:val="000A563C"/>
    <w:rsid w:val="000A578C"/>
    <w:rsid w:val="000A57E1"/>
    <w:rsid w:val="000A591F"/>
    <w:rsid w:val="000A5927"/>
    <w:rsid w:val="000A5990"/>
    <w:rsid w:val="000A5BC6"/>
    <w:rsid w:val="000A5CC5"/>
    <w:rsid w:val="000A5CC8"/>
    <w:rsid w:val="000A5D1E"/>
    <w:rsid w:val="000A5D78"/>
    <w:rsid w:val="000A6040"/>
    <w:rsid w:val="000A613A"/>
    <w:rsid w:val="000A6562"/>
    <w:rsid w:val="000A658C"/>
    <w:rsid w:val="000A695E"/>
    <w:rsid w:val="000A69E4"/>
    <w:rsid w:val="000A69EC"/>
    <w:rsid w:val="000A6C14"/>
    <w:rsid w:val="000A6C22"/>
    <w:rsid w:val="000A6C51"/>
    <w:rsid w:val="000A6D9B"/>
    <w:rsid w:val="000A6EDD"/>
    <w:rsid w:val="000A7163"/>
    <w:rsid w:val="000A7231"/>
    <w:rsid w:val="000A7261"/>
    <w:rsid w:val="000A72C7"/>
    <w:rsid w:val="000A7355"/>
    <w:rsid w:val="000A77D7"/>
    <w:rsid w:val="000A793D"/>
    <w:rsid w:val="000A79DD"/>
    <w:rsid w:val="000A7B2F"/>
    <w:rsid w:val="000A7BDF"/>
    <w:rsid w:val="000A7CFF"/>
    <w:rsid w:val="000A7D61"/>
    <w:rsid w:val="000A7D98"/>
    <w:rsid w:val="000A7E5C"/>
    <w:rsid w:val="000A7EE3"/>
    <w:rsid w:val="000B003E"/>
    <w:rsid w:val="000B0093"/>
    <w:rsid w:val="000B00A3"/>
    <w:rsid w:val="000B026F"/>
    <w:rsid w:val="000B02E4"/>
    <w:rsid w:val="000B072F"/>
    <w:rsid w:val="000B09DB"/>
    <w:rsid w:val="000B0AC0"/>
    <w:rsid w:val="000B0C1C"/>
    <w:rsid w:val="000B0C39"/>
    <w:rsid w:val="000B0C94"/>
    <w:rsid w:val="000B0D43"/>
    <w:rsid w:val="000B0E72"/>
    <w:rsid w:val="000B1042"/>
    <w:rsid w:val="000B133C"/>
    <w:rsid w:val="000B13CD"/>
    <w:rsid w:val="000B13EF"/>
    <w:rsid w:val="000B14C3"/>
    <w:rsid w:val="000B1513"/>
    <w:rsid w:val="000B151A"/>
    <w:rsid w:val="000B15F2"/>
    <w:rsid w:val="000B1661"/>
    <w:rsid w:val="000B17D3"/>
    <w:rsid w:val="000B193A"/>
    <w:rsid w:val="000B1A05"/>
    <w:rsid w:val="000B1AE7"/>
    <w:rsid w:val="000B1C1C"/>
    <w:rsid w:val="000B1D28"/>
    <w:rsid w:val="000B1F1C"/>
    <w:rsid w:val="000B21F9"/>
    <w:rsid w:val="000B23B3"/>
    <w:rsid w:val="000B24C9"/>
    <w:rsid w:val="000B2863"/>
    <w:rsid w:val="000B2A06"/>
    <w:rsid w:val="000B2A40"/>
    <w:rsid w:val="000B2EBA"/>
    <w:rsid w:val="000B30F6"/>
    <w:rsid w:val="000B3323"/>
    <w:rsid w:val="000B3394"/>
    <w:rsid w:val="000B3568"/>
    <w:rsid w:val="000B359A"/>
    <w:rsid w:val="000B35D6"/>
    <w:rsid w:val="000B3615"/>
    <w:rsid w:val="000B362B"/>
    <w:rsid w:val="000B3660"/>
    <w:rsid w:val="000B3670"/>
    <w:rsid w:val="000B36BA"/>
    <w:rsid w:val="000B3705"/>
    <w:rsid w:val="000B37B4"/>
    <w:rsid w:val="000B39D9"/>
    <w:rsid w:val="000B3A55"/>
    <w:rsid w:val="000B3B7B"/>
    <w:rsid w:val="000B3D36"/>
    <w:rsid w:val="000B3FD4"/>
    <w:rsid w:val="000B42CC"/>
    <w:rsid w:val="000B4317"/>
    <w:rsid w:val="000B4364"/>
    <w:rsid w:val="000B4499"/>
    <w:rsid w:val="000B44D7"/>
    <w:rsid w:val="000B45AF"/>
    <w:rsid w:val="000B4960"/>
    <w:rsid w:val="000B4A04"/>
    <w:rsid w:val="000B4B9E"/>
    <w:rsid w:val="000B4BE0"/>
    <w:rsid w:val="000B4C5F"/>
    <w:rsid w:val="000B4CD3"/>
    <w:rsid w:val="000B4D33"/>
    <w:rsid w:val="000B501D"/>
    <w:rsid w:val="000B51D6"/>
    <w:rsid w:val="000B536A"/>
    <w:rsid w:val="000B5620"/>
    <w:rsid w:val="000B5963"/>
    <w:rsid w:val="000B5B18"/>
    <w:rsid w:val="000B5C49"/>
    <w:rsid w:val="000B5E4D"/>
    <w:rsid w:val="000B5F66"/>
    <w:rsid w:val="000B60AD"/>
    <w:rsid w:val="000B6188"/>
    <w:rsid w:val="000B6367"/>
    <w:rsid w:val="000B6519"/>
    <w:rsid w:val="000B65A8"/>
    <w:rsid w:val="000B663C"/>
    <w:rsid w:val="000B6673"/>
    <w:rsid w:val="000B66EC"/>
    <w:rsid w:val="000B68A9"/>
    <w:rsid w:val="000B69B5"/>
    <w:rsid w:val="000B6B01"/>
    <w:rsid w:val="000B6D3A"/>
    <w:rsid w:val="000B6E18"/>
    <w:rsid w:val="000B6E9B"/>
    <w:rsid w:val="000B7182"/>
    <w:rsid w:val="000B7342"/>
    <w:rsid w:val="000B74FB"/>
    <w:rsid w:val="000B76B3"/>
    <w:rsid w:val="000B77D9"/>
    <w:rsid w:val="000B78DF"/>
    <w:rsid w:val="000B7BF3"/>
    <w:rsid w:val="000B7E76"/>
    <w:rsid w:val="000C01BF"/>
    <w:rsid w:val="000C048A"/>
    <w:rsid w:val="000C050B"/>
    <w:rsid w:val="000C0510"/>
    <w:rsid w:val="000C05BD"/>
    <w:rsid w:val="000C06D8"/>
    <w:rsid w:val="000C06EB"/>
    <w:rsid w:val="000C09A9"/>
    <w:rsid w:val="000C0AE8"/>
    <w:rsid w:val="000C0BDE"/>
    <w:rsid w:val="000C0CC6"/>
    <w:rsid w:val="000C0DCA"/>
    <w:rsid w:val="000C0DCB"/>
    <w:rsid w:val="000C1076"/>
    <w:rsid w:val="000C10CF"/>
    <w:rsid w:val="000C10F0"/>
    <w:rsid w:val="000C13B5"/>
    <w:rsid w:val="000C16BC"/>
    <w:rsid w:val="000C1A20"/>
    <w:rsid w:val="000C1AF1"/>
    <w:rsid w:val="000C1CB6"/>
    <w:rsid w:val="000C1D83"/>
    <w:rsid w:val="000C201E"/>
    <w:rsid w:val="000C2186"/>
    <w:rsid w:val="000C218C"/>
    <w:rsid w:val="000C26CB"/>
    <w:rsid w:val="000C2758"/>
    <w:rsid w:val="000C2BA2"/>
    <w:rsid w:val="000C2C05"/>
    <w:rsid w:val="000C2C10"/>
    <w:rsid w:val="000C2C2D"/>
    <w:rsid w:val="000C2C9D"/>
    <w:rsid w:val="000C2D1F"/>
    <w:rsid w:val="000C2DA2"/>
    <w:rsid w:val="000C2DBB"/>
    <w:rsid w:val="000C2F9E"/>
    <w:rsid w:val="000C305F"/>
    <w:rsid w:val="000C307E"/>
    <w:rsid w:val="000C30A7"/>
    <w:rsid w:val="000C3164"/>
    <w:rsid w:val="000C3400"/>
    <w:rsid w:val="000C345A"/>
    <w:rsid w:val="000C367F"/>
    <w:rsid w:val="000C37BF"/>
    <w:rsid w:val="000C3941"/>
    <w:rsid w:val="000C399E"/>
    <w:rsid w:val="000C3A1A"/>
    <w:rsid w:val="000C3AF6"/>
    <w:rsid w:val="000C3B64"/>
    <w:rsid w:val="000C3D59"/>
    <w:rsid w:val="000C3D87"/>
    <w:rsid w:val="000C3DE5"/>
    <w:rsid w:val="000C3EC3"/>
    <w:rsid w:val="000C402F"/>
    <w:rsid w:val="000C40F7"/>
    <w:rsid w:val="000C41BC"/>
    <w:rsid w:val="000C41F6"/>
    <w:rsid w:val="000C4202"/>
    <w:rsid w:val="000C4324"/>
    <w:rsid w:val="000C432A"/>
    <w:rsid w:val="000C432E"/>
    <w:rsid w:val="000C4425"/>
    <w:rsid w:val="000C4568"/>
    <w:rsid w:val="000C45DC"/>
    <w:rsid w:val="000C45F1"/>
    <w:rsid w:val="000C486E"/>
    <w:rsid w:val="000C490B"/>
    <w:rsid w:val="000C4996"/>
    <w:rsid w:val="000C4B68"/>
    <w:rsid w:val="000C4C57"/>
    <w:rsid w:val="000C4D5E"/>
    <w:rsid w:val="000C4D82"/>
    <w:rsid w:val="000C4D9F"/>
    <w:rsid w:val="000C504A"/>
    <w:rsid w:val="000C5129"/>
    <w:rsid w:val="000C5309"/>
    <w:rsid w:val="000C5370"/>
    <w:rsid w:val="000C539F"/>
    <w:rsid w:val="000C53E1"/>
    <w:rsid w:val="000C53E7"/>
    <w:rsid w:val="000C543A"/>
    <w:rsid w:val="000C543F"/>
    <w:rsid w:val="000C5494"/>
    <w:rsid w:val="000C5495"/>
    <w:rsid w:val="000C54FB"/>
    <w:rsid w:val="000C5580"/>
    <w:rsid w:val="000C56C5"/>
    <w:rsid w:val="000C56C9"/>
    <w:rsid w:val="000C57B7"/>
    <w:rsid w:val="000C590E"/>
    <w:rsid w:val="000C5988"/>
    <w:rsid w:val="000C5B4A"/>
    <w:rsid w:val="000C5BFD"/>
    <w:rsid w:val="000C5CB8"/>
    <w:rsid w:val="000C5D65"/>
    <w:rsid w:val="000C6043"/>
    <w:rsid w:val="000C607F"/>
    <w:rsid w:val="000C63FA"/>
    <w:rsid w:val="000C6441"/>
    <w:rsid w:val="000C66C7"/>
    <w:rsid w:val="000C67BA"/>
    <w:rsid w:val="000C67EE"/>
    <w:rsid w:val="000C684E"/>
    <w:rsid w:val="000C6A34"/>
    <w:rsid w:val="000C6ABC"/>
    <w:rsid w:val="000C6AFB"/>
    <w:rsid w:val="000C6B81"/>
    <w:rsid w:val="000C6D70"/>
    <w:rsid w:val="000C6FD0"/>
    <w:rsid w:val="000C6FE9"/>
    <w:rsid w:val="000C7230"/>
    <w:rsid w:val="000C724C"/>
    <w:rsid w:val="000C75BA"/>
    <w:rsid w:val="000C789D"/>
    <w:rsid w:val="000C79A0"/>
    <w:rsid w:val="000C7B70"/>
    <w:rsid w:val="000C7C4F"/>
    <w:rsid w:val="000C7FCD"/>
    <w:rsid w:val="000D0029"/>
    <w:rsid w:val="000D0068"/>
    <w:rsid w:val="000D0249"/>
    <w:rsid w:val="000D03B8"/>
    <w:rsid w:val="000D0693"/>
    <w:rsid w:val="000D0931"/>
    <w:rsid w:val="000D0A20"/>
    <w:rsid w:val="000D0A3E"/>
    <w:rsid w:val="000D0B20"/>
    <w:rsid w:val="000D0BBE"/>
    <w:rsid w:val="000D0BCC"/>
    <w:rsid w:val="000D0BFC"/>
    <w:rsid w:val="000D0C6C"/>
    <w:rsid w:val="000D0DC0"/>
    <w:rsid w:val="000D0EA8"/>
    <w:rsid w:val="000D0F9B"/>
    <w:rsid w:val="000D1003"/>
    <w:rsid w:val="000D1123"/>
    <w:rsid w:val="000D121C"/>
    <w:rsid w:val="000D13E2"/>
    <w:rsid w:val="000D1467"/>
    <w:rsid w:val="000D14A9"/>
    <w:rsid w:val="000D16D5"/>
    <w:rsid w:val="000D18E6"/>
    <w:rsid w:val="000D19EC"/>
    <w:rsid w:val="000D1B9F"/>
    <w:rsid w:val="000D1DA0"/>
    <w:rsid w:val="000D1E6C"/>
    <w:rsid w:val="000D1FC3"/>
    <w:rsid w:val="000D1FD0"/>
    <w:rsid w:val="000D208C"/>
    <w:rsid w:val="000D20C3"/>
    <w:rsid w:val="000D20C9"/>
    <w:rsid w:val="000D21A9"/>
    <w:rsid w:val="000D2452"/>
    <w:rsid w:val="000D2500"/>
    <w:rsid w:val="000D2508"/>
    <w:rsid w:val="000D254B"/>
    <w:rsid w:val="000D2752"/>
    <w:rsid w:val="000D285F"/>
    <w:rsid w:val="000D2951"/>
    <w:rsid w:val="000D29DD"/>
    <w:rsid w:val="000D2DB8"/>
    <w:rsid w:val="000D2EA7"/>
    <w:rsid w:val="000D2EC4"/>
    <w:rsid w:val="000D30F5"/>
    <w:rsid w:val="000D3223"/>
    <w:rsid w:val="000D33B3"/>
    <w:rsid w:val="000D33E8"/>
    <w:rsid w:val="000D35D4"/>
    <w:rsid w:val="000D3708"/>
    <w:rsid w:val="000D3710"/>
    <w:rsid w:val="000D383F"/>
    <w:rsid w:val="000D38B2"/>
    <w:rsid w:val="000D396F"/>
    <w:rsid w:val="000D3995"/>
    <w:rsid w:val="000D3AC1"/>
    <w:rsid w:val="000D3AE3"/>
    <w:rsid w:val="000D3B3E"/>
    <w:rsid w:val="000D3B4C"/>
    <w:rsid w:val="000D3B86"/>
    <w:rsid w:val="000D3E68"/>
    <w:rsid w:val="000D3FEE"/>
    <w:rsid w:val="000D40A9"/>
    <w:rsid w:val="000D41AB"/>
    <w:rsid w:val="000D440D"/>
    <w:rsid w:val="000D4748"/>
    <w:rsid w:val="000D479D"/>
    <w:rsid w:val="000D49C4"/>
    <w:rsid w:val="000D4AE1"/>
    <w:rsid w:val="000D4B9A"/>
    <w:rsid w:val="000D4BFB"/>
    <w:rsid w:val="000D4DE6"/>
    <w:rsid w:val="000D5051"/>
    <w:rsid w:val="000D52B4"/>
    <w:rsid w:val="000D52D4"/>
    <w:rsid w:val="000D5696"/>
    <w:rsid w:val="000D5AD2"/>
    <w:rsid w:val="000D5D45"/>
    <w:rsid w:val="000D5DF7"/>
    <w:rsid w:val="000D5E84"/>
    <w:rsid w:val="000D5EE7"/>
    <w:rsid w:val="000D5F46"/>
    <w:rsid w:val="000D6035"/>
    <w:rsid w:val="000D6093"/>
    <w:rsid w:val="000D60C3"/>
    <w:rsid w:val="000D60EE"/>
    <w:rsid w:val="000D6395"/>
    <w:rsid w:val="000D63C2"/>
    <w:rsid w:val="000D66A4"/>
    <w:rsid w:val="000D66FE"/>
    <w:rsid w:val="000D6717"/>
    <w:rsid w:val="000D68A0"/>
    <w:rsid w:val="000D6A9C"/>
    <w:rsid w:val="000D6D49"/>
    <w:rsid w:val="000D6E86"/>
    <w:rsid w:val="000D6EFF"/>
    <w:rsid w:val="000D7152"/>
    <w:rsid w:val="000D7163"/>
    <w:rsid w:val="000D7390"/>
    <w:rsid w:val="000D74BA"/>
    <w:rsid w:val="000D76DB"/>
    <w:rsid w:val="000D798A"/>
    <w:rsid w:val="000D7A4E"/>
    <w:rsid w:val="000D7ADB"/>
    <w:rsid w:val="000D7D1B"/>
    <w:rsid w:val="000E0006"/>
    <w:rsid w:val="000E02BE"/>
    <w:rsid w:val="000E052C"/>
    <w:rsid w:val="000E06E8"/>
    <w:rsid w:val="000E07C0"/>
    <w:rsid w:val="000E0826"/>
    <w:rsid w:val="000E0919"/>
    <w:rsid w:val="000E0A31"/>
    <w:rsid w:val="000E0BBC"/>
    <w:rsid w:val="000E0D3F"/>
    <w:rsid w:val="000E0D92"/>
    <w:rsid w:val="000E0FDC"/>
    <w:rsid w:val="000E10F8"/>
    <w:rsid w:val="000E11A1"/>
    <w:rsid w:val="000E11E7"/>
    <w:rsid w:val="000E1809"/>
    <w:rsid w:val="000E1848"/>
    <w:rsid w:val="000E1968"/>
    <w:rsid w:val="000E1991"/>
    <w:rsid w:val="000E1C47"/>
    <w:rsid w:val="000E1DB9"/>
    <w:rsid w:val="000E1EA4"/>
    <w:rsid w:val="000E1ED6"/>
    <w:rsid w:val="000E1FB4"/>
    <w:rsid w:val="000E2039"/>
    <w:rsid w:val="000E2119"/>
    <w:rsid w:val="000E2234"/>
    <w:rsid w:val="000E22E2"/>
    <w:rsid w:val="000E22F2"/>
    <w:rsid w:val="000E240E"/>
    <w:rsid w:val="000E2433"/>
    <w:rsid w:val="000E2435"/>
    <w:rsid w:val="000E254E"/>
    <w:rsid w:val="000E25E7"/>
    <w:rsid w:val="000E26EE"/>
    <w:rsid w:val="000E2704"/>
    <w:rsid w:val="000E271B"/>
    <w:rsid w:val="000E2788"/>
    <w:rsid w:val="000E295D"/>
    <w:rsid w:val="000E2AA6"/>
    <w:rsid w:val="000E2BD8"/>
    <w:rsid w:val="000E2CB4"/>
    <w:rsid w:val="000E2D31"/>
    <w:rsid w:val="000E3051"/>
    <w:rsid w:val="000E30F8"/>
    <w:rsid w:val="000E32F1"/>
    <w:rsid w:val="000E3388"/>
    <w:rsid w:val="000E34F2"/>
    <w:rsid w:val="000E355B"/>
    <w:rsid w:val="000E36D5"/>
    <w:rsid w:val="000E374F"/>
    <w:rsid w:val="000E375B"/>
    <w:rsid w:val="000E3868"/>
    <w:rsid w:val="000E3B78"/>
    <w:rsid w:val="000E3CDE"/>
    <w:rsid w:val="000E3DB8"/>
    <w:rsid w:val="000E3DF0"/>
    <w:rsid w:val="000E403E"/>
    <w:rsid w:val="000E40E6"/>
    <w:rsid w:val="000E40EF"/>
    <w:rsid w:val="000E416D"/>
    <w:rsid w:val="000E4806"/>
    <w:rsid w:val="000E49C3"/>
    <w:rsid w:val="000E49C5"/>
    <w:rsid w:val="000E4A13"/>
    <w:rsid w:val="000E4D41"/>
    <w:rsid w:val="000E50D4"/>
    <w:rsid w:val="000E52CB"/>
    <w:rsid w:val="000E59AF"/>
    <w:rsid w:val="000E5ABB"/>
    <w:rsid w:val="000E5C27"/>
    <w:rsid w:val="000E5E4F"/>
    <w:rsid w:val="000E5EDC"/>
    <w:rsid w:val="000E5EFD"/>
    <w:rsid w:val="000E60A7"/>
    <w:rsid w:val="000E618D"/>
    <w:rsid w:val="000E62FE"/>
    <w:rsid w:val="000E630E"/>
    <w:rsid w:val="000E6476"/>
    <w:rsid w:val="000E6491"/>
    <w:rsid w:val="000E68BA"/>
    <w:rsid w:val="000E68CE"/>
    <w:rsid w:val="000E6940"/>
    <w:rsid w:val="000E6B73"/>
    <w:rsid w:val="000E6C90"/>
    <w:rsid w:val="000E6CE5"/>
    <w:rsid w:val="000E6D1C"/>
    <w:rsid w:val="000E6DAF"/>
    <w:rsid w:val="000E6DD4"/>
    <w:rsid w:val="000E709D"/>
    <w:rsid w:val="000E70C3"/>
    <w:rsid w:val="000E70F6"/>
    <w:rsid w:val="000E718D"/>
    <w:rsid w:val="000E71B0"/>
    <w:rsid w:val="000E7228"/>
    <w:rsid w:val="000E7265"/>
    <w:rsid w:val="000E72F1"/>
    <w:rsid w:val="000E7328"/>
    <w:rsid w:val="000E7520"/>
    <w:rsid w:val="000E77A2"/>
    <w:rsid w:val="000E77EE"/>
    <w:rsid w:val="000E7C13"/>
    <w:rsid w:val="000E7C7A"/>
    <w:rsid w:val="000E7D24"/>
    <w:rsid w:val="000E7F96"/>
    <w:rsid w:val="000F0194"/>
    <w:rsid w:val="000F0197"/>
    <w:rsid w:val="000F021E"/>
    <w:rsid w:val="000F0B3F"/>
    <w:rsid w:val="000F0CE9"/>
    <w:rsid w:val="000F0E29"/>
    <w:rsid w:val="000F0EB2"/>
    <w:rsid w:val="000F0FBE"/>
    <w:rsid w:val="000F0FC6"/>
    <w:rsid w:val="000F1044"/>
    <w:rsid w:val="000F1194"/>
    <w:rsid w:val="000F11D2"/>
    <w:rsid w:val="000F1281"/>
    <w:rsid w:val="000F186E"/>
    <w:rsid w:val="000F1930"/>
    <w:rsid w:val="000F1E12"/>
    <w:rsid w:val="000F1E34"/>
    <w:rsid w:val="000F1F8C"/>
    <w:rsid w:val="000F1F9F"/>
    <w:rsid w:val="000F20D1"/>
    <w:rsid w:val="000F21EF"/>
    <w:rsid w:val="000F22BC"/>
    <w:rsid w:val="000F237C"/>
    <w:rsid w:val="000F239F"/>
    <w:rsid w:val="000F265D"/>
    <w:rsid w:val="000F27C3"/>
    <w:rsid w:val="000F2830"/>
    <w:rsid w:val="000F28B3"/>
    <w:rsid w:val="000F2AEC"/>
    <w:rsid w:val="000F2B08"/>
    <w:rsid w:val="000F2DDE"/>
    <w:rsid w:val="000F2DE2"/>
    <w:rsid w:val="000F2FBF"/>
    <w:rsid w:val="000F32E2"/>
    <w:rsid w:val="000F332E"/>
    <w:rsid w:val="000F333B"/>
    <w:rsid w:val="000F33EF"/>
    <w:rsid w:val="000F344A"/>
    <w:rsid w:val="000F3571"/>
    <w:rsid w:val="000F357F"/>
    <w:rsid w:val="000F3630"/>
    <w:rsid w:val="000F3684"/>
    <w:rsid w:val="000F37D0"/>
    <w:rsid w:val="000F37E6"/>
    <w:rsid w:val="000F3871"/>
    <w:rsid w:val="000F3914"/>
    <w:rsid w:val="000F3B00"/>
    <w:rsid w:val="000F3DE0"/>
    <w:rsid w:val="000F3EF4"/>
    <w:rsid w:val="000F427D"/>
    <w:rsid w:val="000F4373"/>
    <w:rsid w:val="000F4612"/>
    <w:rsid w:val="000F484B"/>
    <w:rsid w:val="000F4B1D"/>
    <w:rsid w:val="000F4C54"/>
    <w:rsid w:val="000F4D0F"/>
    <w:rsid w:val="000F4DC7"/>
    <w:rsid w:val="000F4FBB"/>
    <w:rsid w:val="000F511F"/>
    <w:rsid w:val="000F524D"/>
    <w:rsid w:val="000F5259"/>
    <w:rsid w:val="000F550D"/>
    <w:rsid w:val="000F55F2"/>
    <w:rsid w:val="000F5740"/>
    <w:rsid w:val="000F59F3"/>
    <w:rsid w:val="000F5CA5"/>
    <w:rsid w:val="000F5D34"/>
    <w:rsid w:val="000F5D4C"/>
    <w:rsid w:val="000F5DF9"/>
    <w:rsid w:val="000F5F41"/>
    <w:rsid w:val="000F5F46"/>
    <w:rsid w:val="000F605A"/>
    <w:rsid w:val="000F60A3"/>
    <w:rsid w:val="000F61C6"/>
    <w:rsid w:val="000F6396"/>
    <w:rsid w:val="000F644F"/>
    <w:rsid w:val="000F6487"/>
    <w:rsid w:val="000F6600"/>
    <w:rsid w:val="000F67E6"/>
    <w:rsid w:val="000F68F5"/>
    <w:rsid w:val="000F6903"/>
    <w:rsid w:val="000F6961"/>
    <w:rsid w:val="000F6B95"/>
    <w:rsid w:val="000F6D13"/>
    <w:rsid w:val="000F6E54"/>
    <w:rsid w:val="000F6ED5"/>
    <w:rsid w:val="000F6F3E"/>
    <w:rsid w:val="000F7084"/>
    <w:rsid w:val="000F713F"/>
    <w:rsid w:val="000F7143"/>
    <w:rsid w:val="000F74BE"/>
    <w:rsid w:val="000F74D7"/>
    <w:rsid w:val="000F7635"/>
    <w:rsid w:val="000F7717"/>
    <w:rsid w:val="000F7784"/>
    <w:rsid w:val="000F77B7"/>
    <w:rsid w:val="000F791E"/>
    <w:rsid w:val="000F7968"/>
    <w:rsid w:val="000F7D11"/>
    <w:rsid w:val="000F7F45"/>
    <w:rsid w:val="0010002B"/>
    <w:rsid w:val="001001FD"/>
    <w:rsid w:val="0010037B"/>
    <w:rsid w:val="001004FD"/>
    <w:rsid w:val="00100527"/>
    <w:rsid w:val="001005D7"/>
    <w:rsid w:val="001005F9"/>
    <w:rsid w:val="0010072A"/>
    <w:rsid w:val="00100819"/>
    <w:rsid w:val="0010082E"/>
    <w:rsid w:val="001008CE"/>
    <w:rsid w:val="00100CDE"/>
    <w:rsid w:val="00100CEA"/>
    <w:rsid w:val="00100D0E"/>
    <w:rsid w:val="00100E0F"/>
    <w:rsid w:val="0010101B"/>
    <w:rsid w:val="001010E2"/>
    <w:rsid w:val="001010F9"/>
    <w:rsid w:val="001010FD"/>
    <w:rsid w:val="0010117E"/>
    <w:rsid w:val="001012DD"/>
    <w:rsid w:val="0010138C"/>
    <w:rsid w:val="001014DE"/>
    <w:rsid w:val="001015B6"/>
    <w:rsid w:val="001016F7"/>
    <w:rsid w:val="001018E2"/>
    <w:rsid w:val="001018F8"/>
    <w:rsid w:val="00101E20"/>
    <w:rsid w:val="001020CA"/>
    <w:rsid w:val="00102181"/>
    <w:rsid w:val="0010234C"/>
    <w:rsid w:val="00102358"/>
    <w:rsid w:val="00102419"/>
    <w:rsid w:val="00102429"/>
    <w:rsid w:val="001024E3"/>
    <w:rsid w:val="00102532"/>
    <w:rsid w:val="001026B7"/>
    <w:rsid w:val="001026E1"/>
    <w:rsid w:val="0010284B"/>
    <w:rsid w:val="001028F2"/>
    <w:rsid w:val="0010299F"/>
    <w:rsid w:val="00102AF8"/>
    <w:rsid w:val="00102BCD"/>
    <w:rsid w:val="00102BDA"/>
    <w:rsid w:val="00102C65"/>
    <w:rsid w:val="00102C91"/>
    <w:rsid w:val="00102D93"/>
    <w:rsid w:val="00102DAE"/>
    <w:rsid w:val="00102F1D"/>
    <w:rsid w:val="00102F96"/>
    <w:rsid w:val="001033AB"/>
    <w:rsid w:val="001035F1"/>
    <w:rsid w:val="00103B26"/>
    <w:rsid w:val="00103B36"/>
    <w:rsid w:val="00103C6C"/>
    <w:rsid w:val="00103DB3"/>
    <w:rsid w:val="00103E3A"/>
    <w:rsid w:val="00103EE2"/>
    <w:rsid w:val="00104012"/>
    <w:rsid w:val="001041AE"/>
    <w:rsid w:val="001043D6"/>
    <w:rsid w:val="00104435"/>
    <w:rsid w:val="00104489"/>
    <w:rsid w:val="001047EF"/>
    <w:rsid w:val="00104804"/>
    <w:rsid w:val="0010480C"/>
    <w:rsid w:val="00104A74"/>
    <w:rsid w:val="00104B8A"/>
    <w:rsid w:val="00104CC8"/>
    <w:rsid w:val="00104D1B"/>
    <w:rsid w:val="00104D2F"/>
    <w:rsid w:val="00104D3A"/>
    <w:rsid w:val="00104D92"/>
    <w:rsid w:val="00104F20"/>
    <w:rsid w:val="00104FF5"/>
    <w:rsid w:val="00105087"/>
    <w:rsid w:val="00105282"/>
    <w:rsid w:val="001052D3"/>
    <w:rsid w:val="00105402"/>
    <w:rsid w:val="001056EF"/>
    <w:rsid w:val="0010579C"/>
    <w:rsid w:val="001057AF"/>
    <w:rsid w:val="001058C5"/>
    <w:rsid w:val="00105A01"/>
    <w:rsid w:val="00105CC3"/>
    <w:rsid w:val="00105DBD"/>
    <w:rsid w:val="00105EB4"/>
    <w:rsid w:val="00105EC0"/>
    <w:rsid w:val="0010605A"/>
    <w:rsid w:val="00106190"/>
    <w:rsid w:val="001064E4"/>
    <w:rsid w:val="001068F0"/>
    <w:rsid w:val="001069F3"/>
    <w:rsid w:val="00106A42"/>
    <w:rsid w:val="00106B09"/>
    <w:rsid w:val="00106DB6"/>
    <w:rsid w:val="00106E48"/>
    <w:rsid w:val="00106FA7"/>
    <w:rsid w:val="00107079"/>
    <w:rsid w:val="001072F8"/>
    <w:rsid w:val="00107808"/>
    <w:rsid w:val="001078C6"/>
    <w:rsid w:val="0010798C"/>
    <w:rsid w:val="001079B2"/>
    <w:rsid w:val="00107B0D"/>
    <w:rsid w:val="00107C65"/>
    <w:rsid w:val="00107EA4"/>
    <w:rsid w:val="00107F15"/>
    <w:rsid w:val="001102E6"/>
    <w:rsid w:val="00110332"/>
    <w:rsid w:val="00110404"/>
    <w:rsid w:val="00110463"/>
    <w:rsid w:val="00110973"/>
    <w:rsid w:val="00110A87"/>
    <w:rsid w:val="00110B9A"/>
    <w:rsid w:val="00110C0B"/>
    <w:rsid w:val="00110EBE"/>
    <w:rsid w:val="001111B5"/>
    <w:rsid w:val="00111217"/>
    <w:rsid w:val="0011124D"/>
    <w:rsid w:val="0011125D"/>
    <w:rsid w:val="0011128C"/>
    <w:rsid w:val="0011134F"/>
    <w:rsid w:val="0011144A"/>
    <w:rsid w:val="00111681"/>
    <w:rsid w:val="00111832"/>
    <w:rsid w:val="001118C4"/>
    <w:rsid w:val="00111D17"/>
    <w:rsid w:val="0011200E"/>
    <w:rsid w:val="00112371"/>
    <w:rsid w:val="00112405"/>
    <w:rsid w:val="00112678"/>
    <w:rsid w:val="001126FA"/>
    <w:rsid w:val="0011275B"/>
    <w:rsid w:val="001127CB"/>
    <w:rsid w:val="001127F2"/>
    <w:rsid w:val="00112825"/>
    <w:rsid w:val="0011285B"/>
    <w:rsid w:val="0011291F"/>
    <w:rsid w:val="001129BA"/>
    <w:rsid w:val="00112A62"/>
    <w:rsid w:val="00112EF4"/>
    <w:rsid w:val="00112F8A"/>
    <w:rsid w:val="00112FBB"/>
    <w:rsid w:val="0011304E"/>
    <w:rsid w:val="00113116"/>
    <w:rsid w:val="00113124"/>
    <w:rsid w:val="00113241"/>
    <w:rsid w:val="00113266"/>
    <w:rsid w:val="001133A9"/>
    <w:rsid w:val="001133C8"/>
    <w:rsid w:val="00113479"/>
    <w:rsid w:val="001135A5"/>
    <w:rsid w:val="001136A3"/>
    <w:rsid w:val="001136F7"/>
    <w:rsid w:val="0011379A"/>
    <w:rsid w:val="001138C2"/>
    <w:rsid w:val="001139AE"/>
    <w:rsid w:val="00113A2A"/>
    <w:rsid w:val="00113A49"/>
    <w:rsid w:val="00113C3B"/>
    <w:rsid w:val="00113C74"/>
    <w:rsid w:val="00113C8C"/>
    <w:rsid w:val="00113CE0"/>
    <w:rsid w:val="00113EB7"/>
    <w:rsid w:val="00113F30"/>
    <w:rsid w:val="00113F6A"/>
    <w:rsid w:val="001142AA"/>
    <w:rsid w:val="001142DB"/>
    <w:rsid w:val="001142F3"/>
    <w:rsid w:val="0011446A"/>
    <w:rsid w:val="00114726"/>
    <w:rsid w:val="00114749"/>
    <w:rsid w:val="00114846"/>
    <w:rsid w:val="001149D2"/>
    <w:rsid w:val="00114ADD"/>
    <w:rsid w:val="00114BCB"/>
    <w:rsid w:val="00115279"/>
    <w:rsid w:val="001152E4"/>
    <w:rsid w:val="0011532B"/>
    <w:rsid w:val="001153A6"/>
    <w:rsid w:val="001155ED"/>
    <w:rsid w:val="00115632"/>
    <w:rsid w:val="0011565E"/>
    <w:rsid w:val="001156D9"/>
    <w:rsid w:val="001157B6"/>
    <w:rsid w:val="001157D2"/>
    <w:rsid w:val="001158AA"/>
    <w:rsid w:val="001158C0"/>
    <w:rsid w:val="00115909"/>
    <w:rsid w:val="00115A5F"/>
    <w:rsid w:val="00115A93"/>
    <w:rsid w:val="00115B90"/>
    <w:rsid w:val="00115D14"/>
    <w:rsid w:val="00115DFE"/>
    <w:rsid w:val="00115E07"/>
    <w:rsid w:val="00115E4E"/>
    <w:rsid w:val="00115F39"/>
    <w:rsid w:val="00115F83"/>
    <w:rsid w:val="00115FD7"/>
    <w:rsid w:val="00116018"/>
    <w:rsid w:val="0011605A"/>
    <w:rsid w:val="001160E5"/>
    <w:rsid w:val="001161A0"/>
    <w:rsid w:val="0011622C"/>
    <w:rsid w:val="001162D1"/>
    <w:rsid w:val="001163F5"/>
    <w:rsid w:val="0011640B"/>
    <w:rsid w:val="0011676C"/>
    <w:rsid w:val="0011679D"/>
    <w:rsid w:val="001168E3"/>
    <w:rsid w:val="001169E9"/>
    <w:rsid w:val="00116A19"/>
    <w:rsid w:val="00116C8D"/>
    <w:rsid w:val="00116DF0"/>
    <w:rsid w:val="00117216"/>
    <w:rsid w:val="0011744E"/>
    <w:rsid w:val="001174B4"/>
    <w:rsid w:val="001175C1"/>
    <w:rsid w:val="001176D2"/>
    <w:rsid w:val="00117849"/>
    <w:rsid w:val="0011795C"/>
    <w:rsid w:val="00117C0A"/>
    <w:rsid w:val="00117C7A"/>
    <w:rsid w:val="00117ECB"/>
    <w:rsid w:val="00120258"/>
    <w:rsid w:val="00120272"/>
    <w:rsid w:val="00120564"/>
    <w:rsid w:val="001205C7"/>
    <w:rsid w:val="001206FF"/>
    <w:rsid w:val="0012074C"/>
    <w:rsid w:val="00120A6C"/>
    <w:rsid w:val="00120C22"/>
    <w:rsid w:val="00120C49"/>
    <w:rsid w:val="00120D4B"/>
    <w:rsid w:val="00120EB8"/>
    <w:rsid w:val="0012110E"/>
    <w:rsid w:val="00121181"/>
    <w:rsid w:val="001212D8"/>
    <w:rsid w:val="0012131B"/>
    <w:rsid w:val="0012137D"/>
    <w:rsid w:val="0012142A"/>
    <w:rsid w:val="001214CF"/>
    <w:rsid w:val="001214E2"/>
    <w:rsid w:val="001215F1"/>
    <w:rsid w:val="001216BF"/>
    <w:rsid w:val="001217EA"/>
    <w:rsid w:val="00121968"/>
    <w:rsid w:val="001219D1"/>
    <w:rsid w:val="00121D83"/>
    <w:rsid w:val="00121DC4"/>
    <w:rsid w:val="00121EA6"/>
    <w:rsid w:val="0012200F"/>
    <w:rsid w:val="0012211F"/>
    <w:rsid w:val="00122149"/>
    <w:rsid w:val="001222AE"/>
    <w:rsid w:val="001222B4"/>
    <w:rsid w:val="001222CE"/>
    <w:rsid w:val="001223A1"/>
    <w:rsid w:val="00122554"/>
    <w:rsid w:val="00122653"/>
    <w:rsid w:val="00122688"/>
    <w:rsid w:val="00122AF5"/>
    <w:rsid w:val="00122D35"/>
    <w:rsid w:val="00122F40"/>
    <w:rsid w:val="00123047"/>
    <w:rsid w:val="00123260"/>
    <w:rsid w:val="0012337D"/>
    <w:rsid w:val="001233E5"/>
    <w:rsid w:val="0012340E"/>
    <w:rsid w:val="00123803"/>
    <w:rsid w:val="0012382D"/>
    <w:rsid w:val="00123833"/>
    <w:rsid w:val="00123960"/>
    <w:rsid w:val="0012396F"/>
    <w:rsid w:val="00123D23"/>
    <w:rsid w:val="00123DDD"/>
    <w:rsid w:val="00123EE6"/>
    <w:rsid w:val="00123FF4"/>
    <w:rsid w:val="001241EC"/>
    <w:rsid w:val="0012425A"/>
    <w:rsid w:val="00124358"/>
    <w:rsid w:val="001244B4"/>
    <w:rsid w:val="001245DE"/>
    <w:rsid w:val="001245FF"/>
    <w:rsid w:val="001246D0"/>
    <w:rsid w:val="00124701"/>
    <w:rsid w:val="001247DC"/>
    <w:rsid w:val="001249BF"/>
    <w:rsid w:val="00124BAA"/>
    <w:rsid w:val="00124C30"/>
    <w:rsid w:val="00124CED"/>
    <w:rsid w:val="00124D6A"/>
    <w:rsid w:val="00124E94"/>
    <w:rsid w:val="00124F5C"/>
    <w:rsid w:val="00125020"/>
    <w:rsid w:val="0012513D"/>
    <w:rsid w:val="001252AA"/>
    <w:rsid w:val="00125332"/>
    <w:rsid w:val="0012545D"/>
    <w:rsid w:val="001255D5"/>
    <w:rsid w:val="001258A3"/>
    <w:rsid w:val="0012593B"/>
    <w:rsid w:val="0012595B"/>
    <w:rsid w:val="00125A4C"/>
    <w:rsid w:val="00125A52"/>
    <w:rsid w:val="00125AD8"/>
    <w:rsid w:val="00125C63"/>
    <w:rsid w:val="00125E73"/>
    <w:rsid w:val="00125F34"/>
    <w:rsid w:val="00125F84"/>
    <w:rsid w:val="0012601B"/>
    <w:rsid w:val="0012609A"/>
    <w:rsid w:val="00126104"/>
    <w:rsid w:val="00126446"/>
    <w:rsid w:val="001265F6"/>
    <w:rsid w:val="00126727"/>
    <w:rsid w:val="001267E6"/>
    <w:rsid w:val="00126845"/>
    <w:rsid w:val="001268D6"/>
    <w:rsid w:val="00126A9F"/>
    <w:rsid w:val="00126B12"/>
    <w:rsid w:val="00126E57"/>
    <w:rsid w:val="001271B9"/>
    <w:rsid w:val="00127201"/>
    <w:rsid w:val="001272CD"/>
    <w:rsid w:val="00127394"/>
    <w:rsid w:val="001274B4"/>
    <w:rsid w:val="00127680"/>
    <w:rsid w:val="001278D3"/>
    <w:rsid w:val="00127955"/>
    <w:rsid w:val="001279F0"/>
    <w:rsid w:val="00127A1D"/>
    <w:rsid w:val="00127AD3"/>
    <w:rsid w:val="00127C69"/>
    <w:rsid w:val="00127E2C"/>
    <w:rsid w:val="00127F9E"/>
    <w:rsid w:val="001301CC"/>
    <w:rsid w:val="001303EE"/>
    <w:rsid w:val="00130421"/>
    <w:rsid w:val="001304ED"/>
    <w:rsid w:val="0013050C"/>
    <w:rsid w:val="0013051D"/>
    <w:rsid w:val="00130834"/>
    <w:rsid w:val="00130897"/>
    <w:rsid w:val="001308B5"/>
    <w:rsid w:val="001308E1"/>
    <w:rsid w:val="00130C3D"/>
    <w:rsid w:val="00130DE3"/>
    <w:rsid w:val="00130E31"/>
    <w:rsid w:val="001312A5"/>
    <w:rsid w:val="0013134F"/>
    <w:rsid w:val="00131413"/>
    <w:rsid w:val="001314E7"/>
    <w:rsid w:val="001315FD"/>
    <w:rsid w:val="00131A9A"/>
    <w:rsid w:val="00131B32"/>
    <w:rsid w:val="00131DF9"/>
    <w:rsid w:val="00131F70"/>
    <w:rsid w:val="0013231B"/>
    <w:rsid w:val="001323DF"/>
    <w:rsid w:val="00132423"/>
    <w:rsid w:val="00132573"/>
    <w:rsid w:val="001325EE"/>
    <w:rsid w:val="00132668"/>
    <w:rsid w:val="001327D6"/>
    <w:rsid w:val="00132BA3"/>
    <w:rsid w:val="00132C0C"/>
    <w:rsid w:val="00132F45"/>
    <w:rsid w:val="0013303F"/>
    <w:rsid w:val="00133275"/>
    <w:rsid w:val="00133379"/>
    <w:rsid w:val="0013347A"/>
    <w:rsid w:val="00133607"/>
    <w:rsid w:val="001337B7"/>
    <w:rsid w:val="001339E6"/>
    <w:rsid w:val="00133CF6"/>
    <w:rsid w:val="00133D2A"/>
    <w:rsid w:val="00133E74"/>
    <w:rsid w:val="00133FA4"/>
    <w:rsid w:val="0013407F"/>
    <w:rsid w:val="001341B5"/>
    <w:rsid w:val="001342B8"/>
    <w:rsid w:val="0013437D"/>
    <w:rsid w:val="00134410"/>
    <w:rsid w:val="00134655"/>
    <w:rsid w:val="001347B6"/>
    <w:rsid w:val="001348E0"/>
    <w:rsid w:val="00134B1B"/>
    <w:rsid w:val="00134F43"/>
    <w:rsid w:val="00134FE1"/>
    <w:rsid w:val="001351FA"/>
    <w:rsid w:val="00135499"/>
    <w:rsid w:val="00135767"/>
    <w:rsid w:val="001357C6"/>
    <w:rsid w:val="0013583C"/>
    <w:rsid w:val="001359FB"/>
    <w:rsid w:val="00135A28"/>
    <w:rsid w:val="00135D20"/>
    <w:rsid w:val="00135D42"/>
    <w:rsid w:val="00135E14"/>
    <w:rsid w:val="00135F7A"/>
    <w:rsid w:val="00135FCA"/>
    <w:rsid w:val="00135FD6"/>
    <w:rsid w:val="001360DF"/>
    <w:rsid w:val="0013619F"/>
    <w:rsid w:val="001363A9"/>
    <w:rsid w:val="00136559"/>
    <w:rsid w:val="00136B4C"/>
    <w:rsid w:val="00136BC7"/>
    <w:rsid w:val="00137183"/>
    <w:rsid w:val="00137468"/>
    <w:rsid w:val="001375F1"/>
    <w:rsid w:val="00137655"/>
    <w:rsid w:val="001376D7"/>
    <w:rsid w:val="00137730"/>
    <w:rsid w:val="00137815"/>
    <w:rsid w:val="00137CA3"/>
    <w:rsid w:val="00137D07"/>
    <w:rsid w:val="00137D20"/>
    <w:rsid w:val="00137DBB"/>
    <w:rsid w:val="00137F9C"/>
    <w:rsid w:val="00140681"/>
    <w:rsid w:val="001408E8"/>
    <w:rsid w:val="00140A39"/>
    <w:rsid w:val="00140AD8"/>
    <w:rsid w:val="00140B0E"/>
    <w:rsid w:val="0014118C"/>
    <w:rsid w:val="00141279"/>
    <w:rsid w:val="001412EB"/>
    <w:rsid w:val="00141555"/>
    <w:rsid w:val="0014165B"/>
    <w:rsid w:val="001417D7"/>
    <w:rsid w:val="00141860"/>
    <w:rsid w:val="001418A1"/>
    <w:rsid w:val="001419FB"/>
    <w:rsid w:val="00141AAB"/>
    <w:rsid w:val="00141B0B"/>
    <w:rsid w:val="00141B77"/>
    <w:rsid w:val="00141B8A"/>
    <w:rsid w:val="00141C16"/>
    <w:rsid w:val="00141CB2"/>
    <w:rsid w:val="00141CF5"/>
    <w:rsid w:val="00141D93"/>
    <w:rsid w:val="00141E2D"/>
    <w:rsid w:val="00141F37"/>
    <w:rsid w:val="00141FC5"/>
    <w:rsid w:val="001421F9"/>
    <w:rsid w:val="001422BB"/>
    <w:rsid w:val="00142412"/>
    <w:rsid w:val="00142509"/>
    <w:rsid w:val="0014250C"/>
    <w:rsid w:val="0014259F"/>
    <w:rsid w:val="00142992"/>
    <w:rsid w:val="00142B2E"/>
    <w:rsid w:val="00142D17"/>
    <w:rsid w:val="00142D6A"/>
    <w:rsid w:val="00142D8F"/>
    <w:rsid w:val="00142DBD"/>
    <w:rsid w:val="00142EB0"/>
    <w:rsid w:val="00143313"/>
    <w:rsid w:val="0014342E"/>
    <w:rsid w:val="00143574"/>
    <w:rsid w:val="001437BC"/>
    <w:rsid w:val="00143891"/>
    <w:rsid w:val="00143B77"/>
    <w:rsid w:val="00143C28"/>
    <w:rsid w:val="00143E6F"/>
    <w:rsid w:val="00143F1B"/>
    <w:rsid w:val="00144180"/>
    <w:rsid w:val="001441A6"/>
    <w:rsid w:val="001441DD"/>
    <w:rsid w:val="0014421B"/>
    <w:rsid w:val="001443C3"/>
    <w:rsid w:val="00144483"/>
    <w:rsid w:val="0014448E"/>
    <w:rsid w:val="001445A6"/>
    <w:rsid w:val="001447F9"/>
    <w:rsid w:val="00144962"/>
    <w:rsid w:val="00144A9D"/>
    <w:rsid w:val="00144AA6"/>
    <w:rsid w:val="00144ADF"/>
    <w:rsid w:val="00144B66"/>
    <w:rsid w:val="00144E1D"/>
    <w:rsid w:val="00144EA6"/>
    <w:rsid w:val="00144EBF"/>
    <w:rsid w:val="00144EC2"/>
    <w:rsid w:val="00144FAB"/>
    <w:rsid w:val="0014502C"/>
    <w:rsid w:val="0014521C"/>
    <w:rsid w:val="0014557F"/>
    <w:rsid w:val="001455C6"/>
    <w:rsid w:val="0014568B"/>
    <w:rsid w:val="0014577A"/>
    <w:rsid w:val="00145792"/>
    <w:rsid w:val="0014591A"/>
    <w:rsid w:val="00145941"/>
    <w:rsid w:val="0014595C"/>
    <w:rsid w:val="00145A4B"/>
    <w:rsid w:val="00145B30"/>
    <w:rsid w:val="00145C84"/>
    <w:rsid w:val="00145C8E"/>
    <w:rsid w:val="00145CC8"/>
    <w:rsid w:val="001462FB"/>
    <w:rsid w:val="0014632E"/>
    <w:rsid w:val="00146355"/>
    <w:rsid w:val="0014656D"/>
    <w:rsid w:val="0014659E"/>
    <w:rsid w:val="001466F9"/>
    <w:rsid w:val="0014681B"/>
    <w:rsid w:val="001468A5"/>
    <w:rsid w:val="00146B26"/>
    <w:rsid w:val="00146D05"/>
    <w:rsid w:val="00146D43"/>
    <w:rsid w:val="00146D83"/>
    <w:rsid w:val="00146DE5"/>
    <w:rsid w:val="00146E58"/>
    <w:rsid w:val="00146E6D"/>
    <w:rsid w:val="00147312"/>
    <w:rsid w:val="0014746F"/>
    <w:rsid w:val="0014755D"/>
    <w:rsid w:val="001475B2"/>
    <w:rsid w:val="001475FF"/>
    <w:rsid w:val="001476C4"/>
    <w:rsid w:val="00147738"/>
    <w:rsid w:val="0014775A"/>
    <w:rsid w:val="001477B4"/>
    <w:rsid w:val="00147998"/>
    <w:rsid w:val="00147A36"/>
    <w:rsid w:val="00147A8D"/>
    <w:rsid w:val="00147BD3"/>
    <w:rsid w:val="00147D67"/>
    <w:rsid w:val="00147D69"/>
    <w:rsid w:val="00147DB0"/>
    <w:rsid w:val="00147F10"/>
    <w:rsid w:val="00147FAA"/>
    <w:rsid w:val="0015002D"/>
    <w:rsid w:val="00150215"/>
    <w:rsid w:val="00150468"/>
    <w:rsid w:val="00150659"/>
    <w:rsid w:val="00150754"/>
    <w:rsid w:val="00150807"/>
    <w:rsid w:val="0015096E"/>
    <w:rsid w:val="00150A3D"/>
    <w:rsid w:val="00150CEF"/>
    <w:rsid w:val="00150DF2"/>
    <w:rsid w:val="00150E2C"/>
    <w:rsid w:val="00150E8B"/>
    <w:rsid w:val="00150EF9"/>
    <w:rsid w:val="0015107E"/>
    <w:rsid w:val="0015118B"/>
    <w:rsid w:val="00151282"/>
    <w:rsid w:val="0015139E"/>
    <w:rsid w:val="00151471"/>
    <w:rsid w:val="001514F3"/>
    <w:rsid w:val="00151B37"/>
    <w:rsid w:val="00151B6E"/>
    <w:rsid w:val="00151BC7"/>
    <w:rsid w:val="00151BC9"/>
    <w:rsid w:val="00151E88"/>
    <w:rsid w:val="00151EF3"/>
    <w:rsid w:val="001522A1"/>
    <w:rsid w:val="001522BF"/>
    <w:rsid w:val="001522DE"/>
    <w:rsid w:val="0015256B"/>
    <w:rsid w:val="0015258F"/>
    <w:rsid w:val="0015261D"/>
    <w:rsid w:val="001526B9"/>
    <w:rsid w:val="001526CE"/>
    <w:rsid w:val="001526E0"/>
    <w:rsid w:val="001526FF"/>
    <w:rsid w:val="00152767"/>
    <w:rsid w:val="0015279C"/>
    <w:rsid w:val="00152831"/>
    <w:rsid w:val="00152AE0"/>
    <w:rsid w:val="00152B05"/>
    <w:rsid w:val="00152B18"/>
    <w:rsid w:val="00152C22"/>
    <w:rsid w:val="00152C59"/>
    <w:rsid w:val="00152CF8"/>
    <w:rsid w:val="00152D97"/>
    <w:rsid w:val="00152EAA"/>
    <w:rsid w:val="001530BA"/>
    <w:rsid w:val="0015352F"/>
    <w:rsid w:val="001535F4"/>
    <w:rsid w:val="001535FE"/>
    <w:rsid w:val="00153702"/>
    <w:rsid w:val="001537AA"/>
    <w:rsid w:val="00153C24"/>
    <w:rsid w:val="00153CED"/>
    <w:rsid w:val="00153EDA"/>
    <w:rsid w:val="00153EE1"/>
    <w:rsid w:val="0015417D"/>
    <w:rsid w:val="00154237"/>
    <w:rsid w:val="001543E6"/>
    <w:rsid w:val="00154499"/>
    <w:rsid w:val="00154636"/>
    <w:rsid w:val="00154725"/>
    <w:rsid w:val="0015473A"/>
    <w:rsid w:val="0015478F"/>
    <w:rsid w:val="00154832"/>
    <w:rsid w:val="0015484A"/>
    <w:rsid w:val="00154951"/>
    <w:rsid w:val="001549BD"/>
    <w:rsid w:val="00154B18"/>
    <w:rsid w:val="00154BB1"/>
    <w:rsid w:val="00154BBC"/>
    <w:rsid w:val="00154C23"/>
    <w:rsid w:val="00154EDA"/>
    <w:rsid w:val="00155049"/>
    <w:rsid w:val="0015508A"/>
    <w:rsid w:val="001550A8"/>
    <w:rsid w:val="00155262"/>
    <w:rsid w:val="0015542A"/>
    <w:rsid w:val="00155840"/>
    <w:rsid w:val="00155B07"/>
    <w:rsid w:val="00155B57"/>
    <w:rsid w:val="00155B5E"/>
    <w:rsid w:val="00155B8E"/>
    <w:rsid w:val="00155C8D"/>
    <w:rsid w:val="00155CF7"/>
    <w:rsid w:val="00155E0F"/>
    <w:rsid w:val="00155EE9"/>
    <w:rsid w:val="00155F25"/>
    <w:rsid w:val="00156172"/>
    <w:rsid w:val="00156224"/>
    <w:rsid w:val="001564D5"/>
    <w:rsid w:val="00156584"/>
    <w:rsid w:val="001565E6"/>
    <w:rsid w:val="001565F3"/>
    <w:rsid w:val="001566B8"/>
    <w:rsid w:val="001569EC"/>
    <w:rsid w:val="001569FA"/>
    <w:rsid w:val="00156B77"/>
    <w:rsid w:val="00156B8F"/>
    <w:rsid w:val="00156BB9"/>
    <w:rsid w:val="00156D01"/>
    <w:rsid w:val="00156D2B"/>
    <w:rsid w:val="0015718B"/>
    <w:rsid w:val="001571B8"/>
    <w:rsid w:val="0015729A"/>
    <w:rsid w:val="001572A3"/>
    <w:rsid w:val="001572D9"/>
    <w:rsid w:val="001573B8"/>
    <w:rsid w:val="0015752A"/>
    <w:rsid w:val="001577FF"/>
    <w:rsid w:val="00157831"/>
    <w:rsid w:val="0015788B"/>
    <w:rsid w:val="00157B2A"/>
    <w:rsid w:val="00157CF3"/>
    <w:rsid w:val="00157D5D"/>
    <w:rsid w:val="00157DB0"/>
    <w:rsid w:val="00157EA6"/>
    <w:rsid w:val="0016011D"/>
    <w:rsid w:val="00160149"/>
    <w:rsid w:val="0016039A"/>
    <w:rsid w:val="001603DE"/>
    <w:rsid w:val="0016049C"/>
    <w:rsid w:val="00160531"/>
    <w:rsid w:val="00160610"/>
    <w:rsid w:val="00160858"/>
    <w:rsid w:val="00160882"/>
    <w:rsid w:val="0016090A"/>
    <w:rsid w:val="00160A0F"/>
    <w:rsid w:val="00160D8E"/>
    <w:rsid w:val="00160E04"/>
    <w:rsid w:val="00160E9D"/>
    <w:rsid w:val="00160FB0"/>
    <w:rsid w:val="00160FC6"/>
    <w:rsid w:val="001610E1"/>
    <w:rsid w:val="00161187"/>
    <w:rsid w:val="001611A8"/>
    <w:rsid w:val="001613B9"/>
    <w:rsid w:val="00161663"/>
    <w:rsid w:val="001616DC"/>
    <w:rsid w:val="001616F7"/>
    <w:rsid w:val="00161782"/>
    <w:rsid w:val="001617B0"/>
    <w:rsid w:val="001618A5"/>
    <w:rsid w:val="0016192B"/>
    <w:rsid w:val="00161B44"/>
    <w:rsid w:val="00161C16"/>
    <w:rsid w:val="00161CB3"/>
    <w:rsid w:val="00161EC7"/>
    <w:rsid w:val="00161EF8"/>
    <w:rsid w:val="0016205A"/>
    <w:rsid w:val="0016231D"/>
    <w:rsid w:val="00162454"/>
    <w:rsid w:val="00162565"/>
    <w:rsid w:val="00162580"/>
    <w:rsid w:val="001626BB"/>
    <w:rsid w:val="00162724"/>
    <w:rsid w:val="001627B3"/>
    <w:rsid w:val="00162837"/>
    <w:rsid w:val="00162A19"/>
    <w:rsid w:val="00162A63"/>
    <w:rsid w:val="00162CAD"/>
    <w:rsid w:val="00162F1C"/>
    <w:rsid w:val="00162F51"/>
    <w:rsid w:val="00162F9B"/>
    <w:rsid w:val="00162F9E"/>
    <w:rsid w:val="0016300F"/>
    <w:rsid w:val="0016303A"/>
    <w:rsid w:val="0016319A"/>
    <w:rsid w:val="0016320A"/>
    <w:rsid w:val="00163246"/>
    <w:rsid w:val="001632E9"/>
    <w:rsid w:val="001632EA"/>
    <w:rsid w:val="00163517"/>
    <w:rsid w:val="0016356A"/>
    <w:rsid w:val="00163824"/>
    <w:rsid w:val="001638D0"/>
    <w:rsid w:val="00163A24"/>
    <w:rsid w:val="00163AA3"/>
    <w:rsid w:val="00163B60"/>
    <w:rsid w:val="00163CD3"/>
    <w:rsid w:val="00163DB9"/>
    <w:rsid w:val="00163E83"/>
    <w:rsid w:val="00164297"/>
    <w:rsid w:val="00164512"/>
    <w:rsid w:val="00164788"/>
    <w:rsid w:val="001647C3"/>
    <w:rsid w:val="001647EC"/>
    <w:rsid w:val="0016481E"/>
    <w:rsid w:val="00164827"/>
    <w:rsid w:val="001649B5"/>
    <w:rsid w:val="001649FD"/>
    <w:rsid w:val="00164AA3"/>
    <w:rsid w:val="00164C24"/>
    <w:rsid w:val="00164CBB"/>
    <w:rsid w:val="0016503F"/>
    <w:rsid w:val="001650A5"/>
    <w:rsid w:val="0016531E"/>
    <w:rsid w:val="001654EF"/>
    <w:rsid w:val="00165542"/>
    <w:rsid w:val="00165594"/>
    <w:rsid w:val="001656AF"/>
    <w:rsid w:val="00165787"/>
    <w:rsid w:val="001657C3"/>
    <w:rsid w:val="0016589B"/>
    <w:rsid w:val="001658CC"/>
    <w:rsid w:val="001659E4"/>
    <w:rsid w:val="001659F7"/>
    <w:rsid w:val="00165A12"/>
    <w:rsid w:val="00165CEC"/>
    <w:rsid w:val="00165E3E"/>
    <w:rsid w:val="00165EDE"/>
    <w:rsid w:val="00165F23"/>
    <w:rsid w:val="00165F6D"/>
    <w:rsid w:val="00166033"/>
    <w:rsid w:val="0016605A"/>
    <w:rsid w:val="00166070"/>
    <w:rsid w:val="001660FE"/>
    <w:rsid w:val="0016622D"/>
    <w:rsid w:val="00166266"/>
    <w:rsid w:val="001662E8"/>
    <w:rsid w:val="00166469"/>
    <w:rsid w:val="001664A7"/>
    <w:rsid w:val="001664E0"/>
    <w:rsid w:val="0016657B"/>
    <w:rsid w:val="001665C0"/>
    <w:rsid w:val="001666D2"/>
    <w:rsid w:val="00166A3C"/>
    <w:rsid w:val="00166B6E"/>
    <w:rsid w:val="00166B73"/>
    <w:rsid w:val="00166E0B"/>
    <w:rsid w:val="00166F97"/>
    <w:rsid w:val="00167010"/>
    <w:rsid w:val="00167169"/>
    <w:rsid w:val="001672D0"/>
    <w:rsid w:val="0016746D"/>
    <w:rsid w:val="001674AD"/>
    <w:rsid w:val="00167700"/>
    <w:rsid w:val="0016773B"/>
    <w:rsid w:val="00167740"/>
    <w:rsid w:val="001677CA"/>
    <w:rsid w:val="00167838"/>
    <w:rsid w:val="001678A9"/>
    <w:rsid w:val="00167ACC"/>
    <w:rsid w:val="00167B51"/>
    <w:rsid w:val="00167C1C"/>
    <w:rsid w:val="00167C82"/>
    <w:rsid w:val="00167D56"/>
    <w:rsid w:val="00167ED0"/>
    <w:rsid w:val="0017009A"/>
    <w:rsid w:val="00170114"/>
    <w:rsid w:val="001701FE"/>
    <w:rsid w:val="0017028F"/>
    <w:rsid w:val="001703AE"/>
    <w:rsid w:val="00170A52"/>
    <w:rsid w:val="00171003"/>
    <w:rsid w:val="001710FF"/>
    <w:rsid w:val="001712C0"/>
    <w:rsid w:val="001712CD"/>
    <w:rsid w:val="00171540"/>
    <w:rsid w:val="001715A1"/>
    <w:rsid w:val="001716CA"/>
    <w:rsid w:val="001717F1"/>
    <w:rsid w:val="00171948"/>
    <w:rsid w:val="00171A1F"/>
    <w:rsid w:val="00171AF0"/>
    <w:rsid w:val="00171C3A"/>
    <w:rsid w:val="00171C6F"/>
    <w:rsid w:val="00171EB6"/>
    <w:rsid w:val="00172072"/>
    <w:rsid w:val="0017219B"/>
    <w:rsid w:val="001721E2"/>
    <w:rsid w:val="00172288"/>
    <w:rsid w:val="0017231E"/>
    <w:rsid w:val="0017247C"/>
    <w:rsid w:val="001726AD"/>
    <w:rsid w:val="00172A2D"/>
    <w:rsid w:val="00172A5A"/>
    <w:rsid w:val="00172ABF"/>
    <w:rsid w:val="00172B24"/>
    <w:rsid w:val="00172B9D"/>
    <w:rsid w:val="00172BC1"/>
    <w:rsid w:val="00172CFC"/>
    <w:rsid w:val="00172E0B"/>
    <w:rsid w:val="00172ECA"/>
    <w:rsid w:val="00172EDF"/>
    <w:rsid w:val="00172FCF"/>
    <w:rsid w:val="00172FF5"/>
    <w:rsid w:val="00173008"/>
    <w:rsid w:val="001730D8"/>
    <w:rsid w:val="00173198"/>
    <w:rsid w:val="001731DD"/>
    <w:rsid w:val="001731F2"/>
    <w:rsid w:val="001732B6"/>
    <w:rsid w:val="001734B0"/>
    <w:rsid w:val="00173548"/>
    <w:rsid w:val="001736DD"/>
    <w:rsid w:val="00173C6B"/>
    <w:rsid w:val="00173CB8"/>
    <w:rsid w:val="00173D18"/>
    <w:rsid w:val="00173E09"/>
    <w:rsid w:val="00173E43"/>
    <w:rsid w:val="00173F1D"/>
    <w:rsid w:val="00173F96"/>
    <w:rsid w:val="001741CE"/>
    <w:rsid w:val="00174201"/>
    <w:rsid w:val="0017431A"/>
    <w:rsid w:val="001743CF"/>
    <w:rsid w:val="00174609"/>
    <w:rsid w:val="00174630"/>
    <w:rsid w:val="0017469B"/>
    <w:rsid w:val="001746B7"/>
    <w:rsid w:val="001746CB"/>
    <w:rsid w:val="00174847"/>
    <w:rsid w:val="00174AA2"/>
    <w:rsid w:val="00174B5A"/>
    <w:rsid w:val="00174BAB"/>
    <w:rsid w:val="00174BE5"/>
    <w:rsid w:val="00174CD3"/>
    <w:rsid w:val="00174D61"/>
    <w:rsid w:val="00174E51"/>
    <w:rsid w:val="00174F99"/>
    <w:rsid w:val="001752D6"/>
    <w:rsid w:val="00175422"/>
    <w:rsid w:val="00175441"/>
    <w:rsid w:val="00175632"/>
    <w:rsid w:val="001756AE"/>
    <w:rsid w:val="00175721"/>
    <w:rsid w:val="0017582A"/>
    <w:rsid w:val="00175856"/>
    <w:rsid w:val="001758DA"/>
    <w:rsid w:val="0017597A"/>
    <w:rsid w:val="00175A74"/>
    <w:rsid w:val="00175A88"/>
    <w:rsid w:val="00175E6C"/>
    <w:rsid w:val="00175E9D"/>
    <w:rsid w:val="00176005"/>
    <w:rsid w:val="00176069"/>
    <w:rsid w:val="001760D7"/>
    <w:rsid w:val="00176390"/>
    <w:rsid w:val="001763B6"/>
    <w:rsid w:val="001765CC"/>
    <w:rsid w:val="0017660E"/>
    <w:rsid w:val="00176707"/>
    <w:rsid w:val="001769DD"/>
    <w:rsid w:val="00176BED"/>
    <w:rsid w:val="00176C01"/>
    <w:rsid w:val="00176E09"/>
    <w:rsid w:val="00176EC5"/>
    <w:rsid w:val="00176F6F"/>
    <w:rsid w:val="001770D7"/>
    <w:rsid w:val="0017727C"/>
    <w:rsid w:val="00177373"/>
    <w:rsid w:val="001773F1"/>
    <w:rsid w:val="001775CD"/>
    <w:rsid w:val="00177633"/>
    <w:rsid w:val="00177642"/>
    <w:rsid w:val="00177668"/>
    <w:rsid w:val="00177767"/>
    <w:rsid w:val="00177779"/>
    <w:rsid w:val="001777ED"/>
    <w:rsid w:val="00177904"/>
    <w:rsid w:val="00177AFB"/>
    <w:rsid w:val="00177D9C"/>
    <w:rsid w:val="00177F23"/>
    <w:rsid w:val="00180089"/>
    <w:rsid w:val="001801A1"/>
    <w:rsid w:val="0018031B"/>
    <w:rsid w:val="00180374"/>
    <w:rsid w:val="00180406"/>
    <w:rsid w:val="00180658"/>
    <w:rsid w:val="0018082E"/>
    <w:rsid w:val="001808D8"/>
    <w:rsid w:val="00180941"/>
    <w:rsid w:val="00180946"/>
    <w:rsid w:val="00180A68"/>
    <w:rsid w:val="00180BAF"/>
    <w:rsid w:val="00180BC8"/>
    <w:rsid w:val="00180CFD"/>
    <w:rsid w:val="00180E6B"/>
    <w:rsid w:val="00180F2B"/>
    <w:rsid w:val="00180F41"/>
    <w:rsid w:val="001810CB"/>
    <w:rsid w:val="001810F0"/>
    <w:rsid w:val="001810F4"/>
    <w:rsid w:val="00181117"/>
    <w:rsid w:val="0018121E"/>
    <w:rsid w:val="001812C1"/>
    <w:rsid w:val="0018149A"/>
    <w:rsid w:val="00181529"/>
    <w:rsid w:val="00181668"/>
    <w:rsid w:val="0018169F"/>
    <w:rsid w:val="001816A9"/>
    <w:rsid w:val="00181703"/>
    <w:rsid w:val="001817F5"/>
    <w:rsid w:val="00181811"/>
    <w:rsid w:val="00181AAF"/>
    <w:rsid w:val="00181B2B"/>
    <w:rsid w:val="00181B3E"/>
    <w:rsid w:val="00181D37"/>
    <w:rsid w:val="00181E38"/>
    <w:rsid w:val="00181E6E"/>
    <w:rsid w:val="00181E89"/>
    <w:rsid w:val="00181FAE"/>
    <w:rsid w:val="00181FBD"/>
    <w:rsid w:val="00181FE2"/>
    <w:rsid w:val="0018201A"/>
    <w:rsid w:val="00182181"/>
    <w:rsid w:val="00182185"/>
    <w:rsid w:val="001821E7"/>
    <w:rsid w:val="001823A6"/>
    <w:rsid w:val="001824DE"/>
    <w:rsid w:val="00182544"/>
    <w:rsid w:val="00182834"/>
    <w:rsid w:val="00182889"/>
    <w:rsid w:val="00182939"/>
    <w:rsid w:val="001829A8"/>
    <w:rsid w:val="00182CA8"/>
    <w:rsid w:val="00182EC7"/>
    <w:rsid w:val="00182ECE"/>
    <w:rsid w:val="00183009"/>
    <w:rsid w:val="0018303F"/>
    <w:rsid w:val="00183282"/>
    <w:rsid w:val="0018354C"/>
    <w:rsid w:val="0018359A"/>
    <w:rsid w:val="001835F0"/>
    <w:rsid w:val="0018361B"/>
    <w:rsid w:val="0018388E"/>
    <w:rsid w:val="001838BE"/>
    <w:rsid w:val="00183A6E"/>
    <w:rsid w:val="00183AD3"/>
    <w:rsid w:val="00183DF4"/>
    <w:rsid w:val="00183E48"/>
    <w:rsid w:val="00183F8E"/>
    <w:rsid w:val="001842C6"/>
    <w:rsid w:val="0018432A"/>
    <w:rsid w:val="00184486"/>
    <w:rsid w:val="0018453C"/>
    <w:rsid w:val="0018468D"/>
    <w:rsid w:val="0018469B"/>
    <w:rsid w:val="001847D5"/>
    <w:rsid w:val="001848B7"/>
    <w:rsid w:val="001848C4"/>
    <w:rsid w:val="001849D5"/>
    <w:rsid w:val="00184B6D"/>
    <w:rsid w:val="00184B7E"/>
    <w:rsid w:val="00185071"/>
    <w:rsid w:val="00185156"/>
    <w:rsid w:val="00185246"/>
    <w:rsid w:val="0018530E"/>
    <w:rsid w:val="001855DA"/>
    <w:rsid w:val="00185657"/>
    <w:rsid w:val="00185713"/>
    <w:rsid w:val="00185839"/>
    <w:rsid w:val="00185BAB"/>
    <w:rsid w:val="00185BB4"/>
    <w:rsid w:val="00185D3C"/>
    <w:rsid w:val="00186083"/>
    <w:rsid w:val="001860F9"/>
    <w:rsid w:val="001861EA"/>
    <w:rsid w:val="001863D3"/>
    <w:rsid w:val="00186498"/>
    <w:rsid w:val="00186881"/>
    <w:rsid w:val="00186892"/>
    <w:rsid w:val="0018691B"/>
    <w:rsid w:val="00186AB7"/>
    <w:rsid w:val="00186AE3"/>
    <w:rsid w:val="00186C15"/>
    <w:rsid w:val="00186C6F"/>
    <w:rsid w:val="00186D3D"/>
    <w:rsid w:val="00186D70"/>
    <w:rsid w:val="00186E80"/>
    <w:rsid w:val="00186F4C"/>
    <w:rsid w:val="00187023"/>
    <w:rsid w:val="00187058"/>
    <w:rsid w:val="0018706A"/>
    <w:rsid w:val="0018726E"/>
    <w:rsid w:val="00187467"/>
    <w:rsid w:val="0018768E"/>
    <w:rsid w:val="001876A4"/>
    <w:rsid w:val="001876E5"/>
    <w:rsid w:val="0018794F"/>
    <w:rsid w:val="00187A39"/>
    <w:rsid w:val="00187B2F"/>
    <w:rsid w:val="00187BC5"/>
    <w:rsid w:val="00187CB6"/>
    <w:rsid w:val="00187D96"/>
    <w:rsid w:val="00187E30"/>
    <w:rsid w:val="00187F6D"/>
    <w:rsid w:val="0019022C"/>
    <w:rsid w:val="00190341"/>
    <w:rsid w:val="0019045D"/>
    <w:rsid w:val="00190606"/>
    <w:rsid w:val="00190869"/>
    <w:rsid w:val="001908B0"/>
    <w:rsid w:val="001908B8"/>
    <w:rsid w:val="00190A44"/>
    <w:rsid w:val="00190BB0"/>
    <w:rsid w:val="00190C27"/>
    <w:rsid w:val="00190DE6"/>
    <w:rsid w:val="00190E74"/>
    <w:rsid w:val="00190F4D"/>
    <w:rsid w:val="00191159"/>
    <w:rsid w:val="0019161E"/>
    <w:rsid w:val="00191682"/>
    <w:rsid w:val="00191732"/>
    <w:rsid w:val="001917C0"/>
    <w:rsid w:val="0019192D"/>
    <w:rsid w:val="00191AD8"/>
    <w:rsid w:val="00191BFA"/>
    <w:rsid w:val="00191C4B"/>
    <w:rsid w:val="00191C67"/>
    <w:rsid w:val="00191DD1"/>
    <w:rsid w:val="00191E05"/>
    <w:rsid w:val="00191E96"/>
    <w:rsid w:val="00191F40"/>
    <w:rsid w:val="0019211B"/>
    <w:rsid w:val="001921F0"/>
    <w:rsid w:val="00192309"/>
    <w:rsid w:val="0019234D"/>
    <w:rsid w:val="00192390"/>
    <w:rsid w:val="001923F7"/>
    <w:rsid w:val="001924FF"/>
    <w:rsid w:val="0019254A"/>
    <w:rsid w:val="00192585"/>
    <w:rsid w:val="0019266F"/>
    <w:rsid w:val="0019273D"/>
    <w:rsid w:val="001928D5"/>
    <w:rsid w:val="001928D6"/>
    <w:rsid w:val="001928D8"/>
    <w:rsid w:val="00192BEE"/>
    <w:rsid w:val="00192CA4"/>
    <w:rsid w:val="00192E97"/>
    <w:rsid w:val="00192F7C"/>
    <w:rsid w:val="0019326D"/>
    <w:rsid w:val="00193382"/>
    <w:rsid w:val="001933DE"/>
    <w:rsid w:val="001933EA"/>
    <w:rsid w:val="00193488"/>
    <w:rsid w:val="00193AF8"/>
    <w:rsid w:val="00193BFB"/>
    <w:rsid w:val="00193C3B"/>
    <w:rsid w:val="00193C44"/>
    <w:rsid w:val="00193E5D"/>
    <w:rsid w:val="0019409C"/>
    <w:rsid w:val="001940BE"/>
    <w:rsid w:val="00194137"/>
    <w:rsid w:val="001941E2"/>
    <w:rsid w:val="00194202"/>
    <w:rsid w:val="00194268"/>
    <w:rsid w:val="0019442C"/>
    <w:rsid w:val="001944AE"/>
    <w:rsid w:val="00194511"/>
    <w:rsid w:val="0019457C"/>
    <w:rsid w:val="001947D2"/>
    <w:rsid w:val="0019489A"/>
    <w:rsid w:val="00194956"/>
    <w:rsid w:val="00194A51"/>
    <w:rsid w:val="00194A75"/>
    <w:rsid w:val="00194A87"/>
    <w:rsid w:val="00194B8B"/>
    <w:rsid w:val="00194CF1"/>
    <w:rsid w:val="00194F2E"/>
    <w:rsid w:val="00194FAF"/>
    <w:rsid w:val="00195088"/>
    <w:rsid w:val="001950D6"/>
    <w:rsid w:val="00195130"/>
    <w:rsid w:val="00195175"/>
    <w:rsid w:val="00195290"/>
    <w:rsid w:val="0019529D"/>
    <w:rsid w:val="0019533E"/>
    <w:rsid w:val="001953B0"/>
    <w:rsid w:val="00195541"/>
    <w:rsid w:val="001955C9"/>
    <w:rsid w:val="00195656"/>
    <w:rsid w:val="00195782"/>
    <w:rsid w:val="001957CF"/>
    <w:rsid w:val="001957E1"/>
    <w:rsid w:val="00195854"/>
    <w:rsid w:val="001958C8"/>
    <w:rsid w:val="001958CC"/>
    <w:rsid w:val="001958DB"/>
    <w:rsid w:val="00195973"/>
    <w:rsid w:val="00195B40"/>
    <w:rsid w:val="00195C1F"/>
    <w:rsid w:val="00195C86"/>
    <w:rsid w:val="00195D28"/>
    <w:rsid w:val="00195D5E"/>
    <w:rsid w:val="00195DC5"/>
    <w:rsid w:val="0019600E"/>
    <w:rsid w:val="001963D6"/>
    <w:rsid w:val="001963F5"/>
    <w:rsid w:val="001965E4"/>
    <w:rsid w:val="00196720"/>
    <w:rsid w:val="00196756"/>
    <w:rsid w:val="0019675E"/>
    <w:rsid w:val="001967AE"/>
    <w:rsid w:val="001967B1"/>
    <w:rsid w:val="00196B93"/>
    <w:rsid w:val="00196D23"/>
    <w:rsid w:val="001970C5"/>
    <w:rsid w:val="0019713C"/>
    <w:rsid w:val="00197165"/>
    <w:rsid w:val="0019758D"/>
    <w:rsid w:val="00197622"/>
    <w:rsid w:val="00197747"/>
    <w:rsid w:val="00197816"/>
    <w:rsid w:val="001978F6"/>
    <w:rsid w:val="001978F8"/>
    <w:rsid w:val="00197A1B"/>
    <w:rsid w:val="00197A44"/>
    <w:rsid w:val="00197B20"/>
    <w:rsid w:val="00197B3D"/>
    <w:rsid w:val="00197C1C"/>
    <w:rsid w:val="00197C75"/>
    <w:rsid w:val="00197D0F"/>
    <w:rsid w:val="00197FA1"/>
    <w:rsid w:val="001A0134"/>
    <w:rsid w:val="001A038D"/>
    <w:rsid w:val="001A0432"/>
    <w:rsid w:val="001A04D7"/>
    <w:rsid w:val="001A052F"/>
    <w:rsid w:val="001A053A"/>
    <w:rsid w:val="001A056C"/>
    <w:rsid w:val="001A0641"/>
    <w:rsid w:val="001A065B"/>
    <w:rsid w:val="001A0711"/>
    <w:rsid w:val="001A0927"/>
    <w:rsid w:val="001A0B82"/>
    <w:rsid w:val="001A0BEE"/>
    <w:rsid w:val="001A0DC3"/>
    <w:rsid w:val="001A0F2B"/>
    <w:rsid w:val="001A108C"/>
    <w:rsid w:val="001A1224"/>
    <w:rsid w:val="001A12F1"/>
    <w:rsid w:val="001A1474"/>
    <w:rsid w:val="001A14ED"/>
    <w:rsid w:val="001A1527"/>
    <w:rsid w:val="001A1539"/>
    <w:rsid w:val="001A162B"/>
    <w:rsid w:val="001A1743"/>
    <w:rsid w:val="001A17BA"/>
    <w:rsid w:val="001A18F9"/>
    <w:rsid w:val="001A1D16"/>
    <w:rsid w:val="001A1E4A"/>
    <w:rsid w:val="001A1E56"/>
    <w:rsid w:val="001A1E76"/>
    <w:rsid w:val="001A1F25"/>
    <w:rsid w:val="001A202B"/>
    <w:rsid w:val="001A209A"/>
    <w:rsid w:val="001A20AF"/>
    <w:rsid w:val="001A21F2"/>
    <w:rsid w:val="001A2409"/>
    <w:rsid w:val="001A253A"/>
    <w:rsid w:val="001A266B"/>
    <w:rsid w:val="001A267A"/>
    <w:rsid w:val="001A287B"/>
    <w:rsid w:val="001A2A57"/>
    <w:rsid w:val="001A2AC2"/>
    <w:rsid w:val="001A2B0F"/>
    <w:rsid w:val="001A2BB7"/>
    <w:rsid w:val="001A2D7A"/>
    <w:rsid w:val="001A2D94"/>
    <w:rsid w:val="001A2F16"/>
    <w:rsid w:val="001A2FD1"/>
    <w:rsid w:val="001A2FF7"/>
    <w:rsid w:val="001A306C"/>
    <w:rsid w:val="001A3198"/>
    <w:rsid w:val="001A3566"/>
    <w:rsid w:val="001A3619"/>
    <w:rsid w:val="001A3700"/>
    <w:rsid w:val="001A39D2"/>
    <w:rsid w:val="001A3BF5"/>
    <w:rsid w:val="001A3C4E"/>
    <w:rsid w:val="001A3CC1"/>
    <w:rsid w:val="001A3E8A"/>
    <w:rsid w:val="001A3F51"/>
    <w:rsid w:val="001A4015"/>
    <w:rsid w:val="001A401E"/>
    <w:rsid w:val="001A4048"/>
    <w:rsid w:val="001A4226"/>
    <w:rsid w:val="001A4431"/>
    <w:rsid w:val="001A445C"/>
    <w:rsid w:val="001A448B"/>
    <w:rsid w:val="001A4B9D"/>
    <w:rsid w:val="001A4BBF"/>
    <w:rsid w:val="001A4D26"/>
    <w:rsid w:val="001A4D59"/>
    <w:rsid w:val="001A4F5E"/>
    <w:rsid w:val="001A4F6C"/>
    <w:rsid w:val="001A50F4"/>
    <w:rsid w:val="001A51DA"/>
    <w:rsid w:val="001A52BE"/>
    <w:rsid w:val="001A55F1"/>
    <w:rsid w:val="001A56EC"/>
    <w:rsid w:val="001A5720"/>
    <w:rsid w:val="001A581E"/>
    <w:rsid w:val="001A5841"/>
    <w:rsid w:val="001A592E"/>
    <w:rsid w:val="001A5951"/>
    <w:rsid w:val="001A59F8"/>
    <w:rsid w:val="001A5D0B"/>
    <w:rsid w:val="001A5DAD"/>
    <w:rsid w:val="001A5E2A"/>
    <w:rsid w:val="001A5F9D"/>
    <w:rsid w:val="001A6082"/>
    <w:rsid w:val="001A608C"/>
    <w:rsid w:val="001A61A4"/>
    <w:rsid w:val="001A61BB"/>
    <w:rsid w:val="001A622D"/>
    <w:rsid w:val="001A62F6"/>
    <w:rsid w:val="001A6370"/>
    <w:rsid w:val="001A64F2"/>
    <w:rsid w:val="001A6721"/>
    <w:rsid w:val="001A67DF"/>
    <w:rsid w:val="001A681E"/>
    <w:rsid w:val="001A68CE"/>
    <w:rsid w:val="001A6C8D"/>
    <w:rsid w:val="001A6CA2"/>
    <w:rsid w:val="001A6D6B"/>
    <w:rsid w:val="001A6DC3"/>
    <w:rsid w:val="001A7122"/>
    <w:rsid w:val="001A713D"/>
    <w:rsid w:val="001A72A8"/>
    <w:rsid w:val="001A735C"/>
    <w:rsid w:val="001A7999"/>
    <w:rsid w:val="001A79D4"/>
    <w:rsid w:val="001A7A41"/>
    <w:rsid w:val="001A7A94"/>
    <w:rsid w:val="001A7AA1"/>
    <w:rsid w:val="001A7B74"/>
    <w:rsid w:val="001A7BEE"/>
    <w:rsid w:val="001A7CB6"/>
    <w:rsid w:val="001A7CBE"/>
    <w:rsid w:val="001A7D0D"/>
    <w:rsid w:val="001A7D6F"/>
    <w:rsid w:val="001A7DD2"/>
    <w:rsid w:val="001A7EF4"/>
    <w:rsid w:val="001B0146"/>
    <w:rsid w:val="001B01D3"/>
    <w:rsid w:val="001B0288"/>
    <w:rsid w:val="001B0302"/>
    <w:rsid w:val="001B03BF"/>
    <w:rsid w:val="001B0442"/>
    <w:rsid w:val="001B044B"/>
    <w:rsid w:val="001B04D7"/>
    <w:rsid w:val="001B0583"/>
    <w:rsid w:val="001B0632"/>
    <w:rsid w:val="001B07B2"/>
    <w:rsid w:val="001B08EC"/>
    <w:rsid w:val="001B0ABA"/>
    <w:rsid w:val="001B0D98"/>
    <w:rsid w:val="001B0F01"/>
    <w:rsid w:val="001B0FEB"/>
    <w:rsid w:val="001B10F6"/>
    <w:rsid w:val="001B1116"/>
    <w:rsid w:val="001B121C"/>
    <w:rsid w:val="001B1276"/>
    <w:rsid w:val="001B1345"/>
    <w:rsid w:val="001B1398"/>
    <w:rsid w:val="001B14C8"/>
    <w:rsid w:val="001B1504"/>
    <w:rsid w:val="001B167A"/>
    <w:rsid w:val="001B1767"/>
    <w:rsid w:val="001B17D0"/>
    <w:rsid w:val="001B1865"/>
    <w:rsid w:val="001B19F9"/>
    <w:rsid w:val="001B1AF7"/>
    <w:rsid w:val="001B1B3D"/>
    <w:rsid w:val="001B1B61"/>
    <w:rsid w:val="001B1BB1"/>
    <w:rsid w:val="001B1C31"/>
    <w:rsid w:val="001B1C89"/>
    <w:rsid w:val="001B1CCA"/>
    <w:rsid w:val="001B1E2D"/>
    <w:rsid w:val="001B202C"/>
    <w:rsid w:val="001B2093"/>
    <w:rsid w:val="001B2192"/>
    <w:rsid w:val="001B21D3"/>
    <w:rsid w:val="001B2310"/>
    <w:rsid w:val="001B2406"/>
    <w:rsid w:val="001B290E"/>
    <w:rsid w:val="001B29C1"/>
    <w:rsid w:val="001B2A72"/>
    <w:rsid w:val="001B2A82"/>
    <w:rsid w:val="001B2A9F"/>
    <w:rsid w:val="001B2ABA"/>
    <w:rsid w:val="001B2E55"/>
    <w:rsid w:val="001B2EA3"/>
    <w:rsid w:val="001B2FDE"/>
    <w:rsid w:val="001B3008"/>
    <w:rsid w:val="001B307A"/>
    <w:rsid w:val="001B321C"/>
    <w:rsid w:val="001B326C"/>
    <w:rsid w:val="001B327F"/>
    <w:rsid w:val="001B3373"/>
    <w:rsid w:val="001B34BF"/>
    <w:rsid w:val="001B34D2"/>
    <w:rsid w:val="001B3574"/>
    <w:rsid w:val="001B35DA"/>
    <w:rsid w:val="001B367C"/>
    <w:rsid w:val="001B37B6"/>
    <w:rsid w:val="001B38BA"/>
    <w:rsid w:val="001B38E7"/>
    <w:rsid w:val="001B3987"/>
    <w:rsid w:val="001B3B65"/>
    <w:rsid w:val="001B3E8D"/>
    <w:rsid w:val="001B3EB5"/>
    <w:rsid w:val="001B3F2D"/>
    <w:rsid w:val="001B4183"/>
    <w:rsid w:val="001B42F1"/>
    <w:rsid w:val="001B43BF"/>
    <w:rsid w:val="001B4514"/>
    <w:rsid w:val="001B455E"/>
    <w:rsid w:val="001B47A9"/>
    <w:rsid w:val="001B47E4"/>
    <w:rsid w:val="001B48E7"/>
    <w:rsid w:val="001B4925"/>
    <w:rsid w:val="001B4A6B"/>
    <w:rsid w:val="001B4ABD"/>
    <w:rsid w:val="001B4C72"/>
    <w:rsid w:val="001B4FAC"/>
    <w:rsid w:val="001B50C0"/>
    <w:rsid w:val="001B5332"/>
    <w:rsid w:val="001B53AD"/>
    <w:rsid w:val="001B53AF"/>
    <w:rsid w:val="001B53D2"/>
    <w:rsid w:val="001B5532"/>
    <w:rsid w:val="001B5688"/>
    <w:rsid w:val="001B5724"/>
    <w:rsid w:val="001B576B"/>
    <w:rsid w:val="001B580F"/>
    <w:rsid w:val="001B58AB"/>
    <w:rsid w:val="001B5A31"/>
    <w:rsid w:val="001B5C20"/>
    <w:rsid w:val="001B5E9A"/>
    <w:rsid w:val="001B5ED1"/>
    <w:rsid w:val="001B64D6"/>
    <w:rsid w:val="001B66B2"/>
    <w:rsid w:val="001B686E"/>
    <w:rsid w:val="001B6C2B"/>
    <w:rsid w:val="001B6D78"/>
    <w:rsid w:val="001B6E49"/>
    <w:rsid w:val="001B6ED3"/>
    <w:rsid w:val="001B7179"/>
    <w:rsid w:val="001B727B"/>
    <w:rsid w:val="001B78CF"/>
    <w:rsid w:val="001B7BF2"/>
    <w:rsid w:val="001B7DE2"/>
    <w:rsid w:val="001B7DFE"/>
    <w:rsid w:val="001B7E72"/>
    <w:rsid w:val="001B7FA6"/>
    <w:rsid w:val="001C004C"/>
    <w:rsid w:val="001C0131"/>
    <w:rsid w:val="001C04F7"/>
    <w:rsid w:val="001C053D"/>
    <w:rsid w:val="001C0791"/>
    <w:rsid w:val="001C086D"/>
    <w:rsid w:val="001C0885"/>
    <w:rsid w:val="001C0914"/>
    <w:rsid w:val="001C0B12"/>
    <w:rsid w:val="001C0E18"/>
    <w:rsid w:val="001C0FE6"/>
    <w:rsid w:val="001C1138"/>
    <w:rsid w:val="001C118A"/>
    <w:rsid w:val="001C11A7"/>
    <w:rsid w:val="001C133A"/>
    <w:rsid w:val="001C1405"/>
    <w:rsid w:val="001C144E"/>
    <w:rsid w:val="001C15B4"/>
    <w:rsid w:val="001C181E"/>
    <w:rsid w:val="001C1885"/>
    <w:rsid w:val="001C188F"/>
    <w:rsid w:val="001C1A67"/>
    <w:rsid w:val="001C1A9B"/>
    <w:rsid w:val="001C1D51"/>
    <w:rsid w:val="001C208A"/>
    <w:rsid w:val="001C21A8"/>
    <w:rsid w:val="001C21C8"/>
    <w:rsid w:val="001C2378"/>
    <w:rsid w:val="001C24D4"/>
    <w:rsid w:val="001C2551"/>
    <w:rsid w:val="001C2556"/>
    <w:rsid w:val="001C256A"/>
    <w:rsid w:val="001C262A"/>
    <w:rsid w:val="001C2A1D"/>
    <w:rsid w:val="001C2CCA"/>
    <w:rsid w:val="001C2D9C"/>
    <w:rsid w:val="001C2E7B"/>
    <w:rsid w:val="001C3059"/>
    <w:rsid w:val="001C314D"/>
    <w:rsid w:val="001C32BA"/>
    <w:rsid w:val="001C33A2"/>
    <w:rsid w:val="001C340D"/>
    <w:rsid w:val="001C3432"/>
    <w:rsid w:val="001C3542"/>
    <w:rsid w:val="001C3555"/>
    <w:rsid w:val="001C3575"/>
    <w:rsid w:val="001C36D2"/>
    <w:rsid w:val="001C378D"/>
    <w:rsid w:val="001C390E"/>
    <w:rsid w:val="001C3A06"/>
    <w:rsid w:val="001C3B1F"/>
    <w:rsid w:val="001C3C9A"/>
    <w:rsid w:val="001C3E36"/>
    <w:rsid w:val="001C400F"/>
    <w:rsid w:val="001C4240"/>
    <w:rsid w:val="001C43AF"/>
    <w:rsid w:val="001C442A"/>
    <w:rsid w:val="001C443B"/>
    <w:rsid w:val="001C4660"/>
    <w:rsid w:val="001C46F9"/>
    <w:rsid w:val="001C4762"/>
    <w:rsid w:val="001C4791"/>
    <w:rsid w:val="001C47D1"/>
    <w:rsid w:val="001C4A65"/>
    <w:rsid w:val="001C4BAF"/>
    <w:rsid w:val="001C4C48"/>
    <w:rsid w:val="001C4F29"/>
    <w:rsid w:val="001C513C"/>
    <w:rsid w:val="001C51A8"/>
    <w:rsid w:val="001C52FB"/>
    <w:rsid w:val="001C5491"/>
    <w:rsid w:val="001C54B1"/>
    <w:rsid w:val="001C54E3"/>
    <w:rsid w:val="001C54E8"/>
    <w:rsid w:val="001C5501"/>
    <w:rsid w:val="001C555A"/>
    <w:rsid w:val="001C56E0"/>
    <w:rsid w:val="001C5869"/>
    <w:rsid w:val="001C59F9"/>
    <w:rsid w:val="001C5A4B"/>
    <w:rsid w:val="001C5B45"/>
    <w:rsid w:val="001C5BAA"/>
    <w:rsid w:val="001C5BFB"/>
    <w:rsid w:val="001C5C35"/>
    <w:rsid w:val="001C5D41"/>
    <w:rsid w:val="001C5D9C"/>
    <w:rsid w:val="001C5ED3"/>
    <w:rsid w:val="001C5F6C"/>
    <w:rsid w:val="001C5FFA"/>
    <w:rsid w:val="001C6071"/>
    <w:rsid w:val="001C633E"/>
    <w:rsid w:val="001C63E2"/>
    <w:rsid w:val="001C6507"/>
    <w:rsid w:val="001C6569"/>
    <w:rsid w:val="001C65EE"/>
    <w:rsid w:val="001C673B"/>
    <w:rsid w:val="001C6795"/>
    <w:rsid w:val="001C67AE"/>
    <w:rsid w:val="001C67C6"/>
    <w:rsid w:val="001C69C9"/>
    <w:rsid w:val="001C6A43"/>
    <w:rsid w:val="001C6BF2"/>
    <w:rsid w:val="001C6C03"/>
    <w:rsid w:val="001C6CF4"/>
    <w:rsid w:val="001C6D0A"/>
    <w:rsid w:val="001C6D2F"/>
    <w:rsid w:val="001C6DEB"/>
    <w:rsid w:val="001C6E68"/>
    <w:rsid w:val="001C6E93"/>
    <w:rsid w:val="001C705F"/>
    <w:rsid w:val="001C7537"/>
    <w:rsid w:val="001C75DC"/>
    <w:rsid w:val="001C784E"/>
    <w:rsid w:val="001C7C24"/>
    <w:rsid w:val="001C7E48"/>
    <w:rsid w:val="001C7F68"/>
    <w:rsid w:val="001C7F76"/>
    <w:rsid w:val="001D00CE"/>
    <w:rsid w:val="001D0316"/>
    <w:rsid w:val="001D039D"/>
    <w:rsid w:val="001D047D"/>
    <w:rsid w:val="001D05F9"/>
    <w:rsid w:val="001D095D"/>
    <w:rsid w:val="001D0AD2"/>
    <w:rsid w:val="001D0BEC"/>
    <w:rsid w:val="001D0C57"/>
    <w:rsid w:val="001D0D45"/>
    <w:rsid w:val="001D0D5B"/>
    <w:rsid w:val="001D0E65"/>
    <w:rsid w:val="001D0F32"/>
    <w:rsid w:val="001D13D3"/>
    <w:rsid w:val="001D1510"/>
    <w:rsid w:val="001D153A"/>
    <w:rsid w:val="001D15B9"/>
    <w:rsid w:val="001D15E8"/>
    <w:rsid w:val="001D1693"/>
    <w:rsid w:val="001D16F3"/>
    <w:rsid w:val="001D1B37"/>
    <w:rsid w:val="001D1BE9"/>
    <w:rsid w:val="001D1C93"/>
    <w:rsid w:val="001D1D9D"/>
    <w:rsid w:val="001D1E86"/>
    <w:rsid w:val="001D1FDD"/>
    <w:rsid w:val="001D21CE"/>
    <w:rsid w:val="001D232E"/>
    <w:rsid w:val="001D250F"/>
    <w:rsid w:val="001D2672"/>
    <w:rsid w:val="001D280B"/>
    <w:rsid w:val="001D2A69"/>
    <w:rsid w:val="001D2AC8"/>
    <w:rsid w:val="001D2B69"/>
    <w:rsid w:val="001D2BCE"/>
    <w:rsid w:val="001D2BDF"/>
    <w:rsid w:val="001D2C05"/>
    <w:rsid w:val="001D2C8E"/>
    <w:rsid w:val="001D2D34"/>
    <w:rsid w:val="001D2E17"/>
    <w:rsid w:val="001D3018"/>
    <w:rsid w:val="001D3033"/>
    <w:rsid w:val="001D3127"/>
    <w:rsid w:val="001D3134"/>
    <w:rsid w:val="001D324D"/>
    <w:rsid w:val="001D33E8"/>
    <w:rsid w:val="001D34CA"/>
    <w:rsid w:val="001D3751"/>
    <w:rsid w:val="001D378E"/>
    <w:rsid w:val="001D38CD"/>
    <w:rsid w:val="001D39EF"/>
    <w:rsid w:val="001D3AA8"/>
    <w:rsid w:val="001D3BEC"/>
    <w:rsid w:val="001D3CDB"/>
    <w:rsid w:val="001D3F2C"/>
    <w:rsid w:val="001D416A"/>
    <w:rsid w:val="001D4324"/>
    <w:rsid w:val="001D4524"/>
    <w:rsid w:val="001D470D"/>
    <w:rsid w:val="001D4718"/>
    <w:rsid w:val="001D47EE"/>
    <w:rsid w:val="001D4848"/>
    <w:rsid w:val="001D4887"/>
    <w:rsid w:val="001D492A"/>
    <w:rsid w:val="001D49E9"/>
    <w:rsid w:val="001D4B43"/>
    <w:rsid w:val="001D4BFE"/>
    <w:rsid w:val="001D4CEE"/>
    <w:rsid w:val="001D4D17"/>
    <w:rsid w:val="001D4F48"/>
    <w:rsid w:val="001D5436"/>
    <w:rsid w:val="001D55B2"/>
    <w:rsid w:val="001D56C9"/>
    <w:rsid w:val="001D5720"/>
    <w:rsid w:val="001D5761"/>
    <w:rsid w:val="001D5782"/>
    <w:rsid w:val="001D581D"/>
    <w:rsid w:val="001D5836"/>
    <w:rsid w:val="001D5891"/>
    <w:rsid w:val="001D5A75"/>
    <w:rsid w:val="001D5A7C"/>
    <w:rsid w:val="001D5AF0"/>
    <w:rsid w:val="001D5C9D"/>
    <w:rsid w:val="001D5D7D"/>
    <w:rsid w:val="001D5E5C"/>
    <w:rsid w:val="001D5EA6"/>
    <w:rsid w:val="001D6031"/>
    <w:rsid w:val="001D6164"/>
    <w:rsid w:val="001D62A4"/>
    <w:rsid w:val="001D62E5"/>
    <w:rsid w:val="001D6463"/>
    <w:rsid w:val="001D649B"/>
    <w:rsid w:val="001D651C"/>
    <w:rsid w:val="001D65BD"/>
    <w:rsid w:val="001D662A"/>
    <w:rsid w:val="001D6688"/>
    <w:rsid w:val="001D66F7"/>
    <w:rsid w:val="001D6720"/>
    <w:rsid w:val="001D6915"/>
    <w:rsid w:val="001D6D98"/>
    <w:rsid w:val="001D6E2C"/>
    <w:rsid w:val="001D6EA3"/>
    <w:rsid w:val="001D6F55"/>
    <w:rsid w:val="001D6FE9"/>
    <w:rsid w:val="001D745B"/>
    <w:rsid w:val="001D74C9"/>
    <w:rsid w:val="001D7667"/>
    <w:rsid w:val="001D76C7"/>
    <w:rsid w:val="001D770D"/>
    <w:rsid w:val="001D78DB"/>
    <w:rsid w:val="001D78DC"/>
    <w:rsid w:val="001D790C"/>
    <w:rsid w:val="001D7974"/>
    <w:rsid w:val="001D7983"/>
    <w:rsid w:val="001D7BB8"/>
    <w:rsid w:val="001D7F1B"/>
    <w:rsid w:val="001E0067"/>
    <w:rsid w:val="001E007E"/>
    <w:rsid w:val="001E0647"/>
    <w:rsid w:val="001E078B"/>
    <w:rsid w:val="001E0828"/>
    <w:rsid w:val="001E0B22"/>
    <w:rsid w:val="001E0B33"/>
    <w:rsid w:val="001E0B82"/>
    <w:rsid w:val="001E0C0D"/>
    <w:rsid w:val="001E0F6B"/>
    <w:rsid w:val="001E11F7"/>
    <w:rsid w:val="001E1538"/>
    <w:rsid w:val="001E153E"/>
    <w:rsid w:val="001E1562"/>
    <w:rsid w:val="001E15BD"/>
    <w:rsid w:val="001E16CF"/>
    <w:rsid w:val="001E1709"/>
    <w:rsid w:val="001E170F"/>
    <w:rsid w:val="001E173F"/>
    <w:rsid w:val="001E17A8"/>
    <w:rsid w:val="001E1803"/>
    <w:rsid w:val="001E1835"/>
    <w:rsid w:val="001E1AE2"/>
    <w:rsid w:val="001E1B2C"/>
    <w:rsid w:val="001E1C47"/>
    <w:rsid w:val="001E1C6A"/>
    <w:rsid w:val="001E1DB7"/>
    <w:rsid w:val="001E1F4E"/>
    <w:rsid w:val="001E1F87"/>
    <w:rsid w:val="001E20D3"/>
    <w:rsid w:val="001E233F"/>
    <w:rsid w:val="001E254E"/>
    <w:rsid w:val="001E2666"/>
    <w:rsid w:val="001E26BE"/>
    <w:rsid w:val="001E2811"/>
    <w:rsid w:val="001E2A5B"/>
    <w:rsid w:val="001E2A9E"/>
    <w:rsid w:val="001E2B72"/>
    <w:rsid w:val="001E2BF9"/>
    <w:rsid w:val="001E2C4F"/>
    <w:rsid w:val="001E2CB2"/>
    <w:rsid w:val="001E2E8F"/>
    <w:rsid w:val="001E2F01"/>
    <w:rsid w:val="001E2F46"/>
    <w:rsid w:val="001E307B"/>
    <w:rsid w:val="001E3330"/>
    <w:rsid w:val="001E333E"/>
    <w:rsid w:val="001E3399"/>
    <w:rsid w:val="001E34D1"/>
    <w:rsid w:val="001E34E1"/>
    <w:rsid w:val="001E35B7"/>
    <w:rsid w:val="001E35C0"/>
    <w:rsid w:val="001E378A"/>
    <w:rsid w:val="001E37F0"/>
    <w:rsid w:val="001E3971"/>
    <w:rsid w:val="001E3972"/>
    <w:rsid w:val="001E3B7B"/>
    <w:rsid w:val="001E3CB3"/>
    <w:rsid w:val="001E3CCC"/>
    <w:rsid w:val="001E3F1A"/>
    <w:rsid w:val="001E3F44"/>
    <w:rsid w:val="001E3F62"/>
    <w:rsid w:val="001E3F7F"/>
    <w:rsid w:val="001E400E"/>
    <w:rsid w:val="001E405D"/>
    <w:rsid w:val="001E419E"/>
    <w:rsid w:val="001E4473"/>
    <w:rsid w:val="001E4524"/>
    <w:rsid w:val="001E4561"/>
    <w:rsid w:val="001E4852"/>
    <w:rsid w:val="001E48B3"/>
    <w:rsid w:val="001E4BDF"/>
    <w:rsid w:val="001E4E41"/>
    <w:rsid w:val="001E4E81"/>
    <w:rsid w:val="001E5136"/>
    <w:rsid w:val="001E522A"/>
    <w:rsid w:val="001E5291"/>
    <w:rsid w:val="001E5582"/>
    <w:rsid w:val="001E56F1"/>
    <w:rsid w:val="001E58B8"/>
    <w:rsid w:val="001E5A54"/>
    <w:rsid w:val="001E5C30"/>
    <w:rsid w:val="001E5DB3"/>
    <w:rsid w:val="001E5EDE"/>
    <w:rsid w:val="001E5F26"/>
    <w:rsid w:val="001E5FE7"/>
    <w:rsid w:val="001E6134"/>
    <w:rsid w:val="001E6157"/>
    <w:rsid w:val="001E6347"/>
    <w:rsid w:val="001E661E"/>
    <w:rsid w:val="001E6636"/>
    <w:rsid w:val="001E6666"/>
    <w:rsid w:val="001E6833"/>
    <w:rsid w:val="001E6853"/>
    <w:rsid w:val="001E68EB"/>
    <w:rsid w:val="001E6AE5"/>
    <w:rsid w:val="001E6AEA"/>
    <w:rsid w:val="001E6AF9"/>
    <w:rsid w:val="001E6B81"/>
    <w:rsid w:val="001E6D13"/>
    <w:rsid w:val="001E6D16"/>
    <w:rsid w:val="001E6D53"/>
    <w:rsid w:val="001E6E62"/>
    <w:rsid w:val="001E70C0"/>
    <w:rsid w:val="001E70CE"/>
    <w:rsid w:val="001E714A"/>
    <w:rsid w:val="001E72AF"/>
    <w:rsid w:val="001E7316"/>
    <w:rsid w:val="001E74B6"/>
    <w:rsid w:val="001E7793"/>
    <w:rsid w:val="001E7AE6"/>
    <w:rsid w:val="001E7C26"/>
    <w:rsid w:val="001E7C9C"/>
    <w:rsid w:val="001F0261"/>
    <w:rsid w:val="001F0537"/>
    <w:rsid w:val="001F07F0"/>
    <w:rsid w:val="001F090C"/>
    <w:rsid w:val="001F0BF6"/>
    <w:rsid w:val="001F0C50"/>
    <w:rsid w:val="001F0C70"/>
    <w:rsid w:val="001F0D2C"/>
    <w:rsid w:val="001F0E5C"/>
    <w:rsid w:val="001F0F2F"/>
    <w:rsid w:val="001F0FB8"/>
    <w:rsid w:val="001F1023"/>
    <w:rsid w:val="001F1101"/>
    <w:rsid w:val="001F1293"/>
    <w:rsid w:val="001F155B"/>
    <w:rsid w:val="001F163D"/>
    <w:rsid w:val="001F1762"/>
    <w:rsid w:val="001F17AC"/>
    <w:rsid w:val="001F17F4"/>
    <w:rsid w:val="001F1848"/>
    <w:rsid w:val="001F18DA"/>
    <w:rsid w:val="001F195C"/>
    <w:rsid w:val="001F1A6E"/>
    <w:rsid w:val="001F1ACE"/>
    <w:rsid w:val="001F1B8E"/>
    <w:rsid w:val="001F1B93"/>
    <w:rsid w:val="001F1BB0"/>
    <w:rsid w:val="001F2006"/>
    <w:rsid w:val="001F2042"/>
    <w:rsid w:val="001F2242"/>
    <w:rsid w:val="001F22D3"/>
    <w:rsid w:val="001F26AC"/>
    <w:rsid w:val="001F2762"/>
    <w:rsid w:val="001F2832"/>
    <w:rsid w:val="001F2A82"/>
    <w:rsid w:val="001F2BC8"/>
    <w:rsid w:val="001F2C51"/>
    <w:rsid w:val="001F2DB8"/>
    <w:rsid w:val="001F2F1E"/>
    <w:rsid w:val="001F2FC2"/>
    <w:rsid w:val="001F2FDA"/>
    <w:rsid w:val="001F3070"/>
    <w:rsid w:val="001F3124"/>
    <w:rsid w:val="001F31E0"/>
    <w:rsid w:val="001F3329"/>
    <w:rsid w:val="001F33E6"/>
    <w:rsid w:val="001F348D"/>
    <w:rsid w:val="001F349C"/>
    <w:rsid w:val="001F34E9"/>
    <w:rsid w:val="001F3515"/>
    <w:rsid w:val="001F355F"/>
    <w:rsid w:val="001F362C"/>
    <w:rsid w:val="001F3796"/>
    <w:rsid w:val="001F37CA"/>
    <w:rsid w:val="001F3820"/>
    <w:rsid w:val="001F382F"/>
    <w:rsid w:val="001F384D"/>
    <w:rsid w:val="001F39D4"/>
    <w:rsid w:val="001F3AFE"/>
    <w:rsid w:val="001F3BD5"/>
    <w:rsid w:val="001F3C3E"/>
    <w:rsid w:val="001F3DA9"/>
    <w:rsid w:val="001F4379"/>
    <w:rsid w:val="001F43BC"/>
    <w:rsid w:val="001F4739"/>
    <w:rsid w:val="001F4943"/>
    <w:rsid w:val="001F4947"/>
    <w:rsid w:val="001F496C"/>
    <w:rsid w:val="001F49FB"/>
    <w:rsid w:val="001F4C44"/>
    <w:rsid w:val="001F4CF0"/>
    <w:rsid w:val="001F4E70"/>
    <w:rsid w:val="001F5153"/>
    <w:rsid w:val="001F51F8"/>
    <w:rsid w:val="001F5256"/>
    <w:rsid w:val="001F5449"/>
    <w:rsid w:val="001F54DE"/>
    <w:rsid w:val="001F5608"/>
    <w:rsid w:val="001F56C0"/>
    <w:rsid w:val="001F5783"/>
    <w:rsid w:val="001F58A3"/>
    <w:rsid w:val="001F59A0"/>
    <w:rsid w:val="001F5A64"/>
    <w:rsid w:val="001F5B6F"/>
    <w:rsid w:val="001F5C79"/>
    <w:rsid w:val="001F5D88"/>
    <w:rsid w:val="001F5E51"/>
    <w:rsid w:val="001F60F4"/>
    <w:rsid w:val="001F6123"/>
    <w:rsid w:val="001F61A0"/>
    <w:rsid w:val="001F6729"/>
    <w:rsid w:val="001F6748"/>
    <w:rsid w:val="001F6785"/>
    <w:rsid w:val="001F682B"/>
    <w:rsid w:val="001F684C"/>
    <w:rsid w:val="001F6921"/>
    <w:rsid w:val="001F69FA"/>
    <w:rsid w:val="001F6B38"/>
    <w:rsid w:val="001F6C8A"/>
    <w:rsid w:val="001F6CA1"/>
    <w:rsid w:val="001F6D60"/>
    <w:rsid w:val="001F6EC1"/>
    <w:rsid w:val="001F6F81"/>
    <w:rsid w:val="001F7053"/>
    <w:rsid w:val="001F71C1"/>
    <w:rsid w:val="001F7299"/>
    <w:rsid w:val="001F74CF"/>
    <w:rsid w:val="001F75B9"/>
    <w:rsid w:val="001F764F"/>
    <w:rsid w:val="001F77FF"/>
    <w:rsid w:val="001F79F9"/>
    <w:rsid w:val="001F7E9F"/>
    <w:rsid w:val="00200370"/>
    <w:rsid w:val="002004D2"/>
    <w:rsid w:val="00200610"/>
    <w:rsid w:val="0020062C"/>
    <w:rsid w:val="0020079B"/>
    <w:rsid w:val="002007E8"/>
    <w:rsid w:val="0020094B"/>
    <w:rsid w:val="00200AAD"/>
    <w:rsid w:val="00200CDB"/>
    <w:rsid w:val="00200FC4"/>
    <w:rsid w:val="002011B9"/>
    <w:rsid w:val="002011F1"/>
    <w:rsid w:val="00201230"/>
    <w:rsid w:val="00201385"/>
    <w:rsid w:val="0020140D"/>
    <w:rsid w:val="0020141E"/>
    <w:rsid w:val="0020159A"/>
    <w:rsid w:val="00201632"/>
    <w:rsid w:val="002018A5"/>
    <w:rsid w:val="00201A7E"/>
    <w:rsid w:val="00201AE1"/>
    <w:rsid w:val="00201BD9"/>
    <w:rsid w:val="00201CC5"/>
    <w:rsid w:val="00201D30"/>
    <w:rsid w:val="00201FE3"/>
    <w:rsid w:val="002021F3"/>
    <w:rsid w:val="00202846"/>
    <w:rsid w:val="002029BA"/>
    <w:rsid w:val="00202BCE"/>
    <w:rsid w:val="00202C94"/>
    <w:rsid w:val="00202F2F"/>
    <w:rsid w:val="00202F76"/>
    <w:rsid w:val="002030B2"/>
    <w:rsid w:val="002031DD"/>
    <w:rsid w:val="00203271"/>
    <w:rsid w:val="002032B6"/>
    <w:rsid w:val="002034CB"/>
    <w:rsid w:val="002036E9"/>
    <w:rsid w:val="0020388B"/>
    <w:rsid w:val="00203C1C"/>
    <w:rsid w:val="00203C3E"/>
    <w:rsid w:val="00203CF7"/>
    <w:rsid w:val="00203E12"/>
    <w:rsid w:val="00203E6B"/>
    <w:rsid w:val="00203EC4"/>
    <w:rsid w:val="002040B8"/>
    <w:rsid w:val="002040CD"/>
    <w:rsid w:val="0020418C"/>
    <w:rsid w:val="00204236"/>
    <w:rsid w:val="002042E1"/>
    <w:rsid w:val="00204365"/>
    <w:rsid w:val="00204579"/>
    <w:rsid w:val="002045AF"/>
    <w:rsid w:val="00204632"/>
    <w:rsid w:val="002046EF"/>
    <w:rsid w:val="00204A59"/>
    <w:rsid w:val="00204BF9"/>
    <w:rsid w:val="00204D08"/>
    <w:rsid w:val="00205034"/>
    <w:rsid w:val="0020521E"/>
    <w:rsid w:val="00205409"/>
    <w:rsid w:val="00205558"/>
    <w:rsid w:val="00205787"/>
    <w:rsid w:val="002057E5"/>
    <w:rsid w:val="00205844"/>
    <w:rsid w:val="002059E2"/>
    <w:rsid w:val="002059E4"/>
    <w:rsid w:val="00205A14"/>
    <w:rsid w:val="00205A8E"/>
    <w:rsid w:val="00205BC1"/>
    <w:rsid w:val="00205BCB"/>
    <w:rsid w:val="00205D7C"/>
    <w:rsid w:val="00205E02"/>
    <w:rsid w:val="00205F1F"/>
    <w:rsid w:val="0020623F"/>
    <w:rsid w:val="0020650E"/>
    <w:rsid w:val="002067E6"/>
    <w:rsid w:val="0020687C"/>
    <w:rsid w:val="00206940"/>
    <w:rsid w:val="00206970"/>
    <w:rsid w:val="0020698C"/>
    <w:rsid w:val="00206A0E"/>
    <w:rsid w:val="00206AA8"/>
    <w:rsid w:val="00206AFD"/>
    <w:rsid w:val="00206FD7"/>
    <w:rsid w:val="002071A1"/>
    <w:rsid w:val="00207438"/>
    <w:rsid w:val="00207997"/>
    <w:rsid w:val="00207CDC"/>
    <w:rsid w:val="00207F9F"/>
    <w:rsid w:val="002100AC"/>
    <w:rsid w:val="00210120"/>
    <w:rsid w:val="002101B7"/>
    <w:rsid w:val="00210246"/>
    <w:rsid w:val="00210510"/>
    <w:rsid w:val="00210533"/>
    <w:rsid w:val="00210552"/>
    <w:rsid w:val="00210A29"/>
    <w:rsid w:val="00210B92"/>
    <w:rsid w:val="00210C1B"/>
    <w:rsid w:val="00210C79"/>
    <w:rsid w:val="00210F2F"/>
    <w:rsid w:val="00210FCF"/>
    <w:rsid w:val="00211049"/>
    <w:rsid w:val="002110A5"/>
    <w:rsid w:val="00211115"/>
    <w:rsid w:val="0021119D"/>
    <w:rsid w:val="00211236"/>
    <w:rsid w:val="002112E5"/>
    <w:rsid w:val="00211513"/>
    <w:rsid w:val="002115B1"/>
    <w:rsid w:val="002116D5"/>
    <w:rsid w:val="002116F9"/>
    <w:rsid w:val="002117F7"/>
    <w:rsid w:val="00211AFC"/>
    <w:rsid w:val="00211DAF"/>
    <w:rsid w:val="00211DDC"/>
    <w:rsid w:val="00211FE6"/>
    <w:rsid w:val="0021212A"/>
    <w:rsid w:val="0021232A"/>
    <w:rsid w:val="00212425"/>
    <w:rsid w:val="002126E3"/>
    <w:rsid w:val="002126FC"/>
    <w:rsid w:val="0021273A"/>
    <w:rsid w:val="0021281C"/>
    <w:rsid w:val="00212D36"/>
    <w:rsid w:val="002130AD"/>
    <w:rsid w:val="0021310B"/>
    <w:rsid w:val="0021313A"/>
    <w:rsid w:val="0021323F"/>
    <w:rsid w:val="00213287"/>
    <w:rsid w:val="0021342E"/>
    <w:rsid w:val="00213548"/>
    <w:rsid w:val="00213784"/>
    <w:rsid w:val="00213837"/>
    <w:rsid w:val="002138B7"/>
    <w:rsid w:val="00213B39"/>
    <w:rsid w:val="00213E0C"/>
    <w:rsid w:val="00213FC6"/>
    <w:rsid w:val="00214623"/>
    <w:rsid w:val="00214739"/>
    <w:rsid w:val="002147BA"/>
    <w:rsid w:val="002148ED"/>
    <w:rsid w:val="0021495B"/>
    <w:rsid w:val="00214A4A"/>
    <w:rsid w:val="00214AE0"/>
    <w:rsid w:val="00214BA6"/>
    <w:rsid w:val="00214CCB"/>
    <w:rsid w:val="00214D6F"/>
    <w:rsid w:val="00214E1D"/>
    <w:rsid w:val="00214F00"/>
    <w:rsid w:val="0021503E"/>
    <w:rsid w:val="002150FF"/>
    <w:rsid w:val="0021516F"/>
    <w:rsid w:val="002151A6"/>
    <w:rsid w:val="002152CC"/>
    <w:rsid w:val="0021536B"/>
    <w:rsid w:val="0021584D"/>
    <w:rsid w:val="002159EF"/>
    <w:rsid w:val="00215E5A"/>
    <w:rsid w:val="00215FAD"/>
    <w:rsid w:val="00216052"/>
    <w:rsid w:val="00216107"/>
    <w:rsid w:val="002161CB"/>
    <w:rsid w:val="002161F8"/>
    <w:rsid w:val="0021623A"/>
    <w:rsid w:val="0021654C"/>
    <w:rsid w:val="002167CA"/>
    <w:rsid w:val="00216871"/>
    <w:rsid w:val="00216873"/>
    <w:rsid w:val="00216AB1"/>
    <w:rsid w:val="00216B11"/>
    <w:rsid w:val="00216B89"/>
    <w:rsid w:val="00216CA1"/>
    <w:rsid w:val="00216D44"/>
    <w:rsid w:val="00216DE7"/>
    <w:rsid w:val="00216EAB"/>
    <w:rsid w:val="00216EEE"/>
    <w:rsid w:val="0021713C"/>
    <w:rsid w:val="002171CC"/>
    <w:rsid w:val="00217228"/>
    <w:rsid w:val="00217263"/>
    <w:rsid w:val="002178A7"/>
    <w:rsid w:val="00217A5B"/>
    <w:rsid w:val="00217B80"/>
    <w:rsid w:val="00217E2D"/>
    <w:rsid w:val="00217EF4"/>
    <w:rsid w:val="00217F2B"/>
    <w:rsid w:val="00220308"/>
    <w:rsid w:val="002205AC"/>
    <w:rsid w:val="0022069B"/>
    <w:rsid w:val="00220732"/>
    <w:rsid w:val="00220A1F"/>
    <w:rsid w:val="00220B35"/>
    <w:rsid w:val="00220B90"/>
    <w:rsid w:val="00220BFA"/>
    <w:rsid w:val="00220C2B"/>
    <w:rsid w:val="00220DA2"/>
    <w:rsid w:val="00220E21"/>
    <w:rsid w:val="00220E66"/>
    <w:rsid w:val="002210A8"/>
    <w:rsid w:val="002210EA"/>
    <w:rsid w:val="00221337"/>
    <w:rsid w:val="002213E4"/>
    <w:rsid w:val="002213EA"/>
    <w:rsid w:val="0022162D"/>
    <w:rsid w:val="00221667"/>
    <w:rsid w:val="00221910"/>
    <w:rsid w:val="00221913"/>
    <w:rsid w:val="002219FD"/>
    <w:rsid w:val="00221AFA"/>
    <w:rsid w:val="00221C04"/>
    <w:rsid w:val="00221E30"/>
    <w:rsid w:val="002222BF"/>
    <w:rsid w:val="002222F2"/>
    <w:rsid w:val="0022238A"/>
    <w:rsid w:val="002223A6"/>
    <w:rsid w:val="0022245C"/>
    <w:rsid w:val="00222493"/>
    <w:rsid w:val="00222517"/>
    <w:rsid w:val="0022256C"/>
    <w:rsid w:val="00222817"/>
    <w:rsid w:val="00222959"/>
    <w:rsid w:val="002229E3"/>
    <w:rsid w:val="00222AFA"/>
    <w:rsid w:val="00222B4B"/>
    <w:rsid w:val="00222BDE"/>
    <w:rsid w:val="00222CBD"/>
    <w:rsid w:val="00222D99"/>
    <w:rsid w:val="0022311A"/>
    <w:rsid w:val="00223183"/>
    <w:rsid w:val="0022318A"/>
    <w:rsid w:val="002232A5"/>
    <w:rsid w:val="0022331D"/>
    <w:rsid w:val="0022348E"/>
    <w:rsid w:val="00223507"/>
    <w:rsid w:val="002235BD"/>
    <w:rsid w:val="00223794"/>
    <w:rsid w:val="002238B7"/>
    <w:rsid w:val="002238D4"/>
    <w:rsid w:val="00223961"/>
    <w:rsid w:val="002239CD"/>
    <w:rsid w:val="002239DC"/>
    <w:rsid w:val="00223C94"/>
    <w:rsid w:val="00223D89"/>
    <w:rsid w:val="00223E8C"/>
    <w:rsid w:val="00224042"/>
    <w:rsid w:val="00224046"/>
    <w:rsid w:val="002240C0"/>
    <w:rsid w:val="002240EA"/>
    <w:rsid w:val="00224133"/>
    <w:rsid w:val="002241B4"/>
    <w:rsid w:val="0022429F"/>
    <w:rsid w:val="002242B9"/>
    <w:rsid w:val="0022432C"/>
    <w:rsid w:val="00224354"/>
    <w:rsid w:val="00224367"/>
    <w:rsid w:val="00224472"/>
    <w:rsid w:val="00224473"/>
    <w:rsid w:val="00224474"/>
    <w:rsid w:val="00224562"/>
    <w:rsid w:val="00224894"/>
    <w:rsid w:val="00224923"/>
    <w:rsid w:val="00224C9E"/>
    <w:rsid w:val="00224CE5"/>
    <w:rsid w:val="00224E28"/>
    <w:rsid w:val="00224E2C"/>
    <w:rsid w:val="00224F8A"/>
    <w:rsid w:val="00224FE1"/>
    <w:rsid w:val="002252D7"/>
    <w:rsid w:val="0022549B"/>
    <w:rsid w:val="002256A9"/>
    <w:rsid w:val="002256D2"/>
    <w:rsid w:val="00225A0A"/>
    <w:rsid w:val="00225B3F"/>
    <w:rsid w:val="00225B81"/>
    <w:rsid w:val="00225FBD"/>
    <w:rsid w:val="00226616"/>
    <w:rsid w:val="002269A7"/>
    <w:rsid w:val="002269CE"/>
    <w:rsid w:val="00226AFC"/>
    <w:rsid w:val="00226B55"/>
    <w:rsid w:val="00226D48"/>
    <w:rsid w:val="00226DB4"/>
    <w:rsid w:val="00226DB7"/>
    <w:rsid w:val="00226DF5"/>
    <w:rsid w:val="00226E07"/>
    <w:rsid w:val="00226F01"/>
    <w:rsid w:val="00227022"/>
    <w:rsid w:val="002273F4"/>
    <w:rsid w:val="00227446"/>
    <w:rsid w:val="002274A8"/>
    <w:rsid w:val="00227626"/>
    <w:rsid w:val="00227800"/>
    <w:rsid w:val="002278E0"/>
    <w:rsid w:val="00227D3E"/>
    <w:rsid w:val="00227D91"/>
    <w:rsid w:val="002300A1"/>
    <w:rsid w:val="00230149"/>
    <w:rsid w:val="00230155"/>
    <w:rsid w:val="00230220"/>
    <w:rsid w:val="002302C7"/>
    <w:rsid w:val="002302FA"/>
    <w:rsid w:val="00230438"/>
    <w:rsid w:val="0023048C"/>
    <w:rsid w:val="002305EA"/>
    <w:rsid w:val="0023094B"/>
    <w:rsid w:val="00230954"/>
    <w:rsid w:val="0023098E"/>
    <w:rsid w:val="00230ABC"/>
    <w:rsid w:val="00231335"/>
    <w:rsid w:val="002313F1"/>
    <w:rsid w:val="00231419"/>
    <w:rsid w:val="00231492"/>
    <w:rsid w:val="0023165F"/>
    <w:rsid w:val="002317CC"/>
    <w:rsid w:val="00231905"/>
    <w:rsid w:val="00231985"/>
    <w:rsid w:val="00231A9E"/>
    <w:rsid w:val="00231AD4"/>
    <w:rsid w:val="00231C3F"/>
    <w:rsid w:val="00231D42"/>
    <w:rsid w:val="00231DDC"/>
    <w:rsid w:val="00231E2A"/>
    <w:rsid w:val="00231E51"/>
    <w:rsid w:val="00231E7B"/>
    <w:rsid w:val="00231F56"/>
    <w:rsid w:val="00231FFF"/>
    <w:rsid w:val="002320D8"/>
    <w:rsid w:val="00232137"/>
    <w:rsid w:val="002321E5"/>
    <w:rsid w:val="002322FE"/>
    <w:rsid w:val="00232639"/>
    <w:rsid w:val="002326AF"/>
    <w:rsid w:val="00232734"/>
    <w:rsid w:val="00232B0A"/>
    <w:rsid w:val="00232BAC"/>
    <w:rsid w:val="00232ECE"/>
    <w:rsid w:val="00232F12"/>
    <w:rsid w:val="00232F81"/>
    <w:rsid w:val="00233115"/>
    <w:rsid w:val="00233138"/>
    <w:rsid w:val="00233210"/>
    <w:rsid w:val="0023326D"/>
    <w:rsid w:val="002332A7"/>
    <w:rsid w:val="0023334E"/>
    <w:rsid w:val="00233455"/>
    <w:rsid w:val="00233467"/>
    <w:rsid w:val="002334DB"/>
    <w:rsid w:val="0023355E"/>
    <w:rsid w:val="002335C8"/>
    <w:rsid w:val="002335ED"/>
    <w:rsid w:val="002337F5"/>
    <w:rsid w:val="002339A7"/>
    <w:rsid w:val="00233AC1"/>
    <w:rsid w:val="00233CF3"/>
    <w:rsid w:val="00233D43"/>
    <w:rsid w:val="00233D9D"/>
    <w:rsid w:val="00233DE1"/>
    <w:rsid w:val="00234215"/>
    <w:rsid w:val="00234611"/>
    <w:rsid w:val="00234627"/>
    <w:rsid w:val="00234693"/>
    <w:rsid w:val="00234708"/>
    <w:rsid w:val="002347C2"/>
    <w:rsid w:val="00234810"/>
    <w:rsid w:val="00234940"/>
    <w:rsid w:val="0023496E"/>
    <w:rsid w:val="00234988"/>
    <w:rsid w:val="00234ABE"/>
    <w:rsid w:val="00234AD1"/>
    <w:rsid w:val="00234BC4"/>
    <w:rsid w:val="00234D55"/>
    <w:rsid w:val="00234D57"/>
    <w:rsid w:val="00234E2F"/>
    <w:rsid w:val="00234F40"/>
    <w:rsid w:val="0023503E"/>
    <w:rsid w:val="00235324"/>
    <w:rsid w:val="00235459"/>
    <w:rsid w:val="00235532"/>
    <w:rsid w:val="002356D6"/>
    <w:rsid w:val="00235A1D"/>
    <w:rsid w:val="00235A7C"/>
    <w:rsid w:val="00235B41"/>
    <w:rsid w:val="00235CEC"/>
    <w:rsid w:val="00235D5C"/>
    <w:rsid w:val="00235D76"/>
    <w:rsid w:val="00236027"/>
    <w:rsid w:val="0023623D"/>
    <w:rsid w:val="00236359"/>
    <w:rsid w:val="0023645F"/>
    <w:rsid w:val="002364EF"/>
    <w:rsid w:val="0023652F"/>
    <w:rsid w:val="00236568"/>
    <w:rsid w:val="002365E8"/>
    <w:rsid w:val="0023664D"/>
    <w:rsid w:val="0023691D"/>
    <w:rsid w:val="00236983"/>
    <w:rsid w:val="00236AEE"/>
    <w:rsid w:val="00236CBD"/>
    <w:rsid w:val="00236DEB"/>
    <w:rsid w:val="00236DFC"/>
    <w:rsid w:val="00236F4A"/>
    <w:rsid w:val="00236F95"/>
    <w:rsid w:val="00237217"/>
    <w:rsid w:val="0023753D"/>
    <w:rsid w:val="00237553"/>
    <w:rsid w:val="002376D6"/>
    <w:rsid w:val="00237787"/>
    <w:rsid w:val="00237794"/>
    <w:rsid w:val="002377AC"/>
    <w:rsid w:val="002378DE"/>
    <w:rsid w:val="00237B50"/>
    <w:rsid w:val="00237C47"/>
    <w:rsid w:val="00237C58"/>
    <w:rsid w:val="00237E7A"/>
    <w:rsid w:val="00240024"/>
    <w:rsid w:val="00240092"/>
    <w:rsid w:val="002402E6"/>
    <w:rsid w:val="00240360"/>
    <w:rsid w:val="00240498"/>
    <w:rsid w:val="00240689"/>
    <w:rsid w:val="002407A9"/>
    <w:rsid w:val="002409CA"/>
    <w:rsid w:val="00240BFE"/>
    <w:rsid w:val="00240C1E"/>
    <w:rsid w:val="00240C71"/>
    <w:rsid w:val="00240F2E"/>
    <w:rsid w:val="00240F77"/>
    <w:rsid w:val="00241128"/>
    <w:rsid w:val="002411CA"/>
    <w:rsid w:val="00241489"/>
    <w:rsid w:val="0024148A"/>
    <w:rsid w:val="0024152D"/>
    <w:rsid w:val="00241537"/>
    <w:rsid w:val="0024154C"/>
    <w:rsid w:val="00241621"/>
    <w:rsid w:val="002419E5"/>
    <w:rsid w:val="00241A3B"/>
    <w:rsid w:val="00241ABC"/>
    <w:rsid w:val="00241ACA"/>
    <w:rsid w:val="00241C0B"/>
    <w:rsid w:val="00241E0B"/>
    <w:rsid w:val="00241EFC"/>
    <w:rsid w:val="00241F99"/>
    <w:rsid w:val="002420FC"/>
    <w:rsid w:val="0024247F"/>
    <w:rsid w:val="00242530"/>
    <w:rsid w:val="0024258C"/>
    <w:rsid w:val="00242769"/>
    <w:rsid w:val="0024279F"/>
    <w:rsid w:val="00242915"/>
    <w:rsid w:val="0024293D"/>
    <w:rsid w:val="002429B1"/>
    <w:rsid w:val="002429D6"/>
    <w:rsid w:val="00242B0F"/>
    <w:rsid w:val="00242B7D"/>
    <w:rsid w:val="00242CCD"/>
    <w:rsid w:val="00242D16"/>
    <w:rsid w:val="00242E05"/>
    <w:rsid w:val="00243060"/>
    <w:rsid w:val="00243277"/>
    <w:rsid w:val="002432CF"/>
    <w:rsid w:val="0024340A"/>
    <w:rsid w:val="00243624"/>
    <w:rsid w:val="0024378F"/>
    <w:rsid w:val="002438FA"/>
    <w:rsid w:val="00243967"/>
    <w:rsid w:val="00243DAA"/>
    <w:rsid w:val="00243DAB"/>
    <w:rsid w:val="00243F08"/>
    <w:rsid w:val="00243FF4"/>
    <w:rsid w:val="002440AF"/>
    <w:rsid w:val="0024413A"/>
    <w:rsid w:val="00244290"/>
    <w:rsid w:val="002442F4"/>
    <w:rsid w:val="00244441"/>
    <w:rsid w:val="00244546"/>
    <w:rsid w:val="0024482A"/>
    <w:rsid w:val="00244834"/>
    <w:rsid w:val="0024484D"/>
    <w:rsid w:val="00244851"/>
    <w:rsid w:val="002448DE"/>
    <w:rsid w:val="00244B57"/>
    <w:rsid w:val="00244CEB"/>
    <w:rsid w:val="00244D07"/>
    <w:rsid w:val="00244D3F"/>
    <w:rsid w:val="00244D7E"/>
    <w:rsid w:val="00244DA1"/>
    <w:rsid w:val="00244F21"/>
    <w:rsid w:val="00245189"/>
    <w:rsid w:val="00245281"/>
    <w:rsid w:val="00245406"/>
    <w:rsid w:val="0024544E"/>
    <w:rsid w:val="002454DD"/>
    <w:rsid w:val="00245594"/>
    <w:rsid w:val="0024573B"/>
    <w:rsid w:val="00245979"/>
    <w:rsid w:val="0024598F"/>
    <w:rsid w:val="00245C99"/>
    <w:rsid w:val="00245D33"/>
    <w:rsid w:val="002460B1"/>
    <w:rsid w:val="00246100"/>
    <w:rsid w:val="0024621E"/>
    <w:rsid w:val="0024630C"/>
    <w:rsid w:val="002463C6"/>
    <w:rsid w:val="002466E6"/>
    <w:rsid w:val="0024676C"/>
    <w:rsid w:val="0024678A"/>
    <w:rsid w:val="00246885"/>
    <w:rsid w:val="002468E8"/>
    <w:rsid w:val="0024696F"/>
    <w:rsid w:val="00246CB8"/>
    <w:rsid w:val="00246D8E"/>
    <w:rsid w:val="00246DAB"/>
    <w:rsid w:val="00246E77"/>
    <w:rsid w:val="00246EBF"/>
    <w:rsid w:val="00246F18"/>
    <w:rsid w:val="00246F66"/>
    <w:rsid w:val="00246FE5"/>
    <w:rsid w:val="0024715E"/>
    <w:rsid w:val="00247183"/>
    <w:rsid w:val="002473A7"/>
    <w:rsid w:val="002475FF"/>
    <w:rsid w:val="002476B2"/>
    <w:rsid w:val="00247753"/>
    <w:rsid w:val="002478C3"/>
    <w:rsid w:val="0024790A"/>
    <w:rsid w:val="00247954"/>
    <w:rsid w:val="00247D2A"/>
    <w:rsid w:val="00247D72"/>
    <w:rsid w:val="00247DAA"/>
    <w:rsid w:val="00247E7F"/>
    <w:rsid w:val="00247F71"/>
    <w:rsid w:val="00247FB3"/>
    <w:rsid w:val="00247FDA"/>
    <w:rsid w:val="0025000C"/>
    <w:rsid w:val="002501B8"/>
    <w:rsid w:val="0025029C"/>
    <w:rsid w:val="00250303"/>
    <w:rsid w:val="0025033F"/>
    <w:rsid w:val="002503CD"/>
    <w:rsid w:val="0025040A"/>
    <w:rsid w:val="00250508"/>
    <w:rsid w:val="00250519"/>
    <w:rsid w:val="00250617"/>
    <w:rsid w:val="00250745"/>
    <w:rsid w:val="002507D3"/>
    <w:rsid w:val="00250910"/>
    <w:rsid w:val="0025098E"/>
    <w:rsid w:val="00250AD9"/>
    <w:rsid w:val="00250C44"/>
    <w:rsid w:val="00250CF3"/>
    <w:rsid w:val="00250DB0"/>
    <w:rsid w:val="00250DB6"/>
    <w:rsid w:val="00250EA7"/>
    <w:rsid w:val="00250FC1"/>
    <w:rsid w:val="00250FE2"/>
    <w:rsid w:val="00251057"/>
    <w:rsid w:val="00251070"/>
    <w:rsid w:val="0025112E"/>
    <w:rsid w:val="002512A8"/>
    <w:rsid w:val="002514E7"/>
    <w:rsid w:val="002515A7"/>
    <w:rsid w:val="002518F4"/>
    <w:rsid w:val="002519DB"/>
    <w:rsid w:val="00251AE1"/>
    <w:rsid w:val="00251C01"/>
    <w:rsid w:val="00251CF5"/>
    <w:rsid w:val="00251D2A"/>
    <w:rsid w:val="00251EFD"/>
    <w:rsid w:val="0025212D"/>
    <w:rsid w:val="0025234B"/>
    <w:rsid w:val="002524E5"/>
    <w:rsid w:val="002525C5"/>
    <w:rsid w:val="002525D6"/>
    <w:rsid w:val="00252735"/>
    <w:rsid w:val="00252A0F"/>
    <w:rsid w:val="00252A65"/>
    <w:rsid w:val="00252ADC"/>
    <w:rsid w:val="00252BD3"/>
    <w:rsid w:val="00252C12"/>
    <w:rsid w:val="00252C28"/>
    <w:rsid w:val="00252C52"/>
    <w:rsid w:val="00252C7F"/>
    <w:rsid w:val="00252D24"/>
    <w:rsid w:val="00252D68"/>
    <w:rsid w:val="00252F6B"/>
    <w:rsid w:val="002530EE"/>
    <w:rsid w:val="00253462"/>
    <w:rsid w:val="002535AE"/>
    <w:rsid w:val="00253736"/>
    <w:rsid w:val="0025375E"/>
    <w:rsid w:val="002537D3"/>
    <w:rsid w:val="002537DE"/>
    <w:rsid w:val="00253970"/>
    <w:rsid w:val="00253D09"/>
    <w:rsid w:val="00253EC5"/>
    <w:rsid w:val="00254009"/>
    <w:rsid w:val="0025405C"/>
    <w:rsid w:val="00254238"/>
    <w:rsid w:val="00254336"/>
    <w:rsid w:val="0025433A"/>
    <w:rsid w:val="00254370"/>
    <w:rsid w:val="002543E2"/>
    <w:rsid w:val="00254417"/>
    <w:rsid w:val="00254467"/>
    <w:rsid w:val="002544DA"/>
    <w:rsid w:val="00254752"/>
    <w:rsid w:val="00254896"/>
    <w:rsid w:val="00254B35"/>
    <w:rsid w:val="00254B5B"/>
    <w:rsid w:val="00255691"/>
    <w:rsid w:val="002556EB"/>
    <w:rsid w:val="0025589B"/>
    <w:rsid w:val="00255B9A"/>
    <w:rsid w:val="00255C46"/>
    <w:rsid w:val="00255EA0"/>
    <w:rsid w:val="002562DB"/>
    <w:rsid w:val="00256450"/>
    <w:rsid w:val="002565BB"/>
    <w:rsid w:val="00256644"/>
    <w:rsid w:val="00256677"/>
    <w:rsid w:val="002567C5"/>
    <w:rsid w:val="002567CD"/>
    <w:rsid w:val="002567CF"/>
    <w:rsid w:val="00256AA2"/>
    <w:rsid w:val="00256B2D"/>
    <w:rsid w:val="00256B39"/>
    <w:rsid w:val="0025717F"/>
    <w:rsid w:val="002572AC"/>
    <w:rsid w:val="00257333"/>
    <w:rsid w:val="002573E5"/>
    <w:rsid w:val="0025741D"/>
    <w:rsid w:val="00257488"/>
    <w:rsid w:val="002579D8"/>
    <w:rsid w:val="00257AF2"/>
    <w:rsid w:val="00257B67"/>
    <w:rsid w:val="00257CA0"/>
    <w:rsid w:val="00260012"/>
    <w:rsid w:val="002601BA"/>
    <w:rsid w:val="002602E0"/>
    <w:rsid w:val="002603BA"/>
    <w:rsid w:val="002604F0"/>
    <w:rsid w:val="0026096B"/>
    <w:rsid w:val="002609E0"/>
    <w:rsid w:val="00260AF9"/>
    <w:rsid w:val="00260B4F"/>
    <w:rsid w:val="00260D2A"/>
    <w:rsid w:val="00260F41"/>
    <w:rsid w:val="0026109F"/>
    <w:rsid w:val="0026122A"/>
    <w:rsid w:val="00261322"/>
    <w:rsid w:val="00261581"/>
    <w:rsid w:val="002615D9"/>
    <w:rsid w:val="00261657"/>
    <w:rsid w:val="00261754"/>
    <w:rsid w:val="00261800"/>
    <w:rsid w:val="00261904"/>
    <w:rsid w:val="00261B63"/>
    <w:rsid w:val="00261BA6"/>
    <w:rsid w:val="00261BB1"/>
    <w:rsid w:val="00261C58"/>
    <w:rsid w:val="00261D58"/>
    <w:rsid w:val="00261D61"/>
    <w:rsid w:val="00261D87"/>
    <w:rsid w:val="00261F8E"/>
    <w:rsid w:val="00261FDC"/>
    <w:rsid w:val="00262104"/>
    <w:rsid w:val="00262111"/>
    <w:rsid w:val="00262154"/>
    <w:rsid w:val="00262178"/>
    <w:rsid w:val="00262296"/>
    <w:rsid w:val="002624CD"/>
    <w:rsid w:val="0026253D"/>
    <w:rsid w:val="0026259F"/>
    <w:rsid w:val="00262714"/>
    <w:rsid w:val="0026285C"/>
    <w:rsid w:val="00262A4C"/>
    <w:rsid w:val="00262A5A"/>
    <w:rsid w:val="00262AE1"/>
    <w:rsid w:val="00262D19"/>
    <w:rsid w:val="00262D9E"/>
    <w:rsid w:val="00262EA0"/>
    <w:rsid w:val="00262EE6"/>
    <w:rsid w:val="00262F33"/>
    <w:rsid w:val="0026307D"/>
    <w:rsid w:val="00263132"/>
    <w:rsid w:val="002631C9"/>
    <w:rsid w:val="002631E3"/>
    <w:rsid w:val="00263216"/>
    <w:rsid w:val="0026327B"/>
    <w:rsid w:val="00263679"/>
    <w:rsid w:val="002637AB"/>
    <w:rsid w:val="0026390B"/>
    <w:rsid w:val="00263934"/>
    <w:rsid w:val="0026394B"/>
    <w:rsid w:val="00263A52"/>
    <w:rsid w:val="00263B64"/>
    <w:rsid w:val="00263E29"/>
    <w:rsid w:val="00264118"/>
    <w:rsid w:val="0026423D"/>
    <w:rsid w:val="00264321"/>
    <w:rsid w:val="00264413"/>
    <w:rsid w:val="00264480"/>
    <w:rsid w:val="002644AB"/>
    <w:rsid w:val="0026468C"/>
    <w:rsid w:val="00264732"/>
    <w:rsid w:val="00264A16"/>
    <w:rsid w:val="00264AAC"/>
    <w:rsid w:val="00264B05"/>
    <w:rsid w:val="00264BA8"/>
    <w:rsid w:val="00264EC2"/>
    <w:rsid w:val="00264FF1"/>
    <w:rsid w:val="00265121"/>
    <w:rsid w:val="00265195"/>
    <w:rsid w:val="00265289"/>
    <w:rsid w:val="00265347"/>
    <w:rsid w:val="00265379"/>
    <w:rsid w:val="0026545B"/>
    <w:rsid w:val="0026552D"/>
    <w:rsid w:val="00265610"/>
    <w:rsid w:val="002656C8"/>
    <w:rsid w:val="002657AB"/>
    <w:rsid w:val="002657DC"/>
    <w:rsid w:val="00265883"/>
    <w:rsid w:val="00265B85"/>
    <w:rsid w:val="00265B94"/>
    <w:rsid w:val="00265CAE"/>
    <w:rsid w:val="00265CF0"/>
    <w:rsid w:val="00265DC7"/>
    <w:rsid w:val="00265FAB"/>
    <w:rsid w:val="0026609F"/>
    <w:rsid w:val="002662F4"/>
    <w:rsid w:val="002662F7"/>
    <w:rsid w:val="00266384"/>
    <w:rsid w:val="002663A6"/>
    <w:rsid w:val="002663CA"/>
    <w:rsid w:val="002663CE"/>
    <w:rsid w:val="002663FB"/>
    <w:rsid w:val="00266451"/>
    <w:rsid w:val="00266456"/>
    <w:rsid w:val="002665D4"/>
    <w:rsid w:val="002666D0"/>
    <w:rsid w:val="00266701"/>
    <w:rsid w:val="002667F0"/>
    <w:rsid w:val="00266845"/>
    <w:rsid w:val="002668ED"/>
    <w:rsid w:val="002669AF"/>
    <w:rsid w:val="00266AD6"/>
    <w:rsid w:val="00266BD7"/>
    <w:rsid w:val="00266C9B"/>
    <w:rsid w:val="00266D32"/>
    <w:rsid w:val="00266D5E"/>
    <w:rsid w:val="00266EE0"/>
    <w:rsid w:val="00266FC3"/>
    <w:rsid w:val="00266FDE"/>
    <w:rsid w:val="0026711E"/>
    <w:rsid w:val="0026734F"/>
    <w:rsid w:val="0026739E"/>
    <w:rsid w:val="0026766C"/>
    <w:rsid w:val="002676FC"/>
    <w:rsid w:val="00267801"/>
    <w:rsid w:val="002678C1"/>
    <w:rsid w:val="0026796D"/>
    <w:rsid w:val="00267A36"/>
    <w:rsid w:val="00267A93"/>
    <w:rsid w:val="00267BF3"/>
    <w:rsid w:val="00267C54"/>
    <w:rsid w:val="00267D1D"/>
    <w:rsid w:val="00267D30"/>
    <w:rsid w:val="00267D82"/>
    <w:rsid w:val="00267E73"/>
    <w:rsid w:val="00270302"/>
    <w:rsid w:val="00270328"/>
    <w:rsid w:val="00270387"/>
    <w:rsid w:val="002703FA"/>
    <w:rsid w:val="002704CD"/>
    <w:rsid w:val="00270583"/>
    <w:rsid w:val="002709BB"/>
    <w:rsid w:val="002709C3"/>
    <w:rsid w:val="002709F6"/>
    <w:rsid w:val="00270B7B"/>
    <w:rsid w:val="00270C39"/>
    <w:rsid w:val="00270C3E"/>
    <w:rsid w:val="00270E1D"/>
    <w:rsid w:val="00270EC8"/>
    <w:rsid w:val="00270F9F"/>
    <w:rsid w:val="0027108F"/>
    <w:rsid w:val="002711F2"/>
    <w:rsid w:val="0027159A"/>
    <w:rsid w:val="00271797"/>
    <w:rsid w:val="002717E8"/>
    <w:rsid w:val="002717FC"/>
    <w:rsid w:val="002718B0"/>
    <w:rsid w:val="00271C40"/>
    <w:rsid w:val="00271C51"/>
    <w:rsid w:val="00271D21"/>
    <w:rsid w:val="00271D38"/>
    <w:rsid w:val="00271D5C"/>
    <w:rsid w:val="00271E6F"/>
    <w:rsid w:val="00271E92"/>
    <w:rsid w:val="002720B7"/>
    <w:rsid w:val="00272192"/>
    <w:rsid w:val="002721EB"/>
    <w:rsid w:val="0027233E"/>
    <w:rsid w:val="002723C7"/>
    <w:rsid w:val="00272451"/>
    <w:rsid w:val="00272535"/>
    <w:rsid w:val="002725D5"/>
    <w:rsid w:val="002727D6"/>
    <w:rsid w:val="002728DB"/>
    <w:rsid w:val="002729AA"/>
    <w:rsid w:val="002729ED"/>
    <w:rsid w:val="00272C53"/>
    <w:rsid w:val="00272C7A"/>
    <w:rsid w:val="00272E8F"/>
    <w:rsid w:val="00273113"/>
    <w:rsid w:val="00273134"/>
    <w:rsid w:val="002731EA"/>
    <w:rsid w:val="00273619"/>
    <w:rsid w:val="0027389A"/>
    <w:rsid w:val="002738D6"/>
    <w:rsid w:val="00273A43"/>
    <w:rsid w:val="00273B5A"/>
    <w:rsid w:val="00273C56"/>
    <w:rsid w:val="00273DDC"/>
    <w:rsid w:val="00273F3C"/>
    <w:rsid w:val="00273F83"/>
    <w:rsid w:val="002740BD"/>
    <w:rsid w:val="00274108"/>
    <w:rsid w:val="0027410A"/>
    <w:rsid w:val="0027411A"/>
    <w:rsid w:val="00274171"/>
    <w:rsid w:val="002741C4"/>
    <w:rsid w:val="002742E7"/>
    <w:rsid w:val="00274461"/>
    <w:rsid w:val="00274467"/>
    <w:rsid w:val="00274505"/>
    <w:rsid w:val="00274607"/>
    <w:rsid w:val="002746C7"/>
    <w:rsid w:val="002747A3"/>
    <w:rsid w:val="002747DA"/>
    <w:rsid w:val="00274825"/>
    <w:rsid w:val="00274A37"/>
    <w:rsid w:val="00274A8A"/>
    <w:rsid w:val="00274AF0"/>
    <w:rsid w:val="00274B33"/>
    <w:rsid w:val="00274CA2"/>
    <w:rsid w:val="00274CF7"/>
    <w:rsid w:val="00274F0D"/>
    <w:rsid w:val="00275081"/>
    <w:rsid w:val="002750F9"/>
    <w:rsid w:val="002752F2"/>
    <w:rsid w:val="0027540C"/>
    <w:rsid w:val="00275503"/>
    <w:rsid w:val="00275606"/>
    <w:rsid w:val="00275751"/>
    <w:rsid w:val="00275801"/>
    <w:rsid w:val="00275824"/>
    <w:rsid w:val="002758AE"/>
    <w:rsid w:val="002759AD"/>
    <w:rsid w:val="00275A33"/>
    <w:rsid w:val="00275A58"/>
    <w:rsid w:val="00275C67"/>
    <w:rsid w:val="00275CE3"/>
    <w:rsid w:val="00275EBE"/>
    <w:rsid w:val="0027616D"/>
    <w:rsid w:val="002764CC"/>
    <w:rsid w:val="002764E5"/>
    <w:rsid w:val="00276687"/>
    <w:rsid w:val="0027674B"/>
    <w:rsid w:val="002769A3"/>
    <w:rsid w:val="002769AC"/>
    <w:rsid w:val="00276AA8"/>
    <w:rsid w:val="00276C37"/>
    <w:rsid w:val="00276F72"/>
    <w:rsid w:val="00276F91"/>
    <w:rsid w:val="00276F9C"/>
    <w:rsid w:val="00277081"/>
    <w:rsid w:val="002770BF"/>
    <w:rsid w:val="00277160"/>
    <w:rsid w:val="00277778"/>
    <w:rsid w:val="002777FE"/>
    <w:rsid w:val="002778DF"/>
    <w:rsid w:val="00277978"/>
    <w:rsid w:val="00277A86"/>
    <w:rsid w:val="00277AFC"/>
    <w:rsid w:val="00277C0D"/>
    <w:rsid w:val="00277CE4"/>
    <w:rsid w:val="00277ED4"/>
    <w:rsid w:val="00277F1A"/>
    <w:rsid w:val="0028006D"/>
    <w:rsid w:val="0028014B"/>
    <w:rsid w:val="00280156"/>
    <w:rsid w:val="0028031A"/>
    <w:rsid w:val="002803EC"/>
    <w:rsid w:val="002805D8"/>
    <w:rsid w:val="0028084A"/>
    <w:rsid w:val="0028095C"/>
    <w:rsid w:val="00280A8F"/>
    <w:rsid w:val="00280B71"/>
    <w:rsid w:val="00280BC5"/>
    <w:rsid w:val="00280F34"/>
    <w:rsid w:val="0028102C"/>
    <w:rsid w:val="002810A4"/>
    <w:rsid w:val="002810E5"/>
    <w:rsid w:val="0028119E"/>
    <w:rsid w:val="00281232"/>
    <w:rsid w:val="0028149D"/>
    <w:rsid w:val="002815C1"/>
    <w:rsid w:val="00281654"/>
    <w:rsid w:val="00281669"/>
    <w:rsid w:val="002816E2"/>
    <w:rsid w:val="002818C8"/>
    <w:rsid w:val="00281972"/>
    <w:rsid w:val="0028198A"/>
    <w:rsid w:val="002819EC"/>
    <w:rsid w:val="00281A0C"/>
    <w:rsid w:val="00281B29"/>
    <w:rsid w:val="00281CDA"/>
    <w:rsid w:val="00281EE9"/>
    <w:rsid w:val="00282377"/>
    <w:rsid w:val="0028245E"/>
    <w:rsid w:val="00282488"/>
    <w:rsid w:val="00282569"/>
    <w:rsid w:val="002826A7"/>
    <w:rsid w:val="00282732"/>
    <w:rsid w:val="00282AC0"/>
    <w:rsid w:val="00282B9A"/>
    <w:rsid w:val="00282C6A"/>
    <w:rsid w:val="00282C75"/>
    <w:rsid w:val="00282EE5"/>
    <w:rsid w:val="00282FC8"/>
    <w:rsid w:val="0028304D"/>
    <w:rsid w:val="00283352"/>
    <w:rsid w:val="00283393"/>
    <w:rsid w:val="002834A6"/>
    <w:rsid w:val="002837E2"/>
    <w:rsid w:val="00283A01"/>
    <w:rsid w:val="00283A2D"/>
    <w:rsid w:val="00283A53"/>
    <w:rsid w:val="00283B24"/>
    <w:rsid w:val="00283C3B"/>
    <w:rsid w:val="00283C44"/>
    <w:rsid w:val="00283DB5"/>
    <w:rsid w:val="00283E46"/>
    <w:rsid w:val="00283F31"/>
    <w:rsid w:val="00284085"/>
    <w:rsid w:val="00284405"/>
    <w:rsid w:val="0028459F"/>
    <w:rsid w:val="002845BF"/>
    <w:rsid w:val="0028466D"/>
    <w:rsid w:val="00284676"/>
    <w:rsid w:val="00284735"/>
    <w:rsid w:val="00284763"/>
    <w:rsid w:val="00284A94"/>
    <w:rsid w:val="00284BAC"/>
    <w:rsid w:val="00284C00"/>
    <w:rsid w:val="00284FEE"/>
    <w:rsid w:val="002850AD"/>
    <w:rsid w:val="00285150"/>
    <w:rsid w:val="00285277"/>
    <w:rsid w:val="002852A0"/>
    <w:rsid w:val="00285330"/>
    <w:rsid w:val="002855F2"/>
    <w:rsid w:val="00285718"/>
    <w:rsid w:val="00285963"/>
    <w:rsid w:val="00285B05"/>
    <w:rsid w:val="00285D33"/>
    <w:rsid w:val="00285FA4"/>
    <w:rsid w:val="00286025"/>
    <w:rsid w:val="0028612D"/>
    <w:rsid w:val="002861AA"/>
    <w:rsid w:val="0028632D"/>
    <w:rsid w:val="002863B9"/>
    <w:rsid w:val="00286431"/>
    <w:rsid w:val="002864EF"/>
    <w:rsid w:val="002866D5"/>
    <w:rsid w:val="002867BB"/>
    <w:rsid w:val="00286911"/>
    <w:rsid w:val="00286B51"/>
    <w:rsid w:val="00286B70"/>
    <w:rsid w:val="00286BDC"/>
    <w:rsid w:val="00286E71"/>
    <w:rsid w:val="00286F38"/>
    <w:rsid w:val="00286F75"/>
    <w:rsid w:val="0028702C"/>
    <w:rsid w:val="00287151"/>
    <w:rsid w:val="0028718F"/>
    <w:rsid w:val="0028728C"/>
    <w:rsid w:val="00287379"/>
    <w:rsid w:val="0028743A"/>
    <w:rsid w:val="00287457"/>
    <w:rsid w:val="002874E9"/>
    <w:rsid w:val="00287651"/>
    <w:rsid w:val="002877A5"/>
    <w:rsid w:val="002878B9"/>
    <w:rsid w:val="002879DD"/>
    <w:rsid w:val="00287AD7"/>
    <w:rsid w:val="00290107"/>
    <w:rsid w:val="002901C5"/>
    <w:rsid w:val="00290299"/>
    <w:rsid w:val="002902DD"/>
    <w:rsid w:val="0029034D"/>
    <w:rsid w:val="0029050B"/>
    <w:rsid w:val="002905A6"/>
    <w:rsid w:val="00290816"/>
    <w:rsid w:val="0029090E"/>
    <w:rsid w:val="00290911"/>
    <w:rsid w:val="002909B9"/>
    <w:rsid w:val="00290A5A"/>
    <w:rsid w:val="00290C8C"/>
    <w:rsid w:val="00290ED1"/>
    <w:rsid w:val="00290F63"/>
    <w:rsid w:val="0029110B"/>
    <w:rsid w:val="002912BF"/>
    <w:rsid w:val="002912ED"/>
    <w:rsid w:val="0029139F"/>
    <w:rsid w:val="0029143E"/>
    <w:rsid w:val="002914C6"/>
    <w:rsid w:val="002916E8"/>
    <w:rsid w:val="00291800"/>
    <w:rsid w:val="002918C2"/>
    <w:rsid w:val="002918E3"/>
    <w:rsid w:val="00291967"/>
    <w:rsid w:val="002919E0"/>
    <w:rsid w:val="00291C5D"/>
    <w:rsid w:val="00291D1A"/>
    <w:rsid w:val="00291E8D"/>
    <w:rsid w:val="00291F20"/>
    <w:rsid w:val="00291F93"/>
    <w:rsid w:val="002921FA"/>
    <w:rsid w:val="002922AC"/>
    <w:rsid w:val="0029254B"/>
    <w:rsid w:val="002926E7"/>
    <w:rsid w:val="00292824"/>
    <w:rsid w:val="00292850"/>
    <w:rsid w:val="00292972"/>
    <w:rsid w:val="00292992"/>
    <w:rsid w:val="002929C6"/>
    <w:rsid w:val="002929EF"/>
    <w:rsid w:val="002929F7"/>
    <w:rsid w:val="00292A1B"/>
    <w:rsid w:val="00292BFF"/>
    <w:rsid w:val="00292E1F"/>
    <w:rsid w:val="00292E6C"/>
    <w:rsid w:val="00292EAF"/>
    <w:rsid w:val="00292FBD"/>
    <w:rsid w:val="00292FD2"/>
    <w:rsid w:val="002930C9"/>
    <w:rsid w:val="0029318B"/>
    <w:rsid w:val="0029320B"/>
    <w:rsid w:val="002932D6"/>
    <w:rsid w:val="00293492"/>
    <w:rsid w:val="00293529"/>
    <w:rsid w:val="00293934"/>
    <w:rsid w:val="002939F8"/>
    <w:rsid w:val="00293C81"/>
    <w:rsid w:val="00293D1C"/>
    <w:rsid w:val="00293E01"/>
    <w:rsid w:val="00293E12"/>
    <w:rsid w:val="00293F5B"/>
    <w:rsid w:val="0029407D"/>
    <w:rsid w:val="002942DF"/>
    <w:rsid w:val="002942F7"/>
    <w:rsid w:val="0029457D"/>
    <w:rsid w:val="002947A6"/>
    <w:rsid w:val="0029490A"/>
    <w:rsid w:val="00294DCB"/>
    <w:rsid w:val="00294F1A"/>
    <w:rsid w:val="00294F26"/>
    <w:rsid w:val="00295170"/>
    <w:rsid w:val="0029517C"/>
    <w:rsid w:val="00295580"/>
    <w:rsid w:val="00295756"/>
    <w:rsid w:val="00295787"/>
    <w:rsid w:val="002958E4"/>
    <w:rsid w:val="0029597F"/>
    <w:rsid w:val="002959B5"/>
    <w:rsid w:val="00295A24"/>
    <w:rsid w:val="00295AA7"/>
    <w:rsid w:val="00295F82"/>
    <w:rsid w:val="00295F87"/>
    <w:rsid w:val="002960A4"/>
    <w:rsid w:val="00296448"/>
    <w:rsid w:val="0029650E"/>
    <w:rsid w:val="002966DF"/>
    <w:rsid w:val="002966F8"/>
    <w:rsid w:val="002967D0"/>
    <w:rsid w:val="00296ACB"/>
    <w:rsid w:val="00296B46"/>
    <w:rsid w:val="00296B92"/>
    <w:rsid w:val="00296C2F"/>
    <w:rsid w:val="00296D5D"/>
    <w:rsid w:val="00297137"/>
    <w:rsid w:val="00297203"/>
    <w:rsid w:val="00297479"/>
    <w:rsid w:val="0029751C"/>
    <w:rsid w:val="002976BB"/>
    <w:rsid w:val="00297706"/>
    <w:rsid w:val="0029773F"/>
    <w:rsid w:val="00297D0B"/>
    <w:rsid w:val="00297D5D"/>
    <w:rsid w:val="00297E7B"/>
    <w:rsid w:val="00297F2A"/>
    <w:rsid w:val="00297F76"/>
    <w:rsid w:val="002A038C"/>
    <w:rsid w:val="002A03F1"/>
    <w:rsid w:val="002A0498"/>
    <w:rsid w:val="002A090B"/>
    <w:rsid w:val="002A09C4"/>
    <w:rsid w:val="002A0A99"/>
    <w:rsid w:val="002A0B38"/>
    <w:rsid w:val="002A0BC5"/>
    <w:rsid w:val="002A0D09"/>
    <w:rsid w:val="002A0DC6"/>
    <w:rsid w:val="002A0E1B"/>
    <w:rsid w:val="002A0E5B"/>
    <w:rsid w:val="002A0F48"/>
    <w:rsid w:val="002A1222"/>
    <w:rsid w:val="002A12AA"/>
    <w:rsid w:val="002A12DF"/>
    <w:rsid w:val="002A12E4"/>
    <w:rsid w:val="002A1400"/>
    <w:rsid w:val="002A1407"/>
    <w:rsid w:val="002A143E"/>
    <w:rsid w:val="002A144D"/>
    <w:rsid w:val="002A1469"/>
    <w:rsid w:val="002A14B7"/>
    <w:rsid w:val="002A14D9"/>
    <w:rsid w:val="002A150C"/>
    <w:rsid w:val="002A15A0"/>
    <w:rsid w:val="002A1926"/>
    <w:rsid w:val="002A1953"/>
    <w:rsid w:val="002A19AA"/>
    <w:rsid w:val="002A1A2E"/>
    <w:rsid w:val="002A1AA1"/>
    <w:rsid w:val="002A1ABE"/>
    <w:rsid w:val="002A1AE4"/>
    <w:rsid w:val="002A1C16"/>
    <w:rsid w:val="002A1D99"/>
    <w:rsid w:val="002A1FFA"/>
    <w:rsid w:val="002A2234"/>
    <w:rsid w:val="002A22A2"/>
    <w:rsid w:val="002A23B1"/>
    <w:rsid w:val="002A2850"/>
    <w:rsid w:val="002A290C"/>
    <w:rsid w:val="002A290F"/>
    <w:rsid w:val="002A29A7"/>
    <w:rsid w:val="002A2B58"/>
    <w:rsid w:val="002A2C36"/>
    <w:rsid w:val="002A2C99"/>
    <w:rsid w:val="002A2D3A"/>
    <w:rsid w:val="002A2D42"/>
    <w:rsid w:val="002A2F75"/>
    <w:rsid w:val="002A2FC5"/>
    <w:rsid w:val="002A301E"/>
    <w:rsid w:val="002A3024"/>
    <w:rsid w:val="002A304E"/>
    <w:rsid w:val="002A308F"/>
    <w:rsid w:val="002A31E3"/>
    <w:rsid w:val="002A35E8"/>
    <w:rsid w:val="002A3666"/>
    <w:rsid w:val="002A38B4"/>
    <w:rsid w:val="002A3976"/>
    <w:rsid w:val="002A39E2"/>
    <w:rsid w:val="002A3AA9"/>
    <w:rsid w:val="002A3D3C"/>
    <w:rsid w:val="002A3E1D"/>
    <w:rsid w:val="002A3EB4"/>
    <w:rsid w:val="002A3F39"/>
    <w:rsid w:val="002A403D"/>
    <w:rsid w:val="002A4112"/>
    <w:rsid w:val="002A493D"/>
    <w:rsid w:val="002A4B3F"/>
    <w:rsid w:val="002A4B76"/>
    <w:rsid w:val="002A4D30"/>
    <w:rsid w:val="002A4D57"/>
    <w:rsid w:val="002A4D88"/>
    <w:rsid w:val="002A4F23"/>
    <w:rsid w:val="002A507E"/>
    <w:rsid w:val="002A509E"/>
    <w:rsid w:val="002A50AB"/>
    <w:rsid w:val="002A50C8"/>
    <w:rsid w:val="002A52ED"/>
    <w:rsid w:val="002A5342"/>
    <w:rsid w:val="002A539D"/>
    <w:rsid w:val="002A53F5"/>
    <w:rsid w:val="002A547C"/>
    <w:rsid w:val="002A54AF"/>
    <w:rsid w:val="002A54B8"/>
    <w:rsid w:val="002A57C7"/>
    <w:rsid w:val="002A5BE9"/>
    <w:rsid w:val="002A5CC4"/>
    <w:rsid w:val="002A5CF3"/>
    <w:rsid w:val="002A5DF9"/>
    <w:rsid w:val="002A5FE0"/>
    <w:rsid w:val="002A5FE5"/>
    <w:rsid w:val="002A5FEA"/>
    <w:rsid w:val="002A6210"/>
    <w:rsid w:val="002A6214"/>
    <w:rsid w:val="002A638C"/>
    <w:rsid w:val="002A6478"/>
    <w:rsid w:val="002A677D"/>
    <w:rsid w:val="002A6787"/>
    <w:rsid w:val="002A67DB"/>
    <w:rsid w:val="002A6805"/>
    <w:rsid w:val="002A6A5E"/>
    <w:rsid w:val="002A6C62"/>
    <w:rsid w:val="002A6D62"/>
    <w:rsid w:val="002A6E14"/>
    <w:rsid w:val="002A6E9B"/>
    <w:rsid w:val="002A6F6E"/>
    <w:rsid w:val="002A6F71"/>
    <w:rsid w:val="002A72FC"/>
    <w:rsid w:val="002A751B"/>
    <w:rsid w:val="002A752F"/>
    <w:rsid w:val="002A75D3"/>
    <w:rsid w:val="002A7668"/>
    <w:rsid w:val="002A7675"/>
    <w:rsid w:val="002A769E"/>
    <w:rsid w:val="002A796E"/>
    <w:rsid w:val="002A79BB"/>
    <w:rsid w:val="002A7AFE"/>
    <w:rsid w:val="002A7B2B"/>
    <w:rsid w:val="002A7C5E"/>
    <w:rsid w:val="002A7F91"/>
    <w:rsid w:val="002A7FBA"/>
    <w:rsid w:val="002B009B"/>
    <w:rsid w:val="002B00B8"/>
    <w:rsid w:val="002B00DE"/>
    <w:rsid w:val="002B015B"/>
    <w:rsid w:val="002B01D6"/>
    <w:rsid w:val="002B029C"/>
    <w:rsid w:val="002B02BA"/>
    <w:rsid w:val="002B06AF"/>
    <w:rsid w:val="002B06C4"/>
    <w:rsid w:val="002B091F"/>
    <w:rsid w:val="002B0A71"/>
    <w:rsid w:val="002B0AE4"/>
    <w:rsid w:val="002B0C2B"/>
    <w:rsid w:val="002B0CD0"/>
    <w:rsid w:val="002B0E12"/>
    <w:rsid w:val="002B0E16"/>
    <w:rsid w:val="002B0ED1"/>
    <w:rsid w:val="002B1108"/>
    <w:rsid w:val="002B1467"/>
    <w:rsid w:val="002B1686"/>
    <w:rsid w:val="002B175D"/>
    <w:rsid w:val="002B19BA"/>
    <w:rsid w:val="002B1C37"/>
    <w:rsid w:val="002B1D80"/>
    <w:rsid w:val="002B1DD7"/>
    <w:rsid w:val="002B1EE8"/>
    <w:rsid w:val="002B1EFB"/>
    <w:rsid w:val="002B1F9B"/>
    <w:rsid w:val="002B2250"/>
    <w:rsid w:val="002B2285"/>
    <w:rsid w:val="002B24DF"/>
    <w:rsid w:val="002B252C"/>
    <w:rsid w:val="002B2857"/>
    <w:rsid w:val="002B28C6"/>
    <w:rsid w:val="002B295F"/>
    <w:rsid w:val="002B2AB9"/>
    <w:rsid w:val="002B2C9F"/>
    <w:rsid w:val="002B2D64"/>
    <w:rsid w:val="002B2E78"/>
    <w:rsid w:val="002B2E84"/>
    <w:rsid w:val="002B2F71"/>
    <w:rsid w:val="002B317F"/>
    <w:rsid w:val="002B324A"/>
    <w:rsid w:val="002B33DD"/>
    <w:rsid w:val="002B3414"/>
    <w:rsid w:val="002B3426"/>
    <w:rsid w:val="002B354B"/>
    <w:rsid w:val="002B3601"/>
    <w:rsid w:val="002B365A"/>
    <w:rsid w:val="002B3775"/>
    <w:rsid w:val="002B37BF"/>
    <w:rsid w:val="002B37C5"/>
    <w:rsid w:val="002B3962"/>
    <w:rsid w:val="002B3998"/>
    <w:rsid w:val="002B3A86"/>
    <w:rsid w:val="002B3B14"/>
    <w:rsid w:val="002B3B85"/>
    <w:rsid w:val="002B3CA4"/>
    <w:rsid w:val="002B3D45"/>
    <w:rsid w:val="002B3DB5"/>
    <w:rsid w:val="002B3E7D"/>
    <w:rsid w:val="002B3F39"/>
    <w:rsid w:val="002B4130"/>
    <w:rsid w:val="002B4281"/>
    <w:rsid w:val="002B4382"/>
    <w:rsid w:val="002B43CE"/>
    <w:rsid w:val="002B4540"/>
    <w:rsid w:val="002B4B44"/>
    <w:rsid w:val="002B4BF3"/>
    <w:rsid w:val="002B4CCF"/>
    <w:rsid w:val="002B4D8A"/>
    <w:rsid w:val="002B508F"/>
    <w:rsid w:val="002B510A"/>
    <w:rsid w:val="002B5146"/>
    <w:rsid w:val="002B528D"/>
    <w:rsid w:val="002B52DA"/>
    <w:rsid w:val="002B53F5"/>
    <w:rsid w:val="002B543E"/>
    <w:rsid w:val="002B5522"/>
    <w:rsid w:val="002B57A9"/>
    <w:rsid w:val="002B57D3"/>
    <w:rsid w:val="002B586E"/>
    <w:rsid w:val="002B599D"/>
    <w:rsid w:val="002B5A1E"/>
    <w:rsid w:val="002B5BE7"/>
    <w:rsid w:val="002B5C3F"/>
    <w:rsid w:val="002B5DCE"/>
    <w:rsid w:val="002B5E45"/>
    <w:rsid w:val="002B5F38"/>
    <w:rsid w:val="002B605B"/>
    <w:rsid w:val="002B6168"/>
    <w:rsid w:val="002B6249"/>
    <w:rsid w:val="002B63DD"/>
    <w:rsid w:val="002B66B5"/>
    <w:rsid w:val="002B67F0"/>
    <w:rsid w:val="002B69DD"/>
    <w:rsid w:val="002B6AB8"/>
    <w:rsid w:val="002B6C11"/>
    <w:rsid w:val="002B6C69"/>
    <w:rsid w:val="002B708C"/>
    <w:rsid w:val="002B72AB"/>
    <w:rsid w:val="002B7372"/>
    <w:rsid w:val="002B7375"/>
    <w:rsid w:val="002B73A6"/>
    <w:rsid w:val="002B73CD"/>
    <w:rsid w:val="002B7488"/>
    <w:rsid w:val="002B7575"/>
    <w:rsid w:val="002B7A4E"/>
    <w:rsid w:val="002B7A57"/>
    <w:rsid w:val="002B7AC5"/>
    <w:rsid w:val="002B7CB2"/>
    <w:rsid w:val="002B7E4A"/>
    <w:rsid w:val="002B7E93"/>
    <w:rsid w:val="002C004D"/>
    <w:rsid w:val="002C00EE"/>
    <w:rsid w:val="002C0135"/>
    <w:rsid w:val="002C0218"/>
    <w:rsid w:val="002C03D8"/>
    <w:rsid w:val="002C059B"/>
    <w:rsid w:val="002C0607"/>
    <w:rsid w:val="002C0859"/>
    <w:rsid w:val="002C0A0D"/>
    <w:rsid w:val="002C0A74"/>
    <w:rsid w:val="002C0D3D"/>
    <w:rsid w:val="002C0DBD"/>
    <w:rsid w:val="002C0FCC"/>
    <w:rsid w:val="002C10A5"/>
    <w:rsid w:val="002C10D7"/>
    <w:rsid w:val="002C11DC"/>
    <w:rsid w:val="002C1307"/>
    <w:rsid w:val="002C144A"/>
    <w:rsid w:val="002C1631"/>
    <w:rsid w:val="002C169E"/>
    <w:rsid w:val="002C1736"/>
    <w:rsid w:val="002C175D"/>
    <w:rsid w:val="002C1831"/>
    <w:rsid w:val="002C18A7"/>
    <w:rsid w:val="002C18C0"/>
    <w:rsid w:val="002C1A0B"/>
    <w:rsid w:val="002C1BAC"/>
    <w:rsid w:val="002C1CA1"/>
    <w:rsid w:val="002C1D46"/>
    <w:rsid w:val="002C1D49"/>
    <w:rsid w:val="002C1E52"/>
    <w:rsid w:val="002C2133"/>
    <w:rsid w:val="002C2220"/>
    <w:rsid w:val="002C2265"/>
    <w:rsid w:val="002C2391"/>
    <w:rsid w:val="002C2447"/>
    <w:rsid w:val="002C25A8"/>
    <w:rsid w:val="002C260A"/>
    <w:rsid w:val="002C2A08"/>
    <w:rsid w:val="002C2A9B"/>
    <w:rsid w:val="002C2CF2"/>
    <w:rsid w:val="002C2FC4"/>
    <w:rsid w:val="002C2FEB"/>
    <w:rsid w:val="002C3192"/>
    <w:rsid w:val="002C3315"/>
    <w:rsid w:val="002C3323"/>
    <w:rsid w:val="002C3671"/>
    <w:rsid w:val="002C36A7"/>
    <w:rsid w:val="002C36EB"/>
    <w:rsid w:val="002C39E4"/>
    <w:rsid w:val="002C3A0C"/>
    <w:rsid w:val="002C3B17"/>
    <w:rsid w:val="002C3B68"/>
    <w:rsid w:val="002C3B7E"/>
    <w:rsid w:val="002C3DB6"/>
    <w:rsid w:val="002C40AC"/>
    <w:rsid w:val="002C425F"/>
    <w:rsid w:val="002C4313"/>
    <w:rsid w:val="002C43D9"/>
    <w:rsid w:val="002C449B"/>
    <w:rsid w:val="002C44B2"/>
    <w:rsid w:val="002C4602"/>
    <w:rsid w:val="002C46AD"/>
    <w:rsid w:val="002C481D"/>
    <w:rsid w:val="002C4830"/>
    <w:rsid w:val="002C4B6C"/>
    <w:rsid w:val="002C4D3D"/>
    <w:rsid w:val="002C4E5B"/>
    <w:rsid w:val="002C4EB3"/>
    <w:rsid w:val="002C505E"/>
    <w:rsid w:val="002C50F7"/>
    <w:rsid w:val="002C514B"/>
    <w:rsid w:val="002C520F"/>
    <w:rsid w:val="002C5282"/>
    <w:rsid w:val="002C538E"/>
    <w:rsid w:val="002C5736"/>
    <w:rsid w:val="002C58D3"/>
    <w:rsid w:val="002C5918"/>
    <w:rsid w:val="002C5956"/>
    <w:rsid w:val="002C5C2D"/>
    <w:rsid w:val="002C5CA2"/>
    <w:rsid w:val="002C5FA4"/>
    <w:rsid w:val="002C5FDC"/>
    <w:rsid w:val="002C602E"/>
    <w:rsid w:val="002C6115"/>
    <w:rsid w:val="002C61CD"/>
    <w:rsid w:val="002C631C"/>
    <w:rsid w:val="002C631F"/>
    <w:rsid w:val="002C65C1"/>
    <w:rsid w:val="002C67CE"/>
    <w:rsid w:val="002C6808"/>
    <w:rsid w:val="002C689A"/>
    <w:rsid w:val="002C68CE"/>
    <w:rsid w:val="002C6A75"/>
    <w:rsid w:val="002C6D45"/>
    <w:rsid w:val="002C6DC2"/>
    <w:rsid w:val="002C6EB9"/>
    <w:rsid w:val="002C7195"/>
    <w:rsid w:val="002C71ED"/>
    <w:rsid w:val="002C7205"/>
    <w:rsid w:val="002C72B9"/>
    <w:rsid w:val="002C72E7"/>
    <w:rsid w:val="002C7384"/>
    <w:rsid w:val="002C7652"/>
    <w:rsid w:val="002C78C9"/>
    <w:rsid w:val="002C7D70"/>
    <w:rsid w:val="002C7EBE"/>
    <w:rsid w:val="002C7F44"/>
    <w:rsid w:val="002D019F"/>
    <w:rsid w:val="002D01E1"/>
    <w:rsid w:val="002D038B"/>
    <w:rsid w:val="002D09CF"/>
    <w:rsid w:val="002D0AF7"/>
    <w:rsid w:val="002D0B3C"/>
    <w:rsid w:val="002D0BC1"/>
    <w:rsid w:val="002D0C25"/>
    <w:rsid w:val="002D0D01"/>
    <w:rsid w:val="002D0E89"/>
    <w:rsid w:val="002D0FE3"/>
    <w:rsid w:val="002D11C3"/>
    <w:rsid w:val="002D1781"/>
    <w:rsid w:val="002D17A0"/>
    <w:rsid w:val="002D181C"/>
    <w:rsid w:val="002D182D"/>
    <w:rsid w:val="002D1964"/>
    <w:rsid w:val="002D1A66"/>
    <w:rsid w:val="002D1A72"/>
    <w:rsid w:val="002D1B3E"/>
    <w:rsid w:val="002D1B7F"/>
    <w:rsid w:val="002D1BEB"/>
    <w:rsid w:val="002D1CC3"/>
    <w:rsid w:val="002D1E21"/>
    <w:rsid w:val="002D1E82"/>
    <w:rsid w:val="002D1FD2"/>
    <w:rsid w:val="002D206E"/>
    <w:rsid w:val="002D208B"/>
    <w:rsid w:val="002D21B8"/>
    <w:rsid w:val="002D23AB"/>
    <w:rsid w:val="002D23D5"/>
    <w:rsid w:val="002D2432"/>
    <w:rsid w:val="002D2440"/>
    <w:rsid w:val="002D266F"/>
    <w:rsid w:val="002D2671"/>
    <w:rsid w:val="002D27BC"/>
    <w:rsid w:val="002D28E1"/>
    <w:rsid w:val="002D2AFE"/>
    <w:rsid w:val="002D2BB8"/>
    <w:rsid w:val="002D2CAE"/>
    <w:rsid w:val="002D2DD4"/>
    <w:rsid w:val="002D3085"/>
    <w:rsid w:val="002D3357"/>
    <w:rsid w:val="002D347E"/>
    <w:rsid w:val="002D35FE"/>
    <w:rsid w:val="002D365C"/>
    <w:rsid w:val="002D382C"/>
    <w:rsid w:val="002D389C"/>
    <w:rsid w:val="002D3971"/>
    <w:rsid w:val="002D3973"/>
    <w:rsid w:val="002D39BE"/>
    <w:rsid w:val="002D3A4C"/>
    <w:rsid w:val="002D3CAB"/>
    <w:rsid w:val="002D3D91"/>
    <w:rsid w:val="002D3FF2"/>
    <w:rsid w:val="002D4081"/>
    <w:rsid w:val="002D414C"/>
    <w:rsid w:val="002D43E6"/>
    <w:rsid w:val="002D4465"/>
    <w:rsid w:val="002D48C2"/>
    <w:rsid w:val="002D4956"/>
    <w:rsid w:val="002D4C24"/>
    <w:rsid w:val="002D4EBF"/>
    <w:rsid w:val="002D5266"/>
    <w:rsid w:val="002D530B"/>
    <w:rsid w:val="002D5589"/>
    <w:rsid w:val="002D55B2"/>
    <w:rsid w:val="002D5754"/>
    <w:rsid w:val="002D5862"/>
    <w:rsid w:val="002D58E9"/>
    <w:rsid w:val="002D5987"/>
    <w:rsid w:val="002D5C02"/>
    <w:rsid w:val="002D5C9E"/>
    <w:rsid w:val="002D5CA5"/>
    <w:rsid w:val="002D5D44"/>
    <w:rsid w:val="002D5D50"/>
    <w:rsid w:val="002D5DD4"/>
    <w:rsid w:val="002D61B2"/>
    <w:rsid w:val="002D63FF"/>
    <w:rsid w:val="002D6671"/>
    <w:rsid w:val="002D673C"/>
    <w:rsid w:val="002D68DB"/>
    <w:rsid w:val="002D6A26"/>
    <w:rsid w:val="002D6ABC"/>
    <w:rsid w:val="002D6B10"/>
    <w:rsid w:val="002D6BA3"/>
    <w:rsid w:val="002D6F37"/>
    <w:rsid w:val="002D6F68"/>
    <w:rsid w:val="002D7043"/>
    <w:rsid w:val="002D711F"/>
    <w:rsid w:val="002D71C1"/>
    <w:rsid w:val="002D71C3"/>
    <w:rsid w:val="002D7239"/>
    <w:rsid w:val="002D7306"/>
    <w:rsid w:val="002D74A0"/>
    <w:rsid w:val="002D755A"/>
    <w:rsid w:val="002D7572"/>
    <w:rsid w:val="002D7775"/>
    <w:rsid w:val="002D780F"/>
    <w:rsid w:val="002D787C"/>
    <w:rsid w:val="002D793C"/>
    <w:rsid w:val="002D79B6"/>
    <w:rsid w:val="002D7A6B"/>
    <w:rsid w:val="002D7D77"/>
    <w:rsid w:val="002D7E89"/>
    <w:rsid w:val="002D7F09"/>
    <w:rsid w:val="002E003D"/>
    <w:rsid w:val="002E04E8"/>
    <w:rsid w:val="002E05B6"/>
    <w:rsid w:val="002E0A2F"/>
    <w:rsid w:val="002E0C49"/>
    <w:rsid w:val="002E0C76"/>
    <w:rsid w:val="002E0CFC"/>
    <w:rsid w:val="002E0DBD"/>
    <w:rsid w:val="002E0F41"/>
    <w:rsid w:val="002E127D"/>
    <w:rsid w:val="002E136C"/>
    <w:rsid w:val="002E13E8"/>
    <w:rsid w:val="002E13F8"/>
    <w:rsid w:val="002E1508"/>
    <w:rsid w:val="002E1560"/>
    <w:rsid w:val="002E1713"/>
    <w:rsid w:val="002E1750"/>
    <w:rsid w:val="002E1A37"/>
    <w:rsid w:val="002E1A8A"/>
    <w:rsid w:val="002E1AC3"/>
    <w:rsid w:val="002E1AFF"/>
    <w:rsid w:val="002E1CED"/>
    <w:rsid w:val="002E1D36"/>
    <w:rsid w:val="002E1D70"/>
    <w:rsid w:val="002E1D8F"/>
    <w:rsid w:val="002E2028"/>
    <w:rsid w:val="002E22B3"/>
    <w:rsid w:val="002E22F6"/>
    <w:rsid w:val="002E244B"/>
    <w:rsid w:val="002E24BD"/>
    <w:rsid w:val="002E2573"/>
    <w:rsid w:val="002E25EE"/>
    <w:rsid w:val="002E26ED"/>
    <w:rsid w:val="002E284D"/>
    <w:rsid w:val="002E28F1"/>
    <w:rsid w:val="002E293F"/>
    <w:rsid w:val="002E2996"/>
    <w:rsid w:val="002E2CB3"/>
    <w:rsid w:val="002E2D4F"/>
    <w:rsid w:val="002E2EEF"/>
    <w:rsid w:val="002E31CF"/>
    <w:rsid w:val="002E33C7"/>
    <w:rsid w:val="002E33D6"/>
    <w:rsid w:val="002E347B"/>
    <w:rsid w:val="002E3565"/>
    <w:rsid w:val="002E3706"/>
    <w:rsid w:val="002E37F6"/>
    <w:rsid w:val="002E380C"/>
    <w:rsid w:val="002E382C"/>
    <w:rsid w:val="002E3A0A"/>
    <w:rsid w:val="002E3C0B"/>
    <w:rsid w:val="002E3C2A"/>
    <w:rsid w:val="002E3E0F"/>
    <w:rsid w:val="002E3E44"/>
    <w:rsid w:val="002E3E7E"/>
    <w:rsid w:val="002E3E83"/>
    <w:rsid w:val="002E3EA0"/>
    <w:rsid w:val="002E4024"/>
    <w:rsid w:val="002E42C4"/>
    <w:rsid w:val="002E437E"/>
    <w:rsid w:val="002E44ED"/>
    <w:rsid w:val="002E4520"/>
    <w:rsid w:val="002E47F2"/>
    <w:rsid w:val="002E4835"/>
    <w:rsid w:val="002E4887"/>
    <w:rsid w:val="002E48BE"/>
    <w:rsid w:val="002E4933"/>
    <w:rsid w:val="002E4A94"/>
    <w:rsid w:val="002E4AB1"/>
    <w:rsid w:val="002E4AE0"/>
    <w:rsid w:val="002E4B8A"/>
    <w:rsid w:val="002E4B90"/>
    <w:rsid w:val="002E5041"/>
    <w:rsid w:val="002E5420"/>
    <w:rsid w:val="002E5488"/>
    <w:rsid w:val="002E55CB"/>
    <w:rsid w:val="002E55D8"/>
    <w:rsid w:val="002E5675"/>
    <w:rsid w:val="002E582B"/>
    <w:rsid w:val="002E5922"/>
    <w:rsid w:val="002E5A9E"/>
    <w:rsid w:val="002E5B92"/>
    <w:rsid w:val="002E5CE0"/>
    <w:rsid w:val="002E5EDE"/>
    <w:rsid w:val="002E60C0"/>
    <w:rsid w:val="002E615A"/>
    <w:rsid w:val="002E6332"/>
    <w:rsid w:val="002E6630"/>
    <w:rsid w:val="002E671D"/>
    <w:rsid w:val="002E67A5"/>
    <w:rsid w:val="002E6864"/>
    <w:rsid w:val="002E68C9"/>
    <w:rsid w:val="002E6B97"/>
    <w:rsid w:val="002E6D1D"/>
    <w:rsid w:val="002E6E3C"/>
    <w:rsid w:val="002E6E9C"/>
    <w:rsid w:val="002E6EDC"/>
    <w:rsid w:val="002E6FC6"/>
    <w:rsid w:val="002E71A3"/>
    <w:rsid w:val="002E71E9"/>
    <w:rsid w:val="002E751B"/>
    <w:rsid w:val="002E7574"/>
    <w:rsid w:val="002E796E"/>
    <w:rsid w:val="002E7980"/>
    <w:rsid w:val="002E7A1B"/>
    <w:rsid w:val="002E7B12"/>
    <w:rsid w:val="002E7C94"/>
    <w:rsid w:val="002E7D58"/>
    <w:rsid w:val="002E7DBE"/>
    <w:rsid w:val="002E7E46"/>
    <w:rsid w:val="002E7F0E"/>
    <w:rsid w:val="002E7F97"/>
    <w:rsid w:val="002F02DC"/>
    <w:rsid w:val="002F03E0"/>
    <w:rsid w:val="002F03F0"/>
    <w:rsid w:val="002F05E6"/>
    <w:rsid w:val="002F0617"/>
    <w:rsid w:val="002F0777"/>
    <w:rsid w:val="002F087B"/>
    <w:rsid w:val="002F0B07"/>
    <w:rsid w:val="002F0B2A"/>
    <w:rsid w:val="002F0D03"/>
    <w:rsid w:val="002F0D52"/>
    <w:rsid w:val="002F0FE2"/>
    <w:rsid w:val="002F1148"/>
    <w:rsid w:val="002F1172"/>
    <w:rsid w:val="002F1334"/>
    <w:rsid w:val="002F13BA"/>
    <w:rsid w:val="002F159F"/>
    <w:rsid w:val="002F15AF"/>
    <w:rsid w:val="002F1642"/>
    <w:rsid w:val="002F1777"/>
    <w:rsid w:val="002F187A"/>
    <w:rsid w:val="002F1886"/>
    <w:rsid w:val="002F1AFF"/>
    <w:rsid w:val="002F1B14"/>
    <w:rsid w:val="002F1B1A"/>
    <w:rsid w:val="002F1C71"/>
    <w:rsid w:val="002F1EDC"/>
    <w:rsid w:val="002F1F74"/>
    <w:rsid w:val="002F219F"/>
    <w:rsid w:val="002F2345"/>
    <w:rsid w:val="002F2431"/>
    <w:rsid w:val="002F2458"/>
    <w:rsid w:val="002F24B2"/>
    <w:rsid w:val="002F250D"/>
    <w:rsid w:val="002F28FB"/>
    <w:rsid w:val="002F2917"/>
    <w:rsid w:val="002F2C3B"/>
    <w:rsid w:val="002F2C48"/>
    <w:rsid w:val="002F2EC5"/>
    <w:rsid w:val="002F3288"/>
    <w:rsid w:val="002F3311"/>
    <w:rsid w:val="002F3420"/>
    <w:rsid w:val="002F3531"/>
    <w:rsid w:val="002F3745"/>
    <w:rsid w:val="002F386E"/>
    <w:rsid w:val="002F390B"/>
    <w:rsid w:val="002F39E9"/>
    <w:rsid w:val="002F3AE3"/>
    <w:rsid w:val="002F3B30"/>
    <w:rsid w:val="002F3C2D"/>
    <w:rsid w:val="002F3C6E"/>
    <w:rsid w:val="002F3DD7"/>
    <w:rsid w:val="002F3ECD"/>
    <w:rsid w:val="002F3FFE"/>
    <w:rsid w:val="002F418A"/>
    <w:rsid w:val="002F4263"/>
    <w:rsid w:val="002F42C1"/>
    <w:rsid w:val="002F4311"/>
    <w:rsid w:val="002F4485"/>
    <w:rsid w:val="002F4536"/>
    <w:rsid w:val="002F45C4"/>
    <w:rsid w:val="002F46DE"/>
    <w:rsid w:val="002F493D"/>
    <w:rsid w:val="002F4A25"/>
    <w:rsid w:val="002F4AAA"/>
    <w:rsid w:val="002F4AF6"/>
    <w:rsid w:val="002F4B44"/>
    <w:rsid w:val="002F4CFF"/>
    <w:rsid w:val="002F4F84"/>
    <w:rsid w:val="002F5003"/>
    <w:rsid w:val="002F50A1"/>
    <w:rsid w:val="002F51F0"/>
    <w:rsid w:val="002F52C4"/>
    <w:rsid w:val="002F5451"/>
    <w:rsid w:val="002F583C"/>
    <w:rsid w:val="002F5919"/>
    <w:rsid w:val="002F59C6"/>
    <w:rsid w:val="002F5DC2"/>
    <w:rsid w:val="002F5E02"/>
    <w:rsid w:val="002F5F14"/>
    <w:rsid w:val="002F5FF2"/>
    <w:rsid w:val="002F6256"/>
    <w:rsid w:val="002F63CE"/>
    <w:rsid w:val="002F63CF"/>
    <w:rsid w:val="002F6411"/>
    <w:rsid w:val="002F64B4"/>
    <w:rsid w:val="002F64D9"/>
    <w:rsid w:val="002F6563"/>
    <w:rsid w:val="002F67F7"/>
    <w:rsid w:val="002F67FD"/>
    <w:rsid w:val="002F6959"/>
    <w:rsid w:val="002F695E"/>
    <w:rsid w:val="002F6BD7"/>
    <w:rsid w:val="002F6E2B"/>
    <w:rsid w:val="002F6E58"/>
    <w:rsid w:val="002F6E90"/>
    <w:rsid w:val="002F70B8"/>
    <w:rsid w:val="002F70F8"/>
    <w:rsid w:val="002F7182"/>
    <w:rsid w:val="002F7288"/>
    <w:rsid w:val="002F7829"/>
    <w:rsid w:val="002F7944"/>
    <w:rsid w:val="002F79F1"/>
    <w:rsid w:val="002F7A37"/>
    <w:rsid w:val="002F7AC2"/>
    <w:rsid w:val="002F7D2F"/>
    <w:rsid w:val="0030007C"/>
    <w:rsid w:val="003000D4"/>
    <w:rsid w:val="00300311"/>
    <w:rsid w:val="003005CC"/>
    <w:rsid w:val="003007F4"/>
    <w:rsid w:val="00300973"/>
    <w:rsid w:val="00300B65"/>
    <w:rsid w:val="00300BAD"/>
    <w:rsid w:val="00300D61"/>
    <w:rsid w:val="00300DCE"/>
    <w:rsid w:val="00300DD8"/>
    <w:rsid w:val="00300F2E"/>
    <w:rsid w:val="00300FB7"/>
    <w:rsid w:val="00301105"/>
    <w:rsid w:val="00301538"/>
    <w:rsid w:val="0030154A"/>
    <w:rsid w:val="0030155A"/>
    <w:rsid w:val="003016B3"/>
    <w:rsid w:val="00301724"/>
    <w:rsid w:val="00301930"/>
    <w:rsid w:val="00301993"/>
    <w:rsid w:val="00301BA5"/>
    <w:rsid w:val="00301D9A"/>
    <w:rsid w:val="00301DE8"/>
    <w:rsid w:val="00301F0F"/>
    <w:rsid w:val="0030203D"/>
    <w:rsid w:val="00302048"/>
    <w:rsid w:val="00302093"/>
    <w:rsid w:val="003020BC"/>
    <w:rsid w:val="00302304"/>
    <w:rsid w:val="00302440"/>
    <w:rsid w:val="003024C7"/>
    <w:rsid w:val="0030258A"/>
    <w:rsid w:val="003025C1"/>
    <w:rsid w:val="00302652"/>
    <w:rsid w:val="003026AF"/>
    <w:rsid w:val="003027C9"/>
    <w:rsid w:val="00302850"/>
    <w:rsid w:val="003028C3"/>
    <w:rsid w:val="00302906"/>
    <w:rsid w:val="00302960"/>
    <w:rsid w:val="00302A7D"/>
    <w:rsid w:val="00302A83"/>
    <w:rsid w:val="00302B44"/>
    <w:rsid w:val="00302B7A"/>
    <w:rsid w:val="00302BDC"/>
    <w:rsid w:val="00302DA6"/>
    <w:rsid w:val="00302DF2"/>
    <w:rsid w:val="00302E06"/>
    <w:rsid w:val="0030302C"/>
    <w:rsid w:val="003031CE"/>
    <w:rsid w:val="003033C6"/>
    <w:rsid w:val="0030357B"/>
    <w:rsid w:val="003036B8"/>
    <w:rsid w:val="0030383A"/>
    <w:rsid w:val="003038A0"/>
    <w:rsid w:val="00303AA5"/>
    <w:rsid w:val="00303AF2"/>
    <w:rsid w:val="00303D99"/>
    <w:rsid w:val="00303E94"/>
    <w:rsid w:val="00303E9D"/>
    <w:rsid w:val="00303EC7"/>
    <w:rsid w:val="00303F16"/>
    <w:rsid w:val="00303FD6"/>
    <w:rsid w:val="00303FF6"/>
    <w:rsid w:val="003040C6"/>
    <w:rsid w:val="003041F9"/>
    <w:rsid w:val="0030428A"/>
    <w:rsid w:val="00304321"/>
    <w:rsid w:val="00304333"/>
    <w:rsid w:val="003043CE"/>
    <w:rsid w:val="00304492"/>
    <w:rsid w:val="003044E3"/>
    <w:rsid w:val="00304537"/>
    <w:rsid w:val="0030460F"/>
    <w:rsid w:val="003047A5"/>
    <w:rsid w:val="0030480C"/>
    <w:rsid w:val="003048F3"/>
    <w:rsid w:val="00304987"/>
    <w:rsid w:val="00304A15"/>
    <w:rsid w:val="00304A6F"/>
    <w:rsid w:val="00304B00"/>
    <w:rsid w:val="00304B4F"/>
    <w:rsid w:val="00304BCA"/>
    <w:rsid w:val="00304C36"/>
    <w:rsid w:val="00304C8E"/>
    <w:rsid w:val="00304ED0"/>
    <w:rsid w:val="00305046"/>
    <w:rsid w:val="003050EA"/>
    <w:rsid w:val="0030514E"/>
    <w:rsid w:val="0030531D"/>
    <w:rsid w:val="00305374"/>
    <w:rsid w:val="00305415"/>
    <w:rsid w:val="00305478"/>
    <w:rsid w:val="003055B1"/>
    <w:rsid w:val="00305648"/>
    <w:rsid w:val="00305682"/>
    <w:rsid w:val="003056A7"/>
    <w:rsid w:val="00305C87"/>
    <w:rsid w:val="00305CB0"/>
    <w:rsid w:val="00305D4F"/>
    <w:rsid w:val="00305EC2"/>
    <w:rsid w:val="00306052"/>
    <w:rsid w:val="0030612D"/>
    <w:rsid w:val="00306289"/>
    <w:rsid w:val="003065A3"/>
    <w:rsid w:val="0030668A"/>
    <w:rsid w:val="00306B7C"/>
    <w:rsid w:val="00306BF6"/>
    <w:rsid w:val="00306D03"/>
    <w:rsid w:val="00306E21"/>
    <w:rsid w:val="00306F39"/>
    <w:rsid w:val="00306F5D"/>
    <w:rsid w:val="0030720F"/>
    <w:rsid w:val="0030737B"/>
    <w:rsid w:val="00307435"/>
    <w:rsid w:val="00307832"/>
    <w:rsid w:val="00307AA2"/>
    <w:rsid w:val="00307C3A"/>
    <w:rsid w:val="00307C43"/>
    <w:rsid w:val="00307D16"/>
    <w:rsid w:val="00310076"/>
    <w:rsid w:val="003101D6"/>
    <w:rsid w:val="00310218"/>
    <w:rsid w:val="00310796"/>
    <w:rsid w:val="00310A13"/>
    <w:rsid w:val="00310B7B"/>
    <w:rsid w:val="00310BF1"/>
    <w:rsid w:val="00310C67"/>
    <w:rsid w:val="00310F56"/>
    <w:rsid w:val="00311027"/>
    <w:rsid w:val="00311060"/>
    <w:rsid w:val="0031112F"/>
    <w:rsid w:val="003111E6"/>
    <w:rsid w:val="003116DF"/>
    <w:rsid w:val="00311712"/>
    <w:rsid w:val="00311748"/>
    <w:rsid w:val="00311776"/>
    <w:rsid w:val="00311AD4"/>
    <w:rsid w:val="00311C7D"/>
    <w:rsid w:val="00311E9F"/>
    <w:rsid w:val="003120C6"/>
    <w:rsid w:val="00312105"/>
    <w:rsid w:val="00312272"/>
    <w:rsid w:val="003122EC"/>
    <w:rsid w:val="0031233A"/>
    <w:rsid w:val="003123DC"/>
    <w:rsid w:val="003124F9"/>
    <w:rsid w:val="003125B9"/>
    <w:rsid w:val="003126B8"/>
    <w:rsid w:val="00312761"/>
    <w:rsid w:val="00312896"/>
    <w:rsid w:val="00312909"/>
    <w:rsid w:val="00312944"/>
    <w:rsid w:val="00312BC5"/>
    <w:rsid w:val="00312BF5"/>
    <w:rsid w:val="00312D3D"/>
    <w:rsid w:val="00312E92"/>
    <w:rsid w:val="00312F2C"/>
    <w:rsid w:val="00312F83"/>
    <w:rsid w:val="00313216"/>
    <w:rsid w:val="003132A5"/>
    <w:rsid w:val="0031352E"/>
    <w:rsid w:val="003135F3"/>
    <w:rsid w:val="00313634"/>
    <w:rsid w:val="0031369B"/>
    <w:rsid w:val="003136A7"/>
    <w:rsid w:val="003136DA"/>
    <w:rsid w:val="00313797"/>
    <w:rsid w:val="00313A83"/>
    <w:rsid w:val="00313B40"/>
    <w:rsid w:val="00313F08"/>
    <w:rsid w:val="00313F8A"/>
    <w:rsid w:val="00313F92"/>
    <w:rsid w:val="00313FE8"/>
    <w:rsid w:val="0031401B"/>
    <w:rsid w:val="003141FC"/>
    <w:rsid w:val="0031435E"/>
    <w:rsid w:val="003143AC"/>
    <w:rsid w:val="003144BC"/>
    <w:rsid w:val="003145D1"/>
    <w:rsid w:val="003145E9"/>
    <w:rsid w:val="003146B6"/>
    <w:rsid w:val="00314879"/>
    <w:rsid w:val="003148C2"/>
    <w:rsid w:val="0031490D"/>
    <w:rsid w:val="00314B0B"/>
    <w:rsid w:val="00314BBE"/>
    <w:rsid w:val="00314CFC"/>
    <w:rsid w:val="00314D6C"/>
    <w:rsid w:val="00314F70"/>
    <w:rsid w:val="00314F78"/>
    <w:rsid w:val="00315035"/>
    <w:rsid w:val="003151E3"/>
    <w:rsid w:val="00315530"/>
    <w:rsid w:val="00315705"/>
    <w:rsid w:val="00315744"/>
    <w:rsid w:val="0031585D"/>
    <w:rsid w:val="0031589F"/>
    <w:rsid w:val="00315911"/>
    <w:rsid w:val="0031597A"/>
    <w:rsid w:val="00315AE2"/>
    <w:rsid w:val="00315B39"/>
    <w:rsid w:val="00315C50"/>
    <w:rsid w:val="00315C8F"/>
    <w:rsid w:val="00315CEA"/>
    <w:rsid w:val="00315E4B"/>
    <w:rsid w:val="0031604B"/>
    <w:rsid w:val="003160B5"/>
    <w:rsid w:val="003162FA"/>
    <w:rsid w:val="00316326"/>
    <w:rsid w:val="00316349"/>
    <w:rsid w:val="00316384"/>
    <w:rsid w:val="00316B27"/>
    <w:rsid w:val="00316C22"/>
    <w:rsid w:val="00316C3E"/>
    <w:rsid w:val="00316C9D"/>
    <w:rsid w:val="00316D75"/>
    <w:rsid w:val="00317054"/>
    <w:rsid w:val="0031723F"/>
    <w:rsid w:val="00317260"/>
    <w:rsid w:val="0031742E"/>
    <w:rsid w:val="0031757C"/>
    <w:rsid w:val="00317603"/>
    <w:rsid w:val="0031772B"/>
    <w:rsid w:val="003177F6"/>
    <w:rsid w:val="0031784A"/>
    <w:rsid w:val="0031799A"/>
    <w:rsid w:val="00317A38"/>
    <w:rsid w:val="00317C50"/>
    <w:rsid w:val="00317C65"/>
    <w:rsid w:val="00317E1B"/>
    <w:rsid w:val="00317F3B"/>
    <w:rsid w:val="00317F69"/>
    <w:rsid w:val="00320087"/>
    <w:rsid w:val="003201D0"/>
    <w:rsid w:val="00320220"/>
    <w:rsid w:val="003202A6"/>
    <w:rsid w:val="0032049B"/>
    <w:rsid w:val="0032079F"/>
    <w:rsid w:val="003207F4"/>
    <w:rsid w:val="003208B7"/>
    <w:rsid w:val="003208CB"/>
    <w:rsid w:val="00320ADA"/>
    <w:rsid w:val="00320AE8"/>
    <w:rsid w:val="00320B2F"/>
    <w:rsid w:val="00320C03"/>
    <w:rsid w:val="00320C5E"/>
    <w:rsid w:val="00320C95"/>
    <w:rsid w:val="00320E7D"/>
    <w:rsid w:val="00320ED0"/>
    <w:rsid w:val="00320FFE"/>
    <w:rsid w:val="0032105B"/>
    <w:rsid w:val="0032107C"/>
    <w:rsid w:val="00321148"/>
    <w:rsid w:val="0032134E"/>
    <w:rsid w:val="00321414"/>
    <w:rsid w:val="0032153C"/>
    <w:rsid w:val="003215B5"/>
    <w:rsid w:val="00321640"/>
    <w:rsid w:val="00321731"/>
    <w:rsid w:val="003217D0"/>
    <w:rsid w:val="003218B5"/>
    <w:rsid w:val="003218F0"/>
    <w:rsid w:val="003218FB"/>
    <w:rsid w:val="00321BC0"/>
    <w:rsid w:val="00321C61"/>
    <w:rsid w:val="00321CAC"/>
    <w:rsid w:val="00321CB2"/>
    <w:rsid w:val="00321CBB"/>
    <w:rsid w:val="00321DDE"/>
    <w:rsid w:val="00321DF3"/>
    <w:rsid w:val="00321F99"/>
    <w:rsid w:val="00322010"/>
    <w:rsid w:val="003220E3"/>
    <w:rsid w:val="0032215F"/>
    <w:rsid w:val="00322176"/>
    <w:rsid w:val="003221A8"/>
    <w:rsid w:val="00322298"/>
    <w:rsid w:val="00322374"/>
    <w:rsid w:val="00322451"/>
    <w:rsid w:val="003224D2"/>
    <w:rsid w:val="003228A2"/>
    <w:rsid w:val="003228C9"/>
    <w:rsid w:val="003229A7"/>
    <w:rsid w:val="00322A57"/>
    <w:rsid w:val="00322E50"/>
    <w:rsid w:val="00322F0B"/>
    <w:rsid w:val="00322FCA"/>
    <w:rsid w:val="00323072"/>
    <w:rsid w:val="003231F9"/>
    <w:rsid w:val="0032327D"/>
    <w:rsid w:val="0032333B"/>
    <w:rsid w:val="00323684"/>
    <w:rsid w:val="003236B4"/>
    <w:rsid w:val="003237AB"/>
    <w:rsid w:val="0032386C"/>
    <w:rsid w:val="00323878"/>
    <w:rsid w:val="00323A83"/>
    <w:rsid w:val="00323C38"/>
    <w:rsid w:val="00323D0D"/>
    <w:rsid w:val="00323D7B"/>
    <w:rsid w:val="00323D95"/>
    <w:rsid w:val="00323DAC"/>
    <w:rsid w:val="00323F27"/>
    <w:rsid w:val="00323FE7"/>
    <w:rsid w:val="0032429A"/>
    <w:rsid w:val="00324377"/>
    <w:rsid w:val="00324502"/>
    <w:rsid w:val="003245BC"/>
    <w:rsid w:val="003245D1"/>
    <w:rsid w:val="003247C0"/>
    <w:rsid w:val="003247DA"/>
    <w:rsid w:val="00324847"/>
    <w:rsid w:val="00324874"/>
    <w:rsid w:val="00324983"/>
    <w:rsid w:val="00324A71"/>
    <w:rsid w:val="00324B6B"/>
    <w:rsid w:val="00324CBA"/>
    <w:rsid w:val="00324FF3"/>
    <w:rsid w:val="003251FF"/>
    <w:rsid w:val="003252F4"/>
    <w:rsid w:val="00325839"/>
    <w:rsid w:val="00325848"/>
    <w:rsid w:val="00325896"/>
    <w:rsid w:val="003258B7"/>
    <w:rsid w:val="00325D7F"/>
    <w:rsid w:val="00325E53"/>
    <w:rsid w:val="00325EA5"/>
    <w:rsid w:val="00325F02"/>
    <w:rsid w:val="00326087"/>
    <w:rsid w:val="003260DA"/>
    <w:rsid w:val="00326145"/>
    <w:rsid w:val="00326282"/>
    <w:rsid w:val="003262E7"/>
    <w:rsid w:val="00326309"/>
    <w:rsid w:val="0032639E"/>
    <w:rsid w:val="003263DC"/>
    <w:rsid w:val="00326560"/>
    <w:rsid w:val="0032688B"/>
    <w:rsid w:val="00326AF2"/>
    <w:rsid w:val="00326B2D"/>
    <w:rsid w:val="00326CEB"/>
    <w:rsid w:val="00326DE8"/>
    <w:rsid w:val="00327231"/>
    <w:rsid w:val="00327409"/>
    <w:rsid w:val="003277B3"/>
    <w:rsid w:val="0032782A"/>
    <w:rsid w:val="00327863"/>
    <w:rsid w:val="003279C9"/>
    <w:rsid w:val="00327A4D"/>
    <w:rsid w:val="00327B4F"/>
    <w:rsid w:val="00327CC6"/>
    <w:rsid w:val="00327D9F"/>
    <w:rsid w:val="00327E3F"/>
    <w:rsid w:val="00327F22"/>
    <w:rsid w:val="0033002F"/>
    <w:rsid w:val="003300DA"/>
    <w:rsid w:val="0033011E"/>
    <w:rsid w:val="00330275"/>
    <w:rsid w:val="00330405"/>
    <w:rsid w:val="00330621"/>
    <w:rsid w:val="00330825"/>
    <w:rsid w:val="0033085B"/>
    <w:rsid w:val="0033095B"/>
    <w:rsid w:val="00330C78"/>
    <w:rsid w:val="00330CE1"/>
    <w:rsid w:val="00330E4D"/>
    <w:rsid w:val="00331294"/>
    <w:rsid w:val="003312DC"/>
    <w:rsid w:val="0033151A"/>
    <w:rsid w:val="00331824"/>
    <w:rsid w:val="00331EE9"/>
    <w:rsid w:val="00331F9E"/>
    <w:rsid w:val="003320F4"/>
    <w:rsid w:val="00332183"/>
    <w:rsid w:val="0033245A"/>
    <w:rsid w:val="00332528"/>
    <w:rsid w:val="00332537"/>
    <w:rsid w:val="003325A4"/>
    <w:rsid w:val="0033261D"/>
    <w:rsid w:val="00332629"/>
    <w:rsid w:val="0033271C"/>
    <w:rsid w:val="00332A97"/>
    <w:rsid w:val="00332B82"/>
    <w:rsid w:val="00332D02"/>
    <w:rsid w:val="00332D50"/>
    <w:rsid w:val="00332DED"/>
    <w:rsid w:val="00332E0C"/>
    <w:rsid w:val="00332E96"/>
    <w:rsid w:val="00332F34"/>
    <w:rsid w:val="00333070"/>
    <w:rsid w:val="003332A3"/>
    <w:rsid w:val="003332B5"/>
    <w:rsid w:val="0033338E"/>
    <w:rsid w:val="00333595"/>
    <w:rsid w:val="00333657"/>
    <w:rsid w:val="00333756"/>
    <w:rsid w:val="003338B1"/>
    <w:rsid w:val="00333AAD"/>
    <w:rsid w:val="00333C9E"/>
    <w:rsid w:val="00333EF9"/>
    <w:rsid w:val="00334011"/>
    <w:rsid w:val="0033431D"/>
    <w:rsid w:val="003343CF"/>
    <w:rsid w:val="003344F9"/>
    <w:rsid w:val="003346CE"/>
    <w:rsid w:val="00334705"/>
    <w:rsid w:val="0033475B"/>
    <w:rsid w:val="003347A8"/>
    <w:rsid w:val="003348C8"/>
    <w:rsid w:val="00334BF3"/>
    <w:rsid w:val="00334C98"/>
    <w:rsid w:val="00334CB3"/>
    <w:rsid w:val="00334D79"/>
    <w:rsid w:val="00334DA1"/>
    <w:rsid w:val="00334E94"/>
    <w:rsid w:val="00334F14"/>
    <w:rsid w:val="00334F35"/>
    <w:rsid w:val="003351A1"/>
    <w:rsid w:val="003351B9"/>
    <w:rsid w:val="00335202"/>
    <w:rsid w:val="00335238"/>
    <w:rsid w:val="00335250"/>
    <w:rsid w:val="003352DA"/>
    <w:rsid w:val="003353A9"/>
    <w:rsid w:val="003353EE"/>
    <w:rsid w:val="00335417"/>
    <w:rsid w:val="003354B9"/>
    <w:rsid w:val="00335667"/>
    <w:rsid w:val="00335685"/>
    <w:rsid w:val="003356C4"/>
    <w:rsid w:val="003358A6"/>
    <w:rsid w:val="00335954"/>
    <w:rsid w:val="00335A66"/>
    <w:rsid w:val="00335D19"/>
    <w:rsid w:val="00335E2C"/>
    <w:rsid w:val="0033614B"/>
    <w:rsid w:val="00336174"/>
    <w:rsid w:val="003361AC"/>
    <w:rsid w:val="00336224"/>
    <w:rsid w:val="00336251"/>
    <w:rsid w:val="0033637F"/>
    <w:rsid w:val="003364FA"/>
    <w:rsid w:val="003365CF"/>
    <w:rsid w:val="0033661E"/>
    <w:rsid w:val="0033672D"/>
    <w:rsid w:val="00336887"/>
    <w:rsid w:val="00336A9E"/>
    <w:rsid w:val="00336B86"/>
    <w:rsid w:val="00336C3E"/>
    <w:rsid w:val="00336CEF"/>
    <w:rsid w:val="00336D57"/>
    <w:rsid w:val="00336D5F"/>
    <w:rsid w:val="00336F28"/>
    <w:rsid w:val="00337178"/>
    <w:rsid w:val="0033718D"/>
    <w:rsid w:val="0033773D"/>
    <w:rsid w:val="00337930"/>
    <w:rsid w:val="00337964"/>
    <w:rsid w:val="003379DC"/>
    <w:rsid w:val="00337F84"/>
    <w:rsid w:val="00337FA7"/>
    <w:rsid w:val="0034001B"/>
    <w:rsid w:val="0034008A"/>
    <w:rsid w:val="003401CC"/>
    <w:rsid w:val="0034022F"/>
    <w:rsid w:val="003403DF"/>
    <w:rsid w:val="00340436"/>
    <w:rsid w:val="003404C1"/>
    <w:rsid w:val="00340579"/>
    <w:rsid w:val="00340CA8"/>
    <w:rsid w:val="00340D33"/>
    <w:rsid w:val="00340DB1"/>
    <w:rsid w:val="00340F5B"/>
    <w:rsid w:val="00341345"/>
    <w:rsid w:val="003415B3"/>
    <w:rsid w:val="00341850"/>
    <w:rsid w:val="00341B91"/>
    <w:rsid w:val="00341BD3"/>
    <w:rsid w:val="003420AF"/>
    <w:rsid w:val="0034217C"/>
    <w:rsid w:val="003421D5"/>
    <w:rsid w:val="00342424"/>
    <w:rsid w:val="0034247C"/>
    <w:rsid w:val="00342491"/>
    <w:rsid w:val="003425A7"/>
    <w:rsid w:val="00342607"/>
    <w:rsid w:val="00342671"/>
    <w:rsid w:val="00342760"/>
    <w:rsid w:val="00342951"/>
    <w:rsid w:val="003429BF"/>
    <w:rsid w:val="00342ACB"/>
    <w:rsid w:val="00342AD6"/>
    <w:rsid w:val="00342C2B"/>
    <w:rsid w:val="00342C99"/>
    <w:rsid w:val="00342DB4"/>
    <w:rsid w:val="00342E1D"/>
    <w:rsid w:val="0034324A"/>
    <w:rsid w:val="0034354E"/>
    <w:rsid w:val="00343625"/>
    <w:rsid w:val="00343DC4"/>
    <w:rsid w:val="00343FD7"/>
    <w:rsid w:val="003441DC"/>
    <w:rsid w:val="0034428F"/>
    <w:rsid w:val="00344299"/>
    <w:rsid w:val="00344375"/>
    <w:rsid w:val="003443C0"/>
    <w:rsid w:val="003443EC"/>
    <w:rsid w:val="00344420"/>
    <w:rsid w:val="00344790"/>
    <w:rsid w:val="00344BF5"/>
    <w:rsid w:val="00344C75"/>
    <w:rsid w:val="00344DBE"/>
    <w:rsid w:val="003450E0"/>
    <w:rsid w:val="00345194"/>
    <w:rsid w:val="0034519C"/>
    <w:rsid w:val="0034527B"/>
    <w:rsid w:val="003453C6"/>
    <w:rsid w:val="003453CA"/>
    <w:rsid w:val="00345578"/>
    <w:rsid w:val="003455C1"/>
    <w:rsid w:val="0034574C"/>
    <w:rsid w:val="00345896"/>
    <w:rsid w:val="0034594E"/>
    <w:rsid w:val="00345AE9"/>
    <w:rsid w:val="00345BDF"/>
    <w:rsid w:val="00345CF0"/>
    <w:rsid w:val="00345D40"/>
    <w:rsid w:val="00345DB4"/>
    <w:rsid w:val="00345DD2"/>
    <w:rsid w:val="00345E05"/>
    <w:rsid w:val="00345F7F"/>
    <w:rsid w:val="00345FCE"/>
    <w:rsid w:val="003461BC"/>
    <w:rsid w:val="00346246"/>
    <w:rsid w:val="003462FD"/>
    <w:rsid w:val="0034630B"/>
    <w:rsid w:val="003464A3"/>
    <w:rsid w:val="0034662E"/>
    <w:rsid w:val="00346708"/>
    <w:rsid w:val="00346738"/>
    <w:rsid w:val="00346851"/>
    <w:rsid w:val="00346913"/>
    <w:rsid w:val="0034698C"/>
    <w:rsid w:val="0034703B"/>
    <w:rsid w:val="003471A5"/>
    <w:rsid w:val="003473F2"/>
    <w:rsid w:val="003477D5"/>
    <w:rsid w:val="00347818"/>
    <w:rsid w:val="00347AAD"/>
    <w:rsid w:val="00347B37"/>
    <w:rsid w:val="00347CA4"/>
    <w:rsid w:val="00347CBA"/>
    <w:rsid w:val="00347CC8"/>
    <w:rsid w:val="00347D5B"/>
    <w:rsid w:val="00347DF4"/>
    <w:rsid w:val="00347E2E"/>
    <w:rsid w:val="00347E67"/>
    <w:rsid w:val="00347EE9"/>
    <w:rsid w:val="00347F3C"/>
    <w:rsid w:val="00347F87"/>
    <w:rsid w:val="003500E3"/>
    <w:rsid w:val="003500FE"/>
    <w:rsid w:val="0035026D"/>
    <w:rsid w:val="003503B6"/>
    <w:rsid w:val="003503BB"/>
    <w:rsid w:val="003503E7"/>
    <w:rsid w:val="00350556"/>
    <w:rsid w:val="003505FF"/>
    <w:rsid w:val="00350639"/>
    <w:rsid w:val="00350678"/>
    <w:rsid w:val="00350938"/>
    <w:rsid w:val="00350A93"/>
    <w:rsid w:val="00350BD5"/>
    <w:rsid w:val="00350C5A"/>
    <w:rsid w:val="00350C6E"/>
    <w:rsid w:val="00350D30"/>
    <w:rsid w:val="00350D33"/>
    <w:rsid w:val="00350ED1"/>
    <w:rsid w:val="00350EE0"/>
    <w:rsid w:val="00350F47"/>
    <w:rsid w:val="003512F4"/>
    <w:rsid w:val="0035145A"/>
    <w:rsid w:val="003516FB"/>
    <w:rsid w:val="003519E9"/>
    <w:rsid w:val="00351B3A"/>
    <w:rsid w:val="00351C0D"/>
    <w:rsid w:val="00351D39"/>
    <w:rsid w:val="00351F71"/>
    <w:rsid w:val="00351F92"/>
    <w:rsid w:val="00351FC9"/>
    <w:rsid w:val="00352008"/>
    <w:rsid w:val="00352130"/>
    <w:rsid w:val="003525F6"/>
    <w:rsid w:val="00352876"/>
    <w:rsid w:val="0035288E"/>
    <w:rsid w:val="003528BA"/>
    <w:rsid w:val="00352A75"/>
    <w:rsid w:val="00352B43"/>
    <w:rsid w:val="00352B6F"/>
    <w:rsid w:val="00352DA1"/>
    <w:rsid w:val="00352DFB"/>
    <w:rsid w:val="00353048"/>
    <w:rsid w:val="00353168"/>
    <w:rsid w:val="003532F5"/>
    <w:rsid w:val="00353656"/>
    <w:rsid w:val="0035392D"/>
    <w:rsid w:val="003539CB"/>
    <w:rsid w:val="00353B17"/>
    <w:rsid w:val="00353B4D"/>
    <w:rsid w:val="00353B5A"/>
    <w:rsid w:val="00353BB4"/>
    <w:rsid w:val="00353C6D"/>
    <w:rsid w:val="00353C7E"/>
    <w:rsid w:val="00353C90"/>
    <w:rsid w:val="00353D01"/>
    <w:rsid w:val="00353DB5"/>
    <w:rsid w:val="00353DD1"/>
    <w:rsid w:val="00354017"/>
    <w:rsid w:val="00354192"/>
    <w:rsid w:val="00354363"/>
    <w:rsid w:val="003543B2"/>
    <w:rsid w:val="0035465B"/>
    <w:rsid w:val="003548AE"/>
    <w:rsid w:val="0035491C"/>
    <w:rsid w:val="003549B8"/>
    <w:rsid w:val="003549C6"/>
    <w:rsid w:val="00354B87"/>
    <w:rsid w:val="00354B99"/>
    <w:rsid w:val="00354C36"/>
    <w:rsid w:val="00354CA6"/>
    <w:rsid w:val="00354E76"/>
    <w:rsid w:val="00354ECD"/>
    <w:rsid w:val="00354FB5"/>
    <w:rsid w:val="00354FC8"/>
    <w:rsid w:val="003552C4"/>
    <w:rsid w:val="003552DB"/>
    <w:rsid w:val="0035530C"/>
    <w:rsid w:val="0035540A"/>
    <w:rsid w:val="003554F0"/>
    <w:rsid w:val="0035574D"/>
    <w:rsid w:val="0035576A"/>
    <w:rsid w:val="00355829"/>
    <w:rsid w:val="00355863"/>
    <w:rsid w:val="00355925"/>
    <w:rsid w:val="00355D7A"/>
    <w:rsid w:val="00355E1F"/>
    <w:rsid w:val="00355E6D"/>
    <w:rsid w:val="00356168"/>
    <w:rsid w:val="003565BC"/>
    <w:rsid w:val="0035665E"/>
    <w:rsid w:val="003566A4"/>
    <w:rsid w:val="00356741"/>
    <w:rsid w:val="00356754"/>
    <w:rsid w:val="00356774"/>
    <w:rsid w:val="0035692E"/>
    <w:rsid w:val="00356945"/>
    <w:rsid w:val="003569E9"/>
    <w:rsid w:val="00356A55"/>
    <w:rsid w:val="00356A75"/>
    <w:rsid w:val="00356EB7"/>
    <w:rsid w:val="003570D0"/>
    <w:rsid w:val="003570FA"/>
    <w:rsid w:val="00357315"/>
    <w:rsid w:val="00357349"/>
    <w:rsid w:val="0035736F"/>
    <w:rsid w:val="003573B8"/>
    <w:rsid w:val="003573CB"/>
    <w:rsid w:val="0035753F"/>
    <w:rsid w:val="0035757D"/>
    <w:rsid w:val="0035779E"/>
    <w:rsid w:val="0035793C"/>
    <w:rsid w:val="00357BFD"/>
    <w:rsid w:val="00357DFC"/>
    <w:rsid w:val="00357F2B"/>
    <w:rsid w:val="00357F37"/>
    <w:rsid w:val="00357F4D"/>
    <w:rsid w:val="003600CC"/>
    <w:rsid w:val="00360255"/>
    <w:rsid w:val="00360362"/>
    <w:rsid w:val="00360679"/>
    <w:rsid w:val="003609F6"/>
    <w:rsid w:val="00360F69"/>
    <w:rsid w:val="00361053"/>
    <w:rsid w:val="00361108"/>
    <w:rsid w:val="003611DD"/>
    <w:rsid w:val="00361245"/>
    <w:rsid w:val="003613BF"/>
    <w:rsid w:val="003614F4"/>
    <w:rsid w:val="003615CE"/>
    <w:rsid w:val="003615E8"/>
    <w:rsid w:val="00361659"/>
    <w:rsid w:val="003616ED"/>
    <w:rsid w:val="00361CD1"/>
    <w:rsid w:val="00361EBE"/>
    <w:rsid w:val="00361F87"/>
    <w:rsid w:val="00361FDC"/>
    <w:rsid w:val="0036206F"/>
    <w:rsid w:val="00362083"/>
    <w:rsid w:val="003621DD"/>
    <w:rsid w:val="00362283"/>
    <w:rsid w:val="0036229C"/>
    <w:rsid w:val="003622AE"/>
    <w:rsid w:val="003623AA"/>
    <w:rsid w:val="0036240D"/>
    <w:rsid w:val="00362489"/>
    <w:rsid w:val="003624BF"/>
    <w:rsid w:val="003624EE"/>
    <w:rsid w:val="003627D4"/>
    <w:rsid w:val="003627ED"/>
    <w:rsid w:val="00362A52"/>
    <w:rsid w:val="00362AA6"/>
    <w:rsid w:val="00362C2D"/>
    <w:rsid w:val="00362D11"/>
    <w:rsid w:val="00362EF5"/>
    <w:rsid w:val="00362EFE"/>
    <w:rsid w:val="00362FA9"/>
    <w:rsid w:val="003631C7"/>
    <w:rsid w:val="00363235"/>
    <w:rsid w:val="0036328F"/>
    <w:rsid w:val="00363646"/>
    <w:rsid w:val="0036370F"/>
    <w:rsid w:val="003637AC"/>
    <w:rsid w:val="003638AC"/>
    <w:rsid w:val="00363922"/>
    <w:rsid w:val="00363990"/>
    <w:rsid w:val="00363B2A"/>
    <w:rsid w:val="00363DC1"/>
    <w:rsid w:val="00363FEE"/>
    <w:rsid w:val="003640B3"/>
    <w:rsid w:val="003640E5"/>
    <w:rsid w:val="0036420A"/>
    <w:rsid w:val="00364265"/>
    <w:rsid w:val="00364619"/>
    <w:rsid w:val="00364643"/>
    <w:rsid w:val="003646D1"/>
    <w:rsid w:val="003648B4"/>
    <w:rsid w:val="003648CD"/>
    <w:rsid w:val="00364914"/>
    <w:rsid w:val="00364A3B"/>
    <w:rsid w:val="00364BE7"/>
    <w:rsid w:val="00364C96"/>
    <w:rsid w:val="00364CC9"/>
    <w:rsid w:val="00364CDF"/>
    <w:rsid w:val="00364D0A"/>
    <w:rsid w:val="00364D56"/>
    <w:rsid w:val="00364F74"/>
    <w:rsid w:val="00364F94"/>
    <w:rsid w:val="003650EB"/>
    <w:rsid w:val="003650FB"/>
    <w:rsid w:val="003652EB"/>
    <w:rsid w:val="00365360"/>
    <w:rsid w:val="00365377"/>
    <w:rsid w:val="00365553"/>
    <w:rsid w:val="00365580"/>
    <w:rsid w:val="003657AD"/>
    <w:rsid w:val="003658E8"/>
    <w:rsid w:val="00365A86"/>
    <w:rsid w:val="00365AE8"/>
    <w:rsid w:val="00365E1F"/>
    <w:rsid w:val="00365E25"/>
    <w:rsid w:val="00365EF4"/>
    <w:rsid w:val="00365FA7"/>
    <w:rsid w:val="0036621A"/>
    <w:rsid w:val="00366309"/>
    <w:rsid w:val="00366343"/>
    <w:rsid w:val="0036643D"/>
    <w:rsid w:val="00366564"/>
    <w:rsid w:val="003665D0"/>
    <w:rsid w:val="00366635"/>
    <w:rsid w:val="003666B3"/>
    <w:rsid w:val="0036673D"/>
    <w:rsid w:val="00366743"/>
    <w:rsid w:val="00366A1B"/>
    <w:rsid w:val="00366A4F"/>
    <w:rsid w:val="00366AAC"/>
    <w:rsid w:val="00366D1D"/>
    <w:rsid w:val="00366DFB"/>
    <w:rsid w:val="0036710B"/>
    <w:rsid w:val="00367128"/>
    <w:rsid w:val="003671F0"/>
    <w:rsid w:val="003673EA"/>
    <w:rsid w:val="0036747E"/>
    <w:rsid w:val="003675CF"/>
    <w:rsid w:val="00367605"/>
    <w:rsid w:val="00367684"/>
    <w:rsid w:val="0036768E"/>
    <w:rsid w:val="00367751"/>
    <w:rsid w:val="0036775F"/>
    <w:rsid w:val="003677E1"/>
    <w:rsid w:val="003678C2"/>
    <w:rsid w:val="003679CF"/>
    <w:rsid w:val="00367A5B"/>
    <w:rsid w:val="00367C4B"/>
    <w:rsid w:val="00367C83"/>
    <w:rsid w:val="00367D23"/>
    <w:rsid w:val="00367F35"/>
    <w:rsid w:val="00367FEA"/>
    <w:rsid w:val="0037008B"/>
    <w:rsid w:val="003700E2"/>
    <w:rsid w:val="00370146"/>
    <w:rsid w:val="003702EB"/>
    <w:rsid w:val="003704AF"/>
    <w:rsid w:val="00370549"/>
    <w:rsid w:val="003706A3"/>
    <w:rsid w:val="0037070C"/>
    <w:rsid w:val="0037072B"/>
    <w:rsid w:val="003707F1"/>
    <w:rsid w:val="00370A62"/>
    <w:rsid w:val="00370A91"/>
    <w:rsid w:val="00370F8A"/>
    <w:rsid w:val="00371000"/>
    <w:rsid w:val="00371028"/>
    <w:rsid w:val="0037105B"/>
    <w:rsid w:val="003711F7"/>
    <w:rsid w:val="003713AE"/>
    <w:rsid w:val="003714B0"/>
    <w:rsid w:val="003714CA"/>
    <w:rsid w:val="00371567"/>
    <w:rsid w:val="003715AD"/>
    <w:rsid w:val="00371736"/>
    <w:rsid w:val="003717B5"/>
    <w:rsid w:val="00371ADC"/>
    <w:rsid w:val="00371BD5"/>
    <w:rsid w:val="00371D89"/>
    <w:rsid w:val="00371DE5"/>
    <w:rsid w:val="00371E8B"/>
    <w:rsid w:val="00371EA1"/>
    <w:rsid w:val="00371F0C"/>
    <w:rsid w:val="00371F41"/>
    <w:rsid w:val="00372126"/>
    <w:rsid w:val="00372223"/>
    <w:rsid w:val="00372232"/>
    <w:rsid w:val="00372332"/>
    <w:rsid w:val="00372392"/>
    <w:rsid w:val="003723D2"/>
    <w:rsid w:val="0037244A"/>
    <w:rsid w:val="0037246C"/>
    <w:rsid w:val="00372550"/>
    <w:rsid w:val="00372AB3"/>
    <w:rsid w:val="00372BC8"/>
    <w:rsid w:val="00372BFE"/>
    <w:rsid w:val="00372C8C"/>
    <w:rsid w:val="00373153"/>
    <w:rsid w:val="0037319D"/>
    <w:rsid w:val="0037331A"/>
    <w:rsid w:val="003733D3"/>
    <w:rsid w:val="00373447"/>
    <w:rsid w:val="003736D3"/>
    <w:rsid w:val="00373792"/>
    <w:rsid w:val="0037382D"/>
    <w:rsid w:val="003738B7"/>
    <w:rsid w:val="003738DA"/>
    <w:rsid w:val="0037397B"/>
    <w:rsid w:val="003739DE"/>
    <w:rsid w:val="00373CA1"/>
    <w:rsid w:val="00373D05"/>
    <w:rsid w:val="00373E56"/>
    <w:rsid w:val="00374068"/>
    <w:rsid w:val="003740C3"/>
    <w:rsid w:val="003740E1"/>
    <w:rsid w:val="00374375"/>
    <w:rsid w:val="003743B1"/>
    <w:rsid w:val="003743B5"/>
    <w:rsid w:val="003744AC"/>
    <w:rsid w:val="0037457C"/>
    <w:rsid w:val="0037479A"/>
    <w:rsid w:val="00374A40"/>
    <w:rsid w:val="00374AC6"/>
    <w:rsid w:val="00374CFA"/>
    <w:rsid w:val="00374DAE"/>
    <w:rsid w:val="00375204"/>
    <w:rsid w:val="0037532F"/>
    <w:rsid w:val="00375375"/>
    <w:rsid w:val="003754C2"/>
    <w:rsid w:val="003754ED"/>
    <w:rsid w:val="00375564"/>
    <w:rsid w:val="00375726"/>
    <w:rsid w:val="00375885"/>
    <w:rsid w:val="00375A46"/>
    <w:rsid w:val="00375B5F"/>
    <w:rsid w:val="00375C4A"/>
    <w:rsid w:val="00375C80"/>
    <w:rsid w:val="00375F22"/>
    <w:rsid w:val="00376021"/>
    <w:rsid w:val="003760D4"/>
    <w:rsid w:val="003761D5"/>
    <w:rsid w:val="00376221"/>
    <w:rsid w:val="00376663"/>
    <w:rsid w:val="003767E8"/>
    <w:rsid w:val="00376820"/>
    <w:rsid w:val="00376887"/>
    <w:rsid w:val="00376A74"/>
    <w:rsid w:val="00376BEA"/>
    <w:rsid w:val="00376EAB"/>
    <w:rsid w:val="00377062"/>
    <w:rsid w:val="003770D5"/>
    <w:rsid w:val="00377178"/>
    <w:rsid w:val="003771A9"/>
    <w:rsid w:val="003771D2"/>
    <w:rsid w:val="0037723A"/>
    <w:rsid w:val="003775F1"/>
    <w:rsid w:val="00377749"/>
    <w:rsid w:val="00377782"/>
    <w:rsid w:val="003777BC"/>
    <w:rsid w:val="003777F0"/>
    <w:rsid w:val="0037784C"/>
    <w:rsid w:val="00377A6A"/>
    <w:rsid w:val="00377A81"/>
    <w:rsid w:val="00377CAF"/>
    <w:rsid w:val="00377E3A"/>
    <w:rsid w:val="00380253"/>
    <w:rsid w:val="0038050B"/>
    <w:rsid w:val="0038065F"/>
    <w:rsid w:val="0038079D"/>
    <w:rsid w:val="0038097A"/>
    <w:rsid w:val="00380A0F"/>
    <w:rsid w:val="00380A53"/>
    <w:rsid w:val="00380A6E"/>
    <w:rsid w:val="00380AB6"/>
    <w:rsid w:val="00380B07"/>
    <w:rsid w:val="00380DA4"/>
    <w:rsid w:val="00380F6D"/>
    <w:rsid w:val="003811C8"/>
    <w:rsid w:val="003811C9"/>
    <w:rsid w:val="0038125B"/>
    <w:rsid w:val="003812AA"/>
    <w:rsid w:val="00381542"/>
    <w:rsid w:val="003818DE"/>
    <w:rsid w:val="00381A3E"/>
    <w:rsid w:val="00381B55"/>
    <w:rsid w:val="00381C39"/>
    <w:rsid w:val="00381CA6"/>
    <w:rsid w:val="003820AD"/>
    <w:rsid w:val="0038212C"/>
    <w:rsid w:val="0038235A"/>
    <w:rsid w:val="003823EA"/>
    <w:rsid w:val="0038246B"/>
    <w:rsid w:val="003824FC"/>
    <w:rsid w:val="0038254B"/>
    <w:rsid w:val="003829A1"/>
    <w:rsid w:val="00382BA4"/>
    <w:rsid w:val="00382C90"/>
    <w:rsid w:val="00382DAE"/>
    <w:rsid w:val="00382DFB"/>
    <w:rsid w:val="00382EBA"/>
    <w:rsid w:val="00382FE3"/>
    <w:rsid w:val="003832A7"/>
    <w:rsid w:val="003832BD"/>
    <w:rsid w:val="0038332E"/>
    <w:rsid w:val="00383393"/>
    <w:rsid w:val="003833E8"/>
    <w:rsid w:val="0038340D"/>
    <w:rsid w:val="0038342D"/>
    <w:rsid w:val="0038379E"/>
    <w:rsid w:val="0038394A"/>
    <w:rsid w:val="00383A7B"/>
    <w:rsid w:val="00383BBC"/>
    <w:rsid w:val="00383DB3"/>
    <w:rsid w:val="00383EEC"/>
    <w:rsid w:val="003840C3"/>
    <w:rsid w:val="003840F9"/>
    <w:rsid w:val="003845FF"/>
    <w:rsid w:val="00384AC0"/>
    <w:rsid w:val="00384D8D"/>
    <w:rsid w:val="00384F43"/>
    <w:rsid w:val="00385333"/>
    <w:rsid w:val="003855EE"/>
    <w:rsid w:val="003858AD"/>
    <w:rsid w:val="003858D7"/>
    <w:rsid w:val="00385906"/>
    <w:rsid w:val="003859AF"/>
    <w:rsid w:val="00385EB0"/>
    <w:rsid w:val="00385F84"/>
    <w:rsid w:val="003860BD"/>
    <w:rsid w:val="003860E3"/>
    <w:rsid w:val="00386184"/>
    <w:rsid w:val="00386366"/>
    <w:rsid w:val="00386492"/>
    <w:rsid w:val="003868D5"/>
    <w:rsid w:val="00386B84"/>
    <w:rsid w:val="00386C1A"/>
    <w:rsid w:val="00386DB2"/>
    <w:rsid w:val="003871DC"/>
    <w:rsid w:val="00387533"/>
    <w:rsid w:val="003878F8"/>
    <w:rsid w:val="00387A75"/>
    <w:rsid w:val="00387ADA"/>
    <w:rsid w:val="00387AF2"/>
    <w:rsid w:val="00387B24"/>
    <w:rsid w:val="00387B46"/>
    <w:rsid w:val="00387C39"/>
    <w:rsid w:val="00387CB0"/>
    <w:rsid w:val="00387DAF"/>
    <w:rsid w:val="00387EF1"/>
    <w:rsid w:val="00387FE5"/>
    <w:rsid w:val="0039017E"/>
    <w:rsid w:val="00390456"/>
    <w:rsid w:val="0039057B"/>
    <w:rsid w:val="003905E7"/>
    <w:rsid w:val="00390719"/>
    <w:rsid w:val="00390A4D"/>
    <w:rsid w:val="00390D84"/>
    <w:rsid w:val="00390DE6"/>
    <w:rsid w:val="003910BB"/>
    <w:rsid w:val="0039111D"/>
    <w:rsid w:val="00391120"/>
    <w:rsid w:val="00391203"/>
    <w:rsid w:val="00391275"/>
    <w:rsid w:val="00391405"/>
    <w:rsid w:val="0039147B"/>
    <w:rsid w:val="003917AF"/>
    <w:rsid w:val="00391840"/>
    <w:rsid w:val="00391C81"/>
    <w:rsid w:val="00391DD9"/>
    <w:rsid w:val="00391FC9"/>
    <w:rsid w:val="00392140"/>
    <w:rsid w:val="00392172"/>
    <w:rsid w:val="00392221"/>
    <w:rsid w:val="00392276"/>
    <w:rsid w:val="00392444"/>
    <w:rsid w:val="0039247B"/>
    <w:rsid w:val="00392993"/>
    <w:rsid w:val="00392A33"/>
    <w:rsid w:val="00392BFA"/>
    <w:rsid w:val="00392F3B"/>
    <w:rsid w:val="00392FB3"/>
    <w:rsid w:val="003931C0"/>
    <w:rsid w:val="0039330E"/>
    <w:rsid w:val="00393396"/>
    <w:rsid w:val="003933E4"/>
    <w:rsid w:val="00393405"/>
    <w:rsid w:val="003935AB"/>
    <w:rsid w:val="00393713"/>
    <w:rsid w:val="00393835"/>
    <w:rsid w:val="00393880"/>
    <w:rsid w:val="00393942"/>
    <w:rsid w:val="0039394D"/>
    <w:rsid w:val="00393C8A"/>
    <w:rsid w:val="00393E1D"/>
    <w:rsid w:val="00393F38"/>
    <w:rsid w:val="00394126"/>
    <w:rsid w:val="003941DE"/>
    <w:rsid w:val="00394266"/>
    <w:rsid w:val="003943D9"/>
    <w:rsid w:val="00394534"/>
    <w:rsid w:val="0039465F"/>
    <w:rsid w:val="003946C7"/>
    <w:rsid w:val="00394919"/>
    <w:rsid w:val="00394961"/>
    <w:rsid w:val="003949BD"/>
    <w:rsid w:val="00394A1B"/>
    <w:rsid w:val="00394A59"/>
    <w:rsid w:val="00394D55"/>
    <w:rsid w:val="00394D9C"/>
    <w:rsid w:val="0039515F"/>
    <w:rsid w:val="003952A4"/>
    <w:rsid w:val="003952EF"/>
    <w:rsid w:val="00395318"/>
    <w:rsid w:val="00395416"/>
    <w:rsid w:val="00395584"/>
    <w:rsid w:val="003956F0"/>
    <w:rsid w:val="003957A8"/>
    <w:rsid w:val="00395A77"/>
    <w:rsid w:val="00395B51"/>
    <w:rsid w:val="00395B74"/>
    <w:rsid w:val="00395B84"/>
    <w:rsid w:val="00395C32"/>
    <w:rsid w:val="00395C48"/>
    <w:rsid w:val="00395CE1"/>
    <w:rsid w:val="00395D80"/>
    <w:rsid w:val="00395F91"/>
    <w:rsid w:val="00395FA6"/>
    <w:rsid w:val="00396052"/>
    <w:rsid w:val="0039609A"/>
    <w:rsid w:val="00396131"/>
    <w:rsid w:val="00396246"/>
    <w:rsid w:val="00396298"/>
    <w:rsid w:val="0039637C"/>
    <w:rsid w:val="003963AF"/>
    <w:rsid w:val="003965B0"/>
    <w:rsid w:val="003965C8"/>
    <w:rsid w:val="00396629"/>
    <w:rsid w:val="00396649"/>
    <w:rsid w:val="00396695"/>
    <w:rsid w:val="00396717"/>
    <w:rsid w:val="00396786"/>
    <w:rsid w:val="003969FD"/>
    <w:rsid w:val="00396C88"/>
    <w:rsid w:val="00396D22"/>
    <w:rsid w:val="00396E06"/>
    <w:rsid w:val="00396E45"/>
    <w:rsid w:val="00396E64"/>
    <w:rsid w:val="00396EF7"/>
    <w:rsid w:val="00396FB2"/>
    <w:rsid w:val="00396FD0"/>
    <w:rsid w:val="00397078"/>
    <w:rsid w:val="003970E7"/>
    <w:rsid w:val="0039744A"/>
    <w:rsid w:val="00397463"/>
    <w:rsid w:val="00397598"/>
    <w:rsid w:val="003975F1"/>
    <w:rsid w:val="00397659"/>
    <w:rsid w:val="00397688"/>
    <w:rsid w:val="003977D4"/>
    <w:rsid w:val="003977DC"/>
    <w:rsid w:val="00397860"/>
    <w:rsid w:val="00397906"/>
    <w:rsid w:val="00397A27"/>
    <w:rsid w:val="00397B22"/>
    <w:rsid w:val="00397C98"/>
    <w:rsid w:val="00397E33"/>
    <w:rsid w:val="00397FBD"/>
    <w:rsid w:val="003A013D"/>
    <w:rsid w:val="003A0168"/>
    <w:rsid w:val="003A0219"/>
    <w:rsid w:val="003A0306"/>
    <w:rsid w:val="003A031F"/>
    <w:rsid w:val="003A03DB"/>
    <w:rsid w:val="003A04D7"/>
    <w:rsid w:val="003A063F"/>
    <w:rsid w:val="003A068D"/>
    <w:rsid w:val="003A0718"/>
    <w:rsid w:val="003A0776"/>
    <w:rsid w:val="003A07EA"/>
    <w:rsid w:val="003A07F9"/>
    <w:rsid w:val="003A0874"/>
    <w:rsid w:val="003A08BF"/>
    <w:rsid w:val="003A091E"/>
    <w:rsid w:val="003A0A4B"/>
    <w:rsid w:val="003A0B6F"/>
    <w:rsid w:val="003A0D38"/>
    <w:rsid w:val="003A0EB6"/>
    <w:rsid w:val="003A0FA5"/>
    <w:rsid w:val="003A1455"/>
    <w:rsid w:val="003A14D5"/>
    <w:rsid w:val="003A1500"/>
    <w:rsid w:val="003A15B0"/>
    <w:rsid w:val="003A15CF"/>
    <w:rsid w:val="003A1607"/>
    <w:rsid w:val="003A1628"/>
    <w:rsid w:val="003A17B9"/>
    <w:rsid w:val="003A1834"/>
    <w:rsid w:val="003A1A4B"/>
    <w:rsid w:val="003A1BC5"/>
    <w:rsid w:val="003A1D1B"/>
    <w:rsid w:val="003A1ED5"/>
    <w:rsid w:val="003A1FCD"/>
    <w:rsid w:val="003A1FDA"/>
    <w:rsid w:val="003A20B7"/>
    <w:rsid w:val="003A20D3"/>
    <w:rsid w:val="003A21D7"/>
    <w:rsid w:val="003A2250"/>
    <w:rsid w:val="003A22CF"/>
    <w:rsid w:val="003A234B"/>
    <w:rsid w:val="003A23C4"/>
    <w:rsid w:val="003A24A0"/>
    <w:rsid w:val="003A24F0"/>
    <w:rsid w:val="003A24FF"/>
    <w:rsid w:val="003A257E"/>
    <w:rsid w:val="003A258B"/>
    <w:rsid w:val="003A25B4"/>
    <w:rsid w:val="003A268A"/>
    <w:rsid w:val="003A2797"/>
    <w:rsid w:val="003A27D9"/>
    <w:rsid w:val="003A2812"/>
    <w:rsid w:val="003A2868"/>
    <w:rsid w:val="003A29A3"/>
    <w:rsid w:val="003A2A38"/>
    <w:rsid w:val="003A2B95"/>
    <w:rsid w:val="003A2C5A"/>
    <w:rsid w:val="003A2C68"/>
    <w:rsid w:val="003A2DD0"/>
    <w:rsid w:val="003A2EFF"/>
    <w:rsid w:val="003A2FBF"/>
    <w:rsid w:val="003A306B"/>
    <w:rsid w:val="003A3427"/>
    <w:rsid w:val="003A3682"/>
    <w:rsid w:val="003A395D"/>
    <w:rsid w:val="003A3961"/>
    <w:rsid w:val="003A3AFF"/>
    <w:rsid w:val="003A3BBE"/>
    <w:rsid w:val="003A3C09"/>
    <w:rsid w:val="003A3C95"/>
    <w:rsid w:val="003A3D35"/>
    <w:rsid w:val="003A3FF4"/>
    <w:rsid w:val="003A4053"/>
    <w:rsid w:val="003A411E"/>
    <w:rsid w:val="003A429A"/>
    <w:rsid w:val="003A44B2"/>
    <w:rsid w:val="003A44D5"/>
    <w:rsid w:val="003A453B"/>
    <w:rsid w:val="003A45D0"/>
    <w:rsid w:val="003A4756"/>
    <w:rsid w:val="003A49E7"/>
    <w:rsid w:val="003A4F62"/>
    <w:rsid w:val="003A55E8"/>
    <w:rsid w:val="003A5611"/>
    <w:rsid w:val="003A584D"/>
    <w:rsid w:val="003A5918"/>
    <w:rsid w:val="003A5E69"/>
    <w:rsid w:val="003A6003"/>
    <w:rsid w:val="003A61C3"/>
    <w:rsid w:val="003A6669"/>
    <w:rsid w:val="003A6A09"/>
    <w:rsid w:val="003A6AF8"/>
    <w:rsid w:val="003A6B82"/>
    <w:rsid w:val="003A6D97"/>
    <w:rsid w:val="003A6EF3"/>
    <w:rsid w:val="003A718A"/>
    <w:rsid w:val="003A71F5"/>
    <w:rsid w:val="003A720B"/>
    <w:rsid w:val="003A7343"/>
    <w:rsid w:val="003A75E7"/>
    <w:rsid w:val="003A7BAA"/>
    <w:rsid w:val="003A7BF6"/>
    <w:rsid w:val="003A7C4F"/>
    <w:rsid w:val="003B00B6"/>
    <w:rsid w:val="003B016F"/>
    <w:rsid w:val="003B01A7"/>
    <w:rsid w:val="003B01FE"/>
    <w:rsid w:val="003B0218"/>
    <w:rsid w:val="003B037B"/>
    <w:rsid w:val="003B046F"/>
    <w:rsid w:val="003B05FD"/>
    <w:rsid w:val="003B063B"/>
    <w:rsid w:val="003B06EA"/>
    <w:rsid w:val="003B0762"/>
    <w:rsid w:val="003B0B20"/>
    <w:rsid w:val="003B0B8D"/>
    <w:rsid w:val="003B0C24"/>
    <w:rsid w:val="003B0C46"/>
    <w:rsid w:val="003B0D3B"/>
    <w:rsid w:val="003B0E03"/>
    <w:rsid w:val="003B0E34"/>
    <w:rsid w:val="003B0E39"/>
    <w:rsid w:val="003B0ED8"/>
    <w:rsid w:val="003B0FB4"/>
    <w:rsid w:val="003B1015"/>
    <w:rsid w:val="003B1093"/>
    <w:rsid w:val="003B1140"/>
    <w:rsid w:val="003B1364"/>
    <w:rsid w:val="003B13C5"/>
    <w:rsid w:val="003B148E"/>
    <w:rsid w:val="003B154D"/>
    <w:rsid w:val="003B15D7"/>
    <w:rsid w:val="003B1632"/>
    <w:rsid w:val="003B16C9"/>
    <w:rsid w:val="003B16F8"/>
    <w:rsid w:val="003B1709"/>
    <w:rsid w:val="003B184F"/>
    <w:rsid w:val="003B1877"/>
    <w:rsid w:val="003B192B"/>
    <w:rsid w:val="003B19DF"/>
    <w:rsid w:val="003B1A97"/>
    <w:rsid w:val="003B1EC4"/>
    <w:rsid w:val="003B1FFC"/>
    <w:rsid w:val="003B21C7"/>
    <w:rsid w:val="003B2282"/>
    <w:rsid w:val="003B257D"/>
    <w:rsid w:val="003B26F4"/>
    <w:rsid w:val="003B28AE"/>
    <w:rsid w:val="003B2A24"/>
    <w:rsid w:val="003B2A7B"/>
    <w:rsid w:val="003B2AEF"/>
    <w:rsid w:val="003B2AFA"/>
    <w:rsid w:val="003B2B9E"/>
    <w:rsid w:val="003B2BC6"/>
    <w:rsid w:val="003B30D3"/>
    <w:rsid w:val="003B3128"/>
    <w:rsid w:val="003B31DA"/>
    <w:rsid w:val="003B3421"/>
    <w:rsid w:val="003B3479"/>
    <w:rsid w:val="003B349D"/>
    <w:rsid w:val="003B3756"/>
    <w:rsid w:val="003B37F5"/>
    <w:rsid w:val="003B384A"/>
    <w:rsid w:val="003B3852"/>
    <w:rsid w:val="003B3873"/>
    <w:rsid w:val="003B39DB"/>
    <w:rsid w:val="003B3A66"/>
    <w:rsid w:val="003B3A88"/>
    <w:rsid w:val="003B3C95"/>
    <w:rsid w:val="003B3CF5"/>
    <w:rsid w:val="003B3DD2"/>
    <w:rsid w:val="003B4038"/>
    <w:rsid w:val="003B42B2"/>
    <w:rsid w:val="003B49B7"/>
    <w:rsid w:val="003B49C3"/>
    <w:rsid w:val="003B4B00"/>
    <w:rsid w:val="003B4B4D"/>
    <w:rsid w:val="003B4BD1"/>
    <w:rsid w:val="003B4FBA"/>
    <w:rsid w:val="003B51DA"/>
    <w:rsid w:val="003B52B0"/>
    <w:rsid w:val="003B5426"/>
    <w:rsid w:val="003B5500"/>
    <w:rsid w:val="003B572C"/>
    <w:rsid w:val="003B591C"/>
    <w:rsid w:val="003B5ABD"/>
    <w:rsid w:val="003B5CB1"/>
    <w:rsid w:val="003B5CDD"/>
    <w:rsid w:val="003B5E0F"/>
    <w:rsid w:val="003B5E41"/>
    <w:rsid w:val="003B5E66"/>
    <w:rsid w:val="003B5F04"/>
    <w:rsid w:val="003B5FA9"/>
    <w:rsid w:val="003B60A1"/>
    <w:rsid w:val="003B61F2"/>
    <w:rsid w:val="003B62A1"/>
    <w:rsid w:val="003B639D"/>
    <w:rsid w:val="003B63B7"/>
    <w:rsid w:val="003B63D4"/>
    <w:rsid w:val="003B63E9"/>
    <w:rsid w:val="003B64A5"/>
    <w:rsid w:val="003B64AC"/>
    <w:rsid w:val="003B6540"/>
    <w:rsid w:val="003B6650"/>
    <w:rsid w:val="003B6672"/>
    <w:rsid w:val="003B68FE"/>
    <w:rsid w:val="003B69FB"/>
    <w:rsid w:val="003B6A97"/>
    <w:rsid w:val="003B6B7A"/>
    <w:rsid w:val="003B6C07"/>
    <w:rsid w:val="003B6D75"/>
    <w:rsid w:val="003B6EDB"/>
    <w:rsid w:val="003B709F"/>
    <w:rsid w:val="003B735A"/>
    <w:rsid w:val="003B778A"/>
    <w:rsid w:val="003B7900"/>
    <w:rsid w:val="003B79CC"/>
    <w:rsid w:val="003B7B06"/>
    <w:rsid w:val="003B7C08"/>
    <w:rsid w:val="003B7DD2"/>
    <w:rsid w:val="003B7E4C"/>
    <w:rsid w:val="003C029D"/>
    <w:rsid w:val="003C04F2"/>
    <w:rsid w:val="003C060D"/>
    <w:rsid w:val="003C0856"/>
    <w:rsid w:val="003C086A"/>
    <w:rsid w:val="003C08D2"/>
    <w:rsid w:val="003C091B"/>
    <w:rsid w:val="003C0ADF"/>
    <w:rsid w:val="003C0B95"/>
    <w:rsid w:val="003C0C63"/>
    <w:rsid w:val="003C0CD6"/>
    <w:rsid w:val="003C0FAD"/>
    <w:rsid w:val="003C10E6"/>
    <w:rsid w:val="003C123A"/>
    <w:rsid w:val="003C123B"/>
    <w:rsid w:val="003C1309"/>
    <w:rsid w:val="003C1321"/>
    <w:rsid w:val="003C1358"/>
    <w:rsid w:val="003C13D7"/>
    <w:rsid w:val="003C13F7"/>
    <w:rsid w:val="003C145A"/>
    <w:rsid w:val="003C14D1"/>
    <w:rsid w:val="003C15BA"/>
    <w:rsid w:val="003C160C"/>
    <w:rsid w:val="003C18E5"/>
    <w:rsid w:val="003C19A4"/>
    <w:rsid w:val="003C1A0D"/>
    <w:rsid w:val="003C1ABC"/>
    <w:rsid w:val="003C1C4F"/>
    <w:rsid w:val="003C1C9D"/>
    <w:rsid w:val="003C1E9B"/>
    <w:rsid w:val="003C1EE3"/>
    <w:rsid w:val="003C233A"/>
    <w:rsid w:val="003C24A9"/>
    <w:rsid w:val="003C24CC"/>
    <w:rsid w:val="003C27A9"/>
    <w:rsid w:val="003C2B34"/>
    <w:rsid w:val="003C2B7F"/>
    <w:rsid w:val="003C2B8E"/>
    <w:rsid w:val="003C2CE9"/>
    <w:rsid w:val="003C2CF4"/>
    <w:rsid w:val="003C2D59"/>
    <w:rsid w:val="003C2D5E"/>
    <w:rsid w:val="003C2DAD"/>
    <w:rsid w:val="003C30A1"/>
    <w:rsid w:val="003C3171"/>
    <w:rsid w:val="003C31FE"/>
    <w:rsid w:val="003C3237"/>
    <w:rsid w:val="003C3290"/>
    <w:rsid w:val="003C3385"/>
    <w:rsid w:val="003C358A"/>
    <w:rsid w:val="003C3607"/>
    <w:rsid w:val="003C36D7"/>
    <w:rsid w:val="003C3777"/>
    <w:rsid w:val="003C37F8"/>
    <w:rsid w:val="003C38E4"/>
    <w:rsid w:val="003C396E"/>
    <w:rsid w:val="003C3ADE"/>
    <w:rsid w:val="003C3CE2"/>
    <w:rsid w:val="003C3D4D"/>
    <w:rsid w:val="003C3E0F"/>
    <w:rsid w:val="003C3FCD"/>
    <w:rsid w:val="003C40D8"/>
    <w:rsid w:val="003C413D"/>
    <w:rsid w:val="003C4154"/>
    <w:rsid w:val="003C4213"/>
    <w:rsid w:val="003C4267"/>
    <w:rsid w:val="003C4277"/>
    <w:rsid w:val="003C4324"/>
    <w:rsid w:val="003C438B"/>
    <w:rsid w:val="003C4412"/>
    <w:rsid w:val="003C453E"/>
    <w:rsid w:val="003C46CC"/>
    <w:rsid w:val="003C47AE"/>
    <w:rsid w:val="003C4827"/>
    <w:rsid w:val="003C4AFF"/>
    <w:rsid w:val="003C4B63"/>
    <w:rsid w:val="003C4B89"/>
    <w:rsid w:val="003C4C9A"/>
    <w:rsid w:val="003C4DCE"/>
    <w:rsid w:val="003C4ED7"/>
    <w:rsid w:val="003C4FCE"/>
    <w:rsid w:val="003C509A"/>
    <w:rsid w:val="003C50C6"/>
    <w:rsid w:val="003C52B3"/>
    <w:rsid w:val="003C5304"/>
    <w:rsid w:val="003C530E"/>
    <w:rsid w:val="003C53F4"/>
    <w:rsid w:val="003C5424"/>
    <w:rsid w:val="003C5818"/>
    <w:rsid w:val="003C5C95"/>
    <w:rsid w:val="003C5CEC"/>
    <w:rsid w:val="003C605C"/>
    <w:rsid w:val="003C6085"/>
    <w:rsid w:val="003C6135"/>
    <w:rsid w:val="003C620A"/>
    <w:rsid w:val="003C63E5"/>
    <w:rsid w:val="003C6A26"/>
    <w:rsid w:val="003C6D39"/>
    <w:rsid w:val="003C711F"/>
    <w:rsid w:val="003C734A"/>
    <w:rsid w:val="003C76E8"/>
    <w:rsid w:val="003C7733"/>
    <w:rsid w:val="003C77B1"/>
    <w:rsid w:val="003C77C3"/>
    <w:rsid w:val="003C7848"/>
    <w:rsid w:val="003C7861"/>
    <w:rsid w:val="003C7A5F"/>
    <w:rsid w:val="003C7AF5"/>
    <w:rsid w:val="003C7B85"/>
    <w:rsid w:val="003C7D60"/>
    <w:rsid w:val="003C7F08"/>
    <w:rsid w:val="003D0013"/>
    <w:rsid w:val="003D0015"/>
    <w:rsid w:val="003D0087"/>
    <w:rsid w:val="003D00EE"/>
    <w:rsid w:val="003D02EE"/>
    <w:rsid w:val="003D03A1"/>
    <w:rsid w:val="003D03C9"/>
    <w:rsid w:val="003D0434"/>
    <w:rsid w:val="003D046C"/>
    <w:rsid w:val="003D06A3"/>
    <w:rsid w:val="003D0733"/>
    <w:rsid w:val="003D0861"/>
    <w:rsid w:val="003D092D"/>
    <w:rsid w:val="003D0945"/>
    <w:rsid w:val="003D094E"/>
    <w:rsid w:val="003D0971"/>
    <w:rsid w:val="003D0BFA"/>
    <w:rsid w:val="003D0C48"/>
    <w:rsid w:val="003D0CA5"/>
    <w:rsid w:val="003D1069"/>
    <w:rsid w:val="003D10AB"/>
    <w:rsid w:val="003D10C1"/>
    <w:rsid w:val="003D120B"/>
    <w:rsid w:val="003D1534"/>
    <w:rsid w:val="003D1657"/>
    <w:rsid w:val="003D16B7"/>
    <w:rsid w:val="003D17FC"/>
    <w:rsid w:val="003D1ACC"/>
    <w:rsid w:val="003D1BC0"/>
    <w:rsid w:val="003D1BF7"/>
    <w:rsid w:val="003D1F27"/>
    <w:rsid w:val="003D2043"/>
    <w:rsid w:val="003D2155"/>
    <w:rsid w:val="003D216D"/>
    <w:rsid w:val="003D218D"/>
    <w:rsid w:val="003D240D"/>
    <w:rsid w:val="003D2733"/>
    <w:rsid w:val="003D27D5"/>
    <w:rsid w:val="003D2904"/>
    <w:rsid w:val="003D2B21"/>
    <w:rsid w:val="003D2C6B"/>
    <w:rsid w:val="003D2E7A"/>
    <w:rsid w:val="003D2F2F"/>
    <w:rsid w:val="003D2F44"/>
    <w:rsid w:val="003D2F6A"/>
    <w:rsid w:val="003D30B5"/>
    <w:rsid w:val="003D3122"/>
    <w:rsid w:val="003D31C5"/>
    <w:rsid w:val="003D3BB2"/>
    <w:rsid w:val="003D3BBB"/>
    <w:rsid w:val="003D3D3C"/>
    <w:rsid w:val="003D40D9"/>
    <w:rsid w:val="003D41D1"/>
    <w:rsid w:val="003D43C1"/>
    <w:rsid w:val="003D4507"/>
    <w:rsid w:val="003D46EF"/>
    <w:rsid w:val="003D4799"/>
    <w:rsid w:val="003D47B5"/>
    <w:rsid w:val="003D4957"/>
    <w:rsid w:val="003D4971"/>
    <w:rsid w:val="003D4AED"/>
    <w:rsid w:val="003D4CCA"/>
    <w:rsid w:val="003D4D4B"/>
    <w:rsid w:val="003D5001"/>
    <w:rsid w:val="003D50BD"/>
    <w:rsid w:val="003D52B4"/>
    <w:rsid w:val="003D5319"/>
    <w:rsid w:val="003D54CF"/>
    <w:rsid w:val="003D55FA"/>
    <w:rsid w:val="003D56F5"/>
    <w:rsid w:val="003D57B5"/>
    <w:rsid w:val="003D57B8"/>
    <w:rsid w:val="003D586D"/>
    <w:rsid w:val="003D58C8"/>
    <w:rsid w:val="003D5980"/>
    <w:rsid w:val="003D5A0E"/>
    <w:rsid w:val="003D5A36"/>
    <w:rsid w:val="003D5A5D"/>
    <w:rsid w:val="003D5AE4"/>
    <w:rsid w:val="003D5CBB"/>
    <w:rsid w:val="003D5EF4"/>
    <w:rsid w:val="003D5F4D"/>
    <w:rsid w:val="003D5FBA"/>
    <w:rsid w:val="003D6131"/>
    <w:rsid w:val="003D6187"/>
    <w:rsid w:val="003D61AC"/>
    <w:rsid w:val="003D625A"/>
    <w:rsid w:val="003D631B"/>
    <w:rsid w:val="003D63E0"/>
    <w:rsid w:val="003D64A9"/>
    <w:rsid w:val="003D64B9"/>
    <w:rsid w:val="003D65A3"/>
    <w:rsid w:val="003D67BB"/>
    <w:rsid w:val="003D6A10"/>
    <w:rsid w:val="003D6B1F"/>
    <w:rsid w:val="003D6B7F"/>
    <w:rsid w:val="003D6CA1"/>
    <w:rsid w:val="003D6D08"/>
    <w:rsid w:val="003D6DBC"/>
    <w:rsid w:val="003D6E20"/>
    <w:rsid w:val="003D7087"/>
    <w:rsid w:val="003D72DF"/>
    <w:rsid w:val="003D73A6"/>
    <w:rsid w:val="003D747D"/>
    <w:rsid w:val="003D74B5"/>
    <w:rsid w:val="003D74CF"/>
    <w:rsid w:val="003D7696"/>
    <w:rsid w:val="003D76B6"/>
    <w:rsid w:val="003D76E5"/>
    <w:rsid w:val="003D783B"/>
    <w:rsid w:val="003D7862"/>
    <w:rsid w:val="003D78FF"/>
    <w:rsid w:val="003D790C"/>
    <w:rsid w:val="003D7AAC"/>
    <w:rsid w:val="003D7D38"/>
    <w:rsid w:val="003D7D4B"/>
    <w:rsid w:val="003D7D8B"/>
    <w:rsid w:val="003D7E80"/>
    <w:rsid w:val="003E00A9"/>
    <w:rsid w:val="003E033A"/>
    <w:rsid w:val="003E03D6"/>
    <w:rsid w:val="003E059F"/>
    <w:rsid w:val="003E08E8"/>
    <w:rsid w:val="003E08FF"/>
    <w:rsid w:val="003E0A47"/>
    <w:rsid w:val="003E0A48"/>
    <w:rsid w:val="003E0CCD"/>
    <w:rsid w:val="003E0D4B"/>
    <w:rsid w:val="003E0E4E"/>
    <w:rsid w:val="003E0EAE"/>
    <w:rsid w:val="003E0EBD"/>
    <w:rsid w:val="003E0EC1"/>
    <w:rsid w:val="003E100B"/>
    <w:rsid w:val="003E112D"/>
    <w:rsid w:val="003E1134"/>
    <w:rsid w:val="003E11F8"/>
    <w:rsid w:val="003E1248"/>
    <w:rsid w:val="003E16A4"/>
    <w:rsid w:val="003E1803"/>
    <w:rsid w:val="003E18ED"/>
    <w:rsid w:val="003E1918"/>
    <w:rsid w:val="003E1940"/>
    <w:rsid w:val="003E1947"/>
    <w:rsid w:val="003E1A09"/>
    <w:rsid w:val="003E1C81"/>
    <w:rsid w:val="003E1ED8"/>
    <w:rsid w:val="003E1FC5"/>
    <w:rsid w:val="003E1FCD"/>
    <w:rsid w:val="003E1FEF"/>
    <w:rsid w:val="003E212D"/>
    <w:rsid w:val="003E225B"/>
    <w:rsid w:val="003E237D"/>
    <w:rsid w:val="003E25A3"/>
    <w:rsid w:val="003E25CA"/>
    <w:rsid w:val="003E277D"/>
    <w:rsid w:val="003E2856"/>
    <w:rsid w:val="003E2960"/>
    <w:rsid w:val="003E2964"/>
    <w:rsid w:val="003E297A"/>
    <w:rsid w:val="003E2B1B"/>
    <w:rsid w:val="003E2D79"/>
    <w:rsid w:val="003E2EB0"/>
    <w:rsid w:val="003E2F39"/>
    <w:rsid w:val="003E3314"/>
    <w:rsid w:val="003E3398"/>
    <w:rsid w:val="003E33D8"/>
    <w:rsid w:val="003E34FC"/>
    <w:rsid w:val="003E3644"/>
    <w:rsid w:val="003E398B"/>
    <w:rsid w:val="003E3B20"/>
    <w:rsid w:val="003E3CD0"/>
    <w:rsid w:val="003E3FC4"/>
    <w:rsid w:val="003E4101"/>
    <w:rsid w:val="003E414F"/>
    <w:rsid w:val="003E41DF"/>
    <w:rsid w:val="003E4460"/>
    <w:rsid w:val="003E45C5"/>
    <w:rsid w:val="003E463D"/>
    <w:rsid w:val="003E48D1"/>
    <w:rsid w:val="003E4F61"/>
    <w:rsid w:val="003E51AB"/>
    <w:rsid w:val="003E5216"/>
    <w:rsid w:val="003E5241"/>
    <w:rsid w:val="003E524F"/>
    <w:rsid w:val="003E52C6"/>
    <w:rsid w:val="003E53E1"/>
    <w:rsid w:val="003E57F5"/>
    <w:rsid w:val="003E5824"/>
    <w:rsid w:val="003E5912"/>
    <w:rsid w:val="003E5995"/>
    <w:rsid w:val="003E5A41"/>
    <w:rsid w:val="003E5C0D"/>
    <w:rsid w:val="003E5E99"/>
    <w:rsid w:val="003E60AA"/>
    <w:rsid w:val="003E6108"/>
    <w:rsid w:val="003E63A0"/>
    <w:rsid w:val="003E6415"/>
    <w:rsid w:val="003E67C5"/>
    <w:rsid w:val="003E6A8B"/>
    <w:rsid w:val="003E6AD9"/>
    <w:rsid w:val="003E6AFE"/>
    <w:rsid w:val="003E6C75"/>
    <w:rsid w:val="003E6D5B"/>
    <w:rsid w:val="003E6DD8"/>
    <w:rsid w:val="003E6F0C"/>
    <w:rsid w:val="003E6FCC"/>
    <w:rsid w:val="003E702A"/>
    <w:rsid w:val="003E703A"/>
    <w:rsid w:val="003E732C"/>
    <w:rsid w:val="003E7415"/>
    <w:rsid w:val="003E7451"/>
    <w:rsid w:val="003E74F1"/>
    <w:rsid w:val="003E7613"/>
    <w:rsid w:val="003E7A44"/>
    <w:rsid w:val="003E7B7C"/>
    <w:rsid w:val="003E7B95"/>
    <w:rsid w:val="003E7C0F"/>
    <w:rsid w:val="003E7C15"/>
    <w:rsid w:val="003E7E92"/>
    <w:rsid w:val="003F00AD"/>
    <w:rsid w:val="003F0227"/>
    <w:rsid w:val="003F02B8"/>
    <w:rsid w:val="003F046D"/>
    <w:rsid w:val="003F048A"/>
    <w:rsid w:val="003F0600"/>
    <w:rsid w:val="003F0B71"/>
    <w:rsid w:val="003F0C80"/>
    <w:rsid w:val="003F106B"/>
    <w:rsid w:val="003F1151"/>
    <w:rsid w:val="003F117E"/>
    <w:rsid w:val="003F14B7"/>
    <w:rsid w:val="003F1505"/>
    <w:rsid w:val="003F1533"/>
    <w:rsid w:val="003F18FA"/>
    <w:rsid w:val="003F19F2"/>
    <w:rsid w:val="003F1AA4"/>
    <w:rsid w:val="003F1AB1"/>
    <w:rsid w:val="003F1B2E"/>
    <w:rsid w:val="003F1C57"/>
    <w:rsid w:val="003F1C9C"/>
    <w:rsid w:val="003F1EB3"/>
    <w:rsid w:val="003F1F45"/>
    <w:rsid w:val="003F1F85"/>
    <w:rsid w:val="003F205C"/>
    <w:rsid w:val="003F20F3"/>
    <w:rsid w:val="003F2128"/>
    <w:rsid w:val="003F2247"/>
    <w:rsid w:val="003F24B0"/>
    <w:rsid w:val="003F24CF"/>
    <w:rsid w:val="003F27B5"/>
    <w:rsid w:val="003F2878"/>
    <w:rsid w:val="003F298A"/>
    <w:rsid w:val="003F2B0F"/>
    <w:rsid w:val="003F3032"/>
    <w:rsid w:val="003F3260"/>
    <w:rsid w:val="003F326D"/>
    <w:rsid w:val="003F3366"/>
    <w:rsid w:val="003F3696"/>
    <w:rsid w:val="003F3714"/>
    <w:rsid w:val="003F3811"/>
    <w:rsid w:val="003F3962"/>
    <w:rsid w:val="003F3978"/>
    <w:rsid w:val="003F3986"/>
    <w:rsid w:val="003F39AD"/>
    <w:rsid w:val="003F3A9D"/>
    <w:rsid w:val="003F3AA2"/>
    <w:rsid w:val="003F3C0D"/>
    <w:rsid w:val="003F3EF2"/>
    <w:rsid w:val="003F3F47"/>
    <w:rsid w:val="003F3F67"/>
    <w:rsid w:val="003F3FE2"/>
    <w:rsid w:val="003F40C7"/>
    <w:rsid w:val="003F41CD"/>
    <w:rsid w:val="003F434D"/>
    <w:rsid w:val="003F448D"/>
    <w:rsid w:val="003F49CA"/>
    <w:rsid w:val="003F4A52"/>
    <w:rsid w:val="003F4BDF"/>
    <w:rsid w:val="003F4C41"/>
    <w:rsid w:val="003F4C91"/>
    <w:rsid w:val="003F4F49"/>
    <w:rsid w:val="003F5184"/>
    <w:rsid w:val="003F51AC"/>
    <w:rsid w:val="003F545B"/>
    <w:rsid w:val="003F57AD"/>
    <w:rsid w:val="003F5AF2"/>
    <w:rsid w:val="003F5B23"/>
    <w:rsid w:val="003F5B4B"/>
    <w:rsid w:val="003F5B6D"/>
    <w:rsid w:val="003F5DED"/>
    <w:rsid w:val="003F5F5E"/>
    <w:rsid w:val="003F5F8D"/>
    <w:rsid w:val="003F61A5"/>
    <w:rsid w:val="003F61A8"/>
    <w:rsid w:val="003F622F"/>
    <w:rsid w:val="003F62FA"/>
    <w:rsid w:val="003F636C"/>
    <w:rsid w:val="003F63B3"/>
    <w:rsid w:val="003F645C"/>
    <w:rsid w:val="003F646C"/>
    <w:rsid w:val="003F675A"/>
    <w:rsid w:val="003F67EB"/>
    <w:rsid w:val="003F6857"/>
    <w:rsid w:val="003F68B6"/>
    <w:rsid w:val="003F68CF"/>
    <w:rsid w:val="003F695B"/>
    <w:rsid w:val="003F69AB"/>
    <w:rsid w:val="003F6ABE"/>
    <w:rsid w:val="003F6BC8"/>
    <w:rsid w:val="003F6BD2"/>
    <w:rsid w:val="003F6EF6"/>
    <w:rsid w:val="003F6F38"/>
    <w:rsid w:val="003F6F6E"/>
    <w:rsid w:val="003F6FBD"/>
    <w:rsid w:val="003F70DE"/>
    <w:rsid w:val="003F7277"/>
    <w:rsid w:val="003F730C"/>
    <w:rsid w:val="003F731C"/>
    <w:rsid w:val="003F73AE"/>
    <w:rsid w:val="003F73BA"/>
    <w:rsid w:val="003F75F8"/>
    <w:rsid w:val="003F7645"/>
    <w:rsid w:val="003F76BC"/>
    <w:rsid w:val="003F7757"/>
    <w:rsid w:val="003F77F3"/>
    <w:rsid w:val="003F7985"/>
    <w:rsid w:val="003F7A69"/>
    <w:rsid w:val="003F7AE4"/>
    <w:rsid w:val="003F7B43"/>
    <w:rsid w:val="003F7CC8"/>
    <w:rsid w:val="003F7D35"/>
    <w:rsid w:val="003F7D5A"/>
    <w:rsid w:val="003F7E68"/>
    <w:rsid w:val="003F7EB5"/>
    <w:rsid w:val="003F7EC0"/>
    <w:rsid w:val="003F7F54"/>
    <w:rsid w:val="003F7F7C"/>
    <w:rsid w:val="00400152"/>
    <w:rsid w:val="004001CD"/>
    <w:rsid w:val="004003CD"/>
    <w:rsid w:val="004004DA"/>
    <w:rsid w:val="004005F0"/>
    <w:rsid w:val="00400799"/>
    <w:rsid w:val="0040079B"/>
    <w:rsid w:val="004007DC"/>
    <w:rsid w:val="00400802"/>
    <w:rsid w:val="00400839"/>
    <w:rsid w:val="0040085F"/>
    <w:rsid w:val="0040091F"/>
    <w:rsid w:val="00400AC4"/>
    <w:rsid w:val="00400BB7"/>
    <w:rsid w:val="00400BF0"/>
    <w:rsid w:val="00400C92"/>
    <w:rsid w:val="00400D4F"/>
    <w:rsid w:val="00400F23"/>
    <w:rsid w:val="00400FBB"/>
    <w:rsid w:val="0040112C"/>
    <w:rsid w:val="0040118F"/>
    <w:rsid w:val="004011E4"/>
    <w:rsid w:val="004014A2"/>
    <w:rsid w:val="004015D5"/>
    <w:rsid w:val="004017B9"/>
    <w:rsid w:val="0040180B"/>
    <w:rsid w:val="0040187D"/>
    <w:rsid w:val="004019A0"/>
    <w:rsid w:val="00401ABE"/>
    <w:rsid w:val="00401BE4"/>
    <w:rsid w:val="00401D6A"/>
    <w:rsid w:val="00401EC6"/>
    <w:rsid w:val="00401EE8"/>
    <w:rsid w:val="00401F12"/>
    <w:rsid w:val="00402029"/>
    <w:rsid w:val="0040209B"/>
    <w:rsid w:val="004020E3"/>
    <w:rsid w:val="0040228A"/>
    <w:rsid w:val="00402291"/>
    <w:rsid w:val="004022E3"/>
    <w:rsid w:val="00402301"/>
    <w:rsid w:val="00402660"/>
    <w:rsid w:val="00402A47"/>
    <w:rsid w:val="00402A9B"/>
    <w:rsid w:val="00402AA7"/>
    <w:rsid w:val="00402B64"/>
    <w:rsid w:val="00402D80"/>
    <w:rsid w:val="00402F99"/>
    <w:rsid w:val="0040329A"/>
    <w:rsid w:val="0040340F"/>
    <w:rsid w:val="00403419"/>
    <w:rsid w:val="00403439"/>
    <w:rsid w:val="0040349D"/>
    <w:rsid w:val="00403597"/>
    <w:rsid w:val="004037F0"/>
    <w:rsid w:val="00403925"/>
    <w:rsid w:val="00403930"/>
    <w:rsid w:val="00403B37"/>
    <w:rsid w:val="00403D92"/>
    <w:rsid w:val="00403DCF"/>
    <w:rsid w:val="00403E5A"/>
    <w:rsid w:val="00403EDA"/>
    <w:rsid w:val="00403EF0"/>
    <w:rsid w:val="00404113"/>
    <w:rsid w:val="00404202"/>
    <w:rsid w:val="0040450A"/>
    <w:rsid w:val="004046DE"/>
    <w:rsid w:val="00404839"/>
    <w:rsid w:val="00404967"/>
    <w:rsid w:val="00404E23"/>
    <w:rsid w:val="00404E30"/>
    <w:rsid w:val="00404E80"/>
    <w:rsid w:val="004051FA"/>
    <w:rsid w:val="004053C6"/>
    <w:rsid w:val="004056ED"/>
    <w:rsid w:val="00405710"/>
    <w:rsid w:val="00405729"/>
    <w:rsid w:val="00405ADF"/>
    <w:rsid w:val="00405AF3"/>
    <w:rsid w:val="00405B50"/>
    <w:rsid w:val="00405BAD"/>
    <w:rsid w:val="00405D42"/>
    <w:rsid w:val="00405F5F"/>
    <w:rsid w:val="00406019"/>
    <w:rsid w:val="0040603F"/>
    <w:rsid w:val="00406145"/>
    <w:rsid w:val="00406256"/>
    <w:rsid w:val="0040637E"/>
    <w:rsid w:val="004063C3"/>
    <w:rsid w:val="00406741"/>
    <w:rsid w:val="00406771"/>
    <w:rsid w:val="0040678B"/>
    <w:rsid w:val="00406A38"/>
    <w:rsid w:val="00406B5E"/>
    <w:rsid w:val="00406C66"/>
    <w:rsid w:val="00406C71"/>
    <w:rsid w:val="00406D0A"/>
    <w:rsid w:val="00406DAA"/>
    <w:rsid w:val="00407161"/>
    <w:rsid w:val="004071BA"/>
    <w:rsid w:val="00407516"/>
    <w:rsid w:val="00407581"/>
    <w:rsid w:val="00407616"/>
    <w:rsid w:val="004077A0"/>
    <w:rsid w:val="00407996"/>
    <w:rsid w:val="004079CB"/>
    <w:rsid w:val="004079F9"/>
    <w:rsid w:val="00407A3B"/>
    <w:rsid w:val="00407B54"/>
    <w:rsid w:val="00407B89"/>
    <w:rsid w:val="00407B9A"/>
    <w:rsid w:val="00407BD2"/>
    <w:rsid w:val="00407C8D"/>
    <w:rsid w:val="00407E49"/>
    <w:rsid w:val="00407E8D"/>
    <w:rsid w:val="00407EA3"/>
    <w:rsid w:val="0041017C"/>
    <w:rsid w:val="00410189"/>
    <w:rsid w:val="004102CF"/>
    <w:rsid w:val="0041076E"/>
    <w:rsid w:val="00410901"/>
    <w:rsid w:val="00410B7E"/>
    <w:rsid w:val="00410BBE"/>
    <w:rsid w:val="00410F4B"/>
    <w:rsid w:val="0041107B"/>
    <w:rsid w:val="00411330"/>
    <w:rsid w:val="004114E6"/>
    <w:rsid w:val="004117B0"/>
    <w:rsid w:val="004118A7"/>
    <w:rsid w:val="00411933"/>
    <w:rsid w:val="004119A3"/>
    <w:rsid w:val="004119B8"/>
    <w:rsid w:val="004119F7"/>
    <w:rsid w:val="00411ABA"/>
    <w:rsid w:val="0041220E"/>
    <w:rsid w:val="00412275"/>
    <w:rsid w:val="004122A5"/>
    <w:rsid w:val="004122EC"/>
    <w:rsid w:val="004123A0"/>
    <w:rsid w:val="00412632"/>
    <w:rsid w:val="00412696"/>
    <w:rsid w:val="004129C5"/>
    <w:rsid w:val="004129FF"/>
    <w:rsid w:val="00412A18"/>
    <w:rsid w:val="00412A9C"/>
    <w:rsid w:val="00412C3C"/>
    <w:rsid w:val="00412D5B"/>
    <w:rsid w:val="00412F98"/>
    <w:rsid w:val="00412FB3"/>
    <w:rsid w:val="0041311A"/>
    <w:rsid w:val="004131BC"/>
    <w:rsid w:val="00413231"/>
    <w:rsid w:val="004132DC"/>
    <w:rsid w:val="004133DD"/>
    <w:rsid w:val="004134C2"/>
    <w:rsid w:val="004134C3"/>
    <w:rsid w:val="004135D7"/>
    <w:rsid w:val="004135DC"/>
    <w:rsid w:val="00413755"/>
    <w:rsid w:val="00413780"/>
    <w:rsid w:val="00413870"/>
    <w:rsid w:val="00413938"/>
    <w:rsid w:val="0041395B"/>
    <w:rsid w:val="00413A37"/>
    <w:rsid w:val="00413F41"/>
    <w:rsid w:val="00413FD3"/>
    <w:rsid w:val="00414084"/>
    <w:rsid w:val="0041419E"/>
    <w:rsid w:val="004141EF"/>
    <w:rsid w:val="00414234"/>
    <w:rsid w:val="004142FA"/>
    <w:rsid w:val="004143A8"/>
    <w:rsid w:val="00414518"/>
    <w:rsid w:val="0041454A"/>
    <w:rsid w:val="00414559"/>
    <w:rsid w:val="0041472B"/>
    <w:rsid w:val="004147D5"/>
    <w:rsid w:val="0041490C"/>
    <w:rsid w:val="00414A86"/>
    <w:rsid w:val="00414AB9"/>
    <w:rsid w:val="00414C4E"/>
    <w:rsid w:val="00414EA5"/>
    <w:rsid w:val="00414FAC"/>
    <w:rsid w:val="00415009"/>
    <w:rsid w:val="00415020"/>
    <w:rsid w:val="00415093"/>
    <w:rsid w:val="0041518E"/>
    <w:rsid w:val="0041527C"/>
    <w:rsid w:val="00415307"/>
    <w:rsid w:val="0041538D"/>
    <w:rsid w:val="00415450"/>
    <w:rsid w:val="00415480"/>
    <w:rsid w:val="004158C6"/>
    <w:rsid w:val="00415997"/>
    <w:rsid w:val="00415E94"/>
    <w:rsid w:val="00416290"/>
    <w:rsid w:val="0041631F"/>
    <w:rsid w:val="004164A9"/>
    <w:rsid w:val="00416770"/>
    <w:rsid w:val="004167AC"/>
    <w:rsid w:val="00416A13"/>
    <w:rsid w:val="00416B15"/>
    <w:rsid w:val="00416B86"/>
    <w:rsid w:val="00416CC2"/>
    <w:rsid w:val="00416D9B"/>
    <w:rsid w:val="00416FC2"/>
    <w:rsid w:val="00417225"/>
    <w:rsid w:val="00417451"/>
    <w:rsid w:val="00417468"/>
    <w:rsid w:val="00417469"/>
    <w:rsid w:val="00417559"/>
    <w:rsid w:val="00417562"/>
    <w:rsid w:val="00417582"/>
    <w:rsid w:val="004176FF"/>
    <w:rsid w:val="00417E6F"/>
    <w:rsid w:val="00417FE0"/>
    <w:rsid w:val="00420043"/>
    <w:rsid w:val="004200C4"/>
    <w:rsid w:val="004201A4"/>
    <w:rsid w:val="00420234"/>
    <w:rsid w:val="00420241"/>
    <w:rsid w:val="00420328"/>
    <w:rsid w:val="00420454"/>
    <w:rsid w:val="0042065A"/>
    <w:rsid w:val="004208A8"/>
    <w:rsid w:val="00420992"/>
    <w:rsid w:val="00420B81"/>
    <w:rsid w:val="00420BFA"/>
    <w:rsid w:val="00420C9A"/>
    <w:rsid w:val="00420CC0"/>
    <w:rsid w:val="00420DB1"/>
    <w:rsid w:val="00420ED4"/>
    <w:rsid w:val="00420F84"/>
    <w:rsid w:val="00421249"/>
    <w:rsid w:val="004213B1"/>
    <w:rsid w:val="0042148D"/>
    <w:rsid w:val="004215A0"/>
    <w:rsid w:val="004215C2"/>
    <w:rsid w:val="004217BA"/>
    <w:rsid w:val="00421A4B"/>
    <w:rsid w:val="00421BBD"/>
    <w:rsid w:val="00421BF9"/>
    <w:rsid w:val="00421D71"/>
    <w:rsid w:val="0042212D"/>
    <w:rsid w:val="004222E2"/>
    <w:rsid w:val="00422577"/>
    <w:rsid w:val="004226F9"/>
    <w:rsid w:val="00422798"/>
    <w:rsid w:val="004227F6"/>
    <w:rsid w:val="004228C0"/>
    <w:rsid w:val="00422AFA"/>
    <w:rsid w:val="00422B92"/>
    <w:rsid w:val="00422C77"/>
    <w:rsid w:val="00422CEF"/>
    <w:rsid w:val="00422D48"/>
    <w:rsid w:val="00422F32"/>
    <w:rsid w:val="00423188"/>
    <w:rsid w:val="00423212"/>
    <w:rsid w:val="00423251"/>
    <w:rsid w:val="00423332"/>
    <w:rsid w:val="0042340D"/>
    <w:rsid w:val="00423621"/>
    <w:rsid w:val="0042366C"/>
    <w:rsid w:val="0042370F"/>
    <w:rsid w:val="00423781"/>
    <w:rsid w:val="00423A25"/>
    <w:rsid w:val="00423A34"/>
    <w:rsid w:val="00423C24"/>
    <w:rsid w:val="00423FA8"/>
    <w:rsid w:val="0042405F"/>
    <w:rsid w:val="0042429B"/>
    <w:rsid w:val="0042433F"/>
    <w:rsid w:val="00424399"/>
    <w:rsid w:val="004244DC"/>
    <w:rsid w:val="004246D4"/>
    <w:rsid w:val="004248C8"/>
    <w:rsid w:val="0042491E"/>
    <w:rsid w:val="00424A14"/>
    <w:rsid w:val="00424A73"/>
    <w:rsid w:val="00424ABB"/>
    <w:rsid w:val="00424B47"/>
    <w:rsid w:val="00424C5F"/>
    <w:rsid w:val="00424CBE"/>
    <w:rsid w:val="00424D54"/>
    <w:rsid w:val="00424E78"/>
    <w:rsid w:val="004250D0"/>
    <w:rsid w:val="004250D6"/>
    <w:rsid w:val="00425273"/>
    <w:rsid w:val="004253CC"/>
    <w:rsid w:val="00425598"/>
    <w:rsid w:val="0042563F"/>
    <w:rsid w:val="00425696"/>
    <w:rsid w:val="00425731"/>
    <w:rsid w:val="004259CD"/>
    <w:rsid w:val="004259CE"/>
    <w:rsid w:val="00425D04"/>
    <w:rsid w:val="00425D1C"/>
    <w:rsid w:val="00425F09"/>
    <w:rsid w:val="00425F2E"/>
    <w:rsid w:val="00426062"/>
    <w:rsid w:val="0042608C"/>
    <w:rsid w:val="00426157"/>
    <w:rsid w:val="004261AA"/>
    <w:rsid w:val="00426716"/>
    <w:rsid w:val="004267D7"/>
    <w:rsid w:val="00426B5E"/>
    <w:rsid w:val="00426C3E"/>
    <w:rsid w:val="00426E1F"/>
    <w:rsid w:val="00426EEC"/>
    <w:rsid w:val="00426F2C"/>
    <w:rsid w:val="004270EA"/>
    <w:rsid w:val="00427184"/>
    <w:rsid w:val="00427223"/>
    <w:rsid w:val="004272FD"/>
    <w:rsid w:val="0042742B"/>
    <w:rsid w:val="00427699"/>
    <w:rsid w:val="004276CE"/>
    <w:rsid w:val="0042772E"/>
    <w:rsid w:val="004277DB"/>
    <w:rsid w:val="00427AEA"/>
    <w:rsid w:val="00427CFE"/>
    <w:rsid w:val="00427DA5"/>
    <w:rsid w:val="00427E5C"/>
    <w:rsid w:val="00427F2B"/>
    <w:rsid w:val="00430010"/>
    <w:rsid w:val="004301AD"/>
    <w:rsid w:val="00430243"/>
    <w:rsid w:val="00430308"/>
    <w:rsid w:val="004307BC"/>
    <w:rsid w:val="004308B6"/>
    <w:rsid w:val="00430AD3"/>
    <w:rsid w:val="00430CE0"/>
    <w:rsid w:val="00430EB8"/>
    <w:rsid w:val="00430EDD"/>
    <w:rsid w:val="004310A1"/>
    <w:rsid w:val="00431107"/>
    <w:rsid w:val="00431112"/>
    <w:rsid w:val="00431257"/>
    <w:rsid w:val="004314D7"/>
    <w:rsid w:val="0043181C"/>
    <w:rsid w:val="0043189E"/>
    <w:rsid w:val="004319CA"/>
    <w:rsid w:val="00431A43"/>
    <w:rsid w:val="00431AAC"/>
    <w:rsid w:val="00431C3D"/>
    <w:rsid w:val="00431DDF"/>
    <w:rsid w:val="00431F38"/>
    <w:rsid w:val="00431F52"/>
    <w:rsid w:val="004321DE"/>
    <w:rsid w:val="0043229D"/>
    <w:rsid w:val="0043236B"/>
    <w:rsid w:val="0043238A"/>
    <w:rsid w:val="0043250D"/>
    <w:rsid w:val="0043264F"/>
    <w:rsid w:val="00432657"/>
    <w:rsid w:val="0043291A"/>
    <w:rsid w:val="00432979"/>
    <w:rsid w:val="00432BD9"/>
    <w:rsid w:val="00432C90"/>
    <w:rsid w:val="0043303F"/>
    <w:rsid w:val="0043308A"/>
    <w:rsid w:val="004331A8"/>
    <w:rsid w:val="0043332D"/>
    <w:rsid w:val="00433499"/>
    <w:rsid w:val="004336C6"/>
    <w:rsid w:val="00433892"/>
    <w:rsid w:val="0043397D"/>
    <w:rsid w:val="00433D0F"/>
    <w:rsid w:val="00433D13"/>
    <w:rsid w:val="00433F56"/>
    <w:rsid w:val="0043413C"/>
    <w:rsid w:val="00434344"/>
    <w:rsid w:val="004344CF"/>
    <w:rsid w:val="004345A9"/>
    <w:rsid w:val="004346BF"/>
    <w:rsid w:val="00434733"/>
    <w:rsid w:val="004347AE"/>
    <w:rsid w:val="004347FB"/>
    <w:rsid w:val="00434897"/>
    <w:rsid w:val="00434939"/>
    <w:rsid w:val="004349D1"/>
    <w:rsid w:val="00434B97"/>
    <w:rsid w:val="00434BC0"/>
    <w:rsid w:val="00434D0E"/>
    <w:rsid w:val="00434DAE"/>
    <w:rsid w:val="00434F88"/>
    <w:rsid w:val="00434FA3"/>
    <w:rsid w:val="00434FDE"/>
    <w:rsid w:val="004354C4"/>
    <w:rsid w:val="004355DA"/>
    <w:rsid w:val="004358AF"/>
    <w:rsid w:val="004358EA"/>
    <w:rsid w:val="00435909"/>
    <w:rsid w:val="00435A1E"/>
    <w:rsid w:val="00435BD9"/>
    <w:rsid w:val="00435C5C"/>
    <w:rsid w:val="00435D93"/>
    <w:rsid w:val="00435E8C"/>
    <w:rsid w:val="00435F5F"/>
    <w:rsid w:val="00435F6E"/>
    <w:rsid w:val="00435FA9"/>
    <w:rsid w:val="00435FE8"/>
    <w:rsid w:val="00436166"/>
    <w:rsid w:val="004361BD"/>
    <w:rsid w:val="004365B0"/>
    <w:rsid w:val="00436757"/>
    <w:rsid w:val="00436914"/>
    <w:rsid w:val="00436A3E"/>
    <w:rsid w:val="00436CA6"/>
    <w:rsid w:val="00436D42"/>
    <w:rsid w:val="00436DC4"/>
    <w:rsid w:val="00436E4A"/>
    <w:rsid w:val="00436EB4"/>
    <w:rsid w:val="00436FB2"/>
    <w:rsid w:val="004370A1"/>
    <w:rsid w:val="004371F4"/>
    <w:rsid w:val="00437317"/>
    <w:rsid w:val="00437341"/>
    <w:rsid w:val="004374FC"/>
    <w:rsid w:val="00437594"/>
    <w:rsid w:val="00437611"/>
    <w:rsid w:val="0043763D"/>
    <w:rsid w:val="00437794"/>
    <w:rsid w:val="004377EB"/>
    <w:rsid w:val="0043783D"/>
    <w:rsid w:val="004378EA"/>
    <w:rsid w:val="00437A66"/>
    <w:rsid w:val="00437A6D"/>
    <w:rsid w:val="00437E28"/>
    <w:rsid w:val="00437ED7"/>
    <w:rsid w:val="00437FA1"/>
    <w:rsid w:val="004401A0"/>
    <w:rsid w:val="00440210"/>
    <w:rsid w:val="0044038B"/>
    <w:rsid w:val="00440443"/>
    <w:rsid w:val="004404AF"/>
    <w:rsid w:val="004404F9"/>
    <w:rsid w:val="004405FD"/>
    <w:rsid w:val="0044062C"/>
    <w:rsid w:val="0044069E"/>
    <w:rsid w:val="004406C9"/>
    <w:rsid w:val="004406FF"/>
    <w:rsid w:val="0044099A"/>
    <w:rsid w:val="004409B8"/>
    <w:rsid w:val="00440E3F"/>
    <w:rsid w:val="00440EF0"/>
    <w:rsid w:val="00440F27"/>
    <w:rsid w:val="00440F54"/>
    <w:rsid w:val="00440F92"/>
    <w:rsid w:val="004411E0"/>
    <w:rsid w:val="0044142E"/>
    <w:rsid w:val="004414B0"/>
    <w:rsid w:val="0044151B"/>
    <w:rsid w:val="004415CB"/>
    <w:rsid w:val="004415EC"/>
    <w:rsid w:val="00441676"/>
    <w:rsid w:val="00441887"/>
    <w:rsid w:val="0044189E"/>
    <w:rsid w:val="0044197B"/>
    <w:rsid w:val="00441FA6"/>
    <w:rsid w:val="00441FD0"/>
    <w:rsid w:val="00441FDE"/>
    <w:rsid w:val="00441FF0"/>
    <w:rsid w:val="004420C7"/>
    <w:rsid w:val="004420CC"/>
    <w:rsid w:val="004420D7"/>
    <w:rsid w:val="004421BE"/>
    <w:rsid w:val="00442422"/>
    <w:rsid w:val="00442477"/>
    <w:rsid w:val="0044249E"/>
    <w:rsid w:val="004424EF"/>
    <w:rsid w:val="004425D9"/>
    <w:rsid w:val="004426A2"/>
    <w:rsid w:val="004426B7"/>
    <w:rsid w:val="00442885"/>
    <w:rsid w:val="00442AE7"/>
    <w:rsid w:val="00442BB2"/>
    <w:rsid w:val="00442C99"/>
    <w:rsid w:val="00442CC2"/>
    <w:rsid w:val="00442D61"/>
    <w:rsid w:val="00442F89"/>
    <w:rsid w:val="00443027"/>
    <w:rsid w:val="004432BE"/>
    <w:rsid w:val="00443515"/>
    <w:rsid w:val="00443760"/>
    <w:rsid w:val="0044388C"/>
    <w:rsid w:val="00443BBA"/>
    <w:rsid w:val="00443CFF"/>
    <w:rsid w:val="00443DE9"/>
    <w:rsid w:val="00443F74"/>
    <w:rsid w:val="00443FDB"/>
    <w:rsid w:val="00444019"/>
    <w:rsid w:val="0044401E"/>
    <w:rsid w:val="00444217"/>
    <w:rsid w:val="00444300"/>
    <w:rsid w:val="00444732"/>
    <w:rsid w:val="0044479D"/>
    <w:rsid w:val="004447E8"/>
    <w:rsid w:val="00444C01"/>
    <w:rsid w:val="00444D92"/>
    <w:rsid w:val="00444E8B"/>
    <w:rsid w:val="00444FD4"/>
    <w:rsid w:val="00445028"/>
    <w:rsid w:val="004450C6"/>
    <w:rsid w:val="0044524D"/>
    <w:rsid w:val="00445264"/>
    <w:rsid w:val="004453CA"/>
    <w:rsid w:val="00445696"/>
    <w:rsid w:val="0044575C"/>
    <w:rsid w:val="0044577D"/>
    <w:rsid w:val="00445972"/>
    <w:rsid w:val="004459F4"/>
    <w:rsid w:val="00445BD1"/>
    <w:rsid w:val="00445C8B"/>
    <w:rsid w:val="00445DED"/>
    <w:rsid w:val="00445E43"/>
    <w:rsid w:val="00445F0F"/>
    <w:rsid w:val="004460DA"/>
    <w:rsid w:val="0044610F"/>
    <w:rsid w:val="0044623B"/>
    <w:rsid w:val="00446279"/>
    <w:rsid w:val="004462A5"/>
    <w:rsid w:val="00446424"/>
    <w:rsid w:val="0044643F"/>
    <w:rsid w:val="00446559"/>
    <w:rsid w:val="00446592"/>
    <w:rsid w:val="004466C1"/>
    <w:rsid w:val="00446818"/>
    <w:rsid w:val="004469C4"/>
    <w:rsid w:val="00446B71"/>
    <w:rsid w:val="00446F27"/>
    <w:rsid w:val="00446F58"/>
    <w:rsid w:val="00446FF2"/>
    <w:rsid w:val="004470D0"/>
    <w:rsid w:val="00447141"/>
    <w:rsid w:val="004471C3"/>
    <w:rsid w:val="00447381"/>
    <w:rsid w:val="004473D8"/>
    <w:rsid w:val="004474CE"/>
    <w:rsid w:val="00447628"/>
    <w:rsid w:val="004477BB"/>
    <w:rsid w:val="00447A30"/>
    <w:rsid w:val="00447B29"/>
    <w:rsid w:val="00447D37"/>
    <w:rsid w:val="00447E93"/>
    <w:rsid w:val="00447F12"/>
    <w:rsid w:val="00447F2E"/>
    <w:rsid w:val="00447F72"/>
    <w:rsid w:val="00447FE0"/>
    <w:rsid w:val="00450004"/>
    <w:rsid w:val="0045024A"/>
    <w:rsid w:val="0045028C"/>
    <w:rsid w:val="004503DD"/>
    <w:rsid w:val="00450427"/>
    <w:rsid w:val="00450510"/>
    <w:rsid w:val="00450643"/>
    <w:rsid w:val="00450658"/>
    <w:rsid w:val="00450687"/>
    <w:rsid w:val="004507CD"/>
    <w:rsid w:val="00450840"/>
    <w:rsid w:val="00450A8A"/>
    <w:rsid w:val="00450AB7"/>
    <w:rsid w:val="00450D40"/>
    <w:rsid w:val="0045106E"/>
    <w:rsid w:val="004511A0"/>
    <w:rsid w:val="00451233"/>
    <w:rsid w:val="00451287"/>
    <w:rsid w:val="004512D6"/>
    <w:rsid w:val="00451349"/>
    <w:rsid w:val="0045165B"/>
    <w:rsid w:val="0045179B"/>
    <w:rsid w:val="00451A5F"/>
    <w:rsid w:val="00451AE9"/>
    <w:rsid w:val="00451C0A"/>
    <w:rsid w:val="00451D47"/>
    <w:rsid w:val="00451D6D"/>
    <w:rsid w:val="00451DEE"/>
    <w:rsid w:val="00451DF4"/>
    <w:rsid w:val="00451E50"/>
    <w:rsid w:val="00452134"/>
    <w:rsid w:val="00452221"/>
    <w:rsid w:val="00452242"/>
    <w:rsid w:val="00452246"/>
    <w:rsid w:val="0045247B"/>
    <w:rsid w:val="00452484"/>
    <w:rsid w:val="00452590"/>
    <w:rsid w:val="004527EA"/>
    <w:rsid w:val="0045291D"/>
    <w:rsid w:val="00452936"/>
    <w:rsid w:val="00452BAD"/>
    <w:rsid w:val="00452BBE"/>
    <w:rsid w:val="00452BCB"/>
    <w:rsid w:val="00452E04"/>
    <w:rsid w:val="00453207"/>
    <w:rsid w:val="0045323D"/>
    <w:rsid w:val="004533CC"/>
    <w:rsid w:val="004533FA"/>
    <w:rsid w:val="004536A1"/>
    <w:rsid w:val="004537AA"/>
    <w:rsid w:val="0045389E"/>
    <w:rsid w:val="004538DA"/>
    <w:rsid w:val="00453AD0"/>
    <w:rsid w:val="00453B70"/>
    <w:rsid w:val="00453CFB"/>
    <w:rsid w:val="00453D78"/>
    <w:rsid w:val="00453F21"/>
    <w:rsid w:val="00453F3C"/>
    <w:rsid w:val="0045401C"/>
    <w:rsid w:val="00454340"/>
    <w:rsid w:val="0045472D"/>
    <w:rsid w:val="004547AF"/>
    <w:rsid w:val="004547BE"/>
    <w:rsid w:val="0045480C"/>
    <w:rsid w:val="0045488F"/>
    <w:rsid w:val="004548DF"/>
    <w:rsid w:val="00454AE0"/>
    <w:rsid w:val="00454CAA"/>
    <w:rsid w:val="00454CBF"/>
    <w:rsid w:val="00454EEA"/>
    <w:rsid w:val="00454F78"/>
    <w:rsid w:val="00455036"/>
    <w:rsid w:val="004550A4"/>
    <w:rsid w:val="004551C9"/>
    <w:rsid w:val="0045527D"/>
    <w:rsid w:val="004553E3"/>
    <w:rsid w:val="004553EC"/>
    <w:rsid w:val="00455679"/>
    <w:rsid w:val="0045570F"/>
    <w:rsid w:val="004558FF"/>
    <w:rsid w:val="00455970"/>
    <w:rsid w:val="00456015"/>
    <w:rsid w:val="00456030"/>
    <w:rsid w:val="00456142"/>
    <w:rsid w:val="004561C0"/>
    <w:rsid w:val="0045629E"/>
    <w:rsid w:val="004562A0"/>
    <w:rsid w:val="00456356"/>
    <w:rsid w:val="004566C0"/>
    <w:rsid w:val="004566D2"/>
    <w:rsid w:val="00456730"/>
    <w:rsid w:val="0045675E"/>
    <w:rsid w:val="004567FF"/>
    <w:rsid w:val="0045680C"/>
    <w:rsid w:val="00456920"/>
    <w:rsid w:val="004569D7"/>
    <w:rsid w:val="004569EF"/>
    <w:rsid w:val="00456A21"/>
    <w:rsid w:val="00456BC6"/>
    <w:rsid w:val="00456D2E"/>
    <w:rsid w:val="00456DDD"/>
    <w:rsid w:val="00456E30"/>
    <w:rsid w:val="00456EAF"/>
    <w:rsid w:val="00456F1B"/>
    <w:rsid w:val="00457274"/>
    <w:rsid w:val="0045734C"/>
    <w:rsid w:val="00457356"/>
    <w:rsid w:val="0045751D"/>
    <w:rsid w:val="00457574"/>
    <w:rsid w:val="00457596"/>
    <w:rsid w:val="0045761F"/>
    <w:rsid w:val="00457671"/>
    <w:rsid w:val="004576C9"/>
    <w:rsid w:val="00457872"/>
    <w:rsid w:val="004578D3"/>
    <w:rsid w:val="00457BA6"/>
    <w:rsid w:val="00457BE0"/>
    <w:rsid w:val="00457E72"/>
    <w:rsid w:val="00457F40"/>
    <w:rsid w:val="00460199"/>
    <w:rsid w:val="0046029B"/>
    <w:rsid w:val="00460454"/>
    <w:rsid w:val="004604F0"/>
    <w:rsid w:val="0046053A"/>
    <w:rsid w:val="004605CD"/>
    <w:rsid w:val="00460802"/>
    <w:rsid w:val="0046085A"/>
    <w:rsid w:val="00460A0A"/>
    <w:rsid w:val="00460BC2"/>
    <w:rsid w:val="00460BCF"/>
    <w:rsid w:val="00460C6B"/>
    <w:rsid w:val="00460D22"/>
    <w:rsid w:val="00460F8D"/>
    <w:rsid w:val="00461101"/>
    <w:rsid w:val="00461295"/>
    <w:rsid w:val="004612C4"/>
    <w:rsid w:val="0046154C"/>
    <w:rsid w:val="0046195D"/>
    <w:rsid w:val="00461A1C"/>
    <w:rsid w:val="00461DAA"/>
    <w:rsid w:val="00461E61"/>
    <w:rsid w:val="00461F07"/>
    <w:rsid w:val="00461F16"/>
    <w:rsid w:val="00461FA5"/>
    <w:rsid w:val="0046214D"/>
    <w:rsid w:val="0046219D"/>
    <w:rsid w:val="00462536"/>
    <w:rsid w:val="0046278D"/>
    <w:rsid w:val="004627EC"/>
    <w:rsid w:val="00462A96"/>
    <w:rsid w:val="00462B2C"/>
    <w:rsid w:val="00462B98"/>
    <w:rsid w:val="00462C6F"/>
    <w:rsid w:val="00462FFE"/>
    <w:rsid w:val="00463175"/>
    <w:rsid w:val="004631FE"/>
    <w:rsid w:val="004633C4"/>
    <w:rsid w:val="004639AA"/>
    <w:rsid w:val="00463ABD"/>
    <w:rsid w:val="00463B31"/>
    <w:rsid w:val="00463DC9"/>
    <w:rsid w:val="00463EE4"/>
    <w:rsid w:val="0046408D"/>
    <w:rsid w:val="004641D4"/>
    <w:rsid w:val="004645D6"/>
    <w:rsid w:val="00464705"/>
    <w:rsid w:val="0046477F"/>
    <w:rsid w:val="004647C2"/>
    <w:rsid w:val="00464911"/>
    <w:rsid w:val="00464913"/>
    <w:rsid w:val="00464C75"/>
    <w:rsid w:val="00464C81"/>
    <w:rsid w:val="00464D54"/>
    <w:rsid w:val="00464D96"/>
    <w:rsid w:val="00464E8A"/>
    <w:rsid w:val="00464F78"/>
    <w:rsid w:val="00464FDC"/>
    <w:rsid w:val="00465146"/>
    <w:rsid w:val="0046522E"/>
    <w:rsid w:val="00465298"/>
    <w:rsid w:val="004652B6"/>
    <w:rsid w:val="00465303"/>
    <w:rsid w:val="00465490"/>
    <w:rsid w:val="004655F3"/>
    <w:rsid w:val="004657F1"/>
    <w:rsid w:val="0046582E"/>
    <w:rsid w:val="00465B37"/>
    <w:rsid w:val="00465B87"/>
    <w:rsid w:val="00465D37"/>
    <w:rsid w:val="00465D83"/>
    <w:rsid w:val="00465EC8"/>
    <w:rsid w:val="00465F7A"/>
    <w:rsid w:val="00465F8C"/>
    <w:rsid w:val="004660B0"/>
    <w:rsid w:val="004660E5"/>
    <w:rsid w:val="0046621C"/>
    <w:rsid w:val="0046648D"/>
    <w:rsid w:val="004664A6"/>
    <w:rsid w:val="00466813"/>
    <w:rsid w:val="00466861"/>
    <w:rsid w:val="004669D9"/>
    <w:rsid w:val="00466A77"/>
    <w:rsid w:val="00466AD1"/>
    <w:rsid w:val="00466C3F"/>
    <w:rsid w:val="00466C98"/>
    <w:rsid w:val="00466C9C"/>
    <w:rsid w:val="00466D25"/>
    <w:rsid w:val="00466EAF"/>
    <w:rsid w:val="00466ED9"/>
    <w:rsid w:val="00466FCA"/>
    <w:rsid w:val="0046711F"/>
    <w:rsid w:val="0046720E"/>
    <w:rsid w:val="00467411"/>
    <w:rsid w:val="00467438"/>
    <w:rsid w:val="0046745D"/>
    <w:rsid w:val="0046762A"/>
    <w:rsid w:val="004678DE"/>
    <w:rsid w:val="004678E0"/>
    <w:rsid w:val="004678F4"/>
    <w:rsid w:val="0046791A"/>
    <w:rsid w:val="00467926"/>
    <w:rsid w:val="00467964"/>
    <w:rsid w:val="00467A73"/>
    <w:rsid w:val="00467AF2"/>
    <w:rsid w:val="00467B10"/>
    <w:rsid w:val="00467BB3"/>
    <w:rsid w:val="00467BC7"/>
    <w:rsid w:val="00467D27"/>
    <w:rsid w:val="00467E10"/>
    <w:rsid w:val="00467E33"/>
    <w:rsid w:val="004700C1"/>
    <w:rsid w:val="004700E3"/>
    <w:rsid w:val="00470241"/>
    <w:rsid w:val="004702B1"/>
    <w:rsid w:val="0047037A"/>
    <w:rsid w:val="0047038E"/>
    <w:rsid w:val="004705EE"/>
    <w:rsid w:val="004706C1"/>
    <w:rsid w:val="00470753"/>
    <w:rsid w:val="00470789"/>
    <w:rsid w:val="00470796"/>
    <w:rsid w:val="00470854"/>
    <w:rsid w:val="00470A41"/>
    <w:rsid w:val="00470B8B"/>
    <w:rsid w:val="00470DF0"/>
    <w:rsid w:val="00470EAA"/>
    <w:rsid w:val="0047106A"/>
    <w:rsid w:val="004710D7"/>
    <w:rsid w:val="004712FA"/>
    <w:rsid w:val="00471426"/>
    <w:rsid w:val="00471516"/>
    <w:rsid w:val="00471597"/>
    <w:rsid w:val="004716B3"/>
    <w:rsid w:val="004718D0"/>
    <w:rsid w:val="0047197B"/>
    <w:rsid w:val="004719AA"/>
    <w:rsid w:val="00471A20"/>
    <w:rsid w:val="00472021"/>
    <w:rsid w:val="004721E0"/>
    <w:rsid w:val="00472334"/>
    <w:rsid w:val="00472426"/>
    <w:rsid w:val="004724AF"/>
    <w:rsid w:val="00472576"/>
    <w:rsid w:val="0047261C"/>
    <w:rsid w:val="00472785"/>
    <w:rsid w:val="0047282C"/>
    <w:rsid w:val="00472A67"/>
    <w:rsid w:val="00472B1E"/>
    <w:rsid w:val="00472B3C"/>
    <w:rsid w:val="00472C8E"/>
    <w:rsid w:val="00472D74"/>
    <w:rsid w:val="00472E6D"/>
    <w:rsid w:val="00472E8F"/>
    <w:rsid w:val="00472F8F"/>
    <w:rsid w:val="004731DC"/>
    <w:rsid w:val="00473269"/>
    <w:rsid w:val="00473403"/>
    <w:rsid w:val="0047352E"/>
    <w:rsid w:val="00473A4B"/>
    <w:rsid w:val="00473D86"/>
    <w:rsid w:val="00473DE5"/>
    <w:rsid w:val="00473E82"/>
    <w:rsid w:val="00473EFE"/>
    <w:rsid w:val="00473F62"/>
    <w:rsid w:val="00474184"/>
    <w:rsid w:val="004741AC"/>
    <w:rsid w:val="00474422"/>
    <w:rsid w:val="004744EA"/>
    <w:rsid w:val="0047459F"/>
    <w:rsid w:val="0047470D"/>
    <w:rsid w:val="004747C3"/>
    <w:rsid w:val="004749B4"/>
    <w:rsid w:val="00474B36"/>
    <w:rsid w:val="00474B5E"/>
    <w:rsid w:val="00474FBC"/>
    <w:rsid w:val="0047511A"/>
    <w:rsid w:val="00475132"/>
    <w:rsid w:val="004751BD"/>
    <w:rsid w:val="004751DD"/>
    <w:rsid w:val="004752DC"/>
    <w:rsid w:val="004756D3"/>
    <w:rsid w:val="00475916"/>
    <w:rsid w:val="00475945"/>
    <w:rsid w:val="00475A43"/>
    <w:rsid w:val="00475B11"/>
    <w:rsid w:val="00475C36"/>
    <w:rsid w:val="00475F5E"/>
    <w:rsid w:val="004760F6"/>
    <w:rsid w:val="00476242"/>
    <w:rsid w:val="00476264"/>
    <w:rsid w:val="004762F2"/>
    <w:rsid w:val="0047645D"/>
    <w:rsid w:val="004764AA"/>
    <w:rsid w:val="00476563"/>
    <w:rsid w:val="0047658E"/>
    <w:rsid w:val="00476792"/>
    <w:rsid w:val="004768C6"/>
    <w:rsid w:val="004768CF"/>
    <w:rsid w:val="00476941"/>
    <w:rsid w:val="0047698E"/>
    <w:rsid w:val="00476AD6"/>
    <w:rsid w:val="00476C85"/>
    <w:rsid w:val="00476CB9"/>
    <w:rsid w:val="00476D09"/>
    <w:rsid w:val="00476EF6"/>
    <w:rsid w:val="00476FEB"/>
    <w:rsid w:val="004772BF"/>
    <w:rsid w:val="004774BC"/>
    <w:rsid w:val="00477607"/>
    <w:rsid w:val="00477730"/>
    <w:rsid w:val="00477806"/>
    <w:rsid w:val="0047798D"/>
    <w:rsid w:val="00477AAC"/>
    <w:rsid w:val="00477B82"/>
    <w:rsid w:val="00477CC4"/>
    <w:rsid w:val="0048002B"/>
    <w:rsid w:val="00480067"/>
    <w:rsid w:val="0048006F"/>
    <w:rsid w:val="004801F0"/>
    <w:rsid w:val="004804B9"/>
    <w:rsid w:val="0048050A"/>
    <w:rsid w:val="00480616"/>
    <w:rsid w:val="004806C2"/>
    <w:rsid w:val="004806CB"/>
    <w:rsid w:val="00480704"/>
    <w:rsid w:val="00480852"/>
    <w:rsid w:val="004808CF"/>
    <w:rsid w:val="00480CD8"/>
    <w:rsid w:val="00480F5B"/>
    <w:rsid w:val="00481044"/>
    <w:rsid w:val="004811C9"/>
    <w:rsid w:val="00481295"/>
    <w:rsid w:val="0048141F"/>
    <w:rsid w:val="004815CA"/>
    <w:rsid w:val="0048182E"/>
    <w:rsid w:val="00481BAB"/>
    <w:rsid w:val="00481D05"/>
    <w:rsid w:val="00481D38"/>
    <w:rsid w:val="00481D44"/>
    <w:rsid w:val="00481DAE"/>
    <w:rsid w:val="00481DD8"/>
    <w:rsid w:val="00481EF1"/>
    <w:rsid w:val="00481F9C"/>
    <w:rsid w:val="0048203D"/>
    <w:rsid w:val="00482108"/>
    <w:rsid w:val="00482186"/>
    <w:rsid w:val="00482221"/>
    <w:rsid w:val="00482253"/>
    <w:rsid w:val="00482268"/>
    <w:rsid w:val="00482312"/>
    <w:rsid w:val="00482495"/>
    <w:rsid w:val="00482571"/>
    <w:rsid w:val="004825B2"/>
    <w:rsid w:val="004826B1"/>
    <w:rsid w:val="004826D3"/>
    <w:rsid w:val="004828D8"/>
    <w:rsid w:val="0048290A"/>
    <w:rsid w:val="00482993"/>
    <w:rsid w:val="004829AB"/>
    <w:rsid w:val="00482A38"/>
    <w:rsid w:val="00482CCA"/>
    <w:rsid w:val="00482DD1"/>
    <w:rsid w:val="00482DEF"/>
    <w:rsid w:val="00482E1B"/>
    <w:rsid w:val="00482E37"/>
    <w:rsid w:val="00482E81"/>
    <w:rsid w:val="0048316E"/>
    <w:rsid w:val="0048324D"/>
    <w:rsid w:val="00483291"/>
    <w:rsid w:val="0048342F"/>
    <w:rsid w:val="0048349D"/>
    <w:rsid w:val="004834E9"/>
    <w:rsid w:val="004835B8"/>
    <w:rsid w:val="004837AB"/>
    <w:rsid w:val="004838BA"/>
    <w:rsid w:val="00483B0D"/>
    <w:rsid w:val="00483C4B"/>
    <w:rsid w:val="00483DB5"/>
    <w:rsid w:val="00483E5E"/>
    <w:rsid w:val="00483E6A"/>
    <w:rsid w:val="00483F3E"/>
    <w:rsid w:val="00484456"/>
    <w:rsid w:val="004845F7"/>
    <w:rsid w:val="00484641"/>
    <w:rsid w:val="004846FE"/>
    <w:rsid w:val="0048472B"/>
    <w:rsid w:val="00484786"/>
    <w:rsid w:val="004847D2"/>
    <w:rsid w:val="0048484D"/>
    <w:rsid w:val="004849AA"/>
    <w:rsid w:val="00484D42"/>
    <w:rsid w:val="00484D99"/>
    <w:rsid w:val="00484EB6"/>
    <w:rsid w:val="00484F38"/>
    <w:rsid w:val="00484F5C"/>
    <w:rsid w:val="00484F79"/>
    <w:rsid w:val="0048500B"/>
    <w:rsid w:val="0048504B"/>
    <w:rsid w:val="004851D9"/>
    <w:rsid w:val="00485371"/>
    <w:rsid w:val="00485405"/>
    <w:rsid w:val="004854F1"/>
    <w:rsid w:val="004857A0"/>
    <w:rsid w:val="00485863"/>
    <w:rsid w:val="00485A27"/>
    <w:rsid w:val="00485A44"/>
    <w:rsid w:val="00485A5B"/>
    <w:rsid w:val="00485B78"/>
    <w:rsid w:val="00485BAD"/>
    <w:rsid w:val="00485BC3"/>
    <w:rsid w:val="00485C21"/>
    <w:rsid w:val="00485C30"/>
    <w:rsid w:val="00485C48"/>
    <w:rsid w:val="00485C70"/>
    <w:rsid w:val="00485D5A"/>
    <w:rsid w:val="00485D64"/>
    <w:rsid w:val="00485D73"/>
    <w:rsid w:val="00485E3E"/>
    <w:rsid w:val="00485EF6"/>
    <w:rsid w:val="00486013"/>
    <w:rsid w:val="00486043"/>
    <w:rsid w:val="00486333"/>
    <w:rsid w:val="0048642B"/>
    <w:rsid w:val="00486433"/>
    <w:rsid w:val="00486769"/>
    <w:rsid w:val="004867E7"/>
    <w:rsid w:val="0048682A"/>
    <w:rsid w:val="004868EB"/>
    <w:rsid w:val="00486944"/>
    <w:rsid w:val="004869B2"/>
    <w:rsid w:val="00486B28"/>
    <w:rsid w:val="00486C09"/>
    <w:rsid w:val="00486D19"/>
    <w:rsid w:val="00486D36"/>
    <w:rsid w:val="0048707C"/>
    <w:rsid w:val="00487197"/>
    <w:rsid w:val="004872E6"/>
    <w:rsid w:val="0048736C"/>
    <w:rsid w:val="00487480"/>
    <w:rsid w:val="004874F9"/>
    <w:rsid w:val="00487522"/>
    <w:rsid w:val="004875E4"/>
    <w:rsid w:val="0048766D"/>
    <w:rsid w:val="00487690"/>
    <w:rsid w:val="004877E5"/>
    <w:rsid w:val="0048781A"/>
    <w:rsid w:val="00487A9C"/>
    <w:rsid w:val="00487B5C"/>
    <w:rsid w:val="00487B9E"/>
    <w:rsid w:val="00487C57"/>
    <w:rsid w:val="00487CD4"/>
    <w:rsid w:val="00487F55"/>
    <w:rsid w:val="004900A0"/>
    <w:rsid w:val="00490125"/>
    <w:rsid w:val="0049022A"/>
    <w:rsid w:val="004903BD"/>
    <w:rsid w:val="004904D7"/>
    <w:rsid w:val="004905B7"/>
    <w:rsid w:val="004905FA"/>
    <w:rsid w:val="0049068A"/>
    <w:rsid w:val="0049077B"/>
    <w:rsid w:val="004907EE"/>
    <w:rsid w:val="00490810"/>
    <w:rsid w:val="0049095C"/>
    <w:rsid w:val="00490A5B"/>
    <w:rsid w:val="00490A6C"/>
    <w:rsid w:val="00490ADA"/>
    <w:rsid w:val="00490CEE"/>
    <w:rsid w:val="00490D00"/>
    <w:rsid w:val="00490E2D"/>
    <w:rsid w:val="00490F41"/>
    <w:rsid w:val="00490FF1"/>
    <w:rsid w:val="004910CF"/>
    <w:rsid w:val="00491131"/>
    <w:rsid w:val="0049141B"/>
    <w:rsid w:val="00491528"/>
    <w:rsid w:val="0049155E"/>
    <w:rsid w:val="0049157F"/>
    <w:rsid w:val="00491883"/>
    <w:rsid w:val="004918F2"/>
    <w:rsid w:val="00491D1F"/>
    <w:rsid w:val="00491D73"/>
    <w:rsid w:val="00491EF0"/>
    <w:rsid w:val="00492005"/>
    <w:rsid w:val="004920DE"/>
    <w:rsid w:val="00492102"/>
    <w:rsid w:val="00492260"/>
    <w:rsid w:val="004922B2"/>
    <w:rsid w:val="00492300"/>
    <w:rsid w:val="00492334"/>
    <w:rsid w:val="0049236C"/>
    <w:rsid w:val="004924A2"/>
    <w:rsid w:val="004924A7"/>
    <w:rsid w:val="004924B2"/>
    <w:rsid w:val="004926C6"/>
    <w:rsid w:val="004927AC"/>
    <w:rsid w:val="0049283E"/>
    <w:rsid w:val="00492956"/>
    <w:rsid w:val="00492971"/>
    <w:rsid w:val="004929B5"/>
    <w:rsid w:val="004929BE"/>
    <w:rsid w:val="00492AAB"/>
    <w:rsid w:val="00492B78"/>
    <w:rsid w:val="00492D1F"/>
    <w:rsid w:val="00492D58"/>
    <w:rsid w:val="00492D63"/>
    <w:rsid w:val="00492DA6"/>
    <w:rsid w:val="00492EA1"/>
    <w:rsid w:val="00493175"/>
    <w:rsid w:val="00493325"/>
    <w:rsid w:val="0049348D"/>
    <w:rsid w:val="004934A2"/>
    <w:rsid w:val="0049365E"/>
    <w:rsid w:val="0049393A"/>
    <w:rsid w:val="00493A84"/>
    <w:rsid w:val="00493B90"/>
    <w:rsid w:val="00493C10"/>
    <w:rsid w:val="00493DC6"/>
    <w:rsid w:val="00493F5A"/>
    <w:rsid w:val="004942D7"/>
    <w:rsid w:val="004942DF"/>
    <w:rsid w:val="004942ED"/>
    <w:rsid w:val="00494651"/>
    <w:rsid w:val="004947F4"/>
    <w:rsid w:val="004948CD"/>
    <w:rsid w:val="004948CF"/>
    <w:rsid w:val="00494962"/>
    <w:rsid w:val="0049497E"/>
    <w:rsid w:val="00494A86"/>
    <w:rsid w:val="00494B78"/>
    <w:rsid w:val="00494BB9"/>
    <w:rsid w:val="00494CD8"/>
    <w:rsid w:val="00494F5A"/>
    <w:rsid w:val="0049500F"/>
    <w:rsid w:val="00495031"/>
    <w:rsid w:val="004950E5"/>
    <w:rsid w:val="00495188"/>
    <w:rsid w:val="004951EF"/>
    <w:rsid w:val="004955CB"/>
    <w:rsid w:val="00495670"/>
    <w:rsid w:val="00495797"/>
    <w:rsid w:val="00495D1D"/>
    <w:rsid w:val="00495D7A"/>
    <w:rsid w:val="00495D7D"/>
    <w:rsid w:val="00495DD4"/>
    <w:rsid w:val="00495ED7"/>
    <w:rsid w:val="00495EE2"/>
    <w:rsid w:val="00495FCA"/>
    <w:rsid w:val="0049613A"/>
    <w:rsid w:val="00496219"/>
    <w:rsid w:val="004962FE"/>
    <w:rsid w:val="004965D8"/>
    <w:rsid w:val="004967B9"/>
    <w:rsid w:val="0049681A"/>
    <w:rsid w:val="00496997"/>
    <w:rsid w:val="00496A3D"/>
    <w:rsid w:val="00496B1D"/>
    <w:rsid w:val="00496BCB"/>
    <w:rsid w:val="00496E33"/>
    <w:rsid w:val="00496ED6"/>
    <w:rsid w:val="00496F07"/>
    <w:rsid w:val="00496F2F"/>
    <w:rsid w:val="00496F95"/>
    <w:rsid w:val="004970B1"/>
    <w:rsid w:val="00497113"/>
    <w:rsid w:val="0049713F"/>
    <w:rsid w:val="004972CC"/>
    <w:rsid w:val="004972D7"/>
    <w:rsid w:val="00497308"/>
    <w:rsid w:val="004973DD"/>
    <w:rsid w:val="004973FD"/>
    <w:rsid w:val="00497506"/>
    <w:rsid w:val="00497535"/>
    <w:rsid w:val="00497600"/>
    <w:rsid w:val="004976A4"/>
    <w:rsid w:val="004976AA"/>
    <w:rsid w:val="004976C9"/>
    <w:rsid w:val="0049772C"/>
    <w:rsid w:val="0049774C"/>
    <w:rsid w:val="004977B6"/>
    <w:rsid w:val="004978E7"/>
    <w:rsid w:val="00497916"/>
    <w:rsid w:val="00497A1D"/>
    <w:rsid w:val="00497BA5"/>
    <w:rsid w:val="00497C0F"/>
    <w:rsid w:val="00497D1D"/>
    <w:rsid w:val="00497D92"/>
    <w:rsid w:val="00497E07"/>
    <w:rsid w:val="00497E3A"/>
    <w:rsid w:val="00497E66"/>
    <w:rsid w:val="00497EFE"/>
    <w:rsid w:val="004A01C7"/>
    <w:rsid w:val="004A01D9"/>
    <w:rsid w:val="004A02F2"/>
    <w:rsid w:val="004A03B9"/>
    <w:rsid w:val="004A041D"/>
    <w:rsid w:val="004A05DE"/>
    <w:rsid w:val="004A060C"/>
    <w:rsid w:val="004A0733"/>
    <w:rsid w:val="004A0780"/>
    <w:rsid w:val="004A079B"/>
    <w:rsid w:val="004A088D"/>
    <w:rsid w:val="004A0916"/>
    <w:rsid w:val="004A0AC8"/>
    <w:rsid w:val="004A0AED"/>
    <w:rsid w:val="004A0B69"/>
    <w:rsid w:val="004A0D53"/>
    <w:rsid w:val="004A0D80"/>
    <w:rsid w:val="004A0E03"/>
    <w:rsid w:val="004A0EDF"/>
    <w:rsid w:val="004A0FA4"/>
    <w:rsid w:val="004A115C"/>
    <w:rsid w:val="004A12A5"/>
    <w:rsid w:val="004A12CD"/>
    <w:rsid w:val="004A1309"/>
    <w:rsid w:val="004A132B"/>
    <w:rsid w:val="004A1423"/>
    <w:rsid w:val="004A153A"/>
    <w:rsid w:val="004A1671"/>
    <w:rsid w:val="004A170A"/>
    <w:rsid w:val="004A1953"/>
    <w:rsid w:val="004A195E"/>
    <w:rsid w:val="004A1C06"/>
    <w:rsid w:val="004A1DBA"/>
    <w:rsid w:val="004A1DF5"/>
    <w:rsid w:val="004A218D"/>
    <w:rsid w:val="004A21AD"/>
    <w:rsid w:val="004A2373"/>
    <w:rsid w:val="004A24CB"/>
    <w:rsid w:val="004A27AD"/>
    <w:rsid w:val="004A2889"/>
    <w:rsid w:val="004A2A13"/>
    <w:rsid w:val="004A2A2B"/>
    <w:rsid w:val="004A2B9C"/>
    <w:rsid w:val="004A2DB2"/>
    <w:rsid w:val="004A2F80"/>
    <w:rsid w:val="004A2FBF"/>
    <w:rsid w:val="004A312E"/>
    <w:rsid w:val="004A31FD"/>
    <w:rsid w:val="004A32B8"/>
    <w:rsid w:val="004A339F"/>
    <w:rsid w:val="004A33CB"/>
    <w:rsid w:val="004A36EC"/>
    <w:rsid w:val="004A3873"/>
    <w:rsid w:val="004A399C"/>
    <w:rsid w:val="004A39BE"/>
    <w:rsid w:val="004A3B88"/>
    <w:rsid w:val="004A3D0C"/>
    <w:rsid w:val="004A3DD2"/>
    <w:rsid w:val="004A3E59"/>
    <w:rsid w:val="004A40C0"/>
    <w:rsid w:val="004A42DC"/>
    <w:rsid w:val="004A4470"/>
    <w:rsid w:val="004A4613"/>
    <w:rsid w:val="004A46C7"/>
    <w:rsid w:val="004A46CD"/>
    <w:rsid w:val="004A476F"/>
    <w:rsid w:val="004A48C2"/>
    <w:rsid w:val="004A4901"/>
    <w:rsid w:val="004A4B1B"/>
    <w:rsid w:val="004A4B66"/>
    <w:rsid w:val="004A4B7E"/>
    <w:rsid w:val="004A4BAD"/>
    <w:rsid w:val="004A4C35"/>
    <w:rsid w:val="004A4CA6"/>
    <w:rsid w:val="004A4D3D"/>
    <w:rsid w:val="004A4DEE"/>
    <w:rsid w:val="004A4E8B"/>
    <w:rsid w:val="004A4EF3"/>
    <w:rsid w:val="004A4FD9"/>
    <w:rsid w:val="004A510B"/>
    <w:rsid w:val="004A516B"/>
    <w:rsid w:val="004A58C2"/>
    <w:rsid w:val="004A58CA"/>
    <w:rsid w:val="004A58F1"/>
    <w:rsid w:val="004A5BAB"/>
    <w:rsid w:val="004A5D39"/>
    <w:rsid w:val="004A620E"/>
    <w:rsid w:val="004A63D7"/>
    <w:rsid w:val="004A646B"/>
    <w:rsid w:val="004A66A4"/>
    <w:rsid w:val="004A66C5"/>
    <w:rsid w:val="004A6718"/>
    <w:rsid w:val="004A679E"/>
    <w:rsid w:val="004A67D5"/>
    <w:rsid w:val="004A6A77"/>
    <w:rsid w:val="004A6BB5"/>
    <w:rsid w:val="004A6BBA"/>
    <w:rsid w:val="004A700E"/>
    <w:rsid w:val="004A7292"/>
    <w:rsid w:val="004A7408"/>
    <w:rsid w:val="004A7585"/>
    <w:rsid w:val="004A75B3"/>
    <w:rsid w:val="004A76E2"/>
    <w:rsid w:val="004A773B"/>
    <w:rsid w:val="004A7826"/>
    <w:rsid w:val="004A789A"/>
    <w:rsid w:val="004A7902"/>
    <w:rsid w:val="004A791B"/>
    <w:rsid w:val="004A7A0C"/>
    <w:rsid w:val="004A7BA7"/>
    <w:rsid w:val="004A7DE3"/>
    <w:rsid w:val="004A7F7F"/>
    <w:rsid w:val="004B0018"/>
    <w:rsid w:val="004B01A5"/>
    <w:rsid w:val="004B022A"/>
    <w:rsid w:val="004B0362"/>
    <w:rsid w:val="004B0363"/>
    <w:rsid w:val="004B045B"/>
    <w:rsid w:val="004B047E"/>
    <w:rsid w:val="004B057C"/>
    <w:rsid w:val="004B05FE"/>
    <w:rsid w:val="004B0B53"/>
    <w:rsid w:val="004B0C63"/>
    <w:rsid w:val="004B0C8F"/>
    <w:rsid w:val="004B0D5B"/>
    <w:rsid w:val="004B0DEB"/>
    <w:rsid w:val="004B0E7A"/>
    <w:rsid w:val="004B0F3E"/>
    <w:rsid w:val="004B0FBA"/>
    <w:rsid w:val="004B1063"/>
    <w:rsid w:val="004B126F"/>
    <w:rsid w:val="004B1369"/>
    <w:rsid w:val="004B1399"/>
    <w:rsid w:val="004B154A"/>
    <w:rsid w:val="004B161D"/>
    <w:rsid w:val="004B16F9"/>
    <w:rsid w:val="004B178D"/>
    <w:rsid w:val="004B187B"/>
    <w:rsid w:val="004B1962"/>
    <w:rsid w:val="004B1B15"/>
    <w:rsid w:val="004B1E06"/>
    <w:rsid w:val="004B2000"/>
    <w:rsid w:val="004B201F"/>
    <w:rsid w:val="004B204D"/>
    <w:rsid w:val="004B276A"/>
    <w:rsid w:val="004B28C5"/>
    <w:rsid w:val="004B29D7"/>
    <w:rsid w:val="004B2AB2"/>
    <w:rsid w:val="004B2AD8"/>
    <w:rsid w:val="004B2CF7"/>
    <w:rsid w:val="004B2E45"/>
    <w:rsid w:val="004B2F3D"/>
    <w:rsid w:val="004B2F86"/>
    <w:rsid w:val="004B3056"/>
    <w:rsid w:val="004B3090"/>
    <w:rsid w:val="004B3158"/>
    <w:rsid w:val="004B333E"/>
    <w:rsid w:val="004B3396"/>
    <w:rsid w:val="004B3489"/>
    <w:rsid w:val="004B348A"/>
    <w:rsid w:val="004B39F2"/>
    <w:rsid w:val="004B3BE7"/>
    <w:rsid w:val="004B3CD2"/>
    <w:rsid w:val="004B3DDB"/>
    <w:rsid w:val="004B3E4A"/>
    <w:rsid w:val="004B3EEF"/>
    <w:rsid w:val="004B3F64"/>
    <w:rsid w:val="004B41E9"/>
    <w:rsid w:val="004B451C"/>
    <w:rsid w:val="004B453A"/>
    <w:rsid w:val="004B456B"/>
    <w:rsid w:val="004B46D5"/>
    <w:rsid w:val="004B4BA3"/>
    <w:rsid w:val="004B4BD3"/>
    <w:rsid w:val="004B4BDD"/>
    <w:rsid w:val="004B4BFF"/>
    <w:rsid w:val="004B4CB6"/>
    <w:rsid w:val="004B4EF5"/>
    <w:rsid w:val="004B4F35"/>
    <w:rsid w:val="004B4F93"/>
    <w:rsid w:val="004B5056"/>
    <w:rsid w:val="004B50EF"/>
    <w:rsid w:val="004B5125"/>
    <w:rsid w:val="004B51DA"/>
    <w:rsid w:val="004B526A"/>
    <w:rsid w:val="004B52E0"/>
    <w:rsid w:val="004B5335"/>
    <w:rsid w:val="004B53BF"/>
    <w:rsid w:val="004B53CD"/>
    <w:rsid w:val="004B5488"/>
    <w:rsid w:val="004B59B3"/>
    <w:rsid w:val="004B5C05"/>
    <w:rsid w:val="004B5C78"/>
    <w:rsid w:val="004B5DED"/>
    <w:rsid w:val="004B5F38"/>
    <w:rsid w:val="004B5FFA"/>
    <w:rsid w:val="004B61FD"/>
    <w:rsid w:val="004B623E"/>
    <w:rsid w:val="004B62DB"/>
    <w:rsid w:val="004B6317"/>
    <w:rsid w:val="004B63BD"/>
    <w:rsid w:val="004B63F7"/>
    <w:rsid w:val="004B644A"/>
    <w:rsid w:val="004B6524"/>
    <w:rsid w:val="004B6775"/>
    <w:rsid w:val="004B6781"/>
    <w:rsid w:val="004B6CB2"/>
    <w:rsid w:val="004B6DA6"/>
    <w:rsid w:val="004B6E0E"/>
    <w:rsid w:val="004B6E9E"/>
    <w:rsid w:val="004B6F1D"/>
    <w:rsid w:val="004B6FBC"/>
    <w:rsid w:val="004B70B9"/>
    <w:rsid w:val="004B7118"/>
    <w:rsid w:val="004B711C"/>
    <w:rsid w:val="004B73E7"/>
    <w:rsid w:val="004B7739"/>
    <w:rsid w:val="004B779F"/>
    <w:rsid w:val="004B795C"/>
    <w:rsid w:val="004B7B21"/>
    <w:rsid w:val="004B7B27"/>
    <w:rsid w:val="004B7DA3"/>
    <w:rsid w:val="004C003D"/>
    <w:rsid w:val="004C0052"/>
    <w:rsid w:val="004C0100"/>
    <w:rsid w:val="004C0203"/>
    <w:rsid w:val="004C0301"/>
    <w:rsid w:val="004C0306"/>
    <w:rsid w:val="004C0431"/>
    <w:rsid w:val="004C0478"/>
    <w:rsid w:val="004C05B1"/>
    <w:rsid w:val="004C05F8"/>
    <w:rsid w:val="004C06D8"/>
    <w:rsid w:val="004C070C"/>
    <w:rsid w:val="004C07AE"/>
    <w:rsid w:val="004C0961"/>
    <w:rsid w:val="004C0A8F"/>
    <w:rsid w:val="004C0A9E"/>
    <w:rsid w:val="004C0AC2"/>
    <w:rsid w:val="004C0DCC"/>
    <w:rsid w:val="004C0EDC"/>
    <w:rsid w:val="004C10E5"/>
    <w:rsid w:val="004C124A"/>
    <w:rsid w:val="004C1296"/>
    <w:rsid w:val="004C1458"/>
    <w:rsid w:val="004C162C"/>
    <w:rsid w:val="004C16B7"/>
    <w:rsid w:val="004C187E"/>
    <w:rsid w:val="004C1901"/>
    <w:rsid w:val="004C1949"/>
    <w:rsid w:val="004C1B16"/>
    <w:rsid w:val="004C1C86"/>
    <w:rsid w:val="004C1D4E"/>
    <w:rsid w:val="004C1E0C"/>
    <w:rsid w:val="004C1EB7"/>
    <w:rsid w:val="004C1FA2"/>
    <w:rsid w:val="004C203B"/>
    <w:rsid w:val="004C2270"/>
    <w:rsid w:val="004C22EC"/>
    <w:rsid w:val="004C23B4"/>
    <w:rsid w:val="004C2437"/>
    <w:rsid w:val="004C2620"/>
    <w:rsid w:val="004C2742"/>
    <w:rsid w:val="004C29F7"/>
    <w:rsid w:val="004C2AA4"/>
    <w:rsid w:val="004C2B98"/>
    <w:rsid w:val="004C2DD6"/>
    <w:rsid w:val="004C2DF1"/>
    <w:rsid w:val="004C2ECD"/>
    <w:rsid w:val="004C2EE1"/>
    <w:rsid w:val="004C2F44"/>
    <w:rsid w:val="004C328E"/>
    <w:rsid w:val="004C336F"/>
    <w:rsid w:val="004C342E"/>
    <w:rsid w:val="004C34F8"/>
    <w:rsid w:val="004C357A"/>
    <w:rsid w:val="004C3778"/>
    <w:rsid w:val="004C3A85"/>
    <w:rsid w:val="004C3B36"/>
    <w:rsid w:val="004C3B82"/>
    <w:rsid w:val="004C3BC5"/>
    <w:rsid w:val="004C3C24"/>
    <w:rsid w:val="004C3C8F"/>
    <w:rsid w:val="004C3D51"/>
    <w:rsid w:val="004C3DF6"/>
    <w:rsid w:val="004C401B"/>
    <w:rsid w:val="004C419A"/>
    <w:rsid w:val="004C41CE"/>
    <w:rsid w:val="004C423B"/>
    <w:rsid w:val="004C4287"/>
    <w:rsid w:val="004C458D"/>
    <w:rsid w:val="004C4676"/>
    <w:rsid w:val="004C49A6"/>
    <w:rsid w:val="004C49B2"/>
    <w:rsid w:val="004C49CD"/>
    <w:rsid w:val="004C4BAE"/>
    <w:rsid w:val="004C4FB2"/>
    <w:rsid w:val="004C50F8"/>
    <w:rsid w:val="004C511A"/>
    <w:rsid w:val="004C5382"/>
    <w:rsid w:val="004C542F"/>
    <w:rsid w:val="004C565C"/>
    <w:rsid w:val="004C56BA"/>
    <w:rsid w:val="004C5833"/>
    <w:rsid w:val="004C59B7"/>
    <w:rsid w:val="004C5B5A"/>
    <w:rsid w:val="004C5C13"/>
    <w:rsid w:val="004C5C17"/>
    <w:rsid w:val="004C5CA8"/>
    <w:rsid w:val="004C5E69"/>
    <w:rsid w:val="004C5EC9"/>
    <w:rsid w:val="004C5FD4"/>
    <w:rsid w:val="004C6004"/>
    <w:rsid w:val="004C6230"/>
    <w:rsid w:val="004C62CD"/>
    <w:rsid w:val="004C6777"/>
    <w:rsid w:val="004C6A79"/>
    <w:rsid w:val="004C6B3B"/>
    <w:rsid w:val="004C6B58"/>
    <w:rsid w:val="004C6BA0"/>
    <w:rsid w:val="004C6C60"/>
    <w:rsid w:val="004C6D7E"/>
    <w:rsid w:val="004C6ECA"/>
    <w:rsid w:val="004C6F37"/>
    <w:rsid w:val="004C70A4"/>
    <w:rsid w:val="004C7313"/>
    <w:rsid w:val="004C73E7"/>
    <w:rsid w:val="004C7475"/>
    <w:rsid w:val="004C7ADD"/>
    <w:rsid w:val="004C7B31"/>
    <w:rsid w:val="004C7B5E"/>
    <w:rsid w:val="004C7B6F"/>
    <w:rsid w:val="004C7D3D"/>
    <w:rsid w:val="004C7F54"/>
    <w:rsid w:val="004C7FE8"/>
    <w:rsid w:val="004D0051"/>
    <w:rsid w:val="004D00A9"/>
    <w:rsid w:val="004D0145"/>
    <w:rsid w:val="004D017E"/>
    <w:rsid w:val="004D0250"/>
    <w:rsid w:val="004D030A"/>
    <w:rsid w:val="004D032E"/>
    <w:rsid w:val="004D049C"/>
    <w:rsid w:val="004D04F1"/>
    <w:rsid w:val="004D074D"/>
    <w:rsid w:val="004D0913"/>
    <w:rsid w:val="004D0928"/>
    <w:rsid w:val="004D0B38"/>
    <w:rsid w:val="004D0C58"/>
    <w:rsid w:val="004D107B"/>
    <w:rsid w:val="004D12B9"/>
    <w:rsid w:val="004D1336"/>
    <w:rsid w:val="004D1347"/>
    <w:rsid w:val="004D13D6"/>
    <w:rsid w:val="004D149C"/>
    <w:rsid w:val="004D153B"/>
    <w:rsid w:val="004D1893"/>
    <w:rsid w:val="004D1A85"/>
    <w:rsid w:val="004D1ABB"/>
    <w:rsid w:val="004D1EE0"/>
    <w:rsid w:val="004D1F2F"/>
    <w:rsid w:val="004D1FFD"/>
    <w:rsid w:val="004D20CC"/>
    <w:rsid w:val="004D224F"/>
    <w:rsid w:val="004D22DA"/>
    <w:rsid w:val="004D2382"/>
    <w:rsid w:val="004D2413"/>
    <w:rsid w:val="004D250C"/>
    <w:rsid w:val="004D2536"/>
    <w:rsid w:val="004D2561"/>
    <w:rsid w:val="004D267F"/>
    <w:rsid w:val="004D2705"/>
    <w:rsid w:val="004D27F5"/>
    <w:rsid w:val="004D2975"/>
    <w:rsid w:val="004D29F2"/>
    <w:rsid w:val="004D2A2B"/>
    <w:rsid w:val="004D2BD0"/>
    <w:rsid w:val="004D2C93"/>
    <w:rsid w:val="004D2DBA"/>
    <w:rsid w:val="004D2E24"/>
    <w:rsid w:val="004D2EFA"/>
    <w:rsid w:val="004D2F58"/>
    <w:rsid w:val="004D2FB5"/>
    <w:rsid w:val="004D3208"/>
    <w:rsid w:val="004D32B7"/>
    <w:rsid w:val="004D358C"/>
    <w:rsid w:val="004D383C"/>
    <w:rsid w:val="004D3877"/>
    <w:rsid w:val="004D3948"/>
    <w:rsid w:val="004D39D1"/>
    <w:rsid w:val="004D3AA5"/>
    <w:rsid w:val="004D3C3C"/>
    <w:rsid w:val="004D3EA1"/>
    <w:rsid w:val="004D4077"/>
    <w:rsid w:val="004D4098"/>
    <w:rsid w:val="004D4331"/>
    <w:rsid w:val="004D4558"/>
    <w:rsid w:val="004D4565"/>
    <w:rsid w:val="004D4817"/>
    <w:rsid w:val="004D4921"/>
    <w:rsid w:val="004D4924"/>
    <w:rsid w:val="004D49FB"/>
    <w:rsid w:val="004D4AD7"/>
    <w:rsid w:val="004D4AF5"/>
    <w:rsid w:val="004D4B11"/>
    <w:rsid w:val="004D4B33"/>
    <w:rsid w:val="004D4D08"/>
    <w:rsid w:val="004D51DC"/>
    <w:rsid w:val="004D537D"/>
    <w:rsid w:val="004D54CD"/>
    <w:rsid w:val="004D55A6"/>
    <w:rsid w:val="004D56A2"/>
    <w:rsid w:val="004D5719"/>
    <w:rsid w:val="004D58CF"/>
    <w:rsid w:val="004D5947"/>
    <w:rsid w:val="004D5962"/>
    <w:rsid w:val="004D5A8B"/>
    <w:rsid w:val="004D5C54"/>
    <w:rsid w:val="004D5E00"/>
    <w:rsid w:val="004D5FA7"/>
    <w:rsid w:val="004D6049"/>
    <w:rsid w:val="004D614B"/>
    <w:rsid w:val="004D6171"/>
    <w:rsid w:val="004D64D5"/>
    <w:rsid w:val="004D657E"/>
    <w:rsid w:val="004D6614"/>
    <w:rsid w:val="004D665A"/>
    <w:rsid w:val="004D679D"/>
    <w:rsid w:val="004D6991"/>
    <w:rsid w:val="004D6A37"/>
    <w:rsid w:val="004D6BDE"/>
    <w:rsid w:val="004D6C98"/>
    <w:rsid w:val="004D6DF0"/>
    <w:rsid w:val="004D6E50"/>
    <w:rsid w:val="004D6F22"/>
    <w:rsid w:val="004D6F24"/>
    <w:rsid w:val="004D6FB9"/>
    <w:rsid w:val="004D706D"/>
    <w:rsid w:val="004D7119"/>
    <w:rsid w:val="004D73B7"/>
    <w:rsid w:val="004D743B"/>
    <w:rsid w:val="004D744E"/>
    <w:rsid w:val="004D74D3"/>
    <w:rsid w:val="004D74E0"/>
    <w:rsid w:val="004D76E4"/>
    <w:rsid w:val="004D7A59"/>
    <w:rsid w:val="004D7DF0"/>
    <w:rsid w:val="004E0037"/>
    <w:rsid w:val="004E007D"/>
    <w:rsid w:val="004E0162"/>
    <w:rsid w:val="004E01A4"/>
    <w:rsid w:val="004E01CC"/>
    <w:rsid w:val="004E01F5"/>
    <w:rsid w:val="004E024B"/>
    <w:rsid w:val="004E0314"/>
    <w:rsid w:val="004E050B"/>
    <w:rsid w:val="004E0672"/>
    <w:rsid w:val="004E0790"/>
    <w:rsid w:val="004E0964"/>
    <w:rsid w:val="004E0A1D"/>
    <w:rsid w:val="004E0A1E"/>
    <w:rsid w:val="004E0A99"/>
    <w:rsid w:val="004E0AE6"/>
    <w:rsid w:val="004E0C8C"/>
    <w:rsid w:val="004E0D66"/>
    <w:rsid w:val="004E0E8F"/>
    <w:rsid w:val="004E0EE7"/>
    <w:rsid w:val="004E0F92"/>
    <w:rsid w:val="004E1086"/>
    <w:rsid w:val="004E1182"/>
    <w:rsid w:val="004E1194"/>
    <w:rsid w:val="004E1288"/>
    <w:rsid w:val="004E14AA"/>
    <w:rsid w:val="004E1522"/>
    <w:rsid w:val="004E18A7"/>
    <w:rsid w:val="004E18DE"/>
    <w:rsid w:val="004E1913"/>
    <w:rsid w:val="004E1B85"/>
    <w:rsid w:val="004E1BFA"/>
    <w:rsid w:val="004E1E92"/>
    <w:rsid w:val="004E1F56"/>
    <w:rsid w:val="004E21C2"/>
    <w:rsid w:val="004E23C6"/>
    <w:rsid w:val="004E2427"/>
    <w:rsid w:val="004E2697"/>
    <w:rsid w:val="004E26E5"/>
    <w:rsid w:val="004E2876"/>
    <w:rsid w:val="004E296B"/>
    <w:rsid w:val="004E2AE9"/>
    <w:rsid w:val="004E2B3F"/>
    <w:rsid w:val="004E2D41"/>
    <w:rsid w:val="004E2EA6"/>
    <w:rsid w:val="004E2F41"/>
    <w:rsid w:val="004E2FC2"/>
    <w:rsid w:val="004E30C3"/>
    <w:rsid w:val="004E32C1"/>
    <w:rsid w:val="004E32D5"/>
    <w:rsid w:val="004E32E8"/>
    <w:rsid w:val="004E34E0"/>
    <w:rsid w:val="004E3791"/>
    <w:rsid w:val="004E38C1"/>
    <w:rsid w:val="004E39FB"/>
    <w:rsid w:val="004E3ADA"/>
    <w:rsid w:val="004E3B0C"/>
    <w:rsid w:val="004E3C8B"/>
    <w:rsid w:val="004E3D6C"/>
    <w:rsid w:val="004E3EB8"/>
    <w:rsid w:val="004E3EC6"/>
    <w:rsid w:val="004E3EDB"/>
    <w:rsid w:val="004E3FB0"/>
    <w:rsid w:val="004E424D"/>
    <w:rsid w:val="004E4287"/>
    <w:rsid w:val="004E43B4"/>
    <w:rsid w:val="004E4410"/>
    <w:rsid w:val="004E44BB"/>
    <w:rsid w:val="004E44C6"/>
    <w:rsid w:val="004E44DE"/>
    <w:rsid w:val="004E48D8"/>
    <w:rsid w:val="004E4947"/>
    <w:rsid w:val="004E4B09"/>
    <w:rsid w:val="004E4B4B"/>
    <w:rsid w:val="004E4CED"/>
    <w:rsid w:val="004E4D35"/>
    <w:rsid w:val="004E4F00"/>
    <w:rsid w:val="004E50F0"/>
    <w:rsid w:val="004E513C"/>
    <w:rsid w:val="004E526D"/>
    <w:rsid w:val="004E537C"/>
    <w:rsid w:val="004E5383"/>
    <w:rsid w:val="004E53BC"/>
    <w:rsid w:val="004E53DB"/>
    <w:rsid w:val="004E54FA"/>
    <w:rsid w:val="004E5600"/>
    <w:rsid w:val="004E5960"/>
    <w:rsid w:val="004E5969"/>
    <w:rsid w:val="004E5B89"/>
    <w:rsid w:val="004E5BC6"/>
    <w:rsid w:val="004E5C06"/>
    <w:rsid w:val="004E5F88"/>
    <w:rsid w:val="004E5F96"/>
    <w:rsid w:val="004E60AD"/>
    <w:rsid w:val="004E6152"/>
    <w:rsid w:val="004E6367"/>
    <w:rsid w:val="004E65B8"/>
    <w:rsid w:val="004E65D3"/>
    <w:rsid w:val="004E66C2"/>
    <w:rsid w:val="004E6718"/>
    <w:rsid w:val="004E67AD"/>
    <w:rsid w:val="004E6AB9"/>
    <w:rsid w:val="004E6C87"/>
    <w:rsid w:val="004E6D49"/>
    <w:rsid w:val="004E6F74"/>
    <w:rsid w:val="004E6FC3"/>
    <w:rsid w:val="004E73F6"/>
    <w:rsid w:val="004E7406"/>
    <w:rsid w:val="004E7AB7"/>
    <w:rsid w:val="004E7AE2"/>
    <w:rsid w:val="004E7CEC"/>
    <w:rsid w:val="004E7D89"/>
    <w:rsid w:val="004F00AA"/>
    <w:rsid w:val="004F0276"/>
    <w:rsid w:val="004F053A"/>
    <w:rsid w:val="004F0BA2"/>
    <w:rsid w:val="004F0C3E"/>
    <w:rsid w:val="004F1020"/>
    <w:rsid w:val="004F1401"/>
    <w:rsid w:val="004F1499"/>
    <w:rsid w:val="004F1582"/>
    <w:rsid w:val="004F15AE"/>
    <w:rsid w:val="004F160C"/>
    <w:rsid w:val="004F186E"/>
    <w:rsid w:val="004F1A76"/>
    <w:rsid w:val="004F1B3C"/>
    <w:rsid w:val="004F1BFE"/>
    <w:rsid w:val="004F1C68"/>
    <w:rsid w:val="004F1F3B"/>
    <w:rsid w:val="004F1FB2"/>
    <w:rsid w:val="004F1FFC"/>
    <w:rsid w:val="004F208D"/>
    <w:rsid w:val="004F214C"/>
    <w:rsid w:val="004F2185"/>
    <w:rsid w:val="004F22D0"/>
    <w:rsid w:val="004F248B"/>
    <w:rsid w:val="004F2663"/>
    <w:rsid w:val="004F2722"/>
    <w:rsid w:val="004F272B"/>
    <w:rsid w:val="004F2734"/>
    <w:rsid w:val="004F27A0"/>
    <w:rsid w:val="004F28C6"/>
    <w:rsid w:val="004F28E1"/>
    <w:rsid w:val="004F2A02"/>
    <w:rsid w:val="004F2A4A"/>
    <w:rsid w:val="004F2A81"/>
    <w:rsid w:val="004F2BDD"/>
    <w:rsid w:val="004F2C86"/>
    <w:rsid w:val="004F2CB5"/>
    <w:rsid w:val="004F2E0F"/>
    <w:rsid w:val="004F2F14"/>
    <w:rsid w:val="004F3148"/>
    <w:rsid w:val="004F3185"/>
    <w:rsid w:val="004F3255"/>
    <w:rsid w:val="004F3493"/>
    <w:rsid w:val="004F3520"/>
    <w:rsid w:val="004F3662"/>
    <w:rsid w:val="004F368D"/>
    <w:rsid w:val="004F369C"/>
    <w:rsid w:val="004F3829"/>
    <w:rsid w:val="004F3AE3"/>
    <w:rsid w:val="004F3B63"/>
    <w:rsid w:val="004F3CC7"/>
    <w:rsid w:val="004F422B"/>
    <w:rsid w:val="004F4545"/>
    <w:rsid w:val="004F47AF"/>
    <w:rsid w:val="004F47CE"/>
    <w:rsid w:val="004F481E"/>
    <w:rsid w:val="004F4875"/>
    <w:rsid w:val="004F4C6D"/>
    <w:rsid w:val="004F4D39"/>
    <w:rsid w:val="004F4FA8"/>
    <w:rsid w:val="004F50B5"/>
    <w:rsid w:val="004F5336"/>
    <w:rsid w:val="004F5377"/>
    <w:rsid w:val="004F5531"/>
    <w:rsid w:val="004F56AF"/>
    <w:rsid w:val="004F575D"/>
    <w:rsid w:val="004F5897"/>
    <w:rsid w:val="004F5965"/>
    <w:rsid w:val="004F5BB0"/>
    <w:rsid w:val="004F5CDB"/>
    <w:rsid w:val="004F5EC3"/>
    <w:rsid w:val="004F60FB"/>
    <w:rsid w:val="004F610F"/>
    <w:rsid w:val="004F6239"/>
    <w:rsid w:val="004F62B5"/>
    <w:rsid w:val="004F65FA"/>
    <w:rsid w:val="004F669C"/>
    <w:rsid w:val="004F6AF0"/>
    <w:rsid w:val="004F6B6A"/>
    <w:rsid w:val="004F6BA5"/>
    <w:rsid w:val="004F6BC9"/>
    <w:rsid w:val="004F6DD5"/>
    <w:rsid w:val="004F6E76"/>
    <w:rsid w:val="004F70B1"/>
    <w:rsid w:val="004F712D"/>
    <w:rsid w:val="004F73E5"/>
    <w:rsid w:val="004F7727"/>
    <w:rsid w:val="004F7860"/>
    <w:rsid w:val="004F79C2"/>
    <w:rsid w:val="004F7B17"/>
    <w:rsid w:val="004F7D63"/>
    <w:rsid w:val="004F7F58"/>
    <w:rsid w:val="00500057"/>
    <w:rsid w:val="005000D1"/>
    <w:rsid w:val="005001B3"/>
    <w:rsid w:val="005002D9"/>
    <w:rsid w:val="005002FA"/>
    <w:rsid w:val="00500374"/>
    <w:rsid w:val="005003C9"/>
    <w:rsid w:val="005003D7"/>
    <w:rsid w:val="00500412"/>
    <w:rsid w:val="005007AC"/>
    <w:rsid w:val="005007B2"/>
    <w:rsid w:val="00500A76"/>
    <w:rsid w:val="00500BB5"/>
    <w:rsid w:val="0050117D"/>
    <w:rsid w:val="00501335"/>
    <w:rsid w:val="0050137A"/>
    <w:rsid w:val="005013BF"/>
    <w:rsid w:val="005013D2"/>
    <w:rsid w:val="00501449"/>
    <w:rsid w:val="00501731"/>
    <w:rsid w:val="0050190B"/>
    <w:rsid w:val="00501965"/>
    <w:rsid w:val="00501B03"/>
    <w:rsid w:val="00501E54"/>
    <w:rsid w:val="00501EFC"/>
    <w:rsid w:val="00501EFD"/>
    <w:rsid w:val="0050221C"/>
    <w:rsid w:val="0050237D"/>
    <w:rsid w:val="0050241E"/>
    <w:rsid w:val="005025A5"/>
    <w:rsid w:val="00502630"/>
    <w:rsid w:val="0050290D"/>
    <w:rsid w:val="00502941"/>
    <w:rsid w:val="0050294D"/>
    <w:rsid w:val="0050296E"/>
    <w:rsid w:val="00502BFB"/>
    <w:rsid w:val="00502C02"/>
    <w:rsid w:val="00502CF2"/>
    <w:rsid w:val="00502D48"/>
    <w:rsid w:val="00502DEA"/>
    <w:rsid w:val="00502E3F"/>
    <w:rsid w:val="00502E60"/>
    <w:rsid w:val="00502E6B"/>
    <w:rsid w:val="00503508"/>
    <w:rsid w:val="005035B2"/>
    <w:rsid w:val="00503625"/>
    <w:rsid w:val="005036BB"/>
    <w:rsid w:val="005036E3"/>
    <w:rsid w:val="005036F6"/>
    <w:rsid w:val="0050375C"/>
    <w:rsid w:val="0050377F"/>
    <w:rsid w:val="00503838"/>
    <w:rsid w:val="00503B62"/>
    <w:rsid w:val="00503B7B"/>
    <w:rsid w:val="00503BAF"/>
    <w:rsid w:val="00503C2A"/>
    <w:rsid w:val="00503D9B"/>
    <w:rsid w:val="00503E2D"/>
    <w:rsid w:val="00503F01"/>
    <w:rsid w:val="00503F42"/>
    <w:rsid w:val="00503FA6"/>
    <w:rsid w:val="0050418B"/>
    <w:rsid w:val="00504198"/>
    <w:rsid w:val="00504340"/>
    <w:rsid w:val="005047C5"/>
    <w:rsid w:val="00504864"/>
    <w:rsid w:val="005048A9"/>
    <w:rsid w:val="00504A04"/>
    <w:rsid w:val="00504A06"/>
    <w:rsid w:val="00504A3A"/>
    <w:rsid w:val="00504E5D"/>
    <w:rsid w:val="00504F66"/>
    <w:rsid w:val="005050FD"/>
    <w:rsid w:val="005051BE"/>
    <w:rsid w:val="005056F0"/>
    <w:rsid w:val="00505837"/>
    <w:rsid w:val="0050583F"/>
    <w:rsid w:val="00505961"/>
    <w:rsid w:val="00505980"/>
    <w:rsid w:val="00505AB0"/>
    <w:rsid w:val="00505D66"/>
    <w:rsid w:val="0050602C"/>
    <w:rsid w:val="005060CF"/>
    <w:rsid w:val="00506445"/>
    <w:rsid w:val="00506756"/>
    <w:rsid w:val="00506796"/>
    <w:rsid w:val="00506AEE"/>
    <w:rsid w:val="00506B07"/>
    <w:rsid w:val="00506C3C"/>
    <w:rsid w:val="00506F7C"/>
    <w:rsid w:val="00506FCC"/>
    <w:rsid w:val="005070B6"/>
    <w:rsid w:val="0050717F"/>
    <w:rsid w:val="005073FF"/>
    <w:rsid w:val="00507785"/>
    <w:rsid w:val="005077FC"/>
    <w:rsid w:val="00507A59"/>
    <w:rsid w:val="00507B7C"/>
    <w:rsid w:val="00507C57"/>
    <w:rsid w:val="00507C85"/>
    <w:rsid w:val="00507ED9"/>
    <w:rsid w:val="00507EF1"/>
    <w:rsid w:val="00510085"/>
    <w:rsid w:val="005100C3"/>
    <w:rsid w:val="005101C1"/>
    <w:rsid w:val="00510215"/>
    <w:rsid w:val="005102D5"/>
    <w:rsid w:val="005102F9"/>
    <w:rsid w:val="00510582"/>
    <w:rsid w:val="005105C3"/>
    <w:rsid w:val="005105CC"/>
    <w:rsid w:val="00510664"/>
    <w:rsid w:val="00510697"/>
    <w:rsid w:val="00510776"/>
    <w:rsid w:val="005108C3"/>
    <w:rsid w:val="00510976"/>
    <w:rsid w:val="00510C32"/>
    <w:rsid w:val="00510CD8"/>
    <w:rsid w:val="00510D32"/>
    <w:rsid w:val="00510EB0"/>
    <w:rsid w:val="00510EDF"/>
    <w:rsid w:val="00510F0C"/>
    <w:rsid w:val="00511038"/>
    <w:rsid w:val="00511120"/>
    <w:rsid w:val="0051152E"/>
    <w:rsid w:val="0051153D"/>
    <w:rsid w:val="005115FA"/>
    <w:rsid w:val="0051175C"/>
    <w:rsid w:val="005117FF"/>
    <w:rsid w:val="00511B2B"/>
    <w:rsid w:val="00511BB2"/>
    <w:rsid w:val="00511CE8"/>
    <w:rsid w:val="00512040"/>
    <w:rsid w:val="005120BF"/>
    <w:rsid w:val="0051210D"/>
    <w:rsid w:val="0051227A"/>
    <w:rsid w:val="00512312"/>
    <w:rsid w:val="005123EB"/>
    <w:rsid w:val="00512401"/>
    <w:rsid w:val="00512408"/>
    <w:rsid w:val="0051264D"/>
    <w:rsid w:val="005127F8"/>
    <w:rsid w:val="00512899"/>
    <w:rsid w:val="00512AC1"/>
    <w:rsid w:val="00512ED8"/>
    <w:rsid w:val="00512F4E"/>
    <w:rsid w:val="00513225"/>
    <w:rsid w:val="005132EA"/>
    <w:rsid w:val="005132F1"/>
    <w:rsid w:val="0051348A"/>
    <w:rsid w:val="005134A4"/>
    <w:rsid w:val="00513689"/>
    <w:rsid w:val="005136B2"/>
    <w:rsid w:val="005136E3"/>
    <w:rsid w:val="0051375F"/>
    <w:rsid w:val="005137ED"/>
    <w:rsid w:val="00513838"/>
    <w:rsid w:val="0051386B"/>
    <w:rsid w:val="0051388C"/>
    <w:rsid w:val="0051392F"/>
    <w:rsid w:val="00513DC2"/>
    <w:rsid w:val="00513EA0"/>
    <w:rsid w:val="00513F37"/>
    <w:rsid w:val="00514076"/>
    <w:rsid w:val="005140D9"/>
    <w:rsid w:val="0051423D"/>
    <w:rsid w:val="00514291"/>
    <w:rsid w:val="00514327"/>
    <w:rsid w:val="005143E4"/>
    <w:rsid w:val="005144F8"/>
    <w:rsid w:val="00514512"/>
    <w:rsid w:val="0051456D"/>
    <w:rsid w:val="00514630"/>
    <w:rsid w:val="0051469C"/>
    <w:rsid w:val="005147DE"/>
    <w:rsid w:val="005148A1"/>
    <w:rsid w:val="00514928"/>
    <w:rsid w:val="0051494F"/>
    <w:rsid w:val="00514976"/>
    <w:rsid w:val="00514A76"/>
    <w:rsid w:val="00514C9B"/>
    <w:rsid w:val="00514CD3"/>
    <w:rsid w:val="00514D35"/>
    <w:rsid w:val="00514D4D"/>
    <w:rsid w:val="00514E0C"/>
    <w:rsid w:val="00515177"/>
    <w:rsid w:val="005152A7"/>
    <w:rsid w:val="0051533E"/>
    <w:rsid w:val="00515477"/>
    <w:rsid w:val="0051554F"/>
    <w:rsid w:val="005155C5"/>
    <w:rsid w:val="0051566E"/>
    <w:rsid w:val="00515723"/>
    <w:rsid w:val="005157E3"/>
    <w:rsid w:val="005159EB"/>
    <w:rsid w:val="00515A7D"/>
    <w:rsid w:val="00515B26"/>
    <w:rsid w:val="00515B4F"/>
    <w:rsid w:val="00515DEF"/>
    <w:rsid w:val="00515F1F"/>
    <w:rsid w:val="00516132"/>
    <w:rsid w:val="005161CD"/>
    <w:rsid w:val="0051625F"/>
    <w:rsid w:val="0051638A"/>
    <w:rsid w:val="005163D4"/>
    <w:rsid w:val="005164AB"/>
    <w:rsid w:val="005164E3"/>
    <w:rsid w:val="005167CB"/>
    <w:rsid w:val="005167E5"/>
    <w:rsid w:val="0051680D"/>
    <w:rsid w:val="0051688D"/>
    <w:rsid w:val="00516A1C"/>
    <w:rsid w:val="00516AA0"/>
    <w:rsid w:val="00516B0E"/>
    <w:rsid w:val="00516BEF"/>
    <w:rsid w:val="00516BF8"/>
    <w:rsid w:val="00516CE0"/>
    <w:rsid w:val="00516FC9"/>
    <w:rsid w:val="005171F7"/>
    <w:rsid w:val="0051756C"/>
    <w:rsid w:val="0051773F"/>
    <w:rsid w:val="00517A74"/>
    <w:rsid w:val="00517C97"/>
    <w:rsid w:val="00517D23"/>
    <w:rsid w:val="00517DE7"/>
    <w:rsid w:val="00517FB8"/>
    <w:rsid w:val="00520131"/>
    <w:rsid w:val="005202C5"/>
    <w:rsid w:val="005206B5"/>
    <w:rsid w:val="00520739"/>
    <w:rsid w:val="00520A97"/>
    <w:rsid w:val="00520AA6"/>
    <w:rsid w:val="00520D70"/>
    <w:rsid w:val="00520F1E"/>
    <w:rsid w:val="0052112F"/>
    <w:rsid w:val="0052113D"/>
    <w:rsid w:val="0052121F"/>
    <w:rsid w:val="005212CE"/>
    <w:rsid w:val="005212E2"/>
    <w:rsid w:val="00521359"/>
    <w:rsid w:val="0052139A"/>
    <w:rsid w:val="00521520"/>
    <w:rsid w:val="0052170D"/>
    <w:rsid w:val="00521792"/>
    <w:rsid w:val="005217B2"/>
    <w:rsid w:val="00521ACE"/>
    <w:rsid w:val="00521AE3"/>
    <w:rsid w:val="00521B71"/>
    <w:rsid w:val="00521B92"/>
    <w:rsid w:val="00521C04"/>
    <w:rsid w:val="00521C1C"/>
    <w:rsid w:val="00521C61"/>
    <w:rsid w:val="00521D2C"/>
    <w:rsid w:val="00521DFD"/>
    <w:rsid w:val="00521E5A"/>
    <w:rsid w:val="00521E96"/>
    <w:rsid w:val="00521F4C"/>
    <w:rsid w:val="00522092"/>
    <w:rsid w:val="0052213C"/>
    <w:rsid w:val="00522164"/>
    <w:rsid w:val="005221A0"/>
    <w:rsid w:val="00522291"/>
    <w:rsid w:val="00522312"/>
    <w:rsid w:val="0052265B"/>
    <w:rsid w:val="0052270C"/>
    <w:rsid w:val="00522789"/>
    <w:rsid w:val="0052279E"/>
    <w:rsid w:val="00522841"/>
    <w:rsid w:val="0052296E"/>
    <w:rsid w:val="00522AF6"/>
    <w:rsid w:val="00522B12"/>
    <w:rsid w:val="00522C3E"/>
    <w:rsid w:val="00522E4B"/>
    <w:rsid w:val="00522F18"/>
    <w:rsid w:val="005230AB"/>
    <w:rsid w:val="005230D6"/>
    <w:rsid w:val="005232B2"/>
    <w:rsid w:val="00523570"/>
    <w:rsid w:val="005236C0"/>
    <w:rsid w:val="00523792"/>
    <w:rsid w:val="0052386A"/>
    <w:rsid w:val="005239EA"/>
    <w:rsid w:val="00523B88"/>
    <w:rsid w:val="00523BAE"/>
    <w:rsid w:val="00523BDE"/>
    <w:rsid w:val="00523BEA"/>
    <w:rsid w:val="00523E46"/>
    <w:rsid w:val="00523EE3"/>
    <w:rsid w:val="005241AE"/>
    <w:rsid w:val="00524319"/>
    <w:rsid w:val="005244A6"/>
    <w:rsid w:val="0052452E"/>
    <w:rsid w:val="00524545"/>
    <w:rsid w:val="005246B3"/>
    <w:rsid w:val="0052481B"/>
    <w:rsid w:val="0052483C"/>
    <w:rsid w:val="005248E1"/>
    <w:rsid w:val="005249EE"/>
    <w:rsid w:val="00524AA0"/>
    <w:rsid w:val="00524D31"/>
    <w:rsid w:val="00524E93"/>
    <w:rsid w:val="00524EE1"/>
    <w:rsid w:val="005254F7"/>
    <w:rsid w:val="0052555D"/>
    <w:rsid w:val="0052559F"/>
    <w:rsid w:val="00525711"/>
    <w:rsid w:val="0052584F"/>
    <w:rsid w:val="00525910"/>
    <w:rsid w:val="00525958"/>
    <w:rsid w:val="00525C1C"/>
    <w:rsid w:val="00525E72"/>
    <w:rsid w:val="0052605E"/>
    <w:rsid w:val="0052631A"/>
    <w:rsid w:val="005263A3"/>
    <w:rsid w:val="005263C9"/>
    <w:rsid w:val="005264B0"/>
    <w:rsid w:val="005265DA"/>
    <w:rsid w:val="005267C8"/>
    <w:rsid w:val="005268B7"/>
    <w:rsid w:val="005268C8"/>
    <w:rsid w:val="0052692D"/>
    <w:rsid w:val="00526A81"/>
    <w:rsid w:val="00526B57"/>
    <w:rsid w:val="00526B92"/>
    <w:rsid w:val="00526BE9"/>
    <w:rsid w:val="00526CD8"/>
    <w:rsid w:val="00526DC5"/>
    <w:rsid w:val="00526F0A"/>
    <w:rsid w:val="00526F26"/>
    <w:rsid w:val="005270EA"/>
    <w:rsid w:val="00527146"/>
    <w:rsid w:val="0052718D"/>
    <w:rsid w:val="00527307"/>
    <w:rsid w:val="0052730E"/>
    <w:rsid w:val="00527355"/>
    <w:rsid w:val="00527366"/>
    <w:rsid w:val="005273CF"/>
    <w:rsid w:val="0052741C"/>
    <w:rsid w:val="005274A5"/>
    <w:rsid w:val="005274ED"/>
    <w:rsid w:val="00527573"/>
    <w:rsid w:val="00527575"/>
    <w:rsid w:val="0052757F"/>
    <w:rsid w:val="005275E0"/>
    <w:rsid w:val="00527719"/>
    <w:rsid w:val="005277D3"/>
    <w:rsid w:val="00527A85"/>
    <w:rsid w:val="00527B82"/>
    <w:rsid w:val="00527E0C"/>
    <w:rsid w:val="00527E6D"/>
    <w:rsid w:val="00527F0B"/>
    <w:rsid w:val="00527F4B"/>
    <w:rsid w:val="0053000D"/>
    <w:rsid w:val="005300FD"/>
    <w:rsid w:val="00530103"/>
    <w:rsid w:val="0053012D"/>
    <w:rsid w:val="005301AF"/>
    <w:rsid w:val="00530744"/>
    <w:rsid w:val="005307FE"/>
    <w:rsid w:val="00530836"/>
    <w:rsid w:val="00530867"/>
    <w:rsid w:val="00530888"/>
    <w:rsid w:val="00530A7B"/>
    <w:rsid w:val="00530CAB"/>
    <w:rsid w:val="00530D0D"/>
    <w:rsid w:val="00530FD2"/>
    <w:rsid w:val="0053113B"/>
    <w:rsid w:val="005311EB"/>
    <w:rsid w:val="00531216"/>
    <w:rsid w:val="0053131B"/>
    <w:rsid w:val="005317A3"/>
    <w:rsid w:val="0053189E"/>
    <w:rsid w:val="00531DB8"/>
    <w:rsid w:val="00531E43"/>
    <w:rsid w:val="00531EDD"/>
    <w:rsid w:val="00531FF7"/>
    <w:rsid w:val="00532194"/>
    <w:rsid w:val="005322AA"/>
    <w:rsid w:val="005325A1"/>
    <w:rsid w:val="00532633"/>
    <w:rsid w:val="005326A2"/>
    <w:rsid w:val="005328A0"/>
    <w:rsid w:val="00532978"/>
    <w:rsid w:val="00532AC3"/>
    <w:rsid w:val="00532CBF"/>
    <w:rsid w:val="00532D5B"/>
    <w:rsid w:val="00532EEA"/>
    <w:rsid w:val="00532FF1"/>
    <w:rsid w:val="005331EB"/>
    <w:rsid w:val="00533419"/>
    <w:rsid w:val="00533426"/>
    <w:rsid w:val="00533664"/>
    <w:rsid w:val="00533726"/>
    <w:rsid w:val="005339B2"/>
    <w:rsid w:val="00533CC1"/>
    <w:rsid w:val="00533DC1"/>
    <w:rsid w:val="00533E8B"/>
    <w:rsid w:val="00533EB1"/>
    <w:rsid w:val="005341A8"/>
    <w:rsid w:val="005345C5"/>
    <w:rsid w:val="0053467F"/>
    <w:rsid w:val="0053484B"/>
    <w:rsid w:val="00534903"/>
    <w:rsid w:val="00534909"/>
    <w:rsid w:val="0053491E"/>
    <w:rsid w:val="00534920"/>
    <w:rsid w:val="00534ABD"/>
    <w:rsid w:val="00534AEB"/>
    <w:rsid w:val="00534BCA"/>
    <w:rsid w:val="00534BE3"/>
    <w:rsid w:val="00534C29"/>
    <w:rsid w:val="00534CAB"/>
    <w:rsid w:val="00534D8B"/>
    <w:rsid w:val="005350A0"/>
    <w:rsid w:val="0053517E"/>
    <w:rsid w:val="005351AD"/>
    <w:rsid w:val="005354C7"/>
    <w:rsid w:val="00535666"/>
    <w:rsid w:val="005356C2"/>
    <w:rsid w:val="00535727"/>
    <w:rsid w:val="00535881"/>
    <w:rsid w:val="005359DC"/>
    <w:rsid w:val="00535A24"/>
    <w:rsid w:val="00535BDF"/>
    <w:rsid w:val="00535C6F"/>
    <w:rsid w:val="00535CD6"/>
    <w:rsid w:val="00535DCF"/>
    <w:rsid w:val="00535E5A"/>
    <w:rsid w:val="00535F18"/>
    <w:rsid w:val="00535F84"/>
    <w:rsid w:val="00536130"/>
    <w:rsid w:val="00536133"/>
    <w:rsid w:val="005361F5"/>
    <w:rsid w:val="005361F6"/>
    <w:rsid w:val="0053620C"/>
    <w:rsid w:val="00536323"/>
    <w:rsid w:val="005365B3"/>
    <w:rsid w:val="0053663B"/>
    <w:rsid w:val="0053694B"/>
    <w:rsid w:val="00536A47"/>
    <w:rsid w:val="00536D59"/>
    <w:rsid w:val="00536ED9"/>
    <w:rsid w:val="00536F1F"/>
    <w:rsid w:val="00536FE4"/>
    <w:rsid w:val="00536FEF"/>
    <w:rsid w:val="00537034"/>
    <w:rsid w:val="00537205"/>
    <w:rsid w:val="005372C8"/>
    <w:rsid w:val="00537474"/>
    <w:rsid w:val="005374F1"/>
    <w:rsid w:val="00537607"/>
    <w:rsid w:val="0053771D"/>
    <w:rsid w:val="005378C7"/>
    <w:rsid w:val="00537B43"/>
    <w:rsid w:val="00537C49"/>
    <w:rsid w:val="00537C79"/>
    <w:rsid w:val="00537CF9"/>
    <w:rsid w:val="00537D5E"/>
    <w:rsid w:val="00537F47"/>
    <w:rsid w:val="005402EA"/>
    <w:rsid w:val="00540338"/>
    <w:rsid w:val="00540359"/>
    <w:rsid w:val="005404C8"/>
    <w:rsid w:val="0054086C"/>
    <w:rsid w:val="0054094E"/>
    <w:rsid w:val="005409A1"/>
    <w:rsid w:val="005409B6"/>
    <w:rsid w:val="00540BC3"/>
    <w:rsid w:val="00540CFF"/>
    <w:rsid w:val="00540E30"/>
    <w:rsid w:val="00541143"/>
    <w:rsid w:val="0054141B"/>
    <w:rsid w:val="00541685"/>
    <w:rsid w:val="005416E6"/>
    <w:rsid w:val="00541782"/>
    <w:rsid w:val="005419AD"/>
    <w:rsid w:val="00541B5C"/>
    <w:rsid w:val="00542110"/>
    <w:rsid w:val="0054229D"/>
    <w:rsid w:val="00542411"/>
    <w:rsid w:val="005425B8"/>
    <w:rsid w:val="0054263E"/>
    <w:rsid w:val="00542790"/>
    <w:rsid w:val="00542892"/>
    <w:rsid w:val="005429DF"/>
    <w:rsid w:val="00542A6F"/>
    <w:rsid w:val="00542B01"/>
    <w:rsid w:val="00542BAA"/>
    <w:rsid w:val="005432F7"/>
    <w:rsid w:val="00543494"/>
    <w:rsid w:val="005434C1"/>
    <w:rsid w:val="005434E7"/>
    <w:rsid w:val="00543623"/>
    <w:rsid w:val="005436B9"/>
    <w:rsid w:val="0054390D"/>
    <w:rsid w:val="00543917"/>
    <w:rsid w:val="0054397F"/>
    <w:rsid w:val="00543A1E"/>
    <w:rsid w:val="00543A56"/>
    <w:rsid w:val="00543B8D"/>
    <w:rsid w:val="00543D9E"/>
    <w:rsid w:val="00543E85"/>
    <w:rsid w:val="00543F12"/>
    <w:rsid w:val="005440E7"/>
    <w:rsid w:val="005441F6"/>
    <w:rsid w:val="0054425B"/>
    <w:rsid w:val="00544455"/>
    <w:rsid w:val="00544577"/>
    <w:rsid w:val="005445BF"/>
    <w:rsid w:val="005445F3"/>
    <w:rsid w:val="00544817"/>
    <w:rsid w:val="00544891"/>
    <w:rsid w:val="0054499D"/>
    <w:rsid w:val="00544B7E"/>
    <w:rsid w:val="00544BDA"/>
    <w:rsid w:val="00544C91"/>
    <w:rsid w:val="00544CA7"/>
    <w:rsid w:val="00544DF2"/>
    <w:rsid w:val="00544FB4"/>
    <w:rsid w:val="0054505B"/>
    <w:rsid w:val="00545307"/>
    <w:rsid w:val="005453F1"/>
    <w:rsid w:val="00545591"/>
    <w:rsid w:val="00545780"/>
    <w:rsid w:val="00545A5E"/>
    <w:rsid w:val="00545A71"/>
    <w:rsid w:val="00545AA7"/>
    <w:rsid w:val="00545B9A"/>
    <w:rsid w:val="00545C9E"/>
    <w:rsid w:val="00545D4A"/>
    <w:rsid w:val="00545DDF"/>
    <w:rsid w:val="00545EC2"/>
    <w:rsid w:val="00545EFD"/>
    <w:rsid w:val="00545F68"/>
    <w:rsid w:val="005460E0"/>
    <w:rsid w:val="0054615F"/>
    <w:rsid w:val="005461F3"/>
    <w:rsid w:val="00546203"/>
    <w:rsid w:val="00546212"/>
    <w:rsid w:val="0054654A"/>
    <w:rsid w:val="00546C0D"/>
    <w:rsid w:val="00546EB5"/>
    <w:rsid w:val="00546EDA"/>
    <w:rsid w:val="0054704A"/>
    <w:rsid w:val="005471A0"/>
    <w:rsid w:val="005471F3"/>
    <w:rsid w:val="005472C6"/>
    <w:rsid w:val="005473C0"/>
    <w:rsid w:val="00547583"/>
    <w:rsid w:val="00547587"/>
    <w:rsid w:val="005475A5"/>
    <w:rsid w:val="00547775"/>
    <w:rsid w:val="005478C8"/>
    <w:rsid w:val="00547AE0"/>
    <w:rsid w:val="00547CAF"/>
    <w:rsid w:val="00547CCF"/>
    <w:rsid w:val="00547F20"/>
    <w:rsid w:val="00547FF0"/>
    <w:rsid w:val="0055001E"/>
    <w:rsid w:val="0055007C"/>
    <w:rsid w:val="005500C3"/>
    <w:rsid w:val="005500D3"/>
    <w:rsid w:val="005501D2"/>
    <w:rsid w:val="005501E9"/>
    <w:rsid w:val="005502B7"/>
    <w:rsid w:val="005502F0"/>
    <w:rsid w:val="00550398"/>
    <w:rsid w:val="00550661"/>
    <w:rsid w:val="005508A1"/>
    <w:rsid w:val="00550A7C"/>
    <w:rsid w:val="00550CF5"/>
    <w:rsid w:val="00550D5B"/>
    <w:rsid w:val="00550FDA"/>
    <w:rsid w:val="00551246"/>
    <w:rsid w:val="0055124C"/>
    <w:rsid w:val="005512F8"/>
    <w:rsid w:val="00551478"/>
    <w:rsid w:val="00551510"/>
    <w:rsid w:val="0055164B"/>
    <w:rsid w:val="00551B25"/>
    <w:rsid w:val="00551C1B"/>
    <w:rsid w:val="00551D13"/>
    <w:rsid w:val="005520B4"/>
    <w:rsid w:val="00552118"/>
    <w:rsid w:val="0055229C"/>
    <w:rsid w:val="00552306"/>
    <w:rsid w:val="00552331"/>
    <w:rsid w:val="005523CA"/>
    <w:rsid w:val="00552565"/>
    <w:rsid w:val="005526A4"/>
    <w:rsid w:val="00552860"/>
    <w:rsid w:val="00552950"/>
    <w:rsid w:val="00552A9B"/>
    <w:rsid w:val="00552B62"/>
    <w:rsid w:val="00552CFE"/>
    <w:rsid w:val="00552D2C"/>
    <w:rsid w:val="0055300D"/>
    <w:rsid w:val="00553226"/>
    <w:rsid w:val="00553235"/>
    <w:rsid w:val="00553764"/>
    <w:rsid w:val="005537FD"/>
    <w:rsid w:val="00553833"/>
    <w:rsid w:val="00553B79"/>
    <w:rsid w:val="00553B96"/>
    <w:rsid w:val="00553C1F"/>
    <w:rsid w:val="00553DBE"/>
    <w:rsid w:val="00553DE0"/>
    <w:rsid w:val="00554145"/>
    <w:rsid w:val="005544C4"/>
    <w:rsid w:val="005544D1"/>
    <w:rsid w:val="00554656"/>
    <w:rsid w:val="005546EA"/>
    <w:rsid w:val="00554724"/>
    <w:rsid w:val="0055477E"/>
    <w:rsid w:val="00554788"/>
    <w:rsid w:val="00554859"/>
    <w:rsid w:val="00554BD4"/>
    <w:rsid w:val="00554DA3"/>
    <w:rsid w:val="00554DDC"/>
    <w:rsid w:val="00554EA9"/>
    <w:rsid w:val="0055517C"/>
    <w:rsid w:val="0055537F"/>
    <w:rsid w:val="00555495"/>
    <w:rsid w:val="005554ED"/>
    <w:rsid w:val="00555513"/>
    <w:rsid w:val="005555D4"/>
    <w:rsid w:val="005555E3"/>
    <w:rsid w:val="005556D0"/>
    <w:rsid w:val="00555778"/>
    <w:rsid w:val="00555881"/>
    <w:rsid w:val="00555891"/>
    <w:rsid w:val="00555951"/>
    <w:rsid w:val="00555D42"/>
    <w:rsid w:val="00555EEE"/>
    <w:rsid w:val="00556145"/>
    <w:rsid w:val="00556579"/>
    <w:rsid w:val="00556601"/>
    <w:rsid w:val="0055662F"/>
    <w:rsid w:val="005568EF"/>
    <w:rsid w:val="00556B07"/>
    <w:rsid w:val="00556CF7"/>
    <w:rsid w:val="00556DE2"/>
    <w:rsid w:val="00556FAC"/>
    <w:rsid w:val="0055711E"/>
    <w:rsid w:val="0055713F"/>
    <w:rsid w:val="00557176"/>
    <w:rsid w:val="00557309"/>
    <w:rsid w:val="005574D0"/>
    <w:rsid w:val="0055751B"/>
    <w:rsid w:val="00557533"/>
    <w:rsid w:val="00557612"/>
    <w:rsid w:val="00557634"/>
    <w:rsid w:val="00557644"/>
    <w:rsid w:val="00557726"/>
    <w:rsid w:val="00557732"/>
    <w:rsid w:val="005578A1"/>
    <w:rsid w:val="005579A7"/>
    <w:rsid w:val="00557A57"/>
    <w:rsid w:val="00557B17"/>
    <w:rsid w:val="00557C11"/>
    <w:rsid w:val="00557CB6"/>
    <w:rsid w:val="00557D0F"/>
    <w:rsid w:val="00557D3C"/>
    <w:rsid w:val="00557D98"/>
    <w:rsid w:val="00557DCB"/>
    <w:rsid w:val="00557ECE"/>
    <w:rsid w:val="00557F37"/>
    <w:rsid w:val="00560041"/>
    <w:rsid w:val="00560226"/>
    <w:rsid w:val="005602BF"/>
    <w:rsid w:val="0056031B"/>
    <w:rsid w:val="00560647"/>
    <w:rsid w:val="005606F9"/>
    <w:rsid w:val="00560777"/>
    <w:rsid w:val="0056077E"/>
    <w:rsid w:val="00560B17"/>
    <w:rsid w:val="00560BFE"/>
    <w:rsid w:val="00560E6B"/>
    <w:rsid w:val="00560F4E"/>
    <w:rsid w:val="00560FE0"/>
    <w:rsid w:val="00561587"/>
    <w:rsid w:val="00561589"/>
    <w:rsid w:val="005615E2"/>
    <w:rsid w:val="00561716"/>
    <w:rsid w:val="00561904"/>
    <w:rsid w:val="00561C22"/>
    <w:rsid w:val="00561C74"/>
    <w:rsid w:val="00561E70"/>
    <w:rsid w:val="00561F60"/>
    <w:rsid w:val="00561F94"/>
    <w:rsid w:val="0056206A"/>
    <w:rsid w:val="005620B9"/>
    <w:rsid w:val="0056210F"/>
    <w:rsid w:val="00562120"/>
    <w:rsid w:val="00562318"/>
    <w:rsid w:val="005623A2"/>
    <w:rsid w:val="00562471"/>
    <w:rsid w:val="005624FA"/>
    <w:rsid w:val="0056253B"/>
    <w:rsid w:val="0056259A"/>
    <w:rsid w:val="00562867"/>
    <w:rsid w:val="005628A3"/>
    <w:rsid w:val="00562ADC"/>
    <w:rsid w:val="00562C4A"/>
    <w:rsid w:val="00562C64"/>
    <w:rsid w:val="00562D0D"/>
    <w:rsid w:val="00562F01"/>
    <w:rsid w:val="005630D5"/>
    <w:rsid w:val="0056315C"/>
    <w:rsid w:val="005634FD"/>
    <w:rsid w:val="00563517"/>
    <w:rsid w:val="005635F8"/>
    <w:rsid w:val="00563683"/>
    <w:rsid w:val="0056391C"/>
    <w:rsid w:val="00563A9C"/>
    <w:rsid w:val="00563AAF"/>
    <w:rsid w:val="00563C2F"/>
    <w:rsid w:val="00563FE4"/>
    <w:rsid w:val="00564115"/>
    <w:rsid w:val="005641ED"/>
    <w:rsid w:val="0056427F"/>
    <w:rsid w:val="005643F2"/>
    <w:rsid w:val="0056443E"/>
    <w:rsid w:val="005645E4"/>
    <w:rsid w:val="005647DF"/>
    <w:rsid w:val="005648EF"/>
    <w:rsid w:val="00564A34"/>
    <w:rsid w:val="00564A69"/>
    <w:rsid w:val="00564AED"/>
    <w:rsid w:val="00564B09"/>
    <w:rsid w:val="00564CA2"/>
    <w:rsid w:val="00564CEB"/>
    <w:rsid w:val="00564D42"/>
    <w:rsid w:val="00564D6F"/>
    <w:rsid w:val="00564E0F"/>
    <w:rsid w:val="00564E67"/>
    <w:rsid w:val="00565357"/>
    <w:rsid w:val="00565369"/>
    <w:rsid w:val="00565453"/>
    <w:rsid w:val="005655F7"/>
    <w:rsid w:val="0056580C"/>
    <w:rsid w:val="00565987"/>
    <w:rsid w:val="0056598C"/>
    <w:rsid w:val="00565A5B"/>
    <w:rsid w:val="00565A94"/>
    <w:rsid w:val="00565A9B"/>
    <w:rsid w:val="00565BB0"/>
    <w:rsid w:val="00565BDC"/>
    <w:rsid w:val="00565C3E"/>
    <w:rsid w:val="00565CDB"/>
    <w:rsid w:val="00565DA6"/>
    <w:rsid w:val="00565E80"/>
    <w:rsid w:val="0056606A"/>
    <w:rsid w:val="005661B1"/>
    <w:rsid w:val="00566261"/>
    <w:rsid w:val="00566280"/>
    <w:rsid w:val="005662CC"/>
    <w:rsid w:val="00566380"/>
    <w:rsid w:val="00566724"/>
    <w:rsid w:val="00566849"/>
    <w:rsid w:val="005669C7"/>
    <w:rsid w:val="00566A32"/>
    <w:rsid w:val="00566C76"/>
    <w:rsid w:val="00566F52"/>
    <w:rsid w:val="00567005"/>
    <w:rsid w:val="0056709E"/>
    <w:rsid w:val="00567197"/>
    <w:rsid w:val="005671DD"/>
    <w:rsid w:val="005676A8"/>
    <w:rsid w:val="005678A3"/>
    <w:rsid w:val="00567B61"/>
    <w:rsid w:val="00567C73"/>
    <w:rsid w:val="00567E28"/>
    <w:rsid w:val="00567E88"/>
    <w:rsid w:val="00567E92"/>
    <w:rsid w:val="00567EE6"/>
    <w:rsid w:val="00570018"/>
    <w:rsid w:val="00570117"/>
    <w:rsid w:val="00570149"/>
    <w:rsid w:val="00570380"/>
    <w:rsid w:val="005704A7"/>
    <w:rsid w:val="005704AE"/>
    <w:rsid w:val="005704BD"/>
    <w:rsid w:val="005704D5"/>
    <w:rsid w:val="005705FF"/>
    <w:rsid w:val="005706A9"/>
    <w:rsid w:val="005707EE"/>
    <w:rsid w:val="00570811"/>
    <w:rsid w:val="0057081A"/>
    <w:rsid w:val="005708CD"/>
    <w:rsid w:val="00570903"/>
    <w:rsid w:val="00570928"/>
    <w:rsid w:val="00570A73"/>
    <w:rsid w:val="00570EA9"/>
    <w:rsid w:val="0057104A"/>
    <w:rsid w:val="0057122D"/>
    <w:rsid w:val="0057125D"/>
    <w:rsid w:val="005713EE"/>
    <w:rsid w:val="0057146E"/>
    <w:rsid w:val="00571497"/>
    <w:rsid w:val="00571504"/>
    <w:rsid w:val="0057153D"/>
    <w:rsid w:val="00571692"/>
    <w:rsid w:val="00571A0F"/>
    <w:rsid w:val="00571C55"/>
    <w:rsid w:val="00571CDD"/>
    <w:rsid w:val="00572086"/>
    <w:rsid w:val="0057229F"/>
    <w:rsid w:val="00572585"/>
    <w:rsid w:val="005726C3"/>
    <w:rsid w:val="00572B54"/>
    <w:rsid w:val="00572B8A"/>
    <w:rsid w:val="00572C84"/>
    <w:rsid w:val="00572D13"/>
    <w:rsid w:val="00572D58"/>
    <w:rsid w:val="00572DCE"/>
    <w:rsid w:val="00572EB2"/>
    <w:rsid w:val="00572EE7"/>
    <w:rsid w:val="0057309B"/>
    <w:rsid w:val="00573253"/>
    <w:rsid w:val="00573284"/>
    <w:rsid w:val="0057367B"/>
    <w:rsid w:val="0057372F"/>
    <w:rsid w:val="0057378D"/>
    <w:rsid w:val="005739A9"/>
    <w:rsid w:val="00573A66"/>
    <w:rsid w:val="00573B40"/>
    <w:rsid w:val="00573B6C"/>
    <w:rsid w:val="00573CFB"/>
    <w:rsid w:val="00573D44"/>
    <w:rsid w:val="00573D94"/>
    <w:rsid w:val="00573EA4"/>
    <w:rsid w:val="00573FA1"/>
    <w:rsid w:val="00573FF4"/>
    <w:rsid w:val="00573FFE"/>
    <w:rsid w:val="0057416C"/>
    <w:rsid w:val="005742B2"/>
    <w:rsid w:val="00574377"/>
    <w:rsid w:val="0057443E"/>
    <w:rsid w:val="00574486"/>
    <w:rsid w:val="005744E1"/>
    <w:rsid w:val="0057456F"/>
    <w:rsid w:val="00574675"/>
    <w:rsid w:val="00574697"/>
    <w:rsid w:val="005747A5"/>
    <w:rsid w:val="00574832"/>
    <w:rsid w:val="005749BD"/>
    <w:rsid w:val="00574BD8"/>
    <w:rsid w:val="00574EA0"/>
    <w:rsid w:val="00574F86"/>
    <w:rsid w:val="00575322"/>
    <w:rsid w:val="0057542F"/>
    <w:rsid w:val="00575615"/>
    <w:rsid w:val="00575669"/>
    <w:rsid w:val="00575793"/>
    <w:rsid w:val="005758C4"/>
    <w:rsid w:val="00575975"/>
    <w:rsid w:val="00575981"/>
    <w:rsid w:val="00575986"/>
    <w:rsid w:val="005759EF"/>
    <w:rsid w:val="00575A83"/>
    <w:rsid w:val="00575AA3"/>
    <w:rsid w:val="00575C5B"/>
    <w:rsid w:val="00575C74"/>
    <w:rsid w:val="00575CAF"/>
    <w:rsid w:val="00575E39"/>
    <w:rsid w:val="00575E78"/>
    <w:rsid w:val="00576191"/>
    <w:rsid w:val="005761E5"/>
    <w:rsid w:val="00576286"/>
    <w:rsid w:val="005762B5"/>
    <w:rsid w:val="005763C6"/>
    <w:rsid w:val="005763F7"/>
    <w:rsid w:val="0057646F"/>
    <w:rsid w:val="00576625"/>
    <w:rsid w:val="00576723"/>
    <w:rsid w:val="00576761"/>
    <w:rsid w:val="005768DB"/>
    <w:rsid w:val="005769C5"/>
    <w:rsid w:val="005769F0"/>
    <w:rsid w:val="00576C75"/>
    <w:rsid w:val="00577040"/>
    <w:rsid w:val="005770EF"/>
    <w:rsid w:val="005771F3"/>
    <w:rsid w:val="0057720E"/>
    <w:rsid w:val="0057722F"/>
    <w:rsid w:val="00577252"/>
    <w:rsid w:val="00577304"/>
    <w:rsid w:val="0057740A"/>
    <w:rsid w:val="005774CB"/>
    <w:rsid w:val="005775C9"/>
    <w:rsid w:val="005778C5"/>
    <w:rsid w:val="00577991"/>
    <w:rsid w:val="00577ABB"/>
    <w:rsid w:val="00577ADB"/>
    <w:rsid w:val="00577BBF"/>
    <w:rsid w:val="00577E9B"/>
    <w:rsid w:val="0058003E"/>
    <w:rsid w:val="00580040"/>
    <w:rsid w:val="005800A2"/>
    <w:rsid w:val="0058029F"/>
    <w:rsid w:val="00580387"/>
    <w:rsid w:val="005803A1"/>
    <w:rsid w:val="005803C8"/>
    <w:rsid w:val="005803D5"/>
    <w:rsid w:val="0058063D"/>
    <w:rsid w:val="0058067C"/>
    <w:rsid w:val="005807C4"/>
    <w:rsid w:val="00580895"/>
    <w:rsid w:val="00580C4E"/>
    <w:rsid w:val="00580D49"/>
    <w:rsid w:val="00580E2F"/>
    <w:rsid w:val="00580FA1"/>
    <w:rsid w:val="00581021"/>
    <w:rsid w:val="00581037"/>
    <w:rsid w:val="005810AF"/>
    <w:rsid w:val="005810E1"/>
    <w:rsid w:val="00581225"/>
    <w:rsid w:val="00581511"/>
    <w:rsid w:val="00581784"/>
    <w:rsid w:val="005817C8"/>
    <w:rsid w:val="005818C5"/>
    <w:rsid w:val="005819BD"/>
    <w:rsid w:val="00581C2D"/>
    <w:rsid w:val="00581D8D"/>
    <w:rsid w:val="0058211C"/>
    <w:rsid w:val="00582128"/>
    <w:rsid w:val="0058217E"/>
    <w:rsid w:val="00582587"/>
    <w:rsid w:val="005826E1"/>
    <w:rsid w:val="0058285D"/>
    <w:rsid w:val="00582A2D"/>
    <w:rsid w:val="00582A6D"/>
    <w:rsid w:val="00582B8E"/>
    <w:rsid w:val="00582CE8"/>
    <w:rsid w:val="00582EB8"/>
    <w:rsid w:val="005830A1"/>
    <w:rsid w:val="005830A2"/>
    <w:rsid w:val="00583281"/>
    <w:rsid w:val="005833D7"/>
    <w:rsid w:val="005833F6"/>
    <w:rsid w:val="0058388E"/>
    <w:rsid w:val="00583985"/>
    <w:rsid w:val="00583A16"/>
    <w:rsid w:val="00583AF9"/>
    <w:rsid w:val="00583C5D"/>
    <w:rsid w:val="00583CCA"/>
    <w:rsid w:val="00583FA0"/>
    <w:rsid w:val="00584214"/>
    <w:rsid w:val="0058422B"/>
    <w:rsid w:val="005843EA"/>
    <w:rsid w:val="0058452E"/>
    <w:rsid w:val="00584615"/>
    <w:rsid w:val="0058465C"/>
    <w:rsid w:val="0058475E"/>
    <w:rsid w:val="00584A18"/>
    <w:rsid w:val="00584CBD"/>
    <w:rsid w:val="00584E45"/>
    <w:rsid w:val="00584F23"/>
    <w:rsid w:val="00584F26"/>
    <w:rsid w:val="00585297"/>
    <w:rsid w:val="00585387"/>
    <w:rsid w:val="005854E1"/>
    <w:rsid w:val="0058551E"/>
    <w:rsid w:val="005855C5"/>
    <w:rsid w:val="005859F6"/>
    <w:rsid w:val="00585A00"/>
    <w:rsid w:val="00585A07"/>
    <w:rsid w:val="00585DF9"/>
    <w:rsid w:val="00585E49"/>
    <w:rsid w:val="00585E56"/>
    <w:rsid w:val="00585E6B"/>
    <w:rsid w:val="00585F54"/>
    <w:rsid w:val="00585F8A"/>
    <w:rsid w:val="00586016"/>
    <w:rsid w:val="00586058"/>
    <w:rsid w:val="00586089"/>
    <w:rsid w:val="005860F0"/>
    <w:rsid w:val="005863DB"/>
    <w:rsid w:val="00586470"/>
    <w:rsid w:val="00586560"/>
    <w:rsid w:val="0058681C"/>
    <w:rsid w:val="00586900"/>
    <w:rsid w:val="00586913"/>
    <w:rsid w:val="00586A6F"/>
    <w:rsid w:val="00586A90"/>
    <w:rsid w:val="00586ADD"/>
    <w:rsid w:val="00586D3B"/>
    <w:rsid w:val="00586DA6"/>
    <w:rsid w:val="00586F27"/>
    <w:rsid w:val="00586F78"/>
    <w:rsid w:val="00586FAC"/>
    <w:rsid w:val="0058702E"/>
    <w:rsid w:val="00587036"/>
    <w:rsid w:val="005871EB"/>
    <w:rsid w:val="00587275"/>
    <w:rsid w:val="0058731A"/>
    <w:rsid w:val="00587327"/>
    <w:rsid w:val="00587408"/>
    <w:rsid w:val="00587600"/>
    <w:rsid w:val="005877C7"/>
    <w:rsid w:val="00587930"/>
    <w:rsid w:val="00587AF9"/>
    <w:rsid w:val="00587C43"/>
    <w:rsid w:val="00587C5B"/>
    <w:rsid w:val="00587D8D"/>
    <w:rsid w:val="00587EDC"/>
    <w:rsid w:val="00587F33"/>
    <w:rsid w:val="00587F3D"/>
    <w:rsid w:val="00590069"/>
    <w:rsid w:val="00590297"/>
    <w:rsid w:val="00590307"/>
    <w:rsid w:val="00590312"/>
    <w:rsid w:val="0059033A"/>
    <w:rsid w:val="00590369"/>
    <w:rsid w:val="005903B5"/>
    <w:rsid w:val="005903D6"/>
    <w:rsid w:val="00590465"/>
    <w:rsid w:val="005904E5"/>
    <w:rsid w:val="0059054C"/>
    <w:rsid w:val="00590648"/>
    <w:rsid w:val="00590699"/>
    <w:rsid w:val="005906B0"/>
    <w:rsid w:val="00590981"/>
    <w:rsid w:val="005909A8"/>
    <w:rsid w:val="00590A0F"/>
    <w:rsid w:val="00590BF4"/>
    <w:rsid w:val="00590C4C"/>
    <w:rsid w:val="00590D58"/>
    <w:rsid w:val="00590DA4"/>
    <w:rsid w:val="00590EB7"/>
    <w:rsid w:val="0059102D"/>
    <w:rsid w:val="005911C0"/>
    <w:rsid w:val="005914ED"/>
    <w:rsid w:val="00591671"/>
    <w:rsid w:val="005917B7"/>
    <w:rsid w:val="00591B14"/>
    <w:rsid w:val="00591C49"/>
    <w:rsid w:val="00591C75"/>
    <w:rsid w:val="00591DCF"/>
    <w:rsid w:val="00591DDE"/>
    <w:rsid w:val="00591EC7"/>
    <w:rsid w:val="00591F97"/>
    <w:rsid w:val="00592006"/>
    <w:rsid w:val="00592020"/>
    <w:rsid w:val="0059210F"/>
    <w:rsid w:val="0059258F"/>
    <w:rsid w:val="005926FC"/>
    <w:rsid w:val="00592709"/>
    <w:rsid w:val="005928A1"/>
    <w:rsid w:val="00592999"/>
    <w:rsid w:val="005929C3"/>
    <w:rsid w:val="00592A33"/>
    <w:rsid w:val="00592AC8"/>
    <w:rsid w:val="00592B33"/>
    <w:rsid w:val="00592D42"/>
    <w:rsid w:val="00592E27"/>
    <w:rsid w:val="00592E61"/>
    <w:rsid w:val="00592FD1"/>
    <w:rsid w:val="00593134"/>
    <w:rsid w:val="00593296"/>
    <w:rsid w:val="00593415"/>
    <w:rsid w:val="00593428"/>
    <w:rsid w:val="00593433"/>
    <w:rsid w:val="005934B8"/>
    <w:rsid w:val="005935DB"/>
    <w:rsid w:val="00593663"/>
    <w:rsid w:val="005936E9"/>
    <w:rsid w:val="0059373B"/>
    <w:rsid w:val="00593AD2"/>
    <w:rsid w:val="00593AF0"/>
    <w:rsid w:val="00593AFE"/>
    <w:rsid w:val="00593B0E"/>
    <w:rsid w:val="00593B29"/>
    <w:rsid w:val="00593B75"/>
    <w:rsid w:val="00593BA4"/>
    <w:rsid w:val="00593CCF"/>
    <w:rsid w:val="00593D19"/>
    <w:rsid w:val="00593D68"/>
    <w:rsid w:val="00593E9E"/>
    <w:rsid w:val="005940A3"/>
    <w:rsid w:val="005941DA"/>
    <w:rsid w:val="005942ED"/>
    <w:rsid w:val="00594353"/>
    <w:rsid w:val="00594534"/>
    <w:rsid w:val="005946D5"/>
    <w:rsid w:val="00594720"/>
    <w:rsid w:val="00594766"/>
    <w:rsid w:val="00594811"/>
    <w:rsid w:val="00594A20"/>
    <w:rsid w:val="00594A23"/>
    <w:rsid w:val="00594ABC"/>
    <w:rsid w:val="00594C07"/>
    <w:rsid w:val="00594DB9"/>
    <w:rsid w:val="00594FDC"/>
    <w:rsid w:val="0059511F"/>
    <w:rsid w:val="0059516D"/>
    <w:rsid w:val="005951EF"/>
    <w:rsid w:val="0059538B"/>
    <w:rsid w:val="005955CC"/>
    <w:rsid w:val="0059565A"/>
    <w:rsid w:val="00595715"/>
    <w:rsid w:val="00595728"/>
    <w:rsid w:val="00595758"/>
    <w:rsid w:val="00595772"/>
    <w:rsid w:val="005957E9"/>
    <w:rsid w:val="005957EF"/>
    <w:rsid w:val="005959AC"/>
    <w:rsid w:val="005959E4"/>
    <w:rsid w:val="00595ABD"/>
    <w:rsid w:val="00595AE7"/>
    <w:rsid w:val="00595D32"/>
    <w:rsid w:val="00595D3D"/>
    <w:rsid w:val="00595FAA"/>
    <w:rsid w:val="00596218"/>
    <w:rsid w:val="0059629B"/>
    <w:rsid w:val="00596377"/>
    <w:rsid w:val="00596395"/>
    <w:rsid w:val="005963F0"/>
    <w:rsid w:val="00596458"/>
    <w:rsid w:val="005965D7"/>
    <w:rsid w:val="005966C8"/>
    <w:rsid w:val="0059679F"/>
    <w:rsid w:val="005967BF"/>
    <w:rsid w:val="005968BE"/>
    <w:rsid w:val="0059693C"/>
    <w:rsid w:val="00596AB9"/>
    <w:rsid w:val="00596C21"/>
    <w:rsid w:val="00596C6A"/>
    <w:rsid w:val="00596E05"/>
    <w:rsid w:val="00596E58"/>
    <w:rsid w:val="00596EA2"/>
    <w:rsid w:val="00596F5B"/>
    <w:rsid w:val="0059723F"/>
    <w:rsid w:val="0059733A"/>
    <w:rsid w:val="0059733B"/>
    <w:rsid w:val="005973BC"/>
    <w:rsid w:val="0059746D"/>
    <w:rsid w:val="005975FA"/>
    <w:rsid w:val="00597754"/>
    <w:rsid w:val="00597861"/>
    <w:rsid w:val="005978E3"/>
    <w:rsid w:val="005979EB"/>
    <w:rsid w:val="00597B30"/>
    <w:rsid w:val="00597D70"/>
    <w:rsid w:val="00597D78"/>
    <w:rsid w:val="00597DDF"/>
    <w:rsid w:val="005A00C7"/>
    <w:rsid w:val="005A0104"/>
    <w:rsid w:val="005A0187"/>
    <w:rsid w:val="005A018B"/>
    <w:rsid w:val="005A028A"/>
    <w:rsid w:val="005A05D6"/>
    <w:rsid w:val="005A0662"/>
    <w:rsid w:val="005A0700"/>
    <w:rsid w:val="005A0712"/>
    <w:rsid w:val="005A0889"/>
    <w:rsid w:val="005A0B69"/>
    <w:rsid w:val="005A0B73"/>
    <w:rsid w:val="005A0C34"/>
    <w:rsid w:val="005A0D35"/>
    <w:rsid w:val="005A0D65"/>
    <w:rsid w:val="005A0D79"/>
    <w:rsid w:val="005A0DDD"/>
    <w:rsid w:val="005A0E20"/>
    <w:rsid w:val="005A0EAA"/>
    <w:rsid w:val="005A0F59"/>
    <w:rsid w:val="005A0F8D"/>
    <w:rsid w:val="005A1031"/>
    <w:rsid w:val="005A1066"/>
    <w:rsid w:val="005A10C3"/>
    <w:rsid w:val="005A10F0"/>
    <w:rsid w:val="005A115E"/>
    <w:rsid w:val="005A1185"/>
    <w:rsid w:val="005A12FC"/>
    <w:rsid w:val="005A134A"/>
    <w:rsid w:val="005A145F"/>
    <w:rsid w:val="005A1746"/>
    <w:rsid w:val="005A188B"/>
    <w:rsid w:val="005A18C9"/>
    <w:rsid w:val="005A18DC"/>
    <w:rsid w:val="005A1960"/>
    <w:rsid w:val="005A1A0D"/>
    <w:rsid w:val="005A1A16"/>
    <w:rsid w:val="005A1A9A"/>
    <w:rsid w:val="005A1C90"/>
    <w:rsid w:val="005A1E9C"/>
    <w:rsid w:val="005A1F04"/>
    <w:rsid w:val="005A2192"/>
    <w:rsid w:val="005A2199"/>
    <w:rsid w:val="005A22CA"/>
    <w:rsid w:val="005A2344"/>
    <w:rsid w:val="005A2514"/>
    <w:rsid w:val="005A2735"/>
    <w:rsid w:val="005A28B0"/>
    <w:rsid w:val="005A2A28"/>
    <w:rsid w:val="005A2AE0"/>
    <w:rsid w:val="005A2B97"/>
    <w:rsid w:val="005A2C15"/>
    <w:rsid w:val="005A2D9A"/>
    <w:rsid w:val="005A2DCE"/>
    <w:rsid w:val="005A3098"/>
    <w:rsid w:val="005A3117"/>
    <w:rsid w:val="005A32D4"/>
    <w:rsid w:val="005A33C8"/>
    <w:rsid w:val="005A340D"/>
    <w:rsid w:val="005A348C"/>
    <w:rsid w:val="005A34E5"/>
    <w:rsid w:val="005A364E"/>
    <w:rsid w:val="005A370B"/>
    <w:rsid w:val="005A389A"/>
    <w:rsid w:val="005A3916"/>
    <w:rsid w:val="005A394D"/>
    <w:rsid w:val="005A3B54"/>
    <w:rsid w:val="005A3CD5"/>
    <w:rsid w:val="005A3CE7"/>
    <w:rsid w:val="005A3D0C"/>
    <w:rsid w:val="005A3DB8"/>
    <w:rsid w:val="005A3DD8"/>
    <w:rsid w:val="005A3EBD"/>
    <w:rsid w:val="005A4075"/>
    <w:rsid w:val="005A4196"/>
    <w:rsid w:val="005A446E"/>
    <w:rsid w:val="005A4482"/>
    <w:rsid w:val="005A44F1"/>
    <w:rsid w:val="005A45F6"/>
    <w:rsid w:val="005A467D"/>
    <w:rsid w:val="005A468D"/>
    <w:rsid w:val="005A4922"/>
    <w:rsid w:val="005A4975"/>
    <w:rsid w:val="005A4AE3"/>
    <w:rsid w:val="005A4C74"/>
    <w:rsid w:val="005A4EB3"/>
    <w:rsid w:val="005A4F22"/>
    <w:rsid w:val="005A5041"/>
    <w:rsid w:val="005A517E"/>
    <w:rsid w:val="005A5356"/>
    <w:rsid w:val="005A54F2"/>
    <w:rsid w:val="005A5509"/>
    <w:rsid w:val="005A5827"/>
    <w:rsid w:val="005A59F7"/>
    <w:rsid w:val="005A5C25"/>
    <w:rsid w:val="005A5C2D"/>
    <w:rsid w:val="005A5C8A"/>
    <w:rsid w:val="005A5DAD"/>
    <w:rsid w:val="005A5E10"/>
    <w:rsid w:val="005A611F"/>
    <w:rsid w:val="005A616A"/>
    <w:rsid w:val="005A6247"/>
    <w:rsid w:val="005A63E7"/>
    <w:rsid w:val="005A64EE"/>
    <w:rsid w:val="005A653C"/>
    <w:rsid w:val="005A65B7"/>
    <w:rsid w:val="005A65C2"/>
    <w:rsid w:val="005A6655"/>
    <w:rsid w:val="005A6724"/>
    <w:rsid w:val="005A6744"/>
    <w:rsid w:val="005A683F"/>
    <w:rsid w:val="005A688B"/>
    <w:rsid w:val="005A6A7B"/>
    <w:rsid w:val="005A6C56"/>
    <w:rsid w:val="005A6C6A"/>
    <w:rsid w:val="005A6CA3"/>
    <w:rsid w:val="005A6E0A"/>
    <w:rsid w:val="005A6E42"/>
    <w:rsid w:val="005A6E94"/>
    <w:rsid w:val="005A6EBF"/>
    <w:rsid w:val="005A705D"/>
    <w:rsid w:val="005A708C"/>
    <w:rsid w:val="005A7298"/>
    <w:rsid w:val="005A7416"/>
    <w:rsid w:val="005A7451"/>
    <w:rsid w:val="005A7593"/>
    <w:rsid w:val="005A75D3"/>
    <w:rsid w:val="005A7606"/>
    <w:rsid w:val="005A7704"/>
    <w:rsid w:val="005A77D2"/>
    <w:rsid w:val="005A7A3E"/>
    <w:rsid w:val="005A7A86"/>
    <w:rsid w:val="005A7D71"/>
    <w:rsid w:val="005A7D74"/>
    <w:rsid w:val="005A7DB9"/>
    <w:rsid w:val="005A7E9B"/>
    <w:rsid w:val="005A7EC2"/>
    <w:rsid w:val="005B00AB"/>
    <w:rsid w:val="005B0199"/>
    <w:rsid w:val="005B021C"/>
    <w:rsid w:val="005B025E"/>
    <w:rsid w:val="005B02BD"/>
    <w:rsid w:val="005B02CF"/>
    <w:rsid w:val="005B035F"/>
    <w:rsid w:val="005B0435"/>
    <w:rsid w:val="005B0497"/>
    <w:rsid w:val="005B050B"/>
    <w:rsid w:val="005B05AD"/>
    <w:rsid w:val="005B05DB"/>
    <w:rsid w:val="005B0685"/>
    <w:rsid w:val="005B08E6"/>
    <w:rsid w:val="005B0A3D"/>
    <w:rsid w:val="005B1043"/>
    <w:rsid w:val="005B1113"/>
    <w:rsid w:val="005B11BA"/>
    <w:rsid w:val="005B12AC"/>
    <w:rsid w:val="005B12B1"/>
    <w:rsid w:val="005B13E0"/>
    <w:rsid w:val="005B1541"/>
    <w:rsid w:val="005B154C"/>
    <w:rsid w:val="005B1575"/>
    <w:rsid w:val="005B157A"/>
    <w:rsid w:val="005B15CA"/>
    <w:rsid w:val="005B1859"/>
    <w:rsid w:val="005B1A66"/>
    <w:rsid w:val="005B1A89"/>
    <w:rsid w:val="005B1AE0"/>
    <w:rsid w:val="005B1F92"/>
    <w:rsid w:val="005B1FE3"/>
    <w:rsid w:val="005B204B"/>
    <w:rsid w:val="005B2105"/>
    <w:rsid w:val="005B210F"/>
    <w:rsid w:val="005B218B"/>
    <w:rsid w:val="005B2357"/>
    <w:rsid w:val="005B23B6"/>
    <w:rsid w:val="005B23F2"/>
    <w:rsid w:val="005B243C"/>
    <w:rsid w:val="005B25E0"/>
    <w:rsid w:val="005B26BC"/>
    <w:rsid w:val="005B28D3"/>
    <w:rsid w:val="005B2988"/>
    <w:rsid w:val="005B2A21"/>
    <w:rsid w:val="005B2A44"/>
    <w:rsid w:val="005B2A5D"/>
    <w:rsid w:val="005B2A86"/>
    <w:rsid w:val="005B2AFE"/>
    <w:rsid w:val="005B3093"/>
    <w:rsid w:val="005B30A7"/>
    <w:rsid w:val="005B354A"/>
    <w:rsid w:val="005B35C9"/>
    <w:rsid w:val="005B3703"/>
    <w:rsid w:val="005B3A2C"/>
    <w:rsid w:val="005B3A75"/>
    <w:rsid w:val="005B3B16"/>
    <w:rsid w:val="005B3B5A"/>
    <w:rsid w:val="005B3C2C"/>
    <w:rsid w:val="005B3D61"/>
    <w:rsid w:val="005B3DB8"/>
    <w:rsid w:val="005B3E0C"/>
    <w:rsid w:val="005B3E12"/>
    <w:rsid w:val="005B3F7E"/>
    <w:rsid w:val="005B3FE3"/>
    <w:rsid w:val="005B4032"/>
    <w:rsid w:val="005B4263"/>
    <w:rsid w:val="005B445E"/>
    <w:rsid w:val="005B44D2"/>
    <w:rsid w:val="005B44EA"/>
    <w:rsid w:val="005B44F1"/>
    <w:rsid w:val="005B46C1"/>
    <w:rsid w:val="005B4759"/>
    <w:rsid w:val="005B479B"/>
    <w:rsid w:val="005B48B9"/>
    <w:rsid w:val="005B4A38"/>
    <w:rsid w:val="005B4C58"/>
    <w:rsid w:val="005B4D56"/>
    <w:rsid w:val="005B4DB6"/>
    <w:rsid w:val="005B4EDD"/>
    <w:rsid w:val="005B4F35"/>
    <w:rsid w:val="005B5077"/>
    <w:rsid w:val="005B5395"/>
    <w:rsid w:val="005B5425"/>
    <w:rsid w:val="005B54C5"/>
    <w:rsid w:val="005B556A"/>
    <w:rsid w:val="005B565F"/>
    <w:rsid w:val="005B56DC"/>
    <w:rsid w:val="005B57F7"/>
    <w:rsid w:val="005B5841"/>
    <w:rsid w:val="005B5893"/>
    <w:rsid w:val="005B5973"/>
    <w:rsid w:val="005B5994"/>
    <w:rsid w:val="005B5B3E"/>
    <w:rsid w:val="005B5B40"/>
    <w:rsid w:val="005B611D"/>
    <w:rsid w:val="005B626A"/>
    <w:rsid w:val="005B62D9"/>
    <w:rsid w:val="005B64E8"/>
    <w:rsid w:val="005B65B1"/>
    <w:rsid w:val="005B6743"/>
    <w:rsid w:val="005B678E"/>
    <w:rsid w:val="005B67C3"/>
    <w:rsid w:val="005B689B"/>
    <w:rsid w:val="005B694A"/>
    <w:rsid w:val="005B69D2"/>
    <w:rsid w:val="005B69D3"/>
    <w:rsid w:val="005B6A10"/>
    <w:rsid w:val="005B6CDA"/>
    <w:rsid w:val="005B6E67"/>
    <w:rsid w:val="005B6FAD"/>
    <w:rsid w:val="005B71CC"/>
    <w:rsid w:val="005B721F"/>
    <w:rsid w:val="005B7304"/>
    <w:rsid w:val="005B7334"/>
    <w:rsid w:val="005B734C"/>
    <w:rsid w:val="005B73D3"/>
    <w:rsid w:val="005B74A4"/>
    <w:rsid w:val="005B7502"/>
    <w:rsid w:val="005B7805"/>
    <w:rsid w:val="005B7950"/>
    <w:rsid w:val="005B797A"/>
    <w:rsid w:val="005B79F9"/>
    <w:rsid w:val="005B7B38"/>
    <w:rsid w:val="005B7B9A"/>
    <w:rsid w:val="005B7E22"/>
    <w:rsid w:val="005C0121"/>
    <w:rsid w:val="005C01D4"/>
    <w:rsid w:val="005C022B"/>
    <w:rsid w:val="005C04AD"/>
    <w:rsid w:val="005C05EB"/>
    <w:rsid w:val="005C0722"/>
    <w:rsid w:val="005C07AA"/>
    <w:rsid w:val="005C08A3"/>
    <w:rsid w:val="005C0A44"/>
    <w:rsid w:val="005C0B1D"/>
    <w:rsid w:val="005C0B52"/>
    <w:rsid w:val="005C0D5B"/>
    <w:rsid w:val="005C0D7C"/>
    <w:rsid w:val="005C0E66"/>
    <w:rsid w:val="005C0E96"/>
    <w:rsid w:val="005C0F28"/>
    <w:rsid w:val="005C1161"/>
    <w:rsid w:val="005C123B"/>
    <w:rsid w:val="005C12AB"/>
    <w:rsid w:val="005C1352"/>
    <w:rsid w:val="005C135E"/>
    <w:rsid w:val="005C13F0"/>
    <w:rsid w:val="005C1412"/>
    <w:rsid w:val="005C1436"/>
    <w:rsid w:val="005C1769"/>
    <w:rsid w:val="005C1802"/>
    <w:rsid w:val="005C188D"/>
    <w:rsid w:val="005C18F3"/>
    <w:rsid w:val="005C1956"/>
    <w:rsid w:val="005C1972"/>
    <w:rsid w:val="005C1A48"/>
    <w:rsid w:val="005C1DBF"/>
    <w:rsid w:val="005C1E40"/>
    <w:rsid w:val="005C1F71"/>
    <w:rsid w:val="005C2745"/>
    <w:rsid w:val="005C28E5"/>
    <w:rsid w:val="005C29FF"/>
    <w:rsid w:val="005C2A9E"/>
    <w:rsid w:val="005C2E5E"/>
    <w:rsid w:val="005C3058"/>
    <w:rsid w:val="005C3112"/>
    <w:rsid w:val="005C3190"/>
    <w:rsid w:val="005C31A7"/>
    <w:rsid w:val="005C31AA"/>
    <w:rsid w:val="005C31BA"/>
    <w:rsid w:val="005C322C"/>
    <w:rsid w:val="005C3357"/>
    <w:rsid w:val="005C349B"/>
    <w:rsid w:val="005C372B"/>
    <w:rsid w:val="005C3C5F"/>
    <w:rsid w:val="005C3D2B"/>
    <w:rsid w:val="005C3D3D"/>
    <w:rsid w:val="005C3D50"/>
    <w:rsid w:val="005C3D9C"/>
    <w:rsid w:val="005C3EE9"/>
    <w:rsid w:val="005C4066"/>
    <w:rsid w:val="005C4202"/>
    <w:rsid w:val="005C42F6"/>
    <w:rsid w:val="005C4493"/>
    <w:rsid w:val="005C44AD"/>
    <w:rsid w:val="005C47AF"/>
    <w:rsid w:val="005C4833"/>
    <w:rsid w:val="005C4916"/>
    <w:rsid w:val="005C49DB"/>
    <w:rsid w:val="005C4A29"/>
    <w:rsid w:val="005C4ACF"/>
    <w:rsid w:val="005C4B00"/>
    <w:rsid w:val="005C4DFF"/>
    <w:rsid w:val="005C501B"/>
    <w:rsid w:val="005C50D2"/>
    <w:rsid w:val="005C5147"/>
    <w:rsid w:val="005C5190"/>
    <w:rsid w:val="005C520E"/>
    <w:rsid w:val="005C528B"/>
    <w:rsid w:val="005C5449"/>
    <w:rsid w:val="005C553A"/>
    <w:rsid w:val="005C5573"/>
    <w:rsid w:val="005C5733"/>
    <w:rsid w:val="005C57A8"/>
    <w:rsid w:val="005C5962"/>
    <w:rsid w:val="005C5AA5"/>
    <w:rsid w:val="005C5DC2"/>
    <w:rsid w:val="005C5DEF"/>
    <w:rsid w:val="005C60E3"/>
    <w:rsid w:val="005C61EA"/>
    <w:rsid w:val="005C6242"/>
    <w:rsid w:val="005C63D8"/>
    <w:rsid w:val="005C677F"/>
    <w:rsid w:val="005C68A1"/>
    <w:rsid w:val="005C69E9"/>
    <w:rsid w:val="005C6AC1"/>
    <w:rsid w:val="005C6B83"/>
    <w:rsid w:val="005C6C0C"/>
    <w:rsid w:val="005C6C3B"/>
    <w:rsid w:val="005C6C5B"/>
    <w:rsid w:val="005C6DFD"/>
    <w:rsid w:val="005C6FE3"/>
    <w:rsid w:val="005C714A"/>
    <w:rsid w:val="005C7254"/>
    <w:rsid w:val="005C7306"/>
    <w:rsid w:val="005C7736"/>
    <w:rsid w:val="005C77D5"/>
    <w:rsid w:val="005C7A40"/>
    <w:rsid w:val="005C7AFB"/>
    <w:rsid w:val="005C7BA9"/>
    <w:rsid w:val="005C7BF9"/>
    <w:rsid w:val="005C7C89"/>
    <w:rsid w:val="005C7E1A"/>
    <w:rsid w:val="005C7ED0"/>
    <w:rsid w:val="005C7F57"/>
    <w:rsid w:val="005D0065"/>
    <w:rsid w:val="005D00C7"/>
    <w:rsid w:val="005D025E"/>
    <w:rsid w:val="005D051A"/>
    <w:rsid w:val="005D053C"/>
    <w:rsid w:val="005D06C6"/>
    <w:rsid w:val="005D06CC"/>
    <w:rsid w:val="005D087A"/>
    <w:rsid w:val="005D0974"/>
    <w:rsid w:val="005D0B35"/>
    <w:rsid w:val="005D0B5E"/>
    <w:rsid w:val="005D0C87"/>
    <w:rsid w:val="005D0D41"/>
    <w:rsid w:val="005D0DFA"/>
    <w:rsid w:val="005D0FFE"/>
    <w:rsid w:val="005D10A8"/>
    <w:rsid w:val="005D118E"/>
    <w:rsid w:val="005D123C"/>
    <w:rsid w:val="005D1428"/>
    <w:rsid w:val="005D1564"/>
    <w:rsid w:val="005D1708"/>
    <w:rsid w:val="005D1779"/>
    <w:rsid w:val="005D18C6"/>
    <w:rsid w:val="005D18F3"/>
    <w:rsid w:val="005D195C"/>
    <w:rsid w:val="005D197F"/>
    <w:rsid w:val="005D1CAF"/>
    <w:rsid w:val="005D1E83"/>
    <w:rsid w:val="005D1ED6"/>
    <w:rsid w:val="005D1F82"/>
    <w:rsid w:val="005D2096"/>
    <w:rsid w:val="005D20D9"/>
    <w:rsid w:val="005D2135"/>
    <w:rsid w:val="005D252D"/>
    <w:rsid w:val="005D253B"/>
    <w:rsid w:val="005D26DE"/>
    <w:rsid w:val="005D27B6"/>
    <w:rsid w:val="005D27B9"/>
    <w:rsid w:val="005D27C3"/>
    <w:rsid w:val="005D2959"/>
    <w:rsid w:val="005D29E0"/>
    <w:rsid w:val="005D2B80"/>
    <w:rsid w:val="005D2B86"/>
    <w:rsid w:val="005D2F1B"/>
    <w:rsid w:val="005D2FA1"/>
    <w:rsid w:val="005D2FBD"/>
    <w:rsid w:val="005D313F"/>
    <w:rsid w:val="005D31EE"/>
    <w:rsid w:val="005D32C9"/>
    <w:rsid w:val="005D338F"/>
    <w:rsid w:val="005D33DE"/>
    <w:rsid w:val="005D342A"/>
    <w:rsid w:val="005D3659"/>
    <w:rsid w:val="005D366D"/>
    <w:rsid w:val="005D37E1"/>
    <w:rsid w:val="005D3AEC"/>
    <w:rsid w:val="005D3CB7"/>
    <w:rsid w:val="005D3F1B"/>
    <w:rsid w:val="005D3FBB"/>
    <w:rsid w:val="005D4139"/>
    <w:rsid w:val="005D43AB"/>
    <w:rsid w:val="005D450C"/>
    <w:rsid w:val="005D4540"/>
    <w:rsid w:val="005D46E1"/>
    <w:rsid w:val="005D46FC"/>
    <w:rsid w:val="005D4BE9"/>
    <w:rsid w:val="005D4DE5"/>
    <w:rsid w:val="005D4EBE"/>
    <w:rsid w:val="005D562B"/>
    <w:rsid w:val="005D5672"/>
    <w:rsid w:val="005D57B2"/>
    <w:rsid w:val="005D5853"/>
    <w:rsid w:val="005D586D"/>
    <w:rsid w:val="005D58CF"/>
    <w:rsid w:val="005D593C"/>
    <w:rsid w:val="005D5968"/>
    <w:rsid w:val="005D5ADA"/>
    <w:rsid w:val="005D5BE7"/>
    <w:rsid w:val="005D5C4D"/>
    <w:rsid w:val="005D5DBA"/>
    <w:rsid w:val="005D5ED6"/>
    <w:rsid w:val="005D5FA8"/>
    <w:rsid w:val="005D609F"/>
    <w:rsid w:val="005D60A2"/>
    <w:rsid w:val="005D6102"/>
    <w:rsid w:val="005D621B"/>
    <w:rsid w:val="005D636C"/>
    <w:rsid w:val="005D673E"/>
    <w:rsid w:val="005D6895"/>
    <w:rsid w:val="005D6ACC"/>
    <w:rsid w:val="005D6C1D"/>
    <w:rsid w:val="005D6C50"/>
    <w:rsid w:val="005D6D82"/>
    <w:rsid w:val="005D6DA2"/>
    <w:rsid w:val="005D6DDD"/>
    <w:rsid w:val="005D6DF1"/>
    <w:rsid w:val="005D7083"/>
    <w:rsid w:val="005D7126"/>
    <w:rsid w:val="005D74F7"/>
    <w:rsid w:val="005D76BA"/>
    <w:rsid w:val="005D7786"/>
    <w:rsid w:val="005D7DF3"/>
    <w:rsid w:val="005D7DF8"/>
    <w:rsid w:val="005E009C"/>
    <w:rsid w:val="005E00B5"/>
    <w:rsid w:val="005E0254"/>
    <w:rsid w:val="005E036B"/>
    <w:rsid w:val="005E03E7"/>
    <w:rsid w:val="005E04DF"/>
    <w:rsid w:val="005E04E5"/>
    <w:rsid w:val="005E0556"/>
    <w:rsid w:val="005E07AF"/>
    <w:rsid w:val="005E0897"/>
    <w:rsid w:val="005E0A05"/>
    <w:rsid w:val="005E0A67"/>
    <w:rsid w:val="005E0BBA"/>
    <w:rsid w:val="005E0C0E"/>
    <w:rsid w:val="005E0E48"/>
    <w:rsid w:val="005E0ED7"/>
    <w:rsid w:val="005E1207"/>
    <w:rsid w:val="005E12AB"/>
    <w:rsid w:val="005E133C"/>
    <w:rsid w:val="005E1349"/>
    <w:rsid w:val="005E1456"/>
    <w:rsid w:val="005E1692"/>
    <w:rsid w:val="005E17CA"/>
    <w:rsid w:val="005E1870"/>
    <w:rsid w:val="005E188C"/>
    <w:rsid w:val="005E18BF"/>
    <w:rsid w:val="005E18D1"/>
    <w:rsid w:val="005E19E4"/>
    <w:rsid w:val="005E1C7A"/>
    <w:rsid w:val="005E1D01"/>
    <w:rsid w:val="005E1F4D"/>
    <w:rsid w:val="005E2044"/>
    <w:rsid w:val="005E2082"/>
    <w:rsid w:val="005E286D"/>
    <w:rsid w:val="005E297A"/>
    <w:rsid w:val="005E2994"/>
    <w:rsid w:val="005E2A35"/>
    <w:rsid w:val="005E2AFA"/>
    <w:rsid w:val="005E2B56"/>
    <w:rsid w:val="005E2B8E"/>
    <w:rsid w:val="005E2BF7"/>
    <w:rsid w:val="005E2C24"/>
    <w:rsid w:val="005E2DD8"/>
    <w:rsid w:val="005E2F06"/>
    <w:rsid w:val="005E2F0F"/>
    <w:rsid w:val="005E2FC9"/>
    <w:rsid w:val="005E306E"/>
    <w:rsid w:val="005E350C"/>
    <w:rsid w:val="005E359F"/>
    <w:rsid w:val="005E3811"/>
    <w:rsid w:val="005E38B7"/>
    <w:rsid w:val="005E3F7D"/>
    <w:rsid w:val="005E40CD"/>
    <w:rsid w:val="005E41E1"/>
    <w:rsid w:val="005E4275"/>
    <w:rsid w:val="005E450B"/>
    <w:rsid w:val="005E4649"/>
    <w:rsid w:val="005E49E8"/>
    <w:rsid w:val="005E4A3E"/>
    <w:rsid w:val="005E4A47"/>
    <w:rsid w:val="005E4B10"/>
    <w:rsid w:val="005E4B37"/>
    <w:rsid w:val="005E4C39"/>
    <w:rsid w:val="005E4E86"/>
    <w:rsid w:val="005E5012"/>
    <w:rsid w:val="005E52E3"/>
    <w:rsid w:val="005E55C4"/>
    <w:rsid w:val="005E5600"/>
    <w:rsid w:val="005E5649"/>
    <w:rsid w:val="005E5923"/>
    <w:rsid w:val="005E59AD"/>
    <w:rsid w:val="005E5B4B"/>
    <w:rsid w:val="005E5BB5"/>
    <w:rsid w:val="005E5BE4"/>
    <w:rsid w:val="005E5C7E"/>
    <w:rsid w:val="005E5E3C"/>
    <w:rsid w:val="005E6045"/>
    <w:rsid w:val="005E61EC"/>
    <w:rsid w:val="005E6428"/>
    <w:rsid w:val="005E6590"/>
    <w:rsid w:val="005E6605"/>
    <w:rsid w:val="005E6B3F"/>
    <w:rsid w:val="005E6B5F"/>
    <w:rsid w:val="005E6BA0"/>
    <w:rsid w:val="005E6D0D"/>
    <w:rsid w:val="005E6E18"/>
    <w:rsid w:val="005E6F74"/>
    <w:rsid w:val="005E7022"/>
    <w:rsid w:val="005E711C"/>
    <w:rsid w:val="005E7163"/>
    <w:rsid w:val="005E7446"/>
    <w:rsid w:val="005E7558"/>
    <w:rsid w:val="005E7606"/>
    <w:rsid w:val="005E77A8"/>
    <w:rsid w:val="005E77B0"/>
    <w:rsid w:val="005E7868"/>
    <w:rsid w:val="005E7891"/>
    <w:rsid w:val="005E7962"/>
    <w:rsid w:val="005E7A2B"/>
    <w:rsid w:val="005E7A89"/>
    <w:rsid w:val="005E7A8B"/>
    <w:rsid w:val="005E7C8B"/>
    <w:rsid w:val="005E7D00"/>
    <w:rsid w:val="005E7D31"/>
    <w:rsid w:val="005F0357"/>
    <w:rsid w:val="005F05F3"/>
    <w:rsid w:val="005F0663"/>
    <w:rsid w:val="005F066F"/>
    <w:rsid w:val="005F0675"/>
    <w:rsid w:val="005F07AC"/>
    <w:rsid w:val="005F0C14"/>
    <w:rsid w:val="005F0EC2"/>
    <w:rsid w:val="005F0EF0"/>
    <w:rsid w:val="005F0FB1"/>
    <w:rsid w:val="005F127D"/>
    <w:rsid w:val="005F12E1"/>
    <w:rsid w:val="005F14AC"/>
    <w:rsid w:val="005F14D7"/>
    <w:rsid w:val="005F154C"/>
    <w:rsid w:val="005F156E"/>
    <w:rsid w:val="005F1593"/>
    <w:rsid w:val="005F15C9"/>
    <w:rsid w:val="005F17C8"/>
    <w:rsid w:val="005F1824"/>
    <w:rsid w:val="005F1B7C"/>
    <w:rsid w:val="005F1B89"/>
    <w:rsid w:val="005F1C9F"/>
    <w:rsid w:val="005F1EDC"/>
    <w:rsid w:val="005F20BB"/>
    <w:rsid w:val="005F2263"/>
    <w:rsid w:val="005F2530"/>
    <w:rsid w:val="005F2733"/>
    <w:rsid w:val="005F27CC"/>
    <w:rsid w:val="005F2AA1"/>
    <w:rsid w:val="005F2AB8"/>
    <w:rsid w:val="005F2B9B"/>
    <w:rsid w:val="005F2E16"/>
    <w:rsid w:val="005F2E5F"/>
    <w:rsid w:val="005F3350"/>
    <w:rsid w:val="005F3569"/>
    <w:rsid w:val="005F399C"/>
    <w:rsid w:val="005F39D2"/>
    <w:rsid w:val="005F3A6C"/>
    <w:rsid w:val="005F3BEA"/>
    <w:rsid w:val="005F3C1A"/>
    <w:rsid w:val="005F3DA1"/>
    <w:rsid w:val="005F3E84"/>
    <w:rsid w:val="005F3F43"/>
    <w:rsid w:val="005F3F4D"/>
    <w:rsid w:val="005F405E"/>
    <w:rsid w:val="005F4078"/>
    <w:rsid w:val="005F4130"/>
    <w:rsid w:val="005F4149"/>
    <w:rsid w:val="005F41E1"/>
    <w:rsid w:val="005F420A"/>
    <w:rsid w:val="005F4484"/>
    <w:rsid w:val="005F44A1"/>
    <w:rsid w:val="005F4791"/>
    <w:rsid w:val="005F479F"/>
    <w:rsid w:val="005F497C"/>
    <w:rsid w:val="005F4BAF"/>
    <w:rsid w:val="005F4CF7"/>
    <w:rsid w:val="005F4E06"/>
    <w:rsid w:val="005F4FF3"/>
    <w:rsid w:val="005F5010"/>
    <w:rsid w:val="005F51DB"/>
    <w:rsid w:val="005F524C"/>
    <w:rsid w:val="005F5326"/>
    <w:rsid w:val="005F53A7"/>
    <w:rsid w:val="005F53D8"/>
    <w:rsid w:val="005F5468"/>
    <w:rsid w:val="005F5521"/>
    <w:rsid w:val="005F560E"/>
    <w:rsid w:val="005F5856"/>
    <w:rsid w:val="005F58BE"/>
    <w:rsid w:val="005F594E"/>
    <w:rsid w:val="005F5BD6"/>
    <w:rsid w:val="005F5DBF"/>
    <w:rsid w:val="005F5E8E"/>
    <w:rsid w:val="005F5EC3"/>
    <w:rsid w:val="005F5EFC"/>
    <w:rsid w:val="005F5F99"/>
    <w:rsid w:val="005F5FEF"/>
    <w:rsid w:val="005F614F"/>
    <w:rsid w:val="005F61EC"/>
    <w:rsid w:val="005F6261"/>
    <w:rsid w:val="005F63AF"/>
    <w:rsid w:val="005F6422"/>
    <w:rsid w:val="005F65AA"/>
    <w:rsid w:val="005F66F4"/>
    <w:rsid w:val="005F670B"/>
    <w:rsid w:val="005F6841"/>
    <w:rsid w:val="005F6B48"/>
    <w:rsid w:val="005F6BB6"/>
    <w:rsid w:val="005F6C73"/>
    <w:rsid w:val="005F6CB9"/>
    <w:rsid w:val="005F6CF6"/>
    <w:rsid w:val="005F6F4C"/>
    <w:rsid w:val="005F6FA7"/>
    <w:rsid w:val="005F700E"/>
    <w:rsid w:val="005F718B"/>
    <w:rsid w:val="005F71C8"/>
    <w:rsid w:val="005F7373"/>
    <w:rsid w:val="005F741E"/>
    <w:rsid w:val="005F74E8"/>
    <w:rsid w:val="005F753B"/>
    <w:rsid w:val="005F76C5"/>
    <w:rsid w:val="005F7704"/>
    <w:rsid w:val="005F778D"/>
    <w:rsid w:val="005F7995"/>
    <w:rsid w:val="005F79D3"/>
    <w:rsid w:val="005F7A39"/>
    <w:rsid w:val="005F7A76"/>
    <w:rsid w:val="005F7CA5"/>
    <w:rsid w:val="005F7EB0"/>
    <w:rsid w:val="005F7F1E"/>
    <w:rsid w:val="0060008E"/>
    <w:rsid w:val="00600125"/>
    <w:rsid w:val="00600334"/>
    <w:rsid w:val="00600475"/>
    <w:rsid w:val="0060050B"/>
    <w:rsid w:val="00600663"/>
    <w:rsid w:val="00600711"/>
    <w:rsid w:val="0060072A"/>
    <w:rsid w:val="00600839"/>
    <w:rsid w:val="006009AF"/>
    <w:rsid w:val="00600A22"/>
    <w:rsid w:val="00600A88"/>
    <w:rsid w:val="00600BB1"/>
    <w:rsid w:val="00600C67"/>
    <w:rsid w:val="00600CBD"/>
    <w:rsid w:val="00600E20"/>
    <w:rsid w:val="00600F2D"/>
    <w:rsid w:val="00600F8F"/>
    <w:rsid w:val="00600FBE"/>
    <w:rsid w:val="00601141"/>
    <w:rsid w:val="006011D2"/>
    <w:rsid w:val="006011EF"/>
    <w:rsid w:val="006011F1"/>
    <w:rsid w:val="00601208"/>
    <w:rsid w:val="006014F9"/>
    <w:rsid w:val="006014FA"/>
    <w:rsid w:val="00601529"/>
    <w:rsid w:val="00601833"/>
    <w:rsid w:val="0060190E"/>
    <w:rsid w:val="006019B8"/>
    <w:rsid w:val="006019DE"/>
    <w:rsid w:val="00601CDC"/>
    <w:rsid w:val="00601EE2"/>
    <w:rsid w:val="00602108"/>
    <w:rsid w:val="0060210F"/>
    <w:rsid w:val="006022B9"/>
    <w:rsid w:val="006022F8"/>
    <w:rsid w:val="0060243B"/>
    <w:rsid w:val="00602475"/>
    <w:rsid w:val="0060254A"/>
    <w:rsid w:val="00602709"/>
    <w:rsid w:val="0060273E"/>
    <w:rsid w:val="00602784"/>
    <w:rsid w:val="00602849"/>
    <w:rsid w:val="0060285B"/>
    <w:rsid w:val="00602868"/>
    <w:rsid w:val="0060297A"/>
    <w:rsid w:val="006029ED"/>
    <w:rsid w:val="00602F0B"/>
    <w:rsid w:val="00603069"/>
    <w:rsid w:val="00603152"/>
    <w:rsid w:val="0060316B"/>
    <w:rsid w:val="006031FC"/>
    <w:rsid w:val="006032B6"/>
    <w:rsid w:val="006032D2"/>
    <w:rsid w:val="006032E9"/>
    <w:rsid w:val="0060334D"/>
    <w:rsid w:val="006033E2"/>
    <w:rsid w:val="00603496"/>
    <w:rsid w:val="006034B1"/>
    <w:rsid w:val="0060393C"/>
    <w:rsid w:val="006039BB"/>
    <w:rsid w:val="00603AA5"/>
    <w:rsid w:val="00603C5C"/>
    <w:rsid w:val="00603D33"/>
    <w:rsid w:val="00603E09"/>
    <w:rsid w:val="00603F00"/>
    <w:rsid w:val="00603F06"/>
    <w:rsid w:val="006040D4"/>
    <w:rsid w:val="006040F2"/>
    <w:rsid w:val="006041BE"/>
    <w:rsid w:val="006041C4"/>
    <w:rsid w:val="006041EE"/>
    <w:rsid w:val="00604484"/>
    <w:rsid w:val="006045F5"/>
    <w:rsid w:val="006047AE"/>
    <w:rsid w:val="00604877"/>
    <w:rsid w:val="00604A47"/>
    <w:rsid w:val="00604B50"/>
    <w:rsid w:val="00604C6A"/>
    <w:rsid w:val="00604DA7"/>
    <w:rsid w:val="00604DBF"/>
    <w:rsid w:val="00604DF9"/>
    <w:rsid w:val="00604E99"/>
    <w:rsid w:val="00604EC8"/>
    <w:rsid w:val="00604ECE"/>
    <w:rsid w:val="00604F0A"/>
    <w:rsid w:val="00604F83"/>
    <w:rsid w:val="00604FA4"/>
    <w:rsid w:val="00605150"/>
    <w:rsid w:val="006051A6"/>
    <w:rsid w:val="0060527B"/>
    <w:rsid w:val="006052E4"/>
    <w:rsid w:val="0060545F"/>
    <w:rsid w:val="006056CA"/>
    <w:rsid w:val="00605B0B"/>
    <w:rsid w:val="00605C0A"/>
    <w:rsid w:val="00605C42"/>
    <w:rsid w:val="00605C44"/>
    <w:rsid w:val="00605C86"/>
    <w:rsid w:val="00605CBF"/>
    <w:rsid w:val="00605D78"/>
    <w:rsid w:val="00605EB9"/>
    <w:rsid w:val="00605F47"/>
    <w:rsid w:val="00605F81"/>
    <w:rsid w:val="00605FD1"/>
    <w:rsid w:val="006062B7"/>
    <w:rsid w:val="006063BE"/>
    <w:rsid w:val="0060640B"/>
    <w:rsid w:val="0060642A"/>
    <w:rsid w:val="00606529"/>
    <w:rsid w:val="00606640"/>
    <w:rsid w:val="006068E1"/>
    <w:rsid w:val="006069B7"/>
    <w:rsid w:val="00606A30"/>
    <w:rsid w:val="00606C87"/>
    <w:rsid w:val="00606E3D"/>
    <w:rsid w:val="00606F69"/>
    <w:rsid w:val="00606F6D"/>
    <w:rsid w:val="00607026"/>
    <w:rsid w:val="006070CF"/>
    <w:rsid w:val="006072CC"/>
    <w:rsid w:val="006072ED"/>
    <w:rsid w:val="00607338"/>
    <w:rsid w:val="00607772"/>
    <w:rsid w:val="006077B8"/>
    <w:rsid w:val="00607868"/>
    <w:rsid w:val="006078C3"/>
    <w:rsid w:val="006078E9"/>
    <w:rsid w:val="00607901"/>
    <w:rsid w:val="006079FC"/>
    <w:rsid w:val="00607C91"/>
    <w:rsid w:val="006100F1"/>
    <w:rsid w:val="00610107"/>
    <w:rsid w:val="0061012C"/>
    <w:rsid w:val="006101AF"/>
    <w:rsid w:val="006101FF"/>
    <w:rsid w:val="006102AE"/>
    <w:rsid w:val="0061030B"/>
    <w:rsid w:val="006104D7"/>
    <w:rsid w:val="006105CF"/>
    <w:rsid w:val="00610642"/>
    <w:rsid w:val="00610714"/>
    <w:rsid w:val="0061099A"/>
    <w:rsid w:val="00610A3A"/>
    <w:rsid w:val="00610E77"/>
    <w:rsid w:val="00610FF8"/>
    <w:rsid w:val="0061104C"/>
    <w:rsid w:val="0061111C"/>
    <w:rsid w:val="0061140A"/>
    <w:rsid w:val="00611443"/>
    <w:rsid w:val="006116C8"/>
    <w:rsid w:val="00611BFA"/>
    <w:rsid w:val="00611CFA"/>
    <w:rsid w:val="00611E33"/>
    <w:rsid w:val="00611E9D"/>
    <w:rsid w:val="00612239"/>
    <w:rsid w:val="00612622"/>
    <w:rsid w:val="00612711"/>
    <w:rsid w:val="00612774"/>
    <w:rsid w:val="006128C0"/>
    <w:rsid w:val="0061298C"/>
    <w:rsid w:val="00612A64"/>
    <w:rsid w:val="00612A9F"/>
    <w:rsid w:val="00612AB3"/>
    <w:rsid w:val="00612ADB"/>
    <w:rsid w:val="00612B55"/>
    <w:rsid w:val="00612C0E"/>
    <w:rsid w:val="00612D15"/>
    <w:rsid w:val="00612DDB"/>
    <w:rsid w:val="00612E95"/>
    <w:rsid w:val="00612EE7"/>
    <w:rsid w:val="00612F4C"/>
    <w:rsid w:val="006130A2"/>
    <w:rsid w:val="00613151"/>
    <w:rsid w:val="006131C9"/>
    <w:rsid w:val="00613221"/>
    <w:rsid w:val="006132C8"/>
    <w:rsid w:val="00613396"/>
    <w:rsid w:val="00613418"/>
    <w:rsid w:val="0061348C"/>
    <w:rsid w:val="00613549"/>
    <w:rsid w:val="00613756"/>
    <w:rsid w:val="006137D9"/>
    <w:rsid w:val="00613919"/>
    <w:rsid w:val="00613992"/>
    <w:rsid w:val="00613BCD"/>
    <w:rsid w:val="00613C78"/>
    <w:rsid w:val="00613D3C"/>
    <w:rsid w:val="00613D4E"/>
    <w:rsid w:val="00613E67"/>
    <w:rsid w:val="00613E9D"/>
    <w:rsid w:val="00614066"/>
    <w:rsid w:val="00614274"/>
    <w:rsid w:val="0061430A"/>
    <w:rsid w:val="0061434E"/>
    <w:rsid w:val="00614441"/>
    <w:rsid w:val="00614502"/>
    <w:rsid w:val="00614711"/>
    <w:rsid w:val="00614894"/>
    <w:rsid w:val="006148A0"/>
    <w:rsid w:val="006148B3"/>
    <w:rsid w:val="00614B70"/>
    <w:rsid w:val="00614BB8"/>
    <w:rsid w:val="00614C9A"/>
    <w:rsid w:val="00614CA9"/>
    <w:rsid w:val="00614CCF"/>
    <w:rsid w:val="00614CE2"/>
    <w:rsid w:val="00614EA0"/>
    <w:rsid w:val="00614F04"/>
    <w:rsid w:val="00614F27"/>
    <w:rsid w:val="00614F2C"/>
    <w:rsid w:val="00615074"/>
    <w:rsid w:val="00615258"/>
    <w:rsid w:val="0061534A"/>
    <w:rsid w:val="0061564A"/>
    <w:rsid w:val="00615693"/>
    <w:rsid w:val="0061570E"/>
    <w:rsid w:val="006157C2"/>
    <w:rsid w:val="0061589E"/>
    <w:rsid w:val="00615A05"/>
    <w:rsid w:val="00615B58"/>
    <w:rsid w:val="00615C32"/>
    <w:rsid w:val="00615D0A"/>
    <w:rsid w:val="00615F5F"/>
    <w:rsid w:val="00615FFD"/>
    <w:rsid w:val="0061602F"/>
    <w:rsid w:val="006161C0"/>
    <w:rsid w:val="006162A3"/>
    <w:rsid w:val="00616393"/>
    <w:rsid w:val="00616502"/>
    <w:rsid w:val="00616586"/>
    <w:rsid w:val="00616707"/>
    <w:rsid w:val="00616712"/>
    <w:rsid w:val="0061671D"/>
    <w:rsid w:val="006167A2"/>
    <w:rsid w:val="006167E0"/>
    <w:rsid w:val="0061680F"/>
    <w:rsid w:val="0061682B"/>
    <w:rsid w:val="00616848"/>
    <w:rsid w:val="00616B88"/>
    <w:rsid w:val="00616C0F"/>
    <w:rsid w:val="00616C27"/>
    <w:rsid w:val="00616C62"/>
    <w:rsid w:val="00616CC2"/>
    <w:rsid w:val="00616DDE"/>
    <w:rsid w:val="00616E95"/>
    <w:rsid w:val="00616F19"/>
    <w:rsid w:val="00616FCD"/>
    <w:rsid w:val="0061712E"/>
    <w:rsid w:val="0061714F"/>
    <w:rsid w:val="00617182"/>
    <w:rsid w:val="0061719D"/>
    <w:rsid w:val="00617245"/>
    <w:rsid w:val="0061730B"/>
    <w:rsid w:val="0061735F"/>
    <w:rsid w:val="006173ED"/>
    <w:rsid w:val="0061749E"/>
    <w:rsid w:val="006174FF"/>
    <w:rsid w:val="00617645"/>
    <w:rsid w:val="00617853"/>
    <w:rsid w:val="006178F7"/>
    <w:rsid w:val="0061797F"/>
    <w:rsid w:val="00617BC0"/>
    <w:rsid w:val="00617C55"/>
    <w:rsid w:val="00617EDD"/>
    <w:rsid w:val="00620079"/>
    <w:rsid w:val="006203AA"/>
    <w:rsid w:val="0062052D"/>
    <w:rsid w:val="00620805"/>
    <w:rsid w:val="00620881"/>
    <w:rsid w:val="00620AE0"/>
    <w:rsid w:val="00620B32"/>
    <w:rsid w:val="00620BEF"/>
    <w:rsid w:val="00620D3D"/>
    <w:rsid w:val="006210D4"/>
    <w:rsid w:val="00621218"/>
    <w:rsid w:val="0062123B"/>
    <w:rsid w:val="0062124C"/>
    <w:rsid w:val="006212E3"/>
    <w:rsid w:val="00621391"/>
    <w:rsid w:val="0062161F"/>
    <w:rsid w:val="00621661"/>
    <w:rsid w:val="00621AD5"/>
    <w:rsid w:val="00621BD1"/>
    <w:rsid w:val="00621DD3"/>
    <w:rsid w:val="00621DEA"/>
    <w:rsid w:val="006220DA"/>
    <w:rsid w:val="00622213"/>
    <w:rsid w:val="00622302"/>
    <w:rsid w:val="00622541"/>
    <w:rsid w:val="00622664"/>
    <w:rsid w:val="00622731"/>
    <w:rsid w:val="006227CA"/>
    <w:rsid w:val="006229C1"/>
    <w:rsid w:val="006229DB"/>
    <w:rsid w:val="00622A7C"/>
    <w:rsid w:val="00622BE0"/>
    <w:rsid w:val="00622C68"/>
    <w:rsid w:val="00622DEB"/>
    <w:rsid w:val="00622EF4"/>
    <w:rsid w:val="006231F1"/>
    <w:rsid w:val="006232CA"/>
    <w:rsid w:val="006232E1"/>
    <w:rsid w:val="006232F3"/>
    <w:rsid w:val="0062331D"/>
    <w:rsid w:val="006234AD"/>
    <w:rsid w:val="00623541"/>
    <w:rsid w:val="006235E1"/>
    <w:rsid w:val="006238B3"/>
    <w:rsid w:val="00623A5B"/>
    <w:rsid w:val="00623AF4"/>
    <w:rsid w:val="00623B3C"/>
    <w:rsid w:val="00623BA7"/>
    <w:rsid w:val="00623CFC"/>
    <w:rsid w:val="00623D2C"/>
    <w:rsid w:val="00623D6C"/>
    <w:rsid w:val="00623E16"/>
    <w:rsid w:val="00623E19"/>
    <w:rsid w:val="00623F24"/>
    <w:rsid w:val="00623FEC"/>
    <w:rsid w:val="00624194"/>
    <w:rsid w:val="00624224"/>
    <w:rsid w:val="006242E6"/>
    <w:rsid w:val="006243B1"/>
    <w:rsid w:val="006244BB"/>
    <w:rsid w:val="006245F6"/>
    <w:rsid w:val="006247A2"/>
    <w:rsid w:val="006249E2"/>
    <w:rsid w:val="00624AD5"/>
    <w:rsid w:val="00624BEA"/>
    <w:rsid w:val="00624CF2"/>
    <w:rsid w:val="00624E62"/>
    <w:rsid w:val="00624FB3"/>
    <w:rsid w:val="00625015"/>
    <w:rsid w:val="00625215"/>
    <w:rsid w:val="0062553A"/>
    <w:rsid w:val="006255C6"/>
    <w:rsid w:val="00625689"/>
    <w:rsid w:val="006256A1"/>
    <w:rsid w:val="006256E6"/>
    <w:rsid w:val="006257CD"/>
    <w:rsid w:val="00625873"/>
    <w:rsid w:val="00625875"/>
    <w:rsid w:val="006258B3"/>
    <w:rsid w:val="00625934"/>
    <w:rsid w:val="0062593B"/>
    <w:rsid w:val="00625958"/>
    <w:rsid w:val="00625962"/>
    <w:rsid w:val="00625A27"/>
    <w:rsid w:val="00625B06"/>
    <w:rsid w:val="00625B2F"/>
    <w:rsid w:val="00625C0A"/>
    <w:rsid w:val="00625C62"/>
    <w:rsid w:val="00625CDF"/>
    <w:rsid w:val="00625CFF"/>
    <w:rsid w:val="00625D96"/>
    <w:rsid w:val="00625E37"/>
    <w:rsid w:val="00625E4F"/>
    <w:rsid w:val="00625EC2"/>
    <w:rsid w:val="00626012"/>
    <w:rsid w:val="0062605B"/>
    <w:rsid w:val="006260CE"/>
    <w:rsid w:val="00626104"/>
    <w:rsid w:val="00626125"/>
    <w:rsid w:val="00626197"/>
    <w:rsid w:val="006261AB"/>
    <w:rsid w:val="0062655C"/>
    <w:rsid w:val="0062662F"/>
    <w:rsid w:val="0062679E"/>
    <w:rsid w:val="0062685D"/>
    <w:rsid w:val="006268B0"/>
    <w:rsid w:val="00626935"/>
    <w:rsid w:val="006269A2"/>
    <w:rsid w:val="00626A9B"/>
    <w:rsid w:val="00626BF9"/>
    <w:rsid w:val="00626C13"/>
    <w:rsid w:val="00626D70"/>
    <w:rsid w:val="00626E33"/>
    <w:rsid w:val="00626ED7"/>
    <w:rsid w:val="00626F0B"/>
    <w:rsid w:val="00626FFA"/>
    <w:rsid w:val="0062704B"/>
    <w:rsid w:val="00627071"/>
    <w:rsid w:val="006271AD"/>
    <w:rsid w:val="0062738D"/>
    <w:rsid w:val="006273F3"/>
    <w:rsid w:val="006274E3"/>
    <w:rsid w:val="00627623"/>
    <w:rsid w:val="00627862"/>
    <w:rsid w:val="006278AB"/>
    <w:rsid w:val="00627A48"/>
    <w:rsid w:val="00627AF6"/>
    <w:rsid w:val="00627BAD"/>
    <w:rsid w:val="00627F45"/>
    <w:rsid w:val="00630494"/>
    <w:rsid w:val="00630515"/>
    <w:rsid w:val="0063053C"/>
    <w:rsid w:val="00630855"/>
    <w:rsid w:val="006308F7"/>
    <w:rsid w:val="00630ACA"/>
    <w:rsid w:val="00630E24"/>
    <w:rsid w:val="00630EE1"/>
    <w:rsid w:val="006310F9"/>
    <w:rsid w:val="00631136"/>
    <w:rsid w:val="006315EE"/>
    <w:rsid w:val="006317AE"/>
    <w:rsid w:val="00631B48"/>
    <w:rsid w:val="00631B7C"/>
    <w:rsid w:val="00631D98"/>
    <w:rsid w:val="00631E2B"/>
    <w:rsid w:val="00631EBD"/>
    <w:rsid w:val="00631EEA"/>
    <w:rsid w:val="00631FA8"/>
    <w:rsid w:val="00632141"/>
    <w:rsid w:val="00632306"/>
    <w:rsid w:val="00632437"/>
    <w:rsid w:val="006325B1"/>
    <w:rsid w:val="00632709"/>
    <w:rsid w:val="006327A1"/>
    <w:rsid w:val="00632802"/>
    <w:rsid w:val="0063287F"/>
    <w:rsid w:val="006328F0"/>
    <w:rsid w:val="00632A6D"/>
    <w:rsid w:val="00632B2D"/>
    <w:rsid w:val="00632C05"/>
    <w:rsid w:val="006330B1"/>
    <w:rsid w:val="006333C1"/>
    <w:rsid w:val="00633700"/>
    <w:rsid w:val="00633708"/>
    <w:rsid w:val="00633907"/>
    <w:rsid w:val="00633977"/>
    <w:rsid w:val="00633C41"/>
    <w:rsid w:val="00633C7C"/>
    <w:rsid w:val="00633C9B"/>
    <w:rsid w:val="00633E0A"/>
    <w:rsid w:val="00633E2A"/>
    <w:rsid w:val="00633ED1"/>
    <w:rsid w:val="00633EF0"/>
    <w:rsid w:val="00633FAE"/>
    <w:rsid w:val="0063400E"/>
    <w:rsid w:val="006340EC"/>
    <w:rsid w:val="0063410C"/>
    <w:rsid w:val="00634121"/>
    <w:rsid w:val="00634552"/>
    <w:rsid w:val="0063461C"/>
    <w:rsid w:val="006347B9"/>
    <w:rsid w:val="00634856"/>
    <w:rsid w:val="00634956"/>
    <w:rsid w:val="00634BB5"/>
    <w:rsid w:val="00634D94"/>
    <w:rsid w:val="00634DD2"/>
    <w:rsid w:val="00635079"/>
    <w:rsid w:val="006350A1"/>
    <w:rsid w:val="00635100"/>
    <w:rsid w:val="0063530B"/>
    <w:rsid w:val="006354E0"/>
    <w:rsid w:val="0063557C"/>
    <w:rsid w:val="006357DC"/>
    <w:rsid w:val="006357F4"/>
    <w:rsid w:val="0063580A"/>
    <w:rsid w:val="00635886"/>
    <w:rsid w:val="00635996"/>
    <w:rsid w:val="00635A58"/>
    <w:rsid w:val="00635B24"/>
    <w:rsid w:val="00635D3B"/>
    <w:rsid w:val="00635FCE"/>
    <w:rsid w:val="00636007"/>
    <w:rsid w:val="00636059"/>
    <w:rsid w:val="0063618E"/>
    <w:rsid w:val="00636292"/>
    <w:rsid w:val="00636432"/>
    <w:rsid w:val="00636672"/>
    <w:rsid w:val="006368D5"/>
    <w:rsid w:val="00636999"/>
    <w:rsid w:val="006369AB"/>
    <w:rsid w:val="00636A3D"/>
    <w:rsid w:val="00636B0F"/>
    <w:rsid w:val="00636BA1"/>
    <w:rsid w:val="00636D33"/>
    <w:rsid w:val="00636E5F"/>
    <w:rsid w:val="00636EBE"/>
    <w:rsid w:val="00636F80"/>
    <w:rsid w:val="00636FFF"/>
    <w:rsid w:val="00637005"/>
    <w:rsid w:val="0063702A"/>
    <w:rsid w:val="006370A7"/>
    <w:rsid w:val="006371E7"/>
    <w:rsid w:val="00637205"/>
    <w:rsid w:val="00637222"/>
    <w:rsid w:val="00637259"/>
    <w:rsid w:val="006372DA"/>
    <w:rsid w:val="00637466"/>
    <w:rsid w:val="006375DC"/>
    <w:rsid w:val="006375FA"/>
    <w:rsid w:val="00637647"/>
    <w:rsid w:val="00637919"/>
    <w:rsid w:val="00637A00"/>
    <w:rsid w:val="00637A32"/>
    <w:rsid w:val="00637B42"/>
    <w:rsid w:val="00637C0F"/>
    <w:rsid w:val="00637D44"/>
    <w:rsid w:val="00637E06"/>
    <w:rsid w:val="006400F9"/>
    <w:rsid w:val="0064010F"/>
    <w:rsid w:val="006402EF"/>
    <w:rsid w:val="006403BC"/>
    <w:rsid w:val="006403E6"/>
    <w:rsid w:val="0064056E"/>
    <w:rsid w:val="006405CE"/>
    <w:rsid w:val="0064063C"/>
    <w:rsid w:val="00640855"/>
    <w:rsid w:val="006409A7"/>
    <w:rsid w:val="00640A58"/>
    <w:rsid w:val="00640C0A"/>
    <w:rsid w:val="00640C2B"/>
    <w:rsid w:val="00640C6F"/>
    <w:rsid w:val="00640E2E"/>
    <w:rsid w:val="00640F58"/>
    <w:rsid w:val="00640FA9"/>
    <w:rsid w:val="00641030"/>
    <w:rsid w:val="0064110A"/>
    <w:rsid w:val="0064131A"/>
    <w:rsid w:val="00641369"/>
    <w:rsid w:val="006413AD"/>
    <w:rsid w:val="0064143C"/>
    <w:rsid w:val="006417FE"/>
    <w:rsid w:val="00641887"/>
    <w:rsid w:val="0064191A"/>
    <w:rsid w:val="00641AC1"/>
    <w:rsid w:val="00641B06"/>
    <w:rsid w:val="00641B36"/>
    <w:rsid w:val="00641BBA"/>
    <w:rsid w:val="00641D2A"/>
    <w:rsid w:val="00641D73"/>
    <w:rsid w:val="00641DF4"/>
    <w:rsid w:val="00641F16"/>
    <w:rsid w:val="006421C9"/>
    <w:rsid w:val="00642383"/>
    <w:rsid w:val="006423BB"/>
    <w:rsid w:val="006423E1"/>
    <w:rsid w:val="00642466"/>
    <w:rsid w:val="00642920"/>
    <w:rsid w:val="00642936"/>
    <w:rsid w:val="00642B25"/>
    <w:rsid w:val="00642CBD"/>
    <w:rsid w:val="00642CC8"/>
    <w:rsid w:val="00642D18"/>
    <w:rsid w:val="00642D81"/>
    <w:rsid w:val="00642EC1"/>
    <w:rsid w:val="00642FE3"/>
    <w:rsid w:val="00643028"/>
    <w:rsid w:val="00643199"/>
    <w:rsid w:val="006431E8"/>
    <w:rsid w:val="00643301"/>
    <w:rsid w:val="006433D8"/>
    <w:rsid w:val="006434F2"/>
    <w:rsid w:val="00643568"/>
    <w:rsid w:val="0064377E"/>
    <w:rsid w:val="0064382B"/>
    <w:rsid w:val="00643969"/>
    <w:rsid w:val="00643A84"/>
    <w:rsid w:val="00643BCB"/>
    <w:rsid w:val="00643C57"/>
    <w:rsid w:val="00643E7E"/>
    <w:rsid w:val="00643F2B"/>
    <w:rsid w:val="00643F5C"/>
    <w:rsid w:val="0064405F"/>
    <w:rsid w:val="00644078"/>
    <w:rsid w:val="006440D4"/>
    <w:rsid w:val="0064428C"/>
    <w:rsid w:val="006443D2"/>
    <w:rsid w:val="00644436"/>
    <w:rsid w:val="006444A9"/>
    <w:rsid w:val="00644625"/>
    <w:rsid w:val="006447A0"/>
    <w:rsid w:val="006448B6"/>
    <w:rsid w:val="00644962"/>
    <w:rsid w:val="00644DF3"/>
    <w:rsid w:val="00644E8E"/>
    <w:rsid w:val="0064505B"/>
    <w:rsid w:val="00645078"/>
    <w:rsid w:val="006450C0"/>
    <w:rsid w:val="0064556D"/>
    <w:rsid w:val="0064562B"/>
    <w:rsid w:val="0064568C"/>
    <w:rsid w:val="006458D8"/>
    <w:rsid w:val="00645BCF"/>
    <w:rsid w:val="00645BD1"/>
    <w:rsid w:val="00645D7A"/>
    <w:rsid w:val="00645E2A"/>
    <w:rsid w:val="006462C1"/>
    <w:rsid w:val="00646337"/>
    <w:rsid w:val="00646442"/>
    <w:rsid w:val="00646462"/>
    <w:rsid w:val="006464A8"/>
    <w:rsid w:val="006464F5"/>
    <w:rsid w:val="00646709"/>
    <w:rsid w:val="0064678B"/>
    <w:rsid w:val="006468E2"/>
    <w:rsid w:val="006469AC"/>
    <w:rsid w:val="00646B06"/>
    <w:rsid w:val="00646B1F"/>
    <w:rsid w:val="00646B4B"/>
    <w:rsid w:val="00646CB7"/>
    <w:rsid w:val="00646D8F"/>
    <w:rsid w:val="00646D92"/>
    <w:rsid w:val="00646D96"/>
    <w:rsid w:val="00646DB8"/>
    <w:rsid w:val="00646E2D"/>
    <w:rsid w:val="00646F0D"/>
    <w:rsid w:val="006470FA"/>
    <w:rsid w:val="006471CD"/>
    <w:rsid w:val="0064720B"/>
    <w:rsid w:val="00647324"/>
    <w:rsid w:val="00647364"/>
    <w:rsid w:val="00647444"/>
    <w:rsid w:val="00647480"/>
    <w:rsid w:val="006474EF"/>
    <w:rsid w:val="006479CE"/>
    <w:rsid w:val="00647A8A"/>
    <w:rsid w:val="00647B9E"/>
    <w:rsid w:val="0065001C"/>
    <w:rsid w:val="006500CF"/>
    <w:rsid w:val="0065015F"/>
    <w:rsid w:val="0065033F"/>
    <w:rsid w:val="00650342"/>
    <w:rsid w:val="006505A4"/>
    <w:rsid w:val="0065068B"/>
    <w:rsid w:val="0065084B"/>
    <w:rsid w:val="0065097F"/>
    <w:rsid w:val="00650987"/>
    <w:rsid w:val="00650A21"/>
    <w:rsid w:val="00650C02"/>
    <w:rsid w:val="00650F72"/>
    <w:rsid w:val="00650FB7"/>
    <w:rsid w:val="00651047"/>
    <w:rsid w:val="0065110F"/>
    <w:rsid w:val="00651361"/>
    <w:rsid w:val="00651508"/>
    <w:rsid w:val="006516CE"/>
    <w:rsid w:val="00651718"/>
    <w:rsid w:val="00651723"/>
    <w:rsid w:val="0065186F"/>
    <w:rsid w:val="00651884"/>
    <w:rsid w:val="006519AD"/>
    <w:rsid w:val="00651AF6"/>
    <w:rsid w:val="00651CA3"/>
    <w:rsid w:val="00651E57"/>
    <w:rsid w:val="00651F09"/>
    <w:rsid w:val="00651F59"/>
    <w:rsid w:val="00651FDE"/>
    <w:rsid w:val="00651FE1"/>
    <w:rsid w:val="006520C5"/>
    <w:rsid w:val="006524A3"/>
    <w:rsid w:val="006524A5"/>
    <w:rsid w:val="00652511"/>
    <w:rsid w:val="006528C5"/>
    <w:rsid w:val="00652923"/>
    <w:rsid w:val="00652A01"/>
    <w:rsid w:val="00652A7E"/>
    <w:rsid w:val="00652A80"/>
    <w:rsid w:val="00652A81"/>
    <w:rsid w:val="00652A8D"/>
    <w:rsid w:val="00652BA5"/>
    <w:rsid w:val="00652C1D"/>
    <w:rsid w:val="00652D87"/>
    <w:rsid w:val="00652F94"/>
    <w:rsid w:val="00652FED"/>
    <w:rsid w:val="0065315F"/>
    <w:rsid w:val="00653248"/>
    <w:rsid w:val="00653256"/>
    <w:rsid w:val="00653381"/>
    <w:rsid w:val="00653472"/>
    <w:rsid w:val="0065352E"/>
    <w:rsid w:val="006536C2"/>
    <w:rsid w:val="0065375D"/>
    <w:rsid w:val="0065389E"/>
    <w:rsid w:val="006538C5"/>
    <w:rsid w:val="006539D4"/>
    <w:rsid w:val="006539F4"/>
    <w:rsid w:val="00653A95"/>
    <w:rsid w:val="00653D7D"/>
    <w:rsid w:val="00653D8E"/>
    <w:rsid w:val="00653F8A"/>
    <w:rsid w:val="00653F97"/>
    <w:rsid w:val="00654656"/>
    <w:rsid w:val="0065479C"/>
    <w:rsid w:val="006547D3"/>
    <w:rsid w:val="00654852"/>
    <w:rsid w:val="006548C9"/>
    <w:rsid w:val="0065496A"/>
    <w:rsid w:val="00654BD9"/>
    <w:rsid w:val="00654BE9"/>
    <w:rsid w:val="00654C7F"/>
    <w:rsid w:val="00654CDF"/>
    <w:rsid w:val="0065505D"/>
    <w:rsid w:val="006551C3"/>
    <w:rsid w:val="0065560C"/>
    <w:rsid w:val="0065573E"/>
    <w:rsid w:val="0065578E"/>
    <w:rsid w:val="0065581C"/>
    <w:rsid w:val="00655822"/>
    <w:rsid w:val="00655934"/>
    <w:rsid w:val="00655939"/>
    <w:rsid w:val="0065599E"/>
    <w:rsid w:val="00655B64"/>
    <w:rsid w:val="00655C1E"/>
    <w:rsid w:val="00655C7E"/>
    <w:rsid w:val="00655CDE"/>
    <w:rsid w:val="00655CF6"/>
    <w:rsid w:val="00655DCB"/>
    <w:rsid w:val="00655E62"/>
    <w:rsid w:val="00655F13"/>
    <w:rsid w:val="00656003"/>
    <w:rsid w:val="00656171"/>
    <w:rsid w:val="006563AC"/>
    <w:rsid w:val="0065641E"/>
    <w:rsid w:val="00656510"/>
    <w:rsid w:val="0065662C"/>
    <w:rsid w:val="0065669C"/>
    <w:rsid w:val="006566EE"/>
    <w:rsid w:val="006567A9"/>
    <w:rsid w:val="006568B2"/>
    <w:rsid w:val="00656950"/>
    <w:rsid w:val="0065695B"/>
    <w:rsid w:val="006569F7"/>
    <w:rsid w:val="00656A6B"/>
    <w:rsid w:val="00656DCC"/>
    <w:rsid w:val="00656F81"/>
    <w:rsid w:val="006571A5"/>
    <w:rsid w:val="00657227"/>
    <w:rsid w:val="0065738E"/>
    <w:rsid w:val="006574E0"/>
    <w:rsid w:val="006575A3"/>
    <w:rsid w:val="0065768C"/>
    <w:rsid w:val="00657772"/>
    <w:rsid w:val="006578EA"/>
    <w:rsid w:val="00657ADD"/>
    <w:rsid w:val="00657CB2"/>
    <w:rsid w:val="00657CE9"/>
    <w:rsid w:val="00660081"/>
    <w:rsid w:val="00660123"/>
    <w:rsid w:val="0066027F"/>
    <w:rsid w:val="00660294"/>
    <w:rsid w:val="006603D6"/>
    <w:rsid w:val="006605CA"/>
    <w:rsid w:val="00660681"/>
    <w:rsid w:val="00660702"/>
    <w:rsid w:val="006607DB"/>
    <w:rsid w:val="00660A3F"/>
    <w:rsid w:val="00660A87"/>
    <w:rsid w:val="00660B97"/>
    <w:rsid w:val="00660F13"/>
    <w:rsid w:val="0066123D"/>
    <w:rsid w:val="006612D6"/>
    <w:rsid w:val="0066142A"/>
    <w:rsid w:val="00661497"/>
    <w:rsid w:val="0066154B"/>
    <w:rsid w:val="00661773"/>
    <w:rsid w:val="00661810"/>
    <w:rsid w:val="00661880"/>
    <w:rsid w:val="00661C22"/>
    <w:rsid w:val="00661D98"/>
    <w:rsid w:val="00661EA3"/>
    <w:rsid w:val="00662383"/>
    <w:rsid w:val="00662394"/>
    <w:rsid w:val="006623A8"/>
    <w:rsid w:val="006625D9"/>
    <w:rsid w:val="0066268E"/>
    <w:rsid w:val="00662939"/>
    <w:rsid w:val="00662976"/>
    <w:rsid w:val="00662A1D"/>
    <w:rsid w:val="00662A7C"/>
    <w:rsid w:val="00662AF3"/>
    <w:rsid w:val="00662B37"/>
    <w:rsid w:val="00662B50"/>
    <w:rsid w:val="00662CEC"/>
    <w:rsid w:val="00662D0D"/>
    <w:rsid w:val="00662E79"/>
    <w:rsid w:val="00662F60"/>
    <w:rsid w:val="0066310D"/>
    <w:rsid w:val="006633FC"/>
    <w:rsid w:val="00663443"/>
    <w:rsid w:val="00663557"/>
    <w:rsid w:val="00663666"/>
    <w:rsid w:val="00663974"/>
    <w:rsid w:val="00663ACE"/>
    <w:rsid w:val="00663B90"/>
    <w:rsid w:val="00663BC6"/>
    <w:rsid w:val="00663E1A"/>
    <w:rsid w:val="00663E5A"/>
    <w:rsid w:val="00663EBD"/>
    <w:rsid w:val="006640C7"/>
    <w:rsid w:val="006640D6"/>
    <w:rsid w:val="00664375"/>
    <w:rsid w:val="00664391"/>
    <w:rsid w:val="006645A7"/>
    <w:rsid w:val="006645C3"/>
    <w:rsid w:val="00664602"/>
    <w:rsid w:val="0066469A"/>
    <w:rsid w:val="006647B1"/>
    <w:rsid w:val="00664941"/>
    <w:rsid w:val="006649D5"/>
    <w:rsid w:val="00664A4E"/>
    <w:rsid w:val="00664A80"/>
    <w:rsid w:val="00664ADC"/>
    <w:rsid w:val="00664D7A"/>
    <w:rsid w:val="00664F48"/>
    <w:rsid w:val="0066518F"/>
    <w:rsid w:val="00665211"/>
    <w:rsid w:val="0066543D"/>
    <w:rsid w:val="00665476"/>
    <w:rsid w:val="00665522"/>
    <w:rsid w:val="00665584"/>
    <w:rsid w:val="006657D5"/>
    <w:rsid w:val="0066584A"/>
    <w:rsid w:val="00665A71"/>
    <w:rsid w:val="00665A9C"/>
    <w:rsid w:val="00665AD9"/>
    <w:rsid w:val="00665D4D"/>
    <w:rsid w:val="00665D7B"/>
    <w:rsid w:val="00665DE6"/>
    <w:rsid w:val="00665E04"/>
    <w:rsid w:val="00665EC0"/>
    <w:rsid w:val="00666114"/>
    <w:rsid w:val="006661E1"/>
    <w:rsid w:val="00666235"/>
    <w:rsid w:val="00666296"/>
    <w:rsid w:val="00666408"/>
    <w:rsid w:val="0066651C"/>
    <w:rsid w:val="006666AF"/>
    <w:rsid w:val="006667B5"/>
    <w:rsid w:val="0066695F"/>
    <w:rsid w:val="006669A0"/>
    <w:rsid w:val="00666A5F"/>
    <w:rsid w:val="00666C15"/>
    <w:rsid w:val="00666CDE"/>
    <w:rsid w:val="0066713D"/>
    <w:rsid w:val="00667298"/>
    <w:rsid w:val="0066740C"/>
    <w:rsid w:val="00667481"/>
    <w:rsid w:val="006675FF"/>
    <w:rsid w:val="006677B5"/>
    <w:rsid w:val="00667BCF"/>
    <w:rsid w:val="00667C77"/>
    <w:rsid w:val="00667CB6"/>
    <w:rsid w:val="00667D71"/>
    <w:rsid w:val="00667D85"/>
    <w:rsid w:val="00670382"/>
    <w:rsid w:val="00670587"/>
    <w:rsid w:val="00670613"/>
    <w:rsid w:val="0067069E"/>
    <w:rsid w:val="006707FC"/>
    <w:rsid w:val="006709E8"/>
    <w:rsid w:val="00670A7A"/>
    <w:rsid w:val="00670C8F"/>
    <w:rsid w:val="00670CE0"/>
    <w:rsid w:val="00670E3D"/>
    <w:rsid w:val="00670EA1"/>
    <w:rsid w:val="00670EC7"/>
    <w:rsid w:val="006711EC"/>
    <w:rsid w:val="00671305"/>
    <w:rsid w:val="00671580"/>
    <w:rsid w:val="00671632"/>
    <w:rsid w:val="00671B81"/>
    <w:rsid w:val="00671B91"/>
    <w:rsid w:val="00671BCB"/>
    <w:rsid w:val="00671E30"/>
    <w:rsid w:val="00672062"/>
    <w:rsid w:val="00672173"/>
    <w:rsid w:val="00672440"/>
    <w:rsid w:val="00672610"/>
    <w:rsid w:val="00672C0B"/>
    <w:rsid w:val="00672C86"/>
    <w:rsid w:val="00672CB1"/>
    <w:rsid w:val="00672CF9"/>
    <w:rsid w:val="00672DDF"/>
    <w:rsid w:val="00672DE5"/>
    <w:rsid w:val="00672E07"/>
    <w:rsid w:val="00672E8A"/>
    <w:rsid w:val="006730F0"/>
    <w:rsid w:val="00673196"/>
    <w:rsid w:val="006731BB"/>
    <w:rsid w:val="00673728"/>
    <w:rsid w:val="00673733"/>
    <w:rsid w:val="00673768"/>
    <w:rsid w:val="00673856"/>
    <w:rsid w:val="006738B8"/>
    <w:rsid w:val="0067399A"/>
    <w:rsid w:val="00673AAB"/>
    <w:rsid w:val="00673D9D"/>
    <w:rsid w:val="00673F66"/>
    <w:rsid w:val="00673F99"/>
    <w:rsid w:val="00673FA4"/>
    <w:rsid w:val="00674090"/>
    <w:rsid w:val="00674110"/>
    <w:rsid w:val="0067434D"/>
    <w:rsid w:val="00674729"/>
    <w:rsid w:val="0067476A"/>
    <w:rsid w:val="006748FA"/>
    <w:rsid w:val="00674906"/>
    <w:rsid w:val="00674A43"/>
    <w:rsid w:val="00674A62"/>
    <w:rsid w:val="00674B1E"/>
    <w:rsid w:val="00674C52"/>
    <w:rsid w:val="00674C75"/>
    <w:rsid w:val="00674D7C"/>
    <w:rsid w:val="00674DA0"/>
    <w:rsid w:val="0067516F"/>
    <w:rsid w:val="0067529E"/>
    <w:rsid w:val="00675477"/>
    <w:rsid w:val="006755CB"/>
    <w:rsid w:val="00675622"/>
    <w:rsid w:val="0067570A"/>
    <w:rsid w:val="0067576B"/>
    <w:rsid w:val="0067584A"/>
    <w:rsid w:val="00675924"/>
    <w:rsid w:val="00675C6B"/>
    <w:rsid w:val="00675F8B"/>
    <w:rsid w:val="00676062"/>
    <w:rsid w:val="0067617A"/>
    <w:rsid w:val="006761EA"/>
    <w:rsid w:val="00676280"/>
    <w:rsid w:val="006762CB"/>
    <w:rsid w:val="006762F9"/>
    <w:rsid w:val="00676376"/>
    <w:rsid w:val="0067640A"/>
    <w:rsid w:val="0067661D"/>
    <w:rsid w:val="00676845"/>
    <w:rsid w:val="00676933"/>
    <w:rsid w:val="00676B4B"/>
    <w:rsid w:val="00676B5C"/>
    <w:rsid w:val="00676F99"/>
    <w:rsid w:val="00677129"/>
    <w:rsid w:val="00677198"/>
    <w:rsid w:val="00677357"/>
    <w:rsid w:val="00677539"/>
    <w:rsid w:val="00677802"/>
    <w:rsid w:val="006778D8"/>
    <w:rsid w:val="00677A03"/>
    <w:rsid w:val="00677A3C"/>
    <w:rsid w:val="00677B1C"/>
    <w:rsid w:val="00677B44"/>
    <w:rsid w:val="00677E77"/>
    <w:rsid w:val="00677F82"/>
    <w:rsid w:val="00677FBD"/>
    <w:rsid w:val="0068008A"/>
    <w:rsid w:val="006800A6"/>
    <w:rsid w:val="006800BA"/>
    <w:rsid w:val="006800E4"/>
    <w:rsid w:val="00680127"/>
    <w:rsid w:val="006801C4"/>
    <w:rsid w:val="00680209"/>
    <w:rsid w:val="00680424"/>
    <w:rsid w:val="00680443"/>
    <w:rsid w:val="0068069B"/>
    <w:rsid w:val="006806B6"/>
    <w:rsid w:val="0068075F"/>
    <w:rsid w:val="006807F4"/>
    <w:rsid w:val="0068090E"/>
    <w:rsid w:val="006809EB"/>
    <w:rsid w:val="00680AA6"/>
    <w:rsid w:val="00680ACD"/>
    <w:rsid w:val="00680DD3"/>
    <w:rsid w:val="00680E33"/>
    <w:rsid w:val="00680E74"/>
    <w:rsid w:val="00680EB2"/>
    <w:rsid w:val="0068110A"/>
    <w:rsid w:val="006814C0"/>
    <w:rsid w:val="00681588"/>
    <w:rsid w:val="006817BA"/>
    <w:rsid w:val="00681AC8"/>
    <w:rsid w:val="00681B3A"/>
    <w:rsid w:val="00681B9C"/>
    <w:rsid w:val="00681BDB"/>
    <w:rsid w:val="00681D90"/>
    <w:rsid w:val="00681EC9"/>
    <w:rsid w:val="00681F31"/>
    <w:rsid w:val="00681F59"/>
    <w:rsid w:val="0068227E"/>
    <w:rsid w:val="0068230F"/>
    <w:rsid w:val="00682508"/>
    <w:rsid w:val="00682645"/>
    <w:rsid w:val="00682790"/>
    <w:rsid w:val="006827A0"/>
    <w:rsid w:val="00682802"/>
    <w:rsid w:val="00682A9D"/>
    <w:rsid w:val="00682AE6"/>
    <w:rsid w:val="00682C15"/>
    <w:rsid w:val="0068313D"/>
    <w:rsid w:val="00683257"/>
    <w:rsid w:val="006833BC"/>
    <w:rsid w:val="006833F0"/>
    <w:rsid w:val="0068365E"/>
    <w:rsid w:val="00683746"/>
    <w:rsid w:val="006839F1"/>
    <w:rsid w:val="00683AC2"/>
    <w:rsid w:val="00683C4A"/>
    <w:rsid w:val="0068404D"/>
    <w:rsid w:val="00684203"/>
    <w:rsid w:val="00684371"/>
    <w:rsid w:val="00684373"/>
    <w:rsid w:val="006844C5"/>
    <w:rsid w:val="00684BF4"/>
    <w:rsid w:val="00684FB8"/>
    <w:rsid w:val="0068522E"/>
    <w:rsid w:val="006852FD"/>
    <w:rsid w:val="006853CD"/>
    <w:rsid w:val="0068551F"/>
    <w:rsid w:val="006856FA"/>
    <w:rsid w:val="006857E5"/>
    <w:rsid w:val="0068598D"/>
    <w:rsid w:val="00685A2E"/>
    <w:rsid w:val="00685A45"/>
    <w:rsid w:val="00685C24"/>
    <w:rsid w:val="00685FAD"/>
    <w:rsid w:val="00686057"/>
    <w:rsid w:val="00686133"/>
    <w:rsid w:val="00686297"/>
    <w:rsid w:val="00686477"/>
    <w:rsid w:val="006864B9"/>
    <w:rsid w:val="006866D4"/>
    <w:rsid w:val="006866D9"/>
    <w:rsid w:val="0068687D"/>
    <w:rsid w:val="00686EB0"/>
    <w:rsid w:val="00686F84"/>
    <w:rsid w:val="00687038"/>
    <w:rsid w:val="006870F5"/>
    <w:rsid w:val="006872E0"/>
    <w:rsid w:val="00687424"/>
    <w:rsid w:val="00687589"/>
    <w:rsid w:val="006876BA"/>
    <w:rsid w:val="00687773"/>
    <w:rsid w:val="00687797"/>
    <w:rsid w:val="00687ADE"/>
    <w:rsid w:val="00687D51"/>
    <w:rsid w:val="00687D98"/>
    <w:rsid w:val="00687FA1"/>
    <w:rsid w:val="00687FAB"/>
    <w:rsid w:val="00690147"/>
    <w:rsid w:val="006901C3"/>
    <w:rsid w:val="00690212"/>
    <w:rsid w:val="00690265"/>
    <w:rsid w:val="0069040B"/>
    <w:rsid w:val="00690480"/>
    <w:rsid w:val="006905FD"/>
    <w:rsid w:val="00690656"/>
    <w:rsid w:val="0069067F"/>
    <w:rsid w:val="006906DE"/>
    <w:rsid w:val="00690745"/>
    <w:rsid w:val="006907E1"/>
    <w:rsid w:val="00690BEC"/>
    <w:rsid w:val="00690C9F"/>
    <w:rsid w:val="00690DEF"/>
    <w:rsid w:val="00690EAA"/>
    <w:rsid w:val="006910CE"/>
    <w:rsid w:val="0069117E"/>
    <w:rsid w:val="0069118B"/>
    <w:rsid w:val="006912B0"/>
    <w:rsid w:val="0069131E"/>
    <w:rsid w:val="0069138D"/>
    <w:rsid w:val="006913AE"/>
    <w:rsid w:val="006914B5"/>
    <w:rsid w:val="00691997"/>
    <w:rsid w:val="006919C0"/>
    <w:rsid w:val="00691AD8"/>
    <w:rsid w:val="00691B1A"/>
    <w:rsid w:val="00691BFB"/>
    <w:rsid w:val="00691CC2"/>
    <w:rsid w:val="00691EC8"/>
    <w:rsid w:val="00691F11"/>
    <w:rsid w:val="00691F57"/>
    <w:rsid w:val="006920A9"/>
    <w:rsid w:val="006920F8"/>
    <w:rsid w:val="006921EE"/>
    <w:rsid w:val="0069243C"/>
    <w:rsid w:val="00692476"/>
    <w:rsid w:val="006928EE"/>
    <w:rsid w:val="00692924"/>
    <w:rsid w:val="0069294B"/>
    <w:rsid w:val="00692A39"/>
    <w:rsid w:val="00692AD4"/>
    <w:rsid w:val="00692BA8"/>
    <w:rsid w:val="00692D97"/>
    <w:rsid w:val="00692DB5"/>
    <w:rsid w:val="00692F1D"/>
    <w:rsid w:val="006930B5"/>
    <w:rsid w:val="0069311E"/>
    <w:rsid w:val="00693133"/>
    <w:rsid w:val="00693183"/>
    <w:rsid w:val="00693218"/>
    <w:rsid w:val="00693395"/>
    <w:rsid w:val="006934A4"/>
    <w:rsid w:val="006934AE"/>
    <w:rsid w:val="006934F0"/>
    <w:rsid w:val="006936F8"/>
    <w:rsid w:val="00693720"/>
    <w:rsid w:val="006937A9"/>
    <w:rsid w:val="00693843"/>
    <w:rsid w:val="0069389A"/>
    <w:rsid w:val="00693A15"/>
    <w:rsid w:val="00693A87"/>
    <w:rsid w:val="00693F96"/>
    <w:rsid w:val="006940D0"/>
    <w:rsid w:val="00694246"/>
    <w:rsid w:val="0069472A"/>
    <w:rsid w:val="006947EF"/>
    <w:rsid w:val="006949DC"/>
    <w:rsid w:val="00694A0E"/>
    <w:rsid w:val="00694ADD"/>
    <w:rsid w:val="00694B43"/>
    <w:rsid w:val="00694C35"/>
    <w:rsid w:val="00694CD8"/>
    <w:rsid w:val="00694CDB"/>
    <w:rsid w:val="00694D53"/>
    <w:rsid w:val="00694DD8"/>
    <w:rsid w:val="00694F34"/>
    <w:rsid w:val="00694F7E"/>
    <w:rsid w:val="00695068"/>
    <w:rsid w:val="006950A4"/>
    <w:rsid w:val="00695110"/>
    <w:rsid w:val="006951FB"/>
    <w:rsid w:val="0069526B"/>
    <w:rsid w:val="0069526C"/>
    <w:rsid w:val="00695347"/>
    <w:rsid w:val="0069534D"/>
    <w:rsid w:val="00695465"/>
    <w:rsid w:val="006955E7"/>
    <w:rsid w:val="00695738"/>
    <w:rsid w:val="006957A7"/>
    <w:rsid w:val="006957C0"/>
    <w:rsid w:val="00695C6E"/>
    <w:rsid w:val="00695FB3"/>
    <w:rsid w:val="00696013"/>
    <w:rsid w:val="0069609E"/>
    <w:rsid w:val="006960DD"/>
    <w:rsid w:val="00696223"/>
    <w:rsid w:val="006962BB"/>
    <w:rsid w:val="00696303"/>
    <w:rsid w:val="00696378"/>
    <w:rsid w:val="00696619"/>
    <w:rsid w:val="0069673D"/>
    <w:rsid w:val="006967CD"/>
    <w:rsid w:val="0069696B"/>
    <w:rsid w:val="00696994"/>
    <w:rsid w:val="00696B91"/>
    <w:rsid w:val="00696BF0"/>
    <w:rsid w:val="00696D10"/>
    <w:rsid w:val="00696E70"/>
    <w:rsid w:val="00696F6C"/>
    <w:rsid w:val="00697154"/>
    <w:rsid w:val="006973A8"/>
    <w:rsid w:val="00697630"/>
    <w:rsid w:val="0069782F"/>
    <w:rsid w:val="006978EA"/>
    <w:rsid w:val="0069790A"/>
    <w:rsid w:val="00697BE1"/>
    <w:rsid w:val="00697C08"/>
    <w:rsid w:val="00697CF0"/>
    <w:rsid w:val="00697CFC"/>
    <w:rsid w:val="00697D26"/>
    <w:rsid w:val="00697D5A"/>
    <w:rsid w:val="00697E19"/>
    <w:rsid w:val="00697E5C"/>
    <w:rsid w:val="00697E62"/>
    <w:rsid w:val="00697F7E"/>
    <w:rsid w:val="006A01CC"/>
    <w:rsid w:val="006A032A"/>
    <w:rsid w:val="006A0386"/>
    <w:rsid w:val="006A05C5"/>
    <w:rsid w:val="006A0633"/>
    <w:rsid w:val="006A06C3"/>
    <w:rsid w:val="006A08B3"/>
    <w:rsid w:val="006A0A66"/>
    <w:rsid w:val="006A0B29"/>
    <w:rsid w:val="006A0B3E"/>
    <w:rsid w:val="006A0B40"/>
    <w:rsid w:val="006A0C97"/>
    <w:rsid w:val="006A0FF7"/>
    <w:rsid w:val="006A13F0"/>
    <w:rsid w:val="006A1509"/>
    <w:rsid w:val="006A1621"/>
    <w:rsid w:val="006A1690"/>
    <w:rsid w:val="006A1697"/>
    <w:rsid w:val="006A17D6"/>
    <w:rsid w:val="006A184A"/>
    <w:rsid w:val="006A1905"/>
    <w:rsid w:val="006A1A05"/>
    <w:rsid w:val="006A1A4C"/>
    <w:rsid w:val="006A1B86"/>
    <w:rsid w:val="006A1CAC"/>
    <w:rsid w:val="006A1CB1"/>
    <w:rsid w:val="006A20AC"/>
    <w:rsid w:val="006A221D"/>
    <w:rsid w:val="006A2270"/>
    <w:rsid w:val="006A227C"/>
    <w:rsid w:val="006A2314"/>
    <w:rsid w:val="006A238A"/>
    <w:rsid w:val="006A24E6"/>
    <w:rsid w:val="006A2530"/>
    <w:rsid w:val="006A26B7"/>
    <w:rsid w:val="006A294A"/>
    <w:rsid w:val="006A2AE3"/>
    <w:rsid w:val="006A2B9A"/>
    <w:rsid w:val="006A2E5A"/>
    <w:rsid w:val="006A2E85"/>
    <w:rsid w:val="006A2EE1"/>
    <w:rsid w:val="006A3008"/>
    <w:rsid w:val="006A3010"/>
    <w:rsid w:val="006A30D1"/>
    <w:rsid w:val="006A31D4"/>
    <w:rsid w:val="006A3286"/>
    <w:rsid w:val="006A32EE"/>
    <w:rsid w:val="006A33E4"/>
    <w:rsid w:val="006A35B0"/>
    <w:rsid w:val="006A3635"/>
    <w:rsid w:val="006A3778"/>
    <w:rsid w:val="006A3793"/>
    <w:rsid w:val="006A37FA"/>
    <w:rsid w:val="006A384F"/>
    <w:rsid w:val="006A38E7"/>
    <w:rsid w:val="006A3AB2"/>
    <w:rsid w:val="006A3C44"/>
    <w:rsid w:val="006A3C58"/>
    <w:rsid w:val="006A3C5E"/>
    <w:rsid w:val="006A3EB9"/>
    <w:rsid w:val="006A3EF7"/>
    <w:rsid w:val="006A3F32"/>
    <w:rsid w:val="006A4016"/>
    <w:rsid w:val="006A4215"/>
    <w:rsid w:val="006A426E"/>
    <w:rsid w:val="006A4297"/>
    <w:rsid w:val="006A43C0"/>
    <w:rsid w:val="006A4478"/>
    <w:rsid w:val="006A45B4"/>
    <w:rsid w:val="006A45D9"/>
    <w:rsid w:val="006A474C"/>
    <w:rsid w:val="006A495C"/>
    <w:rsid w:val="006A4A93"/>
    <w:rsid w:val="006A4B02"/>
    <w:rsid w:val="006A4BB6"/>
    <w:rsid w:val="006A4C12"/>
    <w:rsid w:val="006A510A"/>
    <w:rsid w:val="006A52BD"/>
    <w:rsid w:val="006A530B"/>
    <w:rsid w:val="006A536B"/>
    <w:rsid w:val="006A5374"/>
    <w:rsid w:val="006A542F"/>
    <w:rsid w:val="006A5698"/>
    <w:rsid w:val="006A56C7"/>
    <w:rsid w:val="006A5A3B"/>
    <w:rsid w:val="006A5B22"/>
    <w:rsid w:val="006A5BE7"/>
    <w:rsid w:val="006A5C7F"/>
    <w:rsid w:val="006A5CDC"/>
    <w:rsid w:val="006A5E3C"/>
    <w:rsid w:val="006A5E3F"/>
    <w:rsid w:val="006A643B"/>
    <w:rsid w:val="006A6499"/>
    <w:rsid w:val="006A65C4"/>
    <w:rsid w:val="006A67C7"/>
    <w:rsid w:val="006A67E8"/>
    <w:rsid w:val="006A683B"/>
    <w:rsid w:val="006A6891"/>
    <w:rsid w:val="006A6D48"/>
    <w:rsid w:val="006A6F66"/>
    <w:rsid w:val="006A7013"/>
    <w:rsid w:val="006A70F5"/>
    <w:rsid w:val="006A721D"/>
    <w:rsid w:val="006A73B1"/>
    <w:rsid w:val="006A745D"/>
    <w:rsid w:val="006A7580"/>
    <w:rsid w:val="006A75C7"/>
    <w:rsid w:val="006A7712"/>
    <w:rsid w:val="006A7873"/>
    <w:rsid w:val="006A78C4"/>
    <w:rsid w:val="006A7B6C"/>
    <w:rsid w:val="006A7D4B"/>
    <w:rsid w:val="006A7E4A"/>
    <w:rsid w:val="006B009E"/>
    <w:rsid w:val="006B0127"/>
    <w:rsid w:val="006B0248"/>
    <w:rsid w:val="006B029B"/>
    <w:rsid w:val="006B040C"/>
    <w:rsid w:val="006B04C2"/>
    <w:rsid w:val="006B057D"/>
    <w:rsid w:val="006B0591"/>
    <w:rsid w:val="006B072C"/>
    <w:rsid w:val="006B07E9"/>
    <w:rsid w:val="006B0808"/>
    <w:rsid w:val="006B08E3"/>
    <w:rsid w:val="006B0A81"/>
    <w:rsid w:val="006B0AAC"/>
    <w:rsid w:val="006B0BB7"/>
    <w:rsid w:val="006B0E16"/>
    <w:rsid w:val="006B0F71"/>
    <w:rsid w:val="006B1064"/>
    <w:rsid w:val="006B11F9"/>
    <w:rsid w:val="006B120C"/>
    <w:rsid w:val="006B1362"/>
    <w:rsid w:val="006B149A"/>
    <w:rsid w:val="006B160F"/>
    <w:rsid w:val="006B166C"/>
    <w:rsid w:val="006B167A"/>
    <w:rsid w:val="006B18D6"/>
    <w:rsid w:val="006B1987"/>
    <w:rsid w:val="006B19E1"/>
    <w:rsid w:val="006B19F1"/>
    <w:rsid w:val="006B1B4B"/>
    <w:rsid w:val="006B1B80"/>
    <w:rsid w:val="006B1C3E"/>
    <w:rsid w:val="006B1EF5"/>
    <w:rsid w:val="006B20C7"/>
    <w:rsid w:val="006B2193"/>
    <w:rsid w:val="006B25F1"/>
    <w:rsid w:val="006B2707"/>
    <w:rsid w:val="006B2977"/>
    <w:rsid w:val="006B2C8B"/>
    <w:rsid w:val="006B2D63"/>
    <w:rsid w:val="006B2F51"/>
    <w:rsid w:val="006B3398"/>
    <w:rsid w:val="006B349B"/>
    <w:rsid w:val="006B34DC"/>
    <w:rsid w:val="006B353D"/>
    <w:rsid w:val="006B355A"/>
    <w:rsid w:val="006B36C2"/>
    <w:rsid w:val="006B3821"/>
    <w:rsid w:val="006B38C8"/>
    <w:rsid w:val="006B38CD"/>
    <w:rsid w:val="006B3A56"/>
    <w:rsid w:val="006B3B2C"/>
    <w:rsid w:val="006B3E6B"/>
    <w:rsid w:val="006B3EDE"/>
    <w:rsid w:val="006B3FDA"/>
    <w:rsid w:val="006B4114"/>
    <w:rsid w:val="006B4394"/>
    <w:rsid w:val="006B445B"/>
    <w:rsid w:val="006B4528"/>
    <w:rsid w:val="006B4575"/>
    <w:rsid w:val="006B468A"/>
    <w:rsid w:val="006B480F"/>
    <w:rsid w:val="006B4841"/>
    <w:rsid w:val="006B48FC"/>
    <w:rsid w:val="006B4BA2"/>
    <w:rsid w:val="006B4C93"/>
    <w:rsid w:val="006B4D00"/>
    <w:rsid w:val="006B519D"/>
    <w:rsid w:val="006B53DA"/>
    <w:rsid w:val="006B5409"/>
    <w:rsid w:val="006B559B"/>
    <w:rsid w:val="006B5690"/>
    <w:rsid w:val="006B5761"/>
    <w:rsid w:val="006B58FA"/>
    <w:rsid w:val="006B5919"/>
    <w:rsid w:val="006B5A33"/>
    <w:rsid w:val="006B5A50"/>
    <w:rsid w:val="006B5D9B"/>
    <w:rsid w:val="006B5DDD"/>
    <w:rsid w:val="006B5F1A"/>
    <w:rsid w:val="006B5FBF"/>
    <w:rsid w:val="006B60E6"/>
    <w:rsid w:val="006B6121"/>
    <w:rsid w:val="006B649F"/>
    <w:rsid w:val="006B66E3"/>
    <w:rsid w:val="006B67B5"/>
    <w:rsid w:val="006B6842"/>
    <w:rsid w:val="006B68B2"/>
    <w:rsid w:val="006B6AFB"/>
    <w:rsid w:val="006B6B63"/>
    <w:rsid w:val="006B6ED4"/>
    <w:rsid w:val="006B7015"/>
    <w:rsid w:val="006B7069"/>
    <w:rsid w:val="006B70AF"/>
    <w:rsid w:val="006B7168"/>
    <w:rsid w:val="006B7198"/>
    <w:rsid w:val="006B71C5"/>
    <w:rsid w:val="006B7289"/>
    <w:rsid w:val="006B734C"/>
    <w:rsid w:val="006B759F"/>
    <w:rsid w:val="006B75E0"/>
    <w:rsid w:val="006B7641"/>
    <w:rsid w:val="006B784A"/>
    <w:rsid w:val="006B78E9"/>
    <w:rsid w:val="006B7A1C"/>
    <w:rsid w:val="006B7AD9"/>
    <w:rsid w:val="006B7C19"/>
    <w:rsid w:val="006C0017"/>
    <w:rsid w:val="006C0022"/>
    <w:rsid w:val="006C00D9"/>
    <w:rsid w:val="006C0354"/>
    <w:rsid w:val="006C03C8"/>
    <w:rsid w:val="006C057F"/>
    <w:rsid w:val="006C084E"/>
    <w:rsid w:val="006C0897"/>
    <w:rsid w:val="006C08A6"/>
    <w:rsid w:val="006C0948"/>
    <w:rsid w:val="006C09FF"/>
    <w:rsid w:val="006C0B04"/>
    <w:rsid w:val="006C0C73"/>
    <w:rsid w:val="006C0CF4"/>
    <w:rsid w:val="006C0DD5"/>
    <w:rsid w:val="006C0F4D"/>
    <w:rsid w:val="006C1091"/>
    <w:rsid w:val="006C1141"/>
    <w:rsid w:val="006C1163"/>
    <w:rsid w:val="006C12AF"/>
    <w:rsid w:val="006C13DF"/>
    <w:rsid w:val="006C16B9"/>
    <w:rsid w:val="006C188E"/>
    <w:rsid w:val="006C1932"/>
    <w:rsid w:val="006C1A4E"/>
    <w:rsid w:val="006C1B38"/>
    <w:rsid w:val="006C1BCB"/>
    <w:rsid w:val="006C1C7F"/>
    <w:rsid w:val="006C1CE6"/>
    <w:rsid w:val="006C1D91"/>
    <w:rsid w:val="006C1E10"/>
    <w:rsid w:val="006C1ECB"/>
    <w:rsid w:val="006C1EE0"/>
    <w:rsid w:val="006C20FD"/>
    <w:rsid w:val="006C2122"/>
    <w:rsid w:val="006C251F"/>
    <w:rsid w:val="006C25C1"/>
    <w:rsid w:val="006C2602"/>
    <w:rsid w:val="006C270C"/>
    <w:rsid w:val="006C2836"/>
    <w:rsid w:val="006C2A08"/>
    <w:rsid w:val="006C2A4A"/>
    <w:rsid w:val="006C2A7B"/>
    <w:rsid w:val="006C2C42"/>
    <w:rsid w:val="006C2D0D"/>
    <w:rsid w:val="006C2EFF"/>
    <w:rsid w:val="006C2F46"/>
    <w:rsid w:val="006C315F"/>
    <w:rsid w:val="006C3289"/>
    <w:rsid w:val="006C37F3"/>
    <w:rsid w:val="006C38BA"/>
    <w:rsid w:val="006C3B2B"/>
    <w:rsid w:val="006C3C03"/>
    <w:rsid w:val="006C3C2C"/>
    <w:rsid w:val="006C3C3D"/>
    <w:rsid w:val="006C3CD9"/>
    <w:rsid w:val="006C3D1B"/>
    <w:rsid w:val="006C3D23"/>
    <w:rsid w:val="006C3D4B"/>
    <w:rsid w:val="006C3D83"/>
    <w:rsid w:val="006C3FB8"/>
    <w:rsid w:val="006C41FC"/>
    <w:rsid w:val="006C4223"/>
    <w:rsid w:val="006C4224"/>
    <w:rsid w:val="006C4259"/>
    <w:rsid w:val="006C4405"/>
    <w:rsid w:val="006C4406"/>
    <w:rsid w:val="006C4413"/>
    <w:rsid w:val="006C44E3"/>
    <w:rsid w:val="006C4574"/>
    <w:rsid w:val="006C4687"/>
    <w:rsid w:val="006C46B4"/>
    <w:rsid w:val="006C476A"/>
    <w:rsid w:val="006C47E8"/>
    <w:rsid w:val="006C4A85"/>
    <w:rsid w:val="006C4D03"/>
    <w:rsid w:val="006C4D17"/>
    <w:rsid w:val="006C4EBD"/>
    <w:rsid w:val="006C4FC1"/>
    <w:rsid w:val="006C513D"/>
    <w:rsid w:val="006C51F1"/>
    <w:rsid w:val="006C5339"/>
    <w:rsid w:val="006C55A9"/>
    <w:rsid w:val="006C5607"/>
    <w:rsid w:val="006C576F"/>
    <w:rsid w:val="006C5911"/>
    <w:rsid w:val="006C59B4"/>
    <w:rsid w:val="006C5C55"/>
    <w:rsid w:val="006C5C6B"/>
    <w:rsid w:val="006C5CFB"/>
    <w:rsid w:val="006C6033"/>
    <w:rsid w:val="006C60EF"/>
    <w:rsid w:val="006C623B"/>
    <w:rsid w:val="006C62FD"/>
    <w:rsid w:val="006C63E1"/>
    <w:rsid w:val="006C63F7"/>
    <w:rsid w:val="006C6494"/>
    <w:rsid w:val="006C6500"/>
    <w:rsid w:val="006C651D"/>
    <w:rsid w:val="006C658B"/>
    <w:rsid w:val="006C658F"/>
    <w:rsid w:val="006C661D"/>
    <w:rsid w:val="006C667E"/>
    <w:rsid w:val="006C6821"/>
    <w:rsid w:val="006C6902"/>
    <w:rsid w:val="006C6957"/>
    <w:rsid w:val="006C6AF2"/>
    <w:rsid w:val="006C6B89"/>
    <w:rsid w:val="006C7006"/>
    <w:rsid w:val="006C73B9"/>
    <w:rsid w:val="006C75DC"/>
    <w:rsid w:val="006C798D"/>
    <w:rsid w:val="006C7A57"/>
    <w:rsid w:val="006C7B8A"/>
    <w:rsid w:val="006C7C6F"/>
    <w:rsid w:val="006C7D85"/>
    <w:rsid w:val="006C7DBB"/>
    <w:rsid w:val="006C7DF5"/>
    <w:rsid w:val="006C7E6E"/>
    <w:rsid w:val="006C7ED4"/>
    <w:rsid w:val="006C7FD2"/>
    <w:rsid w:val="006D00F3"/>
    <w:rsid w:val="006D03AA"/>
    <w:rsid w:val="006D0468"/>
    <w:rsid w:val="006D04F1"/>
    <w:rsid w:val="006D0588"/>
    <w:rsid w:val="006D066D"/>
    <w:rsid w:val="006D07CE"/>
    <w:rsid w:val="006D07E6"/>
    <w:rsid w:val="006D0912"/>
    <w:rsid w:val="006D0959"/>
    <w:rsid w:val="006D0BA8"/>
    <w:rsid w:val="006D0C31"/>
    <w:rsid w:val="006D0C49"/>
    <w:rsid w:val="006D0D77"/>
    <w:rsid w:val="006D0EE0"/>
    <w:rsid w:val="006D0EF5"/>
    <w:rsid w:val="006D0F2E"/>
    <w:rsid w:val="006D106F"/>
    <w:rsid w:val="006D10BC"/>
    <w:rsid w:val="006D10DF"/>
    <w:rsid w:val="006D1441"/>
    <w:rsid w:val="006D14B5"/>
    <w:rsid w:val="006D14FB"/>
    <w:rsid w:val="006D153B"/>
    <w:rsid w:val="006D160A"/>
    <w:rsid w:val="006D169F"/>
    <w:rsid w:val="006D16B8"/>
    <w:rsid w:val="006D1886"/>
    <w:rsid w:val="006D18DF"/>
    <w:rsid w:val="006D1B4D"/>
    <w:rsid w:val="006D1CB4"/>
    <w:rsid w:val="006D1DB6"/>
    <w:rsid w:val="006D1E1F"/>
    <w:rsid w:val="006D207A"/>
    <w:rsid w:val="006D20F8"/>
    <w:rsid w:val="006D2558"/>
    <w:rsid w:val="006D25F2"/>
    <w:rsid w:val="006D2691"/>
    <w:rsid w:val="006D2748"/>
    <w:rsid w:val="006D2792"/>
    <w:rsid w:val="006D284A"/>
    <w:rsid w:val="006D298E"/>
    <w:rsid w:val="006D2F4E"/>
    <w:rsid w:val="006D2FE8"/>
    <w:rsid w:val="006D30B1"/>
    <w:rsid w:val="006D3143"/>
    <w:rsid w:val="006D3177"/>
    <w:rsid w:val="006D32AD"/>
    <w:rsid w:val="006D3341"/>
    <w:rsid w:val="006D336C"/>
    <w:rsid w:val="006D35BE"/>
    <w:rsid w:val="006D3625"/>
    <w:rsid w:val="006D3A7F"/>
    <w:rsid w:val="006D3A9D"/>
    <w:rsid w:val="006D3CF1"/>
    <w:rsid w:val="006D3D0B"/>
    <w:rsid w:val="006D3DB7"/>
    <w:rsid w:val="006D3F12"/>
    <w:rsid w:val="006D4081"/>
    <w:rsid w:val="006D40C7"/>
    <w:rsid w:val="006D4441"/>
    <w:rsid w:val="006D44DF"/>
    <w:rsid w:val="006D4652"/>
    <w:rsid w:val="006D48F4"/>
    <w:rsid w:val="006D4934"/>
    <w:rsid w:val="006D4952"/>
    <w:rsid w:val="006D496B"/>
    <w:rsid w:val="006D4B81"/>
    <w:rsid w:val="006D4BE6"/>
    <w:rsid w:val="006D4CF6"/>
    <w:rsid w:val="006D4D41"/>
    <w:rsid w:val="006D4E66"/>
    <w:rsid w:val="006D4F3E"/>
    <w:rsid w:val="006D4FA6"/>
    <w:rsid w:val="006D4FC6"/>
    <w:rsid w:val="006D4FE8"/>
    <w:rsid w:val="006D5100"/>
    <w:rsid w:val="006D51E6"/>
    <w:rsid w:val="006D5516"/>
    <w:rsid w:val="006D56F9"/>
    <w:rsid w:val="006D574E"/>
    <w:rsid w:val="006D57C8"/>
    <w:rsid w:val="006D59E9"/>
    <w:rsid w:val="006D5D1C"/>
    <w:rsid w:val="006D5DD2"/>
    <w:rsid w:val="006D5E41"/>
    <w:rsid w:val="006D5FA0"/>
    <w:rsid w:val="006D5FC8"/>
    <w:rsid w:val="006D6081"/>
    <w:rsid w:val="006D6181"/>
    <w:rsid w:val="006D61D9"/>
    <w:rsid w:val="006D6293"/>
    <w:rsid w:val="006D62B1"/>
    <w:rsid w:val="006D62FB"/>
    <w:rsid w:val="006D6317"/>
    <w:rsid w:val="006D64C3"/>
    <w:rsid w:val="006D6668"/>
    <w:rsid w:val="006D6671"/>
    <w:rsid w:val="006D695D"/>
    <w:rsid w:val="006D697B"/>
    <w:rsid w:val="006D6A47"/>
    <w:rsid w:val="006D6AA0"/>
    <w:rsid w:val="006D6DA5"/>
    <w:rsid w:val="006D6EDB"/>
    <w:rsid w:val="006D6F3B"/>
    <w:rsid w:val="006D712F"/>
    <w:rsid w:val="006D724A"/>
    <w:rsid w:val="006D7424"/>
    <w:rsid w:val="006D7648"/>
    <w:rsid w:val="006D778C"/>
    <w:rsid w:val="006D7881"/>
    <w:rsid w:val="006D7946"/>
    <w:rsid w:val="006D7A41"/>
    <w:rsid w:val="006D7BE7"/>
    <w:rsid w:val="006D7D75"/>
    <w:rsid w:val="006E0058"/>
    <w:rsid w:val="006E00BA"/>
    <w:rsid w:val="006E00BD"/>
    <w:rsid w:val="006E02EA"/>
    <w:rsid w:val="006E03A1"/>
    <w:rsid w:val="006E03AA"/>
    <w:rsid w:val="006E04CA"/>
    <w:rsid w:val="006E0752"/>
    <w:rsid w:val="006E0889"/>
    <w:rsid w:val="006E08E7"/>
    <w:rsid w:val="006E092B"/>
    <w:rsid w:val="006E098C"/>
    <w:rsid w:val="006E09F4"/>
    <w:rsid w:val="006E0B51"/>
    <w:rsid w:val="006E0CE2"/>
    <w:rsid w:val="006E0F25"/>
    <w:rsid w:val="006E0F4A"/>
    <w:rsid w:val="006E0FA0"/>
    <w:rsid w:val="006E0FB7"/>
    <w:rsid w:val="006E101E"/>
    <w:rsid w:val="006E1032"/>
    <w:rsid w:val="006E1221"/>
    <w:rsid w:val="006E12A3"/>
    <w:rsid w:val="006E1332"/>
    <w:rsid w:val="006E136B"/>
    <w:rsid w:val="006E145F"/>
    <w:rsid w:val="006E1592"/>
    <w:rsid w:val="006E1686"/>
    <w:rsid w:val="006E16EE"/>
    <w:rsid w:val="006E17F6"/>
    <w:rsid w:val="006E193F"/>
    <w:rsid w:val="006E1AA4"/>
    <w:rsid w:val="006E1AC0"/>
    <w:rsid w:val="006E1B65"/>
    <w:rsid w:val="006E1B94"/>
    <w:rsid w:val="006E1C4A"/>
    <w:rsid w:val="006E1D57"/>
    <w:rsid w:val="006E1D77"/>
    <w:rsid w:val="006E1DC1"/>
    <w:rsid w:val="006E1DF7"/>
    <w:rsid w:val="006E2156"/>
    <w:rsid w:val="006E22C4"/>
    <w:rsid w:val="006E23A5"/>
    <w:rsid w:val="006E2426"/>
    <w:rsid w:val="006E24D0"/>
    <w:rsid w:val="006E24D1"/>
    <w:rsid w:val="006E27A0"/>
    <w:rsid w:val="006E27D9"/>
    <w:rsid w:val="006E2B0E"/>
    <w:rsid w:val="006E2B6C"/>
    <w:rsid w:val="006E2CFB"/>
    <w:rsid w:val="006E2E7B"/>
    <w:rsid w:val="006E2EFD"/>
    <w:rsid w:val="006E30CC"/>
    <w:rsid w:val="006E316E"/>
    <w:rsid w:val="006E3174"/>
    <w:rsid w:val="006E31C7"/>
    <w:rsid w:val="006E3276"/>
    <w:rsid w:val="006E3374"/>
    <w:rsid w:val="006E33A0"/>
    <w:rsid w:val="006E33BD"/>
    <w:rsid w:val="006E34B3"/>
    <w:rsid w:val="006E353F"/>
    <w:rsid w:val="006E35B5"/>
    <w:rsid w:val="006E35EE"/>
    <w:rsid w:val="006E3602"/>
    <w:rsid w:val="006E36E3"/>
    <w:rsid w:val="006E36E4"/>
    <w:rsid w:val="006E3700"/>
    <w:rsid w:val="006E386E"/>
    <w:rsid w:val="006E3A22"/>
    <w:rsid w:val="006E3A40"/>
    <w:rsid w:val="006E3AEE"/>
    <w:rsid w:val="006E3BB1"/>
    <w:rsid w:val="006E3BBD"/>
    <w:rsid w:val="006E3ECB"/>
    <w:rsid w:val="006E3FCD"/>
    <w:rsid w:val="006E401F"/>
    <w:rsid w:val="006E4276"/>
    <w:rsid w:val="006E42DE"/>
    <w:rsid w:val="006E4378"/>
    <w:rsid w:val="006E449E"/>
    <w:rsid w:val="006E45F7"/>
    <w:rsid w:val="006E4712"/>
    <w:rsid w:val="006E4812"/>
    <w:rsid w:val="006E4852"/>
    <w:rsid w:val="006E4884"/>
    <w:rsid w:val="006E4907"/>
    <w:rsid w:val="006E49BA"/>
    <w:rsid w:val="006E4AD5"/>
    <w:rsid w:val="006E4CD1"/>
    <w:rsid w:val="006E4CF0"/>
    <w:rsid w:val="006E4F5B"/>
    <w:rsid w:val="006E4F72"/>
    <w:rsid w:val="006E4FC0"/>
    <w:rsid w:val="006E5080"/>
    <w:rsid w:val="006E5141"/>
    <w:rsid w:val="006E52C6"/>
    <w:rsid w:val="006E5340"/>
    <w:rsid w:val="006E5432"/>
    <w:rsid w:val="006E54D0"/>
    <w:rsid w:val="006E55D1"/>
    <w:rsid w:val="006E56DA"/>
    <w:rsid w:val="006E5707"/>
    <w:rsid w:val="006E5709"/>
    <w:rsid w:val="006E5868"/>
    <w:rsid w:val="006E5A0D"/>
    <w:rsid w:val="006E5DEE"/>
    <w:rsid w:val="006E5E29"/>
    <w:rsid w:val="006E611A"/>
    <w:rsid w:val="006E6491"/>
    <w:rsid w:val="006E6540"/>
    <w:rsid w:val="006E6630"/>
    <w:rsid w:val="006E6659"/>
    <w:rsid w:val="006E66FE"/>
    <w:rsid w:val="006E67CA"/>
    <w:rsid w:val="006E6845"/>
    <w:rsid w:val="006E68A2"/>
    <w:rsid w:val="006E6A1E"/>
    <w:rsid w:val="006E6A32"/>
    <w:rsid w:val="006E6AA4"/>
    <w:rsid w:val="006E6B4F"/>
    <w:rsid w:val="006E6CF9"/>
    <w:rsid w:val="006E6E13"/>
    <w:rsid w:val="006E6E51"/>
    <w:rsid w:val="006E7078"/>
    <w:rsid w:val="006E70E9"/>
    <w:rsid w:val="006E71B4"/>
    <w:rsid w:val="006E7669"/>
    <w:rsid w:val="006E76E9"/>
    <w:rsid w:val="006E79F0"/>
    <w:rsid w:val="006E7A05"/>
    <w:rsid w:val="006E7B03"/>
    <w:rsid w:val="006E7BEF"/>
    <w:rsid w:val="006E7CD8"/>
    <w:rsid w:val="006E7DB1"/>
    <w:rsid w:val="006E7DDA"/>
    <w:rsid w:val="006E7E27"/>
    <w:rsid w:val="006F0022"/>
    <w:rsid w:val="006F0105"/>
    <w:rsid w:val="006F0574"/>
    <w:rsid w:val="006F0884"/>
    <w:rsid w:val="006F08BC"/>
    <w:rsid w:val="006F08C1"/>
    <w:rsid w:val="006F08CF"/>
    <w:rsid w:val="006F0923"/>
    <w:rsid w:val="006F09C1"/>
    <w:rsid w:val="006F0A5B"/>
    <w:rsid w:val="006F0BA1"/>
    <w:rsid w:val="006F0BAB"/>
    <w:rsid w:val="006F0CEE"/>
    <w:rsid w:val="006F0ED6"/>
    <w:rsid w:val="006F0EEE"/>
    <w:rsid w:val="006F0EF2"/>
    <w:rsid w:val="006F0F65"/>
    <w:rsid w:val="006F10C4"/>
    <w:rsid w:val="006F1265"/>
    <w:rsid w:val="006F1360"/>
    <w:rsid w:val="006F1461"/>
    <w:rsid w:val="006F1568"/>
    <w:rsid w:val="006F1604"/>
    <w:rsid w:val="006F188B"/>
    <w:rsid w:val="006F1911"/>
    <w:rsid w:val="006F1A75"/>
    <w:rsid w:val="006F1BA8"/>
    <w:rsid w:val="006F1C75"/>
    <w:rsid w:val="006F1CE1"/>
    <w:rsid w:val="006F1D34"/>
    <w:rsid w:val="006F1EA7"/>
    <w:rsid w:val="006F1FBB"/>
    <w:rsid w:val="006F1FE7"/>
    <w:rsid w:val="006F1FEE"/>
    <w:rsid w:val="006F2091"/>
    <w:rsid w:val="006F2247"/>
    <w:rsid w:val="006F23E0"/>
    <w:rsid w:val="006F248F"/>
    <w:rsid w:val="006F24A5"/>
    <w:rsid w:val="006F24EC"/>
    <w:rsid w:val="006F24F2"/>
    <w:rsid w:val="006F252D"/>
    <w:rsid w:val="006F25AE"/>
    <w:rsid w:val="006F25C5"/>
    <w:rsid w:val="006F275D"/>
    <w:rsid w:val="006F2835"/>
    <w:rsid w:val="006F2849"/>
    <w:rsid w:val="006F29F4"/>
    <w:rsid w:val="006F2A57"/>
    <w:rsid w:val="006F2B0F"/>
    <w:rsid w:val="006F2C0D"/>
    <w:rsid w:val="006F2C52"/>
    <w:rsid w:val="006F2D57"/>
    <w:rsid w:val="006F2E8A"/>
    <w:rsid w:val="006F3080"/>
    <w:rsid w:val="006F30BF"/>
    <w:rsid w:val="006F3100"/>
    <w:rsid w:val="006F310D"/>
    <w:rsid w:val="006F314E"/>
    <w:rsid w:val="006F32C4"/>
    <w:rsid w:val="006F3425"/>
    <w:rsid w:val="006F3511"/>
    <w:rsid w:val="006F36D6"/>
    <w:rsid w:val="006F3863"/>
    <w:rsid w:val="006F3A6A"/>
    <w:rsid w:val="006F3A83"/>
    <w:rsid w:val="006F3DEE"/>
    <w:rsid w:val="006F3FB0"/>
    <w:rsid w:val="006F4043"/>
    <w:rsid w:val="006F40D1"/>
    <w:rsid w:val="006F40E3"/>
    <w:rsid w:val="006F419A"/>
    <w:rsid w:val="006F425F"/>
    <w:rsid w:val="006F42E6"/>
    <w:rsid w:val="006F43C5"/>
    <w:rsid w:val="006F4473"/>
    <w:rsid w:val="006F4589"/>
    <w:rsid w:val="006F45E8"/>
    <w:rsid w:val="006F462C"/>
    <w:rsid w:val="006F465A"/>
    <w:rsid w:val="006F469A"/>
    <w:rsid w:val="006F4915"/>
    <w:rsid w:val="006F4A4B"/>
    <w:rsid w:val="006F4AE6"/>
    <w:rsid w:val="006F4C93"/>
    <w:rsid w:val="006F4DD5"/>
    <w:rsid w:val="006F4F12"/>
    <w:rsid w:val="006F4FA2"/>
    <w:rsid w:val="006F521D"/>
    <w:rsid w:val="006F522A"/>
    <w:rsid w:val="006F546E"/>
    <w:rsid w:val="006F56B1"/>
    <w:rsid w:val="006F57DB"/>
    <w:rsid w:val="006F5955"/>
    <w:rsid w:val="006F59B9"/>
    <w:rsid w:val="006F5B08"/>
    <w:rsid w:val="006F5BCC"/>
    <w:rsid w:val="006F5C81"/>
    <w:rsid w:val="006F5D07"/>
    <w:rsid w:val="006F5D8B"/>
    <w:rsid w:val="006F5E66"/>
    <w:rsid w:val="006F5FD0"/>
    <w:rsid w:val="006F6036"/>
    <w:rsid w:val="006F60DD"/>
    <w:rsid w:val="006F611E"/>
    <w:rsid w:val="006F6130"/>
    <w:rsid w:val="006F6198"/>
    <w:rsid w:val="006F691C"/>
    <w:rsid w:val="006F69F8"/>
    <w:rsid w:val="006F6A7B"/>
    <w:rsid w:val="006F6AD1"/>
    <w:rsid w:val="006F6AE8"/>
    <w:rsid w:val="006F6BD1"/>
    <w:rsid w:val="006F6E3A"/>
    <w:rsid w:val="006F6F35"/>
    <w:rsid w:val="006F71F1"/>
    <w:rsid w:val="006F7220"/>
    <w:rsid w:val="006F744B"/>
    <w:rsid w:val="006F74E2"/>
    <w:rsid w:val="006F761A"/>
    <w:rsid w:val="006F762B"/>
    <w:rsid w:val="006F773A"/>
    <w:rsid w:val="006F7756"/>
    <w:rsid w:val="006F7893"/>
    <w:rsid w:val="006F78F7"/>
    <w:rsid w:val="006F790B"/>
    <w:rsid w:val="006F79AF"/>
    <w:rsid w:val="006F7A81"/>
    <w:rsid w:val="006F7B37"/>
    <w:rsid w:val="006F7C8C"/>
    <w:rsid w:val="006F7CE0"/>
    <w:rsid w:val="00700121"/>
    <w:rsid w:val="007001E8"/>
    <w:rsid w:val="0070020C"/>
    <w:rsid w:val="007002B7"/>
    <w:rsid w:val="00700361"/>
    <w:rsid w:val="007004A0"/>
    <w:rsid w:val="00700853"/>
    <w:rsid w:val="00700955"/>
    <w:rsid w:val="0070097B"/>
    <w:rsid w:val="00700980"/>
    <w:rsid w:val="00700A16"/>
    <w:rsid w:val="00700AC5"/>
    <w:rsid w:val="00700D5D"/>
    <w:rsid w:val="00700F4E"/>
    <w:rsid w:val="00701098"/>
    <w:rsid w:val="0070111F"/>
    <w:rsid w:val="0070122D"/>
    <w:rsid w:val="007012E3"/>
    <w:rsid w:val="00701369"/>
    <w:rsid w:val="00701459"/>
    <w:rsid w:val="007017BC"/>
    <w:rsid w:val="0070191C"/>
    <w:rsid w:val="00701AA6"/>
    <w:rsid w:val="00701AF5"/>
    <w:rsid w:val="00701BCA"/>
    <w:rsid w:val="00701D4B"/>
    <w:rsid w:val="00701F9B"/>
    <w:rsid w:val="00702078"/>
    <w:rsid w:val="00702156"/>
    <w:rsid w:val="007023B7"/>
    <w:rsid w:val="00702400"/>
    <w:rsid w:val="00702604"/>
    <w:rsid w:val="0070279B"/>
    <w:rsid w:val="007027CF"/>
    <w:rsid w:val="00702956"/>
    <w:rsid w:val="007029CF"/>
    <w:rsid w:val="00702AA2"/>
    <w:rsid w:val="00702B83"/>
    <w:rsid w:val="00702C59"/>
    <w:rsid w:val="00702C60"/>
    <w:rsid w:val="00702CBF"/>
    <w:rsid w:val="00702CF0"/>
    <w:rsid w:val="00702D43"/>
    <w:rsid w:val="00702DC9"/>
    <w:rsid w:val="00702E64"/>
    <w:rsid w:val="00702E8A"/>
    <w:rsid w:val="00702E8E"/>
    <w:rsid w:val="00702FA0"/>
    <w:rsid w:val="00703198"/>
    <w:rsid w:val="0070322B"/>
    <w:rsid w:val="007032C9"/>
    <w:rsid w:val="00703376"/>
    <w:rsid w:val="00703668"/>
    <w:rsid w:val="00703680"/>
    <w:rsid w:val="0070377E"/>
    <w:rsid w:val="00703932"/>
    <w:rsid w:val="00703986"/>
    <w:rsid w:val="00703994"/>
    <w:rsid w:val="00703B4B"/>
    <w:rsid w:val="00703C32"/>
    <w:rsid w:val="00703FFE"/>
    <w:rsid w:val="007040B9"/>
    <w:rsid w:val="0070422A"/>
    <w:rsid w:val="007043EC"/>
    <w:rsid w:val="00704420"/>
    <w:rsid w:val="00704727"/>
    <w:rsid w:val="0070480D"/>
    <w:rsid w:val="007049E0"/>
    <w:rsid w:val="00704AD8"/>
    <w:rsid w:val="00704B5E"/>
    <w:rsid w:val="00704CBF"/>
    <w:rsid w:val="00704E29"/>
    <w:rsid w:val="00704FA1"/>
    <w:rsid w:val="007050FB"/>
    <w:rsid w:val="00705176"/>
    <w:rsid w:val="007051B5"/>
    <w:rsid w:val="00705406"/>
    <w:rsid w:val="007054D2"/>
    <w:rsid w:val="00705544"/>
    <w:rsid w:val="007058A8"/>
    <w:rsid w:val="00705942"/>
    <w:rsid w:val="0070598D"/>
    <w:rsid w:val="007059B2"/>
    <w:rsid w:val="00705A51"/>
    <w:rsid w:val="00705BBE"/>
    <w:rsid w:val="00705C18"/>
    <w:rsid w:val="00705C3C"/>
    <w:rsid w:val="00705D37"/>
    <w:rsid w:val="00705E60"/>
    <w:rsid w:val="00705F4D"/>
    <w:rsid w:val="00705FA1"/>
    <w:rsid w:val="0070605C"/>
    <w:rsid w:val="0070607F"/>
    <w:rsid w:val="00706277"/>
    <w:rsid w:val="00706427"/>
    <w:rsid w:val="00706615"/>
    <w:rsid w:val="007068DE"/>
    <w:rsid w:val="0070694F"/>
    <w:rsid w:val="007069BE"/>
    <w:rsid w:val="00706AC7"/>
    <w:rsid w:val="00706CA1"/>
    <w:rsid w:val="00706DE4"/>
    <w:rsid w:val="00706EF9"/>
    <w:rsid w:val="00707009"/>
    <w:rsid w:val="00707080"/>
    <w:rsid w:val="007070B2"/>
    <w:rsid w:val="00707265"/>
    <w:rsid w:val="0070729A"/>
    <w:rsid w:val="00707308"/>
    <w:rsid w:val="007073E7"/>
    <w:rsid w:val="00707847"/>
    <w:rsid w:val="007078C8"/>
    <w:rsid w:val="00707918"/>
    <w:rsid w:val="007079BE"/>
    <w:rsid w:val="00707B3D"/>
    <w:rsid w:val="00707C51"/>
    <w:rsid w:val="00707DAC"/>
    <w:rsid w:val="00707F6F"/>
    <w:rsid w:val="00707F92"/>
    <w:rsid w:val="007100DD"/>
    <w:rsid w:val="007100DF"/>
    <w:rsid w:val="00710181"/>
    <w:rsid w:val="00710190"/>
    <w:rsid w:val="007106EC"/>
    <w:rsid w:val="00710798"/>
    <w:rsid w:val="007107AE"/>
    <w:rsid w:val="00710A49"/>
    <w:rsid w:val="00710AE3"/>
    <w:rsid w:val="00710C69"/>
    <w:rsid w:val="00710D59"/>
    <w:rsid w:val="00710DE1"/>
    <w:rsid w:val="00710E1D"/>
    <w:rsid w:val="00710EA5"/>
    <w:rsid w:val="00710EA9"/>
    <w:rsid w:val="00710F6C"/>
    <w:rsid w:val="007111E3"/>
    <w:rsid w:val="0071128A"/>
    <w:rsid w:val="0071156A"/>
    <w:rsid w:val="00711588"/>
    <w:rsid w:val="007117EA"/>
    <w:rsid w:val="0071185B"/>
    <w:rsid w:val="007118E2"/>
    <w:rsid w:val="00711C8D"/>
    <w:rsid w:val="00711C94"/>
    <w:rsid w:val="00711C96"/>
    <w:rsid w:val="00711FC9"/>
    <w:rsid w:val="00712046"/>
    <w:rsid w:val="007122C4"/>
    <w:rsid w:val="0071245D"/>
    <w:rsid w:val="007125A7"/>
    <w:rsid w:val="00712612"/>
    <w:rsid w:val="0071275D"/>
    <w:rsid w:val="007128BB"/>
    <w:rsid w:val="00712B46"/>
    <w:rsid w:val="00712BD2"/>
    <w:rsid w:val="00712D6B"/>
    <w:rsid w:val="00712EF5"/>
    <w:rsid w:val="0071300A"/>
    <w:rsid w:val="007131DB"/>
    <w:rsid w:val="00713287"/>
    <w:rsid w:val="00713323"/>
    <w:rsid w:val="00713378"/>
    <w:rsid w:val="00713484"/>
    <w:rsid w:val="00713693"/>
    <w:rsid w:val="007136D0"/>
    <w:rsid w:val="007137D4"/>
    <w:rsid w:val="007138AB"/>
    <w:rsid w:val="00713B91"/>
    <w:rsid w:val="00713D1B"/>
    <w:rsid w:val="00713DA0"/>
    <w:rsid w:val="00713F43"/>
    <w:rsid w:val="007141DA"/>
    <w:rsid w:val="007141E1"/>
    <w:rsid w:val="007143D6"/>
    <w:rsid w:val="007143E7"/>
    <w:rsid w:val="007148C8"/>
    <w:rsid w:val="007148F6"/>
    <w:rsid w:val="00714A89"/>
    <w:rsid w:val="00714B4D"/>
    <w:rsid w:val="00714D0B"/>
    <w:rsid w:val="00714D98"/>
    <w:rsid w:val="00714E17"/>
    <w:rsid w:val="00714E1C"/>
    <w:rsid w:val="007150F8"/>
    <w:rsid w:val="00715130"/>
    <w:rsid w:val="00715202"/>
    <w:rsid w:val="00715273"/>
    <w:rsid w:val="007152E1"/>
    <w:rsid w:val="007155CB"/>
    <w:rsid w:val="00715621"/>
    <w:rsid w:val="00715965"/>
    <w:rsid w:val="007159E0"/>
    <w:rsid w:val="00715BD4"/>
    <w:rsid w:val="00715C08"/>
    <w:rsid w:val="00715DC1"/>
    <w:rsid w:val="007160F5"/>
    <w:rsid w:val="007162A3"/>
    <w:rsid w:val="0071633C"/>
    <w:rsid w:val="0071650E"/>
    <w:rsid w:val="00716511"/>
    <w:rsid w:val="007166A0"/>
    <w:rsid w:val="0071672A"/>
    <w:rsid w:val="0071673B"/>
    <w:rsid w:val="00716844"/>
    <w:rsid w:val="0071687E"/>
    <w:rsid w:val="007168D0"/>
    <w:rsid w:val="00716A41"/>
    <w:rsid w:val="00716A56"/>
    <w:rsid w:val="00716AAB"/>
    <w:rsid w:val="00716B1D"/>
    <w:rsid w:val="00716BED"/>
    <w:rsid w:val="00716C69"/>
    <w:rsid w:val="00716CB9"/>
    <w:rsid w:val="00716D2C"/>
    <w:rsid w:val="00716D50"/>
    <w:rsid w:val="007173AC"/>
    <w:rsid w:val="0071741E"/>
    <w:rsid w:val="0071743E"/>
    <w:rsid w:val="0071753D"/>
    <w:rsid w:val="00717540"/>
    <w:rsid w:val="007175E7"/>
    <w:rsid w:val="00717727"/>
    <w:rsid w:val="007177A3"/>
    <w:rsid w:val="0071782D"/>
    <w:rsid w:val="00717A26"/>
    <w:rsid w:val="00717C88"/>
    <w:rsid w:val="00717D37"/>
    <w:rsid w:val="00717DD3"/>
    <w:rsid w:val="00717F72"/>
    <w:rsid w:val="007200CC"/>
    <w:rsid w:val="007201C4"/>
    <w:rsid w:val="007203E5"/>
    <w:rsid w:val="00720461"/>
    <w:rsid w:val="007208FA"/>
    <w:rsid w:val="00720B15"/>
    <w:rsid w:val="00720BB4"/>
    <w:rsid w:val="00720BC6"/>
    <w:rsid w:val="00720D32"/>
    <w:rsid w:val="00720F5E"/>
    <w:rsid w:val="007210D1"/>
    <w:rsid w:val="00721101"/>
    <w:rsid w:val="007211E1"/>
    <w:rsid w:val="007212F9"/>
    <w:rsid w:val="007216A0"/>
    <w:rsid w:val="007217C4"/>
    <w:rsid w:val="007218B7"/>
    <w:rsid w:val="0072194D"/>
    <w:rsid w:val="00721976"/>
    <w:rsid w:val="00721B06"/>
    <w:rsid w:val="00721BCA"/>
    <w:rsid w:val="00721D65"/>
    <w:rsid w:val="00721E59"/>
    <w:rsid w:val="00721EAF"/>
    <w:rsid w:val="00721EEE"/>
    <w:rsid w:val="00722037"/>
    <w:rsid w:val="00722181"/>
    <w:rsid w:val="00722197"/>
    <w:rsid w:val="007222F1"/>
    <w:rsid w:val="00722319"/>
    <w:rsid w:val="007224D8"/>
    <w:rsid w:val="00722542"/>
    <w:rsid w:val="007226F9"/>
    <w:rsid w:val="007228C5"/>
    <w:rsid w:val="00722A73"/>
    <w:rsid w:val="00722A80"/>
    <w:rsid w:val="00722CC0"/>
    <w:rsid w:val="00722DF9"/>
    <w:rsid w:val="00722E01"/>
    <w:rsid w:val="00722E62"/>
    <w:rsid w:val="00722F90"/>
    <w:rsid w:val="00723022"/>
    <w:rsid w:val="00723130"/>
    <w:rsid w:val="0072314B"/>
    <w:rsid w:val="00723204"/>
    <w:rsid w:val="007232ED"/>
    <w:rsid w:val="007232FC"/>
    <w:rsid w:val="0072358F"/>
    <w:rsid w:val="007236A6"/>
    <w:rsid w:val="007238E9"/>
    <w:rsid w:val="007238F0"/>
    <w:rsid w:val="00723CA7"/>
    <w:rsid w:val="00723EB9"/>
    <w:rsid w:val="00724312"/>
    <w:rsid w:val="0072436E"/>
    <w:rsid w:val="007243BE"/>
    <w:rsid w:val="0072446F"/>
    <w:rsid w:val="00724838"/>
    <w:rsid w:val="00724B4D"/>
    <w:rsid w:val="00724B51"/>
    <w:rsid w:val="00724B5C"/>
    <w:rsid w:val="00724C09"/>
    <w:rsid w:val="00724CA8"/>
    <w:rsid w:val="00724CFD"/>
    <w:rsid w:val="00724E4C"/>
    <w:rsid w:val="00724FCD"/>
    <w:rsid w:val="00725528"/>
    <w:rsid w:val="00725603"/>
    <w:rsid w:val="007256A9"/>
    <w:rsid w:val="00725986"/>
    <w:rsid w:val="00725A49"/>
    <w:rsid w:val="00725B08"/>
    <w:rsid w:val="00725D15"/>
    <w:rsid w:val="00725E95"/>
    <w:rsid w:val="00726021"/>
    <w:rsid w:val="007261E7"/>
    <w:rsid w:val="00726228"/>
    <w:rsid w:val="00726277"/>
    <w:rsid w:val="007264CD"/>
    <w:rsid w:val="00726576"/>
    <w:rsid w:val="00726601"/>
    <w:rsid w:val="00726642"/>
    <w:rsid w:val="0072664C"/>
    <w:rsid w:val="007266BD"/>
    <w:rsid w:val="0072679D"/>
    <w:rsid w:val="00726973"/>
    <w:rsid w:val="007269AD"/>
    <w:rsid w:val="00726D99"/>
    <w:rsid w:val="00726DDD"/>
    <w:rsid w:val="00726E00"/>
    <w:rsid w:val="007271AD"/>
    <w:rsid w:val="00727340"/>
    <w:rsid w:val="007275EB"/>
    <w:rsid w:val="007276CB"/>
    <w:rsid w:val="00727888"/>
    <w:rsid w:val="00727CB3"/>
    <w:rsid w:val="00727E41"/>
    <w:rsid w:val="007300D0"/>
    <w:rsid w:val="0073018F"/>
    <w:rsid w:val="0073034E"/>
    <w:rsid w:val="007303F4"/>
    <w:rsid w:val="0073040C"/>
    <w:rsid w:val="0073047A"/>
    <w:rsid w:val="00730649"/>
    <w:rsid w:val="00730748"/>
    <w:rsid w:val="00730841"/>
    <w:rsid w:val="007309AF"/>
    <w:rsid w:val="007309EF"/>
    <w:rsid w:val="00730A7C"/>
    <w:rsid w:val="00730B51"/>
    <w:rsid w:val="00730D6D"/>
    <w:rsid w:val="00730F34"/>
    <w:rsid w:val="0073120B"/>
    <w:rsid w:val="00731214"/>
    <w:rsid w:val="007312AC"/>
    <w:rsid w:val="00731709"/>
    <w:rsid w:val="00731785"/>
    <w:rsid w:val="007317CD"/>
    <w:rsid w:val="007318F1"/>
    <w:rsid w:val="0073191B"/>
    <w:rsid w:val="00731BB3"/>
    <w:rsid w:val="00731BC1"/>
    <w:rsid w:val="00731C8A"/>
    <w:rsid w:val="00731C96"/>
    <w:rsid w:val="00731C9F"/>
    <w:rsid w:val="00731D64"/>
    <w:rsid w:val="00731E5C"/>
    <w:rsid w:val="00731E9E"/>
    <w:rsid w:val="00731FD0"/>
    <w:rsid w:val="0073200C"/>
    <w:rsid w:val="007320A2"/>
    <w:rsid w:val="00732178"/>
    <w:rsid w:val="0073223B"/>
    <w:rsid w:val="007325F0"/>
    <w:rsid w:val="00732796"/>
    <w:rsid w:val="00732863"/>
    <w:rsid w:val="00732A0F"/>
    <w:rsid w:val="00732C03"/>
    <w:rsid w:val="00732D5B"/>
    <w:rsid w:val="00733065"/>
    <w:rsid w:val="0073311E"/>
    <w:rsid w:val="0073374B"/>
    <w:rsid w:val="007337EC"/>
    <w:rsid w:val="00733902"/>
    <w:rsid w:val="0073393C"/>
    <w:rsid w:val="0073397E"/>
    <w:rsid w:val="00733DA9"/>
    <w:rsid w:val="00733E65"/>
    <w:rsid w:val="00733F31"/>
    <w:rsid w:val="00733F7D"/>
    <w:rsid w:val="00733FE2"/>
    <w:rsid w:val="0073420C"/>
    <w:rsid w:val="007343FF"/>
    <w:rsid w:val="007345AC"/>
    <w:rsid w:val="00734797"/>
    <w:rsid w:val="0073485F"/>
    <w:rsid w:val="007348C5"/>
    <w:rsid w:val="0073499F"/>
    <w:rsid w:val="00734B4A"/>
    <w:rsid w:val="00734DF3"/>
    <w:rsid w:val="00734E41"/>
    <w:rsid w:val="00734EF4"/>
    <w:rsid w:val="0073501F"/>
    <w:rsid w:val="00735054"/>
    <w:rsid w:val="00735203"/>
    <w:rsid w:val="0073568F"/>
    <w:rsid w:val="0073569B"/>
    <w:rsid w:val="007356A4"/>
    <w:rsid w:val="00735A03"/>
    <w:rsid w:val="00735A84"/>
    <w:rsid w:val="00735BE5"/>
    <w:rsid w:val="00735CE6"/>
    <w:rsid w:val="00735E6F"/>
    <w:rsid w:val="00735F33"/>
    <w:rsid w:val="00735FD2"/>
    <w:rsid w:val="0073608A"/>
    <w:rsid w:val="007361A7"/>
    <w:rsid w:val="007362B5"/>
    <w:rsid w:val="00736348"/>
    <w:rsid w:val="007363BF"/>
    <w:rsid w:val="0073642E"/>
    <w:rsid w:val="007364BB"/>
    <w:rsid w:val="0073653D"/>
    <w:rsid w:val="00736665"/>
    <w:rsid w:val="00736668"/>
    <w:rsid w:val="0073667D"/>
    <w:rsid w:val="007367A6"/>
    <w:rsid w:val="00736A02"/>
    <w:rsid w:val="00736A5A"/>
    <w:rsid w:val="00736A65"/>
    <w:rsid w:val="007370A8"/>
    <w:rsid w:val="00737106"/>
    <w:rsid w:val="0073713D"/>
    <w:rsid w:val="0073737E"/>
    <w:rsid w:val="007373EA"/>
    <w:rsid w:val="00737602"/>
    <w:rsid w:val="0073762E"/>
    <w:rsid w:val="0073764F"/>
    <w:rsid w:val="007379E3"/>
    <w:rsid w:val="00737A07"/>
    <w:rsid w:val="00737B83"/>
    <w:rsid w:val="00737BE1"/>
    <w:rsid w:val="00737BF5"/>
    <w:rsid w:val="00737E62"/>
    <w:rsid w:val="00737F73"/>
    <w:rsid w:val="00740002"/>
    <w:rsid w:val="00740031"/>
    <w:rsid w:val="00740209"/>
    <w:rsid w:val="007402BB"/>
    <w:rsid w:val="007402D7"/>
    <w:rsid w:val="007402DA"/>
    <w:rsid w:val="007402E0"/>
    <w:rsid w:val="007404C4"/>
    <w:rsid w:val="007404E1"/>
    <w:rsid w:val="007404E2"/>
    <w:rsid w:val="007404EB"/>
    <w:rsid w:val="00740581"/>
    <w:rsid w:val="00740693"/>
    <w:rsid w:val="00740826"/>
    <w:rsid w:val="00740A5A"/>
    <w:rsid w:val="00740AF8"/>
    <w:rsid w:val="00740B32"/>
    <w:rsid w:val="00740E90"/>
    <w:rsid w:val="00740E92"/>
    <w:rsid w:val="00740ECF"/>
    <w:rsid w:val="00740F1E"/>
    <w:rsid w:val="00740F6D"/>
    <w:rsid w:val="007411CA"/>
    <w:rsid w:val="0074120E"/>
    <w:rsid w:val="007412C6"/>
    <w:rsid w:val="007412CD"/>
    <w:rsid w:val="00741332"/>
    <w:rsid w:val="007413E9"/>
    <w:rsid w:val="007414B2"/>
    <w:rsid w:val="007415F3"/>
    <w:rsid w:val="00741669"/>
    <w:rsid w:val="007416CE"/>
    <w:rsid w:val="00741825"/>
    <w:rsid w:val="00741868"/>
    <w:rsid w:val="00741B8F"/>
    <w:rsid w:val="00741D2A"/>
    <w:rsid w:val="00741D65"/>
    <w:rsid w:val="00741F1C"/>
    <w:rsid w:val="00742052"/>
    <w:rsid w:val="007420B3"/>
    <w:rsid w:val="007422AC"/>
    <w:rsid w:val="007422C8"/>
    <w:rsid w:val="007422D7"/>
    <w:rsid w:val="00742521"/>
    <w:rsid w:val="00742CA9"/>
    <w:rsid w:val="00743229"/>
    <w:rsid w:val="00743285"/>
    <w:rsid w:val="00743424"/>
    <w:rsid w:val="0074359F"/>
    <w:rsid w:val="007435FF"/>
    <w:rsid w:val="00743730"/>
    <w:rsid w:val="007438A5"/>
    <w:rsid w:val="007438F0"/>
    <w:rsid w:val="00743912"/>
    <w:rsid w:val="00743ABF"/>
    <w:rsid w:val="00743BB2"/>
    <w:rsid w:val="00743E4C"/>
    <w:rsid w:val="00743F67"/>
    <w:rsid w:val="00744001"/>
    <w:rsid w:val="007440AF"/>
    <w:rsid w:val="007440D4"/>
    <w:rsid w:val="007440DD"/>
    <w:rsid w:val="007441E2"/>
    <w:rsid w:val="0074420B"/>
    <w:rsid w:val="00744246"/>
    <w:rsid w:val="00744313"/>
    <w:rsid w:val="00744444"/>
    <w:rsid w:val="007444F4"/>
    <w:rsid w:val="00744521"/>
    <w:rsid w:val="0074458B"/>
    <w:rsid w:val="00744646"/>
    <w:rsid w:val="0074477C"/>
    <w:rsid w:val="00744A18"/>
    <w:rsid w:val="00744C0D"/>
    <w:rsid w:val="00744C2E"/>
    <w:rsid w:val="00744C6B"/>
    <w:rsid w:val="00744CAC"/>
    <w:rsid w:val="00744D0C"/>
    <w:rsid w:val="00744FBA"/>
    <w:rsid w:val="00745023"/>
    <w:rsid w:val="0074502E"/>
    <w:rsid w:val="00745162"/>
    <w:rsid w:val="007451EB"/>
    <w:rsid w:val="007452CE"/>
    <w:rsid w:val="0074564F"/>
    <w:rsid w:val="007456AC"/>
    <w:rsid w:val="00745B59"/>
    <w:rsid w:val="00745F79"/>
    <w:rsid w:val="00746016"/>
    <w:rsid w:val="007460C8"/>
    <w:rsid w:val="00746357"/>
    <w:rsid w:val="00746363"/>
    <w:rsid w:val="0074640F"/>
    <w:rsid w:val="007465EA"/>
    <w:rsid w:val="00746930"/>
    <w:rsid w:val="0074693E"/>
    <w:rsid w:val="00746A0E"/>
    <w:rsid w:val="00746E25"/>
    <w:rsid w:val="00746E2C"/>
    <w:rsid w:val="00746E92"/>
    <w:rsid w:val="00746F73"/>
    <w:rsid w:val="00746F8F"/>
    <w:rsid w:val="00746FFB"/>
    <w:rsid w:val="00747073"/>
    <w:rsid w:val="00747188"/>
    <w:rsid w:val="007471BA"/>
    <w:rsid w:val="0074747D"/>
    <w:rsid w:val="00747A2B"/>
    <w:rsid w:val="00747AD9"/>
    <w:rsid w:val="00747B1D"/>
    <w:rsid w:val="00747C5F"/>
    <w:rsid w:val="00747CB4"/>
    <w:rsid w:val="00747EC7"/>
    <w:rsid w:val="00747EE8"/>
    <w:rsid w:val="00747F03"/>
    <w:rsid w:val="00747F0E"/>
    <w:rsid w:val="00747F4F"/>
    <w:rsid w:val="00747F85"/>
    <w:rsid w:val="00747FA0"/>
    <w:rsid w:val="0075018F"/>
    <w:rsid w:val="0075019C"/>
    <w:rsid w:val="00750230"/>
    <w:rsid w:val="0075023A"/>
    <w:rsid w:val="007506B5"/>
    <w:rsid w:val="0075072C"/>
    <w:rsid w:val="00750739"/>
    <w:rsid w:val="00750881"/>
    <w:rsid w:val="00750E6F"/>
    <w:rsid w:val="00750EE9"/>
    <w:rsid w:val="00751055"/>
    <w:rsid w:val="0075112F"/>
    <w:rsid w:val="007511D0"/>
    <w:rsid w:val="007512A6"/>
    <w:rsid w:val="00751389"/>
    <w:rsid w:val="00751398"/>
    <w:rsid w:val="007513A5"/>
    <w:rsid w:val="00751421"/>
    <w:rsid w:val="0075148F"/>
    <w:rsid w:val="007514EE"/>
    <w:rsid w:val="00751732"/>
    <w:rsid w:val="0075174D"/>
    <w:rsid w:val="00751811"/>
    <w:rsid w:val="00751817"/>
    <w:rsid w:val="007518A3"/>
    <w:rsid w:val="007518B6"/>
    <w:rsid w:val="00751AB1"/>
    <w:rsid w:val="00751C27"/>
    <w:rsid w:val="00751C31"/>
    <w:rsid w:val="00751CF5"/>
    <w:rsid w:val="00751E5C"/>
    <w:rsid w:val="00751F58"/>
    <w:rsid w:val="00751FF5"/>
    <w:rsid w:val="00752031"/>
    <w:rsid w:val="0075218B"/>
    <w:rsid w:val="007521F9"/>
    <w:rsid w:val="00752267"/>
    <w:rsid w:val="007523D9"/>
    <w:rsid w:val="00752422"/>
    <w:rsid w:val="007525A3"/>
    <w:rsid w:val="007525D9"/>
    <w:rsid w:val="00752897"/>
    <w:rsid w:val="00752CE9"/>
    <w:rsid w:val="00752E82"/>
    <w:rsid w:val="00752F65"/>
    <w:rsid w:val="00752FF0"/>
    <w:rsid w:val="007530BF"/>
    <w:rsid w:val="0075310A"/>
    <w:rsid w:val="00753677"/>
    <w:rsid w:val="00753881"/>
    <w:rsid w:val="007538A1"/>
    <w:rsid w:val="00753A95"/>
    <w:rsid w:val="00753B0E"/>
    <w:rsid w:val="00753B8A"/>
    <w:rsid w:val="00753BA3"/>
    <w:rsid w:val="00753BFA"/>
    <w:rsid w:val="00753D19"/>
    <w:rsid w:val="00753D8A"/>
    <w:rsid w:val="00753F40"/>
    <w:rsid w:val="00753F4B"/>
    <w:rsid w:val="0075400E"/>
    <w:rsid w:val="00754225"/>
    <w:rsid w:val="00754383"/>
    <w:rsid w:val="007543EC"/>
    <w:rsid w:val="00754437"/>
    <w:rsid w:val="007545AE"/>
    <w:rsid w:val="007546A5"/>
    <w:rsid w:val="0075473D"/>
    <w:rsid w:val="0075476D"/>
    <w:rsid w:val="007547F4"/>
    <w:rsid w:val="007548C4"/>
    <w:rsid w:val="00754BD4"/>
    <w:rsid w:val="00754BEC"/>
    <w:rsid w:val="00754D20"/>
    <w:rsid w:val="00754EDC"/>
    <w:rsid w:val="007552F7"/>
    <w:rsid w:val="0075551E"/>
    <w:rsid w:val="00755742"/>
    <w:rsid w:val="007559F4"/>
    <w:rsid w:val="007559F8"/>
    <w:rsid w:val="00755CD3"/>
    <w:rsid w:val="00755D73"/>
    <w:rsid w:val="00755DA0"/>
    <w:rsid w:val="00755F6C"/>
    <w:rsid w:val="00755F7F"/>
    <w:rsid w:val="0075600B"/>
    <w:rsid w:val="0075618B"/>
    <w:rsid w:val="0075630C"/>
    <w:rsid w:val="00756385"/>
    <w:rsid w:val="00756397"/>
    <w:rsid w:val="00756505"/>
    <w:rsid w:val="0075664A"/>
    <w:rsid w:val="007566D1"/>
    <w:rsid w:val="007568E8"/>
    <w:rsid w:val="007568F0"/>
    <w:rsid w:val="00756C9C"/>
    <w:rsid w:val="00756E11"/>
    <w:rsid w:val="00756E57"/>
    <w:rsid w:val="00756F06"/>
    <w:rsid w:val="007570DA"/>
    <w:rsid w:val="00757151"/>
    <w:rsid w:val="007571A6"/>
    <w:rsid w:val="007573B2"/>
    <w:rsid w:val="007574AE"/>
    <w:rsid w:val="00757511"/>
    <w:rsid w:val="00757683"/>
    <w:rsid w:val="007576E2"/>
    <w:rsid w:val="0075775E"/>
    <w:rsid w:val="007577B8"/>
    <w:rsid w:val="007577CC"/>
    <w:rsid w:val="007577D7"/>
    <w:rsid w:val="00757872"/>
    <w:rsid w:val="00757AB6"/>
    <w:rsid w:val="00757C48"/>
    <w:rsid w:val="00757CA1"/>
    <w:rsid w:val="00757D88"/>
    <w:rsid w:val="00757E1B"/>
    <w:rsid w:val="007600A4"/>
    <w:rsid w:val="007600C0"/>
    <w:rsid w:val="0076010F"/>
    <w:rsid w:val="0076018A"/>
    <w:rsid w:val="007602DD"/>
    <w:rsid w:val="007603AE"/>
    <w:rsid w:val="007604FA"/>
    <w:rsid w:val="0076057F"/>
    <w:rsid w:val="007605A8"/>
    <w:rsid w:val="007605AE"/>
    <w:rsid w:val="007607C9"/>
    <w:rsid w:val="0076085D"/>
    <w:rsid w:val="0076094E"/>
    <w:rsid w:val="0076095F"/>
    <w:rsid w:val="00760A3C"/>
    <w:rsid w:val="00760B2D"/>
    <w:rsid w:val="00760B8B"/>
    <w:rsid w:val="00760CC8"/>
    <w:rsid w:val="00760E34"/>
    <w:rsid w:val="0076106D"/>
    <w:rsid w:val="0076125F"/>
    <w:rsid w:val="00761536"/>
    <w:rsid w:val="00761581"/>
    <w:rsid w:val="0076171E"/>
    <w:rsid w:val="00761844"/>
    <w:rsid w:val="00761882"/>
    <w:rsid w:val="007619EF"/>
    <w:rsid w:val="00761A4B"/>
    <w:rsid w:val="00761A5F"/>
    <w:rsid w:val="00761C1D"/>
    <w:rsid w:val="00761CD9"/>
    <w:rsid w:val="00761CE3"/>
    <w:rsid w:val="00761D31"/>
    <w:rsid w:val="00761E79"/>
    <w:rsid w:val="00761EAD"/>
    <w:rsid w:val="00761F81"/>
    <w:rsid w:val="007620E4"/>
    <w:rsid w:val="0076210B"/>
    <w:rsid w:val="007627D3"/>
    <w:rsid w:val="00762807"/>
    <w:rsid w:val="0076280F"/>
    <w:rsid w:val="007629FE"/>
    <w:rsid w:val="00762B0F"/>
    <w:rsid w:val="00762C35"/>
    <w:rsid w:val="00762C38"/>
    <w:rsid w:val="00762D9C"/>
    <w:rsid w:val="007630E6"/>
    <w:rsid w:val="00763245"/>
    <w:rsid w:val="00763709"/>
    <w:rsid w:val="007639A2"/>
    <w:rsid w:val="00763AFA"/>
    <w:rsid w:val="00763B1E"/>
    <w:rsid w:val="00763B28"/>
    <w:rsid w:val="00763BCA"/>
    <w:rsid w:val="00763EBA"/>
    <w:rsid w:val="00763F38"/>
    <w:rsid w:val="00763F7D"/>
    <w:rsid w:val="00764063"/>
    <w:rsid w:val="0076420A"/>
    <w:rsid w:val="007642A0"/>
    <w:rsid w:val="00764620"/>
    <w:rsid w:val="0076474A"/>
    <w:rsid w:val="0076474D"/>
    <w:rsid w:val="00764970"/>
    <w:rsid w:val="007649FA"/>
    <w:rsid w:val="00764B05"/>
    <w:rsid w:val="00764C00"/>
    <w:rsid w:val="00764CC7"/>
    <w:rsid w:val="00764CDF"/>
    <w:rsid w:val="00764CF2"/>
    <w:rsid w:val="00764E11"/>
    <w:rsid w:val="00764E73"/>
    <w:rsid w:val="00764F16"/>
    <w:rsid w:val="00764F26"/>
    <w:rsid w:val="00764FB6"/>
    <w:rsid w:val="007651F4"/>
    <w:rsid w:val="00765425"/>
    <w:rsid w:val="00765479"/>
    <w:rsid w:val="007654D5"/>
    <w:rsid w:val="00765551"/>
    <w:rsid w:val="00765707"/>
    <w:rsid w:val="007658A0"/>
    <w:rsid w:val="00765966"/>
    <w:rsid w:val="00765A45"/>
    <w:rsid w:val="00765AAB"/>
    <w:rsid w:val="00765ABF"/>
    <w:rsid w:val="00765C13"/>
    <w:rsid w:val="00765D00"/>
    <w:rsid w:val="00766268"/>
    <w:rsid w:val="0076626E"/>
    <w:rsid w:val="0076629A"/>
    <w:rsid w:val="0076634D"/>
    <w:rsid w:val="00766439"/>
    <w:rsid w:val="0076651D"/>
    <w:rsid w:val="00766637"/>
    <w:rsid w:val="00766761"/>
    <w:rsid w:val="007668C8"/>
    <w:rsid w:val="007669AF"/>
    <w:rsid w:val="00766A24"/>
    <w:rsid w:val="00766B4B"/>
    <w:rsid w:val="00766BFB"/>
    <w:rsid w:val="00766DA6"/>
    <w:rsid w:val="00766F03"/>
    <w:rsid w:val="00766F65"/>
    <w:rsid w:val="00767215"/>
    <w:rsid w:val="007673C2"/>
    <w:rsid w:val="00767460"/>
    <w:rsid w:val="007674B8"/>
    <w:rsid w:val="0076758E"/>
    <w:rsid w:val="007675CF"/>
    <w:rsid w:val="0076787B"/>
    <w:rsid w:val="00767944"/>
    <w:rsid w:val="00767A0A"/>
    <w:rsid w:val="00767A8D"/>
    <w:rsid w:val="00767A99"/>
    <w:rsid w:val="00767B3C"/>
    <w:rsid w:val="00767B50"/>
    <w:rsid w:val="00767BE5"/>
    <w:rsid w:val="00767C0E"/>
    <w:rsid w:val="00767DBC"/>
    <w:rsid w:val="00767DDA"/>
    <w:rsid w:val="00767ECA"/>
    <w:rsid w:val="00767F3C"/>
    <w:rsid w:val="00767F86"/>
    <w:rsid w:val="00770008"/>
    <w:rsid w:val="00770156"/>
    <w:rsid w:val="00770181"/>
    <w:rsid w:val="007704C1"/>
    <w:rsid w:val="007704F8"/>
    <w:rsid w:val="007705CA"/>
    <w:rsid w:val="007705FC"/>
    <w:rsid w:val="00770608"/>
    <w:rsid w:val="00770B6D"/>
    <w:rsid w:val="00770BC5"/>
    <w:rsid w:val="00770BCC"/>
    <w:rsid w:val="00770D3F"/>
    <w:rsid w:val="00771041"/>
    <w:rsid w:val="007710FD"/>
    <w:rsid w:val="007711C1"/>
    <w:rsid w:val="0077133F"/>
    <w:rsid w:val="007715F4"/>
    <w:rsid w:val="0077170A"/>
    <w:rsid w:val="00771723"/>
    <w:rsid w:val="00771824"/>
    <w:rsid w:val="00771856"/>
    <w:rsid w:val="007719AA"/>
    <w:rsid w:val="007719AC"/>
    <w:rsid w:val="007719FC"/>
    <w:rsid w:val="00771B76"/>
    <w:rsid w:val="00771C54"/>
    <w:rsid w:val="00771DF5"/>
    <w:rsid w:val="00772030"/>
    <w:rsid w:val="0077212C"/>
    <w:rsid w:val="00772408"/>
    <w:rsid w:val="00772658"/>
    <w:rsid w:val="0077283F"/>
    <w:rsid w:val="0077299A"/>
    <w:rsid w:val="00772AB9"/>
    <w:rsid w:val="00772D29"/>
    <w:rsid w:val="00772E53"/>
    <w:rsid w:val="00773272"/>
    <w:rsid w:val="00773468"/>
    <w:rsid w:val="007734EF"/>
    <w:rsid w:val="0077357C"/>
    <w:rsid w:val="007735F9"/>
    <w:rsid w:val="0077374F"/>
    <w:rsid w:val="0077383C"/>
    <w:rsid w:val="00773886"/>
    <w:rsid w:val="007738D8"/>
    <w:rsid w:val="007738E2"/>
    <w:rsid w:val="00773AA4"/>
    <w:rsid w:val="00773D28"/>
    <w:rsid w:val="00773E42"/>
    <w:rsid w:val="00773ED1"/>
    <w:rsid w:val="00773F2C"/>
    <w:rsid w:val="0077407D"/>
    <w:rsid w:val="007741B3"/>
    <w:rsid w:val="0077430A"/>
    <w:rsid w:val="00774566"/>
    <w:rsid w:val="007746FE"/>
    <w:rsid w:val="00774707"/>
    <w:rsid w:val="00774727"/>
    <w:rsid w:val="00774823"/>
    <w:rsid w:val="0077488D"/>
    <w:rsid w:val="007749CF"/>
    <w:rsid w:val="00774B67"/>
    <w:rsid w:val="00774B6D"/>
    <w:rsid w:val="00774BD9"/>
    <w:rsid w:val="00774D00"/>
    <w:rsid w:val="00774DCC"/>
    <w:rsid w:val="00774F09"/>
    <w:rsid w:val="00774FB6"/>
    <w:rsid w:val="00774FC7"/>
    <w:rsid w:val="00774FD7"/>
    <w:rsid w:val="00775036"/>
    <w:rsid w:val="00775068"/>
    <w:rsid w:val="00775095"/>
    <w:rsid w:val="0077512D"/>
    <w:rsid w:val="0077517B"/>
    <w:rsid w:val="007751A3"/>
    <w:rsid w:val="007751D5"/>
    <w:rsid w:val="0077522B"/>
    <w:rsid w:val="0077542C"/>
    <w:rsid w:val="00775434"/>
    <w:rsid w:val="00775533"/>
    <w:rsid w:val="007755B8"/>
    <w:rsid w:val="00775668"/>
    <w:rsid w:val="00775742"/>
    <w:rsid w:val="00775859"/>
    <w:rsid w:val="00775BF6"/>
    <w:rsid w:val="00775CA3"/>
    <w:rsid w:val="00775E12"/>
    <w:rsid w:val="00776062"/>
    <w:rsid w:val="007762AA"/>
    <w:rsid w:val="00776664"/>
    <w:rsid w:val="0077689B"/>
    <w:rsid w:val="00776945"/>
    <w:rsid w:val="007769D5"/>
    <w:rsid w:val="00776B9A"/>
    <w:rsid w:val="00776BDF"/>
    <w:rsid w:val="00776C87"/>
    <w:rsid w:val="00776E2E"/>
    <w:rsid w:val="00776ED2"/>
    <w:rsid w:val="00776F06"/>
    <w:rsid w:val="00776F79"/>
    <w:rsid w:val="00776F99"/>
    <w:rsid w:val="00777035"/>
    <w:rsid w:val="007770E7"/>
    <w:rsid w:val="0077723D"/>
    <w:rsid w:val="007772E6"/>
    <w:rsid w:val="007772F6"/>
    <w:rsid w:val="00777317"/>
    <w:rsid w:val="0077744B"/>
    <w:rsid w:val="00777486"/>
    <w:rsid w:val="00777750"/>
    <w:rsid w:val="0077780D"/>
    <w:rsid w:val="0077781D"/>
    <w:rsid w:val="00777850"/>
    <w:rsid w:val="00777864"/>
    <w:rsid w:val="00777918"/>
    <w:rsid w:val="00777AB5"/>
    <w:rsid w:val="00777B9F"/>
    <w:rsid w:val="00777DA4"/>
    <w:rsid w:val="00777E9C"/>
    <w:rsid w:val="00777EBC"/>
    <w:rsid w:val="00777FA2"/>
    <w:rsid w:val="00780000"/>
    <w:rsid w:val="00780028"/>
    <w:rsid w:val="0078027D"/>
    <w:rsid w:val="00780582"/>
    <w:rsid w:val="0078061D"/>
    <w:rsid w:val="0078064F"/>
    <w:rsid w:val="007807DD"/>
    <w:rsid w:val="00780B42"/>
    <w:rsid w:val="00780B4E"/>
    <w:rsid w:val="00780BC5"/>
    <w:rsid w:val="00780EE0"/>
    <w:rsid w:val="00781168"/>
    <w:rsid w:val="00781478"/>
    <w:rsid w:val="007815C8"/>
    <w:rsid w:val="0078161C"/>
    <w:rsid w:val="0078167B"/>
    <w:rsid w:val="00781ADB"/>
    <w:rsid w:val="00781B4E"/>
    <w:rsid w:val="00781C32"/>
    <w:rsid w:val="00781D77"/>
    <w:rsid w:val="00781D8A"/>
    <w:rsid w:val="00782224"/>
    <w:rsid w:val="007822F0"/>
    <w:rsid w:val="0078232B"/>
    <w:rsid w:val="00782433"/>
    <w:rsid w:val="00782484"/>
    <w:rsid w:val="007824A7"/>
    <w:rsid w:val="00782629"/>
    <w:rsid w:val="0078267A"/>
    <w:rsid w:val="00782968"/>
    <w:rsid w:val="00782B38"/>
    <w:rsid w:val="00783136"/>
    <w:rsid w:val="007831D3"/>
    <w:rsid w:val="00783336"/>
    <w:rsid w:val="00783371"/>
    <w:rsid w:val="007834F2"/>
    <w:rsid w:val="0078353B"/>
    <w:rsid w:val="00783592"/>
    <w:rsid w:val="00783773"/>
    <w:rsid w:val="007838C4"/>
    <w:rsid w:val="007838F8"/>
    <w:rsid w:val="00783947"/>
    <w:rsid w:val="00783A2D"/>
    <w:rsid w:val="00783A9A"/>
    <w:rsid w:val="00783AF9"/>
    <w:rsid w:val="00783B4F"/>
    <w:rsid w:val="00783C23"/>
    <w:rsid w:val="00783C96"/>
    <w:rsid w:val="00783CFB"/>
    <w:rsid w:val="00783D3E"/>
    <w:rsid w:val="00783E5D"/>
    <w:rsid w:val="00783EC1"/>
    <w:rsid w:val="00783F20"/>
    <w:rsid w:val="00783FB7"/>
    <w:rsid w:val="007842E3"/>
    <w:rsid w:val="007844A0"/>
    <w:rsid w:val="007845C0"/>
    <w:rsid w:val="0078493F"/>
    <w:rsid w:val="00784A29"/>
    <w:rsid w:val="00784CDB"/>
    <w:rsid w:val="00784CEA"/>
    <w:rsid w:val="00784F6C"/>
    <w:rsid w:val="00785296"/>
    <w:rsid w:val="007854C1"/>
    <w:rsid w:val="0078553F"/>
    <w:rsid w:val="00785596"/>
    <w:rsid w:val="00785945"/>
    <w:rsid w:val="00785AAA"/>
    <w:rsid w:val="00785AB1"/>
    <w:rsid w:val="00785CD0"/>
    <w:rsid w:val="00785D37"/>
    <w:rsid w:val="00785DD6"/>
    <w:rsid w:val="00785DFD"/>
    <w:rsid w:val="007860D0"/>
    <w:rsid w:val="007860EA"/>
    <w:rsid w:val="007861C7"/>
    <w:rsid w:val="0078662D"/>
    <w:rsid w:val="007866C6"/>
    <w:rsid w:val="007866EA"/>
    <w:rsid w:val="007867E2"/>
    <w:rsid w:val="00786999"/>
    <w:rsid w:val="00786AB3"/>
    <w:rsid w:val="00786C8B"/>
    <w:rsid w:val="00786C97"/>
    <w:rsid w:val="00786CCA"/>
    <w:rsid w:val="00786D8C"/>
    <w:rsid w:val="00786EEF"/>
    <w:rsid w:val="00786F7F"/>
    <w:rsid w:val="0078716E"/>
    <w:rsid w:val="0078723F"/>
    <w:rsid w:val="00787342"/>
    <w:rsid w:val="007873D1"/>
    <w:rsid w:val="00787407"/>
    <w:rsid w:val="0078744C"/>
    <w:rsid w:val="00787493"/>
    <w:rsid w:val="007876A7"/>
    <w:rsid w:val="00787723"/>
    <w:rsid w:val="00787B8A"/>
    <w:rsid w:val="00787CA1"/>
    <w:rsid w:val="00787E13"/>
    <w:rsid w:val="0079001F"/>
    <w:rsid w:val="0079004B"/>
    <w:rsid w:val="00790051"/>
    <w:rsid w:val="0079010D"/>
    <w:rsid w:val="00790152"/>
    <w:rsid w:val="007901E6"/>
    <w:rsid w:val="0079036C"/>
    <w:rsid w:val="00790460"/>
    <w:rsid w:val="007906C3"/>
    <w:rsid w:val="00790812"/>
    <w:rsid w:val="00790837"/>
    <w:rsid w:val="00790C04"/>
    <w:rsid w:val="00790C15"/>
    <w:rsid w:val="00790C4E"/>
    <w:rsid w:val="00790D59"/>
    <w:rsid w:val="00790D87"/>
    <w:rsid w:val="00790EE0"/>
    <w:rsid w:val="007913AE"/>
    <w:rsid w:val="00791446"/>
    <w:rsid w:val="00791475"/>
    <w:rsid w:val="007914B0"/>
    <w:rsid w:val="00791718"/>
    <w:rsid w:val="007917C1"/>
    <w:rsid w:val="00791C48"/>
    <w:rsid w:val="00791CCB"/>
    <w:rsid w:val="00791E20"/>
    <w:rsid w:val="00791E34"/>
    <w:rsid w:val="00791F50"/>
    <w:rsid w:val="00791FAA"/>
    <w:rsid w:val="0079223A"/>
    <w:rsid w:val="0079232D"/>
    <w:rsid w:val="007925C7"/>
    <w:rsid w:val="00792650"/>
    <w:rsid w:val="00792721"/>
    <w:rsid w:val="00792918"/>
    <w:rsid w:val="00792BAE"/>
    <w:rsid w:val="00792DED"/>
    <w:rsid w:val="00792DF5"/>
    <w:rsid w:val="00793222"/>
    <w:rsid w:val="00793346"/>
    <w:rsid w:val="007933FA"/>
    <w:rsid w:val="00793477"/>
    <w:rsid w:val="007934D6"/>
    <w:rsid w:val="00793504"/>
    <w:rsid w:val="00793605"/>
    <w:rsid w:val="0079361C"/>
    <w:rsid w:val="00793626"/>
    <w:rsid w:val="0079365D"/>
    <w:rsid w:val="00793692"/>
    <w:rsid w:val="0079369A"/>
    <w:rsid w:val="007936C9"/>
    <w:rsid w:val="007936FF"/>
    <w:rsid w:val="0079376A"/>
    <w:rsid w:val="00793805"/>
    <w:rsid w:val="007939FC"/>
    <w:rsid w:val="00793C24"/>
    <w:rsid w:val="00793D85"/>
    <w:rsid w:val="00793EE7"/>
    <w:rsid w:val="00793F98"/>
    <w:rsid w:val="00793FBE"/>
    <w:rsid w:val="00794063"/>
    <w:rsid w:val="00794110"/>
    <w:rsid w:val="00794226"/>
    <w:rsid w:val="00794262"/>
    <w:rsid w:val="007942EB"/>
    <w:rsid w:val="00794367"/>
    <w:rsid w:val="00794864"/>
    <w:rsid w:val="00794E54"/>
    <w:rsid w:val="00795158"/>
    <w:rsid w:val="00795349"/>
    <w:rsid w:val="00795407"/>
    <w:rsid w:val="00795632"/>
    <w:rsid w:val="007957BA"/>
    <w:rsid w:val="00795AEF"/>
    <w:rsid w:val="00795C5F"/>
    <w:rsid w:val="00795D07"/>
    <w:rsid w:val="00795F06"/>
    <w:rsid w:val="00795FCF"/>
    <w:rsid w:val="007961FE"/>
    <w:rsid w:val="0079620D"/>
    <w:rsid w:val="007962D1"/>
    <w:rsid w:val="007963B2"/>
    <w:rsid w:val="007964A1"/>
    <w:rsid w:val="007964BC"/>
    <w:rsid w:val="00796556"/>
    <w:rsid w:val="00796585"/>
    <w:rsid w:val="007965A7"/>
    <w:rsid w:val="007965DC"/>
    <w:rsid w:val="0079669E"/>
    <w:rsid w:val="00796753"/>
    <w:rsid w:val="007967EF"/>
    <w:rsid w:val="007969FF"/>
    <w:rsid w:val="00796A00"/>
    <w:rsid w:val="00796C82"/>
    <w:rsid w:val="00796D5D"/>
    <w:rsid w:val="00796FE5"/>
    <w:rsid w:val="0079760B"/>
    <w:rsid w:val="00797696"/>
    <w:rsid w:val="007976EF"/>
    <w:rsid w:val="007979A2"/>
    <w:rsid w:val="00797CA4"/>
    <w:rsid w:val="00797D25"/>
    <w:rsid w:val="00797E0F"/>
    <w:rsid w:val="00797EAB"/>
    <w:rsid w:val="00797FE5"/>
    <w:rsid w:val="007A002D"/>
    <w:rsid w:val="007A005B"/>
    <w:rsid w:val="007A0276"/>
    <w:rsid w:val="007A032B"/>
    <w:rsid w:val="007A0682"/>
    <w:rsid w:val="007A071E"/>
    <w:rsid w:val="007A0845"/>
    <w:rsid w:val="007A0C1F"/>
    <w:rsid w:val="007A0C3A"/>
    <w:rsid w:val="007A0C66"/>
    <w:rsid w:val="007A0FF0"/>
    <w:rsid w:val="007A0FFC"/>
    <w:rsid w:val="007A101A"/>
    <w:rsid w:val="007A104A"/>
    <w:rsid w:val="007A1056"/>
    <w:rsid w:val="007A1081"/>
    <w:rsid w:val="007A10E3"/>
    <w:rsid w:val="007A10E6"/>
    <w:rsid w:val="007A1112"/>
    <w:rsid w:val="007A1279"/>
    <w:rsid w:val="007A1315"/>
    <w:rsid w:val="007A133D"/>
    <w:rsid w:val="007A13AB"/>
    <w:rsid w:val="007A1539"/>
    <w:rsid w:val="007A1637"/>
    <w:rsid w:val="007A1728"/>
    <w:rsid w:val="007A180D"/>
    <w:rsid w:val="007A1890"/>
    <w:rsid w:val="007A1897"/>
    <w:rsid w:val="007A18E3"/>
    <w:rsid w:val="007A1A84"/>
    <w:rsid w:val="007A1AD3"/>
    <w:rsid w:val="007A1CBA"/>
    <w:rsid w:val="007A1ECD"/>
    <w:rsid w:val="007A1ED6"/>
    <w:rsid w:val="007A1F3B"/>
    <w:rsid w:val="007A2002"/>
    <w:rsid w:val="007A2099"/>
    <w:rsid w:val="007A2140"/>
    <w:rsid w:val="007A22A8"/>
    <w:rsid w:val="007A22D2"/>
    <w:rsid w:val="007A2388"/>
    <w:rsid w:val="007A23FA"/>
    <w:rsid w:val="007A25C0"/>
    <w:rsid w:val="007A25C2"/>
    <w:rsid w:val="007A2681"/>
    <w:rsid w:val="007A26BE"/>
    <w:rsid w:val="007A27F7"/>
    <w:rsid w:val="007A282C"/>
    <w:rsid w:val="007A2952"/>
    <w:rsid w:val="007A297D"/>
    <w:rsid w:val="007A297E"/>
    <w:rsid w:val="007A2A08"/>
    <w:rsid w:val="007A2A5E"/>
    <w:rsid w:val="007A2BBC"/>
    <w:rsid w:val="007A2C15"/>
    <w:rsid w:val="007A2EC2"/>
    <w:rsid w:val="007A2EC8"/>
    <w:rsid w:val="007A2FF1"/>
    <w:rsid w:val="007A322F"/>
    <w:rsid w:val="007A3291"/>
    <w:rsid w:val="007A33DE"/>
    <w:rsid w:val="007A3868"/>
    <w:rsid w:val="007A3C88"/>
    <w:rsid w:val="007A3CCB"/>
    <w:rsid w:val="007A3D92"/>
    <w:rsid w:val="007A3DF3"/>
    <w:rsid w:val="007A3FF9"/>
    <w:rsid w:val="007A4114"/>
    <w:rsid w:val="007A42F2"/>
    <w:rsid w:val="007A43A2"/>
    <w:rsid w:val="007A43D1"/>
    <w:rsid w:val="007A4599"/>
    <w:rsid w:val="007A4657"/>
    <w:rsid w:val="007A474A"/>
    <w:rsid w:val="007A4C33"/>
    <w:rsid w:val="007A4C5C"/>
    <w:rsid w:val="007A4C64"/>
    <w:rsid w:val="007A4D85"/>
    <w:rsid w:val="007A4E8D"/>
    <w:rsid w:val="007A5032"/>
    <w:rsid w:val="007A5089"/>
    <w:rsid w:val="007A5094"/>
    <w:rsid w:val="007A515A"/>
    <w:rsid w:val="007A51B4"/>
    <w:rsid w:val="007A5267"/>
    <w:rsid w:val="007A5282"/>
    <w:rsid w:val="007A52D8"/>
    <w:rsid w:val="007A53ED"/>
    <w:rsid w:val="007A5682"/>
    <w:rsid w:val="007A572F"/>
    <w:rsid w:val="007A5927"/>
    <w:rsid w:val="007A5A0D"/>
    <w:rsid w:val="007A5AB1"/>
    <w:rsid w:val="007A5AC0"/>
    <w:rsid w:val="007A5B22"/>
    <w:rsid w:val="007A5BC8"/>
    <w:rsid w:val="007A5C41"/>
    <w:rsid w:val="007A5C96"/>
    <w:rsid w:val="007A5C9A"/>
    <w:rsid w:val="007A5D7D"/>
    <w:rsid w:val="007A5E48"/>
    <w:rsid w:val="007A5F63"/>
    <w:rsid w:val="007A605D"/>
    <w:rsid w:val="007A6176"/>
    <w:rsid w:val="007A624A"/>
    <w:rsid w:val="007A6428"/>
    <w:rsid w:val="007A648E"/>
    <w:rsid w:val="007A66B1"/>
    <w:rsid w:val="007A66E5"/>
    <w:rsid w:val="007A670D"/>
    <w:rsid w:val="007A670F"/>
    <w:rsid w:val="007A67EB"/>
    <w:rsid w:val="007A67EF"/>
    <w:rsid w:val="007A699D"/>
    <w:rsid w:val="007A69E3"/>
    <w:rsid w:val="007A6BA8"/>
    <w:rsid w:val="007A6BD2"/>
    <w:rsid w:val="007A6C02"/>
    <w:rsid w:val="007A6FBF"/>
    <w:rsid w:val="007A70A5"/>
    <w:rsid w:val="007A71A1"/>
    <w:rsid w:val="007A71E7"/>
    <w:rsid w:val="007A7205"/>
    <w:rsid w:val="007A7244"/>
    <w:rsid w:val="007A7440"/>
    <w:rsid w:val="007A759E"/>
    <w:rsid w:val="007A7678"/>
    <w:rsid w:val="007A77C2"/>
    <w:rsid w:val="007A77ED"/>
    <w:rsid w:val="007A7814"/>
    <w:rsid w:val="007A7A81"/>
    <w:rsid w:val="007A7B7C"/>
    <w:rsid w:val="007A7C51"/>
    <w:rsid w:val="007A7C92"/>
    <w:rsid w:val="007A7E76"/>
    <w:rsid w:val="007A7E96"/>
    <w:rsid w:val="007A7F63"/>
    <w:rsid w:val="007A7F80"/>
    <w:rsid w:val="007B002F"/>
    <w:rsid w:val="007B03A9"/>
    <w:rsid w:val="007B05F3"/>
    <w:rsid w:val="007B07C5"/>
    <w:rsid w:val="007B0A1B"/>
    <w:rsid w:val="007B0A94"/>
    <w:rsid w:val="007B0ADA"/>
    <w:rsid w:val="007B0BBC"/>
    <w:rsid w:val="007B0C4B"/>
    <w:rsid w:val="007B0DA8"/>
    <w:rsid w:val="007B11EC"/>
    <w:rsid w:val="007B135F"/>
    <w:rsid w:val="007B142B"/>
    <w:rsid w:val="007B173A"/>
    <w:rsid w:val="007B17BA"/>
    <w:rsid w:val="007B184B"/>
    <w:rsid w:val="007B1A6D"/>
    <w:rsid w:val="007B1B3E"/>
    <w:rsid w:val="007B1C22"/>
    <w:rsid w:val="007B1C83"/>
    <w:rsid w:val="007B1CD8"/>
    <w:rsid w:val="007B1D0F"/>
    <w:rsid w:val="007B1FE5"/>
    <w:rsid w:val="007B202E"/>
    <w:rsid w:val="007B21F1"/>
    <w:rsid w:val="007B24DE"/>
    <w:rsid w:val="007B2624"/>
    <w:rsid w:val="007B270D"/>
    <w:rsid w:val="007B28B5"/>
    <w:rsid w:val="007B299C"/>
    <w:rsid w:val="007B2A7A"/>
    <w:rsid w:val="007B2CC8"/>
    <w:rsid w:val="007B2E65"/>
    <w:rsid w:val="007B2E8F"/>
    <w:rsid w:val="007B2FFF"/>
    <w:rsid w:val="007B3041"/>
    <w:rsid w:val="007B3142"/>
    <w:rsid w:val="007B3147"/>
    <w:rsid w:val="007B315A"/>
    <w:rsid w:val="007B325B"/>
    <w:rsid w:val="007B326C"/>
    <w:rsid w:val="007B343C"/>
    <w:rsid w:val="007B34F8"/>
    <w:rsid w:val="007B356D"/>
    <w:rsid w:val="007B3936"/>
    <w:rsid w:val="007B39DB"/>
    <w:rsid w:val="007B3ADC"/>
    <w:rsid w:val="007B3D00"/>
    <w:rsid w:val="007B3D70"/>
    <w:rsid w:val="007B3D91"/>
    <w:rsid w:val="007B3E04"/>
    <w:rsid w:val="007B3EAD"/>
    <w:rsid w:val="007B3F2D"/>
    <w:rsid w:val="007B4127"/>
    <w:rsid w:val="007B4186"/>
    <w:rsid w:val="007B422F"/>
    <w:rsid w:val="007B42B9"/>
    <w:rsid w:val="007B4506"/>
    <w:rsid w:val="007B47C9"/>
    <w:rsid w:val="007B4956"/>
    <w:rsid w:val="007B49FF"/>
    <w:rsid w:val="007B4BB7"/>
    <w:rsid w:val="007B4BFC"/>
    <w:rsid w:val="007B4EA4"/>
    <w:rsid w:val="007B4EE1"/>
    <w:rsid w:val="007B4FDB"/>
    <w:rsid w:val="007B513C"/>
    <w:rsid w:val="007B51C2"/>
    <w:rsid w:val="007B57D1"/>
    <w:rsid w:val="007B5ADD"/>
    <w:rsid w:val="007B5B7A"/>
    <w:rsid w:val="007B5BC6"/>
    <w:rsid w:val="007B5C06"/>
    <w:rsid w:val="007B5DB8"/>
    <w:rsid w:val="007B5DF7"/>
    <w:rsid w:val="007B5EDD"/>
    <w:rsid w:val="007B60F4"/>
    <w:rsid w:val="007B6146"/>
    <w:rsid w:val="007B61F3"/>
    <w:rsid w:val="007B6216"/>
    <w:rsid w:val="007B621A"/>
    <w:rsid w:val="007B6329"/>
    <w:rsid w:val="007B6424"/>
    <w:rsid w:val="007B6502"/>
    <w:rsid w:val="007B654A"/>
    <w:rsid w:val="007B6599"/>
    <w:rsid w:val="007B6694"/>
    <w:rsid w:val="007B66A1"/>
    <w:rsid w:val="007B6736"/>
    <w:rsid w:val="007B6D2D"/>
    <w:rsid w:val="007B6D6E"/>
    <w:rsid w:val="007B6DBE"/>
    <w:rsid w:val="007B6DDC"/>
    <w:rsid w:val="007B738E"/>
    <w:rsid w:val="007B73AA"/>
    <w:rsid w:val="007B746F"/>
    <w:rsid w:val="007B7470"/>
    <w:rsid w:val="007B74CC"/>
    <w:rsid w:val="007B7546"/>
    <w:rsid w:val="007B754A"/>
    <w:rsid w:val="007B7704"/>
    <w:rsid w:val="007B77B6"/>
    <w:rsid w:val="007B7ACF"/>
    <w:rsid w:val="007B7D85"/>
    <w:rsid w:val="007B7E04"/>
    <w:rsid w:val="007B7F29"/>
    <w:rsid w:val="007C0180"/>
    <w:rsid w:val="007C023B"/>
    <w:rsid w:val="007C02BF"/>
    <w:rsid w:val="007C0358"/>
    <w:rsid w:val="007C0410"/>
    <w:rsid w:val="007C0432"/>
    <w:rsid w:val="007C05D6"/>
    <w:rsid w:val="007C061C"/>
    <w:rsid w:val="007C0BA4"/>
    <w:rsid w:val="007C0C7A"/>
    <w:rsid w:val="007C0D03"/>
    <w:rsid w:val="007C104D"/>
    <w:rsid w:val="007C11F6"/>
    <w:rsid w:val="007C1238"/>
    <w:rsid w:val="007C1251"/>
    <w:rsid w:val="007C129F"/>
    <w:rsid w:val="007C12C5"/>
    <w:rsid w:val="007C1319"/>
    <w:rsid w:val="007C1323"/>
    <w:rsid w:val="007C134C"/>
    <w:rsid w:val="007C1532"/>
    <w:rsid w:val="007C15CE"/>
    <w:rsid w:val="007C160C"/>
    <w:rsid w:val="007C161F"/>
    <w:rsid w:val="007C1624"/>
    <w:rsid w:val="007C1671"/>
    <w:rsid w:val="007C182B"/>
    <w:rsid w:val="007C182E"/>
    <w:rsid w:val="007C18AF"/>
    <w:rsid w:val="007C18C1"/>
    <w:rsid w:val="007C19A7"/>
    <w:rsid w:val="007C19B6"/>
    <w:rsid w:val="007C19EB"/>
    <w:rsid w:val="007C1A63"/>
    <w:rsid w:val="007C1E89"/>
    <w:rsid w:val="007C20BC"/>
    <w:rsid w:val="007C2145"/>
    <w:rsid w:val="007C2268"/>
    <w:rsid w:val="007C22CE"/>
    <w:rsid w:val="007C2313"/>
    <w:rsid w:val="007C23A4"/>
    <w:rsid w:val="007C2481"/>
    <w:rsid w:val="007C252F"/>
    <w:rsid w:val="007C2676"/>
    <w:rsid w:val="007C27F4"/>
    <w:rsid w:val="007C2833"/>
    <w:rsid w:val="007C2B63"/>
    <w:rsid w:val="007C2F7F"/>
    <w:rsid w:val="007C2FE3"/>
    <w:rsid w:val="007C3150"/>
    <w:rsid w:val="007C3197"/>
    <w:rsid w:val="007C321A"/>
    <w:rsid w:val="007C3258"/>
    <w:rsid w:val="007C337F"/>
    <w:rsid w:val="007C3415"/>
    <w:rsid w:val="007C356B"/>
    <w:rsid w:val="007C35DB"/>
    <w:rsid w:val="007C36A6"/>
    <w:rsid w:val="007C3792"/>
    <w:rsid w:val="007C3AAF"/>
    <w:rsid w:val="007C3B7C"/>
    <w:rsid w:val="007C3BED"/>
    <w:rsid w:val="007C3D15"/>
    <w:rsid w:val="007C3DEC"/>
    <w:rsid w:val="007C3F90"/>
    <w:rsid w:val="007C41F0"/>
    <w:rsid w:val="007C438E"/>
    <w:rsid w:val="007C4410"/>
    <w:rsid w:val="007C466D"/>
    <w:rsid w:val="007C46F5"/>
    <w:rsid w:val="007C4760"/>
    <w:rsid w:val="007C4794"/>
    <w:rsid w:val="007C48AA"/>
    <w:rsid w:val="007C4B8C"/>
    <w:rsid w:val="007C4D38"/>
    <w:rsid w:val="007C4DA0"/>
    <w:rsid w:val="007C4DB8"/>
    <w:rsid w:val="007C4EC1"/>
    <w:rsid w:val="007C4FCA"/>
    <w:rsid w:val="007C502E"/>
    <w:rsid w:val="007C50AB"/>
    <w:rsid w:val="007C5112"/>
    <w:rsid w:val="007C5255"/>
    <w:rsid w:val="007C5307"/>
    <w:rsid w:val="007C53B4"/>
    <w:rsid w:val="007C5573"/>
    <w:rsid w:val="007C5671"/>
    <w:rsid w:val="007C567B"/>
    <w:rsid w:val="007C5A19"/>
    <w:rsid w:val="007C5E71"/>
    <w:rsid w:val="007C5FDD"/>
    <w:rsid w:val="007C644B"/>
    <w:rsid w:val="007C655E"/>
    <w:rsid w:val="007C65FB"/>
    <w:rsid w:val="007C660B"/>
    <w:rsid w:val="007C66CF"/>
    <w:rsid w:val="007C6987"/>
    <w:rsid w:val="007C6D11"/>
    <w:rsid w:val="007C6FD8"/>
    <w:rsid w:val="007C71CD"/>
    <w:rsid w:val="007C7292"/>
    <w:rsid w:val="007C74A1"/>
    <w:rsid w:val="007C76D4"/>
    <w:rsid w:val="007C77A5"/>
    <w:rsid w:val="007C7831"/>
    <w:rsid w:val="007C786F"/>
    <w:rsid w:val="007C7A36"/>
    <w:rsid w:val="007C7A6F"/>
    <w:rsid w:val="007C7A86"/>
    <w:rsid w:val="007C7B11"/>
    <w:rsid w:val="007C7C1F"/>
    <w:rsid w:val="007C7C79"/>
    <w:rsid w:val="007C7E8E"/>
    <w:rsid w:val="007C7FFD"/>
    <w:rsid w:val="007D00AE"/>
    <w:rsid w:val="007D00D5"/>
    <w:rsid w:val="007D032F"/>
    <w:rsid w:val="007D0377"/>
    <w:rsid w:val="007D0421"/>
    <w:rsid w:val="007D048B"/>
    <w:rsid w:val="007D0556"/>
    <w:rsid w:val="007D05FC"/>
    <w:rsid w:val="007D0704"/>
    <w:rsid w:val="007D0992"/>
    <w:rsid w:val="007D0A23"/>
    <w:rsid w:val="007D0B4E"/>
    <w:rsid w:val="007D0BD3"/>
    <w:rsid w:val="007D0E6D"/>
    <w:rsid w:val="007D0E71"/>
    <w:rsid w:val="007D0F15"/>
    <w:rsid w:val="007D0F8C"/>
    <w:rsid w:val="007D106C"/>
    <w:rsid w:val="007D1196"/>
    <w:rsid w:val="007D1284"/>
    <w:rsid w:val="007D1385"/>
    <w:rsid w:val="007D1510"/>
    <w:rsid w:val="007D152B"/>
    <w:rsid w:val="007D15B5"/>
    <w:rsid w:val="007D16F7"/>
    <w:rsid w:val="007D1719"/>
    <w:rsid w:val="007D17D7"/>
    <w:rsid w:val="007D1916"/>
    <w:rsid w:val="007D1A5B"/>
    <w:rsid w:val="007D1E84"/>
    <w:rsid w:val="007D1EA1"/>
    <w:rsid w:val="007D1EB7"/>
    <w:rsid w:val="007D1F5A"/>
    <w:rsid w:val="007D205B"/>
    <w:rsid w:val="007D2538"/>
    <w:rsid w:val="007D256F"/>
    <w:rsid w:val="007D2675"/>
    <w:rsid w:val="007D26AB"/>
    <w:rsid w:val="007D27D8"/>
    <w:rsid w:val="007D2803"/>
    <w:rsid w:val="007D2856"/>
    <w:rsid w:val="007D29ED"/>
    <w:rsid w:val="007D2B4B"/>
    <w:rsid w:val="007D2D17"/>
    <w:rsid w:val="007D2D61"/>
    <w:rsid w:val="007D2EDC"/>
    <w:rsid w:val="007D3119"/>
    <w:rsid w:val="007D31E0"/>
    <w:rsid w:val="007D328A"/>
    <w:rsid w:val="007D336D"/>
    <w:rsid w:val="007D349E"/>
    <w:rsid w:val="007D3537"/>
    <w:rsid w:val="007D35EB"/>
    <w:rsid w:val="007D363D"/>
    <w:rsid w:val="007D3748"/>
    <w:rsid w:val="007D3815"/>
    <w:rsid w:val="007D3ACA"/>
    <w:rsid w:val="007D3BBC"/>
    <w:rsid w:val="007D3E62"/>
    <w:rsid w:val="007D4079"/>
    <w:rsid w:val="007D41D7"/>
    <w:rsid w:val="007D423D"/>
    <w:rsid w:val="007D4358"/>
    <w:rsid w:val="007D43DD"/>
    <w:rsid w:val="007D456F"/>
    <w:rsid w:val="007D4598"/>
    <w:rsid w:val="007D4A8D"/>
    <w:rsid w:val="007D4A98"/>
    <w:rsid w:val="007D4CFF"/>
    <w:rsid w:val="007D4EB0"/>
    <w:rsid w:val="007D4F6B"/>
    <w:rsid w:val="007D5027"/>
    <w:rsid w:val="007D516A"/>
    <w:rsid w:val="007D5480"/>
    <w:rsid w:val="007D553D"/>
    <w:rsid w:val="007D5598"/>
    <w:rsid w:val="007D5618"/>
    <w:rsid w:val="007D56F6"/>
    <w:rsid w:val="007D58EE"/>
    <w:rsid w:val="007D59E0"/>
    <w:rsid w:val="007D5B55"/>
    <w:rsid w:val="007D5FA1"/>
    <w:rsid w:val="007D6166"/>
    <w:rsid w:val="007D6246"/>
    <w:rsid w:val="007D624A"/>
    <w:rsid w:val="007D6255"/>
    <w:rsid w:val="007D625D"/>
    <w:rsid w:val="007D65E6"/>
    <w:rsid w:val="007D6681"/>
    <w:rsid w:val="007D6692"/>
    <w:rsid w:val="007D670A"/>
    <w:rsid w:val="007D697E"/>
    <w:rsid w:val="007D699E"/>
    <w:rsid w:val="007D6A1F"/>
    <w:rsid w:val="007D6A8D"/>
    <w:rsid w:val="007D6AAB"/>
    <w:rsid w:val="007D6C40"/>
    <w:rsid w:val="007D6E67"/>
    <w:rsid w:val="007D6E7C"/>
    <w:rsid w:val="007D71DF"/>
    <w:rsid w:val="007D7263"/>
    <w:rsid w:val="007D74AA"/>
    <w:rsid w:val="007D75D8"/>
    <w:rsid w:val="007D7667"/>
    <w:rsid w:val="007D76BC"/>
    <w:rsid w:val="007D7A1C"/>
    <w:rsid w:val="007D7A8A"/>
    <w:rsid w:val="007D7BAF"/>
    <w:rsid w:val="007D7E30"/>
    <w:rsid w:val="007D7F59"/>
    <w:rsid w:val="007D7F65"/>
    <w:rsid w:val="007E029C"/>
    <w:rsid w:val="007E038C"/>
    <w:rsid w:val="007E04B7"/>
    <w:rsid w:val="007E0593"/>
    <w:rsid w:val="007E0635"/>
    <w:rsid w:val="007E0668"/>
    <w:rsid w:val="007E070F"/>
    <w:rsid w:val="007E0755"/>
    <w:rsid w:val="007E0937"/>
    <w:rsid w:val="007E0AB9"/>
    <w:rsid w:val="007E0B58"/>
    <w:rsid w:val="007E0E4F"/>
    <w:rsid w:val="007E0E64"/>
    <w:rsid w:val="007E0F3D"/>
    <w:rsid w:val="007E0F94"/>
    <w:rsid w:val="007E106D"/>
    <w:rsid w:val="007E1247"/>
    <w:rsid w:val="007E12ED"/>
    <w:rsid w:val="007E147C"/>
    <w:rsid w:val="007E1765"/>
    <w:rsid w:val="007E1773"/>
    <w:rsid w:val="007E184F"/>
    <w:rsid w:val="007E194C"/>
    <w:rsid w:val="007E198A"/>
    <w:rsid w:val="007E1BBF"/>
    <w:rsid w:val="007E1E34"/>
    <w:rsid w:val="007E1F11"/>
    <w:rsid w:val="007E1F5C"/>
    <w:rsid w:val="007E1F85"/>
    <w:rsid w:val="007E1FF5"/>
    <w:rsid w:val="007E20B6"/>
    <w:rsid w:val="007E2194"/>
    <w:rsid w:val="007E236B"/>
    <w:rsid w:val="007E2399"/>
    <w:rsid w:val="007E23AA"/>
    <w:rsid w:val="007E2409"/>
    <w:rsid w:val="007E2599"/>
    <w:rsid w:val="007E26E1"/>
    <w:rsid w:val="007E2942"/>
    <w:rsid w:val="007E2A76"/>
    <w:rsid w:val="007E2ACB"/>
    <w:rsid w:val="007E2B38"/>
    <w:rsid w:val="007E2CA1"/>
    <w:rsid w:val="007E2CA6"/>
    <w:rsid w:val="007E2CAF"/>
    <w:rsid w:val="007E2D19"/>
    <w:rsid w:val="007E2D1E"/>
    <w:rsid w:val="007E2E09"/>
    <w:rsid w:val="007E2E62"/>
    <w:rsid w:val="007E3069"/>
    <w:rsid w:val="007E33D9"/>
    <w:rsid w:val="007E3430"/>
    <w:rsid w:val="007E371F"/>
    <w:rsid w:val="007E3799"/>
    <w:rsid w:val="007E392B"/>
    <w:rsid w:val="007E3A3C"/>
    <w:rsid w:val="007E3BFB"/>
    <w:rsid w:val="007E3CB6"/>
    <w:rsid w:val="007E3DB1"/>
    <w:rsid w:val="007E3DC0"/>
    <w:rsid w:val="007E3E56"/>
    <w:rsid w:val="007E415C"/>
    <w:rsid w:val="007E420C"/>
    <w:rsid w:val="007E4213"/>
    <w:rsid w:val="007E43E7"/>
    <w:rsid w:val="007E45AE"/>
    <w:rsid w:val="007E45B0"/>
    <w:rsid w:val="007E45CE"/>
    <w:rsid w:val="007E4610"/>
    <w:rsid w:val="007E4740"/>
    <w:rsid w:val="007E481D"/>
    <w:rsid w:val="007E4893"/>
    <w:rsid w:val="007E493C"/>
    <w:rsid w:val="007E4A3E"/>
    <w:rsid w:val="007E4ADD"/>
    <w:rsid w:val="007E4AFB"/>
    <w:rsid w:val="007E4C9D"/>
    <w:rsid w:val="007E4DA0"/>
    <w:rsid w:val="007E5109"/>
    <w:rsid w:val="007E5120"/>
    <w:rsid w:val="007E513B"/>
    <w:rsid w:val="007E52E5"/>
    <w:rsid w:val="007E54DC"/>
    <w:rsid w:val="007E56D2"/>
    <w:rsid w:val="007E56D4"/>
    <w:rsid w:val="007E5727"/>
    <w:rsid w:val="007E5742"/>
    <w:rsid w:val="007E57A4"/>
    <w:rsid w:val="007E592E"/>
    <w:rsid w:val="007E59FF"/>
    <w:rsid w:val="007E5A9E"/>
    <w:rsid w:val="007E5C05"/>
    <w:rsid w:val="007E5CE0"/>
    <w:rsid w:val="007E5DDA"/>
    <w:rsid w:val="007E6051"/>
    <w:rsid w:val="007E61E0"/>
    <w:rsid w:val="007E62CB"/>
    <w:rsid w:val="007E6361"/>
    <w:rsid w:val="007E6375"/>
    <w:rsid w:val="007E6575"/>
    <w:rsid w:val="007E66CF"/>
    <w:rsid w:val="007E6702"/>
    <w:rsid w:val="007E6982"/>
    <w:rsid w:val="007E699D"/>
    <w:rsid w:val="007E6A13"/>
    <w:rsid w:val="007E6AE4"/>
    <w:rsid w:val="007E6BF4"/>
    <w:rsid w:val="007E6C6E"/>
    <w:rsid w:val="007E6D25"/>
    <w:rsid w:val="007E6DB1"/>
    <w:rsid w:val="007E6E3F"/>
    <w:rsid w:val="007E6F95"/>
    <w:rsid w:val="007E6FB7"/>
    <w:rsid w:val="007E6FBD"/>
    <w:rsid w:val="007E702C"/>
    <w:rsid w:val="007E71C7"/>
    <w:rsid w:val="007E72AD"/>
    <w:rsid w:val="007E7358"/>
    <w:rsid w:val="007E7638"/>
    <w:rsid w:val="007E788D"/>
    <w:rsid w:val="007E78A3"/>
    <w:rsid w:val="007E791A"/>
    <w:rsid w:val="007E7954"/>
    <w:rsid w:val="007E7DAA"/>
    <w:rsid w:val="007E7DE0"/>
    <w:rsid w:val="007F0015"/>
    <w:rsid w:val="007F0059"/>
    <w:rsid w:val="007F0080"/>
    <w:rsid w:val="007F02AE"/>
    <w:rsid w:val="007F0552"/>
    <w:rsid w:val="007F06C5"/>
    <w:rsid w:val="007F06DF"/>
    <w:rsid w:val="007F08A4"/>
    <w:rsid w:val="007F092E"/>
    <w:rsid w:val="007F0A24"/>
    <w:rsid w:val="007F0A3E"/>
    <w:rsid w:val="007F0A52"/>
    <w:rsid w:val="007F0CC3"/>
    <w:rsid w:val="007F0D5F"/>
    <w:rsid w:val="007F0EE7"/>
    <w:rsid w:val="007F0FB3"/>
    <w:rsid w:val="007F10E3"/>
    <w:rsid w:val="007F1292"/>
    <w:rsid w:val="007F1530"/>
    <w:rsid w:val="007F169F"/>
    <w:rsid w:val="007F17B6"/>
    <w:rsid w:val="007F17DB"/>
    <w:rsid w:val="007F18B9"/>
    <w:rsid w:val="007F1960"/>
    <w:rsid w:val="007F19E5"/>
    <w:rsid w:val="007F1A1D"/>
    <w:rsid w:val="007F1AEB"/>
    <w:rsid w:val="007F1CC0"/>
    <w:rsid w:val="007F1D1D"/>
    <w:rsid w:val="007F1F86"/>
    <w:rsid w:val="007F1FB2"/>
    <w:rsid w:val="007F227A"/>
    <w:rsid w:val="007F22D8"/>
    <w:rsid w:val="007F24A3"/>
    <w:rsid w:val="007F24C0"/>
    <w:rsid w:val="007F268C"/>
    <w:rsid w:val="007F2920"/>
    <w:rsid w:val="007F2937"/>
    <w:rsid w:val="007F29E0"/>
    <w:rsid w:val="007F2C1D"/>
    <w:rsid w:val="007F2CAF"/>
    <w:rsid w:val="007F2E3E"/>
    <w:rsid w:val="007F2E52"/>
    <w:rsid w:val="007F316C"/>
    <w:rsid w:val="007F349C"/>
    <w:rsid w:val="007F3558"/>
    <w:rsid w:val="007F35DB"/>
    <w:rsid w:val="007F35DE"/>
    <w:rsid w:val="007F36AF"/>
    <w:rsid w:val="007F37D7"/>
    <w:rsid w:val="007F380B"/>
    <w:rsid w:val="007F389C"/>
    <w:rsid w:val="007F38FD"/>
    <w:rsid w:val="007F3911"/>
    <w:rsid w:val="007F3954"/>
    <w:rsid w:val="007F3C42"/>
    <w:rsid w:val="007F3E70"/>
    <w:rsid w:val="007F4549"/>
    <w:rsid w:val="007F456F"/>
    <w:rsid w:val="007F45E5"/>
    <w:rsid w:val="007F46CB"/>
    <w:rsid w:val="007F46EF"/>
    <w:rsid w:val="007F46F7"/>
    <w:rsid w:val="007F47D7"/>
    <w:rsid w:val="007F47F5"/>
    <w:rsid w:val="007F4860"/>
    <w:rsid w:val="007F4A06"/>
    <w:rsid w:val="007F4B09"/>
    <w:rsid w:val="007F4BC3"/>
    <w:rsid w:val="007F4C99"/>
    <w:rsid w:val="007F4DE1"/>
    <w:rsid w:val="007F4F44"/>
    <w:rsid w:val="007F4FE6"/>
    <w:rsid w:val="007F51CD"/>
    <w:rsid w:val="007F533D"/>
    <w:rsid w:val="007F55FB"/>
    <w:rsid w:val="007F56CA"/>
    <w:rsid w:val="007F5AE1"/>
    <w:rsid w:val="007F5BAC"/>
    <w:rsid w:val="007F5D68"/>
    <w:rsid w:val="007F6022"/>
    <w:rsid w:val="007F603D"/>
    <w:rsid w:val="007F61C9"/>
    <w:rsid w:val="007F624B"/>
    <w:rsid w:val="007F6477"/>
    <w:rsid w:val="007F6544"/>
    <w:rsid w:val="007F6610"/>
    <w:rsid w:val="007F6812"/>
    <w:rsid w:val="007F6842"/>
    <w:rsid w:val="007F6967"/>
    <w:rsid w:val="007F6A2D"/>
    <w:rsid w:val="007F6CF0"/>
    <w:rsid w:val="007F6F00"/>
    <w:rsid w:val="007F7040"/>
    <w:rsid w:val="007F70F3"/>
    <w:rsid w:val="007F7167"/>
    <w:rsid w:val="007F7436"/>
    <w:rsid w:val="007F7646"/>
    <w:rsid w:val="007F77DF"/>
    <w:rsid w:val="007F78F2"/>
    <w:rsid w:val="007F7D4F"/>
    <w:rsid w:val="00800015"/>
    <w:rsid w:val="008004C2"/>
    <w:rsid w:val="0080058D"/>
    <w:rsid w:val="008005A3"/>
    <w:rsid w:val="008007C5"/>
    <w:rsid w:val="008008B2"/>
    <w:rsid w:val="00800D99"/>
    <w:rsid w:val="008011C5"/>
    <w:rsid w:val="00801298"/>
    <w:rsid w:val="008012CD"/>
    <w:rsid w:val="008012D4"/>
    <w:rsid w:val="0080146E"/>
    <w:rsid w:val="00801491"/>
    <w:rsid w:val="0080153C"/>
    <w:rsid w:val="0080171D"/>
    <w:rsid w:val="008017E9"/>
    <w:rsid w:val="00801998"/>
    <w:rsid w:val="008019A2"/>
    <w:rsid w:val="008019D1"/>
    <w:rsid w:val="00801ABF"/>
    <w:rsid w:val="00801BFF"/>
    <w:rsid w:val="00801E79"/>
    <w:rsid w:val="00801E98"/>
    <w:rsid w:val="0080203B"/>
    <w:rsid w:val="008020A1"/>
    <w:rsid w:val="00802237"/>
    <w:rsid w:val="008023F3"/>
    <w:rsid w:val="00802400"/>
    <w:rsid w:val="00802484"/>
    <w:rsid w:val="00802683"/>
    <w:rsid w:val="008027D1"/>
    <w:rsid w:val="00802955"/>
    <w:rsid w:val="00802C8C"/>
    <w:rsid w:val="00802D53"/>
    <w:rsid w:val="00802E39"/>
    <w:rsid w:val="00803148"/>
    <w:rsid w:val="00803155"/>
    <w:rsid w:val="0080319C"/>
    <w:rsid w:val="008031D5"/>
    <w:rsid w:val="00803365"/>
    <w:rsid w:val="00803480"/>
    <w:rsid w:val="008035C4"/>
    <w:rsid w:val="00803673"/>
    <w:rsid w:val="00803823"/>
    <w:rsid w:val="00803868"/>
    <w:rsid w:val="008039AD"/>
    <w:rsid w:val="00803AC7"/>
    <w:rsid w:val="00803AD2"/>
    <w:rsid w:val="00803B4E"/>
    <w:rsid w:val="00803C25"/>
    <w:rsid w:val="00803CBA"/>
    <w:rsid w:val="00803D5F"/>
    <w:rsid w:val="00803EA8"/>
    <w:rsid w:val="00803F51"/>
    <w:rsid w:val="00804329"/>
    <w:rsid w:val="00804371"/>
    <w:rsid w:val="008043DB"/>
    <w:rsid w:val="00804494"/>
    <w:rsid w:val="00804700"/>
    <w:rsid w:val="00804729"/>
    <w:rsid w:val="00804768"/>
    <w:rsid w:val="00804789"/>
    <w:rsid w:val="00804860"/>
    <w:rsid w:val="00804884"/>
    <w:rsid w:val="00804C4B"/>
    <w:rsid w:val="00804C79"/>
    <w:rsid w:val="00804D5C"/>
    <w:rsid w:val="00804E17"/>
    <w:rsid w:val="00804E3F"/>
    <w:rsid w:val="00804EE7"/>
    <w:rsid w:val="00804F53"/>
    <w:rsid w:val="00804FBE"/>
    <w:rsid w:val="0080516B"/>
    <w:rsid w:val="00805283"/>
    <w:rsid w:val="00805286"/>
    <w:rsid w:val="0080529F"/>
    <w:rsid w:val="008054BA"/>
    <w:rsid w:val="008056D6"/>
    <w:rsid w:val="00805734"/>
    <w:rsid w:val="0080591B"/>
    <w:rsid w:val="00805A42"/>
    <w:rsid w:val="00805AD9"/>
    <w:rsid w:val="00806069"/>
    <w:rsid w:val="008064E4"/>
    <w:rsid w:val="00806704"/>
    <w:rsid w:val="00806BB8"/>
    <w:rsid w:val="00806C13"/>
    <w:rsid w:val="00806E4E"/>
    <w:rsid w:val="00806E82"/>
    <w:rsid w:val="00806E86"/>
    <w:rsid w:val="00806FD4"/>
    <w:rsid w:val="00807023"/>
    <w:rsid w:val="008071AA"/>
    <w:rsid w:val="008073D4"/>
    <w:rsid w:val="008075A9"/>
    <w:rsid w:val="008075AF"/>
    <w:rsid w:val="008075FB"/>
    <w:rsid w:val="008077F4"/>
    <w:rsid w:val="00807928"/>
    <w:rsid w:val="00807930"/>
    <w:rsid w:val="0080797E"/>
    <w:rsid w:val="008079B9"/>
    <w:rsid w:val="00807AC0"/>
    <w:rsid w:val="00807B48"/>
    <w:rsid w:val="00807EB8"/>
    <w:rsid w:val="00807FC0"/>
    <w:rsid w:val="00810043"/>
    <w:rsid w:val="008101C4"/>
    <w:rsid w:val="008102E1"/>
    <w:rsid w:val="008102FC"/>
    <w:rsid w:val="0081035F"/>
    <w:rsid w:val="008103EE"/>
    <w:rsid w:val="00810673"/>
    <w:rsid w:val="00810C7A"/>
    <w:rsid w:val="00810EAD"/>
    <w:rsid w:val="00810FCE"/>
    <w:rsid w:val="00811103"/>
    <w:rsid w:val="00811236"/>
    <w:rsid w:val="008112E2"/>
    <w:rsid w:val="00811491"/>
    <w:rsid w:val="008116AA"/>
    <w:rsid w:val="0081179C"/>
    <w:rsid w:val="0081188E"/>
    <w:rsid w:val="00811B48"/>
    <w:rsid w:val="00811B5B"/>
    <w:rsid w:val="00811D49"/>
    <w:rsid w:val="00811EDC"/>
    <w:rsid w:val="00811F94"/>
    <w:rsid w:val="0081205E"/>
    <w:rsid w:val="00812261"/>
    <w:rsid w:val="0081227C"/>
    <w:rsid w:val="00812668"/>
    <w:rsid w:val="008126F9"/>
    <w:rsid w:val="0081291F"/>
    <w:rsid w:val="008129C0"/>
    <w:rsid w:val="00812B92"/>
    <w:rsid w:val="00812C99"/>
    <w:rsid w:val="00812CDD"/>
    <w:rsid w:val="00812D8B"/>
    <w:rsid w:val="00812E0D"/>
    <w:rsid w:val="00812EB2"/>
    <w:rsid w:val="00812EC2"/>
    <w:rsid w:val="00812F27"/>
    <w:rsid w:val="00813041"/>
    <w:rsid w:val="00813139"/>
    <w:rsid w:val="008134B5"/>
    <w:rsid w:val="008137EE"/>
    <w:rsid w:val="008138EA"/>
    <w:rsid w:val="008139B8"/>
    <w:rsid w:val="00813A7C"/>
    <w:rsid w:val="00813CFA"/>
    <w:rsid w:val="00813DEF"/>
    <w:rsid w:val="00813F5F"/>
    <w:rsid w:val="00814021"/>
    <w:rsid w:val="00814190"/>
    <w:rsid w:val="008143DD"/>
    <w:rsid w:val="0081447A"/>
    <w:rsid w:val="0081455B"/>
    <w:rsid w:val="0081488E"/>
    <w:rsid w:val="008148AD"/>
    <w:rsid w:val="008148B0"/>
    <w:rsid w:val="00814961"/>
    <w:rsid w:val="00814B15"/>
    <w:rsid w:val="00814D5D"/>
    <w:rsid w:val="00814DAA"/>
    <w:rsid w:val="00814E15"/>
    <w:rsid w:val="008150CD"/>
    <w:rsid w:val="00815128"/>
    <w:rsid w:val="0081515E"/>
    <w:rsid w:val="00815566"/>
    <w:rsid w:val="00815571"/>
    <w:rsid w:val="008157A3"/>
    <w:rsid w:val="0081593A"/>
    <w:rsid w:val="0081598D"/>
    <w:rsid w:val="008159B2"/>
    <w:rsid w:val="00815C32"/>
    <w:rsid w:val="00815CDF"/>
    <w:rsid w:val="00815E71"/>
    <w:rsid w:val="00815F52"/>
    <w:rsid w:val="008161A5"/>
    <w:rsid w:val="0081624A"/>
    <w:rsid w:val="00816298"/>
    <w:rsid w:val="008165AF"/>
    <w:rsid w:val="008165E6"/>
    <w:rsid w:val="008166A8"/>
    <w:rsid w:val="0081672A"/>
    <w:rsid w:val="00816B36"/>
    <w:rsid w:val="00816C64"/>
    <w:rsid w:val="00816D1F"/>
    <w:rsid w:val="00816E0A"/>
    <w:rsid w:val="0081710A"/>
    <w:rsid w:val="00817151"/>
    <w:rsid w:val="00817198"/>
    <w:rsid w:val="00817260"/>
    <w:rsid w:val="0081733D"/>
    <w:rsid w:val="0081748D"/>
    <w:rsid w:val="008174B8"/>
    <w:rsid w:val="0081757E"/>
    <w:rsid w:val="0081765A"/>
    <w:rsid w:val="0081766A"/>
    <w:rsid w:val="00817748"/>
    <w:rsid w:val="0081781C"/>
    <w:rsid w:val="00817917"/>
    <w:rsid w:val="00817A92"/>
    <w:rsid w:val="00817CD1"/>
    <w:rsid w:val="00817E6D"/>
    <w:rsid w:val="00817EB4"/>
    <w:rsid w:val="00817F6E"/>
    <w:rsid w:val="00817FB4"/>
    <w:rsid w:val="00820078"/>
    <w:rsid w:val="00820089"/>
    <w:rsid w:val="0082047D"/>
    <w:rsid w:val="00820556"/>
    <w:rsid w:val="00820578"/>
    <w:rsid w:val="00820604"/>
    <w:rsid w:val="0082065B"/>
    <w:rsid w:val="008206A3"/>
    <w:rsid w:val="008207A2"/>
    <w:rsid w:val="008207BC"/>
    <w:rsid w:val="00820A5B"/>
    <w:rsid w:val="00820AC3"/>
    <w:rsid w:val="00820E05"/>
    <w:rsid w:val="00820F5D"/>
    <w:rsid w:val="00820FFF"/>
    <w:rsid w:val="00821089"/>
    <w:rsid w:val="008210F6"/>
    <w:rsid w:val="00821193"/>
    <w:rsid w:val="008211CF"/>
    <w:rsid w:val="0082129E"/>
    <w:rsid w:val="008212A6"/>
    <w:rsid w:val="008213FD"/>
    <w:rsid w:val="0082146E"/>
    <w:rsid w:val="008215E5"/>
    <w:rsid w:val="008216D1"/>
    <w:rsid w:val="00821853"/>
    <w:rsid w:val="00821A30"/>
    <w:rsid w:val="00821A7E"/>
    <w:rsid w:val="00821B85"/>
    <w:rsid w:val="00821CE0"/>
    <w:rsid w:val="00821E87"/>
    <w:rsid w:val="00822179"/>
    <w:rsid w:val="008222FD"/>
    <w:rsid w:val="008223DC"/>
    <w:rsid w:val="0082255A"/>
    <w:rsid w:val="0082259C"/>
    <w:rsid w:val="00822610"/>
    <w:rsid w:val="00822615"/>
    <w:rsid w:val="008226CE"/>
    <w:rsid w:val="008226D7"/>
    <w:rsid w:val="0082272B"/>
    <w:rsid w:val="0082290F"/>
    <w:rsid w:val="00822939"/>
    <w:rsid w:val="00822B87"/>
    <w:rsid w:val="00822C6C"/>
    <w:rsid w:val="00822CC1"/>
    <w:rsid w:val="00822CCA"/>
    <w:rsid w:val="00822CDB"/>
    <w:rsid w:val="00822D01"/>
    <w:rsid w:val="00822E89"/>
    <w:rsid w:val="00822F6A"/>
    <w:rsid w:val="00822FC9"/>
    <w:rsid w:val="00822FE0"/>
    <w:rsid w:val="0082300C"/>
    <w:rsid w:val="008230E4"/>
    <w:rsid w:val="00823127"/>
    <w:rsid w:val="00823264"/>
    <w:rsid w:val="00823434"/>
    <w:rsid w:val="0082347D"/>
    <w:rsid w:val="008234AB"/>
    <w:rsid w:val="008234D3"/>
    <w:rsid w:val="008234F1"/>
    <w:rsid w:val="00823510"/>
    <w:rsid w:val="00823577"/>
    <w:rsid w:val="00823813"/>
    <w:rsid w:val="00823A83"/>
    <w:rsid w:val="00824010"/>
    <w:rsid w:val="008240B0"/>
    <w:rsid w:val="00824150"/>
    <w:rsid w:val="008243FF"/>
    <w:rsid w:val="008244AB"/>
    <w:rsid w:val="00824560"/>
    <w:rsid w:val="00824595"/>
    <w:rsid w:val="008248C2"/>
    <w:rsid w:val="008248E6"/>
    <w:rsid w:val="0082490C"/>
    <w:rsid w:val="00824913"/>
    <w:rsid w:val="00824B45"/>
    <w:rsid w:val="00824C22"/>
    <w:rsid w:val="00824C47"/>
    <w:rsid w:val="00824E27"/>
    <w:rsid w:val="00824EAD"/>
    <w:rsid w:val="00824EE3"/>
    <w:rsid w:val="00824EE6"/>
    <w:rsid w:val="00824FFB"/>
    <w:rsid w:val="008252CF"/>
    <w:rsid w:val="008255EF"/>
    <w:rsid w:val="00825852"/>
    <w:rsid w:val="008258C7"/>
    <w:rsid w:val="00825AFE"/>
    <w:rsid w:val="00825B29"/>
    <w:rsid w:val="00825DE3"/>
    <w:rsid w:val="00825EDC"/>
    <w:rsid w:val="008261CF"/>
    <w:rsid w:val="00826242"/>
    <w:rsid w:val="00826297"/>
    <w:rsid w:val="00826392"/>
    <w:rsid w:val="00826A03"/>
    <w:rsid w:val="00826AAE"/>
    <w:rsid w:val="00826DB4"/>
    <w:rsid w:val="00826E35"/>
    <w:rsid w:val="00826EA3"/>
    <w:rsid w:val="00826ED0"/>
    <w:rsid w:val="0082717E"/>
    <w:rsid w:val="008271A1"/>
    <w:rsid w:val="008271A3"/>
    <w:rsid w:val="008271B6"/>
    <w:rsid w:val="00827470"/>
    <w:rsid w:val="008276BC"/>
    <w:rsid w:val="008277F9"/>
    <w:rsid w:val="0082783B"/>
    <w:rsid w:val="00827C64"/>
    <w:rsid w:val="00827D22"/>
    <w:rsid w:val="00827D3C"/>
    <w:rsid w:val="00827DE5"/>
    <w:rsid w:val="008300A5"/>
    <w:rsid w:val="008301A3"/>
    <w:rsid w:val="0083023A"/>
    <w:rsid w:val="00830313"/>
    <w:rsid w:val="008303A9"/>
    <w:rsid w:val="008307F5"/>
    <w:rsid w:val="00830A61"/>
    <w:rsid w:val="00830A99"/>
    <w:rsid w:val="00830E2B"/>
    <w:rsid w:val="00830EF3"/>
    <w:rsid w:val="00830F86"/>
    <w:rsid w:val="0083128D"/>
    <w:rsid w:val="0083169A"/>
    <w:rsid w:val="00831A5F"/>
    <w:rsid w:val="00831CD2"/>
    <w:rsid w:val="00831CFB"/>
    <w:rsid w:val="00831E25"/>
    <w:rsid w:val="00831E70"/>
    <w:rsid w:val="00831E7A"/>
    <w:rsid w:val="00831ECC"/>
    <w:rsid w:val="00832117"/>
    <w:rsid w:val="0083211C"/>
    <w:rsid w:val="0083230B"/>
    <w:rsid w:val="008325ED"/>
    <w:rsid w:val="00832D5B"/>
    <w:rsid w:val="00832DD4"/>
    <w:rsid w:val="00832F29"/>
    <w:rsid w:val="00832F44"/>
    <w:rsid w:val="00833091"/>
    <w:rsid w:val="00833158"/>
    <w:rsid w:val="0083315C"/>
    <w:rsid w:val="0083315D"/>
    <w:rsid w:val="008331FC"/>
    <w:rsid w:val="0083338D"/>
    <w:rsid w:val="00833647"/>
    <w:rsid w:val="0083371D"/>
    <w:rsid w:val="00833723"/>
    <w:rsid w:val="008338B2"/>
    <w:rsid w:val="008338B4"/>
    <w:rsid w:val="008339C1"/>
    <w:rsid w:val="008339E5"/>
    <w:rsid w:val="00833A2A"/>
    <w:rsid w:val="00834274"/>
    <w:rsid w:val="008343C6"/>
    <w:rsid w:val="00834878"/>
    <w:rsid w:val="00834A40"/>
    <w:rsid w:val="00834AD4"/>
    <w:rsid w:val="00834AFB"/>
    <w:rsid w:val="00834B01"/>
    <w:rsid w:val="00834B5A"/>
    <w:rsid w:val="00834B65"/>
    <w:rsid w:val="00834BEC"/>
    <w:rsid w:val="00834D3A"/>
    <w:rsid w:val="00834F12"/>
    <w:rsid w:val="0083503A"/>
    <w:rsid w:val="008350EE"/>
    <w:rsid w:val="00835212"/>
    <w:rsid w:val="008353CF"/>
    <w:rsid w:val="00835485"/>
    <w:rsid w:val="008354D2"/>
    <w:rsid w:val="008355F6"/>
    <w:rsid w:val="008356C8"/>
    <w:rsid w:val="0083571C"/>
    <w:rsid w:val="00835824"/>
    <w:rsid w:val="0083591B"/>
    <w:rsid w:val="00835AAF"/>
    <w:rsid w:val="00835B45"/>
    <w:rsid w:val="00835CB1"/>
    <w:rsid w:val="00835FCD"/>
    <w:rsid w:val="00836033"/>
    <w:rsid w:val="008361D4"/>
    <w:rsid w:val="00836264"/>
    <w:rsid w:val="008364A3"/>
    <w:rsid w:val="008364F9"/>
    <w:rsid w:val="008365F2"/>
    <w:rsid w:val="008366E1"/>
    <w:rsid w:val="00836900"/>
    <w:rsid w:val="00836918"/>
    <w:rsid w:val="00836933"/>
    <w:rsid w:val="00836A67"/>
    <w:rsid w:val="00836B4A"/>
    <w:rsid w:val="00836DB6"/>
    <w:rsid w:val="00837215"/>
    <w:rsid w:val="0083733E"/>
    <w:rsid w:val="00837452"/>
    <w:rsid w:val="00837573"/>
    <w:rsid w:val="00837654"/>
    <w:rsid w:val="008376C4"/>
    <w:rsid w:val="008376C7"/>
    <w:rsid w:val="008377B5"/>
    <w:rsid w:val="00837802"/>
    <w:rsid w:val="00837852"/>
    <w:rsid w:val="00837953"/>
    <w:rsid w:val="00837964"/>
    <w:rsid w:val="00837B26"/>
    <w:rsid w:val="00837C58"/>
    <w:rsid w:val="00837CA7"/>
    <w:rsid w:val="00837D23"/>
    <w:rsid w:val="00837D26"/>
    <w:rsid w:val="00837DC5"/>
    <w:rsid w:val="00837E3A"/>
    <w:rsid w:val="008400A9"/>
    <w:rsid w:val="008401A2"/>
    <w:rsid w:val="008401D8"/>
    <w:rsid w:val="0084036B"/>
    <w:rsid w:val="00840490"/>
    <w:rsid w:val="008404A4"/>
    <w:rsid w:val="008404D3"/>
    <w:rsid w:val="00840632"/>
    <w:rsid w:val="00840707"/>
    <w:rsid w:val="00840A1E"/>
    <w:rsid w:val="00840A6D"/>
    <w:rsid w:val="00840AA2"/>
    <w:rsid w:val="00840E53"/>
    <w:rsid w:val="008410B2"/>
    <w:rsid w:val="00841291"/>
    <w:rsid w:val="008412FF"/>
    <w:rsid w:val="008413BB"/>
    <w:rsid w:val="008416A1"/>
    <w:rsid w:val="0084176D"/>
    <w:rsid w:val="008419C9"/>
    <w:rsid w:val="008419D9"/>
    <w:rsid w:val="00841A11"/>
    <w:rsid w:val="00841A3B"/>
    <w:rsid w:val="00841B06"/>
    <w:rsid w:val="00841B3F"/>
    <w:rsid w:val="00841BD8"/>
    <w:rsid w:val="00841C79"/>
    <w:rsid w:val="00841C7B"/>
    <w:rsid w:val="00841D42"/>
    <w:rsid w:val="00841EE5"/>
    <w:rsid w:val="00842313"/>
    <w:rsid w:val="00842389"/>
    <w:rsid w:val="00842731"/>
    <w:rsid w:val="00842772"/>
    <w:rsid w:val="00842834"/>
    <w:rsid w:val="0084295D"/>
    <w:rsid w:val="00842B0F"/>
    <w:rsid w:val="00842B69"/>
    <w:rsid w:val="00842B9C"/>
    <w:rsid w:val="00842CF4"/>
    <w:rsid w:val="00842D38"/>
    <w:rsid w:val="00842FD4"/>
    <w:rsid w:val="00842FD9"/>
    <w:rsid w:val="00843038"/>
    <w:rsid w:val="008431CC"/>
    <w:rsid w:val="008431ED"/>
    <w:rsid w:val="00843412"/>
    <w:rsid w:val="008435F7"/>
    <w:rsid w:val="008435FA"/>
    <w:rsid w:val="0084362A"/>
    <w:rsid w:val="00843660"/>
    <w:rsid w:val="008436A3"/>
    <w:rsid w:val="008436D1"/>
    <w:rsid w:val="00843840"/>
    <w:rsid w:val="008439BC"/>
    <w:rsid w:val="00843B00"/>
    <w:rsid w:val="00843B1A"/>
    <w:rsid w:val="00843B4F"/>
    <w:rsid w:val="00843D3A"/>
    <w:rsid w:val="00843EB6"/>
    <w:rsid w:val="00843EC6"/>
    <w:rsid w:val="00843FBF"/>
    <w:rsid w:val="00844171"/>
    <w:rsid w:val="008442EC"/>
    <w:rsid w:val="00844362"/>
    <w:rsid w:val="0084447C"/>
    <w:rsid w:val="00844664"/>
    <w:rsid w:val="008446C8"/>
    <w:rsid w:val="00844732"/>
    <w:rsid w:val="00844759"/>
    <w:rsid w:val="00844909"/>
    <w:rsid w:val="00844AA8"/>
    <w:rsid w:val="00844BDC"/>
    <w:rsid w:val="00844C30"/>
    <w:rsid w:val="00844CEA"/>
    <w:rsid w:val="00844D45"/>
    <w:rsid w:val="00844E15"/>
    <w:rsid w:val="00844EF7"/>
    <w:rsid w:val="00844FF6"/>
    <w:rsid w:val="0084507B"/>
    <w:rsid w:val="008451F0"/>
    <w:rsid w:val="00845292"/>
    <w:rsid w:val="008452B6"/>
    <w:rsid w:val="008452CE"/>
    <w:rsid w:val="008453A7"/>
    <w:rsid w:val="008454D8"/>
    <w:rsid w:val="008455DC"/>
    <w:rsid w:val="00845679"/>
    <w:rsid w:val="008456E7"/>
    <w:rsid w:val="00845823"/>
    <w:rsid w:val="00845853"/>
    <w:rsid w:val="008458C1"/>
    <w:rsid w:val="00845D37"/>
    <w:rsid w:val="00845E35"/>
    <w:rsid w:val="00845FEC"/>
    <w:rsid w:val="00846023"/>
    <w:rsid w:val="008461E1"/>
    <w:rsid w:val="008461FA"/>
    <w:rsid w:val="008462A0"/>
    <w:rsid w:val="008462C4"/>
    <w:rsid w:val="008463F6"/>
    <w:rsid w:val="00846496"/>
    <w:rsid w:val="008464EC"/>
    <w:rsid w:val="0084653F"/>
    <w:rsid w:val="0084660C"/>
    <w:rsid w:val="00846821"/>
    <w:rsid w:val="0084686A"/>
    <w:rsid w:val="00846888"/>
    <w:rsid w:val="00846AD5"/>
    <w:rsid w:val="00846B1C"/>
    <w:rsid w:val="00846B36"/>
    <w:rsid w:val="00846C4A"/>
    <w:rsid w:val="00846CEB"/>
    <w:rsid w:val="00846CFA"/>
    <w:rsid w:val="00846D89"/>
    <w:rsid w:val="00846D8F"/>
    <w:rsid w:val="00846DDD"/>
    <w:rsid w:val="00846F2D"/>
    <w:rsid w:val="00847260"/>
    <w:rsid w:val="00847274"/>
    <w:rsid w:val="008472BF"/>
    <w:rsid w:val="00847424"/>
    <w:rsid w:val="008474B9"/>
    <w:rsid w:val="0084757E"/>
    <w:rsid w:val="0084769B"/>
    <w:rsid w:val="0084774F"/>
    <w:rsid w:val="008478C1"/>
    <w:rsid w:val="008478DA"/>
    <w:rsid w:val="00847929"/>
    <w:rsid w:val="00847A12"/>
    <w:rsid w:val="00847AEC"/>
    <w:rsid w:val="00847C06"/>
    <w:rsid w:val="00847C25"/>
    <w:rsid w:val="00847C49"/>
    <w:rsid w:val="00847C5D"/>
    <w:rsid w:val="00847D58"/>
    <w:rsid w:val="008501F0"/>
    <w:rsid w:val="00850461"/>
    <w:rsid w:val="0085047E"/>
    <w:rsid w:val="00850550"/>
    <w:rsid w:val="008508FF"/>
    <w:rsid w:val="008509EA"/>
    <w:rsid w:val="00850ABB"/>
    <w:rsid w:val="00850B5F"/>
    <w:rsid w:val="00850B8A"/>
    <w:rsid w:val="00850D36"/>
    <w:rsid w:val="00850DFB"/>
    <w:rsid w:val="00850F40"/>
    <w:rsid w:val="00850F5C"/>
    <w:rsid w:val="0085120A"/>
    <w:rsid w:val="0085123B"/>
    <w:rsid w:val="00851448"/>
    <w:rsid w:val="0085162C"/>
    <w:rsid w:val="00851722"/>
    <w:rsid w:val="00851913"/>
    <w:rsid w:val="00851919"/>
    <w:rsid w:val="0085198D"/>
    <w:rsid w:val="00851A1C"/>
    <w:rsid w:val="00851DD9"/>
    <w:rsid w:val="00851E0E"/>
    <w:rsid w:val="00851F79"/>
    <w:rsid w:val="00851FC7"/>
    <w:rsid w:val="00851FE9"/>
    <w:rsid w:val="0085202C"/>
    <w:rsid w:val="00852144"/>
    <w:rsid w:val="008522D1"/>
    <w:rsid w:val="0085234A"/>
    <w:rsid w:val="00852356"/>
    <w:rsid w:val="008524CD"/>
    <w:rsid w:val="008527BF"/>
    <w:rsid w:val="00852956"/>
    <w:rsid w:val="00852972"/>
    <w:rsid w:val="00852B1F"/>
    <w:rsid w:val="00852B4D"/>
    <w:rsid w:val="00852C1A"/>
    <w:rsid w:val="00852F48"/>
    <w:rsid w:val="00852F75"/>
    <w:rsid w:val="00852FA2"/>
    <w:rsid w:val="0085309A"/>
    <w:rsid w:val="008531BB"/>
    <w:rsid w:val="00853328"/>
    <w:rsid w:val="00853483"/>
    <w:rsid w:val="008534EC"/>
    <w:rsid w:val="008536FC"/>
    <w:rsid w:val="008537A1"/>
    <w:rsid w:val="00853904"/>
    <w:rsid w:val="0085395D"/>
    <w:rsid w:val="00853AD1"/>
    <w:rsid w:val="00853B87"/>
    <w:rsid w:val="00853BB6"/>
    <w:rsid w:val="00853C25"/>
    <w:rsid w:val="00853DA2"/>
    <w:rsid w:val="00853FE5"/>
    <w:rsid w:val="00854015"/>
    <w:rsid w:val="00854084"/>
    <w:rsid w:val="00854299"/>
    <w:rsid w:val="0085449A"/>
    <w:rsid w:val="008544F3"/>
    <w:rsid w:val="0085478B"/>
    <w:rsid w:val="008549D4"/>
    <w:rsid w:val="00854B66"/>
    <w:rsid w:val="00854BFB"/>
    <w:rsid w:val="00854CFD"/>
    <w:rsid w:val="00854DE0"/>
    <w:rsid w:val="00854FA8"/>
    <w:rsid w:val="00854FBA"/>
    <w:rsid w:val="00854FCA"/>
    <w:rsid w:val="0085501B"/>
    <w:rsid w:val="00855076"/>
    <w:rsid w:val="0085528C"/>
    <w:rsid w:val="00855340"/>
    <w:rsid w:val="00855342"/>
    <w:rsid w:val="008553CB"/>
    <w:rsid w:val="0085584D"/>
    <w:rsid w:val="00855852"/>
    <w:rsid w:val="00855B13"/>
    <w:rsid w:val="00855CF9"/>
    <w:rsid w:val="00855DB4"/>
    <w:rsid w:val="00855F34"/>
    <w:rsid w:val="00855F5F"/>
    <w:rsid w:val="00856018"/>
    <w:rsid w:val="00856038"/>
    <w:rsid w:val="00856084"/>
    <w:rsid w:val="008560CD"/>
    <w:rsid w:val="008560EB"/>
    <w:rsid w:val="0085668C"/>
    <w:rsid w:val="00856697"/>
    <w:rsid w:val="008566CE"/>
    <w:rsid w:val="008566F9"/>
    <w:rsid w:val="00856830"/>
    <w:rsid w:val="00856ADF"/>
    <w:rsid w:val="00856DB7"/>
    <w:rsid w:val="00856F74"/>
    <w:rsid w:val="00856F84"/>
    <w:rsid w:val="00856FAE"/>
    <w:rsid w:val="008570AD"/>
    <w:rsid w:val="008570C0"/>
    <w:rsid w:val="00857106"/>
    <w:rsid w:val="00857221"/>
    <w:rsid w:val="0085734D"/>
    <w:rsid w:val="00857392"/>
    <w:rsid w:val="0085755B"/>
    <w:rsid w:val="00857652"/>
    <w:rsid w:val="00857699"/>
    <w:rsid w:val="0085769B"/>
    <w:rsid w:val="008577B9"/>
    <w:rsid w:val="008577F9"/>
    <w:rsid w:val="00857867"/>
    <w:rsid w:val="00857BB2"/>
    <w:rsid w:val="00857D33"/>
    <w:rsid w:val="00857D45"/>
    <w:rsid w:val="00857DC7"/>
    <w:rsid w:val="00857DFF"/>
    <w:rsid w:val="00857E21"/>
    <w:rsid w:val="00857EBE"/>
    <w:rsid w:val="0086004F"/>
    <w:rsid w:val="0086013E"/>
    <w:rsid w:val="008604CE"/>
    <w:rsid w:val="00860640"/>
    <w:rsid w:val="00860692"/>
    <w:rsid w:val="0086083B"/>
    <w:rsid w:val="008609A0"/>
    <w:rsid w:val="00860AED"/>
    <w:rsid w:val="00860BD1"/>
    <w:rsid w:val="00860D29"/>
    <w:rsid w:val="00860E91"/>
    <w:rsid w:val="00860FD8"/>
    <w:rsid w:val="00861324"/>
    <w:rsid w:val="0086132C"/>
    <w:rsid w:val="008615EA"/>
    <w:rsid w:val="00861797"/>
    <w:rsid w:val="00861874"/>
    <w:rsid w:val="0086196C"/>
    <w:rsid w:val="008619ED"/>
    <w:rsid w:val="00861A1A"/>
    <w:rsid w:val="00861A6A"/>
    <w:rsid w:val="00861B43"/>
    <w:rsid w:val="00861CC5"/>
    <w:rsid w:val="00861DCE"/>
    <w:rsid w:val="00861DDB"/>
    <w:rsid w:val="00861E23"/>
    <w:rsid w:val="00861FD9"/>
    <w:rsid w:val="00862132"/>
    <w:rsid w:val="0086228D"/>
    <w:rsid w:val="008623B4"/>
    <w:rsid w:val="008623CB"/>
    <w:rsid w:val="008624F0"/>
    <w:rsid w:val="008625A2"/>
    <w:rsid w:val="0086263F"/>
    <w:rsid w:val="0086270F"/>
    <w:rsid w:val="0086277A"/>
    <w:rsid w:val="00862896"/>
    <w:rsid w:val="008628E9"/>
    <w:rsid w:val="00862A02"/>
    <w:rsid w:val="00862A49"/>
    <w:rsid w:val="00862CFA"/>
    <w:rsid w:val="00863003"/>
    <w:rsid w:val="0086317C"/>
    <w:rsid w:val="00863186"/>
    <w:rsid w:val="008633F3"/>
    <w:rsid w:val="0086365A"/>
    <w:rsid w:val="00863882"/>
    <w:rsid w:val="008639A8"/>
    <w:rsid w:val="00863A63"/>
    <w:rsid w:val="00863B77"/>
    <w:rsid w:val="00863C45"/>
    <w:rsid w:val="00863C5A"/>
    <w:rsid w:val="00863D28"/>
    <w:rsid w:val="00863DA7"/>
    <w:rsid w:val="00863E02"/>
    <w:rsid w:val="00864272"/>
    <w:rsid w:val="0086434E"/>
    <w:rsid w:val="00864381"/>
    <w:rsid w:val="0086454A"/>
    <w:rsid w:val="00864570"/>
    <w:rsid w:val="0086466C"/>
    <w:rsid w:val="008647BB"/>
    <w:rsid w:val="008648CF"/>
    <w:rsid w:val="00864B2A"/>
    <w:rsid w:val="00864D48"/>
    <w:rsid w:val="00864E75"/>
    <w:rsid w:val="00864E76"/>
    <w:rsid w:val="00864EDA"/>
    <w:rsid w:val="00864FB1"/>
    <w:rsid w:val="00864FEC"/>
    <w:rsid w:val="008650AE"/>
    <w:rsid w:val="008652D4"/>
    <w:rsid w:val="0086547C"/>
    <w:rsid w:val="00865591"/>
    <w:rsid w:val="008655EA"/>
    <w:rsid w:val="008658E1"/>
    <w:rsid w:val="0086590C"/>
    <w:rsid w:val="00865969"/>
    <w:rsid w:val="00865A8D"/>
    <w:rsid w:val="00865CB5"/>
    <w:rsid w:val="00865D9B"/>
    <w:rsid w:val="00865DB8"/>
    <w:rsid w:val="00865DC5"/>
    <w:rsid w:val="00865E3F"/>
    <w:rsid w:val="00865FAC"/>
    <w:rsid w:val="00866017"/>
    <w:rsid w:val="0086603C"/>
    <w:rsid w:val="0086614A"/>
    <w:rsid w:val="00866160"/>
    <w:rsid w:val="00866303"/>
    <w:rsid w:val="00866441"/>
    <w:rsid w:val="00866484"/>
    <w:rsid w:val="008664A8"/>
    <w:rsid w:val="00866580"/>
    <w:rsid w:val="008667AC"/>
    <w:rsid w:val="008667C4"/>
    <w:rsid w:val="008669E1"/>
    <w:rsid w:val="00866BB5"/>
    <w:rsid w:val="00866C9A"/>
    <w:rsid w:val="00866CE0"/>
    <w:rsid w:val="00866D9A"/>
    <w:rsid w:val="00866FB9"/>
    <w:rsid w:val="008671EA"/>
    <w:rsid w:val="00867237"/>
    <w:rsid w:val="0086724D"/>
    <w:rsid w:val="008673D4"/>
    <w:rsid w:val="00867644"/>
    <w:rsid w:val="00867685"/>
    <w:rsid w:val="00867782"/>
    <w:rsid w:val="008677CB"/>
    <w:rsid w:val="0086780C"/>
    <w:rsid w:val="0086785D"/>
    <w:rsid w:val="00867B8C"/>
    <w:rsid w:val="00867B94"/>
    <w:rsid w:val="00867BE0"/>
    <w:rsid w:val="00867E52"/>
    <w:rsid w:val="00867FB6"/>
    <w:rsid w:val="00867FC3"/>
    <w:rsid w:val="0087006B"/>
    <w:rsid w:val="008700B0"/>
    <w:rsid w:val="00870313"/>
    <w:rsid w:val="008703CB"/>
    <w:rsid w:val="008703D3"/>
    <w:rsid w:val="0087055C"/>
    <w:rsid w:val="0087071D"/>
    <w:rsid w:val="0087079A"/>
    <w:rsid w:val="00870BD0"/>
    <w:rsid w:val="00870CF2"/>
    <w:rsid w:val="00870F58"/>
    <w:rsid w:val="00871106"/>
    <w:rsid w:val="00871122"/>
    <w:rsid w:val="008711FC"/>
    <w:rsid w:val="0087125A"/>
    <w:rsid w:val="0087130F"/>
    <w:rsid w:val="0087131C"/>
    <w:rsid w:val="0087133A"/>
    <w:rsid w:val="0087143A"/>
    <w:rsid w:val="0087149C"/>
    <w:rsid w:val="0087151A"/>
    <w:rsid w:val="00871798"/>
    <w:rsid w:val="008717BE"/>
    <w:rsid w:val="00871B20"/>
    <w:rsid w:val="00871CAF"/>
    <w:rsid w:val="00871D16"/>
    <w:rsid w:val="00871F28"/>
    <w:rsid w:val="00871F86"/>
    <w:rsid w:val="00871FCA"/>
    <w:rsid w:val="0087203C"/>
    <w:rsid w:val="008720B5"/>
    <w:rsid w:val="00872107"/>
    <w:rsid w:val="0087239D"/>
    <w:rsid w:val="008723A8"/>
    <w:rsid w:val="00872513"/>
    <w:rsid w:val="0087259C"/>
    <w:rsid w:val="008728A6"/>
    <w:rsid w:val="008729AD"/>
    <w:rsid w:val="00872C5C"/>
    <w:rsid w:val="00872CC3"/>
    <w:rsid w:val="00872F98"/>
    <w:rsid w:val="008731DB"/>
    <w:rsid w:val="008731FB"/>
    <w:rsid w:val="00873440"/>
    <w:rsid w:val="008734FF"/>
    <w:rsid w:val="008735E9"/>
    <w:rsid w:val="008738E5"/>
    <w:rsid w:val="00873ACA"/>
    <w:rsid w:val="00873B74"/>
    <w:rsid w:val="00873BD1"/>
    <w:rsid w:val="00873C30"/>
    <w:rsid w:val="00873E2C"/>
    <w:rsid w:val="00873E95"/>
    <w:rsid w:val="00874020"/>
    <w:rsid w:val="00874022"/>
    <w:rsid w:val="0087403E"/>
    <w:rsid w:val="00874082"/>
    <w:rsid w:val="00874088"/>
    <w:rsid w:val="00874136"/>
    <w:rsid w:val="0087414E"/>
    <w:rsid w:val="0087428A"/>
    <w:rsid w:val="0087443A"/>
    <w:rsid w:val="00874495"/>
    <w:rsid w:val="008744B9"/>
    <w:rsid w:val="008746BC"/>
    <w:rsid w:val="008746BE"/>
    <w:rsid w:val="00874D71"/>
    <w:rsid w:val="00874E40"/>
    <w:rsid w:val="00874E44"/>
    <w:rsid w:val="00874E7A"/>
    <w:rsid w:val="008750A0"/>
    <w:rsid w:val="0087513F"/>
    <w:rsid w:val="00875198"/>
    <w:rsid w:val="008752F0"/>
    <w:rsid w:val="008754BB"/>
    <w:rsid w:val="00875521"/>
    <w:rsid w:val="0087554E"/>
    <w:rsid w:val="008755AE"/>
    <w:rsid w:val="00875661"/>
    <w:rsid w:val="008758D4"/>
    <w:rsid w:val="00875954"/>
    <w:rsid w:val="00875A22"/>
    <w:rsid w:val="00875B85"/>
    <w:rsid w:val="00875CFC"/>
    <w:rsid w:val="008762B7"/>
    <w:rsid w:val="008764C5"/>
    <w:rsid w:val="008765CB"/>
    <w:rsid w:val="0087667F"/>
    <w:rsid w:val="0087678D"/>
    <w:rsid w:val="00876814"/>
    <w:rsid w:val="00876987"/>
    <w:rsid w:val="0087698C"/>
    <w:rsid w:val="00876A88"/>
    <w:rsid w:val="00876AF0"/>
    <w:rsid w:val="00876B7F"/>
    <w:rsid w:val="00876D2B"/>
    <w:rsid w:val="00876D53"/>
    <w:rsid w:val="00876F77"/>
    <w:rsid w:val="00876FC6"/>
    <w:rsid w:val="00876FF1"/>
    <w:rsid w:val="0087711A"/>
    <w:rsid w:val="008771F8"/>
    <w:rsid w:val="008772F6"/>
    <w:rsid w:val="00877302"/>
    <w:rsid w:val="008773CC"/>
    <w:rsid w:val="008775BA"/>
    <w:rsid w:val="008775EF"/>
    <w:rsid w:val="00877601"/>
    <w:rsid w:val="0087761B"/>
    <w:rsid w:val="00877684"/>
    <w:rsid w:val="008778D8"/>
    <w:rsid w:val="008778EC"/>
    <w:rsid w:val="00877908"/>
    <w:rsid w:val="00877D26"/>
    <w:rsid w:val="00877D92"/>
    <w:rsid w:val="00877E10"/>
    <w:rsid w:val="0088007A"/>
    <w:rsid w:val="00880441"/>
    <w:rsid w:val="00880590"/>
    <w:rsid w:val="008807FE"/>
    <w:rsid w:val="0088082B"/>
    <w:rsid w:val="00880993"/>
    <w:rsid w:val="008809E5"/>
    <w:rsid w:val="00880A6D"/>
    <w:rsid w:val="00880B34"/>
    <w:rsid w:val="00880B99"/>
    <w:rsid w:val="00880BC5"/>
    <w:rsid w:val="0088119F"/>
    <w:rsid w:val="00881229"/>
    <w:rsid w:val="008812ED"/>
    <w:rsid w:val="008813D1"/>
    <w:rsid w:val="00881600"/>
    <w:rsid w:val="0088176A"/>
    <w:rsid w:val="008817AD"/>
    <w:rsid w:val="00881984"/>
    <w:rsid w:val="00881A3F"/>
    <w:rsid w:val="00881A4C"/>
    <w:rsid w:val="00881BE0"/>
    <w:rsid w:val="00881D35"/>
    <w:rsid w:val="00881E23"/>
    <w:rsid w:val="00881F55"/>
    <w:rsid w:val="0088222E"/>
    <w:rsid w:val="00882356"/>
    <w:rsid w:val="008823DC"/>
    <w:rsid w:val="00882497"/>
    <w:rsid w:val="00882516"/>
    <w:rsid w:val="00882675"/>
    <w:rsid w:val="00882932"/>
    <w:rsid w:val="008829C9"/>
    <w:rsid w:val="00882A7D"/>
    <w:rsid w:val="00882B15"/>
    <w:rsid w:val="00882B23"/>
    <w:rsid w:val="00882C18"/>
    <w:rsid w:val="00882C7E"/>
    <w:rsid w:val="00882C96"/>
    <w:rsid w:val="00882E4D"/>
    <w:rsid w:val="00882E54"/>
    <w:rsid w:val="008830DE"/>
    <w:rsid w:val="00883253"/>
    <w:rsid w:val="0088338C"/>
    <w:rsid w:val="008834FE"/>
    <w:rsid w:val="0088357B"/>
    <w:rsid w:val="008837EB"/>
    <w:rsid w:val="00883850"/>
    <w:rsid w:val="00883917"/>
    <w:rsid w:val="00883981"/>
    <w:rsid w:val="00883EB3"/>
    <w:rsid w:val="00883F5C"/>
    <w:rsid w:val="00883FC2"/>
    <w:rsid w:val="00883FD0"/>
    <w:rsid w:val="0088417D"/>
    <w:rsid w:val="0088420A"/>
    <w:rsid w:val="008844CF"/>
    <w:rsid w:val="008844E7"/>
    <w:rsid w:val="008844F5"/>
    <w:rsid w:val="00884507"/>
    <w:rsid w:val="00884545"/>
    <w:rsid w:val="00884853"/>
    <w:rsid w:val="00884921"/>
    <w:rsid w:val="0088496D"/>
    <w:rsid w:val="00884A1B"/>
    <w:rsid w:val="00884A7B"/>
    <w:rsid w:val="00884B4B"/>
    <w:rsid w:val="00884B4C"/>
    <w:rsid w:val="00884C6F"/>
    <w:rsid w:val="00884F04"/>
    <w:rsid w:val="00884F33"/>
    <w:rsid w:val="00884FC4"/>
    <w:rsid w:val="00885335"/>
    <w:rsid w:val="0088554F"/>
    <w:rsid w:val="00885573"/>
    <w:rsid w:val="0088557B"/>
    <w:rsid w:val="008855CF"/>
    <w:rsid w:val="00885742"/>
    <w:rsid w:val="00885C79"/>
    <w:rsid w:val="00885CAB"/>
    <w:rsid w:val="0088610B"/>
    <w:rsid w:val="008861EC"/>
    <w:rsid w:val="008861FE"/>
    <w:rsid w:val="00886204"/>
    <w:rsid w:val="00886229"/>
    <w:rsid w:val="008863D3"/>
    <w:rsid w:val="00886459"/>
    <w:rsid w:val="00886580"/>
    <w:rsid w:val="0088662A"/>
    <w:rsid w:val="0088671E"/>
    <w:rsid w:val="00886722"/>
    <w:rsid w:val="00886738"/>
    <w:rsid w:val="00886840"/>
    <w:rsid w:val="008869F3"/>
    <w:rsid w:val="00886AFF"/>
    <w:rsid w:val="00886B30"/>
    <w:rsid w:val="00886C3E"/>
    <w:rsid w:val="00886D4A"/>
    <w:rsid w:val="00886DBB"/>
    <w:rsid w:val="00886EBF"/>
    <w:rsid w:val="0088703D"/>
    <w:rsid w:val="00887075"/>
    <w:rsid w:val="00887345"/>
    <w:rsid w:val="00887418"/>
    <w:rsid w:val="00887617"/>
    <w:rsid w:val="0088790D"/>
    <w:rsid w:val="00887971"/>
    <w:rsid w:val="00887CA1"/>
    <w:rsid w:val="00887D23"/>
    <w:rsid w:val="00887D52"/>
    <w:rsid w:val="00887F8F"/>
    <w:rsid w:val="00887F9D"/>
    <w:rsid w:val="00887FE0"/>
    <w:rsid w:val="00887FF2"/>
    <w:rsid w:val="00887FF5"/>
    <w:rsid w:val="0089015E"/>
    <w:rsid w:val="008901D4"/>
    <w:rsid w:val="00890422"/>
    <w:rsid w:val="00890549"/>
    <w:rsid w:val="00890602"/>
    <w:rsid w:val="00890653"/>
    <w:rsid w:val="0089091B"/>
    <w:rsid w:val="00890C4F"/>
    <w:rsid w:val="00890C8E"/>
    <w:rsid w:val="00890D58"/>
    <w:rsid w:val="00890F9E"/>
    <w:rsid w:val="00891149"/>
    <w:rsid w:val="008911F2"/>
    <w:rsid w:val="00891247"/>
    <w:rsid w:val="00891264"/>
    <w:rsid w:val="008914DF"/>
    <w:rsid w:val="0089152E"/>
    <w:rsid w:val="00891537"/>
    <w:rsid w:val="0089156D"/>
    <w:rsid w:val="00891615"/>
    <w:rsid w:val="00891620"/>
    <w:rsid w:val="00891BFB"/>
    <w:rsid w:val="00891C4F"/>
    <w:rsid w:val="00891CBA"/>
    <w:rsid w:val="00891E64"/>
    <w:rsid w:val="00891F15"/>
    <w:rsid w:val="00891F5E"/>
    <w:rsid w:val="008921B8"/>
    <w:rsid w:val="0089225B"/>
    <w:rsid w:val="008922D6"/>
    <w:rsid w:val="008922FD"/>
    <w:rsid w:val="008924E1"/>
    <w:rsid w:val="0089259E"/>
    <w:rsid w:val="008925B8"/>
    <w:rsid w:val="00892719"/>
    <w:rsid w:val="008927FD"/>
    <w:rsid w:val="00892856"/>
    <w:rsid w:val="008928E5"/>
    <w:rsid w:val="00892998"/>
    <w:rsid w:val="00893012"/>
    <w:rsid w:val="00893121"/>
    <w:rsid w:val="00893299"/>
    <w:rsid w:val="00893300"/>
    <w:rsid w:val="008933AC"/>
    <w:rsid w:val="008933DF"/>
    <w:rsid w:val="0089348F"/>
    <w:rsid w:val="00893648"/>
    <w:rsid w:val="00893758"/>
    <w:rsid w:val="008937F0"/>
    <w:rsid w:val="0089390C"/>
    <w:rsid w:val="00893919"/>
    <w:rsid w:val="00893AB7"/>
    <w:rsid w:val="00893AC4"/>
    <w:rsid w:val="00893AF1"/>
    <w:rsid w:val="00893B88"/>
    <w:rsid w:val="00893CCB"/>
    <w:rsid w:val="00893E13"/>
    <w:rsid w:val="00893E8E"/>
    <w:rsid w:val="00894219"/>
    <w:rsid w:val="0089421F"/>
    <w:rsid w:val="00894287"/>
    <w:rsid w:val="00894823"/>
    <w:rsid w:val="00894A08"/>
    <w:rsid w:val="00894C6D"/>
    <w:rsid w:val="00894D64"/>
    <w:rsid w:val="00895147"/>
    <w:rsid w:val="0089518A"/>
    <w:rsid w:val="0089543D"/>
    <w:rsid w:val="008954B6"/>
    <w:rsid w:val="0089550B"/>
    <w:rsid w:val="00895AC2"/>
    <w:rsid w:val="00895BEE"/>
    <w:rsid w:val="00896264"/>
    <w:rsid w:val="00896458"/>
    <w:rsid w:val="008964FA"/>
    <w:rsid w:val="008965D9"/>
    <w:rsid w:val="0089677C"/>
    <w:rsid w:val="008967E8"/>
    <w:rsid w:val="008968C0"/>
    <w:rsid w:val="00896BD2"/>
    <w:rsid w:val="00896CE7"/>
    <w:rsid w:val="00896CF4"/>
    <w:rsid w:val="00896E0B"/>
    <w:rsid w:val="00896E0E"/>
    <w:rsid w:val="00896EB6"/>
    <w:rsid w:val="00896FDE"/>
    <w:rsid w:val="00897007"/>
    <w:rsid w:val="00897173"/>
    <w:rsid w:val="008971E6"/>
    <w:rsid w:val="00897471"/>
    <w:rsid w:val="00897788"/>
    <w:rsid w:val="008978FB"/>
    <w:rsid w:val="00897C32"/>
    <w:rsid w:val="00897CF5"/>
    <w:rsid w:val="008A0048"/>
    <w:rsid w:val="008A006F"/>
    <w:rsid w:val="008A00C8"/>
    <w:rsid w:val="008A00CD"/>
    <w:rsid w:val="008A0174"/>
    <w:rsid w:val="008A01C5"/>
    <w:rsid w:val="008A023A"/>
    <w:rsid w:val="008A0399"/>
    <w:rsid w:val="008A047A"/>
    <w:rsid w:val="008A04B5"/>
    <w:rsid w:val="008A059F"/>
    <w:rsid w:val="008A05F8"/>
    <w:rsid w:val="008A0701"/>
    <w:rsid w:val="008A0787"/>
    <w:rsid w:val="008A0860"/>
    <w:rsid w:val="008A086F"/>
    <w:rsid w:val="008A0871"/>
    <w:rsid w:val="008A09C6"/>
    <w:rsid w:val="008A0A0F"/>
    <w:rsid w:val="008A0BED"/>
    <w:rsid w:val="008A0D83"/>
    <w:rsid w:val="008A108B"/>
    <w:rsid w:val="008A10C1"/>
    <w:rsid w:val="008A1115"/>
    <w:rsid w:val="008A1128"/>
    <w:rsid w:val="008A1268"/>
    <w:rsid w:val="008A1291"/>
    <w:rsid w:val="008A1373"/>
    <w:rsid w:val="008A151E"/>
    <w:rsid w:val="008A176E"/>
    <w:rsid w:val="008A1780"/>
    <w:rsid w:val="008A1838"/>
    <w:rsid w:val="008A1A1E"/>
    <w:rsid w:val="008A1AAD"/>
    <w:rsid w:val="008A1B45"/>
    <w:rsid w:val="008A1B8C"/>
    <w:rsid w:val="008A1C97"/>
    <w:rsid w:val="008A1D3F"/>
    <w:rsid w:val="008A1DAF"/>
    <w:rsid w:val="008A1DD8"/>
    <w:rsid w:val="008A20F3"/>
    <w:rsid w:val="008A2164"/>
    <w:rsid w:val="008A23DB"/>
    <w:rsid w:val="008A23DC"/>
    <w:rsid w:val="008A25E6"/>
    <w:rsid w:val="008A27A5"/>
    <w:rsid w:val="008A28C3"/>
    <w:rsid w:val="008A29DC"/>
    <w:rsid w:val="008A2A7A"/>
    <w:rsid w:val="008A2BAE"/>
    <w:rsid w:val="008A2BC9"/>
    <w:rsid w:val="008A2C04"/>
    <w:rsid w:val="008A2D21"/>
    <w:rsid w:val="008A2D65"/>
    <w:rsid w:val="008A2F6A"/>
    <w:rsid w:val="008A2F7A"/>
    <w:rsid w:val="008A300D"/>
    <w:rsid w:val="008A3062"/>
    <w:rsid w:val="008A3174"/>
    <w:rsid w:val="008A3253"/>
    <w:rsid w:val="008A32B6"/>
    <w:rsid w:val="008A335B"/>
    <w:rsid w:val="008A34AA"/>
    <w:rsid w:val="008A3526"/>
    <w:rsid w:val="008A354D"/>
    <w:rsid w:val="008A356C"/>
    <w:rsid w:val="008A37A1"/>
    <w:rsid w:val="008A3867"/>
    <w:rsid w:val="008A38B0"/>
    <w:rsid w:val="008A3988"/>
    <w:rsid w:val="008A3A92"/>
    <w:rsid w:val="008A3C19"/>
    <w:rsid w:val="008A3D09"/>
    <w:rsid w:val="008A3D1B"/>
    <w:rsid w:val="008A3E12"/>
    <w:rsid w:val="008A4100"/>
    <w:rsid w:val="008A4139"/>
    <w:rsid w:val="008A41B6"/>
    <w:rsid w:val="008A41FC"/>
    <w:rsid w:val="008A420E"/>
    <w:rsid w:val="008A4228"/>
    <w:rsid w:val="008A429D"/>
    <w:rsid w:val="008A42DA"/>
    <w:rsid w:val="008A42F6"/>
    <w:rsid w:val="008A464A"/>
    <w:rsid w:val="008A4657"/>
    <w:rsid w:val="008A4788"/>
    <w:rsid w:val="008A47FB"/>
    <w:rsid w:val="008A48AF"/>
    <w:rsid w:val="008A48D2"/>
    <w:rsid w:val="008A48F3"/>
    <w:rsid w:val="008A4A79"/>
    <w:rsid w:val="008A4A7B"/>
    <w:rsid w:val="008A4B57"/>
    <w:rsid w:val="008A4D06"/>
    <w:rsid w:val="008A4D83"/>
    <w:rsid w:val="008A4F2C"/>
    <w:rsid w:val="008A5022"/>
    <w:rsid w:val="008A5074"/>
    <w:rsid w:val="008A50CC"/>
    <w:rsid w:val="008A50F9"/>
    <w:rsid w:val="008A5188"/>
    <w:rsid w:val="008A5321"/>
    <w:rsid w:val="008A5458"/>
    <w:rsid w:val="008A55D6"/>
    <w:rsid w:val="008A5746"/>
    <w:rsid w:val="008A574B"/>
    <w:rsid w:val="008A57C1"/>
    <w:rsid w:val="008A5A1D"/>
    <w:rsid w:val="008A5A3D"/>
    <w:rsid w:val="008A5A89"/>
    <w:rsid w:val="008A5BE6"/>
    <w:rsid w:val="008A5BE9"/>
    <w:rsid w:val="008A5E08"/>
    <w:rsid w:val="008A5E6C"/>
    <w:rsid w:val="008A5EEF"/>
    <w:rsid w:val="008A5FF2"/>
    <w:rsid w:val="008A608B"/>
    <w:rsid w:val="008A63BF"/>
    <w:rsid w:val="008A64E6"/>
    <w:rsid w:val="008A6519"/>
    <w:rsid w:val="008A65AF"/>
    <w:rsid w:val="008A6784"/>
    <w:rsid w:val="008A6934"/>
    <w:rsid w:val="008A69AA"/>
    <w:rsid w:val="008A69D1"/>
    <w:rsid w:val="008A69EB"/>
    <w:rsid w:val="008A6A19"/>
    <w:rsid w:val="008A6A26"/>
    <w:rsid w:val="008A6AB1"/>
    <w:rsid w:val="008A6ADF"/>
    <w:rsid w:val="008A6B6A"/>
    <w:rsid w:val="008A6CD1"/>
    <w:rsid w:val="008A6D32"/>
    <w:rsid w:val="008A6D89"/>
    <w:rsid w:val="008A6E42"/>
    <w:rsid w:val="008A6F13"/>
    <w:rsid w:val="008A6F76"/>
    <w:rsid w:val="008A7310"/>
    <w:rsid w:val="008A7323"/>
    <w:rsid w:val="008A748B"/>
    <w:rsid w:val="008A74BD"/>
    <w:rsid w:val="008A756D"/>
    <w:rsid w:val="008A7698"/>
    <w:rsid w:val="008A771A"/>
    <w:rsid w:val="008A77D5"/>
    <w:rsid w:val="008A77EC"/>
    <w:rsid w:val="008A7808"/>
    <w:rsid w:val="008A7AE2"/>
    <w:rsid w:val="008A7DC8"/>
    <w:rsid w:val="008A7ED2"/>
    <w:rsid w:val="008B0073"/>
    <w:rsid w:val="008B0251"/>
    <w:rsid w:val="008B0276"/>
    <w:rsid w:val="008B0281"/>
    <w:rsid w:val="008B0330"/>
    <w:rsid w:val="008B0407"/>
    <w:rsid w:val="008B05D1"/>
    <w:rsid w:val="008B0652"/>
    <w:rsid w:val="008B06FF"/>
    <w:rsid w:val="008B0727"/>
    <w:rsid w:val="008B0754"/>
    <w:rsid w:val="008B0816"/>
    <w:rsid w:val="008B08C8"/>
    <w:rsid w:val="008B0997"/>
    <w:rsid w:val="008B0A7C"/>
    <w:rsid w:val="008B0AEB"/>
    <w:rsid w:val="008B0B6E"/>
    <w:rsid w:val="008B0B8D"/>
    <w:rsid w:val="008B0CE3"/>
    <w:rsid w:val="008B0E29"/>
    <w:rsid w:val="008B0E74"/>
    <w:rsid w:val="008B0F1E"/>
    <w:rsid w:val="008B115C"/>
    <w:rsid w:val="008B1208"/>
    <w:rsid w:val="008B1582"/>
    <w:rsid w:val="008B1662"/>
    <w:rsid w:val="008B16A9"/>
    <w:rsid w:val="008B1908"/>
    <w:rsid w:val="008B1915"/>
    <w:rsid w:val="008B1AB6"/>
    <w:rsid w:val="008B1AD9"/>
    <w:rsid w:val="008B1B7C"/>
    <w:rsid w:val="008B1CB6"/>
    <w:rsid w:val="008B1D50"/>
    <w:rsid w:val="008B1D6C"/>
    <w:rsid w:val="008B1DD2"/>
    <w:rsid w:val="008B2006"/>
    <w:rsid w:val="008B2027"/>
    <w:rsid w:val="008B2103"/>
    <w:rsid w:val="008B21B6"/>
    <w:rsid w:val="008B22A0"/>
    <w:rsid w:val="008B239E"/>
    <w:rsid w:val="008B2549"/>
    <w:rsid w:val="008B2550"/>
    <w:rsid w:val="008B26D9"/>
    <w:rsid w:val="008B2864"/>
    <w:rsid w:val="008B2ACF"/>
    <w:rsid w:val="008B2B3E"/>
    <w:rsid w:val="008B2D9D"/>
    <w:rsid w:val="008B2EB5"/>
    <w:rsid w:val="008B3068"/>
    <w:rsid w:val="008B307D"/>
    <w:rsid w:val="008B310E"/>
    <w:rsid w:val="008B32CF"/>
    <w:rsid w:val="008B34BE"/>
    <w:rsid w:val="008B37E5"/>
    <w:rsid w:val="008B38F4"/>
    <w:rsid w:val="008B3967"/>
    <w:rsid w:val="008B3A17"/>
    <w:rsid w:val="008B3A56"/>
    <w:rsid w:val="008B3C29"/>
    <w:rsid w:val="008B3ED3"/>
    <w:rsid w:val="008B3F1A"/>
    <w:rsid w:val="008B4218"/>
    <w:rsid w:val="008B434F"/>
    <w:rsid w:val="008B44FF"/>
    <w:rsid w:val="008B4525"/>
    <w:rsid w:val="008B462C"/>
    <w:rsid w:val="008B48FC"/>
    <w:rsid w:val="008B4983"/>
    <w:rsid w:val="008B4ADE"/>
    <w:rsid w:val="008B4CE4"/>
    <w:rsid w:val="008B4D04"/>
    <w:rsid w:val="008B4FA7"/>
    <w:rsid w:val="008B5191"/>
    <w:rsid w:val="008B51B5"/>
    <w:rsid w:val="008B51FC"/>
    <w:rsid w:val="008B524F"/>
    <w:rsid w:val="008B552D"/>
    <w:rsid w:val="008B5549"/>
    <w:rsid w:val="008B5615"/>
    <w:rsid w:val="008B5E38"/>
    <w:rsid w:val="008B6067"/>
    <w:rsid w:val="008B6095"/>
    <w:rsid w:val="008B6128"/>
    <w:rsid w:val="008B6360"/>
    <w:rsid w:val="008B639A"/>
    <w:rsid w:val="008B6650"/>
    <w:rsid w:val="008B6683"/>
    <w:rsid w:val="008B670E"/>
    <w:rsid w:val="008B676E"/>
    <w:rsid w:val="008B6849"/>
    <w:rsid w:val="008B6B54"/>
    <w:rsid w:val="008B6B76"/>
    <w:rsid w:val="008B6EAC"/>
    <w:rsid w:val="008B700B"/>
    <w:rsid w:val="008B71C5"/>
    <w:rsid w:val="008B71C8"/>
    <w:rsid w:val="008B7227"/>
    <w:rsid w:val="008B734F"/>
    <w:rsid w:val="008B7404"/>
    <w:rsid w:val="008B747C"/>
    <w:rsid w:val="008B74AA"/>
    <w:rsid w:val="008B7578"/>
    <w:rsid w:val="008B7591"/>
    <w:rsid w:val="008B75F8"/>
    <w:rsid w:val="008B7ADB"/>
    <w:rsid w:val="008B7C9E"/>
    <w:rsid w:val="008B7CB9"/>
    <w:rsid w:val="008B7D53"/>
    <w:rsid w:val="008B7DCD"/>
    <w:rsid w:val="008B7DE8"/>
    <w:rsid w:val="008B7ED6"/>
    <w:rsid w:val="008B7F5E"/>
    <w:rsid w:val="008C0045"/>
    <w:rsid w:val="008C0146"/>
    <w:rsid w:val="008C0211"/>
    <w:rsid w:val="008C02DF"/>
    <w:rsid w:val="008C04B8"/>
    <w:rsid w:val="008C04E8"/>
    <w:rsid w:val="008C0545"/>
    <w:rsid w:val="008C0575"/>
    <w:rsid w:val="008C0711"/>
    <w:rsid w:val="008C0742"/>
    <w:rsid w:val="008C0844"/>
    <w:rsid w:val="008C086B"/>
    <w:rsid w:val="008C0910"/>
    <w:rsid w:val="008C09B7"/>
    <w:rsid w:val="008C0ABD"/>
    <w:rsid w:val="008C0AFD"/>
    <w:rsid w:val="008C0C03"/>
    <w:rsid w:val="008C103E"/>
    <w:rsid w:val="008C104F"/>
    <w:rsid w:val="008C1089"/>
    <w:rsid w:val="008C1145"/>
    <w:rsid w:val="008C11A4"/>
    <w:rsid w:val="008C12FC"/>
    <w:rsid w:val="008C1400"/>
    <w:rsid w:val="008C14D8"/>
    <w:rsid w:val="008C1550"/>
    <w:rsid w:val="008C16C1"/>
    <w:rsid w:val="008C187B"/>
    <w:rsid w:val="008C192C"/>
    <w:rsid w:val="008C199A"/>
    <w:rsid w:val="008C1B34"/>
    <w:rsid w:val="008C1B4B"/>
    <w:rsid w:val="008C1C14"/>
    <w:rsid w:val="008C1C6F"/>
    <w:rsid w:val="008C1D2C"/>
    <w:rsid w:val="008C1EBB"/>
    <w:rsid w:val="008C20CF"/>
    <w:rsid w:val="008C23AD"/>
    <w:rsid w:val="008C24FC"/>
    <w:rsid w:val="008C26B8"/>
    <w:rsid w:val="008C27C0"/>
    <w:rsid w:val="008C28DC"/>
    <w:rsid w:val="008C2AA9"/>
    <w:rsid w:val="008C2DBD"/>
    <w:rsid w:val="008C2DD3"/>
    <w:rsid w:val="008C2E09"/>
    <w:rsid w:val="008C2F09"/>
    <w:rsid w:val="008C2F39"/>
    <w:rsid w:val="008C2FD1"/>
    <w:rsid w:val="008C2FFD"/>
    <w:rsid w:val="008C3048"/>
    <w:rsid w:val="008C3207"/>
    <w:rsid w:val="008C324E"/>
    <w:rsid w:val="008C3697"/>
    <w:rsid w:val="008C3806"/>
    <w:rsid w:val="008C38EB"/>
    <w:rsid w:val="008C392E"/>
    <w:rsid w:val="008C3B15"/>
    <w:rsid w:val="008C3D55"/>
    <w:rsid w:val="008C3E52"/>
    <w:rsid w:val="008C4006"/>
    <w:rsid w:val="008C403D"/>
    <w:rsid w:val="008C4164"/>
    <w:rsid w:val="008C41F3"/>
    <w:rsid w:val="008C4285"/>
    <w:rsid w:val="008C429E"/>
    <w:rsid w:val="008C42FA"/>
    <w:rsid w:val="008C434C"/>
    <w:rsid w:val="008C443D"/>
    <w:rsid w:val="008C44B0"/>
    <w:rsid w:val="008C44BF"/>
    <w:rsid w:val="008C4633"/>
    <w:rsid w:val="008C4808"/>
    <w:rsid w:val="008C4845"/>
    <w:rsid w:val="008C48ED"/>
    <w:rsid w:val="008C4A12"/>
    <w:rsid w:val="008C4A19"/>
    <w:rsid w:val="008C4BDA"/>
    <w:rsid w:val="008C4C58"/>
    <w:rsid w:val="008C4D43"/>
    <w:rsid w:val="008C4DA4"/>
    <w:rsid w:val="008C506C"/>
    <w:rsid w:val="008C522A"/>
    <w:rsid w:val="008C536D"/>
    <w:rsid w:val="008C5503"/>
    <w:rsid w:val="008C557E"/>
    <w:rsid w:val="008C559E"/>
    <w:rsid w:val="008C55E1"/>
    <w:rsid w:val="008C572D"/>
    <w:rsid w:val="008C5879"/>
    <w:rsid w:val="008C588E"/>
    <w:rsid w:val="008C58A2"/>
    <w:rsid w:val="008C59F7"/>
    <w:rsid w:val="008C5B8B"/>
    <w:rsid w:val="008C5B9E"/>
    <w:rsid w:val="008C5CD0"/>
    <w:rsid w:val="008C5CD4"/>
    <w:rsid w:val="008C5CE6"/>
    <w:rsid w:val="008C5E97"/>
    <w:rsid w:val="008C5FF3"/>
    <w:rsid w:val="008C60D1"/>
    <w:rsid w:val="008C6201"/>
    <w:rsid w:val="008C6345"/>
    <w:rsid w:val="008C6556"/>
    <w:rsid w:val="008C6601"/>
    <w:rsid w:val="008C67D7"/>
    <w:rsid w:val="008C67FE"/>
    <w:rsid w:val="008C6A05"/>
    <w:rsid w:val="008C6B11"/>
    <w:rsid w:val="008C6B52"/>
    <w:rsid w:val="008C6B91"/>
    <w:rsid w:val="008C6C96"/>
    <w:rsid w:val="008C6CEB"/>
    <w:rsid w:val="008C6FEE"/>
    <w:rsid w:val="008C7042"/>
    <w:rsid w:val="008C707F"/>
    <w:rsid w:val="008C7172"/>
    <w:rsid w:val="008C730A"/>
    <w:rsid w:val="008C7434"/>
    <w:rsid w:val="008C7536"/>
    <w:rsid w:val="008C7588"/>
    <w:rsid w:val="008C779D"/>
    <w:rsid w:val="008C7A0F"/>
    <w:rsid w:val="008C7B1E"/>
    <w:rsid w:val="008C7EC7"/>
    <w:rsid w:val="008D0133"/>
    <w:rsid w:val="008D01E6"/>
    <w:rsid w:val="008D0269"/>
    <w:rsid w:val="008D032F"/>
    <w:rsid w:val="008D038F"/>
    <w:rsid w:val="008D03A8"/>
    <w:rsid w:val="008D048B"/>
    <w:rsid w:val="008D058A"/>
    <w:rsid w:val="008D0606"/>
    <w:rsid w:val="008D06C8"/>
    <w:rsid w:val="008D0732"/>
    <w:rsid w:val="008D0882"/>
    <w:rsid w:val="008D09B1"/>
    <w:rsid w:val="008D0AD8"/>
    <w:rsid w:val="008D0B33"/>
    <w:rsid w:val="008D0B77"/>
    <w:rsid w:val="008D0B79"/>
    <w:rsid w:val="008D0D56"/>
    <w:rsid w:val="008D0DD4"/>
    <w:rsid w:val="008D0DF7"/>
    <w:rsid w:val="008D0E86"/>
    <w:rsid w:val="008D0E99"/>
    <w:rsid w:val="008D1187"/>
    <w:rsid w:val="008D11EF"/>
    <w:rsid w:val="008D14DF"/>
    <w:rsid w:val="008D16C6"/>
    <w:rsid w:val="008D1757"/>
    <w:rsid w:val="008D17F6"/>
    <w:rsid w:val="008D1957"/>
    <w:rsid w:val="008D199A"/>
    <w:rsid w:val="008D1D31"/>
    <w:rsid w:val="008D1EC7"/>
    <w:rsid w:val="008D1F72"/>
    <w:rsid w:val="008D1FD1"/>
    <w:rsid w:val="008D2389"/>
    <w:rsid w:val="008D2563"/>
    <w:rsid w:val="008D2674"/>
    <w:rsid w:val="008D28A5"/>
    <w:rsid w:val="008D28D5"/>
    <w:rsid w:val="008D2B0D"/>
    <w:rsid w:val="008D2B7D"/>
    <w:rsid w:val="008D2C08"/>
    <w:rsid w:val="008D2D02"/>
    <w:rsid w:val="008D2E9B"/>
    <w:rsid w:val="008D31D8"/>
    <w:rsid w:val="008D31F2"/>
    <w:rsid w:val="008D3223"/>
    <w:rsid w:val="008D3264"/>
    <w:rsid w:val="008D33BE"/>
    <w:rsid w:val="008D3566"/>
    <w:rsid w:val="008D361D"/>
    <w:rsid w:val="008D3677"/>
    <w:rsid w:val="008D368D"/>
    <w:rsid w:val="008D3793"/>
    <w:rsid w:val="008D3AB3"/>
    <w:rsid w:val="008D3C7D"/>
    <w:rsid w:val="008D3D03"/>
    <w:rsid w:val="008D3E96"/>
    <w:rsid w:val="008D3EE1"/>
    <w:rsid w:val="008D4011"/>
    <w:rsid w:val="008D4044"/>
    <w:rsid w:val="008D4054"/>
    <w:rsid w:val="008D4079"/>
    <w:rsid w:val="008D424E"/>
    <w:rsid w:val="008D4427"/>
    <w:rsid w:val="008D452B"/>
    <w:rsid w:val="008D481F"/>
    <w:rsid w:val="008D4939"/>
    <w:rsid w:val="008D49EF"/>
    <w:rsid w:val="008D4A40"/>
    <w:rsid w:val="008D4E12"/>
    <w:rsid w:val="008D4FBA"/>
    <w:rsid w:val="008D4FE1"/>
    <w:rsid w:val="008D508D"/>
    <w:rsid w:val="008D51A7"/>
    <w:rsid w:val="008D5759"/>
    <w:rsid w:val="008D5862"/>
    <w:rsid w:val="008D5901"/>
    <w:rsid w:val="008D59D4"/>
    <w:rsid w:val="008D5B09"/>
    <w:rsid w:val="008D5BC0"/>
    <w:rsid w:val="008D5D7D"/>
    <w:rsid w:val="008D5E30"/>
    <w:rsid w:val="008D5E91"/>
    <w:rsid w:val="008D5F5F"/>
    <w:rsid w:val="008D6041"/>
    <w:rsid w:val="008D633C"/>
    <w:rsid w:val="008D6591"/>
    <w:rsid w:val="008D667C"/>
    <w:rsid w:val="008D6810"/>
    <w:rsid w:val="008D6CCF"/>
    <w:rsid w:val="008D6CE4"/>
    <w:rsid w:val="008D72E9"/>
    <w:rsid w:val="008D73F9"/>
    <w:rsid w:val="008D7410"/>
    <w:rsid w:val="008D743A"/>
    <w:rsid w:val="008D7452"/>
    <w:rsid w:val="008D75B4"/>
    <w:rsid w:val="008D76D1"/>
    <w:rsid w:val="008D7788"/>
    <w:rsid w:val="008D781C"/>
    <w:rsid w:val="008D7BC9"/>
    <w:rsid w:val="008D7DAE"/>
    <w:rsid w:val="008D7E29"/>
    <w:rsid w:val="008E00FA"/>
    <w:rsid w:val="008E01F8"/>
    <w:rsid w:val="008E02C8"/>
    <w:rsid w:val="008E05D1"/>
    <w:rsid w:val="008E05FD"/>
    <w:rsid w:val="008E064F"/>
    <w:rsid w:val="008E0861"/>
    <w:rsid w:val="008E0948"/>
    <w:rsid w:val="008E09F5"/>
    <w:rsid w:val="008E0A8B"/>
    <w:rsid w:val="008E0B07"/>
    <w:rsid w:val="008E0B5B"/>
    <w:rsid w:val="008E0D2B"/>
    <w:rsid w:val="008E0EFB"/>
    <w:rsid w:val="008E0F66"/>
    <w:rsid w:val="008E1027"/>
    <w:rsid w:val="008E12A1"/>
    <w:rsid w:val="008E1318"/>
    <w:rsid w:val="008E1604"/>
    <w:rsid w:val="008E16A4"/>
    <w:rsid w:val="008E16F8"/>
    <w:rsid w:val="008E18F8"/>
    <w:rsid w:val="008E194D"/>
    <w:rsid w:val="008E19EC"/>
    <w:rsid w:val="008E1C93"/>
    <w:rsid w:val="008E1CBF"/>
    <w:rsid w:val="008E207E"/>
    <w:rsid w:val="008E209D"/>
    <w:rsid w:val="008E237B"/>
    <w:rsid w:val="008E247A"/>
    <w:rsid w:val="008E24A9"/>
    <w:rsid w:val="008E2609"/>
    <w:rsid w:val="008E2848"/>
    <w:rsid w:val="008E28F1"/>
    <w:rsid w:val="008E2A1C"/>
    <w:rsid w:val="008E2A22"/>
    <w:rsid w:val="008E2D89"/>
    <w:rsid w:val="008E2E3F"/>
    <w:rsid w:val="008E2FB9"/>
    <w:rsid w:val="008E3012"/>
    <w:rsid w:val="008E314A"/>
    <w:rsid w:val="008E31AB"/>
    <w:rsid w:val="008E3275"/>
    <w:rsid w:val="008E3354"/>
    <w:rsid w:val="008E3412"/>
    <w:rsid w:val="008E3525"/>
    <w:rsid w:val="008E3694"/>
    <w:rsid w:val="008E374C"/>
    <w:rsid w:val="008E3773"/>
    <w:rsid w:val="008E3A0A"/>
    <w:rsid w:val="008E3AA7"/>
    <w:rsid w:val="008E3CA1"/>
    <w:rsid w:val="008E3D0F"/>
    <w:rsid w:val="008E3E74"/>
    <w:rsid w:val="008E3ECF"/>
    <w:rsid w:val="008E3FA0"/>
    <w:rsid w:val="008E4168"/>
    <w:rsid w:val="008E421E"/>
    <w:rsid w:val="008E424B"/>
    <w:rsid w:val="008E4256"/>
    <w:rsid w:val="008E431F"/>
    <w:rsid w:val="008E43D4"/>
    <w:rsid w:val="008E43FC"/>
    <w:rsid w:val="008E442F"/>
    <w:rsid w:val="008E453D"/>
    <w:rsid w:val="008E46AB"/>
    <w:rsid w:val="008E4809"/>
    <w:rsid w:val="008E4832"/>
    <w:rsid w:val="008E4A68"/>
    <w:rsid w:val="008E4B2D"/>
    <w:rsid w:val="008E4D77"/>
    <w:rsid w:val="008E4DF2"/>
    <w:rsid w:val="008E4E40"/>
    <w:rsid w:val="008E4F58"/>
    <w:rsid w:val="008E4F96"/>
    <w:rsid w:val="008E5117"/>
    <w:rsid w:val="008E521D"/>
    <w:rsid w:val="008E534B"/>
    <w:rsid w:val="008E5555"/>
    <w:rsid w:val="008E55A3"/>
    <w:rsid w:val="008E55A4"/>
    <w:rsid w:val="008E56E4"/>
    <w:rsid w:val="008E5723"/>
    <w:rsid w:val="008E5738"/>
    <w:rsid w:val="008E5754"/>
    <w:rsid w:val="008E57C3"/>
    <w:rsid w:val="008E589F"/>
    <w:rsid w:val="008E5938"/>
    <w:rsid w:val="008E5D20"/>
    <w:rsid w:val="008E5D74"/>
    <w:rsid w:val="008E5D75"/>
    <w:rsid w:val="008E5D88"/>
    <w:rsid w:val="008E5E80"/>
    <w:rsid w:val="008E5E96"/>
    <w:rsid w:val="008E5F27"/>
    <w:rsid w:val="008E5F51"/>
    <w:rsid w:val="008E6021"/>
    <w:rsid w:val="008E60C9"/>
    <w:rsid w:val="008E6104"/>
    <w:rsid w:val="008E6219"/>
    <w:rsid w:val="008E624A"/>
    <w:rsid w:val="008E6262"/>
    <w:rsid w:val="008E660E"/>
    <w:rsid w:val="008E686B"/>
    <w:rsid w:val="008E6B22"/>
    <w:rsid w:val="008E6DBF"/>
    <w:rsid w:val="008E6E48"/>
    <w:rsid w:val="008E6EA9"/>
    <w:rsid w:val="008E6F47"/>
    <w:rsid w:val="008E6FDF"/>
    <w:rsid w:val="008E7088"/>
    <w:rsid w:val="008E7328"/>
    <w:rsid w:val="008E7382"/>
    <w:rsid w:val="008E741D"/>
    <w:rsid w:val="008E742A"/>
    <w:rsid w:val="008E758E"/>
    <w:rsid w:val="008E76F0"/>
    <w:rsid w:val="008E772F"/>
    <w:rsid w:val="008E787C"/>
    <w:rsid w:val="008E78E9"/>
    <w:rsid w:val="008E7975"/>
    <w:rsid w:val="008E79A5"/>
    <w:rsid w:val="008E7EA8"/>
    <w:rsid w:val="008F0027"/>
    <w:rsid w:val="008F011A"/>
    <w:rsid w:val="008F0145"/>
    <w:rsid w:val="008F01EB"/>
    <w:rsid w:val="008F0227"/>
    <w:rsid w:val="008F02FF"/>
    <w:rsid w:val="008F03FC"/>
    <w:rsid w:val="008F071B"/>
    <w:rsid w:val="008F0A32"/>
    <w:rsid w:val="008F0AC4"/>
    <w:rsid w:val="008F0EB0"/>
    <w:rsid w:val="008F10BB"/>
    <w:rsid w:val="008F1270"/>
    <w:rsid w:val="008F12BC"/>
    <w:rsid w:val="008F12CD"/>
    <w:rsid w:val="008F149B"/>
    <w:rsid w:val="008F1513"/>
    <w:rsid w:val="008F1676"/>
    <w:rsid w:val="008F1929"/>
    <w:rsid w:val="008F1BF8"/>
    <w:rsid w:val="008F1D07"/>
    <w:rsid w:val="008F1D61"/>
    <w:rsid w:val="008F1E8B"/>
    <w:rsid w:val="008F1FAE"/>
    <w:rsid w:val="008F1FE7"/>
    <w:rsid w:val="008F204B"/>
    <w:rsid w:val="008F21C8"/>
    <w:rsid w:val="008F2263"/>
    <w:rsid w:val="008F235B"/>
    <w:rsid w:val="008F2375"/>
    <w:rsid w:val="008F24DF"/>
    <w:rsid w:val="008F2547"/>
    <w:rsid w:val="008F2664"/>
    <w:rsid w:val="008F299A"/>
    <w:rsid w:val="008F2A34"/>
    <w:rsid w:val="008F2A4B"/>
    <w:rsid w:val="008F2B8F"/>
    <w:rsid w:val="008F2C09"/>
    <w:rsid w:val="008F2C54"/>
    <w:rsid w:val="008F2DB5"/>
    <w:rsid w:val="008F2EE8"/>
    <w:rsid w:val="008F309C"/>
    <w:rsid w:val="008F3159"/>
    <w:rsid w:val="008F31E9"/>
    <w:rsid w:val="008F3284"/>
    <w:rsid w:val="008F3384"/>
    <w:rsid w:val="008F356B"/>
    <w:rsid w:val="008F35C4"/>
    <w:rsid w:val="008F35F7"/>
    <w:rsid w:val="008F3666"/>
    <w:rsid w:val="008F3869"/>
    <w:rsid w:val="008F395B"/>
    <w:rsid w:val="008F3A81"/>
    <w:rsid w:val="008F3BE4"/>
    <w:rsid w:val="008F3C22"/>
    <w:rsid w:val="008F3C48"/>
    <w:rsid w:val="008F3FA6"/>
    <w:rsid w:val="008F4058"/>
    <w:rsid w:val="008F41D1"/>
    <w:rsid w:val="008F4325"/>
    <w:rsid w:val="008F435B"/>
    <w:rsid w:val="008F43EE"/>
    <w:rsid w:val="008F4459"/>
    <w:rsid w:val="008F44C1"/>
    <w:rsid w:val="008F4563"/>
    <w:rsid w:val="008F46BC"/>
    <w:rsid w:val="008F48E6"/>
    <w:rsid w:val="008F495B"/>
    <w:rsid w:val="008F4A21"/>
    <w:rsid w:val="008F4A70"/>
    <w:rsid w:val="008F4B26"/>
    <w:rsid w:val="008F4B8C"/>
    <w:rsid w:val="008F4C2A"/>
    <w:rsid w:val="008F4C93"/>
    <w:rsid w:val="008F4FD3"/>
    <w:rsid w:val="008F51A8"/>
    <w:rsid w:val="008F5202"/>
    <w:rsid w:val="008F5278"/>
    <w:rsid w:val="008F5297"/>
    <w:rsid w:val="008F541A"/>
    <w:rsid w:val="008F55CF"/>
    <w:rsid w:val="008F5665"/>
    <w:rsid w:val="008F5916"/>
    <w:rsid w:val="008F5A9A"/>
    <w:rsid w:val="008F5AFB"/>
    <w:rsid w:val="008F5BB7"/>
    <w:rsid w:val="008F6497"/>
    <w:rsid w:val="008F6501"/>
    <w:rsid w:val="008F67B1"/>
    <w:rsid w:val="008F68DE"/>
    <w:rsid w:val="008F6978"/>
    <w:rsid w:val="008F69AD"/>
    <w:rsid w:val="008F69EA"/>
    <w:rsid w:val="008F69F5"/>
    <w:rsid w:val="008F6B5D"/>
    <w:rsid w:val="008F6C25"/>
    <w:rsid w:val="008F6D67"/>
    <w:rsid w:val="008F700F"/>
    <w:rsid w:val="008F7073"/>
    <w:rsid w:val="008F71C9"/>
    <w:rsid w:val="008F7211"/>
    <w:rsid w:val="008F72A9"/>
    <w:rsid w:val="008F7462"/>
    <w:rsid w:val="008F7478"/>
    <w:rsid w:val="008F7650"/>
    <w:rsid w:val="008F7809"/>
    <w:rsid w:val="008F7874"/>
    <w:rsid w:val="008F78A1"/>
    <w:rsid w:val="008F7989"/>
    <w:rsid w:val="008F7B34"/>
    <w:rsid w:val="008F7B6C"/>
    <w:rsid w:val="008F7E6F"/>
    <w:rsid w:val="008F7E88"/>
    <w:rsid w:val="008F7EEF"/>
    <w:rsid w:val="008F7F82"/>
    <w:rsid w:val="00900249"/>
    <w:rsid w:val="0090037A"/>
    <w:rsid w:val="009003C9"/>
    <w:rsid w:val="009003E6"/>
    <w:rsid w:val="00900403"/>
    <w:rsid w:val="009004A3"/>
    <w:rsid w:val="0090059F"/>
    <w:rsid w:val="009006E4"/>
    <w:rsid w:val="009007B1"/>
    <w:rsid w:val="009007E4"/>
    <w:rsid w:val="009008A5"/>
    <w:rsid w:val="00900B7D"/>
    <w:rsid w:val="00900C03"/>
    <w:rsid w:val="00900C1F"/>
    <w:rsid w:val="00900E67"/>
    <w:rsid w:val="0090109F"/>
    <w:rsid w:val="0090111F"/>
    <w:rsid w:val="009011A5"/>
    <w:rsid w:val="009011B5"/>
    <w:rsid w:val="009011CC"/>
    <w:rsid w:val="0090126A"/>
    <w:rsid w:val="009013C8"/>
    <w:rsid w:val="0090167D"/>
    <w:rsid w:val="00901770"/>
    <w:rsid w:val="009018D4"/>
    <w:rsid w:val="009018F7"/>
    <w:rsid w:val="00901962"/>
    <w:rsid w:val="009019BC"/>
    <w:rsid w:val="00901B41"/>
    <w:rsid w:val="00901B80"/>
    <w:rsid w:val="00901DB9"/>
    <w:rsid w:val="00901E19"/>
    <w:rsid w:val="00901F42"/>
    <w:rsid w:val="0090227D"/>
    <w:rsid w:val="009023CF"/>
    <w:rsid w:val="009023DD"/>
    <w:rsid w:val="00902474"/>
    <w:rsid w:val="0090266B"/>
    <w:rsid w:val="009026D6"/>
    <w:rsid w:val="0090275E"/>
    <w:rsid w:val="00902949"/>
    <w:rsid w:val="00902983"/>
    <w:rsid w:val="00902B1A"/>
    <w:rsid w:val="00902BFA"/>
    <w:rsid w:val="00902C50"/>
    <w:rsid w:val="00902D0A"/>
    <w:rsid w:val="00902D16"/>
    <w:rsid w:val="00902D80"/>
    <w:rsid w:val="00902E26"/>
    <w:rsid w:val="00902E78"/>
    <w:rsid w:val="00902E7C"/>
    <w:rsid w:val="00902E90"/>
    <w:rsid w:val="00902F55"/>
    <w:rsid w:val="00902FE0"/>
    <w:rsid w:val="0090313E"/>
    <w:rsid w:val="0090317B"/>
    <w:rsid w:val="00903327"/>
    <w:rsid w:val="009033A1"/>
    <w:rsid w:val="0090359A"/>
    <w:rsid w:val="009035BA"/>
    <w:rsid w:val="00903788"/>
    <w:rsid w:val="009037BC"/>
    <w:rsid w:val="009037D0"/>
    <w:rsid w:val="009037DF"/>
    <w:rsid w:val="009038D6"/>
    <w:rsid w:val="0090395E"/>
    <w:rsid w:val="00903995"/>
    <w:rsid w:val="00903A18"/>
    <w:rsid w:val="00903A31"/>
    <w:rsid w:val="00903AFA"/>
    <w:rsid w:val="00903B10"/>
    <w:rsid w:val="00903B21"/>
    <w:rsid w:val="00903BB7"/>
    <w:rsid w:val="00903CF1"/>
    <w:rsid w:val="00903DA3"/>
    <w:rsid w:val="00903E06"/>
    <w:rsid w:val="00903EF2"/>
    <w:rsid w:val="00903FC0"/>
    <w:rsid w:val="0090408A"/>
    <w:rsid w:val="009040AF"/>
    <w:rsid w:val="009040DD"/>
    <w:rsid w:val="009041A7"/>
    <w:rsid w:val="0090426A"/>
    <w:rsid w:val="00904298"/>
    <w:rsid w:val="009042D4"/>
    <w:rsid w:val="00904358"/>
    <w:rsid w:val="00904556"/>
    <w:rsid w:val="00904568"/>
    <w:rsid w:val="00904A48"/>
    <w:rsid w:val="00904CF6"/>
    <w:rsid w:val="00904E33"/>
    <w:rsid w:val="00904E90"/>
    <w:rsid w:val="00904F41"/>
    <w:rsid w:val="00904FB3"/>
    <w:rsid w:val="009050FD"/>
    <w:rsid w:val="009053AB"/>
    <w:rsid w:val="009056DF"/>
    <w:rsid w:val="0090596D"/>
    <w:rsid w:val="00905978"/>
    <w:rsid w:val="009059C8"/>
    <w:rsid w:val="009059E7"/>
    <w:rsid w:val="00905CC9"/>
    <w:rsid w:val="00905D9A"/>
    <w:rsid w:val="00905DA5"/>
    <w:rsid w:val="00905EB1"/>
    <w:rsid w:val="00905F91"/>
    <w:rsid w:val="009060E6"/>
    <w:rsid w:val="009063F1"/>
    <w:rsid w:val="009063F2"/>
    <w:rsid w:val="009064F1"/>
    <w:rsid w:val="00906514"/>
    <w:rsid w:val="009065EB"/>
    <w:rsid w:val="0090662E"/>
    <w:rsid w:val="00906687"/>
    <w:rsid w:val="0090686C"/>
    <w:rsid w:val="00906929"/>
    <w:rsid w:val="00906B2A"/>
    <w:rsid w:val="00906BBB"/>
    <w:rsid w:val="00906D6F"/>
    <w:rsid w:val="0090705C"/>
    <w:rsid w:val="0090706C"/>
    <w:rsid w:val="009070CB"/>
    <w:rsid w:val="00907222"/>
    <w:rsid w:val="00907361"/>
    <w:rsid w:val="0090740A"/>
    <w:rsid w:val="00907563"/>
    <w:rsid w:val="009075BD"/>
    <w:rsid w:val="00907774"/>
    <w:rsid w:val="009077DF"/>
    <w:rsid w:val="009078E7"/>
    <w:rsid w:val="00907982"/>
    <w:rsid w:val="009079F4"/>
    <w:rsid w:val="00907AA7"/>
    <w:rsid w:val="00907B0F"/>
    <w:rsid w:val="00907CC1"/>
    <w:rsid w:val="00907ED7"/>
    <w:rsid w:val="0091003A"/>
    <w:rsid w:val="009103ED"/>
    <w:rsid w:val="00910565"/>
    <w:rsid w:val="009107DE"/>
    <w:rsid w:val="00910964"/>
    <w:rsid w:val="00910F31"/>
    <w:rsid w:val="00911264"/>
    <w:rsid w:val="009112EF"/>
    <w:rsid w:val="00911419"/>
    <w:rsid w:val="00911625"/>
    <w:rsid w:val="009116ED"/>
    <w:rsid w:val="00911806"/>
    <w:rsid w:val="00911859"/>
    <w:rsid w:val="00911905"/>
    <w:rsid w:val="00911946"/>
    <w:rsid w:val="009119B2"/>
    <w:rsid w:val="00911B87"/>
    <w:rsid w:val="00911BC9"/>
    <w:rsid w:val="00911D29"/>
    <w:rsid w:val="00911D4F"/>
    <w:rsid w:val="00911E4C"/>
    <w:rsid w:val="00911EF5"/>
    <w:rsid w:val="00912129"/>
    <w:rsid w:val="0091219F"/>
    <w:rsid w:val="0091223D"/>
    <w:rsid w:val="0091225D"/>
    <w:rsid w:val="009122CC"/>
    <w:rsid w:val="009125E3"/>
    <w:rsid w:val="0091271C"/>
    <w:rsid w:val="009127B3"/>
    <w:rsid w:val="00912AF2"/>
    <w:rsid w:val="00912B67"/>
    <w:rsid w:val="00912BA0"/>
    <w:rsid w:val="00912BEF"/>
    <w:rsid w:val="00912CC1"/>
    <w:rsid w:val="00912D2F"/>
    <w:rsid w:val="00912DEB"/>
    <w:rsid w:val="00912FBD"/>
    <w:rsid w:val="00912FF0"/>
    <w:rsid w:val="00913450"/>
    <w:rsid w:val="009135CE"/>
    <w:rsid w:val="0091360D"/>
    <w:rsid w:val="009137BE"/>
    <w:rsid w:val="009138CD"/>
    <w:rsid w:val="00913A09"/>
    <w:rsid w:val="00913B7D"/>
    <w:rsid w:val="00913D23"/>
    <w:rsid w:val="00913FA4"/>
    <w:rsid w:val="009143A5"/>
    <w:rsid w:val="0091460B"/>
    <w:rsid w:val="0091481C"/>
    <w:rsid w:val="00914BB9"/>
    <w:rsid w:val="00914C57"/>
    <w:rsid w:val="00914CC0"/>
    <w:rsid w:val="00914E9A"/>
    <w:rsid w:val="00915174"/>
    <w:rsid w:val="009154ED"/>
    <w:rsid w:val="0091556D"/>
    <w:rsid w:val="009155D4"/>
    <w:rsid w:val="009156A7"/>
    <w:rsid w:val="009157FE"/>
    <w:rsid w:val="0091581C"/>
    <w:rsid w:val="00915862"/>
    <w:rsid w:val="00915A49"/>
    <w:rsid w:val="00915A90"/>
    <w:rsid w:val="00915D1D"/>
    <w:rsid w:val="00915DF9"/>
    <w:rsid w:val="00915F3E"/>
    <w:rsid w:val="00915F3F"/>
    <w:rsid w:val="00915F4D"/>
    <w:rsid w:val="00916197"/>
    <w:rsid w:val="009161BF"/>
    <w:rsid w:val="009164CF"/>
    <w:rsid w:val="009165A2"/>
    <w:rsid w:val="009168CA"/>
    <w:rsid w:val="00916A00"/>
    <w:rsid w:val="00916A1E"/>
    <w:rsid w:val="00916A9B"/>
    <w:rsid w:val="00916AA0"/>
    <w:rsid w:val="00916AEB"/>
    <w:rsid w:val="00916B92"/>
    <w:rsid w:val="00916BB1"/>
    <w:rsid w:val="00916BED"/>
    <w:rsid w:val="00916C58"/>
    <w:rsid w:val="00916E9E"/>
    <w:rsid w:val="00916F7D"/>
    <w:rsid w:val="00917084"/>
    <w:rsid w:val="009170B2"/>
    <w:rsid w:val="009170E2"/>
    <w:rsid w:val="009172B3"/>
    <w:rsid w:val="00917377"/>
    <w:rsid w:val="00917440"/>
    <w:rsid w:val="009179EB"/>
    <w:rsid w:val="00917C67"/>
    <w:rsid w:val="00917EBE"/>
    <w:rsid w:val="00917EF5"/>
    <w:rsid w:val="00917F2F"/>
    <w:rsid w:val="00920048"/>
    <w:rsid w:val="00920140"/>
    <w:rsid w:val="0092028B"/>
    <w:rsid w:val="009202B0"/>
    <w:rsid w:val="009202BB"/>
    <w:rsid w:val="009202D9"/>
    <w:rsid w:val="00920401"/>
    <w:rsid w:val="009204A8"/>
    <w:rsid w:val="0092058C"/>
    <w:rsid w:val="00920667"/>
    <w:rsid w:val="0092076C"/>
    <w:rsid w:val="00920A82"/>
    <w:rsid w:val="00920A95"/>
    <w:rsid w:val="00920B76"/>
    <w:rsid w:val="00920C5A"/>
    <w:rsid w:val="00920D0A"/>
    <w:rsid w:val="00920D74"/>
    <w:rsid w:val="00920E93"/>
    <w:rsid w:val="0092109C"/>
    <w:rsid w:val="009210D0"/>
    <w:rsid w:val="0092115C"/>
    <w:rsid w:val="0092123A"/>
    <w:rsid w:val="009212D2"/>
    <w:rsid w:val="00921383"/>
    <w:rsid w:val="00921478"/>
    <w:rsid w:val="00921522"/>
    <w:rsid w:val="00921526"/>
    <w:rsid w:val="00921574"/>
    <w:rsid w:val="009216AC"/>
    <w:rsid w:val="009218CE"/>
    <w:rsid w:val="00921C67"/>
    <w:rsid w:val="00921C69"/>
    <w:rsid w:val="00921C6C"/>
    <w:rsid w:val="00921D24"/>
    <w:rsid w:val="00921D40"/>
    <w:rsid w:val="00921D50"/>
    <w:rsid w:val="00921D7C"/>
    <w:rsid w:val="00921D88"/>
    <w:rsid w:val="00921E9A"/>
    <w:rsid w:val="009222FF"/>
    <w:rsid w:val="009224CB"/>
    <w:rsid w:val="00922796"/>
    <w:rsid w:val="009227F9"/>
    <w:rsid w:val="00922973"/>
    <w:rsid w:val="00922C43"/>
    <w:rsid w:val="00922E43"/>
    <w:rsid w:val="00922F2A"/>
    <w:rsid w:val="00923138"/>
    <w:rsid w:val="009231FA"/>
    <w:rsid w:val="0092355D"/>
    <w:rsid w:val="00923775"/>
    <w:rsid w:val="00923793"/>
    <w:rsid w:val="009238B8"/>
    <w:rsid w:val="0092390E"/>
    <w:rsid w:val="00923C9E"/>
    <w:rsid w:val="00923CDE"/>
    <w:rsid w:val="00923E63"/>
    <w:rsid w:val="00923F7B"/>
    <w:rsid w:val="009240F9"/>
    <w:rsid w:val="00924123"/>
    <w:rsid w:val="009242BF"/>
    <w:rsid w:val="0092439D"/>
    <w:rsid w:val="00924653"/>
    <w:rsid w:val="00924715"/>
    <w:rsid w:val="00924AA5"/>
    <w:rsid w:val="00924B71"/>
    <w:rsid w:val="00924B78"/>
    <w:rsid w:val="00924FB5"/>
    <w:rsid w:val="00925019"/>
    <w:rsid w:val="00925053"/>
    <w:rsid w:val="009250F1"/>
    <w:rsid w:val="009254DF"/>
    <w:rsid w:val="00925890"/>
    <w:rsid w:val="009258BA"/>
    <w:rsid w:val="009259AD"/>
    <w:rsid w:val="00925BA5"/>
    <w:rsid w:val="00925C14"/>
    <w:rsid w:val="00925CA7"/>
    <w:rsid w:val="00925E05"/>
    <w:rsid w:val="00925EDD"/>
    <w:rsid w:val="00925FF3"/>
    <w:rsid w:val="0092617D"/>
    <w:rsid w:val="009264EF"/>
    <w:rsid w:val="009264FD"/>
    <w:rsid w:val="009265B8"/>
    <w:rsid w:val="00926764"/>
    <w:rsid w:val="009267E9"/>
    <w:rsid w:val="00926A67"/>
    <w:rsid w:val="00926C38"/>
    <w:rsid w:val="00926FB1"/>
    <w:rsid w:val="00926FE7"/>
    <w:rsid w:val="00927013"/>
    <w:rsid w:val="009272D7"/>
    <w:rsid w:val="0092736B"/>
    <w:rsid w:val="009273A7"/>
    <w:rsid w:val="00927473"/>
    <w:rsid w:val="0092747F"/>
    <w:rsid w:val="009274A6"/>
    <w:rsid w:val="009274C8"/>
    <w:rsid w:val="00927624"/>
    <w:rsid w:val="00927869"/>
    <w:rsid w:val="0092786B"/>
    <w:rsid w:val="009278B5"/>
    <w:rsid w:val="00927992"/>
    <w:rsid w:val="00927A08"/>
    <w:rsid w:val="00927A9D"/>
    <w:rsid w:val="00927AD3"/>
    <w:rsid w:val="00927BDB"/>
    <w:rsid w:val="00927D1D"/>
    <w:rsid w:val="00927E30"/>
    <w:rsid w:val="00927F12"/>
    <w:rsid w:val="009302A3"/>
    <w:rsid w:val="00930385"/>
    <w:rsid w:val="009303DD"/>
    <w:rsid w:val="009304DF"/>
    <w:rsid w:val="00930589"/>
    <w:rsid w:val="009307E1"/>
    <w:rsid w:val="0093082E"/>
    <w:rsid w:val="009308B7"/>
    <w:rsid w:val="00930948"/>
    <w:rsid w:val="009309A2"/>
    <w:rsid w:val="00930B4F"/>
    <w:rsid w:val="00930B85"/>
    <w:rsid w:val="00930BEB"/>
    <w:rsid w:val="00930CC6"/>
    <w:rsid w:val="00930CE1"/>
    <w:rsid w:val="00930DD6"/>
    <w:rsid w:val="00930DF7"/>
    <w:rsid w:val="00930E05"/>
    <w:rsid w:val="00930E14"/>
    <w:rsid w:val="00930F8C"/>
    <w:rsid w:val="009310DC"/>
    <w:rsid w:val="009310EE"/>
    <w:rsid w:val="00931248"/>
    <w:rsid w:val="0093125A"/>
    <w:rsid w:val="00931340"/>
    <w:rsid w:val="0093140C"/>
    <w:rsid w:val="00931489"/>
    <w:rsid w:val="00931581"/>
    <w:rsid w:val="0093159F"/>
    <w:rsid w:val="009316A4"/>
    <w:rsid w:val="00931B26"/>
    <w:rsid w:val="00931DD2"/>
    <w:rsid w:val="00931F12"/>
    <w:rsid w:val="00932048"/>
    <w:rsid w:val="009320D3"/>
    <w:rsid w:val="00932343"/>
    <w:rsid w:val="0093249C"/>
    <w:rsid w:val="009326FB"/>
    <w:rsid w:val="009328B3"/>
    <w:rsid w:val="009329E2"/>
    <w:rsid w:val="00932A9F"/>
    <w:rsid w:val="00932B61"/>
    <w:rsid w:val="00932B6A"/>
    <w:rsid w:val="00932EBA"/>
    <w:rsid w:val="00932EE5"/>
    <w:rsid w:val="00932FD3"/>
    <w:rsid w:val="009333BA"/>
    <w:rsid w:val="00933498"/>
    <w:rsid w:val="00933582"/>
    <w:rsid w:val="00933657"/>
    <w:rsid w:val="00933777"/>
    <w:rsid w:val="0093395D"/>
    <w:rsid w:val="00933A79"/>
    <w:rsid w:val="00933BE6"/>
    <w:rsid w:val="00933C33"/>
    <w:rsid w:val="00933D07"/>
    <w:rsid w:val="00933DE3"/>
    <w:rsid w:val="00933E5A"/>
    <w:rsid w:val="00933E9D"/>
    <w:rsid w:val="009340CE"/>
    <w:rsid w:val="00934137"/>
    <w:rsid w:val="0093414A"/>
    <w:rsid w:val="0093423E"/>
    <w:rsid w:val="009342D4"/>
    <w:rsid w:val="009345DD"/>
    <w:rsid w:val="00934773"/>
    <w:rsid w:val="009349F9"/>
    <w:rsid w:val="00934A9A"/>
    <w:rsid w:val="00934E38"/>
    <w:rsid w:val="00934EA4"/>
    <w:rsid w:val="00935062"/>
    <w:rsid w:val="009350D4"/>
    <w:rsid w:val="009352F4"/>
    <w:rsid w:val="00935460"/>
    <w:rsid w:val="00935466"/>
    <w:rsid w:val="00935536"/>
    <w:rsid w:val="00935546"/>
    <w:rsid w:val="0093562C"/>
    <w:rsid w:val="0093574C"/>
    <w:rsid w:val="00935852"/>
    <w:rsid w:val="00935B02"/>
    <w:rsid w:val="00935BCA"/>
    <w:rsid w:val="00935D55"/>
    <w:rsid w:val="00935ED6"/>
    <w:rsid w:val="009360C7"/>
    <w:rsid w:val="00936273"/>
    <w:rsid w:val="009363DD"/>
    <w:rsid w:val="009364DF"/>
    <w:rsid w:val="00936535"/>
    <w:rsid w:val="00936552"/>
    <w:rsid w:val="009365A0"/>
    <w:rsid w:val="009365A2"/>
    <w:rsid w:val="0093661B"/>
    <w:rsid w:val="00936771"/>
    <w:rsid w:val="009367F7"/>
    <w:rsid w:val="00936919"/>
    <w:rsid w:val="009369B8"/>
    <w:rsid w:val="00936CD2"/>
    <w:rsid w:val="00936D4F"/>
    <w:rsid w:val="00936D92"/>
    <w:rsid w:val="00936EFD"/>
    <w:rsid w:val="00936F6E"/>
    <w:rsid w:val="00936F9F"/>
    <w:rsid w:val="0093706F"/>
    <w:rsid w:val="0093738F"/>
    <w:rsid w:val="009375BF"/>
    <w:rsid w:val="009377E6"/>
    <w:rsid w:val="00937908"/>
    <w:rsid w:val="0093790F"/>
    <w:rsid w:val="00937ABC"/>
    <w:rsid w:val="00937C39"/>
    <w:rsid w:val="00937D73"/>
    <w:rsid w:val="00937EA9"/>
    <w:rsid w:val="00940049"/>
    <w:rsid w:val="0094016B"/>
    <w:rsid w:val="0094020C"/>
    <w:rsid w:val="0094046C"/>
    <w:rsid w:val="00940515"/>
    <w:rsid w:val="0094068F"/>
    <w:rsid w:val="009407A8"/>
    <w:rsid w:val="009408C8"/>
    <w:rsid w:val="00940AE0"/>
    <w:rsid w:val="00940B9D"/>
    <w:rsid w:val="00940BE0"/>
    <w:rsid w:val="00940DB4"/>
    <w:rsid w:val="00940E18"/>
    <w:rsid w:val="00940EF0"/>
    <w:rsid w:val="009414B7"/>
    <w:rsid w:val="00941598"/>
    <w:rsid w:val="009416C9"/>
    <w:rsid w:val="00941720"/>
    <w:rsid w:val="0094192B"/>
    <w:rsid w:val="009419DD"/>
    <w:rsid w:val="009419EA"/>
    <w:rsid w:val="00941D44"/>
    <w:rsid w:val="00941D8C"/>
    <w:rsid w:val="00941ECD"/>
    <w:rsid w:val="009420A0"/>
    <w:rsid w:val="009420D3"/>
    <w:rsid w:val="00942329"/>
    <w:rsid w:val="00942453"/>
    <w:rsid w:val="00942504"/>
    <w:rsid w:val="0094279B"/>
    <w:rsid w:val="009427BA"/>
    <w:rsid w:val="0094285A"/>
    <w:rsid w:val="009428D4"/>
    <w:rsid w:val="009428F5"/>
    <w:rsid w:val="0094292E"/>
    <w:rsid w:val="0094295A"/>
    <w:rsid w:val="00942BF1"/>
    <w:rsid w:val="00942CDB"/>
    <w:rsid w:val="00942D26"/>
    <w:rsid w:val="00942E86"/>
    <w:rsid w:val="00942F4A"/>
    <w:rsid w:val="0094301D"/>
    <w:rsid w:val="00943111"/>
    <w:rsid w:val="0094330D"/>
    <w:rsid w:val="009433D5"/>
    <w:rsid w:val="0094343C"/>
    <w:rsid w:val="00943663"/>
    <w:rsid w:val="009437BE"/>
    <w:rsid w:val="00943A0A"/>
    <w:rsid w:val="00943A5C"/>
    <w:rsid w:val="00943A7E"/>
    <w:rsid w:val="00943C10"/>
    <w:rsid w:val="00943C1A"/>
    <w:rsid w:val="00943D1C"/>
    <w:rsid w:val="00943E29"/>
    <w:rsid w:val="00943E97"/>
    <w:rsid w:val="00943EDA"/>
    <w:rsid w:val="00943F84"/>
    <w:rsid w:val="009441F1"/>
    <w:rsid w:val="0094426F"/>
    <w:rsid w:val="009442A6"/>
    <w:rsid w:val="00944451"/>
    <w:rsid w:val="009444A8"/>
    <w:rsid w:val="00944945"/>
    <w:rsid w:val="0094499F"/>
    <w:rsid w:val="00944B98"/>
    <w:rsid w:val="00944BD7"/>
    <w:rsid w:val="00944C9C"/>
    <w:rsid w:val="00944CB4"/>
    <w:rsid w:val="00944CC1"/>
    <w:rsid w:val="00944EDA"/>
    <w:rsid w:val="009453F0"/>
    <w:rsid w:val="00945443"/>
    <w:rsid w:val="009454F1"/>
    <w:rsid w:val="009456F8"/>
    <w:rsid w:val="00945762"/>
    <w:rsid w:val="00945791"/>
    <w:rsid w:val="00945A01"/>
    <w:rsid w:val="00945BC9"/>
    <w:rsid w:val="00945C18"/>
    <w:rsid w:val="00945ED3"/>
    <w:rsid w:val="00945F8B"/>
    <w:rsid w:val="009460A6"/>
    <w:rsid w:val="0094612E"/>
    <w:rsid w:val="009461C7"/>
    <w:rsid w:val="009463D9"/>
    <w:rsid w:val="0094645B"/>
    <w:rsid w:val="00946488"/>
    <w:rsid w:val="00946595"/>
    <w:rsid w:val="00946834"/>
    <w:rsid w:val="009468C6"/>
    <w:rsid w:val="009468D0"/>
    <w:rsid w:val="009468F4"/>
    <w:rsid w:val="009469C7"/>
    <w:rsid w:val="00946A97"/>
    <w:rsid w:val="00946AC5"/>
    <w:rsid w:val="00946AD0"/>
    <w:rsid w:val="00946BBE"/>
    <w:rsid w:val="00946BDD"/>
    <w:rsid w:val="00946C27"/>
    <w:rsid w:val="00946D1F"/>
    <w:rsid w:val="00946E1B"/>
    <w:rsid w:val="00946EAB"/>
    <w:rsid w:val="00946FC2"/>
    <w:rsid w:val="00947033"/>
    <w:rsid w:val="009470D0"/>
    <w:rsid w:val="009472DC"/>
    <w:rsid w:val="00947308"/>
    <w:rsid w:val="00947391"/>
    <w:rsid w:val="009473C2"/>
    <w:rsid w:val="00947565"/>
    <w:rsid w:val="009475BE"/>
    <w:rsid w:val="009475D4"/>
    <w:rsid w:val="009476C8"/>
    <w:rsid w:val="009477C3"/>
    <w:rsid w:val="00947802"/>
    <w:rsid w:val="0094781F"/>
    <w:rsid w:val="00947872"/>
    <w:rsid w:val="00947934"/>
    <w:rsid w:val="00947939"/>
    <w:rsid w:val="009479FB"/>
    <w:rsid w:val="00947A3C"/>
    <w:rsid w:val="00947AA3"/>
    <w:rsid w:val="00947C03"/>
    <w:rsid w:val="00947C34"/>
    <w:rsid w:val="00947D97"/>
    <w:rsid w:val="00950014"/>
    <w:rsid w:val="00950059"/>
    <w:rsid w:val="009501B0"/>
    <w:rsid w:val="0095033D"/>
    <w:rsid w:val="00950446"/>
    <w:rsid w:val="0095044F"/>
    <w:rsid w:val="0095083C"/>
    <w:rsid w:val="00950859"/>
    <w:rsid w:val="00950918"/>
    <w:rsid w:val="00950929"/>
    <w:rsid w:val="009509B0"/>
    <w:rsid w:val="00950EB7"/>
    <w:rsid w:val="009514CC"/>
    <w:rsid w:val="009514E5"/>
    <w:rsid w:val="00951B16"/>
    <w:rsid w:val="00951BAE"/>
    <w:rsid w:val="00951BE9"/>
    <w:rsid w:val="00951BEC"/>
    <w:rsid w:val="00951DA4"/>
    <w:rsid w:val="00951F49"/>
    <w:rsid w:val="00951F87"/>
    <w:rsid w:val="00951F94"/>
    <w:rsid w:val="00952033"/>
    <w:rsid w:val="00952047"/>
    <w:rsid w:val="009520CC"/>
    <w:rsid w:val="00952285"/>
    <w:rsid w:val="00952315"/>
    <w:rsid w:val="009524A9"/>
    <w:rsid w:val="009526A2"/>
    <w:rsid w:val="00952963"/>
    <w:rsid w:val="00952B88"/>
    <w:rsid w:val="00952B91"/>
    <w:rsid w:val="00952BA2"/>
    <w:rsid w:val="00952BF8"/>
    <w:rsid w:val="00952D29"/>
    <w:rsid w:val="00952F8E"/>
    <w:rsid w:val="009532BE"/>
    <w:rsid w:val="00953398"/>
    <w:rsid w:val="0095340B"/>
    <w:rsid w:val="0095340E"/>
    <w:rsid w:val="0095356C"/>
    <w:rsid w:val="009537ED"/>
    <w:rsid w:val="00953B0A"/>
    <w:rsid w:val="00953C0B"/>
    <w:rsid w:val="00953C12"/>
    <w:rsid w:val="00953C54"/>
    <w:rsid w:val="00953D4C"/>
    <w:rsid w:val="00953F32"/>
    <w:rsid w:val="00953F96"/>
    <w:rsid w:val="009540D4"/>
    <w:rsid w:val="009540E7"/>
    <w:rsid w:val="0095415A"/>
    <w:rsid w:val="00954395"/>
    <w:rsid w:val="009543E4"/>
    <w:rsid w:val="00954415"/>
    <w:rsid w:val="0095452A"/>
    <w:rsid w:val="009549F0"/>
    <w:rsid w:val="00954B2E"/>
    <w:rsid w:val="00954BB4"/>
    <w:rsid w:val="0095503B"/>
    <w:rsid w:val="0095514A"/>
    <w:rsid w:val="00955200"/>
    <w:rsid w:val="00955339"/>
    <w:rsid w:val="00955676"/>
    <w:rsid w:val="00955702"/>
    <w:rsid w:val="009558D8"/>
    <w:rsid w:val="00955F1A"/>
    <w:rsid w:val="00955F5C"/>
    <w:rsid w:val="00955FD0"/>
    <w:rsid w:val="00956037"/>
    <w:rsid w:val="009560AC"/>
    <w:rsid w:val="0095611E"/>
    <w:rsid w:val="0095615C"/>
    <w:rsid w:val="0095619C"/>
    <w:rsid w:val="009561E9"/>
    <w:rsid w:val="00956756"/>
    <w:rsid w:val="0095675B"/>
    <w:rsid w:val="00956857"/>
    <w:rsid w:val="0095692C"/>
    <w:rsid w:val="00956A3E"/>
    <w:rsid w:val="00956A93"/>
    <w:rsid w:val="00956AD2"/>
    <w:rsid w:val="00956C6E"/>
    <w:rsid w:val="00956E56"/>
    <w:rsid w:val="00956F28"/>
    <w:rsid w:val="00956F2A"/>
    <w:rsid w:val="00956F73"/>
    <w:rsid w:val="00957238"/>
    <w:rsid w:val="0095745A"/>
    <w:rsid w:val="00957574"/>
    <w:rsid w:val="009575BF"/>
    <w:rsid w:val="0095767A"/>
    <w:rsid w:val="00957864"/>
    <w:rsid w:val="009578C3"/>
    <w:rsid w:val="009578DA"/>
    <w:rsid w:val="00957A83"/>
    <w:rsid w:val="00957B8D"/>
    <w:rsid w:val="00957C6E"/>
    <w:rsid w:val="00957D63"/>
    <w:rsid w:val="00957D89"/>
    <w:rsid w:val="00957F53"/>
    <w:rsid w:val="00957FE3"/>
    <w:rsid w:val="00960113"/>
    <w:rsid w:val="009601F3"/>
    <w:rsid w:val="0096067A"/>
    <w:rsid w:val="00960736"/>
    <w:rsid w:val="009608D5"/>
    <w:rsid w:val="009609D0"/>
    <w:rsid w:val="00960AFE"/>
    <w:rsid w:val="00960B50"/>
    <w:rsid w:val="00960B86"/>
    <w:rsid w:val="00960F10"/>
    <w:rsid w:val="00960FA4"/>
    <w:rsid w:val="009614E0"/>
    <w:rsid w:val="00961636"/>
    <w:rsid w:val="0096181E"/>
    <w:rsid w:val="00961A09"/>
    <w:rsid w:val="00961C40"/>
    <w:rsid w:val="00961D30"/>
    <w:rsid w:val="00961FA6"/>
    <w:rsid w:val="0096225A"/>
    <w:rsid w:val="0096227E"/>
    <w:rsid w:val="009623F1"/>
    <w:rsid w:val="009624FD"/>
    <w:rsid w:val="009625AF"/>
    <w:rsid w:val="00962622"/>
    <w:rsid w:val="009628EE"/>
    <w:rsid w:val="009628F7"/>
    <w:rsid w:val="0096295A"/>
    <w:rsid w:val="00962ABD"/>
    <w:rsid w:val="00962AFC"/>
    <w:rsid w:val="00962B2C"/>
    <w:rsid w:val="00962CB7"/>
    <w:rsid w:val="00962CE0"/>
    <w:rsid w:val="00962D2C"/>
    <w:rsid w:val="00962E94"/>
    <w:rsid w:val="00962F8A"/>
    <w:rsid w:val="00962F99"/>
    <w:rsid w:val="00963017"/>
    <w:rsid w:val="009630EF"/>
    <w:rsid w:val="009630FB"/>
    <w:rsid w:val="00963389"/>
    <w:rsid w:val="00963395"/>
    <w:rsid w:val="009634C3"/>
    <w:rsid w:val="00963951"/>
    <w:rsid w:val="0096398D"/>
    <w:rsid w:val="00963A51"/>
    <w:rsid w:val="00963C2A"/>
    <w:rsid w:val="00963D6C"/>
    <w:rsid w:val="00963D90"/>
    <w:rsid w:val="00963DD2"/>
    <w:rsid w:val="00963E05"/>
    <w:rsid w:val="00963ED4"/>
    <w:rsid w:val="00963F21"/>
    <w:rsid w:val="00964072"/>
    <w:rsid w:val="009643F7"/>
    <w:rsid w:val="00964474"/>
    <w:rsid w:val="00964649"/>
    <w:rsid w:val="009647BA"/>
    <w:rsid w:val="00964895"/>
    <w:rsid w:val="00964A9D"/>
    <w:rsid w:val="00964BCE"/>
    <w:rsid w:val="00964E37"/>
    <w:rsid w:val="00964F90"/>
    <w:rsid w:val="0096501D"/>
    <w:rsid w:val="00965095"/>
    <w:rsid w:val="00965112"/>
    <w:rsid w:val="009652B8"/>
    <w:rsid w:val="009653E7"/>
    <w:rsid w:val="00965405"/>
    <w:rsid w:val="00965554"/>
    <w:rsid w:val="009656F0"/>
    <w:rsid w:val="00965912"/>
    <w:rsid w:val="00965AED"/>
    <w:rsid w:val="00965D01"/>
    <w:rsid w:val="00965D66"/>
    <w:rsid w:val="00965E3F"/>
    <w:rsid w:val="0096600C"/>
    <w:rsid w:val="00966035"/>
    <w:rsid w:val="009660DD"/>
    <w:rsid w:val="009660EE"/>
    <w:rsid w:val="009662BD"/>
    <w:rsid w:val="009663C3"/>
    <w:rsid w:val="00966518"/>
    <w:rsid w:val="00966665"/>
    <w:rsid w:val="0096696C"/>
    <w:rsid w:val="00966A85"/>
    <w:rsid w:val="00966AE5"/>
    <w:rsid w:val="00966B23"/>
    <w:rsid w:val="00966B24"/>
    <w:rsid w:val="00966D15"/>
    <w:rsid w:val="00966D26"/>
    <w:rsid w:val="00966E95"/>
    <w:rsid w:val="009670E3"/>
    <w:rsid w:val="00967290"/>
    <w:rsid w:val="009672AC"/>
    <w:rsid w:val="0096745C"/>
    <w:rsid w:val="00967477"/>
    <w:rsid w:val="0096790E"/>
    <w:rsid w:val="00967A58"/>
    <w:rsid w:val="00967ABF"/>
    <w:rsid w:val="00967AEA"/>
    <w:rsid w:val="00967D9A"/>
    <w:rsid w:val="00967EB6"/>
    <w:rsid w:val="00967EE1"/>
    <w:rsid w:val="00967F89"/>
    <w:rsid w:val="0097001B"/>
    <w:rsid w:val="009700A3"/>
    <w:rsid w:val="00970172"/>
    <w:rsid w:val="0097017A"/>
    <w:rsid w:val="0097026D"/>
    <w:rsid w:val="00970290"/>
    <w:rsid w:val="00970297"/>
    <w:rsid w:val="009703DD"/>
    <w:rsid w:val="0097047B"/>
    <w:rsid w:val="00970619"/>
    <w:rsid w:val="00970832"/>
    <w:rsid w:val="00970859"/>
    <w:rsid w:val="00970954"/>
    <w:rsid w:val="00970AE0"/>
    <w:rsid w:val="00970BE5"/>
    <w:rsid w:val="00970C96"/>
    <w:rsid w:val="00970CD1"/>
    <w:rsid w:val="00970F07"/>
    <w:rsid w:val="0097109F"/>
    <w:rsid w:val="009710A0"/>
    <w:rsid w:val="00971319"/>
    <w:rsid w:val="00971326"/>
    <w:rsid w:val="009713A6"/>
    <w:rsid w:val="009715BE"/>
    <w:rsid w:val="009716AD"/>
    <w:rsid w:val="009717FA"/>
    <w:rsid w:val="009718AC"/>
    <w:rsid w:val="009718C5"/>
    <w:rsid w:val="00971A1C"/>
    <w:rsid w:val="00971B2B"/>
    <w:rsid w:val="00971C40"/>
    <w:rsid w:val="00971C86"/>
    <w:rsid w:val="00971D00"/>
    <w:rsid w:val="00971D36"/>
    <w:rsid w:val="00971F12"/>
    <w:rsid w:val="0097208A"/>
    <w:rsid w:val="009720FE"/>
    <w:rsid w:val="009721F5"/>
    <w:rsid w:val="00972255"/>
    <w:rsid w:val="009722F3"/>
    <w:rsid w:val="0097230E"/>
    <w:rsid w:val="0097236F"/>
    <w:rsid w:val="009724FD"/>
    <w:rsid w:val="0097273D"/>
    <w:rsid w:val="00972774"/>
    <w:rsid w:val="00972965"/>
    <w:rsid w:val="00972973"/>
    <w:rsid w:val="00972B8B"/>
    <w:rsid w:val="00972BC5"/>
    <w:rsid w:val="00972CE8"/>
    <w:rsid w:val="00972F00"/>
    <w:rsid w:val="00973494"/>
    <w:rsid w:val="009734BA"/>
    <w:rsid w:val="009734EE"/>
    <w:rsid w:val="00973585"/>
    <w:rsid w:val="00973699"/>
    <w:rsid w:val="00973D5F"/>
    <w:rsid w:val="00973D6E"/>
    <w:rsid w:val="00973D79"/>
    <w:rsid w:val="00973E25"/>
    <w:rsid w:val="00973F10"/>
    <w:rsid w:val="0097415C"/>
    <w:rsid w:val="009742E8"/>
    <w:rsid w:val="009744D9"/>
    <w:rsid w:val="00974505"/>
    <w:rsid w:val="0097467F"/>
    <w:rsid w:val="00974762"/>
    <w:rsid w:val="00974871"/>
    <w:rsid w:val="00974944"/>
    <w:rsid w:val="00974B2D"/>
    <w:rsid w:val="00974BD9"/>
    <w:rsid w:val="00974BDD"/>
    <w:rsid w:val="00974D74"/>
    <w:rsid w:val="00974F6F"/>
    <w:rsid w:val="00975195"/>
    <w:rsid w:val="009752D7"/>
    <w:rsid w:val="00975491"/>
    <w:rsid w:val="00975526"/>
    <w:rsid w:val="00975620"/>
    <w:rsid w:val="009759A6"/>
    <w:rsid w:val="009759B9"/>
    <w:rsid w:val="00975AD2"/>
    <w:rsid w:val="00975B27"/>
    <w:rsid w:val="00975CB8"/>
    <w:rsid w:val="00975CED"/>
    <w:rsid w:val="00975D95"/>
    <w:rsid w:val="00975E68"/>
    <w:rsid w:val="00975EEB"/>
    <w:rsid w:val="00975F84"/>
    <w:rsid w:val="009761A5"/>
    <w:rsid w:val="0097621E"/>
    <w:rsid w:val="00976253"/>
    <w:rsid w:val="00976366"/>
    <w:rsid w:val="009763BC"/>
    <w:rsid w:val="009763EE"/>
    <w:rsid w:val="0097647B"/>
    <w:rsid w:val="0097673C"/>
    <w:rsid w:val="00976826"/>
    <w:rsid w:val="00976832"/>
    <w:rsid w:val="0097692A"/>
    <w:rsid w:val="00976A6B"/>
    <w:rsid w:val="00976C1B"/>
    <w:rsid w:val="00976C9E"/>
    <w:rsid w:val="00976DA1"/>
    <w:rsid w:val="00976F0A"/>
    <w:rsid w:val="009771E6"/>
    <w:rsid w:val="009772D2"/>
    <w:rsid w:val="0097757B"/>
    <w:rsid w:val="00977692"/>
    <w:rsid w:val="009776DB"/>
    <w:rsid w:val="00977B6D"/>
    <w:rsid w:val="00977BA7"/>
    <w:rsid w:val="00977BD6"/>
    <w:rsid w:val="00977D98"/>
    <w:rsid w:val="00977DE4"/>
    <w:rsid w:val="00977E1E"/>
    <w:rsid w:val="0098013A"/>
    <w:rsid w:val="0098013D"/>
    <w:rsid w:val="009802AA"/>
    <w:rsid w:val="00980351"/>
    <w:rsid w:val="00980353"/>
    <w:rsid w:val="0098071F"/>
    <w:rsid w:val="00980819"/>
    <w:rsid w:val="009809B1"/>
    <w:rsid w:val="009809FF"/>
    <w:rsid w:val="00980A05"/>
    <w:rsid w:val="00980B6C"/>
    <w:rsid w:val="00980CA0"/>
    <w:rsid w:val="00980CAC"/>
    <w:rsid w:val="00980CAF"/>
    <w:rsid w:val="00980CD1"/>
    <w:rsid w:val="00980CDD"/>
    <w:rsid w:val="00980D96"/>
    <w:rsid w:val="00980EC5"/>
    <w:rsid w:val="00980FBE"/>
    <w:rsid w:val="00981077"/>
    <w:rsid w:val="009812B6"/>
    <w:rsid w:val="009815C0"/>
    <w:rsid w:val="009815F4"/>
    <w:rsid w:val="00981600"/>
    <w:rsid w:val="00981990"/>
    <w:rsid w:val="009819E3"/>
    <w:rsid w:val="00981A05"/>
    <w:rsid w:val="00981AC6"/>
    <w:rsid w:val="00981DDA"/>
    <w:rsid w:val="00981EC1"/>
    <w:rsid w:val="00981F32"/>
    <w:rsid w:val="00981F88"/>
    <w:rsid w:val="00981F8A"/>
    <w:rsid w:val="00982342"/>
    <w:rsid w:val="00982469"/>
    <w:rsid w:val="009824D2"/>
    <w:rsid w:val="00982519"/>
    <w:rsid w:val="00982920"/>
    <w:rsid w:val="00982B9E"/>
    <w:rsid w:val="00982D60"/>
    <w:rsid w:val="00982DEB"/>
    <w:rsid w:val="00982E31"/>
    <w:rsid w:val="00982E91"/>
    <w:rsid w:val="00982F40"/>
    <w:rsid w:val="00983142"/>
    <w:rsid w:val="009834E8"/>
    <w:rsid w:val="00983584"/>
    <w:rsid w:val="009837D2"/>
    <w:rsid w:val="00983BBA"/>
    <w:rsid w:val="00983EC7"/>
    <w:rsid w:val="00983F3E"/>
    <w:rsid w:val="009841F4"/>
    <w:rsid w:val="009843B2"/>
    <w:rsid w:val="009844DF"/>
    <w:rsid w:val="00984539"/>
    <w:rsid w:val="0098455E"/>
    <w:rsid w:val="00984609"/>
    <w:rsid w:val="00984662"/>
    <w:rsid w:val="009847EF"/>
    <w:rsid w:val="0098482A"/>
    <w:rsid w:val="00984953"/>
    <w:rsid w:val="00984A84"/>
    <w:rsid w:val="00984AFA"/>
    <w:rsid w:val="00984B9D"/>
    <w:rsid w:val="00984C37"/>
    <w:rsid w:val="00984C96"/>
    <w:rsid w:val="00984CA0"/>
    <w:rsid w:val="00984CC4"/>
    <w:rsid w:val="00984E87"/>
    <w:rsid w:val="00984EBC"/>
    <w:rsid w:val="00984F52"/>
    <w:rsid w:val="00985009"/>
    <w:rsid w:val="0098500F"/>
    <w:rsid w:val="00985075"/>
    <w:rsid w:val="009850F7"/>
    <w:rsid w:val="00985297"/>
    <w:rsid w:val="00985593"/>
    <w:rsid w:val="009855DC"/>
    <w:rsid w:val="009857D0"/>
    <w:rsid w:val="00985841"/>
    <w:rsid w:val="0098595A"/>
    <w:rsid w:val="00985BD8"/>
    <w:rsid w:val="00985C93"/>
    <w:rsid w:val="00985CEC"/>
    <w:rsid w:val="00985CF3"/>
    <w:rsid w:val="00985D03"/>
    <w:rsid w:val="00985D2E"/>
    <w:rsid w:val="00985DF0"/>
    <w:rsid w:val="00985E7D"/>
    <w:rsid w:val="00985E88"/>
    <w:rsid w:val="00985EDC"/>
    <w:rsid w:val="0098614E"/>
    <w:rsid w:val="009862CB"/>
    <w:rsid w:val="00986332"/>
    <w:rsid w:val="009863C2"/>
    <w:rsid w:val="00986483"/>
    <w:rsid w:val="00986664"/>
    <w:rsid w:val="0098675D"/>
    <w:rsid w:val="00986834"/>
    <w:rsid w:val="00986856"/>
    <w:rsid w:val="00986970"/>
    <w:rsid w:val="00986A9E"/>
    <w:rsid w:val="00986B0D"/>
    <w:rsid w:val="00986B18"/>
    <w:rsid w:val="00986B1E"/>
    <w:rsid w:val="009870AE"/>
    <w:rsid w:val="009870D8"/>
    <w:rsid w:val="009870E1"/>
    <w:rsid w:val="009874E2"/>
    <w:rsid w:val="0098767B"/>
    <w:rsid w:val="0098790B"/>
    <w:rsid w:val="00987932"/>
    <w:rsid w:val="0098799D"/>
    <w:rsid w:val="00987DC5"/>
    <w:rsid w:val="00987DCD"/>
    <w:rsid w:val="00987DD2"/>
    <w:rsid w:val="00987DF1"/>
    <w:rsid w:val="00987DFB"/>
    <w:rsid w:val="009902F6"/>
    <w:rsid w:val="00990398"/>
    <w:rsid w:val="0099047C"/>
    <w:rsid w:val="0099068A"/>
    <w:rsid w:val="00990AEF"/>
    <w:rsid w:val="00990AF5"/>
    <w:rsid w:val="00990AFD"/>
    <w:rsid w:val="00990D41"/>
    <w:rsid w:val="00990D7B"/>
    <w:rsid w:val="00990DD0"/>
    <w:rsid w:val="00990DF7"/>
    <w:rsid w:val="00990E04"/>
    <w:rsid w:val="00990F75"/>
    <w:rsid w:val="00991179"/>
    <w:rsid w:val="00991371"/>
    <w:rsid w:val="00991460"/>
    <w:rsid w:val="0099151F"/>
    <w:rsid w:val="00991600"/>
    <w:rsid w:val="00991665"/>
    <w:rsid w:val="00991816"/>
    <w:rsid w:val="00991873"/>
    <w:rsid w:val="0099197D"/>
    <w:rsid w:val="00991AE0"/>
    <w:rsid w:val="00991BED"/>
    <w:rsid w:val="00991C54"/>
    <w:rsid w:val="00991DFD"/>
    <w:rsid w:val="00991E60"/>
    <w:rsid w:val="00991E80"/>
    <w:rsid w:val="00991EF6"/>
    <w:rsid w:val="00991F28"/>
    <w:rsid w:val="00991FD2"/>
    <w:rsid w:val="00992055"/>
    <w:rsid w:val="00992163"/>
    <w:rsid w:val="009921F9"/>
    <w:rsid w:val="009924F5"/>
    <w:rsid w:val="00992812"/>
    <w:rsid w:val="00992867"/>
    <w:rsid w:val="0099297D"/>
    <w:rsid w:val="0099298B"/>
    <w:rsid w:val="009929FD"/>
    <w:rsid w:val="00992CC3"/>
    <w:rsid w:val="00992DA1"/>
    <w:rsid w:val="00993033"/>
    <w:rsid w:val="00993176"/>
    <w:rsid w:val="00993273"/>
    <w:rsid w:val="00993415"/>
    <w:rsid w:val="009935F0"/>
    <w:rsid w:val="00993682"/>
    <w:rsid w:val="00993725"/>
    <w:rsid w:val="009937DC"/>
    <w:rsid w:val="00993A11"/>
    <w:rsid w:val="00993A5E"/>
    <w:rsid w:val="00993F1F"/>
    <w:rsid w:val="00993F52"/>
    <w:rsid w:val="00993F8C"/>
    <w:rsid w:val="009942B7"/>
    <w:rsid w:val="00994366"/>
    <w:rsid w:val="00994418"/>
    <w:rsid w:val="00994843"/>
    <w:rsid w:val="00994C06"/>
    <w:rsid w:val="00994EDA"/>
    <w:rsid w:val="00994FCD"/>
    <w:rsid w:val="009951FC"/>
    <w:rsid w:val="0099523D"/>
    <w:rsid w:val="00995343"/>
    <w:rsid w:val="00995404"/>
    <w:rsid w:val="00995463"/>
    <w:rsid w:val="009954F5"/>
    <w:rsid w:val="00995533"/>
    <w:rsid w:val="009955CF"/>
    <w:rsid w:val="0099570C"/>
    <w:rsid w:val="00995757"/>
    <w:rsid w:val="00995956"/>
    <w:rsid w:val="0099597B"/>
    <w:rsid w:val="00995997"/>
    <w:rsid w:val="00995EB2"/>
    <w:rsid w:val="00995FB2"/>
    <w:rsid w:val="0099634E"/>
    <w:rsid w:val="0099636F"/>
    <w:rsid w:val="009963EE"/>
    <w:rsid w:val="00996531"/>
    <w:rsid w:val="00996574"/>
    <w:rsid w:val="0099660D"/>
    <w:rsid w:val="00996714"/>
    <w:rsid w:val="0099685B"/>
    <w:rsid w:val="0099688B"/>
    <w:rsid w:val="009968D9"/>
    <w:rsid w:val="00996A5A"/>
    <w:rsid w:val="00996B98"/>
    <w:rsid w:val="00996D7B"/>
    <w:rsid w:val="00996E31"/>
    <w:rsid w:val="00996FB7"/>
    <w:rsid w:val="0099746C"/>
    <w:rsid w:val="009978AC"/>
    <w:rsid w:val="009979F4"/>
    <w:rsid w:val="00997AF1"/>
    <w:rsid w:val="00997BEC"/>
    <w:rsid w:val="00997C94"/>
    <w:rsid w:val="00997E6E"/>
    <w:rsid w:val="00997ECE"/>
    <w:rsid w:val="00997FAE"/>
    <w:rsid w:val="009A007F"/>
    <w:rsid w:val="009A00E5"/>
    <w:rsid w:val="009A00F2"/>
    <w:rsid w:val="009A0365"/>
    <w:rsid w:val="009A051A"/>
    <w:rsid w:val="009A0526"/>
    <w:rsid w:val="009A0563"/>
    <w:rsid w:val="009A05E5"/>
    <w:rsid w:val="009A09FD"/>
    <w:rsid w:val="009A0AEE"/>
    <w:rsid w:val="009A0CBA"/>
    <w:rsid w:val="009A0CE7"/>
    <w:rsid w:val="009A0D7A"/>
    <w:rsid w:val="009A0E28"/>
    <w:rsid w:val="009A0F63"/>
    <w:rsid w:val="009A1215"/>
    <w:rsid w:val="009A1238"/>
    <w:rsid w:val="009A1347"/>
    <w:rsid w:val="009A14E0"/>
    <w:rsid w:val="009A1A3D"/>
    <w:rsid w:val="009A1AA3"/>
    <w:rsid w:val="009A1B19"/>
    <w:rsid w:val="009A1CD3"/>
    <w:rsid w:val="009A1E33"/>
    <w:rsid w:val="009A1FA3"/>
    <w:rsid w:val="009A2067"/>
    <w:rsid w:val="009A211D"/>
    <w:rsid w:val="009A2196"/>
    <w:rsid w:val="009A2726"/>
    <w:rsid w:val="009A27BF"/>
    <w:rsid w:val="009A27D9"/>
    <w:rsid w:val="009A2F66"/>
    <w:rsid w:val="009A30E5"/>
    <w:rsid w:val="009A322E"/>
    <w:rsid w:val="009A3251"/>
    <w:rsid w:val="009A329C"/>
    <w:rsid w:val="009A3341"/>
    <w:rsid w:val="009A334B"/>
    <w:rsid w:val="009A33F7"/>
    <w:rsid w:val="009A34E7"/>
    <w:rsid w:val="009A3541"/>
    <w:rsid w:val="009A3546"/>
    <w:rsid w:val="009A35EC"/>
    <w:rsid w:val="009A3629"/>
    <w:rsid w:val="009A3648"/>
    <w:rsid w:val="009A36AE"/>
    <w:rsid w:val="009A36B1"/>
    <w:rsid w:val="009A396D"/>
    <w:rsid w:val="009A3B38"/>
    <w:rsid w:val="009A3BC4"/>
    <w:rsid w:val="009A3C66"/>
    <w:rsid w:val="009A3CD2"/>
    <w:rsid w:val="009A3DC0"/>
    <w:rsid w:val="009A405A"/>
    <w:rsid w:val="009A40BB"/>
    <w:rsid w:val="009A4167"/>
    <w:rsid w:val="009A42DF"/>
    <w:rsid w:val="009A43C7"/>
    <w:rsid w:val="009A43C9"/>
    <w:rsid w:val="009A47F0"/>
    <w:rsid w:val="009A4948"/>
    <w:rsid w:val="009A4E10"/>
    <w:rsid w:val="009A4E4C"/>
    <w:rsid w:val="009A4E8F"/>
    <w:rsid w:val="009A538A"/>
    <w:rsid w:val="009A56B3"/>
    <w:rsid w:val="009A5867"/>
    <w:rsid w:val="009A5877"/>
    <w:rsid w:val="009A59D7"/>
    <w:rsid w:val="009A59F2"/>
    <w:rsid w:val="009A5BA0"/>
    <w:rsid w:val="009A5C21"/>
    <w:rsid w:val="009A5CE7"/>
    <w:rsid w:val="009A5E96"/>
    <w:rsid w:val="009A5ECF"/>
    <w:rsid w:val="009A5FAE"/>
    <w:rsid w:val="009A5FF4"/>
    <w:rsid w:val="009A6008"/>
    <w:rsid w:val="009A62C4"/>
    <w:rsid w:val="009A63B8"/>
    <w:rsid w:val="009A63CA"/>
    <w:rsid w:val="009A63E1"/>
    <w:rsid w:val="009A66B4"/>
    <w:rsid w:val="009A6722"/>
    <w:rsid w:val="009A6AFF"/>
    <w:rsid w:val="009A6DD3"/>
    <w:rsid w:val="009A6ED6"/>
    <w:rsid w:val="009A6FDA"/>
    <w:rsid w:val="009A71DF"/>
    <w:rsid w:val="009A72C9"/>
    <w:rsid w:val="009A732F"/>
    <w:rsid w:val="009A7538"/>
    <w:rsid w:val="009A765F"/>
    <w:rsid w:val="009A766D"/>
    <w:rsid w:val="009A7705"/>
    <w:rsid w:val="009A7941"/>
    <w:rsid w:val="009A7987"/>
    <w:rsid w:val="009A79C3"/>
    <w:rsid w:val="009A7B23"/>
    <w:rsid w:val="009A7F26"/>
    <w:rsid w:val="009A7FBB"/>
    <w:rsid w:val="009B0010"/>
    <w:rsid w:val="009B0451"/>
    <w:rsid w:val="009B047E"/>
    <w:rsid w:val="009B058D"/>
    <w:rsid w:val="009B05F7"/>
    <w:rsid w:val="009B0716"/>
    <w:rsid w:val="009B07BD"/>
    <w:rsid w:val="009B0B1C"/>
    <w:rsid w:val="009B0B47"/>
    <w:rsid w:val="009B0B8D"/>
    <w:rsid w:val="009B0CD1"/>
    <w:rsid w:val="009B10CE"/>
    <w:rsid w:val="009B1166"/>
    <w:rsid w:val="009B11F3"/>
    <w:rsid w:val="009B1214"/>
    <w:rsid w:val="009B1447"/>
    <w:rsid w:val="009B14EA"/>
    <w:rsid w:val="009B1AB1"/>
    <w:rsid w:val="009B1B02"/>
    <w:rsid w:val="009B1B8A"/>
    <w:rsid w:val="009B1BA2"/>
    <w:rsid w:val="009B1BD0"/>
    <w:rsid w:val="009B1BDD"/>
    <w:rsid w:val="009B1D4A"/>
    <w:rsid w:val="009B1DB4"/>
    <w:rsid w:val="009B1EA0"/>
    <w:rsid w:val="009B2096"/>
    <w:rsid w:val="009B2135"/>
    <w:rsid w:val="009B225E"/>
    <w:rsid w:val="009B232A"/>
    <w:rsid w:val="009B25B6"/>
    <w:rsid w:val="009B2643"/>
    <w:rsid w:val="009B28D9"/>
    <w:rsid w:val="009B29AC"/>
    <w:rsid w:val="009B2B90"/>
    <w:rsid w:val="009B2D7D"/>
    <w:rsid w:val="009B2DE4"/>
    <w:rsid w:val="009B2F5F"/>
    <w:rsid w:val="009B2FC4"/>
    <w:rsid w:val="009B300D"/>
    <w:rsid w:val="009B3050"/>
    <w:rsid w:val="009B3112"/>
    <w:rsid w:val="009B31EC"/>
    <w:rsid w:val="009B31FF"/>
    <w:rsid w:val="009B33FD"/>
    <w:rsid w:val="009B3425"/>
    <w:rsid w:val="009B354E"/>
    <w:rsid w:val="009B3720"/>
    <w:rsid w:val="009B38BE"/>
    <w:rsid w:val="009B38D8"/>
    <w:rsid w:val="009B39B3"/>
    <w:rsid w:val="009B3A19"/>
    <w:rsid w:val="009B3A73"/>
    <w:rsid w:val="009B3A89"/>
    <w:rsid w:val="009B3C07"/>
    <w:rsid w:val="009B3C11"/>
    <w:rsid w:val="009B3C9C"/>
    <w:rsid w:val="009B3D8A"/>
    <w:rsid w:val="009B3DAC"/>
    <w:rsid w:val="009B3DCD"/>
    <w:rsid w:val="009B3FD2"/>
    <w:rsid w:val="009B407A"/>
    <w:rsid w:val="009B41D8"/>
    <w:rsid w:val="009B4220"/>
    <w:rsid w:val="009B42B7"/>
    <w:rsid w:val="009B431A"/>
    <w:rsid w:val="009B43E7"/>
    <w:rsid w:val="009B44F5"/>
    <w:rsid w:val="009B488C"/>
    <w:rsid w:val="009B493A"/>
    <w:rsid w:val="009B49F0"/>
    <w:rsid w:val="009B4AEB"/>
    <w:rsid w:val="009B4DE1"/>
    <w:rsid w:val="009B4E3A"/>
    <w:rsid w:val="009B4E7A"/>
    <w:rsid w:val="009B4E91"/>
    <w:rsid w:val="009B4F39"/>
    <w:rsid w:val="009B4FAE"/>
    <w:rsid w:val="009B5181"/>
    <w:rsid w:val="009B52A8"/>
    <w:rsid w:val="009B5361"/>
    <w:rsid w:val="009B5389"/>
    <w:rsid w:val="009B554A"/>
    <w:rsid w:val="009B55CD"/>
    <w:rsid w:val="009B5666"/>
    <w:rsid w:val="009B57C7"/>
    <w:rsid w:val="009B5B77"/>
    <w:rsid w:val="009B5DD3"/>
    <w:rsid w:val="009B5E77"/>
    <w:rsid w:val="009B5F35"/>
    <w:rsid w:val="009B6069"/>
    <w:rsid w:val="009B61FC"/>
    <w:rsid w:val="009B6216"/>
    <w:rsid w:val="009B62DD"/>
    <w:rsid w:val="009B62F6"/>
    <w:rsid w:val="009B64F8"/>
    <w:rsid w:val="009B64FC"/>
    <w:rsid w:val="009B6587"/>
    <w:rsid w:val="009B65BB"/>
    <w:rsid w:val="009B6824"/>
    <w:rsid w:val="009B6899"/>
    <w:rsid w:val="009B6B48"/>
    <w:rsid w:val="009B6BAE"/>
    <w:rsid w:val="009B6CC7"/>
    <w:rsid w:val="009B6CEE"/>
    <w:rsid w:val="009B6CF8"/>
    <w:rsid w:val="009B6F6F"/>
    <w:rsid w:val="009B706A"/>
    <w:rsid w:val="009B7098"/>
    <w:rsid w:val="009B70D1"/>
    <w:rsid w:val="009B711F"/>
    <w:rsid w:val="009B7201"/>
    <w:rsid w:val="009B7212"/>
    <w:rsid w:val="009B724D"/>
    <w:rsid w:val="009B7357"/>
    <w:rsid w:val="009B7427"/>
    <w:rsid w:val="009B75A6"/>
    <w:rsid w:val="009B76D0"/>
    <w:rsid w:val="009B77A5"/>
    <w:rsid w:val="009B77AA"/>
    <w:rsid w:val="009B795C"/>
    <w:rsid w:val="009B7D90"/>
    <w:rsid w:val="009B7DA9"/>
    <w:rsid w:val="009B7EC1"/>
    <w:rsid w:val="009B7EFB"/>
    <w:rsid w:val="009B7F8C"/>
    <w:rsid w:val="009C0074"/>
    <w:rsid w:val="009C0094"/>
    <w:rsid w:val="009C009A"/>
    <w:rsid w:val="009C01A5"/>
    <w:rsid w:val="009C026F"/>
    <w:rsid w:val="009C02F9"/>
    <w:rsid w:val="009C034E"/>
    <w:rsid w:val="009C04FE"/>
    <w:rsid w:val="009C0653"/>
    <w:rsid w:val="009C0836"/>
    <w:rsid w:val="009C099A"/>
    <w:rsid w:val="009C0A90"/>
    <w:rsid w:val="009C0AB6"/>
    <w:rsid w:val="009C0B1B"/>
    <w:rsid w:val="009C1285"/>
    <w:rsid w:val="009C13C1"/>
    <w:rsid w:val="009C16A2"/>
    <w:rsid w:val="009C19BA"/>
    <w:rsid w:val="009C19C0"/>
    <w:rsid w:val="009C1A45"/>
    <w:rsid w:val="009C1ABE"/>
    <w:rsid w:val="009C1B7A"/>
    <w:rsid w:val="009C1BC0"/>
    <w:rsid w:val="009C1D59"/>
    <w:rsid w:val="009C1D63"/>
    <w:rsid w:val="009C1FCB"/>
    <w:rsid w:val="009C201B"/>
    <w:rsid w:val="009C230C"/>
    <w:rsid w:val="009C232B"/>
    <w:rsid w:val="009C2362"/>
    <w:rsid w:val="009C2512"/>
    <w:rsid w:val="009C2695"/>
    <w:rsid w:val="009C26BA"/>
    <w:rsid w:val="009C26E1"/>
    <w:rsid w:val="009C276F"/>
    <w:rsid w:val="009C279B"/>
    <w:rsid w:val="009C27C2"/>
    <w:rsid w:val="009C2999"/>
    <w:rsid w:val="009C2A52"/>
    <w:rsid w:val="009C2BB2"/>
    <w:rsid w:val="009C2C1A"/>
    <w:rsid w:val="009C2DD2"/>
    <w:rsid w:val="009C3046"/>
    <w:rsid w:val="009C30FC"/>
    <w:rsid w:val="009C3160"/>
    <w:rsid w:val="009C3181"/>
    <w:rsid w:val="009C33F8"/>
    <w:rsid w:val="009C34E1"/>
    <w:rsid w:val="009C35D0"/>
    <w:rsid w:val="009C3616"/>
    <w:rsid w:val="009C3677"/>
    <w:rsid w:val="009C37F0"/>
    <w:rsid w:val="009C3862"/>
    <w:rsid w:val="009C3ABD"/>
    <w:rsid w:val="009C3EE5"/>
    <w:rsid w:val="009C431A"/>
    <w:rsid w:val="009C43D8"/>
    <w:rsid w:val="009C4457"/>
    <w:rsid w:val="009C447F"/>
    <w:rsid w:val="009C44FA"/>
    <w:rsid w:val="009C4552"/>
    <w:rsid w:val="009C45B0"/>
    <w:rsid w:val="009C4756"/>
    <w:rsid w:val="009C47EE"/>
    <w:rsid w:val="009C4881"/>
    <w:rsid w:val="009C4907"/>
    <w:rsid w:val="009C490C"/>
    <w:rsid w:val="009C4919"/>
    <w:rsid w:val="009C496E"/>
    <w:rsid w:val="009C4C1C"/>
    <w:rsid w:val="009C4CD8"/>
    <w:rsid w:val="009C4F48"/>
    <w:rsid w:val="009C51B5"/>
    <w:rsid w:val="009C51D7"/>
    <w:rsid w:val="009C52D1"/>
    <w:rsid w:val="009C52F6"/>
    <w:rsid w:val="009C534F"/>
    <w:rsid w:val="009C53B7"/>
    <w:rsid w:val="009C53EE"/>
    <w:rsid w:val="009C54F5"/>
    <w:rsid w:val="009C5866"/>
    <w:rsid w:val="009C58AD"/>
    <w:rsid w:val="009C5D1E"/>
    <w:rsid w:val="009C5DCE"/>
    <w:rsid w:val="009C5E22"/>
    <w:rsid w:val="009C5FED"/>
    <w:rsid w:val="009C6121"/>
    <w:rsid w:val="009C6173"/>
    <w:rsid w:val="009C6179"/>
    <w:rsid w:val="009C62A8"/>
    <w:rsid w:val="009C6531"/>
    <w:rsid w:val="009C668C"/>
    <w:rsid w:val="009C673D"/>
    <w:rsid w:val="009C690C"/>
    <w:rsid w:val="009C698D"/>
    <w:rsid w:val="009C69DF"/>
    <w:rsid w:val="009C6A83"/>
    <w:rsid w:val="009C6AE6"/>
    <w:rsid w:val="009C6C51"/>
    <w:rsid w:val="009C6CE5"/>
    <w:rsid w:val="009C6D83"/>
    <w:rsid w:val="009C6DE9"/>
    <w:rsid w:val="009C6EAC"/>
    <w:rsid w:val="009C70E6"/>
    <w:rsid w:val="009C7174"/>
    <w:rsid w:val="009C72C1"/>
    <w:rsid w:val="009C74EB"/>
    <w:rsid w:val="009C7662"/>
    <w:rsid w:val="009C78B0"/>
    <w:rsid w:val="009C7A15"/>
    <w:rsid w:val="009C7ABC"/>
    <w:rsid w:val="009C7C0F"/>
    <w:rsid w:val="009C7CCA"/>
    <w:rsid w:val="009C7D45"/>
    <w:rsid w:val="009C7F47"/>
    <w:rsid w:val="009C7F49"/>
    <w:rsid w:val="009C7F72"/>
    <w:rsid w:val="009D04CE"/>
    <w:rsid w:val="009D0964"/>
    <w:rsid w:val="009D0A21"/>
    <w:rsid w:val="009D0A43"/>
    <w:rsid w:val="009D0FAA"/>
    <w:rsid w:val="009D126F"/>
    <w:rsid w:val="009D139A"/>
    <w:rsid w:val="009D13A1"/>
    <w:rsid w:val="009D173F"/>
    <w:rsid w:val="009D1A92"/>
    <w:rsid w:val="009D1CF0"/>
    <w:rsid w:val="009D1DC6"/>
    <w:rsid w:val="009D1DE4"/>
    <w:rsid w:val="009D1DE8"/>
    <w:rsid w:val="009D1F58"/>
    <w:rsid w:val="009D21A4"/>
    <w:rsid w:val="009D2275"/>
    <w:rsid w:val="009D24A2"/>
    <w:rsid w:val="009D2507"/>
    <w:rsid w:val="009D2531"/>
    <w:rsid w:val="009D2569"/>
    <w:rsid w:val="009D2BA6"/>
    <w:rsid w:val="009D2C0E"/>
    <w:rsid w:val="009D2CB9"/>
    <w:rsid w:val="009D2D68"/>
    <w:rsid w:val="009D2DC9"/>
    <w:rsid w:val="009D2E7A"/>
    <w:rsid w:val="009D2EB8"/>
    <w:rsid w:val="009D3028"/>
    <w:rsid w:val="009D3034"/>
    <w:rsid w:val="009D3057"/>
    <w:rsid w:val="009D3541"/>
    <w:rsid w:val="009D36CC"/>
    <w:rsid w:val="009D38A2"/>
    <w:rsid w:val="009D3B6B"/>
    <w:rsid w:val="009D3BC6"/>
    <w:rsid w:val="009D3D75"/>
    <w:rsid w:val="009D3FE7"/>
    <w:rsid w:val="009D4145"/>
    <w:rsid w:val="009D46EF"/>
    <w:rsid w:val="009D4AC0"/>
    <w:rsid w:val="009D4EAD"/>
    <w:rsid w:val="009D51FF"/>
    <w:rsid w:val="009D5201"/>
    <w:rsid w:val="009D5219"/>
    <w:rsid w:val="009D548C"/>
    <w:rsid w:val="009D556F"/>
    <w:rsid w:val="009D5570"/>
    <w:rsid w:val="009D55A7"/>
    <w:rsid w:val="009D5781"/>
    <w:rsid w:val="009D5807"/>
    <w:rsid w:val="009D5B49"/>
    <w:rsid w:val="009D5C10"/>
    <w:rsid w:val="009D5E36"/>
    <w:rsid w:val="009D5F09"/>
    <w:rsid w:val="009D611E"/>
    <w:rsid w:val="009D627C"/>
    <w:rsid w:val="009D62B2"/>
    <w:rsid w:val="009D6385"/>
    <w:rsid w:val="009D648F"/>
    <w:rsid w:val="009D662C"/>
    <w:rsid w:val="009D67DF"/>
    <w:rsid w:val="009D6990"/>
    <w:rsid w:val="009D6A63"/>
    <w:rsid w:val="009D6DB9"/>
    <w:rsid w:val="009D6E7C"/>
    <w:rsid w:val="009D6EC7"/>
    <w:rsid w:val="009D6EFD"/>
    <w:rsid w:val="009D70A9"/>
    <w:rsid w:val="009D718F"/>
    <w:rsid w:val="009D784E"/>
    <w:rsid w:val="009D7919"/>
    <w:rsid w:val="009D7989"/>
    <w:rsid w:val="009D79A6"/>
    <w:rsid w:val="009D7A82"/>
    <w:rsid w:val="009D7C8F"/>
    <w:rsid w:val="009D7F67"/>
    <w:rsid w:val="009E0128"/>
    <w:rsid w:val="009E03B4"/>
    <w:rsid w:val="009E04B6"/>
    <w:rsid w:val="009E07E2"/>
    <w:rsid w:val="009E0851"/>
    <w:rsid w:val="009E08B4"/>
    <w:rsid w:val="009E0BA9"/>
    <w:rsid w:val="009E0C4A"/>
    <w:rsid w:val="009E0D06"/>
    <w:rsid w:val="009E0E4F"/>
    <w:rsid w:val="009E0EE4"/>
    <w:rsid w:val="009E0FD3"/>
    <w:rsid w:val="009E0FEE"/>
    <w:rsid w:val="009E10EA"/>
    <w:rsid w:val="009E11FD"/>
    <w:rsid w:val="009E12B2"/>
    <w:rsid w:val="009E13EA"/>
    <w:rsid w:val="009E14BC"/>
    <w:rsid w:val="009E16A5"/>
    <w:rsid w:val="009E17A0"/>
    <w:rsid w:val="009E17C1"/>
    <w:rsid w:val="009E1855"/>
    <w:rsid w:val="009E18A0"/>
    <w:rsid w:val="009E1AE3"/>
    <w:rsid w:val="009E1BF1"/>
    <w:rsid w:val="009E1C10"/>
    <w:rsid w:val="009E1C3E"/>
    <w:rsid w:val="009E1EBE"/>
    <w:rsid w:val="009E1F68"/>
    <w:rsid w:val="009E1F92"/>
    <w:rsid w:val="009E21BA"/>
    <w:rsid w:val="009E23A9"/>
    <w:rsid w:val="009E247D"/>
    <w:rsid w:val="009E2550"/>
    <w:rsid w:val="009E261C"/>
    <w:rsid w:val="009E2718"/>
    <w:rsid w:val="009E27C0"/>
    <w:rsid w:val="009E2ABA"/>
    <w:rsid w:val="009E2B2D"/>
    <w:rsid w:val="009E2D5C"/>
    <w:rsid w:val="009E2DFC"/>
    <w:rsid w:val="009E2EC5"/>
    <w:rsid w:val="009E34CC"/>
    <w:rsid w:val="009E34E7"/>
    <w:rsid w:val="009E35E8"/>
    <w:rsid w:val="009E3763"/>
    <w:rsid w:val="009E37E1"/>
    <w:rsid w:val="009E3AD3"/>
    <w:rsid w:val="009E3D32"/>
    <w:rsid w:val="009E3E4F"/>
    <w:rsid w:val="009E3F7A"/>
    <w:rsid w:val="009E3FC0"/>
    <w:rsid w:val="009E40D1"/>
    <w:rsid w:val="009E41E6"/>
    <w:rsid w:val="009E4205"/>
    <w:rsid w:val="009E4224"/>
    <w:rsid w:val="009E42C2"/>
    <w:rsid w:val="009E42CB"/>
    <w:rsid w:val="009E4328"/>
    <w:rsid w:val="009E4330"/>
    <w:rsid w:val="009E43CD"/>
    <w:rsid w:val="009E4540"/>
    <w:rsid w:val="009E4555"/>
    <w:rsid w:val="009E465B"/>
    <w:rsid w:val="009E496F"/>
    <w:rsid w:val="009E49A4"/>
    <w:rsid w:val="009E4BF3"/>
    <w:rsid w:val="009E4CAC"/>
    <w:rsid w:val="009E4E62"/>
    <w:rsid w:val="009E4F2C"/>
    <w:rsid w:val="009E4F5C"/>
    <w:rsid w:val="009E4F82"/>
    <w:rsid w:val="009E4F9B"/>
    <w:rsid w:val="009E4FD9"/>
    <w:rsid w:val="009E51F6"/>
    <w:rsid w:val="009E533E"/>
    <w:rsid w:val="009E5405"/>
    <w:rsid w:val="009E5587"/>
    <w:rsid w:val="009E563D"/>
    <w:rsid w:val="009E5943"/>
    <w:rsid w:val="009E597C"/>
    <w:rsid w:val="009E59E5"/>
    <w:rsid w:val="009E5A9B"/>
    <w:rsid w:val="009E5A9C"/>
    <w:rsid w:val="009E5AC1"/>
    <w:rsid w:val="009E5AF1"/>
    <w:rsid w:val="009E5C4A"/>
    <w:rsid w:val="009E6196"/>
    <w:rsid w:val="009E61A0"/>
    <w:rsid w:val="009E63A4"/>
    <w:rsid w:val="009E6499"/>
    <w:rsid w:val="009E6697"/>
    <w:rsid w:val="009E675D"/>
    <w:rsid w:val="009E6797"/>
    <w:rsid w:val="009E67E2"/>
    <w:rsid w:val="009E68A4"/>
    <w:rsid w:val="009E6A0F"/>
    <w:rsid w:val="009E6B14"/>
    <w:rsid w:val="009E6C10"/>
    <w:rsid w:val="009E6D37"/>
    <w:rsid w:val="009E6EA1"/>
    <w:rsid w:val="009E6EB1"/>
    <w:rsid w:val="009E6F2D"/>
    <w:rsid w:val="009E7008"/>
    <w:rsid w:val="009E7188"/>
    <w:rsid w:val="009E7460"/>
    <w:rsid w:val="009E7734"/>
    <w:rsid w:val="009E7830"/>
    <w:rsid w:val="009E789F"/>
    <w:rsid w:val="009E7982"/>
    <w:rsid w:val="009E7ABE"/>
    <w:rsid w:val="009E7B1A"/>
    <w:rsid w:val="009E7CA0"/>
    <w:rsid w:val="009E7CEA"/>
    <w:rsid w:val="009E7E79"/>
    <w:rsid w:val="009E7EBE"/>
    <w:rsid w:val="009F03EB"/>
    <w:rsid w:val="009F04BF"/>
    <w:rsid w:val="009F0527"/>
    <w:rsid w:val="009F0645"/>
    <w:rsid w:val="009F06BA"/>
    <w:rsid w:val="009F082F"/>
    <w:rsid w:val="009F087C"/>
    <w:rsid w:val="009F088A"/>
    <w:rsid w:val="009F0C3B"/>
    <w:rsid w:val="009F0DFE"/>
    <w:rsid w:val="009F1001"/>
    <w:rsid w:val="009F10A8"/>
    <w:rsid w:val="009F11BD"/>
    <w:rsid w:val="009F11E9"/>
    <w:rsid w:val="009F150B"/>
    <w:rsid w:val="009F150D"/>
    <w:rsid w:val="009F15EB"/>
    <w:rsid w:val="009F1784"/>
    <w:rsid w:val="009F181F"/>
    <w:rsid w:val="009F194D"/>
    <w:rsid w:val="009F1DD3"/>
    <w:rsid w:val="009F1F42"/>
    <w:rsid w:val="009F1F4D"/>
    <w:rsid w:val="009F2092"/>
    <w:rsid w:val="009F2105"/>
    <w:rsid w:val="009F225A"/>
    <w:rsid w:val="009F22BD"/>
    <w:rsid w:val="009F25B5"/>
    <w:rsid w:val="009F276E"/>
    <w:rsid w:val="009F277F"/>
    <w:rsid w:val="009F2D5C"/>
    <w:rsid w:val="009F2F1A"/>
    <w:rsid w:val="009F31EF"/>
    <w:rsid w:val="009F3353"/>
    <w:rsid w:val="009F366D"/>
    <w:rsid w:val="009F36CC"/>
    <w:rsid w:val="009F3806"/>
    <w:rsid w:val="009F3833"/>
    <w:rsid w:val="009F3C8D"/>
    <w:rsid w:val="009F3D43"/>
    <w:rsid w:val="009F411B"/>
    <w:rsid w:val="009F434D"/>
    <w:rsid w:val="009F43B9"/>
    <w:rsid w:val="009F44B1"/>
    <w:rsid w:val="009F44F1"/>
    <w:rsid w:val="009F45F2"/>
    <w:rsid w:val="009F4635"/>
    <w:rsid w:val="009F471A"/>
    <w:rsid w:val="009F47E1"/>
    <w:rsid w:val="009F4A02"/>
    <w:rsid w:val="009F4A49"/>
    <w:rsid w:val="009F4B68"/>
    <w:rsid w:val="009F4C53"/>
    <w:rsid w:val="009F4C6C"/>
    <w:rsid w:val="009F501C"/>
    <w:rsid w:val="009F511C"/>
    <w:rsid w:val="009F51C4"/>
    <w:rsid w:val="009F528B"/>
    <w:rsid w:val="009F52F1"/>
    <w:rsid w:val="009F55B6"/>
    <w:rsid w:val="009F55E9"/>
    <w:rsid w:val="009F56DC"/>
    <w:rsid w:val="009F575F"/>
    <w:rsid w:val="009F577D"/>
    <w:rsid w:val="009F5A57"/>
    <w:rsid w:val="009F5BDA"/>
    <w:rsid w:val="009F5DCB"/>
    <w:rsid w:val="009F5DDC"/>
    <w:rsid w:val="009F5FA2"/>
    <w:rsid w:val="009F615D"/>
    <w:rsid w:val="009F618D"/>
    <w:rsid w:val="009F630B"/>
    <w:rsid w:val="009F6380"/>
    <w:rsid w:val="009F6394"/>
    <w:rsid w:val="009F654A"/>
    <w:rsid w:val="009F67DC"/>
    <w:rsid w:val="009F692C"/>
    <w:rsid w:val="009F69F2"/>
    <w:rsid w:val="009F6D00"/>
    <w:rsid w:val="009F6DE7"/>
    <w:rsid w:val="009F6E69"/>
    <w:rsid w:val="009F7035"/>
    <w:rsid w:val="009F71DF"/>
    <w:rsid w:val="009F72AA"/>
    <w:rsid w:val="009F750D"/>
    <w:rsid w:val="009F7679"/>
    <w:rsid w:val="009F76AE"/>
    <w:rsid w:val="009F76F8"/>
    <w:rsid w:val="009F7873"/>
    <w:rsid w:val="009F78DA"/>
    <w:rsid w:val="009F7936"/>
    <w:rsid w:val="009F7AFA"/>
    <w:rsid w:val="009F7BD5"/>
    <w:rsid w:val="009F7EC3"/>
    <w:rsid w:val="009F7F28"/>
    <w:rsid w:val="009F7FC3"/>
    <w:rsid w:val="00A00135"/>
    <w:rsid w:val="00A004EC"/>
    <w:rsid w:val="00A0050E"/>
    <w:rsid w:val="00A00653"/>
    <w:rsid w:val="00A00729"/>
    <w:rsid w:val="00A009BD"/>
    <w:rsid w:val="00A00AC3"/>
    <w:rsid w:val="00A00B5B"/>
    <w:rsid w:val="00A00B77"/>
    <w:rsid w:val="00A00D2D"/>
    <w:rsid w:val="00A00E26"/>
    <w:rsid w:val="00A00E45"/>
    <w:rsid w:val="00A0121C"/>
    <w:rsid w:val="00A0124E"/>
    <w:rsid w:val="00A012F1"/>
    <w:rsid w:val="00A0131A"/>
    <w:rsid w:val="00A013EB"/>
    <w:rsid w:val="00A013F4"/>
    <w:rsid w:val="00A01629"/>
    <w:rsid w:val="00A01746"/>
    <w:rsid w:val="00A017DA"/>
    <w:rsid w:val="00A0190F"/>
    <w:rsid w:val="00A01BAA"/>
    <w:rsid w:val="00A01C9D"/>
    <w:rsid w:val="00A01E36"/>
    <w:rsid w:val="00A01E50"/>
    <w:rsid w:val="00A0210C"/>
    <w:rsid w:val="00A021A2"/>
    <w:rsid w:val="00A0290D"/>
    <w:rsid w:val="00A02919"/>
    <w:rsid w:val="00A029EA"/>
    <w:rsid w:val="00A02AE1"/>
    <w:rsid w:val="00A02BAD"/>
    <w:rsid w:val="00A02D9A"/>
    <w:rsid w:val="00A03048"/>
    <w:rsid w:val="00A03061"/>
    <w:rsid w:val="00A0309F"/>
    <w:rsid w:val="00A03161"/>
    <w:rsid w:val="00A031AC"/>
    <w:rsid w:val="00A0325E"/>
    <w:rsid w:val="00A033C1"/>
    <w:rsid w:val="00A033EC"/>
    <w:rsid w:val="00A0364F"/>
    <w:rsid w:val="00A03755"/>
    <w:rsid w:val="00A03760"/>
    <w:rsid w:val="00A03854"/>
    <w:rsid w:val="00A03A30"/>
    <w:rsid w:val="00A03BE1"/>
    <w:rsid w:val="00A03C5E"/>
    <w:rsid w:val="00A03DB2"/>
    <w:rsid w:val="00A041F2"/>
    <w:rsid w:val="00A045C6"/>
    <w:rsid w:val="00A046DF"/>
    <w:rsid w:val="00A04741"/>
    <w:rsid w:val="00A048E9"/>
    <w:rsid w:val="00A04CB1"/>
    <w:rsid w:val="00A04D14"/>
    <w:rsid w:val="00A04D47"/>
    <w:rsid w:val="00A04D69"/>
    <w:rsid w:val="00A04DE2"/>
    <w:rsid w:val="00A050FC"/>
    <w:rsid w:val="00A05150"/>
    <w:rsid w:val="00A0515C"/>
    <w:rsid w:val="00A0522E"/>
    <w:rsid w:val="00A0541E"/>
    <w:rsid w:val="00A0544E"/>
    <w:rsid w:val="00A05476"/>
    <w:rsid w:val="00A0559F"/>
    <w:rsid w:val="00A05659"/>
    <w:rsid w:val="00A056D5"/>
    <w:rsid w:val="00A05701"/>
    <w:rsid w:val="00A05875"/>
    <w:rsid w:val="00A0597D"/>
    <w:rsid w:val="00A0597E"/>
    <w:rsid w:val="00A059E0"/>
    <w:rsid w:val="00A05AF1"/>
    <w:rsid w:val="00A05AF2"/>
    <w:rsid w:val="00A05D72"/>
    <w:rsid w:val="00A05DD2"/>
    <w:rsid w:val="00A06162"/>
    <w:rsid w:val="00A06285"/>
    <w:rsid w:val="00A065CE"/>
    <w:rsid w:val="00A068A8"/>
    <w:rsid w:val="00A0699E"/>
    <w:rsid w:val="00A06B5C"/>
    <w:rsid w:val="00A06C4A"/>
    <w:rsid w:val="00A06C9D"/>
    <w:rsid w:val="00A06DCC"/>
    <w:rsid w:val="00A06E2A"/>
    <w:rsid w:val="00A06EDD"/>
    <w:rsid w:val="00A0707D"/>
    <w:rsid w:val="00A0711F"/>
    <w:rsid w:val="00A0714A"/>
    <w:rsid w:val="00A073A1"/>
    <w:rsid w:val="00A076F4"/>
    <w:rsid w:val="00A07919"/>
    <w:rsid w:val="00A07935"/>
    <w:rsid w:val="00A079E6"/>
    <w:rsid w:val="00A07A31"/>
    <w:rsid w:val="00A07AF4"/>
    <w:rsid w:val="00A07B59"/>
    <w:rsid w:val="00A07C84"/>
    <w:rsid w:val="00A07D3B"/>
    <w:rsid w:val="00A07DC1"/>
    <w:rsid w:val="00A1001B"/>
    <w:rsid w:val="00A10176"/>
    <w:rsid w:val="00A102DF"/>
    <w:rsid w:val="00A10311"/>
    <w:rsid w:val="00A1040B"/>
    <w:rsid w:val="00A1055F"/>
    <w:rsid w:val="00A105C2"/>
    <w:rsid w:val="00A105CD"/>
    <w:rsid w:val="00A10A39"/>
    <w:rsid w:val="00A10A78"/>
    <w:rsid w:val="00A10B01"/>
    <w:rsid w:val="00A10B1A"/>
    <w:rsid w:val="00A10CF9"/>
    <w:rsid w:val="00A10F11"/>
    <w:rsid w:val="00A110FC"/>
    <w:rsid w:val="00A111B5"/>
    <w:rsid w:val="00A11431"/>
    <w:rsid w:val="00A115A0"/>
    <w:rsid w:val="00A115F3"/>
    <w:rsid w:val="00A115F7"/>
    <w:rsid w:val="00A11611"/>
    <w:rsid w:val="00A116E2"/>
    <w:rsid w:val="00A1196F"/>
    <w:rsid w:val="00A11A48"/>
    <w:rsid w:val="00A11A7B"/>
    <w:rsid w:val="00A11B0E"/>
    <w:rsid w:val="00A11BB4"/>
    <w:rsid w:val="00A11D4E"/>
    <w:rsid w:val="00A120E2"/>
    <w:rsid w:val="00A122AC"/>
    <w:rsid w:val="00A12342"/>
    <w:rsid w:val="00A123DF"/>
    <w:rsid w:val="00A12486"/>
    <w:rsid w:val="00A124E1"/>
    <w:rsid w:val="00A126BD"/>
    <w:rsid w:val="00A126DA"/>
    <w:rsid w:val="00A1291A"/>
    <w:rsid w:val="00A129B1"/>
    <w:rsid w:val="00A12E21"/>
    <w:rsid w:val="00A12E42"/>
    <w:rsid w:val="00A1321C"/>
    <w:rsid w:val="00A13243"/>
    <w:rsid w:val="00A13268"/>
    <w:rsid w:val="00A13411"/>
    <w:rsid w:val="00A134C7"/>
    <w:rsid w:val="00A134E4"/>
    <w:rsid w:val="00A13702"/>
    <w:rsid w:val="00A13755"/>
    <w:rsid w:val="00A138D4"/>
    <w:rsid w:val="00A13949"/>
    <w:rsid w:val="00A13C03"/>
    <w:rsid w:val="00A13CD5"/>
    <w:rsid w:val="00A13D9B"/>
    <w:rsid w:val="00A13EA1"/>
    <w:rsid w:val="00A14062"/>
    <w:rsid w:val="00A1411C"/>
    <w:rsid w:val="00A141FF"/>
    <w:rsid w:val="00A14218"/>
    <w:rsid w:val="00A142B9"/>
    <w:rsid w:val="00A14313"/>
    <w:rsid w:val="00A146E8"/>
    <w:rsid w:val="00A14982"/>
    <w:rsid w:val="00A149F0"/>
    <w:rsid w:val="00A14A24"/>
    <w:rsid w:val="00A14AF0"/>
    <w:rsid w:val="00A14B59"/>
    <w:rsid w:val="00A15149"/>
    <w:rsid w:val="00A1517A"/>
    <w:rsid w:val="00A153C0"/>
    <w:rsid w:val="00A15467"/>
    <w:rsid w:val="00A157BD"/>
    <w:rsid w:val="00A15B60"/>
    <w:rsid w:val="00A15B71"/>
    <w:rsid w:val="00A15D08"/>
    <w:rsid w:val="00A15EEC"/>
    <w:rsid w:val="00A15F0D"/>
    <w:rsid w:val="00A15F15"/>
    <w:rsid w:val="00A15FE1"/>
    <w:rsid w:val="00A16009"/>
    <w:rsid w:val="00A161AF"/>
    <w:rsid w:val="00A16251"/>
    <w:rsid w:val="00A162B6"/>
    <w:rsid w:val="00A165B8"/>
    <w:rsid w:val="00A16672"/>
    <w:rsid w:val="00A166AF"/>
    <w:rsid w:val="00A166ED"/>
    <w:rsid w:val="00A16824"/>
    <w:rsid w:val="00A16827"/>
    <w:rsid w:val="00A16906"/>
    <w:rsid w:val="00A16912"/>
    <w:rsid w:val="00A16D98"/>
    <w:rsid w:val="00A16DC0"/>
    <w:rsid w:val="00A16EE2"/>
    <w:rsid w:val="00A16FBE"/>
    <w:rsid w:val="00A17014"/>
    <w:rsid w:val="00A1707E"/>
    <w:rsid w:val="00A170CC"/>
    <w:rsid w:val="00A171D2"/>
    <w:rsid w:val="00A17324"/>
    <w:rsid w:val="00A17463"/>
    <w:rsid w:val="00A17500"/>
    <w:rsid w:val="00A17558"/>
    <w:rsid w:val="00A178F5"/>
    <w:rsid w:val="00A1795F"/>
    <w:rsid w:val="00A17979"/>
    <w:rsid w:val="00A17C90"/>
    <w:rsid w:val="00A17CFC"/>
    <w:rsid w:val="00A17EF5"/>
    <w:rsid w:val="00A17EFB"/>
    <w:rsid w:val="00A17F99"/>
    <w:rsid w:val="00A200C1"/>
    <w:rsid w:val="00A2033B"/>
    <w:rsid w:val="00A205DE"/>
    <w:rsid w:val="00A2099C"/>
    <w:rsid w:val="00A20AAE"/>
    <w:rsid w:val="00A20D09"/>
    <w:rsid w:val="00A20E39"/>
    <w:rsid w:val="00A20E94"/>
    <w:rsid w:val="00A20EC9"/>
    <w:rsid w:val="00A20FE3"/>
    <w:rsid w:val="00A21098"/>
    <w:rsid w:val="00A21409"/>
    <w:rsid w:val="00A2145B"/>
    <w:rsid w:val="00A214A8"/>
    <w:rsid w:val="00A2172D"/>
    <w:rsid w:val="00A21741"/>
    <w:rsid w:val="00A21925"/>
    <w:rsid w:val="00A21BF6"/>
    <w:rsid w:val="00A21C00"/>
    <w:rsid w:val="00A21CC2"/>
    <w:rsid w:val="00A21F14"/>
    <w:rsid w:val="00A21FAA"/>
    <w:rsid w:val="00A221EC"/>
    <w:rsid w:val="00A22265"/>
    <w:rsid w:val="00A226F1"/>
    <w:rsid w:val="00A22758"/>
    <w:rsid w:val="00A2281B"/>
    <w:rsid w:val="00A228EF"/>
    <w:rsid w:val="00A2291D"/>
    <w:rsid w:val="00A22A98"/>
    <w:rsid w:val="00A22AED"/>
    <w:rsid w:val="00A23031"/>
    <w:rsid w:val="00A230E9"/>
    <w:rsid w:val="00A23153"/>
    <w:rsid w:val="00A23203"/>
    <w:rsid w:val="00A23226"/>
    <w:rsid w:val="00A2350B"/>
    <w:rsid w:val="00A23561"/>
    <w:rsid w:val="00A236A5"/>
    <w:rsid w:val="00A236B4"/>
    <w:rsid w:val="00A2387A"/>
    <w:rsid w:val="00A238F3"/>
    <w:rsid w:val="00A23A0B"/>
    <w:rsid w:val="00A23A8F"/>
    <w:rsid w:val="00A23AC9"/>
    <w:rsid w:val="00A23B94"/>
    <w:rsid w:val="00A23C6A"/>
    <w:rsid w:val="00A23D7E"/>
    <w:rsid w:val="00A23DC4"/>
    <w:rsid w:val="00A23F6D"/>
    <w:rsid w:val="00A240BD"/>
    <w:rsid w:val="00A24191"/>
    <w:rsid w:val="00A241A0"/>
    <w:rsid w:val="00A2433E"/>
    <w:rsid w:val="00A24491"/>
    <w:rsid w:val="00A2453A"/>
    <w:rsid w:val="00A24726"/>
    <w:rsid w:val="00A24733"/>
    <w:rsid w:val="00A247AE"/>
    <w:rsid w:val="00A249B7"/>
    <w:rsid w:val="00A24BBD"/>
    <w:rsid w:val="00A24C47"/>
    <w:rsid w:val="00A24C78"/>
    <w:rsid w:val="00A24CDA"/>
    <w:rsid w:val="00A24D30"/>
    <w:rsid w:val="00A24D6F"/>
    <w:rsid w:val="00A24DCB"/>
    <w:rsid w:val="00A24FB0"/>
    <w:rsid w:val="00A2510C"/>
    <w:rsid w:val="00A25276"/>
    <w:rsid w:val="00A2554B"/>
    <w:rsid w:val="00A2578C"/>
    <w:rsid w:val="00A257AB"/>
    <w:rsid w:val="00A258D8"/>
    <w:rsid w:val="00A258E4"/>
    <w:rsid w:val="00A2590C"/>
    <w:rsid w:val="00A2596D"/>
    <w:rsid w:val="00A25A13"/>
    <w:rsid w:val="00A25A3A"/>
    <w:rsid w:val="00A25A47"/>
    <w:rsid w:val="00A25AA1"/>
    <w:rsid w:val="00A25B62"/>
    <w:rsid w:val="00A25C3F"/>
    <w:rsid w:val="00A25EA8"/>
    <w:rsid w:val="00A25EBA"/>
    <w:rsid w:val="00A25ED4"/>
    <w:rsid w:val="00A25FA9"/>
    <w:rsid w:val="00A26194"/>
    <w:rsid w:val="00A264BF"/>
    <w:rsid w:val="00A264C4"/>
    <w:rsid w:val="00A26622"/>
    <w:rsid w:val="00A26656"/>
    <w:rsid w:val="00A266C9"/>
    <w:rsid w:val="00A2688E"/>
    <w:rsid w:val="00A26968"/>
    <w:rsid w:val="00A2696D"/>
    <w:rsid w:val="00A269B7"/>
    <w:rsid w:val="00A269C3"/>
    <w:rsid w:val="00A26D3E"/>
    <w:rsid w:val="00A26E25"/>
    <w:rsid w:val="00A26E8D"/>
    <w:rsid w:val="00A26EC6"/>
    <w:rsid w:val="00A26ED3"/>
    <w:rsid w:val="00A26F22"/>
    <w:rsid w:val="00A27250"/>
    <w:rsid w:val="00A273C0"/>
    <w:rsid w:val="00A273D4"/>
    <w:rsid w:val="00A276F7"/>
    <w:rsid w:val="00A27891"/>
    <w:rsid w:val="00A27929"/>
    <w:rsid w:val="00A27A6D"/>
    <w:rsid w:val="00A27B42"/>
    <w:rsid w:val="00A27B48"/>
    <w:rsid w:val="00A27B95"/>
    <w:rsid w:val="00A27BA0"/>
    <w:rsid w:val="00A27E76"/>
    <w:rsid w:val="00A3011E"/>
    <w:rsid w:val="00A30444"/>
    <w:rsid w:val="00A30700"/>
    <w:rsid w:val="00A30707"/>
    <w:rsid w:val="00A308AA"/>
    <w:rsid w:val="00A3097D"/>
    <w:rsid w:val="00A30C7B"/>
    <w:rsid w:val="00A30D91"/>
    <w:rsid w:val="00A3108D"/>
    <w:rsid w:val="00A31187"/>
    <w:rsid w:val="00A312C0"/>
    <w:rsid w:val="00A3156C"/>
    <w:rsid w:val="00A3157A"/>
    <w:rsid w:val="00A31613"/>
    <w:rsid w:val="00A3162F"/>
    <w:rsid w:val="00A3178D"/>
    <w:rsid w:val="00A3184E"/>
    <w:rsid w:val="00A319B6"/>
    <w:rsid w:val="00A319F7"/>
    <w:rsid w:val="00A31A17"/>
    <w:rsid w:val="00A31B61"/>
    <w:rsid w:val="00A31B99"/>
    <w:rsid w:val="00A31C5A"/>
    <w:rsid w:val="00A31CD3"/>
    <w:rsid w:val="00A31D21"/>
    <w:rsid w:val="00A31DE3"/>
    <w:rsid w:val="00A31EFA"/>
    <w:rsid w:val="00A31EFE"/>
    <w:rsid w:val="00A32070"/>
    <w:rsid w:val="00A320A8"/>
    <w:rsid w:val="00A32218"/>
    <w:rsid w:val="00A3263B"/>
    <w:rsid w:val="00A327FE"/>
    <w:rsid w:val="00A3299B"/>
    <w:rsid w:val="00A32AF3"/>
    <w:rsid w:val="00A32D7E"/>
    <w:rsid w:val="00A32E85"/>
    <w:rsid w:val="00A32EF0"/>
    <w:rsid w:val="00A33295"/>
    <w:rsid w:val="00A33368"/>
    <w:rsid w:val="00A334FA"/>
    <w:rsid w:val="00A33861"/>
    <w:rsid w:val="00A33A4B"/>
    <w:rsid w:val="00A33A6D"/>
    <w:rsid w:val="00A33AA5"/>
    <w:rsid w:val="00A33C64"/>
    <w:rsid w:val="00A33D68"/>
    <w:rsid w:val="00A33D7C"/>
    <w:rsid w:val="00A33FE4"/>
    <w:rsid w:val="00A34021"/>
    <w:rsid w:val="00A340AF"/>
    <w:rsid w:val="00A341C1"/>
    <w:rsid w:val="00A341EF"/>
    <w:rsid w:val="00A34292"/>
    <w:rsid w:val="00A342AF"/>
    <w:rsid w:val="00A345A3"/>
    <w:rsid w:val="00A34845"/>
    <w:rsid w:val="00A34A4C"/>
    <w:rsid w:val="00A34B0A"/>
    <w:rsid w:val="00A34C72"/>
    <w:rsid w:val="00A34DE7"/>
    <w:rsid w:val="00A34DFF"/>
    <w:rsid w:val="00A34E2B"/>
    <w:rsid w:val="00A34E52"/>
    <w:rsid w:val="00A34EF8"/>
    <w:rsid w:val="00A34F4F"/>
    <w:rsid w:val="00A34F72"/>
    <w:rsid w:val="00A34FAC"/>
    <w:rsid w:val="00A34FB8"/>
    <w:rsid w:val="00A351FA"/>
    <w:rsid w:val="00A352AF"/>
    <w:rsid w:val="00A35307"/>
    <w:rsid w:val="00A3535C"/>
    <w:rsid w:val="00A35364"/>
    <w:rsid w:val="00A35474"/>
    <w:rsid w:val="00A355BA"/>
    <w:rsid w:val="00A35634"/>
    <w:rsid w:val="00A357C7"/>
    <w:rsid w:val="00A3583A"/>
    <w:rsid w:val="00A35B45"/>
    <w:rsid w:val="00A35CBF"/>
    <w:rsid w:val="00A35DF5"/>
    <w:rsid w:val="00A35E50"/>
    <w:rsid w:val="00A36110"/>
    <w:rsid w:val="00A361B7"/>
    <w:rsid w:val="00A36203"/>
    <w:rsid w:val="00A3642B"/>
    <w:rsid w:val="00A364EA"/>
    <w:rsid w:val="00A365A6"/>
    <w:rsid w:val="00A365C8"/>
    <w:rsid w:val="00A365F8"/>
    <w:rsid w:val="00A36874"/>
    <w:rsid w:val="00A36899"/>
    <w:rsid w:val="00A369EA"/>
    <w:rsid w:val="00A36A82"/>
    <w:rsid w:val="00A36DF7"/>
    <w:rsid w:val="00A370CE"/>
    <w:rsid w:val="00A371CA"/>
    <w:rsid w:val="00A3729D"/>
    <w:rsid w:val="00A374F8"/>
    <w:rsid w:val="00A37511"/>
    <w:rsid w:val="00A37548"/>
    <w:rsid w:val="00A37688"/>
    <w:rsid w:val="00A376AB"/>
    <w:rsid w:val="00A376EE"/>
    <w:rsid w:val="00A37810"/>
    <w:rsid w:val="00A37859"/>
    <w:rsid w:val="00A3791B"/>
    <w:rsid w:val="00A37E55"/>
    <w:rsid w:val="00A37F3B"/>
    <w:rsid w:val="00A400E1"/>
    <w:rsid w:val="00A400F8"/>
    <w:rsid w:val="00A40433"/>
    <w:rsid w:val="00A40471"/>
    <w:rsid w:val="00A40591"/>
    <w:rsid w:val="00A40636"/>
    <w:rsid w:val="00A40644"/>
    <w:rsid w:val="00A407F1"/>
    <w:rsid w:val="00A40869"/>
    <w:rsid w:val="00A40994"/>
    <w:rsid w:val="00A40997"/>
    <w:rsid w:val="00A40A59"/>
    <w:rsid w:val="00A40B51"/>
    <w:rsid w:val="00A40C2E"/>
    <w:rsid w:val="00A41184"/>
    <w:rsid w:val="00A4152E"/>
    <w:rsid w:val="00A41539"/>
    <w:rsid w:val="00A41608"/>
    <w:rsid w:val="00A4162C"/>
    <w:rsid w:val="00A416FB"/>
    <w:rsid w:val="00A417C2"/>
    <w:rsid w:val="00A41819"/>
    <w:rsid w:val="00A418AB"/>
    <w:rsid w:val="00A41953"/>
    <w:rsid w:val="00A419AB"/>
    <w:rsid w:val="00A41C1A"/>
    <w:rsid w:val="00A41D3D"/>
    <w:rsid w:val="00A41F7E"/>
    <w:rsid w:val="00A421DB"/>
    <w:rsid w:val="00A422B4"/>
    <w:rsid w:val="00A422CF"/>
    <w:rsid w:val="00A423A8"/>
    <w:rsid w:val="00A423F7"/>
    <w:rsid w:val="00A4241A"/>
    <w:rsid w:val="00A42433"/>
    <w:rsid w:val="00A42680"/>
    <w:rsid w:val="00A42686"/>
    <w:rsid w:val="00A42788"/>
    <w:rsid w:val="00A427ED"/>
    <w:rsid w:val="00A42896"/>
    <w:rsid w:val="00A428CE"/>
    <w:rsid w:val="00A4293C"/>
    <w:rsid w:val="00A4295B"/>
    <w:rsid w:val="00A42995"/>
    <w:rsid w:val="00A42B25"/>
    <w:rsid w:val="00A42C0B"/>
    <w:rsid w:val="00A42C7A"/>
    <w:rsid w:val="00A42DB8"/>
    <w:rsid w:val="00A42DC6"/>
    <w:rsid w:val="00A42E37"/>
    <w:rsid w:val="00A42EBE"/>
    <w:rsid w:val="00A42ECF"/>
    <w:rsid w:val="00A42F6E"/>
    <w:rsid w:val="00A430CE"/>
    <w:rsid w:val="00A43476"/>
    <w:rsid w:val="00A4363A"/>
    <w:rsid w:val="00A4367F"/>
    <w:rsid w:val="00A439A0"/>
    <w:rsid w:val="00A439BC"/>
    <w:rsid w:val="00A439C4"/>
    <w:rsid w:val="00A43D8E"/>
    <w:rsid w:val="00A43F2B"/>
    <w:rsid w:val="00A43FD7"/>
    <w:rsid w:val="00A44053"/>
    <w:rsid w:val="00A440DA"/>
    <w:rsid w:val="00A441F3"/>
    <w:rsid w:val="00A4423F"/>
    <w:rsid w:val="00A443DC"/>
    <w:rsid w:val="00A44448"/>
    <w:rsid w:val="00A44837"/>
    <w:rsid w:val="00A449A1"/>
    <w:rsid w:val="00A44A3E"/>
    <w:rsid w:val="00A44AD9"/>
    <w:rsid w:val="00A44BF2"/>
    <w:rsid w:val="00A44C66"/>
    <w:rsid w:val="00A44D96"/>
    <w:rsid w:val="00A450AF"/>
    <w:rsid w:val="00A45130"/>
    <w:rsid w:val="00A451BC"/>
    <w:rsid w:val="00A45241"/>
    <w:rsid w:val="00A452AF"/>
    <w:rsid w:val="00A45428"/>
    <w:rsid w:val="00A4571A"/>
    <w:rsid w:val="00A45769"/>
    <w:rsid w:val="00A457CA"/>
    <w:rsid w:val="00A457EF"/>
    <w:rsid w:val="00A457F5"/>
    <w:rsid w:val="00A45A58"/>
    <w:rsid w:val="00A45D56"/>
    <w:rsid w:val="00A45F7A"/>
    <w:rsid w:val="00A46038"/>
    <w:rsid w:val="00A460DF"/>
    <w:rsid w:val="00A462C2"/>
    <w:rsid w:val="00A46496"/>
    <w:rsid w:val="00A464DF"/>
    <w:rsid w:val="00A4659E"/>
    <w:rsid w:val="00A467E7"/>
    <w:rsid w:val="00A4685A"/>
    <w:rsid w:val="00A46B97"/>
    <w:rsid w:val="00A46F4A"/>
    <w:rsid w:val="00A47084"/>
    <w:rsid w:val="00A470C1"/>
    <w:rsid w:val="00A474AE"/>
    <w:rsid w:val="00A4752C"/>
    <w:rsid w:val="00A47734"/>
    <w:rsid w:val="00A47940"/>
    <w:rsid w:val="00A4795A"/>
    <w:rsid w:val="00A4795F"/>
    <w:rsid w:val="00A47989"/>
    <w:rsid w:val="00A47ACB"/>
    <w:rsid w:val="00A47B73"/>
    <w:rsid w:val="00A47CA8"/>
    <w:rsid w:val="00A47D66"/>
    <w:rsid w:val="00A47EBD"/>
    <w:rsid w:val="00A47EC5"/>
    <w:rsid w:val="00A47EC8"/>
    <w:rsid w:val="00A47FE0"/>
    <w:rsid w:val="00A500C1"/>
    <w:rsid w:val="00A500E7"/>
    <w:rsid w:val="00A500F0"/>
    <w:rsid w:val="00A50175"/>
    <w:rsid w:val="00A504F7"/>
    <w:rsid w:val="00A50AA9"/>
    <w:rsid w:val="00A50CAD"/>
    <w:rsid w:val="00A50CB3"/>
    <w:rsid w:val="00A50DCF"/>
    <w:rsid w:val="00A50E62"/>
    <w:rsid w:val="00A50EAF"/>
    <w:rsid w:val="00A50F0C"/>
    <w:rsid w:val="00A51114"/>
    <w:rsid w:val="00A5125F"/>
    <w:rsid w:val="00A512FC"/>
    <w:rsid w:val="00A51453"/>
    <w:rsid w:val="00A514CB"/>
    <w:rsid w:val="00A514E5"/>
    <w:rsid w:val="00A5158B"/>
    <w:rsid w:val="00A5168A"/>
    <w:rsid w:val="00A5173A"/>
    <w:rsid w:val="00A5179F"/>
    <w:rsid w:val="00A517E8"/>
    <w:rsid w:val="00A51835"/>
    <w:rsid w:val="00A51870"/>
    <w:rsid w:val="00A51E91"/>
    <w:rsid w:val="00A521E9"/>
    <w:rsid w:val="00A52331"/>
    <w:rsid w:val="00A5251F"/>
    <w:rsid w:val="00A525CD"/>
    <w:rsid w:val="00A527C8"/>
    <w:rsid w:val="00A5284F"/>
    <w:rsid w:val="00A52E03"/>
    <w:rsid w:val="00A53395"/>
    <w:rsid w:val="00A53489"/>
    <w:rsid w:val="00A534FE"/>
    <w:rsid w:val="00A5351C"/>
    <w:rsid w:val="00A536AC"/>
    <w:rsid w:val="00A53859"/>
    <w:rsid w:val="00A53883"/>
    <w:rsid w:val="00A5394D"/>
    <w:rsid w:val="00A53B79"/>
    <w:rsid w:val="00A53BDF"/>
    <w:rsid w:val="00A53BEE"/>
    <w:rsid w:val="00A53E4C"/>
    <w:rsid w:val="00A53E54"/>
    <w:rsid w:val="00A53EAF"/>
    <w:rsid w:val="00A53F36"/>
    <w:rsid w:val="00A53FB9"/>
    <w:rsid w:val="00A54058"/>
    <w:rsid w:val="00A5419B"/>
    <w:rsid w:val="00A54470"/>
    <w:rsid w:val="00A544D6"/>
    <w:rsid w:val="00A5455E"/>
    <w:rsid w:val="00A5470E"/>
    <w:rsid w:val="00A54B98"/>
    <w:rsid w:val="00A54C35"/>
    <w:rsid w:val="00A54F42"/>
    <w:rsid w:val="00A54F87"/>
    <w:rsid w:val="00A551AF"/>
    <w:rsid w:val="00A553D7"/>
    <w:rsid w:val="00A5544E"/>
    <w:rsid w:val="00A557E5"/>
    <w:rsid w:val="00A5584D"/>
    <w:rsid w:val="00A5597F"/>
    <w:rsid w:val="00A55C3B"/>
    <w:rsid w:val="00A55C83"/>
    <w:rsid w:val="00A55C9E"/>
    <w:rsid w:val="00A55D9A"/>
    <w:rsid w:val="00A55E6A"/>
    <w:rsid w:val="00A55EE7"/>
    <w:rsid w:val="00A55F10"/>
    <w:rsid w:val="00A55F2E"/>
    <w:rsid w:val="00A55F5C"/>
    <w:rsid w:val="00A5619B"/>
    <w:rsid w:val="00A562FB"/>
    <w:rsid w:val="00A56772"/>
    <w:rsid w:val="00A56782"/>
    <w:rsid w:val="00A569BE"/>
    <w:rsid w:val="00A56A25"/>
    <w:rsid w:val="00A56B2D"/>
    <w:rsid w:val="00A56B95"/>
    <w:rsid w:val="00A56EA9"/>
    <w:rsid w:val="00A5701B"/>
    <w:rsid w:val="00A572A6"/>
    <w:rsid w:val="00A573A4"/>
    <w:rsid w:val="00A573A6"/>
    <w:rsid w:val="00A57498"/>
    <w:rsid w:val="00A5755B"/>
    <w:rsid w:val="00A57572"/>
    <w:rsid w:val="00A57AA5"/>
    <w:rsid w:val="00A57ABE"/>
    <w:rsid w:val="00A57B7A"/>
    <w:rsid w:val="00A57B97"/>
    <w:rsid w:val="00A57C2E"/>
    <w:rsid w:val="00A57CB4"/>
    <w:rsid w:val="00A57D14"/>
    <w:rsid w:val="00A57D54"/>
    <w:rsid w:val="00A57D81"/>
    <w:rsid w:val="00A57DE3"/>
    <w:rsid w:val="00A57E55"/>
    <w:rsid w:val="00A57EB8"/>
    <w:rsid w:val="00A57ECE"/>
    <w:rsid w:val="00A57FA8"/>
    <w:rsid w:val="00A57FAB"/>
    <w:rsid w:val="00A601EB"/>
    <w:rsid w:val="00A602F7"/>
    <w:rsid w:val="00A6038B"/>
    <w:rsid w:val="00A6063B"/>
    <w:rsid w:val="00A607A3"/>
    <w:rsid w:val="00A60B5C"/>
    <w:rsid w:val="00A60C9A"/>
    <w:rsid w:val="00A60CB1"/>
    <w:rsid w:val="00A60D77"/>
    <w:rsid w:val="00A60DB6"/>
    <w:rsid w:val="00A60E20"/>
    <w:rsid w:val="00A61132"/>
    <w:rsid w:val="00A611F3"/>
    <w:rsid w:val="00A61246"/>
    <w:rsid w:val="00A6127A"/>
    <w:rsid w:val="00A61326"/>
    <w:rsid w:val="00A613D2"/>
    <w:rsid w:val="00A61512"/>
    <w:rsid w:val="00A618BB"/>
    <w:rsid w:val="00A6195A"/>
    <w:rsid w:val="00A61A37"/>
    <w:rsid w:val="00A61C3B"/>
    <w:rsid w:val="00A61D2D"/>
    <w:rsid w:val="00A61DE6"/>
    <w:rsid w:val="00A61DFD"/>
    <w:rsid w:val="00A61FE4"/>
    <w:rsid w:val="00A6207A"/>
    <w:rsid w:val="00A620A5"/>
    <w:rsid w:val="00A620B2"/>
    <w:rsid w:val="00A6257E"/>
    <w:rsid w:val="00A627EA"/>
    <w:rsid w:val="00A6290A"/>
    <w:rsid w:val="00A62A6C"/>
    <w:rsid w:val="00A62B01"/>
    <w:rsid w:val="00A62F1F"/>
    <w:rsid w:val="00A62FDE"/>
    <w:rsid w:val="00A630D0"/>
    <w:rsid w:val="00A6329A"/>
    <w:rsid w:val="00A633B4"/>
    <w:rsid w:val="00A63413"/>
    <w:rsid w:val="00A63510"/>
    <w:rsid w:val="00A635C2"/>
    <w:rsid w:val="00A636D7"/>
    <w:rsid w:val="00A637EF"/>
    <w:rsid w:val="00A638FE"/>
    <w:rsid w:val="00A639FB"/>
    <w:rsid w:val="00A63EC3"/>
    <w:rsid w:val="00A63FAE"/>
    <w:rsid w:val="00A63FE2"/>
    <w:rsid w:val="00A641B8"/>
    <w:rsid w:val="00A6453D"/>
    <w:rsid w:val="00A64714"/>
    <w:rsid w:val="00A64762"/>
    <w:rsid w:val="00A64771"/>
    <w:rsid w:val="00A647AD"/>
    <w:rsid w:val="00A64A30"/>
    <w:rsid w:val="00A64DC2"/>
    <w:rsid w:val="00A64DDC"/>
    <w:rsid w:val="00A64E31"/>
    <w:rsid w:val="00A64F74"/>
    <w:rsid w:val="00A65124"/>
    <w:rsid w:val="00A654E2"/>
    <w:rsid w:val="00A657CB"/>
    <w:rsid w:val="00A65917"/>
    <w:rsid w:val="00A65938"/>
    <w:rsid w:val="00A65987"/>
    <w:rsid w:val="00A65B0D"/>
    <w:rsid w:val="00A65B1B"/>
    <w:rsid w:val="00A65CAA"/>
    <w:rsid w:val="00A65CC5"/>
    <w:rsid w:val="00A65DEB"/>
    <w:rsid w:val="00A65F31"/>
    <w:rsid w:val="00A65FCD"/>
    <w:rsid w:val="00A661E9"/>
    <w:rsid w:val="00A662DD"/>
    <w:rsid w:val="00A66397"/>
    <w:rsid w:val="00A663CB"/>
    <w:rsid w:val="00A6656F"/>
    <w:rsid w:val="00A665E6"/>
    <w:rsid w:val="00A66623"/>
    <w:rsid w:val="00A6662E"/>
    <w:rsid w:val="00A667F2"/>
    <w:rsid w:val="00A66AE1"/>
    <w:rsid w:val="00A66B39"/>
    <w:rsid w:val="00A66DDD"/>
    <w:rsid w:val="00A67145"/>
    <w:rsid w:val="00A67318"/>
    <w:rsid w:val="00A6733B"/>
    <w:rsid w:val="00A67394"/>
    <w:rsid w:val="00A677D0"/>
    <w:rsid w:val="00A67843"/>
    <w:rsid w:val="00A6784C"/>
    <w:rsid w:val="00A678F1"/>
    <w:rsid w:val="00A67C72"/>
    <w:rsid w:val="00A67C7D"/>
    <w:rsid w:val="00A67DA0"/>
    <w:rsid w:val="00A67DB9"/>
    <w:rsid w:val="00A67DF9"/>
    <w:rsid w:val="00A67E7F"/>
    <w:rsid w:val="00A70047"/>
    <w:rsid w:val="00A70147"/>
    <w:rsid w:val="00A70248"/>
    <w:rsid w:val="00A70544"/>
    <w:rsid w:val="00A705FF"/>
    <w:rsid w:val="00A70601"/>
    <w:rsid w:val="00A7063D"/>
    <w:rsid w:val="00A706A7"/>
    <w:rsid w:val="00A7079D"/>
    <w:rsid w:val="00A707E7"/>
    <w:rsid w:val="00A708DD"/>
    <w:rsid w:val="00A7095B"/>
    <w:rsid w:val="00A709E4"/>
    <w:rsid w:val="00A70B13"/>
    <w:rsid w:val="00A70BAF"/>
    <w:rsid w:val="00A70DD5"/>
    <w:rsid w:val="00A70ECD"/>
    <w:rsid w:val="00A713E9"/>
    <w:rsid w:val="00A71486"/>
    <w:rsid w:val="00A716F5"/>
    <w:rsid w:val="00A71760"/>
    <w:rsid w:val="00A717FF"/>
    <w:rsid w:val="00A7183C"/>
    <w:rsid w:val="00A718BC"/>
    <w:rsid w:val="00A71937"/>
    <w:rsid w:val="00A71A94"/>
    <w:rsid w:val="00A71A9B"/>
    <w:rsid w:val="00A71AA2"/>
    <w:rsid w:val="00A71CF9"/>
    <w:rsid w:val="00A71D68"/>
    <w:rsid w:val="00A71EA8"/>
    <w:rsid w:val="00A72171"/>
    <w:rsid w:val="00A72184"/>
    <w:rsid w:val="00A721CD"/>
    <w:rsid w:val="00A7233F"/>
    <w:rsid w:val="00A724DC"/>
    <w:rsid w:val="00A725FE"/>
    <w:rsid w:val="00A7269D"/>
    <w:rsid w:val="00A7277C"/>
    <w:rsid w:val="00A727CE"/>
    <w:rsid w:val="00A7290E"/>
    <w:rsid w:val="00A7293D"/>
    <w:rsid w:val="00A72A5F"/>
    <w:rsid w:val="00A72BFA"/>
    <w:rsid w:val="00A72CD5"/>
    <w:rsid w:val="00A72EC6"/>
    <w:rsid w:val="00A731CD"/>
    <w:rsid w:val="00A731EA"/>
    <w:rsid w:val="00A73323"/>
    <w:rsid w:val="00A733F3"/>
    <w:rsid w:val="00A7342C"/>
    <w:rsid w:val="00A73564"/>
    <w:rsid w:val="00A735C3"/>
    <w:rsid w:val="00A739CE"/>
    <w:rsid w:val="00A739FB"/>
    <w:rsid w:val="00A73A4A"/>
    <w:rsid w:val="00A73B18"/>
    <w:rsid w:val="00A73C88"/>
    <w:rsid w:val="00A73D16"/>
    <w:rsid w:val="00A73E95"/>
    <w:rsid w:val="00A73F16"/>
    <w:rsid w:val="00A740C3"/>
    <w:rsid w:val="00A7421C"/>
    <w:rsid w:val="00A742F4"/>
    <w:rsid w:val="00A743B9"/>
    <w:rsid w:val="00A74479"/>
    <w:rsid w:val="00A745D5"/>
    <w:rsid w:val="00A74652"/>
    <w:rsid w:val="00A747A7"/>
    <w:rsid w:val="00A748E3"/>
    <w:rsid w:val="00A748EC"/>
    <w:rsid w:val="00A74938"/>
    <w:rsid w:val="00A74B28"/>
    <w:rsid w:val="00A74C24"/>
    <w:rsid w:val="00A74CFC"/>
    <w:rsid w:val="00A74D44"/>
    <w:rsid w:val="00A74E70"/>
    <w:rsid w:val="00A74E78"/>
    <w:rsid w:val="00A74F14"/>
    <w:rsid w:val="00A75157"/>
    <w:rsid w:val="00A7540D"/>
    <w:rsid w:val="00A75422"/>
    <w:rsid w:val="00A75483"/>
    <w:rsid w:val="00A7563B"/>
    <w:rsid w:val="00A75687"/>
    <w:rsid w:val="00A75696"/>
    <w:rsid w:val="00A757D8"/>
    <w:rsid w:val="00A75969"/>
    <w:rsid w:val="00A7599C"/>
    <w:rsid w:val="00A75A05"/>
    <w:rsid w:val="00A75A35"/>
    <w:rsid w:val="00A75B41"/>
    <w:rsid w:val="00A75C69"/>
    <w:rsid w:val="00A75CBD"/>
    <w:rsid w:val="00A75D2C"/>
    <w:rsid w:val="00A75EA7"/>
    <w:rsid w:val="00A75F5B"/>
    <w:rsid w:val="00A760F0"/>
    <w:rsid w:val="00A76305"/>
    <w:rsid w:val="00A76416"/>
    <w:rsid w:val="00A764E5"/>
    <w:rsid w:val="00A7654F"/>
    <w:rsid w:val="00A7679D"/>
    <w:rsid w:val="00A767C7"/>
    <w:rsid w:val="00A76810"/>
    <w:rsid w:val="00A7691B"/>
    <w:rsid w:val="00A7692E"/>
    <w:rsid w:val="00A76B05"/>
    <w:rsid w:val="00A76E0D"/>
    <w:rsid w:val="00A76EF7"/>
    <w:rsid w:val="00A76F0E"/>
    <w:rsid w:val="00A77118"/>
    <w:rsid w:val="00A7736B"/>
    <w:rsid w:val="00A77584"/>
    <w:rsid w:val="00A7772B"/>
    <w:rsid w:val="00A77962"/>
    <w:rsid w:val="00A779D7"/>
    <w:rsid w:val="00A77B01"/>
    <w:rsid w:val="00A77C2F"/>
    <w:rsid w:val="00A77D05"/>
    <w:rsid w:val="00A77EF1"/>
    <w:rsid w:val="00A80346"/>
    <w:rsid w:val="00A803B6"/>
    <w:rsid w:val="00A8060C"/>
    <w:rsid w:val="00A8083C"/>
    <w:rsid w:val="00A808D8"/>
    <w:rsid w:val="00A80934"/>
    <w:rsid w:val="00A80999"/>
    <w:rsid w:val="00A80B62"/>
    <w:rsid w:val="00A80B67"/>
    <w:rsid w:val="00A80BFA"/>
    <w:rsid w:val="00A80C48"/>
    <w:rsid w:val="00A80C82"/>
    <w:rsid w:val="00A80CCE"/>
    <w:rsid w:val="00A80EEB"/>
    <w:rsid w:val="00A81002"/>
    <w:rsid w:val="00A811D4"/>
    <w:rsid w:val="00A81377"/>
    <w:rsid w:val="00A81472"/>
    <w:rsid w:val="00A814B9"/>
    <w:rsid w:val="00A81517"/>
    <w:rsid w:val="00A81544"/>
    <w:rsid w:val="00A815C7"/>
    <w:rsid w:val="00A8171B"/>
    <w:rsid w:val="00A81870"/>
    <w:rsid w:val="00A81A2D"/>
    <w:rsid w:val="00A81AB9"/>
    <w:rsid w:val="00A81B60"/>
    <w:rsid w:val="00A81B7D"/>
    <w:rsid w:val="00A81D62"/>
    <w:rsid w:val="00A81E6A"/>
    <w:rsid w:val="00A81EAE"/>
    <w:rsid w:val="00A821D2"/>
    <w:rsid w:val="00A8226F"/>
    <w:rsid w:val="00A82370"/>
    <w:rsid w:val="00A8270D"/>
    <w:rsid w:val="00A827AB"/>
    <w:rsid w:val="00A827F7"/>
    <w:rsid w:val="00A8285D"/>
    <w:rsid w:val="00A8292C"/>
    <w:rsid w:val="00A829A3"/>
    <w:rsid w:val="00A82DAB"/>
    <w:rsid w:val="00A82DFE"/>
    <w:rsid w:val="00A82E59"/>
    <w:rsid w:val="00A82E7F"/>
    <w:rsid w:val="00A82FD2"/>
    <w:rsid w:val="00A8303D"/>
    <w:rsid w:val="00A830A6"/>
    <w:rsid w:val="00A83160"/>
    <w:rsid w:val="00A8318B"/>
    <w:rsid w:val="00A8355B"/>
    <w:rsid w:val="00A8365F"/>
    <w:rsid w:val="00A83693"/>
    <w:rsid w:val="00A83BF1"/>
    <w:rsid w:val="00A83C92"/>
    <w:rsid w:val="00A83E09"/>
    <w:rsid w:val="00A83F14"/>
    <w:rsid w:val="00A83F95"/>
    <w:rsid w:val="00A84068"/>
    <w:rsid w:val="00A84115"/>
    <w:rsid w:val="00A84257"/>
    <w:rsid w:val="00A84339"/>
    <w:rsid w:val="00A844C6"/>
    <w:rsid w:val="00A845FE"/>
    <w:rsid w:val="00A8486B"/>
    <w:rsid w:val="00A84877"/>
    <w:rsid w:val="00A848CF"/>
    <w:rsid w:val="00A8498D"/>
    <w:rsid w:val="00A84A54"/>
    <w:rsid w:val="00A84BC1"/>
    <w:rsid w:val="00A84DC5"/>
    <w:rsid w:val="00A85006"/>
    <w:rsid w:val="00A850E9"/>
    <w:rsid w:val="00A8512A"/>
    <w:rsid w:val="00A85277"/>
    <w:rsid w:val="00A85306"/>
    <w:rsid w:val="00A854C2"/>
    <w:rsid w:val="00A857A8"/>
    <w:rsid w:val="00A858B2"/>
    <w:rsid w:val="00A85969"/>
    <w:rsid w:val="00A85A4C"/>
    <w:rsid w:val="00A85A7B"/>
    <w:rsid w:val="00A85BE1"/>
    <w:rsid w:val="00A85C62"/>
    <w:rsid w:val="00A85EBF"/>
    <w:rsid w:val="00A85ECC"/>
    <w:rsid w:val="00A860AC"/>
    <w:rsid w:val="00A8622F"/>
    <w:rsid w:val="00A8643D"/>
    <w:rsid w:val="00A866F4"/>
    <w:rsid w:val="00A867C6"/>
    <w:rsid w:val="00A86806"/>
    <w:rsid w:val="00A86893"/>
    <w:rsid w:val="00A869D3"/>
    <w:rsid w:val="00A86A63"/>
    <w:rsid w:val="00A86D42"/>
    <w:rsid w:val="00A86E36"/>
    <w:rsid w:val="00A87030"/>
    <w:rsid w:val="00A8708E"/>
    <w:rsid w:val="00A872C1"/>
    <w:rsid w:val="00A8749C"/>
    <w:rsid w:val="00A87534"/>
    <w:rsid w:val="00A87660"/>
    <w:rsid w:val="00A876B8"/>
    <w:rsid w:val="00A87A06"/>
    <w:rsid w:val="00A87AFE"/>
    <w:rsid w:val="00A87B1F"/>
    <w:rsid w:val="00A87B40"/>
    <w:rsid w:val="00A87C22"/>
    <w:rsid w:val="00A87D04"/>
    <w:rsid w:val="00A87D6B"/>
    <w:rsid w:val="00A87EA4"/>
    <w:rsid w:val="00A87EF6"/>
    <w:rsid w:val="00A90091"/>
    <w:rsid w:val="00A900BE"/>
    <w:rsid w:val="00A90160"/>
    <w:rsid w:val="00A901BC"/>
    <w:rsid w:val="00A906A1"/>
    <w:rsid w:val="00A9085E"/>
    <w:rsid w:val="00A9095E"/>
    <w:rsid w:val="00A90A4B"/>
    <w:rsid w:val="00A90A55"/>
    <w:rsid w:val="00A90AA1"/>
    <w:rsid w:val="00A90C29"/>
    <w:rsid w:val="00A90D06"/>
    <w:rsid w:val="00A90D73"/>
    <w:rsid w:val="00A90F54"/>
    <w:rsid w:val="00A9108A"/>
    <w:rsid w:val="00A91279"/>
    <w:rsid w:val="00A9133F"/>
    <w:rsid w:val="00A91457"/>
    <w:rsid w:val="00A91488"/>
    <w:rsid w:val="00A91648"/>
    <w:rsid w:val="00A9165A"/>
    <w:rsid w:val="00A918E3"/>
    <w:rsid w:val="00A919B2"/>
    <w:rsid w:val="00A919E8"/>
    <w:rsid w:val="00A91A98"/>
    <w:rsid w:val="00A91AC5"/>
    <w:rsid w:val="00A91B56"/>
    <w:rsid w:val="00A91BD5"/>
    <w:rsid w:val="00A91BF8"/>
    <w:rsid w:val="00A91CBF"/>
    <w:rsid w:val="00A91E45"/>
    <w:rsid w:val="00A91F44"/>
    <w:rsid w:val="00A91F8D"/>
    <w:rsid w:val="00A91FDE"/>
    <w:rsid w:val="00A92365"/>
    <w:rsid w:val="00A923E0"/>
    <w:rsid w:val="00A923F4"/>
    <w:rsid w:val="00A9249D"/>
    <w:rsid w:val="00A924AD"/>
    <w:rsid w:val="00A924BB"/>
    <w:rsid w:val="00A92652"/>
    <w:rsid w:val="00A92720"/>
    <w:rsid w:val="00A92837"/>
    <w:rsid w:val="00A92A0A"/>
    <w:rsid w:val="00A92BAA"/>
    <w:rsid w:val="00A92E8F"/>
    <w:rsid w:val="00A92EA3"/>
    <w:rsid w:val="00A92EA6"/>
    <w:rsid w:val="00A930DC"/>
    <w:rsid w:val="00A93112"/>
    <w:rsid w:val="00A932C4"/>
    <w:rsid w:val="00A93361"/>
    <w:rsid w:val="00A9342D"/>
    <w:rsid w:val="00A93630"/>
    <w:rsid w:val="00A938A2"/>
    <w:rsid w:val="00A938D9"/>
    <w:rsid w:val="00A9399B"/>
    <w:rsid w:val="00A93A66"/>
    <w:rsid w:val="00A93A77"/>
    <w:rsid w:val="00A93B88"/>
    <w:rsid w:val="00A93BBD"/>
    <w:rsid w:val="00A93CEB"/>
    <w:rsid w:val="00A93F6E"/>
    <w:rsid w:val="00A93FFA"/>
    <w:rsid w:val="00A94066"/>
    <w:rsid w:val="00A940F5"/>
    <w:rsid w:val="00A94119"/>
    <w:rsid w:val="00A94143"/>
    <w:rsid w:val="00A94168"/>
    <w:rsid w:val="00A94315"/>
    <w:rsid w:val="00A943DC"/>
    <w:rsid w:val="00A944A5"/>
    <w:rsid w:val="00A94594"/>
    <w:rsid w:val="00A947CE"/>
    <w:rsid w:val="00A9492D"/>
    <w:rsid w:val="00A9496D"/>
    <w:rsid w:val="00A949D5"/>
    <w:rsid w:val="00A94B25"/>
    <w:rsid w:val="00A94B79"/>
    <w:rsid w:val="00A94D16"/>
    <w:rsid w:val="00A94DFE"/>
    <w:rsid w:val="00A94E66"/>
    <w:rsid w:val="00A950B8"/>
    <w:rsid w:val="00A950ED"/>
    <w:rsid w:val="00A95381"/>
    <w:rsid w:val="00A95470"/>
    <w:rsid w:val="00A9549F"/>
    <w:rsid w:val="00A95556"/>
    <w:rsid w:val="00A9574A"/>
    <w:rsid w:val="00A95900"/>
    <w:rsid w:val="00A95948"/>
    <w:rsid w:val="00A95B76"/>
    <w:rsid w:val="00A95C10"/>
    <w:rsid w:val="00A960C6"/>
    <w:rsid w:val="00A960E1"/>
    <w:rsid w:val="00A96103"/>
    <w:rsid w:val="00A9620E"/>
    <w:rsid w:val="00A96300"/>
    <w:rsid w:val="00A963B9"/>
    <w:rsid w:val="00A965F2"/>
    <w:rsid w:val="00A96626"/>
    <w:rsid w:val="00A96884"/>
    <w:rsid w:val="00A96892"/>
    <w:rsid w:val="00A968F8"/>
    <w:rsid w:val="00A96A06"/>
    <w:rsid w:val="00A96BFE"/>
    <w:rsid w:val="00A96CBE"/>
    <w:rsid w:val="00A96E9B"/>
    <w:rsid w:val="00A96FD8"/>
    <w:rsid w:val="00A970CB"/>
    <w:rsid w:val="00A971F9"/>
    <w:rsid w:val="00A97263"/>
    <w:rsid w:val="00A97283"/>
    <w:rsid w:val="00A9763A"/>
    <w:rsid w:val="00A978C0"/>
    <w:rsid w:val="00A9795D"/>
    <w:rsid w:val="00A97C50"/>
    <w:rsid w:val="00A97CA1"/>
    <w:rsid w:val="00A97E08"/>
    <w:rsid w:val="00A97EB7"/>
    <w:rsid w:val="00A97EF6"/>
    <w:rsid w:val="00A97FB4"/>
    <w:rsid w:val="00AA0033"/>
    <w:rsid w:val="00AA00C6"/>
    <w:rsid w:val="00AA0120"/>
    <w:rsid w:val="00AA017D"/>
    <w:rsid w:val="00AA01ED"/>
    <w:rsid w:val="00AA024F"/>
    <w:rsid w:val="00AA02DE"/>
    <w:rsid w:val="00AA0565"/>
    <w:rsid w:val="00AA05DD"/>
    <w:rsid w:val="00AA076A"/>
    <w:rsid w:val="00AA07B5"/>
    <w:rsid w:val="00AA0987"/>
    <w:rsid w:val="00AA0A55"/>
    <w:rsid w:val="00AA0B4F"/>
    <w:rsid w:val="00AA0BDB"/>
    <w:rsid w:val="00AA0D1B"/>
    <w:rsid w:val="00AA0E2B"/>
    <w:rsid w:val="00AA12FE"/>
    <w:rsid w:val="00AA1316"/>
    <w:rsid w:val="00AA1505"/>
    <w:rsid w:val="00AA162C"/>
    <w:rsid w:val="00AA1713"/>
    <w:rsid w:val="00AA19A4"/>
    <w:rsid w:val="00AA1A1A"/>
    <w:rsid w:val="00AA1A98"/>
    <w:rsid w:val="00AA1B9C"/>
    <w:rsid w:val="00AA1CB6"/>
    <w:rsid w:val="00AA1D48"/>
    <w:rsid w:val="00AA1E86"/>
    <w:rsid w:val="00AA1EC1"/>
    <w:rsid w:val="00AA1FD5"/>
    <w:rsid w:val="00AA2239"/>
    <w:rsid w:val="00AA24FB"/>
    <w:rsid w:val="00AA29DC"/>
    <w:rsid w:val="00AA2BC8"/>
    <w:rsid w:val="00AA2BD9"/>
    <w:rsid w:val="00AA2C6B"/>
    <w:rsid w:val="00AA2CF5"/>
    <w:rsid w:val="00AA2CFB"/>
    <w:rsid w:val="00AA2E71"/>
    <w:rsid w:val="00AA2F3C"/>
    <w:rsid w:val="00AA2F9A"/>
    <w:rsid w:val="00AA30E5"/>
    <w:rsid w:val="00AA313E"/>
    <w:rsid w:val="00AA31E8"/>
    <w:rsid w:val="00AA32D4"/>
    <w:rsid w:val="00AA3303"/>
    <w:rsid w:val="00AA334E"/>
    <w:rsid w:val="00AA3379"/>
    <w:rsid w:val="00AA342A"/>
    <w:rsid w:val="00AA34B8"/>
    <w:rsid w:val="00AA34C0"/>
    <w:rsid w:val="00AA359B"/>
    <w:rsid w:val="00AA38D0"/>
    <w:rsid w:val="00AA3DAA"/>
    <w:rsid w:val="00AA4029"/>
    <w:rsid w:val="00AA4043"/>
    <w:rsid w:val="00AA40B6"/>
    <w:rsid w:val="00AA40D7"/>
    <w:rsid w:val="00AA4471"/>
    <w:rsid w:val="00AA4527"/>
    <w:rsid w:val="00AA4577"/>
    <w:rsid w:val="00AA470A"/>
    <w:rsid w:val="00AA492E"/>
    <w:rsid w:val="00AA49EC"/>
    <w:rsid w:val="00AA4B07"/>
    <w:rsid w:val="00AA4E33"/>
    <w:rsid w:val="00AA4F37"/>
    <w:rsid w:val="00AA5285"/>
    <w:rsid w:val="00AA5292"/>
    <w:rsid w:val="00AA5417"/>
    <w:rsid w:val="00AA5465"/>
    <w:rsid w:val="00AA5493"/>
    <w:rsid w:val="00AA554A"/>
    <w:rsid w:val="00AA559A"/>
    <w:rsid w:val="00AA5615"/>
    <w:rsid w:val="00AA584D"/>
    <w:rsid w:val="00AA5B23"/>
    <w:rsid w:val="00AA5B8B"/>
    <w:rsid w:val="00AA5C5B"/>
    <w:rsid w:val="00AA5D9E"/>
    <w:rsid w:val="00AA5DF6"/>
    <w:rsid w:val="00AA5E13"/>
    <w:rsid w:val="00AA5EF2"/>
    <w:rsid w:val="00AA5F34"/>
    <w:rsid w:val="00AA60FF"/>
    <w:rsid w:val="00AA6494"/>
    <w:rsid w:val="00AA668F"/>
    <w:rsid w:val="00AA6728"/>
    <w:rsid w:val="00AA676D"/>
    <w:rsid w:val="00AA67B6"/>
    <w:rsid w:val="00AA6B09"/>
    <w:rsid w:val="00AA703E"/>
    <w:rsid w:val="00AA7044"/>
    <w:rsid w:val="00AA7058"/>
    <w:rsid w:val="00AA7169"/>
    <w:rsid w:val="00AA739E"/>
    <w:rsid w:val="00AA73AB"/>
    <w:rsid w:val="00AA756C"/>
    <w:rsid w:val="00AA768B"/>
    <w:rsid w:val="00AA76CD"/>
    <w:rsid w:val="00AA7762"/>
    <w:rsid w:val="00AA78C7"/>
    <w:rsid w:val="00AA79C1"/>
    <w:rsid w:val="00AA7B47"/>
    <w:rsid w:val="00AB003A"/>
    <w:rsid w:val="00AB00D5"/>
    <w:rsid w:val="00AB0166"/>
    <w:rsid w:val="00AB0243"/>
    <w:rsid w:val="00AB06AE"/>
    <w:rsid w:val="00AB06FE"/>
    <w:rsid w:val="00AB0739"/>
    <w:rsid w:val="00AB088D"/>
    <w:rsid w:val="00AB097D"/>
    <w:rsid w:val="00AB09D9"/>
    <w:rsid w:val="00AB09DB"/>
    <w:rsid w:val="00AB0B3F"/>
    <w:rsid w:val="00AB0B7D"/>
    <w:rsid w:val="00AB0E89"/>
    <w:rsid w:val="00AB0EBF"/>
    <w:rsid w:val="00AB1132"/>
    <w:rsid w:val="00AB1174"/>
    <w:rsid w:val="00AB11A4"/>
    <w:rsid w:val="00AB124F"/>
    <w:rsid w:val="00AB16CF"/>
    <w:rsid w:val="00AB18C2"/>
    <w:rsid w:val="00AB1CA2"/>
    <w:rsid w:val="00AB1E96"/>
    <w:rsid w:val="00AB2034"/>
    <w:rsid w:val="00AB23F5"/>
    <w:rsid w:val="00AB2421"/>
    <w:rsid w:val="00AB2615"/>
    <w:rsid w:val="00AB2632"/>
    <w:rsid w:val="00AB2658"/>
    <w:rsid w:val="00AB2677"/>
    <w:rsid w:val="00AB28AF"/>
    <w:rsid w:val="00AB293A"/>
    <w:rsid w:val="00AB2950"/>
    <w:rsid w:val="00AB29B8"/>
    <w:rsid w:val="00AB2A9E"/>
    <w:rsid w:val="00AB2C69"/>
    <w:rsid w:val="00AB2CA4"/>
    <w:rsid w:val="00AB2D0F"/>
    <w:rsid w:val="00AB2F17"/>
    <w:rsid w:val="00AB2FF1"/>
    <w:rsid w:val="00AB3062"/>
    <w:rsid w:val="00AB3083"/>
    <w:rsid w:val="00AB310B"/>
    <w:rsid w:val="00AB32D1"/>
    <w:rsid w:val="00AB35ED"/>
    <w:rsid w:val="00AB3723"/>
    <w:rsid w:val="00AB383C"/>
    <w:rsid w:val="00AB39E9"/>
    <w:rsid w:val="00AB3BD4"/>
    <w:rsid w:val="00AB3CDC"/>
    <w:rsid w:val="00AB3E11"/>
    <w:rsid w:val="00AB3F57"/>
    <w:rsid w:val="00AB4022"/>
    <w:rsid w:val="00AB4201"/>
    <w:rsid w:val="00AB4407"/>
    <w:rsid w:val="00AB44D4"/>
    <w:rsid w:val="00AB457A"/>
    <w:rsid w:val="00AB46E1"/>
    <w:rsid w:val="00AB4774"/>
    <w:rsid w:val="00AB47E7"/>
    <w:rsid w:val="00AB4817"/>
    <w:rsid w:val="00AB4961"/>
    <w:rsid w:val="00AB4BC8"/>
    <w:rsid w:val="00AB4D7F"/>
    <w:rsid w:val="00AB4DA9"/>
    <w:rsid w:val="00AB4EC4"/>
    <w:rsid w:val="00AB4EE2"/>
    <w:rsid w:val="00AB4F2A"/>
    <w:rsid w:val="00AB4F61"/>
    <w:rsid w:val="00AB4FE4"/>
    <w:rsid w:val="00AB5031"/>
    <w:rsid w:val="00AB51AA"/>
    <w:rsid w:val="00AB53F5"/>
    <w:rsid w:val="00AB542E"/>
    <w:rsid w:val="00AB543F"/>
    <w:rsid w:val="00AB5476"/>
    <w:rsid w:val="00AB5478"/>
    <w:rsid w:val="00AB55C6"/>
    <w:rsid w:val="00AB563E"/>
    <w:rsid w:val="00AB56F5"/>
    <w:rsid w:val="00AB575E"/>
    <w:rsid w:val="00AB578A"/>
    <w:rsid w:val="00AB58B3"/>
    <w:rsid w:val="00AB58BA"/>
    <w:rsid w:val="00AB5988"/>
    <w:rsid w:val="00AB598A"/>
    <w:rsid w:val="00AB5995"/>
    <w:rsid w:val="00AB5A6E"/>
    <w:rsid w:val="00AB5B90"/>
    <w:rsid w:val="00AB5C1B"/>
    <w:rsid w:val="00AB5E50"/>
    <w:rsid w:val="00AB6164"/>
    <w:rsid w:val="00AB6216"/>
    <w:rsid w:val="00AB6343"/>
    <w:rsid w:val="00AB6421"/>
    <w:rsid w:val="00AB642F"/>
    <w:rsid w:val="00AB6462"/>
    <w:rsid w:val="00AB6683"/>
    <w:rsid w:val="00AB6702"/>
    <w:rsid w:val="00AB6805"/>
    <w:rsid w:val="00AB68A5"/>
    <w:rsid w:val="00AB697F"/>
    <w:rsid w:val="00AB6A94"/>
    <w:rsid w:val="00AB6B4C"/>
    <w:rsid w:val="00AB6E2B"/>
    <w:rsid w:val="00AB6E4E"/>
    <w:rsid w:val="00AB6EDE"/>
    <w:rsid w:val="00AB6FE3"/>
    <w:rsid w:val="00AB71A1"/>
    <w:rsid w:val="00AB71D9"/>
    <w:rsid w:val="00AB7397"/>
    <w:rsid w:val="00AB742A"/>
    <w:rsid w:val="00AB747B"/>
    <w:rsid w:val="00AB7695"/>
    <w:rsid w:val="00AB76C0"/>
    <w:rsid w:val="00AB76EA"/>
    <w:rsid w:val="00AB773C"/>
    <w:rsid w:val="00AB77A9"/>
    <w:rsid w:val="00AB78BF"/>
    <w:rsid w:val="00AB7A99"/>
    <w:rsid w:val="00AB7A9C"/>
    <w:rsid w:val="00AB7B62"/>
    <w:rsid w:val="00AB7B9C"/>
    <w:rsid w:val="00AB7BE8"/>
    <w:rsid w:val="00AB7CC6"/>
    <w:rsid w:val="00AB7EDA"/>
    <w:rsid w:val="00AB7EF7"/>
    <w:rsid w:val="00AB7F90"/>
    <w:rsid w:val="00AC0012"/>
    <w:rsid w:val="00AC0190"/>
    <w:rsid w:val="00AC0343"/>
    <w:rsid w:val="00AC0502"/>
    <w:rsid w:val="00AC07BC"/>
    <w:rsid w:val="00AC0A51"/>
    <w:rsid w:val="00AC0D98"/>
    <w:rsid w:val="00AC0E5D"/>
    <w:rsid w:val="00AC0F77"/>
    <w:rsid w:val="00AC101D"/>
    <w:rsid w:val="00AC1097"/>
    <w:rsid w:val="00AC14A4"/>
    <w:rsid w:val="00AC14C2"/>
    <w:rsid w:val="00AC14DB"/>
    <w:rsid w:val="00AC14E2"/>
    <w:rsid w:val="00AC1527"/>
    <w:rsid w:val="00AC16D7"/>
    <w:rsid w:val="00AC1788"/>
    <w:rsid w:val="00AC17F2"/>
    <w:rsid w:val="00AC1831"/>
    <w:rsid w:val="00AC18E6"/>
    <w:rsid w:val="00AC196A"/>
    <w:rsid w:val="00AC1C87"/>
    <w:rsid w:val="00AC1DB9"/>
    <w:rsid w:val="00AC21B6"/>
    <w:rsid w:val="00AC22A8"/>
    <w:rsid w:val="00AC2434"/>
    <w:rsid w:val="00AC256A"/>
    <w:rsid w:val="00AC259B"/>
    <w:rsid w:val="00AC2787"/>
    <w:rsid w:val="00AC28AE"/>
    <w:rsid w:val="00AC297C"/>
    <w:rsid w:val="00AC29BA"/>
    <w:rsid w:val="00AC2AA8"/>
    <w:rsid w:val="00AC2B7A"/>
    <w:rsid w:val="00AC2BE1"/>
    <w:rsid w:val="00AC2C60"/>
    <w:rsid w:val="00AC306B"/>
    <w:rsid w:val="00AC31E7"/>
    <w:rsid w:val="00AC3267"/>
    <w:rsid w:val="00AC337B"/>
    <w:rsid w:val="00AC3663"/>
    <w:rsid w:val="00AC3792"/>
    <w:rsid w:val="00AC37DC"/>
    <w:rsid w:val="00AC3812"/>
    <w:rsid w:val="00AC39A2"/>
    <w:rsid w:val="00AC39F6"/>
    <w:rsid w:val="00AC3D9E"/>
    <w:rsid w:val="00AC3DA3"/>
    <w:rsid w:val="00AC3E0B"/>
    <w:rsid w:val="00AC4189"/>
    <w:rsid w:val="00AC41EE"/>
    <w:rsid w:val="00AC422B"/>
    <w:rsid w:val="00AC42D4"/>
    <w:rsid w:val="00AC481B"/>
    <w:rsid w:val="00AC4A08"/>
    <w:rsid w:val="00AC4AB1"/>
    <w:rsid w:val="00AC4AF3"/>
    <w:rsid w:val="00AC4B90"/>
    <w:rsid w:val="00AC4C23"/>
    <w:rsid w:val="00AC4DEC"/>
    <w:rsid w:val="00AC4EA0"/>
    <w:rsid w:val="00AC507D"/>
    <w:rsid w:val="00AC5094"/>
    <w:rsid w:val="00AC52DD"/>
    <w:rsid w:val="00AC556D"/>
    <w:rsid w:val="00AC558F"/>
    <w:rsid w:val="00AC5603"/>
    <w:rsid w:val="00AC5692"/>
    <w:rsid w:val="00AC5A44"/>
    <w:rsid w:val="00AC5A7A"/>
    <w:rsid w:val="00AC5AD1"/>
    <w:rsid w:val="00AC5ADA"/>
    <w:rsid w:val="00AC5B3B"/>
    <w:rsid w:val="00AC5C0D"/>
    <w:rsid w:val="00AC5C85"/>
    <w:rsid w:val="00AC5E35"/>
    <w:rsid w:val="00AC5F30"/>
    <w:rsid w:val="00AC60C3"/>
    <w:rsid w:val="00AC6294"/>
    <w:rsid w:val="00AC6479"/>
    <w:rsid w:val="00AC64CB"/>
    <w:rsid w:val="00AC6571"/>
    <w:rsid w:val="00AC65F9"/>
    <w:rsid w:val="00AC688D"/>
    <w:rsid w:val="00AC69F3"/>
    <w:rsid w:val="00AC6C19"/>
    <w:rsid w:val="00AC6CAF"/>
    <w:rsid w:val="00AC6D76"/>
    <w:rsid w:val="00AC6F5A"/>
    <w:rsid w:val="00AC7021"/>
    <w:rsid w:val="00AC70CA"/>
    <w:rsid w:val="00AC7202"/>
    <w:rsid w:val="00AC7261"/>
    <w:rsid w:val="00AC72CE"/>
    <w:rsid w:val="00AC7332"/>
    <w:rsid w:val="00AC7720"/>
    <w:rsid w:val="00AC796E"/>
    <w:rsid w:val="00AC7BA8"/>
    <w:rsid w:val="00AC7DE1"/>
    <w:rsid w:val="00AC7F4B"/>
    <w:rsid w:val="00AC7FA2"/>
    <w:rsid w:val="00AC7FEE"/>
    <w:rsid w:val="00AD0104"/>
    <w:rsid w:val="00AD0223"/>
    <w:rsid w:val="00AD02F7"/>
    <w:rsid w:val="00AD039F"/>
    <w:rsid w:val="00AD03F3"/>
    <w:rsid w:val="00AD04A1"/>
    <w:rsid w:val="00AD077A"/>
    <w:rsid w:val="00AD09B7"/>
    <w:rsid w:val="00AD0D71"/>
    <w:rsid w:val="00AD1020"/>
    <w:rsid w:val="00AD103E"/>
    <w:rsid w:val="00AD10E9"/>
    <w:rsid w:val="00AD125A"/>
    <w:rsid w:val="00AD12A6"/>
    <w:rsid w:val="00AD1467"/>
    <w:rsid w:val="00AD163E"/>
    <w:rsid w:val="00AD1666"/>
    <w:rsid w:val="00AD167F"/>
    <w:rsid w:val="00AD16EA"/>
    <w:rsid w:val="00AD1799"/>
    <w:rsid w:val="00AD18B5"/>
    <w:rsid w:val="00AD19D3"/>
    <w:rsid w:val="00AD19E7"/>
    <w:rsid w:val="00AD1C91"/>
    <w:rsid w:val="00AD1CE4"/>
    <w:rsid w:val="00AD1D96"/>
    <w:rsid w:val="00AD1E54"/>
    <w:rsid w:val="00AD1E75"/>
    <w:rsid w:val="00AD1F5B"/>
    <w:rsid w:val="00AD20A7"/>
    <w:rsid w:val="00AD2117"/>
    <w:rsid w:val="00AD2360"/>
    <w:rsid w:val="00AD24D1"/>
    <w:rsid w:val="00AD24D8"/>
    <w:rsid w:val="00AD259F"/>
    <w:rsid w:val="00AD25B8"/>
    <w:rsid w:val="00AD26B0"/>
    <w:rsid w:val="00AD2809"/>
    <w:rsid w:val="00AD296B"/>
    <w:rsid w:val="00AD2A25"/>
    <w:rsid w:val="00AD2BBB"/>
    <w:rsid w:val="00AD2DBB"/>
    <w:rsid w:val="00AD2DBC"/>
    <w:rsid w:val="00AD2FB4"/>
    <w:rsid w:val="00AD317A"/>
    <w:rsid w:val="00AD3221"/>
    <w:rsid w:val="00AD3342"/>
    <w:rsid w:val="00AD33A0"/>
    <w:rsid w:val="00AD34EA"/>
    <w:rsid w:val="00AD35A5"/>
    <w:rsid w:val="00AD35D7"/>
    <w:rsid w:val="00AD35DC"/>
    <w:rsid w:val="00AD36A0"/>
    <w:rsid w:val="00AD3879"/>
    <w:rsid w:val="00AD39C7"/>
    <w:rsid w:val="00AD39CA"/>
    <w:rsid w:val="00AD39FE"/>
    <w:rsid w:val="00AD3BDF"/>
    <w:rsid w:val="00AD3C58"/>
    <w:rsid w:val="00AD3CA7"/>
    <w:rsid w:val="00AD3CCA"/>
    <w:rsid w:val="00AD407F"/>
    <w:rsid w:val="00AD42D2"/>
    <w:rsid w:val="00AD43E7"/>
    <w:rsid w:val="00AD45BE"/>
    <w:rsid w:val="00AD46D5"/>
    <w:rsid w:val="00AD486F"/>
    <w:rsid w:val="00AD4A0F"/>
    <w:rsid w:val="00AD4C84"/>
    <w:rsid w:val="00AD4F26"/>
    <w:rsid w:val="00AD4F72"/>
    <w:rsid w:val="00AD5019"/>
    <w:rsid w:val="00AD533D"/>
    <w:rsid w:val="00AD5394"/>
    <w:rsid w:val="00AD5585"/>
    <w:rsid w:val="00AD56CE"/>
    <w:rsid w:val="00AD56F1"/>
    <w:rsid w:val="00AD58E8"/>
    <w:rsid w:val="00AD60C2"/>
    <w:rsid w:val="00AD6143"/>
    <w:rsid w:val="00AD6284"/>
    <w:rsid w:val="00AD6294"/>
    <w:rsid w:val="00AD646A"/>
    <w:rsid w:val="00AD64B6"/>
    <w:rsid w:val="00AD65BB"/>
    <w:rsid w:val="00AD660A"/>
    <w:rsid w:val="00AD679D"/>
    <w:rsid w:val="00AD67C2"/>
    <w:rsid w:val="00AD6828"/>
    <w:rsid w:val="00AD6A32"/>
    <w:rsid w:val="00AD6AA4"/>
    <w:rsid w:val="00AD6B1E"/>
    <w:rsid w:val="00AD6CB6"/>
    <w:rsid w:val="00AD6D67"/>
    <w:rsid w:val="00AD6D68"/>
    <w:rsid w:val="00AD6E5A"/>
    <w:rsid w:val="00AD6EA3"/>
    <w:rsid w:val="00AD6FC5"/>
    <w:rsid w:val="00AD7131"/>
    <w:rsid w:val="00AD72B1"/>
    <w:rsid w:val="00AD7332"/>
    <w:rsid w:val="00AD73B3"/>
    <w:rsid w:val="00AD73EA"/>
    <w:rsid w:val="00AD7416"/>
    <w:rsid w:val="00AD74E4"/>
    <w:rsid w:val="00AD755B"/>
    <w:rsid w:val="00AD761E"/>
    <w:rsid w:val="00AD76AE"/>
    <w:rsid w:val="00AD770B"/>
    <w:rsid w:val="00AD79D2"/>
    <w:rsid w:val="00AD7D21"/>
    <w:rsid w:val="00AD7D3F"/>
    <w:rsid w:val="00AD7D99"/>
    <w:rsid w:val="00AD7DC5"/>
    <w:rsid w:val="00AD7DC7"/>
    <w:rsid w:val="00AD7FA0"/>
    <w:rsid w:val="00AE0045"/>
    <w:rsid w:val="00AE0050"/>
    <w:rsid w:val="00AE0063"/>
    <w:rsid w:val="00AE0144"/>
    <w:rsid w:val="00AE0212"/>
    <w:rsid w:val="00AE025E"/>
    <w:rsid w:val="00AE0288"/>
    <w:rsid w:val="00AE0289"/>
    <w:rsid w:val="00AE03FB"/>
    <w:rsid w:val="00AE05F5"/>
    <w:rsid w:val="00AE0702"/>
    <w:rsid w:val="00AE074B"/>
    <w:rsid w:val="00AE07C5"/>
    <w:rsid w:val="00AE0A2A"/>
    <w:rsid w:val="00AE0A3F"/>
    <w:rsid w:val="00AE0D24"/>
    <w:rsid w:val="00AE0F1E"/>
    <w:rsid w:val="00AE107B"/>
    <w:rsid w:val="00AE10EA"/>
    <w:rsid w:val="00AE1159"/>
    <w:rsid w:val="00AE11CC"/>
    <w:rsid w:val="00AE15B1"/>
    <w:rsid w:val="00AE1727"/>
    <w:rsid w:val="00AE1837"/>
    <w:rsid w:val="00AE1878"/>
    <w:rsid w:val="00AE1BA1"/>
    <w:rsid w:val="00AE1CA2"/>
    <w:rsid w:val="00AE1E0F"/>
    <w:rsid w:val="00AE1FED"/>
    <w:rsid w:val="00AE20AD"/>
    <w:rsid w:val="00AE20E8"/>
    <w:rsid w:val="00AE2148"/>
    <w:rsid w:val="00AE21DA"/>
    <w:rsid w:val="00AE2B4D"/>
    <w:rsid w:val="00AE2C0C"/>
    <w:rsid w:val="00AE2D47"/>
    <w:rsid w:val="00AE2F0A"/>
    <w:rsid w:val="00AE2FBA"/>
    <w:rsid w:val="00AE311F"/>
    <w:rsid w:val="00AE31BB"/>
    <w:rsid w:val="00AE3281"/>
    <w:rsid w:val="00AE3375"/>
    <w:rsid w:val="00AE342B"/>
    <w:rsid w:val="00AE34F0"/>
    <w:rsid w:val="00AE3624"/>
    <w:rsid w:val="00AE362F"/>
    <w:rsid w:val="00AE3701"/>
    <w:rsid w:val="00AE380E"/>
    <w:rsid w:val="00AE38BD"/>
    <w:rsid w:val="00AE38CD"/>
    <w:rsid w:val="00AE3A24"/>
    <w:rsid w:val="00AE3A3E"/>
    <w:rsid w:val="00AE3B40"/>
    <w:rsid w:val="00AE3CD5"/>
    <w:rsid w:val="00AE3E04"/>
    <w:rsid w:val="00AE3F5C"/>
    <w:rsid w:val="00AE3FA7"/>
    <w:rsid w:val="00AE401F"/>
    <w:rsid w:val="00AE40E3"/>
    <w:rsid w:val="00AE4197"/>
    <w:rsid w:val="00AE4283"/>
    <w:rsid w:val="00AE42AF"/>
    <w:rsid w:val="00AE44B9"/>
    <w:rsid w:val="00AE4524"/>
    <w:rsid w:val="00AE4563"/>
    <w:rsid w:val="00AE4585"/>
    <w:rsid w:val="00AE4596"/>
    <w:rsid w:val="00AE45F2"/>
    <w:rsid w:val="00AE463F"/>
    <w:rsid w:val="00AE4A24"/>
    <w:rsid w:val="00AE4A81"/>
    <w:rsid w:val="00AE4B99"/>
    <w:rsid w:val="00AE4BA9"/>
    <w:rsid w:val="00AE4C29"/>
    <w:rsid w:val="00AE530D"/>
    <w:rsid w:val="00AE5521"/>
    <w:rsid w:val="00AE5579"/>
    <w:rsid w:val="00AE55BF"/>
    <w:rsid w:val="00AE55C9"/>
    <w:rsid w:val="00AE5661"/>
    <w:rsid w:val="00AE56DF"/>
    <w:rsid w:val="00AE57B4"/>
    <w:rsid w:val="00AE5920"/>
    <w:rsid w:val="00AE5944"/>
    <w:rsid w:val="00AE5AAF"/>
    <w:rsid w:val="00AE5DD3"/>
    <w:rsid w:val="00AE6051"/>
    <w:rsid w:val="00AE61A3"/>
    <w:rsid w:val="00AE6234"/>
    <w:rsid w:val="00AE62BE"/>
    <w:rsid w:val="00AE62E0"/>
    <w:rsid w:val="00AE646F"/>
    <w:rsid w:val="00AE652F"/>
    <w:rsid w:val="00AE689D"/>
    <w:rsid w:val="00AE6A6C"/>
    <w:rsid w:val="00AE6F8E"/>
    <w:rsid w:val="00AE7009"/>
    <w:rsid w:val="00AE706C"/>
    <w:rsid w:val="00AE7268"/>
    <w:rsid w:val="00AE74FF"/>
    <w:rsid w:val="00AE757E"/>
    <w:rsid w:val="00AE75E0"/>
    <w:rsid w:val="00AE7789"/>
    <w:rsid w:val="00AE77B2"/>
    <w:rsid w:val="00AE7800"/>
    <w:rsid w:val="00AE7819"/>
    <w:rsid w:val="00AE7A07"/>
    <w:rsid w:val="00AE7A09"/>
    <w:rsid w:val="00AE7A5B"/>
    <w:rsid w:val="00AE7B34"/>
    <w:rsid w:val="00AE7C3A"/>
    <w:rsid w:val="00AE7C52"/>
    <w:rsid w:val="00AE7D62"/>
    <w:rsid w:val="00AF0243"/>
    <w:rsid w:val="00AF03B7"/>
    <w:rsid w:val="00AF0419"/>
    <w:rsid w:val="00AF041C"/>
    <w:rsid w:val="00AF0572"/>
    <w:rsid w:val="00AF0598"/>
    <w:rsid w:val="00AF0620"/>
    <w:rsid w:val="00AF06FD"/>
    <w:rsid w:val="00AF0791"/>
    <w:rsid w:val="00AF08B5"/>
    <w:rsid w:val="00AF09D4"/>
    <w:rsid w:val="00AF0C2F"/>
    <w:rsid w:val="00AF0CA3"/>
    <w:rsid w:val="00AF1059"/>
    <w:rsid w:val="00AF1210"/>
    <w:rsid w:val="00AF1269"/>
    <w:rsid w:val="00AF135E"/>
    <w:rsid w:val="00AF1443"/>
    <w:rsid w:val="00AF1739"/>
    <w:rsid w:val="00AF1852"/>
    <w:rsid w:val="00AF18F5"/>
    <w:rsid w:val="00AF1905"/>
    <w:rsid w:val="00AF1972"/>
    <w:rsid w:val="00AF1DF1"/>
    <w:rsid w:val="00AF1E60"/>
    <w:rsid w:val="00AF1EE7"/>
    <w:rsid w:val="00AF1F20"/>
    <w:rsid w:val="00AF1F84"/>
    <w:rsid w:val="00AF20AA"/>
    <w:rsid w:val="00AF238E"/>
    <w:rsid w:val="00AF2465"/>
    <w:rsid w:val="00AF2547"/>
    <w:rsid w:val="00AF26B7"/>
    <w:rsid w:val="00AF279A"/>
    <w:rsid w:val="00AF2913"/>
    <w:rsid w:val="00AF2A9F"/>
    <w:rsid w:val="00AF2B33"/>
    <w:rsid w:val="00AF2BB4"/>
    <w:rsid w:val="00AF2E37"/>
    <w:rsid w:val="00AF315F"/>
    <w:rsid w:val="00AF317B"/>
    <w:rsid w:val="00AF3251"/>
    <w:rsid w:val="00AF3448"/>
    <w:rsid w:val="00AF3714"/>
    <w:rsid w:val="00AF3736"/>
    <w:rsid w:val="00AF37D9"/>
    <w:rsid w:val="00AF3841"/>
    <w:rsid w:val="00AF38A6"/>
    <w:rsid w:val="00AF38CA"/>
    <w:rsid w:val="00AF38FF"/>
    <w:rsid w:val="00AF3DDD"/>
    <w:rsid w:val="00AF4183"/>
    <w:rsid w:val="00AF42C1"/>
    <w:rsid w:val="00AF43D3"/>
    <w:rsid w:val="00AF4566"/>
    <w:rsid w:val="00AF4618"/>
    <w:rsid w:val="00AF466C"/>
    <w:rsid w:val="00AF4787"/>
    <w:rsid w:val="00AF47B1"/>
    <w:rsid w:val="00AF4AA6"/>
    <w:rsid w:val="00AF4B41"/>
    <w:rsid w:val="00AF4C2E"/>
    <w:rsid w:val="00AF4CA0"/>
    <w:rsid w:val="00AF4D4F"/>
    <w:rsid w:val="00AF4D7E"/>
    <w:rsid w:val="00AF4F7F"/>
    <w:rsid w:val="00AF4FD7"/>
    <w:rsid w:val="00AF50F3"/>
    <w:rsid w:val="00AF5274"/>
    <w:rsid w:val="00AF558C"/>
    <w:rsid w:val="00AF5695"/>
    <w:rsid w:val="00AF5705"/>
    <w:rsid w:val="00AF57E9"/>
    <w:rsid w:val="00AF5903"/>
    <w:rsid w:val="00AF5955"/>
    <w:rsid w:val="00AF59A8"/>
    <w:rsid w:val="00AF5ABD"/>
    <w:rsid w:val="00AF5B6F"/>
    <w:rsid w:val="00AF5CB2"/>
    <w:rsid w:val="00AF5CE1"/>
    <w:rsid w:val="00AF5D3E"/>
    <w:rsid w:val="00AF5E9B"/>
    <w:rsid w:val="00AF5FA9"/>
    <w:rsid w:val="00AF6065"/>
    <w:rsid w:val="00AF6168"/>
    <w:rsid w:val="00AF62B3"/>
    <w:rsid w:val="00AF632E"/>
    <w:rsid w:val="00AF6414"/>
    <w:rsid w:val="00AF65BB"/>
    <w:rsid w:val="00AF6964"/>
    <w:rsid w:val="00AF6A76"/>
    <w:rsid w:val="00AF6A77"/>
    <w:rsid w:val="00AF6B19"/>
    <w:rsid w:val="00AF701E"/>
    <w:rsid w:val="00AF709A"/>
    <w:rsid w:val="00AF713A"/>
    <w:rsid w:val="00AF71DC"/>
    <w:rsid w:val="00AF7253"/>
    <w:rsid w:val="00AF7298"/>
    <w:rsid w:val="00AF7372"/>
    <w:rsid w:val="00AF7474"/>
    <w:rsid w:val="00AF7504"/>
    <w:rsid w:val="00AF7595"/>
    <w:rsid w:val="00AF764E"/>
    <w:rsid w:val="00AF766D"/>
    <w:rsid w:val="00AF7843"/>
    <w:rsid w:val="00AF7912"/>
    <w:rsid w:val="00AF79CD"/>
    <w:rsid w:val="00AF7B48"/>
    <w:rsid w:val="00AF7BCE"/>
    <w:rsid w:val="00AF7BDD"/>
    <w:rsid w:val="00AF7CD5"/>
    <w:rsid w:val="00AF7E6D"/>
    <w:rsid w:val="00AF7EFD"/>
    <w:rsid w:val="00B00192"/>
    <w:rsid w:val="00B0062B"/>
    <w:rsid w:val="00B007CB"/>
    <w:rsid w:val="00B00A15"/>
    <w:rsid w:val="00B00AA2"/>
    <w:rsid w:val="00B010B5"/>
    <w:rsid w:val="00B0113C"/>
    <w:rsid w:val="00B011F5"/>
    <w:rsid w:val="00B01383"/>
    <w:rsid w:val="00B01593"/>
    <w:rsid w:val="00B0160D"/>
    <w:rsid w:val="00B0164B"/>
    <w:rsid w:val="00B018ED"/>
    <w:rsid w:val="00B01956"/>
    <w:rsid w:val="00B01BA2"/>
    <w:rsid w:val="00B01CA6"/>
    <w:rsid w:val="00B01D26"/>
    <w:rsid w:val="00B01D74"/>
    <w:rsid w:val="00B01F0E"/>
    <w:rsid w:val="00B01F65"/>
    <w:rsid w:val="00B02133"/>
    <w:rsid w:val="00B02228"/>
    <w:rsid w:val="00B02267"/>
    <w:rsid w:val="00B0226F"/>
    <w:rsid w:val="00B0230E"/>
    <w:rsid w:val="00B025FC"/>
    <w:rsid w:val="00B027F9"/>
    <w:rsid w:val="00B0298A"/>
    <w:rsid w:val="00B02B28"/>
    <w:rsid w:val="00B02B3B"/>
    <w:rsid w:val="00B02C4C"/>
    <w:rsid w:val="00B02CA2"/>
    <w:rsid w:val="00B02F7E"/>
    <w:rsid w:val="00B0301C"/>
    <w:rsid w:val="00B03317"/>
    <w:rsid w:val="00B03351"/>
    <w:rsid w:val="00B03381"/>
    <w:rsid w:val="00B035FC"/>
    <w:rsid w:val="00B03714"/>
    <w:rsid w:val="00B03779"/>
    <w:rsid w:val="00B037B3"/>
    <w:rsid w:val="00B03837"/>
    <w:rsid w:val="00B038AF"/>
    <w:rsid w:val="00B039F2"/>
    <w:rsid w:val="00B03AA4"/>
    <w:rsid w:val="00B03ACF"/>
    <w:rsid w:val="00B04010"/>
    <w:rsid w:val="00B0410C"/>
    <w:rsid w:val="00B04157"/>
    <w:rsid w:val="00B043B8"/>
    <w:rsid w:val="00B043DB"/>
    <w:rsid w:val="00B04493"/>
    <w:rsid w:val="00B04570"/>
    <w:rsid w:val="00B045D7"/>
    <w:rsid w:val="00B046A7"/>
    <w:rsid w:val="00B047FC"/>
    <w:rsid w:val="00B0485A"/>
    <w:rsid w:val="00B04B06"/>
    <w:rsid w:val="00B04BD4"/>
    <w:rsid w:val="00B04C47"/>
    <w:rsid w:val="00B04D25"/>
    <w:rsid w:val="00B04DE1"/>
    <w:rsid w:val="00B04E1C"/>
    <w:rsid w:val="00B04F5B"/>
    <w:rsid w:val="00B04FBE"/>
    <w:rsid w:val="00B05060"/>
    <w:rsid w:val="00B05097"/>
    <w:rsid w:val="00B050A4"/>
    <w:rsid w:val="00B0516D"/>
    <w:rsid w:val="00B0518A"/>
    <w:rsid w:val="00B052D0"/>
    <w:rsid w:val="00B052FE"/>
    <w:rsid w:val="00B05493"/>
    <w:rsid w:val="00B05617"/>
    <w:rsid w:val="00B056FA"/>
    <w:rsid w:val="00B0591A"/>
    <w:rsid w:val="00B05947"/>
    <w:rsid w:val="00B0596C"/>
    <w:rsid w:val="00B05A86"/>
    <w:rsid w:val="00B05BC4"/>
    <w:rsid w:val="00B05DBB"/>
    <w:rsid w:val="00B05F31"/>
    <w:rsid w:val="00B05F55"/>
    <w:rsid w:val="00B0628B"/>
    <w:rsid w:val="00B06382"/>
    <w:rsid w:val="00B063D0"/>
    <w:rsid w:val="00B06436"/>
    <w:rsid w:val="00B064FC"/>
    <w:rsid w:val="00B0685F"/>
    <w:rsid w:val="00B069CA"/>
    <w:rsid w:val="00B06A61"/>
    <w:rsid w:val="00B06B22"/>
    <w:rsid w:val="00B06D50"/>
    <w:rsid w:val="00B06D90"/>
    <w:rsid w:val="00B06E33"/>
    <w:rsid w:val="00B07044"/>
    <w:rsid w:val="00B070CB"/>
    <w:rsid w:val="00B0720D"/>
    <w:rsid w:val="00B07372"/>
    <w:rsid w:val="00B07410"/>
    <w:rsid w:val="00B07417"/>
    <w:rsid w:val="00B076D0"/>
    <w:rsid w:val="00B07BB4"/>
    <w:rsid w:val="00B07D7C"/>
    <w:rsid w:val="00B07DFB"/>
    <w:rsid w:val="00B07F13"/>
    <w:rsid w:val="00B10467"/>
    <w:rsid w:val="00B10496"/>
    <w:rsid w:val="00B107A2"/>
    <w:rsid w:val="00B107EE"/>
    <w:rsid w:val="00B10845"/>
    <w:rsid w:val="00B109B5"/>
    <w:rsid w:val="00B10A2A"/>
    <w:rsid w:val="00B10BE3"/>
    <w:rsid w:val="00B10F35"/>
    <w:rsid w:val="00B11208"/>
    <w:rsid w:val="00B11405"/>
    <w:rsid w:val="00B11412"/>
    <w:rsid w:val="00B11452"/>
    <w:rsid w:val="00B1146E"/>
    <w:rsid w:val="00B11571"/>
    <w:rsid w:val="00B11612"/>
    <w:rsid w:val="00B11740"/>
    <w:rsid w:val="00B1174E"/>
    <w:rsid w:val="00B119E0"/>
    <w:rsid w:val="00B11BBD"/>
    <w:rsid w:val="00B11C5A"/>
    <w:rsid w:val="00B11E87"/>
    <w:rsid w:val="00B11EAE"/>
    <w:rsid w:val="00B11EEA"/>
    <w:rsid w:val="00B11EF6"/>
    <w:rsid w:val="00B12033"/>
    <w:rsid w:val="00B121E0"/>
    <w:rsid w:val="00B1246F"/>
    <w:rsid w:val="00B124A8"/>
    <w:rsid w:val="00B12664"/>
    <w:rsid w:val="00B128D1"/>
    <w:rsid w:val="00B1293D"/>
    <w:rsid w:val="00B12940"/>
    <w:rsid w:val="00B12AE5"/>
    <w:rsid w:val="00B12BE4"/>
    <w:rsid w:val="00B12C59"/>
    <w:rsid w:val="00B12D7E"/>
    <w:rsid w:val="00B12DE2"/>
    <w:rsid w:val="00B12ED6"/>
    <w:rsid w:val="00B12FA5"/>
    <w:rsid w:val="00B13097"/>
    <w:rsid w:val="00B133C8"/>
    <w:rsid w:val="00B133E1"/>
    <w:rsid w:val="00B134C2"/>
    <w:rsid w:val="00B13585"/>
    <w:rsid w:val="00B1361E"/>
    <w:rsid w:val="00B136AE"/>
    <w:rsid w:val="00B138A5"/>
    <w:rsid w:val="00B1396C"/>
    <w:rsid w:val="00B13A09"/>
    <w:rsid w:val="00B13C40"/>
    <w:rsid w:val="00B13DA1"/>
    <w:rsid w:val="00B13F87"/>
    <w:rsid w:val="00B141E8"/>
    <w:rsid w:val="00B1436B"/>
    <w:rsid w:val="00B14412"/>
    <w:rsid w:val="00B145DA"/>
    <w:rsid w:val="00B147E8"/>
    <w:rsid w:val="00B1498C"/>
    <w:rsid w:val="00B149BB"/>
    <w:rsid w:val="00B14A20"/>
    <w:rsid w:val="00B14ACC"/>
    <w:rsid w:val="00B14B91"/>
    <w:rsid w:val="00B14C73"/>
    <w:rsid w:val="00B14CCB"/>
    <w:rsid w:val="00B14F82"/>
    <w:rsid w:val="00B14F91"/>
    <w:rsid w:val="00B14FE8"/>
    <w:rsid w:val="00B1505A"/>
    <w:rsid w:val="00B150FD"/>
    <w:rsid w:val="00B15110"/>
    <w:rsid w:val="00B15137"/>
    <w:rsid w:val="00B15577"/>
    <w:rsid w:val="00B15602"/>
    <w:rsid w:val="00B1590D"/>
    <w:rsid w:val="00B15A1A"/>
    <w:rsid w:val="00B15AE5"/>
    <w:rsid w:val="00B15B62"/>
    <w:rsid w:val="00B15BC9"/>
    <w:rsid w:val="00B15BFE"/>
    <w:rsid w:val="00B15D5A"/>
    <w:rsid w:val="00B15D73"/>
    <w:rsid w:val="00B15E64"/>
    <w:rsid w:val="00B15EFE"/>
    <w:rsid w:val="00B15F0A"/>
    <w:rsid w:val="00B160FC"/>
    <w:rsid w:val="00B16132"/>
    <w:rsid w:val="00B1628C"/>
    <w:rsid w:val="00B163AF"/>
    <w:rsid w:val="00B1646A"/>
    <w:rsid w:val="00B1695D"/>
    <w:rsid w:val="00B16A9C"/>
    <w:rsid w:val="00B16AD4"/>
    <w:rsid w:val="00B16B15"/>
    <w:rsid w:val="00B16B56"/>
    <w:rsid w:val="00B16B63"/>
    <w:rsid w:val="00B16B6B"/>
    <w:rsid w:val="00B16C26"/>
    <w:rsid w:val="00B16CE1"/>
    <w:rsid w:val="00B16DA3"/>
    <w:rsid w:val="00B16DED"/>
    <w:rsid w:val="00B16E8E"/>
    <w:rsid w:val="00B16FC6"/>
    <w:rsid w:val="00B17070"/>
    <w:rsid w:val="00B17126"/>
    <w:rsid w:val="00B17130"/>
    <w:rsid w:val="00B171AE"/>
    <w:rsid w:val="00B172FF"/>
    <w:rsid w:val="00B17433"/>
    <w:rsid w:val="00B1745F"/>
    <w:rsid w:val="00B17529"/>
    <w:rsid w:val="00B17573"/>
    <w:rsid w:val="00B17726"/>
    <w:rsid w:val="00B1773C"/>
    <w:rsid w:val="00B17842"/>
    <w:rsid w:val="00B179B5"/>
    <w:rsid w:val="00B17A33"/>
    <w:rsid w:val="00B17B2E"/>
    <w:rsid w:val="00B17B4E"/>
    <w:rsid w:val="00B17BF0"/>
    <w:rsid w:val="00B17E2A"/>
    <w:rsid w:val="00B17F5D"/>
    <w:rsid w:val="00B202DD"/>
    <w:rsid w:val="00B203A0"/>
    <w:rsid w:val="00B203F9"/>
    <w:rsid w:val="00B204FE"/>
    <w:rsid w:val="00B205EF"/>
    <w:rsid w:val="00B206EC"/>
    <w:rsid w:val="00B20863"/>
    <w:rsid w:val="00B2089D"/>
    <w:rsid w:val="00B20A6B"/>
    <w:rsid w:val="00B20AD0"/>
    <w:rsid w:val="00B20B78"/>
    <w:rsid w:val="00B20B9A"/>
    <w:rsid w:val="00B20E6B"/>
    <w:rsid w:val="00B211FF"/>
    <w:rsid w:val="00B21285"/>
    <w:rsid w:val="00B212E9"/>
    <w:rsid w:val="00B21493"/>
    <w:rsid w:val="00B21505"/>
    <w:rsid w:val="00B2157B"/>
    <w:rsid w:val="00B21664"/>
    <w:rsid w:val="00B21775"/>
    <w:rsid w:val="00B21C09"/>
    <w:rsid w:val="00B21C4B"/>
    <w:rsid w:val="00B21C66"/>
    <w:rsid w:val="00B21DA9"/>
    <w:rsid w:val="00B22069"/>
    <w:rsid w:val="00B2225C"/>
    <w:rsid w:val="00B2244E"/>
    <w:rsid w:val="00B226CF"/>
    <w:rsid w:val="00B22700"/>
    <w:rsid w:val="00B22823"/>
    <w:rsid w:val="00B228CD"/>
    <w:rsid w:val="00B2293E"/>
    <w:rsid w:val="00B22A02"/>
    <w:rsid w:val="00B22A4C"/>
    <w:rsid w:val="00B22AF0"/>
    <w:rsid w:val="00B22B27"/>
    <w:rsid w:val="00B22B2F"/>
    <w:rsid w:val="00B22BC3"/>
    <w:rsid w:val="00B22CCA"/>
    <w:rsid w:val="00B22E04"/>
    <w:rsid w:val="00B22E81"/>
    <w:rsid w:val="00B22EA5"/>
    <w:rsid w:val="00B23073"/>
    <w:rsid w:val="00B23164"/>
    <w:rsid w:val="00B23330"/>
    <w:rsid w:val="00B23587"/>
    <w:rsid w:val="00B2372C"/>
    <w:rsid w:val="00B238A9"/>
    <w:rsid w:val="00B23C0E"/>
    <w:rsid w:val="00B23C37"/>
    <w:rsid w:val="00B23C3B"/>
    <w:rsid w:val="00B23C4B"/>
    <w:rsid w:val="00B23CB3"/>
    <w:rsid w:val="00B2426E"/>
    <w:rsid w:val="00B24315"/>
    <w:rsid w:val="00B243A9"/>
    <w:rsid w:val="00B243DC"/>
    <w:rsid w:val="00B244E1"/>
    <w:rsid w:val="00B24565"/>
    <w:rsid w:val="00B24751"/>
    <w:rsid w:val="00B24925"/>
    <w:rsid w:val="00B24B92"/>
    <w:rsid w:val="00B24EB2"/>
    <w:rsid w:val="00B24F1C"/>
    <w:rsid w:val="00B25296"/>
    <w:rsid w:val="00B25644"/>
    <w:rsid w:val="00B257F6"/>
    <w:rsid w:val="00B25863"/>
    <w:rsid w:val="00B2589E"/>
    <w:rsid w:val="00B25911"/>
    <w:rsid w:val="00B25A67"/>
    <w:rsid w:val="00B25A81"/>
    <w:rsid w:val="00B25A86"/>
    <w:rsid w:val="00B25D05"/>
    <w:rsid w:val="00B25D09"/>
    <w:rsid w:val="00B2653C"/>
    <w:rsid w:val="00B26578"/>
    <w:rsid w:val="00B265A2"/>
    <w:rsid w:val="00B266CB"/>
    <w:rsid w:val="00B267D1"/>
    <w:rsid w:val="00B267D8"/>
    <w:rsid w:val="00B268E1"/>
    <w:rsid w:val="00B26B05"/>
    <w:rsid w:val="00B26DA2"/>
    <w:rsid w:val="00B2714B"/>
    <w:rsid w:val="00B272A7"/>
    <w:rsid w:val="00B2762A"/>
    <w:rsid w:val="00B276FA"/>
    <w:rsid w:val="00B27815"/>
    <w:rsid w:val="00B27860"/>
    <w:rsid w:val="00B27BDB"/>
    <w:rsid w:val="00B27C9F"/>
    <w:rsid w:val="00B27E85"/>
    <w:rsid w:val="00B27E8B"/>
    <w:rsid w:val="00B27F20"/>
    <w:rsid w:val="00B27F28"/>
    <w:rsid w:val="00B3007D"/>
    <w:rsid w:val="00B30124"/>
    <w:rsid w:val="00B3041A"/>
    <w:rsid w:val="00B30458"/>
    <w:rsid w:val="00B30521"/>
    <w:rsid w:val="00B30784"/>
    <w:rsid w:val="00B307F5"/>
    <w:rsid w:val="00B30A05"/>
    <w:rsid w:val="00B30AAE"/>
    <w:rsid w:val="00B30BEC"/>
    <w:rsid w:val="00B30D05"/>
    <w:rsid w:val="00B30D75"/>
    <w:rsid w:val="00B30E31"/>
    <w:rsid w:val="00B30E4F"/>
    <w:rsid w:val="00B30F72"/>
    <w:rsid w:val="00B30FBC"/>
    <w:rsid w:val="00B30FD5"/>
    <w:rsid w:val="00B31073"/>
    <w:rsid w:val="00B3122E"/>
    <w:rsid w:val="00B312DB"/>
    <w:rsid w:val="00B313FB"/>
    <w:rsid w:val="00B3175D"/>
    <w:rsid w:val="00B3181C"/>
    <w:rsid w:val="00B3199D"/>
    <w:rsid w:val="00B31E9E"/>
    <w:rsid w:val="00B3211D"/>
    <w:rsid w:val="00B3218B"/>
    <w:rsid w:val="00B322D1"/>
    <w:rsid w:val="00B3236C"/>
    <w:rsid w:val="00B32439"/>
    <w:rsid w:val="00B32590"/>
    <w:rsid w:val="00B32672"/>
    <w:rsid w:val="00B3269B"/>
    <w:rsid w:val="00B326CA"/>
    <w:rsid w:val="00B32741"/>
    <w:rsid w:val="00B3275F"/>
    <w:rsid w:val="00B32791"/>
    <w:rsid w:val="00B328B8"/>
    <w:rsid w:val="00B328EF"/>
    <w:rsid w:val="00B32C08"/>
    <w:rsid w:val="00B32D10"/>
    <w:rsid w:val="00B32D2F"/>
    <w:rsid w:val="00B32D39"/>
    <w:rsid w:val="00B3300F"/>
    <w:rsid w:val="00B33055"/>
    <w:rsid w:val="00B33112"/>
    <w:rsid w:val="00B331D1"/>
    <w:rsid w:val="00B33335"/>
    <w:rsid w:val="00B33363"/>
    <w:rsid w:val="00B33479"/>
    <w:rsid w:val="00B334D7"/>
    <w:rsid w:val="00B335B7"/>
    <w:rsid w:val="00B336A7"/>
    <w:rsid w:val="00B3377C"/>
    <w:rsid w:val="00B33793"/>
    <w:rsid w:val="00B337D6"/>
    <w:rsid w:val="00B33932"/>
    <w:rsid w:val="00B339B8"/>
    <w:rsid w:val="00B33BBB"/>
    <w:rsid w:val="00B33D79"/>
    <w:rsid w:val="00B340C8"/>
    <w:rsid w:val="00B342EC"/>
    <w:rsid w:val="00B3438E"/>
    <w:rsid w:val="00B34540"/>
    <w:rsid w:val="00B347BB"/>
    <w:rsid w:val="00B3482B"/>
    <w:rsid w:val="00B349AB"/>
    <w:rsid w:val="00B34BBB"/>
    <w:rsid w:val="00B34CDD"/>
    <w:rsid w:val="00B35106"/>
    <w:rsid w:val="00B35155"/>
    <w:rsid w:val="00B352DC"/>
    <w:rsid w:val="00B3558C"/>
    <w:rsid w:val="00B356A8"/>
    <w:rsid w:val="00B3575D"/>
    <w:rsid w:val="00B3580A"/>
    <w:rsid w:val="00B359E2"/>
    <w:rsid w:val="00B35A1E"/>
    <w:rsid w:val="00B35B22"/>
    <w:rsid w:val="00B35B24"/>
    <w:rsid w:val="00B35C38"/>
    <w:rsid w:val="00B35C6A"/>
    <w:rsid w:val="00B35CB8"/>
    <w:rsid w:val="00B3615A"/>
    <w:rsid w:val="00B3633A"/>
    <w:rsid w:val="00B363E0"/>
    <w:rsid w:val="00B36453"/>
    <w:rsid w:val="00B36506"/>
    <w:rsid w:val="00B365CD"/>
    <w:rsid w:val="00B36750"/>
    <w:rsid w:val="00B3682B"/>
    <w:rsid w:val="00B36883"/>
    <w:rsid w:val="00B36908"/>
    <w:rsid w:val="00B36BC0"/>
    <w:rsid w:val="00B36DD1"/>
    <w:rsid w:val="00B36E22"/>
    <w:rsid w:val="00B36EE5"/>
    <w:rsid w:val="00B37230"/>
    <w:rsid w:val="00B372D6"/>
    <w:rsid w:val="00B372E1"/>
    <w:rsid w:val="00B37313"/>
    <w:rsid w:val="00B374FB"/>
    <w:rsid w:val="00B37556"/>
    <w:rsid w:val="00B37753"/>
    <w:rsid w:val="00B377EC"/>
    <w:rsid w:val="00B37877"/>
    <w:rsid w:val="00B379A4"/>
    <w:rsid w:val="00B37B36"/>
    <w:rsid w:val="00B37B5E"/>
    <w:rsid w:val="00B37B84"/>
    <w:rsid w:val="00B37D38"/>
    <w:rsid w:val="00B37F17"/>
    <w:rsid w:val="00B37FB3"/>
    <w:rsid w:val="00B40125"/>
    <w:rsid w:val="00B403B1"/>
    <w:rsid w:val="00B40404"/>
    <w:rsid w:val="00B406F4"/>
    <w:rsid w:val="00B40B64"/>
    <w:rsid w:val="00B40BDE"/>
    <w:rsid w:val="00B40DD9"/>
    <w:rsid w:val="00B40DFF"/>
    <w:rsid w:val="00B40E2F"/>
    <w:rsid w:val="00B40E58"/>
    <w:rsid w:val="00B40E5E"/>
    <w:rsid w:val="00B41147"/>
    <w:rsid w:val="00B41148"/>
    <w:rsid w:val="00B411A0"/>
    <w:rsid w:val="00B411CD"/>
    <w:rsid w:val="00B411EC"/>
    <w:rsid w:val="00B414EC"/>
    <w:rsid w:val="00B41678"/>
    <w:rsid w:val="00B4175C"/>
    <w:rsid w:val="00B418FA"/>
    <w:rsid w:val="00B41999"/>
    <w:rsid w:val="00B4199C"/>
    <w:rsid w:val="00B419E5"/>
    <w:rsid w:val="00B41A8D"/>
    <w:rsid w:val="00B41AD5"/>
    <w:rsid w:val="00B41B8A"/>
    <w:rsid w:val="00B41DDA"/>
    <w:rsid w:val="00B41DE5"/>
    <w:rsid w:val="00B41FBE"/>
    <w:rsid w:val="00B42429"/>
    <w:rsid w:val="00B425F4"/>
    <w:rsid w:val="00B427ED"/>
    <w:rsid w:val="00B42881"/>
    <w:rsid w:val="00B428E1"/>
    <w:rsid w:val="00B42AEB"/>
    <w:rsid w:val="00B42B6B"/>
    <w:rsid w:val="00B42B88"/>
    <w:rsid w:val="00B42C41"/>
    <w:rsid w:val="00B42C46"/>
    <w:rsid w:val="00B42E9D"/>
    <w:rsid w:val="00B43020"/>
    <w:rsid w:val="00B4316F"/>
    <w:rsid w:val="00B43204"/>
    <w:rsid w:val="00B4337A"/>
    <w:rsid w:val="00B4339A"/>
    <w:rsid w:val="00B4386E"/>
    <w:rsid w:val="00B43901"/>
    <w:rsid w:val="00B43959"/>
    <w:rsid w:val="00B43A41"/>
    <w:rsid w:val="00B43BDC"/>
    <w:rsid w:val="00B43C5E"/>
    <w:rsid w:val="00B43C76"/>
    <w:rsid w:val="00B43D5B"/>
    <w:rsid w:val="00B43E05"/>
    <w:rsid w:val="00B43E52"/>
    <w:rsid w:val="00B44184"/>
    <w:rsid w:val="00B44235"/>
    <w:rsid w:val="00B44290"/>
    <w:rsid w:val="00B444E1"/>
    <w:rsid w:val="00B44679"/>
    <w:rsid w:val="00B44760"/>
    <w:rsid w:val="00B4478D"/>
    <w:rsid w:val="00B447D7"/>
    <w:rsid w:val="00B448DF"/>
    <w:rsid w:val="00B448FC"/>
    <w:rsid w:val="00B4494B"/>
    <w:rsid w:val="00B449BC"/>
    <w:rsid w:val="00B44A00"/>
    <w:rsid w:val="00B44C3E"/>
    <w:rsid w:val="00B44C71"/>
    <w:rsid w:val="00B44C79"/>
    <w:rsid w:val="00B451A5"/>
    <w:rsid w:val="00B45237"/>
    <w:rsid w:val="00B45649"/>
    <w:rsid w:val="00B4565A"/>
    <w:rsid w:val="00B45759"/>
    <w:rsid w:val="00B45869"/>
    <w:rsid w:val="00B45887"/>
    <w:rsid w:val="00B459A2"/>
    <w:rsid w:val="00B45C8F"/>
    <w:rsid w:val="00B45D02"/>
    <w:rsid w:val="00B45D34"/>
    <w:rsid w:val="00B45D6B"/>
    <w:rsid w:val="00B4602F"/>
    <w:rsid w:val="00B4619F"/>
    <w:rsid w:val="00B46402"/>
    <w:rsid w:val="00B46413"/>
    <w:rsid w:val="00B46595"/>
    <w:rsid w:val="00B466E1"/>
    <w:rsid w:val="00B46A29"/>
    <w:rsid w:val="00B46BC9"/>
    <w:rsid w:val="00B46BF5"/>
    <w:rsid w:val="00B46CA4"/>
    <w:rsid w:val="00B46E4C"/>
    <w:rsid w:val="00B46E60"/>
    <w:rsid w:val="00B46EB4"/>
    <w:rsid w:val="00B46FF5"/>
    <w:rsid w:val="00B47080"/>
    <w:rsid w:val="00B472B7"/>
    <w:rsid w:val="00B4747F"/>
    <w:rsid w:val="00B47515"/>
    <w:rsid w:val="00B4759A"/>
    <w:rsid w:val="00B476B5"/>
    <w:rsid w:val="00B476C1"/>
    <w:rsid w:val="00B4771F"/>
    <w:rsid w:val="00B477E8"/>
    <w:rsid w:val="00B47830"/>
    <w:rsid w:val="00B4790F"/>
    <w:rsid w:val="00B47A9D"/>
    <w:rsid w:val="00B47AD2"/>
    <w:rsid w:val="00B47B4B"/>
    <w:rsid w:val="00B47BE1"/>
    <w:rsid w:val="00B47C50"/>
    <w:rsid w:val="00B47C7D"/>
    <w:rsid w:val="00B47DA4"/>
    <w:rsid w:val="00B47DFD"/>
    <w:rsid w:val="00B50010"/>
    <w:rsid w:val="00B5001E"/>
    <w:rsid w:val="00B500D1"/>
    <w:rsid w:val="00B5034E"/>
    <w:rsid w:val="00B5036B"/>
    <w:rsid w:val="00B50472"/>
    <w:rsid w:val="00B504D5"/>
    <w:rsid w:val="00B5079D"/>
    <w:rsid w:val="00B507A3"/>
    <w:rsid w:val="00B50937"/>
    <w:rsid w:val="00B50945"/>
    <w:rsid w:val="00B50959"/>
    <w:rsid w:val="00B5096E"/>
    <w:rsid w:val="00B50A05"/>
    <w:rsid w:val="00B50A77"/>
    <w:rsid w:val="00B50AEC"/>
    <w:rsid w:val="00B50C30"/>
    <w:rsid w:val="00B50D5A"/>
    <w:rsid w:val="00B50E0D"/>
    <w:rsid w:val="00B50E4C"/>
    <w:rsid w:val="00B50FB7"/>
    <w:rsid w:val="00B51007"/>
    <w:rsid w:val="00B51421"/>
    <w:rsid w:val="00B515AF"/>
    <w:rsid w:val="00B51702"/>
    <w:rsid w:val="00B5174F"/>
    <w:rsid w:val="00B517EA"/>
    <w:rsid w:val="00B51B67"/>
    <w:rsid w:val="00B51C75"/>
    <w:rsid w:val="00B51CD5"/>
    <w:rsid w:val="00B51F01"/>
    <w:rsid w:val="00B5214C"/>
    <w:rsid w:val="00B52171"/>
    <w:rsid w:val="00B52190"/>
    <w:rsid w:val="00B521A1"/>
    <w:rsid w:val="00B522B1"/>
    <w:rsid w:val="00B52371"/>
    <w:rsid w:val="00B52401"/>
    <w:rsid w:val="00B52755"/>
    <w:rsid w:val="00B52776"/>
    <w:rsid w:val="00B527A3"/>
    <w:rsid w:val="00B52912"/>
    <w:rsid w:val="00B52A81"/>
    <w:rsid w:val="00B52B01"/>
    <w:rsid w:val="00B52B5C"/>
    <w:rsid w:val="00B52DEF"/>
    <w:rsid w:val="00B532F7"/>
    <w:rsid w:val="00B5384C"/>
    <w:rsid w:val="00B53852"/>
    <w:rsid w:val="00B53985"/>
    <w:rsid w:val="00B539B8"/>
    <w:rsid w:val="00B53A2D"/>
    <w:rsid w:val="00B53B29"/>
    <w:rsid w:val="00B53B97"/>
    <w:rsid w:val="00B53CE9"/>
    <w:rsid w:val="00B53E1D"/>
    <w:rsid w:val="00B53E40"/>
    <w:rsid w:val="00B540D3"/>
    <w:rsid w:val="00B54130"/>
    <w:rsid w:val="00B54382"/>
    <w:rsid w:val="00B54BF9"/>
    <w:rsid w:val="00B54DD8"/>
    <w:rsid w:val="00B54E50"/>
    <w:rsid w:val="00B54E84"/>
    <w:rsid w:val="00B55289"/>
    <w:rsid w:val="00B552BD"/>
    <w:rsid w:val="00B55355"/>
    <w:rsid w:val="00B55401"/>
    <w:rsid w:val="00B554A9"/>
    <w:rsid w:val="00B554FA"/>
    <w:rsid w:val="00B5550F"/>
    <w:rsid w:val="00B559EC"/>
    <w:rsid w:val="00B55B2A"/>
    <w:rsid w:val="00B55BC2"/>
    <w:rsid w:val="00B55D81"/>
    <w:rsid w:val="00B55E69"/>
    <w:rsid w:val="00B5609D"/>
    <w:rsid w:val="00B560FC"/>
    <w:rsid w:val="00B5619D"/>
    <w:rsid w:val="00B56218"/>
    <w:rsid w:val="00B56286"/>
    <w:rsid w:val="00B56317"/>
    <w:rsid w:val="00B56696"/>
    <w:rsid w:val="00B5698C"/>
    <w:rsid w:val="00B569D0"/>
    <w:rsid w:val="00B56A4B"/>
    <w:rsid w:val="00B56ACE"/>
    <w:rsid w:val="00B56D6F"/>
    <w:rsid w:val="00B56DEC"/>
    <w:rsid w:val="00B56F44"/>
    <w:rsid w:val="00B57385"/>
    <w:rsid w:val="00B573A4"/>
    <w:rsid w:val="00B57413"/>
    <w:rsid w:val="00B57593"/>
    <w:rsid w:val="00B5766A"/>
    <w:rsid w:val="00B577A5"/>
    <w:rsid w:val="00B578D3"/>
    <w:rsid w:val="00B57926"/>
    <w:rsid w:val="00B579D7"/>
    <w:rsid w:val="00B57A64"/>
    <w:rsid w:val="00B57AA7"/>
    <w:rsid w:val="00B57B28"/>
    <w:rsid w:val="00B57FF3"/>
    <w:rsid w:val="00B60498"/>
    <w:rsid w:val="00B604AC"/>
    <w:rsid w:val="00B6054A"/>
    <w:rsid w:val="00B607C7"/>
    <w:rsid w:val="00B60BEA"/>
    <w:rsid w:val="00B60C7C"/>
    <w:rsid w:val="00B60CE2"/>
    <w:rsid w:val="00B60DC5"/>
    <w:rsid w:val="00B60E46"/>
    <w:rsid w:val="00B60E55"/>
    <w:rsid w:val="00B60E5D"/>
    <w:rsid w:val="00B60E91"/>
    <w:rsid w:val="00B60F82"/>
    <w:rsid w:val="00B610CB"/>
    <w:rsid w:val="00B611C0"/>
    <w:rsid w:val="00B611DD"/>
    <w:rsid w:val="00B61491"/>
    <w:rsid w:val="00B6149F"/>
    <w:rsid w:val="00B61599"/>
    <w:rsid w:val="00B61644"/>
    <w:rsid w:val="00B61837"/>
    <w:rsid w:val="00B619BB"/>
    <w:rsid w:val="00B61AB9"/>
    <w:rsid w:val="00B61B19"/>
    <w:rsid w:val="00B61D53"/>
    <w:rsid w:val="00B61DBF"/>
    <w:rsid w:val="00B61E0C"/>
    <w:rsid w:val="00B621C0"/>
    <w:rsid w:val="00B6227F"/>
    <w:rsid w:val="00B6230A"/>
    <w:rsid w:val="00B624CC"/>
    <w:rsid w:val="00B6275E"/>
    <w:rsid w:val="00B627FF"/>
    <w:rsid w:val="00B62965"/>
    <w:rsid w:val="00B62995"/>
    <w:rsid w:val="00B62C44"/>
    <w:rsid w:val="00B62E20"/>
    <w:rsid w:val="00B62E3D"/>
    <w:rsid w:val="00B62E61"/>
    <w:rsid w:val="00B631E8"/>
    <w:rsid w:val="00B63448"/>
    <w:rsid w:val="00B634D2"/>
    <w:rsid w:val="00B6357F"/>
    <w:rsid w:val="00B636F9"/>
    <w:rsid w:val="00B639BC"/>
    <w:rsid w:val="00B639E8"/>
    <w:rsid w:val="00B63A13"/>
    <w:rsid w:val="00B63B3E"/>
    <w:rsid w:val="00B63BAC"/>
    <w:rsid w:val="00B63D3F"/>
    <w:rsid w:val="00B63DAF"/>
    <w:rsid w:val="00B63FA8"/>
    <w:rsid w:val="00B640FD"/>
    <w:rsid w:val="00B6416D"/>
    <w:rsid w:val="00B6435A"/>
    <w:rsid w:val="00B6436B"/>
    <w:rsid w:val="00B644DF"/>
    <w:rsid w:val="00B6454A"/>
    <w:rsid w:val="00B645E5"/>
    <w:rsid w:val="00B64781"/>
    <w:rsid w:val="00B648E5"/>
    <w:rsid w:val="00B64933"/>
    <w:rsid w:val="00B64A7E"/>
    <w:rsid w:val="00B64B18"/>
    <w:rsid w:val="00B64B39"/>
    <w:rsid w:val="00B64C51"/>
    <w:rsid w:val="00B64CA0"/>
    <w:rsid w:val="00B64CB3"/>
    <w:rsid w:val="00B64CF2"/>
    <w:rsid w:val="00B64CF8"/>
    <w:rsid w:val="00B64E2D"/>
    <w:rsid w:val="00B64F07"/>
    <w:rsid w:val="00B65164"/>
    <w:rsid w:val="00B6518E"/>
    <w:rsid w:val="00B652B5"/>
    <w:rsid w:val="00B65442"/>
    <w:rsid w:val="00B654AF"/>
    <w:rsid w:val="00B654F9"/>
    <w:rsid w:val="00B65603"/>
    <w:rsid w:val="00B65609"/>
    <w:rsid w:val="00B6568F"/>
    <w:rsid w:val="00B6589B"/>
    <w:rsid w:val="00B65A2C"/>
    <w:rsid w:val="00B65A7B"/>
    <w:rsid w:val="00B65B39"/>
    <w:rsid w:val="00B65BC5"/>
    <w:rsid w:val="00B65C41"/>
    <w:rsid w:val="00B65CA3"/>
    <w:rsid w:val="00B65F43"/>
    <w:rsid w:val="00B6600F"/>
    <w:rsid w:val="00B66238"/>
    <w:rsid w:val="00B662E9"/>
    <w:rsid w:val="00B66330"/>
    <w:rsid w:val="00B663C0"/>
    <w:rsid w:val="00B66438"/>
    <w:rsid w:val="00B664BE"/>
    <w:rsid w:val="00B666CD"/>
    <w:rsid w:val="00B667A9"/>
    <w:rsid w:val="00B667E4"/>
    <w:rsid w:val="00B668D4"/>
    <w:rsid w:val="00B66B15"/>
    <w:rsid w:val="00B66B19"/>
    <w:rsid w:val="00B66C51"/>
    <w:rsid w:val="00B66CC6"/>
    <w:rsid w:val="00B66E1B"/>
    <w:rsid w:val="00B66E58"/>
    <w:rsid w:val="00B67066"/>
    <w:rsid w:val="00B67105"/>
    <w:rsid w:val="00B67157"/>
    <w:rsid w:val="00B6733E"/>
    <w:rsid w:val="00B6735B"/>
    <w:rsid w:val="00B67361"/>
    <w:rsid w:val="00B67397"/>
    <w:rsid w:val="00B674CB"/>
    <w:rsid w:val="00B6751D"/>
    <w:rsid w:val="00B675C4"/>
    <w:rsid w:val="00B6771D"/>
    <w:rsid w:val="00B67899"/>
    <w:rsid w:val="00B678C1"/>
    <w:rsid w:val="00B678E0"/>
    <w:rsid w:val="00B679A5"/>
    <w:rsid w:val="00B67A19"/>
    <w:rsid w:val="00B67B40"/>
    <w:rsid w:val="00B67C1A"/>
    <w:rsid w:val="00B67C3E"/>
    <w:rsid w:val="00B67D18"/>
    <w:rsid w:val="00B700B9"/>
    <w:rsid w:val="00B701E5"/>
    <w:rsid w:val="00B7036A"/>
    <w:rsid w:val="00B70399"/>
    <w:rsid w:val="00B703A2"/>
    <w:rsid w:val="00B70441"/>
    <w:rsid w:val="00B704AF"/>
    <w:rsid w:val="00B70629"/>
    <w:rsid w:val="00B706FE"/>
    <w:rsid w:val="00B7095A"/>
    <w:rsid w:val="00B709B2"/>
    <w:rsid w:val="00B709C4"/>
    <w:rsid w:val="00B70BC5"/>
    <w:rsid w:val="00B70CB6"/>
    <w:rsid w:val="00B70EAF"/>
    <w:rsid w:val="00B70F72"/>
    <w:rsid w:val="00B70FE3"/>
    <w:rsid w:val="00B7126F"/>
    <w:rsid w:val="00B713AB"/>
    <w:rsid w:val="00B71512"/>
    <w:rsid w:val="00B715D0"/>
    <w:rsid w:val="00B71608"/>
    <w:rsid w:val="00B7165D"/>
    <w:rsid w:val="00B7186D"/>
    <w:rsid w:val="00B718A3"/>
    <w:rsid w:val="00B718E3"/>
    <w:rsid w:val="00B71903"/>
    <w:rsid w:val="00B71AC7"/>
    <w:rsid w:val="00B72044"/>
    <w:rsid w:val="00B72222"/>
    <w:rsid w:val="00B7235F"/>
    <w:rsid w:val="00B72682"/>
    <w:rsid w:val="00B72744"/>
    <w:rsid w:val="00B72A95"/>
    <w:rsid w:val="00B72B20"/>
    <w:rsid w:val="00B72C22"/>
    <w:rsid w:val="00B72DE1"/>
    <w:rsid w:val="00B72EC1"/>
    <w:rsid w:val="00B731DB"/>
    <w:rsid w:val="00B73346"/>
    <w:rsid w:val="00B7337D"/>
    <w:rsid w:val="00B734A7"/>
    <w:rsid w:val="00B73541"/>
    <w:rsid w:val="00B737A3"/>
    <w:rsid w:val="00B73A3B"/>
    <w:rsid w:val="00B73AB2"/>
    <w:rsid w:val="00B73BA9"/>
    <w:rsid w:val="00B73BD9"/>
    <w:rsid w:val="00B73C90"/>
    <w:rsid w:val="00B73E09"/>
    <w:rsid w:val="00B73E25"/>
    <w:rsid w:val="00B740DF"/>
    <w:rsid w:val="00B74638"/>
    <w:rsid w:val="00B74667"/>
    <w:rsid w:val="00B746C4"/>
    <w:rsid w:val="00B74943"/>
    <w:rsid w:val="00B74950"/>
    <w:rsid w:val="00B749B8"/>
    <w:rsid w:val="00B74B37"/>
    <w:rsid w:val="00B74B4B"/>
    <w:rsid w:val="00B74B4C"/>
    <w:rsid w:val="00B74DFC"/>
    <w:rsid w:val="00B7505F"/>
    <w:rsid w:val="00B75133"/>
    <w:rsid w:val="00B7535D"/>
    <w:rsid w:val="00B756BF"/>
    <w:rsid w:val="00B75872"/>
    <w:rsid w:val="00B75883"/>
    <w:rsid w:val="00B75971"/>
    <w:rsid w:val="00B75D1C"/>
    <w:rsid w:val="00B75F78"/>
    <w:rsid w:val="00B75F9A"/>
    <w:rsid w:val="00B761E1"/>
    <w:rsid w:val="00B76206"/>
    <w:rsid w:val="00B762B8"/>
    <w:rsid w:val="00B762EF"/>
    <w:rsid w:val="00B766AE"/>
    <w:rsid w:val="00B766D6"/>
    <w:rsid w:val="00B7679A"/>
    <w:rsid w:val="00B7682B"/>
    <w:rsid w:val="00B76C21"/>
    <w:rsid w:val="00B76DFF"/>
    <w:rsid w:val="00B76F65"/>
    <w:rsid w:val="00B76FE5"/>
    <w:rsid w:val="00B77031"/>
    <w:rsid w:val="00B77211"/>
    <w:rsid w:val="00B77282"/>
    <w:rsid w:val="00B77441"/>
    <w:rsid w:val="00B774BB"/>
    <w:rsid w:val="00B7752C"/>
    <w:rsid w:val="00B77668"/>
    <w:rsid w:val="00B7784B"/>
    <w:rsid w:val="00B77AEC"/>
    <w:rsid w:val="00B77AF5"/>
    <w:rsid w:val="00B77B1C"/>
    <w:rsid w:val="00B800F8"/>
    <w:rsid w:val="00B80185"/>
    <w:rsid w:val="00B8032F"/>
    <w:rsid w:val="00B803CA"/>
    <w:rsid w:val="00B8070E"/>
    <w:rsid w:val="00B80723"/>
    <w:rsid w:val="00B809DD"/>
    <w:rsid w:val="00B80B33"/>
    <w:rsid w:val="00B80CCF"/>
    <w:rsid w:val="00B80E73"/>
    <w:rsid w:val="00B80F14"/>
    <w:rsid w:val="00B80F15"/>
    <w:rsid w:val="00B80FD1"/>
    <w:rsid w:val="00B80FE5"/>
    <w:rsid w:val="00B8111B"/>
    <w:rsid w:val="00B81273"/>
    <w:rsid w:val="00B81721"/>
    <w:rsid w:val="00B8179E"/>
    <w:rsid w:val="00B817DB"/>
    <w:rsid w:val="00B8181E"/>
    <w:rsid w:val="00B81931"/>
    <w:rsid w:val="00B81A28"/>
    <w:rsid w:val="00B81C0C"/>
    <w:rsid w:val="00B81C52"/>
    <w:rsid w:val="00B81D49"/>
    <w:rsid w:val="00B81E53"/>
    <w:rsid w:val="00B821D9"/>
    <w:rsid w:val="00B82264"/>
    <w:rsid w:val="00B823AA"/>
    <w:rsid w:val="00B823AC"/>
    <w:rsid w:val="00B82429"/>
    <w:rsid w:val="00B8243B"/>
    <w:rsid w:val="00B8247E"/>
    <w:rsid w:val="00B824D0"/>
    <w:rsid w:val="00B82609"/>
    <w:rsid w:val="00B82707"/>
    <w:rsid w:val="00B82786"/>
    <w:rsid w:val="00B828BE"/>
    <w:rsid w:val="00B82902"/>
    <w:rsid w:val="00B82A3A"/>
    <w:rsid w:val="00B82A49"/>
    <w:rsid w:val="00B82A67"/>
    <w:rsid w:val="00B830FE"/>
    <w:rsid w:val="00B83332"/>
    <w:rsid w:val="00B834A4"/>
    <w:rsid w:val="00B834AB"/>
    <w:rsid w:val="00B83558"/>
    <w:rsid w:val="00B83A26"/>
    <w:rsid w:val="00B83A7D"/>
    <w:rsid w:val="00B84010"/>
    <w:rsid w:val="00B84110"/>
    <w:rsid w:val="00B8422D"/>
    <w:rsid w:val="00B8429E"/>
    <w:rsid w:val="00B84331"/>
    <w:rsid w:val="00B843AA"/>
    <w:rsid w:val="00B843F9"/>
    <w:rsid w:val="00B8441B"/>
    <w:rsid w:val="00B846FB"/>
    <w:rsid w:val="00B8478E"/>
    <w:rsid w:val="00B84AAA"/>
    <w:rsid w:val="00B84B93"/>
    <w:rsid w:val="00B84CCB"/>
    <w:rsid w:val="00B84D18"/>
    <w:rsid w:val="00B84DB4"/>
    <w:rsid w:val="00B84DC5"/>
    <w:rsid w:val="00B84EB0"/>
    <w:rsid w:val="00B84EE1"/>
    <w:rsid w:val="00B84FBA"/>
    <w:rsid w:val="00B85026"/>
    <w:rsid w:val="00B85031"/>
    <w:rsid w:val="00B852C1"/>
    <w:rsid w:val="00B852D6"/>
    <w:rsid w:val="00B85667"/>
    <w:rsid w:val="00B85C59"/>
    <w:rsid w:val="00B8606B"/>
    <w:rsid w:val="00B86110"/>
    <w:rsid w:val="00B8617A"/>
    <w:rsid w:val="00B861E1"/>
    <w:rsid w:val="00B8642D"/>
    <w:rsid w:val="00B86796"/>
    <w:rsid w:val="00B86941"/>
    <w:rsid w:val="00B86A90"/>
    <w:rsid w:val="00B86CFA"/>
    <w:rsid w:val="00B86D59"/>
    <w:rsid w:val="00B86D5A"/>
    <w:rsid w:val="00B86E76"/>
    <w:rsid w:val="00B86F60"/>
    <w:rsid w:val="00B86F98"/>
    <w:rsid w:val="00B8701B"/>
    <w:rsid w:val="00B87025"/>
    <w:rsid w:val="00B87069"/>
    <w:rsid w:val="00B87090"/>
    <w:rsid w:val="00B871A4"/>
    <w:rsid w:val="00B87262"/>
    <w:rsid w:val="00B87311"/>
    <w:rsid w:val="00B873E7"/>
    <w:rsid w:val="00B8761C"/>
    <w:rsid w:val="00B87828"/>
    <w:rsid w:val="00B87A00"/>
    <w:rsid w:val="00B87A2D"/>
    <w:rsid w:val="00B87B1A"/>
    <w:rsid w:val="00B87B78"/>
    <w:rsid w:val="00B87BF8"/>
    <w:rsid w:val="00B87CC5"/>
    <w:rsid w:val="00B87CDA"/>
    <w:rsid w:val="00B87E9D"/>
    <w:rsid w:val="00B87EAA"/>
    <w:rsid w:val="00B87F6C"/>
    <w:rsid w:val="00B87FC3"/>
    <w:rsid w:val="00B900DF"/>
    <w:rsid w:val="00B900EC"/>
    <w:rsid w:val="00B900FA"/>
    <w:rsid w:val="00B90279"/>
    <w:rsid w:val="00B9035E"/>
    <w:rsid w:val="00B903BD"/>
    <w:rsid w:val="00B90667"/>
    <w:rsid w:val="00B906D2"/>
    <w:rsid w:val="00B906F7"/>
    <w:rsid w:val="00B9079E"/>
    <w:rsid w:val="00B90804"/>
    <w:rsid w:val="00B90814"/>
    <w:rsid w:val="00B90851"/>
    <w:rsid w:val="00B90B0C"/>
    <w:rsid w:val="00B90BD2"/>
    <w:rsid w:val="00B90C93"/>
    <w:rsid w:val="00B90D1C"/>
    <w:rsid w:val="00B90E06"/>
    <w:rsid w:val="00B90E72"/>
    <w:rsid w:val="00B90FCB"/>
    <w:rsid w:val="00B9105F"/>
    <w:rsid w:val="00B91163"/>
    <w:rsid w:val="00B911F7"/>
    <w:rsid w:val="00B911F9"/>
    <w:rsid w:val="00B912D1"/>
    <w:rsid w:val="00B912F9"/>
    <w:rsid w:val="00B9155A"/>
    <w:rsid w:val="00B916EC"/>
    <w:rsid w:val="00B918DE"/>
    <w:rsid w:val="00B91B56"/>
    <w:rsid w:val="00B91BEE"/>
    <w:rsid w:val="00B91C9A"/>
    <w:rsid w:val="00B91E24"/>
    <w:rsid w:val="00B9248B"/>
    <w:rsid w:val="00B92668"/>
    <w:rsid w:val="00B926CA"/>
    <w:rsid w:val="00B92753"/>
    <w:rsid w:val="00B928A7"/>
    <w:rsid w:val="00B92A3E"/>
    <w:rsid w:val="00B92D3B"/>
    <w:rsid w:val="00B92DCF"/>
    <w:rsid w:val="00B92DDE"/>
    <w:rsid w:val="00B9327F"/>
    <w:rsid w:val="00B93384"/>
    <w:rsid w:val="00B934DA"/>
    <w:rsid w:val="00B9355B"/>
    <w:rsid w:val="00B9357B"/>
    <w:rsid w:val="00B938EF"/>
    <w:rsid w:val="00B939A4"/>
    <w:rsid w:val="00B93A67"/>
    <w:rsid w:val="00B93AFF"/>
    <w:rsid w:val="00B940D0"/>
    <w:rsid w:val="00B941A4"/>
    <w:rsid w:val="00B941F1"/>
    <w:rsid w:val="00B94219"/>
    <w:rsid w:val="00B9424B"/>
    <w:rsid w:val="00B943E7"/>
    <w:rsid w:val="00B94540"/>
    <w:rsid w:val="00B9456A"/>
    <w:rsid w:val="00B945ED"/>
    <w:rsid w:val="00B94679"/>
    <w:rsid w:val="00B94851"/>
    <w:rsid w:val="00B94A75"/>
    <w:rsid w:val="00B94B29"/>
    <w:rsid w:val="00B94BDF"/>
    <w:rsid w:val="00B94BF5"/>
    <w:rsid w:val="00B94E2C"/>
    <w:rsid w:val="00B94F0F"/>
    <w:rsid w:val="00B95021"/>
    <w:rsid w:val="00B9539A"/>
    <w:rsid w:val="00B95648"/>
    <w:rsid w:val="00B956F7"/>
    <w:rsid w:val="00B957AA"/>
    <w:rsid w:val="00B957D4"/>
    <w:rsid w:val="00B95947"/>
    <w:rsid w:val="00B959B3"/>
    <w:rsid w:val="00B95AB6"/>
    <w:rsid w:val="00B95C66"/>
    <w:rsid w:val="00B95D0C"/>
    <w:rsid w:val="00B95EDA"/>
    <w:rsid w:val="00B9610B"/>
    <w:rsid w:val="00B961B1"/>
    <w:rsid w:val="00B961C7"/>
    <w:rsid w:val="00B9621D"/>
    <w:rsid w:val="00B96231"/>
    <w:rsid w:val="00B96390"/>
    <w:rsid w:val="00B96495"/>
    <w:rsid w:val="00B96693"/>
    <w:rsid w:val="00B966CC"/>
    <w:rsid w:val="00B966ED"/>
    <w:rsid w:val="00B9678C"/>
    <w:rsid w:val="00B967EF"/>
    <w:rsid w:val="00B96A31"/>
    <w:rsid w:val="00B96EA2"/>
    <w:rsid w:val="00B970C7"/>
    <w:rsid w:val="00B971D8"/>
    <w:rsid w:val="00B9726B"/>
    <w:rsid w:val="00B97540"/>
    <w:rsid w:val="00B9769F"/>
    <w:rsid w:val="00B97759"/>
    <w:rsid w:val="00B977BD"/>
    <w:rsid w:val="00B97829"/>
    <w:rsid w:val="00B97B25"/>
    <w:rsid w:val="00B97B53"/>
    <w:rsid w:val="00B97BA6"/>
    <w:rsid w:val="00B97C18"/>
    <w:rsid w:val="00B97C89"/>
    <w:rsid w:val="00B97D74"/>
    <w:rsid w:val="00B97F34"/>
    <w:rsid w:val="00B97F83"/>
    <w:rsid w:val="00B97F95"/>
    <w:rsid w:val="00BA00E7"/>
    <w:rsid w:val="00BA02E7"/>
    <w:rsid w:val="00BA03E9"/>
    <w:rsid w:val="00BA043B"/>
    <w:rsid w:val="00BA049B"/>
    <w:rsid w:val="00BA069C"/>
    <w:rsid w:val="00BA07DC"/>
    <w:rsid w:val="00BA083F"/>
    <w:rsid w:val="00BA08D2"/>
    <w:rsid w:val="00BA090B"/>
    <w:rsid w:val="00BA0AE8"/>
    <w:rsid w:val="00BA0B7C"/>
    <w:rsid w:val="00BA0BB2"/>
    <w:rsid w:val="00BA0C56"/>
    <w:rsid w:val="00BA0CB5"/>
    <w:rsid w:val="00BA0D9B"/>
    <w:rsid w:val="00BA0DF5"/>
    <w:rsid w:val="00BA0E57"/>
    <w:rsid w:val="00BA1001"/>
    <w:rsid w:val="00BA112D"/>
    <w:rsid w:val="00BA113C"/>
    <w:rsid w:val="00BA11FF"/>
    <w:rsid w:val="00BA12AA"/>
    <w:rsid w:val="00BA1431"/>
    <w:rsid w:val="00BA145F"/>
    <w:rsid w:val="00BA16AC"/>
    <w:rsid w:val="00BA1875"/>
    <w:rsid w:val="00BA1884"/>
    <w:rsid w:val="00BA1936"/>
    <w:rsid w:val="00BA193C"/>
    <w:rsid w:val="00BA197D"/>
    <w:rsid w:val="00BA19AC"/>
    <w:rsid w:val="00BA1A6C"/>
    <w:rsid w:val="00BA1A89"/>
    <w:rsid w:val="00BA1A99"/>
    <w:rsid w:val="00BA1B89"/>
    <w:rsid w:val="00BA1D54"/>
    <w:rsid w:val="00BA1D92"/>
    <w:rsid w:val="00BA1DD3"/>
    <w:rsid w:val="00BA1E69"/>
    <w:rsid w:val="00BA1EC0"/>
    <w:rsid w:val="00BA20B0"/>
    <w:rsid w:val="00BA2315"/>
    <w:rsid w:val="00BA240F"/>
    <w:rsid w:val="00BA2450"/>
    <w:rsid w:val="00BA2460"/>
    <w:rsid w:val="00BA2528"/>
    <w:rsid w:val="00BA2698"/>
    <w:rsid w:val="00BA295E"/>
    <w:rsid w:val="00BA2B66"/>
    <w:rsid w:val="00BA2D76"/>
    <w:rsid w:val="00BA2E22"/>
    <w:rsid w:val="00BA2F77"/>
    <w:rsid w:val="00BA2FA9"/>
    <w:rsid w:val="00BA3119"/>
    <w:rsid w:val="00BA31E1"/>
    <w:rsid w:val="00BA32B3"/>
    <w:rsid w:val="00BA331C"/>
    <w:rsid w:val="00BA3321"/>
    <w:rsid w:val="00BA3685"/>
    <w:rsid w:val="00BA375E"/>
    <w:rsid w:val="00BA3877"/>
    <w:rsid w:val="00BA39CF"/>
    <w:rsid w:val="00BA39F0"/>
    <w:rsid w:val="00BA3A42"/>
    <w:rsid w:val="00BA3AB1"/>
    <w:rsid w:val="00BA3AE2"/>
    <w:rsid w:val="00BA3C3E"/>
    <w:rsid w:val="00BA3CF2"/>
    <w:rsid w:val="00BA3DBB"/>
    <w:rsid w:val="00BA40E5"/>
    <w:rsid w:val="00BA422B"/>
    <w:rsid w:val="00BA43CF"/>
    <w:rsid w:val="00BA44BD"/>
    <w:rsid w:val="00BA4591"/>
    <w:rsid w:val="00BA4600"/>
    <w:rsid w:val="00BA4615"/>
    <w:rsid w:val="00BA463B"/>
    <w:rsid w:val="00BA4713"/>
    <w:rsid w:val="00BA475E"/>
    <w:rsid w:val="00BA48F8"/>
    <w:rsid w:val="00BA4EAC"/>
    <w:rsid w:val="00BA4FF0"/>
    <w:rsid w:val="00BA51FE"/>
    <w:rsid w:val="00BA52B0"/>
    <w:rsid w:val="00BA5423"/>
    <w:rsid w:val="00BA543A"/>
    <w:rsid w:val="00BA5599"/>
    <w:rsid w:val="00BA5771"/>
    <w:rsid w:val="00BA57F6"/>
    <w:rsid w:val="00BA5913"/>
    <w:rsid w:val="00BA5DC0"/>
    <w:rsid w:val="00BA5DD4"/>
    <w:rsid w:val="00BA6032"/>
    <w:rsid w:val="00BA6055"/>
    <w:rsid w:val="00BA614C"/>
    <w:rsid w:val="00BA61EF"/>
    <w:rsid w:val="00BA62F8"/>
    <w:rsid w:val="00BA6494"/>
    <w:rsid w:val="00BA67D8"/>
    <w:rsid w:val="00BA683D"/>
    <w:rsid w:val="00BA6875"/>
    <w:rsid w:val="00BA6893"/>
    <w:rsid w:val="00BA6A19"/>
    <w:rsid w:val="00BA6A88"/>
    <w:rsid w:val="00BA6B33"/>
    <w:rsid w:val="00BA6E5D"/>
    <w:rsid w:val="00BA6F94"/>
    <w:rsid w:val="00BA70CF"/>
    <w:rsid w:val="00BA7167"/>
    <w:rsid w:val="00BA71CB"/>
    <w:rsid w:val="00BA71E5"/>
    <w:rsid w:val="00BA7296"/>
    <w:rsid w:val="00BA7310"/>
    <w:rsid w:val="00BA754E"/>
    <w:rsid w:val="00BA7604"/>
    <w:rsid w:val="00BA763E"/>
    <w:rsid w:val="00BA76A2"/>
    <w:rsid w:val="00BA7844"/>
    <w:rsid w:val="00BA798D"/>
    <w:rsid w:val="00BA7F1C"/>
    <w:rsid w:val="00BA7FA7"/>
    <w:rsid w:val="00BA7FFC"/>
    <w:rsid w:val="00BB007C"/>
    <w:rsid w:val="00BB012D"/>
    <w:rsid w:val="00BB0542"/>
    <w:rsid w:val="00BB05D2"/>
    <w:rsid w:val="00BB05D8"/>
    <w:rsid w:val="00BB0872"/>
    <w:rsid w:val="00BB0964"/>
    <w:rsid w:val="00BB0BEB"/>
    <w:rsid w:val="00BB0C65"/>
    <w:rsid w:val="00BB0D85"/>
    <w:rsid w:val="00BB1103"/>
    <w:rsid w:val="00BB1136"/>
    <w:rsid w:val="00BB11CB"/>
    <w:rsid w:val="00BB1201"/>
    <w:rsid w:val="00BB1263"/>
    <w:rsid w:val="00BB12A5"/>
    <w:rsid w:val="00BB12EF"/>
    <w:rsid w:val="00BB1369"/>
    <w:rsid w:val="00BB137B"/>
    <w:rsid w:val="00BB1454"/>
    <w:rsid w:val="00BB14AB"/>
    <w:rsid w:val="00BB1A4B"/>
    <w:rsid w:val="00BB1B60"/>
    <w:rsid w:val="00BB1CE0"/>
    <w:rsid w:val="00BB1D86"/>
    <w:rsid w:val="00BB1EB4"/>
    <w:rsid w:val="00BB1F3B"/>
    <w:rsid w:val="00BB22DE"/>
    <w:rsid w:val="00BB232C"/>
    <w:rsid w:val="00BB24E1"/>
    <w:rsid w:val="00BB25CC"/>
    <w:rsid w:val="00BB27B3"/>
    <w:rsid w:val="00BB27B5"/>
    <w:rsid w:val="00BB28C8"/>
    <w:rsid w:val="00BB2CA4"/>
    <w:rsid w:val="00BB2D71"/>
    <w:rsid w:val="00BB2D7D"/>
    <w:rsid w:val="00BB2E8D"/>
    <w:rsid w:val="00BB3156"/>
    <w:rsid w:val="00BB3379"/>
    <w:rsid w:val="00BB3405"/>
    <w:rsid w:val="00BB3589"/>
    <w:rsid w:val="00BB3726"/>
    <w:rsid w:val="00BB3826"/>
    <w:rsid w:val="00BB384A"/>
    <w:rsid w:val="00BB38C6"/>
    <w:rsid w:val="00BB3AA8"/>
    <w:rsid w:val="00BB3BDF"/>
    <w:rsid w:val="00BB3BF9"/>
    <w:rsid w:val="00BB3C42"/>
    <w:rsid w:val="00BB3C8B"/>
    <w:rsid w:val="00BB3DCD"/>
    <w:rsid w:val="00BB3E08"/>
    <w:rsid w:val="00BB3E5B"/>
    <w:rsid w:val="00BB3E9A"/>
    <w:rsid w:val="00BB3F45"/>
    <w:rsid w:val="00BB4741"/>
    <w:rsid w:val="00BB4825"/>
    <w:rsid w:val="00BB4899"/>
    <w:rsid w:val="00BB48D9"/>
    <w:rsid w:val="00BB48FD"/>
    <w:rsid w:val="00BB497E"/>
    <w:rsid w:val="00BB4BB1"/>
    <w:rsid w:val="00BB4DF9"/>
    <w:rsid w:val="00BB4EFD"/>
    <w:rsid w:val="00BB5097"/>
    <w:rsid w:val="00BB52DE"/>
    <w:rsid w:val="00BB52E4"/>
    <w:rsid w:val="00BB53E0"/>
    <w:rsid w:val="00BB598D"/>
    <w:rsid w:val="00BB5C88"/>
    <w:rsid w:val="00BB5D3D"/>
    <w:rsid w:val="00BB5D3F"/>
    <w:rsid w:val="00BB5FC8"/>
    <w:rsid w:val="00BB6091"/>
    <w:rsid w:val="00BB60E4"/>
    <w:rsid w:val="00BB615D"/>
    <w:rsid w:val="00BB6173"/>
    <w:rsid w:val="00BB62CB"/>
    <w:rsid w:val="00BB62D3"/>
    <w:rsid w:val="00BB62E2"/>
    <w:rsid w:val="00BB62FB"/>
    <w:rsid w:val="00BB64B1"/>
    <w:rsid w:val="00BB6500"/>
    <w:rsid w:val="00BB65A8"/>
    <w:rsid w:val="00BB6637"/>
    <w:rsid w:val="00BB666C"/>
    <w:rsid w:val="00BB67EF"/>
    <w:rsid w:val="00BB6AAA"/>
    <w:rsid w:val="00BB6C2A"/>
    <w:rsid w:val="00BB6DA1"/>
    <w:rsid w:val="00BB6E1A"/>
    <w:rsid w:val="00BB6FC8"/>
    <w:rsid w:val="00BB738F"/>
    <w:rsid w:val="00BB7411"/>
    <w:rsid w:val="00BB7428"/>
    <w:rsid w:val="00BB74F8"/>
    <w:rsid w:val="00BB77E7"/>
    <w:rsid w:val="00BB7BDD"/>
    <w:rsid w:val="00BB7C4E"/>
    <w:rsid w:val="00BB7DDF"/>
    <w:rsid w:val="00BB7EB4"/>
    <w:rsid w:val="00BB7FF2"/>
    <w:rsid w:val="00BC03EC"/>
    <w:rsid w:val="00BC0407"/>
    <w:rsid w:val="00BC0487"/>
    <w:rsid w:val="00BC0551"/>
    <w:rsid w:val="00BC0735"/>
    <w:rsid w:val="00BC090C"/>
    <w:rsid w:val="00BC09C1"/>
    <w:rsid w:val="00BC0D03"/>
    <w:rsid w:val="00BC0FAB"/>
    <w:rsid w:val="00BC139C"/>
    <w:rsid w:val="00BC1527"/>
    <w:rsid w:val="00BC154A"/>
    <w:rsid w:val="00BC172A"/>
    <w:rsid w:val="00BC1A25"/>
    <w:rsid w:val="00BC1BA5"/>
    <w:rsid w:val="00BC1BD3"/>
    <w:rsid w:val="00BC1BE8"/>
    <w:rsid w:val="00BC1E45"/>
    <w:rsid w:val="00BC1E5B"/>
    <w:rsid w:val="00BC1F42"/>
    <w:rsid w:val="00BC2264"/>
    <w:rsid w:val="00BC22E1"/>
    <w:rsid w:val="00BC2338"/>
    <w:rsid w:val="00BC236B"/>
    <w:rsid w:val="00BC23CF"/>
    <w:rsid w:val="00BC257C"/>
    <w:rsid w:val="00BC259D"/>
    <w:rsid w:val="00BC25C1"/>
    <w:rsid w:val="00BC26A4"/>
    <w:rsid w:val="00BC270C"/>
    <w:rsid w:val="00BC2748"/>
    <w:rsid w:val="00BC27FF"/>
    <w:rsid w:val="00BC2801"/>
    <w:rsid w:val="00BC28FF"/>
    <w:rsid w:val="00BC2B08"/>
    <w:rsid w:val="00BC2B6E"/>
    <w:rsid w:val="00BC2C80"/>
    <w:rsid w:val="00BC2CBD"/>
    <w:rsid w:val="00BC2F78"/>
    <w:rsid w:val="00BC2F7B"/>
    <w:rsid w:val="00BC30CF"/>
    <w:rsid w:val="00BC30EA"/>
    <w:rsid w:val="00BC330F"/>
    <w:rsid w:val="00BC33DE"/>
    <w:rsid w:val="00BC3402"/>
    <w:rsid w:val="00BC342F"/>
    <w:rsid w:val="00BC347C"/>
    <w:rsid w:val="00BC350B"/>
    <w:rsid w:val="00BC35E2"/>
    <w:rsid w:val="00BC36AE"/>
    <w:rsid w:val="00BC36E4"/>
    <w:rsid w:val="00BC386A"/>
    <w:rsid w:val="00BC38F0"/>
    <w:rsid w:val="00BC391E"/>
    <w:rsid w:val="00BC3968"/>
    <w:rsid w:val="00BC3AD6"/>
    <w:rsid w:val="00BC3CBF"/>
    <w:rsid w:val="00BC3E81"/>
    <w:rsid w:val="00BC3FE5"/>
    <w:rsid w:val="00BC40F5"/>
    <w:rsid w:val="00BC43C8"/>
    <w:rsid w:val="00BC4400"/>
    <w:rsid w:val="00BC44D2"/>
    <w:rsid w:val="00BC4515"/>
    <w:rsid w:val="00BC45AD"/>
    <w:rsid w:val="00BC46BD"/>
    <w:rsid w:val="00BC4718"/>
    <w:rsid w:val="00BC49DE"/>
    <w:rsid w:val="00BC4A14"/>
    <w:rsid w:val="00BC4AF4"/>
    <w:rsid w:val="00BC4B64"/>
    <w:rsid w:val="00BC4CCD"/>
    <w:rsid w:val="00BC4E35"/>
    <w:rsid w:val="00BC4EF6"/>
    <w:rsid w:val="00BC509D"/>
    <w:rsid w:val="00BC51EF"/>
    <w:rsid w:val="00BC527D"/>
    <w:rsid w:val="00BC530F"/>
    <w:rsid w:val="00BC543E"/>
    <w:rsid w:val="00BC55E7"/>
    <w:rsid w:val="00BC58DB"/>
    <w:rsid w:val="00BC59ED"/>
    <w:rsid w:val="00BC5BE9"/>
    <w:rsid w:val="00BC5DD1"/>
    <w:rsid w:val="00BC6054"/>
    <w:rsid w:val="00BC62F6"/>
    <w:rsid w:val="00BC6553"/>
    <w:rsid w:val="00BC659C"/>
    <w:rsid w:val="00BC674D"/>
    <w:rsid w:val="00BC6851"/>
    <w:rsid w:val="00BC690A"/>
    <w:rsid w:val="00BC6ACF"/>
    <w:rsid w:val="00BC6C9E"/>
    <w:rsid w:val="00BC7030"/>
    <w:rsid w:val="00BC7222"/>
    <w:rsid w:val="00BC72CC"/>
    <w:rsid w:val="00BC739F"/>
    <w:rsid w:val="00BC7459"/>
    <w:rsid w:val="00BC7662"/>
    <w:rsid w:val="00BC7706"/>
    <w:rsid w:val="00BC7B81"/>
    <w:rsid w:val="00BC7EC9"/>
    <w:rsid w:val="00BC7F28"/>
    <w:rsid w:val="00BC7F88"/>
    <w:rsid w:val="00BD0157"/>
    <w:rsid w:val="00BD0234"/>
    <w:rsid w:val="00BD03F2"/>
    <w:rsid w:val="00BD052C"/>
    <w:rsid w:val="00BD0548"/>
    <w:rsid w:val="00BD05E2"/>
    <w:rsid w:val="00BD0673"/>
    <w:rsid w:val="00BD073D"/>
    <w:rsid w:val="00BD0C1D"/>
    <w:rsid w:val="00BD0C91"/>
    <w:rsid w:val="00BD0E03"/>
    <w:rsid w:val="00BD0F21"/>
    <w:rsid w:val="00BD117D"/>
    <w:rsid w:val="00BD125A"/>
    <w:rsid w:val="00BD133F"/>
    <w:rsid w:val="00BD13EB"/>
    <w:rsid w:val="00BD141E"/>
    <w:rsid w:val="00BD1456"/>
    <w:rsid w:val="00BD14E8"/>
    <w:rsid w:val="00BD1516"/>
    <w:rsid w:val="00BD1519"/>
    <w:rsid w:val="00BD1563"/>
    <w:rsid w:val="00BD159D"/>
    <w:rsid w:val="00BD1717"/>
    <w:rsid w:val="00BD1793"/>
    <w:rsid w:val="00BD1914"/>
    <w:rsid w:val="00BD1952"/>
    <w:rsid w:val="00BD1A67"/>
    <w:rsid w:val="00BD1B1E"/>
    <w:rsid w:val="00BD1D25"/>
    <w:rsid w:val="00BD1D70"/>
    <w:rsid w:val="00BD1EB6"/>
    <w:rsid w:val="00BD1F5F"/>
    <w:rsid w:val="00BD1F8E"/>
    <w:rsid w:val="00BD2364"/>
    <w:rsid w:val="00BD267D"/>
    <w:rsid w:val="00BD2871"/>
    <w:rsid w:val="00BD2879"/>
    <w:rsid w:val="00BD2BA7"/>
    <w:rsid w:val="00BD2CBE"/>
    <w:rsid w:val="00BD2E70"/>
    <w:rsid w:val="00BD2E92"/>
    <w:rsid w:val="00BD2EB5"/>
    <w:rsid w:val="00BD2EB6"/>
    <w:rsid w:val="00BD2F82"/>
    <w:rsid w:val="00BD301D"/>
    <w:rsid w:val="00BD3147"/>
    <w:rsid w:val="00BD324F"/>
    <w:rsid w:val="00BD34E2"/>
    <w:rsid w:val="00BD35A7"/>
    <w:rsid w:val="00BD35F5"/>
    <w:rsid w:val="00BD36F0"/>
    <w:rsid w:val="00BD3722"/>
    <w:rsid w:val="00BD3773"/>
    <w:rsid w:val="00BD377B"/>
    <w:rsid w:val="00BD3783"/>
    <w:rsid w:val="00BD379B"/>
    <w:rsid w:val="00BD3931"/>
    <w:rsid w:val="00BD39C1"/>
    <w:rsid w:val="00BD3BA5"/>
    <w:rsid w:val="00BD3D07"/>
    <w:rsid w:val="00BD40C4"/>
    <w:rsid w:val="00BD40DD"/>
    <w:rsid w:val="00BD43EC"/>
    <w:rsid w:val="00BD4426"/>
    <w:rsid w:val="00BD44D4"/>
    <w:rsid w:val="00BD45A0"/>
    <w:rsid w:val="00BD45CA"/>
    <w:rsid w:val="00BD461B"/>
    <w:rsid w:val="00BD4661"/>
    <w:rsid w:val="00BD46B2"/>
    <w:rsid w:val="00BD4768"/>
    <w:rsid w:val="00BD4919"/>
    <w:rsid w:val="00BD49D2"/>
    <w:rsid w:val="00BD4C00"/>
    <w:rsid w:val="00BD4CF7"/>
    <w:rsid w:val="00BD4F6E"/>
    <w:rsid w:val="00BD502C"/>
    <w:rsid w:val="00BD519D"/>
    <w:rsid w:val="00BD5368"/>
    <w:rsid w:val="00BD5423"/>
    <w:rsid w:val="00BD5427"/>
    <w:rsid w:val="00BD542D"/>
    <w:rsid w:val="00BD5459"/>
    <w:rsid w:val="00BD54D3"/>
    <w:rsid w:val="00BD56D0"/>
    <w:rsid w:val="00BD56F1"/>
    <w:rsid w:val="00BD5726"/>
    <w:rsid w:val="00BD5B2A"/>
    <w:rsid w:val="00BD5C35"/>
    <w:rsid w:val="00BD5DD2"/>
    <w:rsid w:val="00BD5E1B"/>
    <w:rsid w:val="00BD5F05"/>
    <w:rsid w:val="00BD5FA2"/>
    <w:rsid w:val="00BD6072"/>
    <w:rsid w:val="00BD614C"/>
    <w:rsid w:val="00BD6253"/>
    <w:rsid w:val="00BD6259"/>
    <w:rsid w:val="00BD62C7"/>
    <w:rsid w:val="00BD6359"/>
    <w:rsid w:val="00BD63C9"/>
    <w:rsid w:val="00BD646C"/>
    <w:rsid w:val="00BD64BF"/>
    <w:rsid w:val="00BD64F3"/>
    <w:rsid w:val="00BD65D6"/>
    <w:rsid w:val="00BD6667"/>
    <w:rsid w:val="00BD6786"/>
    <w:rsid w:val="00BD67E1"/>
    <w:rsid w:val="00BD681B"/>
    <w:rsid w:val="00BD6970"/>
    <w:rsid w:val="00BD6A52"/>
    <w:rsid w:val="00BD6BD6"/>
    <w:rsid w:val="00BD6F39"/>
    <w:rsid w:val="00BD6F5E"/>
    <w:rsid w:val="00BD724E"/>
    <w:rsid w:val="00BD72CF"/>
    <w:rsid w:val="00BD749C"/>
    <w:rsid w:val="00BD75E1"/>
    <w:rsid w:val="00BD773F"/>
    <w:rsid w:val="00BD7967"/>
    <w:rsid w:val="00BD798B"/>
    <w:rsid w:val="00BD798D"/>
    <w:rsid w:val="00BD79C5"/>
    <w:rsid w:val="00BD7B0D"/>
    <w:rsid w:val="00BD7BB5"/>
    <w:rsid w:val="00BD7D40"/>
    <w:rsid w:val="00BD7F4C"/>
    <w:rsid w:val="00BE0218"/>
    <w:rsid w:val="00BE04FE"/>
    <w:rsid w:val="00BE066F"/>
    <w:rsid w:val="00BE0911"/>
    <w:rsid w:val="00BE0941"/>
    <w:rsid w:val="00BE0AA9"/>
    <w:rsid w:val="00BE0AED"/>
    <w:rsid w:val="00BE0E18"/>
    <w:rsid w:val="00BE0FD9"/>
    <w:rsid w:val="00BE1064"/>
    <w:rsid w:val="00BE10FD"/>
    <w:rsid w:val="00BE11BC"/>
    <w:rsid w:val="00BE11EE"/>
    <w:rsid w:val="00BE13E0"/>
    <w:rsid w:val="00BE159F"/>
    <w:rsid w:val="00BE15B1"/>
    <w:rsid w:val="00BE174D"/>
    <w:rsid w:val="00BE180F"/>
    <w:rsid w:val="00BE19B3"/>
    <w:rsid w:val="00BE1A96"/>
    <w:rsid w:val="00BE1AA8"/>
    <w:rsid w:val="00BE1B5F"/>
    <w:rsid w:val="00BE1BC5"/>
    <w:rsid w:val="00BE1BF6"/>
    <w:rsid w:val="00BE1F9D"/>
    <w:rsid w:val="00BE22B9"/>
    <w:rsid w:val="00BE234F"/>
    <w:rsid w:val="00BE2393"/>
    <w:rsid w:val="00BE23E3"/>
    <w:rsid w:val="00BE259B"/>
    <w:rsid w:val="00BE268D"/>
    <w:rsid w:val="00BE27F2"/>
    <w:rsid w:val="00BE291C"/>
    <w:rsid w:val="00BE292A"/>
    <w:rsid w:val="00BE2A7B"/>
    <w:rsid w:val="00BE2AE5"/>
    <w:rsid w:val="00BE2C7E"/>
    <w:rsid w:val="00BE2FBA"/>
    <w:rsid w:val="00BE316F"/>
    <w:rsid w:val="00BE321B"/>
    <w:rsid w:val="00BE329C"/>
    <w:rsid w:val="00BE33CD"/>
    <w:rsid w:val="00BE33F5"/>
    <w:rsid w:val="00BE33FE"/>
    <w:rsid w:val="00BE3504"/>
    <w:rsid w:val="00BE3546"/>
    <w:rsid w:val="00BE35DE"/>
    <w:rsid w:val="00BE35EE"/>
    <w:rsid w:val="00BE3711"/>
    <w:rsid w:val="00BE39CC"/>
    <w:rsid w:val="00BE3A45"/>
    <w:rsid w:val="00BE3BFA"/>
    <w:rsid w:val="00BE3C1C"/>
    <w:rsid w:val="00BE3D18"/>
    <w:rsid w:val="00BE3E99"/>
    <w:rsid w:val="00BE3EE8"/>
    <w:rsid w:val="00BE4069"/>
    <w:rsid w:val="00BE4120"/>
    <w:rsid w:val="00BE4149"/>
    <w:rsid w:val="00BE4288"/>
    <w:rsid w:val="00BE4559"/>
    <w:rsid w:val="00BE4684"/>
    <w:rsid w:val="00BE471E"/>
    <w:rsid w:val="00BE4915"/>
    <w:rsid w:val="00BE4940"/>
    <w:rsid w:val="00BE498A"/>
    <w:rsid w:val="00BE514F"/>
    <w:rsid w:val="00BE5259"/>
    <w:rsid w:val="00BE565A"/>
    <w:rsid w:val="00BE5803"/>
    <w:rsid w:val="00BE592A"/>
    <w:rsid w:val="00BE5A90"/>
    <w:rsid w:val="00BE5B0B"/>
    <w:rsid w:val="00BE5E12"/>
    <w:rsid w:val="00BE5EC6"/>
    <w:rsid w:val="00BE5F8E"/>
    <w:rsid w:val="00BE5FB9"/>
    <w:rsid w:val="00BE6163"/>
    <w:rsid w:val="00BE61F8"/>
    <w:rsid w:val="00BE6228"/>
    <w:rsid w:val="00BE6387"/>
    <w:rsid w:val="00BE63B5"/>
    <w:rsid w:val="00BE64E4"/>
    <w:rsid w:val="00BE6523"/>
    <w:rsid w:val="00BE6916"/>
    <w:rsid w:val="00BE698D"/>
    <w:rsid w:val="00BE6A5B"/>
    <w:rsid w:val="00BE6B36"/>
    <w:rsid w:val="00BE6CAB"/>
    <w:rsid w:val="00BE6FC6"/>
    <w:rsid w:val="00BE716C"/>
    <w:rsid w:val="00BE71DF"/>
    <w:rsid w:val="00BE74ED"/>
    <w:rsid w:val="00BE74F2"/>
    <w:rsid w:val="00BE750A"/>
    <w:rsid w:val="00BE7AD9"/>
    <w:rsid w:val="00BE7B82"/>
    <w:rsid w:val="00BE7C29"/>
    <w:rsid w:val="00BE7C4C"/>
    <w:rsid w:val="00BE7C5E"/>
    <w:rsid w:val="00BE7CC9"/>
    <w:rsid w:val="00BE7D12"/>
    <w:rsid w:val="00BE7DDC"/>
    <w:rsid w:val="00BE7EEE"/>
    <w:rsid w:val="00BF019A"/>
    <w:rsid w:val="00BF01F8"/>
    <w:rsid w:val="00BF0358"/>
    <w:rsid w:val="00BF0391"/>
    <w:rsid w:val="00BF03A9"/>
    <w:rsid w:val="00BF05B7"/>
    <w:rsid w:val="00BF0652"/>
    <w:rsid w:val="00BF06B7"/>
    <w:rsid w:val="00BF06E4"/>
    <w:rsid w:val="00BF0912"/>
    <w:rsid w:val="00BF09FD"/>
    <w:rsid w:val="00BF0A5E"/>
    <w:rsid w:val="00BF0CC9"/>
    <w:rsid w:val="00BF0D15"/>
    <w:rsid w:val="00BF0D31"/>
    <w:rsid w:val="00BF0E9E"/>
    <w:rsid w:val="00BF0EE4"/>
    <w:rsid w:val="00BF1032"/>
    <w:rsid w:val="00BF1222"/>
    <w:rsid w:val="00BF12B1"/>
    <w:rsid w:val="00BF15DD"/>
    <w:rsid w:val="00BF161A"/>
    <w:rsid w:val="00BF16C6"/>
    <w:rsid w:val="00BF17EF"/>
    <w:rsid w:val="00BF1A40"/>
    <w:rsid w:val="00BF1AF1"/>
    <w:rsid w:val="00BF1B77"/>
    <w:rsid w:val="00BF1B9E"/>
    <w:rsid w:val="00BF1BC8"/>
    <w:rsid w:val="00BF1CE5"/>
    <w:rsid w:val="00BF1E39"/>
    <w:rsid w:val="00BF1F7A"/>
    <w:rsid w:val="00BF1FBA"/>
    <w:rsid w:val="00BF203B"/>
    <w:rsid w:val="00BF210C"/>
    <w:rsid w:val="00BF21F2"/>
    <w:rsid w:val="00BF22EB"/>
    <w:rsid w:val="00BF2456"/>
    <w:rsid w:val="00BF2485"/>
    <w:rsid w:val="00BF24D6"/>
    <w:rsid w:val="00BF25A4"/>
    <w:rsid w:val="00BF270A"/>
    <w:rsid w:val="00BF2759"/>
    <w:rsid w:val="00BF27A1"/>
    <w:rsid w:val="00BF2ACD"/>
    <w:rsid w:val="00BF2C14"/>
    <w:rsid w:val="00BF2E17"/>
    <w:rsid w:val="00BF2F71"/>
    <w:rsid w:val="00BF30A1"/>
    <w:rsid w:val="00BF319E"/>
    <w:rsid w:val="00BF3256"/>
    <w:rsid w:val="00BF3375"/>
    <w:rsid w:val="00BF3536"/>
    <w:rsid w:val="00BF3581"/>
    <w:rsid w:val="00BF35CF"/>
    <w:rsid w:val="00BF3601"/>
    <w:rsid w:val="00BF3658"/>
    <w:rsid w:val="00BF37C7"/>
    <w:rsid w:val="00BF3802"/>
    <w:rsid w:val="00BF399B"/>
    <w:rsid w:val="00BF3C78"/>
    <w:rsid w:val="00BF3CFD"/>
    <w:rsid w:val="00BF3E7B"/>
    <w:rsid w:val="00BF3EB5"/>
    <w:rsid w:val="00BF3EE8"/>
    <w:rsid w:val="00BF40FC"/>
    <w:rsid w:val="00BF411F"/>
    <w:rsid w:val="00BF4171"/>
    <w:rsid w:val="00BF417B"/>
    <w:rsid w:val="00BF457E"/>
    <w:rsid w:val="00BF465E"/>
    <w:rsid w:val="00BF4702"/>
    <w:rsid w:val="00BF4803"/>
    <w:rsid w:val="00BF48AB"/>
    <w:rsid w:val="00BF4C44"/>
    <w:rsid w:val="00BF4C73"/>
    <w:rsid w:val="00BF4F15"/>
    <w:rsid w:val="00BF4F6D"/>
    <w:rsid w:val="00BF514B"/>
    <w:rsid w:val="00BF5194"/>
    <w:rsid w:val="00BF51E0"/>
    <w:rsid w:val="00BF52B4"/>
    <w:rsid w:val="00BF53D6"/>
    <w:rsid w:val="00BF574E"/>
    <w:rsid w:val="00BF5945"/>
    <w:rsid w:val="00BF599A"/>
    <w:rsid w:val="00BF5A06"/>
    <w:rsid w:val="00BF5C69"/>
    <w:rsid w:val="00BF5CA6"/>
    <w:rsid w:val="00BF5CB3"/>
    <w:rsid w:val="00BF5D01"/>
    <w:rsid w:val="00BF5DA1"/>
    <w:rsid w:val="00BF6004"/>
    <w:rsid w:val="00BF605D"/>
    <w:rsid w:val="00BF6153"/>
    <w:rsid w:val="00BF629D"/>
    <w:rsid w:val="00BF63B6"/>
    <w:rsid w:val="00BF63E3"/>
    <w:rsid w:val="00BF6501"/>
    <w:rsid w:val="00BF68B8"/>
    <w:rsid w:val="00BF69BF"/>
    <w:rsid w:val="00BF6C5B"/>
    <w:rsid w:val="00BF6C8E"/>
    <w:rsid w:val="00BF6CE4"/>
    <w:rsid w:val="00BF6DBE"/>
    <w:rsid w:val="00BF6DCE"/>
    <w:rsid w:val="00BF71CC"/>
    <w:rsid w:val="00BF75F9"/>
    <w:rsid w:val="00BF7650"/>
    <w:rsid w:val="00BF7651"/>
    <w:rsid w:val="00BF765A"/>
    <w:rsid w:val="00BF774B"/>
    <w:rsid w:val="00BF7775"/>
    <w:rsid w:val="00BF7793"/>
    <w:rsid w:val="00BF7838"/>
    <w:rsid w:val="00BF79AD"/>
    <w:rsid w:val="00BF7C67"/>
    <w:rsid w:val="00BF7E3D"/>
    <w:rsid w:val="00BF7E94"/>
    <w:rsid w:val="00BF7EC0"/>
    <w:rsid w:val="00BF7EDE"/>
    <w:rsid w:val="00C002C9"/>
    <w:rsid w:val="00C003CA"/>
    <w:rsid w:val="00C004B3"/>
    <w:rsid w:val="00C00777"/>
    <w:rsid w:val="00C00910"/>
    <w:rsid w:val="00C00959"/>
    <w:rsid w:val="00C00A3B"/>
    <w:rsid w:val="00C00CF7"/>
    <w:rsid w:val="00C00DC7"/>
    <w:rsid w:val="00C00DFA"/>
    <w:rsid w:val="00C00EAF"/>
    <w:rsid w:val="00C00FAC"/>
    <w:rsid w:val="00C010B7"/>
    <w:rsid w:val="00C0112A"/>
    <w:rsid w:val="00C01140"/>
    <w:rsid w:val="00C01169"/>
    <w:rsid w:val="00C011C8"/>
    <w:rsid w:val="00C012B8"/>
    <w:rsid w:val="00C01319"/>
    <w:rsid w:val="00C013D0"/>
    <w:rsid w:val="00C014BA"/>
    <w:rsid w:val="00C0151E"/>
    <w:rsid w:val="00C0159C"/>
    <w:rsid w:val="00C017EE"/>
    <w:rsid w:val="00C01900"/>
    <w:rsid w:val="00C01ADE"/>
    <w:rsid w:val="00C01B50"/>
    <w:rsid w:val="00C01C34"/>
    <w:rsid w:val="00C01CEE"/>
    <w:rsid w:val="00C01E21"/>
    <w:rsid w:val="00C02024"/>
    <w:rsid w:val="00C0218B"/>
    <w:rsid w:val="00C0222E"/>
    <w:rsid w:val="00C02269"/>
    <w:rsid w:val="00C022D9"/>
    <w:rsid w:val="00C02524"/>
    <w:rsid w:val="00C026F2"/>
    <w:rsid w:val="00C028CC"/>
    <w:rsid w:val="00C02AB1"/>
    <w:rsid w:val="00C02BB1"/>
    <w:rsid w:val="00C02C33"/>
    <w:rsid w:val="00C02C6E"/>
    <w:rsid w:val="00C02D2F"/>
    <w:rsid w:val="00C02E59"/>
    <w:rsid w:val="00C02FBC"/>
    <w:rsid w:val="00C03000"/>
    <w:rsid w:val="00C03087"/>
    <w:rsid w:val="00C030AA"/>
    <w:rsid w:val="00C03219"/>
    <w:rsid w:val="00C0339A"/>
    <w:rsid w:val="00C0345A"/>
    <w:rsid w:val="00C03487"/>
    <w:rsid w:val="00C034E8"/>
    <w:rsid w:val="00C03715"/>
    <w:rsid w:val="00C0392E"/>
    <w:rsid w:val="00C03970"/>
    <w:rsid w:val="00C03980"/>
    <w:rsid w:val="00C03CE5"/>
    <w:rsid w:val="00C03CED"/>
    <w:rsid w:val="00C03DDC"/>
    <w:rsid w:val="00C03F64"/>
    <w:rsid w:val="00C043E7"/>
    <w:rsid w:val="00C04625"/>
    <w:rsid w:val="00C04641"/>
    <w:rsid w:val="00C04675"/>
    <w:rsid w:val="00C0486B"/>
    <w:rsid w:val="00C04974"/>
    <w:rsid w:val="00C04A0B"/>
    <w:rsid w:val="00C04A30"/>
    <w:rsid w:val="00C04B97"/>
    <w:rsid w:val="00C04BF3"/>
    <w:rsid w:val="00C04C31"/>
    <w:rsid w:val="00C04C39"/>
    <w:rsid w:val="00C04EDE"/>
    <w:rsid w:val="00C04FE0"/>
    <w:rsid w:val="00C053AA"/>
    <w:rsid w:val="00C0560C"/>
    <w:rsid w:val="00C057DC"/>
    <w:rsid w:val="00C05872"/>
    <w:rsid w:val="00C058F1"/>
    <w:rsid w:val="00C059D6"/>
    <w:rsid w:val="00C05A3A"/>
    <w:rsid w:val="00C05C6C"/>
    <w:rsid w:val="00C05D83"/>
    <w:rsid w:val="00C05EF0"/>
    <w:rsid w:val="00C05F39"/>
    <w:rsid w:val="00C05F40"/>
    <w:rsid w:val="00C0602D"/>
    <w:rsid w:val="00C06168"/>
    <w:rsid w:val="00C062DE"/>
    <w:rsid w:val="00C06315"/>
    <w:rsid w:val="00C06427"/>
    <w:rsid w:val="00C06709"/>
    <w:rsid w:val="00C06AEB"/>
    <w:rsid w:val="00C06C40"/>
    <w:rsid w:val="00C06CC9"/>
    <w:rsid w:val="00C06D7A"/>
    <w:rsid w:val="00C06DE3"/>
    <w:rsid w:val="00C06E41"/>
    <w:rsid w:val="00C0700A"/>
    <w:rsid w:val="00C072D5"/>
    <w:rsid w:val="00C0733E"/>
    <w:rsid w:val="00C07487"/>
    <w:rsid w:val="00C074D4"/>
    <w:rsid w:val="00C07926"/>
    <w:rsid w:val="00C07AF6"/>
    <w:rsid w:val="00C07DC1"/>
    <w:rsid w:val="00C10132"/>
    <w:rsid w:val="00C101DC"/>
    <w:rsid w:val="00C101F7"/>
    <w:rsid w:val="00C1050D"/>
    <w:rsid w:val="00C10547"/>
    <w:rsid w:val="00C10697"/>
    <w:rsid w:val="00C10824"/>
    <w:rsid w:val="00C1095B"/>
    <w:rsid w:val="00C10BDE"/>
    <w:rsid w:val="00C10C77"/>
    <w:rsid w:val="00C10D8E"/>
    <w:rsid w:val="00C11139"/>
    <w:rsid w:val="00C113C1"/>
    <w:rsid w:val="00C11493"/>
    <w:rsid w:val="00C114F6"/>
    <w:rsid w:val="00C11554"/>
    <w:rsid w:val="00C115FA"/>
    <w:rsid w:val="00C11609"/>
    <w:rsid w:val="00C116BF"/>
    <w:rsid w:val="00C1181E"/>
    <w:rsid w:val="00C11A39"/>
    <w:rsid w:val="00C11A96"/>
    <w:rsid w:val="00C11BFC"/>
    <w:rsid w:val="00C11C94"/>
    <w:rsid w:val="00C11C9A"/>
    <w:rsid w:val="00C12012"/>
    <w:rsid w:val="00C120ED"/>
    <w:rsid w:val="00C120FD"/>
    <w:rsid w:val="00C12253"/>
    <w:rsid w:val="00C12354"/>
    <w:rsid w:val="00C123F9"/>
    <w:rsid w:val="00C124C0"/>
    <w:rsid w:val="00C12509"/>
    <w:rsid w:val="00C12532"/>
    <w:rsid w:val="00C12545"/>
    <w:rsid w:val="00C12580"/>
    <w:rsid w:val="00C12634"/>
    <w:rsid w:val="00C1269B"/>
    <w:rsid w:val="00C129D7"/>
    <w:rsid w:val="00C12A92"/>
    <w:rsid w:val="00C12ADE"/>
    <w:rsid w:val="00C12B4C"/>
    <w:rsid w:val="00C12C5A"/>
    <w:rsid w:val="00C12D5C"/>
    <w:rsid w:val="00C12ED4"/>
    <w:rsid w:val="00C12EF4"/>
    <w:rsid w:val="00C12F63"/>
    <w:rsid w:val="00C13096"/>
    <w:rsid w:val="00C130A1"/>
    <w:rsid w:val="00C1393E"/>
    <w:rsid w:val="00C13A8F"/>
    <w:rsid w:val="00C13A92"/>
    <w:rsid w:val="00C13D73"/>
    <w:rsid w:val="00C13D86"/>
    <w:rsid w:val="00C13E21"/>
    <w:rsid w:val="00C140A9"/>
    <w:rsid w:val="00C140E8"/>
    <w:rsid w:val="00C14436"/>
    <w:rsid w:val="00C14440"/>
    <w:rsid w:val="00C14491"/>
    <w:rsid w:val="00C1453E"/>
    <w:rsid w:val="00C14563"/>
    <w:rsid w:val="00C1469C"/>
    <w:rsid w:val="00C14823"/>
    <w:rsid w:val="00C1495C"/>
    <w:rsid w:val="00C14967"/>
    <w:rsid w:val="00C1496B"/>
    <w:rsid w:val="00C14A5B"/>
    <w:rsid w:val="00C14BBB"/>
    <w:rsid w:val="00C14E3A"/>
    <w:rsid w:val="00C14E80"/>
    <w:rsid w:val="00C14FAF"/>
    <w:rsid w:val="00C14FC5"/>
    <w:rsid w:val="00C14FDE"/>
    <w:rsid w:val="00C150D9"/>
    <w:rsid w:val="00C151E6"/>
    <w:rsid w:val="00C1521A"/>
    <w:rsid w:val="00C15223"/>
    <w:rsid w:val="00C15236"/>
    <w:rsid w:val="00C152F4"/>
    <w:rsid w:val="00C15328"/>
    <w:rsid w:val="00C155F7"/>
    <w:rsid w:val="00C1562B"/>
    <w:rsid w:val="00C159E2"/>
    <w:rsid w:val="00C15A8D"/>
    <w:rsid w:val="00C15EA1"/>
    <w:rsid w:val="00C15EA8"/>
    <w:rsid w:val="00C15F80"/>
    <w:rsid w:val="00C160CC"/>
    <w:rsid w:val="00C1617F"/>
    <w:rsid w:val="00C1658D"/>
    <w:rsid w:val="00C16892"/>
    <w:rsid w:val="00C16B08"/>
    <w:rsid w:val="00C16B09"/>
    <w:rsid w:val="00C16BDE"/>
    <w:rsid w:val="00C16C29"/>
    <w:rsid w:val="00C16D68"/>
    <w:rsid w:val="00C16DC9"/>
    <w:rsid w:val="00C16ED6"/>
    <w:rsid w:val="00C1713C"/>
    <w:rsid w:val="00C17253"/>
    <w:rsid w:val="00C1735D"/>
    <w:rsid w:val="00C173A0"/>
    <w:rsid w:val="00C17440"/>
    <w:rsid w:val="00C17521"/>
    <w:rsid w:val="00C17582"/>
    <w:rsid w:val="00C177F3"/>
    <w:rsid w:val="00C17828"/>
    <w:rsid w:val="00C17A62"/>
    <w:rsid w:val="00C17C10"/>
    <w:rsid w:val="00C17CF0"/>
    <w:rsid w:val="00C17D68"/>
    <w:rsid w:val="00C2011D"/>
    <w:rsid w:val="00C202B2"/>
    <w:rsid w:val="00C2062F"/>
    <w:rsid w:val="00C206A8"/>
    <w:rsid w:val="00C20759"/>
    <w:rsid w:val="00C208B3"/>
    <w:rsid w:val="00C20ADA"/>
    <w:rsid w:val="00C20B6A"/>
    <w:rsid w:val="00C20C73"/>
    <w:rsid w:val="00C20E06"/>
    <w:rsid w:val="00C20E5C"/>
    <w:rsid w:val="00C2104E"/>
    <w:rsid w:val="00C21335"/>
    <w:rsid w:val="00C2134D"/>
    <w:rsid w:val="00C21466"/>
    <w:rsid w:val="00C2163B"/>
    <w:rsid w:val="00C217FA"/>
    <w:rsid w:val="00C2181E"/>
    <w:rsid w:val="00C218FA"/>
    <w:rsid w:val="00C218FB"/>
    <w:rsid w:val="00C21A33"/>
    <w:rsid w:val="00C21ADA"/>
    <w:rsid w:val="00C21AF1"/>
    <w:rsid w:val="00C21BEF"/>
    <w:rsid w:val="00C21C7B"/>
    <w:rsid w:val="00C21DE4"/>
    <w:rsid w:val="00C21E49"/>
    <w:rsid w:val="00C22085"/>
    <w:rsid w:val="00C221E4"/>
    <w:rsid w:val="00C2241A"/>
    <w:rsid w:val="00C22529"/>
    <w:rsid w:val="00C22998"/>
    <w:rsid w:val="00C22CCC"/>
    <w:rsid w:val="00C22D0B"/>
    <w:rsid w:val="00C22D9B"/>
    <w:rsid w:val="00C22EE5"/>
    <w:rsid w:val="00C230A9"/>
    <w:rsid w:val="00C231BA"/>
    <w:rsid w:val="00C23203"/>
    <w:rsid w:val="00C2321D"/>
    <w:rsid w:val="00C232A8"/>
    <w:rsid w:val="00C233AE"/>
    <w:rsid w:val="00C23456"/>
    <w:rsid w:val="00C23470"/>
    <w:rsid w:val="00C23598"/>
    <w:rsid w:val="00C236D8"/>
    <w:rsid w:val="00C239F7"/>
    <w:rsid w:val="00C23AA8"/>
    <w:rsid w:val="00C23AD6"/>
    <w:rsid w:val="00C23BAF"/>
    <w:rsid w:val="00C23BD2"/>
    <w:rsid w:val="00C23BDA"/>
    <w:rsid w:val="00C23CD3"/>
    <w:rsid w:val="00C23DF3"/>
    <w:rsid w:val="00C23E76"/>
    <w:rsid w:val="00C23F50"/>
    <w:rsid w:val="00C23F8E"/>
    <w:rsid w:val="00C23FAB"/>
    <w:rsid w:val="00C23FE3"/>
    <w:rsid w:val="00C240B4"/>
    <w:rsid w:val="00C24232"/>
    <w:rsid w:val="00C2425F"/>
    <w:rsid w:val="00C2433B"/>
    <w:rsid w:val="00C24344"/>
    <w:rsid w:val="00C24423"/>
    <w:rsid w:val="00C247BA"/>
    <w:rsid w:val="00C24829"/>
    <w:rsid w:val="00C24A7B"/>
    <w:rsid w:val="00C24C5D"/>
    <w:rsid w:val="00C24CAA"/>
    <w:rsid w:val="00C24F65"/>
    <w:rsid w:val="00C25106"/>
    <w:rsid w:val="00C2526D"/>
    <w:rsid w:val="00C25303"/>
    <w:rsid w:val="00C2541D"/>
    <w:rsid w:val="00C25459"/>
    <w:rsid w:val="00C254F4"/>
    <w:rsid w:val="00C255D1"/>
    <w:rsid w:val="00C25672"/>
    <w:rsid w:val="00C2580B"/>
    <w:rsid w:val="00C258D8"/>
    <w:rsid w:val="00C25CC2"/>
    <w:rsid w:val="00C25D53"/>
    <w:rsid w:val="00C25D5B"/>
    <w:rsid w:val="00C25DFD"/>
    <w:rsid w:val="00C25F9B"/>
    <w:rsid w:val="00C2646C"/>
    <w:rsid w:val="00C26795"/>
    <w:rsid w:val="00C26949"/>
    <w:rsid w:val="00C26A39"/>
    <w:rsid w:val="00C26AE8"/>
    <w:rsid w:val="00C26B72"/>
    <w:rsid w:val="00C26CD3"/>
    <w:rsid w:val="00C26D18"/>
    <w:rsid w:val="00C26F6A"/>
    <w:rsid w:val="00C26FC2"/>
    <w:rsid w:val="00C2702D"/>
    <w:rsid w:val="00C27218"/>
    <w:rsid w:val="00C2738D"/>
    <w:rsid w:val="00C274A3"/>
    <w:rsid w:val="00C275A2"/>
    <w:rsid w:val="00C275FE"/>
    <w:rsid w:val="00C27679"/>
    <w:rsid w:val="00C27723"/>
    <w:rsid w:val="00C27725"/>
    <w:rsid w:val="00C2773F"/>
    <w:rsid w:val="00C27819"/>
    <w:rsid w:val="00C278AE"/>
    <w:rsid w:val="00C278ED"/>
    <w:rsid w:val="00C27C46"/>
    <w:rsid w:val="00C27DA7"/>
    <w:rsid w:val="00C27DFF"/>
    <w:rsid w:val="00C27E13"/>
    <w:rsid w:val="00C27E3A"/>
    <w:rsid w:val="00C30058"/>
    <w:rsid w:val="00C300BC"/>
    <w:rsid w:val="00C30115"/>
    <w:rsid w:val="00C3023C"/>
    <w:rsid w:val="00C30645"/>
    <w:rsid w:val="00C3078F"/>
    <w:rsid w:val="00C30811"/>
    <w:rsid w:val="00C308BA"/>
    <w:rsid w:val="00C3090E"/>
    <w:rsid w:val="00C3095C"/>
    <w:rsid w:val="00C3096F"/>
    <w:rsid w:val="00C30990"/>
    <w:rsid w:val="00C30AC2"/>
    <w:rsid w:val="00C30ADE"/>
    <w:rsid w:val="00C30CBF"/>
    <w:rsid w:val="00C30D1A"/>
    <w:rsid w:val="00C30FB6"/>
    <w:rsid w:val="00C30FB7"/>
    <w:rsid w:val="00C30FE4"/>
    <w:rsid w:val="00C310ED"/>
    <w:rsid w:val="00C314F9"/>
    <w:rsid w:val="00C315D9"/>
    <w:rsid w:val="00C31684"/>
    <w:rsid w:val="00C3168C"/>
    <w:rsid w:val="00C3175E"/>
    <w:rsid w:val="00C318E9"/>
    <w:rsid w:val="00C318F9"/>
    <w:rsid w:val="00C319BA"/>
    <w:rsid w:val="00C31AA2"/>
    <w:rsid w:val="00C31EEA"/>
    <w:rsid w:val="00C31F22"/>
    <w:rsid w:val="00C31F46"/>
    <w:rsid w:val="00C31FB3"/>
    <w:rsid w:val="00C32120"/>
    <w:rsid w:val="00C32284"/>
    <w:rsid w:val="00C3258E"/>
    <w:rsid w:val="00C32762"/>
    <w:rsid w:val="00C32768"/>
    <w:rsid w:val="00C327C5"/>
    <w:rsid w:val="00C328D8"/>
    <w:rsid w:val="00C3296B"/>
    <w:rsid w:val="00C32BC1"/>
    <w:rsid w:val="00C32C0C"/>
    <w:rsid w:val="00C32C2F"/>
    <w:rsid w:val="00C32D2C"/>
    <w:rsid w:val="00C32F2F"/>
    <w:rsid w:val="00C3309E"/>
    <w:rsid w:val="00C330FC"/>
    <w:rsid w:val="00C332D9"/>
    <w:rsid w:val="00C334E0"/>
    <w:rsid w:val="00C3350F"/>
    <w:rsid w:val="00C33750"/>
    <w:rsid w:val="00C33787"/>
    <w:rsid w:val="00C337FF"/>
    <w:rsid w:val="00C33956"/>
    <w:rsid w:val="00C339A0"/>
    <w:rsid w:val="00C33E1E"/>
    <w:rsid w:val="00C33E37"/>
    <w:rsid w:val="00C341BD"/>
    <w:rsid w:val="00C341BE"/>
    <w:rsid w:val="00C34259"/>
    <w:rsid w:val="00C3431F"/>
    <w:rsid w:val="00C3435F"/>
    <w:rsid w:val="00C3473B"/>
    <w:rsid w:val="00C3481E"/>
    <w:rsid w:val="00C3487A"/>
    <w:rsid w:val="00C34891"/>
    <w:rsid w:val="00C3498B"/>
    <w:rsid w:val="00C349DC"/>
    <w:rsid w:val="00C34B3A"/>
    <w:rsid w:val="00C34C17"/>
    <w:rsid w:val="00C34D55"/>
    <w:rsid w:val="00C34E61"/>
    <w:rsid w:val="00C34EBA"/>
    <w:rsid w:val="00C350B5"/>
    <w:rsid w:val="00C352BF"/>
    <w:rsid w:val="00C352F5"/>
    <w:rsid w:val="00C35492"/>
    <w:rsid w:val="00C3559D"/>
    <w:rsid w:val="00C35729"/>
    <w:rsid w:val="00C357DB"/>
    <w:rsid w:val="00C35BBE"/>
    <w:rsid w:val="00C35CC0"/>
    <w:rsid w:val="00C35D44"/>
    <w:rsid w:val="00C35EAA"/>
    <w:rsid w:val="00C360F0"/>
    <w:rsid w:val="00C36160"/>
    <w:rsid w:val="00C361E1"/>
    <w:rsid w:val="00C36239"/>
    <w:rsid w:val="00C362CF"/>
    <w:rsid w:val="00C36358"/>
    <w:rsid w:val="00C364B2"/>
    <w:rsid w:val="00C36773"/>
    <w:rsid w:val="00C369A3"/>
    <w:rsid w:val="00C36B1A"/>
    <w:rsid w:val="00C36B87"/>
    <w:rsid w:val="00C36BF2"/>
    <w:rsid w:val="00C36C15"/>
    <w:rsid w:val="00C36F26"/>
    <w:rsid w:val="00C37132"/>
    <w:rsid w:val="00C37237"/>
    <w:rsid w:val="00C374FB"/>
    <w:rsid w:val="00C37536"/>
    <w:rsid w:val="00C376C3"/>
    <w:rsid w:val="00C37800"/>
    <w:rsid w:val="00C3785B"/>
    <w:rsid w:val="00C37963"/>
    <w:rsid w:val="00C37A97"/>
    <w:rsid w:val="00C37ABA"/>
    <w:rsid w:val="00C37B07"/>
    <w:rsid w:val="00C37B4C"/>
    <w:rsid w:val="00C37DE4"/>
    <w:rsid w:val="00C37E63"/>
    <w:rsid w:val="00C40227"/>
    <w:rsid w:val="00C40250"/>
    <w:rsid w:val="00C4085C"/>
    <w:rsid w:val="00C40B54"/>
    <w:rsid w:val="00C40BE5"/>
    <w:rsid w:val="00C40DAF"/>
    <w:rsid w:val="00C40FAB"/>
    <w:rsid w:val="00C410AC"/>
    <w:rsid w:val="00C410B7"/>
    <w:rsid w:val="00C41182"/>
    <w:rsid w:val="00C41367"/>
    <w:rsid w:val="00C4143E"/>
    <w:rsid w:val="00C41628"/>
    <w:rsid w:val="00C418A1"/>
    <w:rsid w:val="00C418A7"/>
    <w:rsid w:val="00C4194B"/>
    <w:rsid w:val="00C41C69"/>
    <w:rsid w:val="00C41CF7"/>
    <w:rsid w:val="00C41E31"/>
    <w:rsid w:val="00C42079"/>
    <w:rsid w:val="00C42119"/>
    <w:rsid w:val="00C42131"/>
    <w:rsid w:val="00C422CA"/>
    <w:rsid w:val="00C4232D"/>
    <w:rsid w:val="00C42347"/>
    <w:rsid w:val="00C423EE"/>
    <w:rsid w:val="00C42407"/>
    <w:rsid w:val="00C425C8"/>
    <w:rsid w:val="00C42663"/>
    <w:rsid w:val="00C4267B"/>
    <w:rsid w:val="00C426EF"/>
    <w:rsid w:val="00C4273A"/>
    <w:rsid w:val="00C42838"/>
    <w:rsid w:val="00C42880"/>
    <w:rsid w:val="00C42B54"/>
    <w:rsid w:val="00C42BCE"/>
    <w:rsid w:val="00C42BFA"/>
    <w:rsid w:val="00C42C1D"/>
    <w:rsid w:val="00C42C60"/>
    <w:rsid w:val="00C42FEA"/>
    <w:rsid w:val="00C43085"/>
    <w:rsid w:val="00C432E9"/>
    <w:rsid w:val="00C43526"/>
    <w:rsid w:val="00C4379C"/>
    <w:rsid w:val="00C43815"/>
    <w:rsid w:val="00C43AC2"/>
    <w:rsid w:val="00C43BF7"/>
    <w:rsid w:val="00C43CAB"/>
    <w:rsid w:val="00C43EC2"/>
    <w:rsid w:val="00C43FF5"/>
    <w:rsid w:val="00C44038"/>
    <w:rsid w:val="00C441E2"/>
    <w:rsid w:val="00C44201"/>
    <w:rsid w:val="00C44229"/>
    <w:rsid w:val="00C443BB"/>
    <w:rsid w:val="00C4441F"/>
    <w:rsid w:val="00C4447C"/>
    <w:rsid w:val="00C4458C"/>
    <w:rsid w:val="00C447EC"/>
    <w:rsid w:val="00C44862"/>
    <w:rsid w:val="00C448A2"/>
    <w:rsid w:val="00C44A89"/>
    <w:rsid w:val="00C44ACD"/>
    <w:rsid w:val="00C44C04"/>
    <w:rsid w:val="00C44C5E"/>
    <w:rsid w:val="00C44D1B"/>
    <w:rsid w:val="00C45051"/>
    <w:rsid w:val="00C451CB"/>
    <w:rsid w:val="00C452A7"/>
    <w:rsid w:val="00C4537B"/>
    <w:rsid w:val="00C45381"/>
    <w:rsid w:val="00C4538A"/>
    <w:rsid w:val="00C45441"/>
    <w:rsid w:val="00C45583"/>
    <w:rsid w:val="00C455B4"/>
    <w:rsid w:val="00C456F4"/>
    <w:rsid w:val="00C4571B"/>
    <w:rsid w:val="00C457B4"/>
    <w:rsid w:val="00C457B8"/>
    <w:rsid w:val="00C45941"/>
    <w:rsid w:val="00C45950"/>
    <w:rsid w:val="00C45B6C"/>
    <w:rsid w:val="00C45C42"/>
    <w:rsid w:val="00C45EA1"/>
    <w:rsid w:val="00C45FF0"/>
    <w:rsid w:val="00C46029"/>
    <w:rsid w:val="00C46068"/>
    <w:rsid w:val="00C4607D"/>
    <w:rsid w:val="00C460FD"/>
    <w:rsid w:val="00C463D1"/>
    <w:rsid w:val="00C464C6"/>
    <w:rsid w:val="00C466D1"/>
    <w:rsid w:val="00C46759"/>
    <w:rsid w:val="00C4680A"/>
    <w:rsid w:val="00C46A2D"/>
    <w:rsid w:val="00C46C0C"/>
    <w:rsid w:val="00C46C3D"/>
    <w:rsid w:val="00C46D2F"/>
    <w:rsid w:val="00C46E0A"/>
    <w:rsid w:val="00C46FCB"/>
    <w:rsid w:val="00C4724C"/>
    <w:rsid w:val="00C476AD"/>
    <w:rsid w:val="00C47802"/>
    <w:rsid w:val="00C478CB"/>
    <w:rsid w:val="00C478FF"/>
    <w:rsid w:val="00C47958"/>
    <w:rsid w:val="00C47DF3"/>
    <w:rsid w:val="00C47E75"/>
    <w:rsid w:val="00C47F09"/>
    <w:rsid w:val="00C47FC6"/>
    <w:rsid w:val="00C5027F"/>
    <w:rsid w:val="00C503DB"/>
    <w:rsid w:val="00C503F7"/>
    <w:rsid w:val="00C5055C"/>
    <w:rsid w:val="00C5077D"/>
    <w:rsid w:val="00C50793"/>
    <w:rsid w:val="00C50873"/>
    <w:rsid w:val="00C509F0"/>
    <w:rsid w:val="00C50BC0"/>
    <w:rsid w:val="00C50C52"/>
    <w:rsid w:val="00C50D00"/>
    <w:rsid w:val="00C50F78"/>
    <w:rsid w:val="00C5120F"/>
    <w:rsid w:val="00C51291"/>
    <w:rsid w:val="00C5135C"/>
    <w:rsid w:val="00C514D4"/>
    <w:rsid w:val="00C5156B"/>
    <w:rsid w:val="00C5156D"/>
    <w:rsid w:val="00C5168C"/>
    <w:rsid w:val="00C518BE"/>
    <w:rsid w:val="00C51975"/>
    <w:rsid w:val="00C51A9E"/>
    <w:rsid w:val="00C51CBA"/>
    <w:rsid w:val="00C51E0D"/>
    <w:rsid w:val="00C5201F"/>
    <w:rsid w:val="00C5206E"/>
    <w:rsid w:val="00C52CE4"/>
    <w:rsid w:val="00C52E01"/>
    <w:rsid w:val="00C52F5E"/>
    <w:rsid w:val="00C5302A"/>
    <w:rsid w:val="00C53158"/>
    <w:rsid w:val="00C5328A"/>
    <w:rsid w:val="00C532D8"/>
    <w:rsid w:val="00C537F6"/>
    <w:rsid w:val="00C53870"/>
    <w:rsid w:val="00C53938"/>
    <w:rsid w:val="00C53A2B"/>
    <w:rsid w:val="00C53A8E"/>
    <w:rsid w:val="00C53AEB"/>
    <w:rsid w:val="00C53AFC"/>
    <w:rsid w:val="00C53C7B"/>
    <w:rsid w:val="00C53CA8"/>
    <w:rsid w:val="00C53DAE"/>
    <w:rsid w:val="00C53DAF"/>
    <w:rsid w:val="00C53F27"/>
    <w:rsid w:val="00C540AB"/>
    <w:rsid w:val="00C54293"/>
    <w:rsid w:val="00C54472"/>
    <w:rsid w:val="00C5447B"/>
    <w:rsid w:val="00C54505"/>
    <w:rsid w:val="00C5467B"/>
    <w:rsid w:val="00C546B1"/>
    <w:rsid w:val="00C546E8"/>
    <w:rsid w:val="00C547C3"/>
    <w:rsid w:val="00C54973"/>
    <w:rsid w:val="00C54AD6"/>
    <w:rsid w:val="00C54C44"/>
    <w:rsid w:val="00C54E46"/>
    <w:rsid w:val="00C55038"/>
    <w:rsid w:val="00C55219"/>
    <w:rsid w:val="00C552B8"/>
    <w:rsid w:val="00C55381"/>
    <w:rsid w:val="00C553FE"/>
    <w:rsid w:val="00C5556C"/>
    <w:rsid w:val="00C55643"/>
    <w:rsid w:val="00C559A8"/>
    <w:rsid w:val="00C55A16"/>
    <w:rsid w:val="00C55ACF"/>
    <w:rsid w:val="00C55B0E"/>
    <w:rsid w:val="00C55D5A"/>
    <w:rsid w:val="00C55F8A"/>
    <w:rsid w:val="00C560FA"/>
    <w:rsid w:val="00C564B2"/>
    <w:rsid w:val="00C56775"/>
    <w:rsid w:val="00C567D6"/>
    <w:rsid w:val="00C56809"/>
    <w:rsid w:val="00C568CB"/>
    <w:rsid w:val="00C568E9"/>
    <w:rsid w:val="00C56981"/>
    <w:rsid w:val="00C5698C"/>
    <w:rsid w:val="00C56AD4"/>
    <w:rsid w:val="00C56AF8"/>
    <w:rsid w:val="00C56C51"/>
    <w:rsid w:val="00C56E1B"/>
    <w:rsid w:val="00C56EC9"/>
    <w:rsid w:val="00C56FB1"/>
    <w:rsid w:val="00C57097"/>
    <w:rsid w:val="00C570B3"/>
    <w:rsid w:val="00C5711F"/>
    <w:rsid w:val="00C5715C"/>
    <w:rsid w:val="00C571AA"/>
    <w:rsid w:val="00C57353"/>
    <w:rsid w:val="00C5737F"/>
    <w:rsid w:val="00C57479"/>
    <w:rsid w:val="00C575ED"/>
    <w:rsid w:val="00C5768B"/>
    <w:rsid w:val="00C57834"/>
    <w:rsid w:val="00C578C6"/>
    <w:rsid w:val="00C57B07"/>
    <w:rsid w:val="00C57D54"/>
    <w:rsid w:val="00C57DB8"/>
    <w:rsid w:val="00C57EF6"/>
    <w:rsid w:val="00C57FA2"/>
    <w:rsid w:val="00C6036F"/>
    <w:rsid w:val="00C604DD"/>
    <w:rsid w:val="00C6051E"/>
    <w:rsid w:val="00C6057C"/>
    <w:rsid w:val="00C608E7"/>
    <w:rsid w:val="00C60929"/>
    <w:rsid w:val="00C60A13"/>
    <w:rsid w:val="00C60AB5"/>
    <w:rsid w:val="00C60C93"/>
    <w:rsid w:val="00C60CEA"/>
    <w:rsid w:val="00C60D63"/>
    <w:rsid w:val="00C61001"/>
    <w:rsid w:val="00C6124A"/>
    <w:rsid w:val="00C6125A"/>
    <w:rsid w:val="00C61475"/>
    <w:rsid w:val="00C61640"/>
    <w:rsid w:val="00C6184C"/>
    <w:rsid w:val="00C61897"/>
    <w:rsid w:val="00C61946"/>
    <w:rsid w:val="00C61B8B"/>
    <w:rsid w:val="00C61C57"/>
    <w:rsid w:val="00C61E92"/>
    <w:rsid w:val="00C61F5A"/>
    <w:rsid w:val="00C62058"/>
    <w:rsid w:val="00C623CC"/>
    <w:rsid w:val="00C624A4"/>
    <w:rsid w:val="00C62516"/>
    <w:rsid w:val="00C62533"/>
    <w:rsid w:val="00C6271F"/>
    <w:rsid w:val="00C62753"/>
    <w:rsid w:val="00C62B2A"/>
    <w:rsid w:val="00C62C15"/>
    <w:rsid w:val="00C62CD8"/>
    <w:rsid w:val="00C62D57"/>
    <w:rsid w:val="00C63091"/>
    <w:rsid w:val="00C6314B"/>
    <w:rsid w:val="00C6317B"/>
    <w:rsid w:val="00C638F1"/>
    <w:rsid w:val="00C6390E"/>
    <w:rsid w:val="00C63ECA"/>
    <w:rsid w:val="00C64022"/>
    <w:rsid w:val="00C6408E"/>
    <w:rsid w:val="00C64239"/>
    <w:rsid w:val="00C64348"/>
    <w:rsid w:val="00C6441D"/>
    <w:rsid w:val="00C644E2"/>
    <w:rsid w:val="00C6466C"/>
    <w:rsid w:val="00C646A5"/>
    <w:rsid w:val="00C649B5"/>
    <w:rsid w:val="00C649B7"/>
    <w:rsid w:val="00C64B49"/>
    <w:rsid w:val="00C64BB0"/>
    <w:rsid w:val="00C64DAE"/>
    <w:rsid w:val="00C64FB9"/>
    <w:rsid w:val="00C64FE5"/>
    <w:rsid w:val="00C6513C"/>
    <w:rsid w:val="00C65184"/>
    <w:rsid w:val="00C65277"/>
    <w:rsid w:val="00C65638"/>
    <w:rsid w:val="00C6563C"/>
    <w:rsid w:val="00C656A2"/>
    <w:rsid w:val="00C65972"/>
    <w:rsid w:val="00C65E22"/>
    <w:rsid w:val="00C65E26"/>
    <w:rsid w:val="00C65EBD"/>
    <w:rsid w:val="00C66231"/>
    <w:rsid w:val="00C6626C"/>
    <w:rsid w:val="00C663CF"/>
    <w:rsid w:val="00C664F4"/>
    <w:rsid w:val="00C666CD"/>
    <w:rsid w:val="00C667A8"/>
    <w:rsid w:val="00C667C2"/>
    <w:rsid w:val="00C667E6"/>
    <w:rsid w:val="00C66BAC"/>
    <w:rsid w:val="00C66E2F"/>
    <w:rsid w:val="00C66E77"/>
    <w:rsid w:val="00C66F20"/>
    <w:rsid w:val="00C66FDE"/>
    <w:rsid w:val="00C671A0"/>
    <w:rsid w:val="00C67293"/>
    <w:rsid w:val="00C676E9"/>
    <w:rsid w:val="00C676EB"/>
    <w:rsid w:val="00C679BE"/>
    <w:rsid w:val="00C67A59"/>
    <w:rsid w:val="00C67A60"/>
    <w:rsid w:val="00C67C56"/>
    <w:rsid w:val="00C67D37"/>
    <w:rsid w:val="00C67F53"/>
    <w:rsid w:val="00C67F72"/>
    <w:rsid w:val="00C70016"/>
    <w:rsid w:val="00C70075"/>
    <w:rsid w:val="00C700FF"/>
    <w:rsid w:val="00C701B2"/>
    <w:rsid w:val="00C70416"/>
    <w:rsid w:val="00C70642"/>
    <w:rsid w:val="00C70886"/>
    <w:rsid w:val="00C7088D"/>
    <w:rsid w:val="00C708D2"/>
    <w:rsid w:val="00C70AFB"/>
    <w:rsid w:val="00C70B4E"/>
    <w:rsid w:val="00C70D51"/>
    <w:rsid w:val="00C70D9A"/>
    <w:rsid w:val="00C70E3A"/>
    <w:rsid w:val="00C71059"/>
    <w:rsid w:val="00C71316"/>
    <w:rsid w:val="00C71370"/>
    <w:rsid w:val="00C71413"/>
    <w:rsid w:val="00C71429"/>
    <w:rsid w:val="00C715D2"/>
    <w:rsid w:val="00C71665"/>
    <w:rsid w:val="00C7178C"/>
    <w:rsid w:val="00C71A29"/>
    <w:rsid w:val="00C71AF4"/>
    <w:rsid w:val="00C71B25"/>
    <w:rsid w:val="00C71BDB"/>
    <w:rsid w:val="00C71DF7"/>
    <w:rsid w:val="00C71E12"/>
    <w:rsid w:val="00C71E2F"/>
    <w:rsid w:val="00C7219B"/>
    <w:rsid w:val="00C722C3"/>
    <w:rsid w:val="00C7256D"/>
    <w:rsid w:val="00C72662"/>
    <w:rsid w:val="00C7271C"/>
    <w:rsid w:val="00C727C1"/>
    <w:rsid w:val="00C72AFA"/>
    <w:rsid w:val="00C72BB7"/>
    <w:rsid w:val="00C72BEF"/>
    <w:rsid w:val="00C72C99"/>
    <w:rsid w:val="00C72D9E"/>
    <w:rsid w:val="00C72DE1"/>
    <w:rsid w:val="00C72EBE"/>
    <w:rsid w:val="00C72EC6"/>
    <w:rsid w:val="00C731B0"/>
    <w:rsid w:val="00C7321C"/>
    <w:rsid w:val="00C73415"/>
    <w:rsid w:val="00C7345D"/>
    <w:rsid w:val="00C7364E"/>
    <w:rsid w:val="00C73678"/>
    <w:rsid w:val="00C739B6"/>
    <w:rsid w:val="00C73ACC"/>
    <w:rsid w:val="00C73BEE"/>
    <w:rsid w:val="00C73D51"/>
    <w:rsid w:val="00C73E10"/>
    <w:rsid w:val="00C7411D"/>
    <w:rsid w:val="00C74181"/>
    <w:rsid w:val="00C741C9"/>
    <w:rsid w:val="00C741F5"/>
    <w:rsid w:val="00C7423F"/>
    <w:rsid w:val="00C74415"/>
    <w:rsid w:val="00C74441"/>
    <w:rsid w:val="00C74698"/>
    <w:rsid w:val="00C746CC"/>
    <w:rsid w:val="00C7474E"/>
    <w:rsid w:val="00C74AD8"/>
    <w:rsid w:val="00C74AFB"/>
    <w:rsid w:val="00C74CC9"/>
    <w:rsid w:val="00C74EA9"/>
    <w:rsid w:val="00C74FB6"/>
    <w:rsid w:val="00C75155"/>
    <w:rsid w:val="00C75493"/>
    <w:rsid w:val="00C75677"/>
    <w:rsid w:val="00C7577A"/>
    <w:rsid w:val="00C75BAC"/>
    <w:rsid w:val="00C75D05"/>
    <w:rsid w:val="00C75ED1"/>
    <w:rsid w:val="00C75F58"/>
    <w:rsid w:val="00C760B6"/>
    <w:rsid w:val="00C761C7"/>
    <w:rsid w:val="00C764BF"/>
    <w:rsid w:val="00C765BA"/>
    <w:rsid w:val="00C765C4"/>
    <w:rsid w:val="00C765CD"/>
    <w:rsid w:val="00C7669C"/>
    <w:rsid w:val="00C76725"/>
    <w:rsid w:val="00C769AB"/>
    <w:rsid w:val="00C76B32"/>
    <w:rsid w:val="00C76CD4"/>
    <w:rsid w:val="00C76DC1"/>
    <w:rsid w:val="00C771A2"/>
    <w:rsid w:val="00C77223"/>
    <w:rsid w:val="00C7735D"/>
    <w:rsid w:val="00C774EC"/>
    <w:rsid w:val="00C77651"/>
    <w:rsid w:val="00C7777B"/>
    <w:rsid w:val="00C777E0"/>
    <w:rsid w:val="00C77834"/>
    <w:rsid w:val="00C77890"/>
    <w:rsid w:val="00C778B0"/>
    <w:rsid w:val="00C778E6"/>
    <w:rsid w:val="00C77911"/>
    <w:rsid w:val="00C77A37"/>
    <w:rsid w:val="00C77B24"/>
    <w:rsid w:val="00C77B50"/>
    <w:rsid w:val="00C77B7D"/>
    <w:rsid w:val="00C77B91"/>
    <w:rsid w:val="00C77C08"/>
    <w:rsid w:val="00C77C26"/>
    <w:rsid w:val="00C77CCE"/>
    <w:rsid w:val="00C77D79"/>
    <w:rsid w:val="00C77FCC"/>
    <w:rsid w:val="00C77FF7"/>
    <w:rsid w:val="00C8028D"/>
    <w:rsid w:val="00C80393"/>
    <w:rsid w:val="00C8051D"/>
    <w:rsid w:val="00C80572"/>
    <w:rsid w:val="00C8059D"/>
    <w:rsid w:val="00C80741"/>
    <w:rsid w:val="00C809EF"/>
    <w:rsid w:val="00C80A65"/>
    <w:rsid w:val="00C80E8C"/>
    <w:rsid w:val="00C81022"/>
    <w:rsid w:val="00C81098"/>
    <w:rsid w:val="00C81213"/>
    <w:rsid w:val="00C812CE"/>
    <w:rsid w:val="00C8133C"/>
    <w:rsid w:val="00C815B2"/>
    <w:rsid w:val="00C817CF"/>
    <w:rsid w:val="00C81934"/>
    <w:rsid w:val="00C81A54"/>
    <w:rsid w:val="00C81CDB"/>
    <w:rsid w:val="00C81ED3"/>
    <w:rsid w:val="00C81F1C"/>
    <w:rsid w:val="00C81F72"/>
    <w:rsid w:val="00C81FF3"/>
    <w:rsid w:val="00C8202B"/>
    <w:rsid w:val="00C8213B"/>
    <w:rsid w:val="00C821A7"/>
    <w:rsid w:val="00C822B7"/>
    <w:rsid w:val="00C8236B"/>
    <w:rsid w:val="00C8240C"/>
    <w:rsid w:val="00C828D8"/>
    <w:rsid w:val="00C828DB"/>
    <w:rsid w:val="00C82909"/>
    <w:rsid w:val="00C82952"/>
    <w:rsid w:val="00C829C9"/>
    <w:rsid w:val="00C82B2A"/>
    <w:rsid w:val="00C82B46"/>
    <w:rsid w:val="00C82D4C"/>
    <w:rsid w:val="00C82E93"/>
    <w:rsid w:val="00C82F13"/>
    <w:rsid w:val="00C82F49"/>
    <w:rsid w:val="00C833D4"/>
    <w:rsid w:val="00C83434"/>
    <w:rsid w:val="00C834E2"/>
    <w:rsid w:val="00C8352D"/>
    <w:rsid w:val="00C83551"/>
    <w:rsid w:val="00C8355F"/>
    <w:rsid w:val="00C8357F"/>
    <w:rsid w:val="00C8367B"/>
    <w:rsid w:val="00C83808"/>
    <w:rsid w:val="00C838AD"/>
    <w:rsid w:val="00C83978"/>
    <w:rsid w:val="00C83C5C"/>
    <w:rsid w:val="00C83E1C"/>
    <w:rsid w:val="00C83E32"/>
    <w:rsid w:val="00C83E8F"/>
    <w:rsid w:val="00C840E2"/>
    <w:rsid w:val="00C8418C"/>
    <w:rsid w:val="00C84389"/>
    <w:rsid w:val="00C843D8"/>
    <w:rsid w:val="00C843ED"/>
    <w:rsid w:val="00C844B0"/>
    <w:rsid w:val="00C846E3"/>
    <w:rsid w:val="00C8476D"/>
    <w:rsid w:val="00C847C0"/>
    <w:rsid w:val="00C84891"/>
    <w:rsid w:val="00C84922"/>
    <w:rsid w:val="00C84959"/>
    <w:rsid w:val="00C84BB9"/>
    <w:rsid w:val="00C84CB5"/>
    <w:rsid w:val="00C84D0B"/>
    <w:rsid w:val="00C84D56"/>
    <w:rsid w:val="00C85354"/>
    <w:rsid w:val="00C8564E"/>
    <w:rsid w:val="00C856D6"/>
    <w:rsid w:val="00C85DFA"/>
    <w:rsid w:val="00C85EC7"/>
    <w:rsid w:val="00C85F01"/>
    <w:rsid w:val="00C85F47"/>
    <w:rsid w:val="00C86017"/>
    <w:rsid w:val="00C86030"/>
    <w:rsid w:val="00C86294"/>
    <w:rsid w:val="00C8632C"/>
    <w:rsid w:val="00C864CA"/>
    <w:rsid w:val="00C864FA"/>
    <w:rsid w:val="00C8655D"/>
    <w:rsid w:val="00C86571"/>
    <w:rsid w:val="00C86750"/>
    <w:rsid w:val="00C867A4"/>
    <w:rsid w:val="00C86A19"/>
    <w:rsid w:val="00C86A8C"/>
    <w:rsid w:val="00C86AC2"/>
    <w:rsid w:val="00C86C04"/>
    <w:rsid w:val="00C86C26"/>
    <w:rsid w:val="00C86DE0"/>
    <w:rsid w:val="00C86E52"/>
    <w:rsid w:val="00C86F45"/>
    <w:rsid w:val="00C86F4B"/>
    <w:rsid w:val="00C8701B"/>
    <w:rsid w:val="00C87235"/>
    <w:rsid w:val="00C87245"/>
    <w:rsid w:val="00C87292"/>
    <w:rsid w:val="00C873AE"/>
    <w:rsid w:val="00C87668"/>
    <w:rsid w:val="00C876C4"/>
    <w:rsid w:val="00C877C1"/>
    <w:rsid w:val="00C87ADA"/>
    <w:rsid w:val="00C87B3C"/>
    <w:rsid w:val="00C87B68"/>
    <w:rsid w:val="00C87C9A"/>
    <w:rsid w:val="00C87F5A"/>
    <w:rsid w:val="00C87FDB"/>
    <w:rsid w:val="00C87FFE"/>
    <w:rsid w:val="00C90011"/>
    <w:rsid w:val="00C9003E"/>
    <w:rsid w:val="00C901AA"/>
    <w:rsid w:val="00C901FD"/>
    <w:rsid w:val="00C9050C"/>
    <w:rsid w:val="00C90551"/>
    <w:rsid w:val="00C905E0"/>
    <w:rsid w:val="00C9081A"/>
    <w:rsid w:val="00C90BB3"/>
    <w:rsid w:val="00C90BC8"/>
    <w:rsid w:val="00C90C0A"/>
    <w:rsid w:val="00C90C33"/>
    <w:rsid w:val="00C910E6"/>
    <w:rsid w:val="00C91197"/>
    <w:rsid w:val="00C9119E"/>
    <w:rsid w:val="00C9128E"/>
    <w:rsid w:val="00C913AD"/>
    <w:rsid w:val="00C91434"/>
    <w:rsid w:val="00C9155A"/>
    <w:rsid w:val="00C915A2"/>
    <w:rsid w:val="00C9193E"/>
    <w:rsid w:val="00C9196F"/>
    <w:rsid w:val="00C91B2C"/>
    <w:rsid w:val="00C91C78"/>
    <w:rsid w:val="00C91E0B"/>
    <w:rsid w:val="00C91E69"/>
    <w:rsid w:val="00C92022"/>
    <w:rsid w:val="00C921C1"/>
    <w:rsid w:val="00C922BF"/>
    <w:rsid w:val="00C92318"/>
    <w:rsid w:val="00C9243F"/>
    <w:rsid w:val="00C9248B"/>
    <w:rsid w:val="00C9255D"/>
    <w:rsid w:val="00C92770"/>
    <w:rsid w:val="00C928A1"/>
    <w:rsid w:val="00C92A20"/>
    <w:rsid w:val="00C92A50"/>
    <w:rsid w:val="00C92BF4"/>
    <w:rsid w:val="00C92C1B"/>
    <w:rsid w:val="00C92C59"/>
    <w:rsid w:val="00C92E45"/>
    <w:rsid w:val="00C92E95"/>
    <w:rsid w:val="00C930FA"/>
    <w:rsid w:val="00C932E7"/>
    <w:rsid w:val="00C93721"/>
    <w:rsid w:val="00C93844"/>
    <w:rsid w:val="00C93935"/>
    <w:rsid w:val="00C939AC"/>
    <w:rsid w:val="00C93AB0"/>
    <w:rsid w:val="00C93B48"/>
    <w:rsid w:val="00C93B83"/>
    <w:rsid w:val="00C93C05"/>
    <w:rsid w:val="00C93C1E"/>
    <w:rsid w:val="00C93C68"/>
    <w:rsid w:val="00C93FDA"/>
    <w:rsid w:val="00C940C6"/>
    <w:rsid w:val="00C94133"/>
    <w:rsid w:val="00C94175"/>
    <w:rsid w:val="00C94180"/>
    <w:rsid w:val="00C941AC"/>
    <w:rsid w:val="00C94488"/>
    <w:rsid w:val="00C9465E"/>
    <w:rsid w:val="00C94674"/>
    <w:rsid w:val="00C9479B"/>
    <w:rsid w:val="00C947C9"/>
    <w:rsid w:val="00C948EA"/>
    <w:rsid w:val="00C949B6"/>
    <w:rsid w:val="00C94A07"/>
    <w:rsid w:val="00C94EBB"/>
    <w:rsid w:val="00C94F0E"/>
    <w:rsid w:val="00C94FED"/>
    <w:rsid w:val="00C951CE"/>
    <w:rsid w:val="00C951F1"/>
    <w:rsid w:val="00C95227"/>
    <w:rsid w:val="00C95242"/>
    <w:rsid w:val="00C9529C"/>
    <w:rsid w:val="00C95396"/>
    <w:rsid w:val="00C953C2"/>
    <w:rsid w:val="00C95730"/>
    <w:rsid w:val="00C95926"/>
    <w:rsid w:val="00C959BA"/>
    <w:rsid w:val="00C959D9"/>
    <w:rsid w:val="00C95BAD"/>
    <w:rsid w:val="00C95BFC"/>
    <w:rsid w:val="00C95C0E"/>
    <w:rsid w:val="00C95D0D"/>
    <w:rsid w:val="00C960F4"/>
    <w:rsid w:val="00C961CA"/>
    <w:rsid w:val="00C961F8"/>
    <w:rsid w:val="00C9627A"/>
    <w:rsid w:val="00C96332"/>
    <w:rsid w:val="00C9635F"/>
    <w:rsid w:val="00C964D0"/>
    <w:rsid w:val="00C9653C"/>
    <w:rsid w:val="00C96743"/>
    <w:rsid w:val="00C9699E"/>
    <w:rsid w:val="00C96C34"/>
    <w:rsid w:val="00C96C4C"/>
    <w:rsid w:val="00C96C8B"/>
    <w:rsid w:val="00C96CDD"/>
    <w:rsid w:val="00C96CEB"/>
    <w:rsid w:val="00C96E98"/>
    <w:rsid w:val="00C96F62"/>
    <w:rsid w:val="00C96F7A"/>
    <w:rsid w:val="00C96FF0"/>
    <w:rsid w:val="00C97065"/>
    <w:rsid w:val="00C971BC"/>
    <w:rsid w:val="00C97260"/>
    <w:rsid w:val="00C97340"/>
    <w:rsid w:val="00C97653"/>
    <w:rsid w:val="00C977D6"/>
    <w:rsid w:val="00C97832"/>
    <w:rsid w:val="00C97BC3"/>
    <w:rsid w:val="00CA00B2"/>
    <w:rsid w:val="00CA00E2"/>
    <w:rsid w:val="00CA01BE"/>
    <w:rsid w:val="00CA02BB"/>
    <w:rsid w:val="00CA056A"/>
    <w:rsid w:val="00CA05EF"/>
    <w:rsid w:val="00CA0688"/>
    <w:rsid w:val="00CA070E"/>
    <w:rsid w:val="00CA071D"/>
    <w:rsid w:val="00CA0940"/>
    <w:rsid w:val="00CA09CA"/>
    <w:rsid w:val="00CA0A56"/>
    <w:rsid w:val="00CA0AE2"/>
    <w:rsid w:val="00CA0B11"/>
    <w:rsid w:val="00CA0CF3"/>
    <w:rsid w:val="00CA0DEB"/>
    <w:rsid w:val="00CA0FDD"/>
    <w:rsid w:val="00CA1086"/>
    <w:rsid w:val="00CA1137"/>
    <w:rsid w:val="00CA1252"/>
    <w:rsid w:val="00CA1275"/>
    <w:rsid w:val="00CA1277"/>
    <w:rsid w:val="00CA12FE"/>
    <w:rsid w:val="00CA145F"/>
    <w:rsid w:val="00CA1712"/>
    <w:rsid w:val="00CA18DB"/>
    <w:rsid w:val="00CA191B"/>
    <w:rsid w:val="00CA1999"/>
    <w:rsid w:val="00CA19CB"/>
    <w:rsid w:val="00CA19FA"/>
    <w:rsid w:val="00CA1A50"/>
    <w:rsid w:val="00CA1B3D"/>
    <w:rsid w:val="00CA1E7A"/>
    <w:rsid w:val="00CA1EAF"/>
    <w:rsid w:val="00CA1FB0"/>
    <w:rsid w:val="00CA2008"/>
    <w:rsid w:val="00CA230C"/>
    <w:rsid w:val="00CA2493"/>
    <w:rsid w:val="00CA25A6"/>
    <w:rsid w:val="00CA25E7"/>
    <w:rsid w:val="00CA25EB"/>
    <w:rsid w:val="00CA2663"/>
    <w:rsid w:val="00CA2764"/>
    <w:rsid w:val="00CA2827"/>
    <w:rsid w:val="00CA28D5"/>
    <w:rsid w:val="00CA2B1B"/>
    <w:rsid w:val="00CA2BAF"/>
    <w:rsid w:val="00CA2D6C"/>
    <w:rsid w:val="00CA3159"/>
    <w:rsid w:val="00CA3327"/>
    <w:rsid w:val="00CA3421"/>
    <w:rsid w:val="00CA3538"/>
    <w:rsid w:val="00CA358A"/>
    <w:rsid w:val="00CA35E6"/>
    <w:rsid w:val="00CA3782"/>
    <w:rsid w:val="00CA3992"/>
    <w:rsid w:val="00CA3A79"/>
    <w:rsid w:val="00CA3ADB"/>
    <w:rsid w:val="00CA3D63"/>
    <w:rsid w:val="00CA3F66"/>
    <w:rsid w:val="00CA408D"/>
    <w:rsid w:val="00CA427E"/>
    <w:rsid w:val="00CA42D6"/>
    <w:rsid w:val="00CA446A"/>
    <w:rsid w:val="00CA4493"/>
    <w:rsid w:val="00CA451E"/>
    <w:rsid w:val="00CA4636"/>
    <w:rsid w:val="00CA48A3"/>
    <w:rsid w:val="00CA48F5"/>
    <w:rsid w:val="00CA492B"/>
    <w:rsid w:val="00CA4B92"/>
    <w:rsid w:val="00CA4C32"/>
    <w:rsid w:val="00CA4CC8"/>
    <w:rsid w:val="00CA4D1C"/>
    <w:rsid w:val="00CA4E5A"/>
    <w:rsid w:val="00CA50BF"/>
    <w:rsid w:val="00CA51EF"/>
    <w:rsid w:val="00CA5301"/>
    <w:rsid w:val="00CA55EC"/>
    <w:rsid w:val="00CA56DE"/>
    <w:rsid w:val="00CA576D"/>
    <w:rsid w:val="00CA5868"/>
    <w:rsid w:val="00CA592A"/>
    <w:rsid w:val="00CA5966"/>
    <w:rsid w:val="00CA5B0F"/>
    <w:rsid w:val="00CA5B5A"/>
    <w:rsid w:val="00CA5DB8"/>
    <w:rsid w:val="00CA5E95"/>
    <w:rsid w:val="00CA5F81"/>
    <w:rsid w:val="00CA60F1"/>
    <w:rsid w:val="00CA6190"/>
    <w:rsid w:val="00CA61D2"/>
    <w:rsid w:val="00CA6223"/>
    <w:rsid w:val="00CA641B"/>
    <w:rsid w:val="00CA6665"/>
    <w:rsid w:val="00CA667A"/>
    <w:rsid w:val="00CA66AA"/>
    <w:rsid w:val="00CA66C4"/>
    <w:rsid w:val="00CA678D"/>
    <w:rsid w:val="00CA67AE"/>
    <w:rsid w:val="00CA6986"/>
    <w:rsid w:val="00CA69C5"/>
    <w:rsid w:val="00CA6B8D"/>
    <w:rsid w:val="00CA6BF9"/>
    <w:rsid w:val="00CA6C73"/>
    <w:rsid w:val="00CA6F0D"/>
    <w:rsid w:val="00CA703D"/>
    <w:rsid w:val="00CA726B"/>
    <w:rsid w:val="00CA72DF"/>
    <w:rsid w:val="00CA75A2"/>
    <w:rsid w:val="00CA772B"/>
    <w:rsid w:val="00CA786E"/>
    <w:rsid w:val="00CA7A68"/>
    <w:rsid w:val="00CA7C10"/>
    <w:rsid w:val="00CA7DD7"/>
    <w:rsid w:val="00CA7F9F"/>
    <w:rsid w:val="00CB003D"/>
    <w:rsid w:val="00CB003F"/>
    <w:rsid w:val="00CB0145"/>
    <w:rsid w:val="00CB02E8"/>
    <w:rsid w:val="00CB0316"/>
    <w:rsid w:val="00CB0527"/>
    <w:rsid w:val="00CB05B3"/>
    <w:rsid w:val="00CB067B"/>
    <w:rsid w:val="00CB0763"/>
    <w:rsid w:val="00CB07DD"/>
    <w:rsid w:val="00CB0944"/>
    <w:rsid w:val="00CB0ACD"/>
    <w:rsid w:val="00CB0B0B"/>
    <w:rsid w:val="00CB0C8D"/>
    <w:rsid w:val="00CB0ED1"/>
    <w:rsid w:val="00CB11FF"/>
    <w:rsid w:val="00CB13C5"/>
    <w:rsid w:val="00CB140A"/>
    <w:rsid w:val="00CB1512"/>
    <w:rsid w:val="00CB1567"/>
    <w:rsid w:val="00CB15F1"/>
    <w:rsid w:val="00CB1876"/>
    <w:rsid w:val="00CB1968"/>
    <w:rsid w:val="00CB1A74"/>
    <w:rsid w:val="00CB2065"/>
    <w:rsid w:val="00CB2206"/>
    <w:rsid w:val="00CB2611"/>
    <w:rsid w:val="00CB26FA"/>
    <w:rsid w:val="00CB2725"/>
    <w:rsid w:val="00CB27CF"/>
    <w:rsid w:val="00CB2851"/>
    <w:rsid w:val="00CB2921"/>
    <w:rsid w:val="00CB2D6A"/>
    <w:rsid w:val="00CB2EBC"/>
    <w:rsid w:val="00CB2EF9"/>
    <w:rsid w:val="00CB2F61"/>
    <w:rsid w:val="00CB31A0"/>
    <w:rsid w:val="00CB3212"/>
    <w:rsid w:val="00CB327B"/>
    <w:rsid w:val="00CB33CE"/>
    <w:rsid w:val="00CB343F"/>
    <w:rsid w:val="00CB347F"/>
    <w:rsid w:val="00CB3538"/>
    <w:rsid w:val="00CB3575"/>
    <w:rsid w:val="00CB3592"/>
    <w:rsid w:val="00CB36C7"/>
    <w:rsid w:val="00CB36E4"/>
    <w:rsid w:val="00CB36E6"/>
    <w:rsid w:val="00CB3702"/>
    <w:rsid w:val="00CB3762"/>
    <w:rsid w:val="00CB3834"/>
    <w:rsid w:val="00CB394F"/>
    <w:rsid w:val="00CB3B82"/>
    <w:rsid w:val="00CB3BF6"/>
    <w:rsid w:val="00CB3DD2"/>
    <w:rsid w:val="00CB3EE2"/>
    <w:rsid w:val="00CB40DC"/>
    <w:rsid w:val="00CB412A"/>
    <w:rsid w:val="00CB42C1"/>
    <w:rsid w:val="00CB44A3"/>
    <w:rsid w:val="00CB45B2"/>
    <w:rsid w:val="00CB4890"/>
    <w:rsid w:val="00CB492E"/>
    <w:rsid w:val="00CB4C53"/>
    <w:rsid w:val="00CB4D60"/>
    <w:rsid w:val="00CB5105"/>
    <w:rsid w:val="00CB51B4"/>
    <w:rsid w:val="00CB5387"/>
    <w:rsid w:val="00CB54AA"/>
    <w:rsid w:val="00CB5759"/>
    <w:rsid w:val="00CB57AA"/>
    <w:rsid w:val="00CB57C0"/>
    <w:rsid w:val="00CB582B"/>
    <w:rsid w:val="00CB5833"/>
    <w:rsid w:val="00CB5858"/>
    <w:rsid w:val="00CB5A36"/>
    <w:rsid w:val="00CB5D9B"/>
    <w:rsid w:val="00CB5DC2"/>
    <w:rsid w:val="00CB5DCB"/>
    <w:rsid w:val="00CB5E25"/>
    <w:rsid w:val="00CB5EDB"/>
    <w:rsid w:val="00CB6262"/>
    <w:rsid w:val="00CB62D1"/>
    <w:rsid w:val="00CB639D"/>
    <w:rsid w:val="00CB648D"/>
    <w:rsid w:val="00CB663F"/>
    <w:rsid w:val="00CB6A5C"/>
    <w:rsid w:val="00CB703C"/>
    <w:rsid w:val="00CB704D"/>
    <w:rsid w:val="00CB70F4"/>
    <w:rsid w:val="00CB7108"/>
    <w:rsid w:val="00CB712B"/>
    <w:rsid w:val="00CB7161"/>
    <w:rsid w:val="00CB7324"/>
    <w:rsid w:val="00CB7505"/>
    <w:rsid w:val="00CB7541"/>
    <w:rsid w:val="00CB7552"/>
    <w:rsid w:val="00CB756B"/>
    <w:rsid w:val="00CB75BD"/>
    <w:rsid w:val="00CB763A"/>
    <w:rsid w:val="00CB794E"/>
    <w:rsid w:val="00CB7A39"/>
    <w:rsid w:val="00CB7A69"/>
    <w:rsid w:val="00CB7B03"/>
    <w:rsid w:val="00CB7D9A"/>
    <w:rsid w:val="00CB7F5A"/>
    <w:rsid w:val="00CB7FB8"/>
    <w:rsid w:val="00CC0107"/>
    <w:rsid w:val="00CC0112"/>
    <w:rsid w:val="00CC0144"/>
    <w:rsid w:val="00CC017F"/>
    <w:rsid w:val="00CC01F0"/>
    <w:rsid w:val="00CC034E"/>
    <w:rsid w:val="00CC042D"/>
    <w:rsid w:val="00CC04DB"/>
    <w:rsid w:val="00CC067A"/>
    <w:rsid w:val="00CC07BB"/>
    <w:rsid w:val="00CC0B92"/>
    <w:rsid w:val="00CC0BBD"/>
    <w:rsid w:val="00CC0C0E"/>
    <w:rsid w:val="00CC0C21"/>
    <w:rsid w:val="00CC0CF5"/>
    <w:rsid w:val="00CC0E7D"/>
    <w:rsid w:val="00CC0E82"/>
    <w:rsid w:val="00CC1071"/>
    <w:rsid w:val="00CC10FC"/>
    <w:rsid w:val="00CC11BF"/>
    <w:rsid w:val="00CC13CC"/>
    <w:rsid w:val="00CC1458"/>
    <w:rsid w:val="00CC156B"/>
    <w:rsid w:val="00CC1642"/>
    <w:rsid w:val="00CC16AC"/>
    <w:rsid w:val="00CC16C7"/>
    <w:rsid w:val="00CC1821"/>
    <w:rsid w:val="00CC1A04"/>
    <w:rsid w:val="00CC1D9F"/>
    <w:rsid w:val="00CC1E25"/>
    <w:rsid w:val="00CC2204"/>
    <w:rsid w:val="00CC2220"/>
    <w:rsid w:val="00CC22A0"/>
    <w:rsid w:val="00CC22D2"/>
    <w:rsid w:val="00CC249A"/>
    <w:rsid w:val="00CC24D2"/>
    <w:rsid w:val="00CC26D0"/>
    <w:rsid w:val="00CC26E4"/>
    <w:rsid w:val="00CC2722"/>
    <w:rsid w:val="00CC276B"/>
    <w:rsid w:val="00CC2881"/>
    <w:rsid w:val="00CC2883"/>
    <w:rsid w:val="00CC297A"/>
    <w:rsid w:val="00CC2A4F"/>
    <w:rsid w:val="00CC2BF2"/>
    <w:rsid w:val="00CC2CAE"/>
    <w:rsid w:val="00CC2D90"/>
    <w:rsid w:val="00CC2EAF"/>
    <w:rsid w:val="00CC2FBE"/>
    <w:rsid w:val="00CC30E9"/>
    <w:rsid w:val="00CC31B8"/>
    <w:rsid w:val="00CC32CD"/>
    <w:rsid w:val="00CC3368"/>
    <w:rsid w:val="00CC39A8"/>
    <w:rsid w:val="00CC3AA2"/>
    <w:rsid w:val="00CC3BD2"/>
    <w:rsid w:val="00CC3DC7"/>
    <w:rsid w:val="00CC3E2E"/>
    <w:rsid w:val="00CC3E8D"/>
    <w:rsid w:val="00CC3F48"/>
    <w:rsid w:val="00CC410E"/>
    <w:rsid w:val="00CC4192"/>
    <w:rsid w:val="00CC4426"/>
    <w:rsid w:val="00CC444F"/>
    <w:rsid w:val="00CC49F3"/>
    <w:rsid w:val="00CC4B96"/>
    <w:rsid w:val="00CC4BFF"/>
    <w:rsid w:val="00CC4EE7"/>
    <w:rsid w:val="00CC5107"/>
    <w:rsid w:val="00CC51E8"/>
    <w:rsid w:val="00CC522C"/>
    <w:rsid w:val="00CC550C"/>
    <w:rsid w:val="00CC5585"/>
    <w:rsid w:val="00CC5597"/>
    <w:rsid w:val="00CC58F7"/>
    <w:rsid w:val="00CC594D"/>
    <w:rsid w:val="00CC5BC9"/>
    <w:rsid w:val="00CC5D48"/>
    <w:rsid w:val="00CC5E3E"/>
    <w:rsid w:val="00CC5EFB"/>
    <w:rsid w:val="00CC5F24"/>
    <w:rsid w:val="00CC5FED"/>
    <w:rsid w:val="00CC62EB"/>
    <w:rsid w:val="00CC6312"/>
    <w:rsid w:val="00CC63AC"/>
    <w:rsid w:val="00CC6492"/>
    <w:rsid w:val="00CC6634"/>
    <w:rsid w:val="00CC66AD"/>
    <w:rsid w:val="00CC6782"/>
    <w:rsid w:val="00CC68FA"/>
    <w:rsid w:val="00CC6976"/>
    <w:rsid w:val="00CC6A11"/>
    <w:rsid w:val="00CC6D4F"/>
    <w:rsid w:val="00CC6DFA"/>
    <w:rsid w:val="00CC6DFC"/>
    <w:rsid w:val="00CC6EC8"/>
    <w:rsid w:val="00CC7052"/>
    <w:rsid w:val="00CC70B4"/>
    <w:rsid w:val="00CC70C3"/>
    <w:rsid w:val="00CC71B6"/>
    <w:rsid w:val="00CC73AD"/>
    <w:rsid w:val="00CC74CD"/>
    <w:rsid w:val="00CC75B2"/>
    <w:rsid w:val="00CC761B"/>
    <w:rsid w:val="00CC767B"/>
    <w:rsid w:val="00CC772D"/>
    <w:rsid w:val="00CC7866"/>
    <w:rsid w:val="00CC79CC"/>
    <w:rsid w:val="00CC7A0F"/>
    <w:rsid w:val="00CC7AD6"/>
    <w:rsid w:val="00CC7B81"/>
    <w:rsid w:val="00CC7C72"/>
    <w:rsid w:val="00CD004D"/>
    <w:rsid w:val="00CD0070"/>
    <w:rsid w:val="00CD017E"/>
    <w:rsid w:val="00CD01D0"/>
    <w:rsid w:val="00CD0203"/>
    <w:rsid w:val="00CD0365"/>
    <w:rsid w:val="00CD0646"/>
    <w:rsid w:val="00CD068B"/>
    <w:rsid w:val="00CD0784"/>
    <w:rsid w:val="00CD09F5"/>
    <w:rsid w:val="00CD0AA2"/>
    <w:rsid w:val="00CD0BE9"/>
    <w:rsid w:val="00CD0C84"/>
    <w:rsid w:val="00CD0CE2"/>
    <w:rsid w:val="00CD0D85"/>
    <w:rsid w:val="00CD0DF8"/>
    <w:rsid w:val="00CD1105"/>
    <w:rsid w:val="00CD1157"/>
    <w:rsid w:val="00CD11AB"/>
    <w:rsid w:val="00CD1448"/>
    <w:rsid w:val="00CD14C1"/>
    <w:rsid w:val="00CD1502"/>
    <w:rsid w:val="00CD15A3"/>
    <w:rsid w:val="00CD15E2"/>
    <w:rsid w:val="00CD16F9"/>
    <w:rsid w:val="00CD1726"/>
    <w:rsid w:val="00CD1841"/>
    <w:rsid w:val="00CD1868"/>
    <w:rsid w:val="00CD19F1"/>
    <w:rsid w:val="00CD1C80"/>
    <w:rsid w:val="00CD1FCC"/>
    <w:rsid w:val="00CD21AD"/>
    <w:rsid w:val="00CD23A7"/>
    <w:rsid w:val="00CD2426"/>
    <w:rsid w:val="00CD2800"/>
    <w:rsid w:val="00CD2A1C"/>
    <w:rsid w:val="00CD2A61"/>
    <w:rsid w:val="00CD2A76"/>
    <w:rsid w:val="00CD2AFB"/>
    <w:rsid w:val="00CD2C70"/>
    <w:rsid w:val="00CD2D8E"/>
    <w:rsid w:val="00CD2D98"/>
    <w:rsid w:val="00CD2E55"/>
    <w:rsid w:val="00CD2ECD"/>
    <w:rsid w:val="00CD3107"/>
    <w:rsid w:val="00CD31C0"/>
    <w:rsid w:val="00CD32A1"/>
    <w:rsid w:val="00CD34A3"/>
    <w:rsid w:val="00CD3510"/>
    <w:rsid w:val="00CD36DF"/>
    <w:rsid w:val="00CD3742"/>
    <w:rsid w:val="00CD38AA"/>
    <w:rsid w:val="00CD3CFA"/>
    <w:rsid w:val="00CD3D73"/>
    <w:rsid w:val="00CD3DB9"/>
    <w:rsid w:val="00CD3DEC"/>
    <w:rsid w:val="00CD3FA2"/>
    <w:rsid w:val="00CD43E1"/>
    <w:rsid w:val="00CD44E0"/>
    <w:rsid w:val="00CD458A"/>
    <w:rsid w:val="00CD499C"/>
    <w:rsid w:val="00CD4BD2"/>
    <w:rsid w:val="00CD4C38"/>
    <w:rsid w:val="00CD4CC6"/>
    <w:rsid w:val="00CD4DF3"/>
    <w:rsid w:val="00CD4E83"/>
    <w:rsid w:val="00CD4F6A"/>
    <w:rsid w:val="00CD5083"/>
    <w:rsid w:val="00CD5106"/>
    <w:rsid w:val="00CD51C3"/>
    <w:rsid w:val="00CD521E"/>
    <w:rsid w:val="00CD5284"/>
    <w:rsid w:val="00CD5297"/>
    <w:rsid w:val="00CD54E3"/>
    <w:rsid w:val="00CD5609"/>
    <w:rsid w:val="00CD562E"/>
    <w:rsid w:val="00CD578A"/>
    <w:rsid w:val="00CD58DD"/>
    <w:rsid w:val="00CD5AC7"/>
    <w:rsid w:val="00CD5AD6"/>
    <w:rsid w:val="00CD5B7D"/>
    <w:rsid w:val="00CD5B99"/>
    <w:rsid w:val="00CD5BB5"/>
    <w:rsid w:val="00CD5E24"/>
    <w:rsid w:val="00CD5F56"/>
    <w:rsid w:val="00CD60BA"/>
    <w:rsid w:val="00CD60BF"/>
    <w:rsid w:val="00CD61B7"/>
    <w:rsid w:val="00CD621E"/>
    <w:rsid w:val="00CD6221"/>
    <w:rsid w:val="00CD625E"/>
    <w:rsid w:val="00CD6276"/>
    <w:rsid w:val="00CD635C"/>
    <w:rsid w:val="00CD63B9"/>
    <w:rsid w:val="00CD652C"/>
    <w:rsid w:val="00CD6778"/>
    <w:rsid w:val="00CD683F"/>
    <w:rsid w:val="00CD6886"/>
    <w:rsid w:val="00CD68C7"/>
    <w:rsid w:val="00CD6A77"/>
    <w:rsid w:val="00CD6C17"/>
    <w:rsid w:val="00CD6C7F"/>
    <w:rsid w:val="00CD7138"/>
    <w:rsid w:val="00CD7354"/>
    <w:rsid w:val="00CD73E3"/>
    <w:rsid w:val="00CD7568"/>
    <w:rsid w:val="00CD75F8"/>
    <w:rsid w:val="00CD7781"/>
    <w:rsid w:val="00CD77CF"/>
    <w:rsid w:val="00CD78D0"/>
    <w:rsid w:val="00CD7A92"/>
    <w:rsid w:val="00CD7D63"/>
    <w:rsid w:val="00CD7D71"/>
    <w:rsid w:val="00CD7F38"/>
    <w:rsid w:val="00CD7F93"/>
    <w:rsid w:val="00CE0006"/>
    <w:rsid w:val="00CE0221"/>
    <w:rsid w:val="00CE0240"/>
    <w:rsid w:val="00CE03FD"/>
    <w:rsid w:val="00CE0413"/>
    <w:rsid w:val="00CE04CA"/>
    <w:rsid w:val="00CE07BB"/>
    <w:rsid w:val="00CE0A41"/>
    <w:rsid w:val="00CE0B37"/>
    <w:rsid w:val="00CE0C34"/>
    <w:rsid w:val="00CE0C76"/>
    <w:rsid w:val="00CE0DC7"/>
    <w:rsid w:val="00CE0E5D"/>
    <w:rsid w:val="00CE0FF7"/>
    <w:rsid w:val="00CE12DB"/>
    <w:rsid w:val="00CE1945"/>
    <w:rsid w:val="00CE1C0B"/>
    <w:rsid w:val="00CE1EB5"/>
    <w:rsid w:val="00CE1EDD"/>
    <w:rsid w:val="00CE1F53"/>
    <w:rsid w:val="00CE21EB"/>
    <w:rsid w:val="00CE237B"/>
    <w:rsid w:val="00CE23AC"/>
    <w:rsid w:val="00CE2448"/>
    <w:rsid w:val="00CE24E9"/>
    <w:rsid w:val="00CE294E"/>
    <w:rsid w:val="00CE2BEE"/>
    <w:rsid w:val="00CE2D44"/>
    <w:rsid w:val="00CE2DF2"/>
    <w:rsid w:val="00CE2EC4"/>
    <w:rsid w:val="00CE2F10"/>
    <w:rsid w:val="00CE30BC"/>
    <w:rsid w:val="00CE30C5"/>
    <w:rsid w:val="00CE3541"/>
    <w:rsid w:val="00CE354E"/>
    <w:rsid w:val="00CE384E"/>
    <w:rsid w:val="00CE38D2"/>
    <w:rsid w:val="00CE398C"/>
    <w:rsid w:val="00CE39F0"/>
    <w:rsid w:val="00CE3D36"/>
    <w:rsid w:val="00CE3F0F"/>
    <w:rsid w:val="00CE3FA9"/>
    <w:rsid w:val="00CE3FC7"/>
    <w:rsid w:val="00CE3FD3"/>
    <w:rsid w:val="00CE3FFD"/>
    <w:rsid w:val="00CE3FFE"/>
    <w:rsid w:val="00CE401C"/>
    <w:rsid w:val="00CE4185"/>
    <w:rsid w:val="00CE4238"/>
    <w:rsid w:val="00CE448B"/>
    <w:rsid w:val="00CE4639"/>
    <w:rsid w:val="00CE4727"/>
    <w:rsid w:val="00CE47BA"/>
    <w:rsid w:val="00CE47E6"/>
    <w:rsid w:val="00CE4810"/>
    <w:rsid w:val="00CE491F"/>
    <w:rsid w:val="00CE4A39"/>
    <w:rsid w:val="00CE4C26"/>
    <w:rsid w:val="00CE4CE8"/>
    <w:rsid w:val="00CE4D5E"/>
    <w:rsid w:val="00CE4D6A"/>
    <w:rsid w:val="00CE5004"/>
    <w:rsid w:val="00CE526D"/>
    <w:rsid w:val="00CE52E9"/>
    <w:rsid w:val="00CE5428"/>
    <w:rsid w:val="00CE55B7"/>
    <w:rsid w:val="00CE57D9"/>
    <w:rsid w:val="00CE5918"/>
    <w:rsid w:val="00CE5B57"/>
    <w:rsid w:val="00CE5BA7"/>
    <w:rsid w:val="00CE5BC6"/>
    <w:rsid w:val="00CE5C54"/>
    <w:rsid w:val="00CE5C9C"/>
    <w:rsid w:val="00CE5DA7"/>
    <w:rsid w:val="00CE5DC6"/>
    <w:rsid w:val="00CE5F39"/>
    <w:rsid w:val="00CE5FDA"/>
    <w:rsid w:val="00CE609A"/>
    <w:rsid w:val="00CE635E"/>
    <w:rsid w:val="00CE6400"/>
    <w:rsid w:val="00CE641C"/>
    <w:rsid w:val="00CE66A2"/>
    <w:rsid w:val="00CE68AD"/>
    <w:rsid w:val="00CE6926"/>
    <w:rsid w:val="00CE6AD1"/>
    <w:rsid w:val="00CE6B64"/>
    <w:rsid w:val="00CE6C33"/>
    <w:rsid w:val="00CE6EC9"/>
    <w:rsid w:val="00CE6F25"/>
    <w:rsid w:val="00CE6F9D"/>
    <w:rsid w:val="00CE6FDB"/>
    <w:rsid w:val="00CE700B"/>
    <w:rsid w:val="00CE7011"/>
    <w:rsid w:val="00CE7014"/>
    <w:rsid w:val="00CE7112"/>
    <w:rsid w:val="00CE7162"/>
    <w:rsid w:val="00CE7242"/>
    <w:rsid w:val="00CE72EA"/>
    <w:rsid w:val="00CE7311"/>
    <w:rsid w:val="00CE732B"/>
    <w:rsid w:val="00CE7494"/>
    <w:rsid w:val="00CE75F4"/>
    <w:rsid w:val="00CE766D"/>
    <w:rsid w:val="00CE771F"/>
    <w:rsid w:val="00CE79ED"/>
    <w:rsid w:val="00CE7A5A"/>
    <w:rsid w:val="00CE7ABE"/>
    <w:rsid w:val="00CE7C24"/>
    <w:rsid w:val="00CE7EF6"/>
    <w:rsid w:val="00CF00FB"/>
    <w:rsid w:val="00CF012E"/>
    <w:rsid w:val="00CF02A9"/>
    <w:rsid w:val="00CF02E6"/>
    <w:rsid w:val="00CF0459"/>
    <w:rsid w:val="00CF0615"/>
    <w:rsid w:val="00CF0686"/>
    <w:rsid w:val="00CF0A54"/>
    <w:rsid w:val="00CF0B2C"/>
    <w:rsid w:val="00CF0C5E"/>
    <w:rsid w:val="00CF0D86"/>
    <w:rsid w:val="00CF0E0D"/>
    <w:rsid w:val="00CF0E53"/>
    <w:rsid w:val="00CF0EA1"/>
    <w:rsid w:val="00CF1058"/>
    <w:rsid w:val="00CF11D0"/>
    <w:rsid w:val="00CF1242"/>
    <w:rsid w:val="00CF12C2"/>
    <w:rsid w:val="00CF155C"/>
    <w:rsid w:val="00CF1857"/>
    <w:rsid w:val="00CF1894"/>
    <w:rsid w:val="00CF18E1"/>
    <w:rsid w:val="00CF1A69"/>
    <w:rsid w:val="00CF1D11"/>
    <w:rsid w:val="00CF1F2B"/>
    <w:rsid w:val="00CF1F62"/>
    <w:rsid w:val="00CF1FF7"/>
    <w:rsid w:val="00CF20F4"/>
    <w:rsid w:val="00CF217E"/>
    <w:rsid w:val="00CF2186"/>
    <w:rsid w:val="00CF2255"/>
    <w:rsid w:val="00CF229F"/>
    <w:rsid w:val="00CF22C8"/>
    <w:rsid w:val="00CF22E3"/>
    <w:rsid w:val="00CF236E"/>
    <w:rsid w:val="00CF23CB"/>
    <w:rsid w:val="00CF2521"/>
    <w:rsid w:val="00CF2624"/>
    <w:rsid w:val="00CF2658"/>
    <w:rsid w:val="00CF2748"/>
    <w:rsid w:val="00CF27AA"/>
    <w:rsid w:val="00CF282D"/>
    <w:rsid w:val="00CF28A6"/>
    <w:rsid w:val="00CF29F5"/>
    <w:rsid w:val="00CF2ABD"/>
    <w:rsid w:val="00CF2BC3"/>
    <w:rsid w:val="00CF2C91"/>
    <w:rsid w:val="00CF2CAB"/>
    <w:rsid w:val="00CF2E12"/>
    <w:rsid w:val="00CF305E"/>
    <w:rsid w:val="00CF30DB"/>
    <w:rsid w:val="00CF30EE"/>
    <w:rsid w:val="00CF312D"/>
    <w:rsid w:val="00CF34C1"/>
    <w:rsid w:val="00CF357B"/>
    <w:rsid w:val="00CF3603"/>
    <w:rsid w:val="00CF36E4"/>
    <w:rsid w:val="00CF384D"/>
    <w:rsid w:val="00CF3935"/>
    <w:rsid w:val="00CF394B"/>
    <w:rsid w:val="00CF39CE"/>
    <w:rsid w:val="00CF3A09"/>
    <w:rsid w:val="00CF3A63"/>
    <w:rsid w:val="00CF3CA7"/>
    <w:rsid w:val="00CF40EE"/>
    <w:rsid w:val="00CF43D3"/>
    <w:rsid w:val="00CF4404"/>
    <w:rsid w:val="00CF445A"/>
    <w:rsid w:val="00CF44F3"/>
    <w:rsid w:val="00CF453E"/>
    <w:rsid w:val="00CF465B"/>
    <w:rsid w:val="00CF465D"/>
    <w:rsid w:val="00CF4714"/>
    <w:rsid w:val="00CF4751"/>
    <w:rsid w:val="00CF4823"/>
    <w:rsid w:val="00CF4855"/>
    <w:rsid w:val="00CF49C2"/>
    <w:rsid w:val="00CF4AF1"/>
    <w:rsid w:val="00CF4B53"/>
    <w:rsid w:val="00CF4BBA"/>
    <w:rsid w:val="00CF4D3B"/>
    <w:rsid w:val="00CF4DBF"/>
    <w:rsid w:val="00CF4DEE"/>
    <w:rsid w:val="00CF4EC0"/>
    <w:rsid w:val="00CF51EF"/>
    <w:rsid w:val="00CF5322"/>
    <w:rsid w:val="00CF53A6"/>
    <w:rsid w:val="00CF55ED"/>
    <w:rsid w:val="00CF5891"/>
    <w:rsid w:val="00CF5AAD"/>
    <w:rsid w:val="00CF5B2B"/>
    <w:rsid w:val="00CF5D49"/>
    <w:rsid w:val="00CF5F70"/>
    <w:rsid w:val="00CF6102"/>
    <w:rsid w:val="00CF6311"/>
    <w:rsid w:val="00CF6456"/>
    <w:rsid w:val="00CF665C"/>
    <w:rsid w:val="00CF67C8"/>
    <w:rsid w:val="00CF6841"/>
    <w:rsid w:val="00CF688E"/>
    <w:rsid w:val="00CF6A6D"/>
    <w:rsid w:val="00CF6B14"/>
    <w:rsid w:val="00CF6BF1"/>
    <w:rsid w:val="00CF6CD2"/>
    <w:rsid w:val="00CF6D45"/>
    <w:rsid w:val="00CF6DE7"/>
    <w:rsid w:val="00CF6E51"/>
    <w:rsid w:val="00CF6E6D"/>
    <w:rsid w:val="00CF6F6E"/>
    <w:rsid w:val="00CF70B8"/>
    <w:rsid w:val="00CF71C7"/>
    <w:rsid w:val="00CF735F"/>
    <w:rsid w:val="00CF7411"/>
    <w:rsid w:val="00CF750E"/>
    <w:rsid w:val="00CF7532"/>
    <w:rsid w:val="00CF7722"/>
    <w:rsid w:val="00CF77A7"/>
    <w:rsid w:val="00CF7811"/>
    <w:rsid w:val="00CF792E"/>
    <w:rsid w:val="00CF7BB7"/>
    <w:rsid w:val="00CF7C7A"/>
    <w:rsid w:val="00CF7E3F"/>
    <w:rsid w:val="00CF7FDA"/>
    <w:rsid w:val="00D000DA"/>
    <w:rsid w:val="00D00347"/>
    <w:rsid w:val="00D00382"/>
    <w:rsid w:val="00D005AB"/>
    <w:rsid w:val="00D005DF"/>
    <w:rsid w:val="00D0067F"/>
    <w:rsid w:val="00D007D4"/>
    <w:rsid w:val="00D00ABE"/>
    <w:rsid w:val="00D00B4C"/>
    <w:rsid w:val="00D00E9F"/>
    <w:rsid w:val="00D00EB7"/>
    <w:rsid w:val="00D01005"/>
    <w:rsid w:val="00D013D6"/>
    <w:rsid w:val="00D013DA"/>
    <w:rsid w:val="00D0143E"/>
    <w:rsid w:val="00D016B6"/>
    <w:rsid w:val="00D016F0"/>
    <w:rsid w:val="00D01741"/>
    <w:rsid w:val="00D01E15"/>
    <w:rsid w:val="00D0205E"/>
    <w:rsid w:val="00D0209A"/>
    <w:rsid w:val="00D02122"/>
    <w:rsid w:val="00D02243"/>
    <w:rsid w:val="00D02360"/>
    <w:rsid w:val="00D023F8"/>
    <w:rsid w:val="00D0246E"/>
    <w:rsid w:val="00D025BF"/>
    <w:rsid w:val="00D02712"/>
    <w:rsid w:val="00D0271F"/>
    <w:rsid w:val="00D02729"/>
    <w:rsid w:val="00D029D4"/>
    <w:rsid w:val="00D02A18"/>
    <w:rsid w:val="00D02A92"/>
    <w:rsid w:val="00D02AC8"/>
    <w:rsid w:val="00D02BB1"/>
    <w:rsid w:val="00D02C5D"/>
    <w:rsid w:val="00D02D40"/>
    <w:rsid w:val="00D02EB7"/>
    <w:rsid w:val="00D02F7F"/>
    <w:rsid w:val="00D032B2"/>
    <w:rsid w:val="00D03515"/>
    <w:rsid w:val="00D035CB"/>
    <w:rsid w:val="00D035CE"/>
    <w:rsid w:val="00D0367D"/>
    <w:rsid w:val="00D038A7"/>
    <w:rsid w:val="00D038D6"/>
    <w:rsid w:val="00D03936"/>
    <w:rsid w:val="00D03A33"/>
    <w:rsid w:val="00D03AAF"/>
    <w:rsid w:val="00D03CDC"/>
    <w:rsid w:val="00D040A5"/>
    <w:rsid w:val="00D04239"/>
    <w:rsid w:val="00D043A0"/>
    <w:rsid w:val="00D046C5"/>
    <w:rsid w:val="00D047A8"/>
    <w:rsid w:val="00D047D1"/>
    <w:rsid w:val="00D0481E"/>
    <w:rsid w:val="00D04934"/>
    <w:rsid w:val="00D04948"/>
    <w:rsid w:val="00D04A80"/>
    <w:rsid w:val="00D04B3E"/>
    <w:rsid w:val="00D04E31"/>
    <w:rsid w:val="00D04EF2"/>
    <w:rsid w:val="00D05059"/>
    <w:rsid w:val="00D051B8"/>
    <w:rsid w:val="00D052AF"/>
    <w:rsid w:val="00D052BA"/>
    <w:rsid w:val="00D05309"/>
    <w:rsid w:val="00D055A0"/>
    <w:rsid w:val="00D055DA"/>
    <w:rsid w:val="00D05606"/>
    <w:rsid w:val="00D05698"/>
    <w:rsid w:val="00D056C3"/>
    <w:rsid w:val="00D05733"/>
    <w:rsid w:val="00D05808"/>
    <w:rsid w:val="00D0580E"/>
    <w:rsid w:val="00D05BDB"/>
    <w:rsid w:val="00D05C10"/>
    <w:rsid w:val="00D0611B"/>
    <w:rsid w:val="00D06145"/>
    <w:rsid w:val="00D065E4"/>
    <w:rsid w:val="00D065F4"/>
    <w:rsid w:val="00D0663E"/>
    <w:rsid w:val="00D067BF"/>
    <w:rsid w:val="00D06BA7"/>
    <w:rsid w:val="00D06C1B"/>
    <w:rsid w:val="00D06C60"/>
    <w:rsid w:val="00D06C8C"/>
    <w:rsid w:val="00D06D26"/>
    <w:rsid w:val="00D06D50"/>
    <w:rsid w:val="00D06DCE"/>
    <w:rsid w:val="00D06E02"/>
    <w:rsid w:val="00D06E0A"/>
    <w:rsid w:val="00D070AC"/>
    <w:rsid w:val="00D071F7"/>
    <w:rsid w:val="00D07447"/>
    <w:rsid w:val="00D07534"/>
    <w:rsid w:val="00D075E6"/>
    <w:rsid w:val="00D076A7"/>
    <w:rsid w:val="00D076F7"/>
    <w:rsid w:val="00D077B0"/>
    <w:rsid w:val="00D07B15"/>
    <w:rsid w:val="00D07B8F"/>
    <w:rsid w:val="00D07CE1"/>
    <w:rsid w:val="00D07DA4"/>
    <w:rsid w:val="00D07EF9"/>
    <w:rsid w:val="00D100C4"/>
    <w:rsid w:val="00D10227"/>
    <w:rsid w:val="00D10254"/>
    <w:rsid w:val="00D10377"/>
    <w:rsid w:val="00D10480"/>
    <w:rsid w:val="00D1056F"/>
    <w:rsid w:val="00D10617"/>
    <w:rsid w:val="00D1074C"/>
    <w:rsid w:val="00D10912"/>
    <w:rsid w:val="00D10968"/>
    <w:rsid w:val="00D10A05"/>
    <w:rsid w:val="00D10AD3"/>
    <w:rsid w:val="00D10AE2"/>
    <w:rsid w:val="00D10C29"/>
    <w:rsid w:val="00D10F4B"/>
    <w:rsid w:val="00D11131"/>
    <w:rsid w:val="00D11199"/>
    <w:rsid w:val="00D112F1"/>
    <w:rsid w:val="00D115CD"/>
    <w:rsid w:val="00D115F2"/>
    <w:rsid w:val="00D1168B"/>
    <w:rsid w:val="00D117BF"/>
    <w:rsid w:val="00D117D5"/>
    <w:rsid w:val="00D1186D"/>
    <w:rsid w:val="00D11A2C"/>
    <w:rsid w:val="00D11D18"/>
    <w:rsid w:val="00D11D2F"/>
    <w:rsid w:val="00D121CC"/>
    <w:rsid w:val="00D12282"/>
    <w:rsid w:val="00D123DB"/>
    <w:rsid w:val="00D1293F"/>
    <w:rsid w:val="00D12A4D"/>
    <w:rsid w:val="00D12A5E"/>
    <w:rsid w:val="00D12E20"/>
    <w:rsid w:val="00D12E9D"/>
    <w:rsid w:val="00D12FFA"/>
    <w:rsid w:val="00D13038"/>
    <w:rsid w:val="00D134F6"/>
    <w:rsid w:val="00D13891"/>
    <w:rsid w:val="00D139AC"/>
    <w:rsid w:val="00D13EC2"/>
    <w:rsid w:val="00D13F7A"/>
    <w:rsid w:val="00D13FBD"/>
    <w:rsid w:val="00D140DA"/>
    <w:rsid w:val="00D14283"/>
    <w:rsid w:val="00D14480"/>
    <w:rsid w:val="00D14564"/>
    <w:rsid w:val="00D145D6"/>
    <w:rsid w:val="00D14882"/>
    <w:rsid w:val="00D1495E"/>
    <w:rsid w:val="00D14997"/>
    <w:rsid w:val="00D14A97"/>
    <w:rsid w:val="00D14B25"/>
    <w:rsid w:val="00D14E95"/>
    <w:rsid w:val="00D14EAC"/>
    <w:rsid w:val="00D15048"/>
    <w:rsid w:val="00D152BA"/>
    <w:rsid w:val="00D152FF"/>
    <w:rsid w:val="00D1534B"/>
    <w:rsid w:val="00D153AE"/>
    <w:rsid w:val="00D153D0"/>
    <w:rsid w:val="00D15407"/>
    <w:rsid w:val="00D15538"/>
    <w:rsid w:val="00D156C7"/>
    <w:rsid w:val="00D15A01"/>
    <w:rsid w:val="00D15A2A"/>
    <w:rsid w:val="00D15C18"/>
    <w:rsid w:val="00D15DFE"/>
    <w:rsid w:val="00D15E61"/>
    <w:rsid w:val="00D15ED6"/>
    <w:rsid w:val="00D15F3A"/>
    <w:rsid w:val="00D16412"/>
    <w:rsid w:val="00D165E2"/>
    <w:rsid w:val="00D1677D"/>
    <w:rsid w:val="00D167D5"/>
    <w:rsid w:val="00D16808"/>
    <w:rsid w:val="00D16878"/>
    <w:rsid w:val="00D168FC"/>
    <w:rsid w:val="00D16A72"/>
    <w:rsid w:val="00D16B12"/>
    <w:rsid w:val="00D16B66"/>
    <w:rsid w:val="00D16F9A"/>
    <w:rsid w:val="00D17219"/>
    <w:rsid w:val="00D1733D"/>
    <w:rsid w:val="00D1752F"/>
    <w:rsid w:val="00D175B1"/>
    <w:rsid w:val="00D175D4"/>
    <w:rsid w:val="00D17621"/>
    <w:rsid w:val="00D17626"/>
    <w:rsid w:val="00D177B8"/>
    <w:rsid w:val="00D17807"/>
    <w:rsid w:val="00D178AC"/>
    <w:rsid w:val="00D17904"/>
    <w:rsid w:val="00D17A05"/>
    <w:rsid w:val="00D17A38"/>
    <w:rsid w:val="00D17BB6"/>
    <w:rsid w:val="00D17C4A"/>
    <w:rsid w:val="00D17CFC"/>
    <w:rsid w:val="00D20057"/>
    <w:rsid w:val="00D20172"/>
    <w:rsid w:val="00D205C6"/>
    <w:rsid w:val="00D206E3"/>
    <w:rsid w:val="00D20740"/>
    <w:rsid w:val="00D20765"/>
    <w:rsid w:val="00D20796"/>
    <w:rsid w:val="00D20805"/>
    <w:rsid w:val="00D2087F"/>
    <w:rsid w:val="00D20925"/>
    <w:rsid w:val="00D20AC5"/>
    <w:rsid w:val="00D20AFD"/>
    <w:rsid w:val="00D20C64"/>
    <w:rsid w:val="00D20E30"/>
    <w:rsid w:val="00D20E3B"/>
    <w:rsid w:val="00D20E3E"/>
    <w:rsid w:val="00D20E64"/>
    <w:rsid w:val="00D21055"/>
    <w:rsid w:val="00D21236"/>
    <w:rsid w:val="00D213E3"/>
    <w:rsid w:val="00D2146F"/>
    <w:rsid w:val="00D214C6"/>
    <w:rsid w:val="00D2151E"/>
    <w:rsid w:val="00D21639"/>
    <w:rsid w:val="00D216BF"/>
    <w:rsid w:val="00D216CA"/>
    <w:rsid w:val="00D21835"/>
    <w:rsid w:val="00D21909"/>
    <w:rsid w:val="00D21C6B"/>
    <w:rsid w:val="00D21D77"/>
    <w:rsid w:val="00D21E26"/>
    <w:rsid w:val="00D21E29"/>
    <w:rsid w:val="00D21E8F"/>
    <w:rsid w:val="00D220F7"/>
    <w:rsid w:val="00D22347"/>
    <w:rsid w:val="00D224BF"/>
    <w:rsid w:val="00D224CB"/>
    <w:rsid w:val="00D22608"/>
    <w:rsid w:val="00D226F6"/>
    <w:rsid w:val="00D22860"/>
    <w:rsid w:val="00D228CA"/>
    <w:rsid w:val="00D228E8"/>
    <w:rsid w:val="00D22A18"/>
    <w:rsid w:val="00D22B3A"/>
    <w:rsid w:val="00D22CB9"/>
    <w:rsid w:val="00D22F66"/>
    <w:rsid w:val="00D22F8D"/>
    <w:rsid w:val="00D22FEB"/>
    <w:rsid w:val="00D2310C"/>
    <w:rsid w:val="00D232AA"/>
    <w:rsid w:val="00D232D9"/>
    <w:rsid w:val="00D233DD"/>
    <w:rsid w:val="00D23583"/>
    <w:rsid w:val="00D237F5"/>
    <w:rsid w:val="00D238EF"/>
    <w:rsid w:val="00D23A79"/>
    <w:rsid w:val="00D23A7D"/>
    <w:rsid w:val="00D23A8E"/>
    <w:rsid w:val="00D23AD4"/>
    <w:rsid w:val="00D23B89"/>
    <w:rsid w:val="00D23CD6"/>
    <w:rsid w:val="00D23CE3"/>
    <w:rsid w:val="00D23E02"/>
    <w:rsid w:val="00D23F3D"/>
    <w:rsid w:val="00D2402A"/>
    <w:rsid w:val="00D24079"/>
    <w:rsid w:val="00D241FC"/>
    <w:rsid w:val="00D24239"/>
    <w:rsid w:val="00D244DD"/>
    <w:rsid w:val="00D24548"/>
    <w:rsid w:val="00D24561"/>
    <w:rsid w:val="00D245F3"/>
    <w:rsid w:val="00D24733"/>
    <w:rsid w:val="00D24944"/>
    <w:rsid w:val="00D24985"/>
    <w:rsid w:val="00D24A5D"/>
    <w:rsid w:val="00D24B87"/>
    <w:rsid w:val="00D24C3D"/>
    <w:rsid w:val="00D24E3C"/>
    <w:rsid w:val="00D24EC1"/>
    <w:rsid w:val="00D251B1"/>
    <w:rsid w:val="00D251BE"/>
    <w:rsid w:val="00D25332"/>
    <w:rsid w:val="00D25507"/>
    <w:rsid w:val="00D255A8"/>
    <w:rsid w:val="00D25638"/>
    <w:rsid w:val="00D25658"/>
    <w:rsid w:val="00D257EF"/>
    <w:rsid w:val="00D258E7"/>
    <w:rsid w:val="00D259AB"/>
    <w:rsid w:val="00D259F0"/>
    <w:rsid w:val="00D25A83"/>
    <w:rsid w:val="00D25AAA"/>
    <w:rsid w:val="00D25BE0"/>
    <w:rsid w:val="00D25CC1"/>
    <w:rsid w:val="00D25D6B"/>
    <w:rsid w:val="00D26144"/>
    <w:rsid w:val="00D261EA"/>
    <w:rsid w:val="00D2625B"/>
    <w:rsid w:val="00D26284"/>
    <w:rsid w:val="00D26379"/>
    <w:rsid w:val="00D26623"/>
    <w:rsid w:val="00D267D4"/>
    <w:rsid w:val="00D268E9"/>
    <w:rsid w:val="00D26946"/>
    <w:rsid w:val="00D2699B"/>
    <w:rsid w:val="00D26AA1"/>
    <w:rsid w:val="00D26C8F"/>
    <w:rsid w:val="00D26D99"/>
    <w:rsid w:val="00D26E60"/>
    <w:rsid w:val="00D26F5F"/>
    <w:rsid w:val="00D26FC2"/>
    <w:rsid w:val="00D26FD8"/>
    <w:rsid w:val="00D27054"/>
    <w:rsid w:val="00D27084"/>
    <w:rsid w:val="00D270C3"/>
    <w:rsid w:val="00D27316"/>
    <w:rsid w:val="00D27390"/>
    <w:rsid w:val="00D273CD"/>
    <w:rsid w:val="00D2740D"/>
    <w:rsid w:val="00D275B3"/>
    <w:rsid w:val="00D2770A"/>
    <w:rsid w:val="00D27916"/>
    <w:rsid w:val="00D27996"/>
    <w:rsid w:val="00D27A9C"/>
    <w:rsid w:val="00D27AF0"/>
    <w:rsid w:val="00D27B6F"/>
    <w:rsid w:val="00D27D27"/>
    <w:rsid w:val="00D27D2F"/>
    <w:rsid w:val="00D27D67"/>
    <w:rsid w:val="00D27DA1"/>
    <w:rsid w:val="00D27DEA"/>
    <w:rsid w:val="00D27E96"/>
    <w:rsid w:val="00D27EFE"/>
    <w:rsid w:val="00D27F5F"/>
    <w:rsid w:val="00D300C6"/>
    <w:rsid w:val="00D30101"/>
    <w:rsid w:val="00D30109"/>
    <w:rsid w:val="00D301E7"/>
    <w:rsid w:val="00D30205"/>
    <w:rsid w:val="00D302A6"/>
    <w:rsid w:val="00D302DE"/>
    <w:rsid w:val="00D30348"/>
    <w:rsid w:val="00D3042E"/>
    <w:rsid w:val="00D30495"/>
    <w:rsid w:val="00D30598"/>
    <w:rsid w:val="00D3068B"/>
    <w:rsid w:val="00D3068F"/>
    <w:rsid w:val="00D30796"/>
    <w:rsid w:val="00D30842"/>
    <w:rsid w:val="00D30A75"/>
    <w:rsid w:val="00D30B8A"/>
    <w:rsid w:val="00D30BF9"/>
    <w:rsid w:val="00D30CD3"/>
    <w:rsid w:val="00D312FE"/>
    <w:rsid w:val="00D31306"/>
    <w:rsid w:val="00D313F2"/>
    <w:rsid w:val="00D3145B"/>
    <w:rsid w:val="00D31A0A"/>
    <w:rsid w:val="00D31DEA"/>
    <w:rsid w:val="00D321C3"/>
    <w:rsid w:val="00D322CD"/>
    <w:rsid w:val="00D3237F"/>
    <w:rsid w:val="00D323A4"/>
    <w:rsid w:val="00D323AD"/>
    <w:rsid w:val="00D323BF"/>
    <w:rsid w:val="00D3259F"/>
    <w:rsid w:val="00D32865"/>
    <w:rsid w:val="00D328AB"/>
    <w:rsid w:val="00D328BC"/>
    <w:rsid w:val="00D3290C"/>
    <w:rsid w:val="00D32AF1"/>
    <w:rsid w:val="00D32D5A"/>
    <w:rsid w:val="00D32EE3"/>
    <w:rsid w:val="00D32EF9"/>
    <w:rsid w:val="00D32FD6"/>
    <w:rsid w:val="00D3305D"/>
    <w:rsid w:val="00D33264"/>
    <w:rsid w:val="00D3368C"/>
    <w:rsid w:val="00D33779"/>
    <w:rsid w:val="00D33824"/>
    <w:rsid w:val="00D33873"/>
    <w:rsid w:val="00D3392B"/>
    <w:rsid w:val="00D3392E"/>
    <w:rsid w:val="00D33DBF"/>
    <w:rsid w:val="00D33DDD"/>
    <w:rsid w:val="00D33F4F"/>
    <w:rsid w:val="00D33F98"/>
    <w:rsid w:val="00D34160"/>
    <w:rsid w:val="00D341DA"/>
    <w:rsid w:val="00D34304"/>
    <w:rsid w:val="00D343B5"/>
    <w:rsid w:val="00D343C7"/>
    <w:rsid w:val="00D34A4D"/>
    <w:rsid w:val="00D34BF9"/>
    <w:rsid w:val="00D34C68"/>
    <w:rsid w:val="00D34D0D"/>
    <w:rsid w:val="00D34EBC"/>
    <w:rsid w:val="00D34F92"/>
    <w:rsid w:val="00D34FBF"/>
    <w:rsid w:val="00D35056"/>
    <w:rsid w:val="00D35176"/>
    <w:rsid w:val="00D3518A"/>
    <w:rsid w:val="00D35317"/>
    <w:rsid w:val="00D354CE"/>
    <w:rsid w:val="00D3576A"/>
    <w:rsid w:val="00D357AD"/>
    <w:rsid w:val="00D359AD"/>
    <w:rsid w:val="00D35AD9"/>
    <w:rsid w:val="00D35BC3"/>
    <w:rsid w:val="00D35C31"/>
    <w:rsid w:val="00D35C59"/>
    <w:rsid w:val="00D35CB2"/>
    <w:rsid w:val="00D35E84"/>
    <w:rsid w:val="00D35F0F"/>
    <w:rsid w:val="00D361A4"/>
    <w:rsid w:val="00D361E8"/>
    <w:rsid w:val="00D3637C"/>
    <w:rsid w:val="00D366B6"/>
    <w:rsid w:val="00D36783"/>
    <w:rsid w:val="00D369A0"/>
    <w:rsid w:val="00D369D6"/>
    <w:rsid w:val="00D36B21"/>
    <w:rsid w:val="00D36D2D"/>
    <w:rsid w:val="00D36D57"/>
    <w:rsid w:val="00D36E89"/>
    <w:rsid w:val="00D37224"/>
    <w:rsid w:val="00D3748D"/>
    <w:rsid w:val="00D374FA"/>
    <w:rsid w:val="00D37744"/>
    <w:rsid w:val="00D37771"/>
    <w:rsid w:val="00D3779A"/>
    <w:rsid w:val="00D37820"/>
    <w:rsid w:val="00D3782C"/>
    <w:rsid w:val="00D378CC"/>
    <w:rsid w:val="00D37B00"/>
    <w:rsid w:val="00D37B8A"/>
    <w:rsid w:val="00D37CD3"/>
    <w:rsid w:val="00D37F65"/>
    <w:rsid w:val="00D40088"/>
    <w:rsid w:val="00D402BA"/>
    <w:rsid w:val="00D4047A"/>
    <w:rsid w:val="00D40730"/>
    <w:rsid w:val="00D40900"/>
    <w:rsid w:val="00D4090B"/>
    <w:rsid w:val="00D40E28"/>
    <w:rsid w:val="00D40EC1"/>
    <w:rsid w:val="00D40F65"/>
    <w:rsid w:val="00D41088"/>
    <w:rsid w:val="00D410FF"/>
    <w:rsid w:val="00D41158"/>
    <w:rsid w:val="00D4141E"/>
    <w:rsid w:val="00D41604"/>
    <w:rsid w:val="00D416A0"/>
    <w:rsid w:val="00D416CD"/>
    <w:rsid w:val="00D416DF"/>
    <w:rsid w:val="00D417D4"/>
    <w:rsid w:val="00D41A65"/>
    <w:rsid w:val="00D41C4B"/>
    <w:rsid w:val="00D41CCE"/>
    <w:rsid w:val="00D41DEE"/>
    <w:rsid w:val="00D41E41"/>
    <w:rsid w:val="00D41F25"/>
    <w:rsid w:val="00D42174"/>
    <w:rsid w:val="00D42198"/>
    <w:rsid w:val="00D42680"/>
    <w:rsid w:val="00D42779"/>
    <w:rsid w:val="00D42898"/>
    <w:rsid w:val="00D428CA"/>
    <w:rsid w:val="00D42912"/>
    <w:rsid w:val="00D42C2B"/>
    <w:rsid w:val="00D42C8D"/>
    <w:rsid w:val="00D42E4B"/>
    <w:rsid w:val="00D431A8"/>
    <w:rsid w:val="00D43538"/>
    <w:rsid w:val="00D43703"/>
    <w:rsid w:val="00D4375C"/>
    <w:rsid w:val="00D4386F"/>
    <w:rsid w:val="00D4387B"/>
    <w:rsid w:val="00D43973"/>
    <w:rsid w:val="00D43C5C"/>
    <w:rsid w:val="00D43E03"/>
    <w:rsid w:val="00D43E4E"/>
    <w:rsid w:val="00D44103"/>
    <w:rsid w:val="00D443FC"/>
    <w:rsid w:val="00D4440E"/>
    <w:rsid w:val="00D446DB"/>
    <w:rsid w:val="00D449CB"/>
    <w:rsid w:val="00D44AF2"/>
    <w:rsid w:val="00D44D88"/>
    <w:rsid w:val="00D454F6"/>
    <w:rsid w:val="00D456E3"/>
    <w:rsid w:val="00D45731"/>
    <w:rsid w:val="00D4577F"/>
    <w:rsid w:val="00D4579C"/>
    <w:rsid w:val="00D457A1"/>
    <w:rsid w:val="00D45958"/>
    <w:rsid w:val="00D4598F"/>
    <w:rsid w:val="00D45C4D"/>
    <w:rsid w:val="00D45C73"/>
    <w:rsid w:val="00D45CA1"/>
    <w:rsid w:val="00D45DA9"/>
    <w:rsid w:val="00D45E86"/>
    <w:rsid w:val="00D46148"/>
    <w:rsid w:val="00D464F3"/>
    <w:rsid w:val="00D467E0"/>
    <w:rsid w:val="00D46823"/>
    <w:rsid w:val="00D4688F"/>
    <w:rsid w:val="00D46911"/>
    <w:rsid w:val="00D46A1A"/>
    <w:rsid w:val="00D46A70"/>
    <w:rsid w:val="00D46A99"/>
    <w:rsid w:val="00D46AB7"/>
    <w:rsid w:val="00D46BEA"/>
    <w:rsid w:val="00D46D1B"/>
    <w:rsid w:val="00D46D27"/>
    <w:rsid w:val="00D46D80"/>
    <w:rsid w:val="00D46DA6"/>
    <w:rsid w:val="00D46E37"/>
    <w:rsid w:val="00D46E63"/>
    <w:rsid w:val="00D46EAA"/>
    <w:rsid w:val="00D472EC"/>
    <w:rsid w:val="00D477FF"/>
    <w:rsid w:val="00D47994"/>
    <w:rsid w:val="00D479BB"/>
    <w:rsid w:val="00D47A12"/>
    <w:rsid w:val="00D47B0D"/>
    <w:rsid w:val="00D47B6B"/>
    <w:rsid w:val="00D47B93"/>
    <w:rsid w:val="00D47BFB"/>
    <w:rsid w:val="00D47C0C"/>
    <w:rsid w:val="00D47C49"/>
    <w:rsid w:val="00D47F9B"/>
    <w:rsid w:val="00D47FC0"/>
    <w:rsid w:val="00D50000"/>
    <w:rsid w:val="00D50136"/>
    <w:rsid w:val="00D5025F"/>
    <w:rsid w:val="00D5049B"/>
    <w:rsid w:val="00D504AF"/>
    <w:rsid w:val="00D507A0"/>
    <w:rsid w:val="00D507A7"/>
    <w:rsid w:val="00D50863"/>
    <w:rsid w:val="00D50934"/>
    <w:rsid w:val="00D50AFF"/>
    <w:rsid w:val="00D50B82"/>
    <w:rsid w:val="00D50D4E"/>
    <w:rsid w:val="00D50D65"/>
    <w:rsid w:val="00D50E8E"/>
    <w:rsid w:val="00D511A2"/>
    <w:rsid w:val="00D511B2"/>
    <w:rsid w:val="00D5124C"/>
    <w:rsid w:val="00D5124F"/>
    <w:rsid w:val="00D5126C"/>
    <w:rsid w:val="00D512C3"/>
    <w:rsid w:val="00D51338"/>
    <w:rsid w:val="00D5137E"/>
    <w:rsid w:val="00D51487"/>
    <w:rsid w:val="00D514D2"/>
    <w:rsid w:val="00D514E9"/>
    <w:rsid w:val="00D515F8"/>
    <w:rsid w:val="00D51674"/>
    <w:rsid w:val="00D51796"/>
    <w:rsid w:val="00D517FD"/>
    <w:rsid w:val="00D51815"/>
    <w:rsid w:val="00D519B1"/>
    <w:rsid w:val="00D51C78"/>
    <w:rsid w:val="00D51C82"/>
    <w:rsid w:val="00D51CA6"/>
    <w:rsid w:val="00D51EE8"/>
    <w:rsid w:val="00D51F18"/>
    <w:rsid w:val="00D51F35"/>
    <w:rsid w:val="00D52041"/>
    <w:rsid w:val="00D5218D"/>
    <w:rsid w:val="00D521A9"/>
    <w:rsid w:val="00D52324"/>
    <w:rsid w:val="00D5236E"/>
    <w:rsid w:val="00D523D8"/>
    <w:rsid w:val="00D523F2"/>
    <w:rsid w:val="00D524C7"/>
    <w:rsid w:val="00D52508"/>
    <w:rsid w:val="00D5262C"/>
    <w:rsid w:val="00D52652"/>
    <w:rsid w:val="00D52686"/>
    <w:rsid w:val="00D526C2"/>
    <w:rsid w:val="00D52847"/>
    <w:rsid w:val="00D5284C"/>
    <w:rsid w:val="00D528FB"/>
    <w:rsid w:val="00D52973"/>
    <w:rsid w:val="00D52975"/>
    <w:rsid w:val="00D52A06"/>
    <w:rsid w:val="00D52A0E"/>
    <w:rsid w:val="00D52C02"/>
    <w:rsid w:val="00D52D97"/>
    <w:rsid w:val="00D52EAC"/>
    <w:rsid w:val="00D52F3D"/>
    <w:rsid w:val="00D52F44"/>
    <w:rsid w:val="00D53199"/>
    <w:rsid w:val="00D53364"/>
    <w:rsid w:val="00D534DF"/>
    <w:rsid w:val="00D5352A"/>
    <w:rsid w:val="00D53564"/>
    <w:rsid w:val="00D5358E"/>
    <w:rsid w:val="00D536CD"/>
    <w:rsid w:val="00D537FB"/>
    <w:rsid w:val="00D539FA"/>
    <w:rsid w:val="00D53BBB"/>
    <w:rsid w:val="00D53C4F"/>
    <w:rsid w:val="00D53F1D"/>
    <w:rsid w:val="00D54015"/>
    <w:rsid w:val="00D5411B"/>
    <w:rsid w:val="00D54264"/>
    <w:rsid w:val="00D542C9"/>
    <w:rsid w:val="00D54392"/>
    <w:rsid w:val="00D54426"/>
    <w:rsid w:val="00D54478"/>
    <w:rsid w:val="00D546D3"/>
    <w:rsid w:val="00D5483C"/>
    <w:rsid w:val="00D548B9"/>
    <w:rsid w:val="00D54944"/>
    <w:rsid w:val="00D55058"/>
    <w:rsid w:val="00D550D2"/>
    <w:rsid w:val="00D55270"/>
    <w:rsid w:val="00D5529D"/>
    <w:rsid w:val="00D55358"/>
    <w:rsid w:val="00D55568"/>
    <w:rsid w:val="00D555B0"/>
    <w:rsid w:val="00D555D7"/>
    <w:rsid w:val="00D55669"/>
    <w:rsid w:val="00D55671"/>
    <w:rsid w:val="00D55837"/>
    <w:rsid w:val="00D55A7D"/>
    <w:rsid w:val="00D55AAA"/>
    <w:rsid w:val="00D55C44"/>
    <w:rsid w:val="00D55E03"/>
    <w:rsid w:val="00D55F75"/>
    <w:rsid w:val="00D562D3"/>
    <w:rsid w:val="00D56356"/>
    <w:rsid w:val="00D56706"/>
    <w:rsid w:val="00D56731"/>
    <w:rsid w:val="00D56927"/>
    <w:rsid w:val="00D5692C"/>
    <w:rsid w:val="00D56B59"/>
    <w:rsid w:val="00D56CEE"/>
    <w:rsid w:val="00D56FB6"/>
    <w:rsid w:val="00D56FDC"/>
    <w:rsid w:val="00D570D7"/>
    <w:rsid w:val="00D570DA"/>
    <w:rsid w:val="00D5723D"/>
    <w:rsid w:val="00D57267"/>
    <w:rsid w:val="00D57269"/>
    <w:rsid w:val="00D57272"/>
    <w:rsid w:val="00D572A2"/>
    <w:rsid w:val="00D57517"/>
    <w:rsid w:val="00D5753F"/>
    <w:rsid w:val="00D57576"/>
    <w:rsid w:val="00D575BB"/>
    <w:rsid w:val="00D575FF"/>
    <w:rsid w:val="00D57625"/>
    <w:rsid w:val="00D57897"/>
    <w:rsid w:val="00D578EF"/>
    <w:rsid w:val="00D5798B"/>
    <w:rsid w:val="00D57C1F"/>
    <w:rsid w:val="00D57C4C"/>
    <w:rsid w:val="00D57C70"/>
    <w:rsid w:val="00D57CFB"/>
    <w:rsid w:val="00D57E27"/>
    <w:rsid w:val="00D6041F"/>
    <w:rsid w:val="00D604D4"/>
    <w:rsid w:val="00D604DC"/>
    <w:rsid w:val="00D60502"/>
    <w:rsid w:val="00D60660"/>
    <w:rsid w:val="00D60687"/>
    <w:rsid w:val="00D6091B"/>
    <w:rsid w:val="00D60A1C"/>
    <w:rsid w:val="00D60B48"/>
    <w:rsid w:val="00D60B4D"/>
    <w:rsid w:val="00D60CFE"/>
    <w:rsid w:val="00D60F74"/>
    <w:rsid w:val="00D6100D"/>
    <w:rsid w:val="00D610A3"/>
    <w:rsid w:val="00D6122F"/>
    <w:rsid w:val="00D6131D"/>
    <w:rsid w:val="00D614A1"/>
    <w:rsid w:val="00D6155F"/>
    <w:rsid w:val="00D6162E"/>
    <w:rsid w:val="00D61705"/>
    <w:rsid w:val="00D61948"/>
    <w:rsid w:val="00D619AE"/>
    <w:rsid w:val="00D61B66"/>
    <w:rsid w:val="00D61BA3"/>
    <w:rsid w:val="00D61BE9"/>
    <w:rsid w:val="00D61D8A"/>
    <w:rsid w:val="00D61E2B"/>
    <w:rsid w:val="00D61F58"/>
    <w:rsid w:val="00D61FD3"/>
    <w:rsid w:val="00D62102"/>
    <w:rsid w:val="00D62121"/>
    <w:rsid w:val="00D6224A"/>
    <w:rsid w:val="00D627F6"/>
    <w:rsid w:val="00D62855"/>
    <w:rsid w:val="00D629C4"/>
    <w:rsid w:val="00D62B9F"/>
    <w:rsid w:val="00D62CD9"/>
    <w:rsid w:val="00D62E57"/>
    <w:rsid w:val="00D62E95"/>
    <w:rsid w:val="00D630AB"/>
    <w:rsid w:val="00D63118"/>
    <w:rsid w:val="00D63237"/>
    <w:rsid w:val="00D63339"/>
    <w:rsid w:val="00D63452"/>
    <w:rsid w:val="00D63729"/>
    <w:rsid w:val="00D63750"/>
    <w:rsid w:val="00D6397D"/>
    <w:rsid w:val="00D639C9"/>
    <w:rsid w:val="00D63A76"/>
    <w:rsid w:val="00D63A96"/>
    <w:rsid w:val="00D63AD2"/>
    <w:rsid w:val="00D63D50"/>
    <w:rsid w:val="00D63E1D"/>
    <w:rsid w:val="00D63FF6"/>
    <w:rsid w:val="00D6406B"/>
    <w:rsid w:val="00D6407D"/>
    <w:rsid w:val="00D64186"/>
    <w:rsid w:val="00D6425F"/>
    <w:rsid w:val="00D643CF"/>
    <w:rsid w:val="00D6449B"/>
    <w:rsid w:val="00D6456D"/>
    <w:rsid w:val="00D64818"/>
    <w:rsid w:val="00D6493C"/>
    <w:rsid w:val="00D64A39"/>
    <w:rsid w:val="00D64D17"/>
    <w:rsid w:val="00D650E4"/>
    <w:rsid w:val="00D65106"/>
    <w:rsid w:val="00D65114"/>
    <w:rsid w:val="00D65121"/>
    <w:rsid w:val="00D6512F"/>
    <w:rsid w:val="00D65277"/>
    <w:rsid w:val="00D652E9"/>
    <w:rsid w:val="00D65408"/>
    <w:rsid w:val="00D6543D"/>
    <w:rsid w:val="00D65511"/>
    <w:rsid w:val="00D65548"/>
    <w:rsid w:val="00D657F9"/>
    <w:rsid w:val="00D65C18"/>
    <w:rsid w:val="00D65ECD"/>
    <w:rsid w:val="00D65F82"/>
    <w:rsid w:val="00D66041"/>
    <w:rsid w:val="00D66141"/>
    <w:rsid w:val="00D66546"/>
    <w:rsid w:val="00D6657C"/>
    <w:rsid w:val="00D66613"/>
    <w:rsid w:val="00D667C4"/>
    <w:rsid w:val="00D66ABD"/>
    <w:rsid w:val="00D66DB2"/>
    <w:rsid w:val="00D67058"/>
    <w:rsid w:val="00D671EA"/>
    <w:rsid w:val="00D6728C"/>
    <w:rsid w:val="00D67296"/>
    <w:rsid w:val="00D672B5"/>
    <w:rsid w:val="00D67373"/>
    <w:rsid w:val="00D67441"/>
    <w:rsid w:val="00D676F2"/>
    <w:rsid w:val="00D6771B"/>
    <w:rsid w:val="00D6781B"/>
    <w:rsid w:val="00D67A8B"/>
    <w:rsid w:val="00D67C6F"/>
    <w:rsid w:val="00D67D7F"/>
    <w:rsid w:val="00D67EAB"/>
    <w:rsid w:val="00D70070"/>
    <w:rsid w:val="00D70080"/>
    <w:rsid w:val="00D702BE"/>
    <w:rsid w:val="00D70460"/>
    <w:rsid w:val="00D7050C"/>
    <w:rsid w:val="00D706CB"/>
    <w:rsid w:val="00D706DC"/>
    <w:rsid w:val="00D70723"/>
    <w:rsid w:val="00D7097B"/>
    <w:rsid w:val="00D70A3B"/>
    <w:rsid w:val="00D70ECF"/>
    <w:rsid w:val="00D710C6"/>
    <w:rsid w:val="00D7115D"/>
    <w:rsid w:val="00D711FE"/>
    <w:rsid w:val="00D71231"/>
    <w:rsid w:val="00D713AC"/>
    <w:rsid w:val="00D713C6"/>
    <w:rsid w:val="00D71470"/>
    <w:rsid w:val="00D7150D"/>
    <w:rsid w:val="00D716E2"/>
    <w:rsid w:val="00D71798"/>
    <w:rsid w:val="00D71802"/>
    <w:rsid w:val="00D71870"/>
    <w:rsid w:val="00D718C9"/>
    <w:rsid w:val="00D71928"/>
    <w:rsid w:val="00D71A3E"/>
    <w:rsid w:val="00D71AAA"/>
    <w:rsid w:val="00D71ADB"/>
    <w:rsid w:val="00D71C11"/>
    <w:rsid w:val="00D71C3B"/>
    <w:rsid w:val="00D71EAC"/>
    <w:rsid w:val="00D71FB7"/>
    <w:rsid w:val="00D71FFF"/>
    <w:rsid w:val="00D7204D"/>
    <w:rsid w:val="00D720A8"/>
    <w:rsid w:val="00D721C8"/>
    <w:rsid w:val="00D721E4"/>
    <w:rsid w:val="00D72209"/>
    <w:rsid w:val="00D72349"/>
    <w:rsid w:val="00D72386"/>
    <w:rsid w:val="00D7241D"/>
    <w:rsid w:val="00D72430"/>
    <w:rsid w:val="00D72474"/>
    <w:rsid w:val="00D7247C"/>
    <w:rsid w:val="00D724D7"/>
    <w:rsid w:val="00D725E6"/>
    <w:rsid w:val="00D727F2"/>
    <w:rsid w:val="00D7296B"/>
    <w:rsid w:val="00D729D3"/>
    <w:rsid w:val="00D72A21"/>
    <w:rsid w:val="00D72A51"/>
    <w:rsid w:val="00D72A66"/>
    <w:rsid w:val="00D72A6D"/>
    <w:rsid w:val="00D72BC2"/>
    <w:rsid w:val="00D72E47"/>
    <w:rsid w:val="00D72F7F"/>
    <w:rsid w:val="00D73143"/>
    <w:rsid w:val="00D731D6"/>
    <w:rsid w:val="00D733BA"/>
    <w:rsid w:val="00D73529"/>
    <w:rsid w:val="00D73704"/>
    <w:rsid w:val="00D737EC"/>
    <w:rsid w:val="00D73A69"/>
    <w:rsid w:val="00D73AD5"/>
    <w:rsid w:val="00D73CC5"/>
    <w:rsid w:val="00D73D4B"/>
    <w:rsid w:val="00D73F1D"/>
    <w:rsid w:val="00D7401C"/>
    <w:rsid w:val="00D7406A"/>
    <w:rsid w:val="00D743F9"/>
    <w:rsid w:val="00D74437"/>
    <w:rsid w:val="00D7459E"/>
    <w:rsid w:val="00D745DF"/>
    <w:rsid w:val="00D74619"/>
    <w:rsid w:val="00D74688"/>
    <w:rsid w:val="00D746A6"/>
    <w:rsid w:val="00D74817"/>
    <w:rsid w:val="00D74A40"/>
    <w:rsid w:val="00D74A94"/>
    <w:rsid w:val="00D74AE2"/>
    <w:rsid w:val="00D74BAD"/>
    <w:rsid w:val="00D74BF6"/>
    <w:rsid w:val="00D74DC2"/>
    <w:rsid w:val="00D7506D"/>
    <w:rsid w:val="00D751B4"/>
    <w:rsid w:val="00D752DF"/>
    <w:rsid w:val="00D753B3"/>
    <w:rsid w:val="00D75481"/>
    <w:rsid w:val="00D754A3"/>
    <w:rsid w:val="00D755C4"/>
    <w:rsid w:val="00D75791"/>
    <w:rsid w:val="00D759FF"/>
    <w:rsid w:val="00D75AB1"/>
    <w:rsid w:val="00D75B25"/>
    <w:rsid w:val="00D75C94"/>
    <w:rsid w:val="00D75DD0"/>
    <w:rsid w:val="00D75E73"/>
    <w:rsid w:val="00D75FC1"/>
    <w:rsid w:val="00D75FDB"/>
    <w:rsid w:val="00D76143"/>
    <w:rsid w:val="00D761BE"/>
    <w:rsid w:val="00D765DC"/>
    <w:rsid w:val="00D7664D"/>
    <w:rsid w:val="00D767D0"/>
    <w:rsid w:val="00D76A2C"/>
    <w:rsid w:val="00D76A57"/>
    <w:rsid w:val="00D76A66"/>
    <w:rsid w:val="00D76A86"/>
    <w:rsid w:val="00D76CBB"/>
    <w:rsid w:val="00D76CCA"/>
    <w:rsid w:val="00D76CE8"/>
    <w:rsid w:val="00D76E35"/>
    <w:rsid w:val="00D76EDB"/>
    <w:rsid w:val="00D77073"/>
    <w:rsid w:val="00D77519"/>
    <w:rsid w:val="00D77613"/>
    <w:rsid w:val="00D776CB"/>
    <w:rsid w:val="00D77BE0"/>
    <w:rsid w:val="00D77CDE"/>
    <w:rsid w:val="00D77D02"/>
    <w:rsid w:val="00D77D48"/>
    <w:rsid w:val="00D77D6C"/>
    <w:rsid w:val="00D77F95"/>
    <w:rsid w:val="00D77F9D"/>
    <w:rsid w:val="00D801A1"/>
    <w:rsid w:val="00D8022A"/>
    <w:rsid w:val="00D804EA"/>
    <w:rsid w:val="00D807DD"/>
    <w:rsid w:val="00D808BB"/>
    <w:rsid w:val="00D8092D"/>
    <w:rsid w:val="00D80A1A"/>
    <w:rsid w:val="00D80B53"/>
    <w:rsid w:val="00D80C1E"/>
    <w:rsid w:val="00D80C57"/>
    <w:rsid w:val="00D80E84"/>
    <w:rsid w:val="00D80F64"/>
    <w:rsid w:val="00D81201"/>
    <w:rsid w:val="00D813A6"/>
    <w:rsid w:val="00D81600"/>
    <w:rsid w:val="00D817F4"/>
    <w:rsid w:val="00D8186E"/>
    <w:rsid w:val="00D819D1"/>
    <w:rsid w:val="00D81A5C"/>
    <w:rsid w:val="00D81BD3"/>
    <w:rsid w:val="00D81EF5"/>
    <w:rsid w:val="00D81F05"/>
    <w:rsid w:val="00D82202"/>
    <w:rsid w:val="00D82232"/>
    <w:rsid w:val="00D82456"/>
    <w:rsid w:val="00D824E9"/>
    <w:rsid w:val="00D825AF"/>
    <w:rsid w:val="00D82652"/>
    <w:rsid w:val="00D826BF"/>
    <w:rsid w:val="00D827FF"/>
    <w:rsid w:val="00D82ABD"/>
    <w:rsid w:val="00D82F5F"/>
    <w:rsid w:val="00D82F8E"/>
    <w:rsid w:val="00D82FB9"/>
    <w:rsid w:val="00D82FE3"/>
    <w:rsid w:val="00D82FE7"/>
    <w:rsid w:val="00D835BE"/>
    <w:rsid w:val="00D83698"/>
    <w:rsid w:val="00D83700"/>
    <w:rsid w:val="00D837A8"/>
    <w:rsid w:val="00D83815"/>
    <w:rsid w:val="00D83906"/>
    <w:rsid w:val="00D83A4B"/>
    <w:rsid w:val="00D83AA2"/>
    <w:rsid w:val="00D83BAB"/>
    <w:rsid w:val="00D83CD2"/>
    <w:rsid w:val="00D83CFB"/>
    <w:rsid w:val="00D83ECD"/>
    <w:rsid w:val="00D83F16"/>
    <w:rsid w:val="00D83F1F"/>
    <w:rsid w:val="00D83F7C"/>
    <w:rsid w:val="00D84036"/>
    <w:rsid w:val="00D841C1"/>
    <w:rsid w:val="00D841FF"/>
    <w:rsid w:val="00D842E0"/>
    <w:rsid w:val="00D84383"/>
    <w:rsid w:val="00D8451C"/>
    <w:rsid w:val="00D84939"/>
    <w:rsid w:val="00D84A8D"/>
    <w:rsid w:val="00D84B73"/>
    <w:rsid w:val="00D84EC0"/>
    <w:rsid w:val="00D84ED6"/>
    <w:rsid w:val="00D85108"/>
    <w:rsid w:val="00D85199"/>
    <w:rsid w:val="00D851D9"/>
    <w:rsid w:val="00D85234"/>
    <w:rsid w:val="00D852F8"/>
    <w:rsid w:val="00D855FB"/>
    <w:rsid w:val="00D8567A"/>
    <w:rsid w:val="00D8574C"/>
    <w:rsid w:val="00D857A7"/>
    <w:rsid w:val="00D857DA"/>
    <w:rsid w:val="00D85DC0"/>
    <w:rsid w:val="00D85E32"/>
    <w:rsid w:val="00D860E7"/>
    <w:rsid w:val="00D86123"/>
    <w:rsid w:val="00D862E5"/>
    <w:rsid w:val="00D8660B"/>
    <w:rsid w:val="00D866FA"/>
    <w:rsid w:val="00D86705"/>
    <w:rsid w:val="00D86828"/>
    <w:rsid w:val="00D8693D"/>
    <w:rsid w:val="00D869A0"/>
    <w:rsid w:val="00D86BA3"/>
    <w:rsid w:val="00D86CC6"/>
    <w:rsid w:val="00D86CD0"/>
    <w:rsid w:val="00D86EA3"/>
    <w:rsid w:val="00D87035"/>
    <w:rsid w:val="00D871C7"/>
    <w:rsid w:val="00D8736A"/>
    <w:rsid w:val="00D87511"/>
    <w:rsid w:val="00D87748"/>
    <w:rsid w:val="00D87792"/>
    <w:rsid w:val="00D8786F"/>
    <w:rsid w:val="00D878DE"/>
    <w:rsid w:val="00D87A3E"/>
    <w:rsid w:val="00D87A67"/>
    <w:rsid w:val="00D87BDC"/>
    <w:rsid w:val="00D87C46"/>
    <w:rsid w:val="00D87E68"/>
    <w:rsid w:val="00D87FCD"/>
    <w:rsid w:val="00D900E7"/>
    <w:rsid w:val="00D901D8"/>
    <w:rsid w:val="00D9039F"/>
    <w:rsid w:val="00D90539"/>
    <w:rsid w:val="00D9053D"/>
    <w:rsid w:val="00D9082E"/>
    <w:rsid w:val="00D908E6"/>
    <w:rsid w:val="00D909A4"/>
    <w:rsid w:val="00D909D3"/>
    <w:rsid w:val="00D90A65"/>
    <w:rsid w:val="00D90A9B"/>
    <w:rsid w:val="00D90AA7"/>
    <w:rsid w:val="00D90B71"/>
    <w:rsid w:val="00D90C47"/>
    <w:rsid w:val="00D90CF9"/>
    <w:rsid w:val="00D90F1B"/>
    <w:rsid w:val="00D90F85"/>
    <w:rsid w:val="00D91045"/>
    <w:rsid w:val="00D91097"/>
    <w:rsid w:val="00D91183"/>
    <w:rsid w:val="00D911CA"/>
    <w:rsid w:val="00D912A4"/>
    <w:rsid w:val="00D916BC"/>
    <w:rsid w:val="00D9175E"/>
    <w:rsid w:val="00D917C1"/>
    <w:rsid w:val="00D91A84"/>
    <w:rsid w:val="00D91AB0"/>
    <w:rsid w:val="00D91B60"/>
    <w:rsid w:val="00D91CAC"/>
    <w:rsid w:val="00D91E25"/>
    <w:rsid w:val="00D92006"/>
    <w:rsid w:val="00D920BE"/>
    <w:rsid w:val="00D92286"/>
    <w:rsid w:val="00D922E4"/>
    <w:rsid w:val="00D92479"/>
    <w:rsid w:val="00D925B0"/>
    <w:rsid w:val="00D92613"/>
    <w:rsid w:val="00D92661"/>
    <w:rsid w:val="00D926A6"/>
    <w:rsid w:val="00D92835"/>
    <w:rsid w:val="00D92851"/>
    <w:rsid w:val="00D9285A"/>
    <w:rsid w:val="00D928B3"/>
    <w:rsid w:val="00D92990"/>
    <w:rsid w:val="00D92A22"/>
    <w:rsid w:val="00D92A3F"/>
    <w:rsid w:val="00D92A63"/>
    <w:rsid w:val="00D92AE4"/>
    <w:rsid w:val="00D92CCA"/>
    <w:rsid w:val="00D92D2A"/>
    <w:rsid w:val="00D92DF7"/>
    <w:rsid w:val="00D92E40"/>
    <w:rsid w:val="00D92E4B"/>
    <w:rsid w:val="00D92E55"/>
    <w:rsid w:val="00D93040"/>
    <w:rsid w:val="00D930CE"/>
    <w:rsid w:val="00D93134"/>
    <w:rsid w:val="00D93232"/>
    <w:rsid w:val="00D93464"/>
    <w:rsid w:val="00D937F2"/>
    <w:rsid w:val="00D939A6"/>
    <w:rsid w:val="00D93AE1"/>
    <w:rsid w:val="00D93BD2"/>
    <w:rsid w:val="00D93C2B"/>
    <w:rsid w:val="00D93C2E"/>
    <w:rsid w:val="00D93D1B"/>
    <w:rsid w:val="00D93D37"/>
    <w:rsid w:val="00D93D4E"/>
    <w:rsid w:val="00D93ECB"/>
    <w:rsid w:val="00D94062"/>
    <w:rsid w:val="00D941DF"/>
    <w:rsid w:val="00D9434D"/>
    <w:rsid w:val="00D943BD"/>
    <w:rsid w:val="00D94494"/>
    <w:rsid w:val="00D945F9"/>
    <w:rsid w:val="00D94658"/>
    <w:rsid w:val="00D94869"/>
    <w:rsid w:val="00D94A76"/>
    <w:rsid w:val="00D94C31"/>
    <w:rsid w:val="00D94E18"/>
    <w:rsid w:val="00D94E45"/>
    <w:rsid w:val="00D94E87"/>
    <w:rsid w:val="00D94EA0"/>
    <w:rsid w:val="00D94EA5"/>
    <w:rsid w:val="00D94FC8"/>
    <w:rsid w:val="00D950A0"/>
    <w:rsid w:val="00D950CC"/>
    <w:rsid w:val="00D9515F"/>
    <w:rsid w:val="00D952DD"/>
    <w:rsid w:val="00D953C1"/>
    <w:rsid w:val="00D95445"/>
    <w:rsid w:val="00D9561E"/>
    <w:rsid w:val="00D9582C"/>
    <w:rsid w:val="00D95856"/>
    <w:rsid w:val="00D959BA"/>
    <w:rsid w:val="00D95B64"/>
    <w:rsid w:val="00D95D8F"/>
    <w:rsid w:val="00D960B3"/>
    <w:rsid w:val="00D963C8"/>
    <w:rsid w:val="00D96588"/>
    <w:rsid w:val="00D9661A"/>
    <w:rsid w:val="00D96693"/>
    <w:rsid w:val="00D966F9"/>
    <w:rsid w:val="00D9697D"/>
    <w:rsid w:val="00D969C8"/>
    <w:rsid w:val="00D96BA8"/>
    <w:rsid w:val="00D96BA9"/>
    <w:rsid w:val="00D96E41"/>
    <w:rsid w:val="00D96FDF"/>
    <w:rsid w:val="00D97003"/>
    <w:rsid w:val="00D971AA"/>
    <w:rsid w:val="00D971B6"/>
    <w:rsid w:val="00D97225"/>
    <w:rsid w:val="00D97457"/>
    <w:rsid w:val="00D974C9"/>
    <w:rsid w:val="00D9776C"/>
    <w:rsid w:val="00D977B6"/>
    <w:rsid w:val="00D9783A"/>
    <w:rsid w:val="00D97876"/>
    <w:rsid w:val="00D97877"/>
    <w:rsid w:val="00D97A3F"/>
    <w:rsid w:val="00D97C1C"/>
    <w:rsid w:val="00D97CE5"/>
    <w:rsid w:val="00D97D29"/>
    <w:rsid w:val="00D97DF9"/>
    <w:rsid w:val="00D97ED2"/>
    <w:rsid w:val="00D97FDC"/>
    <w:rsid w:val="00DA001A"/>
    <w:rsid w:val="00DA0045"/>
    <w:rsid w:val="00DA0068"/>
    <w:rsid w:val="00DA007F"/>
    <w:rsid w:val="00DA00F7"/>
    <w:rsid w:val="00DA01B4"/>
    <w:rsid w:val="00DA02F4"/>
    <w:rsid w:val="00DA0359"/>
    <w:rsid w:val="00DA0475"/>
    <w:rsid w:val="00DA0502"/>
    <w:rsid w:val="00DA0569"/>
    <w:rsid w:val="00DA0585"/>
    <w:rsid w:val="00DA0776"/>
    <w:rsid w:val="00DA084A"/>
    <w:rsid w:val="00DA088B"/>
    <w:rsid w:val="00DA0B0D"/>
    <w:rsid w:val="00DA0B54"/>
    <w:rsid w:val="00DA0B6A"/>
    <w:rsid w:val="00DA0CE4"/>
    <w:rsid w:val="00DA0CE7"/>
    <w:rsid w:val="00DA0DD8"/>
    <w:rsid w:val="00DA1082"/>
    <w:rsid w:val="00DA1136"/>
    <w:rsid w:val="00DA119E"/>
    <w:rsid w:val="00DA12F6"/>
    <w:rsid w:val="00DA1467"/>
    <w:rsid w:val="00DA14CF"/>
    <w:rsid w:val="00DA1516"/>
    <w:rsid w:val="00DA1554"/>
    <w:rsid w:val="00DA1584"/>
    <w:rsid w:val="00DA18B6"/>
    <w:rsid w:val="00DA19AF"/>
    <w:rsid w:val="00DA1AC6"/>
    <w:rsid w:val="00DA1BAA"/>
    <w:rsid w:val="00DA1BAD"/>
    <w:rsid w:val="00DA1BBE"/>
    <w:rsid w:val="00DA1D86"/>
    <w:rsid w:val="00DA1E72"/>
    <w:rsid w:val="00DA222D"/>
    <w:rsid w:val="00DA2231"/>
    <w:rsid w:val="00DA229F"/>
    <w:rsid w:val="00DA23CF"/>
    <w:rsid w:val="00DA23FD"/>
    <w:rsid w:val="00DA24BA"/>
    <w:rsid w:val="00DA2936"/>
    <w:rsid w:val="00DA2AB2"/>
    <w:rsid w:val="00DA2ABF"/>
    <w:rsid w:val="00DA2C90"/>
    <w:rsid w:val="00DA2D82"/>
    <w:rsid w:val="00DA2DAB"/>
    <w:rsid w:val="00DA2DEA"/>
    <w:rsid w:val="00DA2ED2"/>
    <w:rsid w:val="00DA3141"/>
    <w:rsid w:val="00DA32A9"/>
    <w:rsid w:val="00DA32E0"/>
    <w:rsid w:val="00DA331A"/>
    <w:rsid w:val="00DA3375"/>
    <w:rsid w:val="00DA342C"/>
    <w:rsid w:val="00DA368F"/>
    <w:rsid w:val="00DA3696"/>
    <w:rsid w:val="00DA36FB"/>
    <w:rsid w:val="00DA38D6"/>
    <w:rsid w:val="00DA38D9"/>
    <w:rsid w:val="00DA39F3"/>
    <w:rsid w:val="00DA3A99"/>
    <w:rsid w:val="00DA3B23"/>
    <w:rsid w:val="00DA3E87"/>
    <w:rsid w:val="00DA3ECB"/>
    <w:rsid w:val="00DA408B"/>
    <w:rsid w:val="00DA40FF"/>
    <w:rsid w:val="00DA413B"/>
    <w:rsid w:val="00DA4192"/>
    <w:rsid w:val="00DA4294"/>
    <w:rsid w:val="00DA43B1"/>
    <w:rsid w:val="00DA46E2"/>
    <w:rsid w:val="00DA481C"/>
    <w:rsid w:val="00DA48E8"/>
    <w:rsid w:val="00DA4A4E"/>
    <w:rsid w:val="00DA4B27"/>
    <w:rsid w:val="00DA4B82"/>
    <w:rsid w:val="00DA4C60"/>
    <w:rsid w:val="00DA4CFA"/>
    <w:rsid w:val="00DA4DC9"/>
    <w:rsid w:val="00DA4EB8"/>
    <w:rsid w:val="00DA4EBF"/>
    <w:rsid w:val="00DA500B"/>
    <w:rsid w:val="00DA5071"/>
    <w:rsid w:val="00DA50E4"/>
    <w:rsid w:val="00DA5189"/>
    <w:rsid w:val="00DA51C0"/>
    <w:rsid w:val="00DA51D2"/>
    <w:rsid w:val="00DA53EC"/>
    <w:rsid w:val="00DA5412"/>
    <w:rsid w:val="00DA54CD"/>
    <w:rsid w:val="00DA55AF"/>
    <w:rsid w:val="00DA568E"/>
    <w:rsid w:val="00DA56F5"/>
    <w:rsid w:val="00DA57EB"/>
    <w:rsid w:val="00DA587F"/>
    <w:rsid w:val="00DA5A68"/>
    <w:rsid w:val="00DA5ABB"/>
    <w:rsid w:val="00DA5AD9"/>
    <w:rsid w:val="00DA5B54"/>
    <w:rsid w:val="00DA5B62"/>
    <w:rsid w:val="00DA5B99"/>
    <w:rsid w:val="00DA5D0C"/>
    <w:rsid w:val="00DA5D5B"/>
    <w:rsid w:val="00DA5E1E"/>
    <w:rsid w:val="00DA607B"/>
    <w:rsid w:val="00DA63EE"/>
    <w:rsid w:val="00DA6406"/>
    <w:rsid w:val="00DA6565"/>
    <w:rsid w:val="00DA65B3"/>
    <w:rsid w:val="00DA6681"/>
    <w:rsid w:val="00DA67CE"/>
    <w:rsid w:val="00DA687B"/>
    <w:rsid w:val="00DA689F"/>
    <w:rsid w:val="00DA6986"/>
    <w:rsid w:val="00DA6BC9"/>
    <w:rsid w:val="00DA6C45"/>
    <w:rsid w:val="00DA6C72"/>
    <w:rsid w:val="00DA6CFD"/>
    <w:rsid w:val="00DA6D62"/>
    <w:rsid w:val="00DA6E50"/>
    <w:rsid w:val="00DA6EE9"/>
    <w:rsid w:val="00DA7100"/>
    <w:rsid w:val="00DA717B"/>
    <w:rsid w:val="00DA726D"/>
    <w:rsid w:val="00DA7298"/>
    <w:rsid w:val="00DA72B9"/>
    <w:rsid w:val="00DA7407"/>
    <w:rsid w:val="00DA7711"/>
    <w:rsid w:val="00DA788B"/>
    <w:rsid w:val="00DA79D8"/>
    <w:rsid w:val="00DA7BD1"/>
    <w:rsid w:val="00DA7E79"/>
    <w:rsid w:val="00DA7F61"/>
    <w:rsid w:val="00DB017F"/>
    <w:rsid w:val="00DB020D"/>
    <w:rsid w:val="00DB0341"/>
    <w:rsid w:val="00DB0363"/>
    <w:rsid w:val="00DB047B"/>
    <w:rsid w:val="00DB0521"/>
    <w:rsid w:val="00DB06C9"/>
    <w:rsid w:val="00DB06FD"/>
    <w:rsid w:val="00DB077B"/>
    <w:rsid w:val="00DB0BAB"/>
    <w:rsid w:val="00DB0DEF"/>
    <w:rsid w:val="00DB0E16"/>
    <w:rsid w:val="00DB12B8"/>
    <w:rsid w:val="00DB17E3"/>
    <w:rsid w:val="00DB1AAF"/>
    <w:rsid w:val="00DB1B55"/>
    <w:rsid w:val="00DB1FA5"/>
    <w:rsid w:val="00DB209C"/>
    <w:rsid w:val="00DB20E8"/>
    <w:rsid w:val="00DB221B"/>
    <w:rsid w:val="00DB2454"/>
    <w:rsid w:val="00DB26EE"/>
    <w:rsid w:val="00DB27A1"/>
    <w:rsid w:val="00DB2841"/>
    <w:rsid w:val="00DB290C"/>
    <w:rsid w:val="00DB29FD"/>
    <w:rsid w:val="00DB2BA3"/>
    <w:rsid w:val="00DB2DAF"/>
    <w:rsid w:val="00DB2E98"/>
    <w:rsid w:val="00DB2EBF"/>
    <w:rsid w:val="00DB2F32"/>
    <w:rsid w:val="00DB3065"/>
    <w:rsid w:val="00DB3199"/>
    <w:rsid w:val="00DB32B6"/>
    <w:rsid w:val="00DB32D9"/>
    <w:rsid w:val="00DB3308"/>
    <w:rsid w:val="00DB3706"/>
    <w:rsid w:val="00DB374B"/>
    <w:rsid w:val="00DB375B"/>
    <w:rsid w:val="00DB386D"/>
    <w:rsid w:val="00DB38CE"/>
    <w:rsid w:val="00DB398C"/>
    <w:rsid w:val="00DB3B88"/>
    <w:rsid w:val="00DB3D5A"/>
    <w:rsid w:val="00DB3E3C"/>
    <w:rsid w:val="00DB3F8A"/>
    <w:rsid w:val="00DB410C"/>
    <w:rsid w:val="00DB4118"/>
    <w:rsid w:val="00DB423F"/>
    <w:rsid w:val="00DB42B2"/>
    <w:rsid w:val="00DB42F6"/>
    <w:rsid w:val="00DB438A"/>
    <w:rsid w:val="00DB45EA"/>
    <w:rsid w:val="00DB482D"/>
    <w:rsid w:val="00DB48F9"/>
    <w:rsid w:val="00DB4933"/>
    <w:rsid w:val="00DB4975"/>
    <w:rsid w:val="00DB49EE"/>
    <w:rsid w:val="00DB4ADD"/>
    <w:rsid w:val="00DB4B06"/>
    <w:rsid w:val="00DB4BC3"/>
    <w:rsid w:val="00DB4C53"/>
    <w:rsid w:val="00DB4F09"/>
    <w:rsid w:val="00DB4F41"/>
    <w:rsid w:val="00DB5196"/>
    <w:rsid w:val="00DB51F6"/>
    <w:rsid w:val="00DB55BB"/>
    <w:rsid w:val="00DB55F7"/>
    <w:rsid w:val="00DB5638"/>
    <w:rsid w:val="00DB58CB"/>
    <w:rsid w:val="00DB597D"/>
    <w:rsid w:val="00DB5D99"/>
    <w:rsid w:val="00DB5ECB"/>
    <w:rsid w:val="00DB5EF2"/>
    <w:rsid w:val="00DB5F4D"/>
    <w:rsid w:val="00DB61BB"/>
    <w:rsid w:val="00DB61DE"/>
    <w:rsid w:val="00DB6308"/>
    <w:rsid w:val="00DB6516"/>
    <w:rsid w:val="00DB653E"/>
    <w:rsid w:val="00DB68E3"/>
    <w:rsid w:val="00DB690C"/>
    <w:rsid w:val="00DB6953"/>
    <w:rsid w:val="00DB6A44"/>
    <w:rsid w:val="00DB6CE7"/>
    <w:rsid w:val="00DB6DC9"/>
    <w:rsid w:val="00DB6DDE"/>
    <w:rsid w:val="00DB6E0E"/>
    <w:rsid w:val="00DB6F2F"/>
    <w:rsid w:val="00DB6FEF"/>
    <w:rsid w:val="00DB7192"/>
    <w:rsid w:val="00DB72AC"/>
    <w:rsid w:val="00DB7407"/>
    <w:rsid w:val="00DB758A"/>
    <w:rsid w:val="00DB78C6"/>
    <w:rsid w:val="00DB78EB"/>
    <w:rsid w:val="00DB79CF"/>
    <w:rsid w:val="00DB79DF"/>
    <w:rsid w:val="00DB7D05"/>
    <w:rsid w:val="00DB7E72"/>
    <w:rsid w:val="00DB7F3C"/>
    <w:rsid w:val="00DC004B"/>
    <w:rsid w:val="00DC00E4"/>
    <w:rsid w:val="00DC0151"/>
    <w:rsid w:val="00DC01E2"/>
    <w:rsid w:val="00DC032F"/>
    <w:rsid w:val="00DC03A0"/>
    <w:rsid w:val="00DC05FA"/>
    <w:rsid w:val="00DC072A"/>
    <w:rsid w:val="00DC09E3"/>
    <w:rsid w:val="00DC0C88"/>
    <w:rsid w:val="00DC0FA7"/>
    <w:rsid w:val="00DC1188"/>
    <w:rsid w:val="00DC1231"/>
    <w:rsid w:val="00DC1273"/>
    <w:rsid w:val="00DC1481"/>
    <w:rsid w:val="00DC17D8"/>
    <w:rsid w:val="00DC1B69"/>
    <w:rsid w:val="00DC1BC0"/>
    <w:rsid w:val="00DC1C93"/>
    <w:rsid w:val="00DC1EC1"/>
    <w:rsid w:val="00DC1F0F"/>
    <w:rsid w:val="00DC239E"/>
    <w:rsid w:val="00DC23DE"/>
    <w:rsid w:val="00DC2413"/>
    <w:rsid w:val="00DC2483"/>
    <w:rsid w:val="00DC2599"/>
    <w:rsid w:val="00DC27FC"/>
    <w:rsid w:val="00DC295A"/>
    <w:rsid w:val="00DC29FA"/>
    <w:rsid w:val="00DC2A60"/>
    <w:rsid w:val="00DC2B21"/>
    <w:rsid w:val="00DC2ECC"/>
    <w:rsid w:val="00DC2FD9"/>
    <w:rsid w:val="00DC330F"/>
    <w:rsid w:val="00DC358E"/>
    <w:rsid w:val="00DC361D"/>
    <w:rsid w:val="00DC3714"/>
    <w:rsid w:val="00DC38AF"/>
    <w:rsid w:val="00DC39CE"/>
    <w:rsid w:val="00DC3A62"/>
    <w:rsid w:val="00DC3EAA"/>
    <w:rsid w:val="00DC3F70"/>
    <w:rsid w:val="00DC40D0"/>
    <w:rsid w:val="00DC4227"/>
    <w:rsid w:val="00DC423F"/>
    <w:rsid w:val="00DC439A"/>
    <w:rsid w:val="00DC4433"/>
    <w:rsid w:val="00DC4540"/>
    <w:rsid w:val="00DC45E8"/>
    <w:rsid w:val="00DC4627"/>
    <w:rsid w:val="00DC469F"/>
    <w:rsid w:val="00DC4731"/>
    <w:rsid w:val="00DC47EC"/>
    <w:rsid w:val="00DC49A8"/>
    <w:rsid w:val="00DC4F68"/>
    <w:rsid w:val="00DC4F8B"/>
    <w:rsid w:val="00DC50D8"/>
    <w:rsid w:val="00DC5116"/>
    <w:rsid w:val="00DC51C9"/>
    <w:rsid w:val="00DC525E"/>
    <w:rsid w:val="00DC54BA"/>
    <w:rsid w:val="00DC54D4"/>
    <w:rsid w:val="00DC572D"/>
    <w:rsid w:val="00DC57A6"/>
    <w:rsid w:val="00DC5B5D"/>
    <w:rsid w:val="00DC612A"/>
    <w:rsid w:val="00DC6325"/>
    <w:rsid w:val="00DC6348"/>
    <w:rsid w:val="00DC6480"/>
    <w:rsid w:val="00DC667E"/>
    <w:rsid w:val="00DC6766"/>
    <w:rsid w:val="00DC6867"/>
    <w:rsid w:val="00DC6912"/>
    <w:rsid w:val="00DC69DD"/>
    <w:rsid w:val="00DC6C47"/>
    <w:rsid w:val="00DC6CFB"/>
    <w:rsid w:val="00DC6D24"/>
    <w:rsid w:val="00DC6D26"/>
    <w:rsid w:val="00DC6D78"/>
    <w:rsid w:val="00DC6E0C"/>
    <w:rsid w:val="00DC6E65"/>
    <w:rsid w:val="00DC705E"/>
    <w:rsid w:val="00DC7087"/>
    <w:rsid w:val="00DC70C8"/>
    <w:rsid w:val="00DC723B"/>
    <w:rsid w:val="00DC7347"/>
    <w:rsid w:val="00DC7382"/>
    <w:rsid w:val="00DC74D1"/>
    <w:rsid w:val="00DC7514"/>
    <w:rsid w:val="00DC7710"/>
    <w:rsid w:val="00DC7778"/>
    <w:rsid w:val="00DC7B27"/>
    <w:rsid w:val="00DC7B9A"/>
    <w:rsid w:val="00DC7BBB"/>
    <w:rsid w:val="00DC7D02"/>
    <w:rsid w:val="00DC7D63"/>
    <w:rsid w:val="00DC7DEB"/>
    <w:rsid w:val="00DC7F0B"/>
    <w:rsid w:val="00DC7F25"/>
    <w:rsid w:val="00DD0188"/>
    <w:rsid w:val="00DD050A"/>
    <w:rsid w:val="00DD053C"/>
    <w:rsid w:val="00DD05F9"/>
    <w:rsid w:val="00DD072D"/>
    <w:rsid w:val="00DD0914"/>
    <w:rsid w:val="00DD0B7F"/>
    <w:rsid w:val="00DD0BB3"/>
    <w:rsid w:val="00DD0BED"/>
    <w:rsid w:val="00DD1060"/>
    <w:rsid w:val="00DD12A1"/>
    <w:rsid w:val="00DD13D2"/>
    <w:rsid w:val="00DD148A"/>
    <w:rsid w:val="00DD14FA"/>
    <w:rsid w:val="00DD1539"/>
    <w:rsid w:val="00DD1622"/>
    <w:rsid w:val="00DD179A"/>
    <w:rsid w:val="00DD187F"/>
    <w:rsid w:val="00DD1898"/>
    <w:rsid w:val="00DD18B5"/>
    <w:rsid w:val="00DD1B20"/>
    <w:rsid w:val="00DD1B8D"/>
    <w:rsid w:val="00DD1BCC"/>
    <w:rsid w:val="00DD1C10"/>
    <w:rsid w:val="00DD1C59"/>
    <w:rsid w:val="00DD1D58"/>
    <w:rsid w:val="00DD1DDD"/>
    <w:rsid w:val="00DD1EB6"/>
    <w:rsid w:val="00DD1F59"/>
    <w:rsid w:val="00DD1F7D"/>
    <w:rsid w:val="00DD22E2"/>
    <w:rsid w:val="00DD2465"/>
    <w:rsid w:val="00DD2775"/>
    <w:rsid w:val="00DD27AE"/>
    <w:rsid w:val="00DD2CDA"/>
    <w:rsid w:val="00DD2E76"/>
    <w:rsid w:val="00DD2EDB"/>
    <w:rsid w:val="00DD342A"/>
    <w:rsid w:val="00DD3735"/>
    <w:rsid w:val="00DD3736"/>
    <w:rsid w:val="00DD3914"/>
    <w:rsid w:val="00DD44C3"/>
    <w:rsid w:val="00DD4558"/>
    <w:rsid w:val="00DD45EE"/>
    <w:rsid w:val="00DD4641"/>
    <w:rsid w:val="00DD476E"/>
    <w:rsid w:val="00DD4B85"/>
    <w:rsid w:val="00DD4C22"/>
    <w:rsid w:val="00DD4F8C"/>
    <w:rsid w:val="00DD5092"/>
    <w:rsid w:val="00DD5226"/>
    <w:rsid w:val="00DD5418"/>
    <w:rsid w:val="00DD5421"/>
    <w:rsid w:val="00DD544B"/>
    <w:rsid w:val="00DD571C"/>
    <w:rsid w:val="00DD577C"/>
    <w:rsid w:val="00DD5859"/>
    <w:rsid w:val="00DD594F"/>
    <w:rsid w:val="00DD595A"/>
    <w:rsid w:val="00DD5A01"/>
    <w:rsid w:val="00DD5AAA"/>
    <w:rsid w:val="00DD5F50"/>
    <w:rsid w:val="00DD5FEB"/>
    <w:rsid w:val="00DD636C"/>
    <w:rsid w:val="00DD6558"/>
    <w:rsid w:val="00DD66CD"/>
    <w:rsid w:val="00DD676C"/>
    <w:rsid w:val="00DD68B5"/>
    <w:rsid w:val="00DD6A22"/>
    <w:rsid w:val="00DD6AF3"/>
    <w:rsid w:val="00DD6B64"/>
    <w:rsid w:val="00DD6C34"/>
    <w:rsid w:val="00DD708D"/>
    <w:rsid w:val="00DD712F"/>
    <w:rsid w:val="00DD71C5"/>
    <w:rsid w:val="00DD72E2"/>
    <w:rsid w:val="00DD74FB"/>
    <w:rsid w:val="00DD7626"/>
    <w:rsid w:val="00DD76D3"/>
    <w:rsid w:val="00DD7700"/>
    <w:rsid w:val="00DD781F"/>
    <w:rsid w:val="00DD78D3"/>
    <w:rsid w:val="00DD7BA9"/>
    <w:rsid w:val="00DD7C21"/>
    <w:rsid w:val="00DD7D2A"/>
    <w:rsid w:val="00DD7D87"/>
    <w:rsid w:val="00DD7DCC"/>
    <w:rsid w:val="00DD7EA0"/>
    <w:rsid w:val="00DD7EA3"/>
    <w:rsid w:val="00DE041D"/>
    <w:rsid w:val="00DE04FB"/>
    <w:rsid w:val="00DE05CF"/>
    <w:rsid w:val="00DE05F5"/>
    <w:rsid w:val="00DE0637"/>
    <w:rsid w:val="00DE0650"/>
    <w:rsid w:val="00DE09E6"/>
    <w:rsid w:val="00DE0B22"/>
    <w:rsid w:val="00DE0BCF"/>
    <w:rsid w:val="00DE0BDA"/>
    <w:rsid w:val="00DE0C11"/>
    <w:rsid w:val="00DE0C75"/>
    <w:rsid w:val="00DE0E1A"/>
    <w:rsid w:val="00DE1016"/>
    <w:rsid w:val="00DE11A7"/>
    <w:rsid w:val="00DE1475"/>
    <w:rsid w:val="00DE1869"/>
    <w:rsid w:val="00DE186B"/>
    <w:rsid w:val="00DE194B"/>
    <w:rsid w:val="00DE1A3C"/>
    <w:rsid w:val="00DE1AB4"/>
    <w:rsid w:val="00DE1B29"/>
    <w:rsid w:val="00DE1CB1"/>
    <w:rsid w:val="00DE1D1A"/>
    <w:rsid w:val="00DE208A"/>
    <w:rsid w:val="00DE220F"/>
    <w:rsid w:val="00DE2573"/>
    <w:rsid w:val="00DE259F"/>
    <w:rsid w:val="00DE264E"/>
    <w:rsid w:val="00DE2772"/>
    <w:rsid w:val="00DE2808"/>
    <w:rsid w:val="00DE2AF4"/>
    <w:rsid w:val="00DE2BD4"/>
    <w:rsid w:val="00DE2F67"/>
    <w:rsid w:val="00DE2FC7"/>
    <w:rsid w:val="00DE2FDD"/>
    <w:rsid w:val="00DE3036"/>
    <w:rsid w:val="00DE31CF"/>
    <w:rsid w:val="00DE342D"/>
    <w:rsid w:val="00DE36C2"/>
    <w:rsid w:val="00DE379D"/>
    <w:rsid w:val="00DE382B"/>
    <w:rsid w:val="00DE38C0"/>
    <w:rsid w:val="00DE39BE"/>
    <w:rsid w:val="00DE3B6A"/>
    <w:rsid w:val="00DE3BD6"/>
    <w:rsid w:val="00DE3BE5"/>
    <w:rsid w:val="00DE3CAB"/>
    <w:rsid w:val="00DE3D2E"/>
    <w:rsid w:val="00DE42AA"/>
    <w:rsid w:val="00DE4317"/>
    <w:rsid w:val="00DE4351"/>
    <w:rsid w:val="00DE45D5"/>
    <w:rsid w:val="00DE4653"/>
    <w:rsid w:val="00DE495E"/>
    <w:rsid w:val="00DE49EE"/>
    <w:rsid w:val="00DE4F83"/>
    <w:rsid w:val="00DE51C5"/>
    <w:rsid w:val="00DE5226"/>
    <w:rsid w:val="00DE5723"/>
    <w:rsid w:val="00DE58E0"/>
    <w:rsid w:val="00DE594C"/>
    <w:rsid w:val="00DE5A02"/>
    <w:rsid w:val="00DE5B8A"/>
    <w:rsid w:val="00DE5C39"/>
    <w:rsid w:val="00DE5CC3"/>
    <w:rsid w:val="00DE5D9D"/>
    <w:rsid w:val="00DE6030"/>
    <w:rsid w:val="00DE6106"/>
    <w:rsid w:val="00DE6135"/>
    <w:rsid w:val="00DE615F"/>
    <w:rsid w:val="00DE6186"/>
    <w:rsid w:val="00DE622C"/>
    <w:rsid w:val="00DE64E5"/>
    <w:rsid w:val="00DE6569"/>
    <w:rsid w:val="00DE6645"/>
    <w:rsid w:val="00DE6674"/>
    <w:rsid w:val="00DE68A8"/>
    <w:rsid w:val="00DE68E9"/>
    <w:rsid w:val="00DE68EE"/>
    <w:rsid w:val="00DE6ABF"/>
    <w:rsid w:val="00DE6B5A"/>
    <w:rsid w:val="00DE6C63"/>
    <w:rsid w:val="00DE6CAF"/>
    <w:rsid w:val="00DE6D70"/>
    <w:rsid w:val="00DE6ECA"/>
    <w:rsid w:val="00DE6ED9"/>
    <w:rsid w:val="00DE6EE8"/>
    <w:rsid w:val="00DE7076"/>
    <w:rsid w:val="00DE7304"/>
    <w:rsid w:val="00DE7408"/>
    <w:rsid w:val="00DE779D"/>
    <w:rsid w:val="00DE77EE"/>
    <w:rsid w:val="00DE78AA"/>
    <w:rsid w:val="00DE7997"/>
    <w:rsid w:val="00DE79CF"/>
    <w:rsid w:val="00DE79F5"/>
    <w:rsid w:val="00DE7B8D"/>
    <w:rsid w:val="00DE7B95"/>
    <w:rsid w:val="00DE7BAF"/>
    <w:rsid w:val="00DE7C7D"/>
    <w:rsid w:val="00DE7D87"/>
    <w:rsid w:val="00DE7E07"/>
    <w:rsid w:val="00DE7E1C"/>
    <w:rsid w:val="00DE7E51"/>
    <w:rsid w:val="00DE7F46"/>
    <w:rsid w:val="00DE7FD5"/>
    <w:rsid w:val="00DF01AA"/>
    <w:rsid w:val="00DF0217"/>
    <w:rsid w:val="00DF046F"/>
    <w:rsid w:val="00DF04A6"/>
    <w:rsid w:val="00DF0586"/>
    <w:rsid w:val="00DF05CA"/>
    <w:rsid w:val="00DF062F"/>
    <w:rsid w:val="00DF0656"/>
    <w:rsid w:val="00DF0664"/>
    <w:rsid w:val="00DF06A7"/>
    <w:rsid w:val="00DF0806"/>
    <w:rsid w:val="00DF0B48"/>
    <w:rsid w:val="00DF0BDA"/>
    <w:rsid w:val="00DF0C0C"/>
    <w:rsid w:val="00DF0C1B"/>
    <w:rsid w:val="00DF0CA4"/>
    <w:rsid w:val="00DF0CBC"/>
    <w:rsid w:val="00DF0DF5"/>
    <w:rsid w:val="00DF0E84"/>
    <w:rsid w:val="00DF0FCB"/>
    <w:rsid w:val="00DF114A"/>
    <w:rsid w:val="00DF122F"/>
    <w:rsid w:val="00DF1497"/>
    <w:rsid w:val="00DF14B4"/>
    <w:rsid w:val="00DF157C"/>
    <w:rsid w:val="00DF1613"/>
    <w:rsid w:val="00DF1950"/>
    <w:rsid w:val="00DF1A31"/>
    <w:rsid w:val="00DF1AC2"/>
    <w:rsid w:val="00DF1ADD"/>
    <w:rsid w:val="00DF1B05"/>
    <w:rsid w:val="00DF1D2E"/>
    <w:rsid w:val="00DF1E52"/>
    <w:rsid w:val="00DF20D8"/>
    <w:rsid w:val="00DF212A"/>
    <w:rsid w:val="00DF219D"/>
    <w:rsid w:val="00DF21CB"/>
    <w:rsid w:val="00DF239C"/>
    <w:rsid w:val="00DF2501"/>
    <w:rsid w:val="00DF257A"/>
    <w:rsid w:val="00DF2585"/>
    <w:rsid w:val="00DF25E0"/>
    <w:rsid w:val="00DF26E9"/>
    <w:rsid w:val="00DF2810"/>
    <w:rsid w:val="00DF2A16"/>
    <w:rsid w:val="00DF2B83"/>
    <w:rsid w:val="00DF2BF8"/>
    <w:rsid w:val="00DF2CAF"/>
    <w:rsid w:val="00DF2D28"/>
    <w:rsid w:val="00DF2DC7"/>
    <w:rsid w:val="00DF2FAA"/>
    <w:rsid w:val="00DF30A2"/>
    <w:rsid w:val="00DF30DF"/>
    <w:rsid w:val="00DF329D"/>
    <w:rsid w:val="00DF33C4"/>
    <w:rsid w:val="00DF34D7"/>
    <w:rsid w:val="00DF35F3"/>
    <w:rsid w:val="00DF3AA6"/>
    <w:rsid w:val="00DF3D06"/>
    <w:rsid w:val="00DF3E00"/>
    <w:rsid w:val="00DF40A7"/>
    <w:rsid w:val="00DF40EB"/>
    <w:rsid w:val="00DF41BC"/>
    <w:rsid w:val="00DF42CF"/>
    <w:rsid w:val="00DF43ED"/>
    <w:rsid w:val="00DF4534"/>
    <w:rsid w:val="00DF45DF"/>
    <w:rsid w:val="00DF465E"/>
    <w:rsid w:val="00DF4794"/>
    <w:rsid w:val="00DF48F2"/>
    <w:rsid w:val="00DF4A89"/>
    <w:rsid w:val="00DF4B6C"/>
    <w:rsid w:val="00DF4BB2"/>
    <w:rsid w:val="00DF4C71"/>
    <w:rsid w:val="00DF4ED9"/>
    <w:rsid w:val="00DF5011"/>
    <w:rsid w:val="00DF507A"/>
    <w:rsid w:val="00DF5A98"/>
    <w:rsid w:val="00DF5ABD"/>
    <w:rsid w:val="00DF5B12"/>
    <w:rsid w:val="00DF5B36"/>
    <w:rsid w:val="00DF5C19"/>
    <w:rsid w:val="00DF5CA6"/>
    <w:rsid w:val="00DF5CE6"/>
    <w:rsid w:val="00DF5D04"/>
    <w:rsid w:val="00DF5E25"/>
    <w:rsid w:val="00DF5E6A"/>
    <w:rsid w:val="00DF5EB6"/>
    <w:rsid w:val="00DF5ECA"/>
    <w:rsid w:val="00DF5F60"/>
    <w:rsid w:val="00DF5F7C"/>
    <w:rsid w:val="00DF5FDE"/>
    <w:rsid w:val="00DF6063"/>
    <w:rsid w:val="00DF648A"/>
    <w:rsid w:val="00DF657D"/>
    <w:rsid w:val="00DF65B6"/>
    <w:rsid w:val="00DF65F9"/>
    <w:rsid w:val="00DF6A87"/>
    <w:rsid w:val="00DF6AAF"/>
    <w:rsid w:val="00DF6D77"/>
    <w:rsid w:val="00DF6E82"/>
    <w:rsid w:val="00DF6F25"/>
    <w:rsid w:val="00DF7229"/>
    <w:rsid w:val="00DF73C6"/>
    <w:rsid w:val="00DF73DC"/>
    <w:rsid w:val="00DF75EC"/>
    <w:rsid w:val="00DF77A2"/>
    <w:rsid w:val="00DF799F"/>
    <w:rsid w:val="00DF7A40"/>
    <w:rsid w:val="00DF7A76"/>
    <w:rsid w:val="00DF7BE2"/>
    <w:rsid w:val="00DF7C35"/>
    <w:rsid w:val="00DF7D72"/>
    <w:rsid w:val="00DF7E54"/>
    <w:rsid w:val="00DF7FE4"/>
    <w:rsid w:val="00E0010D"/>
    <w:rsid w:val="00E00175"/>
    <w:rsid w:val="00E00772"/>
    <w:rsid w:val="00E0090B"/>
    <w:rsid w:val="00E00B7B"/>
    <w:rsid w:val="00E00D0B"/>
    <w:rsid w:val="00E00D13"/>
    <w:rsid w:val="00E00D93"/>
    <w:rsid w:val="00E00DDE"/>
    <w:rsid w:val="00E00DF9"/>
    <w:rsid w:val="00E00E41"/>
    <w:rsid w:val="00E00E48"/>
    <w:rsid w:val="00E00E6F"/>
    <w:rsid w:val="00E00ED9"/>
    <w:rsid w:val="00E00F2E"/>
    <w:rsid w:val="00E010FC"/>
    <w:rsid w:val="00E011A4"/>
    <w:rsid w:val="00E011A6"/>
    <w:rsid w:val="00E01311"/>
    <w:rsid w:val="00E013E9"/>
    <w:rsid w:val="00E01403"/>
    <w:rsid w:val="00E0143C"/>
    <w:rsid w:val="00E016AE"/>
    <w:rsid w:val="00E01A20"/>
    <w:rsid w:val="00E01DD6"/>
    <w:rsid w:val="00E020E7"/>
    <w:rsid w:val="00E0221A"/>
    <w:rsid w:val="00E02393"/>
    <w:rsid w:val="00E023D4"/>
    <w:rsid w:val="00E02573"/>
    <w:rsid w:val="00E0262D"/>
    <w:rsid w:val="00E02634"/>
    <w:rsid w:val="00E02856"/>
    <w:rsid w:val="00E02871"/>
    <w:rsid w:val="00E028AD"/>
    <w:rsid w:val="00E02907"/>
    <w:rsid w:val="00E02A29"/>
    <w:rsid w:val="00E02C5D"/>
    <w:rsid w:val="00E02CC9"/>
    <w:rsid w:val="00E02FCD"/>
    <w:rsid w:val="00E02FEC"/>
    <w:rsid w:val="00E03007"/>
    <w:rsid w:val="00E0304A"/>
    <w:rsid w:val="00E0330F"/>
    <w:rsid w:val="00E033B5"/>
    <w:rsid w:val="00E034B0"/>
    <w:rsid w:val="00E034C4"/>
    <w:rsid w:val="00E036FD"/>
    <w:rsid w:val="00E0376A"/>
    <w:rsid w:val="00E03894"/>
    <w:rsid w:val="00E038E1"/>
    <w:rsid w:val="00E038FA"/>
    <w:rsid w:val="00E03A15"/>
    <w:rsid w:val="00E03A74"/>
    <w:rsid w:val="00E03A80"/>
    <w:rsid w:val="00E03AA4"/>
    <w:rsid w:val="00E03B72"/>
    <w:rsid w:val="00E03CD3"/>
    <w:rsid w:val="00E03ED1"/>
    <w:rsid w:val="00E04059"/>
    <w:rsid w:val="00E040E7"/>
    <w:rsid w:val="00E040F7"/>
    <w:rsid w:val="00E04121"/>
    <w:rsid w:val="00E04144"/>
    <w:rsid w:val="00E041F2"/>
    <w:rsid w:val="00E042E4"/>
    <w:rsid w:val="00E0432C"/>
    <w:rsid w:val="00E04391"/>
    <w:rsid w:val="00E043D3"/>
    <w:rsid w:val="00E04613"/>
    <w:rsid w:val="00E04674"/>
    <w:rsid w:val="00E046B7"/>
    <w:rsid w:val="00E046C5"/>
    <w:rsid w:val="00E0470C"/>
    <w:rsid w:val="00E04A53"/>
    <w:rsid w:val="00E04B6E"/>
    <w:rsid w:val="00E04BF5"/>
    <w:rsid w:val="00E04DE2"/>
    <w:rsid w:val="00E04E42"/>
    <w:rsid w:val="00E05180"/>
    <w:rsid w:val="00E0523F"/>
    <w:rsid w:val="00E05512"/>
    <w:rsid w:val="00E055AE"/>
    <w:rsid w:val="00E0574A"/>
    <w:rsid w:val="00E058F4"/>
    <w:rsid w:val="00E05CE3"/>
    <w:rsid w:val="00E05CF6"/>
    <w:rsid w:val="00E05D9E"/>
    <w:rsid w:val="00E05F50"/>
    <w:rsid w:val="00E062C9"/>
    <w:rsid w:val="00E06401"/>
    <w:rsid w:val="00E06415"/>
    <w:rsid w:val="00E06449"/>
    <w:rsid w:val="00E064E4"/>
    <w:rsid w:val="00E065EA"/>
    <w:rsid w:val="00E066D3"/>
    <w:rsid w:val="00E06AE0"/>
    <w:rsid w:val="00E06E53"/>
    <w:rsid w:val="00E06E8D"/>
    <w:rsid w:val="00E06ED4"/>
    <w:rsid w:val="00E07131"/>
    <w:rsid w:val="00E07180"/>
    <w:rsid w:val="00E07316"/>
    <w:rsid w:val="00E07320"/>
    <w:rsid w:val="00E07333"/>
    <w:rsid w:val="00E073D0"/>
    <w:rsid w:val="00E074F5"/>
    <w:rsid w:val="00E0755C"/>
    <w:rsid w:val="00E075C0"/>
    <w:rsid w:val="00E075D0"/>
    <w:rsid w:val="00E077E8"/>
    <w:rsid w:val="00E079DD"/>
    <w:rsid w:val="00E07B21"/>
    <w:rsid w:val="00E07CE4"/>
    <w:rsid w:val="00E07D20"/>
    <w:rsid w:val="00E07E52"/>
    <w:rsid w:val="00E07E70"/>
    <w:rsid w:val="00E07EB4"/>
    <w:rsid w:val="00E10018"/>
    <w:rsid w:val="00E10149"/>
    <w:rsid w:val="00E1015B"/>
    <w:rsid w:val="00E10188"/>
    <w:rsid w:val="00E10223"/>
    <w:rsid w:val="00E10509"/>
    <w:rsid w:val="00E10770"/>
    <w:rsid w:val="00E1078B"/>
    <w:rsid w:val="00E10941"/>
    <w:rsid w:val="00E10A73"/>
    <w:rsid w:val="00E10B5D"/>
    <w:rsid w:val="00E11072"/>
    <w:rsid w:val="00E110B6"/>
    <w:rsid w:val="00E11146"/>
    <w:rsid w:val="00E112BB"/>
    <w:rsid w:val="00E11348"/>
    <w:rsid w:val="00E113FB"/>
    <w:rsid w:val="00E11400"/>
    <w:rsid w:val="00E1145F"/>
    <w:rsid w:val="00E1146D"/>
    <w:rsid w:val="00E114B5"/>
    <w:rsid w:val="00E114E9"/>
    <w:rsid w:val="00E1154C"/>
    <w:rsid w:val="00E117D5"/>
    <w:rsid w:val="00E11A6C"/>
    <w:rsid w:val="00E11C08"/>
    <w:rsid w:val="00E11C18"/>
    <w:rsid w:val="00E11D02"/>
    <w:rsid w:val="00E11DD2"/>
    <w:rsid w:val="00E12096"/>
    <w:rsid w:val="00E120D8"/>
    <w:rsid w:val="00E121DC"/>
    <w:rsid w:val="00E12357"/>
    <w:rsid w:val="00E12483"/>
    <w:rsid w:val="00E1289D"/>
    <w:rsid w:val="00E12A13"/>
    <w:rsid w:val="00E12AC6"/>
    <w:rsid w:val="00E12B52"/>
    <w:rsid w:val="00E12BE2"/>
    <w:rsid w:val="00E12C6E"/>
    <w:rsid w:val="00E12F09"/>
    <w:rsid w:val="00E1310D"/>
    <w:rsid w:val="00E131DA"/>
    <w:rsid w:val="00E134E0"/>
    <w:rsid w:val="00E134FA"/>
    <w:rsid w:val="00E13698"/>
    <w:rsid w:val="00E1377B"/>
    <w:rsid w:val="00E137E9"/>
    <w:rsid w:val="00E138F0"/>
    <w:rsid w:val="00E139E1"/>
    <w:rsid w:val="00E139F4"/>
    <w:rsid w:val="00E13A6F"/>
    <w:rsid w:val="00E13C92"/>
    <w:rsid w:val="00E13D31"/>
    <w:rsid w:val="00E13DC4"/>
    <w:rsid w:val="00E13EB7"/>
    <w:rsid w:val="00E14298"/>
    <w:rsid w:val="00E1430E"/>
    <w:rsid w:val="00E14380"/>
    <w:rsid w:val="00E145BB"/>
    <w:rsid w:val="00E145EF"/>
    <w:rsid w:val="00E148FC"/>
    <w:rsid w:val="00E14910"/>
    <w:rsid w:val="00E149C2"/>
    <w:rsid w:val="00E14AA2"/>
    <w:rsid w:val="00E14B99"/>
    <w:rsid w:val="00E14C13"/>
    <w:rsid w:val="00E14CAC"/>
    <w:rsid w:val="00E14E7F"/>
    <w:rsid w:val="00E14ECA"/>
    <w:rsid w:val="00E14F5F"/>
    <w:rsid w:val="00E15025"/>
    <w:rsid w:val="00E151C4"/>
    <w:rsid w:val="00E15455"/>
    <w:rsid w:val="00E15482"/>
    <w:rsid w:val="00E156A7"/>
    <w:rsid w:val="00E15745"/>
    <w:rsid w:val="00E15931"/>
    <w:rsid w:val="00E159E2"/>
    <w:rsid w:val="00E15C5F"/>
    <w:rsid w:val="00E15D45"/>
    <w:rsid w:val="00E15EAD"/>
    <w:rsid w:val="00E15EBD"/>
    <w:rsid w:val="00E15F2C"/>
    <w:rsid w:val="00E15FA5"/>
    <w:rsid w:val="00E16049"/>
    <w:rsid w:val="00E16157"/>
    <w:rsid w:val="00E16237"/>
    <w:rsid w:val="00E1635B"/>
    <w:rsid w:val="00E16366"/>
    <w:rsid w:val="00E16565"/>
    <w:rsid w:val="00E1661C"/>
    <w:rsid w:val="00E16671"/>
    <w:rsid w:val="00E16719"/>
    <w:rsid w:val="00E16733"/>
    <w:rsid w:val="00E169B0"/>
    <w:rsid w:val="00E16C34"/>
    <w:rsid w:val="00E16C4B"/>
    <w:rsid w:val="00E16C5C"/>
    <w:rsid w:val="00E16CFB"/>
    <w:rsid w:val="00E16E5A"/>
    <w:rsid w:val="00E16EA1"/>
    <w:rsid w:val="00E16F28"/>
    <w:rsid w:val="00E16F7B"/>
    <w:rsid w:val="00E17131"/>
    <w:rsid w:val="00E1733D"/>
    <w:rsid w:val="00E174DD"/>
    <w:rsid w:val="00E175B6"/>
    <w:rsid w:val="00E17695"/>
    <w:rsid w:val="00E176E4"/>
    <w:rsid w:val="00E1794D"/>
    <w:rsid w:val="00E17952"/>
    <w:rsid w:val="00E17AB6"/>
    <w:rsid w:val="00E17AF2"/>
    <w:rsid w:val="00E17AF6"/>
    <w:rsid w:val="00E17B31"/>
    <w:rsid w:val="00E17B7F"/>
    <w:rsid w:val="00E17C35"/>
    <w:rsid w:val="00E17CFB"/>
    <w:rsid w:val="00E17DE5"/>
    <w:rsid w:val="00E17F61"/>
    <w:rsid w:val="00E17FD4"/>
    <w:rsid w:val="00E20032"/>
    <w:rsid w:val="00E200EC"/>
    <w:rsid w:val="00E20260"/>
    <w:rsid w:val="00E20349"/>
    <w:rsid w:val="00E2049B"/>
    <w:rsid w:val="00E205B6"/>
    <w:rsid w:val="00E206D7"/>
    <w:rsid w:val="00E20A11"/>
    <w:rsid w:val="00E20A28"/>
    <w:rsid w:val="00E20A73"/>
    <w:rsid w:val="00E20ADA"/>
    <w:rsid w:val="00E20EAC"/>
    <w:rsid w:val="00E20F27"/>
    <w:rsid w:val="00E20FD1"/>
    <w:rsid w:val="00E21016"/>
    <w:rsid w:val="00E2118C"/>
    <w:rsid w:val="00E21295"/>
    <w:rsid w:val="00E214BC"/>
    <w:rsid w:val="00E2167E"/>
    <w:rsid w:val="00E2168D"/>
    <w:rsid w:val="00E2193A"/>
    <w:rsid w:val="00E21A7E"/>
    <w:rsid w:val="00E21BDF"/>
    <w:rsid w:val="00E21E98"/>
    <w:rsid w:val="00E21F22"/>
    <w:rsid w:val="00E220A9"/>
    <w:rsid w:val="00E223B5"/>
    <w:rsid w:val="00E22527"/>
    <w:rsid w:val="00E226B5"/>
    <w:rsid w:val="00E226F1"/>
    <w:rsid w:val="00E2274A"/>
    <w:rsid w:val="00E2281F"/>
    <w:rsid w:val="00E22A35"/>
    <w:rsid w:val="00E22B08"/>
    <w:rsid w:val="00E22D0C"/>
    <w:rsid w:val="00E22D8A"/>
    <w:rsid w:val="00E22D92"/>
    <w:rsid w:val="00E22F04"/>
    <w:rsid w:val="00E22F81"/>
    <w:rsid w:val="00E22F9D"/>
    <w:rsid w:val="00E2305F"/>
    <w:rsid w:val="00E23265"/>
    <w:rsid w:val="00E23682"/>
    <w:rsid w:val="00E2377D"/>
    <w:rsid w:val="00E238B6"/>
    <w:rsid w:val="00E238D1"/>
    <w:rsid w:val="00E2393D"/>
    <w:rsid w:val="00E23A4E"/>
    <w:rsid w:val="00E23A89"/>
    <w:rsid w:val="00E23B6A"/>
    <w:rsid w:val="00E23BC5"/>
    <w:rsid w:val="00E23C99"/>
    <w:rsid w:val="00E23D33"/>
    <w:rsid w:val="00E23E22"/>
    <w:rsid w:val="00E23EFF"/>
    <w:rsid w:val="00E2421C"/>
    <w:rsid w:val="00E24413"/>
    <w:rsid w:val="00E244DB"/>
    <w:rsid w:val="00E245FF"/>
    <w:rsid w:val="00E247CD"/>
    <w:rsid w:val="00E24B45"/>
    <w:rsid w:val="00E24C99"/>
    <w:rsid w:val="00E24D67"/>
    <w:rsid w:val="00E24E73"/>
    <w:rsid w:val="00E252DF"/>
    <w:rsid w:val="00E253B9"/>
    <w:rsid w:val="00E25430"/>
    <w:rsid w:val="00E25561"/>
    <w:rsid w:val="00E255C8"/>
    <w:rsid w:val="00E25727"/>
    <w:rsid w:val="00E257E2"/>
    <w:rsid w:val="00E258FA"/>
    <w:rsid w:val="00E25986"/>
    <w:rsid w:val="00E25B51"/>
    <w:rsid w:val="00E25C0A"/>
    <w:rsid w:val="00E25DBF"/>
    <w:rsid w:val="00E25E8F"/>
    <w:rsid w:val="00E260D9"/>
    <w:rsid w:val="00E26537"/>
    <w:rsid w:val="00E26821"/>
    <w:rsid w:val="00E268B3"/>
    <w:rsid w:val="00E269A8"/>
    <w:rsid w:val="00E26A90"/>
    <w:rsid w:val="00E26AAB"/>
    <w:rsid w:val="00E26AAC"/>
    <w:rsid w:val="00E26CEA"/>
    <w:rsid w:val="00E26DA7"/>
    <w:rsid w:val="00E26FA8"/>
    <w:rsid w:val="00E27226"/>
    <w:rsid w:val="00E27230"/>
    <w:rsid w:val="00E272C3"/>
    <w:rsid w:val="00E272DE"/>
    <w:rsid w:val="00E2731B"/>
    <w:rsid w:val="00E273D4"/>
    <w:rsid w:val="00E2773D"/>
    <w:rsid w:val="00E277F1"/>
    <w:rsid w:val="00E278E7"/>
    <w:rsid w:val="00E279A0"/>
    <w:rsid w:val="00E279F6"/>
    <w:rsid w:val="00E27A30"/>
    <w:rsid w:val="00E27B45"/>
    <w:rsid w:val="00E27BF8"/>
    <w:rsid w:val="00E27CFF"/>
    <w:rsid w:val="00E27FE9"/>
    <w:rsid w:val="00E3005C"/>
    <w:rsid w:val="00E3006C"/>
    <w:rsid w:val="00E30070"/>
    <w:rsid w:val="00E301E4"/>
    <w:rsid w:val="00E302C6"/>
    <w:rsid w:val="00E3038A"/>
    <w:rsid w:val="00E303AE"/>
    <w:rsid w:val="00E304CF"/>
    <w:rsid w:val="00E30898"/>
    <w:rsid w:val="00E30934"/>
    <w:rsid w:val="00E30A47"/>
    <w:rsid w:val="00E30A87"/>
    <w:rsid w:val="00E30B58"/>
    <w:rsid w:val="00E30D11"/>
    <w:rsid w:val="00E30DB5"/>
    <w:rsid w:val="00E3104F"/>
    <w:rsid w:val="00E31105"/>
    <w:rsid w:val="00E31229"/>
    <w:rsid w:val="00E312AC"/>
    <w:rsid w:val="00E312B4"/>
    <w:rsid w:val="00E3155C"/>
    <w:rsid w:val="00E316E3"/>
    <w:rsid w:val="00E316FB"/>
    <w:rsid w:val="00E3178D"/>
    <w:rsid w:val="00E31790"/>
    <w:rsid w:val="00E317F7"/>
    <w:rsid w:val="00E31857"/>
    <w:rsid w:val="00E318FF"/>
    <w:rsid w:val="00E319D3"/>
    <w:rsid w:val="00E31A9C"/>
    <w:rsid w:val="00E320C5"/>
    <w:rsid w:val="00E322D2"/>
    <w:rsid w:val="00E32376"/>
    <w:rsid w:val="00E323CF"/>
    <w:rsid w:val="00E3247A"/>
    <w:rsid w:val="00E32499"/>
    <w:rsid w:val="00E324BD"/>
    <w:rsid w:val="00E32620"/>
    <w:rsid w:val="00E32785"/>
    <w:rsid w:val="00E32787"/>
    <w:rsid w:val="00E32846"/>
    <w:rsid w:val="00E32982"/>
    <w:rsid w:val="00E32AED"/>
    <w:rsid w:val="00E32BA2"/>
    <w:rsid w:val="00E32D62"/>
    <w:rsid w:val="00E32E4C"/>
    <w:rsid w:val="00E32F3C"/>
    <w:rsid w:val="00E32FBC"/>
    <w:rsid w:val="00E3305E"/>
    <w:rsid w:val="00E3309F"/>
    <w:rsid w:val="00E331EC"/>
    <w:rsid w:val="00E3320D"/>
    <w:rsid w:val="00E3328C"/>
    <w:rsid w:val="00E332DB"/>
    <w:rsid w:val="00E33373"/>
    <w:rsid w:val="00E33563"/>
    <w:rsid w:val="00E3356C"/>
    <w:rsid w:val="00E3368D"/>
    <w:rsid w:val="00E336AA"/>
    <w:rsid w:val="00E33893"/>
    <w:rsid w:val="00E338E5"/>
    <w:rsid w:val="00E33A75"/>
    <w:rsid w:val="00E33C47"/>
    <w:rsid w:val="00E33DD7"/>
    <w:rsid w:val="00E340BD"/>
    <w:rsid w:val="00E3418E"/>
    <w:rsid w:val="00E341B9"/>
    <w:rsid w:val="00E3441A"/>
    <w:rsid w:val="00E34631"/>
    <w:rsid w:val="00E34A05"/>
    <w:rsid w:val="00E34AD0"/>
    <w:rsid w:val="00E34B32"/>
    <w:rsid w:val="00E34C5C"/>
    <w:rsid w:val="00E34CD8"/>
    <w:rsid w:val="00E34D08"/>
    <w:rsid w:val="00E3508A"/>
    <w:rsid w:val="00E350E5"/>
    <w:rsid w:val="00E351C3"/>
    <w:rsid w:val="00E35249"/>
    <w:rsid w:val="00E352A0"/>
    <w:rsid w:val="00E355E0"/>
    <w:rsid w:val="00E35885"/>
    <w:rsid w:val="00E35AD1"/>
    <w:rsid w:val="00E35C28"/>
    <w:rsid w:val="00E35E13"/>
    <w:rsid w:val="00E35FA3"/>
    <w:rsid w:val="00E360E0"/>
    <w:rsid w:val="00E36144"/>
    <w:rsid w:val="00E3632E"/>
    <w:rsid w:val="00E36529"/>
    <w:rsid w:val="00E365D6"/>
    <w:rsid w:val="00E3676E"/>
    <w:rsid w:val="00E368C2"/>
    <w:rsid w:val="00E36A63"/>
    <w:rsid w:val="00E36BF5"/>
    <w:rsid w:val="00E36C3E"/>
    <w:rsid w:val="00E36EEC"/>
    <w:rsid w:val="00E36F08"/>
    <w:rsid w:val="00E36F9E"/>
    <w:rsid w:val="00E3703B"/>
    <w:rsid w:val="00E371A0"/>
    <w:rsid w:val="00E37225"/>
    <w:rsid w:val="00E37633"/>
    <w:rsid w:val="00E3765A"/>
    <w:rsid w:val="00E37784"/>
    <w:rsid w:val="00E377CC"/>
    <w:rsid w:val="00E37A20"/>
    <w:rsid w:val="00E37A6B"/>
    <w:rsid w:val="00E37BFB"/>
    <w:rsid w:val="00E37E0A"/>
    <w:rsid w:val="00E37E4C"/>
    <w:rsid w:val="00E37FD1"/>
    <w:rsid w:val="00E4011D"/>
    <w:rsid w:val="00E40148"/>
    <w:rsid w:val="00E401E4"/>
    <w:rsid w:val="00E40292"/>
    <w:rsid w:val="00E4029F"/>
    <w:rsid w:val="00E4034A"/>
    <w:rsid w:val="00E40459"/>
    <w:rsid w:val="00E4051C"/>
    <w:rsid w:val="00E40764"/>
    <w:rsid w:val="00E407B7"/>
    <w:rsid w:val="00E40889"/>
    <w:rsid w:val="00E408FD"/>
    <w:rsid w:val="00E40A3D"/>
    <w:rsid w:val="00E40AD8"/>
    <w:rsid w:val="00E40B08"/>
    <w:rsid w:val="00E40B0B"/>
    <w:rsid w:val="00E40B40"/>
    <w:rsid w:val="00E40BF9"/>
    <w:rsid w:val="00E40E67"/>
    <w:rsid w:val="00E4139C"/>
    <w:rsid w:val="00E41675"/>
    <w:rsid w:val="00E41741"/>
    <w:rsid w:val="00E41810"/>
    <w:rsid w:val="00E41843"/>
    <w:rsid w:val="00E41937"/>
    <w:rsid w:val="00E41BB1"/>
    <w:rsid w:val="00E41C45"/>
    <w:rsid w:val="00E41E98"/>
    <w:rsid w:val="00E41EC0"/>
    <w:rsid w:val="00E4214F"/>
    <w:rsid w:val="00E42223"/>
    <w:rsid w:val="00E4239B"/>
    <w:rsid w:val="00E4244F"/>
    <w:rsid w:val="00E42580"/>
    <w:rsid w:val="00E42AAA"/>
    <w:rsid w:val="00E42AB0"/>
    <w:rsid w:val="00E42B32"/>
    <w:rsid w:val="00E42CB3"/>
    <w:rsid w:val="00E42FBA"/>
    <w:rsid w:val="00E430ED"/>
    <w:rsid w:val="00E43193"/>
    <w:rsid w:val="00E432E6"/>
    <w:rsid w:val="00E43418"/>
    <w:rsid w:val="00E435BA"/>
    <w:rsid w:val="00E436F2"/>
    <w:rsid w:val="00E43700"/>
    <w:rsid w:val="00E43724"/>
    <w:rsid w:val="00E43874"/>
    <w:rsid w:val="00E43ABD"/>
    <w:rsid w:val="00E43B07"/>
    <w:rsid w:val="00E43B6D"/>
    <w:rsid w:val="00E43E60"/>
    <w:rsid w:val="00E43EAB"/>
    <w:rsid w:val="00E441BE"/>
    <w:rsid w:val="00E444B6"/>
    <w:rsid w:val="00E445C8"/>
    <w:rsid w:val="00E44989"/>
    <w:rsid w:val="00E449A3"/>
    <w:rsid w:val="00E44B44"/>
    <w:rsid w:val="00E44EF6"/>
    <w:rsid w:val="00E44F9C"/>
    <w:rsid w:val="00E44FA4"/>
    <w:rsid w:val="00E45021"/>
    <w:rsid w:val="00E450E1"/>
    <w:rsid w:val="00E451ED"/>
    <w:rsid w:val="00E452A8"/>
    <w:rsid w:val="00E45512"/>
    <w:rsid w:val="00E45521"/>
    <w:rsid w:val="00E4560A"/>
    <w:rsid w:val="00E457A9"/>
    <w:rsid w:val="00E4583F"/>
    <w:rsid w:val="00E45851"/>
    <w:rsid w:val="00E45957"/>
    <w:rsid w:val="00E459A1"/>
    <w:rsid w:val="00E45A34"/>
    <w:rsid w:val="00E45C1D"/>
    <w:rsid w:val="00E45CC7"/>
    <w:rsid w:val="00E45CEF"/>
    <w:rsid w:val="00E45E58"/>
    <w:rsid w:val="00E45E8C"/>
    <w:rsid w:val="00E45FBB"/>
    <w:rsid w:val="00E45FFF"/>
    <w:rsid w:val="00E46041"/>
    <w:rsid w:val="00E46042"/>
    <w:rsid w:val="00E462CC"/>
    <w:rsid w:val="00E462D8"/>
    <w:rsid w:val="00E4632A"/>
    <w:rsid w:val="00E46387"/>
    <w:rsid w:val="00E46399"/>
    <w:rsid w:val="00E463BF"/>
    <w:rsid w:val="00E463ED"/>
    <w:rsid w:val="00E46506"/>
    <w:rsid w:val="00E46534"/>
    <w:rsid w:val="00E46766"/>
    <w:rsid w:val="00E467E7"/>
    <w:rsid w:val="00E46890"/>
    <w:rsid w:val="00E46B9A"/>
    <w:rsid w:val="00E46BB9"/>
    <w:rsid w:val="00E46C05"/>
    <w:rsid w:val="00E46D3D"/>
    <w:rsid w:val="00E46DF3"/>
    <w:rsid w:val="00E46EF4"/>
    <w:rsid w:val="00E46FC5"/>
    <w:rsid w:val="00E46FE8"/>
    <w:rsid w:val="00E47208"/>
    <w:rsid w:val="00E473AD"/>
    <w:rsid w:val="00E47502"/>
    <w:rsid w:val="00E4771B"/>
    <w:rsid w:val="00E47787"/>
    <w:rsid w:val="00E477D6"/>
    <w:rsid w:val="00E47827"/>
    <w:rsid w:val="00E47854"/>
    <w:rsid w:val="00E47921"/>
    <w:rsid w:val="00E47A2B"/>
    <w:rsid w:val="00E47A7E"/>
    <w:rsid w:val="00E47A95"/>
    <w:rsid w:val="00E47BF5"/>
    <w:rsid w:val="00E47D8D"/>
    <w:rsid w:val="00E47DA0"/>
    <w:rsid w:val="00E47DF2"/>
    <w:rsid w:val="00E47EDD"/>
    <w:rsid w:val="00E47F1B"/>
    <w:rsid w:val="00E47F33"/>
    <w:rsid w:val="00E47F35"/>
    <w:rsid w:val="00E47FB5"/>
    <w:rsid w:val="00E47FF5"/>
    <w:rsid w:val="00E5012B"/>
    <w:rsid w:val="00E5012D"/>
    <w:rsid w:val="00E50225"/>
    <w:rsid w:val="00E50463"/>
    <w:rsid w:val="00E506C6"/>
    <w:rsid w:val="00E508B3"/>
    <w:rsid w:val="00E508E9"/>
    <w:rsid w:val="00E509F0"/>
    <w:rsid w:val="00E50B2C"/>
    <w:rsid w:val="00E50B73"/>
    <w:rsid w:val="00E50DF7"/>
    <w:rsid w:val="00E50E8D"/>
    <w:rsid w:val="00E50E9F"/>
    <w:rsid w:val="00E50F1A"/>
    <w:rsid w:val="00E50FC5"/>
    <w:rsid w:val="00E50FC7"/>
    <w:rsid w:val="00E51102"/>
    <w:rsid w:val="00E512CF"/>
    <w:rsid w:val="00E516F4"/>
    <w:rsid w:val="00E51A11"/>
    <w:rsid w:val="00E51A7E"/>
    <w:rsid w:val="00E51BDD"/>
    <w:rsid w:val="00E51DC0"/>
    <w:rsid w:val="00E52219"/>
    <w:rsid w:val="00E52267"/>
    <w:rsid w:val="00E525DC"/>
    <w:rsid w:val="00E525ED"/>
    <w:rsid w:val="00E52746"/>
    <w:rsid w:val="00E527DE"/>
    <w:rsid w:val="00E527E0"/>
    <w:rsid w:val="00E52B02"/>
    <w:rsid w:val="00E52D04"/>
    <w:rsid w:val="00E52DBD"/>
    <w:rsid w:val="00E52EA8"/>
    <w:rsid w:val="00E52F9B"/>
    <w:rsid w:val="00E53317"/>
    <w:rsid w:val="00E535E7"/>
    <w:rsid w:val="00E53602"/>
    <w:rsid w:val="00E536CB"/>
    <w:rsid w:val="00E5377D"/>
    <w:rsid w:val="00E537CA"/>
    <w:rsid w:val="00E537FC"/>
    <w:rsid w:val="00E538F1"/>
    <w:rsid w:val="00E53940"/>
    <w:rsid w:val="00E53A76"/>
    <w:rsid w:val="00E53ABC"/>
    <w:rsid w:val="00E53BB1"/>
    <w:rsid w:val="00E53C0A"/>
    <w:rsid w:val="00E53DDE"/>
    <w:rsid w:val="00E53E2A"/>
    <w:rsid w:val="00E541DA"/>
    <w:rsid w:val="00E5444B"/>
    <w:rsid w:val="00E5452E"/>
    <w:rsid w:val="00E5461E"/>
    <w:rsid w:val="00E546D6"/>
    <w:rsid w:val="00E549A2"/>
    <w:rsid w:val="00E549B1"/>
    <w:rsid w:val="00E54A98"/>
    <w:rsid w:val="00E54AC3"/>
    <w:rsid w:val="00E54B24"/>
    <w:rsid w:val="00E54BD9"/>
    <w:rsid w:val="00E54CC9"/>
    <w:rsid w:val="00E54D14"/>
    <w:rsid w:val="00E54D75"/>
    <w:rsid w:val="00E54F12"/>
    <w:rsid w:val="00E5510D"/>
    <w:rsid w:val="00E552F7"/>
    <w:rsid w:val="00E5531D"/>
    <w:rsid w:val="00E553B4"/>
    <w:rsid w:val="00E553D1"/>
    <w:rsid w:val="00E5546B"/>
    <w:rsid w:val="00E55525"/>
    <w:rsid w:val="00E5553F"/>
    <w:rsid w:val="00E555B0"/>
    <w:rsid w:val="00E556CC"/>
    <w:rsid w:val="00E5571D"/>
    <w:rsid w:val="00E55A0A"/>
    <w:rsid w:val="00E55A82"/>
    <w:rsid w:val="00E55B9D"/>
    <w:rsid w:val="00E55C7B"/>
    <w:rsid w:val="00E55E04"/>
    <w:rsid w:val="00E55EB7"/>
    <w:rsid w:val="00E55F14"/>
    <w:rsid w:val="00E55F3D"/>
    <w:rsid w:val="00E56011"/>
    <w:rsid w:val="00E5601E"/>
    <w:rsid w:val="00E5643C"/>
    <w:rsid w:val="00E568EA"/>
    <w:rsid w:val="00E569D0"/>
    <w:rsid w:val="00E56ACC"/>
    <w:rsid w:val="00E56B16"/>
    <w:rsid w:val="00E56F9C"/>
    <w:rsid w:val="00E5704C"/>
    <w:rsid w:val="00E573D1"/>
    <w:rsid w:val="00E57497"/>
    <w:rsid w:val="00E57767"/>
    <w:rsid w:val="00E57AC5"/>
    <w:rsid w:val="00E57BCB"/>
    <w:rsid w:val="00E57BE6"/>
    <w:rsid w:val="00E57C19"/>
    <w:rsid w:val="00E57CF4"/>
    <w:rsid w:val="00E57D8F"/>
    <w:rsid w:val="00E600FC"/>
    <w:rsid w:val="00E6036E"/>
    <w:rsid w:val="00E60638"/>
    <w:rsid w:val="00E60647"/>
    <w:rsid w:val="00E6067A"/>
    <w:rsid w:val="00E607CA"/>
    <w:rsid w:val="00E60E6C"/>
    <w:rsid w:val="00E60FDE"/>
    <w:rsid w:val="00E612E8"/>
    <w:rsid w:val="00E6135A"/>
    <w:rsid w:val="00E613BE"/>
    <w:rsid w:val="00E613D2"/>
    <w:rsid w:val="00E614DE"/>
    <w:rsid w:val="00E614E3"/>
    <w:rsid w:val="00E6153F"/>
    <w:rsid w:val="00E616D7"/>
    <w:rsid w:val="00E61A5C"/>
    <w:rsid w:val="00E61B95"/>
    <w:rsid w:val="00E61CD0"/>
    <w:rsid w:val="00E61D15"/>
    <w:rsid w:val="00E61D34"/>
    <w:rsid w:val="00E61D70"/>
    <w:rsid w:val="00E61DEC"/>
    <w:rsid w:val="00E61F7E"/>
    <w:rsid w:val="00E62036"/>
    <w:rsid w:val="00E620C1"/>
    <w:rsid w:val="00E6215E"/>
    <w:rsid w:val="00E621C1"/>
    <w:rsid w:val="00E62225"/>
    <w:rsid w:val="00E62253"/>
    <w:rsid w:val="00E62399"/>
    <w:rsid w:val="00E624BB"/>
    <w:rsid w:val="00E625E8"/>
    <w:rsid w:val="00E6263B"/>
    <w:rsid w:val="00E62717"/>
    <w:rsid w:val="00E62737"/>
    <w:rsid w:val="00E62B2F"/>
    <w:rsid w:val="00E62C8B"/>
    <w:rsid w:val="00E62CEA"/>
    <w:rsid w:val="00E62D85"/>
    <w:rsid w:val="00E62F39"/>
    <w:rsid w:val="00E62FB1"/>
    <w:rsid w:val="00E6301B"/>
    <w:rsid w:val="00E63024"/>
    <w:rsid w:val="00E630C2"/>
    <w:rsid w:val="00E63273"/>
    <w:rsid w:val="00E632C7"/>
    <w:rsid w:val="00E632E5"/>
    <w:rsid w:val="00E63360"/>
    <w:rsid w:val="00E63381"/>
    <w:rsid w:val="00E63393"/>
    <w:rsid w:val="00E634AB"/>
    <w:rsid w:val="00E6366D"/>
    <w:rsid w:val="00E63786"/>
    <w:rsid w:val="00E637B5"/>
    <w:rsid w:val="00E6380A"/>
    <w:rsid w:val="00E63A13"/>
    <w:rsid w:val="00E63B58"/>
    <w:rsid w:val="00E63EF3"/>
    <w:rsid w:val="00E63F68"/>
    <w:rsid w:val="00E6418B"/>
    <w:rsid w:val="00E641CD"/>
    <w:rsid w:val="00E64317"/>
    <w:rsid w:val="00E64454"/>
    <w:rsid w:val="00E64466"/>
    <w:rsid w:val="00E647BA"/>
    <w:rsid w:val="00E64B7D"/>
    <w:rsid w:val="00E64C8C"/>
    <w:rsid w:val="00E64FC5"/>
    <w:rsid w:val="00E65203"/>
    <w:rsid w:val="00E6521B"/>
    <w:rsid w:val="00E6529C"/>
    <w:rsid w:val="00E654C5"/>
    <w:rsid w:val="00E65592"/>
    <w:rsid w:val="00E65595"/>
    <w:rsid w:val="00E655C6"/>
    <w:rsid w:val="00E655FD"/>
    <w:rsid w:val="00E65632"/>
    <w:rsid w:val="00E656DD"/>
    <w:rsid w:val="00E65702"/>
    <w:rsid w:val="00E657A3"/>
    <w:rsid w:val="00E65814"/>
    <w:rsid w:val="00E65849"/>
    <w:rsid w:val="00E65B13"/>
    <w:rsid w:val="00E65B6A"/>
    <w:rsid w:val="00E65B79"/>
    <w:rsid w:val="00E65C36"/>
    <w:rsid w:val="00E65C84"/>
    <w:rsid w:val="00E65CCD"/>
    <w:rsid w:val="00E65EC7"/>
    <w:rsid w:val="00E65F5D"/>
    <w:rsid w:val="00E65F62"/>
    <w:rsid w:val="00E65F92"/>
    <w:rsid w:val="00E65FA3"/>
    <w:rsid w:val="00E65FFE"/>
    <w:rsid w:val="00E660D9"/>
    <w:rsid w:val="00E661DB"/>
    <w:rsid w:val="00E66282"/>
    <w:rsid w:val="00E665DC"/>
    <w:rsid w:val="00E666AD"/>
    <w:rsid w:val="00E66798"/>
    <w:rsid w:val="00E667AF"/>
    <w:rsid w:val="00E66825"/>
    <w:rsid w:val="00E6690C"/>
    <w:rsid w:val="00E66998"/>
    <w:rsid w:val="00E66A0D"/>
    <w:rsid w:val="00E66CAF"/>
    <w:rsid w:val="00E66D52"/>
    <w:rsid w:val="00E66D5F"/>
    <w:rsid w:val="00E66E02"/>
    <w:rsid w:val="00E66E74"/>
    <w:rsid w:val="00E66EE2"/>
    <w:rsid w:val="00E67152"/>
    <w:rsid w:val="00E671AB"/>
    <w:rsid w:val="00E67207"/>
    <w:rsid w:val="00E67250"/>
    <w:rsid w:val="00E6735E"/>
    <w:rsid w:val="00E67375"/>
    <w:rsid w:val="00E67376"/>
    <w:rsid w:val="00E67391"/>
    <w:rsid w:val="00E673E2"/>
    <w:rsid w:val="00E678CD"/>
    <w:rsid w:val="00E67AAA"/>
    <w:rsid w:val="00E67E3F"/>
    <w:rsid w:val="00E67E43"/>
    <w:rsid w:val="00E67F19"/>
    <w:rsid w:val="00E70126"/>
    <w:rsid w:val="00E70223"/>
    <w:rsid w:val="00E70289"/>
    <w:rsid w:val="00E70489"/>
    <w:rsid w:val="00E704EC"/>
    <w:rsid w:val="00E7070F"/>
    <w:rsid w:val="00E707AB"/>
    <w:rsid w:val="00E7087B"/>
    <w:rsid w:val="00E70899"/>
    <w:rsid w:val="00E709CF"/>
    <w:rsid w:val="00E70A20"/>
    <w:rsid w:val="00E70B33"/>
    <w:rsid w:val="00E70B51"/>
    <w:rsid w:val="00E70BD2"/>
    <w:rsid w:val="00E70C27"/>
    <w:rsid w:val="00E70D72"/>
    <w:rsid w:val="00E70D87"/>
    <w:rsid w:val="00E70D9F"/>
    <w:rsid w:val="00E71031"/>
    <w:rsid w:val="00E7109E"/>
    <w:rsid w:val="00E710E3"/>
    <w:rsid w:val="00E71131"/>
    <w:rsid w:val="00E711DD"/>
    <w:rsid w:val="00E71206"/>
    <w:rsid w:val="00E71350"/>
    <w:rsid w:val="00E71371"/>
    <w:rsid w:val="00E7143C"/>
    <w:rsid w:val="00E714FB"/>
    <w:rsid w:val="00E715A0"/>
    <w:rsid w:val="00E715A3"/>
    <w:rsid w:val="00E716EE"/>
    <w:rsid w:val="00E718B5"/>
    <w:rsid w:val="00E718DC"/>
    <w:rsid w:val="00E71AAD"/>
    <w:rsid w:val="00E71BB4"/>
    <w:rsid w:val="00E71BCB"/>
    <w:rsid w:val="00E71C80"/>
    <w:rsid w:val="00E71C9F"/>
    <w:rsid w:val="00E71CED"/>
    <w:rsid w:val="00E71DF0"/>
    <w:rsid w:val="00E71F12"/>
    <w:rsid w:val="00E72001"/>
    <w:rsid w:val="00E7203F"/>
    <w:rsid w:val="00E723EC"/>
    <w:rsid w:val="00E72428"/>
    <w:rsid w:val="00E726EC"/>
    <w:rsid w:val="00E72A1D"/>
    <w:rsid w:val="00E72B5D"/>
    <w:rsid w:val="00E72C6B"/>
    <w:rsid w:val="00E72D37"/>
    <w:rsid w:val="00E72D76"/>
    <w:rsid w:val="00E72E4C"/>
    <w:rsid w:val="00E72E57"/>
    <w:rsid w:val="00E72E70"/>
    <w:rsid w:val="00E73043"/>
    <w:rsid w:val="00E73142"/>
    <w:rsid w:val="00E73226"/>
    <w:rsid w:val="00E732C3"/>
    <w:rsid w:val="00E734F7"/>
    <w:rsid w:val="00E73577"/>
    <w:rsid w:val="00E73643"/>
    <w:rsid w:val="00E736D2"/>
    <w:rsid w:val="00E7370E"/>
    <w:rsid w:val="00E73855"/>
    <w:rsid w:val="00E73C2D"/>
    <w:rsid w:val="00E73CD4"/>
    <w:rsid w:val="00E73E5C"/>
    <w:rsid w:val="00E73F2E"/>
    <w:rsid w:val="00E74059"/>
    <w:rsid w:val="00E740A4"/>
    <w:rsid w:val="00E740F9"/>
    <w:rsid w:val="00E741AF"/>
    <w:rsid w:val="00E741FA"/>
    <w:rsid w:val="00E742A5"/>
    <w:rsid w:val="00E74485"/>
    <w:rsid w:val="00E7448A"/>
    <w:rsid w:val="00E7451E"/>
    <w:rsid w:val="00E7459D"/>
    <w:rsid w:val="00E74638"/>
    <w:rsid w:val="00E74749"/>
    <w:rsid w:val="00E748B8"/>
    <w:rsid w:val="00E749BF"/>
    <w:rsid w:val="00E74A61"/>
    <w:rsid w:val="00E74C86"/>
    <w:rsid w:val="00E74C99"/>
    <w:rsid w:val="00E75406"/>
    <w:rsid w:val="00E75569"/>
    <w:rsid w:val="00E7557C"/>
    <w:rsid w:val="00E75611"/>
    <w:rsid w:val="00E757C7"/>
    <w:rsid w:val="00E7590C"/>
    <w:rsid w:val="00E759E5"/>
    <w:rsid w:val="00E75C63"/>
    <w:rsid w:val="00E75CC4"/>
    <w:rsid w:val="00E75D0B"/>
    <w:rsid w:val="00E75D77"/>
    <w:rsid w:val="00E75DA8"/>
    <w:rsid w:val="00E75E2A"/>
    <w:rsid w:val="00E75E2C"/>
    <w:rsid w:val="00E75E4C"/>
    <w:rsid w:val="00E75E7E"/>
    <w:rsid w:val="00E75EF7"/>
    <w:rsid w:val="00E75FC6"/>
    <w:rsid w:val="00E76239"/>
    <w:rsid w:val="00E762D1"/>
    <w:rsid w:val="00E7640E"/>
    <w:rsid w:val="00E76489"/>
    <w:rsid w:val="00E76595"/>
    <w:rsid w:val="00E76639"/>
    <w:rsid w:val="00E76732"/>
    <w:rsid w:val="00E7679F"/>
    <w:rsid w:val="00E7697F"/>
    <w:rsid w:val="00E76B0A"/>
    <w:rsid w:val="00E76B40"/>
    <w:rsid w:val="00E76C61"/>
    <w:rsid w:val="00E76C72"/>
    <w:rsid w:val="00E76D2F"/>
    <w:rsid w:val="00E76E06"/>
    <w:rsid w:val="00E771C5"/>
    <w:rsid w:val="00E77338"/>
    <w:rsid w:val="00E77626"/>
    <w:rsid w:val="00E777BC"/>
    <w:rsid w:val="00E7793C"/>
    <w:rsid w:val="00E779AE"/>
    <w:rsid w:val="00E77B10"/>
    <w:rsid w:val="00E77B9D"/>
    <w:rsid w:val="00E77ECF"/>
    <w:rsid w:val="00E80150"/>
    <w:rsid w:val="00E80181"/>
    <w:rsid w:val="00E80196"/>
    <w:rsid w:val="00E801FE"/>
    <w:rsid w:val="00E8021D"/>
    <w:rsid w:val="00E802D5"/>
    <w:rsid w:val="00E80785"/>
    <w:rsid w:val="00E80802"/>
    <w:rsid w:val="00E80B15"/>
    <w:rsid w:val="00E80C7E"/>
    <w:rsid w:val="00E80D07"/>
    <w:rsid w:val="00E80DF6"/>
    <w:rsid w:val="00E80F84"/>
    <w:rsid w:val="00E80FDB"/>
    <w:rsid w:val="00E81378"/>
    <w:rsid w:val="00E814D1"/>
    <w:rsid w:val="00E81681"/>
    <w:rsid w:val="00E8172B"/>
    <w:rsid w:val="00E817D0"/>
    <w:rsid w:val="00E81831"/>
    <w:rsid w:val="00E819A4"/>
    <w:rsid w:val="00E81A06"/>
    <w:rsid w:val="00E81A2A"/>
    <w:rsid w:val="00E81A86"/>
    <w:rsid w:val="00E81AF7"/>
    <w:rsid w:val="00E81C3B"/>
    <w:rsid w:val="00E81CC0"/>
    <w:rsid w:val="00E81D59"/>
    <w:rsid w:val="00E81F0C"/>
    <w:rsid w:val="00E824EA"/>
    <w:rsid w:val="00E826B1"/>
    <w:rsid w:val="00E82963"/>
    <w:rsid w:val="00E82C37"/>
    <w:rsid w:val="00E82CE9"/>
    <w:rsid w:val="00E82DFB"/>
    <w:rsid w:val="00E82E5F"/>
    <w:rsid w:val="00E82F5E"/>
    <w:rsid w:val="00E830C9"/>
    <w:rsid w:val="00E83301"/>
    <w:rsid w:val="00E83562"/>
    <w:rsid w:val="00E836BC"/>
    <w:rsid w:val="00E83868"/>
    <w:rsid w:val="00E838CF"/>
    <w:rsid w:val="00E8394E"/>
    <w:rsid w:val="00E839D9"/>
    <w:rsid w:val="00E83A7C"/>
    <w:rsid w:val="00E83A99"/>
    <w:rsid w:val="00E83AFD"/>
    <w:rsid w:val="00E83EEE"/>
    <w:rsid w:val="00E83FA9"/>
    <w:rsid w:val="00E83FE9"/>
    <w:rsid w:val="00E8405E"/>
    <w:rsid w:val="00E840FD"/>
    <w:rsid w:val="00E84202"/>
    <w:rsid w:val="00E84243"/>
    <w:rsid w:val="00E8443D"/>
    <w:rsid w:val="00E844CB"/>
    <w:rsid w:val="00E8454A"/>
    <w:rsid w:val="00E84591"/>
    <w:rsid w:val="00E8465B"/>
    <w:rsid w:val="00E84677"/>
    <w:rsid w:val="00E846B4"/>
    <w:rsid w:val="00E847EF"/>
    <w:rsid w:val="00E84A02"/>
    <w:rsid w:val="00E84C44"/>
    <w:rsid w:val="00E84D27"/>
    <w:rsid w:val="00E84DE2"/>
    <w:rsid w:val="00E84ED2"/>
    <w:rsid w:val="00E84F0F"/>
    <w:rsid w:val="00E8543B"/>
    <w:rsid w:val="00E8553A"/>
    <w:rsid w:val="00E85653"/>
    <w:rsid w:val="00E85671"/>
    <w:rsid w:val="00E857AC"/>
    <w:rsid w:val="00E85950"/>
    <w:rsid w:val="00E85986"/>
    <w:rsid w:val="00E85A5A"/>
    <w:rsid w:val="00E85B24"/>
    <w:rsid w:val="00E85E34"/>
    <w:rsid w:val="00E85EE5"/>
    <w:rsid w:val="00E85F19"/>
    <w:rsid w:val="00E86159"/>
    <w:rsid w:val="00E86164"/>
    <w:rsid w:val="00E861D4"/>
    <w:rsid w:val="00E8657A"/>
    <w:rsid w:val="00E86654"/>
    <w:rsid w:val="00E8670B"/>
    <w:rsid w:val="00E8673E"/>
    <w:rsid w:val="00E8676F"/>
    <w:rsid w:val="00E8685A"/>
    <w:rsid w:val="00E86985"/>
    <w:rsid w:val="00E8698D"/>
    <w:rsid w:val="00E869A0"/>
    <w:rsid w:val="00E86A5D"/>
    <w:rsid w:val="00E86A86"/>
    <w:rsid w:val="00E86B36"/>
    <w:rsid w:val="00E86B48"/>
    <w:rsid w:val="00E86CB4"/>
    <w:rsid w:val="00E86CE0"/>
    <w:rsid w:val="00E86D57"/>
    <w:rsid w:val="00E86F74"/>
    <w:rsid w:val="00E86F90"/>
    <w:rsid w:val="00E8711C"/>
    <w:rsid w:val="00E871C8"/>
    <w:rsid w:val="00E872CC"/>
    <w:rsid w:val="00E873B3"/>
    <w:rsid w:val="00E87435"/>
    <w:rsid w:val="00E8748B"/>
    <w:rsid w:val="00E874D5"/>
    <w:rsid w:val="00E87562"/>
    <w:rsid w:val="00E87659"/>
    <w:rsid w:val="00E8768E"/>
    <w:rsid w:val="00E876CF"/>
    <w:rsid w:val="00E8770D"/>
    <w:rsid w:val="00E87855"/>
    <w:rsid w:val="00E87A30"/>
    <w:rsid w:val="00E87C0C"/>
    <w:rsid w:val="00E87C12"/>
    <w:rsid w:val="00E87FDE"/>
    <w:rsid w:val="00E9015F"/>
    <w:rsid w:val="00E90320"/>
    <w:rsid w:val="00E90405"/>
    <w:rsid w:val="00E9048C"/>
    <w:rsid w:val="00E9073E"/>
    <w:rsid w:val="00E908C6"/>
    <w:rsid w:val="00E9096D"/>
    <w:rsid w:val="00E90B2B"/>
    <w:rsid w:val="00E90E07"/>
    <w:rsid w:val="00E90EAA"/>
    <w:rsid w:val="00E90F46"/>
    <w:rsid w:val="00E90FEC"/>
    <w:rsid w:val="00E90FEF"/>
    <w:rsid w:val="00E91041"/>
    <w:rsid w:val="00E910FC"/>
    <w:rsid w:val="00E91157"/>
    <w:rsid w:val="00E9162C"/>
    <w:rsid w:val="00E9167B"/>
    <w:rsid w:val="00E9171F"/>
    <w:rsid w:val="00E9190A"/>
    <w:rsid w:val="00E919BF"/>
    <w:rsid w:val="00E919E6"/>
    <w:rsid w:val="00E91A5A"/>
    <w:rsid w:val="00E91F2F"/>
    <w:rsid w:val="00E92071"/>
    <w:rsid w:val="00E92184"/>
    <w:rsid w:val="00E9221D"/>
    <w:rsid w:val="00E92430"/>
    <w:rsid w:val="00E9248F"/>
    <w:rsid w:val="00E9256C"/>
    <w:rsid w:val="00E925C4"/>
    <w:rsid w:val="00E92623"/>
    <w:rsid w:val="00E9262B"/>
    <w:rsid w:val="00E9264D"/>
    <w:rsid w:val="00E92872"/>
    <w:rsid w:val="00E92903"/>
    <w:rsid w:val="00E929DD"/>
    <w:rsid w:val="00E92AC3"/>
    <w:rsid w:val="00E92B01"/>
    <w:rsid w:val="00E92BDB"/>
    <w:rsid w:val="00E92D5D"/>
    <w:rsid w:val="00E92D95"/>
    <w:rsid w:val="00E9336B"/>
    <w:rsid w:val="00E93514"/>
    <w:rsid w:val="00E9368B"/>
    <w:rsid w:val="00E936F7"/>
    <w:rsid w:val="00E93778"/>
    <w:rsid w:val="00E939FB"/>
    <w:rsid w:val="00E93A54"/>
    <w:rsid w:val="00E93AA4"/>
    <w:rsid w:val="00E93AC0"/>
    <w:rsid w:val="00E93DFA"/>
    <w:rsid w:val="00E93DFC"/>
    <w:rsid w:val="00E93F4B"/>
    <w:rsid w:val="00E93F92"/>
    <w:rsid w:val="00E940CC"/>
    <w:rsid w:val="00E941C1"/>
    <w:rsid w:val="00E9428C"/>
    <w:rsid w:val="00E942D7"/>
    <w:rsid w:val="00E94399"/>
    <w:rsid w:val="00E943E9"/>
    <w:rsid w:val="00E9447B"/>
    <w:rsid w:val="00E944AF"/>
    <w:rsid w:val="00E944E1"/>
    <w:rsid w:val="00E94559"/>
    <w:rsid w:val="00E94637"/>
    <w:rsid w:val="00E94714"/>
    <w:rsid w:val="00E94779"/>
    <w:rsid w:val="00E948D6"/>
    <w:rsid w:val="00E94905"/>
    <w:rsid w:val="00E94963"/>
    <w:rsid w:val="00E94C94"/>
    <w:rsid w:val="00E94EEB"/>
    <w:rsid w:val="00E95269"/>
    <w:rsid w:val="00E953E4"/>
    <w:rsid w:val="00E95458"/>
    <w:rsid w:val="00E955C3"/>
    <w:rsid w:val="00E9564F"/>
    <w:rsid w:val="00E95696"/>
    <w:rsid w:val="00E95824"/>
    <w:rsid w:val="00E95A1A"/>
    <w:rsid w:val="00E95B55"/>
    <w:rsid w:val="00E95E08"/>
    <w:rsid w:val="00E95FF2"/>
    <w:rsid w:val="00E96335"/>
    <w:rsid w:val="00E96466"/>
    <w:rsid w:val="00E964D5"/>
    <w:rsid w:val="00E96601"/>
    <w:rsid w:val="00E9666D"/>
    <w:rsid w:val="00E96697"/>
    <w:rsid w:val="00E966DB"/>
    <w:rsid w:val="00E96776"/>
    <w:rsid w:val="00E9682D"/>
    <w:rsid w:val="00E96838"/>
    <w:rsid w:val="00E968C3"/>
    <w:rsid w:val="00E96B29"/>
    <w:rsid w:val="00E96C7E"/>
    <w:rsid w:val="00E96CEA"/>
    <w:rsid w:val="00E96F0D"/>
    <w:rsid w:val="00E972C0"/>
    <w:rsid w:val="00E97313"/>
    <w:rsid w:val="00E97466"/>
    <w:rsid w:val="00E9748C"/>
    <w:rsid w:val="00E97738"/>
    <w:rsid w:val="00E97789"/>
    <w:rsid w:val="00E97792"/>
    <w:rsid w:val="00E97829"/>
    <w:rsid w:val="00E97833"/>
    <w:rsid w:val="00E978A5"/>
    <w:rsid w:val="00E97AAF"/>
    <w:rsid w:val="00E97CE1"/>
    <w:rsid w:val="00E97E9F"/>
    <w:rsid w:val="00EA00B1"/>
    <w:rsid w:val="00EA00B9"/>
    <w:rsid w:val="00EA0134"/>
    <w:rsid w:val="00EA016E"/>
    <w:rsid w:val="00EA01E9"/>
    <w:rsid w:val="00EA0210"/>
    <w:rsid w:val="00EA0272"/>
    <w:rsid w:val="00EA02EC"/>
    <w:rsid w:val="00EA043E"/>
    <w:rsid w:val="00EA04C2"/>
    <w:rsid w:val="00EA0576"/>
    <w:rsid w:val="00EA0702"/>
    <w:rsid w:val="00EA0708"/>
    <w:rsid w:val="00EA0837"/>
    <w:rsid w:val="00EA0840"/>
    <w:rsid w:val="00EA09DF"/>
    <w:rsid w:val="00EA0B40"/>
    <w:rsid w:val="00EA0EA1"/>
    <w:rsid w:val="00EA0F5A"/>
    <w:rsid w:val="00EA0F62"/>
    <w:rsid w:val="00EA0FFF"/>
    <w:rsid w:val="00EA12DE"/>
    <w:rsid w:val="00EA139B"/>
    <w:rsid w:val="00EA1434"/>
    <w:rsid w:val="00EA1586"/>
    <w:rsid w:val="00EA16D5"/>
    <w:rsid w:val="00EA175A"/>
    <w:rsid w:val="00EA1844"/>
    <w:rsid w:val="00EA192E"/>
    <w:rsid w:val="00EA19E1"/>
    <w:rsid w:val="00EA1A14"/>
    <w:rsid w:val="00EA1C32"/>
    <w:rsid w:val="00EA1E5D"/>
    <w:rsid w:val="00EA1EBA"/>
    <w:rsid w:val="00EA20CE"/>
    <w:rsid w:val="00EA21CB"/>
    <w:rsid w:val="00EA248A"/>
    <w:rsid w:val="00EA2526"/>
    <w:rsid w:val="00EA2547"/>
    <w:rsid w:val="00EA2570"/>
    <w:rsid w:val="00EA269E"/>
    <w:rsid w:val="00EA2969"/>
    <w:rsid w:val="00EA2A6E"/>
    <w:rsid w:val="00EA2B5A"/>
    <w:rsid w:val="00EA2BCD"/>
    <w:rsid w:val="00EA2C27"/>
    <w:rsid w:val="00EA2C44"/>
    <w:rsid w:val="00EA2CBF"/>
    <w:rsid w:val="00EA2CE7"/>
    <w:rsid w:val="00EA2CE9"/>
    <w:rsid w:val="00EA302F"/>
    <w:rsid w:val="00EA307A"/>
    <w:rsid w:val="00EA3500"/>
    <w:rsid w:val="00EA3574"/>
    <w:rsid w:val="00EA3575"/>
    <w:rsid w:val="00EA3713"/>
    <w:rsid w:val="00EA3783"/>
    <w:rsid w:val="00EA378C"/>
    <w:rsid w:val="00EA382D"/>
    <w:rsid w:val="00EA3A36"/>
    <w:rsid w:val="00EA3B0F"/>
    <w:rsid w:val="00EA3C67"/>
    <w:rsid w:val="00EA3E5F"/>
    <w:rsid w:val="00EA3F21"/>
    <w:rsid w:val="00EA3FAB"/>
    <w:rsid w:val="00EA4066"/>
    <w:rsid w:val="00EA4087"/>
    <w:rsid w:val="00EA4112"/>
    <w:rsid w:val="00EA4161"/>
    <w:rsid w:val="00EA41DF"/>
    <w:rsid w:val="00EA462F"/>
    <w:rsid w:val="00EA4890"/>
    <w:rsid w:val="00EA495D"/>
    <w:rsid w:val="00EA4C37"/>
    <w:rsid w:val="00EA4C77"/>
    <w:rsid w:val="00EA4CC9"/>
    <w:rsid w:val="00EA4D76"/>
    <w:rsid w:val="00EA53A8"/>
    <w:rsid w:val="00EA540F"/>
    <w:rsid w:val="00EA54A3"/>
    <w:rsid w:val="00EA5613"/>
    <w:rsid w:val="00EA5673"/>
    <w:rsid w:val="00EA56E0"/>
    <w:rsid w:val="00EA585F"/>
    <w:rsid w:val="00EA58BB"/>
    <w:rsid w:val="00EA5A4B"/>
    <w:rsid w:val="00EA5B2C"/>
    <w:rsid w:val="00EA5CE2"/>
    <w:rsid w:val="00EA5CEA"/>
    <w:rsid w:val="00EA5D3A"/>
    <w:rsid w:val="00EA5D6B"/>
    <w:rsid w:val="00EA5F20"/>
    <w:rsid w:val="00EA609F"/>
    <w:rsid w:val="00EA60EF"/>
    <w:rsid w:val="00EA622F"/>
    <w:rsid w:val="00EA6283"/>
    <w:rsid w:val="00EA6287"/>
    <w:rsid w:val="00EA62FC"/>
    <w:rsid w:val="00EA6327"/>
    <w:rsid w:val="00EA63CA"/>
    <w:rsid w:val="00EA6488"/>
    <w:rsid w:val="00EA660D"/>
    <w:rsid w:val="00EA6711"/>
    <w:rsid w:val="00EA6730"/>
    <w:rsid w:val="00EA680C"/>
    <w:rsid w:val="00EA68F2"/>
    <w:rsid w:val="00EA6A98"/>
    <w:rsid w:val="00EA6F0D"/>
    <w:rsid w:val="00EA6FEE"/>
    <w:rsid w:val="00EA72D7"/>
    <w:rsid w:val="00EA73E8"/>
    <w:rsid w:val="00EA74B5"/>
    <w:rsid w:val="00EA7545"/>
    <w:rsid w:val="00EA7664"/>
    <w:rsid w:val="00EA7728"/>
    <w:rsid w:val="00EA78B5"/>
    <w:rsid w:val="00EA7945"/>
    <w:rsid w:val="00EA7AB6"/>
    <w:rsid w:val="00EA7CA5"/>
    <w:rsid w:val="00EA7D6A"/>
    <w:rsid w:val="00EA7DED"/>
    <w:rsid w:val="00EA7EA4"/>
    <w:rsid w:val="00EB0449"/>
    <w:rsid w:val="00EB0549"/>
    <w:rsid w:val="00EB05C8"/>
    <w:rsid w:val="00EB062C"/>
    <w:rsid w:val="00EB09D2"/>
    <w:rsid w:val="00EB0B88"/>
    <w:rsid w:val="00EB0BE6"/>
    <w:rsid w:val="00EB0D14"/>
    <w:rsid w:val="00EB0FD1"/>
    <w:rsid w:val="00EB1494"/>
    <w:rsid w:val="00EB151D"/>
    <w:rsid w:val="00EB1835"/>
    <w:rsid w:val="00EB1858"/>
    <w:rsid w:val="00EB18F9"/>
    <w:rsid w:val="00EB1B3D"/>
    <w:rsid w:val="00EB1BB4"/>
    <w:rsid w:val="00EB1CA3"/>
    <w:rsid w:val="00EB1E0D"/>
    <w:rsid w:val="00EB1E5F"/>
    <w:rsid w:val="00EB1EFF"/>
    <w:rsid w:val="00EB203B"/>
    <w:rsid w:val="00EB2151"/>
    <w:rsid w:val="00EB21FE"/>
    <w:rsid w:val="00EB2273"/>
    <w:rsid w:val="00EB23AD"/>
    <w:rsid w:val="00EB2544"/>
    <w:rsid w:val="00EB260D"/>
    <w:rsid w:val="00EB2652"/>
    <w:rsid w:val="00EB2666"/>
    <w:rsid w:val="00EB28F5"/>
    <w:rsid w:val="00EB2930"/>
    <w:rsid w:val="00EB2A54"/>
    <w:rsid w:val="00EB2B03"/>
    <w:rsid w:val="00EB2DD5"/>
    <w:rsid w:val="00EB2F97"/>
    <w:rsid w:val="00EB3007"/>
    <w:rsid w:val="00EB3261"/>
    <w:rsid w:val="00EB34E0"/>
    <w:rsid w:val="00EB3512"/>
    <w:rsid w:val="00EB3556"/>
    <w:rsid w:val="00EB37EC"/>
    <w:rsid w:val="00EB3867"/>
    <w:rsid w:val="00EB38EA"/>
    <w:rsid w:val="00EB3E65"/>
    <w:rsid w:val="00EB3FFB"/>
    <w:rsid w:val="00EB4159"/>
    <w:rsid w:val="00EB42D1"/>
    <w:rsid w:val="00EB44BF"/>
    <w:rsid w:val="00EB4827"/>
    <w:rsid w:val="00EB482E"/>
    <w:rsid w:val="00EB4964"/>
    <w:rsid w:val="00EB4B34"/>
    <w:rsid w:val="00EB4C6D"/>
    <w:rsid w:val="00EB4DAE"/>
    <w:rsid w:val="00EB4DAF"/>
    <w:rsid w:val="00EB4DD1"/>
    <w:rsid w:val="00EB4E52"/>
    <w:rsid w:val="00EB4E94"/>
    <w:rsid w:val="00EB4E96"/>
    <w:rsid w:val="00EB4ECC"/>
    <w:rsid w:val="00EB5271"/>
    <w:rsid w:val="00EB527C"/>
    <w:rsid w:val="00EB5562"/>
    <w:rsid w:val="00EB585F"/>
    <w:rsid w:val="00EB5A21"/>
    <w:rsid w:val="00EB5A2C"/>
    <w:rsid w:val="00EB5AF3"/>
    <w:rsid w:val="00EB5D1C"/>
    <w:rsid w:val="00EB5D37"/>
    <w:rsid w:val="00EB5DCB"/>
    <w:rsid w:val="00EB5F4B"/>
    <w:rsid w:val="00EB6055"/>
    <w:rsid w:val="00EB60D0"/>
    <w:rsid w:val="00EB60D9"/>
    <w:rsid w:val="00EB619B"/>
    <w:rsid w:val="00EB647F"/>
    <w:rsid w:val="00EB64D1"/>
    <w:rsid w:val="00EB64FD"/>
    <w:rsid w:val="00EB6531"/>
    <w:rsid w:val="00EB65A7"/>
    <w:rsid w:val="00EB65F1"/>
    <w:rsid w:val="00EB667E"/>
    <w:rsid w:val="00EB6A33"/>
    <w:rsid w:val="00EB6F8D"/>
    <w:rsid w:val="00EB6FC1"/>
    <w:rsid w:val="00EB70A0"/>
    <w:rsid w:val="00EB7195"/>
    <w:rsid w:val="00EB71AD"/>
    <w:rsid w:val="00EB7283"/>
    <w:rsid w:val="00EB733D"/>
    <w:rsid w:val="00EB7832"/>
    <w:rsid w:val="00EB78B3"/>
    <w:rsid w:val="00EB7A68"/>
    <w:rsid w:val="00EB7C27"/>
    <w:rsid w:val="00EB7D31"/>
    <w:rsid w:val="00EC008D"/>
    <w:rsid w:val="00EC01A6"/>
    <w:rsid w:val="00EC0317"/>
    <w:rsid w:val="00EC042C"/>
    <w:rsid w:val="00EC06F4"/>
    <w:rsid w:val="00EC0775"/>
    <w:rsid w:val="00EC0884"/>
    <w:rsid w:val="00EC0978"/>
    <w:rsid w:val="00EC09D8"/>
    <w:rsid w:val="00EC0A78"/>
    <w:rsid w:val="00EC0B69"/>
    <w:rsid w:val="00EC0D38"/>
    <w:rsid w:val="00EC0DBE"/>
    <w:rsid w:val="00EC0EB3"/>
    <w:rsid w:val="00EC0F38"/>
    <w:rsid w:val="00EC109C"/>
    <w:rsid w:val="00EC10A3"/>
    <w:rsid w:val="00EC117B"/>
    <w:rsid w:val="00EC1314"/>
    <w:rsid w:val="00EC1342"/>
    <w:rsid w:val="00EC1480"/>
    <w:rsid w:val="00EC157D"/>
    <w:rsid w:val="00EC1932"/>
    <w:rsid w:val="00EC1D56"/>
    <w:rsid w:val="00EC1D6E"/>
    <w:rsid w:val="00EC1ECF"/>
    <w:rsid w:val="00EC1F86"/>
    <w:rsid w:val="00EC1FC3"/>
    <w:rsid w:val="00EC202F"/>
    <w:rsid w:val="00EC20CA"/>
    <w:rsid w:val="00EC20D0"/>
    <w:rsid w:val="00EC2470"/>
    <w:rsid w:val="00EC2491"/>
    <w:rsid w:val="00EC2697"/>
    <w:rsid w:val="00EC2835"/>
    <w:rsid w:val="00EC2B1C"/>
    <w:rsid w:val="00EC2D94"/>
    <w:rsid w:val="00EC2E38"/>
    <w:rsid w:val="00EC2F4A"/>
    <w:rsid w:val="00EC315F"/>
    <w:rsid w:val="00EC3161"/>
    <w:rsid w:val="00EC31B9"/>
    <w:rsid w:val="00EC3281"/>
    <w:rsid w:val="00EC3313"/>
    <w:rsid w:val="00EC34CB"/>
    <w:rsid w:val="00EC35CF"/>
    <w:rsid w:val="00EC369F"/>
    <w:rsid w:val="00EC3930"/>
    <w:rsid w:val="00EC3953"/>
    <w:rsid w:val="00EC396E"/>
    <w:rsid w:val="00EC39D3"/>
    <w:rsid w:val="00EC3A24"/>
    <w:rsid w:val="00EC3A7F"/>
    <w:rsid w:val="00EC3B13"/>
    <w:rsid w:val="00EC3B74"/>
    <w:rsid w:val="00EC3B8B"/>
    <w:rsid w:val="00EC3BC3"/>
    <w:rsid w:val="00EC40C7"/>
    <w:rsid w:val="00EC41F4"/>
    <w:rsid w:val="00EC421C"/>
    <w:rsid w:val="00EC4689"/>
    <w:rsid w:val="00EC473A"/>
    <w:rsid w:val="00EC47CA"/>
    <w:rsid w:val="00EC487E"/>
    <w:rsid w:val="00EC4984"/>
    <w:rsid w:val="00EC4B06"/>
    <w:rsid w:val="00EC4BC1"/>
    <w:rsid w:val="00EC4E0A"/>
    <w:rsid w:val="00EC519B"/>
    <w:rsid w:val="00EC51C5"/>
    <w:rsid w:val="00EC52E7"/>
    <w:rsid w:val="00EC540D"/>
    <w:rsid w:val="00EC5746"/>
    <w:rsid w:val="00EC5806"/>
    <w:rsid w:val="00EC5906"/>
    <w:rsid w:val="00EC5AC1"/>
    <w:rsid w:val="00EC5B16"/>
    <w:rsid w:val="00EC5BD8"/>
    <w:rsid w:val="00EC61CA"/>
    <w:rsid w:val="00EC62FE"/>
    <w:rsid w:val="00EC66A7"/>
    <w:rsid w:val="00EC6714"/>
    <w:rsid w:val="00EC68A8"/>
    <w:rsid w:val="00EC6924"/>
    <w:rsid w:val="00EC6936"/>
    <w:rsid w:val="00EC6A53"/>
    <w:rsid w:val="00EC6AFD"/>
    <w:rsid w:val="00EC6BB1"/>
    <w:rsid w:val="00EC6C16"/>
    <w:rsid w:val="00EC6D40"/>
    <w:rsid w:val="00EC6E33"/>
    <w:rsid w:val="00EC6E5E"/>
    <w:rsid w:val="00EC6E67"/>
    <w:rsid w:val="00EC6FDB"/>
    <w:rsid w:val="00EC701E"/>
    <w:rsid w:val="00EC7034"/>
    <w:rsid w:val="00EC7122"/>
    <w:rsid w:val="00EC7249"/>
    <w:rsid w:val="00EC728E"/>
    <w:rsid w:val="00EC72B0"/>
    <w:rsid w:val="00EC75A3"/>
    <w:rsid w:val="00EC75FA"/>
    <w:rsid w:val="00EC75FD"/>
    <w:rsid w:val="00EC7782"/>
    <w:rsid w:val="00EC77E2"/>
    <w:rsid w:val="00EC7B05"/>
    <w:rsid w:val="00EC7CF6"/>
    <w:rsid w:val="00EC7E3B"/>
    <w:rsid w:val="00EC7E9E"/>
    <w:rsid w:val="00EC7ED4"/>
    <w:rsid w:val="00EC7F95"/>
    <w:rsid w:val="00ED0048"/>
    <w:rsid w:val="00ED00F0"/>
    <w:rsid w:val="00ED02AD"/>
    <w:rsid w:val="00ED02F0"/>
    <w:rsid w:val="00ED0503"/>
    <w:rsid w:val="00ED0679"/>
    <w:rsid w:val="00ED06A2"/>
    <w:rsid w:val="00ED07B4"/>
    <w:rsid w:val="00ED09A6"/>
    <w:rsid w:val="00ED09E6"/>
    <w:rsid w:val="00ED0A94"/>
    <w:rsid w:val="00ED0B5D"/>
    <w:rsid w:val="00ED0B8F"/>
    <w:rsid w:val="00ED0BE9"/>
    <w:rsid w:val="00ED105C"/>
    <w:rsid w:val="00ED1145"/>
    <w:rsid w:val="00ED11BB"/>
    <w:rsid w:val="00ED1482"/>
    <w:rsid w:val="00ED183A"/>
    <w:rsid w:val="00ED1840"/>
    <w:rsid w:val="00ED1BBF"/>
    <w:rsid w:val="00ED1BEE"/>
    <w:rsid w:val="00ED210A"/>
    <w:rsid w:val="00ED2473"/>
    <w:rsid w:val="00ED24BF"/>
    <w:rsid w:val="00ED25BC"/>
    <w:rsid w:val="00ED26A0"/>
    <w:rsid w:val="00ED26AA"/>
    <w:rsid w:val="00ED27E5"/>
    <w:rsid w:val="00ED2C66"/>
    <w:rsid w:val="00ED2D05"/>
    <w:rsid w:val="00ED2D56"/>
    <w:rsid w:val="00ED304B"/>
    <w:rsid w:val="00ED3273"/>
    <w:rsid w:val="00ED34E0"/>
    <w:rsid w:val="00ED3560"/>
    <w:rsid w:val="00ED35D5"/>
    <w:rsid w:val="00ED3A6E"/>
    <w:rsid w:val="00ED3ACD"/>
    <w:rsid w:val="00ED3C23"/>
    <w:rsid w:val="00ED3DD3"/>
    <w:rsid w:val="00ED4057"/>
    <w:rsid w:val="00ED40AA"/>
    <w:rsid w:val="00ED4148"/>
    <w:rsid w:val="00ED416A"/>
    <w:rsid w:val="00ED4285"/>
    <w:rsid w:val="00ED4315"/>
    <w:rsid w:val="00ED4407"/>
    <w:rsid w:val="00ED44DD"/>
    <w:rsid w:val="00ED45F8"/>
    <w:rsid w:val="00ED49B4"/>
    <w:rsid w:val="00ED4A57"/>
    <w:rsid w:val="00ED4ACC"/>
    <w:rsid w:val="00ED4B23"/>
    <w:rsid w:val="00ED4BEB"/>
    <w:rsid w:val="00ED4C6D"/>
    <w:rsid w:val="00ED4D9F"/>
    <w:rsid w:val="00ED4E88"/>
    <w:rsid w:val="00ED4F9F"/>
    <w:rsid w:val="00ED5038"/>
    <w:rsid w:val="00ED534A"/>
    <w:rsid w:val="00ED5373"/>
    <w:rsid w:val="00ED53A1"/>
    <w:rsid w:val="00ED55C1"/>
    <w:rsid w:val="00ED5996"/>
    <w:rsid w:val="00ED59F6"/>
    <w:rsid w:val="00ED5AC1"/>
    <w:rsid w:val="00ED5B6F"/>
    <w:rsid w:val="00ED5BE4"/>
    <w:rsid w:val="00ED5C58"/>
    <w:rsid w:val="00ED5C6D"/>
    <w:rsid w:val="00ED5F51"/>
    <w:rsid w:val="00ED6079"/>
    <w:rsid w:val="00ED6114"/>
    <w:rsid w:val="00ED64E9"/>
    <w:rsid w:val="00ED6550"/>
    <w:rsid w:val="00ED657A"/>
    <w:rsid w:val="00ED6895"/>
    <w:rsid w:val="00ED6900"/>
    <w:rsid w:val="00ED6A12"/>
    <w:rsid w:val="00ED6CD4"/>
    <w:rsid w:val="00ED6D49"/>
    <w:rsid w:val="00ED6D9B"/>
    <w:rsid w:val="00ED6DEF"/>
    <w:rsid w:val="00ED6FEE"/>
    <w:rsid w:val="00ED70EE"/>
    <w:rsid w:val="00ED7399"/>
    <w:rsid w:val="00ED74EF"/>
    <w:rsid w:val="00ED75A2"/>
    <w:rsid w:val="00ED75A9"/>
    <w:rsid w:val="00ED75FF"/>
    <w:rsid w:val="00ED776A"/>
    <w:rsid w:val="00ED783F"/>
    <w:rsid w:val="00ED7B14"/>
    <w:rsid w:val="00ED7B28"/>
    <w:rsid w:val="00ED7C72"/>
    <w:rsid w:val="00ED7C9E"/>
    <w:rsid w:val="00ED7EB7"/>
    <w:rsid w:val="00ED7ED3"/>
    <w:rsid w:val="00ED7FE9"/>
    <w:rsid w:val="00EE0075"/>
    <w:rsid w:val="00EE0109"/>
    <w:rsid w:val="00EE0111"/>
    <w:rsid w:val="00EE01BD"/>
    <w:rsid w:val="00EE0314"/>
    <w:rsid w:val="00EE0616"/>
    <w:rsid w:val="00EE0655"/>
    <w:rsid w:val="00EE0695"/>
    <w:rsid w:val="00EE06FE"/>
    <w:rsid w:val="00EE098B"/>
    <w:rsid w:val="00EE09FF"/>
    <w:rsid w:val="00EE0A4F"/>
    <w:rsid w:val="00EE1011"/>
    <w:rsid w:val="00EE1189"/>
    <w:rsid w:val="00EE1448"/>
    <w:rsid w:val="00EE1589"/>
    <w:rsid w:val="00EE17E5"/>
    <w:rsid w:val="00EE192E"/>
    <w:rsid w:val="00EE1B6B"/>
    <w:rsid w:val="00EE1BB8"/>
    <w:rsid w:val="00EE1C2F"/>
    <w:rsid w:val="00EE1CAB"/>
    <w:rsid w:val="00EE1E10"/>
    <w:rsid w:val="00EE1EBB"/>
    <w:rsid w:val="00EE1F05"/>
    <w:rsid w:val="00EE1FCF"/>
    <w:rsid w:val="00EE21D1"/>
    <w:rsid w:val="00EE23EF"/>
    <w:rsid w:val="00EE250B"/>
    <w:rsid w:val="00EE25B3"/>
    <w:rsid w:val="00EE260D"/>
    <w:rsid w:val="00EE29E8"/>
    <w:rsid w:val="00EE2A0C"/>
    <w:rsid w:val="00EE2A39"/>
    <w:rsid w:val="00EE2E3C"/>
    <w:rsid w:val="00EE301C"/>
    <w:rsid w:val="00EE31CE"/>
    <w:rsid w:val="00EE32D3"/>
    <w:rsid w:val="00EE34D7"/>
    <w:rsid w:val="00EE389C"/>
    <w:rsid w:val="00EE3A0A"/>
    <w:rsid w:val="00EE3B4B"/>
    <w:rsid w:val="00EE3CE2"/>
    <w:rsid w:val="00EE3CEC"/>
    <w:rsid w:val="00EE3D35"/>
    <w:rsid w:val="00EE3E0C"/>
    <w:rsid w:val="00EE3FC8"/>
    <w:rsid w:val="00EE3FFE"/>
    <w:rsid w:val="00EE41CD"/>
    <w:rsid w:val="00EE44FC"/>
    <w:rsid w:val="00EE4613"/>
    <w:rsid w:val="00EE469C"/>
    <w:rsid w:val="00EE4AD5"/>
    <w:rsid w:val="00EE4C2F"/>
    <w:rsid w:val="00EE4CEE"/>
    <w:rsid w:val="00EE5041"/>
    <w:rsid w:val="00EE504B"/>
    <w:rsid w:val="00EE522D"/>
    <w:rsid w:val="00EE523D"/>
    <w:rsid w:val="00EE525D"/>
    <w:rsid w:val="00EE534B"/>
    <w:rsid w:val="00EE54BA"/>
    <w:rsid w:val="00EE5775"/>
    <w:rsid w:val="00EE57E0"/>
    <w:rsid w:val="00EE5851"/>
    <w:rsid w:val="00EE5972"/>
    <w:rsid w:val="00EE5A73"/>
    <w:rsid w:val="00EE5ABC"/>
    <w:rsid w:val="00EE5B75"/>
    <w:rsid w:val="00EE5B87"/>
    <w:rsid w:val="00EE5C29"/>
    <w:rsid w:val="00EE5C54"/>
    <w:rsid w:val="00EE5C5B"/>
    <w:rsid w:val="00EE5D1D"/>
    <w:rsid w:val="00EE5D7B"/>
    <w:rsid w:val="00EE5DCE"/>
    <w:rsid w:val="00EE5DDE"/>
    <w:rsid w:val="00EE5F98"/>
    <w:rsid w:val="00EE605D"/>
    <w:rsid w:val="00EE6080"/>
    <w:rsid w:val="00EE609C"/>
    <w:rsid w:val="00EE6100"/>
    <w:rsid w:val="00EE61B8"/>
    <w:rsid w:val="00EE61E2"/>
    <w:rsid w:val="00EE61EE"/>
    <w:rsid w:val="00EE635E"/>
    <w:rsid w:val="00EE64C3"/>
    <w:rsid w:val="00EE6784"/>
    <w:rsid w:val="00EE67D2"/>
    <w:rsid w:val="00EE67D8"/>
    <w:rsid w:val="00EE6812"/>
    <w:rsid w:val="00EE6AB6"/>
    <w:rsid w:val="00EE6D41"/>
    <w:rsid w:val="00EE6E9F"/>
    <w:rsid w:val="00EE6EDB"/>
    <w:rsid w:val="00EE74ED"/>
    <w:rsid w:val="00EE772B"/>
    <w:rsid w:val="00EE7915"/>
    <w:rsid w:val="00EE79F9"/>
    <w:rsid w:val="00EE7D95"/>
    <w:rsid w:val="00EE7E17"/>
    <w:rsid w:val="00EE7E99"/>
    <w:rsid w:val="00EE7FF1"/>
    <w:rsid w:val="00EF017E"/>
    <w:rsid w:val="00EF0299"/>
    <w:rsid w:val="00EF0680"/>
    <w:rsid w:val="00EF06D4"/>
    <w:rsid w:val="00EF0729"/>
    <w:rsid w:val="00EF07B9"/>
    <w:rsid w:val="00EF08D3"/>
    <w:rsid w:val="00EF0B96"/>
    <w:rsid w:val="00EF0C33"/>
    <w:rsid w:val="00EF0D36"/>
    <w:rsid w:val="00EF0DAA"/>
    <w:rsid w:val="00EF0DFA"/>
    <w:rsid w:val="00EF0EBD"/>
    <w:rsid w:val="00EF120C"/>
    <w:rsid w:val="00EF12F7"/>
    <w:rsid w:val="00EF13F5"/>
    <w:rsid w:val="00EF1859"/>
    <w:rsid w:val="00EF1B4B"/>
    <w:rsid w:val="00EF1C05"/>
    <w:rsid w:val="00EF1E30"/>
    <w:rsid w:val="00EF1F6B"/>
    <w:rsid w:val="00EF2110"/>
    <w:rsid w:val="00EF21D0"/>
    <w:rsid w:val="00EF23AE"/>
    <w:rsid w:val="00EF23E3"/>
    <w:rsid w:val="00EF25C0"/>
    <w:rsid w:val="00EF26DB"/>
    <w:rsid w:val="00EF2720"/>
    <w:rsid w:val="00EF2864"/>
    <w:rsid w:val="00EF28FB"/>
    <w:rsid w:val="00EF2929"/>
    <w:rsid w:val="00EF2A08"/>
    <w:rsid w:val="00EF2E7D"/>
    <w:rsid w:val="00EF2ED0"/>
    <w:rsid w:val="00EF32EF"/>
    <w:rsid w:val="00EF3438"/>
    <w:rsid w:val="00EF371D"/>
    <w:rsid w:val="00EF3735"/>
    <w:rsid w:val="00EF3AE2"/>
    <w:rsid w:val="00EF3C09"/>
    <w:rsid w:val="00EF3CE4"/>
    <w:rsid w:val="00EF3F98"/>
    <w:rsid w:val="00EF4020"/>
    <w:rsid w:val="00EF4125"/>
    <w:rsid w:val="00EF436B"/>
    <w:rsid w:val="00EF4407"/>
    <w:rsid w:val="00EF4621"/>
    <w:rsid w:val="00EF486E"/>
    <w:rsid w:val="00EF491D"/>
    <w:rsid w:val="00EF495D"/>
    <w:rsid w:val="00EF4B17"/>
    <w:rsid w:val="00EF4C3E"/>
    <w:rsid w:val="00EF4D42"/>
    <w:rsid w:val="00EF4FD5"/>
    <w:rsid w:val="00EF50AF"/>
    <w:rsid w:val="00EF50FD"/>
    <w:rsid w:val="00EF515C"/>
    <w:rsid w:val="00EF521B"/>
    <w:rsid w:val="00EF5340"/>
    <w:rsid w:val="00EF541F"/>
    <w:rsid w:val="00EF54BB"/>
    <w:rsid w:val="00EF5661"/>
    <w:rsid w:val="00EF5686"/>
    <w:rsid w:val="00EF57CA"/>
    <w:rsid w:val="00EF5A7D"/>
    <w:rsid w:val="00EF5DB8"/>
    <w:rsid w:val="00EF5FC6"/>
    <w:rsid w:val="00EF605C"/>
    <w:rsid w:val="00EF61D3"/>
    <w:rsid w:val="00EF61E1"/>
    <w:rsid w:val="00EF6298"/>
    <w:rsid w:val="00EF62E5"/>
    <w:rsid w:val="00EF62FD"/>
    <w:rsid w:val="00EF6392"/>
    <w:rsid w:val="00EF64F2"/>
    <w:rsid w:val="00EF6669"/>
    <w:rsid w:val="00EF672F"/>
    <w:rsid w:val="00EF6868"/>
    <w:rsid w:val="00EF6C8A"/>
    <w:rsid w:val="00EF6C8D"/>
    <w:rsid w:val="00EF6DC9"/>
    <w:rsid w:val="00EF6E4F"/>
    <w:rsid w:val="00EF70A9"/>
    <w:rsid w:val="00EF70FC"/>
    <w:rsid w:val="00EF712E"/>
    <w:rsid w:val="00EF767A"/>
    <w:rsid w:val="00EF76F0"/>
    <w:rsid w:val="00EF7724"/>
    <w:rsid w:val="00EF784C"/>
    <w:rsid w:val="00EF7856"/>
    <w:rsid w:val="00EF794E"/>
    <w:rsid w:val="00EF7C50"/>
    <w:rsid w:val="00EF7CDB"/>
    <w:rsid w:val="00EF7EB9"/>
    <w:rsid w:val="00EF7FE9"/>
    <w:rsid w:val="00F0002F"/>
    <w:rsid w:val="00F0003F"/>
    <w:rsid w:val="00F000FA"/>
    <w:rsid w:val="00F0014E"/>
    <w:rsid w:val="00F003A2"/>
    <w:rsid w:val="00F00601"/>
    <w:rsid w:val="00F00686"/>
    <w:rsid w:val="00F006F9"/>
    <w:rsid w:val="00F00A91"/>
    <w:rsid w:val="00F00BAA"/>
    <w:rsid w:val="00F00C1F"/>
    <w:rsid w:val="00F00C81"/>
    <w:rsid w:val="00F00CCD"/>
    <w:rsid w:val="00F00D99"/>
    <w:rsid w:val="00F00DE6"/>
    <w:rsid w:val="00F01093"/>
    <w:rsid w:val="00F01394"/>
    <w:rsid w:val="00F014C9"/>
    <w:rsid w:val="00F014E3"/>
    <w:rsid w:val="00F016D4"/>
    <w:rsid w:val="00F016DF"/>
    <w:rsid w:val="00F0186D"/>
    <w:rsid w:val="00F0195E"/>
    <w:rsid w:val="00F01A11"/>
    <w:rsid w:val="00F01A2E"/>
    <w:rsid w:val="00F01C31"/>
    <w:rsid w:val="00F01D7E"/>
    <w:rsid w:val="00F01EB0"/>
    <w:rsid w:val="00F02054"/>
    <w:rsid w:val="00F0240A"/>
    <w:rsid w:val="00F02436"/>
    <w:rsid w:val="00F02647"/>
    <w:rsid w:val="00F0276C"/>
    <w:rsid w:val="00F0297E"/>
    <w:rsid w:val="00F029A2"/>
    <w:rsid w:val="00F029D6"/>
    <w:rsid w:val="00F02A6C"/>
    <w:rsid w:val="00F02E47"/>
    <w:rsid w:val="00F02EAF"/>
    <w:rsid w:val="00F031C4"/>
    <w:rsid w:val="00F03282"/>
    <w:rsid w:val="00F034BB"/>
    <w:rsid w:val="00F035A4"/>
    <w:rsid w:val="00F036EE"/>
    <w:rsid w:val="00F037B6"/>
    <w:rsid w:val="00F039F7"/>
    <w:rsid w:val="00F03C68"/>
    <w:rsid w:val="00F03D39"/>
    <w:rsid w:val="00F03FD0"/>
    <w:rsid w:val="00F03FDF"/>
    <w:rsid w:val="00F04056"/>
    <w:rsid w:val="00F040DD"/>
    <w:rsid w:val="00F0414F"/>
    <w:rsid w:val="00F0417D"/>
    <w:rsid w:val="00F0423F"/>
    <w:rsid w:val="00F04456"/>
    <w:rsid w:val="00F04531"/>
    <w:rsid w:val="00F045A6"/>
    <w:rsid w:val="00F04693"/>
    <w:rsid w:val="00F0476C"/>
    <w:rsid w:val="00F0478A"/>
    <w:rsid w:val="00F047EF"/>
    <w:rsid w:val="00F048AF"/>
    <w:rsid w:val="00F04941"/>
    <w:rsid w:val="00F0495B"/>
    <w:rsid w:val="00F04B7A"/>
    <w:rsid w:val="00F04B7C"/>
    <w:rsid w:val="00F04B9E"/>
    <w:rsid w:val="00F04C3E"/>
    <w:rsid w:val="00F05035"/>
    <w:rsid w:val="00F05265"/>
    <w:rsid w:val="00F0529B"/>
    <w:rsid w:val="00F05345"/>
    <w:rsid w:val="00F05399"/>
    <w:rsid w:val="00F054C5"/>
    <w:rsid w:val="00F0555B"/>
    <w:rsid w:val="00F05991"/>
    <w:rsid w:val="00F05C1E"/>
    <w:rsid w:val="00F05C23"/>
    <w:rsid w:val="00F05C2C"/>
    <w:rsid w:val="00F05D86"/>
    <w:rsid w:val="00F05DF0"/>
    <w:rsid w:val="00F05E19"/>
    <w:rsid w:val="00F05E25"/>
    <w:rsid w:val="00F05EFE"/>
    <w:rsid w:val="00F05F53"/>
    <w:rsid w:val="00F05F83"/>
    <w:rsid w:val="00F0607D"/>
    <w:rsid w:val="00F060AD"/>
    <w:rsid w:val="00F06103"/>
    <w:rsid w:val="00F06128"/>
    <w:rsid w:val="00F06212"/>
    <w:rsid w:val="00F06244"/>
    <w:rsid w:val="00F06678"/>
    <w:rsid w:val="00F066DA"/>
    <w:rsid w:val="00F06806"/>
    <w:rsid w:val="00F069C8"/>
    <w:rsid w:val="00F06A3C"/>
    <w:rsid w:val="00F06AF2"/>
    <w:rsid w:val="00F06AFB"/>
    <w:rsid w:val="00F06B1E"/>
    <w:rsid w:val="00F06E43"/>
    <w:rsid w:val="00F070C0"/>
    <w:rsid w:val="00F0710D"/>
    <w:rsid w:val="00F074D7"/>
    <w:rsid w:val="00F07514"/>
    <w:rsid w:val="00F07581"/>
    <w:rsid w:val="00F0760F"/>
    <w:rsid w:val="00F07682"/>
    <w:rsid w:val="00F07703"/>
    <w:rsid w:val="00F079E2"/>
    <w:rsid w:val="00F079FC"/>
    <w:rsid w:val="00F07B91"/>
    <w:rsid w:val="00F07D98"/>
    <w:rsid w:val="00F07E62"/>
    <w:rsid w:val="00F07EBB"/>
    <w:rsid w:val="00F07F14"/>
    <w:rsid w:val="00F07F2C"/>
    <w:rsid w:val="00F07F3F"/>
    <w:rsid w:val="00F100C1"/>
    <w:rsid w:val="00F10267"/>
    <w:rsid w:val="00F103A8"/>
    <w:rsid w:val="00F103D6"/>
    <w:rsid w:val="00F103EA"/>
    <w:rsid w:val="00F104BB"/>
    <w:rsid w:val="00F109EB"/>
    <w:rsid w:val="00F10C3B"/>
    <w:rsid w:val="00F10D54"/>
    <w:rsid w:val="00F10D69"/>
    <w:rsid w:val="00F10E51"/>
    <w:rsid w:val="00F10EEF"/>
    <w:rsid w:val="00F1106F"/>
    <w:rsid w:val="00F110DA"/>
    <w:rsid w:val="00F11112"/>
    <w:rsid w:val="00F112F5"/>
    <w:rsid w:val="00F11964"/>
    <w:rsid w:val="00F11B04"/>
    <w:rsid w:val="00F11BF2"/>
    <w:rsid w:val="00F11C2B"/>
    <w:rsid w:val="00F11CED"/>
    <w:rsid w:val="00F11E51"/>
    <w:rsid w:val="00F11E57"/>
    <w:rsid w:val="00F12231"/>
    <w:rsid w:val="00F12253"/>
    <w:rsid w:val="00F122AA"/>
    <w:rsid w:val="00F12392"/>
    <w:rsid w:val="00F1243F"/>
    <w:rsid w:val="00F124EB"/>
    <w:rsid w:val="00F125DD"/>
    <w:rsid w:val="00F1268F"/>
    <w:rsid w:val="00F12774"/>
    <w:rsid w:val="00F12AAE"/>
    <w:rsid w:val="00F12AF4"/>
    <w:rsid w:val="00F12B5B"/>
    <w:rsid w:val="00F12B8A"/>
    <w:rsid w:val="00F12C85"/>
    <w:rsid w:val="00F12D13"/>
    <w:rsid w:val="00F12D53"/>
    <w:rsid w:val="00F12E11"/>
    <w:rsid w:val="00F12EAC"/>
    <w:rsid w:val="00F13171"/>
    <w:rsid w:val="00F13187"/>
    <w:rsid w:val="00F131B4"/>
    <w:rsid w:val="00F13215"/>
    <w:rsid w:val="00F13250"/>
    <w:rsid w:val="00F13430"/>
    <w:rsid w:val="00F134A1"/>
    <w:rsid w:val="00F13881"/>
    <w:rsid w:val="00F13967"/>
    <w:rsid w:val="00F13B3A"/>
    <w:rsid w:val="00F13CE0"/>
    <w:rsid w:val="00F13D39"/>
    <w:rsid w:val="00F13D72"/>
    <w:rsid w:val="00F13DBC"/>
    <w:rsid w:val="00F13EEA"/>
    <w:rsid w:val="00F142E4"/>
    <w:rsid w:val="00F1434D"/>
    <w:rsid w:val="00F1460D"/>
    <w:rsid w:val="00F147F8"/>
    <w:rsid w:val="00F14802"/>
    <w:rsid w:val="00F148B4"/>
    <w:rsid w:val="00F14BC5"/>
    <w:rsid w:val="00F14DF9"/>
    <w:rsid w:val="00F14FD4"/>
    <w:rsid w:val="00F1501E"/>
    <w:rsid w:val="00F1567A"/>
    <w:rsid w:val="00F156B9"/>
    <w:rsid w:val="00F15705"/>
    <w:rsid w:val="00F1588A"/>
    <w:rsid w:val="00F1599B"/>
    <w:rsid w:val="00F15BAE"/>
    <w:rsid w:val="00F15D38"/>
    <w:rsid w:val="00F15E20"/>
    <w:rsid w:val="00F15FAE"/>
    <w:rsid w:val="00F16201"/>
    <w:rsid w:val="00F16270"/>
    <w:rsid w:val="00F16493"/>
    <w:rsid w:val="00F164DD"/>
    <w:rsid w:val="00F16628"/>
    <w:rsid w:val="00F16686"/>
    <w:rsid w:val="00F1686D"/>
    <w:rsid w:val="00F16A99"/>
    <w:rsid w:val="00F16BDF"/>
    <w:rsid w:val="00F16E5E"/>
    <w:rsid w:val="00F16FA1"/>
    <w:rsid w:val="00F1707D"/>
    <w:rsid w:val="00F17707"/>
    <w:rsid w:val="00F17754"/>
    <w:rsid w:val="00F17880"/>
    <w:rsid w:val="00F17A9B"/>
    <w:rsid w:val="00F17B33"/>
    <w:rsid w:val="00F17BF0"/>
    <w:rsid w:val="00F20031"/>
    <w:rsid w:val="00F2026D"/>
    <w:rsid w:val="00F20642"/>
    <w:rsid w:val="00F20699"/>
    <w:rsid w:val="00F20A81"/>
    <w:rsid w:val="00F20AF2"/>
    <w:rsid w:val="00F20D45"/>
    <w:rsid w:val="00F20D5C"/>
    <w:rsid w:val="00F20E64"/>
    <w:rsid w:val="00F20F52"/>
    <w:rsid w:val="00F20FC0"/>
    <w:rsid w:val="00F212FB"/>
    <w:rsid w:val="00F2130F"/>
    <w:rsid w:val="00F2136B"/>
    <w:rsid w:val="00F213B7"/>
    <w:rsid w:val="00F21412"/>
    <w:rsid w:val="00F21816"/>
    <w:rsid w:val="00F21B39"/>
    <w:rsid w:val="00F21B89"/>
    <w:rsid w:val="00F21C98"/>
    <w:rsid w:val="00F21CAC"/>
    <w:rsid w:val="00F21D23"/>
    <w:rsid w:val="00F21DCC"/>
    <w:rsid w:val="00F21FB3"/>
    <w:rsid w:val="00F21FDA"/>
    <w:rsid w:val="00F22344"/>
    <w:rsid w:val="00F224B0"/>
    <w:rsid w:val="00F224D5"/>
    <w:rsid w:val="00F22612"/>
    <w:rsid w:val="00F2270F"/>
    <w:rsid w:val="00F2273B"/>
    <w:rsid w:val="00F22B00"/>
    <w:rsid w:val="00F22B3C"/>
    <w:rsid w:val="00F22C11"/>
    <w:rsid w:val="00F22EA0"/>
    <w:rsid w:val="00F22EA6"/>
    <w:rsid w:val="00F22F57"/>
    <w:rsid w:val="00F2325C"/>
    <w:rsid w:val="00F23282"/>
    <w:rsid w:val="00F2328C"/>
    <w:rsid w:val="00F234E3"/>
    <w:rsid w:val="00F23589"/>
    <w:rsid w:val="00F23638"/>
    <w:rsid w:val="00F2363A"/>
    <w:rsid w:val="00F23684"/>
    <w:rsid w:val="00F23768"/>
    <w:rsid w:val="00F238EE"/>
    <w:rsid w:val="00F23995"/>
    <w:rsid w:val="00F23D80"/>
    <w:rsid w:val="00F23DAE"/>
    <w:rsid w:val="00F23ECA"/>
    <w:rsid w:val="00F242D9"/>
    <w:rsid w:val="00F24376"/>
    <w:rsid w:val="00F243DB"/>
    <w:rsid w:val="00F243DD"/>
    <w:rsid w:val="00F24403"/>
    <w:rsid w:val="00F24522"/>
    <w:rsid w:val="00F24625"/>
    <w:rsid w:val="00F24811"/>
    <w:rsid w:val="00F2483B"/>
    <w:rsid w:val="00F24A2F"/>
    <w:rsid w:val="00F24AEA"/>
    <w:rsid w:val="00F24C56"/>
    <w:rsid w:val="00F24D5A"/>
    <w:rsid w:val="00F24F58"/>
    <w:rsid w:val="00F24F92"/>
    <w:rsid w:val="00F24FC0"/>
    <w:rsid w:val="00F24FCB"/>
    <w:rsid w:val="00F250A4"/>
    <w:rsid w:val="00F250FC"/>
    <w:rsid w:val="00F25173"/>
    <w:rsid w:val="00F251F1"/>
    <w:rsid w:val="00F2566F"/>
    <w:rsid w:val="00F25676"/>
    <w:rsid w:val="00F257A7"/>
    <w:rsid w:val="00F257B8"/>
    <w:rsid w:val="00F2582E"/>
    <w:rsid w:val="00F258C3"/>
    <w:rsid w:val="00F25A00"/>
    <w:rsid w:val="00F25B88"/>
    <w:rsid w:val="00F25BE3"/>
    <w:rsid w:val="00F25C86"/>
    <w:rsid w:val="00F25CC7"/>
    <w:rsid w:val="00F25DF6"/>
    <w:rsid w:val="00F25FC8"/>
    <w:rsid w:val="00F26111"/>
    <w:rsid w:val="00F26249"/>
    <w:rsid w:val="00F2625F"/>
    <w:rsid w:val="00F262E8"/>
    <w:rsid w:val="00F2641A"/>
    <w:rsid w:val="00F26461"/>
    <w:rsid w:val="00F2647F"/>
    <w:rsid w:val="00F2658F"/>
    <w:rsid w:val="00F265D6"/>
    <w:rsid w:val="00F26739"/>
    <w:rsid w:val="00F2677F"/>
    <w:rsid w:val="00F26783"/>
    <w:rsid w:val="00F26B9C"/>
    <w:rsid w:val="00F26BF8"/>
    <w:rsid w:val="00F26E4A"/>
    <w:rsid w:val="00F26EE4"/>
    <w:rsid w:val="00F27018"/>
    <w:rsid w:val="00F272E9"/>
    <w:rsid w:val="00F273D3"/>
    <w:rsid w:val="00F2750B"/>
    <w:rsid w:val="00F27644"/>
    <w:rsid w:val="00F27809"/>
    <w:rsid w:val="00F27992"/>
    <w:rsid w:val="00F27C35"/>
    <w:rsid w:val="00F27C37"/>
    <w:rsid w:val="00F27C48"/>
    <w:rsid w:val="00F27E8C"/>
    <w:rsid w:val="00F27EC3"/>
    <w:rsid w:val="00F3013C"/>
    <w:rsid w:val="00F3027E"/>
    <w:rsid w:val="00F303F9"/>
    <w:rsid w:val="00F30499"/>
    <w:rsid w:val="00F30540"/>
    <w:rsid w:val="00F305BB"/>
    <w:rsid w:val="00F306E3"/>
    <w:rsid w:val="00F3072D"/>
    <w:rsid w:val="00F30ABC"/>
    <w:rsid w:val="00F30B0E"/>
    <w:rsid w:val="00F30D17"/>
    <w:rsid w:val="00F3105B"/>
    <w:rsid w:val="00F3107A"/>
    <w:rsid w:val="00F31ED0"/>
    <w:rsid w:val="00F31F0C"/>
    <w:rsid w:val="00F31FE2"/>
    <w:rsid w:val="00F323D8"/>
    <w:rsid w:val="00F325C3"/>
    <w:rsid w:val="00F326C3"/>
    <w:rsid w:val="00F326E0"/>
    <w:rsid w:val="00F32731"/>
    <w:rsid w:val="00F327D1"/>
    <w:rsid w:val="00F32C0B"/>
    <w:rsid w:val="00F32CA6"/>
    <w:rsid w:val="00F32CB0"/>
    <w:rsid w:val="00F32EE2"/>
    <w:rsid w:val="00F32F77"/>
    <w:rsid w:val="00F32FE7"/>
    <w:rsid w:val="00F33117"/>
    <w:rsid w:val="00F33323"/>
    <w:rsid w:val="00F33351"/>
    <w:rsid w:val="00F33386"/>
    <w:rsid w:val="00F33514"/>
    <w:rsid w:val="00F33659"/>
    <w:rsid w:val="00F33847"/>
    <w:rsid w:val="00F3397C"/>
    <w:rsid w:val="00F33E02"/>
    <w:rsid w:val="00F33F59"/>
    <w:rsid w:val="00F34084"/>
    <w:rsid w:val="00F3411B"/>
    <w:rsid w:val="00F34305"/>
    <w:rsid w:val="00F34318"/>
    <w:rsid w:val="00F343CC"/>
    <w:rsid w:val="00F3448B"/>
    <w:rsid w:val="00F344FB"/>
    <w:rsid w:val="00F345D7"/>
    <w:rsid w:val="00F34649"/>
    <w:rsid w:val="00F3465E"/>
    <w:rsid w:val="00F34869"/>
    <w:rsid w:val="00F34893"/>
    <w:rsid w:val="00F349BF"/>
    <w:rsid w:val="00F34AC9"/>
    <w:rsid w:val="00F34BE9"/>
    <w:rsid w:val="00F34BF2"/>
    <w:rsid w:val="00F34BFB"/>
    <w:rsid w:val="00F34C59"/>
    <w:rsid w:val="00F34C7B"/>
    <w:rsid w:val="00F34E72"/>
    <w:rsid w:val="00F34EA2"/>
    <w:rsid w:val="00F3511A"/>
    <w:rsid w:val="00F352EE"/>
    <w:rsid w:val="00F3541E"/>
    <w:rsid w:val="00F35445"/>
    <w:rsid w:val="00F354DC"/>
    <w:rsid w:val="00F354FA"/>
    <w:rsid w:val="00F35599"/>
    <w:rsid w:val="00F35690"/>
    <w:rsid w:val="00F3569F"/>
    <w:rsid w:val="00F358A8"/>
    <w:rsid w:val="00F358AD"/>
    <w:rsid w:val="00F35992"/>
    <w:rsid w:val="00F35A28"/>
    <w:rsid w:val="00F35B67"/>
    <w:rsid w:val="00F35E71"/>
    <w:rsid w:val="00F35F45"/>
    <w:rsid w:val="00F36211"/>
    <w:rsid w:val="00F36235"/>
    <w:rsid w:val="00F36272"/>
    <w:rsid w:val="00F36333"/>
    <w:rsid w:val="00F36353"/>
    <w:rsid w:val="00F363DB"/>
    <w:rsid w:val="00F364FB"/>
    <w:rsid w:val="00F36545"/>
    <w:rsid w:val="00F36592"/>
    <w:rsid w:val="00F36621"/>
    <w:rsid w:val="00F36653"/>
    <w:rsid w:val="00F36656"/>
    <w:rsid w:val="00F3681C"/>
    <w:rsid w:val="00F3692E"/>
    <w:rsid w:val="00F36A7E"/>
    <w:rsid w:val="00F36A80"/>
    <w:rsid w:val="00F36DA5"/>
    <w:rsid w:val="00F36E5F"/>
    <w:rsid w:val="00F36FEA"/>
    <w:rsid w:val="00F372BB"/>
    <w:rsid w:val="00F37408"/>
    <w:rsid w:val="00F374E9"/>
    <w:rsid w:val="00F37550"/>
    <w:rsid w:val="00F37609"/>
    <w:rsid w:val="00F37709"/>
    <w:rsid w:val="00F3790F"/>
    <w:rsid w:val="00F37948"/>
    <w:rsid w:val="00F37A94"/>
    <w:rsid w:val="00F37D1E"/>
    <w:rsid w:val="00F37D5C"/>
    <w:rsid w:val="00F4006B"/>
    <w:rsid w:val="00F40138"/>
    <w:rsid w:val="00F40420"/>
    <w:rsid w:val="00F40441"/>
    <w:rsid w:val="00F4057D"/>
    <w:rsid w:val="00F4063A"/>
    <w:rsid w:val="00F40683"/>
    <w:rsid w:val="00F406A0"/>
    <w:rsid w:val="00F407BA"/>
    <w:rsid w:val="00F40D66"/>
    <w:rsid w:val="00F4100E"/>
    <w:rsid w:val="00F41042"/>
    <w:rsid w:val="00F411AE"/>
    <w:rsid w:val="00F412BB"/>
    <w:rsid w:val="00F413B1"/>
    <w:rsid w:val="00F419C7"/>
    <w:rsid w:val="00F41E53"/>
    <w:rsid w:val="00F41E5E"/>
    <w:rsid w:val="00F42059"/>
    <w:rsid w:val="00F420A0"/>
    <w:rsid w:val="00F421A8"/>
    <w:rsid w:val="00F423BB"/>
    <w:rsid w:val="00F4244B"/>
    <w:rsid w:val="00F42475"/>
    <w:rsid w:val="00F42491"/>
    <w:rsid w:val="00F4252C"/>
    <w:rsid w:val="00F427CE"/>
    <w:rsid w:val="00F429FC"/>
    <w:rsid w:val="00F42B67"/>
    <w:rsid w:val="00F42CA9"/>
    <w:rsid w:val="00F42E3E"/>
    <w:rsid w:val="00F43092"/>
    <w:rsid w:val="00F430F1"/>
    <w:rsid w:val="00F43760"/>
    <w:rsid w:val="00F43886"/>
    <w:rsid w:val="00F43915"/>
    <w:rsid w:val="00F4394F"/>
    <w:rsid w:val="00F43A6E"/>
    <w:rsid w:val="00F43B60"/>
    <w:rsid w:val="00F43C2F"/>
    <w:rsid w:val="00F43D8C"/>
    <w:rsid w:val="00F44044"/>
    <w:rsid w:val="00F44186"/>
    <w:rsid w:val="00F4422E"/>
    <w:rsid w:val="00F44238"/>
    <w:rsid w:val="00F443AF"/>
    <w:rsid w:val="00F445D6"/>
    <w:rsid w:val="00F448CE"/>
    <w:rsid w:val="00F44B4E"/>
    <w:rsid w:val="00F44C77"/>
    <w:rsid w:val="00F44D0E"/>
    <w:rsid w:val="00F44DD6"/>
    <w:rsid w:val="00F44E09"/>
    <w:rsid w:val="00F44E5E"/>
    <w:rsid w:val="00F44F39"/>
    <w:rsid w:val="00F44F41"/>
    <w:rsid w:val="00F44FD9"/>
    <w:rsid w:val="00F4502A"/>
    <w:rsid w:val="00F4516C"/>
    <w:rsid w:val="00F45224"/>
    <w:rsid w:val="00F45255"/>
    <w:rsid w:val="00F45317"/>
    <w:rsid w:val="00F453EE"/>
    <w:rsid w:val="00F4549D"/>
    <w:rsid w:val="00F456C9"/>
    <w:rsid w:val="00F45790"/>
    <w:rsid w:val="00F457A0"/>
    <w:rsid w:val="00F457FD"/>
    <w:rsid w:val="00F45A52"/>
    <w:rsid w:val="00F45AE2"/>
    <w:rsid w:val="00F45E62"/>
    <w:rsid w:val="00F46111"/>
    <w:rsid w:val="00F46198"/>
    <w:rsid w:val="00F461E2"/>
    <w:rsid w:val="00F4629E"/>
    <w:rsid w:val="00F4644E"/>
    <w:rsid w:val="00F46649"/>
    <w:rsid w:val="00F46774"/>
    <w:rsid w:val="00F469F7"/>
    <w:rsid w:val="00F46A15"/>
    <w:rsid w:val="00F46A6F"/>
    <w:rsid w:val="00F46E96"/>
    <w:rsid w:val="00F46F30"/>
    <w:rsid w:val="00F46F52"/>
    <w:rsid w:val="00F470BF"/>
    <w:rsid w:val="00F472F0"/>
    <w:rsid w:val="00F47400"/>
    <w:rsid w:val="00F4747E"/>
    <w:rsid w:val="00F47575"/>
    <w:rsid w:val="00F475B3"/>
    <w:rsid w:val="00F479D9"/>
    <w:rsid w:val="00F479E2"/>
    <w:rsid w:val="00F47CCA"/>
    <w:rsid w:val="00F47E94"/>
    <w:rsid w:val="00F47F06"/>
    <w:rsid w:val="00F5046F"/>
    <w:rsid w:val="00F504A7"/>
    <w:rsid w:val="00F50557"/>
    <w:rsid w:val="00F50736"/>
    <w:rsid w:val="00F507E1"/>
    <w:rsid w:val="00F50ABC"/>
    <w:rsid w:val="00F50AC7"/>
    <w:rsid w:val="00F50CD7"/>
    <w:rsid w:val="00F50EB9"/>
    <w:rsid w:val="00F50EDF"/>
    <w:rsid w:val="00F5144D"/>
    <w:rsid w:val="00F516E9"/>
    <w:rsid w:val="00F51C20"/>
    <w:rsid w:val="00F51E4E"/>
    <w:rsid w:val="00F51F7B"/>
    <w:rsid w:val="00F5209E"/>
    <w:rsid w:val="00F52281"/>
    <w:rsid w:val="00F5229E"/>
    <w:rsid w:val="00F522AC"/>
    <w:rsid w:val="00F52621"/>
    <w:rsid w:val="00F52781"/>
    <w:rsid w:val="00F52805"/>
    <w:rsid w:val="00F52967"/>
    <w:rsid w:val="00F5296E"/>
    <w:rsid w:val="00F52985"/>
    <w:rsid w:val="00F52C04"/>
    <w:rsid w:val="00F52C51"/>
    <w:rsid w:val="00F52CB1"/>
    <w:rsid w:val="00F52D47"/>
    <w:rsid w:val="00F52EC5"/>
    <w:rsid w:val="00F52FC7"/>
    <w:rsid w:val="00F53021"/>
    <w:rsid w:val="00F53049"/>
    <w:rsid w:val="00F53070"/>
    <w:rsid w:val="00F53141"/>
    <w:rsid w:val="00F53443"/>
    <w:rsid w:val="00F53546"/>
    <w:rsid w:val="00F53609"/>
    <w:rsid w:val="00F5360E"/>
    <w:rsid w:val="00F5369B"/>
    <w:rsid w:val="00F53716"/>
    <w:rsid w:val="00F53810"/>
    <w:rsid w:val="00F53881"/>
    <w:rsid w:val="00F538D4"/>
    <w:rsid w:val="00F53A44"/>
    <w:rsid w:val="00F53CA4"/>
    <w:rsid w:val="00F53CD8"/>
    <w:rsid w:val="00F53F69"/>
    <w:rsid w:val="00F53FCE"/>
    <w:rsid w:val="00F54001"/>
    <w:rsid w:val="00F54287"/>
    <w:rsid w:val="00F54351"/>
    <w:rsid w:val="00F54731"/>
    <w:rsid w:val="00F5473B"/>
    <w:rsid w:val="00F54871"/>
    <w:rsid w:val="00F54A2C"/>
    <w:rsid w:val="00F54C1F"/>
    <w:rsid w:val="00F54DE2"/>
    <w:rsid w:val="00F54EE5"/>
    <w:rsid w:val="00F54F64"/>
    <w:rsid w:val="00F54FD3"/>
    <w:rsid w:val="00F551A1"/>
    <w:rsid w:val="00F5528F"/>
    <w:rsid w:val="00F55364"/>
    <w:rsid w:val="00F5550D"/>
    <w:rsid w:val="00F55898"/>
    <w:rsid w:val="00F558B4"/>
    <w:rsid w:val="00F5599B"/>
    <w:rsid w:val="00F55BAB"/>
    <w:rsid w:val="00F56050"/>
    <w:rsid w:val="00F56079"/>
    <w:rsid w:val="00F56140"/>
    <w:rsid w:val="00F56185"/>
    <w:rsid w:val="00F5631F"/>
    <w:rsid w:val="00F564C7"/>
    <w:rsid w:val="00F5653B"/>
    <w:rsid w:val="00F565D0"/>
    <w:rsid w:val="00F565E5"/>
    <w:rsid w:val="00F5669A"/>
    <w:rsid w:val="00F566F7"/>
    <w:rsid w:val="00F56759"/>
    <w:rsid w:val="00F56909"/>
    <w:rsid w:val="00F56953"/>
    <w:rsid w:val="00F569C1"/>
    <w:rsid w:val="00F56A47"/>
    <w:rsid w:val="00F56B09"/>
    <w:rsid w:val="00F56C4D"/>
    <w:rsid w:val="00F56DCD"/>
    <w:rsid w:val="00F56ED9"/>
    <w:rsid w:val="00F5701C"/>
    <w:rsid w:val="00F57187"/>
    <w:rsid w:val="00F571F6"/>
    <w:rsid w:val="00F57202"/>
    <w:rsid w:val="00F57383"/>
    <w:rsid w:val="00F57388"/>
    <w:rsid w:val="00F573EA"/>
    <w:rsid w:val="00F57420"/>
    <w:rsid w:val="00F574B9"/>
    <w:rsid w:val="00F575CD"/>
    <w:rsid w:val="00F576A4"/>
    <w:rsid w:val="00F576AE"/>
    <w:rsid w:val="00F57771"/>
    <w:rsid w:val="00F577E8"/>
    <w:rsid w:val="00F578D5"/>
    <w:rsid w:val="00F57A70"/>
    <w:rsid w:val="00F57D30"/>
    <w:rsid w:val="00F57F75"/>
    <w:rsid w:val="00F57FE3"/>
    <w:rsid w:val="00F6006A"/>
    <w:rsid w:val="00F60246"/>
    <w:rsid w:val="00F60279"/>
    <w:rsid w:val="00F6029A"/>
    <w:rsid w:val="00F60386"/>
    <w:rsid w:val="00F604A6"/>
    <w:rsid w:val="00F605B6"/>
    <w:rsid w:val="00F605D4"/>
    <w:rsid w:val="00F6090A"/>
    <w:rsid w:val="00F60AF0"/>
    <w:rsid w:val="00F60B3D"/>
    <w:rsid w:val="00F60BBD"/>
    <w:rsid w:val="00F60BC8"/>
    <w:rsid w:val="00F60C0C"/>
    <w:rsid w:val="00F60C22"/>
    <w:rsid w:val="00F60E2D"/>
    <w:rsid w:val="00F60E3D"/>
    <w:rsid w:val="00F60E68"/>
    <w:rsid w:val="00F60F10"/>
    <w:rsid w:val="00F60F1B"/>
    <w:rsid w:val="00F60F3A"/>
    <w:rsid w:val="00F60F8C"/>
    <w:rsid w:val="00F6103A"/>
    <w:rsid w:val="00F61083"/>
    <w:rsid w:val="00F61125"/>
    <w:rsid w:val="00F61149"/>
    <w:rsid w:val="00F6120E"/>
    <w:rsid w:val="00F6122E"/>
    <w:rsid w:val="00F61332"/>
    <w:rsid w:val="00F61389"/>
    <w:rsid w:val="00F6138A"/>
    <w:rsid w:val="00F6151A"/>
    <w:rsid w:val="00F61558"/>
    <w:rsid w:val="00F61763"/>
    <w:rsid w:val="00F61A0D"/>
    <w:rsid w:val="00F61AA3"/>
    <w:rsid w:val="00F61B21"/>
    <w:rsid w:val="00F61C21"/>
    <w:rsid w:val="00F61DE9"/>
    <w:rsid w:val="00F61DF2"/>
    <w:rsid w:val="00F61E63"/>
    <w:rsid w:val="00F62009"/>
    <w:rsid w:val="00F62260"/>
    <w:rsid w:val="00F62331"/>
    <w:rsid w:val="00F623D5"/>
    <w:rsid w:val="00F625D4"/>
    <w:rsid w:val="00F6264D"/>
    <w:rsid w:val="00F62662"/>
    <w:rsid w:val="00F62816"/>
    <w:rsid w:val="00F62836"/>
    <w:rsid w:val="00F62A00"/>
    <w:rsid w:val="00F62B7A"/>
    <w:rsid w:val="00F62C61"/>
    <w:rsid w:val="00F62DA4"/>
    <w:rsid w:val="00F62E47"/>
    <w:rsid w:val="00F62ED4"/>
    <w:rsid w:val="00F62F3B"/>
    <w:rsid w:val="00F62FC8"/>
    <w:rsid w:val="00F6307C"/>
    <w:rsid w:val="00F63175"/>
    <w:rsid w:val="00F6326F"/>
    <w:rsid w:val="00F63271"/>
    <w:rsid w:val="00F63411"/>
    <w:rsid w:val="00F63460"/>
    <w:rsid w:val="00F6349E"/>
    <w:rsid w:val="00F634FD"/>
    <w:rsid w:val="00F635B5"/>
    <w:rsid w:val="00F6385C"/>
    <w:rsid w:val="00F638E6"/>
    <w:rsid w:val="00F639F4"/>
    <w:rsid w:val="00F63A98"/>
    <w:rsid w:val="00F63BB8"/>
    <w:rsid w:val="00F63CDE"/>
    <w:rsid w:val="00F63D15"/>
    <w:rsid w:val="00F63DFA"/>
    <w:rsid w:val="00F64184"/>
    <w:rsid w:val="00F64379"/>
    <w:rsid w:val="00F6441B"/>
    <w:rsid w:val="00F6459A"/>
    <w:rsid w:val="00F646AD"/>
    <w:rsid w:val="00F646D7"/>
    <w:rsid w:val="00F64721"/>
    <w:rsid w:val="00F6496F"/>
    <w:rsid w:val="00F64A08"/>
    <w:rsid w:val="00F64AEA"/>
    <w:rsid w:val="00F64B47"/>
    <w:rsid w:val="00F64BFE"/>
    <w:rsid w:val="00F64C83"/>
    <w:rsid w:val="00F64E29"/>
    <w:rsid w:val="00F64FCA"/>
    <w:rsid w:val="00F64FE3"/>
    <w:rsid w:val="00F65004"/>
    <w:rsid w:val="00F65132"/>
    <w:rsid w:val="00F653AF"/>
    <w:rsid w:val="00F653F8"/>
    <w:rsid w:val="00F654C8"/>
    <w:rsid w:val="00F65582"/>
    <w:rsid w:val="00F65675"/>
    <w:rsid w:val="00F658FD"/>
    <w:rsid w:val="00F6594E"/>
    <w:rsid w:val="00F65A13"/>
    <w:rsid w:val="00F65C22"/>
    <w:rsid w:val="00F66207"/>
    <w:rsid w:val="00F662BF"/>
    <w:rsid w:val="00F663E6"/>
    <w:rsid w:val="00F6641C"/>
    <w:rsid w:val="00F665E8"/>
    <w:rsid w:val="00F666A1"/>
    <w:rsid w:val="00F6671B"/>
    <w:rsid w:val="00F6673C"/>
    <w:rsid w:val="00F6675D"/>
    <w:rsid w:val="00F66895"/>
    <w:rsid w:val="00F668B5"/>
    <w:rsid w:val="00F66980"/>
    <w:rsid w:val="00F669D4"/>
    <w:rsid w:val="00F66D32"/>
    <w:rsid w:val="00F66DE0"/>
    <w:rsid w:val="00F66ED7"/>
    <w:rsid w:val="00F67045"/>
    <w:rsid w:val="00F6705B"/>
    <w:rsid w:val="00F67094"/>
    <w:rsid w:val="00F670B1"/>
    <w:rsid w:val="00F671AF"/>
    <w:rsid w:val="00F6733D"/>
    <w:rsid w:val="00F673D8"/>
    <w:rsid w:val="00F67454"/>
    <w:rsid w:val="00F674B3"/>
    <w:rsid w:val="00F6756B"/>
    <w:rsid w:val="00F67623"/>
    <w:rsid w:val="00F676D6"/>
    <w:rsid w:val="00F6792D"/>
    <w:rsid w:val="00F67987"/>
    <w:rsid w:val="00F679CC"/>
    <w:rsid w:val="00F67B9C"/>
    <w:rsid w:val="00F67C26"/>
    <w:rsid w:val="00F67CE6"/>
    <w:rsid w:val="00F67D5E"/>
    <w:rsid w:val="00F67E39"/>
    <w:rsid w:val="00F67E9D"/>
    <w:rsid w:val="00F67F17"/>
    <w:rsid w:val="00F67F96"/>
    <w:rsid w:val="00F7017D"/>
    <w:rsid w:val="00F701E1"/>
    <w:rsid w:val="00F707C5"/>
    <w:rsid w:val="00F7083F"/>
    <w:rsid w:val="00F708CB"/>
    <w:rsid w:val="00F709B8"/>
    <w:rsid w:val="00F70AF6"/>
    <w:rsid w:val="00F70CDB"/>
    <w:rsid w:val="00F70F70"/>
    <w:rsid w:val="00F71159"/>
    <w:rsid w:val="00F71170"/>
    <w:rsid w:val="00F71195"/>
    <w:rsid w:val="00F71200"/>
    <w:rsid w:val="00F7124E"/>
    <w:rsid w:val="00F71273"/>
    <w:rsid w:val="00F712D3"/>
    <w:rsid w:val="00F712DB"/>
    <w:rsid w:val="00F71342"/>
    <w:rsid w:val="00F71377"/>
    <w:rsid w:val="00F71560"/>
    <w:rsid w:val="00F715D0"/>
    <w:rsid w:val="00F715D4"/>
    <w:rsid w:val="00F71663"/>
    <w:rsid w:val="00F716DF"/>
    <w:rsid w:val="00F718B4"/>
    <w:rsid w:val="00F7193C"/>
    <w:rsid w:val="00F719F2"/>
    <w:rsid w:val="00F71B36"/>
    <w:rsid w:val="00F71B49"/>
    <w:rsid w:val="00F71B66"/>
    <w:rsid w:val="00F71BAC"/>
    <w:rsid w:val="00F71C34"/>
    <w:rsid w:val="00F71D4B"/>
    <w:rsid w:val="00F71F70"/>
    <w:rsid w:val="00F71F86"/>
    <w:rsid w:val="00F721B5"/>
    <w:rsid w:val="00F7232A"/>
    <w:rsid w:val="00F72504"/>
    <w:rsid w:val="00F7284A"/>
    <w:rsid w:val="00F728D8"/>
    <w:rsid w:val="00F72927"/>
    <w:rsid w:val="00F7292E"/>
    <w:rsid w:val="00F729E7"/>
    <w:rsid w:val="00F72F23"/>
    <w:rsid w:val="00F730A1"/>
    <w:rsid w:val="00F730C3"/>
    <w:rsid w:val="00F7317C"/>
    <w:rsid w:val="00F73205"/>
    <w:rsid w:val="00F733AC"/>
    <w:rsid w:val="00F733E0"/>
    <w:rsid w:val="00F733E8"/>
    <w:rsid w:val="00F73438"/>
    <w:rsid w:val="00F73587"/>
    <w:rsid w:val="00F73757"/>
    <w:rsid w:val="00F737A8"/>
    <w:rsid w:val="00F7385E"/>
    <w:rsid w:val="00F738AC"/>
    <w:rsid w:val="00F738CD"/>
    <w:rsid w:val="00F73C8F"/>
    <w:rsid w:val="00F73CC2"/>
    <w:rsid w:val="00F73D22"/>
    <w:rsid w:val="00F73D37"/>
    <w:rsid w:val="00F73E94"/>
    <w:rsid w:val="00F73FB1"/>
    <w:rsid w:val="00F7401D"/>
    <w:rsid w:val="00F741D7"/>
    <w:rsid w:val="00F74209"/>
    <w:rsid w:val="00F742CE"/>
    <w:rsid w:val="00F742F5"/>
    <w:rsid w:val="00F744B3"/>
    <w:rsid w:val="00F74674"/>
    <w:rsid w:val="00F74677"/>
    <w:rsid w:val="00F746FA"/>
    <w:rsid w:val="00F74A6F"/>
    <w:rsid w:val="00F74AA5"/>
    <w:rsid w:val="00F74AEA"/>
    <w:rsid w:val="00F74BC2"/>
    <w:rsid w:val="00F74CA1"/>
    <w:rsid w:val="00F74D06"/>
    <w:rsid w:val="00F74F22"/>
    <w:rsid w:val="00F7518E"/>
    <w:rsid w:val="00F752FD"/>
    <w:rsid w:val="00F75464"/>
    <w:rsid w:val="00F7559E"/>
    <w:rsid w:val="00F7560D"/>
    <w:rsid w:val="00F75656"/>
    <w:rsid w:val="00F75694"/>
    <w:rsid w:val="00F7579E"/>
    <w:rsid w:val="00F757AB"/>
    <w:rsid w:val="00F7592D"/>
    <w:rsid w:val="00F75B1E"/>
    <w:rsid w:val="00F75C26"/>
    <w:rsid w:val="00F75C97"/>
    <w:rsid w:val="00F75CD0"/>
    <w:rsid w:val="00F75E6D"/>
    <w:rsid w:val="00F75E7E"/>
    <w:rsid w:val="00F75EDF"/>
    <w:rsid w:val="00F75F5C"/>
    <w:rsid w:val="00F76154"/>
    <w:rsid w:val="00F7621D"/>
    <w:rsid w:val="00F763E9"/>
    <w:rsid w:val="00F7646D"/>
    <w:rsid w:val="00F76575"/>
    <w:rsid w:val="00F767E4"/>
    <w:rsid w:val="00F76A1C"/>
    <w:rsid w:val="00F76A67"/>
    <w:rsid w:val="00F76C56"/>
    <w:rsid w:val="00F76D4D"/>
    <w:rsid w:val="00F76D83"/>
    <w:rsid w:val="00F76D9D"/>
    <w:rsid w:val="00F76DBC"/>
    <w:rsid w:val="00F76E03"/>
    <w:rsid w:val="00F76E42"/>
    <w:rsid w:val="00F7720B"/>
    <w:rsid w:val="00F77254"/>
    <w:rsid w:val="00F7732C"/>
    <w:rsid w:val="00F77362"/>
    <w:rsid w:val="00F77419"/>
    <w:rsid w:val="00F774A2"/>
    <w:rsid w:val="00F774B0"/>
    <w:rsid w:val="00F776D0"/>
    <w:rsid w:val="00F77F51"/>
    <w:rsid w:val="00F77F59"/>
    <w:rsid w:val="00F80019"/>
    <w:rsid w:val="00F80066"/>
    <w:rsid w:val="00F801DB"/>
    <w:rsid w:val="00F8062E"/>
    <w:rsid w:val="00F80815"/>
    <w:rsid w:val="00F808D8"/>
    <w:rsid w:val="00F808EE"/>
    <w:rsid w:val="00F80930"/>
    <w:rsid w:val="00F80B10"/>
    <w:rsid w:val="00F80BBC"/>
    <w:rsid w:val="00F80F10"/>
    <w:rsid w:val="00F810D7"/>
    <w:rsid w:val="00F810F7"/>
    <w:rsid w:val="00F81107"/>
    <w:rsid w:val="00F81117"/>
    <w:rsid w:val="00F81183"/>
    <w:rsid w:val="00F8160E"/>
    <w:rsid w:val="00F816C5"/>
    <w:rsid w:val="00F81826"/>
    <w:rsid w:val="00F81B19"/>
    <w:rsid w:val="00F81B23"/>
    <w:rsid w:val="00F81D01"/>
    <w:rsid w:val="00F81D0F"/>
    <w:rsid w:val="00F81D24"/>
    <w:rsid w:val="00F82266"/>
    <w:rsid w:val="00F8233E"/>
    <w:rsid w:val="00F8234B"/>
    <w:rsid w:val="00F8236B"/>
    <w:rsid w:val="00F8277D"/>
    <w:rsid w:val="00F82A68"/>
    <w:rsid w:val="00F82B43"/>
    <w:rsid w:val="00F82C54"/>
    <w:rsid w:val="00F82C59"/>
    <w:rsid w:val="00F82DFD"/>
    <w:rsid w:val="00F82F34"/>
    <w:rsid w:val="00F82F8A"/>
    <w:rsid w:val="00F830A4"/>
    <w:rsid w:val="00F831D1"/>
    <w:rsid w:val="00F831F6"/>
    <w:rsid w:val="00F83382"/>
    <w:rsid w:val="00F833ED"/>
    <w:rsid w:val="00F835CB"/>
    <w:rsid w:val="00F83699"/>
    <w:rsid w:val="00F836DB"/>
    <w:rsid w:val="00F8375C"/>
    <w:rsid w:val="00F83820"/>
    <w:rsid w:val="00F838AA"/>
    <w:rsid w:val="00F83B2D"/>
    <w:rsid w:val="00F8405C"/>
    <w:rsid w:val="00F84084"/>
    <w:rsid w:val="00F840BA"/>
    <w:rsid w:val="00F84242"/>
    <w:rsid w:val="00F842BC"/>
    <w:rsid w:val="00F84515"/>
    <w:rsid w:val="00F8455F"/>
    <w:rsid w:val="00F846A2"/>
    <w:rsid w:val="00F846E6"/>
    <w:rsid w:val="00F8482D"/>
    <w:rsid w:val="00F8484D"/>
    <w:rsid w:val="00F848B3"/>
    <w:rsid w:val="00F84968"/>
    <w:rsid w:val="00F84979"/>
    <w:rsid w:val="00F84A51"/>
    <w:rsid w:val="00F84AED"/>
    <w:rsid w:val="00F84B8D"/>
    <w:rsid w:val="00F84C41"/>
    <w:rsid w:val="00F84D66"/>
    <w:rsid w:val="00F84D8C"/>
    <w:rsid w:val="00F8557F"/>
    <w:rsid w:val="00F857BD"/>
    <w:rsid w:val="00F857CA"/>
    <w:rsid w:val="00F85965"/>
    <w:rsid w:val="00F85988"/>
    <w:rsid w:val="00F85D07"/>
    <w:rsid w:val="00F85DB8"/>
    <w:rsid w:val="00F863F6"/>
    <w:rsid w:val="00F86417"/>
    <w:rsid w:val="00F8656F"/>
    <w:rsid w:val="00F86660"/>
    <w:rsid w:val="00F866A2"/>
    <w:rsid w:val="00F868F2"/>
    <w:rsid w:val="00F86902"/>
    <w:rsid w:val="00F8691E"/>
    <w:rsid w:val="00F86BBA"/>
    <w:rsid w:val="00F86C5D"/>
    <w:rsid w:val="00F86D95"/>
    <w:rsid w:val="00F86DDD"/>
    <w:rsid w:val="00F86F72"/>
    <w:rsid w:val="00F86F94"/>
    <w:rsid w:val="00F870D2"/>
    <w:rsid w:val="00F871C9"/>
    <w:rsid w:val="00F874ED"/>
    <w:rsid w:val="00F875CC"/>
    <w:rsid w:val="00F87797"/>
    <w:rsid w:val="00F8785E"/>
    <w:rsid w:val="00F878CA"/>
    <w:rsid w:val="00F87981"/>
    <w:rsid w:val="00F87F1F"/>
    <w:rsid w:val="00F87F32"/>
    <w:rsid w:val="00F87F83"/>
    <w:rsid w:val="00F90711"/>
    <w:rsid w:val="00F907CF"/>
    <w:rsid w:val="00F908D8"/>
    <w:rsid w:val="00F90BB9"/>
    <w:rsid w:val="00F90E51"/>
    <w:rsid w:val="00F91048"/>
    <w:rsid w:val="00F91255"/>
    <w:rsid w:val="00F9143A"/>
    <w:rsid w:val="00F9154C"/>
    <w:rsid w:val="00F9155A"/>
    <w:rsid w:val="00F916F1"/>
    <w:rsid w:val="00F9175E"/>
    <w:rsid w:val="00F91961"/>
    <w:rsid w:val="00F919A2"/>
    <w:rsid w:val="00F91A47"/>
    <w:rsid w:val="00F91BD2"/>
    <w:rsid w:val="00F91D5F"/>
    <w:rsid w:val="00F91E5B"/>
    <w:rsid w:val="00F92069"/>
    <w:rsid w:val="00F92100"/>
    <w:rsid w:val="00F92264"/>
    <w:rsid w:val="00F925CB"/>
    <w:rsid w:val="00F9288F"/>
    <w:rsid w:val="00F929C2"/>
    <w:rsid w:val="00F92C66"/>
    <w:rsid w:val="00F92DD2"/>
    <w:rsid w:val="00F92DE6"/>
    <w:rsid w:val="00F92F03"/>
    <w:rsid w:val="00F931BD"/>
    <w:rsid w:val="00F93263"/>
    <w:rsid w:val="00F932C9"/>
    <w:rsid w:val="00F932CF"/>
    <w:rsid w:val="00F934BB"/>
    <w:rsid w:val="00F934EA"/>
    <w:rsid w:val="00F935D4"/>
    <w:rsid w:val="00F93703"/>
    <w:rsid w:val="00F93772"/>
    <w:rsid w:val="00F937FC"/>
    <w:rsid w:val="00F93842"/>
    <w:rsid w:val="00F93948"/>
    <w:rsid w:val="00F93A41"/>
    <w:rsid w:val="00F93B05"/>
    <w:rsid w:val="00F93BBE"/>
    <w:rsid w:val="00F93C79"/>
    <w:rsid w:val="00F93CFA"/>
    <w:rsid w:val="00F93D9A"/>
    <w:rsid w:val="00F93F32"/>
    <w:rsid w:val="00F93FC2"/>
    <w:rsid w:val="00F94253"/>
    <w:rsid w:val="00F9425A"/>
    <w:rsid w:val="00F94793"/>
    <w:rsid w:val="00F947F2"/>
    <w:rsid w:val="00F948EF"/>
    <w:rsid w:val="00F94931"/>
    <w:rsid w:val="00F94A71"/>
    <w:rsid w:val="00F94D09"/>
    <w:rsid w:val="00F94F0F"/>
    <w:rsid w:val="00F952D1"/>
    <w:rsid w:val="00F956E7"/>
    <w:rsid w:val="00F957F7"/>
    <w:rsid w:val="00F95922"/>
    <w:rsid w:val="00F9599B"/>
    <w:rsid w:val="00F95A64"/>
    <w:rsid w:val="00F95AC0"/>
    <w:rsid w:val="00F95C81"/>
    <w:rsid w:val="00F95D25"/>
    <w:rsid w:val="00F95FEF"/>
    <w:rsid w:val="00F96175"/>
    <w:rsid w:val="00F961CB"/>
    <w:rsid w:val="00F9628B"/>
    <w:rsid w:val="00F96361"/>
    <w:rsid w:val="00F964E7"/>
    <w:rsid w:val="00F965C8"/>
    <w:rsid w:val="00F96863"/>
    <w:rsid w:val="00F9693C"/>
    <w:rsid w:val="00F969EA"/>
    <w:rsid w:val="00F96D47"/>
    <w:rsid w:val="00F96D5B"/>
    <w:rsid w:val="00F96D9F"/>
    <w:rsid w:val="00F96DAA"/>
    <w:rsid w:val="00F96F7E"/>
    <w:rsid w:val="00F970D1"/>
    <w:rsid w:val="00F97171"/>
    <w:rsid w:val="00F97176"/>
    <w:rsid w:val="00F971E5"/>
    <w:rsid w:val="00F977D7"/>
    <w:rsid w:val="00F97AFB"/>
    <w:rsid w:val="00F97AFE"/>
    <w:rsid w:val="00F97B70"/>
    <w:rsid w:val="00F97C21"/>
    <w:rsid w:val="00F97CAE"/>
    <w:rsid w:val="00F97D63"/>
    <w:rsid w:val="00F97D65"/>
    <w:rsid w:val="00FA001D"/>
    <w:rsid w:val="00FA00B4"/>
    <w:rsid w:val="00FA03A1"/>
    <w:rsid w:val="00FA045E"/>
    <w:rsid w:val="00FA0524"/>
    <w:rsid w:val="00FA0632"/>
    <w:rsid w:val="00FA068F"/>
    <w:rsid w:val="00FA0753"/>
    <w:rsid w:val="00FA07E0"/>
    <w:rsid w:val="00FA08F9"/>
    <w:rsid w:val="00FA0A37"/>
    <w:rsid w:val="00FA0ADD"/>
    <w:rsid w:val="00FA0CD1"/>
    <w:rsid w:val="00FA0E02"/>
    <w:rsid w:val="00FA0EC8"/>
    <w:rsid w:val="00FA0F0E"/>
    <w:rsid w:val="00FA0F2E"/>
    <w:rsid w:val="00FA0FC7"/>
    <w:rsid w:val="00FA1288"/>
    <w:rsid w:val="00FA1299"/>
    <w:rsid w:val="00FA1395"/>
    <w:rsid w:val="00FA16C7"/>
    <w:rsid w:val="00FA171F"/>
    <w:rsid w:val="00FA1799"/>
    <w:rsid w:val="00FA18EB"/>
    <w:rsid w:val="00FA1A60"/>
    <w:rsid w:val="00FA1E58"/>
    <w:rsid w:val="00FA1EAE"/>
    <w:rsid w:val="00FA20B0"/>
    <w:rsid w:val="00FA2447"/>
    <w:rsid w:val="00FA25EE"/>
    <w:rsid w:val="00FA2759"/>
    <w:rsid w:val="00FA277E"/>
    <w:rsid w:val="00FA2A07"/>
    <w:rsid w:val="00FA2A84"/>
    <w:rsid w:val="00FA2B56"/>
    <w:rsid w:val="00FA2BE9"/>
    <w:rsid w:val="00FA2DB4"/>
    <w:rsid w:val="00FA2DC5"/>
    <w:rsid w:val="00FA2E63"/>
    <w:rsid w:val="00FA2FD4"/>
    <w:rsid w:val="00FA30CA"/>
    <w:rsid w:val="00FA3136"/>
    <w:rsid w:val="00FA32F1"/>
    <w:rsid w:val="00FA334E"/>
    <w:rsid w:val="00FA3382"/>
    <w:rsid w:val="00FA345F"/>
    <w:rsid w:val="00FA3702"/>
    <w:rsid w:val="00FA3725"/>
    <w:rsid w:val="00FA3887"/>
    <w:rsid w:val="00FA3895"/>
    <w:rsid w:val="00FA3907"/>
    <w:rsid w:val="00FA39A3"/>
    <w:rsid w:val="00FA3A58"/>
    <w:rsid w:val="00FA3A66"/>
    <w:rsid w:val="00FA3A8F"/>
    <w:rsid w:val="00FA3E1D"/>
    <w:rsid w:val="00FA3EAA"/>
    <w:rsid w:val="00FA3EC1"/>
    <w:rsid w:val="00FA40A4"/>
    <w:rsid w:val="00FA4216"/>
    <w:rsid w:val="00FA429F"/>
    <w:rsid w:val="00FA4357"/>
    <w:rsid w:val="00FA442A"/>
    <w:rsid w:val="00FA4516"/>
    <w:rsid w:val="00FA47B0"/>
    <w:rsid w:val="00FA4845"/>
    <w:rsid w:val="00FA4964"/>
    <w:rsid w:val="00FA4A3F"/>
    <w:rsid w:val="00FA4B02"/>
    <w:rsid w:val="00FA4BFE"/>
    <w:rsid w:val="00FA4C2B"/>
    <w:rsid w:val="00FA50B6"/>
    <w:rsid w:val="00FA51C8"/>
    <w:rsid w:val="00FA5249"/>
    <w:rsid w:val="00FA5343"/>
    <w:rsid w:val="00FA54D6"/>
    <w:rsid w:val="00FA5510"/>
    <w:rsid w:val="00FA556A"/>
    <w:rsid w:val="00FA5614"/>
    <w:rsid w:val="00FA56B6"/>
    <w:rsid w:val="00FA56C3"/>
    <w:rsid w:val="00FA5778"/>
    <w:rsid w:val="00FA5ADF"/>
    <w:rsid w:val="00FA5BC5"/>
    <w:rsid w:val="00FA6235"/>
    <w:rsid w:val="00FA62B3"/>
    <w:rsid w:val="00FA62F2"/>
    <w:rsid w:val="00FA6322"/>
    <w:rsid w:val="00FA6333"/>
    <w:rsid w:val="00FA647D"/>
    <w:rsid w:val="00FA656D"/>
    <w:rsid w:val="00FA6738"/>
    <w:rsid w:val="00FA675C"/>
    <w:rsid w:val="00FA67AA"/>
    <w:rsid w:val="00FA6808"/>
    <w:rsid w:val="00FA696C"/>
    <w:rsid w:val="00FA6A52"/>
    <w:rsid w:val="00FA6B90"/>
    <w:rsid w:val="00FA6C7C"/>
    <w:rsid w:val="00FA6ED6"/>
    <w:rsid w:val="00FA7097"/>
    <w:rsid w:val="00FA71A9"/>
    <w:rsid w:val="00FA730A"/>
    <w:rsid w:val="00FA77F9"/>
    <w:rsid w:val="00FA79C1"/>
    <w:rsid w:val="00FA7AD3"/>
    <w:rsid w:val="00FA7C85"/>
    <w:rsid w:val="00FA7D9A"/>
    <w:rsid w:val="00FA7E0F"/>
    <w:rsid w:val="00FB0258"/>
    <w:rsid w:val="00FB02E2"/>
    <w:rsid w:val="00FB0407"/>
    <w:rsid w:val="00FB0ACE"/>
    <w:rsid w:val="00FB0E19"/>
    <w:rsid w:val="00FB0E68"/>
    <w:rsid w:val="00FB138E"/>
    <w:rsid w:val="00FB13BE"/>
    <w:rsid w:val="00FB13D0"/>
    <w:rsid w:val="00FB14D8"/>
    <w:rsid w:val="00FB1608"/>
    <w:rsid w:val="00FB17C1"/>
    <w:rsid w:val="00FB1BA8"/>
    <w:rsid w:val="00FB1CF1"/>
    <w:rsid w:val="00FB1D36"/>
    <w:rsid w:val="00FB1D7A"/>
    <w:rsid w:val="00FB2003"/>
    <w:rsid w:val="00FB21F7"/>
    <w:rsid w:val="00FB23AC"/>
    <w:rsid w:val="00FB246C"/>
    <w:rsid w:val="00FB2613"/>
    <w:rsid w:val="00FB2647"/>
    <w:rsid w:val="00FB2709"/>
    <w:rsid w:val="00FB27E4"/>
    <w:rsid w:val="00FB28D0"/>
    <w:rsid w:val="00FB29B9"/>
    <w:rsid w:val="00FB2C33"/>
    <w:rsid w:val="00FB2D0F"/>
    <w:rsid w:val="00FB2DE9"/>
    <w:rsid w:val="00FB3065"/>
    <w:rsid w:val="00FB30BA"/>
    <w:rsid w:val="00FB3335"/>
    <w:rsid w:val="00FB398C"/>
    <w:rsid w:val="00FB3BFE"/>
    <w:rsid w:val="00FB3F20"/>
    <w:rsid w:val="00FB40BE"/>
    <w:rsid w:val="00FB41AB"/>
    <w:rsid w:val="00FB4241"/>
    <w:rsid w:val="00FB444A"/>
    <w:rsid w:val="00FB4508"/>
    <w:rsid w:val="00FB45BF"/>
    <w:rsid w:val="00FB4646"/>
    <w:rsid w:val="00FB4876"/>
    <w:rsid w:val="00FB488A"/>
    <w:rsid w:val="00FB4ABB"/>
    <w:rsid w:val="00FB4BA1"/>
    <w:rsid w:val="00FB4BA2"/>
    <w:rsid w:val="00FB4BB0"/>
    <w:rsid w:val="00FB4D15"/>
    <w:rsid w:val="00FB4D41"/>
    <w:rsid w:val="00FB4E3D"/>
    <w:rsid w:val="00FB4E42"/>
    <w:rsid w:val="00FB4E85"/>
    <w:rsid w:val="00FB4EAD"/>
    <w:rsid w:val="00FB4FB0"/>
    <w:rsid w:val="00FB50DF"/>
    <w:rsid w:val="00FB5224"/>
    <w:rsid w:val="00FB527B"/>
    <w:rsid w:val="00FB5320"/>
    <w:rsid w:val="00FB5416"/>
    <w:rsid w:val="00FB5638"/>
    <w:rsid w:val="00FB573B"/>
    <w:rsid w:val="00FB574F"/>
    <w:rsid w:val="00FB58A6"/>
    <w:rsid w:val="00FB5C62"/>
    <w:rsid w:val="00FB5EC7"/>
    <w:rsid w:val="00FB5ED4"/>
    <w:rsid w:val="00FB60F6"/>
    <w:rsid w:val="00FB63BC"/>
    <w:rsid w:val="00FB6496"/>
    <w:rsid w:val="00FB64BD"/>
    <w:rsid w:val="00FB65A1"/>
    <w:rsid w:val="00FB6631"/>
    <w:rsid w:val="00FB66DE"/>
    <w:rsid w:val="00FB6884"/>
    <w:rsid w:val="00FB6BA9"/>
    <w:rsid w:val="00FB6BBB"/>
    <w:rsid w:val="00FB6D89"/>
    <w:rsid w:val="00FB6D8B"/>
    <w:rsid w:val="00FB6E1F"/>
    <w:rsid w:val="00FB713C"/>
    <w:rsid w:val="00FB71A6"/>
    <w:rsid w:val="00FB721B"/>
    <w:rsid w:val="00FB7337"/>
    <w:rsid w:val="00FB7350"/>
    <w:rsid w:val="00FB7424"/>
    <w:rsid w:val="00FB750C"/>
    <w:rsid w:val="00FB755B"/>
    <w:rsid w:val="00FB75DA"/>
    <w:rsid w:val="00FB75F8"/>
    <w:rsid w:val="00FB77D4"/>
    <w:rsid w:val="00FB7956"/>
    <w:rsid w:val="00FB7A7E"/>
    <w:rsid w:val="00FB7B15"/>
    <w:rsid w:val="00FB7D79"/>
    <w:rsid w:val="00FB7DB3"/>
    <w:rsid w:val="00FB7DD8"/>
    <w:rsid w:val="00FB7E9B"/>
    <w:rsid w:val="00FB7EA3"/>
    <w:rsid w:val="00FB7ED4"/>
    <w:rsid w:val="00FB7EF6"/>
    <w:rsid w:val="00FB7F21"/>
    <w:rsid w:val="00FC0115"/>
    <w:rsid w:val="00FC01FE"/>
    <w:rsid w:val="00FC0244"/>
    <w:rsid w:val="00FC0388"/>
    <w:rsid w:val="00FC04BD"/>
    <w:rsid w:val="00FC0650"/>
    <w:rsid w:val="00FC074E"/>
    <w:rsid w:val="00FC0929"/>
    <w:rsid w:val="00FC0B10"/>
    <w:rsid w:val="00FC0B1C"/>
    <w:rsid w:val="00FC0B8E"/>
    <w:rsid w:val="00FC0C30"/>
    <w:rsid w:val="00FC0CAA"/>
    <w:rsid w:val="00FC0D0B"/>
    <w:rsid w:val="00FC0D86"/>
    <w:rsid w:val="00FC0D91"/>
    <w:rsid w:val="00FC0DE0"/>
    <w:rsid w:val="00FC14B4"/>
    <w:rsid w:val="00FC154E"/>
    <w:rsid w:val="00FC15A7"/>
    <w:rsid w:val="00FC15C4"/>
    <w:rsid w:val="00FC1748"/>
    <w:rsid w:val="00FC18F7"/>
    <w:rsid w:val="00FC1AB9"/>
    <w:rsid w:val="00FC1ABA"/>
    <w:rsid w:val="00FC1B40"/>
    <w:rsid w:val="00FC1BCE"/>
    <w:rsid w:val="00FC1C26"/>
    <w:rsid w:val="00FC1C67"/>
    <w:rsid w:val="00FC1D00"/>
    <w:rsid w:val="00FC1FCE"/>
    <w:rsid w:val="00FC203C"/>
    <w:rsid w:val="00FC21B2"/>
    <w:rsid w:val="00FC21B8"/>
    <w:rsid w:val="00FC21BA"/>
    <w:rsid w:val="00FC21E3"/>
    <w:rsid w:val="00FC2201"/>
    <w:rsid w:val="00FC2255"/>
    <w:rsid w:val="00FC22C1"/>
    <w:rsid w:val="00FC23B5"/>
    <w:rsid w:val="00FC23C5"/>
    <w:rsid w:val="00FC251F"/>
    <w:rsid w:val="00FC258E"/>
    <w:rsid w:val="00FC27ED"/>
    <w:rsid w:val="00FC27EF"/>
    <w:rsid w:val="00FC2883"/>
    <w:rsid w:val="00FC2944"/>
    <w:rsid w:val="00FC2BB6"/>
    <w:rsid w:val="00FC2BE4"/>
    <w:rsid w:val="00FC2C83"/>
    <w:rsid w:val="00FC2DE6"/>
    <w:rsid w:val="00FC2E97"/>
    <w:rsid w:val="00FC2ECA"/>
    <w:rsid w:val="00FC308D"/>
    <w:rsid w:val="00FC31D6"/>
    <w:rsid w:val="00FC31FA"/>
    <w:rsid w:val="00FC3213"/>
    <w:rsid w:val="00FC3292"/>
    <w:rsid w:val="00FC3342"/>
    <w:rsid w:val="00FC33B7"/>
    <w:rsid w:val="00FC3468"/>
    <w:rsid w:val="00FC34E6"/>
    <w:rsid w:val="00FC3512"/>
    <w:rsid w:val="00FC353D"/>
    <w:rsid w:val="00FC3637"/>
    <w:rsid w:val="00FC385D"/>
    <w:rsid w:val="00FC386F"/>
    <w:rsid w:val="00FC389B"/>
    <w:rsid w:val="00FC3938"/>
    <w:rsid w:val="00FC3A8C"/>
    <w:rsid w:val="00FC3B3D"/>
    <w:rsid w:val="00FC3CBF"/>
    <w:rsid w:val="00FC3CDD"/>
    <w:rsid w:val="00FC3ED0"/>
    <w:rsid w:val="00FC4336"/>
    <w:rsid w:val="00FC4414"/>
    <w:rsid w:val="00FC4428"/>
    <w:rsid w:val="00FC44D3"/>
    <w:rsid w:val="00FC45C6"/>
    <w:rsid w:val="00FC46AA"/>
    <w:rsid w:val="00FC46F6"/>
    <w:rsid w:val="00FC47B7"/>
    <w:rsid w:val="00FC480B"/>
    <w:rsid w:val="00FC48AF"/>
    <w:rsid w:val="00FC4901"/>
    <w:rsid w:val="00FC497E"/>
    <w:rsid w:val="00FC4CBB"/>
    <w:rsid w:val="00FC4D55"/>
    <w:rsid w:val="00FC4D83"/>
    <w:rsid w:val="00FC4D8D"/>
    <w:rsid w:val="00FC4D9B"/>
    <w:rsid w:val="00FC4E3C"/>
    <w:rsid w:val="00FC5018"/>
    <w:rsid w:val="00FC5261"/>
    <w:rsid w:val="00FC5367"/>
    <w:rsid w:val="00FC5371"/>
    <w:rsid w:val="00FC5500"/>
    <w:rsid w:val="00FC551E"/>
    <w:rsid w:val="00FC55CE"/>
    <w:rsid w:val="00FC5831"/>
    <w:rsid w:val="00FC5834"/>
    <w:rsid w:val="00FC5997"/>
    <w:rsid w:val="00FC5AA1"/>
    <w:rsid w:val="00FC5B3F"/>
    <w:rsid w:val="00FC5BEB"/>
    <w:rsid w:val="00FC5C9A"/>
    <w:rsid w:val="00FC5DE5"/>
    <w:rsid w:val="00FC5ECD"/>
    <w:rsid w:val="00FC5F45"/>
    <w:rsid w:val="00FC60CA"/>
    <w:rsid w:val="00FC60E3"/>
    <w:rsid w:val="00FC61D5"/>
    <w:rsid w:val="00FC63B1"/>
    <w:rsid w:val="00FC63E3"/>
    <w:rsid w:val="00FC646D"/>
    <w:rsid w:val="00FC64AE"/>
    <w:rsid w:val="00FC6617"/>
    <w:rsid w:val="00FC6712"/>
    <w:rsid w:val="00FC67EB"/>
    <w:rsid w:val="00FC6911"/>
    <w:rsid w:val="00FC6914"/>
    <w:rsid w:val="00FC6A9D"/>
    <w:rsid w:val="00FC6AE9"/>
    <w:rsid w:val="00FC6D3A"/>
    <w:rsid w:val="00FC6D3E"/>
    <w:rsid w:val="00FC6DF7"/>
    <w:rsid w:val="00FC6F04"/>
    <w:rsid w:val="00FC6FB9"/>
    <w:rsid w:val="00FC6FBA"/>
    <w:rsid w:val="00FC70BE"/>
    <w:rsid w:val="00FC7167"/>
    <w:rsid w:val="00FC71B3"/>
    <w:rsid w:val="00FC7485"/>
    <w:rsid w:val="00FC74E1"/>
    <w:rsid w:val="00FC75C8"/>
    <w:rsid w:val="00FC7603"/>
    <w:rsid w:val="00FC78BE"/>
    <w:rsid w:val="00FC79B7"/>
    <w:rsid w:val="00FC79BB"/>
    <w:rsid w:val="00FC79DC"/>
    <w:rsid w:val="00FC79E0"/>
    <w:rsid w:val="00FC7C3B"/>
    <w:rsid w:val="00FC7FA8"/>
    <w:rsid w:val="00FD0034"/>
    <w:rsid w:val="00FD005A"/>
    <w:rsid w:val="00FD0179"/>
    <w:rsid w:val="00FD02BC"/>
    <w:rsid w:val="00FD0399"/>
    <w:rsid w:val="00FD046A"/>
    <w:rsid w:val="00FD04C0"/>
    <w:rsid w:val="00FD050E"/>
    <w:rsid w:val="00FD056A"/>
    <w:rsid w:val="00FD08DC"/>
    <w:rsid w:val="00FD0948"/>
    <w:rsid w:val="00FD09DB"/>
    <w:rsid w:val="00FD0C6E"/>
    <w:rsid w:val="00FD0CB5"/>
    <w:rsid w:val="00FD0EB4"/>
    <w:rsid w:val="00FD0F05"/>
    <w:rsid w:val="00FD0F65"/>
    <w:rsid w:val="00FD124B"/>
    <w:rsid w:val="00FD124C"/>
    <w:rsid w:val="00FD12CB"/>
    <w:rsid w:val="00FD1352"/>
    <w:rsid w:val="00FD136B"/>
    <w:rsid w:val="00FD142F"/>
    <w:rsid w:val="00FD1435"/>
    <w:rsid w:val="00FD14BF"/>
    <w:rsid w:val="00FD14F2"/>
    <w:rsid w:val="00FD1849"/>
    <w:rsid w:val="00FD1950"/>
    <w:rsid w:val="00FD19D4"/>
    <w:rsid w:val="00FD1C0A"/>
    <w:rsid w:val="00FD1CAC"/>
    <w:rsid w:val="00FD1CE4"/>
    <w:rsid w:val="00FD1D5B"/>
    <w:rsid w:val="00FD1E85"/>
    <w:rsid w:val="00FD1E8A"/>
    <w:rsid w:val="00FD2343"/>
    <w:rsid w:val="00FD243A"/>
    <w:rsid w:val="00FD2688"/>
    <w:rsid w:val="00FD26CD"/>
    <w:rsid w:val="00FD2737"/>
    <w:rsid w:val="00FD2787"/>
    <w:rsid w:val="00FD2795"/>
    <w:rsid w:val="00FD2A48"/>
    <w:rsid w:val="00FD2ADE"/>
    <w:rsid w:val="00FD2AF1"/>
    <w:rsid w:val="00FD2C03"/>
    <w:rsid w:val="00FD2C34"/>
    <w:rsid w:val="00FD2C8C"/>
    <w:rsid w:val="00FD2CBD"/>
    <w:rsid w:val="00FD2DA8"/>
    <w:rsid w:val="00FD2DC6"/>
    <w:rsid w:val="00FD2FAA"/>
    <w:rsid w:val="00FD3047"/>
    <w:rsid w:val="00FD311E"/>
    <w:rsid w:val="00FD3264"/>
    <w:rsid w:val="00FD3292"/>
    <w:rsid w:val="00FD3327"/>
    <w:rsid w:val="00FD347E"/>
    <w:rsid w:val="00FD3543"/>
    <w:rsid w:val="00FD367A"/>
    <w:rsid w:val="00FD3728"/>
    <w:rsid w:val="00FD3802"/>
    <w:rsid w:val="00FD3807"/>
    <w:rsid w:val="00FD3B3A"/>
    <w:rsid w:val="00FD3B6C"/>
    <w:rsid w:val="00FD3C58"/>
    <w:rsid w:val="00FD3CBA"/>
    <w:rsid w:val="00FD3DF9"/>
    <w:rsid w:val="00FD3E8A"/>
    <w:rsid w:val="00FD3FD6"/>
    <w:rsid w:val="00FD4001"/>
    <w:rsid w:val="00FD406C"/>
    <w:rsid w:val="00FD407A"/>
    <w:rsid w:val="00FD427B"/>
    <w:rsid w:val="00FD431B"/>
    <w:rsid w:val="00FD43B4"/>
    <w:rsid w:val="00FD43D1"/>
    <w:rsid w:val="00FD485A"/>
    <w:rsid w:val="00FD4932"/>
    <w:rsid w:val="00FD49B8"/>
    <w:rsid w:val="00FD4B48"/>
    <w:rsid w:val="00FD4BB1"/>
    <w:rsid w:val="00FD4BB9"/>
    <w:rsid w:val="00FD4DE1"/>
    <w:rsid w:val="00FD4F69"/>
    <w:rsid w:val="00FD4F77"/>
    <w:rsid w:val="00FD4FCC"/>
    <w:rsid w:val="00FD50D1"/>
    <w:rsid w:val="00FD5134"/>
    <w:rsid w:val="00FD53DA"/>
    <w:rsid w:val="00FD546B"/>
    <w:rsid w:val="00FD5551"/>
    <w:rsid w:val="00FD55E8"/>
    <w:rsid w:val="00FD57CB"/>
    <w:rsid w:val="00FD58F7"/>
    <w:rsid w:val="00FD5B1A"/>
    <w:rsid w:val="00FD5B44"/>
    <w:rsid w:val="00FD5BE3"/>
    <w:rsid w:val="00FD5C41"/>
    <w:rsid w:val="00FD5C4D"/>
    <w:rsid w:val="00FD60CA"/>
    <w:rsid w:val="00FD6220"/>
    <w:rsid w:val="00FD6322"/>
    <w:rsid w:val="00FD63D4"/>
    <w:rsid w:val="00FD641F"/>
    <w:rsid w:val="00FD6521"/>
    <w:rsid w:val="00FD6758"/>
    <w:rsid w:val="00FD67F5"/>
    <w:rsid w:val="00FD6872"/>
    <w:rsid w:val="00FD6978"/>
    <w:rsid w:val="00FD69FC"/>
    <w:rsid w:val="00FD6C91"/>
    <w:rsid w:val="00FD6E39"/>
    <w:rsid w:val="00FD6EA8"/>
    <w:rsid w:val="00FD6F83"/>
    <w:rsid w:val="00FD6FF9"/>
    <w:rsid w:val="00FD7215"/>
    <w:rsid w:val="00FD721F"/>
    <w:rsid w:val="00FD7291"/>
    <w:rsid w:val="00FD7427"/>
    <w:rsid w:val="00FD7434"/>
    <w:rsid w:val="00FD7517"/>
    <w:rsid w:val="00FD7688"/>
    <w:rsid w:val="00FD7773"/>
    <w:rsid w:val="00FD7934"/>
    <w:rsid w:val="00FD7963"/>
    <w:rsid w:val="00FD79E5"/>
    <w:rsid w:val="00FD7B49"/>
    <w:rsid w:val="00FD7B54"/>
    <w:rsid w:val="00FD7C45"/>
    <w:rsid w:val="00FD7CDB"/>
    <w:rsid w:val="00FD7DB8"/>
    <w:rsid w:val="00FD7F11"/>
    <w:rsid w:val="00FD7F50"/>
    <w:rsid w:val="00FE0152"/>
    <w:rsid w:val="00FE0213"/>
    <w:rsid w:val="00FE0286"/>
    <w:rsid w:val="00FE02D8"/>
    <w:rsid w:val="00FE0477"/>
    <w:rsid w:val="00FE054D"/>
    <w:rsid w:val="00FE0768"/>
    <w:rsid w:val="00FE0972"/>
    <w:rsid w:val="00FE0993"/>
    <w:rsid w:val="00FE0B2A"/>
    <w:rsid w:val="00FE0C1D"/>
    <w:rsid w:val="00FE0DD8"/>
    <w:rsid w:val="00FE117E"/>
    <w:rsid w:val="00FE1212"/>
    <w:rsid w:val="00FE124F"/>
    <w:rsid w:val="00FE156E"/>
    <w:rsid w:val="00FE15DD"/>
    <w:rsid w:val="00FE17BD"/>
    <w:rsid w:val="00FE19B1"/>
    <w:rsid w:val="00FE19BA"/>
    <w:rsid w:val="00FE1A82"/>
    <w:rsid w:val="00FE1C87"/>
    <w:rsid w:val="00FE1D30"/>
    <w:rsid w:val="00FE2000"/>
    <w:rsid w:val="00FE23A7"/>
    <w:rsid w:val="00FE2413"/>
    <w:rsid w:val="00FE24EA"/>
    <w:rsid w:val="00FE2519"/>
    <w:rsid w:val="00FE252C"/>
    <w:rsid w:val="00FE259B"/>
    <w:rsid w:val="00FE25F7"/>
    <w:rsid w:val="00FE2747"/>
    <w:rsid w:val="00FE2862"/>
    <w:rsid w:val="00FE2A95"/>
    <w:rsid w:val="00FE2DAE"/>
    <w:rsid w:val="00FE2E39"/>
    <w:rsid w:val="00FE2E40"/>
    <w:rsid w:val="00FE2E46"/>
    <w:rsid w:val="00FE2F26"/>
    <w:rsid w:val="00FE311F"/>
    <w:rsid w:val="00FE3125"/>
    <w:rsid w:val="00FE32F3"/>
    <w:rsid w:val="00FE3474"/>
    <w:rsid w:val="00FE350A"/>
    <w:rsid w:val="00FE353A"/>
    <w:rsid w:val="00FE363B"/>
    <w:rsid w:val="00FE366D"/>
    <w:rsid w:val="00FE3937"/>
    <w:rsid w:val="00FE3AFB"/>
    <w:rsid w:val="00FE3B05"/>
    <w:rsid w:val="00FE3D34"/>
    <w:rsid w:val="00FE3D6E"/>
    <w:rsid w:val="00FE3F02"/>
    <w:rsid w:val="00FE417A"/>
    <w:rsid w:val="00FE41DE"/>
    <w:rsid w:val="00FE42A7"/>
    <w:rsid w:val="00FE4397"/>
    <w:rsid w:val="00FE451F"/>
    <w:rsid w:val="00FE4736"/>
    <w:rsid w:val="00FE47B0"/>
    <w:rsid w:val="00FE48DA"/>
    <w:rsid w:val="00FE4961"/>
    <w:rsid w:val="00FE4AAF"/>
    <w:rsid w:val="00FE4C7E"/>
    <w:rsid w:val="00FE4CA8"/>
    <w:rsid w:val="00FE4D6C"/>
    <w:rsid w:val="00FE4D9D"/>
    <w:rsid w:val="00FE4F88"/>
    <w:rsid w:val="00FE5060"/>
    <w:rsid w:val="00FE506A"/>
    <w:rsid w:val="00FE508B"/>
    <w:rsid w:val="00FE50A3"/>
    <w:rsid w:val="00FE5105"/>
    <w:rsid w:val="00FE5145"/>
    <w:rsid w:val="00FE5232"/>
    <w:rsid w:val="00FE527B"/>
    <w:rsid w:val="00FE52C9"/>
    <w:rsid w:val="00FE5301"/>
    <w:rsid w:val="00FE5420"/>
    <w:rsid w:val="00FE5543"/>
    <w:rsid w:val="00FE5683"/>
    <w:rsid w:val="00FE577E"/>
    <w:rsid w:val="00FE583D"/>
    <w:rsid w:val="00FE58F0"/>
    <w:rsid w:val="00FE5AE5"/>
    <w:rsid w:val="00FE5B2C"/>
    <w:rsid w:val="00FE5B8F"/>
    <w:rsid w:val="00FE5B9E"/>
    <w:rsid w:val="00FE5E4A"/>
    <w:rsid w:val="00FE601A"/>
    <w:rsid w:val="00FE6144"/>
    <w:rsid w:val="00FE63FC"/>
    <w:rsid w:val="00FE6457"/>
    <w:rsid w:val="00FE69E6"/>
    <w:rsid w:val="00FE6A4D"/>
    <w:rsid w:val="00FE6B8A"/>
    <w:rsid w:val="00FE6CBE"/>
    <w:rsid w:val="00FE6CDA"/>
    <w:rsid w:val="00FE6D79"/>
    <w:rsid w:val="00FE6FF3"/>
    <w:rsid w:val="00FE726C"/>
    <w:rsid w:val="00FE72C1"/>
    <w:rsid w:val="00FE743C"/>
    <w:rsid w:val="00FE748E"/>
    <w:rsid w:val="00FE74BD"/>
    <w:rsid w:val="00FE77C1"/>
    <w:rsid w:val="00FE782D"/>
    <w:rsid w:val="00FE7868"/>
    <w:rsid w:val="00FE7BF5"/>
    <w:rsid w:val="00FE7C74"/>
    <w:rsid w:val="00FE7D10"/>
    <w:rsid w:val="00FE7E4D"/>
    <w:rsid w:val="00FE7EE4"/>
    <w:rsid w:val="00FF0163"/>
    <w:rsid w:val="00FF026A"/>
    <w:rsid w:val="00FF02B0"/>
    <w:rsid w:val="00FF0455"/>
    <w:rsid w:val="00FF064C"/>
    <w:rsid w:val="00FF0882"/>
    <w:rsid w:val="00FF08F1"/>
    <w:rsid w:val="00FF092A"/>
    <w:rsid w:val="00FF0943"/>
    <w:rsid w:val="00FF0B92"/>
    <w:rsid w:val="00FF0BE6"/>
    <w:rsid w:val="00FF0D5F"/>
    <w:rsid w:val="00FF0DD7"/>
    <w:rsid w:val="00FF0DFD"/>
    <w:rsid w:val="00FF0E0A"/>
    <w:rsid w:val="00FF0E1F"/>
    <w:rsid w:val="00FF0E7C"/>
    <w:rsid w:val="00FF0F04"/>
    <w:rsid w:val="00FF0FFA"/>
    <w:rsid w:val="00FF111D"/>
    <w:rsid w:val="00FF1166"/>
    <w:rsid w:val="00FF1180"/>
    <w:rsid w:val="00FF12F9"/>
    <w:rsid w:val="00FF14A1"/>
    <w:rsid w:val="00FF14EC"/>
    <w:rsid w:val="00FF1649"/>
    <w:rsid w:val="00FF166D"/>
    <w:rsid w:val="00FF16FE"/>
    <w:rsid w:val="00FF17FE"/>
    <w:rsid w:val="00FF18B8"/>
    <w:rsid w:val="00FF18C2"/>
    <w:rsid w:val="00FF1946"/>
    <w:rsid w:val="00FF197F"/>
    <w:rsid w:val="00FF1A5C"/>
    <w:rsid w:val="00FF1D4A"/>
    <w:rsid w:val="00FF1F67"/>
    <w:rsid w:val="00FF201C"/>
    <w:rsid w:val="00FF21A5"/>
    <w:rsid w:val="00FF2210"/>
    <w:rsid w:val="00FF2242"/>
    <w:rsid w:val="00FF224D"/>
    <w:rsid w:val="00FF23B7"/>
    <w:rsid w:val="00FF25B0"/>
    <w:rsid w:val="00FF2749"/>
    <w:rsid w:val="00FF293A"/>
    <w:rsid w:val="00FF296E"/>
    <w:rsid w:val="00FF2F00"/>
    <w:rsid w:val="00FF30E0"/>
    <w:rsid w:val="00FF3111"/>
    <w:rsid w:val="00FF3163"/>
    <w:rsid w:val="00FF326A"/>
    <w:rsid w:val="00FF32D8"/>
    <w:rsid w:val="00FF3598"/>
    <w:rsid w:val="00FF3895"/>
    <w:rsid w:val="00FF39B9"/>
    <w:rsid w:val="00FF3A3C"/>
    <w:rsid w:val="00FF3A87"/>
    <w:rsid w:val="00FF3AAF"/>
    <w:rsid w:val="00FF3DC9"/>
    <w:rsid w:val="00FF3DF8"/>
    <w:rsid w:val="00FF3E3E"/>
    <w:rsid w:val="00FF3E4F"/>
    <w:rsid w:val="00FF40AE"/>
    <w:rsid w:val="00FF4138"/>
    <w:rsid w:val="00FF42E3"/>
    <w:rsid w:val="00FF42FF"/>
    <w:rsid w:val="00FF4405"/>
    <w:rsid w:val="00FF440A"/>
    <w:rsid w:val="00FF446E"/>
    <w:rsid w:val="00FF47B0"/>
    <w:rsid w:val="00FF4823"/>
    <w:rsid w:val="00FF489E"/>
    <w:rsid w:val="00FF492F"/>
    <w:rsid w:val="00FF49B7"/>
    <w:rsid w:val="00FF49F7"/>
    <w:rsid w:val="00FF4ECD"/>
    <w:rsid w:val="00FF4FC5"/>
    <w:rsid w:val="00FF508C"/>
    <w:rsid w:val="00FF50EA"/>
    <w:rsid w:val="00FF5132"/>
    <w:rsid w:val="00FF5135"/>
    <w:rsid w:val="00FF52E9"/>
    <w:rsid w:val="00FF5343"/>
    <w:rsid w:val="00FF5481"/>
    <w:rsid w:val="00FF553A"/>
    <w:rsid w:val="00FF5582"/>
    <w:rsid w:val="00FF57BA"/>
    <w:rsid w:val="00FF5805"/>
    <w:rsid w:val="00FF5858"/>
    <w:rsid w:val="00FF5BB9"/>
    <w:rsid w:val="00FF5C4B"/>
    <w:rsid w:val="00FF5E9C"/>
    <w:rsid w:val="00FF5F19"/>
    <w:rsid w:val="00FF60A6"/>
    <w:rsid w:val="00FF60B2"/>
    <w:rsid w:val="00FF63E5"/>
    <w:rsid w:val="00FF65E8"/>
    <w:rsid w:val="00FF6646"/>
    <w:rsid w:val="00FF66E2"/>
    <w:rsid w:val="00FF6787"/>
    <w:rsid w:val="00FF6960"/>
    <w:rsid w:val="00FF6ACA"/>
    <w:rsid w:val="00FF6C23"/>
    <w:rsid w:val="00FF6C7E"/>
    <w:rsid w:val="00FF6CB5"/>
    <w:rsid w:val="00FF6D32"/>
    <w:rsid w:val="00FF6E8C"/>
    <w:rsid w:val="00FF6F52"/>
    <w:rsid w:val="00FF71F7"/>
    <w:rsid w:val="00FF7498"/>
    <w:rsid w:val="00FF7601"/>
    <w:rsid w:val="00FF760B"/>
    <w:rsid w:val="00FF79AD"/>
    <w:rsid w:val="00FF79D4"/>
    <w:rsid w:val="00FF7C19"/>
    <w:rsid w:val="00FF7E00"/>
    <w:rsid w:val="00FF7F9A"/>
    <w:rsid w:val="00FF7FAA"/>
    <w:rsid w:val="00FF7F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112"/>
    <o:shapelayout v:ext="edit">
      <o:idmap v:ext="edit" data="2"/>
    </o:shapelayout>
  </w:shapeDefaults>
  <w:decimalSymbol w:val=","/>
  <w:listSeparator w:val=","/>
  <w14:docId w14:val="759995D6"/>
  <w15:docId w15:val="{FEA29774-D022-49F9-94B1-147658572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Batang"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uiPriority="9" w:qFormat="1"/>
    <w:lsdException w:name="heading 4" w:uiPriority="9" w:qFormat="1"/>
    <w:lsdException w:name="heading 5" w:qFormat="1"/>
    <w:lsdException w:name="heading 6" w:qFormat="1"/>
    <w:lsdException w:name="heading 7" w:uiPriority="9" w:qFormat="1"/>
    <w:lsdException w:name="heading 8" w:qFormat="1"/>
    <w:lsdException w:name="heading 9"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qFormat="1"/>
    <w:lsdException w:name="annotation text" w:qFormat="1"/>
    <w:lsdException w:name="header" w:uiPriority="99" w:qFormat="1"/>
    <w:lsdException w:name="footer" w:qFormat="1"/>
    <w:lsdException w:name="index heading" w:qFormat="1"/>
    <w:lsdException w:name="caption" w:uiPriority="99" w:qFormat="1"/>
    <w:lsdException w:name="table of figures" w:uiPriority="99" w:qFormat="1"/>
    <w:lsdException w:name="envelope address" w:qFormat="1"/>
    <w:lsdException w:name="envelope return" w:qFormat="1"/>
    <w:lsdException w:name="footnote reference" w:qFormat="1"/>
    <w:lsdException w:name="annotation reference" w:qFormat="1"/>
    <w:lsdException w:name="page number" w:qFormat="1"/>
    <w:lsdException w:name="endnote text" w:qFormat="1"/>
    <w:lsdException w:name="table of authorities" w:qFormat="1"/>
    <w:lsdException w:name="macro" w:qFormat="1"/>
    <w:lsdException w:name="toa heading" w:qFormat="1"/>
    <w:lsdException w:name="List" w:qFormat="1"/>
    <w:lsdException w:name="List Bullet" w:qFormat="1"/>
    <w:lsdException w:name="List Number" w:qFormat="1"/>
    <w:lsdException w:name="List 2" w:qFormat="1"/>
    <w:lsdException w:name="List 3" w:uiPriority="99"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Body Text"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uiPriority="11" w:qFormat="1"/>
    <w:lsdException w:name="Salutation" w:qFormat="1"/>
    <w:lsdException w:name="Date"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iPriority="99" w:qFormat="1"/>
    <w:lsdException w:name="FollowedHyperlink" w:qFormat="1"/>
    <w:lsdException w:name="Strong" w:uiPriority="22" w:qFormat="1"/>
    <w:lsdException w:name="Emphasis" w:uiPriority="20" w:qFormat="1"/>
    <w:lsdException w:name="Document Map" w:qFormat="1"/>
    <w:lsdException w:name="Plain Text" w:uiPriority="99" w:qFormat="1"/>
    <w:lsdException w:name="E-mail Signature" w:qFormat="1"/>
    <w:lsdException w:name="HTML Top of Form" w:uiPriority="99"/>
    <w:lsdException w:name="HTML Bottom of Form" w:uiPriority="99"/>
    <w:lsdException w:name="Normal (Web)" w:uiPriority="99" w:qFormat="1"/>
    <w:lsdException w:name="HTML Address" w:qFormat="1"/>
    <w:lsdException w:name="HTML Code" w:uiPriority="99" w:qFormat="1"/>
    <w:lsdException w:name="HTML Preformatted" w:semiHidden="1" w:unhideWhenUsed="1" w:qFormat="1"/>
    <w:lsdException w:name="HTML Typewriter" w:semiHidden="1" w:unhideWhenUsed="1"/>
    <w:lsdException w:name="Normal Table" w:semiHidden="1" w:unhideWhenUsed="1"/>
    <w:lsdException w:name="annotation subject" w:qFormat="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qFormat="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iPriority="99"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qFormat="1"/>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34" w:qFormat="1"/>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1"/>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A6FDA"/>
    <w:rPr>
      <w:rFonts w:ascii="Times" w:hAnsi="Times"/>
      <w:szCs w:val="24"/>
      <w:lang w:eastAsia="en-US"/>
    </w:rPr>
  </w:style>
  <w:style w:type="paragraph" w:styleId="Heading1">
    <w:name w:val="heading 1"/>
    <w:aliases w:val="NMP Heading 1,H1,h11,h12,h13,h14,h15,h16,app heading 1,l1,Memo Heading 1,Heading 1_a,heading 1,h17,h111,h121,h131,h141,h151,h161,h18,h112,h122,h132,h142,h152,h162,h19,h113,h123,h133,h143,h153,h163,Heading 1 Char,Alt+1,Alt+11,Alt+12,Alt+13,标题 1"/>
    <w:basedOn w:val="Normal"/>
    <w:next w:val="Normal"/>
    <w:link w:val="Heading1Char1"/>
    <w:uiPriority w:val="99"/>
    <w:qFormat/>
    <w:rsid w:val="0089225B"/>
    <w:pPr>
      <w:keepNext/>
      <w:numPr>
        <w:numId w:val="3"/>
      </w:numPr>
      <w:spacing w:before="240" w:after="60"/>
      <w:outlineLvl w:val="0"/>
    </w:pPr>
    <w:rPr>
      <w:rFonts w:ascii="Arial" w:hAnsi="Arial" w:cs="Arial"/>
      <w:b/>
      <w:bCs/>
      <w:kern w:val="32"/>
      <w:sz w:val="32"/>
      <w:szCs w:val="32"/>
    </w:rPr>
  </w:style>
  <w:style w:type="paragraph" w:styleId="Heading2">
    <w:name w:val="heading 2"/>
    <w:aliases w:val="H2,h2,Head2A,2,UNDERRUBRIK 1-2,DO NOT USE_h2,h21,Heading 2 Char,H2 Char,h2 Char,标题 2,Header 2,Header2,22,heading2,2nd level,H21,H22,H23,H24,H25,R2,E2,†berschrift 2,õberschrift 2,插图,Heading 2 3GPP,제목 2,heading 2,Sub-section,Heading Two,l2,Head"/>
    <w:basedOn w:val="Normal"/>
    <w:next w:val="Normal"/>
    <w:link w:val="Heading2Char1"/>
    <w:qFormat/>
    <w:rsid w:val="0089225B"/>
    <w:pPr>
      <w:keepNext/>
      <w:numPr>
        <w:ilvl w:val="1"/>
        <w:numId w:val="3"/>
      </w:numPr>
      <w:spacing w:before="240" w:after="60"/>
      <w:outlineLvl w:val="1"/>
    </w:pPr>
    <w:rPr>
      <w:rFonts w:ascii="Arial" w:hAnsi="Arial" w:cs="Arial"/>
      <w:b/>
      <w:bCs/>
      <w:i/>
      <w:iCs/>
      <w:sz w:val="24"/>
      <w:szCs w:val="28"/>
    </w:rPr>
  </w:style>
  <w:style w:type="paragraph" w:styleId="Heading3">
    <w:name w:val="heading 3"/>
    <w:aliases w:val="no break,H3,Underrubrik2,h3,Memo Heading 3,hello,Titre 3 Car,no break Car,H3 Car,Underrubrik2 Car,h3 Car,Memo Heading 3 Car,hello Car,Heading 3 Char Car,no break Char Car,H3 Char Car,Underrubrik2 Char Car,h3 Char Car,Memo Heading 3 Char Car,标题"/>
    <w:basedOn w:val="Normal"/>
    <w:next w:val="Normal"/>
    <w:link w:val="Heading3Char"/>
    <w:uiPriority w:val="9"/>
    <w:qFormat/>
    <w:rsid w:val="00A03C5E"/>
    <w:pPr>
      <w:keepNext/>
      <w:numPr>
        <w:ilvl w:val="2"/>
        <w:numId w:val="3"/>
      </w:numPr>
      <w:spacing w:before="240" w:after="60"/>
      <w:outlineLvl w:val="2"/>
    </w:pPr>
    <w:rPr>
      <w:rFonts w:ascii="Arial" w:hAnsi="Arial" w:cs="Arial"/>
      <w:b/>
      <w:bCs/>
      <w:szCs w:val="26"/>
    </w:rPr>
  </w:style>
  <w:style w:type="paragraph" w:styleId="Heading4">
    <w:name w:val="heading 4"/>
    <w:aliases w:val="h4,H4,H41,h41,H42,h42,H43,h43,H411,h411,H421,h421,H44,h44,H412,h412,H422,h422,H431,h431,H45,h45,H413,h413,H423,h423,H432,h432,H46,h46,H47,h47,Memo Heading 4,Memo Heading 5,heading 4,标题 4,heading 4 + Indent: Left 0.5 in,标题3a,4th level,Heading,4"/>
    <w:basedOn w:val="Heading3"/>
    <w:next w:val="Normal"/>
    <w:link w:val="Heading4Char"/>
    <w:uiPriority w:val="9"/>
    <w:qFormat/>
    <w:rsid w:val="0089225B"/>
    <w:pPr>
      <w:numPr>
        <w:ilvl w:val="3"/>
      </w:numPr>
      <w:outlineLvl w:val="3"/>
    </w:pPr>
    <w:rPr>
      <w:i/>
    </w:rPr>
  </w:style>
  <w:style w:type="paragraph" w:styleId="Heading5">
    <w:name w:val="heading 5"/>
    <w:aliases w:val="H5,h5,Heading5,标题 5"/>
    <w:basedOn w:val="Heading4"/>
    <w:next w:val="Normal"/>
    <w:link w:val="Heading5Char"/>
    <w:qFormat/>
    <w:rsid w:val="0089225B"/>
    <w:pPr>
      <w:numPr>
        <w:ilvl w:val="4"/>
      </w:numPr>
      <w:outlineLvl w:val="4"/>
    </w:pPr>
    <w:rPr>
      <w:bCs w:val="0"/>
      <w:i w:val="0"/>
      <w:iCs/>
      <w:sz w:val="18"/>
    </w:rPr>
  </w:style>
  <w:style w:type="paragraph" w:styleId="Heading6">
    <w:name w:val="heading 6"/>
    <w:basedOn w:val="Normal"/>
    <w:next w:val="Normal"/>
    <w:link w:val="Heading6Char"/>
    <w:qFormat/>
    <w:rsid w:val="0089225B"/>
    <w:pPr>
      <w:numPr>
        <w:ilvl w:val="5"/>
        <w:numId w:val="3"/>
      </w:numPr>
      <w:spacing w:before="240" w:after="60"/>
      <w:outlineLvl w:val="5"/>
    </w:pPr>
    <w:rPr>
      <w:rFonts w:ascii="Times New Roman" w:hAnsi="Times New Roman"/>
      <w:b/>
      <w:bCs/>
      <w:sz w:val="22"/>
      <w:szCs w:val="22"/>
    </w:rPr>
  </w:style>
  <w:style w:type="paragraph" w:styleId="Heading7">
    <w:name w:val="heading 7"/>
    <w:aliases w:val="st,h7"/>
    <w:basedOn w:val="Normal"/>
    <w:next w:val="Normal"/>
    <w:link w:val="Heading7Char"/>
    <w:uiPriority w:val="9"/>
    <w:qFormat/>
    <w:rsid w:val="0089225B"/>
    <w:pPr>
      <w:numPr>
        <w:ilvl w:val="6"/>
        <w:numId w:val="3"/>
      </w:numPr>
      <w:spacing w:before="240" w:after="60"/>
      <w:outlineLvl w:val="6"/>
    </w:pPr>
    <w:rPr>
      <w:rFonts w:ascii="Times New Roman" w:hAnsi="Times New Roman"/>
      <w:sz w:val="24"/>
    </w:rPr>
  </w:style>
  <w:style w:type="paragraph" w:styleId="Heading8">
    <w:name w:val="heading 8"/>
    <w:aliases w:val="Table Heading,标题 8,acronym"/>
    <w:basedOn w:val="Normal"/>
    <w:next w:val="Normal"/>
    <w:link w:val="Heading8Char"/>
    <w:qFormat/>
    <w:rsid w:val="0089225B"/>
    <w:pPr>
      <w:numPr>
        <w:ilvl w:val="7"/>
        <w:numId w:val="3"/>
      </w:numPr>
      <w:spacing w:before="240" w:after="60"/>
      <w:outlineLvl w:val="7"/>
    </w:pPr>
    <w:rPr>
      <w:rFonts w:ascii="Times New Roman" w:hAnsi="Times New Roman"/>
      <w:i/>
      <w:iCs/>
      <w:sz w:val="24"/>
    </w:rPr>
  </w:style>
  <w:style w:type="paragraph" w:styleId="Heading9">
    <w:name w:val="heading 9"/>
    <w:aliases w:val="Figure Heading,FH,标题 9,appendix"/>
    <w:basedOn w:val="Normal"/>
    <w:next w:val="Normal"/>
    <w:link w:val="Heading9Char"/>
    <w:qFormat/>
    <w:rsid w:val="0089225B"/>
    <w:pPr>
      <w:numPr>
        <w:ilvl w:val="8"/>
        <w:numId w:val="3"/>
      </w:num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aliases w:val="no break Char,H3 Char,Underrubrik2 Char,h3 Char,Memo Heading 3 Char,hello Char,Titre 3 Car Char,no break Car Char,H3 Car Char,Underrubrik2 Car Char,h3 Car Char,Memo Heading 3 Car Char,hello Car Char,Heading 3 Char Car Char,标题 Char"/>
    <w:link w:val="Heading3"/>
    <w:uiPriority w:val="9"/>
    <w:qFormat/>
    <w:rsid w:val="00A03C5E"/>
    <w:rPr>
      <w:rFonts w:ascii="Arial" w:hAnsi="Arial" w:cs="Arial"/>
      <w:b/>
      <w:bCs/>
      <w:szCs w:val="26"/>
      <w:lang w:eastAsia="en-US"/>
    </w:rPr>
  </w:style>
  <w:style w:type="paragraph" w:customStyle="1" w:styleId="TdocHeader2">
    <w:name w:val="Tdoc_Header_2"/>
    <w:basedOn w:val="Normal"/>
    <w:qFormat/>
    <w:pPr>
      <w:widowControl w:val="0"/>
      <w:tabs>
        <w:tab w:val="left" w:pos="1701"/>
        <w:tab w:val="right" w:pos="9072"/>
        <w:tab w:val="right" w:pos="10206"/>
      </w:tabs>
      <w:jc w:val="both"/>
    </w:pPr>
    <w:rPr>
      <w:rFonts w:ascii="Arial" w:hAnsi="Arial"/>
      <w:b/>
      <w:sz w:val="18"/>
      <w:szCs w:val="20"/>
    </w:rPr>
  </w:style>
  <w:style w:type="paragraph" w:customStyle="1" w:styleId="TdocHeading1">
    <w:name w:val="Tdoc_Heading_1"/>
    <w:basedOn w:val="Heading1"/>
    <w:next w:val="BodyText"/>
    <w:autoRedefine/>
    <w:qFormat/>
    <w:pPr>
      <w:numPr>
        <w:numId w:val="1"/>
      </w:numPr>
      <w:spacing w:after="120"/>
      <w:ind w:left="357" w:hanging="357"/>
      <w:jc w:val="both"/>
    </w:pPr>
    <w:rPr>
      <w:rFonts w:cs="Times New Roman"/>
      <w:bCs w:val="0"/>
      <w:noProof/>
      <w:kern w:val="28"/>
      <w:sz w:val="24"/>
      <w:szCs w:val="20"/>
      <w:lang w:val="en-US"/>
    </w:rPr>
  </w:style>
  <w:style w:type="paragraph" w:styleId="BodyText">
    <w:name w:val="Body Text"/>
    <w:aliases w:val="bt,Corps de texte Car,Corps de texte Car1 Car,Corps de texte Car Car Car,Corps de texte Car1 Car Car Car,Corps de texte Car Car Car Car Car,Corps de texte Car1 Car Car Car Car Car,Corps de texte Car Car Car Car Car Car Car,bt Car"/>
    <w:basedOn w:val="Normal"/>
    <w:link w:val="BodyTextChar"/>
    <w:qFormat/>
    <w:pPr>
      <w:spacing w:after="120"/>
      <w:jc w:val="both"/>
    </w:pPr>
  </w:style>
  <w:style w:type="paragraph" w:customStyle="1" w:styleId="TdocHeader1">
    <w:name w:val="Tdoc_Header_1"/>
    <w:basedOn w:val="Header"/>
    <w:qFormat/>
    <w:pPr>
      <w:widowControl w:val="0"/>
      <w:tabs>
        <w:tab w:val="clear" w:pos="4536"/>
        <w:tab w:val="right" w:pos="10206"/>
      </w:tabs>
      <w:jc w:val="both"/>
    </w:pPr>
    <w:rPr>
      <w:rFonts w:ascii="Arial" w:hAnsi="Arial"/>
      <w:b/>
      <w:szCs w:val="20"/>
    </w:rPr>
  </w:style>
  <w:style w:type="paragraph" w:styleId="Header">
    <w:name w:val="header"/>
    <w:aliases w:val="header odd,header,header odd1,header odd2,header odd3,header odd4,header odd5,header odd6,header1,header2,header3,header odd11,header odd21,header odd7,header4,header odd8,header odd9,header5,header odd12,header11,header21,header odd22,header31,h"/>
    <w:basedOn w:val="Normal"/>
    <w:link w:val="HeaderChar"/>
    <w:uiPriority w:val="99"/>
    <w:qFormat/>
    <w:pPr>
      <w:tabs>
        <w:tab w:val="center" w:pos="4536"/>
        <w:tab w:val="right" w:pos="9072"/>
      </w:tabs>
    </w:pPr>
  </w:style>
  <w:style w:type="character" w:customStyle="1" w:styleId="HeaderChar">
    <w:name w:val="Header Char"/>
    <w:aliases w:val="header odd Char,header Char,header odd1 Char,header odd2 Char,header odd3 Char,header odd4 Char,header odd5 Char,header odd6 Char,header1 Char,header2 Char,header3 Char,header odd11 Char,header odd21 Char,header odd7 Char,header4 Char,h Char"/>
    <w:link w:val="Header"/>
    <w:uiPriority w:val="99"/>
    <w:qFormat/>
    <w:rsid w:val="00B43E52"/>
    <w:rPr>
      <w:rFonts w:ascii="Times" w:eastAsia="Batang" w:hAnsi="Times"/>
      <w:szCs w:val="24"/>
      <w:lang w:val="en-GB" w:eastAsia="en-US" w:bidi="ar-SA"/>
    </w:rPr>
  </w:style>
  <w:style w:type="paragraph" w:styleId="FootnoteText">
    <w:name w:val="footnote text"/>
    <w:aliases w:val="footnote text1,footnote text2,footnote text3,footnote text4,footnote text5,footnote text6,footnote text7,footnote text11,footnote text21,footnote text31,footnote text41,footnote text51,footnote text61,footnote text8"/>
    <w:basedOn w:val="Normal"/>
    <w:link w:val="FootnoteTextChar"/>
    <w:qFormat/>
    <w:pPr>
      <w:jc w:val="both"/>
    </w:pPr>
    <w:rPr>
      <w:szCs w:val="20"/>
      <w:lang w:val="en-US"/>
    </w:rPr>
  </w:style>
  <w:style w:type="paragraph" w:styleId="DocumentMap">
    <w:name w:val="Document Map"/>
    <w:basedOn w:val="Normal"/>
    <w:link w:val="DocumentMapChar"/>
    <w:qFormat/>
    <w:pPr>
      <w:shd w:val="clear" w:color="auto" w:fill="000080"/>
    </w:pPr>
    <w:rPr>
      <w:rFonts w:ascii="Tahoma" w:hAnsi="Tahoma" w:cs="Tahoma"/>
    </w:rPr>
  </w:style>
  <w:style w:type="paragraph" w:customStyle="1" w:styleId="TdocHeading2">
    <w:name w:val="Tdoc_Heading_2"/>
    <w:basedOn w:val="Normal"/>
    <w:qFormat/>
  </w:style>
  <w:style w:type="character" w:styleId="Hyperlink">
    <w:name w:val="Hyperlink"/>
    <w:uiPriority w:val="99"/>
    <w:qFormat/>
    <w:rPr>
      <w:color w:val="0000FF"/>
      <w:u w:val="single"/>
    </w:rPr>
  </w:style>
  <w:style w:type="character" w:styleId="FollowedHyperlink">
    <w:name w:val="FollowedHyperlink"/>
    <w:qFormat/>
    <w:rsid w:val="00E10770"/>
    <w:rPr>
      <w:color w:val="0000FF"/>
      <w:u w:val="single"/>
    </w:rPr>
  </w:style>
  <w:style w:type="paragraph" w:styleId="BalloonText">
    <w:name w:val="Balloon Text"/>
    <w:basedOn w:val="Normal"/>
    <w:link w:val="BalloonTextChar"/>
    <w:qFormat/>
    <w:rPr>
      <w:rFonts w:ascii="Tahoma" w:hAnsi="Tahoma" w:cs="Tahoma"/>
      <w:sz w:val="16"/>
      <w:szCs w:val="16"/>
    </w:rPr>
  </w:style>
  <w:style w:type="paragraph" w:customStyle="1" w:styleId="NO">
    <w:name w:val="NO"/>
    <w:basedOn w:val="Normal"/>
    <w:link w:val="NOChar"/>
    <w:qFormat/>
    <w:rsid w:val="00663BC6"/>
    <w:pPr>
      <w:keepLines/>
      <w:ind w:left="1135" w:hanging="851"/>
    </w:pPr>
    <w:rPr>
      <w:rFonts w:ascii="Times New Roman" w:hAnsi="Times New Roman"/>
      <w:sz w:val="24"/>
      <w:szCs w:val="20"/>
    </w:rPr>
  </w:style>
  <w:style w:type="paragraph" w:customStyle="1" w:styleId="h1">
    <w:name w:val="h1"/>
    <w:basedOn w:val="Normal"/>
    <w:qFormat/>
  </w:style>
  <w:style w:type="paragraph" w:styleId="NormalWeb">
    <w:name w:val="Normal (Web)"/>
    <w:basedOn w:val="Normal"/>
    <w:uiPriority w:val="99"/>
    <w:qFormat/>
    <w:rsid w:val="00DF3AA6"/>
    <w:pPr>
      <w:spacing w:before="100" w:beforeAutospacing="1" w:after="100" w:afterAutospacing="1"/>
    </w:pPr>
    <w:rPr>
      <w:rFonts w:ascii="Arial" w:eastAsia="SimSun" w:hAnsi="Arial" w:cs="Arial"/>
      <w:color w:val="493118"/>
      <w:sz w:val="18"/>
      <w:szCs w:val="18"/>
      <w:lang w:val="en-US" w:eastAsia="zh-CN"/>
    </w:rPr>
  </w:style>
  <w:style w:type="character" w:styleId="Emphasis">
    <w:name w:val="Emphasis"/>
    <w:uiPriority w:val="20"/>
    <w:qFormat/>
    <w:rsid w:val="000E4D41"/>
    <w:rPr>
      <w:i/>
      <w:iCs/>
    </w:rPr>
  </w:style>
  <w:style w:type="character" w:styleId="CommentReference">
    <w:name w:val="annotation reference"/>
    <w:qFormat/>
    <w:rsid w:val="00F45790"/>
    <w:rPr>
      <w:sz w:val="16"/>
      <w:szCs w:val="16"/>
    </w:rPr>
  </w:style>
  <w:style w:type="paragraph" w:styleId="CommentText">
    <w:name w:val="annotation text"/>
    <w:basedOn w:val="Normal"/>
    <w:link w:val="CommentTextChar"/>
    <w:qFormat/>
    <w:rsid w:val="00F45790"/>
    <w:rPr>
      <w:szCs w:val="20"/>
    </w:rPr>
  </w:style>
  <w:style w:type="paragraph" w:styleId="CommentSubject">
    <w:name w:val="annotation subject"/>
    <w:basedOn w:val="CommentText"/>
    <w:next w:val="CommentText"/>
    <w:link w:val="CommentSubjectChar"/>
    <w:qFormat/>
    <w:rsid w:val="00F45790"/>
    <w:rPr>
      <w:b/>
      <w:bCs/>
    </w:rPr>
  </w:style>
  <w:style w:type="paragraph" w:customStyle="1" w:styleId="CharChar1CharCharCharCharCharCharCharCharCharCharCharCharCharCharChar">
    <w:name w:val="Char Char1 Char Char Char Char Char Char Char Char Char Char Char Char Char Char Char"/>
    <w:uiPriority w:val="99"/>
    <w:semiHidden/>
    <w:qFormat/>
    <w:rsid w:val="007D0B4E"/>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paragraph" w:styleId="Index1">
    <w:name w:val="index 1"/>
    <w:basedOn w:val="Normal"/>
    <w:qFormat/>
    <w:rsid w:val="000A5D78"/>
    <w:pPr>
      <w:keepLines/>
      <w:overflowPunct w:val="0"/>
      <w:autoSpaceDE w:val="0"/>
      <w:autoSpaceDN w:val="0"/>
      <w:adjustRightInd w:val="0"/>
      <w:textAlignment w:val="baseline"/>
    </w:pPr>
    <w:rPr>
      <w:rFonts w:ascii="Times New Roman" w:eastAsia="Times New Roman" w:hAnsi="Times New Roman"/>
      <w:szCs w:val="20"/>
      <w:lang w:eastAsia="en-GB"/>
    </w:rPr>
  </w:style>
  <w:style w:type="paragraph" w:customStyle="1" w:styleId="StyleHeading1NMPHeading1H1h11h12h13h14h15h16appheadin">
    <w:name w:val="Style Heading 1NMP Heading 1H1h11h12h13h14h15h16app headin..."/>
    <w:basedOn w:val="Heading1"/>
    <w:qFormat/>
    <w:rsid w:val="004905B7"/>
    <w:pPr>
      <w:numPr>
        <w:numId w:val="2"/>
      </w:numPr>
    </w:pPr>
    <w:rPr>
      <w:sz w:val="28"/>
    </w:rPr>
  </w:style>
  <w:style w:type="paragraph" w:customStyle="1" w:styleId="Comments">
    <w:name w:val="Comments"/>
    <w:basedOn w:val="Normal"/>
    <w:link w:val="CommentsChar"/>
    <w:qFormat/>
    <w:rsid w:val="008F5AFB"/>
    <w:pPr>
      <w:spacing w:before="40"/>
    </w:pPr>
    <w:rPr>
      <w:rFonts w:ascii="Arial" w:eastAsia="MS Mincho" w:hAnsi="Arial"/>
      <w:i/>
      <w:sz w:val="18"/>
      <w:lang w:eastAsia="en-GB"/>
    </w:rPr>
  </w:style>
  <w:style w:type="character" w:customStyle="1" w:styleId="CommentsChar">
    <w:name w:val="Comments Char"/>
    <w:link w:val="Comments"/>
    <w:qFormat/>
    <w:rsid w:val="008F5AFB"/>
    <w:rPr>
      <w:rFonts w:ascii="Arial" w:eastAsia="MS Mincho" w:hAnsi="Arial"/>
      <w:i/>
      <w:sz w:val="18"/>
      <w:szCs w:val="24"/>
      <w:lang w:val="en-GB" w:eastAsia="en-GB" w:bidi="ar-SA"/>
    </w:rPr>
  </w:style>
  <w:style w:type="paragraph" w:styleId="Footer">
    <w:name w:val="footer"/>
    <w:basedOn w:val="Normal"/>
    <w:link w:val="FooterChar"/>
    <w:qFormat/>
    <w:rsid w:val="00666408"/>
    <w:pPr>
      <w:tabs>
        <w:tab w:val="center" w:pos="4153"/>
        <w:tab w:val="right" w:pos="8306"/>
      </w:tabs>
    </w:pPr>
  </w:style>
  <w:style w:type="paragraph" w:styleId="TOC1">
    <w:name w:val="toc 1"/>
    <w:aliases w:val="Observation TOC2"/>
    <w:basedOn w:val="Normal"/>
    <w:next w:val="Normal"/>
    <w:autoRedefine/>
    <w:uiPriority w:val="39"/>
    <w:qFormat/>
    <w:rsid w:val="00D50E8E"/>
    <w:pPr>
      <w:spacing w:before="120" w:after="120"/>
    </w:pPr>
    <w:rPr>
      <w:rFonts w:asciiTheme="minorHAnsi" w:hAnsiTheme="minorHAnsi" w:cstheme="minorHAnsi"/>
      <w:b/>
      <w:bCs/>
      <w:caps/>
      <w:szCs w:val="20"/>
    </w:rPr>
  </w:style>
  <w:style w:type="paragraph" w:styleId="TOC2">
    <w:name w:val="toc 2"/>
    <w:basedOn w:val="Normal"/>
    <w:next w:val="Normal"/>
    <w:autoRedefine/>
    <w:uiPriority w:val="39"/>
    <w:qFormat/>
    <w:rsid w:val="00666408"/>
    <w:pPr>
      <w:ind w:left="200"/>
    </w:pPr>
    <w:rPr>
      <w:rFonts w:asciiTheme="minorHAnsi" w:hAnsiTheme="minorHAnsi" w:cstheme="minorHAnsi"/>
      <w:smallCaps/>
      <w:szCs w:val="20"/>
    </w:rPr>
  </w:style>
  <w:style w:type="paragraph" w:styleId="TOC3">
    <w:name w:val="toc 3"/>
    <w:basedOn w:val="Normal"/>
    <w:next w:val="Normal"/>
    <w:autoRedefine/>
    <w:uiPriority w:val="39"/>
    <w:qFormat/>
    <w:rsid w:val="00666408"/>
    <w:pPr>
      <w:ind w:left="400"/>
    </w:pPr>
    <w:rPr>
      <w:rFonts w:asciiTheme="minorHAnsi" w:hAnsiTheme="minorHAnsi" w:cstheme="minorHAnsi"/>
      <w:i/>
      <w:iCs/>
      <w:szCs w:val="20"/>
    </w:rPr>
  </w:style>
  <w:style w:type="paragraph" w:styleId="TOC4">
    <w:name w:val="toc 4"/>
    <w:basedOn w:val="Normal"/>
    <w:next w:val="Normal"/>
    <w:autoRedefine/>
    <w:uiPriority w:val="39"/>
    <w:qFormat/>
    <w:rsid w:val="00666408"/>
    <w:pPr>
      <w:ind w:left="600"/>
    </w:pPr>
    <w:rPr>
      <w:rFonts w:asciiTheme="minorHAnsi" w:hAnsiTheme="minorHAnsi" w:cstheme="minorHAnsi"/>
      <w:sz w:val="18"/>
      <w:szCs w:val="18"/>
    </w:rPr>
  </w:style>
  <w:style w:type="paragraph" w:styleId="TOC5">
    <w:name w:val="toc 5"/>
    <w:basedOn w:val="Normal"/>
    <w:next w:val="Normal"/>
    <w:autoRedefine/>
    <w:uiPriority w:val="39"/>
    <w:qFormat/>
    <w:rsid w:val="00666408"/>
    <w:pPr>
      <w:ind w:left="800"/>
    </w:pPr>
    <w:rPr>
      <w:rFonts w:asciiTheme="minorHAnsi" w:hAnsiTheme="minorHAnsi" w:cstheme="minorHAnsi"/>
      <w:sz w:val="18"/>
      <w:szCs w:val="18"/>
    </w:rPr>
  </w:style>
  <w:style w:type="paragraph" w:customStyle="1" w:styleId="DocHead">
    <w:name w:val="DocHead"/>
    <w:basedOn w:val="Normal"/>
    <w:next w:val="Normal"/>
    <w:rsid w:val="007A5AC0"/>
    <w:pPr>
      <w:ind w:left="1418" w:hanging="1418"/>
    </w:pPr>
    <w:rPr>
      <w:rFonts w:ascii="Times New Roman" w:eastAsia="Times New Roman" w:hAnsi="Times New Roman"/>
      <w:b/>
      <w:bCs/>
      <w:sz w:val="24"/>
      <w:szCs w:val="20"/>
      <w:lang w:val="en-AU"/>
    </w:rPr>
  </w:style>
  <w:style w:type="character" w:styleId="PageNumber">
    <w:name w:val="page number"/>
    <w:qFormat/>
    <w:rsid w:val="007A5AC0"/>
    <w:rPr>
      <w:rFonts w:ascii="Arial" w:eastAsia="SimSun" w:hAnsi="Arial" w:cs="Arial"/>
      <w:color w:val="0000FF"/>
      <w:kern w:val="2"/>
      <w:lang w:val="en-US" w:eastAsia="zh-CN" w:bidi="ar-SA"/>
    </w:rPr>
  </w:style>
  <w:style w:type="paragraph" w:customStyle="1" w:styleId="Bulleted">
    <w:name w:val="Bulleted"/>
    <w:aliases w:val="Symbol (symbol),Left:  0,25&quot;,Hanging:  0"/>
    <w:basedOn w:val="Normal"/>
    <w:rsid w:val="007A5AC0"/>
    <w:pPr>
      <w:numPr>
        <w:ilvl w:val="2"/>
        <w:numId w:val="4"/>
      </w:numPr>
      <w:spacing w:after="180"/>
    </w:pPr>
    <w:rPr>
      <w:rFonts w:ascii="Arial" w:hAnsi="Arial"/>
    </w:rPr>
  </w:style>
  <w:style w:type="paragraph" w:styleId="Caption">
    <w:name w:val="caption"/>
    <w:aliases w:val="cap,cap Char,Caption Char,Caption Char1 Char,cap Char Char1,Caption Char Char1 Char,cap Char2,条目,3GPP Caption Table,cap1,cap2,cap11,Légende-figure,Légende-figure Char,Beschrifubg,Beschriftung Char,label,cap11 Char,cap11 Char Char Char,captions,题"/>
    <w:basedOn w:val="Normal"/>
    <w:next w:val="Normal"/>
    <w:link w:val="CaptionChar1"/>
    <w:uiPriority w:val="99"/>
    <w:qFormat/>
    <w:rsid w:val="00A073A1"/>
    <w:pPr>
      <w:overflowPunct w:val="0"/>
      <w:autoSpaceDE w:val="0"/>
      <w:autoSpaceDN w:val="0"/>
      <w:adjustRightInd w:val="0"/>
      <w:spacing w:before="120" w:after="120"/>
      <w:textAlignment w:val="baseline"/>
    </w:pPr>
    <w:rPr>
      <w:rFonts w:ascii="Times New Roman" w:eastAsia="Times New Roman" w:hAnsi="Times New Roman"/>
      <w:b/>
      <w:szCs w:val="20"/>
      <w:lang w:eastAsia="en-GB"/>
    </w:rPr>
  </w:style>
  <w:style w:type="paragraph" w:customStyle="1" w:styleId="CRCoverPage">
    <w:name w:val="CR Cover Page"/>
    <w:link w:val="CRCoverPageChar"/>
    <w:qFormat/>
    <w:rsid w:val="006667B5"/>
    <w:pPr>
      <w:spacing w:after="120"/>
    </w:pPr>
    <w:rPr>
      <w:rFonts w:ascii="Arial" w:eastAsia="Malgun Gothic" w:hAnsi="Arial"/>
      <w:lang w:eastAsia="en-US"/>
    </w:rPr>
  </w:style>
  <w:style w:type="character" w:customStyle="1" w:styleId="CRCoverPageChar">
    <w:name w:val="CR Cover Page Char"/>
    <w:link w:val="CRCoverPage"/>
    <w:qFormat/>
    <w:rsid w:val="00A6329A"/>
    <w:rPr>
      <w:rFonts w:ascii="Arial" w:eastAsia="Malgun Gothic" w:hAnsi="Arial"/>
      <w:lang w:val="en-GB" w:eastAsia="en-US" w:bidi="ar-SA"/>
    </w:rPr>
  </w:style>
  <w:style w:type="character" w:customStyle="1" w:styleId="a5">
    <w:name w:val="スタイル 標準 +"/>
    <w:rsid w:val="004A339F"/>
    <w:rPr>
      <w:rFonts w:ascii="Times New Roman" w:eastAsia="MS Gothic" w:hAnsi="Times New Roman"/>
      <w:color w:val="auto"/>
      <w:kern w:val="0"/>
      <w:sz w:val="20"/>
      <w:u w:val="none"/>
    </w:rPr>
  </w:style>
  <w:style w:type="paragraph" w:customStyle="1" w:styleId="B1">
    <w:name w:val="B1"/>
    <w:basedOn w:val="List"/>
    <w:link w:val="B1Zchn"/>
    <w:qFormat/>
    <w:rsid w:val="00032716"/>
    <w:pPr>
      <w:overflowPunct w:val="0"/>
      <w:autoSpaceDE w:val="0"/>
      <w:autoSpaceDN w:val="0"/>
      <w:adjustRightInd w:val="0"/>
      <w:spacing w:after="180"/>
      <w:ind w:left="568" w:hanging="284"/>
      <w:textAlignment w:val="baseline"/>
    </w:pPr>
    <w:rPr>
      <w:rFonts w:ascii="CG Times (WN)" w:eastAsia="SimSun" w:hAnsi="CG Times (WN)"/>
      <w:szCs w:val="20"/>
      <w:lang w:val="en-US"/>
    </w:rPr>
  </w:style>
  <w:style w:type="paragraph" w:styleId="List">
    <w:name w:val="List"/>
    <w:basedOn w:val="Normal"/>
    <w:link w:val="ListChar"/>
    <w:qFormat/>
    <w:rsid w:val="00032716"/>
    <w:pPr>
      <w:ind w:left="283" w:hanging="283"/>
    </w:pPr>
  </w:style>
  <w:style w:type="character" w:customStyle="1" w:styleId="B1Zchn">
    <w:name w:val="B1 Zchn"/>
    <w:link w:val="B1"/>
    <w:qFormat/>
    <w:rsid w:val="00032716"/>
    <w:rPr>
      <w:rFonts w:ascii="CG Times (WN)" w:eastAsia="SimSun" w:hAnsi="CG Times (WN)"/>
      <w:lang w:val="en-US" w:eastAsia="en-US" w:bidi="ar-SA"/>
    </w:rPr>
  </w:style>
  <w:style w:type="character" w:customStyle="1" w:styleId="B10">
    <w:name w:val="B1 (文字)"/>
    <w:qFormat/>
    <w:rsid w:val="00032716"/>
    <w:rPr>
      <w:rFonts w:eastAsia="MS Mincho"/>
      <w:lang w:val="en-GB" w:eastAsia="en-US" w:bidi="ar-SA"/>
    </w:rPr>
  </w:style>
  <w:style w:type="paragraph" w:styleId="ListParagraph">
    <w:name w:val="List Paragraph"/>
    <w:aliases w:val="- Bullets,?? ??,?????,????,Lista1,列出段落,中等深浅网格 1 - 着色 21,列表段落,¥¡¡¡¡ì¬º¥¹¥È¶ÎÂä,ÁÐ³ö¶ÎÂä,¥ê¥¹¥È¶ÎÂä,列表段落1,—ño’i—Ž,1st level - Bullet List Paragraph,Lettre d'introduction,Paragrafo elenco,Normal bullet 2,Bullet list,列表段落11,목록단락,列,P,列表段,列出,목"/>
    <w:basedOn w:val="Normal"/>
    <w:link w:val="ListParagraphChar"/>
    <w:uiPriority w:val="99"/>
    <w:qFormat/>
    <w:rsid w:val="00224562"/>
    <w:pPr>
      <w:overflowPunct w:val="0"/>
      <w:autoSpaceDE w:val="0"/>
      <w:autoSpaceDN w:val="0"/>
      <w:adjustRightInd w:val="0"/>
      <w:spacing w:after="180"/>
      <w:ind w:left="720"/>
      <w:contextualSpacing/>
      <w:textAlignment w:val="baseline"/>
    </w:pPr>
    <w:rPr>
      <w:rFonts w:ascii="Times New Roman" w:eastAsia="SimSun" w:hAnsi="Times New Roman"/>
      <w:szCs w:val="20"/>
      <w:lang w:eastAsia="ja-JP"/>
    </w:rPr>
  </w:style>
  <w:style w:type="paragraph" w:customStyle="1" w:styleId="StatementBody">
    <w:name w:val="Statement Body"/>
    <w:basedOn w:val="Normal"/>
    <w:link w:val="StatementBodyChar"/>
    <w:qFormat/>
    <w:rsid w:val="00224562"/>
    <w:pPr>
      <w:numPr>
        <w:numId w:val="5"/>
      </w:numPr>
      <w:tabs>
        <w:tab w:val="num" w:pos="0"/>
      </w:tabs>
      <w:spacing w:after="100" w:afterAutospacing="1"/>
      <w:ind w:left="0"/>
      <w:contextualSpacing/>
    </w:pPr>
    <w:rPr>
      <w:rFonts w:ascii="Times New Roman" w:eastAsia="Times New Roman" w:hAnsi="Times New Roman"/>
      <w:sz w:val="22"/>
      <w:lang w:val="en-US" w:eastAsia="ko-KR"/>
    </w:rPr>
  </w:style>
  <w:style w:type="character" w:customStyle="1" w:styleId="StatementBodyChar">
    <w:name w:val="Statement Body Char"/>
    <w:link w:val="StatementBody"/>
    <w:qFormat/>
    <w:rsid w:val="00224562"/>
    <w:rPr>
      <w:rFonts w:eastAsia="Times New Roman"/>
      <w:sz w:val="22"/>
      <w:szCs w:val="24"/>
      <w:lang w:val="en-US" w:eastAsia="ko-KR"/>
    </w:rPr>
  </w:style>
  <w:style w:type="paragraph" w:customStyle="1" w:styleId="bullet">
    <w:name w:val="bullet"/>
    <w:basedOn w:val="Normal"/>
    <w:link w:val="bullet1"/>
    <w:qFormat/>
    <w:rsid w:val="004007DC"/>
    <w:pPr>
      <w:numPr>
        <w:numId w:val="8"/>
      </w:numPr>
      <w:snapToGrid w:val="0"/>
      <w:spacing w:after="100" w:afterAutospacing="1"/>
      <w:jc w:val="both"/>
    </w:pPr>
    <w:rPr>
      <w:rFonts w:ascii="Times New Roman" w:eastAsia="MS Gothic" w:hAnsi="Times New Roman"/>
      <w:sz w:val="24"/>
      <w:szCs w:val="20"/>
      <w:lang w:val="x-none" w:eastAsia="x-none"/>
    </w:rPr>
  </w:style>
  <w:style w:type="character" w:customStyle="1" w:styleId="bullet1">
    <w:name w:val="bullet (文字)"/>
    <w:link w:val="bullet"/>
    <w:rsid w:val="004007DC"/>
    <w:rPr>
      <w:rFonts w:eastAsia="MS Gothic"/>
      <w:sz w:val="24"/>
      <w:lang w:val="x-none" w:eastAsia="x-none"/>
    </w:rPr>
  </w:style>
  <w:style w:type="paragraph" w:customStyle="1" w:styleId="References">
    <w:name w:val="References"/>
    <w:basedOn w:val="Normal"/>
    <w:qFormat/>
    <w:rsid w:val="00CA4C32"/>
    <w:pPr>
      <w:numPr>
        <w:numId w:val="6"/>
      </w:numPr>
      <w:autoSpaceDE w:val="0"/>
      <w:autoSpaceDN w:val="0"/>
      <w:snapToGrid w:val="0"/>
      <w:spacing w:after="60"/>
    </w:pPr>
    <w:rPr>
      <w:rFonts w:ascii="Times New Roman" w:eastAsia="SimSun" w:hAnsi="Times New Roman"/>
      <w:szCs w:val="16"/>
      <w:lang w:val="en-US"/>
    </w:rPr>
  </w:style>
  <w:style w:type="paragraph" w:customStyle="1" w:styleId="Char">
    <w:name w:val="Char"/>
    <w:uiPriority w:val="99"/>
    <w:qFormat/>
    <w:rsid w:val="00CA4C32"/>
    <w:pPr>
      <w:keepNext/>
      <w:numPr>
        <w:numId w:val="7"/>
      </w:numPr>
      <w:tabs>
        <w:tab w:val="clear" w:pos="851"/>
      </w:tabs>
      <w:autoSpaceDE w:val="0"/>
      <w:autoSpaceDN w:val="0"/>
      <w:adjustRightInd w:val="0"/>
      <w:spacing w:before="60" w:after="60"/>
      <w:ind w:left="720" w:hanging="360"/>
      <w:jc w:val="both"/>
    </w:pPr>
    <w:rPr>
      <w:rFonts w:ascii="Arial" w:eastAsia="SimSun" w:hAnsi="Arial" w:cs="Arial"/>
      <w:color w:val="0000FF"/>
      <w:kern w:val="2"/>
      <w:lang w:val="en-US" w:eastAsia="zh-CN"/>
    </w:rPr>
  </w:style>
  <w:style w:type="paragraph" w:customStyle="1" w:styleId="a6">
    <w:name w:val="목록 단락"/>
    <w:aliases w:val="numbered,목록"/>
    <w:basedOn w:val="Normal"/>
    <w:uiPriority w:val="34"/>
    <w:qFormat/>
    <w:rsid w:val="00093DD5"/>
    <w:pPr>
      <w:overflowPunct w:val="0"/>
      <w:autoSpaceDE w:val="0"/>
      <w:autoSpaceDN w:val="0"/>
      <w:adjustRightInd w:val="0"/>
      <w:spacing w:after="180"/>
      <w:ind w:leftChars="400" w:left="800"/>
      <w:textAlignment w:val="baseline"/>
    </w:pPr>
    <w:rPr>
      <w:rFonts w:ascii="Times New Roman" w:eastAsia="Times New Roman" w:hAnsi="Times New Roman"/>
      <w:szCs w:val="20"/>
      <w:lang w:eastAsia="en-GB"/>
    </w:rPr>
  </w:style>
  <w:style w:type="paragraph" w:customStyle="1" w:styleId="StatementHeading">
    <w:name w:val="Statement Heading"/>
    <w:basedOn w:val="Normal"/>
    <w:next w:val="StatementBody"/>
    <w:qFormat/>
    <w:rsid w:val="00335250"/>
    <w:pPr>
      <w:keepNext/>
      <w:spacing w:before="100" w:beforeAutospacing="1"/>
      <w:ind w:left="601" w:hanging="601"/>
    </w:pPr>
    <w:rPr>
      <w:rFonts w:ascii="Times New Roman" w:hAnsi="Times New Roman"/>
      <w:b/>
      <w:i/>
      <w:sz w:val="22"/>
      <w:lang w:val="en-US" w:eastAsia="ko-KR"/>
    </w:rPr>
  </w:style>
  <w:style w:type="paragraph" w:customStyle="1" w:styleId="Default">
    <w:name w:val="Default"/>
    <w:qFormat/>
    <w:rsid w:val="00E13DC4"/>
    <w:pPr>
      <w:widowControl w:val="0"/>
      <w:autoSpaceDE w:val="0"/>
      <w:autoSpaceDN w:val="0"/>
      <w:adjustRightInd w:val="0"/>
    </w:pPr>
    <w:rPr>
      <w:rFonts w:eastAsia="Times New Roman"/>
      <w:noProof/>
      <w:sz w:val="24"/>
      <w:szCs w:val="24"/>
      <w:lang w:val="en-US" w:eastAsia="zh-CN"/>
    </w:rPr>
  </w:style>
  <w:style w:type="paragraph" w:customStyle="1" w:styleId="2222">
    <w:name w:val="스타일 스타일 스타일 스타일 양쪽 첫 줄:  2 글자 + 첫 줄:  2 글자 + 첫 줄:  2 글자 + 첫 줄:  2..."/>
    <w:basedOn w:val="Normal"/>
    <w:link w:val="2222Char"/>
    <w:qFormat/>
    <w:rsid w:val="00B06D90"/>
    <w:pPr>
      <w:spacing w:after="180" w:line="336" w:lineRule="auto"/>
      <w:ind w:firstLineChars="200" w:firstLine="200"/>
      <w:jc w:val="both"/>
    </w:pPr>
    <w:rPr>
      <w:rFonts w:ascii="Times New Roman" w:eastAsia="Malgun Gothic" w:hAnsi="Times New Roman" w:cs="Batang"/>
      <w:szCs w:val="20"/>
    </w:rPr>
  </w:style>
  <w:style w:type="paragraph" w:styleId="ListBullet">
    <w:name w:val="List Bullet"/>
    <w:basedOn w:val="List"/>
    <w:qFormat/>
    <w:rsid w:val="009E34E7"/>
    <w:pPr>
      <w:overflowPunct w:val="0"/>
      <w:autoSpaceDE w:val="0"/>
      <w:autoSpaceDN w:val="0"/>
      <w:adjustRightInd w:val="0"/>
      <w:spacing w:after="180"/>
      <w:ind w:left="568" w:hanging="284"/>
      <w:textAlignment w:val="baseline"/>
    </w:pPr>
    <w:rPr>
      <w:rFonts w:ascii="Times New Roman" w:eastAsia="Times New Roman" w:hAnsi="Times New Roman"/>
      <w:szCs w:val="20"/>
      <w:lang w:eastAsia="en-GB"/>
    </w:rPr>
  </w:style>
  <w:style w:type="paragraph" w:customStyle="1" w:styleId="StyleLGTdocAsianSimSunComplex11ptBefore6ptL">
    <w:name w:val="Style LGTdoc_본문 + (Asian) SimSun (Complex) 11 pt Before:  6 pt L..."/>
    <w:basedOn w:val="Normal"/>
    <w:rsid w:val="00F07F2C"/>
    <w:pPr>
      <w:widowControl w:val="0"/>
      <w:autoSpaceDE w:val="0"/>
      <w:autoSpaceDN w:val="0"/>
      <w:adjustRightInd w:val="0"/>
      <w:snapToGrid w:val="0"/>
      <w:spacing w:before="120" w:afterLines="50" w:after="50"/>
      <w:jc w:val="both"/>
    </w:pPr>
    <w:rPr>
      <w:rFonts w:ascii="Times New Roman" w:eastAsia="SimSun" w:hAnsi="Times New Roman"/>
      <w:kern w:val="2"/>
      <w:sz w:val="22"/>
      <w:szCs w:val="22"/>
      <w:lang w:eastAsia="ko-KR"/>
    </w:rPr>
  </w:style>
  <w:style w:type="paragraph" w:customStyle="1" w:styleId="ListParagraph1">
    <w:name w:val="List Paragraph1"/>
    <w:basedOn w:val="Normal"/>
    <w:qFormat/>
    <w:rsid w:val="00261FDC"/>
    <w:pPr>
      <w:spacing w:after="200" w:line="276" w:lineRule="auto"/>
      <w:ind w:firstLineChars="200" w:firstLine="420"/>
    </w:pPr>
    <w:rPr>
      <w:rFonts w:ascii="Calibri" w:eastAsia="SimSun" w:hAnsi="Calibri"/>
      <w:sz w:val="22"/>
      <w:szCs w:val="22"/>
      <w:lang w:val="en-US"/>
    </w:rPr>
  </w:style>
  <w:style w:type="paragraph" w:customStyle="1" w:styleId="section1">
    <w:name w:val="section1"/>
    <w:basedOn w:val="Normal"/>
    <w:rsid w:val="00C27725"/>
    <w:pPr>
      <w:spacing w:before="100" w:beforeAutospacing="1" w:after="100" w:afterAutospacing="1"/>
    </w:pPr>
    <w:rPr>
      <w:rFonts w:ascii="Times New Roman" w:hAnsi="Times New Roman"/>
      <w:sz w:val="24"/>
      <w:lang w:eastAsia="ja-JP"/>
    </w:rPr>
  </w:style>
  <w:style w:type="paragraph" w:customStyle="1" w:styleId="enumlev1">
    <w:name w:val="enumlev1"/>
    <w:basedOn w:val="Normal"/>
    <w:link w:val="enumlev1Char"/>
    <w:rsid w:val="003D2733"/>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ascii="Times New Roman" w:eastAsia="Times New Roman" w:hAnsi="Times New Roman"/>
      <w:sz w:val="24"/>
      <w:szCs w:val="20"/>
    </w:rPr>
  </w:style>
  <w:style w:type="paragraph" w:customStyle="1" w:styleId="LGTdoc0">
    <w:name w:val="LGTdoc_본문"/>
    <w:basedOn w:val="Normal"/>
    <w:link w:val="LGTdocChar"/>
    <w:qFormat/>
    <w:rsid w:val="00A61DE6"/>
    <w:pPr>
      <w:widowControl w:val="0"/>
      <w:autoSpaceDE w:val="0"/>
      <w:autoSpaceDN w:val="0"/>
      <w:adjustRightInd w:val="0"/>
      <w:snapToGrid w:val="0"/>
      <w:spacing w:afterLines="50" w:after="120" w:line="264" w:lineRule="auto"/>
      <w:jc w:val="both"/>
    </w:pPr>
    <w:rPr>
      <w:rFonts w:ascii="Times New Roman" w:hAnsi="Times New Roman"/>
      <w:kern w:val="2"/>
      <w:sz w:val="22"/>
      <w:lang w:eastAsia="ko-KR"/>
    </w:rPr>
  </w:style>
  <w:style w:type="paragraph" w:customStyle="1" w:styleId="LGTdoc1">
    <w:name w:val="LGTdoc_제목1"/>
    <w:basedOn w:val="Normal"/>
    <w:link w:val="LGTdoc1Char"/>
    <w:qFormat/>
    <w:rsid w:val="00646D92"/>
    <w:pPr>
      <w:adjustRightInd w:val="0"/>
      <w:snapToGrid w:val="0"/>
      <w:spacing w:beforeLines="50" w:before="120" w:after="100" w:afterAutospacing="1"/>
      <w:jc w:val="both"/>
    </w:pPr>
    <w:rPr>
      <w:rFonts w:ascii="Times New Roman" w:hAnsi="Times New Roman"/>
      <w:b/>
      <w:snapToGrid w:val="0"/>
      <w:sz w:val="28"/>
      <w:szCs w:val="20"/>
      <w:lang w:eastAsia="ko-KR"/>
    </w:rPr>
  </w:style>
  <w:style w:type="paragraph" w:customStyle="1" w:styleId="a7">
    <w:name w:val="본문글"/>
    <w:basedOn w:val="Normal"/>
    <w:qFormat/>
    <w:rsid w:val="00DD7C21"/>
    <w:pPr>
      <w:widowControl w:val="0"/>
      <w:spacing w:after="180" w:line="240" w:lineRule="exact"/>
      <w:jc w:val="both"/>
    </w:pPr>
    <w:rPr>
      <w:rFonts w:ascii="Arial" w:eastAsia="Malgun Gothic" w:hAnsi="Arial" w:cs="Batang"/>
      <w:color w:val="000000"/>
      <w:szCs w:val="20"/>
      <w:lang w:val="en-US" w:eastAsia="ko-KR"/>
    </w:rPr>
  </w:style>
  <w:style w:type="paragraph" w:customStyle="1" w:styleId="00BodyText">
    <w:name w:val="00 BodyText"/>
    <w:basedOn w:val="Normal"/>
    <w:qFormat/>
    <w:rsid w:val="00DB6DDE"/>
    <w:pPr>
      <w:spacing w:after="220"/>
    </w:pPr>
    <w:rPr>
      <w:rFonts w:ascii="Arial" w:eastAsia="Times New Roman" w:hAnsi="Arial"/>
      <w:sz w:val="22"/>
      <w:szCs w:val="20"/>
      <w:lang w:val="en-US"/>
    </w:rPr>
  </w:style>
  <w:style w:type="character" w:customStyle="1" w:styleId="apple-style-span">
    <w:name w:val="apple-style-span"/>
    <w:basedOn w:val="DefaultParagraphFont"/>
    <w:qFormat/>
    <w:rsid w:val="00802484"/>
  </w:style>
  <w:style w:type="paragraph" w:customStyle="1" w:styleId="3GPPHeading1">
    <w:name w:val="3GPP Heading 1"/>
    <w:basedOn w:val="Heading1"/>
    <w:link w:val="3GPPHeading1Char"/>
    <w:qFormat/>
    <w:rsid w:val="00BB2E8D"/>
    <w:pPr>
      <w:tabs>
        <w:tab w:val="num" w:pos="426"/>
      </w:tabs>
      <w:spacing w:before="360" w:after="120"/>
      <w:ind w:left="426" w:hanging="425"/>
    </w:pPr>
    <w:rPr>
      <w:rFonts w:eastAsia="MS Mincho" w:cs="Times New Roman"/>
      <w:b w:val="0"/>
      <w:bCs w:val="0"/>
      <w:lang w:val="x-none" w:eastAsia="x-none"/>
    </w:rPr>
  </w:style>
  <w:style w:type="character" w:customStyle="1" w:styleId="3GPPHeading1Char">
    <w:name w:val="3GPP Heading 1 Char"/>
    <w:link w:val="3GPPHeading1"/>
    <w:rsid w:val="00BB2E8D"/>
    <w:rPr>
      <w:rFonts w:ascii="Arial" w:eastAsia="MS Mincho" w:hAnsi="Arial"/>
      <w:kern w:val="32"/>
      <w:sz w:val="32"/>
      <w:szCs w:val="32"/>
      <w:lang w:val="x-none" w:eastAsia="x-none"/>
    </w:rPr>
  </w:style>
  <w:style w:type="paragraph" w:customStyle="1" w:styleId="Doc-text2">
    <w:name w:val="Doc-text2"/>
    <w:basedOn w:val="Normal"/>
    <w:link w:val="Doc-text2Char"/>
    <w:qFormat/>
    <w:rsid w:val="003116DF"/>
    <w:pPr>
      <w:tabs>
        <w:tab w:val="left" w:pos="1622"/>
      </w:tabs>
      <w:ind w:left="1622" w:hanging="363"/>
    </w:pPr>
    <w:rPr>
      <w:rFonts w:ascii="Arial" w:eastAsia="MS Mincho" w:hAnsi="Arial"/>
      <w:lang w:val="x-none" w:eastAsia="en-GB"/>
    </w:rPr>
  </w:style>
  <w:style w:type="character" w:customStyle="1" w:styleId="Doc-text2Char">
    <w:name w:val="Doc-text2 Char"/>
    <w:link w:val="Doc-text2"/>
    <w:qFormat/>
    <w:rsid w:val="003116DF"/>
    <w:rPr>
      <w:rFonts w:ascii="Arial" w:eastAsia="MS Mincho" w:hAnsi="Arial"/>
      <w:szCs w:val="24"/>
      <w:lang w:val="x-none" w:eastAsia="en-GB" w:bidi="ar-SA"/>
    </w:rPr>
  </w:style>
  <w:style w:type="character" w:customStyle="1" w:styleId="B1Char">
    <w:name w:val="B1 Char"/>
    <w:qFormat/>
    <w:locked/>
    <w:rsid w:val="007F0059"/>
    <w:rPr>
      <w:lang w:val="en-GB" w:eastAsia="en-US"/>
    </w:rPr>
  </w:style>
  <w:style w:type="paragraph" w:customStyle="1" w:styleId="CharCharCharCharCharChar">
    <w:name w:val="Char Char Char Char Char Char"/>
    <w:semiHidden/>
    <w:rsid w:val="004F1F3B"/>
    <w:pPr>
      <w:keepNext/>
      <w:tabs>
        <w:tab w:val="num" w:pos="510"/>
      </w:tabs>
      <w:autoSpaceDE w:val="0"/>
      <w:autoSpaceDN w:val="0"/>
      <w:adjustRightInd w:val="0"/>
      <w:spacing w:before="60" w:after="60"/>
      <w:ind w:left="510" w:hanging="510"/>
      <w:jc w:val="both"/>
    </w:pPr>
    <w:rPr>
      <w:rFonts w:ascii="Arial" w:eastAsia="SimSun" w:hAnsi="Arial" w:cs="Arial"/>
      <w:color w:val="0000FF"/>
      <w:kern w:val="2"/>
      <w:lang w:val="en-US" w:eastAsia="zh-CN"/>
    </w:rPr>
  </w:style>
  <w:style w:type="paragraph" w:customStyle="1" w:styleId="TAH">
    <w:name w:val="TAH"/>
    <w:basedOn w:val="TAC"/>
    <w:link w:val="TAHCar"/>
    <w:qFormat/>
    <w:rsid w:val="004F1F3B"/>
    <w:rPr>
      <w:b/>
    </w:rPr>
  </w:style>
  <w:style w:type="paragraph" w:customStyle="1" w:styleId="TAC">
    <w:name w:val="TAC"/>
    <w:basedOn w:val="Normal"/>
    <w:link w:val="TACChar"/>
    <w:qFormat/>
    <w:rsid w:val="004F1F3B"/>
    <w:pPr>
      <w:keepNext/>
      <w:keepLines/>
      <w:overflowPunct w:val="0"/>
      <w:autoSpaceDE w:val="0"/>
      <w:autoSpaceDN w:val="0"/>
      <w:adjustRightInd w:val="0"/>
      <w:jc w:val="center"/>
      <w:textAlignment w:val="baseline"/>
    </w:pPr>
    <w:rPr>
      <w:rFonts w:ascii="Arial" w:eastAsia="Times New Roman" w:hAnsi="Arial"/>
      <w:sz w:val="18"/>
      <w:szCs w:val="20"/>
      <w:lang w:eastAsia="ja-JP"/>
    </w:rPr>
  </w:style>
  <w:style w:type="character" w:customStyle="1" w:styleId="TACChar">
    <w:name w:val="TAC Char"/>
    <w:link w:val="TAC"/>
    <w:qFormat/>
    <w:rsid w:val="004F1F3B"/>
    <w:rPr>
      <w:rFonts w:ascii="Arial" w:hAnsi="Arial"/>
      <w:sz w:val="18"/>
      <w:lang w:val="en-GB" w:eastAsia="ja-JP" w:bidi="ar-SA"/>
    </w:rPr>
  </w:style>
  <w:style w:type="paragraph" w:customStyle="1" w:styleId="TAL">
    <w:name w:val="TAL"/>
    <w:basedOn w:val="Normal"/>
    <w:link w:val="TALChar"/>
    <w:qFormat/>
    <w:rsid w:val="004F1F3B"/>
    <w:pPr>
      <w:keepNext/>
      <w:keepLines/>
    </w:pPr>
    <w:rPr>
      <w:rFonts w:ascii="Arial" w:eastAsia="SimSun" w:hAnsi="Arial"/>
      <w:sz w:val="18"/>
      <w:szCs w:val="20"/>
    </w:rPr>
  </w:style>
  <w:style w:type="paragraph" w:customStyle="1" w:styleId="msolistparagraph0">
    <w:name w:val="msolistparagraph"/>
    <w:basedOn w:val="Normal"/>
    <w:rsid w:val="00822B87"/>
    <w:pPr>
      <w:ind w:left="720"/>
      <w:jc w:val="both"/>
    </w:pPr>
    <w:rPr>
      <w:rFonts w:ascii="Calibri" w:hAnsi="Calibri"/>
      <w:sz w:val="21"/>
      <w:szCs w:val="21"/>
      <w:lang w:eastAsia="ja-JP"/>
    </w:rPr>
  </w:style>
  <w:style w:type="character" w:customStyle="1" w:styleId="CRCoverPageZchn">
    <w:name w:val="CR Cover Page Zchn"/>
    <w:qFormat/>
    <w:locked/>
    <w:rsid w:val="005B611D"/>
    <w:rPr>
      <w:rFonts w:ascii="Arial" w:eastAsia="SimSun" w:hAnsi="Arial"/>
      <w:lang w:val="en-GB" w:eastAsia="en-US" w:bidi="ar-SA"/>
    </w:rPr>
  </w:style>
  <w:style w:type="paragraph" w:styleId="PlainText">
    <w:name w:val="Plain Text"/>
    <w:basedOn w:val="Normal"/>
    <w:link w:val="PlainTextChar"/>
    <w:uiPriority w:val="99"/>
    <w:unhideWhenUsed/>
    <w:qFormat/>
    <w:rsid w:val="00172EDF"/>
    <w:rPr>
      <w:rFonts w:ascii="Consolas" w:eastAsia="Calibri" w:hAnsi="Consolas" w:cs="Consolas"/>
      <w:sz w:val="21"/>
      <w:szCs w:val="21"/>
      <w:lang w:val="en-US" w:eastAsia="zh-CN"/>
    </w:rPr>
  </w:style>
  <w:style w:type="character" w:customStyle="1" w:styleId="PlainTextChar">
    <w:name w:val="Plain Text Char"/>
    <w:link w:val="PlainText"/>
    <w:uiPriority w:val="99"/>
    <w:qFormat/>
    <w:rsid w:val="00172EDF"/>
    <w:rPr>
      <w:rFonts w:ascii="Consolas" w:eastAsia="Calibri" w:hAnsi="Consolas" w:cs="Consolas"/>
      <w:sz w:val="21"/>
      <w:szCs w:val="21"/>
      <w:lang w:val="en-US" w:eastAsia="zh-CN" w:bidi="ar-SA"/>
    </w:rPr>
  </w:style>
  <w:style w:type="paragraph" w:customStyle="1" w:styleId="IEEEParagraph">
    <w:name w:val="IEEE Paragraph"/>
    <w:basedOn w:val="Normal"/>
    <w:link w:val="IEEEParagraphChar"/>
    <w:rsid w:val="00AA5285"/>
    <w:pPr>
      <w:adjustRightInd w:val="0"/>
      <w:snapToGrid w:val="0"/>
      <w:ind w:firstLine="216"/>
      <w:jc w:val="both"/>
    </w:pPr>
    <w:rPr>
      <w:rFonts w:ascii="Arial" w:eastAsia="SimSun" w:hAnsi="Arial" w:cs="Arial"/>
      <w:color w:val="0000FF"/>
      <w:kern w:val="2"/>
      <w:lang w:val="en-AU" w:eastAsia="zh-CN"/>
    </w:rPr>
  </w:style>
  <w:style w:type="character" w:customStyle="1" w:styleId="IEEEParagraphChar">
    <w:name w:val="IEEE Paragraph Char"/>
    <w:link w:val="IEEEParagraph"/>
    <w:rsid w:val="00AA5285"/>
    <w:rPr>
      <w:rFonts w:ascii="Arial" w:eastAsia="SimSun" w:hAnsi="Arial" w:cs="Arial"/>
      <w:color w:val="0000FF"/>
      <w:kern w:val="2"/>
      <w:szCs w:val="24"/>
      <w:lang w:val="en-AU" w:eastAsia="zh-CN" w:bidi="ar-SA"/>
    </w:rPr>
  </w:style>
  <w:style w:type="paragraph" w:styleId="TOC6">
    <w:name w:val="toc 6"/>
    <w:basedOn w:val="Normal"/>
    <w:next w:val="Normal"/>
    <w:autoRedefine/>
    <w:uiPriority w:val="39"/>
    <w:qFormat/>
    <w:rsid w:val="00CE4CE8"/>
    <w:pPr>
      <w:ind w:left="1000"/>
    </w:pPr>
    <w:rPr>
      <w:rFonts w:asciiTheme="minorHAnsi" w:hAnsiTheme="minorHAnsi" w:cstheme="minorHAnsi"/>
      <w:sz w:val="18"/>
      <w:szCs w:val="18"/>
    </w:rPr>
  </w:style>
  <w:style w:type="paragraph" w:styleId="TOC7">
    <w:name w:val="toc 7"/>
    <w:basedOn w:val="Normal"/>
    <w:next w:val="Normal"/>
    <w:autoRedefine/>
    <w:uiPriority w:val="39"/>
    <w:qFormat/>
    <w:rsid w:val="00CE4CE8"/>
    <w:pPr>
      <w:ind w:left="1200"/>
    </w:pPr>
    <w:rPr>
      <w:rFonts w:asciiTheme="minorHAnsi" w:hAnsiTheme="minorHAnsi" w:cstheme="minorHAnsi"/>
      <w:sz w:val="18"/>
      <w:szCs w:val="18"/>
    </w:rPr>
  </w:style>
  <w:style w:type="paragraph" w:styleId="TOC8">
    <w:name w:val="toc 8"/>
    <w:basedOn w:val="Normal"/>
    <w:next w:val="Normal"/>
    <w:autoRedefine/>
    <w:uiPriority w:val="39"/>
    <w:qFormat/>
    <w:rsid w:val="00CE4CE8"/>
    <w:pPr>
      <w:ind w:left="1400"/>
    </w:pPr>
    <w:rPr>
      <w:rFonts w:asciiTheme="minorHAnsi" w:hAnsiTheme="minorHAnsi" w:cstheme="minorHAnsi"/>
      <w:sz w:val="18"/>
      <w:szCs w:val="18"/>
    </w:rPr>
  </w:style>
  <w:style w:type="paragraph" w:styleId="TOC9">
    <w:name w:val="toc 9"/>
    <w:basedOn w:val="Normal"/>
    <w:next w:val="Normal"/>
    <w:autoRedefine/>
    <w:uiPriority w:val="39"/>
    <w:qFormat/>
    <w:rsid w:val="00CE4CE8"/>
    <w:pPr>
      <w:ind w:left="1600"/>
    </w:pPr>
    <w:rPr>
      <w:rFonts w:asciiTheme="minorHAnsi" w:hAnsiTheme="minorHAnsi" w:cstheme="minorHAnsi"/>
      <w:sz w:val="18"/>
      <w:szCs w:val="18"/>
    </w:rPr>
  </w:style>
  <w:style w:type="table" w:styleId="TableGrid">
    <w:name w:val="Table Grid"/>
    <w:aliases w:val="TableGrid,网格型"/>
    <w:basedOn w:val="TableNormal"/>
    <w:uiPriority w:val="59"/>
    <w:qFormat/>
    <w:rsid w:val="00EC71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qFormat/>
    <w:rsid w:val="00EC7122"/>
    <w:pPr>
      <w:ind w:left="1440" w:hanging="1440"/>
    </w:pPr>
  </w:style>
  <w:style w:type="paragraph" w:customStyle="1" w:styleId="3GPPNormalText">
    <w:name w:val="3GPP Normal Text"/>
    <w:basedOn w:val="BodyText"/>
    <w:link w:val="3GPPNormalTextChar"/>
    <w:qFormat/>
    <w:rsid w:val="00EC7122"/>
    <w:pPr>
      <w:ind w:left="1440" w:hanging="1440"/>
    </w:pPr>
    <w:rPr>
      <w:rFonts w:ascii="Times New Roman" w:eastAsia="MS Mincho" w:hAnsi="Times New Roman"/>
      <w:sz w:val="22"/>
      <w:lang w:val="x-none" w:eastAsia="x-none"/>
    </w:rPr>
  </w:style>
  <w:style w:type="character" w:customStyle="1" w:styleId="3GPPNormalTextChar">
    <w:name w:val="3GPP Normal Text Char"/>
    <w:link w:val="3GPPNormalText"/>
    <w:qFormat/>
    <w:rsid w:val="00EC7122"/>
    <w:rPr>
      <w:rFonts w:eastAsia="MS Mincho"/>
      <w:sz w:val="22"/>
      <w:szCs w:val="24"/>
      <w:lang w:val="x-none" w:eastAsia="x-none" w:bidi="ar-SA"/>
    </w:rPr>
  </w:style>
  <w:style w:type="paragraph" w:customStyle="1" w:styleId="Statement">
    <w:name w:val="Statement"/>
    <w:basedOn w:val="Normal"/>
    <w:qFormat/>
    <w:rsid w:val="00EC7122"/>
    <w:pPr>
      <w:keepNext/>
      <w:ind w:left="601" w:hanging="601"/>
    </w:pPr>
    <w:rPr>
      <w:rFonts w:ascii="Times New Roman" w:hAnsi="Times New Roman"/>
      <w:b/>
      <w:i/>
      <w:lang w:val="en-US" w:eastAsia="ko-KR"/>
    </w:rPr>
  </w:style>
  <w:style w:type="paragraph" w:customStyle="1" w:styleId="B2">
    <w:name w:val="B2"/>
    <w:basedOn w:val="List2"/>
    <w:link w:val="B2Char"/>
    <w:qFormat/>
    <w:rsid w:val="00EC7122"/>
    <w:pPr>
      <w:spacing w:after="180"/>
      <w:ind w:left="851" w:hanging="284"/>
    </w:pPr>
    <w:rPr>
      <w:rFonts w:ascii="Times New Roman" w:eastAsia="MS Mincho" w:hAnsi="Times New Roman"/>
      <w:szCs w:val="20"/>
    </w:rPr>
  </w:style>
  <w:style w:type="character" w:customStyle="1" w:styleId="B2Char">
    <w:name w:val="B2 Char"/>
    <w:link w:val="B2"/>
    <w:qFormat/>
    <w:rsid w:val="00EC7122"/>
    <w:rPr>
      <w:rFonts w:eastAsia="MS Mincho"/>
      <w:lang w:val="en-GB" w:eastAsia="en-US" w:bidi="ar-SA"/>
    </w:rPr>
  </w:style>
  <w:style w:type="paragraph" w:styleId="List2">
    <w:name w:val="List 2"/>
    <w:basedOn w:val="Normal"/>
    <w:link w:val="List2Char"/>
    <w:qFormat/>
    <w:rsid w:val="00EC7122"/>
    <w:pPr>
      <w:ind w:left="566" w:hanging="283"/>
    </w:pPr>
  </w:style>
  <w:style w:type="character" w:customStyle="1" w:styleId="Alcatel-Lucent-4">
    <w:name w:val="Alcatel-Lucent-4"/>
    <w:semiHidden/>
    <w:qFormat/>
    <w:rsid w:val="00EC7122"/>
    <w:rPr>
      <w:rFonts w:ascii="Arial" w:hAnsi="Arial" w:cs="Arial"/>
      <w:color w:val="auto"/>
      <w:sz w:val="20"/>
      <w:szCs w:val="20"/>
    </w:rPr>
  </w:style>
  <w:style w:type="paragraph" w:customStyle="1" w:styleId="ZchnZchn">
    <w:name w:val="Zchn Zchn"/>
    <w:qFormat/>
    <w:rsid w:val="00EC7122"/>
    <w:pPr>
      <w:keepNext/>
      <w:numPr>
        <w:numId w:val="10"/>
      </w:numPr>
      <w:suppressAutoHyphens/>
      <w:autoSpaceDE w:val="0"/>
      <w:spacing w:before="60" w:after="60"/>
      <w:jc w:val="both"/>
    </w:pPr>
    <w:rPr>
      <w:rFonts w:ascii="Arial" w:eastAsia="SimSun" w:hAnsi="Arial" w:cs="Arial"/>
      <w:color w:val="0000FF"/>
      <w:kern w:val="1"/>
      <w:lang w:val="en-US" w:eastAsia="ar-SA"/>
    </w:rPr>
  </w:style>
  <w:style w:type="paragraph" w:customStyle="1" w:styleId="EQ">
    <w:name w:val="EQ"/>
    <w:basedOn w:val="Normal"/>
    <w:next w:val="Normal"/>
    <w:link w:val="EQChar"/>
    <w:qFormat/>
    <w:rsid w:val="00EC7122"/>
    <w:pPr>
      <w:keepLines/>
      <w:tabs>
        <w:tab w:val="center" w:pos="4536"/>
        <w:tab w:val="right" w:pos="9072"/>
      </w:tabs>
      <w:spacing w:after="180"/>
    </w:pPr>
    <w:rPr>
      <w:rFonts w:ascii="Times New Roman" w:eastAsia="Times New Roman" w:hAnsi="Times New Roman"/>
      <w:noProof/>
      <w:szCs w:val="20"/>
    </w:rPr>
  </w:style>
  <w:style w:type="character" w:customStyle="1" w:styleId="Alcatel-Lucent2">
    <w:name w:val="Alcatel-Lucent2"/>
    <w:semiHidden/>
    <w:qFormat/>
    <w:rsid w:val="00EC7122"/>
    <w:rPr>
      <w:rFonts w:ascii="Arial" w:hAnsi="Arial" w:cs="Arial"/>
      <w:color w:val="auto"/>
      <w:sz w:val="20"/>
      <w:szCs w:val="20"/>
    </w:rPr>
  </w:style>
  <w:style w:type="character" w:customStyle="1" w:styleId="CaptionChar1">
    <w:name w:val="Caption Char1"/>
    <w:aliases w:val="cap Char1,cap Char Char,Caption Char Char,Caption Char1 Char Char,cap Char Char1 Char,Caption Char Char1 Char Char,cap Char2 Char,条目 Char,3GPP Caption Table Char1,cap1 Char,cap2 Char,cap11 Char1,Légende-figure Char1,Beschrifubg Char,题 Char"/>
    <w:link w:val="Caption"/>
    <w:uiPriority w:val="99"/>
    <w:qFormat/>
    <w:rsid w:val="00EC7122"/>
    <w:rPr>
      <w:b/>
      <w:lang w:val="en-GB" w:eastAsia="en-GB" w:bidi="ar-SA"/>
    </w:rPr>
  </w:style>
  <w:style w:type="numbering" w:customStyle="1" w:styleId="1">
    <w:name w:val="現在のリスト1"/>
    <w:rsid w:val="0032429A"/>
    <w:pPr>
      <w:numPr>
        <w:numId w:val="12"/>
      </w:numPr>
    </w:pPr>
  </w:style>
  <w:style w:type="numbering" w:customStyle="1" w:styleId="2">
    <w:name w:val="現在のリスト2"/>
    <w:rsid w:val="0032429A"/>
    <w:pPr>
      <w:numPr>
        <w:numId w:val="13"/>
      </w:numPr>
    </w:pPr>
  </w:style>
  <w:style w:type="numbering" w:styleId="ArticleSection">
    <w:name w:val="Outline List 3"/>
    <w:basedOn w:val="NoList"/>
    <w:rsid w:val="0032429A"/>
    <w:pPr>
      <w:numPr>
        <w:numId w:val="14"/>
      </w:numPr>
    </w:pPr>
  </w:style>
  <w:style w:type="numbering" w:customStyle="1" w:styleId="3">
    <w:name w:val="現在のリスト3"/>
    <w:rsid w:val="0032429A"/>
    <w:pPr>
      <w:numPr>
        <w:numId w:val="15"/>
      </w:numPr>
    </w:pPr>
  </w:style>
  <w:style w:type="numbering" w:customStyle="1" w:styleId="10">
    <w:name w:val="スタイル1"/>
    <w:rsid w:val="0032429A"/>
    <w:pPr>
      <w:numPr>
        <w:numId w:val="16"/>
      </w:numPr>
    </w:pPr>
  </w:style>
  <w:style w:type="numbering" w:styleId="111111">
    <w:name w:val="Outline List 2"/>
    <w:basedOn w:val="NoList"/>
    <w:rsid w:val="0032429A"/>
    <w:pPr>
      <w:numPr>
        <w:numId w:val="17"/>
      </w:numPr>
    </w:pPr>
  </w:style>
  <w:style w:type="paragraph" w:customStyle="1" w:styleId="a8">
    <w:name w:val="リスト段落"/>
    <w:basedOn w:val="Normal"/>
    <w:uiPriority w:val="34"/>
    <w:qFormat/>
    <w:rsid w:val="00074EB6"/>
    <w:pPr>
      <w:ind w:firstLineChars="200" w:firstLine="420"/>
    </w:pPr>
    <w:rPr>
      <w:rFonts w:ascii="Times New Roman" w:eastAsia="Times New Roman" w:hAnsi="Times New Roman"/>
      <w:lang w:val="en-US"/>
    </w:rPr>
  </w:style>
  <w:style w:type="character" w:customStyle="1" w:styleId="Heading4Char">
    <w:name w:val="Heading 4 Char"/>
    <w:aliases w:val="h4 Char,H4 Char,H41 Char,h41 Char,H42 Char,h42 Char,H43 Char,h43 Char,H411 Char,h411 Char,H421 Char,h421 Char,H44 Char,h44 Char,H412 Char,h412 Char,H422 Char,h422 Char,H431 Char,h431 Char,H45 Char,h45 Char,H413 Char,h413 Char,H423 Char"/>
    <w:basedOn w:val="DefaultParagraphFont"/>
    <w:link w:val="Heading4"/>
    <w:uiPriority w:val="9"/>
    <w:qFormat/>
    <w:rsid w:val="00FD1435"/>
    <w:rPr>
      <w:rFonts w:ascii="Arial" w:hAnsi="Arial" w:cs="Arial"/>
      <w:b/>
      <w:bCs/>
      <w:i/>
      <w:szCs w:val="26"/>
      <w:lang w:eastAsia="en-US"/>
    </w:rPr>
  </w:style>
  <w:style w:type="character" w:customStyle="1" w:styleId="Heading5Char">
    <w:name w:val="Heading 5 Char"/>
    <w:aliases w:val="H5 Char,h5 Char,Heading5 Char,标题 5 Char"/>
    <w:basedOn w:val="DefaultParagraphFont"/>
    <w:link w:val="Heading5"/>
    <w:qFormat/>
    <w:rsid w:val="00FD1435"/>
    <w:rPr>
      <w:rFonts w:ascii="Arial" w:hAnsi="Arial" w:cs="Arial"/>
      <w:b/>
      <w:iCs/>
      <w:sz w:val="18"/>
      <w:szCs w:val="26"/>
      <w:lang w:eastAsia="en-US"/>
    </w:rPr>
  </w:style>
  <w:style w:type="character" w:customStyle="1" w:styleId="NOChar">
    <w:name w:val="NO Char"/>
    <w:link w:val="NO"/>
    <w:qFormat/>
    <w:locked/>
    <w:rsid w:val="00D51C82"/>
    <w:rPr>
      <w:sz w:val="24"/>
      <w:lang w:eastAsia="en-US"/>
    </w:rPr>
  </w:style>
  <w:style w:type="paragraph" w:customStyle="1" w:styleId="CharChar1CharCharCharCharCharCharCharCharCharCharCharCharCharCharChar1">
    <w:name w:val="Char Char1 Char Char Char Char Char Char Char Char Char Char Char Char Char Char Char1"/>
    <w:semiHidden/>
    <w:rsid w:val="00EC692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CommentTextChar">
    <w:name w:val="Comment Text Char"/>
    <w:link w:val="CommentText"/>
    <w:qFormat/>
    <w:rsid w:val="00EC6924"/>
    <w:rPr>
      <w:rFonts w:ascii="Times" w:hAnsi="Times"/>
      <w:lang w:eastAsia="en-US"/>
    </w:rPr>
  </w:style>
  <w:style w:type="character" w:customStyle="1" w:styleId="NOZchn">
    <w:name w:val="NO Zchn"/>
    <w:rsid w:val="00176707"/>
    <w:rPr>
      <w:color w:val="000000"/>
      <w:lang w:eastAsia="ja-JP"/>
    </w:rPr>
  </w:style>
  <w:style w:type="character" w:customStyle="1" w:styleId="ListParagraphChar">
    <w:name w:val="List Paragraph Char"/>
    <w:aliases w:val="- Bullets Char2,?? ?? Char2,????? Char2,???? Char2,Lista1 Char2,列出段落 Char1,中等深浅网格 1 - 着色 21 Char1,列表段落 Char,¥¡¡¡¡ì¬º¥¹¥È¶ÎÂä Char1,ÁÐ³ö¶ÎÂä Char1,¥ê¥¹¥È¶ÎÂä Char1,列表段落1 Char1,—ño’i—Ž Char,1st level - Bullet List Paragraph Char"/>
    <w:link w:val="ListParagraph"/>
    <w:uiPriority w:val="34"/>
    <w:qFormat/>
    <w:locked/>
    <w:rsid w:val="00FF0E7C"/>
    <w:rPr>
      <w:rFonts w:eastAsia="SimSun"/>
      <w:lang w:eastAsia="ja-JP"/>
    </w:rPr>
  </w:style>
  <w:style w:type="paragraph" w:customStyle="1" w:styleId="07cm12pt12">
    <w:name w:val="스타일 첫 줄:  0.7 cm 앞: 12 pt 줄 간격: 배수 1.2 줄"/>
    <w:basedOn w:val="Normal"/>
    <w:uiPriority w:val="99"/>
    <w:qFormat/>
    <w:rsid w:val="007200CC"/>
    <w:pPr>
      <w:spacing w:before="240" w:after="120" w:line="288" w:lineRule="auto"/>
      <w:ind w:firstLine="397"/>
      <w:jc w:val="both"/>
    </w:pPr>
    <w:rPr>
      <w:rFonts w:cs="Batang"/>
      <w:szCs w:val="20"/>
    </w:rPr>
  </w:style>
  <w:style w:type="character" w:customStyle="1" w:styleId="TAHCar">
    <w:name w:val="TAH Car"/>
    <w:link w:val="TAH"/>
    <w:qFormat/>
    <w:rsid w:val="00A919E8"/>
    <w:rPr>
      <w:rFonts w:ascii="Arial" w:eastAsia="Times New Roman" w:hAnsi="Arial"/>
      <w:b/>
      <w:sz w:val="18"/>
      <w:lang w:eastAsia="ja-JP"/>
    </w:rPr>
  </w:style>
  <w:style w:type="character" w:customStyle="1" w:styleId="BodyTextChar">
    <w:name w:val="Body Text Char"/>
    <w:aliases w:val="bt Char,Corps de texte Car Char,Corps de texte Car1 Car Char,Corps de texte Car Car Car Char,Corps de texte Car1 Car Car Car Char,Corps de texte Car Car Car Car Car Char,Corps de texte Car1 Car Car Car Car Car Char,bt Car Char"/>
    <w:basedOn w:val="DefaultParagraphFont"/>
    <w:link w:val="BodyText"/>
    <w:qFormat/>
    <w:locked/>
    <w:rsid w:val="007E4893"/>
    <w:rPr>
      <w:rFonts w:ascii="Times" w:hAnsi="Times"/>
      <w:szCs w:val="24"/>
      <w:lang w:eastAsia="en-US"/>
    </w:rPr>
  </w:style>
  <w:style w:type="character" w:customStyle="1" w:styleId="TALChar">
    <w:name w:val="TAL Char"/>
    <w:link w:val="TAL"/>
    <w:qFormat/>
    <w:locked/>
    <w:rsid w:val="00074313"/>
    <w:rPr>
      <w:rFonts w:ascii="Arial" w:eastAsia="SimSun" w:hAnsi="Arial"/>
      <w:sz w:val="18"/>
      <w:lang w:eastAsia="en-US"/>
    </w:rPr>
  </w:style>
  <w:style w:type="character" w:customStyle="1" w:styleId="Heading2Char1">
    <w:name w:val="Heading 2 Char1"/>
    <w:aliases w:val="H2 Char1,h2 Char1,Head2A Char,2 Char,UNDERRUBRIK 1-2 Char,DO NOT USE_h2 Char,h21 Char,Heading 2 Char Char,H2 Char Char,h2 Char Char,标题 2 Char,Header 2 Char,Header2 Char,22 Char,heading2 Char,2nd level Char,H21 Char,H22 Char,H23 Char"/>
    <w:basedOn w:val="DefaultParagraphFont"/>
    <w:link w:val="Heading2"/>
    <w:qFormat/>
    <w:rsid w:val="00C010B7"/>
    <w:rPr>
      <w:rFonts w:ascii="Arial" w:hAnsi="Arial" w:cs="Arial"/>
      <w:b/>
      <w:bCs/>
      <w:i/>
      <w:iCs/>
      <w:sz w:val="24"/>
      <w:szCs w:val="28"/>
      <w:lang w:eastAsia="en-US"/>
    </w:rPr>
  </w:style>
  <w:style w:type="character" w:styleId="Strong">
    <w:name w:val="Strong"/>
    <w:basedOn w:val="DefaultParagraphFont"/>
    <w:uiPriority w:val="22"/>
    <w:qFormat/>
    <w:rsid w:val="00C010B7"/>
    <w:rPr>
      <w:b/>
      <w:bCs/>
    </w:rPr>
  </w:style>
  <w:style w:type="paragraph" w:customStyle="1" w:styleId="CharCharCharCharCharChar2">
    <w:name w:val="Char Char Char Char Char Char2"/>
    <w:semiHidden/>
    <w:rsid w:val="0016300F"/>
    <w:pPr>
      <w:keepNext/>
      <w:tabs>
        <w:tab w:val="num" w:pos="510"/>
      </w:tabs>
      <w:autoSpaceDE w:val="0"/>
      <w:autoSpaceDN w:val="0"/>
      <w:adjustRightInd w:val="0"/>
      <w:spacing w:before="60" w:after="60"/>
      <w:ind w:left="510" w:hanging="510"/>
      <w:jc w:val="both"/>
    </w:pPr>
    <w:rPr>
      <w:rFonts w:ascii="Arial" w:eastAsia="SimSun" w:hAnsi="Arial" w:cs="Arial"/>
      <w:color w:val="0000FF"/>
      <w:kern w:val="2"/>
      <w:lang w:val="en-US" w:eastAsia="zh-CN"/>
    </w:rPr>
  </w:style>
  <w:style w:type="character" w:customStyle="1" w:styleId="Heading1Char1">
    <w:name w:val="Heading 1 Char1"/>
    <w:aliases w:val="NMP Heading 1 Char,H1 Char,h11 Char,h12 Char,h13 Char,h14 Char,h15 Char,h16 Char,app heading 1 Char,l1 Char,Memo Heading 1 Char,Heading 1_a Char,heading 1 Char,h17 Char,h111 Char,h121 Char,h131 Char,h141 Char,h151 Char,h161 Char,h18 Char"/>
    <w:basedOn w:val="DefaultParagraphFont"/>
    <w:link w:val="Heading1"/>
    <w:uiPriority w:val="99"/>
    <w:qFormat/>
    <w:locked/>
    <w:rsid w:val="0016300F"/>
    <w:rPr>
      <w:rFonts w:ascii="Arial" w:hAnsi="Arial" w:cs="Arial"/>
      <w:b/>
      <w:bCs/>
      <w:kern w:val="32"/>
      <w:sz w:val="32"/>
      <w:szCs w:val="32"/>
      <w:lang w:eastAsia="en-US"/>
    </w:rPr>
  </w:style>
  <w:style w:type="paragraph" w:customStyle="1" w:styleId="H6">
    <w:name w:val="H6"/>
    <w:basedOn w:val="Heading5"/>
    <w:next w:val="Normal"/>
    <w:qFormat/>
    <w:rsid w:val="0016300F"/>
    <w:pPr>
      <w:keepLines/>
      <w:numPr>
        <w:ilvl w:val="0"/>
        <w:numId w:val="0"/>
      </w:numPr>
      <w:tabs>
        <w:tab w:val="num" w:pos="360"/>
        <w:tab w:val="num" w:pos="1008"/>
      </w:tabs>
      <w:spacing w:before="120" w:after="180"/>
      <w:ind w:left="1985" w:hanging="1985"/>
      <w:outlineLvl w:val="9"/>
    </w:pPr>
    <w:rPr>
      <w:rFonts w:eastAsia="MS Mincho" w:cs="Times New Roman"/>
      <w:b w:val="0"/>
      <w:iCs w:val="0"/>
      <w:sz w:val="20"/>
      <w:szCs w:val="20"/>
    </w:rPr>
  </w:style>
  <w:style w:type="character" w:customStyle="1" w:styleId="PlainTextChar1">
    <w:name w:val="Plain Text Char1"/>
    <w:uiPriority w:val="99"/>
    <w:semiHidden/>
    <w:locked/>
    <w:rsid w:val="00CC74CD"/>
    <w:rPr>
      <w:rFonts w:ascii="Consolas" w:hAnsi="Consolas"/>
      <w:sz w:val="21"/>
      <w:szCs w:val="21"/>
      <w:lang w:bidi="ar-SA"/>
    </w:rPr>
  </w:style>
  <w:style w:type="paragraph" w:customStyle="1" w:styleId="CharChar1CharCharCharCharCharCharCharCharCharCharCharCharCharCharChar34">
    <w:name w:val="Char Char1 Char Char Char Char Char Char Char Char Char Char Char Char Char Char Char34"/>
    <w:semiHidden/>
    <w:rsid w:val="00F6151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paragraph" w:customStyle="1" w:styleId="TableCell">
    <w:name w:val="TableCell"/>
    <w:basedOn w:val="Normal"/>
    <w:qFormat/>
    <w:rsid w:val="00F6151A"/>
    <w:pPr>
      <w:autoSpaceDE w:val="0"/>
      <w:autoSpaceDN w:val="0"/>
      <w:adjustRightInd w:val="0"/>
      <w:snapToGrid w:val="0"/>
      <w:spacing w:before="20" w:after="20"/>
    </w:pPr>
    <w:rPr>
      <w:rFonts w:ascii="Times New Roman" w:eastAsia="Times New Roman" w:hAnsi="Times New Roman"/>
      <w:szCs w:val="21"/>
      <w:lang w:val="en-US" w:eastAsia="zh-CN"/>
    </w:rPr>
  </w:style>
  <w:style w:type="character" w:customStyle="1" w:styleId="FooterChar">
    <w:name w:val="Footer Char"/>
    <w:basedOn w:val="DefaultParagraphFont"/>
    <w:link w:val="Footer"/>
    <w:qFormat/>
    <w:rsid w:val="00F6151A"/>
    <w:rPr>
      <w:rFonts w:ascii="Times" w:hAnsi="Times"/>
      <w:szCs w:val="24"/>
      <w:lang w:eastAsia="en-US"/>
    </w:rPr>
  </w:style>
  <w:style w:type="paragraph" w:customStyle="1" w:styleId="TH">
    <w:name w:val="TH"/>
    <w:basedOn w:val="Normal"/>
    <w:link w:val="THChar"/>
    <w:qFormat/>
    <w:rsid w:val="008A05F8"/>
    <w:pPr>
      <w:keepNext/>
      <w:keepLines/>
      <w:overflowPunct w:val="0"/>
      <w:autoSpaceDE w:val="0"/>
      <w:autoSpaceDN w:val="0"/>
      <w:adjustRightInd w:val="0"/>
      <w:spacing w:before="60" w:after="180"/>
      <w:jc w:val="center"/>
      <w:textAlignment w:val="baseline"/>
    </w:pPr>
    <w:rPr>
      <w:rFonts w:ascii="Arial" w:eastAsia="Times New Roman" w:hAnsi="Arial"/>
      <w:b/>
      <w:szCs w:val="20"/>
      <w:lang w:eastAsia="en-GB"/>
    </w:rPr>
  </w:style>
  <w:style w:type="character" w:customStyle="1" w:styleId="THChar">
    <w:name w:val="TH Char"/>
    <w:link w:val="TH"/>
    <w:qFormat/>
    <w:rsid w:val="008A05F8"/>
    <w:rPr>
      <w:rFonts w:ascii="Arial" w:eastAsia="Times New Roman" w:hAnsi="Arial"/>
      <w:b/>
    </w:rPr>
  </w:style>
  <w:style w:type="character" w:customStyle="1" w:styleId="H2Char2">
    <w:name w:val="H2 Char2"/>
    <w:aliases w:val="h2 Char2,Head2A Char1,2 Char1,UNDERRUBRIK 1-2 Char1,DO NOT USE_h2 Char1,h21 Char1,H2 Char Char1,h2 Char Char1,标题 2 Char1,Header 2 Char1,Header2 Char1,22 Char1,heading2 Char1,2nd level Char1,H21 Char1,H22 Char1,H23 Char1,H24 Char1,H25 Char,R2 Ch"/>
    <w:basedOn w:val="DefaultParagraphFont"/>
    <w:qFormat/>
    <w:rsid w:val="000E6C90"/>
    <w:rPr>
      <w:rFonts w:ascii="Arial" w:eastAsia="Times New Roman" w:hAnsi="Arial" w:cs="Arial"/>
      <w:i/>
      <w:iCs/>
      <w:sz w:val="24"/>
      <w:szCs w:val="28"/>
      <w:lang w:eastAsia="en-US"/>
    </w:rPr>
  </w:style>
  <w:style w:type="character" w:customStyle="1" w:styleId="H1Char1">
    <w:name w:val="H1 Char1"/>
    <w:aliases w:val="h1 Char1,app heading 1 Char1,l1 Char1,Memo Heading 1 Char1,h11 Char1,h12 Char1,h13 Char1,h14 Char1,h15 Char1,h16 Char1,NMP Heading 1 Char1,Heading 1_a Char1,heading 1 Char1,h17 Char1,h111 Char1,h121 Char1,h131 Char1,h141 Char1,h151 Char1"/>
    <w:basedOn w:val="DefaultParagraphFont"/>
    <w:uiPriority w:val="9"/>
    <w:rsid w:val="009A1CD3"/>
    <w:rPr>
      <w:rFonts w:ascii="Arial" w:eastAsia="MS Gothic" w:hAnsi="Arial"/>
      <w:kern w:val="28"/>
      <w:sz w:val="28"/>
      <w:lang w:eastAsia="ja-JP"/>
    </w:rPr>
  </w:style>
  <w:style w:type="character" w:customStyle="1" w:styleId="3GPPCaptionTableChar">
    <w:name w:val="3GPP Caption Table Char"/>
    <w:aliases w:val="cap Char2 Char1,cap Char2 Char Char,Ca Char"/>
    <w:rsid w:val="00FB29B9"/>
    <w:rPr>
      <w:rFonts w:ascii="Times New Roman" w:eastAsia="Times New Roman" w:hAnsi="Times New Roman"/>
      <w:b/>
      <w:bCs/>
    </w:rPr>
  </w:style>
  <w:style w:type="paragraph" w:customStyle="1" w:styleId="Text">
    <w:name w:val="Text"/>
    <w:basedOn w:val="Normal"/>
    <w:link w:val="TextChar"/>
    <w:qFormat/>
    <w:rsid w:val="00FB29B9"/>
    <w:rPr>
      <w:lang w:eastAsia="en-GB"/>
    </w:rPr>
  </w:style>
  <w:style w:type="character" w:customStyle="1" w:styleId="TextChar">
    <w:name w:val="Text Char"/>
    <w:link w:val="Text"/>
    <w:rsid w:val="00FB29B9"/>
    <w:rPr>
      <w:rFonts w:ascii="Times" w:hAnsi="Times"/>
      <w:szCs w:val="24"/>
    </w:rPr>
  </w:style>
  <w:style w:type="character" w:customStyle="1" w:styleId="B1Char1">
    <w:name w:val="B1 Char1"/>
    <w:qFormat/>
    <w:locked/>
    <w:rsid w:val="001278D3"/>
    <w:rPr>
      <w:lang w:eastAsia="en-GB"/>
    </w:rPr>
  </w:style>
  <w:style w:type="paragraph" w:customStyle="1" w:styleId="20">
    <w:name w:val="我的正文首行2缩进"/>
    <w:basedOn w:val="Normal"/>
    <w:rsid w:val="00535DCF"/>
    <w:pPr>
      <w:widowControl w:val="0"/>
      <w:snapToGrid w:val="0"/>
      <w:ind w:firstLine="420"/>
      <w:jc w:val="both"/>
    </w:pPr>
    <w:rPr>
      <w:rFonts w:ascii="Times New Roman" w:eastAsia="SimSun" w:hAnsi="Times New Roman" w:cs="SimSun"/>
      <w:sz w:val="21"/>
      <w:szCs w:val="20"/>
      <w:lang w:val="en-US" w:eastAsia="zh-CN"/>
    </w:rPr>
  </w:style>
  <w:style w:type="character" w:customStyle="1" w:styleId="FootnoteTextChar">
    <w:name w:val="Footnote Text Char"/>
    <w:aliases w:val="footnote text1 Char,footnote text2 Char,footnote text3 Char,footnote text4 Char,footnote text5 Char,footnote text6 Char,footnote text7 Char,footnote text11 Char,footnote text21 Char,footnote text31 Char,footnote text41 Char"/>
    <w:basedOn w:val="DefaultParagraphFont"/>
    <w:link w:val="FootnoteText"/>
    <w:qFormat/>
    <w:rsid w:val="007B6D2D"/>
    <w:rPr>
      <w:rFonts w:ascii="Times" w:hAnsi="Times"/>
      <w:lang w:val="en-US" w:eastAsia="en-US"/>
    </w:rPr>
  </w:style>
  <w:style w:type="paragraph" w:customStyle="1" w:styleId="Paragraph">
    <w:name w:val="Paragraph"/>
    <w:basedOn w:val="Normal"/>
    <w:link w:val="ParagraphChar"/>
    <w:qFormat/>
    <w:rsid w:val="000F2DDE"/>
    <w:pPr>
      <w:spacing w:before="220"/>
    </w:pPr>
    <w:rPr>
      <w:rFonts w:ascii="Times New Roman" w:eastAsia="MS Mincho" w:hAnsi="Times New Roman"/>
      <w:sz w:val="22"/>
      <w:szCs w:val="20"/>
    </w:rPr>
  </w:style>
  <w:style w:type="character" w:customStyle="1" w:styleId="im-content1">
    <w:name w:val="im-content1"/>
    <w:basedOn w:val="DefaultParagraphFont"/>
    <w:rsid w:val="00840707"/>
    <w:rPr>
      <w:color w:val="333333"/>
    </w:rPr>
  </w:style>
  <w:style w:type="paragraph" w:customStyle="1" w:styleId="Standard">
    <w:name w:val="Standard"/>
    <w:rsid w:val="006C44E3"/>
    <w:pPr>
      <w:widowControl w:val="0"/>
      <w:suppressAutoHyphens/>
      <w:spacing w:after="120"/>
      <w:textAlignment w:val="baseline"/>
    </w:pPr>
    <w:rPr>
      <w:rFonts w:eastAsia="Times" w:cs="Times"/>
      <w:kern w:val="1"/>
      <w:sz w:val="22"/>
      <w:lang w:val="en-US" w:eastAsia="zh-CN"/>
    </w:rPr>
  </w:style>
  <w:style w:type="paragraph" w:customStyle="1" w:styleId="enumlev2">
    <w:name w:val="enumlev2"/>
    <w:basedOn w:val="enumlev1"/>
    <w:qFormat/>
    <w:rsid w:val="00B87025"/>
    <w:pPr>
      <w:tabs>
        <w:tab w:val="clear" w:pos="794"/>
        <w:tab w:val="clear" w:pos="1191"/>
        <w:tab w:val="clear" w:pos="1588"/>
        <w:tab w:val="clear" w:pos="1985"/>
        <w:tab w:val="left" w:pos="1134"/>
        <w:tab w:val="left" w:pos="1871"/>
        <w:tab w:val="left" w:pos="2608"/>
        <w:tab w:val="left" w:pos="3345"/>
      </w:tabs>
      <w:ind w:left="1871" w:hanging="737"/>
    </w:pPr>
  </w:style>
  <w:style w:type="character" w:customStyle="1" w:styleId="enumlev1Char">
    <w:name w:val="enumlev1 Char"/>
    <w:link w:val="enumlev1"/>
    <w:uiPriority w:val="99"/>
    <w:locked/>
    <w:rsid w:val="00B87025"/>
    <w:rPr>
      <w:rFonts w:eastAsia="Times New Roman"/>
      <w:sz w:val="24"/>
      <w:lang w:eastAsia="en-US"/>
    </w:rPr>
  </w:style>
  <w:style w:type="paragraph" w:customStyle="1" w:styleId="a9">
    <w:name w:val="样式 (中文) 宋体 两端对齐"/>
    <w:basedOn w:val="Normal"/>
    <w:rsid w:val="00722319"/>
    <w:pPr>
      <w:overflowPunct w:val="0"/>
      <w:autoSpaceDE w:val="0"/>
      <w:autoSpaceDN w:val="0"/>
      <w:adjustRightInd w:val="0"/>
      <w:spacing w:after="180"/>
      <w:jc w:val="both"/>
      <w:textAlignment w:val="baseline"/>
    </w:pPr>
    <w:rPr>
      <w:rFonts w:ascii="Times New Roman" w:eastAsia="SimSun" w:hAnsi="Times New Roman" w:cs="SimSun"/>
      <w:szCs w:val="20"/>
      <w:lang w:eastAsia="en-GB"/>
    </w:rPr>
  </w:style>
  <w:style w:type="paragraph" w:customStyle="1" w:styleId="Normal1">
    <w:name w:val="Normal1"/>
    <w:qFormat/>
    <w:rsid w:val="00CA0FDD"/>
    <w:pPr>
      <w:spacing w:after="200" w:line="276" w:lineRule="auto"/>
    </w:pPr>
    <w:rPr>
      <w:rFonts w:eastAsia="Times New Roman"/>
      <w:color w:val="000000"/>
      <w:lang w:val="en-US" w:eastAsia="en-US"/>
    </w:rPr>
  </w:style>
  <w:style w:type="paragraph" w:customStyle="1" w:styleId="maintext">
    <w:name w:val="main text"/>
    <w:basedOn w:val="Normal"/>
    <w:link w:val="maintextChar"/>
    <w:qFormat/>
    <w:rsid w:val="00224354"/>
    <w:pPr>
      <w:spacing w:before="60" w:after="60" w:line="288" w:lineRule="auto"/>
      <w:ind w:firstLineChars="200" w:firstLine="200"/>
      <w:jc w:val="both"/>
    </w:pPr>
    <w:rPr>
      <w:rFonts w:ascii="Times New Roman" w:eastAsia="Malgun Gothic" w:hAnsi="Times New Roman" w:cs="Batang"/>
      <w:szCs w:val="20"/>
      <w:lang w:eastAsia="ko-KR"/>
    </w:rPr>
  </w:style>
  <w:style w:type="character" w:customStyle="1" w:styleId="maintextChar">
    <w:name w:val="main text Char"/>
    <w:basedOn w:val="DefaultParagraphFont"/>
    <w:link w:val="maintext"/>
    <w:qFormat/>
    <w:rsid w:val="00224354"/>
    <w:rPr>
      <w:rFonts w:eastAsia="Malgun Gothic" w:cs="Batang"/>
      <w:lang w:eastAsia="ko-KR"/>
    </w:rPr>
  </w:style>
  <w:style w:type="paragraph" w:customStyle="1" w:styleId="Proposal">
    <w:name w:val="Proposal"/>
    <w:basedOn w:val="Normal"/>
    <w:link w:val="ProposalChar"/>
    <w:qFormat/>
    <w:rsid w:val="004A4B66"/>
    <w:pPr>
      <w:numPr>
        <w:numId w:val="18"/>
      </w:numPr>
      <w:tabs>
        <w:tab w:val="left" w:pos="1701"/>
      </w:tabs>
      <w:overflowPunct w:val="0"/>
      <w:autoSpaceDE w:val="0"/>
      <w:autoSpaceDN w:val="0"/>
      <w:adjustRightInd w:val="0"/>
      <w:spacing w:after="120"/>
      <w:jc w:val="both"/>
      <w:textAlignment w:val="baseline"/>
    </w:pPr>
    <w:rPr>
      <w:rFonts w:ascii="Arial" w:eastAsia="Times New Roman" w:hAnsi="Arial"/>
      <w:b/>
      <w:bCs/>
      <w:szCs w:val="20"/>
      <w:lang w:eastAsia="zh-CN"/>
    </w:rPr>
  </w:style>
  <w:style w:type="paragraph" w:customStyle="1" w:styleId="CharChar1CharCharCharCharCharCharCharCharCharCharCharCharCharCharChar33">
    <w:name w:val="Char Char1 Char Char Char Char Char Char Char Char Char Char Char Char Char Char Char33"/>
    <w:semiHidden/>
    <w:rsid w:val="009E7CE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
    <w:name w:val="(文字) (文字)5"/>
    <w:semiHidden/>
    <w:rsid w:val="009E7CEA"/>
    <w:rPr>
      <w:rFonts w:ascii="Times New Roman" w:hAnsi="Times New Roman"/>
      <w:lang w:eastAsia="en-US"/>
    </w:rPr>
  </w:style>
  <w:style w:type="character" w:customStyle="1" w:styleId="TALCar">
    <w:name w:val="TAL Car"/>
    <w:qFormat/>
    <w:rsid w:val="009E7CEA"/>
    <w:rPr>
      <w:rFonts w:ascii="Arial" w:eastAsia="Times New Roman" w:hAnsi="Arial" w:cs="Times New Roman"/>
      <w:sz w:val="18"/>
      <w:szCs w:val="20"/>
      <w:lang w:val="en-GB" w:eastAsia="en-GB"/>
    </w:rPr>
  </w:style>
  <w:style w:type="paragraph" w:customStyle="1" w:styleId="ListParagraph3">
    <w:name w:val="List Paragraph3"/>
    <w:basedOn w:val="Normal"/>
    <w:qFormat/>
    <w:rsid w:val="009E7CEA"/>
    <w:pPr>
      <w:ind w:left="720"/>
      <w:contextualSpacing/>
    </w:pPr>
    <w:rPr>
      <w:rFonts w:ascii="Times New Roman" w:eastAsia="Times New Roman" w:hAnsi="Times New Roman"/>
      <w:sz w:val="24"/>
      <w:lang w:val="en-US" w:eastAsia="zh-CN"/>
    </w:rPr>
  </w:style>
  <w:style w:type="character" w:customStyle="1" w:styleId="Heading6Char">
    <w:name w:val="Heading 6 Char"/>
    <w:link w:val="Heading6"/>
    <w:qFormat/>
    <w:rsid w:val="009E7CEA"/>
    <w:rPr>
      <w:b/>
      <w:bCs/>
      <w:sz w:val="22"/>
      <w:szCs w:val="22"/>
      <w:lang w:eastAsia="en-US"/>
    </w:rPr>
  </w:style>
  <w:style w:type="character" w:customStyle="1" w:styleId="Heading7Char">
    <w:name w:val="Heading 7 Char"/>
    <w:aliases w:val="st Char,h7 Char"/>
    <w:link w:val="Heading7"/>
    <w:uiPriority w:val="9"/>
    <w:qFormat/>
    <w:rsid w:val="009E7CEA"/>
    <w:rPr>
      <w:sz w:val="24"/>
      <w:szCs w:val="24"/>
      <w:lang w:eastAsia="en-US"/>
    </w:rPr>
  </w:style>
  <w:style w:type="character" w:customStyle="1" w:styleId="Heading8Char">
    <w:name w:val="Heading 8 Char"/>
    <w:aliases w:val="Table Heading Char,标题 8 Char,acronym Char"/>
    <w:link w:val="Heading8"/>
    <w:qFormat/>
    <w:rsid w:val="009E7CEA"/>
    <w:rPr>
      <w:i/>
      <w:iCs/>
      <w:sz w:val="24"/>
      <w:szCs w:val="24"/>
      <w:lang w:eastAsia="en-US"/>
    </w:rPr>
  </w:style>
  <w:style w:type="character" w:customStyle="1" w:styleId="Heading9Char">
    <w:name w:val="Heading 9 Char"/>
    <w:aliases w:val="Figure Heading Char,FH Char,标题 9 Char,appendix Char"/>
    <w:link w:val="Heading9"/>
    <w:qFormat/>
    <w:rsid w:val="009E7CEA"/>
    <w:rPr>
      <w:rFonts w:ascii="Arial" w:hAnsi="Arial" w:cs="Arial"/>
      <w:sz w:val="22"/>
      <w:szCs w:val="22"/>
      <w:lang w:eastAsia="en-US"/>
    </w:rPr>
  </w:style>
  <w:style w:type="character" w:customStyle="1" w:styleId="DocumentMapChar">
    <w:name w:val="Document Map Char"/>
    <w:link w:val="DocumentMap"/>
    <w:qFormat/>
    <w:rsid w:val="009E7CEA"/>
    <w:rPr>
      <w:rFonts w:ascii="Tahoma" w:hAnsi="Tahoma" w:cs="Tahoma"/>
      <w:szCs w:val="24"/>
      <w:shd w:val="clear" w:color="auto" w:fill="000080"/>
      <w:lang w:eastAsia="en-US"/>
    </w:rPr>
  </w:style>
  <w:style w:type="character" w:customStyle="1" w:styleId="BalloonTextChar">
    <w:name w:val="Balloon Text Char"/>
    <w:link w:val="BalloonText"/>
    <w:qFormat/>
    <w:rsid w:val="009E7CEA"/>
    <w:rPr>
      <w:rFonts w:ascii="Tahoma" w:hAnsi="Tahoma" w:cs="Tahoma"/>
      <w:sz w:val="16"/>
      <w:szCs w:val="16"/>
      <w:lang w:eastAsia="en-US"/>
    </w:rPr>
  </w:style>
  <w:style w:type="character" w:customStyle="1" w:styleId="DateChar">
    <w:name w:val="Date Char"/>
    <w:link w:val="Date"/>
    <w:qFormat/>
    <w:rsid w:val="009E7CEA"/>
    <w:rPr>
      <w:rFonts w:ascii="Times" w:hAnsi="Times"/>
      <w:szCs w:val="24"/>
      <w:lang w:eastAsia="en-US"/>
    </w:rPr>
  </w:style>
  <w:style w:type="character" w:customStyle="1" w:styleId="CommentSubjectChar">
    <w:name w:val="Comment Subject Char"/>
    <w:link w:val="CommentSubject"/>
    <w:qFormat/>
    <w:rsid w:val="009E7CEA"/>
    <w:rPr>
      <w:rFonts w:ascii="Times" w:hAnsi="Times"/>
      <w:b/>
      <w:bCs/>
      <w:lang w:eastAsia="en-US"/>
    </w:rPr>
  </w:style>
  <w:style w:type="paragraph" w:customStyle="1" w:styleId="ListParagraph2">
    <w:name w:val="List Paragraph2"/>
    <w:basedOn w:val="Normal"/>
    <w:qFormat/>
    <w:rsid w:val="009E7CEA"/>
    <w:pPr>
      <w:ind w:left="720"/>
      <w:contextualSpacing/>
    </w:pPr>
    <w:rPr>
      <w:rFonts w:ascii="Times New Roman" w:eastAsia="Times New Roman" w:hAnsi="Times New Roman"/>
      <w:sz w:val="24"/>
      <w:lang w:val="en-US" w:eastAsia="zh-CN"/>
    </w:rPr>
  </w:style>
  <w:style w:type="paragraph" w:customStyle="1" w:styleId="ListParagraph5">
    <w:name w:val="List Paragraph5"/>
    <w:basedOn w:val="Normal"/>
    <w:qFormat/>
    <w:rsid w:val="009E7CEA"/>
    <w:pPr>
      <w:ind w:left="720"/>
      <w:contextualSpacing/>
    </w:pPr>
    <w:rPr>
      <w:rFonts w:ascii="Times New Roman" w:eastAsia="Times New Roman" w:hAnsi="Times New Roman"/>
      <w:sz w:val="24"/>
      <w:lang w:val="en-US" w:eastAsia="zh-CN"/>
    </w:rPr>
  </w:style>
  <w:style w:type="paragraph" w:customStyle="1" w:styleId="ListParagraph4">
    <w:name w:val="List Paragraph4"/>
    <w:basedOn w:val="Normal"/>
    <w:qFormat/>
    <w:rsid w:val="009E7CEA"/>
    <w:pPr>
      <w:ind w:left="720"/>
      <w:contextualSpacing/>
    </w:pPr>
    <w:rPr>
      <w:rFonts w:ascii="Times New Roman" w:eastAsia="Times New Roman" w:hAnsi="Times New Roman"/>
      <w:sz w:val="24"/>
      <w:lang w:val="en-US" w:eastAsia="zh-CN"/>
    </w:rPr>
  </w:style>
  <w:style w:type="paragraph" w:customStyle="1" w:styleId="6">
    <w:name w:val="标题 6"/>
    <w:basedOn w:val="Normal"/>
    <w:qFormat/>
    <w:rsid w:val="009E7CEA"/>
    <w:pPr>
      <w:tabs>
        <w:tab w:val="num" w:pos="1152"/>
      </w:tabs>
    </w:pPr>
    <w:rPr>
      <w:rFonts w:eastAsia="MS PGothic" w:cs="Times"/>
      <w:szCs w:val="20"/>
      <w:lang w:val="en-US" w:eastAsia="ja-JP"/>
    </w:rPr>
  </w:style>
  <w:style w:type="paragraph" w:customStyle="1" w:styleId="7">
    <w:name w:val="标题 7"/>
    <w:basedOn w:val="Normal"/>
    <w:qFormat/>
    <w:rsid w:val="009E7CEA"/>
    <w:pPr>
      <w:tabs>
        <w:tab w:val="num" w:pos="1296"/>
      </w:tabs>
    </w:pPr>
    <w:rPr>
      <w:rFonts w:eastAsia="MS PGothic" w:cs="Times"/>
      <w:szCs w:val="20"/>
      <w:lang w:val="en-US" w:eastAsia="ja-JP"/>
    </w:rPr>
  </w:style>
  <w:style w:type="paragraph" w:customStyle="1" w:styleId="heading30">
    <w:name w:val="heading3"/>
    <w:basedOn w:val="Normal"/>
    <w:qFormat/>
    <w:rsid w:val="009E7CEA"/>
    <w:pPr>
      <w:keepNext/>
      <w:spacing w:before="240" w:after="60"/>
      <w:ind w:left="720" w:hanging="720"/>
    </w:pPr>
    <w:rPr>
      <w:rFonts w:ascii="Arial" w:eastAsia="MS PGothic" w:hAnsi="Arial" w:cs="Arial"/>
      <w:color w:val="000000"/>
      <w:szCs w:val="20"/>
      <w:lang w:val="en-US" w:eastAsia="ja-JP"/>
    </w:rPr>
  </w:style>
  <w:style w:type="paragraph" w:customStyle="1" w:styleId="heading40">
    <w:name w:val="heading4"/>
    <w:basedOn w:val="Normal"/>
    <w:qFormat/>
    <w:rsid w:val="009E7CEA"/>
    <w:pPr>
      <w:keepNext/>
      <w:spacing w:before="240" w:after="60"/>
      <w:ind w:left="864" w:hanging="864"/>
    </w:pPr>
    <w:rPr>
      <w:rFonts w:ascii="Arial" w:eastAsia="MS PGothic" w:hAnsi="Arial" w:cs="Arial"/>
      <w:i/>
      <w:iCs/>
      <w:color w:val="000000"/>
      <w:szCs w:val="20"/>
      <w:lang w:val="en-US" w:eastAsia="ja-JP"/>
    </w:rPr>
  </w:style>
  <w:style w:type="paragraph" w:customStyle="1" w:styleId="ListParagraph7">
    <w:name w:val="List Paragraph7"/>
    <w:basedOn w:val="Normal"/>
    <w:qFormat/>
    <w:rsid w:val="009E7CEA"/>
    <w:pPr>
      <w:ind w:left="720"/>
      <w:contextualSpacing/>
    </w:pPr>
    <w:rPr>
      <w:rFonts w:ascii="Times New Roman" w:eastAsia="Times New Roman" w:hAnsi="Times New Roman"/>
      <w:sz w:val="24"/>
      <w:lang w:val="en-US" w:eastAsia="zh-CN"/>
    </w:rPr>
  </w:style>
  <w:style w:type="paragraph" w:customStyle="1" w:styleId="ListParagraph6">
    <w:name w:val="List Paragraph6"/>
    <w:basedOn w:val="Normal"/>
    <w:qFormat/>
    <w:rsid w:val="009E7CEA"/>
    <w:pPr>
      <w:ind w:left="720"/>
      <w:contextualSpacing/>
    </w:pPr>
    <w:rPr>
      <w:rFonts w:ascii="Times New Roman" w:eastAsia="Times New Roman" w:hAnsi="Times New Roman"/>
      <w:sz w:val="24"/>
      <w:lang w:val="en-US" w:eastAsia="zh-CN"/>
    </w:rPr>
  </w:style>
  <w:style w:type="paragraph" w:customStyle="1" w:styleId="61">
    <w:name w:val="标题 61"/>
    <w:basedOn w:val="Normal"/>
    <w:qFormat/>
    <w:rsid w:val="009E7CEA"/>
    <w:pPr>
      <w:tabs>
        <w:tab w:val="num" w:pos="1152"/>
      </w:tabs>
    </w:pPr>
    <w:rPr>
      <w:rFonts w:eastAsia="MS PGothic" w:cs="Times"/>
      <w:szCs w:val="20"/>
      <w:lang w:val="en-US" w:eastAsia="ja-JP"/>
    </w:rPr>
  </w:style>
  <w:style w:type="paragraph" w:customStyle="1" w:styleId="71">
    <w:name w:val="标题 71"/>
    <w:basedOn w:val="Normal"/>
    <w:qFormat/>
    <w:rsid w:val="009E7CEA"/>
    <w:pPr>
      <w:tabs>
        <w:tab w:val="num" w:pos="1296"/>
      </w:tabs>
    </w:pPr>
    <w:rPr>
      <w:rFonts w:eastAsia="MS PGothic" w:cs="Times"/>
      <w:szCs w:val="20"/>
      <w:lang w:val="en-US" w:eastAsia="ja-JP"/>
    </w:rPr>
  </w:style>
  <w:style w:type="paragraph" w:customStyle="1" w:styleId="3GPPHeader">
    <w:name w:val="3GPP_Header"/>
    <w:basedOn w:val="Normal"/>
    <w:qFormat/>
    <w:rsid w:val="009E7CEA"/>
    <w:pPr>
      <w:tabs>
        <w:tab w:val="left" w:pos="1701"/>
        <w:tab w:val="right" w:pos="9639"/>
      </w:tabs>
      <w:overflowPunct w:val="0"/>
      <w:autoSpaceDE w:val="0"/>
      <w:autoSpaceDN w:val="0"/>
      <w:adjustRightInd w:val="0"/>
      <w:spacing w:after="240"/>
      <w:jc w:val="both"/>
      <w:textAlignment w:val="baseline"/>
    </w:pPr>
    <w:rPr>
      <w:rFonts w:ascii="Arial" w:eastAsia="Times New Roman" w:hAnsi="Arial"/>
      <w:b/>
      <w:sz w:val="24"/>
      <w:szCs w:val="20"/>
      <w:lang w:eastAsia="zh-CN"/>
    </w:rPr>
  </w:style>
  <w:style w:type="paragraph" w:customStyle="1" w:styleId="CharChar1CharCharCharCharCharCharCharCharCharCharCharCharCharCharChar32">
    <w:name w:val="Char Char1 Char Char Char Char Char Char Char Char Char Char Char Char Char Char Char32"/>
    <w:semiHidden/>
    <w:rsid w:val="003356C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9">
    <w:name w:val="(文字) (文字)529"/>
    <w:semiHidden/>
    <w:rsid w:val="003356C4"/>
    <w:rPr>
      <w:rFonts w:ascii="Times New Roman" w:hAnsi="Times New Roman"/>
      <w:lang w:eastAsia="en-US"/>
    </w:rPr>
  </w:style>
  <w:style w:type="paragraph" w:customStyle="1" w:styleId="Normalwithindent">
    <w:name w:val="Normal with indent"/>
    <w:basedOn w:val="Normal"/>
    <w:link w:val="NormalwithindentChar"/>
    <w:qFormat/>
    <w:rsid w:val="003356C4"/>
    <w:pPr>
      <w:spacing w:before="120" w:after="120" w:line="336" w:lineRule="auto"/>
      <w:ind w:firstLine="397"/>
      <w:jc w:val="both"/>
    </w:pPr>
    <w:rPr>
      <w:rFonts w:ascii="Times New Roman" w:eastAsia="Malgun Gothic" w:hAnsi="Times New Roman"/>
      <w:szCs w:val="20"/>
      <w:lang w:eastAsia="x-none"/>
    </w:rPr>
  </w:style>
  <w:style w:type="character" w:customStyle="1" w:styleId="NormalwithindentChar">
    <w:name w:val="Normal with indent Char"/>
    <w:link w:val="Normalwithindent"/>
    <w:qFormat/>
    <w:rsid w:val="003356C4"/>
    <w:rPr>
      <w:rFonts w:eastAsia="Malgun Gothic"/>
      <w:lang w:eastAsia="x-none"/>
    </w:rPr>
  </w:style>
  <w:style w:type="character" w:customStyle="1" w:styleId="2222Char">
    <w:name w:val="스타일 스타일 스타일 스타일 양쪽 첫 줄:  2 글자 + 첫 줄:  2 글자 + 첫 줄:  2 글자 + 첫 줄:  2... Char"/>
    <w:link w:val="2222"/>
    <w:qFormat/>
    <w:rsid w:val="003356C4"/>
    <w:rPr>
      <w:rFonts w:eastAsia="Malgun Gothic" w:cs="Batang"/>
      <w:lang w:eastAsia="en-US"/>
    </w:rPr>
  </w:style>
  <w:style w:type="paragraph" w:customStyle="1" w:styleId="aa">
    <w:name w:val="스타일 양쪽"/>
    <w:basedOn w:val="Normal"/>
    <w:rsid w:val="00667298"/>
    <w:pPr>
      <w:spacing w:after="120" w:line="300" w:lineRule="auto"/>
      <w:ind w:firstLine="284"/>
      <w:jc w:val="both"/>
    </w:pPr>
    <w:rPr>
      <w:rFonts w:ascii="Times New Roman" w:eastAsia="Malgun Gothic" w:hAnsi="Times New Roman" w:cs="Batang"/>
      <w:szCs w:val="20"/>
      <w:lang w:val="en-US" w:eastAsia="ko-KR"/>
    </w:rPr>
  </w:style>
  <w:style w:type="character" w:styleId="PlaceholderText">
    <w:name w:val="Placeholder Text"/>
    <w:basedOn w:val="DefaultParagraphFont"/>
    <w:uiPriority w:val="99"/>
    <w:qFormat/>
    <w:rsid w:val="00FE6144"/>
    <w:rPr>
      <w:color w:val="808080"/>
    </w:rPr>
  </w:style>
  <w:style w:type="paragraph" w:customStyle="1" w:styleId="CharCharCharCharCharChar1">
    <w:name w:val="Char Char Char Char Char Char1"/>
    <w:semiHidden/>
    <w:rsid w:val="007A5E48"/>
    <w:pPr>
      <w:keepNext/>
      <w:tabs>
        <w:tab w:val="num" w:pos="510"/>
      </w:tabs>
      <w:autoSpaceDE w:val="0"/>
      <w:autoSpaceDN w:val="0"/>
      <w:adjustRightInd w:val="0"/>
      <w:spacing w:before="60" w:after="60"/>
      <w:ind w:left="510" w:hanging="510"/>
      <w:jc w:val="both"/>
    </w:pPr>
    <w:rPr>
      <w:rFonts w:ascii="Arial" w:eastAsia="SimSun" w:hAnsi="Arial" w:cs="Arial"/>
      <w:color w:val="0000FF"/>
      <w:kern w:val="2"/>
      <w:lang w:val="en-US" w:eastAsia="zh-CN"/>
    </w:rPr>
  </w:style>
  <w:style w:type="paragraph" w:customStyle="1" w:styleId="CharChar1CharCharCharCharCharCharCharCharCharCharCharCharCharCharChar3">
    <w:name w:val="Char Char1 Char Char Char Char Char Char Char Char Char Char Char Char Char Char Char3"/>
    <w:semiHidden/>
    <w:rsid w:val="007A5E4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ab">
    <w:name w:val="本文 (文字)"/>
    <w:aliases w:val="bt (文字),Corps de texte Car (文字),Corps de texte Car1 Car (文字),Corps de texte Car Car Car (文字),Corps de texte Car1 Car Car Car (文字),Corps de texte Car Car Car Car Car (文字),Corps de texte Car1 Car Car Car Car Car (文字),bt Car (文字)"/>
    <w:basedOn w:val="DefaultParagraphFont"/>
    <w:locked/>
    <w:rsid w:val="007A5E48"/>
    <w:rPr>
      <w:rFonts w:ascii="?? ??" w:hAnsi="?? ??"/>
      <w:lang w:eastAsia="en-US"/>
    </w:rPr>
  </w:style>
  <w:style w:type="paragraph" w:customStyle="1" w:styleId="Doc-text2JK">
    <w:name w:val="Doc-text2_JK"/>
    <w:basedOn w:val="Normal"/>
    <w:link w:val="Doc-text2JKChar"/>
    <w:rsid w:val="007A5E48"/>
    <w:pPr>
      <w:tabs>
        <w:tab w:val="left" w:pos="1622"/>
      </w:tabs>
      <w:ind w:left="1622" w:hanging="363"/>
    </w:pPr>
    <w:rPr>
      <w:rFonts w:ascii="Times New Roman" w:eastAsia="MS Mincho" w:hAnsi="Times New Roman"/>
      <w:lang w:eastAsia="en-GB"/>
    </w:rPr>
  </w:style>
  <w:style w:type="character" w:customStyle="1" w:styleId="Doc-text2JKChar">
    <w:name w:val="Doc-text2_JK Char"/>
    <w:basedOn w:val="DefaultParagraphFont"/>
    <w:link w:val="Doc-text2JK"/>
    <w:rsid w:val="007A5E48"/>
    <w:rPr>
      <w:rFonts w:eastAsia="MS Mincho"/>
      <w:szCs w:val="24"/>
    </w:rPr>
  </w:style>
  <w:style w:type="paragraph" w:customStyle="1" w:styleId="Reference">
    <w:name w:val="Reference"/>
    <w:basedOn w:val="BodyText"/>
    <w:link w:val="ReferenceChar"/>
    <w:qFormat/>
    <w:rsid w:val="007A5E48"/>
    <w:pPr>
      <w:numPr>
        <w:numId w:val="19"/>
      </w:numPr>
      <w:ind w:left="567" w:hanging="567"/>
    </w:pPr>
    <w:rPr>
      <w:rFonts w:ascii="Times New Roman" w:eastAsia="MS Mincho" w:hAnsi="Times New Roman"/>
      <w:sz w:val="22"/>
      <w:lang w:val="en-US"/>
    </w:rPr>
  </w:style>
  <w:style w:type="character" w:customStyle="1" w:styleId="ReferenceChar">
    <w:name w:val="Reference Char"/>
    <w:link w:val="Reference"/>
    <w:qFormat/>
    <w:rsid w:val="007A5E48"/>
    <w:rPr>
      <w:rFonts w:eastAsia="MS Mincho"/>
      <w:sz w:val="22"/>
      <w:szCs w:val="24"/>
      <w:lang w:val="en-US" w:eastAsia="en-US"/>
    </w:rPr>
  </w:style>
  <w:style w:type="paragraph" w:customStyle="1" w:styleId="CharChar1CharCharCharCharCharCharCharCharCharCharCharCharCharCharChar2">
    <w:name w:val="Char Char1 Char Char Char Char Char Char Char Char Char Char Char Char Char Char Char2"/>
    <w:semiHidden/>
    <w:rsid w:val="007A5E4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LGTdocChar">
    <w:name w:val="LGTdoc_본문 Char"/>
    <w:link w:val="LGTdoc0"/>
    <w:qFormat/>
    <w:rsid w:val="007A5E48"/>
    <w:rPr>
      <w:kern w:val="2"/>
      <w:sz w:val="22"/>
      <w:szCs w:val="24"/>
      <w:lang w:eastAsia="ko-KR"/>
    </w:rPr>
  </w:style>
  <w:style w:type="paragraph" w:styleId="NoSpacing">
    <w:name w:val="No Spacing"/>
    <w:link w:val="NoSpacingChar"/>
    <w:uiPriority w:val="1"/>
    <w:qFormat/>
    <w:rsid w:val="007A5E48"/>
    <w:rPr>
      <w:rFonts w:ascii="Calibri" w:eastAsia="SimSun" w:hAnsi="Calibri"/>
      <w:sz w:val="22"/>
      <w:szCs w:val="22"/>
      <w:lang w:val="en-US" w:eastAsia="zh-CN"/>
    </w:rPr>
  </w:style>
  <w:style w:type="paragraph" w:customStyle="1" w:styleId="Equ">
    <w:name w:val="Equ"/>
    <w:basedOn w:val="BodyText"/>
    <w:rsid w:val="007A5E48"/>
    <w:pPr>
      <w:tabs>
        <w:tab w:val="center" w:pos="4395"/>
        <w:tab w:val="right" w:pos="9072"/>
      </w:tabs>
    </w:pPr>
    <w:rPr>
      <w:rFonts w:eastAsia="Times New Roman"/>
      <w:szCs w:val="20"/>
      <w:lang w:val="en-US"/>
    </w:rPr>
  </w:style>
  <w:style w:type="paragraph" w:customStyle="1" w:styleId="Observation0">
    <w:name w:val="Observation"/>
    <w:basedOn w:val="Normal"/>
    <w:link w:val="ObservationChar"/>
    <w:qFormat/>
    <w:rsid w:val="007A5E48"/>
    <w:pPr>
      <w:numPr>
        <w:numId w:val="20"/>
      </w:numPr>
      <w:tabs>
        <w:tab w:val="left" w:pos="1701"/>
      </w:tabs>
      <w:overflowPunct w:val="0"/>
      <w:autoSpaceDE w:val="0"/>
      <w:autoSpaceDN w:val="0"/>
      <w:adjustRightInd w:val="0"/>
      <w:spacing w:after="120"/>
      <w:ind w:left="1701" w:hanging="1701"/>
      <w:jc w:val="both"/>
      <w:textAlignment w:val="baseline"/>
    </w:pPr>
    <w:rPr>
      <w:rFonts w:ascii="Arial" w:eastAsia="Times New Roman" w:hAnsi="Arial"/>
      <w:b/>
      <w:bCs/>
      <w:szCs w:val="20"/>
      <w:lang w:eastAsia="zh-CN"/>
    </w:rPr>
  </w:style>
  <w:style w:type="paragraph" w:customStyle="1" w:styleId="Agreement0">
    <w:name w:val="Agreement"/>
    <w:basedOn w:val="Normal"/>
    <w:next w:val="Normal"/>
    <w:qFormat/>
    <w:rsid w:val="00084587"/>
    <w:pPr>
      <w:numPr>
        <w:numId w:val="21"/>
      </w:numPr>
      <w:tabs>
        <w:tab w:val="clear" w:pos="2070"/>
        <w:tab w:val="num" w:pos="1800"/>
      </w:tabs>
      <w:spacing w:before="60"/>
      <w:ind w:left="1800"/>
    </w:pPr>
    <w:rPr>
      <w:rFonts w:ascii="Arial" w:eastAsia="MS Mincho" w:hAnsi="Arial"/>
      <w:b/>
      <w:lang w:eastAsia="en-GB"/>
    </w:rPr>
  </w:style>
  <w:style w:type="paragraph" w:customStyle="1" w:styleId="CharChar1CharCharCharCharCharCharCharCharCharCharCharCharCharCharChar31">
    <w:name w:val="Char Char1 Char Char Char Char Char Char Char Char Char Char Char Char Char Char Char31"/>
    <w:semiHidden/>
    <w:rsid w:val="00144AA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8">
    <w:name w:val="(文字) (文字)528"/>
    <w:semiHidden/>
    <w:rsid w:val="00144AA6"/>
    <w:rPr>
      <w:rFonts w:ascii="Times New Roman" w:hAnsi="Times New Roman"/>
      <w:lang w:eastAsia="en-US"/>
    </w:rPr>
  </w:style>
  <w:style w:type="paragraph" w:customStyle="1" w:styleId="CharChar1CharCharCharCharCharCharCharCharCharCharCharCharCharCharChar30">
    <w:name w:val="Char Char1 Char Char Char Char Char Char Char Char Char Char Char Char Char Char Char30"/>
    <w:uiPriority w:val="99"/>
    <w:semiHidden/>
    <w:rsid w:val="003260D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7">
    <w:name w:val="(文字) (文字)527"/>
    <w:semiHidden/>
    <w:rsid w:val="003260DA"/>
    <w:rPr>
      <w:rFonts w:ascii="Times New Roman" w:hAnsi="Times New Roman"/>
      <w:lang w:eastAsia="en-US"/>
    </w:rPr>
  </w:style>
  <w:style w:type="paragraph" w:customStyle="1" w:styleId="Headingb">
    <w:name w:val="Heading_b"/>
    <w:basedOn w:val="Normal"/>
    <w:next w:val="Normal"/>
    <w:qFormat/>
    <w:rsid w:val="009264FD"/>
    <w:pPr>
      <w:tabs>
        <w:tab w:val="left" w:pos="1134"/>
        <w:tab w:val="left" w:pos="1871"/>
        <w:tab w:val="left" w:pos="2268"/>
      </w:tabs>
      <w:overflowPunct w:val="0"/>
      <w:autoSpaceDE w:val="0"/>
      <w:autoSpaceDN w:val="0"/>
      <w:adjustRightInd w:val="0"/>
      <w:spacing w:before="160"/>
      <w:textAlignment w:val="baseline"/>
    </w:pPr>
    <w:rPr>
      <w:rFonts w:ascii="Times New Roman Bold" w:hAnsi="Times New Roman Bold" w:cs="Times New Roman Bold"/>
      <w:b/>
      <w:sz w:val="24"/>
      <w:szCs w:val="20"/>
      <w:lang w:val="fr-CH"/>
    </w:rPr>
  </w:style>
  <w:style w:type="character" w:customStyle="1" w:styleId="Heading3Char1">
    <w:name w:val="Heading 3 Char1"/>
    <w:aliases w:val="no break Char1,H3 Char1,Underrubrik2 Char1,h3 Char1,Memo Heading 3 Char1,hello Char1,Titre 3 Car Char1,no break Car Char1,H3 Car Char1,Underrubrik2 Car Char1,h3 Car Char1,Memo Heading 3 Car Char1,hello Car Char1,Heading 3 Char Car Char1"/>
    <w:basedOn w:val="DefaultParagraphFont"/>
    <w:qFormat/>
    <w:rsid w:val="004C0301"/>
    <w:rPr>
      <w:rFonts w:asciiTheme="majorHAnsi" w:eastAsiaTheme="majorEastAsia" w:hAnsiTheme="majorHAnsi" w:cstheme="majorBidi"/>
      <w:color w:val="1F4D78" w:themeColor="accent1" w:themeShade="7F"/>
      <w:sz w:val="24"/>
      <w:szCs w:val="24"/>
      <w:lang w:eastAsia="en-US"/>
    </w:rPr>
  </w:style>
  <w:style w:type="character" w:customStyle="1" w:styleId="Heading4Char1">
    <w:name w:val="Heading 4 Char1"/>
    <w:aliases w:val="h4 Char1,H4 Char1,H41 Char1,h41 Char1,H42 Char1,h42 Char1,H43 Char1,h43 Char1,H411 Char1,h411 Char1,H421 Char1,h421 Char1,H44 Char1,h44 Char1,H412 Char1,h412 Char1,H422 Char1,h422 Char1,H431 Char1,h431 Char1,H45 Char1,h45 Char1,h423 Char"/>
    <w:basedOn w:val="DefaultParagraphFont"/>
    <w:uiPriority w:val="9"/>
    <w:qFormat/>
    <w:rsid w:val="004C0301"/>
    <w:rPr>
      <w:rFonts w:asciiTheme="majorHAnsi" w:eastAsiaTheme="majorEastAsia" w:hAnsiTheme="majorHAnsi" w:cstheme="majorBidi"/>
      <w:i/>
      <w:iCs/>
      <w:color w:val="2E74B5" w:themeColor="accent1" w:themeShade="BF"/>
      <w:szCs w:val="24"/>
      <w:lang w:eastAsia="en-US"/>
    </w:rPr>
  </w:style>
  <w:style w:type="character" w:customStyle="1" w:styleId="HeaderChar1">
    <w:name w:val="Header Char1"/>
    <w:aliases w:val="header odd Char1,header Char1,header odd1 Char1,header odd2 Char1,header odd3 Char1,header odd4 Char1,header odd5 Char1,header odd6 Char1,header1 Char1,header2 Char1,header3 Char1,header odd11 Char1,header odd21 Char1,header odd7 Char1"/>
    <w:basedOn w:val="DefaultParagraphFont"/>
    <w:uiPriority w:val="99"/>
    <w:semiHidden/>
    <w:qFormat/>
    <w:rsid w:val="004C0301"/>
    <w:rPr>
      <w:rFonts w:ascii="Times" w:hAnsi="Times"/>
      <w:szCs w:val="24"/>
      <w:lang w:eastAsia="en-US"/>
    </w:rPr>
  </w:style>
  <w:style w:type="character" w:customStyle="1" w:styleId="BodyTextChar1">
    <w:name w:val="Body Text Char1"/>
    <w:aliases w:val="bt Char1"/>
    <w:basedOn w:val="DefaultParagraphFont"/>
    <w:qFormat/>
    <w:rsid w:val="004C0301"/>
    <w:rPr>
      <w:rFonts w:ascii="Times" w:hAnsi="Times"/>
      <w:szCs w:val="24"/>
      <w:lang w:eastAsia="en-US"/>
    </w:rPr>
  </w:style>
  <w:style w:type="paragraph" w:customStyle="1" w:styleId="StyleHeading1H1h1appheading1l1MemoHeading1h11h12h13h">
    <w:name w:val="Style Heading 1H1h1app heading 1l1Memo Heading 1h11h12h13h..."/>
    <w:basedOn w:val="Heading1"/>
    <w:qFormat/>
    <w:rsid w:val="000511DF"/>
    <w:pPr>
      <w:numPr>
        <w:numId w:val="22"/>
      </w:numPr>
      <w:tabs>
        <w:tab w:val="num" w:pos="432"/>
        <w:tab w:val="left" w:pos="567"/>
      </w:tabs>
      <w:ind w:left="432" w:hanging="432"/>
    </w:pPr>
    <w:rPr>
      <w:rFonts w:ascii="Helvetica" w:eastAsia="Times New Roman" w:hAnsi="Helvetica" w:cs="Times New Roman"/>
      <w:sz w:val="28"/>
      <w:szCs w:val="20"/>
      <w:lang w:val="en-US"/>
    </w:rPr>
  </w:style>
  <w:style w:type="paragraph" w:customStyle="1" w:styleId="CharChar1CharCharCharCharCharCharCharCharCharCharCharCharCharCharChar29">
    <w:name w:val="Char Char1 Char Char Char Char Char Char Char Char Char Char Char Char Char Char Char29"/>
    <w:semiHidden/>
    <w:rsid w:val="0089543D"/>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paragraph" w:customStyle="1" w:styleId="ListParagraph8">
    <w:name w:val="List Paragraph8"/>
    <w:basedOn w:val="Normal"/>
    <w:qFormat/>
    <w:rsid w:val="0089543D"/>
    <w:pPr>
      <w:ind w:left="720"/>
      <w:contextualSpacing/>
    </w:pPr>
    <w:rPr>
      <w:rFonts w:ascii="Times New Roman" w:eastAsia="Times New Roman" w:hAnsi="Times New Roman"/>
      <w:sz w:val="24"/>
      <w:lang w:val="en-US" w:eastAsia="zh-CN"/>
    </w:rPr>
  </w:style>
  <w:style w:type="character" w:customStyle="1" w:styleId="526">
    <w:name w:val="(文字) (文字)526"/>
    <w:semiHidden/>
    <w:rsid w:val="0089543D"/>
    <w:rPr>
      <w:rFonts w:ascii="Times New Roman" w:hAnsi="Times New Roman"/>
      <w:lang w:eastAsia="en-US"/>
    </w:rPr>
  </w:style>
  <w:style w:type="paragraph" w:customStyle="1" w:styleId="xl63">
    <w:name w:val="xl63"/>
    <w:basedOn w:val="Normal"/>
    <w:rsid w:val="00E3676E"/>
    <w:pPr>
      <w:pBdr>
        <w:top w:val="single" w:sz="4" w:space="0" w:color="auto"/>
        <w:left w:val="single" w:sz="4" w:space="0" w:color="auto"/>
        <w:bottom w:val="single" w:sz="4" w:space="0" w:color="auto"/>
        <w:right w:val="single" w:sz="4" w:space="0" w:color="auto"/>
      </w:pBdr>
      <w:shd w:val="clear" w:color="000000" w:fill="F3F3F3"/>
      <w:spacing w:before="100" w:beforeAutospacing="1" w:after="100" w:afterAutospacing="1"/>
      <w:jc w:val="center"/>
      <w:textAlignment w:val="center"/>
    </w:pPr>
    <w:rPr>
      <w:rFonts w:ascii="Arial" w:eastAsia="Times New Roman" w:hAnsi="Arial" w:cs="Arial"/>
      <w:b/>
      <w:bCs/>
      <w:sz w:val="16"/>
      <w:szCs w:val="16"/>
      <w:lang w:eastAsia="en-GB"/>
    </w:rPr>
  </w:style>
  <w:style w:type="paragraph" w:customStyle="1" w:styleId="xl64">
    <w:name w:val="xl64"/>
    <w:basedOn w:val="Normal"/>
    <w:rsid w:val="00E3676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eastAsia="Times New Roman" w:hAnsi="Arial" w:cs="Arial"/>
      <w:sz w:val="16"/>
      <w:szCs w:val="16"/>
      <w:lang w:eastAsia="en-GB"/>
    </w:rPr>
  </w:style>
  <w:style w:type="paragraph" w:customStyle="1" w:styleId="CharChar1CharCharCharCharCharCharCharCharCharCharCharCharCharCharChar28">
    <w:name w:val="Char Char1 Char Char Char Char Char Char Char Char Char Char Char Char Char Char Char28"/>
    <w:semiHidden/>
    <w:rsid w:val="001928D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5">
    <w:name w:val="(文字) (文字)525"/>
    <w:semiHidden/>
    <w:rsid w:val="001928D8"/>
    <w:rPr>
      <w:rFonts w:ascii="Times New Roman" w:hAnsi="Times New Roman"/>
      <w:lang w:eastAsia="en-US"/>
    </w:rPr>
  </w:style>
  <w:style w:type="paragraph" w:customStyle="1" w:styleId="paratdoc">
    <w:name w:val="para tdoc"/>
    <w:basedOn w:val="Normal"/>
    <w:link w:val="paratdocChar"/>
    <w:qFormat/>
    <w:rsid w:val="00C947C9"/>
    <w:pPr>
      <w:spacing w:after="120"/>
      <w:jc w:val="both"/>
    </w:pPr>
    <w:rPr>
      <w:rFonts w:ascii="Times New Roman" w:eastAsia="SimSun" w:hAnsi="Times New Roman"/>
      <w:bCs/>
      <w:sz w:val="22"/>
      <w:szCs w:val="22"/>
      <w:lang w:val="en-AU" w:eastAsia="en-AU"/>
    </w:rPr>
  </w:style>
  <w:style w:type="character" w:customStyle="1" w:styleId="paratdocChar">
    <w:name w:val="para tdoc Char"/>
    <w:basedOn w:val="DefaultParagraphFont"/>
    <w:link w:val="paratdoc"/>
    <w:rsid w:val="00C947C9"/>
    <w:rPr>
      <w:rFonts w:eastAsia="SimSun"/>
      <w:bCs/>
      <w:sz w:val="22"/>
      <w:szCs w:val="22"/>
      <w:lang w:val="en-AU" w:eastAsia="en-AU"/>
    </w:rPr>
  </w:style>
  <w:style w:type="paragraph" w:customStyle="1" w:styleId="berschrift1H1">
    <w:name w:val="Überschrift 1.H1"/>
    <w:basedOn w:val="Normal"/>
    <w:next w:val="Normal"/>
    <w:qFormat/>
    <w:rsid w:val="008F2B8F"/>
    <w:pPr>
      <w:keepNext/>
      <w:keepLines/>
      <w:numPr>
        <w:numId w:val="23"/>
      </w:numPr>
      <w:pBdr>
        <w:top w:val="single" w:sz="12" w:space="3" w:color="auto"/>
      </w:pBdr>
      <w:overflowPunct w:val="0"/>
      <w:autoSpaceDE w:val="0"/>
      <w:autoSpaceDN w:val="0"/>
      <w:adjustRightInd w:val="0"/>
      <w:spacing w:before="240" w:after="180"/>
      <w:textAlignment w:val="baseline"/>
      <w:outlineLvl w:val="0"/>
    </w:pPr>
    <w:rPr>
      <w:rFonts w:ascii="Arial" w:eastAsia="Times New Roman" w:hAnsi="Arial"/>
      <w:sz w:val="36"/>
      <w:szCs w:val="20"/>
      <w:lang w:eastAsia="de-DE"/>
    </w:rPr>
  </w:style>
  <w:style w:type="paragraph" w:customStyle="1" w:styleId="IvDbodytext">
    <w:name w:val="IvD bodytext"/>
    <w:basedOn w:val="BodyText"/>
    <w:link w:val="IvDbodytextChar"/>
    <w:qFormat/>
    <w:rsid w:val="00036DBD"/>
    <w:pPr>
      <w:keepLines/>
      <w:tabs>
        <w:tab w:val="left" w:pos="2552"/>
        <w:tab w:val="left" w:pos="3856"/>
        <w:tab w:val="left" w:pos="5216"/>
        <w:tab w:val="left" w:pos="6464"/>
        <w:tab w:val="left" w:pos="7768"/>
        <w:tab w:val="left" w:pos="9072"/>
        <w:tab w:val="left" w:pos="9639"/>
      </w:tabs>
      <w:spacing w:before="240" w:after="0"/>
      <w:jc w:val="left"/>
    </w:pPr>
    <w:rPr>
      <w:rFonts w:ascii="Arial" w:eastAsia="Times New Roman" w:hAnsi="Arial"/>
      <w:spacing w:val="2"/>
      <w:szCs w:val="20"/>
      <w:lang w:val="en-US"/>
    </w:rPr>
  </w:style>
  <w:style w:type="character" w:customStyle="1" w:styleId="IvDbodytextChar">
    <w:name w:val="IvD bodytext Char"/>
    <w:link w:val="IvDbodytext"/>
    <w:qFormat/>
    <w:rsid w:val="00036DBD"/>
    <w:rPr>
      <w:rFonts w:ascii="Arial" w:eastAsia="Times New Roman" w:hAnsi="Arial"/>
      <w:spacing w:val="2"/>
      <w:lang w:val="en-US" w:eastAsia="en-US"/>
    </w:rPr>
  </w:style>
  <w:style w:type="paragraph" w:styleId="Revision">
    <w:name w:val="Revision"/>
    <w:hidden/>
    <w:uiPriority w:val="99"/>
    <w:semiHidden/>
    <w:qFormat/>
    <w:rsid w:val="008138EA"/>
    <w:rPr>
      <w:rFonts w:ascii="Times" w:hAnsi="Times"/>
      <w:szCs w:val="24"/>
      <w:lang w:eastAsia="en-US"/>
    </w:rPr>
  </w:style>
  <w:style w:type="paragraph" w:customStyle="1" w:styleId="CharChar1CharCharCharCharCharCharCharCharCharCharCharCharCharCharChar27">
    <w:name w:val="Char Char1 Char Char Char Char Char Char Char Char Char Char Char Char Char Char Char27"/>
    <w:semiHidden/>
    <w:rsid w:val="00D7241D"/>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4">
    <w:name w:val="(文字) (文字)524"/>
    <w:semiHidden/>
    <w:rsid w:val="00D7241D"/>
    <w:rPr>
      <w:rFonts w:ascii="Times New Roman" w:hAnsi="Times New Roman"/>
      <w:lang w:eastAsia="en-US"/>
    </w:rPr>
  </w:style>
  <w:style w:type="paragraph" w:customStyle="1" w:styleId="CharChar1CharCharCharCharCharCharCharCharCharCharCharCharCharCharChar26">
    <w:name w:val="Char Char1 Char Char Char Char Char Char Char Char Char Char Char Char Char Char Char26"/>
    <w:semiHidden/>
    <w:rsid w:val="00F53049"/>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3">
    <w:name w:val="(文字) (文字)523"/>
    <w:semiHidden/>
    <w:rsid w:val="00F53049"/>
    <w:rPr>
      <w:rFonts w:ascii="Times New Roman" w:hAnsi="Times New Roman"/>
      <w:lang w:eastAsia="en-US"/>
    </w:rPr>
  </w:style>
  <w:style w:type="paragraph" w:customStyle="1" w:styleId="tac0">
    <w:name w:val="tac"/>
    <w:basedOn w:val="Normal"/>
    <w:qFormat/>
    <w:rsid w:val="007A67EB"/>
    <w:pPr>
      <w:keepNext/>
      <w:autoSpaceDE w:val="0"/>
      <w:autoSpaceDN w:val="0"/>
      <w:jc w:val="center"/>
    </w:pPr>
    <w:rPr>
      <w:rFonts w:ascii="Arial" w:eastAsia="SimSun" w:hAnsi="Arial" w:cs="Arial"/>
      <w:sz w:val="18"/>
      <w:szCs w:val="18"/>
      <w:lang w:val="en-US" w:eastAsia="zh-CN"/>
    </w:rPr>
  </w:style>
  <w:style w:type="paragraph" w:customStyle="1" w:styleId="th0">
    <w:name w:val="th"/>
    <w:basedOn w:val="Normal"/>
    <w:qFormat/>
    <w:rsid w:val="007A67EB"/>
    <w:pPr>
      <w:keepNext/>
      <w:autoSpaceDE w:val="0"/>
      <w:autoSpaceDN w:val="0"/>
      <w:spacing w:before="60" w:after="180"/>
      <w:jc w:val="center"/>
    </w:pPr>
    <w:rPr>
      <w:rFonts w:ascii="Arial" w:eastAsia="SimSun" w:hAnsi="Arial" w:cs="Arial"/>
      <w:b/>
      <w:bCs/>
      <w:szCs w:val="20"/>
      <w:lang w:val="en-US" w:eastAsia="zh-CN"/>
    </w:rPr>
  </w:style>
  <w:style w:type="paragraph" w:customStyle="1" w:styleId="tah0">
    <w:name w:val="tah"/>
    <w:basedOn w:val="Normal"/>
    <w:qFormat/>
    <w:rsid w:val="007A67EB"/>
    <w:pPr>
      <w:keepNext/>
      <w:autoSpaceDE w:val="0"/>
      <w:autoSpaceDN w:val="0"/>
      <w:jc w:val="center"/>
    </w:pPr>
    <w:rPr>
      <w:rFonts w:ascii="Arial" w:eastAsia="SimSun" w:hAnsi="Arial" w:cs="Arial"/>
      <w:b/>
      <w:bCs/>
      <w:sz w:val="18"/>
      <w:szCs w:val="18"/>
      <w:lang w:val="en-US" w:eastAsia="zh-CN"/>
    </w:rPr>
  </w:style>
  <w:style w:type="paragraph" w:customStyle="1" w:styleId="CharChar1CharCharCharCharCharCharCharCharCharCharCharCharCharCharChar25">
    <w:name w:val="Char Char1 Char Char Char Char Char Char Char Char Char Char Char Char Char Char Char25"/>
    <w:semiHidden/>
    <w:rsid w:val="006928EE"/>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2">
    <w:name w:val="(文字) (文字)522"/>
    <w:semiHidden/>
    <w:rsid w:val="006928EE"/>
    <w:rPr>
      <w:rFonts w:ascii="Times New Roman" w:hAnsi="Times New Roman"/>
      <w:lang w:eastAsia="en-US"/>
    </w:rPr>
  </w:style>
  <w:style w:type="paragraph" w:customStyle="1" w:styleId="CharChar1CharCharCharCharCharCharCharCharCharCharCharCharCharCharChar24">
    <w:name w:val="Char Char1 Char Char Char Char Char Char Char Char Char Char Char Char Char Char Char24"/>
    <w:semiHidden/>
    <w:rsid w:val="0089677C"/>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1">
    <w:name w:val="(文字) (文字)521"/>
    <w:semiHidden/>
    <w:rsid w:val="0089677C"/>
    <w:rPr>
      <w:rFonts w:ascii="Times New Roman" w:hAnsi="Times New Roman"/>
      <w:lang w:eastAsia="en-US"/>
    </w:rPr>
  </w:style>
  <w:style w:type="paragraph" w:customStyle="1" w:styleId="CharChar1CharCharCharCharCharCharCharCharCharCharCharCharCharCharChar23">
    <w:name w:val="Char Char1 Char Char Char Char Char Char Char Char Char Char Char Char Char Char Char23"/>
    <w:semiHidden/>
    <w:rsid w:val="00E84591"/>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0">
    <w:name w:val="(文字) (文字)520"/>
    <w:semiHidden/>
    <w:rsid w:val="00E84591"/>
    <w:rPr>
      <w:rFonts w:ascii="Times New Roman" w:hAnsi="Times New Roman"/>
      <w:lang w:eastAsia="en-US"/>
    </w:rPr>
  </w:style>
  <w:style w:type="paragraph" w:customStyle="1" w:styleId="CharChar1CharCharCharCharCharCharCharCharCharCharCharCharCharCharChar22">
    <w:name w:val="Char Char1 Char Char Char Char Char Char Char Char Char Char Char Char Char Char Char22"/>
    <w:semiHidden/>
    <w:rsid w:val="004E1F5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9">
    <w:name w:val="(文字) (文字)519"/>
    <w:semiHidden/>
    <w:rsid w:val="004E1F56"/>
    <w:rPr>
      <w:rFonts w:ascii="Times New Roman" w:hAnsi="Times New Roman"/>
      <w:lang w:eastAsia="en-US"/>
    </w:rPr>
  </w:style>
  <w:style w:type="paragraph" w:customStyle="1" w:styleId="CharChar1CharCharCharCharCharCharCharCharCharCharCharCharCharCharChar21">
    <w:name w:val="Char Char1 Char Char Char Char Char Char Char Char Char Char Char Char Char Char Char21"/>
    <w:semiHidden/>
    <w:rsid w:val="00767EC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8">
    <w:name w:val="(文字) (文字)518"/>
    <w:semiHidden/>
    <w:rsid w:val="00767ECA"/>
    <w:rPr>
      <w:rFonts w:ascii="Times New Roman" w:hAnsi="Times New Roman"/>
      <w:lang w:eastAsia="en-US"/>
    </w:rPr>
  </w:style>
  <w:style w:type="character" w:customStyle="1" w:styleId="gmail-apple-tab-span">
    <w:name w:val="gmail-apple-tab-span"/>
    <w:basedOn w:val="DefaultParagraphFont"/>
    <w:rsid w:val="009E4224"/>
  </w:style>
  <w:style w:type="paragraph" w:customStyle="1" w:styleId="para">
    <w:name w:val="para"/>
    <w:basedOn w:val="Normal"/>
    <w:next w:val="para-ind"/>
    <w:autoRedefine/>
    <w:rsid w:val="00DB42B2"/>
    <w:pPr>
      <w:keepNext/>
    </w:pPr>
    <w:rPr>
      <w:rFonts w:ascii="Times New Roman" w:eastAsia="Times New Roman" w:hAnsi="Times New Roman"/>
      <w:sz w:val="24"/>
      <w:lang w:val="en-US"/>
    </w:rPr>
  </w:style>
  <w:style w:type="paragraph" w:customStyle="1" w:styleId="para-ind">
    <w:name w:val="para-ind"/>
    <w:basedOn w:val="Normal"/>
    <w:autoRedefine/>
    <w:rsid w:val="00DB42B2"/>
    <w:pPr>
      <w:ind w:firstLine="357"/>
    </w:pPr>
    <w:rPr>
      <w:rFonts w:ascii="Times New Roman" w:eastAsia="Times New Roman" w:hAnsi="Times New Roman"/>
      <w:sz w:val="24"/>
      <w:lang w:val="en-US"/>
    </w:rPr>
  </w:style>
  <w:style w:type="paragraph" w:customStyle="1" w:styleId="Style1">
    <w:name w:val="Style1"/>
    <w:basedOn w:val="Heading3"/>
    <w:link w:val="Style1Char"/>
    <w:qFormat/>
    <w:rsid w:val="00363B2A"/>
    <w:pPr>
      <w:keepNext w:val="0"/>
      <w:widowControl w:val="0"/>
      <w:numPr>
        <w:ilvl w:val="0"/>
        <w:numId w:val="0"/>
      </w:numPr>
      <w:tabs>
        <w:tab w:val="num" w:pos="576"/>
      </w:tabs>
      <w:autoSpaceDE w:val="0"/>
      <w:autoSpaceDN w:val="0"/>
      <w:adjustRightInd w:val="0"/>
      <w:spacing w:before="0" w:after="120"/>
      <w:ind w:left="576" w:hanging="576"/>
      <w:jc w:val="both"/>
    </w:pPr>
    <w:rPr>
      <w:rFonts w:ascii="Times New Roman" w:eastAsia="SimSun" w:hAnsi="Times New Roman" w:cs="Times New Roman"/>
      <w:bCs w:val="0"/>
      <w:sz w:val="24"/>
      <w:szCs w:val="22"/>
    </w:rPr>
  </w:style>
  <w:style w:type="character" w:customStyle="1" w:styleId="Style1Char">
    <w:name w:val="Style1 Char"/>
    <w:basedOn w:val="DefaultParagraphFont"/>
    <w:link w:val="Style1"/>
    <w:qFormat/>
    <w:rsid w:val="00363B2A"/>
    <w:rPr>
      <w:rFonts w:eastAsia="SimSun"/>
      <w:b/>
      <w:sz w:val="24"/>
      <w:szCs w:val="22"/>
      <w:lang w:eastAsia="en-US"/>
    </w:rPr>
  </w:style>
  <w:style w:type="paragraph" w:customStyle="1" w:styleId="CharChar1CharCharCharCharCharCharCharCharCharCharCharCharCharCharChar20">
    <w:name w:val="Char Char1 Char Char Char Char Char Char Char Char Char Char Char Char Char Char Char20"/>
    <w:semiHidden/>
    <w:rsid w:val="0033085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7">
    <w:name w:val="(文字) (文字)517"/>
    <w:semiHidden/>
    <w:rsid w:val="0033085B"/>
    <w:rPr>
      <w:rFonts w:ascii="Times New Roman" w:hAnsi="Times New Roman"/>
      <w:lang w:eastAsia="en-US"/>
    </w:rPr>
  </w:style>
  <w:style w:type="character" w:customStyle="1" w:styleId="13">
    <w:name w:val="表 (青) 13 (文字)"/>
    <w:link w:val="ColorfulList-Accent1"/>
    <w:uiPriority w:val="34"/>
    <w:qFormat/>
    <w:locked/>
    <w:rsid w:val="0033085B"/>
    <w:rPr>
      <w:rFonts w:eastAsia="MS Gothic"/>
      <w:sz w:val="24"/>
      <w:szCs w:val="24"/>
      <w:lang w:val="en-GB" w:eastAsia="en-US"/>
    </w:rPr>
  </w:style>
  <w:style w:type="table" w:styleId="ColorfulList-Accent1">
    <w:name w:val="Colorful List Accent 1"/>
    <w:basedOn w:val="TableNormal"/>
    <w:link w:val="13"/>
    <w:uiPriority w:val="34"/>
    <w:rsid w:val="0033085B"/>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customStyle="1" w:styleId="B3">
    <w:name w:val="B3"/>
    <w:basedOn w:val="List3"/>
    <w:link w:val="B3Char"/>
    <w:qFormat/>
    <w:rsid w:val="0032107C"/>
    <w:pPr>
      <w:overflowPunct w:val="0"/>
      <w:autoSpaceDE w:val="0"/>
      <w:autoSpaceDN w:val="0"/>
      <w:adjustRightInd w:val="0"/>
      <w:spacing w:after="180"/>
      <w:ind w:left="1135" w:hanging="284"/>
      <w:contextualSpacing w:val="0"/>
      <w:textAlignment w:val="baseline"/>
    </w:pPr>
    <w:rPr>
      <w:rFonts w:ascii="Times New Roman" w:eastAsia="Times New Roman" w:hAnsi="Times New Roman"/>
      <w:szCs w:val="20"/>
      <w:lang w:eastAsia="en-GB"/>
    </w:rPr>
  </w:style>
  <w:style w:type="character" w:customStyle="1" w:styleId="B3Char">
    <w:name w:val="B3 Char"/>
    <w:link w:val="B3"/>
    <w:qFormat/>
    <w:rsid w:val="0032107C"/>
    <w:rPr>
      <w:rFonts w:eastAsia="Times New Roman"/>
    </w:rPr>
  </w:style>
  <w:style w:type="paragraph" w:styleId="List3">
    <w:name w:val="List 3"/>
    <w:basedOn w:val="Normal"/>
    <w:link w:val="List3Char"/>
    <w:uiPriority w:val="99"/>
    <w:qFormat/>
    <w:rsid w:val="0032107C"/>
    <w:pPr>
      <w:ind w:left="849" w:hanging="283"/>
      <w:contextualSpacing/>
    </w:pPr>
  </w:style>
  <w:style w:type="paragraph" w:customStyle="1" w:styleId="CharChar1CharCharCharCharCharCharCharCharCharCharCharCharCharCharChar19">
    <w:name w:val="Char Char1 Char Char Char Char Char Char Char Char Char Char Char Char Char Char Char19"/>
    <w:semiHidden/>
    <w:rsid w:val="00A42C0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6">
    <w:name w:val="(文字) (文字)516"/>
    <w:semiHidden/>
    <w:rsid w:val="00A42C0B"/>
    <w:rPr>
      <w:rFonts w:ascii="Times New Roman" w:hAnsi="Times New Roman"/>
      <w:lang w:eastAsia="en-US"/>
    </w:rPr>
  </w:style>
  <w:style w:type="character" w:customStyle="1" w:styleId="131">
    <w:name w:val="表 (青) 13 (文字)1"/>
    <w:uiPriority w:val="34"/>
    <w:rsid w:val="00A42C0B"/>
    <w:rPr>
      <w:rFonts w:ascii="Times" w:hAnsi="Times"/>
      <w:szCs w:val="24"/>
      <w:lang w:val="en-GB"/>
    </w:rPr>
  </w:style>
  <w:style w:type="paragraph" w:customStyle="1" w:styleId="CharChar1CharCharCharCharCharCharCharCharCharCharCharCharCharCharChar18">
    <w:name w:val="Char Char1 Char Char Char Char Char Char Char Char Char Char Char Char Char Char Char18"/>
    <w:semiHidden/>
    <w:rsid w:val="00402B6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5">
    <w:name w:val="(文字) (文字)515"/>
    <w:semiHidden/>
    <w:rsid w:val="00402B64"/>
    <w:rPr>
      <w:rFonts w:ascii="Times New Roman" w:hAnsi="Times New Roman"/>
      <w:lang w:eastAsia="en-US"/>
    </w:rPr>
  </w:style>
  <w:style w:type="paragraph" w:customStyle="1" w:styleId="3nobreakH3Underrubrik2h3MemoHeading3helloTitre">
    <w:name w:val="スタイル 見出し 3no breakH3Underrubrik2h3Memo Heading 3helloTitre ..."/>
    <w:basedOn w:val="Heading3"/>
    <w:qFormat/>
    <w:rsid w:val="00402B64"/>
    <w:pPr>
      <w:tabs>
        <w:tab w:val="clear" w:pos="862"/>
        <w:tab w:val="num" w:pos="720"/>
      </w:tabs>
      <w:ind w:left="720"/>
    </w:pPr>
    <w:rPr>
      <w:rFonts w:cs="Times New Roman"/>
      <w:bCs w:val="0"/>
      <w:lang w:eastAsia="x-none"/>
    </w:rPr>
  </w:style>
  <w:style w:type="paragraph" w:customStyle="1" w:styleId="4h4H4H41h41H42h42H43h43H411h411H421h421H44h">
    <w:name w:val="スタイル 見出し 4h4H4H41h41H42h42H43h43H411h411H421h421H44h..."/>
    <w:basedOn w:val="Heading4"/>
    <w:qFormat/>
    <w:rsid w:val="00402B64"/>
    <w:pPr>
      <w:tabs>
        <w:tab w:val="clear" w:pos="1574"/>
        <w:tab w:val="num" w:pos="864"/>
      </w:tabs>
      <w:ind w:left="864"/>
    </w:pPr>
    <w:rPr>
      <w:rFonts w:cs="Times New Roman"/>
      <w:bCs w:val="0"/>
      <w:iCs/>
      <w:lang w:eastAsia="x-none"/>
    </w:rPr>
  </w:style>
  <w:style w:type="paragraph" w:customStyle="1" w:styleId="3nobreakH3Underrubrik2h3MemoHeading3helloTitre1">
    <w:name w:val="スタイル 見出し 3no breakH3Underrubrik2h3Memo Heading 3helloTitre ...1"/>
    <w:basedOn w:val="Heading3"/>
    <w:rsid w:val="00402B64"/>
    <w:pPr>
      <w:tabs>
        <w:tab w:val="clear" w:pos="862"/>
        <w:tab w:val="num" w:pos="720"/>
      </w:tabs>
      <w:ind w:left="720"/>
    </w:pPr>
    <w:rPr>
      <w:rFonts w:eastAsia="MS Mincho" w:cs="Times New Roman"/>
      <w:bCs w:val="0"/>
      <w:lang w:eastAsia="x-none"/>
    </w:rPr>
  </w:style>
  <w:style w:type="paragraph" w:customStyle="1" w:styleId="4h4H4H41h41H42h42H43h43H411h411H421h421H44h1">
    <w:name w:val="スタイル 見出し 4h4H4H41h41H42h42H43h43H411h411H421h421H44h...1"/>
    <w:basedOn w:val="Heading4"/>
    <w:rsid w:val="00402B64"/>
    <w:pPr>
      <w:tabs>
        <w:tab w:val="clear" w:pos="1574"/>
        <w:tab w:val="num" w:pos="864"/>
      </w:tabs>
      <w:ind w:left="864"/>
    </w:pPr>
    <w:rPr>
      <w:rFonts w:eastAsia="Malgun Gothic" w:cs="Times New Roman"/>
      <w:bCs w:val="0"/>
      <w:iCs/>
      <w:lang w:eastAsia="x-none"/>
    </w:rPr>
  </w:style>
  <w:style w:type="paragraph" w:customStyle="1" w:styleId="4h4H4H41h41H42h42H43h43H411h411H421h421H44h2">
    <w:name w:val="スタイル 見出し 4h4H4H41h41H42h42H43h43H411h411H421h421H44h...2"/>
    <w:basedOn w:val="Heading4"/>
    <w:qFormat/>
    <w:rsid w:val="00402B64"/>
    <w:pPr>
      <w:tabs>
        <w:tab w:val="clear" w:pos="1574"/>
        <w:tab w:val="num" w:pos="864"/>
      </w:tabs>
      <w:ind w:left="864"/>
    </w:pPr>
    <w:rPr>
      <w:rFonts w:eastAsia="MS Mincho" w:cs="Times New Roman"/>
      <w:bCs w:val="0"/>
      <w:iCs/>
      <w:color w:val="000000"/>
      <w:lang w:eastAsia="x-none"/>
    </w:rPr>
  </w:style>
  <w:style w:type="paragraph" w:customStyle="1" w:styleId="4h4H4H41h41H42h42H43h43H411h411H421h421H44h3">
    <w:name w:val="スタイル 見出し 4h4H4H41h41H42h42H43h43H411h411H421h421H44h...3"/>
    <w:basedOn w:val="Heading4"/>
    <w:qFormat/>
    <w:rsid w:val="00402B64"/>
    <w:pPr>
      <w:tabs>
        <w:tab w:val="clear" w:pos="1574"/>
        <w:tab w:val="num" w:pos="864"/>
      </w:tabs>
      <w:ind w:left="864"/>
    </w:pPr>
    <w:rPr>
      <w:rFonts w:eastAsia="SimSun" w:cs="Times New Roman"/>
      <w:bCs w:val="0"/>
      <w:iCs/>
      <w:lang w:eastAsia="x-none"/>
    </w:rPr>
  </w:style>
  <w:style w:type="paragraph" w:customStyle="1" w:styleId="CharChar1CharCharCharCharCharCharCharCharCharCharCharCharCharCharChar17">
    <w:name w:val="Char Char1 Char Char Char Char Char Char Char Char Char Char Char Char Char Char Char17"/>
    <w:semiHidden/>
    <w:rsid w:val="00444217"/>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4">
    <w:name w:val="(文字) (文字)514"/>
    <w:semiHidden/>
    <w:rsid w:val="00444217"/>
    <w:rPr>
      <w:rFonts w:ascii="Times New Roman" w:hAnsi="Times New Roman"/>
      <w:lang w:eastAsia="en-US"/>
    </w:rPr>
  </w:style>
  <w:style w:type="character" w:customStyle="1" w:styleId="Mention1">
    <w:name w:val="Mention1"/>
    <w:uiPriority w:val="99"/>
    <w:unhideWhenUsed/>
    <w:qFormat/>
    <w:rsid w:val="00444217"/>
    <w:rPr>
      <w:color w:val="2B579A"/>
      <w:shd w:val="clear" w:color="auto" w:fill="E6E6E6"/>
    </w:rPr>
  </w:style>
  <w:style w:type="paragraph" w:customStyle="1" w:styleId="CharChar1CharCharCharCharCharCharCharCharCharCharCharCharCharCharChar16">
    <w:name w:val="Char Char1 Char Char Char Char Char Char Char Char Char Char Char Char Char Char Char16"/>
    <w:semiHidden/>
    <w:rsid w:val="007D191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3">
    <w:name w:val="(文字) (文字)513"/>
    <w:semiHidden/>
    <w:rsid w:val="007D1916"/>
    <w:rPr>
      <w:rFonts w:ascii="Times New Roman" w:hAnsi="Times New Roman"/>
      <w:lang w:eastAsia="en-US"/>
    </w:rPr>
  </w:style>
  <w:style w:type="paragraph" w:customStyle="1" w:styleId="CharChar1CharCharCharCharCharCharCharCharCharCharCharCharCharCharChar15">
    <w:name w:val="Char Char1 Char Char Char Char Char Char Char Char Char Char Char Char Char Char Char15"/>
    <w:semiHidden/>
    <w:rsid w:val="0078553F"/>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2">
    <w:name w:val="(文字) (文字)512"/>
    <w:semiHidden/>
    <w:rsid w:val="0078553F"/>
    <w:rPr>
      <w:rFonts w:ascii="Times New Roman" w:hAnsi="Times New Roman"/>
      <w:lang w:eastAsia="en-US"/>
    </w:rPr>
  </w:style>
  <w:style w:type="paragraph" w:customStyle="1" w:styleId="CharChar1CharCharCharCharCharCharCharCharCharCharCharCharCharCharChar14">
    <w:name w:val="Char Char1 Char Char Char Char Char Char Char Char Char Char Char Char Char Char Char14"/>
    <w:semiHidden/>
    <w:rsid w:val="008451F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1">
    <w:name w:val="(文字) (文字)511"/>
    <w:semiHidden/>
    <w:rsid w:val="008451F0"/>
    <w:rPr>
      <w:rFonts w:ascii="Times New Roman" w:hAnsi="Times New Roman"/>
      <w:lang w:eastAsia="en-US"/>
    </w:rPr>
  </w:style>
  <w:style w:type="paragraph" w:customStyle="1" w:styleId="CharChar1CharCharCharCharCharCharCharCharCharCharCharCharCharCharChar13">
    <w:name w:val="Char Char1 Char Char Char Char Char Char Char Char Char Char Char Char Char Char Char13"/>
    <w:semiHidden/>
    <w:rsid w:val="006F773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0">
    <w:name w:val="(文字) (文字)510"/>
    <w:semiHidden/>
    <w:rsid w:val="006F773A"/>
    <w:rPr>
      <w:rFonts w:ascii="Times New Roman" w:hAnsi="Times New Roman"/>
      <w:lang w:eastAsia="en-US"/>
    </w:rPr>
  </w:style>
  <w:style w:type="character" w:customStyle="1" w:styleId="UnresolvedMention1">
    <w:name w:val="Unresolved Mention1"/>
    <w:uiPriority w:val="99"/>
    <w:unhideWhenUsed/>
    <w:qFormat/>
    <w:rsid w:val="006F773A"/>
    <w:rPr>
      <w:color w:val="808080"/>
      <w:shd w:val="clear" w:color="auto" w:fill="E6E6E6"/>
    </w:rPr>
  </w:style>
  <w:style w:type="paragraph" w:customStyle="1" w:styleId="CharChar1CharCharCharCharCharCharCharCharCharCharCharCharCharCharChar12">
    <w:name w:val="Char Char1 Char Char Char Char Char Char Char Char Char Char Char Char Char Char Char12"/>
    <w:semiHidden/>
    <w:rsid w:val="0020094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
    <w:name w:val="(文字) (文字)59"/>
    <w:semiHidden/>
    <w:rsid w:val="0020094B"/>
    <w:rPr>
      <w:rFonts w:ascii="Times New Roman" w:hAnsi="Times New Roman"/>
      <w:lang w:eastAsia="en-US"/>
    </w:rPr>
  </w:style>
  <w:style w:type="paragraph" w:customStyle="1" w:styleId="CharChar1CharCharCharCharCharCharCharCharCharCharCharCharCharCharChar11">
    <w:name w:val="Char Char1 Char Char Char Char Char Char Char Char Char Char Char Char Char Char Char11"/>
    <w:semiHidden/>
    <w:rsid w:val="0053620C"/>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
    <w:name w:val="(文字) (文字)58"/>
    <w:semiHidden/>
    <w:rsid w:val="0053620C"/>
    <w:rPr>
      <w:rFonts w:ascii="Times New Roman" w:hAnsi="Times New Roman"/>
      <w:lang w:eastAsia="en-US"/>
    </w:rPr>
  </w:style>
  <w:style w:type="paragraph" w:customStyle="1" w:styleId="CharChar1CharCharCharCharCharCharCharCharCharCharCharCharCharCharChar10">
    <w:name w:val="Char Char1 Char Char Char Char Char Char Char Char Char Char Char Char Char Char Char10"/>
    <w:semiHidden/>
    <w:rsid w:val="00214739"/>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
    <w:name w:val="(文字) (文字)57"/>
    <w:semiHidden/>
    <w:rsid w:val="00214739"/>
    <w:rPr>
      <w:rFonts w:ascii="Times New Roman" w:hAnsi="Times New Roman"/>
      <w:lang w:eastAsia="en-US"/>
    </w:rPr>
  </w:style>
  <w:style w:type="paragraph" w:styleId="BodyText2">
    <w:name w:val="Body Text 2"/>
    <w:basedOn w:val="Normal"/>
    <w:link w:val="BodyText2Char"/>
    <w:qFormat/>
    <w:rsid w:val="00214739"/>
    <w:pPr>
      <w:spacing w:after="120" w:line="480" w:lineRule="auto"/>
      <w:ind w:left="1440" w:hanging="1440"/>
    </w:pPr>
  </w:style>
  <w:style w:type="character" w:customStyle="1" w:styleId="BodyText2Char">
    <w:name w:val="Body Text 2 Char"/>
    <w:basedOn w:val="DefaultParagraphFont"/>
    <w:link w:val="BodyText2"/>
    <w:qFormat/>
    <w:rsid w:val="00214739"/>
    <w:rPr>
      <w:rFonts w:ascii="Times" w:hAnsi="Times"/>
      <w:szCs w:val="24"/>
      <w:lang w:eastAsia="en-US"/>
    </w:rPr>
  </w:style>
  <w:style w:type="character" w:customStyle="1" w:styleId="ParagraphChar">
    <w:name w:val="Paragraph Char"/>
    <w:link w:val="Paragraph"/>
    <w:qFormat/>
    <w:locked/>
    <w:rsid w:val="00105EB4"/>
    <w:rPr>
      <w:rFonts w:eastAsia="MS Mincho"/>
      <w:sz w:val="22"/>
      <w:lang w:eastAsia="en-US"/>
    </w:rPr>
  </w:style>
  <w:style w:type="paragraph" w:customStyle="1" w:styleId="CharChar1CharCharCharCharCharCharCharCharCharCharCharCharCharCharChar9">
    <w:name w:val="Char Char1 Char Char Char Char Char Char Char Char Char Char Char Char Char Char Char9"/>
    <w:semiHidden/>
    <w:rsid w:val="00C778B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
    <w:name w:val="(文字) (文字)56"/>
    <w:semiHidden/>
    <w:rsid w:val="00C778B0"/>
    <w:rPr>
      <w:rFonts w:ascii="Times New Roman" w:hAnsi="Times New Roman"/>
      <w:lang w:eastAsia="en-US"/>
    </w:rPr>
  </w:style>
  <w:style w:type="character" w:customStyle="1" w:styleId="ColorfulList-Accent1Char">
    <w:name w:val="Colorful List - Accent 1 Char"/>
    <w:uiPriority w:val="34"/>
    <w:qFormat/>
    <w:locked/>
    <w:rsid w:val="00C778B0"/>
    <w:rPr>
      <w:rFonts w:eastAsia="MS Gothic"/>
      <w:sz w:val="24"/>
      <w:szCs w:val="24"/>
      <w:lang w:eastAsia="en-US"/>
    </w:rPr>
  </w:style>
  <w:style w:type="paragraph" w:customStyle="1" w:styleId="CharChar1CharCharCharCharCharCharCharCharCharCharCharCharCharCharChar8">
    <w:name w:val="Char Char1 Char Char Char Char Char Char Char Char Char Char Char Char Char Char Char8"/>
    <w:semiHidden/>
    <w:rsid w:val="00354C3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
    <w:name w:val="(文字) (文字)55"/>
    <w:semiHidden/>
    <w:rsid w:val="00354C36"/>
    <w:rPr>
      <w:rFonts w:ascii="Times New Roman" w:hAnsi="Times New Roman"/>
      <w:lang w:eastAsia="en-US"/>
    </w:rPr>
  </w:style>
  <w:style w:type="numbering" w:customStyle="1" w:styleId="StyleBulletedSymbolsymbolLeft025Hanging0">
    <w:name w:val="Style Bulleted Symbol (symbol) Left:  0.25&quot; Hanging:  0."/>
    <w:basedOn w:val="NoList"/>
    <w:rsid w:val="00354C36"/>
    <w:pPr>
      <w:numPr>
        <w:numId w:val="26"/>
      </w:numPr>
    </w:pPr>
  </w:style>
  <w:style w:type="table" w:styleId="GridTable4-Accent5">
    <w:name w:val="Grid Table 4 Accent 5"/>
    <w:basedOn w:val="TableNormal"/>
    <w:uiPriority w:val="49"/>
    <w:rsid w:val="00354C36"/>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emailstyle15">
    <w:name w:val="emailstyle15"/>
    <w:semiHidden/>
    <w:qFormat/>
    <w:rsid w:val="00354C36"/>
    <w:rPr>
      <w:color w:val="000000"/>
    </w:rPr>
  </w:style>
  <w:style w:type="numbering" w:customStyle="1" w:styleId="StyleBulletedSymbolsymbolLeft025Hanging025">
    <w:name w:val="Style Bulleted Symbol (symbol) Left:  0.25&quot; Hanging:  0.25&quot;"/>
    <w:basedOn w:val="NoList"/>
    <w:rsid w:val="00354C36"/>
    <w:pPr>
      <w:numPr>
        <w:numId w:val="24"/>
      </w:numPr>
    </w:pPr>
  </w:style>
  <w:style w:type="numbering" w:customStyle="1" w:styleId="StyleBulletedSymbolsymbolLeft025Hanging0251">
    <w:name w:val="Style Bulleted Symbol (symbol) Left:  0.25&quot; Hanging:  0.25&quot;1"/>
    <w:basedOn w:val="NoList"/>
    <w:rsid w:val="00354C36"/>
    <w:pPr>
      <w:numPr>
        <w:numId w:val="25"/>
      </w:numPr>
    </w:pPr>
  </w:style>
  <w:style w:type="numbering" w:customStyle="1" w:styleId="StyleBulletedSymbolsymbolLeft025Hanging0252">
    <w:name w:val="Style Bulleted Symbol (symbol) Left:  0.25&quot; Hanging:  0.25&quot;2"/>
    <w:basedOn w:val="NoList"/>
    <w:rsid w:val="00354C36"/>
    <w:pPr>
      <w:numPr>
        <w:numId w:val="27"/>
      </w:numPr>
    </w:pPr>
  </w:style>
  <w:style w:type="paragraph" w:customStyle="1" w:styleId="21">
    <w:name w:val="列出段落2"/>
    <w:basedOn w:val="Normal"/>
    <w:link w:val="Char0"/>
    <w:uiPriority w:val="34"/>
    <w:qFormat/>
    <w:rsid w:val="00A7679D"/>
    <w:pPr>
      <w:ind w:leftChars="400" w:left="840"/>
    </w:pPr>
    <w:rPr>
      <w:rFonts w:ascii="Times New Roman" w:eastAsia="MS Gothic" w:hAnsi="Times New Roman"/>
      <w:sz w:val="24"/>
      <w:szCs w:val="20"/>
      <w:lang w:eastAsia="ja-JP"/>
    </w:rPr>
  </w:style>
  <w:style w:type="character" w:customStyle="1" w:styleId="Char0">
    <w:name w:val="列出段落 Char"/>
    <w:aliases w:val="목록 단락 Char,リスト段落 Char,列出段落1 Char,Paragrafo elenco Char,Lettre d'introduction Char,列 Char,목록단락 Char,- Bullets Char,?? ?? Char,????? Char,???? Char,Lista1 Char,中等深浅网格 1 - 着色 21 Char,¥¡¡¡¡ì¬º¥¹¥È¶ÎÂä Char,ÁÐ³ö¶ÎÂä Char,¥ê¥¹¥È¶ÎÂä Char,列表段落1 Char"/>
    <w:link w:val="21"/>
    <w:uiPriority w:val="34"/>
    <w:qFormat/>
    <w:rsid w:val="00A7679D"/>
    <w:rPr>
      <w:rFonts w:eastAsia="MS Gothic"/>
      <w:sz w:val="24"/>
      <w:lang w:eastAsia="ja-JP"/>
    </w:rPr>
  </w:style>
  <w:style w:type="paragraph" w:customStyle="1" w:styleId="Normal1CharChar">
    <w:name w:val="Normal1 Char Char"/>
    <w:basedOn w:val="Normal"/>
    <w:rsid w:val="00566F52"/>
    <w:pPr>
      <w:numPr>
        <w:numId w:val="28"/>
      </w:numPr>
      <w:overflowPunct w:val="0"/>
      <w:autoSpaceDE w:val="0"/>
      <w:autoSpaceDN w:val="0"/>
      <w:adjustRightInd w:val="0"/>
      <w:spacing w:after="180"/>
      <w:textAlignment w:val="baseline"/>
    </w:pPr>
    <w:rPr>
      <w:rFonts w:ascii="Times New Roman" w:eastAsia="Times New Roman" w:hAnsi="Times New Roman"/>
      <w:szCs w:val="20"/>
      <w:lang w:eastAsia="en-GB"/>
    </w:rPr>
  </w:style>
  <w:style w:type="character" w:customStyle="1" w:styleId="bulletChar">
    <w:name w:val="bullet Char"/>
    <w:qFormat/>
    <w:rsid w:val="00E03007"/>
    <w:rPr>
      <w:rFonts w:eastAsia="Times New Roman"/>
      <w:szCs w:val="24"/>
    </w:rPr>
  </w:style>
  <w:style w:type="paragraph" w:customStyle="1" w:styleId="CharChar1CharCharCharCharCharCharCharCharCharCharCharCharCharCharChar7">
    <w:name w:val="Char Char1 Char Char Char Char Char Char Char Char Char Char Char Char Char Char Char7"/>
    <w:semiHidden/>
    <w:rsid w:val="003A150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
    <w:name w:val="(文字) (文字)54"/>
    <w:semiHidden/>
    <w:rsid w:val="003A1500"/>
    <w:rPr>
      <w:rFonts w:ascii="Times New Roman" w:hAnsi="Times New Roman"/>
      <w:lang w:eastAsia="en-US"/>
    </w:rPr>
  </w:style>
  <w:style w:type="paragraph" w:customStyle="1" w:styleId="B-Body">
    <w:name w:val="B-Body"/>
    <w:link w:val="B-BodyChar"/>
    <w:qFormat/>
    <w:rsid w:val="003A1500"/>
    <w:pPr>
      <w:tabs>
        <w:tab w:val="left" w:pos="2160"/>
      </w:tabs>
      <w:spacing w:before="120" w:after="40"/>
      <w:ind w:left="720"/>
    </w:pPr>
    <w:rPr>
      <w:rFonts w:eastAsia="Times New Roman"/>
      <w:sz w:val="22"/>
      <w:lang w:val="en-US" w:eastAsia="en-US"/>
    </w:rPr>
  </w:style>
  <w:style w:type="character" w:customStyle="1" w:styleId="B-BodyChar">
    <w:name w:val="B-Body Char"/>
    <w:basedOn w:val="DefaultParagraphFont"/>
    <w:link w:val="B-Body"/>
    <w:rsid w:val="003A1500"/>
    <w:rPr>
      <w:rFonts w:eastAsia="Times New Roman"/>
      <w:sz w:val="22"/>
      <w:lang w:val="en-US" w:eastAsia="en-US"/>
    </w:rPr>
  </w:style>
  <w:style w:type="paragraph" w:customStyle="1" w:styleId="ComeBack">
    <w:name w:val="ComeBack"/>
    <w:basedOn w:val="Doc-text2"/>
    <w:next w:val="Doc-text2"/>
    <w:link w:val="ComeBackCharChar"/>
    <w:rsid w:val="003A1500"/>
    <w:pPr>
      <w:numPr>
        <w:numId w:val="29"/>
      </w:numPr>
      <w:tabs>
        <w:tab w:val="clear" w:pos="1622"/>
      </w:tabs>
    </w:pPr>
    <w:rPr>
      <w:lang w:val="en-GB"/>
    </w:rPr>
  </w:style>
  <w:style w:type="character" w:customStyle="1" w:styleId="ComeBackCharChar">
    <w:name w:val="ComeBack Char Char"/>
    <w:link w:val="ComeBack"/>
    <w:rsid w:val="003A1500"/>
    <w:rPr>
      <w:rFonts w:ascii="Arial" w:eastAsia="MS Mincho" w:hAnsi="Arial"/>
      <w:szCs w:val="24"/>
    </w:rPr>
  </w:style>
  <w:style w:type="paragraph" w:customStyle="1" w:styleId="RAN1text">
    <w:name w:val="RAN1 text"/>
    <w:basedOn w:val="BodyText"/>
    <w:link w:val="RAN1textChar"/>
    <w:qFormat/>
    <w:rsid w:val="00774BD9"/>
    <w:pPr>
      <w:spacing w:after="0"/>
    </w:pPr>
    <w:rPr>
      <w:rFonts w:ascii="Times New Roman" w:eastAsia="MS Mincho" w:hAnsi="Times New Roman"/>
      <w:lang w:val="x-none" w:eastAsia="x-none"/>
    </w:rPr>
  </w:style>
  <w:style w:type="character" w:customStyle="1" w:styleId="RAN1textChar">
    <w:name w:val="RAN1 text Char"/>
    <w:link w:val="RAN1text"/>
    <w:qFormat/>
    <w:rsid w:val="00774BD9"/>
    <w:rPr>
      <w:rFonts w:eastAsia="MS Mincho"/>
      <w:szCs w:val="24"/>
      <w:lang w:val="x-none" w:eastAsia="x-none"/>
    </w:rPr>
  </w:style>
  <w:style w:type="paragraph" w:customStyle="1" w:styleId="RAN1tdoc">
    <w:name w:val="RAN1 tdoc"/>
    <w:basedOn w:val="Normal"/>
    <w:link w:val="RAN1tdocChar"/>
    <w:qFormat/>
    <w:rsid w:val="00774BD9"/>
    <w:pPr>
      <w:ind w:left="720" w:hanging="720"/>
    </w:pPr>
    <w:rPr>
      <w:b/>
      <w:color w:val="0000FF"/>
      <w:u w:val="single" w:color="0000FF"/>
      <w:lang w:eastAsia="x-none"/>
    </w:rPr>
  </w:style>
  <w:style w:type="paragraph" w:customStyle="1" w:styleId="RAN1bullet1">
    <w:name w:val="RAN1 bullet1"/>
    <w:basedOn w:val="Normal"/>
    <w:link w:val="RAN1bullet1Char"/>
    <w:qFormat/>
    <w:rsid w:val="00774BD9"/>
    <w:pPr>
      <w:numPr>
        <w:numId w:val="30"/>
      </w:numPr>
    </w:pPr>
    <w:rPr>
      <w:lang w:eastAsia="x-none"/>
    </w:rPr>
  </w:style>
  <w:style w:type="character" w:customStyle="1" w:styleId="RAN1tdocChar">
    <w:name w:val="RAN1 tdoc Char"/>
    <w:link w:val="RAN1tdoc"/>
    <w:qFormat/>
    <w:rsid w:val="00774BD9"/>
    <w:rPr>
      <w:rFonts w:ascii="Times" w:hAnsi="Times"/>
      <w:b/>
      <w:color w:val="0000FF"/>
      <w:szCs w:val="24"/>
      <w:u w:val="single" w:color="0000FF"/>
      <w:lang w:eastAsia="x-none"/>
    </w:rPr>
  </w:style>
  <w:style w:type="paragraph" w:customStyle="1" w:styleId="RAN1bullet2">
    <w:name w:val="RAN1 bullet2"/>
    <w:basedOn w:val="Normal"/>
    <w:link w:val="RAN1bullet2Char"/>
    <w:qFormat/>
    <w:rsid w:val="00774BD9"/>
    <w:pPr>
      <w:numPr>
        <w:ilvl w:val="1"/>
        <w:numId w:val="32"/>
      </w:numPr>
      <w:tabs>
        <w:tab w:val="left" w:pos="1440"/>
      </w:tabs>
    </w:pPr>
    <w:rPr>
      <w:szCs w:val="20"/>
      <w:lang w:val="en-US"/>
    </w:rPr>
  </w:style>
  <w:style w:type="character" w:customStyle="1" w:styleId="RAN1bullet1Char">
    <w:name w:val="RAN1 bullet1 Char"/>
    <w:link w:val="RAN1bullet1"/>
    <w:qFormat/>
    <w:rsid w:val="00774BD9"/>
    <w:rPr>
      <w:rFonts w:ascii="Times" w:hAnsi="Times"/>
      <w:szCs w:val="24"/>
      <w:lang w:eastAsia="x-none"/>
    </w:rPr>
  </w:style>
  <w:style w:type="paragraph" w:customStyle="1" w:styleId="RAN1bullet3">
    <w:name w:val="RAN1 bullet3"/>
    <w:basedOn w:val="RAN1bullet2"/>
    <w:link w:val="RAN1bullet3Char"/>
    <w:qFormat/>
    <w:rsid w:val="00774BD9"/>
    <w:pPr>
      <w:numPr>
        <w:ilvl w:val="2"/>
        <w:numId w:val="31"/>
      </w:numPr>
    </w:pPr>
  </w:style>
  <w:style w:type="character" w:customStyle="1" w:styleId="RAN1bullet2Char">
    <w:name w:val="RAN1 bullet2 Char"/>
    <w:link w:val="RAN1bullet2"/>
    <w:qFormat/>
    <w:rsid w:val="00774BD9"/>
    <w:rPr>
      <w:rFonts w:ascii="Times" w:hAnsi="Times"/>
      <w:lang w:val="en-US" w:eastAsia="en-US"/>
    </w:rPr>
  </w:style>
  <w:style w:type="paragraph" w:customStyle="1" w:styleId="RAN1normal">
    <w:name w:val="RAN1 normal"/>
    <w:basedOn w:val="Normal"/>
    <w:link w:val="RAN1normalChar"/>
    <w:qFormat/>
    <w:rsid w:val="00774BD9"/>
    <w:pPr>
      <w:ind w:left="720" w:hanging="720"/>
    </w:pPr>
    <w:rPr>
      <w:lang w:eastAsia="x-none"/>
    </w:rPr>
  </w:style>
  <w:style w:type="character" w:customStyle="1" w:styleId="RAN1bullet3Char">
    <w:name w:val="RAN1 bullet3 Char"/>
    <w:basedOn w:val="RAN1bullet2Char"/>
    <w:link w:val="RAN1bullet3"/>
    <w:qFormat/>
    <w:rsid w:val="00774BD9"/>
    <w:rPr>
      <w:rFonts w:ascii="Times" w:hAnsi="Times"/>
      <w:lang w:val="en-US" w:eastAsia="en-US"/>
    </w:rPr>
  </w:style>
  <w:style w:type="character" w:customStyle="1" w:styleId="ProposalChar">
    <w:name w:val="Proposal Char"/>
    <w:link w:val="Proposal"/>
    <w:qFormat/>
    <w:rsid w:val="00774BD9"/>
    <w:rPr>
      <w:rFonts w:ascii="Arial" w:eastAsia="Times New Roman" w:hAnsi="Arial"/>
      <w:b/>
      <w:bCs/>
      <w:lang w:eastAsia="zh-CN"/>
    </w:rPr>
  </w:style>
  <w:style w:type="character" w:customStyle="1" w:styleId="RAN1normalChar">
    <w:name w:val="RAN1 normal Char"/>
    <w:link w:val="RAN1normal"/>
    <w:rsid w:val="00774BD9"/>
    <w:rPr>
      <w:rFonts w:ascii="Times" w:hAnsi="Times"/>
      <w:szCs w:val="24"/>
      <w:lang w:eastAsia="x-none"/>
    </w:rPr>
  </w:style>
  <w:style w:type="character" w:styleId="BookTitle">
    <w:name w:val="Book Title"/>
    <w:uiPriority w:val="33"/>
    <w:qFormat/>
    <w:rsid w:val="00774BD9"/>
    <w:rPr>
      <w:b/>
      <w:bCs/>
      <w:i/>
      <w:iCs/>
      <w:spacing w:val="5"/>
    </w:rPr>
  </w:style>
  <w:style w:type="table" w:customStyle="1" w:styleId="TableGrid1">
    <w:name w:val="TableGrid1"/>
    <w:basedOn w:val="TableNormal"/>
    <w:next w:val="TableGrid"/>
    <w:uiPriority w:val="39"/>
    <w:qFormat/>
    <w:rsid w:val="004C70A4"/>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6">
    <w:name w:val="Char Char1 Char Char Char Char Char Char Char Char Char Char Char Char Char Char Char6"/>
    <w:semiHidden/>
    <w:rsid w:val="00254752"/>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paragraph" w:customStyle="1" w:styleId="CharChar1CharCharCharCharCharCharCharCharCharCharCharCharCharCharChar103">
    <w:name w:val="Char Char1 Char Char Char Char Char Char Char Char Char Char Char Char Char Char Char103"/>
    <w:semiHidden/>
    <w:rsid w:val="004C70A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3">
    <w:name w:val="(文字) (文字)53"/>
    <w:semiHidden/>
    <w:rsid w:val="00254752"/>
    <w:rPr>
      <w:rFonts w:ascii="Times New Roman" w:hAnsi="Times New Roman"/>
      <w:lang w:eastAsia="en-US"/>
    </w:rPr>
  </w:style>
  <w:style w:type="character" w:styleId="SubtleEmphasis">
    <w:name w:val="Subtle Emphasis"/>
    <w:uiPriority w:val="19"/>
    <w:qFormat/>
    <w:rsid w:val="00254752"/>
    <w:rPr>
      <w:i/>
      <w:iCs/>
      <w:color w:val="404040"/>
    </w:rPr>
  </w:style>
  <w:style w:type="table" w:customStyle="1" w:styleId="ColorfulList-Accent11">
    <w:name w:val="Colorful List - Accent 11"/>
    <w:basedOn w:val="TableNormal"/>
    <w:next w:val="ColorfulList-Accent1"/>
    <w:uiPriority w:val="34"/>
    <w:rsid w:val="00254752"/>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1">
    <w:name w:val="Grid Table 4 - Accent 51"/>
    <w:basedOn w:val="TableNormal"/>
    <w:next w:val="GridTable4-Accent5"/>
    <w:uiPriority w:val="49"/>
    <w:qFormat/>
    <w:rsid w:val="00254752"/>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598">
    <w:name w:val="(文字) (文字)598"/>
    <w:semiHidden/>
    <w:rsid w:val="004C70A4"/>
    <w:rPr>
      <w:rFonts w:ascii="Times New Roman" w:hAnsi="Times New Roman"/>
      <w:lang w:eastAsia="en-US"/>
    </w:rPr>
  </w:style>
  <w:style w:type="numbering" w:customStyle="1" w:styleId="StyleBulletedSymbolsymbolLeft025Hanging02511">
    <w:name w:val="Style Bulleted Symbol (symbol) Left:  0.25&quot; Hanging:  0.25&quot;11"/>
    <w:basedOn w:val="NoList"/>
    <w:rsid w:val="00254752"/>
    <w:pPr>
      <w:numPr>
        <w:numId w:val="56"/>
      </w:numPr>
    </w:pPr>
  </w:style>
  <w:style w:type="paragraph" w:customStyle="1" w:styleId="CharChar1CharCharCharCharCharCharCharCharCharCharCharCharCharCharChar5">
    <w:name w:val="Char Char1 Char Char Char Char Char Char Char Char Char Char Char Char Char Char Char5"/>
    <w:semiHidden/>
    <w:rsid w:val="00F715D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2">
    <w:name w:val="(文字) (文字)52"/>
    <w:semiHidden/>
    <w:rsid w:val="00F715D0"/>
    <w:rPr>
      <w:rFonts w:ascii="Times New Roman" w:hAnsi="Times New Roman"/>
      <w:lang w:eastAsia="en-US"/>
    </w:rPr>
  </w:style>
  <w:style w:type="paragraph" w:customStyle="1" w:styleId="a0">
    <w:name w:val="佐藤２"/>
    <w:basedOn w:val="Normal"/>
    <w:qFormat/>
    <w:rsid w:val="00F715D0"/>
    <w:pPr>
      <w:numPr>
        <w:numId w:val="33"/>
      </w:numPr>
      <w:spacing w:after="180"/>
    </w:pPr>
    <w:rPr>
      <w:rFonts w:ascii="Times New Roman" w:eastAsia="MS Gothic" w:hAnsi="Times New Roman"/>
      <w:sz w:val="24"/>
      <w:szCs w:val="20"/>
      <w:lang w:eastAsia="ja-JP"/>
    </w:rPr>
  </w:style>
  <w:style w:type="table" w:customStyle="1" w:styleId="11">
    <w:name w:val="网格型1"/>
    <w:basedOn w:val="TableNormal"/>
    <w:next w:val="TableGrid"/>
    <w:uiPriority w:val="39"/>
    <w:qFormat/>
    <w:rsid w:val="00F715D0"/>
    <w:pPr>
      <w:overflowPunct w:val="0"/>
      <w:autoSpaceDE w:val="0"/>
      <w:autoSpaceDN w:val="0"/>
      <w:adjustRightInd w:val="0"/>
      <w:spacing w:after="180"/>
      <w:textAlignment w:val="baseline"/>
    </w:pPr>
    <w:rPr>
      <w:rFonts w:eastAsia="MS Mincho"/>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2">
    <w:name w:val="bullet2"/>
    <w:basedOn w:val="Normal"/>
    <w:link w:val="bullet2Char"/>
    <w:uiPriority w:val="99"/>
    <w:qFormat/>
    <w:rsid w:val="00F715D0"/>
    <w:pPr>
      <w:numPr>
        <w:ilvl w:val="1"/>
        <w:numId w:val="34"/>
      </w:numPr>
    </w:pPr>
  </w:style>
  <w:style w:type="paragraph" w:customStyle="1" w:styleId="bullet3">
    <w:name w:val="bullet3"/>
    <w:basedOn w:val="Normal"/>
    <w:link w:val="bullet3Char"/>
    <w:qFormat/>
    <w:rsid w:val="00F715D0"/>
    <w:pPr>
      <w:numPr>
        <w:ilvl w:val="2"/>
        <w:numId w:val="34"/>
      </w:numPr>
      <w:ind w:hanging="180"/>
    </w:pPr>
  </w:style>
  <w:style w:type="character" w:customStyle="1" w:styleId="bullet2Char">
    <w:name w:val="bullet2 Char"/>
    <w:link w:val="bullet2"/>
    <w:uiPriority w:val="99"/>
    <w:qFormat/>
    <w:rsid w:val="00F715D0"/>
    <w:rPr>
      <w:rFonts w:ascii="Times" w:hAnsi="Times"/>
      <w:szCs w:val="24"/>
      <w:lang w:eastAsia="en-US"/>
    </w:rPr>
  </w:style>
  <w:style w:type="paragraph" w:customStyle="1" w:styleId="bullet4">
    <w:name w:val="bullet4"/>
    <w:basedOn w:val="Normal"/>
    <w:uiPriority w:val="99"/>
    <w:qFormat/>
    <w:rsid w:val="00F715D0"/>
    <w:pPr>
      <w:numPr>
        <w:ilvl w:val="3"/>
        <w:numId w:val="34"/>
      </w:numPr>
    </w:pPr>
  </w:style>
  <w:style w:type="paragraph" w:customStyle="1" w:styleId="CharChar1CharCharCharChar">
    <w:name w:val="Char Char1 Char Char Char Char"/>
    <w:semiHidden/>
    <w:qFormat/>
    <w:rsid w:val="00F715D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paragraph" w:styleId="NormalIndent">
    <w:name w:val="Normal Indent"/>
    <w:aliases w:val="表正文,正文非缩进,正文不缩进,首行缩进,正文（首行缩进两字）＋行距：1.5倍行距,正文缩进 Char,特点,段1,正文缩进 Char Char Char Char Char,正文缩进 Char Char Char,Alt+X,mr正文缩进,正文对齐,正文缩进William,四号,缩进,正文（首行缩进两字） Char Char Char Char,正文（首行缩进两字） Char Char,特点 Char,ALT+Z,水上软件,正文缩进1,正文-段前3磅,正文缩进11"/>
    <w:basedOn w:val="Normal"/>
    <w:qFormat/>
    <w:rsid w:val="00F715D0"/>
    <w:pPr>
      <w:widowControl w:val="0"/>
      <w:ind w:firstLine="420"/>
      <w:jc w:val="both"/>
    </w:pPr>
    <w:rPr>
      <w:rFonts w:ascii="Times New Roman" w:eastAsia="SimSun" w:hAnsi="Times New Roman"/>
      <w:kern w:val="2"/>
      <w:sz w:val="21"/>
      <w:szCs w:val="20"/>
      <w:lang w:val="en-US" w:eastAsia="zh-CN"/>
    </w:rPr>
  </w:style>
  <w:style w:type="paragraph" w:customStyle="1" w:styleId="ac">
    <w:name w:val="表格文字居左"/>
    <w:basedOn w:val="Normal"/>
    <w:next w:val="Normal"/>
    <w:qFormat/>
    <w:rsid w:val="00F715D0"/>
    <w:pPr>
      <w:widowControl w:val="0"/>
      <w:jc w:val="both"/>
    </w:pPr>
    <w:rPr>
      <w:rFonts w:ascii="Arial" w:eastAsia="SimSun" w:hAnsi="Arial" w:cs="SimSun"/>
      <w:kern w:val="2"/>
      <w:sz w:val="21"/>
      <w:szCs w:val="20"/>
      <w:lang w:val="en-US" w:eastAsia="zh-CN"/>
    </w:rPr>
  </w:style>
  <w:style w:type="paragraph" w:customStyle="1" w:styleId="ZA">
    <w:name w:val="ZA"/>
    <w:qFormat/>
    <w:rsid w:val="00F715D0"/>
    <w:pPr>
      <w:framePr w:w="10206" w:h="794" w:hRule="exact" w:wrap="notBeside" w:vAnchor="page" w:hAnchor="margin" w:y="1135"/>
      <w:widowControl w:val="0"/>
      <w:pBdr>
        <w:bottom w:val="single" w:sz="12" w:space="1" w:color="auto"/>
      </w:pBdr>
      <w:jc w:val="right"/>
    </w:pPr>
    <w:rPr>
      <w:rFonts w:ascii="Arial" w:eastAsia="SimSun" w:hAnsi="Arial"/>
      <w:noProof/>
      <w:sz w:val="40"/>
      <w:lang w:eastAsia="en-US"/>
    </w:rPr>
  </w:style>
  <w:style w:type="paragraph" w:styleId="z-TopofForm">
    <w:name w:val="HTML Top of Form"/>
    <w:basedOn w:val="Normal"/>
    <w:next w:val="Normal"/>
    <w:link w:val="z-TopofFormChar"/>
    <w:hidden/>
    <w:uiPriority w:val="99"/>
    <w:unhideWhenUsed/>
    <w:rsid w:val="00F715D0"/>
    <w:pPr>
      <w:pBdr>
        <w:bottom w:val="single" w:sz="6" w:space="1" w:color="auto"/>
      </w:pBdr>
      <w:jc w:val="center"/>
    </w:pPr>
    <w:rPr>
      <w:rFonts w:ascii="Arial" w:eastAsia="SimSun" w:hAnsi="Arial"/>
      <w:vanish/>
      <w:sz w:val="16"/>
      <w:szCs w:val="16"/>
      <w:lang w:val="en-US" w:eastAsia="zh-CN"/>
    </w:rPr>
  </w:style>
  <w:style w:type="character" w:customStyle="1" w:styleId="z-TopofFormChar">
    <w:name w:val="z-Top of Form Char"/>
    <w:basedOn w:val="DefaultParagraphFont"/>
    <w:link w:val="z-TopofForm"/>
    <w:uiPriority w:val="99"/>
    <w:rsid w:val="00F715D0"/>
    <w:rPr>
      <w:rFonts w:ascii="Arial" w:eastAsia="SimSun" w:hAnsi="Arial"/>
      <w:vanish/>
      <w:sz w:val="16"/>
      <w:szCs w:val="16"/>
      <w:lang w:val="en-US" w:eastAsia="zh-CN"/>
    </w:rPr>
  </w:style>
  <w:style w:type="character" w:customStyle="1" w:styleId="hps">
    <w:name w:val="hps"/>
    <w:qFormat/>
    <w:rsid w:val="00F715D0"/>
  </w:style>
  <w:style w:type="paragraph" w:styleId="z-BottomofForm">
    <w:name w:val="HTML Bottom of Form"/>
    <w:basedOn w:val="Normal"/>
    <w:next w:val="Normal"/>
    <w:link w:val="z-BottomofFormChar"/>
    <w:hidden/>
    <w:uiPriority w:val="99"/>
    <w:unhideWhenUsed/>
    <w:rsid w:val="00F715D0"/>
    <w:pPr>
      <w:pBdr>
        <w:top w:val="single" w:sz="6" w:space="1" w:color="auto"/>
      </w:pBdr>
      <w:jc w:val="center"/>
    </w:pPr>
    <w:rPr>
      <w:rFonts w:ascii="Arial" w:eastAsia="SimSun" w:hAnsi="Arial"/>
      <w:vanish/>
      <w:sz w:val="16"/>
      <w:szCs w:val="16"/>
      <w:lang w:val="en-US" w:eastAsia="zh-CN"/>
    </w:rPr>
  </w:style>
  <w:style w:type="character" w:customStyle="1" w:styleId="z-BottomofFormChar">
    <w:name w:val="z-Bottom of Form Char"/>
    <w:basedOn w:val="DefaultParagraphFont"/>
    <w:link w:val="z-BottomofForm"/>
    <w:uiPriority w:val="99"/>
    <w:rsid w:val="00F715D0"/>
    <w:rPr>
      <w:rFonts w:ascii="Arial" w:eastAsia="SimSun" w:hAnsi="Arial"/>
      <w:vanish/>
      <w:sz w:val="16"/>
      <w:szCs w:val="16"/>
      <w:lang w:val="en-US" w:eastAsia="zh-CN"/>
    </w:rPr>
  </w:style>
  <w:style w:type="paragraph" w:customStyle="1" w:styleId="tablecell0">
    <w:name w:val="tablecell"/>
    <w:basedOn w:val="Normal"/>
    <w:qFormat/>
    <w:rsid w:val="00F715D0"/>
    <w:pPr>
      <w:autoSpaceDE w:val="0"/>
      <w:autoSpaceDN w:val="0"/>
      <w:adjustRightInd w:val="0"/>
      <w:snapToGrid w:val="0"/>
      <w:spacing w:before="40" w:after="40"/>
    </w:pPr>
    <w:rPr>
      <w:rFonts w:ascii="Times New Roman" w:eastAsia="SimSun" w:hAnsi="Times New Roman"/>
      <w:szCs w:val="20"/>
      <w:lang w:val="en-US"/>
    </w:rPr>
  </w:style>
  <w:style w:type="character" w:customStyle="1" w:styleId="shorttext">
    <w:name w:val="short_text"/>
    <w:qFormat/>
    <w:rsid w:val="00F715D0"/>
  </w:style>
  <w:style w:type="paragraph" w:customStyle="1" w:styleId="tableheader">
    <w:name w:val="tableheader"/>
    <w:basedOn w:val="Normal"/>
    <w:qFormat/>
    <w:rsid w:val="00F715D0"/>
    <w:pPr>
      <w:snapToGrid w:val="0"/>
      <w:spacing w:before="40" w:after="40"/>
      <w:jc w:val="center"/>
    </w:pPr>
    <w:rPr>
      <w:rFonts w:ascii="Times New Roman" w:eastAsia="SimSun" w:hAnsi="Times New Roman" w:cs="Calibri"/>
      <w:b/>
      <w:bCs/>
      <w:color w:val="000000"/>
      <w:szCs w:val="20"/>
      <w:lang w:val="en-US"/>
    </w:rPr>
  </w:style>
  <w:style w:type="paragraph" w:customStyle="1" w:styleId="TAN">
    <w:name w:val="TAN"/>
    <w:basedOn w:val="Normal"/>
    <w:link w:val="TANChar"/>
    <w:qFormat/>
    <w:rsid w:val="00F715D0"/>
    <w:pPr>
      <w:keepNext/>
      <w:keepLines/>
      <w:ind w:left="851" w:hanging="851"/>
    </w:pPr>
    <w:rPr>
      <w:rFonts w:ascii="Arial" w:eastAsia="SimSun" w:hAnsi="Arial"/>
      <w:sz w:val="18"/>
      <w:szCs w:val="20"/>
    </w:rPr>
  </w:style>
  <w:style w:type="character" w:customStyle="1" w:styleId="apple-converted-space">
    <w:name w:val="apple-converted-space"/>
    <w:qFormat/>
    <w:rsid w:val="00F715D0"/>
  </w:style>
  <w:style w:type="character" w:customStyle="1" w:styleId="keyword">
    <w:name w:val="keyword"/>
    <w:qFormat/>
    <w:rsid w:val="00F715D0"/>
  </w:style>
  <w:style w:type="paragraph" w:customStyle="1" w:styleId="Test">
    <w:name w:val="Test"/>
    <w:basedOn w:val="Normal"/>
    <w:qFormat/>
    <w:rsid w:val="00F715D0"/>
    <w:pPr>
      <w:spacing w:before="60" w:after="60" w:line="280" w:lineRule="atLeast"/>
      <w:ind w:left="2160"/>
      <w:jc w:val="both"/>
    </w:pPr>
    <w:rPr>
      <w:rFonts w:ascii="Times New Roman" w:eastAsia="MS Mincho" w:hAnsi="Times New Roman"/>
      <w:szCs w:val="20"/>
    </w:rPr>
  </w:style>
  <w:style w:type="paragraph" w:styleId="BodyTextIndent">
    <w:name w:val="Body Text Indent"/>
    <w:basedOn w:val="Normal"/>
    <w:link w:val="BodyTextIndentChar"/>
    <w:unhideWhenUsed/>
    <w:qFormat/>
    <w:rsid w:val="00F715D0"/>
    <w:pPr>
      <w:spacing w:after="120" w:line="276" w:lineRule="auto"/>
      <w:ind w:left="360"/>
    </w:pPr>
    <w:rPr>
      <w:rFonts w:ascii="Times New Roman" w:eastAsia="SimSun" w:hAnsi="Times New Roman"/>
      <w:szCs w:val="20"/>
      <w:lang w:val="en-US" w:eastAsia="zh-CN"/>
    </w:rPr>
  </w:style>
  <w:style w:type="character" w:customStyle="1" w:styleId="BodyTextIndentChar">
    <w:name w:val="Body Text Indent Char"/>
    <w:basedOn w:val="DefaultParagraphFont"/>
    <w:link w:val="BodyTextIndent"/>
    <w:uiPriority w:val="99"/>
    <w:qFormat/>
    <w:rsid w:val="00F715D0"/>
    <w:rPr>
      <w:rFonts w:eastAsia="SimSun"/>
      <w:lang w:val="en-US" w:eastAsia="zh-CN"/>
    </w:rPr>
  </w:style>
  <w:style w:type="paragraph" w:customStyle="1" w:styleId="ordinary-output">
    <w:name w:val="ordinary-output"/>
    <w:basedOn w:val="Normal"/>
    <w:qFormat/>
    <w:rsid w:val="00F715D0"/>
    <w:pPr>
      <w:spacing w:before="100" w:beforeAutospacing="1" w:after="100" w:afterAutospacing="1" w:line="322" w:lineRule="atLeast"/>
    </w:pPr>
    <w:rPr>
      <w:rFonts w:ascii="SimSun" w:eastAsia="SimSun" w:hAnsi="SimSun" w:cs="SimSun"/>
      <w:color w:val="333333"/>
      <w:sz w:val="26"/>
      <w:szCs w:val="26"/>
      <w:lang w:val="en-US" w:eastAsia="zh-CN"/>
    </w:rPr>
  </w:style>
  <w:style w:type="character" w:customStyle="1" w:styleId="ordinary-span-edit2">
    <w:name w:val="ordinary-span-edit2"/>
    <w:qFormat/>
    <w:rsid w:val="00F715D0"/>
  </w:style>
  <w:style w:type="paragraph" w:customStyle="1" w:styleId="PL">
    <w:name w:val="PL"/>
    <w:link w:val="PLChar"/>
    <w:qFormat/>
    <w:rsid w:val="00F715D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eastAsia="Times New Roman" w:hAnsi="Courier New"/>
      <w:noProof/>
      <w:sz w:val="16"/>
      <w:lang w:val="sv-SE" w:eastAsia="sv-SE"/>
    </w:rPr>
  </w:style>
  <w:style w:type="character" w:customStyle="1" w:styleId="PLChar">
    <w:name w:val="PL Char"/>
    <w:link w:val="PL"/>
    <w:qFormat/>
    <w:rsid w:val="00F715D0"/>
    <w:rPr>
      <w:rFonts w:ascii="Courier New" w:eastAsia="Times New Roman" w:hAnsi="Courier New"/>
      <w:noProof/>
      <w:sz w:val="16"/>
      <w:lang w:val="sv-SE" w:eastAsia="sv-SE"/>
    </w:rPr>
  </w:style>
  <w:style w:type="paragraph" w:styleId="ListNumber3">
    <w:name w:val="List Number 3"/>
    <w:basedOn w:val="Normal"/>
    <w:qFormat/>
    <w:rsid w:val="00F715D0"/>
    <w:pPr>
      <w:numPr>
        <w:numId w:val="35"/>
      </w:numPr>
      <w:overflowPunct w:val="0"/>
      <w:autoSpaceDE w:val="0"/>
      <w:autoSpaceDN w:val="0"/>
      <w:adjustRightInd w:val="0"/>
      <w:spacing w:after="180"/>
      <w:textAlignment w:val="baseline"/>
    </w:pPr>
    <w:rPr>
      <w:rFonts w:ascii="Times New Roman" w:eastAsia="Times New Roman" w:hAnsi="Times New Roman"/>
      <w:szCs w:val="20"/>
    </w:rPr>
  </w:style>
  <w:style w:type="paragraph" w:styleId="Subtitle">
    <w:name w:val="Subtitle"/>
    <w:basedOn w:val="Normal"/>
    <w:next w:val="Normal"/>
    <w:link w:val="SubtitleChar"/>
    <w:uiPriority w:val="11"/>
    <w:qFormat/>
    <w:rsid w:val="00F715D0"/>
    <w:pPr>
      <w:numPr>
        <w:ilvl w:val="1"/>
      </w:numPr>
      <w:snapToGrid w:val="0"/>
    </w:pPr>
    <w:rPr>
      <w:rFonts w:ascii="Cambria" w:eastAsia="SimSun" w:hAnsi="Cambria"/>
      <w:b/>
      <w:i/>
      <w:iCs/>
      <w:color w:val="4F81BD"/>
      <w:spacing w:val="15"/>
      <w:lang w:val="en-US" w:eastAsia="zh-CN"/>
    </w:rPr>
  </w:style>
  <w:style w:type="character" w:customStyle="1" w:styleId="SubtitleChar">
    <w:name w:val="Subtitle Char"/>
    <w:basedOn w:val="DefaultParagraphFont"/>
    <w:link w:val="Subtitle"/>
    <w:uiPriority w:val="11"/>
    <w:qFormat/>
    <w:rsid w:val="00F715D0"/>
    <w:rPr>
      <w:rFonts w:ascii="Cambria" w:eastAsia="SimSun" w:hAnsi="Cambria"/>
      <w:b/>
      <w:i/>
      <w:iCs/>
      <w:color w:val="4F81BD"/>
      <w:spacing w:val="15"/>
      <w:szCs w:val="24"/>
      <w:lang w:val="en-US" w:eastAsia="zh-CN"/>
    </w:rPr>
  </w:style>
  <w:style w:type="table" w:customStyle="1" w:styleId="TableGridLight1">
    <w:name w:val="Table Grid Light1"/>
    <w:basedOn w:val="TableNormal"/>
    <w:uiPriority w:val="40"/>
    <w:qFormat/>
    <w:rsid w:val="00F715D0"/>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11">
    <w:name w:val="Plain Table 11"/>
    <w:basedOn w:val="TableNormal"/>
    <w:uiPriority w:val="41"/>
    <w:rsid w:val="00F715D0"/>
    <w:rPr>
      <w:rFonts w:ascii="Calibri" w:eastAsia="SimSun" w:hAnsi="Calibri"/>
      <w:lang w:eastAsia="zh-C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size">
    <w:name w:val="size"/>
    <w:qFormat/>
    <w:rsid w:val="00F715D0"/>
  </w:style>
  <w:style w:type="paragraph" w:styleId="Title">
    <w:name w:val="Title"/>
    <w:aliases w:val="Heading 31"/>
    <w:basedOn w:val="Normal"/>
    <w:link w:val="TitleChar1"/>
    <w:qFormat/>
    <w:rsid w:val="00F715D0"/>
    <w:pPr>
      <w:overflowPunct w:val="0"/>
      <w:autoSpaceDE w:val="0"/>
      <w:autoSpaceDN w:val="0"/>
      <w:adjustRightInd w:val="0"/>
      <w:spacing w:after="120"/>
      <w:jc w:val="center"/>
      <w:textAlignment w:val="baseline"/>
    </w:pPr>
    <w:rPr>
      <w:rFonts w:ascii="Arial" w:eastAsia="MS Mincho" w:hAnsi="Arial"/>
      <w:b/>
      <w:sz w:val="24"/>
      <w:szCs w:val="20"/>
      <w:lang w:val="de-DE" w:eastAsia="ja-JP"/>
    </w:rPr>
  </w:style>
  <w:style w:type="character" w:customStyle="1" w:styleId="TitleChar">
    <w:name w:val="Title Char"/>
    <w:aliases w:val="no break Char Car Char,H3 Char Car Char,h3 Char Car Char"/>
    <w:basedOn w:val="DefaultParagraphFont"/>
    <w:qFormat/>
    <w:rsid w:val="00F715D0"/>
    <w:rPr>
      <w:rFonts w:asciiTheme="majorHAnsi" w:eastAsiaTheme="majorEastAsia" w:hAnsiTheme="majorHAnsi" w:cstheme="majorBidi"/>
      <w:spacing w:val="-10"/>
      <w:kern w:val="28"/>
      <w:sz w:val="56"/>
      <w:szCs w:val="56"/>
      <w:lang w:eastAsia="en-US"/>
    </w:rPr>
  </w:style>
  <w:style w:type="character" w:customStyle="1" w:styleId="TitleChar1">
    <w:name w:val="Title Char1"/>
    <w:aliases w:val="Heading 31 Char"/>
    <w:link w:val="Title"/>
    <w:qFormat/>
    <w:rsid w:val="00F715D0"/>
    <w:rPr>
      <w:rFonts w:ascii="Arial" w:eastAsia="MS Mincho" w:hAnsi="Arial"/>
      <w:b/>
      <w:sz w:val="24"/>
      <w:lang w:val="de-DE" w:eastAsia="ja-JP"/>
    </w:rPr>
  </w:style>
  <w:style w:type="paragraph" w:customStyle="1" w:styleId="TAR">
    <w:name w:val="TAR"/>
    <w:basedOn w:val="TAL"/>
    <w:qFormat/>
    <w:rsid w:val="00F715D0"/>
    <w:pPr>
      <w:jc w:val="right"/>
    </w:pPr>
    <w:rPr>
      <w:rFonts w:eastAsia="Times New Roman"/>
    </w:rPr>
  </w:style>
  <w:style w:type="paragraph" w:customStyle="1" w:styleId="TableText">
    <w:name w:val="TableText"/>
    <w:basedOn w:val="BodyTextIndent"/>
    <w:qFormat/>
    <w:rsid w:val="00F715D0"/>
    <w:pPr>
      <w:keepNext/>
      <w:keepLines/>
      <w:overflowPunct w:val="0"/>
      <w:autoSpaceDE w:val="0"/>
      <w:autoSpaceDN w:val="0"/>
      <w:adjustRightInd w:val="0"/>
      <w:snapToGrid w:val="0"/>
      <w:spacing w:after="180" w:line="240" w:lineRule="auto"/>
      <w:ind w:left="0"/>
      <w:jc w:val="center"/>
    </w:pPr>
    <w:rPr>
      <w:rFonts w:eastAsia="Times New Roman"/>
      <w:kern w:val="2"/>
      <w:lang w:val="en-GB" w:eastAsia="en-US"/>
    </w:rPr>
  </w:style>
  <w:style w:type="paragraph" w:customStyle="1" w:styleId="ZT">
    <w:name w:val="ZT"/>
    <w:qFormat/>
    <w:rsid w:val="00F715D0"/>
    <w:pPr>
      <w:framePr w:wrap="notBeside" w:hAnchor="margin" w:yAlign="center"/>
      <w:widowControl w:val="0"/>
      <w:spacing w:line="240" w:lineRule="atLeast"/>
      <w:jc w:val="right"/>
    </w:pPr>
    <w:rPr>
      <w:rFonts w:ascii="Arial" w:eastAsia="MS Mincho" w:hAnsi="Arial"/>
      <w:b/>
      <w:sz w:val="34"/>
      <w:lang w:eastAsia="en-US"/>
    </w:rPr>
  </w:style>
  <w:style w:type="paragraph" w:styleId="Index2">
    <w:name w:val="index 2"/>
    <w:basedOn w:val="Index1"/>
    <w:qFormat/>
    <w:rsid w:val="00F715D0"/>
    <w:pPr>
      <w:overflowPunct/>
      <w:autoSpaceDE/>
      <w:autoSpaceDN/>
      <w:adjustRightInd/>
      <w:ind w:left="284"/>
      <w:textAlignment w:val="auto"/>
    </w:pPr>
    <w:rPr>
      <w:rFonts w:eastAsia="MS Mincho"/>
      <w:lang w:eastAsia="ja-JP"/>
    </w:rPr>
  </w:style>
  <w:style w:type="paragraph" w:customStyle="1" w:styleId="ZH">
    <w:name w:val="ZH"/>
    <w:qFormat/>
    <w:rsid w:val="00F715D0"/>
    <w:pPr>
      <w:framePr w:wrap="notBeside" w:vAnchor="page" w:hAnchor="margin" w:xAlign="center" w:y="6805"/>
      <w:widowControl w:val="0"/>
    </w:pPr>
    <w:rPr>
      <w:rFonts w:ascii="Arial" w:eastAsia="MS Mincho" w:hAnsi="Arial"/>
      <w:noProof/>
      <w:lang w:eastAsia="en-US"/>
    </w:rPr>
  </w:style>
  <w:style w:type="paragraph" w:customStyle="1" w:styleId="TT">
    <w:name w:val="TT"/>
    <w:basedOn w:val="Heading1"/>
    <w:next w:val="Normal"/>
    <w:qFormat/>
    <w:rsid w:val="00F715D0"/>
    <w:pPr>
      <w:keepLines/>
      <w:numPr>
        <w:numId w:val="0"/>
      </w:numPr>
      <w:tabs>
        <w:tab w:val="num" w:pos="851"/>
      </w:tabs>
      <w:spacing w:after="180"/>
      <w:ind w:left="851" w:hanging="851"/>
      <w:outlineLvl w:val="9"/>
    </w:pPr>
    <w:rPr>
      <w:rFonts w:eastAsia="MS Mincho" w:cs="Times New Roman"/>
      <w:b w:val="0"/>
      <w:bCs w:val="0"/>
      <w:kern w:val="0"/>
      <w:sz w:val="36"/>
      <w:szCs w:val="20"/>
    </w:rPr>
  </w:style>
  <w:style w:type="paragraph" w:styleId="ListNumber2">
    <w:name w:val="List Number 2"/>
    <w:basedOn w:val="ListNumber"/>
    <w:qFormat/>
    <w:rsid w:val="00F715D0"/>
    <w:pPr>
      <w:ind w:left="851"/>
    </w:pPr>
  </w:style>
  <w:style w:type="paragraph" w:styleId="ListNumber">
    <w:name w:val="List Number"/>
    <w:basedOn w:val="List"/>
    <w:qFormat/>
    <w:rsid w:val="00F715D0"/>
    <w:pPr>
      <w:spacing w:after="180"/>
      <w:ind w:left="568" w:hanging="284"/>
    </w:pPr>
    <w:rPr>
      <w:rFonts w:ascii="Times New Roman" w:eastAsia="MS Mincho" w:hAnsi="Times New Roman"/>
      <w:szCs w:val="20"/>
      <w:lang w:eastAsia="ja-JP"/>
    </w:rPr>
  </w:style>
  <w:style w:type="character" w:styleId="FootnoteReference">
    <w:name w:val="footnote reference"/>
    <w:qFormat/>
    <w:rsid w:val="00F715D0"/>
    <w:rPr>
      <w:b/>
      <w:position w:val="6"/>
      <w:sz w:val="16"/>
    </w:rPr>
  </w:style>
  <w:style w:type="paragraph" w:customStyle="1" w:styleId="TF">
    <w:name w:val="TF"/>
    <w:aliases w:val="left"/>
    <w:basedOn w:val="TH"/>
    <w:link w:val="TFZchn"/>
    <w:qFormat/>
    <w:rsid w:val="00F715D0"/>
    <w:pPr>
      <w:keepNext w:val="0"/>
      <w:overflowPunct/>
      <w:autoSpaceDE/>
      <w:autoSpaceDN/>
      <w:adjustRightInd/>
      <w:spacing w:before="0" w:after="240"/>
      <w:textAlignment w:val="auto"/>
    </w:pPr>
    <w:rPr>
      <w:rFonts w:eastAsia="MS Mincho"/>
      <w:lang w:eastAsia="ja-JP"/>
    </w:rPr>
  </w:style>
  <w:style w:type="paragraph" w:customStyle="1" w:styleId="EX">
    <w:name w:val="EX"/>
    <w:basedOn w:val="Normal"/>
    <w:uiPriority w:val="99"/>
    <w:qFormat/>
    <w:rsid w:val="00F715D0"/>
    <w:pPr>
      <w:keepLines/>
      <w:spacing w:after="180"/>
      <w:ind w:left="1702" w:hanging="1418"/>
    </w:pPr>
    <w:rPr>
      <w:rFonts w:ascii="Times New Roman" w:eastAsia="MS Mincho" w:hAnsi="Times New Roman"/>
      <w:szCs w:val="20"/>
      <w:lang w:eastAsia="ja-JP"/>
    </w:rPr>
  </w:style>
  <w:style w:type="paragraph" w:customStyle="1" w:styleId="FP">
    <w:name w:val="FP"/>
    <w:basedOn w:val="Normal"/>
    <w:qFormat/>
    <w:rsid w:val="00F715D0"/>
    <w:rPr>
      <w:rFonts w:ascii="Times New Roman" w:eastAsia="MS Mincho" w:hAnsi="Times New Roman"/>
      <w:szCs w:val="20"/>
      <w:lang w:eastAsia="ja-JP"/>
    </w:rPr>
  </w:style>
  <w:style w:type="paragraph" w:customStyle="1" w:styleId="LD">
    <w:name w:val="LD"/>
    <w:qFormat/>
    <w:rsid w:val="00F715D0"/>
    <w:pPr>
      <w:keepNext/>
      <w:keepLines/>
      <w:spacing w:line="180" w:lineRule="exact"/>
    </w:pPr>
    <w:rPr>
      <w:rFonts w:ascii="MS LineDraw" w:eastAsia="MS Mincho" w:hAnsi="MS LineDraw"/>
      <w:noProof/>
      <w:lang w:eastAsia="en-US"/>
    </w:rPr>
  </w:style>
  <w:style w:type="paragraph" w:customStyle="1" w:styleId="NW">
    <w:name w:val="NW"/>
    <w:basedOn w:val="NO"/>
    <w:qFormat/>
    <w:rsid w:val="00F715D0"/>
    <w:rPr>
      <w:rFonts w:eastAsia="MS Mincho"/>
      <w:sz w:val="20"/>
      <w:lang w:eastAsia="ja-JP"/>
    </w:rPr>
  </w:style>
  <w:style w:type="paragraph" w:customStyle="1" w:styleId="EW">
    <w:name w:val="EW"/>
    <w:basedOn w:val="EX"/>
    <w:qFormat/>
    <w:rsid w:val="00F715D0"/>
    <w:pPr>
      <w:spacing w:after="0"/>
    </w:pPr>
  </w:style>
  <w:style w:type="paragraph" w:styleId="ListBullet2">
    <w:name w:val="List Bullet 2"/>
    <w:aliases w:val="lb2"/>
    <w:basedOn w:val="ListBullet"/>
    <w:qFormat/>
    <w:rsid w:val="00F715D0"/>
    <w:pPr>
      <w:overflowPunct/>
      <w:autoSpaceDE/>
      <w:autoSpaceDN/>
      <w:adjustRightInd/>
      <w:ind w:left="851"/>
      <w:textAlignment w:val="auto"/>
    </w:pPr>
    <w:rPr>
      <w:rFonts w:eastAsia="MS Mincho"/>
      <w:lang w:eastAsia="ja-JP"/>
    </w:rPr>
  </w:style>
  <w:style w:type="paragraph" w:styleId="ListBullet3">
    <w:name w:val="List Bullet 3"/>
    <w:basedOn w:val="ListBullet2"/>
    <w:qFormat/>
    <w:rsid w:val="00F715D0"/>
    <w:pPr>
      <w:ind w:left="1135"/>
    </w:pPr>
  </w:style>
  <w:style w:type="paragraph" w:customStyle="1" w:styleId="NF">
    <w:name w:val="NF"/>
    <w:basedOn w:val="NO"/>
    <w:qFormat/>
    <w:rsid w:val="00F715D0"/>
    <w:pPr>
      <w:keepNext/>
    </w:pPr>
    <w:rPr>
      <w:rFonts w:ascii="Arial" w:eastAsia="MS Mincho" w:hAnsi="Arial"/>
      <w:sz w:val="18"/>
      <w:lang w:eastAsia="ja-JP"/>
    </w:rPr>
  </w:style>
  <w:style w:type="paragraph" w:customStyle="1" w:styleId="ZB">
    <w:name w:val="ZB"/>
    <w:qFormat/>
    <w:rsid w:val="00F715D0"/>
    <w:pPr>
      <w:framePr w:w="10206" w:h="284" w:hRule="exact" w:wrap="notBeside" w:vAnchor="page" w:hAnchor="margin" w:y="1986"/>
      <w:widowControl w:val="0"/>
      <w:ind w:right="28"/>
      <w:jc w:val="right"/>
    </w:pPr>
    <w:rPr>
      <w:rFonts w:ascii="Arial" w:eastAsia="MS Mincho" w:hAnsi="Arial"/>
      <w:i/>
      <w:noProof/>
      <w:lang w:eastAsia="en-US"/>
    </w:rPr>
  </w:style>
  <w:style w:type="paragraph" w:customStyle="1" w:styleId="ZD">
    <w:name w:val="ZD"/>
    <w:qFormat/>
    <w:rsid w:val="00F715D0"/>
    <w:pPr>
      <w:framePr w:wrap="notBeside" w:vAnchor="page" w:hAnchor="margin" w:y="15764"/>
      <w:widowControl w:val="0"/>
    </w:pPr>
    <w:rPr>
      <w:rFonts w:ascii="Arial" w:eastAsia="MS Mincho" w:hAnsi="Arial"/>
      <w:noProof/>
      <w:sz w:val="32"/>
      <w:lang w:eastAsia="en-US"/>
    </w:rPr>
  </w:style>
  <w:style w:type="paragraph" w:customStyle="1" w:styleId="ZU">
    <w:name w:val="ZU"/>
    <w:qFormat/>
    <w:rsid w:val="00F715D0"/>
    <w:pPr>
      <w:framePr w:w="10206" w:wrap="notBeside" w:vAnchor="page" w:hAnchor="margin" w:y="6238"/>
      <w:widowControl w:val="0"/>
      <w:pBdr>
        <w:top w:val="single" w:sz="12" w:space="1" w:color="auto"/>
      </w:pBdr>
      <w:jc w:val="right"/>
    </w:pPr>
    <w:rPr>
      <w:rFonts w:ascii="Arial" w:eastAsia="MS Mincho" w:hAnsi="Arial"/>
      <w:noProof/>
      <w:lang w:eastAsia="en-US"/>
    </w:rPr>
  </w:style>
  <w:style w:type="paragraph" w:customStyle="1" w:styleId="ZV">
    <w:name w:val="ZV"/>
    <w:basedOn w:val="ZU"/>
    <w:qFormat/>
    <w:rsid w:val="00F715D0"/>
    <w:pPr>
      <w:framePr w:wrap="notBeside" w:y="16161"/>
    </w:pPr>
  </w:style>
  <w:style w:type="character" w:customStyle="1" w:styleId="ZGSM">
    <w:name w:val="ZGSM"/>
    <w:qFormat/>
    <w:rsid w:val="00F715D0"/>
  </w:style>
  <w:style w:type="paragraph" w:customStyle="1" w:styleId="ZG">
    <w:name w:val="ZG"/>
    <w:qFormat/>
    <w:rsid w:val="00F715D0"/>
    <w:pPr>
      <w:framePr w:wrap="notBeside" w:vAnchor="page" w:hAnchor="margin" w:xAlign="right" w:y="6805"/>
      <w:widowControl w:val="0"/>
      <w:jc w:val="right"/>
    </w:pPr>
    <w:rPr>
      <w:rFonts w:ascii="Arial" w:eastAsia="MS Mincho" w:hAnsi="Arial"/>
      <w:noProof/>
      <w:lang w:eastAsia="en-US"/>
    </w:rPr>
  </w:style>
  <w:style w:type="paragraph" w:styleId="List4">
    <w:name w:val="List 4"/>
    <w:basedOn w:val="List3"/>
    <w:qFormat/>
    <w:rsid w:val="00F715D0"/>
    <w:pPr>
      <w:spacing w:after="180"/>
      <w:ind w:left="1418" w:hanging="284"/>
      <w:contextualSpacing w:val="0"/>
    </w:pPr>
    <w:rPr>
      <w:rFonts w:ascii="Times New Roman" w:eastAsia="SimSun" w:hAnsi="Times New Roman"/>
      <w:szCs w:val="20"/>
      <w:lang w:val="en-US" w:eastAsia="ja-JP"/>
    </w:rPr>
  </w:style>
  <w:style w:type="paragraph" w:styleId="List5">
    <w:name w:val="List 5"/>
    <w:basedOn w:val="List4"/>
    <w:qFormat/>
    <w:rsid w:val="00F715D0"/>
    <w:pPr>
      <w:ind w:left="1702"/>
    </w:pPr>
  </w:style>
  <w:style w:type="paragraph" w:customStyle="1" w:styleId="EditorsNote">
    <w:name w:val="Editor's Note"/>
    <w:basedOn w:val="NO"/>
    <w:link w:val="EditorsNoteChar"/>
    <w:qFormat/>
    <w:rsid w:val="00F715D0"/>
    <w:pPr>
      <w:spacing w:after="180"/>
    </w:pPr>
    <w:rPr>
      <w:rFonts w:eastAsia="MS Mincho"/>
      <w:color w:val="FF0000"/>
      <w:sz w:val="20"/>
      <w:lang w:eastAsia="ja-JP"/>
    </w:rPr>
  </w:style>
  <w:style w:type="paragraph" w:styleId="ListBullet4">
    <w:name w:val="List Bullet 4"/>
    <w:basedOn w:val="ListBullet3"/>
    <w:qFormat/>
    <w:rsid w:val="00F715D0"/>
    <w:pPr>
      <w:ind w:left="1418"/>
    </w:pPr>
  </w:style>
  <w:style w:type="paragraph" w:styleId="ListBullet5">
    <w:name w:val="List Bullet 5"/>
    <w:basedOn w:val="ListBullet4"/>
    <w:qFormat/>
    <w:rsid w:val="00F715D0"/>
    <w:pPr>
      <w:ind w:left="1702"/>
    </w:pPr>
  </w:style>
  <w:style w:type="paragraph" w:customStyle="1" w:styleId="B4">
    <w:name w:val="B4"/>
    <w:basedOn w:val="List4"/>
    <w:link w:val="B4Char"/>
    <w:qFormat/>
    <w:rsid w:val="00F715D0"/>
  </w:style>
  <w:style w:type="paragraph" w:customStyle="1" w:styleId="B5">
    <w:name w:val="B5"/>
    <w:basedOn w:val="List5"/>
    <w:link w:val="B5Char"/>
    <w:qFormat/>
    <w:rsid w:val="00F715D0"/>
  </w:style>
  <w:style w:type="paragraph" w:customStyle="1" w:styleId="ZTD">
    <w:name w:val="ZTD"/>
    <w:basedOn w:val="ZB"/>
    <w:qFormat/>
    <w:rsid w:val="00F715D0"/>
    <w:pPr>
      <w:framePr w:hRule="auto" w:wrap="notBeside" w:y="852"/>
    </w:pPr>
    <w:rPr>
      <w:i w:val="0"/>
      <w:sz w:val="40"/>
    </w:rPr>
  </w:style>
  <w:style w:type="paragraph" w:customStyle="1" w:styleId="tdoc-header">
    <w:name w:val="tdoc-header"/>
    <w:qFormat/>
    <w:rsid w:val="00F715D0"/>
    <w:rPr>
      <w:rFonts w:ascii="Arial" w:eastAsia="MS Mincho" w:hAnsi="Arial"/>
      <w:noProof/>
      <w:sz w:val="24"/>
      <w:lang w:eastAsia="en-US"/>
    </w:rPr>
  </w:style>
  <w:style w:type="paragraph" w:customStyle="1" w:styleId="HDStyleLS">
    <w:name w:val="HDStyle_LS"/>
    <w:basedOn w:val="Header"/>
    <w:qFormat/>
    <w:rsid w:val="00F715D0"/>
    <w:pPr>
      <w:tabs>
        <w:tab w:val="clear" w:pos="4536"/>
        <w:tab w:val="clear" w:pos="9072"/>
        <w:tab w:val="center" w:pos="4680"/>
        <w:tab w:val="right" w:pos="9360"/>
        <w:tab w:val="right" w:pos="9639"/>
        <w:tab w:val="right" w:pos="10206"/>
      </w:tabs>
      <w:jc w:val="both"/>
    </w:pPr>
    <w:rPr>
      <w:rFonts w:ascii="Arial" w:eastAsia="MS Mincho" w:hAnsi="Arial" w:cs="Arial"/>
      <w:b/>
      <w:sz w:val="28"/>
      <w:szCs w:val="20"/>
    </w:rPr>
  </w:style>
  <w:style w:type="paragraph" w:customStyle="1" w:styleId="INDENT1">
    <w:name w:val="INDENT1"/>
    <w:basedOn w:val="Normal"/>
    <w:qFormat/>
    <w:rsid w:val="00F715D0"/>
    <w:pPr>
      <w:overflowPunct w:val="0"/>
      <w:autoSpaceDE w:val="0"/>
      <w:autoSpaceDN w:val="0"/>
      <w:adjustRightInd w:val="0"/>
      <w:spacing w:after="180"/>
      <w:ind w:left="851"/>
      <w:textAlignment w:val="baseline"/>
    </w:pPr>
    <w:rPr>
      <w:rFonts w:ascii="Times New Roman" w:eastAsia="MS Mincho" w:hAnsi="Times New Roman"/>
      <w:szCs w:val="20"/>
      <w:lang w:eastAsia="ja-JP"/>
    </w:rPr>
  </w:style>
  <w:style w:type="paragraph" w:customStyle="1" w:styleId="INDENT2">
    <w:name w:val="INDENT2"/>
    <w:basedOn w:val="Normal"/>
    <w:qFormat/>
    <w:rsid w:val="00F715D0"/>
    <w:pPr>
      <w:overflowPunct w:val="0"/>
      <w:autoSpaceDE w:val="0"/>
      <w:autoSpaceDN w:val="0"/>
      <w:adjustRightInd w:val="0"/>
      <w:spacing w:after="180"/>
      <w:ind w:left="1135" w:hanging="284"/>
      <w:textAlignment w:val="baseline"/>
    </w:pPr>
    <w:rPr>
      <w:rFonts w:ascii="Times New Roman" w:eastAsia="MS Mincho" w:hAnsi="Times New Roman"/>
      <w:szCs w:val="20"/>
      <w:lang w:eastAsia="ja-JP"/>
    </w:rPr>
  </w:style>
  <w:style w:type="paragraph" w:customStyle="1" w:styleId="INDENT3">
    <w:name w:val="INDENT3"/>
    <w:basedOn w:val="Normal"/>
    <w:qFormat/>
    <w:rsid w:val="00F715D0"/>
    <w:pPr>
      <w:overflowPunct w:val="0"/>
      <w:autoSpaceDE w:val="0"/>
      <w:autoSpaceDN w:val="0"/>
      <w:adjustRightInd w:val="0"/>
      <w:spacing w:after="180"/>
      <w:ind w:left="1701" w:hanging="567"/>
      <w:textAlignment w:val="baseline"/>
    </w:pPr>
    <w:rPr>
      <w:rFonts w:ascii="Times New Roman" w:eastAsia="MS Mincho" w:hAnsi="Times New Roman"/>
      <w:szCs w:val="20"/>
      <w:lang w:eastAsia="ja-JP"/>
    </w:rPr>
  </w:style>
  <w:style w:type="paragraph" w:customStyle="1" w:styleId="FigureTitle">
    <w:name w:val="Figure_Title"/>
    <w:basedOn w:val="Normal"/>
    <w:next w:val="Normal"/>
    <w:qFormat/>
    <w:rsid w:val="00F715D0"/>
    <w:pPr>
      <w:keepLines/>
      <w:tabs>
        <w:tab w:val="left" w:pos="794"/>
        <w:tab w:val="left" w:pos="1191"/>
        <w:tab w:val="left" w:pos="1588"/>
        <w:tab w:val="left" w:pos="1985"/>
      </w:tabs>
      <w:overflowPunct w:val="0"/>
      <w:autoSpaceDE w:val="0"/>
      <w:autoSpaceDN w:val="0"/>
      <w:adjustRightInd w:val="0"/>
      <w:spacing w:before="120" w:after="480"/>
      <w:jc w:val="center"/>
      <w:textAlignment w:val="baseline"/>
    </w:pPr>
    <w:rPr>
      <w:rFonts w:ascii="Times New Roman" w:eastAsia="MS Mincho" w:hAnsi="Times New Roman"/>
      <w:b/>
      <w:sz w:val="24"/>
      <w:szCs w:val="20"/>
      <w:lang w:eastAsia="ja-JP"/>
    </w:rPr>
  </w:style>
  <w:style w:type="paragraph" w:customStyle="1" w:styleId="RecCCITT">
    <w:name w:val="Rec_CCITT_#"/>
    <w:basedOn w:val="Normal"/>
    <w:qFormat/>
    <w:rsid w:val="00F715D0"/>
    <w:pPr>
      <w:keepNext/>
      <w:keepLines/>
      <w:overflowPunct w:val="0"/>
      <w:autoSpaceDE w:val="0"/>
      <w:autoSpaceDN w:val="0"/>
      <w:adjustRightInd w:val="0"/>
      <w:spacing w:after="180"/>
      <w:textAlignment w:val="baseline"/>
    </w:pPr>
    <w:rPr>
      <w:rFonts w:ascii="Times New Roman" w:eastAsia="MS Mincho" w:hAnsi="Times New Roman"/>
      <w:b/>
      <w:szCs w:val="20"/>
      <w:lang w:eastAsia="ja-JP"/>
    </w:rPr>
  </w:style>
  <w:style w:type="paragraph" w:customStyle="1" w:styleId="CouvRecTitle">
    <w:name w:val="Couv Rec Title"/>
    <w:basedOn w:val="Normal"/>
    <w:qFormat/>
    <w:rsid w:val="00F715D0"/>
    <w:pPr>
      <w:keepNext/>
      <w:keepLines/>
      <w:overflowPunct w:val="0"/>
      <w:autoSpaceDE w:val="0"/>
      <w:autoSpaceDN w:val="0"/>
      <w:adjustRightInd w:val="0"/>
      <w:spacing w:before="240" w:after="180"/>
      <w:ind w:left="1418"/>
      <w:textAlignment w:val="baseline"/>
    </w:pPr>
    <w:rPr>
      <w:rFonts w:ascii="Arial" w:eastAsia="MS Mincho" w:hAnsi="Arial"/>
      <w:b/>
      <w:sz w:val="36"/>
      <w:szCs w:val="20"/>
      <w:lang w:val="en-US" w:eastAsia="ja-JP"/>
    </w:rPr>
  </w:style>
  <w:style w:type="paragraph" w:customStyle="1" w:styleId="TAJ">
    <w:name w:val="TAJ"/>
    <w:basedOn w:val="TH"/>
    <w:qFormat/>
    <w:rsid w:val="00F715D0"/>
    <w:rPr>
      <w:rFonts w:eastAsia="MS Mincho"/>
      <w:lang w:eastAsia="ja-JP"/>
    </w:rPr>
  </w:style>
  <w:style w:type="paragraph" w:customStyle="1" w:styleId="Guidance">
    <w:name w:val="Guidance"/>
    <w:basedOn w:val="Normal"/>
    <w:qFormat/>
    <w:rsid w:val="00F715D0"/>
    <w:pPr>
      <w:overflowPunct w:val="0"/>
      <w:autoSpaceDE w:val="0"/>
      <w:autoSpaceDN w:val="0"/>
      <w:adjustRightInd w:val="0"/>
      <w:spacing w:after="180"/>
      <w:textAlignment w:val="baseline"/>
    </w:pPr>
    <w:rPr>
      <w:rFonts w:ascii="Times New Roman" w:eastAsia="MS Mincho" w:hAnsi="Times New Roman"/>
      <w:i/>
      <w:color w:val="0000FF"/>
      <w:szCs w:val="20"/>
      <w:lang w:eastAsia="ja-JP"/>
    </w:rPr>
  </w:style>
  <w:style w:type="paragraph" w:customStyle="1" w:styleId="TitleText">
    <w:name w:val="Title Text"/>
    <w:basedOn w:val="Normal"/>
    <w:next w:val="Normal"/>
    <w:qFormat/>
    <w:rsid w:val="00F715D0"/>
    <w:pPr>
      <w:overflowPunct w:val="0"/>
      <w:autoSpaceDE w:val="0"/>
      <w:autoSpaceDN w:val="0"/>
      <w:adjustRightInd w:val="0"/>
      <w:spacing w:after="220"/>
      <w:textAlignment w:val="baseline"/>
    </w:pPr>
    <w:rPr>
      <w:rFonts w:ascii="Times New Roman" w:eastAsia="MS Mincho" w:hAnsi="Times New Roman"/>
      <w:b/>
      <w:szCs w:val="20"/>
      <w:lang w:val="en-US" w:eastAsia="ja-JP"/>
    </w:rPr>
  </w:style>
  <w:style w:type="paragraph" w:customStyle="1" w:styleId="91">
    <w:name w:val="目录 91"/>
    <w:basedOn w:val="TOC8"/>
    <w:qFormat/>
    <w:rsid w:val="00F715D0"/>
    <w:pPr>
      <w:keepLines/>
      <w:tabs>
        <w:tab w:val="right" w:leader="dot" w:pos="9639"/>
      </w:tabs>
      <w:overflowPunct w:val="0"/>
      <w:autoSpaceDE w:val="0"/>
      <w:autoSpaceDN w:val="0"/>
      <w:adjustRightInd w:val="0"/>
      <w:spacing w:before="180"/>
      <w:ind w:left="1418" w:right="425" w:hanging="1418"/>
      <w:textAlignment w:val="baseline"/>
    </w:pPr>
    <w:rPr>
      <w:rFonts w:ascii="Times New Roman" w:eastAsia="MS Mincho" w:hAnsi="Times New Roman" w:cs="Times New Roman"/>
      <w:b/>
      <w:noProof/>
      <w:sz w:val="22"/>
      <w:szCs w:val="20"/>
    </w:rPr>
  </w:style>
  <w:style w:type="paragraph" w:customStyle="1" w:styleId="CRfront">
    <w:name w:val="CR_front"/>
    <w:next w:val="Normal"/>
    <w:qFormat/>
    <w:rsid w:val="00F715D0"/>
    <w:rPr>
      <w:rFonts w:ascii="Arial" w:eastAsia="MS Mincho" w:hAnsi="Arial"/>
      <w:lang w:eastAsia="en-US"/>
    </w:rPr>
  </w:style>
  <w:style w:type="paragraph" w:customStyle="1" w:styleId="berschrift2Head2A2">
    <w:name w:val="Überschrift 2.Head2A.2"/>
    <w:basedOn w:val="Heading1"/>
    <w:next w:val="Normal"/>
    <w:qFormat/>
    <w:rsid w:val="00F715D0"/>
    <w:pPr>
      <w:keepLines/>
      <w:numPr>
        <w:numId w:val="0"/>
      </w:numPr>
      <w:tabs>
        <w:tab w:val="num" w:pos="851"/>
      </w:tabs>
      <w:spacing w:before="180" w:after="180"/>
      <w:ind w:left="851" w:hanging="851"/>
      <w:outlineLvl w:val="1"/>
    </w:pPr>
    <w:rPr>
      <w:rFonts w:eastAsia="MS Mincho" w:cs="Times New Roman"/>
      <w:b w:val="0"/>
      <w:bCs w:val="0"/>
      <w:kern w:val="0"/>
      <w:szCs w:val="20"/>
      <w:lang w:eastAsia="de-DE"/>
    </w:rPr>
  </w:style>
  <w:style w:type="paragraph" w:customStyle="1" w:styleId="berschrift3h3H3Underrubrik2">
    <w:name w:val="Überschrift 3.h3.H3.Underrubrik2"/>
    <w:basedOn w:val="Heading2"/>
    <w:next w:val="Normal"/>
    <w:rsid w:val="00F715D0"/>
    <w:pPr>
      <w:keepLines/>
      <w:numPr>
        <w:numId w:val="7"/>
      </w:numPr>
      <w:spacing w:before="120" w:after="180"/>
      <w:outlineLvl w:val="2"/>
    </w:pPr>
    <w:rPr>
      <w:rFonts w:eastAsia="MS Mincho" w:cs="Times New Roman"/>
      <w:b w:val="0"/>
      <w:bCs w:val="0"/>
      <w:i w:val="0"/>
      <w:iCs w:val="0"/>
      <w:sz w:val="28"/>
      <w:szCs w:val="20"/>
      <w:lang w:eastAsia="de-DE"/>
    </w:rPr>
  </w:style>
  <w:style w:type="paragraph" w:customStyle="1" w:styleId="Bullets">
    <w:name w:val="Bullets"/>
    <w:basedOn w:val="BodyText"/>
    <w:qFormat/>
    <w:rsid w:val="00F715D0"/>
    <w:pPr>
      <w:widowControl w:val="0"/>
      <w:spacing w:after="0"/>
    </w:pPr>
    <w:rPr>
      <w:rFonts w:ascii="Times New Roman" w:eastAsia="SimSun" w:hAnsi="Times New Roman"/>
      <w:color w:val="0000FF"/>
      <w:kern w:val="2"/>
      <w:sz w:val="21"/>
      <w:szCs w:val="20"/>
      <w:lang w:val="en-US" w:eastAsia="zh-CN"/>
    </w:rPr>
  </w:style>
  <w:style w:type="paragraph" w:customStyle="1" w:styleId="BalloonText1">
    <w:name w:val="Balloon Text1"/>
    <w:basedOn w:val="Normal"/>
    <w:semiHidden/>
    <w:rsid w:val="00F715D0"/>
    <w:pPr>
      <w:overflowPunct w:val="0"/>
      <w:autoSpaceDE w:val="0"/>
      <w:autoSpaceDN w:val="0"/>
      <w:adjustRightInd w:val="0"/>
      <w:spacing w:after="180"/>
      <w:textAlignment w:val="baseline"/>
    </w:pPr>
    <w:rPr>
      <w:rFonts w:ascii="Tahoma" w:eastAsia="MS Mincho" w:hAnsi="Tahoma" w:cs="Tahoma"/>
      <w:sz w:val="16"/>
      <w:szCs w:val="16"/>
      <w:lang w:eastAsia="ja-JP"/>
    </w:rPr>
  </w:style>
  <w:style w:type="paragraph" w:customStyle="1" w:styleId="Normal-Figure">
    <w:name w:val="Normal-Figure"/>
    <w:basedOn w:val="Normal"/>
    <w:rsid w:val="00F715D0"/>
    <w:pPr>
      <w:spacing w:before="360" w:line="240" w:lineRule="atLeast"/>
      <w:jc w:val="center"/>
    </w:pPr>
    <w:rPr>
      <w:rFonts w:ascii="Times New Roman" w:eastAsia="MS Mincho" w:hAnsi="Times New Roman"/>
      <w:szCs w:val="20"/>
      <w:lang w:val="en-US" w:eastAsia="ja-JP"/>
    </w:rPr>
  </w:style>
  <w:style w:type="paragraph" w:styleId="BodyTextIndent2">
    <w:name w:val="Body Text Indent 2"/>
    <w:basedOn w:val="Normal"/>
    <w:link w:val="BodyTextIndent2Char"/>
    <w:qFormat/>
    <w:rsid w:val="00F715D0"/>
    <w:pPr>
      <w:spacing w:after="180"/>
      <w:ind w:leftChars="100" w:left="200"/>
    </w:pPr>
    <w:rPr>
      <w:rFonts w:ascii="Times New Roman" w:eastAsia="MS Mincho" w:hAnsi="Times New Roman"/>
      <w:szCs w:val="20"/>
      <w:lang w:eastAsia="ja-JP"/>
    </w:rPr>
  </w:style>
  <w:style w:type="character" w:customStyle="1" w:styleId="BodyTextIndent2Char">
    <w:name w:val="Body Text Indent 2 Char"/>
    <w:basedOn w:val="DefaultParagraphFont"/>
    <w:link w:val="BodyTextIndent2"/>
    <w:qFormat/>
    <w:rsid w:val="00F715D0"/>
    <w:rPr>
      <w:rFonts w:eastAsia="MS Mincho"/>
      <w:lang w:eastAsia="ja-JP"/>
    </w:rPr>
  </w:style>
  <w:style w:type="character" w:customStyle="1" w:styleId="ListChar">
    <w:name w:val="List Char"/>
    <w:link w:val="List"/>
    <w:rsid w:val="00F715D0"/>
    <w:rPr>
      <w:rFonts w:ascii="Times" w:hAnsi="Times"/>
      <w:szCs w:val="24"/>
      <w:lang w:eastAsia="en-US"/>
    </w:rPr>
  </w:style>
  <w:style w:type="character" w:customStyle="1" w:styleId="List2Char">
    <w:name w:val="List 2 Char"/>
    <w:link w:val="List2"/>
    <w:rsid w:val="00F715D0"/>
    <w:rPr>
      <w:rFonts w:ascii="Times" w:hAnsi="Times"/>
      <w:szCs w:val="24"/>
      <w:lang w:eastAsia="en-US"/>
    </w:rPr>
  </w:style>
  <w:style w:type="character" w:customStyle="1" w:styleId="List3Char">
    <w:name w:val="List 3 Char"/>
    <w:link w:val="List3"/>
    <w:rsid w:val="00F715D0"/>
    <w:rPr>
      <w:rFonts w:ascii="Times" w:hAnsi="Times"/>
      <w:szCs w:val="24"/>
      <w:lang w:eastAsia="en-US"/>
    </w:rPr>
  </w:style>
  <w:style w:type="paragraph" w:styleId="ListContinue2">
    <w:name w:val="List Continue 2"/>
    <w:basedOn w:val="Normal"/>
    <w:qFormat/>
    <w:rsid w:val="00F715D0"/>
    <w:pPr>
      <w:spacing w:after="180"/>
      <w:ind w:leftChars="400" w:left="850"/>
    </w:pPr>
    <w:rPr>
      <w:rFonts w:ascii="Times New Roman" w:eastAsia="MS Mincho" w:hAnsi="Times New Roman"/>
      <w:szCs w:val="20"/>
      <w:lang w:eastAsia="ja-JP"/>
    </w:rPr>
  </w:style>
  <w:style w:type="paragraph" w:styleId="BodyTextFirstIndent2">
    <w:name w:val="Body Text First Indent 2"/>
    <w:basedOn w:val="BodyTextIndent"/>
    <w:link w:val="BodyTextFirstIndent2Char"/>
    <w:qFormat/>
    <w:rsid w:val="00F715D0"/>
    <w:pPr>
      <w:spacing w:after="180" w:line="240" w:lineRule="auto"/>
      <w:ind w:leftChars="400" w:left="851" w:firstLineChars="100" w:firstLine="210"/>
    </w:pPr>
    <w:rPr>
      <w:rFonts w:eastAsia="MS Mincho"/>
      <w:lang w:val="en-GB" w:eastAsia="en-US"/>
    </w:rPr>
  </w:style>
  <w:style w:type="character" w:customStyle="1" w:styleId="BodyTextFirstIndent2Char">
    <w:name w:val="Body Text First Indent 2 Char"/>
    <w:basedOn w:val="BodyTextIndentChar"/>
    <w:link w:val="BodyTextFirstIndent2"/>
    <w:qFormat/>
    <w:rsid w:val="00F715D0"/>
    <w:rPr>
      <w:rFonts w:eastAsia="MS Mincho"/>
      <w:lang w:val="en-US" w:eastAsia="en-US"/>
    </w:rPr>
  </w:style>
  <w:style w:type="paragraph" w:customStyle="1" w:styleId="List1">
    <w:name w:val="List 1"/>
    <w:basedOn w:val="Normal"/>
    <w:rsid w:val="00F715D0"/>
    <w:pPr>
      <w:spacing w:after="120"/>
      <w:ind w:left="568" w:hanging="284"/>
    </w:pPr>
    <w:rPr>
      <w:rFonts w:ascii="Arial" w:eastAsia="MS Mincho" w:hAnsi="Arial"/>
      <w:szCs w:val="22"/>
      <w:lang w:eastAsia="ja-JP"/>
    </w:rPr>
  </w:style>
  <w:style w:type="paragraph" w:customStyle="1" w:styleId="assocaitedwith">
    <w:name w:val="assocaited with"/>
    <w:basedOn w:val="Normal"/>
    <w:rsid w:val="00F715D0"/>
    <w:pPr>
      <w:spacing w:after="180"/>
      <w:jc w:val="center"/>
    </w:pPr>
    <w:rPr>
      <w:rFonts w:ascii="Times New Roman" w:eastAsia="MS Mincho" w:hAnsi="Times New Roman"/>
      <w:szCs w:val="20"/>
      <w:lang w:eastAsia="ja-JP"/>
    </w:rPr>
  </w:style>
  <w:style w:type="paragraph" w:customStyle="1" w:styleId="Nor">
    <w:name w:val="Nor'"/>
    <w:basedOn w:val="assocaitedwith"/>
    <w:rsid w:val="00F715D0"/>
    <w:rPr>
      <w:b/>
    </w:rPr>
  </w:style>
  <w:style w:type="table" w:styleId="TableClassic2">
    <w:name w:val="Table Classic 2"/>
    <w:basedOn w:val="TableNormal"/>
    <w:rsid w:val="00F715D0"/>
    <w:pPr>
      <w:spacing w:after="180"/>
    </w:pPr>
    <w:rPr>
      <w:rFonts w:ascii="CG Times (WN)" w:eastAsia="MS Mincho" w:hAnsi="CG Times (WN)"/>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1">
    <w:name w:val="Table Classic 1"/>
    <w:basedOn w:val="TableNormal"/>
    <w:rsid w:val="00F715D0"/>
    <w:pPr>
      <w:spacing w:after="180"/>
    </w:pPr>
    <w:rPr>
      <w:rFonts w:ascii="CG Times (WN)" w:eastAsia="MS Mincho" w:hAnsi="CG Times (WN)"/>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F715D0"/>
    <w:pPr>
      <w:spacing w:after="180"/>
    </w:pPr>
    <w:rPr>
      <w:rFonts w:ascii="CG Times (WN)" w:eastAsia="MS Mincho" w:hAnsi="CG Times (WN)"/>
      <w:lang w:eastAsia="zh-C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F715D0"/>
    <w:pPr>
      <w:spacing w:after="180"/>
    </w:pPr>
    <w:rPr>
      <w:rFonts w:ascii="CG Times (WN)" w:eastAsia="MS Mincho" w:hAnsi="CG Times (W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Simple2">
    <w:name w:val="Table Simple 2"/>
    <w:basedOn w:val="TableNormal"/>
    <w:rsid w:val="00F715D0"/>
    <w:pPr>
      <w:spacing w:after="180"/>
    </w:pPr>
    <w:rPr>
      <w:rFonts w:ascii="CG Times (WN)" w:eastAsia="MS Mincho" w:hAnsi="CG Times (WN)"/>
      <w:lang w:eastAsia="zh-C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customStyle="1" w:styleId="12">
    <w:name w:val="浅色列表1"/>
    <w:basedOn w:val="TableNormal"/>
    <w:uiPriority w:val="61"/>
    <w:rsid w:val="00F715D0"/>
    <w:rPr>
      <w:rFonts w:ascii="CG Times (WN)" w:eastAsia="MS Mincho" w:hAnsi="CG Times (WN)"/>
      <w:lang w:eastAsia="zh-CN"/>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Shading-Accent6">
    <w:name w:val="Light Shading Accent 6"/>
    <w:basedOn w:val="TableNormal"/>
    <w:uiPriority w:val="60"/>
    <w:rsid w:val="00F715D0"/>
    <w:rPr>
      <w:rFonts w:ascii="CG Times (WN)" w:eastAsia="MS Mincho" w:hAnsi="CG Times (WN)"/>
      <w:color w:val="E36C0A"/>
      <w:lang w:eastAsia="zh-CN"/>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MediumShading2-Accent3">
    <w:name w:val="Medium Shading 2 Accent 3"/>
    <w:basedOn w:val="TableNormal"/>
    <w:uiPriority w:val="64"/>
    <w:rsid w:val="00F715D0"/>
    <w:rPr>
      <w:rFonts w:ascii="CG Times (WN)" w:eastAsia="MS Mincho" w:hAnsi="CG Times (WN)"/>
      <w:lang w:eastAsia="zh-C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TableGrid4">
    <w:name w:val="Table Grid 4"/>
    <w:basedOn w:val="TableNormal"/>
    <w:rsid w:val="00F715D0"/>
    <w:pPr>
      <w:spacing w:after="180"/>
    </w:pPr>
    <w:rPr>
      <w:rFonts w:ascii="CG Times (WN)" w:eastAsia="MS Mincho" w:hAnsi="CG Times (WN)"/>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3">
    <w:name w:val="Table Grid 3"/>
    <w:basedOn w:val="TableNormal"/>
    <w:rsid w:val="00F715D0"/>
    <w:pPr>
      <w:spacing w:after="180"/>
    </w:pPr>
    <w:rPr>
      <w:rFonts w:ascii="CG Times (WN)" w:eastAsia="MS Mincho" w:hAnsi="CG Times (WN)"/>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2">
    <w:name w:val="Table Grid 2"/>
    <w:basedOn w:val="TableNormal"/>
    <w:rsid w:val="00F715D0"/>
    <w:pPr>
      <w:spacing w:after="180"/>
    </w:pPr>
    <w:rPr>
      <w:rFonts w:ascii="CG Times (WN)" w:eastAsia="MS Mincho" w:hAnsi="CG Times (WN)"/>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Elegant">
    <w:name w:val="Table Elegant"/>
    <w:basedOn w:val="TableNormal"/>
    <w:rsid w:val="00F715D0"/>
    <w:pPr>
      <w:spacing w:after="180"/>
    </w:pPr>
    <w:rPr>
      <w:rFonts w:ascii="CG Times (WN)" w:eastAsia="MS Mincho" w:hAnsi="CG Times (WN)"/>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customStyle="1" w:styleId="MTDisplayEquation">
    <w:name w:val="MTDisplayEquation"/>
    <w:basedOn w:val="Normal"/>
    <w:next w:val="Normal"/>
    <w:link w:val="MTDisplayEquationChar"/>
    <w:qFormat/>
    <w:rsid w:val="00F715D0"/>
    <w:pPr>
      <w:widowControl w:val="0"/>
      <w:tabs>
        <w:tab w:val="center" w:pos="4160"/>
        <w:tab w:val="right" w:pos="8300"/>
      </w:tabs>
      <w:jc w:val="both"/>
    </w:pPr>
    <w:rPr>
      <w:rFonts w:ascii="Calibri" w:eastAsia="SimSun" w:hAnsi="Calibri"/>
      <w:kern w:val="2"/>
      <w:sz w:val="21"/>
      <w:szCs w:val="22"/>
      <w:lang w:val="en-US" w:eastAsia="zh-CN"/>
    </w:rPr>
  </w:style>
  <w:style w:type="character" w:customStyle="1" w:styleId="MTDisplayEquationChar">
    <w:name w:val="MTDisplayEquation Char"/>
    <w:link w:val="MTDisplayEquation"/>
    <w:rsid w:val="00F715D0"/>
    <w:rPr>
      <w:rFonts w:ascii="Calibri" w:eastAsia="SimSun" w:hAnsi="Calibri"/>
      <w:kern w:val="2"/>
      <w:sz w:val="21"/>
      <w:szCs w:val="22"/>
      <w:lang w:val="en-US" w:eastAsia="zh-CN"/>
    </w:rPr>
  </w:style>
  <w:style w:type="paragraph" w:customStyle="1" w:styleId="ad">
    <w:name w:val="样式 正文"/>
    <w:basedOn w:val="Normal"/>
    <w:link w:val="Char1"/>
    <w:rsid w:val="00F715D0"/>
    <w:pPr>
      <w:widowControl w:val="0"/>
      <w:ind w:firstLineChars="200" w:firstLine="420"/>
      <w:jc w:val="both"/>
    </w:pPr>
    <w:rPr>
      <w:rFonts w:ascii="Times New Roman" w:eastAsia="SimSun" w:hAnsi="Times New Roman" w:cs="SimSun"/>
      <w:kern w:val="2"/>
      <w:sz w:val="21"/>
      <w:szCs w:val="20"/>
      <w:lang w:val="en-US" w:eastAsia="zh-CN"/>
    </w:rPr>
  </w:style>
  <w:style w:type="character" w:customStyle="1" w:styleId="Char1">
    <w:name w:val="样式 正文 Char"/>
    <w:link w:val="ad"/>
    <w:rsid w:val="00F715D0"/>
    <w:rPr>
      <w:rFonts w:eastAsia="SimSun" w:cs="SimSun"/>
      <w:kern w:val="2"/>
      <w:sz w:val="21"/>
      <w:lang w:val="en-US" w:eastAsia="zh-CN"/>
    </w:rPr>
  </w:style>
  <w:style w:type="paragraph" w:customStyle="1" w:styleId="ae">
    <w:name w:val="公式"/>
    <w:basedOn w:val="Normal"/>
    <w:rsid w:val="00F715D0"/>
    <w:pPr>
      <w:widowControl w:val="0"/>
      <w:ind w:firstLine="420"/>
      <w:jc w:val="right"/>
    </w:pPr>
    <w:rPr>
      <w:rFonts w:ascii="Times New Roman" w:eastAsia="SimSun" w:hAnsi="Times New Roman" w:cs="SimSun"/>
      <w:kern w:val="2"/>
      <w:sz w:val="21"/>
      <w:szCs w:val="20"/>
      <w:lang w:val="en-US" w:eastAsia="zh-CN"/>
    </w:rPr>
  </w:style>
  <w:style w:type="paragraph" w:customStyle="1" w:styleId="Normal9pointspacing">
    <w:name w:val="Normal 9 point spacing"/>
    <w:basedOn w:val="BodyText"/>
    <w:link w:val="Normal9pointspacingChar"/>
    <w:qFormat/>
    <w:rsid w:val="00F715D0"/>
    <w:pPr>
      <w:spacing w:before="180" w:after="60"/>
    </w:pPr>
    <w:rPr>
      <w:rFonts w:ascii="Times New Roman" w:eastAsia="MS Mincho" w:hAnsi="Times New Roman"/>
    </w:rPr>
  </w:style>
  <w:style w:type="character" w:customStyle="1" w:styleId="Normal9pointspacingChar">
    <w:name w:val="Normal 9 point spacing Char"/>
    <w:link w:val="Normal9pointspacing"/>
    <w:qFormat/>
    <w:rsid w:val="00F715D0"/>
    <w:rPr>
      <w:rFonts w:eastAsia="MS Mincho"/>
      <w:szCs w:val="24"/>
      <w:lang w:eastAsia="en-US"/>
    </w:rPr>
  </w:style>
  <w:style w:type="paragraph" w:customStyle="1" w:styleId="Doc-title">
    <w:name w:val="Doc-title"/>
    <w:basedOn w:val="Normal"/>
    <w:link w:val="Doc-titleChar"/>
    <w:qFormat/>
    <w:rsid w:val="00F715D0"/>
    <w:pPr>
      <w:spacing w:before="60"/>
      <w:ind w:left="1259" w:hanging="1259"/>
    </w:pPr>
    <w:rPr>
      <w:rFonts w:ascii="Arial" w:eastAsia="SimSun" w:hAnsi="Arial" w:cs="Arial"/>
      <w:szCs w:val="20"/>
      <w:lang w:val="en-US" w:eastAsia="zh-CN"/>
    </w:rPr>
  </w:style>
  <w:style w:type="paragraph" w:customStyle="1" w:styleId="onecomwebmail-msonormal">
    <w:name w:val="onecomwebmail-msonormal"/>
    <w:basedOn w:val="Normal"/>
    <w:qFormat/>
    <w:rsid w:val="00F715D0"/>
    <w:pPr>
      <w:spacing w:before="100" w:beforeAutospacing="1" w:after="100" w:afterAutospacing="1"/>
    </w:pPr>
    <w:rPr>
      <w:rFonts w:ascii="Times New Roman" w:eastAsia="Times New Roman" w:hAnsi="Times New Roman"/>
      <w:sz w:val="24"/>
      <w:lang w:val="en-US"/>
    </w:rPr>
  </w:style>
  <w:style w:type="paragraph" w:customStyle="1" w:styleId="Figure">
    <w:name w:val="Figure"/>
    <w:basedOn w:val="Normal"/>
    <w:next w:val="Caption"/>
    <w:qFormat/>
    <w:rsid w:val="00F715D0"/>
    <w:pPr>
      <w:keepNext/>
      <w:keepLines/>
      <w:spacing w:before="180" w:after="160" w:line="259" w:lineRule="auto"/>
      <w:jc w:val="center"/>
    </w:pPr>
    <w:rPr>
      <w:rFonts w:ascii="Calibri" w:eastAsia="Calibri" w:hAnsi="Calibri"/>
      <w:sz w:val="22"/>
      <w:szCs w:val="22"/>
      <w:lang w:val="en-US"/>
    </w:rPr>
  </w:style>
  <w:style w:type="paragraph" w:styleId="TableofFigures">
    <w:name w:val="table of figures"/>
    <w:basedOn w:val="Normal"/>
    <w:next w:val="Normal"/>
    <w:uiPriority w:val="99"/>
    <w:qFormat/>
    <w:rsid w:val="00F715D0"/>
    <w:pPr>
      <w:spacing w:after="160" w:line="259" w:lineRule="auto"/>
      <w:ind w:left="1418" w:hanging="1418"/>
    </w:pPr>
    <w:rPr>
      <w:rFonts w:ascii="Calibri" w:eastAsia="Calibri" w:hAnsi="Calibri"/>
      <w:b/>
      <w:sz w:val="22"/>
      <w:szCs w:val="22"/>
      <w:lang w:val="en-US"/>
    </w:rPr>
  </w:style>
  <w:style w:type="paragraph" w:customStyle="1" w:styleId="references0">
    <w:name w:val="references"/>
    <w:rsid w:val="00F715D0"/>
    <w:pPr>
      <w:numPr>
        <w:numId w:val="36"/>
      </w:numPr>
      <w:spacing w:after="50" w:line="180" w:lineRule="exact"/>
      <w:jc w:val="both"/>
    </w:pPr>
    <w:rPr>
      <w:rFonts w:eastAsia="MS Mincho"/>
      <w:noProof/>
      <w:sz w:val="16"/>
      <w:szCs w:val="16"/>
      <w:lang w:val="en-US" w:eastAsia="en-US"/>
    </w:rPr>
  </w:style>
  <w:style w:type="paragraph" w:styleId="IndexHeading">
    <w:name w:val="index heading"/>
    <w:basedOn w:val="Normal"/>
    <w:next w:val="Normal"/>
    <w:qFormat/>
    <w:rsid w:val="00F715D0"/>
    <w:pPr>
      <w:pBdr>
        <w:top w:val="single" w:sz="12" w:space="0" w:color="auto"/>
      </w:pBdr>
      <w:spacing w:before="360" w:after="240"/>
    </w:pPr>
    <w:rPr>
      <w:rFonts w:ascii="Times New Roman" w:eastAsia="SimSun" w:hAnsi="Times New Roman"/>
      <w:b/>
      <w:i/>
      <w:sz w:val="26"/>
      <w:szCs w:val="20"/>
    </w:rPr>
  </w:style>
  <w:style w:type="paragraph" w:customStyle="1" w:styleId="NumberedList">
    <w:name w:val="Numbered List"/>
    <w:basedOn w:val="Normal"/>
    <w:rsid w:val="00F715D0"/>
    <w:pPr>
      <w:numPr>
        <w:numId w:val="38"/>
      </w:numPr>
      <w:jc w:val="both"/>
    </w:pPr>
    <w:rPr>
      <w:rFonts w:ascii="Times New Roman" w:eastAsia="MS Mincho" w:hAnsi="Times New Roman"/>
      <w:szCs w:val="20"/>
    </w:rPr>
  </w:style>
  <w:style w:type="paragraph" w:customStyle="1" w:styleId="FigureCaption">
    <w:name w:val="Figure Caption"/>
    <w:aliases w:val="fc Char,Figure Caption Char"/>
    <w:basedOn w:val="Normal"/>
    <w:rsid w:val="00F715D0"/>
    <w:pPr>
      <w:keepLines/>
      <w:spacing w:before="60" w:after="120" w:line="300" w:lineRule="atLeast"/>
      <w:ind w:left="1008" w:hanging="1008"/>
      <w:jc w:val="both"/>
    </w:pPr>
    <w:rPr>
      <w:rFonts w:ascii="Times New Roman" w:eastAsia="????" w:hAnsi="Times New Roman"/>
      <w:szCs w:val="20"/>
      <w:lang w:val="en-US"/>
    </w:rPr>
  </w:style>
  <w:style w:type="paragraph" w:customStyle="1" w:styleId="Equation-Numbered">
    <w:name w:val="Equation-Numbered"/>
    <w:basedOn w:val="Normal"/>
    <w:next w:val="Normal"/>
    <w:autoRedefine/>
    <w:rsid w:val="00F715D0"/>
    <w:pPr>
      <w:spacing w:before="120" w:after="120" w:line="240" w:lineRule="atLeast"/>
      <w:jc w:val="right"/>
    </w:pPr>
    <w:rPr>
      <w:rFonts w:ascii="Times New Roman" w:eastAsia="SimSun" w:hAnsi="Times New Roman"/>
      <w:sz w:val="22"/>
      <w:szCs w:val="20"/>
      <w:lang w:val="en-US"/>
    </w:rPr>
  </w:style>
  <w:style w:type="paragraph" w:customStyle="1" w:styleId="multifig">
    <w:name w:val="multifig"/>
    <w:basedOn w:val="Normal"/>
    <w:rsid w:val="00F715D0"/>
    <w:pPr>
      <w:keepNext/>
      <w:tabs>
        <w:tab w:val="center" w:pos="2160"/>
        <w:tab w:val="center" w:pos="6480"/>
      </w:tabs>
      <w:spacing w:line="240" w:lineRule="atLeast"/>
    </w:pPr>
    <w:rPr>
      <w:rFonts w:ascii="Times New Roman" w:eastAsia="SimSun" w:hAnsi="Times New Roman"/>
      <w:sz w:val="24"/>
      <w:szCs w:val="20"/>
      <w:lang w:val="en-US"/>
    </w:rPr>
  </w:style>
  <w:style w:type="paragraph" w:customStyle="1" w:styleId="TableCaption">
    <w:name w:val="TableCaption"/>
    <w:basedOn w:val="Normal"/>
    <w:rsid w:val="00F715D0"/>
    <w:pPr>
      <w:keepNext/>
      <w:tabs>
        <w:tab w:val="left" w:pos="936"/>
      </w:tabs>
      <w:spacing w:before="120" w:after="60"/>
      <w:ind w:left="936" w:hanging="936"/>
      <w:jc w:val="both"/>
    </w:pPr>
    <w:rPr>
      <w:rFonts w:ascii="Times New Roman" w:eastAsia="SimSun" w:hAnsi="Times New Roman"/>
      <w:sz w:val="22"/>
      <w:szCs w:val="20"/>
      <w:lang w:val="en-US"/>
    </w:rPr>
  </w:style>
  <w:style w:type="paragraph" w:customStyle="1" w:styleId="EquationNumbered">
    <w:name w:val="Equation Numbered"/>
    <w:basedOn w:val="Normal"/>
    <w:rsid w:val="00F715D0"/>
    <w:pPr>
      <w:tabs>
        <w:tab w:val="center" w:pos="4320"/>
        <w:tab w:val="right" w:pos="8640"/>
      </w:tabs>
      <w:spacing w:before="60" w:after="60" w:line="300" w:lineRule="atLeast"/>
    </w:pPr>
    <w:rPr>
      <w:rFonts w:ascii="Times New Roman" w:eastAsia="SimSun" w:hAnsi="Times New Roman"/>
      <w:sz w:val="22"/>
      <w:szCs w:val="20"/>
      <w:lang w:val="en-US"/>
    </w:rPr>
  </w:style>
  <w:style w:type="paragraph" w:customStyle="1" w:styleId="Style10ptChar">
    <w:name w:val="Style 10 pt Char"/>
    <w:basedOn w:val="Normal"/>
    <w:rsid w:val="00F715D0"/>
    <w:pPr>
      <w:spacing w:before="120" w:line="240" w:lineRule="exact"/>
      <w:jc w:val="both"/>
    </w:pPr>
    <w:rPr>
      <w:rFonts w:ascii="Times New Roman" w:eastAsia="MS Mincho" w:hAnsi="Times New Roman"/>
      <w:szCs w:val="20"/>
      <w:lang w:val="en-US"/>
    </w:rPr>
  </w:style>
  <w:style w:type="character" w:customStyle="1" w:styleId="Style10ptCharChar">
    <w:name w:val="Style 10 pt Char Char"/>
    <w:rsid w:val="00F715D0"/>
    <w:rPr>
      <w:rFonts w:ascii="Arial" w:eastAsia="MS Mincho" w:hAnsi="Arial" w:cs="Arial"/>
      <w:color w:val="0000FF"/>
      <w:kern w:val="2"/>
      <w:lang w:val="en-US" w:eastAsia="en-US" w:bidi="ar-SA"/>
    </w:rPr>
  </w:style>
  <w:style w:type="paragraph" w:customStyle="1" w:styleId="Style10ptBoldChar">
    <w:name w:val="Style 10 pt Bold Char"/>
    <w:basedOn w:val="Normal"/>
    <w:autoRedefine/>
    <w:rsid w:val="00F715D0"/>
    <w:pPr>
      <w:spacing w:before="60" w:after="60" w:line="240" w:lineRule="exact"/>
      <w:jc w:val="both"/>
    </w:pPr>
    <w:rPr>
      <w:rFonts w:ascii="Times New Roman" w:eastAsia="MS Mincho" w:hAnsi="Times New Roman"/>
      <w:b/>
      <w:szCs w:val="20"/>
      <w:lang w:val="en-US"/>
    </w:rPr>
  </w:style>
  <w:style w:type="character" w:customStyle="1" w:styleId="Style10ptBoldCharChar">
    <w:name w:val="Style 10 pt Bold Char Char"/>
    <w:rsid w:val="00F715D0"/>
    <w:rPr>
      <w:rFonts w:ascii="Arial" w:eastAsia="MS Mincho" w:hAnsi="Arial" w:cs="Arial"/>
      <w:b/>
      <w:color w:val="0000FF"/>
      <w:kern w:val="2"/>
      <w:lang w:val="en-US" w:eastAsia="en-US" w:bidi="ar-SA"/>
    </w:rPr>
  </w:style>
  <w:style w:type="paragraph" w:styleId="HTMLPreformatted">
    <w:name w:val="HTML Preformatted"/>
    <w:basedOn w:val="Normal"/>
    <w:link w:val="HTMLPreformattedChar"/>
    <w:qFormat/>
    <w:rsid w:val="00F715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lang w:val="en-US" w:eastAsia="ko-KR"/>
    </w:rPr>
  </w:style>
  <w:style w:type="character" w:customStyle="1" w:styleId="HTMLPreformattedChar">
    <w:name w:val="HTML Preformatted Char"/>
    <w:basedOn w:val="DefaultParagraphFont"/>
    <w:link w:val="HTMLPreformatted"/>
    <w:qFormat/>
    <w:rsid w:val="00F715D0"/>
    <w:rPr>
      <w:rFonts w:ascii="Courier New" w:hAnsi="Courier New" w:cs="Courier New"/>
      <w:lang w:val="en-US" w:eastAsia="ko-KR"/>
    </w:rPr>
  </w:style>
  <w:style w:type="paragraph" w:customStyle="1" w:styleId="Bullet0">
    <w:name w:val="Bullet"/>
    <w:basedOn w:val="Normal"/>
    <w:rsid w:val="00F715D0"/>
    <w:pPr>
      <w:numPr>
        <w:numId w:val="37"/>
      </w:numPr>
      <w:tabs>
        <w:tab w:val="clear" w:pos="1440"/>
        <w:tab w:val="num" w:pos="432"/>
      </w:tabs>
      <w:ind w:left="432" w:hanging="432"/>
    </w:pPr>
    <w:rPr>
      <w:rFonts w:ascii="Times New Roman" w:eastAsia="SimSun" w:hAnsi="Times New Roman"/>
      <w:sz w:val="24"/>
      <w:lang w:val="en-US"/>
    </w:rPr>
  </w:style>
  <w:style w:type="character" w:customStyle="1" w:styleId="FigureCaption1">
    <w:name w:val="Figure Caption1"/>
    <w:aliases w:val="fc Char1,Figure Caption Char Char"/>
    <w:rsid w:val="00F715D0"/>
    <w:rPr>
      <w:rFonts w:ascii="Arial" w:eastAsia="????" w:hAnsi="Arial" w:cs="Arial"/>
      <w:color w:val="0000FF"/>
      <w:kern w:val="2"/>
      <w:lang w:val="en-US" w:eastAsia="en-US" w:bidi="ar-SA"/>
    </w:rPr>
  </w:style>
  <w:style w:type="paragraph" w:customStyle="1" w:styleId="FigureCentered">
    <w:name w:val="FigureCentered"/>
    <w:basedOn w:val="Normal"/>
    <w:next w:val="Normal"/>
    <w:rsid w:val="00F715D0"/>
    <w:pPr>
      <w:keepNext/>
      <w:spacing w:before="60" w:after="60" w:line="240" w:lineRule="atLeast"/>
      <w:jc w:val="center"/>
    </w:pPr>
    <w:rPr>
      <w:rFonts w:ascii="Times New Roman" w:eastAsia="SimSun" w:hAnsi="Times New Roman"/>
      <w:sz w:val="24"/>
      <w:szCs w:val="20"/>
      <w:lang w:val="en-US"/>
    </w:rPr>
  </w:style>
  <w:style w:type="character" w:customStyle="1" w:styleId="Equation-NumberedChar">
    <w:name w:val="Equation-Numbered Char"/>
    <w:rsid w:val="00F715D0"/>
    <w:rPr>
      <w:rFonts w:ascii="Arial" w:eastAsia="SimSun" w:hAnsi="Arial" w:cs="Arial"/>
      <w:color w:val="0000FF"/>
      <w:kern w:val="2"/>
      <w:sz w:val="22"/>
      <w:lang w:val="en-US" w:eastAsia="en-US" w:bidi="ar-SA"/>
    </w:rPr>
  </w:style>
  <w:style w:type="paragraph" w:customStyle="1" w:styleId="item">
    <w:name w:val="item"/>
    <w:basedOn w:val="Normal"/>
    <w:rsid w:val="00F715D0"/>
    <w:pPr>
      <w:numPr>
        <w:numId w:val="39"/>
      </w:numPr>
      <w:jc w:val="both"/>
    </w:pPr>
    <w:rPr>
      <w:rFonts w:ascii="Times New Roman" w:eastAsia="MS Mincho" w:hAnsi="Times New Roman"/>
      <w:szCs w:val="20"/>
    </w:rPr>
  </w:style>
  <w:style w:type="paragraph" w:customStyle="1" w:styleId="PaperTableCell">
    <w:name w:val="PaperTableCell"/>
    <w:basedOn w:val="Normal"/>
    <w:qFormat/>
    <w:rsid w:val="00F715D0"/>
    <w:pPr>
      <w:jc w:val="both"/>
    </w:pPr>
    <w:rPr>
      <w:rFonts w:ascii="Times New Roman" w:eastAsia="SimSun" w:hAnsi="Times New Roman"/>
      <w:sz w:val="16"/>
      <w:lang w:val="en-US"/>
    </w:rPr>
  </w:style>
  <w:style w:type="character" w:styleId="LineNumber">
    <w:name w:val="line number"/>
    <w:rsid w:val="00F715D0"/>
    <w:rPr>
      <w:rFonts w:ascii="Arial" w:eastAsia="SimSun" w:hAnsi="Arial" w:cs="Arial"/>
      <w:color w:val="0000FF"/>
      <w:kern w:val="2"/>
      <w:sz w:val="18"/>
      <w:lang w:val="en-US" w:eastAsia="zh-CN" w:bidi="ar-SA"/>
    </w:rPr>
  </w:style>
  <w:style w:type="paragraph" w:customStyle="1" w:styleId="figure0">
    <w:name w:val="figure"/>
    <w:basedOn w:val="Normal"/>
    <w:link w:val="figure1"/>
    <w:qFormat/>
    <w:rsid w:val="00F715D0"/>
    <w:pPr>
      <w:keepNext/>
      <w:keepLines/>
      <w:spacing w:before="60" w:after="60" w:line="240" w:lineRule="atLeast"/>
      <w:jc w:val="center"/>
    </w:pPr>
    <w:rPr>
      <w:rFonts w:ascii="Times New Roman" w:eastAsia="SimSun" w:hAnsi="Times New Roman"/>
      <w:szCs w:val="20"/>
      <w:lang w:val="en-US"/>
    </w:rPr>
  </w:style>
  <w:style w:type="character" w:customStyle="1" w:styleId="moz-txt-tag">
    <w:name w:val="moz-txt-tag"/>
    <w:rsid w:val="00F715D0"/>
    <w:rPr>
      <w:rFonts w:ascii="Arial" w:eastAsia="SimSun" w:hAnsi="Arial" w:cs="Arial"/>
      <w:color w:val="0000FF"/>
      <w:kern w:val="2"/>
      <w:lang w:val="en-US" w:eastAsia="zh-CN" w:bidi="ar-SA"/>
    </w:rPr>
  </w:style>
  <w:style w:type="character" w:customStyle="1" w:styleId="GuidanceChar">
    <w:name w:val="Guidance Char"/>
    <w:rsid w:val="00F715D0"/>
    <w:rPr>
      <w:i/>
      <w:color w:val="0000FF"/>
      <w:lang w:val="en-GB" w:eastAsia="en-US" w:bidi="ar-SA"/>
    </w:rPr>
  </w:style>
  <w:style w:type="paragraph" w:styleId="BodyTextIndent3">
    <w:name w:val="Body Text Indent 3"/>
    <w:basedOn w:val="Normal"/>
    <w:link w:val="BodyTextIndent3Char"/>
    <w:qFormat/>
    <w:rsid w:val="00F715D0"/>
    <w:pPr>
      <w:overflowPunct w:val="0"/>
      <w:autoSpaceDE w:val="0"/>
      <w:autoSpaceDN w:val="0"/>
      <w:adjustRightInd w:val="0"/>
      <w:ind w:left="1080"/>
      <w:textAlignment w:val="baseline"/>
    </w:pPr>
    <w:rPr>
      <w:rFonts w:ascii="Times New Roman" w:eastAsia="SimSun" w:hAnsi="Times New Roman"/>
      <w:szCs w:val="20"/>
      <w:lang w:val="en-US" w:eastAsia="ja-JP"/>
    </w:rPr>
  </w:style>
  <w:style w:type="character" w:customStyle="1" w:styleId="BodyTextIndent3Char">
    <w:name w:val="Body Text Indent 3 Char"/>
    <w:basedOn w:val="DefaultParagraphFont"/>
    <w:link w:val="BodyTextIndent3"/>
    <w:qFormat/>
    <w:rsid w:val="00F715D0"/>
    <w:rPr>
      <w:rFonts w:eastAsia="SimSun"/>
      <w:lang w:val="en-US" w:eastAsia="ja-JP"/>
    </w:rPr>
  </w:style>
  <w:style w:type="paragraph" w:customStyle="1" w:styleId="CharCharCharCharCharChar1CharChar">
    <w:name w:val="Char Char Char Char Char Char1 Char Char"/>
    <w:next w:val="Normal"/>
    <w:semiHidden/>
    <w:qFormat/>
    <w:rsid w:val="00F715D0"/>
    <w:pPr>
      <w:keepNext/>
      <w:tabs>
        <w:tab w:val="num" w:pos="720"/>
      </w:tabs>
      <w:autoSpaceDE w:val="0"/>
      <w:autoSpaceDN w:val="0"/>
      <w:adjustRightInd w:val="0"/>
      <w:ind w:left="720" w:hanging="360"/>
      <w:jc w:val="both"/>
    </w:pPr>
    <w:rPr>
      <w:rFonts w:eastAsia="SimSun"/>
      <w:kern w:val="2"/>
      <w:lang w:eastAsia="zh-CN"/>
    </w:rPr>
  </w:style>
  <w:style w:type="paragraph" w:customStyle="1" w:styleId="numberedlist0">
    <w:name w:val="numbered list"/>
    <w:basedOn w:val="ListBullet"/>
    <w:rsid w:val="00F715D0"/>
    <w:pPr>
      <w:widowControl w:val="0"/>
      <w:tabs>
        <w:tab w:val="num" w:pos="574"/>
      </w:tabs>
      <w:overflowPunct/>
      <w:autoSpaceDE/>
      <w:autoSpaceDN/>
      <w:adjustRightInd/>
      <w:spacing w:after="0"/>
      <w:ind w:left="0" w:hangingChars="200" w:hanging="200"/>
      <w:jc w:val="both"/>
      <w:textAlignment w:val="auto"/>
    </w:pPr>
    <w:rPr>
      <w:rFonts w:eastAsia="MS Gothic"/>
      <w:kern w:val="2"/>
      <w:lang w:val="en-US" w:eastAsia="ja-JP"/>
    </w:rPr>
  </w:style>
  <w:style w:type="paragraph" w:customStyle="1" w:styleId="TabList">
    <w:name w:val="TabList"/>
    <w:basedOn w:val="Normal"/>
    <w:rsid w:val="00F715D0"/>
    <w:pPr>
      <w:tabs>
        <w:tab w:val="left" w:pos="1134"/>
      </w:tabs>
      <w:overflowPunct w:val="0"/>
      <w:autoSpaceDE w:val="0"/>
      <w:autoSpaceDN w:val="0"/>
      <w:adjustRightInd w:val="0"/>
      <w:textAlignment w:val="baseline"/>
    </w:pPr>
    <w:rPr>
      <w:rFonts w:ascii="Times New Roman" w:eastAsia="MS Mincho" w:hAnsi="Times New Roman"/>
      <w:szCs w:val="20"/>
      <w:lang w:eastAsia="en-GB"/>
    </w:rPr>
  </w:style>
  <w:style w:type="paragraph" w:customStyle="1" w:styleId="tabletext0">
    <w:name w:val="table text"/>
    <w:basedOn w:val="Normal"/>
    <w:next w:val="table"/>
    <w:rsid w:val="00F715D0"/>
    <w:pPr>
      <w:overflowPunct w:val="0"/>
      <w:autoSpaceDE w:val="0"/>
      <w:autoSpaceDN w:val="0"/>
      <w:adjustRightInd w:val="0"/>
      <w:textAlignment w:val="baseline"/>
    </w:pPr>
    <w:rPr>
      <w:rFonts w:ascii="Times New Roman" w:eastAsia="MS Mincho" w:hAnsi="Times New Roman"/>
      <w:i/>
      <w:szCs w:val="20"/>
      <w:lang w:eastAsia="en-GB"/>
    </w:rPr>
  </w:style>
  <w:style w:type="paragraph" w:customStyle="1" w:styleId="table">
    <w:name w:val="table"/>
    <w:basedOn w:val="Normal"/>
    <w:next w:val="Normal"/>
    <w:link w:val="table0"/>
    <w:qFormat/>
    <w:rsid w:val="00F715D0"/>
    <w:pPr>
      <w:overflowPunct w:val="0"/>
      <w:autoSpaceDE w:val="0"/>
      <w:autoSpaceDN w:val="0"/>
      <w:adjustRightInd w:val="0"/>
      <w:jc w:val="center"/>
      <w:textAlignment w:val="baseline"/>
    </w:pPr>
    <w:rPr>
      <w:rFonts w:ascii="Times New Roman" w:eastAsia="MS Mincho" w:hAnsi="Times New Roman"/>
      <w:szCs w:val="20"/>
      <w:lang w:val="en-US" w:eastAsia="en-GB"/>
    </w:rPr>
  </w:style>
  <w:style w:type="paragraph" w:customStyle="1" w:styleId="HE">
    <w:name w:val="HE"/>
    <w:basedOn w:val="Normal"/>
    <w:rsid w:val="00F715D0"/>
    <w:pPr>
      <w:overflowPunct w:val="0"/>
      <w:autoSpaceDE w:val="0"/>
      <w:autoSpaceDN w:val="0"/>
      <w:adjustRightInd w:val="0"/>
      <w:textAlignment w:val="baseline"/>
    </w:pPr>
    <w:rPr>
      <w:rFonts w:ascii="Times New Roman" w:eastAsia="MS Mincho" w:hAnsi="Times New Roman"/>
      <w:b/>
      <w:szCs w:val="20"/>
      <w:lang w:eastAsia="en-GB"/>
    </w:rPr>
  </w:style>
  <w:style w:type="paragraph" w:customStyle="1" w:styleId="text0">
    <w:name w:val="text"/>
    <w:basedOn w:val="Normal"/>
    <w:link w:val="textChar0"/>
    <w:qFormat/>
    <w:rsid w:val="00F715D0"/>
    <w:pPr>
      <w:widowControl w:val="0"/>
      <w:overflowPunct w:val="0"/>
      <w:autoSpaceDE w:val="0"/>
      <w:autoSpaceDN w:val="0"/>
      <w:adjustRightInd w:val="0"/>
      <w:spacing w:after="240"/>
      <w:jc w:val="both"/>
      <w:textAlignment w:val="baseline"/>
    </w:pPr>
    <w:rPr>
      <w:rFonts w:ascii="Times New Roman" w:eastAsia="Times New Roman" w:hAnsi="Times New Roman"/>
      <w:sz w:val="24"/>
      <w:szCs w:val="20"/>
      <w:lang w:val="en-AU" w:eastAsia="en-GB"/>
    </w:rPr>
  </w:style>
  <w:style w:type="paragraph" w:customStyle="1" w:styleId="textintend1">
    <w:name w:val="text intend 1"/>
    <w:basedOn w:val="text0"/>
    <w:uiPriority w:val="99"/>
    <w:qFormat/>
    <w:rsid w:val="00F715D0"/>
    <w:pPr>
      <w:widowControl/>
      <w:numPr>
        <w:numId w:val="40"/>
      </w:numPr>
      <w:tabs>
        <w:tab w:val="clear" w:pos="992"/>
      </w:tabs>
      <w:spacing w:after="120"/>
      <w:ind w:left="720" w:hanging="360"/>
    </w:pPr>
    <w:rPr>
      <w:rFonts w:eastAsia="MS Mincho"/>
      <w:lang w:val="en-US"/>
    </w:rPr>
  </w:style>
  <w:style w:type="paragraph" w:customStyle="1" w:styleId="textintend2">
    <w:name w:val="text intend 2"/>
    <w:basedOn w:val="text0"/>
    <w:qFormat/>
    <w:rsid w:val="00F715D0"/>
    <w:pPr>
      <w:widowControl/>
      <w:numPr>
        <w:numId w:val="41"/>
      </w:numPr>
      <w:tabs>
        <w:tab w:val="clear" w:pos="1418"/>
      </w:tabs>
      <w:spacing w:after="120"/>
      <w:ind w:left="360" w:firstLine="0"/>
    </w:pPr>
    <w:rPr>
      <w:rFonts w:eastAsia="MS Mincho"/>
      <w:lang w:val="en-US"/>
    </w:rPr>
  </w:style>
  <w:style w:type="paragraph" w:customStyle="1" w:styleId="textintend3">
    <w:name w:val="text intend 3"/>
    <w:basedOn w:val="text0"/>
    <w:qFormat/>
    <w:rsid w:val="00F715D0"/>
    <w:pPr>
      <w:widowControl/>
      <w:numPr>
        <w:numId w:val="42"/>
      </w:numPr>
      <w:tabs>
        <w:tab w:val="clear" w:pos="1843"/>
        <w:tab w:val="num" w:pos="432"/>
      </w:tabs>
      <w:spacing w:after="120"/>
      <w:ind w:left="432" w:hanging="432"/>
    </w:pPr>
    <w:rPr>
      <w:rFonts w:eastAsia="MS Mincho"/>
      <w:lang w:val="en-US"/>
    </w:rPr>
  </w:style>
  <w:style w:type="paragraph" w:customStyle="1" w:styleId="normalpuce">
    <w:name w:val="normal puce"/>
    <w:basedOn w:val="Normal"/>
    <w:qFormat/>
    <w:rsid w:val="00F715D0"/>
    <w:pPr>
      <w:widowControl w:val="0"/>
      <w:numPr>
        <w:numId w:val="43"/>
      </w:numPr>
      <w:overflowPunct w:val="0"/>
      <w:autoSpaceDE w:val="0"/>
      <w:autoSpaceDN w:val="0"/>
      <w:adjustRightInd w:val="0"/>
      <w:spacing w:before="60" w:after="60"/>
      <w:jc w:val="both"/>
      <w:textAlignment w:val="baseline"/>
    </w:pPr>
    <w:rPr>
      <w:rFonts w:ascii="Times New Roman" w:eastAsia="MS Mincho" w:hAnsi="Times New Roman"/>
      <w:szCs w:val="20"/>
      <w:lang w:eastAsia="en-GB"/>
    </w:rPr>
  </w:style>
  <w:style w:type="paragraph" w:customStyle="1" w:styleId="Meetingcaption">
    <w:name w:val="Meeting caption"/>
    <w:basedOn w:val="Normal"/>
    <w:rsid w:val="00F715D0"/>
    <w:pPr>
      <w:framePr w:w="4120" w:hSpace="141" w:wrap="auto" w:vAnchor="text" w:hAnchor="text" w:y="3"/>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textAlignment w:val="baseline"/>
    </w:pPr>
    <w:rPr>
      <w:rFonts w:ascii="Times New Roman" w:eastAsia="Times New Roman" w:hAnsi="Times New Roman"/>
      <w:snapToGrid w:val="0"/>
      <w:sz w:val="22"/>
      <w:szCs w:val="20"/>
      <w:lang w:val="fr-FR" w:eastAsia="en-GB"/>
    </w:rPr>
  </w:style>
  <w:style w:type="paragraph" w:customStyle="1" w:styleId="Cell">
    <w:name w:val="Cell"/>
    <w:basedOn w:val="Normal"/>
    <w:rsid w:val="00F715D0"/>
    <w:pPr>
      <w:overflowPunct w:val="0"/>
      <w:autoSpaceDE w:val="0"/>
      <w:autoSpaceDN w:val="0"/>
      <w:adjustRightInd w:val="0"/>
      <w:spacing w:line="240" w:lineRule="exact"/>
      <w:jc w:val="center"/>
      <w:textAlignment w:val="baseline"/>
    </w:pPr>
    <w:rPr>
      <w:rFonts w:ascii="Times New Roman" w:eastAsia="Times New Roman" w:hAnsi="Times New Roman"/>
      <w:sz w:val="16"/>
      <w:szCs w:val="20"/>
      <w:lang w:val="en-US" w:eastAsia="ja-JP"/>
    </w:rPr>
  </w:style>
  <w:style w:type="paragraph" w:customStyle="1" w:styleId="h60">
    <w:name w:val="h6"/>
    <w:basedOn w:val="Normal"/>
    <w:rsid w:val="00F715D0"/>
    <w:pPr>
      <w:overflowPunct w:val="0"/>
      <w:autoSpaceDE w:val="0"/>
      <w:autoSpaceDN w:val="0"/>
      <w:adjustRightInd w:val="0"/>
      <w:spacing w:before="100" w:beforeAutospacing="1" w:after="100" w:afterAutospacing="1"/>
      <w:textAlignment w:val="baseline"/>
    </w:pPr>
    <w:rPr>
      <w:rFonts w:ascii="Times New Roman" w:eastAsia="Times New Roman" w:hAnsi="Times New Roman"/>
      <w:sz w:val="24"/>
      <w:lang w:val="en-US" w:eastAsia="ja-JP"/>
    </w:rPr>
  </w:style>
  <w:style w:type="paragraph" w:customStyle="1" w:styleId="b11">
    <w:name w:val="b1"/>
    <w:basedOn w:val="Normal"/>
    <w:qFormat/>
    <w:rsid w:val="00F715D0"/>
    <w:pPr>
      <w:overflowPunct w:val="0"/>
      <w:autoSpaceDE w:val="0"/>
      <w:autoSpaceDN w:val="0"/>
      <w:adjustRightInd w:val="0"/>
      <w:spacing w:before="100" w:beforeAutospacing="1" w:after="100" w:afterAutospacing="1"/>
      <w:textAlignment w:val="baseline"/>
    </w:pPr>
    <w:rPr>
      <w:rFonts w:ascii="Times New Roman" w:eastAsia="Times New Roman" w:hAnsi="Times New Roman"/>
      <w:sz w:val="24"/>
      <w:lang w:val="en-US" w:eastAsia="ja-JP"/>
    </w:rPr>
  </w:style>
  <w:style w:type="paragraph" w:customStyle="1" w:styleId="CharCharCharChar">
    <w:name w:val="Char Char Char Char"/>
    <w:rsid w:val="00F715D0"/>
    <w:pPr>
      <w:keepNext/>
      <w:tabs>
        <w:tab w:val="left" w:pos="-1134"/>
      </w:tabs>
      <w:autoSpaceDE w:val="0"/>
      <w:autoSpaceDN w:val="0"/>
      <w:adjustRightInd w:val="0"/>
      <w:spacing w:before="60" w:after="60"/>
      <w:jc w:val="both"/>
    </w:pPr>
    <w:rPr>
      <w:rFonts w:eastAsia="SimSun"/>
    </w:rPr>
  </w:style>
  <w:style w:type="paragraph" w:customStyle="1" w:styleId="CharCharCharCharCharCharCharCharCharCharCharChar">
    <w:name w:val="Char Char Char Char Char Char Char Char Char Char Char Char"/>
    <w:semiHidden/>
    <w:rsid w:val="00F715D0"/>
    <w:pPr>
      <w:keepNext/>
      <w:tabs>
        <w:tab w:val="num" w:pos="851"/>
      </w:tabs>
      <w:autoSpaceDE w:val="0"/>
      <w:autoSpaceDN w:val="0"/>
      <w:adjustRightInd w:val="0"/>
      <w:spacing w:before="60" w:after="60"/>
      <w:ind w:left="851" w:hanging="851"/>
      <w:jc w:val="both"/>
    </w:pPr>
    <w:rPr>
      <w:rFonts w:ascii="Arial" w:eastAsia="SimSun" w:hAnsi="Arial" w:cs="Arial"/>
      <w:color w:val="0000FF"/>
      <w:kern w:val="2"/>
      <w:lang w:val="en-US" w:eastAsia="zh-CN"/>
    </w:rPr>
  </w:style>
  <w:style w:type="character" w:customStyle="1" w:styleId="h4CharChar">
    <w:name w:val="h4 Char Char"/>
    <w:qFormat/>
    <w:rsid w:val="00F715D0"/>
    <w:rPr>
      <w:rFonts w:ascii="Arial" w:hAnsi="Arial"/>
      <w:sz w:val="24"/>
      <w:lang w:val="en-GB" w:eastAsia="ja-JP" w:bidi="ar-SA"/>
    </w:rPr>
  </w:style>
  <w:style w:type="paragraph" w:customStyle="1" w:styleId="NormalAfter3pt">
    <w:name w:val="Normal + After:  3 pt"/>
    <w:basedOn w:val="Normal"/>
    <w:qFormat/>
    <w:rsid w:val="00F715D0"/>
    <w:pPr>
      <w:tabs>
        <w:tab w:val="num" w:pos="2560"/>
      </w:tabs>
      <w:spacing w:after="180"/>
      <w:ind w:left="2560" w:hanging="357"/>
    </w:pPr>
    <w:rPr>
      <w:rFonts w:ascii="Times New Roman" w:eastAsia="Times New Roman" w:hAnsi="Times New Roman"/>
      <w:szCs w:val="20"/>
      <w:lang w:val="en-AU" w:eastAsia="ko-KR"/>
    </w:rPr>
  </w:style>
  <w:style w:type="character" w:customStyle="1" w:styleId="CharChar5">
    <w:name w:val="Char Char5"/>
    <w:semiHidden/>
    <w:rsid w:val="00F715D0"/>
    <w:rPr>
      <w:rFonts w:ascii="Times New Roman" w:hAnsi="Times New Roman"/>
      <w:lang w:eastAsia="en-US"/>
    </w:rPr>
  </w:style>
  <w:style w:type="paragraph" w:customStyle="1" w:styleId="CharChar3CharCharCharCharCharChar">
    <w:name w:val="Char Char3 Char Char Char Char Char Char"/>
    <w:semiHidden/>
    <w:rsid w:val="00F715D0"/>
    <w:pPr>
      <w:keepNext/>
      <w:autoSpaceDE w:val="0"/>
      <w:autoSpaceDN w:val="0"/>
      <w:adjustRightInd w:val="0"/>
      <w:spacing w:before="60" w:after="60"/>
      <w:ind w:left="567" w:hanging="283"/>
      <w:jc w:val="both"/>
    </w:pPr>
    <w:rPr>
      <w:rFonts w:ascii="Arial" w:eastAsia="SimSun" w:hAnsi="Arial" w:cs="Arial"/>
      <w:color w:val="0000FF"/>
      <w:kern w:val="2"/>
      <w:lang w:val="en-US" w:eastAsia="zh-CN"/>
    </w:rPr>
  </w:style>
  <w:style w:type="paragraph" w:customStyle="1" w:styleId="CharChar1CharChar">
    <w:name w:val="Char Char1 Char Char"/>
    <w:rsid w:val="00F715D0"/>
    <w:pPr>
      <w:keepNext/>
      <w:tabs>
        <w:tab w:val="left" w:pos="-1134"/>
      </w:tabs>
      <w:autoSpaceDE w:val="0"/>
      <w:autoSpaceDN w:val="0"/>
      <w:adjustRightInd w:val="0"/>
      <w:spacing w:before="60" w:after="60"/>
      <w:jc w:val="both"/>
    </w:pPr>
    <w:rPr>
      <w:rFonts w:eastAsia="SimSun"/>
    </w:rPr>
  </w:style>
  <w:style w:type="paragraph" w:customStyle="1" w:styleId="TableCell1">
    <w:name w:val="Table Cell"/>
    <w:basedOn w:val="TAC"/>
    <w:link w:val="TableCellChar"/>
    <w:qFormat/>
    <w:rsid w:val="00F715D0"/>
    <w:pPr>
      <w:textAlignment w:val="auto"/>
    </w:pPr>
    <w:rPr>
      <w:rFonts w:eastAsia="SimSun"/>
      <w:lang w:val="en-US" w:eastAsia="zh-CN"/>
    </w:rPr>
  </w:style>
  <w:style w:type="character" w:customStyle="1" w:styleId="TableCellChar">
    <w:name w:val="Table Cell Char"/>
    <w:link w:val="TableCell1"/>
    <w:rsid w:val="00F715D0"/>
    <w:rPr>
      <w:rFonts w:ascii="Arial" w:eastAsia="SimSun" w:hAnsi="Arial"/>
      <w:sz w:val="18"/>
      <w:lang w:val="en-US" w:eastAsia="zh-CN"/>
    </w:rPr>
  </w:style>
  <w:style w:type="paragraph" w:customStyle="1" w:styleId="CharCharCharCharCharChar1CharChar1">
    <w:name w:val="Char Char Char Char Char Char1 Char Char1"/>
    <w:next w:val="Normal"/>
    <w:semiHidden/>
    <w:rsid w:val="00F715D0"/>
    <w:pPr>
      <w:keepNext/>
      <w:tabs>
        <w:tab w:val="num" w:pos="720"/>
      </w:tabs>
      <w:autoSpaceDE w:val="0"/>
      <w:autoSpaceDN w:val="0"/>
      <w:adjustRightInd w:val="0"/>
      <w:ind w:left="720" w:hanging="360"/>
      <w:jc w:val="both"/>
    </w:pPr>
    <w:rPr>
      <w:rFonts w:eastAsia="SimSun"/>
      <w:kern w:val="2"/>
      <w:lang w:eastAsia="zh-CN"/>
    </w:rPr>
  </w:style>
  <w:style w:type="table" w:customStyle="1" w:styleId="ColorfulList-Accent111">
    <w:name w:val="Colorful List - Accent 111"/>
    <w:basedOn w:val="TableNormal"/>
    <w:next w:val="ColorfulList-Accent1"/>
    <w:uiPriority w:val="34"/>
    <w:rsid w:val="004C70A4"/>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customStyle="1" w:styleId="opdicttext22">
    <w:name w:val="op_dict_text22"/>
    <w:rsid w:val="00F715D0"/>
  </w:style>
  <w:style w:type="character" w:customStyle="1" w:styleId="def">
    <w:name w:val="def"/>
    <w:qFormat/>
    <w:rsid w:val="00F715D0"/>
  </w:style>
  <w:style w:type="character" w:customStyle="1" w:styleId="high-light-bg4">
    <w:name w:val="high-light-bg4"/>
    <w:rsid w:val="00F715D0"/>
  </w:style>
  <w:style w:type="character" w:customStyle="1" w:styleId="TitleChar2">
    <w:name w:val="Title Char2"/>
    <w:uiPriority w:val="10"/>
    <w:locked/>
    <w:rsid w:val="00F715D0"/>
    <w:rPr>
      <w:rFonts w:ascii="Cambria" w:eastAsia="SimSun" w:hAnsi="Cambria" w:cs="Times New Roman"/>
      <w:spacing w:val="-10"/>
      <w:kern w:val="28"/>
      <w:sz w:val="56"/>
      <w:szCs w:val="56"/>
      <w:lang w:val="en-GB" w:eastAsia="ja-JP"/>
    </w:rPr>
  </w:style>
  <w:style w:type="paragraph" w:customStyle="1" w:styleId="Heading1unnumbered">
    <w:name w:val="Heading 1 unnumbered"/>
    <w:basedOn w:val="Heading1"/>
    <w:next w:val="BodyText"/>
    <w:rsid w:val="00F715D0"/>
    <w:pPr>
      <w:numPr>
        <w:numId w:val="0"/>
      </w:numPr>
      <w:tabs>
        <w:tab w:val="left" w:pos="0"/>
        <w:tab w:val="num" w:pos="360"/>
      </w:tabs>
      <w:spacing w:before="360" w:after="240"/>
      <w:ind w:left="360" w:hanging="360"/>
      <w:outlineLvl w:val="9"/>
    </w:pPr>
    <w:rPr>
      <w:rFonts w:ascii="Times New Roman" w:eastAsia="MS Gothic" w:hAnsi="Times New Roman" w:cs="Times New Roman"/>
      <w:b w:val="0"/>
      <w:bCs w:val="0"/>
      <w:kern w:val="28"/>
      <w:szCs w:val="20"/>
      <w:lang w:eastAsia="ja-JP"/>
    </w:rPr>
  </w:style>
  <w:style w:type="paragraph" w:customStyle="1" w:styleId="lptext">
    <w:name w:val="lˆptext"/>
    <w:basedOn w:val="Normal"/>
    <w:rsid w:val="00F715D0"/>
    <w:pPr>
      <w:spacing w:before="100" w:after="100"/>
      <w:ind w:left="860"/>
    </w:pPr>
    <w:rPr>
      <w:rFonts w:eastAsia="MS Gothic"/>
      <w:sz w:val="24"/>
      <w:szCs w:val="20"/>
      <w:lang w:eastAsia="ja-JP"/>
    </w:rPr>
  </w:style>
  <w:style w:type="paragraph" w:customStyle="1" w:styleId="ListBulletLast">
    <w:name w:val="List Bullet Last"/>
    <w:aliases w:val="lbl"/>
    <w:basedOn w:val="ListBullet"/>
    <w:next w:val="BodyText"/>
    <w:rsid w:val="00F715D0"/>
    <w:pPr>
      <w:widowControl w:val="0"/>
      <w:tabs>
        <w:tab w:val="num" w:pos="574"/>
      </w:tabs>
      <w:overflowPunct/>
      <w:autoSpaceDE/>
      <w:autoSpaceDN/>
      <w:adjustRightInd/>
      <w:spacing w:after="0"/>
      <w:ind w:left="0" w:hangingChars="200" w:hanging="200"/>
      <w:jc w:val="both"/>
      <w:textAlignment w:val="auto"/>
    </w:pPr>
    <w:rPr>
      <w:rFonts w:eastAsia="MS Gothic"/>
      <w:kern w:val="2"/>
      <w:lang w:val="en-US" w:eastAsia="ja-JP"/>
    </w:rPr>
  </w:style>
  <w:style w:type="paragraph" w:styleId="BodyText3">
    <w:name w:val="Body Text 3"/>
    <w:basedOn w:val="Normal"/>
    <w:link w:val="BodyText3Char"/>
    <w:qFormat/>
    <w:rsid w:val="00F715D0"/>
    <w:pPr>
      <w:jc w:val="both"/>
    </w:pPr>
    <w:rPr>
      <w:rFonts w:ascii="Times New Roman" w:eastAsia="MS Gothic" w:hAnsi="Times New Roman"/>
      <w:sz w:val="24"/>
      <w:szCs w:val="20"/>
      <w:lang w:eastAsia="ja-JP"/>
    </w:rPr>
  </w:style>
  <w:style w:type="character" w:customStyle="1" w:styleId="BodyText3Char">
    <w:name w:val="Body Text 3 Char"/>
    <w:basedOn w:val="DefaultParagraphFont"/>
    <w:link w:val="BodyText3"/>
    <w:qFormat/>
    <w:rsid w:val="00F715D0"/>
    <w:rPr>
      <w:rFonts w:eastAsia="MS Gothic"/>
      <w:sz w:val="24"/>
      <w:lang w:eastAsia="ja-JP"/>
    </w:rPr>
  </w:style>
  <w:style w:type="paragraph" w:customStyle="1" w:styleId="TableText1">
    <w:name w:val="Table_Text"/>
    <w:basedOn w:val="Normal"/>
    <w:qFormat/>
    <w:rsid w:val="00F715D0"/>
    <w:pPr>
      <w:keepNext/>
      <w:tabs>
        <w:tab w:val="left" w:pos="794"/>
        <w:tab w:val="left" w:pos="1191"/>
        <w:tab w:val="left" w:pos="1588"/>
        <w:tab w:val="left" w:pos="1985"/>
      </w:tabs>
      <w:spacing w:before="100" w:after="100" w:line="190" w:lineRule="exact"/>
      <w:jc w:val="both"/>
    </w:pPr>
    <w:rPr>
      <w:rFonts w:ascii="Times New Roman" w:eastAsia="MS Gothic" w:hAnsi="Times New Roman"/>
      <w:sz w:val="18"/>
      <w:szCs w:val="20"/>
      <w:lang w:eastAsia="ja-JP"/>
    </w:rPr>
  </w:style>
  <w:style w:type="paragraph" w:customStyle="1" w:styleId="shortcode">
    <w:name w:val="shortcode"/>
    <w:basedOn w:val="BodyText"/>
    <w:rsid w:val="00F715D0"/>
    <w:pPr>
      <w:keepNext/>
      <w:tabs>
        <w:tab w:val="left" w:pos="1247"/>
        <w:tab w:val="left" w:pos="2552"/>
        <w:tab w:val="left" w:pos="3856"/>
        <w:tab w:val="left" w:pos="5216"/>
        <w:tab w:val="left" w:pos="6464"/>
        <w:tab w:val="left" w:pos="7768"/>
        <w:tab w:val="left" w:pos="9072"/>
        <w:tab w:val="left" w:pos="10206"/>
      </w:tabs>
      <w:overflowPunct w:val="0"/>
      <w:autoSpaceDE w:val="0"/>
      <w:autoSpaceDN w:val="0"/>
      <w:adjustRightInd w:val="0"/>
      <w:spacing w:after="0" w:line="480" w:lineRule="auto"/>
      <w:jc w:val="left"/>
      <w:textAlignment w:val="baseline"/>
    </w:pPr>
    <w:rPr>
      <w:rFonts w:eastAsia="Mincho"/>
      <w:sz w:val="24"/>
      <w:szCs w:val="20"/>
      <w:lang w:eastAsia="ja-JP"/>
    </w:rPr>
  </w:style>
  <w:style w:type="paragraph" w:customStyle="1" w:styleId="HTMLBody">
    <w:name w:val="HTML Body"/>
    <w:rsid w:val="00F715D0"/>
    <w:pPr>
      <w:widowControl w:val="0"/>
      <w:autoSpaceDE w:val="0"/>
      <w:autoSpaceDN w:val="0"/>
      <w:adjustRightInd w:val="0"/>
    </w:pPr>
    <w:rPr>
      <w:rFonts w:ascii="MS PGothic" w:eastAsia="MS PGothic" w:hAnsi="Century"/>
      <w:lang w:val="en-US" w:eastAsia="ja-JP"/>
    </w:rPr>
  </w:style>
  <w:style w:type="character" w:customStyle="1" w:styleId="af">
    <w:name w:val="図表番号 (文字)"/>
    <w:aliases w:val="cap (文字),cap Char (文字) (文字)1"/>
    <w:rsid w:val="00F715D0"/>
    <w:rPr>
      <w:rFonts w:eastAsia="MS Gothic"/>
      <w:b/>
      <w:noProof w:val="0"/>
      <w:kern w:val="2"/>
      <w:sz w:val="24"/>
      <w:lang w:val="en-GB"/>
    </w:rPr>
  </w:style>
  <w:style w:type="paragraph" w:customStyle="1" w:styleId="CharCharCharCarCarCharCharCarCar">
    <w:name w:val="Char Char Char Car Car Char Char Car Car"/>
    <w:rsid w:val="00F715D0"/>
    <w:pPr>
      <w:keepNext/>
      <w:tabs>
        <w:tab w:val="num" w:pos="851"/>
      </w:tabs>
      <w:autoSpaceDE w:val="0"/>
      <w:autoSpaceDN w:val="0"/>
      <w:adjustRightInd w:val="0"/>
      <w:spacing w:before="60" w:after="60"/>
      <w:ind w:left="851" w:hanging="851"/>
      <w:jc w:val="both"/>
    </w:pPr>
    <w:rPr>
      <w:rFonts w:ascii="Arial" w:eastAsia="SimSun" w:hAnsi="Arial"/>
      <w:color w:val="0000FF"/>
      <w:kern w:val="2"/>
      <w:lang w:val="en-US" w:eastAsia="ja-JP"/>
    </w:rPr>
  </w:style>
  <w:style w:type="paragraph" w:customStyle="1" w:styleId="CharChar1CharCharCharCharCharCharCharCharCharCharCharCharCharCharCharCharCharCharCharChar">
    <w:name w:val="Char Char1 Char Char Char Char Char Char Char Char Char Char Char Char Char Char Char Char Char Char Char Char"/>
    <w:next w:val="Normal"/>
    <w:semiHidden/>
    <w:rsid w:val="00F715D0"/>
    <w:pPr>
      <w:keepNext/>
      <w:tabs>
        <w:tab w:val="num" w:pos="720"/>
      </w:tabs>
      <w:autoSpaceDE w:val="0"/>
      <w:autoSpaceDN w:val="0"/>
      <w:adjustRightInd w:val="0"/>
      <w:ind w:left="720" w:hanging="360"/>
      <w:jc w:val="both"/>
    </w:pPr>
    <w:rPr>
      <w:rFonts w:eastAsia="Times New Roman"/>
      <w:kern w:val="2"/>
      <w:lang w:eastAsia="zh-CN"/>
    </w:rPr>
  </w:style>
  <w:style w:type="paragraph" w:customStyle="1" w:styleId="CharChar1CharCharCharCharCharCharCharCharCharCharCharCharCharCharCharCharCharCharCharCharCharCharCharCharCharCharCharCharCharChar">
    <w:name w:val="Char Char1 Char Char Char Char Char Char Char Char Char Char Char Char Char Char Char Char Char Char Char Char Char Char Char Char Char Char Char Char Char Char"/>
    <w:next w:val="Normal"/>
    <w:semiHidden/>
    <w:rsid w:val="00F715D0"/>
    <w:pPr>
      <w:keepNext/>
      <w:tabs>
        <w:tab w:val="num" w:pos="720"/>
      </w:tabs>
      <w:autoSpaceDE w:val="0"/>
      <w:autoSpaceDN w:val="0"/>
      <w:adjustRightInd w:val="0"/>
      <w:ind w:left="720" w:hanging="360"/>
      <w:jc w:val="both"/>
    </w:pPr>
    <w:rPr>
      <w:rFonts w:eastAsia="Times New Roman"/>
      <w:kern w:val="2"/>
      <w:lang w:eastAsia="zh-CN"/>
    </w:rPr>
  </w:style>
  <w:style w:type="paragraph" w:customStyle="1" w:styleId="81">
    <w:name w:val="表 (赤)  81"/>
    <w:basedOn w:val="Normal"/>
    <w:uiPriority w:val="34"/>
    <w:qFormat/>
    <w:rsid w:val="00F715D0"/>
    <w:pPr>
      <w:ind w:leftChars="400" w:left="840"/>
    </w:pPr>
    <w:rPr>
      <w:rFonts w:ascii="MS PGothic" w:eastAsia="MS PGothic" w:hAnsi="MS PGothic" w:cs="MS PGothic"/>
      <w:sz w:val="24"/>
      <w:lang w:val="en-US" w:eastAsia="ja-JP"/>
    </w:rPr>
  </w:style>
  <w:style w:type="paragraph" w:customStyle="1" w:styleId="710">
    <w:name w:val="表 (赤)  71"/>
    <w:hidden/>
    <w:uiPriority w:val="99"/>
    <w:semiHidden/>
    <w:rsid w:val="00F715D0"/>
    <w:rPr>
      <w:rFonts w:eastAsia="MS Gothic"/>
      <w:sz w:val="24"/>
      <w:lang w:eastAsia="ja-JP"/>
    </w:rPr>
  </w:style>
  <w:style w:type="character" w:customStyle="1" w:styleId="Doc-titleChar">
    <w:name w:val="Doc-title Char"/>
    <w:link w:val="Doc-title"/>
    <w:rsid w:val="00F715D0"/>
    <w:rPr>
      <w:rFonts w:ascii="Arial" w:eastAsia="SimSun" w:hAnsi="Arial" w:cs="Arial"/>
      <w:lang w:val="en-US" w:eastAsia="zh-CN"/>
    </w:rPr>
  </w:style>
  <w:style w:type="paragraph" w:customStyle="1" w:styleId="msonormal0">
    <w:name w:val="msonormal"/>
    <w:basedOn w:val="Normal"/>
    <w:qFormat/>
    <w:rsid w:val="00F715D0"/>
    <w:pPr>
      <w:spacing w:before="100" w:beforeAutospacing="1" w:after="100" w:afterAutospacing="1"/>
    </w:pPr>
    <w:rPr>
      <w:rFonts w:ascii="SimSun" w:eastAsia="SimSun" w:hAnsi="SimSun" w:cs="SimSun"/>
      <w:sz w:val="24"/>
      <w:lang w:val="en-US" w:eastAsia="zh-CN"/>
    </w:rPr>
  </w:style>
  <w:style w:type="paragraph" w:customStyle="1" w:styleId="font5">
    <w:name w:val="font5"/>
    <w:basedOn w:val="Normal"/>
    <w:qFormat/>
    <w:rsid w:val="00F715D0"/>
    <w:pPr>
      <w:spacing w:before="100" w:beforeAutospacing="1" w:after="100" w:afterAutospacing="1"/>
    </w:pPr>
    <w:rPr>
      <w:rFonts w:ascii="DengXian" w:eastAsia="DengXian" w:hAnsi="DengXian" w:cs="SimSun"/>
      <w:sz w:val="18"/>
      <w:szCs w:val="18"/>
      <w:lang w:val="en-US" w:eastAsia="zh-CN"/>
    </w:rPr>
  </w:style>
  <w:style w:type="paragraph" w:customStyle="1" w:styleId="xl65">
    <w:name w:val="xl65"/>
    <w:basedOn w:val="Normal"/>
    <w:rsid w:val="00F715D0"/>
    <w:pPr>
      <w:spacing w:before="100" w:beforeAutospacing="1" w:after="100" w:afterAutospacing="1"/>
      <w:jc w:val="center"/>
    </w:pPr>
    <w:rPr>
      <w:rFonts w:ascii="SimSun" w:eastAsia="SimSun" w:hAnsi="SimSun" w:cs="SimSun"/>
      <w:sz w:val="16"/>
      <w:szCs w:val="16"/>
      <w:lang w:val="en-US" w:eastAsia="zh-CN"/>
    </w:rPr>
  </w:style>
  <w:style w:type="paragraph" w:customStyle="1" w:styleId="xl66">
    <w:name w:val="xl66"/>
    <w:basedOn w:val="Normal"/>
    <w:qFormat/>
    <w:rsid w:val="00F715D0"/>
    <w:pPr>
      <w:pBdr>
        <w:top w:val="single" w:sz="8" w:space="0" w:color="auto"/>
        <w:left w:val="single" w:sz="8" w:space="0" w:color="auto"/>
        <w:right w:val="single" w:sz="8" w:space="0" w:color="auto"/>
      </w:pBdr>
      <w:shd w:val="clear" w:color="000000" w:fill="E7E6E6"/>
      <w:spacing w:before="100" w:beforeAutospacing="1" w:after="100" w:afterAutospacing="1"/>
      <w:jc w:val="center"/>
    </w:pPr>
    <w:rPr>
      <w:rFonts w:ascii="Arial" w:eastAsia="SimSun" w:hAnsi="Arial" w:cs="Arial"/>
      <w:sz w:val="15"/>
      <w:szCs w:val="15"/>
      <w:lang w:val="en-US" w:eastAsia="zh-CN"/>
    </w:rPr>
  </w:style>
  <w:style w:type="paragraph" w:customStyle="1" w:styleId="xl67">
    <w:name w:val="xl67"/>
    <w:basedOn w:val="Normal"/>
    <w:qFormat/>
    <w:rsid w:val="00F715D0"/>
    <w:pPr>
      <w:pBdr>
        <w:top w:val="single" w:sz="8" w:space="0" w:color="auto"/>
        <w:right w:val="single" w:sz="8" w:space="0" w:color="auto"/>
      </w:pBdr>
      <w:shd w:val="clear" w:color="000000" w:fill="E7E6E6"/>
      <w:spacing w:before="100" w:beforeAutospacing="1" w:after="100" w:afterAutospacing="1"/>
      <w:jc w:val="center"/>
    </w:pPr>
    <w:rPr>
      <w:rFonts w:ascii="Arial" w:eastAsia="SimSun" w:hAnsi="Arial" w:cs="Arial"/>
      <w:sz w:val="15"/>
      <w:szCs w:val="15"/>
      <w:lang w:val="en-US" w:eastAsia="zh-CN"/>
    </w:rPr>
  </w:style>
  <w:style w:type="paragraph" w:customStyle="1" w:styleId="xl68">
    <w:name w:val="xl68"/>
    <w:basedOn w:val="Normal"/>
    <w:qFormat/>
    <w:rsid w:val="00F715D0"/>
    <w:pPr>
      <w:spacing w:before="100" w:beforeAutospacing="1" w:after="100" w:afterAutospacing="1"/>
      <w:jc w:val="center"/>
    </w:pPr>
    <w:rPr>
      <w:rFonts w:ascii="SimSun" w:eastAsia="SimSun" w:hAnsi="SimSun" w:cs="SimSun"/>
      <w:sz w:val="15"/>
      <w:szCs w:val="15"/>
      <w:lang w:val="en-US" w:eastAsia="zh-CN"/>
    </w:rPr>
  </w:style>
  <w:style w:type="paragraph" w:customStyle="1" w:styleId="xl69">
    <w:name w:val="xl69"/>
    <w:basedOn w:val="Normal"/>
    <w:qFormat/>
    <w:rsid w:val="00F715D0"/>
    <w:pPr>
      <w:pBdr>
        <w:top w:val="single" w:sz="8" w:space="0" w:color="auto"/>
        <w:left w:val="single" w:sz="4" w:space="0" w:color="auto"/>
        <w:bottom w:val="single" w:sz="4"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70">
    <w:name w:val="xl70"/>
    <w:basedOn w:val="Normal"/>
    <w:qFormat/>
    <w:rsid w:val="00F715D0"/>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71">
    <w:name w:val="xl71"/>
    <w:basedOn w:val="Normal"/>
    <w:qFormat/>
    <w:rsid w:val="00F715D0"/>
    <w:pPr>
      <w:pBdr>
        <w:top w:val="single" w:sz="4" w:space="0" w:color="auto"/>
        <w:left w:val="single" w:sz="4" w:space="0" w:color="auto"/>
        <w:bottom w:val="single" w:sz="4" w:space="0" w:color="auto"/>
        <w:right w:val="single" w:sz="8"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72">
    <w:name w:val="xl72"/>
    <w:basedOn w:val="Normal"/>
    <w:qFormat/>
    <w:rsid w:val="00F715D0"/>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jc w:val="center"/>
    </w:pPr>
    <w:rPr>
      <w:rFonts w:ascii="SimSun" w:eastAsia="SimSun" w:hAnsi="SimSun" w:cs="SimSun"/>
      <w:color w:val="FF0000"/>
      <w:sz w:val="16"/>
      <w:szCs w:val="16"/>
      <w:lang w:val="en-US" w:eastAsia="zh-CN"/>
    </w:rPr>
  </w:style>
  <w:style w:type="paragraph" w:customStyle="1" w:styleId="xl73">
    <w:name w:val="xl73"/>
    <w:basedOn w:val="Normal"/>
    <w:qFormat/>
    <w:rsid w:val="00F715D0"/>
    <w:pPr>
      <w:pBdr>
        <w:top w:val="single" w:sz="8" w:space="0" w:color="auto"/>
        <w:left w:val="single" w:sz="4" w:space="0" w:color="auto"/>
        <w:bottom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74">
    <w:name w:val="xl74"/>
    <w:basedOn w:val="Normal"/>
    <w:qFormat/>
    <w:rsid w:val="00F715D0"/>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75">
    <w:name w:val="xl75"/>
    <w:basedOn w:val="Normal"/>
    <w:qFormat/>
    <w:rsid w:val="00F715D0"/>
    <w:pPr>
      <w:pBdr>
        <w:top w:val="single" w:sz="4" w:space="0" w:color="auto"/>
        <w:left w:val="single" w:sz="4" w:space="0" w:color="auto"/>
        <w:bottom w:val="single" w:sz="4" w:space="0" w:color="auto"/>
        <w:right w:val="single" w:sz="8"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76">
    <w:name w:val="xl76"/>
    <w:basedOn w:val="Normal"/>
    <w:qFormat/>
    <w:rsid w:val="00F715D0"/>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jc w:val="center"/>
    </w:pPr>
    <w:rPr>
      <w:rFonts w:ascii="SimSun" w:eastAsia="SimSun" w:hAnsi="SimSun" w:cs="SimSun"/>
      <w:color w:val="FF0000"/>
      <w:sz w:val="16"/>
      <w:szCs w:val="16"/>
      <w:lang w:val="en-US" w:eastAsia="zh-CN"/>
    </w:rPr>
  </w:style>
  <w:style w:type="paragraph" w:customStyle="1" w:styleId="xl77">
    <w:name w:val="xl77"/>
    <w:basedOn w:val="Normal"/>
    <w:qFormat/>
    <w:rsid w:val="00F715D0"/>
    <w:pPr>
      <w:pBdr>
        <w:top w:val="single" w:sz="8" w:space="0" w:color="auto"/>
        <w:left w:val="single" w:sz="4" w:space="0" w:color="auto"/>
        <w:bottom w:val="single" w:sz="4" w:space="0" w:color="auto"/>
        <w:right w:val="single" w:sz="8"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78">
    <w:name w:val="xl78"/>
    <w:basedOn w:val="Normal"/>
    <w:qFormat/>
    <w:rsid w:val="00F715D0"/>
    <w:pPr>
      <w:pBdr>
        <w:top w:val="single" w:sz="8" w:space="0" w:color="auto"/>
        <w:bottom w:val="single" w:sz="8" w:space="0" w:color="auto"/>
        <w:right w:val="single" w:sz="8" w:space="0" w:color="auto"/>
      </w:pBdr>
      <w:shd w:val="clear" w:color="000000" w:fill="E7E6E6"/>
      <w:spacing w:before="100" w:beforeAutospacing="1" w:after="100" w:afterAutospacing="1"/>
      <w:jc w:val="center"/>
    </w:pPr>
    <w:rPr>
      <w:rFonts w:ascii="Arial" w:eastAsia="SimSun" w:hAnsi="Arial" w:cs="Arial"/>
      <w:sz w:val="15"/>
      <w:szCs w:val="15"/>
      <w:lang w:val="en-US" w:eastAsia="zh-CN"/>
    </w:rPr>
  </w:style>
  <w:style w:type="paragraph" w:customStyle="1" w:styleId="xl79">
    <w:name w:val="xl79"/>
    <w:basedOn w:val="Normal"/>
    <w:qFormat/>
    <w:rsid w:val="00F715D0"/>
    <w:pPr>
      <w:pBdr>
        <w:top w:val="single" w:sz="4" w:space="0" w:color="auto"/>
        <w:left w:val="single" w:sz="4" w:space="0" w:color="auto"/>
        <w:bottom w:val="single" w:sz="4" w:space="0" w:color="auto"/>
        <w:right w:val="single" w:sz="8" w:space="0" w:color="auto"/>
      </w:pBdr>
      <w:shd w:val="clear" w:color="000000" w:fill="D9E1F2"/>
      <w:spacing w:before="100" w:beforeAutospacing="1" w:after="100" w:afterAutospacing="1"/>
      <w:jc w:val="center"/>
    </w:pPr>
    <w:rPr>
      <w:rFonts w:ascii="SimSun" w:eastAsia="SimSun" w:hAnsi="SimSun" w:cs="SimSun"/>
      <w:color w:val="FF0000"/>
      <w:sz w:val="16"/>
      <w:szCs w:val="16"/>
      <w:lang w:val="en-US" w:eastAsia="zh-CN"/>
    </w:rPr>
  </w:style>
  <w:style w:type="paragraph" w:customStyle="1" w:styleId="xl80">
    <w:name w:val="xl80"/>
    <w:basedOn w:val="Normal"/>
    <w:qFormat/>
    <w:rsid w:val="00F715D0"/>
    <w:pPr>
      <w:pBdr>
        <w:top w:val="single" w:sz="4" w:space="0" w:color="auto"/>
        <w:left w:val="single" w:sz="4" w:space="0" w:color="auto"/>
        <w:bottom w:val="single" w:sz="8"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81">
    <w:name w:val="xl81"/>
    <w:basedOn w:val="Normal"/>
    <w:qFormat/>
    <w:rsid w:val="00F715D0"/>
    <w:pPr>
      <w:pBdr>
        <w:top w:val="single" w:sz="4" w:space="0" w:color="auto"/>
        <w:left w:val="single" w:sz="4" w:space="0" w:color="auto"/>
        <w:bottom w:val="single" w:sz="8"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82">
    <w:name w:val="xl82"/>
    <w:basedOn w:val="Normal"/>
    <w:qFormat/>
    <w:rsid w:val="00F715D0"/>
    <w:pPr>
      <w:pBdr>
        <w:top w:val="single" w:sz="4" w:space="0" w:color="auto"/>
        <w:left w:val="single" w:sz="4" w:space="0" w:color="auto"/>
        <w:bottom w:val="single" w:sz="8" w:space="0" w:color="auto"/>
        <w:right w:val="single" w:sz="8"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83">
    <w:name w:val="xl83"/>
    <w:basedOn w:val="Normal"/>
    <w:qFormat/>
    <w:rsid w:val="00F715D0"/>
    <w:pPr>
      <w:pBdr>
        <w:top w:val="single" w:sz="4" w:space="0" w:color="auto"/>
        <w:left w:val="single" w:sz="4" w:space="0" w:color="auto"/>
        <w:bottom w:val="single" w:sz="8" w:space="0" w:color="auto"/>
        <w:right w:val="single" w:sz="4" w:space="0" w:color="auto"/>
      </w:pBdr>
      <w:shd w:val="clear" w:color="000000" w:fill="D9E1F2"/>
      <w:spacing w:before="100" w:beforeAutospacing="1" w:after="100" w:afterAutospacing="1"/>
      <w:jc w:val="center"/>
    </w:pPr>
    <w:rPr>
      <w:rFonts w:ascii="SimSun" w:eastAsia="SimSun" w:hAnsi="SimSun" w:cs="SimSun"/>
      <w:color w:val="FF0000"/>
      <w:sz w:val="16"/>
      <w:szCs w:val="16"/>
      <w:lang w:val="en-US" w:eastAsia="zh-CN"/>
    </w:rPr>
  </w:style>
  <w:style w:type="paragraph" w:customStyle="1" w:styleId="xl84">
    <w:name w:val="xl84"/>
    <w:basedOn w:val="Normal"/>
    <w:qFormat/>
    <w:rsid w:val="00F715D0"/>
    <w:pPr>
      <w:pBdr>
        <w:top w:val="single" w:sz="4" w:space="0" w:color="auto"/>
        <w:left w:val="single" w:sz="4" w:space="0" w:color="auto"/>
        <w:bottom w:val="single" w:sz="8" w:space="0" w:color="auto"/>
        <w:right w:val="single" w:sz="8" w:space="0" w:color="auto"/>
      </w:pBdr>
      <w:shd w:val="clear" w:color="000000" w:fill="D9E1F2"/>
      <w:spacing w:before="100" w:beforeAutospacing="1" w:after="100" w:afterAutospacing="1"/>
      <w:jc w:val="center"/>
    </w:pPr>
    <w:rPr>
      <w:rFonts w:ascii="SimSun" w:eastAsia="SimSun" w:hAnsi="SimSun" w:cs="SimSun"/>
      <w:color w:val="FF0000"/>
      <w:sz w:val="16"/>
      <w:szCs w:val="16"/>
      <w:lang w:val="en-US" w:eastAsia="zh-CN"/>
    </w:rPr>
  </w:style>
  <w:style w:type="paragraph" w:customStyle="1" w:styleId="xl85">
    <w:name w:val="xl85"/>
    <w:basedOn w:val="Normal"/>
    <w:qFormat/>
    <w:rsid w:val="00F715D0"/>
    <w:pPr>
      <w:pBdr>
        <w:left w:val="single" w:sz="4" w:space="0" w:color="auto"/>
        <w:bottom w:val="single" w:sz="8"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86">
    <w:name w:val="xl86"/>
    <w:basedOn w:val="Normal"/>
    <w:qFormat/>
    <w:rsid w:val="00F715D0"/>
    <w:pPr>
      <w:pBdr>
        <w:left w:val="single" w:sz="4" w:space="0" w:color="auto"/>
        <w:bottom w:val="single" w:sz="4"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87">
    <w:name w:val="xl87"/>
    <w:basedOn w:val="Normal"/>
    <w:qFormat/>
    <w:rsid w:val="00F715D0"/>
    <w:pPr>
      <w:pBdr>
        <w:left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88">
    <w:name w:val="xl88"/>
    <w:basedOn w:val="Normal"/>
    <w:qFormat/>
    <w:rsid w:val="00F715D0"/>
    <w:pPr>
      <w:pBdr>
        <w:top w:val="single" w:sz="8" w:space="0" w:color="auto"/>
        <w:left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89">
    <w:name w:val="xl89"/>
    <w:basedOn w:val="Normal"/>
    <w:qFormat/>
    <w:rsid w:val="00F715D0"/>
    <w:pPr>
      <w:pBdr>
        <w:left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90">
    <w:name w:val="xl90"/>
    <w:basedOn w:val="Normal"/>
    <w:qFormat/>
    <w:rsid w:val="00F715D0"/>
    <w:pPr>
      <w:pBdr>
        <w:left w:val="single" w:sz="4"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91">
    <w:name w:val="xl91"/>
    <w:basedOn w:val="Normal"/>
    <w:qFormat/>
    <w:rsid w:val="00F715D0"/>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92">
    <w:name w:val="xl92"/>
    <w:basedOn w:val="Normal"/>
    <w:qFormat/>
    <w:rsid w:val="00F715D0"/>
    <w:pPr>
      <w:pBdr>
        <w:top w:val="single" w:sz="8" w:space="0" w:color="auto"/>
        <w:left w:val="single" w:sz="4" w:space="0" w:color="auto"/>
        <w:right w:val="single" w:sz="4" w:space="0" w:color="auto"/>
      </w:pBdr>
      <w:shd w:val="clear" w:color="000000" w:fill="8EA9DB"/>
      <w:spacing w:before="100" w:beforeAutospacing="1" w:after="100" w:afterAutospacing="1"/>
    </w:pPr>
    <w:rPr>
      <w:rFonts w:ascii="SimSun" w:eastAsia="SimSun" w:hAnsi="SimSun" w:cs="SimSun"/>
      <w:sz w:val="16"/>
      <w:szCs w:val="16"/>
      <w:lang w:val="en-US" w:eastAsia="zh-CN"/>
    </w:rPr>
  </w:style>
  <w:style w:type="paragraph" w:customStyle="1" w:styleId="xl93">
    <w:name w:val="xl93"/>
    <w:basedOn w:val="Normal"/>
    <w:qFormat/>
    <w:rsid w:val="00F715D0"/>
    <w:pPr>
      <w:pBdr>
        <w:top w:val="single" w:sz="4" w:space="0" w:color="auto"/>
        <w:left w:val="single" w:sz="4" w:space="0" w:color="auto"/>
        <w:bottom w:val="single" w:sz="8" w:space="0" w:color="auto"/>
        <w:right w:val="single" w:sz="4" w:space="0" w:color="auto"/>
      </w:pBdr>
      <w:shd w:val="clear" w:color="000000" w:fill="8EA9DB"/>
      <w:spacing w:before="100" w:beforeAutospacing="1" w:after="100" w:afterAutospacing="1"/>
      <w:jc w:val="center"/>
    </w:pPr>
    <w:rPr>
      <w:rFonts w:ascii="SimSun" w:eastAsia="SimSun" w:hAnsi="SimSun" w:cs="SimSun"/>
      <w:color w:val="FF0000"/>
      <w:sz w:val="16"/>
      <w:szCs w:val="16"/>
      <w:lang w:val="en-US" w:eastAsia="zh-CN"/>
    </w:rPr>
  </w:style>
  <w:style w:type="paragraph" w:customStyle="1" w:styleId="xl94">
    <w:name w:val="xl94"/>
    <w:basedOn w:val="Normal"/>
    <w:qFormat/>
    <w:rsid w:val="00F715D0"/>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ascii="SimSun" w:eastAsia="SimSun" w:hAnsi="SimSun" w:cs="SimSun"/>
      <w:sz w:val="16"/>
      <w:szCs w:val="16"/>
      <w:lang w:val="en-US" w:eastAsia="zh-CN"/>
    </w:rPr>
  </w:style>
  <w:style w:type="paragraph" w:customStyle="1" w:styleId="xl95">
    <w:name w:val="xl95"/>
    <w:basedOn w:val="Normal"/>
    <w:qFormat/>
    <w:rsid w:val="00F715D0"/>
    <w:pPr>
      <w:pBdr>
        <w:top w:val="single" w:sz="4" w:space="0" w:color="auto"/>
        <w:left w:val="single" w:sz="8" w:space="0" w:color="auto"/>
        <w:bottom w:val="single" w:sz="4" w:space="0" w:color="auto"/>
        <w:right w:val="single" w:sz="4" w:space="0" w:color="auto"/>
      </w:pBdr>
      <w:spacing w:before="100" w:beforeAutospacing="1" w:after="100" w:afterAutospacing="1"/>
      <w:jc w:val="center"/>
    </w:pPr>
    <w:rPr>
      <w:rFonts w:ascii="SimSun" w:eastAsia="SimSun" w:hAnsi="SimSun" w:cs="SimSun"/>
      <w:sz w:val="16"/>
      <w:szCs w:val="16"/>
      <w:lang w:val="en-US" w:eastAsia="zh-CN"/>
    </w:rPr>
  </w:style>
  <w:style w:type="paragraph" w:customStyle="1" w:styleId="xl96">
    <w:name w:val="xl96"/>
    <w:basedOn w:val="Normal"/>
    <w:qFormat/>
    <w:rsid w:val="00F715D0"/>
    <w:pPr>
      <w:pBdr>
        <w:top w:val="single" w:sz="4" w:space="0" w:color="auto"/>
        <w:left w:val="single" w:sz="8" w:space="0" w:color="auto"/>
        <w:bottom w:val="single" w:sz="8" w:space="0" w:color="auto"/>
        <w:right w:val="single" w:sz="4" w:space="0" w:color="auto"/>
      </w:pBdr>
      <w:spacing w:before="100" w:beforeAutospacing="1" w:after="100" w:afterAutospacing="1"/>
      <w:jc w:val="center"/>
    </w:pPr>
    <w:rPr>
      <w:rFonts w:ascii="SimSun" w:eastAsia="SimSun" w:hAnsi="SimSun" w:cs="SimSun"/>
      <w:sz w:val="16"/>
      <w:szCs w:val="16"/>
      <w:lang w:val="en-US" w:eastAsia="zh-CN"/>
    </w:rPr>
  </w:style>
  <w:style w:type="paragraph" w:customStyle="1" w:styleId="xl97">
    <w:name w:val="xl97"/>
    <w:basedOn w:val="Normal"/>
    <w:qFormat/>
    <w:rsid w:val="00F715D0"/>
    <w:pPr>
      <w:pBdr>
        <w:top w:val="single" w:sz="8" w:space="0" w:color="auto"/>
        <w:left w:val="single" w:sz="4" w:space="0" w:color="auto"/>
        <w:bottom w:val="single" w:sz="4" w:space="0" w:color="auto"/>
        <w:right w:val="single" w:sz="8"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98">
    <w:name w:val="xl98"/>
    <w:basedOn w:val="Normal"/>
    <w:qFormat/>
    <w:rsid w:val="00F715D0"/>
    <w:pPr>
      <w:pBdr>
        <w:top w:val="single" w:sz="4" w:space="0" w:color="auto"/>
        <w:left w:val="single" w:sz="4" w:space="0" w:color="auto"/>
        <w:bottom w:val="single" w:sz="8" w:space="0" w:color="auto"/>
        <w:right w:val="single" w:sz="8"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99">
    <w:name w:val="xl99"/>
    <w:basedOn w:val="Normal"/>
    <w:qFormat/>
    <w:rsid w:val="00F715D0"/>
    <w:pPr>
      <w:pBdr>
        <w:top w:val="single" w:sz="8" w:space="0" w:color="auto"/>
        <w:left w:val="single" w:sz="4" w:space="0" w:color="auto"/>
        <w:bottom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100">
    <w:name w:val="xl100"/>
    <w:basedOn w:val="Normal"/>
    <w:qFormat/>
    <w:rsid w:val="00F715D0"/>
    <w:pPr>
      <w:pBdr>
        <w:top w:val="single" w:sz="8" w:space="0" w:color="auto"/>
        <w:left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101">
    <w:name w:val="xl101"/>
    <w:basedOn w:val="Normal"/>
    <w:qFormat/>
    <w:rsid w:val="00F715D0"/>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pPr>
    <w:rPr>
      <w:rFonts w:ascii="SimSun" w:eastAsia="SimSun" w:hAnsi="SimSun" w:cs="SimSun"/>
      <w:sz w:val="16"/>
      <w:szCs w:val="16"/>
      <w:lang w:val="en-US" w:eastAsia="zh-CN"/>
    </w:rPr>
  </w:style>
  <w:style w:type="paragraph" w:customStyle="1" w:styleId="xl102">
    <w:name w:val="xl102"/>
    <w:basedOn w:val="Normal"/>
    <w:qFormat/>
    <w:rsid w:val="00F715D0"/>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pPr>
    <w:rPr>
      <w:rFonts w:ascii="SimSun" w:eastAsia="SimSun" w:hAnsi="SimSun" w:cs="SimSun"/>
      <w:sz w:val="16"/>
      <w:szCs w:val="16"/>
      <w:lang w:val="en-US" w:eastAsia="zh-CN"/>
    </w:rPr>
  </w:style>
  <w:style w:type="paragraph" w:customStyle="1" w:styleId="xl103">
    <w:name w:val="xl103"/>
    <w:basedOn w:val="Normal"/>
    <w:qFormat/>
    <w:rsid w:val="00F715D0"/>
    <w:pPr>
      <w:pBdr>
        <w:top w:val="single" w:sz="4" w:space="0" w:color="auto"/>
        <w:left w:val="single" w:sz="4" w:space="0" w:color="auto"/>
        <w:bottom w:val="single" w:sz="4" w:space="0" w:color="auto"/>
        <w:right w:val="single" w:sz="4"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104">
    <w:name w:val="xl104"/>
    <w:basedOn w:val="Normal"/>
    <w:qFormat/>
    <w:rsid w:val="00F715D0"/>
    <w:pPr>
      <w:pBdr>
        <w:top w:val="single" w:sz="8" w:space="0" w:color="auto"/>
        <w:left w:val="single" w:sz="4"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105">
    <w:name w:val="xl105"/>
    <w:basedOn w:val="Normal"/>
    <w:qFormat/>
    <w:rsid w:val="00F715D0"/>
    <w:pPr>
      <w:pBdr>
        <w:top w:val="single" w:sz="4" w:space="0" w:color="auto"/>
        <w:left w:val="single" w:sz="4" w:space="0" w:color="auto"/>
        <w:bottom w:val="single" w:sz="4" w:space="0" w:color="auto"/>
        <w:right w:val="single" w:sz="4"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106">
    <w:name w:val="xl106"/>
    <w:basedOn w:val="Normal"/>
    <w:qFormat/>
    <w:rsid w:val="00F715D0"/>
    <w:pPr>
      <w:pBdr>
        <w:top w:val="single" w:sz="8" w:space="0" w:color="auto"/>
        <w:left w:val="single" w:sz="4" w:space="0" w:color="auto"/>
        <w:right w:val="single" w:sz="4" w:space="0" w:color="auto"/>
      </w:pBdr>
      <w:shd w:val="clear" w:color="000000" w:fill="D9E1F2"/>
      <w:spacing w:before="100" w:beforeAutospacing="1" w:after="100" w:afterAutospacing="1"/>
    </w:pPr>
    <w:rPr>
      <w:rFonts w:ascii="SimSun" w:eastAsia="SimSun" w:hAnsi="SimSun" w:cs="SimSun"/>
      <w:sz w:val="16"/>
      <w:szCs w:val="16"/>
      <w:lang w:val="en-US" w:eastAsia="zh-CN"/>
    </w:rPr>
  </w:style>
  <w:style w:type="paragraph" w:customStyle="1" w:styleId="xl107">
    <w:name w:val="xl107"/>
    <w:basedOn w:val="Normal"/>
    <w:qFormat/>
    <w:rsid w:val="00F715D0"/>
    <w:pPr>
      <w:pBdr>
        <w:left w:val="single" w:sz="4" w:space="0" w:color="auto"/>
        <w:right w:val="single" w:sz="4" w:space="0" w:color="auto"/>
      </w:pBdr>
      <w:shd w:val="clear" w:color="000000" w:fill="D9E1F2"/>
      <w:spacing w:before="100" w:beforeAutospacing="1" w:after="100" w:afterAutospacing="1"/>
    </w:pPr>
    <w:rPr>
      <w:rFonts w:ascii="SimSun" w:eastAsia="SimSun" w:hAnsi="SimSun" w:cs="SimSun"/>
      <w:sz w:val="16"/>
      <w:szCs w:val="16"/>
      <w:lang w:val="en-US" w:eastAsia="zh-CN"/>
    </w:rPr>
  </w:style>
  <w:style w:type="paragraph" w:customStyle="1" w:styleId="xl108">
    <w:name w:val="xl108"/>
    <w:basedOn w:val="Normal"/>
    <w:qFormat/>
    <w:rsid w:val="00F715D0"/>
    <w:pPr>
      <w:pBdr>
        <w:top w:val="single" w:sz="8" w:space="0" w:color="auto"/>
        <w:left w:val="single" w:sz="8" w:space="0" w:color="auto"/>
        <w:bottom w:val="single" w:sz="8" w:space="0" w:color="auto"/>
        <w:right w:val="double" w:sz="6" w:space="0" w:color="auto"/>
      </w:pBdr>
      <w:shd w:val="clear" w:color="000000" w:fill="E7E6E6"/>
      <w:spacing w:before="100" w:beforeAutospacing="1" w:after="100" w:afterAutospacing="1"/>
      <w:jc w:val="center"/>
    </w:pPr>
    <w:rPr>
      <w:rFonts w:ascii="Arial" w:eastAsia="SimSun" w:hAnsi="Arial" w:cs="Arial"/>
      <w:sz w:val="15"/>
      <w:szCs w:val="15"/>
      <w:lang w:val="en-US" w:eastAsia="zh-CN"/>
    </w:rPr>
  </w:style>
  <w:style w:type="paragraph" w:customStyle="1" w:styleId="xl109">
    <w:name w:val="xl109"/>
    <w:basedOn w:val="Normal"/>
    <w:rsid w:val="00F715D0"/>
    <w:pPr>
      <w:pBdr>
        <w:top w:val="single" w:sz="4" w:space="0" w:color="auto"/>
        <w:bottom w:val="single" w:sz="4" w:space="0" w:color="auto"/>
        <w:right w:val="single" w:sz="4" w:space="0" w:color="auto"/>
      </w:pBdr>
      <w:spacing w:before="100" w:beforeAutospacing="1" w:after="100" w:afterAutospacing="1"/>
      <w:jc w:val="center"/>
    </w:pPr>
    <w:rPr>
      <w:rFonts w:ascii="SimSun" w:eastAsia="SimSun" w:hAnsi="SimSun" w:cs="SimSun"/>
      <w:sz w:val="16"/>
      <w:szCs w:val="16"/>
      <w:lang w:val="en-US" w:eastAsia="zh-CN"/>
    </w:rPr>
  </w:style>
  <w:style w:type="paragraph" w:customStyle="1" w:styleId="xl110">
    <w:name w:val="xl110"/>
    <w:basedOn w:val="Normal"/>
    <w:rsid w:val="00F715D0"/>
    <w:pPr>
      <w:pBdr>
        <w:top w:val="single" w:sz="4" w:space="0" w:color="auto"/>
        <w:bottom w:val="single" w:sz="8" w:space="0" w:color="auto"/>
        <w:right w:val="single" w:sz="4" w:space="0" w:color="auto"/>
      </w:pBdr>
      <w:spacing w:before="100" w:beforeAutospacing="1" w:after="100" w:afterAutospacing="1"/>
      <w:jc w:val="center"/>
    </w:pPr>
    <w:rPr>
      <w:rFonts w:ascii="SimSun" w:eastAsia="SimSun" w:hAnsi="SimSun" w:cs="SimSun"/>
      <w:sz w:val="16"/>
      <w:szCs w:val="16"/>
      <w:lang w:val="en-US" w:eastAsia="zh-CN"/>
    </w:rPr>
  </w:style>
  <w:style w:type="paragraph" w:customStyle="1" w:styleId="xl111">
    <w:name w:val="xl111"/>
    <w:basedOn w:val="Normal"/>
    <w:rsid w:val="00F715D0"/>
    <w:pPr>
      <w:pBdr>
        <w:top w:val="single" w:sz="8" w:space="0" w:color="auto"/>
        <w:bottom w:val="single" w:sz="4" w:space="0" w:color="auto"/>
        <w:right w:val="single" w:sz="4" w:space="0" w:color="auto"/>
      </w:pBdr>
      <w:spacing w:before="100" w:beforeAutospacing="1" w:after="100" w:afterAutospacing="1"/>
      <w:jc w:val="center"/>
    </w:pPr>
    <w:rPr>
      <w:rFonts w:ascii="SimSun" w:eastAsia="SimSun" w:hAnsi="SimSun" w:cs="SimSun"/>
      <w:sz w:val="16"/>
      <w:szCs w:val="16"/>
      <w:lang w:val="en-US" w:eastAsia="zh-CN"/>
    </w:rPr>
  </w:style>
  <w:style w:type="paragraph" w:customStyle="1" w:styleId="xl112">
    <w:name w:val="xl112"/>
    <w:basedOn w:val="Normal"/>
    <w:rsid w:val="00F715D0"/>
    <w:pPr>
      <w:pBdr>
        <w:top w:val="single" w:sz="8" w:space="0" w:color="auto"/>
        <w:left w:val="single" w:sz="4" w:space="0" w:color="auto"/>
        <w:bottom w:val="single" w:sz="4" w:space="0" w:color="auto"/>
        <w:right w:val="double" w:sz="6"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113">
    <w:name w:val="xl113"/>
    <w:basedOn w:val="Normal"/>
    <w:rsid w:val="00F715D0"/>
    <w:pPr>
      <w:pBdr>
        <w:top w:val="single" w:sz="4" w:space="0" w:color="auto"/>
        <w:left w:val="single" w:sz="4" w:space="0" w:color="auto"/>
        <w:bottom w:val="single" w:sz="4" w:space="0" w:color="auto"/>
        <w:right w:val="double" w:sz="6"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114">
    <w:name w:val="xl114"/>
    <w:basedOn w:val="Normal"/>
    <w:rsid w:val="00F715D0"/>
    <w:pPr>
      <w:pBdr>
        <w:top w:val="single" w:sz="4" w:space="0" w:color="auto"/>
        <w:left w:val="single" w:sz="4" w:space="0" w:color="auto"/>
        <w:bottom w:val="single" w:sz="8" w:space="0" w:color="auto"/>
        <w:right w:val="double" w:sz="6" w:space="0" w:color="auto"/>
      </w:pBdr>
      <w:shd w:val="clear" w:color="000000" w:fill="8EA9DB"/>
      <w:spacing w:before="100" w:beforeAutospacing="1" w:after="100" w:afterAutospacing="1"/>
      <w:jc w:val="center"/>
    </w:pPr>
    <w:rPr>
      <w:rFonts w:ascii="SimSun" w:eastAsia="SimSun" w:hAnsi="SimSun" w:cs="SimSun"/>
      <w:sz w:val="16"/>
      <w:szCs w:val="16"/>
      <w:lang w:val="en-US" w:eastAsia="zh-CN"/>
    </w:rPr>
  </w:style>
  <w:style w:type="paragraph" w:customStyle="1" w:styleId="xl115">
    <w:name w:val="xl115"/>
    <w:basedOn w:val="Normal"/>
    <w:rsid w:val="00F715D0"/>
    <w:pPr>
      <w:pBdr>
        <w:top w:val="single" w:sz="8" w:space="0" w:color="auto"/>
        <w:left w:val="single" w:sz="4" w:space="0" w:color="auto"/>
        <w:bottom w:val="single" w:sz="4" w:space="0" w:color="auto"/>
        <w:right w:val="double" w:sz="6"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116">
    <w:name w:val="xl116"/>
    <w:basedOn w:val="Normal"/>
    <w:rsid w:val="00F715D0"/>
    <w:pPr>
      <w:pBdr>
        <w:top w:val="single" w:sz="4" w:space="0" w:color="auto"/>
        <w:left w:val="single" w:sz="4" w:space="0" w:color="auto"/>
        <w:bottom w:val="single" w:sz="4" w:space="0" w:color="auto"/>
        <w:right w:val="double" w:sz="6"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paragraph" w:customStyle="1" w:styleId="xl117">
    <w:name w:val="xl117"/>
    <w:basedOn w:val="Normal"/>
    <w:rsid w:val="00F715D0"/>
    <w:pPr>
      <w:pBdr>
        <w:top w:val="single" w:sz="4" w:space="0" w:color="auto"/>
        <w:left w:val="single" w:sz="4" w:space="0" w:color="auto"/>
        <w:bottom w:val="single" w:sz="8" w:space="0" w:color="auto"/>
        <w:right w:val="double" w:sz="6" w:space="0" w:color="auto"/>
      </w:pBdr>
      <w:shd w:val="clear" w:color="000000" w:fill="D9E1F2"/>
      <w:spacing w:before="100" w:beforeAutospacing="1" w:after="100" w:afterAutospacing="1"/>
      <w:jc w:val="center"/>
    </w:pPr>
    <w:rPr>
      <w:rFonts w:ascii="SimSun" w:eastAsia="SimSun" w:hAnsi="SimSun" w:cs="SimSun"/>
      <w:sz w:val="16"/>
      <w:szCs w:val="16"/>
      <w:lang w:val="en-US" w:eastAsia="zh-CN"/>
    </w:rPr>
  </w:style>
  <w:style w:type="character" w:customStyle="1" w:styleId="MTEquationSection">
    <w:name w:val="MTEquationSection"/>
    <w:qFormat/>
    <w:rsid w:val="00F715D0"/>
    <w:rPr>
      <w:rFonts w:ascii="Arial" w:hAnsi="Arial"/>
      <w:vanish w:val="0"/>
      <w:color w:val="FF0000"/>
      <w:sz w:val="24"/>
    </w:rPr>
  </w:style>
  <w:style w:type="paragraph" w:customStyle="1" w:styleId="Bulletedo1">
    <w:name w:val="Bulleted o 1"/>
    <w:basedOn w:val="Normal"/>
    <w:qFormat/>
    <w:rsid w:val="00F715D0"/>
    <w:pPr>
      <w:numPr>
        <w:numId w:val="44"/>
      </w:numPr>
      <w:overflowPunct w:val="0"/>
      <w:autoSpaceDE w:val="0"/>
      <w:autoSpaceDN w:val="0"/>
      <w:adjustRightInd w:val="0"/>
      <w:spacing w:after="180"/>
      <w:textAlignment w:val="baseline"/>
    </w:pPr>
    <w:rPr>
      <w:rFonts w:ascii="Times New Roman" w:eastAsia="SimSun" w:hAnsi="Times New Roman"/>
      <w:szCs w:val="20"/>
      <w:lang w:val="en-US"/>
    </w:rPr>
  </w:style>
  <w:style w:type="paragraph" w:customStyle="1" w:styleId="Equation">
    <w:name w:val="Equation"/>
    <w:basedOn w:val="Normal"/>
    <w:next w:val="Normal"/>
    <w:qFormat/>
    <w:rsid w:val="00F715D0"/>
    <w:pPr>
      <w:tabs>
        <w:tab w:val="right" w:pos="10206"/>
      </w:tabs>
      <w:overflowPunct w:val="0"/>
      <w:autoSpaceDE w:val="0"/>
      <w:autoSpaceDN w:val="0"/>
      <w:adjustRightInd w:val="0"/>
      <w:spacing w:after="220"/>
      <w:ind w:left="1298"/>
      <w:textAlignment w:val="baseline"/>
    </w:pPr>
    <w:rPr>
      <w:rFonts w:ascii="Arial" w:eastAsia="SimSun" w:hAnsi="Arial"/>
      <w:sz w:val="22"/>
      <w:szCs w:val="20"/>
      <w:lang w:val="en-US" w:eastAsia="zh-CN"/>
    </w:rPr>
  </w:style>
  <w:style w:type="paragraph" w:customStyle="1" w:styleId="11BodyText">
    <w:name w:val="11 BodyText"/>
    <w:basedOn w:val="Normal"/>
    <w:qFormat/>
    <w:rsid w:val="00F715D0"/>
    <w:pPr>
      <w:overflowPunct w:val="0"/>
      <w:autoSpaceDE w:val="0"/>
      <w:autoSpaceDN w:val="0"/>
      <w:adjustRightInd w:val="0"/>
      <w:spacing w:after="220"/>
      <w:ind w:left="1298"/>
      <w:textAlignment w:val="baseline"/>
    </w:pPr>
    <w:rPr>
      <w:rFonts w:ascii="Arial" w:eastAsia="SimSun" w:hAnsi="Arial"/>
      <w:sz w:val="22"/>
      <w:szCs w:val="20"/>
      <w:lang w:val="en-US"/>
    </w:rPr>
  </w:style>
  <w:style w:type="paragraph" w:customStyle="1" w:styleId="bodyCharCharChar">
    <w:name w:val="body Char Char Char"/>
    <w:basedOn w:val="Normal"/>
    <w:qFormat/>
    <w:rsid w:val="00F715D0"/>
    <w:pPr>
      <w:tabs>
        <w:tab w:val="left" w:pos="2160"/>
      </w:tabs>
      <w:overflowPunct w:val="0"/>
      <w:autoSpaceDE w:val="0"/>
      <w:autoSpaceDN w:val="0"/>
      <w:adjustRightInd w:val="0"/>
      <w:spacing w:before="120" w:after="120" w:line="280" w:lineRule="atLeast"/>
      <w:jc w:val="both"/>
      <w:textAlignment w:val="baseline"/>
    </w:pPr>
    <w:rPr>
      <w:rFonts w:ascii="New York" w:eastAsia="SimSun" w:hAnsi="New York"/>
      <w:sz w:val="24"/>
      <w:szCs w:val="20"/>
      <w:lang w:val="en-US"/>
    </w:rPr>
  </w:style>
  <w:style w:type="paragraph" w:customStyle="1" w:styleId="body">
    <w:name w:val="body"/>
    <w:basedOn w:val="Normal"/>
    <w:link w:val="bodyChar"/>
    <w:qFormat/>
    <w:rsid w:val="00F715D0"/>
    <w:pPr>
      <w:tabs>
        <w:tab w:val="left" w:pos="2160"/>
      </w:tabs>
      <w:overflowPunct w:val="0"/>
      <w:autoSpaceDE w:val="0"/>
      <w:autoSpaceDN w:val="0"/>
      <w:adjustRightInd w:val="0"/>
      <w:spacing w:before="120" w:after="120" w:line="280" w:lineRule="atLeast"/>
      <w:jc w:val="both"/>
      <w:textAlignment w:val="baseline"/>
    </w:pPr>
    <w:rPr>
      <w:rFonts w:ascii="New York" w:eastAsia="SimSun" w:hAnsi="New York"/>
      <w:sz w:val="24"/>
      <w:szCs w:val="20"/>
      <w:lang w:val="en-US"/>
    </w:rPr>
  </w:style>
  <w:style w:type="character" w:customStyle="1" w:styleId="CharChar3">
    <w:name w:val="Char Char3"/>
    <w:qFormat/>
    <w:rsid w:val="00F715D0"/>
    <w:rPr>
      <w:rFonts w:ascii="Arial" w:hAnsi="Arial"/>
      <w:sz w:val="36"/>
      <w:lang w:val="en-GB" w:eastAsia="en-US" w:bidi="ar-SA"/>
    </w:rPr>
  </w:style>
  <w:style w:type="character" w:customStyle="1" w:styleId="CharChar2">
    <w:name w:val="Char Char2"/>
    <w:qFormat/>
    <w:rsid w:val="00F715D0"/>
    <w:rPr>
      <w:rFonts w:ascii="Arial" w:hAnsi="Arial"/>
      <w:sz w:val="32"/>
      <w:lang w:val="en-GB" w:eastAsia="en-US" w:bidi="ar-SA"/>
    </w:rPr>
  </w:style>
  <w:style w:type="character" w:customStyle="1" w:styleId="CharChar1">
    <w:name w:val="Char Char1"/>
    <w:qFormat/>
    <w:rsid w:val="00F715D0"/>
    <w:rPr>
      <w:rFonts w:ascii="Arial" w:hAnsi="Arial"/>
      <w:sz w:val="28"/>
      <w:lang w:val="en-GB" w:eastAsia="en-US" w:bidi="ar-SA"/>
    </w:rPr>
  </w:style>
  <w:style w:type="character" w:customStyle="1" w:styleId="CharChar">
    <w:name w:val="Char Char"/>
    <w:qFormat/>
    <w:rsid w:val="00F715D0"/>
    <w:rPr>
      <w:rFonts w:ascii="Arial" w:hAnsi="Arial"/>
      <w:sz w:val="22"/>
      <w:lang w:val="en-GB" w:eastAsia="en-US" w:bidi="ar-SA"/>
    </w:rPr>
  </w:style>
  <w:style w:type="table" w:styleId="DarkList-Accent6">
    <w:name w:val="Dark List Accent 6"/>
    <w:basedOn w:val="TableNormal"/>
    <w:uiPriority w:val="70"/>
    <w:qFormat/>
    <w:rsid w:val="00F715D0"/>
    <w:rPr>
      <w:rFonts w:ascii="CG Times (WN)" w:eastAsia="SimSun" w:hAnsi="CG Times (WN)"/>
      <w:color w:val="FFFFFF"/>
      <w:lang w:eastAsia="ko-KR"/>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customStyle="1" w:styleId="af0">
    <w:name w:val="テキスト"/>
    <w:basedOn w:val="Normal"/>
    <w:link w:val="af1"/>
    <w:qFormat/>
    <w:rsid w:val="00F715D0"/>
    <w:pPr>
      <w:widowControl w:val="0"/>
      <w:spacing w:afterLines="50" w:after="200" w:line="320" w:lineRule="exact"/>
      <w:ind w:firstLineChars="100" w:firstLine="210"/>
      <w:jc w:val="both"/>
    </w:pPr>
    <w:rPr>
      <w:rFonts w:ascii="Century" w:eastAsia="MS Mincho" w:hAnsi="Century"/>
      <w:kern w:val="2"/>
      <w:sz w:val="21"/>
      <w:szCs w:val="22"/>
      <w:lang w:eastAsia="ja-JP"/>
    </w:rPr>
  </w:style>
  <w:style w:type="character" w:customStyle="1" w:styleId="af1">
    <w:name w:val="テキスト (文字)"/>
    <w:link w:val="af0"/>
    <w:rsid w:val="00F715D0"/>
    <w:rPr>
      <w:rFonts w:ascii="Century" w:eastAsia="MS Mincho" w:hAnsi="Century"/>
      <w:kern w:val="2"/>
      <w:sz w:val="21"/>
      <w:szCs w:val="22"/>
      <w:lang w:eastAsia="ja-JP"/>
    </w:rPr>
  </w:style>
  <w:style w:type="character" w:customStyle="1" w:styleId="TFZchn">
    <w:name w:val="TF Zchn"/>
    <w:link w:val="TF"/>
    <w:qFormat/>
    <w:locked/>
    <w:rsid w:val="00F715D0"/>
    <w:rPr>
      <w:rFonts w:ascii="Arial" w:eastAsia="MS Mincho" w:hAnsi="Arial"/>
      <w:b/>
      <w:lang w:eastAsia="ja-JP"/>
    </w:rPr>
  </w:style>
  <w:style w:type="paragraph" w:styleId="TOCHeading">
    <w:name w:val="TOC Heading"/>
    <w:basedOn w:val="Heading1"/>
    <w:next w:val="Normal"/>
    <w:uiPriority w:val="39"/>
    <w:unhideWhenUsed/>
    <w:qFormat/>
    <w:rsid w:val="00F715D0"/>
    <w:pPr>
      <w:keepLines/>
      <w:numPr>
        <w:numId w:val="0"/>
      </w:numPr>
      <w:spacing w:after="0" w:line="259" w:lineRule="auto"/>
      <w:outlineLvl w:val="9"/>
    </w:pPr>
    <w:rPr>
      <w:rFonts w:ascii="Calibri Light" w:eastAsia="Times New Roman" w:hAnsi="Calibri Light" w:cs="Times New Roman"/>
      <w:b w:val="0"/>
      <w:bCs w:val="0"/>
      <w:color w:val="2F5496"/>
      <w:kern w:val="0"/>
      <w:lang w:val="en-US"/>
    </w:rPr>
  </w:style>
  <w:style w:type="paragraph" w:customStyle="1" w:styleId="bullet10">
    <w:name w:val="bullet1"/>
    <w:basedOn w:val="text0"/>
    <w:link w:val="bullet1Char"/>
    <w:uiPriority w:val="99"/>
    <w:qFormat/>
    <w:rsid w:val="00F715D0"/>
    <w:pPr>
      <w:widowControl/>
      <w:overflowPunct/>
      <w:autoSpaceDE/>
      <w:autoSpaceDN/>
      <w:adjustRightInd/>
      <w:spacing w:after="0"/>
      <w:ind w:left="720" w:hanging="360"/>
      <w:jc w:val="left"/>
      <w:textAlignment w:val="auto"/>
    </w:pPr>
    <w:rPr>
      <w:rFonts w:ascii="Calibri" w:eastAsia="SimSun" w:hAnsi="Calibri"/>
      <w:kern w:val="2"/>
      <w:szCs w:val="24"/>
      <w:lang w:val="en-GB" w:eastAsia="zh-CN"/>
    </w:rPr>
  </w:style>
  <w:style w:type="character" w:customStyle="1" w:styleId="textChar0">
    <w:name w:val="text Char"/>
    <w:link w:val="text0"/>
    <w:qFormat/>
    <w:rsid w:val="00F715D0"/>
    <w:rPr>
      <w:rFonts w:eastAsia="Times New Roman"/>
      <w:sz w:val="24"/>
      <w:lang w:val="en-AU"/>
    </w:rPr>
  </w:style>
  <w:style w:type="character" w:customStyle="1" w:styleId="bullet1Char">
    <w:name w:val="bullet1 Char"/>
    <w:link w:val="bullet10"/>
    <w:uiPriority w:val="99"/>
    <w:qFormat/>
    <w:rsid w:val="00F715D0"/>
    <w:rPr>
      <w:rFonts w:ascii="Calibri" w:eastAsia="SimSun" w:hAnsi="Calibri"/>
      <w:kern w:val="2"/>
      <w:sz w:val="24"/>
      <w:szCs w:val="24"/>
      <w:lang w:eastAsia="zh-CN"/>
    </w:rPr>
  </w:style>
  <w:style w:type="paragraph" w:customStyle="1" w:styleId="tdoc">
    <w:name w:val="tdoc"/>
    <w:basedOn w:val="Normal"/>
    <w:link w:val="tdocChar"/>
    <w:qFormat/>
    <w:rsid w:val="00F715D0"/>
    <w:pPr>
      <w:ind w:left="1440" w:hanging="1440"/>
    </w:pPr>
  </w:style>
  <w:style w:type="character" w:customStyle="1" w:styleId="tdocChar">
    <w:name w:val="tdoc Char"/>
    <w:link w:val="tdoc"/>
    <w:qFormat/>
    <w:rsid w:val="00F715D0"/>
    <w:rPr>
      <w:rFonts w:ascii="Times" w:hAnsi="Times"/>
      <w:szCs w:val="24"/>
      <w:lang w:eastAsia="en-US"/>
    </w:rPr>
  </w:style>
  <w:style w:type="character" w:customStyle="1" w:styleId="bullet3Char">
    <w:name w:val="bullet3 Char"/>
    <w:link w:val="bullet3"/>
    <w:qFormat/>
    <w:rsid w:val="00F715D0"/>
    <w:rPr>
      <w:rFonts w:ascii="Times" w:hAnsi="Times"/>
      <w:szCs w:val="24"/>
      <w:lang w:eastAsia="en-US"/>
    </w:rPr>
  </w:style>
  <w:style w:type="paragraph" w:customStyle="1" w:styleId="gmail-msolistparagraph">
    <w:name w:val="gmail-msolistparagraph"/>
    <w:basedOn w:val="Normal"/>
    <w:uiPriority w:val="99"/>
    <w:rsid w:val="00F715D0"/>
    <w:pPr>
      <w:spacing w:before="75" w:after="75"/>
    </w:pPr>
    <w:rPr>
      <w:rFonts w:ascii="Malgun Gothic" w:eastAsia="Malgun Gothic" w:hAnsi="Malgun Gothic" w:cs="Calibri"/>
      <w:szCs w:val="20"/>
      <w:lang w:val="sv-SE" w:eastAsia="sv-SE"/>
    </w:rPr>
  </w:style>
  <w:style w:type="paragraph" w:customStyle="1" w:styleId="gmail-b2">
    <w:name w:val="gmail-b2"/>
    <w:basedOn w:val="Normal"/>
    <w:uiPriority w:val="99"/>
    <w:semiHidden/>
    <w:rsid w:val="00F715D0"/>
    <w:pPr>
      <w:spacing w:before="75" w:after="75"/>
    </w:pPr>
    <w:rPr>
      <w:rFonts w:ascii="Malgun Gothic" w:eastAsia="Malgun Gothic" w:hAnsi="Malgun Gothic" w:cs="Calibri"/>
      <w:szCs w:val="20"/>
      <w:lang w:val="sv-SE" w:eastAsia="sv-SE"/>
    </w:rPr>
  </w:style>
  <w:style w:type="character" w:customStyle="1" w:styleId="onecomwebmail-spelle">
    <w:name w:val="onecomwebmail-spelle"/>
    <w:rsid w:val="00F715D0"/>
  </w:style>
  <w:style w:type="paragraph" w:customStyle="1" w:styleId="onecomwebmail-msolistparagraph">
    <w:name w:val="onecomwebmail-msolistparagraph"/>
    <w:basedOn w:val="Normal"/>
    <w:rsid w:val="00F715D0"/>
    <w:pPr>
      <w:spacing w:before="100" w:beforeAutospacing="1" w:after="100" w:afterAutospacing="1"/>
    </w:pPr>
    <w:rPr>
      <w:rFonts w:ascii="Times New Roman" w:eastAsia="Times New Roman" w:hAnsi="Times New Roman"/>
      <w:sz w:val="24"/>
      <w:lang w:val="sv-SE" w:eastAsia="sv-SE"/>
    </w:rPr>
  </w:style>
  <w:style w:type="paragraph" w:customStyle="1" w:styleId="onecomwebmail-tah">
    <w:name w:val="onecomwebmail-tah"/>
    <w:basedOn w:val="Normal"/>
    <w:rsid w:val="00F715D0"/>
    <w:pPr>
      <w:spacing w:before="100" w:beforeAutospacing="1" w:after="100" w:afterAutospacing="1"/>
    </w:pPr>
    <w:rPr>
      <w:rFonts w:ascii="Times New Roman" w:eastAsia="Times New Roman" w:hAnsi="Times New Roman"/>
      <w:sz w:val="24"/>
      <w:lang w:val="sv-SE" w:eastAsia="sv-SE"/>
    </w:rPr>
  </w:style>
  <w:style w:type="paragraph" w:customStyle="1" w:styleId="onecomwebmail-tac">
    <w:name w:val="onecomwebmail-tac"/>
    <w:basedOn w:val="Normal"/>
    <w:rsid w:val="00F715D0"/>
    <w:pPr>
      <w:spacing w:before="100" w:beforeAutospacing="1" w:after="100" w:afterAutospacing="1"/>
    </w:pPr>
    <w:rPr>
      <w:rFonts w:ascii="Times New Roman" w:eastAsia="Times New Roman" w:hAnsi="Times New Roman"/>
      <w:sz w:val="24"/>
      <w:lang w:val="sv-SE" w:eastAsia="sv-SE"/>
    </w:rPr>
  </w:style>
  <w:style w:type="character" w:customStyle="1" w:styleId="onecomwebmail-font">
    <w:name w:val="onecomwebmail-font"/>
    <w:rsid w:val="00F715D0"/>
  </w:style>
  <w:style w:type="character" w:customStyle="1" w:styleId="onecomwebmail-size">
    <w:name w:val="onecomwebmail-size"/>
    <w:rsid w:val="00F715D0"/>
  </w:style>
  <w:style w:type="table" w:customStyle="1" w:styleId="GridTable4-Accent511">
    <w:name w:val="Grid Table 4 - Accent 511"/>
    <w:basedOn w:val="TableNormal"/>
    <w:next w:val="GridTable4-Accent5"/>
    <w:uiPriority w:val="49"/>
    <w:qFormat/>
    <w:rsid w:val="004C70A4"/>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CharChar1CharCharCharCharCharCharCharCharCharCharCharCharCharCharChar4">
    <w:name w:val="Char Char1 Char Char Char Char Char Char Char Char Char Char Char Char Char Char Char4"/>
    <w:semiHidden/>
    <w:rsid w:val="006B4D0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af2">
    <w:name w:val="未解決のメンション"/>
    <w:uiPriority w:val="99"/>
    <w:semiHidden/>
    <w:unhideWhenUsed/>
    <w:rsid w:val="006B4D00"/>
    <w:rPr>
      <w:color w:val="808080"/>
      <w:shd w:val="clear" w:color="auto" w:fill="E6E6E6"/>
    </w:rPr>
  </w:style>
  <w:style w:type="character" w:customStyle="1" w:styleId="51">
    <w:name w:val="(文字) (文字)51"/>
    <w:semiHidden/>
    <w:rsid w:val="006B4D00"/>
    <w:rPr>
      <w:rFonts w:ascii="Times New Roman" w:hAnsi="Times New Roman"/>
      <w:lang w:eastAsia="en-US"/>
    </w:rPr>
  </w:style>
  <w:style w:type="table" w:customStyle="1" w:styleId="TableGrid10">
    <w:name w:val="Table Grid1"/>
    <w:basedOn w:val="TableNormal"/>
    <w:next w:val="TableGrid"/>
    <w:uiPriority w:val="39"/>
    <w:qFormat/>
    <w:rsid w:val="006B4D00"/>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2">
    <w:name w:val="Colorful List - Accent 12"/>
    <w:basedOn w:val="TableNormal"/>
    <w:next w:val="ColorfulList-Accent1"/>
    <w:uiPriority w:val="34"/>
    <w:rsid w:val="006B4D00"/>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customStyle="1" w:styleId="rProposal">
    <w:name w:val="rProposal"/>
    <w:basedOn w:val="Normal"/>
    <w:next w:val="Normal"/>
    <w:link w:val="rProposalChar"/>
    <w:qFormat/>
    <w:rsid w:val="006B4D00"/>
    <w:pPr>
      <w:spacing w:before="120" w:after="120"/>
      <w:ind w:leftChars="213" w:left="1275" w:hanging="849"/>
      <w:jc w:val="both"/>
    </w:pPr>
    <w:rPr>
      <w:rFonts w:ascii="Times New Roman" w:eastAsia="Malgun Gothic" w:hAnsi="Times New Roman"/>
      <w:i/>
      <w:kern w:val="2"/>
      <w:sz w:val="22"/>
      <w:szCs w:val="22"/>
      <w:lang w:val="en-US" w:eastAsia="ko-KR"/>
    </w:rPr>
  </w:style>
  <w:style w:type="character" w:customStyle="1" w:styleId="rProposalChar">
    <w:name w:val="rProposal Char"/>
    <w:link w:val="rProposal"/>
    <w:rsid w:val="006B4D00"/>
    <w:rPr>
      <w:rFonts w:eastAsia="Malgun Gothic"/>
      <w:i/>
      <w:kern w:val="2"/>
      <w:sz w:val="22"/>
      <w:szCs w:val="22"/>
      <w:lang w:val="en-US" w:eastAsia="ko-KR"/>
    </w:rPr>
  </w:style>
  <w:style w:type="character" w:customStyle="1" w:styleId="af3">
    <w:name w:val="メンション"/>
    <w:uiPriority w:val="99"/>
    <w:semiHidden/>
    <w:unhideWhenUsed/>
    <w:rsid w:val="006B4D00"/>
    <w:rPr>
      <w:color w:val="2B579A"/>
      <w:shd w:val="clear" w:color="auto" w:fill="E6E6E6"/>
    </w:rPr>
  </w:style>
  <w:style w:type="paragraph" w:customStyle="1" w:styleId="Proposalsub">
    <w:name w:val="Proposal_sub"/>
    <w:basedOn w:val="Normal"/>
    <w:link w:val="ProposalsubChar"/>
    <w:qFormat/>
    <w:rsid w:val="006B4D00"/>
    <w:pPr>
      <w:numPr>
        <w:numId w:val="45"/>
      </w:numPr>
      <w:spacing w:before="120" w:after="120"/>
      <w:ind w:left="1167" w:hanging="283"/>
      <w:jc w:val="both"/>
    </w:pPr>
    <w:rPr>
      <w:rFonts w:ascii="Times New Roman" w:eastAsia="Malgun Gothic" w:hAnsi="Times New Roman"/>
      <w:kern w:val="2"/>
      <w:szCs w:val="22"/>
      <w:lang w:val="en-US" w:eastAsia="ko-KR"/>
    </w:rPr>
  </w:style>
  <w:style w:type="paragraph" w:customStyle="1" w:styleId="Proposalsubsub">
    <w:name w:val="Proposal_sub_sub"/>
    <w:basedOn w:val="Normal"/>
    <w:link w:val="ProposalsubsubChar"/>
    <w:qFormat/>
    <w:rsid w:val="006B4D00"/>
    <w:pPr>
      <w:numPr>
        <w:ilvl w:val="1"/>
        <w:numId w:val="45"/>
      </w:numPr>
      <w:spacing w:before="120" w:after="120"/>
      <w:ind w:left="1593"/>
      <w:jc w:val="both"/>
    </w:pPr>
    <w:rPr>
      <w:rFonts w:ascii="Times New Roman" w:eastAsia="Malgun Gothic" w:hAnsi="Times New Roman"/>
      <w:kern w:val="2"/>
      <w:szCs w:val="22"/>
      <w:lang w:val="en-US" w:eastAsia="ko-KR"/>
    </w:rPr>
  </w:style>
  <w:style w:type="paragraph" w:customStyle="1" w:styleId="rProposalsub">
    <w:name w:val="rProposal_sub"/>
    <w:basedOn w:val="Normal"/>
    <w:next w:val="Normal"/>
    <w:link w:val="rProposalsubChar"/>
    <w:qFormat/>
    <w:rsid w:val="006B4D00"/>
    <w:pPr>
      <w:numPr>
        <w:numId w:val="4"/>
      </w:numPr>
      <w:spacing w:before="120" w:after="120"/>
      <w:jc w:val="both"/>
    </w:pPr>
    <w:rPr>
      <w:rFonts w:ascii="Times New Roman" w:eastAsia="Malgun Gothic" w:hAnsi="Times New Roman"/>
      <w:i/>
      <w:kern w:val="2"/>
      <w:sz w:val="22"/>
      <w:szCs w:val="22"/>
      <w:lang w:val="en-US" w:eastAsia="ko-KR"/>
    </w:rPr>
  </w:style>
  <w:style w:type="table" w:customStyle="1" w:styleId="GridTable4-Accent52">
    <w:name w:val="Grid Table 4 - Accent 52"/>
    <w:basedOn w:val="TableNormal"/>
    <w:next w:val="GridTable4-Accent5"/>
    <w:uiPriority w:val="49"/>
    <w:rsid w:val="006B4D00"/>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431">
    <w:name w:val="Table Grid431"/>
    <w:basedOn w:val="TableNormal"/>
    <w:next w:val="TableGrid"/>
    <w:qFormat/>
    <w:rsid w:val="004C70A4"/>
    <w:rPr>
      <w:rFonts w:ascii="Calibri" w:eastAsia="DengXian"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ProposalsubChar">
    <w:name w:val="rProposal_sub Char"/>
    <w:link w:val="rProposalsub"/>
    <w:rsid w:val="006B4D00"/>
    <w:rPr>
      <w:rFonts w:eastAsia="Malgun Gothic"/>
      <w:i/>
      <w:kern w:val="2"/>
      <w:sz w:val="22"/>
      <w:szCs w:val="22"/>
      <w:lang w:val="en-US" w:eastAsia="ko-KR"/>
    </w:rPr>
  </w:style>
  <w:style w:type="paragraph" w:customStyle="1" w:styleId="14">
    <w:name w:val="列出段落1"/>
    <w:basedOn w:val="Normal"/>
    <w:uiPriority w:val="34"/>
    <w:qFormat/>
    <w:rsid w:val="00C95926"/>
    <w:pPr>
      <w:spacing w:line="259" w:lineRule="auto"/>
      <w:ind w:firstLineChars="200" w:firstLine="420"/>
    </w:pPr>
    <w:rPr>
      <w:rFonts w:ascii="SimSun" w:eastAsia="SimSun" w:hAnsi="SimSun"/>
      <w:sz w:val="24"/>
      <w:lang w:val="en-US"/>
    </w:rPr>
  </w:style>
  <w:style w:type="paragraph" w:customStyle="1" w:styleId="ParagraphNumbering">
    <w:name w:val="Paragraph Numbering"/>
    <w:basedOn w:val="Normal"/>
    <w:rsid w:val="00C95926"/>
    <w:pPr>
      <w:numPr>
        <w:numId w:val="46"/>
      </w:numPr>
      <w:tabs>
        <w:tab w:val="left" w:pos="851"/>
      </w:tabs>
      <w:spacing w:line="360" w:lineRule="auto"/>
    </w:pPr>
    <w:rPr>
      <w:rFonts w:ascii="Arial" w:eastAsia="MS Mincho" w:hAnsi="Arial" w:cs="MS PGothic"/>
      <w:sz w:val="22"/>
      <w:szCs w:val="22"/>
      <w:lang w:val="en-US" w:eastAsia="ja-JP"/>
    </w:rPr>
  </w:style>
  <w:style w:type="paragraph" w:customStyle="1" w:styleId="CharChar1CharCharCharCharCharCharCharCharCharCharCharCharCharCharChar40">
    <w:name w:val="Char Char1 Char Char Char Char Char Char Char Char Char Char Char Char Char Char Char40"/>
    <w:semiHidden/>
    <w:rsid w:val="000F713F"/>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35">
    <w:name w:val="(文字) (文字)535"/>
    <w:semiHidden/>
    <w:rsid w:val="000F713F"/>
    <w:rPr>
      <w:rFonts w:ascii="Times New Roman" w:hAnsi="Times New Roman"/>
      <w:lang w:eastAsia="en-US"/>
    </w:rPr>
  </w:style>
  <w:style w:type="character" w:customStyle="1" w:styleId="CaptionEquationChar">
    <w:name w:val="Caption Equation Char"/>
    <w:aliases w:val="Caption Char1 Char2,Caption Char Char Char2,Caption Char1 Char Char1,Caption Char2 Char1,Caption Char Char Char Char1,Caption Char Char1 Char1,fig and tbl Char1,fighead2 Char1,Table Caption Char1,topic Char,cap Char3,cap Char Char2"/>
    <w:uiPriority w:val="35"/>
    <w:qFormat/>
    <w:rsid w:val="000F713F"/>
    <w:rPr>
      <w:rFonts w:ascii="Times New Roman" w:eastAsia="PMingLiU" w:hAnsi="Times New Roman" w:cs="Times New Roman"/>
      <w:b/>
      <w:bCs/>
      <w:kern w:val="2"/>
      <w:sz w:val="20"/>
      <w:szCs w:val="20"/>
      <w:lang w:eastAsia="zh-CN"/>
    </w:rPr>
  </w:style>
  <w:style w:type="table" w:customStyle="1" w:styleId="ColorfulList-Accent13">
    <w:name w:val="Colorful List - Accent 13"/>
    <w:basedOn w:val="TableNormal"/>
    <w:next w:val="ColorfulList-Accent1"/>
    <w:uiPriority w:val="34"/>
    <w:rsid w:val="000F713F"/>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3">
    <w:name w:val="Grid Table 4 - Accent 53"/>
    <w:basedOn w:val="TableNormal"/>
    <w:next w:val="GridTable4-Accent5"/>
    <w:uiPriority w:val="49"/>
    <w:rsid w:val="000F713F"/>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NOChar1">
    <w:name w:val="NO Char1"/>
    <w:qFormat/>
    <w:rsid w:val="000F713F"/>
    <w:rPr>
      <w:sz w:val="24"/>
      <w:lang w:eastAsia="en-US"/>
    </w:rPr>
  </w:style>
  <w:style w:type="character" w:customStyle="1" w:styleId="CommentaireCar">
    <w:name w:val="Commentaire Car"/>
    <w:rsid w:val="000F713F"/>
    <w:rPr>
      <w:sz w:val="20"/>
      <w:szCs w:val="20"/>
    </w:rPr>
  </w:style>
  <w:style w:type="character" w:customStyle="1" w:styleId="citationref">
    <w:name w:val="citationref"/>
    <w:rsid w:val="000F713F"/>
  </w:style>
  <w:style w:type="character" w:customStyle="1" w:styleId="mw-mmv-title">
    <w:name w:val="mw-mmv-title"/>
    <w:rsid w:val="000F713F"/>
  </w:style>
  <w:style w:type="character" w:customStyle="1" w:styleId="legend-color">
    <w:name w:val="legend-color"/>
    <w:rsid w:val="000F713F"/>
  </w:style>
  <w:style w:type="paragraph" w:customStyle="1" w:styleId="Equationlegend">
    <w:name w:val="Equation_legend"/>
    <w:basedOn w:val="NormalIndent"/>
    <w:link w:val="EquationlegendChar"/>
    <w:rsid w:val="000F713F"/>
    <w:pPr>
      <w:widowControl/>
      <w:tabs>
        <w:tab w:val="right" w:pos="1701"/>
        <w:tab w:val="left" w:pos="1985"/>
      </w:tabs>
      <w:overflowPunct w:val="0"/>
      <w:autoSpaceDE w:val="0"/>
      <w:autoSpaceDN w:val="0"/>
      <w:adjustRightInd w:val="0"/>
      <w:spacing w:before="80"/>
      <w:ind w:left="1985" w:hanging="1985"/>
      <w:textAlignment w:val="baseline"/>
    </w:pPr>
    <w:rPr>
      <w:rFonts w:eastAsia="Times New Roman"/>
      <w:kern w:val="0"/>
      <w:sz w:val="24"/>
      <w:lang w:eastAsia="en-US"/>
    </w:rPr>
  </w:style>
  <w:style w:type="character" w:customStyle="1" w:styleId="EquationlegendChar">
    <w:name w:val="Equation_legend Char"/>
    <w:link w:val="Equationlegend"/>
    <w:locked/>
    <w:rsid w:val="000F713F"/>
    <w:rPr>
      <w:rFonts w:eastAsia="Times New Roman"/>
      <w:sz w:val="24"/>
      <w:lang w:val="en-US" w:eastAsia="en-US"/>
    </w:rPr>
  </w:style>
  <w:style w:type="paragraph" w:customStyle="1" w:styleId="CharChar1CharCharCharCharCharCharCharCharCharCharCharCharCharCharChar39">
    <w:name w:val="Char Char1 Char Char Char Char Char Char Char Char Char Char Char Char Char Char Char39"/>
    <w:semiHidden/>
    <w:rsid w:val="00966D15"/>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34">
    <w:name w:val="(文字) (文字)534"/>
    <w:semiHidden/>
    <w:rsid w:val="00966D15"/>
    <w:rPr>
      <w:rFonts w:ascii="Times New Roman" w:hAnsi="Times New Roman"/>
      <w:lang w:eastAsia="en-US"/>
    </w:rPr>
  </w:style>
  <w:style w:type="table" w:customStyle="1" w:styleId="ColorfulList-Accent14">
    <w:name w:val="Colorful List - Accent 14"/>
    <w:basedOn w:val="TableNormal"/>
    <w:next w:val="ColorfulList-Accent1"/>
    <w:uiPriority w:val="34"/>
    <w:rsid w:val="00966D15"/>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4">
    <w:name w:val="Grid Table 4 - Accent 54"/>
    <w:basedOn w:val="TableNormal"/>
    <w:next w:val="GridTable4-Accent5"/>
    <w:uiPriority w:val="49"/>
    <w:rsid w:val="00966D15"/>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CharChar1CharCharCharCharCharCharCharCharCharCharCharCharCharCharChar38">
    <w:name w:val="Char Char1 Char Char Char Char Char Char Char Char Char Char Char Char Char Char Char38"/>
    <w:semiHidden/>
    <w:rsid w:val="006D7D75"/>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33">
    <w:name w:val="(文字) (文字)533"/>
    <w:semiHidden/>
    <w:rsid w:val="006D7D75"/>
    <w:rPr>
      <w:rFonts w:ascii="Times New Roman" w:hAnsi="Times New Roman"/>
      <w:lang w:eastAsia="en-US"/>
    </w:rPr>
  </w:style>
  <w:style w:type="table" w:customStyle="1" w:styleId="ColorfulList-Accent15">
    <w:name w:val="Colorful List - Accent 15"/>
    <w:basedOn w:val="TableNormal"/>
    <w:next w:val="ColorfulList-Accent1"/>
    <w:uiPriority w:val="34"/>
    <w:rsid w:val="006D7D75"/>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customStyle="1" w:styleId="15">
    <w:name w:val="访问过的超链接1"/>
    <w:rsid w:val="006D7D75"/>
    <w:rPr>
      <w:color w:val="800080"/>
      <w:kern w:val="2"/>
      <w:u w:val="single"/>
      <w:lang w:val="en-GB" w:eastAsia="zh-CN" w:bidi="ar-SA"/>
    </w:rPr>
  </w:style>
  <w:style w:type="paragraph" w:customStyle="1" w:styleId="16">
    <w:name w:val="1"/>
    <w:next w:val="Normal"/>
    <w:qFormat/>
    <w:rsid w:val="006D7D75"/>
    <w:pPr>
      <w:keepNext/>
      <w:tabs>
        <w:tab w:val="num" w:pos="720"/>
      </w:tabs>
      <w:autoSpaceDE w:val="0"/>
      <w:autoSpaceDN w:val="0"/>
      <w:adjustRightInd w:val="0"/>
      <w:ind w:left="720" w:hanging="360"/>
      <w:jc w:val="both"/>
    </w:pPr>
    <w:rPr>
      <w:rFonts w:eastAsia="Times New Roman"/>
      <w:kern w:val="2"/>
      <w:lang w:eastAsia="zh-CN"/>
    </w:rPr>
  </w:style>
  <w:style w:type="table" w:customStyle="1" w:styleId="GridTable4-Accent55">
    <w:name w:val="Grid Table 4 - Accent 55"/>
    <w:basedOn w:val="TableNormal"/>
    <w:next w:val="GridTable4-Accent5"/>
    <w:uiPriority w:val="49"/>
    <w:rsid w:val="006D7D75"/>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Eqn">
    <w:name w:val="Eqn"/>
    <w:basedOn w:val="Normal"/>
    <w:qFormat/>
    <w:rsid w:val="006D7D75"/>
    <w:pPr>
      <w:tabs>
        <w:tab w:val="center" w:pos="4608"/>
        <w:tab w:val="right" w:pos="9216"/>
      </w:tabs>
      <w:autoSpaceDE w:val="0"/>
      <w:autoSpaceDN w:val="0"/>
      <w:adjustRightInd w:val="0"/>
      <w:snapToGrid w:val="0"/>
      <w:spacing w:after="120"/>
      <w:jc w:val="both"/>
    </w:pPr>
    <w:rPr>
      <w:rFonts w:ascii="Times New Roman" w:eastAsia="SimSun" w:hAnsi="Times New Roman"/>
      <w:sz w:val="22"/>
      <w:szCs w:val="22"/>
      <w:lang w:val="en-US" w:eastAsia="ja-JP"/>
    </w:rPr>
  </w:style>
  <w:style w:type="paragraph" w:customStyle="1" w:styleId="tablecol">
    <w:name w:val="tablecol"/>
    <w:basedOn w:val="tablecell0"/>
    <w:qFormat/>
    <w:rsid w:val="006D7D75"/>
    <w:pPr>
      <w:spacing w:before="20" w:after="20"/>
      <w:jc w:val="center"/>
    </w:pPr>
    <w:rPr>
      <w:b/>
      <w:sz w:val="22"/>
      <w:szCs w:val="22"/>
    </w:rPr>
  </w:style>
  <w:style w:type="paragraph" w:customStyle="1" w:styleId="ydp76149c4fyiv9573453272msolistparagraph">
    <w:name w:val="ydp76149c4fyiv9573453272msolistparagraph"/>
    <w:basedOn w:val="Normal"/>
    <w:uiPriority w:val="99"/>
    <w:rsid w:val="006D7D75"/>
    <w:pPr>
      <w:spacing w:before="100" w:beforeAutospacing="1" w:after="100" w:afterAutospacing="1"/>
    </w:pPr>
    <w:rPr>
      <w:rFonts w:ascii="Times New Roman" w:eastAsia="Calibri" w:hAnsi="Times New Roman"/>
      <w:sz w:val="24"/>
      <w:lang w:val="en-US"/>
    </w:rPr>
  </w:style>
  <w:style w:type="character" w:customStyle="1" w:styleId="MTConvertedEquation">
    <w:name w:val="MTConvertedEquation"/>
    <w:rsid w:val="006D7D75"/>
    <w:rPr>
      <w:lang w:eastAsia="zh-CN"/>
    </w:rPr>
  </w:style>
  <w:style w:type="character" w:customStyle="1" w:styleId="gmail-il">
    <w:name w:val="gmail-il"/>
    <w:rsid w:val="006D7D75"/>
  </w:style>
  <w:style w:type="paragraph" w:customStyle="1" w:styleId="gmail-m-6486197391449858303msolistparagraph">
    <w:name w:val="gmail-m-6486197391449858303msolistparagraph"/>
    <w:basedOn w:val="Normal"/>
    <w:rsid w:val="006D7D75"/>
    <w:pPr>
      <w:spacing w:before="100" w:beforeAutospacing="1" w:after="100" w:afterAutospacing="1"/>
    </w:pPr>
    <w:rPr>
      <w:rFonts w:ascii="Times New Roman" w:eastAsia="Times New Roman" w:hAnsi="Times New Roman"/>
      <w:sz w:val="24"/>
      <w:lang w:val="en-US" w:eastAsia="zh-CN"/>
    </w:rPr>
  </w:style>
  <w:style w:type="character" w:customStyle="1" w:styleId="af4">
    <w:name w:val="上角标"/>
    <w:rsid w:val="006D7D75"/>
    <w:rPr>
      <w:vertAlign w:val="superscript"/>
    </w:rPr>
  </w:style>
  <w:style w:type="character" w:customStyle="1" w:styleId="af5">
    <w:name w:val="下角标"/>
    <w:rsid w:val="006D7D75"/>
    <w:rPr>
      <w:vertAlign w:val="subscript"/>
    </w:rPr>
  </w:style>
  <w:style w:type="character" w:customStyle="1" w:styleId="af6">
    <w:name w:val="正文字符"/>
    <w:rsid w:val="006D7D75"/>
    <w:rPr>
      <w:rFonts w:ascii="Times New Roman" w:eastAsia="SimSun" w:hAnsi="Times New Roman"/>
      <w:spacing w:val="6"/>
      <w:position w:val="0"/>
      <w:sz w:val="26"/>
    </w:rPr>
  </w:style>
  <w:style w:type="paragraph" w:customStyle="1" w:styleId="22">
    <w:name w:val="标题2"/>
    <w:basedOn w:val="Normal"/>
    <w:qFormat/>
    <w:rsid w:val="006D7D75"/>
    <w:pPr>
      <w:widowControl w:val="0"/>
      <w:autoSpaceDE w:val="0"/>
      <w:autoSpaceDN w:val="0"/>
      <w:adjustRightInd w:val="0"/>
      <w:spacing w:line="360" w:lineRule="auto"/>
    </w:pPr>
    <w:rPr>
      <w:rFonts w:ascii="SimSun" w:eastAsia="SimSun" w:hAnsi="Times New Roman"/>
      <w:sz w:val="24"/>
      <w:szCs w:val="20"/>
      <w:lang w:val="en-US" w:eastAsia="zh-CN"/>
    </w:rPr>
  </w:style>
  <w:style w:type="paragraph" w:customStyle="1" w:styleId="af7">
    <w:name w:val="缺省文本"/>
    <w:basedOn w:val="Normal"/>
    <w:link w:val="Char2"/>
    <w:rsid w:val="006D7D75"/>
    <w:pPr>
      <w:widowControl w:val="0"/>
      <w:autoSpaceDE w:val="0"/>
      <w:autoSpaceDN w:val="0"/>
      <w:adjustRightInd w:val="0"/>
      <w:spacing w:line="360" w:lineRule="auto"/>
    </w:pPr>
    <w:rPr>
      <w:rFonts w:ascii="Times New Roman" w:eastAsia="SimSun" w:hAnsi="Times New Roman"/>
      <w:sz w:val="21"/>
      <w:szCs w:val="20"/>
      <w:lang w:val="en-US" w:eastAsia="zh-CN"/>
    </w:rPr>
  </w:style>
  <w:style w:type="character" w:customStyle="1" w:styleId="Char2">
    <w:name w:val="缺省文本 Char"/>
    <w:link w:val="af7"/>
    <w:rsid w:val="006D7D75"/>
    <w:rPr>
      <w:rFonts w:eastAsia="SimSun"/>
      <w:sz w:val="21"/>
      <w:lang w:val="en-US" w:eastAsia="zh-CN"/>
    </w:rPr>
  </w:style>
  <w:style w:type="paragraph" w:customStyle="1" w:styleId="af8">
    <w:name w:val="编写建议"/>
    <w:basedOn w:val="Normal"/>
    <w:rsid w:val="006D7D75"/>
    <w:pPr>
      <w:widowControl w:val="0"/>
      <w:autoSpaceDE w:val="0"/>
      <w:autoSpaceDN w:val="0"/>
      <w:adjustRightInd w:val="0"/>
      <w:spacing w:line="360" w:lineRule="auto"/>
      <w:ind w:left="1134"/>
      <w:jc w:val="both"/>
    </w:pPr>
    <w:rPr>
      <w:rFonts w:ascii="Times New Roman" w:eastAsia="SimSun" w:hAnsi="Times New Roman"/>
      <w:i/>
      <w:color w:val="0000FF"/>
      <w:sz w:val="21"/>
      <w:szCs w:val="20"/>
      <w:lang w:val="en-US" w:eastAsia="zh-CN"/>
    </w:rPr>
  </w:style>
  <w:style w:type="paragraph" w:customStyle="1" w:styleId="af9">
    <w:name w:val="样式 编写建议"/>
    <w:basedOn w:val="Normal"/>
    <w:next w:val="BodyTextFirstIndent"/>
    <w:autoRedefine/>
    <w:rsid w:val="006D7D75"/>
    <w:pPr>
      <w:widowControl w:val="0"/>
      <w:autoSpaceDE w:val="0"/>
      <w:autoSpaceDN w:val="0"/>
      <w:adjustRightInd w:val="0"/>
      <w:spacing w:line="360" w:lineRule="auto"/>
      <w:jc w:val="both"/>
    </w:pPr>
    <w:rPr>
      <w:rFonts w:ascii="Times New Roman" w:eastAsia="KaiTi_GB2312" w:hAnsi="Times New Roman"/>
      <w:iCs/>
      <w:color w:val="000000"/>
      <w:sz w:val="21"/>
      <w:szCs w:val="20"/>
      <w:lang w:val="en-US" w:eastAsia="zh-CN"/>
    </w:rPr>
  </w:style>
  <w:style w:type="paragraph" w:styleId="BodyTextFirstIndent">
    <w:name w:val="Body Text First Indent"/>
    <w:basedOn w:val="BodyText"/>
    <w:link w:val="BodyTextFirstIndentChar"/>
    <w:rsid w:val="006D7D75"/>
    <w:pPr>
      <w:widowControl w:val="0"/>
      <w:adjustRightInd w:val="0"/>
      <w:spacing w:line="460" w:lineRule="exact"/>
      <w:ind w:firstLineChars="100" w:firstLine="420"/>
      <w:jc w:val="left"/>
      <w:textAlignment w:val="baseline"/>
    </w:pPr>
    <w:rPr>
      <w:rFonts w:ascii="Times New Roman" w:eastAsia="KaiTi" w:hAnsi="Times New Roman"/>
      <w:kern w:val="28"/>
      <w:sz w:val="28"/>
      <w:szCs w:val="20"/>
      <w:lang w:val="en-US" w:eastAsia="zh-CN"/>
    </w:rPr>
  </w:style>
  <w:style w:type="character" w:customStyle="1" w:styleId="BodyTextFirstIndentChar">
    <w:name w:val="Body Text First Indent Char"/>
    <w:basedOn w:val="BodyTextChar"/>
    <w:link w:val="BodyTextFirstIndent"/>
    <w:rsid w:val="006D7D75"/>
    <w:rPr>
      <w:rFonts w:ascii="Times" w:eastAsia="KaiTi" w:hAnsi="Times"/>
      <w:kern w:val="28"/>
      <w:sz w:val="28"/>
      <w:szCs w:val="24"/>
      <w:lang w:val="en-US" w:eastAsia="zh-CN"/>
    </w:rPr>
  </w:style>
  <w:style w:type="paragraph" w:customStyle="1" w:styleId="ParaCharCharCharCharCharCharCharCharCharChar">
    <w:name w:val="默认段落字体 Para Char Char Char Char Char Char Char Char Char Char"/>
    <w:basedOn w:val="DocumentMap"/>
    <w:autoRedefine/>
    <w:rsid w:val="006D7D75"/>
    <w:pPr>
      <w:widowControl w:val="0"/>
      <w:adjustRightInd w:val="0"/>
      <w:spacing w:line="436" w:lineRule="exact"/>
      <w:ind w:left="357"/>
      <w:outlineLvl w:val="3"/>
    </w:pPr>
    <w:rPr>
      <w:rFonts w:ascii="Arial" w:eastAsia="SimHei" w:hAnsi="Arial" w:cs="Arial"/>
      <w:snapToGrid w:val="0"/>
      <w:sz w:val="21"/>
      <w:szCs w:val="21"/>
      <w:lang w:val="en-US" w:eastAsia="zh-CN"/>
    </w:rPr>
  </w:style>
  <w:style w:type="paragraph" w:customStyle="1" w:styleId="afa">
    <w:name w:val="È±Ê¡ÎÄ±¾"/>
    <w:basedOn w:val="Normal"/>
    <w:rsid w:val="006D7D75"/>
    <w:pPr>
      <w:overflowPunct w:val="0"/>
      <w:autoSpaceDE w:val="0"/>
      <w:autoSpaceDN w:val="0"/>
      <w:adjustRightInd w:val="0"/>
      <w:textAlignment w:val="baseline"/>
    </w:pPr>
    <w:rPr>
      <w:rFonts w:ascii="Times New Roman" w:eastAsia="SimSun" w:hAnsi="Times New Roman"/>
      <w:sz w:val="24"/>
      <w:szCs w:val="20"/>
      <w:lang w:val="en-US" w:eastAsia="zh-CN"/>
    </w:rPr>
  </w:style>
  <w:style w:type="paragraph" w:customStyle="1" w:styleId="ParaChar">
    <w:name w:val="默认段落字体 Para Char"/>
    <w:basedOn w:val="Normal"/>
    <w:rsid w:val="006D7D75"/>
    <w:pPr>
      <w:keepNext/>
      <w:widowControl w:val="0"/>
      <w:autoSpaceDE w:val="0"/>
      <w:autoSpaceDN w:val="0"/>
      <w:adjustRightInd w:val="0"/>
    </w:pPr>
    <w:rPr>
      <w:rFonts w:ascii="Times New Roman" w:eastAsia="SimSun" w:hAnsi="Times New Roman"/>
      <w:szCs w:val="20"/>
      <w:lang w:val="en-US" w:eastAsia="zh-CN"/>
    </w:rPr>
  </w:style>
  <w:style w:type="paragraph" w:customStyle="1" w:styleId="Char10">
    <w:name w:val="Char1"/>
    <w:basedOn w:val="Normal"/>
    <w:rsid w:val="006D7D75"/>
    <w:pPr>
      <w:spacing w:after="160" w:line="240" w:lineRule="exact"/>
    </w:pPr>
    <w:rPr>
      <w:rFonts w:ascii="Verdana" w:eastAsia="SimSun" w:hAnsi="Verdana"/>
      <w:szCs w:val="20"/>
      <w:lang w:val="en-US"/>
    </w:rPr>
  </w:style>
  <w:style w:type="paragraph" w:customStyle="1" w:styleId="a">
    <w:name w:val="图号"/>
    <w:basedOn w:val="Normal"/>
    <w:rsid w:val="006D7D75"/>
    <w:pPr>
      <w:widowControl w:val="0"/>
      <w:numPr>
        <w:numId w:val="47"/>
      </w:numPr>
      <w:tabs>
        <w:tab w:val="clear" w:pos="720"/>
      </w:tabs>
      <w:autoSpaceDE w:val="0"/>
      <w:autoSpaceDN w:val="0"/>
      <w:adjustRightInd w:val="0"/>
      <w:spacing w:before="105" w:line="360" w:lineRule="auto"/>
      <w:ind w:left="420" w:hanging="420"/>
      <w:jc w:val="center"/>
    </w:pPr>
    <w:rPr>
      <w:rFonts w:ascii="Times New Roman" w:eastAsia="SimSun" w:hAnsi="Times New Roman"/>
      <w:sz w:val="21"/>
      <w:szCs w:val="21"/>
      <w:lang w:val="en-US" w:eastAsia="zh-CN"/>
    </w:rPr>
  </w:style>
  <w:style w:type="paragraph" w:customStyle="1" w:styleId="30">
    <w:name w:val="标题3"/>
    <w:basedOn w:val="Normal"/>
    <w:rsid w:val="006D7D75"/>
    <w:pPr>
      <w:widowControl w:val="0"/>
      <w:autoSpaceDE w:val="0"/>
      <w:autoSpaceDN w:val="0"/>
      <w:adjustRightInd w:val="0"/>
      <w:spacing w:line="360" w:lineRule="auto"/>
      <w:ind w:left="1134"/>
      <w:jc w:val="both"/>
    </w:pPr>
    <w:rPr>
      <w:rFonts w:ascii="Times New Roman" w:eastAsia="SimSun" w:hAnsi="Times New Roman"/>
      <w:i/>
      <w:color w:val="0000FF"/>
      <w:sz w:val="21"/>
      <w:szCs w:val="20"/>
      <w:u w:color="EEECE1"/>
      <w:lang w:val="en-US" w:eastAsia="zh-CN"/>
    </w:rPr>
  </w:style>
  <w:style w:type="table" w:customStyle="1" w:styleId="110">
    <w:name w:val="网格型11"/>
    <w:basedOn w:val="TableNormal"/>
    <w:next w:val="TableGrid"/>
    <w:rsid w:val="006D7D75"/>
    <w:pPr>
      <w:widowControl w:val="0"/>
      <w:jc w:val="both"/>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b">
    <w:name w:val="表头文本"/>
    <w:rsid w:val="006D7D75"/>
    <w:pPr>
      <w:jc w:val="center"/>
    </w:pPr>
    <w:rPr>
      <w:rFonts w:ascii="Arial" w:eastAsia="SimSun" w:hAnsi="Arial"/>
      <w:b/>
      <w:color w:val="1F497D"/>
      <w:sz w:val="21"/>
      <w:szCs w:val="21"/>
      <w:u w:color="EEECE1"/>
      <w:lang w:val="en-US" w:eastAsia="zh-CN"/>
    </w:rPr>
  </w:style>
  <w:style w:type="paragraph" w:customStyle="1" w:styleId="GB2312242">
    <w:name w:val="楷体_GB2312 （正文）四号 行距: 固定值 24 磅 首行缩进:  2 字符"/>
    <w:basedOn w:val="Normal"/>
    <w:qFormat/>
    <w:rsid w:val="006D7D75"/>
    <w:pPr>
      <w:widowControl w:val="0"/>
      <w:spacing w:line="480" w:lineRule="exact"/>
      <w:ind w:firstLineChars="200" w:firstLine="560"/>
      <w:jc w:val="both"/>
    </w:pPr>
    <w:rPr>
      <w:rFonts w:ascii="KaiTi_GB2312" w:eastAsia="KaiTi_GB2312" w:hAnsi="KaiTi_GB2312" w:cs="SimSun"/>
      <w:color w:val="000000"/>
      <w:kern w:val="2"/>
      <w:sz w:val="28"/>
      <w:szCs w:val="20"/>
      <w:u w:color="EEECE1"/>
      <w:lang w:val="en-US" w:eastAsia="zh-CN"/>
    </w:rPr>
  </w:style>
  <w:style w:type="paragraph" w:customStyle="1" w:styleId="afc">
    <w:name w:val="表头样式"/>
    <w:basedOn w:val="Normal"/>
    <w:rsid w:val="006D7D75"/>
    <w:pPr>
      <w:keepNext/>
      <w:autoSpaceDE w:val="0"/>
      <w:autoSpaceDN w:val="0"/>
      <w:adjustRightInd w:val="0"/>
      <w:spacing w:line="360" w:lineRule="auto"/>
      <w:jc w:val="center"/>
    </w:pPr>
    <w:rPr>
      <w:rFonts w:ascii="Arial" w:eastAsia="SimSun" w:hAnsi="Arial"/>
      <w:b/>
      <w:sz w:val="21"/>
      <w:szCs w:val="21"/>
      <w:u w:color="EEECE1"/>
      <w:lang w:val="en-US" w:eastAsia="zh-CN"/>
    </w:rPr>
  </w:style>
  <w:style w:type="table" w:customStyle="1" w:styleId="17">
    <w:name w:val="网格型浅色1"/>
    <w:basedOn w:val="TableNormal"/>
    <w:next w:val="TableGridLight1"/>
    <w:uiPriority w:val="40"/>
    <w:rsid w:val="006D7D75"/>
    <w:rPr>
      <w:rFonts w:eastAsia="SimSu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11">
    <w:name w:val="Table Grid Light11"/>
    <w:basedOn w:val="TableNormal"/>
    <w:uiPriority w:val="40"/>
    <w:rsid w:val="006D7D75"/>
    <w:rPr>
      <w:rFonts w:eastAsia="SimSu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810">
    <w:name w:val="目录 81"/>
    <w:basedOn w:val="TOC1"/>
    <w:next w:val="TOC8"/>
    <w:uiPriority w:val="39"/>
    <w:rsid w:val="006D7D75"/>
    <w:pPr>
      <w:keepNext/>
      <w:keepLines/>
      <w:widowControl w:val="0"/>
      <w:tabs>
        <w:tab w:val="right" w:leader="dot" w:pos="9639"/>
      </w:tabs>
      <w:spacing w:before="180" w:after="0"/>
      <w:ind w:left="2693" w:right="425" w:hanging="2693"/>
    </w:pPr>
    <w:rPr>
      <w:rFonts w:ascii="Times New Roman" w:eastAsia="SimSun" w:hAnsi="Times New Roman" w:cs="Times New Roman"/>
      <w:bCs w:val="0"/>
      <w:caps w:val="0"/>
      <w:noProof/>
      <w:sz w:val="22"/>
      <w:u w:color="EEECE1"/>
    </w:rPr>
  </w:style>
  <w:style w:type="paragraph" w:customStyle="1" w:styleId="51a">
    <w:name w:val="目录 51"/>
    <w:basedOn w:val="TOC4"/>
    <w:next w:val="TOC5"/>
    <w:uiPriority w:val="39"/>
    <w:rsid w:val="006D7D75"/>
    <w:pPr>
      <w:keepLines/>
      <w:widowControl w:val="0"/>
      <w:tabs>
        <w:tab w:val="right" w:leader="dot" w:pos="9639"/>
      </w:tabs>
      <w:ind w:left="1701" w:right="425" w:hanging="1701"/>
    </w:pPr>
    <w:rPr>
      <w:rFonts w:ascii="Times New Roman" w:eastAsia="SimSun" w:hAnsi="Times New Roman" w:cs="Times New Roman"/>
      <w:noProof/>
      <w:sz w:val="20"/>
      <w:szCs w:val="20"/>
    </w:rPr>
  </w:style>
  <w:style w:type="paragraph" w:customStyle="1" w:styleId="41">
    <w:name w:val="目录 41"/>
    <w:basedOn w:val="TOC3"/>
    <w:next w:val="TOC4"/>
    <w:uiPriority w:val="39"/>
    <w:rsid w:val="006D7D75"/>
    <w:pPr>
      <w:keepLines/>
      <w:widowControl w:val="0"/>
      <w:tabs>
        <w:tab w:val="right" w:leader="dot" w:pos="9639"/>
      </w:tabs>
      <w:ind w:left="1418" w:right="425" w:hanging="1418"/>
    </w:pPr>
    <w:rPr>
      <w:rFonts w:ascii="Times New Roman" w:eastAsia="SimSun" w:hAnsi="Times New Roman" w:cs="Times New Roman"/>
      <w:i w:val="0"/>
      <w:iCs w:val="0"/>
      <w:noProof/>
      <w:u w:color="EEECE1"/>
    </w:rPr>
  </w:style>
  <w:style w:type="paragraph" w:customStyle="1" w:styleId="610">
    <w:name w:val="目录 61"/>
    <w:basedOn w:val="TOC5"/>
    <w:next w:val="Normal"/>
    <w:uiPriority w:val="39"/>
    <w:rsid w:val="006D7D75"/>
    <w:pPr>
      <w:keepLines/>
      <w:widowControl w:val="0"/>
      <w:tabs>
        <w:tab w:val="right" w:leader="dot" w:pos="9639"/>
      </w:tabs>
      <w:ind w:left="1985" w:right="425" w:hanging="1985"/>
    </w:pPr>
    <w:rPr>
      <w:rFonts w:ascii="Times New Roman" w:eastAsia="SimSun" w:hAnsi="Times New Roman" w:cs="Times New Roman"/>
      <w:noProof/>
      <w:sz w:val="20"/>
      <w:szCs w:val="20"/>
    </w:rPr>
  </w:style>
  <w:style w:type="paragraph" w:customStyle="1" w:styleId="711">
    <w:name w:val="目录 71"/>
    <w:basedOn w:val="TOC6"/>
    <w:next w:val="Normal"/>
    <w:uiPriority w:val="39"/>
    <w:rsid w:val="006D7D75"/>
    <w:pPr>
      <w:keepLines/>
      <w:widowControl w:val="0"/>
      <w:tabs>
        <w:tab w:val="right" w:leader="dot" w:pos="9639"/>
      </w:tabs>
      <w:ind w:left="2268" w:right="425" w:hanging="2268"/>
    </w:pPr>
    <w:rPr>
      <w:rFonts w:ascii="Times New Roman" w:eastAsia="SimSun" w:hAnsi="Times New Roman" w:cs="Times New Roman"/>
      <w:noProof/>
      <w:sz w:val="20"/>
      <w:szCs w:val="20"/>
    </w:rPr>
  </w:style>
  <w:style w:type="table" w:customStyle="1" w:styleId="23">
    <w:name w:val="网格型2"/>
    <w:basedOn w:val="TableNormal"/>
    <w:next w:val="TableGrid"/>
    <w:uiPriority w:val="39"/>
    <w:qFormat/>
    <w:rsid w:val="006D7D75"/>
    <w:rPr>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TableNormal"/>
    <w:next w:val="TableGrid"/>
    <w:uiPriority w:val="39"/>
    <w:rsid w:val="006D7D75"/>
    <w:pPr>
      <w:widowControl w:val="0"/>
      <w:autoSpaceDE w:val="0"/>
      <w:autoSpaceDN w:val="0"/>
      <w:adjustRightInd w:val="0"/>
      <w:spacing w:after="120"/>
      <w:jc w:val="both"/>
    </w:pPr>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浅色11"/>
    <w:basedOn w:val="TableNormal"/>
    <w:next w:val="TableGridLight1"/>
    <w:uiPriority w:val="40"/>
    <w:rsid w:val="006D7D75"/>
    <w:rPr>
      <w:rFonts w:eastAsia="SimSu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24">
    <w:name w:val="网格型浅色2"/>
    <w:basedOn w:val="TableNormal"/>
    <w:next w:val="TableGridLight1"/>
    <w:uiPriority w:val="40"/>
    <w:rsid w:val="006D7D75"/>
    <w:rPr>
      <w:rFonts w:eastAsia="SimSu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210">
    <w:name w:val="网格型21"/>
    <w:basedOn w:val="TableNormal"/>
    <w:next w:val="TableGrid"/>
    <w:uiPriority w:val="39"/>
    <w:qFormat/>
    <w:rsid w:val="006D7D75"/>
    <w:rPr>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
    <w:name w:val="网格型浅色3"/>
    <w:basedOn w:val="TableNormal"/>
    <w:next w:val="TableGridLight1"/>
    <w:uiPriority w:val="40"/>
    <w:rsid w:val="006D7D75"/>
    <w:rPr>
      <w:rFonts w:ascii="Calibri" w:eastAsia="SimSun" w:hAnsi="Calibri"/>
      <w:kern w:val="2"/>
      <w:sz w:val="21"/>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CharChar1CharCharCharCharCharCharCharCharCharCharCharCharCharCharChar37">
    <w:name w:val="Char Char1 Char Char Char Char Char Char Char Char Char Char Char Char Char Char Char37"/>
    <w:semiHidden/>
    <w:rsid w:val="00046502"/>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32">
    <w:name w:val="(文字) (文字)532"/>
    <w:semiHidden/>
    <w:rsid w:val="00046502"/>
    <w:rPr>
      <w:rFonts w:ascii="Times New Roman" w:hAnsi="Times New Roman"/>
      <w:lang w:eastAsia="en-US"/>
    </w:rPr>
  </w:style>
  <w:style w:type="table" w:customStyle="1" w:styleId="TableGrid20">
    <w:name w:val="Table Grid2"/>
    <w:basedOn w:val="TableNormal"/>
    <w:next w:val="TableGrid"/>
    <w:uiPriority w:val="59"/>
    <w:qFormat/>
    <w:rsid w:val="00C96FF0"/>
    <w:pPr>
      <w:spacing w:after="180"/>
    </w:pPr>
    <w:rPr>
      <w:rFonts w:eastAsia="MS Mincho"/>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0">
    <w:name w:val="_Style 1"/>
    <w:basedOn w:val="Normal"/>
    <w:uiPriority w:val="99"/>
    <w:qFormat/>
    <w:rsid w:val="00DB17E3"/>
    <w:pPr>
      <w:widowControl w:val="0"/>
      <w:overflowPunct w:val="0"/>
      <w:autoSpaceDE w:val="0"/>
      <w:autoSpaceDN w:val="0"/>
      <w:adjustRightInd w:val="0"/>
      <w:ind w:firstLineChars="200" w:firstLine="420"/>
      <w:jc w:val="both"/>
    </w:pPr>
    <w:rPr>
      <w:rFonts w:ascii="Times New Roman" w:eastAsia="SimSun" w:hAnsi="Times New Roman"/>
      <w:kern w:val="2"/>
      <w:sz w:val="21"/>
      <w:lang w:val="en-US"/>
    </w:rPr>
  </w:style>
  <w:style w:type="paragraph" w:customStyle="1" w:styleId="rProposalsubsub">
    <w:name w:val="rProposal_sub_sub"/>
    <w:basedOn w:val="Proposalsubsub"/>
    <w:link w:val="rProposalsubsubChar"/>
    <w:qFormat/>
    <w:rsid w:val="00DB17E3"/>
    <w:pPr>
      <w:tabs>
        <w:tab w:val="left" w:pos="1701"/>
      </w:tabs>
      <w:ind w:left="1985" w:hanging="425"/>
    </w:pPr>
    <w:rPr>
      <w:i/>
      <w:sz w:val="22"/>
    </w:rPr>
  </w:style>
  <w:style w:type="character" w:customStyle="1" w:styleId="rProposalsubsubChar">
    <w:name w:val="rProposal_sub_sub Char"/>
    <w:link w:val="rProposalsubsub"/>
    <w:rsid w:val="00DB17E3"/>
    <w:rPr>
      <w:rFonts w:eastAsia="Malgun Gothic"/>
      <w:i/>
      <w:kern w:val="2"/>
      <w:sz w:val="22"/>
      <w:szCs w:val="22"/>
      <w:lang w:val="en-US" w:eastAsia="ko-KR"/>
    </w:rPr>
  </w:style>
  <w:style w:type="paragraph" w:customStyle="1" w:styleId="CharChar1CharCharCharCharCharCharCharCharCharCharCharCharCharCharChar36">
    <w:name w:val="Char Char1 Char Char Char Char Char Char Char Char Char Char Char Char Char Char Char36"/>
    <w:semiHidden/>
    <w:rsid w:val="00F728D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31">
    <w:name w:val="(文字) (文字)531"/>
    <w:semiHidden/>
    <w:rsid w:val="00F728D8"/>
    <w:rPr>
      <w:rFonts w:ascii="Times New Roman" w:hAnsi="Times New Roman"/>
      <w:lang w:eastAsia="en-US"/>
    </w:rPr>
  </w:style>
  <w:style w:type="paragraph" w:customStyle="1" w:styleId="33">
    <w:name w:val="목록 단락3"/>
    <w:basedOn w:val="Normal"/>
    <w:uiPriority w:val="34"/>
    <w:qFormat/>
    <w:rsid w:val="00F728D8"/>
    <w:pPr>
      <w:ind w:left="720"/>
      <w:contextualSpacing/>
      <w:jc w:val="both"/>
    </w:pPr>
    <w:rPr>
      <w:rFonts w:ascii="Calibri" w:eastAsia="Malgun Gothic" w:hAnsi="Calibri"/>
      <w:sz w:val="22"/>
      <w:szCs w:val="22"/>
      <w:lang w:val="en-US"/>
    </w:rPr>
  </w:style>
  <w:style w:type="paragraph" w:customStyle="1" w:styleId="reference0">
    <w:name w:val="reference"/>
    <w:basedOn w:val="Normal"/>
    <w:uiPriority w:val="99"/>
    <w:qFormat/>
    <w:rsid w:val="00F728D8"/>
    <w:pPr>
      <w:widowControl w:val="0"/>
      <w:numPr>
        <w:numId w:val="48"/>
      </w:numPr>
      <w:autoSpaceDE w:val="0"/>
      <w:autoSpaceDN w:val="0"/>
      <w:adjustRightInd w:val="0"/>
      <w:spacing w:after="60"/>
      <w:jc w:val="both"/>
    </w:pPr>
    <w:rPr>
      <w:rFonts w:ascii="Calibri" w:eastAsia="Times New Roman" w:hAnsi="Calibri"/>
      <w:sz w:val="22"/>
      <w:szCs w:val="22"/>
      <w:lang w:val="en-US"/>
    </w:rPr>
  </w:style>
  <w:style w:type="paragraph" w:customStyle="1" w:styleId="CharChar1CharCharCharCharCharCharCharCharCharCharCharCharCharCharChar35">
    <w:name w:val="Char Char1 Char Char Char Char Char Char Char Char Char Char Char Char Char Char Char35"/>
    <w:semiHidden/>
    <w:rsid w:val="00E303AE"/>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30">
    <w:name w:val="(文字) (文字)530"/>
    <w:semiHidden/>
    <w:rsid w:val="00E303AE"/>
    <w:rPr>
      <w:rFonts w:ascii="Times New Roman" w:hAnsi="Times New Roman"/>
      <w:lang w:eastAsia="en-US"/>
    </w:rPr>
  </w:style>
  <w:style w:type="table" w:customStyle="1" w:styleId="ColorfulList-Accent16">
    <w:name w:val="Colorful List - Accent 16"/>
    <w:basedOn w:val="TableNormal"/>
    <w:next w:val="ColorfulList-Accent1"/>
    <w:uiPriority w:val="34"/>
    <w:rsid w:val="00E303AE"/>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6">
    <w:name w:val="Grid Table 4 - Accent 56"/>
    <w:basedOn w:val="TableNormal"/>
    <w:next w:val="GridTable4-Accent5"/>
    <w:uiPriority w:val="49"/>
    <w:rsid w:val="00E303AE"/>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3GPPListofBullets">
    <w:name w:val="3GPP List of Bullets"/>
    <w:rsid w:val="00707265"/>
    <w:pPr>
      <w:numPr>
        <w:numId w:val="49"/>
      </w:numPr>
    </w:pPr>
  </w:style>
  <w:style w:type="paragraph" w:customStyle="1" w:styleId="3GPPText">
    <w:name w:val="3GPP Text"/>
    <w:basedOn w:val="Normal"/>
    <w:link w:val="3GPPTextChar"/>
    <w:qFormat/>
    <w:rsid w:val="00707265"/>
    <w:pPr>
      <w:overflowPunct w:val="0"/>
      <w:autoSpaceDE w:val="0"/>
      <w:autoSpaceDN w:val="0"/>
      <w:adjustRightInd w:val="0"/>
      <w:spacing w:before="120" w:after="180"/>
      <w:jc w:val="both"/>
      <w:textAlignment w:val="baseline"/>
    </w:pPr>
    <w:rPr>
      <w:rFonts w:ascii="Times New Roman" w:eastAsia="Times New Roman" w:hAnsi="Times New Roman"/>
      <w:sz w:val="22"/>
      <w:szCs w:val="20"/>
      <w:lang w:val="en-US" w:eastAsia="en-GB"/>
    </w:rPr>
  </w:style>
  <w:style w:type="character" w:customStyle="1" w:styleId="3GPPTextChar">
    <w:name w:val="3GPP Text Char"/>
    <w:link w:val="3GPPText"/>
    <w:qFormat/>
    <w:rsid w:val="00707265"/>
    <w:rPr>
      <w:rFonts w:eastAsia="Times New Roman"/>
      <w:sz w:val="22"/>
      <w:lang w:val="en-US"/>
    </w:rPr>
  </w:style>
  <w:style w:type="paragraph" w:customStyle="1" w:styleId="3GPPAgreements">
    <w:name w:val="3GPP Agreements"/>
    <w:basedOn w:val="Normal"/>
    <w:link w:val="3GPPAgreementsChar"/>
    <w:qFormat/>
    <w:rsid w:val="00707265"/>
    <w:pPr>
      <w:numPr>
        <w:numId w:val="50"/>
      </w:numPr>
      <w:overflowPunct w:val="0"/>
      <w:autoSpaceDE w:val="0"/>
      <w:autoSpaceDN w:val="0"/>
      <w:adjustRightInd w:val="0"/>
      <w:spacing w:before="60" w:after="60"/>
      <w:jc w:val="both"/>
      <w:textAlignment w:val="baseline"/>
    </w:pPr>
    <w:rPr>
      <w:rFonts w:ascii="Times New Roman" w:eastAsia="Times New Roman" w:hAnsi="Times New Roman"/>
      <w:sz w:val="22"/>
      <w:szCs w:val="20"/>
      <w:lang w:val="en-US" w:eastAsia="zh-CN"/>
    </w:rPr>
  </w:style>
  <w:style w:type="character" w:customStyle="1" w:styleId="3GPPAgreementsChar">
    <w:name w:val="3GPP Agreements Char"/>
    <w:link w:val="3GPPAgreements"/>
    <w:qFormat/>
    <w:rsid w:val="00707265"/>
    <w:rPr>
      <w:rFonts w:eastAsia="Times New Roman"/>
      <w:sz w:val="22"/>
      <w:lang w:val="en-US" w:eastAsia="zh-CN"/>
    </w:rPr>
  </w:style>
  <w:style w:type="paragraph" w:customStyle="1" w:styleId="18">
    <w:name w:val="목록 단락1"/>
    <w:basedOn w:val="Normal"/>
    <w:uiPriority w:val="34"/>
    <w:qFormat/>
    <w:rsid w:val="00345194"/>
    <w:pPr>
      <w:snapToGrid w:val="0"/>
      <w:spacing w:after="100" w:afterAutospacing="1"/>
      <w:ind w:leftChars="400" w:left="400"/>
      <w:jc w:val="both"/>
    </w:pPr>
    <w:rPr>
      <w:rFonts w:ascii="Times New Roman" w:eastAsia="MS Gothic" w:hAnsi="Times New Roman"/>
      <w:sz w:val="24"/>
      <w:szCs w:val="20"/>
      <w:lang w:eastAsia="ja-JP"/>
    </w:rPr>
  </w:style>
  <w:style w:type="paragraph" w:customStyle="1" w:styleId="CharChar1CharCharCharCharCharCharCharCharCharCharCharCharCharCharChar41">
    <w:name w:val="Char Char1 Char Char Char Char Char Char Char Char Char Char Char Char Char Char Char41"/>
    <w:semiHidden/>
    <w:rsid w:val="00982E91"/>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36">
    <w:name w:val="(文字) (文字)536"/>
    <w:semiHidden/>
    <w:rsid w:val="00982E91"/>
    <w:rPr>
      <w:rFonts w:ascii="Times New Roman" w:hAnsi="Times New Roman"/>
      <w:lang w:eastAsia="en-US"/>
    </w:rPr>
  </w:style>
  <w:style w:type="table" w:customStyle="1" w:styleId="ColorfulList-Accent17">
    <w:name w:val="Colorful List - Accent 17"/>
    <w:basedOn w:val="TableNormal"/>
    <w:next w:val="ColorfulList-Accent1"/>
    <w:uiPriority w:val="34"/>
    <w:rsid w:val="00982E91"/>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5">
    <w:name w:val="Table Grid5"/>
    <w:basedOn w:val="TableNormal"/>
    <w:uiPriority w:val="39"/>
    <w:qFormat/>
    <w:rsid w:val="00982E91"/>
    <w:pPr>
      <w:spacing w:after="160" w:line="259" w:lineRule="auto"/>
    </w:pPr>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4-Accent57">
    <w:name w:val="Grid Table 4 - Accent 57"/>
    <w:basedOn w:val="TableNormal"/>
    <w:next w:val="GridTable4-Accent5"/>
    <w:uiPriority w:val="49"/>
    <w:rsid w:val="00982E91"/>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B3Char2">
    <w:name w:val="B3 Char2"/>
    <w:qFormat/>
    <w:rsid w:val="00982E91"/>
    <w:rPr>
      <w:rFonts w:eastAsia="SimSun"/>
      <w:lang w:val="en-GB" w:eastAsia="en-US"/>
    </w:rPr>
  </w:style>
  <w:style w:type="character" w:customStyle="1" w:styleId="BoldCommentsChar">
    <w:name w:val="Bold Comments Char"/>
    <w:link w:val="BoldComments"/>
    <w:rsid w:val="00982E91"/>
    <w:rPr>
      <w:rFonts w:ascii="Arial" w:eastAsia="MS Mincho" w:hAnsi="Arial"/>
      <w:b/>
      <w:szCs w:val="24"/>
    </w:rPr>
  </w:style>
  <w:style w:type="paragraph" w:customStyle="1" w:styleId="BoldComments">
    <w:name w:val="Bold Comments"/>
    <w:basedOn w:val="Normal"/>
    <w:link w:val="BoldCommentsChar"/>
    <w:qFormat/>
    <w:rsid w:val="00982E91"/>
    <w:pPr>
      <w:spacing w:before="240" w:after="60"/>
      <w:outlineLvl w:val="8"/>
    </w:pPr>
    <w:rPr>
      <w:rFonts w:ascii="Arial" w:eastAsia="MS Mincho" w:hAnsi="Arial"/>
      <w:b/>
      <w:lang w:eastAsia="en-GB"/>
    </w:rPr>
  </w:style>
  <w:style w:type="paragraph" w:customStyle="1" w:styleId="CharChar1CharCharCharCharCharCharCharCharCharCharCharCharCharCharChar44">
    <w:name w:val="Char Char1 Char Char Char Char Char Char Char Char Char Char Char Char Char Char Char44"/>
    <w:semiHidden/>
    <w:rsid w:val="00D4160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39">
    <w:name w:val="(文字) (文字)539"/>
    <w:semiHidden/>
    <w:rsid w:val="00D41604"/>
    <w:rPr>
      <w:rFonts w:ascii="Times New Roman" w:hAnsi="Times New Roman"/>
      <w:lang w:eastAsia="en-US"/>
    </w:rPr>
  </w:style>
  <w:style w:type="table" w:customStyle="1" w:styleId="ColorfulList-Accent18">
    <w:name w:val="Colorful List - Accent 18"/>
    <w:basedOn w:val="TableNormal"/>
    <w:next w:val="ColorfulList-Accent1"/>
    <w:uiPriority w:val="34"/>
    <w:rsid w:val="00D41604"/>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8">
    <w:name w:val="Grid Table 4 - Accent 58"/>
    <w:basedOn w:val="TableNormal"/>
    <w:next w:val="GridTable4-Accent5"/>
    <w:uiPriority w:val="49"/>
    <w:rsid w:val="00D41604"/>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3GPPListofBullets1">
    <w:name w:val="3GPP List of Bullets1"/>
    <w:rsid w:val="00441FA6"/>
    <w:pPr>
      <w:numPr>
        <w:numId w:val="5"/>
      </w:numPr>
    </w:pPr>
  </w:style>
  <w:style w:type="paragraph" w:customStyle="1" w:styleId="agreement">
    <w:name w:val="agreement"/>
    <w:basedOn w:val="Normal"/>
    <w:rsid w:val="00347CA4"/>
    <w:pPr>
      <w:numPr>
        <w:numId w:val="51"/>
      </w:numPr>
      <w:spacing w:line="240" w:lineRule="exact"/>
    </w:pPr>
    <w:rPr>
      <w:rFonts w:ascii="Times New Roman" w:hAnsi="Times New Roman"/>
      <w:szCs w:val="20"/>
      <w:lang w:val="en-US" w:eastAsia="zh-CN"/>
    </w:rPr>
  </w:style>
  <w:style w:type="numbering" w:customStyle="1" w:styleId="StyleBulletedSymbolsymbolLeft025Hanging02531">
    <w:name w:val="Style Bulleted Symbol (symbol) Left:  0.25&quot; Hanging:  0.25&quot;31"/>
    <w:basedOn w:val="NoList"/>
    <w:rsid w:val="000F59F3"/>
  </w:style>
  <w:style w:type="paragraph" w:customStyle="1" w:styleId="CharChar1CharCharCharCharCharCharCharCharCharCharCharCharCharCharChar43">
    <w:name w:val="Char Char1 Char Char Char Char Char Char Char Char Char Char Char Char Char Char Char43"/>
    <w:semiHidden/>
    <w:rsid w:val="000F59F3"/>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38">
    <w:name w:val="(文字) (文字)538"/>
    <w:semiHidden/>
    <w:rsid w:val="000F59F3"/>
    <w:rPr>
      <w:rFonts w:ascii="Times New Roman" w:hAnsi="Times New Roman"/>
      <w:lang w:eastAsia="en-US"/>
    </w:rPr>
  </w:style>
  <w:style w:type="table" w:customStyle="1" w:styleId="ColorfulList-Accent19">
    <w:name w:val="Colorful List - Accent 19"/>
    <w:basedOn w:val="TableNormal"/>
    <w:next w:val="ColorfulList-Accent1"/>
    <w:uiPriority w:val="34"/>
    <w:rsid w:val="00735CE6"/>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9">
    <w:name w:val="Grid Table 4 - Accent 59"/>
    <w:basedOn w:val="TableNormal"/>
    <w:next w:val="GridTable4-Accent5"/>
    <w:uiPriority w:val="49"/>
    <w:rsid w:val="00735CE6"/>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12">
    <w:name w:val="Style Bulleted12"/>
    <w:rsid w:val="002476B2"/>
    <w:pPr>
      <w:numPr>
        <w:numId w:val="2"/>
      </w:numPr>
    </w:pPr>
  </w:style>
  <w:style w:type="table" w:customStyle="1" w:styleId="TableGrid30">
    <w:name w:val="Table Grid3"/>
    <w:basedOn w:val="TableNormal"/>
    <w:next w:val="TableGrid"/>
    <w:uiPriority w:val="39"/>
    <w:rsid w:val="00CA6C73"/>
    <w:pPr>
      <w:jc w:val="both"/>
    </w:pPr>
    <w:rPr>
      <w:rFonts w:ascii="Malgun Gothic" w:eastAsia="Malgun Gothic" w:hAnsi="Malgun Gothic"/>
      <w:kern w:val="2"/>
      <w:szCs w:val="22"/>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10">
    <w:name w:val="Colorful List - Accent 110"/>
    <w:basedOn w:val="TableNormal"/>
    <w:next w:val="ColorfulList-Accent1"/>
    <w:uiPriority w:val="34"/>
    <w:rsid w:val="002476B2"/>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character" w:styleId="IntenseEmphasis">
    <w:name w:val="Intense Emphasis"/>
    <w:uiPriority w:val="21"/>
    <w:qFormat/>
    <w:rsid w:val="002476B2"/>
    <w:rPr>
      <w:i/>
      <w:iCs/>
      <w:color w:val="4F81BD"/>
    </w:rPr>
  </w:style>
  <w:style w:type="table" w:customStyle="1" w:styleId="GridTable4-Accent510">
    <w:name w:val="Grid Table 4 - Accent 510"/>
    <w:basedOn w:val="TableNormal"/>
    <w:next w:val="GridTable4-Accent5"/>
    <w:uiPriority w:val="49"/>
    <w:rsid w:val="002476B2"/>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styleId="UnresolvedMention">
    <w:name w:val="Unresolved Mention"/>
    <w:basedOn w:val="DefaultParagraphFont"/>
    <w:uiPriority w:val="99"/>
    <w:unhideWhenUsed/>
    <w:rsid w:val="00A443DC"/>
    <w:rPr>
      <w:color w:val="808080"/>
      <w:shd w:val="clear" w:color="auto" w:fill="E6E6E6"/>
    </w:rPr>
  </w:style>
  <w:style w:type="paragraph" w:customStyle="1" w:styleId="paragraph0">
    <w:name w:val="paragraph"/>
    <w:basedOn w:val="Normal"/>
    <w:uiPriority w:val="99"/>
    <w:qFormat/>
    <w:rsid w:val="002A50C8"/>
    <w:pPr>
      <w:spacing w:line="259" w:lineRule="auto"/>
    </w:pPr>
    <w:rPr>
      <w:rFonts w:asciiTheme="minorHAnsi" w:eastAsia="Times New Roman" w:hAnsiTheme="minorHAnsi" w:cstheme="minorBidi"/>
      <w:sz w:val="24"/>
      <w:lang w:val="en-US"/>
    </w:rPr>
  </w:style>
  <w:style w:type="character" w:customStyle="1" w:styleId="spellingerror">
    <w:name w:val="spellingerror"/>
    <w:basedOn w:val="DefaultParagraphFont"/>
    <w:qFormat/>
    <w:rsid w:val="002A50C8"/>
  </w:style>
  <w:style w:type="character" w:customStyle="1" w:styleId="normaltextrun1">
    <w:name w:val="normaltextrun1"/>
    <w:basedOn w:val="DefaultParagraphFont"/>
    <w:rsid w:val="002A50C8"/>
  </w:style>
  <w:style w:type="character" w:customStyle="1" w:styleId="eop">
    <w:name w:val="eop"/>
    <w:basedOn w:val="DefaultParagraphFont"/>
    <w:qFormat/>
    <w:rsid w:val="002A50C8"/>
  </w:style>
  <w:style w:type="paragraph" w:customStyle="1" w:styleId="CharChar1CharCharCharCharCharCharCharCharCharCharCharCharCharCharChar42">
    <w:name w:val="Char Char1 Char Char Char Char Char Char Char Char Char Char Char Char Char Char Char42"/>
    <w:semiHidden/>
    <w:rsid w:val="00D17621"/>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37">
    <w:name w:val="(文字) (文字)537"/>
    <w:semiHidden/>
    <w:rsid w:val="00D17621"/>
    <w:rPr>
      <w:rFonts w:ascii="Times New Roman" w:hAnsi="Times New Roman"/>
      <w:lang w:eastAsia="en-US"/>
    </w:rPr>
  </w:style>
  <w:style w:type="paragraph" w:customStyle="1" w:styleId="PropObs">
    <w:name w:val="PropObs"/>
    <w:basedOn w:val="Normal"/>
    <w:link w:val="PropObsChar"/>
    <w:qFormat/>
    <w:rsid w:val="00D17621"/>
    <w:pPr>
      <w:numPr>
        <w:numId w:val="52"/>
      </w:numPr>
      <w:ind w:left="1134" w:hanging="1134"/>
      <w:jc w:val="both"/>
    </w:pPr>
    <w:rPr>
      <w:rFonts w:ascii="Calibri" w:eastAsia="MS Mincho" w:hAnsi="Calibri"/>
      <w:b/>
      <w:szCs w:val="20"/>
      <w:lang w:eastAsia="sv-SE"/>
    </w:rPr>
  </w:style>
  <w:style w:type="character" w:customStyle="1" w:styleId="PropObsChar">
    <w:name w:val="PropObs Char"/>
    <w:link w:val="PropObs"/>
    <w:rsid w:val="00D17621"/>
    <w:rPr>
      <w:rFonts w:ascii="Calibri" w:eastAsia="MS Mincho" w:hAnsi="Calibri"/>
      <w:b/>
      <w:lang w:eastAsia="sv-SE"/>
    </w:rPr>
  </w:style>
  <w:style w:type="character" w:styleId="Mention">
    <w:name w:val="Mention"/>
    <w:uiPriority w:val="99"/>
    <w:unhideWhenUsed/>
    <w:rsid w:val="00D17621"/>
    <w:rPr>
      <w:color w:val="2B579A"/>
      <w:shd w:val="clear" w:color="auto" w:fill="E6E6E6"/>
    </w:rPr>
  </w:style>
  <w:style w:type="character" w:customStyle="1" w:styleId="ProposalsubChar">
    <w:name w:val="Proposal_sub Char"/>
    <w:link w:val="Proposalsub"/>
    <w:rsid w:val="00D17621"/>
    <w:rPr>
      <w:rFonts w:eastAsia="Malgun Gothic"/>
      <w:kern w:val="2"/>
      <w:szCs w:val="22"/>
      <w:lang w:val="en-US" w:eastAsia="ko-KR"/>
    </w:rPr>
  </w:style>
  <w:style w:type="character" w:customStyle="1" w:styleId="ProposalsubsubChar">
    <w:name w:val="Proposal_sub_sub Char"/>
    <w:link w:val="Proposalsubsub"/>
    <w:rsid w:val="00D17621"/>
    <w:rPr>
      <w:rFonts w:eastAsia="Malgun Gothic"/>
      <w:kern w:val="2"/>
      <w:szCs w:val="22"/>
      <w:lang w:val="en-US" w:eastAsia="ko-KR"/>
    </w:rPr>
  </w:style>
  <w:style w:type="table" w:styleId="GridTable6Colorful-Accent1">
    <w:name w:val="Grid Table 6 Colorful Accent 1"/>
    <w:basedOn w:val="TableNormal"/>
    <w:uiPriority w:val="51"/>
    <w:rsid w:val="004E34E0"/>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b100">
    <w:name w:val="b10"/>
    <w:basedOn w:val="Normal"/>
    <w:rsid w:val="00BF2ACD"/>
    <w:pPr>
      <w:spacing w:before="100" w:beforeAutospacing="1" w:after="100" w:afterAutospacing="1"/>
    </w:pPr>
    <w:rPr>
      <w:rFonts w:ascii="Calibri" w:eastAsiaTheme="minorHAnsi" w:hAnsi="Calibri" w:cs="Calibri"/>
      <w:sz w:val="22"/>
      <w:szCs w:val="22"/>
      <w:lang w:eastAsia="en-GB"/>
    </w:rPr>
  </w:style>
  <w:style w:type="paragraph" w:customStyle="1" w:styleId="fp0">
    <w:name w:val="fp"/>
    <w:basedOn w:val="Normal"/>
    <w:rsid w:val="00BF2ACD"/>
    <w:pPr>
      <w:spacing w:before="100" w:beforeAutospacing="1" w:after="100" w:afterAutospacing="1"/>
    </w:pPr>
    <w:rPr>
      <w:rFonts w:ascii="Calibri" w:eastAsiaTheme="minorHAnsi" w:hAnsi="Calibri" w:cs="Calibri"/>
      <w:sz w:val="22"/>
      <w:szCs w:val="22"/>
      <w:lang w:eastAsia="en-GB"/>
    </w:rPr>
  </w:style>
  <w:style w:type="paragraph" w:customStyle="1" w:styleId="25">
    <w:name w:val="正文2"/>
    <w:uiPriority w:val="99"/>
    <w:qFormat/>
    <w:rsid w:val="00092386"/>
    <w:pPr>
      <w:spacing w:before="100" w:beforeAutospacing="1" w:after="100" w:afterAutospacing="1"/>
      <w:ind w:left="720" w:hanging="720"/>
    </w:pPr>
    <w:rPr>
      <w:rFonts w:ascii="Times" w:eastAsia="SimSun" w:hAnsi="Times" w:cs="SimSun"/>
      <w:sz w:val="24"/>
      <w:szCs w:val="24"/>
      <w:lang w:val="en-US" w:eastAsia="zh-CN"/>
    </w:rPr>
  </w:style>
  <w:style w:type="paragraph" w:customStyle="1" w:styleId="CharChar1CharCharCharCharCharCharCharCharCharCharCharCharCharCharChar63">
    <w:name w:val="Char Char1 Char Char Char Char Char Char Char Char Char Char Char Char Char Char Char63"/>
    <w:semiHidden/>
    <w:rsid w:val="001B2AB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8">
    <w:name w:val="(文字) (文字)558"/>
    <w:semiHidden/>
    <w:rsid w:val="001B2ABA"/>
    <w:rPr>
      <w:rFonts w:ascii="Times New Roman" w:hAnsi="Times New Roman"/>
      <w:lang w:eastAsia="en-US"/>
    </w:rPr>
  </w:style>
  <w:style w:type="character" w:customStyle="1" w:styleId="fontstyle01">
    <w:name w:val="fontstyle01"/>
    <w:basedOn w:val="DefaultParagraphFont"/>
    <w:qFormat/>
    <w:rsid w:val="001F60F4"/>
    <w:rPr>
      <w:rFonts w:ascii="TimesNewRomanPSMT" w:hAnsi="TimesNewRomanPSMT" w:hint="default"/>
      <w:b w:val="0"/>
      <w:bCs w:val="0"/>
      <w:i w:val="0"/>
      <w:iCs w:val="0"/>
      <w:color w:val="000000"/>
      <w:sz w:val="20"/>
      <w:szCs w:val="20"/>
    </w:rPr>
  </w:style>
  <w:style w:type="character" w:customStyle="1" w:styleId="fontstyle21">
    <w:name w:val="fontstyle21"/>
    <w:basedOn w:val="DefaultParagraphFont"/>
    <w:rsid w:val="001F60F4"/>
    <w:rPr>
      <w:rFonts w:ascii="TimesNewRomanPS-ItalicMT" w:hAnsi="TimesNewRomanPS-ItalicMT" w:hint="default"/>
      <w:b w:val="0"/>
      <w:bCs w:val="0"/>
      <w:i/>
      <w:iCs/>
      <w:color w:val="000000"/>
      <w:sz w:val="20"/>
      <w:szCs w:val="20"/>
    </w:rPr>
  </w:style>
  <w:style w:type="paragraph" w:customStyle="1" w:styleId="CharChar1CharCharCharCharCharCharCharCharCharCharCharCharCharCharChar62">
    <w:name w:val="Char Char1 Char Char Char Char Char Char Char Char Char Char Char Char Char Char Char62"/>
    <w:semiHidden/>
    <w:rsid w:val="002F087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7">
    <w:name w:val="(文字) (文字)557"/>
    <w:semiHidden/>
    <w:rsid w:val="002F087B"/>
    <w:rPr>
      <w:rFonts w:ascii="Times New Roman" w:hAnsi="Times New Roman"/>
      <w:lang w:eastAsia="en-US"/>
    </w:rPr>
  </w:style>
  <w:style w:type="paragraph" w:customStyle="1" w:styleId="CharChar1CharCharCharCharCharCharCharCharCharCharCharCharCharCharChar61">
    <w:name w:val="Char Char1 Char Char Char Char Char Char Char Char Char Char Char Char Char Char Char61"/>
    <w:semiHidden/>
    <w:rsid w:val="00EF6E4F"/>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6">
    <w:name w:val="(文字) (文字)556"/>
    <w:semiHidden/>
    <w:rsid w:val="00EF6E4F"/>
    <w:rPr>
      <w:rFonts w:ascii="Times New Roman" w:hAnsi="Times New Roman"/>
      <w:lang w:eastAsia="en-US"/>
    </w:rPr>
  </w:style>
  <w:style w:type="paragraph" w:customStyle="1" w:styleId="CharChar1CharCharCharCharCharCharCharCharCharCharCharCharCharCharChar60">
    <w:name w:val="Char Char1 Char Char Char Char Char Char Char Char Char Char Char Char Char Char Char60"/>
    <w:semiHidden/>
    <w:rsid w:val="00D16B6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5">
    <w:name w:val="(文字) (文字)555"/>
    <w:semiHidden/>
    <w:rsid w:val="00D16B66"/>
    <w:rPr>
      <w:rFonts w:ascii="Times New Roman" w:hAnsi="Times New Roman"/>
      <w:lang w:eastAsia="en-US"/>
    </w:rPr>
  </w:style>
  <w:style w:type="paragraph" w:customStyle="1" w:styleId="CharChar1CharCharCharCharCharCharCharCharCharCharCharCharCharCharChar59">
    <w:name w:val="Char Char1 Char Char Char Char Char Char Char Char Char Char Char Char Char Char Char59"/>
    <w:semiHidden/>
    <w:rsid w:val="005D1E83"/>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4">
    <w:name w:val="(文字) (文字)554"/>
    <w:semiHidden/>
    <w:rsid w:val="005D1E83"/>
    <w:rPr>
      <w:rFonts w:ascii="Times New Roman" w:hAnsi="Times New Roman"/>
      <w:lang w:eastAsia="en-US"/>
    </w:rPr>
  </w:style>
  <w:style w:type="paragraph" w:customStyle="1" w:styleId="50">
    <w:name w:val="列出段落5"/>
    <w:basedOn w:val="Normal"/>
    <w:uiPriority w:val="99"/>
    <w:qFormat/>
    <w:rsid w:val="005D1E83"/>
    <w:pPr>
      <w:spacing w:beforeLines="50" w:before="50" w:after="120" w:line="276" w:lineRule="auto"/>
      <w:ind w:firstLineChars="200" w:firstLine="420"/>
      <w:jc w:val="both"/>
    </w:pPr>
    <w:rPr>
      <w:rFonts w:ascii="Times New Roman" w:eastAsia="SimSun" w:hAnsi="Times New Roman"/>
      <w:szCs w:val="20"/>
    </w:rPr>
  </w:style>
  <w:style w:type="paragraph" w:customStyle="1" w:styleId="CharChar1CharCharCharCharCharCharCharCharCharCharCharCharCharCharChar58">
    <w:name w:val="Char Char1 Char Char Char Char Char Char Char Char Char Char Char Char Char Char Char58"/>
    <w:semiHidden/>
    <w:rsid w:val="00E079DD"/>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3">
    <w:name w:val="(文字) (文字)553"/>
    <w:semiHidden/>
    <w:rsid w:val="00E079DD"/>
    <w:rPr>
      <w:rFonts w:ascii="Times New Roman" w:hAnsi="Times New Roman"/>
      <w:lang w:eastAsia="en-US"/>
    </w:rPr>
  </w:style>
  <w:style w:type="paragraph" w:customStyle="1" w:styleId="CharChar1CharCharCharCharCharCharCharCharCharCharCharCharCharCharChar57">
    <w:name w:val="Char Char1 Char Char Char Char Char Char Char Char Char Char Char Char Char Char Char57"/>
    <w:semiHidden/>
    <w:rsid w:val="008D1D31"/>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2">
    <w:name w:val="(文字) (文字)552"/>
    <w:semiHidden/>
    <w:rsid w:val="008D1D31"/>
    <w:rPr>
      <w:rFonts w:ascii="Times New Roman" w:hAnsi="Times New Roman"/>
      <w:lang w:eastAsia="en-US"/>
    </w:rPr>
  </w:style>
  <w:style w:type="character" w:customStyle="1" w:styleId="normaltextrun">
    <w:name w:val="normaltextrun"/>
    <w:basedOn w:val="DefaultParagraphFont"/>
    <w:qFormat/>
    <w:rsid w:val="009D173F"/>
  </w:style>
  <w:style w:type="paragraph" w:customStyle="1" w:styleId="CharChar1CharCharCharCharCharCharCharCharCharCharCharCharCharCharChar56">
    <w:name w:val="Char Char1 Char Char Char Char Char Char Char Char Char Char Char Char Char Char Char56"/>
    <w:semiHidden/>
    <w:rsid w:val="00F17B33"/>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1">
    <w:name w:val="(文字) (文字)551"/>
    <w:semiHidden/>
    <w:rsid w:val="00F17B33"/>
    <w:rPr>
      <w:rFonts w:ascii="Times New Roman" w:hAnsi="Times New Roman"/>
      <w:lang w:eastAsia="en-US"/>
    </w:rPr>
  </w:style>
  <w:style w:type="paragraph" w:customStyle="1" w:styleId="a4">
    <w:name w:val="들여쓰기"/>
    <w:basedOn w:val="Normal"/>
    <w:qFormat/>
    <w:rsid w:val="00F17B33"/>
    <w:pPr>
      <w:widowControl w:val="0"/>
      <w:numPr>
        <w:numId w:val="53"/>
      </w:numPr>
      <w:autoSpaceDE w:val="0"/>
      <w:autoSpaceDN w:val="0"/>
      <w:spacing w:afterLines="50" w:after="120"/>
      <w:jc w:val="both"/>
    </w:pPr>
    <w:rPr>
      <w:rFonts w:ascii="LG스마트체 Light" w:eastAsia="LG스마트체 Light" w:hAnsi="LG스마트체 Light"/>
      <w:kern w:val="2"/>
      <w:szCs w:val="22"/>
      <w:lang w:eastAsia="ko-KR"/>
    </w:rPr>
  </w:style>
  <w:style w:type="paragraph" w:customStyle="1" w:styleId="summary">
    <w:name w:val="summary"/>
    <w:basedOn w:val="a4"/>
    <w:link w:val="summaryChar"/>
    <w:qFormat/>
    <w:rsid w:val="00F17B33"/>
    <w:pPr>
      <w:numPr>
        <w:ilvl w:val="1"/>
      </w:numPr>
      <w:spacing w:after="180"/>
    </w:pPr>
  </w:style>
  <w:style w:type="character" w:customStyle="1" w:styleId="summaryChar">
    <w:name w:val="summary Char"/>
    <w:link w:val="summary"/>
    <w:rsid w:val="00F17B33"/>
    <w:rPr>
      <w:rFonts w:ascii="LG스마트체 Light" w:eastAsia="LG스마트체 Light" w:hAnsi="LG스마트체 Light"/>
      <w:kern w:val="2"/>
      <w:szCs w:val="22"/>
      <w:lang w:eastAsia="ko-KR"/>
    </w:rPr>
  </w:style>
  <w:style w:type="paragraph" w:customStyle="1" w:styleId="CharChar1CharCharCharCharCharCharCharCharCharCharCharCharCharCharChar55">
    <w:name w:val="Char Char1 Char Char Char Char Char Char Char Char Char Char Char Char Char Char Char55"/>
    <w:semiHidden/>
    <w:rsid w:val="00A872C1"/>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0">
    <w:name w:val="(文字) (文字)550"/>
    <w:semiHidden/>
    <w:rsid w:val="00A872C1"/>
    <w:rPr>
      <w:rFonts w:ascii="Times New Roman" w:hAnsi="Times New Roman"/>
      <w:lang w:eastAsia="en-US"/>
    </w:rPr>
  </w:style>
  <w:style w:type="paragraph" w:customStyle="1" w:styleId="TDOCProposal">
    <w:name w:val="TDOC Proposal"/>
    <w:basedOn w:val="Normal"/>
    <w:link w:val="TDOCProposalChar"/>
    <w:qFormat/>
    <w:rsid w:val="004B0E7A"/>
    <w:pPr>
      <w:spacing w:before="120" w:after="120"/>
      <w:jc w:val="both"/>
    </w:pPr>
    <w:rPr>
      <w:rFonts w:ascii="Times New Roman" w:eastAsia="Malgun Gothic" w:hAnsi="Times New Roman"/>
      <w:b/>
      <w:sz w:val="22"/>
      <w:szCs w:val="20"/>
      <w:lang w:val="en-US" w:eastAsia="ko-KR"/>
    </w:rPr>
  </w:style>
  <w:style w:type="character" w:customStyle="1" w:styleId="TDOCProposalChar">
    <w:name w:val="TDOC Proposal Char"/>
    <w:link w:val="TDOCProposal"/>
    <w:rsid w:val="004B0E7A"/>
    <w:rPr>
      <w:rFonts w:eastAsia="Malgun Gothic"/>
      <w:b/>
      <w:sz w:val="22"/>
      <w:lang w:val="en-US" w:eastAsia="ko-KR"/>
    </w:rPr>
  </w:style>
  <w:style w:type="paragraph" w:customStyle="1" w:styleId="N1">
    <w:name w:val="N1"/>
    <w:basedOn w:val="Normal"/>
    <w:link w:val="N1Char"/>
    <w:qFormat/>
    <w:rsid w:val="003E1918"/>
    <w:pPr>
      <w:ind w:left="634"/>
      <w:jc w:val="both"/>
    </w:pPr>
    <w:rPr>
      <w:rFonts w:ascii="Calibri" w:eastAsia="MS Mincho" w:hAnsi="Calibri" w:cs="Calibri"/>
      <w:sz w:val="22"/>
      <w:szCs w:val="22"/>
      <w:lang w:val="en-US" w:eastAsia="ko-KR" w:bidi="hi-IN"/>
    </w:rPr>
  </w:style>
  <w:style w:type="character" w:customStyle="1" w:styleId="N1Char">
    <w:name w:val="N1 Char"/>
    <w:link w:val="N1"/>
    <w:rsid w:val="003E1918"/>
    <w:rPr>
      <w:rFonts w:ascii="Calibri" w:eastAsia="MS Mincho" w:hAnsi="Calibri" w:cs="Calibri"/>
      <w:sz w:val="22"/>
      <w:szCs w:val="22"/>
      <w:lang w:val="en-US" w:eastAsia="ko-KR" w:bidi="hi-IN"/>
    </w:rPr>
  </w:style>
  <w:style w:type="paragraph" w:customStyle="1" w:styleId="CharChar1CharCharCharCharCharCharCharCharCharCharCharCharCharCharChar54">
    <w:name w:val="Char Char1 Char Char Char Char Char Char Char Char Char Char Char Char Char Char Char54"/>
    <w:semiHidden/>
    <w:rsid w:val="007964BC"/>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9">
    <w:name w:val="(文字) (文字)549"/>
    <w:semiHidden/>
    <w:rsid w:val="007964BC"/>
    <w:rPr>
      <w:rFonts w:ascii="Times New Roman" w:hAnsi="Times New Roman"/>
      <w:lang w:eastAsia="en-US"/>
    </w:rPr>
  </w:style>
  <w:style w:type="character" w:customStyle="1" w:styleId="LGTdoc1Char">
    <w:name w:val="LGTdoc_제목1 Char"/>
    <w:link w:val="LGTdoc1"/>
    <w:rsid w:val="007964BC"/>
    <w:rPr>
      <w:b/>
      <w:snapToGrid w:val="0"/>
      <w:sz w:val="28"/>
      <w:lang w:eastAsia="ko-KR"/>
    </w:rPr>
  </w:style>
  <w:style w:type="paragraph" w:customStyle="1" w:styleId="CharChar1CharCharCharCharCharCharCharCharCharCharCharCharCharCharChar53">
    <w:name w:val="Char Char1 Char Char Char Char Char Char Char Char Char Char Char Char Char Char Char53"/>
    <w:semiHidden/>
    <w:rsid w:val="00553DE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8">
    <w:name w:val="(文字) (文字)548"/>
    <w:semiHidden/>
    <w:rsid w:val="00553DE0"/>
    <w:rPr>
      <w:rFonts w:ascii="Times New Roman" w:hAnsi="Times New Roman"/>
      <w:lang w:eastAsia="en-US"/>
    </w:rPr>
  </w:style>
  <w:style w:type="numbering" w:customStyle="1" w:styleId="3GPPBullets">
    <w:name w:val="3GPP Bullets"/>
    <w:basedOn w:val="NoList"/>
    <w:uiPriority w:val="99"/>
    <w:rsid w:val="0059373B"/>
    <w:pPr>
      <w:numPr>
        <w:numId w:val="54"/>
      </w:numPr>
    </w:pPr>
  </w:style>
  <w:style w:type="paragraph" w:customStyle="1" w:styleId="6pt6pt120">
    <w:name w:val="스타일 목록 단락 + 양쪽 앞: 6 pt 단락 뒤: 6 pt 줄 간격: 배수 1.2 줄 왼쪽 0 글자"/>
    <w:basedOn w:val="ListParagraph"/>
    <w:rsid w:val="00684FB8"/>
    <w:pPr>
      <w:overflowPunct/>
      <w:autoSpaceDE/>
      <w:autoSpaceDN/>
      <w:adjustRightInd/>
      <w:spacing w:before="120" w:after="120" w:line="336" w:lineRule="auto"/>
      <w:ind w:left="0"/>
      <w:contextualSpacing w:val="0"/>
      <w:jc w:val="both"/>
      <w:textAlignment w:val="auto"/>
    </w:pPr>
    <w:rPr>
      <w:rFonts w:eastAsia="Malgun Gothic" w:cs="Batang"/>
      <w:lang w:eastAsia="en-US"/>
    </w:rPr>
  </w:style>
  <w:style w:type="paragraph" w:customStyle="1" w:styleId="xmsonormal">
    <w:name w:val="x_msonormal"/>
    <w:basedOn w:val="Normal"/>
    <w:qFormat/>
    <w:rsid w:val="0004707A"/>
    <w:pPr>
      <w:spacing w:before="100" w:beforeAutospacing="1" w:after="100" w:afterAutospacing="1"/>
    </w:pPr>
    <w:rPr>
      <w:rFonts w:ascii="Calibri" w:eastAsiaTheme="minorHAnsi" w:hAnsi="Calibri" w:cs="Calibri"/>
      <w:sz w:val="22"/>
      <w:szCs w:val="22"/>
      <w:lang w:eastAsia="en-GB"/>
    </w:rPr>
  </w:style>
  <w:style w:type="paragraph" w:customStyle="1" w:styleId="CharChar1CharCharCharCharCharCharCharCharCharCharCharCharCharCharChar52">
    <w:name w:val="Char Char1 Char Char Char Char Char Char Char Char Char Char Char Char Char Char Char52"/>
    <w:semiHidden/>
    <w:rsid w:val="0031401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7">
    <w:name w:val="(文字) (文字)547"/>
    <w:semiHidden/>
    <w:rsid w:val="0031401B"/>
    <w:rPr>
      <w:rFonts w:ascii="Times New Roman" w:hAnsi="Times New Roman"/>
      <w:lang w:eastAsia="en-US"/>
    </w:rPr>
  </w:style>
  <w:style w:type="paragraph" w:customStyle="1" w:styleId="0Maintext">
    <w:name w:val="0 Main text"/>
    <w:basedOn w:val="Normal"/>
    <w:link w:val="0MaintextChar"/>
    <w:qFormat/>
    <w:rsid w:val="00160D8E"/>
    <w:pPr>
      <w:spacing w:after="100" w:afterAutospacing="1" w:line="288" w:lineRule="auto"/>
      <w:ind w:firstLine="360"/>
      <w:jc w:val="both"/>
    </w:pPr>
    <w:rPr>
      <w:rFonts w:ascii="Times New Roman" w:eastAsia="Malgun Gothic" w:hAnsi="Times New Roman" w:cs="Batang"/>
      <w:szCs w:val="20"/>
    </w:rPr>
  </w:style>
  <w:style w:type="character" w:customStyle="1" w:styleId="0MaintextChar">
    <w:name w:val="0 Main text Char"/>
    <w:link w:val="0Maintext"/>
    <w:qFormat/>
    <w:rsid w:val="00160D8E"/>
    <w:rPr>
      <w:rFonts w:eastAsia="Malgun Gothic" w:cs="Batang"/>
      <w:lang w:eastAsia="en-US"/>
    </w:rPr>
  </w:style>
  <w:style w:type="paragraph" w:customStyle="1" w:styleId="CharChar1CharCharCharCharCharCharCharCharCharCharCharCharCharCharChar51">
    <w:name w:val="Char Char1 Char Char Char Char Char Char Char Char Char Char Char Char Char Char Char51"/>
    <w:semiHidden/>
    <w:rsid w:val="007F0FB3"/>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6">
    <w:name w:val="(文字) (文字)546"/>
    <w:semiHidden/>
    <w:rsid w:val="007F0FB3"/>
    <w:rPr>
      <w:rFonts w:ascii="Times New Roman" w:hAnsi="Times New Roman"/>
      <w:lang w:eastAsia="en-US"/>
    </w:rPr>
  </w:style>
  <w:style w:type="paragraph" w:customStyle="1" w:styleId="CharChar1CharCharCharCharCharCharCharCharCharCharCharCharCharCharChar50">
    <w:name w:val="Char Char1 Char Char Char Char Char Char Char Char Char Char Char Char Char Char Char50"/>
    <w:semiHidden/>
    <w:rsid w:val="00650C02"/>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5">
    <w:name w:val="(文字) (文字)545"/>
    <w:semiHidden/>
    <w:rsid w:val="00650C02"/>
    <w:rPr>
      <w:rFonts w:ascii="Times New Roman" w:hAnsi="Times New Roman"/>
      <w:lang w:eastAsia="en-US"/>
    </w:rPr>
  </w:style>
  <w:style w:type="paragraph" w:customStyle="1" w:styleId="CharChar1CharCharCharCharCharCharCharCharCharCharCharCharCharCharChar49">
    <w:name w:val="Char Char1 Char Char Char Char Char Char Char Char Char Char Char Char Char Char Char49"/>
    <w:semiHidden/>
    <w:rsid w:val="00B4316F"/>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4">
    <w:name w:val="(文字) (文字)544"/>
    <w:semiHidden/>
    <w:rsid w:val="00B4316F"/>
    <w:rPr>
      <w:rFonts w:ascii="Times New Roman" w:hAnsi="Times New Roman"/>
      <w:lang w:eastAsia="en-US"/>
    </w:rPr>
  </w:style>
  <w:style w:type="paragraph" w:customStyle="1" w:styleId="CharChar1CharCharCharCharCharCharCharCharCharCharCharCharCharCharChar48">
    <w:name w:val="Char Char1 Char Char Char Char Char Char Char Char Char Char Char Char Char Char Char48"/>
    <w:semiHidden/>
    <w:rsid w:val="000723C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3">
    <w:name w:val="(文字) (文字)543"/>
    <w:semiHidden/>
    <w:rsid w:val="000723C0"/>
    <w:rPr>
      <w:rFonts w:ascii="Times New Roman" w:hAnsi="Times New Roman"/>
      <w:lang w:eastAsia="en-US"/>
    </w:rPr>
  </w:style>
  <w:style w:type="paragraph" w:customStyle="1" w:styleId="CharChar1CharCharCharCharCharCharCharCharCharCharCharCharCharCharChar47">
    <w:name w:val="Char Char1 Char Char Char Char Char Char Char Char Char Char Char Char Char Char Char47"/>
    <w:semiHidden/>
    <w:rsid w:val="00476EF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2">
    <w:name w:val="(文字) (文字)542"/>
    <w:semiHidden/>
    <w:rsid w:val="00476EF6"/>
    <w:rPr>
      <w:rFonts w:ascii="Times New Roman" w:hAnsi="Times New Roman"/>
      <w:lang w:eastAsia="en-US"/>
    </w:rPr>
  </w:style>
  <w:style w:type="paragraph" w:customStyle="1" w:styleId="CharChar1CharCharCharCharCharCharCharCharCharCharCharCharCharCharChar46">
    <w:name w:val="Char Char1 Char Char Char Char Char Char Char Char Char Char Char Char Char Char Char46"/>
    <w:semiHidden/>
    <w:rsid w:val="0080476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1">
    <w:name w:val="(文字) (文字)541"/>
    <w:semiHidden/>
    <w:rsid w:val="00804768"/>
    <w:rPr>
      <w:rFonts w:ascii="Times New Roman" w:hAnsi="Times New Roman"/>
      <w:lang w:eastAsia="en-US"/>
    </w:rPr>
  </w:style>
  <w:style w:type="paragraph" w:customStyle="1" w:styleId="CharChar1CharCharCharCharCharCharCharCharCharCharCharCharCharCharChar45">
    <w:name w:val="Char Char1 Char Char Char Char Char Char Char Char Char Char Char Char Char Char Char45"/>
    <w:semiHidden/>
    <w:rsid w:val="0031321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40">
    <w:name w:val="(文字) (文字)540"/>
    <w:semiHidden/>
    <w:rsid w:val="00313216"/>
    <w:rPr>
      <w:rFonts w:ascii="Times New Roman" w:hAnsi="Times New Roman"/>
      <w:lang w:eastAsia="en-US"/>
    </w:rPr>
  </w:style>
  <w:style w:type="paragraph" w:customStyle="1" w:styleId="Proposal1">
    <w:name w:val="Proposal1"/>
    <w:basedOn w:val="Normal"/>
    <w:link w:val="Proposal1Char"/>
    <w:qFormat/>
    <w:rsid w:val="00FC70BE"/>
    <w:pPr>
      <w:tabs>
        <w:tab w:val="left" w:pos="1620"/>
      </w:tabs>
      <w:spacing w:before="120"/>
      <w:ind w:left="1620" w:hanging="1620"/>
      <w:jc w:val="both"/>
    </w:pPr>
    <w:rPr>
      <w:rFonts w:ascii="Calibri" w:eastAsia="MS Mincho" w:hAnsi="Calibri"/>
      <w:b/>
      <w:szCs w:val="20"/>
      <w:lang w:val="en-US"/>
    </w:rPr>
  </w:style>
  <w:style w:type="character" w:customStyle="1" w:styleId="Proposal1Char">
    <w:name w:val="Proposal1 Char"/>
    <w:link w:val="Proposal1"/>
    <w:rsid w:val="00FC70BE"/>
    <w:rPr>
      <w:rFonts w:ascii="Calibri" w:eastAsia="MS Mincho" w:hAnsi="Calibri"/>
      <w:b/>
      <w:lang w:val="en-US" w:eastAsia="en-US"/>
    </w:rPr>
  </w:style>
  <w:style w:type="table" w:styleId="GridTable2-Accent5">
    <w:name w:val="Grid Table 2 Accent 5"/>
    <w:basedOn w:val="TableNormal"/>
    <w:uiPriority w:val="47"/>
    <w:rsid w:val="00A71D68"/>
    <w:rPr>
      <w:rFonts w:ascii="CG Times (WN)" w:eastAsia="SimSun" w:hAnsi="CG Times (WN)"/>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3GPPH3">
    <w:name w:val="3GPP H3"/>
    <w:basedOn w:val="Heading3"/>
    <w:next w:val="3GPPText"/>
    <w:link w:val="3GPPH3Char"/>
    <w:qFormat/>
    <w:rsid w:val="00AB5B90"/>
    <w:pPr>
      <w:keepLines/>
      <w:numPr>
        <w:numId w:val="7"/>
      </w:numPr>
      <w:tabs>
        <w:tab w:val="num" w:pos="0"/>
      </w:tabs>
      <w:overflowPunct w:val="0"/>
      <w:autoSpaceDE w:val="0"/>
      <w:autoSpaceDN w:val="0"/>
      <w:adjustRightInd w:val="0"/>
      <w:spacing w:before="120" w:after="120"/>
      <w:ind w:left="709" w:hanging="709"/>
      <w:textAlignment w:val="baseline"/>
    </w:pPr>
    <w:rPr>
      <w:rFonts w:eastAsia="SimSun" w:cs="Times New Roman"/>
      <w:b w:val="0"/>
      <w:bCs w:val="0"/>
      <w:sz w:val="28"/>
      <w:szCs w:val="20"/>
    </w:rPr>
  </w:style>
  <w:style w:type="character" w:customStyle="1" w:styleId="3GPPH3Char">
    <w:name w:val="3GPP H3 Char"/>
    <w:link w:val="3GPPH3"/>
    <w:rsid w:val="00AB5B90"/>
    <w:rPr>
      <w:rFonts w:ascii="Arial" w:eastAsia="SimSun" w:hAnsi="Arial"/>
      <w:sz w:val="28"/>
      <w:lang w:eastAsia="en-US"/>
    </w:rPr>
  </w:style>
  <w:style w:type="paragraph" w:customStyle="1" w:styleId="00Text">
    <w:name w:val="00_Text"/>
    <w:basedOn w:val="Normal"/>
    <w:link w:val="00TextChar"/>
    <w:qFormat/>
    <w:rsid w:val="00AB5B90"/>
    <w:pPr>
      <w:spacing w:after="120"/>
      <w:jc w:val="both"/>
    </w:pPr>
    <w:rPr>
      <w:rFonts w:ascii="Times New Roman" w:eastAsia="SimSun" w:hAnsi="Times New Roman"/>
      <w:lang w:val="en-US" w:eastAsia="zh-CN"/>
    </w:rPr>
  </w:style>
  <w:style w:type="character" w:customStyle="1" w:styleId="00TextChar">
    <w:name w:val="00_Text Char"/>
    <w:link w:val="00Text"/>
    <w:qFormat/>
    <w:rsid w:val="00AB5B90"/>
    <w:rPr>
      <w:rFonts w:eastAsia="SimSun"/>
      <w:szCs w:val="24"/>
      <w:lang w:val="en-US" w:eastAsia="zh-CN"/>
    </w:rPr>
  </w:style>
  <w:style w:type="paragraph" w:customStyle="1" w:styleId="afd">
    <w:name w:val="문단"/>
    <w:basedOn w:val="Normal"/>
    <w:uiPriority w:val="99"/>
    <w:rsid w:val="00545EFD"/>
    <w:pPr>
      <w:autoSpaceDE w:val="0"/>
      <w:autoSpaceDN w:val="0"/>
      <w:ind w:firstLine="800"/>
      <w:jc w:val="both"/>
    </w:pPr>
    <w:rPr>
      <w:rFonts w:ascii="Gulim" w:eastAsia="Gulim" w:hAnsi="Calibri" w:cs="Calibri"/>
      <w:color w:val="000000"/>
      <w:szCs w:val="20"/>
      <w:lang w:eastAsia="en-GB"/>
    </w:rPr>
  </w:style>
  <w:style w:type="paragraph" w:customStyle="1" w:styleId="CharChar1CharCharCharCharCharCharCharCharCharCharCharCharCharCharChar64">
    <w:name w:val="Char Char1 Char Char Char Char Char Char Char Char Char Char Char Char Char Char Char64"/>
    <w:semiHidden/>
    <w:rsid w:val="002E37F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59">
    <w:name w:val="(文字) (文字)559"/>
    <w:semiHidden/>
    <w:rsid w:val="002E37F6"/>
    <w:rPr>
      <w:rFonts w:ascii="Times New Roman" w:hAnsi="Times New Roman"/>
      <w:lang w:eastAsia="en-US"/>
    </w:rPr>
  </w:style>
  <w:style w:type="paragraph" w:customStyle="1" w:styleId="0maintext0">
    <w:name w:val="0maintext"/>
    <w:basedOn w:val="Normal"/>
    <w:uiPriority w:val="99"/>
    <w:qFormat/>
    <w:rsid w:val="004F214C"/>
    <w:pPr>
      <w:spacing w:before="100" w:beforeAutospacing="1" w:after="100" w:afterAutospacing="1"/>
    </w:pPr>
    <w:rPr>
      <w:rFonts w:ascii="Calibri" w:eastAsia="SimSun" w:hAnsi="Calibri" w:cs="Calibri"/>
      <w:sz w:val="22"/>
      <w:szCs w:val="22"/>
      <w:lang w:val="en-US" w:eastAsia="zh-CN"/>
    </w:rPr>
  </w:style>
  <w:style w:type="paragraph" w:customStyle="1" w:styleId="xxmsonormal">
    <w:name w:val="x_xmsonormal"/>
    <w:basedOn w:val="Normal"/>
    <w:qFormat/>
    <w:rsid w:val="00A77584"/>
    <w:rPr>
      <w:rFonts w:ascii="Calibri" w:eastAsia="Gulim" w:hAnsi="Calibri" w:cs="Calibri"/>
      <w:sz w:val="22"/>
      <w:szCs w:val="22"/>
      <w:lang w:val="en-US" w:eastAsia="ko-KR"/>
    </w:rPr>
  </w:style>
  <w:style w:type="paragraph" w:customStyle="1" w:styleId="listparagraph0">
    <w:name w:val="listparagraph"/>
    <w:basedOn w:val="Normal"/>
    <w:qFormat/>
    <w:rsid w:val="00F07703"/>
    <w:pPr>
      <w:spacing w:before="100" w:beforeAutospacing="1" w:after="100" w:afterAutospacing="1"/>
    </w:pPr>
    <w:rPr>
      <w:rFonts w:ascii="Calibri" w:eastAsia="SimSun" w:hAnsi="Calibri" w:cs="Calibri"/>
      <w:sz w:val="22"/>
      <w:szCs w:val="22"/>
      <w:lang w:val="en-US" w:eastAsia="zh-CN"/>
    </w:rPr>
  </w:style>
  <w:style w:type="paragraph" w:customStyle="1" w:styleId="xmsonormal0">
    <w:name w:val="xmsonormal"/>
    <w:basedOn w:val="Normal"/>
    <w:qFormat/>
    <w:rsid w:val="00F6307C"/>
    <w:pPr>
      <w:spacing w:before="100" w:beforeAutospacing="1" w:after="100" w:afterAutospacing="1"/>
    </w:pPr>
    <w:rPr>
      <w:rFonts w:ascii="Times New Roman" w:eastAsia="SimSun" w:hAnsi="Times New Roman"/>
      <w:sz w:val="24"/>
      <w:lang w:val="en-US" w:eastAsia="zh-CN"/>
    </w:rPr>
  </w:style>
  <w:style w:type="paragraph" w:customStyle="1" w:styleId="xb1">
    <w:name w:val="xb1"/>
    <w:basedOn w:val="Normal"/>
    <w:uiPriority w:val="99"/>
    <w:rsid w:val="00F6307C"/>
    <w:pPr>
      <w:spacing w:before="100" w:beforeAutospacing="1" w:after="100" w:afterAutospacing="1"/>
    </w:pPr>
    <w:rPr>
      <w:rFonts w:ascii="Times New Roman" w:eastAsia="SimSun" w:hAnsi="Times New Roman"/>
      <w:sz w:val="24"/>
      <w:lang w:val="en-US" w:eastAsia="zh-CN"/>
    </w:rPr>
  </w:style>
  <w:style w:type="paragraph" w:customStyle="1" w:styleId="xmsolistparagraph">
    <w:name w:val="xmsolistparagraph"/>
    <w:basedOn w:val="Normal"/>
    <w:rsid w:val="00F6307C"/>
    <w:pPr>
      <w:spacing w:before="100" w:beforeAutospacing="1" w:after="100" w:afterAutospacing="1"/>
    </w:pPr>
    <w:rPr>
      <w:rFonts w:ascii="Times New Roman" w:eastAsia="SimSun" w:hAnsi="Times New Roman"/>
      <w:sz w:val="24"/>
      <w:lang w:val="en-US" w:eastAsia="zh-CN"/>
    </w:rPr>
  </w:style>
  <w:style w:type="character" w:customStyle="1" w:styleId="apple-tab-span">
    <w:name w:val="apple-tab-span"/>
    <w:rsid w:val="00201A7E"/>
  </w:style>
  <w:style w:type="paragraph" w:customStyle="1" w:styleId="CharChar1CharCharCharCharCharCharCharCharCharCharCharCharCharCharChar96">
    <w:name w:val="Char Char1 Char Char Char Char Char Char Char Char Char Char Char Char Char Char Char96"/>
    <w:semiHidden/>
    <w:rsid w:val="00B04B0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1">
    <w:name w:val="(文字) (文字)591"/>
    <w:semiHidden/>
    <w:rsid w:val="00B04B06"/>
    <w:rPr>
      <w:rFonts w:ascii="Times New Roman" w:hAnsi="Times New Roman"/>
      <w:lang w:eastAsia="en-US"/>
    </w:rPr>
  </w:style>
  <w:style w:type="paragraph" w:customStyle="1" w:styleId="xxmsolistparagraph">
    <w:name w:val="x_xmsolistparagraph"/>
    <w:basedOn w:val="Normal"/>
    <w:qFormat/>
    <w:rsid w:val="00B04B06"/>
    <w:pPr>
      <w:ind w:left="720"/>
    </w:pPr>
    <w:rPr>
      <w:rFonts w:ascii="Calibri" w:eastAsia="SimSun" w:hAnsi="Calibri" w:cs="Calibri"/>
      <w:sz w:val="22"/>
      <w:szCs w:val="22"/>
      <w:lang w:val="en-US" w:eastAsia="zh-CN"/>
    </w:rPr>
  </w:style>
  <w:style w:type="paragraph" w:customStyle="1" w:styleId="maintext0">
    <w:name w:val="maintext"/>
    <w:basedOn w:val="Normal"/>
    <w:uiPriority w:val="99"/>
    <w:rsid w:val="007A1728"/>
    <w:pPr>
      <w:spacing w:before="100" w:beforeAutospacing="1" w:after="100" w:afterAutospacing="1"/>
    </w:pPr>
    <w:rPr>
      <w:rFonts w:ascii="Calibri" w:eastAsiaTheme="minorHAnsi" w:hAnsi="Calibri" w:cs="Calibri"/>
      <w:sz w:val="22"/>
      <w:szCs w:val="22"/>
      <w:lang w:eastAsia="en-GB"/>
    </w:rPr>
  </w:style>
  <w:style w:type="paragraph" w:customStyle="1" w:styleId="tal0">
    <w:name w:val="tal"/>
    <w:basedOn w:val="Normal"/>
    <w:rsid w:val="007A1728"/>
    <w:pPr>
      <w:spacing w:before="100" w:beforeAutospacing="1" w:after="100" w:afterAutospacing="1"/>
    </w:pPr>
    <w:rPr>
      <w:rFonts w:ascii="Calibri" w:eastAsiaTheme="minorHAnsi" w:hAnsi="Calibri" w:cs="Calibri"/>
      <w:sz w:val="22"/>
      <w:szCs w:val="22"/>
      <w:lang w:eastAsia="en-GB"/>
    </w:rPr>
  </w:style>
  <w:style w:type="paragraph" w:customStyle="1" w:styleId="x03proposal">
    <w:name w:val="x_03proposal"/>
    <w:basedOn w:val="Normal"/>
    <w:uiPriority w:val="99"/>
    <w:rsid w:val="00B40DD9"/>
    <w:rPr>
      <w:rFonts w:ascii="Times New Roman" w:eastAsia="Gulim" w:hAnsi="Times New Roman"/>
      <w:sz w:val="24"/>
      <w:lang w:val="en-US" w:eastAsia="ko-KR"/>
    </w:rPr>
  </w:style>
  <w:style w:type="paragraph" w:customStyle="1" w:styleId="x00text">
    <w:name w:val="x_00text"/>
    <w:basedOn w:val="Normal"/>
    <w:uiPriority w:val="99"/>
    <w:rsid w:val="00B40DD9"/>
    <w:rPr>
      <w:rFonts w:ascii="Times New Roman" w:eastAsia="Gulim" w:hAnsi="Times New Roman"/>
      <w:sz w:val="24"/>
      <w:lang w:val="en-US" w:eastAsia="ko-KR"/>
    </w:rPr>
  </w:style>
  <w:style w:type="paragraph" w:customStyle="1" w:styleId="xb10">
    <w:name w:val="x_b1"/>
    <w:basedOn w:val="Normal"/>
    <w:qFormat/>
    <w:rsid w:val="00B40DD9"/>
    <w:rPr>
      <w:rFonts w:ascii="Times New Roman" w:eastAsia="Gulim" w:hAnsi="Times New Roman"/>
      <w:sz w:val="24"/>
      <w:lang w:val="en-US" w:eastAsia="ko-KR"/>
    </w:rPr>
  </w:style>
  <w:style w:type="character" w:customStyle="1" w:styleId="colour">
    <w:name w:val="colour"/>
    <w:rsid w:val="00482CCA"/>
  </w:style>
  <w:style w:type="paragraph" w:customStyle="1" w:styleId="CharChar1CharCharCharCharCharCharCharCharCharCharCharCharCharCharChar95">
    <w:name w:val="Char Char1 Char Char Char Char Char Char Char Char Char Char Char Char Char Char Char95"/>
    <w:semiHidden/>
    <w:rsid w:val="00085B1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0">
    <w:name w:val="(文字) (文字)590"/>
    <w:semiHidden/>
    <w:rsid w:val="00085B14"/>
    <w:rPr>
      <w:rFonts w:ascii="Times New Roman" w:hAnsi="Times New Roman"/>
      <w:lang w:eastAsia="en-US"/>
    </w:rPr>
  </w:style>
  <w:style w:type="character" w:customStyle="1" w:styleId="afe">
    <w:name w:val="列表段落 字符"/>
    <w:aliases w:val="- Bullets 字符,목록 단락 字符,リスト段落 字符,Lista1 字符,?? ?? 字符,????? 字符,???? 字符,列出段落1 字符,中等深浅网格 1 - 着色 21 字符,¥¡¡¡¡ì¬º¥¹¥È¶ÎÂä 字符,ÁÐ³ö¶ÎÂä 字符,列表段落1 字符,—ño’i—Ž 字符,¥ê¥¹¥È¶ÎÂä 字符,1st level - Bullet List Paragraph 字符,Lettre d'introduction 字符,Paragrafo elenco 字符"/>
    <w:uiPriority w:val="34"/>
    <w:qFormat/>
    <w:locked/>
    <w:rsid w:val="00085B14"/>
    <w:rPr>
      <w:rFonts w:ascii="Calibri" w:hAnsi="Calibri" w:cs="Calibri"/>
    </w:rPr>
  </w:style>
  <w:style w:type="paragraph" w:customStyle="1" w:styleId="xa0">
    <w:name w:val="x_a0"/>
    <w:basedOn w:val="Normal"/>
    <w:uiPriority w:val="99"/>
    <w:rsid w:val="00085B14"/>
    <w:rPr>
      <w:rFonts w:ascii="SimSun" w:eastAsia="SimSun" w:hAnsi="SimSun" w:cs="Calibri"/>
      <w:sz w:val="24"/>
      <w:lang w:val="en-US" w:eastAsia="zh-CN"/>
    </w:rPr>
  </w:style>
  <w:style w:type="character" w:customStyle="1" w:styleId="xapple-converted-space">
    <w:name w:val="x_apple-converted-space"/>
    <w:qFormat/>
    <w:rsid w:val="00085B14"/>
  </w:style>
  <w:style w:type="character" w:customStyle="1" w:styleId="msoins0">
    <w:name w:val="msoins"/>
    <w:qFormat/>
    <w:rsid w:val="00085B14"/>
  </w:style>
  <w:style w:type="paragraph" w:customStyle="1" w:styleId="3gppagreements0">
    <w:name w:val="3gppagreements0"/>
    <w:basedOn w:val="Normal"/>
    <w:uiPriority w:val="99"/>
    <w:rsid w:val="00085B14"/>
    <w:rPr>
      <w:rFonts w:ascii="Times New Roman" w:eastAsia="SimSun" w:hAnsi="Times New Roman"/>
      <w:sz w:val="24"/>
      <w:lang w:val="en-US" w:eastAsia="zh-CN"/>
    </w:rPr>
  </w:style>
  <w:style w:type="paragraph" w:customStyle="1" w:styleId="b22">
    <w:name w:val="b22"/>
    <w:basedOn w:val="Normal"/>
    <w:uiPriority w:val="99"/>
    <w:rsid w:val="00085B14"/>
    <w:rPr>
      <w:rFonts w:ascii="Times New Roman" w:eastAsia="SimSun" w:hAnsi="Times New Roman"/>
      <w:sz w:val="24"/>
      <w:lang w:val="en-US" w:eastAsia="zh-CN"/>
    </w:rPr>
  </w:style>
  <w:style w:type="character" w:customStyle="1" w:styleId="Char20">
    <w:name w:val="正文文本 Char2"/>
    <w:aliases w:val="bt Char2"/>
    <w:locked/>
    <w:rsid w:val="00085B14"/>
    <w:rPr>
      <w:rFonts w:ascii="MS Mincho" w:eastAsia="MS Mincho" w:hAnsi="MS Mincho"/>
      <w:lang w:eastAsia="en-US"/>
    </w:rPr>
  </w:style>
  <w:style w:type="paragraph" w:customStyle="1" w:styleId="tan0">
    <w:name w:val="tan"/>
    <w:basedOn w:val="Normal"/>
    <w:rsid w:val="00085B14"/>
    <w:pPr>
      <w:keepNext/>
      <w:ind w:left="851" w:hanging="851"/>
    </w:pPr>
    <w:rPr>
      <w:rFonts w:ascii="Arial" w:eastAsia="SimSun" w:hAnsi="Arial" w:cs="Arial"/>
      <w:sz w:val="18"/>
      <w:szCs w:val="18"/>
      <w:lang w:val="en-US" w:eastAsia="zh-CN"/>
    </w:rPr>
  </w:style>
  <w:style w:type="paragraph" w:customStyle="1" w:styleId="x2">
    <w:name w:val="x2"/>
    <w:basedOn w:val="Normal"/>
    <w:uiPriority w:val="99"/>
    <w:rsid w:val="00085B14"/>
    <w:rPr>
      <w:rFonts w:ascii="Gulim" w:eastAsia="Gulim" w:hAnsi="Gulim" w:cs="Calibri"/>
      <w:sz w:val="24"/>
      <w:lang w:val="en-US" w:eastAsia="zh-CN"/>
    </w:rPr>
  </w:style>
  <w:style w:type="paragraph" w:customStyle="1" w:styleId="listparagraph11">
    <w:name w:val="listparagraph11"/>
    <w:basedOn w:val="Normal"/>
    <w:uiPriority w:val="99"/>
    <w:rsid w:val="00085B14"/>
    <w:rPr>
      <w:rFonts w:ascii="Calibri" w:eastAsia="Calibri" w:hAnsi="Calibri" w:cs="Calibri"/>
      <w:sz w:val="22"/>
      <w:szCs w:val="22"/>
      <w:lang w:val="en-US"/>
    </w:rPr>
  </w:style>
  <w:style w:type="paragraph" w:customStyle="1" w:styleId="CharChar1CharCharCharCharCharCharCharCharCharCharCharCharCharCharChar94">
    <w:name w:val="Char Char1 Char Char Char Char Char Char Char Char Char Char Char Char Char Char Char94"/>
    <w:semiHidden/>
    <w:rsid w:val="00A65B0D"/>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9">
    <w:name w:val="(文字) (文字)589"/>
    <w:semiHidden/>
    <w:rsid w:val="00A65B0D"/>
    <w:rPr>
      <w:rFonts w:ascii="Times New Roman" w:hAnsi="Times New Roman"/>
      <w:lang w:eastAsia="en-US"/>
    </w:rPr>
  </w:style>
  <w:style w:type="character" w:customStyle="1" w:styleId="proposalChar0">
    <w:name w:val="proposal Char"/>
    <w:basedOn w:val="DefaultParagraphFont"/>
    <w:link w:val="proposal0"/>
    <w:qFormat/>
    <w:locked/>
    <w:rsid w:val="00A31187"/>
    <w:rPr>
      <w:b/>
      <w:bCs/>
      <w:i/>
      <w:iCs/>
    </w:rPr>
  </w:style>
  <w:style w:type="paragraph" w:customStyle="1" w:styleId="proposal0">
    <w:name w:val="proposal"/>
    <w:basedOn w:val="Normal"/>
    <w:link w:val="proposalChar0"/>
    <w:qFormat/>
    <w:rsid w:val="00A31187"/>
    <w:pPr>
      <w:spacing w:before="60" w:after="180" w:line="360" w:lineRule="atLeast"/>
      <w:jc w:val="both"/>
    </w:pPr>
    <w:rPr>
      <w:rFonts w:ascii="Times New Roman" w:hAnsi="Times New Roman"/>
      <w:b/>
      <w:bCs/>
      <w:i/>
      <w:iCs/>
      <w:szCs w:val="20"/>
      <w:lang w:eastAsia="en-GB"/>
    </w:rPr>
  </w:style>
  <w:style w:type="character" w:customStyle="1" w:styleId="B4Char">
    <w:name w:val="B4 Char"/>
    <w:basedOn w:val="DefaultParagraphFont"/>
    <w:link w:val="B4"/>
    <w:qFormat/>
    <w:locked/>
    <w:rsid w:val="00A31187"/>
    <w:rPr>
      <w:rFonts w:eastAsia="SimSun"/>
      <w:lang w:val="en-US" w:eastAsia="ja-JP"/>
    </w:rPr>
  </w:style>
  <w:style w:type="paragraph" w:customStyle="1" w:styleId="CharChar1CharCharCharCharCharCharCharCharCharCharCharCharCharCharChar93">
    <w:name w:val="Char Char1 Char Char Char Char Char Char Char Char Char Char Char Char Char Char Char93"/>
    <w:semiHidden/>
    <w:rsid w:val="00304B4F"/>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8">
    <w:name w:val="(文字) (文字)588"/>
    <w:semiHidden/>
    <w:rsid w:val="00304B4F"/>
    <w:rPr>
      <w:rFonts w:ascii="Times New Roman" w:hAnsi="Times New Roman"/>
      <w:lang w:eastAsia="en-US"/>
    </w:rPr>
  </w:style>
  <w:style w:type="paragraph" w:customStyle="1" w:styleId="b110">
    <w:name w:val="b11"/>
    <w:basedOn w:val="Normal"/>
    <w:uiPriority w:val="99"/>
    <w:rsid w:val="00304B4F"/>
    <w:pPr>
      <w:spacing w:before="100" w:beforeAutospacing="1" w:after="100" w:afterAutospacing="1"/>
    </w:pPr>
    <w:rPr>
      <w:rFonts w:ascii="SimSun" w:eastAsia="SimSun" w:hAnsi="SimSun" w:cs="Calibri"/>
      <w:sz w:val="24"/>
      <w:lang w:val="en-US" w:eastAsia="zh-CN"/>
    </w:rPr>
  </w:style>
  <w:style w:type="paragraph" w:customStyle="1" w:styleId="CharChar1CharCharCharCharCharCharCharCharCharCharCharCharCharCharChar92">
    <w:name w:val="Char Char1 Char Char Char Char Char Char Char Char Char Char Char Char Char Char Char92"/>
    <w:semiHidden/>
    <w:rsid w:val="0038235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7">
    <w:name w:val="(文字) (文字)587"/>
    <w:semiHidden/>
    <w:rsid w:val="0038235A"/>
    <w:rPr>
      <w:rFonts w:ascii="Times New Roman" w:hAnsi="Times New Roman"/>
      <w:lang w:eastAsia="en-US"/>
    </w:rPr>
  </w:style>
  <w:style w:type="paragraph" w:customStyle="1" w:styleId="gmail-m-2909877017254924335a">
    <w:name w:val="gmail-m_-2909877017254924335a"/>
    <w:basedOn w:val="Normal"/>
    <w:uiPriority w:val="99"/>
    <w:semiHidden/>
    <w:rsid w:val="0038235A"/>
    <w:pPr>
      <w:spacing w:before="100" w:beforeAutospacing="1" w:after="100" w:afterAutospacing="1"/>
    </w:pPr>
    <w:rPr>
      <w:rFonts w:ascii="Gulim" w:eastAsia="Gulim" w:hAnsi="Gulim" w:cs="Calibri"/>
      <w:sz w:val="24"/>
      <w:szCs w:val="20"/>
      <w:lang w:val="en-US" w:eastAsia="zh-CN"/>
    </w:rPr>
  </w:style>
  <w:style w:type="paragraph" w:customStyle="1" w:styleId="gmail-m4206033979048168252msolistparagraph">
    <w:name w:val="gmail-m_4206033979048168252msolistparagraph"/>
    <w:basedOn w:val="Normal"/>
    <w:uiPriority w:val="99"/>
    <w:rsid w:val="0038235A"/>
    <w:pPr>
      <w:spacing w:before="100" w:beforeAutospacing="1" w:after="100" w:afterAutospacing="1"/>
    </w:pPr>
    <w:rPr>
      <w:rFonts w:ascii="Gulim" w:eastAsia="Gulim" w:hAnsi="Gulim" w:cs="Calibri"/>
      <w:sz w:val="24"/>
      <w:szCs w:val="20"/>
      <w:lang w:val="en-US" w:eastAsia="zh-CN"/>
    </w:rPr>
  </w:style>
  <w:style w:type="character" w:customStyle="1" w:styleId="4">
    <w:name w:val="标题 4 字符"/>
    <w:aliases w:val="h4 字符,H4 字符,H41 字符,h41 字符,H42 字符,h42 字符,H43 字符,h43 字符,H411 字符,h411 字符,H421 字符,h421 字符,H44 字符,h44 字符,H412 字符,h412 字符,H422 字符,h422 字符,H431 字符,h431 字符,H45 字符,h45 字符,H413 字符,h413 字符,H423 字符,h423 字符,H432 字符,h432 字符,H46 字符,h46 字符,H47 字符,h47 字符,4 字符"/>
    <w:basedOn w:val="DefaultParagraphFont"/>
    <w:locked/>
    <w:rsid w:val="00BA3685"/>
    <w:rPr>
      <w:rFonts w:ascii="Arial" w:hAnsi="Arial" w:cs="Arial"/>
      <w:lang w:eastAsia="en-US"/>
    </w:rPr>
  </w:style>
  <w:style w:type="paragraph" w:customStyle="1" w:styleId="CharChar1CharCharCharCharCharCharCharCharCharCharCharCharCharCharChar91">
    <w:name w:val="Char Char1 Char Char Char Char Char Char Char Char Char Char Char Char Char Char Char91"/>
    <w:semiHidden/>
    <w:rsid w:val="005A4EB3"/>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6">
    <w:name w:val="(文字) (文字)586"/>
    <w:semiHidden/>
    <w:rsid w:val="005A4EB3"/>
    <w:rPr>
      <w:rFonts w:ascii="Times New Roman" w:hAnsi="Times New Roman"/>
      <w:lang w:eastAsia="en-US"/>
    </w:rPr>
  </w:style>
  <w:style w:type="paragraph" w:customStyle="1" w:styleId="xmsolistparagraph0">
    <w:name w:val="x_msolistparagraph"/>
    <w:basedOn w:val="Normal"/>
    <w:uiPriority w:val="99"/>
    <w:qFormat/>
    <w:rsid w:val="005A4EB3"/>
    <w:pPr>
      <w:ind w:left="720"/>
    </w:pPr>
    <w:rPr>
      <w:rFonts w:ascii="Calibri" w:eastAsia="SimSun" w:hAnsi="Calibri" w:cs="Calibri"/>
      <w:sz w:val="22"/>
      <w:szCs w:val="22"/>
      <w:lang w:val="en-US" w:eastAsia="zh-CN"/>
    </w:rPr>
  </w:style>
  <w:style w:type="character" w:customStyle="1" w:styleId="TANChar">
    <w:name w:val="TAN Char"/>
    <w:link w:val="TAN"/>
    <w:qFormat/>
    <w:locked/>
    <w:rsid w:val="005A4EB3"/>
    <w:rPr>
      <w:rFonts w:ascii="Arial" w:eastAsia="SimSun" w:hAnsi="Arial"/>
      <w:sz w:val="18"/>
      <w:lang w:eastAsia="en-US"/>
    </w:rPr>
  </w:style>
  <w:style w:type="paragraph" w:customStyle="1" w:styleId="CharChar1CharCharCharCharCharCharCharCharCharCharCharCharCharCharChar90">
    <w:name w:val="Char Char1 Char Char Char Char Char Char Char Char Char Char Char Char Char Char Char90"/>
    <w:uiPriority w:val="99"/>
    <w:semiHidden/>
    <w:rsid w:val="00781B4E"/>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5">
    <w:name w:val="(文字) (文字)585"/>
    <w:semiHidden/>
    <w:rsid w:val="00781B4E"/>
    <w:rPr>
      <w:rFonts w:ascii="Times New Roman" w:hAnsi="Times New Roman"/>
      <w:lang w:eastAsia="en-US"/>
    </w:rPr>
  </w:style>
  <w:style w:type="paragraph" w:customStyle="1" w:styleId="CharChar1CharCharCharCharCharCharCharCharCharCharCharCharCharCharChar89">
    <w:name w:val="Char Char1 Char Char Char Char Char Char Char Char Char Char Char Char Char Char Char89"/>
    <w:uiPriority w:val="99"/>
    <w:semiHidden/>
    <w:rsid w:val="00C15223"/>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4">
    <w:name w:val="(文字) (文字)584"/>
    <w:semiHidden/>
    <w:rsid w:val="00C15223"/>
    <w:rPr>
      <w:rFonts w:ascii="Times New Roman" w:hAnsi="Times New Roman"/>
      <w:lang w:eastAsia="en-US"/>
    </w:rPr>
  </w:style>
  <w:style w:type="paragraph" w:customStyle="1" w:styleId="b20">
    <w:name w:val="b2"/>
    <w:basedOn w:val="Normal"/>
    <w:qFormat/>
    <w:rsid w:val="00C15223"/>
    <w:pPr>
      <w:spacing w:before="100" w:beforeAutospacing="1" w:after="100" w:afterAutospacing="1"/>
    </w:pPr>
    <w:rPr>
      <w:rFonts w:ascii="Times New Roman" w:eastAsia="Gulim" w:hAnsi="Times New Roman"/>
      <w:sz w:val="24"/>
      <w:lang w:val="en-US" w:eastAsia="zh-CN"/>
    </w:rPr>
  </w:style>
  <w:style w:type="paragraph" w:customStyle="1" w:styleId="b30">
    <w:name w:val="b3"/>
    <w:basedOn w:val="Normal"/>
    <w:uiPriority w:val="99"/>
    <w:rsid w:val="00C15223"/>
    <w:pPr>
      <w:spacing w:before="100" w:beforeAutospacing="1" w:after="100" w:afterAutospacing="1"/>
    </w:pPr>
    <w:rPr>
      <w:rFonts w:ascii="SimSun" w:eastAsia="SimSun" w:hAnsi="SimSun" w:cs="Gulim"/>
      <w:sz w:val="24"/>
      <w:lang w:val="en-US" w:eastAsia="ko-KR"/>
    </w:rPr>
  </w:style>
  <w:style w:type="paragraph" w:customStyle="1" w:styleId="b40">
    <w:name w:val="b4"/>
    <w:basedOn w:val="Normal"/>
    <w:uiPriority w:val="99"/>
    <w:rsid w:val="00C15223"/>
    <w:pPr>
      <w:spacing w:before="100" w:beforeAutospacing="1" w:after="100" w:afterAutospacing="1"/>
    </w:pPr>
    <w:rPr>
      <w:rFonts w:ascii="SimSun" w:eastAsia="SimSun" w:hAnsi="SimSun" w:cs="Gulim"/>
      <w:sz w:val="24"/>
      <w:lang w:val="en-US" w:eastAsia="ko-KR"/>
    </w:rPr>
  </w:style>
  <w:style w:type="paragraph" w:customStyle="1" w:styleId="b50">
    <w:name w:val="b5"/>
    <w:basedOn w:val="Normal"/>
    <w:uiPriority w:val="99"/>
    <w:rsid w:val="00C15223"/>
    <w:pPr>
      <w:spacing w:before="100" w:beforeAutospacing="1" w:after="100" w:afterAutospacing="1"/>
    </w:pPr>
    <w:rPr>
      <w:rFonts w:ascii="SimSun" w:eastAsia="SimSun" w:hAnsi="SimSun" w:cs="Gulim"/>
      <w:sz w:val="24"/>
      <w:lang w:val="en-US" w:eastAsia="ko-KR"/>
    </w:rPr>
  </w:style>
  <w:style w:type="character" w:customStyle="1" w:styleId="msodel0">
    <w:name w:val="msodel"/>
    <w:rsid w:val="00C15223"/>
  </w:style>
  <w:style w:type="table" w:customStyle="1" w:styleId="aff">
    <w:name w:val="普通表格"/>
    <w:uiPriority w:val="99"/>
    <w:semiHidden/>
    <w:rsid w:val="00C15223"/>
    <w:rPr>
      <w:rFonts w:ascii="Calibri" w:eastAsia="Times New Roman" w:hAnsi="Calibri"/>
      <w:lang w:val="en-US" w:eastAsia="ko-KR"/>
    </w:rPr>
    <w:tblPr>
      <w:tblCellMar>
        <w:top w:w="0" w:type="dxa"/>
        <w:left w:w="108" w:type="dxa"/>
        <w:bottom w:w="0" w:type="dxa"/>
        <w:right w:w="108" w:type="dxa"/>
      </w:tblCellMar>
    </w:tblPr>
  </w:style>
  <w:style w:type="paragraph" w:customStyle="1" w:styleId="CharChar1CharCharCharCharCharCharCharCharCharCharCharCharCharCharChar88">
    <w:name w:val="Char Char1 Char Char Char Char Char Char Char Char Char Char Char Char Char Char Char88"/>
    <w:semiHidden/>
    <w:rsid w:val="00654BD9"/>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3">
    <w:name w:val="(文字) (文字)583"/>
    <w:semiHidden/>
    <w:rsid w:val="00654BD9"/>
    <w:rPr>
      <w:rFonts w:ascii="Times New Roman" w:hAnsi="Times New Roman"/>
      <w:lang w:eastAsia="en-US"/>
    </w:rPr>
  </w:style>
  <w:style w:type="paragraph" w:customStyle="1" w:styleId="CharChar1CharCharCharCharCharCharCharCharCharCharCharCharCharCharChar87">
    <w:name w:val="Char Char1 Char Char Char Char Char Char Char Char Char Char Char Char Char Char Char87"/>
    <w:semiHidden/>
    <w:rsid w:val="00B65609"/>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2">
    <w:name w:val="(文字) (文字)582"/>
    <w:semiHidden/>
    <w:rsid w:val="00B65609"/>
    <w:rPr>
      <w:rFonts w:ascii="Times New Roman" w:hAnsi="Times New Roman"/>
      <w:lang w:eastAsia="en-US"/>
    </w:rPr>
  </w:style>
  <w:style w:type="character" w:customStyle="1" w:styleId="TAHChar">
    <w:name w:val="TAH Char"/>
    <w:rsid w:val="00077147"/>
    <w:rPr>
      <w:rFonts w:ascii="Arial" w:eastAsia="Times New Roman" w:hAnsi="Arial"/>
      <w:b/>
      <w:sz w:val="18"/>
      <w:lang w:val="en-GB"/>
    </w:rPr>
  </w:style>
  <w:style w:type="character" w:customStyle="1" w:styleId="emailstyle19">
    <w:name w:val="emailstyle19"/>
    <w:basedOn w:val="DefaultParagraphFont"/>
    <w:semiHidden/>
    <w:rsid w:val="00F60279"/>
    <w:rPr>
      <w:rFonts w:ascii="Calibri" w:hAnsi="Calibri" w:cs="Calibri" w:hint="default"/>
      <w:color w:val="auto"/>
    </w:rPr>
  </w:style>
  <w:style w:type="character" w:customStyle="1" w:styleId="None">
    <w:name w:val="None"/>
    <w:basedOn w:val="DefaultParagraphFont"/>
    <w:rsid w:val="00F60279"/>
  </w:style>
  <w:style w:type="paragraph" w:customStyle="1" w:styleId="CharChar1CharCharCharCharCharCharCharCharCharCharCharCharCharCharChar86">
    <w:name w:val="Char Char1 Char Char Char Char Char Char Char Char Char Char Char Char Char Char Char86"/>
    <w:uiPriority w:val="99"/>
    <w:semiHidden/>
    <w:rsid w:val="00785D37"/>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1">
    <w:name w:val="(文字) (文字)581"/>
    <w:semiHidden/>
    <w:rsid w:val="00785D37"/>
    <w:rPr>
      <w:rFonts w:ascii="Times New Roman" w:hAnsi="Times New Roman"/>
      <w:lang w:eastAsia="en-US"/>
    </w:rPr>
  </w:style>
  <w:style w:type="paragraph" w:customStyle="1" w:styleId="xtal">
    <w:name w:val="x_tal"/>
    <w:basedOn w:val="Normal"/>
    <w:uiPriority w:val="99"/>
    <w:rsid w:val="00785D37"/>
    <w:rPr>
      <w:rFonts w:ascii="Times New Roman" w:eastAsia="SimSun" w:hAnsi="Times New Roman" w:cs="Calibri"/>
      <w:sz w:val="24"/>
      <w:szCs w:val="22"/>
      <w:lang w:val="en-US" w:eastAsia="zh-CN"/>
    </w:rPr>
  </w:style>
  <w:style w:type="character" w:customStyle="1" w:styleId="xnone">
    <w:name w:val="x_none"/>
    <w:rsid w:val="00785D37"/>
  </w:style>
  <w:style w:type="character" w:customStyle="1" w:styleId="gmaildefault">
    <w:name w:val="gmail_default"/>
    <w:rsid w:val="00785D37"/>
  </w:style>
  <w:style w:type="paragraph" w:customStyle="1" w:styleId="aff0">
    <w:name w:val="a"/>
    <w:basedOn w:val="Normal"/>
    <w:uiPriority w:val="99"/>
    <w:rsid w:val="00785D37"/>
    <w:pPr>
      <w:spacing w:before="100" w:beforeAutospacing="1" w:after="100" w:afterAutospacing="1"/>
    </w:pPr>
    <w:rPr>
      <w:rFonts w:ascii="Calibri" w:eastAsia="SimSun" w:hAnsi="Calibri" w:cs="Calibri"/>
      <w:sz w:val="22"/>
      <w:szCs w:val="22"/>
      <w:lang w:val="en-US" w:eastAsia="zh-CN"/>
    </w:rPr>
  </w:style>
  <w:style w:type="character" w:customStyle="1" w:styleId="xapple-converted-space0">
    <w:name w:val="xapple-converted-space"/>
    <w:rsid w:val="00785D37"/>
  </w:style>
  <w:style w:type="paragraph" w:customStyle="1" w:styleId="CharChar1CharCharCharCharCharCharCharCharCharCharCharCharCharCharChar85">
    <w:name w:val="Char Char1 Char Char Char Char Char Char Char Char Char Char Char Char Char Char Char85"/>
    <w:uiPriority w:val="99"/>
    <w:semiHidden/>
    <w:rsid w:val="00F64E29"/>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80">
    <w:name w:val="(文字) (文字)580"/>
    <w:semiHidden/>
    <w:rsid w:val="00F64E29"/>
    <w:rPr>
      <w:rFonts w:ascii="Times New Roman" w:hAnsi="Times New Roman"/>
      <w:lang w:eastAsia="en-US"/>
    </w:rPr>
  </w:style>
  <w:style w:type="paragraph" w:customStyle="1" w:styleId="gmail-msonormal">
    <w:name w:val="gmail-msonormal"/>
    <w:basedOn w:val="Normal"/>
    <w:rsid w:val="00F64E29"/>
    <w:pPr>
      <w:spacing w:before="100" w:beforeAutospacing="1" w:after="100" w:afterAutospacing="1"/>
    </w:pPr>
    <w:rPr>
      <w:rFonts w:ascii="Calibri" w:eastAsia="SimSun" w:hAnsi="Calibri" w:cs="Calibri"/>
      <w:sz w:val="22"/>
      <w:szCs w:val="22"/>
      <w:lang w:val="en-US" w:eastAsia="zh-CN"/>
    </w:rPr>
  </w:style>
  <w:style w:type="character" w:customStyle="1" w:styleId="ListParagraphChar1">
    <w:name w:val="List Paragraph Char1"/>
    <w:aliases w:val="- Bullets Char1,?? ?? Char1,????? Char1,???? Char1,Lista1 Char1,リスト段落 Char1,목록 단락 Char2,列出段落1 Char1,—ño’i—Ž Char1"/>
    <w:uiPriority w:val="34"/>
    <w:qFormat/>
    <w:locked/>
    <w:rsid w:val="00F64E29"/>
    <w:rPr>
      <w:rFonts w:ascii="Times New Roman" w:eastAsia="Calibri" w:hAnsi="Times New Roman"/>
      <w:szCs w:val="22"/>
      <w:lang w:eastAsia="en-US"/>
    </w:rPr>
  </w:style>
  <w:style w:type="character" w:customStyle="1" w:styleId="msoins2">
    <w:name w:val="msoins2"/>
    <w:rsid w:val="00F64E29"/>
  </w:style>
  <w:style w:type="paragraph" w:customStyle="1" w:styleId="xxxmsolistparagraph">
    <w:name w:val="x_xxmsolistparagraph"/>
    <w:basedOn w:val="Normal"/>
    <w:uiPriority w:val="99"/>
    <w:rsid w:val="00F64E29"/>
    <w:pPr>
      <w:ind w:left="800"/>
      <w:jc w:val="both"/>
    </w:pPr>
    <w:rPr>
      <w:rFonts w:ascii="Calibri" w:eastAsia="SimSun" w:hAnsi="Calibri" w:cs="Calibri"/>
      <w:sz w:val="21"/>
      <w:szCs w:val="21"/>
      <w:lang w:val="en-US" w:eastAsia="zh-CN"/>
    </w:rPr>
  </w:style>
  <w:style w:type="paragraph" w:customStyle="1" w:styleId="xxmsonormal0">
    <w:name w:val="xxmsonormal"/>
    <w:basedOn w:val="Normal"/>
    <w:rsid w:val="00F64E29"/>
    <w:rPr>
      <w:rFonts w:ascii="SimSun" w:eastAsia="SimSun" w:hAnsi="SimSun" w:cs="Gulim"/>
      <w:sz w:val="24"/>
      <w:lang w:val="en-US" w:eastAsia="zh-CN"/>
    </w:rPr>
  </w:style>
  <w:style w:type="paragraph" w:customStyle="1" w:styleId="CharChar1CharCharCharCharCharCharCharCharCharCharCharCharCharCharChar84">
    <w:name w:val="Char Char1 Char Char Char Char Char Char Char Char Char Char Char Char Char Char Char84"/>
    <w:semiHidden/>
    <w:rsid w:val="00C93B83"/>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9">
    <w:name w:val="(文字) (文字)579"/>
    <w:semiHidden/>
    <w:rsid w:val="00C93B83"/>
    <w:rPr>
      <w:rFonts w:ascii="Times New Roman" w:hAnsi="Times New Roman"/>
      <w:lang w:eastAsia="en-US"/>
    </w:rPr>
  </w:style>
  <w:style w:type="paragraph" w:customStyle="1" w:styleId="Obserevation">
    <w:name w:val="Obserevation"/>
    <w:basedOn w:val="Normal"/>
    <w:link w:val="ObserevationChar"/>
    <w:qFormat/>
    <w:rsid w:val="00E47502"/>
    <w:pPr>
      <w:numPr>
        <w:numId w:val="55"/>
      </w:numPr>
      <w:tabs>
        <w:tab w:val="left" w:pos="1620"/>
      </w:tabs>
      <w:spacing w:before="120"/>
      <w:ind w:left="1627" w:hanging="1627"/>
    </w:pPr>
    <w:rPr>
      <w:rFonts w:ascii="Calibri" w:eastAsia="MS Mincho" w:hAnsi="Calibri"/>
      <w:b/>
      <w:szCs w:val="20"/>
      <w:lang w:val="en-US"/>
    </w:rPr>
  </w:style>
  <w:style w:type="character" w:customStyle="1" w:styleId="ObserevationChar">
    <w:name w:val="Obserevation Char"/>
    <w:basedOn w:val="Proposal1Char"/>
    <w:link w:val="Obserevation"/>
    <w:rsid w:val="00E47502"/>
    <w:rPr>
      <w:rFonts w:ascii="Calibri" w:eastAsia="MS Mincho" w:hAnsi="Calibri"/>
      <w:b/>
      <w:lang w:val="en-US" w:eastAsia="en-US"/>
    </w:rPr>
  </w:style>
  <w:style w:type="paragraph" w:customStyle="1" w:styleId="CharChar1CharCharCharCharCharCharCharCharCharCharCharCharCharCharChar83">
    <w:name w:val="Char Char1 Char Char Char Char Char Char Char Char Char Char Char Char Char Char Char83"/>
    <w:semiHidden/>
    <w:rsid w:val="00BE5F8E"/>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8">
    <w:name w:val="(文字) (文字)578"/>
    <w:semiHidden/>
    <w:rsid w:val="00BE5F8E"/>
    <w:rPr>
      <w:rFonts w:ascii="Times New Roman" w:hAnsi="Times New Roman"/>
      <w:lang w:eastAsia="en-US"/>
    </w:rPr>
  </w:style>
  <w:style w:type="character" w:customStyle="1" w:styleId="aff1">
    <w:name w:val="リスト段落 (文字)"/>
    <w:aliases w:val="- Bullets (文字),?? ?? (文字),????? (文字),???? (文字),Lista1 (文字),列出段落1 (文字),中等深浅网格 1 - 着色 21 (文字),列表段落 (文字),¥¡¡¡¡ì¬º¥¹¥È¶ÎÂä (文字),ÁÐ³ö¶ÎÂä (文字),列表段落1 (文字),—ño’i—Ž (文字),¥ê¥¹¥È¶ÎÂä (文字),1st level - Bullet List Paragraph (文字),Paragrafo elenco (文字)"/>
    <w:uiPriority w:val="34"/>
    <w:qFormat/>
    <w:locked/>
    <w:rsid w:val="00BE5F8E"/>
    <w:rPr>
      <w:rFonts w:ascii="Calibri" w:hAnsi="Calibri" w:cs="Calibri"/>
    </w:rPr>
  </w:style>
  <w:style w:type="paragraph" w:customStyle="1" w:styleId="CharChar1CharCharCharCharCharCharCharCharCharCharCharCharCharCharChar82">
    <w:name w:val="Char Char1 Char Char Char Char Char Char Char Char Char Char Char Char Char Char Char82"/>
    <w:semiHidden/>
    <w:rsid w:val="00A012F1"/>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7">
    <w:name w:val="(文字) (文字)577"/>
    <w:semiHidden/>
    <w:rsid w:val="00A012F1"/>
    <w:rPr>
      <w:rFonts w:ascii="Times New Roman" w:hAnsi="Times New Roman"/>
      <w:lang w:eastAsia="en-US"/>
    </w:rPr>
  </w:style>
  <w:style w:type="paragraph" w:customStyle="1" w:styleId="CharChar1CharCharCharCharCharCharCharCharCharCharCharCharCharCharChar81">
    <w:name w:val="Char Char1 Char Char Char Char Char Char Char Char Char Char Char Char Char Char Char81"/>
    <w:semiHidden/>
    <w:rsid w:val="00E110B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6">
    <w:name w:val="(文字) (文字)576"/>
    <w:semiHidden/>
    <w:rsid w:val="00E110B6"/>
    <w:rPr>
      <w:rFonts w:ascii="Times New Roman" w:hAnsi="Times New Roman"/>
      <w:lang w:eastAsia="en-US"/>
    </w:rPr>
  </w:style>
  <w:style w:type="paragraph" w:customStyle="1" w:styleId="gmail-3gppagreements">
    <w:name w:val="gmail-3gppagreements"/>
    <w:basedOn w:val="Normal"/>
    <w:uiPriority w:val="99"/>
    <w:rsid w:val="00E33DD7"/>
    <w:pPr>
      <w:spacing w:before="100" w:beforeAutospacing="1" w:after="100" w:afterAutospacing="1"/>
    </w:pPr>
    <w:rPr>
      <w:rFonts w:ascii="Calibri" w:eastAsia="Calibri" w:hAnsi="Calibri" w:cs="Calibri"/>
      <w:sz w:val="22"/>
      <w:szCs w:val="22"/>
      <w:lang w:val="en-US"/>
    </w:rPr>
  </w:style>
  <w:style w:type="character" w:customStyle="1" w:styleId="ObservationChar">
    <w:name w:val="Observation Char"/>
    <w:link w:val="Observation0"/>
    <w:qFormat/>
    <w:locked/>
    <w:rsid w:val="00E33DD7"/>
    <w:rPr>
      <w:rFonts w:ascii="Arial" w:eastAsia="Times New Roman" w:hAnsi="Arial"/>
      <w:b/>
      <w:bCs/>
      <w:lang w:eastAsia="zh-CN"/>
    </w:rPr>
  </w:style>
  <w:style w:type="paragraph" w:customStyle="1" w:styleId="a00">
    <w:name w:val="a0"/>
    <w:basedOn w:val="Normal"/>
    <w:qFormat/>
    <w:rsid w:val="008A0871"/>
    <w:pPr>
      <w:spacing w:before="100" w:beforeAutospacing="1" w:after="100" w:afterAutospacing="1"/>
    </w:pPr>
    <w:rPr>
      <w:rFonts w:ascii="Calibri" w:eastAsiaTheme="minorHAnsi" w:hAnsi="Calibri" w:cs="Calibri"/>
      <w:sz w:val="22"/>
      <w:szCs w:val="22"/>
      <w:lang w:eastAsia="en-GB"/>
    </w:rPr>
  </w:style>
  <w:style w:type="paragraph" w:customStyle="1" w:styleId="CharChar1CharCharCharCharCharCharCharCharCharCharCharCharCharCharChar80">
    <w:name w:val="Char Char1 Char Char Char Char Char Char Char Char Char Char Char Char Char Char Char80"/>
    <w:semiHidden/>
    <w:rsid w:val="00F93FC2"/>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5">
    <w:name w:val="(文字) (文字)575"/>
    <w:semiHidden/>
    <w:rsid w:val="00F93FC2"/>
    <w:rPr>
      <w:rFonts w:ascii="Times New Roman" w:hAnsi="Times New Roman"/>
      <w:lang w:eastAsia="en-US"/>
    </w:rPr>
  </w:style>
  <w:style w:type="paragraph" w:customStyle="1" w:styleId="CharChar1CharCharCharCharCharCharCharCharCharCharCharCharCharCharChar79">
    <w:name w:val="Char Char1 Char Char Char Char Char Char Char Char Char Char Char Char Char Char Char79"/>
    <w:uiPriority w:val="99"/>
    <w:semiHidden/>
    <w:rsid w:val="00BE622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4">
    <w:name w:val="(文字) (文字)574"/>
    <w:semiHidden/>
    <w:rsid w:val="00BE6228"/>
    <w:rPr>
      <w:rFonts w:ascii="Times New Roman" w:hAnsi="Times New Roman"/>
      <w:lang w:eastAsia="en-US"/>
    </w:rPr>
  </w:style>
  <w:style w:type="paragraph" w:customStyle="1" w:styleId="CharChar1CharCharCharCharCharCharCharCharCharCharCharCharCharCharChar78">
    <w:name w:val="Char Char1 Char Char Char Char Char Char Char Char Char Char Char Char Char Char Char78"/>
    <w:uiPriority w:val="99"/>
    <w:semiHidden/>
    <w:rsid w:val="00981A05"/>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3">
    <w:name w:val="(文字) (文字)573"/>
    <w:semiHidden/>
    <w:rsid w:val="00981A05"/>
    <w:rPr>
      <w:rFonts w:ascii="Times New Roman" w:hAnsi="Times New Roman"/>
      <w:lang w:eastAsia="en-US"/>
    </w:rPr>
  </w:style>
  <w:style w:type="paragraph" w:customStyle="1" w:styleId="xxxmsonormal">
    <w:name w:val="x_x_xmsonormal"/>
    <w:basedOn w:val="Normal"/>
    <w:rsid w:val="00981A05"/>
    <w:rPr>
      <w:rFonts w:ascii="Calibri" w:eastAsia="Calibri" w:hAnsi="Calibri" w:cs="Calibri"/>
      <w:sz w:val="22"/>
      <w:szCs w:val="22"/>
      <w:lang w:val="en-US"/>
    </w:rPr>
  </w:style>
  <w:style w:type="character" w:customStyle="1" w:styleId="ListLabel47">
    <w:name w:val="ListLabel 47"/>
    <w:qFormat/>
    <w:rsid w:val="00981A05"/>
    <w:rPr>
      <w:rFonts w:cs="Courier New"/>
    </w:rPr>
  </w:style>
  <w:style w:type="table" w:customStyle="1" w:styleId="112">
    <w:name w:val="网格表 1 浅色1"/>
    <w:basedOn w:val="TableNormal"/>
    <w:uiPriority w:val="46"/>
    <w:rsid w:val="00981A05"/>
    <w:rPr>
      <w:rFonts w:ascii="Calibri" w:eastAsia="SimSun" w:hAnsi="Calibri" w:cs="Arial"/>
      <w:sz w:val="22"/>
      <w:szCs w:val="22"/>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xxxmsonormal0">
    <w:name w:val="x_xxmsonormal"/>
    <w:basedOn w:val="Normal"/>
    <w:qFormat/>
    <w:rsid w:val="00981A05"/>
    <w:rPr>
      <w:rFonts w:ascii="Gulim" w:eastAsia="Gulim" w:hAnsi="Gulim" w:cs="Calibri"/>
      <w:sz w:val="24"/>
      <w:lang w:val="en-US"/>
    </w:rPr>
  </w:style>
  <w:style w:type="paragraph" w:customStyle="1" w:styleId="xxmsolistparagraph0">
    <w:name w:val="xxmsolistparagraph"/>
    <w:basedOn w:val="Normal"/>
    <w:rsid w:val="00981A05"/>
    <w:rPr>
      <w:rFonts w:ascii="Calibri" w:eastAsia="Calibri" w:hAnsi="Calibri" w:cs="Calibri"/>
      <w:sz w:val="22"/>
      <w:szCs w:val="22"/>
      <w:lang w:val="en-US"/>
    </w:rPr>
  </w:style>
  <w:style w:type="paragraph" w:customStyle="1" w:styleId="3GPPH2">
    <w:name w:val="3GPP H2"/>
    <w:basedOn w:val="Heading2"/>
    <w:next w:val="3GPPText"/>
    <w:uiPriority w:val="99"/>
    <w:qFormat/>
    <w:rsid w:val="00981A05"/>
    <w:pPr>
      <w:keepLines/>
      <w:numPr>
        <w:numId w:val="57"/>
      </w:numPr>
      <w:overflowPunct w:val="0"/>
      <w:autoSpaceDE w:val="0"/>
      <w:autoSpaceDN w:val="0"/>
      <w:adjustRightInd w:val="0"/>
      <w:spacing w:before="180" w:after="120"/>
    </w:pPr>
    <w:rPr>
      <w:rFonts w:eastAsia="SimSun" w:cs="Times New Roman"/>
      <w:b w:val="0"/>
      <w:bCs w:val="0"/>
      <w:i w:val="0"/>
      <w:iCs w:val="0"/>
      <w:sz w:val="32"/>
      <w:szCs w:val="20"/>
    </w:rPr>
  </w:style>
  <w:style w:type="paragraph" w:customStyle="1" w:styleId="m-8344110204669877727observation">
    <w:name w:val="m_-8344110204669877727observation"/>
    <w:basedOn w:val="Normal"/>
    <w:rsid w:val="00981A05"/>
    <w:pPr>
      <w:spacing w:before="100" w:beforeAutospacing="1" w:after="100" w:afterAutospacing="1"/>
    </w:pPr>
    <w:rPr>
      <w:rFonts w:ascii="Calibri" w:eastAsia="Calibri" w:hAnsi="Calibri" w:cs="Calibri"/>
      <w:sz w:val="22"/>
      <w:szCs w:val="22"/>
      <w:lang w:val="en-US"/>
    </w:rPr>
  </w:style>
  <w:style w:type="paragraph" w:customStyle="1" w:styleId="CharChar1CharCharCharCharCharCharCharCharCharCharCharCharCharCharChar77">
    <w:name w:val="Char Char1 Char Char Char Char Char Char Char Char Char Char Char Char Char Char Char77"/>
    <w:uiPriority w:val="99"/>
    <w:semiHidden/>
    <w:rsid w:val="00102C91"/>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2">
    <w:name w:val="(文字) (文字)572"/>
    <w:semiHidden/>
    <w:rsid w:val="00102C91"/>
    <w:rPr>
      <w:rFonts w:ascii="Times New Roman" w:hAnsi="Times New Roman"/>
      <w:lang w:eastAsia="en-US"/>
    </w:rPr>
  </w:style>
  <w:style w:type="paragraph" w:customStyle="1" w:styleId="CharChar1CharCharCharCharCharCharCharCharCharCharCharCharCharCharChar76">
    <w:name w:val="Char Char1 Char Char Char Char Char Char Char Char Char Char Char Char Char Char Char76"/>
    <w:uiPriority w:val="99"/>
    <w:semiHidden/>
    <w:rsid w:val="001C7C2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1">
    <w:name w:val="(文字) (文字)571"/>
    <w:semiHidden/>
    <w:rsid w:val="001C7C24"/>
    <w:rPr>
      <w:rFonts w:ascii="Times New Roman" w:hAnsi="Times New Roman"/>
      <w:lang w:eastAsia="en-US"/>
    </w:rPr>
  </w:style>
  <w:style w:type="paragraph" w:customStyle="1" w:styleId="CharChar1CharCharCharCharCharCharCharCharCharCharCharCharCharCharChar75">
    <w:name w:val="Char Char1 Char Char Char Char Char Char Char Char Char Char Char Char Char Char Char75"/>
    <w:uiPriority w:val="99"/>
    <w:semiHidden/>
    <w:rsid w:val="009E746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70">
    <w:name w:val="(文字) (文字)570"/>
    <w:semiHidden/>
    <w:rsid w:val="009E7460"/>
    <w:rPr>
      <w:rFonts w:ascii="Times New Roman" w:hAnsi="Times New Roman"/>
      <w:lang w:eastAsia="en-US"/>
    </w:rPr>
  </w:style>
  <w:style w:type="paragraph" w:customStyle="1" w:styleId="CharChar1CharCharCharCharCharCharCharCharCharCharCharCharCharCharChar74">
    <w:name w:val="Char Char1 Char Char Char Char Char Char Char Char Char Char Char Char Char Char Char74"/>
    <w:semiHidden/>
    <w:rsid w:val="00924715"/>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9">
    <w:name w:val="(文字) (文字)569"/>
    <w:semiHidden/>
    <w:rsid w:val="00924715"/>
    <w:rPr>
      <w:rFonts w:ascii="Times New Roman" w:hAnsi="Times New Roman"/>
      <w:lang w:eastAsia="en-US"/>
    </w:rPr>
  </w:style>
  <w:style w:type="paragraph" w:customStyle="1" w:styleId="CharChar1CharCharCharCharCharCharCharCharCharCharCharCharCharCharChar73">
    <w:name w:val="Char Char1 Char Char Char Char Char Char Char Char Char Char Char Char Char Char Char73"/>
    <w:semiHidden/>
    <w:rsid w:val="005F2E5F"/>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8">
    <w:name w:val="(文字) (文字)568"/>
    <w:semiHidden/>
    <w:rsid w:val="005F2E5F"/>
    <w:rPr>
      <w:rFonts w:ascii="Times New Roman" w:hAnsi="Times New Roman"/>
      <w:lang w:eastAsia="en-US"/>
    </w:rPr>
  </w:style>
  <w:style w:type="character" w:customStyle="1" w:styleId="aff2">
    <w:name w:val="清單段落 字元"/>
    <w:aliases w:val="- Bullets 字元,リスト段落 字元,Lista1 字元,?? ?? 字元,????? 字元,???? 字元,列出段落1 字元,中等深浅网格 1 - 着色 21 字元,¥  ¡  ¡  ¡  ¡  ì¬  º  ¥  ¹  ¥  È  ¶  Î  Â  ä 字元,Á  Ð  ³  ö  ¶  Î  Â  ä 字元,列表段落1 字元,—ñ    o’i—Ž 字元,¥  ê¥  ¹  ¥  È  ¶  Î  Â  ä 字元,Lettre d'introduction 字元"/>
    <w:basedOn w:val="DefaultParagraphFont"/>
    <w:uiPriority w:val="34"/>
    <w:qFormat/>
    <w:locked/>
    <w:rsid w:val="00B40125"/>
    <w:rPr>
      <w:rFonts w:ascii="Calibri" w:hAnsi="Calibri" w:cs="Calibri"/>
      <w:lang w:eastAsia="zh-CN"/>
    </w:rPr>
  </w:style>
  <w:style w:type="paragraph" w:customStyle="1" w:styleId="xmsobodytext">
    <w:name w:val="xmsobodytext"/>
    <w:basedOn w:val="Normal"/>
    <w:uiPriority w:val="99"/>
    <w:rsid w:val="00142D8F"/>
    <w:pPr>
      <w:spacing w:before="100" w:beforeAutospacing="1" w:after="100" w:afterAutospacing="1"/>
    </w:pPr>
    <w:rPr>
      <w:rFonts w:ascii="Calibri" w:eastAsia="Gulim" w:hAnsi="Calibri" w:cs="Calibri"/>
      <w:sz w:val="22"/>
      <w:szCs w:val="22"/>
      <w:lang w:val="en-US" w:eastAsia="ko-KR"/>
    </w:rPr>
  </w:style>
  <w:style w:type="character" w:customStyle="1" w:styleId="discussionpointChar">
    <w:name w:val="discussion point Char"/>
    <w:link w:val="discussionpoint"/>
    <w:qFormat/>
    <w:locked/>
    <w:rsid w:val="00B02C4C"/>
    <w:rPr>
      <w:rFonts w:ascii="Batang" w:hAnsi="Batang"/>
    </w:rPr>
  </w:style>
  <w:style w:type="paragraph" w:customStyle="1" w:styleId="discussionpoint">
    <w:name w:val="discussion point"/>
    <w:basedOn w:val="Normal"/>
    <w:link w:val="discussionpointChar"/>
    <w:qFormat/>
    <w:rsid w:val="00B02C4C"/>
    <w:pPr>
      <w:overflowPunct w:val="0"/>
      <w:autoSpaceDE w:val="0"/>
      <w:autoSpaceDN w:val="0"/>
      <w:snapToGrid w:val="0"/>
      <w:spacing w:after="60" w:line="252" w:lineRule="auto"/>
      <w:jc w:val="both"/>
    </w:pPr>
    <w:rPr>
      <w:rFonts w:ascii="Batang" w:hAnsi="Batang"/>
      <w:szCs w:val="20"/>
      <w:lang w:eastAsia="en-GB"/>
    </w:rPr>
  </w:style>
  <w:style w:type="paragraph" w:customStyle="1" w:styleId="CharChar1CharCharCharCharCharCharCharCharCharCharCharCharCharCharChar72">
    <w:name w:val="Char Char1 Char Char Char Char Char Char Char Char Char Char Char Char Char Char Char72"/>
    <w:semiHidden/>
    <w:rsid w:val="006242E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7">
    <w:name w:val="(文字) (文字)567"/>
    <w:semiHidden/>
    <w:rsid w:val="006242E6"/>
    <w:rPr>
      <w:rFonts w:ascii="Times New Roman" w:hAnsi="Times New Roman"/>
      <w:lang w:eastAsia="en-US"/>
    </w:rPr>
  </w:style>
  <w:style w:type="character" w:customStyle="1" w:styleId="aff3">
    <w:name w:val="题注 字符"/>
    <w:aliases w:val="cap 字符,cap Char 字符,Caption Char 字符,Caption Char1 Char 字符,cap Char Char1 字符,Caption Char Char1 Char 字符,cap Char2 字符,cap1 字符,cap2 字符,cap11 字符,Légende-figure 字符,Légende-figure Char 字符,Beschrifubg 字符,Beschriftung Char 字符,label 字符,cap11 Char 字符"/>
    <w:locked/>
    <w:rsid w:val="006242E6"/>
    <w:rPr>
      <w:rFonts w:ascii="Malgun Gothic" w:eastAsia="Malgun Gothic" w:hAnsi="Malgun Gothic"/>
      <w:b/>
      <w:bCs/>
    </w:rPr>
  </w:style>
  <w:style w:type="table" w:styleId="TableGrid8">
    <w:name w:val="Table Grid 8"/>
    <w:basedOn w:val="TableNormal"/>
    <w:unhideWhenUsed/>
    <w:qFormat/>
    <w:rsid w:val="006242E6"/>
    <w:pPr>
      <w:snapToGrid w:val="0"/>
      <w:spacing w:after="100" w:afterAutospacing="1" w:line="256" w:lineRule="auto"/>
    </w:pPr>
    <w:rPr>
      <w:rFonts w:eastAsia="SimSun"/>
      <w:lang w:val="fr-FR"/>
    </w:rPr>
    <w:tblPr>
      <w:tblInd w:w="0" w:type="nil"/>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character" w:customStyle="1" w:styleId="ParagraphedelisteCar">
    <w:name w:val="Paragraphe de liste Car"/>
    <w:aliases w:val="- Bullets Car,Lista1 Car,?? ?? Car,????? Car,???? Car,列出段落1 Car,中等深浅网格 1 - 着色 21 Car,1st level - Bullet List Paragraph Car,List Paragraph1 Car,Lettre d'introduction Car,Paragrafo elenco Car,Normal bullet 2 Car,Bullet list Car"/>
    <w:uiPriority w:val="34"/>
    <w:locked/>
    <w:rsid w:val="006242E6"/>
    <w:rPr>
      <w:rFonts w:ascii="Calibri" w:hAnsi="Calibri" w:cs="Calibri"/>
    </w:rPr>
  </w:style>
  <w:style w:type="paragraph" w:customStyle="1" w:styleId="DraftProposal">
    <w:name w:val="Draft Proposal"/>
    <w:basedOn w:val="Normal"/>
    <w:uiPriority w:val="99"/>
    <w:qFormat/>
    <w:rsid w:val="006242E6"/>
    <w:pPr>
      <w:snapToGrid w:val="0"/>
      <w:spacing w:after="160" w:line="252" w:lineRule="auto"/>
    </w:pPr>
    <w:rPr>
      <w:rFonts w:ascii="Arial" w:eastAsia="Calibri" w:hAnsi="Arial" w:cs="Arial"/>
      <w:b/>
      <w:bCs/>
      <w:sz w:val="22"/>
      <w:szCs w:val="22"/>
      <w:lang w:val="en-US"/>
    </w:rPr>
  </w:style>
  <w:style w:type="paragraph" w:customStyle="1" w:styleId="gmail-m-5668055802669296975msolistparagraph">
    <w:name w:val="gmail-m-5668055802669296975msolistparagraph"/>
    <w:basedOn w:val="Normal"/>
    <w:uiPriority w:val="99"/>
    <w:semiHidden/>
    <w:rsid w:val="006242E6"/>
    <w:pPr>
      <w:spacing w:before="100" w:beforeAutospacing="1" w:after="100" w:afterAutospacing="1"/>
    </w:pPr>
    <w:rPr>
      <w:rFonts w:ascii="Times New Roman" w:eastAsia="Calibri" w:hAnsi="Times New Roman"/>
      <w:sz w:val="24"/>
      <w:lang w:val="en-US"/>
    </w:rPr>
  </w:style>
  <w:style w:type="paragraph" w:customStyle="1" w:styleId="m-2728575548228320336msolistparagraph">
    <w:name w:val="m_-2728575548228320336msolistparagraph"/>
    <w:basedOn w:val="Normal"/>
    <w:rsid w:val="006242E6"/>
    <w:pPr>
      <w:spacing w:before="100" w:beforeAutospacing="1" w:after="100" w:afterAutospacing="1"/>
    </w:pPr>
    <w:rPr>
      <w:rFonts w:ascii="Times New Roman" w:eastAsia="Times New Roman" w:hAnsi="Times New Roman"/>
      <w:sz w:val="24"/>
      <w:lang w:val="en-US" w:eastAsia="ko-KR"/>
    </w:rPr>
  </w:style>
  <w:style w:type="paragraph" w:customStyle="1" w:styleId="000proposal">
    <w:name w:val="000_proposal"/>
    <w:basedOn w:val="00Text"/>
    <w:link w:val="000proposalChar"/>
    <w:qFormat/>
    <w:rsid w:val="00392A33"/>
    <w:pPr>
      <w:spacing w:before="120" w:line="264" w:lineRule="auto"/>
    </w:pPr>
    <w:rPr>
      <w:b/>
      <w:bCs/>
      <w:i/>
      <w:iCs/>
    </w:rPr>
  </w:style>
  <w:style w:type="character" w:customStyle="1" w:styleId="000proposalChar">
    <w:name w:val="000_proposal Char"/>
    <w:basedOn w:val="00TextChar"/>
    <w:link w:val="000proposal"/>
    <w:qFormat/>
    <w:rsid w:val="00392A33"/>
    <w:rPr>
      <w:rFonts w:eastAsia="SimSun"/>
      <w:b/>
      <w:bCs/>
      <w:i/>
      <w:iCs/>
      <w:szCs w:val="24"/>
      <w:lang w:val="en-US" w:eastAsia="zh-CN"/>
    </w:rPr>
  </w:style>
  <w:style w:type="paragraph" w:customStyle="1" w:styleId="CharChar1CharCharCharCharCharCharCharCharCharCharCharCharCharCharChar71">
    <w:name w:val="Char Char1 Char Char Char Char Char Char Char Char Char Char Char Char Char Char Char71"/>
    <w:semiHidden/>
    <w:rsid w:val="00E757C7"/>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6">
    <w:name w:val="(文字) (文字)566"/>
    <w:semiHidden/>
    <w:rsid w:val="00E757C7"/>
    <w:rPr>
      <w:rFonts w:ascii="Times New Roman" w:hAnsi="Times New Roman"/>
      <w:lang w:eastAsia="en-US"/>
    </w:rPr>
  </w:style>
  <w:style w:type="character" w:customStyle="1" w:styleId="aff4">
    <w:name w:val="?  ?  ?  ?   ?  ?"/>
    <w:aliases w:val="?  ?  ?  ?  ?   ?  ?,?  ?  ?  ?  11 ?  ?"/>
    <w:link w:val="aff5"/>
    <w:uiPriority w:val="34"/>
    <w:locked/>
    <w:rsid w:val="006434F2"/>
    <w:rPr>
      <w:rFonts w:ascii="Calibri" w:hAnsi="Calibri" w:cs="Calibri"/>
    </w:rPr>
  </w:style>
  <w:style w:type="paragraph" w:customStyle="1" w:styleId="aff5">
    <w:name w:val="?  ?  ?  ?"/>
    <w:aliases w:val="?  ?  ?  ?  ?,?  ?  ?  ?  11"/>
    <w:basedOn w:val="Normal"/>
    <w:link w:val="aff4"/>
    <w:uiPriority w:val="34"/>
    <w:rsid w:val="006434F2"/>
    <w:pPr>
      <w:wordWrap w:val="0"/>
      <w:autoSpaceDE w:val="0"/>
      <w:autoSpaceDN w:val="0"/>
      <w:spacing w:before="120" w:after="360" w:line="264" w:lineRule="auto"/>
      <w:ind w:leftChars="400" w:left="800" w:firstLine="425"/>
      <w:jc w:val="both"/>
    </w:pPr>
    <w:rPr>
      <w:rFonts w:ascii="Calibri" w:hAnsi="Calibri" w:cs="Calibri"/>
      <w:szCs w:val="20"/>
      <w:lang w:eastAsia="en-GB"/>
    </w:rPr>
  </w:style>
  <w:style w:type="character" w:customStyle="1" w:styleId="bullet11">
    <w:name w:val="bullet1 字符"/>
    <w:qFormat/>
    <w:rsid w:val="00F666A1"/>
    <w:rPr>
      <w:rFonts w:ascii="Calibri" w:eastAsia="Malgun Gothic" w:hAnsi="Calibri"/>
      <w:sz w:val="22"/>
      <w:szCs w:val="22"/>
    </w:rPr>
  </w:style>
  <w:style w:type="paragraph" w:customStyle="1" w:styleId="CharChar1CharCharCharCharCharCharCharCharCharCharCharCharCharCharChar70">
    <w:name w:val="Char Char1 Char Char Char Char Char Char Char Char Char Char Char Char Char Char Char70"/>
    <w:semiHidden/>
    <w:rsid w:val="00773AA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5">
    <w:name w:val="(文字) (文字)565"/>
    <w:semiHidden/>
    <w:rsid w:val="00773AA4"/>
    <w:rPr>
      <w:rFonts w:ascii="Times New Roman" w:hAnsi="Times New Roman"/>
      <w:lang w:eastAsia="en-US"/>
    </w:rPr>
  </w:style>
  <w:style w:type="paragraph" w:customStyle="1" w:styleId="tal00">
    <w:name w:val="tal0"/>
    <w:basedOn w:val="Normal"/>
    <w:uiPriority w:val="99"/>
    <w:semiHidden/>
    <w:rsid w:val="00D17A38"/>
    <w:pPr>
      <w:spacing w:before="100" w:beforeAutospacing="1" w:after="100" w:afterAutospacing="1"/>
    </w:pPr>
    <w:rPr>
      <w:rFonts w:ascii="Calibri" w:eastAsia="Calibri" w:hAnsi="Calibri" w:cs="Calibri"/>
      <w:sz w:val="22"/>
      <w:szCs w:val="22"/>
      <w:lang w:val="en-US"/>
    </w:rPr>
  </w:style>
  <w:style w:type="paragraph" w:customStyle="1" w:styleId="xa00">
    <w:name w:val="xa0"/>
    <w:basedOn w:val="Normal"/>
    <w:qFormat/>
    <w:rsid w:val="0092617D"/>
    <w:pPr>
      <w:spacing w:before="100" w:beforeAutospacing="1" w:after="100" w:afterAutospacing="1"/>
    </w:pPr>
    <w:rPr>
      <w:rFonts w:ascii="Calibri" w:eastAsia="Calibri" w:hAnsi="Calibri" w:cs="Calibri"/>
      <w:sz w:val="22"/>
      <w:szCs w:val="22"/>
      <w:lang w:val="en-US"/>
    </w:rPr>
  </w:style>
  <w:style w:type="paragraph" w:customStyle="1" w:styleId="CharChar1CharCharCharCharCharCharCharCharCharCharCharCharCharCharChar69">
    <w:name w:val="Char Char1 Char Char Char Char Char Char Char Char Char Char Char Char Char Char Char69"/>
    <w:semiHidden/>
    <w:rsid w:val="00871FC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4">
    <w:name w:val="(文字) (文字)564"/>
    <w:semiHidden/>
    <w:rsid w:val="00871FCA"/>
    <w:rPr>
      <w:rFonts w:ascii="Times New Roman" w:hAnsi="Times New Roman"/>
      <w:lang w:eastAsia="en-US"/>
    </w:rPr>
  </w:style>
  <w:style w:type="paragraph" w:customStyle="1" w:styleId="affffffffc">
    <w:name w:val="affffffffc"/>
    <w:basedOn w:val="Normal"/>
    <w:rsid w:val="00871FCA"/>
    <w:pPr>
      <w:spacing w:before="100" w:beforeAutospacing="1" w:after="100" w:afterAutospacing="1"/>
    </w:pPr>
    <w:rPr>
      <w:rFonts w:ascii="SimSun" w:eastAsia="SimSun" w:hAnsi="SimSun" w:cs="Calibri"/>
      <w:sz w:val="24"/>
      <w:lang w:val="en-US"/>
    </w:rPr>
  </w:style>
  <w:style w:type="character" w:customStyle="1" w:styleId="HTML">
    <w:name w:val="HTML 预设格式 字符"/>
    <w:link w:val="HTML0"/>
    <w:uiPriority w:val="99"/>
    <w:semiHidden/>
    <w:locked/>
    <w:rsid w:val="00871FCA"/>
    <w:rPr>
      <w:rFonts w:ascii="Courier New" w:hAnsi="Courier New" w:cs="Courier New"/>
      <w:lang w:eastAsia="ko-KR"/>
    </w:rPr>
  </w:style>
  <w:style w:type="paragraph" w:customStyle="1" w:styleId="HTML0">
    <w:name w:val="HTML 预设格式"/>
    <w:basedOn w:val="Normal"/>
    <w:link w:val="HTML"/>
    <w:uiPriority w:val="99"/>
    <w:semiHidden/>
    <w:rsid w:val="00871FCA"/>
    <w:rPr>
      <w:rFonts w:ascii="Courier New" w:hAnsi="Courier New" w:cs="Courier New"/>
      <w:szCs w:val="20"/>
      <w:lang w:eastAsia="ko-KR"/>
    </w:rPr>
  </w:style>
  <w:style w:type="paragraph" w:customStyle="1" w:styleId="xmsocaption">
    <w:name w:val="x_msocaption"/>
    <w:basedOn w:val="Normal"/>
    <w:uiPriority w:val="99"/>
    <w:semiHidden/>
    <w:rsid w:val="00871FCA"/>
    <w:pPr>
      <w:spacing w:before="100" w:beforeAutospacing="1" w:after="100" w:afterAutospacing="1"/>
    </w:pPr>
    <w:rPr>
      <w:rFonts w:ascii="Calibri" w:eastAsia="Calibri" w:hAnsi="Calibri" w:cs="Calibri"/>
      <w:sz w:val="22"/>
      <w:szCs w:val="22"/>
      <w:lang w:val="en-US"/>
    </w:rPr>
  </w:style>
  <w:style w:type="paragraph" w:customStyle="1" w:styleId="xmsonormal00">
    <w:name w:val="x_msonormal0"/>
    <w:basedOn w:val="Normal"/>
    <w:uiPriority w:val="99"/>
    <w:semiHidden/>
    <w:rsid w:val="00871FCA"/>
    <w:pPr>
      <w:spacing w:before="100" w:beforeAutospacing="1" w:after="100" w:afterAutospacing="1"/>
    </w:pPr>
    <w:rPr>
      <w:rFonts w:ascii="Calibri" w:eastAsia="Calibri" w:hAnsi="Calibri" w:cs="Calibri"/>
      <w:sz w:val="22"/>
      <w:szCs w:val="22"/>
      <w:lang w:val="en-US"/>
    </w:rPr>
  </w:style>
  <w:style w:type="paragraph" w:customStyle="1" w:styleId="xhtml0">
    <w:name w:val="x_html0"/>
    <w:basedOn w:val="Normal"/>
    <w:uiPriority w:val="99"/>
    <w:semiHidden/>
    <w:rsid w:val="00871FCA"/>
    <w:rPr>
      <w:rFonts w:ascii="Calibri" w:eastAsia="Calibri" w:hAnsi="Calibri" w:cs="Calibri"/>
      <w:sz w:val="22"/>
      <w:szCs w:val="22"/>
      <w:lang w:val="en-US"/>
    </w:rPr>
  </w:style>
  <w:style w:type="paragraph" w:customStyle="1" w:styleId="xmsochpdefault">
    <w:name w:val="x_msochpdefault"/>
    <w:basedOn w:val="Normal"/>
    <w:uiPriority w:val="99"/>
    <w:semiHidden/>
    <w:rsid w:val="00871FCA"/>
    <w:pPr>
      <w:spacing w:before="100" w:beforeAutospacing="1" w:after="100" w:afterAutospacing="1"/>
    </w:pPr>
    <w:rPr>
      <w:rFonts w:ascii="SimSun" w:eastAsia="SimSun" w:hAnsi="SimSun" w:cs="Calibri"/>
      <w:szCs w:val="20"/>
      <w:lang w:val="en-US"/>
    </w:rPr>
  </w:style>
  <w:style w:type="character" w:customStyle="1" w:styleId="emailstyle36">
    <w:name w:val="emailstyle36"/>
    <w:semiHidden/>
    <w:rsid w:val="00871FCA"/>
    <w:rPr>
      <w:rFonts w:ascii="Calibri" w:hAnsi="Calibri" w:cs="Calibri" w:hint="default"/>
      <w:color w:val="auto"/>
    </w:rPr>
  </w:style>
  <w:style w:type="character" w:customStyle="1" w:styleId="emailstyle37">
    <w:name w:val="emailstyle37"/>
    <w:semiHidden/>
    <w:rsid w:val="00871FCA"/>
    <w:rPr>
      <w:rFonts w:ascii="Calibri" w:hAnsi="Calibri" w:cs="Calibri" w:hint="default"/>
      <w:color w:val="1F497D"/>
    </w:rPr>
  </w:style>
  <w:style w:type="character" w:customStyle="1" w:styleId="emailstyle38">
    <w:name w:val="emailstyle38"/>
    <w:semiHidden/>
    <w:rsid w:val="00871FCA"/>
    <w:rPr>
      <w:rFonts w:ascii="Calibri" w:hAnsi="Calibri" w:cs="Calibri" w:hint="default"/>
      <w:color w:val="1F497D"/>
    </w:rPr>
  </w:style>
  <w:style w:type="character" w:customStyle="1" w:styleId="emailstyle39">
    <w:name w:val="emailstyle39"/>
    <w:semiHidden/>
    <w:rsid w:val="00871FCA"/>
    <w:rPr>
      <w:rFonts w:ascii="Calibri" w:hAnsi="Calibri" w:cs="Calibri" w:hint="default"/>
      <w:color w:val="1F497D"/>
    </w:rPr>
  </w:style>
  <w:style w:type="character" w:customStyle="1" w:styleId="emailstyle41">
    <w:name w:val="emailstyle41"/>
    <w:semiHidden/>
    <w:rsid w:val="00871FCA"/>
    <w:rPr>
      <w:rFonts w:ascii="DengXian" w:eastAsia="DengXian" w:hAnsi="DengXian" w:hint="eastAsia"/>
      <w:color w:val="auto"/>
    </w:rPr>
  </w:style>
  <w:style w:type="character" w:customStyle="1" w:styleId="emailstyle42">
    <w:name w:val="emailstyle42"/>
    <w:semiHidden/>
    <w:rsid w:val="00871FCA"/>
    <w:rPr>
      <w:rFonts w:ascii="DengXian" w:eastAsia="DengXian" w:hAnsi="DengXian" w:hint="eastAsia"/>
      <w:color w:val="auto"/>
    </w:rPr>
  </w:style>
  <w:style w:type="character" w:customStyle="1" w:styleId="emailstyle43">
    <w:name w:val="emailstyle43"/>
    <w:semiHidden/>
    <w:rsid w:val="00871FCA"/>
    <w:rPr>
      <w:rFonts w:ascii="Calibri" w:hAnsi="Calibri" w:cs="Calibri" w:hint="default"/>
      <w:color w:val="1F497D"/>
    </w:rPr>
  </w:style>
  <w:style w:type="character" w:customStyle="1" w:styleId="emailstyle44">
    <w:name w:val="emailstyle44"/>
    <w:semiHidden/>
    <w:rsid w:val="00871FCA"/>
    <w:rPr>
      <w:rFonts w:ascii="Calibri" w:hAnsi="Calibri" w:cs="Calibri" w:hint="default"/>
      <w:color w:val="1F497D"/>
    </w:rPr>
  </w:style>
  <w:style w:type="character" w:customStyle="1" w:styleId="emailstyle45">
    <w:name w:val="emailstyle45"/>
    <w:semiHidden/>
    <w:rsid w:val="00871FCA"/>
    <w:rPr>
      <w:rFonts w:ascii="Calibri" w:hAnsi="Calibri" w:cs="Calibri" w:hint="default"/>
      <w:color w:val="auto"/>
    </w:rPr>
  </w:style>
  <w:style w:type="character" w:customStyle="1" w:styleId="xmsohyperlink">
    <w:name w:val="x_msohyperlink"/>
    <w:rsid w:val="00871FCA"/>
    <w:rPr>
      <w:color w:val="0000FF"/>
      <w:u w:val="single"/>
    </w:rPr>
  </w:style>
  <w:style w:type="character" w:customStyle="1" w:styleId="xmsohyperlinkfollowed">
    <w:name w:val="x_msohyperlinkfollowed"/>
    <w:rsid w:val="00871FCA"/>
    <w:rPr>
      <w:color w:val="800080"/>
      <w:u w:val="single"/>
    </w:rPr>
  </w:style>
  <w:style w:type="character" w:customStyle="1" w:styleId="xhtmlpreformattedchar">
    <w:name w:val="x_htmlpreformattedchar"/>
    <w:rsid w:val="00871FCA"/>
    <w:rPr>
      <w:rFonts w:ascii="Consolas" w:hAnsi="Consolas" w:hint="default"/>
    </w:rPr>
  </w:style>
  <w:style w:type="character" w:customStyle="1" w:styleId="xlistparagraphchar">
    <w:name w:val="x_listparagraphchar"/>
    <w:rsid w:val="00871FCA"/>
    <w:rPr>
      <w:rFonts w:ascii="Calibri" w:hAnsi="Calibri" w:cs="Calibri" w:hint="default"/>
    </w:rPr>
  </w:style>
  <w:style w:type="character" w:customStyle="1" w:styleId="xhtml">
    <w:name w:val="x_html"/>
    <w:rsid w:val="00871FCA"/>
    <w:rPr>
      <w:rFonts w:ascii="Courier New" w:hAnsi="Courier New" w:cs="Courier New" w:hint="default"/>
    </w:rPr>
  </w:style>
  <w:style w:type="character" w:customStyle="1" w:styleId="xemailstyle28">
    <w:name w:val="x_emailstyle28"/>
    <w:rsid w:val="00871FCA"/>
    <w:rPr>
      <w:rFonts w:ascii="Book Antiqua" w:hAnsi="Book Antiqua" w:hint="default"/>
      <w:b w:val="0"/>
      <w:bCs w:val="0"/>
      <w:i w:val="0"/>
      <w:iCs w:val="0"/>
      <w:color w:val="auto"/>
    </w:rPr>
  </w:style>
  <w:style w:type="character" w:customStyle="1" w:styleId="xemailstyle29">
    <w:name w:val="x_emailstyle29"/>
    <w:rsid w:val="00871FCA"/>
    <w:rPr>
      <w:rFonts w:ascii="Calibri" w:hAnsi="Calibri" w:cs="Calibri" w:hint="default"/>
      <w:color w:val="auto"/>
    </w:rPr>
  </w:style>
  <w:style w:type="character" w:customStyle="1" w:styleId="xfontstyle01">
    <w:name w:val="x_fontstyle01"/>
    <w:rsid w:val="00871FCA"/>
    <w:rPr>
      <w:rFonts w:ascii="TimesNewRomanPSMT" w:hAnsi="TimesNewRomanPSMT" w:hint="default"/>
      <w:b w:val="0"/>
      <w:bCs w:val="0"/>
      <w:i w:val="0"/>
      <w:iCs w:val="0"/>
      <w:color w:val="000000"/>
    </w:rPr>
  </w:style>
  <w:style w:type="character" w:customStyle="1" w:styleId="xemailstyle31">
    <w:name w:val="x_emailstyle31"/>
    <w:rsid w:val="00871FCA"/>
    <w:rPr>
      <w:rFonts w:ascii="Calibri" w:hAnsi="Calibri" w:cs="Calibri" w:hint="default"/>
      <w:color w:val="1F497D"/>
    </w:rPr>
  </w:style>
  <w:style w:type="character" w:customStyle="1" w:styleId="xemailstyle32">
    <w:name w:val="x_emailstyle32"/>
    <w:rsid w:val="00871FCA"/>
    <w:rPr>
      <w:rFonts w:ascii="DengXian" w:eastAsia="DengXian" w:hAnsi="DengXian" w:hint="eastAsia"/>
      <w:color w:val="auto"/>
    </w:rPr>
  </w:style>
  <w:style w:type="character" w:customStyle="1" w:styleId="xemailstyle33">
    <w:name w:val="x_emailstyle33"/>
    <w:rsid w:val="00871FCA"/>
    <w:rPr>
      <w:rFonts w:ascii="Calibri" w:hAnsi="Calibri" w:cs="Calibri" w:hint="default"/>
      <w:color w:val="1F497D"/>
    </w:rPr>
  </w:style>
  <w:style w:type="character" w:customStyle="1" w:styleId="xemailstyle34">
    <w:name w:val="x_emailstyle34"/>
    <w:rsid w:val="00871FCA"/>
    <w:rPr>
      <w:rFonts w:ascii="Calibri" w:hAnsi="Calibri" w:cs="Calibri" w:hint="default"/>
      <w:color w:val="auto"/>
    </w:rPr>
  </w:style>
  <w:style w:type="character" w:customStyle="1" w:styleId="xemailstyle35">
    <w:name w:val="x_emailstyle35"/>
    <w:rsid w:val="00871FCA"/>
    <w:rPr>
      <w:rFonts w:ascii="Calibri" w:hAnsi="Calibri" w:cs="Calibri" w:hint="default"/>
      <w:color w:val="1F497D"/>
    </w:rPr>
  </w:style>
  <w:style w:type="character" w:customStyle="1" w:styleId="xemailstyle36">
    <w:name w:val="x_emailstyle36"/>
    <w:rsid w:val="00871FCA"/>
    <w:rPr>
      <w:rFonts w:ascii="Calibri" w:hAnsi="Calibri" w:cs="Calibri" w:hint="default"/>
      <w:color w:val="auto"/>
    </w:rPr>
  </w:style>
  <w:style w:type="character" w:customStyle="1" w:styleId="xemailstyle37">
    <w:name w:val="x_emailstyle37"/>
    <w:rsid w:val="00871FCA"/>
    <w:rPr>
      <w:rFonts w:ascii="Calibri" w:hAnsi="Calibri" w:cs="Calibri" w:hint="default"/>
      <w:color w:val="1F497D"/>
    </w:rPr>
  </w:style>
  <w:style w:type="character" w:customStyle="1" w:styleId="xemailstyle38">
    <w:name w:val="x_emailstyle38"/>
    <w:rsid w:val="00871FCA"/>
    <w:rPr>
      <w:rFonts w:ascii="Calibri" w:hAnsi="Calibri" w:cs="Calibri" w:hint="default"/>
      <w:color w:val="auto"/>
    </w:rPr>
  </w:style>
  <w:style w:type="character" w:customStyle="1" w:styleId="xemailstyle39">
    <w:name w:val="x_emailstyle39"/>
    <w:rsid w:val="00871FCA"/>
    <w:rPr>
      <w:rFonts w:ascii="Calibri" w:hAnsi="Calibri" w:cs="Calibri" w:hint="default"/>
      <w:color w:val="1F497D"/>
    </w:rPr>
  </w:style>
  <w:style w:type="character" w:customStyle="1" w:styleId="xemailstyle40">
    <w:name w:val="x_emailstyle40"/>
    <w:rsid w:val="00871FCA"/>
    <w:rPr>
      <w:rFonts w:ascii="Calibri" w:hAnsi="Calibri" w:cs="Calibri" w:hint="default"/>
      <w:color w:val="auto"/>
    </w:rPr>
  </w:style>
  <w:style w:type="character" w:customStyle="1" w:styleId="xemailstyle41">
    <w:name w:val="x_emailstyle41"/>
    <w:rsid w:val="00871FCA"/>
    <w:rPr>
      <w:rFonts w:ascii="Calibri" w:hAnsi="Calibri" w:cs="Calibri" w:hint="default"/>
      <w:color w:val="1F497D"/>
    </w:rPr>
  </w:style>
  <w:style w:type="character" w:customStyle="1" w:styleId="xemailstyle42">
    <w:name w:val="x_emailstyle42"/>
    <w:rsid w:val="00871FCA"/>
    <w:rPr>
      <w:rFonts w:ascii="Calibri" w:hAnsi="Calibri" w:cs="Calibri" w:hint="default"/>
      <w:color w:val="auto"/>
    </w:rPr>
  </w:style>
  <w:style w:type="character" w:customStyle="1" w:styleId="xemailstyle43">
    <w:name w:val="x_emailstyle43"/>
    <w:rsid w:val="00871FCA"/>
    <w:rPr>
      <w:rFonts w:ascii="DengXian" w:eastAsia="DengXian" w:hAnsi="DengXian" w:hint="eastAsia"/>
      <w:color w:val="auto"/>
    </w:rPr>
  </w:style>
  <w:style w:type="character" w:customStyle="1" w:styleId="xemailstyle44">
    <w:name w:val="x_emailstyle44"/>
    <w:rsid w:val="00871FCA"/>
    <w:rPr>
      <w:rFonts w:ascii="DengXian" w:eastAsia="DengXian" w:hAnsi="DengXian" w:hint="eastAsia"/>
      <w:color w:val="auto"/>
    </w:rPr>
  </w:style>
  <w:style w:type="character" w:customStyle="1" w:styleId="xemailstyle45">
    <w:name w:val="x_emailstyle45"/>
    <w:rsid w:val="00871FCA"/>
    <w:rPr>
      <w:rFonts w:ascii="Calibri" w:hAnsi="Calibri" w:cs="Calibri" w:hint="default"/>
      <w:color w:val="auto"/>
    </w:rPr>
  </w:style>
  <w:style w:type="character" w:customStyle="1" w:styleId="xemailstyle46">
    <w:name w:val="x_emailstyle46"/>
    <w:rsid w:val="00871FCA"/>
    <w:rPr>
      <w:rFonts w:ascii="Calibri" w:hAnsi="Calibri" w:cs="Calibri" w:hint="default"/>
      <w:color w:val="1F497D"/>
    </w:rPr>
  </w:style>
  <w:style w:type="character" w:customStyle="1" w:styleId="xemailstyle49">
    <w:name w:val="x_emailstyle49"/>
    <w:rsid w:val="00871FCA"/>
    <w:rPr>
      <w:rFonts w:ascii="Calibri" w:hAnsi="Calibri" w:cs="Calibri" w:hint="default"/>
      <w:color w:val="auto"/>
    </w:rPr>
  </w:style>
  <w:style w:type="character" w:customStyle="1" w:styleId="xemailstyle50">
    <w:name w:val="x_emailstyle50"/>
    <w:rsid w:val="00871FCA"/>
    <w:rPr>
      <w:rFonts w:ascii="Calibri" w:hAnsi="Calibri" w:cs="Calibri" w:hint="default"/>
      <w:color w:val="auto"/>
    </w:rPr>
  </w:style>
  <w:style w:type="character" w:customStyle="1" w:styleId="emailstyle73">
    <w:name w:val="emailstyle73"/>
    <w:semiHidden/>
    <w:rsid w:val="00871FCA"/>
    <w:rPr>
      <w:rFonts w:ascii="Calibri" w:hAnsi="Calibri" w:cs="Calibri" w:hint="default"/>
      <w:color w:val="1F497D"/>
    </w:rPr>
  </w:style>
  <w:style w:type="character" w:customStyle="1" w:styleId="emailstyle74">
    <w:name w:val="emailstyle74"/>
    <w:semiHidden/>
    <w:rsid w:val="00871FCA"/>
    <w:rPr>
      <w:rFonts w:ascii="DengXian" w:eastAsia="DengXian" w:hAnsi="DengXian" w:hint="eastAsia"/>
      <w:color w:val="auto"/>
    </w:rPr>
  </w:style>
  <w:style w:type="character" w:customStyle="1" w:styleId="emailstyle75">
    <w:name w:val="emailstyle75"/>
    <w:semiHidden/>
    <w:rsid w:val="00871FCA"/>
    <w:rPr>
      <w:rFonts w:ascii="DengXian" w:eastAsia="DengXian" w:hAnsi="DengXian" w:hint="eastAsia"/>
      <w:color w:val="1F497D"/>
    </w:rPr>
  </w:style>
  <w:style w:type="character" w:customStyle="1" w:styleId="emailstyle76">
    <w:name w:val="emailstyle76"/>
    <w:semiHidden/>
    <w:rsid w:val="00871FCA"/>
    <w:rPr>
      <w:rFonts w:ascii="DengXian" w:eastAsia="DengXian" w:hAnsi="DengXian" w:hint="eastAsia"/>
      <w:color w:val="1F497D"/>
    </w:rPr>
  </w:style>
  <w:style w:type="character" w:customStyle="1" w:styleId="emailstyle77">
    <w:name w:val="emailstyle77"/>
    <w:semiHidden/>
    <w:rsid w:val="00871FCA"/>
    <w:rPr>
      <w:rFonts w:ascii="Calibri" w:hAnsi="Calibri" w:cs="Calibri" w:hint="default"/>
      <w:color w:val="1F497D"/>
    </w:rPr>
  </w:style>
  <w:style w:type="character" w:customStyle="1" w:styleId="emailstyle78">
    <w:name w:val="emailstyle78"/>
    <w:semiHidden/>
    <w:rsid w:val="00871FCA"/>
    <w:rPr>
      <w:rFonts w:ascii="Calibri" w:hAnsi="Calibri" w:cs="Calibri" w:hint="default"/>
      <w:color w:val="auto"/>
    </w:rPr>
  </w:style>
  <w:style w:type="character" w:customStyle="1" w:styleId="emailstyle79">
    <w:name w:val="emailstyle79"/>
    <w:semiHidden/>
    <w:rsid w:val="00871FCA"/>
    <w:rPr>
      <w:rFonts w:ascii="Calibri" w:hAnsi="Calibri" w:cs="Calibri" w:hint="default"/>
      <w:color w:val="1F497D"/>
    </w:rPr>
  </w:style>
  <w:style w:type="character" w:customStyle="1" w:styleId="emailstyle80">
    <w:name w:val="emailstyle80"/>
    <w:semiHidden/>
    <w:rsid w:val="00871FCA"/>
    <w:rPr>
      <w:rFonts w:ascii="Calibri" w:hAnsi="Calibri" w:cs="Calibri" w:hint="default"/>
      <w:color w:val="auto"/>
    </w:rPr>
  </w:style>
  <w:style w:type="character" w:customStyle="1" w:styleId="emailstyle81">
    <w:name w:val="emailstyle81"/>
    <w:semiHidden/>
    <w:rsid w:val="00871FCA"/>
    <w:rPr>
      <w:rFonts w:ascii="Calibri" w:hAnsi="Calibri" w:cs="Calibri" w:hint="default"/>
      <w:color w:val="1F497D"/>
    </w:rPr>
  </w:style>
  <w:style w:type="character" w:customStyle="1" w:styleId="emailstyle82">
    <w:name w:val="emailstyle82"/>
    <w:semiHidden/>
    <w:rsid w:val="00871FCA"/>
    <w:rPr>
      <w:rFonts w:ascii="Calibri" w:hAnsi="Calibri" w:cs="Calibri" w:hint="default"/>
      <w:color w:val="1F497D"/>
    </w:rPr>
  </w:style>
  <w:style w:type="character" w:customStyle="1" w:styleId="emailstyle83">
    <w:name w:val="emailstyle83"/>
    <w:semiHidden/>
    <w:rsid w:val="00871FCA"/>
    <w:rPr>
      <w:rFonts w:ascii="Calibri" w:hAnsi="Calibri" w:cs="Calibri" w:hint="default"/>
      <w:color w:val="auto"/>
    </w:rPr>
  </w:style>
  <w:style w:type="character" w:customStyle="1" w:styleId="emailstyle84">
    <w:name w:val="emailstyle84"/>
    <w:semiHidden/>
    <w:rsid w:val="00871FCA"/>
    <w:rPr>
      <w:rFonts w:ascii="Calibri" w:hAnsi="Calibri" w:cs="Calibri" w:hint="default"/>
      <w:color w:val="auto"/>
    </w:rPr>
  </w:style>
  <w:style w:type="character" w:customStyle="1" w:styleId="emailstyle85">
    <w:name w:val="emailstyle85"/>
    <w:semiHidden/>
    <w:rsid w:val="00871FCA"/>
    <w:rPr>
      <w:rFonts w:ascii="Calibri" w:hAnsi="Calibri" w:cs="Calibri" w:hint="default"/>
      <w:color w:val="1F497D"/>
    </w:rPr>
  </w:style>
  <w:style w:type="character" w:customStyle="1" w:styleId="emailstyle86">
    <w:name w:val="emailstyle86"/>
    <w:semiHidden/>
    <w:rsid w:val="00871FCA"/>
    <w:rPr>
      <w:rFonts w:ascii="Calibri" w:hAnsi="Calibri" w:cs="Calibri" w:hint="default"/>
      <w:color w:val="auto"/>
    </w:rPr>
  </w:style>
  <w:style w:type="character" w:customStyle="1" w:styleId="emailstyle87">
    <w:name w:val="emailstyle87"/>
    <w:semiHidden/>
    <w:rsid w:val="00871FCA"/>
    <w:rPr>
      <w:rFonts w:ascii="Calibri" w:hAnsi="Calibri" w:cs="Calibri" w:hint="default"/>
      <w:color w:val="1F497D"/>
    </w:rPr>
  </w:style>
  <w:style w:type="character" w:customStyle="1" w:styleId="emailstyle88">
    <w:name w:val="emailstyle88"/>
    <w:semiHidden/>
    <w:rsid w:val="00871FCA"/>
    <w:rPr>
      <w:rFonts w:ascii="Calibri" w:hAnsi="Calibri" w:cs="Calibri" w:hint="default"/>
      <w:color w:val="auto"/>
    </w:rPr>
  </w:style>
  <w:style w:type="character" w:customStyle="1" w:styleId="emailstyle89">
    <w:name w:val="emailstyle89"/>
    <w:semiHidden/>
    <w:rsid w:val="00871FCA"/>
    <w:rPr>
      <w:rFonts w:ascii="Calibri" w:hAnsi="Calibri" w:cs="Calibri" w:hint="default"/>
      <w:color w:val="1F497D"/>
    </w:rPr>
  </w:style>
  <w:style w:type="character" w:customStyle="1" w:styleId="emailstyle90">
    <w:name w:val="emailstyle90"/>
    <w:semiHidden/>
    <w:rsid w:val="00871FCA"/>
    <w:rPr>
      <w:rFonts w:ascii="Calibri" w:hAnsi="Calibri" w:cs="Calibri" w:hint="default"/>
      <w:color w:val="auto"/>
    </w:rPr>
  </w:style>
  <w:style w:type="character" w:customStyle="1" w:styleId="emailstyle91">
    <w:name w:val="emailstyle91"/>
    <w:semiHidden/>
    <w:rsid w:val="00871FCA"/>
    <w:rPr>
      <w:rFonts w:ascii="Calibri" w:hAnsi="Calibri" w:cs="Calibri" w:hint="default"/>
      <w:color w:val="1F497D"/>
    </w:rPr>
  </w:style>
  <w:style w:type="character" w:customStyle="1" w:styleId="emailstyle92">
    <w:name w:val="emailstyle92"/>
    <w:semiHidden/>
    <w:rsid w:val="00871FCA"/>
    <w:rPr>
      <w:rFonts w:ascii="Calibri" w:hAnsi="Calibri" w:cs="Calibri" w:hint="default"/>
      <w:color w:val="auto"/>
    </w:rPr>
  </w:style>
  <w:style w:type="character" w:customStyle="1" w:styleId="emailstyle93">
    <w:name w:val="emailstyle93"/>
    <w:semiHidden/>
    <w:rsid w:val="00871FCA"/>
    <w:rPr>
      <w:rFonts w:ascii="Calibri" w:hAnsi="Calibri" w:cs="Calibri" w:hint="default"/>
      <w:color w:val="1F497D"/>
    </w:rPr>
  </w:style>
  <w:style w:type="character" w:customStyle="1" w:styleId="emailstyle94">
    <w:name w:val="emailstyle94"/>
    <w:semiHidden/>
    <w:rsid w:val="00871FCA"/>
    <w:rPr>
      <w:rFonts w:ascii="Calibri" w:hAnsi="Calibri" w:cs="Calibri" w:hint="default"/>
      <w:color w:val="auto"/>
    </w:rPr>
  </w:style>
  <w:style w:type="character" w:customStyle="1" w:styleId="emailstyle96">
    <w:name w:val="emailstyle96"/>
    <w:semiHidden/>
    <w:rsid w:val="00871FCA"/>
    <w:rPr>
      <w:rFonts w:ascii="Calibri" w:hAnsi="Calibri" w:cs="Calibri" w:hint="default"/>
      <w:color w:val="1F497D"/>
    </w:rPr>
  </w:style>
  <w:style w:type="character" w:customStyle="1" w:styleId="emailstyle97">
    <w:name w:val="emailstyle97"/>
    <w:semiHidden/>
    <w:rsid w:val="00871FCA"/>
    <w:rPr>
      <w:rFonts w:ascii="Calibri" w:hAnsi="Calibri" w:cs="Calibri" w:hint="default"/>
      <w:color w:val="auto"/>
    </w:rPr>
  </w:style>
  <w:style w:type="character" w:customStyle="1" w:styleId="emailstyle98">
    <w:name w:val="emailstyle98"/>
    <w:semiHidden/>
    <w:rsid w:val="00871FCA"/>
    <w:rPr>
      <w:rFonts w:ascii="Calibri" w:hAnsi="Calibri" w:cs="Calibri" w:hint="default"/>
      <w:color w:val="1F497D"/>
    </w:rPr>
  </w:style>
  <w:style w:type="character" w:customStyle="1" w:styleId="emailstyle99">
    <w:name w:val="emailstyle99"/>
    <w:semiHidden/>
    <w:rsid w:val="00871FCA"/>
    <w:rPr>
      <w:rFonts w:ascii="Calibri" w:hAnsi="Calibri" w:cs="Calibri" w:hint="default"/>
      <w:color w:val="auto"/>
    </w:rPr>
  </w:style>
  <w:style w:type="character" w:customStyle="1" w:styleId="emailstyle100">
    <w:name w:val="emailstyle100"/>
    <w:semiHidden/>
    <w:rsid w:val="00871FCA"/>
    <w:rPr>
      <w:rFonts w:ascii="Calibri" w:hAnsi="Calibri" w:cs="Calibri" w:hint="default"/>
      <w:color w:val="1F497D"/>
    </w:rPr>
  </w:style>
  <w:style w:type="character" w:customStyle="1" w:styleId="emailstyle101">
    <w:name w:val="emailstyle101"/>
    <w:semiHidden/>
    <w:rsid w:val="00871FCA"/>
    <w:rPr>
      <w:rFonts w:ascii="Calibri" w:hAnsi="Calibri" w:cs="Calibri" w:hint="default"/>
      <w:color w:val="auto"/>
    </w:rPr>
  </w:style>
  <w:style w:type="character" w:customStyle="1" w:styleId="emailstyle102">
    <w:name w:val="emailstyle102"/>
    <w:semiHidden/>
    <w:rsid w:val="00871FCA"/>
    <w:rPr>
      <w:rFonts w:ascii="Calibri" w:hAnsi="Calibri" w:cs="Calibri" w:hint="default"/>
      <w:color w:val="1F497D"/>
    </w:rPr>
  </w:style>
  <w:style w:type="character" w:customStyle="1" w:styleId="emailstyle103">
    <w:name w:val="emailstyle103"/>
    <w:semiHidden/>
    <w:rsid w:val="00871FCA"/>
    <w:rPr>
      <w:rFonts w:ascii="Calibri" w:hAnsi="Calibri" w:cs="Calibri" w:hint="default"/>
      <w:color w:val="1F497D"/>
    </w:rPr>
  </w:style>
  <w:style w:type="character" w:customStyle="1" w:styleId="emailstyle104">
    <w:name w:val="emailstyle104"/>
    <w:semiHidden/>
    <w:rsid w:val="00871FCA"/>
    <w:rPr>
      <w:rFonts w:ascii="Calibri" w:hAnsi="Calibri" w:cs="Calibri" w:hint="default"/>
      <w:color w:val="auto"/>
    </w:rPr>
  </w:style>
  <w:style w:type="character" w:customStyle="1" w:styleId="emailstyle105">
    <w:name w:val="emailstyle105"/>
    <w:semiHidden/>
    <w:rsid w:val="00871FCA"/>
    <w:rPr>
      <w:rFonts w:ascii="Calibri" w:hAnsi="Calibri" w:cs="Calibri" w:hint="default"/>
      <w:color w:val="1F497D"/>
    </w:rPr>
  </w:style>
  <w:style w:type="character" w:customStyle="1" w:styleId="emailstyle106">
    <w:name w:val="emailstyle106"/>
    <w:semiHidden/>
    <w:rsid w:val="00871FCA"/>
    <w:rPr>
      <w:rFonts w:ascii="Calibri" w:hAnsi="Calibri" w:cs="Calibri" w:hint="default"/>
      <w:color w:val="1F497D"/>
    </w:rPr>
  </w:style>
  <w:style w:type="character" w:customStyle="1" w:styleId="emailstyle107">
    <w:name w:val="emailstyle107"/>
    <w:semiHidden/>
    <w:rsid w:val="00871FCA"/>
    <w:rPr>
      <w:rFonts w:ascii="DengXian" w:eastAsia="DengXian" w:hAnsi="DengXian" w:hint="eastAsia"/>
      <w:color w:val="1F497D"/>
    </w:rPr>
  </w:style>
  <w:style w:type="character" w:customStyle="1" w:styleId="emailstyle108">
    <w:name w:val="emailstyle108"/>
    <w:semiHidden/>
    <w:rsid w:val="00871FCA"/>
    <w:rPr>
      <w:rFonts w:ascii="Calibri" w:hAnsi="Calibri" w:cs="Calibri" w:hint="default"/>
      <w:color w:val="1F497D"/>
    </w:rPr>
  </w:style>
  <w:style w:type="character" w:customStyle="1" w:styleId="emailstyle109">
    <w:name w:val="emailstyle109"/>
    <w:semiHidden/>
    <w:rsid w:val="00871FCA"/>
    <w:rPr>
      <w:rFonts w:ascii="Calibri" w:hAnsi="Calibri" w:cs="Calibri" w:hint="default"/>
      <w:color w:val="auto"/>
    </w:rPr>
  </w:style>
  <w:style w:type="character" w:customStyle="1" w:styleId="emailstyle110">
    <w:name w:val="emailstyle110"/>
    <w:semiHidden/>
    <w:rsid w:val="00871FCA"/>
    <w:rPr>
      <w:rFonts w:ascii="Calibri" w:hAnsi="Calibri" w:cs="Calibri" w:hint="default"/>
      <w:color w:val="1F497D"/>
    </w:rPr>
  </w:style>
  <w:style w:type="character" w:customStyle="1" w:styleId="emailstyle111">
    <w:name w:val="emailstyle111"/>
    <w:semiHidden/>
    <w:rsid w:val="00871FCA"/>
    <w:rPr>
      <w:rFonts w:ascii="Calibri" w:hAnsi="Calibri" w:cs="Calibri" w:hint="default"/>
      <w:color w:val="auto"/>
    </w:rPr>
  </w:style>
  <w:style w:type="character" w:customStyle="1" w:styleId="emailstyle112">
    <w:name w:val="emailstyle112"/>
    <w:semiHidden/>
    <w:rsid w:val="00871FCA"/>
    <w:rPr>
      <w:rFonts w:ascii="Calibri" w:hAnsi="Calibri" w:cs="Calibri" w:hint="default"/>
      <w:color w:val="1F497D"/>
    </w:rPr>
  </w:style>
  <w:style w:type="character" w:customStyle="1" w:styleId="emailstyle113">
    <w:name w:val="emailstyle113"/>
    <w:semiHidden/>
    <w:rsid w:val="00871FCA"/>
    <w:rPr>
      <w:rFonts w:ascii="Calibri" w:hAnsi="Calibri" w:cs="Calibri" w:hint="default"/>
      <w:color w:val="auto"/>
    </w:rPr>
  </w:style>
  <w:style w:type="character" w:customStyle="1" w:styleId="emailstyle114">
    <w:name w:val="emailstyle114"/>
    <w:semiHidden/>
    <w:rsid w:val="00871FCA"/>
    <w:rPr>
      <w:rFonts w:ascii="Calibri" w:hAnsi="Calibri" w:cs="Calibri" w:hint="default"/>
      <w:color w:val="1F497D"/>
    </w:rPr>
  </w:style>
  <w:style w:type="paragraph" w:customStyle="1" w:styleId="CharChar1CharCharCharCharCharCharCharCharCharCharCharCharCharCharChar68">
    <w:name w:val="Char Char1 Char Char Char Char Char Char Char Char Char Char Char Char Char Char Char68"/>
    <w:uiPriority w:val="99"/>
    <w:semiHidden/>
    <w:rsid w:val="004D383C"/>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3">
    <w:name w:val="(文字) (文字)563"/>
    <w:semiHidden/>
    <w:rsid w:val="004D383C"/>
    <w:rPr>
      <w:rFonts w:ascii="Times New Roman" w:hAnsi="Times New Roman"/>
      <w:lang w:eastAsia="en-US"/>
    </w:rPr>
  </w:style>
  <w:style w:type="character" w:customStyle="1" w:styleId="xxxapple-converted-space">
    <w:name w:val="x_xxapple-converted-space"/>
    <w:basedOn w:val="DefaultParagraphFont"/>
    <w:qFormat/>
    <w:rsid w:val="004A05DE"/>
  </w:style>
  <w:style w:type="character" w:customStyle="1" w:styleId="aff6">
    <w:name w:val="正文文本 字符"/>
    <w:aliases w:val="bt 字符,Corps de texte Car 字符,Corps de texte Car1 Car 字符,Corps de texte Car Car Car 字符,Corps de texte Car1 Car Car Car 字符,Corps de texte Car Car Car Car Car 字符,Corps de texte Car1 Car Car Car Car Car 字符,bt Car 字符"/>
    <w:basedOn w:val="DefaultParagraphFont"/>
    <w:qFormat/>
    <w:locked/>
    <w:rsid w:val="00697BE1"/>
    <w:rPr>
      <w:lang w:eastAsia="en-US"/>
    </w:rPr>
  </w:style>
  <w:style w:type="paragraph" w:customStyle="1" w:styleId="xxmsonormal1">
    <w:name w:val="x_x_msonormal"/>
    <w:basedOn w:val="Normal"/>
    <w:uiPriority w:val="99"/>
    <w:rsid w:val="00CD1448"/>
    <w:pPr>
      <w:spacing w:before="100" w:beforeAutospacing="1" w:after="100" w:afterAutospacing="1"/>
    </w:pPr>
    <w:rPr>
      <w:rFonts w:ascii="Calibri" w:eastAsia="Calibri" w:hAnsi="Calibri" w:cs="Calibri"/>
      <w:sz w:val="22"/>
      <w:szCs w:val="22"/>
      <w:lang w:val="en-US"/>
    </w:rPr>
  </w:style>
  <w:style w:type="character" w:customStyle="1" w:styleId="xxapple-converted-space">
    <w:name w:val="x_x_apple-converted-space"/>
    <w:basedOn w:val="DefaultParagraphFont"/>
    <w:rsid w:val="00CD1448"/>
  </w:style>
  <w:style w:type="paragraph" w:customStyle="1" w:styleId="CharChar1CharCharCharCharCharCharCharCharCharCharCharCharCharCharChar67">
    <w:name w:val="Char Char1 Char Char Char Char Char Char Char Char Char Char Char Char Char Char Char67"/>
    <w:semiHidden/>
    <w:rsid w:val="00C70AF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2">
    <w:name w:val="(文字) (文字)562"/>
    <w:semiHidden/>
    <w:rsid w:val="00C70AFB"/>
    <w:rPr>
      <w:rFonts w:ascii="Times New Roman" w:hAnsi="Times New Roman"/>
      <w:lang w:eastAsia="en-US"/>
    </w:rPr>
  </w:style>
  <w:style w:type="paragraph" w:customStyle="1" w:styleId="a3">
    <w:name w:val="Ссылки"/>
    <w:basedOn w:val="BodyText"/>
    <w:qFormat/>
    <w:rsid w:val="00C70AFB"/>
    <w:pPr>
      <w:numPr>
        <w:numId w:val="58"/>
      </w:numPr>
      <w:spacing w:line="360" w:lineRule="auto"/>
    </w:pPr>
    <w:rPr>
      <w:rFonts w:ascii="Times New Roman" w:eastAsia="MS Mincho" w:hAnsi="Times New Roman"/>
      <w:sz w:val="24"/>
      <w:lang w:val="ru-RU" w:eastAsia="ja-JP" w:bidi="he-IL"/>
    </w:rPr>
  </w:style>
  <w:style w:type="paragraph" w:customStyle="1" w:styleId="List21">
    <w:name w:val="List 21"/>
    <w:basedOn w:val="ListParagraph"/>
    <w:qFormat/>
    <w:rsid w:val="00C70AFB"/>
    <w:pPr>
      <w:spacing w:after="120"/>
      <w:ind w:left="568" w:hanging="284"/>
      <w:contextualSpacing w:val="0"/>
    </w:pPr>
    <w:rPr>
      <w:rFonts w:eastAsia="Batang"/>
      <w:lang w:eastAsia="en-GB"/>
    </w:rPr>
  </w:style>
  <w:style w:type="paragraph" w:customStyle="1" w:styleId="51b">
    <w:name w:val="标题 51"/>
    <w:basedOn w:val="Normal"/>
    <w:qFormat/>
    <w:rsid w:val="00C70AFB"/>
    <w:pPr>
      <w:keepNext/>
      <w:tabs>
        <w:tab w:val="left" w:pos="1008"/>
      </w:tabs>
      <w:spacing w:before="240" w:after="60"/>
      <w:ind w:left="1008" w:hanging="1008"/>
    </w:pPr>
    <w:rPr>
      <w:rFonts w:ascii="Arial" w:hAnsi="Arial"/>
      <w:szCs w:val="20"/>
      <w:lang w:val="en-US" w:eastAsia="ja-JP"/>
    </w:rPr>
  </w:style>
  <w:style w:type="paragraph" w:customStyle="1" w:styleId="811">
    <w:name w:val="标题 81"/>
    <w:basedOn w:val="Normal"/>
    <w:qFormat/>
    <w:rsid w:val="00C70AFB"/>
    <w:pPr>
      <w:tabs>
        <w:tab w:val="left" w:pos="1440"/>
      </w:tabs>
      <w:spacing w:before="240" w:after="60"/>
    </w:pPr>
    <w:rPr>
      <w:rFonts w:ascii="Times New Roman" w:eastAsia="MS PGothic" w:hAnsi="Times New Roman"/>
      <w:i/>
      <w:iCs/>
      <w:sz w:val="24"/>
      <w:lang w:val="en-US" w:eastAsia="ja-JP"/>
    </w:rPr>
  </w:style>
  <w:style w:type="paragraph" w:customStyle="1" w:styleId="910">
    <w:name w:val="标题 91"/>
    <w:basedOn w:val="Normal"/>
    <w:qFormat/>
    <w:rsid w:val="00C70AFB"/>
    <w:pPr>
      <w:tabs>
        <w:tab w:val="left" w:pos="1584"/>
      </w:tabs>
      <w:spacing w:before="240" w:after="60"/>
      <w:ind w:left="1584" w:hanging="1584"/>
    </w:pPr>
    <w:rPr>
      <w:rFonts w:ascii="Arial" w:eastAsia="MS PGothic" w:hAnsi="Arial" w:cs="Arial"/>
      <w:sz w:val="22"/>
      <w:szCs w:val="22"/>
      <w:lang w:val="en-US" w:eastAsia="ja-JP"/>
    </w:rPr>
  </w:style>
  <w:style w:type="paragraph" w:customStyle="1" w:styleId="62">
    <w:name w:val="标题 62"/>
    <w:basedOn w:val="Normal"/>
    <w:qFormat/>
    <w:rsid w:val="00C70AFB"/>
    <w:pPr>
      <w:tabs>
        <w:tab w:val="left" w:pos="1152"/>
      </w:tabs>
    </w:pPr>
    <w:rPr>
      <w:rFonts w:eastAsia="MS PGothic" w:cs="Times"/>
      <w:szCs w:val="20"/>
      <w:lang w:val="en-US" w:eastAsia="ja-JP"/>
    </w:rPr>
  </w:style>
  <w:style w:type="paragraph" w:customStyle="1" w:styleId="72">
    <w:name w:val="标题 72"/>
    <w:basedOn w:val="Normal"/>
    <w:qFormat/>
    <w:rsid w:val="00C70AFB"/>
    <w:pPr>
      <w:tabs>
        <w:tab w:val="left" w:pos="1296"/>
      </w:tabs>
    </w:pPr>
    <w:rPr>
      <w:rFonts w:eastAsia="MS PGothic" w:cs="Times"/>
      <w:szCs w:val="20"/>
      <w:lang w:val="en-US" w:eastAsia="ja-JP"/>
    </w:rPr>
  </w:style>
  <w:style w:type="character" w:customStyle="1" w:styleId="aff7">
    <w:name w:val="未处理的提及"/>
    <w:uiPriority w:val="99"/>
    <w:semiHidden/>
    <w:unhideWhenUsed/>
    <w:rsid w:val="00C70AFB"/>
    <w:rPr>
      <w:color w:val="605E5C"/>
      <w:shd w:val="clear" w:color="auto" w:fill="E1DFDD"/>
    </w:rPr>
  </w:style>
  <w:style w:type="character" w:customStyle="1" w:styleId="19">
    <w:name w:val="列表段落 字符1"/>
    <w:aliases w:val="- Bullets 字符1,?? ?? 字符1,????? 字符1,???? 字符1,Lista1 字符1,列出段落1 字符1,中等深浅网格 1 - 着色 21 字符1,¥¡¡¡¡ì¬º¥¹¥È¶ÎÂä 字符1,ÁÐ³ö¶ÎÂä 字符1,列表段落1 字符1,—ño’i—Ž 字符1,¥ê¥¹¥È¶ÎÂä 字符1,1st level - Bullet List Paragraph 字符1,Lettre d'introduction 字符1,Paragrafo elenco 字符1"/>
    <w:uiPriority w:val="34"/>
    <w:qFormat/>
    <w:locked/>
    <w:rsid w:val="00C70AFB"/>
    <w:rPr>
      <w:lang w:val="en-GB" w:eastAsia="en-US"/>
    </w:rPr>
  </w:style>
  <w:style w:type="paragraph" w:customStyle="1" w:styleId="CharChar1CharCharCharCharCharCharCharCharCharCharCharCharCharCharChar66">
    <w:name w:val="Char Char1 Char Char Char Char Char Char Char Char Char Char Char Char Char Char Char66"/>
    <w:semiHidden/>
    <w:rsid w:val="00071B8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1">
    <w:name w:val="(文字) (文字)561"/>
    <w:semiHidden/>
    <w:rsid w:val="00071B84"/>
    <w:rPr>
      <w:rFonts w:ascii="Times New Roman" w:hAnsi="Times New Roman"/>
      <w:lang w:eastAsia="en-US"/>
    </w:rPr>
  </w:style>
  <w:style w:type="paragraph" w:customStyle="1" w:styleId="CharChar1CharCharCharCharCharCharCharCharCharCharCharCharCharCharChar65">
    <w:name w:val="Char Char1 Char Char Char Char Char Char Char Char Char Char Char Char Char Char Char65"/>
    <w:semiHidden/>
    <w:rsid w:val="002728D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60">
    <w:name w:val="(文字) (文字)560"/>
    <w:semiHidden/>
    <w:rsid w:val="002728DB"/>
    <w:rPr>
      <w:rFonts w:ascii="Times New Roman" w:hAnsi="Times New Roman"/>
      <w:lang w:eastAsia="en-US"/>
    </w:rPr>
  </w:style>
  <w:style w:type="character" w:customStyle="1" w:styleId="34">
    <w:name w:val="見出し 3 (文字)"/>
    <w:aliases w:val="Underrubrik2 (文字),H3 (文字),no break (文字),Memo Heading 3 (文字),h3 (文字),hello (文字),Titre 3 Car (文字),no break Car (文字),H3 Car (文字),Underrubrik2 Car (文字),h3 Car (文字),Memo Heading 3 Car (文字),hello Car (文字),Heading 3 Char Car (文字),H3 Char Car (文字)"/>
    <w:basedOn w:val="DefaultParagraphFont"/>
    <w:qFormat/>
    <w:locked/>
    <w:rsid w:val="0089550B"/>
    <w:rPr>
      <w:rFonts w:ascii="Arial" w:hAnsi="Arial" w:cs="Arial"/>
    </w:rPr>
  </w:style>
  <w:style w:type="paragraph" w:customStyle="1" w:styleId="xxxxmsonormal">
    <w:name w:val="xxxxmsonormal"/>
    <w:basedOn w:val="Normal"/>
    <w:uiPriority w:val="99"/>
    <w:qFormat/>
    <w:rsid w:val="00824E27"/>
    <w:pPr>
      <w:spacing w:before="100" w:beforeAutospacing="1" w:after="100" w:afterAutospacing="1"/>
    </w:pPr>
    <w:rPr>
      <w:rFonts w:ascii="Calibri" w:eastAsia="Malgun Gothic" w:hAnsi="Calibri" w:cs="Calibri"/>
      <w:sz w:val="22"/>
      <w:szCs w:val="22"/>
      <w:lang w:val="en-US" w:eastAsia="ko-KR"/>
    </w:rPr>
  </w:style>
  <w:style w:type="paragraph" w:customStyle="1" w:styleId="xxxmsonormal1">
    <w:name w:val="xxxmsonormal"/>
    <w:basedOn w:val="Normal"/>
    <w:uiPriority w:val="99"/>
    <w:rsid w:val="00824E27"/>
    <w:pPr>
      <w:spacing w:before="100" w:beforeAutospacing="1" w:after="100" w:afterAutospacing="1"/>
    </w:pPr>
    <w:rPr>
      <w:rFonts w:ascii="Calibri" w:eastAsia="Malgun Gothic" w:hAnsi="Calibri" w:cs="Calibri"/>
      <w:sz w:val="22"/>
      <w:szCs w:val="22"/>
      <w:lang w:val="en-US" w:eastAsia="ko-KR"/>
    </w:rPr>
  </w:style>
  <w:style w:type="paragraph" w:customStyle="1" w:styleId="xxxxproposal">
    <w:name w:val="xxxxproposal"/>
    <w:basedOn w:val="Normal"/>
    <w:uiPriority w:val="99"/>
    <w:rsid w:val="00824E27"/>
    <w:pPr>
      <w:spacing w:before="100" w:beforeAutospacing="1" w:after="100" w:afterAutospacing="1"/>
    </w:pPr>
    <w:rPr>
      <w:rFonts w:ascii="Calibri" w:eastAsia="Malgun Gothic" w:hAnsi="Calibri" w:cs="Calibri"/>
      <w:sz w:val="22"/>
      <w:szCs w:val="22"/>
      <w:lang w:val="en-US" w:eastAsia="ko-KR"/>
    </w:rPr>
  </w:style>
  <w:style w:type="paragraph" w:customStyle="1" w:styleId="xxxxxa0">
    <w:name w:val="xxxxxa0"/>
    <w:basedOn w:val="Normal"/>
    <w:uiPriority w:val="99"/>
    <w:rsid w:val="00824E27"/>
    <w:pPr>
      <w:spacing w:before="100" w:beforeAutospacing="1" w:after="100" w:afterAutospacing="1"/>
    </w:pPr>
    <w:rPr>
      <w:rFonts w:ascii="Calibri" w:eastAsia="Malgun Gothic" w:hAnsi="Calibri" w:cs="Calibri"/>
      <w:sz w:val="22"/>
      <w:szCs w:val="22"/>
      <w:lang w:val="en-US" w:eastAsia="ko-KR"/>
    </w:rPr>
  </w:style>
  <w:style w:type="character" w:customStyle="1" w:styleId="xxxxapple-converted-space">
    <w:name w:val="xxxxapple-converted-space"/>
    <w:qFormat/>
    <w:rsid w:val="00824E27"/>
  </w:style>
  <w:style w:type="paragraph" w:customStyle="1" w:styleId="CharChar1CharCharCharCharCharCharCharCharCharCharCharCharCharCharChar100">
    <w:name w:val="Char Char1 Char Char Char Char Char Char Char Char Char Char Char Char Char Char Char100"/>
    <w:semiHidden/>
    <w:rsid w:val="00377A81"/>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5">
    <w:name w:val="(文字) (文字)595"/>
    <w:semiHidden/>
    <w:rsid w:val="00377A81"/>
    <w:rPr>
      <w:rFonts w:ascii="Times New Roman" w:hAnsi="Times New Roman"/>
      <w:lang w:eastAsia="en-US"/>
    </w:rPr>
  </w:style>
  <w:style w:type="character" w:customStyle="1" w:styleId="26">
    <w:name w:val="列表段落 字符2"/>
    <w:uiPriority w:val="34"/>
    <w:qFormat/>
    <w:locked/>
    <w:rsid w:val="00377A81"/>
    <w:rPr>
      <w:rFonts w:ascii="Times New Roman" w:eastAsia="SimSun" w:hAnsi="Times New Roman" w:cs="Times New Roman"/>
      <w:kern w:val="0"/>
      <w:sz w:val="22"/>
      <w:lang w:eastAsia="en-US"/>
    </w:rPr>
  </w:style>
  <w:style w:type="paragraph" w:customStyle="1" w:styleId="CharChar1CharCharCharCharCharCharCharCharCharCharCharCharCharCharChar99">
    <w:name w:val="Char Char1 Char Char Char Char Char Char Char Char Char Char Char Char Char Char Char99"/>
    <w:semiHidden/>
    <w:rsid w:val="0022331D"/>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4">
    <w:name w:val="(文字) (文字)594"/>
    <w:semiHidden/>
    <w:rsid w:val="0022331D"/>
    <w:rPr>
      <w:rFonts w:ascii="Times New Roman" w:hAnsi="Times New Roman"/>
      <w:lang w:eastAsia="en-US"/>
    </w:rPr>
  </w:style>
  <w:style w:type="paragraph" w:customStyle="1" w:styleId="CharChar1CharCharCharCharCharCharCharCharCharCharCharCharCharCharChar98">
    <w:name w:val="Char Char1 Char Char Char Char Char Char Char Char Char Char Char Char Char Char Char98"/>
    <w:semiHidden/>
    <w:rsid w:val="0033796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3">
    <w:name w:val="(文字) (文字)593"/>
    <w:semiHidden/>
    <w:rsid w:val="00337964"/>
    <w:rPr>
      <w:rFonts w:ascii="Times New Roman" w:hAnsi="Times New Roman"/>
      <w:lang w:eastAsia="en-US"/>
    </w:rPr>
  </w:style>
  <w:style w:type="paragraph" w:customStyle="1" w:styleId="xlistparagraph">
    <w:name w:val="x_listparagraph"/>
    <w:basedOn w:val="Normal"/>
    <w:qFormat/>
    <w:rsid w:val="00337964"/>
    <w:rPr>
      <w:rFonts w:ascii="Calibri" w:eastAsia="Calibri" w:hAnsi="Calibri" w:cs="Calibri"/>
      <w:sz w:val="22"/>
      <w:szCs w:val="22"/>
      <w:lang w:val="en-US"/>
    </w:rPr>
  </w:style>
  <w:style w:type="character" w:customStyle="1" w:styleId="150">
    <w:name w:val="15"/>
    <w:qFormat/>
    <w:rsid w:val="00337964"/>
    <w:rPr>
      <w:rFonts w:ascii="Symbol" w:hAnsi="Symbol" w:hint="default"/>
      <w:b/>
      <w:bCs/>
    </w:rPr>
  </w:style>
  <w:style w:type="character" w:customStyle="1" w:styleId="mark5gnezsh2s">
    <w:name w:val="mark5gnezsh2s"/>
    <w:qFormat/>
    <w:rsid w:val="00337964"/>
  </w:style>
  <w:style w:type="character" w:customStyle="1" w:styleId="markca674dpc9">
    <w:name w:val="markca674dpc9"/>
    <w:qFormat/>
    <w:rsid w:val="00337964"/>
  </w:style>
  <w:style w:type="character" w:customStyle="1" w:styleId="xxxxxapple-converted-space">
    <w:name w:val="xxxxxapple-converted-space"/>
    <w:basedOn w:val="DefaultParagraphFont"/>
    <w:qFormat/>
    <w:rsid w:val="00337964"/>
  </w:style>
  <w:style w:type="character" w:customStyle="1" w:styleId="xxapple-converted-space0">
    <w:name w:val="xxapple-converted-space"/>
    <w:basedOn w:val="DefaultParagraphFont"/>
    <w:qFormat/>
    <w:rsid w:val="00337964"/>
  </w:style>
  <w:style w:type="character" w:customStyle="1" w:styleId="xxxapple-converted-space0">
    <w:name w:val="xxxapple-converted-space"/>
    <w:basedOn w:val="DefaultParagraphFont"/>
    <w:qFormat/>
    <w:rsid w:val="00337964"/>
  </w:style>
  <w:style w:type="paragraph" w:customStyle="1" w:styleId="xx0maintext">
    <w:name w:val="x_x0maintext"/>
    <w:basedOn w:val="Normal"/>
    <w:uiPriority w:val="99"/>
    <w:qFormat/>
    <w:rsid w:val="00337964"/>
    <w:rPr>
      <w:rFonts w:ascii="SimSun" w:eastAsia="SimSun" w:hAnsi="SimSun" w:cs="SimSun"/>
      <w:sz w:val="24"/>
      <w:lang w:val="en-US" w:eastAsia="zh-CN"/>
    </w:rPr>
  </w:style>
  <w:style w:type="character" w:customStyle="1" w:styleId="xxxxxxxxxxapple-converted-space">
    <w:name w:val="xxxxxxxxxxapple-converted-space"/>
    <w:qFormat/>
    <w:rsid w:val="00337964"/>
  </w:style>
  <w:style w:type="character" w:customStyle="1" w:styleId="xxxxxxxapple-converted-space">
    <w:name w:val="xxxxxxxapple-converted-space"/>
    <w:qFormat/>
    <w:rsid w:val="00337964"/>
  </w:style>
  <w:style w:type="character" w:customStyle="1" w:styleId="xxxxmarkuzf5ivend">
    <w:name w:val="x_xxxmarkuzf5ivend"/>
    <w:qFormat/>
    <w:rsid w:val="00337964"/>
  </w:style>
  <w:style w:type="paragraph" w:customStyle="1" w:styleId="Prop1">
    <w:name w:val="Prop1"/>
    <w:basedOn w:val="ListParagraph"/>
    <w:uiPriority w:val="99"/>
    <w:qFormat/>
    <w:rsid w:val="00337964"/>
    <w:pPr>
      <w:overflowPunct/>
      <w:autoSpaceDE/>
      <w:autoSpaceDN/>
      <w:adjustRightInd/>
      <w:spacing w:after="0"/>
      <w:ind w:left="0"/>
      <w:contextualSpacing w:val="0"/>
      <w:textAlignment w:val="auto"/>
    </w:pPr>
    <w:rPr>
      <w:b/>
      <w:szCs w:val="21"/>
      <w:lang w:val="en-US" w:eastAsia="zh-CN"/>
    </w:rPr>
  </w:style>
  <w:style w:type="paragraph" w:customStyle="1" w:styleId="IEEEStdsRegularTableCaption">
    <w:name w:val="IEEEStds Regular Table Caption"/>
    <w:basedOn w:val="Normal"/>
    <w:next w:val="Normal"/>
    <w:qFormat/>
    <w:rsid w:val="00337964"/>
    <w:pPr>
      <w:keepNext/>
      <w:keepLines/>
      <w:numPr>
        <w:numId w:val="59"/>
      </w:numPr>
      <w:tabs>
        <w:tab w:val="clear" w:pos="1080"/>
        <w:tab w:val="left" w:pos="360"/>
        <w:tab w:val="left" w:pos="432"/>
        <w:tab w:val="left" w:pos="504"/>
      </w:tabs>
      <w:suppressAutoHyphens/>
      <w:spacing w:before="120" w:after="120"/>
      <w:jc w:val="center"/>
    </w:pPr>
    <w:rPr>
      <w:rFonts w:ascii="Arial" w:eastAsia="Times New Roman" w:hAnsi="Arial"/>
      <w:b/>
      <w:szCs w:val="20"/>
      <w:lang w:val="en-US" w:eastAsia="ja-JP"/>
    </w:rPr>
  </w:style>
  <w:style w:type="paragraph" w:customStyle="1" w:styleId="3gppagreements1">
    <w:name w:val="3gppagreements"/>
    <w:basedOn w:val="Normal"/>
    <w:qFormat/>
    <w:rsid w:val="00337964"/>
    <w:pPr>
      <w:spacing w:before="100" w:beforeAutospacing="1" w:after="100" w:afterAutospacing="1"/>
    </w:pPr>
    <w:rPr>
      <w:rFonts w:ascii="SimSun" w:eastAsia="SimSun" w:hAnsi="SimSun" w:cs="SimSun"/>
      <w:sz w:val="24"/>
      <w:lang w:val="en-US" w:eastAsia="zh-CN"/>
    </w:rPr>
  </w:style>
  <w:style w:type="table" w:customStyle="1" w:styleId="TableGrid43">
    <w:name w:val="Table Grid43"/>
    <w:basedOn w:val="TableNormal"/>
    <w:next w:val="TableGrid"/>
    <w:qFormat/>
    <w:rsid w:val="00337964"/>
    <w:rPr>
      <w:rFonts w:ascii="Calibri" w:eastAsia="DengXian"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1CharCharCharCharCharCharCharCharCharCharCharCharCharCharChar97">
    <w:name w:val="Char Char1 Char Char Char Char Char Char Char Char Char Char Char Char Char Char Char97"/>
    <w:semiHidden/>
    <w:rsid w:val="006B480F"/>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2">
    <w:name w:val="(文字) (文字)592"/>
    <w:semiHidden/>
    <w:rsid w:val="006B480F"/>
    <w:rPr>
      <w:rFonts w:ascii="Times New Roman" w:hAnsi="Times New Roman"/>
      <w:lang w:eastAsia="en-US"/>
    </w:rPr>
  </w:style>
  <w:style w:type="character" w:customStyle="1" w:styleId="TFChar">
    <w:name w:val="TF Char"/>
    <w:qFormat/>
    <w:locked/>
    <w:rsid w:val="00713B91"/>
    <w:rPr>
      <w:rFonts w:ascii="Arial" w:eastAsia="PMingLiU" w:hAnsi="Arial"/>
      <w:b/>
      <w:lang w:val="en-GB" w:eastAsia="en-US"/>
    </w:rPr>
  </w:style>
  <w:style w:type="paragraph" w:customStyle="1" w:styleId="CharChar1CharCharCharCharCharCharCharCharCharCharCharCharCharCharChar102">
    <w:name w:val="Char Char1 Char Char Char Char Char Char Char Char Char Char Char Char Char Char Char102"/>
    <w:semiHidden/>
    <w:rsid w:val="008F4B8C"/>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7">
    <w:name w:val="(文字) (文字)597"/>
    <w:semiHidden/>
    <w:rsid w:val="008F4B8C"/>
    <w:rPr>
      <w:rFonts w:ascii="Times New Roman" w:hAnsi="Times New Roman"/>
      <w:lang w:eastAsia="en-US"/>
    </w:rPr>
  </w:style>
  <w:style w:type="paragraph" w:customStyle="1" w:styleId="bodytext0">
    <w:name w:val="bodytext"/>
    <w:basedOn w:val="Normal"/>
    <w:uiPriority w:val="99"/>
    <w:qFormat/>
    <w:rsid w:val="008F4B8C"/>
    <w:pPr>
      <w:spacing w:before="100" w:beforeAutospacing="1" w:after="100" w:afterAutospacing="1"/>
    </w:pPr>
    <w:rPr>
      <w:rFonts w:ascii="Gulim" w:eastAsia="Gulim" w:hAnsi="Gulim"/>
      <w:sz w:val="24"/>
      <w:lang w:val="en-US" w:eastAsia="ko-KR"/>
    </w:rPr>
  </w:style>
  <w:style w:type="paragraph" w:customStyle="1" w:styleId="CharChar1CharCharCharCharCharCharCharCharCharCharCharCharCharCharChar101">
    <w:name w:val="Char Char1 Char Char Char Char Char Char Char Char Char Char Char Char Char Char Char101"/>
    <w:semiHidden/>
    <w:rsid w:val="007D7F59"/>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6">
    <w:name w:val="(文字) (文字)596"/>
    <w:semiHidden/>
    <w:rsid w:val="007D7F59"/>
    <w:rPr>
      <w:rFonts w:ascii="Times New Roman" w:hAnsi="Times New Roman"/>
      <w:lang w:eastAsia="en-US"/>
    </w:rPr>
  </w:style>
  <w:style w:type="paragraph" w:customStyle="1" w:styleId="ZTE-Proposal">
    <w:name w:val="ZTE-Proposal"/>
    <w:basedOn w:val="Normal"/>
    <w:uiPriority w:val="99"/>
    <w:qFormat/>
    <w:rsid w:val="004C336F"/>
    <w:pPr>
      <w:numPr>
        <w:numId w:val="60"/>
      </w:numPr>
      <w:tabs>
        <w:tab w:val="clear" w:pos="0"/>
        <w:tab w:val="num" w:pos="432"/>
      </w:tabs>
      <w:spacing w:beforeLines="50" w:before="50" w:afterLines="50" w:after="50"/>
      <w:ind w:left="432" w:hanging="432"/>
    </w:pPr>
    <w:rPr>
      <w:rFonts w:ascii="Times New Roman" w:eastAsia="DengXian" w:hAnsi="Times New Roman"/>
      <w:b/>
      <w:bCs/>
      <w:i/>
      <w:iCs/>
      <w:kern w:val="2"/>
      <w:szCs w:val="20"/>
    </w:rPr>
  </w:style>
  <w:style w:type="character" w:customStyle="1" w:styleId="bodyChar">
    <w:name w:val="body Char"/>
    <w:basedOn w:val="DefaultParagraphFont"/>
    <w:link w:val="body"/>
    <w:rsid w:val="00301105"/>
    <w:rPr>
      <w:rFonts w:ascii="New York" w:eastAsia="SimSun" w:hAnsi="New York"/>
      <w:sz w:val="24"/>
      <w:lang w:val="en-US" w:eastAsia="en-US"/>
    </w:rPr>
  </w:style>
  <w:style w:type="paragraph" w:customStyle="1" w:styleId="mc-p">
    <w:name w:val="mc-p___"/>
    <w:basedOn w:val="Normal"/>
    <w:uiPriority w:val="99"/>
    <w:qFormat/>
    <w:rsid w:val="0037070C"/>
    <w:pPr>
      <w:spacing w:before="100" w:beforeAutospacing="1" w:after="100" w:afterAutospacing="1"/>
    </w:pPr>
    <w:rPr>
      <w:rFonts w:ascii="Calibri" w:eastAsiaTheme="minorHAnsi" w:hAnsi="Calibri" w:cs="Calibri"/>
      <w:sz w:val="22"/>
      <w:szCs w:val="22"/>
      <w:lang w:eastAsia="en-GB"/>
    </w:rPr>
  </w:style>
  <w:style w:type="paragraph" w:customStyle="1" w:styleId="35">
    <w:name w:val="正文3"/>
    <w:uiPriority w:val="99"/>
    <w:qFormat/>
    <w:rsid w:val="00A45241"/>
    <w:pPr>
      <w:jc w:val="both"/>
    </w:pPr>
    <w:rPr>
      <w:rFonts w:eastAsia="SimSun"/>
      <w:kern w:val="2"/>
      <w:sz w:val="21"/>
      <w:szCs w:val="21"/>
      <w:lang w:val="en-US" w:eastAsia="zh-CN"/>
    </w:rPr>
  </w:style>
  <w:style w:type="character" w:customStyle="1" w:styleId="listauto1Char">
    <w:name w:val="list auto 1 Char"/>
    <w:link w:val="listauto1"/>
    <w:qFormat/>
    <w:locked/>
    <w:rsid w:val="00D56B59"/>
    <w:rPr>
      <w:rFonts w:ascii="SimSun" w:eastAsia="SimSun" w:hAnsi="SimSun"/>
      <w:b/>
      <w:bCs/>
      <w:lang w:eastAsia="en-US"/>
    </w:rPr>
  </w:style>
  <w:style w:type="paragraph" w:customStyle="1" w:styleId="listauto1">
    <w:name w:val="list auto 1"/>
    <w:basedOn w:val="Normal"/>
    <w:link w:val="listauto1Char"/>
    <w:qFormat/>
    <w:rsid w:val="00D56B59"/>
    <w:pPr>
      <w:numPr>
        <w:numId w:val="61"/>
      </w:numPr>
      <w:spacing w:line="276" w:lineRule="auto"/>
      <w:contextualSpacing/>
      <w:jc w:val="both"/>
    </w:pPr>
    <w:rPr>
      <w:rFonts w:ascii="SimSun" w:eastAsia="SimSun" w:hAnsi="SimSun"/>
      <w:b/>
      <w:bCs/>
      <w:szCs w:val="20"/>
    </w:rPr>
  </w:style>
  <w:style w:type="paragraph" w:customStyle="1" w:styleId="listauto2">
    <w:name w:val="list auto 2"/>
    <w:basedOn w:val="Normal"/>
    <w:link w:val="listauto2Char"/>
    <w:uiPriority w:val="99"/>
    <w:qFormat/>
    <w:rsid w:val="00D56B59"/>
    <w:pPr>
      <w:numPr>
        <w:ilvl w:val="1"/>
        <w:numId w:val="61"/>
      </w:numPr>
      <w:spacing w:line="276" w:lineRule="auto"/>
      <w:ind w:left="990" w:hanging="540"/>
      <w:contextualSpacing/>
      <w:jc w:val="both"/>
    </w:pPr>
    <w:rPr>
      <w:rFonts w:ascii="SimSun" w:eastAsia="SimSun" w:hAnsi="SimSun"/>
      <w:b/>
      <w:bCs/>
      <w:sz w:val="22"/>
      <w:szCs w:val="22"/>
      <w:lang w:val="en-US"/>
    </w:rPr>
  </w:style>
  <w:style w:type="character" w:customStyle="1" w:styleId="mc-span">
    <w:name w:val="mc-span"/>
    <w:rsid w:val="00D84EC0"/>
  </w:style>
  <w:style w:type="paragraph" w:customStyle="1" w:styleId="a10">
    <w:name w:val="a1"/>
    <w:basedOn w:val="Normal"/>
    <w:qFormat/>
    <w:rsid w:val="00CB7FB8"/>
    <w:pPr>
      <w:spacing w:before="100" w:beforeAutospacing="1" w:after="100" w:afterAutospacing="1"/>
    </w:pPr>
    <w:rPr>
      <w:rFonts w:ascii="SimSun" w:eastAsia="SimSun" w:hAnsi="SimSun" w:cs="SimSun"/>
      <w:sz w:val="24"/>
      <w:lang w:val="en-US" w:eastAsia="zh-CN"/>
    </w:rPr>
  </w:style>
  <w:style w:type="table" w:customStyle="1" w:styleId="TableGrid21">
    <w:name w:val="TableGrid2"/>
    <w:basedOn w:val="TableNormal"/>
    <w:next w:val="TableGrid"/>
    <w:qFormat/>
    <w:rsid w:val="00010EA4"/>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06">
    <w:name w:val="Char Char1 Char Char Char Char Char Char Char Char Char Char Char Char Char Char Char106"/>
    <w:uiPriority w:val="99"/>
    <w:semiHidden/>
    <w:qFormat/>
    <w:rsid w:val="00010EA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01">
    <w:name w:val="(文字) (文字)5101"/>
    <w:semiHidden/>
    <w:rsid w:val="00010EA4"/>
    <w:rPr>
      <w:rFonts w:ascii="Times New Roman" w:hAnsi="Times New Roman"/>
      <w:lang w:eastAsia="en-US"/>
    </w:rPr>
  </w:style>
  <w:style w:type="table" w:customStyle="1" w:styleId="ColorfulList-Accent112">
    <w:name w:val="Colorful List - Accent 112"/>
    <w:basedOn w:val="TableNormal"/>
    <w:next w:val="ColorfulList-Accent1"/>
    <w:uiPriority w:val="34"/>
    <w:rsid w:val="00010EA4"/>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12">
    <w:name w:val="Grid Table 4 - Accent 512"/>
    <w:basedOn w:val="TableNormal"/>
    <w:next w:val="GridTable4-Accent5"/>
    <w:uiPriority w:val="49"/>
    <w:rsid w:val="00010EA4"/>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432">
    <w:name w:val="Table Grid432"/>
    <w:basedOn w:val="TableNormal"/>
    <w:next w:val="TableGrid"/>
    <w:qFormat/>
    <w:rsid w:val="00010EA4"/>
    <w:rPr>
      <w:rFonts w:ascii="Calibri" w:eastAsia="DengXian"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posal2Char">
    <w:name w:val="Proposal2 Char"/>
    <w:link w:val="Proposal2"/>
    <w:qFormat/>
    <w:rsid w:val="00010EA4"/>
    <w:rPr>
      <w:rFonts w:eastAsia="Times New Roman"/>
      <w:b/>
      <w:iCs/>
      <w:sz w:val="32"/>
      <w:szCs w:val="26"/>
      <w:u w:val="single"/>
      <w:lang w:eastAsia="ja-JP"/>
    </w:rPr>
  </w:style>
  <w:style w:type="paragraph" w:customStyle="1" w:styleId="Proposal2">
    <w:name w:val="Proposal2"/>
    <w:basedOn w:val="Heading4"/>
    <w:link w:val="Proposal2Char"/>
    <w:qFormat/>
    <w:rsid w:val="00010EA4"/>
    <w:pPr>
      <w:numPr>
        <w:ilvl w:val="0"/>
        <w:numId w:val="0"/>
      </w:numPr>
      <w:suppressAutoHyphens/>
    </w:pPr>
    <w:rPr>
      <w:rFonts w:ascii="Times New Roman" w:eastAsia="Times New Roman" w:hAnsi="Times New Roman" w:cs="Times New Roman"/>
      <w:bCs w:val="0"/>
      <w:i w:val="0"/>
      <w:iCs/>
      <w:sz w:val="32"/>
      <w:u w:val="single"/>
      <w:lang w:eastAsia="ja-JP"/>
    </w:rPr>
  </w:style>
  <w:style w:type="paragraph" w:customStyle="1" w:styleId="Steps-8thset">
    <w:name w:val="Steps-8th set"/>
    <w:basedOn w:val="List2"/>
    <w:rsid w:val="00010EA4"/>
    <w:pPr>
      <w:widowControl w:val="0"/>
      <w:numPr>
        <w:numId w:val="62"/>
      </w:numPr>
      <w:tabs>
        <w:tab w:val="clear" w:pos="936"/>
        <w:tab w:val="num" w:pos="360"/>
      </w:tabs>
      <w:spacing w:before="120" w:after="120"/>
      <w:ind w:left="720" w:hanging="360"/>
    </w:pPr>
    <w:rPr>
      <w:rFonts w:ascii="Arial" w:eastAsia="Times New Roman" w:hAnsi="Arial"/>
      <w:sz w:val="24"/>
      <w:lang w:val="en-US"/>
    </w:rPr>
  </w:style>
  <w:style w:type="paragraph" w:customStyle="1" w:styleId="Steps-9thset">
    <w:name w:val="Steps-9th set"/>
    <w:basedOn w:val="Normal"/>
    <w:rsid w:val="00010EA4"/>
    <w:pPr>
      <w:widowControl w:val="0"/>
      <w:numPr>
        <w:numId w:val="63"/>
      </w:numPr>
      <w:spacing w:before="120" w:after="120"/>
    </w:pPr>
    <w:rPr>
      <w:rFonts w:ascii="Arial" w:eastAsia="Times New Roman" w:hAnsi="Arial"/>
      <w:sz w:val="24"/>
      <w:lang w:val="en-US"/>
    </w:rPr>
  </w:style>
  <w:style w:type="character" w:customStyle="1" w:styleId="NoSpacingChar">
    <w:name w:val="No Spacing Char"/>
    <w:link w:val="NoSpacing"/>
    <w:uiPriority w:val="1"/>
    <w:rsid w:val="00010EA4"/>
    <w:rPr>
      <w:rFonts w:ascii="Calibri" w:eastAsia="SimSun" w:hAnsi="Calibri"/>
      <w:sz w:val="22"/>
      <w:szCs w:val="22"/>
      <w:lang w:val="en-US" w:eastAsia="zh-CN"/>
    </w:rPr>
  </w:style>
  <w:style w:type="paragraph" w:customStyle="1" w:styleId="1a">
    <w:name w:val="正文1"/>
    <w:qFormat/>
    <w:rsid w:val="00010EA4"/>
    <w:pPr>
      <w:spacing w:before="60" w:after="120"/>
      <w:jc w:val="both"/>
    </w:pPr>
    <w:rPr>
      <w:rFonts w:ascii="Arial" w:eastAsia="Times New Roman" w:hAnsi="Arial" w:cs="Arial"/>
      <w:sz w:val="24"/>
      <w:szCs w:val="24"/>
      <w:lang w:val="en-US" w:eastAsia="zh-CN"/>
    </w:rPr>
  </w:style>
  <w:style w:type="table" w:styleId="GridTable4-Accent1">
    <w:name w:val="Grid Table 4 Accent 1"/>
    <w:basedOn w:val="TableNormal"/>
    <w:uiPriority w:val="49"/>
    <w:rsid w:val="00010EA4"/>
    <w:rPr>
      <w:rFonts w:ascii="Calibri" w:eastAsia="DengXian" w:hAnsi="Calibri"/>
      <w:lang w:eastAsia="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31">
    <w:name w:val="TableGrid3"/>
    <w:basedOn w:val="TableNormal"/>
    <w:next w:val="TableGrid"/>
    <w:uiPriority w:val="39"/>
    <w:qFormat/>
    <w:rsid w:val="00953C54"/>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05">
    <w:name w:val="Char Char1 Char Char Char Char Char Char Char Char Char Char Char Char Char Char Char105"/>
    <w:semiHidden/>
    <w:rsid w:val="00953C5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00">
    <w:name w:val="(文字) (文字)5100"/>
    <w:semiHidden/>
    <w:rsid w:val="00953C54"/>
    <w:rPr>
      <w:rFonts w:ascii="Times New Roman" w:hAnsi="Times New Roman"/>
      <w:lang w:eastAsia="en-US"/>
    </w:rPr>
  </w:style>
  <w:style w:type="numbering" w:customStyle="1" w:styleId="StyleBulletedSymbolsymbolLeft025Hanging02">
    <w:name w:val="Style Bulleted Symbol (symbol) Left:  0.25&quot; Hanging:  0.2"/>
    <w:basedOn w:val="NoList"/>
    <w:rsid w:val="00953C54"/>
  </w:style>
  <w:style w:type="table" w:customStyle="1" w:styleId="ColorfulList-Accent113">
    <w:name w:val="Colorful List - Accent 113"/>
    <w:basedOn w:val="TableNormal"/>
    <w:next w:val="ColorfulList-Accent1"/>
    <w:uiPriority w:val="34"/>
    <w:rsid w:val="00953C54"/>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13">
    <w:name w:val="Grid Table 4 - Accent 513"/>
    <w:basedOn w:val="TableNormal"/>
    <w:next w:val="GridTable4-Accent5"/>
    <w:uiPriority w:val="49"/>
    <w:rsid w:val="00953C54"/>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4">
    <w:name w:val="Style Bulleted Symbol (symbol) Left:  0.25&quot; Hanging:  0.25&quot;4"/>
    <w:basedOn w:val="NoList"/>
    <w:rsid w:val="00953C54"/>
  </w:style>
  <w:style w:type="numbering" w:customStyle="1" w:styleId="StyleBulletedSymbolsymbolLeft025Hanging02513">
    <w:name w:val="Style Bulleted Symbol (symbol) Left:  0.25&quot; Hanging:  0.25&quot;13"/>
    <w:basedOn w:val="NoList"/>
    <w:rsid w:val="00953C54"/>
  </w:style>
  <w:style w:type="numbering" w:customStyle="1" w:styleId="StyleBulletedSymbolsymbolLeft025Hanging02522">
    <w:name w:val="Style Bulleted Symbol (symbol) Left:  0.25&quot; Hanging:  0.25&quot;22"/>
    <w:basedOn w:val="NoList"/>
    <w:rsid w:val="00953C54"/>
  </w:style>
  <w:style w:type="table" w:customStyle="1" w:styleId="TableGrid433">
    <w:name w:val="Table Grid433"/>
    <w:basedOn w:val="TableNormal"/>
    <w:next w:val="TableGrid"/>
    <w:qFormat/>
    <w:rsid w:val="00953C54"/>
    <w:rPr>
      <w:rFonts w:ascii="Calibri" w:eastAsia="DengXian"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
    <w:name w:val="Grid Table 4 - Accent 11"/>
    <w:basedOn w:val="TableNormal"/>
    <w:next w:val="GridTable4-Accent1"/>
    <w:uiPriority w:val="49"/>
    <w:rsid w:val="00953C54"/>
    <w:rPr>
      <w:rFonts w:ascii="Calibri" w:eastAsia="DengXian" w:hAnsi="Calibri"/>
      <w:lang w:eastAsia="en-US"/>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CharChar1CharCharCharCharCharCharCharCharCharCharCharCharCharCharChar104">
    <w:name w:val="Char Char1 Char Char Char Char Char Char Char Char Char Char Char Char Char Char Char104"/>
    <w:semiHidden/>
    <w:rsid w:val="005A3CD5"/>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99">
    <w:name w:val="(文字) (文字)599"/>
    <w:semiHidden/>
    <w:rsid w:val="005A3CD5"/>
    <w:rPr>
      <w:rFonts w:ascii="Times New Roman" w:hAnsi="Times New Roman"/>
      <w:lang w:eastAsia="en-US"/>
    </w:rPr>
  </w:style>
  <w:style w:type="table" w:customStyle="1" w:styleId="ColorfulList-Accent114">
    <w:name w:val="Colorful List - Accent 114"/>
    <w:basedOn w:val="TableNormal"/>
    <w:next w:val="ColorfulList-Accent1"/>
    <w:uiPriority w:val="34"/>
    <w:rsid w:val="005A3CD5"/>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14">
    <w:name w:val="Grid Table 4 - Accent 514"/>
    <w:basedOn w:val="TableNormal"/>
    <w:next w:val="GridTable4-Accent5"/>
    <w:uiPriority w:val="49"/>
    <w:rsid w:val="005A3CD5"/>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1">
    <w:name w:val="Style Bulleted1"/>
    <w:rsid w:val="002861AA"/>
  </w:style>
  <w:style w:type="paragraph" w:customStyle="1" w:styleId="elementtoproof">
    <w:name w:val="elementtoproof"/>
    <w:basedOn w:val="Normal"/>
    <w:uiPriority w:val="99"/>
    <w:semiHidden/>
    <w:rsid w:val="000210CE"/>
    <w:rPr>
      <w:rFonts w:ascii="Times New Roman" w:eastAsia="Malgun Gothic" w:hAnsi="Times New Roman"/>
      <w:sz w:val="24"/>
      <w:lang w:val="en-US" w:eastAsia="ko-KR"/>
    </w:rPr>
  </w:style>
  <w:style w:type="character" w:customStyle="1" w:styleId="contentpasted0">
    <w:name w:val="contentpasted0"/>
    <w:rsid w:val="000210CE"/>
  </w:style>
  <w:style w:type="table" w:customStyle="1" w:styleId="TableGrid40">
    <w:name w:val="TableGrid4"/>
    <w:basedOn w:val="TableNormal"/>
    <w:next w:val="TableGrid"/>
    <w:uiPriority w:val="59"/>
    <w:qFormat/>
    <w:rsid w:val="00965554"/>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20">
    <w:name w:val="Char Char1 Char Char Char Char Char Char Char Char Char Char Char Char Char Char Char120"/>
    <w:semiHidden/>
    <w:rsid w:val="0096555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15">
    <w:name w:val="(文字) (文字)5115"/>
    <w:semiHidden/>
    <w:rsid w:val="00965554"/>
    <w:rPr>
      <w:rFonts w:ascii="Times New Roman" w:hAnsi="Times New Roman"/>
      <w:lang w:eastAsia="en-US"/>
    </w:rPr>
  </w:style>
  <w:style w:type="table" w:customStyle="1" w:styleId="ColorfulList-Accent115">
    <w:name w:val="Colorful List - Accent 115"/>
    <w:basedOn w:val="TableNormal"/>
    <w:next w:val="ColorfulList-Accent1"/>
    <w:uiPriority w:val="34"/>
    <w:rsid w:val="00965554"/>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15">
    <w:name w:val="Grid Table 4 - Accent 515"/>
    <w:basedOn w:val="TableNormal"/>
    <w:next w:val="GridTable4-Accent5"/>
    <w:uiPriority w:val="49"/>
    <w:rsid w:val="00965554"/>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TableGrid50">
    <w:name w:val="TableGrid5"/>
    <w:basedOn w:val="TableNormal"/>
    <w:next w:val="TableGrid"/>
    <w:uiPriority w:val="39"/>
    <w:qFormat/>
    <w:rsid w:val="00993725"/>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19">
    <w:name w:val="Char Char1 Char Char Char Char Char Char Char Char Char Char Char Char Char Char Char119"/>
    <w:semiHidden/>
    <w:rsid w:val="00993725"/>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14">
    <w:name w:val="(文字) (文字)5114"/>
    <w:semiHidden/>
    <w:rsid w:val="00993725"/>
    <w:rPr>
      <w:rFonts w:ascii="Times New Roman" w:hAnsi="Times New Roman"/>
      <w:lang w:eastAsia="en-US"/>
    </w:rPr>
  </w:style>
  <w:style w:type="table" w:customStyle="1" w:styleId="ColorfulList-Accent116">
    <w:name w:val="Colorful List - Accent 116"/>
    <w:basedOn w:val="TableNormal"/>
    <w:next w:val="ColorfulList-Accent1"/>
    <w:uiPriority w:val="34"/>
    <w:rsid w:val="00993725"/>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16">
    <w:name w:val="Grid Table 4 - Accent 516"/>
    <w:basedOn w:val="TableNormal"/>
    <w:next w:val="GridTable4-Accent5"/>
    <w:uiPriority w:val="49"/>
    <w:rsid w:val="00993725"/>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styleId="ListNumber4">
    <w:name w:val="List Number 4"/>
    <w:basedOn w:val="Normal"/>
    <w:qFormat/>
    <w:rsid w:val="00993725"/>
    <w:pPr>
      <w:numPr>
        <w:numId w:val="64"/>
      </w:numPr>
      <w:tabs>
        <w:tab w:val="clear" w:pos="720"/>
        <w:tab w:val="num" w:pos="432"/>
        <w:tab w:val="left" w:pos="1209"/>
      </w:tabs>
      <w:spacing w:after="160" w:line="259" w:lineRule="auto"/>
      <w:ind w:left="1209" w:hanging="432"/>
    </w:pPr>
    <w:rPr>
      <w:rFonts w:ascii="Calibri" w:eastAsia="MS Mincho" w:hAnsi="Calibri" w:cs="Arial"/>
      <w:sz w:val="22"/>
      <w:szCs w:val="22"/>
      <w:lang w:val="en-US" w:eastAsia="en-GB"/>
    </w:rPr>
  </w:style>
  <w:style w:type="character" w:customStyle="1" w:styleId="ListParagraphChar3">
    <w:name w:val="List Paragraph Char3"/>
    <w:aliases w:val="- Bullets Char3,?? ?? Char3,????? Char3,???? Char3,Lista1 Char3,列出段落1 Char3,中等深浅网格 1 - 着色 21 Char3,¥¡¡¡¡ì¬º¥¹¥È¶ÎÂä Char3,ÁÐ³ö¶ÎÂä Char3,列表段落1 Char3,—ño’i—Ž Char3,¥ê¥¹¥È¶ÎÂä Char3,1st level - Bullet List Paragraph Char1,목록단락 Char2"/>
    <w:uiPriority w:val="34"/>
    <w:qFormat/>
    <w:locked/>
    <w:rsid w:val="00993725"/>
  </w:style>
  <w:style w:type="paragraph" w:customStyle="1" w:styleId="1b">
    <w:name w:val="リスト段落1"/>
    <w:basedOn w:val="Normal"/>
    <w:uiPriority w:val="34"/>
    <w:qFormat/>
    <w:rsid w:val="00993725"/>
    <w:pPr>
      <w:spacing w:after="160" w:line="259" w:lineRule="auto"/>
      <w:ind w:firstLineChars="200" w:firstLine="420"/>
    </w:pPr>
    <w:rPr>
      <w:rFonts w:ascii="Calibri" w:eastAsia="SimSun" w:hAnsi="Calibri"/>
      <w:sz w:val="22"/>
      <w:szCs w:val="22"/>
      <w:lang w:val="en-US" w:eastAsia="ko-KR"/>
    </w:rPr>
  </w:style>
  <w:style w:type="table" w:customStyle="1" w:styleId="GridTable5Dark-Accent61">
    <w:name w:val="Grid Table 5 Dark - Accent 61"/>
    <w:basedOn w:val="TableNormal"/>
    <w:uiPriority w:val="50"/>
    <w:qFormat/>
    <w:rsid w:val="00993725"/>
    <w:rPr>
      <w:rFonts w:eastAsia="DengXian"/>
      <w:lang w:eastAsia="zh-C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paragraph" w:styleId="MacroText">
    <w:name w:val="macro"/>
    <w:link w:val="MacroTextChar"/>
    <w:qFormat/>
    <w:rsid w:val="00993725"/>
    <w:pPr>
      <w:tabs>
        <w:tab w:val="left" w:pos="480"/>
        <w:tab w:val="left" w:pos="960"/>
        <w:tab w:val="left" w:pos="1440"/>
        <w:tab w:val="left" w:pos="1920"/>
        <w:tab w:val="left" w:pos="2400"/>
        <w:tab w:val="left" w:pos="2880"/>
        <w:tab w:val="left" w:pos="3360"/>
        <w:tab w:val="left" w:pos="3840"/>
        <w:tab w:val="left" w:pos="4320"/>
      </w:tabs>
      <w:spacing w:after="180" w:line="259" w:lineRule="auto"/>
    </w:pPr>
    <w:rPr>
      <w:rFonts w:ascii="Courier New" w:eastAsia="DengXian" w:hAnsi="Courier New" w:cs="Courier New"/>
      <w:lang w:eastAsia="en-US"/>
    </w:rPr>
  </w:style>
  <w:style w:type="character" w:customStyle="1" w:styleId="MacroTextChar">
    <w:name w:val="Macro Text Char"/>
    <w:basedOn w:val="DefaultParagraphFont"/>
    <w:link w:val="MacroText"/>
    <w:qFormat/>
    <w:rsid w:val="00993725"/>
    <w:rPr>
      <w:rFonts w:ascii="Courier New" w:eastAsia="DengXian" w:hAnsi="Courier New" w:cs="Courier New"/>
      <w:lang w:eastAsia="en-US"/>
    </w:rPr>
  </w:style>
  <w:style w:type="paragraph" w:styleId="TableofAuthorities">
    <w:name w:val="table of authorities"/>
    <w:basedOn w:val="Normal"/>
    <w:next w:val="Normal"/>
    <w:qFormat/>
    <w:rsid w:val="00993725"/>
    <w:pPr>
      <w:spacing w:after="180" w:line="259" w:lineRule="auto"/>
      <w:ind w:left="200" w:hanging="200"/>
    </w:pPr>
    <w:rPr>
      <w:rFonts w:ascii="Times New Roman" w:eastAsia="DengXian" w:hAnsi="Times New Roman"/>
      <w:szCs w:val="20"/>
    </w:rPr>
  </w:style>
  <w:style w:type="paragraph" w:styleId="NoteHeading">
    <w:name w:val="Note Heading"/>
    <w:basedOn w:val="Normal"/>
    <w:next w:val="Normal"/>
    <w:link w:val="NoteHeadingChar"/>
    <w:qFormat/>
    <w:rsid w:val="00993725"/>
    <w:pPr>
      <w:spacing w:after="180" w:line="259" w:lineRule="auto"/>
    </w:pPr>
    <w:rPr>
      <w:rFonts w:ascii="Times New Roman" w:eastAsia="DengXian" w:hAnsi="Times New Roman"/>
      <w:szCs w:val="20"/>
    </w:rPr>
  </w:style>
  <w:style w:type="character" w:customStyle="1" w:styleId="NoteHeadingChar">
    <w:name w:val="Note Heading Char"/>
    <w:basedOn w:val="DefaultParagraphFont"/>
    <w:link w:val="NoteHeading"/>
    <w:qFormat/>
    <w:rsid w:val="00993725"/>
    <w:rPr>
      <w:rFonts w:eastAsia="DengXian"/>
      <w:lang w:eastAsia="en-US"/>
    </w:rPr>
  </w:style>
  <w:style w:type="paragraph" w:styleId="Index8">
    <w:name w:val="index 8"/>
    <w:basedOn w:val="Normal"/>
    <w:next w:val="Normal"/>
    <w:qFormat/>
    <w:rsid w:val="00993725"/>
    <w:pPr>
      <w:spacing w:after="180" w:line="259" w:lineRule="auto"/>
      <w:ind w:left="1600" w:hanging="200"/>
    </w:pPr>
    <w:rPr>
      <w:rFonts w:ascii="Times New Roman" w:eastAsia="DengXian" w:hAnsi="Times New Roman"/>
      <w:szCs w:val="20"/>
    </w:rPr>
  </w:style>
  <w:style w:type="paragraph" w:styleId="E-mailSignature">
    <w:name w:val="E-mail Signature"/>
    <w:basedOn w:val="Normal"/>
    <w:link w:val="E-mailSignatureChar"/>
    <w:qFormat/>
    <w:rsid w:val="00993725"/>
    <w:pPr>
      <w:spacing w:after="180" w:line="259" w:lineRule="auto"/>
    </w:pPr>
    <w:rPr>
      <w:rFonts w:ascii="Times New Roman" w:eastAsia="DengXian" w:hAnsi="Times New Roman"/>
      <w:szCs w:val="20"/>
    </w:rPr>
  </w:style>
  <w:style w:type="character" w:customStyle="1" w:styleId="E-mailSignatureChar">
    <w:name w:val="E-mail Signature Char"/>
    <w:basedOn w:val="DefaultParagraphFont"/>
    <w:link w:val="E-mailSignature"/>
    <w:qFormat/>
    <w:rsid w:val="00993725"/>
    <w:rPr>
      <w:rFonts w:eastAsia="DengXian"/>
      <w:lang w:eastAsia="en-US"/>
    </w:rPr>
  </w:style>
  <w:style w:type="paragraph" w:styleId="Index5">
    <w:name w:val="index 5"/>
    <w:basedOn w:val="Normal"/>
    <w:next w:val="Normal"/>
    <w:qFormat/>
    <w:rsid w:val="00993725"/>
    <w:pPr>
      <w:spacing w:after="180" w:line="259" w:lineRule="auto"/>
      <w:ind w:left="1000" w:hanging="200"/>
    </w:pPr>
    <w:rPr>
      <w:rFonts w:ascii="Times New Roman" w:eastAsia="DengXian" w:hAnsi="Times New Roman"/>
      <w:szCs w:val="20"/>
    </w:rPr>
  </w:style>
  <w:style w:type="paragraph" w:styleId="EnvelopeAddress">
    <w:name w:val="envelope address"/>
    <w:basedOn w:val="Normal"/>
    <w:qFormat/>
    <w:rsid w:val="00993725"/>
    <w:pPr>
      <w:framePr w:w="7920" w:h="1980" w:hRule="exact" w:hSpace="180" w:wrap="around" w:hAnchor="page" w:xAlign="center" w:yAlign="bottom"/>
      <w:spacing w:after="180" w:line="259" w:lineRule="auto"/>
      <w:ind w:left="2880"/>
    </w:pPr>
    <w:rPr>
      <w:rFonts w:ascii="Calibri Light" w:eastAsia="DengXian" w:hAnsi="Calibri Light"/>
      <w:sz w:val="24"/>
    </w:rPr>
  </w:style>
  <w:style w:type="paragraph" w:styleId="TOAHeading">
    <w:name w:val="toa heading"/>
    <w:basedOn w:val="Normal"/>
    <w:next w:val="Normal"/>
    <w:qFormat/>
    <w:rsid w:val="00993725"/>
    <w:pPr>
      <w:spacing w:before="120" w:after="180" w:line="259" w:lineRule="auto"/>
    </w:pPr>
    <w:rPr>
      <w:rFonts w:ascii="Calibri Light" w:eastAsia="DengXian" w:hAnsi="Calibri Light"/>
      <w:b/>
      <w:bCs/>
      <w:sz w:val="24"/>
    </w:rPr>
  </w:style>
  <w:style w:type="paragraph" w:styleId="Index6">
    <w:name w:val="index 6"/>
    <w:basedOn w:val="Normal"/>
    <w:next w:val="Normal"/>
    <w:qFormat/>
    <w:rsid w:val="00993725"/>
    <w:pPr>
      <w:spacing w:after="180" w:line="259" w:lineRule="auto"/>
      <w:ind w:left="1200" w:hanging="200"/>
    </w:pPr>
    <w:rPr>
      <w:rFonts w:ascii="Times New Roman" w:eastAsia="DengXian" w:hAnsi="Times New Roman"/>
      <w:szCs w:val="20"/>
    </w:rPr>
  </w:style>
  <w:style w:type="paragraph" w:styleId="Salutation">
    <w:name w:val="Salutation"/>
    <w:basedOn w:val="Normal"/>
    <w:next w:val="Normal"/>
    <w:link w:val="SalutationChar"/>
    <w:qFormat/>
    <w:rsid w:val="00993725"/>
    <w:pPr>
      <w:spacing w:after="180" w:line="259" w:lineRule="auto"/>
    </w:pPr>
    <w:rPr>
      <w:rFonts w:ascii="Times New Roman" w:eastAsia="DengXian" w:hAnsi="Times New Roman"/>
      <w:szCs w:val="20"/>
    </w:rPr>
  </w:style>
  <w:style w:type="character" w:customStyle="1" w:styleId="SalutationChar">
    <w:name w:val="Salutation Char"/>
    <w:basedOn w:val="DefaultParagraphFont"/>
    <w:link w:val="Salutation"/>
    <w:qFormat/>
    <w:rsid w:val="00993725"/>
    <w:rPr>
      <w:rFonts w:eastAsia="DengXian"/>
      <w:lang w:eastAsia="en-US"/>
    </w:rPr>
  </w:style>
  <w:style w:type="paragraph" w:styleId="Closing">
    <w:name w:val="Closing"/>
    <w:basedOn w:val="Normal"/>
    <w:link w:val="ClosingChar"/>
    <w:qFormat/>
    <w:rsid w:val="00993725"/>
    <w:pPr>
      <w:spacing w:after="180" w:line="259" w:lineRule="auto"/>
      <w:ind w:left="4252"/>
    </w:pPr>
    <w:rPr>
      <w:rFonts w:ascii="Times New Roman" w:eastAsia="DengXian" w:hAnsi="Times New Roman"/>
      <w:szCs w:val="20"/>
    </w:rPr>
  </w:style>
  <w:style w:type="character" w:customStyle="1" w:styleId="ClosingChar">
    <w:name w:val="Closing Char"/>
    <w:basedOn w:val="DefaultParagraphFont"/>
    <w:link w:val="Closing"/>
    <w:qFormat/>
    <w:rsid w:val="00993725"/>
    <w:rPr>
      <w:rFonts w:eastAsia="DengXian"/>
      <w:lang w:eastAsia="en-US"/>
    </w:rPr>
  </w:style>
  <w:style w:type="paragraph" w:styleId="ListContinue">
    <w:name w:val="List Continue"/>
    <w:basedOn w:val="Normal"/>
    <w:qFormat/>
    <w:rsid w:val="00993725"/>
    <w:pPr>
      <w:spacing w:after="120" w:line="259" w:lineRule="auto"/>
      <w:ind w:left="283"/>
      <w:contextualSpacing/>
    </w:pPr>
    <w:rPr>
      <w:rFonts w:ascii="Times New Roman" w:eastAsia="DengXian" w:hAnsi="Times New Roman"/>
      <w:szCs w:val="20"/>
    </w:rPr>
  </w:style>
  <w:style w:type="paragraph" w:styleId="BlockText">
    <w:name w:val="Block Text"/>
    <w:basedOn w:val="Normal"/>
    <w:qFormat/>
    <w:rsid w:val="00993725"/>
    <w:pPr>
      <w:spacing w:after="120" w:line="259" w:lineRule="auto"/>
      <w:ind w:left="1440" w:right="1440"/>
    </w:pPr>
    <w:rPr>
      <w:rFonts w:ascii="Times New Roman" w:eastAsia="DengXian" w:hAnsi="Times New Roman"/>
      <w:szCs w:val="20"/>
    </w:rPr>
  </w:style>
  <w:style w:type="paragraph" w:styleId="HTMLAddress">
    <w:name w:val="HTML Address"/>
    <w:basedOn w:val="Normal"/>
    <w:link w:val="HTMLAddressChar"/>
    <w:qFormat/>
    <w:rsid w:val="00993725"/>
    <w:pPr>
      <w:spacing w:after="180" w:line="259" w:lineRule="auto"/>
    </w:pPr>
    <w:rPr>
      <w:rFonts w:ascii="Times New Roman" w:eastAsia="DengXian" w:hAnsi="Times New Roman"/>
      <w:i/>
      <w:iCs/>
      <w:szCs w:val="20"/>
    </w:rPr>
  </w:style>
  <w:style w:type="character" w:customStyle="1" w:styleId="HTMLAddressChar">
    <w:name w:val="HTML Address Char"/>
    <w:basedOn w:val="DefaultParagraphFont"/>
    <w:link w:val="HTMLAddress"/>
    <w:qFormat/>
    <w:rsid w:val="00993725"/>
    <w:rPr>
      <w:rFonts w:eastAsia="DengXian"/>
      <w:i/>
      <w:iCs/>
      <w:lang w:eastAsia="en-US"/>
    </w:rPr>
  </w:style>
  <w:style w:type="paragraph" w:styleId="Index4">
    <w:name w:val="index 4"/>
    <w:basedOn w:val="Normal"/>
    <w:next w:val="Normal"/>
    <w:qFormat/>
    <w:rsid w:val="00993725"/>
    <w:pPr>
      <w:spacing w:after="180" w:line="259" w:lineRule="auto"/>
      <w:ind w:left="800" w:hanging="200"/>
    </w:pPr>
    <w:rPr>
      <w:rFonts w:ascii="Times New Roman" w:eastAsia="DengXian" w:hAnsi="Times New Roman"/>
      <w:szCs w:val="20"/>
    </w:rPr>
  </w:style>
  <w:style w:type="paragraph" w:styleId="Index3">
    <w:name w:val="index 3"/>
    <w:basedOn w:val="Normal"/>
    <w:next w:val="Normal"/>
    <w:qFormat/>
    <w:rsid w:val="00993725"/>
    <w:pPr>
      <w:spacing w:after="180" w:line="259" w:lineRule="auto"/>
      <w:ind w:left="600" w:hanging="200"/>
    </w:pPr>
    <w:rPr>
      <w:rFonts w:ascii="Times New Roman" w:eastAsia="DengXian" w:hAnsi="Times New Roman"/>
      <w:szCs w:val="20"/>
    </w:rPr>
  </w:style>
  <w:style w:type="paragraph" w:styleId="EndnoteText">
    <w:name w:val="endnote text"/>
    <w:basedOn w:val="Normal"/>
    <w:link w:val="EndnoteTextChar"/>
    <w:qFormat/>
    <w:rsid w:val="00993725"/>
    <w:pPr>
      <w:spacing w:after="180" w:line="259" w:lineRule="auto"/>
    </w:pPr>
    <w:rPr>
      <w:rFonts w:ascii="Times New Roman" w:eastAsia="DengXian" w:hAnsi="Times New Roman"/>
      <w:szCs w:val="20"/>
    </w:rPr>
  </w:style>
  <w:style w:type="character" w:customStyle="1" w:styleId="EndnoteTextChar">
    <w:name w:val="Endnote Text Char"/>
    <w:basedOn w:val="DefaultParagraphFont"/>
    <w:link w:val="EndnoteText"/>
    <w:qFormat/>
    <w:rsid w:val="00993725"/>
    <w:rPr>
      <w:rFonts w:eastAsia="DengXian"/>
      <w:lang w:eastAsia="en-US"/>
    </w:rPr>
  </w:style>
  <w:style w:type="paragraph" w:styleId="ListContinue5">
    <w:name w:val="List Continue 5"/>
    <w:basedOn w:val="Normal"/>
    <w:qFormat/>
    <w:rsid w:val="00993725"/>
    <w:pPr>
      <w:spacing w:after="120" w:line="259" w:lineRule="auto"/>
      <w:ind w:left="1415"/>
      <w:contextualSpacing/>
    </w:pPr>
    <w:rPr>
      <w:rFonts w:ascii="Times New Roman" w:eastAsia="DengXian" w:hAnsi="Times New Roman"/>
      <w:szCs w:val="20"/>
    </w:rPr>
  </w:style>
  <w:style w:type="paragraph" w:styleId="EnvelopeReturn">
    <w:name w:val="envelope return"/>
    <w:basedOn w:val="Normal"/>
    <w:qFormat/>
    <w:rsid w:val="00993725"/>
    <w:pPr>
      <w:spacing w:after="180" w:line="259" w:lineRule="auto"/>
    </w:pPr>
    <w:rPr>
      <w:rFonts w:ascii="Calibri Light" w:eastAsia="DengXian" w:hAnsi="Calibri Light"/>
      <w:szCs w:val="20"/>
    </w:rPr>
  </w:style>
  <w:style w:type="paragraph" w:styleId="Signature">
    <w:name w:val="Signature"/>
    <w:basedOn w:val="Normal"/>
    <w:link w:val="SignatureChar"/>
    <w:qFormat/>
    <w:rsid w:val="00993725"/>
    <w:pPr>
      <w:spacing w:after="180" w:line="259" w:lineRule="auto"/>
      <w:ind w:left="4252"/>
    </w:pPr>
    <w:rPr>
      <w:rFonts w:ascii="Times New Roman" w:eastAsia="DengXian" w:hAnsi="Times New Roman"/>
      <w:szCs w:val="20"/>
    </w:rPr>
  </w:style>
  <w:style w:type="character" w:customStyle="1" w:styleId="SignatureChar">
    <w:name w:val="Signature Char"/>
    <w:basedOn w:val="DefaultParagraphFont"/>
    <w:link w:val="Signature"/>
    <w:qFormat/>
    <w:rsid w:val="00993725"/>
    <w:rPr>
      <w:rFonts w:eastAsia="DengXian"/>
      <w:lang w:eastAsia="en-US"/>
    </w:rPr>
  </w:style>
  <w:style w:type="paragraph" w:styleId="ListContinue4">
    <w:name w:val="List Continue 4"/>
    <w:basedOn w:val="Normal"/>
    <w:qFormat/>
    <w:rsid w:val="00993725"/>
    <w:pPr>
      <w:spacing w:after="120" w:line="259" w:lineRule="auto"/>
      <w:ind w:left="1132"/>
      <w:contextualSpacing/>
    </w:pPr>
    <w:rPr>
      <w:rFonts w:ascii="Times New Roman" w:eastAsia="DengXian" w:hAnsi="Times New Roman"/>
      <w:szCs w:val="20"/>
    </w:rPr>
  </w:style>
  <w:style w:type="paragraph" w:styleId="ListNumber5">
    <w:name w:val="List Number 5"/>
    <w:basedOn w:val="Normal"/>
    <w:qFormat/>
    <w:rsid w:val="00993725"/>
    <w:pPr>
      <w:numPr>
        <w:numId w:val="65"/>
      </w:numPr>
      <w:tabs>
        <w:tab w:val="clear" w:pos="1492"/>
      </w:tabs>
      <w:spacing w:after="180" w:line="259" w:lineRule="auto"/>
      <w:ind w:left="360" w:firstLine="0"/>
      <w:contextualSpacing/>
    </w:pPr>
    <w:rPr>
      <w:rFonts w:ascii="Times New Roman" w:eastAsia="DengXian" w:hAnsi="Times New Roman"/>
      <w:szCs w:val="20"/>
    </w:rPr>
  </w:style>
  <w:style w:type="paragraph" w:styleId="Index7">
    <w:name w:val="index 7"/>
    <w:basedOn w:val="Normal"/>
    <w:next w:val="Normal"/>
    <w:qFormat/>
    <w:rsid w:val="00993725"/>
    <w:pPr>
      <w:spacing w:after="180" w:line="259" w:lineRule="auto"/>
      <w:ind w:left="1400" w:hanging="200"/>
    </w:pPr>
    <w:rPr>
      <w:rFonts w:ascii="Times New Roman" w:eastAsia="DengXian" w:hAnsi="Times New Roman"/>
      <w:szCs w:val="20"/>
    </w:rPr>
  </w:style>
  <w:style w:type="paragraph" w:styleId="Index9">
    <w:name w:val="index 9"/>
    <w:basedOn w:val="Normal"/>
    <w:next w:val="Normal"/>
    <w:qFormat/>
    <w:rsid w:val="00993725"/>
    <w:pPr>
      <w:spacing w:after="180" w:line="259" w:lineRule="auto"/>
      <w:ind w:left="1800" w:hanging="200"/>
    </w:pPr>
    <w:rPr>
      <w:rFonts w:ascii="Times New Roman" w:eastAsia="DengXian" w:hAnsi="Times New Roman"/>
      <w:szCs w:val="20"/>
    </w:rPr>
  </w:style>
  <w:style w:type="paragraph" w:styleId="MessageHeader">
    <w:name w:val="Message Header"/>
    <w:basedOn w:val="Normal"/>
    <w:link w:val="MessageHeaderChar"/>
    <w:qFormat/>
    <w:rsid w:val="00993725"/>
    <w:pPr>
      <w:pBdr>
        <w:top w:val="single" w:sz="6" w:space="1" w:color="auto"/>
        <w:left w:val="single" w:sz="6" w:space="1" w:color="auto"/>
        <w:bottom w:val="single" w:sz="6" w:space="1" w:color="auto"/>
        <w:right w:val="single" w:sz="6" w:space="1" w:color="auto"/>
      </w:pBdr>
      <w:shd w:val="pct20" w:color="auto" w:fill="auto"/>
      <w:spacing w:after="180" w:line="259" w:lineRule="auto"/>
      <w:ind w:left="1134" w:hanging="1134"/>
    </w:pPr>
    <w:rPr>
      <w:rFonts w:ascii="Calibri Light" w:eastAsia="DengXian" w:hAnsi="Calibri Light"/>
      <w:sz w:val="24"/>
    </w:rPr>
  </w:style>
  <w:style w:type="character" w:customStyle="1" w:styleId="MessageHeaderChar">
    <w:name w:val="Message Header Char"/>
    <w:basedOn w:val="DefaultParagraphFont"/>
    <w:link w:val="MessageHeader"/>
    <w:qFormat/>
    <w:rsid w:val="00993725"/>
    <w:rPr>
      <w:rFonts w:ascii="Calibri Light" w:eastAsia="DengXian" w:hAnsi="Calibri Light"/>
      <w:sz w:val="24"/>
      <w:szCs w:val="24"/>
      <w:shd w:val="pct20" w:color="auto" w:fill="auto"/>
      <w:lang w:eastAsia="en-US"/>
    </w:rPr>
  </w:style>
  <w:style w:type="paragraph" w:styleId="ListContinue3">
    <w:name w:val="List Continue 3"/>
    <w:basedOn w:val="Normal"/>
    <w:qFormat/>
    <w:rsid w:val="00993725"/>
    <w:pPr>
      <w:spacing w:after="120" w:line="259" w:lineRule="auto"/>
      <w:ind w:left="849"/>
      <w:contextualSpacing/>
    </w:pPr>
    <w:rPr>
      <w:rFonts w:ascii="Times New Roman" w:eastAsia="DengXian" w:hAnsi="Times New Roman"/>
      <w:szCs w:val="20"/>
    </w:rPr>
  </w:style>
  <w:style w:type="character" w:customStyle="1" w:styleId="1c">
    <w:name w:val="未处理的提及1"/>
    <w:uiPriority w:val="99"/>
    <w:semiHidden/>
    <w:unhideWhenUsed/>
    <w:qFormat/>
    <w:rsid w:val="00993725"/>
    <w:rPr>
      <w:color w:val="605E5C"/>
      <w:shd w:val="clear" w:color="auto" w:fill="E1DFDD"/>
    </w:rPr>
  </w:style>
  <w:style w:type="paragraph" w:customStyle="1" w:styleId="Bibliography1">
    <w:name w:val="Bibliography1"/>
    <w:basedOn w:val="Normal"/>
    <w:next w:val="Normal"/>
    <w:uiPriority w:val="37"/>
    <w:semiHidden/>
    <w:unhideWhenUsed/>
    <w:qFormat/>
    <w:rsid w:val="00993725"/>
    <w:pPr>
      <w:spacing w:after="180" w:line="259" w:lineRule="auto"/>
    </w:pPr>
    <w:rPr>
      <w:rFonts w:ascii="Times New Roman" w:eastAsia="DengXian" w:hAnsi="Times New Roman"/>
      <w:szCs w:val="20"/>
    </w:rPr>
  </w:style>
  <w:style w:type="paragraph" w:styleId="IntenseQuote">
    <w:name w:val="Intense Quote"/>
    <w:basedOn w:val="Normal"/>
    <w:next w:val="Normal"/>
    <w:link w:val="IntenseQuoteChar"/>
    <w:uiPriority w:val="30"/>
    <w:qFormat/>
    <w:rsid w:val="00993725"/>
    <w:pPr>
      <w:pBdr>
        <w:top w:val="single" w:sz="4" w:space="10" w:color="4472C4"/>
        <w:bottom w:val="single" w:sz="4" w:space="10" w:color="4472C4"/>
      </w:pBdr>
      <w:spacing w:before="360" w:after="360" w:line="259" w:lineRule="auto"/>
      <w:ind w:left="864" w:right="864"/>
      <w:jc w:val="center"/>
    </w:pPr>
    <w:rPr>
      <w:rFonts w:ascii="Times New Roman" w:eastAsia="DengXian" w:hAnsi="Times New Roman"/>
      <w:i/>
      <w:iCs/>
      <w:color w:val="4472C4"/>
      <w:szCs w:val="20"/>
    </w:rPr>
  </w:style>
  <w:style w:type="character" w:customStyle="1" w:styleId="IntenseQuoteChar">
    <w:name w:val="Intense Quote Char"/>
    <w:basedOn w:val="DefaultParagraphFont"/>
    <w:link w:val="IntenseQuote"/>
    <w:uiPriority w:val="30"/>
    <w:qFormat/>
    <w:rsid w:val="00993725"/>
    <w:rPr>
      <w:rFonts w:eastAsia="DengXian"/>
      <w:i/>
      <w:iCs/>
      <w:color w:val="4472C4"/>
      <w:lang w:eastAsia="en-US"/>
    </w:rPr>
  </w:style>
  <w:style w:type="paragraph" w:styleId="Quote">
    <w:name w:val="Quote"/>
    <w:basedOn w:val="Normal"/>
    <w:next w:val="Normal"/>
    <w:link w:val="QuoteChar"/>
    <w:uiPriority w:val="29"/>
    <w:qFormat/>
    <w:rsid w:val="00993725"/>
    <w:pPr>
      <w:spacing w:before="200" w:after="160" w:line="259" w:lineRule="auto"/>
      <w:ind w:left="864" w:right="864"/>
      <w:jc w:val="center"/>
    </w:pPr>
    <w:rPr>
      <w:rFonts w:ascii="Times New Roman" w:eastAsia="DengXian" w:hAnsi="Times New Roman"/>
      <w:i/>
      <w:iCs/>
      <w:color w:val="404040"/>
      <w:szCs w:val="20"/>
    </w:rPr>
  </w:style>
  <w:style w:type="character" w:customStyle="1" w:styleId="QuoteChar">
    <w:name w:val="Quote Char"/>
    <w:basedOn w:val="DefaultParagraphFont"/>
    <w:link w:val="Quote"/>
    <w:uiPriority w:val="29"/>
    <w:qFormat/>
    <w:rsid w:val="00993725"/>
    <w:rPr>
      <w:rFonts w:eastAsia="DengXian"/>
      <w:i/>
      <w:iCs/>
      <w:color w:val="404040"/>
      <w:lang w:eastAsia="en-US"/>
    </w:rPr>
  </w:style>
  <w:style w:type="paragraph" w:customStyle="1" w:styleId="TOCHeading1">
    <w:name w:val="TOC Heading1"/>
    <w:basedOn w:val="Heading1"/>
    <w:next w:val="Normal"/>
    <w:uiPriority w:val="39"/>
    <w:unhideWhenUsed/>
    <w:qFormat/>
    <w:rsid w:val="00993725"/>
    <w:pPr>
      <w:numPr>
        <w:numId w:val="0"/>
      </w:numPr>
      <w:spacing w:line="259" w:lineRule="auto"/>
      <w:outlineLvl w:val="9"/>
    </w:pPr>
    <w:rPr>
      <w:rFonts w:ascii="Calibri Light" w:eastAsia="DengXian" w:hAnsi="Calibri Light" w:cs="Times New Roman"/>
    </w:rPr>
  </w:style>
  <w:style w:type="paragraph" w:customStyle="1" w:styleId="Revision1">
    <w:name w:val="Revision1"/>
    <w:hidden/>
    <w:uiPriority w:val="99"/>
    <w:semiHidden/>
    <w:qFormat/>
    <w:rsid w:val="00993725"/>
    <w:pPr>
      <w:spacing w:after="160" w:line="259" w:lineRule="auto"/>
    </w:pPr>
    <w:rPr>
      <w:rFonts w:eastAsia="DengXian"/>
      <w:lang w:eastAsia="en-US"/>
    </w:rPr>
  </w:style>
  <w:style w:type="table" w:customStyle="1" w:styleId="GridTable4-Accent517">
    <w:name w:val="Grid Table 4 - Accent 517"/>
    <w:basedOn w:val="TableNormal"/>
    <w:uiPriority w:val="49"/>
    <w:qFormat/>
    <w:rsid w:val="00993725"/>
    <w:rPr>
      <w:rFonts w:eastAsia="DengXian"/>
      <w:lang w:eastAsia="zh-C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5Dark-Accent11">
    <w:name w:val="Grid Table 5 Dark - Accent 11"/>
    <w:basedOn w:val="TableNormal"/>
    <w:uiPriority w:val="50"/>
    <w:qFormat/>
    <w:rsid w:val="00993725"/>
    <w:rPr>
      <w:rFonts w:eastAsia="DengXian"/>
      <w:lang w:eastAsia="zh-C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paragraph" w:customStyle="1" w:styleId="font1">
    <w:name w:val="font1"/>
    <w:basedOn w:val="Normal"/>
    <w:qFormat/>
    <w:rsid w:val="00993725"/>
    <w:pPr>
      <w:spacing w:before="100" w:beforeAutospacing="1" w:after="100" w:afterAutospacing="1" w:line="259" w:lineRule="auto"/>
    </w:pPr>
    <w:rPr>
      <w:rFonts w:ascii="DengXian" w:eastAsia="DengXian" w:hAnsi="DengXian" w:cs="SimSun"/>
      <w:color w:val="000000"/>
      <w:sz w:val="22"/>
      <w:szCs w:val="22"/>
      <w:lang w:val="en-US" w:eastAsia="zh-CN"/>
    </w:rPr>
  </w:style>
  <w:style w:type="paragraph" w:customStyle="1" w:styleId="font6">
    <w:name w:val="font6"/>
    <w:basedOn w:val="Normal"/>
    <w:qFormat/>
    <w:rsid w:val="00993725"/>
    <w:pPr>
      <w:spacing w:before="100" w:beforeAutospacing="1" w:after="100" w:afterAutospacing="1" w:line="259" w:lineRule="auto"/>
    </w:pPr>
    <w:rPr>
      <w:rFonts w:ascii="Times New Roman" w:eastAsia="SimSun" w:hAnsi="Times New Roman"/>
      <w:sz w:val="22"/>
      <w:szCs w:val="22"/>
      <w:lang w:val="en-US" w:eastAsia="zh-CN"/>
    </w:rPr>
  </w:style>
  <w:style w:type="paragraph" w:customStyle="1" w:styleId="font7">
    <w:name w:val="font7"/>
    <w:basedOn w:val="Normal"/>
    <w:qFormat/>
    <w:rsid w:val="00993725"/>
    <w:pPr>
      <w:spacing w:before="100" w:beforeAutospacing="1" w:after="100" w:afterAutospacing="1" w:line="259" w:lineRule="auto"/>
    </w:pPr>
    <w:rPr>
      <w:rFonts w:ascii="DengXian" w:eastAsia="DengXian" w:hAnsi="DengXian" w:cs="SimSun"/>
      <w:sz w:val="18"/>
      <w:szCs w:val="18"/>
      <w:lang w:val="en-US" w:eastAsia="zh-CN"/>
    </w:rPr>
  </w:style>
  <w:style w:type="paragraph" w:customStyle="1" w:styleId="font8">
    <w:name w:val="font8"/>
    <w:basedOn w:val="Normal"/>
    <w:qFormat/>
    <w:rsid w:val="00993725"/>
    <w:pPr>
      <w:spacing w:before="100" w:beforeAutospacing="1" w:after="100" w:afterAutospacing="1" w:line="259" w:lineRule="auto"/>
    </w:pPr>
    <w:rPr>
      <w:rFonts w:ascii="SimSun" w:eastAsia="SimSun" w:hAnsi="SimSun" w:cs="SimSun"/>
      <w:sz w:val="18"/>
      <w:szCs w:val="18"/>
      <w:lang w:val="en-US" w:eastAsia="zh-CN"/>
    </w:rPr>
  </w:style>
  <w:style w:type="paragraph" w:customStyle="1" w:styleId="font9">
    <w:name w:val="font9"/>
    <w:basedOn w:val="Normal"/>
    <w:qFormat/>
    <w:rsid w:val="00993725"/>
    <w:pPr>
      <w:spacing w:before="100" w:beforeAutospacing="1" w:after="100" w:afterAutospacing="1" w:line="259" w:lineRule="auto"/>
    </w:pPr>
    <w:rPr>
      <w:rFonts w:ascii="Times New Roman" w:eastAsia="SimSun" w:hAnsi="Times New Roman"/>
      <w:b/>
      <w:bCs/>
      <w:sz w:val="18"/>
      <w:szCs w:val="18"/>
      <w:lang w:val="en-US" w:eastAsia="zh-CN"/>
    </w:rPr>
  </w:style>
  <w:style w:type="paragraph" w:customStyle="1" w:styleId="font10">
    <w:name w:val="font10"/>
    <w:basedOn w:val="Normal"/>
    <w:qFormat/>
    <w:rsid w:val="00993725"/>
    <w:pPr>
      <w:spacing w:before="100" w:beforeAutospacing="1" w:after="100" w:afterAutospacing="1" w:line="259" w:lineRule="auto"/>
    </w:pPr>
    <w:rPr>
      <w:rFonts w:ascii="Times New Roman" w:eastAsia="SimSun" w:hAnsi="Times New Roman"/>
      <w:sz w:val="18"/>
      <w:szCs w:val="18"/>
      <w:lang w:val="en-US" w:eastAsia="zh-CN"/>
    </w:rPr>
  </w:style>
  <w:style w:type="paragraph" w:customStyle="1" w:styleId="font11">
    <w:name w:val="font11"/>
    <w:basedOn w:val="Normal"/>
    <w:qFormat/>
    <w:rsid w:val="00993725"/>
    <w:pPr>
      <w:spacing w:before="100" w:beforeAutospacing="1" w:after="100" w:afterAutospacing="1" w:line="259" w:lineRule="auto"/>
    </w:pPr>
    <w:rPr>
      <w:rFonts w:ascii="Times New Roman" w:eastAsia="SimSun" w:hAnsi="Times New Roman"/>
      <w:b/>
      <w:bCs/>
      <w:sz w:val="22"/>
      <w:szCs w:val="22"/>
      <w:lang w:val="en-US" w:eastAsia="zh-CN"/>
    </w:rPr>
  </w:style>
  <w:style w:type="paragraph" w:customStyle="1" w:styleId="aff8">
    <w:name w:val="表格"/>
    <w:basedOn w:val="Normal"/>
    <w:link w:val="Char3"/>
    <w:qFormat/>
    <w:rsid w:val="00993725"/>
    <w:pPr>
      <w:spacing w:line="259" w:lineRule="auto"/>
      <w:jc w:val="center"/>
    </w:pPr>
    <w:rPr>
      <w:rFonts w:ascii="Times New Roman" w:eastAsia="Times New Roman" w:hAnsi="Times New Roman"/>
      <w:sz w:val="12"/>
      <w:szCs w:val="12"/>
      <w:lang w:eastAsia="zh-CN"/>
    </w:rPr>
  </w:style>
  <w:style w:type="character" w:customStyle="1" w:styleId="Char3">
    <w:name w:val="表格 Char"/>
    <w:link w:val="aff8"/>
    <w:qFormat/>
    <w:rsid w:val="00993725"/>
    <w:rPr>
      <w:rFonts w:eastAsia="Times New Roman"/>
      <w:sz w:val="12"/>
      <w:szCs w:val="12"/>
      <w:lang w:eastAsia="zh-CN"/>
    </w:rPr>
  </w:style>
  <w:style w:type="table" w:customStyle="1" w:styleId="TableGrid6">
    <w:name w:val="TableGrid6"/>
    <w:basedOn w:val="TableNormal"/>
    <w:next w:val="TableGrid"/>
    <w:uiPriority w:val="39"/>
    <w:qFormat/>
    <w:rsid w:val="000A043D"/>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18">
    <w:name w:val="Char Char1 Char Char Char Char Char Char Char Char Char Char Char Char Char Char Char118"/>
    <w:uiPriority w:val="99"/>
    <w:semiHidden/>
    <w:qFormat/>
    <w:rsid w:val="000A043D"/>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table" w:customStyle="1" w:styleId="TableGrid41">
    <w:name w:val="Table Grid4"/>
    <w:basedOn w:val="TableNormal"/>
    <w:next w:val="TableGrid"/>
    <w:uiPriority w:val="39"/>
    <w:rsid w:val="002826A7"/>
    <w:pPr>
      <w:jc w:val="both"/>
    </w:pPr>
    <w:rPr>
      <w:rFonts w:ascii="Malgun Gothic" w:eastAsia="Malgun Gothic" w:hAnsi="Malgun Gothic"/>
      <w:kern w:val="2"/>
      <w:szCs w:val="22"/>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113">
    <w:name w:val="(文字) (文字)5113"/>
    <w:semiHidden/>
    <w:rsid w:val="000A043D"/>
    <w:rPr>
      <w:rFonts w:ascii="Times New Roman" w:hAnsi="Times New Roman"/>
      <w:lang w:eastAsia="en-US"/>
    </w:rPr>
  </w:style>
  <w:style w:type="table" w:customStyle="1" w:styleId="ColorfulList-Accent117">
    <w:name w:val="Colorful List - Accent 117"/>
    <w:basedOn w:val="TableNormal"/>
    <w:next w:val="ColorfulList-Accent1"/>
    <w:uiPriority w:val="34"/>
    <w:rsid w:val="000A043D"/>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18">
    <w:name w:val="Grid Table 4 - Accent 518"/>
    <w:basedOn w:val="TableNormal"/>
    <w:next w:val="GridTable4-Accent5"/>
    <w:uiPriority w:val="49"/>
    <w:rsid w:val="000A043D"/>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5Dark-Accent611">
    <w:name w:val="Grid Table 5 Dark - Accent 611"/>
    <w:basedOn w:val="TableNormal"/>
    <w:uiPriority w:val="50"/>
    <w:qFormat/>
    <w:rsid w:val="000A043D"/>
    <w:rPr>
      <w:rFonts w:eastAsia="DengXian"/>
      <w:lang w:eastAsia="zh-C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customStyle="1" w:styleId="GridTable4-Accent519">
    <w:name w:val="Grid Table 4 - Accent 519"/>
    <w:basedOn w:val="TableNormal"/>
    <w:uiPriority w:val="49"/>
    <w:qFormat/>
    <w:rsid w:val="000A043D"/>
    <w:rPr>
      <w:rFonts w:eastAsia="DengXian"/>
      <w:lang w:eastAsia="zh-C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5Dark-Accent111">
    <w:name w:val="Grid Table 5 Dark - Accent 111"/>
    <w:basedOn w:val="TableNormal"/>
    <w:uiPriority w:val="50"/>
    <w:qFormat/>
    <w:rsid w:val="000A043D"/>
    <w:rPr>
      <w:rFonts w:eastAsia="DengXian"/>
      <w:lang w:eastAsia="zh-C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character" w:customStyle="1" w:styleId="gmaildefault0">
    <w:name w:val="gmaildefault"/>
    <w:basedOn w:val="DefaultParagraphFont"/>
    <w:rsid w:val="000A043D"/>
  </w:style>
  <w:style w:type="paragraph" w:customStyle="1" w:styleId="40">
    <w:name w:val="列表段落4"/>
    <w:basedOn w:val="Normal"/>
    <w:rsid w:val="000A043D"/>
    <w:pPr>
      <w:spacing w:before="100" w:beforeAutospacing="1" w:after="100" w:afterAutospacing="1"/>
      <w:ind w:leftChars="400" w:left="840"/>
    </w:pPr>
    <w:rPr>
      <w:rFonts w:cs="Times"/>
      <w:sz w:val="24"/>
      <w:lang w:val="en-US" w:eastAsia="zh-CN"/>
    </w:rPr>
  </w:style>
  <w:style w:type="paragraph" w:customStyle="1" w:styleId="xtah">
    <w:name w:val="x_tah"/>
    <w:basedOn w:val="Normal"/>
    <w:rsid w:val="000A043D"/>
    <w:pPr>
      <w:keepNext/>
      <w:spacing w:line="252" w:lineRule="auto"/>
      <w:jc w:val="center"/>
    </w:pPr>
    <w:rPr>
      <w:rFonts w:ascii="Arial" w:eastAsia="SimSun" w:hAnsi="Arial" w:cs="Arial"/>
      <w:b/>
      <w:bCs/>
      <w:sz w:val="18"/>
      <w:szCs w:val="18"/>
      <w:lang w:val="en-US" w:eastAsia="zh-CN"/>
    </w:rPr>
  </w:style>
  <w:style w:type="table" w:customStyle="1" w:styleId="120">
    <w:name w:val="网格型12"/>
    <w:basedOn w:val="TableNormal"/>
    <w:qFormat/>
    <w:rsid w:val="000A043D"/>
    <w:pPr>
      <w:overflowPunct w:val="0"/>
      <w:autoSpaceDE w:val="0"/>
      <w:autoSpaceDN w:val="0"/>
      <w:adjustRightInd w:val="0"/>
      <w:spacing w:after="180"/>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Grid7"/>
    <w:basedOn w:val="TableNormal"/>
    <w:next w:val="TableGrid"/>
    <w:uiPriority w:val="39"/>
    <w:qFormat/>
    <w:rsid w:val="00476AD6"/>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17">
    <w:name w:val="Char Char1 Char Char Char Char Char Char Char Char Char Char Char Char Char Char Char117"/>
    <w:semiHidden/>
    <w:rsid w:val="00476AD6"/>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character" w:customStyle="1" w:styleId="5112">
    <w:name w:val="(文字) (文字)5112"/>
    <w:semiHidden/>
    <w:rsid w:val="00476AD6"/>
    <w:rPr>
      <w:rFonts w:ascii="Times New Roman" w:hAnsi="Times New Roman"/>
      <w:lang w:eastAsia="en-US"/>
    </w:rPr>
  </w:style>
  <w:style w:type="table" w:customStyle="1" w:styleId="ColorfulList-Accent118">
    <w:name w:val="Colorful List - Accent 118"/>
    <w:basedOn w:val="TableNormal"/>
    <w:next w:val="ColorfulList-Accent1"/>
    <w:uiPriority w:val="34"/>
    <w:rsid w:val="00476AD6"/>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20">
    <w:name w:val="Grid Table 4 - Accent 520"/>
    <w:basedOn w:val="TableNormal"/>
    <w:next w:val="GridTable4-Accent5"/>
    <w:uiPriority w:val="49"/>
    <w:rsid w:val="00476AD6"/>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5Dark-Accent612">
    <w:name w:val="Grid Table 5 Dark - Accent 612"/>
    <w:basedOn w:val="TableNormal"/>
    <w:uiPriority w:val="50"/>
    <w:qFormat/>
    <w:rsid w:val="00476AD6"/>
    <w:rPr>
      <w:rFonts w:eastAsia="DengXian"/>
      <w:lang w:eastAsia="zh-C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customStyle="1" w:styleId="GridTable4-Accent5110">
    <w:name w:val="Grid Table 4 - Accent 5110"/>
    <w:basedOn w:val="TableNormal"/>
    <w:uiPriority w:val="49"/>
    <w:qFormat/>
    <w:rsid w:val="00476AD6"/>
    <w:rPr>
      <w:rFonts w:eastAsia="DengXian"/>
      <w:lang w:eastAsia="zh-C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5Dark-Accent112">
    <w:name w:val="Grid Table 5 Dark - Accent 112"/>
    <w:basedOn w:val="TableNormal"/>
    <w:uiPriority w:val="50"/>
    <w:qFormat/>
    <w:rsid w:val="00476AD6"/>
    <w:rPr>
      <w:rFonts w:eastAsia="DengXian"/>
      <w:lang w:eastAsia="zh-C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130">
    <w:name w:val="网格型13"/>
    <w:basedOn w:val="TableNormal"/>
    <w:qFormat/>
    <w:rsid w:val="00476AD6"/>
    <w:pPr>
      <w:overflowPunct w:val="0"/>
      <w:autoSpaceDE w:val="0"/>
      <w:autoSpaceDN w:val="0"/>
      <w:adjustRightInd w:val="0"/>
      <w:spacing w:after="180"/>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ntents">
    <w:name w:val="Table Contents"/>
    <w:basedOn w:val="Normal"/>
    <w:qFormat/>
    <w:rsid w:val="00476AD6"/>
    <w:pPr>
      <w:suppressLineNumbers/>
      <w:suppressAutoHyphens/>
      <w:spacing w:after="180" w:line="259" w:lineRule="auto"/>
      <w:jc w:val="both"/>
    </w:pPr>
    <w:rPr>
      <w:rFonts w:ascii="Times New Roman" w:eastAsia="DengXian" w:hAnsi="Times New Roman"/>
      <w:szCs w:val="20"/>
    </w:rPr>
  </w:style>
  <w:style w:type="character" w:customStyle="1" w:styleId="1Char">
    <w:name w:val="제목 1 Char"/>
    <w:qFormat/>
    <w:rsid w:val="00476AD6"/>
    <w:rPr>
      <w:rFonts w:ascii="Arial" w:hAnsi="Arial"/>
      <w:sz w:val="36"/>
      <w:lang w:eastAsia="en-US"/>
    </w:rPr>
  </w:style>
  <w:style w:type="character" w:customStyle="1" w:styleId="2Char">
    <w:name w:val="본문 들여쓰기 2 Char"/>
    <w:qFormat/>
    <w:rsid w:val="00476AD6"/>
    <w:rPr>
      <w:lang w:eastAsia="en-US"/>
    </w:rPr>
  </w:style>
  <w:style w:type="character" w:customStyle="1" w:styleId="Char4">
    <w:name w:val="미주 텍스트 Char"/>
    <w:qFormat/>
    <w:rsid w:val="00476AD6"/>
    <w:rPr>
      <w:lang w:eastAsia="en-US"/>
    </w:rPr>
  </w:style>
  <w:style w:type="character" w:customStyle="1" w:styleId="Char5">
    <w:name w:val="각주 텍스트 Char"/>
    <w:qFormat/>
    <w:rsid w:val="00476AD6"/>
    <w:rPr>
      <w:lang w:eastAsia="en-US"/>
    </w:rPr>
  </w:style>
  <w:style w:type="character" w:customStyle="1" w:styleId="HTMLChar">
    <w:name w:val="미리 서식이 지정된 HTML Char"/>
    <w:qFormat/>
    <w:rsid w:val="00476AD6"/>
    <w:rPr>
      <w:rFonts w:ascii="Courier New" w:hAnsi="Courier New" w:cs="Courier New"/>
      <w:lang w:eastAsia="en-US"/>
    </w:rPr>
  </w:style>
  <w:style w:type="character" w:customStyle="1" w:styleId="Char6">
    <w:name w:val="강한 인용 Char"/>
    <w:uiPriority w:val="30"/>
    <w:qFormat/>
    <w:rsid w:val="00476AD6"/>
    <w:rPr>
      <w:i/>
      <w:iCs/>
      <w:color w:val="4472C4"/>
      <w:lang w:eastAsia="en-US"/>
    </w:rPr>
  </w:style>
  <w:style w:type="character" w:customStyle="1" w:styleId="Char7">
    <w:name w:val="매크로 텍스트 Char"/>
    <w:qFormat/>
    <w:rsid w:val="00476AD6"/>
    <w:rPr>
      <w:rFonts w:ascii="Courier New" w:hAnsi="Courier New" w:cs="Courier New"/>
      <w:lang w:eastAsia="en-US"/>
    </w:rPr>
  </w:style>
  <w:style w:type="character" w:customStyle="1" w:styleId="Char8">
    <w:name w:val="메시지 머리글 Char"/>
    <w:qFormat/>
    <w:rsid w:val="00476AD6"/>
    <w:rPr>
      <w:rFonts w:ascii="Calibri Light" w:eastAsia="Times New Roman" w:hAnsi="Calibri Light" w:cs="Times New Roman"/>
      <w:sz w:val="24"/>
      <w:szCs w:val="24"/>
      <w:shd w:val="clear" w:color="auto" w:fill="CCCCCC"/>
      <w:lang w:eastAsia="en-US"/>
    </w:rPr>
  </w:style>
  <w:style w:type="character" w:customStyle="1" w:styleId="Char9">
    <w:name w:val="각주/미주 머리글 Char"/>
    <w:qFormat/>
    <w:rsid w:val="00476AD6"/>
    <w:rPr>
      <w:lang w:eastAsia="en-US"/>
    </w:rPr>
  </w:style>
  <w:style w:type="character" w:customStyle="1" w:styleId="Chara">
    <w:name w:val="글자만 Char"/>
    <w:qFormat/>
    <w:rsid w:val="00476AD6"/>
    <w:rPr>
      <w:rFonts w:ascii="Courier New" w:hAnsi="Courier New" w:cs="Courier New"/>
      <w:lang w:eastAsia="en-US"/>
    </w:rPr>
  </w:style>
  <w:style w:type="character" w:customStyle="1" w:styleId="Charb">
    <w:name w:val="인용 Char"/>
    <w:uiPriority w:val="29"/>
    <w:qFormat/>
    <w:rsid w:val="00476AD6"/>
    <w:rPr>
      <w:i/>
      <w:iCs/>
      <w:color w:val="404040"/>
      <w:lang w:eastAsia="en-US"/>
    </w:rPr>
  </w:style>
  <w:style w:type="character" w:customStyle="1" w:styleId="Charc">
    <w:name w:val="인사말 Char"/>
    <w:qFormat/>
    <w:rsid w:val="00476AD6"/>
    <w:rPr>
      <w:lang w:eastAsia="en-US"/>
    </w:rPr>
  </w:style>
  <w:style w:type="character" w:customStyle="1" w:styleId="Chard">
    <w:name w:val="서명 Char"/>
    <w:qFormat/>
    <w:rsid w:val="00476AD6"/>
    <w:rPr>
      <w:lang w:eastAsia="en-US"/>
    </w:rPr>
  </w:style>
  <w:style w:type="character" w:customStyle="1" w:styleId="Chare">
    <w:name w:val="부제 Char"/>
    <w:qFormat/>
    <w:rsid w:val="00476AD6"/>
    <w:rPr>
      <w:rFonts w:ascii="Calibri Light" w:eastAsia="Times New Roman" w:hAnsi="Calibri Light" w:cs="Times New Roman"/>
      <w:sz w:val="24"/>
      <w:szCs w:val="24"/>
      <w:lang w:eastAsia="en-US"/>
    </w:rPr>
  </w:style>
  <w:style w:type="character" w:customStyle="1" w:styleId="Charf">
    <w:name w:val="제목 Char"/>
    <w:qFormat/>
    <w:rsid w:val="00476AD6"/>
    <w:rPr>
      <w:rFonts w:ascii="Calibri Light" w:eastAsia="Times New Roman" w:hAnsi="Calibri Light" w:cs="Times New Roman"/>
      <w:b/>
      <w:bCs/>
      <w:kern w:val="2"/>
      <w:sz w:val="32"/>
      <w:szCs w:val="32"/>
      <w:lang w:eastAsia="en-US"/>
    </w:rPr>
  </w:style>
  <w:style w:type="character" w:customStyle="1" w:styleId="3Char">
    <w:name w:val="제목 3 Char"/>
    <w:qFormat/>
    <w:rsid w:val="00476AD6"/>
    <w:rPr>
      <w:rFonts w:ascii="Arial" w:hAnsi="Arial"/>
      <w:sz w:val="28"/>
      <w:lang w:eastAsia="en-US"/>
    </w:rPr>
  </w:style>
  <w:style w:type="character" w:customStyle="1" w:styleId="FootnoteCharacters">
    <w:name w:val="Footnote Characters"/>
    <w:qFormat/>
    <w:rsid w:val="00476AD6"/>
  </w:style>
  <w:style w:type="paragraph" w:customStyle="1" w:styleId="Index">
    <w:name w:val="Index"/>
    <w:basedOn w:val="Normal"/>
    <w:qFormat/>
    <w:rsid w:val="00476AD6"/>
    <w:pPr>
      <w:suppressLineNumbers/>
      <w:suppressAutoHyphens/>
      <w:spacing w:after="180" w:line="259" w:lineRule="auto"/>
      <w:jc w:val="both"/>
    </w:pPr>
    <w:rPr>
      <w:rFonts w:ascii="Times New Roman" w:eastAsia="DengXian" w:hAnsi="Times New Roman" w:cs="Lohit Devanagari"/>
      <w:szCs w:val="20"/>
    </w:rPr>
  </w:style>
  <w:style w:type="paragraph" w:customStyle="1" w:styleId="HeaderandFooter">
    <w:name w:val="Header and Footer"/>
    <w:basedOn w:val="Normal"/>
    <w:qFormat/>
    <w:rsid w:val="00476AD6"/>
    <w:pPr>
      <w:suppressAutoHyphens/>
      <w:spacing w:after="180" w:line="259" w:lineRule="auto"/>
      <w:jc w:val="both"/>
    </w:pPr>
    <w:rPr>
      <w:rFonts w:ascii="Times New Roman" w:eastAsia="DengXian" w:hAnsi="Times New Roman"/>
      <w:szCs w:val="20"/>
    </w:rPr>
  </w:style>
  <w:style w:type="table" w:customStyle="1" w:styleId="5-61">
    <w:name w:val="눈금 표 5 어둡게 - 강조색 61"/>
    <w:basedOn w:val="TableNormal"/>
    <w:uiPriority w:val="50"/>
    <w:qFormat/>
    <w:rsid w:val="00476AD6"/>
    <w:pPr>
      <w:suppressAutoHyphens/>
    </w:pPr>
    <w:rPr>
      <w:rFonts w:eastAsia="DengXian"/>
      <w:lang w:eastAsia="zh-C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styleId="GridTable5Dark-Accent6">
    <w:name w:val="Grid Table 5 Dark Accent 6"/>
    <w:basedOn w:val="TableNormal"/>
    <w:uiPriority w:val="50"/>
    <w:rsid w:val="00476AD6"/>
    <w:pPr>
      <w:suppressAutoHyphens/>
    </w:pPr>
    <w:rPr>
      <w:rFonts w:eastAsia="DengXian"/>
      <w:lang w:eastAsia="zh-CN"/>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character" w:customStyle="1" w:styleId="160">
    <w:name w:val="16"/>
    <w:qFormat/>
    <w:rsid w:val="00476AD6"/>
    <w:rPr>
      <w:rFonts w:ascii="Times New Roman" w:hAnsi="Times New Roman" w:cs="Times New Roman" w:hint="default"/>
      <w:color w:val="0000FF"/>
      <w:u w:val="single"/>
    </w:rPr>
  </w:style>
  <w:style w:type="table" w:customStyle="1" w:styleId="1-31">
    <w:name w:val="グリッド (表) 1 淡色 - アクセント 31"/>
    <w:basedOn w:val="TableNormal"/>
    <w:uiPriority w:val="46"/>
    <w:qFormat/>
    <w:rsid w:val="00476AD6"/>
    <w:rPr>
      <w:rFonts w:ascii="CG Times (WN)" w:eastAsia="SimSun" w:hAnsi="CG Times (WN)"/>
    </w:rPr>
    <w:tblPr>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TableGrid80">
    <w:name w:val="TableGrid8"/>
    <w:basedOn w:val="TableNormal"/>
    <w:next w:val="TableGrid"/>
    <w:uiPriority w:val="59"/>
    <w:qFormat/>
    <w:rsid w:val="001627B3"/>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16">
    <w:name w:val="Char Char1 Char Char Char Char Char Char Char Char Char Char Char Char Char Char Char116"/>
    <w:semiHidden/>
    <w:rsid w:val="001627B3"/>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
    <w:name w:val="Style Bulleted"/>
    <w:rsid w:val="001627B3"/>
  </w:style>
  <w:style w:type="character" w:customStyle="1" w:styleId="5111">
    <w:name w:val="(文字) (文字)5111"/>
    <w:semiHidden/>
    <w:rsid w:val="001627B3"/>
    <w:rPr>
      <w:rFonts w:ascii="Times New Roman" w:hAnsi="Times New Roman"/>
      <w:lang w:eastAsia="en-US"/>
    </w:rPr>
  </w:style>
  <w:style w:type="numbering" w:customStyle="1" w:styleId="StyleBulletedSymbolsymbolLeft025Hanging01">
    <w:name w:val="Style Bulleted Symbol (symbol) Left:  0.25&quot; Hanging:  0.1"/>
    <w:basedOn w:val="NoList"/>
    <w:rsid w:val="001627B3"/>
  </w:style>
  <w:style w:type="table" w:customStyle="1" w:styleId="ColorfulList-Accent119">
    <w:name w:val="Colorful List - Accent 119"/>
    <w:basedOn w:val="TableNormal"/>
    <w:next w:val="ColorfulList-Accent1"/>
    <w:uiPriority w:val="34"/>
    <w:rsid w:val="001627B3"/>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21">
    <w:name w:val="Grid Table 4 - Accent 521"/>
    <w:basedOn w:val="TableNormal"/>
    <w:next w:val="GridTable4-Accent5"/>
    <w:uiPriority w:val="49"/>
    <w:rsid w:val="001627B3"/>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3">
    <w:name w:val="Style Bulleted Symbol (symbol) Left:  0.25&quot; Hanging:  0.25&quot;3"/>
    <w:basedOn w:val="NoList"/>
    <w:rsid w:val="001627B3"/>
  </w:style>
  <w:style w:type="numbering" w:customStyle="1" w:styleId="StyleBulletedSymbolsymbolLeft025Hanging02512">
    <w:name w:val="Style Bulleted Symbol (symbol) Left:  0.25&quot; Hanging:  0.25&quot;12"/>
    <w:basedOn w:val="NoList"/>
    <w:rsid w:val="001627B3"/>
  </w:style>
  <w:style w:type="numbering" w:customStyle="1" w:styleId="StyleBulletedSymbolsymbolLeft025Hanging02521">
    <w:name w:val="Style Bulleted Symbol (symbol) Left:  0.25&quot; Hanging:  0.25&quot;21"/>
    <w:basedOn w:val="NoList"/>
    <w:rsid w:val="001627B3"/>
  </w:style>
  <w:style w:type="table" w:customStyle="1" w:styleId="TableGrid60">
    <w:name w:val="Table Grid6"/>
    <w:basedOn w:val="TableNormal"/>
    <w:next w:val="TableGrid"/>
    <w:uiPriority w:val="39"/>
    <w:rsid w:val="00F34E72"/>
    <w:pPr>
      <w:jc w:val="both"/>
    </w:pPr>
    <w:rPr>
      <w:rFonts w:ascii="Malgun Gothic" w:eastAsia="Malgun Gothic" w:hAnsi="Malgun Gothic"/>
      <w:kern w:val="2"/>
      <w:szCs w:val="22"/>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2">
    <w:name w:val="Style Bulleted2"/>
    <w:rsid w:val="007B6146"/>
  </w:style>
  <w:style w:type="table" w:customStyle="1" w:styleId="TableGrid9">
    <w:name w:val="TableGrid9"/>
    <w:basedOn w:val="TableNormal"/>
    <w:next w:val="TableGrid"/>
    <w:qFormat/>
    <w:rsid w:val="003B31DA"/>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15">
    <w:name w:val="Char Char1 Char Char Char Char Char Char Char Char Char Char Char Char Char Char Char115"/>
    <w:semiHidden/>
    <w:rsid w:val="003B31D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3">
    <w:name w:val="Style Bulleted3"/>
    <w:rsid w:val="003B31DA"/>
  </w:style>
  <w:style w:type="character" w:customStyle="1" w:styleId="5110">
    <w:name w:val="(文字) (文字)5110"/>
    <w:semiHidden/>
    <w:rsid w:val="003B31DA"/>
    <w:rPr>
      <w:rFonts w:ascii="Times New Roman" w:hAnsi="Times New Roman"/>
      <w:lang w:eastAsia="en-US"/>
    </w:rPr>
  </w:style>
  <w:style w:type="numbering" w:customStyle="1" w:styleId="StyleBulletedSymbolsymbolLeft025Hanging03">
    <w:name w:val="Style Bulleted Symbol (symbol) Left:  0.25&quot; Hanging:  0.3"/>
    <w:basedOn w:val="NoList"/>
    <w:rsid w:val="003B31DA"/>
  </w:style>
  <w:style w:type="table" w:customStyle="1" w:styleId="ColorfulList-Accent120">
    <w:name w:val="Colorful List - Accent 120"/>
    <w:basedOn w:val="TableNormal"/>
    <w:next w:val="ColorfulList-Accent1"/>
    <w:uiPriority w:val="34"/>
    <w:rsid w:val="003B31DA"/>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22">
    <w:name w:val="Grid Table 4 - Accent 522"/>
    <w:basedOn w:val="TableNormal"/>
    <w:next w:val="GridTable4-Accent5"/>
    <w:uiPriority w:val="49"/>
    <w:rsid w:val="003B31DA"/>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5">
    <w:name w:val="Style Bulleted Symbol (symbol) Left:  0.25&quot; Hanging:  0.25&quot;5"/>
    <w:basedOn w:val="NoList"/>
    <w:rsid w:val="003B31DA"/>
  </w:style>
  <w:style w:type="numbering" w:customStyle="1" w:styleId="StyleBulletedSymbolsymbolLeft025Hanging02514">
    <w:name w:val="Style Bulleted Symbol (symbol) Left:  0.25&quot; Hanging:  0.25&quot;14"/>
    <w:basedOn w:val="NoList"/>
    <w:rsid w:val="003B31DA"/>
  </w:style>
  <w:style w:type="numbering" w:customStyle="1" w:styleId="StyleBulletedSymbolsymbolLeft025Hanging02523">
    <w:name w:val="Style Bulleted Symbol (symbol) Left:  0.25&quot; Hanging:  0.25&quot;23"/>
    <w:basedOn w:val="NoList"/>
    <w:rsid w:val="003B31DA"/>
  </w:style>
  <w:style w:type="paragraph" w:customStyle="1" w:styleId="a2">
    <w:name w:val="表格题注"/>
    <w:next w:val="Normal"/>
    <w:qFormat/>
    <w:rsid w:val="003B31DA"/>
    <w:pPr>
      <w:keepLines/>
      <w:numPr>
        <w:ilvl w:val="8"/>
        <w:numId w:val="66"/>
      </w:numPr>
      <w:tabs>
        <w:tab w:val="left" w:pos="360"/>
        <w:tab w:val="num" w:pos="6480"/>
      </w:tabs>
      <w:spacing w:beforeLines="100" w:after="160" w:line="259" w:lineRule="auto"/>
      <w:ind w:left="1089" w:hanging="369"/>
      <w:jc w:val="center"/>
    </w:pPr>
    <w:rPr>
      <w:rFonts w:ascii="Arial" w:eastAsia="SimSun" w:hAnsi="Arial"/>
      <w:sz w:val="18"/>
      <w:szCs w:val="18"/>
      <w:lang w:val="en-US" w:eastAsia="zh-CN"/>
    </w:rPr>
  </w:style>
  <w:style w:type="paragraph" w:customStyle="1" w:styleId="a1">
    <w:name w:val="插图题注"/>
    <w:next w:val="Normal"/>
    <w:qFormat/>
    <w:rsid w:val="003B31DA"/>
    <w:pPr>
      <w:numPr>
        <w:ilvl w:val="7"/>
        <w:numId w:val="66"/>
      </w:numPr>
      <w:tabs>
        <w:tab w:val="num" w:pos="5760"/>
      </w:tabs>
      <w:spacing w:afterLines="100" w:after="160" w:line="259" w:lineRule="auto"/>
      <w:ind w:left="1089" w:hanging="369"/>
      <w:jc w:val="center"/>
    </w:pPr>
    <w:rPr>
      <w:rFonts w:ascii="Arial" w:eastAsia="SimSun" w:hAnsi="Arial"/>
      <w:sz w:val="18"/>
      <w:szCs w:val="18"/>
      <w:lang w:val="en-US" w:eastAsia="zh-CN"/>
    </w:rPr>
  </w:style>
  <w:style w:type="paragraph" w:customStyle="1" w:styleId="Tabletext2">
    <w:name w:val="Table_text"/>
    <w:basedOn w:val="Normal"/>
    <w:link w:val="TabletextChar"/>
    <w:qFormat/>
    <w:rsid w:val="003B31DA"/>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59" w:lineRule="auto"/>
    </w:pPr>
    <w:rPr>
      <w:rFonts w:ascii="Calibri" w:eastAsia="SimSun" w:hAnsi="Calibri" w:cs="Arial"/>
      <w:sz w:val="22"/>
      <w:szCs w:val="22"/>
      <w:lang w:val="fr-FR" w:eastAsia="ko-KR"/>
    </w:rPr>
  </w:style>
  <w:style w:type="character" w:customStyle="1" w:styleId="TabletextChar">
    <w:name w:val="Table_text Char"/>
    <w:link w:val="Tabletext2"/>
    <w:qFormat/>
    <w:locked/>
    <w:rsid w:val="003B31DA"/>
    <w:rPr>
      <w:rFonts w:ascii="Calibri" w:eastAsia="SimSun" w:hAnsi="Calibri" w:cs="Arial"/>
      <w:sz w:val="22"/>
      <w:szCs w:val="22"/>
      <w:lang w:val="fr-FR" w:eastAsia="ko-KR"/>
    </w:rPr>
  </w:style>
  <w:style w:type="paragraph" w:customStyle="1" w:styleId="observation">
    <w:name w:val="observation"/>
    <w:basedOn w:val="Normal"/>
    <w:link w:val="observation1"/>
    <w:qFormat/>
    <w:rsid w:val="003B31DA"/>
    <w:pPr>
      <w:widowControl w:val="0"/>
      <w:numPr>
        <w:numId w:val="67"/>
      </w:numPr>
      <w:spacing w:beforeLines="50" w:before="120" w:afterLines="50" w:after="120"/>
      <w:ind w:left="720" w:hanging="360"/>
      <w:jc w:val="both"/>
    </w:pPr>
    <w:rPr>
      <w:rFonts w:ascii="Yu Mincho" w:eastAsia="Yu Mincho" w:hAnsi="Yu Mincho" w:cs="Latha"/>
      <w:b/>
      <w:kern w:val="2"/>
      <w:sz w:val="21"/>
      <w:szCs w:val="22"/>
      <w:lang w:val="en-US" w:eastAsia="zh-CN"/>
    </w:rPr>
  </w:style>
  <w:style w:type="character" w:customStyle="1" w:styleId="aff9">
    <w:name w:val="列出段落 字符"/>
    <w:uiPriority w:val="34"/>
    <w:qFormat/>
    <w:rsid w:val="003B31DA"/>
    <w:rPr>
      <w:rFonts w:ascii="Cambria" w:eastAsia="SimHei" w:hAnsi="Cambria" w:cs="SimSun"/>
      <w:lang w:eastAsia="en-US"/>
    </w:rPr>
  </w:style>
  <w:style w:type="paragraph" w:customStyle="1" w:styleId="60">
    <w:name w:val="列表段落6"/>
    <w:basedOn w:val="Normal"/>
    <w:rsid w:val="003B31DA"/>
    <w:pPr>
      <w:spacing w:before="100" w:beforeAutospacing="1" w:after="100" w:afterAutospacing="1"/>
      <w:ind w:leftChars="400" w:left="840"/>
    </w:pPr>
    <w:rPr>
      <w:rFonts w:cs="Times"/>
      <w:sz w:val="24"/>
      <w:lang w:val="en-US" w:eastAsia="zh-CN"/>
    </w:rPr>
  </w:style>
  <w:style w:type="character" w:customStyle="1" w:styleId="observation1">
    <w:name w:val="observation 字符"/>
    <w:link w:val="observation"/>
    <w:qFormat/>
    <w:rsid w:val="003B31DA"/>
    <w:rPr>
      <w:rFonts w:ascii="Yu Mincho" w:eastAsia="Yu Mincho" w:hAnsi="Yu Mincho" w:cs="Latha"/>
      <w:b/>
      <w:kern w:val="2"/>
      <w:sz w:val="21"/>
      <w:szCs w:val="22"/>
      <w:lang w:val="en-US" w:eastAsia="zh-CN"/>
    </w:rPr>
  </w:style>
  <w:style w:type="table" w:customStyle="1" w:styleId="42">
    <w:name w:val="网格型4"/>
    <w:basedOn w:val="TableNormal"/>
    <w:uiPriority w:val="39"/>
    <w:qFormat/>
    <w:rsid w:val="003B31DA"/>
    <w:rPr>
      <w:rFonts w:ascii="Calibri" w:eastAsia="SimSun"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0">
    <w:name w:val="TableGrid10"/>
    <w:basedOn w:val="TableNormal"/>
    <w:next w:val="TableGrid"/>
    <w:uiPriority w:val="59"/>
    <w:qFormat/>
    <w:rsid w:val="00B67B40"/>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14">
    <w:name w:val="Char Char1 Char Char Char Char Char Char Char Char Char Char Char Char Char Char Char114"/>
    <w:semiHidden/>
    <w:rsid w:val="00B67B40"/>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4">
    <w:name w:val="Style Bulleted4"/>
    <w:rsid w:val="00B67B40"/>
  </w:style>
  <w:style w:type="character" w:customStyle="1" w:styleId="5109">
    <w:name w:val="(文字) (文字)5109"/>
    <w:semiHidden/>
    <w:rsid w:val="00B67B40"/>
    <w:rPr>
      <w:rFonts w:ascii="Times New Roman" w:hAnsi="Times New Roman"/>
      <w:lang w:eastAsia="en-US"/>
    </w:rPr>
  </w:style>
  <w:style w:type="numbering" w:customStyle="1" w:styleId="StyleBulletedSymbolsymbolLeft025Hanging04">
    <w:name w:val="Style Bulleted Symbol (symbol) Left:  0.25&quot; Hanging:  0.4"/>
    <w:basedOn w:val="NoList"/>
    <w:rsid w:val="00B67B40"/>
  </w:style>
  <w:style w:type="table" w:customStyle="1" w:styleId="ColorfulList-Accent121">
    <w:name w:val="Colorful List - Accent 121"/>
    <w:basedOn w:val="TableNormal"/>
    <w:next w:val="ColorfulList-Accent1"/>
    <w:uiPriority w:val="34"/>
    <w:rsid w:val="00B67B40"/>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23">
    <w:name w:val="Grid Table 4 - Accent 523"/>
    <w:basedOn w:val="TableNormal"/>
    <w:next w:val="GridTable4-Accent5"/>
    <w:uiPriority w:val="49"/>
    <w:rsid w:val="00B67B40"/>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6">
    <w:name w:val="Style Bulleted Symbol (symbol) Left:  0.25&quot; Hanging:  0.25&quot;6"/>
    <w:basedOn w:val="NoList"/>
    <w:rsid w:val="00B67B40"/>
  </w:style>
  <w:style w:type="numbering" w:customStyle="1" w:styleId="StyleBulletedSymbolsymbolLeft025Hanging02515">
    <w:name w:val="Style Bulleted Symbol (symbol) Left:  0.25&quot; Hanging:  0.25&quot;15"/>
    <w:basedOn w:val="NoList"/>
    <w:rsid w:val="00B67B40"/>
  </w:style>
  <w:style w:type="numbering" w:customStyle="1" w:styleId="StyleBulletedSymbolsymbolLeft025Hanging02524">
    <w:name w:val="Style Bulleted Symbol (symbol) Left:  0.25&quot; Hanging:  0.25&quot;24"/>
    <w:basedOn w:val="NoList"/>
    <w:rsid w:val="00B67B40"/>
  </w:style>
  <w:style w:type="numbering" w:customStyle="1" w:styleId="StyleBulletedSymbolsymbolLeft025Hanging02516">
    <w:name w:val="Style Bulleted Symbol (symbol) Left:  0.25&quot; Hanging:  0.25&quot;16"/>
    <w:basedOn w:val="NoList"/>
    <w:rsid w:val="00DC705E"/>
  </w:style>
  <w:style w:type="paragraph" w:customStyle="1" w:styleId="CharChar1CharCharCharCharCharCharCharCharCharCharCharCharCharCharChar113">
    <w:name w:val="Char Char1 Char Char Char Char Char Char Char Char Char Char Char Char Char Char Char113"/>
    <w:semiHidden/>
    <w:rsid w:val="009224C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5">
    <w:name w:val="Style Bulleted5"/>
    <w:rsid w:val="009224CB"/>
  </w:style>
  <w:style w:type="character" w:customStyle="1" w:styleId="5108">
    <w:name w:val="(文字) (文字)5108"/>
    <w:semiHidden/>
    <w:rsid w:val="009224CB"/>
    <w:rPr>
      <w:rFonts w:ascii="Times New Roman" w:hAnsi="Times New Roman"/>
      <w:lang w:eastAsia="en-US"/>
    </w:rPr>
  </w:style>
  <w:style w:type="numbering" w:customStyle="1" w:styleId="StyleBulletedSymbolsymbolLeft025Hanging05">
    <w:name w:val="Style Bulleted Symbol (symbol) Left:  0.25&quot; Hanging:  0.5"/>
    <w:basedOn w:val="NoList"/>
    <w:rsid w:val="009224CB"/>
  </w:style>
  <w:style w:type="table" w:customStyle="1" w:styleId="ColorfulList-Accent122">
    <w:name w:val="Colorful List - Accent 122"/>
    <w:basedOn w:val="TableNormal"/>
    <w:next w:val="ColorfulList-Accent1"/>
    <w:uiPriority w:val="34"/>
    <w:rsid w:val="009224CB"/>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24">
    <w:name w:val="Grid Table 4 - Accent 524"/>
    <w:basedOn w:val="TableNormal"/>
    <w:next w:val="GridTable4-Accent5"/>
    <w:uiPriority w:val="49"/>
    <w:rsid w:val="009224CB"/>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7">
    <w:name w:val="Style Bulleted Symbol (symbol) Left:  0.25&quot; Hanging:  0.25&quot;7"/>
    <w:basedOn w:val="NoList"/>
    <w:rsid w:val="009224CB"/>
  </w:style>
  <w:style w:type="numbering" w:customStyle="1" w:styleId="StyleBulletedSymbolsymbolLeft025Hanging02517">
    <w:name w:val="Style Bulleted Symbol (symbol) Left:  0.25&quot; Hanging:  0.25&quot;17"/>
    <w:basedOn w:val="NoList"/>
    <w:rsid w:val="009224CB"/>
  </w:style>
  <w:style w:type="numbering" w:customStyle="1" w:styleId="StyleBulletedSymbolsymbolLeft025Hanging02525">
    <w:name w:val="Style Bulleted Symbol (symbol) Left:  0.25&quot; Hanging:  0.25&quot;25"/>
    <w:basedOn w:val="NoList"/>
    <w:rsid w:val="009224CB"/>
  </w:style>
  <w:style w:type="numbering" w:customStyle="1" w:styleId="StyleBulletedSymbolsymbolLeft025Hanging02518">
    <w:name w:val="Style Bulleted Symbol (symbol) Left:  0.25&quot; Hanging:  0.25&quot;18"/>
    <w:basedOn w:val="NoList"/>
    <w:rsid w:val="00B75883"/>
  </w:style>
  <w:style w:type="table" w:customStyle="1" w:styleId="TableGrid11">
    <w:name w:val="TableGrid11"/>
    <w:basedOn w:val="TableNormal"/>
    <w:next w:val="TableGrid"/>
    <w:uiPriority w:val="39"/>
    <w:qFormat/>
    <w:rsid w:val="009C01A5"/>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12">
    <w:name w:val="Char Char1 Char Char Char Char Char Char Char Char Char Char Char Char Char Char Char112"/>
    <w:semiHidden/>
    <w:rsid w:val="009C01A5"/>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6">
    <w:name w:val="Style Bulleted6"/>
    <w:rsid w:val="009C01A5"/>
  </w:style>
  <w:style w:type="character" w:customStyle="1" w:styleId="5107">
    <w:name w:val="(文字) (文字)5107"/>
    <w:semiHidden/>
    <w:rsid w:val="009C01A5"/>
    <w:rPr>
      <w:rFonts w:ascii="Times New Roman" w:hAnsi="Times New Roman"/>
      <w:lang w:eastAsia="en-US"/>
    </w:rPr>
  </w:style>
  <w:style w:type="numbering" w:customStyle="1" w:styleId="StyleBulletedSymbolsymbolLeft025Hanging06">
    <w:name w:val="Style Bulleted Symbol (symbol) Left:  0.25&quot; Hanging:  0.6"/>
    <w:basedOn w:val="NoList"/>
    <w:rsid w:val="009C01A5"/>
  </w:style>
  <w:style w:type="table" w:customStyle="1" w:styleId="ColorfulList-Accent123">
    <w:name w:val="Colorful List - Accent 123"/>
    <w:basedOn w:val="TableNormal"/>
    <w:next w:val="ColorfulList-Accent1"/>
    <w:uiPriority w:val="34"/>
    <w:rsid w:val="009C01A5"/>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25">
    <w:name w:val="Grid Table 4 - Accent 525"/>
    <w:basedOn w:val="TableNormal"/>
    <w:next w:val="GridTable4-Accent5"/>
    <w:uiPriority w:val="49"/>
    <w:rsid w:val="009C01A5"/>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8">
    <w:name w:val="Style Bulleted Symbol (symbol) Left:  0.25&quot; Hanging:  0.25&quot;8"/>
    <w:basedOn w:val="NoList"/>
    <w:rsid w:val="009C01A5"/>
  </w:style>
  <w:style w:type="numbering" w:customStyle="1" w:styleId="StyleBulletedSymbolsymbolLeft025Hanging02519">
    <w:name w:val="Style Bulleted Symbol (symbol) Left:  0.25&quot; Hanging:  0.25&quot;19"/>
    <w:basedOn w:val="NoList"/>
    <w:rsid w:val="009C01A5"/>
  </w:style>
  <w:style w:type="numbering" w:customStyle="1" w:styleId="StyleBulletedSymbolsymbolLeft025Hanging02526">
    <w:name w:val="Style Bulleted Symbol (symbol) Left:  0.25&quot; Hanging:  0.25&quot;26"/>
    <w:basedOn w:val="NoList"/>
    <w:rsid w:val="009C01A5"/>
  </w:style>
  <w:style w:type="paragraph" w:customStyle="1" w:styleId="CharChar1CharCharCharCharCharCharCharCharCharCharCharCharCharCharChar111">
    <w:name w:val="Char Char1 Char Char Char Char Char Char Char Char Char Char Char Char Char Char Char111"/>
    <w:semiHidden/>
    <w:rsid w:val="001C21C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7">
    <w:name w:val="Style Bulleted7"/>
    <w:rsid w:val="001C21C8"/>
  </w:style>
  <w:style w:type="character" w:customStyle="1" w:styleId="UnresolvedMention2">
    <w:name w:val="Unresolved Mention2"/>
    <w:uiPriority w:val="99"/>
    <w:unhideWhenUsed/>
    <w:rsid w:val="001C21C8"/>
    <w:rPr>
      <w:color w:val="808080"/>
      <w:shd w:val="clear" w:color="auto" w:fill="E6E6E6"/>
    </w:rPr>
  </w:style>
  <w:style w:type="character" w:customStyle="1" w:styleId="5106">
    <w:name w:val="(文字) (文字)5106"/>
    <w:semiHidden/>
    <w:rsid w:val="001C21C8"/>
    <w:rPr>
      <w:rFonts w:ascii="Times New Roman" w:hAnsi="Times New Roman"/>
      <w:lang w:eastAsia="en-US"/>
    </w:rPr>
  </w:style>
  <w:style w:type="numbering" w:customStyle="1" w:styleId="StyleBulletedSymbolsymbolLeft025Hanging07">
    <w:name w:val="Style Bulleted Symbol (symbol) Left:  0.25&quot; Hanging:  0.7"/>
    <w:basedOn w:val="NoList"/>
    <w:rsid w:val="001C21C8"/>
  </w:style>
  <w:style w:type="table" w:customStyle="1" w:styleId="ColorfulList-Accent124">
    <w:name w:val="Colorful List - Accent 124"/>
    <w:basedOn w:val="TableNormal"/>
    <w:next w:val="ColorfulList-Accent1"/>
    <w:uiPriority w:val="34"/>
    <w:rsid w:val="001C21C8"/>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26">
    <w:name w:val="Grid Table 4 - Accent 526"/>
    <w:basedOn w:val="TableNormal"/>
    <w:next w:val="GridTable4-Accent5"/>
    <w:uiPriority w:val="49"/>
    <w:rsid w:val="001C21C8"/>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9">
    <w:name w:val="Style Bulleted Symbol (symbol) Left:  0.25&quot; Hanging:  0.25&quot;9"/>
    <w:basedOn w:val="NoList"/>
    <w:rsid w:val="001C21C8"/>
  </w:style>
  <w:style w:type="numbering" w:customStyle="1" w:styleId="StyleBulletedSymbolsymbolLeft025Hanging025110">
    <w:name w:val="Style Bulleted Symbol (symbol) Left:  0.25&quot; Hanging:  0.25&quot;110"/>
    <w:basedOn w:val="NoList"/>
    <w:rsid w:val="001C21C8"/>
  </w:style>
  <w:style w:type="numbering" w:customStyle="1" w:styleId="StyleBulletedSymbolsymbolLeft025Hanging02527">
    <w:name w:val="Style Bulleted Symbol (symbol) Left:  0.25&quot; Hanging:  0.25&quot;27"/>
    <w:basedOn w:val="NoList"/>
    <w:rsid w:val="001C21C8"/>
  </w:style>
  <w:style w:type="character" w:styleId="HTMLCode">
    <w:name w:val="HTML Code"/>
    <w:uiPriority w:val="99"/>
    <w:unhideWhenUsed/>
    <w:qFormat/>
    <w:rsid w:val="001C21C8"/>
    <w:rPr>
      <w:rFonts w:ascii="Courier New" w:eastAsia="Times New Roman" w:hAnsi="Courier New" w:cs="Courier New"/>
      <w:sz w:val="20"/>
      <w:szCs w:val="20"/>
    </w:rPr>
  </w:style>
  <w:style w:type="character" w:customStyle="1" w:styleId="B5Char">
    <w:name w:val="B5 Char"/>
    <w:link w:val="B5"/>
    <w:qFormat/>
    <w:rsid w:val="001C21C8"/>
    <w:rPr>
      <w:rFonts w:eastAsia="SimSun"/>
      <w:lang w:val="en-US" w:eastAsia="ja-JP"/>
    </w:rPr>
  </w:style>
  <w:style w:type="paragraph" w:customStyle="1" w:styleId="B6">
    <w:name w:val="B6"/>
    <w:basedOn w:val="B5"/>
    <w:link w:val="B6Char"/>
    <w:qFormat/>
    <w:rsid w:val="001C21C8"/>
    <w:pPr>
      <w:widowControl w:val="0"/>
      <w:spacing w:after="0"/>
      <w:ind w:left="1985"/>
      <w:jc w:val="both"/>
    </w:pPr>
    <w:rPr>
      <w:rFonts w:eastAsia="DengXian"/>
      <w:kern w:val="2"/>
      <w:sz w:val="21"/>
      <w:szCs w:val="22"/>
    </w:rPr>
  </w:style>
  <w:style w:type="character" w:customStyle="1" w:styleId="B6Char">
    <w:name w:val="B6 Char"/>
    <w:link w:val="B6"/>
    <w:qFormat/>
    <w:rsid w:val="001C21C8"/>
    <w:rPr>
      <w:rFonts w:eastAsia="DengXian"/>
      <w:kern w:val="2"/>
      <w:sz w:val="21"/>
      <w:szCs w:val="22"/>
      <w:lang w:val="en-US" w:eastAsia="ja-JP"/>
    </w:rPr>
  </w:style>
  <w:style w:type="paragraph" w:customStyle="1" w:styleId="B7">
    <w:name w:val="B7"/>
    <w:basedOn w:val="B6"/>
    <w:link w:val="B7Char"/>
    <w:qFormat/>
    <w:rsid w:val="001C21C8"/>
    <w:pPr>
      <w:ind w:left="2269"/>
    </w:pPr>
  </w:style>
  <w:style w:type="character" w:customStyle="1" w:styleId="B7Char">
    <w:name w:val="B7 Char"/>
    <w:link w:val="B7"/>
    <w:qFormat/>
    <w:rsid w:val="001C21C8"/>
    <w:rPr>
      <w:rFonts w:eastAsia="DengXian"/>
      <w:kern w:val="2"/>
      <w:sz w:val="21"/>
      <w:szCs w:val="22"/>
      <w:lang w:val="en-US" w:eastAsia="ja-JP"/>
    </w:rPr>
  </w:style>
  <w:style w:type="paragraph" w:customStyle="1" w:styleId="B8">
    <w:name w:val="B8"/>
    <w:basedOn w:val="B7"/>
    <w:qFormat/>
    <w:rsid w:val="001C21C8"/>
    <w:pPr>
      <w:ind w:left="2552"/>
    </w:pPr>
  </w:style>
  <w:style w:type="character" w:customStyle="1" w:styleId="EditorsNoteChar">
    <w:name w:val="Editor's Note Char"/>
    <w:link w:val="EditorsNote"/>
    <w:qFormat/>
    <w:rsid w:val="001C21C8"/>
    <w:rPr>
      <w:rFonts w:eastAsia="MS Mincho"/>
      <w:color w:val="FF0000"/>
      <w:lang w:eastAsia="ja-JP"/>
    </w:rPr>
  </w:style>
  <w:style w:type="paragraph" w:customStyle="1" w:styleId="EmailDiscussion">
    <w:name w:val="EmailDiscussion"/>
    <w:basedOn w:val="Normal"/>
    <w:next w:val="Normal"/>
    <w:qFormat/>
    <w:rsid w:val="001C21C8"/>
    <w:pPr>
      <w:widowControl w:val="0"/>
      <w:numPr>
        <w:numId w:val="69"/>
      </w:numPr>
      <w:tabs>
        <w:tab w:val="clear" w:pos="1619"/>
      </w:tabs>
      <w:spacing w:before="40"/>
      <w:ind w:left="720"/>
      <w:jc w:val="both"/>
    </w:pPr>
    <w:rPr>
      <w:rFonts w:ascii="Arial" w:eastAsia="MS Mincho" w:hAnsi="Arial"/>
      <w:b/>
      <w:kern w:val="2"/>
      <w:sz w:val="21"/>
      <w:szCs w:val="22"/>
      <w:lang w:val="en-US" w:eastAsia="en-GB"/>
    </w:rPr>
  </w:style>
  <w:style w:type="paragraph" w:customStyle="1" w:styleId="TALCharChar">
    <w:name w:val="TAL Char Char"/>
    <w:basedOn w:val="Normal"/>
    <w:link w:val="TALCharCharChar"/>
    <w:qFormat/>
    <w:rsid w:val="001C21C8"/>
    <w:pPr>
      <w:keepNext/>
      <w:keepLines/>
      <w:widowControl w:val="0"/>
      <w:jc w:val="both"/>
    </w:pPr>
    <w:rPr>
      <w:rFonts w:ascii="Arial" w:eastAsia="Malgun Gothic" w:hAnsi="Arial"/>
      <w:kern w:val="2"/>
      <w:sz w:val="18"/>
      <w:szCs w:val="22"/>
      <w:lang w:val="zh-CN" w:eastAsia="zh-CN"/>
    </w:rPr>
  </w:style>
  <w:style w:type="character" w:customStyle="1" w:styleId="TALCharCharChar">
    <w:name w:val="TAL Char Char Char"/>
    <w:link w:val="TALCharChar"/>
    <w:qFormat/>
    <w:rsid w:val="001C21C8"/>
    <w:rPr>
      <w:rFonts w:ascii="Arial" w:eastAsia="Malgun Gothic" w:hAnsi="Arial"/>
      <w:kern w:val="2"/>
      <w:sz w:val="18"/>
      <w:szCs w:val="22"/>
      <w:lang w:val="zh-CN" w:eastAsia="zh-CN"/>
    </w:rPr>
  </w:style>
  <w:style w:type="table" w:customStyle="1" w:styleId="TableGrid110">
    <w:name w:val="Table Grid11"/>
    <w:basedOn w:val="TableNormal"/>
    <w:uiPriority w:val="99"/>
    <w:qFormat/>
    <w:rsid w:val="001C21C8"/>
    <w:rPr>
      <w:rFonts w:ascii="Calibri" w:eastAsia="Calibri" w:hAnsi="Calibri"/>
      <w:sz w:val="22"/>
      <w:szCs w:val="22"/>
      <w:lang w:val="sv-S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Grid12"/>
    <w:basedOn w:val="TableNormal"/>
    <w:uiPriority w:val="59"/>
    <w:qFormat/>
    <w:rsid w:val="001C21C8"/>
    <w:rPr>
      <w:rFonts w:eastAsia="SimSu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igure1">
    <w:name w:val="figure 字符"/>
    <w:link w:val="figure0"/>
    <w:qFormat/>
    <w:rsid w:val="001C21C8"/>
    <w:rPr>
      <w:rFonts w:eastAsia="SimSun"/>
      <w:lang w:val="en-US" w:eastAsia="en-US"/>
    </w:rPr>
  </w:style>
  <w:style w:type="table" w:customStyle="1" w:styleId="GridTable41">
    <w:name w:val="Grid Table 41"/>
    <w:basedOn w:val="TableNormal"/>
    <w:uiPriority w:val="49"/>
    <w:qFormat/>
    <w:rsid w:val="001C21C8"/>
    <w:rPr>
      <w:rFonts w:ascii="CG Times (WN)" w:hAnsi="CG Times (WN)"/>
      <w:lang w:eastAsia="ko-KR"/>
    </w:rPr>
    <w:tblP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paragraph" w:customStyle="1" w:styleId="affa">
    <w:name w:val="正文内容"/>
    <w:basedOn w:val="Normal"/>
    <w:link w:val="affb"/>
    <w:qFormat/>
    <w:rsid w:val="001C21C8"/>
    <w:pPr>
      <w:widowControl w:val="0"/>
      <w:spacing w:line="400" w:lineRule="exact"/>
      <w:ind w:firstLineChars="200" w:firstLine="200"/>
      <w:jc w:val="both"/>
    </w:pPr>
    <w:rPr>
      <w:rFonts w:ascii="Calibri" w:eastAsia="SimSun" w:hAnsi="Calibri"/>
      <w:kern w:val="2"/>
      <w:sz w:val="21"/>
      <w:szCs w:val="22"/>
      <w:lang w:val="en-US" w:eastAsia="zh-CN"/>
    </w:rPr>
  </w:style>
  <w:style w:type="character" w:customStyle="1" w:styleId="affb">
    <w:name w:val="正文内容 字符"/>
    <w:link w:val="affa"/>
    <w:qFormat/>
    <w:rsid w:val="001C21C8"/>
    <w:rPr>
      <w:rFonts w:ascii="Calibri" w:eastAsia="SimSun" w:hAnsi="Calibri"/>
      <w:kern w:val="2"/>
      <w:sz w:val="21"/>
      <w:szCs w:val="22"/>
      <w:lang w:val="en-US" w:eastAsia="zh-CN"/>
    </w:rPr>
  </w:style>
  <w:style w:type="character" w:customStyle="1" w:styleId="table0">
    <w:name w:val="table 字符"/>
    <w:link w:val="table"/>
    <w:qFormat/>
    <w:rsid w:val="001C21C8"/>
    <w:rPr>
      <w:rFonts w:eastAsia="MS Mincho"/>
      <w:lang w:val="en-US"/>
    </w:rPr>
  </w:style>
  <w:style w:type="table" w:customStyle="1" w:styleId="GridTable6Colorful-Accent51">
    <w:name w:val="Grid Table 6 Colorful - Accent 51"/>
    <w:basedOn w:val="TableNormal"/>
    <w:uiPriority w:val="51"/>
    <w:qFormat/>
    <w:rsid w:val="001C21C8"/>
    <w:rPr>
      <w:rFonts w:ascii="CG Times (WN)" w:eastAsia="Malgun Gothic" w:hAnsi="CG Times (WN)"/>
      <w:color w:val="2E74B5"/>
      <w:lang w:eastAsia="en-US"/>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TableGrid70">
    <w:name w:val="Table Grid7"/>
    <w:basedOn w:val="TableNormal"/>
    <w:uiPriority w:val="39"/>
    <w:qFormat/>
    <w:rsid w:val="001C21C8"/>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TDisplayEquation0">
    <w:name w:val="MTDisplayEquation 字符"/>
    <w:qFormat/>
    <w:rsid w:val="001C21C8"/>
    <w:rPr>
      <w:rFonts w:ascii="Calibri" w:eastAsia="DengXian" w:hAnsi="Calibri"/>
      <w:kern w:val="2"/>
      <w:szCs w:val="22"/>
    </w:rPr>
  </w:style>
  <w:style w:type="paragraph" w:customStyle="1" w:styleId="ANOKIA2023style">
    <w:name w:val="A_NOKIA2023style"/>
    <w:basedOn w:val="Normal"/>
    <w:qFormat/>
    <w:rsid w:val="001C21C8"/>
    <w:pPr>
      <w:widowControl w:val="0"/>
      <w:numPr>
        <w:numId w:val="70"/>
      </w:numPr>
      <w:overflowPunct w:val="0"/>
      <w:autoSpaceDE w:val="0"/>
      <w:autoSpaceDN w:val="0"/>
      <w:adjustRightInd w:val="0"/>
      <w:spacing w:before="120" w:after="120"/>
      <w:jc w:val="both"/>
      <w:textAlignment w:val="baseline"/>
    </w:pPr>
    <w:rPr>
      <w:rFonts w:ascii="Times New Roman" w:eastAsia="SimSun" w:hAnsi="Times New Roman"/>
      <w:b/>
      <w:kern w:val="2"/>
      <w:szCs w:val="20"/>
      <w:lang w:val="en-US" w:eastAsia="zh-CN"/>
    </w:rPr>
  </w:style>
  <w:style w:type="paragraph" w:customStyle="1" w:styleId="BNokiaStyle2023">
    <w:name w:val="B_NokiaStyle2023"/>
    <w:basedOn w:val="ANOKIA2023style"/>
    <w:qFormat/>
    <w:rsid w:val="001C21C8"/>
    <w:pPr>
      <w:numPr>
        <w:numId w:val="71"/>
      </w:numPr>
    </w:pPr>
  </w:style>
  <w:style w:type="paragraph" w:customStyle="1" w:styleId="ANokiaStyle2023">
    <w:name w:val="A_NokiaStyle_2023"/>
    <w:basedOn w:val="Normal"/>
    <w:qFormat/>
    <w:rsid w:val="001C21C8"/>
    <w:pPr>
      <w:widowControl w:val="0"/>
      <w:tabs>
        <w:tab w:val="right" w:pos="9639"/>
      </w:tabs>
      <w:overflowPunct w:val="0"/>
      <w:autoSpaceDE w:val="0"/>
      <w:autoSpaceDN w:val="0"/>
      <w:adjustRightInd w:val="0"/>
      <w:spacing w:after="180"/>
      <w:jc w:val="both"/>
      <w:textAlignment w:val="baseline"/>
    </w:pPr>
    <w:rPr>
      <w:rFonts w:ascii="Times New Roman" w:eastAsia="SimSun" w:hAnsi="Times New Roman"/>
      <w:b/>
      <w:kern w:val="2"/>
      <w:lang w:eastAsia="zh-CN"/>
    </w:rPr>
  </w:style>
  <w:style w:type="paragraph" w:customStyle="1" w:styleId="BNokiaStyle20230">
    <w:name w:val="B_NokiaStyle_2023"/>
    <w:basedOn w:val="ANokiaStyle2023"/>
    <w:qFormat/>
    <w:rsid w:val="001C21C8"/>
  </w:style>
  <w:style w:type="table" w:customStyle="1" w:styleId="TableGrid13">
    <w:name w:val="TableGrid13"/>
    <w:basedOn w:val="TableNormal"/>
    <w:next w:val="TableGrid"/>
    <w:qFormat/>
    <w:rsid w:val="009703DD"/>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numbering" w:customStyle="1" w:styleId="StyleBulleted8">
    <w:name w:val="Style Bulleted8"/>
    <w:rsid w:val="009703DD"/>
  </w:style>
  <w:style w:type="numbering" w:customStyle="1" w:styleId="StyleBulletedSymbolsymbolLeft025Hanging08">
    <w:name w:val="Style Bulleted Symbol (symbol) Left:  0.25&quot; Hanging:  0.8"/>
    <w:basedOn w:val="NoList"/>
    <w:rsid w:val="009703DD"/>
  </w:style>
  <w:style w:type="table" w:customStyle="1" w:styleId="ColorfulList-Accent125">
    <w:name w:val="Colorful List - Accent 125"/>
    <w:basedOn w:val="TableNormal"/>
    <w:next w:val="ColorfulList-Accent1"/>
    <w:uiPriority w:val="34"/>
    <w:rsid w:val="009703DD"/>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27">
    <w:name w:val="Grid Table 4 - Accent 527"/>
    <w:basedOn w:val="TableNormal"/>
    <w:next w:val="GridTable4-Accent5"/>
    <w:uiPriority w:val="49"/>
    <w:rsid w:val="009703DD"/>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10">
    <w:name w:val="Style Bulleted Symbol (symbol) Left:  0.25&quot; Hanging:  0.25&quot;10"/>
    <w:basedOn w:val="NoList"/>
    <w:rsid w:val="009703DD"/>
  </w:style>
  <w:style w:type="numbering" w:customStyle="1" w:styleId="StyleBulletedSymbolsymbolLeft025Hanging025111">
    <w:name w:val="Style Bulleted Symbol (symbol) Left:  0.25&quot; Hanging:  0.25&quot;111"/>
    <w:basedOn w:val="NoList"/>
    <w:rsid w:val="009703DD"/>
  </w:style>
  <w:style w:type="numbering" w:customStyle="1" w:styleId="StyleBulletedSymbolsymbolLeft025Hanging02528">
    <w:name w:val="Style Bulleted Symbol (symbol) Left:  0.25&quot; Hanging:  0.25&quot;28"/>
    <w:basedOn w:val="NoList"/>
    <w:rsid w:val="009703DD"/>
  </w:style>
  <w:style w:type="paragraph" w:customStyle="1" w:styleId="TDocObservation">
    <w:name w:val="TDoc Observation"/>
    <w:basedOn w:val="Normal"/>
    <w:qFormat/>
    <w:rsid w:val="009703DD"/>
    <w:pPr>
      <w:numPr>
        <w:numId w:val="72"/>
      </w:numPr>
      <w:overflowPunct w:val="0"/>
      <w:autoSpaceDE w:val="0"/>
      <w:autoSpaceDN w:val="0"/>
      <w:adjustRightInd w:val="0"/>
      <w:spacing w:after="180" w:line="259" w:lineRule="auto"/>
      <w:ind w:left="0" w:firstLine="0"/>
      <w:textAlignment w:val="baseline"/>
    </w:pPr>
    <w:rPr>
      <w:rFonts w:ascii="Times New Roman" w:eastAsia="Times New Roman" w:hAnsi="Times New Roman"/>
      <w:b/>
      <w:sz w:val="22"/>
      <w:szCs w:val="20"/>
      <w:lang w:val="de-DE" w:eastAsia="ja-JP"/>
    </w:rPr>
  </w:style>
  <w:style w:type="paragraph" w:customStyle="1" w:styleId="CharChar1CharCharCharCharCharCharCharCharCharCharCharCharCharCharChar110">
    <w:name w:val="Char Char1 Char Char Char Char Char Char Char Char Char Char Char Char Char Char Char110"/>
    <w:semiHidden/>
    <w:rsid w:val="00B340C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9">
    <w:name w:val="Style Bulleted9"/>
    <w:rsid w:val="00B340C8"/>
  </w:style>
  <w:style w:type="character" w:customStyle="1" w:styleId="5105">
    <w:name w:val="(文字) (文字)5105"/>
    <w:semiHidden/>
    <w:rsid w:val="00B340C8"/>
    <w:rPr>
      <w:rFonts w:ascii="Times New Roman" w:hAnsi="Times New Roman"/>
      <w:lang w:eastAsia="en-US"/>
    </w:rPr>
  </w:style>
  <w:style w:type="numbering" w:customStyle="1" w:styleId="StyleBulletedSymbolsymbolLeft025Hanging09">
    <w:name w:val="Style Bulleted Symbol (symbol) Left:  0.25&quot; Hanging:  0.9"/>
    <w:basedOn w:val="NoList"/>
    <w:rsid w:val="00B340C8"/>
  </w:style>
  <w:style w:type="table" w:customStyle="1" w:styleId="ColorfulList-Accent126">
    <w:name w:val="Colorful List - Accent 126"/>
    <w:basedOn w:val="TableNormal"/>
    <w:next w:val="ColorfulList-Accent1"/>
    <w:uiPriority w:val="34"/>
    <w:rsid w:val="00B340C8"/>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28">
    <w:name w:val="Grid Table 4 - Accent 528"/>
    <w:basedOn w:val="TableNormal"/>
    <w:next w:val="GridTable4-Accent5"/>
    <w:uiPriority w:val="49"/>
    <w:rsid w:val="00B340C8"/>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20">
    <w:name w:val="Style Bulleted Symbol (symbol) Left:  0.25&quot; Hanging:  0.25&quot;20"/>
    <w:basedOn w:val="NoList"/>
    <w:rsid w:val="00B340C8"/>
  </w:style>
  <w:style w:type="numbering" w:customStyle="1" w:styleId="StyleBulletedSymbolsymbolLeft025Hanging025112">
    <w:name w:val="Style Bulleted Symbol (symbol) Left:  0.25&quot; Hanging:  0.25&quot;112"/>
    <w:basedOn w:val="NoList"/>
    <w:rsid w:val="00B340C8"/>
  </w:style>
  <w:style w:type="numbering" w:customStyle="1" w:styleId="StyleBulletedSymbolsymbolLeft025Hanging02529">
    <w:name w:val="Style Bulleted Symbol (symbol) Left:  0.25&quot; Hanging:  0.25&quot;29"/>
    <w:basedOn w:val="NoList"/>
    <w:rsid w:val="00B340C8"/>
  </w:style>
  <w:style w:type="table" w:customStyle="1" w:styleId="TableGrid120">
    <w:name w:val="Table Grid12"/>
    <w:basedOn w:val="TableNormal"/>
    <w:uiPriority w:val="99"/>
    <w:qFormat/>
    <w:rsid w:val="00B340C8"/>
    <w:rPr>
      <w:rFonts w:ascii="Calibri" w:eastAsia="Calibri" w:hAnsi="Calibri"/>
      <w:sz w:val="22"/>
      <w:szCs w:val="22"/>
      <w:lang w:val="sv-S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Grid14"/>
    <w:basedOn w:val="TableNormal"/>
    <w:uiPriority w:val="59"/>
    <w:qFormat/>
    <w:rsid w:val="00B340C8"/>
    <w:rPr>
      <w:rFonts w:eastAsia="SimSu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411">
    <w:name w:val="Grid Table 411"/>
    <w:basedOn w:val="TableNormal"/>
    <w:uiPriority w:val="49"/>
    <w:qFormat/>
    <w:rsid w:val="00B340C8"/>
    <w:rPr>
      <w:rFonts w:ascii="CG Times (WN)" w:hAnsi="CG Times (WN)"/>
      <w:lang w:eastAsia="ko-KR"/>
    </w:rPr>
    <w:tblP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6Colorful-Accent511">
    <w:name w:val="Grid Table 6 Colorful - Accent 511"/>
    <w:basedOn w:val="TableNormal"/>
    <w:uiPriority w:val="51"/>
    <w:qFormat/>
    <w:rsid w:val="00B340C8"/>
    <w:rPr>
      <w:rFonts w:ascii="CG Times (WN)" w:eastAsia="Malgun Gothic" w:hAnsi="CG Times (WN)"/>
      <w:color w:val="2E74B5"/>
      <w:lang w:eastAsia="en-US"/>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customStyle="1" w:styleId="ui-provider">
    <w:name w:val="ui-provider"/>
    <w:qFormat/>
    <w:rsid w:val="00154499"/>
  </w:style>
  <w:style w:type="paragraph" w:customStyle="1" w:styleId="CharChar1CharCharCharCharCharCharCharCharCharCharCharCharCharCharChar109">
    <w:name w:val="Char Char1 Char Char Char Char Char Char Char Char Char Char Char Char Char Char Char109"/>
    <w:semiHidden/>
    <w:rsid w:val="00043615"/>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10">
    <w:name w:val="Style Bulleted10"/>
    <w:rsid w:val="00043615"/>
  </w:style>
  <w:style w:type="character" w:customStyle="1" w:styleId="5104">
    <w:name w:val="(文字) (文字)5104"/>
    <w:semiHidden/>
    <w:rsid w:val="00043615"/>
    <w:rPr>
      <w:rFonts w:ascii="Times New Roman" w:hAnsi="Times New Roman"/>
      <w:lang w:eastAsia="en-US"/>
    </w:rPr>
  </w:style>
  <w:style w:type="numbering" w:customStyle="1" w:styleId="StyleBulletedSymbolsymbolLeft025Hanging010">
    <w:name w:val="Style Bulleted Symbol (symbol) Left:  0.25&quot; Hanging:  0.10"/>
    <w:basedOn w:val="NoList"/>
    <w:rsid w:val="00043615"/>
  </w:style>
  <w:style w:type="table" w:customStyle="1" w:styleId="ColorfulList-Accent127">
    <w:name w:val="Colorful List - Accent 127"/>
    <w:basedOn w:val="TableNormal"/>
    <w:next w:val="ColorfulList-Accent1"/>
    <w:uiPriority w:val="34"/>
    <w:rsid w:val="00043615"/>
    <w:rPr>
      <w:rFonts w:eastAsia="MS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29">
    <w:name w:val="Grid Table 4 - Accent 529"/>
    <w:basedOn w:val="TableNormal"/>
    <w:next w:val="GridTable4-Accent5"/>
    <w:uiPriority w:val="49"/>
    <w:rsid w:val="00043615"/>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30">
    <w:name w:val="Style Bulleted Symbol (symbol) Left:  0.25&quot; Hanging:  0.25&quot;30"/>
    <w:basedOn w:val="NoList"/>
    <w:rsid w:val="00043615"/>
  </w:style>
  <w:style w:type="numbering" w:customStyle="1" w:styleId="StyleBulletedSymbolsymbolLeft025Hanging025113">
    <w:name w:val="Style Bulleted Symbol (symbol) Left:  0.25&quot; Hanging:  0.25&quot;113"/>
    <w:basedOn w:val="NoList"/>
    <w:rsid w:val="00043615"/>
  </w:style>
  <w:style w:type="numbering" w:customStyle="1" w:styleId="StyleBulletedSymbolsymbolLeft025Hanging025210">
    <w:name w:val="Style Bulleted Symbol (symbol) Left:  0.25&quot; Hanging:  0.25&quot;210"/>
    <w:basedOn w:val="NoList"/>
    <w:rsid w:val="00043615"/>
  </w:style>
  <w:style w:type="table" w:customStyle="1" w:styleId="TableGrid130">
    <w:name w:val="Table Grid13"/>
    <w:basedOn w:val="TableNormal"/>
    <w:uiPriority w:val="99"/>
    <w:qFormat/>
    <w:rsid w:val="00043615"/>
    <w:rPr>
      <w:rFonts w:ascii="Calibri" w:eastAsia="Calibri" w:hAnsi="Calibri"/>
      <w:sz w:val="22"/>
      <w:szCs w:val="22"/>
      <w:lang w:val="sv-S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Grid15"/>
    <w:basedOn w:val="TableNormal"/>
    <w:uiPriority w:val="59"/>
    <w:qFormat/>
    <w:rsid w:val="00043615"/>
    <w:rPr>
      <w:rFonts w:eastAsia="SimSu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412">
    <w:name w:val="Grid Table 412"/>
    <w:basedOn w:val="TableNormal"/>
    <w:uiPriority w:val="49"/>
    <w:qFormat/>
    <w:rsid w:val="00043615"/>
    <w:rPr>
      <w:rFonts w:ascii="CG Times (WN)" w:hAnsi="CG Times (WN)"/>
      <w:lang w:eastAsia="ko-KR"/>
    </w:rPr>
    <w:tblP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6Colorful-Accent512">
    <w:name w:val="Grid Table 6 Colorful - Accent 512"/>
    <w:basedOn w:val="TableNormal"/>
    <w:uiPriority w:val="51"/>
    <w:qFormat/>
    <w:rsid w:val="00043615"/>
    <w:rPr>
      <w:rFonts w:ascii="CG Times (WN)" w:eastAsia="Malgun Gothic" w:hAnsi="CG Times (WN)"/>
      <w:color w:val="2E74B5"/>
      <w:lang w:eastAsia="en-US"/>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customStyle="1" w:styleId="36">
    <w:name w:val="列表段落 字符3"/>
    <w:uiPriority w:val="34"/>
    <w:qFormat/>
    <w:rsid w:val="00043615"/>
    <w:rPr>
      <w:sz w:val="22"/>
      <w:szCs w:val="22"/>
      <w:lang w:eastAsia="en-US"/>
    </w:rPr>
  </w:style>
  <w:style w:type="table" w:customStyle="1" w:styleId="TableGrid81">
    <w:name w:val="Table Grid8"/>
    <w:basedOn w:val="TableNormal"/>
    <w:next w:val="TableGrid"/>
    <w:uiPriority w:val="39"/>
    <w:rsid w:val="00DD72E2"/>
    <w:pPr>
      <w:jc w:val="both"/>
    </w:pPr>
    <w:rPr>
      <w:rFonts w:ascii="Malgun Gothic" w:eastAsia="Malgun Gothic" w:hAnsi="Malgun Gothic"/>
      <w:kern w:val="2"/>
      <w:szCs w:val="22"/>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Grid16"/>
    <w:basedOn w:val="TableNormal"/>
    <w:next w:val="TableGrid"/>
    <w:uiPriority w:val="39"/>
    <w:qFormat/>
    <w:rsid w:val="009D0FAA"/>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08">
    <w:name w:val="Char Char1 Char Char Char Char Char Char Char Char Char Char Char Char Char Char Char108"/>
    <w:semiHidden/>
    <w:rsid w:val="009D0FA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11">
    <w:name w:val="Style Bulleted11"/>
    <w:rsid w:val="009D0FAA"/>
  </w:style>
  <w:style w:type="character" w:customStyle="1" w:styleId="5103">
    <w:name w:val="(文字) (文字)5103"/>
    <w:semiHidden/>
    <w:rsid w:val="009D0FAA"/>
    <w:rPr>
      <w:rFonts w:ascii="Times New Roman" w:hAnsi="Times New Roman"/>
      <w:lang w:eastAsia="en-US"/>
    </w:rPr>
  </w:style>
  <w:style w:type="numbering" w:customStyle="1" w:styleId="StyleBulletedSymbolsymbolLeft025Hanging011">
    <w:name w:val="Style Bulleted Symbol (symbol) Left:  0.25&quot; Hanging:  0.11"/>
    <w:basedOn w:val="NoList"/>
    <w:rsid w:val="009D0FAA"/>
  </w:style>
  <w:style w:type="table" w:customStyle="1" w:styleId="ColorfulList-Accent128">
    <w:name w:val="Colorful List - Accent 128"/>
    <w:basedOn w:val="TableNormal"/>
    <w:next w:val="ColorfulList-Accent1"/>
    <w:uiPriority w:val="34"/>
    <w:rsid w:val="009D0FAA"/>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30">
    <w:name w:val="Grid Table 4 - Accent 530"/>
    <w:basedOn w:val="TableNormal"/>
    <w:next w:val="GridTable4-Accent5"/>
    <w:uiPriority w:val="49"/>
    <w:rsid w:val="009D0FAA"/>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32">
    <w:name w:val="Style Bulleted Symbol (symbol) Left:  0.25&quot; Hanging:  0.25&quot;32"/>
    <w:basedOn w:val="NoList"/>
    <w:rsid w:val="009D0FAA"/>
  </w:style>
  <w:style w:type="numbering" w:customStyle="1" w:styleId="StyleBulletedSymbolsymbolLeft025Hanging025114">
    <w:name w:val="Style Bulleted Symbol (symbol) Left:  0.25&quot; Hanging:  0.25&quot;114"/>
    <w:basedOn w:val="NoList"/>
    <w:rsid w:val="009D0FAA"/>
  </w:style>
  <w:style w:type="numbering" w:customStyle="1" w:styleId="StyleBulletedSymbolsymbolLeft025Hanging025211">
    <w:name w:val="Style Bulleted Symbol (symbol) Left:  0.25&quot; Hanging:  0.25&quot;211"/>
    <w:basedOn w:val="NoList"/>
    <w:rsid w:val="009D0FAA"/>
  </w:style>
  <w:style w:type="character" w:customStyle="1" w:styleId="xxcontentpasted2">
    <w:name w:val="x_xcontentpasted2"/>
    <w:basedOn w:val="DefaultParagraphFont"/>
    <w:rsid w:val="009D0FAA"/>
  </w:style>
  <w:style w:type="character" w:customStyle="1" w:styleId="xxb1zchn">
    <w:name w:val="x_xb1zchn"/>
    <w:basedOn w:val="DefaultParagraphFont"/>
    <w:rsid w:val="009D0FAA"/>
  </w:style>
  <w:style w:type="character" w:customStyle="1" w:styleId="xxcontentpasted1">
    <w:name w:val="x_xcontentpasted1"/>
    <w:basedOn w:val="DefaultParagraphFont"/>
    <w:rsid w:val="009D0FAA"/>
  </w:style>
  <w:style w:type="table" w:customStyle="1" w:styleId="TableGrid140">
    <w:name w:val="Table Grid14"/>
    <w:basedOn w:val="TableNormal"/>
    <w:uiPriority w:val="99"/>
    <w:qFormat/>
    <w:rsid w:val="009D0FAA"/>
    <w:rPr>
      <w:rFonts w:ascii="Calibri" w:eastAsia="Calibri" w:hAnsi="Calibri"/>
      <w:sz w:val="22"/>
      <w:szCs w:val="22"/>
      <w:lang w:val="sv-S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Grid17"/>
    <w:basedOn w:val="TableNormal"/>
    <w:uiPriority w:val="59"/>
    <w:qFormat/>
    <w:rsid w:val="009D0FAA"/>
    <w:rPr>
      <w:rFonts w:eastAsia="SimSu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413">
    <w:name w:val="Grid Table 413"/>
    <w:basedOn w:val="TableNormal"/>
    <w:uiPriority w:val="49"/>
    <w:qFormat/>
    <w:rsid w:val="009D0FAA"/>
    <w:rPr>
      <w:rFonts w:ascii="CG Times (WN)" w:hAnsi="CG Times (WN)"/>
    </w:rPr>
    <w:tblPr>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6Colorful-Accent513">
    <w:name w:val="Grid Table 6 Colorful - Accent 513"/>
    <w:basedOn w:val="TableNormal"/>
    <w:uiPriority w:val="51"/>
    <w:qFormat/>
    <w:rsid w:val="009D0FAA"/>
    <w:rPr>
      <w:rFonts w:ascii="CG Times (WN)" w:eastAsia="Malgun Gothic" w:hAnsi="CG Times (WN)"/>
      <w:color w:val="2E74B5"/>
      <w:lang w:eastAsia="en-US"/>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paragraph" w:customStyle="1" w:styleId="Proposalstylenokia2023">
    <w:name w:val="Proposal_style_nokia2023"/>
    <w:basedOn w:val="Normal"/>
    <w:link w:val="Proposalstylenokia2023Char"/>
    <w:qFormat/>
    <w:rsid w:val="009D0FAA"/>
    <w:pPr>
      <w:widowControl w:val="0"/>
      <w:numPr>
        <w:numId w:val="73"/>
      </w:numPr>
      <w:overflowPunct w:val="0"/>
      <w:autoSpaceDE w:val="0"/>
      <w:autoSpaceDN w:val="0"/>
      <w:adjustRightInd w:val="0"/>
      <w:spacing w:after="180"/>
      <w:jc w:val="both"/>
      <w:textAlignment w:val="baseline"/>
    </w:pPr>
    <w:rPr>
      <w:rFonts w:ascii="Times New Roman" w:eastAsia="SimSun" w:hAnsi="Times New Roman" w:cs="Arial"/>
      <w:b/>
      <w:kern w:val="2"/>
      <w:szCs w:val="20"/>
      <w:lang w:val="en-US" w:eastAsia="zh-CN"/>
    </w:rPr>
  </w:style>
  <w:style w:type="character" w:customStyle="1" w:styleId="Proposalstylenokia2023Char">
    <w:name w:val="Proposal_style_nokia2023 Char"/>
    <w:link w:val="Proposalstylenokia2023"/>
    <w:qFormat/>
    <w:rsid w:val="009D0FAA"/>
    <w:rPr>
      <w:rFonts w:eastAsia="SimSun" w:cs="Arial"/>
      <w:b/>
      <w:kern w:val="2"/>
      <w:lang w:val="en-US" w:eastAsia="zh-CN"/>
    </w:rPr>
  </w:style>
  <w:style w:type="paragraph" w:customStyle="1" w:styleId="Style84">
    <w:name w:val="_Style 84"/>
    <w:basedOn w:val="Normal"/>
    <w:next w:val="ListParagraph"/>
    <w:qFormat/>
    <w:rsid w:val="009D0FAA"/>
    <w:pPr>
      <w:ind w:leftChars="400" w:left="840"/>
    </w:pPr>
    <w:rPr>
      <w:rFonts w:eastAsia="SimSun"/>
      <w:lang w:eastAsia="ko-KR"/>
    </w:rPr>
  </w:style>
  <w:style w:type="table" w:customStyle="1" w:styleId="TableGrid18">
    <w:name w:val="TableGrid18"/>
    <w:basedOn w:val="TableNormal"/>
    <w:next w:val="TableGrid"/>
    <w:uiPriority w:val="59"/>
    <w:qFormat/>
    <w:rsid w:val="00E536CB"/>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07">
    <w:name w:val="Char Char1 Char Char Char Char Char Char Char Char Char Char Char Char Char Char Char107"/>
    <w:semiHidden/>
    <w:rsid w:val="00E536C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13">
    <w:name w:val="Style Bulleted13"/>
    <w:rsid w:val="00E536CB"/>
  </w:style>
  <w:style w:type="character" w:customStyle="1" w:styleId="5102">
    <w:name w:val="(文字) (文字)5102"/>
    <w:semiHidden/>
    <w:rsid w:val="00E536CB"/>
    <w:rPr>
      <w:rFonts w:ascii="Times New Roman" w:hAnsi="Times New Roman"/>
      <w:lang w:eastAsia="en-US"/>
    </w:rPr>
  </w:style>
  <w:style w:type="numbering" w:customStyle="1" w:styleId="StyleBulletedSymbolsymbolLeft025Hanging012">
    <w:name w:val="Style Bulleted Symbol (symbol) Left:  0.25&quot; Hanging:  0.12"/>
    <w:basedOn w:val="NoList"/>
    <w:rsid w:val="00E536CB"/>
  </w:style>
  <w:style w:type="table" w:customStyle="1" w:styleId="ColorfulList-Accent129">
    <w:name w:val="Colorful List - Accent 129"/>
    <w:basedOn w:val="TableNormal"/>
    <w:next w:val="ColorfulList-Accent1"/>
    <w:uiPriority w:val="34"/>
    <w:rsid w:val="00E536CB"/>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31">
    <w:name w:val="Grid Table 4 - Accent 531"/>
    <w:basedOn w:val="TableNormal"/>
    <w:next w:val="GridTable4-Accent5"/>
    <w:uiPriority w:val="49"/>
    <w:rsid w:val="00E536CB"/>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33">
    <w:name w:val="Style Bulleted Symbol (symbol) Left:  0.25&quot; Hanging:  0.25&quot;33"/>
    <w:basedOn w:val="NoList"/>
    <w:rsid w:val="00E536CB"/>
  </w:style>
  <w:style w:type="numbering" w:customStyle="1" w:styleId="StyleBulletedSymbolsymbolLeft025Hanging025115">
    <w:name w:val="Style Bulleted Symbol (symbol) Left:  0.25&quot; Hanging:  0.25&quot;115"/>
    <w:basedOn w:val="NoList"/>
    <w:rsid w:val="00E536CB"/>
  </w:style>
  <w:style w:type="numbering" w:customStyle="1" w:styleId="StyleBulletedSymbolsymbolLeft025Hanging025212">
    <w:name w:val="Style Bulleted Symbol (symbol) Left:  0.25&quot; Hanging:  0.25&quot;212"/>
    <w:basedOn w:val="NoList"/>
    <w:rsid w:val="00E536CB"/>
  </w:style>
  <w:style w:type="numbering" w:customStyle="1" w:styleId="StyleBulletedSymbolsymbolLeft025Hanging02534">
    <w:name w:val="Style Bulleted Symbol (symbol) Left:  0.25&quot; Hanging:  0.25&quot;34"/>
    <w:basedOn w:val="NoList"/>
    <w:rsid w:val="00C12253"/>
  </w:style>
  <w:style w:type="numbering" w:customStyle="1" w:styleId="StyleBulletedSymbolsymbolLeft025Hanging02535">
    <w:name w:val="Style Bulleted Symbol (symbol) Left:  0.25&quot; Hanging:  0.25&quot;35"/>
    <w:basedOn w:val="NoList"/>
    <w:rsid w:val="00F669D4"/>
  </w:style>
  <w:style w:type="table" w:customStyle="1" w:styleId="TableGrid19">
    <w:name w:val="TableGrid19"/>
    <w:basedOn w:val="TableNormal"/>
    <w:next w:val="TableGrid"/>
    <w:uiPriority w:val="39"/>
    <w:qFormat/>
    <w:rsid w:val="00365AE8"/>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28">
    <w:name w:val="Char Char1 Char Char Char Char Char Char Char Char Char Char Char Char Char Char Char128"/>
    <w:semiHidden/>
    <w:rsid w:val="00365AE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14">
    <w:name w:val="Style Bulleted14"/>
    <w:rsid w:val="00365AE8"/>
  </w:style>
  <w:style w:type="character" w:customStyle="1" w:styleId="5123">
    <w:name w:val="(文字) (文字)5123"/>
    <w:semiHidden/>
    <w:rsid w:val="00365AE8"/>
    <w:rPr>
      <w:rFonts w:ascii="Times New Roman" w:hAnsi="Times New Roman"/>
      <w:lang w:eastAsia="en-US"/>
    </w:rPr>
  </w:style>
  <w:style w:type="numbering" w:customStyle="1" w:styleId="StyleBulletedSymbolsymbolLeft025Hanging013">
    <w:name w:val="Style Bulleted Symbol (symbol) Left:  0.25&quot; Hanging:  0.13"/>
    <w:basedOn w:val="NoList"/>
    <w:rsid w:val="00365AE8"/>
  </w:style>
  <w:style w:type="table" w:customStyle="1" w:styleId="ColorfulList-Accent130">
    <w:name w:val="Colorful List - Accent 130"/>
    <w:basedOn w:val="TableNormal"/>
    <w:next w:val="ColorfulList-Accent1"/>
    <w:uiPriority w:val="34"/>
    <w:rsid w:val="00365AE8"/>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32">
    <w:name w:val="Grid Table 4 - Accent 532"/>
    <w:basedOn w:val="TableNormal"/>
    <w:next w:val="GridTable4-Accent5"/>
    <w:uiPriority w:val="49"/>
    <w:rsid w:val="00365AE8"/>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36">
    <w:name w:val="Style Bulleted Symbol (symbol) Left:  0.25&quot; Hanging:  0.25&quot;36"/>
    <w:basedOn w:val="NoList"/>
    <w:rsid w:val="00365AE8"/>
  </w:style>
  <w:style w:type="numbering" w:customStyle="1" w:styleId="StyleBulletedSymbolsymbolLeft025Hanging025116">
    <w:name w:val="Style Bulleted Symbol (symbol) Left:  0.25&quot; Hanging:  0.25&quot;116"/>
    <w:basedOn w:val="NoList"/>
    <w:rsid w:val="00365AE8"/>
  </w:style>
  <w:style w:type="numbering" w:customStyle="1" w:styleId="StyleBulletedSymbolsymbolLeft025Hanging025213">
    <w:name w:val="Style Bulleted Symbol (symbol) Left:  0.25&quot; Hanging:  0.25&quot;213"/>
    <w:basedOn w:val="NoList"/>
    <w:rsid w:val="00365AE8"/>
  </w:style>
  <w:style w:type="character" w:customStyle="1" w:styleId="ListParagraphChar2">
    <w:name w:val="List Paragraph Char2"/>
    <w:uiPriority w:val="34"/>
    <w:qFormat/>
    <w:rsid w:val="00365AE8"/>
    <w:rPr>
      <w:rFonts w:ascii="Calibri" w:eastAsia="Calibri" w:hAnsi="Calibri" w:cs="Times New Roman"/>
      <w:kern w:val="0"/>
      <w:sz w:val="22"/>
      <w:lang w:eastAsia="en-US"/>
    </w:rPr>
  </w:style>
  <w:style w:type="paragraph" w:customStyle="1" w:styleId="LGTdoc">
    <w:name w:val="LGTdoc_소제목"/>
    <w:basedOn w:val="LGTdoc0"/>
    <w:qFormat/>
    <w:rsid w:val="00365AE8"/>
    <w:pPr>
      <w:numPr>
        <w:numId w:val="74"/>
      </w:numPr>
      <w:tabs>
        <w:tab w:val="clear" w:pos="800"/>
      </w:tabs>
      <w:ind w:left="0" w:firstLine="0"/>
    </w:pPr>
  </w:style>
  <w:style w:type="table" w:customStyle="1" w:styleId="TableGrid310">
    <w:name w:val="TableGrid31"/>
    <w:basedOn w:val="TableNormal"/>
    <w:next w:val="TableGrid"/>
    <w:uiPriority w:val="39"/>
    <w:qFormat/>
    <w:rsid w:val="00365AE8"/>
    <w:rPr>
      <w:rFonts w:ascii="Calibri" w:eastAsia="SimSun" w:hAnsi="Calibri" w:cs="Arial"/>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1">
    <w:name w:val="Appendix1"/>
    <w:basedOn w:val="Heading1"/>
    <w:qFormat/>
    <w:rsid w:val="00365AE8"/>
    <w:pPr>
      <w:keepLines/>
      <w:numPr>
        <w:numId w:val="75"/>
      </w:numPr>
      <w:pBdr>
        <w:top w:val="single" w:sz="12" w:space="3" w:color="auto"/>
      </w:pBdr>
      <w:tabs>
        <w:tab w:val="left" w:pos="3267"/>
      </w:tabs>
      <w:spacing w:after="180" w:line="259" w:lineRule="auto"/>
      <w:jc w:val="both"/>
    </w:pPr>
    <w:rPr>
      <w:rFonts w:eastAsia="PMingLiU" w:cs="Times New Roman"/>
      <w:b w:val="0"/>
      <w:bCs w:val="0"/>
      <w:kern w:val="0"/>
      <w:sz w:val="36"/>
      <w:szCs w:val="20"/>
    </w:rPr>
  </w:style>
  <w:style w:type="paragraph" w:customStyle="1" w:styleId="affc">
    <w:name w:val="样式 页眉"/>
    <w:basedOn w:val="Header"/>
    <w:link w:val="Charf0"/>
    <w:qFormat/>
    <w:rsid w:val="00365AE8"/>
    <w:pPr>
      <w:widowControl w:val="0"/>
      <w:tabs>
        <w:tab w:val="clear" w:pos="4536"/>
        <w:tab w:val="clear" w:pos="9072"/>
      </w:tabs>
      <w:overflowPunct w:val="0"/>
      <w:autoSpaceDE w:val="0"/>
      <w:autoSpaceDN w:val="0"/>
      <w:adjustRightInd w:val="0"/>
      <w:spacing w:after="160" w:line="259" w:lineRule="auto"/>
      <w:textAlignment w:val="baseline"/>
    </w:pPr>
    <w:rPr>
      <w:rFonts w:ascii="Arial" w:eastAsia="Arial" w:hAnsi="Arial"/>
      <w:b/>
      <w:bCs/>
      <w:sz w:val="22"/>
      <w:szCs w:val="20"/>
    </w:rPr>
  </w:style>
  <w:style w:type="character" w:customStyle="1" w:styleId="Charf0">
    <w:name w:val="样式 页眉 Char"/>
    <w:link w:val="affc"/>
    <w:qFormat/>
    <w:rsid w:val="00365AE8"/>
    <w:rPr>
      <w:rFonts w:ascii="Arial" w:eastAsia="Arial" w:hAnsi="Arial"/>
      <w:b/>
      <w:bCs/>
      <w:sz w:val="22"/>
      <w:lang w:eastAsia="en-US"/>
    </w:rPr>
  </w:style>
  <w:style w:type="paragraph" w:customStyle="1" w:styleId="equation0">
    <w:name w:val="equation"/>
    <w:basedOn w:val="Normal"/>
    <w:uiPriority w:val="99"/>
    <w:qFormat/>
    <w:rsid w:val="00365AE8"/>
    <w:pPr>
      <w:tabs>
        <w:tab w:val="center" w:pos="2520"/>
        <w:tab w:val="right" w:pos="5040"/>
      </w:tabs>
      <w:spacing w:before="240" w:after="240" w:line="216" w:lineRule="auto"/>
      <w:jc w:val="center"/>
    </w:pPr>
    <w:rPr>
      <w:rFonts w:ascii="Symbol" w:eastAsia="Times New Roman" w:hAnsi="Symbol" w:cs="Symbol"/>
      <w:szCs w:val="20"/>
      <w:lang w:val="en-US"/>
    </w:rPr>
  </w:style>
  <w:style w:type="paragraph" w:customStyle="1" w:styleId="tablecolhead">
    <w:name w:val="table col head"/>
    <w:basedOn w:val="Normal"/>
    <w:uiPriority w:val="99"/>
    <w:qFormat/>
    <w:rsid w:val="00365AE8"/>
    <w:pPr>
      <w:spacing w:line="259" w:lineRule="auto"/>
      <w:jc w:val="center"/>
    </w:pPr>
    <w:rPr>
      <w:rFonts w:ascii="Times New Roman" w:eastAsia="Times New Roman" w:hAnsi="Times New Roman"/>
      <w:b/>
      <w:bCs/>
      <w:sz w:val="16"/>
      <w:szCs w:val="16"/>
      <w:lang w:val="en-US"/>
    </w:rPr>
  </w:style>
  <w:style w:type="paragraph" w:customStyle="1" w:styleId="tablecopy">
    <w:name w:val="table copy"/>
    <w:uiPriority w:val="99"/>
    <w:qFormat/>
    <w:rsid w:val="00365AE8"/>
    <w:pPr>
      <w:spacing w:after="160" w:line="259" w:lineRule="auto"/>
      <w:jc w:val="both"/>
    </w:pPr>
    <w:rPr>
      <w:rFonts w:eastAsia="Times New Roman"/>
      <w:sz w:val="16"/>
      <w:szCs w:val="16"/>
      <w:lang w:val="en-US" w:eastAsia="en-US"/>
    </w:rPr>
  </w:style>
  <w:style w:type="paragraph" w:customStyle="1" w:styleId="NormalsmallspacingBold">
    <w:name w:val="Normal + small spacing + Bold"/>
    <w:basedOn w:val="Normal"/>
    <w:qFormat/>
    <w:rsid w:val="00365AE8"/>
    <w:pPr>
      <w:overflowPunct w:val="0"/>
      <w:autoSpaceDE w:val="0"/>
      <w:autoSpaceDN w:val="0"/>
      <w:adjustRightInd w:val="0"/>
      <w:spacing w:before="40" w:after="40" w:line="259" w:lineRule="auto"/>
    </w:pPr>
    <w:rPr>
      <w:rFonts w:ascii="Times New Roman" w:eastAsia="Times New Roman" w:hAnsi="Times New Roman"/>
      <w:b/>
      <w:bCs/>
      <w:szCs w:val="20"/>
    </w:rPr>
  </w:style>
  <w:style w:type="paragraph" w:customStyle="1" w:styleId="Pa4">
    <w:name w:val="Pa4"/>
    <w:basedOn w:val="Normal"/>
    <w:next w:val="Normal"/>
    <w:uiPriority w:val="99"/>
    <w:qFormat/>
    <w:rsid w:val="00365AE8"/>
    <w:pPr>
      <w:autoSpaceDE w:val="0"/>
      <w:autoSpaceDN w:val="0"/>
      <w:adjustRightInd w:val="0"/>
      <w:spacing w:line="173" w:lineRule="atLeast"/>
    </w:pPr>
    <w:rPr>
      <w:rFonts w:ascii="Swift" w:eastAsia="SimSun" w:hAnsi="Swift"/>
      <w:sz w:val="24"/>
      <w:lang w:val="en-US" w:eastAsia="zh-CN"/>
    </w:rPr>
  </w:style>
  <w:style w:type="table" w:customStyle="1" w:styleId="PlainTable31">
    <w:name w:val="Plain Table 31"/>
    <w:basedOn w:val="TableNormal"/>
    <w:uiPriority w:val="43"/>
    <w:qFormat/>
    <w:rsid w:val="00365AE8"/>
    <w:rPr>
      <w:rFonts w:ascii="CG Times (WN)" w:eastAsia="SimSun" w:hAnsi="CG Times (WN)"/>
      <w:lang w:eastAsia="zh-CN"/>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ListTable1Light-Accent11">
    <w:name w:val="List Table 1 Light - Accent 11"/>
    <w:basedOn w:val="TableNormal"/>
    <w:uiPriority w:val="46"/>
    <w:qFormat/>
    <w:rsid w:val="00365AE8"/>
    <w:rPr>
      <w:rFonts w:ascii="CG Times (WN)" w:eastAsia="SimSun" w:hAnsi="CG Times (WN)"/>
      <w:lang w:eastAsia="zh-CN"/>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111">
    <w:name w:val="Grid Table 4 - Accent 5111"/>
    <w:basedOn w:val="TableNormal"/>
    <w:uiPriority w:val="49"/>
    <w:qFormat/>
    <w:rsid w:val="00365AE8"/>
    <w:rPr>
      <w:rFonts w:ascii="CG Times (WN)" w:eastAsia="SimSun" w:hAnsi="CG Times (WN)"/>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514">
    <w:name w:val="Grid Table 6 Colorful - Accent 514"/>
    <w:basedOn w:val="TableNormal"/>
    <w:uiPriority w:val="51"/>
    <w:qFormat/>
    <w:rsid w:val="00365AE8"/>
    <w:rPr>
      <w:rFonts w:ascii="CG Times (WN)" w:eastAsia="SimSun" w:hAnsi="CG Times (WN)"/>
      <w:color w:val="2F5496"/>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3-Accent51">
    <w:name w:val="List Table 3 - Accent 51"/>
    <w:basedOn w:val="TableNormal"/>
    <w:uiPriority w:val="48"/>
    <w:qFormat/>
    <w:rsid w:val="00365AE8"/>
    <w:rPr>
      <w:rFonts w:ascii="CG Times (WN)" w:eastAsia="SimSun" w:hAnsi="CG Times (WN)"/>
      <w:lang w:eastAsia="zh-CN"/>
    </w:rPr>
    <w:tblPr>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PlainTable21">
    <w:name w:val="Plain Table 21"/>
    <w:basedOn w:val="TableNormal"/>
    <w:uiPriority w:val="42"/>
    <w:qFormat/>
    <w:rsid w:val="00365AE8"/>
    <w:rPr>
      <w:rFonts w:ascii="CG Times (WN)" w:eastAsia="SimSun" w:hAnsi="CG Times (WN)"/>
      <w:lang w:eastAsia="zh-C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100">
    <w:name w:val="TableGrid110"/>
    <w:basedOn w:val="TableNormal"/>
    <w:uiPriority w:val="39"/>
    <w:qFormat/>
    <w:rsid w:val="00365AE8"/>
    <w:rPr>
      <w:rFonts w:ascii="Calibri" w:eastAsia="Calibri" w:hAnsi="Calibri"/>
      <w:sz w:val="22"/>
      <w:szCs w:val="22"/>
      <w:lang w:val="de-DE"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d">
    <w:name w:val="修订1"/>
    <w:hidden/>
    <w:uiPriority w:val="71"/>
    <w:qFormat/>
    <w:rsid w:val="00365AE8"/>
    <w:pPr>
      <w:spacing w:after="160" w:line="259" w:lineRule="auto"/>
    </w:pPr>
    <w:rPr>
      <w:rFonts w:eastAsia="SimSun"/>
      <w:lang w:eastAsia="en-US"/>
    </w:rPr>
  </w:style>
  <w:style w:type="paragraph" w:customStyle="1" w:styleId="boldbullet1">
    <w:name w:val="boldbullet1"/>
    <w:basedOn w:val="Normal"/>
    <w:link w:val="boldbullet10"/>
    <w:qFormat/>
    <w:rsid w:val="00365AE8"/>
    <w:pPr>
      <w:spacing w:after="120"/>
      <w:jc w:val="both"/>
    </w:pPr>
    <w:rPr>
      <w:rFonts w:ascii="Times New Roman" w:eastAsia="SimSun" w:hAnsi="Times New Roman"/>
      <w:b/>
      <w:lang w:val="en-US" w:eastAsia="zh-CN"/>
    </w:rPr>
  </w:style>
  <w:style w:type="character" w:customStyle="1" w:styleId="boldbullet10">
    <w:name w:val="boldbullet1 字符"/>
    <w:link w:val="boldbullet1"/>
    <w:qFormat/>
    <w:rsid w:val="00365AE8"/>
    <w:rPr>
      <w:rFonts w:eastAsia="SimSun"/>
      <w:b/>
      <w:szCs w:val="24"/>
      <w:lang w:val="en-US" w:eastAsia="zh-CN"/>
    </w:rPr>
  </w:style>
  <w:style w:type="paragraph" w:customStyle="1" w:styleId="default0">
    <w:name w:val="default"/>
    <w:basedOn w:val="Normal"/>
    <w:qFormat/>
    <w:rsid w:val="00365AE8"/>
    <w:pPr>
      <w:spacing w:before="100" w:beforeAutospacing="1" w:after="100" w:afterAutospacing="1"/>
    </w:pPr>
    <w:rPr>
      <w:rFonts w:ascii="Calibri" w:eastAsia="Malgun Gothic" w:hAnsi="Calibri" w:cs="Calibri"/>
      <w:sz w:val="22"/>
      <w:szCs w:val="22"/>
      <w:lang w:val="en-US" w:eastAsia="ko-KR"/>
    </w:rPr>
  </w:style>
  <w:style w:type="table" w:customStyle="1" w:styleId="140">
    <w:name w:val="网格型14"/>
    <w:basedOn w:val="TableNormal"/>
    <w:uiPriority w:val="39"/>
    <w:qFormat/>
    <w:rsid w:val="00365AE8"/>
    <w:rPr>
      <w:rFonts w:ascii="Calibri" w:eastAsia="Calibri" w:hAnsi="Calibri"/>
      <w:sz w:val="22"/>
      <w:szCs w:val="22"/>
      <w:lang w:val="de-D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7">
    <w:name w:val="修订2"/>
    <w:hidden/>
    <w:uiPriority w:val="99"/>
    <w:semiHidden/>
    <w:qFormat/>
    <w:rsid w:val="00365AE8"/>
    <w:rPr>
      <w:rFonts w:eastAsia="SimSun"/>
      <w:lang w:eastAsia="en-US"/>
    </w:rPr>
  </w:style>
  <w:style w:type="paragraph" w:customStyle="1" w:styleId="1e">
    <w:name w:val="书目1"/>
    <w:basedOn w:val="Normal"/>
    <w:next w:val="Normal"/>
    <w:uiPriority w:val="37"/>
    <w:semiHidden/>
    <w:unhideWhenUsed/>
    <w:qFormat/>
    <w:rsid w:val="00365AE8"/>
    <w:pPr>
      <w:overflowPunct w:val="0"/>
      <w:autoSpaceDE w:val="0"/>
      <w:autoSpaceDN w:val="0"/>
      <w:adjustRightInd w:val="0"/>
      <w:spacing w:after="180"/>
      <w:textAlignment w:val="baseline"/>
    </w:pPr>
    <w:rPr>
      <w:rFonts w:ascii="Times New Roman" w:eastAsia="SimSun" w:hAnsi="Times New Roman"/>
      <w:szCs w:val="20"/>
    </w:rPr>
  </w:style>
  <w:style w:type="paragraph" w:customStyle="1" w:styleId="mc-p0">
    <w:name w:val="mc-p"/>
    <w:basedOn w:val="Normal"/>
    <w:uiPriority w:val="99"/>
    <w:qFormat/>
    <w:rsid w:val="00365AE8"/>
    <w:pPr>
      <w:spacing w:before="100" w:beforeAutospacing="1" w:after="100" w:afterAutospacing="1"/>
    </w:pPr>
    <w:rPr>
      <w:rFonts w:ascii="Calibri" w:eastAsia="Calibri" w:hAnsi="Calibri" w:cs="Calibri"/>
      <w:sz w:val="22"/>
      <w:szCs w:val="22"/>
      <w:lang w:val="en-US"/>
    </w:rPr>
  </w:style>
  <w:style w:type="paragraph" w:customStyle="1" w:styleId="Caption1">
    <w:name w:val="Caption1"/>
    <w:basedOn w:val="Normal"/>
    <w:qFormat/>
    <w:rsid w:val="00365AE8"/>
    <w:pPr>
      <w:spacing w:before="100" w:beforeAutospacing="1" w:after="100" w:afterAutospacing="1"/>
    </w:pPr>
    <w:rPr>
      <w:rFonts w:ascii="Calibri" w:eastAsia="Calibri" w:hAnsi="Calibri" w:cs="Calibri"/>
      <w:sz w:val="22"/>
      <w:szCs w:val="22"/>
      <w:lang w:val="en-US"/>
    </w:rPr>
  </w:style>
  <w:style w:type="paragraph" w:customStyle="1" w:styleId="Revision2">
    <w:name w:val="Revision2"/>
    <w:hidden/>
    <w:uiPriority w:val="99"/>
    <w:semiHidden/>
    <w:qFormat/>
    <w:rsid w:val="00365AE8"/>
    <w:rPr>
      <w:rFonts w:eastAsia="SimSun"/>
      <w:lang w:eastAsia="en-US"/>
    </w:rPr>
  </w:style>
  <w:style w:type="table" w:customStyle="1" w:styleId="PlainTable311">
    <w:name w:val="Plain Table 311"/>
    <w:basedOn w:val="TableNormal"/>
    <w:uiPriority w:val="43"/>
    <w:qFormat/>
    <w:rsid w:val="00365AE8"/>
    <w:rPr>
      <w:rFonts w:ascii="CG Times (WN)" w:eastAsia="SimSun" w:hAnsi="CG Times (WN)"/>
      <w:lang w:eastAsia="zh-CN"/>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ListTable1Light-Accent111">
    <w:name w:val="List Table 1 Light - Accent 111"/>
    <w:basedOn w:val="TableNormal"/>
    <w:uiPriority w:val="46"/>
    <w:qFormat/>
    <w:rsid w:val="00365AE8"/>
    <w:rPr>
      <w:rFonts w:ascii="CG Times (WN)" w:eastAsia="SimSun" w:hAnsi="CG Times (WN)"/>
      <w:lang w:eastAsia="zh-CN"/>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112">
    <w:name w:val="Grid Table 4 - Accent 5112"/>
    <w:basedOn w:val="TableNormal"/>
    <w:uiPriority w:val="49"/>
    <w:qFormat/>
    <w:rsid w:val="00365AE8"/>
    <w:rPr>
      <w:rFonts w:ascii="CG Times (WN)" w:eastAsia="SimSun" w:hAnsi="CG Times (WN)"/>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5111">
    <w:name w:val="Grid Table 6 Colorful - Accent 5111"/>
    <w:basedOn w:val="TableNormal"/>
    <w:uiPriority w:val="51"/>
    <w:qFormat/>
    <w:rsid w:val="00365AE8"/>
    <w:rPr>
      <w:rFonts w:ascii="CG Times (WN)" w:eastAsia="SimSun" w:hAnsi="CG Times (WN)"/>
      <w:color w:val="2F5496"/>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3-Accent511">
    <w:name w:val="List Table 3 - Accent 511"/>
    <w:basedOn w:val="TableNormal"/>
    <w:uiPriority w:val="48"/>
    <w:qFormat/>
    <w:rsid w:val="00365AE8"/>
    <w:rPr>
      <w:rFonts w:ascii="CG Times (WN)" w:eastAsia="SimSun" w:hAnsi="CG Times (WN)"/>
      <w:lang w:eastAsia="zh-CN"/>
    </w:rPr>
    <w:tblPr>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PlainTable211">
    <w:name w:val="Plain Table 211"/>
    <w:basedOn w:val="TableNormal"/>
    <w:uiPriority w:val="42"/>
    <w:qFormat/>
    <w:rsid w:val="00365AE8"/>
    <w:rPr>
      <w:rFonts w:ascii="CG Times (WN)" w:eastAsia="SimSun" w:hAnsi="CG Times (WN)"/>
      <w:lang w:eastAsia="zh-C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11">
    <w:name w:val="TableGrid111"/>
    <w:basedOn w:val="TableNormal"/>
    <w:uiPriority w:val="39"/>
    <w:qFormat/>
    <w:rsid w:val="00365AE8"/>
    <w:rPr>
      <w:rFonts w:ascii="Calibri" w:eastAsia="Calibri" w:hAnsi="Calibri"/>
      <w:sz w:val="22"/>
      <w:szCs w:val="22"/>
      <w:lang w:val="de-DE"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mailstyle26">
    <w:name w:val="emailstyle26"/>
    <w:semiHidden/>
    <w:qFormat/>
    <w:rsid w:val="00365AE8"/>
    <w:rPr>
      <w:rFonts w:ascii="Nirmala UI" w:hAnsi="Nirmala UI" w:cs="Arial" w:hint="default"/>
      <w:color w:val="auto"/>
      <w:sz w:val="20"/>
      <w:szCs w:val="22"/>
    </w:rPr>
  </w:style>
  <w:style w:type="paragraph" w:customStyle="1" w:styleId="211">
    <w:name w:val="修订21"/>
    <w:hidden/>
    <w:uiPriority w:val="99"/>
    <w:semiHidden/>
    <w:qFormat/>
    <w:rsid w:val="00365AE8"/>
    <w:rPr>
      <w:rFonts w:eastAsia="SimSun"/>
      <w:lang w:eastAsia="en-US"/>
    </w:rPr>
  </w:style>
  <w:style w:type="character" w:customStyle="1" w:styleId="1f">
    <w:name w:val="@他1"/>
    <w:uiPriority w:val="99"/>
    <w:unhideWhenUsed/>
    <w:qFormat/>
    <w:rsid w:val="00365AE8"/>
    <w:rPr>
      <w:color w:val="2B579A"/>
      <w:shd w:val="clear" w:color="auto" w:fill="E1DFDD"/>
    </w:rPr>
  </w:style>
  <w:style w:type="character" w:customStyle="1" w:styleId="28">
    <w:name w:val="@他2"/>
    <w:uiPriority w:val="99"/>
    <w:unhideWhenUsed/>
    <w:qFormat/>
    <w:rsid w:val="00365AE8"/>
    <w:rPr>
      <w:color w:val="2B579A"/>
      <w:shd w:val="clear" w:color="auto" w:fill="E1DFDD"/>
    </w:rPr>
  </w:style>
  <w:style w:type="character" w:customStyle="1" w:styleId="29">
    <w:name w:val="未处理的提及2"/>
    <w:uiPriority w:val="99"/>
    <w:semiHidden/>
    <w:unhideWhenUsed/>
    <w:qFormat/>
    <w:rsid w:val="00365AE8"/>
    <w:rPr>
      <w:color w:val="605E5C"/>
      <w:shd w:val="clear" w:color="auto" w:fill="E1DFDD"/>
    </w:rPr>
  </w:style>
  <w:style w:type="character" w:customStyle="1" w:styleId="Mention2">
    <w:name w:val="Mention2"/>
    <w:uiPriority w:val="99"/>
    <w:unhideWhenUsed/>
    <w:qFormat/>
    <w:rsid w:val="00365AE8"/>
    <w:rPr>
      <w:color w:val="2B579A"/>
      <w:shd w:val="clear" w:color="auto" w:fill="E1DFDD"/>
    </w:rPr>
  </w:style>
  <w:style w:type="paragraph" w:styleId="Bibliography">
    <w:name w:val="Bibliography"/>
    <w:basedOn w:val="Normal"/>
    <w:next w:val="Normal"/>
    <w:uiPriority w:val="37"/>
    <w:semiHidden/>
    <w:unhideWhenUsed/>
    <w:rsid w:val="00365AE8"/>
    <w:pPr>
      <w:overflowPunct w:val="0"/>
      <w:autoSpaceDE w:val="0"/>
      <w:autoSpaceDN w:val="0"/>
      <w:adjustRightInd w:val="0"/>
      <w:spacing w:after="180"/>
      <w:textAlignment w:val="baseline"/>
    </w:pPr>
    <w:rPr>
      <w:rFonts w:ascii="Times New Roman" w:eastAsia="SimSun" w:hAnsi="Times New Roman"/>
      <w:szCs w:val="20"/>
    </w:rPr>
  </w:style>
  <w:style w:type="numbering" w:customStyle="1" w:styleId="NoList1">
    <w:name w:val="No List1"/>
    <w:next w:val="NoList"/>
    <w:uiPriority w:val="99"/>
    <w:semiHidden/>
    <w:unhideWhenUsed/>
    <w:rsid w:val="00365AE8"/>
  </w:style>
  <w:style w:type="paragraph" w:customStyle="1" w:styleId="1f0">
    <w:name w:val="无间隔1"/>
    <w:uiPriority w:val="99"/>
    <w:qFormat/>
    <w:rsid w:val="00365AE8"/>
    <w:pPr>
      <w:spacing w:after="160" w:line="252" w:lineRule="auto"/>
    </w:pPr>
    <w:rPr>
      <w:rFonts w:eastAsia="SimSun"/>
      <w:sz w:val="22"/>
      <w:szCs w:val="22"/>
      <w:lang w:val="en-US" w:eastAsia="zh-CN"/>
    </w:rPr>
  </w:style>
  <w:style w:type="paragraph" w:customStyle="1" w:styleId="-11">
    <w:name w:val="彩色列表 - 强调文字颜色 11"/>
    <w:basedOn w:val="Normal"/>
    <w:uiPriority w:val="34"/>
    <w:qFormat/>
    <w:rsid w:val="00365AE8"/>
    <w:pPr>
      <w:widowControl w:val="0"/>
      <w:ind w:firstLineChars="200" w:firstLine="420"/>
      <w:jc w:val="both"/>
    </w:pPr>
    <w:rPr>
      <w:rFonts w:ascii="Times New Roman" w:eastAsia="t" w:hAnsi="Times New Roman"/>
      <w:kern w:val="2"/>
      <w:sz w:val="21"/>
      <w:szCs w:val="22"/>
      <w:lang w:val="en-US" w:eastAsia="zh-CN"/>
    </w:rPr>
  </w:style>
  <w:style w:type="paragraph" w:customStyle="1" w:styleId="NoSpacing1">
    <w:name w:val="No Spacing1"/>
    <w:uiPriority w:val="1"/>
    <w:qFormat/>
    <w:rsid w:val="00365AE8"/>
    <w:pPr>
      <w:spacing w:after="160" w:line="252" w:lineRule="auto"/>
    </w:pPr>
    <w:rPr>
      <w:rFonts w:eastAsia="SimSun"/>
      <w:sz w:val="22"/>
      <w:szCs w:val="22"/>
      <w:lang w:val="en-US" w:eastAsia="zh-CN"/>
    </w:rPr>
  </w:style>
  <w:style w:type="paragraph" w:customStyle="1" w:styleId="-110">
    <w:name w:val="彩色底纹 - 强调文字颜色 11"/>
    <w:uiPriority w:val="71"/>
    <w:qFormat/>
    <w:rsid w:val="00365AE8"/>
    <w:pPr>
      <w:spacing w:after="160" w:line="252" w:lineRule="auto"/>
    </w:pPr>
    <w:rPr>
      <w:rFonts w:eastAsia="SimSun"/>
      <w:sz w:val="22"/>
      <w:szCs w:val="22"/>
      <w:lang w:val="en-US" w:eastAsia="zh-CN"/>
    </w:rPr>
  </w:style>
  <w:style w:type="paragraph" w:customStyle="1" w:styleId="Style20">
    <w:name w:val="_Style 2"/>
    <w:uiPriority w:val="99"/>
    <w:qFormat/>
    <w:rsid w:val="00365AE8"/>
    <w:pPr>
      <w:spacing w:after="160" w:line="252" w:lineRule="auto"/>
    </w:pPr>
    <w:rPr>
      <w:rFonts w:eastAsia="SimSun"/>
      <w:sz w:val="22"/>
      <w:szCs w:val="22"/>
      <w:lang w:val="en-US" w:eastAsia="zh-CN"/>
    </w:rPr>
  </w:style>
  <w:style w:type="paragraph" w:customStyle="1" w:styleId="reader-word-layer">
    <w:name w:val="reader-word-layer"/>
    <w:basedOn w:val="Normal"/>
    <w:uiPriority w:val="99"/>
    <w:qFormat/>
    <w:rsid w:val="00365AE8"/>
    <w:pPr>
      <w:spacing w:before="100" w:beforeAutospacing="1" w:after="100" w:afterAutospacing="1"/>
    </w:pPr>
    <w:rPr>
      <w:rFonts w:ascii="SimSun" w:eastAsia="t" w:hAnsi="SimSun" w:cs="SimSun"/>
      <w:sz w:val="24"/>
      <w:lang w:val="en-US" w:eastAsia="zh-CN"/>
    </w:rPr>
  </w:style>
  <w:style w:type="character" w:customStyle="1" w:styleId="1Char0">
    <w:name w:val="样式1 Char"/>
    <w:link w:val="1f1"/>
    <w:qFormat/>
    <w:locked/>
    <w:rsid w:val="00365AE8"/>
    <w:rPr>
      <w:rFonts w:ascii="Microsoft YaHei" w:eastAsia="Microsoft YaHei" w:hAnsi="Microsoft YaHei"/>
      <w:b/>
      <w:szCs w:val="22"/>
    </w:rPr>
  </w:style>
  <w:style w:type="paragraph" w:customStyle="1" w:styleId="1f1">
    <w:name w:val="样式1"/>
    <w:basedOn w:val="Normal"/>
    <w:link w:val="1Char0"/>
    <w:qFormat/>
    <w:rsid w:val="00365AE8"/>
    <w:pPr>
      <w:snapToGrid w:val="0"/>
      <w:spacing w:before="120" w:afterLines="50"/>
      <w:jc w:val="both"/>
    </w:pPr>
    <w:rPr>
      <w:rFonts w:ascii="Microsoft YaHei" w:eastAsia="Microsoft YaHei" w:hAnsi="Microsoft YaHei"/>
      <w:b/>
      <w:szCs w:val="22"/>
      <w:lang w:eastAsia="en-GB"/>
    </w:rPr>
  </w:style>
  <w:style w:type="paragraph" w:customStyle="1" w:styleId="04Proposal1">
    <w:name w:val="04_Proposal1"/>
    <w:basedOn w:val="Normal"/>
    <w:uiPriority w:val="99"/>
    <w:qFormat/>
    <w:rsid w:val="00365AE8"/>
    <w:pPr>
      <w:spacing w:after="200" w:line="276" w:lineRule="auto"/>
    </w:pPr>
    <w:rPr>
      <w:rFonts w:ascii="Times New Roman" w:eastAsia="t" w:hAnsi="Times New Roman"/>
      <w:bCs/>
      <w:i/>
      <w:iCs/>
      <w:szCs w:val="22"/>
      <w:lang w:val="en-US" w:eastAsia="zh-CN"/>
    </w:rPr>
  </w:style>
  <w:style w:type="paragraph" w:customStyle="1" w:styleId="1f2">
    <w:name w:val="普通(网站)1"/>
    <w:basedOn w:val="Normal"/>
    <w:uiPriority w:val="99"/>
    <w:semiHidden/>
    <w:qFormat/>
    <w:rsid w:val="00365AE8"/>
    <w:pPr>
      <w:spacing w:before="100" w:beforeAutospacing="1" w:after="100" w:afterAutospacing="1"/>
    </w:pPr>
    <w:rPr>
      <w:rFonts w:ascii="Times New Roman" w:eastAsia="Calibri" w:hAnsi="Times New Roman"/>
      <w:sz w:val="24"/>
      <w:lang w:val="en-US" w:eastAsia="zh-CN"/>
    </w:rPr>
  </w:style>
  <w:style w:type="paragraph" w:customStyle="1" w:styleId="43">
    <w:name w:val="正文4"/>
    <w:uiPriority w:val="99"/>
    <w:qFormat/>
    <w:rsid w:val="00365AE8"/>
    <w:pPr>
      <w:spacing w:before="100" w:beforeAutospacing="1" w:after="180" w:line="252" w:lineRule="auto"/>
    </w:pPr>
    <w:rPr>
      <w:rFonts w:eastAsia="SimSun"/>
      <w:sz w:val="24"/>
      <w:szCs w:val="24"/>
      <w:lang w:val="en-US" w:eastAsia="zh-CN"/>
    </w:rPr>
  </w:style>
  <w:style w:type="paragraph" w:customStyle="1" w:styleId="5a">
    <w:name w:val="正文5"/>
    <w:uiPriority w:val="99"/>
    <w:qFormat/>
    <w:rsid w:val="00365AE8"/>
    <w:pPr>
      <w:spacing w:before="100" w:beforeAutospacing="1" w:after="180" w:line="252" w:lineRule="auto"/>
    </w:pPr>
    <w:rPr>
      <w:rFonts w:eastAsia="Times New Roman"/>
      <w:sz w:val="24"/>
      <w:szCs w:val="24"/>
      <w:lang w:val="en-US" w:eastAsia="zh-CN"/>
    </w:rPr>
  </w:style>
  <w:style w:type="paragraph" w:customStyle="1" w:styleId="PatAppBody">
    <w:name w:val="PatApp Body"/>
    <w:basedOn w:val="Normal"/>
    <w:uiPriority w:val="99"/>
    <w:qFormat/>
    <w:rsid w:val="00365AE8"/>
    <w:pPr>
      <w:numPr>
        <w:numId w:val="76"/>
      </w:numPr>
      <w:spacing w:after="200" w:line="276" w:lineRule="auto"/>
    </w:pPr>
    <w:rPr>
      <w:rFonts w:ascii="Times New Roman" w:eastAsia="t" w:hAnsi="Times New Roman"/>
      <w:szCs w:val="22"/>
      <w:lang w:val="en-US" w:eastAsia="zh-CN"/>
    </w:rPr>
  </w:style>
  <w:style w:type="paragraph" w:customStyle="1" w:styleId="03Proposal">
    <w:name w:val="03_Proposal"/>
    <w:basedOn w:val="04Proposal1"/>
    <w:qFormat/>
    <w:rsid w:val="00365AE8"/>
    <w:rPr>
      <w:b/>
      <w:i w:val="0"/>
      <w:iCs w:val="0"/>
    </w:rPr>
  </w:style>
  <w:style w:type="paragraph" w:customStyle="1" w:styleId="PatAppl">
    <w:name w:val="Pat Appl"/>
    <w:basedOn w:val="PatAppBody"/>
    <w:link w:val="PatApplChar"/>
    <w:qFormat/>
    <w:rsid w:val="00365AE8"/>
    <w:pPr>
      <w:spacing w:after="0"/>
    </w:pPr>
  </w:style>
  <w:style w:type="character" w:customStyle="1" w:styleId="emailstyle121">
    <w:name w:val="emailstyle121"/>
    <w:semiHidden/>
    <w:qFormat/>
    <w:rsid w:val="00365AE8"/>
    <w:rPr>
      <w:rFonts w:ascii="Nirmala UI" w:hAnsi="Nirmala UI" w:cs="Arial" w:hint="default"/>
      <w:color w:val="auto"/>
      <w:sz w:val="20"/>
      <w:szCs w:val="22"/>
    </w:rPr>
  </w:style>
  <w:style w:type="character" w:customStyle="1" w:styleId="1-2Char">
    <w:name w:val="中等深浅网格 1 - 强调文字颜色 2 Char"/>
    <w:uiPriority w:val="34"/>
    <w:qFormat/>
    <w:locked/>
    <w:rsid w:val="00365AE8"/>
    <w:rPr>
      <w:rFonts w:ascii="Times New Roman" w:hAnsi="Times New Roman" w:cs="Times New Roman" w:hint="default"/>
      <w:kern w:val="2"/>
      <w:sz w:val="21"/>
      <w:szCs w:val="24"/>
    </w:rPr>
  </w:style>
  <w:style w:type="character" w:customStyle="1" w:styleId="word">
    <w:name w:val="word"/>
    <w:basedOn w:val="DefaultParagraphFont"/>
    <w:qFormat/>
    <w:rsid w:val="00365AE8"/>
  </w:style>
  <w:style w:type="character" w:customStyle="1" w:styleId="high-light">
    <w:name w:val="high-light"/>
    <w:basedOn w:val="DefaultParagraphFont"/>
    <w:qFormat/>
    <w:rsid w:val="00365AE8"/>
  </w:style>
  <w:style w:type="character" w:customStyle="1" w:styleId="pos">
    <w:name w:val="pos"/>
    <w:basedOn w:val="DefaultParagraphFont"/>
    <w:qFormat/>
    <w:rsid w:val="00365AE8"/>
  </w:style>
  <w:style w:type="character" w:customStyle="1" w:styleId="1f3">
    <w:name w:val="占位符文本1"/>
    <w:uiPriority w:val="99"/>
    <w:qFormat/>
    <w:rsid w:val="00365AE8"/>
    <w:rPr>
      <w:color w:val="808080"/>
    </w:rPr>
  </w:style>
  <w:style w:type="character" w:customStyle="1" w:styleId="PlaceholderText1">
    <w:name w:val="Placeholder Text1"/>
    <w:uiPriority w:val="99"/>
    <w:semiHidden/>
    <w:qFormat/>
    <w:rsid w:val="00365AE8"/>
    <w:rPr>
      <w:color w:val="808080"/>
    </w:rPr>
  </w:style>
  <w:style w:type="table" w:styleId="MediumGrid1-Accent2">
    <w:name w:val="Medium Grid 1 Accent 2"/>
    <w:basedOn w:val="TableNormal"/>
    <w:uiPriority w:val="34"/>
    <w:semiHidden/>
    <w:unhideWhenUsed/>
    <w:qFormat/>
    <w:rsid w:val="00365AE8"/>
    <w:rPr>
      <w:rFonts w:eastAsia="SimSun"/>
      <w:kern w:val="2"/>
      <w:sz w:val="21"/>
      <w:szCs w:val="24"/>
      <w:lang w:eastAsia="zh-CN"/>
    </w:rPr>
    <w:tblPr>
      <w:tblInd w:w="0" w:type="nil"/>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1f4">
    <w:name w:val="普通表格1"/>
    <w:semiHidden/>
    <w:qFormat/>
    <w:rsid w:val="00365AE8"/>
    <w:rPr>
      <w:rFonts w:eastAsia="Times New Roman"/>
      <w:lang w:val="en-US" w:eastAsia="zh-CN"/>
    </w:rPr>
    <w:tblPr>
      <w:tblCellMar>
        <w:top w:w="0" w:type="dxa"/>
        <w:left w:w="108" w:type="dxa"/>
        <w:bottom w:w="0" w:type="dxa"/>
        <w:right w:w="108" w:type="dxa"/>
      </w:tblCellMar>
    </w:tblPr>
  </w:style>
  <w:style w:type="table" w:customStyle="1" w:styleId="TableGrid210">
    <w:name w:val="Table Grid21"/>
    <w:basedOn w:val="TableNormal"/>
    <w:uiPriority w:val="59"/>
    <w:qFormat/>
    <w:rsid w:val="00365AE8"/>
    <w:rPr>
      <w:rFonts w:eastAsia="Times New Roman"/>
      <w:lang w:eastAsia="zh-C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7">
    <w:name w:val="@他3"/>
    <w:uiPriority w:val="99"/>
    <w:unhideWhenUsed/>
    <w:qFormat/>
    <w:rsid w:val="00365AE8"/>
    <w:rPr>
      <w:color w:val="2B579A"/>
      <w:shd w:val="clear" w:color="auto" w:fill="E1DFDD"/>
    </w:rPr>
  </w:style>
  <w:style w:type="numbering" w:customStyle="1" w:styleId="1f5">
    <w:name w:val="无列表1"/>
    <w:next w:val="NoList"/>
    <w:uiPriority w:val="99"/>
    <w:semiHidden/>
    <w:unhideWhenUsed/>
    <w:rsid w:val="00365AE8"/>
  </w:style>
  <w:style w:type="table" w:customStyle="1" w:styleId="4-11">
    <w:name w:val="网格表 4 - 着色 11"/>
    <w:basedOn w:val="TableNormal"/>
    <w:uiPriority w:val="49"/>
    <w:rsid w:val="00365AE8"/>
    <w:rPr>
      <w:rFonts w:ascii="Calibri" w:eastAsia="SimSun" w:hAnsi="Calibri" w:cs="Arial"/>
      <w:sz w:val="22"/>
      <w:szCs w:val="22"/>
      <w:lang w:eastAsia="zh-CN"/>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customStyle="1" w:styleId="Charf1">
    <w:name w:val="正文文本 Char"/>
    <w:basedOn w:val="DefaultParagraphFont"/>
    <w:qFormat/>
    <w:rsid w:val="00365AE8"/>
  </w:style>
  <w:style w:type="table" w:customStyle="1" w:styleId="220">
    <w:name w:val="网格型22"/>
    <w:basedOn w:val="TableNormal"/>
    <w:next w:val="TableGrid"/>
    <w:uiPriority w:val="39"/>
    <w:qFormat/>
    <w:rsid w:val="00365AE8"/>
    <w:pPr>
      <w:widowControl w:val="0"/>
      <w:autoSpaceDE w:val="0"/>
      <w:autoSpaceDN w:val="0"/>
      <w:adjustRightInd w:val="0"/>
      <w:spacing w:after="120"/>
      <w:jc w:val="both"/>
    </w:pPr>
    <w:rPr>
      <w:rFonts w:eastAsia="SimSu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
    <w:name w:val="title 1"/>
    <w:basedOn w:val="Heading1"/>
    <w:next w:val="Normal"/>
    <w:qFormat/>
    <w:rsid w:val="00365AE8"/>
    <w:pPr>
      <w:keepLines/>
      <w:numPr>
        <w:numId w:val="77"/>
      </w:numPr>
      <w:pBdr>
        <w:top w:val="single" w:sz="12" w:space="3" w:color="auto"/>
      </w:pBdr>
      <w:overflowPunct w:val="0"/>
      <w:autoSpaceDE w:val="0"/>
      <w:autoSpaceDN w:val="0"/>
      <w:adjustRightInd w:val="0"/>
      <w:spacing w:beforeLines="50" w:before="120" w:afterLines="50" w:after="120"/>
      <w:ind w:left="425"/>
      <w:textAlignment w:val="baseline"/>
    </w:pPr>
    <w:rPr>
      <w:rFonts w:eastAsia="SimSun" w:cs="Times New Roman"/>
      <w:b w:val="0"/>
      <w:bCs w:val="0"/>
      <w:kern w:val="0"/>
      <w:sz w:val="36"/>
      <w:szCs w:val="20"/>
      <w:lang w:val="en-US" w:eastAsia="zh-CN"/>
    </w:rPr>
  </w:style>
  <w:style w:type="paragraph" w:customStyle="1" w:styleId="title2">
    <w:name w:val="title 2"/>
    <w:basedOn w:val="Heading2"/>
    <w:next w:val="Normal"/>
    <w:link w:val="title2Char"/>
    <w:qFormat/>
    <w:rsid w:val="00365AE8"/>
    <w:pPr>
      <w:numPr>
        <w:numId w:val="77"/>
      </w:numPr>
      <w:jc w:val="both"/>
    </w:pPr>
    <w:rPr>
      <w:rFonts w:eastAsia="Arial"/>
      <w:b w:val="0"/>
      <w:i w:val="0"/>
      <w:sz w:val="28"/>
      <w:lang w:val="en-US" w:eastAsia="zh-CN"/>
    </w:rPr>
  </w:style>
  <w:style w:type="paragraph" w:customStyle="1" w:styleId="title3">
    <w:name w:val="title 3"/>
    <w:basedOn w:val="title2"/>
    <w:next w:val="Normal"/>
    <w:qFormat/>
    <w:rsid w:val="00365AE8"/>
    <w:pPr>
      <w:numPr>
        <w:ilvl w:val="2"/>
      </w:numPr>
      <w:tabs>
        <w:tab w:val="num" w:pos="360"/>
      </w:tabs>
      <w:ind w:left="1224" w:hanging="504"/>
    </w:pPr>
    <w:rPr>
      <w:sz w:val="22"/>
    </w:rPr>
  </w:style>
  <w:style w:type="character" w:customStyle="1" w:styleId="title2Char">
    <w:name w:val="title 2 Char"/>
    <w:link w:val="title2"/>
    <w:qFormat/>
    <w:rsid w:val="00365AE8"/>
    <w:rPr>
      <w:rFonts w:ascii="Arial" w:eastAsia="Arial" w:hAnsi="Arial" w:cs="Arial"/>
      <w:bCs/>
      <w:iCs/>
      <w:sz w:val="28"/>
      <w:szCs w:val="28"/>
      <w:lang w:val="en-US" w:eastAsia="zh-CN"/>
    </w:rPr>
  </w:style>
  <w:style w:type="numbering" w:customStyle="1" w:styleId="StyleBulletedSymbolsymbolLeft025Hanging02537">
    <w:name w:val="Style Bulleted Symbol (symbol) Left:  0.25&quot; Hanging:  0.25&quot;37"/>
    <w:basedOn w:val="NoList"/>
    <w:rsid w:val="0066543D"/>
  </w:style>
  <w:style w:type="numbering" w:customStyle="1" w:styleId="StyleBulleted15">
    <w:name w:val="Style Bulleted15"/>
    <w:rsid w:val="00A24FB0"/>
  </w:style>
  <w:style w:type="numbering" w:customStyle="1" w:styleId="StyleBulleted16">
    <w:name w:val="Style Bulleted16"/>
    <w:rsid w:val="005502F0"/>
  </w:style>
  <w:style w:type="numbering" w:customStyle="1" w:styleId="StyleBulletedSymbolsymbolLeft025Hanging02538">
    <w:name w:val="Style Bulleted Symbol (symbol) Left:  0.25&quot; Hanging:  0.25&quot;38"/>
    <w:basedOn w:val="NoList"/>
    <w:rsid w:val="005502F0"/>
  </w:style>
  <w:style w:type="numbering" w:customStyle="1" w:styleId="StyleBulletedSymbolsymbolLeft025Hanging02539">
    <w:name w:val="Style Bulleted Symbol (symbol) Left:  0.25&quot; Hanging:  0.25&quot;39"/>
    <w:basedOn w:val="NoList"/>
    <w:rsid w:val="00D87BDC"/>
  </w:style>
  <w:style w:type="table" w:customStyle="1" w:styleId="TableGrid200">
    <w:name w:val="TableGrid20"/>
    <w:basedOn w:val="TableNormal"/>
    <w:next w:val="TableGrid"/>
    <w:uiPriority w:val="39"/>
    <w:qFormat/>
    <w:rsid w:val="00BA7FA7"/>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27">
    <w:name w:val="Char Char1 Char Char Char Char Char Char Char Char Char Char Char Char Char Char Char127"/>
    <w:semiHidden/>
    <w:rsid w:val="00BA7FA7"/>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17">
    <w:name w:val="Style Bulleted17"/>
    <w:rsid w:val="00BA7FA7"/>
  </w:style>
  <w:style w:type="character" w:customStyle="1" w:styleId="5122">
    <w:name w:val="(文字) (文字)5122"/>
    <w:semiHidden/>
    <w:rsid w:val="00BA7FA7"/>
    <w:rPr>
      <w:rFonts w:ascii="Times New Roman" w:hAnsi="Times New Roman"/>
      <w:lang w:eastAsia="en-US"/>
    </w:rPr>
  </w:style>
  <w:style w:type="numbering" w:customStyle="1" w:styleId="StyleBulletedSymbolsymbolLeft025Hanging014">
    <w:name w:val="Style Bulleted Symbol (symbol) Left:  0.25&quot; Hanging:  0.14"/>
    <w:basedOn w:val="NoList"/>
    <w:rsid w:val="00BA7FA7"/>
  </w:style>
  <w:style w:type="table" w:customStyle="1" w:styleId="ColorfulList-Accent131">
    <w:name w:val="Colorful List - Accent 131"/>
    <w:basedOn w:val="TableNormal"/>
    <w:next w:val="ColorfulList-Accent1"/>
    <w:uiPriority w:val="34"/>
    <w:rsid w:val="00BA7FA7"/>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33">
    <w:name w:val="Grid Table 4 - Accent 533"/>
    <w:basedOn w:val="TableNormal"/>
    <w:next w:val="GridTable4-Accent5"/>
    <w:uiPriority w:val="49"/>
    <w:rsid w:val="00BA7FA7"/>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40">
    <w:name w:val="Style Bulleted Symbol (symbol) Left:  0.25&quot; Hanging:  0.25&quot;40"/>
    <w:basedOn w:val="NoList"/>
    <w:rsid w:val="00BA7FA7"/>
  </w:style>
  <w:style w:type="numbering" w:customStyle="1" w:styleId="StyleBulletedSymbolsymbolLeft025Hanging025117">
    <w:name w:val="Style Bulleted Symbol (symbol) Left:  0.25&quot; Hanging:  0.25&quot;117"/>
    <w:basedOn w:val="NoList"/>
    <w:rsid w:val="00BA7FA7"/>
  </w:style>
  <w:style w:type="numbering" w:customStyle="1" w:styleId="StyleBulletedSymbolsymbolLeft025Hanging025214">
    <w:name w:val="Style Bulleted Symbol (symbol) Left:  0.25&quot; Hanging:  0.25&quot;214"/>
    <w:basedOn w:val="NoList"/>
    <w:rsid w:val="00BA7FA7"/>
  </w:style>
  <w:style w:type="table" w:customStyle="1" w:styleId="TableGrid32">
    <w:name w:val="TableGrid32"/>
    <w:basedOn w:val="TableNormal"/>
    <w:next w:val="TableGrid"/>
    <w:uiPriority w:val="39"/>
    <w:qFormat/>
    <w:rsid w:val="00BA7FA7"/>
    <w:rPr>
      <w:rFonts w:ascii="Calibri" w:eastAsia="SimSun" w:hAnsi="Calibri" w:cs="Arial"/>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312">
    <w:name w:val="Plain Table 312"/>
    <w:basedOn w:val="TableNormal"/>
    <w:uiPriority w:val="43"/>
    <w:qFormat/>
    <w:rsid w:val="00BA7FA7"/>
    <w:rPr>
      <w:rFonts w:ascii="CG Times (WN)" w:eastAsia="SimSun" w:hAnsi="CG Times (WN)"/>
      <w:lang w:eastAsia="zh-CN"/>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ListTable1Light-Accent112">
    <w:name w:val="List Table 1 Light - Accent 112"/>
    <w:basedOn w:val="TableNormal"/>
    <w:uiPriority w:val="46"/>
    <w:qFormat/>
    <w:rsid w:val="00BA7FA7"/>
    <w:rPr>
      <w:rFonts w:ascii="CG Times (WN)" w:eastAsia="SimSun" w:hAnsi="CG Times (WN)"/>
      <w:lang w:eastAsia="zh-CN"/>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113">
    <w:name w:val="Grid Table 4 - Accent 5113"/>
    <w:basedOn w:val="TableNormal"/>
    <w:uiPriority w:val="49"/>
    <w:qFormat/>
    <w:rsid w:val="00BA7FA7"/>
    <w:rPr>
      <w:rFonts w:ascii="CG Times (WN)" w:eastAsia="SimSun" w:hAnsi="CG Times (WN)"/>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515">
    <w:name w:val="Grid Table 6 Colorful - Accent 515"/>
    <w:basedOn w:val="TableNormal"/>
    <w:uiPriority w:val="51"/>
    <w:qFormat/>
    <w:rsid w:val="00BA7FA7"/>
    <w:rPr>
      <w:rFonts w:ascii="CG Times (WN)" w:eastAsia="SimSun" w:hAnsi="CG Times (WN)"/>
      <w:color w:val="2F5496"/>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3-Accent512">
    <w:name w:val="List Table 3 - Accent 512"/>
    <w:basedOn w:val="TableNormal"/>
    <w:uiPriority w:val="48"/>
    <w:qFormat/>
    <w:rsid w:val="00BA7FA7"/>
    <w:rPr>
      <w:rFonts w:ascii="CG Times (WN)" w:eastAsia="SimSun" w:hAnsi="CG Times (WN)"/>
      <w:lang w:eastAsia="zh-CN"/>
    </w:rPr>
    <w:tblPr>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PlainTable212">
    <w:name w:val="Plain Table 212"/>
    <w:basedOn w:val="TableNormal"/>
    <w:uiPriority w:val="42"/>
    <w:qFormat/>
    <w:rsid w:val="00BA7FA7"/>
    <w:rPr>
      <w:rFonts w:ascii="CG Times (WN)" w:eastAsia="SimSun" w:hAnsi="CG Times (WN)"/>
      <w:lang w:eastAsia="zh-C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12">
    <w:name w:val="TableGrid112"/>
    <w:basedOn w:val="TableNormal"/>
    <w:uiPriority w:val="39"/>
    <w:qFormat/>
    <w:rsid w:val="00BA7FA7"/>
    <w:rPr>
      <w:rFonts w:ascii="Calibri" w:eastAsia="Calibri" w:hAnsi="Calibri"/>
      <w:sz w:val="22"/>
      <w:szCs w:val="22"/>
      <w:lang w:val="de-DE"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
    <w:name w:val="网格型15"/>
    <w:basedOn w:val="TableNormal"/>
    <w:uiPriority w:val="39"/>
    <w:qFormat/>
    <w:rsid w:val="00BA7FA7"/>
    <w:rPr>
      <w:rFonts w:ascii="Calibri" w:eastAsia="Calibri" w:hAnsi="Calibri"/>
      <w:sz w:val="22"/>
      <w:szCs w:val="22"/>
      <w:lang w:val="de-D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3111">
    <w:name w:val="Plain Table 3111"/>
    <w:basedOn w:val="TableNormal"/>
    <w:uiPriority w:val="43"/>
    <w:qFormat/>
    <w:rsid w:val="00BA7FA7"/>
    <w:rPr>
      <w:rFonts w:ascii="CG Times (WN)" w:eastAsia="SimSun" w:hAnsi="CG Times (WN)"/>
      <w:lang w:eastAsia="zh-CN"/>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ListTable1Light-Accent1111">
    <w:name w:val="List Table 1 Light - Accent 1111"/>
    <w:basedOn w:val="TableNormal"/>
    <w:uiPriority w:val="46"/>
    <w:qFormat/>
    <w:rsid w:val="00BA7FA7"/>
    <w:rPr>
      <w:rFonts w:ascii="CG Times (WN)" w:eastAsia="SimSun" w:hAnsi="CG Times (WN)"/>
      <w:lang w:eastAsia="zh-CN"/>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114">
    <w:name w:val="Grid Table 4 - Accent 5114"/>
    <w:basedOn w:val="TableNormal"/>
    <w:uiPriority w:val="49"/>
    <w:qFormat/>
    <w:rsid w:val="00BA7FA7"/>
    <w:rPr>
      <w:rFonts w:ascii="CG Times (WN)" w:eastAsia="SimSun" w:hAnsi="CG Times (WN)"/>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5112">
    <w:name w:val="Grid Table 6 Colorful - Accent 5112"/>
    <w:basedOn w:val="TableNormal"/>
    <w:uiPriority w:val="51"/>
    <w:qFormat/>
    <w:rsid w:val="00BA7FA7"/>
    <w:rPr>
      <w:rFonts w:ascii="CG Times (WN)" w:eastAsia="SimSun" w:hAnsi="CG Times (WN)"/>
      <w:color w:val="2F5496"/>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3-Accent5111">
    <w:name w:val="List Table 3 - Accent 5111"/>
    <w:basedOn w:val="TableNormal"/>
    <w:uiPriority w:val="48"/>
    <w:qFormat/>
    <w:rsid w:val="00BA7FA7"/>
    <w:rPr>
      <w:rFonts w:ascii="CG Times (WN)" w:eastAsia="SimSun" w:hAnsi="CG Times (WN)"/>
      <w:lang w:eastAsia="zh-CN"/>
    </w:rPr>
    <w:tblPr>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PlainTable2111">
    <w:name w:val="Plain Table 2111"/>
    <w:basedOn w:val="TableNormal"/>
    <w:uiPriority w:val="42"/>
    <w:qFormat/>
    <w:rsid w:val="00BA7FA7"/>
    <w:rPr>
      <w:rFonts w:ascii="CG Times (WN)" w:eastAsia="SimSun" w:hAnsi="CG Times (WN)"/>
      <w:lang w:eastAsia="zh-C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13">
    <w:name w:val="TableGrid113"/>
    <w:basedOn w:val="TableNormal"/>
    <w:uiPriority w:val="39"/>
    <w:qFormat/>
    <w:rsid w:val="00BA7FA7"/>
    <w:rPr>
      <w:rFonts w:ascii="Calibri" w:eastAsia="Calibri" w:hAnsi="Calibri"/>
      <w:sz w:val="22"/>
      <w:szCs w:val="22"/>
      <w:lang w:val="de-DE"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uiPriority w:val="59"/>
    <w:qFormat/>
    <w:rsid w:val="00BA7FA7"/>
    <w:rPr>
      <w:rFonts w:eastAsia="Times New Roman"/>
      <w:lang w:eastAsia="zh-C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1">
    <w:name w:val="网格表 4 - 着色 111"/>
    <w:basedOn w:val="TableNormal"/>
    <w:uiPriority w:val="49"/>
    <w:rsid w:val="00BA7FA7"/>
    <w:rPr>
      <w:rFonts w:ascii="Calibri" w:eastAsia="SimSun" w:hAnsi="Calibri" w:cs="Arial"/>
      <w:sz w:val="22"/>
      <w:szCs w:val="22"/>
      <w:lang w:eastAsia="zh-CN"/>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230">
    <w:name w:val="网格型23"/>
    <w:basedOn w:val="TableNormal"/>
    <w:next w:val="TableGrid"/>
    <w:uiPriority w:val="39"/>
    <w:qFormat/>
    <w:rsid w:val="00BA7FA7"/>
    <w:pPr>
      <w:widowControl w:val="0"/>
      <w:autoSpaceDE w:val="0"/>
      <w:autoSpaceDN w:val="0"/>
      <w:adjustRightInd w:val="0"/>
      <w:spacing w:after="120"/>
      <w:jc w:val="both"/>
    </w:pPr>
    <w:rPr>
      <w:rFonts w:eastAsia="SimSu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0">
    <w:name w:val="Table Grid9"/>
    <w:basedOn w:val="TableNormal"/>
    <w:next w:val="TableGrid"/>
    <w:uiPriority w:val="39"/>
    <w:qFormat/>
    <w:rsid w:val="00326CEB"/>
    <w:pPr>
      <w:jc w:val="both"/>
    </w:pPr>
    <w:rPr>
      <w:rFonts w:ascii="Malgun Gothic" w:eastAsia="Malgun Gothic" w:hAnsi="Malgun Gothic"/>
      <w:kern w:val="2"/>
      <w:szCs w:val="22"/>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Grid21"/>
    <w:basedOn w:val="TableNormal"/>
    <w:next w:val="TableGrid"/>
    <w:uiPriority w:val="59"/>
    <w:qFormat/>
    <w:rsid w:val="00A43F2B"/>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26">
    <w:name w:val="Char Char1 Char Char Char Char Char Char Char Char Char Char Char Char Char Char Char126"/>
    <w:semiHidden/>
    <w:rsid w:val="00A43F2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18">
    <w:name w:val="Style Bulleted18"/>
    <w:rsid w:val="00A43F2B"/>
  </w:style>
  <w:style w:type="character" w:customStyle="1" w:styleId="5121">
    <w:name w:val="(文字) (文字)5121"/>
    <w:semiHidden/>
    <w:rsid w:val="00A43F2B"/>
    <w:rPr>
      <w:rFonts w:ascii="Times New Roman" w:hAnsi="Times New Roman"/>
      <w:lang w:eastAsia="en-US"/>
    </w:rPr>
  </w:style>
  <w:style w:type="numbering" w:customStyle="1" w:styleId="StyleBulletedSymbolsymbolLeft025Hanging015">
    <w:name w:val="Style Bulleted Symbol (symbol) Left:  0.25&quot; Hanging:  0.15"/>
    <w:basedOn w:val="NoList"/>
    <w:rsid w:val="00A43F2B"/>
  </w:style>
  <w:style w:type="table" w:customStyle="1" w:styleId="ColorfulList-Accent132">
    <w:name w:val="Colorful List - Accent 132"/>
    <w:basedOn w:val="TableNormal"/>
    <w:next w:val="ColorfulList-Accent1"/>
    <w:uiPriority w:val="34"/>
    <w:rsid w:val="00A43F2B"/>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34">
    <w:name w:val="Grid Table 4 - Accent 534"/>
    <w:basedOn w:val="TableNormal"/>
    <w:next w:val="GridTable4-Accent5"/>
    <w:uiPriority w:val="49"/>
    <w:rsid w:val="00A43F2B"/>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41">
    <w:name w:val="Style Bulleted Symbol (symbol) Left:  0.25&quot; Hanging:  0.25&quot;41"/>
    <w:basedOn w:val="NoList"/>
    <w:rsid w:val="00A43F2B"/>
  </w:style>
  <w:style w:type="numbering" w:customStyle="1" w:styleId="StyleBulletedSymbolsymbolLeft025Hanging025118">
    <w:name w:val="Style Bulleted Symbol (symbol) Left:  0.25&quot; Hanging:  0.25&quot;118"/>
    <w:basedOn w:val="NoList"/>
    <w:rsid w:val="00A43F2B"/>
  </w:style>
  <w:style w:type="numbering" w:customStyle="1" w:styleId="StyleBulletedSymbolsymbolLeft025Hanging025215">
    <w:name w:val="Style Bulleted Symbol (symbol) Left:  0.25&quot; Hanging:  0.25&quot;215"/>
    <w:basedOn w:val="NoList"/>
    <w:rsid w:val="00A43F2B"/>
  </w:style>
  <w:style w:type="table" w:customStyle="1" w:styleId="TableGrid33">
    <w:name w:val="TableGrid33"/>
    <w:basedOn w:val="TableNormal"/>
    <w:next w:val="TableGrid"/>
    <w:uiPriority w:val="39"/>
    <w:qFormat/>
    <w:rsid w:val="00A43F2B"/>
    <w:rPr>
      <w:rFonts w:ascii="Calibri" w:eastAsia="SimSun" w:hAnsi="Calibri" w:cs="Arial"/>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313">
    <w:name w:val="Plain Table 313"/>
    <w:basedOn w:val="TableNormal"/>
    <w:uiPriority w:val="43"/>
    <w:qFormat/>
    <w:rsid w:val="00A43F2B"/>
    <w:rPr>
      <w:rFonts w:ascii="CG Times (WN)" w:eastAsia="SimSun" w:hAnsi="CG Times (WN)"/>
      <w:lang w:eastAsia="zh-CN"/>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ListTable1Light-Accent113">
    <w:name w:val="List Table 1 Light - Accent 113"/>
    <w:basedOn w:val="TableNormal"/>
    <w:uiPriority w:val="46"/>
    <w:qFormat/>
    <w:rsid w:val="00A43F2B"/>
    <w:rPr>
      <w:rFonts w:ascii="CG Times (WN)" w:eastAsia="SimSun" w:hAnsi="CG Times (WN)"/>
      <w:lang w:eastAsia="zh-CN"/>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115">
    <w:name w:val="Grid Table 4 - Accent 5115"/>
    <w:basedOn w:val="TableNormal"/>
    <w:uiPriority w:val="49"/>
    <w:qFormat/>
    <w:rsid w:val="00A43F2B"/>
    <w:rPr>
      <w:rFonts w:ascii="CG Times (WN)" w:eastAsia="SimSun" w:hAnsi="CG Times (WN)"/>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516">
    <w:name w:val="Grid Table 6 Colorful - Accent 516"/>
    <w:basedOn w:val="TableNormal"/>
    <w:uiPriority w:val="51"/>
    <w:qFormat/>
    <w:rsid w:val="00A43F2B"/>
    <w:rPr>
      <w:rFonts w:ascii="CG Times (WN)" w:eastAsia="SimSun" w:hAnsi="CG Times (WN)"/>
      <w:color w:val="2F5496"/>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3-Accent513">
    <w:name w:val="List Table 3 - Accent 513"/>
    <w:basedOn w:val="TableNormal"/>
    <w:uiPriority w:val="48"/>
    <w:qFormat/>
    <w:rsid w:val="00A43F2B"/>
    <w:rPr>
      <w:rFonts w:ascii="CG Times (WN)" w:eastAsia="SimSun" w:hAnsi="CG Times (WN)"/>
      <w:lang w:eastAsia="zh-CN"/>
    </w:rPr>
    <w:tblPr>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PlainTable213">
    <w:name w:val="Plain Table 213"/>
    <w:basedOn w:val="TableNormal"/>
    <w:uiPriority w:val="42"/>
    <w:qFormat/>
    <w:rsid w:val="00A43F2B"/>
    <w:rPr>
      <w:rFonts w:ascii="CG Times (WN)" w:eastAsia="SimSun" w:hAnsi="CG Times (WN)"/>
      <w:lang w:eastAsia="zh-C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14">
    <w:name w:val="TableGrid114"/>
    <w:basedOn w:val="TableNormal"/>
    <w:uiPriority w:val="39"/>
    <w:qFormat/>
    <w:rsid w:val="00A43F2B"/>
    <w:rPr>
      <w:rFonts w:ascii="Calibri" w:eastAsia="Calibri" w:hAnsi="Calibri"/>
      <w:sz w:val="22"/>
      <w:szCs w:val="22"/>
      <w:lang w:val="de-DE"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
    <w:name w:val="网格型16"/>
    <w:basedOn w:val="TableNormal"/>
    <w:uiPriority w:val="39"/>
    <w:qFormat/>
    <w:rsid w:val="00A43F2B"/>
    <w:rPr>
      <w:rFonts w:ascii="Calibri" w:eastAsia="Calibri" w:hAnsi="Calibri"/>
      <w:sz w:val="22"/>
      <w:szCs w:val="22"/>
      <w:lang w:val="de-D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3112">
    <w:name w:val="Plain Table 3112"/>
    <w:basedOn w:val="TableNormal"/>
    <w:uiPriority w:val="43"/>
    <w:qFormat/>
    <w:rsid w:val="00A43F2B"/>
    <w:rPr>
      <w:rFonts w:ascii="CG Times (WN)" w:eastAsia="SimSun" w:hAnsi="CG Times (WN)"/>
      <w:lang w:eastAsia="zh-CN"/>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ListTable1Light-Accent1112">
    <w:name w:val="List Table 1 Light - Accent 1112"/>
    <w:basedOn w:val="TableNormal"/>
    <w:uiPriority w:val="46"/>
    <w:qFormat/>
    <w:rsid w:val="00A43F2B"/>
    <w:rPr>
      <w:rFonts w:ascii="CG Times (WN)" w:eastAsia="SimSun" w:hAnsi="CG Times (WN)"/>
      <w:lang w:eastAsia="zh-CN"/>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116">
    <w:name w:val="Grid Table 4 - Accent 5116"/>
    <w:basedOn w:val="TableNormal"/>
    <w:uiPriority w:val="49"/>
    <w:qFormat/>
    <w:rsid w:val="00A43F2B"/>
    <w:rPr>
      <w:rFonts w:ascii="CG Times (WN)" w:eastAsia="SimSun" w:hAnsi="CG Times (WN)"/>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5113">
    <w:name w:val="Grid Table 6 Colorful - Accent 5113"/>
    <w:basedOn w:val="TableNormal"/>
    <w:uiPriority w:val="51"/>
    <w:qFormat/>
    <w:rsid w:val="00A43F2B"/>
    <w:rPr>
      <w:rFonts w:ascii="CG Times (WN)" w:eastAsia="SimSun" w:hAnsi="CG Times (WN)"/>
      <w:color w:val="2F5496"/>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3-Accent5112">
    <w:name w:val="List Table 3 - Accent 5112"/>
    <w:basedOn w:val="TableNormal"/>
    <w:uiPriority w:val="48"/>
    <w:qFormat/>
    <w:rsid w:val="00A43F2B"/>
    <w:rPr>
      <w:rFonts w:ascii="CG Times (WN)" w:eastAsia="SimSun" w:hAnsi="CG Times (WN)"/>
      <w:lang w:eastAsia="zh-CN"/>
    </w:rPr>
    <w:tblPr>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PlainTable2112">
    <w:name w:val="Plain Table 2112"/>
    <w:basedOn w:val="TableNormal"/>
    <w:uiPriority w:val="42"/>
    <w:qFormat/>
    <w:rsid w:val="00A43F2B"/>
    <w:rPr>
      <w:rFonts w:ascii="CG Times (WN)" w:eastAsia="SimSun" w:hAnsi="CG Times (WN)"/>
      <w:lang w:eastAsia="zh-C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15">
    <w:name w:val="TableGrid115"/>
    <w:basedOn w:val="TableNormal"/>
    <w:uiPriority w:val="39"/>
    <w:qFormat/>
    <w:rsid w:val="00A43F2B"/>
    <w:rPr>
      <w:rFonts w:ascii="Calibri" w:eastAsia="Calibri" w:hAnsi="Calibri"/>
      <w:sz w:val="22"/>
      <w:szCs w:val="22"/>
      <w:lang w:val="de-DE"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uiPriority w:val="59"/>
    <w:qFormat/>
    <w:rsid w:val="00A43F2B"/>
    <w:rPr>
      <w:rFonts w:eastAsia="Times New Roman"/>
      <w:lang w:eastAsia="zh-C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2">
    <w:name w:val="网格表 4 - 着色 112"/>
    <w:basedOn w:val="TableNormal"/>
    <w:uiPriority w:val="49"/>
    <w:rsid w:val="00A43F2B"/>
    <w:rPr>
      <w:rFonts w:ascii="Calibri" w:eastAsia="SimSun" w:hAnsi="Calibri" w:cs="Arial"/>
      <w:sz w:val="22"/>
      <w:szCs w:val="22"/>
      <w:lang w:eastAsia="zh-CN"/>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240">
    <w:name w:val="网格型24"/>
    <w:basedOn w:val="TableNormal"/>
    <w:next w:val="TableGrid"/>
    <w:uiPriority w:val="39"/>
    <w:qFormat/>
    <w:rsid w:val="00A43F2B"/>
    <w:pPr>
      <w:widowControl w:val="0"/>
      <w:autoSpaceDE w:val="0"/>
      <w:autoSpaceDN w:val="0"/>
      <w:adjustRightInd w:val="0"/>
      <w:spacing w:after="120"/>
      <w:jc w:val="both"/>
    </w:pPr>
    <w:rPr>
      <w:rFonts w:eastAsia="SimSu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f01">
    <w:name w:val="cf01"/>
    <w:qFormat/>
    <w:rsid w:val="00A43F2B"/>
    <w:rPr>
      <w:rFonts w:ascii="Segoe UI" w:hAnsi="Segoe UI" w:cs="Segoe UI" w:hint="default"/>
      <w:sz w:val="18"/>
      <w:szCs w:val="18"/>
    </w:rPr>
  </w:style>
  <w:style w:type="character" w:customStyle="1" w:styleId="1f6">
    <w:name w:val="题注 字符1"/>
    <w:qFormat/>
    <w:rsid w:val="00A43F2B"/>
    <w:rPr>
      <w:rFonts w:ascii="Tahoma" w:eastAsia="MS Gothic" w:hAnsi="Tahoma"/>
      <w:sz w:val="24"/>
      <w:shd w:val="clear" w:color="auto" w:fill="000080"/>
      <w:lang w:val="en-GB" w:eastAsia="ja-JP"/>
    </w:rPr>
  </w:style>
  <w:style w:type="table" w:customStyle="1" w:styleId="TableGrid91">
    <w:name w:val="Table Grid91"/>
    <w:basedOn w:val="TableNormal"/>
    <w:uiPriority w:val="39"/>
    <w:qFormat/>
    <w:rsid w:val="00A43F2B"/>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f0">
    <w:name w:val="pf0"/>
    <w:basedOn w:val="Normal"/>
    <w:qFormat/>
    <w:rsid w:val="00A43F2B"/>
    <w:pPr>
      <w:spacing w:before="100" w:beforeAutospacing="1" w:after="100" w:afterAutospacing="1"/>
    </w:pPr>
    <w:rPr>
      <w:rFonts w:ascii="Times New Roman" w:eastAsia="Times New Roman" w:hAnsi="Times New Roman"/>
      <w:kern w:val="2"/>
      <w:sz w:val="24"/>
      <w:lang w:val="en-US" w:eastAsia="ko-KR"/>
    </w:rPr>
  </w:style>
  <w:style w:type="table" w:customStyle="1" w:styleId="TableGrid220">
    <w:name w:val="TableGrid22"/>
    <w:basedOn w:val="TableNormal"/>
    <w:next w:val="TableGrid"/>
    <w:uiPriority w:val="59"/>
    <w:qFormat/>
    <w:rsid w:val="00A43F2B"/>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numbering" w:customStyle="1" w:styleId="StyleBulleted19">
    <w:name w:val="Style Bulleted19"/>
    <w:rsid w:val="00A43F2B"/>
  </w:style>
  <w:style w:type="numbering" w:customStyle="1" w:styleId="StyleBulletedSymbolsymbolLeft025Hanging016">
    <w:name w:val="Style Bulleted Symbol (symbol) Left:  0.25&quot; Hanging:  0.16"/>
    <w:basedOn w:val="NoList"/>
    <w:rsid w:val="00A43F2B"/>
  </w:style>
  <w:style w:type="table" w:customStyle="1" w:styleId="ColorfulList-Accent133">
    <w:name w:val="Colorful List - Accent 133"/>
    <w:basedOn w:val="TableNormal"/>
    <w:next w:val="ColorfulList-Accent1"/>
    <w:uiPriority w:val="34"/>
    <w:rsid w:val="00A43F2B"/>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35">
    <w:name w:val="Grid Table 4 - Accent 535"/>
    <w:basedOn w:val="TableNormal"/>
    <w:next w:val="GridTable4-Accent5"/>
    <w:uiPriority w:val="49"/>
    <w:rsid w:val="00A43F2B"/>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42">
    <w:name w:val="Style Bulleted Symbol (symbol) Left:  0.25&quot; Hanging:  0.25&quot;42"/>
    <w:basedOn w:val="NoList"/>
    <w:rsid w:val="00A43F2B"/>
  </w:style>
  <w:style w:type="numbering" w:customStyle="1" w:styleId="StyleBulletedSymbolsymbolLeft025Hanging025119">
    <w:name w:val="Style Bulleted Symbol (symbol) Left:  0.25&quot; Hanging:  0.25&quot;119"/>
    <w:basedOn w:val="NoList"/>
    <w:rsid w:val="00A43F2B"/>
  </w:style>
  <w:style w:type="numbering" w:customStyle="1" w:styleId="StyleBulletedSymbolsymbolLeft025Hanging025216">
    <w:name w:val="Style Bulleted Symbol (symbol) Left:  0.25&quot; Hanging:  0.25&quot;216"/>
    <w:basedOn w:val="NoList"/>
    <w:rsid w:val="00A43F2B"/>
  </w:style>
  <w:style w:type="table" w:customStyle="1" w:styleId="TableGrid34">
    <w:name w:val="TableGrid34"/>
    <w:basedOn w:val="TableNormal"/>
    <w:next w:val="TableGrid"/>
    <w:uiPriority w:val="39"/>
    <w:qFormat/>
    <w:rsid w:val="00A43F2B"/>
    <w:rPr>
      <w:rFonts w:ascii="Calibri" w:eastAsia="SimSun" w:hAnsi="Calibri" w:cs="Arial"/>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314">
    <w:name w:val="Plain Table 314"/>
    <w:basedOn w:val="TableNormal"/>
    <w:uiPriority w:val="43"/>
    <w:qFormat/>
    <w:rsid w:val="00A43F2B"/>
    <w:rPr>
      <w:rFonts w:ascii="CG Times (WN)" w:eastAsia="SimSun" w:hAnsi="CG Times (WN)"/>
      <w:lang w:eastAsia="zh-CN"/>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ListTable1Light-Accent114">
    <w:name w:val="List Table 1 Light - Accent 114"/>
    <w:basedOn w:val="TableNormal"/>
    <w:uiPriority w:val="46"/>
    <w:qFormat/>
    <w:rsid w:val="00A43F2B"/>
    <w:rPr>
      <w:rFonts w:ascii="CG Times (WN)" w:eastAsia="SimSun" w:hAnsi="CG Times (WN)"/>
      <w:lang w:eastAsia="zh-CN"/>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117">
    <w:name w:val="Grid Table 4 - Accent 5117"/>
    <w:basedOn w:val="TableNormal"/>
    <w:uiPriority w:val="49"/>
    <w:qFormat/>
    <w:rsid w:val="00A43F2B"/>
    <w:rPr>
      <w:rFonts w:ascii="CG Times (WN)" w:eastAsia="SimSun" w:hAnsi="CG Times (WN)"/>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517">
    <w:name w:val="Grid Table 6 Colorful - Accent 517"/>
    <w:basedOn w:val="TableNormal"/>
    <w:uiPriority w:val="51"/>
    <w:qFormat/>
    <w:rsid w:val="00A43F2B"/>
    <w:rPr>
      <w:rFonts w:ascii="CG Times (WN)" w:eastAsia="SimSun" w:hAnsi="CG Times (WN)"/>
      <w:color w:val="2F5496"/>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3-Accent514">
    <w:name w:val="List Table 3 - Accent 514"/>
    <w:basedOn w:val="TableNormal"/>
    <w:uiPriority w:val="48"/>
    <w:qFormat/>
    <w:rsid w:val="00A43F2B"/>
    <w:rPr>
      <w:rFonts w:ascii="CG Times (WN)" w:eastAsia="SimSun" w:hAnsi="CG Times (WN)"/>
      <w:lang w:eastAsia="zh-CN"/>
    </w:rPr>
    <w:tblPr>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PlainTable214">
    <w:name w:val="Plain Table 214"/>
    <w:basedOn w:val="TableNormal"/>
    <w:uiPriority w:val="42"/>
    <w:qFormat/>
    <w:rsid w:val="00A43F2B"/>
    <w:rPr>
      <w:rFonts w:ascii="CG Times (WN)" w:eastAsia="SimSun" w:hAnsi="CG Times (WN)"/>
      <w:lang w:eastAsia="zh-C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16">
    <w:name w:val="TableGrid116"/>
    <w:basedOn w:val="TableNormal"/>
    <w:uiPriority w:val="39"/>
    <w:qFormat/>
    <w:rsid w:val="00A43F2B"/>
    <w:rPr>
      <w:rFonts w:ascii="Calibri" w:eastAsia="Calibri" w:hAnsi="Calibri"/>
      <w:sz w:val="22"/>
      <w:szCs w:val="22"/>
      <w:lang w:val="de-DE"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0">
    <w:name w:val="网格型17"/>
    <w:basedOn w:val="TableNormal"/>
    <w:uiPriority w:val="39"/>
    <w:qFormat/>
    <w:rsid w:val="00A43F2B"/>
    <w:rPr>
      <w:rFonts w:ascii="Calibri" w:eastAsia="Calibri" w:hAnsi="Calibri"/>
      <w:sz w:val="22"/>
      <w:szCs w:val="22"/>
      <w:lang w:val="de-D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3113">
    <w:name w:val="Plain Table 3113"/>
    <w:basedOn w:val="TableNormal"/>
    <w:uiPriority w:val="43"/>
    <w:qFormat/>
    <w:rsid w:val="00A43F2B"/>
    <w:rPr>
      <w:rFonts w:ascii="CG Times (WN)" w:eastAsia="SimSun" w:hAnsi="CG Times (WN)"/>
      <w:lang w:eastAsia="zh-CN"/>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ListTable1Light-Accent1113">
    <w:name w:val="List Table 1 Light - Accent 1113"/>
    <w:basedOn w:val="TableNormal"/>
    <w:uiPriority w:val="46"/>
    <w:qFormat/>
    <w:rsid w:val="00A43F2B"/>
    <w:rPr>
      <w:rFonts w:ascii="CG Times (WN)" w:eastAsia="SimSun" w:hAnsi="CG Times (WN)"/>
      <w:lang w:eastAsia="zh-CN"/>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118">
    <w:name w:val="Grid Table 4 - Accent 5118"/>
    <w:basedOn w:val="TableNormal"/>
    <w:uiPriority w:val="49"/>
    <w:qFormat/>
    <w:rsid w:val="00A43F2B"/>
    <w:rPr>
      <w:rFonts w:ascii="CG Times (WN)" w:eastAsia="SimSun" w:hAnsi="CG Times (WN)"/>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5114">
    <w:name w:val="Grid Table 6 Colorful - Accent 5114"/>
    <w:basedOn w:val="TableNormal"/>
    <w:uiPriority w:val="51"/>
    <w:qFormat/>
    <w:rsid w:val="00A43F2B"/>
    <w:rPr>
      <w:rFonts w:ascii="CG Times (WN)" w:eastAsia="SimSun" w:hAnsi="CG Times (WN)"/>
      <w:color w:val="2F5496"/>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3-Accent5113">
    <w:name w:val="List Table 3 - Accent 5113"/>
    <w:basedOn w:val="TableNormal"/>
    <w:uiPriority w:val="48"/>
    <w:qFormat/>
    <w:rsid w:val="00A43F2B"/>
    <w:rPr>
      <w:rFonts w:ascii="CG Times (WN)" w:eastAsia="SimSun" w:hAnsi="CG Times (WN)"/>
      <w:lang w:eastAsia="zh-CN"/>
    </w:rPr>
    <w:tblPr>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PlainTable2113">
    <w:name w:val="Plain Table 2113"/>
    <w:basedOn w:val="TableNormal"/>
    <w:uiPriority w:val="42"/>
    <w:qFormat/>
    <w:rsid w:val="00A43F2B"/>
    <w:rPr>
      <w:rFonts w:ascii="CG Times (WN)" w:eastAsia="SimSun" w:hAnsi="CG Times (WN)"/>
      <w:lang w:eastAsia="zh-C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17">
    <w:name w:val="TableGrid117"/>
    <w:basedOn w:val="TableNormal"/>
    <w:uiPriority w:val="39"/>
    <w:qFormat/>
    <w:rsid w:val="00A43F2B"/>
    <w:rPr>
      <w:rFonts w:ascii="Calibri" w:eastAsia="Calibri" w:hAnsi="Calibri"/>
      <w:sz w:val="22"/>
      <w:szCs w:val="22"/>
      <w:lang w:val="de-DE"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uiPriority w:val="59"/>
    <w:qFormat/>
    <w:rsid w:val="00A43F2B"/>
    <w:rPr>
      <w:rFonts w:eastAsia="Times New Roman"/>
      <w:lang w:eastAsia="zh-C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3">
    <w:name w:val="网格表 4 - 着色 113"/>
    <w:basedOn w:val="TableNormal"/>
    <w:uiPriority w:val="49"/>
    <w:rsid w:val="00A43F2B"/>
    <w:rPr>
      <w:rFonts w:ascii="Calibri" w:eastAsia="SimSun" w:hAnsi="Calibri" w:cs="Arial"/>
      <w:sz w:val="22"/>
      <w:szCs w:val="22"/>
      <w:lang w:eastAsia="zh-CN"/>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250">
    <w:name w:val="网格型25"/>
    <w:basedOn w:val="TableNormal"/>
    <w:next w:val="TableGrid"/>
    <w:uiPriority w:val="39"/>
    <w:qFormat/>
    <w:rsid w:val="00A43F2B"/>
    <w:pPr>
      <w:widowControl w:val="0"/>
      <w:autoSpaceDE w:val="0"/>
      <w:autoSpaceDN w:val="0"/>
      <w:adjustRightInd w:val="0"/>
      <w:spacing w:after="120"/>
      <w:jc w:val="both"/>
    </w:pPr>
    <w:rPr>
      <w:rFonts w:eastAsia="SimSu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
    <w:name w:val="Table Grid92"/>
    <w:basedOn w:val="TableNormal"/>
    <w:uiPriority w:val="39"/>
    <w:qFormat/>
    <w:rsid w:val="00A43F2B"/>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0">
    <w:name w:val="TableGrid23"/>
    <w:basedOn w:val="TableNormal"/>
    <w:next w:val="TableGrid"/>
    <w:uiPriority w:val="59"/>
    <w:qFormat/>
    <w:rsid w:val="00F74A6F"/>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25">
    <w:name w:val="Char Char1 Char Char Char Char Char Char Char Char Char Char Char Char Char Char Char125"/>
    <w:semiHidden/>
    <w:rsid w:val="00F74A6F"/>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20">
    <w:name w:val="Style Bulleted20"/>
    <w:rsid w:val="00F74A6F"/>
    <w:pPr>
      <w:numPr>
        <w:numId w:val="31"/>
      </w:numPr>
    </w:pPr>
  </w:style>
  <w:style w:type="character" w:customStyle="1" w:styleId="5120">
    <w:name w:val="(文字) (文字)5120"/>
    <w:semiHidden/>
    <w:rsid w:val="00F74A6F"/>
    <w:rPr>
      <w:rFonts w:ascii="Times New Roman" w:hAnsi="Times New Roman"/>
      <w:lang w:eastAsia="en-US"/>
    </w:rPr>
  </w:style>
  <w:style w:type="numbering" w:customStyle="1" w:styleId="StyleBulletedSymbolsymbolLeft025Hanging017">
    <w:name w:val="Style Bulleted Symbol (symbol) Left:  0.25&quot; Hanging:  0.17"/>
    <w:basedOn w:val="NoList"/>
    <w:rsid w:val="00F74A6F"/>
    <w:pPr>
      <w:numPr>
        <w:numId w:val="37"/>
      </w:numPr>
    </w:pPr>
  </w:style>
  <w:style w:type="table" w:customStyle="1" w:styleId="ColorfulList-Accent134">
    <w:name w:val="Colorful List - Accent 134"/>
    <w:basedOn w:val="TableNormal"/>
    <w:next w:val="ColorfulList-Accent1"/>
    <w:uiPriority w:val="34"/>
    <w:rsid w:val="00F74A6F"/>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36">
    <w:name w:val="Grid Table 4 - Accent 536"/>
    <w:basedOn w:val="TableNormal"/>
    <w:next w:val="GridTable4-Accent5"/>
    <w:uiPriority w:val="49"/>
    <w:rsid w:val="00F74A6F"/>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43">
    <w:name w:val="Style Bulleted Symbol (symbol) Left:  0.25&quot; Hanging:  0.25&quot;43"/>
    <w:basedOn w:val="NoList"/>
    <w:rsid w:val="00F74A6F"/>
    <w:pPr>
      <w:numPr>
        <w:numId w:val="35"/>
      </w:numPr>
    </w:pPr>
  </w:style>
  <w:style w:type="numbering" w:customStyle="1" w:styleId="StyleBulletedSymbolsymbolLeft025Hanging025120">
    <w:name w:val="Style Bulleted Symbol (symbol) Left:  0.25&quot; Hanging:  0.25&quot;120"/>
    <w:basedOn w:val="NoList"/>
    <w:rsid w:val="00F74A6F"/>
    <w:pPr>
      <w:numPr>
        <w:numId w:val="36"/>
      </w:numPr>
    </w:pPr>
  </w:style>
  <w:style w:type="numbering" w:customStyle="1" w:styleId="StyleBulletedSymbolsymbolLeft025Hanging025217">
    <w:name w:val="Style Bulleted Symbol (symbol) Left:  0.25&quot; Hanging:  0.25&quot;217"/>
    <w:basedOn w:val="NoList"/>
    <w:rsid w:val="00F74A6F"/>
    <w:pPr>
      <w:numPr>
        <w:numId w:val="38"/>
      </w:numPr>
    </w:pPr>
  </w:style>
  <w:style w:type="table" w:customStyle="1" w:styleId="TableGrid240">
    <w:name w:val="TableGrid24"/>
    <w:basedOn w:val="TableNormal"/>
    <w:next w:val="TableGrid"/>
    <w:uiPriority w:val="39"/>
    <w:qFormat/>
    <w:rsid w:val="00A41C1A"/>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24">
    <w:name w:val="Char Char1 Char Char Char Char Char Char Char Char Char Char Char Char Char Char Char124"/>
    <w:semiHidden/>
    <w:rsid w:val="00A41C1A"/>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21">
    <w:name w:val="Style Bulleted21"/>
    <w:rsid w:val="00A41C1A"/>
  </w:style>
  <w:style w:type="character" w:customStyle="1" w:styleId="5119">
    <w:name w:val="(文字) (文字)5119"/>
    <w:semiHidden/>
    <w:rsid w:val="00A41C1A"/>
    <w:rPr>
      <w:rFonts w:ascii="Times New Roman" w:hAnsi="Times New Roman"/>
      <w:lang w:eastAsia="en-US"/>
    </w:rPr>
  </w:style>
  <w:style w:type="numbering" w:customStyle="1" w:styleId="StyleBulletedSymbolsymbolLeft025Hanging018">
    <w:name w:val="Style Bulleted Symbol (symbol) Left:  0.25&quot; Hanging:  0.18"/>
    <w:basedOn w:val="NoList"/>
    <w:rsid w:val="00A41C1A"/>
  </w:style>
  <w:style w:type="table" w:customStyle="1" w:styleId="ColorfulList-Accent135">
    <w:name w:val="Colorful List - Accent 135"/>
    <w:basedOn w:val="TableNormal"/>
    <w:next w:val="ColorfulList-Accent1"/>
    <w:uiPriority w:val="34"/>
    <w:rsid w:val="00A41C1A"/>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37">
    <w:name w:val="Grid Table 4 - Accent 537"/>
    <w:basedOn w:val="TableNormal"/>
    <w:next w:val="GridTable4-Accent5"/>
    <w:uiPriority w:val="49"/>
    <w:rsid w:val="00A41C1A"/>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44">
    <w:name w:val="Style Bulleted Symbol (symbol) Left:  0.25&quot; Hanging:  0.25&quot;44"/>
    <w:basedOn w:val="NoList"/>
    <w:rsid w:val="00A41C1A"/>
  </w:style>
  <w:style w:type="numbering" w:customStyle="1" w:styleId="StyleBulletedSymbolsymbolLeft025Hanging025121">
    <w:name w:val="Style Bulleted Symbol (symbol) Left:  0.25&quot; Hanging:  0.25&quot;121"/>
    <w:basedOn w:val="NoList"/>
    <w:rsid w:val="00A41C1A"/>
  </w:style>
  <w:style w:type="numbering" w:customStyle="1" w:styleId="StyleBulletedSymbolsymbolLeft025Hanging025218">
    <w:name w:val="Style Bulleted Symbol (symbol) Left:  0.25&quot; Hanging:  0.25&quot;218"/>
    <w:basedOn w:val="NoList"/>
    <w:rsid w:val="00A41C1A"/>
  </w:style>
  <w:style w:type="numbering" w:customStyle="1" w:styleId="StyleBulleted22">
    <w:name w:val="Style Bulleted22"/>
    <w:rsid w:val="00165594"/>
  </w:style>
  <w:style w:type="numbering" w:customStyle="1" w:styleId="StyleBulletedSymbolsymbolLeft025Hanging02545">
    <w:name w:val="Style Bulleted Symbol (symbol) Left:  0.25&quot; Hanging:  0.25&quot;45"/>
    <w:basedOn w:val="NoList"/>
    <w:rsid w:val="00165594"/>
  </w:style>
  <w:style w:type="numbering" w:customStyle="1" w:styleId="StyleBulleted23">
    <w:name w:val="Style Bulleted23"/>
    <w:rsid w:val="001C256A"/>
  </w:style>
  <w:style w:type="numbering" w:customStyle="1" w:styleId="StyleBulletedSymbolsymbolLeft025Hanging02546">
    <w:name w:val="Style Bulleted Symbol (symbol) Left:  0.25&quot; Hanging:  0.25&quot;46"/>
    <w:basedOn w:val="NoList"/>
    <w:rsid w:val="001C256A"/>
  </w:style>
  <w:style w:type="numbering" w:customStyle="1" w:styleId="StyleBulletedSymbolsymbolLeft025Hanging02547">
    <w:name w:val="Style Bulleted Symbol (symbol) Left:  0.25&quot; Hanging:  0.25&quot;47"/>
    <w:basedOn w:val="NoList"/>
    <w:rsid w:val="00702D43"/>
  </w:style>
  <w:style w:type="numbering" w:customStyle="1" w:styleId="StyleBulleted24">
    <w:name w:val="Style Bulleted24"/>
    <w:rsid w:val="002356D6"/>
  </w:style>
  <w:style w:type="numbering" w:customStyle="1" w:styleId="StyleBulletedSymbolsymbolLeft025Hanging02548">
    <w:name w:val="Style Bulleted Symbol (symbol) Left:  0.25&quot; Hanging:  0.25&quot;48"/>
    <w:basedOn w:val="NoList"/>
    <w:rsid w:val="002356D6"/>
  </w:style>
  <w:style w:type="numbering" w:customStyle="1" w:styleId="StyleBulleted25">
    <w:name w:val="Style Bulleted25"/>
    <w:rsid w:val="004E3EB8"/>
    <w:pPr>
      <w:numPr>
        <w:numId w:val="3"/>
      </w:numPr>
    </w:pPr>
  </w:style>
  <w:style w:type="numbering" w:customStyle="1" w:styleId="StyleBulletedSymbolsymbolLeft025Hanging02549">
    <w:name w:val="Style Bulleted Symbol (symbol) Left:  0.25&quot; Hanging:  0.25&quot;49"/>
    <w:basedOn w:val="NoList"/>
    <w:rsid w:val="004E3EB8"/>
  </w:style>
  <w:style w:type="numbering" w:customStyle="1" w:styleId="StyleBulletedSymbolsymbolLeft025Hanging02550">
    <w:name w:val="Style Bulleted Symbol (symbol) Left:  0.25&quot; Hanging:  0.25&quot;50"/>
    <w:basedOn w:val="NoList"/>
    <w:rsid w:val="00B04D25"/>
  </w:style>
  <w:style w:type="numbering" w:customStyle="1" w:styleId="StyleBulletedSymbolsymbolLeft025Hanging02551">
    <w:name w:val="Style Bulleted Symbol (symbol) Left:  0.25&quot; Hanging:  0.25&quot;51"/>
    <w:basedOn w:val="NoList"/>
    <w:rsid w:val="00BC0551"/>
  </w:style>
  <w:style w:type="numbering" w:customStyle="1" w:styleId="StyleBulletedSymbolsymbolLeft025Hanging02552">
    <w:name w:val="Style Bulleted Symbol (symbol) Left:  0.25&quot; Hanging:  0.25&quot;52"/>
    <w:basedOn w:val="NoList"/>
    <w:rsid w:val="00262F33"/>
    <w:pPr>
      <w:numPr>
        <w:numId w:val="7"/>
      </w:numPr>
    </w:pPr>
  </w:style>
  <w:style w:type="table" w:customStyle="1" w:styleId="TableGrid101">
    <w:name w:val="Table Grid10"/>
    <w:basedOn w:val="TableNormal"/>
    <w:next w:val="TableGrid"/>
    <w:uiPriority w:val="39"/>
    <w:rsid w:val="00E91A5A"/>
    <w:pPr>
      <w:jc w:val="both"/>
    </w:pPr>
    <w:rPr>
      <w:rFonts w:ascii="Malgun Gothic" w:eastAsia="Malgun Gothic" w:hAnsi="Malgun Gothic"/>
      <w:kern w:val="2"/>
      <w:szCs w:val="22"/>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SymbolsymbolLeft025Hanging02553">
    <w:name w:val="Style Bulleted Symbol (symbol) Left:  0.25&quot; Hanging:  0.25&quot;53"/>
    <w:basedOn w:val="NoList"/>
    <w:rsid w:val="0045179B"/>
  </w:style>
  <w:style w:type="numbering" w:customStyle="1" w:styleId="StyleBulleted26">
    <w:name w:val="Style Bulleted26"/>
    <w:rsid w:val="00BB666C"/>
  </w:style>
  <w:style w:type="numbering" w:customStyle="1" w:styleId="StyleBulletedSymbolsymbolLeft025Hanging02554">
    <w:name w:val="Style Bulleted Symbol (symbol) Left:  0.25&quot; Hanging:  0.25&quot;54"/>
    <w:basedOn w:val="NoList"/>
    <w:rsid w:val="00831CFB"/>
  </w:style>
  <w:style w:type="table" w:customStyle="1" w:styleId="TableGrid25">
    <w:name w:val="TableGrid25"/>
    <w:basedOn w:val="TableNormal"/>
    <w:next w:val="TableGrid"/>
    <w:uiPriority w:val="59"/>
    <w:qFormat/>
    <w:rsid w:val="003229A7"/>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23">
    <w:name w:val="Char Char1 Char Char Char Char Char Char Char Char Char Char Char Char Char Char Char123"/>
    <w:semiHidden/>
    <w:rsid w:val="003229A7"/>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27">
    <w:name w:val="Style Bulleted27"/>
    <w:rsid w:val="003229A7"/>
  </w:style>
  <w:style w:type="character" w:customStyle="1" w:styleId="5118">
    <w:name w:val="(文字) (文字)5118"/>
    <w:semiHidden/>
    <w:rsid w:val="003229A7"/>
    <w:rPr>
      <w:rFonts w:ascii="Times New Roman" w:hAnsi="Times New Roman"/>
      <w:lang w:eastAsia="en-US"/>
    </w:rPr>
  </w:style>
  <w:style w:type="numbering" w:customStyle="1" w:styleId="StyleBulletedSymbolsymbolLeft025Hanging019">
    <w:name w:val="Style Bulleted Symbol (symbol) Left:  0.25&quot; Hanging:  0.19"/>
    <w:basedOn w:val="NoList"/>
    <w:rsid w:val="003229A7"/>
  </w:style>
  <w:style w:type="table" w:customStyle="1" w:styleId="ColorfulList-Accent136">
    <w:name w:val="Colorful List - Accent 136"/>
    <w:basedOn w:val="TableNormal"/>
    <w:next w:val="ColorfulList-Accent1"/>
    <w:uiPriority w:val="34"/>
    <w:rsid w:val="003229A7"/>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38">
    <w:name w:val="Grid Table 4 - Accent 538"/>
    <w:basedOn w:val="TableNormal"/>
    <w:next w:val="GridTable4-Accent5"/>
    <w:uiPriority w:val="49"/>
    <w:rsid w:val="003229A7"/>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55">
    <w:name w:val="Style Bulleted Symbol (symbol) Left:  0.25&quot; Hanging:  0.25&quot;55"/>
    <w:basedOn w:val="NoList"/>
    <w:rsid w:val="003229A7"/>
  </w:style>
  <w:style w:type="numbering" w:customStyle="1" w:styleId="StyleBulletedSymbolsymbolLeft025Hanging025122">
    <w:name w:val="Style Bulleted Symbol (symbol) Left:  0.25&quot; Hanging:  0.25&quot;122"/>
    <w:basedOn w:val="NoList"/>
    <w:rsid w:val="003229A7"/>
  </w:style>
  <w:style w:type="numbering" w:customStyle="1" w:styleId="StyleBulletedSymbolsymbolLeft025Hanging025219">
    <w:name w:val="Style Bulleted Symbol (symbol) Left:  0.25&quot; Hanging:  0.25&quot;219"/>
    <w:basedOn w:val="NoList"/>
    <w:rsid w:val="003229A7"/>
  </w:style>
  <w:style w:type="table" w:customStyle="1" w:styleId="TableGrid26">
    <w:name w:val="TableGrid26"/>
    <w:basedOn w:val="TableNormal"/>
    <w:next w:val="TableGrid"/>
    <w:uiPriority w:val="39"/>
    <w:qFormat/>
    <w:rsid w:val="00AB7CC6"/>
    <w:rPr>
      <w:rFonts w:eastAsia="PMingLi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2">
    <w:name w:val="Style2"/>
    <w:uiPriority w:val="99"/>
    <w:rsid w:val="00AB7CC6"/>
    <w:pPr>
      <w:numPr>
        <w:numId w:val="79"/>
      </w:numPr>
    </w:pPr>
  </w:style>
  <w:style w:type="table" w:customStyle="1" w:styleId="TableGrid27">
    <w:name w:val="TableGrid27"/>
    <w:basedOn w:val="TableNormal"/>
    <w:next w:val="TableGrid"/>
    <w:qFormat/>
    <w:rsid w:val="00BF05B7"/>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22">
    <w:name w:val="Char Char1 Char Char Char Char Char Char Char Char Char Char Char Char Char Char Char122"/>
    <w:semiHidden/>
    <w:qFormat/>
    <w:rsid w:val="00BF05B7"/>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28">
    <w:name w:val="Style Bulleted28"/>
    <w:rsid w:val="00BF05B7"/>
  </w:style>
  <w:style w:type="character" w:customStyle="1" w:styleId="5117">
    <w:name w:val="(文字) (文字)5117"/>
    <w:semiHidden/>
    <w:qFormat/>
    <w:rsid w:val="00BF05B7"/>
    <w:rPr>
      <w:rFonts w:ascii="Times New Roman" w:hAnsi="Times New Roman"/>
      <w:lang w:eastAsia="en-US"/>
    </w:rPr>
  </w:style>
  <w:style w:type="numbering" w:customStyle="1" w:styleId="StyleBulletedSymbolsymbolLeft025Hanging020">
    <w:name w:val="Style Bulleted Symbol (symbol) Left:  0.25&quot; Hanging:  0.20"/>
    <w:basedOn w:val="NoList"/>
    <w:rsid w:val="00BF05B7"/>
  </w:style>
  <w:style w:type="table" w:customStyle="1" w:styleId="ColorfulList-Accent137">
    <w:name w:val="Colorful List - Accent 137"/>
    <w:basedOn w:val="TableNormal"/>
    <w:next w:val="ColorfulList-Accent1"/>
    <w:uiPriority w:val="34"/>
    <w:rsid w:val="00BF05B7"/>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39">
    <w:name w:val="Grid Table 4 - Accent 539"/>
    <w:basedOn w:val="TableNormal"/>
    <w:next w:val="GridTable4-Accent5"/>
    <w:uiPriority w:val="49"/>
    <w:rsid w:val="00BF05B7"/>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56">
    <w:name w:val="Style Bulleted Symbol (symbol) Left:  0.25&quot; Hanging:  0.25&quot;56"/>
    <w:basedOn w:val="NoList"/>
    <w:rsid w:val="00BF05B7"/>
  </w:style>
  <w:style w:type="numbering" w:customStyle="1" w:styleId="StyleBulletedSymbolsymbolLeft025Hanging025123">
    <w:name w:val="Style Bulleted Symbol (symbol) Left:  0.25&quot; Hanging:  0.25&quot;123"/>
    <w:basedOn w:val="NoList"/>
    <w:rsid w:val="00BF05B7"/>
  </w:style>
  <w:style w:type="numbering" w:customStyle="1" w:styleId="StyleBulletedSymbolsymbolLeft025Hanging025220">
    <w:name w:val="Style Bulleted Symbol (symbol) Left:  0.25&quot; Hanging:  0.25&quot;220"/>
    <w:basedOn w:val="NoList"/>
    <w:rsid w:val="00BF05B7"/>
  </w:style>
  <w:style w:type="paragraph" w:customStyle="1" w:styleId="Style26">
    <w:name w:val="_Style 26"/>
    <w:next w:val="Normal"/>
    <w:autoRedefine/>
    <w:semiHidden/>
    <w:qFormat/>
    <w:rsid w:val="00BF05B7"/>
    <w:pPr>
      <w:keepNext/>
      <w:tabs>
        <w:tab w:val="left" w:pos="720"/>
      </w:tabs>
      <w:autoSpaceDE w:val="0"/>
      <w:autoSpaceDN w:val="0"/>
      <w:adjustRightInd w:val="0"/>
      <w:spacing w:after="160" w:line="259" w:lineRule="auto"/>
      <w:ind w:left="720" w:hanging="360"/>
      <w:jc w:val="both"/>
    </w:pPr>
    <w:rPr>
      <w:rFonts w:eastAsia="Times New Roman"/>
      <w:kern w:val="2"/>
      <w:lang w:eastAsia="zh-CN"/>
    </w:rPr>
  </w:style>
  <w:style w:type="paragraph" w:customStyle="1" w:styleId="1f7">
    <w:name w:val="変更箇所1"/>
    <w:autoRedefine/>
    <w:hidden/>
    <w:uiPriority w:val="99"/>
    <w:semiHidden/>
    <w:qFormat/>
    <w:rsid w:val="00BF05B7"/>
    <w:pPr>
      <w:spacing w:after="160" w:line="259" w:lineRule="auto"/>
      <w:jc w:val="both"/>
    </w:pPr>
    <w:rPr>
      <w:rFonts w:eastAsia="SimSun"/>
      <w:sz w:val="22"/>
      <w:szCs w:val="22"/>
      <w:lang w:val="en-US" w:eastAsia="en-US"/>
    </w:rPr>
  </w:style>
  <w:style w:type="paragraph" w:customStyle="1" w:styleId="StyleListParagraph-BulletsLista1">
    <w:name w:val="Style List Paragraph- Bullets목록 단락リスト段落列出段落Lista1?? ???????..."/>
    <w:basedOn w:val="ListParagraph"/>
    <w:link w:val="StyleListParagraph-BulletsLista1Char"/>
    <w:autoRedefine/>
    <w:qFormat/>
    <w:rsid w:val="00BF05B7"/>
    <w:pPr>
      <w:numPr>
        <w:numId w:val="80"/>
      </w:numPr>
      <w:overflowPunct/>
      <w:autoSpaceDE/>
      <w:autoSpaceDN/>
      <w:adjustRightInd/>
      <w:spacing w:after="0" w:line="276" w:lineRule="auto"/>
      <w:jc w:val="both"/>
      <w:textAlignment w:val="auto"/>
    </w:pPr>
    <w:rPr>
      <w:rFonts w:eastAsia="Times New Roman" w:cs="Calibri"/>
      <w:sz w:val="22"/>
      <w:lang w:eastAsia="zh-CN"/>
    </w:rPr>
  </w:style>
  <w:style w:type="paragraph" w:customStyle="1" w:styleId="StyleListParagraph-BulletsLista11">
    <w:name w:val="Style List Paragraph- Bullets목록 단락リスト段落列出段落Lista1?? ???????...1"/>
    <w:basedOn w:val="ListParagraph"/>
    <w:autoRedefine/>
    <w:qFormat/>
    <w:rsid w:val="00BF05B7"/>
    <w:pPr>
      <w:overflowPunct/>
      <w:autoSpaceDE/>
      <w:autoSpaceDN/>
      <w:adjustRightInd/>
      <w:spacing w:after="0" w:line="276" w:lineRule="auto"/>
      <w:jc w:val="both"/>
      <w:textAlignment w:val="auto"/>
    </w:pPr>
    <w:rPr>
      <w:rFonts w:eastAsia="Times New Roman" w:cs="Calibri"/>
      <w:sz w:val="22"/>
      <w:lang w:eastAsia="zh-CN"/>
    </w:rPr>
  </w:style>
  <w:style w:type="character" w:customStyle="1" w:styleId="StyleListParagraph-BulletsLista1Char">
    <w:name w:val="Style List Paragraph- Bullets목록 단락リスト段落列出段落Lista1?? ???????... Char"/>
    <w:link w:val="StyleListParagraph-BulletsLista1"/>
    <w:autoRedefine/>
    <w:qFormat/>
    <w:rsid w:val="00BF05B7"/>
    <w:rPr>
      <w:rFonts w:eastAsia="Times New Roman" w:cs="Calibri"/>
      <w:sz w:val="22"/>
      <w:lang w:eastAsia="zh-CN"/>
    </w:rPr>
  </w:style>
  <w:style w:type="character" w:customStyle="1" w:styleId="listauto2Char">
    <w:name w:val="list auto 2 Char"/>
    <w:link w:val="listauto2"/>
    <w:autoRedefine/>
    <w:uiPriority w:val="99"/>
    <w:qFormat/>
    <w:rsid w:val="00BF05B7"/>
    <w:rPr>
      <w:rFonts w:ascii="SimSun" w:eastAsia="SimSun" w:hAnsi="SimSun"/>
      <w:b/>
      <w:bCs/>
      <w:sz w:val="22"/>
      <w:szCs w:val="22"/>
      <w:lang w:val="en-US" w:eastAsia="en-US"/>
    </w:rPr>
  </w:style>
  <w:style w:type="paragraph" w:customStyle="1" w:styleId="2a">
    <w:name w:val="変更箇所2"/>
    <w:autoRedefine/>
    <w:hidden/>
    <w:uiPriority w:val="99"/>
    <w:semiHidden/>
    <w:qFormat/>
    <w:rsid w:val="00BF05B7"/>
    <w:pPr>
      <w:spacing w:after="160" w:line="259" w:lineRule="auto"/>
      <w:jc w:val="both"/>
    </w:pPr>
    <w:rPr>
      <w:rFonts w:eastAsia="SimSun"/>
      <w:sz w:val="22"/>
      <w:szCs w:val="22"/>
      <w:lang w:val="en-US" w:eastAsia="en-US"/>
    </w:rPr>
  </w:style>
  <w:style w:type="paragraph" w:customStyle="1" w:styleId="1f8">
    <w:name w:val="수정1"/>
    <w:autoRedefine/>
    <w:hidden/>
    <w:uiPriority w:val="99"/>
    <w:semiHidden/>
    <w:qFormat/>
    <w:rsid w:val="00BF05B7"/>
    <w:pPr>
      <w:spacing w:after="160" w:line="259" w:lineRule="auto"/>
      <w:jc w:val="both"/>
    </w:pPr>
    <w:rPr>
      <w:rFonts w:eastAsia="SimSun"/>
      <w:sz w:val="22"/>
      <w:szCs w:val="22"/>
      <w:lang w:val="en-US" w:eastAsia="en-US"/>
    </w:rPr>
  </w:style>
  <w:style w:type="paragraph" w:customStyle="1" w:styleId="38">
    <w:name w:val="修订3"/>
    <w:autoRedefine/>
    <w:hidden/>
    <w:uiPriority w:val="99"/>
    <w:semiHidden/>
    <w:qFormat/>
    <w:rsid w:val="00BF05B7"/>
    <w:pPr>
      <w:spacing w:after="160" w:line="259" w:lineRule="auto"/>
    </w:pPr>
    <w:rPr>
      <w:rFonts w:eastAsia="SimSun"/>
      <w:sz w:val="22"/>
      <w:szCs w:val="22"/>
      <w:lang w:val="en-US" w:eastAsia="en-US"/>
    </w:rPr>
  </w:style>
  <w:style w:type="paragraph" w:customStyle="1" w:styleId="Revision3">
    <w:name w:val="Revision3"/>
    <w:autoRedefine/>
    <w:hidden/>
    <w:uiPriority w:val="99"/>
    <w:semiHidden/>
    <w:qFormat/>
    <w:rsid w:val="00BF05B7"/>
    <w:pPr>
      <w:spacing w:after="160" w:line="259" w:lineRule="auto"/>
    </w:pPr>
    <w:rPr>
      <w:rFonts w:eastAsia="SimSun"/>
      <w:sz w:val="22"/>
      <w:szCs w:val="22"/>
      <w:lang w:val="en-US" w:eastAsia="en-US"/>
    </w:rPr>
  </w:style>
  <w:style w:type="paragraph" w:customStyle="1" w:styleId="44">
    <w:name w:val="修订4"/>
    <w:autoRedefine/>
    <w:hidden/>
    <w:uiPriority w:val="99"/>
    <w:semiHidden/>
    <w:qFormat/>
    <w:rsid w:val="00BF05B7"/>
    <w:rPr>
      <w:rFonts w:eastAsia="SimSun"/>
      <w:sz w:val="22"/>
      <w:szCs w:val="22"/>
      <w:lang w:val="en-US" w:eastAsia="en-US"/>
    </w:rPr>
  </w:style>
  <w:style w:type="paragraph" w:customStyle="1" w:styleId="5b">
    <w:name w:val="修订5"/>
    <w:autoRedefine/>
    <w:hidden/>
    <w:uiPriority w:val="99"/>
    <w:semiHidden/>
    <w:qFormat/>
    <w:rsid w:val="00BF05B7"/>
    <w:rPr>
      <w:rFonts w:ascii="Gulim" w:eastAsia="Gulim" w:hAnsi="Gulim" w:cs="Calibri"/>
      <w:sz w:val="24"/>
      <w:szCs w:val="24"/>
      <w:lang w:val="en-US" w:eastAsia="zh-CN"/>
    </w:rPr>
  </w:style>
  <w:style w:type="paragraph" w:customStyle="1" w:styleId="Revision4">
    <w:name w:val="Revision4"/>
    <w:autoRedefine/>
    <w:hidden/>
    <w:uiPriority w:val="99"/>
    <w:semiHidden/>
    <w:qFormat/>
    <w:rsid w:val="00BF05B7"/>
    <w:rPr>
      <w:rFonts w:eastAsia="Gulim" w:cs="Calibri"/>
      <w:sz w:val="22"/>
      <w:szCs w:val="24"/>
      <w:lang w:val="en-US" w:eastAsia="zh-CN"/>
    </w:rPr>
  </w:style>
  <w:style w:type="paragraph" w:customStyle="1" w:styleId="Revision5">
    <w:name w:val="Revision5"/>
    <w:autoRedefine/>
    <w:hidden/>
    <w:uiPriority w:val="99"/>
    <w:semiHidden/>
    <w:qFormat/>
    <w:rsid w:val="00BF05B7"/>
    <w:rPr>
      <w:rFonts w:eastAsia="Gulim" w:cs="Calibri"/>
      <w:sz w:val="22"/>
      <w:szCs w:val="24"/>
      <w:lang w:val="en-US" w:eastAsia="zh-CN"/>
    </w:rPr>
  </w:style>
  <w:style w:type="character" w:customStyle="1" w:styleId="text-only">
    <w:name w:val="text-only"/>
    <w:basedOn w:val="DefaultParagraphFont"/>
    <w:autoRedefine/>
    <w:qFormat/>
    <w:rsid w:val="00BF05B7"/>
  </w:style>
  <w:style w:type="paragraph" w:customStyle="1" w:styleId="63">
    <w:name w:val="修订6"/>
    <w:autoRedefine/>
    <w:hidden/>
    <w:uiPriority w:val="99"/>
    <w:semiHidden/>
    <w:qFormat/>
    <w:rsid w:val="00BF05B7"/>
    <w:rPr>
      <w:rFonts w:eastAsia="Gulim" w:cs="Calibri"/>
      <w:sz w:val="22"/>
      <w:szCs w:val="24"/>
      <w:lang w:val="en-US" w:eastAsia="zh-CN"/>
    </w:rPr>
  </w:style>
  <w:style w:type="table" w:customStyle="1" w:styleId="TableGrid150">
    <w:name w:val="Table Grid15"/>
    <w:basedOn w:val="TableNormal"/>
    <w:next w:val="TableGrid"/>
    <w:qFormat/>
    <w:rsid w:val="00AB3CDC"/>
    <w:pPr>
      <w:widowControl w:val="0"/>
      <w:autoSpaceDE w:val="0"/>
      <w:autoSpaceDN w:val="0"/>
      <w:adjustRightInd w:val="0"/>
      <w:spacing w:after="120"/>
      <w:jc w:val="both"/>
    </w:pPr>
    <w:rPr>
      <w:rFonts w:eastAsia="SimSu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Grid28"/>
    <w:basedOn w:val="TableNormal"/>
    <w:next w:val="TableGrid"/>
    <w:uiPriority w:val="39"/>
    <w:qFormat/>
    <w:rsid w:val="00622C68"/>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121">
    <w:name w:val="Char Char1 Char Char Char Char Char Char Char Char Char Char Char Char Char Char Char121"/>
    <w:semiHidden/>
    <w:qFormat/>
    <w:rsid w:val="00622C6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29">
    <w:name w:val="Style Bulleted29"/>
    <w:rsid w:val="00622C68"/>
  </w:style>
  <w:style w:type="character" w:customStyle="1" w:styleId="5116">
    <w:name w:val="(文字) (文字)5116"/>
    <w:semiHidden/>
    <w:qFormat/>
    <w:rsid w:val="00622C68"/>
    <w:rPr>
      <w:rFonts w:ascii="Times New Roman" w:hAnsi="Times New Roman"/>
      <w:lang w:eastAsia="en-US"/>
    </w:rPr>
  </w:style>
  <w:style w:type="numbering" w:customStyle="1" w:styleId="StyleBulletedSymbolsymbolLeft025Hanging021">
    <w:name w:val="Style Bulleted Symbol (symbol) Left:  0.25&quot; Hanging:  0.21"/>
    <w:basedOn w:val="NoList"/>
    <w:rsid w:val="00622C68"/>
  </w:style>
  <w:style w:type="table" w:customStyle="1" w:styleId="ColorfulList-Accent138">
    <w:name w:val="Colorful List - Accent 138"/>
    <w:basedOn w:val="TableNormal"/>
    <w:next w:val="ColorfulList-Accent1"/>
    <w:uiPriority w:val="34"/>
    <w:qFormat/>
    <w:rsid w:val="00622C68"/>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40">
    <w:name w:val="Grid Table 4 - Accent 540"/>
    <w:basedOn w:val="TableNormal"/>
    <w:next w:val="GridTable4-Accent5"/>
    <w:uiPriority w:val="49"/>
    <w:rsid w:val="00622C68"/>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57">
    <w:name w:val="Style Bulleted Symbol (symbol) Left:  0.25&quot; Hanging:  0.25&quot;57"/>
    <w:basedOn w:val="NoList"/>
    <w:rsid w:val="00622C68"/>
  </w:style>
  <w:style w:type="numbering" w:customStyle="1" w:styleId="StyleBulletedSymbolsymbolLeft025Hanging025124">
    <w:name w:val="Style Bulleted Symbol (symbol) Left:  0.25&quot; Hanging:  0.25&quot;124"/>
    <w:basedOn w:val="NoList"/>
    <w:rsid w:val="00622C68"/>
  </w:style>
  <w:style w:type="numbering" w:customStyle="1" w:styleId="StyleBulletedSymbolsymbolLeft025Hanging025221">
    <w:name w:val="Style Bulleted Symbol (symbol) Left:  0.25&quot; Hanging:  0.25&quot;221"/>
    <w:basedOn w:val="NoList"/>
    <w:rsid w:val="00622C68"/>
  </w:style>
  <w:style w:type="table" w:customStyle="1" w:styleId="TableGrid281">
    <w:name w:val="TableGrid281"/>
    <w:basedOn w:val="TableNormal"/>
    <w:next w:val="TableGrid"/>
    <w:uiPriority w:val="59"/>
    <w:qFormat/>
    <w:rsid w:val="00622C68"/>
    <w:pPr>
      <w:spacing w:after="180"/>
    </w:pPr>
    <w:rPr>
      <w:rFonts w:eastAsia="MS Mincho"/>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1">
    <w:name w:val="TableGrid271"/>
    <w:basedOn w:val="TableNormal"/>
    <w:next w:val="TableGrid"/>
    <w:uiPriority w:val="59"/>
    <w:qFormat/>
    <w:rsid w:val="00622C68"/>
    <w:pPr>
      <w:spacing w:after="180"/>
    </w:pPr>
    <w:rPr>
      <w:rFonts w:eastAsia="MS Mincho"/>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1">
    <w:name w:val="Table Elegant1"/>
    <w:basedOn w:val="TableNormal"/>
    <w:next w:val="TableElegant"/>
    <w:rsid w:val="00622C68"/>
    <w:pPr>
      <w:spacing w:after="180"/>
    </w:pPr>
    <w:rPr>
      <w:rFonts w:ascii="CG Times (WN)" w:eastAsia="MS Mincho" w:hAnsi="CG Times (WN)"/>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TableClassic11">
    <w:name w:val="Table Classic 11"/>
    <w:basedOn w:val="TableNormal"/>
    <w:next w:val="TableClassic1"/>
    <w:rsid w:val="00622C68"/>
    <w:pPr>
      <w:spacing w:after="180"/>
    </w:pPr>
    <w:rPr>
      <w:rFonts w:ascii="CG Times (WN)" w:eastAsia="MS Mincho" w:hAnsi="CG Times (WN)"/>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TableClassic21">
    <w:name w:val="Table Classic 21"/>
    <w:basedOn w:val="TableNormal"/>
    <w:next w:val="TableClassic2"/>
    <w:rsid w:val="00622C68"/>
    <w:pPr>
      <w:spacing w:after="180"/>
    </w:pPr>
    <w:rPr>
      <w:rFonts w:ascii="CG Times (WN)" w:eastAsia="MS Mincho" w:hAnsi="CG Times (WN)"/>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TableSimple21">
    <w:name w:val="Table Simple 21"/>
    <w:basedOn w:val="TableNormal"/>
    <w:next w:val="TableSimple2"/>
    <w:rsid w:val="00622C68"/>
    <w:pPr>
      <w:spacing w:after="180"/>
    </w:pPr>
    <w:rPr>
      <w:rFonts w:ascii="CG Times (WN)" w:eastAsia="MS Mincho" w:hAnsi="CG Times (WN)"/>
      <w:lang w:eastAsia="zh-CN"/>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TableSubtle21">
    <w:name w:val="Table Subtle 21"/>
    <w:basedOn w:val="TableNormal"/>
    <w:next w:val="TableSubtle2"/>
    <w:rsid w:val="00622C68"/>
    <w:pPr>
      <w:spacing w:after="180"/>
    </w:pPr>
    <w:rPr>
      <w:rFonts w:ascii="CG Times (WN)" w:eastAsia="MS Mincho" w:hAnsi="CG Times (WN)"/>
      <w:lang w:eastAsia="zh-CN"/>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TableGrid212">
    <w:name w:val="Table Grid 21"/>
    <w:basedOn w:val="TableNormal"/>
    <w:next w:val="TableGrid2"/>
    <w:rsid w:val="00622C68"/>
    <w:pPr>
      <w:spacing w:after="180"/>
    </w:pPr>
    <w:rPr>
      <w:rFonts w:ascii="CG Times (WN)" w:eastAsia="MS Mincho" w:hAnsi="CG Times (WN)"/>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TableGrid311">
    <w:name w:val="Table Grid 31"/>
    <w:basedOn w:val="TableNormal"/>
    <w:next w:val="TableGrid3"/>
    <w:rsid w:val="00622C68"/>
    <w:pPr>
      <w:spacing w:after="180"/>
    </w:pPr>
    <w:rPr>
      <w:rFonts w:ascii="CG Times (WN)" w:eastAsia="MS Mincho" w:hAnsi="CG Times (WN)"/>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TableGrid410">
    <w:name w:val="Table Grid 41"/>
    <w:basedOn w:val="TableNormal"/>
    <w:next w:val="TableGrid4"/>
    <w:rsid w:val="00622C68"/>
    <w:pPr>
      <w:spacing w:after="180"/>
    </w:pPr>
    <w:rPr>
      <w:rFonts w:ascii="CG Times (WN)" w:eastAsia="MS Mincho" w:hAnsi="CG Times (WN)"/>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LightShading-Accent61">
    <w:name w:val="Light Shading - Accent 61"/>
    <w:basedOn w:val="TableNormal"/>
    <w:next w:val="LightShading-Accent6"/>
    <w:uiPriority w:val="60"/>
    <w:rsid w:val="00622C68"/>
    <w:rPr>
      <w:rFonts w:ascii="CG Times (WN)" w:eastAsia="MS Mincho" w:hAnsi="CG Times (WN)"/>
      <w:color w:val="E36C0A"/>
      <w:lang w:eastAsia="zh-CN"/>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2-Accent31">
    <w:name w:val="Medium Shading 2 - Accent 31"/>
    <w:basedOn w:val="TableNormal"/>
    <w:next w:val="MediumShading2-Accent3"/>
    <w:uiPriority w:val="64"/>
    <w:rsid w:val="00622C68"/>
    <w:rPr>
      <w:rFonts w:ascii="CG Times (WN)" w:eastAsia="MS Mincho" w:hAnsi="CG Times (WN)"/>
      <w:lang w:eastAsia="zh-CN"/>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PlainTable315">
    <w:name w:val="Plain Table 315"/>
    <w:basedOn w:val="TableNormal"/>
    <w:uiPriority w:val="43"/>
    <w:qFormat/>
    <w:rsid w:val="00622C68"/>
    <w:rPr>
      <w:rFonts w:ascii="CG Times (WN)" w:eastAsia="SimSun" w:hAnsi="CG Times (WN)"/>
      <w:lang w:eastAsia="zh-CN"/>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ListTable1Light-Accent115">
    <w:name w:val="List Table 1 Light - Accent 115"/>
    <w:basedOn w:val="TableNormal"/>
    <w:uiPriority w:val="46"/>
    <w:qFormat/>
    <w:rsid w:val="00622C68"/>
    <w:rPr>
      <w:rFonts w:ascii="CG Times (WN)" w:eastAsia="SimSun" w:hAnsi="CG Times (WN)"/>
      <w:lang w:eastAsia="zh-CN"/>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119">
    <w:name w:val="Grid Table 4 - Accent 5119"/>
    <w:basedOn w:val="TableNormal"/>
    <w:uiPriority w:val="49"/>
    <w:qFormat/>
    <w:rsid w:val="00622C68"/>
    <w:rPr>
      <w:rFonts w:ascii="CG Times (WN)" w:eastAsia="SimSun" w:hAnsi="CG Times (WN)"/>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518">
    <w:name w:val="Grid Table 6 Colorful - Accent 518"/>
    <w:basedOn w:val="TableNormal"/>
    <w:uiPriority w:val="51"/>
    <w:qFormat/>
    <w:rsid w:val="00622C68"/>
    <w:rPr>
      <w:rFonts w:ascii="CG Times (WN)" w:eastAsia="SimSun" w:hAnsi="CG Times (WN)"/>
      <w:color w:val="2F5496"/>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3-Accent515">
    <w:name w:val="List Table 3 - Accent 515"/>
    <w:basedOn w:val="TableNormal"/>
    <w:uiPriority w:val="48"/>
    <w:qFormat/>
    <w:rsid w:val="00622C68"/>
    <w:rPr>
      <w:rFonts w:ascii="CG Times (WN)" w:eastAsia="SimSun" w:hAnsi="CG Times (WN)"/>
      <w:lang w:eastAsia="zh-CN"/>
    </w:rPr>
    <w:tblPr>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PlainTable215">
    <w:name w:val="Plain Table 215"/>
    <w:basedOn w:val="TableNormal"/>
    <w:uiPriority w:val="42"/>
    <w:qFormat/>
    <w:rsid w:val="00622C68"/>
    <w:rPr>
      <w:rFonts w:ascii="CG Times (WN)" w:eastAsia="SimSun" w:hAnsi="CG Times (WN)"/>
      <w:lang w:eastAsia="zh-C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18">
    <w:name w:val="TableGrid118"/>
    <w:basedOn w:val="TableNormal"/>
    <w:uiPriority w:val="39"/>
    <w:qFormat/>
    <w:rsid w:val="00622C68"/>
    <w:rPr>
      <w:rFonts w:ascii="Calibri" w:eastAsia="Calibri" w:hAnsi="Calibri"/>
      <w:sz w:val="22"/>
      <w:szCs w:val="22"/>
      <w:lang w:val="de-DE"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0">
    <w:name w:val="网格型18"/>
    <w:basedOn w:val="TableNormal"/>
    <w:uiPriority w:val="39"/>
    <w:qFormat/>
    <w:rsid w:val="00622C68"/>
    <w:rPr>
      <w:rFonts w:ascii="Calibri" w:eastAsia="Calibri" w:hAnsi="Calibri"/>
      <w:sz w:val="22"/>
      <w:szCs w:val="22"/>
      <w:lang w:val="de-D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3114">
    <w:name w:val="Plain Table 3114"/>
    <w:basedOn w:val="TableNormal"/>
    <w:uiPriority w:val="43"/>
    <w:qFormat/>
    <w:rsid w:val="00622C68"/>
    <w:rPr>
      <w:rFonts w:ascii="CG Times (WN)" w:eastAsia="SimSun" w:hAnsi="CG Times (WN)"/>
      <w:lang w:eastAsia="zh-CN"/>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ListTable1Light-Accent1114">
    <w:name w:val="List Table 1 Light - Accent 1114"/>
    <w:basedOn w:val="TableNormal"/>
    <w:uiPriority w:val="46"/>
    <w:qFormat/>
    <w:rsid w:val="00622C68"/>
    <w:rPr>
      <w:rFonts w:ascii="CG Times (WN)" w:eastAsia="SimSun" w:hAnsi="CG Times (WN)"/>
      <w:lang w:eastAsia="zh-CN"/>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1110">
    <w:name w:val="Grid Table 4 - Accent 51110"/>
    <w:basedOn w:val="TableNormal"/>
    <w:uiPriority w:val="49"/>
    <w:qFormat/>
    <w:rsid w:val="00622C68"/>
    <w:rPr>
      <w:rFonts w:ascii="CG Times (WN)" w:eastAsia="SimSun" w:hAnsi="CG Times (WN)"/>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5115">
    <w:name w:val="Grid Table 6 Colorful - Accent 5115"/>
    <w:basedOn w:val="TableNormal"/>
    <w:uiPriority w:val="51"/>
    <w:qFormat/>
    <w:rsid w:val="00622C68"/>
    <w:rPr>
      <w:rFonts w:ascii="CG Times (WN)" w:eastAsia="SimSun" w:hAnsi="CG Times (WN)"/>
      <w:color w:val="2F5496"/>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3-Accent5114">
    <w:name w:val="List Table 3 - Accent 5114"/>
    <w:basedOn w:val="TableNormal"/>
    <w:uiPriority w:val="48"/>
    <w:qFormat/>
    <w:rsid w:val="00622C68"/>
    <w:rPr>
      <w:rFonts w:ascii="CG Times (WN)" w:eastAsia="SimSun" w:hAnsi="CG Times (WN)"/>
      <w:lang w:eastAsia="zh-CN"/>
    </w:rPr>
    <w:tblPr>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PlainTable2114">
    <w:name w:val="Plain Table 2114"/>
    <w:basedOn w:val="TableNormal"/>
    <w:uiPriority w:val="42"/>
    <w:qFormat/>
    <w:rsid w:val="00622C68"/>
    <w:rPr>
      <w:rFonts w:ascii="CG Times (WN)" w:eastAsia="SimSun" w:hAnsi="CG Times (WN)"/>
      <w:lang w:eastAsia="zh-C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19">
    <w:name w:val="TableGrid119"/>
    <w:basedOn w:val="TableNormal"/>
    <w:uiPriority w:val="39"/>
    <w:qFormat/>
    <w:rsid w:val="00622C68"/>
    <w:rPr>
      <w:rFonts w:ascii="Calibri" w:eastAsia="Calibri" w:hAnsi="Calibri"/>
      <w:sz w:val="22"/>
      <w:szCs w:val="22"/>
      <w:lang w:val="de-DE"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b">
    <w:name w:val="书目2"/>
    <w:basedOn w:val="Normal"/>
    <w:next w:val="Normal"/>
    <w:uiPriority w:val="37"/>
    <w:semiHidden/>
    <w:unhideWhenUsed/>
    <w:qFormat/>
    <w:rsid w:val="00622C68"/>
    <w:pPr>
      <w:overflowPunct w:val="0"/>
      <w:autoSpaceDE w:val="0"/>
      <w:autoSpaceDN w:val="0"/>
      <w:adjustRightInd w:val="0"/>
      <w:spacing w:after="180"/>
      <w:textAlignment w:val="baseline"/>
    </w:pPr>
    <w:rPr>
      <w:rFonts w:ascii="Times New Roman" w:eastAsia="SimSun" w:hAnsi="Times New Roman"/>
      <w:szCs w:val="20"/>
    </w:rPr>
  </w:style>
  <w:style w:type="table" w:customStyle="1" w:styleId="TableGrid250">
    <w:name w:val="Table Grid25"/>
    <w:basedOn w:val="TableNormal"/>
    <w:uiPriority w:val="59"/>
    <w:qFormat/>
    <w:rsid w:val="00622C68"/>
    <w:rPr>
      <w:rFonts w:eastAsia="Times New Rom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4">
    <w:name w:val="网格表 4 - 着色 114"/>
    <w:basedOn w:val="TableNormal"/>
    <w:uiPriority w:val="49"/>
    <w:qFormat/>
    <w:rsid w:val="00622C68"/>
    <w:rPr>
      <w:rFonts w:ascii="Calibri" w:eastAsia="SimSun" w:hAnsi="Calibri" w:cs="Arial"/>
      <w:sz w:val="22"/>
      <w:szCs w:val="22"/>
      <w:lang w:eastAsia="zh-C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260">
    <w:name w:val="网格型26"/>
    <w:basedOn w:val="TableNormal"/>
    <w:uiPriority w:val="39"/>
    <w:qFormat/>
    <w:rsid w:val="00622C68"/>
    <w:pPr>
      <w:widowControl w:val="0"/>
      <w:autoSpaceDE w:val="0"/>
      <w:autoSpaceDN w:val="0"/>
      <w:adjustRightInd w:val="0"/>
      <w:spacing w:after="120"/>
      <w:jc w:val="both"/>
    </w:pPr>
    <w:rPr>
      <w:rFonts w:eastAsia="SimSu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10">
    <w:name w:val="@他31"/>
    <w:uiPriority w:val="99"/>
    <w:unhideWhenUsed/>
    <w:qFormat/>
    <w:rsid w:val="00622C68"/>
    <w:rPr>
      <w:color w:val="2B579A"/>
      <w:shd w:val="clear" w:color="auto" w:fill="E1DFDD"/>
    </w:rPr>
  </w:style>
  <w:style w:type="character" w:customStyle="1" w:styleId="39">
    <w:name w:val="未处理的提及3"/>
    <w:uiPriority w:val="99"/>
    <w:unhideWhenUsed/>
    <w:qFormat/>
    <w:rsid w:val="00622C68"/>
    <w:rPr>
      <w:color w:val="605E5C"/>
      <w:shd w:val="clear" w:color="auto" w:fill="E1DFDD"/>
    </w:rPr>
  </w:style>
  <w:style w:type="character" w:customStyle="1" w:styleId="1f9">
    <w:name w:val="不明显强调1"/>
    <w:uiPriority w:val="19"/>
    <w:qFormat/>
    <w:rsid w:val="00622C68"/>
    <w:rPr>
      <w:i/>
      <w:iCs/>
      <w:color w:val="404040"/>
    </w:rPr>
  </w:style>
  <w:style w:type="paragraph" w:customStyle="1" w:styleId="611">
    <w:name w:val="标题 611"/>
    <w:basedOn w:val="Normal"/>
    <w:qFormat/>
    <w:rsid w:val="00622C68"/>
    <w:pPr>
      <w:tabs>
        <w:tab w:val="left" w:pos="1152"/>
      </w:tabs>
    </w:pPr>
    <w:rPr>
      <w:rFonts w:eastAsia="MS PGothic" w:cs="Times"/>
      <w:szCs w:val="20"/>
      <w:lang w:val="en-US" w:eastAsia="ja-JP"/>
    </w:rPr>
  </w:style>
  <w:style w:type="paragraph" w:customStyle="1" w:styleId="7110">
    <w:name w:val="标题 711"/>
    <w:basedOn w:val="Normal"/>
    <w:qFormat/>
    <w:rsid w:val="00622C68"/>
    <w:pPr>
      <w:tabs>
        <w:tab w:val="left" w:pos="1296"/>
      </w:tabs>
    </w:pPr>
    <w:rPr>
      <w:rFonts w:eastAsia="MS PGothic" w:cs="Times"/>
      <w:szCs w:val="20"/>
      <w:lang w:val="en-US" w:eastAsia="ja-JP"/>
    </w:rPr>
  </w:style>
  <w:style w:type="table" w:customStyle="1" w:styleId="4-51">
    <w:name w:val="网格表 4 - 着色 51"/>
    <w:basedOn w:val="TableNormal"/>
    <w:uiPriority w:val="49"/>
    <w:qFormat/>
    <w:rsid w:val="00622C68"/>
    <w:rPr>
      <w:lang w:eastAsia="en-US"/>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311">
    <w:name w:val="未处理的提及31"/>
    <w:uiPriority w:val="99"/>
    <w:semiHidden/>
    <w:unhideWhenUsed/>
    <w:qFormat/>
    <w:rsid w:val="00622C68"/>
    <w:rPr>
      <w:color w:val="605E5C"/>
      <w:shd w:val="clear" w:color="auto" w:fill="E1DFDD"/>
    </w:rPr>
  </w:style>
  <w:style w:type="paragraph" w:customStyle="1" w:styleId="511a">
    <w:name w:val="标题 511"/>
    <w:basedOn w:val="Normal"/>
    <w:qFormat/>
    <w:rsid w:val="00622C68"/>
    <w:pPr>
      <w:keepNext/>
      <w:tabs>
        <w:tab w:val="left" w:pos="1008"/>
      </w:tabs>
      <w:spacing w:before="240" w:after="60"/>
      <w:ind w:left="1008" w:hanging="1008"/>
    </w:pPr>
    <w:rPr>
      <w:rFonts w:ascii="Arial" w:hAnsi="Arial"/>
      <w:szCs w:val="20"/>
      <w:lang w:val="en-US" w:eastAsia="ja-JP"/>
    </w:rPr>
  </w:style>
  <w:style w:type="paragraph" w:customStyle="1" w:styleId="8110">
    <w:name w:val="标题 811"/>
    <w:basedOn w:val="Normal"/>
    <w:qFormat/>
    <w:rsid w:val="00622C68"/>
    <w:pPr>
      <w:tabs>
        <w:tab w:val="left" w:pos="1440"/>
      </w:tabs>
      <w:spacing w:before="240" w:after="60"/>
    </w:pPr>
    <w:rPr>
      <w:rFonts w:ascii="Times New Roman" w:eastAsia="MS PGothic" w:hAnsi="Times New Roman"/>
      <w:i/>
      <w:iCs/>
      <w:sz w:val="24"/>
      <w:lang w:val="en-US" w:eastAsia="ja-JP"/>
    </w:rPr>
  </w:style>
  <w:style w:type="table" w:customStyle="1" w:styleId="TableGrid35">
    <w:name w:val="TableGrid35"/>
    <w:basedOn w:val="TableNormal"/>
    <w:uiPriority w:val="39"/>
    <w:qFormat/>
    <w:rsid w:val="00622C68"/>
    <w:rPr>
      <w:rFonts w:ascii="Calibri" w:eastAsia="SimSun" w:hAnsi="Calibri" w:cs="Arial"/>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uiPriority w:val="99"/>
    <w:qFormat/>
    <w:rsid w:val="00622C68"/>
    <w:pPr>
      <w:widowControl w:val="0"/>
      <w:spacing w:line="180" w:lineRule="atLeast"/>
    </w:pPr>
    <w:rPr>
      <w:kern w:val="2"/>
      <w:sz w:val="18"/>
      <w:szCs w:val="18"/>
      <w:lang w:val="en-US" w:eastAsia="en-US"/>
    </w:rPr>
  </w:style>
  <w:style w:type="paragraph" w:customStyle="1" w:styleId="Tablecell2">
    <w:name w:val="Tablecell"/>
    <w:basedOn w:val="Normal"/>
    <w:uiPriority w:val="99"/>
    <w:qFormat/>
    <w:rsid w:val="00622C68"/>
    <w:pPr>
      <w:widowControl w:val="0"/>
      <w:autoSpaceDE w:val="0"/>
      <w:autoSpaceDN w:val="0"/>
      <w:adjustRightInd w:val="0"/>
      <w:snapToGrid w:val="0"/>
      <w:spacing w:before="40" w:after="40" w:line="276" w:lineRule="auto"/>
    </w:pPr>
    <w:rPr>
      <w:rFonts w:ascii="Times New Roman" w:eastAsia="SimSun" w:hAnsi="Times New Roman"/>
      <w:szCs w:val="22"/>
      <w:lang w:val="en-US"/>
    </w:rPr>
  </w:style>
  <w:style w:type="paragraph" w:customStyle="1" w:styleId="MotorolaResponse1">
    <w:name w:val="Motorola Response1"/>
    <w:next w:val="Normal"/>
    <w:uiPriority w:val="99"/>
    <w:semiHidden/>
    <w:qFormat/>
    <w:rsid w:val="00622C68"/>
    <w:pPr>
      <w:keepNext/>
      <w:tabs>
        <w:tab w:val="left" w:pos="432"/>
      </w:tabs>
      <w:autoSpaceDE w:val="0"/>
      <w:autoSpaceDN w:val="0"/>
      <w:adjustRightInd w:val="0"/>
      <w:ind w:left="432" w:hanging="432"/>
      <w:jc w:val="both"/>
    </w:pPr>
    <w:rPr>
      <w:rFonts w:eastAsia="Times New Roman"/>
      <w:kern w:val="2"/>
      <w:lang w:eastAsia="zh-CN"/>
    </w:rPr>
  </w:style>
  <w:style w:type="paragraph" w:customStyle="1" w:styleId="BodyText0001">
    <w:name w:val="Body Text 0001"/>
    <w:basedOn w:val="Normal"/>
    <w:uiPriority w:val="99"/>
    <w:qFormat/>
    <w:rsid w:val="00622C68"/>
    <w:pPr>
      <w:numPr>
        <w:numId w:val="81"/>
      </w:numPr>
      <w:tabs>
        <w:tab w:val="clear" w:pos="720"/>
        <w:tab w:val="left" w:pos="1152"/>
      </w:tabs>
      <w:spacing w:line="480" w:lineRule="auto"/>
    </w:pPr>
    <w:rPr>
      <w:rFonts w:ascii="Times New Roman" w:eastAsia="SimSun" w:hAnsi="Times New Roman"/>
      <w:sz w:val="24"/>
      <w:szCs w:val="20"/>
      <w:lang w:val="en-US"/>
    </w:rPr>
  </w:style>
  <w:style w:type="character" w:customStyle="1" w:styleId="emailstyle140">
    <w:name w:val="emailstyle140"/>
    <w:semiHidden/>
    <w:qFormat/>
    <w:rsid w:val="00622C68"/>
    <w:rPr>
      <w:rFonts w:ascii="Nirmala UI" w:hAnsi="Nirmala UI" w:cs="Arial" w:hint="default"/>
      <w:color w:val="auto"/>
      <w:sz w:val="20"/>
      <w:szCs w:val="22"/>
    </w:rPr>
  </w:style>
  <w:style w:type="character" w:customStyle="1" w:styleId="wordother">
    <w:name w:val="word_other"/>
    <w:basedOn w:val="DefaultParagraphFont"/>
    <w:qFormat/>
    <w:rsid w:val="00622C68"/>
  </w:style>
  <w:style w:type="character" w:customStyle="1" w:styleId="lijuyuanxing">
    <w:name w:val="lijuyuanxing"/>
    <w:qFormat/>
    <w:rsid w:val="00622C68"/>
    <w:rPr>
      <w:kern w:val="2"/>
      <w:lang w:val="en-GB" w:eastAsia="zh-CN" w:bidi="ar-SA"/>
    </w:rPr>
  </w:style>
  <w:style w:type="table" w:customStyle="1" w:styleId="113">
    <w:name w:val="无格式表格 11"/>
    <w:basedOn w:val="TableNormal"/>
    <w:uiPriority w:val="41"/>
    <w:qFormat/>
    <w:rsid w:val="00622C68"/>
    <w:rPr>
      <w:rFonts w:eastAsia="SimSun"/>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CaptionChar3">
    <w:name w:val="Caption Char3"/>
    <w:uiPriority w:val="99"/>
    <w:qFormat/>
    <w:locked/>
    <w:rsid w:val="00622C68"/>
    <w:rPr>
      <w:rFonts w:ascii="Times New Roman" w:eastAsia="SimSun" w:hAnsi="Times New Roman" w:cs="Times New Roman"/>
      <w:b/>
      <w:bCs/>
      <w:kern w:val="0"/>
      <w:sz w:val="20"/>
      <w:szCs w:val="20"/>
      <w:lang w:val="en-GB"/>
    </w:rPr>
  </w:style>
  <w:style w:type="paragraph" w:customStyle="1" w:styleId="Bibliography2">
    <w:name w:val="Bibliography2"/>
    <w:basedOn w:val="Normal"/>
    <w:next w:val="Normal"/>
    <w:uiPriority w:val="37"/>
    <w:semiHidden/>
    <w:unhideWhenUsed/>
    <w:qFormat/>
    <w:rsid w:val="00622C68"/>
    <w:pPr>
      <w:overflowPunct w:val="0"/>
      <w:autoSpaceDE w:val="0"/>
      <w:autoSpaceDN w:val="0"/>
      <w:adjustRightInd w:val="0"/>
      <w:spacing w:after="180"/>
      <w:textAlignment w:val="baseline"/>
    </w:pPr>
    <w:rPr>
      <w:rFonts w:ascii="Times New Roman" w:eastAsia="SimSun" w:hAnsi="Times New Roman"/>
      <w:szCs w:val="20"/>
    </w:rPr>
  </w:style>
  <w:style w:type="character" w:customStyle="1" w:styleId="45">
    <w:name w:val="未处理的提及4"/>
    <w:uiPriority w:val="99"/>
    <w:unhideWhenUsed/>
    <w:qFormat/>
    <w:rsid w:val="00622C68"/>
    <w:rPr>
      <w:color w:val="605E5C"/>
      <w:shd w:val="clear" w:color="auto" w:fill="E1DFDD"/>
    </w:rPr>
  </w:style>
  <w:style w:type="character" w:customStyle="1" w:styleId="SubtleEmphasis1">
    <w:name w:val="Subtle Emphasis1"/>
    <w:uiPriority w:val="19"/>
    <w:qFormat/>
    <w:rsid w:val="00622C68"/>
    <w:rPr>
      <w:i/>
      <w:iCs/>
      <w:color w:val="404040"/>
    </w:rPr>
  </w:style>
  <w:style w:type="paragraph" w:customStyle="1" w:styleId="52a">
    <w:name w:val="标题 52"/>
    <w:basedOn w:val="Normal"/>
    <w:qFormat/>
    <w:rsid w:val="00622C68"/>
    <w:pPr>
      <w:keepNext/>
      <w:tabs>
        <w:tab w:val="left" w:pos="1008"/>
      </w:tabs>
      <w:spacing w:before="240" w:after="60"/>
      <w:ind w:left="1008" w:hanging="1008"/>
    </w:pPr>
    <w:rPr>
      <w:rFonts w:ascii="Arial" w:eastAsia="Calibri" w:hAnsi="Arial" w:cs="Arial"/>
      <w:kern w:val="2"/>
      <w:sz w:val="22"/>
      <w:szCs w:val="22"/>
      <w:lang w:val="en-US"/>
    </w:rPr>
  </w:style>
  <w:style w:type="paragraph" w:customStyle="1" w:styleId="82">
    <w:name w:val="标题 82"/>
    <w:basedOn w:val="Normal"/>
    <w:uiPriority w:val="99"/>
    <w:qFormat/>
    <w:rsid w:val="00622C68"/>
    <w:pPr>
      <w:tabs>
        <w:tab w:val="left" w:pos="1440"/>
      </w:tabs>
      <w:spacing w:before="240" w:after="60"/>
    </w:pPr>
    <w:rPr>
      <w:rFonts w:ascii="Times New Roman" w:eastAsia="MS PGothic" w:hAnsi="Times New Roman"/>
      <w:i/>
      <w:iCs/>
      <w:sz w:val="24"/>
      <w:lang w:val="en-US" w:eastAsia="ja-JP"/>
    </w:rPr>
  </w:style>
  <w:style w:type="paragraph" w:customStyle="1" w:styleId="92">
    <w:name w:val="标题 92"/>
    <w:basedOn w:val="Normal"/>
    <w:uiPriority w:val="99"/>
    <w:qFormat/>
    <w:rsid w:val="00622C68"/>
    <w:pPr>
      <w:tabs>
        <w:tab w:val="left" w:pos="1584"/>
      </w:tabs>
      <w:spacing w:before="240" w:after="60"/>
      <w:ind w:left="1584" w:hanging="1584"/>
    </w:pPr>
    <w:rPr>
      <w:rFonts w:ascii="Arial" w:eastAsia="MS PGothic" w:hAnsi="Arial" w:cs="Arial"/>
      <w:sz w:val="22"/>
      <w:szCs w:val="22"/>
      <w:lang w:val="en-US" w:eastAsia="ja-JP"/>
    </w:rPr>
  </w:style>
  <w:style w:type="paragraph" w:customStyle="1" w:styleId="630">
    <w:name w:val="标题 63"/>
    <w:basedOn w:val="Normal"/>
    <w:uiPriority w:val="99"/>
    <w:qFormat/>
    <w:rsid w:val="00622C68"/>
    <w:pPr>
      <w:tabs>
        <w:tab w:val="left" w:pos="1152"/>
      </w:tabs>
    </w:pPr>
    <w:rPr>
      <w:rFonts w:eastAsia="MS PGothic" w:cs="Times"/>
      <w:szCs w:val="20"/>
      <w:lang w:val="en-US" w:eastAsia="ja-JP"/>
    </w:rPr>
  </w:style>
  <w:style w:type="paragraph" w:customStyle="1" w:styleId="73">
    <w:name w:val="标题 73"/>
    <w:basedOn w:val="Normal"/>
    <w:uiPriority w:val="99"/>
    <w:qFormat/>
    <w:rsid w:val="00622C68"/>
    <w:pPr>
      <w:tabs>
        <w:tab w:val="left" w:pos="1296"/>
      </w:tabs>
    </w:pPr>
    <w:rPr>
      <w:rFonts w:eastAsia="MS PGothic" w:cs="Times"/>
      <w:szCs w:val="20"/>
      <w:lang w:val="en-US" w:eastAsia="ja-JP"/>
    </w:rPr>
  </w:style>
  <w:style w:type="character" w:customStyle="1" w:styleId="46">
    <w:name w:val="@他4"/>
    <w:uiPriority w:val="99"/>
    <w:unhideWhenUsed/>
    <w:qFormat/>
    <w:rsid w:val="00622C68"/>
    <w:rPr>
      <w:color w:val="2B579A"/>
      <w:shd w:val="clear" w:color="auto" w:fill="E6E6E6"/>
    </w:rPr>
  </w:style>
  <w:style w:type="table" w:customStyle="1" w:styleId="4-52">
    <w:name w:val="网格表 4 - 着色 52"/>
    <w:basedOn w:val="TableNormal"/>
    <w:uiPriority w:val="49"/>
    <w:qFormat/>
    <w:rsid w:val="00622C68"/>
    <w:rPr>
      <w:lang w:eastAsia="en-US"/>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410">
    <w:name w:val="未处理的提及41"/>
    <w:uiPriority w:val="99"/>
    <w:semiHidden/>
    <w:unhideWhenUsed/>
    <w:qFormat/>
    <w:rsid w:val="00622C68"/>
    <w:rPr>
      <w:color w:val="605E5C"/>
      <w:shd w:val="clear" w:color="auto" w:fill="E1DFDD"/>
    </w:rPr>
  </w:style>
  <w:style w:type="table" w:customStyle="1" w:styleId="TableGrid93">
    <w:name w:val="Table Grid93"/>
    <w:basedOn w:val="TableNormal"/>
    <w:uiPriority w:val="39"/>
    <w:qFormat/>
    <w:rsid w:val="00622C68"/>
    <w:rPr>
      <w:rFonts w:eastAsia="SimSu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
    <w:name w:val="正文s"/>
    <w:basedOn w:val="Normal"/>
    <w:qFormat/>
    <w:rsid w:val="00622C68"/>
    <w:pPr>
      <w:jc w:val="both"/>
    </w:pPr>
    <w:rPr>
      <w:rFonts w:ascii="Times New Roman" w:eastAsia="SimSun" w:hAnsi="Times New Roman"/>
      <w:iCs/>
      <w:sz w:val="21"/>
      <w:szCs w:val="21"/>
      <w:lang w:val="en-US" w:eastAsia="zh-CN"/>
    </w:rPr>
  </w:style>
  <w:style w:type="table" w:customStyle="1" w:styleId="TableGrid261">
    <w:name w:val="TableGrid261"/>
    <w:basedOn w:val="TableNormal"/>
    <w:qFormat/>
    <w:rsid w:val="00622C68"/>
    <w:rPr>
      <w:rFonts w:ascii="CG Times (WN)" w:eastAsia="SimSun" w:hAnsi="CG Times (W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
    <w:name w:val="TableGrid29"/>
    <w:basedOn w:val="TableNormal"/>
    <w:uiPriority w:val="39"/>
    <w:qFormat/>
    <w:rsid w:val="00622C68"/>
    <w:rPr>
      <w:rFonts w:eastAsia="SimSun"/>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Char11">
    <w:name w:val="正文文本 Char1"/>
    <w:qFormat/>
    <w:rsid w:val="00622C68"/>
    <w:rPr>
      <w:rFonts w:eastAsia="Times New Roman"/>
      <w:lang w:eastAsia="en-US"/>
    </w:rPr>
  </w:style>
  <w:style w:type="character" w:customStyle="1" w:styleId="Char12">
    <w:name w:val="批注文字 Char1"/>
    <w:uiPriority w:val="99"/>
    <w:qFormat/>
    <w:rsid w:val="00622C68"/>
    <w:rPr>
      <w:rFonts w:ascii="Times New Roman" w:eastAsia="Times New Roman" w:hAnsi="Times New Roman" w:cs="Times New Roman"/>
      <w:sz w:val="20"/>
      <w:szCs w:val="20"/>
      <w:lang w:val="en-US"/>
    </w:rPr>
  </w:style>
  <w:style w:type="character" w:customStyle="1" w:styleId="Char13">
    <w:name w:val="脚注文本 Char1"/>
    <w:semiHidden/>
    <w:qFormat/>
    <w:rsid w:val="00622C68"/>
    <w:rPr>
      <w:rFonts w:eastAsia="Times New Roman"/>
      <w:sz w:val="18"/>
      <w:szCs w:val="18"/>
      <w:lang w:eastAsia="en-US"/>
    </w:rPr>
  </w:style>
  <w:style w:type="character" w:customStyle="1" w:styleId="Char14">
    <w:name w:val="文档结构图 Char1"/>
    <w:semiHidden/>
    <w:qFormat/>
    <w:rsid w:val="00622C68"/>
    <w:rPr>
      <w:rFonts w:ascii="SimSun"/>
      <w:sz w:val="18"/>
      <w:szCs w:val="18"/>
      <w:lang w:eastAsia="en-US"/>
    </w:rPr>
  </w:style>
  <w:style w:type="table" w:customStyle="1" w:styleId="TableGrid160">
    <w:name w:val="Table Grid16"/>
    <w:basedOn w:val="TableNormal"/>
    <w:uiPriority w:val="39"/>
    <w:qFormat/>
    <w:rsid w:val="00622C68"/>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0">
    <w:name w:val="Table Grid211"/>
    <w:basedOn w:val="TableNormal"/>
    <w:uiPriority w:val="39"/>
    <w:qFormat/>
    <w:rsid w:val="00622C68"/>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411">
    <w:name w:val="标题41"/>
    <w:basedOn w:val="Normal"/>
    <w:next w:val="NormalIndent"/>
    <w:qFormat/>
    <w:rsid w:val="00622C68"/>
    <w:pPr>
      <w:widowControl w:val="0"/>
      <w:ind w:firstLine="420"/>
      <w:jc w:val="both"/>
    </w:pPr>
    <w:rPr>
      <w:rFonts w:ascii="Times New Roman" w:eastAsia="SimSun" w:hAnsi="Times New Roman"/>
      <w:kern w:val="2"/>
      <w:sz w:val="21"/>
      <w:szCs w:val="20"/>
      <w:lang w:val="en-US" w:eastAsia="zh-CN"/>
    </w:rPr>
  </w:style>
  <w:style w:type="paragraph" w:customStyle="1" w:styleId="z-TopofForm1">
    <w:name w:val="z-Top of Form1"/>
    <w:basedOn w:val="Normal"/>
    <w:next w:val="Normal"/>
    <w:hidden/>
    <w:uiPriority w:val="99"/>
    <w:unhideWhenUsed/>
    <w:qFormat/>
    <w:rsid w:val="00622C68"/>
    <w:pPr>
      <w:pBdr>
        <w:bottom w:val="single" w:sz="6" w:space="1" w:color="auto"/>
      </w:pBdr>
      <w:jc w:val="center"/>
    </w:pPr>
    <w:rPr>
      <w:rFonts w:ascii="Arial" w:eastAsia="SimSun" w:hAnsi="Arial"/>
      <w:vanish/>
      <w:sz w:val="16"/>
      <w:szCs w:val="16"/>
      <w:lang w:val="en-US" w:eastAsia="zh-CN"/>
    </w:rPr>
  </w:style>
  <w:style w:type="character" w:customStyle="1" w:styleId="z-">
    <w:name w:val="z-窗体顶端 字符"/>
    <w:link w:val="z-TopofForm2"/>
    <w:uiPriority w:val="99"/>
    <w:qFormat/>
    <w:rsid w:val="00622C68"/>
    <w:rPr>
      <w:rFonts w:ascii="Arial" w:eastAsia="Times New Roman" w:hAnsi="Arial"/>
      <w:vanish/>
      <w:sz w:val="16"/>
      <w:szCs w:val="16"/>
    </w:rPr>
  </w:style>
  <w:style w:type="paragraph" w:customStyle="1" w:styleId="z-TopofForm2">
    <w:name w:val="z-Top of Form2"/>
    <w:basedOn w:val="Normal"/>
    <w:next w:val="Normal"/>
    <w:link w:val="z-"/>
    <w:uiPriority w:val="99"/>
    <w:rsid w:val="00622C68"/>
    <w:pPr>
      <w:pBdr>
        <w:bottom w:val="single" w:sz="6" w:space="1" w:color="auto"/>
      </w:pBdr>
      <w:jc w:val="center"/>
    </w:pPr>
    <w:rPr>
      <w:rFonts w:ascii="Arial" w:eastAsia="Times New Roman" w:hAnsi="Arial"/>
      <w:vanish/>
      <w:sz w:val="16"/>
      <w:szCs w:val="16"/>
      <w:lang w:eastAsia="en-GB"/>
    </w:rPr>
  </w:style>
  <w:style w:type="paragraph" w:customStyle="1" w:styleId="z-BottomofForm1">
    <w:name w:val="z-Bottom of Form1"/>
    <w:basedOn w:val="Normal"/>
    <w:next w:val="Normal"/>
    <w:hidden/>
    <w:uiPriority w:val="99"/>
    <w:unhideWhenUsed/>
    <w:qFormat/>
    <w:rsid w:val="00622C68"/>
    <w:pPr>
      <w:pBdr>
        <w:top w:val="single" w:sz="6" w:space="1" w:color="auto"/>
      </w:pBdr>
      <w:jc w:val="center"/>
    </w:pPr>
    <w:rPr>
      <w:rFonts w:ascii="Arial" w:eastAsia="SimSun" w:hAnsi="Arial"/>
      <w:vanish/>
      <w:sz w:val="16"/>
      <w:szCs w:val="16"/>
      <w:lang w:val="en-US" w:eastAsia="zh-CN"/>
    </w:rPr>
  </w:style>
  <w:style w:type="character" w:customStyle="1" w:styleId="z-0">
    <w:name w:val="z-窗体底端 字符"/>
    <w:link w:val="z-BottomofForm2"/>
    <w:uiPriority w:val="99"/>
    <w:qFormat/>
    <w:rsid w:val="00622C68"/>
    <w:rPr>
      <w:rFonts w:ascii="Arial" w:eastAsia="Times New Roman" w:hAnsi="Arial"/>
      <w:vanish/>
      <w:sz w:val="16"/>
      <w:szCs w:val="16"/>
    </w:rPr>
  </w:style>
  <w:style w:type="paragraph" w:customStyle="1" w:styleId="z-BottomofForm2">
    <w:name w:val="z-Bottom of Form2"/>
    <w:basedOn w:val="Normal"/>
    <w:next w:val="Normal"/>
    <w:link w:val="z-0"/>
    <w:uiPriority w:val="99"/>
    <w:rsid w:val="00622C68"/>
    <w:pPr>
      <w:pBdr>
        <w:top w:val="single" w:sz="6" w:space="1" w:color="auto"/>
      </w:pBdr>
      <w:jc w:val="center"/>
    </w:pPr>
    <w:rPr>
      <w:rFonts w:ascii="Arial" w:eastAsia="Times New Roman" w:hAnsi="Arial"/>
      <w:vanish/>
      <w:sz w:val="16"/>
      <w:szCs w:val="16"/>
      <w:lang w:eastAsia="en-GB"/>
    </w:rPr>
  </w:style>
  <w:style w:type="paragraph" w:customStyle="1" w:styleId="Date1">
    <w:name w:val="Date1"/>
    <w:basedOn w:val="Normal"/>
    <w:next w:val="Normal"/>
    <w:uiPriority w:val="99"/>
    <w:unhideWhenUsed/>
    <w:qFormat/>
    <w:rsid w:val="00622C68"/>
    <w:pPr>
      <w:spacing w:after="200" w:line="276" w:lineRule="auto"/>
      <w:ind w:leftChars="2500" w:left="100"/>
    </w:pPr>
    <w:rPr>
      <w:rFonts w:ascii="Times New Roman" w:eastAsia="SimSun" w:hAnsi="Times New Roman"/>
      <w:szCs w:val="20"/>
      <w:lang w:val="en-US" w:eastAsia="zh-CN"/>
    </w:rPr>
  </w:style>
  <w:style w:type="paragraph" w:customStyle="1" w:styleId="BodyTextIndent1">
    <w:name w:val="Body Text Indent1"/>
    <w:basedOn w:val="Normal"/>
    <w:next w:val="BodyTextIndent"/>
    <w:uiPriority w:val="99"/>
    <w:unhideWhenUsed/>
    <w:qFormat/>
    <w:rsid w:val="00622C68"/>
    <w:pPr>
      <w:spacing w:after="120" w:line="276" w:lineRule="auto"/>
      <w:ind w:left="360"/>
    </w:pPr>
  </w:style>
  <w:style w:type="paragraph" w:customStyle="1" w:styleId="ListNumber31">
    <w:name w:val="List Number 31"/>
    <w:basedOn w:val="Normal"/>
    <w:next w:val="ListNumber3"/>
    <w:qFormat/>
    <w:rsid w:val="00622C68"/>
    <w:pPr>
      <w:tabs>
        <w:tab w:val="left" w:pos="992"/>
      </w:tabs>
      <w:overflowPunct w:val="0"/>
      <w:autoSpaceDE w:val="0"/>
      <w:autoSpaceDN w:val="0"/>
      <w:adjustRightInd w:val="0"/>
      <w:spacing w:after="180"/>
      <w:ind w:left="992" w:hanging="425"/>
      <w:textAlignment w:val="baseline"/>
    </w:pPr>
    <w:rPr>
      <w:rFonts w:ascii="Times New Roman" w:eastAsia="SimSun" w:hAnsi="Times New Roman"/>
      <w:szCs w:val="20"/>
    </w:rPr>
  </w:style>
  <w:style w:type="table" w:customStyle="1" w:styleId="1110">
    <w:name w:val="网格型111"/>
    <w:basedOn w:val="TableNormal"/>
    <w:qFormat/>
    <w:rsid w:val="00622C68"/>
    <w:pPr>
      <w:overflowPunct w:val="0"/>
      <w:autoSpaceDE w:val="0"/>
      <w:autoSpaceDN w:val="0"/>
      <w:adjustRightInd w:val="0"/>
      <w:spacing w:after="180"/>
      <w:textAlignment w:val="baseline"/>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itle1">
    <w:name w:val="Subtitle1"/>
    <w:basedOn w:val="Normal"/>
    <w:next w:val="Normal"/>
    <w:uiPriority w:val="11"/>
    <w:qFormat/>
    <w:rsid w:val="00622C68"/>
    <w:pPr>
      <w:snapToGrid w:val="0"/>
    </w:pPr>
    <w:rPr>
      <w:rFonts w:ascii="Calibri Light" w:eastAsia="SimSun" w:hAnsi="Calibri Light"/>
      <w:b/>
      <w:i/>
      <w:iCs/>
      <w:color w:val="4472C4"/>
      <w:spacing w:val="15"/>
      <w:lang w:val="en-US" w:eastAsia="zh-CN"/>
    </w:rPr>
  </w:style>
  <w:style w:type="table" w:customStyle="1" w:styleId="PlainTable111">
    <w:name w:val="Plain Table 111"/>
    <w:basedOn w:val="TableNormal"/>
    <w:uiPriority w:val="41"/>
    <w:qFormat/>
    <w:rsid w:val="00622C68"/>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BodyTextIndent20">
    <w:name w:val="Body Text Indent2"/>
    <w:basedOn w:val="Normal"/>
    <w:next w:val="BodyTextIndent"/>
    <w:link w:val="BodyTextIndentChar1"/>
    <w:uiPriority w:val="99"/>
    <w:rsid w:val="00622C68"/>
    <w:pPr>
      <w:spacing w:after="120"/>
      <w:ind w:left="283"/>
    </w:pPr>
    <w:rPr>
      <w:rFonts w:ascii="CG Times (WN)" w:eastAsia="SimSun" w:hAnsi="CG Times (WN)"/>
      <w:szCs w:val="20"/>
    </w:rPr>
  </w:style>
  <w:style w:type="character" w:customStyle="1" w:styleId="BodyTextIndentChar1">
    <w:name w:val="Body Text Indent Char1"/>
    <w:link w:val="BodyTextIndent20"/>
    <w:uiPriority w:val="99"/>
    <w:rsid w:val="00622C68"/>
    <w:rPr>
      <w:rFonts w:ascii="CG Times (WN)" w:eastAsia="SimSun" w:hAnsi="CG Times (WN)"/>
      <w:lang w:eastAsia="en-US"/>
    </w:rPr>
  </w:style>
  <w:style w:type="character" w:customStyle="1" w:styleId="BodyTextIndentChar2">
    <w:name w:val="Body Text Indent Char2"/>
    <w:semiHidden/>
    <w:rsid w:val="00622C68"/>
    <w:rPr>
      <w:rFonts w:ascii="Times New Roman" w:eastAsia="SimSun" w:hAnsi="Times New Roman"/>
      <w:lang w:val="en-GB" w:eastAsia="en-US"/>
    </w:rPr>
  </w:style>
  <w:style w:type="table" w:customStyle="1" w:styleId="114">
    <w:name w:val="浅色列表11"/>
    <w:basedOn w:val="TableNormal"/>
    <w:uiPriority w:val="61"/>
    <w:rsid w:val="00622C68"/>
    <w:rPr>
      <w:rFonts w:ascii="CG Times (WN)" w:eastAsia="MS Mincho" w:hAnsi="CG Times (WN)"/>
      <w:lang w:eastAsia="zh-CN"/>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customStyle="1" w:styleId="TableofFigures1">
    <w:name w:val="Table of Figures1"/>
    <w:basedOn w:val="Normal"/>
    <w:next w:val="Normal"/>
    <w:rsid w:val="00622C68"/>
    <w:pPr>
      <w:spacing w:after="160" w:line="259" w:lineRule="auto"/>
      <w:ind w:left="1418" w:hanging="1418"/>
    </w:pPr>
    <w:rPr>
      <w:rFonts w:ascii="Calibri" w:eastAsia="Calibri" w:hAnsi="Calibri"/>
      <w:b/>
      <w:sz w:val="22"/>
      <w:szCs w:val="22"/>
      <w:lang w:val="en-US"/>
    </w:rPr>
  </w:style>
  <w:style w:type="paragraph" w:customStyle="1" w:styleId="IndexHeading1">
    <w:name w:val="Index Heading1"/>
    <w:basedOn w:val="Normal"/>
    <w:next w:val="Normal"/>
    <w:rsid w:val="00622C68"/>
    <w:pPr>
      <w:pBdr>
        <w:top w:val="single" w:sz="12" w:space="0" w:color="auto"/>
      </w:pBdr>
      <w:spacing w:before="360" w:after="240"/>
    </w:pPr>
    <w:rPr>
      <w:rFonts w:ascii="Times New Roman" w:eastAsia="SimSun" w:hAnsi="Times New Roman"/>
      <w:b/>
      <w:i/>
      <w:sz w:val="26"/>
      <w:szCs w:val="20"/>
    </w:rPr>
  </w:style>
  <w:style w:type="paragraph" w:customStyle="1" w:styleId="BodyTextIndent31">
    <w:name w:val="Body Text Indent 31"/>
    <w:basedOn w:val="Normal"/>
    <w:next w:val="BodyTextIndent3"/>
    <w:rsid w:val="00622C68"/>
    <w:pPr>
      <w:overflowPunct w:val="0"/>
      <w:autoSpaceDE w:val="0"/>
      <w:autoSpaceDN w:val="0"/>
      <w:adjustRightInd w:val="0"/>
      <w:ind w:left="1080"/>
      <w:textAlignment w:val="baseline"/>
    </w:pPr>
    <w:rPr>
      <w:sz w:val="16"/>
      <w:szCs w:val="16"/>
    </w:rPr>
  </w:style>
  <w:style w:type="table" w:customStyle="1" w:styleId="TableGridLight111">
    <w:name w:val="Table Grid Light111"/>
    <w:basedOn w:val="TableNormal"/>
    <w:uiPriority w:val="40"/>
    <w:rsid w:val="00622C68"/>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PatApplChar">
    <w:name w:val="Pat Appl Char"/>
    <w:link w:val="PatAppl"/>
    <w:locked/>
    <w:rsid w:val="00622C68"/>
    <w:rPr>
      <w:rFonts w:eastAsia="t"/>
      <w:szCs w:val="22"/>
      <w:lang w:val="en-US" w:eastAsia="zh-CN"/>
    </w:rPr>
  </w:style>
  <w:style w:type="paragraph" w:customStyle="1" w:styleId="3a">
    <w:name w:val="列出段落3"/>
    <w:basedOn w:val="Normal"/>
    <w:uiPriority w:val="34"/>
    <w:unhideWhenUsed/>
    <w:qFormat/>
    <w:rsid w:val="00622C68"/>
    <w:pPr>
      <w:widowControl w:val="0"/>
      <w:spacing w:after="200" w:line="276" w:lineRule="auto"/>
      <w:ind w:leftChars="400" w:left="840"/>
    </w:pPr>
    <w:rPr>
      <w:rFonts w:ascii="Times New Roman" w:eastAsia="SimSun" w:hAnsi="Times New Roman"/>
      <w:kern w:val="2"/>
      <w:lang w:val="en-US" w:eastAsia="zh-CN"/>
    </w:rPr>
  </w:style>
  <w:style w:type="paragraph" w:customStyle="1" w:styleId="115">
    <w:name w:val="列出段落11"/>
    <w:basedOn w:val="Normal"/>
    <w:uiPriority w:val="34"/>
    <w:unhideWhenUsed/>
    <w:qFormat/>
    <w:rsid w:val="00622C68"/>
    <w:pPr>
      <w:widowControl w:val="0"/>
      <w:spacing w:after="200" w:line="276" w:lineRule="auto"/>
      <w:ind w:firstLineChars="200" w:firstLine="420"/>
      <w:jc w:val="both"/>
    </w:pPr>
    <w:rPr>
      <w:rFonts w:ascii="Times New Roman" w:eastAsia="SimSun" w:hAnsi="Times New Roman"/>
      <w:kern w:val="2"/>
      <w:sz w:val="21"/>
      <w:lang w:val="en-US" w:eastAsia="zh-CN"/>
    </w:rPr>
  </w:style>
  <w:style w:type="table" w:customStyle="1" w:styleId="ColorfulList-Accent1110">
    <w:name w:val="Colorful List - Accent 1110"/>
    <w:basedOn w:val="TableNormal"/>
    <w:uiPriority w:val="34"/>
    <w:rsid w:val="00622C68"/>
    <w:rPr>
      <w:rFonts w:eastAsia="MS Gothic"/>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121">
    <w:name w:val="Grid Table 4 - Accent 5121"/>
    <w:basedOn w:val="TableNormal"/>
    <w:uiPriority w:val="49"/>
    <w:rsid w:val="00622C68"/>
    <w:rPr>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rFonts w:cs="Times New Roman"/>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cs="Times New Roman"/>
        <w:b/>
        <w:bCs/>
      </w:rPr>
      <w:tblPr/>
      <w:tcPr>
        <w:tcBorders>
          <w:top w:val="double" w:sz="4" w:space="0" w:color="4472C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cPr>
    </w:tblStylePr>
    <w:tblStylePr w:type="band1Horz">
      <w:rPr>
        <w:rFonts w:cs="Times New Roman"/>
      </w:rPr>
      <w:tblPr/>
      <w:tcPr>
        <w:shd w:val="clear" w:color="auto" w:fill="D9E2F3"/>
      </w:tcPr>
    </w:tblStylePr>
  </w:style>
  <w:style w:type="table" w:customStyle="1" w:styleId="TableGrid1110">
    <w:name w:val="Table Grid111"/>
    <w:basedOn w:val="TableNormal"/>
    <w:rsid w:val="00622C68"/>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ighlight">
    <w:name w:val="highlight"/>
    <w:rsid w:val="00622C68"/>
    <w:rPr>
      <w:rFonts w:cs="Times New Roman"/>
    </w:rPr>
  </w:style>
  <w:style w:type="character" w:customStyle="1" w:styleId="TitleChar4">
    <w:name w:val="Title Char4"/>
    <w:uiPriority w:val="10"/>
    <w:locked/>
    <w:rsid w:val="00622C68"/>
    <w:rPr>
      <w:rFonts w:ascii="Calibri Light" w:eastAsia="Times New Roman" w:hAnsi="Calibri Light" w:cs="Times New Roman"/>
      <w:spacing w:val="-10"/>
      <w:kern w:val="28"/>
      <w:sz w:val="56"/>
      <w:szCs w:val="56"/>
    </w:rPr>
  </w:style>
  <w:style w:type="paragraph" w:customStyle="1" w:styleId="onecomwebmail-onecomwebmail-msonormal">
    <w:name w:val="onecomwebmail-onecomwebmail-msonormal"/>
    <w:basedOn w:val="Normal"/>
    <w:rsid w:val="00622C68"/>
    <w:pPr>
      <w:spacing w:before="100" w:beforeAutospacing="1" w:after="100" w:afterAutospacing="1"/>
    </w:pPr>
    <w:rPr>
      <w:rFonts w:ascii="Times New Roman" w:eastAsia="SimSun" w:hAnsi="Times New Roman"/>
      <w:sz w:val="24"/>
      <w:lang w:val="en-US"/>
    </w:rPr>
  </w:style>
  <w:style w:type="character" w:customStyle="1" w:styleId="z-TopofFormChar1">
    <w:name w:val="z-Top of Form Char1"/>
    <w:rsid w:val="00622C68"/>
    <w:rPr>
      <w:rFonts w:ascii="Arial" w:hAnsi="Arial" w:cs="Arial"/>
      <w:vanish/>
      <w:sz w:val="16"/>
      <w:szCs w:val="16"/>
      <w:lang w:val="en-GB" w:eastAsia="en-US"/>
    </w:rPr>
  </w:style>
  <w:style w:type="character" w:customStyle="1" w:styleId="z-Char1">
    <w:name w:val="z-窗体顶端 Char1"/>
    <w:semiHidden/>
    <w:rsid w:val="00622C68"/>
    <w:rPr>
      <w:rFonts w:ascii="Arial" w:eastAsia="Times New Roman" w:hAnsi="Arial" w:cs="Arial"/>
      <w:vanish/>
      <w:sz w:val="16"/>
      <w:szCs w:val="16"/>
      <w:lang w:eastAsia="en-US"/>
    </w:rPr>
  </w:style>
  <w:style w:type="character" w:customStyle="1" w:styleId="z-BottomofFormChar1">
    <w:name w:val="z-Bottom of Form Char1"/>
    <w:rsid w:val="00622C68"/>
    <w:rPr>
      <w:rFonts w:ascii="Arial" w:hAnsi="Arial" w:cs="Arial"/>
      <w:vanish/>
      <w:sz w:val="16"/>
      <w:szCs w:val="16"/>
      <w:lang w:val="en-GB" w:eastAsia="en-US"/>
    </w:rPr>
  </w:style>
  <w:style w:type="character" w:customStyle="1" w:styleId="z-Char10">
    <w:name w:val="z-窗体底端 Char1"/>
    <w:semiHidden/>
    <w:rsid w:val="00622C68"/>
    <w:rPr>
      <w:rFonts w:ascii="Arial" w:eastAsia="Times New Roman" w:hAnsi="Arial" w:cs="Arial"/>
      <w:vanish/>
      <w:sz w:val="16"/>
      <w:szCs w:val="16"/>
      <w:lang w:eastAsia="en-US"/>
    </w:rPr>
  </w:style>
  <w:style w:type="character" w:customStyle="1" w:styleId="Char15">
    <w:name w:val="日期 Char1"/>
    <w:semiHidden/>
    <w:rsid w:val="00622C68"/>
    <w:rPr>
      <w:rFonts w:eastAsia="Times New Roman"/>
      <w:lang w:eastAsia="en-US"/>
    </w:rPr>
  </w:style>
  <w:style w:type="character" w:customStyle="1" w:styleId="DateChar1">
    <w:name w:val="Date Char1"/>
    <w:rsid w:val="00622C68"/>
    <w:rPr>
      <w:lang w:eastAsia="en-US"/>
    </w:rPr>
  </w:style>
  <w:style w:type="character" w:customStyle="1" w:styleId="Char16">
    <w:name w:val="副标题 Char1"/>
    <w:rsid w:val="00622C68"/>
    <w:rPr>
      <w:rFonts w:ascii="Cambria" w:hAnsi="Cambria" w:cs="Times New Roman"/>
      <w:b/>
      <w:bCs/>
      <w:kern w:val="28"/>
      <w:sz w:val="32"/>
      <w:szCs w:val="32"/>
      <w:lang w:eastAsia="en-US"/>
    </w:rPr>
  </w:style>
  <w:style w:type="character" w:customStyle="1" w:styleId="SubtitleChar1">
    <w:name w:val="Subtitle Char1"/>
    <w:rsid w:val="00622C68"/>
    <w:rPr>
      <w:rFonts w:ascii="Calibri" w:eastAsia="SimSun" w:hAnsi="Calibri" w:cs="Times New Roman"/>
      <w:color w:val="5A5A5A"/>
      <w:spacing w:val="15"/>
      <w:sz w:val="22"/>
      <w:szCs w:val="22"/>
      <w:lang w:eastAsia="en-US"/>
    </w:rPr>
  </w:style>
  <w:style w:type="paragraph" w:customStyle="1" w:styleId="BodyTextIndent32">
    <w:name w:val="Body Text Indent 32"/>
    <w:basedOn w:val="Normal"/>
    <w:next w:val="BodyTextIndent3"/>
    <w:link w:val="BodyTextIndent3Char1"/>
    <w:rsid w:val="00622C68"/>
    <w:pPr>
      <w:spacing w:after="120"/>
      <w:ind w:left="283"/>
    </w:pPr>
    <w:rPr>
      <w:rFonts w:ascii="CG Times (WN)" w:eastAsia="SimSun" w:hAnsi="CG Times (WN)"/>
      <w:sz w:val="16"/>
      <w:szCs w:val="16"/>
    </w:rPr>
  </w:style>
  <w:style w:type="character" w:customStyle="1" w:styleId="BodyTextIndent3Char1">
    <w:name w:val="Body Text Indent 3 Char1"/>
    <w:link w:val="BodyTextIndent32"/>
    <w:rsid w:val="00622C68"/>
    <w:rPr>
      <w:rFonts w:ascii="CG Times (WN)" w:eastAsia="SimSun" w:hAnsi="CG Times (WN)"/>
      <w:sz w:val="16"/>
      <w:szCs w:val="16"/>
      <w:lang w:eastAsia="en-US"/>
    </w:rPr>
  </w:style>
  <w:style w:type="table" w:customStyle="1" w:styleId="TableGrid312">
    <w:name w:val="Table Grid31"/>
    <w:basedOn w:val="TableNormal"/>
    <w:uiPriority w:val="39"/>
    <w:qFormat/>
    <w:rsid w:val="00622C68"/>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12">
    <w:name w:val="Table Grid Light12"/>
    <w:basedOn w:val="TableNormal"/>
    <w:uiPriority w:val="40"/>
    <w:rsid w:val="00622C68"/>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112">
    <w:name w:val="Plain Table 112"/>
    <w:basedOn w:val="TableNormal"/>
    <w:uiPriority w:val="41"/>
    <w:rsid w:val="00622C68"/>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Theme1">
    <w:name w:val="Table Theme1"/>
    <w:basedOn w:val="TableNormal"/>
    <w:rsid w:val="00622C68"/>
    <w:pPr>
      <w:spacing w:after="180"/>
    </w:pPr>
    <w:rPr>
      <w:rFonts w:ascii="CG Times (WN)" w:eastAsia="MS Mincho" w:hAnsi="CG Times (W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0">
    <w:name w:val="Table Grid 311"/>
    <w:basedOn w:val="TableNormal"/>
    <w:rsid w:val="00622C68"/>
    <w:pPr>
      <w:spacing w:after="180"/>
    </w:pPr>
    <w:rPr>
      <w:rFonts w:ascii="CG Times (WN)" w:eastAsia="MS Mincho" w:hAnsi="CG Times (WN)"/>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style>
  <w:style w:type="paragraph" w:customStyle="1" w:styleId="TableofFigures2">
    <w:name w:val="Table of Figures2"/>
    <w:basedOn w:val="Normal"/>
    <w:next w:val="Normal"/>
    <w:rsid w:val="00622C68"/>
    <w:pPr>
      <w:spacing w:after="160" w:line="259" w:lineRule="auto"/>
      <w:ind w:left="1418" w:hanging="1418"/>
    </w:pPr>
    <w:rPr>
      <w:rFonts w:ascii="Calibri" w:eastAsia="Calibri" w:hAnsi="Calibri"/>
      <w:b/>
      <w:sz w:val="22"/>
      <w:szCs w:val="22"/>
      <w:lang w:val="en-US"/>
    </w:rPr>
  </w:style>
  <w:style w:type="paragraph" w:customStyle="1" w:styleId="IndexHeading2">
    <w:name w:val="Index Heading2"/>
    <w:basedOn w:val="Normal"/>
    <w:next w:val="Normal"/>
    <w:rsid w:val="00622C68"/>
    <w:pPr>
      <w:pBdr>
        <w:top w:val="single" w:sz="12" w:space="0" w:color="auto"/>
      </w:pBdr>
      <w:spacing w:before="360" w:after="240"/>
    </w:pPr>
    <w:rPr>
      <w:rFonts w:ascii="Times New Roman" w:eastAsia="SimSun" w:hAnsi="Times New Roman"/>
      <w:b/>
      <w:i/>
      <w:sz w:val="26"/>
      <w:szCs w:val="20"/>
    </w:rPr>
  </w:style>
  <w:style w:type="table" w:customStyle="1" w:styleId="DarkList-Accent61">
    <w:name w:val="Dark List - Accent 61"/>
    <w:basedOn w:val="TableNormal"/>
    <w:uiPriority w:val="70"/>
    <w:rsid w:val="00622C68"/>
    <w:rPr>
      <w:rFonts w:ascii="CG Times (WN)" w:eastAsia="SimSun" w:hAnsi="CG Times (WN)"/>
      <w:color w:val="FFFFFF"/>
    </w:rP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PlainTable1111">
    <w:name w:val="Plain Table 1111"/>
    <w:basedOn w:val="TableNormal"/>
    <w:uiPriority w:val="41"/>
    <w:rsid w:val="00622C68"/>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ColorfulList-Accent1111">
    <w:name w:val="Colorful List - Accent 1111"/>
    <w:basedOn w:val="TableNormal"/>
    <w:uiPriority w:val="34"/>
    <w:rsid w:val="00622C68"/>
    <w:rPr>
      <w:rFonts w:ascii="CG Times (WN)" w:eastAsia="MS Gothic" w:hAnsi="CG Times (WN)"/>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131">
    <w:name w:val="Grid Table 4 - Accent 5131"/>
    <w:basedOn w:val="TableNormal"/>
    <w:uiPriority w:val="49"/>
    <w:rsid w:val="00622C68"/>
    <w:rPr>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rFonts w:cs="Times New Roman"/>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cs="Times New Roman"/>
        <w:b/>
        <w:bCs/>
      </w:rPr>
      <w:tblPr/>
      <w:tcPr>
        <w:tcBorders>
          <w:top w:val="double" w:sz="4" w:space="0" w:color="4472C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cPr>
    </w:tblStylePr>
    <w:tblStylePr w:type="band1Horz">
      <w:rPr>
        <w:rFonts w:cs="Times New Roman"/>
      </w:rPr>
      <w:tblPr/>
      <w:tcPr>
        <w:shd w:val="clear" w:color="auto" w:fill="D9E2F3"/>
      </w:tcPr>
    </w:tblStylePr>
  </w:style>
  <w:style w:type="table" w:customStyle="1" w:styleId="TableGrid121">
    <w:name w:val="Table Grid121"/>
    <w:basedOn w:val="TableNormal"/>
    <w:rsid w:val="00622C68"/>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
    <w:name w:val="Table Grid41"/>
    <w:basedOn w:val="TableNormal"/>
    <w:uiPriority w:val="39"/>
    <w:qFormat/>
    <w:rsid w:val="00622C68"/>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
    <w:name w:val="网格型121"/>
    <w:basedOn w:val="TableNormal"/>
    <w:rsid w:val="00622C68"/>
    <w:pPr>
      <w:overflowPunct w:val="0"/>
      <w:autoSpaceDE w:val="0"/>
      <w:autoSpaceDN w:val="0"/>
      <w:adjustRightInd w:val="0"/>
      <w:spacing w:after="180"/>
      <w:textAlignment w:val="baseline"/>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3">
    <w:name w:val="Table Grid Light13"/>
    <w:basedOn w:val="TableNormal"/>
    <w:uiPriority w:val="40"/>
    <w:rsid w:val="00622C68"/>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113">
    <w:name w:val="Plain Table 113"/>
    <w:basedOn w:val="TableNormal"/>
    <w:uiPriority w:val="41"/>
    <w:rsid w:val="00622C68"/>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Classic22">
    <w:name w:val="Table Classic 22"/>
    <w:basedOn w:val="TableNormal"/>
    <w:rsid w:val="00622C68"/>
    <w:pPr>
      <w:spacing w:after="180"/>
    </w:pPr>
    <w:rPr>
      <w:rFonts w:ascii="CG Times (WN)" w:eastAsia="MS Mincho" w:hAnsi="CG Times (WN)"/>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TableClassic12">
    <w:name w:val="Table Classic 12"/>
    <w:basedOn w:val="TableNormal"/>
    <w:rsid w:val="00622C68"/>
    <w:pPr>
      <w:spacing w:after="180"/>
    </w:pPr>
    <w:rPr>
      <w:rFonts w:ascii="CG Times (WN)" w:eastAsia="MS Mincho" w:hAnsi="CG Times (WN)"/>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TableSubtle22">
    <w:name w:val="Table Subtle 22"/>
    <w:basedOn w:val="TableNormal"/>
    <w:rsid w:val="00622C68"/>
    <w:pPr>
      <w:spacing w:after="180"/>
    </w:pPr>
    <w:rPr>
      <w:rFonts w:ascii="CG Times (WN)" w:eastAsia="MS Mincho" w:hAnsi="CG Times (WN)"/>
      <w:lang w:eastAsia="zh-CN"/>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TableTheme2">
    <w:name w:val="Table Theme2"/>
    <w:basedOn w:val="TableNormal"/>
    <w:rsid w:val="00622C68"/>
    <w:pPr>
      <w:spacing w:after="180"/>
    </w:pPr>
    <w:rPr>
      <w:rFonts w:ascii="CG Times (WN)" w:eastAsia="MS Mincho" w:hAnsi="CG Times (W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imple22">
    <w:name w:val="Table Simple 22"/>
    <w:basedOn w:val="TableNormal"/>
    <w:rsid w:val="00622C68"/>
    <w:pPr>
      <w:spacing w:after="180"/>
    </w:pPr>
    <w:rPr>
      <w:rFonts w:ascii="CG Times (WN)" w:eastAsia="MS Mincho" w:hAnsi="CG Times (WN)"/>
      <w:lang w:eastAsia="zh-CN"/>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122">
    <w:name w:val="浅色列表12"/>
    <w:basedOn w:val="TableNormal"/>
    <w:uiPriority w:val="61"/>
    <w:rsid w:val="00622C68"/>
    <w:rPr>
      <w:rFonts w:ascii="CG Times (WN)" w:eastAsia="MS Mincho" w:hAnsi="CG Times (WN)"/>
      <w:lang w:eastAsia="zh-CN"/>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Shading-Accent62">
    <w:name w:val="Light Shading - Accent 62"/>
    <w:basedOn w:val="TableNormal"/>
    <w:uiPriority w:val="60"/>
    <w:rsid w:val="00622C68"/>
    <w:rPr>
      <w:rFonts w:ascii="CG Times (WN)" w:eastAsia="MS Mincho" w:hAnsi="CG Times (WN)"/>
      <w:color w:val="E36C0A"/>
      <w:lang w:eastAsia="zh-CN"/>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2-Accent32">
    <w:name w:val="Medium Shading 2 - Accent 32"/>
    <w:basedOn w:val="TableNormal"/>
    <w:uiPriority w:val="64"/>
    <w:rsid w:val="00622C68"/>
    <w:rPr>
      <w:rFonts w:ascii="CG Times (WN)" w:eastAsia="MS Mincho" w:hAnsi="CG Times (WN)"/>
      <w:lang w:eastAsia="zh-CN"/>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42">
    <w:name w:val="Table Grid 42"/>
    <w:basedOn w:val="TableNormal"/>
    <w:rsid w:val="00622C68"/>
    <w:pPr>
      <w:spacing w:after="180"/>
    </w:pPr>
    <w:rPr>
      <w:rFonts w:ascii="CG Times (WN)" w:eastAsia="MS Mincho" w:hAnsi="CG Times (WN)"/>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TableGrid320">
    <w:name w:val="Table Grid 32"/>
    <w:basedOn w:val="TableNormal"/>
    <w:rsid w:val="00622C68"/>
    <w:pPr>
      <w:spacing w:after="180"/>
    </w:pPr>
    <w:rPr>
      <w:rFonts w:ascii="CG Times (WN)" w:eastAsia="MS Mincho" w:hAnsi="CG Times (WN)"/>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style>
  <w:style w:type="table" w:customStyle="1" w:styleId="TableGrid221">
    <w:name w:val="Table Grid 22"/>
    <w:basedOn w:val="TableNormal"/>
    <w:rsid w:val="00622C68"/>
    <w:pPr>
      <w:spacing w:after="180"/>
    </w:pPr>
    <w:rPr>
      <w:rFonts w:ascii="CG Times (WN)" w:eastAsia="MS Mincho" w:hAnsi="CG Times (WN)"/>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TableElegant2">
    <w:name w:val="Table Elegant2"/>
    <w:basedOn w:val="TableNormal"/>
    <w:rsid w:val="00622C68"/>
    <w:pPr>
      <w:spacing w:after="180"/>
    </w:pPr>
    <w:rPr>
      <w:rFonts w:ascii="CG Times (WN)" w:eastAsia="MS Mincho" w:hAnsi="CG Times (WN)"/>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paragraph" w:customStyle="1" w:styleId="TableofFigures3">
    <w:name w:val="Table of Figures3"/>
    <w:basedOn w:val="Normal"/>
    <w:next w:val="Normal"/>
    <w:rsid w:val="00622C68"/>
    <w:pPr>
      <w:spacing w:after="160" w:line="259" w:lineRule="auto"/>
      <w:ind w:left="1418" w:hanging="1418"/>
    </w:pPr>
    <w:rPr>
      <w:rFonts w:ascii="Calibri" w:eastAsia="Calibri" w:hAnsi="Calibri"/>
      <w:b/>
      <w:sz w:val="22"/>
      <w:szCs w:val="22"/>
      <w:lang w:val="en-US"/>
    </w:rPr>
  </w:style>
  <w:style w:type="paragraph" w:customStyle="1" w:styleId="IndexHeading3">
    <w:name w:val="Index Heading3"/>
    <w:basedOn w:val="Normal"/>
    <w:next w:val="Normal"/>
    <w:rsid w:val="00622C68"/>
    <w:pPr>
      <w:pBdr>
        <w:top w:val="single" w:sz="12" w:space="0" w:color="auto"/>
      </w:pBdr>
      <w:spacing w:before="360" w:after="240"/>
    </w:pPr>
    <w:rPr>
      <w:rFonts w:ascii="Times New Roman" w:eastAsia="SimSun" w:hAnsi="Times New Roman"/>
      <w:b/>
      <w:i/>
      <w:sz w:val="26"/>
      <w:szCs w:val="20"/>
    </w:rPr>
  </w:style>
  <w:style w:type="table" w:customStyle="1" w:styleId="DarkList-Accent62">
    <w:name w:val="Dark List - Accent 62"/>
    <w:basedOn w:val="TableNormal"/>
    <w:uiPriority w:val="70"/>
    <w:rsid w:val="00622C68"/>
    <w:rPr>
      <w:rFonts w:ascii="CG Times (WN)" w:eastAsia="SimSun" w:hAnsi="CG Times (WN)"/>
      <w:color w:val="FFFFFF"/>
    </w:rP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TableGridLight112">
    <w:name w:val="Table Grid Light112"/>
    <w:basedOn w:val="TableNormal"/>
    <w:uiPriority w:val="40"/>
    <w:rsid w:val="00622C68"/>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1112">
    <w:name w:val="Plain Table 1112"/>
    <w:basedOn w:val="TableNormal"/>
    <w:uiPriority w:val="41"/>
    <w:rsid w:val="00622C68"/>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ColorfulList-Accent1210">
    <w:name w:val="Colorful List - Accent 1210"/>
    <w:basedOn w:val="TableNormal"/>
    <w:uiPriority w:val="34"/>
    <w:rsid w:val="00622C68"/>
    <w:rPr>
      <w:rFonts w:ascii="CG Times (WN)" w:eastAsia="MS Gothic" w:hAnsi="CG Times (WN)"/>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210">
    <w:name w:val="Grid Table 4 - Accent 5210"/>
    <w:basedOn w:val="TableNormal"/>
    <w:uiPriority w:val="49"/>
    <w:rsid w:val="00622C68"/>
    <w:rPr>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rFonts w:cs="Times New Roman"/>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cs="Times New Roman"/>
        <w:b/>
        <w:bCs/>
      </w:rPr>
      <w:tblPr/>
      <w:tcPr>
        <w:tcBorders>
          <w:top w:val="double" w:sz="4" w:space="0" w:color="4472C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cPr>
    </w:tblStylePr>
    <w:tblStylePr w:type="band1Horz">
      <w:rPr>
        <w:rFonts w:cs="Times New Roman"/>
      </w:rPr>
      <w:tblPr/>
      <w:tcPr>
        <w:shd w:val="clear" w:color="auto" w:fill="D9E2F3"/>
      </w:tcPr>
    </w:tblStylePr>
  </w:style>
  <w:style w:type="table" w:customStyle="1" w:styleId="TableGrid131">
    <w:name w:val="Table Grid131"/>
    <w:basedOn w:val="TableNormal"/>
    <w:rsid w:val="00622C68"/>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uiPriority w:val="39"/>
    <w:qFormat/>
    <w:rsid w:val="00622C68"/>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39"/>
    <w:qFormat/>
    <w:rsid w:val="00622C68"/>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10">
    <w:name w:val="网格型131"/>
    <w:basedOn w:val="TableNormal"/>
    <w:rsid w:val="00622C68"/>
    <w:pPr>
      <w:overflowPunct w:val="0"/>
      <w:autoSpaceDE w:val="0"/>
      <w:autoSpaceDN w:val="0"/>
      <w:adjustRightInd w:val="0"/>
      <w:spacing w:after="180"/>
      <w:textAlignment w:val="baseline"/>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4">
    <w:name w:val="Table Grid Light14"/>
    <w:basedOn w:val="TableNormal"/>
    <w:uiPriority w:val="40"/>
    <w:rsid w:val="00622C68"/>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114">
    <w:name w:val="Plain Table 114"/>
    <w:basedOn w:val="TableNormal"/>
    <w:uiPriority w:val="41"/>
    <w:rsid w:val="00622C68"/>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Classic23">
    <w:name w:val="Table Classic 23"/>
    <w:basedOn w:val="TableNormal"/>
    <w:rsid w:val="00622C68"/>
    <w:pPr>
      <w:spacing w:after="180"/>
    </w:pPr>
    <w:rPr>
      <w:rFonts w:ascii="CG Times (WN)" w:eastAsia="MS Mincho" w:hAnsi="CG Times (WN)"/>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TableClassic13">
    <w:name w:val="Table Classic 13"/>
    <w:basedOn w:val="TableNormal"/>
    <w:rsid w:val="00622C68"/>
    <w:pPr>
      <w:spacing w:after="180"/>
    </w:pPr>
    <w:rPr>
      <w:rFonts w:ascii="CG Times (WN)" w:eastAsia="MS Mincho" w:hAnsi="CG Times (WN)"/>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TableSubtle23">
    <w:name w:val="Table Subtle 23"/>
    <w:basedOn w:val="TableNormal"/>
    <w:rsid w:val="00622C68"/>
    <w:pPr>
      <w:spacing w:after="180"/>
    </w:pPr>
    <w:rPr>
      <w:rFonts w:ascii="CG Times (WN)" w:eastAsia="MS Mincho" w:hAnsi="CG Times (WN)"/>
      <w:lang w:eastAsia="zh-CN"/>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TableTheme3">
    <w:name w:val="Table Theme3"/>
    <w:basedOn w:val="TableNormal"/>
    <w:rsid w:val="00622C68"/>
    <w:pPr>
      <w:spacing w:after="180"/>
    </w:pPr>
    <w:rPr>
      <w:rFonts w:ascii="CG Times (WN)" w:eastAsia="MS Mincho" w:hAnsi="CG Times (W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Simple23">
    <w:name w:val="Table Simple 23"/>
    <w:basedOn w:val="TableNormal"/>
    <w:rsid w:val="00622C68"/>
    <w:pPr>
      <w:spacing w:after="180"/>
    </w:pPr>
    <w:rPr>
      <w:rFonts w:ascii="CG Times (WN)" w:eastAsia="MS Mincho" w:hAnsi="CG Times (WN)"/>
      <w:lang w:eastAsia="zh-CN"/>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132">
    <w:name w:val="浅色列表13"/>
    <w:basedOn w:val="TableNormal"/>
    <w:uiPriority w:val="61"/>
    <w:rsid w:val="00622C68"/>
    <w:rPr>
      <w:rFonts w:ascii="CG Times (WN)" w:eastAsia="MS Mincho" w:hAnsi="CG Times (WN)"/>
      <w:lang w:eastAsia="zh-CN"/>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Shading-Accent63">
    <w:name w:val="Light Shading - Accent 63"/>
    <w:basedOn w:val="TableNormal"/>
    <w:uiPriority w:val="60"/>
    <w:rsid w:val="00622C68"/>
    <w:rPr>
      <w:rFonts w:ascii="CG Times (WN)" w:eastAsia="MS Mincho" w:hAnsi="CG Times (WN)"/>
      <w:color w:val="E36C0A"/>
      <w:lang w:eastAsia="zh-CN"/>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2-Accent33">
    <w:name w:val="Medium Shading 2 - Accent 33"/>
    <w:basedOn w:val="TableNormal"/>
    <w:uiPriority w:val="64"/>
    <w:rsid w:val="00622C68"/>
    <w:rPr>
      <w:rFonts w:ascii="CG Times (WN)" w:eastAsia="MS Mincho" w:hAnsi="CG Times (WN)"/>
      <w:lang w:eastAsia="zh-CN"/>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430">
    <w:name w:val="Table Grid 43"/>
    <w:basedOn w:val="TableNormal"/>
    <w:rsid w:val="00622C68"/>
    <w:pPr>
      <w:spacing w:after="180"/>
    </w:pPr>
    <w:rPr>
      <w:rFonts w:ascii="CG Times (WN)" w:eastAsia="MS Mincho" w:hAnsi="CG Times (WN)"/>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TableGrid330">
    <w:name w:val="Table Grid 33"/>
    <w:basedOn w:val="TableNormal"/>
    <w:rsid w:val="00622C68"/>
    <w:pPr>
      <w:spacing w:after="180"/>
    </w:pPr>
    <w:rPr>
      <w:rFonts w:ascii="CG Times (WN)" w:eastAsia="MS Mincho" w:hAnsi="CG Times (WN)"/>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style>
  <w:style w:type="table" w:customStyle="1" w:styleId="TableGrid231">
    <w:name w:val="Table Grid 23"/>
    <w:basedOn w:val="TableNormal"/>
    <w:rsid w:val="00622C68"/>
    <w:pPr>
      <w:spacing w:after="180"/>
    </w:pPr>
    <w:rPr>
      <w:rFonts w:ascii="CG Times (WN)" w:eastAsia="MS Mincho" w:hAnsi="CG Times (WN)"/>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TableElegant3">
    <w:name w:val="Table Elegant3"/>
    <w:basedOn w:val="TableNormal"/>
    <w:rsid w:val="00622C68"/>
    <w:pPr>
      <w:spacing w:after="180"/>
    </w:pPr>
    <w:rPr>
      <w:rFonts w:ascii="CG Times (WN)" w:eastAsia="MS Mincho" w:hAnsi="CG Times (WN)"/>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paragraph" w:customStyle="1" w:styleId="TableofFigures4">
    <w:name w:val="Table of Figures4"/>
    <w:basedOn w:val="Normal"/>
    <w:next w:val="Normal"/>
    <w:rsid w:val="00622C68"/>
    <w:pPr>
      <w:spacing w:after="160" w:line="259" w:lineRule="auto"/>
      <w:ind w:left="1418" w:hanging="1418"/>
    </w:pPr>
    <w:rPr>
      <w:rFonts w:ascii="Calibri" w:eastAsia="Calibri" w:hAnsi="Calibri"/>
      <w:b/>
      <w:sz w:val="22"/>
      <w:szCs w:val="22"/>
      <w:lang w:val="en-US"/>
    </w:rPr>
  </w:style>
  <w:style w:type="paragraph" w:customStyle="1" w:styleId="IndexHeading4">
    <w:name w:val="Index Heading4"/>
    <w:basedOn w:val="Normal"/>
    <w:next w:val="Normal"/>
    <w:rsid w:val="00622C68"/>
    <w:pPr>
      <w:pBdr>
        <w:top w:val="single" w:sz="12" w:space="0" w:color="auto"/>
      </w:pBdr>
      <w:spacing w:before="360" w:after="240"/>
    </w:pPr>
    <w:rPr>
      <w:rFonts w:ascii="Times New Roman" w:eastAsia="SimSun" w:hAnsi="Times New Roman"/>
      <w:b/>
      <w:i/>
      <w:sz w:val="26"/>
      <w:szCs w:val="20"/>
    </w:rPr>
  </w:style>
  <w:style w:type="table" w:customStyle="1" w:styleId="DarkList-Accent63">
    <w:name w:val="Dark List - Accent 63"/>
    <w:basedOn w:val="TableNormal"/>
    <w:uiPriority w:val="70"/>
    <w:rsid w:val="00622C68"/>
    <w:rPr>
      <w:rFonts w:ascii="CG Times (WN)" w:eastAsia="SimSun" w:hAnsi="CG Times (WN)"/>
      <w:color w:val="FFFFFF"/>
    </w:rPr>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TableGridLight113">
    <w:name w:val="Table Grid Light113"/>
    <w:basedOn w:val="TableNormal"/>
    <w:uiPriority w:val="40"/>
    <w:rsid w:val="00622C68"/>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PlainTable1113">
    <w:name w:val="Plain Table 1113"/>
    <w:basedOn w:val="TableNormal"/>
    <w:uiPriority w:val="41"/>
    <w:rsid w:val="00622C68"/>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ColorfulList-Accent139">
    <w:name w:val="Colorful List - Accent 139"/>
    <w:basedOn w:val="TableNormal"/>
    <w:uiPriority w:val="34"/>
    <w:rsid w:val="00622C68"/>
    <w:rPr>
      <w:rFonts w:ascii="CG Times (WN)" w:eastAsia="MS Gothic" w:hAnsi="CG Times (WN)"/>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310">
    <w:name w:val="Grid Table 4 - Accent 5310"/>
    <w:basedOn w:val="TableNormal"/>
    <w:uiPriority w:val="49"/>
    <w:rsid w:val="00622C68"/>
    <w:rPr>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rFonts w:cs="Times New Roman"/>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cs="Times New Roman"/>
        <w:b/>
        <w:bCs/>
      </w:rPr>
      <w:tblPr/>
      <w:tcPr>
        <w:tcBorders>
          <w:top w:val="double" w:sz="4" w:space="0" w:color="4472C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cPr>
    </w:tblStylePr>
    <w:tblStylePr w:type="band1Horz">
      <w:rPr>
        <w:rFonts w:cs="Times New Roman"/>
      </w:rPr>
      <w:tblPr/>
      <w:tcPr>
        <w:shd w:val="clear" w:color="auto" w:fill="D9E2F3"/>
      </w:tcPr>
    </w:tblStylePr>
  </w:style>
  <w:style w:type="table" w:customStyle="1" w:styleId="TableGrid141">
    <w:name w:val="Table Grid141"/>
    <w:basedOn w:val="TableNormal"/>
    <w:rsid w:val="00622C68"/>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41">
    <w:name w:val="Colorful List - Accent 141"/>
    <w:basedOn w:val="TableNormal"/>
    <w:uiPriority w:val="34"/>
    <w:rsid w:val="00622C68"/>
    <w:rPr>
      <w:rFonts w:ascii="CG Times (WN)" w:eastAsia="MS Gothic" w:hAnsi="CG Times (WN)"/>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customStyle="1" w:styleId="Distribution">
    <w:name w:val="Distribution"/>
    <w:basedOn w:val="Heading4"/>
    <w:next w:val="Text"/>
    <w:rsid w:val="00622C68"/>
    <w:pPr>
      <w:keepNext w:val="0"/>
      <w:numPr>
        <w:ilvl w:val="0"/>
        <w:numId w:val="0"/>
      </w:numPr>
      <w:spacing w:before="360" w:after="0"/>
      <w:outlineLvl w:val="9"/>
    </w:pPr>
    <w:rPr>
      <w:rFonts w:eastAsia="SimSun" w:cs="Times New Roman"/>
      <w:bCs w:val="0"/>
      <w:i w:val="0"/>
      <w:szCs w:val="20"/>
      <w:lang w:val="en-US"/>
    </w:rPr>
  </w:style>
  <w:style w:type="paragraph" w:customStyle="1" w:styleId="ProgramStyle">
    <w:name w:val="ProgramStyle"/>
    <w:next w:val="BodyText"/>
    <w:rsid w:val="00622C68"/>
    <w:rPr>
      <w:rFonts w:ascii="Courier New" w:eastAsia="SimSun" w:hAnsi="Courier New"/>
      <w:sz w:val="16"/>
      <w:lang w:val="en-US" w:eastAsia="en-US"/>
    </w:rPr>
  </w:style>
  <w:style w:type="paragraph" w:customStyle="1" w:styleId="TableStyle">
    <w:name w:val="TableStyle"/>
    <w:rsid w:val="00622C68"/>
    <w:pPr>
      <w:ind w:left="85"/>
    </w:pPr>
    <w:rPr>
      <w:rFonts w:ascii="Arial" w:eastAsia="SimSun" w:hAnsi="Arial"/>
      <w:sz w:val="22"/>
      <w:lang w:val="en-US" w:eastAsia="en-US"/>
    </w:rPr>
  </w:style>
  <w:style w:type="paragraph" w:customStyle="1" w:styleId="Listabcdoublelinewide">
    <w:name w:val="List abc double line (wide)"/>
    <w:rsid w:val="00622C68"/>
    <w:pPr>
      <w:numPr>
        <w:numId w:val="82"/>
      </w:numPr>
      <w:tabs>
        <w:tab w:val="left" w:pos="720"/>
      </w:tabs>
      <w:spacing w:before="240"/>
      <w:ind w:left="720"/>
    </w:pPr>
    <w:rPr>
      <w:rFonts w:ascii="Arial" w:eastAsia="SimSun" w:hAnsi="Arial"/>
      <w:lang w:val="en-US" w:eastAsia="en-US" w:bidi="ar-DZ"/>
    </w:rPr>
  </w:style>
  <w:style w:type="paragraph" w:customStyle="1" w:styleId="NoSpellcheck">
    <w:name w:val="NoSpellcheck"/>
    <w:rsid w:val="00622C68"/>
    <w:rPr>
      <w:rFonts w:ascii="Arial" w:eastAsia="SimSun" w:hAnsi="Arial"/>
      <w:sz w:val="12"/>
      <w:lang w:val="en-US" w:eastAsia="en-US"/>
    </w:rPr>
  </w:style>
  <w:style w:type="paragraph" w:customStyle="1" w:styleId="Contents">
    <w:name w:val="Contents"/>
    <w:next w:val="Text"/>
    <w:rsid w:val="00622C68"/>
    <w:pPr>
      <w:spacing w:before="360" w:after="120"/>
    </w:pPr>
    <w:rPr>
      <w:rFonts w:ascii="Arial" w:eastAsia="SimSun" w:hAnsi="Arial"/>
      <w:b/>
      <w:lang w:val="en-US" w:eastAsia="en-US"/>
    </w:rPr>
  </w:style>
  <w:style w:type="paragraph" w:customStyle="1" w:styleId="Listabcsinglelinewide">
    <w:name w:val="List abc single line (wide)"/>
    <w:qFormat/>
    <w:rsid w:val="00622C68"/>
    <w:pPr>
      <w:numPr>
        <w:numId w:val="83"/>
      </w:numPr>
      <w:tabs>
        <w:tab w:val="left" w:pos="720"/>
      </w:tabs>
      <w:ind w:left="720"/>
    </w:pPr>
    <w:rPr>
      <w:rFonts w:ascii="Arial" w:eastAsia="SimSun" w:hAnsi="Arial"/>
      <w:lang w:val="en-US" w:eastAsia="en-US" w:bidi="ar-DZ"/>
    </w:rPr>
  </w:style>
  <w:style w:type="paragraph" w:customStyle="1" w:styleId="Keyword0">
    <w:name w:val="Keyword"/>
    <w:basedOn w:val="BodyText"/>
    <w:next w:val="BodyText"/>
    <w:rsid w:val="00622C68"/>
    <w:pPr>
      <w:keepLines/>
      <w:tabs>
        <w:tab w:val="left" w:pos="1247"/>
        <w:tab w:val="left" w:pos="2552"/>
        <w:tab w:val="left" w:pos="3856"/>
        <w:tab w:val="left" w:pos="5216"/>
        <w:tab w:val="left" w:pos="6464"/>
        <w:tab w:val="left" w:pos="7768"/>
        <w:tab w:val="left" w:pos="9072"/>
        <w:tab w:val="left" w:pos="9639"/>
      </w:tabs>
      <w:spacing w:before="240" w:after="0"/>
      <w:jc w:val="left"/>
    </w:pPr>
    <w:rPr>
      <w:rFonts w:ascii="Arial" w:eastAsia="Times New Roman" w:hAnsi="Arial"/>
      <w:sz w:val="22"/>
      <w:szCs w:val="20"/>
      <w:u w:val="single"/>
      <w:lang w:val="en-US"/>
    </w:rPr>
  </w:style>
  <w:style w:type="paragraph" w:customStyle="1" w:styleId="Listnumberdoublelinewide">
    <w:name w:val="List number double line (wide)"/>
    <w:rsid w:val="00622C68"/>
    <w:pPr>
      <w:numPr>
        <w:numId w:val="84"/>
      </w:numPr>
      <w:tabs>
        <w:tab w:val="clear" w:pos="533"/>
      </w:tabs>
      <w:spacing w:before="240"/>
      <w:ind w:left="720" w:hanging="360"/>
    </w:pPr>
    <w:rPr>
      <w:rFonts w:ascii="Arial" w:eastAsia="SimSun" w:hAnsi="Arial"/>
      <w:lang w:val="en-US" w:eastAsia="en-US"/>
    </w:rPr>
  </w:style>
  <w:style w:type="paragraph" w:customStyle="1" w:styleId="Listnumbersinglelinewide">
    <w:name w:val="List number single line (wide)"/>
    <w:rsid w:val="00622C68"/>
    <w:pPr>
      <w:numPr>
        <w:numId w:val="85"/>
      </w:numPr>
      <w:tabs>
        <w:tab w:val="clear" w:pos="533"/>
      </w:tabs>
      <w:ind w:left="720" w:hanging="360"/>
    </w:pPr>
    <w:rPr>
      <w:rFonts w:ascii="Arial" w:eastAsia="SimSun" w:hAnsi="Arial"/>
      <w:lang w:val="en-US" w:eastAsia="en-US"/>
    </w:rPr>
  </w:style>
  <w:style w:type="paragraph" w:customStyle="1" w:styleId="ListBulletwide">
    <w:name w:val="List Bullet (wide)"/>
    <w:rsid w:val="00622C68"/>
    <w:pPr>
      <w:numPr>
        <w:numId w:val="86"/>
      </w:numPr>
      <w:tabs>
        <w:tab w:val="clear" w:pos="533"/>
        <w:tab w:val="left" w:pos="720"/>
      </w:tabs>
      <w:ind w:left="720" w:hanging="360"/>
    </w:pPr>
    <w:rPr>
      <w:rFonts w:ascii="Arial" w:eastAsia="SimSun" w:hAnsi="Arial"/>
      <w:lang w:val="en-US" w:eastAsia="en-US"/>
    </w:rPr>
  </w:style>
  <w:style w:type="paragraph" w:customStyle="1" w:styleId="ListBullet2wide">
    <w:name w:val="List Bullet 2 (wide)"/>
    <w:rsid w:val="00622C68"/>
    <w:pPr>
      <w:numPr>
        <w:numId w:val="87"/>
      </w:numPr>
      <w:tabs>
        <w:tab w:val="clear" w:pos="533"/>
        <w:tab w:val="left" w:pos="720"/>
      </w:tabs>
      <w:spacing w:before="240"/>
      <w:ind w:left="720" w:hanging="360"/>
    </w:pPr>
    <w:rPr>
      <w:rFonts w:ascii="Arial" w:eastAsia="SimSun" w:hAnsi="Arial"/>
      <w:lang w:val="en-US" w:eastAsia="en-US"/>
    </w:rPr>
  </w:style>
  <w:style w:type="paragraph" w:customStyle="1" w:styleId="CaptionWide">
    <w:name w:val="Caption (Wide)"/>
    <w:next w:val="BodyText"/>
    <w:rsid w:val="00622C68"/>
    <w:pPr>
      <w:tabs>
        <w:tab w:val="left" w:pos="1134"/>
      </w:tabs>
      <w:spacing w:before="120" w:after="60"/>
      <w:ind w:left="964" w:hanging="964"/>
    </w:pPr>
    <w:rPr>
      <w:rFonts w:ascii="Arial" w:eastAsia="SimSun" w:hAnsi="Arial"/>
      <w:lang w:val="en-US" w:eastAsia="en-US"/>
    </w:rPr>
  </w:style>
  <w:style w:type="paragraph" w:customStyle="1" w:styleId="Footercompany">
    <w:name w:val="Footercompany"/>
    <w:rsid w:val="00622C68"/>
    <w:rPr>
      <w:rFonts w:ascii="Arial" w:eastAsia="SimSun" w:hAnsi="Arial" w:cs="Helvetica"/>
      <w:b/>
      <w:bCs/>
      <w:sz w:val="16"/>
      <w:lang w:val="en-US" w:eastAsia="en-US"/>
    </w:rPr>
  </w:style>
  <w:style w:type="character" w:customStyle="1" w:styleId="ThorbjrnTrnstrm">
    <w:name w:val="Thorbjörn Tärnström"/>
    <w:semiHidden/>
    <w:rsid w:val="00622C68"/>
    <w:rPr>
      <w:rFonts w:ascii="Arial" w:hAnsi="Arial" w:cs="Arial"/>
      <w:color w:val="auto"/>
      <w:sz w:val="20"/>
      <w:szCs w:val="20"/>
    </w:rPr>
  </w:style>
  <w:style w:type="paragraph" w:customStyle="1" w:styleId="IvDInstructiontext">
    <w:name w:val="IvD Instructiontext"/>
    <w:basedOn w:val="BodyText"/>
    <w:link w:val="IvDInstructiontextChar"/>
    <w:uiPriority w:val="99"/>
    <w:qFormat/>
    <w:rsid w:val="00622C68"/>
    <w:pPr>
      <w:keepLines/>
      <w:tabs>
        <w:tab w:val="left" w:pos="2552"/>
        <w:tab w:val="left" w:pos="3856"/>
        <w:tab w:val="left" w:pos="5216"/>
        <w:tab w:val="left" w:pos="6464"/>
        <w:tab w:val="left" w:pos="7768"/>
        <w:tab w:val="left" w:pos="9072"/>
        <w:tab w:val="left" w:pos="9639"/>
      </w:tabs>
      <w:spacing w:before="240" w:after="0"/>
      <w:jc w:val="left"/>
    </w:pPr>
    <w:rPr>
      <w:rFonts w:ascii="Arial" w:eastAsia="Times New Roman" w:hAnsi="Arial"/>
      <w:i/>
      <w:color w:val="7F7F7F"/>
      <w:spacing w:val="2"/>
      <w:sz w:val="18"/>
      <w:szCs w:val="18"/>
      <w:lang w:val="en-US"/>
    </w:rPr>
  </w:style>
  <w:style w:type="character" w:customStyle="1" w:styleId="IvDInstructiontextChar">
    <w:name w:val="IvD Instructiontext Char"/>
    <w:link w:val="IvDInstructiontext"/>
    <w:uiPriority w:val="99"/>
    <w:rsid w:val="00622C68"/>
    <w:rPr>
      <w:rFonts w:ascii="Arial" w:eastAsia="Times New Roman" w:hAnsi="Arial"/>
      <w:i/>
      <w:color w:val="7F7F7F"/>
      <w:spacing w:val="2"/>
      <w:sz w:val="18"/>
      <w:szCs w:val="18"/>
      <w:lang w:val="en-US" w:eastAsia="en-US"/>
    </w:rPr>
  </w:style>
  <w:style w:type="paragraph" w:customStyle="1" w:styleId="IvDtabletext">
    <w:name w:val="IvD tabletext"/>
    <w:basedOn w:val="BodyText"/>
    <w:link w:val="IvDtabletextChar"/>
    <w:qFormat/>
    <w:rsid w:val="00622C68"/>
    <w:pPr>
      <w:keepLines/>
      <w:tabs>
        <w:tab w:val="left" w:pos="2552"/>
        <w:tab w:val="left" w:pos="3856"/>
        <w:tab w:val="left" w:pos="5216"/>
        <w:tab w:val="left" w:pos="6464"/>
        <w:tab w:val="left" w:pos="7768"/>
        <w:tab w:val="left" w:pos="9072"/>
        <w:tab w:val="left" w:pos="9639"/>
      </w:tabs>
      <w:spacing w:before="100" w:after="100"/>
      <w:jc w:val="left"/>
    </w:pPr>
    <w:rPr>
      <w:rFonts w:ascii="Arial" w:eastAsia="Times New Roman" w:hAnsi="Arial"/>
      <w:spacing w:val="2"/>
      <w:szCs w:val="20"/>
      <w:lang w:val="en-US"/>
    </w:rPr>
  </w:style>
  <w:style w:type="character" w:customStyle="1" w:styleId="IvDtabletextChar">
    <w:name w:val="IvD tabletext Char"/>
    <w:link w:val="IvDtabletext"/>
    <w:rsid w:val="00622C68"/>
    <w:rPr>
      <w:rFonts w:ascii="Arial" w:eastAsia="Times New Roman" w:hAnsi="Arial"/>
      <w:spacing w:val="2"/>
      <w:lang w:val="en-US" w:eastAsia="en-US"/>
    </w:rPr>
  </w:style>
  <w:style w:type="paragraph" w:customStyle="1" w:styleId="Instructiontext">
    <w:name w:val="Instruction text"/>
    <w:basedOn w:val="BodyText"/>
    <w:link w:val="InstructiontextChar"/>
    <w:uiPriority w:val="99"/>
    <w:rsid w:val="00622C68"/>
    <w:pPr>
      <w:keepLines/>
      <w:tabs>
        <w:tab w:val="left" w:pos="2552"/>
        <w:tab w:val="left" w:pos="3856"/>
        <w:tab w:val="left" w:pos="5216"/>
        <w:tab w:val="left" w:pos="6464"/>
        <w:tab w:val="left" w:pos="7768"/>
        <w:tab w:val="left" w:pos="9072"/>
        <w:tab w:val="left" w:pos="9639"/>
      </w:tabs>
      <w:spacing w:before="240" w:after="0"/>
      <w:jc w:val="left"/>
    </w:pPr>
    <w:rPr>
      <w:rFonts w:ascii="Arial" w:eastAsia="Times New Roman" w:hAnsi="Arial"/>
      <w:i/>
      <w:color w:val="7F7F7F"/>
      <w:spacing w:val="2"/>
      <w:sz w:val="18"/>
      <w:szCs w:val="18"/>
      <w:lang w:val="en-US"/>
    </w:rPr>
  </w:style>
  <w:style w:type="character" w:customStyle="1" w:styleId="InstructiontextChar">
    <w:name w:val="Instruction text Char"/>
    <w:link w:val="Instructiontext"/>
    <w:uiPriority w:val="99"/>
    <w:rsid w:val="00622C68"/>
    <w:rPr>
      <w:rFonts w:ascii="Arial" w:eastAsia="Times New Roman" w:hAnsi="Arial"/>
      <w:i/>
      <w:color w:val="7F7F7F"/>
      <w:spacing w:val="2"/>
      <w:sz w:val="18"/>
      <w:szCs w:val="18"/>
      <w:lang w:val="en-US" w:eastAsia="en-US"/>
    </w:rPr>
  </w:style>
  <w:style w:type="character" w:customStyle="1" w:styleId="IvDTitle">
    <w:name w:val="IvD Title"/>
    <w:uiPriority w:val="1"/>
    <w:qFormat/>
    <w:rsid w:val="00622C68"/>
    <w:rPr>
      <w:rFonts w:ascii="Arial" w:eastAsia="Times New Roman" w:hAnsi="Arial" w:cs="Times New Roman"/>
      <w:color w:val="000000"/>
      <w:spacing w:val="2"/>
      <w:sz w:val="48"/>
      <w:szCs w:val="20"/>
      <w:u w:val="none"/>
      <w:lang w:eastAsia="en-US"/>
    </w:rPr>
  </w:style>
  <w:style w:type="paragraph" w:customStyle="1" w:styleId="IvDtableinstruction">
    <w:name w:val="IvD tableinstruction"/>
    <w:basedOn w:val="IvDInstructiontext"/>
    <w:link w:val="IvDtableinstructionChar"/>
    <w:qFormat/>
    <w:rsid w:val="00622C68"/>
    <w:pPr>
      <w:spacing w:before="100" w:after="100"/>
    </w:pPr>
  </w:style>
  <w:style w:type="character" w:customStyle="1" w:styleId="IvDtableinstructionChar">
    <w:name w:val="IvD tableinstruction Char"/>
    <w:link w:val="IvDtableinstruction"/>
    <w:rsid w:val="00622C68"/>
    <w:rPr>
      <w:rFonts w:ascii="Arial" w:eastAsia="Times New Roman" w:hAnsi="Arial"/>
      <w:i/>
      <w:color w:val="7F7F7F"/>
      <w:spacing w:val="2"/>
      <w:sz w:val="18"/>
      <w:szCs w:val="18"/>
      <w:lang w:val="en-US" w:eastAsia="en-US"/>
    </w:rPr>
  </w:style>
  <w:style w:type="paragraph" w:customStyle="1" w:styleId="CaptionFigureWide">
    <w:name w:val="CaptionFigureWide"/>
    <w:next w:val="BodyText"/>
    <w:rsid w:val="00622C68"/>
    <w:pPr>
      <w:tabs>
        <w:tab w:val="left" w:pos="2268"/>
      </w:tabs>
      <w:spacing w:before="120" w:after="60"/>
      <w:ind w:left="2268" w:hanging="964"/>
    </w:pPr>
    <w:rPr>
      <w:rFonts w:ascii="Ericsson Hilda" w:eastAsia="SimSun" w:hAnsi="Ericsson Hilda"/>
      <w:lang w:val="en-US" w:eastAsia="en-US"/>
    </w:rPr>
  </w:style>
  <w:style w:type="table" w:customStyle="1" w:styleId="TableGrid2111">
    <w:name w:val="TableGrid211"/>
    <w:basedOn w:val="TableNormal"/>
    <w:uiPriority w:val="39"/>
    <w:qFormat/>
    <w:rsid w:val="00622C68"/>
    <w:rPr>
      <w:rFonts w:ascii="Calibri" w:eastAsia="Calibri" w:hAnsi="Calibri"/>
      <w:sz w:val="22"/>
      <w:szCs w:val="22"/>
      <w:lang w:val="de-D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51">
    <w:name w:val="Colorful List - Accent 151"/>
    <w:basedOn w:val="TableNormal"/>
    <w:uiPriority w:val="34"/>
    <w:rsid w:val="00622C68"/>
    <w:rPr>
      <w:rFonts w:ascii="CG Times (WN)" w:eastAsia="MS Gothic" w:hAnsi="CG Times (WN)"/>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paragraph" w:customStyle="1" w:styleId="116">
    <w:name w:val="1.1"/>
    <w:basedOn w:val="Normal"/>
    <w:qFormat/>
    <w:rsid w:val="00622C68"/>
    <w:pPr>
      <w:ind w:left="720" w:hanging="720"/>
      <w:contextualSpacing/>
      <w:jc w:val="both"/>
    </w:pPr>
    <w:rPr>
      <w:rFonts w:ascii="Helvetica" w:eastAsia="MS Mincho" w:hAnsi="Helvetica"/>
      <w:sz w:val="22"/>
      <w:szCs w:val="22"/>
      <w:lang w:val="en-US" w:eastAsia="zh-CN"/>
    </w:rPr>
  </w:style>
  <w:style w:type="character" w:customStyle="1" w:styleId="EQChar">
    <w:name w:val="EQ Char"/>
    <w:link w:val="EQ"/>
    <w:qFormat/>
    <w:locked/>
    <w:rsid w:val="00622C68"/>
    <w:rPr>
      <w:rFonts w:eastAsia="Times New Roman"/>
      <w:noProof/>
      <w:lang w:eastAsia="en-US"/>
    </w:rPr>
  </w:style>
  <w:style w:type="paragraph" w:customStyle="1" w:styleId="ListNumber51">
    <w:name w:val="List Number 51"/>
    <w:basedOn w:val="Normal"/>
    <w:next w:val="ListNumber5"/>
    <w:qFormat/>
    <w:rsid w:val="00622C68"/>
    <w:pPr>
      <w:overflowPunct w:val="0"/>
      <w:autoSpaceDE w:val="0"/>
      <w:autoSpaceDN w:val="0"/>
      <w:adjustRightInd w:val="0"/>
      <w:spacing w:after="180"/>
      <w:ind w:left="720" w:hanging="360"/>
      <w:contextualSpacing/>
      <w:textAlignment w:val="baseline"/>
    </w:pPr>
    <w:rPr>
      <w:rFonts w:ascii="Times New Roman" w:eastAsia="SimSun" w:hAnsi="Times New Roman"/>
      <w:szCs w:val="20"/>
    </w:rPr>
  </w:style>
  <w:style w:type="character" w:customStyle="1" w:styleId="BodyTextIndent3Char2">
    <w:name w:val="Body Text Indent 3 Char2"/>
    <w:semiHidden/>
    <w:rsid w:val="00622C68"/>
    <w:rPr>
      <w:rFonts w:ascii="Times New Roman" w:eastAsia="SimSun" w:hAnsi="Times New Roman"/>
      <w:sz w:val="16"/>
      <w:szCs w:val="16"/>
      <w:lang w:val="en-GB" w:eastAsia="en-US"/>
    </w:rPr>
  </w:style>
  <w:style w:type="table" w:customStyle="1" w:styleId="TableGrid170">
    <w:name w:val="Table Grid17"/>
    <w:basedOn w:val="TableNormal"/>
    <w:next w:val="TableGrid"/>
    <w:uiPriority w:val="39"/>
    <w:rsid w:val="009C3862"/>
    <w:pPr>
      <w:jc w:val="both"/>
    </w:pPr>
    <w:rPr>
      <w:rFonts w:ascii="Malgun Gothic" w:eastAsia="Malgun Gothic" w:hAnsi="Malgun Gothic"/>
      <w:kern w:val="2"/>
      <w:szCs w:val="22"/>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BulletedSymbolsymbolLeft025Hanging022">
    <w:name w:val="Style Bulleted Symbol (symbol) Left:  0.25&quot; Hanging:  0.22"/>
    <w:basedOn w:val="NoList"/>
    <w:rsid w:val="00961FA6"/>
  </w:style>
  <w:style w:type="table" w:customStyle="1" w:styleId="TableGrid300">
    <w:name w:val="TableGrid30"/>
    <w:basedOn w:val="TableNormal"/>
    <w:next w:val="TableGrid"/>
    <w:uiPriority w:val="39"/>
    <w:qFormat/>
    <w:rsid w:val="00BD44D4"/>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0">
    <w:name w:val="Char Char1 Char Char Char Char Char Char Char Char Char Char Char Char Char Char Char"/>
    <w:semiHidden/>
    <w:qFormat/>
    <w:rsid w:val="00BD44D4"/>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30">
    <w:name w:val="Style Bulleted30"/>
    <w:rsid w:val="00BD44D4"/>
  </w:style>
  <w:style w:type="character" w:customStyle="1" w:styleId="5c">
    <w:name w:val="(文字) (文字)5"/>
    <w:semiHidden/>
    <w:qFormat/>
    <w:rsid w:val="00BD44D4"/>
    <w:rPr>
      <w:rFonts w:ascii="Times New Roman" w:hAnsi="Times New Roman"/>
      <w:lang w:eastAsia="en-US"/>
    </w:rPr>
  </w:style>
  <w:style w:type="numbering" w:customStyle="1" w:styleId="StyleBulletedSymbolsymbolLeft025Hanging023">
    <w:name w:val="Style Bulleted Symbol (symbol) Left:  0.25&quot; Hanging:  0.23"/>
    <w:basedOn w:val="NoList"/>
    <w:rsid w:val="00BD44D4"/>
  </w:style>
  <w:style w:type="table" w:customStyle="1" w:styleId="ColorfulList-Accent140">
    <w:name w:val="Colorful List - Accent 140"/>
    <w:basedOn w:val="TableNormal"/>
    <w:next w:val="ColorfulList-Accent1"/>
    <w:uiPriority w:val="34"/>
    <w:qFormat/>
    <w:rsid w:val="00BD44D4"/>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41">
    <w:name w:val="Grid Table 4 - Accent 541"/>
    <w:basedOn w:val="TableNormal"/>
    <w:next w:val="GridTable4-Accent5"/>
    <w:uiPriority w:val="49"/>
    <w:rsid w:val="00BD44D4"/>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58">
    <w:name w:val="Style Bulleted Symbol (symbol) Left:  0.25&quot; Hanging:  0.25&quot;58"/>
    <w:basedOn w:val="NoList"/>
    <w:rsid w:val="00BD44D4"/>
  </w:style>
  <w:style w:type="numbering" w:customStyle="1" w:styleId="StyleBulletedSymbolsymbolLeft025Hanging025125">
    <w:name w:val="Style Bulleted Symbol (symbol) Left:  0.25&quot; Hanging:  0.25&quot;125"/>
    <w:basedOn w:val="NoList"/>
    <w:rsid w:val="00BD44D4"/>
  </w:style>
  <w:style w:type="numbering" w:customStyle="1" w:styleId="StyleBulletedSymbolsymbolLeft025Hanging025222">
    <w:name w:val="Style Bulleted Symbol (symbol) Left:  0.25&quot; Hanging:  0.25&quot;222"/>
    <w:basedOn w:val="NoList"/>
    <w:rsid w:val="00BD44D4"/>
  </w:style>
  <w:style w:type="table" w:customStyle="1" w:styleId="TableGrid282">
    <w:name w:val="TableGrid282"/>
    <w:basedOn w:val="TableNormal"/>
    <w:next w:val="TableGrid"/>
    <w:uiPriority w:val="59"/>
    <w:qFormat/>
    <w:rsid w:val="00BD44D4"/>
    <w:pPr>
      <w:spacing w:after="180"/>
    </w:pPr>
    <w:rPr>
      <w:rFonts w:eastAsia="MS Mincho"/>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2">
    <w:name w:val="TableGrid272"/>
    <w:basedOn w:val="TableNormal"/>
    <w:next w:val="TableGrid"/>
    <w:uiPriority w:val="59"/>
    <w:qFormat/>
    <w:rsid w:val="00BD44D4"/>
    <w:pPr>
      <w:spacing w:after="180"/>
    </w:pPr>
    <w:rPr>
      <w:rFonts w:eastAsia="MS Mincho"/>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4">
    <w:name w:val="Table Elegant4"/>
    <w:basedOn w:val="TableNormal"/>
    <w:next w:val="TableElegant"/>
    <w:rsid w:val="00BD44D4"/>
    <w:pPr>
      <w:spacing w:after="180"/>
    </w:pPr>
    <w:rPr>
      <w:rFonts w:ascii="CG Times (WN)" w:eastAsia="MS Mincho" w:hAnsi="CG Times (WN)"/>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TableClassic14">
    <w:name w:val="Table Classic 14"/>
    <w:basedOn w:val="TableNormal"/>
    <w:next w:val="TableClassic1"/>
    <w:rsid w:val="00BD44D4"/>
    <w:pPr>
      <w:spacing w:after="180"/>
    </w:pPr>
    <w:rPr>
      <w:rFonts w:ascii="CG Times (WN)" w:eastAsia="MS Mincho" w:hAnsi="CG Times (WN)"/>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TableClassic24">
    <w:name w:val="Table Classic 24"/>
    <w:basedOn w:val="TableNormal"/>
    <w:next w:val="TableClassic2"/>
    <w:rsid w:val="00BD44D4"/>
    <w:pPr>
      <w:spacing w:after="180"/>
    </w:pPr>
    <w:rPr>
      <w:rFonts w:ascii="CG Times (WN)" w:eastAsia="MS Mincho" w:hAnsi="CG Times (WN)"/>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TableSimple24">
    <w:name w:val="Table Simple 24"/>
    <w:basedOn w:val="TableNormal"/>
    <w:next w:val="TableSimple2"/>
    <w:rsid w:val="00BD44D4"/>
    <w:pPr>
      <w:spacing w:after="180"/>
    </w:pPr>
    <w:rPr>
      <w:rFonts w:ascii="CG Times (WN)" w:eastAsia="MS Mincho" w:hAnsi="CG Times (WN)"/>
      <w:lang w:eastAsia="zh-CN"/>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TableSubtle24">
    <w:name w:val="Table Subtle 24"/>
    <w:basedOn w:val="TableNormal"/>
    <w:next w:val="TableSubtle2"/>
    <w:rsid w:val="00BD44D4"/>
    <w:pPr>
      <w:spacing w:after="180"/>
    </w:pPr>
    <w:rPr>
      <w:rFonts w:ascii="CG Times (WN)" w:eastAsia="MS Mincho" w:hAnsi="CG Times (WN)"/>
      <w:lang w:eastAsia="zh-CN"/>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TableGrid241">
    <w:name w:val="Table Grid 24"/>
    <w:basedOn w:val="TableNormal"/>
    <w:next w:val="TableGrid2"/>
    <w:rsid w:val="00BD44D4"/>
    <w:pPr>
      <w:spacing w:after="180"/>
    </w:pPr>
    <w:rPr>
      <w:rFonts w:ascii="CG Times (WN)" w:eastAsia="MS Mincho" w:hAnsi="CG Times (WN)"/>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TableGrid340">
    <w:name w:val="Table Grid 34"/>
    <w:basedOn w:val="TableNormal"/>
    <w:next w:val="TableGrid3"/>
    <w:rsid w:val="00BD44D4"/>
    <w:pPr>
      <w:spacing w:after="180"/>
    </w:pPr>
    <w:rPr>
      <w:rFonts w:ascii="CG Times (WN)" w:eastAsia="MS Mincho" w:hAnsi="CG Times (WN)"/>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TableGrid44">
    <w:name w:val="Table Grid 44"/>
    <w:basedOn w:val="TableNormal"/>
    <w:next w:val="TableGrid4"/>
    <w:rsid w:val="00BD44D4"/>
    <w:pPr>
      <w:spacing w:after="180"/>
    </w:pPr>
    <w:rPr>
      <w:rFonts w:ascii="CG Times (WN)" w:eastAsia="MS Mincho" w:hAnsi="CG Times (WN)"/>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LightShading-Accent64">
    <w:name w:val="Light Shading - Accent 64"/>
    <w:basedOn w:val="TableNormal"/>
    <w:next w:val="LightShading-Accent6"/>
    <w:uiPriority w:val="60"/>
    <w:rsid w:val="00BD44D4"/>
    <w:rPr>
      <w:rFonts w:ascii="CG Times (WN)" w:eastAsia="MS Mincho" w:hAnsi="CG Times (WN)"/>
      <w:color w:val="E36C0A"/>
      <w:lang w:eastAsia="zh-CN"/>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2-Accent34">
    <w:name w:val="Medium Shading 2 - Accent 34"/>
    <w:basedOn w:val="TableNormal"/>
    <w:next w:val="MediumShading2-Accent3"/>
    <w:uiPriority w:val="64"/>
    <w:rsid w:val="00BD44D4"/>
    <w:rPr>
      <w:rFonts w:ascii="CG Times (WN)" w:eastAsia="MS Mincho" w:hAnsi="CG Times (WN)"/>
      <w:lang w:eastAsia="zh-CN"/>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PlainTable316">
    <w:name w:val="Plain Table 316"/>
    <w:basedOn w:val="TableNormal"/>
    <w:uiPriority w:val="43"/>
    <w:qFormat/>
    <w:rsid w:val="00BD44D4"/>
    <w:rPr>
      <w:rFonts w:ascii="CG Times (WN)" w:eastAsia="SimSun" w:hAnsi="CG Times (WN)"/>
      <w:lang w:eastAsia="zh-CN"/>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ListTable1Light-Accent116">
    <w:name w:val="List Table 1 Light - Accent 116"/>
    <w:basedOn w:val="TableNormal"/>
    <w:uiPriority w:val="46"/>
    <w:qFormat/>
    <w:rsid w:val="00BD44D4"/>
    <w:rPr>
      <w:rFonts w:ascii="CG Times (WN)" w:eastAsia="SimSun" w:hAnsi="CG Times (WN)"/>
      <w:lang w:eastAsia="zh-CN"/>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120">
    <w:name w:val="Grid Table 4 - Accent 5120"/>
    <w:basedOn w:val="TableNormal"/>
    <w:uiPriority w:val="49"/>
    <w:qFormat/>
    <w:rsid w:val="00BD44D4"/>
    <w:rPr>
      <w:rFonts w:ascii="CG Times (WN)" w:eastAsia="SimSun" w:hAnsi="CG Times (WN)"/>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519">
    <w:name w:val="Grid Table 6 Colorful - Accent 519"/>
    <w:basedOn w:val="TableNormal"/>
    <w:uiPriority w:val="51"/>
    <w:qFormat/>
    <w:rsid w:val="00BD44D4"/>
    <w:rPr>
      <w:rFonts w:ascii="CG Times (WN)" w:eastAsia="SimSun" w:hAnsi="CG Times (WN)"/>
      <w:color w:val="2F5496"/>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3-Accent516">
    <w:name w:val="List Table 3 - Accent 516"/>
    <w:basedOn w:val="TableNormal"/>
    <w:uiPriority w:val="48"/>
    <w:qFormat/>
    <w:rsid w:val="00BD44D4"/>
    <w:rPr>
      <w:rFonts w:ascii="CG Times (WN)" w:eastAsia="SimSun" w:hAnsi="CG Times (WN)"/>
      <w:lang w:eastAsia="zh-CN"/>
    </w:rPr>
    <w:tblPr>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PlainTable216">
    <w:name w:val="Plain Table 216"/>
    <w:basedOn w:val="TableNormal"/>
    <w:uiPriority w:val="42"/>
    <w:qFormat/>
    <w:rsid w:val="00BD44D4"/>
    <w:rPr>
      <w:rFonts w:ascii="CG Times (WN)" w:eastAsia="SimSun" w:hAnsi="CG Times (WN)"/>
      <w:lang w:eastAsia="zh-C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200">
    <w:name w:val="TableGrid120"/>
    <w:basedOn w:val="TableNormal"/>
    <w:uiPriority w:val="39"/>
    <w:qFormat/>
    <w:rsid w:val="00BD44D4"/>
    <w:rPr>
      <w:rFonts w:ascii="Calibri" w:eastAsia="Calibri" w:hAnsi="Calibri"/>
      <w:sz w:val="22"/>
      <w:szCs w:val="22"/>
      <w:lang w:val="de-DE"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0">
    <w:name w:val="网格型19"/>
    <w:basedOn w:val="TableNormal"/>
    <w:uiPriority w:val="39"/>
    <w:qFormat/>
    <w:rsid w:val="00BD44D4"/>
    <w:rPr>
      <w:rFonts w:ascii="Calibri" w:eastAsia="Calibri" w:hAnsi="Calibri"/>
      <w:sz w:val="22"/>
      <w:szCs w:val="22"/>
      <w:lang w:val="de-D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3115">
    <w:name w:val="Plain Table 3115"/>
    <w:basedOn w:val="TableNormal"/>
    <w:uiPriority w:val="43"/>
    <w:qFormat/>
    <w:rsid w:val="00BD44D4"/>
    <w:rPr>
      <w:rFonts w:ascii="CG Times (WN)" w:eastAsia="SimSun" w:hAnsi="CG Times (WN)"/>
      <w:lang w:eastAsia="zh-CN"/>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ListTable1Light-Accent1115">
    <w:name w:val="List Table 1 Light - Accent 1115"/>
    <w:basedOn w:val="TableNormal"/>
    <w:uiPriority w:val="46"/>
    <w:qFormat/>
    <w:rsid w:val="00BD44D4"/>
    <w:rPr>
      <w:rFonts w:ascii="CG Times (WN)" w:eastAsia="SimSun" w:hAnsi="CG Times (WN)"/>
      <w:lang w:eastAsia="zh-CN"/>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1111">
    <w:name w:val="Grid Table 4 - Accent 51111"/>
    <w:basedOn w:val="TableNormal"/>
    <w:uiPriority w:val="49"/>
    <w:qFormat/>
    <w:rsid w:val="00BD44D4"/>
    <w:rPr>
      <w:rFonts w:ascii="CG Times (WN)" w:eastAsia="SimSun" w:hAnsi="CG Times (WN)"/>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5116">
    <w:name w:val="Grid Table 6 Colorful - Accent 5116"/>
    <w:basedOn w:val="TableNormal"/>
    <w:uiPriority w:val="51"/>
    <w:qFormat/>
    <w:rsid w:val="00BD44D4"/>
    <w:rPr>
      <w:rFonts w:ascii="CG Times (WN)" w:eastAsia="SimSun" w:hAnsi="CG Times (WN)"/>
      <w:color w:val="2F5496"/>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3-Accent5115">
    <w:name w:val="List Table 3 - Accent 5115"/>
    <w:basedOn w:val="TableNormal"/>
    <w:uiPriority w:val="48"/>
    <w:qFormat/>
    <w:rsid w:val="00BD44D4"/>
    <w:rPr>
      <w:rFonts w:ascii="CG Times (WN)" w:eastAsia="SimSun" w:hAnsi="CG Times (WN)"/>
      <w:lang w:eastAsia="zh-CN"/>
    </w:rPr>
    <w:tblPr>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PlainTable2115">
    <w:name w:val="Plain Table 2115"/>
    <w:basedOn w:val="TableNormal"/>
    <w:uiPriority w:val="42"/>
    <w:qFormat/>
    <w:rsid w:val="00BD44D4"/>
    <w:rPr>
      <w:rFonts w:ascii="CG Times (WN)" w:eastAsia="SimSun" w:hAnsi="CG Times (WN)"/>
      <w:lang w:eastAsia="zh-C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1100">
    <w:name w:val="TableGrid1110"/>
    <w:basedOn w:val="TableNormal"/>
    <w:uiPriority w:val="39"/>
    <w:qFormat/>
    <w:rsid w:val="00BD44D4"/>
    <w:rPr>
      <w:rFonts w:ascii="Calibri" w:eastAsia="Calibri" w:hAnsi="Calibri"/>
      <w:sz w:val="22"/>
      <w:szCs w:val="22"/>
      <w:lang w:val="de-DE"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0">
    <w:name w:val="Table Grid26"/>
    <w:basedOn w:val="TableNormal"/>
    <w:uiPriority w:val="59"/>
    <w:qFormat/>
    <w:rsid w:val="00BD44D4"/>
    <w:rPr>
      <w:rFonts w:eastAsia="Times New Rom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5">
    <w:name w:val="网格表 4 - 着色 115"/>
    <w:basedOn w:val="TableNormal"/>
    <w:uiPriority w:val="49"/>
    <w:qFormat/>
    <w:rsid w:val="00BD44D4"/>
    <w:rPr>
      <w:rFonts w:ascii="Calibri" w:eastAsia="SimSun" w:hAnsi="Calibri" w:cs="Arial"/>
      <w:sz w:val="22"/>
      <w:szCs w:val="22"/>
      <w:lang w:eastAsia="zh-C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270">
    <w:name w:val="网格型27"/>
    <w:basedOn w:val="TableNormal"/>
    <w:uiPriority w:val="39"/>
    <w:qFormat/>
    <w:rsid w:val="00BD44D4"/>
    <w:pPr>
      <w:widowControl w:val="0"/>
      <w:autoSpaceDE w:val="0"/>
      <w:autoSpaceDN w:val="0"/>
      <w:adjustRightInd w:val="0"/>
      <w:spacing w:after="120"/>
      <w:jc w:val="both"/>
    </w:pPr>
    <w:rPr>
      <w:rFonts w:eastAsia="SimSu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Grid36"/>
    <w:basedOn w:val="TableNormal"/>
    <w:uiPriority w:val="39"/>
    <w:qFormat/>
    <w:rsid w:val="00BD44D4"/>
    <w:rPr>
      <w:rFonts w:ascii="Calibri" w:eastAsia="SimSun" w:hAnsi="Calibri" w:cs="Arial"/>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
    <w:name w:val="无格式表格 111"/>
    <w:basedOn w:val="TableNormal"/>
    <w:uiPriority w:val="41"/>
    <w:qFormat/>
    <w:rsid w:val="00BD44D4"/>
    <w:rPr>
      <w:rFonts w:eastAsia="SimSun"/>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94">
    <w:name w:val="Table Grid94"/>
    <w:basedOn w:val="TableNormal"/>
    <w:uiPriority w:val="39"/>
    <w:qFormat/>
    <w:rsid w:val="00BD44D4"/>
    <w:rPr>
      <w:rFonts w:eastAsia="SimSu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Grid262"/>
    <w:basedOn w:val="TableNormal"/>
    <w:qFormat/>
    <w:rsid w:val="00BD44D4"/>
    <w:rPr>
      <w:rFonts w:ascii="CG Times (WN)" w:eastAsia="SimSun" w:hAnsi="CG Times (W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00">
    <w:name w:val="TableGrid210"/>
    <w:basedOn w:val="TableNormal"/>
    <w:uiPriority w:val="39"/>
    <w:qFormat/>
    <w:rsid w:val="00BD44D4"/>
    <w:rPr>
      <w:rFonts w:eastAsia="SimSun"/>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80">
    <w:name w:val="Table Grid18"/>
    <w:basedOn w:val="TableNormal"/>
    <w:uiPriority w:val="39"/>
    <w:qFormat/>
    <w:rsid w:val="00BD44D4"/>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0">
    <w:name w:val="Table Grid212"/>
    <w:basedOn w:val="TableNormal"/>
    <w:uiPriority w:val="39"/>
    <w:qFormat/>
    <w:rsid w:val="00BD44D4"/>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0">
    <w:name w:val="网格型112"/>
    <w:basedOn w:val="TableNormal"/>
    <w:qFormat/>
    <w:rsid w:val="00BD44D4"/>
    <w:pPr>
      <w:overflowPunct w:val="0"/>
      <w:autoSpaceDE w:val="0"/>
      <w:autoSpaceDN w:val="0"/>
      <w:adjustRightInd w:val="0"/>
      <w:spacing w:after="180"/>
      <w:textAlignment w:val="baseline"/>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5">
    <w:name w:val="Plain Table 115"/>
    <w:basedOn w:val="TableNormal"/>
    <w:uiPriority w:val="41"/>
    <w:qFormat/>
    <w:rsid w:val="00BD44D4"/>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41">
    <w:name w:val="浅色列表14"/>
    <w:basedOn w:val="TableNormal"/>
    <w:uiPriority w:val="61"/>
    <w:rsid w:val="00BD44D4"/>
    <w:rPr>
      <w:rFonts w:ascii="CG Times (WN)" w:eastAsia="MS Mincho" w:hAnsi="CG Times (WN)"/>
      <w:lang w:eastAsia="zh-CN"/>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TableGridLight114">
    <w:name w:val="Table Grid Light114"/>
    <w:basedOn w:val="TableNormal"/>
    <w:uiPriority w:val="40"/>
    <w:rsid w:val="00BD44D4"/>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ColorfulList-Accent1112">
    <w:name w:val="Colorful List - Accent 1112"/>
    <w:basedOn w:val="TableNormal"/>
    <w:uiPriority w:val="34"/>
    <w:rsid w:val="00BD44D4"/>
    <w:rPr>
      <w:rFonts w:eastAsia="MS Gothic"/>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122">
    <w:name w:val="Grid Table 4 - Accent 5122"/>
    <w:basedOn w:val="TableNormal"/>
    <w:uiPriority w:val="49"/>
    <w:rsid w:val="00BD44D4"/>
    <w:rPr>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rFonts w:cs="Times New Roman"/>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cs="Times New Roman"/>
        <w:b/>
        <w:bCs/>
      </w:rPr>
      <w:tblPr/>
      <w:tcPr>
        <w:tcBorders>
          <w:top w:val="double" w:sz="4" w:space="0" w:color="4472C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cPr>
    </w:tblStylePr>
    <w:tblStylePr w:type="band1Horz">
      <w:rPr>
        <w:rFonts w:cs="Times New Roman"/>
      </w:rPr>
      <w:tblPr/>
      <w:tcPr>
        <w:shd w:val="clear" w:color="auto" w:fill="D9E2F3"/>
      </w:tcPr>
    </w:tblStylePr>
  </w:style>
  <w:style w:type="table" w:customStyle="1" w:styleId="TableGrid1120">
    <w:name w:val="Table Grid112"/>
    <w:basedOn w:val="TableNormal"/>
    <w:rsid w:val="00BD44D4"/>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1">
    <w:name w:val="Table Grid32"/>
    <w:basedOn w:val="TableNormal"/>
    <w:uiPriority w:val="39"/>
    <w:qFormat/>
    <w:rsid w:val="00BD44D4"/>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20">
    <w:name w:val="Table Grid 312"/>
    <w:basedOn w:val="TableNormal"/>
    <w:rsid w:val="00BD44D4"/>
    <w:pPr>
      <w:spacing w:after="180"/>
    </w:pPr>
    <w:rPr>
      <w:rFonts w:ascii="CG Times (WN)" w:eastAsia="MS Mincho" w:hAnsi="CG Times (WN)"/>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style>
  <w:style w:type="table" w:customStyle="1" w:styleId="ColorfulList-Accent1113">
    <w:name w:val="Colorful List - Accent 1113"/>
    <w:basedOn w:val="TableNormal"/>
    <w:uiPriority w:val="34"/>
    <w:rsid w:val="00BD44D4"/>
    <w:rPr>
      <w:rFonts w:ascii="CG Times (WN)" w:eastAsia="MS Gothic" w:hAnsi="CG Times (WN)"/>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132">
    <w:name w:val="Grid Table 4 - Accent 5132"/>
    <w:basedOn w:val="TableNormal"/>
    <w:uiPriority w:val="49"/>
    <w:rsid w:val="00BD44D4"/>
    <w:rPr>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rFonts w:cs="Times New Roman"/>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cs="Times New Roman"/>
        <w:b/>
        <w:bCs/>
      </w:rPr>
      <w:tblPr/>
      <w:tcPr>
        <w:tcBorders>
          <w:top w:val="double" w:sz="4" w:space="0" w:color="4472C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cPr>
    </w:tblStylePr>
    <w:tblStylePr w:type="band1Horz">
      <w:rPr>
        <w:rFonts w:cs="Times New Roman"/>
      </w:rPr>
      <w:tblPr/>
      <w:tcPr>
        <w:shd w:val="clear" w:color="auto" w:fill="D9E2F3"/>
      </w:tcPr>
    </w:tblStylePr>
  </w:style>
  <w:style w:type="table" w:customStyle="1" w:styleId="TableGrid122">
    <w:name w:val="Table Grid122"/>
    <w:basedOn w:val="TableNormal"/>
    <w:rsid w:val="00BD44D4"/>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0">
    <w:name w:val="Table Grid42"/>
    <w:basedOn w:val="TableNormal"/>
    <w:uiPriority w:val="39"/>
    <w:qFormat/>
    <w:rsid w:val="00BD44D4"/>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0">
    <w:name w:val="网格型122"/>
    <w:basedOn w:val="TableNormal"/>
    <w:rsid w:val="00BD44D4"/>
    <w:pPr>
      <w:overflowPunct w:val="0"/>
      <w:autoSpaceDE w:val="0"/>
      <w:autoSpaceDN w:val="0"/>
      <w:adjustRightInd w:val="0"/>
      <w:spacing w:after="180"/>
      <w:textAlignment w:val="baseline"/>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211">
    <w:name w:val="Colorful List - Accent 1211"/>
    <w:basedOn w:val="TableNormal"/>
    <w:uiPriority w:val="34"/>
    <w:rsid w:val="00BD44D4"/>
    <w:rPr>
      <w:rFonts w:ascii="CG Times (WN)" w:eastAsia="MS Gothic" w:hAnsi="CG Times (WN)"/>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211">
    <w:name w:val="Grid Table 4 - Accent 5211"/>
    <w:basedOn w:val="TableNormal"/>
    <w:uiPriority w:val="49"/>
    <w:rsid w:val="00BD44D4"/>
    <w:rPr>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rFonts w:cs="Times New Roman"/>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cs="Times New Roman"/>
        <w:b/>
        <w:bCs/>
      </w:rPr>
      <w:tblPr/>
      <w:tcPr>
        <w:tcBorders>
          <w:top w:val="double" w:sz="4" w:space="0" w:color="4472C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cPr>
    </w:tblStylePr>
    <w:tblStylePr w:type="band1Horz">
      <w:rPr>
        <w:rFonts w:cs="Times New Roman"/>
      </w:rPr>
      <w:tblPr/>
      <w:tcPr>
        <w:shd w:val="clear" w:color="auto" w:fill="D9E2F3"/>
      </w:tcPr>
    </w:tblStylePr>
  </w:style>
  <w:style w:type="table" w:customStyle="1" w:styleId="TableGrid132">
    <w:name w:val="Table Grid132"/>
    <w:basedOn w:val="TableNormal"/>
    <w:rsid w:val="00BD44D4"/>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2">
    <w:name w:val="Table Grid52"/>
    <w:basedOn w:val="TableNormal"/>
    <w:uiPriority w:val="39"/>
    <w:qFormat/>
    <w:rsid w:val="00BD44D4"/>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39"/>
    <w:qFormat/>
    <w:rsid w:val="00BD44D4"/>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20">
    <w:name w:val="网格型132"/>
    <w:basedOn w:val="TableNormal"/>
    <w:rsid w:val="00BD44D4"/>
    <w:pPr>
      <w:overflowPunct w:val="0"/>
      <w:autoSpaceDE w:val="0"/>
      <w:autoSpaceDN w:val="0"/>
      <w:adjustRightInd w:val="0"/>
      <w:spacing w:after="180"/>
      <w:textAlignment w:val="baseline"/>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310">
    <w:name w:val="Colorful List - Accent 1310"/>
    <w:basedOn w:val="TableNormal"/>
    <w:uiPriority w:val="34"/>
    <w:rsid w:val="00BD44D4"/>
    <w:rPr>
      <w:rFonts w:ascii="CG Times (WN)" w:eastAsia="MS Gothic" w:hAnsi="CG Times (WN)"/>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311">
    <w:name w:val="Grid Table 4 - Accent 5311"/>
    <w:basedOn w:val="TableNormal"/>
    <w:uiPriority w:val="49"/>
    <w:rsid w:val="00BD44D4"/>
    <w:rPr>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rFonts w:cs="Times New Roman"/>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cs="Times New Roman"/>
        <w:b/>
        <w:bCs/>
      </w:rPr>
      <w:tblPr/>
      <w:tcPr>
        <w:tcBorders>
          <w:top w:val="double" w:sz="4" w:space="0" w:color="4472C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cPr>
    </w:tblStylePr>
    <w:tblStylePr w:type="band1Horz">
      <w:rPr>
        <w:rFonts w:cs="Times New Roman"/>
      </w:rPr>
      <w:tblPr/>
      <w:tcPr>
        <w:shd w:val="clear" w:color="auto" w:fill="D9E2F3"/>
      </w:tcPr>
    </w:tblStylePr>
  </w:style>
  <w:style w:type="table" w:customStyle="1" w:styleId="TableGrid142">
    <w:name w:val="Table Grid142"/>
    <w:basedOn w:val="TableNormal"/>
    <w:rsid w:val="00BD44D4"/>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42">
    <w:name w:val="Colorful List - Accent 142"/>
    <w:basedOn w:val="TableNormal"/>
    <w:uiPriority w:val="34"/>
    <w:rsid w:val="00BD44D4"/>
    <w:rPr>
      <w:rFonts w:ascii="CG Times (WN)" w:eastAsia="MS Gothic" w:hAnsi="CG Times (WN)"/>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2121">
    <w:name w:val="TableGrid212"/>
    <w:basedOn w:val="TableNormal"/>
    <w:uiPriority w:val="39"/>
    <w:qFormat/>
    <w:rsid w:val="00BD44D4"/>
    <w:rPr>
      <w:rFonts w:ascii="Calibri" w:eastAsia="Calibri" w:hAnsi="Calibri"/>
      <w:sz w:val="22"/>
      <w:szCs w:val="22"/>
      <w:lang w:val="de-D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52">
    <w:name w:val="Colorful List - Accent 152"/>
    <w:basedOn w:val="TableNormal"/>
    <w:uiPriority w:val="34"/>
    <w:rsid w:val="00BD44D4"/>
    <w:rPr>
      <w:rFonts w:ascii="CG Times (WN)" w:eastAsia="MS Gothic" w:hAnsi="CG Times (WN)"/>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37">
    <w:name w:val="TableGrid37"/>
    <w:basedOn w:val="TableNormal"/>
    <w:next w:val="TableGrid"/>
    <w:uiPriority w:val="59"/>
    <w:qFormat/>
    <w:rsid w:val="00002D7F"/>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numbering" w:customStyle="1" w:styleId="StyleBulleted31">
    <w:name w:val="Style Bulleted31"/>
    <w:rsid w:val="00002D7F"/>
  </w:style>
  <w:style w:type="numbering" w:customStyle="1" w:styleId="StyleBulletedSymbolsymbolLeft025Hanging024">
    <w:name w:val="Style Bulleted Symbol (symbol) Left:  0.25&quot; Hanging:  0.24"/>
    <w:basedOn w:val="NoList"/>
    <w:rsid w:val="00002D7F"/>
  </w:style>
  <w:style w:type="table" w:customStyle="1" w:styleId="ColorfulList-Accent143">
    <w:name w:val="Colorful List - Accent 143"/>
    <w:basedOn w:val="TableNormal"/>
    <w:next w:val="ColorfulList-Accent1"/>
    <w:uiPriority w:val="34"/>
    <w:rsid w:val="00002D7F"/>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42">
    <w:name w:val="Grid Table 4 - Accent 542"/>
    <w:basedOn w:val="TableNormal"/>
    <w:next w:val="GridTable4-Accent5"/>
    <w:uiPriority w:val="49"/>
    <w:rsid w:val="00002D7F"/>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59">
    <w:name w:val="Style Bulleted Symbol (symbol) Left:  0.25&quot; Hanging:  0.25&quot;59"/>
    <w:basedOn w:val="NoList"/>
    <w:rsid w:val="00002D7F"/>
  </w:style>
  <w:style w:type="numbering" w:customStyle="1" w:styleId="StyleBulletedSymbolsymbolLeft025Hanging025126">
    <w:name w:val="Style Bulleted Symbol (symbol) Left:  0.25&quot; Hanging:  0.25&quot;126"/>
    <w:basedOn w:val="NoList"/>
    <w:rsid w:val="00002D7F"/>
  </w:style>
  <w:style w:type="numbering" w:customStyle="1" w:styleId="StyleBulletedSymbolsymbolLeft025Hanging025223">
    <w:name w:val="Style Bulleted Symbol (symbol) Left:  0.25&quot; Hanging:  0.25&quot;223"/>
    <w:basedOn w:val="NoList"/>
    <w:rsid w:val="00002D7F"/>
  </w:style>
  <w:style w:type="table" w:customStyle="1" w:styleId="TableGrid38">
    <w:name w:val="TableGrid38"/>
    <w:basedOn w:val="TableNormal"/>
    <w:next w:val="TableGrid"/>
    <w:uiPriority w:val="39"/>
    <w:qFormat/>
    <w:rsid w:val="00770008"/>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a">
    <w:name w:val="Char Char1 Char Char Char Char Char Char Char Char Char Char Char Char Char Char Char"/>
    <w:semiHidden/>
    <w:rsid w:val="0077000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32">
    <w:name w:val="Style Bulleted32"/>
    <w:rsid w:val="00770008"/>
  </w:style>
  <w:style w:type="character" w:customStyle="1" w:styleId="5d">
    <w:name w:val="(文字) (文字)5"/>
    <w:semiHidden/>
    <w:rsid w:val="00770008"/>
    <w:rPr>
      <w:rFonts w:ascii="Times New Roman" w:hAnsi="Times New Roman"/>
      <w:lang w:eastAsia="en-US"/>
    </w:rPr>
  </w:style>
  <w:style w:type="numbering" w:customStyle="1" w:styleId="StyleBulletedSymbolsymbolLeft025Hanging0250">
    <w:name w:val="Style Bulleted Symbol (symbol) Left:  0.25&quot; Hanging:  0.25"/>
    <w:basedOn w:val="NoList"/>
    <w:rsid w:val="00770008"/>
  </w:style>
  <w:style w:type="table" w:customStyle="1" w:styleId="ColorfulList-Accent144">
    <w:name w:val="Colorful List - Accent 144"/>
    <w:basedOn w:val="TableNormal"/>
    <w:next w:val="ColorfulList-Accent1"/>
    <w:uiPriority w:val="34"/>
    <w:qFormat/>
    <w:rsid w:val="00770008"/>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43">
    <w:name w:val="Grid Table 4 - Accent 543"/>
    <w:basedOn w:val="TableNormal"/>
    <w:next w:val="GridTable4-Accent5"/>
    <w:uiPriority w:val="49"/>
    <w:rsid w:val="00770008"/>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60">
    <w:name w:val="Style Bulleted Symbol (symbol) Left:  0.25&quot; Hanging:  0.25&quot;60"/>
    <w:basedOn w:val="NoList"/>
    <w:rsid w:val="00770008"/>
  </w:style>
  <w:style w:type="numbering" w:customStyle="1" w:styleId="StyleBulletedSymbolsymbolLeft025Hanging025127">
    <w:name w:val="Style Bulleted Symbol (symbol) Left:  0.25&quot; Hanging:  0.25&quot;127"/>
    <w:basedOn w:val="NoList"/>
    <w:rsid w:val="00770008"/>
  </w:style>
  <w:style w:type="numbering" w:customStyle="1" w:styleId="StyleBulletedSymbolsymbolLeft025Hanging025224">
    <w:name w:val="Style Bulleted Symbol (symbol) Left:  0.25&quot; Hanging:  0.25&quot;224"/>
    <w:basedOn w:val="NoList"/>
    <w:rsid w:val="00770008"/>
  </w:style>
  <w:style w:type="table" w:customStyle="1" w:styleId="TableGrid283">
    <w:name w:val="TableGrid283"/>
    <w:basedOn w:val="TableNormal"/>
    <w:next w:val="TableGrid"/>
    <w:uiPriority w:val="59"/>
    <w:qFormat/>
    <w:rsid w:val="00770008"/>
    <w:pPr>
      <w:spacing w:after="180"/>
    </w:pPr>
    <w:rPr>
      <w:rFonts w:eastAsia="MS Mincho"/>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3">
    <w:name w:val="TableGrid273"/>
    <w:basedOn w:val="TableNormal"/>
    <w:next w:val="TableGrid"/>
    <w:uiPriority w:val="59"/>
    <w:qFormat/>
    <w:rsid w:val="00770008"/>
    <w:pPr>
      <w:spacing w:after="180"/>
    </w:pPr>
    <w:rPr>
      <w:rFonts w:eastAsia="MS Mincho"/>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Elegant5">
    <w:name w:val="Table Elegant5"/>
    <w:basedOn w:val="TableNormal"/>
    <w:next w:val="TableElegant"/>
    <w:rsid w:val="00770008"/>
    <w:pPr>
      <w:spacing w:after="180"/>
    </w:pPr>
    <w:rPr>
      <w:rFonts w:ascii="CG Times (WN)" w:eastAsia="MS Mincho" w:hAnsi="CG Times (WN)"/>
      <w:lang w:eastAsia="zh-C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customStyle="1" w:styleId="TableClassic15">
    <w:name w:val="Table Classic 15"/>
    <w:basedOn w:val="TableNormal"/>
    <w:next w:val="TableClassic1"/>
    <w:rsid w:val="00770008"/>
    <w:pPr>
      <w:spacing w:after="180"/>
    </w:pPr>
    <w:rPr>
      <w:rFonts w:ascii="CG Times (WN)" w:eastAsia="MS Mincho" w:hAnsi="CG Times (WN)"/>
      <w:lang w:eastAsia="zh-C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customStyle="1" w:styleId="TableClassic25">
    <w:name w:val="Table Classic 25"/>
    <w:basedOn w:val="TableNormal"/>
    <w:next w:val="TableClassic2"/>
    <w:rsid w:val="00770008"/>
    <w:pPr>
      <w:spacing w:after="180"/>
    </w:pPr>
    <w:rPr>
      <w:rFonts w:ascii="CG Times (WN)" w:eastAsia="MS Mincho" w:hAnsi="CG Times (WN)"/>
      <w:lang w:eastAsia="zh-C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customStyle="1" w:styleId="TableSimple25">
    <w:name w:val="Table Simple 25"/>
    <w:basedOn w:val="TableNormal"/>
    <w:next w:val="TableSimple2"/>
    <w:rsid w:val="00770008"/>
    <w:pPr>
      <w:spacing w:after="180"/>
    </w:pPr>
    <w:rPr>
      <w:rFonts w:ascii="CG Times (WN)" w:eastAsia="MS Mincho" w:hAnsi="CG Times (WN)"/>
      <w:lang w:eastAsia="zh-CN"/>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customStyle="1" w:styleId="TableSubtle25">
    <w:name w:val="Table Subtle 25"/>
    <w:basedOn w:val="TableNormal"/>
    <w:next w:val="TableSubtle2"/>
    <w:rsid w:val="00770008"/>
    <w:pPr>
      <w:spacing w:after="180"/>
    </w:pPr>
    <w:rPr>
      <w:rFonts w:ascii="CG Times (WN)" w:eastAsia="MS Mincho" w:hAnsi="CG Times (WN)"/>
      <w:lang w:eastAsia="zh-CN"/>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customStyle="1" w:styleId="TableGrid251">
    <w:name w:val="Table Grid 25"/>
    <w:basedOn w:val="TableNormal"/>
    <w:next w:val="TableGrid2"/>
    <w:rsid w:val="00770008"/>
    <w:pPr>
      <w:spacing w:after="180"/>
    </w:pPr>
    <w:rPr>
      <w:rFonts w:ascii="CG Times (WN)" w:eastAsia="MS Mincho" w:hAnsi="CG Times (WN)"/>
      <w:lang w:eastAsia="zh-CN"/>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customStyle="1" w:styleId="TableGrid350">
    <w:name w:val="Table Grid 35"/>
    <w:basedOn w:val="TableNormal"/>
    <w:next w:val="TableGrid3"/>
    <w:rsid w:val="00770008"/>
    <w:pPr>
      <w:spacing w:after="180"/>
    </w:pPr>
    <w:rPr>
      <w:rFonts w:ascii="CG Times (WN)" w:eastAsia="MS Mincho" w:hAnsi="CG Times (WN)"/>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customStyle="1" w:styleId="TableGrid45">
    <w:name w:val="Table Grid 45"/>
    <w:basedOn w:val="TableNormal"/>
    <w:next w:val="TableGrid4"/>
    <w:rsid w:val="00770008"/>
    <w:pPr>
      <w:spacing w:after="180"/>
    </w:pPr>
    <w:rPr>
      <w:rFonts w:ascii="CG Times (WN)" w:eastAsia="MS Mincho" w:hAnsi="CG Times (WN)"/>
      <w:lang w:eastAsia="zh-C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customStyle="1" w:styleId="LightShading-Accent65">
    <w:name w:val="Light Shading - Accent 65"/>
    <w:basedOn w:val="TableNormal"/>
    <w:next w:val="LightShading-Accent6"/>
    <w:uiPriority w:val="60"/>
    <w:rsid w:val="00770008"/>
    <w:rPr>
      <w:rFonts w:ascii="CG Times (WN)" w:eastAsia="MS Mincho" w:hAnsi="CG Times (WN)"/>
      <w:color w:val="E36C0A"/>
      <w:lang w:eastAsia="zh-CN"/>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2-Accent35">
    <w:name w:val="Medium Shading 2 - Accent 35"/>
    <w:basedOn w:val="TableNormal"/>
    <w:next w:val="MediumShading2-Accent3"/>
    <w:uiPriority w:val="64"/>
    <w:rsid w:val="00770008"/>
    <w:rPr>
      <w:rFonts w:ascii="CG Times (WN)" w:eastAsia="MS Mincho" w:hAnsi="CG Times (WN)"/>
      <w:lang w:eastAsia="zh-CN"/>
    </w:rPr>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PlainTable317">
    <w:name w:val="Plain Table 317"/>
    <w:basedOn w:val="TableNormal"/>
    <w:uiPriority w:val="43"/>
    <w:qFormat/>
    <w:rsid w:val="00770008"/>
    <w:rPr>
      <w:rFonts w:ascii="CG Times (WN)" w:eastAsia="SimSun" w:hAnsi="CG Times (WN)"/>
      <w:lang w:eastAsia="zh-CN"/>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ListTable1Light-Accent117">
    <w:name w:val="List Table 1 Light - Accent 117"/>
    <w:basedOn w:val="TableNormal"/>
    <w:uiPriority w:val="46"/>
    <w:qFormat/>
    <w:rsid w:val="00770008"/>
    <w:rPr>
      <w:rFonts w:ascii="CG Times (WN)" w:eastAsia="SimSun" w:hAnsi="CG Times (WN)"/>
      <w:lang w:eastAsia="zh-CN"/>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123">
    <w:name w:val="Grid Table 4 - Accent 5123"/>
    <w:basedOn w:val="TableNormal"/>
    <w:uiPriority w:val="49"/>
    <w:qFormat/>
    <w:rsid w:val="00770008"/>
    <w:rPr>
      <w:rFonts w:ascii="CG Times (WN)" w:eastAsia="SimSun" w:hAnsi="CG Times (WN)"/>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5110">
    <w:name w:val="Grid Table 6 Colorful - Accent 5110"/>
    <w:basedOn w:val="TableNormal"/>
    <w:uiPriority w:val="51"/>
    <w:qFormat/>
    <w:rsid w:val="00770008"/>
    <w:rPr>
      <w:rFonts w:ascii="CG Times (WN)" w:eastAsia="SimSun" w:hAnsi="CG Times (WN)"/>
      <w:color w:val="2F5496"/>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3-Accent517">
    <w:name w:val="List Table 3 - Accent 517"/>
    <w:basedOn w:val="TableNormal"/>
    <w:uiPriority w:val="48"/>
    <w:qFormat/>
    <w:rsid w:val="00770008"/>
    <w:rPr>
      <w:rFonts w:ascii="CG Times (WN)" w:eastAsia="SimSun" w:hAnsi="CG Times (WN)"/>
      <w:lang w:eastAsia="zh-CN"/>
    </w:rPr>
    <w:tblPr>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PlainTable217">
    <w:name w:val="Plain Table 217"/>
    <w:basedOn w:val="TableNormal"/>
    <w:uiPriority w:val="42"/>
    <w:qFormat/>
    <w:rsid w:val="00770008"/>
    <w:rPr>
      <w:rFonts w:ascii="CG Times (WN)" w:eastAsia="SimSun" w:hAnsi="CG Times (WN)"/>
      <w:lang w:eastAsia="zh-C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210">
    <w:name w:val="TableGrid121"/>
    <w:basedOn w:val="TableNormal"/>
    <w:uiPriority w:val="39"/>
    <w:qFormat/>
    <w:rsid w:val="00770008"/>
    <w:rPr>
      <w:rFonts w:ascii="Calibri" w:eastAsia="Calibri" w:hAnsi="Calibri"/>
      <w:sz w:val="22"/>
      <w:szCs w:val="22"/>
      <w:lang w:val="de-DE"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0">
    <w:name w:val="网格型110"/>
    <w:basedOn w:val="TableNormal"/>
    <w:uiPriority w:val="39"/>
    <w:qFormat/>
    <w:rsid w:val="00770008"/>
    <w:rPr>
      <w:rFonts w:ascii="Calibri" w:eastAsia="Calibri" w:hAnsi="Calibri"/>
      <w:sz w:val="22"/>
      <w:szCs w:val="22"/>
      <w:lang w:val="de-D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3116">
    <w:name w:val="Plain Table 3116"/>
    <w:basedOn w:val="TableNormal"/>
    <w:uiPriority w:val="43"/>
    <w:qFormat/>
    <w:rsid w:val="00770008"/>
    <w:rPr>
      <w:rFonts w:ascii="CG Times (WN)" w:eastAsia="SimSun" w:hAnsi="CG Times (WN)"/>
      <w:lang w:eastAsia="zh-CN"/>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ListTable1Light-Accent1116">
    <w:name w:val="List Table 1 Light - Accent 1116"/>
    <w:basedOn w:val="TableNormal"/>
    <w:uiPriority w:val="46"/>
    <w:qFormat/>
    <w:rsid w:val="00770008"/>
    <w:rPr>
      <w:rFonts w:ascii="CG Times (WN)" w:eastAsia="SimSun" w:hAnsi="CG Times (WN)"/>
      <w:lang w:eastAsia="zh-CN"/>
    </w:rPr>
    <w:tblPr/>
    <w:tblStylePr w:type="firstRow">
      <w:rPr>
        <w:b/>
        <w:bCs/>
      </w:rPr>
      <w:tblPr/>
      <w:tcPr>
        <w:tcBorders>
          <w:bottom w:val="single" w:sz="4" w:space="0" w:color="9CC2E5"/>
        </w:tcBorders>
      </w:tcPr>
    </w:tblStylePr>
    <w:tblStylePr w:type="lastRow">
      <w:rPr>
        <w:b/>
        <w:bCs/>
      </w:rPr>
      <w:tblPr/>
      <w:tcPr>
        <w:tcBorders>
          <w:top w:val="sing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GridTable4-Accent51112">
    <w:name w:val="Grid Table 4 - Accent 51112"/>
    <w:basedOn w:val="TableNormal"/>
    <w:uiPriority w:val="49"/>
    <w:qFormat/>
    <w:rsid w:val="00770008"/>
    <w:rPr>
      <w:rFonts w:ascii="CG Times (WN)" w:eastAsia="SimSun" w:hAnsi="CG Times (WN)"/>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6Colorful-Accent5117">
    <w:name w:val="Grid Table 6 Colorful - Accent 5117"/>
    <w:basedOn w:val="TableNormal"/>
    <w:uiPriority w:val="51"/>
    <w:qFormat/>
    <w:rsid w:val="00770008"/>
    <w:rPr>
      <w:rFonts w:ascii="CG Times (WN)" w:eastAsia="SimSun" w:hAnsi="CG Times (WN)"/>
      <w:color w:val="2F5496"/>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ListTable3-Accent5116">
    <w:name w:val="List Table 3 - Accent 5116"/>
    <w:basedOn w:val="TableNormal"/>
    <w:uiPriority w:val="48"/>
    <w:qFormat/>
    <w:rsid w:val="00770008"/>
    <w:rPr>
      <w:rFonts w:ascii="CG Times (WN)" w:eastAsia="SimSun" w:hAnsi="CG Times (WN)"/>
      <w:lang w:eastAsia="zh-CN"/>
    </w:rPr>
    <w:tblPr>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table" w:customStyle="1" w:styleId="PlainTable2116">
    <w:name w:val="Plain Table 2116"/>
    <w:basedOn w:val="TableNormal"/>
    <w:uiPriority w:val="42"/>
    <w:qFormat/>
    <w:rsid w:val="00770008"/>
    <w:rPr>
      <w:rFonts w:ascii="CG Times (WN)" w:eastAsia="SimSun" w:hAnsi="CG Times (WN)"/>
      <w:lang w:eastAsia="zh-CN"/>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1111">
    <w:name w:val="TableGrid1111"/>
    <w:basedOn w:val="TableNormal"/>
    <w:uiPriority w:val="39"/>
    <w:qFormat/>
    <w:rsid w:val="00770008"/>
    <w:rPr>
      <w:rFonts w:ascii="Calibri" w:eastAsia="Calibri" w:hAnsi="Calibri"/>
      <w:sz w:val="22"/>
      <w:szCs w:val="22"/>
      <w:lang w:val="de-DE"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0">
    <w:name w:val="Table Grid27"/>
    <w:basedOn w:val="TableNormal"/>
    <w:uiPriority w:val="59"/>
    <w:qFormat/>
    <w:rsid w:val="00770008"/>
    <w:rPr>
      <w:rFonts w:eastAsia="Times New Roma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6">
    <w:name w:val="网格表 4 - 着色 116"/>
    <w:basedOn w:val="TableNormal"/>
    <w:uiPriority w:val="49"/>
    <w:qFormat/>
    <w:rsid w:val="00770008"/>
    <w:rPr>
      <w:rFonts w:ascii="Calibri" w:eastAsia="SimSun" w:hAnsi="Calibri" w:cs="Arial"/>
      <w:sz w:val="22"/>
      <w:szCs w:val="22"/>
      <w:lang w:eastAsia="zh-C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280">
    <w:name w:val="网格型28"/>
    <w:basedOn w:val="TableNormal"/>
    <w:uiPriority w:val="39"/>
    <w:qFormat/>
    <w:rsid w:val="00770008"/>
    <w:pPr>
      <w:widowControl w:val="0"/>
      <w:autoSpaceDE w:val="0"/>
      <w:autoSpaceDN w:val="0"/>
      <w:adjustRightInd w:val="0"/>
      <w:spacing w:after="120"/>
      <w:jc w:val="both"/>
    </w:pPr>
    <w:rPr>
      <w:rFonts w:eastAsia="SimSu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Grid39"/>
    <w:basedOn w:val="TableNormal"/>
    <w:uiPriority w:val="39"/>
    <w:qFormat/>
    <w:rsid w:val="00770008"/>
    <w:rPr>
      <w:rFonts w:ascii="Calibri" w:eastAsia="SimSun" w:hAnsi="Calibri" w:cs="Arial"/>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
    <w:name w:val="无格式表格 112"/>
    <w:basedOn w:val="TableNormal"/>
    <w:uiPriority w:val="41"/>
    <w:qFormat/>
    <w:rsid w:val="00770008"/>
    <w:rPr>
      <w:rFonts w:eastAsia="SimSun"/>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95">
    <w:name w:val="Table Grid95"/>
    <w:basedOn w:val="TableNormal"/>
    <w:uiPriority w:val="39"/>
    <w:qFormat/>
    <w:rsid w:val="00770008"/>
    <w:rPr>
      <w:rFonts w:eastAsia="SimSu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3">
    <w:name w:val="TableGrid263"/>
    <w:basedOn w:val="TableNormal"/>
    <w:qFormat/>
    <w:rsid w:val="00770008"/>
    <w:rPr>
      <w:rFonts w:ascii="CG Times (WN)" w:eastAsia="SimSun" w:hAnsi="CG Times (WN)"/>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
    <w:name w:val="TableGrid213"/>
    <w:basedOn w:val="TableNormal"/>
    <w:uiPriority w:val="39"/>
    <w:qFormat/>
    <w:rsid w:val="00770008"/>
    <w:rPr>
      <w:rFonts w:eastAsia="SimSun"/>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90">
    <w:name w:val="Table Grid19"/>
    <w:basedOn w:val="TableNormal"/>
    <w:uiPriority w:val="39"/>
    <w:qFormat/>
    <w:rsid w:val="00770008"/>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0">
    <w:name w:val="Table Grid213"/>
    <w:basedOn w:val="TableNormal"/>
    <w:uiPriority w:val="39"/>
    <w:qFormat/>
    <w:rsid w:val="00770008"/>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0">
    <w:name w:val="网格型113"/>
    <w:basedOn w:val="TableNormal"/>
    <w:qFormat/>
    <w:rsid w:val="00770008"/>
    <w:pPr>
      <w:overflowPunct w:val="0"/>
      <w:autoSpaceDE w:val="0"/>
      <w:autoSpaceDN w:val="0"/>
      <w:adjustRightInd w:val="0"/>
      <w:spacing w:after="180"/>
      <w:textAlignment w:val="baseline"/>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6">
    <w:name w:val="Plain Table 116"/>
    <w:basedOn w:val="TableNormal"/>
    <w:uiPriority w:val="41"/>
    <w:qFormat/>
    <w:rsid w:val="00770008"/>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52">
    <w:name w:val="浅色列表15"/>
    <w:basedOn w:val="TableNormal"/>
    <w:uiPriority w:val="61"/>
    <w:rsid w:val="00770008"/>
    <w:rPr>
      <w:rFonts w:ascii="CG Times (WN)" w:eastAsia="MS Mincho" w:hAnsi="CG Times (WN)"/>
      <w:lang w:eastAsia="zh-CN"/>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TableGridLight115">
    <w:name w:val="Table Grid Light115"/>
    <w:basedOn w:val="TableNormal"/>
    <w:uiPriority w:val="40"/>
    <w:rsid w:val="00770008"/>
    <w:rPr>
      <w:rFonts w:ascii="Calibri" w:eastAsia="SimSun" w:hAnsi="Calibri"/>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ColorfulList-Accent1114">
    <w:name w:val="Colorful List - Accent 1114"/>
    <w:basedOn w:val="TableNormal"/>
    <w:uiPriority w:val="34"/>
    <w:rsid w:val="00770008"/>
    <w:rPr>
      <w:rFonts w:eastAsia="MS Gothic"/>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124">
    <w:name w:val="Grid Table 4 - Accent 5124"/>
    <w:basedOn w:val="TableNormal"/>
    <w:uiPriority w:val="49"/>
    <w:rsid w:val="00770008"/>
    <w:rPr>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rFonts w:cs="Times New Roman"/>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cs="Times New Roman"/>
        <w:b/>
        <w:bCs/>
      </w:rPr>
      <w:tblPr/>
      <w:tcPr>
        <w:tcBorders>
          <w:top w:val="double" w:sz="4" w:space="0" w:color="4472C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cPr>
    </w:tblStylePr>
    <w:tblStylePr w:type="band1Horz">
      <w:rPr>
        <w:rFonts w:cs="Times New Roman"/>
      </w:rPr>
      <w:tblPr/>
      <w:tcPr>
        <w:shd w:val="clear" w:color="auto" w:fill="D9E2F3"/>
      </w:tcPr>
    </w:tblStylePr>
  </w:style>
  <w:style w:type="table" w:customStyle="1" w:styleId="TableGrid1130">
    <w:name w:val="Table Grid113"/>
    <w:basedOn w:val="TableNormal"/>
    <w:rsid w:val="00770008"/>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
    <w:name w:val="Table Grid33"/>
    <w:basedOn w:val="TableNormal"/>
    <w:uiPriority w:val="39"/>
    <w:qFormat/>
    <w:rsid w:val="00770008"/>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3">
    <w:name w:val="Table Grid 313"/>
    <w:basedOn w:val="TableNormal"/>
    <w:rsid w:val="00770008"/>
    <w:pPr>
      <w:spacing w:after="180"/>
    </w:pPr>
    <w:rPr>
      <w:rFonts w:ascii="CG Times (WN)" w:eastAsia="MS Mincho" w:hAnsi="CG Times (WN)"/>
      <w:lang w:eastAsia="zh-C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style>
  <w:style w:type="table" w:customStyle="1" w:styleId="ColorfulList-Accent1115">
    <w:name w:val="Colorful List - Accent 1115"/>
    <w:basedOn w:val="TableNormal"/>
    <w:uiPriority w:val="34"/>
    <w:rsid w:val="00770008"/>
    <w:rPr>
      <w:rFonts w:ascii="CG Times (WN)" w:eastAsia="MS Gothic" w:hAnsi="CG Times (WN)"/>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133">
    <w:name w:val="Grid Table 4 - Accent 5133"/>
    <w:basedOn w:val="TableNormal"/>
    <w:uiPriority w:val="49"/>
    <w:rsid w:val="00770008"/>
    <w:rPr>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rFonts w:cs="Times New Roman"/>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cs="Times New Roman"/>
        <w:b/>
        <w:bCs/>
      </w:rPr>
      <w:tblPr/>
      <w:tcPr>
        <w:tcBorders>
          <w:top w:val="double" w:sz="4" w:space="0" w:color="4472C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cPr>
    </w:tblStylePr>
    <w:tblStylePr w:type="band1Horz">
      <w:rPr>
        <w:rFonts w:cs="Times New Roman"/>
      </w:rPr>
      <w:tblPr/>
      <w:tcPr>
        <w:shd w:val="clear" w:color="auto" w:fill="D9E2F3"/>
      </w:tcPr>
    </w:tblStylePr>
  </w:style>
  <w:style w:type="table" w:customStyle="1" w:styleId="TableGrid123">
    <w:name w:val="Table Grid123"/>
    <w:basedOn w:val="TableNormal"/>
    <w:rsid w:val="00770008"/>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0">
    <w:name w:val="Table Grid44"/>
    <w:basedOn w:val="TableNormal"/>
    <w:uiPriority w:val="39"/>
    <w:qFormat/>
    <w:rsid w:val="00770008"/>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
    <w:name w:val="网格型123"/>
    <w:basedOn w:val="TableNormal"/>
    <w:rsid w:val="00770008"/>
    <w:pPr>
      <w:overflowPunct w:val="0"/>
      <w:autoSpaceDE w:val="0"/>
      <w:autoSpaceDN w:val="0"/>
      <w:adjustRightInd w:val="0"/>
      <w:spacing w:after="180"/>
      <w:textAlignment w:val="baseline"/>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212">
    <w:name w:val="Colorful List - Accent 1212"/>
    <w:basedOn w:val="TableNormal"/>
    <w:uiPriority w:val="34"/>
    <w:rsid w:val="00770008"/>
    <w:rPr>
      <w:rFonts w:ascii="CG Times (WN)" w:eastAsia="MS Gothic" w:hAnsi="CG Times (WN)"/>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212">
    <w:name w:val="Grid Table 4 - Accent 5212"/>
    <w:basedOn w:val="TableNormal"/>
    <w:uiPriority w:val="49"/>
    <w:rsid w:val="00770008"/>
    <w:rPr>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rFonts w:cs="Times New Roman"/>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cs="Times New Roman"/>
        <w:b/>
        <w:bCs/>
      </w:rPr>
      <w:tblPr/>
      <w:tcPr>
        <w:tcBorders>
          <w:top w:val="double" w:sz="4" w:space="0" w:color="4472C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cPr>
    </w:tblStylePr>
    <w:tblStylePr w:type="band1Horz">
      <w:rPr>
        <w:rFonts w:cs="Times New Roman"/>
      </w:rPr>
      <w:tblPr/>
      <w:tcPr>
        <w:shd w:val="clear" w:color="auto" w:fill="D9E2F3"/>
      </w:tcPr>
    </w:tblStylePr>
  </w:style>
  <w:style w:type="table" w:customStyle="1" w:styleId="TableGrid133">
    <w:name w:val="Table Grid133"/>
    <w:basedOn w:val="TableNormal"/>
    <w:rsid w:val="00770008"/>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3">
    <w:name w:val="Table Grid53"/>
    <w:basedOn w:val="TableNormal"/>
    <w:uiPriority w:val="39"/>
    <w:qFormat/>
    <w:rsid w:val="00770008"/>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39"/>
    <w:qFormat/>
    <w:rsid w:val="00770008"/>
    <w:rPr>
      <w:rFonts w:ascii="Calibri" w:eastAsia="SimSun" w:hAnsi="Calibri"/>
      <w:lang w:eastAsia="zh-C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3">
    <w:name w:val="网格型133"/>
    <w:basedOn w:val="TableNormal"/>
    <w:rsid w:val="00770008"/>
    <w:pPr>
      <w:overflowPunct w:val="0"/>
      <w:autoSpaceDE w:val="0"/>
      <w:autoSpaceDN w:val="0"/>
      <w:adjustRightInd w:val="0"/>
      <w:spacing w:after="180"/>
      <w:textAlignment w:val="baseline"/>
    </w:pPr>
    <w:rPr>
      <w:rFonts w:eastAsia="MS Mincho"/>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311">
    <w:name w:val="Colorful List - Accent 1311"/>
    <w:basedOn w:val="TableNormal"/>
    <w:uiPriority w:val="34"/>
    <w:rsid w:val="00770008"/>
    <w:rPr>
      <w:rFonts w:ascii="CG Times (WN)" w:eastAsia="MS Gothic" w:hAnsi="CG Times (WN)"/>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312">
    <w:name w:val="Grid Table 4 - Accent 5312"/>
    <w:basedOn w:val="TableNormal"/>
    <w:uiPriority w:val="49"/>
    <w:rsid w:val="00770008"/>
    <w:rPr>
      <w:lang w:eastAsia="zh-C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rFonts w:cs="Times New Roman"/>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rFonts w:cs="Times New Roman"/>
        <w:b/>
        <w:bCs/>
      </w:rPr>
      <w:tblPr/>
      <w:tcPr>
        <w:tcBorders>
          <w:top w:val="double" w:sz="4" w:space="0" w:color="4472C4"/>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cPr>
    </w:tblStylePr>
    <w:tblStylePr w:type="band1Horz">
      <w:rPr>
        <w:rFonts w:cs="Times New Roman"/>
      </w:rPr>
      <w:tblPr/>
      <w:tcPr>
        <w:shd w:val="clear" w:color="auto" w:fill="D9E2F3"/>
      </w:tcPr>
    </w:tblStylePr>
  </w:style>
  <w:style w:type="table" w:customStyle="1" w:styleId="TableGrid143">
    <w:name w:val="Table Grid143"/>
    <w:basedOn w:val="TableNormal"/>
    <w:rsid w:val="00770008"/>
    <w:rPr>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45">
    <w:name w:val="Colorful List - Accent 145"/>
    <w:basedOn w:val="TableNormal"/>
    <w:uiPriority w:val="34"/>
    <w:rsid w:val="00770008"/>
    <w:rPr>
      <w:rFonts w:ascii="CG Times (WN)" w:eastAsia="MS Gothic" w:hAnsi="CG Times (WN)"/>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214">
    <w:name w:val="TableGrid214"/>
    <w:basedOn w:val="TableNormal"/>
    <w:uiPriority w:val="39"/>
    <w:qFormat/>
    <w:rsid w:val="00770008"/>
    <w:rPr>
      <w:rFonts w:ascii="Calibri" w:eastAsia="Calibri" w:hAnsi="Calibri"/>
      <w:sz w:val="22"/>
      <w:szCs w:val="22"/>
      <w:lang w:val="de-D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List-Accent153">
    <w:name w:val="Colorful List - Accent 153"/>
    <w:basedOn w:val="TableNormal"/>
    <w:uiPriority w:val="34"/>
    <w:rsid w:val="00770008"/>
    <w:rPr>
      <w:rFonts w:ascii="CG Times (WN)" w:eastAsia="MS Gothic" w:hAnsi="CG Times (WN)"/>
      <w:sz w:val="24"/>
      <w:lang w:eastAsia="en-US"/>
    </w:rPr>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TableGrid400">
    <w:name w:val="TableGrid40"/>
    <w:basedOn w:val="TableNormal"/>
    <w:next w:val="TableGrid"/>
    <w:uiPriority w:val="59"/>
    <w:qFormat/>
    <w:rsid w:val="00A40433"/>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b">
    <w:name w:val="Char Char1 Char Char Char Char Char Char Char Char Char Char Char Char Char Char Char"/>
    <w:semiHidden/>
    <w:rsid w:val="00A40433"/>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33">
    <w:name w:val="Style Bulleted33"/>
    <w:rsid w:val="00A40433"/>
  </w:style>
  <w:style w:type="character" w:customStyle="1" w:styleId="5e">
    <w:name w:val="(文字) (文字)5"/>
    <w:semiHidden/>
    <w:rsid w:val="00A40433"/>
    <w:rPr>
      <w:rFonts w:ascii="Times New Roman" w:hAnsi="Times New Roman"/>
      <w:lang w:eastAsia="en-US"/>
    </w:rPr>
  </w:style>
  <w:style w:type="numbering" w:customStyle="1" w:styleId="StyleBulletedSymbolsymbolLeft025Hanging026">
    <w:name w:val="Style Bulleted Symbol (symbol) Left:  0.25&quot; Hanging:  0.26"/>
    <w:basedOn w:val="NoList"/>
    <w:rsid w:val="00A40433"/>
  </w:style>
  <w:style w:type="table" w:customStyle="1" w:styleId="ColorfulList-Accent146">
    <w:name w:val="Colorful List - Accent 146"/>
    <w:basedOn w:val="TableNormal"/>
    <w:next w:val="ColorfulList-Accent1"/>
    <w:uiPriority w:val="34"/>
    <w:rsid w:val="00A40433"/>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44">
    <w:name w:val="Grid Table 4 - Accent 544"/>
    <w:basedOn w:val="TableNormal"/>
    <w:next w:val="GridTable4-Accent5"/>
    <w:uiPriority w:val="49"/>
    <w:rsid w:val="00A40433"/>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61">
    <w:name w:val="Style Bulleted Symbol (symbol) Left:  0.25&quot; Hanging:  0.25&quot;61"/>
    <w:basedOn w:val="NoList"/>
    <w:rsid w:val="00A40433"/>
  </w:style>
  <w:style w:type="numbering" w:customStyle="1" w:styleId="StyleBulletedSymbolsymbolLeft025Hanging025128">
    <w:name w:val="Style Bulleted Symbol (symbol) Left:  0.25&quot; Hanging:  0.25&quot;128"/>
    <w:basedOn w:val="NoList"/>
    <w:rsid w:val="00A40433"/>
  </w:style>
  <w:style w:type="numbering" w:customStyle="1" w:styleId="StyleBulletedSymbolsymbolLeft025Hanging025225">
    <w:name w:val="Style Bulleted Symbol (symbol) Left:  0.25&quot; Hanging:  0.25&quot;225"/>
    <w:basedOn w:val="NoList"/>
    <w:rsid w:val="00A40433"/>
  </w:style>
  <w:style w:type="table" w:customStyle="1" w:styleId="TableGrid412">
    <w:name w:val="TableGrid41"/>
    <w:basedOn w:val="TableNormal"/>
    <w:next w:val="TableGrid"/>
    <w:uiPriority w:val="59"/>
    <w:qFormat/>
    <w:rsid w:val="00FA7097"/>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c">
    <w:name w:val="Char Char1 Char Char Char Char Char Char Char Char Char Char Char Char Char Char Char"/>
    <w:semiHidden/>
    <w:rsid w:val="00FA7097"/>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34">
    <w:name w:val="Style Bulleted34"/>
    <w:rsid w:val="00FA7097"/>
  </w:style>
  <w:style w:type="character" w:customStyle="1" w:styleId="5f">
    <w:name w:val="(文字) (文字)5"/>
    <w:semiHidden/>
    <w:rsid w:val="00FA7097"/>
    <w:rPr>
      <w:rFonts w:ascii="Times New Roman" w:hAnsi="Times New Roman"/>
      <w:lang w:eastAsia="en-US"/>
    </w:rPr>
  </w:style>
  <w:style w:type="numbering" w:customStyle="1" w:styleId="StyleBulletedSymbolsymbolLeft025Hanging027">
    <w:name w:val="Style Bulleted Symbol (symbol) Left:  0.25&quot; Hanging:  0.27"/>
    <w:basedOn w:val="NoList"/>
    <w:rsid w:val="00FA7097"/>
  </w:style>
  <w:style w:type="table" w:customStyle="1" w:styleId="ColorfulList-Accent147">
    <w:name w:val="Colorful List - Accent 147"/>
    <w:basedOn w:val="TableNormal"/>
    <w:next w:val="ColorfulList-Accent1"/>
    <w:uiPriority w:val="34"/>
    <w:rsid w:val="00FA7097"/>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45">
    <w:name w:val="Grid Table 4 - Accent 545"/>
    <w:basedOn w:val="TableNormal"/>
    <w:next w:val="GridTable4-Accent5"/>
    <w:uiPriority w:val="49"/>
    <w:rsid w:val="00FA7097"/>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62">
    <w:name w:val="Style Bulleted Symbol (symbol) Left:  0.25&quot; Hanging:  0.25&quot;62"/>
    <w:basedOn w:val="NoList"/>
    <w:rsid w:val="00FA7097"/>
  </w:style>
  <w:style w:type="numbering" w:customStyle="1" w:styleId="StyleBulletedSymbolsymbolLeft025Hanging025129">
    <w:name w:val="Style Bulleted Symbol (symbol) Left:  0.25&quot; Hanging:  0.25&quot;129"/>
    <w:basedOn w:val="NoList"/>
    <w:rsid w:val="00FA7097"/>
  </w:style>
  <w:style w:type="numbering" w:customStyle="1" w:styleId="StyleBulletedSymbolsymbolLeft025Hanging025226">
    <w:name w:val="Style Bulleted Symbol (symbol) Left:  0.25&quot; Hanging:  0.25&quot;226"/>
    <w:basedOn w:val="NoList"/>
    <w:rsid w:val="00FA7097"/>
  </w:style>
  <w:style w:type="table" w:customStyle="1" w:styleId="TableGrid421">
    <w:name w:val="TableGrid42"/>
    <w:basedOn w:val="TableNormal"/>
    <w:next w:val="TableGrid"/>
    <w:uiPriority w:val="59"/>
    <w:qFormat/>
    <w:rsid w:val="00B60498"/>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d">
    <w:name w:val="Char Char1 Char Char Char Char Char Char Char Char Char Char Char Char Char Char Char"/>
    <w:semiHidden/>
    <w:rsid w:val="00B60498"/>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35">
    <w:name w:val="Style Bulleted35"/>
    <w:rsid w:val="00B60498"/>
  </w:style>
  <w:style w:type="character" w:customStyle="1" w:styleId="5f0">
    <w:name w:val="(文字) (文字)5"/>
    <w:semiHidden/>
    <w:rsid w:val="00B60498"/>
    <w:rPr>
      <w:rFonts w:ascii="Times New Roman" w:hAnsi="Times New Roman"/>
      <w:lang w:eastAsia="en-US"/>
    </w:rPr>
  </w:style>
  <w:style w:type="numbering" w:customStyle="1" w:styleId="StyleBulletedSymbolsymbolLeft025Hanging028">
    <w:name w:val="Style Bulleted Symbol (symbol) Left:  0.25&quot; Hanging:  0.28"/>
    <w:basedOn w:val="NoList"/>
    <w:rsid w:val="00B60498"/>
  </w:style>
  <w:style w:type="table" w:customStyle="1" w:styleId="ColorfulList-Accent148">
    <w:name w:val="Colorful List - Accent 148"/>
    <w:basedOn w:val="TableNormal"/>
    <w:next w:val="ColorfulList-Accent1"/>
    <w:uiPriority w:val="34"/>
    <w:rsid w:val="00B60498"/>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46">
    <w:name w:val="Grid Table 4 - Accent 546"/>
    <w:basedOn w:val="TableNormal"/>
    <w:next w:val="GridTable4-Accent5"/>
    <w:uiPriority w:val="49"/>
    <w:rsid w:val="00B60498"/>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63">
    <w:name w:val="Style Bulleted Symbol (symbol) Left:  0.25&quot; Hanging:  0.25&quot;63"/>
    <w:basedOn w:val="NoList"/>
    <w:rsid w:val="00B60498"/>
  </w:style>
  <w:style w:type="numbering" w:customStyle="1" w:styleId="StyleBulletedSymbolsymbolLeft025Hanging025130">
    <w:name w:val="Style Bulleted Symbol (symbol) Left:  0.25&quot; Hanging:  0.25&quot;130"/>
    <w:basedOn w:val="NoList"/>
    <w:rsid w:val="00B60498"/>
  </w:style>
  <w:style w:type="numbering" w:customStyle="1" w:styleId="StyleBulletedSymbolsymbolLeft025Hanging025227">
    <w:name w:val="Style Bulleted Symbol (symbol) Left:  0.25&quot; Hanging:  0.25&quot;227"/>
    <w:basedOn w:val="NoList"/>
    <w:rsid w:val="00B60498"/>
  </w:style>
  <w:style w:type="table" w:customStyle="1" w:styleId="TableGrid274">
    <w:name w:val="TableGrid274"/>
    <w:basedOn w:val="TableNormal"/>
    <w:uiPriority w:val="59"/>
    <w:qFormat/>
    <w:rsid w:val="00B60498"/>
    <w:pPr>
      <w:spacing w:after="180"/>
    </w:pPr>
    <w:rPr>
      <w:rFonts w:eastAsia="MS Mincho"/>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1">
    <w:name w:val="Table #"/>
    <w:basedOn w:val="Normal"/>
    <w:autoRedefine/>
    <w:qFormat/>
    <w:rsid w:val="00B60498"/>
    <w:pPr>
      <w:keepNext/>
      <w:spacing w:after="200" w:line="276" w:lineRule="auto"/>
      <w:jc w:val="center"/>
    </w:pPr>
    <w:rPr>
      <w:rFonts w:ascii="Calibri" w:eastAsia="SimSun" w:hAnsi="Calibri" w:cs="Arial"/>
      <w:kern w:val="2"/>
      <w:sz w:val="22"/>
      <w:szCs w:val="22"/>
      <w:lang w:val="en-US" w:eastAsia="zh-CN"/>
    </w:rPr>
  </w:style>
  <w:style w:type="numbering" w:customStyle="1" w:styleId="StyleBulletedSymbolsymbolLeft025Hanging029">
    <w:name w:val="Style Bulleted Symbol (symbol) Left:  0.25&quot; Hanging:  0.29"/>
    <w:basedOn w:val="NoList"/>
    <w:rsid w:val="00012DDC"/>
  </w:style>
  <w:style w:type="table" w:customStyle="1" w:styleId="TableGrid201">
    <w:name w:val="Table Grid20"/>
    <w:basedOn w:val="TableNormal"/>
    <w:next w:val="TableGrid"/>
    <w:uiPriority w:val="39"/>
    <w:rsid w:val="00D4579C"/>
    <w:pPr>
      <w:jc w:val="both"/>
    </w:pPr>
    <w:rPr>
      <w:rFonts w:ascii="Malgun Gothic" w:eastAsia="Malgun Gothic" w:hAnsi="Malgun Gothic"/>
      <w:kern w:val="2"/>
      <w:szCs w:val="22"/>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4">
    <w:name w:val="TableGrid43"/>
    <w:basedOn w:val="TableNormal"/>
    <w:next w:val="TableGrid"/>
    <w:uiPriority w:val="59"/>
    <w:qFormat/>
    <w:rsid w:val="00D7097B"/>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paragraph" w:customStyle="1" w:styleId="CharChar1CharCharCharCharCharCharCharCharCharCharCharCharCharCharChare">
    <w:name w:val="Char Char1 Char Char Char Char Char Char Char Char Char Char Char Char Char Char Char"/>
    <w:semiHidden/>
    <w:rsid w:val="00D7097B"/>
    <w:pPr>
      <w:keepNext/>
      <w:tabs>
        <w:tab w:val="num" w:pos="360"/>
      </w:tabs>
      <w:autoSpaceDE w:val="0"/>
      <w:autoSpaceDN w:val="0"/>
      <w:adjustRightInd w:val="0"/>
      <w:spacing w:before="60" w:after="60"/>
      <w:ind w:left="360" w:hanging="360"/>
      <w:jc w:val="both"/>
    </w:pPr>
    <w:rPr>
      <w:rFonts w:ascii="Arial" w:eastAsia="SimSun" w:hAnsi="Arial" w:cs="Arial"/>
      <w:color w:val="0000FF"/>
      <w:kern w:val="2"/>
      <w:lang w:val="en-US" w:eastAsia="zh-CN"/>
    </w:rPr>
  </w:style>
  <w:style w:type="numbering" w:customStyle="1" w:styleId="StyleBulleted36">
    <w:name w:val="Style Bulleted36"/>
    <w:rsid w:val="00D7097B"/>
  </w:style>
  <w:style w:type="character" w:customStyle="1" w:styleId="5f1">
    <w:name w:val="(文字) (文字)5"/>
    <w:semiHidden/>
    <w:rsid w:val="00D7097B"/>
    <w:rPr>
      <w:rFonts w:ascii="Times New Roman" w:hAnsi="Times New Roman"/>
      <w:lang w:eastAsia="en-US"/>
    </w:rPr>
  </w:style>
  <w:style w:type="numbering" w:customStyle="1" w:styleId="StyleBulletedSymbolsymbolLeft025Hanging030">
    <w:name w:val="Style Bulleted Symbol (symbol) Left:  0.25&quot; Hanging:  0.30"/>
    <w:basedOn w:val="NoList"/>
    <w:rsid w:val="00D7097B"/>
  </w:style>
  <w:style w:type="table" w:customStyle="1" w:styleId="ColorfulList-Accent149">
    <w:name w:val="Colorful List - Accent 149"/>
    <w:basedOn w:val="TableNormal"/>
    <w:next w:val="ColorfulList-Accent1"/>
    <w:uiPriority w:val="34"/>
    <w:rsid w:val="00D7097B"/>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GridTable4-Accent547">
    <w:name w:val="Grid Table 4 - Accent 547"/>
    <w:basedOn w:val="TableNormal"/>
    <w:next w:val="GridTable4-Accent5"/>
    <w:uiPriority w:val="49"/>
    <w:rsid w:val="00D7097B"/>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numbering" w:customStyle="1" w:styleId="StyleBulletedSymbolsymbolLeft025Hanging02564">
    <w:name w:val="Style Bulleted Symbol (symbol) Left:  0.25&quot; Hanging:  0.25&quot;64"/>
    <w:basedOn w:val="NoList"/>
    <w:rsid w:val="00D7097B"/>
  </w:style>
  <w:style w:type="numbering" w:customStyle="1" w:styleId="StyleBulletedSymbolsymbolLeft025Hanging025131">
    <w:name w:val="Style Bulleted Symbol (symbol) Left:  0.25&quot; Hanging:  0.25&quot;131"/>
    <w:basedOn w:val="NoList"/>
    <w:rsid w:val="00D7097B"/>
  </w:style>
  <w:style w:type="numbering" w:customStyle="1" w:styleId="StyleBulletedSymbolsymbolLeft025Hanging025228">
    <w:name w:val="Style Bulleted Symbol (symbol) Left:  0.25&quot; Hanging:  0.25&quot;228"/>
    <w:basedOn w:val="NoList"/>
    <w:rsid w:val="00D7097B"/>
  </w:style>
  <w:style w:type="table" w:customStyle="1" w:styleId="TableGrid441">
    <w:name w:val="TableGrid44"/>
    <w:basedOn w:val="TableNormal"/>
    <w:next w:val="TableGrid"/>
    <w:uiPriority w:val="39"/>
    <w:qFormat/>
    <w:rsid w:val="00221C04"/>
    <w:rPr>
      <w:lang w:val="en-US" w:eastAsia="ko-KR"/>
    </w:rPr>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table" w:customStyle="1" w:styleId="TableGrid450">
    <w:name w:val="TableGrid45"/>
    <w:basedOn w:val="TableNormal"/>
    <w:next w:val="TableGrid"/>
    <w:uiPriority w:val="39"/>
    <w:qFormat/>
    <w:rsid w:val="00632C05"/>
    <w:rPr>
      <w:lang w:val="en-US" w:eastAsia="ko-KR"/>
    </w:rPr>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table" w:customStyle="1" w:styleId="TableGrid46">
    <w:name w:val="TableGrid46"/>
    <w:basedOn w:val="TableNormal"/>
    <w:next w:val="TableGrid"/>
    <w:uiPriority w:val="59"/>
    <w:qFormat/>
    <w:rsid w:val="00136B4C"/>
    <w:rPr>
      <w:lang w:val="en-US" w:eastAsia="ko-KR"/>
    </w:rPr>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table" w:customStyle="1" w:styleId="TableGrid47">
    <w:name w:val="TableGrid47"/>
    <w:basedOn w:val="TableNormal"/>
    <w:next w:val="TableGrid"/>
    <w:uiPriority w:val="39"/>
    <w:qFormat/>
    <w:rsid w:val="00187058"/>
    <w:rPr>
      <w:lang w:val="en-US" w:eastAsia="ko-KR"/>
    </w:rPr>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table" w:customStyle="1" w:styleId="TableGrid48">
    <w:name w:val="TableGrid48"/>
    <w:basedOn w:val="TableNormal"/>
    <w:next w:val="TableGrid"/>
    <w:uiPriority w:val="99"/>
    <w:qFormat/>
    <w:rsid w:val="00D70460"/>
    <w:rPr>
      <w:lang w:val="en-US" w:eastAsia="ko-KR"/>
    </w:rPr>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table" w:customStyle="1" w:styleId="TableGrid280">
    <w:name w:val="Table Grid28"/>
    <w:basedOn w:val="TableNormal"/>
    <w:next w:val="TableGrid"/>
    <w:uiPriority w:val="39"/>
    <w:rsid w:val="00292972"/>
    <w:pPr>
      <w:jc w:val="both"/>
    </w:pPr>
    <w:rPr>
      <w:rFonts w:ascii="Malgun Gothic" w:eastAsia="Malgun Gothic" w:hAnsi="Malgun Gothic"/>
      <w:kern w:val="2"/>
      <w:szCs w:val="22"/>
      <w:lang w:val="en-US"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9">
    <w:name w:val="TableGrid49"/>
    <w:basedOn w:val="TableNormal"/>
    <w:next w:val="TableGrid"/>
    <w:uiPriority w:val="59"/>
    <w:qFormat/>
    <w:rsid w:val="006F2B0F"/>
    <w:rPr>
      <w:lang w:val="en-US" w:eastAsia="ko-KR"/>
    </w:rPr>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 w:type="numbering" w:customStyle="1" w:styleId="StyleBulleted37">
    <w:name w:val="Style Bulleted37"/>
    <w:rsid w:val="006F2B0F"/>
    <w:pPr>
      <w:numPr>
        <w:numId w:val="4"/>
      </w:numPr>
    </w:pPr>
  </w:style>
  <w:style w:type="numbering" w:customStyle="1" w:styleId="StyleBulletedSymbolsymbolLeft025Hanging031">
    <w:name w:val="Style Bulleted Symbol (symbol) Left:  0.25&quot; Hanging:  0.31"/>
    <w:basedOn w:val="NoList"/>
    <w:rsid w:val="006F2B0F"/>
    <w:pPr>
      <w:numPr>
        <w:numId w:val="10"/>
      </w:numPr>
    </w:pPr>
  </w:style>
  <w:style w:type="table" w:customStyle="1" w:styleId="ColorfulList-Accent150">
    <w:name w:val="Colorful List - Accent 150"/>
    <w:basedOn w:val="TableNormal"/>
    <w:next w:val="ColorfulList-Accent1"/>
    <w:uiPriority w:val="34"/>
    <w:rsid w:val="006F2B0F"/>
    <w:rPr>
      <w:rFonts w:ascii="Malgun Gothic" w:eastAsia="MS Gothic" w:hAnsi="Malgun Gothic"/>
      <w:sz w:val="24"/>
      <w:szCs w:val="24"/>
      <w:lang w:eastAsia="en-US"/>
    </w:r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numbering" w:customStyle="1" w:styleId="StyleBulletedSymbolsymbolLeft025Hanging02565">
    <w:name w:val="Style Bulleted Symbol (symbol) Left:  0.25&quot; Hanging:  0.25&quot;65"/>
    <w:basedOn w:val="NoList"/>
    <w:rsid w:val="006F2B0F"/>
    <w:pPr>
      <w:numPr>
        <w:numId w:val="8"/>
      </w:numPr>
    </w:pPr>
  </w:style>
  <w:style w:type="numbering" w:customStyle="1" w:styleId="StyleBulletedSymbolsymbolLeft025Hanging025132">
    <w:name w:val="Style Bulleted Symbol (symbol) Left:  0.25&quot; Hanging:  0.25&quot;132"/>
    <w:basedOn w:val="NoList"/>
    <w:rsid w:val="006F2B0F"/>
    <w:pPr>
      <w:numPr>
        <w:numId w:val="9"/>
      </w:numPr>
    </w:pPr>
  </w:style>
  <w:style w:type="numbering" w:customStyle="1" w:styleId="StyleBulletedSymbolsymbolLeft025Hanging025229">
    <w:name w:val="Style Bulleted Symbol (symbol) Left:  0.25&quot; Hanging:  0.25&quot;229"/>
    <w:basedOn w:val="NoList"/>
    <w:rsid w:val="006F2B0F"/>
    <w:pPr>
      <w:numPr>
        <w:numId w:val="11"/>
      </w:numPr>
    </w:pPr>
  </w:style>
  <w:style w:type="paragraph" w:customStyle="1" w:styleId="312">
    <w:name w:val="标题 31"/>
    <w:basedOn w:val="Normal"/>
    <w:next w:val="Normal"/>
    <w:autoRedefine/>
    <w:qFormat/>
    <w:rsid w:val="006F2B0F"/>
    <w:pPr>
      <w:keepNext/>
      <w:keepLines/>
      <w:widowControl w:val="0"/>
      <w:spacing w:before="120" w:after="180"/>
      <w:ind w:left="1134" w:hanging="1134"/>
      <w:outlineLvl w:val="2"/>
    </w:pPr>
    <w:rPr>
      <w:rFonts w:ascii="Arial" w:eastAsia="SimSun" w:hAnsi="Arial"/>
      <w:sz w:val="28"/>
      <w:szCs w:val="28"/>
      <w:lang w:val="en-US" w:eastAsia="zh-CN"/>
    </w:rPr>
  </w:style>
  <w:style w:type="paragraph" w:customStyle="1" w:styleId="1fa">
    <w:name w:val="清單段落1"/>
    <w:basedOn w:val="Normal"/>
    <w:uiPriority w:val="34"/>
    <w:qFormat/>
    <w:rsid w:val="006F2B0F"/>
    <w:pPr>
      <w:ind w:leftChars="400" w:left="840"/>
    </w:pPr>
    <w:rPr>
      <w:lang w:eastAsia="zh-CN"/>
    </w:rPr>
  </w:style>
  <w:style w:type="character" w:customStyle="1" w:styleId="Char17">
    <w:name w:val="목록 단락 Char1"/>
    <w:uiPriority w:val="34"/>
    <w:qFormat/>
    <w:locked/>
    <w:rsid w:val="006F2B0F"/>
    <w:rPr>
      <w:rFonts w:ascii="Arial" w:eastAsia="Calibri" w:hAnsi="Arial" w:cs="Times New Roman"/>
      <w:kern w:val="2"/>
      <w:sz w:val="22"/>
      <w:szCs w:val="22"/>
      <w:lang w:val="zh-CN" w:eastAsia="en-US"/>
      <w14:ligatures w14:val="standardContextual"/>
    </w:rPr>
  </w:style>
  <w:style w:type="character" w:customStyle="1" w:styleId="5f2">
    <w:name w:val="列表段落 字符5"/>
    <w:link w:val="2c"/>
    <w:qFormat/>
    <w:rsid w:val="006F2B0F"/>
    <w:rPr>
      <w:rFonts w:ascii="Times" w:hAnsi="Times" w:cs="Times"/>
      <w:szCs w:val="24"/>
    </w:rPr>
  </w:style>
  <w:style w:type="paragraph" w:customStyle="1" w:styleId="2c">
    <w:name w:val="列表段落2"/>
    <w:basedOn w:val="Normal"/>
    <w:link w:val="5f2"/>
    <w:rsid w:val="006F2B0F"/>
    <w:pPr>
      <w:spacing w:before="120"/>
      <w:ind w:leftChars="400" w:left="840" w:hanging="1440"/>
    </w:pPr>
    <w:rPr>
      <w:rFonts w:cs="Times"/>
      <w:lang w:eastAsia="en-GB"/>
    </w:rPr>
  </w:style>
  <w:style w:type="table" w:customStyle="1" w:styleId="TableGrid500">
    <w:name w:val="TableGrid50"/>
    <w:basedOn w:val="TableNormal"/>
    <w:next w:val="TableGrid"/>
    <w:uiPriority w:val="59"/>
    <w:qFormat/>
    <w:rsid w:val="0092076C"/>
    <w:rPr>
      <w:lang w:val="en-US" w:eastAsia="ko-KR"/>
    </w:rPr>
    <w:tblPr>
      <w:tblBorders>
        <w:top w:val="double" w:sz="4" w:space="0" w:color="A5A5A5"/>
        <w:left w:val="double" w:sz="4" w:space="0" w:color="A5A5A5"/>
        <w:bottom w:val="double" w:sz="4" w:space="0" w:color="A5A5A5"/>
        <w:right w:val="double" w:sz="4" w:space="0" w:color="A5A5A5"/>
        <w:insideH w:val="double" w:sz="4" w:space="0" w:color="A5A5A5"/>
        <w:insideV w:val="double" w:sz="4" w:space="0" w:color="A5A5A5"/>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0314">
      <w:bodyDiv w:val="1"/>
      <w:marLeft w:val="0"/>
      <w:marRight w:val="0"/>
      <w:marTop w:val="0"/>
      <w:marBottom w:val="0"/>
      <w:divBdr>
        <w:top w:val="none" w:sz="0" w:space="0" w:color="auto"/>
        <w:left w:val="none" w:sz="0" w:space="0" w:color="auto"/>
        <w:bottom w:val="none" w:sz="0" w:space="0" w:color="auto"/>
        <w:right w:val="none" w:sz="0" w:space="0" w:color="auto"/>
      </w:divBdr>
    </w:div>
    <w:div w:id="1595036">
      <w:bodyDiv w:val="1"/>
      <w:marLeft w:val="0"/>
      <w:marRight w:val="0"/>
      <w:marTop w:val="0"/>
      <w:marBottom w:val="0"/>
      <w:divBdr>
        <w:top w:val="none" w:sz="0" w:space="0" w:color="auto"/>
        <w:left w:val="none" w:sz="0" w:space="0" w:color="auto"/>
        <w:bottom w:val="none" w:sz="0" w:space="0" w:color="auto"/>
        <w:right w:val="none" w:sz="0" w:space="0" w:color="auto"/>
      </w:divBdr>
    </w:div>
    <w:div w:id="1706783">
      <w:bodyDiv w:val="1"/>
      <w:marLeft w:val="0"/>
      <w:marRight w:val="0"/>
      <w:marTop w:val="0"/>
      <w:marBottom w:val="0"/>
      <w:divBdr>
        <w:top w:val="none" w:sz="0" w:space="0" w:color="auto"/>
        <w:left w:val="none" w:sz="0" w:space="0" w:color="auto"/>
        <w:bottom w:val="none" w:sz="0" w:space="0" w:color="auto"/>
        <w:right w:val="none" w:sz="0" w:space="0" w:color="auto"/>
      </w:divBdr>
      <w:divsChild>
        <w:div w:id="451292181">
          <w:marLeft w:val="1166"/>
          <w:marRight w:val="0"/>
          <w:marTop w:val="240"/>
          <w:marBottom w:val="0"/>
          <w:divBdr>
            <w:top w:val="none" w:sz="0" w:space="0" w:color="auto"/>
            <w:left w:val="none" w:sz="0" w:space="0" w:color="auto"/>
            <w:bottom w:val="none" w:sz="0" w:space="0" w:color="auto"/>
            <w:right w:val="none" w:sz="0" w:space="0" w:color="auto"/>
          </w:divBdr>
        </w:div>
        <w:div w:id="1022244565">
          <w:marLeft w:val="1800"/>
          <w:marRight w:val="0"/>
          <w:marTop w:val="240"/>
          <w:marBottom w:val="0"/>
          <w:divBdr>
            <w:top w:val="none" w:sz="0" w:space="0" w:color="auto"/>
            <w:left w:val="none" w:sz="0" w:space="0" w:color="auto"/>
            <w:bottom w:val="none" w:sz="0" w:space="0" w:color="auto"/>
            <w:right w:val="none" w:sz="0" w:space="0" w:color="auto"/>
          </w:divBdr>
        </w:div>
        <w:div w:id="1238326136">
          <w:marLeft w:val="547"/>
          <w:marRight w:val="0"/>
          <w:marTop w:val="134"/>
          <w:marBottom w:val="0"/>
          <w:divBdr>
            <w:top w:val="none" w:sz="0" w:space="0" w:color="auto"/>
            <w:left w:val="none" w:sz="0" w:space="0" w:color="auto"/>
            <w:bottom w:val="none" w:sz="0" w:space="0" w:color="auto"/>
            <w:right w:val="none" w:sz="0" w:space="0" w:color="auto"/>
          </w:divBdr>
        </w:div>
        <w:div w:id="1331718463">
          <w:marLeft w:val="1800"/>
          <w:marRight w:val="0"/>
          <w:marTop w:val="240"/>
          <w:marBottom w:val="0"/>
          <w:divBdr>
            <w:top w:val="none" w:sz="0" w:space="0" w:color="auto"/>
            <w:left w:val="none" w:sz="0" w:space="0" w:color="auto"/>
            <w:bottom w:val="none" w:sz="0" w:space="0" w:color="auto"/>
            <w:right w:val="none" w:sz="0" w:space="0" w:color="auto"/>
          </w:divBdr>
        </w:div>
        <w:div w:id="1723754092">
          <w:marLeft w:val="1800"/>
          <w:marRight w:val="0"/>
          <w:marTop w:val="240"/>
          <w:marBottom w:val="0"/>
          <w:divBdr>
            <w:top w:val="none" w:sz="0" w:space="0" w:color="auto"/>
            <w:left w:val="none" w:sz="0" w:space="0" w:color="auto"/>
            <w:bottom w:val="none" w:sz="0" w:space="0" w:color="auto"/>
            <w:right w:val="none" w:sz="0" w:space="0" w:color="auto"/>
          </w:divBdr>
        </w:div>
        <w:div w:id="1898932128">
          <w:marLeft w:val="1800"/>
          <w:marRight w:val="0"/>
          <w:marTop w:val="240"/>
          <w:marBottom w:val="0"/>
          <w:divBdr>
            <w:top w:val="none" w:sz="0" w:space="0" w:color="auto"/>
            <w:left w:val="none" w:sz="0" w:space="0" w:color="auto"/>
            <w:bottom w:val="none" w:sz="0" w:space="0" w:color="auto"/>
            <w:right w:val="none" w:sz="0" w:space="0" w:color="auto"/>
          </w:divBdr>
        </w:div>
        <w:div w:id="1971281369">
          <w:marLeft w:val="1166"/>
          <w:marRight w:val="0"/>
          <w:marTop w:val="240"/>
          <w:marBottom w:val="0"/>
          <w:divBdr>
            <w:top w:val="none" w:sz="0" w:space="0" w:color="auto"/>
            <w:left w:val="none" w:sz="0" w:space="0" w:color="auto"/>
            <w:bottom w:val="none" w:sz="0" w:space="0" w:color="auto"/>
            <w:right w:val="none" w:sz="0" w:space="0" w:color="auto"/>
          </w:divBdr>
        </w:div>
        <w:div w:id="2128114291">
          <w:marLeft w:val="1166"/>
          <w:marRight w:val="0"/>
          <w:marTop w:val="240"/>
          <w:marBottom w:val="0"/>
          <w:divBdr>
            <w:top w:val="none" w:sz="0" w:space="0" w:color="auto"/>
            <w:left w:val="none" w:sz="0" w:space="0" w:color="auto"/>
            <w:bottom w:val="none" w:sz="0" w:space="0" w:color="auto"/>
            <w:right w:val="none" w:sz="0" w:space="0" w:color="auto"/>
          </w:divBdr>
        </w:div>
      </w:divsChild>
    </w:div>
    <w:div w:id="2099400">
      <w:bodyDiv w:val="1"/>
      <w:marLeft w:val="0"/>
      <w:marRight w:val="0"/>
      <w:marTop w:val="0"/>
      <w:marBottom w:val="0"/>
      <w:divBdr>
        <w:top w:val="none" w:sz="0" w:space="0" w:color="auto"/>
        <w:left w:val="none" w:sz="0" w:space="0" w:color="auto"/>
        <w:bottom w:val="none" w:sz="0" w:space="0" w:color="auto"/>
        <w:right w:val="none" w:sz="0" w:space="0" w:color="auto"/>
      </w:divBdr>
    </w:div>
    <w:div w:id="2251058">
      <w:bodyDiv w:val="1"/>
      <w:marLeft w:val="0"/>
      <w:marRight w:val="0"/>
      <w:marTop w:val="0"/>
      <w:marBottom w:val="0"/>
      <w:divBdr>
        <w:top w:val="none" w:sz="0" w:space="0" w:color="auto"/>
        <w:left w:val="none" w:sz="0" w:space="0" w:color="auto"/>
        <w:bottom w:val="none" w:sz="0" w:space="0" w:color="auto"/>
        <w:right w:val="none" w:sz="0" w:space="0" w:color="auto"/>
      </w:divBdr>
    </w:div>
    <w:div w:id="2784589">
      <w:bodyDiv w:val="1"/>
      <w:marLeft w:val="0"/>
      <w:marRight w:val="0"/>
      <w:marTop w:val="0"/>
      <w:marBottom w:val="0"/>
      <w:divBdr>
        <w:top w:val="none" w:sz="0" w:space="0" w:color="auto"/>
        <w:left w:val="none" w:sz="0" w:space="0" w:color="auto"/>
        <w:bottom w:val="none" w:sz="0" w:space="0" w:color="auto"/>
        <w:right w:val="none" w:sz="0" w:space="0" w:color="auto"/>
      </w:divBdr>
    </w:div>
    <w:div w:id="3358910">
      <w:bodyDiv w:val="1"/>
      <w:marLeft w:val="0"/>
      <w:marRight w:val="0"/>
      <w:marTop w:val="0"/>
      <w:marBottom w:val="0"/>
      <w:divBdr>
        <w:top w:val="none" w:sz="0" w:space="0" w:color="auto"/>
        <w:left w:val="none" w:sz="0" w:space="0" w:color="auto"/>
        <w:bottom w:val="none" w:sz="0" w:space="0" w:color="auto"/>
        <w:right w:val="none" w:sz="0" w:space="0" w:color="auto"/>
      </w:divBdr>
    </w:div>
    <w:div w:id="3559425">
      <w:bodyDiv w:val="1"/>
      <w:marLeft w:val="0"/>
      <w:marRight w:val="0"/>
      <w:marTop w:val="0"/>
      <w:marBottom w:val="0"/>
      <w:divBdr>
        <w:top w:val="none" w:sz="0" w:space="0" w:color="auto"/>
        <w:left w:val="none" w:sz="0" w:space="0" w:color="auto"/>
        <w:bottom w:val="none" w:sz="0" w:space="0" w:color="auto"/>
        <w:right w:val="none" w:sz="0" w:space="0" w:color="auto"/>
      </w:divBdr>
    </w:div>
    <w:div w:id="3629119">
      <w:bodyDiv w:val="1"/>
      <w:marLeft w:val="0"/>
      <w:marRight w:val="0"/>
      <w:marTop w:val="0"/>
      <w:marBottom w:val="0"/>
      <w:divBdr>
        <w:top w:val="none" w:sz="0" w:space="0" w:color="auto"/>
        <w:left w:val="none" w:sz="0" w:space="0" w:color="auto"/>
        <w:bottom w:val="none" w:sz="0" w:space="0" w:color="auto"/>
        <w:right w:val="none" w:sz="0" w:space="0" w:color="auto"/>
      </w:divBdr>
    </w:div>
    <w:div w:id="3829941">
      <w:bodyDiv w:val="1"/>
      <w:marLeft w:val="0"/>
      <w:marRight w:val="0"/>
      <w:marTop w:val="0"/>
      <w:marBottom w:val="0"/>
      <w:divBdr>
        <w:top w:val="none" w:sz="0" w:space="0" w:color="auto"/>
        <w:left w:val="none" w:sz="0" w:space="0" w:color="auto"/>
        <w:bottom w:val="none" w:sz="0" w:space="0" w:color="auto"/>
        <w:right w:val="none" w:sz="0" w:space="0" w:color="auto"/>
      </w:divBdr>
      <w:divsChild>
        <w:div w:id="808130952">
          <w:marLeft w:val="1886"/>
          <w:marRight w:val="0"/>
          <w:marTop w:val="115"/>
          <w:marBottom w:val="0"/>
          <w:divBdr>
            <w:top w:val="none" w:sz="0" w:space="0" w:color="auto"/>
            <w:left w:val="none" w:sz="0" w:space="0" w:color="auto"/>
            <w:bottom w:val="none" w:sz="0" w:space="0" w:color="auto"/>
            <w:right w:val="none" w:sz="0" w:space="0" w:color="auto"/>
          </w:divBdr>
        </w:div>
        <w:div w:id="1045711944">
          <w:marLeft w:val="1526"/>
          <w:marRight w:val="0"/>
          <w:marTop w:val="115"/>
          <w:marBottom w:val="0"/>
          <w:divBdr>
            <w:top w:val="none" w:sz="0" w:space="0" w:color="auto"/>
            <w:left w:val="none" w:sz="0" w:space="0" w:color="auto"/>
            <w:bottom w:val="none" w:sz="0" w:space="0" w:color="auto"/>
            <w:right w:val="none" w:sz="0" w:space="0" w:color="auto"/>
          </w:divBdr>
        </w:div>
        <w:div w:id="1872961057">
          <w:marLeft w:val="1526"/>
          <w:marRight w:val="0"/>
          <w:marTop w:val="115"/>
          <w:marBottom w:val="0"/>
          <w:divBdr>
            <w:top w:val="none" w:sz="0" w:space="0" w:color="auto"/>
            <w:left w:val="none" w:sz="0" w:space="0" w:color="auto"/>
            <w:bottom w:val="none" w:sz="0" w:space="0" w:color="auto"/>
            <w:right w:val="none" w:sz="0" w:space="0" w:color="auto"/>
          </w:divBdr>
        </w:div>
      </w:divsChild>
    </w:div>
    <w:div w:id="4676144">
      <w:bodyDiv w:val="1"/>
      <w:marLeft w:val="0"/>
      <w:marRight w:val="0"/>
      <w:marTop w:val="0"/>
      <w:marBottom w:val="0"/>
      <w:divBdr>
        <w:top w:val="none" w:sz="0" w:space="0" w:color="auto"/>
        <w:left w:val="none" w:sz="0" w:space="0" w:color="auto"/>
        <w:bottom w:val="none" w:sz="0" w:space="0" w:color="auto"/>
        <w:right w:val="none" w:sz="0" w:space="0" w:color="auto"/>
      </w:divBdr>
    </w:div>
    <w:div w:id="4745724">
      <w:bodyDiv w:val="1"/>
      <w:marLeft w:val="0"/>
      <w:marRight w:val="0"/>
      <w:marTop w:val="0"/>
      <w:marBottom w:val="0"/>
      <w:divBdr>
        <w:top w:val="none" w:sz="0" w:space="0" w:color="auto"/>
        <w:left w:val="none" w:sz="0" w:space="0" w:color="auto"/>
        <w:bottom w:val="none" w:sz="0" w:space="0" w:color="auto"/>
        <w:right w:val="none" w:sz="0" w:space="0" w:color="auto"/>
      </w:divBdr>
      <w:divsChild>
        <w:div w:id="263925945">
          <w:marLeft w:val="1166"/>
          <w:marRight w:val="0"/>
          <w:marTop w:val="134"/>
          <w:marBottom w:val="0"/>
          <w:divBdr>
            <w:top w:val="none" w:sz="0" w:space="0" w:color="auto"/>
            <w:left w:val="none" w:sz="0" w:space="0" w:color="auto"/>
            <w:bottom w:val="none" w:sz="0" w:space="0" w:color="auto"/>
            <w:right w:val="none" w:sz="0" w:space="0" w:color="auto"/>
          </w:divBdr>
        </w:div>
        <w:div w:id="439879927">
          <w:marLeft w:val="1166"/>
          <w:marRight w:val="0"/>
          <w:marTop w:val="134"/>
          <w:marBottom w:val="0"/>
          <w:divBdr>
            <w:top w:val="none" w:sz="0" w:space="0" w:color="auto"/>
            <w:left w:val="none" w:sz="0" w:space="0" w:color="auto"/>
            <w:bottom w:val="none" w:sz="0" w:space="0" w:color="auto"/>
            <w:right w:val="none" w:sz="0" w:space="0" w:color="auto"/>
          </w:divBdr>
        </w:div>
        <w:div w:id="921183055">
          <w:marLeft w:val="1166"/>
          <w:marRight w:val="0"/>
          <w:marTop w:val="134"/>
          <w:marBottom w:val="0"/>
          <w:divBdr>
            <w:top w:val="none" w:sz="0" w:space="0" w:color="auto"/>
            <w:left w:val="none" w:sz="0" w:space="0" w:color="auto"/>
            <w:bottom w:val="none" w:sz="0" w:space="0" w:color="auto"/>
            <w:right w:val="none" w:sz="0" w:space="0" w:color="auto"/>
          </w:divBdr>
        </w:div>
        <w:div w:id="2056349127">
          <w:marLeft w:val="547"/>
          <w:marRight w:val="0"/>
          <w:marTop w:val="154"/>
          <w:marBottom w:val="0"/>
          <w:divBdr>
            <w:top w:val="none" w:sz="0" w:space="0" w:color="auto"/>
            <w:left w:val="none" w:sz="0" w:space="0" w:color="auto"/>
            <w:bottom w:val="none" w:sz="0" w:space="0" w:color="auto"/>
            <w:right w:val="none" w:sz="0" w:space="0" w:color="auto"/>
          </w:divBdr>
        </w:div>
        <w:div w:id="2112429114">
          <w:marLeft w:val="1166"/>
          <w:marRight w:val="0"/>
          <w:marTop w:val="134"/>
          <w:marBottom w:val="0"/>
          <w:divBdr>
            <w:top w:val="none" w:sz="0" w:space="0" w:color="auto"/>
            <w:left w:val="none" w:sz="0" w:space="0" w:color="auto"/>
            <w:bottom w:val="none" w:sz="0" w:space="0" w:color="auto"/>
            <w:right w:val="none" w:sz="0" w:space="0" w:color="auto"/>
          </w:divBdr>
        </w:div>
      </w:divsChild>
    </w:div>
    <w:div w:id="4946945">
      <w:bodyDiv w:val="1"/>
      <w:marLeft w:val="0"/>
      <w:marRight w:val="0"/>
      <w:marTop w:val="0"/>
      <w:marBottom w:val="0"/>
      <w:divBdr>
        <w:top w:val="none" w:sz="0" w:space="0" w:color="auto"/>
        <w:left w:val="none" w:sz="0" w:space="0" w:color="auto"/>
        <w:bottom w:val="none" w:sz="0" w:space="0" w:color="auto"/>
        <w:right w:val="none" w:sz="0" w:space="0" w:color="auto"/>
      </w:divBdr>
      <w:divsChild>
        <w:div w:id="141586243">
          <w:marLeft w:val="1800"/>
          <w:marRight w:val="0"/>
          <w:marTop w:val="96"/>
          <w:marBottom w:val="0"/>
          <w:divBdr>
            <w:top w:val="none" w:sz="0" w:space="0" w:color="auto"/>
            <w:left w:val="none" w:sz="0" w:space="0" w:color="auto"/>
            <w:bottom w:val="none" w:sz="0" w:space="0" w:color="auto"/>
            <w:right w:val="none" w:sz="0" w:space="0" w:color="auto"/>
          </w:divBdr>
        </w:div>
        <w:div w:id="156582925">
          <w:marLeft w:val="1166"/>
          <w:marRight w:val="0"/>
          <w:marTop w:val="115"/>
          <w:marBottom w:val="0"/>
          <w:divBdr>
            <w:top w:val="none" w:sz="0" w:space="0" w:color="auto"/>
            <w:left w:val="none" w:sz="0" w:space="0" w:color="auto"/>
            <w:bottom w:val="none" w:sz="0" w:space="0" w:color="auto"/>
            <w:right w:val="none" w:sz="0" w:space="0" w:color="auto"/>
          </w:divBdr>
        </w:div>
        <w:div w:id="219706605">
          <w:marLeft w:val="1800"/>
          <w:marRight w:val="0"/>
          <w:marTop w:val="96"/>
          <w:marBottom w:val="0"/>
          <w:divBdr>
            <w:top w:val="none" w:sz="0" w:space="0" w:color="auto"/>
            <w:left w:val="none" w:sz="0" w:space="0" w:color="auto"/>
            <w:bottom w:val="none" w:sz="0" w:space="0" w:color="auto"/>
            <w:right w:val="none" w:sz="0" w:space="0" w:color="auto"/>
          </w:divBdr>
        </w:div>
        <w:div w:id="922304442">
          <w:marLeft w:val="1166"/>
          <w:marRight w:val="0"/>
          <w:marTop w:val="115"/>
          <w:marBottom w:val="0"/>
          <w:divBdr>
            <w:top w:val="none" w:sz="0" w:space="0" w:color="auto"/>
            <w:left w:val="none" w:sz="0" w:space="0" w:color="auto"/>
            <w:bottom w:val="none" w:sz="0" w:space="0" w:color="auto"/>
            <w:right w:val="none" w:sz="0" w:space="0" w:color="auto"/>
          </w:divBdr>
        </w:div>
        <w:div w:id="937106235">
          <w:marLeft w:val="1166"/>
          <w:marRight w:val="0"/>
          <w:marTop w:val="115"/>
          <w:marBottom w:val="0"/>
          <w:divBdr>
            <w:top w:val="none" w:sz="0" w:space="0" w:color="auto"/>
            <w:left w:val="none" w:sz="0" w:space="0" w:color="auto"/>
            <w:bottom w:val="none" w:sz="0" w:space="0" w:color="auto"/>
            <w:right w:val="none" w:sz="0" w:space="0" w:color="auto"/>
          </w:divBdr>
        </w:div>
        <w:div w:id="1431001091">
          <w:marLeft w:val="547"/>
          <w:marRight w:val="0"/>
          <w:marTop w:val="130"/>
          <w:marBottom w:val="0"/>
          <w:divBdr>
            <w:top w:val="none" w:sz="0" w:space="0" w:color="auto"/>
            <w:left w:val="none" w:sz="0" w:space="0" w:color="auto"/>
            <w:bottom w:val="none" w:sz="0" w:space="0" w:color="auto"/>
            <w:right w:val="none" w:sz="0" w:space="0" w:color="auto"/>
          </w:divBdr>
        </w:div>
      </w:divsChild>
    </w:div>
    <w:div w:id="5140079">
      <w:bodyDiv w:val="1"/>
      <w:marLeft w:val="0"/>
      <w:marRight w:val="0"/>
      <w:marTop w:val="0"/>
      <w:marBottom w:val="0"/>
      <w:divBdr>
        <w:top w:val="none" w:sz="0" w:space="0" w:color="auto"/>
        <w:left w:val="none" w:sz="0" w:space="0" w:color="auto"/>
        <w:bottom w:val="none" w:sz="0" w:space="0" w:color="auto"/>
        <w:right w:val="none" w:sz="0" w:space="0" w:color="auto"/>
      </w:divBdr>
    </w:div>
    <w:div w:id="6179295">
      <w:bodyDiv w:val="1"/>
      <w:marLeft w:val="0"/>
      <w:marRight w:val="0"/>
      <w:marTop w:val="0"/>
      <w:marBottom w:val="0"/>
      <w:divBdr>
        <w:top w:val="none" w:sz="0" w:space="0" w:color="auto"/>
        <w:left w:val="none" w:sz="0" w:space="0" w:color="auto"/>
        <w:bottom w:val="none" w:sz="0" w:space="0" w:color="auto"/>
        <w:right w:val="none" w:sz="0" w:space="0" w:color="auto"/>
      </w:divBdr>
    </w:div>
    <w:div w:id="6182374">
      <w:bodyDiv w:val="1"/>
      <w:marLeft w:val="0"/>
      <w:marRight w:val="0"/>
      <w:marTop w:val="0"/>
      <w:marBottom w:val="0"/>
      <w:divBdr>
        <w:top w:val="none" w:sz="0" w:space="0" w:color="auto"/>
        <w:left w:val="none" w:sz="0" w:space="0" w:color="auto"/>
        <w:bottom w:val="none" w:sz="0" w:space="0" w:color="auto"/>
        <w:right w:val="none" w:sz="0" w:space="0" w:color="auto"/>
      </w:divBdr>
    </w:div>
    <w:div w:id="6753933">
      <w:bodyDiv w:val="1"/>
      <w:marLeft w:val="0"/>
      <w:marRight w:val="0"/>
      <w:marTop w:val="0"/>
      <w:marBottom w:val="0"/>
      <w:divBdr>
        <w:top w:val="none" w:sz="0" w:space="0" w:color="auto"/>
        <w:left w:val="none" w:sz="0" w:space="0" w:color="auto"/>
        <w:bottom w:val="none" w:sz="0" w:space="0" w:color="auto"/>
        <w:right w:val="none" w:sz="0" w:space="0" w:color="auto"/>
      </w:divBdr>
      <w:divsChild>
        <w:div w:id="219094315">
          <w:marLeft w:val="0"/>
          <w:marRight w:val="0"/>
          <w:marTop w:val="0"/>
          <w:marBottom w:val="0"/>
          <w:divBdr>
            <w:top w:val="none" w:sz="0" w:space="0" w:color="auto"/>
            <w:left w:val="none" w:sz="0" w:space="0" w:color="auto"/>
            <w:bottom w:val="none" w:sz="0" w:space="0" w:color="auto"/>
            <w:right w:val="none" w:sz="0" w:space="0" w:color="auto"/>
          </w:divBdr>
          <w:divsChild>
            <w:div w:id="169568520">
              <w:marLeft w:val="0"/>
              <w:marRight w:val="0"/>
              <w:marTop w:val="0"/>
              <w:marBottom w:val="0"/>
              <w:divBdr>
                <w:top w:val="none" w:sz="0" w:space="0" w:color="auto"/>
                <w:left w:val="none" w:sz="0" w:space="0" w:color="auto"/>
                <w:bottom w:val="none" w:sz="0" w:space="0" w:color="auto"/>
                <w:right w:val="none" w:sz="0" w:space="0" w:color="auto"/>
              </w:divBdr>
            </w:div>
            <w:div w:id="176696020">
              <w:marLeft w:val="0"/>
              <w:marRight w:val="0"/>
              <w:marTop w:val="0"/>
              <w:marBottom w:val="0"/>
              <w:divBdr>
                <w:top w:val="none" w:sz="0" w:space="0" w:color="auto"/>
                <w:left w:val="none" w:sz="0" w:space="0" w:color="auto"/>
                <w:bottom w:val="none" w:sz="0" w:space="0" w:color="auto"/>
                <w:right w:val="none" w:sz="0" w:space="0" w:color="auto"/>
              </w:divBdr>
            </w:div>
            <w:div w:id="729231250">
              <w:marLeft w:val="0"/>
              <w:marRight w:val="0"/>
              <w:marTop w:val="0"/>
              <w:marBottom w:val="0"/>
              <w:divBdr>
                <w:top w:val="none" w:sz="0" w:space="0" w:color="auto"/>
                <w:left w:val="none" w:sz="0" w:space="0" w:color="auto"/>
                <w:bottom w:val="none" w:sz="0" w:space="0" w:color="auto"/>
                <w:right w:val="none" w:sz="0" w:space="0" w:color="auto"/>
              </w:divBdr>
            </w:div>
            <w:div w:id="187754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9641">
      <w:bodyDiv w:val="1"/>
      <w:marLeft w:val="0"/>
      <w:marRight w:val="0"/>
      <w:marTop w:val="0"/>
      <w:marBottom w:val="0"/>
      <w:divBdr>
        <w:top w:val="none" w:sz="0" w:space="0" w:color="auto"/>
        <w:left w:val="none" w:sz="0" w:space="0" w:color="auto"/>
        <w:bottom w:val="none" w:sz="0" w:space="0" w:color="auto"/>
        <w:right w:val="none" w:sz="0" w:space="0" w:color="auto"/>
      </w:divBdr>
      <w:divsChild>
        <w:div w:id="321355124">
          <w:marLeft w:val="1166"/>
          <w:marRight w:val="0"/>
          <w:marTop w:val="96"/>
          <w:marBottom w:val="0"/>
          <w:divBdr>
            <w:top w:val="none" w:sz="0" w:space="0" w:color="auto"/>
            <w:left w:val="none" w:sz="0" w:space="0" w:color="auto"/>
            <w:bottom w:val="none" w:sz="0" w:space="0" w:color="auto"/>
            <w:right w:val="none" w:sz="0" w:space="0" w:color="auto"/>
          </w:divBdr>
        </w:div>
        <w:div w:id="922879527">
          <w:marLeft w:val="547"/>
          <w:marRight w:val="0"/>
          <w:marTop w:val="115"/>
          <w:marBottom w:val="0"/>
          <w:divBdr>
            <w:top w:val="none" w:sz="0" w:space="0" w:color="auto"/>
            <w:left w:val="none" w:sz="0" w:space="0" w:color="auto"/>
            <w:bottom w:val="none" w:sz="0" w:space="0" w:color="auto"/>
            <w:right w:val="none" w:sz="0" w:space="0" w:color="auto"/>
          </w:divBdr>
        </w:div>
      </w:divsChild>
    </w:div>
    <w:div w:id="7873752">
      <w:bodyDiv w:val="1"/>
      <w:marLeft w:val="0"/>
      <w:marRight w:val="0"/>
      <w:marTop w:val="0"/>
      <w:marBottom w:val="0"/>
      <w:divBdr>
        <w:top w:val="none" w:sz="0" w:space="0" w:color="auto"/>
        <w:left w:val="none" w:sz="0" w:space="0" w:color="auto"/>
        <w:bottom w:val="none" w:sz="0" w:space="0" w:color="auto"/>
        <w:right w:val="none" w:sz="0" w:space="0" w:color="auto"/>
      </w:divBdr>
    </w:div>
    <w:div w:id="9181059">
      <w:bodyDiv w:val="1"/>
      <w:marLeft w:val="0"/>
      <w:marRight w:val="0"/>
      <w:marTop w:val="0"/>
      <w:marBottom w:val="0"/>
      <w:divBdr>
        <w:top w:val="none" w:sz="0" w:space="0" w:color="auto"/>
        <w:left w:val="none" w:sz="0" w:space="0" w:color="auto"/>
        <w:bottom w:val="none" w:sz="0" w:space="0" w:color="auto"/>
        <w:right w:val="none" w:sz="0" w:space="0" w:color="auto"/>
      </w:divBdr>
    </w:div>
    <w:div w:id="9334979">
      <w:bodyDiv w:val="1"/>
      <w:marLeft w:val="0"/>
      <w:marRight w:val="0"/>
      <w:marTop w:val="0"/>
      <w:marBottom w:val="0"/>
      <w:divBdr>
        <w:top w:val="none" w:sz="0" w:space="0" w:color="auto"/>
        <w:left w:val="none" w:sz="0" w:space="0" w:color="auto"/>
        <w:bottom w:val="none" w:sz="0" w:space="0" w:color="auto"/>
        <w:right w:val="none" w:sz="0" w:space="0" w:color="auto"/>
      </w:divBdr>
    </w:div>
    <w:div w:id="10038829">
      <w:bodyDiv w:val="1"/>
      <w:marLeft w:val="0"/>
      <w:marRight w:val="0"/>
      <w:marTop w:val="0"/>
      <w:marBottom w:val="0"/>
      <w:divBdr>
        <w:top w:val="none" w:sz="0" w:space="0" w:color="auto"/>
        <w:left w:val="none" w:sz="0" w:space="0" w:color="auto"/>
        <w:bottom w:val="none" w:sz="0" w:space="0" w:color="auto"/>
        <w:right w:val="none" w:sz="0" w:space="0" w:color="auto"/>
      </w:divBdr>
    </w:div>
    <w:div w:id="10571015">
      <w:bodyDiv w:val="1"/>
      <w:marLeft w:val="0"/>
      <w:marRight w:val="0"/>
      <w:marTop w:val="0"/>
      <w:marBottom w:val="0"/>
      <w:divBdr>
        <w:top w:val="none" w:sz="0" w:space="0" w:color="auto"/>
        <w:left w:val="none" w:sz="0" w:space="0" w:color="auto"/>
        <w:bottom w:val="none" w:sz="0" w:space="0" w:color="auto"/>
        <w:right w:val="none" w:sz="0" w:space="0" w:color="auto"/>
      </w:divBdr>
    </w:div>
    <w:div w:id="11036299">
      <w:bodyDiv w:val="1"/>
      <w:marLeft w:val="0"/>
      <w:marRight w:val="0"/>
      <w:marTop w:val="0"/>
      <w:marBottom w:val="0"/>
      <w:divBdr>
        <w:top w:val="none" w:sz="0" w:space="0" w:color="auto"/>
        <w:left w:val="none" w:sz="0" w:space="0" w:color="auto"/>
        <w:bottom w:val="none" w:sz="0" w:space="0" w:color="auto"/>
        <w:right w:val="none" w:sz="0" w:space="0" w:color="auto"/>
      </w:divBdr>
      <w:divsChild>
        <w:div w:id="953562402">
          <w:marLeft w:val="547"/>
          <w:marRight w:val="0"/>
          <w:marTop w:val="134"/>
          <w:marBottom w:val="0"/>
          <w:divBdr>
            <w:top w:val="none" w:sz="0" w:space="0" w:color="auto"/>
            <w:left w:val="none" w:sz="0" w:space="0" w:color="auto"/>
            <w:bottom w:val="none" w:sz="0" w:space="0" w:color="auto"/>
            <w:right w:val="none" w:sz="0" w:space="0" w:color="auto"/>
          </w:divBdr>
        </w:div>
        <w:div w:id="1955821306">
          <w:marLeft w:val="547"/>
          <w:marRight w:val="0"/>
          <w:marTop w:val="134"/>
          <w:marBottom w:val="0"/>
          <w:divBdr>
            <w:top w:val="none" w:sz="0" w:space="0" w:color="auto"/>
            <w:left w:val="none" w:sz="0" w:space="0" w:color="auto"/>
            <w:bottom w:val="none" w:sz="0" w:space="0" w:color="auto"/>
            <w:right w:val="none" w:sz="0" w:space="0" w:color="auto"/>
          </w:divBdr>
        </w:div>
      </w:divsChild>
    </w:div>
    <w:div w:id="11617055">
      <w:bodyDiv w:val="1"/>
      <w:marLeft w:val="0"/>
      <w:marRight w:val="0"/>
      <w:marTop w:val="0"/>
      <w:marBottom w:val="0"/>
      <w:divBdr>
        <w:top w:val="none" w:sz="0" w:space="0" w:color="auto"/>
        <w:left w:val="none" w:sz="0" w:space="0" w:color="auto"/>
        <w:bottom w:val="none" w:sz="0" w:space="0" w:color="auto"/>
        <w:right w:val="none" w:sz="0" w:space="0" w:color="auto"/>
      </w:divBdr>
      <w:divsChild>
        <w:div w:id="217515571">
          <w:marLeft w:val="1166"/>
          <w:marRight w:val="0"/>
          <w:marTop w:val="96"/>
          <w:marBottom w:val="0"/>
          <w:divBdr>
            <w:top w:val="none" w:sz="0" w:space="0" w:color="auto"/>
            <w:left w:val="none" w:sz="0" w:space="0" w:color="auto"/>
            <w:bottom w:val="none" w:sz="0" w:space="0" w:color="auto"/>
            <w:right w:val="none" w:sz="0" w:space="0" w:color="auto"/>
          </w:divBdr>
        </w:div>
        <w:div w:id="479269274">
          <w:marLeft w:val="1800"/>
          <w:marRight w:val="0"/>
          <w:marTop w:val="86"/>
          <w:marBottom w:val="0"/>
          <w:divBdr>
            <w:top w:val="none" w:sz="0" w:space="0" w:color="auto"/>
            <w:left w:val="none" w:sz="0" w:space="0" w:color="auto"/>
            <w:bottom w:val="none" w:sz="0" w:space="0" w:color="auto"/>
            <w:right w:val="none" w:sz="0" w:space="0" w:color="auto"/>
          </w:divBdr>
        </w:div>
        <w:div w:id="608129043">
          <w:marLeft w:val="1800"/>
          <w:marRight w:val="0"/>
          <w:marTop w:val="86"/>
          <w:marBottom w:val="0"/>
          <w:divBdr>
            <w:top w:val="none" w:sz="0" w:space="0" w:color="auto"/>
            <w:left w:val="none" w:sz="0" w:space="0" w:color="auto"/>
            <w:bottom w:val="none" w:sz="0" w:space="0" w:color="auto"/>
            <w:right w:val="none" w:sz="0" w:space="0" w:color="auto"/>
          </w:divBdr>
        </w:div>
        <w:div w:id="776221357">
          <w:marLeft w:val="547"/>
          <w:marRight w:val="0"/>
          <w:marTop w:val="115"/>
          <w:marBottom w:val="0"/>
          <w:divBdr>
            <w:top w:val="none" w:sz="0" w:space="0" w:color="auto"/>
            <w:left w:val="none" w:sz="0" w:space="0" w:color="auto"/>
            <w:bottom w:val="none" w:sz="0" w:space="0" w:color="auto"/>
            <w:right w:val="none" w:sz="0" w:space="0" w:color="auto"/>
          </w:divBdr>
        </w:div>
        <w:div w:id="1049112649">
          <w:marLeft w:val="1166"/>
          <w:marRight w:val="0"/>
          <w:marTop w:val="96"/>
          <w:marBottom w:val="0"/>
          <w:divBdr>
            <w:top w:val="none" w:sz="0" w:space="0" w:color="auto"/>
            <w:left w:val="none" w:sz="0" w:space="0" w:color="auto"/>
            <w:bottom w:val="none" w:sz="0" w:space="0" w:color="auto"/>
            <w:right w:val="none" w:sz="0" w:space="0" w:color="auto"/>
          </w:divBdr>
        </w:div>
        <w:div w:id="1172140705">
          <w:marLeft w:val="1166"/>
          <w:marRight w:val="0"/>
          <w:marTop w:val="96"/>
          <w:marBottom w:val="0"/>
          <w:divBdr>
            <w:top w:val="none" w:sz="0" w:space="0" w:color="auto"/>
            <w:left w:val="none" w:sz="0" w:space="0" w:color="auto"/>
            <w:bottom w:val="none" w:sz="0" w:space="0" w:color="auto"/>
            <w:right w:val="none" w:sz="0" w:space="0" w:color="auto"/>
          </w:divBdr>
        </w:div>
        <w:div w:id="1873182003">
          <w:marLeft w:val="1166"/>
          <w:marRight w:val="0"/>
          <w:marTop w:val="96"/>
          <w:marBottom w:val="0"/>
          <w:divBdr>
            <w:top w:val="none" w:sz="0" w:space="0" w:color="auto"/>
            <w:left w:val="none" w:sz="0" w:space="0" w:color="auto"/>
            <w:bottom w:val="none" w:sz="0" w:space="0" w:color="auto"/>
            <w:right w:val="none" w:sz="0" w:space="0" w:color="auto"/>
          </w:divBdr>
        </w:div>
        <w:div w:id="2014069489">
          <w:marLeft w:val="1166"/>
          <w:marRight w:val="0"/>
          <w:marTop w:val="96"/>
          <w:marBottom w:val="0"/>
          <w:divBdr>
            <w:top w:val="none" w:sz="0" w:space="0" w:color="auto"/>
            <w:left w:val="none" w:sz="0" w:space="0" w:color="auto"/>
            <w:bottom w:val="none" w:sz="0" w:space="0" w:color="auto"/>
            <w:right w:val="none" w:sz="0" w:space="0" w:color="auto"/>
          </w:divBdr>
        </w:div>
      </w:divsChild>
    </w:div>
    <w:div w:id="12192337">
      <w:bodyDiv w:val="1"/>
      <w:marLeft w:val="0"/>
      <w:marRight w:val="0"/>
      <w:marTop w:val="0"/>
      <w:marBottom w:val="0"/>
      <w:divBdr>
        <w:top w:val="none" w:sz="0" w:space="0" w:color="auto"/>
        <w:left w:val="none" w:sz="0" w:space="0" w:color="auto"/>
        <w:bottom w:val="none" w:sz="0" w:space="0" w:color="auto"/>
        <w:right w:val="none" w:sz="0" w:space="0" w:color="auto"/>
      </w:divBdr>
      <w:divsChild>
        <w:div w:id="215237086">
          <w:marLeft w:val="360"/>
          <w:marRight w:val="0"/>
          <w:marTop w:val="200"/>
          <w:marBottom w:val="0"/>
          <w:divBdr>
            <w:top w:val="none" w:sz="0" w:space="0" w:color="auto"/>
            <w:left w:val="none" w:sz="0" w:space="0" w:color="auto"/>
            <w:bottom w:val="none" w:sz="0" w:space="0" w:color="auto"/>
            <w:right w:val="none" w:sz="0" w:space="0" w:color="auto"/>
          </w:divBdr>
        </w:div>
        <w:div w:id="322784441">
          <w:marLeft w:val="1080"/>
          <w:marRight w:val="0"/>
          <w:marTop w:val="100"/>
          <w:marBottom w:val="0"/>
          <w:divBdr>
            <w:top w:val="none" w:sz="0" w:space="0" w:color="auto"/>
            <w:left w:val="none" w:sz="0" w:space="0" w:color="auto"/>
            <w:bottom w:val="none" w:sz="0" w:space="0" w:color="auto"/>
            <w:right w:val="none" w:sz="0" w:space="0" w:color="auto"/>
          </w:divBdr>
        </w:div>
      </w:divsChild>
    </w:div>
    <w:div w:id="12658128">
      <w:bodyDiv w:val="1"/>
      <w:marLeft w:val="0"/>
      <w:marRight w:val="0"/>
      <w:marTop w:val="0"/>
      <w:marBottom w:val="0"/>
      <w:divBdr>
        <w:top w:val="none" w:sz="0" w:space="0" w:color="auto"/>
        <w:left w:val="none" w:sz="0" w:space="0" w:color="auto"/>
        <w:bottom w:val="none" w:sz="0" w:space="0" w:color="auto"/>
        <w:right w:val="none" w:sz="0" w:space="0" w:color="auto"/>
      </w:divBdr>
    </w:div>
    <w:div w:id="15498781">
      <w:bodyDiv w:val="1"/>
      <w:marLeft w:val="0"/>
      <w:marRight w:val="0"/>
      <w:marTop w:val="0"/>
      <w:marBottom w:val="0"/>
      <w:divBdr>
        <w:top w:val="none" w:sz="0" w:space="0" w:color="auto"/>
        <w:left w:val="none" w:sz="0" w:space="0" w:color="auto"/>
        <w:bottom w:val="none" w:sz="0" w:space="0" w:color="auto"/>
        <w:right w:val="none" w:sz="0" w:space="0" w:color="auto"/>
      </w:divBdr>
    </w:div>
    <w:div w:id="16781600">
      <w:bodyDiv w:val="1"/>
      <w:marLeft w:val="0"/>
      <w:marRight w:val="0"/>
      <w:marTop w:val="0"/>
      <w:marBottom w:val="0"/>
      <w:divBdr>
        <w:top w:val="none" w:sz="0" w:space="0" w:color="auto"/>
        <w:left w:val="none" w:sz="0" w:space="0" w:color="auto"/>
        <w:bottom w:val="none" w:sz="0" w:space="0" w:color="auto"/>
        <w:right w:val="none" w:sz="0" w:space="0" w:color="auto"/>
      </w:divBdr>
    </w:div>
    <w:div w:id="17853248">
      <w:bodyDiv w:val="1"/>
      <w:marLeft w:val="0"/>
      <w:marRight w:val="0"/>
      <w:marTop w:val="0"/>
      <w:marBottom w:val="0"/>
      <w:divBdr>
        <w:top w:val="none" w:sz="0" w:space="0" w:color="auto"/>
        <w:left w:val="none" w:sz="0" w:space="0" w:color="auto"/>
        <w:bottom w:val="none" w:sz="0" w:space="0" w:color="auto"/>
        <w:right w:val="none" w:sz="0" w:space="0" w:color="auto"/>
      </w:divBdr>
    </w:div>
    <w:div w:id="19012796">
      <w:bodyDiv w:val="1"/>
      <w:marLeft w:val="0"/>
      <w:marRight w:val="0"/>
      <w:marTop w:val="0"/>
      <w:marBottom w:val="0"/>
      <w:divBdr>
        <w:top w:val="none" w:sz="0" w:space="0" w:color="auto"/>
        <w:left w:val="none" w:sz="0" w:space="0" w:color="auto"/>
        <w:bottom w:val="none" w:sz="0" w:space="0" w:color="auto"/>
        <w:right w:val="none" w:sz="0" w:space="0" w:color="auto"/>
      </w:divBdr>
    </w:div>
    <w:div w:id="19481485">
      <w:bodyDiv w:val="1"/>
      <w:marLeft w:val="0"/>
      <w:marRight w:val="0"/>
      <w:marTop w:val="0"/>
      <w:marBottom w:val="0"/>
      <w:divBdr>
        <w:top w:val="none" w:sz="0" w:space="0" w:color="auto"/>
        <w:left w:val="none" w:sz="0" w:space="0" w:color="auto"/>
        <w:bottom w:val="none" w:sz="0" w:space="0" w:color="auto"/>
        <w:right w:val="none" w:sz="0" w:space="0" w:color="auto"/>
      </w:divBdr>
    </w:div>
    <w:div w:id="19748929">
      <w:bodyDiv w:val="1"/>
      <w:marLeft w:val="0"/>
      <w:marRight w:val="0"/>
      <w:marTop w:val="0"/>
      <w:marBottom w:val="0"/>
      <w:divBdr>
        <w:top w:val="none" w:sz="0" w:space="0" w:color="auto"/>
        <w:left w:val="none" w:sz="0" w:space="0" w:color="auto"/>
        <w:bottom w:val="none" w:sz="0" w:space="0" w:color="auto"/>
        <w:right w:val="none" w:sz="0" w:space="0" w:color="auto"/>
      </w:divBdr>
      <w:divsChild>
        <w:div w:id="576400825">
          <w:marLeft w:val="1166"/>
          <w:marRight w:val="0"/>
          <w:marTop w:val="96"/>
          <w:marBottom w:val="0"/>
          <w:divBdr>
            <w:top w:val="none" w:sz="0" w:space="0" w:color="auto"/>
            <w:left w:val="none" w:sz="0" w:space="0" w:color="auto"/>
            <w:bottom w:val="none" w:sz="0" w:space="0" w:color="auto"/>
            <w:right w:val="none" w:sz="0" w:space="0" w:color="auto"/>
          </w:divBdr>
        </w:div>
        <w:div w:id="1103498520">
          <w:marLeft w:val="547"/>
          <w:marRight w:val="0"/>
          <w:marTop w:val="115"/>
          <w:marBottom w:val="0"/>
          <w:divBdr>
            <w:top w:val="none" w:sz="0" w:space="0" w:color="auto"/>
            <w:left w:val="none" w:sz="0" w:space="0" w:color="auto"/>
            <w:bottom w:val="none" w:sz="0" w:space="0" w:color="auto"/>
            <w:right w:val="none" w:sz="0" w:space="0" w:color="auto"/>
          </w:divBdr>
        </w:div>
        <w:div w:id="1188758021">
          <w:marLeft w:val="1166"/>
          <w:marRight w:val="0"/>
          <w:marTop w:val="96"/>
          <w:marBottom w:val="0"/>
          <w:divBdr>
            <w:top w:val="none" w:sz="0" w:space="0" w:color="auto"/>
            <w:left w:val="none" w:sz="0" w:space="0" w:color="auto"/>
            <w:bottom w:val="none" w:sz="0" w:space="0" w:color="auto"/>
            <w:right w:val="none" w:sz="0" w:space="0" w:color="auto"/>
          </w:divBdr>
        </w:div>
        <w:div w:id="1224834677">
          <w:marLeft w:val="1166"/>
          <w:marRight w:val="0"/>
          <w:marTop w:val="96"/>
          <w:marBottom w:val="0"/>
          <w:divBdr>
            <w:top w:val="none" w:sz="0" w:space="0" w:color="auto"/>
            <w:left w:val="none" w:sz="0" w:space="0" w:color="auto"/>
            <w:bottom w:val="none" w:sz="0" w:space="0" w:color="auto"/>
            <w:right w:val="none" w:sz="0" w:space="0" w:color="auto"/>
          </w:divBdr>
        </w:div>
      </w:divsChild>
    </w:div>
    <w:div w:id="20715494">
      <w:bodyDiv w:val="1"/>
      <w:marLeft w:val="0"/>
      <w:marRight w:val="0"/>
      <w:marTop w:val="0"/>
      <w:marBottom w:val="0"/>
      <w:divBdr>
        <w:top w:val="none" w:sz="0" w:space="0" w:color="auto"/>
        <w:left w:val="none" w:sz="0" w:space="0" w:color="auto"/>
        <w:bottom w:val="none" w:sz="0" w:space="0" w:color="auto"/>
        <w:right w:val="none" w:sz="0" w:space="0" w:color="auto"/>
      </w:divBdr>
      <w:divsChild>
        <w:div w:id="826019467">
          <w:marLeft w:val="0"/>
          <w:marRight w:val="0"/>
          <w:marTop w:val="0"/>
          <w:marBottom w:val="0"/>
          <w:divBdr>
            <w:top w:val="none" w:sz="0" w:space="0" w:color="auto"/>
            <w:left w:val="none" w:sz="0" w:space="0" w:color="auto"/>
            <w:bottom w:val="none" w:sz="0" w:space="0" w:color="auto"/>
            <w:right w:val="none" w:sz="0" w:space="0" w:color="auto"/>
          </w:divBdr>
          <w:divsChild>
            <w:div w:id="198516604">
              <w:marLeft w:val="0"/>
              <w:marRight w:val="0"/>
              <w:marTop w:val="0"/>
              <w:marBottom w:val="0"/>
              <w:divBdr>
                <w:top w:val="none" w:sz="0" w:space="0" w:color="auto"/>
                <w:left w:val="none" w:sz="0" w:space="0" w:color="auto"/>
                <w:bottom w:val="none" w:sz="0" w:space="0" w:color="auto"/>
                <w:right w:val="none" w:sz="0" w:space="0" w:color="auto"/>
              </w:divBdr>
            </w:div>
            <w:div w:id="300572303">
              <w:marLeft w:val="0"/>
              <w:marRight w:val="0"/>
              <w:marTop w:val="0"/>
              <w:marBottom w:val="0"/>
              <w:divBdr>
                <w:top w:val="none" w:sz="0" w:space="0" w:color="auto"/>
                <w:left w:val="none" w:sz="0" w:space="0" w:color="auto"/>
                <w:bottom w:val="none" w:sz="0" w:space="0" w:color="auto"/>
                <w:right w:val="none" w:sz="0" w:space="0" w:color="auto"/>
              </w:divBdr>
            </w:div>
            <w:div w:id="180835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3469">
      <w:bodyDiv w:val="1"/>
      <w:marLeft w:val="0"/>
      <w:marRight w:val="0"/>
      <w:marTop w:val="0"/>
      <w:marBottom w:val="0"/>
      <w:divBdr>
        <w:top w:val="none" w:sz="0" w:space="0" w:color="auto"/>
        <w:left w:val="none" w:sz="0" w:space="0" w:color="auto"/>
        <w:bottom w:val="none" w:sz="0" w:space="0" w:color="auto"/>
        <w:right w:val="none" w:sz="0" w:space="0" w:color="auto"/>
      </w:divBdr>
    </w:div>
    <w:div w:id="21709168">
      <w:bodyDiv w:val="1"/>
      <w:marLeft w:val="0"/>
      <w:marRight w:val="0"/>
      <w:marTop w:val="0"/>
      <w:marBottom w:val="0"/>
      <w:divBdr>
        <w:top w:val="none" w:sz="0" w:space="0" w:color="auto"/>
        <w:left w:val="none" w:sz="0" w:space="0" w:color="auto"/>
        <w:bottom w:val="none" w:sz="0" w:space="0" w:color="auto"/>
        <w:right w:val="none" w:sz="0" w:space="0" w:color="auto"/>
      </w:divBdr>
    </w:div>
    <w:div w:id="22021029">
      <w:bodyDiv w:val="1"/>
      <w:marLeft w:val="0"/>
      <w:marRight w:val="0"/>
      <w:marTop w:val="0"/>
      <w:marBottom w:val="0"/>
      <w:divBdr>
        <w:top w:val="none" w:sz="0" w:space="0" w:color="auto"/>
        <w:left w:val="none" w:sz="0" w:space="0" w:color="auto"/>
        <w:bottom w:val="none" w:sz="0" w:space="0" w:color="auto"/>
        <w:right w:val="none" w:sz="0" w:space="0" w:color="auto"/>
      </w:divBdr>
    </w:div>
    <w:div w:id="22097327">
      <w:bodyDiv w:val="1"/>
      <w:marLeft w:val="0"/>
      <w:marRight w:val="0"/>
      <w:marTop w:val="0"/>
      <w:marBottom w:val="0"/>
      <w:divBdr>
        <w:top w:val="none" w:sz="0" w:space="0" w:color="auto"/>
        <w:left w:val="none" w:sz="0" w:space="0" w:color="auto"/>
        <w:bottom w:val="none" w:sz="0" w:space="0" w:color="auto"/>
        <w:right w:val="none" w:sz="0" w:space="0" w:color="auto"/>
      </w:divBdr>
    </w:div>
    <w:div w:id="22445740">
      <w:bodyDiv w:val="1"/>
      <w:marLeft w:val="0"/>
      <w:marRight w:val="0"/>
      <w:marTop w:val="0"/>
      <w:marBottom w:val="0"/>
      <w:divBdr>
        <w:top w:val="none" w:sz="0" w:space="0" w:color="auto"/>
        <w:left w:val="none" w:sz="0" w:space="0" w:color="auto"/>
        <w:bottom w:val="none" w:sz="0" w:space="0" w:color="auto"/>
        <w:right w:val="none" w:sz="0" w:space="0" w:color="auto"/>
      </w:divBdr>
    </w:div>
    <w:div w:id="22748265">
      <w:bodyDiv w:val="1"/>
      <w:marLeft w:val="0"/>
      <w:marRight w:val="0"/>
      <w:marTop w:val="0"/>
      <w:marBottom w:val="0"/>
      <w:divBdr>
        <w:top w:val="none" w:sz="0" w:space="0" w:color="auto"/>
        <w:left w:val="none" w:sz="0" w:space="0" w:color="auto"/>
        <w:bottom w:val="none" w:sz="0" w:space="0" w:color="auto"/>
        <w:right w:val="none" w:sz="0" w:space="0" w:color="auto"/>
      </w:divBdr>
      <w:divsChild>
        <w:div w:id="211693015">
          <w:marLeft w:val="360"/>
          <w:marRight w:val="0"/>
          <w:marTop w:val="200"/>
          <w:marBottom w:val="0"/>
          <w:divBdr>
            <w:top w:val="none" w:sz="0" w:space="0" w:color="auto"/>
            <w:left w:val="none" w:sz="0" w:space="0" w:color="auto"/>
            <w:bottom w:val="none" w:sz="0" w:space="0" w:color="auto"/>
            <w:right w:val="none" w:sz="0" w:space="0" w:color="auto"/>
          </w:divBdr>
        </w:div>
        <w:div w:id="260379862">
          <w:marLeft w:val="360"/>
          <w:marRight w:val="0"/>
          <w:marTop w:val="200"/>
          <w:marBottom w:val="0"/>
          <w:divBdr>
            <w:top w:val="none" w:sz="0" w:space="0" w:color="auto"/>
            <w:left w:val="none" w:sz="0" w:space="0" w:color="auto"/>
            <w:bottom w:val="none" w:sz="0" w:space="0" w:color="auto"/>
            <w:right w:val="none" w:sz="0" w:space="0" w:color="auto"/>
          </w:divBdr>
        </w:div>
        <w:div w:id="300967967">
          <w:marLeft w:val="360"/>
          <w:marRight w:val="0"/>
          <w:marTop w:val="200"/>
          <w:marBottom w:val="0"/>
          <w:divBdr>
            <w:top w:val="none" w:sz="0" w:space="0" w:color="auto"/>
            <w:left w:val="none" w:sz="0" w:space="0" w:color="auto"/>
            <w:bottom w:val="none" w:sz="0" w:space="0" w:color="auto"/>
            <w:right w:val="none" w:sz="0" w:space="0" w:color="auto"/>
          </w:divBdr>
        </w:div>
        <w:div w:id="322198095">
          <w:marLeft w:val="1080"/>
          <w:marRight w:val="0"/>
          <w:marTop w:val="100"/>
          <w:marBottom w:val="0"/>
          <w:divBdr>
            <w:top w:val="none" w:sz="0" w:space="0" w:color="auto"/>
            <w:left w:val="none" w:sz="0" w:space="0" w:color="auto"/>
            <w:bottom w:val="none" w:sz="0" w:space="0" w:color="auto"/>
            <w:right w:val="none" w:sz="0" w:space="0" w:color="auto"/>
          </w:divBdr>
        </w:div>
        <w:div w:id="525413267">
          <w:marLeft w:val="360"/>
          <w:marRight w:val="0"/>
          <w:marTop w:val="200"/>
          <w:marBottom w:val="0"/>
          <w:divBdr>
            <w:top w:val="none" w:sz="0" w:space="0" w:color="auto"/>
            <w:left w:val="none" w:sz="0" w:space="0" w:color="auto"/>
            <w:bottom w:val="none" w:sz="0" w:space="0" w:color="auto"/>
            <w:right w:val="none" w:sz="0" w:space="0" w:color="auto"/>
          </w:divBdr>
        </w:div>
        <w:div w:id="527136747">
          <w:marLeft w:val="360"/>
          <w:marRight w:val="0"/>
          <w:marTop w:val="200"/>
          <w:marBottom w:val="0"/>
          <w:divBdr>
            <w:top w:val="none" w:sz="0" w:space="0" w:color="auto"/>
            <w:left w:val="none" w:sz="0" w:space="0" w:color="auto"/>
            <w:bottom w:val="none" w:sz="0" w:space="0" w:color="auto"/>
            <w:right w:val="none" w:sz="0" w:space="0" w:color="auto"/>
          </w:divBdr>
        </w:div>
        <w:div w:id="608585841">
          <w:marLeft w:val="1800"/>
          <w:marRight w:val="0"/>
          <w:marTop w:val="100"/>
          <w:marBottom w:val="0"/>
          <w:divBdr>
            <w:top w:val="none" w:sz="0" w:space="0" w:color="auto"/>
            <w:left w:val="none" w:sz="0" w:space="0" w:color="auto"/>
            <w:bottom w:val="none" w:sz="0" w:space="0" w:color="auto"/>
            <w:right w:val="none" w:sz="0" w:space="0" w:color="auto"/>
          </w:divBdr>
        </w:div>
        <w:div w:id="810440523">
          <w:marLeft w:val="360"/>
          <w:marRight w:val="0"/>
          <w:marTop w:val="200"/>
          <w:marBottom w:val="0"/>
          <w:divBdr>
            <w:top w:val="none" w:sz="0" w:space="0" w:color="auto"/>
            <w:left w:val="none" w:sz="0" w:space="0" w:color="auto"/>
            <w:bottom w:val="none" w:sz="0" w:space="0" w:color="auto"/>
            <w:right w:val="none" w:sz="0" w:space="0" w:color="auto"/>
          </w:divBdr>
        </w:div>
        <w:div w:id="1306854893">
          <w:marLeft w:val="360"/>
          <w:marRight w:val="0"/>
          <w:marTop w:val="200"/>
          <w:marBottom w:val="0"/>
          <w:divBdr>
            <w:top w:val="none" w:sz="0" w:space="0" w:color="auto"/>
            <w:left w:val="none" w:sz="0" w:space="0" w:color="auto"/>
            <w:bottom w:val="none" w:sz="0" w:space="0" w:color="auto"/>
            <w:right w:val="none" w:sz="0" w:space="0" w:color="auto"/>
          </w:divBdr>
        </w:div>
        <w:div w:id="1418134340">
          <w:marLeft w:val="360"/>
          <w:marRight w:val="0"/>
          <w:marTop w:val="200"/>
          <w:marBottom w:val="0"/>
          <w:divBdr>
            <w:top w:val="none" w:sz="0" w:space="0" w:color="auto"/>
            <w:left w:val="none" w:sz="0" w:space="0" w:color="auto"/>
            <w:bottom w:val="none" w:sz="0" w:space="0" w:color="auto"/>
            <w:right w:val="none" w:sz="0" w:space="0" w:color="auto"/>
          </w:divBdr>
        </w:div>
        <w:div w:id="1432511832">
          <w:marLeft w:val="1800"/>
          <w:marRight w:val="0"/>
          <w:marTop w:val="100"/>
          <w:marBottom w:val="0"/>
          <w:divBdr>
            <w:top w:val="none" w:sz="0" w:space="0" w:color="auto"/>
            <w:left w:val="none" w:sz="0" w:space="0" w:color="auto"/>
            <w:bottom w:val="none" w:sz="0" w:space="0" w:color="auto"/>
            <w:right w:val="none" w:sz="0" w:space="0" w:color="auto"/>
          </w:divBdr>
        </w:div>
        <w:div w:id="1538077790">
          <w:marLeft w:val="1080"/>
          <w:marRight w:val="0"/>
          <w:marTop w:val="100"/>
          <w:marBottom w:val="0"/>
          <w:divBdr>
            <w:top w:val="none" w:sz="0" w:space="0" w:color="auto"/>
            <w:left w:val="none" w:sz="0" w:space="0" w:color="auto"/>
            <w:bottom w:val="none" w:sz="0" w:space="0" w:color="auto"/>
            <w:right w:val="none" w:sz="0" w:space="0" w:color="auto"/>
          </w:divBdr>
        </w:div>
        <w:div w:id="1651708969">
          <w:marLeft w:val="360"/>
          <w:marRight w:val="0"/>
          <w:marTop w:val="200"/>
          <w:marBottom w:val="0"/>
          <w:divBdr>
            <w:top w:val="none" w:sz="0" w:space="0" w:color="auto"/>
            <w:left w:val="none" w:sz="0" w:space="0" w:color="auto"/>
            <w:bottom w:val="none" w:sz="0" w:space="0" w:color="auto"/>
            <w:right w:val="none" w:sz="0" w:space="0" w:color="auto"/>
          </w:divBdr>
        </w:div>
        <w:div w:id="1763649128">
          <w:marLeft w:val="2520"/>
          <w:marRight w:val="0"/>
          <w:marTop w:val="100"/>
          <w:marBottom w:val="0"/>
          <w:divBdr>
            <w:top w:val="none" w:sz="0" w:space="0" w:color="auto"/>
            <w:left w:val="none" w:sz="0" w:space="0" w:color="auto"/>
            <w:bottom w:val="none" w:sz="0" w:space="0" w:color="auto"/>
            <w:right w:val="none" w:sz="0" w:space="0" w:color="auto"/>
          </w:divBdr>
        </w:div>
        <w:div w:id="2032997455">
          <w:marLeft w:val="360"/>
          <w:marRight w:val="0"/>
          <w:marTop w:val="200"/>
          <w:marBottom w:val="0"/>
          <w:divBdr>
            <w:top w:val="none" w:sz="0" w:space="0" w:color="auto"/>
            <w:left w:val="none" w:sz="0" w:space="0" w:color="auto"/>
            <w:bottom w:val="none" w:sz="0" w:space="0" w:color="auto"/>
            <w:right w:val="none" w:sz="0" w:space="0" w:color="auto"/>
          </w:divBdr>
        </w:div>
        <w:div w:id="2066680089">
          <w:marLeft w:val="360"/>
          <w:marRight w:val="0"/>
          <w:marTop w:val="200"/>
          <w:marBottom w:val="0"/>
          <w:divBdr>
            <w:top w:val="none" w:sz="0" w:space="0" w:color="auto"/>
            <w:left w:val="none" w:sz="0" w:space="0" w:color="auto"/>
            <w:bottom w:val="none" w:sz="0" w:space="0" w:color="auto"/>
            <w:right w:val="none" w:sz="0" w:space="0" w:color="auto"/>
          </w:divBdr>
        </w:div>
      </w:divsChild>
    </w:div>
    <w:div w:id="22823454">
      <w:bodyDiv w:val="1"/>
      <w:marLeft w:val="0"/>
      <w:marRight w:val="0"/>
      <w:marTop w:val="0"/>
      <w:marBottom w:val="0"/>
      <w:divBdr>
        <w:top w:val="none" w:sz="0" w:space="0" w:color="auto"/>
        <w:left w:val="none" w:sz="0" w:space="0" w:color="auto"/>
        <w:bottom w:val="none" w:sz="0" w:space="0" w:color="auto"/>
        <w:right w:val="none" w:sz="0" w:space="0" w:color="auto"/>
      </w:divBdr>
      <w:divsChild>
        <w:div w:id="1423604041">
          <w:marLeft w:val="547"/>
          <w:marRight w:val="0"/>
          <w:marTop w:val="154"/>
          <w:marBottom w:val="0"/>
          <w:divBdr>
            <w:top w:val="none" w:sz="0" w:space="0" w:color="auto"/>
            <w:left w:val="none" w:sz="0" w:space="0" w:color="auto"/>
            <w:bottom w:val="none" w:sz="0" w:space="0" w:color="auto"/>
            <w:right w:val="none" w:sz="0" w:space="0" w:color="auto"/>
          </w:divBdr>
        </w:div>
      </w:divsChild>
    </w:div>
    <w:div w:id="22946024">
      <w:bodyDiv w:val="1"/>
      <w:marLeft w:val="0"/>
      <w:marRight w:val="0"/>
      <w:marTop w:val="0"/>
      <w:marBottom w:val="0"/>
      <w:divBdr>
        <w:top w:val="none" w:sz="0" w:space="0" w:color="auto"/>
        <w:left w:val="none" w:sz="0" w:space="0" w:color="auto"/>
        <w:bottom w:val="none" w:sz="0" w:space="0" w:color="auto"/>
        <w:right w:val="none" w:sz="0" w:space="0" w:color="auto"/>
      </w:divBdr>
    </w:div>
    <w:div w:id="23137725">
      <w:bodyDiv w:val="1"/>
      <w:marLeft w:val="0"/>
      <w:marRight w:val="0"/>
      <w:marTop w:val="0"/>
      <w:marBottom w:val="0"/>
      <w:divBdr>
        <w:top w:val="none" w:sz="0" w:space="0" w:color="auto"/>
        <w:left w:val="none" w:sz="0" w:space="0" w:color="auto"/>
        <w:bottom w:val="none" w:sz="0" w:space="0" w:color="auto"/>
        <w:right w:val="none" w:sz="0" w:space="0" w:color="auto"/>
      </w:divBdr>
    </w:div>
    <w:div w:id="24137706">
      <w:bodyDiv w:val="1"/>
      <w:marLeft w:val="0"/>
      <w:marRight w:val="0"/>
      <w:marTop w:val="0"/>
      <w:marBottom w:val="0"/>
      <w:divBdr>
        <w:top w:val="none" w:sz="0" w:space="0" w:color="auto"/>
        <w:left w:val="none" w:sz="0" w:space="0" w:color="auto"/>
        <w:bottom w:val="none" w:sz="0" w:space="0" w:color="auto"/>
        <w:right w:val="none" w:sz="0" w:space="0" w:color="auto"/>
      </w:divBdr>
      <w:divsChild>
        <w:div w:id="461193294">
          <w:marLeft w:val="1800"/>
          <w:marRight w:val="0"/>
          <w:marTop w:val="86"/>
          <w:marBottom w:val="0"/>
          <w:divBdr>
            <w:top w:val="none" w:sz="0" w:space="0" w:color="auto"/>
            <w:left w:val="none" w:sz="0" w:space="0" w:color="auto"/>
            <w:bottom w:val="none" w:sz="0" w:space="0" w:color="auto"/>
            <w:right w:val="none" w:sz="0" w:space="0" w:color="auto"/>
          </w:divBdr>
        </w:div>
        <w:div w:id="782067776">
          <w:marLeft w:val="547"/>
          <w:marRight w:val="0"/>
          <w:marTop w:val="115"/>
          <w:marBottom w:val="0"/>
          <w:divBdr>
            <w:top w:val="none" w:sz="0" w:space="0" w:color="auto"/>
            <w:left w:val="none" w:sz="0" w:space="0" w:color="auto"/>
            <w:bottom w:val="none" w:sz="0" w:space="0" w:color="auto"/>
            <w:right w:val="none" w:sz="0" w:space="0" w:color="auto"/>
          </w:divBdr>
        </w:div>
        <w:div w:id="957839683">
          <w:marLeft w:val="1166"/>
          <w:marRight w:val="0"/>
          <w:marTop w:val="96"/>
          <w:marBottom w:val="0"/>
          <w:divBdr>
            <w:top w:val="none" w:sz="0" w:space="0" w:color="auto"/>
            <w:left w:val="none" w:sz="0" w:space="0" w:color="auto"/>
            <w:bottom w:val="none" w:sz="0" w:space="0" w:color="auto"/>
            <w:right w:val="none" w:sz="0" w:space="0" w:color="auto"/>
          </w:divBdr>
        </w:div>
        <w:div w:id="994340101">
          <w:marLeft w:val="1166"/>
          <w:marRight w:val="0"/>
          <w:marTop w:val="96"/>
          <w:marBottom w:val="0"/>
          <w:divBdr>
            <w:top w:val="none" w:sz="0" w:space="0" w:color="auto"/>
            <w:left w:val="none" w:sz="0" w:space="0" w:color="auto"/>
            <w:bottom w:val="none" w:sz="0" w:space="0" w:color="auto"/>
            <w:right w:val="none" w:sz="0" w:space="0" w:color="auto"/>
          </w:divBdr>
        </w:div>
        <w:div w:id="1189640154">
          <w:marLeft w:val="547"/>
          <w:marRight w:val="0"/>
          <w:marTop w:val="115"/>
          <w:marBottom w:val="0"/>
          <w:divBdr>
            <w:top w:val="none" w:sz="0" w:space="0" w:color="auto"/>
            <w:left w:val="none" w:sz="0" w:space="0" w:color="auto"/>
            <w:bottom w:val="none" w:sz="0" w:space="0" w:color="auto"/>
            <w:right w:val="none" w:sz="0" w:space="0" w:color="auto"/>
          </w:divBdr>
        </w:div>
        <w:div w:id="1425226851">
          <w:marLeft w:val="1166"/>
          <w:marRight w:val="0"/>
          <w:marTop w:val="96"/>
          <w:marBottom w:val="0"/>
          <w:divBdr>
            <w:top w:val="none" w:sz="0" w:space="0" w:color="auto"/>
            <w:left w:val="none" w:sz="0" w:space="0" w:color="auto"/>
            <w:bottom w:val="none" w:sz="0" w:space="0" w:color="auto"/>
            <w:right w:val="none" w:sz="0" w:space="0" w:color="auto"/>
          </w:divBdr>
        </w:div>
        <w:div w:id="1619949431">
          <w:marLeft w:val="1166"/>
          <w:marRight w:val="0"/>
          <w:marTop w:val="96"/>
          <w:marBottom w:val="0"/>
          <w:divBdr>
            <w:top w:val="none" w:sz="0" w:space="0" w:color="auto"/>
            <w:left w:val="none" w:sz="0" w:space="0" w:color="auto"/>
            <w:bottom w:val="none" w:sz="0" w:space="0" w:color="auto"/>
            <w:right w:val="none" w:sz="0" w:space="0" w:color="auto"/>
          </w:divBdr>
        </w:div>
        <w:div w:id="1658999818">
          <w:marLeft w:val="1166"/>
          <w:marRight w:val="0"/>
          <w:marTop w:val="96"/>
          <w:marBottom w:val="0"/>
          <w:divBdr>
            <w:top w:val="none" w:sz="0" w:space="0" w:color="auto"/>
            <w:left w:val="none" w:sz="0" w:space="0" w:color="auto"/>
            <w:bottom w:val="none" w:sz="0" w:space="0" w:color="auto"/>
            <w:right w:val="none" w:sz="0" w:space="0" w:color="auto"/>
          </w:divBdr>
        </w:div>
        <w:div w:id="1736932262">
          <w:marLeft w:val="1166"/>
          <w:marRight w:val="0"/>
          <w:marTop w:val="96"/>
          <w:marBottom w:val="0"/>
          <w:divBdr>
            <w:top w:val="none" w:sz="0" w:space="0" w:color="auto"/>
            <w:left w:val="none" w:sz="0" w:space="0" w:color="auto"/>
            <w:bottom w:val="none" w:sz="0" w:space="0" w:color="auto"/>
            <w:right w:val="none" w:sz="0" w:space="0" w:color="auto"/>
          </w:divBdr>
        </w:div>
      </w:divsChild>
    </w:div>
    <w:div w:id="25638132">
      <w:bodyDiv w:val="1"/>
      <w:marLeft w:val="0"/>
      <w:marRight w:val="0"/>
      <w:marTop w:val="0"/>
      <w:marBottom w:val="0"/>
      <w:divBdr>
        <w:top w:val="none" w:sz="0" w:space="0" w:color="auto"/>
        <w:left w:val="none" w:sz="0" w:space="0" w:color="auto"/>
        <w:bottom w:val="none" w:sz="0" w:space="0" w:color="auto"/>
        <w:right w:val="none" w:sz="0" w:space="0" w:color="auto"/>
      </w:divBdr>
    </w:div>
    <w:div w:id="25713295">
      <w:bodyDiv w:val="1"/>
      <w:marLeft w:val="0"/>
      <w:marRight w:val="0"/>
      <w:marTop w:val="0"/>
      <w:marBottom w:val="0"/>
      <w:divBdr>
        <w:top w:val="none" w:sz="0" w:space="0" w:color="auto"/>
        <w:left w:val="none" w:sz="0" w:space="0" w:color="auto"/>
        <w:bottom w:val="none" w:sz="0" w:space="0" w:color="auto"/>
        <w:right w:val="none" w:sz="0" w:space="0" w:color="auto"/>
      </w:divBdr>
      <w:divsChild>
        <w:div w:id="608662850">
          <w:marLeft w:val="360"/>
          <w:marRight w:val="0"/>
          <w:marTop w:val="200"/>
          <w:marBottom w:val="0"/>
          <w:divBdr>
            <w:top w:val="none" w:sz="0" w:space="0" w:color="auto"/>
            <w:left w:val="none" w:sz="0" w:space="0" w:color="auto"/>
            <w:bottom w:val="none" w:sz="0" w:space="0" w:color="auto"/>
            <w:right w:val="none" w:sz="0" w:space="0" w:color="auto"/>
          </w:divBdr>
        </w:div>
        <w:div w:id="1207064298">
          <w:marLeft w:val="360"/>
          <w:marRight w:val="0"/>
          <w:marTop w:val="200"/>
          <w:marBottom w:val="0"/>
          <w:divBdr>
            <w:top w:val="none" w:sz="0" w:space="0" w:color="auto"/>
            <w:left w:val="none" w:sz="0" w:space="0" w:color="auto"/>
            <w:bottom w:val="none" w:sz="0" w:space="0" w:color="auto"/>
            <w:right w:val="none" w:sz="0" w:space="0" w:color="auto"/>
          </w:divBdr>
        </w:div>
      </w:divsChild>
    </w:div>
    <w:div w:id="26149376">
      <w:bodyDiv w:val="1"/>
      <w:marLeft w:val="0"/>
      <w:marRight w:val="0"/>
      <w:marTop w:val="0"/>
      <w:marBottom w:val="0"/>
      <w:divBdr>
        <w:top w:val="none" w:sz="0" w:space="0" w:color="auto"/>
        <w:left w:val="none" w:sz="0" w:space="0" w:color="auto"/>
        <w:bottom w:val="none" w:sz="0" w:space="0" w:color="auto"/>
        <w:right w:val="none" w:sz="0" w:space="0" w:color="auto"/>
      </w:divBdr>
    </w:div>
    <w:div w:id="26416373">
      <w:bodyDiv w:val="1"/>
      <w:marLeft w:val="0"/>
      <w:marRight w:val="0"/>
      <w:marTop w:val="0"/>
      <w:marBottom w:val="0"/>
      <w:divBdr>
        <w:top w:val="none" w:sz="0" w:space="0" w:color="auto"/>
        <w:left w:val="none" w:sz="0" w:space="0" w:color="auto"/>
        <w:bottom w:val="none" w:sz="0" w:space="0" w:color="auto"/>
        <w:right w:val="none" w:sz="0" w:space="0" w:color="auto"/>
      </w:divBdr>
    </w:div>
    <w:div w:id="26639221">
      <w:bodyDiv w:val="1"/>
      <w:marLeft w:val="0"/>
      <w:marRight w:val="0"/>
      <w:marTop w:val="0"/>
      <w:marBottom w:val="0"/>
      <w:divBdr>
        <w:top w:val="none" w:sz="0" w:space="0" w:color="auto"/>
        <w:left w:val="none" w:sz="0" w:space="0" w:color="auto"/>
        <w:bottom w:val="none" w:sz="0" w:space="0" w:color="auto"/>
        <w:right w:val="none" w:sz="0" w:space="0" w:color="auto"/>
      </w:divBdr>
    </w:div>
    <w:div w:id="26832965">
      <w:bodyDiv w:val="1"/>
      <w:marLeft w:val="0"/>
      <w:marRight w:val="0"/>
      <w:marTop w:val="0"/>
      <w:marBottom w:val="0"/>
      <w:divBdr>
        <w:top w:val="none" w:sz="0" w:space="0" w:color="auto"/>
        <w:left w:val="none" w:sz="0" w:space="0" w:color="auto"/>
        <w:bottom w:val="none" w:sz="0" w:space="0" w:color="auto"/>
        <w:right w:val="none" w:sz="0" w:space="0" w:color="auto"/>
      </w:divBdr>
    </w:div>
    <w:div w:id="26954959">
      <w:bodyDiv w:val="1"/>
      <w:marLeft w:val="0"/>
      <w:marRight w:val="0"/>
      <w:marTop w:val="0"/>
      <w:marBottom w:val="0"/>
      <w:divBdr>
        <w:top w:val="none" w:sz="0" w:space="0" w:color="auto"/>
        <w:left w:val="none" w:sz="0" w:space="0" w:color="auto"/>
        <w:bottom w:val="none" w:sz="0" w:space="0" w:color="auto"/>
        <w:right w:val="none" w:sz="0" w:space="0" w:color="auto"/>
      </w:divBdr>
    </w:div>
    <w:div w:id="27219201">
      <w:bodyDiv w:val="1"/>
      <w:marLeft w:val="0"/>
      <w:marRight w:val="0"/>
      <w:marTop w:val="0"/>
      <w:marBottom w:val="0"/>
      <w:divBdr>
        <w:top w:val="none" w:sz="0" w:space="0" w:color="auto"/>
        <w:left w:val="none" w:sz="0" w:space="0" w:color="auto"/>
        <w:bottom w:val="none" w:sz="0" w:space="0" w:color="auto"/>
        <w:right w:val="none" w:sz="0" w:space="0" w:color="auto"/>
      </w:divBdr>
    </w:div>
    <w:div w:id="27339959">
      <w:bodyDiv w:val="1"/>
      <w:marLeft w:val="0"/>
      <w:marRight w:val="0"/>
      <w:marTop w:val="0"/>
      <w:marBottom w:val="0"/>
      <w:divBdr>
        <w:top w:val="none" w:sz="0" w:space="0" w:color="auto"/>
        <w:left w:val="none" w:sz="0" w:space="0" w:color="auto"/>
        <w:bottom w:val="none" w:sz="0" w:space="0" w:color="auto"/>
        <w:right w:val="none" w:sz="0" w:space="0" w:color="auto"/>
      </w:divBdr>
    </w:div>
    <w:div w:id="27488566">
      <w:bodyDiv w:val="1"/>
      <w:marLeft w:val="0"/>
      <w:marRight w:val="0"/>
      <w:marTop w:val="0"/>
      <w:marBottom w:val="0"/>
      <w:divBdr>
        <w:top w:val="none" w:sz="0" w:space="0" w:color="auto"/>
        <w:left w:val="none" w:sz="0" w:space="0" w:color="auto"/>
        <w:bottom w:val="none" w:sz="0" w:space="0" w:color="auto"/>
        <w:right w:val="none" w:sz="0" w:space="0" w:color="auto"/>
      </w:divBdr>
    </w:div>
    <w:div w:id="28337766">
      <w:bodyDiv w:val="1"/>
      <w:marLeft w:val="0"/>
      <w:marRight w:val="0"/>
      <w:marTop w:val="0"/>
      <w:marBottom w:val="0"/>
      <w:divBdr>
        <w:top w:val="none" w:sz="0" w:space="0" w:color="auto"/>
        <w:left w:val="none" w:sz="0" w:space="0" w:color="auto"/>
        <w:bottom w:val="none" w:sz="0" w:space="0" w:color="auto"/>
        <w:right w:val="none" w:sz="0" w:space="0" w:color="auto"/>
      </w:divBdr>
    </w:div>
    <w:div w:id="28531955">
      <w:bodyDiv w:val="1"/>
      <w:marLeft w:val="0"/>
      <w:marRight w:val="0"/>
      <w:marTop w:val="0"/>
      <w:marBottom w:val="0"/>
      <w:divBdr>
        <w:top w:val="none" w:sz="0" w:space="0" w:color="auto"/>
        <w:left w:val="none" w:sz="0" w:space="0" w:color="auto"/>
        <w:bottom w:val="none" w:sz="0" w:space="0" w:color="auto"/>
        <w:right w:val="none" w:sz="0" w:space="0" w:color="auto"/>
      </w:divBdr>
    </w:div>
    <w:div w:id="28847796">
      <w:bodyDiv w:val="1"/>
      <w:marLeft w:val="0"/>
      <w:marRight w:val="0"/>
      <w:marTop w:val="0"/>
      <w:marBottom w:val="0"/>
      <w:divBdr>
        <w:top w:val="none" w:sz="0" w:space="0" w:color="auto"/>
        <w:left w:val="none" w:sz="0" w:space="0" w:color="auto"/>
        <w:bottom w:val="none" w:sz="0" w:space="0" w:color="auto"/>
        <w:right w:val="none" w:sz="0" w:space="0" w:color="auto"/>
      </w:divBdr>
      <w:divsChild>
        <w:div w:id="1167163251">
          <w:marLeft w:val="547"/>
          <w:marRight w:val="0"/>
          <w:marTop w:val="134"/>
          <w:marBottom w:val="0"/>
          <w:divBdr>
            <w:top w:val="none" w:sz="0" w:space="0" w:color="auto"/>
            <w:left w:val="none" w:sz="0" w:space="0" w:color="auto"/>
            <w:bottom w:val="none" w:sz="0" w:space="0" w:color="auto"/>
            <w:right w:val="none" w:sz="0" w:space="0" w:color="auto"/>
          </w:divBdr>
        </w:div>
        <w:div w:id="1309900509">
          <w:marLeft w:val="547"/>
          <w:marRight w:val="0"/>
          <w:marTop w:val="134"/>
          <w:marBottom w:val="0"/>
          <w:divBdr>
            <w:top w:val="none" w:sz="0" w:space="0" w:color="auto"/>
            <w:left w:val="none" w:sz="0" w:space="0" w:color="auto"/>
            <w:bottom w:val="none" w:sz="0" w:space="0" w:color="auto"/>
            <w:right w:val="none" w:sz="0" w:space="0" w:color="auto"/>
          </w:divBdr>
        </w:div>
        <w:div w:id="2002805721">
          <w:marLeft w:val="547"/>
          <w:marRight w:val="0"/>
          <w:marTop w:val="134"/>
          <w:marBottom w:val="0"/>
          <w:divBdr>
            <w:top w:val="none" w:sz="0" w:space="0" w:color="auto"/>
            <w:left w:val="none" w:sz="0" w:space="0" w:color="auto"/>
            <w:bottom w:val="none" w:sz="0" w:space="0" w:color="auto"/>
            <w:right w:val="none" w:sz="0" w:space="0" w:color="auto"/>
          </w:divBdr>
        </w:div>
      </w:divsChild>
    </w:div>
    <w:div w:id="29302895">
      <w:bodyDiv w:val="1"/>
      <w:marLeft w:val="0"/>
      <w:marRight w:val="0"/>
      <w:marTop w:val="0"/>
      <w:marBottom w:val="0"/>
      <w:divBdr>
        <w:top w:val="none" w:sz="0" w:space="0" w:color="auto"/>
        <w:left w:val="none" w:sz="0" w:space="0" w:color="auto"/>
        <w:bottom w:val="none" w:sz="0" w:space="0" w:color="auto"/>
        <w:right w:val="none" w:sz="0" w:space="0" w:color="auto"/>
      </w:divBdr>
    </w:div>
    <w:div w:id="29962377">
      <w:bodyDiv w:val="1"/>
      <w:marLeft w:val="0"/>
      <w:marRight w:val="0"/>
      <w:marTop w:val="0"/>
      <w:marBottom w:val="0"/>
      <w:divBdr>
        <w:top w:val="none" w:sz="0" w:space="0" w:color="auto"/>
        <w:left w:val="none" w:sz="0" w:space="0" w:color="auto"/>
        <w:bottom w:val="none" w:sz="0" w:space="0" w:color="auto"/>
        <w:right w:val="none" w:sz="0" w:space="0" w:color="auto"/>
      </w:divBdr>
      <w:divsChild>
        <w:div w:id="438332888">
          <w:marLeft w:val="547"/>
          <w:marRight w:val="0"/>
          <w:marTop w:val="96"/>
          <w:marBottom w:val="0"/>
          <w:divBdr>
            <w:top w:val="none" w:sz="0" w:space="0" w:color="auto"/>
            <w:left w:val="none" w:sz="0" w:space="0" w:color="auto"/>
            <w:bottom w:val="none" w:sz="0" w:space="0" w:color="auto"/>
            <w:right w:val="none" w:sz="0" w:space="0" w:color="auto"/>
          </w:divBdr>
        </w:div>
        <w:div w:id="517354880">
          <w:marLeft w:val="1166"/>
          <w:marRight w:val="0"/>
          <w:marTop w:val="77"/>
          <w:marBottom w:val="0"/>
          <w:divBdr>
            <w:top w:val="none" w:sz="0" w:space="0" w:color="auto"/>
            <w:left w:val="none" w:sz="0" w:space="0" w:color="auto"/>
            <w:bottom w:val="none" w:sz="0" w:space="0" w:color="auto"/>
            <w:right w:val="none" w:sz="0" w:space="0" w:color="auto"/>
          </w:divBdr>
        </w:div>
        <w:div w:id="1325550856">
          <w:marLeft w:val="1166"/>
          <w:marRight w:val="0"/>
          <w:marTop w:val="77"/>
          <w:marBottom w:val="0"/>
          <w:divBdr>
            <w:top w:val="none" w:sz="0" w:space="0" w:color="auto"/>
            <w:left w:val="none" w:sz="0" w:space="0" w:color="auto"/>
            <w:bottom w:val="none" w:sz="0" w:space="0" w:color="auto"/>
            <w:right w:val="none" w:sz="0" w:space="0" w:color="auto"/>
          </w:divBdr>
        </w:div>
        <w:div w:id="1687057600">
          <w:marLeft w:val="547"/>
          <w:marRight w:val="0"/>
          <w:marTop w:val="96"/>
          <w:marBottom w:val="0"/>
          <w:divBdr>
            <w:top w:val="none" w:sz="0" w:space="0" w:color="auto"/>
            <w:left w:val="none" w:sz="0" w:space="0" w:color="auto"/>
            <w:bottom w:val="none" w:sz="0" w:space="0" w:color="auto"/>
            <w:right w:val="none" w:sz="0" w:space="0" w:color="auto"/>
          </w:divBdr>
        </w:div>
      </w:divsChild>
    </w:div>
    <w:div w:id="30351381">
      <w:bodyDiv w:val="1"/>
      <w:marLeft w:val="0"/>
      <w:marRight w:val="0"/>
      <w:marTop w:val="0"/>
      <w:marBottom w:val="0"/>
      <w:divBdr>
        <w:top w:val="none" w:sz="0" w:space="0" w:color="auto"/>
        <w:left w:val="none" w:sz="0" w:space="0" w:color="auto"/>
        <w:bottom w:val="none" w:sz="0" w:space="0" w:color="auto"/>
        <w:right w:val="none" w:sz="0" w:space="0" w:color="auto"/>
      </w:divBdr>
    </w:div>
    <w:div w:id="30887987">
      <w:bodyDiv w:val="1"/>
      <w:marLeft w:val="0"/>
      <w:marRight w:val="0"/>
      <w:marTop w:val="0"/>
      <w:marBottom w:val="0"/>
      <w:divBdr>
        <w:top w:val="none" w:sz="0" w:space="0" w:color="auto"/>
        <w:left w:val="none" w:sz="0" w:space="0" w:color="auto"/>
        <w:bottom w:val="none" w:sz="0" w:space="0" w:color="auto"/>
        <w:right w:val="none" w:sz="0" w:space="0" w:color="auto"/>
      </w:divBdr>
    </w:div>
    <w:div w:id="31225511">
      <w:bodyDiv w:val="1"/>
      <w:marLeft w:val="0"/>
      <w:marRight w:val="0"/>
      <w:marTop w:val="0"/>
      <w:marBottom w:val="0"/>
      <w:divBdr>
        <w:top w:val="none" w:sz="0" w:space="0" w:color="auto"/>
        <w:left w:val="none" w:sz="0" w:space="0" w:color="auto"/>
        <w:bottom w:val="none" w:sz="0" w:space="0" w:color="auto"/>
        <w:right w:val="none" w:sz="0" w:space="0" w:color="auto"/>
      </w:divBdr>
    </w:div>
    <w:div w:id="31659732">
      <w:bodyDiv w:val="1"/>
      <w:marLeft w:val="0"/>
      <w:marRight w:val="0"/>
      <w:marTop w:val="0"/>
      <w:marBottom w:val="0"/>
      <w:divBdr>
        <w:top w:val="none" w:sz="0" w:space="0" w:color="auto"/>
        <w:left w:val="none" w:sz="0" w:space="0" w:color="auto"/>
        <w:bottom w:val="none" w:sz="0" w:space="0" w:color="auto"/>
        <w:right w:val="none" w:sz="0" w:space="0" w:color="auto"/>
      </w:divBdr>
      <w:divsChild>
        <w:div w:id="162816063">
          <w:marLeft w:val="1800"/>
          <w:marRight w:val="0"/>
          <w:marTop w:val="96"/>
          <w:marBottom w:val="0"/>
          <w:divBdr>
            <w:top w:val="none" w:sz="0" w:space="0" w:color="auto"/>
            <w:left w:val="none" w:sz="0" w:space="0" w:color="auto"/>
            <w:bottom w:val="none" w:sz="0" w:space="0" w:color="auto"/>
            <w:right w:val="none" w:sz="0" w:space="0" w:color="auto"/>
          </w:divBdr>
        </w:div>
        <w:div w:id="289239795">
          <w:marLeft w:val="1166"/>
          <w:marRight w:val="0"/>
          <w:marTop w:val="115"/>
          <w:marBottom w:val="0"/>
          <w:divBdr>
            <w:top w:val="none" w:sz="0" w:space="0" w:color="auto"/>
            <w:left w:val="none" w:sz="0" w:space="0" w:color="auto"/>
            <w:bottom w:val="none" w:sz="0" w:space="0" w:color="auto"/>
            <w:right w:val="none" w:sz="0" w:space="0" w:color="auto"/>
          </w:divBdr>
        </w:div>
        <w:div w:id="342976586">
          <w:marLeft w:val="1800"/>
          <w:marRight w:val="0"/>
          <w:marTop w:val="96"/>
          <w:marBottom w:val="0"/>
          <w:divBdr>
            <w:top w:val="none" w:sz="0" w:space="0" w:color="auto"/>
            <w:left w:val="none" w:sz="0" w:space="0" w:color="auto"/>
            <w:bottom w:val="none" w:sz="0" w:space="0" w:color="auto"/>
            <w:right w:val="none" w:sz="0" w:space="0" w:color="auto"/>
          </w:divBdr>
        </w:div>
        <w:div w:id="515922878">
          <w:marLeft w:val="1166"/>
          <w:marRight w:val="0"/>
          <w:marTop w:val="115"/>
          <w:marBottom w:val="0"/>
          <w:divBdr>
            <w:top w:val="none" w:sz="0" w:space="0" w:color="auto"/>
            <w:left w:val="none" w:sz="0" w:space="0" w:color="auto"/>
            <w:bottom w:val="none" w:sz="0" w:space="0" w:color="auto"/>
            <w:right w:val="none" w:sz="0" w:space="0" w:color="auto"/>
          </w:divBdr>
        </w:div>
        <w:div w:id="1399593433">
          <w:marLeft w:val="1800"/>
          <w:marRight w:val="0"/>
          <w:marTop w:val="96"/>
          <w:marBottom w:val="0"/>
          <w:divBdr>
            <w:top w:val="none" w:sz="0" w:space="0" w:color="auto"/>
            <w:left w:val="none" w:sz="0" w:space="0" w:color="auto"/>
            <w:bottom w:val="none" w:sz="0" w:space="0" w:color="auto"/>
            <w:right w:val="none" w:sz="0" w:space="0" w:color="auto"/>
          </w:divBdr>
        </w:div>
        <w:div w:id="1824736495">
          <w:marLeft w:val="547"/>
          <w:marRight w:val="0"/>
          <w:marTop w:val="134"/>
          <w:marBottom w:val="0"/>
          <w:divBdr>
            <w:top w:val="none" w:sz="0" w:space="0" w:color="auto"/>
            <w:left w:val="none" w:sz="0" w:space="0" w:color="auto"/>
            <w:bottom w:val="none" w:sz="0" w:space="0" w:color="auto"/>
            <w:right w:val="none" w:sz="0" w:space="0" w:color="auto"/>
          </w:divBdr>
        </w:div>
      </w:divsChild>
    </w:div>
    <w:div w:id="31733033">
      <w:bodyDiv w:val="1"/>
      <w:marLeft w:val="0"/>
      <w:marRight w:val="0"/>
      <w:marTop w:val="0"/>
      <w:marBottom w:val="0"/>
      <w:divBdr>
        <w:top w:val="none" w:sz="0" w:space="0" w:color="auto"/>
        <w:left w:val="none" w:sz="0" w:space="0" w:color="auto"/>
        <w:bottom w:val="none" w:sz="0" w:space="0" w:color="auto"/>
        <w:right w:val="none" w:sz="0" w:space="0" w:color="auto"/>
      </w:divBdr>
    </w:div>
    <w:div w:id="32388913">
      <w:bodyDiv w:val="1"/>
      <w:marLeft w:val="0"/>
      <w:marRight w:val="0"/>
      <w:marTop w:val="0"/>
      <w:marBottom w:val="0"/>
      <w:divBdr>
        <w:top w:val="none" w:sz="0" w:space="0" w:color="auto"/>
        <w:left w:val="none" w:sz="0" w:space="0" w:color="auto"/>
        <w:bottom w:val="none" w:sz="0" w:space="0" w:color="auto"/>
        <w:right w:val="none" w:sz="0" w:space="0" w:color="auto"/>
      </w:divBdr>
    </w:div>
    <w:div w:id="33190878">
      <w:bodyDiv w:val="1"/>
      <w:marLeft w:val="0"/>
      <w:marRight w:val="0"/>
      <w:marTop w:val="0"/>
      <w:marBottom w:val="0"/>
      <w:divBdr>
        <w:top w:val="none" w:sz="0" w:space="0" w:color="auto"/>
        <w:left w:val="none" w:sz="0" w:space="0" w:color="auto"/>
        <w:bottom w:val="none" w:sz="0" w:space="0" w:color="auto"/>
        <w:right w:val="none" w:sz="0" w:space="0" w:color="auto"/>
      </w:divBdr>
    </w:div>
    <w:div w:id="33847710">
      <w:bodyDiv w:val="1"/>
      <w:marLeft w:val="0"/>
      <w:marRight w:val="0"/>
      <w:marTop w:val="0"/>
      <w:marBottom w:val="0"/>
      <w:divBdr>
        <w:top w:val="none" w:sz="0" w:space="0" w:color="auto"/>
        <w:left w:val="none" w:sz="0" w:space="0" w:color="auto"/>
        <w:bottom w:val="none" w:sz="0" w:space="0" w:color="auto"/>
        <w:right w:val="none" w:sz="0" w:space="0" w:color="auto"/>
      </w:divBdr>
    </w:div>
    <w:div w:id="34736502">
      <w:bodyDiv w:val="1"/>
      <w:marLeft w:val="0"/>
      <w:marRight w:val="0"/>
      <w:marTop w:val="0"/>
      <w:marBottom w:val="0"/>
      <w:divBdr>
        <w:top w:val="none" w:sz="0" w:space="0" w:color="auto"/>
        <w:left w:val="none" w:sz="0" w:space="0" w:color="auto"/>
        <w:bottom w:val="none" w:sz="0" w:space="0" w:color="auto"/>
        <w:right w:val="none" w:sz="0" w:space="0" w:color="auto"/>
      </w:divBdr>
      <w:divsChild>
        <w:div w:id="55393804">
          <w:marLeft w:val="1166"/>
          <w:marRight w:val="0"/>
          <w:marTop w:val="115"/>
          <w:marBottom w:val="0"/>
          <w:divBdr>
            <w:top w:val="none" w:sz="0" w:space="0" w:color="auto"/>
            <w:left w:val="none" w:sz="0" w:space="0" w:color="auto"/>
            <w:bottom w:val="none" w:sz="0" w:space="0" w:color="auto"/>
            <w:right w:val="none" w:sz="0" w:space="0" w:color="auto"/>
          </w:divBdr>
        </w:div>
        <w:div w:id="127478815">
          <w:marLeft w:val="1166"/>
          <w:marRight w:val="0"/>
          <w:marTop w:val="115"/>
          <w:marBottom w:val="0"/>
          <w:divBdr>
            <w:top w:val="none" w:sz="0" w:space="0" w:color="auto"/>
            <w:left w:val="none" w:sz="0" w:space="0" w:color="auto"/>
            <w:bottom w:val="none" w:sz="0" w:space="0" w:color="auto"/>
            <w:right w:val="none" w:sz="0" w:space="0" w:color="auto"/>
          </w:divBdr>
        </w:div>
        <w:div w:id="361442411">
          <w:marLeft w:val="1166"/>
          <w:marRight w:val="0"/>
          <w:marTop w:val="115"/>
          <w:marBottom w:val="0"/>
          <w:divBdr>
            <w:top w:val="none" w:sz="0" w:space="0" w:color="auto"/>
            <w:left w:val="none" w:sz="0" w:space="0" w:color="auto"/>
            <w:bottom w:val="none" w:sz="0" w:space="0" w:color="auto"/>
            <w:right w:val="none" w:sz="0" w:space="0" w:color="auto"/>
          </w:divBdr>
        </w:div>
        <w:div w:id="569582042">
          <w:marLeft w:val="1166"/>
          <w:marRight w:val="0"/>
          <w:marTop w:val="115"/>
          <w:marBottom w:val="0"/>
          <w:divBdr>
            <w:top w:val="none" w:sz="0" w:space="0" w:color="auto"/>
            <w:left w:val="none" w:sz="0" w:space="0" w:color="auto"/>
            <w:bottom w:val="none" w:sz="0" w:space="0" w:color="auto"/>
            <w:right w:val="none" w:sz="0" w:space="0" w:color="auto"/>
          </w:divBdr>
        </w:div>
        <w:div w:id="988628489">
          <w:marLeft w:val="547"/>
          <w:marRight w:val="0"/>
          <w:marTop w:val="130"/>
          <w:marBottom w:val="0"/>
          <w:divBdr>
            <w:top w:val="none" w:sz="0" w:space="0" w:color="auto"/>
            <w:left w:val="none" w:sz="0" w:space="0" w:color="auto"/>
            <w:bottom w:val="none" w:sz="0" w:space="0" w:color="auto"/>
            <w:right w:val="none" w:sz="0" w:space="0" w:color="auto"/>
          </w:divBdr>
        </w:div>
        <w:div w:id="1509717078">
          <w:marLeft w:val="547"/>
          <w:marRight w:val="0"/>
          <w:marTop w:val="130"/>
          <w:marBottom w:val="0"/>
          <w:divBdr>
            <w:top w:val="none" w:sz="0" w:space="0" w:color="auto"/>
            <w:left w:val="none" w:sz="0" w:space="0" w:color="auto"/>
            <w:bottom w:val="none" w:sz="0" w:space="0" w:color="auto"/>
            <w:right w:val="none" w:sz="0" w:space="0" w:color="auto"/>
          </w:divBdr>
        </w:div>
        <w:div w:id="1539465324">
          <w:marLeft w:val="1166"/>
          <w:marRight w:val="0"/>
          <w:marTop w:val="115"/>
          <w:marBottom w:val="0"/>
          <w:divBdr>
            <w:top w:val="none" w:sz="0" w:space="0" w:color="auto"/>
            <w:left w:val="none" w:sz="0" w:space="0" w:color="auto"/>
            <w:bottom w:val="none" w:sz="0" w:space="0" w:color="auto"/>
            <w:right w:val="none" w:sz="0" w:space="0" w:color="auto"/>
          </w:divBdr>
        </w:div>
        <w:div w:id="1858695462">
          <w:marLeft w:val="1166"/>
          <w:marRight w:val="0"/>
          <w:marTop w:val="115"/>
          <w:marBottom w:val="0"/>
          <w:divBdr>
            <w:top w:val="none" w:sz="0" w:space="0" w:color="auto"/>
            <w:left w:val="none" w:sz="0" w:space="0" w:color="auto"/>
            <w:bottom w:val="none" w:sz="0" w:space="0" w:color="auto"/>
            <w:right w:val="none" w:sz="0" w:space="0" w:color="auto"/>
          </w:divBdr>
        </w:div>
        <w:div w:id="2016303797">
          <w:marLeft w:val="547"/>
          <w:marRight w:val="0"/>
          <w:marTop w:val="130"/>
          <w:marBottom w:val="0"/>
          <w:divBdr>
            <w:top w:val="none" w:sz="0" w:space="0" w:color="auto"/>
            <w:left w:val="none" w:sz="0" w:space="0" w:color="auto"/>
            <w:bottom w:val="none" w:sz="0" w:space="0" w:color="auto"/>
            <w:right w:val="none" w:sz="0" w:space="0" w:color="auto"/>
          </w:divBdr>
        </w:div>
      </w:divsChild>
    </w:div>
    <w:div w:id="35392570">
      <w:bodyDiv w:val="1"/>
      <w:marLeft w:val="0"/>
      <w:marRight w:val="0"/>
      <w:marTop w:val="0"/>
      <w:marBottom w:val="0"/>
      <w:divBdr>
        <w:top w:val="none" w:sz="0" w:space="0" w:color="auto"/>
        <w:left w:val="none" w:sz="0" w:space="0" w:color="auto"/>
        <w:bottom w:val="none" w:sz="0" w:space="0" w:color="auto"/>
        <w:right w:val="none" w:sz="0" w:space="0" w:color="auto"/>
      </w:divBdr>
    </w:div>
    <w:div w:id="35395938">
      <w:bodyDiv w:val="1"/>
      <w:marLeft w:val="0"/>
      <w:marRight w:val="0"/>
      <w:marTop w:val="0"/>
      <w:marBottom w:val="0"/>
      <w:divBdr>
        <w:top w:val="none" w:sz="0" w:space="0" w:color="auto"/>
        <w:left w:val="none" w:sz="0" w:space="0" w:color="auto"/>
        <w:bottom w:val="none" w:sz="0" w:space="0" w:color="auto"/>
        <w:right w:val="none" w:sz="0" w:space="0" w:color="auto"/>
      </w:divBdr>
    </w:div>
    <w:div w:id="36245195">
      <w:bodyDiv w:val="1"/>
      <w:marLeft w:val="0"/>
      <w:marRight w:val="0"/>
      <w:marTop w:val="0"/>
      <w:marBottom w:val="0"/>
      <w:divBdr>
        <w:top w:val="none" w:sz="0" w:space="0" w:color="auto"/>
        <w:left w:val="none" w:sz="0" w:space="0" w:color="auto"/>
        <w:bottom w:val="none" w:sz="0" w:space="0" w:color="auto"/>
        <w:right w:val="none" w:sz="0" w:space="0" w:color="auto"/>
      </w:divBdr>
    </w:div>
    <w:div w:id="36246837">
      <w:bodyDiv w:val="1"/>
      <w:marLeft w:val="0"/>
      <w:marRight w:val="0"/>
      <w:marTop w:val="0"/>
      <w:marBottom w:val="0"/>
      <w:divBdr>
        <w:top w:val="none" w:sz="0" w:space="0" w:color="auto"/>
        <w:left w:val="none" w:sz="0" w:space="0" w:color="auto"/>
        <w:bottom w:val="none" w:sz="0" w:space="0" w:color="auto"/>
        <w:right w:val="none" w:sz="0" w:space="0" w:color="auto"/>
      </w:divBdr>
    </w:div>
    <w:div w:id="36397593">
      <w:bodyDiv w:val="1"/>
      <w:marLeft w:val="0"/>
      <w:marRight w:val="0"/>
      <w:marTop w:val="0"/>
      <w:marBottom w:val="0"/>
      <w:divBdr>
        <w:top w:val="none" w:sz="0" w:space="0" w:color="auto"/>
        <w:left w:val="none" w:sz="0" w:space="0" w:color="auto"/>
        <w:bottom w:val="none" w:sz="0" w:space="0" w:color="auto"/>
        <w:right w:val="none" w:sz="0" w:space="0" w:color="auto"/>
      </w:divBdr>
      <w:divsChild>
        <w:div w:id="187718782">
          <w:marLeft w:val="547"/>
          <w:marRight w:val="0"/>
          <w:marTop w:val="120"/>
          <w:marBottom w:val="0"/>
          <w:divBdr>
            <w:top w:val="none" w:sz="0" w:space="0" w:color="auto"/>
            <w:left w:val="none" w:sz="0" w:space="0" w:color="auto"/>
            <w:bottom w:val="none" w:sz="0" w:space="0" w:color="auto"/>
            <w:right w:val="none" w:sz="0" w:space="0" w:color="auto"/>
          </w:divBdr>
        </w:div>
        <w:div w:id="195048284">
          <w:marLeft w:val="1800"/>
          <w:marRight w:val="0"/>
          <w:marTop w:val="91"/>
          <w:marBottom w:val="0"/>
          <w:divBdr>
            <w:top w:val="none" w:sz="0" w:space="0" w:color="auto"/>
            <w:left w:val="none" w:sz="0" w:space="0" w:color="auto"/>
            <w:bottom w:val="none" w:sz="0" w:space="0" w:color="auto"/>
            <w:right w:val="none" w:sz="0" w:space="0" w:color="auto"/>
          </w:divBdr>
        </w:div>
        <w:div w:id="571890574">
          <w:marLeft w:val="1800"/>
          <w:marRight w:val="0"/>
          <w:marTop w:val="91"/>
          <w:marBottom w:val="0"/>
          <w:divBdr>
            <w:top w:val="none" w:sz="0" w:space="0" w:color="auto"/>
            <w:left w:val="none" w:sz="0" w:space="0" w:color="auto"/>
            <w:bottom w:val="none" w:sz="0" w:space="0" w:color="auto"/>
            <w:right w:val="none" w:sz="0" w:space="0" w:color="auto"/>
          </w:divBdr>
        </w:div>
        <w:div w:id="888956145">
          <w:marLeft w:val="1166"/>
          <w:marRight w:val="0"/>
          <w:marTop w:val="106"/>
          <w:marBottom w:val="0"/>
          <w:divBdr>
            <w:top w:val="none" w:sz="0" w:space="0" w:color="auto"/>
            <w:left w:val="none" w:sz="0" w:space="0" w:color="auto"/>
            <w:bottom w:val="none" w:sz="0" w:space="0" w:color="auto"/>
            <w:right w:val="none" w:sz="0" w:space="0" w:color="auto"/>
          </w:divBdr>
        </w:div>
        <w:div w:id="1461803975">
          <w:marLeft w:val="1166"/>
          <w:marRight w:val="0"/>
          <w:marTop w:val="106"/>
          <w:marBottom w:val="0"/>
          <w:divBdr>
            <w:top w:val="none" w:sz="0" w:space="0" w:color="auto"/>
            <w:left w:val="none" w:sz="0" w:space="0" w:color="auto"/>
            <w:bottom w:val="none" w:sz="0" w:space="0" w:color="auto"/>
            <w:right w:val="none" w:sz="0" w:space="0" w:color="auto"/>
          </w:divBdr>
        </w:div>
        <w:div w:id="1496847340">
          <w:marLeft w:val="547"/>
          <w:marRight w:val="0"/>
          <w:marTop w:val="120"/>
          <w:marBottom w:val="0"/>
          <w:divBdr>
            <w:top w:val="none" w:sz="0" w:space="0" w:color="auto"/>
            <w:left w:val="none" w:sz="0" w:space="0" w:color="auto"/>
            <w:bottom w:val="none" w:sz="0" w:space="0" w:color="auto"/>
            <w:right w:val="none" w:sz="0" w:space="0" w:color="auto"/>
          </w:divBdr>
        </w:div>
        <w:div w:id="1657760906">
          <w:marLeft w:val="1166"/>
          <w:marRight w:val="0"/>
          <w:marTop w:val="106"/>
          <w:marBottom w:val="0"/>
          <w:divBdr>
            <w:top w:val="none" w:sz="0" w:space="0" w:color="auto"/>
            <w:left w:val="none" w:sz="0" w:space="0" w:color="auto"/>
            <w:bottom w:val="none" w:sz="0" w:space="0" w:color="auto"/>
            <w:right w:val="none" w:sz="0" w:space="0" w:color="auto"/>
          </w:divBdr>
        </w:div>
        <w:div w:id="1771387356">
          <w:marLeft w:val="1166"/>
          <w:marRight w:val="0"/>
          <w:marTop w:val="106"/>
          <w:marBottom w:val="0"/>
          <w:divBdr>
            <w:top w:val="none" w:sz="0" w:space="0" w:color="auto"/>
            <w:left w:val="none" w:sz="0" w:space="0" w:color="auto"/>
            <w:bottom w:val="none" w:sz="0" w:space="0" w:color="auto"/>
            <w:right w:val="none" w:sz="0" w:space="0" w:color="auto"/>
          </w:divBdr>
        </w:div>
        <w:div w:id="1773553561">
          <w:marLeft w:val="547"/>
          <w:marRight w:val="0"/>
          <w:marTop w:val="120"/>
          <w:marBottom w:val="0"/>
          <w:divBdr>
            <w:top w:val="none" w:sz="0" w:space="0" w:color="auto"/>
            <w:left w:val="none" w:sz="0" w:space="0" w:color="auto"/>
            <w:bottom w:val="none" w:sz="0" w:space="0" w:color="auto"/>
            <w:right w:val="none" w:sz="0" w:space="0" w:color="auto"/>
          </w:divBdr>
        </w:div>
      </w:divsChild>
    </w:div>
    <w:div w:id="36707566">
      <w:bodyDiv w:val="1"/>
      <w:marLeft w:val="0"/>
      <w:marRight w:val="0"/>
      <w:marTop w:val="0"/>
      <w:marBottom w:val="0"/>
      <w:divBdr>
        <w:top w:val="none" w:sz="0" w:space="0" w:color="auto"/>
        <w:left w:val="none" w:sz="0" w:space="0" w:color="auto"/>
        <w:bottom w:val="none" w:sz="0" w:space="0" w:color="auto"/>
        <w:right w:val="none" w:sz="0" w:space="0" w:color="auto"/>
      </w:divBdr>
    </w:div>
    <w:div w:id="36857677">
      <w:bodyDiv w:val="1"/>
      <w:marLeft w:val="0"/>
      <w:marRight w:val="0"/>
      <w:marTop w:val="0"/>
      <w:marBottom w:val="0"/>
      <w:divBdr>
        <w:top w:val="none" w:sz="0" w:space="0" w:color="auto"/>
        <w:left w:val="none" w:sz="0" w:space="0" w:color="auto"/>
        <w:bottom w:val="none" w:sz="0" w:space="0" w:color="auto"/>
        <w:right w:val="none" w:sz="0" w:space="0" w:color="auto"/>
      </w:divBdr>
    </w:div>
    <w:div w:id="37629911">
      <w:bodyDiv w:val="1"/>
      <w:marLeft w:val="0"/>
      <w:marRight w:val="0"/>
      <w:marTop w:val="0"/>
      <w:marBottom w:val="0"/>
      <w:divBdr>
        <w:top w:val="none" w:sz="0" w:space="0" w:color="auto"/>
        <w:left w:val="none" w:sz="0" w:space="0" w:color="auto"/>
        <w:bottom w:val="none" w:sz="0" w:space="0" w:color="auto"/>
        <w:right w:val="none" w:sz="0" w:space="0" w:color="auto"/>
      </w:divBdr>
    </w:div>
    <w:div w:id="38287705">
      <w:bodyDiv w:val="1"/>
      <w:marLeft w:val="0"/>
      <w:marRight w:val="0"/>
      <w:marTop w:val="0"/>
      <w:marBottom w:val="0"/>
      <w:divBdr>
        <w:top w:val="none" w:sz="0" w:space="0" w:color="auto"/>
        <w:left w:val="none" w:sz="0" w:space="0" w:color="auto"/>
        <w:bottom w:val="none" w:sz="0" w:space="0" w:color="auto"/>
        <w:right w:val="none" w:sz="0" w:space="0" w:color="auto"/>
      </w:divBdr>
    </w:div>
    <w:div w:id="38675407">
      <w:bodyDiv w:val="1"/>
      <w:marLeft w:val="0"/>
      <w:marRight w:val="0"/>
      <w:marTop w:val="0"/>
      <w:marBottom w:val="0"/>
      <w:divBdr>
        <w:top w:val="none" w:sz="0" w:space="0" w:color="auto"/>
        <w:left w:val="none" w:sz="0" w:space="0" w:color="auto"/>
        <w:bottom w:val="none" w:sz="0" w:space="0" w:color="auto"/>
        <w:right w:val="none" w:sz="0" w:space="0" w:color="auto"/>
      </w:divBdr>
      <w:divsChild>
        <w:div w:id="869800276">
          <w:marLeft w:val="1166"/>
          <w:marRight w:val="0"/>
          <w:marTop w:val="86"/>
          <w:marBottom w:val="0"/>
          <w:divBdr>
            <w:top w:val="none" w:sz="0" w:space="0" w:color="auto"/>
            <w:left w:val="none" w:sz="0" w:space="0" w:color="auto"/>
            <w:bottom w:val="none" w:sz="0" w:space="0" w:color="auto"/>
            <w:right w:val="none" w:sz="0" w:space="0" w:color="auto"/>
          </w:divBdr>
        </w:div>
        <w:div w:id="978801167">
          <w:marLeft w:val="547"/>
          <w:marRight w:val="0"/>
          <w:marTop w:val="106"/>
          <w:marBottom w:val="0"/>
          <w:divBdr>
            <w:top w:val="none" w:sz="0" w:space="0" w:color="auto"/>
            <w:left w:val="none" w:sz="0" w:space="0" w:color="auto"/>
            <w:bottom w:val="none" w:sz="0" w:space="0" w:color="auto"/>
            <w:right w:val="none" w:sz="0" w:space="0" w:color="auto"/>
          </w:divBdr>
        </w:div>
        <w:div w:id="1033651899">
          <w:marLeft w:val="547"/>
          <w:marRight w:val="0"/>
          <w:marTop w:val="96"/>
          <w:marBottom w:val="0"/>
          <w:divBdr>
            <w:top w:val="none" w:sz="0" w:space="0" w:color="auto"/>
            <w:left w:val="none" w:sz="0" w:space="0" w:color="auto"/>
            <w:bottom w:val="none" w:sz="0" w:space="0" w:color="auto"/>
            <w:right w:val="none" w:sz="0" w:space="0" w:color="auto"/>
          </w:divBdr>
        </w:div>
        <w:div w:id="1635524147">
          <w:marLeft w:val="1166"/>
          <w:marRight w:val="0"/>
          <w:marTop w:val="86"/>
          <w:marBottom w:val="0"/>
          <w:divBdr>
            <w:top w:val="none" w:sz="0" w:space="0" w:color="auto"/>
            <w:left w:val="none" w:sz="0" w:space="0" w:color="auto"/>
            <w:bottom w:val="none" w:sz="0" w:space="0" w:color="auto"/>
            <w:right w:val="none" w:sz="0" w:space="0" w:color="auto"/>
          </w:divBdr>
        </w:div>
        <w:div w:id="2087219184">
          <w:marLeft w:val="547"/>
          <w:marRight w:val="0"/>
          <w:marTop w:val="106"/>
          <w:marBottom w:val="0"/>
          <w:divBdr>
            <w:top w:val="none" w:sz="0" w:space="0" w:color="auto"/>
            <w:left w:val="none" w:sz="0" w:space="0" w:color="auto"/>
            <w:bottom w:val="none" w:sz="0" w:space="0" w:color="auto"/>
            <w:right w:val="none" w:sz="0" w:space="0" w:color="auto"/>
          </w:divBdr>
        </w:div>
      </w:divsChild>
    </w:div>
    <w:div w:id="38743441">
      <w:bodyDiv w:val="1"/>
      <w:marLeft w:val="0"/>
      <w:marRight w:val="0"/>
      <w:marTop w:val="0"/>
      <w:marBottom w:val="0"/>
      <w:divBdr>
        <w:top w:val="none" w:sz="0" w:space="0" w:color="auto"/>
        <w:left w:val="none" w:sz="0" w:space="0" w:color="auto"/>
        <w:bottom w:val="none" w:sz="0" w:space="0" w:color="auto"/>
        <w:right w:val="none" w:sz="0" w:space="0" w:color="auto"/>
      </w:divBdr>
    </w:div>
    <w:div w:id="38867390">
      <w:bodyDiv w:val="1"/>
      <w:marLeft w:val="0"/>
      <w:marRight w:val="0"/>
      <w:marTop w:val="0"/>
      <w:marBottom w:val="0"/>
      <w:divBdr>
        <w:top w:val="none" w:sz="0" w:space="0" w:color="auto"/>
        <w:left w:val="none" w:sz="0" w:space="0" w:color="auto"/>
        <w:bottom w:val="none" w:sz="0" w:space="0" w:color="auto"/>
        <w:right w:val="none" w:sz="0" w:space="0" w:color="auto"/>
      </w:divBdr>
    </w:div>
    <w:div w:id="38868306">
      <w:bodyDiv w:val="1"/>
      <w:marLeft w:val="0"/>
      <w:marRight w:val="0"/>
      <w:marTop w:val="0"/>
      <w:marBottom w:val="0"/>
      <w:divBdr>
        <w:top w:val="none" w:sz="0" w:space="0" w:color="auto"/>
        <w:left w:val="none" w:sz="0" w:space="0" w:color="auto"/>
        <w:bottom w:val="none" w:sz="0" w:space="0" w:color="auto"/>
        <w:right w:val="none" w:sz="0" w:space="0" w:color="auto"/>
      </w:divBdr>
      <w:divsChild>
        <w:div w:id="744456145">
          <w:marLeft w:val="547"/>
          <w:marRight w:val="0"/>
          <w:marTop w:val="115"/>
          <w:marBottom w:val="0"/>
          <w:divBdr>
            <w:top w:val="none" w:sz="0" w:space="0" w:color="auto"/>
            <w:left w:val="none" w:sz="0" w:space="0" w:color="auto"/>
            <w:bottom w:val="none" w:sz="0" w:space="0" w:color="auto"/>
            <w:right w:val="none" w:sz="0" w:space="0" w:color="auto"/>
          </w:divBdr>
        </w:div>
        <w:div w:id="1186821772">
          <w:marLeft w:val="547"/>
          <w:marRight w:val="0"/>
          <w:marTop w:val="115"/>
          <w:marBottom w:val="0"/>
          <w:divBdr>
            <w:top w:val="none" w:sz="0" w:space="0" w:color="auto"/>
            <w:left w:val="none" w:sz="0" w:space="0" w:color="auto"/>
            <w:bottom w:val="none" w:sz="0" w:space="0" w:color="auto"/>
            <w:right w:val="none" w:sz="0" w:space="0" w:color="auto"/>
          </w:divBdr>
        </w:div>
      </w:divsChild>
    </w:div>
    <w:div w:id="39860730">
      <w:bodyDiv w:val="1"/>
      <w:marLeft w:val="0"/>
      <w:marRight w:val="0"/>
      <w:marTop w:val="0"/>
      <w:marBottom w:val="0"/>
      <w:divBdr>
        <w:top w:val="none" w:sz="0" w:space="0" w:color="auto"/>
        <w:left w:val="none" w:sz="0" w:space="0" w:color="auto"/>
        <w:bottom w:val="none" w:sz="0" w:space="0" w:color="auto"/>
        <w:right w:val="none" w:sz="0" w:space="0" w:color="auto"/>
      </w:divBdr>
    </w:div>
    <w:div w:id="40399041">
      <w:bodyDiv w:val="1"/>
      <w:marLeft w:val="0"/>
      <w:marRight w:val="0"/>
      <w:marTop w:val="0"/>
      <w:marBottom w:val="0"/>
      <w:divBdr>
        <w:top w:val="none" w:sz="0" w:space="0" w:color="auto"/>
        <w:left w:val="none" w:sz="0" w:space="0" w:color="auto"/>
        <w:bottom w:val="none" w:sz="0" w:space="0" w:color="auto"/>
        <w:right w:val="none" w:sz="0" w:space="0" w:color="auto"/>
      </w:divBdr>
      <w:divsChild>
        <w:div w:id="632564792">
          <w:marLeft w:val="1080"/>
          <w:marRight w:val="0"/>
          <w:marTop w:val="100"/>
          <w:marBottom w:val="0"/>
          <w:divBdr>
            <w:top w:val="none" w:sz="0" w:space="0" w:color="auto"/>
            <w:left w:val="none" w:sz="0" w:space="0" w:color="auto"/>
            <w:bottom w:val="none" w:sz="0" w:space="0" w:color="auto"/>
            <w:right w:val="none" w:sz="0" w:space="0" w:color="auto"/>
          </w:divBdr>
        </w:div>
        <w:div w:id="766269032">
          <w:marLeft w:val="1080"/>
          <w:marRight w:val="0"/>
          <w:marTop w:val="100"/>
          <w:marBottom w:val="0"/>
          <w:divBdr>
            <w:top w:val="none" w:sz="0" w:space="0" w:color="auto"/>
            <w:left w:val="none" w:sz="0" w:space="0" w:color="auto"/>
            <w:bottom w:val="none" w:sz="0" w:space="0" w:color="auto"/>
            <w:right w:val="none" w:sz="0" w:space="0" w:color="auto"/>
          </w:divBdr>
        </w:div>
        <w:div w:id="1044326867">
          <w:marLeft w:val="1080"/>
          <w:marRight w:val="0"/>
          <w:marTop w:val="100"/>
          <w:marBottom w:val="0"/>
          <w:divBdr>
            <w:top w:val="none" w:sz="0" w:space="0" w:color="auto"/>
            <w:left w:val="none" w:sz="0" w:space="0" w:color="auto"/>
            <w:bottom w:val="none" w:sz="0" w:space="0" w:color="auto"/>
            <w:right w:val="none" w:sz="0" w:space="0" w:color="auto"/>
          </w:divBdr>
        </w:div>
        <w:div w:id="1535725117">
          <w:marLeft w:val="1080"/>
          <w:marRight w:val="0"/>
          <w:marTop w:val="100"/>
          <w:marBottom w:val="0"/>
          <w:divBdr>
            <w:top w:val="none" w:sz="0" w:space="0" w:color="auto"/>
            <w:left w:val="none" w:sz="0" w:space="0" w:color="auto"/>
            <w:bottom w:val="none" w:sz="0" w:space="0" w:color="auto"/>
            <w:right w:val="none" w:sz="0" w:space="0" w:color="auto"/>
          </w:divBdr>
        </w:div>
        <w:div w:id="1748381646">
          <w:marLeft w:val="1080"/>
          <w:marRight w:val="0"/>
          <w:marTop w:val="100"/>
          <w:marBottom w:val="0"/>
          <w:divBdr>
            <w:top w:val="none" w:sz="0" w:space="0" w:color="auto"/>
            <w:left w:val="none" w:sz="0" w:space="0" w:color="auto"/>
            <w:bottom w:val="none" w:sz="0" w:space="0" w:color="auto"/>
            <w:right w:val="none" w:sz="0" w:space="0" w:color="auto"/>
          </w:divBdr>
        </w:div>
        <w:div w:id="1790976913">
          <w:marLeft w:val="360"/>
          <w:marRight w:val="0"/>
          <w:marTop w:val="200"/>
          <w:marBottom w:val="0"/>
          <w:divBdr>
            <w:top w:val="none" w:sz="0" w:space="0" w:color="auto"/>
            <w:left w:val="none" w:sz="0" w:space="0" w:color="auto"/>
            <w:bottom w:val="none" w:sz="0" w:space="0" w:color="auto"/>
            <w:right w:val="none" w:sz="0" w:space="0" w:color="auto"/>
          </w:divBdr>
        </w:div>
      </w:divsChild>
    </w:div>
    <w:div w:id="40592763">
      <w:bodyDiv w:val="1"/>
      <w:marLeft w:val="0"/>
      <w:marRight w:val="0"/>
      <w:marTop w:val="0"/>
      <w:marBottom w:val="0"/>
      <w:divBdr>
        <w:top w:val="none" w:sz="0" w:space="0" w:color="auto"/>
        <w:left w:val="none" w:sz="0" w:space="0" w:color="auto"/>
        <w:bottom w:val="none" w:sz="0" w:space="0" w:color="auto"/>
        <w:right w:val="none" w:sz="0" w:space="0" w:color="auto"/>
      </w:divBdr>
    </w:div>
    <w:div w:id="41247991">
      <w:bodyDiv w:val="1"/>
      <w:marLeft w:val="0"/>
      <w:marRight w:val="0"/>
      <w:marTop w:val="0"/>
      <w:marBottom w:val="0"/>
      <w:divBdr>
        <w:top w:val="none" w:sz="0" w:space="0" w:color="auto"/>
        <w:left w:val="none" w:sz="0" w:space="0" w:color="auto"/>
        <w:bottom w:val="none" w:sz="0" w:space="0" w:color="auto"/>
        <w:right w:val="none" w:sz="0" w:space="0" w:color="auto"/>
      </w:divBdr>
    </w:div>
    <w:div w:id="41444141">
      <w:bodyDiv w:val="1"/>
      <w:marLeft w:val="0"/>
      <w:marRight w:val="0"/>
      <w:marTop w:val="0"/>
      <w:marBottom w:val="0"/>
      <w:divBdr>
        <w:top w:val="none" w:sz="0" w:space="0" w:color="auto"/>
        <w:left w:val="none" w:sz="0" w:space="0" w:color="auto"/>
        <w:bottom w:val="none" w:sz="0" w:space="0" w:color="auto"/>
        <w:right w:val="none" w:sz="0" w:space="0" w:color="auto"/>
      </w:divBdr>
    </w:div>
    <w:div w:id="41639708">
      <w:bodyDiv w:val="1"/>
      <w:marLeft w:val="0"/>
      <w:marRight w:val="0"/>
      <w:marTop w:val="0"/>
      <w:marBottom w:val="0"/>
      <w:divBdr>
        <w:top w:val="none" w:sz="0" w:space="0" w:color="auto"/>
        <w:left w:val="none" w:sz="0" w:space="0" w:color="auto"/>
        <w:bottom w:val="none" w:sz="0" w:space="0" w:color="auto"/>
        <w:right w:val="none" w:sz="0" w:space="0" w:color="auto"/>
      </w:divBdr>
    </w:div>
    <w:div w:id="41902768">
      <w:bodyDiv w:val="1"/>
      <w:marLeft w:val="0"/>
      <w:marRight w:val="0"/>
      <w:marTop w:val="0"/>
      <w:marBottom w:val="0"/>
      <w:divBdr>
        <w:top w:val="none" w:sz="0" w:space="0" w:color="auto"/>
        <w:left w:val="none" w:sz="0" w:space="0" w:color="auto"/>
        <w:bottom w:val="none" w:sz="0" w:space="0" w:color="auto"/>
        <w:right w:val="none" w:sz="0" w:space="0" w:color="auto"/>
      </w:divBdr>
    </w:div>
    <w:div w:id="42143426">
      <w:bodyDiv w:val="1"/>
      <w:marLeft w:val="0"/>
      <w:marRight w:val="0"/>
      <w:marTop w:val="0"/>
      <w:marBottom w:val="0"/>
      <w:divBdr>
        <w:top w:val="none" w:sz="0" w:space="0" w:color="auto"/>
        <w:left w:val="none" w:sz="0" w:space="0" w:color="auto"/>
        <w:bottom w:val="none" w:sz="0" w:space="0" w:color="auto"/>
        <w:right w:val="none" w:sz="0" w:space="0" w:color="auto"/>
      </w:divBdr>
    </w:div>
    <w:div w:id="42877133">
      <w:bodyDiv w:val="1"/>
      <w:marLeft w:val="0"/>
      <w:marRight w:val="0"/>
      <w:marTop w:val="0"/>
      <w:marBottom w:val="0"/>
      <w:divBdr>
        <w:top w:val="none" w:sz="0" w:space="0" w:color="auto"/>
        <w:left w:val="none" w:sz="0" w:space="0" w:color="auto"/>
        <w:bottom w:val="none" w:sz="0" w:space="0" w:color="auto"/>
        <w:right w:val="none" w:sz="0" w:space="0" w:color="auto"/>
      </w:divBdr>
    </w:div>
    <w:div w:id="44530690">
      <w:bodyDiv w:val="1"/>
      <w:marLeft w:val="0"/>
      <w:marRight w:val="0"/>
      <w:marTop w:val="0"/>
      <w:marBottom w:val="0"/>
      <w:divBdr>
        <w:top w:val="none" w:sz="0" w:space="0" w:color="auto"/>
        <w:left w:val="none" w:sz="0" w:space="0" w:color="auto"/>
        <w:bottom w:val="none" w:sz="0" w:space="0" w:color="auto"/>
        <w:right w:val="none" w:sz="0" w:space="0" w:color="auto"/>
      </w:divBdr>
    </w:div>
    <w:div w:id="45184585">
      <w:bodyDiv w:val="1"/>
      <w:marLeft w:val="0"/>
      <w:marRight w:val="0"/>
      <w:marTop w:val="0"/>
      <w:marBottom w:val="0"/>
      <w:divBdr>
        <w:top w:val="none" w:sz="0" w:space="0" w:color="auto"/>
        <w:left w:val="none" w:sz="0" w:space="0" w:color="auto"/>
        <w:bottom w:val="none" w:sz="0" w:space="0" w:color="auto"/>
        <w:right w:val="none" w:sz="0" w:space="0" w:color="auto"/>
      </w:divBdr>
    </w:div>
    <w:div w:id="45297957">
      <w:bodyDiv w:val="1"/>
      <w:marLeft w:val="0"/>
      <w:marRight w:val="0"/>
      <w:marTop w:val="0"/>
      <w:marBottom w:val="0"/>
      <w:divBdr>
        <w:top w:val="none" w:sz="0" w:space="0" w:color="auto"/>
        <w:left w:val="none" w:sz="0" w:space="0" w:color="auto"/>
        <w:bottom w:val="none" w:sz="0" w:space="0" w:color="auto"/>
        <w:right w:val="none" w:sz="0" w:space="0" w:color="auto"/>
      </w:divBdr>
    </w:div>
    <w:div w:id="46071877">
      <w:bodyDiv w:val="1"/>
      <w:marLeft w:val="0"/>
      <w:marRight w:val="0"/>
      <w:marTop w:val="0"/>
      <w:marBottom w:val="0"/>
      <w:divBdr>
        <w:top w:val="none" w:sz="0" w:space="0" w:color="auto"/>
        <w:left w:val="none" w:sz="0" w:space="0" w:color="auto"/>
        <w:bottom w:val="none" w:sz="0" w:space="0" w:color="auto"/>
        <w:right w:val="none" w:sz="0" w:space="0" w:color="auto"/>
      </w:divBdr>
    </w:div>
    <w:div w:id="47068578">
      <w:bodyDiv w:val="1"/>
      <w:marLeft w:val="0"/>
      <w:marRight w:val="0"/>
      <w:marTop w:val="0"/>
      <w:marBottom w:val="0"/>
      <w:divBdr>
        <w:top w:val="none" w:sz="0" w:space="0" w:color="auto"/>
        <w:left w:val="none" w:sz="0" w:space="0" w:color="auto"/>
        <w:bottom w:val="none" w:sz="0" w:space="0" w:color="auto"/>
        <w:right w:val="none" w:sz="0" w:space="0" w:color="auto"/>
      </w:divBdr>
    </w:div>
    <w:div w:id="47071541">
      <w:bodyDiv w:val="1"/>
      <w:marLeft w:val="0"/>
      <w:marRight w:val="0"/>
      <w:marTop w:val="0"/>
      <w:marBottom w:val="0"/>
      <w:divBdr>
        <w:top w:val="none" w:sz="0" w:space="0" w:color="auto"/>
        <w:left w:val="none" w:sz="0" w:space="0" w:color="auto"/>
        <w:bottom w:val="none" w:sz="0" w:space="0" w:color="auto"/>
        <w:right w:val="none" w:sz="0" w:space="0" w:color="auto"/>
      </w:divBdr>
    </w:div>
    <w:div w:id="47187910">
      <w:bodyDiv w:val="1"/>
      <w:marLeft w:val="0"/>
      <w:marRight w:val="0"/>
      <w:marTop w:val="0"/>
      <w:marBottom w:val="0"/>
      <w:divBdr>
        <w:top w:val="none" w:sz="0" w:space="0" w:color="auto"/>
        <w:left w:val="none" w:sz="0" w:space="0" w:color="auto"/>
        <w:bottom w:val="none" w:sz="0" w:space="0" w:color="auto"/>
        <w:right w:val="none" w:sz="0" w:space="0" w:color="auto"/>
      </w:divBdr>
    </w:div>
    <w:div w:id="47415218">
      <w:bodyDiv w:val="1"/>
      <w:marLeft w:val="0"/>
      <w:marRight w:val="0"/>
      <w:marTop w:val="0"/>
      <w:marBottom w:val="0"/>
      <w:divBdr>
        <w:top w:val="none" w:sz="0" w:space="0" w:color="auto"/>
        <w:left w:val="none" w:sz="0" w:space="0" w:color="auto"/>
        <w:bottom w:val="none" w:sz="0" w:space="0" w:color="auto"/>
        <w:right w:val="none" w:sz="0" w:space="0" w:color="auto"/>
      </w:divBdr>
    </w:div>
    <w:div w:id="48891182">
      <w:bodyDiv w:val="1"/>
      <w:marLeft w:val="0"/>
      <w:marRight w:val="0"/>
      <w:marTop w:val="0"/>
      <w:marBottom w:val="0"/>
      <w:divBdr>
        <w:top w:val="none" w:sz="0" w:space="0" w:color="auto"/>
        <w:left w:val="none" w:sz="0" w:space="0" w:color="auto"/>
        <w:bottom w:val="none" w:sz="0" w:space="0" w:color="auto"/>
        <w:right w:val="none" w:sz="0" w:space="0" w:color="auto"/>
      </w:divBdr>
    </w:div>
    <w:div w:id="49548513">
      <w:bodyDiv w:val="1"/>
      <w:marLeft w:val="0"/>
      <w:marRight w:val="0"/>
      <w:marTop w:val="0"/>
      <w:marBottom w:val="0"/>
      <w:divBdr>
        <w:top w:val="none" w:sz="0" w:space="0" w:color="auto"/>
        <w:left w:val="none" w:sz="0" w:space="0" w:color="auto"/>
        <w:bottom w:val="none" w:sz="0" w:space="0" w:color="auto"/>
        <w:right w:val="none" w:sz="0" w:space="0" w:color="auto"/>
      </w:divBdr>
    </w:div>
    <w:div w:id="49696925">
      <w:bodyDiv w:val="1"/>
      <w:marLeft w:val="0"/>
      <w:marRight w:val="0"/>
      <w:marTop w:val="0"/>
      <w:marBottom w:val="0"/>
      <w:divBdr>
        <w:top w:val="none" w:sz="0" w:space="0" w:color="auto"/>
        <w:left w:val="none" w:sz="0" w:space="0" w:color="auto"/>
        <w:bottom w:val="none" w:sz="0" w:space="0" w:color="auto"/>
        <w:right w:val="none" w:sz="0" w:space="0" w:color="auto"/>
      </w:divBdr>
    </w:div>
    <w:div w:id="50276038">
      <w:bodyDiv w:val="1"/>
      <w:marLeft w:val="0"/>
      <w:marRight w:val="0"/>
      <w:marTop w:val="0"/>
      <w:marBottom w:val="0"/>
      <w:divBdr>
        <w:top w:val="none" w:sz="0" w:space="0" w:color="auto"/>
        <w:left w:val="none" w:sz="0" w:space="0" w:color="auto"/>
        <w:bottom w:val="none" w:sz="0" w:space="0" w:color="auto"/>
        <w:right w:val="none" w:sz="0" w:space="0" w:color="auto"/>
      </w:divBdr>
    </w:div>
    <w:div w:id="51007590">
      <w:bodyDiv w:val="1"/>
      <w:marLeft w:val="0"/>
      <w:marRight w:val="0"/>
      <w:marTop w:val="0"/>
      <w:marBottom w:val="0"/>
      <w:divBdr>
        <w:top w:val="none" w:sz="0" w:space="0" w:color="auto"/>
        <w:left w:val="none" w:sz="0" w:space="0" w:color="auto"/>
        <w:bottom w:val="none" w:sz="0" w:space="0" w:color="auto"/>
        <w:right w:val="none" w:sz="0" w:space="0" w:color="auto"/>
      </w:divBdr>
    </w:div>
    <w:div w:id="51856641">
      <w:bodyDiv w:val="1"/>
      <w:marLeft w:val="0"/>
      <w:marRight w:val="0"/>
      <w:marTop w:val="0"/>
      <w:marBottom w:val="0"/>
      <w:divBdr>
        <w:top w:val="none" w:sz="0" w:space="0" w:color="auto"/>
        <w:left w:val="none" w:sz="0" w:space="0" w:color="auto"/>
        <w:bottom w:val="none" w:sz="0" w:space="0" w:color="auto"/>
        <w:right w:val="none" w:sz="0" w:space="0" w:color="auto"/>
      </w:divBdr>
    </w:div>
    <w:div w:id="52968211">
      <w:bodyDiv w:val="1"/>
      <w:marLeft w:val="0"/>
      <w:marRight w:val="0"/>
      <w:marTop w:val="0"/>
      <w:marBottom w:val="0"/>
      <w:divBdr>
        <w:top w:val="none" w:sz="0" w:space="0" w:color="auto"/>
        <w:left w:val="none" w:sz="0" w:space="0" w:color="auto"/>
        <w:bottom w:val="none" w:sz="0" w:space="0" w:color="auto"/>
        <w:right w:val="none" w:sz="0" w:space="0" w:color="auto"/>
      </w:divBdr>
    </w:div>
    <w:div w:id="54088812">
      <w:bodyDiv w:val="1"/>
      <w:marLeft w:val="0"/>
      <w:marRight w:val="0"/>
      <w:marTop w:val="0"/>
      <w:marBottom w:val="0"/>
      <w:divBdr>
        <w:top w:val="none" w:sz="0" w:space="0" w:color="auto"/>
        <w:left w:val="none" w:sz="0" w:space="0" w:color="auto"/>
        <w:bottom w:val="none" w:sz="0" w:space="0" w:color="auto"/>
        <w:right w:val="none" w:sz="0" w:space="0" w:color="auto"/>
      </w:divBdr>
    </w:div>
    <w:div w:id="54623399">
      <w:bodyDiv w:val="1"/>
      <w:marLeft w:val="0"/>
      <w:marRight w:val="0"/>
      <w:marTop w:val="0"/>
      <w:marBottom w:val="0"/>
      <w:divBdr>
        <w:top w:val="none" w:sz="0" w:space="0" w:color="auto"/>
        <w:left w:val="none" w:sz="0" w:space="0" w:color="auto"/>
        <w:bottom w:val="none" w:sz="0" w:space="0" w:color="auto"/>
        <w:right w:val="none" w:sz="0" w:space="0" w:color="auto"/>
      </w:divBdr>
      <w:divsChild>
        <w:div w:id="328214718">
          <w:marLeft w:val="547"/>
          <w:marRight w:val="0"/>
          <w:marTop w:val="154"/>
          <w:marBottom w:val="0"/>
          <w:divBdr>
            <w:top w:val="none" w:sz="0" w:space="0" w:color="auto"/>
            <w:left w:val="none" w:sz="0" w:space="0" w:color="auto"/>
            <w:bottom w:val="none" w:sz="0" w:space="0" w:color="auto"/>
            <w:right w:val="none" w:sz="0" w:space="0" w:color="auto"/>
          </w:divBdr>
        </w:div>
        <w:div w:id="771898323">
          <w:marLeft w:val="547"/>
          <w:marRight w:val="0"/>
          <w:marTop w:val="154"/>
          <w:marBottom w:val="0"/>
          <w:divBdr>
            <w:top w:val="none" w:sz="0" w:space="0" w:color="auto"/>
            <w:left w:val="none" w:sz="0" w:space="0" w:color="auto"/>
            <w:bottom w:val="none" w:sz="0" w:space="0" w:color="auto"/>
            <w:right w:val="none" w:sz="0" w:space="0" w:color="auto"/>
          </w:divBdr>
        </w:div>
        <w:div w:id="1708094135">
          <w:marLeft w:val="547"/>
          <w:marRight w:val="0"/>
          <w:marTop w:val="154"/>
          <w:marBottom w:val="0"/>
          <w:divBdr>
            <w:top w:val="none" w:sz="0" w:space="0" w:color="auto"/>
            <w:left w:val="none" w:sz="0" w:space="0" w:color="auto"/>
            <w:bottom w:val="none" w:sz="0" w:space="0" w:color="auto"/>
            <w:right w:val="none" w:sz="0" w:space="0" w:color="auto"/>
          </w:divBdr>
        </w:div>
      </w:divsChild>
    </w:div>
    <w:div w:id="55007086">
      <w:bodyDiv w:val="1"/>
      <w:marLeft w:val="0"/>
      <w:marRight w:val="0"/>
      <w:marTop w:val="0"/>
      <w:marBottom w:val="0"/>
      <w:divBdr>
        <w:top w:val="none" w:sz="0" w:space="0" w:color="auto"/>
        <w:left w:val="none" w:sz="0" w:space="0" w:color="auto"/>
        <w:bottom w:val="none" w:sz="0" w:space="0" w:color="auto"/>
        <w:right w:val="none" w:sz="0" w:space="0" w:color="auto"/>
      </w:divBdr>
    </w:div>
    <w:div w:id="55009199">
      <w:bodyDiv w:val="1"/>
      <w:marLeft w:val="0"/>
      <w:marRight w:val="0"/>
      <w:marTop w:val="0"/>
      <w:marBottom w:val="0"/>
      <w:divBdr>
        <w:top w:val="none" w:sz="0" w:space="0" w:color="auto"/>
        <w:left w:val="none" w:sz="0" w:space="0" w:color="auto"/>
        <w:bottom w:val="none" w:sz="0" w:space="0" w:color="auto"/>
        <w:right w:val="none" w:sz="0" w:space="0" w:color="auto"/>
      </w:divBdr>
    </w:div>
    <w:div w:id="55202464">
      <w:bodyDiv w:val="1"/>
      <w:marLeft w:val="0"/>
      <w:marRight w:val="0"/>
      <w:marTop w:val="0"/>
      <w:marBottom w:val="0"/>
      <w:divBdr>
        <w:top w:val="none" w:sz="0" w:space="0" w:color="auto"/>
        <w:left w:val="none" w:sz="0" w:space="0" w:color="auto"/>
        <w:bottom w:val="none" w:sz="0" w:space="0" w:color="auto"/>
        <w:right w:val="none" w:sz="0" w:space="0" w:color="auto"/>
      </w:divBdr>
    </w:div>
    <w:div w:id="55202471">
      <w:bodyDiv w:val="1"/>
      <w:marLeft w:val="0"/>
      <w:marRight w:val="0"/>
      <w:marTop w:val="0"/>
      <w:marBottom w:val="0"/>
      <w:divBdr>
        <w:top w:val="none" w:sz="0" w:space="0" w:color="auto"/>
        <w:left w:val="none" w:sz="0" w:space="0" w:color="auto"/>
        <w:bottom w:val="none" w:sz="0" w:space="0" w:color="auto"/>
        <w:right w:val="none" w:sz="0" w:space="0" w:color="auto"/>
      </w:divBdr>
    </w:div>
    <w:div w:id="55663559">
      <w:bodyDiv w:val="1"/>
      <w:marLeft w:val="0"/>
      <w:marRight w:val="0"/>
      <w:marTop w:val="0"/>
      <w:marBottom w:val="0"/>
      <w:divBdr>
        <w:top w:val="none" w:sz="0" w:space="0" w:color="auto"/>
        <w:left w:val="none" w:sz="0" w:space="0" w:color="auto"/>
        <w:bottom w:val="none" w:sz="0" w:space="0" w:color="auto"/>
        <w:right w:val="none" w:sz="0" w:space="0" w:color="auto"/>
      </w:divBdr>
    </w:div>
    <w:div w:id="55785020">
      <w:bodyDiv w:val="1"/>
      <w:marLeft w:val="0"/>
      <w:marRight w:val="0"/>
      <w:marTop w:val="0"/>
      <w:marBottom w:val="0"/>
      <w:divBdr>
        <w:top w:val="none" w:sz="0" w:space="0" w:color="auto"/>
        <w:left w:val="none" w:sz="0" w:space="0" w:color="auto"/>
        <w:bottom w:val="none" w:sz="0" w:space="0" w:color="auto"/>
        <w:right w:val="none" w:sz="0" w:space="0" w:color="auto"/>
      </w:divBdr>
      <w:divsChild>
        <w:div w:id="780881234">
          <w:marLeft w:val="1166"/>
          <w:marRight w:val="0"/>
          <w:marTop w:val="134"/>
          <w:marBottom w:val="0"/>
          <w:divBdr>
            <w:top w:val="none" w:sz="0" w:space="0" w:color="auto"/>
            <w:left w:val="none" w:sz="0" w:space="0" w:color="auto"/>
            <w:bottom w:val="none" w:sz="0" w:space="0" w:color="auto"/>
            <w:right w:val="none" w:sz="0" w:space="0" w:color="auto"/>
          </w:divBdr>
        </w:div>
        <w:div w:id="1629970664">
          <w:marLeft w:val="547"/>
          <w:marRight w:val="0"/>
          <w:marTop w:val="154"/>
          <w:marBottom w:val="0"/>
          <w:divBdr>
            <w:top w:val="none" w:sz="0" w:space="0" w:color="auto"/>
            <w:left w:val="none" w:sz="0" w:space="0" w:color="auto"/>
            <w:bottom w:val="none" w:sz="0" w:space="0" w:color="auto"/>
            <w:right w:val="none" w:sz="0" w:space="0" w:color="auto"/>
          </w:divBdr>
        </w:div>
        <w:div w:id="1714498847">
          <w:marLeft w:val="1166"/>
          <w:marRight w:val="0"/>
          <w:marTop w:val="134"/>
          <w:marBottom w:val="0"/>
          <w:divBdr>
            <w:top w:val="none" w:sz="0" w:space="0" w:color="auto"/>
            <w:left w:val="none" w:sz="0" w:space="0" w:color="auto"/>
            <w:bottom w:val="none" w:sz="0" w:space="0" w:color="auto"/>
            <w:right w:val="none" w:sz="0" w:space="0" w:color="auto"/>
          </w:divBdr>
        </w:div>
      </w:divsChild>
    </w:div>
    <w:div w:id="56171416">
      <w:bodyDiv w:val="1"/>
      <w:marLeft w:val="0"/>
      <w:marRight w:val="0"/>
      <w:marTop w:val="0"/>
      <w:marBottom w:val="0"/>
      <w:divBdr>
        <w:top w:val="none" w:sz="0" w:space="0" w:color="auto"/>
        <w:left w:val="none" w:sz="0" w:space="0" w:color="auto"/>
        <w:bottom w:val="none" w:sz="0" w:space="0" w:color="auto"/>
        <w:right w:val="none" w:sz="0" w:space="0" w:color="auto"/>
      </w:divBdr>
    </w:div>
    <w:div w:id="56974185">
      <w:bodyDiv w:val="1"/>
      <w:marLeft w:val="0"/>
      <w:marRight w:val="0"/>
      <w:marTop w:val="0"/>
      <w:marBottom w:val="0"/>
      <w:divBdr>
        <w:top w:val="none" w:sz="0" w:space="0" w:color="auto"/>
        <w:left w:val="none" w:sz="0" w:space="0" w:color="auto"/>
        <w:bottom w:val="none" w:sz="0" w:space="0" w:color="auto"/>
        <w:right w:val="none" w:sz="0" w:space="0" w:color="auto"/>
      </w:divBdr>
    </w:div>
    <w:div w:id="58676312">
      <w:bodyDiv w:val="1"/>
      <w:marLeft w:val="0"/>
      <w:marRight w:val="0"/>
      <w:marTop w:val="0"/>
      <w:marBottom w:val="0"/>
      <w:divBdr>
        <w:top w:val="none" w:sz="0" w:space="0" w:color="auto"/>
        <w:left w:val="none" w:sz="0" w:space="0" w:color="auto"/>
        <w:bottom w:val="none" w:sz="0" w:space="0" w:color="auto"/>
        <w:right w:val="none" w:sz="0" w:space="0" w:color="auto"/>
      </w:divBdr>
    </w:div>
    <w:div w:id="58987108">
      <w:bodyDiv w:val="1"/>
      <w:marLeft w:val="0"/>
      <w:marRight w:val="0"/>
      <w:marTop w:val="0"/>
      <w:marBottom w:val="0"/>
      <w:divBdr>
        <w:top w:val="none" w:sz="0" w:space="0" w:color="auto"/>
        <w:left w:val="none" w:sz="0" w:space="0" w:color="auto"/>
        <w:bottom w:val="none" w:sz="0" w:space="0" w:color="auto"/>
        <w:right w:val="none" w:sz="0" w:space="0" w:color="auto"/>
      </w:divBdr>
    </w:div>
    <w:div w:id="59523979">
      <w:bodyDiv w:val="1"/>
      <w:marLeft w:val="0"/>
      <w:marRight w:val="0"/>
      <w:marTop w:val="0"/>
      <w:marBottom w:val="0"/>
      <w:divBdr>
        <w:top w:val="none" w:sz="0" w:space="0" w:color="auto"/>
        <w:left w:val="none" w:sz="0" w:space="0" w:color="auto"/>
        <w:bottom w:val="none" w:sz="0" w:space="0" w:color="auto"/>
        <w:right w:val="none" w:sz="0" w:space="0" w:color="auto"/>
      </w:divBdr>
      <w:divsChild>
        <w:div w:id="123623039">
          <w:marLeft w:val="1166"/>
          <w:marRight w:val="0"/>
          <w:marTop w:val="125"/>
          <w:marBottom w:val="0"/>
          <w:divBdr>
            <w:top w:val="none" w:sz="0" w:space="0" w:color="auto"/>
            <w:left w:val="none" w:sz="0" w:space="0" w:color="auto"/>
            <w:bottom w:val="none" w:sz="0" w:space="0" w:color="auto"/>
            <w:right w:val="none" w:sz="0" w:space="0" w:color="auto"/>
          </w:divBdr>
        </w:div>
        <w:div w:id="159389755">
          <w:marLeft w:val="547"/>
          <w:marRight w:val="0"/>
          <w:marTop w:val="144"/>
          <w:marBottom w:val="0"/>
          <w:divBdr>
            <w:top w:val="none" w:sz="0" w:space="0" w:color="auto"/>
            <w:left w:val="none" w:sz="0" w:space="0" w:color="auto"/>
            <w:bottom w:val="none" w:sz="0" w:space="0" w:color="auto"/>
            <w:right w:val="none" w:sz="0" w:space="0" w:color="auto"/>
          </w:divBdr>
        </w:div>
        <w:div w:id="478348588">
          <w:marLeft w:val="1166"/>
          <w:marRight w:val="0"/>
          <w:marTop w:val="125"/>
          <w:marBottom w:val="0"/>
          <w:divBdr>
            <w:top w:val="none" w:sz="0" w:space="0" w:color="auto"/>
            <w:left w:val="none" w:sz="0" w:space="0" w:color="auto"/>
            <w:bottom w:val="none" w:sz="0" w:space="0" w:color="auto"/>
            <w:right w:val="none" w:sz="0" w:space="0" w:color="auto"/>
          </w:divBdr>
        </w:div>
        <w:div w:id="941643335">
          <w:marLeft w:val="1166"/>
          <w:marRight w:val="0"/>
          <w:marTop w:val="125"/>
          <w:marBottom w:val="0"/>
          <w:divBdr>
            <w:top w:val="none" w:sz="0" w:space="0" w:color="auto"/>
            <w:left w:val="none" w:sz="0" w:space="0" w:color="auto"/>
            <w:bottom w:val="none" w:sz="0" w:space="0" w:color="auto"/>
            <w:right w:val="none" w:sz="0" w:space="0" w:color="auto"/>
          </w:divBdr>
        </w:div>
        <w:div w:id="1117800445">
          <w:marLeft w:val="547"/>
          <w:marRight w:val="0"/>
          <w:marTop w:val="144"/>
          <w:marBottom w:val="0"/>
          <w:divBdr>
            <w:top w:val="none" w:sz="0" w:space="0" w:color="auto"/>
            <w:left w:val="none" w:sz="0" w:space="0" w:color="auto"/>
            <w:bottom w:val="none" w:sz="0" w:space="0" w:color="auto"/>
            <w:right w:val="none" w:sz="0" w:space="0" w:color="auto"/>
          </w:divBdr>
        </w:div>
        <w:div w:id="1174415218">
          <w:marLeft w:val="547"/>
          <w:marRight w:val="0"/>
          <w:marTop w:val="144"/>
          <w:marBottom w:val="0"/>
          <w:divBdr>
            <w:top w:val="none" w:sz="0" w:space="0" w:color="auto"/>
            <w:left w:val="none" w:sz="0" w:space="0" w:color="auto"/>
            <w:bottom w:val="none" w:sz="0" w:space="0" w:color="auto"/>
            <w:right w:val="none" w:sz="0" w:space="0" w:color="auto"/>
          </w:divBdr>
        </w:div>
        <w:div w:id="1216351929">
          <w:marLeft w:val="547"/>
          <w:marRight w:val="0"/>
          <w:marTop w:val="144"/>
          <w:marBottom w:val="0"/>
          <w:divBdr>
            <w:top w:val="none" w:sz="0" w:space="0" w:color="auto"/>
            <w:left w:val="none" w:sz="0" w:space="0" w:color="auto"/>
            <w:bottom w:val="none" w:sz="0" w:space="0" w:color="auto"/>
            <w:right w:val="none" w:sz="0" w:space="0" w:color="auto"/>
          </w:divBdr>
        </w:div>
        <w:div w:id="1513717385">
          <w:marLeft w:val="1800"/>
          <w:marRight w:val="0"/>
          <w:marTop w:val="106"/>
          <w:marBottom w:val="0"/>
          <w:divBdr>
            <w:top w:val="none" w:sz="0" w:space="0" w:color="auto"/>
            <w:left w:val="none" w:sz="0" w:space="0" w:color="auto"/>
            <w:bottom w:val="none" w:sz="0" w:space="0" w:color="auto"/>
            <w:right w:val="none" w:sz="0" w:space="0" w:color="auto"/>
          </w:divBdr>
        </w:div>
      </w:divsChild>
    </w:div>
    <w:div w:id="59794800">
      <w:bodyDiv w:val="1"/>
      <w:marLeft w:val="0"/>
      <w:marRight w:val="0"/>
      <w:marTop w:val="0"/>
      <w:marBottom w:val="0"/>
      <w:divBdr>
        <w:top w:val="none" w:sz="0" w:space="0" w:color="auto"/>
        <w:left w:val="none" w:sz="0" w:space="0" w:color="auto"/>
        <w:bottom w:val="none" w:sz="0" w:space="0" w:color="auto"/>
        <w:right w:val="none" w:sz="0" w:space="0" w:color="auto"/>
      </w:divBdr>
    </w:div>
    <w:div w:id="60450955">
      <w:bodyDiv w:val="1"/>
      <w:marLeft w:val="0"/>
      <w:marRight w:val="0"/>
      <w:marTop w:val="0"/>
      <w:marBottom w:val="0"/>
      <w:divBdr>
        <w:top w:val="none" w:sz="0" w:space="0" w:color="auto"/>
        <w:left w:val="none" w:sz="0" w:space="0" w:color="auto"/>
        <w:bottom w:val="none" w:sz="0" w:space="0" w:color="auto"/>
        <w:right w:val="none" w:sz="0" w:space="0" w:color="auto"/>
      </w:divBdr>
    </w:div>
    <w:div w:id="60713106">
      <w:bodyDiv w:val="1"/>
      <w:marLeft w:val="0"/>
      <w:marRight w:val="0"/>
      <w:marTop w:val="0"/>
      <w:marBottom w:val="0"/>
      <w:divBdr>
        <w:top w:val="none" w:sz="0" w:space="0" w:color="auto"/>
        <w:left w:val="none" w:sz="0" w:space="0" w:color="auto"/>
        <w:bottom w:val="none" w:sz="0" w:space="0" w:color="auto"/>
        <w:right w:val="none" w:sz="0" w:space="0" w:color="auto"/>
      </w:divBdr>
    </w:div>
    <w:div w:id="61560289">
      <w:bodyDiv w:val="1"/>
      <w:marLeft w:val="0"/>
      <w:marRight w:val="0"/>
      <w:marTop w:val="0"/>
      <w:marBottom w:val="0"/>
      <w:divBdr>
        <w:top w:val="none" w:sz="0" w:space="0" w:color="auto"/>
        <w:left w:val="none" w:sz="0" w:space="0" w:color="auto"/>
        <w:bottom w:val="none" w:sz="0" w:space="0" w:color="auto"/>
        <w:right w:val="none" w:sz="0" w:space="0" w:color="auto"/>
      </w:divBdr>
    </w:div>
    <w:div w:id="62720992">
      <w:bodyDiv w:val="1"/>
      <w:marLeft w:val="0"/>
      <w:marRight w:val="0"/>
      <w:marTop w:val="0"/>
      <w:marBottom w:val="0"/>
      <w:divBdr>
        <w:top w:val="none" w:sz="0" w:space="0" w:color="auto"/>
        <w:left w:val="none" w:sz="0" w:space="0" w:color="auto"/>
        <w:bottom w:val="none" w:sz="0" w:space="0" w:color="auto"/>
        <w:right w:val="none" w:sz="0" w:space="0" w:color="auto"/>
      </w:divBdr>
    </w:div>
    <w:div w:id="63453524">
      <w:bodyDiv w:val="1"/>
      <w:marLeft w:val="0"/>
      <w:marRight w:val="0"/>
      <w:marTop w:val="0"/>
      <w:marBottom w:val="0"/>
      <w:divBdr>
        <w:top w:val="none" w:sz="0" w:space="0" w:color="auto"/>
        <w:left w:val="none" w:sz="0" w:space="0" w:color="auto"/>
        <w:bottom w:val="none" w:sz="0" w:space="0" w:color="auto"/>
        <w:right w:val="none" w:sz="0" w:space="0" w:color="auto"/>
      </w:divBdr>
    </w:div>
    <w:div w:id="64888099">
      <w:bodyDiv w:val="1"/>
      <w:marLeft w:val="0"/>
      <w:marRight w:val="0"/>
      <w:marTop w:val="0"/>
      <w:marBottom w:val="0"/>
      <w:divBdr>
        <w:top w:val="none" w:sz="0" w:space="0" w:color="auto"/>
        <w:left w:val="none" w:sz="0" w:space="0" w:color="auto"/>
        <w:bottom w:val="none" w:sz="0" w:space="0" w:color="auto"/>
        <w:right w:val="none" w:sz="0" w:space="0" w:color="auto"/>
      </w:divBdr>
    </w:div>
    <w:div w:id="65229186">
      <w:bodyDiv w:val="1"/>
      <w:marLeft w:val="0"/>
      <w:marRight w:val="0"/>
      <w:marTop w:val="0"/>
      <w:marBottom w:val="0"/>
      <w:divBdr>
        <w:top w:val="none" w:sz="0" w:space="0" w:color="auto"/>
        <w:left w:val="none" w:sz="0" w:space="0" w:color="auto"/>
        <w:bottom w:val="none" w:sz="0" w:space="0" w:color="auto"/>
        <w:right w:val="none" w:sz="0" w:space="0" w:color="auto"/>
      </w:divBdr>
      <w:divsChild>
        <w:div w:id="1375932250">
          <w:marLeft w:val="547"/>
          <w:marRight w:val="0"/>
          <w:marTop w:val="96"/>
          <w:marBottom w:val="0"/>
          <w:divBdr>
            <w:top w:val="none" w:sz="0" w:space="0" w:color="auto"/>
            <w:left w:val="none" w:sz="0" w:space="0" w:color="auto"/>
            <w:bottom w:val="none" w:sz="0" w:space="0" w:color="auto"/>
            <w:right w:val="none" w:sz="0" w:space="0" w:color="auto"/>
          </w:divBdr>
        </w:div>
      </w:divsChild>
    </w:div>
    <w:div w:id="65733346">
      <w:bodyDiv w:val="1"/>
      <w:marLeft w:val="0"/>
      <w:marRight w:val="0"/>
      <w:marTop w:val="0"/>
      <w:marBottom w:val="0"/>
      <w:divBdr>
        <w:top w:val="none" w:sz="0" w:space="0" w:color="auto"/>
        <w:left w:val="none" w:sz="0" w:space="0" w:color="auto"/>
        <w:bottom w:val="none" w:sz="0" w:space="0" w:color="auto"/>
        <w:right w:val="none" w:sz="0" w:space="0" w:color="auto"/>
      </w:divBdr>
      <w:divsChild>
        <w:div w:id="18630779">
          <w:marLeft w:val="2520"/>
          <w:marRight w:val="0"/>
          <w:marTop w:val="67"/>
          <w:marBottom w:val="0"/>
          <w:divBdr>
            <w:top w:val="none" w:sz="0" w:space="0" w:color="auto"/>
            <w:left w:val="none" w:sz="0" w:space="0" w:color="auto"/>
            <w:bottom w:val="none" w:sz="0" w:space="0" w:color="auto"/>
            <w:right w:val="none" w:sz="0" w:space="0" w:color="auto"/>
          </w:divBdr>
        </w:div>
        <w:div w:id="88278746">
          <w:marLeft w:val="547"/>
          <w:marRight w:val="0"/>
          <w:marTop w:val="96"/>
          <w:marBottom w:val="0"/>
          <w:divBdr>
            <w:top w:val="none" w:sz="0" w:space="0" w:color="auto"/>
            <w:left w:val="none" w:sz="0" w:space="0" w:color="auto"/>
            <w:bottom w:val="none" w:sz="0" w:space="0" w:color="auto"/>
            <w:right w:val="none" w:sz="0" w:space="0" w:color="auto"/>
          </w:divBdr>
        </w:div>
        <w:div w:id="304630055">
          <w:marLeft w:val="547"/>
          <w:marRight w:val="0"/>
          <w:marTop w:val="96"/>
          <w:marBottom w:val="0"/>
          <w:divBdr>
            <w:top w:val="none" w:sz="0" w:space="0" w:color="auto"/>
            <w:left w:val="none" w:sz="0" w:space="0" w:color="auto"/>
            <w:bottom w:val="none" w:sz="0" w:space="0" w:color="auto"/>
            <w:right w:val="none" w:sz="0" w:space="0" w:color="auto"/>
          </w:divBdr>
        </w:div>
        <w:div w:id="310525245">
          <w:marLeft w:val="1800"/>
          <w:marRight w:val="0"/>
          <w:marTop w:val="77"/>
          <w:marBottom w:val="0"/>
          <w:divBdr>
            <w:top w:val="none" w:sz="0" w:space="0" w:color="auto"/>
            <w:left w:val="none" w:sz="0" w:space="0" w:color="auto"/>
            <w:bottom w:val="none" w:sz="0" w:space="0" w:color="auto"/>
            <w:right w:val="none" w:sz="0" w:space="0" w:color="auto"/>
          </w:divBdr>
        </w:div>
        <w:div w:id="412826367">
          <w:marLeft w:val="3240"/>
          <w:marRight w:val="0"/>
          <w:marTop w:val="67"/>
          <w:marBottom w:val="0"/>
          <w:divBdr>
            <w:top w:val="none" w:sz="0" w:space="0" w:color="auto"/>
            <w:left w:val="none" w:sz="0" w:space="0" w:color="auto"/>
            <w:bottom w:val="none" w:sz="0" w:space="0" w:color="auto"/>
            <w:right w:val="none" w:sz="0" w:space="0" w:color="auto"/>
          </w:divBdr>
        </w:div>
        <w:div w:id="985476323">
          <w:marLeft w:val="1800"/>
          <w:marRight w:val="0"/>
          <w:marTop w:val="77"/>
          <w:marBottom w:val="0"/>
          <w:divBdr>
            <w:top w:val="none" w:sz="0" w:space="0" w:color="auto"/>
            <w:left w:val="none" w:sz="0" w:space="0" w:color="auto"/>
            <w:bottom w:val="none" w:sz="0" w:space="0" w:color="auto"/>
            <w:right w:val="none" w:sz="0" w:space="0" w:color="auto"/>
          </w:divBdr>
        </w:div>
        <w:div w:id="1067335389">
          <w:marLeft w:val="1166"/>
          <w:marRight w:val="0"/>
          <w:marTop w:val="86"/>
          <w:marBottom w:val="0"/>
          <w:divBdr>
            <w:top w:val="none" w:sz="0" w:space="0" w:color="auto"/>
            <w:left w:val="none" w:sz="0" w:space="0" w:color="auto"/>
            <w:bottom w:val="none" w:sz="0" w:space="0" w:color="auto"/>
            <w:right w:val="none" w:sz="0" w:space="0" w:color="auto"/>
          </w:divBdr>
        </w:div>
        <w:div w:id="1191800596">
          <w:marLeft w:val="2520"/>
          <w:marRight w:val="0"/>
          <w:marTop w:val="67"/>
          <w:marBottom w:val="0"/>
          <w:divBdr>
            <w:top w:val="none" w:sz="0" w:space="0" w:color="auto"/>
            <w:left w:val="none" w:sz="0" w:space="0" w:color="auto"/>
            <w:bottom w:val="none" w:sz="0" w:space="0" w:color="auto"/>
            <w:right w:val="none" w:sz="0" w:space="0" w:color="auto"/>
          </w:divBdr>
        </w:div>
        <w:div w:id="1333945978">
          <w:marLeft w:val="3240"/>
          <w:marRight w:val="0"/>
          <w:marTop w:val="67"/>
          <w:marBottom w:val="0"/>
          <w:divBdr>
            <w:top w:val="none" w:sz="0" w:space="0" w:color="auto"/>
            <w:left w:val="none" w:sz="0" w:space="0" w:color="auto"/>
            <w:bottom w:val="none" w:sz="0" w:space="0" w:color="auto"/>
            <w:right w:val="none" w:sz="0" w:space="0" w:color="auto"/>
          </w:divBdr>
        </w:div>
        <w:div w:id="1526019989">
          <w:marLeft w:val="1800"/>
          <w:marRight w:val="0"/>
          <w:marTop w:val="86"/>
          <w:marBottom w:val="0"/>
          <w:divBdr>
            <w:top w:val="none" w:sz="0" w:space="0" w:color="auto"/>
            <w:left w:val="none" w:sz="0" w:space="0" w:color="auto"/>
            <w:bottom w:val="none" w:sz="0" w:space="0" w:color="auto"/>
            <w:right w:val="none" w:sz="0" w:space="0" w:color="auto"/>
          </w:divBdr>
        </w:div>
        <w:div w:id="1586106240">
          <w:marLeft w:val="1166"/>
          <w:marRight w:val="0"/>
          <w:marTop w:val="86"/>
          <w:marBottom w:val="0"/>
          <w:divBdr>
            <w:top w:val="none" w:sz="0" w:space="0" w:color="auto"/>
            <w:left w:val="none" w:sz="0" w:space="0" w:color="auto"/>
            <w:bottom w:val="none" w:sz="0" w:space="0" w:color="auto"/>
            <w:right w:val="none" w:sz="0" w:space="0" w:color="auto"/>
          </w:divBdr>
        </w:div>
        <w:div w:id="1967539123">
          <w:marLeft w:val="1800"/>
          <w:marRight w:val="0"/>
          <w:marTop w:val="86"/>
          <w:marBottom w:val="0"/>
          <w:divBdr>
            <w:top w:val="none" w:sz="0" w:space="0" w:color="auto"/>
            <w:left w:val="none" w:sz="0" w:space="0" w:color="auto"/>
            <w:bottom w:val="none" w:sz="0" w:space="0" w:color="auto"/>
            <w:right w:val="none" w:sz="0" w:space="0" w:color="auto"/>
          </w:divBdr>
        </w:div>
      </w:divsChild>
    </w:div>
    <w:div w:id="65803997">
      <w:bodyDiv w:val="1"/>
      <w:marLeft w:val="0"/>
      <w:marRight w:val="0"/>
      <w:marTop w:val="0"/>
      <w:marBottom w:val="0"/>
      <w:divBdr>
        <w:top w:val="none" w:sz="0" w:space="0" w:color="auto"/>
        <w:left w:val="none" w:sz="0" w:space="0" w:color="auto"/>
        <w:bottom w:val="none" w:sz="0" w:space="0" w:color="auto"/>
        <w:right w:val="none" w:sz="0" w:space="0" w:color="auto"/>
      </w:divBdr>
    </w:div>
    <w:div w:id="66149284">
      <w:bodyDiv w:val="1"/>
      <w:marLeft w:val="0"/>
      <w:marRight w:val="0"/>
      <w:marTop w:val="0"/>
      <w:marBottom w:val="0"/>
      <w:divBdr>
        <w:top w:val="none" w:sz="0" w:space="0" w:color="auto"/>
        <w:left w:val="none" w:sz="0" w:space="0" w:color="auto"/>
        <w:bottom w:val="none" w:sz="0" w:space="0" w:color="auto"/>
        <w:right w:val="none" w:sz="0" w:space="0" w:color="auto"/>
      </w:divBdr>
    </w:div>
    <w:div w:id="68040506">
      <w:bodyDiv w:val="1"/>
      <w:marLeft w:val="0"/>
      <w:marRight w:val="0"/>
      <w:marTop w:val="0"/>
      <w:marBottom w:val="0"/>
      <w:divBdr>
        <w:top w:val="none" w:sz="0" w:space="0" w:color="auto"/>
        <w:left w:val="none" w:sz="0" w:space="0" w:color="auto"/>
        <w:bottom w:val="none" w:sz="0" w:space="0" w:color="auto"/>
        <w:right w:val="none" w:sz="0" w:space="0" w:color="auto"/>
      </w:divBdr>
      <w:divsChild>
        <w:div w:id="316153138">
          <w:marLeft w:val="1800"/>
          <w:marRight w:val="0"/>
          <w:marTop w:val="67"/>
          <w:marBottom w:val="0"/>
          <w:divBdr>
            <w:top w:val="none" w:sz="0" w:space="0" w:color="auto"/>
            <w:left w:val="none" w:sz="0" w:space="0" w:color="auto"/>
            <w:bottom w:val="none" w:sz="0" w:space="0" w:color="auto"/>
            <w:right w:val="none" w:sz="0" w:space="0" w:color="auto"/>
          </w:divBdr>
        </w:div>
        <w:div w:id="411245117">
          <w:marLeft w:val="1166"/>
          <w:marRight w:val="0"/>
          <w:marTop w:val="67"/>
          <w:marBottom w:val="0"/>
          <w:divBdr>
            <w:top w:val="none" w:sz="0" w:space="0" w:color="auto"/>
            <w:left w:val="none" w:sz="0" w:space="0" w:color="auto"/>
            <w:bottom w:val="none" w:sz="0" w:space="0" w:color="auto"/>
            <w:right w:val="none" w:sz="0" w:space="0" w:color="auto"/>
          </w:divBdr>
        </w:div>
        <w:div w:id="440149465">
          <w:marLeft w:val="2520"/>
          <w:marRight w:val="0"/>
          <w:marTop w:val="67"/>
          <w:marBottom w:val="0"/>
          <w:divBdr>
            <w:top w:val="none" w:sz="0" w:space="0" w:color="auto"/>
            <w:left w:val="none" w:sz="0" w:space="0" w:color="auto"/>
            <w:bottom w:val="none" w:sz="0" w:space="0" w:color="auto"/>
            <w:right w:val="none" w:sz="0" w:space="0" w:color="auto"/>
          </w:divBdr>
        </w:div>
        <w:div w:id="442043347">
          <w:marLeft w:val="1800"/>
          <w:marRight w:val="0"/>
          <w:marTop w:val="67"/>
          <w:marBottom w:val="0"/>
          <w:divBdr>
            <w:top w:val="none" w:sz="0" w:space="0" w:color="auto"/>
            <w:left w:val="none" w:sz="0" w:space="0" w:color="auto"/>
            <w:bottom w:val="none" w:sz="0" w:space="0" w:color="auto"/>
            <w:right w:val="none" w:sz="0" w:space="0" w:color="auto"/>
          </w:divBdr>
        </w:div>
        <w:div w:id="481624929">
          <w:marLeft w:val="1166"/>
          <w:marRight w:val="0"/>
          <w:marTop w:val="67"/>
          <w:marBottom w:val="0"/>
          <w:divBdr>
            <w:top w:val="none" w:sz="0" w:space="0" w:color="auto"/>
            <w:left w:val="none" w:sz="0" w:space="0" w:color="auto"/>
            <w:bottom w:val="none" w:sz="0" w:space="0" w:color="auto"/>
            <w:right w:val="none" w:sz="0" w:space="0" w:color="auto"/>
          </w:divBdr>
        </w:div>
        <w:div w:id="545605507">
          <w:marLeft w:val="1800"/>
          <w:marRight w:val="0"/>
          <w:marTop w:val="67"/>
          <w:marBottom w:val="0"/>
          <w:divBdr>
            <w:top w:val="none" w:sz="0" w:space="0" w:color="auto"/>
            <w:left w:val="none" w:sz="0" w:space="0" w:color="auto"/>
            <w:bottom w:val="none" w:sz="0" w:space="0" w:color="auto"/>
            <w:right w:val="none" w:sz="0" w:space="0" w:color="auto"/>
          </w:divBdr>
        </w:div>
        <w:div w:id="615258148">
          <w:marLeft w:val="1166"/>
          <w:marRight w:val="0"/>
          <w:marTop w:val="67"/>
          <w:marBottom w:val="0"/>
          <w:divBdr>
            <w:top w:val="none" w:sz="0" w:space="0" w:color="auto"/>
            <w:left w:val="none" w:sz="0" w:space="0" w:color="auto"/>
            <w:bottom w:val="none" w:sz="0" w:space="0" w:color="auto"/>
            <w:right w:val="none" w:sz="0" w:space="0" w:color="auto"/>
          </w:divBdr>
        </w:div>
        <w:div w:id="650208832">
          <w:marLeft w:val="1800"/>
          <w:marRight w:val="0"/>
          <w:marTop w:val="67"/>
          <w:marBottom w:val="0"/>
          <w:divBdr>
            <w:top w:val="none" w:sz="0" w:space="0" w:color="auto"/>
            <w:left w:val="none" w:sz="0" w:space="0" w:color="auto"/>
            <w:bottom w:val="none" w:sz="0" w:space="0" w:color="auto"/>
            <w:right w:val="none" w:sz="0" w:space="0" w:color="auto"/>
          </w:divBdr>
        </w:div>
        <w:div w:id="844326239">
          <w:marLeft w:val="1800"/>
          <w:marRight w:val="0"/>
          <w:marTop w:val="67"/>
          <w:marBottom w:val="0"/>
          <w:divBdr>
            <w:top w:val="none" w:sz="0" w:space="0" w:color="auto"/>
            <w:left w:val="none" w:sz="0" w:space="0" w:color="auto"/>
            <w:bottom w:val="none" w:sz="0" w:space="0" w:color="auto"/>
            <w:right w:val="none" w:sz="0" w:space="0" w:color="auto"/>
          </w:divBdr>
        </w:div>
        <w:div w:id="971520415">
          <w:marLeft w:val="1800"/>
          <w:marRight w:val="0"/>
          <w:marTop w:val="67"/>
          <w:marBottom w:val="0"/>
          <w:divBdr>
            <w:top w:val="none" w:sz="0" w:space="0" w:color="auto"/>
            <w:left w:val="none" w:sz="0" w:space="0" w:color="auto"/>
            <w:bottom w:val="none" w:sz="0" w:space="0" w:color="auto"/>
            <w:right w:val="none" w:sz="0" w:space="0" w:color="auto"/>
          </w:divBdr>
        </w:div>
        <w:div w:id="1188635686">
          <w:marLeft w:val="1166"/>
          <w:marRight w:val="0"/>
          <w:marTop w:val="67"/>
          <w:marBottom w:val="0"/>
          <w:divBdr>
            <w:top w:val="none" w:sz="0" w:space="0" w:color="auto"/>
            <w:left w:val="none" w:sz="0" w:space="0" w:color="auto"/>
            <w:bottom w:val="none" w:sz="0" w:space="0" w:color="auto"/>
            <w:right w:val="none" w:sz="0" w:space="0" w:color="auto"/>
          </w:divBdr>
        </w:div>
        <w:div w:id="1564104234">
          <w:marLeft w:val="1166"/>
          <w:marRight w:val="0"/>
          <w:marTop w:val="67"/>
          <w:marBottom w:val="0"/>
          <w:divBdr>
            <w:top w:val="none" w:sz="0" w:space="0" w:color="auto"/>
            <w:left w:val="none" w:sz="0" w:space="0" w:color="auto"/>
            <w:bottom w:val="none" w:sz="0" w:space="0" w:color="auto"/>
            <w:right w:val="none" w:sz="0" w:space="0" w:color="auto"/>
          </w:divBdr>
        </w:div>
        <w:div w:id="1689062929">
          <w:marLeft w:val="547"/>
          <w:marRight w:val="0"/>
          <w:marTop w:val="67"/>
          <w:marBottom w:val="0"/>
          <w:divBdr>
            <w:top w:val="none" w:sz="0" w:space="0" w:color="auto"/>
            <w:left w:val="none" w:sz="0" w:space="0" w:color="auto"/>
            <w:bottom w:val="none" w:sz="0" w:space="0" w:color="auto"/>
            <w:right w:val="none" w:sz="0" w:space="0" w:color="auto"/>
          </w:divBdr>
        </w:div>
        <w:div w:id="1913344441">
          <w:marLeft w:val="1166"/>
          <w:marRight w:val="0"/>
          <w:marTop w:val="67"/>
          <w:marBottom w:val="0"/>
          <w:divBdr>
            <w:top w:val="none" w:sz="0" w:space="0" w:color="auto"/>
            <w:left w:val="none" w:sz="0" w:space="0" w:color="auto"/>
            <w:bottom w:val="none" w:sz="0" w:space="0" w:color="auto"/>
            <w:right w:val="none" w:sz="0" w:space="0" w:color="auto"/>
          </w:divBdr>
        </w:div>
        <w:div w:id="2002150358">
          <w:marLeft w:val="1166"/>
          <w:marRight w:val="0"/>
          <w:marTop w:val="67"/>
          <w:marBottom w:val="0"/>
          <w:divBdr>
            <w:top w:val="none" w:sz="0" w:space="0" w:color="auto"/>
            <w:left w:val="none" w:sz="0" w:space="0" w:color="auto"/>
            <w:bottom w:val="none" w:sz="0" w:space="0" w:color="auto"/>
            <w:right w:val="none" w:sz="0" w:space="0" w:color="auto"/>
          </w:divBdr>
        </w:div>
        <w:div w:id="2002653830">
          <w:marLeft w:val="1800"/>
          <w:marRight w:val="0"/>
          <w:marTop w:val="67"/>
          <w:marBottom w:val="0"/>
          <w:divBdr>
            <w:top w:val="none" w:sz="0" w:space="0" w:color="auto"/>
            <w:left w:val="none" w:sz="0" w:space="0" w:color="auto"/>
            <w:bottom w:val="none" w:sz="0" w:space="0" w:color="auto"/>
            <w:right w:val="none" w:sz="0" w:space="0" w:color="auto"/>
          </w:divBdr>
        </w:div>
      </w:divsChild>
    </w:div>
    <w:div w:id="69423055">
      <w:bodyDiv w:val="1"/>
      <w:marLeft w:val="0"/>
      <w:marRight w:val="0"/>
      <w:marTop w:val="0"/>
      <w:marBottom w:val="0"/>
      <w:divBdr>
        <w:top w:val="none" w:sz="0" w:space="0" w:color="auto"/>
        <w:left w:val="none" w:sz="0" w:space="0" w:color="auto"/>
        <w:bottom w:val="none" w:sz="0" w:space="0" w:color="auto"/>
        <w:right w:val="none" w:sz="0" w:space="0" w:color="auto"/>
      </w:divBdr>
    </w:div>
    <w:div w:id="69665114">
      <w:bodyDiv w:val="1"/>
      <w:marLeft w:val="0"/>
      <w:marRight w:val="0"/>
      <w:marTop w:val="0"/>
      <w:marBottom w:val="0"/>
      <w:divBdr>
        <w:top w:val="none" w:sz="0" w:space="0" w:color="auto"/>
        <w:left w:val="none" w:sz="0" w:space="0" w:color="auto"/>
        <w:bottom w:val="none" w:sz="0" w:space="0" w:color="auto"/>
        <w:right w:val="none" w:sz="0" w:space="0" w:color="auto"/>
      </w:divBdr>
    </w:div>
    <w:div w:id="71902327">
      <w:bodyDiv w:val="1"/>
      <w:marLeft w:val="0"/>
      <w:marRight w:val="0"/>
      <w:marTop w:val="0"/>
      <w:marBottom w:val="0"/>
      <w:divBdr>
        <w:top w:val="none" w:sz="0" w:space="0" w:color="auto"/>
        <w:left w:val="none" w:sz="0" w:space="0" w:color="auto"/>
        <w:bottom w:val="none" w:sz="0" w:space="0" w:color="auto"/>
        <w:right w:val="none" w:sz="0" w:space="0" w:color="auto"/>
      </w:divBdr>
    </w:div>
    <w:div w:id="72243388">
      <w:bodyDiv w:val="1"/>
      <w:marLeft w:val="0"/>
      <w:marRight w:val="0"/>
      <w:marTop w:val="0"/>
      <w:marBottom w:val="0"/>
      <w:divBdr>
        <w:top w:val="none" w:sz="0" w:space="0" w:color="auto"/>
        <w:left w:val="none" w:sz="0" w:space="0" w:color="auto"/>
        <w:bottom w:val="none" w:sz="0" w:space="0" w:color="auto"/>
        <w:right w:val="none" w:sz="0" w:space="0" w:color="auto"/>
      </w:divBdr>
    </w:div>
    <w:div w:id="72704350">
      <w:bodyDiv w:val="1"/>
      <w:marLeft w:val="0"/>
      <w:marRight w:val="0"/>
      <w:marTop w:val="0"/>
      <w:marBottom w:val="0"/>
      <w:divBdr>
        <w:top w:val="none" w:sz="0" w:space="0" w:color="auto"/>
        <w:left w:val="none" w:sz="0" w:space="0" w:color="auto"/>
        <w:bottom w:val="none" w:sz="0" w:space="0" w:color="auto"/>
        <w:right w:val="none" w:sz="0" w:space="0" w:color="auto"/>
      </w:divBdr>
    </w:div>
    <w:div w:id="72896756">
      <w:bodyDiv w:val="1"/>
      <w:marLeft w:val="0"/>
      <w:marRight w:val="0"/>
      <w:marTop w:val="0"/>
      <w:marBottom w:val="0"/>
      <w:divBdr>
        <w:top w:val="none" w:sz="0" w:space="0" w:color="auto"/>
        <w:left w:val="none" w:sz="0" w:space="0" w:color="auto"/>
        <w:bottom w:val="none" w:sz="0" w:space="0" w:color="auto"/>
        <w:right w:val="none" w:sz="0" w:space="0" w:color="auto"/>
      </w:divBdr>
    </w:div>
    <w:div w:id="73557394">
      <w:bodyDiv w:val="1"/>
      <w:marLeft w:val="0"/>
      <w:marRight w:val="0"/>
      <w:marTop w:val="0"/>
      <w:marBottom w:val="0"/>
      <w:divBdr>
        <w:top w:val="none" w:sz="0" w:space="0" w:color="auto"/>
        <w:left w:val="none" w:sz="0" w:space="0" w:color="auto"/>
        <w:bottom w:val="none" w:sz="0" w:space="0" w:color="auto"/>
        <w:right w:val="none" w:sz="0" w:space="0" w:color="auto"/>
      </w:divBdr>
    </w:div>
    <w:div w:id="74325103">
      <w:bodyDiv w:val="1"/>
      <w:marLeft w:val="0"/>
      <w:marRight w:val="0"/>
      <w:marTop w:val="0"/>
      <w:marBottom w:val="0"/>
      <w:divBdr>
        <w:top w:val="none" w:sz="0" w:space="0" w:color="auto"/>
        <w:left w:val="none" w:sz="0" w:space="0" w:color="auto"/>
        <w:bottom w:val="none" w:sz="0" w:space="0" w:color="auto"/>
        <w:right w:val="none" w:sz="0" w:space="0" w:color="auto"/>
      </w:divBdr>
    </w:div>
    <w:div w:id="74933804">
      <w:bodyDiv w:val="1"/>
      <w:marLeft w:val="0"/>
      <w:marRight w:val="0"/>
      <w:marTop w:val="0"/>
      <w:marBottom w:val="0"/>
      <w:divBdr>
        <w:top w:val="none" w:sz="0" w:space="0" w:color="auto"/>
        <w:left w:val="none" w:sz="0" w:space="0" w:color="auto"/>
        <w:bottom w:val="none" w:sz="0" w:space="0" w:color="auto"/>
        <w:right w:val="none" w:sz="0" w:space="0" w:color="auto"/>
      </w:divBdr>
      <w:divsChild>
        <w:div w:id="746536664">
          <w:marLeft w:val="0"/>
          <w:marRight w:val="0"/>
          <w:marTop w:val="0"/>
          <w:marBottom w:val="0"/>
          <w:divBdr>
            <w:top w:val="none" w:sz="0" w:space="0" w:color="auto"/>
            <w:left w:val="none" w:sz="0" w:space="0" w:color="auto"/>
            <w:bottom w:val="none" w:sz="0" w:space="0" w:color="auto"/>
            <w:right w:val="none" w:sz="0" w:space="0" w:color="auto"/>
          </w:divBdr>
        </w:div>
      </w:divsChild>
    </w:div>
    <w:div w:id="74980219">
      <w:bodyDiv w:val="1"/>
      <w:marLeft w:val="0"/>
      <w:marRight w:val="0"/>
      <w:marTop w:val="0"/>
      <w:marBottom w:val="0"/>
      <w:divBdr>
        <w:top w:val="none" w:sz="0" w:space="0" w:color="auto"/>
        <w:left w:val="none" w:sz="0" w:space="0" w:color="auto"/>
        <w:bottom w:val="none" w:sz="0" w:space="0" w:color="auto"/>
        <w:right w:val="none" w:sz="0" w:space="0" w:color="auto"/>
      </w:divBdr>
    </w:div>
    <w:div w:id="75440824">
      <w:bodyDiv w:val="1"/>
      <w:marLeft w:val="0"/>
      <w:marRight w:val="0"/>
      <w:marTop w:val="0"/>
      <w:marBottom w:val="0"/>
      <w:divBdr>
        <w:top w:val="none" w:sz="0" w:space="0" w:color="auto"/>
        <w:left w:val="none" w:sz="0" w:space="0" w:color="auto"/>
        <w:bottom w:val="none" w:sz="0" w:space="0" w:color="auto"/>
        <w:right w:val="none" w:sz="0" w:space="0" w:color="auto"/>
      </w:divBdr>
    </w:div>
    <w:div w:id="75595494">
      <w:bodyDiv w:val="1"/>
      <w:marLeft w:val="0"/>
      <w:marRight w:val="0"/>
      <w:marTop w:val="0"/>
      <w:marBottom w:val="0"/>
      <w:divBdr>
        <w:top w:val="none" w:sz="0" w:space="0" w:color="auto"/>
        <w:left w:val="none" w:sz="0" w:space="0" w:color="auto"/>
        <w:bottom w:val="none" w:sz="0" w:space="0" w:color="auto"/>
        <w:right w:val="none" w:sz="0" w:space="0" w:color="auto"/>
      </w:divBdr>
    </w:div>
    <w:div w:id="76755152">
      <w:bodyDiv w:val="1"/>
      <w:marLeft w:val="0"/>
      <w:marRight w:val="0"/>
      <w:marTop w:val="0"/>
      <w:marBottom w:val="0"/>
      <w:divBdr>
        <w:top w:val="none" w:sz="0" w:space="0" w:color="auto"/>
        <w:left w:val="none" w:sz="0" w:space="0" w:color="auto"/>
        <w:bottom w:val="none" w:sz="0" w:space="0" w:color="auto"/>
        <w:right w:val="none" w:sz="0" w:space="0" w:color="auto"/>
      </w:divBdr>
      <w:divsChild>
        <w:div w:id="816645999">
          <w:marLeft w:val="547"/>
          <w:marRight w:val="0"/>
          <w:marTop w:val="115"/>
          <w:marBottom w:val="0"/>
          <w:divBdr>
            <w:top w:val="none" w:sz="0" w:space="0" w:color="auto"/>
            <w:left w:val="none" w:sz="0" w:space="0" w:color="auto"/>
            <w:bottom w:val="none" w:sz="0" w:space="0" w:color="auto"/>
            <w:right w:val="none" w:sz="0" w:space="0" w:color="auto"/>
          </w:divBdr>
        </w:div>
        <w:div w:id="1065033616">
          <w:marLeft w:val="1166"/>
          <w:marRight w:val="0"/>
          <w:marTop w:val="96"/>
          <w:marBottom w:val="0"/>
          <w:divBdr>
            <w:top w:val="none" w:sz="0" w:space="0" w:color="auto"/>
            <w:left w:val="none" w:sz="0" w:space="0" w:color="auto"/>
            <w:bottom w:val="none" w:sz="0" w:space="0" w:color="auto"/>
            <w:right w:val="none" w:sz="0" w:space="0" w:color="auto"/>
          </w:divBdr>
        </w:div>
        <w:div w:id="1929537657">
          <w:marLeft w:val="547"/>
          <w:marRight w:val="0"/>
          <w:marTop w:val="115"/>
          <w:marBottom w:val="0"/>
          <w:divBdr>
            <w:top w:val="none" w:sz="0" w:space="0" w:color="auto"/>
            <w:left w:val="none" w:sz="0" w:space="0" w:color="auto"/>
            <w:bottom w:val="none" w:sz="0" w:space="0" w:color="auto"/>
            <w:right w:val="none" w:sz="0" w:space="0" w:color="auto"/>
          </w:divBdr>
        </w:div>
        <w:div w:id="2060353471">
          <w:marLeft w:val="1166"/>
          <w:marRight w:val="0"/>
          <w:marTop w:val="96"/>
          <w:marBottom w:val="0"/>
          <w:divBdr>
            <w:top w:val="none" w:sz="0" w:space="0" w:color="auto"/>
            <w:left w:val="none" w:sz="0" w:space="0" w:color="auto"/>
            <w:bottom w:val="none" w:sz="0" w:space="0" w:color="auto"/>
            <w:right w:val="none" w:sz="0" w:space="0" w:color="auto"/>
          </w:divBdr>
        </w:div>
        <w:div w:id="2139371567">
          <w:marLeft w:val="1166"/>
          <w:marRight w:val="0"/>
          <w:marTop w:val="115"/>
          <w:marBottom w:val="0"/>
          <w:divBdr>
            <w:top w:val="none" w:sz="0" w:space="0" w:color="auto"/>
            <w:left w:val="none" w:sz="0" w:space="0" w:color="auto"/>
            <w:bottom w:val="none" w:sz="0" w:space="0" w:color="auto"/>
            <w:right w:val="none" w:sz="0" w:space="0" w:color="auto"/>
          </w:divBdr>
        </w:div>
      </w:divsChild>
    </w:div>
    <w:div w:id="76875101">
      <w:bodyDiv w:val="1"/>
      <w:marLeft w:val="0"/>
      <w:marRight w:val="0"/>
      <w:marTop w:val="0"/>
      <w:marBottom w:val="0"/>
      <w:divBdr>
        <w:top w:val="none" w:sz="0" w:space="0" w:color="auto"/>
        <w:left w:val="none" w:sz="0" w:space="0" w:color="auto"/>
        <w:bottom w:val="none" w:sz="0" w:space="0" w:color="auto"/>
        <w:right w:val="none" w:sz="0" w:space="0" w:color="auto"/>
      </w:divBdr>
    </w:div>
    <w:div w:id="77023418">
      <w:bodyDiv w:val="1"/>
      <w:marLeft w:val="0"/>
      <w:marRight w:val="0"/>
      <w:marTop w:val="0"/>
      <w:marBottom w:val="0"/>
      <w:divBdr>
        <w:top w:val="none" w:sz="0" w:space="0" w:color="auto"/>
        <w:left w:val="none" w:sz="0" w:space="0" w:color="auto"/>
        <w:bottom w:val="none" w:sz="0" w:space="0" w:color="auto"/>
        <w:right w:val="none" w:sz="0" w:space="0" w:color="auto"/>
      </w:divBdr>
    </w:div>
    <w:div w:id="77406408">
      <w:bodyDiv w:val="1"/>
      <w:marLeft w:val="0"/>
      <w:marRight w:val="0"/>
      <w:marTop w:val="0"/>
      <w:marBottom w:val="0"/>
      <w:divBdr>
        <w:top w:val="none" w:sz="0" w:space="0" w:color="auto"/>
        <w:left w:val="none" w:sz="0" w:space="0" w:color="auto"/>
        <w:bottom w:val="none" w:sz="0" w:space="0" w:color="auto"/>
        <w:right w:val="none" w:sz="0" w:space="0" w:color="auto"/>
      </w:divBdr>
      <w:divsChild>
        <w:div w:id="1684818849">
          <w:marLeft w:val="0"/>
          <w:marRight w:val="0"/>
          <w:marTop w:val="0"/>
          <w:marBottom w:val="0"/>
          <w:divBdr>
            <w:top w:val="none" w:sz="0" w:space="0" w:color="auto"/>
            <w:left w:val="none" w:sz="0" w:space="0" w:color="auto"/>
            <w:bottom w:val="none" w:sz="0" w:space="0" w:color="auto"/>
            <w:right w:val="none" w:sz="0" w:space="0" w:color="auto"/>
          </w:divBdr>
        </w:div>
      </w:divsChild>
    </w:div>
    <w:div w:id="78185482">
      <w:bodyDiv w:val="1"/>
      <w:marLeft w:val="0"/>
      <w:marRight w:val="0"/>
      <w:marTop w:val="0"/>
      <w:marBottom w:val="0"/>
      <w:divBdr>
        <w:top w:val="none" w:sz="0" w:space="0" w:color="auto"/>
        <w:left w:val="none" w:sz="0" w:space="0" w:color="auto"/>
        <w:bottom w:val="none" w:sz="0" w:space="0" w:color="auto"/>
        <w:right w:val="none" w:sz="0" w:space="0" w:color="auto"/>
      </w:divBdr>
    </w:div>
    <w:div w:id="78601552">
      <w:bodyDiv w:val="1"/>
      <w:marLeft w:val="0"/>
      <w:marRight w:val="0"/>
      <w:marTop w:val="0"/>
      <w:marBottom w:val="0"/>
      <w:divBdr>
        <w:top w:val="none" w:sz="0" w:space="0" w:color="auto"/>
        <w:left w:val="none" w:sz="0" w:space="0" w:color="auto"/>
        <w:bottom w:val="none" w:sz="0" w:space="0" w:color="auto"/>
        <w:right w:val="none" w:sz="0" w:space="0" w:color="auto"/>
      </w:divBdr>
    </w:div>
    <w:div w:id="78871254">
      <w:bodyDiv w:val="1"/>
      <w:marLeft w:val="0"/>
      <w:marRight w:val="0"/>
      <w:marTop w:val="0"/>
      <w:marBottom w:val="0"/>
      <w:divBdr>
        <w:top w:val="none" w:sz="0" w:space="0" w:color="auto"/>
        <w:left w:val="none" w:sz="0" w:space="0" w:color="auto"/>
        <w:bottom w:val="none" w:sz="0" w:space="0" w:color="auto"/>
        <w:right w:val="none" w:sz="0" w:space="0" w:color="auto"/>
      </w:divBdr>
      <w:divsChild>
        <w:div w:id="1958677918">
          <w:marLeft w:val="547"/>
          <w:marRight w:val="0"/>
          <w:marTop w:val="96"/>
          <w:marBottom w:val="0"/>
          <w:divBdr>
            <w:top w:val="none" w:sz="0" w:space="0" w:color="auto"/>
            <w:left w:val="none" w:sz="0" w:space="0" w:color="auto"/>
            <w:bottom w:val="none" w:sz="0" w:space="0" w:color="auto"/>
            <w:right w:val="none" w:sz="0" w:space="0" w:color="auto"/>
          </w:divBdr>
        </w:div>
      </w:divsChild>
    </w:div>
    <w:div w:id="78915499">
      <w:bodyDiv w:val="1"/>
      <w:marLeft w:val="0"/>
      <w:marRight w:val="0"/>
      <w:marTop w:val="0"/>
      <w:marBottom w:val="0"/>
      <w:divBdr>
        <w:top w:val="none" w:sz="0" w:space="0" w:color="auto"/>
        <w:left w:val="none" w:sz="0" w:space="0" w:color="auto"/>
        <w:bottom w:val="none" w:sz="0" w:space="0" w:color="auto"/>
        <w:right w:val="none" w:sz="0" w:space="0" w:color="auto"/>
      </w:divBdr>
    </w:div>
    <w:div w:id="80680763">
      <w:bodyDiv w:val="1"/>
      <w:marLeft w:val="0"/>
      <w:marRight w:val="0"/>
      <w:marTop w:val="0"/>
      <w:marBottom w:val="0"/>
      <w:divBdr>
        <w:top w:val="none" w:sz="0" w:space="0" w:color="auto"/>
        <w:left w:val="none" w:sz="0" w:space="0" w:color="auto"/>
        <w:bottom w:val="none" w:sz="0" w:space="0" w:color="auto"/>
        <w:right w:val="none" w:sz="0" w:space="0" w:color="auto"/>
      </w:divBdr>
    </w:div>
    <w:div w:id="81294246">
      <w:bodyDiv w:val="1"/>
      <w:marLeft w:val="0"/>
      <w:marRight w:val="0"/>
      <w:marTop w:val="0"/>
      <w:marBottom w:val="0"/>
      <w:divBdr>
        <w:top w:val="none" w:sz="0" w:space="0" w:color="auto"/>
        <w:left w:val="none" w:sz="0" w:space="0" w:color="auto"/>
        <w:bottom w:val="none" w:sz="0" w:space="0" w:color="auto"/>
        <w:right w:val="none" w:sz="0" w:space="0" w:color="auto"/>
      </w:divBdr>
      <w:divsChild>
        <w:div w:id="1171943509">
          <w:marLeft w:val="547"/>
          <w:marRight w:val="0"/>
          <w:marTop w:val="130"/>
          <w:marBottom w:val="0"/>
          <w:divBdr>
            <w:top w:val="none" w:sz="0" w:space="0" w:color="auto"/>
            <w:left w:val="none" w:sz="0" w:space="0" w:color="auto"/>
            <w:bottom w:val="none" w:sz="0" w:space="0" w:color="auto"/>
            <w:right w:val="none" w:sz="0" w:space="0" w:color="auto"/>
          </w:divBdr>
        </w:div>
        <w:div w:id="1523012742">
          <w:marLeft w:val="547"/>
          <w:marRight w:val="0"/>
          <w:marTop w:val="130"/>
          <w:marBottom w:val="0"/>
          <w:divBdr>
            <w:top w:val="none" w:sz="0" w:space="0" w:color="auto"/>
            <w:left w:val="none" w:sz="0" w:space="0" w:color="auto"/>
            <w:bottom w:val="none" w:sz="0" w:space="0" w:color="auto"/>
            <w:right w:val="none" w:sz="0" w:space="0" w:color="auto"/>
          </w:divBdr>
        </w:div>
      </w:divsChild>
    </w:div>
    <w:div w:id="81336720">
      <w:bodyDiv w:val="1"/>
      <w:marLeft w:val="0"/>
      <w:marRight w:val="0"/>
      <w:marTop w:val="0"/>
      <w:marBottom w:val="0"/>
      <w:divBdr>
        <w:top w:val="none" w:sz="0" w:space="0" w:color="auto"/>
        <w:left w:val="none" w:sz="0" w:space="0" w:color="auto"/>
        <w:bottom w:val="none" w:sz="0" w:space="0" w:color="auto"/>
        <w:right w:val="none" w:sz="0" w:space="0" w:color="auto"/>
      </w:divBdr>
    </w:div>
    <w:div w:id="82999739">
      <w:bodyDiv w:val="1"/>
      <w:marLeft w:val="0"/>
      <w:marRight w:val="0"/>
      <w:marTop w:val="0"/>
      <w:marBottom w:val="0"/>
      <w:divBdr>
        <w:top w:val="none" w:sz="0" w:space="0" w:color="auto"/>
        <w:left w:val="none" w:sz="0" w:space="0" w:color="auto"/>
        <w:bottom w:val="none" w:sz="0" w:space="0" w:color="auto"/>
        <w:right w:val="none" w:sz="0" w:space="0" w:color="auto"/>
      </w:divBdr>
    </w:div>
    <w:div w:id="83304106">
      <w:bodyDiv w:val="1"/>
      <w:marLeft w:val="0"/>
      <w:marRight w:val="0"/>
      <w:marTop w:val="0"/>
      <w:marBottom w:val="0"/>
      <w:divBdr>
        <w:top w:val="none" w:sz="0" w:space="0" w:color="auto"/>
        <w:left w:val="none" w:sz="0" w:space="0" w:color="auto"/>
        <w:bottom w:val="none" w:sz="0" w:space="0" w:color="auto"/>
        <w:right w:val="none" w:sz="0" w:space="0" w:color="auto"/>
      </w:divBdr>
    </w:div>
    <w:div w:id="84039940">
      <w:bodyDiv w:val="1"/>
      <w:marLeft w:val="0"/>
      <w:marRight w:val="0"/>
      <w:marTop w:val="0"/>
      <w:marBottom w:val="0"/>
      <w:divBdr>
        <w:top w:val="none" w:sz="0" w:space="0" w:color="auto"/>
        <w:left w:val="none" w:sz="0" w:space="0" w:color="auto"/>
        <w:bottom w:val="none" w:sz="0" w:space="0" w:color="auto"/>
        <w:right w:val="none" w:sz="0" w:space="0" w:color="auto"/>
      </w:divBdr>
    </w:div>
    <w:div w:id="84425270">
      <w:bodyDiv w:val="1"/>
      <w:marLeft w:val="0"/>
      <w:marRight w:val="0"/>
      <w:marTop w:val="0"/>
      <w:marBottom w:val="0"/>
      <w:divBdr>
        <w:top w:val="none" w:sz="0" w:space="0" w:color="auto"/>
        <w:left w:val="none" w:sz="0" w:space="0" w:color="auto"/>
        <w:bottom w:val="none" w:sz="0" w:space="0" w:color="auto"/>
        <w:right w:val="none" w:sz="0" w:space="0" w:color="auto"/>
      </w:divBdr>
      <w:divsChild>
        <w:div w:id="103767671">
          <w:marLeft w:val="547"/>
          <w:marRight w:val="0"/>
          <w:marTop w:val="96"/>
          <w:marBottom w:val="0"/>
          <w:divBdr>
            <w:top w:val="none" w:sz="0" w:space="0" w:color="auto"/>
            <w:left w:val="none" w:sz="0" w:space="0" w:color="auto"/>
            <w:bottom w:val="none" w:sz="0" w:space="0" w:color="auto"/>
            <w:right w:val="none" w:sz="0" w:space="0" w:color="auto"/>
          </w:divBdr>
        </w:div>
        <w:div w:id="368721103">
          <w:marLeft w:val="1166"/>
          <w:marRight w:val="0"/>
          <w:marTop w:val="96"/>
          <w:marBottom w:val="0"/>
          <w:divBdr>
            <w:top w:val="none" w:sz="0" w:space="0" w:color="auto"/>
            <w:left w:val="none" w:sz="0" w:space="0" w:color="auto"/>
            <w:bottom w:val="none" w:sz="0" w:space="0" w:color="auto"/>
            <w:right w:val="none" w:sz="0" w:space="0" w:color="auto"/>
          </w:divBdr>
        </w:div>
        <w:div w:id="689453909">
          <w:marLeft w:val="1166"/>
          <w:marRight w:val="0"/>
          <w:marTop w:val="96"/>
          <w:marBottom w:val="0"/>
          <w:divBdr>
            <w:top w:val="none" w:sz="0" w:space="0" w:color="auto"/>
            <w:left w:val="none" w:sz="0" w:space="0" w:color="auto"/>
            <w:bottom w:val="none" w:sz="0" w:space="0" w:color="auto"/>
            <w:right w:val="none" w:sz="0" w:space="0" w:color="auto"/>
          </w:divBdr>
        </w:div>
        <w:div w:id="800654990">
          <w:marLeft w:val="547"/>
          <w:marRight w:val="0"/>
          <w:marTop w:val="96"/>
          <w:marBottom w:val="0"/>
          <w:divBdr>
            <w:top w:val="none" w:sz="0" w:space="0" w:color="auto"/>
            <w:left w:val="none" w:sz="0" w:space="0" w:color="auto"/>
            <w:bottom w:val="none" w:sz="0" w:space="0" w:color="auto"/>
            <w:right w:val="none" w:sz="0" w:space="0" w:color="auto"/>
          </w:divBdr>
        </w:div>
        <w:div w:id="1789204509">
          <w:marLeft w:val="1166"/>
          <w:marRight w:val="0"/>
          <w:marTop w:val="96"/>
          <w:marBottom w:val="0"/>
          <w:divBdr>
            <w:top w:val="none" w:sz="0" w:space="0" w:color="auto"/>
            <w:left w:val="none" w:sz="0" w:space="0" w:color="auto"/>
            <w:bottom w:val="none" w:sz="0" w:space="0" w:color="auto"/>
            <w:right w:val="none" w:sz="0" w:space="0" w:color="auto"/>
          </w:divBdr>
        </w:div>
      </w:divsChild>
    </w:div>
    <w:div w:id="84543734">
      <w:bodyDiv w:val="1"/>
      <w:marLeft w:val="0"/>
      <w:marRight w:val="0"/>
      <w:marTop w:val="0"/>
      <w:marBottom w:val="0"/>
      <w:divBdr>
        <w:top w:val="none" w:sz="0" w:space="0" w:color="auto"/>
        <w:left w:val="none" w:sz="0" w:space="0" w:color="auto"/>
        <w:bottom w:val="none" w:sz="0" w:space="0" w:color="auto"/>
        <w:right w:val="none" w:sz="0" w:space="0" w:color="auto"/>
      </w:divBdr>
    </w:div>
    <w:div w:id="84767001">
      <w:bodyDiv w:val="1"/>
      <w:marLeft w:val="0"/>
      <w:marRight w:val="0"/>
      <w:marTop w:val="0"/>
      <w:marBottom w:val="0"/>
      <w:divBdr>
        <w:top w:val="none" w:sz="0" w:space="0" w:color="auto"/>
        <w:left w:val="none" w:sz="0" w:space="0" w:color="auto"/>
        <w:bottom w:val="none" w:sz="0" w:space="0" w:color="auto"/>
        <w:right w:val="none" w:sz="0" w:space="0" w:color="auto"/>
      </w:divBdr>
    </w:div>
    <w:div w:id="84809094">
      <w:bodyDiv w:val="1"/>
      <w:marLeft w:val="0"/>
      <w:marRight w:val="0"/>
      <w:marTop w:val="0"/>
      <w:marBottom w:val="0"/>
      <w:divBdr>
        <w:top w:val="none" w:sz="0" w:space="0" w:color="auto"/>
        <w:left w:val="none" w:sz="0" w:space="0" w:color="auto"/>
        <w:bottom w:val="none" w:sz="0" w:space="0" w:color="auto"/>
        <w:right w:val="none" w:sz="0" w:space="0" w:color="auto"/>
      </w:divBdr>
    </w:div>
    <w:div w:id="86075400">
      <w:bodyDiv w:val="1"/>
      <w:marLeft w:val="0"/>
      <w:marRight w:val="0"/>
      <w:marTop w:val="0"/>
      <w:marBottom w:val="0"/>
      <w:divBdr>
        <w:top w:val="none" w:sz="0" w:space="0" w:color="auto"/>
        <w:left w:val="none" w:sz="0" w:space="0" w:color="auto"/>
        <w:bottom w:val="none" w:sz="0" w:space="0" w:color="auto"/>
        <w:right w:val="none" w:sz="0" w:space="0" w:color="auto"/>
      </w:divBdr>
    </w:div>
    <w:div w:id="86270698">
      <w:bodyDiv w:val="1"/>
      <w:marLeft w:val="0"/>
      <w:marRight w:val="0"/>
      <w:marTop w:val="0"/>
      <w:marBottom w:val="0"/>
      <w:divBdr>
        <w:top w:val="none" w:sz="0" w:space="0" w:color="auto"/>
        <w:left w:val="none" w:sz="0" w:space="0" w:color="auto"/>
        <w:bottom w:val="none" w:sz="0" w:space="0" w:color="auto"/>
        <w:right w:val="none" w:sz="0" w:space="0" w:color="auto"/>
      </w:divBdr>
    </w:div>
    <w:div w:id="86391657">
      <w:bodyDiv w:val="1"/>
      <w:marLeft w:val="0"/>
      <w:marRight w:val="0"/>
      <w:marTop w:val="0"/>
      <w:marBottom w:val="0"/>
      <w:divBdr>
        <w:top w:val="none" w:sz="0" w:space="0" w:color="auto"/>
        <w:left w:val="none" w:sz="0" w:space="0" w:color="auto"/>
        <w:bottom w:val="none" w:sz="0" w:space="0" w:color="auto"/>
        <w:right w:val="none" w:sz="0" w:space="0" w:color="auto"/>
      </w:divBdr>
      <w:divsChild>
        <w:div w:id="612522104">
          <w:marLeft w:val="360"/>
          <w:marRight w:val="0"/>
          <w:marTop w:val="200"/>
          <w:marBottom w:val="0"/>
          <w:divBdr>
            <w:top w:val="none" w:sz="0" w:space="0" w:color="auto"/>
            <w:left w:val="none" w:sz="0" w:space="0" w:color="auto"/>
            <w:bottom w:val="none" w:sz="0" w:space="0" w:color="auto"/>
            <w:right w:val="none" w:sz="0" w:space="0" w:color="auto"/>
          </w:divBdr>
        </w:div>
        <w:div w:id="706685877">
          <w:marLeft w:val="1800"/>
          <w:marRight w:val="0"/>
          <w:marTop w:val="100"/>
          <w:marBottom w:val="0"/>
          <w:divBdr>
            <w:top w:val="none" w:sz="0" w:space="0" w:color="auto"/>
            <w:left w:val="none" w:sz="0" w:space="0" w:color="auto"/>
            <w:bottom w:val="none" w:sz="0" w:space="0" w:color="auto"/>
            <w:right w:val="none" w:sz="0" w:space="0" w:color="auto"/>
          </w:divBdr>
        </w:div>
        <w:div w:id="1110128069">
          <w:marLeft w:val="360"/>
          <w:marRight w:val="0"/>
          <w:marTop w:val="200"/>
          <w:marBottom w:val="0"/>
          <w:divBdr>
            <w:top w:val="none" w:sz="0" w:space="0" w:color="auto"/>
            <w:left w:val="none" w:sz="0" w:space="0" w:color="auto"/>
            <w:bottom w:val="none" w:sz="0" w:space="0" w:color="auto"/>
            <w:right w:val="none" w:sz="0" w:space="0" w:color="auto"/>
          </w:divBdr>
        </w:div>
        <w:div w:id="1129394996">
          <w:marLeft w:val="1080"/>
          <w:marRight w:val="0"/>
          <w:marTop w:val="100"/>
          <w:marBottom w:val="0"/>
          <w:divBdr>
            <w:top w:val="none" w:sz="0" w:space="0" w:color="auto"/>
            <w:left w:val="none" w:sz="0" w:space="0" w:color="auto"/>
            <w:bottom w:val="none" w:sz="0" w:space="0" w:color="auto"/>
            <w:right w:val="none" w:sz="0" w:space="0" w:color="auto"/>
          </w:divBdr>
        </w:div>
        <w:div w:id="1595236523">
          <w:marLeft w:val="1080"/>
          <w:marRight w:val="0"/>
          <w:marTop w:val="100"/>
          <w:marBottom w:val="0"/>
          <w:divBdr>
            <w:top w:val="none" w:sz="0" w:space="0" w:color="auto"/>
            <w:left w:val="none" w:sz="0" w:space="0" w:color="auto"/>
            <w:bottom w:val="none" w:sz="0" w:space="0" w:color="auto"/>
            <w:right w:val="none" w:sz="0" w:space="0" w:color="auto"/>
          </w:divBdr>
        </w:div>
        <w:div w:id="1789154440">
          <w:marLeft w:val="1080"/>
          <w:marRight w:val="0"/>
          <w:marTop w:val="100"/>
          <w:marBottom w:val="0"/>
          <w:divBdr>
            <w:top w:val="none" w:sz="0" w:space="0" w:color="auto"/>
            <w:left w:val="none" w:sz="0" w:space="0" w:color="auto"/>
            <w:bottom w:val="none" w:sz="0" w:space="0" w:color="auto"/>
            <w:right w:val="none" w:sz="0" w:space="0" w:color="auto"/>
          </w:divBdr>
        </w:div>
        <w:div w:id="1861310608">
          <w:marLeft w:val="360"/>
          <w:marRight w:val="0"/>
          <w:marTop w:val="200"/>
          <w:marBottom w:val="0"/>
          <w:divBdr>
            <w:top w:val="none" w:sz="0" w:space="0" w:color="auto"/>
            <w:left w:val="none" w:sz="0" w:space="0" w:color="auto"/>
            <w:bottom w:val="none" w:sz="0" w:space="0" w:color="auto"/>
            <w:right w:val="none" w:sz="0" w:space="0" w:color="auto"/>
          </w:divBdr>
        </w:div>
      </w:divsChild>
    </w:div>
    <w:div w:id="86509546">
      <w:bodyDiv w:val="1"/>
      <w:marLeft w:val="0"/>
      <w:marRight w:val="0"/>
      <w:marTop w:val="0"/>
      <w:marBottom w:val="0"/>
      <w:divBdr>
        <w:top w:val="none" w:sz="0" w:space="0" w:color="auto"/>
        <w:left w:val="none" w:sz="0" w:space="0" w:color="auto"/>
        <w:bottom w:val="none" w:sz="0" w:space="0" w:color="auto"/>
        <w:right w:val="none" w:sz="0" w:space="0" w:color="auto"/>
      </w:divBdr>
    </w:div>
    <w:div w:id="86512003">
      <w:bodyDiv w:val="1"/>
      <w:marLeft w:val="0"/>
      <w:marRight w:val="0"/>
      <w:marTop w:val="0"/>
      <w:marBottom w:val="0"/>
      <w:divBdr>
        <w:top w:val="none" w:sz="0" w:space="0" w:color="auto"/>
        <w:left w:val="none" w:sz="0" w:space="0" w:color="auto"/>
        <w:bottom w:val="none" w:sz="0" w:space="0" w:color="auto"/>
        <w:right w:val="none" w:sz="0" w:space="0" w:color="auto"/>
      </w:divBdr>
    </w:div>
    <w:div w:id="86658647">
      <w:bodyDiv w:val="1"/>
      <w:marLeft w:val="0"/>
      <w:marRight w:val="0"/>
      <w:marTop w:val="0"/>
      <w:marBottom w:val="0"/>
      <w:divBdr>
        <w:top w:val="none" w:sz="0" w:space="0" w:color="auto"/>
        <w:left w:val="none" w:sz="0" w:space="0" w:color="auto"/>
        <w:bottom w:val="none" w:sz="0" w:space="0" w:color="auto"/>
        <w:right w:val="none" w:sz="0" w:space="0" w:color="auto"/>
      </w:divBdr>
    </w:div>
    <w:div w:id="86853426">
      <w:bodyDiv w:val="1"/>
      <w:marLeft w:val="0"/>
      <w:marRight w:val="0"/>
      <w:marTop w:val="0"/>
      <w:marBottom w:val="0"/>
      <w:divBdr>
        <w:top w:val="none" w:sz="0" w:space="0" w:color="auto"/>
        <w:left w:val="none" w:sz="0" w:space="0" w:color="auto"/>
        <w:bottom w:val="none" w:sz="0" w:space="0" w:color="auto"/>
        <w:right w:val="none" w:sz="0" w:space="0" w:color="auto"/>
      </w:divBdr>
    </w:div>
    <w:div w:id="89278296">
      <w:bodyDiv w:val="1"/>
      <w:marLeft w:val="0"/>
      <w:marRight w:val="0"/>
      <w:marTop w:val="0"/>
      <w:marBottom w:val="0"/>
      <w:divBdr>
        <w:top w:val="none" w:sz="0" w:space="0" w:color="auto"/>
        <w:left w:val="none" w:sz="0" w:space="0" w:color="auto"/>
        <w:bottom w:val="none" w:sz="0" w:space="0" w:color="auto"/>
        <w:right w:val="none" w:sz="0" w:space="0" w:color="auto"/>
      </w:divBdr>
      <w:divsChild>
        <w:div w:id="325209436">
          <w:marLeft w:val="1166"/>
          <w:marRight w:val="0"/>
          <w:marTop w:val="134"/>
          <w:marBottom w:val="0"/>
          <w:divBdr>
            <w:top w:val="none" w:sz="0" w:space="0" w:color="auto"/>
            <w:left w:val="none" w:sz="0" w:space="0" w:color="auto"/>
            <w:bottom w:val="none" w:sz="0" w:space="0" w:color="auto"/>
            <w:right w:val="none" w:sz="0" w:space="0" w:color="auto"/>
          </w:divBdr>
        </w:div>
        <w:div w:id="1366368502">
          <w:marLeft w:val="1166"/>
          <w:marRight w:val="0"/>
          <w:marTop w:val="134"/>
          <w:marBottom w:val="0"/>
          <w:divBdr>
            <w:top w:val="none" w:sz="0" w:space="0" w:color="auto"/>
            <w:left w:val="none" w:sz="0" w:space="0" w:color="auto"/>
            <w:bottom w:val="none" w:sz="0" w:space="0" w:color="auto"/>
            <w:right w:val="none" w:sz="0" w:space="0" w:color="auto"/>
          </w:divBdr>
        </w:div>
        <w:div w:id="1627158576">
          <w:marLeft w:val="547"/>
          <w:marRight w:val="0"/>
          <w:marTop w:val="154"/>
          <w:marBottom w:val="0"/>
          <w:divBdr>
            <w:top w:val="none" w:sz="0" w:space="0" w:color="auto"/>
            <w:left w:val="none" w:sz="0" w:space="0" w:color="auto"/>
            <w:bottom w:val="none" w:sz="0" w:space="0" w:color="auto"/>
            <w:right w:val="none" w:sz="0" w:space="0" w:color="auto"/>
          </w:divBdr>
        </w:div>
        <w:div w:id="1634361640">
          <w:marLeft w:val="547"/>
          <w:marRight w:val="0"/>
          <w:marTop w:val="154"/>
          <w:marBottom w:val="0"/>
          <w:divBdr>
            <w:top w:val="none" w:sz="0" w:space="0" w:color="auto"/>
            <w:left w:val="none" w:sz="0" w:space="0" w:color="auto"/>
            <w:bottom w:val="none" w:sz="0" w:space="0" w:color="auto"/>
            <w:right w:val="none" w:sz="0" w:space="0" w:color="auto"/>
          </w:divBdr>
        </w:div>
      </w:divsChild>
    </w:div>
    <w:div w:id="89351406">
      <w:bodyDiv w:val="1"/>
      <w:marLeft w:val="0"/>
      <w:marRight w:val="0"/>
      <w:marTop w:val="0"/>
      <w:marBottom w:val="0"/>
      <w:divBdr>
        <w:top w:val="none" w:sz="0" w:space="0" w:color="auto"/>
        <w:left w:val="none" w:sz="0" w:space="0" w:color="auto"/>
        <w:bottom w:val="none" w:sz="0" w:space="0" w:color="auto"/>
        <w:right w:val="none" w:sz="0" w:space="0" w:color="auto"/>
      </w:divBdr>
    </w:div>
    <w:div w:id="89354639">
      <w:bodyDiv w:val="1"/>
      <w:marLeft w:val="0"/>
      <w:marRight w:val="0"/>
      <w:marTop w:val="0"/>
      <w:marBottom w:val="0"/>
      <w:divBdr>
        <w:top w:val="none" w:sz="0" w:space="0" w:color="auto"/>
        <w:left w:val="none" w:sz="0" w:space="0" w:color="auto"/>
        <w:bottom w:val="none" w:sz="0" w:space="0" w:color="auto"/>
        <w:right w:val="none" w:sz="0" w:space="0" w:color="auto"/>
      </w:divBdr>
      <w:divsChild>
        <w:div w:id="261500091">
          <w:marLeft w:val="0"/>
          <w:marRight w:val="0"/>
          <w:marTop w:val="0"/>
          <w:marBottom w:val="0"/>
          <w:divBdr>
            <w:top w:val="none" w:sz="0" w:space="0" w:color="auto"/>
            <w:left w:val="none" w:sz="0" w:space="0" w:color="auto"/>
            <w:bottom w:val="none" w:sz="0" w:space="0" w:color="auto"/>
            <w:right w:val="none" w:sz="0" w:space="0" w:color="auto"/>
          </w:divBdr>
        </w:div>
      </w:divsChild>
    </w:div>
    <w:div w:id="89665330">
      <w:bodyDiv w:val="1"/>
      <w:marLeft w:val="0"/>
      <w:marRight w:val="0"/>
      <w:marTop w:val="0"/>
      <w:marBottom w:val="0"/>
      <w:divBdr>
        <w:top w:val="none" w:sz="0" w:space="0" w:color="auto"/>
        <w:left w:val="none" w:sz="0" w:space="0" w:color="auto"/>
        <w:bottom w:val="none" w:sz="0" w:space="0" w:color="auto"/>
        <w:right w:val="none" w:sz="0" w:space="0" w:color="auto"/>
      </w:divBdr>
    </w:div>
    <w:div w:id="90469015">
      <w:bodyDiv w:val="1"/>
      <w:marLeft w:val="0"/>
      <w:marRight w:val="0"/>
      <w:marTop w:val="0"/>
      <w:marBottom w:val="0"/>
      <w:divBdr>
        <w:top w:val="none" w:sz="0" w:space="0" w:color="auto"/>
        <w:left w:val="none" w:sz="0" w:space="0" w:color="auto"/>
        <w:bottom w:val="none" w:sz="0" w:space="0" w:color="auto"/>
        <w:right w:val="none" w:sz="0" w:space="0" w:color="auto"/>
      </w:divBdr>
      <w:divsChild>
        <w:div w:id="163252739">
          <w:marLeft w:val="1166"/>
          <w:marRight w:val="0"/>
          <w:marTop w:val="106"/>
          <w:marBottom w:val="0"/>
          <w:divBdr>
            <w:top w:val="none" w:sz="0" w:space="0" w:color="auto"/>
            <w:left w:val="none" w:sz="0" w:space="0" w:color="auto"/>
            <w:bottom w:val="none" w:sz="0" w:space="0" w:color="auto"/>
            <w:right w:val="none" w:sz="0" w:space="0" w:color="auto"/>
          </w:divBdr>
        </w:div>
        <w:div w:id="338778079">
          <w:marLeft w:val="547"/>
          <w:marRight w:val="0"/>
          <w:marTop w:val="120"/>
          <w:marBottom w:val="0"/>
          <w:divBdr>
            <w:top w:val="none" w:sz="0" w:space="0" w:color="auto"/>
            <w:left w:val="none" w:sz="0" w:space="0" w:color="auto"/>
            <w:bottom w:val="none" w:sz="0" w:space="0" w:color="auto"/>
            <w:right w:val="none" w:sz="0" w:space="0" w:color="auto"/>
          </w:divBdr>
        </w:div>
        <w:div w:id="635648457">
          <w:marLeft w:val="1166"/>
          <w:marRight w:val="0"/>
          <w:marTop w:val="106"/>
          <w:marBottom w:val="0"/>
          <w:divBdr>
            <w:top w:val="none" w:sz="0" w:space="0" w:color="auto"/>
            <w:left w:val="none" w:sz="0" w:space="0" w:color="auto"/>
            <w:bottom w:val="none" w:sz="0" w:space="0" w:color="auto"/>
            <w:right w:val="none" w:sz="0" w:space="0" w:color="auto"/>
          </w:divBdr>
        </w:div>
        <w:div w:id="703678526">
          <w:marLeft w:val="547"/>
          <w:marRight w:val="0"/>
          <w:marTop w:val="120"/>
          <w:marBottom w:val="0"/>
          <w:divBdr>
            <w:top w:val="none" w:sz="0" w:space="0" w:color="auto"/>
            <w:left w:val="none" w:sz="0" w:space="0" w:color="auto"/>
            <w:bottom w:val="none" w:sz="0" w:space="0" w:color="auto"/>
            <w:right w:val="none" w:sz="0" w:space="0" w:color="auto"/>
          </w:divBdr>
        </w:div>
        <w:div w:id="976642288">
          <w:marLeft w:val="1166"/>
          <w:marRight w:val="0"/>
          <w:marTop w:val="106"/>
          <w:marBottom w:val="0"/>
          <w:divBdr>
            <w:top w:val="none" w:sz="0" w:space="0" w:color="auto"/>
            <w:left w:val="none" w:sz="0" w:space="0" w:color="auto"/>
            <w:bottom w:val="none" w:sz="0" w:space="0" w:color="auto"/>
            <w:right w:val="none" w:sz="0" w:space="0" w:color="auto"/>
          </w:divBdr>
        </w:div>
        <w:div w:id="996420250">
          <w:marLeft w:val="1800"/>
          <w:marRight w:val="0"/>
          <w:marTop w:val="91"/>
          <w:marBottom w:val="0"/>
          <w:divBdr>
            <w:top w:val="none" w:sz="0" w:space="0" w:color="auto"/>
            <w:left w:val="none" w:sz="0" w:space="0" w:color="auto"/>
            <w:bottom w:val="none" w:sz="0" w:space="0" w:color="auto"/>
            <w:right w:val="none" w:sz="0" w:space="0" w:color="auto"/>
          </w:divBdr>
        </w:div>
        <w:div w:id="1098794822">
          <w:marLeft w:val="1166"/>
          <w:marRight w:val="0"/>
          <w:marTop w:val="106"/>
          <w:marBottom w:val="0"/>
          <w:divBdr>
            <w:top w:val="none" w:sz="0" w:space="0" w:color="auto"/>
            <w:left w:val="none" w:sz="0" w:space="0" w:color="auto"/>
            <w:bottom w:val="none" w:sz="0" w:space="0" w:color="auto"/>
            <w:right w:val="none" w:sz="0" w:space="0" w:color="auto"/>
          </w:divBdr>
        </w:div>
        <w:div w:id="1572814199">
          <w:marLeft w:val="547"/>
          <w:marRight w:val="0"/>
          <w:marTop w:val="120"/>
          <w:marBottom w:val="0"/>
          <w:divBdr>
            <w:top w:val="none" w:sz="0" w:space="0" w:color="auto"/>
            <w:left w:val="none" w:sz="0" w:space="0" w:color="auto"/>
            <w:bottom w:val="none" w:sz="0" w:space="0" w:color="auto"/>
            <w:right w:val="none" w:sz="0" w:space="0" w:color="auto"/>
          </w:divBdr>
        </w:div>
        <w:div w:id="1903170275">
          <w:marLeft w:val="547"/>
          <w:marRight w:val="0"/>
          <w:marTop w:val="120"/>
          <w:marBottom w:val="0"/>
          <w:divBdr>
            <w:top w:val="none" w:sz="0" w:space="0" w:color="auto"/>
            <w:left w:val="none" w:sz="0" w:space="0" w:color="auto"/>
            <w:bottom w:val="none" w:sz="0" w:space="0" w:color="auto"/>
            <w:right w:val="none" w:sz="0" w:space="0" w:color="auto"/>
          </w:divBdr>
        </w:div>
        <w:div w:id="2038848249">
          <w:marLeft w:val="1166"/>
          <w:marRight w:val="0"/>
          <w:marTop w:val="106"/>
          <w:marBottom w:val="0"/>
          <w:divBdr>
            <w:top w:val="none" w:sz="0" w:space="0" w:color="auto"/>
            <w:left w:val="none" w:sz="0" w:space="0" w:color="auto"/>
            <w:bottom w:val="none" w:sz="0" w:space="0" w:color="auto"/>
            <w:right w:val="none" w:sz="0" w:space="0" w:color="auto"/>
          </w:divBdr>
        </w:div>
      </w:divsChild>
    </w:div>
    <w:div w:id="90509415">
      <w:bodyDiv w:val="1"/>
      <w:marLeft w:val="0"/>
      <w:marRight w:val="0"/>
      <w:marTop w:val="0"/>
      <w:marBottom w:val="0"/>
      <w:divBdr>
        <w:top w:val="none" w:sz="0" w:space="0" w:color="auto"/>
        <w:left w:val="none" w:sz="0" w:space="0" w:color="auto"/>
        <w:bottom w:val="none" w:sz="0" w:space="0" w:color="auto"/>
        <w:right w:val="none" w:sz="0" w:space="0" w:color="auto"/>
      </w:divBdr>
    </w:div>
    <w:div w:id="90513074">
      <w:bodyDiv w:val="1"/>
      <w:marLeft w:val="0"/>
      <w:marRight w:val="0"/>
      <w:marTop w:val="0"/>
      <w:marBottom w:val="0"/>
      <w:divBdr>
        <w:top w:val="none" w:sz="0" w:space="0" w:color="auto"/>
        <w:left w:val="none" w:sz="0" w:space="0" w:color="auto"/>
        <w:bottom w:val="none" w:sz="0" w:space="0" w:color="auto"/>
        <w:right w:val="none" w:sz="0" w:space="0" w:color="auto"/>
      </w:divBdr>
    </w:div>
    <w:div w:id="90973023">
      <w:bodyDiv w:val="1"/>
      <w:marLeft w:val="0"/>
      <w:marRight w:val="0"/>
      <w:marTop w:val="0"/>
      <w:marBottom w:val="0"/>
      <w:divBdr>
        <w:top w:val="none" w:sz="0" w:space="0" w:color="auto"/>
        <w:left w:val="none" w:sz="0" w:space="0" w:color="auto"/>
        <w:bottom w:val="none" w:sz="0" w:space="0" w:color="auto"/>
        <w:right w:val="none" w:sz="0" w:space="0" w:color="auto"/>
      </w:divBdr>
    </w:div>
    <w:div w:id="91631418">
      <w:bodyDiv w:val="1"/>
      <w:marLeft w:val="0"/>
      <w:marRight w:val="0"/>
      <w:marTop w:val="0"/>
      <w:marBottom w:val="0"/>
      <w:divBdr>
        <w:top w:val="none" w:sz="0" w:space="0" w:color="auto"/>
        <w:left w:val="none" w:sz="0" w:space="0" w:color="auto"/>
        <w:bottom w:val="none" w:sz="0" w:space="0" w:color="auto"/>
        <w:right w:val="none" w:sz="0" w:space="0" w:color="auto"/>
      </w:divBdr>
      <w:divsChild>
        <w:div w:id="400835098">
          <w:marLeft w:val="1166"/>
          <w:marRight w:val="0"/>
          <w:marTop w:val="134"/>
          <w:marBottom w:val="0"/>
          <w:divBdr>
            <w:top w:val="none" w:sz="0" w:space="0" w:color="auto"/>
            <w:left w:val="none" w:sz="0" w:space="0" w:color="auto"/>
            <w:bottom w:val="none" w:sz="0" w:space="0" w:color="auto"/>
            <w:right w:val="none" w:sz="0" w:space="0" w:color="auto"/>
          </w:divBdr>
        </w:div>
        <w:div w:id="486409212">
          <w:marLeft w:val="547"/>
          <w:marRight w:val="0"/>
          <w:marTop w:val="154"/>
          <w:marBottom w:val="0"/>
          <w:divBdr>
            <w:top w:val="none" w:sz="0" w:space="0" w:color="auto"/>
            <w:left w:val="none" w:sz="0" w:space="0" w:color="auto"/>
            <w:bottom w:val="none" w:sz="0" w:space="0" w:color="auto"/>
            <w:right w:val="none" w:sz="0" w:space="0" w:color="auto"/>
          </w:divBdr>
        </w:div>
      </w:divsChild>
    </w:div>
    <w:div w:id="91901499">
      <w:bodyDiv w:val="1"/>
      <w:marLeft w:val="0"/>
      <w:marRight w:val="0"/>
      <w:marTop w:val="0"/>
      <w:marBottom w:val="0"/>
      <w:divBdr>
        <w:top w:val="none" w:sz="0" w:space="0" w:color="auto"/>
        <w:left w:val="none" w:sz="0" w:space="0" w:color="auto"/>
        <w:bottom w:val="none" w:sz="0" w:space="0" w:color="auto"/>
        <w:right w:val="none" w:sz="0" w:space="0" w:color="auto"/>
      </w:divBdr>
    </w:div>
    <w:div w:id="92288609">
      <w:bodyDiv w:val="1"/>
      <w:marLeft w:val="0"/>
      <w:marRight w:val="0"/>
      <w:marTop w:val="0"/>
      <w:marBottom w:val="0"/>
      <w:divBdr>
        <w:top w:val="none" w:sz="0" w:space="0" w:color="auto"/>
        <w:left w:val="none" w:sz="0" w:space="0" w:color="auto"/>
        <w:bottom w:val="none" w:sz="0" w:space="0" w:color="auto"/>
        <w:right w:val="none" w:sz="0" w:space="0" w:color="auto"/>
      </w:divBdr>
    </w:div>
    <w:div w:id="92476064">
      <w:bodyDiv w:val="1"/>
      <w:marLeft w:val="0"/>
      <w:marRight w:val="0"/>
      <w:marTop w:val="0"/>
      <w:marBottom w:val="0"/>
      <w:divBdr>
        <w:top w:val="none" w:sz="0" w:space="0" w:color="auto"/>
        <w:left w:val="none" w:sz="0" w:space="0" w:color="auto"/>
        <w:bottom w:val="none" w:sz="0" w:space="0" w:color="auto"/>
        <w:right w:val="none" w:sz="0" w:space="0" w:color="auto"/>
      </w:divBdr>
    </w:div>
    <w:div w:id="92670107">
      <w:bodyDiv w:val="1"/>
      <w:marLeft w:val="0"/>
      <w:marRight w:val="0"/>
      <w:marTop w:val="0"/>
      <w:marBottom w:val="0"/>
      <w:divBdr>
        <w:top w:val="none" w:sz="0" w:space="0" w:color="auto"/>
        <w:left w:val="none" w:sz="0" w:space="0" w:color="auto"/>
        <w:bottom w:val="none" w:sz="0" w:space="0" w:color="auto"/>
        <w:right w:val="none" w:sz="0" w:space="0" w:color="auto"/>
      </w:divBdr>
    </w:div>
    <w:div w:id="93400280">
      <w:bodyDiv w:val="1"/>
      <w:marLeft w:val="0"/>
      <w:marRight w:val="0"/>
      <w:marTop w:val="0"/>
      <w:marBottom w:val="0"/>
      <w:divBdr>
        <w:top w:val="none" w:sz="0" w:space="0" w:color="auto"/>
        <w:left w:val="none" w:sz="0" w:space="0" w:color="auto"/>
        <w:bottom w:val="none" w:sz="0" w:space="0" w:color="auto"/>
        <w:right w:val="none" w:sz="0" w:space="0" w:color="auto"/>
      </w:divBdr>
    </w:div>
    <w:div w:id="93983114">
      <w:bodyDiv w:val="1"/>
      <w:marLeft w:val="0"/>
      <w:marRight w:val="0"/>
      <w:marTop w:val="0"/>
      <w:marBottom w:val="0"/>
      <w:divBdr>
        <w:top w:val="none" w:sz="0" w:space="0" w:color="auto"/>
        <w:left w:val="none" w:sz="0" w:space="0" w:color="auto"/>
        <w:bottom w:val="none" w:sz="0" w:space="0" w:color="auto"/>
        <w:right w:val="none" w:sz="0" w:space="0" w:color="auto"/>
      </w:divBdr>
    </w:div>
    <w:div w:id="93985197">
      <w:bodyDiv w:val="1"/>
      <w:marLeft w:val="0"/>
      <w:marRight w:val="0"/>
      <w:marTop w:val="0"/>
      <w:marBottom w:val="0"/>
      <w:divBdr>
        <w:top w:val="none" w:sz="0" w:space="0" w:color="auto"/>
        <w:left w:val="none" w:sz="0" w:space="0" w:color="auto"/>
        <w:bottom w:val="none" w:sz="0" w:space="0" w:color="auto"/>
        <w:right w:val="none" w:sz="0" w:space="0" w:color="auto"/>
      </w:divBdr>
    </w:div>
    <w:div w:id="95029842">
      <w:bodyDiv w:val="1"/>
      <w:marLeft w:val="0"/>
      <w:marRight w:val="0"/>
      <w:marTop w:val="0"/>
      <w:marBottom w:val="0"/>
      <w:divBdr>
        <w:top w:val="none" w:sz="0" w:space="0" w:color="auto"/>
        <w:left w:val="none" w:sz="0" w:space="0" w:color="auto"/>
        <w:bottom w:val="none" w:sz="0" w:space="0" w:color="auto"/>
        <w:right w:val="none" w:sz="0" w:space="0" w:color="auto"/>
      </w:divBdr>
    </w:div>
    <w:div w:id="95254151">
      <w:bodyDiv w:val="1"/>
      <w:marLeft w:val="0"/>
      <w:marRight w:val="0"/>
      <w:marTop w:val="0"/>
      <w:marBottom w:val="0"/>
      <w:divBdr>
        <w:top w:val="none" w:sz="0" w:space="0" w:color="auto"/>
        <w:left w:val="none" w:sz="0" w:space="0" w:color="auto"/>
        <w:bottom w:val="none" w:sz="0" w:space="0" w:color="auto"/>
        <w:right w:val="none" w:sz="0" w:space="0" w:color="auto"/>
      </w:divBdr>
    </w:div>
    <w:div w:id="95373182">
      <w:bodyDiv w:val="1"/>
      <w:marLeft w:val="0"/>
      <w:marRight w:val="0"/>
      <w:marTop w:val="0"/>
      <w:marBottom w:val="0"/>
      <w:divBdr>
        <w:top w:val="none" w:sz="0" w:space="0" w:color="auto"/>
        <w:left w:val="none" w:sz="0" w:space="0" w:color="auto"/>
        <w:bottom w:val="none" w:sz="0" w:space="0" w:color="auto"/>
        <w:right w:val="none" w:sz="0" w:space="0" w:color="auto"/>
      </w:divBdr>
      <w:divsChild>
        <w:div w:id="405419215">
          <w:marLeft w:val="1166"/>
          <w:marRight w:val="0"/>
          <w:marTop w:val="77"/>
          <w:marBottom w:val="0"/>
          <w:divBdr>
            <w:top w:val="none" w:sz="0" w:space="0" w:color="auto"/>
            <w:left w:val="none" w:sz="0" w:space="0" w:color="auto"/>
            <w:bottom w:val="none" w:sz="0" w:space="0" w:color="auto"/>
            <w:right w:val="none" w:sz="0" w:space="0" w:color="auto"/>
          </w:divBdr>
        </w:div>
        <w:div w:id="720858650">
          <w:marLeft w:val="547"/>
          <w:marRight w:val="0"/>
          <w:marTop w:val="86"/>
          <w:marBottom w:val="0"/>
          <w:divBdr>
            <w:top w:val="none" w:sz="0" w:space="0" w:color="auto"/>
            <w:left w:val="none" w:sz="0" w:space="0" w:color="auto"/>
            <w:bottom w:val="none" w:sz="0" w:space="0" w:color="auto"/>
            <w:right w:val="none" w:sz="0" w:space="0" w:color="auto"/>
          </w:divBdr>
        </w:div>
        <w:div w:id="876746914">
          <w:marLeft w:val="2520"/>
          <w:marRight w:val="0"/>
          <w:marTop w:val="77"/>
          <w:marBottom w:val="0"/>
          <w:divBdr>
            <w:top w:val="none" w:sz="0" w:space="0" w:color="auto"/>
            <w:left w:val="none" w:sz="0" w:space="0" w:color="auto"/>
            <w:bottom w:val="none" w:sz="0" w:space="0" w:color="auto"/>
            <w:right w:val="none" w:sz="0" w:space="0" w:color="auto"/>
          </w:divBdr>
        </w:div>
        <w:div w:id="1288513654">
          <w:marLeft w:val="1800"/>
          <w:marRight w:val="0"/>
          <w:marTop w:val="77"/>
          <w:marBottom w:val="0"/>
          <w:divBdr>
            <w:top w:val="none" w:sz="0" w:space="0" w:color="auto"/>
            <w:left w:val="none" w:sz="0" w:space="0" w:color="auto"/>
            <w:bottom w:val="none" w:sz="0" w:space="0" w:color="auto"/>
            <w:right w:val="none" w:sz="0" w:space="0" w:color="auto"/>
          </w:divBdr>
        </w:div>
        <w:div w:id="1358965739">
          <w:marLeft w:val="1166"/>
          <w:marRight w:val="0"/>
          <w:marTop w:val="77"/>
          <w:marBottom w:val="0"/>
          <w:divBdr>
            <w:top w:val="none" w:sz="0" w:space="0" w:color="auto"/>
            <w:left w:val="none" w:sz="0" w:space="0" w:color="auto"/>
            <w:bottom w:val="none" w:sz="0" w:space="0" w:color="auto"/>
            <w:right w:val="none" w:sz="0" w:space="0" w:color="auto"/>
          </w:divBdr>
        </w:div>
        <w:div w:id="1698964249">
          <w:marLeft w:val="1800"/>
          <w:marRight w:val="0"/>
          <w:marTop w:val="77"/>
          <w:marBottom w:val="0"/>
          <w:divBdr>
            <w:top w:val="none" w:sz="0" w:space="0" w:color="auto"/>
            <w:left w:val="none" w:sz="0" w:space="0" w:color="auto"/>
            <w:bottom w:val="none" w:sz="0" w:space="0" w:color="auto"/>
            <w:right w:val="none" w:sz="0" w:space="0" w:color="auto"/>
          </w:divBdr>
        </w:div>
        <w:div w:id="2123376108">
          <w:marLeft w:val="2520"/>
          <w:marRight w:val="0"/>
          <w:marTop w:val="77"/>
          <w:marBottom w:val="0"/>
          <w:divBdr>
            <w:top w:val="none" w:sz="0" w:space="0" w:color="auto"/>
            <w:left w:val="none" w:sz="0" w:space="0" w:color="auto"/>
            <w:bottom w:val="none" w:sz="0" w:space="0" w:color="auto"/>
            <w:right w:val="none" w:sz="0" w:space="0" w:color="auto"/>
          </w:divBdr>
        </w:div>
      </w:divsChild>
    </w:div>
    <w:div w:id="95830008">
      <w:bodyDiv w:val="1"/>
      <w:marLeft w:val="0"/>
      <w:marRight w:val="0"/>
      <w:marTop w:val="0"/>
      <w:marBottom w:val="0"/>
      <w:divBdr>
        <w:top w:val="none" w:sz="0" w:space="0" w:color="auto"/>
        <w:left w:val="none" w:sz="0" w:space="0" w:color="auto"/>
        <w:bottom w:val="none" w:sz="0" w:space="0" w:color="auto"/>
        <w:right w:val="none" w:sz="0" w:space="0" w:color="auto"/>
      </w:divBdr>
    </w:div>
    <w:div w:id="96295688">
      <w:bodyDiv w:val="1"/>
      <w:marLeft w:val="0"/>
      <w:marRight w:val="0"/>
      <w:marTop w:val="0"/>
      <w:marBottom w:val="0"/>
      <w:divBdr>
        <w:top w:val="none" w:sz="0" w:space="0" w:color="auto"/>
        <w:left w:val="none" w:sz="0" w:space="0" w:color="auto"/>
        <w:bottom w:val="none" w:sz="0" w:space="0" w:color="auto"/>
        <w:right w:val="none" w:sz="0" w:space="0" w:color="auto"/>
      </w:divBdr>
    </w:div>
    <w:div w:id="96876663">
      <w:bodyDiv w:val="1"/>
      <w:marLeft w:val="0"/>
      <w:marRight w:val="0"/>
      <w:marTop w:val="0"/>
      <w:marBottom w:val="0"/>
      <w:divBdr>
        <w:top w:val="none" w:sz="0" w:space="0" w:color="auto"/>
        <w:left w:val="none" w:sz="0" w:space="0" w:color="auto"/>
        <w:bottom w:val="none" w:sz="0" w:space="0" w:color="auto"/>
        <w:right w:val="none" w:sz="0" w:space="0" w:color="auto"/>
      </w:divBdr>
    </w:div>
    <w:div w:id="97217065">
      <w:bodyDiv w:val="1"/>
      <w:marLeft w:val="0"/>
      <w:marRight w:val="0"/>
      <w:marTop w:val="0"/>
      <w:marBottom w:val="0"/>
      <w:divBdr>
        <w:top w:val="none" w:sz="0" w:space="0" w:color="auto"/>
        <w:left w:val="none" w:sz="0" w:space="0" w:color="auto"/>
        <w:bottom w:val="none" w:sz="0" w:space="0" w:color="auto"/>
        <w:right w:val="none" w:sz="0" w:space="0" w:color="auto"/>
      </w:divBdr>
    </w:div>
    <w:div w:id="97407878">
      <w:bodyDiv w:val="1"/>
      <w:marLeft w:val="0"/>
      <w:marRight w:val="0"/>
      <w:marTop w:val="0"/>
      <w:marBottom w:val="0"/>
      <w:divBdr>
        <w:top w:val="none" w:sz="0" w:space="0" w:color="auto"/>
        <w:left w:val="none" w:sz="0" w:space="0" w:color="auto"/>
        <w:bottom w:val="none" w:sz="0" w:space="0" w:color="auto"/>
        <w:right w:val="none" w:sz="0" w:space="0" w:color="auto"/>
      </w:divBdr>
    </w:div>
    <w:div w:id="97989462">
      <w:bodyDiv w:val="1"/>
      <w:marLeft w:val="0"/>
      <w:marRight w:val="0"/>
      <w:marTop w:val="0"/>
      <w:marBottom w:val="0"/>
      <w:divBdr>
        <w:top w:val="none" w:sz="0" w:space="0" w:color="auto"/>
        <w:left w:val="none" w:sz="0" w:space="0" w:color="auto"/>
        <w:bottom w:val="none" w:sz="0" w:space="0" w:color="auto"/>
        <w:right w:val="none" w:sz="0" w:space="0" w:color="auto"/>
      </w:divBdr>
    </w:div>
    <w:div w:id="99037428">
      <w:bodyDiv w:val="1"/>
      <w:marLeft w:val="0"/>
      <w:marRight w:val="0"/>
      <w:marTop w:val="0"/>
      <w:marBottom w:val="0"/>
      <w:divBdr>
        <w:top w:val="none" w:sz="0" w:space="0" w:color="auto"/>
        <w:left w:val="none" w:sz="0" w:space="0" w:color="auto"/>
        <w:bottom w:val="none" w:sz="0" w:space="0" w:color="auto"/>
        <w:right w:val="none" w:sz="0" w:space="0" w:color="auto"/>
      </w:divBdr>
      <w:divsChild>
        <w:div w:id="50737467">
          <w:marLeft w:val="547"/>
          <w:marRight w:val="0"/>
          <w:marTop w:val="115"/>
          <w:marBottom w:val="0"/>
          <w:divBdr>
            <w:top w:val="none" w:sz="0" w:space="0" w:color="auto"/>
            <w:left w:val="none" w:sz="0" w:space="0" w:color="auto"/>
            <w:bottom w:val="none" w:sz="0" w:space="0" w:color="auto"/>
            <w:right w:val="none" w:sz="0" w:space="0" w:color="auto"/>
          </w:divBdr>
        </w:div>
        <w:div w:id="411245034">
          <w:marLeft w:val="547"/>
          <w:marRight w:val="0"/>
          <w:marTop w:val="115"/>
          <w:marBottom w:val="0"/>
          <w:divBdr>
            <w:top w:val="none" w:sz="0" w:space="0" w:color="auto"/>
            <w:left w:val="none" w:sz="0" w:space="0" w:color="auto"/>
            <w:bottom w:val="none" w:sz="0" w:space="0" w:color="auto"/>
            <w:right w:val="none" w:sz="0" w:space="0" w:color="auto"/>
          </w:divBdr>
        </w:div>
        <w:div w:id="517236333">
          <w:marLeft w:val="1166"/>
          <w:marRight w:val="0"/>
          <w:marTop w:val="86"/>
          <w:marBottom w:val="0"/>
          <w:divBdr>
            <w:top w:val="none" w:sz="0" w:space="0" w:color="auto"/>
            <w:left w:val="none" w:sz="0" w:space="0" w:color="auto"/>
            <w:bottom w:val="none" w:sz="0" w:space="0" w:color="auto"/>
            <w:right w:val="none" w:sz="0" w:space="0" w:color="auto"/>
          </w:divBdr>
        </w:div>
        <w:div w:id="1327707125">
          <w:marLeft w:val="1166"/>
          <w:marRight w:val="0"/>
          <w:marTop w:val="96"/>
          <w:marBottom w:val="0"/>
          <w:divBdr>
            <w:top w:val="none" w:sz="0" w:space="0" w:color="auto"/>
            <w:left w:val="none" w:sz="0" w:space="0" w:color="auto"/>
            <w:bottom w:val="none" w:sz="0" w:space="0" w:color="auto"/>
            <w:right w:val="none" w:sz="0" w:space="0" w:color="auto"/>
          </w:divBdr>
        </w:div>
      </w:divsChild>
    </w:div>
    <w:div w:id="99496947">
      <w:bodyDiv w:val="1"/>
      <w:marLeft w:val="0"/>
      <w:marRight w:val="0"/>
      <w:marTop w:val="0"/>
      <w:marBottom w:val="0"/>
      <w:divBdr>
        <w:top w:val="none" w:sz="0" w:space="0" w:color="auto"/>
        <w:left w:val="none" w:sz="0" w:space="0" w:color="auto"/>
        <w:bottom w:val="none" w:sz="0" w:space="0" w:color="auto"/>
        <w:right w:val="none" w:sz="0" w:space="0" w:color="auto"/>
      </w:divBdr>
    </w:div>
    <w:div w:id="99497290">
      <w:bodyDiv w:val="1"/>
      <w:marLeft w:val="0"/>
      <w:marRight w:val="0"/>
      <w:marTop w:val="0"/>
      <w:marBottom w:val="0"/>
      <w:divBdr>
        <w:top w:val="none" w:sz="0" w:space="0" w:color="auto"/>
        <w:left w:val="none" w:sz="0" w:space="0" w:color="auto"/>
        <w:bottom w:val="none" w:sz="0" w:space="0" w:color="auto"/>
        <w:right w:val="none" w:sz="0" w:space="0" w:color="auto"/>
      </w:divBdr>
    </w:div>
    <w:div w:id="100301773">
      <w:bodyDiv w:val="1"/>
      <w:marLeft w:val="0"/>
      <w:marRight w:val="0"/>
      <w:marTop w:val="0"/>
      <w:marBottom w:val="0"/>
      <w:divBdr>
        <w:top w:val="none" w:sz="0" w:space="0" w:color="auto"/>
        <w:left w:val="none" w:sz="0" w:space="0" w:color="auto"/>
        <w:bottom w:val="none" w:sz="0" w:space="0" w:color="auto"/>
        <w:right w:val="none" w:sz="0" w:space="0" w:color="auto"/>
      </w:divBdr>
      <w:divsChild>
        <w:div w:id="309601349">
          <w:marLeft w:val="0"/>
          <w:marRight w:val="0"/>
          <w:marTop w:val="0"/>
          <w:marBottom w:val="0"/>
          <w:divBdr>
            <w:top w:val="none" w:sz="0" w:space="0" w:color="auto"/>
            <w:left w:val="none" w:sz="0" w:space="0" w:color="auto"/>
            <w:bottom w:val="none" w:sz="0" w:space="0" w:color="auto"/>
            <w:right w:val="none" w:sz="0" w:space="0" w:color="auto"/>
          </w:divBdr>
          <w:divsChild>
            <w:div w:id="463012334">
              <w:marLeft w:val="0"/>
              <w:marRight w:val="0"/>
              <w:marTop w:val="0"/>
              <w:marBottom w:val="0"/>
              <w:divBdr>
                <w:top w:val="none" w:sz="0" w:space="0" w:color="auto"/>
                <w:left w:val="none" w:sz="0" w:space="0" w:color="auto"/>
                <w:bottom w:val="none" w:sz="0" w:space="0" w:color="auto"/>
                <w:right w:val="none" w:sz="0" w:space="0" w:color="auto"/>
              </w:divBdr>
            </w:div>
            <w:div w:id="1656565987">
              <w:marLeft w:val="0"/>
              <w:marRight w:val="0"/>
              <w:marTop w:val="0"/>
              <w:marBottom w:val="0"/>
              <w:divBdr>
                <w:top w:val="none" w:sz="0" w:space="0" w:color="auto"/>
                <w:left w:val="none" w:sz="0" w:space="0" w:color="auto"/>
                <w:bottom w:val="none" w:sz="0" w:space="0" w:color="auto"/>
                <w:right w:val="none" w:sz="0" w:space="0" w:color="auto"/>
              </w:divBdr>
            </w:div>
            <w:div w:id="186570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22578">
      <w:bodyDiv w:val="1"/>
      <w:marLeft w:val="0"/>
      <w:marRight w:val="0"/>
      <w:marTop w:val="0"/>
      <w:marBottom w:val="0"/>
      <w:divBdr>
        <w:top w:val="none" w:sz="0" w:space="0" w:color="auto"/>
        <w:left w:val="none" w:sz="0" w:space="0" w:color="auto"/>
        <w:bottom w:val="none" w:sz="0" w:space="0" w:color="auto"/>
        <w:right w:val="none" w:sz="0" w:space="0" w:color="auto"/>
      </w:divBdr>
    </w:div>
    <w:div w:id="102502704">
      <w:bodyDiv w:val="1"/>
      <w:marLeft w:val="0"/>
      <w:marRight w:val="0"/>
      <w:marTop w:val="0"/>
      <w:marBottom w:val="0"/>
      <w:divBdr>
        <w:top w:val="none" w:sz="0" w:space="0" w:color="auto"/>
        <w:left w:val="none" w:sz="0" w:space="0" w:color="auto"/>
        <w:bottom w:val="none" w:sz="0" w:space="0" w:color="auto"/>
        <w:right w:val="none" w:sz="0" w:space="0" w:color="auto"/>
      </w:divBdr>
    </w:div>
    <w:div w:id="103351299">
      <w:bodyDiv w:val="1"/>
      <w:marLeft w:val="0"/>
      <w:marRight w:val="0"/>
      <w:marTop w:val="0"/>
      <w:marBottom w:val="0"/>
      <w:divBdr>
        <w:top w:val="none" w:sz="0" w:space="0" w:color="auto"/>
        <w:left w:val="none" w:sz="0" w:space="0" w:color="auto"/>
        <w:bottom w:val="none" w:sz="0" w:space="0" w:color="auto"/>
        <w:right w:val="none" w:sz="0" w:space="0" w:color="auto"/>
      </w:divBdr>
    </w:div>
    <w:div w:id="103502790">
      <w:bodyDiv w:val="1"/>
      <w:marLeft w:val="0"/>
      <w:marRight w:val="0"/>
      <w:marTop w:val="0"/>
      <w:marBottom w:val="0"/>
      <w:divBdr>
        <w:top w:val="none" w:sz="0" w:space="0" w:color="auto"/>
        <w:left w:val="none" w:sz="0" w:space="0" w:color="auto"/>
        <w:bottom w:val="none" w:sz="0" w:space="0" w:color="auto"/>
        <w:right w:val="none" w:sz="0" w:space="0" w:color="auto"/>
      </w:divBdr>
    </w:div>
    <w:div w:id="104155653">
      <w:bodyDiv w:val="1"/>
      <w:marLeft w:val="0"/>
      <w:marRight w:val="0"/>
      <w:marTop w:val="0"/>
      <w:marBottom w:val="0"/>
      <w:divBdr>
        <w:top w:val="none" w:sz="0" w:space="0" w:color="auto"/>
        <w:left w:val="none" w:sz="0" w:space="0" w:color="auto"/>
        <w:bottom w:val="none" w:sz="0" w:space="0" w:color="auto"/>
        <w:right w:val="none" w:sz="0" w:space="0" w:color="auto"/>
      </w:divBdr>
    </w:div>
    <w:div w:id="105009144">
      <w:bodyDiv w:val="1"/>
      <w:marLeft w:val="0"/>
      <w:marRight w:val="0"/>
      <w:marTop w:val="0"/>
      <w:marBottom w:val="0"/>
      <w:divBdr>
        <w:top w:val="none" w:sz="0" w:space="0" w:color="auto"/>
        <w:left w:val="none" w:sz="0" w:space="0" w:color="auto"/>
        <w:bottom w:val="none" w:sz="0" w:space="0" w:color="auto"/>
        <w:right w:val="none" w:sz="0" w:space="0" w:color="auto"/>
      </w:divBdr>
      <w:divsChild>
        <w:div w:id="215825662">
          <w:marLeft w:val="1166"/>
          <w:marRight w:val="0"/>
          <w:marTop w:val="115"/>
          <w:marBottom w:val="0"/>
          <w:divBdr>
            <w:top w:val="none" w:sz="0" w:space="0" w:color="auto"/>
            <w:left w:val="none" w:sz="0" w:space="0" w:color="auto"/>
            <w:bottom w:val="none" w:sz="0" w:space="0" w:color="auto"/>
            <w:right w:val="none" w:sz="0" w:space="0" w:color="auto"/>
          </w:divBdr>
        </w:div>
        <w:div w:id="565720360">
          <w:marLeft w:val="1800"/>
          <w:marRight w:val="0"/>
          <w:marTop w:val="96"/>
          <w:marBottom w:val="0"/>
          <w:divBdr>
            <w:top w:val="none" w:sz="0" w:space="0" w:color="auto"/>
            <w:left w:val="none" w:sz="0" w:space="0" w:color="auto"/>
            <w:bottom w:val="none" w:sz="0" w:space="0" w:color="auto"/>
            <w:right w:val="none" w:sz="0" w:space="0" w:color="auto"/>
          </w:divBdr>
        </w:div>
        <w:div w:id="702242447">
          <w:marLeft w:val="1800"/>
          <w:marRight w:val="0"/>
          <w:marTop w:val="96"/>
          <w:marBottom w:val="0"/>
          <w:divBdr>
            <w:top w:val="none" w:sz="0" w:space="0" w:color="auto"/>
            <w:left w:val="none" w:sz="0" w:space="0" w:color="auto"/>
            <w:bottom w:val="none" w:sz="0" w:space="0" w:color="auto"/>
            <w:right w:val="none" w:sz="0" w:space="0" w:color="auto"/>
          </w:divBdr>
        </w:div>
        <w:div w:id="997733267">
          <w:marLeft w:val="547"/>
          <w:marRight w:val="0"/>
          <w:marTop w:val="130"/>
          <w:marBottom w:val="0"/>
          <w:divBdr>
            <w:top w:val="none" w:sz="0" w:space="0" w:color="auto"/>
            <w:left w:val="none" w:sz="0" w:space="0" w:color="auto"/>
            <w:bottom w:val="none" w:sz="0" w:space="0" w:color="auto"/>
            <w:right w:val="none" w:sz="0" w:space="0" w:color="auto"/>
          </w:divBdr>
        </w:div>
        <w:div w:id="1520240619">
          <w:marLeft w:val="547"/>
          <w:marRight w:val="0"/>
          <w:marTop w:val="130"/>
          <w:marBottom w:val="0"/>
          <w:divBdr>
            <w:top w:val="none" w:sz="0" w:space="0" w:color="auto"/>
            <w:left w:val="none" w:sz="0" w:space="0" w:color="auto"/>
            <w:bottom w:val="none" w:sz="0" w:space="0" w:color="auto"/>
            <w:right w:val="none" w:sz="0" w:space="0" w:color="auto"/>
          </w:divBdr>
        </w:div>
        <w:div w:id="1528562286">
          <w:marLeft w:val="1166"/>
          <w:marRight w:val="0"/>
          <w:marTop w:val="115"/>
          <w:marBottom w:val="0"/>
          <w:divBdr>
            <w:top w:val="none" w:sz="0" w:space="0" w:color="auto"/>
            <w:left w:val="none" w:sz="0" w:space="0" w:color="auto"/>
            <w:bottom w:val="none" w:sz="0" w:space="0" w:color="auto"/>
            <w:right w:val="none" w:sz="0" w:space="0" w:color="auto"/>
          </w:divBdr>
        </w:div>
        <w:div w:id="1637906914">
          <w:marLeft w:val="547"/>
          <w:marRight w:val="0"/>
          <w:marTop w:val="130"/>
          <w:marBottom w:val="0"/>
          <w:divBdr>
            <w:top w:val="none" w:sz="0" w:space="0" w:color="auto"/>
            <w:left w:val="none" w:sz="0" w:space="0" w:color="auto"/>
            <w:bottom w:val="none" w:sz="0" w:space="0" w:color="auto"/>
            <w:right w:val="none" w:sz="0" w:space="0" w:color="auto"/>
          </w:divBdr>
        </w:div>
        <w:div w:id="1764835235">
          <w:marLeft w:val="547"/>
          <w:marRight w:val="0"/>
          <w:marTop w:val="130"/>
          <w:marBottom w:val="0"/>
          <w:divBdr>
            <w:top w:val="none" w:sz="0" w:space="0" w:color="auto"/>
            <w:left w:val="none" w:sz="0" w:space="0" w:color="auto"/>
            <w:bottom w:val="none" w:sz="0" w:space="0" w:color="auto"/>
            <w:right w:val="none" w:sz="0" w:space="0" w:color="auto"/>
          </w:divBdr>
        </w:div>
        <w:div w:id="1796295708">
          <w:marLeft w:val="1800"/>
          <w:marRight w:val="0"/>
          <w:marTop w:val="96"/>
          <w:marBottom w:val="0"/>
          <w:divBdr>
            <w:top w:val="none" w:sz="0" w:space="0" w:color="auto"/>
            <w:left w:val="none" w:sz="0" w:space="0" w:color="auto"/>
            <w:bottom w:val="none" w:sz="0" w:space="0" w:color="auto"/>
            <w:right w:val="none" w:sz="0" w:space="0" w:color="auto"/>
          </w:divBdr>
        </w:div>
        <w:div w:id="1952318544">
          <w:marLeft w:val="547"/>
          <w:marRight w:val="0"/>
          <w:marTop w:val="130"/>
          <w:marBottom w:val="0"/>
          <w:divBdr>
            <w:top w:val="none" w:sz="0" w:space="0" w:color="auto"/>
            <w:left w:val="none" w:sz="0" w:space="0" w:color="auto"/>
            <w:bottom w:val="none" w:sz="0" w:space="0" w:color="auto"/>
            <w:right w:val="none" w:sz="0" w:space="0" w:color="auto"/>
          </w:divBdr>
        </w:div>
      </w:divsChild>
    </w:div>
    <w:div w:id="105202907">
      <w:bodyDiv w:val="1"/>
      <w:marLeft w:val="0"/>
      <w:marRight w:val="0"/>
      <w:marTop w:val="0"/>
      <w:marBottom w:val="0"/>
      <w:divBdr>
        <w:top w:val="none" w:sz="0" w:space="0" w:color="auto"/>
        <w:left w:val="none" w:sz="0" w:space="0" w:color="auto"/>
        <w:bottom w:val="none" w:sz="0" w:space="0" w:color="auto"/>
        <w:right w:val="none" w:sz="0" w:space="0" w:color="auto"/>
      </w:divBdr>
    </w:div>
    <w:div w:id="105663155">
      <w:bodyDiv w:val="1"/>
      <w:marLeft w:val="0"/>
      <w:marRight w:val="0"/>
      <w:marTop w:val="0"/>
      <w:marBottom w:val="0"/>
      <w:divBdr>
        <w:top w:val="none" w:sz="0" w:space="0" w:color="auto"/>
        <w:left w:val="none" w:sz="0" w:space="0" w:color="auto"/>
        <w:bottom w:val="none" w:sz="0" w:space="0" w:color="auto"/>
        <w:right w:val="none" w:sz="0" w:space="0" w:color="auto"/>
      </w:divBdr>
    </w:div>
    <w:div w:id="105780658">
      <w:bodyDiv w:val="1"/>
      <w:marLeft w:val="0"/>
      <w:marRight w:val="0"/>
      <w:marTop w:val="0"/>
      <w:marBottom w:val="0"/>
      <w:divBdr>
        <w:top w:val="none" w:sz="0" w:space="0" w:color="auto"/>
        <w:left w:val="none" w:sz="0" w:space="0" w:color="auto"/>
        <w:bottom w:val="none" w:sz="0" w:space="0" w:color="auto"/>
        <w:right w:val="none" w:sz="0" w:space="0" w:color="auto"/>
      </w:divBdr>
    </w:div>
    <w:div w:id="106000619">
      <w:bodyDiv w:val="1"/>
      <w:marLeft w:val="0"/>
      <w:marRight w:val="0"/>
      <w:marTop w:val="0"/>
      <w:marBottom w:val="0"/>
      <w:divBdr>
        <w:top w:val="none" w:sz="0" w:space="0" w:color="auto"/>
        <w:left w:val="none" w:sz="0" w:space="0" w:color="auto"/>
        <w:bottom w:val="none" w:sz="0" w:space="0" w:color="auto"/>
        <w:right w:val="none" w:sz="0" w:space="0" w:color="auto"/>
      </w:divBdr>
    </w:div>
    <w:div w:id="106589590">
      <w:bodyDiv w:val="1"/>
      <w:marLeft w:val="0"/>
      <w:marRight w:val="0"/>
      <w:marTop w:val="0"/>
      <w:marBottom w:val="0"/>
      <w:divBdr>
        <w:top w:val="none" w:sz="0" w:space="0" w:color="auto"/>
        <w:left w:val="none" w:sz="0" w:space="0" w:color="auto"/>
        <w:bottom w:val="none" w:sz="0" w:space="0" w:color="auto"/>
        <w:right w:val="none" w:sz="0" w:space="0" w:color="auto"/>
      </w:divBdr>
      <w:divsChild>
        <w:div w:id="76485623">
          <w:marLeft w:val="547"/>
          <w:marRight w:val="0"/>
          <w:marTop w:val="96"/>
          <w:marBottom w:val="0"/>
          <w:divBdr>
            <w:top w:val="none" w:sz="0" w:space="0" w:color="auto"/>
            <w:left w:val="none" w:sz="0" w:space="0" w:color="auto"/>
            <w:bottom w:val="none" w:sz="0" w:space="0" w:color="auto"/>
            <w:right w:val="none" w:sz="0" w:space="0" w:color="auto"/>
          </w:divBdr>
        </w:div>
        <w:div w:id="483592499">
          <w:marLeft w:val="1166"/>
          <w:marRight w:val="0"/>
          <w:marTop w:val="77"/>
          <w:marBottom w:val="0"/>
          <w:divBdr>
            <w:top w:val="none" w:sz="0" w:space="0" w:color="auto"/>
            <w:left w:val="none" w:sz="0" w:space="0" w:color="auto"/>
            <w:bottom w:val="none" w:sz="0" w:space="0" w:color="auto"/>
            <w:right w:val="none" w:sz="0" w:space="0" w:color="auto"/>
          </w:divBdr>
        </w:div>
        <w:div w:id="648050377">
          <w:marLeft w:val="1166"/>
          <w:marRight w:val="0"/>
          <w:marTop w:val="77"/>
          <w:marBottom w:val="0"/>
          <w:divBdr>
            <w:top w:val="none" w:sz="0" w:space="0" w:color="auto"/>
            <w:left w:val="none" w:sz="0" w:space="0" w:color="auto"/>
            <w:bottom w:val="none" w:sz="0" w:space="0" w:color="auto"/>
            <w:right w:val="none" w:sz="0" w:space="0" w:color="auto"/>
          </w:divBdr>
        </w:div>
      </w:divsChild>
    </w:div>
    <w:div w:id="106628598">
      <w:bodyDiv w:val="1"/>
      <w:marLeft w:val="0"/>
      <w:marRight w:val="0"/>
      <w:marTop w:val="0"/>
      <w:marBottom w:val="0"/>
      <w:divBdr>
        <w:top w:val="none" w:sz="0" w:space="0" w:color="auto"/>
        <w:left w:val="none" w:sz="0" w:space="0" w:color="auto"/>
        <w:bottom w:val="none" w:sz="0" w:space="0" w:color="auto"/>
        <w:right w:val="none" w:sz="0" w:space="0" w:color="auto"/>
      </w:divBdr>
    </w:div>
    <w:div w:id="107892553">
      <w:bodyDiv w:val="1"/>
      <w:marLeft w:val="0"/>
      <w:marRight w:val="0"/>
      <w:marTop w:val="0"/>
      <w:marBottom w:val="0"/>
      <w:divBdr>
        <w:top w:val="none" w:sz="0" w:space="0" w:color="auto"/>
        <w:left w:val="none" w:sz="0" w:space="0" w:color="auto"/>
        <w:bottom w:val="none" w:sz="0" w:space="0" w:color="auto"/>
        <w:right w:val="none" w:sz="0" w:space="0" w:color="auto"/>
      </w:divBdr>
    </w:div>
    <w:div w:id="108621365">
      <w:bodyDiv w:val="1"/>
      <w:marLeft w:val="0"/>
      <w:marRight w:val="0"/>
      <w:marTop w:val="0"/>
      <w:marBottom w:val="0"/>
      <w:divBdr>
        <w:top w:val="none" w:sz="0" w:space="0" w:color="auto"/>
        <w:left w:val="none" w:sz="0" w:space="0" w:color="auto"/>
        <w:bottom w:val="none" w:sz="0" w:space="0" w:color="auto"/>
        <w:right w:val="none" w:sz="0" w:space="0" w:color="auto"/>
      </w:divBdr>
    </w:div>
    <w:div w:id="108623039">
      <w:bodyDiv w:val="1"/>
      <w:marLeft w:val="0"/>
      <w:marRight w:val="0"/>
      <w:marTop w:val="0"/>
      <w:marBottom w:val="0"/>
      <w:divBdr>
        <w:top w:val="none" w:sz="0" w:space="0" w:color="auto"/>
        <w:left w:val="none" w:sz="0" w:space="0" w:color="auto"/>
        <w:bottom w:val="none" w:sz="0" w:space="0" w:color="auto"/>
        <w:right w:val="none" w:sz="0" w:space="0" w:color="auto"/>
      </w:divBdr>
      <w:divsChild>
        <w:div w:id="263657667">
          <w:marLeft w:val="547"/>
          <w:marRight w:val="0"/>
          <w:marTop w:val="115"/>
          <w:marBottom w:val="0"/>
          <w:divBdr>
            <w:top w:val="none" w:sz="0" w:space="0" w:color="auto"/>
            <w:left w:val="none" w:sz="0" w:space="0" w:color="auto"/>
            <w:bottom w:val="none" w:sz="0" w:space="0" w:color="auto"/>
            <w:right w:val="none" w:sz="0" w:space="0" w:color="auto"/>
          </w:divBdr>
        </w:div>
      </w:divsChild>
    </w:div>
    <w:div w:id="108939147">
      <w:bodyDiv w:val="1"/>
      <w:marLeft w:val="0"/>
      <w:marRight w:val="0"/>
      <w:marTop w:val="0"/>
      <w:marBottom w:val="0"/>
      <w:divBdr>
        <w:top w:val="none" w:sz="0" w:space="0" w:color="auto"/>
        <w:left w:val="none" w:sz="0" w:space="0" w:color="auto"/>
        <w:bottom w:val="none" w:sz="0" w:space="0" w:color="auto"/>
        <w:right w:val="none" w:sz="0" w:space="0" w:color="auto"/>
      </w:divBdr>
    </w:div>
    <w:div w:id="109401756">
      <w:bodyDiv w:val="1"/>
      <w:marLeft w:val="0"/>
      <w:marRight w:val="0"/>
      <w:marTop w:val="0"/>
      <w:marBottom w:val="0"/>
      <w:divBdr>
        <w:top w:val="none" w:sz="0" w:space="0" w:color="auto"/>
        <w:left w:val="none" w:sz="0" w:space="0" w:color="auto"/>
        <w:bottom w:val="none" w:sz="0" w:space="0" w:color="auto"/>
        <w:right w:val="none" w:sz="0" w:space="0" w:color="auto"/>
      </w:divBdr>
      <w:divsChild>
        <w:div w:id="77485704">
          <w:marLeft w:val="1800"/>
          <w:marRight w:val="0"/>
          <w:marTop w:val="100"/>
          <w:marBottom w:val="0"/>
          <w:divBdr>
            <w:top w:val="none" w:sz="0" w:space="0" w:color="auto"/>
            <w:left w:val="none" w:sz="0" w:space="0" w:color="auto"/>
            <w:bottom w:val="none" w:sz="0" w:space="0" w:color="auto"/>
            <w:right w:val="none" w:sz="0" w:space="0" w:color="auto"/>
          </w:divBdr>
        </w:div>
        <w:div w:id="79329946">
          <w:marLeft w:val="1800"/>
          <w:marRight w:val="0"/>
          <w:marTop w:val="100"/>
          <w:marBottom w:val="0"/>
          <w:divBdr>
            <w:top w:val="none" w:sz="0" w:space="0" w:color="auto"/>
            <w:left w:val="none" w:sz="0" w:space="0" w:color="auto"/>
            <w:bottom w:val="none" w:sz="0" w:space="0" w:color="auto"/>
            <w:right w:val="none" w:sz="0" w:space="0" w:color="auto"/>
          </w:divBdr>
        </w:div>
        <w:div w:id="201523564">
          <w:marLeft w:val="1080"/>
          <w:marRight w:val="0"/>
          <w:marTop w:val="100"/>
          <w:marBottom w:val="0"/>
          <w:divBdr>
            <w:top w:val="none" w:sz="0" w:space="0" w:color="auto"/>
            <w:left w:val="none" w:sz="0" w:space="0" w:color="auto"/>
            <w:bottom w:val="none" w:sz="0" w:space="0" w:color="auto"/>
            <w:right w:val="none" w:sz="0" w:space="0" w:color="auto"/>
          </w:divBdr>
        </w:div>
        <w:div w:id="585696899">
          <w:marLeft w:val="1800"/>
          <w:marRight w:val="0"/>
          <w:marTop w:val="100"/>
          <w:marBottom w:val="0"/>
          <w:divBdr>
            <w:top w:val="none" w:sz="0" w:space="0" w:color="auto"/>
            <w:left w:val="none" w:sz="0" w:space="0" w:color="auto"/>
            <w:bottom w:val="none" w:sz="0" w:space="0" w:color="auto"/>
            <w:right w:val="none" w:sz="0" w:space="0" w:color="auto"/>
          </w:divBdr>
        </w:div>
        <w:div w:id="621309396">
          <w:marLeft w:val="1800"/>
          <w:marRight w:val="0"/>
          <w:marTop w:val="100"/>
          <w:marBottom w:val="0"/>
          <w:divBdr>
            <w:top w:val="none" w:sz="0" w:space="0" w:color="auto"/>
            <w:left w:val="none" w:sz="0" w:space="0" w:color="auto"/>
            <w:bottom w:val="none" w:sz="0" w:space="0" w:color="auto"/>
            <w:right w:val="none" w:sz="0" w:space="0" w:color="auto"/>
          </w:divBdr>
        </w:div>
        <w:div w:id="801458862">
          <w:marLeft w:val="1800"/>
          <w:marRight w:val="0"/>
          <w:marTop w:val="100"/>
          <w:marBottom w:val="0"/>
          <w:divBdr>
            <w:top w:val="none" w:sz="0" w:space="0" w:color="auto"/>
            <w:left w:val="none" w:sz="0" w:space="0" w:color="auto"/>
            <w:bottom w:val="none" w:sz="0" w:space="0" w:color="auto"/>
            <w:right w:val="none" w:sz="0" w:space="0" w:color="auto"/>
          </w:divBdr>
        </w:div>
        <w:div w:id="895361795">
          <w:marLeft w:val="1080"/>
          <w:marRight w:val="0"/>
          <w:marTop w:val="100"/>
          <w:marBottom w:val="0"/>
          <w:divBdr>
            <w:top w:val="none" w:sz="0" w:space="0" w:color="auto"/>
            <w:left w:val="none" w:sz="0" w:space="0" w:color="auto"/>
            <w:bottom w:val="none" w:sz="0" w:space="0" w:color="auto"/>
            <w:right w:val="none" w:sz="0" w:space="0" w:color="auto"/>
          </w:divBdr>
        </w:div>
        <w:div w:id="913322160">
          <w:marLeft w:val="1800"/>
          <w:marRight w:val="0"/>
          <w:marTop w:val="100"/>
          <w:marBottom w:val="0"/>
          <w:divBdr>
            <w:top w:val="none" w:sz="0" w:space="0" w:color="auto"/>
            <w:left w:val="none" w:sz="0" w:space="0" w:color="auto"/>
            <w:bottom w:val="none" w:sz="0" w:space="0" w:color="auto"/>
            <w:right w:val="none" w:sz="0" w:space="0" w:color="auto"/>
          </w:divBdr>
        </w:div>
        <w:div w:id="1021472570">
          <w:marLeft w:val="1800"/>
          <w:marRight w:val="0"/>
          <w:marTop w:val="100"/>
          <w:marBottom w:val="0"/>
          <w:divBdr>
            <w:top w:val="none" w:sz="0" w:space="0" w:color="auto"/>
            <w:left w:val="none" w:sz="0" w:space="0" w:color="auto"/>
            <w:bottom w:val="none" w:sz="0" w:space="0" w:color="auto"/>
            <w:right w:val="none" w:sz="0" w:space="0" w:color="auto"/>
          </w:divBdr>
        </w:div>
        <w:div w:id="1082147181">
          <w:marLeft w:val="1800"/>
          <w:marRight w:val="0"/>
          <w:marTop w:val="100"/>
          <w:marBottom w:val="0"/>
          <w:divBdr>
            <w:top w:val="none" w:sz="0" w:space="0" w:color="auto"/>
            <w:left w:val="none" w:sz="0" w:space="0" w:color="auto"/>
            <w:bottom w:val="none" w:sz="0" w:space="0" w:color="auto"/>
            <w:right w:val="none" w:sz="0" w:space="0" w:color="auto"/>
          </w:divBdr>
        </w:div>
        <w:div w:id="1368405958">
          <w:marLeft w:val="1080"/>
          <w:marRight w:val="0"/>
          <w:marTop w:val="100"/>
          <w:marBottom w:val="0"/>
          <w:divBdr>
            <w:top w:val="none" w:sz="0" w:space="0" w:color="auto"/>
            <w:left w:val="none" w:sz="0" w:space="0" w:color="auto"/>
            <w:bottom w:val="none" w:sz="0" w:space="0" w:color="auto"/>
            <w:right w:val="none" w:sz="0" w:space="0" w:color="auto"/>
          </w:divBdr>
        </w:div>
        <w:div w:id="1952475852">
          <w:marLeft w:val="1800"/>
          <w:marRight w:val="0"/>
          <w:marTop w:val="100"/>
          <w:marBottom w:val="0"/>
          <w:divBdr>
            <w:top w:val="none" w:sz="0" w:space="0" w:color="auto"/>
            <w:left w:val="none" w:sz="0" w:space="0" w:color="auto"/>
            <w:bottom w:val="none" w:sz="0" w:space="0" w:color="auto"/>
            <w:right w:val="none" w:sz="0" w:space="0" w:color="auto"/>
          </w:divBdr>
        </w:div>
        <w:div w:id="2076976023">
          <w:marLeft w:val="360"/>
          <w:marRight w:val="0"/>
          <w:marTop w:val="200"/>
          <w:marBottom w:val="0"/>
          <w:divBdr>
            <w:top w:val="none" w:sz="0" w:space="0" w:color="auto"/>
            <w:left w:val="none" w:sz="0" w:space="0" w:color="auto"/>
            <w:bottom w:val="none" w:sz="0" w:space="0" w:color="auto"/>
            <w:right w:val="none" w:sz="0" w:space="0" w:color="auto"/>
          </w:divBdr>
        </w:div>
        <w:div w:id="2115516924">
          <w:marLeft w:val="1080"/>
          <w:marRight w:val="0"/>
          <w:marTop w:val="100"/>
          <w:marBottom w:val="0"/>
          <w:divBdr>
            <w:top w:val="none" w:sz="0" w:space="0" w:color="auto"/>
            <w:left w:val="none" w:sz="0" w:space="0" w:color="auto"/>
            <w:bottom w:val="none" w:sz="0" w:space="0" w:color="auto"/>
            <w:right w:val="none" w:sz="0" w:space="0" w:color="auto"/>
          </w:divBdr>
        </w:div>
      </w:divsChild>
    </w:div>
    <w:div w:id="109666836">
      <w:bodyDiv w:val="1"/>
      <w:marLeft w:val="0"/>
      <w:marRight w:val="0"/>
      <w:marTop w:val="0"/>
      <w:marBottom w:val="0"/>
      <w:divBdr>
        <w:top w:val="none" w:sz="0" w:space="0" w:color="auto"/>
        <w:left w:val="none" w:sz="0" w:space="0" w:color="auto"/>
        <w:bottom w:val="none" w:sz="0" w:space="0" w:color="auto"/>
        <w:right w:val="none" w:sz="0" w:space="0" w:color="auto"/>
      </w:divBdr>
    </w:div>
    <w:div w:id="109669588">
      <w:bodyDiv w:val="1"/>
      <w:marLeft w:val="0"/>
      <w:marRight w:val="0"/>
      <w:marTop w:val="0"/>
      <w:marBottom w:val="0"/>
      <w:divBdr>
        <w:top w:val="none" w:sz="0" w:space="0" w:color="auto"/>
        <w:left w:val="none" w:sz="0" w:space="0" w:color="auto"/>
        <w:bottom w:val="none" w:sz="0" w:space="0" w:color="auto"/>
        <w:right w:val="none" w:sz="0" w:space="0" w:color="auto"/>
      </w:divBdr>
    </w:div>
    <w:div w:id="110252251">
      <w:bodyDiv w:val="1"/>
      <w:marLeft w:val="0"/>
      <w:marRight w:val="0"/>
      <w:marTop w:val="0"/>
      <w:marBottom w:val="0"/>
      <w:divBdr>
        <w:top w:val="none" w:sz="0" w:space="0" w:color="auto"/>
        <w:left w:val="none" w:sz="0" w:space="0" w:color="auto"/>
        <w:bottom w:val="none" w:sz="0" w:space="0" w:color="auto"/>
        <w:right w:val="none" w:sz="0" w:space="0" w:color="auto"/>
      </w:divBdr>
      <w:divsChild>
        <w:div w:id="617179741">
          <w:marLeft w:val="547"/>
          <w:marRight w:val="0"/>
          <w:marTop w:val="0"/>
          <w:marBottom w:val="0"/>
          <w:divBdr>
            <w:top w:val="none" w:sz="0" w:space="0" w:color="auto"/>
            <w:left w:val="none" w:sz="0" w:space="0" w:color="auto"/>
            <w:bottom w:val="none" w:sz="0" w:space="0" w:color="auto"/>
            <w:right w:val="none" w:sz="0" w:space="0" w:color="auto"/>
          </w:divBdr>
        </w:div>
      </w:divsChild>
    </w:div>
    <w:div w:id="110321561">
      <w:bodyDiv w:val="1"/>
      <w:marLeft w:val="0"/>
      <w:marRight w:val="0"/>
      <w:marTop w:val="0"/>
      <w:marBottom w:val="0"/>
      <w:divBdr>
        <w:top w:val="none" w:sz="0" w:space="0" w:color="auto"/>
        <w:left w:val="none" w:sz="0" w:space="0" w:color="auto"/>
        <w:bottom w:val="none" w:sz="0" w:space="0" w:color="auto"/>
        <w:right w:val="none" w:sz="0" w:space="0" w:color="auto"/>
      </w:divBdr>
      <w:divsChild>
        <w:div w:id="134878093">
          <w:marLeft w:val="547"/>
          <w:marRight w:val="0"/>
          <w:marTop w:val="154"/>
          <w:marBottom w:val="0"/>
          <w:divBdr>
            <w:top w:val="none" w:sz="0" w:space="0" w:color="auto"/>
            <w:left w:val="none" w:sz="0" w:space="0" w:color="auto"/>
            <w:bottom w:val="none" w:sz="0" w:space="0" w:color="auto"/>
            <w:right w:val="none" w:sz="0" w:space="0" w:color="auto"/>
          </w:divBdr>
        </w:div>
        <w:div w:id="320306872">
          <w:marLeft w:val="547"/>
          <w:marRight w:val="0"/>
          <w:marTop w:val="154"/>
          <w:marBottom w:val="0"/>
          <w:divBdr>
            <w:top w:val="none" w:sz="0" w:space="0" w:color="auto"/>
            <w:left w:val="none" w:sz="0" w:space="0" w:color="auto"/>
            <w:bottom w:val="none" w:sz="0" w:space="0" w:color="auto"/>
            <w:right w:val="none" w:sz="0" w:space="0" w:color="auto"/>
          </w:divBdr>
        </w:div>
        <w:div w:id="488715353">
          <w:marLeft w:val="547"/>
          <w:marRight w:val="0"/>
          <w:marTop w:val="154"/>
          <w:marBottom w:val="0"/>
          <w:divBdr>
            <w:top w:val="none" w:sz="0" w:space="0" w:color="auto"/>
            <w:left w:val="none" w:sz="0" w:space="0" w:color="auto"/>
            <w:bottom w:val="none" w:sz="0" w:space="0" w:color="auto"/>
            <w:right w:val="none" w:sz="0" w:space="0" w:color="auto"/>
          </w:divBdr>
        </w:div>
        <w:div w:id="1042244619">
          <w:marLeft w:val="547"/>
          <w:marRight w:val="0"/>
          <w:marTop w:val="154"/>
          <w:marBottom w:val="0"/>
          <w:divBdr>
            <w:top w:val="none" w:sz="0" w:space="0" w:color="auto"/>
            <w:left w:val="none" w:sz="0" w:space="0" w:color="auto"/>
            <w:bottom w:val="none" w:sz="0" w:space="0" w:color="auto"/>
            <w:right w:val="none" w:sz="0" w:space="0" w:color="auto"/>
          </w:divBdr>
        </w:div>
      </w:divsChild>
    </w:div>
    <w:div w:id="110511958">
      <w:bodyDiv w:val="1"/>
      <w:marLeft w:val="0"/>
      <w:marRight w:val="0"/>
      <w:marTop w:val="0"/>
      <w:marBottom w:val="0"/>
      <w:divBdr>
        <w:top w:val="none" w:sz="0" w:space="0" w:color="auto"/>
        <w:left w:val="none" w:sz="0" w:space="0" w:color="auto"/>
        <w:bottom w:val="none" w:sz="0" w:space="0" w:color="auto"/>
        <w:right w:val="none" w:sz="0" w:space="0" w:color="auto"/>
      </w:divBdr>
    </w:div>
    <w:div w:id="110518421">
      <w:bodyDiv w:val="1"/>
      <w:marLeft w:val="0"/>
      <w:marRight w:val="0"/>
      <w:marTop w:val="0"/>
      <w:marBottom w:val="0"/>
      <w:divBdr>
        <w:top w:val="none" w:sz="0" w:space="0" w:color="auto"/>
        <w:left w:val="none" w:sz="0" w:space="0" w:color="auto"/>
        <w:bottom w:val="none" w:sz="0" w:space="0" w:color="auto"/>
        <w:right w:val="none" w:sz="0" w:space="0" w:color="auto"/>
      </w:divBdr>
      <w:divsChild>
        <w:div w:id="197623745">
          <w:marLeft w:val="547"/>
          <w:marRight w:val="0"/>
          <w:marTop w:val="154"/>
          <w:marBottom w:val="0"/>
          <w:divBdr>
            <w:top w:val="none" w:sz="0" w:space="0" w:color="auto"/>
            <w:left w:val="none" w:sz="0" w:space="0" w:color="auto"/>
            <w:bottom w:val="none" w:sz="0" w:space="0" w:color="auto"/>
            <w:right w:val="none" w:sz="0" w:space="0" w:color="auto"/>
          </w:divBdr>
        </w:div>
        <w:div w:id="1612664801">
          <w:marLeft w:val="547"/>
          <w:marRight w:val="0"/>
          <w:marTop w:val="154"/>
          <w:marBottom w:val="0"/>
          <w:divBdr>
            <w:top w:val="none" w:sz="0" w:space="0" w:color="auto"/>
            <w:left w:val="none" w:sz="0" w:space="0" w:color="auto"/>
            <w:bottom w:val="none" w:sz="0" w:space="0" w:color="auto"/>
            <w:right w:val="none" w:sz="0" w:space="0" w:color="auto"/>
          </w:divBdr>
        </w:div>
      </w:divsChild>
    </w:div>
    <w:div w:id="111169273">
      <w:bodyDiv w:val="1"/>
      <w:marLeft w:val="0"/>
      <w:marRight w:val="0"/>
      <w:marTop w:val="0"/>
      <w:marBottom w:val="0"/>
      <w:divBdr>
        <w:top w:val="none" w:sz="0" w:space="0" w:color="auto"/>
        <w:left w:val="none" w:sz="0" w:space="0" w:color="auto"/>
        <w:bottom w:val="none" w:sz="0" w:space="0" w:color="auto"/>
        <w:right w:val="none" w:sz="0" w:space="0" w:color="auto"/>
      </w:divBdr>
    </w:div>
    <w:div w:id="111480175">
      <w:bodyDiv w:val="1"/>
      <w:marLeft w:val="0"/>
      <w:marRight w:val="0"/>
      <w:marTop w:val="0"/>
      <w:marBottom w:val="0"/>
      <w:divBdr>
        <w:top w:val="none" w:sz="0" w:space="0" w:color="auto"/>
        <w:left w:val="none" w:sz="0" w:space="0" w:color="auto"/>
        <w:bottom w:val="none" w:sz="0" w:space="0" w:color="auto"/>
        <w:right w:val="none" w:sz="0" w:space="0" w:color="auto"/>
      </w:divBdr>
    </w:div>
    <w:div w:id="111944163">
      <w:bodyDiv w:val="1"/>
      <w:marLeft w:val="0"/>
      <w:marRight w:val="0"/>
      <w:marTop w:val="0"/>
      <w:marBottom w:val="0"/>
      <w:divBdr>
        <w:top w:val="none" w:sz="0" w:space="0" w:color="auto"/>
        <w:left w:val="none" w:sz="0" w:space="0" w:color="auto"/>
        <w:bottom w:val="none" w:sz="0" w:space="0" w:color="auto"/>
        <w:right w:val="none" w:sz="0" w:space="0" w:color="auto"/>
      </w:divBdr>
    </w:div>
    <w:div w:id="112022891">
      <w:bodyDiv w:val="1"/>
      <w:marLeft w:val="0"/>
      <w:marRight w:val="0"/>
      <w:marTop w:val="0"/>
      <w:marBottom w:val="0"/>
      <w:divBdr>
        <w:top w:val="none" w:sz="0" w:space="0" w:color="auto"/>
        <w:left w:val="none" w:sz="0" w:space="0" w:color="auto"/>
        <w:bottom w:val="none" w:sz="0" w:space="0" w:color="auto"/>
        <w:right w:val="none" w:sz="0" w:space="0" w:color="auto"/>
      </w:divBdr>
    </w:div>
    <w:div w:id="112284796">
      <w:bodyDiv w:val="1"/>
      <w:marLeft w:val="0"/>
      <w:marRight w:val="0"/>
      <w:marTop w:val="0"/>
      <w:marBottom w:val="0"/>
      <w:divBdr>
        <w:top w:val="none" w:sz="0" w:space="0" w:color="auto"/>
        <w:left w:val="none" w:sz="0" w:space="0" w:color="auto"/>
        <w:bottom w:val="none" w:sz="0" w:space="0" w:color="auto"/>
        <w:right w:val="none" w:sz="0" w:space="0" w:color="auto"/>
      </w:divBdr>
    </w:div>
    <w:div w:id="112746698">
      <w:bodyDiv w:val="1"/>
      <w:marLeft w:val="0"/>
      <w:marRight w:val="0"/>
      <w:marTop w:val="0"/>
      <w:marBottom w:val="0"/>
      <w:divBdr>
        <w:top w:val="none" w:sz="0" w:space="0" w:color="auto"/>
        <w:left w:val="none" w:sz="0" w:space="0" w:color="auto"/>
        <w:bottom w:val="none" w:sz="0" w:space="0" w:color="auto"/>
        <w:right w:val="none" w:sz="0" w:space="0" w:color="auto"/>
      </w:divBdr>
    </w:div>
    <w:div w:id="113332233">
      <w:bodyDiv w:val="1"/>
      <w:marLeft w:val="0"/>
      <w:marRight w:val="0"/>
      <w:marTop w:val="0"/>
      <w:marBottom w:val="0"/>
      <w:divBdr>
        <w:top w:val="none" w:sz="0" w:space="0" w:color="auto"/>
        <w:left w:val="none" w:sz="0" w:space="0" w:color="auto"/>
        <w:bottom w:val="none" w:sz="0" w:space="0" w:color="auto"/>
        <w:right w:val="none" w:sz="0" w:space="0" w:color="auto"/>
      </w:divBdr>
      <w:divsChild>
        <w:div w:id="864749899">
          <w:marLeft w:val="0"/>
          <w:marRight w:val="0"/>
          <w:marTop w:val="0"/>
          <w:marBottom w:val="0"/>
          <w:divBdr>
            <w:top w:val="none" w:sz="0" w:space="0" w:color="auto"/>
            <w:left w:val="none" w:sz="0" w:space="0" w:color="auto"/>
            <w:bottom w:val="none" w:sz="0" w:space="0" w:color="auto"/>
            <w:right w:val="none" w:sz="0" w:space="0" w:color="auto"/>
          </w:divBdr>
          <w:divsChild>
            <w:div w:id="814564486">
              <w:marLeft w:val="0"/>
              <w:marRight w:val="0"/>
              <w:marTop w:val="0"/>
              <w:marBottom w:val="0"/>
              <w:divBdr>
                <w:top w:val="none" w:sz="0" w:space="0" w:color="auto"/>
                <w:left w:val="none" w:sz="0" w:space="0" w:color="auto"/>
                <w:bottom w:val="none" w:sz="0" w:space="0" w:color="auto"/>
                <w:right w:val="none" w:sz="0" w:space="0" w:color="auto"/>
              </w:divBdr>
            </w:div>
            <w:div w:id="996499437">
              <w:marLeft w:val="0"/>
              <w:marRight w:val="0"/>
              <w:marTop w:val="0"/>
              <w:marBottom w:val="0"/>
              <w:divBdr>
                <w:top w:val="none" w:sz="0" w:space="0" w:color="auto"/>
                <w:left w:val="none" w:sz="0" w:space="0" w:color="auto"/>
                <w:bottom w:val="none" w:sz="0" w:space="0" w:color="auto"/>
                <w:right w:val="none" w:sz="0" w:space="0" w:color="auto"/>
              </w:divBdr>
            </w:div>
            <w:div w:id="142233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35387">
      <w:bodyDiv w:val="1"/>
      <w:marLeft w:val="0"/>
      <w:marRight w:val="0"/>
      <w:marTop w:val="0"/>
      <w:marBottom w:val="0"/>
      <w:divBdr>
        <w:top w:val="none" w:sz="0" w:space="0" w:color="auto"/>
        <w:left w:val="none" w:sz="0" w:space="0" w:color="auto"/>
        <w:bottom w:val="none" w:sz="0" w:space="0" w:color="auto"/>
        <w:right w:val="none" w:sz="0" w:space="0" w:color="auto"/>
      </w:divBdr>
    </w:div>
    <w:div w:id="115568762">
      <w:bodyDiv w:val="1"/>
      <w:marLeft w:val="0"/>
      <w:marRight w:val="0"/>
      <w:marTop w:val="0"/>
      <w:marBottom w:val="0"/>
      <w:divBdr>
        <w:top w:val="none" w:sz="0" w:space="0" w:color="auto"/>
        <w:left w:val="none" w:sz="0" w:space="0" w:color="auto"/>
        <w:bottom w:val="none" w:sz="0" w:space="0" w:color="auto"/>
        <w:right w:val="none" w:sz="0" w:space="0" w:color="auto"/>
      </w:divBdr>
    </w:div>
    <w:div w:id="115952416">
      <w:bodyDiv w:val="1"/>
      <w:marLeft w:val="0"/>
      <w:marRight w:val="0"/>
      <w:marTop w:val="0"/>
      <w:marBottom w:val="0"/>
      <w:divBdr>
        <w:top w:val="none" w:sz="0" w:space="0" w:color="auto"/>
        <w:left w:val="none" w:sz="0" w:space="0" w:color="auto"/>
        <w:bottom w:val="none" w:sz="0" w:space="0" w:color="auto"/>
        <w:right w:val="none" w:sz="0" w:space="0" w:color="auto"/>
      </w:divBdr>
    </w:div>
    <w:div w:id="116685028">
      <w:bodyDiv w:val="1"/>
      <w:marLeft w:val="0"/>
      <w:marRight w:val="0"/>
      <w:marTop w:val="0"/>
      <w:marBottom w:val="0"/>
      <w:divBdr>
        <w:top w:val="none" w:sz="0" w:space="0" w:color="auto"/>
        <w:left w:val="none" w:sz="0" w:space="0" w:color="auto"/>
        <w:bottom w:val="none" w:sz="0" w:space="0" w:color="auto"/>
        <w:right w:val="none" w:sz="0" w:space="0" w:color="auto"/>
      </w:divBdr>
      <w:divsChild>
        <w:div w:id="498925818">
          <w:marLeft w:val="1800"/>
          <w:marRight w:val="0"/>
          <w:marTop w:val="77"/>
          <w:marBottom w:val="0"/>
          <w:divBdr>
            <w:top w:val="none" w:sz="0" w:space="0" w:color="auto"/>
            <w:left w:val="none" w:sz="0" w:space="0" w:color="auto"/>
            <w:bottom w:val="none" w:sz="0" w:space="0" w:color="auto"/>
            <w:right w:val="none" w:sz="0" w:space="0" w:color="auto"/>
          </w:divBdr>
        </w:div>
        <w:div w:id="802843732">
          <w:marLeft w:val="1800"/>
          <w:marRight w:val="0"/>
          <w:marTop w:val="77"/>
          <w:marBottom w:val="0"/>
          <w:divBdr>
            <w:top w:val="none" w:sz="0" w:space="0" w:color="auto"/>
            <w:left w:val="none" w:sz="0" w:space="0" w:color="auto"/>
            <w:bottom w:val="none" w:sz="0" w:space="0" w:color="auto"/>
            <w:right w:val="none" w:sz="0" w:space="0" w:color="auto"/>
          </w:divBdr>
        </w:div>
        <w:div w:id="1224369716">
          <w:marLeft w:val="547"/>
          <w:marRight w:val="0"/>
          <w:marTop w:val="115"/>
          <w:marBottom w:val="0"/>
          <w:divBdr>
            <w:top w:val="none" w:sz="0" w:space="0" w:color="auto"/>
            <w:left w:val="none" w:sz="0" w:space="0" w:color="auto"/>
            <w:bottom w:val="none" w:sz="0" w:space="0" w:color="auto"/>
            <w:right w:val="none" w:sz="0" w:space="0" w:color="auto"/>
          </w:divBdr>
        </w:div>
        <w:div w:id="1869950045">
          <w:marLeft w:val="1166"/>
          <w:marRight w:val="0"/>
          <w:marTop w:val="96"/>
          <w:marBottom w:val="0"/>
          <w:divBdr>
            <w:top w:val="none" w:sz="0" w:space="0" w:color="auto"/>
            <w:left w:val="none" w:sz="0" w:space="0" w:color="auto"/>
            <w:bottom w:val="none" w:sz="0" w:space="0" w:color="auto"/>
            <w:right w:val="none" w:sz="0" w:space="0" w:color="auto"/>
          </w:divBdr>
        </w:div>
      </w:divsChild>
    </w:div>
    <w:div w:id="117844871">
      <w:bodyDiv w:val="1"/>
      <w:marLeft w:val="0"/>
      <w:marRight w:val="0"/>
      <w:marTop w:val="0"/>
      <w:marBottom w:val="0"/>
      <w:divBdr>
        <w:top w:val="none" w:sz="0" w:space="0" w:color="auto"/>
        <w:left w:val="none" w:sz="0" w:space="0" w:color="auto"/>
        <w:bottom w:val="none" w:sz="0" w:space="0" w:color="auto"/>
        <w:right w:val="none" w:sz="0" w:space="0" w:color="auto"/>
      </w:divBdr>
    </w:div>
    <w:div w:id="117847141">
      <w:bodyDiv w:val="1"/>
      <w:marLeft w:val="0"/>
      <w:marRight w:val="0"/>
      <w:marTop w:val="0"/>
      <w:marBottom w:val="0"/>
      <w:divBdr>
        <w:top w:val="none" w:sz="0" w:space="0" w:color="auto"/>
        <w:left w:val="none" w:sz="0" w:space="0" w:color="auto"/>
        <w:bottom w:val="none" w:sz="0" w:space="0" w:color="auto"/>
        <w:right w:val="none" w:sz="0" w:space="0" w:color="auto"/>
      </w:divBdr>
    </w:div>
    <w:div w:id="118301114">
      <w:bodyDiv w:val="1"/>
      <w:marLeft w:val="0"/>
      <w:marRight w:val="0"/>
      <w:marTop w:val="0"/>
      <w:marBottom w:val="0"/>
      <w:divBdr>
        <w:top w:val="none" w:sz="0" w:space="0" w:color="auto"/>
        <w:left w:val="none" w:sz="0" w:space="0" w:color="auto"/>
        <w:bottom w:val="none" w:sz="0" w:space="0" w:color="auto"/>
        <w:right w:val="none" w:sz="0" w:space="0" w:color="auto"/>
      </w:divBdr>
      <w:divsChild>
        <w:div w:id="269632380">
          <w:marLeft w:val="547"/>
          <w:marRight w:val="0"/>
          <w:marTop w:val="96"/>
          <w:marBottom w:val="0"/>
          <w:divBdr>
            <w:top w:val="none" w:sz="0" w:space="0" w:color="auto"/>
            <w:left w:val="none" w:sz="0" w:space="0" w:color="auto"/>
            <w:bottom w:val="none" w:sz="0" w:space="0" w:color="auto"/>
            <w:right w:val="none" w:sz="0" w:space="0" w:color="auto"/>
          </w:divBdr>
        </w:div>
        <w:div w:id="937830370">
          <w:marLeft w:val="547"/>
          <w:marRight w:val="0"/>
          <w:marTop w:val="96"/>
          <w:marBottom w:val="0"/>
          <w:divBdr>
            <w:top w:val="none" w:sz="0" w:space="0" w:color="auto"/>
            <w:left w:val="none" w:sz="0" w:space="0" w:color="auto"/>
            <w:bottom w:val="none" w:sz="0" w:space="0" w:color="auto"/>
            <w:right w:val="none" w:sz="0" w:space="0" w:color="auto"/>
          </w:divBdr>
        </w:div>
        <w:div w:id="1541671585">
          <w:marLeft w:val="547"/>
          <w:marRight w:val="0"/>
          <w:marTop w:val="96"/>
          <w:marBottom w:val="0"/>
          <w:divBdr>
            <w:top w:val="none" w:sz="0" w:space="0" w:color="auto"/>
            <w:left w:val="none" w:sz="0" w:space="0" w:color="auto"/>
            <w:bottom w:val="none" w:sz="0" w:space="0" w:color="auto"/>
            <w:right w:val="none" w:sz="0" w:space="0" w:color="auto"/>
          </w:divBdr>
        </w:div>
        <w:div w:id="1700470182">
          <w:marLeft w:val="1166"/>
          <w:marRight w:val="0"/>
          <w:marTop w:val="96"/>
          <w:marBottom w:val="0"/>
          <w:divBdr>
            <w:top w:val="none" w:sz="0" w:space="0" w:color="auto"/>
            <w:left w:val="none" w:sz="0" w:space="0" w:color="auto"/>
            <w:bottom w:val="none" w:sz="0" w:space="0" w:color="auto"/>
            <w:right w:val="none" w:sz="0" w:space="0" w:color="auto"/>
          </w:divBdr>
        </w:div>
        <w:div w:id="1872691916">
          <w:marLeft w:val="1166"/>
          <w:marRight w:val="0"/>
          <w:marTop w:val="96"/>
          <w:marBottom w:val="0"/>
          <w:divBdr>
            <w:top w:val="none" w:sz="0" w:space="0" w:color="auto"/>
            <w:left w:val="none" w:sz="0" w:space="0" w:color="auto"/>
            <w:bottom w:val="none" w:sz="0" w:space="0" w:color="auto"/>
            <w:right w:val="none" w:sz="0" w:space="0" w:color="auto"/>
          </w:divBdr>
        </w:div>
        <w:div w:id="2003659531">
          <w:marLeft w:val="1166"/>
          <w:marRight w:val="0"/>
          <w:marTop w:val="96"/>
          <w:marBottom w:val="0"/>
          <w:divBdr>
            <w:top w:val="none" w:sz="0" w:space="0" w:color="auto"/>
            <w:left w:val="none" w:sz="0" w:space="0" w:color="auto"/>
            <w:bottom w:val="none" w:sz="0" w:space="0" w:color="auto"/>
            <w:right w:val="none" w:sz="0" w:space="0" w:color="auto"/>
          </w:divBdr>
        </w:div>
      </w:divsChild>
    </w:div>
    <w:div w:id="118375267">
      <w:bodyDiv w:val="1"/>
      <w:marLeft w:val="0"/>
      <w:marRight w:val="0"/>
      <w:marTop w:val="0"/>
      <w:marBottom w:val="0"/>
      <w:divBdr>
        <w:top w:val="none" w:sz="0" w:space="0" w:color="auto"/>
        <w:left w:val="none" w:sz="0" w:space="0" w:color="auto"/>
        <w:bottom w:val="none" w:sz="0" w:space="0" w:color="auto"/>
        <w:right w:val="none" w:sz="0" w:space="0" w:color="auto"/>
      </w:divBdr>
    </w:div>
    <w:div w:id="119537682">
      <w:bodyDiv w:val="1"/>
      <w:marLeft w:val="0"/>
      <w:marRight w:val="0"/>
      <w:marTop w:val="0"/>
      <w:marBottom w:val="0"/>
      <w:divBdr>
        <w:top w:val="none" w:sz="0" w:space="0" w:color="auto"/>
        <w:left w:val="none" w:sz="0" w:space="0" w:color="auto"/>
        <w:bottom w:val="none" w:sz="0" w:space="0" w:color="auto"/>
        <w:right w:val="none" w:sz="0" w:space="0" w:color="auto"/>
      </w:divBdr>
    </w:div>
    <w:div w:id="119763527">
      <w:bodyDiv w:val="1"/>
      <w:marLeft w:val="0"/>
      <w:marRight w:val="0"/>
      <w:marTop w:val="0"/>
      <w:marBottom w:val="0"/>
      <w:divBdr>
        <w:top w:val="none" w:sz="0" w:space="0" w:color="auto"/>
        <w:left w:val="none" w:sz="0" w:space="0" w:color="auto"/>
        <w:bottom w:val="none" w:sz="0" w:space="0" w:color="auto"/>
        <w:right w:val="none" w:sz="0" w:space="0" w:color="auto"/>
      </w:divBdr>
    </w:div>
    <w:div w:id="119803550">
      <w:bodyDiv w:val="1"/>
      <w:marLeft w:val="0"/>
      <w:marRight w:val="0"/>
      <w:marTop w:val="0"/>
      <w:marBottom w:val="0"/>
      <w:divBdr>
        <w:top w:val="none" w:sz="0" w:space="0" w:color="auto"/>
        <w:left w:val="none" w:sz="0" w:space="0" w:color="auto"/>
        <w:bottom w:val="none" w:sz="0" w:space="0" w:color="auto"/>
        <w:right w:val="none" w:sz="0" w:space="0" w:color="auto"/>
      </w:divBdr>
    </w:div>
    <w:div w:id="120926285">
      <w:bodyDiv w:val="1"/>
      <w:marLeft w:val="0"/>
      <w:marRight w:val="0"/>
      <w:marTop w:val="0"/>
      <w:marBottom w:val="0"/>
      <w:divBdr>
        <w:top w:val="none" w:sz="0" w:space="0" w:color="auto"/>
        <w:left w:val="none" w:sz="0" w:space="0" w:color="auto"/>
        <w:bottom w:val="none" w:sz="0" w:space="0" w:color="auto"/>
        <w:right w:val="none" w:sz="0" w:space="0" w:color="auto"/>
      </w:divBdr>
      <w:divsChild>
        <w:div w:id="36442486">
          <w:marLeft w:val="1166"/>
          <w:marRight w:val="0"/>
          <w:marTop w:val="96"/>
          <w:marBottom w:val="0"/>
          <w:divBdr>
            <w:top w:val="none" w:sz="0" w:space="0" w:color="auto"/>
            <w:left w:val="none" w:sz="0" w:space="0" w:color="auto"/>
            <w:bottom w:val="none" w:sz="0" w:space="0" w:color="auto"/>
            <w:right w:val="none" w:sz="0" w:space="0" w:color="auto"/>
          </w:divBdr>
        </w:div>
        <w:div w:id="412512541">
          <w:marLeft w:val="547"/>
          <w:marRight w:val="0"/>
          <w:marTop w:val="115"/>
          <w:marBottom w:val="0"/>
          <w:divBdr>
            <w:top w:val="none" w:sz="0" w:space="0" w:color="auto"/>
            <w:left w:val="none" w:sz="0" w:space="0" w:color="auto"/>
            <w:bottom w:val="none" w:sz="0" w:space="0" w:color="auto"/>
            <w:right w:val="none" w:sz="0" w:space="0" w:color="auto"/>
          </w:divBdr>
        </w:div>
        <w:div w:id="986324945">
          <w:marLeft w:val="547"/>
          <w:marRight w:val="0"/>
          <w:marTop w:val="115"/>
          <w:marBottom w:val="0"/>
          <w:divBdr>
            <w:top w:val="none" w:sz="0" w:space="0" w:color="auto"/>
            <w:left w:val="none" w:sz="0" w:space="0" w:color="auto"/>
            <w:bottom w:val="none" w:sz="0" w:space="0" w:color="auto"/>
            <w:right w:val="none" w:sz="0" w:space="0" w:color="auto"/>
          </w:divBdr>
        </w:div>
      </w:divsChild>
    </w:div>
    <w:div w:id="121387252">
      <w:bodyDiv w:val="1"/>
      <w:marLeft w:val="0"/>
      <w:marRight w:val="0"/>
      <w:marTop w:val="0"/>
      <w:marBottom w:val="0"/>
      <w:divBdr>
        <w:top w:val="none" w:sz="0" w:space="0" w:color="auto"/>
        <w:left w:val="none" w:sz="0" w:space="0" w:color="auto"/>
        <w:bottom w:val="none" w:sz="0" w:space="0" w:color="auto"/>
        <w:right w:val="none" w:sz="0" w:space="0" w:color="auto"/>
      </w:divBdr>
    </w:div>
    <w:div w:id="122583627">
      <w:bodyDiv w:val="1"/>
      <w:marLeft w:val="0"/>
      <w:marRight w:val="0"/>
      <w:marTop w:val="0"/>
      <w:marBottom w:val="0"/>
      <w:divBdr>
        <w:top w:val="none" w:sz="0" w:space="0" w:color="auto"/>
        <w:left w:val="none" w:sz="0" w:space="0" w:color="auto"/>
        <w:bottom w:val="none" w:sz="0" w:space="0" w:color="auto"/>
        <w:right w:val="none" w:sz="0" w:space="0" w:color="auto"/>
      </w:divBdr>
      <w:divsChild>
        <w:div w:id="6106348">
          <w:marLeft w:val="1800"/>
          <w:marRight w:val="0"/>
          <w:marTop w:val="77"/>
          <w:marBottom w:val="0"/>
          <w:divBdr>
            <w:top w:val="none" w:sz="0" w:space="0" w:color="auto"/>
            <w:left w:val="none" w:sz="0" w:space="0" w:color="auto"/>
            <w:bottom w:val="none" w:sz="0" w:space="0" w:color="auto"/>
            <w:right w:val="none" w:sz="0" w:space="0" w:color="auto"/>
          </w:divBdr>
        </w:div>
        <w:div w:id="103958874">
          <w:marLeft w:val="1800"/>
          <w:marRight w:val="0"/>
          <w:marTop w:val="77"/>
          <w:marBottom w:val="0"/>
          <w:divBdr>
            <w:top w:val="none" w:sz="0" w:space="0" w:color="auto"/>
            <w:left w:val="none" w:sz="0" w:space="0" w:color="auto"/>
            <w:bottom w:val="none" w:sz="0" w:space="0" w:color="auto"/>
            <w:right w:val="none" w:sz="0" w:space="0" w:color="auto"/>
          </w:divBdr>
        </w:div>
        <w:div w:id="149643650">
          <w:marLeft w:val="1800"/>
          <w:marRight w:val="0"/>
          <w:marTop w:val="77"/>
          <w:marBottom w:val="0"/>
          <w:divBdr>
            <w:top w:val="none" w:sz="0" w:space="0" w:color="auto"/>
            <w:left w:val="none" w:sz="0" w:space="0" w:color="auto"/>
            <w:bottom w:val="none" w:sz="0" w:space="0" w:color="auto"/>
            <w:right w:val="none" w:sz="0" w:space="0" w:color="auto"/>
          </w:divBdr>
        </w:div>
        <w:div w:id="376399377">
          <w:marLeft w:val="1166"/>
          <w:marRight w:val="0"/>
          <w:marTop w:val="86"/>
          <w:marBottom w:val="0"/>
          <w:divBdr>
            <w:top w:val="none" w:sz="0" w:space="0" w:color="auto"/>
            <w:left w:val="none" w:sz="0" w:space="0" w:color="auto"/>
            <w:bottom w:val="none" w:sz="0" w:space="0" w:color="auto"/>
            <w:right w:val="none" w:sz="0" w:space="0" w:color="auto"/>
          </w:divBdr>
        </w:div>
        <w:div w:id="674113777">
          <w:marLeft w:val="1166"/>
          <w:marRight w:val="0"/>
          <w:marTop w:val="86"/>
          <w:marBottom w:val="0"/>
          <w:divBdr>
            <w:top w:val="none" w:sz="0" w:space="0" w:color="auto"/>
            <w:left w:val="none" w:sz="0" w:space="0" w:color="auto"/>
            <w:bottom w:val="none" w:sz="0" w:space="0" w:color="auto"/>
            <w:right w:val="none" w:sz="0" w:space="0" w:color="auto"/>
          </w:divBdr>
        </w:div>
        <w:div w:id="676929801">
          <w:marLeft w:val="1166"/>
          <w:marRight w:val="0"/>
          <w:marTop w:val="86"/>
          <w:marBottom w:val="0"/>
          <w:divBdr>
            <w:top w:val="none" w:sz="0" w:space="0" w:color="auto"/>
            <w:left w:val="none" w:sz="0" w:space="0" w:color="auto"/>
            <w:bottom w:val="none" w:sz="0" w:space="0" w:color="auto"/>
            <w:right w:val="none" w:sz="0" w:space="0" w:color="auto"/>
          </w:divBdr>
        </w:div>
        <w:div w:id="692417323">
          <w:marLeft w:val="547"/>
          <w:marRight w:val="0"/>
          <w:marTop w:val="115"/>
          <w:marBottom w:val="0"/>
          <w:divBdr>
            <w:top w:val="none" w:sz="0" w:space="0" w:color="auto"/>
            <w:left w:val="none" w:sz="0" w:space="0" w:color="auto"/>
            <w:bottom w:val="none" w:sz="0" w:space="0" w:color="auto"/>
            <w:right w:val="none" w:sz="0" w:space="0" w:color="auto"/>
          </w:divBdr>
        </w:div>
        <w:div w:id="722409334">
          <w:marLeft w:val="1800"/>
          <w:marRight w:val="0"/>
          <w:marTop w:val="77"/>
          <w:marBottom w:val="0"/>
          <w:divBdr>
            <w:top w:val="none" w:sz="0" w:space="0" w:color="auto"/>
            <w:left w:val="none" w:sz="0" w:space="0" w:color="auto"/>
            <w:bottom w:val="none" w:sz="0" w:space="0" w:color="auto"/>
            <w:right w:val="none" w:sz="0" w:space="0" w:color="auto"/>
          </w:divBdr>
        </w:div>
        <w:div w:id="1399589644">
          <w:marLeft w:val="2520"/>
          <w:marRight w:val="0"/>
          <w:marTop w:val="53"/>
          <w:marBottom w:val="0"/>
          <w:divBdr>
            <w:top w:val="none" w:sz="0" w:space="0" w:color="auto"/>
            <w:left w:val="none" w:sz="0" w:space="0" w:color="auto"/>
            <w:bottom w:val="none" w:sz="0" w:space="0" w:color="auto"/>
            <w:right w:val="none" w:sz="0" w:space="0" w:color="auto"/>
          </w:divBdr>
        </w:div>
        <w:div w:id="1461066932">
          <w:marLeft w:val="547"/>
          <w:marRight w:val="0"/>
          <w:marTop w:val="115"/>
          <w:marBottom w:val="0"/>
          <w:divBdr>
            <w:top w:val="none" w:sz="0" w:space="0" w:color="auto"/>
            <w:left w:val="none" w:sz="0" w:space="0" w:color="auto"/>
            <w:bottom w:val="none" w:sz="0" w:space="0" w:color="auto"/>
            <w:right w:val="none" w:sz="0" w:space="0" w:color="auto"/>
          </w:divBdr>
        </w:div>
        <w:div w:id="1547832657">
          <w:marLeft w:val="1166"/>
          <w:marRight w:val="0"/>
          <w:marTop w:val="86"/>
          <w:marBottom w:val="0"/>
          <w:divBdr>
            <w:top w:val="none" w:sz="0" w:space="0" w:color="auto"/>
            <w:left w:val="none" w:sz="0" w:space="0" w:color="auto"/>
            <w:bottom w:val="none" w:sz="0" w:space="0" w:color="auto"/>
            <w:right w:val="none" w:sz="0" w:space="0" w:color="auto"/>
          </w:divBdr>
        </w:div>
        <w:div w:id="1654750986">
          <w:marLeft w:val="1800"/>
          <w:marRight w:val="0"/>
          <w:marTop w:val="77"/>
          <w:marBottom w:val="0"/>
          <w:divBdr>
            <w:top w:val="none" w:sz="0" w:space="0" w:color="auto"/>
            <w:left w:val="none" w:sz="0" w:space="0" w:color="auto"/>
            <w:bottom w:val="none" w:sz="0" w:space="0" w:color="auto"/>
            <w:right w:val="none" w:sz="0" w:space="0" w:color="auto"/>
          </w:divBdr>
        </w:div>
        <w:div w:id="1874227649">
          <w:marLeft w:val="1166"/>
          <w:marRight w:val="0"/>
          <w:marTop w:val="86"/>
          <w:marBottom w:val="0"/>
          <w:divBdr>
            <w:top w:val="none" w:sz="0" w:space="0" w:color="auto"/>
            <w:left w:val="none" w:sz="0" w:space="0" w:color="auto"/>
            <w:bottom w:val="none" w:sz="0" w:space="0" w:color="auto"/>
            <w:right w:val="none" w:sz="0" w:space="0" w:color="auto"/>
          </w:divBdr>
        </w:div>
      </w:divsChild>
    </w:div>
    <w:div w:id="123037046">
      <w:bodyDiv w:val="1"/>
      <w:marLeft w:val="0"/>
      <w:marRight w:val="0"/>
      <w:marTop w:val="0"/>
      <w:marBottom w:val="0"/>
      <w:divBdr>
        <w:top w:val="none" w:sz="0" w:space="0" w:color="auto"/>
        <w:left w:val="none" w:sz="0" w:space="0" w:color="auto"/>
        <w:bottom w:val="none" w:sz="0" w:space="0" w:color="auto"/>
        <w:right w:val="none" w:sz="0" w:space="0" w:color="auto"/>
      </w:divBdr>
    </w:div>
    <w:div w:id="124155510">
      <w:bodyDiv w:val="1"/>
      <w:marLeft w:val="0"/>
      <w:marRight w:val="0"/>
      <w:marTop w:val="0"/>
      <w:marBottom w:val="0"/>
      <w:divBdr>
        <w:top w:val="none" w:sz="0" w:space="0" w:color="auto"/>
        <w:left w:val="none" w:sz="0" w:space="0" w:color="auto"/>
        <w:bottom w:val="none" w:sz="0" w:space="0" w:color="auto"/>
        <w:right w:val="none" w:sz="0" w:space="0" w:color="auto"/>
      </w:divBdr>
    </w:div>
    <w:div w:id="124280802">
      <w:bodyDiv w:val="1"/>
      <w:marLeft w:val="0"/>
      <w:marRight w:val="0"/>
      <w:marTop w:val="0"/>
      <w:marBottom w:val="0"/>
      <w:divBdr>
        <w:top w:val="none" w:sz="0" w:space="0" w:color="auto"/>
        <w:left w:val="none" w:sz="0" w:space="0" w:color="auto"/>
        <w:bottom w:val="none" w:sz="0" w:space="0" w:color="auto"/>
        <w:right w:val="none" w:sz="0" w:space="0" w:color="auto"/>
      </w:divBdr>
    </w:div>
    <w:div w:id="124392591">
      <w:bodyDiv w:val="1"/>
      <w:marLeft w:val="0"/>
      <w:marRight w:val="0"/>
      <w:marTop w:val="0"/>
      <w:marBottom w:val="0"/>
      <w:divBdr>
        <w:top w:val="none" w:sz="0" w:space="0" w:color="auto"/>
        <w:left w:val="none" w:sz="0" w:space="0" w:color="auto"/>
        <w:bottom w:val="none" w:sz="0" w:space="0" w:color="auto"/>
        <w:right w:val="none" w:sz="0" w:space="0" w:color="auto"/>
      </w:divBdr>
    </w:div>
    <w:div w:id="125271944">
      <w:bodyDiv w:val="1"/>
      <w:marLeft w:val="0"/>
      <w:marRight w:val="0"/>
      <w:marTop w:val="0"/>
      <w:marBottom w:val="0"/>
      <w:divBdr>
        <w:top w:val="none" w:sz="0" w:space="0" w:color="auto"/>
        <w:left w:val="none" w:sz="0" w:space="0" w:color="auto"/>
        <w:bottom w:val="none" w:sz="0" w:space="0" w:color="auto"/>
        <w:right w:val="none" w:sz="0" w:space="0" w:color="auto"/>
      </w:divBdr>
    </w:div>
    <w:div w:id="125898428">
      <w:bodyDiv w:val="1"/>
      <w:marLeft w:val="0"/>
      <w:marRight w:val="0"/>
      <w:marTop w:val="0"/>
      <w:marBottom w:val="0"/>
      <w:divBdr>
        <w:top w:val="none" w:sz="0" w:space="0" w:color="auto"/>
        <w:left w:val="none" w:sz="0" w:space="0" w:color="auto"/>
        <w:bottom w:val="none" w:sz="0" w:space="0" w:color="auto"/>
        <w:right w:val="none" w:sz="0" w:space="0" w:color="auto"/>
      </w:divBdr>
    </w:div>
    <w:div w:id="127087015">
      <w:bodyDiv w:val="1"/>
      <w:marLeft w:val="0"/>
      <w:marRight w:val="0"/>
      <w:marTop w:val="0"/>
      <w:marBottom w:val="0"/>
      <w:divBdr>
        <w:top w:val="none" w:sz="0" w:space="0" w:color="auto"/>
        <w:left w:val="none" w:sz="0" w:space="0" w:color="auto"/>
        <w:bottom w:val="none" w:sz="0" w:space="0" w:color="auto"/>
        <w:right w:val="none" w:sz="0" w:space="0" w:color="auto"/>
      </w:divBdr>
      <w:divsChild>
        <w:div w:id="214582777">
          <w:marLeft w:val="1166"/>
          <w:marRight w:val="0"/>
          <w:marTop w:val="96"/>
          <w:marBottom w:val="0"/>
          <w:divBdr>
            <w:top w:val="none" w:sz="0" w:space="0" w:color="auto"/>
            <w:left w:val="none" w:sz="0" w:space="0" w:color="auto"/>
            <w:bottom w:val="none" w:sz="0" w:space="0" w:color="auto"/>
            <w:right w:val="none" w:sz="0" w:space="0" w:color="auto"/>
          </w:divBdr>
        </w:div>
        <w:div w:id="1031227911">
          <w:marLeft w:val="547"/>
          <w:marRight w:val="0"/>
          <w:marTop w:val="115"/>
          <w:marBottom w:val="0"/>
          <w:divBdr>
            <w:top w:val="none" w:sz="0" w:space="0" w:color="auto"/>
            <w:left w:val="none" w:sz="0" w:space="0" w:color="auto"/>
            <w:bottom w:val="none" w:sz="0" w:space="0" w:color="auto"/>
            <w:right w:val="none" w:sz="0" w:space="0" w:color="auto"/>
          </w:divBdr>
        </w:div>
        <w:div w:id="1457941826">
          <w:marLeft w:val="1166"/>
          <w:marRight w:val="0"/>
          <w:marTop w:val="96"/>
          <w:marBottom w:val="0"/>
          <w:divBdr>
            <w:top w:val="none" w:sz="0" w:space="0" w:color="auto"/>
            <w:left w:val="none" w:sz="0" w:space="0" w:color="auto"/>
            <w:bottom w:val="none" w:sz="0" w:space="0" w:color="auto"/>
            <w:right w:val="none" w:sz="0" w:space="0" w:color="auto"/>
          </w:divBdr>
        </w:div>
      </w:divsChild>
    </w:div>
    <w:div w:id="127820776">
      <w:bodyDiv w:val="1"/>
      <w:marLeft w:val="0"/>
      <w:marRight w:val="0"/>
      <w:marTop w:val="0"/>
      <w:marBottom w:val="0"/>
      <w:divBdr>
        <w:top w:val="none" w:sz="0" w:space="0" w:color="auto"/>
        <w:left w:val="none" w:sz="0" w:space="0" w:color="auto"/>
        <w:bottom w:val="none" w:sz="0" w:space="0" w:color="auto"/>
        <w:right w:val="none" w:sz="0" w:space="0" w:color="auto"/>
      </w:divBdr>
    </w:div>
    <w:div w:id="128132998">
      <w:bodyDiv w:val="1"/>
      <w:marLeft w:val="0"/>
      <w:marRight w:val="0"/>
      <w:marTop w:val="0"/>
      <w:marBottom w:val="0"/>
      <w:divBdr>
        <w:top w:val="none" w:sz="0" w:space="0" w:color="auto"/>
        <w:left w:val="none" w:sz="0" w:space="0" w:color="auto"/>
        <w:bottom w:val="none" w:sz="0" w:space="0" w:color="auto"/>
        <w:right w:val="none" w:sz="0" w:space="0" w:color="auto"/>
      </w:divBdr>
    </w:div>
    <w:div w:id="128327191">
      <w:bodyDiv w:val="1"/>
      <w:marLeft w:val="0"/>
      <w:marRight w:val="0"/>
      <w:marTop w:val="0"/>
      <w:marBottom w:val="0"/>
      <w:divBdr>
        <w:top w:val="none" w:sz="0" w:space="0" w:color="auto"/>
        <w:left w:val="none" w:sz="0" w:space="0" w:color="auto"/>
        <w:bottom w:val="none" w:sz="0" w:space="0" w:color="auto"/>
        <w:right w:val="none" w:sz="0" w:space="0" w:color="auto"/>
      </w:divBdr>
    </w:div>
    <w:div w:id="128400349">
      <w:bodyDiv w:val="1"/>
      <w:marLeft w:val="0"/>
      <w:marRight w:val="0"/>
      <w:marTop w:val="0"/>
      <w:marBottom w:val="0"/>
      <w:divBdr>
        <w:top w:val="none" w:sz="0" w:space="0" w:color="auto"/>
        <w:left w:val="none" w:sz="0" w:space="0" w:color="auto"/>
        <w:bottom w:val="none" w:sz="0" w:space="0" w:color="auto"/>
        <w:right w:val="none" w:sz="0" w:space="0" w:color="auto"/>
      </w:divBdr>
    </w:div>
    <w:div w:id="128600141">
      <w:bodyDiv w:val="1"/>
      <w:marLeft w:val="0"/>
      <w:marRight w:val="0"/>
      <w:marTop w:val="0"/>
      <w:marBottom w:val="0"/>
      <w:divBdr>
        <w:top w:val="none" w:sz="0" w:space="0" w:color="auto"/>
        <w:left w:val="none" w:sz="0" w:space="0" w:color="auto"/>
        <w:bottom w:val="none" w:sz="0" w:space="0" w:color="auto"/>
        <w:right w:val="none" w:sz="0" w:space="0" w:color="auto"/>
      </w:divBdr>
    </w:div>
    <w:div w:id="129520506">
      <w:bodyDiv w:val="1"/>
      <w:marLeft w:val="0"/>
      <w:marRight w:val="0"/>
      <w:marTop w:val="0"/>
      <w:marBottom w:val="0"/>
      <w:divBdr>
        <w:top w:val="none" w:sz="0" w:space="0" w:color="auto"/>
        <w:left w:val="none" w:sz="0" w:space="0" w:color="auto"/>
        <w:bottom w:val="none" w:sz="0" w:space="0" w:color="auto"/>
        <w:right w:val="none" w:sz="0" w:space="0" w:color="auto"/>
      </w:divBdr>
    </w:div>
    <w:div w:id="129595656">
      <w:bodyDiv w:val="1"/>
      <w:marLeft w:val="0"/>
      <w:marRight w:val="0"/>
      <w:marTop w:val="0"/>
      <w:marBottom w:val="0"/>
      <w:divBdr>
        <w:top w:val="none" w:sz="0" w:space="0" w:color="auto"/>
        <w:left w:val="none" w:sz="0" w:space="0" w:color="auto"/>
        <w:bottom w:val="none" w:sz="0" w:space="0" w:color="auto"/>
        <w:right w:val="none" w:sz="0" w:space="0" w:color="auto"/>
      </w:divBdr>
      <w:divsChild>
        <w:div w:id="618999221">
          <w:marLeft w:val="1166"/>
          <w:marRight w:val="0"/>
          <w:marTop w:val="134"/>
          <w:marBottom w:val="0"/>
          <w:divBdr>
            <w:top w:val="none" w:sz="0" w:space="0" w:color="auto"/>
            <w:left w:val="none" w:sz="0" w:space="0" w:color="auto"/>
            <w:bottom w:val="none" w:sz="0" w:space="0" w:color="auto"/>
            <w:right w:val="none" w:sz="0" w:space="0" w:color="auto"/>
          </w:divBdr>
        </w:div>
        <w:div w:id="699474762">
          <w:marLeft w:val="547"/>
          <w:marRight w:val="0"/>
          <w:marTop w:val="154"/>
          <w:marBottom w:val="0"/>
          <w:divBdr>
            <w:top w:val="none" w:sz="0" w:space="0" w:color="auto"/>
            <w:left w:val="none" w:sz="0" w:space="0" w:color="auto"/>
            <w:bottom w:val="none" w:sz="0" w:space="0" w:color="auto"/>
            <w:right w:val="none" w:sz="0" w:space="0" w:color="auto"/>
          </w:divBdr>
        </w:div>
        <w:div w:id="850099438">
          <w:marLeft w:val="1166"/>
          <w:marRight w:val="0"/>
          <w:marTop w:val="134"/>
          <w:marBottom w:val="0"/>
          <w:divBdr>
            <w:top w:val="none" w:sz="0" w:space="0" w:color="auto"/>
            <w:left w:val="none" w:sz="0" w:space="0" w:color="auto"/>
            <w:bottom w:val="none" w:sz="0" w:space="0" w:color="auto"/>
            <w:right w:val="none" w:sz="0" w:space="0" w:color="auto"/>
          </w:divBdr>
        </w:div>
      </w:divsChild>
    </w:div>
    <w:div w:id="130708692">
      <w:bodyDiv w:val="1"/>
      <w:marLeft w:val="0"/>
      <w:marRight w:val="0"/>
      <w:marTop w:val="0"/>
      <w:marBottom w:val="0"/>
      <w:divBdr>
        <w:top w:val="none" w:sz="0" w:space="0" w:color="auto"/>
        <w:left w:val="none" w:sz="0" w:space="0" w:color="auto"/>
        <w:bottom w:val="none" w:sz="0" w:space="0" w:color="auto"/>
        <w:right w:val="none" w:sz="0" w:space="0" w:color="auto"/>
      </w:divBdr>
    </w:div>
    <w:div w:id="131099609">
      <w:bodyDiv w:val="1"/>
      <w:marLeft w:val="0"/>
      <w:marRight w:val="0"/>
      <w:marTop w:val="0"/>
      <w:marBottom w:val="0"/>
      <w:divBdr>
        <w:top w:val="none" w:sz="0" w:space="0" w:color="auto"/>
        <w:left w:val="none" w:sz="0" w:space="0" w:color="auto"/>
        <w:bottom w:val="none" w:sz="0" w:space="0" w:color="auto"/>
        <w:right w:val="none" w:sz="0" w:space="0" w:color="auto"/>
      </w:divBdr>
    </w:div>
    <w:div w:id="131101712">
      <w:bodyDiv w:val="1"/>
      <w:marLeft w:val="0"/>
      <w:marRight w:val="0"/>
      <w:marTop w:val="0"/>
      <w:marBottom w:val="0"/>
      <w:divBdr>
        <w:top w:val="none" w:sz="0" w:space="0" w:color="auto"/>
        <w:left w:val="none" w:sz="0" w:space="0" w:color="auto"/>
        <w:bottom w:val="none" w:sz="0" w:space="0" w:color="auto"/>
        <w:right w:val="none" w:sz="0" w:space="0" w:color="auto"/>
      </w:divBdr>
      <w:divsChild>
        <w:div w:id="1556813055">
          <w:marLeft w:val="0"/>
          <w:marRight w:val="0"/>
          <w:marTop w:val="0"/>
          <w:marBottom w:val="0"/>
          <w:divBdr>
            <w:top w:val="none" w:sz="0" w:space="0" w:color="auto"/>
            <w:left w:val="none" w:sz="0" w:space="0" w:color="auto"/>
            <w:bottom w:val="none" w:sz="0" w:space="0" w:color="auto"/>
            <w:right w:val="none" w:sz="0" w:space="0" w:color="auto"/>
          </w:divBdr>
          <w:divsChild>
            <w:div w:id="199319234">
              <w:marLeft w:val="0"/>
              <w:marRight w:val="0"/>
              <w:marTop w:val="0"/>
              <w:marBottom w:val="0"/>
              <w:divBdr>
                <w:top w:val="none" w:sz="0" w:space="0" w:color="auto"/>
                <w:left w:val="none" w:sz="0" w:space="0" w:color="auto"/>
                <w:bottom w:val="none" w:sz="0" w:space="0" w:color="auto"/>
                <w:right w:val="none" w:sz="0" w:space="0" w:color="auto"/>
              </w:divBdr>
            </w:div>
            <w:div w:id="699550802">
              <w:marLeft w:val="0"/>
              <w:marRight w:val="0"/>
              <w:marTop w:val="0"/>
              <w:marBottom w:val="0"/>
              <w:divBdr>
                <w:top w:val="none" w:sz="0" w:space="0" w:color="auto"/>
                <w:left w:val="none" w:sz="0" w:space="0" w:color="auto"/>
                <w:bottom w:val="none" w:sz="0" w:space="0" w:color="auto"/>
                <w:right w:val="none" w:sz="0" w:space="0" w:color="auto"/>
              </w:divBdr>
            </w:div>
            <w:div w:id="805701623">
              <w:marLeft w:val="0"/>
              <w:marRight w:val="0"/>
              <w:marTop w:val="0"/>
              <w:marBottom w:val="0"/>
              <w:divBdr>
                <w:top w:val="none" w:sz="0" w:space="0" w:color="auto"/>
                <w:left w:val="none" w:sz="0" w:space="0" w:color="auto"/>
                <w:bottom w:val="none" w:sz="0" w:space="0" w:color="auto"/>
                <w:right w:val="none" w:sz="0" w:space="0" w:color="auto"/>
              </w:divBdr>
            </w:div>
            <w:div w:id="885995790">
              <w:marLeft w:val="0"/>
              <w:marRight w:val="0"/>
              <w:marTop w:val="0"/>
              <w:marBottom w:val="0"/>
              <w:divBdr>
                <w:top w:val="none" w:sz="0" w:space="0" w:color="auto"/>
                <w:left w:val="none" w:sz="0" w:space="0" w:color="auto"/>
                <w:bottom w:val="none" w:sz="0" w:space="0" w:color="auto"/>
                <w:right w:val="none" w:sz="0" w:space="0" w:color="auto"/>
              </w:divBdr>
            </w:div>
            <w:div w:id="200366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62451">
      <w:bodyDiv w:val="1"/>
      <w:marLeft w:val="0"/>
      <w:marRight w:val="0"/>
      <w:marTop w:val="0"/>
      <w:marBottom w:val="0"/>
      <w:divBdr>
        <w:top w:val="none" w:sz="0" w:space="0" w:color="auto"/>
        <w:left w:val="none" w:sz="0" w:space="0" w:color="auto"/>
        <w:bottom w:val="none" w:sz="0" w:space="0" w:color="auto"/>
        <w:right w:val="none" w:sz="0" w:space="0" w:color="auto"/>
      </w:divBdr>
    </w:div>
    <w:div w:id="131681540">
      <w:bodyDiv w:val="1"/>
      <w:marLeft w:val="0"/>
      <w:marRight w:val="0"/>
      <w:marTop w:val="0"/>
      <w:marBottom w:val="0"/>
      <w:divBdr>
        <w:top w:val="none" w:sz="0" w:space="0" w:color="auto"/>
        <w:left w:val="none" w:sz="0" w:space="0" w:color="auto"/>
        <w:bottom w:val="none" w:sz="0" w:space="0" w:color="auto"/>
        <w:right w:val="none" w:sz="0" w:space="0" w:color="auto"/>
      </w:divBdr>
      <w:divsChild>
        <w:div w:id="805705576">
          <w:marLeft w:val="0"/>
          <w:marRight w:val="0"/>
          <w:marTop w:val="0"/>
          <w:marBottom w:val="0"/>
          <w:divBdr>
            <w:top w:val="none" w:sz="0" w:space="0" w:color="auto"/>
            <w:left w:val="none" w:sz="0" w:space="0" w:color="auto"/>
            <w:bottom w:val="none" w:sz="0" w:space="0" w:color="auto"/>
            <w:right w:val="none" w:sz="0" w:space="0" w:color="auto"/>
          </w:divBdr>
          <w:divsChild>
            <w:div w:id="218178327">
              <w:marLeft w:val="0"/>
              <w:marRight w:val="0"/>
              <w:marTop w:val="0"/>
              <w:marBottom w:val="0"/>
              <w:divBdr>
                <w:top w:val="none" w:sz="0" w:space="0" w:color="auto"/>
                <w:left w:val="none" w:sz="0" w:space="0" w:color="auto"/>
                <w:bottom w:val="none" w:sz="0" w:space="0" w:color="auto"/>
                <w:right w:val="none" w:sz="0" w:space="0" w:color="auto"/>
              </w:divBdr>
            </w:div>
            <w:div w:id="371156890">
              <w:marLeft w:val="0"/>
              <w:marRight w:val="0"/>
              <w:marTop w:val="0"/>
              <w:marBottom w:val="0"/>
              <w:divBdr>
                <w:top w:val="none" w:sz="0" w:space="0" w:color="auto"/>
                <w:left w:val="none" w:sz="0" w:space="0" w:color="auto"/>
                <w:bottom w:val="none" w:sz="0" w:space="0" w:color="auto"/>
                <w:right w:val="none" w:sz="0" w:space="0" w:color="auto"/>
              </w:divBdr>
            </w:div>
            <w:div w:id="822307361">
              <w:marLeft w:val="0"/>
              <w:marRight w:val="0"/>
              <w:marTop w:val="0"/>
              <w:marBottom w:val="0"/>
              <w:divBdr>
                <w:top w:val="none" w:sz="0" w:space="0" w:color="auto"/>
                <w:left w:val="none" w:sz="0" w:space="0" w:color="auto"/>
                <w:bottom w:val="none" w:sz="0" w:space="0" w:color="auto"/>
                <w:right w:val="none" w:sz="0" w:space="0" w:color="auto"/>
              </w:divBdr>
            </w:div>
            <w:div w:id="923301386">
              <w:marLeft w:val="0"/>
              <w:marRight w:val="0"/>
              <w:marTop w:val="0"/>
              <w:marBottom w:val="0"/>
              <w:divBdr>
                <w:top w:val="none" w:sz="0" w:space="0" w:color="auto"/>
                <w:left w:val="none" w:sz="0" w:space="0" w:color="auto"/>
                <w:bottom w:val="none" w:sz="0" w:space="0" w:color="auto"/>
                <w:right w:val="none" w:sz="0" w:space="0" w:color="auto"/>
              </w:divBdr>
            </w:div>
            <w:div w:id="938172532">
              <w:marLeft w:val="0"/>
              <w:marRight w:val="0"/>
              <w:marTop w:val="0"/>
              <w:marBottom w:val="0"/>
              <w:divBdr>
                <w:top w:val="none" w:sz="0" w:space="0" w:color="auto"/>
                <w:left w:val="none" w:sz="0" w:space="0" w:color="auto"/>
                <w:bottom w:val="none" w:sz="0" w:space="0" w:color="auto"/>
                <w:right w:val="none" w:sz="0" w:space="0" w:color="auto"/>
              </w:divBdr>
            </w:div>
            <w:div w:id="1097169409">
              <w:marLeft w:val="0"/>
              <w:marRight w:val="0"/>
              <w:marTop w:val="0"/>
              <w:marBottom w:val="0"/>
              <w:divBdr>
                <w:top w:val="none" w:sz="0" w:space="0" w:color="auto"/>
                <w:left w:val="none" w:sz="0" w:space="0" w:color="auto"/>
                <w:bottom w:val="none" w:sz="0" w:space="0" w:color="auto"/>
                <w:right w:val="none" w:sz="0" w:space="0" w:color="auto"/>
              </w:divBdr>
            </w:div>
            <w:div w:id="172918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17789">
      <w:bodyDiv w:val="1"/>
      <w:marLeft w:val="0"/>
      <w:marRight w:val="0"/>
      <w:marTop w:val="0"/>
      <w:marBottom w:val="0"/>
      <w:divBdr>
        <w:top w:val="none" w:sz="0" w:space="0" w:color="auto"/>
        <w:left w:val="none" w:sz="0" w:space="0" w:color="auto"/>
        <w:bottom w:val="none" w:sz="0" w:space="0" w:color="auto"/>
        <w:right w:val="none" w:sz="0" w:space="0" w:color="auto"/>
      </w:divBdr>
      <w:divsChild>
        <w:div w:id="1613976462">
          <w:marLeft w:val="547"/>
          <w:marRight w:val="0"/>
          <w:marTop w:val="154"/>
          <w:marBottom w:val="0"/>
          <w:divBdr>
            <w:top w:val="none" w:sz="0" w:space="0" w:color="auto"/>
            <w:left w:val="none" w:sz="0" w:space="0" w:color="auto"/>
            <w:bottom w:val="none" w:sz="0" w:space="0" w:color="auto"/>
            <w:right w:val="none" w:sz="0" w:space="0" w:color="auto"/>
          </w:divBdr>
        </w:div>
      </w:divsChild>
    </w:div>
    <w:div w:id="132061462">
      <w:bodyDiv w:val="1"/>
      <w:marLeft w:val="0"/>
      <w:marRight w:val="0"/>
      <w:marTop w:val="0"/>
      <w:marBottom w:val="0"/>
      <w:divBdr>
        <w:top w:val="none" w:sz="0" w:space="0" w:color="auto"/>
        <w:left w:val="none" w:sz="0" w:space="0" w:color="auto"/>
        <w:bottom w:val="none" w:sz="0" w:space="0" w:color="auto"/>
        <w:right w:val="none" w:sz="0" w:space="0" w:color="auto"/>
      </w:divBdr>
    </w:div>
    <w:div w:id="132604884">
      <w:bodyDiv w:val="1"/>
      <w:marLeft w:val="0"/>
      <w:marRight w:val="0"/>
      <w:marTop w:val="0"/>
      <w:marBottom w:val="0"/>
      <w:divBdr>
        <w:top w:val="none" w:sz="0" w:space="0" w:color="auto"/>
        <w:left w:val="none" w:sz="0" w:space="0" w:color="auto"/>
        <w:bottom w:val="none" w:sz="0" w:space="0" w:color="auto"/>
        <w:right w:val="none" w:sz="0" w:space="0" w:color="auto"/>
      </w:divBdr>
      <w:divsChild>
        <w:div w:id="712966678">
          <w:marLeft w:val="0"/>
          <w:marRight w:val="0"/>
          <w:marTop w:val="96"/>
          <w:marBottom w:val="0"/>
          <w:divBdr>
            <w:top w:val="none" w:sz="0" w:space="0" w:color="auto"/>
            <w:left w:val="none" w:sz="0" w:space="0" w:color="auto"/>
            <w:bottom w:val="none" w:sz="0" w:space="0" w:color="auto"/>
            <w:right w:val="none" w:sz="0" w:space="0" w:color="auto"/>
          </w:divBdr>
        </w:div>
        <w:div w:id="1904559489">
          <w:marLeft w:val="0"/>
          <w:marRight w:val="0"/>
          <w:marTop w:val="96"/>
          <w:marBottom w:val="0"/>
          <w:divBdr>
            <w:top w:val="none" w:sz="0" w:space="0" w:color="auto"/>
            <w:left w:val="none" w:sz="0" w:space="0" w:color="auto"/>
            <w:bottom w:val="none" w:sz="0" w:space="0" w:color="auto"/>
            <w:right w:val="none" w:sz="0" w:space="0" w:color="auto"/>
          </w:divBdr>
        </w:div>
      </w:divsChild>
    </w:div>
    <w:div w:id="132794107">
      <w:bodyDiv w:val="1"/>
      <w:marLeft w:val="0"/>
      <w:marRight w:val="0"/>
      <w:marTop w:val="0"/>
      <w:marBottom w:val="0"/>
      <w:divBdr>
        <w:top w:val="none" w:sz="0" w:space="0" w:color="auto"/>
        <w:left w:val="none" w:sz="0" w:space="0" w:color="auto"/>
        <w:bottom w:val="none" w:sz="0" w:space="0" w:color="auto"/>
        <w:right w:val="none" w:sz="0" w:space="0" w:color="auto"/>
      </w:divBdr>
      <w:divsChild>
        <w:div w:id="52430442">
          <w:marLeft w:val="706"/>
          <w:marRight w:val="0"/>
          <w:marTop w:val="115"/>
          <w:marBottom w:val="0"/>
          <w:divBdr>
            <w:top w:val="none" w:sz="0" w:space="0" w:color="auto"/>
            <w:left w:val="none" w:sz="0" w:space="0" w:color="auto"/>
            <w:bottom w:val="none" w:sz="0" w:space="0" w:color="auto"/>
            <w:right w:val="none" w:sz="0" w:space="0" w:color="auto"/>
          </w:divBdr>
        </w:div>
        <w:div w:id="556824941">
          <w:marLeft w:val="418"/>
          <w:marRight w:val="0"/>
          <w:marTop w:val="115"/>
          <w:marBottom w:val="0"/>
          <w:divBdr>
            <w:top w:val="none" w:sz="0" w:space="0" w:color="auto"/>
            <w:left w:val="none" w:sz="0" w:space="0" w:color="auto"/>
            <w:bottom w:val="none" w:sz="0" w:space="0" w:color="auto"/>
            <w:right w:val="none" w:sz="0" w:space="0" w:color="auto"/>
          </w:divBdr>
        </w:div>
        <w:div w:id="1046761431">
          <w:marLeft w:val="706"/>
          <w:marRight w:val="0"/>
          <w:marTop w:val="115"/>
          <w:marBottom w:val="0"/>
          <w:divBdr>
            <w:top w:val="none" w:sz="0" w:space="0" w:color="auto"/>
            <w:left w:val="none" w:sz="0" w:space="0" w:color="auto"/>
            <w:bottom w:val="none" w:sz="0" w:space="0" w:color="auto"/>
            <w:right w:val="none" w:sz="0" w:space="0" w:color="auto"/>
          </w:divBdr>
        </w:div>
      </w:divsChild>
    </w:div>
    <w:div w:id="132917755">
      <w:bodyDiv w:val="1"/>
      <w:marLeft w:val="0"/>
      <w:marRight w:val="0"/>
      <w:marTop w:val="0"/>
      <w:marBottom w:val="0"/>
      <w:divBdr>
        <w:top w:val="none" w:sz="0" w:space="0" w:color="auto"/>
        <w:left w:val="none" w:sz="0" w:space="0" w:color="auto"/>
        <w:bottom w:val="none" w:sz="0" w:space="0" w:color="auto"/>
        <w:right w:val="none" w:sz="0" w:space="0" w:color="auto"/>
      </w:divBdr>
    </w:div>
    <w:div w:id="134370100">
      <w:bodyDiv w:val="1"/>
      <w:marLeft w:val="0"/>
      <w:marRight w:val="0"/>
      <w:marTop w:val="0"/>
      <w:marBottom w:val="0"/>
      <w:divBdr>
        <w:top w:val="none" w:sz="0" w:space="0" w:color="auto"/>
        <w:left w:val="none" w:sz="0" w:space="0" w:color="auto"/>
        <w:bottom w:val="none" w:sz="0" w:space="0" w:color="auto"/>
        <w:right w:val="none" w:sz="0" w:space="0" w:color="auto"/>
      </w:divBdr>
    </w:div>
    <w:div w:id="135729728">
      <w:bodyDiv w:val="1"/>
      <w:marLeft w:val="0"/>
      <w:marRight w:val="0"/>
      <w:marTop w:val="0"/>
      <w:marBottom w:val="0"/>
      <w:divBdr>
        <w:top w:val="none" w:sz="0" w:space="0" w:color="auto"/>
        <w:left w:val="none" w:sz="0" w:space="0" w:color="auto"/>
        <w:bottom w:val="none" w:sz="0" w:space="0" w:color="auto"/>
        <w:right w:val="none" w:sz="0" w:space="0" w:color="auto"/>
      </w:divBdr>
      <w:divsChild>
        <w:div w:id="611983199">
          <w:marLeft w:val="0"/>
          <w:marRight w:val="0"/>
          <w:marTop w:val="0"/>
          <w:marBottom w:val="0"/>
          <w:divBdr>
            <w:top w:val="none" w:sz="0" w:space="0" w:color="auto"/>
            <w:left w:val="none" w:sz="0" w:space="0" w:color="auto"/>
            <w:bottom w:val="none" w:sz="0" w:space="0" w:color="auto"/>
            <w:right w:val="none" w:sz="0" w:space="0" w:color="auto"/>
          </w:divBdr>
          <w:divsChild>
            <w:div w:id="457376963">
              <w:marLeft w:val="0"/>
              <w:marRight w:val="0"/>
              <w:marTop w:val="0"/>
              <w:marBottom w:val="0"/>
              <w:divBdr>
                <w:top w:val="none" w:sz="0" w:space="0" w:color="auto"/>
                <w:left w:val="none" w:sz="0" w:space="0" w:color="auto"/>
                <w:bottom w:val="none" w:sz="0" w:space="0" w:color="auto"/>
                <w:right w:val="none" w:sz="0" w:space="0" w:color="auto"/>
              </w:divBdr>
            </w:div>
            <w:div w:id="478428198">
              <w:marLeft w:val="0"/>
              <w:marRight w:val="0"/>
              <w:marTop w:val="0"/>
              <w:marBottom w:val="0"/>
              <w:divBdr>
                <w:top w:val="none" w:sz="0" w:space="0" w:color="auto"/>
                <w:left w:val="none" w:sz="0" w:space="0" w:color="auto"/>
                <w:bottom w:val="none" w:sz="0" w:space="0" w:color="auto"/>
                <w:right w:val="none" w:sz="0" w:space="0" w:color="auto"/>
              </w:divBdr>
            </w:div>
            <w:div w:id="90892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41750">
      <w:bodyDiv w:val="1"/>
      <w:marLeft w:val="0"/>
      <w:marRight w:val="0"/>
      <w:marTop w:val="0"/>
      <w:marBottom w:val="0"/>
      <w:divBdr>
        <w:top w:val="none" w:sz="0" w:space="0" w:color="auto"/>
        <w:left w:val="none" w:sz="0" w:space="0" w:color="auto"/>
        <w:bottom w:val="none" w:sz="0" w:space="0" w:color="auto"/>
        <w:right w:val="none" w:sz="0" w:space="0" w:color="auto"/>
      </w:divBdr>
    </w:div>
    <w:div w:id="136385167">
      <w:bodyDiv w:val="1"/>
      <w:marLeft w:val="0"/>
      <w:marRight w:val="0"/>
      <w:marTop w:val="0"/>
      <w:marBottom w:val="0"/>
      <w:divBdr>
        <w:top w:val="none" w:sz="0" w:space="0" w:color="auto"/>
        <w:left w:val="none" w:sz="0" w:space="0" w:color="auto"/>
        <w:bottom w:val="none" w:sz="0" w:space="0" w:color="auto"/>
        <w:right w:val="none" w:sz="0" w:space="0" w:color="auto"/>
      </w:divBdr>
    </w:div>
    <w:div w:id="136581254">
      <w:bodyDiv w:val="1"/>
      <w:marLeft w:val="0"/>
      <w:marRight w:val="0"/>
      <w:marTop w:val="0"/>
      <w:marBottom w:val="0"/>
      <w:divBdr>
        <w:top w:val="none" w:sz="0" w:space="0" w:color="auto"/>
        <w:left w:val="none" w:sz="0" w:space="0" w:color="auto"/>
        <w:bottom w:val="none" w:sz="0" w:space="0" w:color="auto"/>
        <w:right w:val="none" w:sz="0" w:space="0" w:color="auto"/>
      </w:divBdr>
    </w:div>
    <w:div w:id="137765837">
      <w:bodyDiv w:val="1"/>
      <w:marLeft w:val="0"/>
      <w:marRight w:val="0"/>
      <w:marTop w:val="0"/>
      <w:marBottom w:val="0"/>
      <w:divBdr>
        <w:top w:val="none" w:sz="0" w:space="0" w:color="auto"/>
        <w:left w:val="none" w:sz="0" w:space="0" w:color="auto"/>
        <w:bottom w:val="none" w:sz="0" w:space="0" w:color="auto"/>
        <w:right w:val="none" w:sz="0" w:space="0" w:color="auto"/>
      </w:divBdr>
    </w:div>
    <w:div w:id="138151719">
      <w:bodyDiv w:val="1"/>
      <w:marLeft w:val="0"/>
      <w:marRight w:val="0"/>
      <w:marTop w:val="0"/>
      <w:marBottom w:val="0"/>
      <w:divBdr>
        <w:top w:val="none" w:sz="0" w:space="0" w:color="auto"/>
        <w:left w:val="none" w:sz="0" w:space="0" w:color="auto"/>
        <w:bottom w:val="none" w:sz="0" w:space="0" w:color="auto"/>
        <w:right w:val="none" w:sz="0" w:space="0" w:color="auto"/>
      </w:divBdr>
    </w:div>
    <w:div w:id="138961072">
      <w:bodyDiv w:val="1"/>
      <w:marLeft w:val="0"/>
      <w:marRight w:val="0"/>
      <w:marTop w:val="0"/>
      <w:marBottom w:val="0"/>
      <w:divBdr>
        <w:top w:val="none" w:sz="0" w:space="0" w:color="auto"/>
        <w:left w:val="none" w:sz="0" w:space="0" w:color="auto"/>
        <w:bottom w:val="none" w:sz="0" w:space="0" w:color="auto"/>
        <w:right w:val="none" w:sz="0" w:space="0" w:color="auto"/>
      </w:divBdr>
    </w:div>
    <w:div w:id="139346870">
      <w:bodyDiv w:val="1"/>
      <w:marLeft w:val="0"/>
      <w:marRight w:val="0"/>
      <w:marTop w:val="0"/>
      <w:marBottom w:val="0"/>
      <w:divBdr>
        <w:top w:val="none" w:sz="0" w:space="0" w:color="auto"/>
        <w:left w:val="none" w:sz="0" w:space="0" w:color="auto"/>
        <w:bottom w:val="none" w:sz="0" w:space="0" w:color="auto"/>
        <w:right w:val="none" w:sz="0" w:space="0" w:color="auto"/>
      </w:divBdr>
      <w:divsChild>
        <w:div w:id="635455423">
          <w:marLeft w:val="547"/>
          <w:marRight w:val="0"/>
          <w:marTop w:val="106"/>
          <w:marBottom w:val="0"/>
          <w:divBdr>
            <w:top w:val="none" w:sz="0" w:space="0" w:color="auto"/>
            <w:left w:val="none" w:sz="0" w:space="0" w:color="auto"/>
            <w:bottom w:val="none" w:sz="0" w:space="0" w:color="auto"/>
            <w:right w:val="none" w:sz="0" w:space="0" w:color="auto"/>
          </w:divBdr>
        </w:div>
        <w:div w:id="1101875211">
          <w:marLeft w:val="1166"/>
          <w:marRight w:val="0"/>
          <w:marTop w:val="86"/>
          <w:marBottom w:val="0"/>
          <w:divBdr>
            <w:top w:val="none" w:sz="0" w:space="0" w:color="auto"/>
            <w:left w:val="none" w:sz="0" w:space="0" w:color="auto"/>
            <w:bottom w:val="none" w:sz="0" w:space="0" w:color="auto"/>
            <w:right w:val="none" w:sz="0" w:space="0" w:color="auto"/>
          </w:divBdr>
        </w:div>
        <w:div w:id="1221869804">
          <w:marLeft w:val="806"/>
          <w:marRight w:val="0"/>
          <w:marTop w:val="134"/>
          <w:marBottom w:val="0"/>
          <w:divBdr>
            <w:top w:val="none" w:sz="0" w:space="0" w:color="auto"/>
            <w:left w:val="none" w:sz="0" w:space="0" w:color="auto"/>
            <w:bottom w:val="none" w:sz="0" w:space="0" w:color="auto"/>
            <w:right w:val="none" w:sz="0" w:space="0" w:color="auto"/>
          </w:divBdr>
        </w:div>
        <w:div w:id="1699040832">
          <w:marLeft w:val="806"/>
          <w:marRight w:val="0"/>
          <w:marTop w:val="134"/>
          <w:marBottom w:val="0"/>
          <w:divBdr>
            <w:top w:val="none" w:sz="0" w:space="0" w:color="auto"/>
            <w:left w:val="none" w:sz="0" w:space="0" w:color="auto"/>
            <w:bottom w:val="none" w:sz="0" w:space="0" w:color="auto"/>
            <w:right w:val="none" w:sz="0" w:space="0" w:color="auto"/>
          </w:divBdr>
        </w:div>
        <w:div w:id="2042167562">
          <w:marLeft w:val="1166"/>
          <w:marRight w:val="0"/>
          <w:marTop w:val="86"/>
          <w:marBottom w:val="0"/>
          <w:divBdr>
            <w:top w:val="none" w:sz="0" w:space="0" w:color="auto"/>
            <w:left w:val="none" w:sz="0" w:space="0" w:color="auto"/>
            <w:bottom w:val="none" w:sz="0" w:space="0" w:color="auto"/>
            <w:right w:val="none" w:sz="0" w:space="0" w:color="auto"/>
          </w:divBdr>
        </w:div>
      </w:divsChild>
    </w:div>
    <w:div w:id="139461840">
      <w:bodyDiv w:val="1"/>
      <w:marLeft w:val="0"/>
      <w:marRight w:val="0"/>
      <w:marTop w:val="0"/>
      <w:marBottom w:val="0"/>
      <w:divBdr>
        <w:top w:val="none" w:sz="0" w:space="0" w:color="auto"/>
        <w:left w:val="none" w:sz="0" w:space="0" w:color="auto"/>
        <w:bottom w:val="none" w:sz="0" w:space="0" w:color="auto"/>
        <w:right w:val="none" w:sz="0" w:space="0" w:color="auto"/>
      </w:divBdr>
      <w:divsChild>
        <w:div w:id="154994892">
          <w:marLeft w:val="835"/>
          <w:marRight w:val="0"/>
          <w:marTop w:val="96"/>
          <w:marBottom w:val="0"/>
          <w:divBdr>
            <w:top w:val="none" w:sz="0" w:space="0" w:color="auto"/>
            <w:left w:val="none" w:sz="0" w:space="0" w:color="auto"/>
            <w:bottom w:val="none" w:sz="0" w:space="0" w:color="auto"/>
            <w:right w:val="none" w:sz="0" w:space="0" w:color="auto"/>
          </w:divBdr>
        </w:div>
        <w:div w:id="338390742">
          <w:marLeft w:val="274"/>
          <w:marRight w:val="0"/>
          <w:marTop w:val="115"/>
          <w:marBottom w:val="0"/>
          <w:divBdr>
            <w:top w:val="none" w:sz="0" w:space="0" w:color="auto"/>
            <w:left w:val="none" w:sz="0" w:space="0" w:color="auto"/>
            <w:bottom w:val="none" w:sz="0" w:space="0" w:color="auto"/>
            <w:right w:val="none" w:sz="0" w:space="0" w:color="auto"/>
          </w:divBdr>
        </w:div>
        <w:div w:id="805658342">
          <w:marLeft w:val="274"/>
          <w:marRight w:val="0"/>
          <w:marTop w:val="115"/>
          <w:marBottom w:val="0"/>
          <w:divBdr>
            <w:top w:val="none" w:sz="0" w:space="0" w:color="auto"/>
            <w:left w:val="none" w:sz="0" w:space="0" w:color="auto"/>
            <w:bottom w:val="none" w:sz="0" w:space="0" w:color="auto"/>
            <w:right w:val="none" w:sz="0" w:space="0" w:color="auto"/>
          </w:divBdr>
        </w:div>
        <w:div w:id="1032414843">
          <w:marLeft w:val="274"/>
          <w:marRight w:val="0"/>
          <w:marTop w:val="115"/>
          <w:marBottom w:val="0"/>
          <w:divBdr>
            <w:top w:val="none" w:sz="0" w:space="0" w:color="auto"/>
            <w:left w:val="none" w:sz="0" w:space="0" w:color="auto"/>
            <w:bottom w:val="none" w:sz="0" w:space="0" w:color="auto"/>
            <w:right w:val="none" w:sz="0" w:space="0" w:color="auto"/>
          </w:divBdr>
        </w:div>
        <w:div w:id="1719283666">
          <w:marLeft w:val="835"/>
          <w:marRight w:val="0"/>
          <w:marTop w:val="96"/>
          <w:marBottom w:val="0"/>
          <w:divBdr>
            <w:top w:val="none" w:sz="0" w:space="0" w:color="auto"/>
            <w:left w:val="none" w:sz="0" w:space="0" w:color="auto"/>
            <w:bottom w:val="none" w:sz="0" w:space="0" w:color="auto"/>
            <w:right w:val="none" w:sz="0" w:space="0" w:color="auto"/>
          </w:divBdr>
        </w:div>
      </w:divsChild>
    </w:div>
    <w:div w:id="139463005">
      <w:bodyDiv w:val="1"/>
      <w:marLeft w:val="0"/>
      <w:marRight w:val="0"/>
      <w:marTop w:val="0"/>
      <w:marBottom w:val="0"/>
      <w:divBdr>
        <w:top w:val="none" w:sz="0" w:space="0" w:color="auto"/>
        <w:left w:val="none" w:sz="0" w:space="0" w:color="auto"/>
        <w:bottom w:val="none" w:sz="0" w:space="0" w:color="auto"/>
        <w:right w:val="none" w:sz="0" w:space="0" w:color="auto"/>
      </w:divBdr>
      <w:divsChild>
        <w:div w:id="1022900438">
          <w:marLeft w:val="0"/>
          <w:marRight w:val="0"/>
          <w:marTop w:val="0"/>
          <w:marBottom w:val="0"/>
          <w:divBdr>
            <w:top w:val="none" w:sz="0" w:space="0" w:color="auto"/>
            <w:left w:val="none" w:sz="0" w:space="0" w:color="auto"/>
            <w:bottom w:val="none" w:sz="0" w:space="0" w:color="auto"/>
            <w:right w:val="none" w:sz="0" w:space="0" w:color="auto"/>
          </w:divBdr>
          <w:divsChild>
            <w:div w:id="698354505">
              <w:marLeft w:val="0"/>
              <w:marRight w:val="0"/>
              <w:marTop w:val="0"/>
              <w:marBottom w:val="0"/>
              <w:divBdr>
                <w:top w:val="none" w:sz="0" w:space="0" w:color="auto"/>
                <w:left w:val="none" w:sz="0" w:space="0" w:color="auto"/>
                <w:bottom w:val="none" w:sz="0" w:space="0" w:color="auto"/>
                <w:right w:val="none" w:sz="0" w:space="0" w:color="auto"/>
              </w:divBdr>
            </w:div>
            <w:div w:id="1243221444">
              <w:marLeft w:val="0"/>
              <w:marRight w:val="0"/>
              <w:marTop w:val="0"/>
              <w:marBottom w:val="0"/>
              <w:divBdr>
                <w:top w:val="none" w:sz="0" w:space="0" w:color="auto"/>
                <w:left w:val="none" w:sz="0" w:space="0" w:color="auto"/>
                <w:bottom w:val="none" w:sz="0" w:space="0" w:color="auto"/>
                <w:right w:val="none" w:sz="0" w:space="0" w:color="auto"/>
              </w:divBdr>
            </w:div>
            <w:div w:id="1357192406">
              <w:marLeft w:val="0"/>
              <w:marRight w:val="0"/>
              <w:marTop w:val="0"/>
              <w:marBottom w:val="0"/>
              <w:divBdr>
                <w:top w:val="none" w:sz="0" w:space="0" w:color="auto"/>
                <w:left w:val="none" w:sz="0" w:space="0" w:color="auto"/>
                <w:bottom w:val="none" w:sz="0" w:space="0" w:color="auto"/>
                <w:right w:val="none" w:sz="0" w:space="0" w:color="auto"/>
              </w:divBdr>
            </w:div>
            <w:div w:id="187210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13067">
      <w:bodyDiv w:val="1"/>
      <w:marLeft w:val="0"/>
      <w:marRight w:val="0"/>
      <w:marTop w:val="0"/>
      <w:marBottom w:val="0"/>
      <w:divBdr>
        <w:top w:val="none" w:sz="0" w:space="0" w:color="auto"/>
        <w:left w:val="none" w:sz="0" w:space="0" w:color="auto"/>
        <w:bottom w:val="none" w:sz="0" w:space="0" w:color="auto"/>
        <w:right w:val="none" w:sz="0" w:space="0" w:color="auto"/>
      </w:divBdr>
      <w:divsChild>
        <w:div w:id="709066554">
          <w:marLeft w:val="1166"/>
          <w:marRight w:val="0"/>
          <w:marTop w:val="96"/>
          <w:marBottom w:val="0"/>
          <w:divBdr>
            <w:top w:val="none" w:sz="0" w:space="0" w:color="auto"/>
            <w:left w:val="none" w:sz="0" w:space="0" w:color="auto"/>
            <w:bottom w:val="none" w:sz="0" w:space="0" w:color="auto"/>
            <w:right w:val="none" w:sz="0" w:space="0" w:color="auto"/>
          </w:divBdr>
        </w:div>
        <w:div w:id="806321862">
          <w:marLeft w:val="1800"/>
          <w:marRight w:val="0"/>
          <w:marTop w:val="86"/>
          <w:marBottom w:val="0"/>
          <w:divBdr>
            <w:top w:val="none" w:sz="0" w:space="0" w:color="auto"/>
            <w:left w:val="none" w:sz="0" w:space="0" w:color="auto"/>
            <w:bottom w:val="none" w:sz="0" w:space="0" w:color="auto"/>
            <w:right w:val="none" w:sz="0" w:space="0" w:color="auto"/>
          </w:divBdr>
        </w:div>
        <w:div w:id="1601838673">
          <w:marLeft w:val="1166"/>
          <w:marRight w:val="0"/>
          <w:marTop w:val="96"/>
          <w:marBottom w:val="0"/>
          <w:divBdr>
            <w:top w:val="none" w:sz="0" w:space="0" w:color="auto"/>
            <w:left w:val="none" w:sz="0" w:space="0" w:color="auto"/>
            <w:bottom w:val="none" w:sz="0" w:space="0" w:color="auto"/>
            <w:right w:val="none" w:sz="0" w:space="0" w:color="auto"/>
          </w:divBdr>
        </w:div>
        <w:div w:id="1609697722">
          <w:marLeft w:val="547"/>
          <w:marRight w:val="0"/>
          <w:marTop w:val="115"/>
          <w:marBottom w:val="0"/>
          <w:divBdr>
            <w:top w:val="none" w:sz="0" w:space="0" w:color="auto"/>
            <w:left w:val="none" w:sz="0" w:space="0" w:color="auto"/>
            <w:bottom w:val="none" w:sz="0" w:space="0" w:color="auto"/>
            <w:right w:val="none" w:sz="0" w:space="0" w:color="auto"/>
          </w:divBdr>
        </w:div>
        <w:div w:id="1994866299">
          <w:marLeft w:val="547"/>
          <w:marRight w:val="0"/>
          <w:marTop w:val="115"/>
          <w:marBottom w:val="0"/>
          <w:divBdr>
            <w:top w:val="none" w:sz="0" w:space="0" w:color="auto"/>
            <w:left w:val="none" w:sz="0" w:space="0" w:color="auto"/>
            <w:bottom w:val="none" w:sz="0" w:space="0" w:color="auto"/>
            <w:right w:val="none" w:sz="0" w:space="0" w:color="auto"/>
          </w:divBdr>
        </w:div>
        <w:div w:id="2099400986">
          <w:marLeft w:val="1166"/>
          <w:marRight w:val="0"/>
          <w:marTop w:val="96"/>
          <w:marBottom w:val="0"/>
          <w:divBdr>
            <w:top w:val="none" w:sz="0" w:space="0" w:color="auto"/>
            <w:left w:val="none" w:sz="0" w:space="0" w:color="auto"/>
            <w:bottom w:val="none" w:sz="0" w:space="0" w:color="auto"/>
            <w:right w:val="none" w:sz="0" w:space="0" w:color="auto"/>
          </w:divBdr>
        </w:div>
        <w:div w:id="2134906077">
          <w:marLeft w:val="1800"/>
          <w:marRight w:val="0"/>
          <w:marTop w:val="86"/>
          <w:marBottom w:val="0"/>
          <w:divBdr>
            <w:top w:val="none" w:sz="0" w:space="0" w:color="auto"/>
            <w:left w:val="none" w:sz="0" w:space="0" w:color="auto"/>
            <w:bottom w:val="none" w:sz="0" w:space="0" w:color="auto"/>
            <w:right w:val="none" w:sz="0" w:space="0" w:color="auto"/>
          </w:divBdr>
        </w:div>
      </w:divsChild>
    </w:div>
    <w:div w:id="140005262">
      <w:bodyDiv w:val="1"/>
      <w:marLeft w:val="0"/>
      <w:marRight w:val="0"/>
      <w:marTop w:val="0"/>
      <w:marBottom w:val="0"/>
      <w:divBdr>
        <w:top w:val="none" w:sz="0" w:space="0" w:color="auto"/>
        <w:left w:val="none" w:sz="0" w:space="0" w:color="auto"/>
        <w:bottom w:val="none" w:sz="0" w:space="0" w:color="auto"/>
        <w:right w:val="none" w:sz="0" w:space="0" w:color="auto"/>
      </w:divBdr>
    </w:div>
    <w:div w:id="140663398">
      <w:bodyDiv w:val="1"/>
      <w:marLeft w:val="0"/>
      <w:marRight w:val="0"/>
      <w:marTop w:val="0"/>
      <w:marBottom w:val="0"/>
      <w:divBdr>
        <w:top w:val="none" w:sz="0" w:space="0" w:color="auto"/>
        <w:left w:val="none" w:sz="0" w:space="0" w:color="auto"/>
        <w:bottom w:val="none" w:sz="0" w:space="0" w:color="auto"/>
        <w:right w:val="none" w:sz="0" w:space="0" w:color="auto"/>
      </w:divBdr>
      <w:divsChild>
        <w:div w:id="249849009">
          <w:marLeft w:val="0"/>
          <w:marRight w:val="0"/>
          <w:marTop w:val="0"/>
          <w:marBottom w:val="0"/>
          <w:divBdr>
            <w:top w:val="none" w:sz="0" w:space="0" w:color="auto"/>
            <w:left w:val="none" w:sz="0" w:space="0" w:color="auto"/>
            <w:bottom w:val="none" w:sz="0" w:space="0" w:color="auto"/>
            <w:right w:val="none" w:sz="0" w:space="0" w:color="auto"/>
          </w:divBdr>
        </w:div>
      </w:divsChild>
    </w:div>
    <w:div w:id="140779537">
      <w:bodyDiv w:val="1"/>
      <w:marLeft w:val="0"/>
      <w:marRight w:val="0"/>
      <w:marTop w:val="0"/>
      <w:marBottom w:val="0"/>
      <w:divBdr>
        <w:top w:val="none" w:sz="0" w:space="0" w:color="auto"/>
        <w:left w:val="none" w:sz="0" w:space="0" w:color="auto"/>
        <w:bottom w:val="none" w:sz="0" w:space="0" w:color="auto"/>
        <w:right w:val="none" w:sz="0" w:space="0" w:color="auto"/>
      </w:divBdr>
    </w:div>
    <w:div w:id="141000555">
      <w:bodyDiv w:val="1"/>
      <w:marLeft w:val="0"/>
      <w:marRight w:val="0"/>
      <w:marTop w:val="0"/>
      <w:marBottom w:val="0"/>
      <w:divBdr>
        <w:top w:val="none" w:sz="0" w:space="0" w:color="auto"/>
        <w:left w:val="none" w:sz="0" w:space="0" w:color="auto"/>
        <w:bottom w:val="none" w:sz="0" w:space="0" w:color="auto"/>
        <w:right w:val="none" w:sz="0" w:space="0" w:color="auto"/>
      </w:divBdr>
    </w:div>
    <w:div w:id="141848088">
      <w:bodyDiv w:val="1"/>
      <w:marLeft w:val="0"/>
      <w:marRight w:val="0"/>
      <w:marTop w:val="0"/>
      <w:marBottom w:val="0"/>
      <w:divBdr>
        <w:top w:val="none" w:sz="0" w:space="0" w:color="auto"/>
        <w:left w:val="none" w:sz="0" w:space="0" w:color="auto"/>
        <w:bottom w:val="none" w:sz="0" w:space="0" w:color="auto"/>
        <w:right w:val="none" w:sz="0" w:space="0" w:color="auto"/>
      </w:divBdr>
      <w:divsChild>
        <w:div w:id="140927498">
          <w:marLeft w:val="1166"/>
          <w:marRight w:val="0"/>
          <w:marTop w:val="0"/>
          <w:marBottom w:val="60"/>
          <w:divBdr>
            <w:top w:val="none" w:sz="0" w:space="0" w:color="auto"/>
            <w:left w:val="none" w:sz="0" w:space="0" w:color="auto"/>
            <w:bottom w:val="none" w:sz="0" w:space="0" w:color="auto"/>
            <w:right w:val="none" w:sz="0" w:space="0" w:color="auto"/>
          </w:divBdr>
        </w:div>
        <w:div w:id="239828800">
          <w:marLeft w:val="1166"/>
          <w:marRight w:val="0"/>
          <w:marTop w:val="0"/>
          <w:marBottom w:val="0"/>
          <w:divBdr>
            <w:top w:val="none" w:sz="0" w:space="0" w:color="auto"/>
            <w:left w:val="none" w:sz="0" w:space="0" w:color="auto"/>
            <w:bottom w:val="none" w:sz="0" w:space="0" w:color="auto"/>
            <w:right w:val="none" w:sz="0" w:space="0" w:color="auto"/>
          </w:divBdr>
        </w:div>
        <w:div w:id="384304512">
          <w:marLeft w:val="1800"/>
          <w:marRight w:val="0"/>
          <w:marTop w:val="0"/>
          <w:marBottom w:val="0"/>
          <w:divBdr>
            <w:top w:val="none" w:sz="0" w:space="0" w:color="auto"/>
            <w:left w:val="none" w:sz="0" w:space="0" w:color="auto"/>
            <w:bottom w:val="none" w:sz="0" w:space="0" w:color="auto"/>
            <w:right w:val="none" w:sz="0" w:space="0" w:color="auto"/>
          </w:divBdr>
        </w:div>
        <w:div w:id="512763527">
          <w:marLeft w:val="2520"/>
          <w:marRight w:val="0"/>
          <w:marTop w:val="0"/>
          <w:marBottom w:val="0"/>
          <w:divBdr>
            <w:top w:val="none" w:sz="0" w:space="0" w:color="auto"/>
            <w:left w:val="none" w:sz="0" w:space="0" w:color="auto"/>
            <w:bottom w:val="none" w:sz="0" w:space="0" w:color="auto"/>
            <w:right w:val="none" w:sz="0" w:space="0" w:color="auto"/>
          </w:divBdr>
        </w:div>
        <w:div w:id="576717783">
          <w:marLeft w:val="547"/>
          <w:marRight w:val="0"/>
          <w:marTop w:val="115"/>
          <w:marBottom w:val="120"/>
          <w:divBdr>
            <w:top w:val="none" w:sz="0" w:space="0" w:color="auto"/>
            <w:left w:val="none" w:sz="0" w:space="0" w:color="auto"/>
            <w:bottom w:val="none" w:sz="0" w:space="0" w:color="auto"/>
            <w:right w:val="none" w:sz="0" w:space="0" w:color="auto"/>
          </w:divBdr>
        </w:div>
        <w:div w:id="620116896">
          <w:marLeft w:val="2520"/>
          <w:marRight w:val="0"/>
          <w:marTop w:val="0"/>
          <w:marBottom w:val="0"/>
          <w:divBdr>
            <w:top w:val="none" w:sz="0" w:space="0" w:color="auto"/>
            <w:left w:val="none" w:sz="0" w:space="0" w:color="auto"/>
            <w:bottom w:val="none" w:sz="0" w:space="0" w:color="auto"/>
            <w:right w:val="none" w:sz="0" w:space="0" w:color="auto"/>
          </w:divBdr>
        </w:div>
        <w:div w:id="767654847">
          <w:marLeft w:val="1800"/>
          <w:marRight w:val="0"/>
          <w:marTop w:val="0"/>
          <w:marBottom w:val="0"/>
          <w:divBdr>
            <w:top w:val="none" w:sz="0" w:space="0" w:color="auto"/>
            <w:left w:val="none" w:sz="0" w:space="0" w:color="auto"/>
            <w:bottom w:val="none" w:sz="0" w:space="0" w:color="auto"/>
            <w:right w:val="none" w:sz="0" w:space="0" w:color="auto"/>
          </w:divBdr>
        </w:div>
        <w:div w:id="777413166">
          <w:marLeft w:val="1800"/>
          <w:marRight w:val="0"/>
          <w:marTop w:val="0"/>
          <w:marBottom w:val="0"/>
          <w:divBdr>
            <w:top w:val="none" w:sz="0" w:space="0" w:color="auto"/>
            <w:left w:val="none" w:sz="0" w:space="0" w:color="auto"/>
            <w:bottom w:val="none" w:sz="0" w:space="0" w:color="auto"/>
            <w:right w:val="none" w:sz="0" w:space="0" w:color="auto"/>
          </w:divBdr>
        </w:div>
        <w:div w:id="827404453">
          <w:marLeft w:val="1800"/>
          <w:marRight w:val="0"/>
          <w:marTop w:val="0"/>
          <w:marBottom w:val="0"/>
          <w:divBdr>
            <w:top w:val="none" w:sz="0" w:space="0" w:color="auto"/>
            <w:left w:val="none" w:sz="0" w:space="0" w:color="auto"/>
            <w:bottom w:val="none" w:sz="0" w:space="0" w:color="auto"/>
            <w:right w:val="none" w:sz="0" w:space="0" w:color="auto"/>
          </w:divBdr>
        </w:div>
        <w:div w:id="842889462">
          <w:marLeft w:val="2520"/>
          <w:marRight w:val="0"/>
          <w:marTop w:val="0"/>
          <w:marBottom w:val="0"/>
          <w:divBdr>
            <w:top w:val="none" w:sz="0" w:space="0" w:color="auto"/>
            <w:left w:val="none" w:sz="0" w:space="0" w:color="auto"/>
            <w:bottom w:val="none" w:sz="0" w:space="0" w:color="auto"/>
            <w:right w:val="none" w:sz="0" w:space="0" w:color="auto"/>
          </w:divBdr>
        </w:div>
        <w:div w:id="971205034">
          <w:marLeft w:val="1800"/>
          <w:marRight w:val="0"/>
          <w:marTop w:val="0"/>
          <w:marBottom w:val="0"/>
          <w:divBdr>
            <w:top w:val="none" w:sz="0" w:space="0" w:color="auto"/>
            <w:left w:val="none" w:sz="0" w:space="0" w:color="auto"/>
            <w:bottom w:val="none" w:sz="0" w:space="0" w:color="auto"/>
            <w:right w:val="none" w:sz="0" w:space="0" w:color="auto"/>
          </w:divBdr>
        </w:div>
        <w:div w:id="1133523598">
          <w:marLeft w:val="2520"/>
          <w:marRight w:val="0"/>
          <w:marTop w:val="0"/>
          <w:marBottom w:val="0"/>
          <w:divBdr>
            <w:top w:val="none" w:sz="0" w:space="0" w:color="auto"/>
            <w:left w:val="none" w:sz="0" w:space="0" w:color="auto"/>
            <w:bottom w:val="none" w:sz="0" w:space="0" w:color="auto"/>
            <w:right w:val="none" w:sz="0" w:space="0" w:color="auto"/>
          </w:divBdr>
        </w:div>
        <w:div w:id="1141188219">
          <w:marLeft w:val="1800"/>
          <w:marRight w:val="0"/>
          <w:marTop w:val="0"/>
          <w:marBottom w:val="0"/>
          <w:divBdr>
            <w:top w:val="none" w:sz="0" w:space="0" w:color="auto"/>
            <w:left w:val="none" w:sz="0" w:space="0" w:color="auto"/>
            <w:bottom w:val="none" w:sz="0" w:space="0" w:color="auto"/>
            <w:right w:val="none" w:sz="0" w:space="0" w:color="auto"/>
          </w:divBdr>
        </w:div>
        <w:div w:id="1416903855">
          <w:marLeft w:val="2520"/>
          <w:marRight w:val="0"/>
          <w:marTop w:val="0"/>
          <w:marBottom w:val="0"/>
          <w:divBdr>
            <w:top w:val="none" w:sz="0" w:space="0" w:color="auto"/>
            <w:left w:val="none" w:sz="0" w:space="0" w:color="auto"/>
            <w:bottom w:val="none" w:sz="0" w:space="0" w:color="auto"/>
            <w:right w:val="none" w:sz="0" w:space="0" w:color="auto"/>
          </w:divBdr>
        </w:div>
        <w:div w:id="1610503159">
          <w:marLeft w:val="1166"/>
          <w:marRight w:val="0"/>
          <w:marTop w:val="0"/>
          <w:marBottom w:val="0"/>
          <w:divBdr>
            <w:top w:val="none" w:sz="0" w:space="0" w:color="auto"/>
            <w:left w:val="none" w:sz="0" w:space="0" w:color="auto"/>
            <w:bottom w:val="none" w:sz="0" w:space="0" w:color="auto"/>
            <w:right w:val="none" w:sz="0" w:space="0" w:color="auto"/>
          </w:divBdr>
        </w:div>
        <w:div w:id="2012947504">
          <w:marLeft w:val="1800"/>
          <w:marRight w:val="0"/>
          <w:marTop w:val="0"/>
          <w:marBottom w:val="0"/>
          <w:divBdr>
            <w:top w:val="none" w:sz="0" w:space="0" w:color="auto"/>
            <w:left w:val="none" w:sz="0" w:space="0" w:color="auto"/>
            <w:bottom w:val="none" w:sz="0" w:space="0" w:color="auto"/>
            <w:right w:val="none" w:sz="0" w:space="0" w:color="auto"/>
          </w:divBdr>
        </w:div>
        <w:div w:id="2125806687">
          <w:marLeft w:val="2520"/>
          <w:marRight w:val="0"/>
          <w:marTop w:val="0"/>
          <w:marBottom w:val="0"/>
          <w:divBdr>
            <w:top w:val="none" w:sz="0" w:space="0" w:color="auto"/>
            <w:left w:val="none" w:sz="0" w:space="0" w:color="auto"/>
            <w:bottom w:val="none" w:sz="0" w:space="0" w:color="auto"/>
            <w:right w:val="none" w:sz="0" w:space="0" w:color="auto"/>
          </w:divBdr>
        </w:div>
      </w:divsChild>
    </w:div>
    <w:div w:id="142241334">
      <w:bodyDiv w:val="1"/>
      <w:marLeft w:val="0"/>
      <w:marRight w:val="0"/>
      <w:marTop w:val="0"/>
      <w:marBottom w:val="0"/>
      <w:divBdr>
        <w:top w:val="none" w:sz="0" w:space="0" w:color="auto"/>
        <w:left w:val="none" w:sz="0" w:space="0" w:color="auto"/>
        <w:bottom w:val="none" w:sz="0" w:space="0" w:color="auto"/>
        <w:right w:val="none" w:sz="0" w:space="0" w:color="auto"/>
      </w:divBdr>
    </w:div>
    <w:div w:id="142544718">
      <w:bodyDiv w:val="1"/>
      <w:marLeft w:val="0"/>
      <w:marRight w:val="0"/>
      <w:marTop w:val="0"/>
      <w:marBottom w:val="0"/>
      <w:divBdr>
        <w:top w:val="none" w:sz="0" w:space="0" w:color="auto"/>
        <w:left w:val="none" w:sz="0" w:space="0" w:color="auto"/>
        <w:bottom w:val="none" w:sz="0" w:space="0" w:color="auto"/>
        <w:right w:val="none" w:sz="0" w:space="0" w:color="auto"/>
      </w:divBdr>
    </w:div>
    <w:div w:id="143006843">
      <w:bodyDiv w:val="1"/>
      <w:marLeft w:val="0"/>
      <w:marRight w:val="0"/>
      <w:marTop w:val="0"/>
      <w:marBottom w:val="0"/>
      <w:divBdr>
        <w:top w:val="none" w:sz="0" w:space="0" w:color="auto"/>
        <w:left w:val="none" w:sz="0" w:space="0" w:color="auto"/>
        <w:bottom w:val="none" w:sz="0" w:space="0" w:color="auto"/>
        <w:right w:val="none" w:sz="0" w:space="0" w:color="auto"/>
      </w:divBdr>
    </w:div>
    <w:div w:id="143086481">
      <w:bodyDiv w:val="1"/>
      <w:marLeft w:val="0"/>
      <w:marRight w:val="0"/>
      <w:marTop w:val="0"/>
      <w:marBottom w:val="0"/>
      <w:divBdr>
        <w:top w:val="none" w:sz="0" w:space="0" w:color="auto"/>
        <w:left w:val="none" w:sz="0" w:space="0" w:color="auto"/>
        <w:bottom w:val="none" w:sz="0" w:space="0" w:color="auto"/>
        <w:right w:val="none" w:sz="0" w:space="0" w:color="auto"/>
      </w:divBdr>
    </w:div>
    <w:div w:id="143544118">
      <w:bodyDiv w:val="1"/>
      <w:marLeft w:val="0"/>
      <w:marRight w:val="0"/>
      <w:marTop w:val="0"/>
      <w:marBottom w:val="0"/>
      <w:divBdr>
        <w:top w:val="none" w:sz="0" w:space="0" w:color="auto"/>
        <w:left w:val="none" w:sz="0" w:space="0" w:color="auto"/>
        <w:bottom w:val="none" w:sz="0" w:space="0" w:color="auto"/>
        <w:right w:val="none" w:sz="0" w:space="0" w:color="auto"/>
      </w:divBdr>
    </w:div>
    <w:div w:id="143858561">
      <w:bodyDiv w:val="1"/>
      <w:marLeft w:val="0"/>
      <w:marRight w:val="0"/>
      <w:marTop w:val="0"/>
      <w:marBottom w:val="0"/>
      <w:divBdr>
        <w:top w:val="none" w:sz="0" w:space="0" w:color="auto"/>
        <w:left w:val="none" w:sz="0" w:space="0" w:color="auto"/>
        <w:bottom w:val="none" w:sz="0" w:space="0" w:color="auto"/>
        <w:right w:val="none" w:sz="0" w:space="0" w:color="auto"/>
      </w:divBdr>
      <w:divsChild>
        <w:div w:id="1224682779">
          <w:marLeft w:val="0"/>
          <w:marRight w:val="0"/>
          <w:marTop w:val="0"/>
          <w:marBottom w:val="0"/>
          <w:divBdr>
            <w:top w:val="none" w:sz="0" w:space="0" w:color="auto"/>
            <w:left w:val="none" w:sz="0" w:space="0" w:color="auto"/>
            <w:bottom w:val="none" w:sz="0" w:space="0" w:color="auto"/>
            <w:right w:val="none" w:sz="0" w:space="0" w:color="auto"/>
          </w:divBdr>
          <w:divsChild>
            <w:div w:id="210919907">
              <w:marLeft w:val="0"/>
              <w:marRight w:val="0"/>
              <w:marTop w:val="0"/>
              <w:marBottom w:val="0"/>
              <w:divBdr>
                <w:top w:val="none" w:sz="0" w:space="0" w:color="auto"/>
                <w:left w:val="none" w:sz="0" w:space="0" w:color="auto"/>
                <w:bottom w:val="none" w:sz="0" w:space="0" w:color="auto"/>
                <w:right w:val="none" w:sz="0" w:space="0" w:color="auto"/>
              </w:divBdr>
            </w:div>
            <w:div w:id="343871334">
              <w:marLeft w:val="0"/>
              <w:marRight w:val="0"/>
              <w:marTop w:val="0"/>
              <w:marBottom w:val="0"/>
              <w:divBdr>
                <w:top w:val="none" w:sz="0" w:space="0" w:color="auto"/>
                <w:left w:val="none" w:sz="0" w:space="0" w:color="auto"/>
                <w:bottom w:val="none" w:sz="0" w:space="0" w:color="auto"/>
                <w:right w:val="none" w:sz="0" w:space="0" w:color="auto"/>
              </w:divBdr>
            </w:div>
            <w:div w:id="1277642691">
              <w:marLeft w:val="0"/>
              <w:marRight w:val="0"/>
              <w:marTop w:val="0"/>
              <w:marBottom w:val="0"/>
              <w:divBdr>
                <w:top w:val="none" w:sz="0" w:space="0" w:color="auto"/>
                <w:left w:val="none" w:sz="0" w:space="0" w:color="auto"/>
                <w:bottom w:val="none" w:sz="0" w:space="0" w:color="auto"/>
                <w:right w:val="none" w:sz="0" w:space="0" w:color="auto"/>
              </w:divBdr>
            </w:div>
            <w:div w:id="1494956613">
              <w:marLeft w:val="0"/>
              <w:marRight w:val="0"/>
              <w:marTop w:val="0"/>
              <w:marBottom w:val="0"/>
              <w:divBdr>
                <w:top w:val="none" w:sz="0" w:space="0" w:color="auto"/>
                <w:left w:val="none" w:sz="0" w:space="0" w:color="auto"/>
                <w:bottom w:val="none" w:sz="0" w:space="0" w:color="auto"/>
                <w:right w:val="none" w:sz="0" w:space="0" w:color="auto"/>
              </w:divBdr>
            </w:div>
            <w:div w:id="154778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72079">
      <w:bodyDiv w:val="1"/>
      <w:marLeft w:val="0"/>
      <w:marRight w:val="0"/>
      <w:marTop w:val="0"/>
      <w:marBottom w:val="0"/>
      <w:divBdr>
        <w:top w:val="none" w:sz="0" w:space="0" w:color="auto"/>
        <w:left w:val="none" w:sz="0" w:space="0" w:color="auto"/>
        <w:bottom w:val="none" w:sz="0" w:space="0" w:color="auto"/>
        <w:right w:val="none" w:sz="0" w:space="0" w:color="auto"/>
      </w:divBdr>
      <w:divsChild>
        <w:div w:id="211307679">
          <w:marLeft w:val="1166"/>
          <w:marRight w:val="0"/>
          <w:marTop w:val="115"/>
          <w:marBottom w:val="0"/>
          <w:divBdr>
            <w:top w:val="none" w:sz="0" w:space="0" w:color="auto"/>
            <w:left w:val="none" w:sz="0" w:space="0" w:color="auto"/>
            <w:bottom w:val="none" w:sz="0" w:space="0" w:color="auto"/>
            <w:right w:val="none" w:sz="0" w:space="0" w:color="auto"/>
          </w:divBdr>
        </w:div>
        <w:div w:id="348801126">
          <w:marLeft w:val="1166"/>
          <w:marRight w:val="0"/>
          <w:marTop w:val="115"/>
          <w:marBottom w:val="0"/>
          <w:divBdr>
            <w:top w:val="none" w:sz="0" w:space="0" w:color="auto"/>
            <w:left w:val="none" w:sz="0" w:space="0" w:color="auto"/>
            <w:bottom w:val="none" w:sz="0" w:space="0" w:color="auto"/>
            <w:right w:val="none" w:sz="0" w:space="0" w:color="auto"/>
          </w:divBdr>
        </w:div>
        <w:div w:id="487282507">
          <w:marLeft w:val="1166"/>
          <w:marRight w:val="0"/>
          <w:marTop w:val="115"/>
          <w:marBottom w:val="0"/>
          <w:divBdr>
            <w:top w:val="none" w:sz="0" w:space="0" w:color="auto"/>
            <w:left w:val="none" w:sz="0" w:space="0" w:color="auto"/>
            <w:bottom w:val="none" w:sz="0" w:space="0" w:color="auto"/>
            <w:right w:val="none" w:sz="0" w:space="0" w:color="auto"/>
          </w:divBdr>
        </w:div>
        <w:div w:id="566695484">
          <w:marLeft w:val="547"/>
          <w:marRight w:val="0"/>
          <w:marTop w:val="115"/>
          <w:marBottom w:val="0"/>
          <w:divBdr>
            <w:top w:val="none" w:sz="0" w:space="0" w:color="auto"/>
            <w:left w:val="none" w:sz="0" w:space="0" w:color="auto"/>
            <w:bottom w:val="none" w:sz="0" w:space="0" w:color="auto"/>
            <w:right w:val="none" w:sz="0" w:space="0" w:color="auto"/>
          </w:divBdr>
        </w:div>
        <w:div w:id="758477828">
          <w:marLeft w:val="1166"/>
          <w:marRight w:val="0"/>
          <w:marTop w:val="115"/>
          <w:marBottom w:val="0"/>
          <w:divBdr>
            <w:top w:val="none" w:sz="0" w:space="0" w:color="auto"/>
            <w:left w:val="none" w:sz="0" w:space="0" w:color="auto"/>
            <w:bottom w:val="none" w:sz="0" w:space="0" w:color="auto"/>
            <w:right w:val="none" w:sz="0" w:space="0" w:color="auto"/>
          </w:divBdr>
        </w:div>
        <w:div w:id="1510679373">
          <w:marLeft w:val="547"/>
          <w:marRight w:val="0"/>
          <w:marTop w:val="115"/>
          <w:marBottom w:val="0"/>
          <w:divBdr>
            <w:top w:val="none" w:sz="0" w:space="0" w:color="auto"/>
            <w:left w:val="none" w:sz="0" w:space="0" w:color="auto"/>
            <w:bottom w:val="none" w:sz="0" w:space="0" w:color="auto"/>
            <w:right w:val="none" w:sz="0" w:space="0" w:color="auto"/>
          </w:divBdr>
        </w:div>
        <w:div w:id="2100179219">
          <w:marLeft w:val="1166"/>
          <w:marRight w:val="0"/>
          <w:marTop w:val="115"/>
          <w:marBottom w:val="0"/>
          <w:divBdr>
            <w:top w:val="none" w:sz="0" w:space="0" w:color="auto"/>
            <w:left w:val="none" w:sz="0" w:space="0" w:color="auto"/>
            <w:bottom w:val="none" w:sz="0" w:space="0" w:color="auto"/>
            <w:right w:val="none" w:sz="0" w:space="0" w:color="auto"/>
          </w:divBdr>
        </w:div>
      </w:divsChild>
    </w:div>
    <w:div w:id="145048186">
      <w:bodyDiv w:val="1"/>
      <w:marLeft w:val="0"/>
      <w:marRight w:val="0"/>
      <w:marTop w:val="0"/>
      <w:marBottom w:val="0"/>
      <w:divBdr>
        <w:top w:val="none" w:sz="0" w:space="0" w:color="auto"/>
        <w:left w:val="none" w:sz="0" w:space="0" w:color="auto"/>
        <w:bottom w:val="none" w:sz="0" w:space="0" w:color="auto"/>
        <w:right w:val="none" w:sz="0" w:space="0" w:color="auto"/>
      </w:divBdr>
    </w:div>
    <w:div w:id="145250144">
      <w:bodyDiv w:val="1"/>
      <w:marLeft w:val="0"/>
      <w:marRight w:val="0"/>
      <w:marTop w:val="0"/>
      <w:marBottom w:val="0"/>
      <w:divBdr>
        <w:top w:val="none" w:sz="0" w:space="0" w:color="auto"/>
        <w:left w:val="none" w:sz="0" w:space="0" w:color="auto"/>
        <w:bottom w:val="none" w:sz="0" w:space="0" w:color="auto"/>
        <w:right w:val="none" w:sz="0" w:space="0" w:color="auto"/>
      </w:divBdr>
      <w:divsChild>
        <w:div w:id="1480612600">
          <w:marLeft w:val="547"/>
          <w:marRight w:val="0"/>
          <w:marTop w:val="134"/>
          <w:marBottom w:val="0"/>
          <w:divBdr>
            <w:top w:val="none" w:sz="0" w:space="0" w:color="auto"/>
            <w:left w:val="none" w:sz="0" w:space="0" w:color="auto"/>
            <w:bottom w:val="none" w:sz="0" w:space="0" w:color="auto"/>
            <w:right w:val="none" w:sz="0" w:space="0" w:color="auto"/>
          </w:divBdr>
        </w:div>
      </w:divsChild>
    </w:div>
    <w:div w:id="145628874">
      <w:bodyDiv w:val="1"/>
      <w:marLeft w:val="0"/>
      <w:marRight w:val="0"/>
      <w:marTop w:val="0"/>
      <w:marBottom w:val="0"/>
      <w:divBdr>
        <w:top w:val="none" w:sz="0" w:space="0" w:color="auto"/>
        <w:left w:val="none" w:sz="0" w:space="0" w:color="auto"/>
        <w:bottom w:val="none" w:sz="0" w:space="0" w:color="auto"/>
        <w:right w:val="none" w:sz="0" w:space="0" w:color="auto"/>
      </w:divBdr>
      <w:divsChild>
        <w:div w:id="227306261">
          <w:marLeft w:val="1800"/>
          <w:marRight w:val="0"/>
          <w:marTop w:val="82"/>
          <w:marBottom w:val="0"/>
          <w:divBdr>
            <w:top w:val="none" w:sz="0" w:space="0" w:color="auto"/>
            <w:left w:val="none" w:sz="0" w:space="0" w:color="auto"/>
            <w:bottom w:val="none" w:sz="0" w:space="0" w:color="auto"/>
            <w:right w:val="none" w:sz="0" w:space="0" w:color="auto"/>
          </w:divBdr>
        </w:div>
        <w:div w:id="320815168">
          <w:marLeft w:val="1800"/>
          <w:marRight w:val="0"/>
          <w:marTop w:val="82"/>
          <w:marBottom w:val="0"/>
          <w:divBdr>
            <w:top w:val="none" w:sz="0" w:space="0" w:color="auto"/>
            <w:left w:val="none" w:sz="0" w:space="0" w:color="auto"/>
            <w:bottom w:val="none" w:sz="0" w:space="0" w:color="auto"/>
            <w:right w:val="none" w:sz="0" w:space="0" w:color="auto"/>
          </w:divBdr>
        </w:div>
        <w:div w:id="388387106">
          <w:marLeft w:val="1166"/>
          <w:marRight w:val="0"/>
          <w:marTop w:val="96"/>
          <w:marBottom w:val="0"/>
          <w:divBdr>
            <w:top w:val="none" w:sz="0" w:space="0" w:color="auto"/>
            <w:left w:val="none" w:sz="0" w:space="0" w:color="auto"/>
            <w:bottom w:val="none" w:sz="0" w:space="0" w:color="auto"/>
            <w:right w:val="none" w:sz="0" w:space="0" w:color="auto"/>
          </w:divBdr>
        </w:div>
        <w:div w:id="605578177">
          <w:marLeft w:val="1800"/>
          <w:marRight w:val="0"/>
          <w:marTop w:val="82"/>
          <w:marBottom w:val="0"/>
          <w:divBdr>
            <w:top w:val="none" w:sz="0" w:space="0" w:color="auto"/>
            <w:left w:val="none" w:sz="0" w:space="0" w:color="auto"/>
            <w:bottom w:val="none" w:sz="0" w:space="0" w:color="auto"/>
            <w:right w:val="none" w:sz="0" w:space="0" w:color="auto"/>
          </w:divBdr>
        </w:div>
        <w:div w:id="644510782">
          <w:marLeft w:val="1800"/>
          <w:marRight w:val="0"/>
          <w:marTop w:val="82"/>
          <w:marBottom w:val="0"/>
          <w:divBdr>
            <w:top w:val="none" w:sz="0" w:space="0" w:color="auto"/>
            <w:left w:val="none" w:sz="0" w:space="0" w:color="auto"/>
            <w:bottom w:val="none" w:sz="0" w:space="0" w:color="auto"/>
            <w:right w:val="none" w:sz="0" w:space="0" w:color="auto"/>
          </w:divBdr>
        </w:div>
        <w:div w:id="986125797">
          <w:marLeft w:val="1166"/>
          <w:marRight w:val="0"/>
          <w:marTop w:val="96"/>
          <w:marBottom w:val="0"/>
          <w:divBdr>
            <w:top w:val="none" w:sz="0" w:space="0" w:color="auto"/>
            <w:left w:val="none" w:sz="0" w:space="0" w:color="auto"/>
            <w:bottom w:val="none" w:sz="0" w:space="0" w:color="auto"/>
            <w:right w:val="none" w:sz="0" w:space="0" w:color="auto"/>
          </w:divBdr>
        </w:div>
        <w:div w:id="1050568093">
          <w:marLeft w:val="1800"/>
          <w:marRight w:val="0"/>
          <w:marTop w:val="82"/>
          <w:marBottom w:val="0"/>
          <w:divBdr>
            <w:top w:val="none" w:sz="0" w:space="0" w:color="auto"/>
            <w:left w:val="none" w:sz="0" w:space="0" w:color="auto"/>
            <w:bottom w:val="none" w:sz="0" w:space="0" w:color="auto"/>
            <w:right w:val="none" w:sz="0" w:space="0" w:color="auto"/>
          </w:divBdr>
        </w:div>
        <w:div w:id="1202204532">
          <w:marLeft w:val="1166"/>
          <w:marRight w:val="0"/>
          <w:marTop w:val="96"/>
          <w:marBottom w:val="0"/>
          <w:divBdr>
            <w:top w:val="none" w:sz="0" w:space="0" w:color="auto"/>
            <w:left w:val="none" w:sz="0" w:space="0" w:color="auto"/>
            <w:bottom w:val="none" w:sz="0" w:space="0" w:color="auto"/>
            <w:right w:val="none" w:sz="0" w:space="0" w:color="auto"/>
          </w:divBdr>
        </w:div>
        <w:div w:id="1357921046">
          <w:marLeft w:val="1166"/>
          <w:marRight w:val="0"/>
          <w:marTop w:val="96"/>
          <w:marBottom w:val="0"/>
          <w:divBdr>
            <w:top w:val="none" w:sz="0" w:space="0" w:color="auto"/>
            <w:left w:val="none" w:sz="0" w:space="0" w:color="auto"/>
            <w:bottom w:val="none" w:sz="0" w:space="0" w:color="auto"/>
            <w:right w:val="none" w:sz="0" w:space="0" w:color="auto"/>
          </w:divBdr>
        </w:div>
        <w:div w:id="1565987073">
          <w:marLeft w:val="547"/>
          <w:marRight w:val="0"/>
          <w:marTop w:val="106"/>
          <w:marBottom w:val="0"/>
          <w:divBdr>
            <w:top w:val="none" w:sz="0" w:space="0" w:color="auto"/>
            <w:left w:val="none" w:sz="0" w:space="0" w:color="auto"/>
            <w:bottom w:val="none" w:sz="0" w:space="0" w:color="auto"/>
            <w:right w:val="none" w:sz="0" w:space="0" w:color="auto"/>
          </w:divBdr>
        </w:div>
        <w:div w:id="1577935592">
          <w:marLeft w:val="1800"/>
          <w:marRight w:val="0"/>
          <w:marTop w:val="82"/>
          <w:marBottom w:val="0"/>
          <w:divBdr>
            <w:top w:val="none" w:sz="0" w:space="0" w:color="auto"/>
            <w:left w:val="none" w:sz="0" w:space="0" w:color="auto"/>
            <w:bottom w:val="none" w:sz="0" w:space="0" w:color="auto"/>
            <w:right w:val="none" w:sz="0" w:space="0" w:color="auto"/>
          </w:divBdr>
        </w:div>
        <w:div w:id="1613320855">
          <w:marLeft w:val="1800"/>
          <w:marRight w:val="0"/>
          <w:marTop w:val="82"/>
          <w:marBottom w:val="0"/>
          <w:divBdr>
            <w:top w:val="none" w:sz="0" w:space="0" w:color="auto"/>
            <w:left w:val="none" w:sz="0" w:space="0" w:color="auto"/>
            <w:bottom w:val="none" w:sz="0" w:space="0" w:color="auto"/>
            <w:right w:val="none" w:sz="0" w:space="0" w:color="auto"/>
          </w:divBdr>
        </w:div>
        <w:div w:id="1849978365">
          <w:marLeft w:val="1800"/>
          <w:marRight w:val="0"/>
          <w:marTop w:val="82"/>
          <w:marBottom w:val="0"/>
          <w:divBdr>
            <w:top w:val="none" w:sz="0" w:space="0" w:color="auto"/>
            <w:left w:val="none" w:sz="0" w:space="0" w:color="auto"/>
            <w:bottom w:val="none" w:sz="0" w:space="0" w:color="auto"/>
            <w:right w:val="none" w:sz="0" w:space="0" w:color="auto"/>
          </w:divBdr>
        </w:div>
        <w:div w:id="2094859788">
          <w:marLeft w:val="1800"/>
          <w:marRight w:val="0"/>
          <w:marTop w:val="82"/>
          <w:marBottom w:val="0"/>
          <w:divBdr>
            <w:top w:val="none" w:sz="0" w:space="0" w:color="auto"/>
            <w:left w:val="none" w:sz="0" w:space="0" w:color="auto"/>
            <w:bottom w:val="none" w:sz="0" w:space="0" w:color="auto"/>
            <w:right w:val="none" w:sz="0" w:space="0" w:color="auto"/>
          </w:divBdr>
        </w:div>
      </w:divsChild>
    </w:div>
    <w:div w:id="147675607">
      <w:bodyDiv w:val="1"/>
      <w:marLeft w:val="0"/>
      <w:marRight w:val="0"/>
      <w:marTop w:val="0"/>
      <w:marBottom w:val="0"/>
      <w:divBdr>
        <w:top w:val="none" w:sz="0" w:space="0" w:color="auto"/>
        <w:left w:val="none" w:sz="0" w:space="0" w:color="auto"/>
        <w:bottom w:val="none" w:sz="0" w:space="0" w:color="auto"/>
        <w:right w:val="none" w:sz="0" w:space="0" w:color="auto"/>
      </w:divBdr>
    </w:div>
    <w:div w:id="147937411">
      <w:bodyDiv w:val="1"/>
      <w:marLeft w:val="0"/>
      <w:marRight w:val="0"/>
      <w:marTop w:val="0"/>
      <w:marBottom w:val="0"/>
      <w:divBdr>
        <w:top w:val="none" w:sz="0" w:space="0" w:color="auto"/>
        <w:left w:val="none" w:sz="0" w:space="0" w:color="auto"/>
        <w:bottom w:val="none" w:sz="0" w:space="0" w:color="auto"/>
        <w:right w:val="none" w:sz="0" w:space="0" w:color="auto"/>
      </w:divBdr>
    </w:div>
    <w:div w:id="148599296">
      <w:bodyDiv w:val="1"/>
      <w:marLeft w:val="0"/>
      <w:marRight w:val="0"/>
      <w:marTop w:val="0"/>
      <w:marBottom w:val="0"/>
      <w:divBdr>
        <w:top w:val="none" w:sz="0" w:space="0" w:color="auto"/>
        <w:left w:val="none" w:sz="0" w:space="0" w:color="auto"/>
        <w:bottom w:val="none" w:sz="0" w:space="0" w:color="auto"/>
        <w:right w:val="none" w:sz="0" w:space="0" w:color="auto"/>
      </w:divBdr>
      <w:divsChild>
        <w:div w:id="1305742400">
          <w:marLeft w:val="547"/>
          <w:marRight w:val="0"/>
          <w:marTop w:val="154"/>
          <w:marBottom w:val="0"/>
          <w:divBdr>
            <w:top w:val="none" w:sz="0" w:space="0" w:color="auto"/>
            <w:left w:val="none" w:sz="0" w:space="0" w:color="auto"/>
            <w:bottom w:val="none" w:sz="0" w:space="0" w:color="auto"/>
            <w:right w:val="none" w:sz="0" w:space="0" w:color="auto"/>
          </w:divBdr>
        </w:div>
      </w:divsChild>
    </w:div>
    <w:div w:id="148795479">
      <w:bodyDiv w:val="1"/>
      <w:marLeft w:val="0"/>
      <w:marRight w:val="0"/>
      <w:marTop w:val="0"/>
      <w:marBottom w:val="0"/>
      <w:divBdr>
        <w:top w:val="none" w:sz="0" w:space="0" w:color="auto"/>
        <w:left w:val="none" w:sz="0" w:space="0" w:color="auto"/>
        <w:bottom w:val="none" w:sz="0" w:space="0" w:color="auto"/>
        <w:right w:val="none" w:sz="0" w:space="0" w:color="auto"/>
      </w:divBdr>
      <w:divsChild>
        <w:div w:id="622805953">
          <w:marLeft w:val="547"/>
          <w:marRight w:val="0"/>
          <w:marTop w:val="134"/>
          <w:marBottom w:val="0"/>
          <w:divBdr>
            <w:top w:val="none" w:sz="0" w:space="0" w:color="auto"/>
            <w:left w:val="none" w:sz="0" w:space="0" w:color="auto"/>
            <w:bottom w:val="none" w:sz="0" w:space="0" w:color="auto"/>
            <w:right w:val="none" w:sz="0" w:space="0" w:color="auto"/>
          </w:divBdr>
        </w:div>
        <w:div w:id="928272527">
          <w:marLeft w:val="547"/>
          <w:marRight w:val="0"/>
          <w:marTop w:val="134"/>
          <w:marBottom w:val="0"/>
          <w:divBdr>
            <w:top w:val="none" w:sz="0" w:space="0" w:color="auto"/>
            <w:left w:val="none" w:sz="0" w:space="0" w:color="auto"/>
            <w:bottom w:val="none" w:sz="0" w:space="0" w:color="auto"/>
            <w:right w:val="none" w:sz="0" w:space="0" w:color="auto"/>
          </w:divBdr>
        </w:div>
        <w:div w:id="1416247580">
          <w:marLeft w:val="547"/>
          <w:marRight w:val="0"/>
          <w:marTop w:val="134"/>
          <w:marBottom w:val="0"/>
          <w:divBdr>
            <w:top w:val="none" w:sz="0" w:space="0" w:color="auto"/>
            <w:left w:val="none" w:sz="0" w:space="0" w:color="auto"/>
            <w:bottom w:val="none" w:sz="0" w:space="0" w:color="auto"/>
            <w:right w:val="none" w:sz="0" w:space="0" w:color="auto"/>
          </w:divBdr>
        </w:div>
      </w:divsChild>
    </w:div>
    <w:div w:id="149254992">
      <w:bodyDiv w:val="1"/>
      <w:marLeft w:val="0"/>
      <w:marRight w:val="0"/>
      <w:marTop w:val="0"/>
      <w:marBottom w:val="0"/>
      <w:divBdr>
        <w:top w:val="none" w:sz="0" w:space="0" w:color="auto"/>
        <w:left w:val="none" w:sz="0" w:space="0" w:color="auto"/>
        <w:bottom w:val="none" w:sz="0" w:space="0" w:color="auto"/>
        <w:right w:val="none" w:sz="0" w:space="0" w:color="auto"/>
      </w:divBdr>
    </w:div>
    <w:div w:id="149714628">
      <w:bodyDiv w:val="1"/>
      <w:marLeft w:val="0"/>
      <w:marRight w:val="0"/>
      <w:marTop w:val="0"/>
      <w:marBottom w:val="0"/>
      <w:divBdr>
        <w:top w:val="none" w:sz="0" w:space="0" w:color="auto"/>
        <w:left w:val="none" w:sz="0" w:space="0" w:color="auto"/>
        <w:bottom w:val="none" w:sz="0" w:space="0" w:color="auto"/>
        <w:right w:val="none" w:sz="0" w:space="0" w:color="auto"/>
      </w:divBdr>
      <w:divsChild>
        <w:div w:id="769619984">
          <w:marLeft w:val="547"/>
          <w:marRight w:val="0"/>
          <w:marTop w:val="115"/>
          <w:marBottom w:val="0"/>
          <w:divBdr>
            <w:top w:val="none" w:sz="0" w:space="0" w:color="auto"/>
            <w:left w:val="none" w:sz="0" w:space="0" w:color="auto"/>
            <w:bottom w:val="none" w:sz="0" w:space="0" w:color="auto"/>
            <w:right w:val="none" w:sz="0" w:space="0" w:color="auto"/>
          </w:divBdr>
        </w:div>
        <w:div w:id="1209681490">
          <w:marLeft w:val="1166"/>
          <w:marRight w:val="0"/>
          <w:marTop w:val="101"/>
          <w:marBottom w:val="0"/>
          <w:divBdr>
            <w:top w:val="none" w:sz="0" w:space="0" w:color="auto"/>
            <w:left w:val="none" w:sz="0" w:space="0" w:color="auto"/>
            <w:bottom w:val="none" w:sz="0" w:space="0" w:color="auto"/>
            <w:right w:val="none" w:sz="0" w:space="0" w:color="auto"/>
          </w:divBdr>
        </w:div>
        <w:div w:id="2086874028">
          <w:marLeft w:val="1800"/>
          <w:marRight w:val="0"/>
          <w:marTop w:val="86"/>
          <w:marBottom w:val="0"/>
          <w:divBdr>
            <w:top w:val="none" w:sz="0" w:space="0" w:color="auto"/>
            <w:left w:val="none" w:sz="0" w:space="0" w:color="auto"/>
            <w:bottom w:val="none" w:sz="0" w:space="0" w:color="auto"/>
            <w:right w:val="none" w:sz="0" w:space="0" w:color="auto"/>
          </w:divBdr>
        </w:div>
        <w:div w:id="2141338521">
          <w:marLeft w:val="1800"/>
          <w:marRight w:val="0"/>
          <w:marTop w:val="86"/>
          <w:marBottom w:val="0"/>
          <w:divBdr>
            <w:top w:val="none" w:sz="0" w:space="0" w:color="auto"/>
            <w:left w:val="none" w:sz="0" w:space="0" w:color="auto"/>
            <w:bottom w:val="none" w:sz="0" w:space="0" w:color="auto"/>
            <w:right w:val="none" w:sz="0" w:space="0" w:color="auto"/>
          </w:divBdr>
        </w:div>
      </w:divsChild>
    </w:div>
    <w:div w:id="149753991">
      <w:bodyDiv w:val="1"/>
      <w:marLeft w:val="0"/>
      <w:marRight w:val="0"/>
      <w:marTop w:val="0"/>
      <w:marBottom w:val="0"/>
      <w:divBdr>
        <w:top w:val="none" w:sz="0" w:space="0" w:color="auto"/>
        <w:left w:val="none" w:sz="0" w:space="0" w:color="auto"/>
        <w:bottom w:val="none" w:sz="0" w:space="0" w:color="auto"/>
        <w:right w:val="none" w:sz="0" w:space="0" w:color="auto"/>
      </w:divBdr>
    </w:div>
    <w:div w:id="149946401">
      <w:bodyDiv w:val="1"/>
      <w:marLeft w:val="0"/>
      <w:marRight w:val="0"/>
      <w:marTop w:val="0"/>
      <w:marBottom w:val="0"/>
      <w:divBdr>
        <w:top w:val="none" w:sz="0" w:space="0" w:color="auto"/>
        <w:left w:val="none" w:sz="0" w:space="0" w:color="auto"/>
        <w:bottom w:val="none" w:sz="0" w:space="0" w:color="auto"/>
        <w:right w:val="none" w:sz="0" w:space="0" w:color="auto"/>
      </w:divBdr>
    </w:div>
    <w:div w:id="150105886">
      <w:bodyDiv w:val="1"/>
      <w:marLeft w:val="0"/>
      <w:marRight w:val="0"/>
      <w:marTop w:val="0"/>
      <w:marBottom w:val="0"/>
      <w:divBdr>
        <w:top w:val="none" w:sz="0" w:space="0" w:color="auto"/>
        <w:left w:val="none" w:sz="0" w:space="0" w:color="auto"/>
        <w:bottom w:val="none" w:sz="0" w:space="0" w:color="auto"/>
        <w:right w:val="none" w:sz="0" w:space="0" w:color="auto"/>
      </w:divBdr>
      <w:divsChild>
        <w:div w:id="318384295">
          <w:marLeft w:val="1166"/>
          <w:marRight w:val="0"/>
          <w:marTop w:val="86"/>
          <w:marBottom w:val="0"/>
          <w:divBdr>
            <w:top w:val="none" w:sz="0" w:space="0" w:color="auto"/>
            <w:left w:val="none" w:sz="0" w:space="0" w:color="auto"/>
            <w:bottom w:val="none" w:sz="0" w:space="0" w:color="auto"/>
            <w:right w:val="none" w:sz="0" w:space="0" w:color="auto"/>
          </w:divBdr>
        </w:div>
        <w:div w:id="332492289">
          <w:marLeft w:val="547"/>
          <w:marRight w:val="0"/>
          <w:marTop w:val="96"/>
          <w:marBottom w:val="0"/>
          <w:divBdr>
            <w:top w:val="none" w:sz="0" w:space="0" w:color="auto"/>
            <w:left w:val="none" w:sz="0" w:space="0" w:color="auto"/>
            <w:bottom w:val="none" w:sz="0" w:space="0" w:color="auto"/>
            <w:right w:val="none" w:sz="0" w:space="0" w:color="auto"/>
          </w:divBdr>
        </w:div>
        <w:div w:id="660037621">
          <w:marLeft w:val="1166"/>
          <w:marRight w:val="0"/>
          <w:marTop w:val="77"/>
          <w:marBottom w:val="0"/>
          <w:divBdr>
            <w:top w:val="none" w:sz="0" w:space="0" w:color="auto"/>
            <w:left w:val="none" w:sz="0" w:space="0" w:color="auto"/>
            <w:bottom w:val="none" w:sz="0" w:space="0" w:color="auto"/>
            <w:right w:val="none" w:sz="0" w:space="0" w:color="auto"/>
          </w:divBdr>
        </w:div>
        <w:div w:id="727260790">
          <w:marLeft w:val="1166"/>
          <w:marRight w:val="0"/>
          <w:marTop w:val="77"/>
          <w:marBottom w:val="0"/>
          <w:divBdr>
            <w:top w:val="none" w:sz="0" w:space="0" w:color="auto"/>
            <w:left w:val="none" w:sz="0" w:space="0" w:color="auto"/>
            <w:bottom w:val="none" w:sz="0" w:space="0" w:color="auto"/>
            <w:right w:val="none" w:sz="0" w:space="0" w:color="auto"/>
          </w:divBdr>
        </w:div>
        <w:div w:id="748773978">
          <w:marLeft w:val="547"/>
          <w:marRight w:val="0"/>
          <w:marTop w:val="96"/>
          <w:marBottom w:val="0"/>
          <w:divBdr>
            <w:top w:val="none" w:sz="0" w:space="0" w:color="auto"/>
            <w:left w:val="none" w:sz="0" w:space="0" w:color="auto"/>
            <w:bottom w:val="none" w:sz="0" w:space="0" w:color="auto"/>
            <w:right w:val="none" w:sz="0" w:space="0" w:color="auto"/>
          </w:divBdr>
        </w:div>
        <w:div w:id="897786704">
          <w:marLeft w:val="547"/>
          <w:marRight w:val="0"/>
          <w:marTop w:val="96"/>
          <w:marBottom w:val="0"/>
          <w:divBdr>
            <w:top w:val="none" w:sz="0" w:space="0" w:color="auto"/>
            <w:left w:val="none" w:sz="0" w:space="0" w:color="auto"/>
            <w:bottom w:val="none" w:sz="0" w:space="0" w:color="auto"/>
            <w:right w:val="none" w:sz="0" w:space="0" w:color="auto"/>
          </w:divBdr>
        </w:div>
        <w:div w:id="1589726605">
          <w:marLeft w:val="1166"/>
          <w:marRight w:val="0"/>
          <w:marTop w:val="86"/>
          <w:marBottom w:val="0"/>
          <w:divBdr>
            <w:top w:val="none" w:sz="0" w:space="0" w:color="auto"/>
            <w:left w:val="none" w:sz="0" w:space="0" w:color="auto"/>
            <w:bottom w:val="none" w:sz="0" w:space="0" w:color="auto"/>
            <w:right w:val="none" w:sz="0" w:space="0" w:color="auto"/>
          </w:divBdr>
        </w:div>
        <w:div w:id="1890720753">
          <w:marLeft w:val="1166"/>
          <w:marRight w:val="0"/>
          <w:marTop w:val="77"/>
          <w:marBottom w:val="0"/>
          <w:divBdr>
            <w:top w:val="none" w:sz="0" w:space="0" w:color="auto"/>
            <w:left w:val="none" w:sz="0" w:space="0" w:color="auto"/>
            <w:bottom w:val="none" w:sz="0" w:space="0" w:color="auto"/>
            <w:right w:val="none" w:sz="0" w:space="0" w:color="auto"/>
          </w:divBdr>
        </w:div>
      </w:divsChild>
    </w:div>
    <w:div w:id="150760741">
      <w:bodyDiv w:val="1"/>
      <w:marLeft w:val="0"/>
      <w:marRight w:val="0"/>
      <w:marTop w:val="0"/>
      <w:marBottom w:val="0"/>
      <w:divBdr>
        <w:top w:val="none" w:sz="0" w:space="0" w:color="auto"/>
        <w:left w:val="none" w:sz="0" w:space="0" w:color="auto"/>
        <w:bottom w:val="none" w:sz="0" w:space="0" w:color="auto"/>
        <w:right w:val="none" w:sz="0" w:space="0" w:color="auto"/>
      </w:divBdr>
    </w:div>
    <w:div w:id="151600347">
      <w:bodyDiv w:val="1"/>
      <w:marLeft w:val="0"/>
      <w:marRight w:val="0"/>
      <w:marTop w:val="0"/>
      <w:marBottom w:val="0"/>
      <w:divBdr>
        <w:top w:val="none" w:sz="0" w:space="0" w:color="auto"/>
        <w:left w:val="none" w:sz="0" w:space="0" w:color="auto"/>
        <w:bottom w:val="none" w:sz="0" w:space="0" w:color="auto"/>
        <w:right w:val="none" w:sz="0" w:space="0" w:color="auto"/>
      </w:divBdr>
    </w:div>
    <w:div w:id="151604392">
      <w:bodyDiv w:val="1"/>
      <w:marLeft w:val="0"/>
      <w:marRight w:val="0"/>
      <w:marTop w:val="0"/>
      <w:marBottom w:val="0"/>
      <w:divBdr>
        <w:top w:val="none" w:sz="0" w:space="0" w:color="auto"/>
        <w:left w:val="none" w:sz="0" w:space="0" w:color="auto"/>
        <w:bottom w:val="none" w:sz="0" w:space="0" w:color="auto"/>
        <w:right w:val="none" w:sz="0" w:space="0" w:color="auto"/>
      </w:divBdr>
    </w:div>
    <w:div w:id="152381210">
      <w:bodyDiv w:val="1"/>
      <w:marLeft w:val="0"/>
      <w:marRight w:val="0"/>
      <w:marTop w:val="0"/>
      <w:marBottom w:val="0"/>
      <w:divBdr>
        <w:top w:val="none" w:sz="0" w:space="0" w:color="auto"/>
        <w:left w:val="none" w:sz="0" w:space="0" w:color="auto"/>
        <w:bottom w:val="none" w:sz="0" w:space="0" w:color="auto"/>
        <w:right w:val="none" w:sz="0" w:space="0" w:color="auto"/>
      </w:divBdr>
      <w:divsChild>
        <w:div w:id="79524598">
          <w:marLeft w:val="547"/>
          <w:marRight w:val="0"/>
          <w:marTop w:val="144"/>
          <w:marBottom w:val="0"/>
          <w:divBdr>
            <w:top w:val="none" w:sz="0" w:space="0" w:color="auto"/>
            <w:left w:val="none" w:sz="0" w:space="0" w:color="auto"/>
            <w:bottom w:val="none" w:sz="0" w:space="0" w:color="auto"/>
            <w:right w:val="none" w:sz="0" w:space="0" w:color="auto"/>
          </w:divBdr>
        </w:div>
        <w:div w:id="366418153">
          <w:marLeft w:val="547"/>
          <w:marRight w:val="0"/>
          <w:marTop w:val="144"/>
          <w:marBottom w:val="0"/>
          <w:divBdr>
            <w:top w:val="none" w:sz="0" w:space="0" w:color="auto"/>
            <w:left w:val="none" w:sz="0" w:space="0" w:color="auto"/>
            <w:bottom w:val="none" w:sz="0" w:space="0" w:color="auto"/>
            <w:right w:val="none" w:sz="0" w:space="0" w:color="auto"/>
          </w:divBdr>
        </w:div>
        <w:div w:id="423108448">
          <w:marLeft w:val="1166"/>
          <w:marRight w:val="0"/>
          <w:marTop w:val="125"/>
          <w:marBottom w:val="0"/>
          <w:divBdr>
            <w:top w:val="none" w:sz="0" w:space="0" w:color="auto"/>
            <w:left w:val="none" w:sz="0" w:space="0" w:color="auto"/>
            <w:bottom w:val="none" w:sz="0" w:space="0" w:color="auto"/>
            <w:right w:val="none" w:sz="0" w:space="0" w:color="auto"/>
          </w:divBdr>
        </w:div>
        <w:div w:id="675112095">
          <w:marLeft w:val="1166"/>
          <w:marRight w:val="0"/>
          <w:marTop w:val="125"/>
          <w:marBottom w:val="0"/>
          <w:divBdr>
            <w:top w:val="none" w:sz="0" w:space="0" w:color="auto"/>
            <w:left w:val="none" w:sz="0" w:space="0" w:color="auto"/>
            <w:bottom w:val="none" w:sz="0" w:space="0" w:color="auto"/>
            <w:right w:val="none" w:sz="0" w:space="0" w:color="auto"/>
          </w:divBdr>
        </w:div>
        <w:div w:id="1407533281">
          <w:marLeft w:val="547"/>
          <w:marRight w:val="0"/>
          <w:marTop w:val="144"/>
          <w:marBottom w:val="0"/>
          <w:divBdr>
            <w:top w:val="none" w:sz="0" w:space="0" w:color="auto"/>
            <w:left w:val="none" w:sz="0" w:space="0" w:color="auto"/>
            <w:bottom w:val="none" w:sz="0" w:space="0" w:color="auto"/>
            <w:right w:val="none" w:sz="0" w:space="0" w:color="auto"/>
          </w:divBdr>
        </w:div>
      </w:divsChild>
    </w:div>
    <w:div w:id="153648230">
      <w:bodyDiv w:val="1"/>
      <w:marLeft w:val="0"/>
      <w:marRight w:val="0"/>
      <w:marTop w:val="0"/>
      <w:marBottom w:val="0"/>
      <w:divBdr>
        <w:top w:val="none" w:sz="0" w:space="0" w:color="auto"/>
        <w:left w:val="none" w:sz="0" w:space="0" w:color="auto"/>
        <w:bottom w:val="none" w:sz="0" w:space="0" w:color="auto"/>
        <w:right w:val="none" w:sz="0" w:space="0" w:color="auto"/>
      </w:divBdr>
      <w:divsChild>
        <w:div w:id="514881638">
          <w:marLeft w:val="547"/>
          <w:marRight w:val="0"/>
          <w:marTop w:val="115"/>
          <w:marBottom w:val="0"/>
          <w:divBdr>
            <w:top w:val="none" w:sz="0" w:space="0" w:color="auto"/>
            <w:left w:val="none" w:sz="0" w:space="0" w:color="auto"/>
            <w:bottom w:val="none" w:sz="0" w:space="0" w:color="auto"/>
            <w:right w:val="none" w:sz="0" w:space="0" w:color="auto"/>
          </w:divBdr>
        </w:div>
        <w:div w:id="521821447">
          <w:marLeft w:val="1166"/>
          <w:marRight w:val="0"/>
          <w:marTop w:val="96"/>
          <w:marBottom w:val="0"/>
          <w:divBdr>
            <w:top w:val="none" w:sz="0" w:space="0" w:color="auto"/>
            <w:left w:val="none" w:sz="0" w:space="0" w:color="auto"/>
            <w:bottom w:val="none" w:sz="0" w:space="0" w:color="auto"/>
            <w:right w:val="none" w:sz="0" w:space="0" w:color="auto"/>
          </w:divBdr>
        </w:div>
      </w:divsChild>
    </w:div>
    <w:div w:id="153953231">
      <w:bodyDiv w:val="1"/>
      <w:marLeft w:val="0"/>
      <w:marRight w:val="0"/>
      <w:marTop w:val="0"/>
      <w:marBottom w:val="0"/>
      <w:divBdr>
        <w:top w:val="none" w:sz="0" w:space="0" w:color="auto"/>
        <w:left w:val="none" w:sz="0" w:space="0" w:color="auto"/>
        <w:bottom w:val="none" w:sz="0" w:space="0" w:color="auto"/>
        <w:right w:val="none" w:sz="0" w:space="0" w:color="auto"/>
      </w:divBdr>
    </w:div>
    <w:div w:id="154224340">
      <w:bodyDiv w:val="1"/>
      <w:marLeft w:val="0"/>
      <w:marRight w:val="0"/>
      <w:marTop w:val="0"/>
      <w:marBottom w:val="0"/>
      <w:divBdr>
        <w:top w:val="none" w:sz="0" w:space="0" w:color="auto"/>
        <w:left w:val="none" w:sz="0" w:space="0" w:color="auto"/>
        <w:bottom w:val="none" w:sz="0" w:space="0" w:color="auto"/>
        <w:right w:val="none" w:sz="0" w:space="0" w:color="auto"/>
      </w:divBdr>
    </w:div>
    <w:div w:id="154535032">
      <w:bodyDiv w:val="1"/>
      <w:marLeft w:val="0"/>
      <w:marRight w:val="0"/>
      <w:marTop w:val="0"/>
      <w:marBottom w:val="0"/>
      <w:divBdr>
        <w:top w:val="none" w:sz="0" w:space="0" w:color="auto"/>
        <w:left w:val="none" w:sz="0" w:space="0" w:color="auto"/>
        <w:bottom w:val="none" w:sz="0" w:space="0" w:color="auto"/>
        <w:right w:val="none" w:sz="0" w:space="0" w:color="auto"/>
      </w:divBdr>
      <w:divsChild>
        <w:div w:id="359624682">
          <w:marLeft w:val="547"/>
          <w:marRight w:val="0"/>
          <w:marTop w:val="134"/>
          <w:marBottom w:val="0"/>
          <w:divBdr>
            <w:top w:val="none" w:sz="0" w:space="0" w:color="auto"/>
            <w:left w:val="none" w:sz="0" w:space="0" w:color="auto"/>
            <w:bottom w:val="none" w:sz="0" w:space="0" w:color="auto"/>
            <w:right w:val="none" w:sz="0" w:space="0" w:color="auto"/>
          </w:divBdr>
        </w:div>
        <w:div w:id="579750247">
          <w:marLeft w:val="1166"/>
          <w:marRight w:val="0"/>
          <w:marTop w:val="115"/>
          <w:marBottom w:val="0"/>
          <w:divBdr>
            <w:top w:val="none" w:sz="0" w:space="0" w:color="auto"/>
            <w:left w:val="none" w:sz="0" w:space="0" w:color="auto"/>
            <w:bottom w:val="none" w:sz="0" w:space="0" w:color="auto"/>
            <w:right w:val="none" w:sz="0" w:space="0" w:color="auto"/>
          </w:divBdr>
        </w:div>
        <w:div w:id="1436973401">
          <w:marLeft w:val="1800"/>
          <w:marRight w:val="0"/>
          <w:marTop w:val="96"/>
          <w:marBottom w:val="0"/>
          <w:divBdr>
            <w:top w:val="none" w:sz="0" w:space="0" w:color="auto"/>
            <w:left w:val="none" w:sz="0" w:space="0" w:color="auto"/>
            <w:bottom w:val="none" w:sz="0" w:space="0" w:color="auto"/>
            <w:right w:val="none" w:sz="0" w:space="0" w:color="auto"/>
          </w:divBdr>
        </w:div>
      </w:divsChild>
    </w:div>
    <w:div w:id="154536209">
      <w:bodyDiv w:val="1"/>
      <w:marLeft w:val="0"/>
      <w:marRight w:val="0"/>
      <w:marTop w:val="0"/>
      <w:marBottom w:val="0"/>
      <w:divBdr>
        <w:top w:val="none" w:sz="0" w:space="0" w:color="auto"/>
        <w:left w:val="none" w:sz="0" w:space="0" w:color="auto"/>
        <w:bottom w:val="none" w:sz="0" w:space="0" w:color="auto"/>
        <w:right w:val="none" w:sz="0" w:space="0" w:color="auto"/>
      </w:divBdr>
    </w:div>
    <w:div w:id="154809045">
      <w:bodyDiv w:val="1"/>
      <w:marLeft w:val="0"/>
      <w:marRight w:val="0"/>
      <w:marTop w:val="0"/>
      <w:marBottom w:val="0"/>
      <w:divBdr>
        <w:top w:val="none" w:sz="0" w:space="0" w:color="auto"/>
        <w:left w:val="none" w:sz="0" w:space="0" w:color="auto"/>
        <w:bottom w:val="none" w:sz="0" w:space="0" w:color="auto"/>
        <w:right w:val="none" w:sz="0" w:space="0" w:color="auto"/>
      </w:divBdr>
    </w:div>
    <w:div w:id="156582256">
      <w:bodyDiv w:val="1"/>
      <w:marLeft w:val="0"/>
      <w:marRight w:val="0"/>
      <w:marTop w:val="0"/>
      <w:marBottom w:val="0"/>
      <w:divBdr>
        <w:top w:val="none" w:sz="0" w:space="0" w:color="auto"/>
        <w:left w:val="none" w:sz="0" w:space="0" w:color="auto"/>
        <w:bottom w:val="none" w:sz="0" w:space="0" w:color="auto"/>
        <w:right w:val="none" w:sz="0" w:space="0" w:color="auto"/>
      </w:divBdr>
      <w:divsChild>
        <w:div w:id="650794547">
          <w:marLeft w:val="1440"/>
          <w:marRight w:val="0"/>
          <w:marTop w:val="120"/>
          <w:marBottom w:val="120"/>
          <w:divBdr>
            <w:top w:val="none" w:sz="0" w:space="0" w:color="auto"/>
            <w:left w:val="none" w:sz="0" w:space="0" w:color="auto"/>
            <w:bottom w:val="none" w:sz="0" w:space="0" w:color="auto"/>
            <w:right w:val="none" w:sz="0" w:space="0" w:color="auto"/>
          </w:divBdr>
        </w:div>
        <w:div w:id="1275210837">
          <w:marLeft w:val="720"/>
          <w:marRight w:val="0"/>
          <w:marTop w:val="120"/>
          <w:marBottom w:val="120"/>
          <w:divBdr>
            <w:top w:val="none" w:sz="0" w:space="0" w:color="auto"/>
            <w:left w:val="none" w:sz="0" w:space="0" w:color="auto"/>
            <w:bottom w:val="none" w:sz="0" w:space="0" w:color="auto"/>
            <w:right w:val="none" w:sz="0" w:space="0" w:color="auto"/>
          </w:divBdr>
        </w:div>
      </w:divsChild>
    </w:div>
    <w:div w:id="159122275">
      <w:bodyDiv w:val="1"/>
      <w:marLeft w:val="0"/>
      <w:marRight w:val="0"/>
      <w:marTop w:val="0"/>
      <w:marBottom w:val="0"/>
      <w:divBdr>
        <w:top w:val="none" w:sz="0" w:space="0" w:color="auto"/>
        <w:left w:val="none" w:sz="0" w:space="0" w:color="auto"/>
        <w:bottom w:val="none" w:sz="0" w:space="0" w:color="auto"/>
        <w:right w:val="none" w:sz="0" w:space="0" w:color="auto"/>
      </w:divBdr>
    </w:div>
    <w:div w:id="159738332">
      <w:bodyDiv w:val="1"/>
      <w:marLeft w:val="0"/>
      <w:marRight w:val="0"/>
      <w:marTop w:val="0"/>
      <w:marBottom w:val="0"/>
      <w:divBdr>
        <w:top w:val="none" w:sz="0" w:space="0" w:color="auto"/>
        <w:left w:val="none" w:sz="0" w:space="0" w:color="auto"/>
        <w:bottom w:val="none" w:sz="0" w:space="0" w:color="auto"/>
        <w:right w:val="none" w:sz="0" w:space="0" w:color="auto"/>
      </w:divBdr>
    </w:div>
    <w:div w:id="160894478">
      <w:bodyDiv w:val="1"/>
      <w:marLeft w:val="0"/>
      <w:marRight w:val="0"/>
      <w:marTop w:val="0"/>
      <w:marBottom w:val="0"/>
      <w:divBdr>
        <w:top w:val="none" w:sz="0" w:space="0" w:color="auto"/>
        <w:left w:val="none" w:sz="0" w:space="0" w:color="auto"/>
        <w:bottom w:val="none" w:sz="0" w:space="0" w:color="auto"/>
        <w:right w:val="none" w:sz="0" w:space="0" w:color="auto"/>
      </w:divBdr>
      <w:divsChild>
        <w:div w:id="439764273">
          <w:marLeft w:val="547"/>
          <w:marRight w:val="0"/>
          <w:marTop w:val="130"/>
          <w:marBottom w:val="0"/>
          <w:divBdr>
            <w:top w:val="none" w:sz="0" w:space="0" w:color="auto"/>
            <w:left w:val="none" w:sz="0" w:space="0" w:color="auto"/>
            <w:bottom w:val="none" w:sz="0" w:space="0" w:color="auto"/>
            <w:right w:val="none" w:sz="0" w:space="0" w:color="auto"/>
          </w:divBdr>
        </w:div>
        <w:div w:id="1198156157">
          <w:marLeft w:val="547"/>
          <w:marRight w:val="0"/>
          <w:marTop w:val="130"/>
          <w:marBottom w:val="0"/>
          <w:divBdr>
            <w:top w:val="none" w:sz="0" w:space="0" w:color="auto"/>
            <w:left w:val="none" w:sz="0" w:space="0" w:color="auto"/>
            <w:bottom w:val="none" w:sz="0" w:space="0" w:color="auto"/>
            <w:right w:val="none" w:sz="0" w:space="0" w:color="auto"/>
          </w:divBdr>
        </w:div>
        <w:div w:id="1534225437">
          <w:marLeft w:val="1800"/>
          <w:marRight w:val="0"/>
          <w:marTop w:val="96"/>
          <w:marBottom w:val="0"/>
          <w:divBdr>
            <w:top w:val="none" w:sz="0" w:space="0" w:color="auto"/>
            <w:left w:val="none" w:sz="0" w:space="0" w:color="auto"/>
            <w:bottom w:val="none" w:sz="0" w:space="0" w:color="auto"/>
            <w:right w:val="none" w:sz="0" w:space="0" w:color="auto"/>
          </w:divBdr>
        </w:div>
        <w:div w:id="1672370684">
          <w:marLeft w:val="1800"/>
          <w:marRight w:val="0"/>
          <w:marTop w:val="96"/>
          <w:marBottom w:val="0"/>
          <w:divBdr>
            <w:top w:val="none" w:sz="0" w:space="0" w:color="auto"/>
            <w:left w:val="none" w:sz="0" w:space="0" w:color="auto"/>
            <w:bottom w:val="none" w:sz="0" w:space="0" w:color="auto"/>
            <w:right w:val="none" w:sz="0" w:space="0" w:color="auto"/>
          </w:divBdr>
        </w:div>
        <w:div w:id="1923442358">
          <w:marLeft w:val="1166"/>
          <w:marRight w:val="0"/>
          <w:marTop w:val="115"/>
          <w:marBottom w:val="0"/>
          <w:divBdr>
            <w:top w:val="none" w:sz="0" w:space="0" w:color="auto"/>
            <w:left w:val="none" w:sz="0" w:space="0" w:color="auto"/>
            <w:bottom w:val="none" w:sz="0" w:space="0" w:color="auto"/>
            <w:right w:val="none" w:sz="0" w:space="0" w:color="auto"/>
          </w:divBdr>
        </w:div>
        <w:div w:id="1935672382">
          <w:marLeft w:val="1166"/>
          <w:marRight w:val="0"/>
          <w:marTop w:val="115"/>
          <w:marBottom w:val="0"/>
          <w:divBdr>
            <w:top w:val="none" w:sz="0" w:space="0" w:color="auto"/>
            <w:left w:val="none" w:sz="0" w:space="0" w:color="auto"/>
            <w:bottom w:val="none" w:sz="0" w:space="0" w:color="auto"/>
            <w:right w:val="none" w:sz="0" w:space="0" w:color="auto"/>
          </w:divBdr>
        </w:div>
      </w:divsChild>
    </w:div>
    <w:div w:id="161163902">
      <w:bodyDiv w:val="1"/>
      <w:marLeft w:val="0"/>
      <w:marRight w:val="0"/>
      <w:marTop w:val="0"/>
      <w:marBottom w:val="0"/>
      <w:divBdr>
        <w:top w:val="none" w:sz="0" w:space="0" w:color="auto"/>
        <w:left w:val="none" w:sz="0" w:space="0" w:color="auto"/>
        <w:bottom w:val="none" w:sz="0" w:space="0" w:color="auto"/>
        <w:right w:val="none" w:sz="0" w:space="0" w:color="auto"/>
      </w:divBdr>
      <w:divsChild>
        <w:div w:id="200480906">
          <w:marLeft w:val="1800"/>
          <w:marRight w:val="0"/>
          <w:marTop w:val="120"/>
          <w:marBottom w:val="60"/>
          <w:divBdr>
            <w:top w:val="none" w:sz="0" w:space="0" w:color="auto"/>
            <w:left w:val="none" w:sz="0" w:space="0" w:color="auto"/>
            <w:bottom w:val="none" w:sz="0" w:space="0" w:color="auto"/>
            <w:right w:val="none" w:sz="0" w:space="0" w:color="auto"/>
          </w:divBdr>
        </w:div>
        <w:div w:id="263921507">
          <w:marLeft w:val="1166"/>
          <w:marRight w:val="0"/>
          <w:marTop w:val="120"/>
          <w:marBottom w:val="60"/>
          <w:divBdr>
            <w:top w:val="none" w:sz="0" w:space="0" w:color="auto"/>
            <w:left w:val="none" w:sz="0" w:space="0" w:color="auto"/>
            <w:bottom w:val="none" w:sz="0" w:space="0" w:color="auto"/>
            <w:right w:val="none" w:sz="0" w:space="0" w:color="auto"/>
          </w:divBdr>
        </w:div>
        <w:div w:id="362676315">
          <w:marLeft w:val="547"/>
          <w:marRight w:val="0"/>
          <w:marTop w:val="120"/>
          <w:marBottom w:val="60"/>
          <w:divBdr>
            <w:top w:val="none" w:sz="0" w:space="0" w:color="auto"/>
            <w:left w:val="none" w:sz="0" w:space="0" w:color="auto"/>
            <w:bottom w:val="none" w:sz="0" w:space="0" w:color="auto"/>
            <w:right w:val="none" w:sz="0" w:space="0" w:color="auto"/>
          </w:divBdr>
        </w:div>
        <w:div w:id="1095785205">
          <w:marLeft w:val="1800"/>
          <w:marRight w:val="0"/>
          <w:marTop w:val="120"/>
          <w:marBottom w:val="60"/>
          <w:divBdr>
            <w:top w:val="none" w:sz="0" w:space="0" w:color="auto"/>
            <w:left w:val="none" w:sz="0" w:space="0" w:color="auto"/>
            <w:bottom w:val="none" w:sz="0" w:space="0" w:color="auto"/>
            <w:right w:val="none" w:sz="0" w:space="0" w:color="auto"/>
          </w:divBdr>
        </w:div>
        <w:div w:id="1172985395">
          <w:marLeft w:val="1800"/>
          <w:marRight w:val="0"/>
          <w:marTop w:val="120"/>
          <w:marBottom w:val="60"/>
          <w:divBdr>
            <w:top w:val="none" w:sz="0" w:space="0" w:color="auto"/>
            <w:left w:val="none" w:sz="0" w:space="0" w:color="auto"/>
            <w:bottom w:val="none" w:sz="0" w:space="0" w:color="auto"/>
            <w:right w:val="none" w:sz="0" w:space="0" w:color="auto"/>
          </w:divBdr>
        </w:div>
      </w:divsChild>
    </w:div>
    <w:div w:id="161506935">
      <w:bodyDiv w:val="1"/>
      <w:marLeft w:val="0"/>
      <w:marRight w:val="0"/>
      <w:marTop w:val="0"/>
      <w:marBottom w:val="0"/>
      <w:divBdr>
        <w:top w:val="none" w:sz="0" w:space="0" w:color="auto"/>
        <w:left w:val="none" w:sz="0" w:space="0" w:color="auto"/>
        <w:bottom w:val="none" w:sz="0" w:space="0" w:color="auto"/>
        <w:right w:val="none" w:sz="0" w:space="0" w:color="auto"/>
      </w:divBdr>
    </w:div>
    <w:div w:id="161623430">
      <w:bodyDiv w:val="1"/>
      <w:marLeft w:val="0"/>
      <w:marRight w:val="0"/>
      <w:marTop w:val="0"/>
      <w:marBottom w:val="0"/>
      <w:divBdr>
        <w:top w:val="none" w:sz="0" w:space="0" w:color="auto"/>
        <w:left w:val="none" w:sz="0" w:space="0" w:color="auto"/>
        <w:bottom w:val="none" w:sz="0" w:space="0" w:color="auto"/>
        <w:right w:val="none" w:sz="0" w:space="0" w:color="auto"/>
      </w:divBdr>
    </w:div>
    <w:div w:id="161824541">
      <w:bodyDiv w:val="1"/>
      <w:marLeft w:val="0"/>
      <w:marRight w:val="0"/>
      <w:marTop w:val="0"/>
      <w:marBottom w:val="0"/>
      <w:divBdr>
        <w:top w:val="none" w:sz="0" w:space="0" w:color="auto"/>
        <w:left w:val="none" w:sz="0" w:space="0" w:color="auto"/>
        <w:bottom w:val="none" w:sz="0" w:space="0" w:color="auto"/>
        <w:right w:val="none" w:sz="0" w:space="0" w:color="auto"/>
      </w:divBdr>
    </w:div>
    <w:div w:id="162399057">
      <w:bodyDiv w:val="1"/>
      <w:marLeft w:val="0"/>
      <w:marRight w:val="0"/>
      <w:marTop w:val="0"/>
      <w:marBottom w:val="0"/>
      <w:divBdr>
        <w:top w:val="none" w:sz="0" w:space="0" w:color="auto"/>
        <w:left w:val="none" w:sz="0" w:space="0" w:color="auto"/>
        <w:bottom w:val="none" w:sz="0" w:space="0" w:color="auto"/>
        <w:right w:val="none" w:sz="0" w:space="0" w:color="auto"/>
      </w:divBdr>
    </w:div>
    <w:div w:id="162666859">
      <w:bodyDiv w:val="1"/>
      <w:marLeft w:val="0"/>
      <w:marRight w:val="0"/>
      <w:marTop w:val="0"/>
      <w:marBottom w:val="0"/>
      <w:divBdr>
        <w:top w:val="none" w:sz="0" w:space="0" w:color="auto"/>
        <w:left w:val="none" w:sz="0" w:space="0" w:color="auto"/>
        <w:bottom w:val="none" w:sz="0" w:space="0" w:color="auto"/>
        <w:right w:val="none" w:sz="0" w:space="0" w:color="auto"/>
      </w:divBdr>
      <w:divsChild>
        <w:div w:id="396782751">
          <w:marLeft w:val="547"/>
          <w:marRight w:val="0"/>
          <w:marTop w:val="154"/>
          <w:marBottom w:val="0"/>
          <w:divBdr>
            <w:top w:val="none" w:sz="0" w:space="0" w:color="auto"/>
            <w:left w:val="none" w:sz="0" w:space="0" w:color="auto"/>
            <w:bottom w:val="none" w:sz="0" w:space="0" w:color="auto"/>
            <w:right w:val="none" w:sz="0" w:space="0" w:color="auto"/>
          </w:divBdr>
        </w:div>
        <w:div w:id="1295255478">
          <w:marLeft w:val="547"/>
          <w:marRight w:val="0"/>
          <w:marTop w:val="154"/>
          <w:marBottom w:val="0"/>
          <w:divBdr>
            <w:top w:val="none" w:sz="0" w:space="0" w:color="auto"/>
            <w:left w:val="none" w:sz="0" w:space="0" w:color="auto"/>
            <w:bottom w:val="none" w:sz="0" w:space="0" w:color="auto"/>
            <w:right w:val="none" w:sz="0" w:space="0" w:color="auto"/>
          </w:divBdr>
        </w:div>
        <w:div w:id="1439980941">
          <w:marLeft w:val="1166"/>
          <w:marRight w:val="0"/>
          <w:marTop w:val="134"/>
          <w:marBottom w:val="0"/>
          <w:divBdr>
            <w:top w:val="none" w:sz="0" w:space="0" w:color="auto"/>
            <w:left w:val="none" w:sz="0" w:space="0" w:color="auto"/>
            <w:bottom w:val="none" w:sz="0" w:space="0" w:color="auto"/>
            <w:right w:val="none" w:sz="0" w:space="0" w:color="auto"/>
          </w:divBdr>
        </w:div>
        <w:div w:id="1513228026">
          <w:marLeft w:val="1166"/>
          <w:marRight w:val="0"/>
          <w:marTop w:val="134"/>
          <w:marBottom w:val="0"/>
          <w:divBdr>
            <w:top w:val="none" w:sz="0" w:space="0" w:color="auto"/>
            <w:left w:val="none" w:sz="0" w:space="0" w:color="auto"/>
            <w:bottom w:val="none" w:sz="0" w:space="0" w:color="auto"/>
            <w:right w:val="none" w:sz="0" w:space="0" w:color="auto"/>
          </w:divBdr>
        </w:div>
      </w:divsChild>
    </w:div>
    <w:div w:id="162669742">
      <w:bodyDiv w:val="1"/>
      <w:marLeft w:val="0"/>
      <w:marRight w:val="0"/>
      <w:marTop w:val="0"/>
      <w:marBottom w:val="0"/>
      <w:divBdr>
        <w:top w:val="none" w:sz="0" w:space="0" w:color="auto"/>
        <w:left w:val="none" w:sz="0" w:space="0" w:color="auto"/>
        <w:bottom w:val="none" w:sz="0" w:space="0" w:color="auto"/>
        <w:right w:val="none" w:sz="0" w:space="0" w:color="auto"/>
      </w:divBdr>
    </w:div>
    <w:div w:id="163788807">
      <w:bodyDiv w:val="1"/>
      <w:marLeft w:val="0"/>
      <w:marRight w:val="0"/>
      <w:marTop w:val="0"/>
      <w:marBottom w:val="0"/>
      <w:divBdr>
        <w:top w:val="none" w:sz="0" w:space="0" w:color="auto"/>
        <w:left w:val="none" w:sz="0" w:space="0" w:color="auto"/>
        <w:bottom w:val="none" w:sz="0" w:space="0" w:color="auto"/>
        <w:right w:val="none" w:sz="0" w:space="0" w:color="auto"/>
      </w:divBdr>
    </w:div>
    <w:div w:id="165437989">
      <w:bodyDiv w:val="1"/>
      <w:marLeft w:val="0"/>
      <w:marRight w:val="0"/>
      <w:marTop w:val="0"/>
      <w:marBottom w:val="0"/>
      <w:divBdr>
        <w:top w:val="none" w:sz="0" w:space="0" w:color="auto"/>
        <w:left w:val="none" w:sz="0" w:space="0" w:color="auto"/>
        <w:bottom w:val="none" w:sz="0" w:space="0" w:color="auto"/>
        <w:right w:val="none" w:sz="0" w:space="0" w:color="auto"/>
      </w:divBdr>
    </w:div>
    <w:div w:id="165636983">
      <w:bodyDiv w:val="1"/>
      <w:marLeft w:val="0"/>
      <w:marRight w:val="0"/>
      <w:marTop w:val="0"/>
      <w:marBottom w:val="0"/>
      <w:divBdr>
        <w:top w:val="none" w:sz="0" w:space="0" w:color="auto"/>
        <w:left w:val="none" w:sz="0" w:space="0" w:color="auto"/>
        <w:bottom w:val="none" w:sz="0" w:space="0" w:color="auto"/>
        <w:right w:val="none" w:sz="0" w:space="0" w:color="auto"/>
      </w:divBdr>
      <w:divsChild>
        <w:div w:id="1409614495">
          <w:marLeft w:val="0"/>
          <w:marRight w:val="0"/>
          <w:marTop w:val="0"/>
          <w:marBottom w:val="0"/>
          <w:divBdr>
            <w:top w:val="none" w:sz="0" w:space="0" w:color="auto"/>
            <w:left w:val="none" w:sz="0" w:space="0" w:color="auto"/>
            <w:bottom w:val="none" w:sz="0" w:space="0" w:color="auto"/>
            <w:right w:val="none" w:sz="0" w:space="0" w:color="auto"/>
          </w:divBdr>
          <w:divsChild>
            <w:div w:id="233129169">
              <w:marLeft w:val="0"/>
              <w:marRight w:val="0"/>
              <w:marTop w:val="0"/>
              <w:marBottom w:val="0"/>
              <w:divBdr>
                <w:top w:val="none" w:sz="0" w:space="0" w:color="auto"/>
                <w:left w:val="none" w:sz="0" w:space="0" w:color="auto"/>
                <w:bottom w:val="none" w:sz="0" w:space="0" w:color="auto"/>
                <w:right w:val="none" w:sz="0" w:space="0" w:color="auto"/>
              </w:divBdr>
            </w:div>
            <w:div w:id="312873057">
              <w:marLeft w:val="0"/>
              <w:marRight w:val="0"/>
              <w:marTop w:val="0"/>
              <w:marBottom w:val="0"/>
              <w:divBdr>
                <w:top w:val="none" w:sz="0" w:space="0" w:color="auto"/>
                <w:left w:val="none" w:sz="0" w:space="0" w:color="auto"/>
                <w:bottom w:val="none" w:sz="0" w:space="0" w:color="auto"/>
                <w:right w:val="none" w:sz="0" w:space="0" w:color="auto"/>
              </w:divBdr>
            </w:div>
            <w:div w:id="1551383460">
              <w:marLeft w:val="0"/>
              <w:marRight w:val="0"/>
              <w:marTop w:val="0"/>
              <w:marBottom w:val="0"/>
              <w:divBdr>
                <w:top w:val="none" w:sz="0" w:space="0" w:color="auto"/>
                <w:left w:val="none" w:sz="0" w:space="0" w:color="auto"/>
                <w:bottom w:val="none" w:sz="0" w:space="0" w:color="auto"/>
                <w:right w:val="none" w:sz="0" w:space="0" w:color="auto"/>
              </w:divBdr>
            </w:div>
            <w:div w:id="191411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43105">
      <w:bodyDiv w:val="1"/>
      <w:marLeft w:val="0"/>
      <w:marRight w:val="0"/>
      <w:marTop w:val="0"/>
      <w:marBottom w:val="0"/>
      <w:divBdr>
        <w:top w:val="none" w:sz="0" w:space="0" w:color="auto"/>
        <w:left w:val="none" w:sz="0" w:space="0" w:color="auto"/>
        <w:bottom w:val="none" w:sz="0" w:space="0" w:color="auto"/>
        <w:right w:val="none" w:sz="0" w:space="0" w:color="auto"/>
      </w:divBdr>
    </w:div>
    <w:div w:id="167140755">
      <w:bodyDiv w:val="1"/>
      <w:marLeft w:val="0"/>
      <w:marRight w:val="0"/>
      <w:marTop w:val="0"/>
      <w:marBottom w:val="0"/>
      <w:divBdr>
        <w:top w:val="none" w:sz="0" w:space="0" w:color="auto"/>
        <w:left w:val="none" w:sz="0" w:space="0" w:color="auto"/>
        <w:bottom w:val="none" w:sz="0" w:space="0" w:color="auto"/>
        <w:right w:val="none" w:sz="0" w:space="0" w:color="auto"/>
      </w:divBdr>
    </w:div>
    <w:div w:id="167185618">
      <w:bodyDiv w:val="1"/>
      <w:marLeft w:val="0"/>
      <w:marRight w:val="0"/>
      <w:marTop w:val="0"/>
      <w:marBottom w:val="0"/>
      <w:divBdr>
        <w:top w:val="none" w:sz="0" w:space="0" w:color="auto"/>
        <w:left w:val="none" w:sz="0" w:space="0" w:color="auto"/>
        <w:bottom w:val="none" w:sz="0" w:space="0" w:color="auto"/>
        <w:right w:val="none" w:sz="0" w:space="0" w:color="auto"/>
      </w:divBdr>
    </w:div>
    <w:div w:id="167253854">
      <w:bodyDiv w:val="1"/>
      <w:marLeft w:val="0"/>
      <w:marRight w:val="0"/>
      <w:marTop w:val="0"/>
      <w:marBottom w:val="0"/>
      <w:divBdr>
        <w:top w:val="none" w:sz="0" w:space="0" w:color="auto"/>
        <w:left w:val="none" w:sz="0" w:space="0" w:color="auto"/>
        <w:bottom w:val="none" w:sz="0" w:space="0" w:color="auto"/>
        <w:right w:val="none" w:sz="0" w:space="0" w:color="auto"/>
      </w:divBdr>
    </w:div>
    <w:div w:id="167604405">
      <w:bodyDiv w:val="1"/>
      <w:marLeft w:val="0"/>
      <w:marRight w:val="0"/>
      <w:marTop w:val="0"/>
      <w:marBottom w:val="0"/>
      <w:divBdr>
        <w:top w:val="none" w:sz="0" w:space="0" w:color="auto"/>
        <w:left w:val="none" w:sz="0" w:space="0" w:color="auto"/>
        <w:bottom w:val="none" w:sz="0" w:space="0" w:color="auto"/>
        <w:right w:val="none" w:sz="0" w:space="0" w:color="auto"/>
      </w:divBdr>
    </w:div>
    <w:div w:id="167914830">
      <w:bodyDiv w:val="1"/>
      <w:marLeft w:val="0"/>
      <w:marRight w:val="0"/>
      <w:marTop w:val="0"/>
      <w:marBottom w:val="0"/>
      <w:divBdr>
        <w:top w:val="none" w:sz="0" w:space="0" w:color="auto"/>
        <w:left w:val="none" w:sz="0" w:space="0" w:color="auto"/>
        <w:bottom w:val="none" w:sz="0" w:space="0" w:color="auto"/>
        <w:right w:val="none" w:sz="0" w:space="0" w:color="auto"/>
      </w:divBdr>
      <w:divsChild>
        <w:div w:id="1844474201">
          <w:marLeft w:val="547"/>
          <w:marRight w:val="0"/>
          <w:marTop w:val="115"/>
          <w:marBottom w:val="0"/>
          <w:divBdr>
            <w:top w:val="none" w:sz="0" w:space="0" w:color="auto"/>
            <w:left w:val="none" w:sz="0" w:space="0" w:color="auto"/>
            <w:bottom w:val="none" w:sz="0" w:space="0" w:color="auto"/>
            <w:right w:val="none" w:sz="0" w:space="0" w:color="auto"/>
          </w:divBdr>
        </w:div>
      </w:divsChild>
    </w:div>
    <w:div w:id="170729110">
      <w:bodyDiv w:val="1"/>
      <w:marLeft w:val="0"/>
      <w:marRight w:val="0"/>
      <w:marTop w:val="0"/>
      <w:marBottom w:val="0"/>
      <w:divBdr>
        <w:top w:val="none" w:sz="0" w:space="0" w:color="auto"/>
        <w:left w:val="none" w:sz="0" w:space="0" w:color="auto"/>
        <w:bottom w:val="none" w:sz="0" w:space="0" w:color="auto"/>
        <w:right w:val="none" w:sz="0" w:space="0" w:color="auto"/>
      </w:divBdr>
    </w:div>
    <w:div w:id="171187841">
      <w:bodyDiv w:val="1"/>
      <w:marLeft w:val="0"/>
      <w:marRight w:val="0"/>
      <w:marTop w:val="0"/>
      <w:marBottom w:val="0"/>
      <w:divBdr>
        <w:top w:val="none" w:sz="0" w:space="0" w:color="auto"/>
        <w:left w:val="none" w:sz="0" w:space="0" w:color="auto"/>
        <w:bottom w:val="none" w:sz="0" w:space="0" w:color="auto"/>
        <w:right w:val="none" w:sz="0" w:space="0" w:color="auto"/>
      </w:divBdr>
    </w:div>
    <w:div w:id="171189410">
      <w:bodyDiv w:val="1"/>
      <w:marLeft w:val="0"/>
      <w:marRight w:val="0"/>
      <w:marTop w:val="0"/>
      <w:marBottom w:val="0"/>
      <w:divBdr>
        <w:top w:val="none" w:sz="0" w:space="0" w:color="auto"/>
        <w:left w:val="none" w:sz="0" w:space="0" w:color="auto"/>
        <w:bottom w:val="none" w:sz="0" w:space="0" w:color="auto"/>
        <w:right w:val="none" w:sz="0" w:space="0" w:color="auto"/>
      </w:divBdr>
    </w:div>
    <w:div w:id="171264011">
      <w:bodyDiv w:val="1"/>
      <w:marLeft w:val="0"/>
      <w:marRight w:val="0"/>
      <w:marTop w:val="0"/>
      <w:marBottom w:val="0"/>
      <w:divBdr>
        <w:top w:val="none" w:sz="0" w:space="0" w:color="auto"/>
        <w:left w:val="none" w:sz="0" w:space="0" w:color="auto"/>
        <w:bottom w:val="none" w:sz="0" w:space="0" w:color="auto"/>
        <w:right w:val="none" w:sz="0" w:space="0" w:color="auto"/>
      </w:divBdr>
    </w:div>
    <w:div w:id="171724531">
      <w:bodyDiv w:val="1"/>
      <w:marLeft w:val="0"/>
      <w:marRight w:val="0"/>
      <w:marTop w:val="0"/>
      <w:marBottom w:val="0"/>
      <w:divBdr>
        <w:top w:val="none" w:sz="0" w:space="0" w:color="auto"/>
        <w:left w:val="none" w:sz="0" w:space="0" w:color="auto"/>
        <w:bottom w:val="none" w:sz="0" w:space="0" w:color="auto"/>
        <w:right w:val="none" w:sz="0" w:space="0" w:color="auto"/>
      </w:divBdr>
    </w:div>
    <w:div w:id="171800115">
      <w:bodyDiv w:val="1"/>
      <w:marLeft w:val="0"/>
      <w:marRight w:val="0"/>
      <w:marTop w:val="0"/>
      <w:marBottom w:val="0"/>
      <w:divBdr>
        <w:top w:val="none" w:sz="0" w:space="0" w:color="auto"/>
        <w:left w:val="none" w:sz="0" w:space="0" w:color="auto"/>
        <w:bottom w:val="none" w:sz="0" w:space="0" w:color="auto"/>
        <w:right w:val="none" w:sz="0" w:space="0" w:color="auto"/>
      </w:divBdr>
    </w:div>
    <w:div w:id="172694565">
      <w:bodyDiv w:val="1"/>
      <w:marLeft w:val="0"/>
      <w:marRight w:val="0"/>
      <w:marTop w:val="0"/>
      <w:marBottom w:val="0"/>
      <w:divBdr>
        <w:top w:val="none" w:sz="0" w:space="0" w:color="auto"/>
        <w:left w:val="none" w:sz="0" w:space="0" w:color="auto"/>
        <w:bottom w:val="none" w:sz="0" w:space="0" w:color="auto"/>
        <w:right w:val="none" w:sz="0" w:space="0" w:color="auto"/>
      </w:divBdr>
    </w:div>
    <w:div w:id="173619622">
      <w:bodyDiv w:val="1"/>
      <w:marLeft w:val="0"/>
      <w:marRight w:val="0"/>
      <w:marTop w:val="0"/>
      <w:marBottom w:val="0"/>
      <w:divBdr>
        <w:top w:val="none" w:sz="0" w:space="0" w:color="auto"/>
        <w:left w:val="none" w:sz="0" w:space="0" w:color="auto"/>
        <w:bottom w:val="none" w:sz="0" w:space="0" w:color="auto"/>
        <w:right w:val="none" w:sz="0" w:space="0" w:color="auto"/>
      </w:divBdr>
    </w:div>
    <w:div w:id="173954742">
      <w:bodyDiv w:val="1"/>
      <w:marLeft w:val="0"/>
      <w:marRight w:val="0"/>
      <w:marTop w:val="0"/>
      <w:marBottom w:val="0"/>
      <w:divBdr>
        <w:top w:val="none" w:sz="0" w:space="0" w:color="auto"/>
        <w:left w:val="none" w:sz="0" w:space="0" w:color="auto"/>
        <w:bottom w:val="none" w:sz="0" w:space="0" w:color="auto"/>
        <w:right w:val="none" w:sz="0" w:space="0" w:color="auto"/>
      </w:divBdr>
    </w:div>
    <w:div w:id="174153476">
      <w:bodyDiv w:val="1"/>
      <w:marLeft w:val="0"/>
      <w:marRight w:val="0"/>
      <w:marTop w:val="0"/>
      <w:marBottom w:val="0"/>
      <w:divBdr>
        <w:top w:val="none" w:sz="0" w:space="0" w:color="auto"/>
        <w:left w:val="none" w:sz="0" w:space="0" w:color="auto"/>
        <w:bottom w:val="none" w:sz="0" w:space="0" w:color="auto"/>
        <w:right w:val="none" w:sz="0" w:space="0" w:color="auto"/>
      </w:divBdr>
    </w:div>
    <w:div w:id="174468889">
      <w:bodyDiv w:val="1"/>
      <w:marLeft w:val="0"/>
      <w:marRight w:val="0"/>
      <w:marTop w:val="0"/>
      <w:marBottom w:val="0"/>
      <w:divBdr>
        <w:top w:val="none" w:sz="0" w:space="0" w:color="auto"/>
        <w:left w:val="none" w:sz="0" w:space="0" w:color="auto"/>
        <w:bottom w:val="none" w:sz="0" w:space="0" w:color="auto"/>
        <w:right w:val="none" w:sz="0" w:space="0" w:color="auto"/>
      </w:divBdr>
    </w:div>
    <w:div w:id="175853146">
      <w:bodyDiv w:val="1"/>
      <w:marLeft w:val="0"/>
      <w:marRight w:val="0"/>
      <w:marTop w:val="0"/>
      <w:marBottom w:val="0"/>
      <w:divBdr>
        <w:top w:val="none" w:sz="0" w:space="0" w:color="auto"/>
        <w:left w:val="none" w:sz="0" w:space="0" w:color="auto"/>
        <w:bottom w:val="none" w:sz="0" w:space="0" w:color="auto"/>
        <w:right w:val="none" w:sz="0" w:space="0" w:color="auto"/>
      </w:divBdr>
      <w:divsChild>
        <w:div w:id="568002370">
          <w:marLeft w:val="547"/>
          <w:marRight w:val="0"/>
          <w:marTop w:val="120"/>
          <w:marBottom w:val="0"/>
          <w:divBdr>
            <w:top w:val="none" w:sz="0" w:space="0" w:color="auto"/>
            <w:left w:val="none" w:sz="0" w:space="0" w:color="auto"/>
            <w:bottom w:val="none" w:sz="0" w:space="0" w:color="auto"/>
            <w:right w:val="none" w:sz="0" w:space="0" w:color="auto"/>
          </w:divBdr>
        </w:div>
        <w:div w:id="832767535">
          <w:marLeft w:val="1166"/>
          <w:marRight w:val="0"/>
          <w:marTop w:val="106"/>
          <w:marBottom w:val="0"/>
          <w:divBdr>
            <w:top w:val="none" w:sz="0" w:space="0" w:color="auto"/>
            <w:left w:val="none" w:sz="0" w:space="0" w:color="auto"/>
            <w:bottom w:val="none" w:sz="0" w:space="0" w:color="auto"/>
            <w:right w:val="none" w:sz="0" w:space="0" w:color="auto"/>
          </w:divBdr>
        </w:div>
        <w:div w:id="1054431494">
          <w:marLeft w:val="547"/>
          <w:marRight w:val="0"/>
          <w:marTop w:val="120"/>
          <w:marBottom w:val="0"/>
          <w:divBdr>
            <w:top w:val="none" w:sz="0" w:space="0" w:color="auto"/>
            <w:left w:val="none" w:sz="0" w:space="0" w:color="auto"/>
            <w:bottom w:val="none" w:sz="0" w:space="0" w:color="auto"/>
            <w:right w:val="none" w:sz="0" w:space="0" w:color="auto"/>
          </w:divBdr>
        </w:div>
        <w:div w:id="1561133159">
          <w:marLeft w:val="547"/>
          <w:marRight w:val="0"/>
          <w:marTop w:val="120"/>
          <w:marBottom w:val="0"/>
          <w:divBdr>
            <w:top w:val="none" w:sz="0" w:space="0" w:color="auto"/>
            <w:left w:val="none" w:sz="0" w:space="0" w:color="auto"/>
            <w:bottom w:val="none" w:sz="0" w:space="0" w:color="auto"/>
            <w:right w:val="none" w:sz="0" w:space="0" w:color="auto"/>
          </w:divBdr>
        </w:div>
        <w:div w:id="1649935438">
          <w:marLeft w:val="1800"/>
          <w:marRight w:val="0"/>
          <w:marTop w:val="91"/>
          <w:marBottom w:val="0"/>
          <w:divBdr>
            <w:top w:val="none" w:sz="0" w:space="0" w:color="auto"/>
            <w:left w:val="none" w:sz="0" w:space="0" w:color="auto"/>
            <w:bottom w:val="none" w:sz="0" w:space="0" w:color="auto"/>
            <w:right w:val="none" w:sz="0" w:space="0" w:color="auto"/>
          </w:divBdr>
        </w:div>
        <w:div w:id="1762414848">
          <w:marLeft w:val="1166"/>
          <w:marRight w:val="0"/>
          <w:marTop w:val="106"/>
          <w:marBottom w:val="0"/>
          <w:divBdr>
            <w:top w:val="none" w:sz="0" w:space="0" w:color="auto"/>
            <w:left w:val="none" w:sz="0" w:space="0" w:color="auto"/>
            <w:bottom w:val="none" w:sz="0" w:space="0" w:color="auto"/>
            <w:right w:val="none" w:sz="0" w:space="0" w:color="auto"/>
          </w:divBdr>
        </w:div>
        <w:div w:id="1770809181">
          <w:marLeft w:val="1166"/>
          <w:marRight w:val="0"/>
          <w:marTop w:val="106"/>
          <w:marBottom w:val="0"/>
          <w:divBdr>
            <w:top w:val="none" w:sz="0" w:space="0" w:color="auto"/>
            <w:left w:val="none" w:sz="0" w:space="0" w:color="auto"/>
            <w:bottom w:val="none" w:sz="0" w:space="0" w:color="auto"/>
            <w:right w:val="none" w:sz="0" w:space="0" w:color="auto"/>
          </w:divBdr>
        </w:div>
        <w:div w:id="1997031696">
          <w:marLeft w:val="1166"/>
          <w:marRight w:val="0"/>
          <w:marTop w:val="106"/>
          <w:marBottom w:val="0"/>
          <w:divBdr>
            <w:top w:val="none" w:sz="0" w:space="0" w:color="auto"/>
            <w:left w:val="none" w:sz="0" w:space="0" w:color="auto"/>
            <w:bottom w:val="none" w:sz="0" w:space="0" w:color="auto"/>
            <w:right w:val="none" w:sz="0" w:space="0" w:color="auto"/>
          </w:divBdr>
        </w:div>
        <w:div w:id="2067606238">
          <w:marLeft w:val="1166"/>
          <w:marRight w:val="0"/>
          <w:marTop w:val="106"/>
          <w:marBottom w:val="0"/>
          <w:divBdr>
            <w:top w:val="none" w:sz="0" w:space="0" w:color="auto"/>
            <w:left w:val="none" w:sz="0" w:space="0" w:color="auto"/>
            <w:bottom w:val="none" w:sz="0" w:space="0" w:color="auto"/>
            <w:right w:val="none" w:sz="0" w:space="0" w:color="auto"/>
          </w:divBdr>
        </w:div>
      </w:divsChild>
    </w:div>
    <w:div w:id="178931415">
      <w:bodyDiv w:val="1"/>
      <w:marLeft w:val="0"/>
      <w:marRight w:val="0"/>
      <w:marTop w:val="0"/>
      <w:marBottom w:val="0"/>
      <w:divBdr>
        <w:top w:val="none" w:sz="0" w:space="0" w:color="auto"/>
        <w:left w:val="none" w:sz="0" w:space="0" w:color="auto"/>
        <w:bottom w:val="none" w:sz="0" w:space="0" w:color="auto"/>
        <w:right w:val="none" w:sz="0" w:space="0" w:color="auto"/>
      </w:divBdr>
      <w:divsChild>
        <w:div w:id="935016465">
          <w:marLeft w:val="547"/>
          <w:marRight w:val="0"/>
          <w:marTop w:val="154"/>
          <w:marBottom w:val="0"/>
          <w:divBdr>
            <w:top w:val="none" w:sz="0" w:space="0" w:color="auto"/>
            <w:left w:val="none" w:sz="0" w:space="0" w:color="auto"/>
            <w:bottom w:val="none" w:sz="0" w:space="0" w:color="auto"/>
            <w:right w:val="none" w:sz="0" w:space="0" w:color="auto"/>
          </w:divBdr>
        </w:div>
      </w:divsChild>
    </w:div>
    <w:div w:id="179127804">
      <w:bodyDiv w:val="1"/>
      <w:marLeft w:val="0"/>
      <w:marRight w:val="0"/>
      <w:marTop w:val="0"/>
      <w:marBottom w:val="0"/>
      <w:divBdr>
        <w:top w:val="none" w:sz="0" w:space="0" w:color="auto"/>
        <w:left w:val="none" w:sz="0" w:space="0" w:color="auto"/>
        <w:bottom w:val="none" w:sz="0" w:space="0" w:color="auto"/>
        <w:right w:val="none" w:sz="0" w:space="0" w:color="auto"/>
      </w:divBdr>
    </w:div>
    <w:div w:id="180046386">
      <w:bodyDiv w:val="1"/>
      <w:marLeft w:val="0"/>
      <w:marRight w:val="0"/>
      <w:marTop w:val="0"/>
      <w:marBottom w:val="0"/>
      <w:divBdr>
        <w:top w:val="none" w:sz="0" w:space="0" w:color="auto"/>
        <w:left w:val="none" w:sz="0" w:space="0" w:color="auto"/>
        <w:bottom w:val="none" w:sz="0" w:space="0" w:color="auto"/>
        <w:right w:val="none" w:sz="0" w:space="0" w:color="auto"/>
      </w:divBdr>
    </w:div>
    <w:div w:id="180633196">
      <w:bodyDiv w:val="1"/>
      <w:marLeft w:val="0"/>
      <w:marRight w:val="0"/>
      <w:marTop w:val="0"/>
      <w:marBottom w:val="0"/>
      <w:divBdr>
        <w:top w:val="none" w:sz="0" w:space="0" w:color="auto"/>
        <w:left w:val="none" w:sz="0" w:space="0" w:color="auto"/>
        <w:bottom w:val="none" w:sz="0" w:space="0" w:color="auto"/>
        <w:right w:val="none" w:sz="0" w:space="0" w:color="auto"/>
      </w:divBdr>
      <w:divsChild>
        <w:div w:id="1319114327">
          <w:marLeft w:val="720"/>
          <w:marRight w:val="0"/>
          <w:marTop w:val="96"/>
          <w:marBottom w:val="0"/>
          <w:divBdr>
            <w:top w:val="none" w:sz="0" w:space="0" w:color="auto"/>
            <w:left w:val="none" w:sz="0" w:space="0" w:color="auto"/>
            <w:bottom w:val="none" w:sz="0" w:space="0" w:color="auto"/>
            <w:right w:val="none" w:sz="0" w:space="0" w:color="auto"/>
          </w:divBdr>
        </w:div>
        <w:div w:id="1704136229">
          <w:marLeft w:val="720"/>
          <w:marRight w:val="0"/>
          <w:marTop w:val="96"/>
          <w:marBottom w:val="0"/>
          <w:divBdr>
            <w:top w:val="none" w:sz="0" w:space="0" w:color="auto"/>
            <w:left w:val="none" w:sz="0" w:space="0" w:color="auto"/>
            <w:bottom w:val="none" w:sz="0" w:space="0" w:color="auto"/>
            <w:right w:val="none" w:sz="0" w:space="0" w:color="auto"/>
          </w:divBdr>
        </w:div>
        <w:div w:id="1813056975">
          <w:marLeft w:val="1354"/>
          <w:marRight w:val="0"/>
          <w:marTop w:val="77"/>
          <w:marBottom w:val="0"/>
          <w:divBdr>
            <w:top w:val="none" w:sz="0" w:space="0" w:color="auto"/>
            <w:left w:val="none" w:sz="0" w:space="0" w:color="auto"/>
            <w:bottom w:val="none" w:sz="0" w:space="0" w:color="auto"/>
            <w:right w:val="none" w:sz="0" w:space="0" w:color="auto"/>
          </w:divBdr>
        </w:div>
        <w:div w:id="1950310871">
          <w:marLeft w:val="1354"/>
          <w:marRight w:val="0"/>
          <w:marTop w:val="77"/>
          <w:marBottom w:val="0"/>
          <w:divBdr>
            <w:top w:val="none" w:sz="0" w:space="0" w:color="auto"/>
            <w:left w:val="none" w:sz="0" w:space="0" w:color="auto"/>
            <w:bottom w:val="none" w:sz="0" w:space="0" w:color="auto"/>
            <w:right w:val="none" w:sz="0" w:space="0" w:color="auto"/>
          </w:divBdr>
        </w:div>
      </w:divsChild>
    </w:div>
    <w:div w:id="180823953">
      <w:bodyDiv w:val="1"/>
      <w:marLeft w:val="0"/>
      <w:marRight w:val="0"/>
      <w:marTop w:val="0"/>
      <w:marBottom w:val="0"/>
      <w:divBdr>
        <w:top w:val="none" w:sz="0" w:space="0" w:color="auto"/>
        <w:left w:val="none" w:sz="0" w:space="0" w:color="auto"/>
        <w:bottom w:val="none" w:sz="0" w:space="0" w:color="auto"/>
        <w:right w:val="none" w:sz="0" w:space="0" w:color="auto"/>
      </w:divBdr>
    </w:div>
    <w:div w:id="181281721">
      <w:bodyDiv w:val="1"/>
      <w:marLeft w:val="0"/>
      <w:marRight w:val="0"/>
      <w:marTop w:val="0"/>
      <w:marBottom w:val="0"/>
      <w:divBdr>
        <w:top w:val="none" w:sz="0" w:space="0" w:color="auto"/>
        <w:left w:val="none" w:sz="0" w:space="0" w:color="auto"/>
        <w:bottom w:val="none" w:sz="0" w:space="0" w:color="auto"/>
        <w:right w:val="none" w:sz="0" w:space="0" w:color="auto"/>
      </w:divBdr>
      <w:divsChild>
        <w:div w:id="908420737">
          <w:marLeft w:val="547"/>
          <w:marRight w:val="0"/>
          <w:marTop w:val="96"/>
          <w:marBottom w:val="0"/>
          <w:divBdr>
            <w:top w:val="none" w:sz="0" w:space="0" w:color="auto"/>
            <w:left w:val="none" w:sz="0" w:space="0" w:color="auto"/>
            <w:bottom w:val="none" w:sz="0" w:space="0" w:color="auto"/>
            <w:right w:val="none" w:sz="0" w:space="0" w:color="auto"/>
          </w:divBdr>
        </w:div>
        <w:div w:id="1233085172">
          <w:marLeft w:val="1166"/>
          <w:marRight w:val="0"/>
          <w:marTop w:val="77"/>
          <w:marBottom w:val="0"/>
          <w:divBdr>
            <w:top w:val="none" w:sz="0" w:space="0" w:color="auto"/>
            <w:left w:val="none" w:sz="0" w:space="0" w:color="auto"/>
            <w:bottom w:val="none" w:sz="0" w:space="0" w:color="auto"/>
            <w:right w:val="none" w:sz="0" w:space="0" w:color="auto"/>
          </w:divBdr>
        </w:div>
        <w:div w:id="1625116825">
          <w:marLeft w:val="1166"/>
          <w:marRight w:val="0"/>
          <w:marTop w:val="77"/>
          <w:marBottom w:val="0"/>
          <w:divBdr>
            <w:top w:val="none" w:sz="0" w:space="0" w:color="auto"/>
            <w:left w:val="none" w:sz="0" w:space="0" w:color="auto"/>
            <w:bottom w:val="none" w:sz="0" w:space="0" w:color="auto"/>
            <w:right w:val="none" w:sz="0" w:space="0" w:color="auto"/>
          </w:divBdr>
        </w:div>
      </w:divsChild>
    </w:div>
    <w:div w:id="182090462">
      <w:bodyDiv w:val="1"/>
      <w:marLeft w:val="0"/>
      <w:marRight w:val="0"/>
      <w:marTop w:val="0"/>
      <w:marBottom w:val="0"/>
      <w:divBdr>
        <w:top w:val="none" w:sz="0" w:space="0" w:color="auto"/>
        <w:left w:val="none" w:sz="0" w:space="0" w:color="auto"/>
        <w:bottom w:val="none" w:sz="0" w:space="0" w:color="auto"/>
        <w:right w:val="none" w:sz="0" w:space="0" w:color="auto"/>
      </w:divBdr>
    </w:div>
    <w:div w:id="182518452">
      <w:bodyDiv w:val="1"/>
      <w:marLeft w:val="0"/>
      <w:marRight w:val="0"/>
      <w:marTop w:val="0"/>
      <w:marBottom w:val="0"/>
      <w:divBdr>
        <w:top w:val="none" w:sz="0" w:space="0" w:color="auto"/>
        <w:left w:val="none" w:sz="0" w:space="0" w:color="auto"/>
        <w:bottom w:val="none" w:sz="0" w:space="0" w:color="auto"/>
        <w:right w:val="none" w:sz="0" w:space="0" w:color="auto"/>
      </w:divBdr>
    </w:div>
    <w:div w:id="182598763">
      <w:bodyDiv w:val="1"/>
      <w:marLeft w:val="0"/>
      <w:marRight w:val="0"/>
      <w:marTop w:val="0"/>
      <w:marBottom w:val="0"/>
      <w:divBdr>
        <w:top w:val="none" w:sz="0" w:space="0" w:color="auto"/>
        <w:left w:val="none" w:sz="0" w:space="0" w:color="auto"/>
        <w:bottom w:val="none" w:sz="0" w:space="0" w:color="auto"/>
        <w:right w:val="none" w:sz="0" w:space="0" w:color="auto"/>
      </w:divBdr>
      <w:divsChild>
        <w:div w:id="308752530">
          <w:marLeft w:val="1800"/>
          <w:marRight w:val="0"/>
          <w:marTop w:val="77"/>
          <w:marBottom w:val="0"/>
          <w:divBdr>
            <w:top w:val="none" w:sz="0" w:space="0" w:color="auto"/>
            <w:left w:val="none" w:sz="0" w:space="0" w:color="auto"/>
            <w:bottom w:val="none" w:sz="0" w:space="0" w:color="auto"/>
            <w:right w:val="none" w:sz="0" w:space="0" w:color="auto"/>
          </w:divBdr>
        </w:div>
        <w:div w:id="337074162">
          <w:marLeft w:val="547"/>
          <w:marRight w:val="0"/>
          <w:marTop w:val="115"/>
          <w:marBottom w:val="0"/>
          <w:divBdr>
            <w:top w:val="none" w:sz="0" w:space="0" w:color="auto"/>
            <w:left w:val="none" w:sz="0" w:space="0" w:color="auto"/>
            <w:bottom w:val="none" w:sz="0" w:space="0" w:color="auto"/>
            <w:right w:val="none" w:sz="0" w:space="0" w:color="auto"/>
          </w:divBdr>
        </w:div>
        <w:div w:id="434327899">
          <w:marLeft w:val="1166"/>
          <w:marRight w:val="0"/>
          <w:marTop w:val="96"/>
          <w:marBottom w:val="0"/>
          <w:divBdr>
            <w:top w:val="none" w:sz="0" w:space="0" w:color="auto"/>
            <w:left w:val="none" w:sz="0" w:space="0" w:color="auto"/>
            <w:bottom w:val="none" w:sz="0" w:space="0" w:color="auto"/>
            <w:right w:val="none" w:sz="0" w:space="0" w:color="auto"/>
          </w:divBdr>
        </w:div>
        <w:div w:id="703867809">
          <w:marLeft w:val="1800"/>
          <w:marRight w:val="0"/>
          <w:marTop w:val="77"/>
          <w:marBottom w:val="0"/>
          <w:divBdr>
            <w:top w:val="none" w:sz="0" w:space="0" w:color="auto"/>
            <w:left w:val="none" w:sz="0" w:space="0" w:color="auto"/>
            <w:bottom w:val="none" w:sz="0" w:space="0" w:color="auto"/>
            <w:right w:val="none" w:sz="0" w:space="0" w:color="auto"/>
          </w:divBdr>
        </w:div>
        <w:div w:id="779372970">
          <w:marLeft w:val="1166"/>
          <w:marRight w:val="0"/>
          <w:marTop w:val="96"/>
          <w:marBottom w:val="0"/>
          <w:divBdr>
            <w:top w:val="none" w:sz="0" w:space="0" w:color="auto"/>
            <w:left w:val="none" w:sz="0" w:space="0" w:color="auto"/>
            <w:bottom w:val="none" w:sz="0" w:space="0" w:color="auto"/>
            <w:right w:val="none" w:sz="0" w:space="0" w:color="auto"/>
          </w:divBdr>
        </w:div>
        <w:div w:id="843014907">
          <w:marLeft w:val="1166"/>
          <w:marRight w:val="0"/>
          <w:marTop w:val="96"/>
          <w:marBottom w:val="0"/>
          <w:divBdr>
            <w:top w:val="none" w:sz="0" w:space="0" w:color="auto"/>
            <w:left w:val="none" w:sz="0" w:space="0" w:color="auto"/>
            <w:bottom w:val="none" w:sz="0" w:space="0" w:color="auto"/>
            <w:right w:val="none" w:sz="0" w:space="0" w:color="auto"/>
          </w:divBdr>
        </w:div>
        <w:div w:id="1135029598">
          <w:marLeft w:val="1800"/>
          <w:marRight w:val="0"/>
          <w:marTop w:val="77"/>
          <w:marBottom w:val="0"/>
          <w:divBdr>
            <w:top w:val="none" w:sz="0" w:space="0" w:color="auto"/>
            <w:left w:val="none" w:sz="0" w:space="0" w:color="auto"/>
            <w:bottom w:val="none" w:sz="0" w:space="0" w:color="auto"/>
            <w:right w:val="none" w:sz="0" w:space="0" w:color="auto"/>
          </w:divBdr>
        </w:div>
        <w:div w:id="1431311248">
          <w:marLeft w:val="1800"/>
          <w:marRight w:val="0"/>
          <w:marTop w:val="77"/>
          <w:marBottom w:val="0"/>
          <w:divBdr>
            <w:top w:val="none" w:sz="0" w:space="0" w:color="auto"/>
            <w:left w:val="none" w:sz="0" w:space="0" w:color="auto"/>
            <w:bottom w:val="none" w:sz="0" w:space="0" w:color="auto"/>
            <w:right w:val="none" w:sz="0" w:space="0" w:color="auto"/>
          </w:divBdr>
        </w:div>
        <w:div w:id="1479760294">
          <w:marLeft w:val="1800"/>
          <w:marRight w:val="0"/>
          <w:marTop w:val="77"/>
          <w:marBottom w:val="0"/>
          <w:divBdr>
            <w:top w:val="none" w:sz="0" w:space="0" w:color="auto"/>
            <w:left w:val="none" w:sz="0" w:space="0" w:color="auto"/>
            <w:bottom w:val="none" w:sz="0" w:space="0" w:color="auto"/>
            <w:right w:val="none" w:sz="0" w:space="0" w:color="auto"/>
          </w:divBdr>
        </w:div>
      </w:divsChild>
    </w:div>
    <w:div w:id="182860940">
      <w:bodyDiv w:val="1"/>
      <w:marLeft w:val="0"/>
      <w:marRight w:val="0"/>
      <w:marTop w:val="0"/>
      <w:marBottom w:val="0"/>
      <w:divBdr>
        <w:top w:val="none" w:sz="0" w:space="0" w:color="auto"/>
        <w:left w:val="none" w:sz="0" w:space="0" w:color="auto"/>
        <w:bottom w:val="none" w:sz="0" w:space="0" w:color="auto"/>
        <w:right w:val="none" w:sz="0" w:space="0" w:color="auto"/>
      </w:divBdr>
    </w:div>
    <w:div w:id="184246060">
      <w:bodyDiv w:val="1"/>
      <w:marLeft w:val="0"/>
      <w:marRight w:val="0"/>
      <w:marTop w:val="0"/>
      <w:marBottom w:val="0"/>
      <w:divBdr>
        <w:top w:val="none" w:sz="0" w:space="0" w:color="auto"/>
        <w:left w:val="none" w:sz="0" w:space="0" w:color="auto"/>
        <w:bottom w:val="none" w:sz="0" w:space="0" w:color="auto"/>
        <w:right w:val="none" w:sz="0" w:space="0" w:color="auto"/>
      </w:divBdr>
      <w:divsChild>
        <w:div w:id="81806855">
          <w:marLeft w:val="1166"/>
          <w:marRight w:val="0"/>
          <w:marTop w:val="86"/>
          <w:marBottom w:val="0"/>
          <w:divBdr>
            <w:top w:val="none" w:sz="0" w:space="0" w:color="auto"/>
            <w:left w:val="none" w:sz="0" w:space="0" w:color="auto"/>
            <w:bottom w:val="none" w:sz="0" w:space="0" w:color="auto"/>
            <w:right w:val="none" w:sz="0" w:space="0" w:color="auto"/>
          </w:divBdr>
        </w:div>
        <w:div w:id="146870540">
          <w:marLeft w:val="547"/>
          <w:marRight w:val="0"/>
          <w:marTop w:val="96"/>
          <w:marBottom w:val="0"/>
          <w:divBdr>
            <w:top w:val="none" w:sz="0" w:space="0" w:color="auto"/>
            <w:left w:val="none" w:sz="0" w:space="0" w:color="auto"/>
            <w:bottom w:val="none" w:sz="0" w:space="0" w:color="auto"/>
            <w:right w:val="none" w:sz="0" w:space="0" w:color="auto"/>
          </w:divBdr>
        </w:div>
        <w:div w:id="325597343">
          <w:marLeft w:val="547"/>
          <w:marRight w:val="0"/>
          <w:marTop w:val="96"/>
          <w:marBottom w:val="0"/>
          <w:divBdr>
            <w:top w:val="none" w:sz="0" w:space="0" w:color="auto"/>
            <w:left w:val="none" w:sz="0" w:space="0" w:color="auto"/>
            <w:bottom w:val="none" w:sz="0" w:space="0" w:color="auto"/>
            <w:right w:val="none" w:sz="0" w:space="0" w:color="auto"/>
          </w:divBdr>
        </w:div>
        <w:div w:id="468280392">
          <w:marLeft w:val="547"/>
          <w:marRight w:val="0"/>
          <w:marTop w:val="96"/>
          <w:marBottom w:val="0"/>
          <w:divBdr>
            <w:top w:val="none" w:sz="0" w:space="0" w:color="auto"/>
            <w:left w:val="none" w:sz="0" w:space="0" w:color="auto"/>
            <w:bottom w:val="none" w:sz="0" w:space="0" w:color="auto"/>
            <w:right w:val="none" w:sz="0" w:space="0" w:color="auto"/>
          </w:divBdr>
        </w:div>
        <w:div w:id="1128013190">
          <w:marLeft w:val="1800"/>
          <w:marRight w:val="0"/>
          <w:marTop w:val="67"/>
          <w:marBottom w:val="0"/>
          <w:divBdr>
            <w:top w:val="none" w:sz="0" w:space="0" w:color="auto"/>
            <w:left w:val="none" w:sz="0" w:space="0" w:color="auto"/>
            <w:bottom w:val="none" w:sz="0" w:space="0" w:color="auto"/>
            <w:right w:val="none" w:sz="0" w:space="0" w:color="auto"/>
          </w:divBdr>
        </w:div>
        <w:div w:id="1183737410">
          <w:marLeft w:val="1800"/>
          <w:marRight w:val="0"/>
          <w:marTop w:val="77"/>
          <w:marBottom w:val="0"/>
          <w:divBdr>
            <w:top w:val="none" w:sz="0" w:space="0" w:color="auto"/>
            <w:left w:val="none" w:sz="0" w:space="0" w:color="auto"/>
            <w:bottom w:val="none" w:sz="0" w:space="0" w:color="auto"/>
            <w:right w:val="none" w:sz="0" w:space="0" w:color="auto"/>
          </w:divBdr>
        </w:div>
        <w:div w:id="1423525292">
          <w:marLeft w:val="1800"/>
          <w:marRight w:val="0"/>
          <w:marTop w:val="77"/>
          <w:marBottom w:val="0"/>
          <w:divBdr>
            <w:top w:val="none" w:sz="0" w:space="0" w:color="auto"/>
            <w:left w:val="none" w:sz="0" w:space="0" w:color="auto"/>
            <w:bottom w:val="none" w:sz="0" w:space="0" w:color="auto"/>
            <w:right w:val="none" w:sz="0" w:space="0" w:color="auto"/>
          </w:divBdr>
        </w:div>
        <w:div w:id="1431849912">
          <w:marLeft w:val="547"/>
          <w:marRight w:val="0"/>
          <w:marTop w:val="96"/>
          <w:marBottom w:val="0"/>
          <w:divBdr>
            <w:top w:val="none" w:sz="0" w:space="0" w:color="auto"/>
            <w:left w:val="none" w:sz="0" w:space="0" w:color="auto"/>
            <w:bottom w:val="none" w:sz="0" w:space="0" w:color="auto"/>
            <w:right w:val="none" w:sz="0" w:space="0" w:color="auto"/>
          </w:divBdr>
        </w:div>
        <w:div w:id="1513757019">
          <w:marLeft w:val="1166"/>
          <w:marRight w:val="0"/>
          <w:marTop w:val="86"/>
          <w:marBottom w:val="0"/>
          <w:divBdr>
            <w:top w:val="none" w:sz="0" w:space="0" w:color="auto"/>
            <w:left w:val="none" w:sz="0" w:space="0" w:color="auto"/>
            <w:bottom w:val="none" w:sz="0" w:space="0" w:color="auto"/>
            <w:right w:val="none" w:sz="0" w:space="0" w:color="auto"/>
          </w:divBdr>
        </w:div>
        <w:div w:id="1992248990">
          <w:marLeft w:val="1166"/>
          <w:marRight w:val="0"/>
          <w:marTop w:val="86"/>
          <w:marBottom w:val="0"/>
          <w:divBdr>
            <w:top w:val="none" w:sz="0" w:space="0" w:color="auto"/>
            <w:left w:val="none" w:sz="0" w:space="0" w:color="auto"/>
            <w:bottom w:val="none" w:sz="0" w:space="0" w:color="auto"/>
            <w:right w:val="none" w:sz="0" w:space="0" w:color="auto"/>
          </w:divBdr>
        </w:div>
      </w:divsChild>
    </w:div>
    <w:div w:id="184297186">
      <w:bodyDiv w:val="1"/>
      <w:marLeft w:val="0"/>
      <w:marRight w:val="0"/>
      <w:marTop w:val="0"/>
      <w:marBottom w:val="0"/>
      <w:divBdr>
        <w:top w:val="none" w:sz="0" w:space="0" w:color="auto"/>
        <w:left w:val="none" w:sz="0" w:space="0" w:color="auto"/>
        <w:bottom w:val="none" w:sz="0" w:space="0" w:color="auto"/>
        <w:right w:val="none" w:sz="0" w:space="0" w:color="auto"/>
      </w:divBdr>
    </w:div>
    <w:div w:id="184560636">
      <w:bodyDiv w:val="1"/>
      <w:marLeft w:val="0"/>
      <w:marRight w:val="0"/>
      <w:marTop w:val="0"/>
      <w:marBottom w:val="0"/>
      <w:divBdr>
        <w:top w:val="none" w:sz="0" w:space="0" w:color="auto"/>
        <w:left w:val="none" w:sz="0" w:space="0" w:color="auto"/>
        <w:bottom w:val="none" w:sz="0" w:space="0" w:color="auto"/>
        <w:right w:val="none" w:sz="0" w:space="0" w:color="auto"/>
      </w:divBdr>
    </w:div>
    <w:div w:id="184905477">
      <w:bodyDiv w:val="1"/>
      <w:marLeft w:val="0"/>
      <w:marRight w:val="0"/>
      <w:marTop w:val="0"/>
      <w:marBottom w:val="0"/>
      <w:divBdr>
        <w:top w:val="none" w:sz="0" w:space="0" w:color="auto"/>
        <w:left w:val="none" w:sz="0" w:space="0" w:color="auto"/>
        <w:bottom w:val="none" w:sz="0" w:space="0" w:color="auto"/>
        <w:right w:val="none" w:sz="0" w:space="0" w:color="auto"/>
      </w:divBdr>
    </w:div>
    <w:div w:id="188370645">
      <w:bodyDiv w:val="1"/>
      <w:marLeft w:val="0"/>
      <w:marRight w:val="0"/>
      <w:marTop w:val="0"/>
      <w:marBottom w:val="0"/>
      <w:divBdr>
        <w:top w:val="none" w:sz="0" w:space="0" w:color="auto"/>
        <w:left w:val="none" w:sz="0" w:space="0" w:color="auto"/>
        <w:bottom w:val="none" w:sz="0" w:space="0" w:color="auto"/>
        <w:right w:val="none" w:sz="0" w:space="0" w:color="auto"/>
      </w:divBdr>
    </w:div>
    <w:div w:id="188840699">
      <w:bodyDiv w:val="1"/>
      <w:marLeft w:val="0"/>
      <w:marRight w:val="0"/>
      <w:marTop w:val="0"/>
      <w:marBottom w:val="0"/>
      <w:divBdr>
        <w:top w:val="none" w:sz="0" w:space="0" w:color="auto"/>
        <w:left w:val="none" w:sz="0" w:space="0" w:color="auto"/>
        <w:bottom w:val="none" w:sz="0" w:space="0" w:color="auto"/>
        <w:right w:val="none" w:sz="0" w:space="0" w:color="auto"/>
      </w:divBdr>
    </w:div>
    <w:div w:id="189219365">
      <w:bodyDiv w:val="1"/>
      <w:marLeft w:val="0"/>
      <w:marRight w:val="0"/>
      <w:marTop w:val="0"/>
      <w:marBottom w:val="0"/>
      <w:divBdr>
        <w:top w:val="none" w:sz="0" w:space="0" w:color="auto"/>
        <w:left w:val="none" w:sz="0" w:space="0" w:color="auto"/>
        <w:bottom w:val="none" w:sz="0" w:space="0" w:color="auto"/>
        <w:right w:val="none" w:sz="0" w:space="0" w:color="auto"/>
      </w:divBdr>
    </w:div>
    <w:div w:id="190581631">
      <w:bodyDiv w:val="1"/>
      <w:marLeft w:val="0"/>
      <w:marRight w:val="0"/>
      <w:marTop w:val="0"/>
      <w:marBottom w:val="0"/>
      <w:divBdr>
        <w:top w:val="none" w:sz="0" w:space="0" w:color="auto"/>
        <w:left w:val="none" w:sz="0" w:space="0" w:color="auto"/>
        <w:bottom w:val="none" w:sz="0" w:space="0" w:color="auto"/>
        <w:right w:val="none" w:sz="0" w:space="0" w:color="auto"/>
      </w:divBdr>
    </w:div>
    <w:div w:id="191724921">
      <w:bodyDiv w:val="1"/>
      <w:marLeft w:val="0"/>
      <w:marRight w:val="0"/>
      <w:marTop w:val="0"/>
      <w:marBottom w:val="0"/>
      <w:divBdr>
        <w:top w:val="none" w:sz="0" w:space="0" w:color="auto"/>
        <w:left w:val="none" w:sz="0" w:space="0" w:color="auto"/>
        <w:bottom w:val="none" w:sz="0" w:space="0" w:color="auto"/>
        <w:right w:val="none" w:sz="0" w:space="0" w:color="auto"/>
      </w:divBdr>
    </w:div>
    <w:div w:id="192309245">
      <w:bodyDiv w:val="1"/>
      <w:marLeft w:val="0"/>
      <w:marRight w:val="0"/>
      <w:marTop w:val="0"/>
      <w:marBottom w:val="0"/>
      <w:divBdr>
        <w:top w:val="none" w:sz="0" w:space="0" w:color="auto"/>
        <w:left w:val="none" w:sz="0" w:space="0" w:color="auto"/>
        <w:bottom w:val="none" w:sz="0" w:space="0" w:color="auto"/>
        <w:right w:val="none" w:sz="0" w:space="0" w:color="auto"/>
      </w:divBdr>
    </w:div>
    <w:div w:id="193621485">
      <w:bodyDiv w:val="1"/>
      <w:marLeft w:val="0"/>
      <w:marRight w:val="0"/>
      <w:marTop w:val="0"/>
      <w:marBottom w:val="0"/>
      <w:divBdr>
        <w:top w:val="none" w:sz="0" w:space="0" w:color="auto"/>
        <w:left w:val="none" w:sz="0" w:space="0" w:color="auto"/>
        <w:bottom w:val="none" w:sz="0" w:space="0" w:color="auto"/>
        <w:right w:val="none" w:sz="0" w:space="0" w:color="auto"/>
      </w:divBdr>
    </w:div>
    <w:div w:id="193813843">
      <w:bodyDiv w:val="1"/>
      <w:marLeft w:val="0"/>
      <w:marRight w:val="0"/>
      <w:marTop w:val="0"/>
      <w:marBottom w:val="0"/>
      <w:divBdr>
        <w:top w:val="none" w:sz="0" w:space="0" w:color="auto"/>
        <w:left w:val="none" w:sz="0" w:space="0" w:color="auto"/>
        <w:bottom w:val="none" w:sz="0" w:space="0" w:color="auto"/>
        <w:right w:val="none" w:sz="0" w:space="0" w:color="auto"/>
      </w:divBdr>
      <w:divsChild>
        <w:div w:id="14313171">
          <w:marLeft w:val="1080"/>
          <w:marRight w:val="0"/>
          <w:marTop w:val="0"/>
          <w:marBottom w:val="60"/>
          <w:divBdr>
            <w:top w:val="none" w:sz="0" w:space="0" w:color="auto"/>
            <w:left w:val="none" w:sz="0" w:space="0" w:color="auto"/>
            <w:bottom w:val="none" w:sz="0" w:space="0" w:color="auto"/>
            <w:right w:val="none" w:sz="0" w:space="0" w:color="auto"/>
          </w:divBdr>
        </w:div>
        <w:div w:id="40638623">
          <w:marLeft w:val="1080"/>
          <w:marRight w:val="0"/>
          <w:marTop w:val="0"/>
          <w:marBottom w:val="60"/>
          <w:divBdr>
            <w:top w:val="none" w:sz="0" w:space="0" w:color="auto"/>
            <w:left w:val="none" w:sz="0" w:space="0" w:color="auto"/>
            <w:bottom w:val="none" w:sz="0" w:space="0" w:color="auto"/>
            <w:right w:val="none" w:sz="0" w:space="0" w:color="auto"/>
          </w:divBdr>
        </w:div>
        <w:div w:id="49303554">
          <w:marLeft w:val="720"/>
          <w:marRight w:val="0"/>
          <w:marTop w:val="0"/>
          <w:marBottom w:val="60"/>
          <w:divBdr>
            <w:top w:val="none" w:sz="0" w:space="0" w:color="auto"/>
            <w:left w:val="none" w:sz="0" w:space="0" w:color="auto"/>
            <w:bottom w:val="none" w:sz="0" w:space="0" w:color="auto"/>
            <w:right w:val="none" w:sz="0" w:space="0" w:color="auto"/>
          </w:divBdr>
        </w:div>
        <w:div w:id="168715494">
          <w:marLeft w:val="360"/>
          <w:marRight w:val="0"/>
          <w:marTop w:val="0"/>
          <w:marBottom w:val="60"/>
          <w:divBdr>
            <w:top w:val="none" w:sz="0" w:space="0" w:color="auto"/>
            <w:left w:val="none" w:sz="0" w:space="0" w:color="auto"/>
            <w:bottom w:val="none" w:sz="0" w:space="0" w:color="auto"/>
            <w:right w:val="none" w:sz="0" w:space="0" w:color="auto"/>
          </w:divBdr>
        </w:div>
        <w:div w:id="558515608">
          <w:marLeft w:val="1080"/>
          <w:marRight w:val="0"/>
          <w:marTop w:val="0"/>
          <w:marBottom w:val="60"/>
          <w:divBdr>
            <w:top w:val="none" w:sz="0" w:space="0" w:color="auto"/>
            <w:left w:val="none" w:sz="0" w:space="0" w:color="auto"/>
            <w:bottom w:val="none" w:sz="0" w:space="0" w:color="auto"/>
            <w:right w:val="none" w:sz="0" w:space="0" w:color="auto"/>
          </w:divBdr>
        </w:div>
        <w:div w:id="641890408">
          <w:marLeft w:val="720"/>
          <w:marRight w:val="0"/>
          <w:marTop w:val="0"/>
          <w:marBottom w:val="60"/>
          <w:divBdr>
            <w:top w:val="none" w:sz="0" w:space="0" w:color="auto"/>
            <w:left w:val="none" w:sz="0" w:space="0" w:color="auto"/>
            <w:bottom w:val="none" w:sz="0" w:space="0" w:color="auto"/>
            <w:right w:val="none" w:sz="0" w:space="0" w:color="auto"/>
          </w:divBdr>
        </w:div>
        <w:div w:id="1006789783">
          <w:marLeft w:val="1080"/>
          <w:marRight w:val="0"/>
          <w:marTop w:val="0"/>
          <w:marBottom w:val="60"/>
          <w:divBdr>
            <w:top w:val="none" w:sz="0" w:space="0" w:color="auto"/>
            <w:left w:val="none" w:sz="0" w:space="0" w:color="auto"/>
            <w:bottom w:val="none" w:sz="0" w:space="0" w:color="auto"/>
            <w:right w:val="none" w:sz="0" w:space="0" w:color="auto"/>
          </w:divBdr>
        </w:div>
        <w:div w:id="1089539760">
          <w:marLeft w:val="360"/>
          <w:marRight w:val="0"/>
          <w:marTop w:val="0"/>
          <w:marBottom w:val="60"/>
          <w:divBdr>
            <w:top w:val="none" w:sz="0" w:space="0" w:color="auto"/>
            <w:left w:val="none" w:sz="0" w:space="0" w:color="auto"/>
            <w:bottom w:val="none" w:sz="0" w:space="0" w:color="auto"/>
            <w:right w:val="none" w:sz="0" w:space="0" w:color="auto"/>
          </w:divBdr>
        </w:div>
        <w:div w:id="1728721089">
          <w:marLeft w:val="360"/>
          <w:marRight w:val="0"/>
          <w:marTop w:val="0"/>
          <w:marBottom w:val="60"/>
          <w:divBdr>
            <w:top w:val="none" w:sz="0" w:space="0" w:color="auto"/>
            <w:left w:val="none" w:sz="0" w:space="0" w:color="auto"/>
            <w:bottom w:val="none" w:sz="0" w:space="0" w:color="auto"/>
            <w:right w:val="none" w:sz="0" w:space="0" w:color="auto"/>
          </w:divBdr>
        </w:div>
      </w:divsChild>
    </w:div>
    <w:div w:id="194124924">
      <w:bodyDiv w:val="1"/>
      <w:marLeft w:val="0"/>
      <w:marRight w:val="0"/>
      <w:marTop w:val="0"/>
      <w:marBottom w:val="0"/>
      <w:divBdr>
        <w:top w:val="none" w:sz="0" w:space="0" w:color="auto"/>
        <w:left w:val="none" w:sz="0" w:space="0" w:color="auto"/>
        <w:bottom w:val="none" w:sz="0" w:space="0" w:color="auto"/>
        <w:right w:val="none" w:sz="0" w:space="0" w:color="auto"/>
      </w:divBdr>
    </w:div>
    <w:div w:id="194464565">
      <w:bodyDiv w:val="1"/>
      <w:marLeft w:val="0"/>
      <w:marRight w:val="0"/>
      <w:marTop w:val="0"/>
      <w:marBottom w:val="0"/>
      <w:divBdr>
        <w:top w:val="none" w:sz="0" w:space="0" w:color="auto"/>
        <w:left w:val="none" w:sz="0" w:space="0" w:color="auto"/>
        <w:bottom w:val="none" w:sz="0" w:space="0" w:color="auto"/>
        <w:right w:val="none" w:sz="0" w:space="0" w:color="auto"/>
      </w:divBdr>
    </w:div>
    <w:div w:id="194929055">
      <w:bodyDiv w:val="1"/>
      <w:marLeft w:val="0"/>
      <w:marRight w:val="0"/>
      <w:marTop w:val="0"/>
      <w:marBottom w:val="0"/>
      <w:divBdr>
        <w:top w:val="none" w:sz="0" w:space="0" w:color="auto"/>
        <w:left w:val="none" w:sz="0" w:space="0" w:color="auto"/>
        <w:bottom w:val="none" w:sz="0" w:space="0" w:color="auto"/>
        <w:right w:val="none" w:sz="0" w:space="0" w:color="auto"/>
      </w:divBdr>
      <w:divsChild>
        <w:div w:id="402526039">
          <w:marLeft w:val="1800"/>
          <w:marRight w:val="0"/>
          <w:marTop w:val="96"/>
          <w:marBottom w:val="0"/>
          <w:divBdr>
            <w:top w:val="none" w:sz="0" w:space="0" w:color="auto"/>
            <w:left w:val="none" w:sz="0" w:space="0" w:color="auto"/>
            <w:bottom w:val="none" w:sz="0" w:space="0" w:color="auto"/>
            <w:right w:val="none" w:sz="0" w:space="0" w:color="auto"/>
          </w:divBdr>
        </w:div>
        <w:div w:id="484467068">
          <w:marLeft w:val="1166"/>
          <w:marRight w:val="0"/>
          <w:marTop w:val="115"/>
          <w:marBottom w:val="0"/>
          <w:divBdr>
            <w:top w:val="none" w:sz="0" w:space="0" w:color="auto"/>
            <w:left w:val="none" w:sz="0" w:space="0" w:color="auto"/>
            <w:bottom w:val="none" w:sz="0" w:space="0" w:color="auto"/>
            <w:right w:val="none" w:sz="0" w:space="0" w:color="auto"/>
          </w:divBdr>
        </w:div>
        <w:div w:id="586959289">
          <w:marLeft w:val="1166"/>
          <w:marRight w:val="0"/>
          <w:marTop w:val="115"/>
          <w:marBottom w:val="0"/>
          <w:divBdr>
            <w:top w:val="none" w:sz="0" w:space="0" w:color="auto"/>
            <w:left w:val="none" w:sz="0" w:space="0" w:color="auto"/>
            <w:bottom w:val="none" w:sz="0" w:space="0" w:color="auto"/>
            <w:right w:val="none" w:sz="0" w:space="0" w:color="auto"/>
          </w:divBdr>
        </w:div>
        <w:div w:id="694113219">
          <w:marLeft w:val="1800"/>
          <w:marRight w:val="0"/>
          <w:marTop w:val="96"/>
          <w:marBottom w:val="0"/>
          <w:divBdr>
            <w:top w:val="none" w:sz="0" w:space="0" w:color="auto"/>
            <w:left w:val="none" w:sz="0" w:space="0" w:color="auto"/>
            <w:bottom w:val="none" w:sz="0" w:space="0" w:color="auto"/>
            <w:right w:val="none" w:sz="0" w:space="0" w:color="auto"/>
          </w:divBdr>
        </w:div>
        <w:div w:id="995571734">
          <w:marLeft w:val="547"/>
          <w:marRight w:val="0"/>
          <w:marTop w:val="154"/>
          <w:marBottom w:val="0"/>
          <w:divBdr>
            <w:top w:val="none" w:sz="0" w:space="0" w:color="auto"/>
            <w:left w:val="none" w:sz="0" w:space="0" w:color="auto"/>
            <w:bottom w:val="none" w:sz="0" w:space="0" w:color="auto"/>
            <w:right w:val="none" w:sz="0" w:space="0" w:color="auto"/>
          </w:divBdr>
        </w:div>
        <w:div w:id="1068499923">
          <w:marLeft w:val="1166"/>
          <w:marRight w:val="0"/>
          <w:marTop w:val="115"/>
          <w:marBottom w:val="0"/>
          <w:divBdr>
            <w:top w:val="none" w:sz="0" w:space="0" w:color="auto"/>
            <w:left w:val="none" w:sz="0" w:space="0" w:color="auto"/>
            <w:bottom w:val="none" w:sz="0" w:space="0" w:color="auto"/>
            <w:right w:val="none" w:sz="0" w:space="0" w:color="auto"/>
          </w:divBdr>
        </w:div>
        <w:div w:id="1139542024">
          <w:marLeft w:val="1166"/>
          <w:marRight w:val="0"/>
          <w:marTop w:val="115"/>
          <w:marBottom w:val="0"/>
          <w:divBdr>
            <w:top w:val="none" w:sz="0" w:space="0" w:color="auto"/>
            <w:left w:val="none" w:sz="0" w:space="0" w:color="auto"/>
            <w:bottom w:val="none" w:sz="0" w:space="0" w:color="auto"/>
            <w:right w:val="none" w:sz="0" w:space="0" w:color="auto"/>
          </w:divBdr>
        </w:div>
        <w:div w:id="1382904481">
          <w:marLeft w:val="1166"/>
          <w:marRight w:val="0"/>
          <w:marTop w:val="115"/>
          <w:marBottom w:val="0"/>
          <w:divBdr>
            <w:top w:val="none" w:sz="0" w:space="0" w:color="auto"/>
            <w:left w:val="none" w:sz="0" w:space="0" w:color="auto"/>
            <w:bottom w:val="none" w:sz="0" w:space="0" w:color="auto"/>
            <w:right w:val="none" w:sz="0" w:space="0" w:color="auto"/>
          </w:divBdr>
        </w:div>
      </w:divsChild>
    </w:div>
    <w:div w:id="195046851">
      <w:bodyDiv w:val="1"/>
      <w:marLeft w:val="0"/>
      <w:marRight w:val="0"/>
      <w:marTop w:val="0"/>
      <w:marBottom w:val="0"/>
      <w:divBdr>
        <w:top w:val="none" w:sz="0" w:space="0" w:color="auto"/>
        <w:left w:val="none" w:sz="0" w:space="0" w:color="auto"/>
        <w:bottom w:val="none" w:sz="0" w:space="0" w:color="auto"/>
        <w:right w:val="none" w:sz="0" w:space="0" w:color="auto"/>
      </w:divBdr>
    </w:div>
    <w:div w:id="195312886">
      <w:bodyDiv w:val="1"/>
      <w:marLeft w:val="0"/>
      <w:marRight w:val="0"/>
      <w:marTop w:val="0"/>
      <w:marBottom w:val="0"/>
      <w:divBdr>
        <w:top w:val="none" w:sz="0" w:space="0" w:color="auto"/>
        <w:left w:val="none" w:sz="0" w:space="0" w:color="auto"/>
        <w:bottom w:val="none" w:sz="0" w:space="0" w:color="auto"/>
        <w:right w:val="none" w:sz="0" w:space="0" w:color="auto"/>
      </w:divBdr>
      <w:divsChild>
        <w:div w:id="713846632">
          <w:marLeft w:val="547"/>
          <w:marRight w:val="0"/>
          <w:marTop w:val="154"/>
          <w:marBottom w:val="0"/>
          <w:divBdr>
            <w:top w:val="none" w:sz="0" w:space="0" w:color="auto"/>
            <w:left w:val="none" w:sz="0" w:space="0" w:color="auto"/>
            <w:bottom w:val="none" w:sz="0" w:space="0" w:color="auto"/>
            <w:right w:val="none" w:sz="0" w:space="0" w:color="auto"/>
          </w:divBdr>
        </w:div>
      </w:divsChild>
    </w:div>
    <w:div w:id="195656167">
      <w:bodyDiv w:val="1"/>
      <w:marLeft w:val="0"/>
      <w:marRight w:val="0"/>
      <w:marTop w:val="0"/>
      <w:marBottom w:val="0"/>
      <w:divBdr>
        <w:top w:val="none" w:sz="0" w:space="0" w:color="auto"/>
        <w:left w:val="none" w:sz="0" w:space="0" w:color="auto"/>
        <w:bottom w:val="none" w:sz="0" w:space="0" w:color="auto"/>
        <w:right w:val="none" w:sz="0" w:space="0" w:color="auto"/>
      </w:divBdr>
      <w:divsChild>
        <w:div w:id="306668226">
          <w:marLeft w:val="547"/>
          <w:marRight w:val="0"/>
          <w:marTop w:val="115"/>
          <w:marBottom w:val="0"/>
          <w:divBdr>
            <w:top w:val="none" w:sz="0" w:space="0" w:color="auto"/>
            <w:left w:val="none" w:sz="0" w:space="0" w:color="auto"/>
            <w:bottom w:val="none" w:sz="0" w:space="0" w:color="auto"/>
            <w:right w:val="none" w:sz="0" w:space="0" w:color="auto"/>
          </w:divBdr>
        </w:div>
        <w:div w:id="838931387">
          <w:marLeft w:val="1166"/>
          <w:marRight w:val="0"/>
          <w:marTop w:val="96"/>
          <w:marBottom w:val="0"/>
          <w:divBdr>
            <w:top w:val="none" w:sz="0" w:space="0" w:color="auto"/>
            <w:left w:val="none" w:sz="0" w:space="0" w:color="auto"/>
            <w:bottom w:val="none" w:sz="0" w:space="0" w:color="auto"/>
            <w:right w:val="none" w:sz="0" w:space="0" w:color="auto"/>
          </w:divBdr>
        </w:div>
        <w:div w:id="1208570474">
          <w:marLeft w:val="1166"/>
          <w:marRight w:val="0"/>
          <w:marTop w:val="96"/>
          <w:marBottom w:val="0"/>
          <w:divBdr>
            <w:top w:val="none" w:sz="0" w:space="0" w:color="auto"/>
            <w:left w:val="none" w:sz="0" w:space="0" w:color="auto"/>
            <w:bottom w:val="none" w:sz="0" w:space="0" w:color="auto"/>
            <w:right w:val="none" w:sz="0" w:space="0" w:color="auto"/>
          </w:divBdr>
        </w:div>
      </w:divsChild>
    </w:div>
    <w:div w:id="196814679">
      <w:bodyDiv w:val="1"/>
      <w:marLeft w:val="0"/>
      <w:marRight w:val="0"/>
      <w:marTop w:val="0"/>
      <w:marBottom w:val="0"/>
      <w:divBdr>
        <w:top w:val="none" w:sz="0" w:space="0" w:color="auto"/>
        <w:left w:val="none" w:sz="0" w:space="0" w:color="auto"/>
        <w:bottom w:val="none" w:sz="0" w:space="0" w:color="auto"/>
        <w:right w:val="none" w:sz="0" w:space="0" w:color="auto"/>
      </w:divBdr>
    </w:div>
    <w:div w:id="197469048">
      <w:bodyDiv w:val="1"/>
      <w:marLeft w:val="0"/>
      <w:marRight w:val="0"/>
      <w:marTop w:val="0"/>
      <w:marBottom w:val="0"/>
      <w:divBdr>
        <w:top w:val="none" w:sz="0" w:space="0" w:color="auto"/>
        <w:left w:val="none" w:sz="0" w:space="0" w:color="auto"/>
        <w:bottom w:val="none" w:sz="0" w:space="0" w:color="auto"/>
        <w:right w:val="none" w:sz="0" w:space="0" w:color="auto"/>
      </w:divBdr>
    </w:div>
    <w:div w:id="199048695">
      <w:bodyDiv w:val="1"/>
      <w:marLeft w:val="0"/>
      <w:marRight w:val="0"/>
      <w:marTop w:val="0"/>
      <w:marBottom w:val="0"/>
      <w:divBdr>
        <w:top w:val="none" w:sz="0" w:space="0" w:color="auto"/>
        <w:left w:val="none" w:sz="0" w:space="0" w:color="auto"/>
        <w:bottom w:val="none" w:sz="0" w:space="0" w:color="auto"/>
        <w:right w:val="none" w:sz="0" w:space="0" w:color="auto"/>
      </w:divBdr>
    </w:div>
    <w:div w:id="199243865">
      <w:bodyDiv w:val="1"/>
      <w:marLeft w:val="0"/>
      <w:marRight w:val="0"/>
      <w:marTop w:val="0"/>
      <w:marBottom w:val="0"/>
      <w:divBdr>
        <w:top w:val="none" w:sz="0" w:space="0" w:color="auto"/>
        <w:left w:val="none" w:sz="0" w:space="0" w:color="auto"/>
        <w:bottom w:val="none" w:sz="0" w:space="0" w:color="auto"/>
        <w:right w:val="none" w:sz="0" w:space="0" w:color="auto"/>
      </w:divBdr>
    </w:div>
    <w:div w:id="200098760">
      <w:bodyDiv w:val="1"/>
      <w:marLeft w:val="0"/>
      <w:marRight w:val="0"/>
      <w:marTop w:val="0"/>
      <w:marBottom w:val="0"/>
      <w:divBdr>
        <w:top w:val="none" w:sz="0" w:space="0" w:color="auto"/>
        <w:left w:val="none" w:sz="0" w:space="0" w:color="auto"/>
        <w:bottom w:val="none" w:sz="0" w:space="0" w:color="auto"/>
        <w:right w:val="none" w:sz="0" w:space="0" w:color="auto"/>
      </w:divBdr>
    </w:div>
    <w:div w:id="200286730">
      <w:bodyDiv w:val="1"/>
      <w:marLeft w:val="0"/>
      <w:marRight w:val="0"/>
      <w:marTop w:val="0"/>
      <w:marBottom w:val="0"/>
      <w:divBdr>
        <w:top w:val="none" w:sz="0" w:space="0" w:color="auto"/>
        <w:left w:val="none" w:sz="0" w:space="0" w:color="auto"/>
        <w:bottom w:val="none" w:sz="0" w:space="0" w:color="auto"/>
        <w:right w:val="none" w:sz="0" w:space="0" w:color="auto"/>
      </w:divBdr>
    </w:div>
    <w:div w:id="201285819">
      <w:bodyDiv w:val="1"/>
      <w:marLeft w:val="0"/>
      <w:marRight w:val="0"/>
      <w:marTop w:val="0"/>
      <w:marBottom w:val="0"/>
      <w:divBdr>
        <w:top w:val="none" w:sz="0" w:space="0" w:color="auto"/>
        <w:left w:val="none" w:sz="0" w:space="0" w:color="auto"/>
        <w:bottom w:val="none" w:sz="0" w:space="0" w:color="auto"/>
        <w:right w:val="none" w:sz="0" w:space="0" w:color="auto"/>
      </w:divBdr>
      <w:divsChild>
        <w:div w:id="230627303">
          <w:marLeft w:val="0"/>
          <w:marRight w:val="0"/>
          <w:marTop w:val="0"/>
          <w:marBottom w:val="0"/>
          <w:divBdr>
            <w:top w:val="none" w:sz="0" w:space="0" w:color="auto"/>
            <w:left w:val="none" w:sz="0" w:space="0" w:color="auto"/>
            <w:bottom w:val="none" w:sz="0" w:space="0" w:color="auto"/>
            <w:right w:val="none" w:sz="0" w:space="0" w:color="auto"/>
          </w:divBdr>
        </w:div>
        <w:div w:id="659847803">
          <w:marLeft w:val="0"/>
          <w:marRight w:val="0"/>
          <w:marTop w:val="0"/>
          <w:marBottom w:val="0"/>
          <w:divBdr>
            <w:top w:val="none" w:sz="0" w:space="0" w:color="auto"/>
            <w:left w:val="none" w:sz="0" w:space="0" w:color="auto"/>
            <w:bottom w:val="none" w:sz="0" w:space="0" w:color="auto"/>
            <w:right w:val="none" w:sz="0" w:space="0" w:color="auto"/>
          </w:divBdr>
        </w:div>
        <w:div w:id="900334149">
          <w:marLeft w:val="0"/>
          <w:marRight w:val="0"/>
          <w:marTop w:val="0"/>
          <w:marBottom w:val="0"/>
          <w:divBdr>
            <w:top w:val="none" w:sz="0" w:space="0" w:color="auto"/>
            <w:left w:val="none" w:sz="0" w:space="0" w:color="auto"/>
            <w:bottom w:val="none" w:sz="0" w:space="0" w:color="auto"/>
            <w:right w:val="none" w:sz="0" w:space="0" w:color="auto"/>
          </w:divBdr>
        </w:div>
        <w:div w:id="1656183585">
          <w:marLeft w:val="0"/>
          <w:marRight w:val="0"/>
          <w:marTop w:val="0"/>
          <w:marBottom w:val="0"/>
          <w:divBdr>
            <w:top w:val="none" w:sz="0" w:space="0" w:color="auto"/>
            <w:left w:val="none" w:sz="0" w:space="0" w:color="auto"/>
            <w:bottom w:val="none" w:sz="0" w:space="0" w:color="auto"/>
            <w:right w:val="none" w:sz="0" w:space="0" w:color="auto"/>
          </w:divBdr>
        </w:div>
        <w:div w:id="1936554236">
          <w:marLeft w:val="0"/>
          <w:marRight w:val="0"/>
          <w:marTop w:val="0"/>
          <w:marBottom w:val="0"/>
          <w:divBdr>
            <w:top w:val="none" w:sz="0" w:space="0" w:color="auto"/>
            <w:left w:val="none" w:sz="0" w:space="0" w:color="auto"/>
            <w:bottom w:val="none" w:sz="0" w:space="0" w:color="auto"/>
            <w:right w:val="none" w:sz="0" w:space="0" w:color="auto"/>
          </w:divBdr>
        </w:div>
        <w:div w:id="2114015381">
          <w:marLeft w:val="0"/>
          <w:marRight w:val="0"/>
          <w:marTop w:val="0"/>
          <w:marBottom w:val="0"/>
          <w:divBdr>
            <w:top w:val="none" w:sz="0" w:space="0" w:color="auto"/>
            <w:left w:val="none" w:sz="0" w:space="0" w:color="auto"/>
            <w:bottom w:val="none" w:sz="0" w:space="0" w:color="auto"/>
            <w:right w:val="none" w:sz="0" w:space="0" w:color="auto"/>
          </w:divBdr>
        </w:div>
        <w:div w:id="2135516887">
          <w:marLeft w:val="0"/>
          <w:marRight w:val="0"/>
          <w:marTop w:val="0"/>
          <w:marBottom w:val="0"/>
          <w:divBdr>
            <w:top w:val="none" w:sz="0" w:space="0" w:color="auto"/>
            <w:left w:val="none" w:sz="0" w:space="0" w:color="auto"/>
            <w:bottom w:val="none" w:sz="0" w:space="0" w:color="auto"/>
            <w:right w:val="none" w:sz="0" w:space="0" w:color="auto"/>
          </w:divBdr>
        </w:div>
      </w:divsChild>
    </w:div>
    <w:div w:id="202059131">
      <w:bodyDiv w:val="1"/>
      <w:marLeft w:val="0"/>
      <w:marRight w:val="0"/>
      <w:marTop w:val="0"/>
      <w:marBottom w:val="0"/>
      <w:divBdr>
        <w:top w:val="none" w:sz="0" w:space="0" w:color="auto"/>
        <w:left w:val="none" w:sz="0" w:space="0" w:color="auto"/>
        <w:bottom w:val="none" w:sz="0" w:space="0" w:color="auto"/>
        <w:right w:val="none" w:sz="0" w:space="0" w:color="auto"/>
      </w:divBdr>
    </w:div>
    <w:div w:id="203098958">
      <w:bodyDiv w:val="1"/>
      <w:marLeft w:val="0"/>
      <w:marRight w:val="0"/>
      <w:marTop w:val="0"/>
      <w:marBottom w:val="0"/>
      <w:divBdr>
        <w:top w:val="none" w:sz="0" w:space="0" w:color="auto"/>
        <w:left w:val="none" w:sz="0" w:space="0" w:color="auto"/>
        <w:bottom w:val="none" w:sz="0" w:space="0" w:color="auto"/>
        <w:right w:val="none" w:sz="0" w:space="0" w:color="auto"/>
      </w:divBdr>
    </w:div>
    <w:div w:id="204828562">
      <w:bodyDiv w:val="1"/>
      <w:marLeft w:val="0"/>
      <w:marRight w:val="0"/>
      <w:marTop w:val="0"/>
      <w:marBottom w:val="0"/>
      <w:divBdr>
        <w:top w:val="none" w:sz="0" w:space="0" w:color="auto"/>
        <w:left w:val="none" w:sz="0" w:space="0" w:color="auto"/>
        <w:bottom w:val="none" w:sz="0" w:space="0" w:color="auto"/>
        <w:right w:val="none" w:sz="0" w:space="0" w:color="auto"/>
      </w:divBdr>
      <w:divsChild>
        <w:div w:id="999188811">
          <w:marLeft w:val="547"/>
          <w:marRight w:val="0"/>
          <w:marTop w:val="134"/>
          <w:marBottom w:val="0"/>
          <w:divBdr>
            <w:top w:val="none" w:sz="0" w:space="0" w:color="auto"/>
            <w:left w:val="none" w:sz="0" w:space="0" w:color="auto"/>
            <w:bottom w:val="none" w:sz="0" w:space="0" w:color="auto"/>
            <w:right w:val="none" w:sz="0" w:space="0" w:color="auto"/>
          </w:divBdr>
        </w:div>
        <w:div w:id="1066689401">
          <w:marLeft w:val="547"/>
          <w:marRight w:val="0"/>
          <w:marTop w:val="134"/>
          <w:marBottom w:val="0"/>
          <w:divBdr>
            <w:top w:val="none" w:sz="0" w:space="0" w:color="auto"/>
            <w:left w:val="none" w:sz="0" w:space="0" w:color="auto"/>
            <w:bottom w:val="none" w:sz="0" w:space="0" w:color="auto"/>
            <w:right w:val="none" w:sz="0" w:space="0" w:color="auto"/>
          </w:divBdr>
        </w:div>
        <w:div w:id="1581525162">
          <w:marLeft w:val="547"/>
          <w:marRight w:val="0"/>
          <w:marTop w:val="134"/>
          <w:marBottom w:val="0"/>
          <w:divBdr>
            <w:top w:val="none" w:sz="0" w:space="0" w:color="auto"/>
            <w:left w:val="none" w:sz="0" w:space="0" w:color="auto"/>
            <w:bottom w:val="none" w:sz="0" w:space="0" w:color="auto"/>
            <w:right w:val="none" w:sz="0" w:space="0" w:color="auto"/>
          </w:divBdr>
        </w:div>
        <w:div w:id="2062559104">
          <w:marLeft w:val="547"/>
          <w:marRight w:val="0"/>
          <w:marTop w:val="134"/>
          <w:marBottom w:val="0"/>
          <w:divBdr>
            <w:top w:val="none" w:sz="0" w:space="0" w:color="auto"/>
            <w:left w:val="none" w:sz="0" w:space="0" w:color="auto"/>
            <w:bottom w:val="none" w:sz="0" w:space="0" w:color="auto"/>
            <w:right w:val="none" w:sz="0" w:space="0" w:color="auto"/>
          </w:divBdr>
        </w:div>
        <w:div w:id="2111656054">
          <w:marLeft w:val="1166"/>
          <w:marRight w:val="0"/>
          <w:marTop w:val="115"/>
          <w:marBottom w:val="0"/>
          <w:divBdr>
            <w:top w:val="none" w:sz="0" w:space="0" w:color="auto"/>
            <w:left w:val="none" w:sz="0" w:space="0" w:color="auto"/>
            <w:bottom w:val="none" w:sz="0" w:space="0" w:color="auto"/>
            <w:right w:val="none" w:sz="0" w:space="0" w:color="auto"/>
          </w:divBdr>
        </w:div>
      </w:divsChild>
    </w:div>
    <w:div w:id="204830435">
      <w:bodyDiv w:val="1"/>
      <w:marLeft w:val="0"/>
      <w:marRight w:val="0"/>
      <w:marTop w:val="0"/>
      <w:marBottom w:val="0"/>
      <w:divBdr>
        <w:top w:val="none" w:sz="0" w:space="0" w:color="auto"/>
        <w:left w:val="none" w:sz="0" w:space="0" w:color="auto"/>
        <w:bottom w:val="none" w:sz="0" w:space="0" w:color="auto"/>
        <w:right w:val="none" w:sz="0" w:space="0" w:color="auto"/>
      </w:divBdr>
    </w:div>
    <w:div w:id="204950111">
      <w:bodyDiv w:val="1"/>
      <w:marLeft w:val="0"/>
      <w:marRight w:val="0"/>
      <w:marTop w:val="0"/>
      <w:marBottom w:val="0"/>
      <w:divBdr>
        <w:top w:val="none" w:sz="0" w:space="0" w:color="auto"/>
        <w:left w:val="none" w:sz="0" w:space="0" w:color="auto"/>
        <w:bottom w:val="none" w:sz="0" w:space="0" w:color="auto"/>
        <w:right w:val="none" w:sz="0" w:space="0" w:color="auto"/>
      </w:divBdr>
      <w:divsChild>
        <w:div w:id="1161851235">
          <w:marLeft w:val="0"/>
          <w:marRight w:val="0"/>
          <w:marTop w:val="0"/>
          <w:marBottom w:val="0"/>
          <w:divBdr>
            <w:top w:val="none" w:sz="0" w:space="0" w:color="auto"/>
            <w:left w:val="none" w:sz="0" w:space="0" w:color="auto"/>
            <w:bottom w:val="none" w:sz="0" w:space="0" w:color="auto"/>
            <w:right w:val="none" w:sz="0" w:space="0" w:color="auto"/>
          </w:divBdr>
        </w:div>
      </w:divsChild>
    </w:div>
    <w:div w:id="205602592">
      <w:bodyDiv w:val="1"/>
      <w:marLeft w:val="0"/>
      <w:marRight w:val="0"/>
      <w:marTop w:val="0"/>
      <w:marBottom w:val="0"/>
      <w:divBdr>
        <w:top w:val="none" w:sz="0" w:space="0" w:color="auto"/>
        <w:left w:val="none" w:sz="0" w:space="0" w:color="auto"/>
        <w:bottom w:val="none" w:sz="0" w:space="0" w:color="auto"/>
        <w:right w:val="none" w:sz="0" w:space="0" w:color="auto"/>
      </w:divBdr>
      <w:divsChild>
        <w:div w:id="31656146">
          <w:marLeft w:val="547"/>
          <w:marRight w:val="0"/>
          <w:marTop w:val="115"/>
          <w:marBottom w:val="0"/>
          <w:divBdr>
            <w:top w:val="none" w:sz="0" w:space="0" w:color="auto"/>
            <w:left w:val="none" w:sz="0" w:space="0" w:color="auto"/>
            <w:bottom w:val="none" w:sz="0" w:space="0" w:color="auto"/>
            <w:right w:val="none" w:sz="0" w:space="0" w:color="auto"/>
          </w:divBdr>
        </w:div>
        <w:div w:id="745105536">
          <w:marLeft w:val="1166"/>
          <w:marRight w:val="0"/>
          <w:marTop w:val="96"/>
          <w:marBottom w:val="0"/>
          <w:divBdr>
            <w:top w:val="none" w:sz="0" w:space="0" w:color="auto"/>
            <w:left w:val="none" w:sz="0" w:space="0" w:color="auto"/>
            <w:bottom w:val="none" w:sz="0" w:space="0" w:color="auto"/>
            <w:right w:val="none" w:sz="0" w:space="0" w:color="auto"/>
          </w:divBdr>
        </w:div>
        <w:div w:id="869956676">
          <w:marLeft w:val="1166"/>
          <w:marRight w:val="0"/>
          <w:marTop w:val="96"/>
          <w:marBottom w:val="0"/>
          <w:divBdr>
            <w:top w:val="none" w:sz="0" w:space="0" w:color="auto"/>
            <w:left w:val="none" w:sz="0" w:space="0" w:color="auto"/>
            <w:bottom w:val="none" w:sz="0" w:space="0" w:color="auto"/>
            <w:right w:val="none" w:sz="0" w:space="0" w:color="auto"/>
          </w:divBdr>
        </w:div>
        <w:div w:id="1853950028">
          <w:marLeft w:val="1166"/>
          <w:marRight w:val="0"/>
          <w:marTop w:val="96"/>
          <w:marBottom w:val="0"/>
          <w:divBdr>
            <w:top w:val="none" w:sz="0" w:space="0" w:color="auto"/>
            <w:left w:val="none" w:sz="0" w:space="0" w:color="auto"/>
            <w:bottom w:val="none" w:sz="0" w:space="0" w:color="auto"/>
            <w:right w:val="none" w:sz="0" w:space="0" w:color="auto"/>
          </w:divBdr>
        </w:div>
      </w:divsChild>
    </w:div>
    <w:div w:id="207305803">
      <w:bodyDiv w:val="1"/>
      <w:marLeft w:val="0"/>
      <w:marRight w:val="0"/>
      <w:marTop w:val="0"/>
      <w:marBottom w:val="0"/>
      <w:divBdr>
        <w:top w:val="none" w:sz="0" w:space="0" w:color="auto"/>
        <w:left w:val="none" w:sz="0" w:space="0" w:color="auto"/>
        <w:bottom w:val="none" w:sz="0" w:space="0" w:color="auto"/>
        <w:right w:val="none" w:sz="0" w:space="0" w:color="auto"/>
      </w:divBdr>
    </w:div>
    <w:div w:id="208684071">
      <w:bodyDiv w:val="1"/>
      <w:marLeft w:val="0"/>
      <w:marRight w:val="0"/>
      <w:marTop w:val="0"/>
      <w:marBottom w:val="0"/>
      <w:divBdr>
        <w:top w:val="none" w:sz="0" w:space="0" w:color="auto"/>
        <w:left w:val="none" w:sz="0" w:space="0" w:color="auto"/>
        <w:bottom w:val="none" w:sz="0" w:space="0" w:color="auto"/>
        <w:right w:val="none" w:sz="0" w:space="0" w:color="auto"/>
      </w:divBdr>
    </w:div>
    <w:div w:id="209651091">
      <w:bodyDiv w:val="1"/>
      <w:marLeft w:val="0"/>
      <w:marRight w:val="0"/>
      <w:marTop w:val="0"/>
      <w:marBottom w:val="0"/>
      <w:divBdr>
        <w:top w:val="none" w:sz="0" w:space="0" w:color="auto"/>
        <w:left w:val="none" w:sz="0" w:space="0" w:color="auto"/>
        <w:bottom w:val="none" w:sz="0" w:space="0" w:color="auto"/>
        <w:right w:val="none" w:sz="0" w:space="0" w:color="auto"/>
      </w:divBdr>
    </w:div>
    <w:div w:id="209728957">
      <w:bodyDiv w:val="1"/>
      <w:marLeft w:val="0"/>
      <w:marRight w:val="0"/>
      <w:marTop w:val="0"/>
      <w:marBottom w:val="0"/>
      <w:divBdr>
        <w:top w:val="none" w:sz="0" w:space="0" w:color="auto"/>
        <w:left w:val="none" w:sz="0" w:space="0" w:color="auto"/>
        <w:bottom w:val="none" w:sz="0" w:space="0" w:color="auto"/>
        <w:right w:val="none" w:sz="0" w:space="0" w:color="auto"/>
      </w:divBdr>
    </w:div>
    <w:div w:id="210266593">
      <w:bodyDiv w:val="1"/>
      <w:marLeft w:val="0"/>
      <w:marRight w:val="0"/>
      <w:marTop w:val="0"/>
      <w:marBottom w:val="0"/>
      <w:divBdr>
        <w:top w:val="none" w:sz="0" w:space="0" w:color="auto"/>
        <w:left w:val="none" w:sz="0" w:space="0" w:color="auto"/>
        <w:bottom w:val="none" w:sz="0" w:space="0" w:color="auto"/>
        <w:right w:val="none" w:sz="0" w:space="0" w:color="auto"/>
      </w:divBdr>
    </w:div>
    <w:div w:id="210769634">
      <w:bodyDiv w:val="1"/>
      <w:marLeft w:val="0"/>
      <w:marRight w:val="0"/>
      <w:marTop w:val="0"/>
      <w:marBottom w:val="0"/>
      <w:divBdr>
        <w:top w:val="none" w:sz="0" w:space="0" w:color="auto"/>
        <w:left w:val="none" w:sz="0" w:space="0" w:color="auto"/>
        <w:bottom w:val="none" w:sz="0" w:space="0" w:color="auto"/>
        <w:right w:val="none" w:sz="0" w:space="0" w:color="auto"/>
      </w:divBdr>
    </w:div>
    <w:div w:id="211232097">
      <w:bodyDiv w:val="1"/>
      <w:marLeft w:val="0"/>
      <w:marRight w:val="0"/>
      <w:marTop w:val="0"/>
      <w:marBottom w:val="0"/>
      <w:divBdr>
        <w:top w:val="none" w:sz="0" w:space="0" w:color="auto"/>
        <w:left w:val="none" w:sz="0" w:space="0" w:color="auto"/>
        <w:bottom w:val="none" w:sz="0" w:space="0" w:color="auto"/>
        <w:right w:val="none" w:sz="0" w:space="0" w:color="auto"/>
      </w:divBdr>
    </w:div>
    <w:div w:id="212039063">
      <w:bodyDiv w:val="1"/>
      <w:marLeft w:val="0"/>
      <w:marRight w:val="0"/>
      <w:marTop w:val="0"/>
      <w:marBottom w:val="0"/>
      <w:divBdr>
        <w:top w:val="none" w:sz="0" w:space="0" w:color="auto"/>
        <w:left w:val="none" w:sz="0" w:space="0" w:color="auto"/>
        <w:bottom w:val="none" w:sz="0" w:space="0" w:color="auto"/>
        <w:right w:val="none" w:sz="0" w:space="0" w:color="auto"/>
      </w:divBdr>
      <w:divsChild>
        <w:div w:id="398484597">
          <w:marLeft w:val="547"/>
          <w:marRight w:val="0"/>
          <w:marTop w:val="154"/>
          <w:marBottom w:val="0"/>
          <w:divBdr>
            <w:top w:val="none" w:sz="0" w:space="0" w:color="auto"/>
            <w:left w:val="none" w:sz="0" w:space="0" w:color="auto"/>
            <w:bottom w:val="none" w:sz="0" w:space="0" w:color="auto"/>
            <w:right w:val="none" w:sz="0" w:space="0" w:color="auto"/>
          </w:divBdr>
        </w:div>
        <w:div w:id="535434385">
          <w:marLeft w:val="1166"/>
          <w:marRight w:val="0"/>
          <w:marTop w:val="134"/>
          <w:marBottom w:val="0"/>
          <w:divBdr>
            <w:top w:val="none" w:sz="0" w:space="0" w:color="auto"/>
            <w:left w:val="none" w:sz="0" w:space="0" w:color="auto"/>
            <w:bottom w:val="none" w:sz="0" w:space="0" w:color="auto"/>
            <w:right w:val="none" w:sz="0" w:space="0" w:color="auto"/>
          </w:divBdr>
        </w:div>
        <w:div w:id="574432779">
          <w:marLeft w:val="1166"/>
          <w:marRight w:val="0"/>
          <w:marTop w:val="134"/>
          <w:marBottom w:val="0"/>
          <w:divBdr>
            <w:top w:val="none" w:sz="0" w:space="0" w:color="auto"/>
            <w:left w:val="none" w:sz="0" w:space="0" w:color="auto"/>
            <w:bottom w:val="none" w:sz="0" w:space="0" w:color="auto"/>
            <w:right w:val="none" w:sz="0" w:space="0" w:color="auto"/>
          </w:divBdr>
        </w:div>
      </w:divsChild>
    </w:div>
    <w:div w:id="212229441">
      <w:bodyDiv w:val="1"/>
      <w:marLeft w:val="0"/>
      <w:marRight w:val="0"/>
      <w:marTop w:val="0"/>
      <w:marBottom w:val="0"/>
      <w:divBdr>
        <w:top w:val="none" w:sz="0" w:space="0" w:color="auto"/>
        <w:left w:val="none" w:sz="0" w:space="0" w:color="auto"/>
        <w:bottom w:val="none" w:sz="0" w:space="0" w:color="auto"/>
        <w:right w:val="none" w:sz="0" w:space="0" w:color="auto"/>
      </w:divBdr>
    </w:div>
    <w:div w:id="212231233">
      <w:bodyDiv w:val="1"/>
      <w:marLeft w:val="0"/>
      <w:marRight w:val="0"/>
      <w:marTop w:val="0"/>
      <w:marBottom w:val="0"/>
      <w:divBdr>
        <w:top w:val="none" w:sz="0" w:space="0" w:color="auto"/>
        <w:left w:val="none" w:sz="0" w:space="0" w:color="auto"/>
        <w:bottom w:val="none" w:sz="0" w:space="0" w:color="auto"/>
        <w:right w:val="none" w:sz="0" w:space="0" w:color="auto"/>
      </w:divBdr>
      <w:divsChild>
        <w:div w:id="1148286745">
          <w:marLeft w:val="547"/>
          <w:marRight w:val="0"/>
          <w:marTop w:val="115"/>
          <w:marBottom w:val="0"/>
          <w:divBdr>
            <w:top w:val="none" w:sz="0" w:space="0" w:color="auto"/>
            <w:left w:val="none" w:sz="0" w:space="0" w:color="auto"/>
            <w:bottom w:val="none" w:sz="0" w:space="0" w:color="auto"/>
            <w:right w:val="none" w:sz="0" w:space="0" w:color="auto"/>
          </w:divBdr>
        </w:div>
        <w:div w:id="1316295818">
          <w:marLeft w:val="547"/>
          <w:marRight w:val="0"/>
          <w:marTop w:val="115"/>
          <w:marBottom w:val="0"/>
          <w:divBdr>
            <w:top w:val="none" w:sz="0" w:space="0" w:color="auto"/>
            <w:left w:val="none" w:sz="0" w:space="0" w:color="auto"/>
            <w:bottom w:val="none" w:sz="0" w:space="0" w:color="auto"/>
            <w:right w:val="none" w:sz="0" w:space="0" w:color="auto"/>
          </w:divBdr>
        </w:div>
      </w:divsChild>
    </w:div>
    <w:div w:id="213087276">
      <w:bodyDiv w:val="1"/>
      <w:marLeft w:val="0"/>
      <w:marRight w:val="0"/>
      <w:marTop w:val="0"/>
      <w:marBottom w:val="0"/>
      <w:divBdr>
        <w:top w:val="none" w:sz="0" w:space="0" w:color="auto"/>
        <w:left w:val="none" w:sz="0" w:space="0" w:color="auto"/>
        <w:bottom w:val="none" w:sz="0" w:space="0" w:color="auto"/>
        <w:right w:val="none" w:sz="0" w:space="0" w:color="auto"/>
      </w:divBdr>
    </w:div>
    <w:div w:id="215313281">
      <w:bodyDiv w:val="1"/>
      <w:marLeft w:val="0"/>
      <w:marRight w:val="0"/>
      <w:marTop w:val="0"/>
      <w:marBottom w:val="0"/>
      <w:divBdr>
        <w:top w:val="none" w:sz="0" w:space="0" w:color="auto"/>
        <w:left w:val="none" w:sz="0" w:space="0" w:color="auto"/>
        <w:bottom w:val="none" w:sz="0" w:space="0" w:color="auto"/>
        <w:right w:val="none" w:sz="0" w:space="0" w:color="auto"/>
      </w:divBdr>
      <w:divsChild>
        <w:div w:id="546909">
          <w:marLeft w:val="1166"/>
          <w:marRight w:val="0"/>
          <w:marTop w:val="106"/>
          <w:marBottom w:val="0"/>
          <w:divBdr>
            <w:top w:val="none" w:sz="0" w:space="0" w:color="auto"/>
            <w:left w:val="none" w:sz="0" w:space="0" w:color="auto"/>
            <w:bottom w:val="none" w:sz="0" w:space="0" w:color="auto"/>
            <w:right w:val="none" w:sz="0" w:space="0" w:color="auto"/>
          </w:divBdr>
        </w:div>
        <w:div w:id="657926543">
          <w:marLeft w:val="547"/>
          <w:marRight w:val="0"/>
          <w:marTop w:val="125"/>
          <w:marBottom w:val="0"/>
          <w:divBdr>
            <w:top w:val="none" w:sz="0" w:space="0" w:color="auto"/>
            <w:left w:val="none" w:sz="0" w:space="0" w:color="auto"/>
            <w:bottom w:val="none" w:sz="0" w:space="0" w:color="auto"/>
            <w:right w:val="none" w:sz="0" w:space="0" w:color="auto"/>
          </w:divBdr>
        </w:div>
        <w:div w:id="754320583">
          <w:marLeft w:val="1166"/>
          <w:marRight w:val="0"/>
          <w:marTop w:val="106"/>
          <w:marBottom w:val="0"/>
          <w:divBdr>
            <w:top w:val="none" w:sz="0" w:space="0" w:color="auto"/>
            <w:left w:val="none" w:sz="0" w:space="0" w:color="auto"/>
            <w:bottom w:val="none" w:sz="0" w:space="0" w:color="auto"/>
            <w:right w:val="none" w:sz="0" w:space="0" w:color="auto"/>
          </w:divBdr>
        </w:div>
        <w:div w:id="855272450">
          <w:marLeft w:val="1800"/>
          <w:marRight w:val="0"/>
          <w:marTop w:val="91"/>
          <w:marBottom w:val="0"/>
          <w:divBdr>
            <w:top w:val="none" w:sz="0" w:space="0" w:color="auto"/>
            <w:left w:val="none" w:sz="0" w:space="0" w:color="auto"/>
            <w:bottom w:val="none" w:sz="0" w:space="0" w:color="auto"/>
            <w:right w:val="none" w:sz="0" w:space="0" w:color="auto"/>
          </w:divBdr>
        </w:div>
        <w:div w:id="1142622421">
          <w:marLeft w:val="1166"/>
          <w:marRight w:val="0"/>
          <w:marTop w:val="106"/>
          <w:marBottom w:val="0"/>
          <w:divBdr>
            <w:top w:val="none" w:sz="0" w:space="0" w:color="auto"/>
            <w:left w:val="none" w:sz="0" w:space="0" w:color="auto"/>
            <w:bottom w:val="none" w:sz="0" w:space="0" w:color="auto"/>
            <w:right w:val="none" w:sz="0" w:space="0" w:color="auto"/>
          </w:divBdr>
        </w:div>
        <w:div w:id="1754622576">
          <w:marLeft w:val="547"/>
          <w:marRight w:val="0"/>
          <w:marTop w:val="125"/>
          <w:marBottom w:val="0"/>
          <w:divBdr>
            <w:top w:val="none" w:sz="0" w:space="0" w:color="auto"/>
            <w:left w:val="none" w:sz="0" w:space="0" w:color="auto"/>
            <w:bottom w:val="none" w:sz="0" w:space="0" w:color="auto"/>
            <w:right w:val="none" w:sz="0" w:space="0" w:color="auto"/>
          </w:divBdr>
        </w:div>
        <w:div w:id="1781993837">
          <w:marLeft w:val="1800"/>
          <w:marRight w:val="0"/>
          <w:marTop w:val="91"/>
          <w:marBottom w:val="0"/>
          <w:divBdr>
            <w:top w:val="none" w:sz="0" w:space="0" w:color="auto"/>
            <w:left w:val="none" w:sz="0" w:space="0" w:color="auto"/>
            <w:bottom w:val="none" w:sz="0" w:space="0" w:color="auto"/>
            <w:right w:val="none" w:sz="0" w:space="0" w:color="auto"/>
          </w:divBdr>
        </w:div>
        <w:div w:id="2019458482">
          <w:marLeft w:val="1166"/>
          <w:marRight w:val="0"/>
          <w:marTop w:val="106"/>
          <w:marBottom w:val="0"/>
          <w:divBdr>
            <w:top w:val="none" w:sz="0" w:space="0" w:color="auto"/>
            <w:left w:val="none" w:sz="0" w:space="0" w:color="auto"/>
            <w:bottom w:val="none" w:sz="0" w:space="0" w:color="auto"/>
            <w:right w:val="none" w:sz="0" w:space="0" w:color="auto"/>
          </w:divBdr>
        </w:div>
        <w:div w:id="2119526821">
          <w:marLeft w:val="1800"/>
          <w:marRight w:val="0"/>
          <w:marTop w:val="91"/>
          <w:marBottom w:val="0"/>
          <w:divBdr>
            <w:top w:val="none" w:sz="0" w:space="0" w:color="auto"/>
            <w:left w:val="none" w:sz="0" w:space="0" w:color="auto"/>
            <w:bottom w:val="none" w:sz="0" w:space="0" w:color="auto"/>
            <w:right w:val="none" w:sz="0" w:space="0" w:color="auto"/>
          </w:divBdr>
        </w:div>
      </w:divsChild>
    </w:div>
    <w:div w:id="215436159">
      <w:bodyDiv w:val="1"/>
      <w:marLeft w:val="0"/>
      <w:marRight w:val="0"/>
      <w:marTop w:val="0"/>
      <w:marBottom w:val="0"/>
      <w:divBdr>
        <w:top w:val="none" w:sz="0" w:space="0" w:color="auto"/>
        <w:left w:val="none" w:sz="0" w:space="0" w:color="auto"/>
        <w:bottom w:val="none" w:sz="0" w:space="0" w:color="auto"/>
        <w:right w:val="none" w:sz="0" w:space="0" w:color="auto"/>
      </w:divBdr>
    </w:div>
    <w:div w:id="216087801">
      <w:bodyDiv w:val="1"/>
      <w:marLeft w:val="0"/>
      <w:marRight w:val="0"/>
      <w:marTop w:val="0"/>
      <w:marBottom w:val="0"/>
      <w:divBdr>
        <w:top w:val="none" w:sz="0" w:space="0" w:color="auto"/>
        <w:left w:val="none" w:sz="0" w:space="0" w:color="auto"/>
        <w:bottom w:val="none" w:sz="0" w:space="0" w:color="auto"/>
        <w:right w:val="none" w:sz="0" w:space="0" w:color="auto"/>
      </w:divBdr>
    </w:div>
    <w:div w:id="216551591">
      <w:bodyDiv w:val="1"/>
      <w:marLeft w:val="0"/>
      <w:marRight w:val="0"/>
      <w:marTop w:val="0"/>
      <w:marBottom w:val="0"/>
      <w:divBdr>
        <w:top w:val="none" w:sz="0" w:space="0" w:color="auto"/>
        <w:left w:val="none" w:sz="0" w:space="0" w:color="auto"/>
        <w:bottom w:val="none" w:sz="0" w:space="0" w:color="auto"/>
        <w:right w:val="none" w:sz="0" w:space="0" w:color="auto"/>
      </w:divBdr>
    </w:div>
    <w:div w:id="216821788">
      <w:bodyDiv w:val="1"/>
      <w:marLeft w:val="0"/>
      <w:marRight w:val="0"/>
      <w:marTop w:val="0"/>
      <w:marBottom w:val="0"/>
      <w:divBdr>
        <w:top w:val="none" w:sz="0" w:space="0" w:color="auto"/>
        <w:left w:val="none" w:sz="0" w:space="0" w:color="auto"/>
        <w:bottom w:val="none" w:sz="0" w:space="0" w:color="auto"/>
        <w:right w:val="none" w:sz="0" w:space="0" w:color="auto"/>
      </w:divBdr>
    </w:div>
    <w:div w:id="218051616">
      <w:bodyDiv w:val="1"/>
      <w:marLeft w:val="0"/>
      <w:marRight w:val="0"/>
      <w:marTop w:val="0"/>
      <w:marBottom w:val="0"/>
      <w:divBdr>
        <w:top w:val="none" w:sz="0" w:space="0" w:color="auto"/>
        <w:left w:val="none" w:sz="0" w:space="0" w:color="auto"/>
        <w:bottom w:val="none" w:sz="0" w:space="0" w:color="auto"/>
        <w:right w:val="none" w:sz="0" w:space="0" w:color="auto"/>
      </w:divBdr>
    </w:div>
    <w:div w:id="218244909">
      <w:bodyDiv w:val="1"/>
      <w:marLeft w:val="0"/>
      <w:marRight w:val="0"/>
      <w:marTop w:val="0"/>
      <w:marBottom w:val="0"/>
      <w:divBdr>
        <w:top w:val="none" w:sz="0" w:space="0" w:color="auto"/>
        <w:left w:val="none" w:sz="0" w:space="0" w:color="auto"/>
        <w:bottom w:val="none" w:sz="0" w:space="0" w:color="auto"/>
        <w:right w:val="none" w:sz="0" w:space="0" w:color="auto"/>
      </w:divBdr>
    </w:div>
    <w:div w:id="219094971">
      <w:bodyDiv w:val="1"/>
      <w:marLeft w:val="0"/>
      <w:marRight w:val="0"/>
      <w:marTop w:val="0"/>
      <w:marBottom w:val="0"/>
      <w:divBdr>
        <w:top w:val="none" w:sz="0" w:space="0" w:color="auto"/>
        <w:left w:val="none" w:sz="0" w:space="0" w:color="auto"/>
        <w:bottom w:val="none" w:sz="0" w:space="0" w:color="auto"/>
        <w:right w:val="none" w:sz="0" w:space="0" w:color="auto"/>
      </w:divBdr>
    </w:div>
    <w:div w:id="219833259">
      <w:bodyDiv w:val="1"/>
      <w:marLeft w:val="0"/>
      <w:marRight w:val="0"/>
      <w:marTop w:val="0"/>
      <w:marBottom w:val="0"/>
      <w:divBdr>
        <w:top w:val="none" w:sz="0" w:space="0" w:color="auto"/>
        <w:left w:val="none" w:sz="0" w:space="0" w:color="auto"/>
        <w:bottom w:val="none" w:sz="0" w:space="0" w:color="auto"/>
        <w:right w:val="none" w:sz="0" w:space="0" w:color="auto"/>
      </w:divBdr>
      <w:divsChild>
        <w:div w:id="559904046">
          <w:marLeft w:val="1166"/>
          <w:marRight w:val="0"/>
          <w:marTop w:val="96"/>
          <w:marBottom w:val="0"/>
          <w:divBdr>
            <w:top w:val="none" w:sz="0" w:space="0" w:color="auto"/>
            <w:left w:val="none" w:sz="0" w:space="0" w:color="auto"/>
            <w:bottom w:val="none" w:sz="0" w:space="0" w:color="auto"/>
            <w:right w:val="none" w:sz="0" w:space="0" w:color="auto"/>
          </w:divBdr>
        </w:div>
        <w:div w:id="716048713">
          <w:marLeft w:val="547"/>
          <w:marRight w:val="0"/>
          <w:marTop w:val="115"/>
          <w:marBottom w:val="0"/>
          <w:divBdr>
            <w:top w:val="none" w:sz="0" w:space="0" w:color="auto"/>
            <w:left w:val="none" w:sz="0" w:space="0" w:color="auto"/>
            <w:bottom w:val="none" w:sz="0" w:space="0" w:color="auto"/>
            <w:right w:val="none" w:sz="0" w:space="0" w:color="auto"/>
          </w:divBdr>
        </w:div>
        <w:div w:id="1414010473">
          <w:marLeft w:val="1166"/>
          <w:marRight w:val="0"/>
          <w:marTop w:val="96"/>
          <w:marBottom w:val="0"/>
          <w:divBdr>
            <w:top w:val="none" w:sz="0" w:space="0" w:color="auto"/>
            <w:left w:val="none" w:sz="0" w:space="0" w:color="auto"/>
            <w:bottom w:val="none" w:sz="0" w:space="0" w:color="auto"/>
            <w:right w:val="none" w:sz="0" w:space="0" w:color="auto"/>
          </w:divBdr>
        </w:div>
        <w:div w:id="1724056620">
          <w:marLeft w:val="547"/>
          <w:marRight w:val="0"/>
          <w:marTop w:val="115"/>
          <w:marBottom w:val="0"/>
          <w:divBdr>
            <w:top w:val="none" w:sz="0" w:space="0" w:color="auto"/>
            <w:left w:val="none" w:sz="0" w:space="0" w:color="auto"/>
            <w:bottom w:val="none" w:sz="0" w:space="0" w:color="auto"/>
            <w:right w:val="none" w:sz="0" w:space="0" w:color="auto"/>
          </w:divBdr>
        </w:div>
        <w:div w:id="1883133425">
          <w:marLeft w:val="547"/>
          <w:marRight w:val="0"/>
          <w:marTop w:val="115"/>
          <w:marBottom w:val="0"/>
          <w:divBdr>
            <w:top w:val="none" w:sz="0" w:space="0" w:color="auto"/>
            <w:left w:val="none" w:sz="0" w:space="0" w:color="auto"/>
            <w:bottom w:val="none" w:sz="0" w:space="0" w:color="auto"/>
            <w:right w:val="none" w:sz="0" w:space="0" w:color="auto"/>
          </w:divBdr>
        </w:div>
      </w:divsChild>
    </w:div>
    <w:div w:id="219948106">
      <w:bodyDiv w:val="1"/>
      <w:marLeft w:val="0"/>
      <w:marRight w:val="0"/>
      <w:marTop w:val="0"/>
      <w:marBottom w:val="0"/>
      <w:divBdr>
        <w:top w:val="none" w:sz="0" w:space="0" w:color="auto"/>
        <w:left w:val="none" w:sz="0" w:space="0" w:color="auto"/>
        <w:bottom w:val="none" w:sz="0" w:space="0" w:color="auto"/>
        <w:right w:val="none" w:sz="0" w:space="0" w:color="auto"/>
      </w:divBdr>
    </w:div>
    <w:div w:id="220406487">
      <w:bodyDiv w:val="1"/>
      <w:marLeft w:val="0"/>
      <w:marRight w:val="0"/>
      <w:marTop w:val="0"/>
      <w:marBottom w:val="0"/>
      <w:divBdr>
        <w:top w:val="none" w:sz="0" w:space="0" w:color="auto"/>
        <w:left w:val="none" w:sz="0" w:space="0" w:color="auto"/>
        <w:bottom w:val="none" w:sz="0" w:space="0" w:color="auto"/>
        <w:right w:val="none" w:sz="0" w:space="0" w:color="auto"/>
      </w:divBdr>
    </w:div>
    <w:div w:id="220486051">
      <w:bodyDiv w:val="1"/>
      <w:marLeft w:val="0"/>
      <w:marRight w:val="0"/>
      <w:marTop w:val="0"/>
      <w:marBottom w:val="0"/>
      <w:divBdr>
        <w:top w:val="none" w:sz="0" w:space="0" w:color="auto"/>
        <w:left w:val="none" w:sz="0" w:space="0" w:color="auto"/>
        <w:bottom w:val="none" w:sz="0" w:space="0" w:color="auto"/>
        <w:right w:val="none" w:sz="0" w:space="0" w:color="auto"/>
      </w:divBdr>
    </w:div>
    <w:div w:id="221674103">
      <w:bodyDiv w:val="1"/>
      <w:marLeft w:val="0"/>
      <w:marRight w:val="0"/>
      <w:marTop w:val="0"/>
      <w:marBottom w:val="0"/>
      <w:divBdr>
        <w:top w:val="none" w:sz="0" w:space="0" w:color="auto"/>
        <w:left w:val="none" w:sz="0" w:space="0" w:color="auto"/>
        <w:bottom w:val="none" w:sz="0" w:space="0" w:color="auto"/>
        <w:right w:val="none" w:sz="0" w:space="0" w:color="auto"/>
      </w:divBdr>
    </w:div>
    <w:div w:id="222059550">
      <w:bodyDiv w:val="1"/>
      <w:marLeft w:val="0"/>
      <w:marRight w:val="0"/>
      <w:marTop w:val="0"/>
      <w:marBottom w:val="0"/>
      <w:divBdr>
        <w:top w:val="none" w:sz="0" w:space="0" w:color="auto"/>
        <w:left w:val="none" w:sz="0" w:space="0" w:color="auto"/>
        <w:bottom w:val="none" w:sz="0" w:space="0" w:color="auto"/>
        <w:right w:val="none" w:sz="0" w:space="0" w:color="auto"/>
      </w:divBdr>
      <w:divsChild>
        <w:div w:id="1550527708">
          <w:marLeft w:val="0"/>
          <w:marRight w:val="0"/>
          <w:marTop w:val="0"/>
          <w:marBottom w:val="0"/>
          <w:divBdr>
            <w:top w:val="none" w:sz="0" w:space="0" w:color="auto"/>
            <w:left w:val="none" w:sz="0" w:space="0" w:color="auto"/>
            <w:bottom w:val="none" w:sz="0" w:space="0" w:color="auto"/>
            <w:right w:val="none" w:sz="0" w:space="0" w:color="auto"/>
          </w:divBdr>
        </w:div>
      </w:divsChild>
    </w:div>
    <w:div w:id="222520401">
      <w:bodyDiv w:val="1"/>
      <w:marLeft w:val="0"/>
      <w:marRight w:val="0"/>
      <w:marTop w:val="0"/>
      <w:marBottom w:val="0"/>
      <w:divBdr>
        <w:top w:val="none" w:sz="0" w:space="0" w:color="auto"/>
        <w:left w:val="none" w:sz="0" w:space="0" w:color="auto"/>
        <w:bottom w:val="none" w:sz="0" w:space="0" w:color="auto"/>
        <w:right w:val="none" w:sz="0" w:space="0" w:color="auto"/>
      </w:divBdr>
    </w:div>
    <w:div w:id="224534211">
      <w:bodyDiv w:val="1"/>
      <w:marLeft w:val="0"/>
      <w:marRight w:val="0"/>
      <w:marTop w:val="0"/>
      <w:marBottom w:val="0"/>
      <w:divBdr>
        <w:top w:val="none" w:sz="0" w:space="0" w:color="auto"/>
        <w:left w:val="none" w:sz="0" w:space="0" w:color="auto"/>
        <w:bottom w:val="none" w:sz="0" w:space="0" w:color="auto"/>
        <w:right w:val="none" w:sz="0" w:space="0" w:color="auto"/>
      </w:divBdr>
      <w:divsChild>
        <w:div w:id="107899014">
          <w:marLeft w:val="1800"/>
          <w:marRight w:val="0"/>
          <w:marTop w:val="77"/>
          <w:marBottom w:val="0"/>
          <w:divBdr>
            <w:top w:val="none" w:sz="0" w:space="0" w:color="auto"/>
            <w:left w:val="none" w:sz="0" w:space="0" w:color="auto"/>
            <w:bottom w:val="none" w:sz="0" w:space="0" w:color="auto"/>
            <w:right w:val="none" w:sz="0" w:space="0" w:color="auto"/>
          </w:divBdr>
        </w:div>
        <w:div w:id="269969566">
          <w:marLeft w:val="1800"/>
          <w:marRight w:val="0"/>
          <w:marTop w:val="77"/>
          <w:marBottom w:val="0"/>
          <w:divBdr>
            <w:top w:val="none" w:sz="0" w:space="0" w:color="auto"/>
            <w:left w:val="none" w:sz="0" w:space="0" w:color="auto"/>
            <w:bottom w:val="none" w:sz="0" w:space="0" w:color="auto"/>
            <w:right w:val="none" w:sz="0" w:space="0" w:color="auto"/>
          </w:divBdr>
        </w:div>
        <w:div w:id="282348874">
          <w:marLeft w:val="547"/>
          <w:marRight w:val="0"/>
          <w:marTop w:val="96"/>
          <w:marBottom w:val="0"/>
          <w:divBdr>
            <w:top w:val="none" w:sz="0" w:space="0" w:color="auto"/>
            <w:left w:val="none" w:sz="0" w:space="0" w:color="auto"/>
            <w:bottom w:val="none" w:sz="0" w:space="0" w:color="auto"/>
            <w:right w:val="none" w:sz="0" w:space="0" w:color="auto"/>
          </w:divBdr>
        </w:div>
        <w:div w:id="560096325">
          <w:marLeft w:val="1800"/>
          <w:marRight w:val="0"/>
          <w:marTop w:val="77"/>
          <w:marBottom w:val="0"/>
          <w:divBdr>
            <w:top w:val="none" w:sz="0" w:space="0" w:color="auto"/>
            <w:left w:val="none" w:sz="0" w:space="0" w:color="auto"/>
            <w:bottom w:val="none" w:sz="0" w:space="0" w:color="auto"/>
            <w:right w:val="none" w:sz="0" w:space="0" w:color="auto"/>
          </w:divBdr>
        </w:div>
        <w:div w:id="617177834">
          <w:marLeft w:val="1166"/>
          <w:marRight w:val="0"/>
          <w:marTop w:val="96"/>
          <w:marBottom w:val="0"/>
          <w:divBdr>
            <w:top w:val="none" w:sz="0" w:space="0" w:color="auto"/>
            <w:left w:val="none" w:sz="0" w:space="0" w:color="auto"/>
            <w:bottom w:val="none" w:sz="0" w:space="0" w:color="auto"/>
            <w:right w:val="none" w:sz="0" w:space="0" w:color="auto"/>
          </w:divBdr>
        </w:div>
        <w:div w:id="674187116">
          <w:marLeft w:val="1800"/>
          <w:marRight w:val="0"/>
          <w:marTop w:val="77"/>
          <w:marBottom w:val="0"/>
          <w:divBdr>
            <w:top w:val="none" w:sz="0" w:space="0" w:color="auto"/>
            <w:left w:val="none" w:sz="0" w:space="0" w:color="auto"/>
            <w:bottom w:val="none" w:sz="0" w:space="0" w:color="auto"/>
            <w:right w:val="none" w:sz="0" w:space="0" w:color="auto"/>
          </w:divBdr>
        </w:div>
        <w:div w:id="1095982834">
          <w:marLeft w:val="1166"/>
          <w:marRight w:val="0"/>
          <w:marTop w:val="96"/>
          <w:marBottom w:val="0"/>
          <w:divBdr>
            <w:top w:val="none" w:sz="0" w:space="0" w:color="auto"/>
            <w:left w:val="none" w:sz="0" w:space="0" w:color="auto"/>
            <w:bottom w:val="none" w:sz="0" w:space="0" w:color="auto"/>
            <w:right w:val="none" w:sz="0" w:space="0" w:color="auto"/>
          </w:divBdr>
        </w:div>
        <w:div w:id="1266226144">
          <w:marLeft w:val="1800"/>
          <w:marRight w:val="0"/>
          <w:marTop w:val="77"/>
          <w:marBottom w:val="0"/>
          <w:divBdr>
            <w:top w:val="none" w:sz="0" w:space="0" w:color="auto"/>
            <w:left w:val="none" w:sz="0" w:space="0" w:color="auto"/>
            <w:bottom w:val="none" w:sz="0" w:space="0" w:color="auto"/>
            <w:right w:val="none" w:sz="0" w:space="0" w:color="auto"/>
          </w:divBdr>
        </w:div>
        <w:div w:id="1417021134">
          <w:marLeft w:val="1166"/>
          <w:marRight w:val="0"/>
          <w:marTop w:val="96"/>
          <w:marBottom w:val="0"/>
          <w:divBdr>
            <w:top w:val="none" w:sz="0" w:space="0" w:color="auto"/>
            <w:left w:val="none" w:sz="0" w:space="0" w:color="auto"/>
            <w:bottom w:val="none" w:sz="0" w:space="0" w:color="auto"/>
            <w:right w:val="none" w:sz="0" w:space="0" w:color="auto"/>
          </w:divBdr>
        </w:div>
        <w:div w:id="1662393593">
          <w:marLeft w:val="1800"/>
          <w:marRight w:val="0"/>
          <w:marTop w:val="77"/>
          <w:marBottom w:val="0"/>
          <w:divBdr>
            <w:top w:val="none" w:sz="0" w:space="0" w:color="auto"/>
            <w:left w:val="none" w:sz="0" w:space="0" w:color="auto"/>
            <w:bottom w:val="none" w:sz="0" w:space="0" w:color="auto"/>
            <w:right w:val="none" w:sz="0" w:space="0" w:color="auto"/>
          </w:divBdr>
        </w:div>
        <w:div w:id="1925723997">
          <w:marLeft w:val="1800"/>
          <w:marRight w:val="0"/>
          <w:marTop w:val="77"/>
          <w:marBottom w:val="0"/>
          <w:divBdr>
            <w:top w:val="none" w:sz="0" w:space="0" w:color="auto"/>
            <w:left w:val="none" w:sz="0" w:space="0" w:color="auto"/>
            <w:bottom w:val="none" w:sz="0" w:space="0" w:color="auto"/>
            <w:right w:val="none" w:sz="0" w:space="0" w:color="auto"/>
          </w:divBdr>
        </w:div>
      </w:divsChild>
    </w:div>
    <w:div w:id="227226708">
      <w:bodyDiv w:val="1"/>
      <w:marLeft w:val="0"/>
      <w:marRight w:val="0"/>
      <w:marTop w:val="0"/>
      <w:marBottom w:val="0"/>
      <w:divBdr>
        <w:top w:val="none" w:sz="0" w:space="0" w:color="auto"/>
        <w:left w:val="none" w:sz="0" w:space="0" w:color="auto"/>
        <w:bottom w:val="none" w:sz="0" w:space="0" w:color="auto"/>
        <w:right w:val="none" w:sz="0" w:space="0" w:color="auto"/>
      </w:divBdr>
    </w:div>
    <w:div w:id="228196697">
      <w:bodyDiv w:val="1"/>
      <w:marLeft w:val="0"/>
      <w:marRight w:val="0"/>
      <w:marTop w:val="0"/>
      <w:marBottom w:val="0"/>
      <w:divBdr>
        <w:top w:val="none" w:sz="0" w:space="0" w:color="auto"/>
        <w:left w:val="none" w:sz="0" w:space="0" w:color="auto"/>
        <w:bottom w:val="none" w:sz="0" w:space="0" w:color="auto"/>
        <w:right w:val="none" w:sz="0" w:space="0" w:color="auto"/>
      </w:divBdr>
    </w:div>
    <w:div w:id="230694962">
      <w:bodyDiv w:val="1"/>
      <w:marLeft w:val="0"/>
      <w:marRight w:val="0"/>
      <w:marTop w:val="0"/>
      <w:marBottom w:val="0"/>
      <w:divBdr>
        <w:top w:val="none" w:sz="0" w:space="0" w:color="auto"/>
        <w:left w:val="none" w:sz="0" w:space="0" w:color="auto"/>
        <w:bottom w:val="none" w:sz="0" w:space="0" w:color="auto"/>
        <w:right w:val="none" w:sz="0" w:space="0" w:color="auto"/>
      </w:divBdr>
      <w:divsChild>
        <w:div w:id="326710112">
          <w:marLeft w:val="547"/>
          <w:marRight w:val="0"/>
          <w:marTop w:val="115"/>
          <w:marBottom w:val="0"/>
          <w:divBdr>
            <w:top w:val="none" w:sz="0" w:space="0" w:color="auto"/>
            <w:left w:val="none" w:sz="0" w:space="0" w:color="auto"/>
            <w:bottom w:val="none" w:sz="0" w:space="0" w:color="auto"/>
            <w:right w:val="none" w:sz="0" w:space="0" w:color="auto"/>
          </w:divBdr>
        </w:div>
        <w:div w:id="1281303024">
          <w:marLeft w:val="1166"/>
          <w:marRight w:val="0"/>
          <w:marTop w:val="96"/>
          <w:marBottom w:val="0"/>
          <w:divBdr>
            <w:top w:val="none" w:sz="0" w:space="0" w:color="auto"/>
            <w:left w:val="none" w:sz="0" w:space="0" w:color="auto"/>
            <w:bottom w:val="none" w:sz="0" w:space="0" w:color="auto"/>
            <w:right w:val="none" w:sz="0" w:space="0" w:color="auto"/>
          </w:divBdr>
        </w:div>
        <w:div w:id="1561868422">
          <w:marLeft w:val="547"/>
          <w:marRight w:val="0"/>
          <w:marTop w:val="115"/>
          <w:marBottom w:val="0"/>
          <w:divBdr>
            <w:top w:val="none" w:sz="0" w:space="0" w:color="auto"/>
            <w:left w:val="none" w:sz="0" w:space="0" w:color="auto"/>
            <w:bottom w:val="none" w:sz="0" w:space="0" w:color="auto"/>
            <w:right w:val="none" w:sz="0" w:space="0" w:color="auto"/>
          </w:divBdr>
        </w:div>
      </w:divsChild>
    </w:div>
    <w:div w:id="230777444">
      <w:bodyDiv w:val="1"/>
      <w:marLeft w:val="0"/>
      <w:marRight w:val="0"/>
      <w:marTop w:val="0"/>
      <w:marBottom w:val="0"/>
      <w:divBdr>
        <w:top w:val="none" w:sz="0" w:space="0" w:color="auto"/>
        <w:left w:val="none" w:sz="0" w:space="0" w:color="auto"/>
        <w:bottom w:val="none" w:sz="0" w:space="0" w:color="auto"/>
        <w:right w:val="none" w:sz="0" w:space="0" w:color="auto"/>
      </w:divBdr>
    </w:div>
    <w:div w:id="231239395">
      <w:bodyDiv w:val="1"/>
      <w:marLeft w:val="0"/>
      <w:marRight w:val="0"/>
      <w:marTop w:val="0"/>
      <w:marBottom w:val="0"/>
      <w:divBdr>
        <w:top w:val="none" w:sz="0" w:space="0" w:color="auto"/>
        <w:left w:val="none" w:sz="0" w:space="0" w:color="auto"/>
        <w:bottom w:val="none" w:sz="0" w:space="0" w:color="auto"/>
        <w:right w:val="none" w:sz="0" w:space="0" w:color="auto"/>
      </w:divBdr>
      <w:divsChild>
        <w:div w:id="145124460">
          <w:marLeft w:val="547"/>
          <w:marRight w:val="0"/>
          <w:marTop w:val="72"/>
          <w:marBottom w:val="0"/>
          <w:divBdr>
            <w:top w:val="none" w:sz="0" w:space="0" w:color="auto"/>
            <w:left w:val="none" w:sz="0" w:space="0" w:color="auto"/>
            <w:bottom w:val="none" w:sz="0" w:space="0" w:color="auto"/>
            <w:right w:val="none" w:sz="0" w:space="0" w:color="auto"/>
          </w:divBdr>
        </w:div>
        <w:div w:id="379986676">
          <w:marLeft w:val="1166"/>
          <w:marRight w:val="0"/>
          <w:marTop w:val="62"/>
          <w:marBottom w:val="0"/>
          <w:divBdr>
            <w:top w:val="none" w:sz="0" w:space="0" w:color="auto"/>
            <w:left w:val="none" w:sz="0" w:space="0" w:color="auto"/>
            <w:bottom w:val="none" w:sz="0" w:space="0" w:color="auto"/>
            <w:right w:val="none" w:sz="0" w:space="0" w:color="auto"/>
          </w:divBdr>
        </w:div>
        <w:div w:id="426661626">
          <w:marLeft w:val="2520"/>
          <w:marRight w:val="0"/>
          <w:marTop w:val="48"/>
          <w:marBottom w:val="0"/>
          <w:divBdr>
            <w:top w:val="none" w:sz="0" w:space="0" w:color="auto"/>
            <w:left w:val="none" w:sz="0" w:space="0" w:color="auto"/>
            <w:bottom w:val="none" w:sz="0" w:space="0" w:color="auto"/>
            <w:right w:val="none" w:sz="0" w:space="0" w:color="auto"/>
          </w:divBdr>
        </w:div>
        <w:div w:id="497229590">
          <w:marLeft w:val="2520"/>
          <w:marRight w:val="0"/>
          <w:marTop w:val="48"/>
          <w:marBottom w:val="0"/>
          <w:divBdr>
            <w:top w:val="none" w:sz="0" w:space="0" w:color="auto"/>
            <w:left w:val="none" w:sz="0" w:space="0" w:color="auto"/>
            <w:bottom w:val="none" w:sz="0" w:space="0" w:color="auto"/>
            <w:right w:val="none" w:sz="0" w:space="0" w:color="auto"/>
          </w:divBdr>
        </w:div>
        <w:div w:id="508377466">
          <w:marLeft w:val="1166"/>
          <w:marRight w:val="0"/>
          <w:marTop w:val="62"/>
          <w:marBottom w:val="0"/>
          <w:divBdr>
            <w:top w:val="none" w:sz="0" w:space="0" w:color="auto"/>
            <w:left w:val="none" w:sz="0" w:space="0" w:color="auto"/>
            <w:bottom w:val="none" w:sz="0" w:space="0" w:color="auto"/>
            <w:right w:val="none" w:sz="0" w:space="0" w:color="auto"/>
          </w:divBdr>
        </w:div>
        <w:div w:id="605121512">
          <w:marLeft w:val="2520"/>
          <w:marRight w:val="0"/>
          <w:marTop w:val="48"/>
          <w:marBottom w:val="0"/>
          <w:divBdr>
            <w:top w:val="none" w:sz="0" w:space="0" w:color="auto"/>
            <w:left w:val="none" w:sz="0" w:space="0" w:color="auto"/>
            <w:bottom w:val="none" w:sz="0" w:space="0" w:color="auto"/>
            <w:right w:val="none" w:sz="0" w:space="0" w:color="auto"/>
          </w:divBdr>
        </w:div>
        <w:div w:id="867647925">
          <w:marLeft w:val="1800"/>
          <w:marRight w:val="0"/>
          <w:marTop w:val="53"/>
          <w:marBottom w:val="0"/>
          <w:divBdr>
            <w:top w:val="none" w:sz="0" w:space="0" w:color="auto"/>
            <w:left w:val="none" w:sz="0" w:space="0" w:color="auto"/>
            <w:bottom w:val="none" w:sz="0" w:space="0" w:color="auto"/>
            <w:right w:val="none" w:sz="0" w:space="0" w:color="auto"/>
          </w:divBdr>
        </w:div>
        <w:div w:id="878670145">
          <w:marLeft w:val="1166"/>
          <w:marRight w:val="0"/>
          <w:marTop w:val="62"/>
          <w:marBottom w:val="0"/>
          <w:divBdr>
            <w:top w:val="none" w:sz="0" w:space="0" w:color="auto"/>
            <w:left w:val="none" w:sz="0" w:space="0" w:color="auto"/>
            <w:bottom w:val="none" w:sz="0" w:space="0" w:color="auto"/>
            <w:right w:val="none" w:sz="0" w:space="0" w:color="auto"/>
          </w:divBdr>
        </w:div>
        <w:div w:id="934049939">
          <w:marLeft w:val="1800"/>
          <w:marRight w:val="0"/>
          <w:marTop w:val="53"/>
          <w:marBottom w:val="0"/>
          <w:divBdr>
            <w:top w:val="none" w:sz="0" w:space="0" w:color="auto"/>
            <w:left w:val="none" w:sz="0" w:space="0" w:color="auto"/>
            <w:bottom w:val="none" w:sz="0" w:space="0" w:color="auto"/>
            <w:right w:val="none" w:sz="0" w:space="0" w:color="auto"/>
          </w:divBdr>
        </w:div>
        <w:div w:id="970593080">
          <w:marLeft w:val="1800"/>
          <w:marRight w:val="0"/>
          <w:marTop w:val="53"/>
          <w:marBottom w:val="0"/>
          <w:divBdr>
            <w:top w:val="none" w:sz="0" w:space="0" w:color="auto"/>
            <w:left w:val="none" w:sz="0" w:space="0" w:color="auto"/>
            <w:bottom w:val="none" w:sz="0" w:space="0" w:color="auto"/>
            <w:right w:val="none" w:sz="0" w:space="0" w:color="auto"/>
          </w:divBdr>
        </w:div>
        <w:div w:id="1320303413">
          <w:marLeft w:val="1166"/>
          <w:marRight w:val="0"/>
          <w:marTop w:val="62"/>
          <w:marBottom w:val="0"/>
          <w:divBdr>
            <w:top w:val="none" w:sz="0" w:space="0" w:color="auto"/>
            <w:left w:val="none" w:sz="0" w:space="0" w:color="auto"/>
            <w:bottom w:val="none" w:sz="0" w:space="0" w:color="auto"/>
            <w:right w:val="none" w:sz="0" w:space="0" w:color="auto"/>
          </w:divBdr>
        </w:div>
        <w:div w:id="1362055290">
          <w:marLeft w:val="1800"/>
          <w:marRight w:val="0"/>
          <w:marTop w:val="53"/>
          <w:marBottom w:val="0"/>
          <w:divBdr>
            <w:top w:val="none" w:sz="0" w:space="0" w:color="auto"/>
            <w:left w:val="none" w:sz="0" w:space="0" w:color="auto"/>
            <w:bottom w:val="none" w:sz="0" w:space="0" w:color="auto"/>
            <w:right w:val="none" w:sz="0" w:space="0" w:color="auto"/>
          </w:divBdr>
        </w:div>
        <w:div w:id="1491291890">
          <w:marLeft w:val="1800"/>
          <w:marRight w:val="0"/>
          <w:marTop w:val="53"/>
          <w:marBottom w:val="0"/>
          <w:divBdr>
            <w:top w:val="none" w:sz="0" w:space="0" w:color="auto"/>
            <w:left w:val="none" w:sz="0" w:space="0" w:color="auto"/>
            <w:bottom w:val="none" w:sz="0" w:space="0" w:color="auto"/>
            <w:right w:val="none" w:sz="0" w:space="0" w:color="auto"/>
          </w:divBdr>
        </w:div>
        <w:div w:id="1491604434">
          <w:marLeft w:val="2520"/>
          <w:marRight w:val="0"/>
          <w:marTop w:val="48"/>
          <w:marBottom w:val="0"/>
          <w:divBdr>
            <w:top w:val="none" w:sz="0" w:space="0" w:color="auto"/>
            <w:left w:val="none" w:sz="0" w:space="0" w:color="auto"/>
            <w:bottom w:val="none" w:sz="0" w:space="0" w:color="auto"/>
            <w:right w:val="none" w:sz="0" w:space="0" w:color="auto"/>
          </w:divBdr>
        </w:div>
        <w:div w:id="1570460784">
          <w:marLeft w:val="547"/>
          <w:marRight w:val="0"/>
          <w:marTop w:val="72"/>
          <w:marBottom w:val="0"/>
          <w:divBdr>
            <w:top w:val="none" w:sz="0" w:space="0" w:color="auto"/>
            <w:left w:val="none" w:sz="0" w:space="0" w:color="auto"/>
            <w:bottom w:val="none" w:sz="0" w:space="0" w:color="auto"/>
            <w:right w:val="none" w:sz="0" w:space="0" w:color="auto"/>
          </w:divBdr>
        </w:div>
        <w:div w:id="1621107288">
          <w:marLeft w:val="1800"/>
          <w:marRight w:val="0"/>
          <w:marTop w:val="53"/>
          <w:marBottom w:val="0"/>
          <w:divBdr>
            <w:top w:val="none" w:sz="0" w:space="0" w:color="auto"/>
            <w:left w:val="none" w:sz="0" w:space="0" w:color="auto"/>
            <w:bottom w:val="none" w:sz="0" w:space="0" w:color="auto"/>
            <w:right w:val="none" w:sz="0" w:space="0" w:color="auto"/>
          </w:divBdr>
        </w:div>
        <w:div w:id="1675067360">
          <w:marLeft w:val="1166"/>
          <w:marRight w:val="0"/>
          <w:marTop w:val="62"/>
          <w:marBottom w:val="0"/>
          <w:divBdr>
            <w:top w:val="none" w:sz="0" w:space="0" w:color="auto"/>
            <w:left w:val="none" w:sz="0" w:space="0" w:color="auto"/>
            <w:bottom w:val="none" w:sz="0" w:space="0" w:color="auto"/>
            <w:right w:val="none" w:sz="0" w:space="0" w:color="auto"/>
          </w:divBdr>
        </w:div>
        <w:div w:id="1688099109">
          <w:marLeft w:val="1800"/>
          <w:marRight w:val="0"/>
          <w:marTop w:val="53"/>
          <w:marBottom w:val="0"/>
          <w:divBdr>
            <w:top w:val="none" w:sz="0" w:space="0" w:color="auto"/>
            <w:left w:val="none" w:sz="0" w:space="0" w:color="auto"/>
            <w:bottom w:val="none" w:sz="0" w:space="0" w:color="auto"/>
            <w:right w:val="none" w:sz="0" w:space="0" w:color="auto"/>
          </w:divBdr>
        </w:div>
        <w:div w:id="1845632110">
          <w:marLeft w:val="1166"/>
          <w:marRight w:val="0"/>
          <w:marTop w:val="62"/>
          <w:marBottom w:val="0"/>
          <w:divBdr>
            <w:top w:val="none" w:sz="0" w:space="0" w:color="auto"/>
            <w:left w:val="none" w:sz="0" w:space="0" w:color="auto"/>
            <w:bottom w:val="none" w:sz="0" w:space="0" w:color="auto"/>
            <w:right w:val="none" w:sz="0" w:space="0" w:color="auto"/>
          </w:divBdr>
        </w:div>
        <w:div w:id="2008360209">
          <w:marLeft w:val="1166"/>
          <w:marRight w:val="0"/>
          <w:marTop w:val="62"/>
          <w:marBottom w:val="0"/>
          <w:divBdr>
            <w:top w:val="none" w:sz="0" w:space="0" w:color="auto"/>
            <w:left w:val="none" w:sz="0" w:space="0" w:color="auto"/>
            <w:bottom w:val="none" w:sz="0" w:space="0" w:color="auto"/>
            <w:right w:val="none" w:sz="0" w:space="0" w:color="auto"/>
          </w:divBdr>
        </w:div>
      </w:divsChild>
    </w:div>
    <w:div w:id="231354636">
      <w:bodyDiv w:val="1"/>
      <w:marLeft w:val="0"/>
      <w:marRight w:val="0"/>
      <w:marTop w:val="0"/>
      <w:marBottom w:val="0"/>
      <w:divBdr>
        <w:top w:val="none" w:sz="0" w:space="0" w:color="auto"/>
        <w:left w:val="none" w:sz="0" w:space="0" w:color="auto"/>
        <w:bottom w:val="none" w:sz="0" w:space="0" w:color="auto"/>
        <w:right w:val="none" w:sz="0" w:space="0" w:color="auto"/>
      </w:divBdr>
    </w:div>
    <w:div w:id="232008426">
      <w:bodyDiv w:val="1"/>
      <w:marLeft w:val="0"/>
      <w:marRight w:val="0"/>
      <w:marTop w:val="0"/>
      <w:marBottom w:val="0"/>
      <w:divBdr>
        <w:top w:val="none" w:sz="0" w:space="0" w:color="auto"/>
        <w:left w:val="none" w:sz="0" w:space="0" w:color="auto"/>
        <w:bottom w:val="none" w:sz="0" w:space="0" w:color="auto"/>
        <w:right w:val="none" w:sz="0" w:space="0" w:color="auto"/>
      </w:divBdr>
      <w:divsChild>
        <w:div w:id="999845129">
          <w:marLeft w:val="0"/>
          <w:marRight w:val="0"/>
          <w:marTop w:val="0"/>
          <w:marBottom w:val="0"/>
          <w:divBdr>
            <w:top w:val="none" w:sz="0" w:space="0" w:color="auto"/>
            <w:left w:val="none" w:sz="0" w:space="0" w:color="auto"/>
            <w:bottom w:val="none" w:sz="0" w:space="0" w:color="auto"/>
            <w:right w:val="none" w:sz="0" w:space="0" w:color="auto"/>
          </w:divBdr>
          <w:divsChild>
            <w:div w:id="319577577">
              <w:marLeft w:val="0"/>
              <w:marRight w:val="0"/>
              <w:marTop w:val="0"/>
              <w:marBottom w:val="0"/>
              <w:divBdr>
                <w:top w:val="none" w:sz="0" w:space="0" w:color="auto"/>
                <w:left w:val="none" w:sz="0" w:space="0" w:color="auto"/>
                <w:bottom w:val="none" w:sz="0" w:space="0" w:color="auto"/>
                <w:right w:val="none" w:sz="0" w:space="0" w:color="auto"/>
              </w:divBdr>
            </w:div>
            <w:div w:id="830220835">
              <w:marLeft w:val="0"/>
              <w:marRight w:val="0"/>
              <w:marTop w:val="0"/>
              <w:marBottom w:val="0"/>
              <w:divBdr>
                <w:top w:val="none" w:sz="0" w:space="0" w:color="auto"/>
                <w:left w:val="none" w:sz="0" w:space="0" w:color="auto"/>
                <w:bottom w:val="none" w:sz="0" w:space="0" w:color="auto"/>
                <w:right w:val="none" w:sz="0" w:space="0" w:color="auto"/>
              </w:divBdr>
            </w:div>
            <w:div w:id="169800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743610">
      <w:bodyDiv w:val="1"/>
      <w:marLeft w:val="0"/>
      <w:marRight w:val="0"/>
      <w:marTop w:val="0"/>
      <w:marBottom w:val="0"/>
      <w:divBdr>
        <w:top w:val="none" w:sz="0" w:space="0" w:color="auto"/>
        <w:left w:val="none" w:sz="0" w:space="0" w:color="auto"/>
        <w:bottom w:val="none" w:sz="0" w:space="0" w:color="auto"/>
        <w:right w:val="none" w:sz="0" w:space="0" w:color="auto"/>
      </w:divBdr>
    </w:div>
    <w:div w:id="232744496">
      <w:bodyDiv w:val="1"/>
      <w:marLeft w:val="0"/>
      <w:marRight w:val="0"/>
      <w:marTop w:val="0"/>
      <w:marBottom w:val="0"/>
      <w:divBdr>
        <w:top w:val="none" w:sz="0" w:space="0" w:color="auto"/>
        <w:left w:val="none" w:sz="0" w:space="0" w:color="auto"/>
        <w:bottom w:val="none" w:sz="0" w:space="0" w:color="auto"/>
        <w:right w:val="none" w:sz="0" w:space="0" w:color="auto"/>
      </w:divBdr>
      <w:divsChild>
        <w:div w:id="1316951469">
          <w:marLeft w:val="0"/>
          <w:marRight w:val="0"/>
          <w:marTop w:val="0"/>
          <w:marBottom w:val="0"/>
          <w:divBdr>
            <w:top w:val="none" w:sz="0" w:space="0" w:color="auto"/>
            <w:left w:val="none" w:sz="0" w:space="0" w:color="auto"/>
            <w:bottom w:val="none" w:sz="0" w:space="0" w:color="auto"/>
            <w:right w:val="none" w:sz="0" w:space="0" w:color="auto"/>
          </w:divBdr>
          <w:divsChild>
            <w:div w:id="17633572">
              <w:marLeft w:val="0"/>
              <w:marRight w:val="0"/>
              <w:marTop w:val="0"/>
              <w:marBottom w:val="0"/>
              <w:divBdr>
                <w:top w:val="none" w:sz="0" w:space="0" w:color="auto"/>
                <w:left w:val="none" w:sz="0" w:space="0" w:color="auto"/>
                <w:bottom w:val="none" w:sz="0" w:space="0" w:color="auto"/>
                <w:right w:val="none" w:sz="0" w:space="0" w:color="auto"/>
              </w:divBdr>
            </w:div>
            <w:div w:id="357584346">
              <w:marLeft w:val="0"/>
              <w:marRight w:val="0"/>
              <w:marTop w:val="0"/>
              <w:marBottom w:val="0"/>
              <w:divBdr>
                <w:top w:val="none" w:sz="0" w:space="0" w:color="auto"/>
                <w:left w:val="none" w:sz="0" w:space="0" w:color="auto"/>
                <w:bottom w:val="none" w:sz="0" w:space="0" w:color="auto"/>
                <w:right w:val="none" w:sz="0" w:space="0" w:color="auto"/>
              </w:divBdr>
            </w:div>
            <w:div w:id="370804259">
              <w:marLeft w:val="0"/>
              <w:marRight w:val="0"/>
              <w:marTop w:val="0"/>
              <w:marBottom w:val="0"/>
              <w:divBdr>
                <w:top w:val="none" w:sz="0" w:space="0" w:color="auto"/>
                <w:left w:val="none" w:sz="0" w:space="0" w:color="auto"/>
                <w:bottom w:val="none" w:sz="0" w:space="0" w:color="auto"/>
                <w:right w:val="none" w:sz="0" w:space="0" w:color="auto"/>
              </w:divBdr>
            </w:div>
            <w:div w:id="1042750239">
              <w:marLeft w:val="0"/>
              <w:marRight w:val="0"/>
              <w:marTop w:val="0"/>
              <w:marBottom w:val="0"/>
              <w:divBdr>
                <w:top w:val="none" w:sz="0" w:space="0" w:color="auto"/>
                <w:left w:val="none" w:sz="0" w:space="0" w:color="auto"/>
                <w:bottom w:val="none" w:sz="0" w:space="0" w:color="auto"/>
                <w:right w:val="none" w:sz="0" w:space="0" w:color="auto"/>
              </w:divBdr>
            </w:div>
            <w:div w:id="1331711881">
              <w:marLeft w:val="0"/>
              <w:marRight w:val="0"/>
              <w:marTop w:val="0"/>
              <w:marBottom w:val="0"/>
              <w:divBdr>
                <w:top w:val="none" w:sz="0" w:space="0" w:color="auto"/>
                <w:left w:val="none" w:sz="0" w:space="0" w:color="auto"/>
                <w:bottom w:val="none" w:sz="0" w:space="0" w:color="auto"/>
                <w:right w:val="none" w:sz="0" w:space="0" w:color="auto"/>
              </w:divBdr>
            </w:div>
            <w:div w:id="1340818090">
              <w:marLeft w:val="0"/>
              <w:marRight w:val="0"/>
              <w:marTop w:val="0"/>
              <w:marBottom w:val="0"/>
              <w:divBdr>
                <w:top w:val="none" w:sz="0" w:space="0" w:color="auto"/>
                <w:left w:val="none" w:sz="0" w:space="0" w:color="auto"/>
                <w:bottom w:val="none" w:sz="0" w:space="0" w:color="auto"/>
                <w:right w:val="none" w:sz="0" w:space="0" w:color="auto"/>
              </w:divBdr>
            </w:div>
            <w:div w:id="1498032984">
              <w:marLeft w:val="0"/>
              <w:marRight w:val="0"/>
              <w:marTop w:val="0"/>
              <w:marBottom w:val="0"/>
              <w:divBdr>
                <w:top w:val="none" w:sz="0" w:space="0" w:color="auto"/>
                <w:left w:val="none" w:sz="0" w:space="0" w:color="auto"/>
                <w:bottom w:val="none" w:sz="0" w:space="0" w:color="auto"/>
                <w:right w:val="none" w:sz="0" w:space="0" w:color="auto"/>
              </w:divBdr>
            </w:div>
            <w:div w:id="1602059294">
              <w:marLeft w:val="0"/>
              <w:marRight w:val="0"/>
              <w:marTop w:val="0"/>
              <w:marBottom w:val="0"/>
              <w:divBdr>
                <w:top w:val="none" w:sz="0" w:space="0" w:color="auto"/>
                <w:left w:val="none" w:sz="0" w:space="0" w:color="auto"/>
                <w:bottom w:val="none" w:sz="0" w:space="0" w:color="auto"/>
                <w:right w:val="none" w:sz="0" w:space="0" w:color="auto"/>
              </w:divBdr>
            </w:div>
            <w:div w:id="1635477528">
              <w:marLeft w:val="0"/>
              <w:marRight w:val="0"/>
              <w:marTop w:val="0"/>
              <w:marBottom w:val="0"/>
              <w:divBdr>
                <w:top w:val="none" w:sz="0" w:space="0" w:color="auto"/>
                <w:left w:val="none" w:sz="0" w:space="0" w:color="auto"/>
                <w:bottom w:val="none" w:sz="0" w:space="0" w:color="auto"/>
                <w:right w:val="none" w:sz="0" w:space="0" w:color="auto"/>
              </w:divBdr>
            </w:div>
            <w:div w:id="1867863969">
              <w:marLeft w:val="0"/>
              <w:marRight w:val="0"/>
              <w:marTop w:val="0"/>
              <w:marBottom w:val="0"/>
              <w:divBdr>
                <w:top w:val="none" w:sz="0" w:space="0" w:color="auto"/>
                <w:left w:val="none" w:sz="0" w:space="0" w:color="auto"/>
                <w:bottom w:val="none" w:sz="0" w:space="0" w:color="auto"/>
                <w:right w:val="none" w:sz="0" w:space="0" w:color="auto"/>
              </w:divBdr>
            </w:div>
            <w:div w:id="1992562722">
              <w:marLeft w:val="0"/>
              <w:marRight w:val="0"/>
              <w:marTop w:val="0"/>
              <w:marBottom w:val="0"/>
              <w:divBdr>
                <w:top w:val="none" w:sz="0" w:space="0" w:color="auto"/>
                <w:left w:val="none" w:sz="0" w:space="0" w:color="auto"/>
                <w:bottom w:val="none" w:sz="0" w:space="0" w:color="auto"/>
                <w:right w:val="none" w:sz="0" w:space="0" w:color="auto"/>
              </w:divBdr>
            </w:div>
            <w:div w:id="211408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243852">
      <w:bodyDiv w:val="1"/>
      <w:marLeft w:val="0"/>
      <w:marRight w:val="0"/>
      <w:marTop w:val="0"/>
      <w:marBottom w:val="0"/>
      <w:divBdr>
        <w:top w:val="none" w:sz="0" w:space="0" w:color="auto"/>
        <w:left w:val="none" w:sz="0" w:space="0" w:color="auto"/>
        <w:bottom w:val="none" w:sz="0" w:space="0" w:color="auto"/>
        <w:right w:val="none" w:sz="0" w:space="0" w:color="auto"/>
      </w:divBdr>
    </w:div>
    <w:div w:id="233976987">
      <w:bodyDiv w:val="1"/>
      <w:marLeft w:val="0"/>
      <w:marRight w:val="0"/>
      <w:marTop w:val="0"/>
      <w:marBottom w:val="0"/>
      <w:divBdr>
        <w:top w:val="none" w:sz="0" w:space="0" w:color="auto"/>
        <w:left w:val="none" w:sz="0" w:space="0" w:color="auto"/>
        <w:bottom w:val="none" w:sz="0" w:space="0" w:color="auto"/>
        <w:right w:val="none" w:sz="0" w:space="0" w:color="auto"/>
      </w:divBdr>
    </w:div>
    <w:div w:id="234441678">
      <w:bodyDiv w:val="1"/>
      <w:marLeft w:val="0"/>
      <w:marRight w:val="0"/>
      <w:marTop w:val="0"/>
      <w:marBottom w:val="0"/>
      <w:divBdr>
        <w:top w:val="none" w:sz="0" w:space="0" w:color="auto"/>
        <w:left w:val="none" w:sz="0" w:space="0" w:color="auto"/>
        <w:bottom w:val="none" w:sz="0" w:space="0" w:color="auto"/>
        <w:right w:val="none" w:sz="0" w:space="0" w:color="auto"/>
      </w:divBdr>
    </w:div>
    <w:div w:id="234509001">
      <w:bodyDiv w:val="1"/>
      <w:marLeft w:val="0"/>
      <w:marRight w:val="0"/>
      <w:marTop w:val="0"/>
      <w:marBottom w:val="0"/>
      <w:divBdr>
        <w:top w:val="none" w:sz="0" w:space="0" w:color="auto"/>
        <w:left w:val="none" w:sz="0" w:space="0" w:color="auto"/>
        <w:bottom w:val="none" w:sz="0" w:space="0" w:color="auto"/>
        <w:right w:val="none" w:sz="0" w:space="0" w:color="auto"/>
      </w:divBdr>
    </w:div>
    <w:div w:id="234559886">
      <w:bodyDiv w:val="1"/>
      <w:marLeft w:val="0"/>
      <w:marRight w:val="0"/>
      <w:marTop w:val="0"/>
      <w:marBottom w:val="0"/>
      <w:divBdr>
        <w:top w:val="none" w:sz="0" w:space="0" w:color="auto"/>
        <w:left w:val="none" w:sz="0" w:space="0" w:color="auto"/>
        <w:bottom w:val="none" w:sz="0" w:space="0" w:color="auto"/>
        <w:right w:val="none" w:sz="0" w:space="0" w:color="auto"/>
      </w:divBdr>
      <w:divsChild>
        <w:div w:id="343288050">
          <w:marLeft w:val="1166"/>
          <w:marRight w:val="0"/>
          <w:marTop w:val="115"/>
          <w:marBottom w:val="0"/>
          <w:divBdr>
            <w:top w:val="none" w:sz="0" w:space="0" w:color="auto"/>
            <w:left w:val="none" w:sz="0" w:space="0" w:color="auto"/>
            <w:bottom w:val="none" w:sz="0" w:space="0" w:color="auto"/>
            <w:right w:val="none" w:sz="0" w:space="0" w:color="auto"/>
          </w:divBdr>
        </w:div>
        <w:div w:id="1132789917">
          <w:marLeft w:val="1166"/>
          <w:marRight w:val="0"/>
          <w:marTop w:val="115"/>
          <w:marBottom w:val="0"/>
          <w:divBdr>
            <w:top w:val="none" w:sz="0" w:space="0" w:color="auto"/>
            <w:left w:val="none" w:sz="0" w:space="0" w:color="auto"/>
            <w:bottom w:val="none" w:sz="0" w:space="0" w:color="auto"/>
            <w:right w:val="none" w:sz="0" w:space="0" w:color="auto"/>
          </w:divBdr>
        </w:div>
        <w:div w:id="1471898601">
          <w:marLeft w:val="547"/>
          <w:marRight w:val="0"/>
          <w:marTop w:val="134"/>
          <w:marBottom w:val="0"/>
          <w:divBdr>
            <w:top w:val="none" w:sz="0" w:space="0" w:color="auto"/>
            <w:left w:val="none" w:sz="0" w:space="0" w:color="auto"/>
            <w:bottom w:val="none" w:sz="0" w:space="0" w:color="auto"/>
            <w:right w:val="none" w:sz="0" w:space="0" w:color="auto"/>
          </w:divBdr>
        </w:div>
        <w:div w:id="1660572175">
          <w:marLeft w:val="547"/>
          <w:marRight w:val="0"/>
          <w:marTop w:val="134"/>
          <w:marBottom w:val="0"/>
          <w:divBdr>
            <w:top w:val="none" w:sz="0" w:space="0" w:color="auto"/>
            <w:left w:val="none" w:sz="0" w:space="0" w:color="auto"/>
            <w:bottom w:val="none" w:sz="0" w:space="0" w:color="auto"/>
            <w:right w:val="none" w:sz="0" w:space="0" w:color="auto"/>
          </w:divBdr>
        </w:div>
        <w:div w:id="1752459708">
          <w:marLeft w:val="1166"/>
          <w:marRight w:val="0"/>
          <w:marTop w:val="115"/>
          <w:marBottom w:val="0"/>
          <w:divBdr>
            <w:top w:val="none" w:sz="0" w:space="0" w:color="auto"/>
            <w:left w:val="none" w:sz="0" w:space="0" w:color="auto"/>
            <w:bottom w:val="none" w:sz="0" w:space="0" w:color="auto"/>
            <w:right w:val="none" w:sz="0" w:space="0" w:color="auto"/>
          </w:divBdr>
        </w:div>
        <w:div w:id="1779332482">
          <w:marLeft w:val="1166"/>
          <w:marRight w:val="0"/>
          <w:marTop w:val="115"/>
          <w:marBottom w:val="0"/>
          <w:divBdr>
            <w:top w:val="none" w:sz="0" w:space="0" w:color="auto"/>
            <w:left w:val="none" w:sz="0" w:space="0" w:color="auto"/>
            <w:bottom w:val="none" w:sz="0" w:space="0" w:color="auto"/>
            <w:right w:val="none" w:sz="0" w:space="0" w:color="auto"/>
          </w:divBdr>
        </w:div>
      </w:divsChild>
    </w:div>
    <w:div w:id="234975107">
      <w:bodyDiv w:val="1"/>
      <w:marLeft w:val="0"/>
      <w:marRight w:val="0"/>
      <w:marTop w:val="0"/>
      <w:marBottom w:val="0"/>
      <w:divBdr>
        <w:top w:val="none" w:sz="0" w:space="0" w:color="auto"/>
        <w:left w:val="none" w:sz="0" w:space="0" w:color="auto"/>
        <w:bottom w:val="none" w:sz="0" w:space="0" w:color="auto"/>
        <w:right w:val="none" w:sz="0" w:space="0" w:color="auto"/>
      </w:divBdr>
      <w:divsChild>
        <w:div w:id="214048931">
          <w:marLeft w:val="547"/>
          <w:marRight w:val="0"/>
          <w:marTop w:val="130"/>
          <w:marBottom w:val="0"/>
          <w:divBdr>
            <w:top w:val="none" w:sz="0" w:space="0" w:color="auto"/>
            <w:left w:val="none" w:sz="0" w:space="0" w:color="auto"/>
            <w:bottom w:val="none" w:sz="0" w:space="0" w:color="auto"/>
            <w:right w:val="none" w:sz="0" w:space="0" w:color="auto"/>
          </w:divBdr>
        </w:div>
        <w:div w:id="741175046">
          <w:marLeft w:val="1166"/>
          <w:marRight w:val="0"/>
          <w:marTop w:val="96"/>
          <w:marBottom w:val="0"/>
          <w:divBdr>
            <w:top w:val="none" w:sz="0" w:space="0" w:color="auto"/>
            <w:left w:val="none" w:sz="0" w:space="0" w:color="auto"/>
            <w:bottom w:val="none" w:sz="0" w:space="0" w:color="auto"/>
            <w:right w:val="none" w:sz="0" w:space="0" w:color="auto"/>
          </w:divBdr>
        </w:div>
        <w:div w:id="840244608">
          <w:marLeft w:val="1166"/>
          <w:marRight w:val="0"/>
          <w:marTop w:val="96"/>
          <w:marBottom w:val="0"/>
          <w:divBdr>
            <w:top w:val="none" w:sz="0" w:space="0" w:color="auto"/>
            <w:left w:val="none" w:sz="0" w:space="0" w:color="auto"/>
            <w:bottom w:val="none" w:sz="0" w:space="0" w:color="auto"/>
            <w:right w:val="none" w:sz="0" w:space="0" w:color="auto"/>
          </w:divBdr>
        </w:div>
        <w:div w:id="934167434">
          <w:marLeft w:val="547"/>
          <w:marRight w:val="0"/>
          <w:marTop w:val="115"/>
          <w:marBottom w:val="0"/>
          <w:divBdr>
            <w:top w:val="none" w:sz="0" w:space="0" w:color="auto"/>
            <w:left w:val="none" w:sz="0" w:space="0" w:color="auto"/>
            <w:bottom w:val="none" w:sz="0" w:space="0" w:color="auto"/>
            <w:right w:val="none" w:sz="0" w:space="0" w:color="auto"/>
          </w:divBdr>
        </w:div>
        <w:div w:id="1342661513">
          <w:marLeft w:val="1166"/>
          <w:marRight w:val="0"/>
          <w:marTop w:val="96"/>
          <w:marBottom w:val="0"/>
          <w:divBdr>
            <w:top w:val="none" w:sz="0" w:space="0" w:color="auto"/>
            <w:left w:val="none" w:sz="0" w:space="0" w:color="auto"/>
            <w:bottom w:val="none" w:sz="0" w:space="0" w:color="auto"/>
            <w:right w:val="none" w:sz="0" w:space="0" w:color="auto"/>
          </w:divBdr>
        </w:div>
        <w:div w:id="1510294202">
          <w:marLeft w:val="547"/>
          <w:marRight w:val="0"/>
          <w:marTop w:val="115"/>
          <w:marBottom w:val="0"/>
          <w:divBdr>
            <w:top w:val="none" w:sz="0" w:space="0" w:color="auto"/>
            <w:left w:val="none" w:sz="0" w:space="0" w:color="auto"/>
            <w:bottom w:val="none" w:sz="0" w:space="0" w:color="auto"/>
            <w:right w:val="none" w:sz="0" w:space="0" w:color="auto"/>
          </w:divBdr>
        </w:div>
        <w:div w:id="1922332418">
          <w:marLeft w:val="1166"/>
          <w:marRight w:val="0"/>
          <w:marTop w:val="96"/>
          <w:marBottom w:val="0"/>
          <w:divBdr>
            <w:top w:val="none" w:sz="0" w:space="0" w:color="auto"/>
            <w:left w:val="none" w:sz="0" w:space="0" w:color="auto"/>
            <w:bottom w:val="none" w:sz="0" w:space="0" w:color="auto"/>
            <w:right w:val="none" w:sz="0" w:space="0" w:color="auto"/>
          </w:divBdr>
        </w:div>
        <w:div w:id="1968194448">
          <w:marLeft w:val="1166"/>
          <w:marRight w:val="0"/>
          <w:marTop w:val="96"/>
          <w:marBottom w:val="0"/>
          <w:divBdr>
            <w:top w:val="none" w:sz="0" w:space="0" w:color="auto"/>
            <w:left w:val="none" w:sz="0" w:space="0" w:color="auto"/>
            <w:bottom w:val="none" w:sz="0" w:space="0" w:color="auto"/>
            <w:right w:val="none" w:sz="0" w:space="0" w:color="auto"/>
          </w:divBdr>
        </w:div>
      </w:divsChild>
    </w:div>
    <w:div w:id="234977995">
      <w:bodyDiv w:val="1"/>
      <w:marLeft w:val="0"/>
      <w:marRight w:val="0"/>
      <w:marTop w:val="0"/>
      <w:marBottom w:val="0"/>
      <w:divBdr>
        <w:top w:val="none" w:sz="0" w:space="0" w:color="auto"/>
        <w:left w:val="none" w:sz="0" w:space="0" w:color="auto"/>
        <w:bottom w:val="none" w:sz="0" w:space="0" w:color="auto"/>
        <w:right w:val="none" w:sz="0" w:space="0" w:color="auto"/>
      </w:divBdr>
    </w:div>
    <w:div w:id="235212851">
      <w:bodyDiv w:val="1"/>
      <w:marLeft w:val="0"/>
      <w:marRight w:val="0"/>
      <w:marTop w:val="0"/>
      <w:marBottom w:val="0"/>
      <w:divBdr>
        <w:top w:val="none" w:sz="0" w:space="0" w:color="auto"/>
        <w:left w:val="none" w:sz="0" w:space="0" w:color="auto"/>
        <w:bottom w:val="none" w:sz="0" w:space="0" w:color="auto"/>
        <w:right w:val="none" w:sz="0" w:space="0" w:color="auto"/>
      </w:divBdr>
      <w:divsChild>
        <w:div w:id="12926821">
          <w:marLeft w:val="1166"/>
          <w:marRight w:val="0"/>
          <w:marTop w:val="96"/>
          <w:marBottom w:val="0"/>
          <w:divBdr>
            <w:top w:val="none" w:sz="0" w:space="0" w:color="auto"/>
            <w:left w:val="none" w:sz="0" w:space="0" w:color="auto"/>
            <w:bottom w:val="none" w:sz="0" w:space="0" w:color="auto"/>
            <w:right w:val="none" w:sz="0" w:space="0" w:color="auto"/>
          </w:divBdr>
        </w:div>
        <w:div w:id="74595742">
          <w:marLeft w:val="1166"/>
          <w:marRight w:val="0"/>
          <w:marTop w:val="96"/>
          <w:marBottom w:val="0"/>
          <w:divBdr>
            <w:top w:val="none" w:sz="0" w:space="0" w:color="auto"/>
            <w:left w:val="none" w:sz="0" w:space="0" w:color="auto"/>
            <w:bottom w:val="none" w:sz="0" w:space="0" w:color="auto"/>
            <w:right w:val="none" w:sz="0" w:space="0" w:color="auto"/>
          </w:divBdr>
        </w:div>
        <w:div w:id="387805372">
          <w:marLeft w:val="547"/>
          <w:marRight w:val="0"/>
          <w:marTop w:val="115"/>
          <w:marBottom w:val="0"/>
          <w:divBdr>
            <w:top w:val="none" w:sz="0" w:space="0" w:color="auto"/>
            <w:left w:val="none" w:sz="0" w:space="0" w:color="auto"/>
            <w:bottom w:val="none" w:sz="0" w:space="0" w:color="auto"/>
            <w:right w:val="none" w:sz="0" w:space="0" w:color="auto"/>
          </w:divBdr>
        </w:div>
        <w:div w:id="435518735">
          <w:marLeft w:val="1800"/>
          <w:marRight w:val="0"/>
          <w:marTop w:val="77"/>
          <w:marBottom w:val="0"/>
          <w:divBdr>
            <w:top w:val="none" w:sz="0" w:space="0" w:color="auto"/>
            <w:left w:val="none" w:sz="0" w:space="0" w:color="auto"/>
            <w:bottom w:val="none" w:sz="0" w:space="0" w:color="auto"/>
            <w:right w:val="none" w:sz="0" w:space="0" w:color="auto"/>
          </w:divBdr>
        </w:div>
        <w:div w:id="526875857">
          <w:marLeft w:val="1166"/>
          <w:marRight w:val="0"/>
          <w:marTop w:val="96"/>
          <w:marBottom w:val="0"/>
          <w:divBdr>
            <w:top w:val="none" w:sz="0" w:space="0" w:color="auto"/>
            <w:left w:val="none" w:sz="0" w:space="0" w:color="auto"/>
            <w:bottom w:val="none" w:sz="0" w:space="0" w:color="auto"/>
            <w:right w:val="none" w:sz="0" w:space="0" w:color="auto"/>
          </w:divBdr>
        </w:div>
        <w:div w:id="715542731">
          <w:marLeft w:val="547"/>
          <w:marRight w:val="0"/>
          <w:marTop w:val="115"/>
          <w:marBottom w:val="0"/>
          <w:divBdr>
            <w:top w:val="none" w:sz="0" w:space="0" w:color="auto"/>
            <w:left w:val="none" w:sz="0" w:space="0" w:color="auto"/>
            <w:bottom w:val="none" w:sz="0" w:space="0" w:color="auto"/>
            <w:right w:val="none" w:sz="0" w:space="0" w:color="auto"/>
          </w:divBdr>
        </w:div>
        <w:div w:id="748304667">
          <w:marLeft w:val="1800"/>
          <w:marRight w:val="0"/>
          <w:marTop w:val="77"/>
          <w:marBottom w:val="0"/>
          <w:divBdr>
            <w:top w:val="none" w:sz="0" w:space="0" w:color="auto"/>
            <w:left w:val="none" w:sz="0" w:space="0" w:color="auto"/>
            <w:bottom w:val="none" w:sz="0" w:space="0" w:color="auto"/>
            <w:right w:val="none" w:sz="0" w:space="0" w:color="auto"/>
          </w:divBdr>
        </w:div>
        <w:div w:id="850412268">
          <w:marLeft w:val="1166"/>
          <w:marRight w:val="0"/>
          <w:marTop w:val="96"/>
          <w:marBottom w:val="0"/>
          <w:divBdr>
            <w:top w:val="none" w:sz="0" w:space="0" w:color="auto"/>
            <w:left w:val="none" w:sz="0" w:space="0" w:color="auto"/>
            <w:bottom w:val="none" w:sz="0" w:space="0" w:color="auto"/>
            <w:right w:val="none" w:sz="0" w:space="0" w:color="auto"/>
          </w:divBdr>
        </w:div>
        <w:div w:id="1145778292">
          <w:marLeft w:val="1800"/>
          <w:marRight w:val="0"/>
          <w:marTop w:val="77"/>
          <w:marBottom w:val="0"/>
          <w:divBdr>
            <w:top w:val="none" w:sz="0" w:space="0" w:color="auto"/>
            <w:left w:val="none" w:sz="0" w:space="0" w:color="auto"/>
            <w:bottom w:val="none" w:sz="0" w:space="0" w:color="auto"/>
            <w:right w:val="none" w:sz="0" w:space="0" w:color="auto"/>
          </w:divBdr>
        </w:div>
        <w:div w:id="1539781761">
          <w:marLeft w:val="1800"/>
          <w:marRight w:val="0"/>
          <w:marTop w:val="77"/>
          <w:marBottom w:val="0"/>
          <w:divBdr>
            <w:top w:val="none" w:sz="0" w:space="0" w:color="auto"/>
            <w:left w:val="none" w:sz="0" w:space="0" w:color="auto"/>
            <w:bottom w:val="none" w:sz="0" w:space="0" w:color="auto"/>
            <w:right w:val="none" w:sz="0" w:space="0" w:color="auto"/>
          </w:divBdr>
        </w:div>
        <w:div w:id="1571888505">
          <w:marLeft w:val="547"/>
          <w:marRight w:val="0"/>
          <w:marTop w:val="115"/>
          <w:marBottom w:val="0"/>
          <w:divBdr>
            <w:top w:val="none" w:sz="0" w:space="0" w:color="auto"/>
            <w:left w:val="none" w:sz="0" w:space="0" w:color="auto"/>
            <w:bottom w:val="none" w:sz="0" w:space="0" w:color="auto"/>
            <w:right w:val="none" w:sz="0" w:space="0" w:color="auto"/>
          </w:divBdr>
        </w:div>
        <w:div w:id="2060545400">
          <w:marLeft w:val="1800"/>
          <w:marRight w:val="0"/>
          <w:marTop w:val="77"/>
          <w:marBottom w:val="0"/>
          <w:divBdr>
            <w:top w:val="none" w:sz="0" w:space="0" w:color="auto"/>
            <w:left w:val="none" w:sz="0" w:space="0" w:color="auto"/>
            <w:bottom w:val="none" w:sz="0" w:space="0" w:color="auto"/>
            <w:right w:val="none" w:sz="0" w:space="0" w:color="auto"/>
          </w:divBdr>
        </w:div>
      </w:divsChild>
    </w:div>
    <w:div w:id="235475825">
      <w:bodyDiv w:val="1"/>
      <w:marLeft w:val="0"/>
      <w:marRight w:val="0"/>
      <w:marTop w:val="0"/>
      <w:marBottom w:val="0"/>
      <w:divBdr>
        <w:top w:val="none" w:sz="0" w:space="0" w:color="auto"/>
        <w:left w:val="none" w:sz="0" w:space="0" w:color="auto"/>
        <w:bottom w:val="none" w:sz="0" w:space="0" w:color="auto"/>
        <w:right w:val="none" w:sz="0" w:space="0" w:color="auto"/>
      </w:divBdr>
    </w:div>
    <w:div w:id="235669556">
      <w:bodyDiv w:val="1"/>
      <w:marLeft w:val="0"/>
      <w:marRight w:val="0"/>
      <w:marTop w:val="0"/>
      <w:marBottom w:val="0"/>
      <w:divBdr>
        <w:top w:val="none" w:sz="0" w:space="0" w:color="auto"/>
        <w:left w:val="none" w:sz="0" w:space="0" w:color="auto"/>
        <w:bottom w:val="none" w:sz="0" w:space="0" w:color="auto"/>
        <w:right w:val="none" w:sz="0" w:space="0" w:color="auto"/>
      </w:divBdr>
    </w:div>
    <w:div w:id="236286914">
      <w:bodyDiv w:val="1"/>
      <w:marLeft w:val="0"/>
      <w:marRight w:val="0"/>
      <w:marTop w:val="0"/>
      <w:marBottom w:val="0"/>
      <w:divBdr>
        <w:top w:val="none" w:sz="0" w:space="0" w:color="auto"/>
        <w:left w:val="none" w:sz="0" w:space="0" w:color="auto"/>
        <w:bottom w:val="none" w:sz="0" w:space="0" w:color="auto"/>
        <w:right w:val="none" w:sz="0" w:space="0" w:color="auto"/>
      </w:divBdr>
      <w:divsChild>
        <w:div w:id="648050547">
          <w:marLeft w:val="1080"/>
          <w:marRight w:val="0"/>
          <w:marTop w:val="100"/>
          <w:marBottom w:val="0"/>
          <w:divBdr>
            <w:top w:val="none" w:sz="0" w:space="0" w:color="auto"/>
            <w:left w:val="none" w:sz="0" w:space="0" w:color="auto"/>
            <w:bottom w:val="none" w:sz="0" w:space="0" w:color="auto"/>
            <w:right w:val="none" w:sz="0" w:space="0" w:color="auto"/>
          </w:divBdr>
        </w:div>
        <w:div w:id="704257448">
          <w:marLeft w:val="360"/>
          <w:marRight w:val="0"/>
          <w:marTop w:val="200"/>
          <w:marBottom w:val="0"/>
          <w:divBdr>
            <w:top w:val="none" w:sz="0" w:space="0" w:color="auto"/>
            <w:left w:val="none" w:sz="0" w:space="0" w:color="auto"/>
            <w:bottom w:val="none" w:sz="0" w:space="0" w:color="auto"/>
            <w:right w:val="none" w:sz="0" w:space="0" w:color="auto"/>
          </w:divBdr>
        </w:div>
        <w:div w:id="1523127057">
          <w:marLeft w:val="360"/>
          <w:marRight w:val="0"/>
          <w:marTop w:val="200"/>
          <w:marBottom w:val="0"/>
          <w:divBdr>
            <w:top w:val="none" w:sz="0" w:space="0" w:color="auto"/>
            <w:left w:val="none" w:sz="0" w:space="0" w:color="auto"/>
            <w:bottom w:val="none" w:sz="0" w:space="0" w:color="auto"/>
            <w:right w:val="none" w:sz="0" w:space="0" w:color="auto"/>
          </w:divBdr>
        </w:div>
        <w:div w:id="1563637099">
          <w:marLeft w:val="1080"/>
          <w:marRight w:val="0"/>
          <w:marTop w:val="100"/>
          <w:marBottom w:val="0"/>
          <w:divBdr>
            <w:top w:val="none" w:sz="0" w:space="0" w:color="auto"/>
            <w:left w:val="none" w:sz="0" w:space="0" w:color="auto"/>
            <w:bottom w:val="none" w:sz="0" w:space="0" w:color="auto"/>
            <w:right w:val="none" w:sz="0" w:space="0" w:color="auto"/>
          </w:divBdr>
        </w:div>
        <w:div w:id="1673025643">
          <w:marLeft w:val="360"/>
          <w:marRight w:val="0"/>
          <w:marTop w:val="200"/>
          <w:marBottom w:val="0"/>
          <w:divBdr>
            <w:top w:val="none" w:sz="0" w:space="0" w:color="auto"/>
            <w:left w:val="none" w:sz="0" w:space="0" w:color="auto"/>
            <w:bottom w:val="none" w:sz="0" w:space="0" w:color="auto"/>
            <w:right w:val="none" w:sz="0" w:space="0" w:color="auto"/>
          </w:divBdr>
        </w:div>
      </w:divsChild>
    </w:div>
    <w:div w:id="236671990">
      <w:bodyDiv w:val="1"/>
      <w:marLeft w:val="0"/>
      <w:marRight w:val="0"/>
      <w:marTop w:val="0"/>
      <w:marBottom w:val="0"/>
      <w:divBdr>
        <w:top w:val="none" w:sz="0" w:space="0" w:color="auto"/>
        <w:left w:val="none" w:sz="0" w:space="0" w:color="auto"/>
        <w:bottom w:val="none" w:sz="0" w:space="0" w:color="auto"/>
        <w:right w:val="none" w:sz="0" w:space="0" w:color="auto"/>
      </w:divBdr>
    </w:div>
    <w:div w:id="239875944">
      <w:bodyDiv w:val="1"/>
      <w:marLeft w:val="0"/>
      <w:marRight w:val="0"/>
      <w:marTop w:val="0"/>
      <w:marBottom w:val="0"/>
      <w:divBdr>
        <w:top w:val="none" w:sz="0" w:space="0" w:color="auto"/>
        <w:left w:val="none" w:sz="0" w:space="0" w:color="auto"/>
        <w:bottom w:val="none" w:sz="0" w:space="0" w:color="auto"/>
        <w:right w:val="none" w:sz="0" w:space="0" w:color="auto"/>
      </w:divBdr>
    </w:div>
    <w:div w:id="240336334">
      <w:bodyDiv w:val="1"/>
      <w:marLeft w:val="0"/>
      <w:marRight w:val="0"/>
      <w:marTop w:val="0"/>
      <w:marBottom w:val="0"/>
      <w:divBdr>
        <w:top w:val="none" w:sz="0" w:space="0" w:color="auto"/>
        <w:left w:val="none" w:sz="0" w:space="0" w:color="auto"/>
        <w:bottom w:val="none" w:sz="0" w:space="0" w:color="auto"/>
        <w:right w:val="none" w:sz="0" w:space="0" w:color="auto"/>
      </w:divBdr>
    </w:div>
    <w:div w:id="240526830">
      <w:bodyDiv w:val="1"/>
      <w:marLeft w:val="0"/>
      <w:marRight w:val="0"/>
      <w:marTop w:val="0"/>
      <w:marBottom w:val="0"/>
      <w:divBdr>
        <w:top w:val="none" w:sz="0" w:space="0" w:color="auto"/>
        <w:left w:val="none" w:sz="0" w:space="0" w:color="auto"/>
        <w:bottom w:val="none" w:sz="0" w:space="0" w:color="auto"/>
        <w:right w:val="none" w:sz="0" w:space="0" w:color="auto"/>
      </w:divBdr>
      <w:divsChild>
        <w:div w:id="948314321">
          <w:marLeft w:val="547"/>
          <w:marRight w:val="0"/>
          <w:marTop w:val="115"/>
          <w:marBottom w:val="0"/>
          <w:divBdr>
            <w:top w:val="none" w:sz="0" w:space="0" w:color="auto"/>
            <w:left w:val="none" w:sz="0" w:space="0" w:color="auto"/>
            <w:bottom w:val="none" w:sz="0" w:space="0" w:color="auto"/>
            <w:right w:val="none" w:sz="0" w:space="0" w:color="auto"/>
          </w:divBdr>
        </w:div>
      </w:divsChild>
    </w:div>
    <w:div w:id="241260560">
      <w:bodyDiv w:val="1"/>
      <w:marLeft w:val="0"/>
      <w:marRight w:val="0"/>
      <w:marTop w:val="0"/>
      <w:marBottom w:val="0"/>
      <w:divBdr>
        <w:top w:val="none" w:sz="0" w:space="0" w:color="auto"/>
        <w:left w:val="none" w:sz="0" w:space="0" w:color="auto"/>
        <w:bottom w:val="none" w:sz="0" w:space="0" w:color="auto"/>
        <w:right w:val="none" w:sz="0" w:space="0" w:color="auto"/>
      </w:divBdr>
      <w:divsChild>
        <w:div w:id="67773892">
          <w:marLeft w:val="1800"/>
          <w:marRight w:val="0"/>
          <w:marTop w:val="115"/>
          <w:marBottom w:val="0"/>
          <w:divBdr>
            <w:top w:val="none" w:sz="0" w:space="0" w:color="auto"/>
            <w:left w:val="none" w:sz="0" w:space="0" w:color="auto"/>
            <w:bottom w:val="none" w:sz="0" w:space="0" w:color="auto"/>
            <w:right w:val="none" w:sz="0" w:space="0" w:color="auto"/>
          </w:divBdr>
        </w:div>
        <w:div w:id="146095399">
          <w:marLeft w:val="1166"/>
          <w:marRight w:val="0"/>
          <w:marTop w:val="134"/>
          <w:marBottom w:val="0"/>
          <w:divBdr>
            <w:top w:val="none" w:sz="0" w:space="0" w:color="auto"/>
            <w:left w:val="none" w:sz="0" w:space="0" w:color="auto"/>
            <w:bottom w:val="none" w:sz="0" w:space="0" w:color="auto"/>
            <w:right w:val="none" w:sz="0" w:space="0" w:color="auto"/>
          </w:divBdr>
        </w:div>
        <w:div w:id="778570318">
          <w:marLeft w:val="547"/>
          <w:marRight w:val="0"/>
          <w:marTop w:val="134"/>
          <w:marBottom w:val="0"/>
          <w:divBdr>
            <w:top w:val="none" w:sz="0" w:space="0" w:color="auto"/>
            <w:left w:val="none" w:sz="0" w:space="0" w:color="auto"/>
            <w:bottom w:val="none" w:sz="0" w:space="0" w:color="auto"/>
            <w:right w:val="none" w:sz="0" w:space="0" w:color="auto"/>
          </w:divBdr>
        </w:div>
        <w:div w:id="1761637474">
          <w:marLeft w:val="1166"/>
          <w:marRight w:val="0"/>
          <w:marTop w:val="134"/>
          <w:marBottom w:val="0"/>
          <w:divBdr>
            <w:top w:val="none" w:sz="0" w:space="0" w:color="auto"/>
            <w:left w:val="none" w:sz="0" w:space="0" w:color="auto"/>
            <w:bottom w:val="none" w:sz="0" w:space="0" w:color="auto"/>
            <w:right w:val="none" w:sz="0" w:space="0" w:color="auto"/>
          </w:divBdr>
        </w:div>
      </w:divsChild>
    </w:div>
    <w:div w:id="242225170">
      <w:bodyDiv w:val="1"/>
      <w:marLeft w:val="0"/>
      <w:marRight w:val="0"/>
      <w:marTop w:val="0"/>
      <w:marBottom w:val="0"/>
      <w:divBdr>
        <w:top w:val="none" w:sz="0" w:space="0" w:color="auto"/>
        <w:left w:val="none" w:sz="0" w:space="0" w:color="auto"/>
        <w:bottom w:val="none" w:sz="0" w:space="0" w:color="auto"/>
        <w:right w:val="none" w:sz="0" w:space="0" w:color="auto"/>
      </w:divBdr>
    </w:div>
    <w:div w:id="242253805">
      <w:bodyDiv w:val="1"/>
      <w:marLeft w:val="0"/>
      <w:marRight w:val="0"/>
      <w:marTop w:val="0"/>
      <w:marBottom w:val="0"/>
      <w:divBdr>
        <w:top w:val="none" w:sz="0" w:space="0" w:color="auto"/>
        <w:left w:val="none" w:sz="0" w:space="0" w:color="auto"/>
        <w:bottom w:val="none" w:sz="0" w:space="0" w:color="auto"/>
        <w:right w:val="none" w:sz="0" w:space="0" w:color="auto"/>
      </w:divBdr>
    </w:div>
    <w:div w:id="244263504">
      <w:bodyDiv w:val="1"/>
      <w:marLeft w:val="0"/>
      <w:marRight w:val="0"/>
      <w:marTop w:val="0"/>
      <w:marBottom w:val="0"/>
      <w:divBdr>
        <w:top w:val="none" w:sz="0" w:space="0" w:color="auto"/>
        <w:left w:val="none" w:sz="0" w:space="0" w:color="auto"/>
        <w:bottom w:val="none" w:sz="0" w:space="0" w:color="auto"/>
        <w:right w:val="none" w:sz="0" w:space="0" w:color="auto"/>
      </w:divBdr>
    </w:div>
    <w:div w:id="244612362">
      <w:bodyDiv w:val="1"/>
      <w:marLeft w:val="0"/>
      <w:marRight w:val="0"/>
      <w:marTop w:val="0"/>
      <w:marBottom w:val="0"/>
      <w:divBdr>
        <w:top w:val="none" w:sz="0" w:space="0" w:color="auto"/>
        <w:left w:val="none" w:sz="0" w:space="0" w:color="auto"/>
        <w:bottom w:val="none" w:sz="0" w:space="0" w:color="auto"/>
        <w:right w:val="none" w:sz="0" w:space="0" w:color="auto"/>
      </w:divBdr>
    </w:div>
    <w:div w:id="247738349">
      <w:bodyDiv w:val="1"/>
      <w:marLeft w:val="0"/>
      <w:marRight w:val="0"/>
      <w:marTop w:val="0"/>
      <w:marBottom w:val="0"/>
      <w:divBdr>
        <w:top w:val="none" w:sz="0" w:space="0" w:color="auto"/>
        <w:left w:val="none" w:sz="0" w:space="0" w:color="auto"/>
        <w:bottom w:val="none" w:sz="0" w:space="0" w:color="auto"/>
        <w:right w:val="none" w:sz="0" w:space="0" w:color="auto"/>
      </w:divBdr>
    </w:div>
    <w:div w:id="248386940">
      <w:bodyDiv w:val="1"/>
      <w:marLeft w:val="0"/>
      <w:marRight w:val="0"/>
      <w:marTop w:val="0"/>
      <w:marBottom w:val="0"/>
      <w:divBdr>
        <w:top w:val="none" w:sz="0" w:space="0" w:color="auto"/>
        <w:left w:val="none" w:sz="0" w:space="0" w:color="auto"/>
        <w:bottom w:val="none" w:sz="0" w:space="0" w:color="auto"/>
        <w:right w:val="none" w:sz="0" w:space="0" w:color="auto"/>
      </w:divBdr>
    </w:div>
    <w:div w:id="248394304">
      <w:bodyDiv w:val="1"/>
      <w:marLeft w:val="0"/>
      <w:marRight w:val="0"/>
      <w:marTop w:val="0"/>
      <w:marBottom w:val="0"/>
      <w:divBdr>
        <w:top w:val="none" w:sz="0" w:space="0" w:color="auto"/>
        <w:left w:val="none" w:sz="0" w:space="0" w:color="auto"/>
        <w:bottom w:val="none" w:sz="0" w:space="0" w:color="auto"/>
        <w:right w:val="none" w:sz="0" w:space="0" w:color="auto"/>
      </w:divBdr>
    </w:div>
    <w:div w:id="249196585">
      <w:bodyDiv w:val="1"/>
      <w:marLeft w:val="0"/>
      <w:marRight w:val="0"/>
      <w:marTop w:val="0"/>
      <w:marBottom w:val="0"/>
      <w:divBdr>
        <w:top w:val="none" w:sz="0" w:space="0" w:color="auto"/>
        <w:left w:val="none" w:sz="0" w:space="0" w:color="auto"/>
        <w:bottom w:val="none" w:sz="0" w:space="0" w:color="auto"/>
        <w:right w:val="none" w:sz="0" w:space="0" w:color="auto"/>
      </w:divBdr>
    </w:div>
    <w:div w:id="249850228">
      <w:bodyDiv w:val="1"/>
      <w:marLeft w:val="0"/>
      <w:marRight w:val="0"/>
      <w:marTop w:val="0"/>
      <w:marBottom w:val="0"/>
      <w:divBdr>
        <w:top w:val="none" w:sz="0" w:space="0" w:color="auto"/>
        <w:left w:val="none" w:sz="0" w:space="0" w:color="auto"/>
        <w:bottom w:val="none" w:sz="0" w:space="0" w:color="auto"/>
        <w:right w:val="none" w:sz="0" w:space="0" w:color="auto"/>
      </w:divBdr>
    </w:div>
    <w:div w:id="250511072">
      <w:bodyDiv w:val="1"/>
      <w:marLeft w:val="0"/>
      <w:marRight w:val="0"/>
      <w:marTop w:val="0"/>
      <w:marBottom w:val="0"/>
      <w:divBdr>
        <w:top w:val="none" w:sz="0" w:space="0" w:color="auto"/>
        <w:left w:val="none" w:sz="0" w:space="0" w:color="auto"/>
        <w:bottom w:val="none" w:sz="0" w:space="0" w:color="auto"/>
        <w:right w:val="none" w:sz="0" w:space="0" w:color="auto"/>
      </w:divBdr>
    </w:div>
    <w:div w:id="250897055">
      <w:bodyDiv w:val="1"/>
      <w:marLeft w:val="0"/>
      <w:marRight w:val="0"/>
      <w:marTop w:val="0"/>
      <w:marBottom w:val="0"/>
      <w:divBdr>
        <w:top w:val="none" w:sz="0" w:space="0" w:color="auto"/>
        <w:left w:val="none" w:sz="0" w:space="0" w:color="auto"/>
        <w:bottom w:val="none" w:sz="0" w:space="0" w:color="auto"/>
        <w:right w:val="none" w:sz="0" w:space="0" w:color="auto"/>
      </w:divBdr>
    </w:div>
    <w:div w:id="251015421">
      <w:bodyDiv w:val="1"/>
      <w:marLeft w:val="0"/>
      <w:marRight w:val="0"/>
      <w:marTop w:val="0"/>
      <w:marBottom w:val="0"/>
      <w:divBdr>
        <w:top w:val="none" w:sz="0" w:space="0" w:color="auto"/>
        <w:left w:val="none" w:sz="0" w:space="0" w:color="auto"/>
        <w:bottom w:val="none" w:sz="0" w:space="0" w:color="auto"/>
        <w:right w:val="none" w:sz="0" w:space="0" w:color="auto"/>
      </w:divBdr>
    </w:div>
    <w:div w:id="251161832">
      <w:bodyDiv w:val="1"/>
      <w:marLeft w:val="0"/>
      <w:marRight w:val="0"/>
      <w:marTop w:val="0"/>
      <w:marBottom w:val="0"/>
      <w:divBdr>
        <w:top w:val="none" w:sz="0" w:space="0" w:color="auto"/>
        <w:left w:val="none" w:sz="0" w:space="0" w:color="auto"/>
        <w:bottom w:val="none" w:sz="0" w:space="0" w:color="auto"/>
        <w:right w:val="none" w:sz="0" w:space="0" w:color="auto"/>
      </w:divBdr>
      <w:divsChild>
        <w:div w:id="543058617">
          <w:marLeft w:val="547"/>
          <w:marRight w:val="0"/>
          <w:marTop w:val="115"/>
          <w:marBottom w:val="0"/>
          <w:divBdr>
            <w:top w:val="none" w:sz="0" w:space="0" w:color="auto"/>
            <w:left w:val="none" w:sz="0" w:space="0" w:color="auto"/>
            <w:bottom w:val="none" w:sz="0" w:space="0" w:color="auto"/>
            <w:right w:val="none" w:sz="0" w:space="0" w:color="auto"/>
          </w:divBdr>
        </w:div>
        <w:div w:id="676466654">
          <w:marLeft w:val="1166"/>
          <w:marRight w:val="0"/>
          <w:marTop w:val="96"/>
          <w:marBottom w:val="0"/>
          <w:divBdr>
            <w:top w:val="none" w:sz="0" w:space="0" w:color="auto"/>
            <w:left w:val="none" w:sz="0" w:space="0" w:color="auto"/>
            <w:bottom w:val="none" w:sz="0" w:space="0" w:color="auto"/>
            <w:right w:val="none" w:sz="0" w:space="0" w:color="auto"/>
          </w:divBdr>
        </w:div>
        <w:div w:id="929125040">
          <w:marLeft w:val="1166"/>
          <w:marRight w:val="0"/>
          <w:marTop w:val="96"/>
          <w:marBottom w:val="0"/>
          <w:divBdr>
            <w:top w:val="none" w:sz="0" w:space="0" w:color="auto"/>
            <w:left w:val="none" w:sz="0" w:space="0" w:color="auto"/>
            <w:bottom w:val="none" w:sz="0" w:space="0" w:color="auto"/>
            <w:right w:val="none" w:sz="0" w:space="0" w:color="auto"/>
          </w:divBdr>
        </w:div>
        <w:div w:id="1810316051">
          <w:marLeft w:val="1166"/>
          <w:marRight w:val="0"/>
          <w:marTop w:val="96"/>
          <w:marBottom w:val="0"/>
          <w:divBdr>
            <w:top w:val="none" w:sz="0" w:space="0" w:color="auto"/>
            <w:left w:val="none" w:sz="0" w:space="0" w:color="auto"/>
            <w:bottom w:val="none" w:sz="0" w:space="0" w:color="auto"/>
            <w:right w:val="none" w:sz="0" w:space="0" w:color="auto"/>
          </w:divBdr>
        </w:div>
        <w:div w:id="1879708310">
          <w:marLeft w:val="547"/>
          <w:marRight w:val="0"/>
          <w:marTop w:val="115"/>
          <w:marBottom w:val="0"/>
          <w:divBdr>
            <w:top w:val="none" w:sz="0" w:space="0" w:color="auto"/>
            <w:left w:val="none" w:sz="0" w:space="0" w:color="auto"/>
            <w:bottom w:val="none" w:sz="0" w:space="0" w:color="auto"/>
            <w:right w:val="none" w:sz="0" w:space="0" w:color="auto"/>
          </w:divBdr>
        </w:div>
        <w:div w:id="1914046367">
          <w:marLeft w:val="547"/>
          <w:marRight w:val="0"/>
          <w:marTop w:val="115"/>
          <w:marBottom w:val="0"/>
          <w:divBdr>
            <w:top w:val="none" w:sz="0" w:space="0" w:color="auto"/>
            <w:left w:val="none" w:sz="0" w:space="0" w:color="auto"/>
            <w:bottom w:val="none" w:sz="0" w:space="0" w:color="auto"/>
            <w:right w:val="none" w:sz="0" w:space="0" w:color="auto"/>
          </w:divBdr>
        </w:div>
      </w:divsChild>
    </w:div>
    <w:div w:id="251667546">
      <w:bodyDiv w:val="1"/>
      <w:marLeft w:val="0"/>
      <w:marRight w:val="0"/>
      <w:marTop w:val="0"/>
      <w:marBottom w:val="0"/>
      <w:divBdr>
        <w:top w:val="none" w:sz="0" w:space="0" w:color="auto"/>
        <w:left w:val="none" w:sz="0" w:space="0" w:color="auto"/>
        <w:bottom w:val="none" w:sz="0" w:space="0" w:color="auto"/>
        <w:right w:val="none" w:sz="0" w:space="0" w:color="auto"/>
      </w:divBdr>
    </w:div>
    <w:div w:id="252780352">
      <w:bodyDiv w:val="1"/>
      <w:marLeft w:val="0"/>
      <w:marRight w:val="0"/>
      <w:marTop w:val="0"/>
      <w:marBottom w:val="0"/>
      <w:divBdr>
        <w:top w:val="none" w:sz="0" w:space="0" w:color="auto"/>
        <w:left w:val="none" w:sz="0" w:space="0" w:color="auto"/>
        <w:bottom w:val="none" w:sz="0" w:space="0" w:color="auto"/>
        <w:right w:val="none" w:sz="0" w:space="0" w:color="auto"/>
      </w:divBdr>
    </w:div>
    <w:div w:id="252788893">
      <w:bodyDiv w:val="1"/>
      <w:marLeft w:val="0"/>
      <w:marRight w:val="0"/>
      <w:marTop w:val="0"/>
      <w:marBottom w:val="0"/>
      <w:divBdr>
        <w:top w:val="none" w:sz="0" w:space="0" w:color="auto"/>
        <w:left w:val="none" w:sz="0" w:space="0" w:color="auto"/>
        <w:bottom w:val="none" w:sz="0" w:space="0" w:color="auto"/>
        <w:right w:val="none" w:sz="0" w:space="0" w:color="auto"/>
      </w:divBdr>
    </w:div>
    <w:div w:id="253437373">
      <w:bodyDiv w:val="1"/>
      <w:marLeft w:val="0"/>
      <w:marRight w:val="0"/>
      <w:marTop w:val="0"/>
      <w:marBottom w:val="0"/>
      <w:divBdr>
        <w:top w:val="none" w:sz="0" w:space="0" w:color="auto"/>
        <w:left w:val="none" w:sz="0" w:space="0" w:color="auto"/>
        <w:bottom w:val="none" w:sz="0" w:space="0" w:color="auto"/>
        <w:right w:val="none" w:sz="0" w:space="0" w:color="auto"/>
      </w:divBdr>
      <w:divsChild>
        <w:div w:id="100300813">
          <w:marLeft w:val="1166"/>
          <w:marRight w:val="0"/>
          <w:marTop w:val="96"/>
          <w:marBottom w:val="0"/>
          <w:divBdr>
            <w:top w:val="none" w:sz="0" w:space="0" w:color="auto"/>
            <w:left w:val="none" w:sz="0" w:space="0" w:color="auto"/>
            <w:bottom w:val="none" w:sz="0" w:space="0" w:color="auto"/>
            <w:right w:val="none" w:sz="0" w:space="0" w:color="auto"/>
          </w:divBdr>
        </w:div>
        <w:div w:id="130679862">
          <w:marLeft w:val="1166"/>
          <w:marRight w:val="0"/>
          <w:marTop w:val="96"/>
          <w:marBottom w:val="0"/>
          <w:divBdr>
            <w:top w:val="none" w:sz="0" w:space="0" w:color="auto"/>
            <w:left w:val="none" w:sz="0" w:space="0" w:color="auto"/>
            <w:bottom w:val="none" w:sz="0" w:space="0" w:color="auto"/>
            <w:right w:val="none" w:sz="0" w:space="0" w:color="auto"/>
          </w:divBdr>
        </w:div>
        <w:div w:id="413549729">
          <w:marLeft w:val="547"/>
          <w:marRight w:val="0"/>
          <w:marTop w:val="115"/>
          <w:marBottom w:val="0"/>
          <w:divBdr>
            <w:top w:val="none" w:sz="0" w:space="0" w:color="auto"/>
            <w:left w:val="none" w:sz="0" w:space="0" w:color="auto"/>
            <w:bottom w:val="none" w:sz="0" w:space="0" w:color="auto"/>
            <w:right w:val="none" w:sz="0" w:space="0" w:color="auto"/>
          </w:divBdr>
        </w:div>
        <w:div w:id="435291270">
          <w:marLeft w:val="1166"/>
          <w:marRight w:val="0"/>
          <w:marTop w:val="96"/>
          <w:marBottom w:val="0"/>
          <w:divBdr>
            <w:top w:val="none" w:sz="0" w:space="0" w:color="auto"/>
            <w:left w:val="none" w:sz="0" w:space="0" w:color="auto"/>
            <w:bottom w:val="none" w:sz="0" w:space="0" w:color="auto"/>
            <w:right w:val="none" w:sz="0" w:space="0" w:color="auto"/>
          </w:divBdr>
        </w:div>
        <w:div w:id="544409276">
          <w:marLeft w:val="547"/>
          <w:marRight w:val="0"/>
          <w:marTop w:val="115"/>
          <w:marBottom w:val="0"/>
          <w:divBdr>
            <w:top w:val="none" w:sz="0" w:space="0" w:color="auto"/>
            <w:left w:val="none" w:sz="0" w:space="0" w:color="auto"/>
            <w:bottom w:val="none" w:sz="0" w:space="0" w:color="auto"/>
            <w:right w:val="none" w:sz="0" w:space="0" w:color="auto"/>
          </w:divBdr>
        </w:div>
        <w:div w:id="766585285">
          <w:marLeft w:val="2520"/>
          <w:marRight w:val="0"/>
          <w:marTop w:val="58"/>
          <w:marBottom w:val="0"/>
          <w:divBdr>
            <w:top w:val="none" w:sz="0" w:space="0" w:color="auto"/>
            <w:left w:val="none" w:sz="0" w:space="0" w:color="auto"/>
            <w:bottom w:val="none" w:sz="0" w:space="0" w:color="auto"/>
            <w:right w:val="none" w:sz="0" w:space="0" w:color="auto"/>
          </w:divBdr>
        </w:div>
        <w:div w:id="1102844137">
          <w:marLeft w:val="1800"/>
          <w:marRight w:val="0"/>
          <w:marTop w:val="77"/>
          <w:marBottom w:val="0"/>
          <w:divBdr>
            <w:top w:val="none" w:sz="0" w:space="0" w:color="auto"/>
            <w:left w:val="none" w:sz="0" w:space="0" w:color="auto"/>
            <w:bottom w:val="none" w:sz="0" w:space="0" w:color="auto"/>
            <w:right w:val="none" w:sz="0" w:space="0" w:color="auto"/>
          </w:divBdr>
        </w:div>
        <w:div w:id="1276598874">
          <w:marLeft w:val="2520"/>
          <w:marRight w:val="0"/>
          <w:marTop w:val="58"/>
          <w:marBottom w:val="0"/>
          <w:divBdr>
            <w:top w:val="none" w:sz="0" w:space="0" w:color="auto"/>
            <w:left w:val="none" w:sz="0" w:space="0" w:color="auto"/>
            <w:bottom w:val="none" w:sz="0" w:space="0" w:color="auto"/>
            <w:right w:val="none" w:sz="0" w:space="0" w:color="auto"/>
          </w:divBdr>
        </w:div>
        <w:div w:id="2037270387">
          <w:marLeft w:val="1800"/>
          <w:marRight w:val="0"/>
          <w:marTop w:val="77"/>
          <w:marBottom w:val="0"/>
          <w:divBdr>
            <w:top w:val="none" w:sz="0" w:space="0" w:color="auto"/>
            <w:left w:val="none" w:sz="0" w:space="0" w:color="auto"/>
            <w:bottom w:val="none" w:sz="0" w:space="0" w:color="auto"/>
            <w:right w:val="none" w:sz="0" w:space="0" w:color="auto"/>
          </w:divBdr>
        </w:div>
      </w:divsChild>
    </w:div>
    <w:div w:id="254442421">
      <w:bodyDiv w:val="1"/>
      <w:marLeft w:val="0"/>
      <w:marRight w:val="0"/>
      <w:marTop w:val="0"/>
      <w:marBottom w:val="0"/>
      <w:divBdr>
        <w:top w:val="none" w:sz="0" w:space="0" w:color="auto"/>
        <w:left w:val="none" w:sz="0" w:space="0" w:color="auto"/>
        <w:bottom w:val="none" w:sz="0" w:space="0" w:color="auto"/>
        <w:right w:val="none" w:sz="0" w:space="0" w:color="auto"/>
      </w:divBdr>
    </w:div>
    <w:div w:id="255945096">
      <w:bodyDiv w:val="1"/>
      <w:marLeft w:val="0"/>
      <w:marRight w:val="0"/>
      <w:marTop w:val="0"/>
      <w:marBottom w:val="0"/>
      <w:divBdr>
        <w:top w:val="none" w:sz="0" w:space="0" w:color="auto"/>
        <w:left w:val="none" w:sz="0" w:space="0" w:color="auto"/>
        <w:bottom w:val="none" w:sz="0" w:space="0" w:color="auto"/>
        <w:right w:val="none" w:sz="0" w:space="0" w:color="auto"/>
      </w:divBdr>
    </w:div>
    <w:div w:id="257755674">
      <w:bodyDiv w:val="1"/>
      <w:marLeft w:val="0"/>
      <w:marRight w:val="0"/>
      <w:marTop w:val="0"/>
      <w:marBottom w:val="0"/>
      <w:divBdr>
        <w:top w:val="none" w:sz="0" w:space="0" w:color="auto"/>
        <w:left w:val="none" w:sz="0" w:space="0" w:color="auto"/>
        <w:bottom w:val="none" w:sz="0" w:space="0" w:color="auto"/>
        <w:right w:val="none" w:sz="0" w:space="0" w:color="auto"/>
      </w:divBdr>
    </w:div>
    <w:div w:id="258221963">
      <w:bodyDiv w:val="1"/>
      <w:marLeft w:val="0"/>
      <w:marRight w:val="0"/>
      <w:marTop w:val="0"/>
      <w:marBottom w:val="0"/>
      <w:divBdr>
        <w:top w:val="none" w:sz="0" w:space="0" w:color="auto"/>
        <w:left w:val="none" w:sz="0" w:space="0" w:color="auto"/>
        <w:bottom w:val="none" w:sz="0" w:space="0" w:color="auto"/>
        <w:right w:val="none" w:sz="0" w:space="0" w:color="auto"/>
      </w:divBdr>
    </w:div>
    <w:div w:id="259065061">
      <w:bodyDiv w:val="1"/>
      <w:marLeft w:val="0"/>
      <w:marRight w:val="0"/>
      <w:marTop w:val="0"/>
      <w:marBottom w:val="0"/>
      <w:divBdr>
        <w:top w:val="none" w:sz="0" w:space="0" w:color="auto"/>
        <w:left w:val="none" w:sz="0" w:space="0" w:color="auto"/>
        <w:bottom w:val="none" w:sz="0" w:space="0" w:color="auto"/>
        <w:right w:val="none" w:sz="0" w:space="0" w:color="auto"/>
      </w:divBdr>
    </w:div>
    <w:div w:id="259264798">
      <w:bodyDiv w:val="1"/>
      <w:marLeft w:val="0"/>
      <w:marRight w:val="0"/>
      <w:marTop w:val="0"/>
      <w:marBottom w:val="0"/>
      <w:divBdr>
        <w:top w:val="none" w:sz="0" w:space="0" w:color="auto"/>
        <w:left w:val="none" w:sz="0" w:space="0" w:color="auto"/>
        <w:bottom w:val="none" w:sz="0" w:space="0" w:color="auto"/>
        <w:right w:val="none" w:sz="0" w:space="0" w:color="auto"/>
      </w:divBdr>
    </w:div>
    <w:div w:id="259530619">
      <w:bodyDiv w:val="1"/>
      <w:marLeft w:val="0"/>
      <w:marRight w:val="0"/>
      <w:marTop w:val="0"/>
      <w:marBottom w:val="0"/>
      <w:divBdr>
        <w:top w:val="none" w:sz="0" w:space="0" w:color="auto"/>
        <w:left w:val="none" w:sz="0" w:space="0" w:color="auto"/>
        <w:bottom w:val="none" w:sz="0" w:space="0" w:color="auto"/>
        <w:right w:val="none" w:sz="0" w:space="0" w:color="auto"/>
      </w:divBdr>
    </w:div>
    <w:div w:id="260450615">
      <w:bodyDiv w:val="1"/>
      <w:marLeft w:val="0"/>
      <w:marRight w:val="0"/>
      <w:marTop w:val="0"/>
      <w:marBottom w:val="0"/>
      <w:divBdr>
        <w:top w:val="none" w:sz="0" w:space="0" w:color="auto"/>
        <w:left w:val="none" w:sz="0" w:space="0" w:color="auto"/>
        <w:bottom w:val="none" w:sz="0" w:space="0" w:color="auto"/>
        <w:right w:val="none" w:sz="0" w:space="0" w:color="auto"/>
      </w:divBdr>
      <w:divsChild>
        <w:div w:id="1312440365">
          <w:marLeft w:val="0"/>
          <w:marRight w:val="0"/>
          <w:marTop w:val="0"/>
          <w:marBottom w:val="0"/>
          <w:divBdr>
            <w:top w:val="none" w:sz="0" w:space="0" w:color="auto"/>
            <w:left w:val="none" w:sz="0" w:space="0" w:color="auto"/>
            <w:bottom w:val="none" w:sz="0" w:space="0" w:color="auto"/>
            <w:right w:val="none" w:sz="0" w:space="0" w:color="auto"/>
          </w:divBdr>
        </w:div>
      </w:divsChild>
    </w:div>
    <w:div w:id="261035525">
      <w:bodyDiv w:val="1"/>
      <w:marLeft w:val="0"/>
      <w:marRight w:val="0"/>
      <w:marTop w:val="0"/>
      <w:marBottom w:val="0"/>
      <w:divBdr>
        <w:top w:val="none" w:sz="0" w:space="0" w:color="auto"/>
        <w:left w:val="none" w:sz="0" w:space="0" w:color="auto"/>
        <w:bottom w:val="none" w:sz="0" w:space="0" w:color="auto"/>
        <w:right w:val="none" w:sz="0" w:space="0" w:color="auto"/>
      </w:divBdr>
      <w:divsChild>
        <w:div w:id="183593343">
          <w:marLeft w:val="1080"/>
          <w:marRight w:val="0"/>
          <w:marTop w:val="100"/>
          <w:marBottom w:val="0"/>
          <w:divBdr>
            <w:top w:val="none" w:sz="0" w:space="0" w:color="auto"/>
            <w:left w:val="none" w:sz="0" w:space="0" w:color="auto"/>
            <w:bottom w:val="none" w:sz="0" w:space="0" w:color="auto"/>
            <w:right w:val="none" w:sz="0" w:space="0" w:color="auto"/>
          </w:divBdr>
        </w:div>
        <w:div w:id="902759645">
          <w:marLeft w:val="1080"/>
          <w:marRight w:val="0"/>
          <w:marTop w:val="100"/>
          <w:marBottom w:val="0"/>
          <w:divBdr>
            <w:top w:val="none" w:sz="0" w:space="0" w:color="auto"/>
            <w:left w:val="none" w:sz="0" w:space="0" w:color="auto"/>
            <w:bottom w:val="none" w:sz="0" w:space="0" w:color="auto"/>
            <w:right w:val="none" w:sz="0" w:space="0" w:color="auto"/>
          </w:divBdr>
        </w:div>
        <w:div w:id="1136873499">
          <w:marLeft w:val="1800"/>
          <w:marRight w:val="0"/>
          <w:marTop w:val="100"/>
          <w:marBottom w:val="0"/>
          <w:divBdr>
            <w:top w:val="none" w:sz="0" w:space="0" w:color="auto"/>
            <w:left w:val="none" w:sz="0" w:space="0" w:color="auto"/>
            <w:bottom w:val="none" w:sz="0" w:space="0" w:color="auto"/>
            <w:right w:val="none" w:sz="0" w:space="0" w:color="auto"/>
          </w:divBdr>
        </w:div>
        <w:div w:id="1820613213">
          <w:marLeft w:val="1800"/>
          <w:marRight w:val="0"/>
          <w:marTop w:val="100"/>
          <w:marBottom w:val="0"/>
          <w:divBdr>
            <w:top w:val="none" w:sz="0" w:space="0" w:color="auto"/>
            <w:left w:val="none" w:sz="0" w:space="0" w:color="auto"/>
            <w:bottom w:val="none" w:sz="0" w:space="0" w:color="auto"/>
            <w:right w:val="none" w:sz="0" w:space="0" w:color="auto"/>
          </w:divBdr>
        </w:div>
        <w:div w:id="2036230648">
          <w:marLeft w:val="360"/>
          <w:marRight w:val="0"/>
          <w:marTop w:val="200"/>
          <w:marBottom w:val="0"/>
          <w:divBdr>
            <w:top w:val="none" w:sz="0" w:space="0" w:color="auto"/>
            <w:left w:val="none" w:sz="0" w:space="0" w:color="auto"/>
            <w:bottom w:val="none" w:sz="0" w:space="0" w:color="auto"/>
            <w:right w:val="none" w:sz="0" w:space="0" w:color="auto"/>
          </w:divBdr>
        </w:div>
      </w:divsChild>
    </w:div>
    <w:div w:id="265040606">
      <w:bodyDiv w:val="1"/>
      <w:marLeft w:val="0"/>
      <w:marRight w:val="0"/>
      <w:marTop w:val="0"/>
      <w:marBottom w:val="0"/>
      <w:divBdr>
        <w:top w:val="none" w:sz="0" w:space="0" w:color="auto"/>
        <w:left w:val="none" w:sz="0" w:space="0" w:color="auto"/>
        <w:bottom w:val="none" w:sz="0" w:space="0" w:color="auto"/>
        <w:right w:val="none" w:sz="0" w:space="0" w:color="auto"/>
      </w:divBdr>
    </w:div>
    <w:div w:id="265503817">
      <w:bodyDiv w:val="1"/>
      <w:marLeft w:val="0"/>
      <w:marRight w:val="0"/>
      <w:marTop w:val="0"/>
      <w:marBottom w:val="0"/>
      <w:divBdr>
        <w:top w:val="none" w:sz="0" w:space="0" w:color="auto"/>
        <w:left w:val="none" w:sz="0" w:space="0" w:color="auto"/>
        <w:bottom w:val="none" w:sz="0" w:space="0" w:color="auto"/>
        <w:right w:val="none" w:sz="0" w:space="0" w:color="auto"/>
      </w:divBdr>
    </w:div>
    <w:div w:id="265576141">
      <w:bodyDiv w:val="1"/>
      <w:marLeft w:val="0"/>
      <w:marRight w:val="0"/>
      <w:marTop w:val="0"/>
      <w:marBottom w:val="0"/>
      <w:divBdr>
        <w:top w:val="none" w:sz="0" w:space="0" w:color="auto"/>
        <w:left w:val="none" w:sz="0" w:space="0" w:color="auto"/>
        <w:bottom w:val="none" w:sz="0" w:space="0" w:color="auto"/>
        <w:right w:val="none" w:sz="0" w:space="0" w:color="auto"/>
      </w:divBdr>
    </w:div>
    <w:div w:id="266042040">
      <w:bodyDiv w:val="1"/>
      <w:marLeft w:val="0"/>
      <w:marRight w:val="0"/>
      <w:marTop w:val="0"/>
      <w:marBottom w:val="0"/>
      <w:divBdr>
        <w:top w:val="none" w:sz="0" w:space="0" w:color="auto"/>
        <w:left w:val="none" w:sz="0" w:space="0" w:color="auto"/>
        <w:bottom w:val="none" w:sz="0" w:space="0" w:color="auto"/>
        <w:right w:val="none" w:sz="0" w:space="0" w:color="auto"/>
      </w:divBdr>
      <w:divsChild>
        <w:div w:id="687754506">
          <w:marLeft w:val="547"/>
          <w:marRight w:val="0"/>
          <w:marTop w:val="115"/>
          <w:marBottom w:val="0"/>
          <w:divBdr>
            <w:top w:val="none" w:sz="0" w:space="0" w:color="auto"/>
            <w:left w:val="none" w:sz="0" w:space="0" w:color="auto"/>
            <w:bottom w:val="none" w:sz="0" w:space="0" w:color="auto"/>
            <w:right w:val="none" w:sz="0" w:space="0" w:color="auto"/>
          </w:divBdr>
        </w:div>
        <w:div w:id="1147893188">
          <w:marLeft w:val="547"/>
          <w:marRight w:val="0"/>
          <w:marTop w:val="115"/>
          <w:marBottom w:val="0"/>
          <w:divBdr>
            <w:top w:val="none" w:sz="0" w:space="0" w:color="auto"/>
            <w:left w:val="none" w:sz="0" w:space="0" w:color="auto"/>
            <w:bottom w:val="none" w:sz="0" w:space="0" w:color="auto"/>
            <w:right w:val="none" w:sz="0" w:space="0" w:color="auto"/>
          </w:divBdr>
        </w:div>
      </w:divsChild>
    </w:div>
    <w:div w:id="266159733">
      <w:bodyDiv w:val="1"/>
      <w:marLeft w:val="0"/>
      <w:marRight w:val="0"/>
      <w:marTop w:val="0"/>
      <w:marBottom w:val="0"/>
      <w:divBdr>
        <w:top w:val="none" w:sz="0" w:space="0" w:color="auto"/>
        <w:left w:val="none" w:sz="0" w:space="0" w:color="auto"/>
        <w:bottom w:val="none" w:sz="0" w:space="0" w:color="auto"/>
        <w:right w:val="none" w:sz="0" w:space="0" w:color="auto"/>
      </w:divBdr>
    </w:div>
    <w:div w:id="266812193">
      <w:bodyDiv w:val="1"/>
      <w:marLeft w:val="0"/>
      <w:marRight w:val="0"/>
      <w:marTop w:val="0"/>
      <w:marBottom w:val="0"/>
      <w:divBdr>
        <w:top w:val="none" w:sz="0" w:space="0" w:color="auto"/>
        <w:left w:val="none" w:sz="0" w:space="0" w:color="auto"/>
        <w:bottom w:val="none" w:sz="0" w:space="0" w:color="auto"/>
        <w:right w:val="none" w:sz="0" w:space="0" w:color="auto"/>
      </w:divBdr>
    </w:div>
    <w:div w:id="266929829">
      <w:bodyDiv w:val="1"/>
      <w:marLeft w:val="0"/>
      <w:marRight w:val="0"/>
      <w:marTop w:val="0"/>
      <w:marBottom w:val="0"/>
      <w:divBdr>
        <w:top w:val="none" w:sz="0" w:space="0" w:color="auto"/>
        <w:left w:val="none" w:sz="0" w:space="0" w:color="auto"/>
        <w:bottom w:val="none" w:sz="0" w:space="0" w:color="auto"/>
        <w:right w:val="none" w:sz="0" w:space="0" w:color="auto"/>
      </w:divBdr>
    </w:div>
    <w:div w:id="267273324">
      <w:bodyDiv w:val="1"/>
      <w:marLeft w:val="0"/>
      <w:marRight w:val="0"/>
      <w:marTop w:val="0"/>
      <w:marBottom w:val="0"/>
      <w:divBdr>
        <w:top w:val="none" w:sz="0" w:space="0" w:color="auto"/>
        <w:left w:val="none" w:sz="0" w:space="0" w:color="auto"/>
        <w:bottom w:val="none" w:sz="0" w:space="0" w:color="auto"/>
        <w:right w:val="none" w:sz="0" w:space="0" w:color="auto"/>
      </w:divBdr>
    </w:div>
    <w:div w:id="268777384">
      <w:bodyDiv w:val="1"/>
      <w:marLeft w:val="0"/>
      <w:marRight w:val="0"/>
      <w:marTop w:val="0"/>
      <w:marBottom w:val="0"/>
      <w:divBdr>
        <w:top w:val="none" w:sz="0" w:space="0" w:color="auto"/>
        <w:left w:val="none" w:sz="0" w:space="0" w:color="auto"/>
        <w:bottom w:val="none" w:sz="0" w:space="0" w:color="auto"/>
        <w:right w:val="none" w:sz="0" w:space="0" w:color="auto"/>
      </w:divBdr>
    </w:div>
    <w:div w:id="269625896">
      <w:bodyDiv w:val="1"/>
      <w:marLeft w:val="0"/>
      <w:marRight w:val="0"/>
      <w:marTop w:val="0"/>
      <w:marBottom w:val="0"/>
      <w:divBdr>
        <w:top w:val="none" w:sz="0" w:space="0" w:color="auto"/>
        <w:left w:val="none" w:sz="0" w:space="0" w:color="auto"/>
        <w:bottom w:val="none" w:sz="0" w:space="0" w:color="auto"/>
        <w:right w:val="none" w:sz="0" w:space="0" w:color="auto"/>
      </w:divBdr>
    </w:div>
    <w:div w:id="269819735">
      <w:bodyDiv w:val="1"/>
      <w:marLeft w:val="0"/>
      <w:marRight w:val="0"/>
      <w:marTop w:val="0"/>
      <w:marBottom w:val="0"/>
      <w:divBdr>
        <w:top w:val="none" w:sz="0" w:space="0" w:color="auto"/>
        <w:left w:val="none" w:sz="0" w:space="0" w:color="auto"/>
        <w:bottom w:val="none" w:sz="0" w:space="0" w:color="auto"/>
        <w:right w:val="none" w:sz="0" w:space="0" w:color="auto"/>
      </w:divBdr>
      <w:divsChild>
        <w:div w:id="226838945">
          <w:marLeft w:val="547"/>
          <w:marRight w:val="0"/>
          <w:marTop w:val="115"/>
          <w:marBottom w:val="0"/>
          <w:divBdr>
            <w:top w:val="none" w:sz="0" w:space="0" w:color="auto"/>
            <w:left w:val="none" w:sz="0" w:space="0" w:color="auto"/>
            <w:bottom w:val="none" w:sz="0" w:space="0" w:color="auto"/>
            <w:right w:val="none" w:sz="0" w:space="0" w:color="auto"/>
          </w:divBdr>
        </w:div>
        <w:div w:id="319045490">
          <w:marLeft w:val="1166"/>
          <w:marRight w:val="0"/>
          <w:marTop w:val="96"/>
          <w:marBottom w:val="0"/>
          <w:divBdr>
            <w:top w:val="none" w:sz="0" w:space="0" w:color="auto"/>
            <w:left w:val="none" w:sz="0" w:space="0" w:color="auto"/>
            <w:bottom w:val="none" w:sz="0" w:space="0" w:color="auto"/>
            <w:right w:val="none" w:sz="0" w:space="0" w:color="auto"/>
          </w:divBdr>
        </w:div>
        <w:div w:id="518127851">
          <w:marLeft w:val="1166"/>
          <w:marRight w:val="0"/>
          <w:marTop w:val="96"/>
          <w:marBottom w:val="0"/>
          <w:divBdr>
            <w:top w:val="none" w:sz="0" w:space="0" w:color="auto"/>
            <w:left w:val="none" w:sz="0" w:space="0" w:color="auto"/>
            <w:bottom w:val="none" w:sz="0" w:space="0" w:color="auto"/>
            <w:right w:val="none" w:sz="0" w:space="0" w:color="auto"/>
          </w:divBdr>
        </w:div>
        <w:div w:id="1320695713">
          <w:marLeft w:val="547"/>
          <w:marRight w:val="0"/>
          <w:marTop w:val="115"/>
          <w:marBottom w:val="0"/>
          <w:divBdr>
            <w:top w:val="none" w:sz="0" w:space="0" w:color="auto"/>
            <w:left w:val="none" w:sz="0" w:space="0" w:color="auto"/>
            <w:bottom w:val="none" w:sz="0" w:space="0" w:color="auto"/>
            <w:right w:val="none" w:sz="0" w:space="0" w:color="auto"/>
          </w:divBdr>
        </w:div>
        <w:div w:id="1386876656">
          <w:marLeft w:val="1166"/>
          <w:marRight w:val="0"/>
          <w:marTop w:val="96"/>
          <w:marBottom w:val="0"/>
          <w:divBdr>
            <w:top w:val="none" w:sz="0" w:space="0" w:color="auto"/>
            <w:left w:val="none" w:sz="0" w:space="0" w:color="auto"/>
            <w:bottom w:val="none" w:sz="0" w:space="0" w:color="auto"/>
            <w:right w:val="none" w:sz="0" w:space="0" w:color="auto"/>
          </w:divBdr>
        </w:div>
        <w:div w:id="1734306951">
          <w:marLeft w:val="1800"/>
          <w:marRight w:val="0"/>
          <w:marTop w:val="86"/>
          <w:marBottom w:val="0"/>
          <w:divBdr>
            <w:top w:val="none" w:sz="0" w:space="0" w:color="auto"/>
            <w:left w:val="none" w:sz="0" w:space="0" w:color="auto"/>
            <w:bottom w:val="none" w:sz="0" w:space="0" w:color="auto"/>
            <w:right w:val="none" w:sz="0" w:space="0" w:color="auto"/>
          </w:divBdr>
        </w:div>
        <w:div w:id="2022126899">
          <w:marLeft w:val="1800"/>
          <w:marRight w:val="0"/>
          <w:marTop w:val="86"/>
          <w:marBottom w:val="0"/>
          <w:divBdr>
            <w:top w:val="none" w:sz="0" w:space="0" w:color="auto"/>
            <w:left w:val="none" w:sz="0" w:space="0" w:color="auto"/>
            <w:bottom w:val="none" w:sz="0" w:space="0" w:color="auto"/>
            <w:right w:val="none" w:sz="0" w:space="0" w:color="auto"/>
          </w:divBdr>
        </w:div>
      </w:divsChild>
    </w:div>
    <w:div w:id="270432053">
      <w:bodyDiv w:val="1"/>
      <w:marLeft w:val="0"/>
      <w:marRight w:val="0"/>
      <w:marTop w:val="0"/>
      <w:marBottom w:val="0"/>
      <w:divBdr>
        <w:top w:val="none" w:sz="0" w:space="0" w:color="auto"/>
        <w:left w:val="none" w:sz="0" w:space="0" w:color="auto"/>
        <w:bottom w:val="none" w:sz="0" w:space="0" w:color="auto"/>
        <w:right w:val="none" w:sz="0" w:space="0" w:color="auto"/>
      </w:divBdr>
    </w:div>
    <w:div w:id="270936649">
      <w:bodyDiv w:val="1"/>
      <w:marLeft w:val="0"/>
      <w:marRight w:val="0"/>
      <w:marTop w:val="0"/>
      <w:marBottom w:val="0"/>
      <w:divBdr>
        <w:top w:val="none" w:sz="0" w:space="0" w:color="auto"/>
        <w:left w:val="none" w:sz="0" w:space="0" w:color="auto"/>
        <w:bottom w:val="none" w:sz="0" w:space="0" w:color="auto"/>
        <w:right w:val="none" w:sz="0" w:space="0" w:color="auto"/>
      </w:divBdr>
    </w:div>
    <w:div w:id="271940849">
      <w:bodyDiv w:val="1"/>
      <w:marLeft w:val="0"/>
      <w:marRight w:val="0"/>
      <w:marTop w:val="0"/>
      <w:marBottom w:val="0"/>
      <w:divBdr>
        <w:top w:val="none" w:sz="0" w:space="0" w:color="auto"/>
        <w:left w:val="none" w:sz="0" w:space="0" w:color="auto"/>
        <w:bottom w:val="none" w:sz="0" w:space="0" w:color="auto"/>
        <w:right w:val="none" w:sz="0" w:space="0" w:color="auto"/>
      </w:divBdr>
    </w:div>
    <w:div w:id="272248951">
      <w:bodyDiv w:val="1"/>
      <w:marLeft w:val="0"/>
      <w:marRight w:val="0"/>
      <w:marTop w:val="0"/>
      <w:marBottom w:val="0"/>
      <w:divBdr>
        <w:top w:val="none" w:sz="0" w:space="0" w:color="auto"/>
        <w:left w:val="none" w:sz="0" w:space="0" w:color="auto"/>
        <w:bottom w:val="none" w:sz="0" w:space="0" w:color="auto"/>
        <w:right w:val="none" w:sz="0" w:space="0" w:color="auto"/>
      </w:divBdr>
    </w:div>
    <w:div w:id="273751508">
      <w:bodyDiv w:val="1"/>
      <w:marLeft w:val="0"/>
      <w:marRight w:val="0"/>
      <w:marTop w:val="0"/>
      <w:marBottom w:val="0"/>
      <w:divBdr>
        <w:top w:val="none" w:sz="0" w:space="0" w:color="auto"/>
        <w:left w:val="none" w:sz="0" w:space="0" w:color="auto"/>
        <w:bottom w:val="none" w:sz="0" w:space="0" w:color="auto"/>
        <w:right w:val="none" w:sz="0" w:space="0" w:color="auto"/>
      </w:divBdr>
      <w:divsChild>
        <w:div w:id="726686757">
          <w:marLeft w:val="0"/>
          <w:marRight w:val="0"/>
          <w:marTop w:val="0"/>
          <w:marBottom w:val="0"/>
          <w:divBdr>
            <w:top w:val="none" w:sz="0" w:space="0" w:color="auto"/>
            <w:left w:val="none" w:sz="0" w:space="0" w:color="auto"/>
            <w:bottom w:val="none" w:sz="0" w:space="0" w:color="auto"/>
            <w:right w:val="none" w:sz="0" w:space="0" w:color="auto"/>
          </w:divBdr>
        </w:div>
      </w:divsChild>
    </w:div>
    <w:div w:id="273944855">
      <w:bodyDiv w:val="1"/>
      <w:marLeft w:val="0"/>
      <w:marRight w:val="0"/>
      <w:marTop w:val="0"/>
      <w:marBottom w:val="0"/>
      <w:divBdr>
        <w:top w:val="none" w:sz="0" w:space="0" w:color="auto"/>
        <w:left w:val="none" w:sz="0" w:space="0" w:color="auto"/>
        <w:bottom w:val="none" w:sz="0" w:space="0" w:color="auto"/>
        <w:right w:val="none" w:sz="0" w:space="0" w:color="auto"/>
      </w:divBdr>
    </w:div>
    <w:div w:id="274021456">
      <w:bodyDiv w:val="1"/>
      <w:marLeft w:val="0"/>
      <w:marRight w:val="0"/>
      <w:marTop w:val="0"/>
      <w:marBottom w:val="0"/>
      <w:divBdr>
        <w:top w:val="none" w:sz="0" w:space="0" w:color="auto"/>
        <w:left w:val="none" w:sz="0" w:space="0" w:color="auto"/>
        <w:bottom w:val="none" w:sz="0" w:space="0" w:color="auto"/>
        <w:right w:val="none" w:sz="0" w:space="0" w:color="auto"/>
      </w:divBdr>
      <w:divsChild>
        <w:div w:id="369116382">
          <w:marLeft w:val="1166"/>
          <w:marRight w:val="0"/>
          <w:marTop w:val="86"/>
          <w:marBottom w:val="0"/>
          <w:divBdr>
            <w:top w:val="none" w:sz="0" w:space="0" w:color="auto"/>
            <w:left w:val="none" w:sz="0" w:space="0" w:color="auto"/>
            <w:bottom w:val="none" w:sz="0" w:space="0" w:color="auto"/>
            <w:right w:val="none" w:sz="0" w:space="0" w:color="auto"/>
          </w:divBdr>
        </w:div>
        <w:div w:id="384762598">
          <w:marLeft w:val="1800"/>
          <w:marRight w:val="0"/>
          <w:marTop w:val="77"/>
          <w:marBottom w:val="0"/>
          <w:divBdr>
            <w:top w:val="none" w:sz="0" w:space="0" w:color="auto"/>
            <w:left w:val="none" w:sz="0" w:space="0" w:color="auto"/>
            <w:bottom w:val="none" w:sz="0" w:space="0" w:color="auto"/>
            <w:right w:val="none" w:sz="0" w:space="0" w:color="auto"/>
          </w:divBdr>
        </w:div>
        <w:div w:id="680930814">
          <w:marLeft w:val="1800"/>
          <w:marRight w:val="0"/>
          <w:marTop w:val="77"/>
          <w:marBottom w:val="0"/>
          <w:divBdr>
            <w:top w:val="none" w:sz="0" w:space="0" w:color="auto"/>
            <w:left w:val="none" w:sz="0" w:space="0" w:color="auto"/>
            <w:bottom w:val="none" w:sz="0" w:space="0" w:color="auto"/>
            <w:right w:val="none" w:sz="0" w:space="0" w:color="auto"/>
          </w:divBdr>
        </w:div>
      </w:divsChild>
    </w:div>
    <w:div w:id="274024678">
      <w:bodyDiv w:val="1"/>
      <w:marLeft w:val="0"/>
      <w:marRight w:val="0"/>
      <w:marTop w:val="0"/>
      <w:marBottom w:val="0"/>
      <w:divBdr>
        <w:top w:val="none" w:sz="0" w:space="0" w:color="auto"/>
        <w:left w:val="none" w:sz="0" w:space="0" w:color="auto"/>
        <w:bottom w:val="none" w:sz="0" w:space="0" w:color="auto"/>
        <w:right w:val="none" w:sz="0" w:space="0" w:color="auto"/>
      </w:divBdr>
    </w:div>
    <w:div w:id="274025810">
      <w:bodyDiv w:val="1"/>
      <w:marLeft w:val="0"/>
      <w:marRight w:val="0"/>
      <w:marTop w:val="0"/>
      <w:marBottom w:val="0"/>
      <w:divBdr>
        <w:top w:val="none" w:sz="0" w:space="0" w:color="auto"/>
        <w:left w:val="none" w:sz="0" w:space="0" w:color="auto"/>
        <w:bottom w:val="none" w:sz="0" w:space="0" w:color="auto"/>
        <w:right w:val="none" w:sz="0" w:space="0" w:color="auto"/>
      </w:divBdr>
    </w:div>
    <w:div w:id="274946695">
      <w:bodyDiv w:val="1"/>
      <w:marLeft w:val="0"/>
      <w:marRight w:val="0"/>
      <w:marTop w:val="0"/>
      <w:marBottom w:val="0"/>
      <w:divBdr>
        <w:top w:val="none" w:sz="0" w:space="0" w:color="auto"/>
        <w:left w:val="none" w:sz="0" w:space="0" w:color="auto"/>
        <w:bottom w:val="none" w:sz="0" w:space="0" w:color="auto"/>
        <w:right w:val="none" w:sz="0" w:space="0" w:color="auto"/>
      </w:divBdr>
    </w:div>
    <w:div w:id="275212736">
      <w:bodyDiv w:val="1"/>
      <w:marLeft w:val="0"/>
      <w:marRight w:val="0"/>
      <w:marTop w:val="0"/>
      <w:marBottom w:val="0"/>
      <w:divBdr>
        <w:top w:val="none" w:sz="0" w:space="0" w:color="auto"/>
        <w:left w:val="none" w:sz="0" w:space="0" w:color="auto"/>
        <w:bottom w:val="none" w:sz="0" w:space="0" w:color="auto"/>
        <w:right w:val="none" w:sz="0" w:space="0" w:color="auto"/>
      </w:divBdr>
    </w:div>
    <w:div w:id="275866165">
      <w:bodyDiv w:val="1"/>
      <w:marLeft w:val="0"/>
      <w:marRight w:val="0"/>
      <w:marTop w:val="0"/>
      <w:marBottom w:val="0"/>
      <w:divBdr>
        <w:top w:val="none" w:sz="0" w:space="0" w:color="auto"/>
        <w:left w:val="none" w:sz="0" w:space="0" w:color="auto"/>
        <w:bottom w:val="none" w:sz="0" w:space="0" w:color="auto"/>
        <w:right w:val="none" w:sz="0" w:space="0" w:color="auto"/>
      </w:divBdr>
    </w:div>
    <w:div w:id="276301799">
      <w:bodyDiv w:val="1"/>
      <w:marLeft w:val="0"/>
      <w:marRight w:val="0"/>
      <w:marTop w:val="0"/>
      <w:marBottom w:val="0"/>
      <w:divBdr>
        <w:top w:val="none" w:sz="0" w:space="0" w:color="auto"/>
        <w:left w:val="none" w:sz="0" w:space="0" w:color="auto"/>
        <w:bottom w:val="none" w:sz="0" w:space="0" w:color="auto"/>
        <w:right w:val="none" w:sz="0" w:space="0" w:color="auto"/>
      </w:divBdr>
    </w:div>
    <w:div w:id="277419306">
      <w:bodyDiv w:val="1"/>
      <w:marLeft w:val="0"/>
      <w:marRight w:val="0"/>
      <w:marTop w:val="0"/>
      <w:marBottom w:val="0"/>
      <w:divBdr>
        <w:top w:val="none" w:sz="0" w:space="0" w:color="auto"/>
        <w:left w:val="none" w:sz="0" w:space="0" w:color="auto"/>
        <w:bottom w:val="none" w:sz="0" w:space="0" w:color="auto"/>
        <w:right w:val="none" w:sz="0" w:space="0" w:color="auto"/>
      </w:divBdr>
    </w:div>
    <w:div w:id="277420220">
      <w:bodyDiv w:val="1"/>
      <w:marLeft w:val="0"/>
      <w:marRight w:val="0"/>
      <w:marTop w:val="0"/>
      <w:marBottom w:val="0"/>
      <w:divBdr>
        <w:top w:val="none" w:sz="0" w:space="0" w:color="auto"/>
        <w:left w:val="none" w:sz="0" w:space="0" w:color="auto"/>
        <w:bottom w:val="none" w:sz="0" w:space="0" w:color="auto"/>
        <w:right w:val="none" w:sz="0" w:space="0" w:color="auto"/>
      </w:divBdr>
      <w:divsChild>
        <w:div w:id="17198306">
          <w:marLeft w:val="547"/>
          <w:marRight w:val="0"/>
          <w:marTop w:val="96"/>
          <w:marBottom w:val="0"/>
          <w:divBdr>
            <w:top w:val="none" w:sz="0" w:space="0" w:color="auto"/>
            <w:left w:val="none" w:sz="0" w:space="0" w:color="auto"/>
            <w:bottom w:val="none" w:sz="0" w:space="0" w:color="auto"/>
            <w:right w:val="none" w:sz="0" w:space="0" w:color="auto"/>
          </w:divBdr>
        </w:div>
        <w:div w:id="34819080">
          <w:marLeft w:val="547"/>
          <w:marRight w:val="0"/>
          <w:marTop w:val="96"/>
          <w:marBottom w:val="0"/>
          <w:divBdr>
            <w:top w:val="none" w:sz="0" w:space="0" w:color="auto"/>
            <w:left w:val="none" w:sz="0" w:space="0" w:color="auto"/>
            <w:bottom w:val="none" w:sz="0" w:space="0" w:color="auto"/>
            <w:right w:val="none" w:sz="0" w:space="0" w:color="auto"/>
          </w:divBdr>
        </w:div>
        <w:div w:id="546989617">
          <w:marLeft w:val="1166"/>
          <w:marRight w:val="0"/>
          <w:marTop w:val="86"/>
          <w:marBottom w:val="0"/>
          <w:divBdr>
            <w:top w:val="none" w:sz="0" w:space="0" w:color="auto"/>
            <w:left w:val="none" w:sz="0" w:space="0" w:color="auto"/>
            <w:bottom w:val="none" w:sz="0" w:space="0" w:color="auto"/>
            <w:right w:val="none" w:sz="0" w:space="0" w:color="auto"/>
          </w:divBdr>
        </w:div>
        <w:div w:id="558251283">
          <w:marLeft w:val="1166"/>
          <w:marRight w:val="0"/>
          <w:marTop w:val="86"/>
          <w:marBottom w:val="0"/>
          <w:divBdr>
            <w:top w:val="none" w:sz="0" w:space="0" w:color="auto"/>
            <w:left w:val="none" w:sz="0" w:space="0" w:color="auto"/>
            <w:bottom w:val="none" w:sz="0" w:space="0" w:color="auto"/>
            <w:right w:val="none" w:sz="0" w:space="0" w:color="auto"/>
          </w:divBdr>
        </w:div>
        <w:div w:id="620653613">
          <w:marLeft w:val="1166"/>
          <w:marRight w:val="0"/>
          <w:marTop w:val="86"/>
          <w:marBottom w:val="0"/>
          <w:divBdr>
            <w:top w:val="none" w:sz="0" w:space="0" w:color="auto"/>
            <w:left w:val="none" w:sz="0" w:space="0" w:color="auto"/>
            <w:bottom w:val="none" w:sz="0" w:space="0" w:color="auto"/>
            <w:right w:val="none" w:sz="0" w:space="0" w:color="auto"/>
          </w:divBdr>
        </w:div>
        <w:div w:id="1277787587">
          <w:marLeft w:val="1166"/>
          <w:marRight w:val="0"/>
          <w:marTop w:val="86"/>
          <w:marBottom w:val="0"/>
          <w:divBdr>
            <w:top w:val="none" w:sz="0" w:space="0" w:color="auto"/>
            <w:left w:val="none" w:sz="0" w:space="0" w:color="auto"/>
            <w:bottom w:val="none" w:sz="0" w:space="0" w:color="auto"/>
            <w:right w:val="none" w:sz="0" w:space="0" w:color="auto"/>
          </w:divBdr>
        </w:div>
        <w:div w:id="1576431205">
          <w:marLeft w:val="1166"/>
          <w:marRight w:val="0"/>
          <w:marTop w:val="86"/>
          <w:marBottom w:val="0"/>
          <w:divBdr>
            <w:top w:val="none" w:sz="0" w:space="0" w:color="auto"/>
            <w:left w:val="none" w:sz="0" w:space="0" w:color="auto"/>
            <w:bottom w:val="none" w:sz="0" w:space="0" w:color="auto"/>
            <w:right w:val="none" w:sz="0" w:space="0" w:color="auto"/>
          </w:divBdr>
        </w:div>
        <w:div w:id="1580944092">
          <w:marLeft w:val="547"/>
          <w:marRight w:val="0"/>
          <w:marTop w:val="96"/>
          <w:marBottom w:val="0"/>
          <w:divBdr>
            <w:top w:val="none" w:sz="0" w:space="0" w:color="auto"/>
            <w:left w:val="none" w:sz="0" w:space="0" w:color="auto"/>
            <w:bottom w:val="none" w:sz="0" w:space="0" w:color="auto"/>
            <w:right w:val="none" w:sz="0" w:space="0" w:color="auto"/>
          </w:divBdr>
        </w:div>
        <w:div w:id="1605259984">
          <w:marLeft w:val="1166"/>
          <w:marRight w:val="0"/>
          <w:marTop w:val="86"/>
          <w:marBottom w:val="0"/>
          <w:divBdr>
            <w:top w:val="none" w:sz="0" w:space="0" w:color="auto"/>
            <w:left w:val="none" w:sz="0" w:space="0" w:color="auto"/>
            <w:bottom w:val="none" w:sz="0" w:space="0" w:color="auto"/>
            <w:right w:val="none" w:sz="0" w:space="0" w:color="auto"/>
          </w:divBdr>
        </w:div>
        <w:div w:id="1625185576">
          <w:marLeft w:val="547"/>
          <w:marRight w:val="0"/>
          <w:marTop w:val="96"/>
          <w:marBottom w:val="0"/>
          <w:divBdr>
            <w:top w:val="none" w:sz="0" w:space="0" w:color="auto"/>
            <w:left w:val="none" w:sz="0" w:space="0" w:color="auto"/>
            <w:bottom w:val="none" w:sz="0" w:space="0" w:color="auto"/>
            <w:right w:val="none" w:sz="0" w:space="0" w:color="auto"/>
          </w:divBdr>
        </w:div>
        <w:div w:id="1932658218">
          <w:marLeft w:val="1166"/>
          <w:marRight w:val="0"/>
          <w:marTop w:val="86"/>
          <w:marBottom w:val="0"/>
          <w:divBdr>
            <w:top w:val="none" w:sz="0" w:space="0" w:color="auto"/>
            <w:left w:val="none" w:sz="0" w:space="0" w:color="auto"/>
            <w:bottom w:val="none" w:sz="0" w:space="0" w:color="auto"/>
            <w:right w:val="none" w:sz="0" w:space="0" w:color="auto"/>
          </w:divBdr>
        </w:div>
      </w:divsChild>
    </w:div>
    <w:div w:id="278604551">
      <w:bodyDiv w:val="1"/>
      <w:marLeft w:val="0"/>
      <w:marRight w:val="0"/>
      <w:marTop w:val="0"/>
      <w:marBottom w:val="0"/>
      <w:divBdr>
        <w:top w:val="none" w:sz="0" w:space="0" w:color="auto"/>
        <w:left w:val="none" w:sz="0" w:space="0" w:color="auto"/>
        <w:bottom w:val="none" w:sz="0" w:space="0" w:color="auto"/>
        <w:right w:val="none" w:sz="0" w:space="0" w:color="auto"/>
      </w:divBdr>
      <w:divsChild>
        <w:div w:id="701903789">
          <w:marLeft w:val="1800"/>
          <w:marRight w:val="0"/>
          <w:marTop w:val="77"/>
          <w:marBottom w:val="0"/>
          <w:divBdr>
            <w:top w:val="none" w:sz="0" w:space="0" w:color="auto"/>
            <w:left w:val="none" w:sz="0" w:space="0" w:color="auto"/>
            <w:bottom w:val="none" w:sz="0" w:space="0" w:color="auto"/>
            <w:right w:val="none" w:sz="0" w:space="0" w:color="auto"/>
          </w:divBdr>
        </w:div>
        <w:div w:id="720787673">
          <w:marLeft w:val="1166"/>
          <w:marRight w:val="0"/>
          <w:marTop w:val="96"/>
          <w:marBottom w:val="0"/>
          <w:divBdr>
            <w:top w:val="none" w:sz="0" w:space="0" w:color="auto"/>
            <w:left w:val="none" w:sz="0" w:space="0" w:color="auto"/>
            <w:bottom w:val="none" w:sz="0" w:space="0" w:color="auto"/>
            <w:right w:val="none" w:sz="0" w:space="0" w:color="auto"/>
          </w:divBdr>
        </w:div>
        <w:div w:id="1004354910">
          <w:marLeft w:val="547"/>
          <w:marRight w:val="0"/>
          <w:marTop w:val="115"/>
          <w:marBottom w:val="0"/>
          <w:divBdr>
            <w:top w:val="none" w:sz="0" w:space="0" w:color="auto"/>
            <w:left w:val="none" w:sz="0" w:space="0" w:color="auto"/>
            <w:bottom w:val="none" w:sz="0" w:space="0" w:color="auto"/>
            <w:right w:val="none" w:sz="0" w:space="0" w:color="auto"/>
          </w:divBdr>
        </w:div>
        <w:div w:id="1310937630">
          <w:marLeft w:val="1800"/>
          <w:marRight w:val="0"/>
          <w:marTop w:val="77"/>
          <w:marBottom w:val="0"/>
          <w:divBdr>
            <w:top w:val="none" w:sz="0" w:space="0" w:color="auto"/>
            <w:left w:val="none" w:sz="0" w:space="0" w:color="auto"/>
            <w:bottom w:val="none" w:sz="0" w:space="0" w:color="auto"/>
            <w:right w:val="none" w:sz="0" w:space="0" w:color="auto"/>
          </w:divBdr>
        </w:div>
        <w:div w:id="1542093276">
          <w:marLeft w:val="1166"/>
          <w:marRight w:val="0"/>
          <w:marTop w:val="96"/>
          <w:marBottom w:val="0"/>
          <w:divBdr>
            <w:top w:val="none" w:sz="0" w:space="0" w:color="auto"/>
            <w:left w:val="none" w:sz="0" w:space="0" w:color="auto"/>
            <w:bottom w:val="none" w:sz="0" w:space="0" w:color="auto"/>
            <w:right w:val="none" w:sz="0" w:space="0" w:color="auto"/>
          </w:divBdr>
        </w:div>
        <w:div w:id="1700818394">
          <w:marLeft w:val="1800"/>
          <w:marRight w:val="0"/>
          <w:marTop w:val="77"/>
          <w:marBottom w:val="0"/>
          <w:divBdr>
            <w:top w:val="none" w:sz="0" w:space="0" w:color="auto"/>
            <w:left w:val="none" w:sz="0" w:space="0" w:color="auto"/>
            <w:bottom w:val="none" w:sz="0" w:space="0" w:color="auto"/>
            <w:right w:val="none" w:sz="0" w:space="0" w:color="auto"/>
          </w:divBdr>
        </w:div>
        <w:div w:id="1742751722">
          <w:marLeft w:val="1800"/>
          <w:marRight w:val="0"/>
          <w:marTop w:val="77"/>
          <w:marBottom w:val="0"/>
          <w:divBdr>
            <w:top w:val="none" w:sz="0" w:space="0" w:color="auto"/>
            <w:left w:val="none" w:sz="0" w:space="0" w:color="auto"/>
            <w:bottom w:val="none" w:sz="0" w:space="0" w:color="auto"/>
            <w:right w:val="none" w:sz="0" w:space="0" w:color="auto"/>
          </w:divBdr>
        </w:div>
        <w:div w:id="1884520390">
          <w:marLeft w:val="1800"/>
          <w:marRight w:val="0"/>
          <w:marTop w:val="77"/>
          <w:marBottom w:val="0"/>
          <w:divBdr>
            <w:top w:val="none" w:sz="0" w:space="0" w:color="auto"/>
            <w:left w:val="none" w:sz="0" w:space="0" w:color="auto"/>
            <w:bottom w:val="none" w:sz="0" w:space="0" w:color="auto"/>
            <w:right w:val="none" w:sz="0" w:space="0" w:color="auto"/>
          </w:divBdr>
        </w:div>
        <w:div w:id="1945067203">
          <w:marLeft w:val="1800"/>
          <w:marRight w:val="0"/>
          <w:marTop w:val="77"/>
          <w:marBottom w:val="0"/>
          <w:divBdr>
            <w:top w:val="none" w:sz="0" w:space="0" w:color="auto"/>
            <w:left w:val="none" w:sz="0" w:space="0" w:color="auto"/>
            <w:bottom w:val="none" w:sz="0" w:space="0" w:color="auto"/>
            <w:right w:val="none" w:sz="0" w:space="0" w:color="auto"/>
          </w:divBdr>
        </w:div>
      </w:divsChild>
    </w:div>
    <w:div w:id="278921307">
      <w:bodyDiv w:val="1"/>
      <w:marLeft w:val="0"/>
      <w:marRight w:val="0"/>
      <w:marTop w:val="0"/>
      <w:marBottom w:val="0"/>
      <w:divBdr>
        <w:top w:val="none" w:sz="0" w:space="0" w:color="auto"/>
        <w:left w:val="none" w:sz="0" w:space="0" w:color="auto"/>
        <w:bottom w:val="none" w:sz="0" w:space="0" w:color="auto"/>
        <w:right w:val="none" w:sz="0" w:space="0" w:color="auto"/>
      </w:divBdr>
    </w:div>
    <w:div w:id="279189282">
      <w:bodyDiv w:val="1"/>
      <w:marLeft w:val="0"/>
      <w:marRight w:val="0"/>
      <w:marTop w:val="0"/>
      <w:marBottom w:val="0"/>
      <w:divBdr>
        <w:top w:val="none" w:sz="0" w:space="0" w:color="auto"/>
        <w:left w:val="none" w:sz="0" w:space="0" w:color="auto"/>
        <w:bottom w:val="none" w:sz="0" w:space="0" w:color="auto"/>
        <w:right w:val="none" w:sz="0" w:space="0" w:color="auto"/>
      </w:divBdr>
    </w:div>
    <w:div w:id="280261352">
      <w:bodyDiv w:val="1"/>
      <w:marLeft w:val="0"/>
      <w:marRight w:val="0"/>
      <w:marTop w:val="0"/>
      <w:marBottom w:val="0"/>
      <w:divBdr>
        <w:top w:val="none" w:sz="0" w:space="0" w:color="auto"/>
        <w:left w:val="none" w:sz="0" w:space="0" w:color="auto"/>
        <w:bottom w:val="none" w:sz="0" w:space="0" w:color="auto"/>
        <w:right w:val="none" w:sz="0" w:space="0" w:color="auto"/>
      </w:divBdr>
    </w:div>
    <w:div w:id="280578058">
      <w:bodyDiv w:val="1"/>
      <w:marLeft w:val="0"/>
      <w:marRight w:val="0"/>
      <w:marTop w:val="0"/>
      <w:marBottom w:val="0"/>
      <w:divBdr>
        <w:top w:val="none" w:sz="0" w:space="0" w:color="auto"/>
        <w:left w:val="none" w:sz="0" w:space="0" w:color="auto"/>
        <w:bottom w:val="none" w:sz="0" w:space="0" w:color="auto"/>
        <w:right w:val="none" w:sz="0" w:space="0" w:color="auto"/>
      </w:divBdr>
      <w:divsChild>
        <w:div w:id="949094094">
          <w:marLeft w:val="1166"/>
          <w:marRight w:val="0"/>
          <w:marTop w:val="134"/>
          <w:marBottom w:val="0"/>
          <w:divBdr>
            <w:top w:val="none" w:sz="0" w:space="0" w:color="auto"/>
            <w:left w:val="none" w:sz="0" w:space="0" w:color="auto"/>
            <w:bottom w:val="none" w:sz="0" w:space="0" w:color="auto"/>
            <w:right w:val="none" w:sz="0" w:space="0" w:color="auto"/>
          </w:divBdr>
        </w:div>
        <w:div w:id="951594721">
          <w:marLeft w:val="547"/>
          <w:marRight w:val="0"/>
          <w:marTop w:val="154"/>
          <w:marBottom w:val="0"/>
          <w:divBdr>
            <w:top w:val="none" w:sz="0" w:space="0" w:color="auto"/>
            <w:left w:val="none" w:sz="0" w:space="0" w:color="auto"/>
            <w:bottom w:val="none" w:sz="0" w:space="0" w:color="auto"/>
            <w:right w:val="none" w:sz="0" w:space="0" w:color="auto"/>
          </w:divBdr>
        </w:div>
      </w:divsChild>
    </w:div>
    <w:div w:id="281300963">
      <w:bodyDiv w:val="1"/>
      <w:marLeft w:val="0"/>
      <w:marRight w:val="0"/>
      <w:marTop w:val="0"/>
      <w:marBottom w:val="0"/>
      <w:divBdr>
        <w:top w:val="none" w:sz="0" w:space="0" w:color="auto"/>
        <w:left w:val="none" w:sz="0" w:space="0" w:color="auto"/>
        <w:bottom w:val="none" w:sz="0" w:space="0" w:color="auto"/>
        <w:right w:val="none" w:sz="0" w:space="0" w:color="auto"/>
      </w:divBdr>
    </w:div>
    <w:div w:id="281617875">
      <w:bodyDiv w:val="1"/>
      <w:marLeft w:val="0"/>
      <w:marRight w:val="0"/>
      <w:marTop w:val="0"/>
      <w:marBottom w:val="0"/>
      <w:divBdr>
        <w:top w:val="none" w:sz="0" w:space="0" w:color="auto"/>
        <w:left w:val="none" w:sz="0" w:space="0" w:color="auto"/>
        <w:bottom w:val="none" w:sz="0" w:space="0" w:color="auto"/>
        <w:right w:val="none" w:sz="0" w:space="0" w:color="auto"/>
      </w:divBdr>
      <w:divsChild>
        <w:div w:id="182863130">
          <w:marLeft w:val="1080"/>
          <w:marRight w:val="0"/>
          <w:marTop w:val="100"/>
          <w:marBottom w:val="0"/>
          <w:divBdr>
            <w:top w:val="none" w:sz="0" w:space="0" w:color="auto"/>
            <w:left w:val="none" w:sz="0" w:space="0" w:color="auto"/>
            <w:bottom w:val="none" w:sz="0" w:space="0" w:color="auto"/>
            <w:right w:val="none" w:sz="0" w:space="0" w:color="auto"/>
          </w:divBdr>
        </w:div>
        <w:div w:id="344674816">
          <w:marLeft w:val="360"/>
          <w:marRight w:val="0"/>
          <w:marTop w:val="200"/>
          <w:marBottom w:val="0"/>
          <w:divBdr>
            <w:top w:val="none" w:sz="0" w:space="0" w:color="auto"/>
            <w:left w:val="none" w:sz="0" w:space="0" w:color="auto"/>
            <w:bottom w:val="none" w:sz="0" w:space="0" w:color="auto"/>
            <w:right w:val="none" w:sz="0" w:space="0" w:color="auto"/>
          </w:divBdr>
        </w:div>
        <w:div w:id="587084194">
          <w:marLeft w:val="1080"/>
          <w:marRight w:val="0"/>
          <w:marTop w:val="100"/>
          <w:marBottom w:val="0"/>
          <w:divBdr>
            <w:top w:val="none" w:sz="0" w:space="0" w:color="auto"/>
            <w:left w:val="none" w:sz="0" w:space="0" w:color="auto"/>
            <w:bottom w:val="none" w:sz="0" w:space="0" w:color="auto"/>
            <w:right w:val="none" w:sz="0" w:space="0" w:color="auto"/>
          </w:divBdr>
        </w:div>
        <w:div w:id="612594334">
          <w:marLeft w:val="1080"/>
          <w:marRight w:val="0"/>
          <w:marTop w:val="100"/>
          <w:marBottom w:val="0"/>
          <w:divBdr>
            <w:top w:val="none" w:sz="0" w:space="0" w:color="auto"/>
            <w:left w:val="none" w:sz="0" w:space="0" w:color="auto"/>
            <w:bottom w:val="none" w:sz="0" w:space="0" w:color="auto"/>
            <w:right w:val="none" w:sz="0" w:space="0" w:color="auto"/>
          </w:divBdr>
        </w:div>
        <w:div w:id="1055003750">
          <w:marLeft w:val="1080"/>
          <w:marRight w:val="0"/>
          <w:marTop w:val="100"/>
          <w:marBottom w:val="0"/>
          <w:divBdr>
            <w:top w:val="none" w:sz="0" w:space="0" w:color="auto"/>
            <w:left w:val="none" w:sz="0" w:space="0" w:color="auto"/>
            <w:bottom w:val="none" w:sz="0" w:space="0" w:color="auto"/>
            <w:right w:val="none" w:sz="0" w:space="0" w:color="auto"/>
          </w:divBdr>
        </w:div>
        <w:div w:id="1061246591">
          <w:marLeft w:val="1080"/>
          <w:marRight w:val="0"/>
          <w:marTop w:val="100"/>
          <w:marBottom w:val="0"/>
          <w:divBdr>
            <w:top w:val="none" w:sz="0" w:space="0" w:color="auto"/>
            <w:left w:val="none" w:sz="0" w:space="0" w:color="auto"/>
            <w:bottom w:val="none" w:sz="0" w:space="0" w:color="auto"/>
            <w:right w:val="none" w:sz="0" w:space="0" w:color="auto"/>
          </w:divBdr>
        </w:div>
      </w:divsChild>
    </w:div>
    <w:div w:id="282268575">
      <w:bodyDiv w:val="1"/>
      <w:marLeft w:val="0"/>
      <w:marRight w:val="0"/>
      <w:marTop w:val="0"/>
      <w:marBottom w:val="0"/>
      <w:divBdr>
        <w:top w:val="none" w:sz="0" w:space="0" w:color="auto"/>
        <w:left w:val="none" w:sz="0" w:space="0" w:color="auto"/>
        <w:bottom w:val="none" w:sz="0" w:space="0" w:color="auto"/>
        <w:right w:val="none" w:sz="0" w:space="0" w:color="auto"/>
      </w:divBdr>
    </w:div>
    <w:div w:id="284240909">
      <w:bodyDiv w:val="1"/>
      <w:marLeft w:val="0"/>
      <w:marRight w:val="0"/>
      <w:marTop w:val="0"/>
      <w:marBottom w:val="0"/>
      <w:divBdr>
        <w:top w:val="none" w:sz="0" w:space="0" w:color="auto"/>
        <w:left w:val="none" w:sz="0" w:space="0" w:color="auto"/>
        <w:bottom w:val="none" w:sz="0" w:space="0" w:color="auto"/>
        <w:right w:val="none" w:sz="0" w:space="0" w:color="auto"/>
      </w:divBdr>
      <w:divsChild>
        <w:div w:id="99381091">
          <w:marLeft w:val="547"/>
          <w:marRight w:val="0"/>
          <w:marTop w:val="115"/>
          <w:marBottom w:val="0"/>
          <w:divBdr>
            <w:top w:val="none" w:sz="0" w:space="0" w:color="auto"/>
            <w:left w:val="none" w:sz="0" w:space="0" w:color="auto"/>
            <w:bottom w:val="none" w:sz="0" w:space="0" w:color="auto"/>
            <w:right w:val="none" w:sz="0" w:space="0" w:color="auto"/>
          </w:divBdr>
        </w:div>
        <w:div w:id="195049682">
          <w:marLeft w:val="1166"/>
          <w:marRight w:val="0"/>
          <w:marTop w:val="96"/>
          <w:marBottom w:val="0"/>
          <w:divBdr>
            <w:top w:val="none" w:sz="0" w:space="0" w:color="auto"/>
            <w:left w:val="none" w:sz="0" w:space="0" w:color="auto"/>
            <w:bottom w:val="none" w:sz="0" w:space="0" w:color="auto"/>
            <w:right w:val="none" w:sz="0" w:space="0" w:color="auto"/>
          </w:divBdr>
        </w:div>
        <w:div w:id="287859125">
          <w:marLeft w:val="1166"/>
          <w:marRight w:val="0"/>
          <w:marTop w:val="96"/>
          <w:marBottom w:val="0"/>
          <w:divBdr>
            <w:top w:val="none" w:sz="0" w:space="0" w:color="auto"/>
            <w:left w:val="none" w:sz="0" w:space="0" w:color="auto"/>
            <w:bottom w:val="none" w:sz="0" w:space="0" w:color="auto"/>
            <w:right w:val="none" w:sz="0" w:space="0" w:color="auto"/>
          </w:divBdr>
        </w:div>
        <w:div w:id="1026252341">
          <w:marLeft w:val="547"/>
          <w:marRight w:val="0"/>
          <w:marTop w:val="115"/>
          <w:marBottom w:val="0"/>
          <w:divBdr>
            <w:top w:val="none" w:sz="0" w:space="0" w:color="auto"/>
            <w:left w:val="none" w:sz="0" w:space="0" w:color="auto"/>
            <w:bottom w:val="none" w:sz="0" w:space="0" w:color="auto"/>
            <w:right w:val="none" w:sz="0" w:space="0" w:color="auto"/>
          </w:divBdr>
        </w:div>
        <w:div w:id="1419013677">
          <w:marLeft w:val="1800"/>
          <w:marRight w:val="0"/>
          <w:marTop w:val="77"/>
          <w:marBottom w:val="0"/>
          <w:divBdr>
            <w:top w:val="none" w:sz="0" w:space="0" w:color="auto"/>
            <w:left w:val="none" w:sz="0" w:space="0" w:color="auto"/>
            <w:bottom w:val="none" w:sz="0" w:space="0" w:color="auto"/>
            <w:right w:val="none" w:sz="0" w:space="0" w:color="auto"/>
          </w:divBdr>
        </w:div>
        <w:div w:id="1646936687">
          <w:marLeft w:val="1166"/>
          <w:marRight w:val="0"/>
          <w:marTop w:val="96"/>
          <w:marBottom w:val="0"/>
          <w:divBdr>
            <w:top w:val="none" w:sz="0" w:space="0" w:color="auto"/>
            <w:left w:val="none" w:sz="0" w:space="0" w:color="auto"/>
            <w:bottom w:val="none" w:sz="0" w:space="0" w:color="auto"/>
            <w:right w:val="none" w:sz="0" w:space="0" w:color="auto"/>
          </w:divBdr>
        </w:div>
        <w:div w:id="1892769916">
          <w:marLeft w:val="1800"/>
          <w:marRight w:val="0"/>
          <w:marTop w:val="77"/>
          <w:marBottom w:val="0"/>
          <w:divBdr>
            <w:top w:val="none" w:sz="0" w:space="0" w:color="auto"/>
            <w:left w:val="none" w:sz="0" w:space="0" w:color="auto"/>
            <w:bottom w:val="none" w:sz="0" w:space="0" w:color="auto"/>
            <w:right w:val="none" w:sz="0" w:space="0" w:color="auto"/>
          </w:divBdr>
        </w:div>
      </w:divsChild>
    </w:div>
    <w:div w:id="284317047">
      <w:bodyDiv w:val="1"/>
      <w:marLeft w:val="0"/>
      <w:marRight w:val="0"/>
      <w:marTop w:val="0"/>
      <w:marBottom w:val="0"/>
      <w:divBdr>
        <w:top w:val="none" w:sz="0" w:space="0" w:color="auto"/>
        <w:left w:val="none" w:sz="0" w:space="0" w:color="auto"/>
        <w:bottom w:val="none" w:sz="0" w:space="0" w:color="auto"/>
        <w:right w:val="none" w:sz="0" w:space="0" w:color="auto"/>
      </w:divBdr>
    </w:div>
    <w:div w:id="284385164">
      <w:bodyDiv w:val="1"/>
      <w:marLeft w:val="0"/>
      <w:marRight w:val="0"/>
      <w:marTop w:val="0"/>
      <w:marBottom w:val="0"/>
      <w:divBdr>
        <w:top w:val="none" w:sz="0" w:space="0" w:color="auto"/>
        <w:left w:val="none" w:sz="0" w:space="0" w:color="auto"/>
        <w:bottom w:val="none" w:sz="0" w:space="0" w:color="auto"/>
        <w:right w:val="none" w:sz="0" w:space="0" w:color="auto"/>
      </w:divBdr>
      <w:divsChild>
        <w:div w:id="1180047419">
          <w:marLeft w:val="547"/>
          <w:marRight w:val="0"/>
          <w:marTop w:val="0"/>
          <w:marBottom w:val="0"/>
          <w:divBdr>
            <w:top w:val="none" w:sz="0" w:space="0" w:color="auto"/>
            <w:left w:val="none" w:sz="0" w:space="0" w:color="auto"/>
            <w:bottom w:val="none" w:sz="0" w:space="0" w:color="auto"/>
            <w:right w:val="none" w:sz="0" w:space="0" w:color="auto"/>
          </w:divBdr>
        </w:div>
      </w:divsChild>
    </w:div>
    <w:div w:id="285816391">
      <w:bodyDiv w:val="1"/>
      <w:marLeft w:val="0"/>
      <w:marRight w:val="0"/>
      <w:marTop w:val="0"/>
      <w:marBottom w:val="0"/>
      <w:divBdr>
        <w:top w:val="none" w:sz="0" w:space="0" w:color="auto"/>
        <w:left w:val="none" w:sz="0" w:space="0" w:color="auto"/>
        <w:bottom w:val="none" w:sz="0" w:space="0" w:color="auto"/>
        <w:right w:val="none" w:sz="0" w:space="0" w:color="auto"/>
      </w:divBdr>
    </w:div>
    <w:div w:id="286014035">
      <w:bodyDiv w:val="1"/>
      <w:marLeft w:val="0"/>
      <w:marRight w:val="0"/>
      <w:marTop w:val="0"/>
      <w:marBottom w:val="0"/>
      <w:divBdr>
        <w:top w:val="none" w:sz="0" w:space="0" w:color="auto"/>
        <w:left w:val="none" w:sz="0" w:space="0" w:color="auto"/>
        <w:bottom w:val="none" w:sz="0" w:space="0" w:color="auto"/>
        <w:right w:val="none" w:sz="0" w:space="0" w:color="auto"/>
      </w:divBdr>
    </w:div>
    <w:div w:id="286161822">
      <w:bodyDiv w:val="1"/>
      <w:marLeft w:val="0"/>
      <w:marRight w:val="0"/>
      <w:marTop w:val="0"/>
      <w:marBottom w:val="0"/>
      <w:divBdr>
        <w:top w:val="none" w:sz="0" w:space="0" w:color="auto"/>
        <w:left w:val="none" w:sz="0" w:space="0" w:color="auto"/>
        <w:bottom w:val="none" w:sz="0" w:space="0" w:color="auto"/>
        <w:right w:val="none" w:sz="0" w:space="0" w:color="auto"/>
      </w:divBdr>
    </w:div>
    <w:div w:id="287005461">
      <w:bodyDiv w:val="1"/>
      <w:marLeft w:val="0"/>
      <w:marRight w:val="0"/>
      <w:marTop w:val="0"/>
      <w:marBottom w:val="0"/>
      <w:divBdr>
        <w:top w:val="none" w:sz="0" w:space="0" w:color="auto"/>
        <w:left w:val="none" w:sz="0" w:space="0" w:color="auto"/>
        <w:bottom w:val="none" w:sz="0" w:space="0" w:color="auto"/>
        <w:right w:val="none" w:sz="0" w:space="0" w:color="auto"/>
      </w:divBdr>
    </w:div>
    <w:div w:id="290744173">
      <w:bodyDiv w:val="1"/>
      <w:marLeft w:val="0"/>
      <w:marRight w:val="0"/>
      <w:marTop w:val="0"/>
      <w:marBottom w:val="0"/>
      <w:divBdr>
        <w:top w:val="none" w:sz="0" w:space="0" w:color="auto"/>
        <w:left w:val="none" w:sz="0" w:space="0" w:color="auto"/>
        <w:bottom w:val="none" w:sz="0" w:space="0" w:color="auto"/>
        <w:right w:val="none" w:sz="0" w:space="0" w:color="auto"/>
      </w:divBdr>
    </w:div>
    <w:div w:id="290744323">
      <w:bodyDiv w:val="1"/>
      <w:marLeft w:val="0"/>
      <w:marRight w:val="0"/>
      <w:marTop w:val="0"/>
      <w:marBottom w:val="0"/>
      <w:divBdr>
        <w:top w:val="none" w:sz="0" w:space="0" w:color="auto"/>
        <w:left w:val="none" w:sz="0" w:space="0" w:color="auto"/>
        <w:bottom w:val="none" w:sz="0" w:space="0" w:color="auto"/>
        <w:right w:val="none" w:sz="0" w:space="0" w:color="auto"/>
      </w:divBdr>
    </w:div>
    <w:div w:id="290937062">
      <w:bodyDiv w:val="1"/>
      <w:marLeft w:val="0"/>
      <w:marRight w:val="0"/>
      <w:marTop w:val="0"/>
      <w:marBottom w:val="0"/>
      <w:divBdr>
        <w:top w:val="none" w:sz="0" w:space="0" w:color="auto"/>
        <w:left w:val="none" w:sz="0" w:space="0" w:color="auto"/>
        <w:bottom w:val="none" w:sz="0" w:space="0" w:color="auto"/>
        <w:right w:val="none" w:sz="0" w:space="0" w:color="auto"/>
      </w:divBdr>
    </w:div>
    <w:div w:id="291637882">
      <w:bodyDiv w:val="1"/>
      <w:marLeft w:val="0"/>
      <w:marRight w:val="0"/>
      <w:marTop w:val="0"/>
      <w:marBottom w:val="0"/>
      <w:divBdr>
        <w:top w:val="none" w:sz="0" w:space="0" w:color="auto"/>
        <w:left w:val="none" w:sz="0" w:space="0" w:color="auto"/>
        <w:bottom w:val="none" w:sz="0" w:space="0" w:color="auto"/>
        <w:right w:val="none" w:sz="0" w:space="0" w:color="auto"/>
      </w:divBdr>
    </w:div>
    <w:div w:id="292097817">
      <w:bodyDiv w:val="1"/>
      <w:marLeft w:val="0"/>
      <w:marRight w:val="0"/>
      <w:marTop w:val="0"/>
      <w:marBottom w:val="0"/>
      <w:divBdr>
        <w:top w:val="none" w:sz="0" w:space="0" w:color="auto"/>
        <w:left w:val="none" w:sz="0" w:space="0" w:color="auto"/>
        <w:bottom w:val="none" w:sz="0" w:space="0" w:color="auto"/>
        <w:right w:val="none" w:sz="0" w:space="0" w:color="auto"/>
      </w:divBdr>
      <w:divsChild>
        <w:div w:id="539248432">
          <w:marLeft w:val="547"/>
          <w:marRight w:val="0"/>
          <w:marTop w:val="134"/>
          <w:marBottom w:val="120"/>
          <w:divBdr>
            <w:top w:val="none" w:sz="0" w:space="0" w:color="auto"/>
            <w:left w:val="none" w:sz="0" w:space="0" w:color="auto"/>
            <w:bottom w:val="none" w:sz="0" w:space="0" w:color="auto"/>
            <w:right w:val="none" w:sz="0" w:space="0" w:color="auto"/>
          </w:divBdr>
        </w:div>
      </w:divsChild>
    </w:div>
    <w:div w:id="292491170">
      <w:bodyDiv w:val="1"/>
      <w:marLeft w:val="0"/>
      <w:marRight w:val="0"/>
      <w:marTop w:val="0"/>
      <w:marBottom w:val="0"/>
      <w:divBdr>
        <w:top w:val="none" w:sz="0" w:space="0" w:color="auto"/>
        <w:left w:val="none" w:sz="0" w:space="0" w:color="auto"/>
        <w:bottom w:val="none" w:sz="0" w:space="0" w:color="auto"/>
        <w:right w:val="none" w:sz="0" w:space="0" w:color="auto"/>
      </w:divBdr>
    </w:div>
    <w:div w:id="292757019">
      <w:bodyDiv w:val="1"/>
      <w:marLeft w:val="0"/>
      <w:marRight w:val="0"/>
      <w:marTop w:val="0"/>
      <w:marBottom w:val="0"/>
      <w:divBdr>
        <w:top w:val="none" w:sz="0" w:space="0" w:color="auto"/>
        <w:left w:val="none" w:sz="0" w:space="0" w:color="auto"/>
        <w:bottom w:val="none" w:sz="0" w:space="0" w:color="auto"/>
        <w:right w:val="none" w:sz="0" w:space="0" w:color="auto"/>
      </w:divBdr>
    </w:div>
    <w:div w:id="293145517">
      <w:bodyDiv w:val="1"/>
      <w:marLeft w:val="0"/>
      <w:marRight w:val="0"/>
      <w:marTop w:val="0"/>
      <w:marBottom w:val="0"/>
      <w:divBdr>
        <w:top w:val="none" w:sz="0" w:space="0" w:color="auto"/>
        <w:left w:val="none" w:sz="0" w:space="0" w:color="auto"/>
        <w:bottom w:val="none" w:sz="0" w:space="0" w:color="auto"/>
        <w:right w:val="none" w:sz="0" w:space="0" w:color="auto"/>
      </w:divBdr>
    </w:div>
    <w:div w:id="293800441">
      <w:bodyDiv w:val="1"/>
      <w:marLeft w:val="0"/>
      <w:marRight w:val="0"/>
      <w:marTop w:val="0"/>
      <w:marBottom w:val="0"/>
      <w:divBdr>
        <w:top w:val="none" w:sz="0" w:space="0" w:color="auto"/>
        <w:left w:val="none" w:sz="0" w:space="0" w:color="auto"/>
        <w:bottom w:val="none" w:sz="0" w:space="0" w:color="auto"/>
        <w:right w:val="none" w:sz="0" w:space="0" w:color="auto"/>
      </w:divBdr>
    </w:div>
    <w:div w:id="293951279">
      <w:bodyDiv w:val="1"/>
      <w:marLeft w:val="0"/>
      <w:marRight w:val="0"/>
      <w:marTop w:val="0"/>
      <w:marBottom w:val="0"/>
      <w:divBdr>
        <w:top w:val="none" w:sz="0" w:space="0" w:color="auto"/>
        <w:left w:val="none" w:sz="0" w:space="0" w:color="auto"/>
        <w:bottom w:val="none" w:sz="0" w:space="0" w:color="auto"/>
        <w:right w:val="none" w:sz="0" w:space="0" w:color="auto"/>
      </w:divBdr>
    </w:div>
    <w:div w:id="293953004">
      <w:bodyDiv w:val="1"/>
      <w:marLeft w:val="0"/>
      <w:marRight w:val="0"/>
      <w:marTop w:val="0"/>
      <w:marBottom w:val="0"/>
      <w:divBdr>
        <w:top w:val="none" w:sz="0" w:space="0" w:color="auto"/>
        <w:left w:val="none" w:sz="0" w:space="0" w:color="auto"/>
        <w:bottom w:val="none" w:sz="0" w:space="0" w:color="auto"/>
        <w:right w:val="none" w:sz="0" w:space="0" w:color="auto"/>
      </w:divBdr>
    </w:div>
    <w:div w:id="294260138">
      <w:bodyDiv w:val="1"/>
      <w:marLeft w:val="0"/>
      <w:marRight w:val="0"/>
      <w:marTop w:val="0"/>
      <w:marBottom w:val="0"/>
      <w:divBdr>
        <w:top w:val="none" w:sz="0" w:space="0" w:color="auto"/>
        <w:left w:val="none" w:sz="0" w:space="0" w:color="auto"/>
        <w:bottom w:val="none" w:sz="0" w:space="0" w:color="auto"/>
        <w:right w:val="none" w:sz="0" w:space="0" w:color="auto"/>
      </w:divBdr>
    </w:div>
    <w:div w:id="294994707">
      <w:bodyDiv w:val="1"/>
      <w:marLeft w:val="0"/>
      <w:marRight w:val="0"/>
      <w:marTop w:val="0"/>
      <w:marBottom w:val="0"/>
      <w:divBdr>
        <w:top w:val="none" w:sz="0" w:space="0" w:color="auto"/>
        <w:left w:val="none" w:sz="0" w:space="0" w:color="auto"/>
        <w:bottom w:val="none" w:sz="0" w:space="0" w:color="auto"/>
        <w:right w:val="none" w:sz="0" w:space="0" w:color="auto"/>
      </w:divBdr>
    </w:div>
    <w:div w:id="295915010">
      <w:bodyDiv w:val="1"/>
      <w:marLeft w:val="0"/>
      <w:marRight w:val="0"/>
      <w:marTop w:val="0"/>
      <w:marBottom w:val="0"/>
      <w:divBdr>
        <w:top w:val="none" w:sz="0" w:space="0" w:color="auto"/>
        <w:left w:val="none" w:sz="0" w:space="0" w:color="auto"/>
        <w:bottom w:val="none" w:sz="0" w:space="0" w:color="auto"/>
        <w:right w:val="none" w:sz="0" w:space="0" w:color="auto"/>
      </w:divBdr>
    </w:div>
    <w:div w:id="296228749">
      <w:bodyDiv w:val="1"/>
      <w:marLeft w:val="0"/>
      <w:marRight w:val="0"/>
      <w:marTop w:val="0"/>
      <w:marBottom w:val="0"/>
      <w:divBdr>
        <w:top w:val="none" w:sz="0" w:space="0" w:color="auto"/>
        <w:left w:val="none" w:sz="0" w:space="0" w:color="auto"/>
        <w:bottom w:val="none" w:sz="0" w:space="0" w:color="auto"/>
        <w:right w:val="none" w:sz="0" w:space="0" w:color="auto"/>
      </w:divBdr>
      <w:divsChild>
        <w:div w:id="672026877">
          <w:marLeft w:val="0"/>
          <w:marRight w:val="0"/>
          <w:marTop w:val="0"/>
          <w:marBottom w:val="0"/>
          <w:divBdr>
            <w:top w:val="none" w:sz="0" w:space="0" w:color="auto"/>
            <w:left w:val="none" w:sz="0" w:space="0" w:color="auto"/>
            <w:bottom w:val="none" w:sz="0" w:space="0" w:color="auto"/>
            <w:right w:val="none" w:sz="0" w:space="0" w:color="auto"/>
          </w:divBdr>
        </w:div>
      </w:divsChild>
    </w:div>
    <w:div w:id="296229192">
      <w:bodyDiv w:val="1"/>
      <w:marLeft w:val="0"/>
      <w:marRight w:val="0"/>
      <w:marTop w:val="0"/>
      <w:marBottom w:val="0"/>
      <w:divBdr>
        <w:top w:val="none" w:sz="0" w:space="0" w:color="auto"/>
        <w:left w:val="none" w:sz="0" w:space="0" w:color="auto"/>
        <w:bottom w:val="none" w:sz="0" w:space="0" w:color="auto"/>
        <w:right w:val="none" w:sz="0" w:space="0" w:color="auto"/>
      </w:divBdr>
      <w:divsChild>
        <w:div w:id="504973859">
          <w:marLeft w:val="1166"/>
          <w:marRight w:val="0"/>
          <w:marTop w:val="5"/>
          <w:marBottom w:val="0"/>
          <w:divBdr>
            <w:top w:val="none" w:sz="0" w:space="0" w:color="auto"/>
            <w:left w:val="none" w:sz="0" w:space="0" w:color="auto"/>
            <w:bottom w:val="none" w:sz="0" w:space="0" w:color="auto"/>
            <w:right w:val="none" w:sz="0" w:space="0" w:color="auto"/>
          </w:divBdr>
        </w:div>
        <w:div w:id="662659012">
          <w:marLeft w:val="1166"/>
          <w:marRight w:val="0"/>
          <w:marTop w:val="5"/>
          <w:marBottom w:val="0"/>
          <w:divBdr>
            <w:top w:val="none" w:sz="0" w:space="0" w:color="auto"/>
            <w:left w:val="none" w:sz="0" w:space="0" w:color="auto"/>
            <w:bottom w:val="none" w:sz="0" w:space="0" w:color="auto"/>
            <w:right w:val="none" w:sz="0" w:space="0" w:color="auto"/>
          </w:divBdr>
        </w:div>
        <w:div w:id="1427455968">
          <w:marLeft w:val="1166"/>
          <w:marRight w:val="0"/>
          <w:marTop w:val="5"/>
          <w:marBottom w:val="0"/>
          <w:divBdr>
            <w:top w:val="none" w:sz="0" w:space="0" w:color="auto"/>
            <w:left w:val="none" w:sz="0" w:space="0" w:color="auto"/>
            <w:bottom w:val="none" w:sz="0" w:space="0" w:color="auto"/>
            <w:right w:val="none" w:sz="0" w:space="0" w:color="auto"/>
          </w:divBdr>
        </w:div>
        <w:div w:id="1981301730">
          <w:marLeft w:val="547"/>
          <w:marRight w:val="0"/>
          <w:marTop w:val="134"/>
          <w:marBottom w:val="0"/>
          <w:divBdr>
            <w:top w:val="none" w:sz="0" w:space="0" w:color="auto"/>
            <w:left w:val="none" w:sz="0" w:space="0" w:color="auto"/>
            <w:bottom w:val="none" w:sz="0" w:space="0" w:color="auto"/>
            <w:right w:val="none" w:sz="0" w:space="0" w:color="auto"/>
          </w:divBdr>
        </w:div>
      </w:divsChild>
    </w:div>
    <w:div w:id="296378057">
      <w:bodyDiv w:val="1"/>
      <w:marLeft w:val="0"/>
      <w:marRight w:val="0"/>
      <w:marTop w:val="0"/>
      <w:marBottom w:val="0"/>
      <w:divBdr>
        <w:top w:val="none" w:sz="0" w:space="0" w:color="auto"/>
        <w:left w:val="none" w:sz="0" w:space="0" w:color="auto"/>
        <w:bottom w:val="none" w:sz="0" w:space="0" w:color="auto"/>
        <w:right w:val="none" w:sz="0" w:space="0" w:color="auto"/>
      </w:divBdr>
    </w:div>
    <w:div w:id="297613373">
      <w:bodyDiv w:val="1"/>
      <w:marLeft w:val="0"/>
      <w:marRight w:val="0"/>
      <w:marTop w:val="0"/>
      <w:marBottom w:val="0"/>
      <w:divBdr>
        <w:top w:val="none" w:sz="0" w:space="0" w:color="auto"/>
        <w:left w:val="none" w:sz="0" w:space="0" w:color="auto"/>
        <w:bottom w:val="none" w:sz="0" w:space="0" w:color="auto"/>
        <w:right w:val="none" w:sz="0" w:space="0" w:color="auto"/>
      </w:divBdr>
      <w:divsChild>
        <w:div w:id="991711238">
          <w:marLeft w:val="1166"/>
          <w:marRight w:val="0"/>
          <w:marTop w:val="134"/>
          <w:marBottom w:val="0"/>
          <w:divBdr>
            <w:top w:val="none" w:sz="0" w:space="0" w:color="auto"/>
            <w:left w:val="none" w:sz="0" w:space="0" w:color="auto"/>
            <w:bottom w:val="none" w:sz="0" w:space="0" w:color="auto"/>
            <w:right w:val="none" w:sz="0" w:space="0" w:color="auto"/>
          </w:divBdr>
        </w:div>
        <w:div w:id="1458912555">
          <w:marLeft w:val="547"/>
          <w:marRight w:val="0"/>
          <w:marTop w:val="134"/>
          <w:marBottom w:val="0"/>
          <w:divBdr>
            <w:top w:val="none" w:sz="0" w:space="0" w:color="auto"/>
            <w:left w:val="none" w:sz="0" w:space="0" w:color="auto"/>
            <w:bottom w:val="none" w:sz="0" w:space="0" w:color="auto"/>
            <w:right w:val="none" w:sz="0" w:space="0" w:color="auto"/>
          </w:divBdr>
        </w:div>
      </w:divsChild>
    </w:div>
    <w:div w:id="297758196">
      <w:bodyDiv w:val="1"/>
      <w:marLeft w:val="0"/>
      <w:marRight w:val="0"/>
      <w:marTop w:val="0"/>
      <w:marBottom w:val="0"/>
      <w:divBdr>
        <w:top w:val="none" w:sz="0" w:space="0" w:color="auto"/>
        <w:left w:val="none" w:sz="0" w:space="0" w:color="auto"/>
        <w:bottom w:val="none" w:sz="0" w:space="0" w:color="auto"/>
        <w:right w:val="none" w:sz="0" w:space="0" w:color="auto"/>
      </w:divBdr>
    </w:div>
    <w:div w:id="297955846">
      <w:bodyDiv w:val="1"/>
      <w:marLeft w:val="0"/>
      <w:marRight w:val="0"/>
      <w:marTop w:val="0"/>
      <w:marBottom w:val="0"/>
      <w:divBdr>
        <w:top w:val="none" w:sz="0" w:space="0" w:color="auto"/>
        <w:left w:val="none" w:sz="0" w:space="0" w:color="auto"/>
        <w:bottom w:val="none" w:sz="0" w:space="0" w:color="auto"/>
        <w:right w:val="none" w:sz="0" w:space="0" w:color="auto"/>
      </w:divBdr>
    </w:div>
    <w:div w:id="298221033">
      <w:bodyDiv w:val="1"/>
      <w:marLeft w:val="0"/>
      <w:marRight w:val="0"/>
      <w:marTop w:val="0"/>
      <w:marBottom w:val="0"/>
      <w:divBdr>
        <w:top w:val="none" w:sz="0" w:space="0" w:color="auto"/>
        <w:left w:val="none" w:sz="0" w:space="0" w:color="auto"/>
        <w:bottom w:val="none" w:sz="0" w:space="0" w:color="auto"/>
        <w:right w:val="none" w:sz="0" w:space="0" w:color="auto"/>
      </w:divBdr>
      <w:divsChild>
        <w:div w:id="356809964">
          <w:marLeft w:val="1166"/>
          <w:marRight w:val="0"/>
          <w:marTop w:val="96"/>
          <w:marBottom w:val="0"/>
          <w:divBdr>
            <w:top w:val="none" w:sz="0" w:space="0" w:color="auto"/>
            <w:left w:val="none" w:sz="0" w:space="0" w:color="auto"/>
            <w:bottom w:val="none" w:sz="0" w:space="0" w:color="auto"/>
            <w:right w:val="none" w:sz="0" w:space="0" w:color="auto"/>
          </w:divBdr>
        </w:div>
        <w:div w:id="1510564652">
          <w:marLeft w:val="547"/>
          <w:marRight w:val="0"/>
          <w:marTop w:val="115"/>
          <w:marBottom w:val="0"/>
          <w:divBdr>
            <w:top w:val="none" w:sz="0" w:space="0" w:color="auto"/>
            <w:left w:val="none" w:sz="0" w:space="0" w:color="auto"/>
            <w:bottom w:val="none" w:sz="0" w:space="0" w:color="auto"/>
            <w:right w:val="none" w:sz="0" w:space="0" w:color="auto"/>
          </w:divBdr>
        </w:div>
      </w:divsChild>
    </w:div>
    <w:div w:id="298265413">
      <w:bodyDiv w:val="1"/>
      <w:marLeft w:val="0"/>
      <w:marRight w:val="0"/>
      <w:marTop w:val="0"/>
      <w:marBottom w:val="0"/>
      <w:divBdr>
        <w:top w:val="none" w:sz="0" w:space="0" w:color="auto"/>
        <w:left w:val="none" w:sz="0" w:space="0" w:color="auto"/>
        <w:bottom w:val="none" w:sz="0" w:space="0" w:color="auto"/>
        <w:right w:val="none" w:sz="0" w:space="0" w:color="auto"/>
      </w:divBdr>
      <w:divsChild>
        <w:div w:id="122844712">
          <w:marLeft w:val="547"/>
          <w:marRight w:val="0"/>
          <w:marTop w:val="96"/>
          <w:marBottom w:val="0"/>
          <w:divBdr>
            <w:top w:val="none" w:sz="0" w:space="0" w:color="auto"/>
            <w:left w:val="none" w:sz="0" w:space="0" w:color="auto"/>
            <w:bottom w:val="none" w:sz="0" w:space="0" w:color="auto"/>
            <w:right w:val="none" w:sz="0" w:space="0" w:color="auto"/>
          </w:divBdr>
        </w:div>
        <w:div w:id="547180708">
          <w:marLeft w:val="547"/>
          <w:marRight w:val="0"/>
          <w:marTop w:val="96"/>
          <w:marBottom w:val="0"/>
          <w:divBdr>
            <w:top w:val="none" w:sz="0" w:space="0" w:color="auto"/>
            <w:left w:val="none" w:sz="0" w:space="0" w:color="auto"/>
            <w:bottom w:val="none" w:sz="0" w:space="0" w:color="auto"/>
            <w:right w:val="none" w:sz="0" w:space="0" w:color="auto"/>
          </w:divBdr>
        </w:div>
        <w:div w:id="1806119686">
          <w:marLeft w:val="1166"/>
          <w:marRight w:val="0"/>
          <w:marTop w:val="96"/>
          <w:marBottom w:val="0"/>
          <w:divBdr>
            <w:top w:val="none" w:sz="0" w:space="0" w:color="auto"/>
            <w:left w:val="none" w:sz="0" w:space="0" w:color="auto"/>
            <w:bottom w:val="none" w:sz="0" w:space="0" w:color="auto"/>
            <w:right w:val="none" w:sz="0" w:space="0" w:color="auto"/>
          </w:divBdr>
        </w:div>
        <w:div w:id="1969780963">
          <w:marLeft w:val="547"/>
          <w:marRight w:val="0"/>
          <w:marTop w:val="96"/>
          <w:marBottom w:val="0"/>
          <w:divBdr>
            <w:top w:val="none" w:sz="0" w:space="0" w:color="auto"/>
            <w:left w:val="none" w:sz="0" w:space="0" w:color="auto"/>
            <w:bottom w:val="none" w:sz="0" w:space="0" w:color="auto"/>
            <w:right w:val="none" w:sz="0" w:space="0" w:color="auto"/>
          </w:divBdr>
        </w:div>
      </w:divsChild>
    </w:div>
    <w:div w:id="298413470">
      <w:bodyDiv w:val="1"/>
      <w:marLeft w:val="0"/>
      <w:marRight w:val="0"/>
      <w:marTop w:val="0"/>
      <w:marBottom w:val="0"/>
      <w:divBdr>
        <w:top w:val="none" w:sz="0" w:space="0" w:color="auto"/>
        <w:left w:val="none" w:sz="0" w:space="0" w:color="auto"/>
        <w:bottom w:val="none" w:sz="0" w:space="0" w:color="auto"/>
        <w:right w:val="none" w:sz="0" w:space="0" w:color="auto"/>
      </w:divBdr>
    </w:div>
    <w:div w:id="298534522">
      <w:bodyDiv w:val="1"/>
      <w:marLeft w:val="0"/>
      <w:marRight w:val="0"/>
      <w:marTop w:val="0"/>
      <w:marBottom w:val="0"/>
      <w:divBdr>
        <w:top w:val="none" w:sz="0" w:space="0" w:color="auto"/>
        <w:left w:val="none" w:sz="0" w:space="0" w:color="auto"/>
        <w:bottom w:val="none" w:sz="0" w:space="0" w:color="auto"/>
        <w:right w:val="none" w:sz="0" w:space="0" w:color="auto"/>
      </w:divBdr>
    </w:div>
    <w:div w:id="299194527">
      <w:bodyDiv w:val="1"/>
      <w:marLeft w:val="0"/>
      <w:marRight w:val="0"/>
      <w:marTop w:val="0"/>
      <w:marBottom w:val="0"/>
      <w:divBdr>
        <w:top w:val="none" w:sz="0" w:space="0" w:color="auto"/>
        <w:left w:val="none" w:sz="0" w:space="0" w:color="auto"/>
        <w:bottom w:val="none" w:sz="0" w:space="0" w:color="auto"/>
        <w:right w:val="none" w:sz="0" w:space="0" w:color="auto"/>
      </w:divBdr>
    </w:div>
    <w:div w:id="299966610">
      <w:bodyDiv w:val="1"/>
      <w:marLeft w:val="0"/>
      <w:marRight w:val="0"/>
      <w:marTop w:val="0"/>
      <w:marBottom w:val="0"/>
      <w:divBdr>
        <w:top w:val="none" w:sz="0" w:space="0" w:color="auto"/>
        <w:left w:val="none" w:sz="0" w:space="0" w:color="auto"/>
        <w:bottom w:val="none" w:sz="0" w:space="0" w:color="auto"/>
        <w:right w:val="none" w:sz="0" w:space="0" w:color="auto"/>
      </w:divBdr>
    </w:div>
    <w:div w:id="300119124">
      <w:bodyDiv w:val="1"/>
      <w:marLeft w:val="0"/>
      <w:marRight w:val="0"/>
      <w:marTop w:val="0"/>
      <w:marBottom w:val="0"/>
      <w:divBdr>
        <w:top w:val="none" w:sz="0" w:space="0" w:color="auto"/>
        <w:left w:val="none" w:sz="0" w:space="0" w:color="auto"/>
        <w:bottom w:val="none" w:sz="0" w:space="0" w:color="auto"/>
        <w:right w:val="none" w:sz="0" w:space="0" w:color="auto"/>
      </w:divBdr>
    </w:div>
    <w:div w:id="300841755">
      <w:bodyDiv w:val="1"/>
      <w:marLeft w:val="0"/>
      <w:marRight w:val="0"/>
      <w:marTop w:val="0"/>
      <w:marBottom w:val="0"/>
      <w:divBdr>
        <w:top w:val="none" w:sz="0" w:space="0" w:color="auto"/>
        <w:left w:val="none" w:sz="0" w:space="0" w:color="auto"/>
        <w:bottom w:val="none" w:sz="0" w:space="0" w:color="auto"/>
        <w:right w:val="none" w:sz="0" w:space="0" w:color="auto"/>
      </w:divBdr>
    </w:div>
    <w:div w:id="302394150">
      <w:bodyDiv w:val="1"/>
      <w:marLeft w:val="0"/>
      <w:marRight w:val="0"/>
      <w:marTop w:val="0"/>
      <w:marBottom w:val="0"/>
      <w:divBdr>
        <w:top w:val="none" w:sz="0" w:space="0" w:color="auto"/>
        <w:left w:val="none" w:sz="0" w:space="0" w:color="auto"/>
        <w:bottom w:val="none" w:sz="0" w:space="0" w:color="auto"/>
        <w:right w:val="none" w:sz="0" w:space="0" w:color="auto"/>
      </w:divBdr>
      <w:divsChild>
        <w:div w:id="1876697311">
          <w:marLeft w:val="0"/>
          <w:marRight w:val="0"/>
          <w:marTop w:val="0"/>
          <w:marBottom w:val="0"/>
          <w:divBdr>
            <w:top w:val="none" w:sz="0" w:space="0" w:color="auto"/>
            <w:left w:val="none" w:sz="0" w:space="0" w:color="auto"/>
            <w:bottom w:val="none" w:sz="0" w:space="0" w:color="auto"/>
            <w:right w:val="none" w:sz="0" w:space="0" w:color="auto"/>
          </w:divBdr>
          <w:divsChild>
            <w:div w:id="185603359">
              <w:marLeft w:val="0"/>
              <w:marRight w:val="0"/>
              <w:marTop w:val="0"/>
              <w:marBottom w:val="0"/>
              <w:divBdr>
                <w:top w:val="none" w:sz="0" w:space="0" w:color="auto"/>
                <w:left w:val="none" w:sz="0" w:space="0" w:color="auto"/>
                <w:bottom w:val="none" w:sz="0" w:space="0" w:color="auto"/>
                <w:right w:val="none" w:sz="0" w:space="0" w:color="auto"/>
              </w:divBdr>
            </w:div>
            <w:div w:id="523515926">
              <w:marLeft w:val="0"/>
              <w:marRight w:val="0"/>
              <w:marTop w:val="0"/>
              <w:marBottom w:val="0"/>
              <w:divBdr>
                <w:top w:val="none" w:sz="0" w:space="0" w:color="auto"/>
                <w:left w:val="none" w:sz="0" w:space="0" w:color="auto"/>
                <w:bottom w:val="none" w:sz="0" w:space="0" w:color="auto"/>
                <w:right w:val="none" w:sz="0" w:space="0" w:color="auto"/>
              </w:divBdr>
            </w:div>
            <w:div w:id="878708332">
              <w:marLeft w:val="0"/>
              <w:marRight w:val="0"/>
              <w:marTop w:val="0"/>
              <w:marBottom w:val="0"/>
              <w:divBdr>
                <w:top w:val="none" w:sz="0" w:space="0" w:color="auto"/>
                <w:left w:val="none" w:sz="0" w:space="0" w:color="auto"/>
                <w:bottom w:val="none" w:sz="0" w:space="0" w:color="auto"/>
                <w:right w:val="none" w:sz="0" w:space="0" w:color="auto"/>
              </w:divBdr>
            </w:div>
            <w:div w:id="1105612212">
              <w:marLeft w:val="0"/>
              <w:marRight w:val="0"/>
              <w:marTop w:val="0"/>
              <w:marBottom w:val="0"/>
              <w:divBdr>
                <w:top w:val="none" w:sz="0" w:space="0" w:color="auto"/>
                <w:left w:val="none" w:sz="0" w:space="0" w:color="auto"/>
                <w:bottom w:val="none" w:sz="0" w:space="0" w:color="auto"/>
                <w:right w:val="none" w:sz="0" w:space="0" w:color="auto"/>
              </w:divBdr>
            </w:div>
            <w:div w:id="1215890068">
              <w:marLeft w:val="0"/>
              <w:marRight w:val="0"/>
              <w:marTop w:val="0"/>
              <w:marBottom w:val="0"/>
              <w:divBdr>
                <w:top w:val="none" w:sz="0" w:space="0" w:color="auto"/>
                <w:left w:val="none" w:sz="0" w:space="0" w:color="auto"/>
                <w:bottom w:val="none" w:sz="0" w:space="0" w:color="auto"/>
                <w:right w:val="none" w:sz="0" w:space="0" w:color="auto"/>
              </w:divBdr>
            </w:div>
            <w:div w:id="1234698665">
              <w:marLeft w:val="0"/>
              <w:marRight w:val="0"/>
              <w:marTop w:val="0"/>
              <w:marBottom w:val="0"/>
              <w:divBdr>
                <w:top w:val="none" w:sz="0" w:space="0" w:color="auto"/>
                <w:left w:val="none" w:sz="0" w:space="0" w:color="auto"/>
                <w:bottom w:val="none" w:sz="0" w:space="0" w:color="auto"/>
                <w:right w:val="none" w:sz="0" w:space="0" w:color="auto"/>
              </w:divBdr>
            </w:div>
            <w:div w:id="1629896031">
              <w:marLeft w:val="0"/>
              <w:marRight w:val="0"/>
              <w:marTop w:val="0"/>
              <w:marBottom w:val="0"/>
              <w:divBdr>
                <w:top w:val="none" w:sz="0" w:space="0" w:color="auto"/>
                <w:left w:val="none" w:sz="0" w:space="0" w:color="auto"/>
                <w:bottom w:val="none" w:sz="0" w:space="0" w:color="auto"/>
                <w:right w:val="none" w:sz="0" w:space="0" w:color="auto"/>
              </w:divBdr>
            </w:div>
            <w:div w:id="163108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464414">
      <w:bodyDiv w:val="1"/>
      <w:marLeft w:val="0"/>
      <w:marRight w:val="0"/>
      <w:marTop w:val="0"/>
      <w:marBottom w:val="0"/>
      <w:divBdr>
        <w:top w:val="none" w:sz="0" w:space="0" w:color="auto"/>
        <w:left w:val="none" w:sz="0" w:space="0" w:color="auto"/>
        <w:bottom w:val="none" w:sz="0" w:space="0" w:color="auto"/>
        <w:right w:val="none" w:sz="0" w:space="0" w:color="auto"/>
      </w:divBdr>
    </w:div>
    <w:div w:id="302660103">
      <w:bodyDiv w:val="1"/>
      <w:marLeft w:val="0"/>
      <w:marRight w:val="0"/>
      <w:marTop w:val="0"/>
      <w:marBottom w:val="0"/>
      <w:divBdr>
        <w:top w:val="none" w:sz="0" w:space="0" w:color="auto"/>
        <w:left w:val="none" w:sz="0" w:space="0" w:color="auto"/>
        <w:bottom w:val="none" w:sz="0" w:space="0" w:color="auto"/>
        <w:right w:val="none" w:sz="0" w:space="0" w:color="auto"/>
      </w:divBdr>
      <w:divsChild>
        <w:div w:id="495733312">
          <w:marLeft w:val="1166"/>
          <w:marRight w:val="0"/>
          <w:marTop w:val="96"/>
          <w:marBottom w:val="0"/>
          <w:divBdr>
            <w:top w:val="none" w:sz="0" w:space="0" w:color="auto"/>
            <w:left w:val="none" w:sz="0" w:space="0" w:color="auto"/>
            <w:bottom w:val="none" w:sz="0" w:space="0" w:color="auto"/>
            <w:right w:val="none" w:sz="0" w:space="0" w:color="auto"/>
          </w:divBdr>
        </w:div>
        <w:div w:id="616332476">
          <w:marLeft w:val="1166"/>
          <w:marRight w:val="0"/>
          <w:marTop w:val="96"/>
          <w:marBottom w:val="0"/>
          <w:divBdr>
            <w:top w:val="none" w:sz="0" w:space="0" w:color="auto"/>
            <w:left w:val="none" w:sz="0" w:space="0" w:color="auto"/>
            <w:bottom w:val="none" w:sz="0" w:space="0" w:color="auto"/>
            <w:right w:val="none" w:sz="0" w:space="0" w:color="auto"/>
          </w:divBdr>
        </w:div>
        <w:div w:id="1330595101">
          <w:marLeft w:val="547"/>
          <w:marRight w:val="0"/>
          <w:marTop w:val="115"/>
          <w:marBottom w:val="0"/>
          <w:divBdr>
            <w:top w:val="none" w:sz="0" w:space="0" w:color="auto"/>
            <w:left w:val="none" w:sz="0" w:space="0" w:color="auto"/>
            <w:bottom w:val="none" w:sz="0" w:space="0" w:color="auto"/>
            <w:right w:val="none" w:sz="0" w:space="0" w:color="auto"/>
          </w:divBdr>
        </w:div>
        <w:div w:id="1664040486">
          <w:marLeft w:val="1166"/>
          <w:marRight w:val="0"/>
          <w:marTop w:val="96"/>
          <w:marBottom w:val="0"/>
          <w:divBdr>
            <w:top w:val="none" w:sz="0" w:space="0" w:color="auto"/>
            <w:left w:val="none" w:sz="0" w:space="0" w:color="auto"/>
            <w:bottom w:val="none" w:sz="0" w:space="0" w:color="auto"/>
            <w:right w:val="none" w:sz="0" w:space="0" w:color="auto"/>
          </w:divBdr>
        </w:div>
        <w:div w:id="1765880542">
          <w:marLeft w:val="547"/>
          <w:marRight w:val="0"/>
          <w:marTop w:val="115"/>
          <w:marBottom w:val="0"/>
          <w:divBdr>
            <w:top w:val="none" w:sz="0" w:space="0" w:color="auto"/>
            <w:left w:val="none" w:sz="0" w:space="0" w:color="auto"/>
            <w:bottom w:val="none" w:sz="0" w:space="0" w:color="auto"/>
            <w:right w:val="none" w:sz="0" w:space="0" w:color="auto"/>
          </w:divBdr>
        </w:div>
        <w:div w:id="1885747628">
          <w:marLeft w:val="1166"/>
          <w:marRight w:val="0"/>
          <w:marTop w:val="96"/>
          <w:marBottom w:val="0"/>
          <w:divBdr>
            <w:top w:val="none" w:sz="0" w:space="0" w:color="auto"/>
            <w:left w:val="none" w:sz="0" w:space="0" w:color="auto"/>
            <w:bottom w:val="none" w:sz="0" w:space="0" w:color="auto"/>
            <w:right w:val="none" w:sz="0" w:space="0" w:color="auto"/>
          </w:divBdr>
        </w:div>
        <w:div w:id="1961107037">
          <w:marLeft w:val="547"/>
          <w:marRight w:val="0"/>
          <w:marTop w:val="115"/>
          <w:marBottom w:val="0"/>
          <w:divBdr>
            <w:top w:val="none" w:sz="0" w:space="0" w:color="auto"/>
            <w:left w:val="none" w:sz="0" w:space="0" w:color="auto"/>
            <w:bottom w:val="none" w:sz="0" w:space="0" w:color="auto"/>
            <w:right w:val="none" w:sz="0" w:space="0" w:color="auto"/>
          </w:divBdr>
        </w:div>
        <w:div w:id="2104378634">
          <w:marLeft w:val="1166"/>
          <w:marRight w:val="0"/>
          <w:marTop w:val="96"/>
          <w:marBottom w:val="0"/>
          <w:divBdr>
            <w:top w:val="none" w:sz="0" w:space="0" w:color="auto"/>
            <w:left w:val="none" w:sz="0" w:space="0" w:color="auto"/>
            <w:bottom w:val="none" w:sz="0" w:space="0" w:color="auto"/>
            <w:right w:val="none" w:sz="0" w:space="0" w:color="auto"/>
          </w:divBdr>
        </w:div>
      </w:divsChild>
    </w:div>
    <w:div w:id="303047566">
      <w:bodyDiv w:val="1"/>
      <w:marLeft w:val="0"/>
      <w:marRight w:val="0"/>
      <w:marTop w:val="0"/>
      <w:marBottom w:val="0"/>
      <w:divBdr>
        <w:top w:val="none" w:sz="0" w:space="0" w:color="auto"/>
        <w:left w:val="none" w:sz="0" w:space="0" w:color="auto"/>
        <w:bottom w:val="none" w:sz="0" w:space="0" w:color="auto"/>
        <w:right w:val="none" w:sz="0" w:space="0" w:color="auto"/>
      </w:divBdr>
    </w:div>
    <w:div w:id="303582448">
      <w:bodyDiv w:val="1"/>
      <w:marLeft w:val="0"/>
      <w:marRight w:val="0"/>
      <w:marTop w:val="0"/>
      <w:marBottom w:val="0"/>
      <w:divBdr>
        <w:top w:val="none" w:sz="0" w:space="0" w:color="auto"/>
        <w:left w:val="none" w:sz="0" w:space="0" w:color="auto"/>
        <w:bottom w:val="none" w:sz="0" w:space="0" w:color="auto"/>
        <w:right w:val="none" w:sz="0" w:space="0" w:color="auto"/>
      </w:divBdr>
    </w:div>
    <w:div w:id="303706118">
      <w:bodyDiv w:val="1"/>
      <w:marLeft w:val="0"/>
      <w:marRight w:val="0"/>
      <w:marTop w:val="0"/>
      <w:marBottom w:val="0"/>
      <w:divBdr>
        <w:top w:val="none" w:sz="0" w:space="0" w:color="auto"/>
        <w:left w:val="none" w:sz="0" w:space="0" w:color="auto"/>
        <w:bottom w:val="none" w:sz="0" w:space="0" w:color="auto"/>
        <w:right w:val="none" w:sz="0" w:space="0" w:color="auto"/>
      </w:divBdr>
      <w:divsChild>
        <w:div w:id="218177422">
          <w:marLeft w:val="1166"/>
          <w:marRight w:val="0"/>
          <w:marTop w:val="86"/>
          <w:marBottom w:val="0"/>
          <w:divBdr>
            <w:top w:val="none" w:sz="0" w:space="0" w:color="auto"/>
            <w:left w:val="none" w:sz="0" w:space="0" w:color="auto"/>
            <w:bottom w:val="none" w:sz="0" w:space="0" w:color="auto"/>
            <w:right w:val="none" w:sz="0" w:space="0" w:color="auto"/>
          </w:divBdr>
        </w:div>
        <w:div w:id="1523473651">
          <w:marLeft w:val="547"/>
          <w:marRight w:val="0"/>
          <w:marTop w:val="96"/>
          <w:marBottom w:val="0"/>
          <w:divBdr>
            <w:top w:val="none" w:sz="0" w:space="0" w:color="auto"/>
            <w:left w:val="none" w:sz="0" w:space="0" w:color="auto"/>
            <w:bottom w:val="none" w:sz="0" w:space="0" w:color="auto"/>
            <w:right w:val="none" w:sz="0" w:space="0" w:color="auto"/>
          </w:divBdr>
        </w:div>
      </w:divsChild>
    </w:div>
    <w:div w:id="303856893">
      <w:bodyDiv w:val="1"/>
      <w:marLeft w:val="0"/>
      <w:marRight w:val="0"/>
      <w:marTop w:val="0"/>
      <w:marBottom w:val="0"/>
      <w:divBdr>
        <w:top w:val="none" w:sz="0" w:space="0" w:color="auto"/>
        <w:left w:val="none" w:sz="0" w:space="0" w:color="auto"/>
        <w:bottom w:val="none" w:sz="0" w:space="0" w:color="auto"/>
        <w:right w:val="none" w:sz="0" w:space="0" w:color="auto"/>
      </w:divBdr>
    </w:div>
    <w:div w:id="304622852">
      <w:bodyDiv w:val="1"/>
      <w:marLeft w:val="0"/>
      <w:marRight w:val="0"/>
      <w:marTop w:val="0"/>
      <w:marBottom w:val="0"/>
      <w:divBdr>
        <w:top w:val="none" w:sz="0" w:space="0" w:color="auto"/>
        <w:left w:val="none" w:sz="0" w:space="0" w:color="auto"/>
        <w:bottom w:val="none" w:sz="0" w:space="0" w:color="auto"/>
        <w:right w:val="none" w:sz="0" w:space="0" w:color="auto"/>
      </w:divBdr>
      <w:divsChild>
        <w:div w:id="1039208620">
          <w:marLeft w:val="0"/>
          <w:marRight w:val="0"/>
          <w:marTop w:val="0"/>
          <w:marBottom w:val="0"/>
          <w:divBdr>
            <w:top w:val="none" w:sz="0" w:space="0" w:color="auto"/>
            <w:left w:val="none" w:sz="0" w:space="0" w:color="auto"/>
            <w:bottom w:val="none" w:sz="0" w:space="0" w:color="auto"/>
            <w:right w:val="none" w:sz="0" w:space="0" w:color="auto"/>
          </w:divBdr>
        </w:div>
      </w:divsChild>
    </w:div>
    <w:div w:id="304630991">
      <w:bodyDiv w:val="1"/>
      <w:marLeft w:val="0"/>
      <w:marRight w:val="0"/>
      <w:marTop w:val="0"/>
      <w:marBottom w:val="0"/>
      <w:divBdr>
        <w:top w:val="none" w:sz="0" w:space="0" w:color="auto"/>
        <w:left w:val="none" w:sz="0" w:space="0" w:color="auto"/>
        <w:bottom w:val="none" w:sz="0" w:space="0" w:color="auto"/>
        <w:right w:val="none" w:sz="0" w:space="0" w:color="auto"/>
      </w:divBdr>
    </w:div>
    <w:div w:id="305621261">
      <w:bodyDiv w:val="1"/>
      <w:marLeft w:val="0"/>
      <w:marRight w:val="0"/>
      <w:marTop w:val="0"/>
      <w:marBottom w:val="0"/>
      <w:divBdr>
        <w:top w:val="none" w:sz="0" w:space="0" w:color="auto"/>
        <w:left w:val="none" w:sz="0" w:space="0" w:color="auto"/>
        <w:bottom w:val="none" w:sz="0" w:space="0" w:color="auto"/>
        <w:right w:val="none" w:sz="0" w:space="0" w:color="auto"/>
      </w:divBdr>
    </w:div>
    <w:div w:id="305746155">
      <w:bodyDiv w:val="1"/>
      <w:marLeft w:val="0"/>
      <w:marRight w:val="0"/>
      <w:marTop w:val="0"/>
      <w:marBottom w:val="0"/>
      <w:divBdr>
        <w:top w:val="none" w:sz="0" w:space="0" w:color="auto"/>
        <w:left w:val="none" w:sz="0" w:space="0" w:color="auto"/>
        <w:bottom w:val="none" w:sz="0" w:space="0" w:color="auto"/>
        <w:right w:val="none" w:sz="0" w:space="0" w:color="auto"/>
      </w:divBdr>
      <w:divsChild>
        <w:div w:id="1093355072">
          <w:marLeft w:val="0"/>
          <w:marRight w:val="0"/>
          <w:marTop w:val="0"/>
          <w:marBottom w:val="0"/>
          <w:divBdr>
            <w:top w:val="none" w:sz="0" w:space="0" w:color="auto"/>
            <w:left w:val="none" w:sz="0" w:space="0" w:color="auto"/>
            <w:bottom w:val="none" w:sz="0" w:space="0" w:color="auto"/>
            <w:right w:val="none" w:sz="0" w:space="0" w:color="auto"/>
          </w:divBdr>
        </w:div>
      </w:divsChild>
    </w:div>
    <w:div w:id="307250254">
      <w:bodyDiv w:val="1"/>
      <w:marLeft w:val="0"/>
      <w:marRight w:val="0"/>
      <w:marTop w:val="0"/>
      <w:marBottom w:val="0"/>
      <w:divBdr>
        <w:top w:val="none" w:sz="0" w:space="0" w:color="auto"/>
        <w:left w:val="none" w:sz="0" w:space="0" w:color="auto"/>
        <w:bottom w:val="none" w:sz="0" w:space="0" w:color="auto"/>
        <w:right w:val="none" w:sz="0" w:space="0" w:color="auto"/>
      </w:divBdr>
    </w:div>
    <w:div w:id="307513468">
      <w:bodyDiv w:val="1"/>
      <w:marLeft w:val="0"/>
      <w:marRight w:val="0"/>
      <w:marTop w:val="0"/>
      <w:marBottom w:val="0"/>
      <w:divBdr>
        <w:top w:val="none" w:sz="0" w:space="0" w:color="auto"/>
        <w:left w:val="none" w:sz="0" w:space="0" w:color="auto"/>
        <w:bottom w:val="none" w:sz="0" w:space="0" w:color="auto"/>
        <w:right w:val="none" w:sz="0" w:space="0" w:color="auto"/>
      </w:divBdr>
    </w:div>
    <w:div w:id="307823031">
      <w:bodyDiv w:val="1"/>
      <w:marLeft w:val="0"/>
      <w:marRight w:val="0"/>
      <w:marTop w:val="0"/>
      <w:marBottom w:val="0"/>
      <w:divBdr>
        <w:top w:val="none" w:sz="0" w:space="0" w:color="auto"/>
        <w:left w:val="none" w:sz="0" w:space="0" w:color="auto"/>
        <w:bottom w:val="none" w:sz="0" w:space="0" w:color="auto"/>
        <w:right w:val="none" w:sz="0" w:space="0" w:color="auto"/>
      </w:divBdr>
    </w:div>
    <w:div w:id="309140557">
      <w:bodyDiv w:val="1"/>
      <w:marLeft w:val="0"/>
      <w:marRight w:val="0"/>
      <w:marTop w:val="0"/>
      <w:marBottom w:val="0"/>
      <w:divBdr>
        <w:top w:val="none" w:sz="0" w:space="0" w:color="auto"/>
        <w:left w:val="none" w:sz="0" w:space="0" w:color="auto"/>
        <w:bottom w:val="none" w:sz="0" w:space="0" w:color="auto"/>
        <w:right w:val="none" w:sz="0" w:space="0" w:color="auto"/>
      </w:divBdr>
      <w:divsChild>
        <w:div w:id="31809266">
          <w:marLeft w:val="1166"/>
          <w:marRight w:val="0"/>
          <w:marTop w:val="96"/>
          <w:marBottom w:val="0"/>
          <w:divBdr>
            <w:top w:val="none" w:sz="0" w:space="0" w:color="auto"/>
            <w:left w:val="none" w:sz="0" w:space="0" w:color="auto"/>
            <w:bottom w:val="none" w:sz="0" w:space="0" w:color="auto"/>
            <w:right w:val="none" w:sz="0" w:space="0" w:color="auto"/>
          </w:divBdr>
        </w:div>
        <w:div w:id="1244796779">
          <w:marLeft w:val="1166"/>
          <w:marRight w:val="0"/>
          <w:marTop w:val="96"/>
          <w:marBottom w:val="0"/>
          <w:divBdr>
            <w:top w:val="none" w:sz="0" w:space="0" w:color="auto"/>
            <w:left w:val="none" w:sz="0" w:space="0" w:color="auto"/>
            <w:bottom w:val="none" w:sz="0" w:space="0" w:color="auto"/>
            <w:right w:val="none" w:sz="0" w:space="0" w:color="auto"/>
          </w:divBdr>
        </w:div>
        <w:div w:id="2145586586">
          <w:marLeft w:val="547"/>
          <w:marRight w:val="0"/>
          <w:marTop w:val="115"/>
          <w:marBottom w:val="0"/>
          <w:divBdr>
            <w:top w:val="none" w:sz="0" w:space="0" w:color="auto"/>
            <w:left w:val="none" w:sz="0" w:space="0" w:color="auto"/>
            <w:bottom w:val="none" w:sz="0" w:space="0" w:color="auto"/>
            <w:right w:val="none" w:sz="0" w:space="0" w:color="auto"/>
          </w:divBdr>
        </w:div>
      </w:divsChild>
    </w:div>
    <w:div w:id="309140761">
      <w:bodyDiv w:val="1"/>
      <w:marLeft w:val="0"/>
      <w:marRight w:val="0"/>
      <w:marTop w:val="0"/>
      <w:marBottom w:val="0"/>
      <w:divBdr>
        <w:top w:val="none" w:sz="0" w:space="0" w:color="auto"/>
        <w:left w:val="none" w:sz="0" w:space="0" w:color="auto"/>
        <w:bottom w:val="none" w:sz="0" w:space="0" w:color="auto"/>
        <w:right w:val="none" w:sz="0" w:space="0" w:color="auto"/>
      </w:divBdr>
    </w:div>
    <w:div w:id="309746640">
      <w:bodyDiv w:val="1"/>
      <w:marLeft w:val="0"/>
      <w:marRight w:val="0"/>
      <w:marTop w:val="0"/>
      <w:marBottom w:val="0"/>
      <w:divBdr>
        <w:top w:val="none" w:sz="0" w:space="0" w:color="auto"/>
        <w:left w:val="none" w:sz="0" w:space="0" w:color="auto"/>
        <w:bottom w:val="none" w:sz="0" w:space="0" w:color="auto"/>
        <w:right w:val="none" w:sz="0" w:space="0" w:color="auto"/>
      </w:divBdr>
    </w:div>
    <w:div w:id="309748249">
      <w:bodyDiv w:val="1"/>
      <w:marLeft w:val="0"/>
      <w:marRight w:val="0"/>
      <w:marTop w:val="0"/>
      <w:marBottom w:val="0"/>
      <w:divBdr>
        <w:top w:val="none" w:sz="0" w:space="0" w:color="auto"/>
        <w:left w:val="none" w:sz="0" w:space="0" w:color="auto"/>
        <w:bottom w:val="none" w:sz="0" w:space="0" w:color="auto"/>
        <w:right w:val="none" w:sz="0" w:space="0" w:color="auto"/>
      </w:divBdr>
    </w:div>
    <w:div w:id="309793611">
      <w:bodyDiv w:val="1"/>
      <w:marLeft w:val="0"/>
      <w:marRight w:val="0"/>
      <w:marTop w:val="0"/>
      <w:marBottom w:val="0"/>
      <w:divBdr>
        <w:top w:val="none" w:sz="0" w:space="0" w:color="auto"/>
        <w:left w:val="none" w:sz="0" w:space="0" w:color="auto"/>
        <w:bottom w:val="none" w:sz="0" w:space="0" w:color="auto"/>
        <w:right w:val="none" w:sz="0" w:space="0" w:color="auto"/>
      </w:divBdr>
    </w:div>
    <w:div w:id="312756715">
      <w:bodyDiv w:val="1"/>
      <w:marLeft w:val="0"/>
      <w:marRight w:val="0"/>
      <w:marTop w:val="0"/>
      <w:marBottom w:val="0"/>
      <w:divBdr>
        <w:top w:val="none" w:sz="0" w:space="0" w:color="auto"/>
        <w:left w:val="none" w:sz="0" w:space="0" w:color="auto"/>
        <w:bottom w:val="none" w:sz="0" w:space="0" w:color="auto"/>
        <w:right w:val="none" w:sz="0" w:space="0" w:color="auto"/>
      </w:divBdr>
    </w:div>
    <w:div w:id="313030292">
      <w:bodyDiv w:val="1"/>
      <w:marLeft w:val="0"/>
      <w:marRight w:val="0"/>
      <w:marTop w:val="0"/>
      <w:marBottom w:val="0"/>
      <w:divBdr>
        <w:top w:val="none" w:sz="0" w:space="0" w:color="auto"/>
        <w:left w:val="none" w:sz="0" w:space="0" w:color="auto"/>
        <w:bottom w:val="none" w:sz="0" w:space="0" w:color="auto"/>
        <w:right w:val="none" w:sz="0" w:space="0" w:color="auto"/>
      </w:divBdr>
    </w:div>
    <w:div w:id="313485870">
      <w:bodyDiv w:val="1"/>
      <w:marLeft w:val="0"/>
      <w:marRight w:val="0"/>
      <w:marTop w:val="0"/>
      <w:marBottom w:val="0"/>
      <w:divBdr>
        <w:top w:val="none" w:sz="0" w:space="0" w:color="auto"/>
        <w:left w:val="none" w:sz="0" w:space="0" w:color="auto"/>
        <w:bottom w:val="none" w:sz="0" w:space="0" w:color="auto"/>
        <w:right w:val="none" w:sz="0" w:space="0" w:color="auto"/>
      </w:divBdr>
    </w:div>
    <w:div w:id="313536564">
      <w:bodyDiv w:val="1"/>
      <w:marLeft w:val="0"/>
      <w:marRight w:val="0"/>
      <w:marTop w:val="0"/>
      <w:marBottom w:val="0"/>
      <w:divBdr>
        <w:top w:val="none" w:sz="0" w:space="0" w:color="auto"/>
        <w:left w:val="none" w:sz="0" w:space="0" w:color="auto"/>
        <w:bottom w:val="none" w:sz="0" w:space="0" w:color="auto"/>
        <w:right w:val="none" w:sz="0" w:space="0" w:color="auto"/>
      </w:divBdr>
    </w:div>
    <w:div w:id="314065418">
      <w:bodyDiv w:val="1"/>
      <w:marLeft w:val="0"/>
      <w:marRight w:val="0"/>
      <w:marTop w:val="0"/>
      <w:marBottom w:val="0"/>
      <w:divBdr>
        <w:top w:val="none" w:sz="0" w:space="0" w:color="auto"/>
        <w:left w:val="none" w:sz="0" w:space="0" w:color="auto"/>
        <w:bottom w:val="none" w:sz="0" w:space="0" w:color="auto"/>
        <w:right w:val="none" w:sz="0" w:space="0" w:color="auto"/>
      </w:divBdr>
    </w:div>
    <w:div w:id="314841885">
      <w:bodyDiv w:val="1"/>
      <w:marLeft w:val="0"/>
      <w:marRight w:val="0"/>
      <w:marTop w:val="0"/>
      <w:marBottom w:val="0"/>
      <w:divBdr>
        <w:top w:val="none" w:sz="0" w:space="0" w:color="auto"/>
        <w:left w:val="none" w:sz="0" w:space="0" w:color="auto"/>
        <w:bottom w:val="none" w:sz="0" w:space="0" w:color="auto"/>
        <w:right w:val="none" w:sz="0" w:space="0" w:color="auto"/>
      </w:divBdr>
      <w:divsChild>
        <w:div w:id="97139931">
          <w:marLeft w:val="547"/>
          <w:marRight w:val="0"/>
          <w:marTop w:val="134"/>
          <w:marBottom w:val="0"/>
          <w:divBdr>
            <w:top w:val="none" w:sz="0" w:space="0" w:color="auto"/>
            <w:left w:val="none" w:sz="0" w:space="0" w:color="auto"/>
            <w:bottom w:val="none" w:sz="0" w:space="0" w:color="auto"/>
            <w:right w:val="none" w:sz="0" w:space="0" w:color="auto"/>
          </w:divBdr>
        </w:div>
        <w:div w:id="1418019445">
          <w:marLeft w:val="547"/>
          <w:marRight w:val="0"/>
          <w:marTop w:val="134"/>
          <w:marBottom w:val="0"/>
          <w:divBdr>
            <w:top w:val="none" w:sz="0" w:space="0" w:color="auto"/>
            <w:left w:val="none" w:sz="0" w:space="0" w:color="auto"/>
            <w:bottom w:val="none" w:sz="0" w:space="0" w:color="auto"/>
            <w:right w:val="none" w:sz="0" w:space="0" w:color="auto"/>
          </w:divBdr>
        </w:div>
      </w:divsChild>
    </w:div>
    <w:div w:id="315259189">
      <w:bodyDiv w:val="1"/>
      <w:marLeft w:val="0"/>
      <w:marRight w:val="0"/>
      <w:marTop w:val="0"/>
      <w:marBottom w:val="0"/>
      <w:divBdr>
        <w:top w:val="none" w:sz="0" w:space="0" w:color="auto"/>
        <w:left w:val="none" w:sz="0" w:space="0" w:color="auto"/>
        <w:bottom w:val="none" w:sz="0" w:space="0" w:color="auto"/>
        <w:right w:val="none" w:sz="0" w:space="0" w:color="auto"/>
      </w:divBdr>
    </w:div>
    <w:div w:id="315426364">
      <w:bodyDiv w:val="1"/>
      <w:marLeft w:val="0"/>
      <w:marRight w:val="0"/>
      <w:marTop w:val="0"/>
      <w:marBottom w:val="0"/>
      <w:divBdr>
        <w:top w:val="none" w:sz="0" w:space="0" w:color="auto"/>
        <w:left w:val="none" w:sz="0" w:space="0" w:color="auto"/>
        <w:bottom w:val="none" w:sz="0" w:space="0" w:color="auto"/>
        <w:right w:val="none" w:sz="0" w:space="0" w:color="auto"/>
      </w:divBdr>
      <w:divsChild>
        <w:div w:id="35739861">
          <w:marLeft w:val="1987"/>
          <w:marRight w:val="0"/>
          <w:marTop w:val="86"/>
          <w:marBottom w:val="0"/>
          <w:divBdr>
            <w:top w:val="none" w:sz="0" w:space="0" w:color="auto"/>
            <w:left w:val="none" w:sz="0" w:space="0" w:color="auto"/>
            <w:bottom w:val="none" w:sz="0" w:space="0" w:color="auto"/>
            <w:right w:val="none" w:sz="0" w:space="0" w:color="auto"/>
          </w:divBdr>
        </w:div>
        <w:div w:id="1310284713">
          <w:marLeft w:val="547"/>
          <w:marRight w:val="0"/>
          <w:marTop w:val="115"/>
          <w:marBottom w:val="0"/>
          <w:divBdr>
            <w:top w:val="none" w:sz="0" w:space="0" w:color="auto"/>
            <w:left w:val="none" w:sz="0" w:space="0" w:color="auto"/>
            <w:bottom w:val="none" w:sz="0" w:space="0" w:color="auto"/>
            <w:right w:val="none" w:sz="0" w:space="0" w:color="auto"/>
          </w:divBdr>
        </w:div>
      </w:divsChild>
    </w:div>
    <w:div w:id="315838612">
      <w:bodyDiv w:val="1"/>
      <w:marLeft w:val="0"/>
      <w:marRight w:val="0"/>
      <w:marTop w:val="0"/>
      <w:marBottom w:val="0"/>
      <w:divBdr>
        <w:top w:val="none" w:sz="0" w:space="0" w:color="auto"/>
        <w:left w:val="none" w:sz="0" w:space="0" w:color="auto"/>
        <w:bottom w:val="none" w:sz="0" w:space="0" w:color="auto"/>
        <w:right w:val="none" w:sz="0" w:space="0" w:color="auto"/>
      </w:divBdr>
    </w:div>
    <w:div w:id="317466014">
      <w:bodyDiv w:val="1"/>
      <w:marLeft w:val="0"/>
      <w:marRight w:val="0"/>
      <w:marTop w:val="0"/>
      <w:marBottom w:val="0"/>
      <w:divBdr>
        <w:top w:val="none" w:sz="0" w:space="0" w:color="auto"/>
        <w:left w:val="none" w:sz="0" w:space="0" w:color="auto"/>
        <w:bottom w:val="none" w:sz="0" w:space="0" w:color="auto"/>
        <w:right w:val="none" w:sz="0" w:space="0" w:color="auto"/>
      </w:divBdr>
    </w:div>
    <w:div w:id="317467793">
      <w:bodyDiv w:val="1"/>
      <w:marLeft w:val="0"/>
      <w:marRight w:val="0"/>
      <w:marTop w:val="0"/>
      <w:marBottom w:val="0"/>
      <w:divBdr>
        <w:top w:val="none" w:sz="0" w:space="0" w:color="auto"/>
        <w:left w:val="none" w:sz="0" w:space="0" w:color="auto"/>
        <w:bottom w:val="none" w:sz="0" w:space="0" w:color="auto"/>
        <w:right w:val="none" w:sz="0" w:space="0" w:color="auto"/>
      </w:divBdr>
    </w:div>
    <w:div w:id="317535340">
      <w:bodyDiv w:val="1"/>
      <w:marLeft w:val="0"/>
      <w:marRight w:val="0"/>
      <w:marTop w:val="0"/>
      <w:marBottom w:val="0"/>
      <w:divBdr>
        <w:top w:val="none" w:sz="0" w:space="0" w:color="auto"/>
        <w:left w:val="none" w:sz="0" w:space="0" w:color="auto"/>
        <w:bottom w:val="none" w:sz="0" w:space="0" w:color="auto"/>
        <w:right w:val="none" w:sz="0" w:space="0" w:color="auto"/>
      </w:divBdr>
    </w:div>
    <w:div w:id="317684877">
      <w:bodyDiv w:val="1"/>
      <w:marLeft w:val="0"/>
      <w:marRight w:val="0"/>
      <w:marTop w:val="0"/>
      <w:marBottom w:val="0"/>
      <w:divBdr>
        <w:top w:val="none" w:sz="0" w:space="0" w:color="auto"/>
        <w:left w:val="none" w:sz="0" w:space="0" w:color="auto"/>
        <w:bottom w:val="none" w:sz="0" w:space="0" w:color="auto"/>
        <w:right w:val="none" w:sz="0" w:space="0" w:color="auto"/>
      </w:divBdr>
    </w:div>
    <w:div w:id="317923442">
      <w:bodyDiv w:val="1"/>
      <w:marLeft w:val="0"/>
      <w:marRight w:val="0"/>
      <w:marTop w:val="0"/>
      <w:marBottom w:val="0"/>
      <w:divBdr>
        <w:top w:val="none" w:sz="0" w:space="0" w:color="auto"/>
        <w:left w:val="none" w:sz="0" w:space="0" w:color="auto"/>
        <w:bottom w:val="none" w:sz="0" w:space="0" w:color="auto"/>
        <w:right w:val="none" w:sz="0" w:space="0" w:color="auto"/>
      </w:divBdr>
      <w:divsChild>
        <w:div w:id="605120951">
          <w:marLeft w:val="547"/>
          <w:marRight w:val="0"/>
          <w:marTop w:val="115"/>
          <w:marBottom w:val="0"/>
          <w:divBdr>
            <w:top w:val="none" w:sz="0" w:space="0" w:color="auto"/>
            <w:left w:val="none" w:sz="0" w:space="0" w:color="auto"/>
            <w:bottom w:val="none" w:sz="0" w:space="0" w:color="auto"/>
            <w:right w:val="none" w:sz="0" w:space="0" w:color="auto"/>
          </w:divBdr>
        </w:div>
        <w:div w:id="1006203586">
          <w:marLeft w:val="1800"/>
          <w:marRight w:val="0"/>
          <w:marTop w:val="91"/>
          <w:marBottom w:val="0"/>
          <w:divBdr>
            <w:top w:val="none" w:sz="0" w:space="0" w:color="auto"/>
            <w:left w:val="none" w:sz="0" w:space="0" w:color="auto"/>
            <w:bottom w:val="none" w:sz="0" w:space="0" w:color="auto"/>
            <w:right w:val="none" w:sz="0" w:space="0" w:color="auto"/>
          </w:divBdr>
        </w:div>
        <w:div w:id="1123614987">
          <w:marLeft w:val="2520"/>
          <w:marRight w:val="0"/>
          <w:marTop w:val="77"/>
          <w:marBottom w:val="0"/>
          <w:divBdr>
            <w:top w:val="none" w:sz="0" w:space="0" w:color="auto"/>
            <w:left w:val="none" w:sz="0" w:space="0" w:color="auto"/>
            <w:bottom w:val="none" w:sz="0" w:space="0" w:color="auto"/>
            <w:right w:val="none" w:sz="0" w:space="0" w:color="auto"/>
          </w:divBdr>
        </w:div>
        <w:div w:id="1260870479">
          <w:marLeft w:val="1800"/>
          <w:marRight w:val="0"/>
          <w:marTop w:val="91"/>
          <w:marBottom w:val="0"/>
          <w:divBdr>
            <w:top w:val="none" w:sz="0" w:space="0" w:color="auto"/>
            <w:left w:val="none" w:sz="0" w:space="0" w:color="auto"/>
            <w:bottom w:val="none" w:sz="0" w:space="0" w:color="auto"/>
            <w:right w:val="none" w:sz="0" w:space="0" w:color="auto"/>
          </w:divBdr>
        </w:div>
        <w:div w:id="1293294284">
          <w:marLeft w:val="1166"/>
          <w:marRight w:val="0"/>
          <w:marTop w:val="91"/>
          <w:marBottom w:val="0"/>
          <w:divBdr>
            <w:top w:val="none" w:sz="0" w:space="0" w:color="auto"/>
            <w:left w:val="none" w:sz="0" w:space="0" w:color="auto"/>
            <w:bottom w:val="none" w:sz="0" w:space="0" w:color="auto"/>
            <w:right w:val="none" w:sz="0" w:space="0" w:color="auto"/>
          </w:divBdr>
        </w:div>
        <w:div w:id="1860242002">
          <w:marLeft w:val="1800"/>
          <w:marRight w:val="0"/>
          <w:marTop w:val="91"/>
          <w:marBottom w:val="0"/>
          <w:divBdr>
            <w:top w:val="none" w:sz="0" w:space="0" w:color="auto"/>
            <w:left w:val="none" w:sz="0" w:space="0" w:color="auto"/>
            <w:bottom w:val="none" w:sz="0" w:space="0" w:color="auto"/>
            <w:right w:val="none" w:sz="0" w:space="0" w:color="auto"/>
          </w:divBdr>
        </w:div>
      </w:divsChild>
    </w:div>
    <w:div w:id="318269475">
      <w:bodyDiv w:val="1"/>
      <w:marLeft w:val="0"/>
      <w:marRight w:val="0"/>
      <w:marTop w:val="0"/>
      <w:marBottom w:val="0"/>
      <w:divBdr>
        <w:top w:val="none" w:sz="0" w:space="0" w:color="auto"/>
        <w:left w:val="none" w:sz="0" w:space="0" w:color="auto"/>
        <w:bottom w:val="none" w:sz="0" w:space="0" w:color="auto"/>
        <w:right w:val="none" w:sz="0" w:space="0" w:color="auto"/>
      </w:divBdr>
    </w:div>
    <w:div w:id="319967433">
      <w:bodyDiv w:val="1"/>
      <w:marLeft w:val="0"/>
      <w:marRight w:val="0"/>
      <w:marTop w:val="0"/>
      <w:marBottom w:val="0"/>
      <w:divBdr>
        <w:top w:val="none" w:sz="0" w:space="0" w:color="auto"/>
        <w:left w:val="none" w:sz="0" w:space="0" w:color="auto"/>
        <w:bottom w:val="none" w:sz="0" w:space="0" w:color="auto"/>
        <w:right w:val="none" w:sz="0" w:space="0" w:color="auto"/>
      </w:divBdr>
    </w:div>
    <w:div w:id="320235902">
      <w:bodyDiv w:val="1"/>
      <w:marLeft w:val="0"/>
      <w:marRight w:val="0"/>
      <w:marTop w:val="0"/>
      <w:marBottom w:val="0"/>
      <w:divBdr>
        <w:top w:val="none" w:sz="0" w:space="0" w:color="auto"/>
        <w:left w:val="none" w:sz="0" w:space="0" w:color="auto"/>
        <w:bottom w:val="none" w:sz="0" w:space="0" w:color="auto"/>
        <w:right w:val="none" w:sz="0" w:space="0" w:color="auto"/>
      </w:divBdr>
    </w:div>
    <w:div w:id="320354703">
      <w:bodyDiv w:val="1"/>
      <w:marLeft w:val="0"/>
      <w:marRight w:val="0"/>
      <w:marTop w:val="0"/>
      <w:marBottom w:val="0"/>
      <w:divBdr>
        <w:top w:val="none" w:sz="0" w:space="0" w:color="auto"/>
        <w:left w:val="none" w:sz="0" w:space="0" w:color="auto"/>
        <w:bottom w:val="none" w:sz="0" w:space="0" w:color="auto"/>
        <w:right w:val="none" w:sz="0" w:space="0" w:color="auto"/>
      </w:divBdr>
    </w:div>
    <w:div w:id="320894090">
      <w:bodyDiv w:val="1"/>
      <w:marLeft w:val="0"/>
      <w:marRight w:val="0"/>
      <w:marTop w:val="0"/>
      <w:marBottom w:val="0"/>
      <w:divBdr>
        <w:top w:val="none" w:sz="0" w:space="0" w:color="auto"/>
        <w:left w:val="none" w:sz="0" w:space="0" w:color="auto"/>
        <w:bottom w:val="none" w:sz="0" w:space="0" w:color="auto"/>
        <w:right w:val="none" w:sz="0" w:space="0" w:color="auto"/>
      </w:divBdr>
      <w:divsChild>
        <w:div w:id="189999501">
          <w:marLeft w:val="1166"/>
          <w:marRight w:val="0"/>
          <w:marTop w:val="134"/>
          <w:marBottom w:val="0"/>
          <w:divBdr>
            <w:top w:val="none" w:sz="0" w:space="0" w:color="auto"/>
            <w:left w:val="none" w:sz="0" w:space="0" w:color="auto"/>
            <w:bottom w:val="none" w:sz="0" w:space="0" w:color="auto"/>
            <w:right w:val="none" w:sz="0" w:space="0" w:color="auto"/>
          </w:divBdr>
        </w:div>
        <w:div w:id="1003315988">
          <w:marLeft w:val="547"/>
          <w:marRight w:val="0"/>
          <w:marTop w:val="154"/>
          <w:marBottom w:val="0"/>
          <w:divBdr>
            <w:top w:val="none" w:sz="0" w:space="0" w:color="auto"/>
            <w:left w:val="none" w:sz="0" w:space="0" w:color="auto"/>
            <w:bottom w:val="none" w:sz="0" w:space="0" w:color="auto"/>
            <w:right w:val="none" w:sz="0" w:space="0" w:color="auto"/>
          </w:divBdr>
        </w:div>
        <w:div w:id="1104223941">
          <w:marLeft w:val="2520"/>
          <w:marRight w:val="0"/>
          <w:marTop w:val="96"/>
          <w:marBottom w:val="0"/>
          <w:divBdr>
            <w:top w:val="none" w:sz="0" w:space="0" w:color="auto"/>
            <w:left w:val="none" w:sz="0" w:space="0" w:color="auto"/>
            <w:bottom w:val="none" w:sz="0" w:space="0" w:color="auto"/>
            <w:right w:val="none" w:sz="0" w:space="0" w:color="auto"/>
          </w:divBdr>
        </w:div>
        <w:div w:id="1160004383">
          <w:marLeft w:val="1166"/>
          <w:marRight w:val="0"/>
          <w:marTop w:val="134"/>
          <w:marBottom w:val="0"/>
          <w:divBdr>
            <w:top w:val="none" w:sz="0" w:space="0" w:color="auto"/>
            <w:left w:val="none" w:sz="0" w:space="0" w:color="auto"/>
            <w:bottom w:val="none" w:sz="0" w:space="0" w:color="auto"/>
            <w:right w:val="none" w:sz="0" w:space="0" w:color="auto"/>
          </w:divBdr>
        </w:div>
        <w:div w:id="1640644924">
          <w:marLeft w:val="1800"/>
          <w:marRight w:val="0"/>
          <w:marTop w:val="115"/>
          <w:marBottom w:val="0"/>
          <w:divBdr>
            <w:top w:val="none" w:sz="0" w:space="0" w:color="auto"/>
            <w:left w:val="none" w:sz="0" w:space="0" w:color="auto"/>
            <w:bottom w:val="none" w:sz="0" w:space="0" w:color="auto"/>
            <w:right w:val="none" w:sz="0" w:space="0" w:color="auto"/>
          </w:divBdr>
        </w:div>
        <w:div w:id="1921215597">
          <w:marLeft w:val="1166"/>
          <w:marRight w:val="0"/>
          <w:marTop w:val="134"/>
          <w:marBottom w:val="0"/>
          <w:divBdr>
            <w:top w:val="none" w:sz="0" w:space="0" w:color="auto"/>
            <w:left w:val="none" w:sz="0" w:space="0" w:color="auto"/>
            <w:bottom w:val="none" w:sz="0" w:space="0" w:color="auto"/>
            <w:right w:val="none" w:sz="0" w:space="0" w:color="auto"/>
          </w:divBdr>
        </w:div>
      </w:divsChild>
    </w:div>
    <w:div w:id="322438453">
      <w:bodyDiv w:val="1"/>
      <w:marLeft w:val="0"/>
      <w:marRight w:val="0"/>
      <w:marTop w:val="0"/>
      <w:marBottom w:val="0"/>
      <w:divBdr>
        <w:top w:val="none" w:sz="0" w:space="0" w:color="auto"/>
        <w:left w:val="none" w:sz="0" w:space="0" w:color="auto"/>
        <w:bottom w:val="none" w:sz="0" w:space="0" w:color="auto"/>
        <w:right w:val="none" w:sz="0" w:space="0" w:color="auto"/>
      </w:divBdr>
    </w:div>
    <w:div w:id="323513177">
      <w:bodyDiv w:val="1"/>
      <w:marLeft w:val="0"/>
      <w:marRight w:val="0"/>
      <w:marTop w:val="0"/>
      <w:marBottom w:val="0"/>
      <w:divBdr>
        <w:top w:val="none" w:sz="0" w:space="0" w:color="auto"/>
        <w:left w:val="none" w:sz="0" w:space="0" w:color="auto"/>
        <w:bottom w:val="none" w:sz="0" w:space="0" w:color="auto"/>
        <w:right w:val="none" w:sz="0" w:space="0" w:color="auto"/>
      </w:divBdr>
    </w:div>
    <w:div w:id="323976279">
      <w:bodyDiv w:val="1"/>
      <w:marLeft w:val="0"/>
      <w:marRight w:val="0"/>
      <w:marTop w:val="0"/>
      <w:marBottom w:val="0"/>
      <w:divBdr>
        <w:top w:val="none" w:sz="0" w:space="0" w:color="auto"/>
        <w:left w:val="none" w:sz="0" w:space="0" w:color="auto"/>
        <w:bottom w:val="none" w:sz="0" w:space="0" w:color="auto"/>
        <w:right w:val="none" w:sz="0" w:space="0" w:color="auto"/>
      </w:divBdr>
    </w:div>
    <w:div w:id="324405662">
      <w:bodyDiv w:val="1"/>
      <w:marLeft w:val="0"/>
      <w:marRight w:val="0"/>
      <w:marTop w:val="0"/>
      <w:marBottom w:val="0"/>
      <w:divBdr>
        <w:top w:val="none" w:sz="0" w:space="0" w:color="auto"/>
        <w:left w:val="none" w:sz="0" w:space="0" w:color="auto"/>
        <w:bottom w:val="none" w:sz="0" w:space="0" w:color="auto"/>
        <w:right w:val="none" w:sz="0" w:space="0" w:color="auto"/>
      </w:divBdr>
      <w:divsChild>
        <w:div w:id="234584284">
          <w:marLeft w:val="547"/>
          <w:marRight w:val="0"/>
          <w:marTop w:val="154"/>
          <w:marBottom w:val="0"/>
          <w:divBdr>
            <w:top w:val="none" w:sz="0" w:space="0" w:color="auto"/>
            <w:left w:val="none" w:sz="0" w:space="0" w:color="auto"/>
            <w:bottom w:val="none" w:sz="0" w:space="0" w:color="auto"/>
            <w:right w:val="none" w:sz="0" w:space="0" w:color="auto"/>
          </w:divBdr>
        </w:div>
        <w:div w:id="341275235">
          <w:marLeft w:val="1166"/>
          <w:marRight w:val="0"/>
          <w:marTop w:val="134"/>
          <w:marBottom w:val="0"/>
          <w:divBdr>
            <w:top w:val="none" w:sz="0" w:space="0" w:color="auto"/>
            <w:left w:val="none" w:sz="0" w:space="0" w:color="auto"/>
            <w:bottom w:val="none" w:sz="0" w:space="0" w:color="auto"/>
            <w:right w:val="none" w:sz="0" w:space="0" w:color="auto"/>
          </w:divBdr>
        </w:div>
        <w:div w:id="1151405415">
          <w:marLeft w:val="1166"/>
          <w:marRight w:val="0"/>
          <w:marTop w:val="134"/>
          <w:marBottom w:val="0"/>
          <w:divBdr>
            <w:top w:val="none" w:sz="0" w:space="0" w:color="auto"/>
            <w:left w:val="none" w:sz="0" w:space="0" w:color="auto"/>
            <w:bottom w:val="none" w:sz="0" w:space="0" w:color="auto"/>
            <w:right w:val="none" w:sz="0" w:space="0" w:color="auto"/>
          </w:divBdr>
        </w:div>
        <w:div w:id="1960211875">
          <w:marLeft w:val="1800"/>
          <w:marRight w:val="0"/>
          <w:marTop w:val="115"/>
          <w:marBottom w:val="0"/>
          <w:divBdr>
            <w:top w:val="none" w:sz="0" w:space="0" w:color="auto"/>
            <w:left w:val="none" w:sz="0" w:space="0" w:color="auto"/>
            <w:bottom w:val="none" w:sz="0" w:space="0" w:color="auto"/>
            <w:right w:val="none" w:sz="0" w:space="0" w:color="auto"/>
          </w:divBdr>
        </w:div>
      </w:divsChild>
    </w:div>
    <w:div w:id="324936557">
      <w:bodyDiv w:val="1"/>
      <w:marLeft w:val="0"/>
      <w:marRight w:val="0"/>
      <w:marTop w:val="0"/>
      <w:marBottom w:val="0"/>
      <w:divBdr>
        <w:top w:val="none" w:sz="0" w:space="0" w:color="auto"/>
        <w:left w:val="none" w:sz="0" w:space="0" w:color="auto"/>
        <w:bottom w:val="none" w:sz="0" w:space="0" w:color="auto"/>
        <w:right w:val="none" w:sz="0" w:space="0" w:color="auto"/>
      </w:divBdr>
    </w:div>
    <w:div w:id="324943210">
      <w:bodyDiv w:val="1"/>
      <w:marLeft w:val="0"/>
      <w:marRight w:val="0"/>
      <w:marTop w:val="0"/>
      <w:marBottom w:val="0"/>
      <w:divBdr>
        <w:top w:val="none" w:sz="0" w:space="0" w:color="auto"/>
        <w:left w:val="none" w:sz="0" w:space="0" w:color="auto"/>
        <w:bottom w:val="none" w:sz="0" w:space="0" w:color="auto"/>
        <w:right w:val="none" w:sz="0" w:space="0" w:color="auto"/>
      </w:divBdr>
      <w:divsChild>
        <w:div w:id="1067873150">
          <w:marLeft w:val="1166"/>
          <w:marRight w:val="0"/>
          <w:marTop w:val="106"/>
          <w:marBottom w:val="0"/>
          <w:divBdr>
            <w:top w:val="none" w:sz="0" w:space="0" w:color="auto"/>
            <w:left w:val="none" w:sz="0" w:space="0" w:color="auto"/>
            <w:bottom w:val="none" w:sz="0" w:space="0" w:color="auto"/>
            <w:right w:val="none" w:sz="0" w:space="0" w:color="auto"/>
          </w:divBdr>
        </w:div>
        <w:div w:id="1529567950">
          <w:marLeft w:val="1166"/>
          <w:marRight w:val="0"/>
          <w:marTop w:val="106"/>
          <w:marBottom w:val="0"/>
          <w:divBdr>
            <w:top w:val="none" w:sz="0" w:space="0" w:color="auto"/>
            <w:left w:val="none" w:sz="0" w:space="0" w:color="auto"/>
            <w:bottom w:val="none" w:sz="0" w:space="0" w:color="auto"/>
            <w:right w:val="none" w:sz="0" w:space="0" w:color="auto"/>
          </w:divBdr>
        </w:div>
        <w:div w:id="1789592133">
          <w:marLeft w:val="1166"/>
          <w:marRight w:val="0"/>
          <w:marTop w:val="106"/>
          <w:marBottom w:val="0"/>
          <w:divBdr>
            <w:top w:val="none" w:sz="0" w:space="0" w:color="auto"/>
            <w:left w:val="none" w:sz="0" w:space="0" w:color="auto"/>
            <w:bottom w:val="none" w:sz="0" w:space="0" w:color="auto"/>
            <w:right w:val="none" w:sz="0" w:space="0" w:color="auto"/>
          </w:divBdr>
        </w:div>
      </w:divsChild>
    </w:div>
    <w:div w:id="325744646">
      <w:bodyDiv w:val="1"/>
      <w:marLeft w:val="0"/>
      <w:marRight w:val="0"/>
      <w:marTop w:val="0"/>
      <w:marBottom w:val="0"/>
      <w:divBdr>
        <w:top w:val="none" w:sz="0" w:space="0" w:color="auto"/>
        <w:left w:val="none" w:sz="0" w:space="0" w:color="auto"/>
        <w:bottom w:val="none" w:sz="0" w:space="0" w:color="auto"/>
        <w:right w:val="none" w:sz="0" w:space="0" w:color="auto"/>
      </w:divBdr>
    </w:div>
    <w:div w:id="326328626">
      <w:bodyDiv w:val="1"/>
      <w:marLeft w:val="0"/>
      <w:marRight w:val="0"/>
      <w:marTop w:val="0"/>
      <w:marBottom w:val="0"/>
      <w:divBdr>
        <w:top w:val="none" w:sz="0" w:space="0" w:color="auto"/>
        <w:left w:val="none" w:sz="0" w:space="0" w:color="auto"/>
        <w:bottom w:val="none" w:sz="0" w:space="0" w:color="auto"/>
        <w:right w:val="none" w:sz="0" w:space="0" w:color="auto"/>
      </w:divBdr>
    </w:div>
    <w:div w:id="326590759">
      <w:bodyDiv w:val="1"/>
      <w:marLeft w:val="0"/>
      <w:marRight w:val="0"/>
      <w:marTop w:val="0"/>
      <w:marBottom w:val="0"/>
      <w:divBdr>
        <w:top w:val="none" w:sz="0" w:space="0" w:color="auto"/>
        <w:left w:val="none" w:sz="0" w:space="0" w:color="auto"/>
        <w:bottom w:val="none" w:sz="0" w:space="0" w:color="auto"/>
        <w:right w:val="none" w:sz="0" w:space="0" w:color="auto"/>
      </w:divBdr>
    </w:div>
    <w:div w:id="326906854">
      <w:bodyDiv w:val="1"/>
      <w:marLeft w:val="0"/>
      <w:marRight w:val="0"/>
      <w:marTop w:val="0"/>
      <w:marBottom w:val="0"/>
      <w:divBdr>
        <w:top w:val="none" w:sz="0" w:space="0" w:color="auto"/>
        <w:left w:val="none" w:sz="0" w:space="0" w:color="auto"/>
        <w:bottom w:val="none" w:sz="0" w:space="0" w:color="auto"/>
        <w:right w:val="none" w:sz="0" w:space="0" w:color="auto"/>
      </w:divBdr>
    </w:div>
    <w:div w:id="326985133">
      <w:bodyDiv w:val="1"/>
      <w:marLeft w:val="0"/>
      <w:marRight w:val="0"/>
      <w:marTop w:val="0"/>
      <w:marBottom w:val="0"/>
      <w:divBdr>
        <w:top w:val="none" w:sz="0" w:space="0" w:color="auto"/>
        <w:left w:val="none" w:sz="0" w:space="0" w:color="auto"/>
        <w:bottom w:val="none" w:sz="0" w:space="0" w:color="auto"/>
        <w:right w:val="none" w:sz="0" w:space="0" w:color="auto"/>
      </w:divBdr>
      <w:divsChild>
        <w:div w:id="12389419">
          <w:marLeft w:val="2520"/>
          <w:marRight w:val="0"/>
          <w:marTop w:val="60"/>
          <w:marBottom w:val="0"/>
          <w:divBdr>
            <w:top w:val="none" w:sz="0" w:space="0" w:color="auto"/>
            <w:left w:val="none" w:sz="0" w:space="0" w:color="auto"/>
            <w:bottom w:val="none" w:sz="0" w:space="0" w:color="auto"/>
            <w:right w:val="none" w:sz="0" w:space="0" w:color="auto"/>
          </w:divBdr>
        </w:div>
        <w:div w:id="97330919">
          <w:marLeft w:val="1800"/>
          <w:marRight w:val="0"/>
          <w:marTop w:val="60"/>
          <w:marBottom w:val="0"/>
          <w:divBdr>
            <w:top w:val="none" w:sz="0" w:space="0" w:color="auto"/>
            <w:left w:val="none" w:sz="0" w:space="0" w:color="auto"/>
            <w:bottom w:val="none" w:sz="0" w:space="0" w:color="auto"/>
            <w:right w:val="none" w:sz="0" w:space="0" w:color="auto"/>
          </w:divBdr>
        </w:div>
        <w:div w:id="408967537">
          <w:marLeft w:val="3240"/>
          <w:marRight w:val="0"/>
          <w:marTop w:val="60"/>
          <w:marBottom w:val="0"/>
          <w:divBdr>
            <w:top w:val="none" w:sz="0" w:space="0" w:color="auto"/>
            <w:left w:val="none" w:sz="0" w:space="0" w:color="auto"/>
            <w:bottom w:val="none" w:sz="0" w:space="0" w:color="auto"/>
            <w:right w:val="none" w:sz="0" w:space="0" w:color="auto"/>
          </w:divBdr>
        </w:div>
        <w:div w:id="409279346">
          <w:marLeft w:val="3240"/>
          <w:marRight w:val="0"/>
          <w:marTop w:val="60"/>
          <w:marBottom w:val="0"/>
          <w:divBdr>
            <w:top w:val="none" w:sz="0" w:space="0" w:color="auto"/>
            <w:left w:val="none" w:sz="0" w:space="0" w:color="auto"/>
            <w:bottom w:val="none" w:sz="0" w:space="0" w:color="auto"/>
            <w:right w:val="none" w:sz="0" w:space="0" w:color="auto"/>
          </w:divBdr>
        </w:div>
        <w:div w:id="509804738">
          <w:marLeft w:val="2520"/>
          <w:marRight w:val="0"/>
          <w:marTop w:val="60"/>
          <w:marBottom w:val="0"/>
          <w:divBdr>
            <w:top w:val="none" w:sz="0" w:space="0" w:color="auto"/>
            <w:left w:val="none" w:sz="0" w:space="0" w:color="auto"/>
            <w:bottom w:val="none" w:sz="0" w:space="0" w:color="auto"/>
            <w:right w:val="none" w:sz="0" w:space="0" w:color="auto"/>
          </w:divBdr>
        </w:div>
        <w:div w:id="771976693">
          <w:marLeft w:val="1166"/>
          <w:marRight w:val="0"/>
          <w:marTop w:val="60"/>
          <w:marBottom w:val="0"/>
          <w:divBdr>
            <w:top w:val="none" w:sz="0" w:space="0" w:color="auto"/>
            <w:left w:val="none" w:sz="0" w:space="0" w:color="auto"/>
            <w:bottom w:val="none" w:sz="0" w:space="0" w:color="auto"/>
            <w:right w:val="none" w:sz="0" w:space="0" w:color="auto"/>
          </w:divBdr>
        </w:div>
        <w:div w:id="886142221">
          <w:marLeft w:val="3240"/>
          <w:marRight w:val="0"/>
          <w:marTop w:val="60"/>
          <w:marBottom w:val="0"/>
          <w:divBdr>
            <w:top w:val="none" w:sz="0" w:space="0" w:color="auto"/>
            <w:left w:val="none" w:sz="0" w:space="0" w:color="auto"/>
            <w:bottom w:val="none" w:sz="0" w:space="0" w:color="auto"/>
            <w:right w:val="none" w:sz="0" w:space="0" w:color="auto"/>
          </w:divBdr>
        </w:div>
        <w:div w:id="1118839055">
          <w:marLeft w:val="2520"/>
          <w:marRight w:val="0"/>
          <w:marTop w:val="60"/>
          <w:marBottom w:val="0"/>
          <w:divBdr>
            <w:top w:val="none" w:sz="0" w:space="0" w:color="auto"/>
            <w:left w:val="none" w:sz="0" w:space="0" w:color="auto"/>
            <w:bottom w:val="none" w:sz="0" w:space="0" w:color="auto"/>
            <w:right w:val="none" w:sz="0" w:space="0" w:color="auto"/>
          </w:divBdr>
        </w:div>
        <w:div w:id="1265765532">
          <w:marLeft w:val="2520"/>
          <w:marRight w:val="0"/>
          <w:marTop w:val="60"/>
          <w:marBottom w:val="0"/>
          <w:divBdr>
            <w:top w:val="none" w:sz="0" w:space="0" w:color="auto"/>
            <w:left w:val="none" w:sz="0" w:space="0" w:color="auto"/>
            <w:bottom w:val="none" w:sz="0" w:space="0" w:color="auto"/>
            <w:right w:val="none" w:sz="0" w:space="0" w:color="auto"/>
          </w:divBdr>
        </w:div>
        <w:div w:id="1606620031">
          <w:marLeft w:val="2520"/>
          <w:marRight w:val="0"/>
          <w:marTop w:val="60"/>
          <w:marBottom w:val="0"/>
          <w:divBdr>
            <w:top w:val="none" w:sz="0" w:space="0" w:color="auto"/>
            <w:left w:val="none" w:sz="0" w:space="0" w:color="auto"/>
            <w:bottom w:val="none" w:sz="0" w:space="0" w:color="auto"/>
            <w:right w:val="none" w:sz="0" w:space="0" w:color="auto"/>
          </w:divBdr>
        </w:div>
        <w:div w:id="1644580854">
          <w:marLeft w:val="1800"/>
          <w:marRight w:val="0"/>
          <w:marTop w:val="60"/>
          <w:marBottom w:val="0"/>
          <w:divBdr>
            <w:top w:val="none" w:sz="0" w:space="0" w:color="auto"/>
            <w:left w:val="none" w:sz="0" w:space="0" w:color="auto"/>
            <w:bottom w:val="none" w:sz="0" w:space="0" w:color="auto"/>
            <w:right w:val="none" w:sz="0" w:space="0" w:color="auto"/>
          </w:divBdr>
        </w:div>
        <w:div w:id="1735422334">
          <w:marLeft w:val="2520"/>
          <w:marRight w:val="0"/>
          <w:marTop w:val="60"/>
          <w:marBottom w:val="0"/>
          <w:divBdr>
            <w:top w:val="none" w:sz="0" w:space="0" w:color="auto"/>
            <w:left w:val="none" w:sz="0" w:space="0" w:color="auto"/>
            <w:bottom w:val="none" w:sz="0" w:space="0" w:color="auto"/>
            <w:right w:val="none" w:sz="0" w:space="0" w:color="auto"/>
          </w:divBdr>
        </w:div>
      </w:divsChild>
    </w:div>
    <w:div w:id="327485184">
      <w:bodyDiv w:val="1"/>
      <w:marLeft w:val="0"/>
      <w:marRight w:val="0"/>
      <w:marTop w:val="0"/>
      <w:marBottom w:val="0"/>
      <w:divBdr>
        <w:top w:val="none" w:sz="0" w:space="0" w:color="auto"/>
        <w:left w:val="none" w:sz="0" w:space="0" w:color="auto"/>
        <w:bottom w:val="none" w:sz="0" w:space="0" w:color="auto"/>
        <w:right w:val="none" w:sz="0" w:space="0" w:color="auto"/>
      </w:divBdr>
    </w:div>
    <w:div w:id="328406400">
      <w:bodyDiv w:val="1"/>
      <w:marLeft w:val="0"/>
      <w:marRight w:val="0"/>
      <w:marTop w:val="0"/>
      <w:marBottom w:val="0"/>
      <w:divBdr>
        <w:top w:val="none" w:sz="0" w:space="0" w:color="auto"/>
        <w:left w:val="none" w:sz="0" w:space="0" w:color="auto"/>
        <w:bottom w:val="none" w:sz="0" w:space="0" w:color="auto"/>
        <w:right w:val="none" w:sz="0" w:space="0" w:color="auto"/>
      </w:divBdr>
      <w:divsChild>
        <w:div w:id="100686161">
          <w:marLeft w:val="0"/>
          <w:marRight w:val="0"/>
          <w:marTop w:val="0"/>
          <w:marBottom w:val="0"/>
          <w:divBdr>
            <w:top w:val="none" w:sz="0" w:space="0" w:color="auto"/>
            <w:left w:val="none" w:sz="0" w:space="0" w:color="auto"/>
            <w:bottom w:val="none" w:sz="0" w:space="0" w:color="auto"/>
            <w:right w:val="none" w:sz="0" w:space="0" w:color="auto"/>
          </w:divBdr>
          <w:divsChild>
            <w:div w:id="58021027">
              <w:marLeft w:val="0"/>
              <w:marRight w:val="0"/>
              <w:marTop w:val="0"/>
              <w:marBottom w:val="0"/>
              <w:divBdr>
                <w:top w:val="none" w:sz="0" w:space="0" w:color="auto"/>
                <w:left w:val="none" w:sz="0" w:space="0" w:color="auto"/>
                <w:bottom w:val="none" w:sz="0" w:space="0" w:color="auto"/>
                <w:right w:val="none" w:sz="0" w:space="0" w:color="auto"/>
              </w:divBdr>
            </w:div>
            <w:div w:id="332227612">
              <w:marLeft w:val="0"/>
              <w:marRight w:val="0"/>
              <w:marTop w:val="0"/>
              <w:marBottom w:val="0"/>
              <w:divBdr>
                <w:top w:val="none" w:sz="0" w:space="0" w:color="auto"/>
                <w:left w:val="none" w:sz="0" w:space="0" w:color="auto"/>
                <w:bottom w:val="none" w:sz="0" w:space="0" w:color="auto"/>
                <w:right w:val="none" w:sz="0" w:space="0" w:color="auto"/>
              </w:divBdr>
            </w:div>
            <w:div w:id="373703069">
              <w:marLeft w:val="0"/>
              <w:marRight w:val="0"/>
              <w:marTop w:val="0"/>
              <w:marBottom w:val="0"/>
              <w:divBdr>
                <w:top w:val="none" w:sz="0" w:space="0" w:color="auto"/>
                <w:left w:val="none" w:sz="0" w:space="0" w:color="auto"/>
                <w:bottom w:val="none" w:sz="0" w:space="0" w:color="auto"/>
                <w:right w:val="none" w:sz="0" w:space="0" w:color="auto"/>
              </w:divBdr>
            </w:div>
            <w:div w:id="684213532">
              <w:marLeft w:val="0"/>
              <w:marRight w:val="0"/>
              <w:marTop w:val="0"/>
              <w:marBottom w:val="0"/>
              <w:divBdr>
                <w:top w:val="none" w:sz="0" w:space="0" w:color="auto"/>
                <w:left w:val="none" w:sz="0" w:space="0" w:color="auto"/>
                <w:bottom w:val="none" w:sz="0" w:space="0" w:color="auto"/>
                <w:right w:val="none" w:sz="0" w:space="0" w:color="auto"/>
              </w:divBdr>
            </w:div>
            <w:div w:id="884635422">
              <w:marLeft w:val="0"/>
              <w:marRight w:val="0"/>
              <w:marTop w:val="0"/>
              <w:marBottom w:val="0"/>
              <w:divBdr>
                <w:top w:val="none" w:sz="0" w:space="0" w:color="auto"/>
                <w:left w:val="none" w:sz="0" w:space="0" w:color="auto"/>
                <w:bottom w:val="none" w:sz="0" w:space="0" w:color="auto"/>
                <w:right w:val="none" w:sz="0" w:space="0" w:color="auto"/>
              </w:divBdr>
            </w:div>
            <w:div w:id="989558192">
              <w:marLeft w:val="0"/>
              <w:marRight w:val="0"/>
              <w:marTop w:val="0"/>
              <w:marBottom w:val="0"/>
              <w:divBdr>
                <w:top w:val="none" w:sz="0" w:space="0" w:color="auto"/>
                <w:left w:val="none" w:sz="0" w:space="0" w:color="auto"/>
                <w:bottom w:val="none" w:sz="0" w:space="0" w:color="auto"/>
                <w:right w:val="none" w:sz="0" w:space="0" w:color="auto"/>
              </w:divBdr>
            </w:div>
            <w:div w:id="1457485722">
              <w:marLeft w:val="0"/>
              <w:marRight w:val="0"/>
              <w:marTop w:val="0"/>
              <w:marBottom w:val="0"/>
              <w:divBdr>
                <w:top w:val="none" w:sz="0" w:space="0" w:color="auto"/>
                <w:left w:val="none" w:sz="0" w:space="0" w:color="auto"/>
                <w:bottom w:val="none" w:sz="0" w:space="0" w:color="auto"/>
                <w:right w:val="none" w:sz="0" w:space="0" w:color="auto"/>
              </w:divBdr>
            </w:div>
            <w:div w:id="1731070579">
              <w:marLeft w:val="0"/>
              <w:marRight w:val="0"/>
              <w:marTop w:val="0"/>
              <w:marBottom w:val="0"/>
              <w:divBdr>
                <w:top w:val="none" w:sz="0" w:space="0" w:color="auto"/>
                <w:left w:val="none" w:sz="0" w:space="0" w:color="auto"/>
                <w:bottom w:val="none" w:sz="0" w:space="0" w:color="auto"/>
                <w:right w:val="none" w:sz="0" w:space="0" w:color="auto"/>
              </w:divBdr>
            </w:div>
            <w:div w:id="1736080949">
              <w:marLeft w:val="0"/>
              <w:marRight w:val="0"/>
              <w:marTop w:val="0"/>
              <w:marBottom w:val="0"/>
              <w:divBdr>
                <w:top w:val="none" w:sz="0" w:space="0" w:color="auto"/>
                <w:left w:val="none" w:sz="0" w:space="0" w:color="auto"/>
                <w:bottom w:val="none" w:sz="0" w:space="0" w:color="auto"/>
                <w:right w:val="none" w:sz="0" w:space="0" w:color="auto"/>
              </w:divBdr>
            </w:div>
            <w:div w:id="1752585015">
              <w:marLeft w:val="0"/>
              <w:marRight w:val="0"/>
              <w:marTop w:val="0"/>
              <w:marBottom w:val="0"/>
              <w:divBdr>
                <w:top w:val="none" w:sz="0" w:space="0" w:color="auto"/>
                <w:left w:val="none" w:sz="0" w:space="0" w:color="auto"/>
                <w:bottom w:val="none" w:sz="0" w:space="0" w:color="auto"/>
                <w:right w:val="none" w:sz="0" w:space="0" w:color="auto"/>
              </w:divBdr>
            </w:div>
            <w:div w:id="1778403729">
              <w:marLeft w:val="0"/>
              <w:marRight w:val="0"/>
              <w:marTop w:val="0"/>
              <w:marBottom w:val="0"/>
              <w:divBdr>
                <w:top w:val="none" w:sz="0" w:space="0" w:color="auto"/>
                <w:left w:val="none" w:sz="0" w:space="0" w:color="auto"/>
                <w:bottom w:val="none" w:sz="0" w:space="0" w:color="auto"/>
                <w:right w:val="none" w:sz="0" w:space="0" w:color="auto"/>
              </w:divBdr>
            </w:div>
            <w:div w:id="208483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95957">
      <w:bodyDiv w:val="1"/>
      <w:marLeft w:val="0"/>
      <w:marRight w:val="0"/>
      <w:marTop w:val="0"/>
      <w:marBottom w:val="0"/>
      <w:divBdr>
        <w:top w:val="none" w:sz="0" w:space="0" w:color="auto"/>
        <w:left w:val="none" w:sz="0" w:space="0" w:color="auto"/>
        <w:bottom w:val="none" w:sz="0" w:space="0" w:color="auto"/>
        <w:right w:val="none" w:sz="0" w:space="0" w:color="auto"/>
      </w:divBdr>
      <w:divsChild>
        <w:div w:id="516580039">
          <w:marLeft w:val="547"/>
          <w:marRight w:val="0"/>
          <w:marTop w:val="134"/>
          <w:marBottom w:val="0"/>
          <w:divBdr>
            <w:top w:val="none" w:sz="0" w:space="0" w:color="auto"/>
            <w:left w:val="none" w:sz="0" w:space="0" w:color="auto"/>
            <w:bottom w:val="none" w:sz="0" w:space="0" w:color="auto"/>
            <w:right w:val="none" w:sz="0" w:space="0" w:color="auto"/>
          </w:divBdr>
        </w:div>
      </w:divsChild>
    </w:div>
    <w:div w:id="329678679">
      <w:bodyDiv w:val="1"/>
      <w:marLeft w:val="0"/>
      <w:marRight w:val="0"/>
      <w:marTop w:val="0"/>
      <w:marBottom w:val="0"/>
      <w:divBdr>
        <w:top w:val="none" w:sz="0" w:space="0" w:color="auto"/>
        <w:left w:val="none" w:sz="0" w:space="0" w:color="auto"/>
        <w:bottom w:val="none" w:sz="0" w:space="0" w:color="auto"/>
        <w:right w:val="none" w:sz="0" w:space="0" w:color="auto"/>
      </w:divBdr>
    </w:div>
    <w:div w:id="329910386">
      <w:bodyDiv w:val="1"/>
      <w:marLeft w:val="0"/>
      <w:marRight w:val="0"/>
      <w:marTop w:val="0"/>
      <w:marBottom w:val="0"/>
      <w:divBdr>
        <w:top w:val="none" w:sz="0" w:space="0" w:color="auto"/>
        <w:left w:val="none" w:sz="0" w:space="0" w:color="auto"/>
        <w:bottom w:val="none" w:sz="0" w:space="0" w:color="auto"/>
        <w:right w:val="none" w:sz="0" w:space="0" w:color="auto"/>
      </w:divBdr>
    </w:div>
    <w:div w:id="329913621">
      <w:bodyDiv w:val="1"/>
      <w:marLeft w:val="0"/>
      <w:marRight w:val="0"/>
      <w:marTop w:val="0"/>
      <w:marBottom w:val="0"/>
      <w:divBdr>
        <w:top w:val="none" w:sz="0" w:space="0" w:color="auto"/>
        <w:left w:val="none" w:sz="0" w:space="0" w:color="auto"/>
        <w:bottom w:val="none" w:sz="0" w:space="0" w:color="auto"/>
        <w:right w:val="none" w:sz="0" w:space="0" w:color="auto"/>
      </w:divBdr>
    </w:div>
    <w:div w:id="330110220">
      <w:bodyDiv w:val="1"/>
      <w:marLeft w:val="0"/>
      <w:marRight w:val="0"/>
      <w:marTop w:val="0"/>
      <w:marBottom w:val="0"/>
      <w:divBdr>
        <w:top w:val="none" w:sz="0" w:space="0" w:color="auto"/>
        <w:left w:val="none" w:sz="0" w:space="0" w:color="auto"/>
        <w:bottom w:val="none" w:sz="0" w:space="0" w:color="auto"/>
        <w:right w:val="none" w:sz="0" w:space="0" w:color="auto"/>
      </w:divBdr>
      <w:divsChild>
        <w:div w:id="1341083384">
          <w:marLeft w:val="0"/>
          <w:marRight w:val="0"/>
          <w:marTop w:val="0"/>
          <w:marBottom w:val="0"/>
          <w:divBdr>
            <w:top w:val="none" w:sz="0" w:space="0" w:color="auto"/>
            <w:left w:val="none" w:sz="0" w:space="0" w:color="auto"/>
            <w:bottom w:val="none" w:sz="0" w:space="0" w:color="auto"/>
            <w:right w:val="none" w:sz="0" w:space="0" w:color="auto"/>
          </w:divBdr>
          <w:divsChild>
            <w:div w:id="114269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374928">
      <w:bodyDiv w:val="1"/>
      <w:marLeft w:val="0"/>
      <w:marRight w:val="0"/>
      <w:marTop w:val="0"/>
      <w:marBottom w:val="0"/>
      <w:divBdr>
        <w:top w:val="none" w:sz="0" w:space="0" w:color="auto"/>
        <w:left w:val="none" w:sz="0" w:space="0" w:color="auto"/>
        <w:bottom w:val="none" w:sz="0" w:space="0" w:color="auto"/>
        <w:right w:val="none" w:sz="0" w:space="0" w:color="auto"/>
      </w:divBdr>
      <w:divsChild>
        <w:div w:id="656493350">
          <w:marLeft w:val="1166"/>
          <w:marRight w:val="0"/>
          <w:marTop w:val="115"/>
          <w:marBottom w:val="0"/>
          <w:divBdr>
            <w:top w:val="none" w:sz="0" w:space="0" w:color="auto"/>
            <w:left w:val="none" w:sz="0" w:space="0" w:color="auto"/>
            <w:bottom w:val="none" w:sz="0" w:space="0" w:color="auto"/>
            <w:right w:val="none" w:sz="0" w:space="0" w:color="auto"/>
          </w:divBdr>
        </w:div>
        <w:div w:id="1108887119">
          <w:marLeft w:val="1800"/>
          <w:marRight w:val="0"/>
          <w:marTop w:val="96"/>
          <w:marBottom w:val="0"/>
          <w:divBdr>
            <w:top w:val="none" w:sz="0" w:space="0" w:color="auto"/>
            <w:left w:val="none" w:sz="0" w:space="0" w:color="auto"/>
            <w:bottom w:val="none" w:sz="0" w:space="0" w:color="auto"/>
            <w:right w:val="none" w:sz="0" w:space="0" w:color="auto"/>
          </w:divBdr>
        </w:div>
        <w:div w:id="1570577485">
          <w:marLeft w:val="2520"/>
          <w:marRight w:val="0"/>
          <w:marTop w:val="77"/>
          <w:marBottom w:val="0"/>
          <w:divBdr>
            <w:top w:val="none" w:sz="0" w:space="0" w:color="auto"/>
            <w:left w:val="none" w:sz="0" w:space="0" w:color="auto"/>
            <w:bottom w:val="none" w:sz="0" w:space="0" w:color="auto"/>
            <w:right w:val="none" w:sz="0" w:space="0" w:color="auto"/>
          </w:divBdr>
        </w:div>
        <w:div w:id="1951546997">
          <w:marLeft w:val="547"/>
          <w:marRight w:val="0"/>
          <w:marTop w:val="134"/>
          <w:marBottom w:val="0"/>
          <w:divBdr>
            <w:top w:val="none" w:sz="0" w:space="0" w:color="auto"/>
            <w:left w:val="none" w:sz="0" w:space="0" w:color="auto"/>
            <w:bottom w:val="none" w:sz="0" w:space="0" w:color="auto"/>
            <w:right w:val="none" w:sz="0" w:space="0" w:color="auto"/>
          </w:divBdr>
        </w:div>
        <w:div w:id="2040231047">
          <w:marLeft w:val="1166"/>
          <w:marRight w:val="0"/>
          <w:marTop w:val="115"/>
          <w:marBottom w:val="0"/>
          <w:divBdr>
            <w:top w:val="none" w:sz="0" w:space="0" w:color="auto"/>
            <w:left w:val="none" w:sz="0" w:space="0" w:color="auto"/>
            <w:bottom w:val="none" w:sz="0" w:space="0" w:color="auto"/>
            <w:right w:val="none" w:sz="0" w:space="0" w:color="auto"/>
          </w:divBdr>
        </w:div>
        <w:div w:id="2092501362">
          <w:marLeft w:val="1800"/>
          <w:marRight w:val="0"/>
          <w:marTop w:val="96"/>
          <w:marBottom w:val="0"/>
          <w:divBdr>
            <w:top w:val="none" w:sz="0" w:space="0" w:color="auto"/>
            <w:left w:val="none" w:sz="0" w:space="0" w:color="auto"/>
            <w:bottom w:val="none" w:sz="0" w:space="0" w:color="auto"/>
            <w:right w:val="none" w:sz="0" w:space="0" w:color="auto"/>
          </w:divBdr>
        </w:div>
      </w:divsChild>
    </w:div>
    <w:div w:id="330452286">
      <w:bodyDiv w:val="1"/>
      <w:marLeft w:val="0"/>
      <w:marRight w:val="0"/>
      <w:marTop w:val="0"/>
      <w:marBottom w:val="0"/>
      <w:divBdr>
        <w:top w:val="none" w:sz="0" w:space="0" w:color="auto"/>
        <w:left w:val="none" w:sz="0" w:space="0" w:color="auto"/>
        <w:bottom w:val="none" w:sz="0" w:space="0" w:color="auto"/>
        <w:right w:val="none" w:sz="0" w:space="0" w:color="auto"/>
      </w:divBdr>
    </w:div>
    <w:div w:id="330523915">
      <w:bodyDiv w:val="1"/>
      <w:marLeft w:val="0"/>
      <w:marRight w:val="0"/>
      <w:marTop w:val="0"/>
      <w:marBottom w:val="0"/>
      <w:divBdr>
        <w:top w:val="none" w:sz="0" w:space="0" w:color="auto"/>
        <w:left w:val="none" w:sz="0" w:space="0" w:color="auto"/>
        <w:bottom w:val="none" w:sz="0" w:space="0" w:color="auto"/>
        <w:right w:val="none" w:sz="0" w:space="0" w:color="auto"/>
      </w:divBdr>
    </w:div>
    <w:div w:id="331955513">
      <w:bodyDiv w:val="1"/>
      <w:marLeft w:val="0"/>
      <w:marRight w:val="0"/>
      <w:marTop w:val="0"/>
      <w:marBottom w:val="0"/>
      <w:divBdr>
        <w:top w:val="none" w:sz="0" w:space="0" w:color="auto"/>
        <w:left w:val="none" w:sz="0" w:space="0" w:color="auto"/>
        <w:bottom w:val="none" w:sz="0" w:space="0" w:color="auto"/>
        <w:right w:val="none" w:sz="0" w:space="0" w:color="auto"/>
      </w:divBdr>
      <w:divsChild>
        <w:div w:id="78597536">
          <w:marLeft w:val="1166"/>
          <w:marRight w:val="0"/>
          <w:marTop w:val="96"/>
          <w:marBottom w:val="0"/>
          <w:divBdr>
            <w:top w:val="none" w:sz="0" w:space="0" w:color="auto"/>
            <w:left w:val="none" w:sz="0" w:space="0" w:color="auto"/>
            <w:bottom w:val="none" w:sz="0" w:space="0" w:color="auto"/>
            <w:right w:val="none" w:sz="0" w:space="0" w:color="auto"/>
          </w:divBdr>
        </w:div>
        <w:div w:id="1025060207">
          <w:marLeft w:val="547"/>
          <w:marRight w:val="0"/>
          <w:marTop w:val="115"/>
          <w:marBottom w:val="0"/>
          <w:divBdr>
            <w:top w:val="none" w:sz="0" w:space="0" w:color="auto"/>
            <w:left w:val="none" w:sz="0" w:space="0" w:color="auto"/>
            <w:bottom w:val="none" w:sz="0" w:space="0" w:color="auto"/>
            <w:right w:val="none" w:sz="0" w:space="0" w:color="auto"/>
          </w:divBdr>
        </w:div>
        <w:div w:id="1698240997">
          <w:marLeft w:val="547"/>
          <w:marRight w:val="0"/>
          <w:marTop w:val="115"/>
          <w:marBottom w:val="0"/>
          <w:divBdr>
            <w:top w:val="none" w:sz="0" w:space="0" w:color="auto"/>
            <w:left w:val="none" w:sz="0" w:space="0" w:color="auto"/>
            <w:bottom w:val="none" w:sz="0" w:space="0" w:color="auto"/>
            <w:right w:val="none" w:sz="0" w:space="0" w:color="auto"/>
          </w:divBdr>
        </w:div>
        <w:div w:id="2035694136">
          <w:marLeft w:val="1166"/>
          <w:marRight w:val="0"/>
          <w:marTop w:val="96"/>
          <w:marBottom w:val="0"/>
          <w:divBdr>
            <w:top w:val="none" w:sz="0" w:space="0" w:color="auto"/>
            <w:left w:val="none" w:sz="0" w:space="0" w:color="auto"/>
            <w:bottom w:val="none" w:sz="0" w:space="0" w:color="auto"/>
            <w:right w:val="none" w:sz="0" w:space="0" w:color="auto"/>
          </w:divBdr>
        </w:div>
      </w:divsChild>
    </w:div>
    <w:div w:id="332146887">
      <w:bodyDiv w:val="1"/>
      <w:marLeft w:val="0"/>
      <w:marRight w:val="0"/>
      <w:marTop w:val="0"/>
      <w:marBottom w:val="0"/>
      <w:divBdr>
        <w:top w:val="none" w:sz="0" w:space="0" w:color="auto"/>
        <w:left w:val="none" w:sz="0" w:space="0" w:color="auto"/>
        <w:bottom w:val="none" w:sz="0" w:space="0" w:color="auto"/>
        <w:right w:val="none" w:sz="0" w:space="0" w:color="auto"/>
      </w:divBdr>
      <w:divsChild>
        <w:div w:id="170141252">
          <w:marLeft w:val="0"/>
          <w:marRight w:val="0"/>
          <w:marTop w:val="0"/>
          <w:marBottom w:val="0"/>
          <w:divBdr>
            <w:top w:val="none" w:sz="0" w:space="0" w:color="auto"/>
            <w:left w:val="none" w:sz="0" w:space="0" w:color="auto"/>
            <w:bottom w:val="none" w:sz="0" w:space="0" w:color="auto"/>
            <w:right w:val="none" w:sz="0" w:space="0" w:color="auto"/>
          </w:divBdr>
        </w:div>
        <w:div w:id="170803305">
          <w:marLeft w:val="0"/>
          <w:marRight w:val="0"/>
          <w:marTop w:val="0"/>
          <w:marBottom w:val="0"/>
          <w:divBdr>
            <w:top w:val="none" w:sz="0" w:space="0" w:color="auto"/>
            <w:left w:val="none" w:sz="0" w:space="0" w:color="auto"/>
            <w:bottom w:val="none" w:sz="0" w:space="0" w:color="auto"/>
            <w:right w:val="none" w:sz="0" w:space="0" w:color="auto"/>
          </w:divBdr>
        </w:div>
        <w:div w:id="217013144">
          <w:marLeft w:val="0"/>
          <w:marRight w:val="0"/>
          <w:marTop w:val="0"/>
          <w:marBottom w:val="0"/>
          <w:divBdr>
            <w:top w:val="none" w:sz="0" w:space="0" w:color="auto"/>
            <w:left w:val="none" w:sz="0" w:space="0" w:color="auto"/>
            <w:bottom w:val="none" w:sz="0" w:space="0" w:color="auto"/>
            <w:right w:val="none" w:sz="0" w:space="0" w:color="auto"/>
          </w:divBdr>
        </w:div>
        <w:div w:id="285697592">
          <w:marLeft w:val="0"/>
          <w:marRight w:val="0"/>
          <w:marTop w:val="0"/>
          <w:marBottom w:val="0"/>
          <w:divBdr>
            <w:top w:val="none" w:sz="0" w:space="0" w:color="auto"/>
            <w:left w:val="none" w:sz="0" w:space="0" w:color="auto"/>
            <w:bottom w:val="none" w:sz="0" w:space="0" w:color="auto"/>
            <w:right w:val="none" w:sz="0" w:space="0" w:color="auto"/>
          </w:divBdr>
        </w:div>
        <w:div w:id="324742985">
          <w:marLeft w:val="0"/>
          <w:marRight w:val="0"/>
          <w:marTop w:val="0"/>
          <w:marBottom w:val="0"/>
          <w:divBdr>
            <w:top w:val="none" w:sz="0" w:space="0" w:color="auto"/>
            <w:left w:val="none" w:sz="0" w:space="0" w:color="auto"/>
            <w:bottom w:val="none" w:sz="0" w:space="0" w:color="auto"/>
            <w:right w:val="none" w:sz="0" w:space="0" w:color="auto"/>
          </w:divBdr>
        </w:div>
        <w:div w:id="340472900">
          <w:marLeft w:val="0"/>
          <w:marRight w:val="0"/>
          <w:marTop w:val="0"/>
          <w:marBottom w:val="0"/>
          <w:divBdr>
            <w:top w:val="none" w:sz="0" w:space="0" w:color="auto"/>
            <w:left w:val="none" w:sz="0" w:space="0" w:color="auto"/>
            <w:bottom w:val="none" w:sz="0" w:space="0" w:color="auto"/>
            <w:right w:val="none" w:sz="0" w:space="0" w:color="auto"/>
          </w:divBdr>
        </w:div>
        <w:div w:id="345132142">
          <w:marLeft w:val="0"/>
          <w:marRight w:val="0"/>
          <w:marTop w:val="0"/>
          <w:marBottom w:val="0"/>
          <w:divBdr>
            <w:top w:val="none" w:sz="0" w:space="0" w:color="auto"/>
            <w:left w:val="none" w:sz="0" w:space="0" w:color="auto"/>
            <w:bottom w:val="none" w:sz="0" w:space="0" w:color="auto"/>
            <w:right w:val="none" w:sz="0" w:space="0" w:color="auto"/>
          </w:divBdr>
        </w:div>
        <w:div w:id="352734307">
          <w:marLeft w:val="0"/>
          <w:marRight w:val="0"/>
          <w:marTop w:val="0"/>
          <w:marBottom w:val="0"/>
          <w:divBdr>
            <w:top w:val="none" w:sz="0" w:space="0" w:color="auto"/>
            <w:left w:val="none" w:sz="0" w:space="0" w:color="auto"/>
            <w:bottom w:val="none" w:sz="0" w:space="0" w:color="auto"/>
            <w:right w:val="none" w:sz="0" w:space="0" w:color="auto"/>
          </w:divBdr>
        </w:div>
        <w:div w:id="370224942">
          <w:marLeft w:val="0"/>
          <w:marRight w:val="0"/>
          <w:marTop w:val="0"/>
          <w:marBottom w:val="0"/>
          <w:divBdr>
            <w:top w:val="none" w:sz="0" w:space="0" w:color="auto"/>
            <w:left w:val="none" w:sz="0" w:space="0" w:color="auto"/>
            <w:bottom w:val="none" w:sz="0" w:space="0" w:color="auto"/>
            <w:right w:val="none" w:sz="0" w:space="0" w:color="auto"/>
          </w:divBdr>
        </w:div>
        <w:div w:id="372929821">
          <w:marLeft w:val="0"/>
          <w:marRight w:val="0"/>
          <w:marTop w:val="0"/>
          <w:marBottom w:val="0"/>
          <w:divBdr>
            <w:top w:val="none" w:sz="0" w:space="0" w:color="auto"/>
            <w:left w:val="none" w:sz="0" w:space="0" w:color="auto"/>
            <w:bottom w:val="none" w:sz="0" w:space="0" w:color="auto"/>
            <w:right w:val="none" w:sz="0" w:space="0" w:color="auto"/>
          </w:divBdr>
        </w:div>
        <w:div w:id="414517304">
          <w:marLeft w:val="0"/>
          <w:marRight w:val="0"/>
          <w:marTop w:val="0"/>
          <w:marBottom w:val="0"/>
          <w:divBdr>
            <w:top w:val="none" w:sz="0" w:space="0" w:color="auto"/>
            <w:left w:val="none" w:sz="0" w:space="0" w:color="auto"/>
            <w:bottom w:val="none" w:sz="0" w:space="0" w:color="auto"/>
            <w:right w:val="none" w:sz="0" w:space="0" w:color="auto"/>
          </w:divBdr>
        </w:div>
        <w:div w:id="417363360">
          <w:marLeft w:val="0"/>
          <w:marRight w:val="0"/>
          <w:marTop w:val="0"/>
          <w:marBottom w:val="0"/>
          <w:divBdr>
            <w:top w:val="none" w:sz="0" w:space="0" w:color="auto"/>
            <w:left w:val="none" w:sz="0" w:space="0" w:color="auto"/>
            <w:bottom w:val="none" w:sz="0" w:space="0" w:color="auto"/>
            <w:right w:val="none" w:sz="0" w:space="0" w:color="auto"/>
          </w:divBdr>
        </w:div>
        <w:div w:id="515076452">
          <w:marLeft w:val="0"/>
          <w:marRight w:val="0"/>
          <w:marTop w:val="0"/>
          <w:marBottom w:val="0"/>
          <w:divBdr>
            <w:top w:val="none" w:sz="0" w:space="0" w:color="auto"/>
            <w:left w:val="none" w:sz="0" w:space="0" w:color="auto"/>
            <w:bottom w:val="none" w:sz="0" w:space="0" w:color="auto"/>
            <w:right w:val="none" w:sz="0" w:space="0" w:color="auto"/>
          </w:divBdr>
        </w:div>
        <w:div w:id="560943906">
          <w:marLeft w:val="0"/>
          <w:marRight w:val="0"/>
          <w:marTop w:val="0"/>
          <w:marBottom w:val="0"/>
          <w:divBdr>
            <w:top w:val="none" w:sz="0" w:space="0" w:color="auto"/>
            <w:left w:val="none" w:sz="0" w:space="0" w:color="auto"/>
            <w:bottom w:val="none" w:sz="0" w:space="0" w:color="auto"/>
            <w:right w:val="none" w:sz="0" w:space="0" w:color="auto"/>
          </w:divBdr>
        </w:div>
        <w:div w:id="588200759">
          <w:marLeft w:val="0"/>
          <w:marRight w:val="0"/>
          <w:marTop w:val="0"/>
          <w:marBottom w:val="0"/>
          <w:divBdr>
            <w:top w:val="none" w:sz="0" w:space="0" w:color="auto"/>
            <w:left w:val="none" w:sz="0" w:space="0" w:color="auto"/>
            <w:bottom w:val="none" w:sz="0" w:space="0" w:color="auto"/>
            <w:right w:val="none" w:sz="0" w:space="0" w:color="auto"/>
          </w:divBdr>
        </w:div>
        <w:div w:id="946087312">
          <w:marLeft w:val="0"/>
          <w:marRight w:val="0"/>
          <w:marTop w:val="0"/>
          <w:marBottom w:val="0"/>
          <w:divBdr>
            <w:top w:val="none" w:sz="0" w:space="0" w:color="auto"/>
            <w:left w:val="none" w:sz="0" w:space="0" w:color="auto"/>
            <w:bottom w:val="none" w:sz="0" w:space="0" w:color="auto"/>
            <w:right w:val="none" w:sz="0" w:space="0" w:color="auto"/>
          </w:divBdr>
        </w:div>
        <w:div w:id="952400030">
          <w:marLeft w:val="0"/>
          <w:marRight w:val="0"/>
          <w:marTop w:val="0"/>
          <w:marBottom w:val="0"/>
          <w:divBdr>
            <w:top w:val="none" w:sz="0" w:space="0" w:color="auto"/>
            <w:left w:val="none" w:sz="0" w:space="0" w:color="auto"/>
            <w:bottom w:val="none" w:sz="0" w:space="0" w:color="auto"/>
            <w:right w:val="none" w:sz="0" w:space="0" w:color="auto"/>
          </w:divBdr>
        </w:div>
        <w:div w:id="1049843063">
          <w:marLeft w:val="0"/>
          <w:marRight w:val="0"/>
          <w:marTop w:val="0"/>
          <w:marBottom w:val="0"/>
          <w:divBdr>
            <w:top w:val="none" w:sz="0" w:space="0" w:color="auto"/>
            <w:left w:val="none" w:sz="0" w:space="0" w:color="auto"/>
            <w:bottom w:val="none" w:sz="0" w:space="0" w:color="auto"/>
            <w:right w:val="none" w:sz="0" w:space="0" w:color="auto"/>
          </w:divBdr>
        </w:div>
        <w:div w:id="1077286385">
          <w:marLeft w:val="0"/>
          <w:marRight w:val="0"/>
          <w:marTop w:val="0"/>
          <w:marBottom w:val="0"/>
          <w:divBdr>
            <w:top w:val="none" w:sz="0" w:space="0" w:color="auto"/>
            <w:left w:val="none" w:sz="0" w:space="0" w:color="auto"/>
            <w:bottom w:val="none" w:sz="0" w:space="0" w:color="auto"/>
            <w:right w:val="none" w:sz="0" w:space="0" w:color="auto"/>
          </w:divBdr>
        </w:div>
        <w:div w:id="1148404104">
          <w:marLeft w:val="0"/>
          <w:marRight w:val="0"/>
          <w:marTop w:val="0"/>
          <w:marBottom w:val="0"/>
          <w:divBdr>
            <w:top w:val="none" w:sz="0" w:space="0" w:color="auto"/>
            <w:left w:val="none" w:sz="0" w:space="0" w:color="auto"/>
            <w:bottom w:val="none" w:sz="0" w:space="0" w:color="auto"/>
            <w:right w:val="none" w:sz="0" w:space="0" w:color="auto"/>
          </w:divBdr>
        </w:div>
        <w:div w:id="1213493609">
          <w:marLeft w:val="0"/>
          <w:marRight w:val="0"/>
          <w:marTop w:val="0"/>
          <w:marBottom w:val="0"/>
          <w:divBdr>
            <w:top w:val="none" w:sz="0" w:space="0" w:color="auto"/>
            <w:left w:val="none" w:sz="0" w:space="0" w:color="auto"/>
            <w:bottom w:val="none" w:sz="0" w:space="0" w:color="auto"/>
            <w:right w:val="none" w:sz="0" w:space="0" w:color="auto"/>
          </w:divBdr>
        </w:div>
        <w:div w:id="1300961826">
          <w:marLeft w:val="0"/>
          <w:marRight w:val="0"/>
          <w:marTop w:val="0"/>
          <w:marBottom w:val="0"/>
          <w:divBdr>
            <w:top w:val="none" w:sz="0" w:space="0" w:color="auto"/>
            <w:left w:val="none" w:sz="0" w:space="0" w:color="auto"/>
            <w:bottom w:val="none" w:sz="0" w:space="0" w:color="auto"/>
            <w:right w:val="none" w:sz="0" w:space="0" w:color="auto"/>
          </w:divBdr>
        </w:div>
        <w:div w:id="1358506528">
          <w:marLeft w:val="0"/>
          <w:marRight w:val="0"/>
          <w:marTop w:val="0"/>
          <w:marBottom w:val="0"/>
          <w:divBdr>
            <w:top w:val="none" w:sz="0" w:space="0" w:color="auto"/>
            <w:left w:val="none" w:sz="0" w:space="0" w:color="auto"/>
            <w:bottom w:val="none" w:sz="0" w:space="0" w:color="auto"/>
            <w:right w:val="none" w:sz="0" w:space="0" w:color="auto"/>
          </w:divBdr>
        </w:div>
        <w:div w:id="1447844837">
          <w:marLeft w:val="0"/>
          <w:marRight w:val="0"/>
          <w:marTop w:val="0"/>
          <w:marBottom w:val="0"/>
          <w:divBdr>
            <w:top w:val="none" w:sz="0" w:space="0" w:color="auto"/>
            <w:left w:val="none" w:sz="0" w:space="0" w:color="auto"/>
            <w:bottom w:val="none" w:sz="0" w:space="0" w:color="auto"/>
            <w:right w:val="none" w:sz="0" w:space="0" w:color="auto"/>
          </w:divBdr>
        </w:div>
        <w:div w:id="1690569786">
          <w:marLeft w:val="0"/>
          <w:marRight w:val="0"/>
          <w:marTop w:val="0"/>
          <w:marBottom w:val="0"/>
          <w:divBdr>
            <w:top w:val="none" w:sz="0" w:space="0" w:color="auto"/>
            <w:left w:val="none" w:sz="0" w:space="0" w:color="auto"/>
            <w:bottom w:val="none" w:sz="0" w:space="0" w:color="auto"/>
            <w:right w:val="none" w:sz="0" w:space="0" w:color="auto"/>
          </w:divBdr>
        </w:div>
        <w:div w:id="1708606031">
          <w:marLeft w:val="0"/>
          <w:marRight w:val="0"/>
          <w:marTop w:val="0"/>
          <w:marBottom w:val="0"/>
          <w:divBdr>
            <w:top w:val="none" w:sz="0" w:space="0" w:color="auto"/>
            <w:left w:val="none" w:sz="0" w:space="0" w:color="auto"/>
            <w:bottom w:val="none" w:sz="0" w:space="0" w:color="auto"/>
            <w:right w:val="none" w:sz="0" w:space="0" w:color="auto"/>
          </w:divBdr>
        </w:div>
        <w:div w:id="1891964437">
          <w:marLeft w:val="0"/>
          <w:marRight w:val="0"/>
          <w:marTop w:val="0"/>
          <w:marBottom w:val="0"/>
          <w:divBdr>
            <w:top w:val="none" w:sz="0" w:space="0" w:color="auto"/>
            <w:left w:val="none" w:sz="0" w:space="0" w:color="auto"/>
            <w:bottom w:val="none" w:sz="0" w:space="0" w:color="auto"/>
            <w:right w:val="none" w:sz="0" w:space="0" w:color="auto"/>
          </w:divBdr>
        </w:div>
        <w:div w:id="1893032563">
          <w:marLeft w:val="0"/>
          <w:marRight w:val="0"/>
          <w:marTop w:val="0"/>
          <w:marBottom w:val="0"/>
          <w:divBdr>
            <w:top w:val="none" w:sz="0" w:space="0" w:color="auto"/>
            <w:left w:val="none" w:sz="0" w:space="0" w:color="auto"/>
            <w:bottom w:val="none" w:sz="0" w:space="0" w:color="auto"/>
            <w:right w:val="none" w:sz="0" w:space="0" w:color="auto"/>
          </w:divBdr>
        </w:div>
        <w:div w:id="1936014464">
          <w:marLeft w:val="0"/>
          <w:marRight w:val="0"/>
          <w:marTop w:val="0"/>
          <w:marBottom w:val="0"/>
          <w:divBdr>
            <w:top w:val="none" w:sz="0" w:space="0" w:color="auto"/>
            <w:left w:val="none" w:sz="0" w:space="0" w:color="auto"/>
            <w:bottom w:val="none" w:sz="0" w:space="0" w:color="auto"/>
            <w:right w:val="none" w:sz="0" w:space="0" w:color="auto"/>
          </w:divBdr>
        </w:div>
      </w:divsChild>
    </w:div>
    <w:div w:id="332924799">
      <w:bodyDiv w:val="1"/>
      <w:marLeft w:val="0"/>
      <w:marRight w:val="0"/>
      <w:marTop w:val="0"/>
      <w:marBottom w:val="0"/>
      <w:divBdr>
        <w:top w:val="none" w:sz="0" w:space="0" w:color="auto"/>
        <w:left w:val="none" w:sz="0" w:space="0" w:color="auto"/>
        <w:bottom w:val="none" w:sz="0" w:space="0" w:color="auto"/>
        <w:right w:val="none" w:sz="0" w:space="0" w:color="auto"/>
      </w:divBdr>
    </w:div>
    <w:div w:id="333534515">
      <w:bodyDiv w:val="1"/>
      <w:marLeft w:val="0"/>
      <w:marRight w:val="0"/>
      <w:marTop w:val="0"/>
      <w:marBottom w:val="0"/>
      <w:divBdr>
        <w:top w:val="none" w:sz="0" w:space="0" w:color="auto"/>
        <w:left w:val="none" w:sz="0" w:space="0" w:color="auto"/>
        <w:bottom w:val="none" w:sz="0" w:space="0" w:color="auto"/>
        <w:right w:val="none" w:sz="0" w:space="0" w:color="auto"/>
      </w:divBdr>
    </w:div>
    <w:div w:id="334114548">
      <w:bodyDiv w:val="1"/>
      <w:marLeft w:val="0"/>
      <w:marRight w:val="0"/>
      <w:marTop w:val="0"/>
      <w:marBottom w:val="0"/>
      <w:divBdr>
        <w:top w:val="none" w:sz="0" w:space="0" w:color="auto"/>
        <w:left w:val="none" w:sz="0" w:space="0" w:color="auto"/>
        <w:bottom w:val="none" w:sz="0" w:space="0" w:color="auto"/>
        <w:right w:val="none" w:sz="0" w:space="0" w:color="auto"/>
      </w:divBdr>
    </w:div>
    <w:div w:id="334190463">
      <w:bodyDiv w:val="1"/>
      <w:marLeft w:val="0"/>
      <w:marRight w:val="0"/>
      <w:marTop w:val="0"/>
      <w:marBottom w:val="0"/>
      <w:divBdr>
        <w:top w:val="none" w:sz="0" w:space="0" w:color="auto"/>
        <w:left w:val="none" w:sz="0" w:space="0" w:color="auto"/>
        <w:bottom w:val="none" w:sz="0" w:space="0" w:color="auto"/>
        <w:right w:val="none" w:sz="0" w:space="0" w:color="auto"/>
      </w:divBdr>
    </w:div>
    <w:div w:id="334503576">
      <w:bodyDiv w:val="1"/>
      <w:marLeft w:val="0"/>
      <w:marRight w:val="0"/>
      <w:marTop w:val="0"/>
      <w:marBottom w:val="0"/>
      <w:divBdr>
        <w:top w:val="none" w:sz="0" w:space="0" w:color="auto"/>
        <w:left w:val="none" w:sz="0" w:space="0" w:color="auto"/>
        <w:bottom w:val="none" w:sz="0" w:space="0" w:color="auto"/>
        <w:right w:val="none" w:sz="0" w:space="0" w:color="auto"/>
      </w:divBdr>
      <w:divsChild>
        <w:div w:id="97603821">
          <w:marLeft w:val="1440"/>
          <w:marRight w:val="0"/>
          <w:marTop w:val="0"/>
          <w:marBottom w:val="0"/>
          <w:divBdr>
            <w:top w:val="none" w:sz="0" w:space="0" w:color="auto"/>
            <w:left w:val="none" w:sz="0" w:space="0" w:color="auto"/>
            <w:bottom w:val="none" w:sz="0" w:space="0" w:color="auto"/>
            <w:right w:val="none" w:sz="0" w:space="0" w:color="auto"/>
          </w:divBdr>
        </w:div>
        <w:div w:id="199560361">
          <w:marLeft w:val="720"/>
          <w:marRight w:val="0"/>
          <w:marTop w:val="0"/>
          <w:marBottom w:val="0"/>
          <w:divBdr>
            <w:top w:val="none" w:sz="0" w:space="0" w:color="auto"/>
            <w:left w:val="none" w:sz="0" w:space="0" w:color="auto"/>
            <w:bottom w:val="none" w:sz="0" w:space="0" w:color="auto"/>
            <w:right w:val="none" w:sz="0" w:space="0" w:color="auto"/>
          </w:divBdr>
        </w:div>
        <w:div w:id="327832526">
          <w:marLeft w:val="1440"/>
          <w:marRight w:val="0"/>
          <w:marTop w:val="0"/>
          <w:marBottom w:val="0"/>
          <w:divBdr>
            <w:top w:val="none" w:sz="0" w:space="0" w:color="auto"/>
            <w:left w:val="none" w:sz="0" w:space="0" w:color="auto"/>
            <w:bottom w:val="none" w:sz="0" w:space="0" w:color="auto"/>
            <w:right w:val="none" w:sz="0" w:space="0" w:color="auto"/>
          </w:divBdr>
        </w:div>
        <w:div w:id="767311847">
          <w:marLeft w:val="720"/>
          <w:marRight w:val="0"/>
          <w:marTop w:val="0"/>
          <w:marBottom w:val="0"/>
          <w:divBdr>
            <w:top w:val="none" w:sz="0" w:space="0" w:color="auto"/>
            <w:left w:val="none" w:sz="0" w:space="0" w:color="auto"/>
            <w:bottom w:val="none" w:sz="0" w:space="0" w:color="auto"/>
            <w:right w:val="none" w:sz="0" w:space="0" w:color="auto"/>
          </w:divBdr>
        </w:div>
        <w:div w:id="1190024893">
          <w:marLeft w:val="1440"/>
          <w:marRight w:val="0"/>
          <w:marTop w:val="0"/>
          <w:marBottom w:val="0"/>
          <w:divBdr>
            <w:top w:val="none" w:sz="0" w:space="0" w:color="auto"/>
            <w:left w:val="none" w:sz="0" w:space="0" w:color="auto"/>
            <w:bottom w:val="none" w:sz="0" w:space="0" w:color="auto"/>
            <w:right w:val="none" w:sz="0" w:space="0" w:color="auto"/>
          </w:divBdr>
        </w:div>
        <w:div w:id="1235121474">
          <w:marLeft w:val="1440"/>
          <w:marRight w:val="0"/>
          <w:marTop w:val="0"/>
          <w:marBottom w:val="0"/>
          <w:divBdr>
            <w:top w:val="none" w:sz="0" w:space="0" w:color="auto"/>
            <w:left w:val="none" w:sz="0" w:space="0" w:color="auto"/>
            <w:bottom w:val="none" w:sz="0" w:space="0" w:color="auto"/>
            <w:right w:val="none" w:sz="0" w:space="0" w:color="auto"/>
          </w:divBdr>
        </w:div>
        <w:div w:id="1848254626">
          <w:marLeft w:val="1440"/>
          <w:marRight w:val="0"/>
          <w:marTop w:val="0"/>
          <w:marBottom w:val="0"/>
          <w:divBdr>
            <w:top w:val="none" w:sz="0" w:space="0" w:color="auto"/>
            <w:left w:val="none" w:sz="0" w:space="0" w:color="auto"/>
            <w:bottom w:val="none" w:sz="0" w:space="0" w:color="auto"/>
            <w:right w:val="none" w:sz="0" w:space="0" w:color="auto"/>
          </w:divBdr>
        </w:div>
      </w:divsChild>
    </w:div>
    <w:div w:id="334846744">
      <w:bodyDiv w:val="1"/>
      <w:marLeft w:val="0"/>
      <w:marRight w:val="0"/>
      <w:marTop w:val="0"/>
      <w:marBottom w:val="0"/>
      <w:divBdr>
        <w:top w:val="none" w:sz="0" w:space="0" w:color="auto"/>
        <w:left w:val="none" w:sz="0" w:space="0" w:color="auto"/>
        <w:bottom w:val="none" w:sz="0" w:space="0" w:color="auto"/>
        <w:right w:val="none" w:sz="0" w:space="0" w:color="auto"/>
      </w:divBdr>
    </w:div>
    <w:div w:id="336078520">
      <w:bodyDiv w:val="1"/>
      <w:marLeft w:val="0"/>
      <w:marRight w:val="0"/>
      <w:marTop w:val="0"/>
      <w:marBottom w:val="0"/>
      <w:divBdr>
        <w:top w:val="none" w:sz="0" w:space="0" w:color="auto"/>
        <w:left w:val="none" w:sz="0" w:space="0" w:color="auto"/>
        <w:bottom w:val="none" w:sz="0" w:space="0" w:color="auto"/>
        <w:right w:val="none" w:sz="0" w:space="0" w:color="auto"/>
      </w:divBdr>
      <w:divsChild>
        <w:div w:id="220869644">
          <w:marLeft w:val="360"/>
          <w:marRight w:val="0"/>
          <w:marTop w:val="200"/>
          <w:marBottom w:val="0"/>
          <w:divBdr>
            <w:top w:val="none" w:sz="0" w:space="0" w:color="auto"/>
            <w:left w:val="none" w:sz="0" w:space="0" w:color="auto"/>
            <w:bottom w:val="none" w:sz="0" w:space="0" w:color="auto"/>
            <w:right w:val="none" w:sz="0" w:space="0" w:color="auto"/>
          </w:divBdr>
        </w:div>
        <w:div w:id="275254588">
          <w:marLeft w:val="1800"/>
          <w:marRight w:val="0"/>
          <w:marTop w:val="100"/>
          <w:marBottom w:val="0"/>
          <w:divBdr>
            <w:top w:val="none" w:sz="0" w:space="0" w:color="auto"/>
            <w:left w:val="none" w:sz="0" w:space="0" w:color="auto"/>
            <w:bottom w:val="none" w:sz="0" w:space="0" w:color="auto"/>
            <w:right w:val="none" w:sz="0" w:space="0" w:color="auto"/>
          </w:divBdr>
        </w:div>
        <w:div w:id="899293494">
          <w:marLeft w:val="1080"/>
          <w:marRight w:val="0"/>
          <w:marTop w:val="100"/>
          <w:marBottom w:val="0"/>
          <w:divBdr>
            <w:top w:val="none" w:sz="0" w:space="0" w:color="auto"/>
            <w:left w:val="none" w:sz="0" w:space="0" w:color="auto"/>
            <w:bottom w:val="none" w:sz="0" w:space="0" w:color="auto"/>
            <w:right w:val="none" w:sz="0" w:space="0" w:color="auto"/>
          </w:divBdr>
        </w:div>
        <w:div w:id="905068903">
          <w:marLeft w:val="360"/>
          <w:marRight w:val="0"/>
          <w:marTop w:val="200"/>
          <w:marBottom w:val="0"/>
          <w:divBdr>
            <w:top w:val="none" w:sz="0" w:space="0" w:color="auto"/>
            <w:left w:val="none" w:sz="0" w:space="0" w:color="auto"/>
            <w:bottom w:val="none" w:sz="0" w:space="0" w:color="auto"/>
            <w:right w:val="none" w:sz="0" w:space="0" w:color="auto"/>
          </w:divBdr>
        </w:div>
        <w:div w:id="961618487">
          <w:marLeft w:val="1080"/>
          <w:marRight w:val="0"/>
          <w:marTop w:val="100"/>
          <w:marBottom w:val="0"/>
          <w:divBdr>
            <w:top w:val="none" w:sz="0" w:space="0" w:color="auto"/>
            <w:left w:val="none" w:sz="0" w:space="0" w:color="auto"/>
            <w:bottom w:val="none" w:sz="0" w:space="0" w:color="auto"/>
            <w:right w:val="none" w:sz="0" w:space="0" w:color="auto"/>
          </w:divBdr>
        </w:div>
        <w:div w:id="1287934484">
          <w:marLeft w:val="2520"/>
          <w:marRight w:val="0"/>
          <w:marTop w:val="100"/>
          <w:marBottom w:val="0"/>
          <w:divBdr>
            <w:top w:val="none" w:sz="0" w:space="0" w:color="auto"/>
            <w:left w:val="none" w:sz="0" w:space="0" w:color="auto"/>
            <w:bottom w:val="none" w:sz="0" w:space="0" w:color="auto"/>
            <w:right w:val="none" w:sz="0" w:space="0" w:color="auto"/>
          </w:divBdr>
        </w:div>
        <w:div w:id="1740711040">
          <w:marLeft w:val="1080"/>
          <w:marRight w:val="0"/>
          <w:marTop w:val="100"/>
          <w:marBottom w:val="0"/>
          <w:divBdr>
            <w:top w:val="none" w:sz="0" w:space="0" w:color="auto"/>
            <w:left w:val="none" w:sz="0" w:space="0" w:color="auto"/>
            <w:bottom w:val="none" w:sz="0" w:space="0" w:color="auto"/>
            <w:right w:val="none" w:sz="0" w:space="0" w:color="auto"/>
          </w:divBdr>
        </w:div>
        <w:div w:id="2015961393">
          <w:marLeft w:val="2520"/>
          <w:marRight w:val="0"/>
          <w:marTop w:val="100"/>
          <w:marBottom w:val="0"/>
          <w:divBdr>
            <w:top w:val="none" w:sz="0" w:space="0" w:color="auto"/>
            <w:left w:val="none" w:sz="0" w:space="0" w:color="auto"/>
            <w:bottom w:val="none" w:sz="0" w:space="0" w:color="auto"/>
            <w:right w:val="none" w:sz="0" w:space="0" w:color="auto"/>
          </w:divBdr>
        </w:div>
      </w:divsChild>
    </w:div>
    <w:div w:id="336276769">
      <w:bodyDiv w:val="1"/>
      <w:marLeft w:val="0"/>
      <w:marRight w:val="0"/>
      <w:marTop w:val="0"/>
      <w:marBottom w:val="0"/>
      <w:divBdr>
        <w:top w:val="none" w:sz="0" w:space="0" w:color="auto"/>
        <w:left w:val="none" w:sz="0" w:space="0" w:color="auto"/>
        <w:bottom w:val="none" w:sz="0" w:space="0" w:color="auto"/>
        <w:right w:val="none" w:sz="0" w:space="0" w:color="auto"/>
      </w:divBdr>
    </w:div>
    <w:div w:id="336809898">
      <w:bodyDiv w:val="1"/>
      <w:marLeft w:val="0"/>
      <w:marRight w:val="0"/>
      <w:marTop w:val="0"/>
      <w:marBottom w:val="0"/>
      <w:divBdr>
        <w:top w:val="none" w:sz="0" w:space="0" w:color="auto"/>
        <w:left w:val="none" w:sz="0" w:space="0" w:color="auto"/>
        <w:bottom w:val="none" w:sz="0" w:space="0" w:color="auto"/>
        <w:right w:val="none" w:sz="0" w:space="0" w:color="auto"/>
      </w:divBdr>
    </w:div>
    <w:div w:id="336884874">
      <w:bodyDiv w:val="1"/>
      <w:marLeft w:val="0"/>
      <w:marRight w:val="0"/>
      <w:marTop w:val="0"/>
      <w:marBottom w:val="0"/>
      <w:divBdr>
        <w:top w:val="none" w:sz="0" w:space="0" w:color="auto"/>
        <w:left w:val="none" w:sz="0" w:space="0" w:color="auto"/>
        <w:bottom w:val="none" w:sz="0" w:space="0" w:color="auto"/>
        <w:right w:val="none" w:sz="0" w:space="0" w:color="auto"/>
      </w:divBdr>
    </w:div>
    <w:div w:id="337318251">
      <w:bodyDiv w:val="1"/>
      <w:marLeft w:val="0"/>
      <w:marRight w:val="0"/>
      <w:marTop w:val="0"/>
      <w:marBottom w:val="0"/>
      <w:divBdr>
        <w:top w:val="none" w:sz="0" w:space="0" w:color="auto"/>
        <w:left w:val="none" w:sz="0" w:space="0" w:color="auto"/>
        <w:bottom w:val="none" w:sz="0" w:space="0" w:color="auto"/>
        <w:right w:val="none" w:sz="0" w:space="0" w:color="auto"/>
      </w:divBdr>
    </w:div>
    <w:div w:id="338509334">
      <w:bodyDiv w:val="1"/>
      <w:marLeft w:val="0"/>
      <w:marRight w:val="0"/>
      <w:marTop w:val="0"/>
      <w:marBottom w:val="0"/>
      <w:divBdr>
        <w:top w:val="none" w:sz="0" w:space="0" w:color="auto"/>
        <w:left w:val="none" w:sz="0" w:space="0" w:color="auto"/>
        <w:bottom w:val="none" w:sz="0" w:space="0" w:color="auto"/>
        <w:right w:val="none" w:sz="0" w:space="0" w:color="auto"/>
      </w:divBdr>
      <w:divsChild>
        <w:div w:id="68239615">
          <w:marLeft w:val="1166"/>
          <w:marRight w:val="0"/>
          <w:marTop w:val="125"/>
          <w:marBottom w:val="0"/>
          <w:divBdr>
            <w:top w:val="none" w:sz="0" w:space="0" w:color="auto"/>
            <w:left w:val="none" w:sz="0" w:space="0" w:color="auto"/>
            <w:bottom w:val="none" w:sz="0" w:space="0" w:color="auto"/>
            <w:right w:val="none" w:sz="0" w:space="0" w:color="auto"/>
          </w:divBdr>
        </w:div>
        <w:div w:id="697900939">
          <w:marLeft w:val="1166"/>
          <w:marRight w:val="0"/>
          <w:marTop w:val="125"/>
          <w:marBottom w:val="0"/>
          <w:divBdr>
            <w:top w:val="none" w:sz="0" w:space="0" w:color="auto"/>
            <w:left w:val="none" w:sz="0" w:space="0" w:color="auto"/>
            <w:bottom w:val="none" w:sz="0" w:space="0" w:color="auto"/>
            <w:right w:val="none" w:sz="0" w:space="0" w:color="auto"/>
          </w:divBdr>
        </w:div>
        <w:div w:id="772240514">
          <w:marLeft w:val="1166"/>
          <w:marRight w:val="0"/>
          <w:marTop w:val="125"/>
          <w:marBottom w:val="0"/>
          <w:divBdr>
            <w:top w:val="none" w:sz="0" w:space="0" w:color="auto"/>
            <w:left w:val="none" w:sz="0" w:space="0" w:color="auto"/>
            <w:bottom w:val="none" w:sz="0" w:space="0" w:color="auto"/>
            <w:right w:val="none" w:sz="0" w:space="0" w:color="auto"/>
          </w:divBdr>
        </w:div>
        <w:div w:id="2085029774">
          <w:marLeft w:val="547"/>
          <w:marRight w:val="0"/>
          <w:marTop w:val="144"/>
          <w:marBottom w:val="0"/>
          <w:divBdr>
            <w:top w:val="none" w:sz="0" w:space="0" w:color="auto"/>
            <w:left w:val="none" w:sz="0" w:space="0" w:color="auto"/>
            <w:bottom w:val="none" w:sz="0" w:space="0" w:color="auto"/>
            <w:right w:val="none" w:sz="0" w:space="0" w:color="auto"/>
          </w:divBdr>
        </w:div>
      </w:divsChild>
    </w:div>
    <w:div w:id="338699804">
      <w:bodyDiv w:val="1"/>
      <w:marLeft w:val="0"/>
      <w:marRight w:val="0"/>
      <w:marTop w:val="0"/>
      <w:marBottom w:val="0"/>
      <w:divBdr>
        <w:top w:val="none" w:sz="0" w:space="0" w:color="auto"/>
        <w:left w:val="none" w:sz="0" w:space="0" w:color="auto"/>
        <w:bottom w:val="none" w:sz="0" w:space="0" w:color="auto"/>
        <w:right w:val="none" w:sz="0" w:space="0" w:color="auto"/>
      </w:divBdr>
      <w:divsChild>
        <w:div w:id="642780388">
          <w:marLeft w:val="1800"/>
          <w:marRight w:val="0"/>
          <w:marTop w:val="96"/>
          <w:marBottom w:val="0"/>
          <w:divBdr>
            <w:top w:val="none" w:sz="0" w:space="0" w:color="auto"/>
            <w:left w:val="none" w:sz="0" w:space="0" w:color="auto"/>
            <w:bottom w:val="none" w:sz="0" w:space="0" w:color="auto"/>
            <w:right w:val="none" w:sz="0" w:space="0" w:color="auto"/>
          </w:divBdr>
        </w:div>
        <w:div w:id="693383947">
          <w:marLeft w:val="1800"/>
          <w:marRight w:val="0"/>
          <w:marTop w:val="96"/>
          <w:marBottom w:val="0"/>
          <w:divBdr>
            <w:top w:val="none" w:sz="0" w:space="0" w:color="auto"/>
            <w:left w:val="none" w:sz="0" w:space="0" w:color="auto"/>
            <w:bottom w:val="none" w:sz="0" w:space="0" w:color="auto"/>
            <w:right w:val="none" w:sz="0" w:space="0" w:color="auto"/>
          </w:divBdr>
        </w:div>
        <w:div w:id="1091244879">
          <w:marLeft w:val="1800"/>
          <w:marRight w:val="0"/>
          <w:marTop w:val="96"/>
          <w:marBottom w:val="0"/>
          <w:divBdr>
            <w:top w:val="none" w:sz="0" w:space="0" w:color="auto"/>
            <w:left w:val="none" w:sz="0" w:space="0" w:color="auto"/>
            <w:bottom w:val="none" w:sz="0" w:space="0" w:color="auto"/>
            <w:right w:val="none" w:sz="0" w:space="0" w:color="auto"/>
          </w:divBdr>
        </w:div>
        <w:div w:id="1289312032">
          <w:marLeft w:val="1166"/>
          <w:marRight w:val="0"/>
          <w:marTop w:val="115"/>
          <w:marBottom w:val="0"/>
          <w:divBdr>
            <w:top w:val="none" w:sz="0" w:space="0" w:color="auto"/>
            <w:left w:val="none" w:sz="0" w:space="0" w:color="auto"/>
            <w:bottom w:val="none" w:sz="0" w:space="0" w:color="auto"/>
            <w:right w:val="none" w:sz="0" w:space="0" w:color="auto"/>
          </w:divBdr>
        </w:div>
        <w:div w:id="1315640003">
          <w:marLeft w:val="547"/>
          <w:marRight w:val="0"/>
          <w:marTop w:val="134"/>
          <w:marBottom w:val="0"/>
          <w:divBdr>
            <w:top w:val="none" w:sz="0" w:space="0" w:color="auto"/>
            <w:left w:val="none" w:sz="0" w:space="0" w:color="auto"/>
            <w:bottom w:val="none" w:sz="0" w:space="0" w:color="auto"/>
            <w:right w:val="none" w:sz="0" w:space="0" w:color="auto"/>
          </w:divBdr>
        </w:div>
        <w:div w:id="2084640060">
          <w:marLeft w:val="1166"/>
          <w:marRight w:val="0"/>
          <w:marTop w:val="115"/>
          <w:marBottom w:val="0"/>
          <w:divBdr>
            <w:top w:val="none" w:sz="0" w:space="0" w:color="auto"/>
            <w:left w:val="none" w:sz="0" w:space="0" w:color="auto"/>
            <w:bottom w:val="none" w:sz="0" w:space="0" w:color="auto"/>
            <w:right w:val="none" w:sz="0" w:space="0" w:color="auto"/>
          </w:divBdr>
        </w:div>
      </w:divsChild>
    </w:div>
    <w:div w:id="338964770">
      <w:bodyDiv w:val="1"/>
      <w:marLeft w:val="0"/>
      <w:marRight w:val="0"/>
      <w:marTop w:val="0"/>
      <w:marBottom w:val="0"/>
      <w:divBdr>
        <w:top w:val="none" w:sz="0" w:space="0" w:color="auto"/>
        <w:left w:val="none" w:sz="0" w:space="0" w:color="auto"/>
        <w:bottom w:val="none" w:sz="0" w:space="0" w:color="auto"/>
        <w:right w:val="none" w:sz="0" w:space="0" w:color="auto"/>
      </w:divBdr>
    </w:div>
    <w:div w:id="340088347">
      <w:bodyDiv w:val="1"/>
      <w:marLeft w:val="0"/>
      <w:marRight w:val="0"/>
      <w:marTop w:val="0"/>
      <w:marBottom w:val="0"/>
      <w:divBdr>
        <w:top w:val="none" w:sz="0" w:space="0" w:color="auto"/>
        <w:left w:val="none" w:sz="0" w:space="0" w:color="auto"/>
        <w:bottom w:val="none" w:sz="0" w:space="0" w:color="auto"/>
        <w:right w:val="none" w:sz="0" w:space="0" w:color="auto"/>
      </w:divBdr>
    </w:div>
    <w:div w:id="340812722">
      <w:bodyDiv w:val="1"/>
      <w:marLeft w:val="0"/>
      <w:marRight w:val="0"/>
      <w:marTop w:val="0"/>
      <w:marBottom w:val="0"/>
      <w:divBdr>
        <w:top w:val="none" w:sz="0" w:space="0" w:color="auto"/>
        <w:left w:val="none" w:sz="0" w:space="0" w:color="auto"/>
        <w:bottom w:val="none" w:sz="0" w:space="0" w:color="auto"/>
        <w:right w:val="none" w:sz="0" w:space="0" w:color="auto"/>
      </w:divBdr>
      <w:divsChild>
        <w:div w:id="1688436428">
          <w:marLeft w:val="0"/>
          <w:marRight w:val="0"/>
          <w:marTop w:val="0"/>
          <w:marBottom w:val="0"/>
          <w:divBdr>
            <w:top w:val="none" w:sz="0" w:space="0" w:color="auto"/>
            <w:left w:val="none" w:sz="0" w:space="0" w:color="auto"/>
            <w:bottom w:val="none" w:sz="0" w:space="0" w:color="auto"/>
            <w:right w:val="none" w:sz="0" w:space="0" w:color="auto"/>
          </w:divBdr>
          <w:divsChild>
            <w:div w:id="198514278">
              <w:marLeft w:val="0"/>
              <w:marRight w:val="0"/>
              <w:marTop w:val="0"/>
              <w:marBottom w:val="0"/>
              <w:divBdr>
                <w:top w:val="none" w:sz="0" w:space="0" w:color="auto"/>
                <w:left w:val="none" w:sz="0" w:space="0" w:color="auto"/>
                <w:bottom w:val="none" w:sz="0" w:space="0" w:color="auto"/>
                <w:right w:val="none" w:sz="0" w:space="0" w:color="auto"/>
              </w:divBdr>
            </w:div>
            <w:div w:id="54329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856611">
      <w:bodyDiv w:val="1"/>
      <w:marLeft w:val="0"/>
      <w:marRight w:val="0"/>
      <w:marTop w:val="0"/>
      <w:marBottom w:val="0"/>
      <w:divBdr>
        <w:top w:val="none" w:sz="0" w:space="0" w:color="auto"/>
        <w:left w:val="none" w:sz="0" w:space="0" w:color="auto"/>
        <w:bottom w:val="none" w:sz="0" w:space="0" w:color="auto"/>
        <w:right w:val="none" w:sz="0" w:space="0" w:color="auto"/>
      </w:divBdr>
    </w:div>
    <w:div w:id="342321631">
      <w:bodyDiv w:val="1"/>
      <w:marLeft w:val="0"/>
      <w:marRight w:val="0"/>
      <w:marTop w:val="0"/>
      <w:marBottom w:val="0"/>
      <w:divBdr>
        <w:top w:val="none" w:sz="0" w:space="0" w:color="auto"/>
        <w:left w:val="none" w:sz="0" w:space="0" w:color="auto"/>
        <w:bottom w:val="none" w:sz="0" w:space="0" w:color="auto"/>
        <w:right w:val="none" w:sz="0" w:space="0" w:color="auto"/>
      </w:divBdr>
      <w:divsChild>
        <w:div w:id="255484705">
          <w:marLeft w:val="1166"/>
          <w:marRight w:val="0"/>
          <w:marTop w:val="96"/>
          <w:marBottom w:val="0"/>
          <w:divBdr>
            <w:top w:val="none" w:sz="0" w:space="0" w:color="auto"/>
            <w:left w:val="none" w:sz="0" w:space="0" w:color="auto"/>
            <w:bottom w:val="none" w:sz="0" w:space="0" w:color="auto"/>
            <w:right w:val="none" w:sz="0" w:space="0" w:color="auto"/>
          </w:divBdr>
        </w:div>
        <w:div w:id="414740193">
          <w:marLeft w:val="1800"/>
          <w:marRight w:val="0"/>
          <w:marTop w:val="86"/>
          <w:marBottom w:val="0"/>
          <w:divBdr>
            <w:top w:val="none" w:sz="0" w:space="0" w:color="auto"/>
            <w:left w:val="none" w:sz="0" w:space="0" w:color="auto"/>
            <w:bottom w:val="none" w:sz="0" w:space="0" w:color="auto"/>
            <w:right w:val="none" w:sz="0" w:space="0" w:color="auto"/>
          </w:divBdr>
        </w:div>
        <w:div w:id="765033147">
          <w:marLeft w:val="547"/>
          <w:marRight w:val="0"/>
          <w:marTop w:val="115"/>
          <w:marBottom w:val="0"/>
          <w:divBdr>
            <w:top w:val="none" w:sz="0" w:space="0" w:color="auto"/>
            <w:left w:val="none" w:sz="0" w:space="0" w:color="auto"/>
            <w:bottom w:val="none" w:sz="0" w:space="0" w:color="auto"/>
            <w:right w:val="none" w:sz="0" w:space="0" w:color="auto"/>
          </w:divBdr>
        </w:div>
        <w:div w:id="960842424">
          <w:marLeft w:val="1166"/>
          <w:marRight w:val="0"/>
          <w:marTop w:val="96"/>
          <w:marBottom w:val="0"/>
          <w:divBdr>
            <w:top w:val="none" w:sz="0" w:space="0" w:color="auto"/>
            <w:left w:val="none" w:sz="0" w:space="0" w:color="auto"/>
            <w:bottom w:val="none" w:sz="0" w:space="0" w:color="auto"/>
            <w:right w:val="none" w:sz="0" w:space="0" w:color="auto"/>
          </w:divBdr>
        </w:div>
        <w:div w:id="1464226891">
          <w:marLeft w:val="1800"/>
          <w:marRight w:val="0"/>
          <w:marTop w:val="86"/>
          <w:marBottom w:val="0"/>
          <w:divBdr>
            <w:top w:val="none" w:sz="0" w:space="0" w:color="auto"/>
            <w:left w:val="none" w:sz="0" w:space="0" w:color="auto"/>
            <w:bottom w:val="none" w:sz="0" w:space="0" w:color="auto"/>
            <w:right w:val="none" w:sz="0" w:space="0" w:color="auto"/>
          </w:divBdr>
        </w:div>
        <w:div w:id="1968850707">
          <w:marLeft w:val="547"/>
          <w:marRight w:val="0"/>
          <w:marTop w:val="115"/>
          <w:marBottom w:val="0"/>
          <w:divBdr>
            <w:top w:val="none" w:sz="0" w:space="0" w:color="auto"/>
            <w:left w:val="none" w:sz="0" w:space="0" w:color="auto"/>
            <w:bottom w:val="none" w:sz="0" w:space="0" w:color="auto"/>
            <w:right w:val="none" w:sz="0" w:space="0" w:color="auto"/>
          </w:divBdr>
        </w:div>
      </w:divsChild>
    </w:div>
    <w:div w:id="342635662">
      <w:bodyDiv w:val="1"/>
      <w:marLeft w:val="0"/>
      <w:marRight w:val="0"/>
      <w:marTop w:val="0"/>
      <w:marBottom w:val="0"/>
      <w:divBdr>
        <w:top w:val="none" w:sz="0" w:space="0" w:color="auto"/>
        <w:left w:val="none" w:sz="0" w:space="0" w:color="auto"/>
        <w:bottom w:val="none" w:sz="0" w:space="0" w:color="auto"/>
        <w:right w:val="none" w:sz="0" w:space="0" w:color="auto"/>
      </w:divBdr>
      <w:divsChild>
        <w:div w:id="11105625">
          <w:marLeft w:val="806"/>
          <w:marRight w:val="0"/>
          <w:marTop w:val="120"/>
          <w:marBottom w:val="0"/>
          <w:divBdr>
            <w:top w:val="none" w:sz="0" w:space="0" w:color="auto"/>
            <w:left w:val="none" w:sz="0" w:space="0" w:color="auto"/>
            <w:bottom w:val="none" w:sz="0" w:space="0" w:color="auto"/>
            <w:right w:val="none" w:sz="0" w:space="0" w:color="auto"/>
          </w:divBdr>
        </w:div>
        <w:div w:id="238370341">
          <w:marLeft w:val="1354"/>
          <w:marRight w:val="0"/>
          <w:marTop w:val="120"/>
          <w:marBottom w:val="0"/>
          <w:divBdr>
            <w:top w:val="none" w:sz="0" w:space="0" w:color="auto"/>
            <w:left w:val="none" w:sz="0" w:space="0" w:color="auto"/>
            <w:bottom w:val="none" w:sz="0" w:space="0" w:color="auto"/>
            <w:right w:val="none" w:sz="0" w:space="0" w:color="auto"/>
          </w:divBdr>
        </w:div>
        <w:div w:id="1119102546">
          <w:marLeft w:val="1354"/>
          <w:marRight w:val="0"/>
          <w:marTop w:val="120"/>
          <w:marBottom w:val="0"/>
          <w:divBdr>
            <w:top w:val="none" w:sz="0" w:space="0" w:color="auto"/>
            <w:left w:val="none" w:sz="0" w:space="0" w:color="auto"/>
            <w:bottom w:val="none" w:sz="0" w:space="0" w:color="auto"/>
            <w:right w:val="none" w:sz="0" w:space="0" w:color="auto"/>
          </w:divBdr>
        </w:div>
        <w:div w:id="1247496409">
          <w:marLeft w:val="806"/>
          <w:marRight w:val="0"/>
          <w:marTop w:val="120"/>
          <w:marBottom w:val="0"/>
          <w:divBdr>
            <w:top w:val="none" w:sz="0" w:space="0" w:color="auto"/>
            <w:left w:val="none" w:sz="0" w:space="0" w:color="auto"/>
            <w:bottom w:val="none" w:sz="0" w:space="0" w:color="auto"/>
            <w:right w:val="none" w:sz="0" w:space="0" w:color="auto"/>
          </w:divBdr>
        </w:div>
        <w:div w:id="1470594111">
          <w:marLeft w:val="274"/>
          <w:marRight w:val="0"/>
          <w:marTop w:val="120"/>
          <w:marBottom w:val="0"/>
          <w:divBdr>
            <w:top w:val="none" w:sz="0" w:space="0" w:color="auto"/>
            <w:left w:val="none" w:sz="0" w:space="0" w:color="auto"/>
            <w:bottom w:val="none" w:sz="0" w:space="0" w:color="auto"/>
            <w:right w:val="none" w:sz="0" w:space="0" w:color="auto"/>
          </w:divBdr>
        </w:div>
      </w:divsChild>
    </w:div>
    <w:div w:id="342978859">
      <w:bodyDiv w:val="1"/>
      <w:marLeft w:val="0"/>
      <w:marRight w:val="0"/>
      <w:marTop w:val="0"/>
      <w:marBottom w:val="0"/>
      <w:divBdr>
        <w:top w:val="none" w:sz="0" w:space="0" w:color="auto"/>
        <w:left w:val="none" w:sz="0" w:space="0" w:color="auto"/>
        <w:bottom w:val="none" w:sz="0" w:space="0" w:color="auto"/>
        <w:right w:val="none" w:sz="0" w:space="0" w:color="auto"/>
      </w:divBdr>
    </w:div>
    <w:div w:id="344212047">
      <w:bodyDiv w:val="1"/>
      <w:marLeft w:val="0"/>
      <w:marRight w:val="0"/>
      <w:marTop w:val="0"/>
      <w:marBottom w:val="0"/>
      <w:divBdr>
        <w:top w:val="none" w:sz="0" w:space="0" w:color="auto"/>
        <w:left w:val="none" w:sz="0" w:space="0" w:color="auto"/>
        <w:bottom w:val="none" w:sz="0" w:space="0" w:color="auto"/>
        <w:right w:val="none" w:sz="0" w:space="0" w:color="auto"/>
      </w:divBdr>
    </w:div>
    <w:div w:id="344214242">
      <w:bodyDiv w:val="1"/>
      <w:marLeft w:val="0"/>
      <w:marRight w:val="0"/>
      <w:marTop w:val="0"/>
      <w:marBottom w:val="0"/>
      <w:divBdr>
        <w:top w:val="none" w:sz="0" w:space="0" w:color="auto"/>
        <w:left w:val="none" w:sz="0" w:space="0" w:color="auto"/>
        <w:bottom w:val="none" w:sz="0" w:space="0" w:color="auto"/>
        <w:right w:val="none" w:sz="0" w:space="0" w:color="auto"/>
      </w:divBdr>
      <w:divsChild>
        <w:div w:id="119762463">
          <w:marLeft w:val="0"/>
          <w:marRight w:val="0"/>
          <w:marTop w:val="0"/>
          <w:marBottom w:val="0"/>
          <w:divBdr>
            <w:top w:val="none" w:sz="0" w:space="0" w:color="auto"/>
            <w:left w:val="none" w:sz="0" w:space="0" w:color="auto"/>
            <w:bottom w:val="none" w:sz="0" w:space="0" w:color="auto"/>
            <w:right w:val="none" w:sz="0" w:space="0" w:color="auto"/>
          </w:divBdr>
        </w:div>
        <w:div w:id="518472611">
          <w:marLeft w:val="0"/>
          <w:marRight w:val="0"/>
          <w:marTop w:val="0"/>
          <w:marBottom w:val="0"/>
          <w:divBdr>
            <w:top w:val="none" w:sz="0" w:space="0" w:color="auto"/>
            <w:left w:val="none" w:sz="0" w:space="0" w:color="auto"/>
            <w:bottom w:val="none" w:sz="0" w:space="0" w:color="auto"/>
            <w:right w:val="none" w:sz="0" w:space="0" w:color="auto"/>
          </w:divBdr>
        </w:div>
        <w:div w:id="1152797959">
          <w:marLeft w:val="0"/>
          <w:marRight w:val="0"/>
          <w:marTop w:val="0"/>
          <w:marBottom w:val="0"/>
          <w:divBdr>
            <w:top w:val="none" w:sz="0" w:space="0" w:color="auto"/>
            <w:left w:val="none" w:sz="0" w:space="0" w:color="auto"/>
            <w:bottom w:val="none" w:sz="0" w:space="0" w:color="auto"/>
            <w:right w:val="none" w:sz="0" w:space="0" w:color="auto"/>
          </w:divBdr>
        </w:div>
        <w:div w:id="1196699691">
          <w:marLeft w:val="0"/>
          <w:marRight w:val="0"/>
          <w:marTop w:val="0"/>
          <w:marBottom w:val="0"/>
          <w:divBdr>
            <w:top w:val="none" w:sz="0" w:space="0" w:color="auto"/>
            <w:left w:val="none" w:sz="0" w:space="0" w:color="auto"/>
            <w:bottom w:val="none" w:sz="0" w:space="0" w:color="auto"/>
            <w:right w:val="none" w:sz="0" w:space="0" w:color="auto"/>
          </w:divBdr>
        </w:div>
        <w:div w:id="1562254868">
          <w:marLeft w:val="0"/>
          <w:marRight w:val="0"/>
          <w:marTop w:val="0"/>
          <w:marBottom w:val="0"/>
          <w:divBdr>
            <w:top w:val="none" w:sz="0" w:space="0" w:color="auto"/>
            <w:left w:val="none" w:sz="0" w:space="0" w:color="auto"/>
            <w:bottom w:val="none" w:sz="0" w:space="0" w:color="auto"/>
            <w:right w:val="none" w:sz="0" w:space="0" w:color="auto"/>
          </w:divBdr>
        </w:div>
        <w:div w:id="1911424775">
          <w:marLeft w:val="0"/>
          <w:marRight w:val="0"/>
          <w:marTop w:val="0"/>
          <w:marBottom w:val="0"/>
          <w:divBdr>
            <w:top w:val="none" w:sz="0" w:space="0" w:color="auto"/>
            <w:left w:val="none" w:sz="0" w:space="0" w:color="auto"/>
            <w:bottom w:val="none" w:sz="0" w:space="0" w:color="auto"/>
            <w:right w:val="none" w:sz="0" w:space="0" w:color="auto"/>
          </w:divBdr>
        </w:div>
      </w:divsChild>
    </w:div>
    <w:div w:id="344751822">
      <w:bodyDiv w:val="1"/>
      <w:marLeft w:val="0"/>
      <w:marRight w:val="0"/>
      <w:marTop w:val="0"/>
      <w:marBottom w:val="0"/>
      <w:divBdr>
        <w:top w:val="none" w:sz="0" w:space="0" w:color="auto"/>
        <w:left w:val="none" w:sz="0" w:space="0" w:color="auto"/>
        <w:bottom w:val="none" w:sz="0" w:space="0" w:color="auto"/>
        <w:right w:val="none" w:sz="0" w:space="0" w:color="auto"/>
      </w:divBdr>
    </w:div>
    <w:div w:id="345057860">
      <w:bodyDiv w:val="1"/>
      <w:marLeft w:val="0"/>
      <w:marRight w:val="0"/>
      <w:marTop w:val="0"/>
      <w:marBottom w:val="0"/>
      <w:divBdr>
        <w:top w:val="none" w:sz="0" w:space="0" w:color="auto"/>
        <w:left w:val="none" w:sz="0" w:space="0" w:color="auto"/>
        <w:bottom w:val="none" w:sz="0" w:space="0" w:color="auto"/>
        <w:right w:val="none" w:sz="0" w:space="0" w:color="auto"/>
      </w:divBdr>
    </w:div>
    <w:div w:id="345209870">
      <w:bodyDiv w:val="1"/>
      <w:marLeft w:val="0"/>
      <w:marRight w:val="0"/>
      <w:marTop w:val="0"/>
      <w:marBottom w:val="0"/>
      <w:divBdr>
        <w:top w:val="none" w:sz="0" w:space="0" w:color="auto"/>
        <w:left w:val="none" w:sz="0" w:space="0" w:color="auto"/>
        <w:bottom w:val="none" w:sz="0" w:space="0" w:color="auto"/>
        <w:right w:val="none" w:sz="0" w:space="0" w:color="auto"/>
      </w:divBdr>
    </w:div>
    <w:div w:id="345401919">
      <w:bodyDiv w:val="1"/>
      <w:marLeft w:val="0"/>
      <w:marRight w:val="0"/>
      <w:marTop w:val="0"/>
      <w:marBottom w:val="0"/>
      <w:divBdr>
        <w:top w:val="none" w:sz="0" w:space="0" w:color="auto"/>
        <w:left w:val="none" w:sz="0" w:space="0" w:color="auto"/>
        <w:bottom w:val="none" w:sz="0" w:space="0" w:color="auto"/>
        <w:right w:val="none" w:sz="0" w:space="0" w:color="auto"/>
      </w:divBdr>
    </w:div>
    <w:div w:id="345642595">
      <w:bodyDiv w:val="1"/>
      <w:marLeft w:val="0"/>
      <w:marRight w:val="0"/>
      <w:marTop w:val="0"/>
      <w:marBottom w:val="0"/>
      <w:divBdr>
        <w:top w:val="none" w:sz="0" w:space="0" w:color="auto"/>
        <w:left w:val="none" w:sz="0" w:space="0" w:color="auto"/>
        <w:bottom w:val="none" w:sz="0" w:space="0" w:color="auto"/>
        <w:right w:val="none" w:sz="0" w:space="0" w:color="auto"/>
      </w:divBdr>
    </w:div>
    <w:div w:id="345791768">
      <w:bodyDiv w:val="1"/>
      <w:marLeft w:val="0"/>
      <w:marRight w:val="0"/>
      <w:marTop w:val="0"/>
      <w:marBottom w:val="0"/>
      <w:divBdr>
        <w:top w:val="none" w:sz="0" w:space="0" w:color="auto"/>
        <w:left w:val="none" w:sz="0" w:space="0" w:color="auto"/>
        <w:bottom w:val="none" w:sz="0" w:space="0" w:color="auto"/>
        <w:right w:val="none" w:sz="0" w:space="0" w:color="auto"/>
      </w:divBdr>
    </w:div>
    <w:div w:id="346061277">
      <w:bodyDiv w:val="1"/>
      <w:marLeft w:val="0"/>
      <w:marRight w:val="0"/>
      <w:marTop w:val="0"/>
      <w:marBottom w:val="0"/>
      <w:divBdr>
        <w:top w:val="none" w:sz="0" w:space="0" w:color="auto"/>
        <w:left w:val="none" w:sz="0" w:space="0" w:color="auto"/>
        <w:bottom w:val="none" w:sz="0" w:space="0" w:color="auto"/>
        <w:right w:val="none" w:sz="0" w:space="0" w:color="auto"/>
      </w:divBdr>
    </w:div>
    <w:div w:id="346175932">
      <w:bodyDiv w:val="1"/>
      <w:marLeft w:val="0"/>
      <w:marRight w:val="0"/>
      <w:marTop w:val="0"/>
      <w:marBottom w:val="0"/>
      <w:divBdr>
        <w:top w:val="none" w:sz="0" w:space="0" w:color="auto"/>
        <w:left w:val="none" w:sz="0" w:space="0" w:color="auto"/>
        <w:bottom w:val="none" w:sz="0" w:space="0" w:color="auto"/>
        <w:right w:val="none" w:sz="0" w:space="0" w:color="auto"/>
      </w:divBdr>
    </w:div>
    <w:div w:id="346299814">
      <w:bodyDiv w:val="1"/>
      <w:marLeft w:val="0"/>
      <w:marRight w:val="0"/>
      <w:marTop w:val="0"/>
      <w:marBottom w:val="0"/>
      <w:divBdr>
        <w:top w:val="none" w:sz="0" w:space="0" w:color="auto"/>
        <w:left w:val="none" w:sz="0" w:space="0" w:color="auto"/>
        <w:bottom w:val="none" w:sz="0" w:space="0" w:color="auto"/>
        <w:right w:val="none" w:sz="0" w:space="0" w:color="auto"/>
      </w:divBdr>
    </w:div>
    <w:div w:id="346643993">
      <w:bodyDiv w:val="1"/>
      <w:marLeft w:val="0"/>
      <w:marRight w:val="0"/>
      <w:marTop w:val="0"/>
      <w:marBottom w:val="0"/>
      <w:divBdr>
        <w:top w:val="none" w:sz="0" w:space="0" w:color="auto"/>
        <w:left w:val="none" w:sz="0" w:space="0" w:color="auto"/>
        <w:bottom w:val="none" w:sz="0" w:space="0" w:color="auto"/>
        <w:right w:val="none" w:sz="0" w:space="0" w:color="auto"/>
      </w:divBdr>
    </w:div>
    <w:div w:id="347878043">
      <w:bodyDiv w:val="1"/>
      <w:marLeft w:val="0"/>
      <w:marRight w:val="0"/>
      <w:marTop w:val="0"/>
      <w:marBottom w:val="0"/>
      <w:divBdr>
        <w:top w:val="none" w:sz="0" w:space="0" w:color="auto"/>
        <w:left w:val="none" w:sz="0" w:space="0" w:color="auto"/>
        <w:bottom w:val="none" w:sz="0" w:space="0" w:color="auto"/>
        <w:right w:val="none" w:sz="0" w:space="0" w:color="auto"/>
      </w:divBdr>
    </w:div>
    <w:div w:id="348996111">
      <w:bodyDiv w:val="1"/>
      <w:marLeft w:val="0"/>
      <w:marRight w:val="0"/>
      <w:marTop w:val="0"/>
      <w:marBottom w:val="0"/>
      <w:divBdr>
        <w:top w:val="none" w:sz="0" w:space="0" w:color="auto"/>
        <w:left w:val="none" w:sz="0" w:space="0" w:color="auto"/>
        <w:bottom w:val="none" w:sz="0" w:space="0" w:color="auto"/>
        <w:right w:val="none" w:sz="0" w:space="0" w:color="auto"/>
      </w:divBdr>
    </w:div>
    <w:div w:id="349068446">
      <w:bodyDiv w:val="1"/>
      <w:marLeft w:val="0"/>
      <w:marRight w:val="0"/>
      <w:marTop w:val="0"/>
      <w:marBottom w:val="0"/>
      <w:divBdr>
        <w:top w:val="none" w:sz="0" w:space="0" w:color="auto"/>
        <w:left w:val="none" w:sz="0" w:space="0" w:color="auto"/>
        <w:bottom w:val="none" w:sz="0" w:space="0" w:color="auto"/>
        <w:right w:val="none" w:sz="0" w:space="0" w:color="auto"/>
      </w:divBdr>
      <w:divsChild>
        <w:div w:id="161433596">
          <w:marLeft w:val="1166"/>
          <w:marRight w:val="0"/>
          <w:marTop w:val="72"/>
          <w:marBottom w:val="0"/>
          <w:divBdr>
            <w:top w:val="none" w:sz="0" w:space="0" w:color="auto"/>
            <w:left w:val="none" w:sz="0" w:space="0" w:color="auto"/>
            <w:bottom w:val="none" w:sz="0" w:space="0" w:color="auto"/>
            <w:right w:val="none" w:sz="0" w:space="0" w:color="auto"/>
          </w:divBdr>
        </w:div>
        <w:div w:id="279149712">
          <w:marLeft w:val="1166"/>
          <w:marRight w:val="0"/>
          <w:marTop w:val="72"/>
          <w:marBottom w:val="0"/>
          <w:divBdr>
            <w:top w:val="none" w:sz="0" w:space="0" w:color="auto"/>
            <w:left w:val="none" w:sz="0" w:space="0" w:color="auto"/>
            <w:bottom w:val="none" w:sz="0" w:space="0" w:color="auto"/>
            <w:right w:val="none" w:sz="0" w:space="0" w:color="auto"/>
          </w:divBdr>
        </w:div>
        <w:div w:id="305818495">
          <w:marLeft w:val="547"/>
          <w:marRight w:val="0"/>
          <w:marTop w:val="86"/>
          <w:marBottom w:val="0"/>
          <w:divBdr>
            <w:top w:val="none" w:sz="0" w:space="0" w:color="auto"/>
            <w:left w:val="none" w:sz="0" w:space="0" w:color="auto"/>
            <w:bottom w:val="none" w:sz="0" w:space="0" w:color="auto"/>
            <w:right w:val="none" w:sz="0" w:space="0" w:color="auto"/>
          </w:divBdr>
        </w:div>
        <w:div w:id="312225009">
          <w:marLeft w:val="1166"/>
          <w:marRight w:val="0"/>
          <w:marTop w:val="72"/>
          <w:marBottom w:val="0"/>
          <w:divBdr>
            <w:top w:val="none" w:sz="0" w:space="0" w:color="auto"/>
            <w:left w:val="none" w:sz="0" w:space="0" w:color="auto"/>
            <w:bottom w:val="none" w:sz="0" w:space="0" w:color="auto"/>
            <w:right w:val="none" w:sz="0" w:space="0" w:color="auto"/>
          </w:divBdr>
        </w:div>
        <w:div w:id="324676264">
          <w:marLeft w:val="1800"/>
          <w:marRight w:val="0"/>
          <w:marTop w:val="62"/>
          <w:marBottom w:val="0"/>
          <w:divBdr>
            <w:top w:val="none" w:sz="0" w:space="0" w:color="auto"/>
            <w:left w:val="none" w:sz="0" w:space="0" w:color="auto"/>
            <w:bottom w:val="none" w:sz="0" w:space="0" w:color="auto"/>
            <w:right w:val="none" w:sz="0" w:space="0" w:color="auto"/>
          </w:divBdr>
        </w:div>
        <w:div w:id="423191252">
          <w:marLeft w:val="1800"/>
          <w:marRight w:val="0"/>
          <w:marTop w:val="62"/>
          <w:marBottom w:val="0"/>
          <w:divBdr>
            <w:top w:val="none" w:sz="0" w:space="0" w:color="auto"/>
            <w:left w:val="none" w:sz="0" w:space="0" w:color="auto"/>
            <w:bottom w:val="none" w:sz="0" w:space="0" w:color="auto"/>
            <w:right w:val="none" w:sz="0" w:space="0" w:color="auto"/>
          </w:divBdr>
        </w:div>
        <w:div w:id="556279205">
          <w:marLeft w:val="547"/>
          <w:marRight w:val="0"/>
          <w:marTop w:val="86"/>
          <w:marBottom w:val="0"/>
          <w:divBdr>
            <w:top w:val="none" w:sz="0" w:space="0" w:color="auto"/>
            <w:left w:val="none" w:sz="0" w:space="0" w:color="auto"/>
            <w:bottom w:val="none" w:sz="0" w:space="0" w:color="auto"/>
            <w:right w:val="none" w:sz="0" w:space="0" w:color="auto"/>
          </w:divBdr>
        </w:div>
        <w:div w:id="696931181">
          <w:marLeft w:val="1166"/>
          <w:marRight w:val="0"/>
          <w:marTop w:val="72"/>
          <w:marBottom w:val="0"/>
          <w:divBdr>
            <w:top w:val="none" w:sz="0" w:space="0" w:color="auto"/>
            <w:left w:val="none" w:sz="0" w:space="0" w:color="auto"/>
            <w:bottom w:val="none" w:sz="0" w:space="0" w:color="auto"/>
            <w:right w:val="none" w:sz="0" w:space="0" w:color="auto"/>
          </w:divBdr>
        </w:div>
        <w:div w:id="994723225">
          <w:marLeft w:val="1166"/>
          <w:marRight w:val="0"/>
          <w:marTop w:val="72"/>
          <w:marBottom w:val="0"/>
          <w:divBdr>
            <w:top w:val="none" w:sz="0" w:space="0" w:color="auto"/>
            <w:left w:val="none" w:sz="0" w:space="0" w:color="auto"/>
            <w:bottom w:val="none" w:sz="0" w:space="0" w:color="auto"/>
            <w:right w:val="none" w:sz="0" w:space="0" w:color="auto"/>
          </w:divBdr>
        </w:div>
        <w:div w:id="1097674016">
          <w:marLeft w:val="1800"/>
          <w:marRight w:val="0"/>
          <w:marTop w:val="62"/>
          <w:marBottom w:val="0"/>
          <w:divBdr>
            <w:top w:val="none" w:sz="0" w:space="0" w:color="auto"/>
            <w:left w:val="none" w:sz="0" w:space="0" w:color="auto"/>
            <w:bottom w:val="none" w:sz="0" w:space="0" w:color="auto"/>
            <w:right w:val="none" w:sz="0" w:space="0" w:color="auto"/>
          </w:divBdr>
        </w:div>
        <w:div w:id="1104304219">
          <w:marLeft w:val="1166"/>
          <w:marRight w:val="0"/>
          <w:marTop w:val="72"/>
          <w:marBottom w:val="0"/>
          <w:divBdr>
            <w:top w:val="none" w:sz="0" w:space="0" w:color="auto"/>
            <w:left w:val="none" w:sz="0" w:space="0" w:color="auto"/>
            <w:bottom w:val="none" w:sz="0" w:space="0" w:color="auto"/>
            <w:right w:val="none" w:sz="0" w:space="0" w:color="auto"/>
          </w:divBdr>
        </w:div>
        <w:div w:id="1209688138">
          <w:marLeft w:val="1166"/>
          <w:marRight w:val="0"/>
          <w:marTop w:val="72"/>
          <w:marBottom w:val="0"/>
          <w:divBdr>
            <w:top w:val="none" w:sz="0" w:space="0" w:color="auto"/>
            <w:left w:val="none" w:sz="0" w:space="0" w:color="auto"/>
            <w:bottom w:val="none" w:sz="0" w:space="0" w:color="auto"/>
            <w:right w:val="none" w:sz="0" w:space="0" w:color="auto"/>
          </w:divBdr>
        </w:div>
        <w:div w:id="1454009633">
          <w:marLeft w:val="1800"/>
          <w:marRight w:val="0"/>
          <w:marTop w:val="62"/>
          <w:marBottom w:val="0"/>
          <w:divBdr>
            <w:top w:val="none" w:sz="0" w:space="0" w:color="auto"/>
            <w:left w:val="none" w:sz="0" w:space="0" w:color="auto"/>
            <w:bottom w:val="none" w:sz="0" w:space="0" w:color="auto"/>
            <w:right w:val="none" w:sz="0" w:space="0" w:color="auto"/>
          </w:divBdr>
        </w:div>
        <w:div w:id="1647199524">
          <w:marLeft w:val="1166"/>
          <w:marRight w:val="0"/>
          <w:marTop w:val="72"/>
          <w:marBottom w:val="0"/>
          <w:divBdr>
            <w:top w:val="none" w:sz="0" w:space="0" w:color="auto"/>
            <w:left w:val="none" w:sz="0" w:space="0" w:color="auto"/>
            <w:bottom w:val="none" w:sz="0" w:space="0" w:color="auto"/>
            <w:right w:val="none" w:sz="0" w:space="0" w:color="auto"/>
          </w:divBdr>
        </w:div>
        <w:div w:id="1695956476">
          <w:marLeft w:val="1166"/>
          <w:marRight w:val="0"/>
          <w:marTop w:val="72"/>
          <w:marBottom w:val="0"/>
          <w:divBdr>
            <w:top w:val="none" w:sz="0" w:space="0" w:color="auto"/>
            <w:left w:val="none" w:sz="0" w:space="0" w:color="auto"/>
            <w:bottom w:val="none" w:sz="0" w:space="0" w:color="auto"/>
            <w:right w:val="none" w:sz="0" w:space="0" w:color="auto"/>
          </w:divBdr>
        </w:div>
        <w:div w:id="1771000873">
          <w:marLeft w:val="1166"/>
          <w:marRight w:val="0"/>
          <w:marTop w:val="72"/>
          <w:marBottom w:val="0"/>
          <w:divBdr>
            <w:top w:val="none" w:sz="0" w:space="0" w:color="auto"/>
            <w:left w:val="none" w:sz="0" w:space="0" w:color="auto"/>
            <w:bottom w:val="none" w:sz="0" w:space="0" w:color="auto"/>
            <w:right w:val="none" w:sz="0" w:space="0" w:color="auto"/>
          </w:divBdr>
        </w:div>
        <w:div w:id="1870144670">
          <w:marLeft w:val="1800"/>
          <w:marRight w:val="0"/>
          <w:marTop w:val="62"/>
          <w:marBottom w:val="0"/>
          <w:divBdr>
            <w:top w:val="none" w:sz="0" w:space="0" w:color="auto"/>
            <w:left w:val="none" w:sz="0" w:space="0" w:color="auto"/>
            <w:bottom w:val="none" w:sz="0" w:space="0" w:color="auto"/>
            <w:right w:val="none" w:sz="0" w:space="0" w:color="auto"/>
          </w:divBdr>
        </w:div>
        <w:div w:id="1917276432">
          <w:marLeft w:val="1166"/>
          <w:marRight w:val="0"/>
          <w:marTop w:val="72"/>
          <w:marBottom w:val="0"/>
          <w:divBdr>
            <w:top w:val="none" w:sz="0" w:space="0" w:color="auto"/>
            <w:left w:val="none" w:sz="0" w:space="0" w:color="auto"/>
            <w:bottom w:val="none" w:sz="0" w:space="0" w:color="auto"/>
            <w:right w:val="none" w:sz="0" w:space="0" w:color="auto"/>
          </w:divBdr>
        </w:div>
        <w:div w:id="2008558194">
          <w:marLeft w:val="1166"/>
          <w:marRight w:val="0"/>
          <w:marTop w:val="72"/>
          <w:marBottom w:val="0"/>
          <w:divBdr>
            <w:top w:val="none" w:sz="0" w:space="0" w:color="auto"/>
            <w:left w:val="none" w:sz="0" w:space="0" w:color="auto"/>
            <w:bottom w:val="none" w:sz="0" w:space="0" w:color="auto"/>
            <w:right w:val="none" w:sz="0" w:space="0" w:color="auto"/>
          </w:divBdr>
        </w:div>
        <w:div w:id="2080521186">
          <w:marLeft w:val="1166"/>
          <w:marRight w:val="0"/>
          <w:marTop w:val="72"/>
          <w:marBottom w:val="0"/>
          <w:divBdr>
            <w:top w:val="none" w:sz="0" w:space="0" w:color="auto"/>
            <w:left w:val="none" w:sz="0" w:space="0" w:color="auto"/>
            <w:bottom w:val="none" w:sz="0" w:space="0" w:color="auto"/>
            <w:right w:val="none" w:sz="0" w:space="0" w:color="auto"/>
          </w:divBdr>
        </w:div>
        <w:div w:id="2121532083">
          <w:marLeft w:val="547"/>
          <w:marRight w:val="0"/>
          <w:marTop w:val="86"/>
          <w:marBottom w:val="0"/>
          <w:divBdr>
            <w:top w:val="none" w:sz="0" w:space="0" w:color="auto"/>
            <w:left w:val="none" w:sz="0" w:space="0" w:color="auto"/>
            <w:bottom w:val="none" w:sz="0" w:space="0" w:color="auto"/>
            <w:right w:val="none" w:sz="0" w:space="0" w:color="auto"/>
          </w:divBdr>
        </w:div>
        <w:div w:id="2135326374">
          <w:marLeft w:val="547"/>
          <w:marRight w:val="0"/>
          <w:marTop w:val="86"/>
          <w:marBottom w:val="0"/>
          <w:divBdr>
            <w:top w:val="none" w:sz="0" w:space="0" w:color="auto"/>
            <w:left w:val="none" w:sz="0" w:space="0" w:color="auto"/>
            <w:bottom w:val="none" w:sz="0" w:space="0" w:color="auto"/>
            <w:right w:val="none" w:sz="0" w:space="0" w:color="auto"/>
          </w:divBdr>
        </w:div>
      </w:divsChild>
    </w:div>
    <w:div w:id="350299675">
      <w:bodyDiv w:val="1"/>
      <w:marLeft w:val="0"/>
      <w:marRight w:val="0"/>
      <w:marTop w:val="0"/>
      <w:marBottom w:val="0"/>
      <w:divBdr>
        <w:top w:val="none" w:sz="0" w:space="0" w:color="auto"/>
        <w:left w:val="none" w:sz="0" w:space="0" w:color="auto"/>
        <w:bottom w:val="none" w:sz="0" w:space="0" w:color="auto"/>
        <w:right w:val="none" w:sz="0" w:space="0" w:color="auto"/>
      </w:divBdr>
    </w:div>
    <w:div w:id="350648568">
      <w:bodyDiv w:val="1"/>
      <w:marLeft w:val="0"/>
      <w:marRight w:val="0"/>
      <w:marTop w:val="0"/>
      <w:marBottom w:val="0"/>
      <w:divBdr>
        <w:top w:val="none" w:sz="0" w:space="0" w:color="auto"/>
        <w:left w:val="none" w:sz="0" w:space="0" w:color="auto"/>
        <w:bottom w:val="none" w:sz="0" w:space="0" w:color="auto"/>
        <w:right w:val="none" w:sz="0" w:space="0" w:color="auto"/>
      </w:divBdr>
      <w:divsChild>
        <w:div w:id="16779662">
          <w:marLeft w:val="1800"/>
          <w:marRight w:val="0"/>
          <w:marTop w:val="100"/>
          <w:marBottom w:val="0"/>
          <w:divBdr>
            <w:top w:val="none" w:sz="0" w:space="0" w:color="auto"/>
            <w:left w:val="none" w:sz="0" w:space="0" w:color="auto"/>
            <w:bottom w:val="none" w:sz="0" w:space="0" w:color="auto"/>
            <w:right w:val="none" w:sz="0" w:space="0" w:color="auto"/>
          </w:divBdr>
        </w:div>
        <w:div w:id="250703441">
          <w:marLeft w:val="1800"/>
          <w:marRight w:val="0"/>
          <w:marTop w:val="100"/>
          <w:marBottom w:val="0"/>
          <w:divBdr>
            <w:top w:val="none" w:sz="0" w:space="0" w:color="auto"/>
            <w:left w:val="none" w:sz="0" w:space="0" w:color="auto"/>
            <w:bottom w:val="none" w:sz="0" w:space="0" w:color="auto"/>
            <w:right w:val="none" w:sz="0" w:space="0" w:color="auto"/>
          </w:divBdr>
        </w:div>
        <w:div w:id="265580748">
          <w:marLeft w:val="1800"/>
          <w:marRight w:val="0"/>
          <w:marTop w:val="100"/>
          <w:marBottom w:val="0"/>
          <w:divBdr>
            <w:top w:val="none" w:sz="0" w:space="0" w:color="auto"/>
            <w:left w:val="none" w:sz="0" w:space="0" w:color="auto"/>
            <w:bottom w:val="none" w:sz="0" w:space="0" w:color="auto"/>
            <w:right w:val="none" w:sz="0" w:space="0" w:color="auto"/>
          </w:divBdr>
        </w:div>
        <w:div w:id="289476456">
          <w:marLeft w:val="1080"/>
          <w:marRight w:val="0"/>
          <w:marTop w:val="100"/>
          <w:marBottom w:val="0"/>
          <w:divBdr>
            <w:top w:val="none" w:sz="0" w:space="0" w:color="auto"/>
            <w:left w:val="none" w:sz="0" w:space="0" w:color="auto"/>
            <w:bottom w:val="none" w:sz="0" w:space="0" w:color="auto"/>
            <w:right w:val="none" w:sz="0" w:space="0" w:color="auto"/>
          </w:divBdr>
        </w:div>
        <w:div w:id="313607614">
          <w:marLeft w:val="1080"/>
          <w:marRight w:val="0"/>
          <w:marTop w:val="100"/>
          <w:marBottom w:val="0"/>
          <w:divBdr>
            <w:top w:val="none" w:sz="0" w:space="0" w:color="auto"/>
            <w:left w:val="none" w:sz="0" w:space="0" w:color="auto"/>
            <w:bottom w:val="none" w:sz="0" w:space="0" w:color="auto"/>
            <w:right w:val="none" w:sz="0" w:space="0" w:color="auto"/>
          </w:divBdr>
        </w:div>
        <w:div w:id="343022163">
          <w:marLeft w:val="1800"/>
          <w:marRight w:val="0"/>
          <w:marTop w:val="100"/>
          <w:marBottom w:val="0"/>
          <w:divBdr>
            <w:top w:val="none" w:sz="0" w:space="0" w:color="auto"/>
            <w:left w:val="none" w:sz="0" w:space="0" w:color="auto"/>
            <w:bottom w:val="none" w:sz="0" w:space="0" w:color="auto"/>
            <w:right w:val="none" w:sz="0" w:space="0" w:color="auto"/>
          </w:divBdr>
        </w:div>
        <w:div w:id="938677167">
          <w:marLeft w:val="1800"/>
          <w:marRight w:val="0"/>
          <w:marTop w:val="100"/>
          <w:marBottom w:val="0"/>
          <w:divBdr>
            <w:top w:val="none" w:sz="0" w:space="0" w:color="auto"/>
            <w:left w:val="none" w:sz="0" w:space="0" w:color="auto"/>
            <w:bottom w:val="none" w:sz="0" w:space="0" w:color="auto"/>
            <w:right w:val="none" w:sz="0" w:space="0" w:color="auto"/>
          </w:divBdr>
        </w:div>
        <w:div w:id="971401952">
          <w:marLeft w:val="360"/>
          <w:marRight w:val="0"/>
          <w:marTop w:val="200"/>
          <w:marBottom w:val="0"/>
          <w:divBdr>
            <w:top w:val="none" w:sz="0" w:space="0" w:color="auto"/>
            <w:left w:val="none" w:sz="0" w:space="0" w:color="auto"/>
            <w:bottom w:val="none" w:sz="0" w:space="0" w:color="auto"/>
            <w:right w:val="none" w:sz="0" w:space="0" w:color="auto"/>
          </w:divBdr>
        </w:div>
        <w:div w:id="1585215894">
          <w:marLeft w:val="1080"/>
          <w:marRight w:val="0"/>
          <w:marTop w:val="100"/>
          <w:marBottom w:val="0"/>
          <w:divBdr>
            <w:top w:val="none" w:sz="0" w:space="0" w:color="auto"/>
            <w:left w:val="none" w:sz="0" w:space="0" w:color="auto"/>
            <w:bottom w:val="none" w:sz="0" w:space="0" w:color="auto"/>
            <w:right w:val="none" w:sz="0" w:space="0" w:color="auto"/>
          </w:divBdr>
        </w:div>
        <w:div w:id="1790902633">
          <w:marLeft w:val="2520"/>
          <w:marRight w:val="0"/>
          <w:marTop w:val="100"/>
          <w:marBottom w:val="0"/>
          <w:divBdr>
            <w:top w:val="none" w:sz="0" w:space="0" w:color="auto"/>
            <w:left w:val="none" w:sz="0" w:space="0" w:color="auto"/>
            <w:bottom w:val="none" w:sz="0" w:space="0" w:color="auto"/>
            <w:right w:val="none" w:sz="0" w:space="0" w:color="auto"/>
          </w:divBdr>
        </w:div>
      </w:divsChild>
    </w:div>
    <w:div w:id="350760884">
      <w:bodyDiv w:val="1"/>
      <w:marLeft w:val="0"/>
      <w:marRight w:val="0"/>
      <w:marTop w:val="0"/>
      <w:marBottom w:val="0"/>
      <w:divBdr>
        <w:top w:val="none" w:sz="0" w:space="0" w:color="auto"/>
        <w:left w:val="none" w:sz="0" w:space="0" w:color="auto"/>
        <w:bottom w:val="none" w:sz="0" w:space="0" w:color="auto"/>
        <w:right w:val="none" w:sz="0" w:space="0" w:color="auto"/>
      </w:divBdr>
    </w:div>
    <w:div w:id="351107959">
      <w:bodyDiv w:val="1"/>
      <w:marLeft w:val="0"/>
      <w:marRight w:val="0"/>
      <w:marTop w:val="0"/>
      <w:marBottom w:val="0"/>
      <w:divBdr>
        <w:top w:val="none" w:sz="0" w:space="0" w:color="auto"/>
        <w:left w:val="none" w:sz="0" w:space="0" w:color="auto"/>
        <w:bottom w:val="none" w:sz="0" w:space="0" w:color="auto"/>
        <w:right w:val="none" w:sz="0" w:space="0" w:color="auto"/>
      </w:divBdr>
      <w:divsChild>
        <w:div w:id="792747942">
          <w:marLeft w:val="547"/>
          <w:marRight w:val="0"/>
          <w:marTop w:val="154"/>
          <w:marBottom w:val="0"/>
          <w:divBdr>
            <w:top w:val="none" w:sz="0" w:space="0" w:color="auto"/>
            <w:left w:val="none" w:sz="0" w:space="0" w:color="auto"/>
            <w:bottom w:val="none" w:sz="0" w:space="0" w:color="auto"/>
            <w:right w:val="none" w:sz="0" w:space="0" w:color="auto"/>
          </w:divBdr>
        </w:div>
        <w:div w:id="1146512502">
          <w:marLeft w:val="1166"/>
          <w:marRight w:val="0"/>
          <w:marTop w:val="134"/>
          <w:marBottom w:val="0"/>
          <w:divBdr>
            <w:top w:val="none" w:sz="0" w:space="0" w:color="auto"/>
            <w:left w:val="none" w:sz="0" w:space="0" w:color="auto"/>
            <w:bottom w:val="none" w:sz="0" w:space="0" w:color="auto"/>
            <w:right w:val="none" w:sz="0" w:space="0" w:color="auto"/>
          </w:divBdr>
        </w:div>
        <w:div w:id="1754231187">
          <w:marLeft w:val="547"/>
          <w:marRight w:val="0"/>
          <w:marTop w:val="154"/>
          <w:marBottom w:val="0"/>
          <w:divBdr>
            <w:top w:val="none" w:sz="0" w:space="0" w:color="auto"/>
            <w:left w:val="none" w:sz="0" w:space="0" w:color="auto"/>
            <w:bottom w:val="none" w:sz="0" w:space="0" w:color="auto"/>
            <w:right w:val="none" w:sz="0" w:space="0" w:color="auto"/>
          </w:divBdr>
        </w:div>
      </w:divsChild>
    </w:div>
    <w:div w:id="351108974">
      <w:bodyDiv w:val="1"/>
      <w:marLeft w:val="0"/>
      <w:marRight w:val="0"/>
      <w:marTop w:val="0"/>
      <w:marBottom w:val="0"/>
      <w:divBdr>
        <w:top w:val="none" w:sz="0" w:space="0" w:color="auto"/>
        <w:left w:val="none" w:sz="0" w:space="0" w:color="auto"/>
        <w:bottom w:val="none" w:sz="0" w:space="0" w:color="auto"/>
        <w:right w:val="none" w:sz="0" w:space="0" w:color="auto"/>
      </w:divBdr>
      <w:divsChild>
        <w:div w:id="1692410279">
          <w:marLeft w:val="547"/>
          <w:marRight w:val="0"/>
          <w:marTop w:val="154"/>
          <w:marBottom w:val="0"/>
          <w:divBdr>
            <w:top w:val="none" w:sz="0" w:space="0" w:color="auto"/>
            <w:left w:val="none" w:sz="0" w:space="0" w:color="auto"/>
            <w:bottom w:val="none" w:sz="0" w:space="0" w:color="auto"/>
            <w:right w:val="none" w:sz="0" w:space="0" w:color="auto"/>
          </w:divBdr>
        </w:div>
      </w:divsChild>
    </w:div>
    <w:div w:id="351882679">
      <w:bodyDiv w:val="1"/>
      <w:marLeft w:val="0"/>
      <w:marRight w:val="0"/>
      <w:marTop w:val="0"/>
      <w:marBottom w:val="0"/>
      <w:divBdr>
        <w:top w:val="none" w:sz="0" w:space="0" w:color="auto"/>
        <w:left w:val="none" w:sz="0" w:space="0" w:color="auto"/>
        <w:bottom w:val="none" w:sz="0" w:space="0" w:color="auto"/>
        <w:right w:val="none" w:sz="0" w:space="0" w:color="auto"/>
      </w:divBdr>
      <w:divsChild>
        <w:div w:id="574434431">
          <w:marLeft w:val="1166"/>
          <w:marRight w:val="0"/>
          <w:marTop w:val="115"/>
          <w:marBottom w:val="0"/>
          <w:divBdr>
            <w:top w:val="none" w:sz="0" w:space="0" w:color="auto"/>
            <w:left w:val="none" w:sz="0" w:space="0" w:color="auto"/>
            <w:bottom w:val="none" w:sz="0" w:space="0" w:color="auto"/>
            <w:right w:val="none" w:sz="0" w:space="0" w:color="auto"/>
          </w:divBdr>
        </w:div>
        <w:div w:id="1934821514">
          <w:marLeft w:val="1166"/>
          <w:marRight w:val="0"/>
          <w:marTop w:val="115"/>
          <w:marBottom w:val="0"/>
          <w:divBdr>
            <w:top w:val="none" w:sz="0" w:space="0" w:color="auto"/>
            <w:left w:val="none" w:sz="0" w:space="0" w:color="auto"/>
            <w:bottom w:val="none" w:sz="0" w:space="0" w:color="auto"/>
            <w:right w:val="none" w:sz="0" w:space="0" w:color="auto"/>
          </w:divBdr>
        </w:div>
      </w:divsChild>
    </w:div>
    <w:div w:id="351954033">
      <w:bodyDiv w:val="1"/>
      <w:marLeft w:val="0"/>
      <w:marRight w:val="0"/>
      <w:marTop w:val="0"/>
      <w:marBottom w:val="0"/>
      <w:divBdr>
        <w:top w:val="none" w:sz="0" w:space="0" w:color="auto"/>
        <w:left w:val="none" w:sz="0" w:space="0" w:color="auto"/>
        <w:bottom w:val="none" w:sz="0" w:space="0" w:color="auto"/>
        <w:right w:val="none" w:sz="0" w:space="0" w:color="auto"/>
      </w:divBdr>
      <w:divsChild>
        <w:div w:id="413666022">
          <w:marLeft w:val="1166"/>
          <w:marRight w:val="0"/>
          <w:marTop w:val="96"/>
          <w:marBottom w:val="0"/>
          <w:divBdr>
            <w:top w:val="none" w:sz="0" w:space="0" w:color="auto"/>
            <w:left w:val="none" w:sz="0" w:space="0" w:color="auto"/>
            <w:bottom w:val="none" w:sz="0" w:space="0" w:color="auto"/>
            <w:right w:val="none" w:sz="0" w:space="0" w:color="auto"/>
          </w:divBdr>
        </w:div>
        <w:div w:id="557477825">
          <w:marLeft w:val="547"/>
          <w:marRight w:val="0"/>
          <w:marTop w:val="115"/>
          <w:marBottom w:val="0"/>
          <w:divBdr>
            <w:top w:val="none" w:sz="0" w:space="0" w:color="auto"/>
            <w:left w:val="none" w:sz="0" w:space="0" w:color="auto"/>
            <w:bottom w:val="none" w:sz="0" w:space="0" w:color="auto"/>
            <w:right w:val="none" w:sz="0" w:space="0" w:color="auto"/>
          </w:divBdr>
        </w:div>
      </w:divsChild>
    </w:div>
    <w:div w:id="352271689">
      <w:bodyDiv w:val="1"/>
      <w:marLeft w:val="0"/>
      <w:marRight w:val="0"/>
      <w:marTop w:val="0"/>
      <w:marBottom w:val="0"/>
      <w:divBdr>
        <w:top w:val="none" w:sz="0" w:space="0" w:color="auto"/>
        <w:left w:val="none" w:sz="0" w:space="0" w:color="auto"/>
        <w:bottom w:val="none" w:sz="0" w:space="0" w:color="auto"/>
        <w:right w:val="none" w:sz="0" w:space="0" w:color="auto"/>
      </w:divBdr>
      <w:divsChild>
        <w:div w:id="792287792">
          <w:marLeft w:val="0"/>
          <w:marRight w:val="0"/>
          <w:marTop w:val="0"/>
          <w:marBottom w:val="0"/>
          <w:divBdr>
            <w:top w:val="none" w:sz="0" w:space="0" w:color="auto"/>
            <w:left w:val="none" w:sz="0" w:space="0" w:color="auto"/>
            <w:bottom w:val="none" w:sz="0" w:space="0" w:color="auto"/>
            <w:right w:val="none" w:sz="0" w:space="0" w:color="auto"/>
          </w:divBdr>
          <w:divsChild>
            <w:div w:id="367413736">
              <w:marLeft w:val="0"/>
              <w:marRight w:val="0"/>
              <w:marTop w:val="0"/>
              <w:marBottom w:val="0"/>
              <w:divBdr>
                <w:top w:val="none" w:sz="0" w:space="0" w:color="auto"/>
                <w:left w:val="none" w:sz="0" w:space="0" w:color="auto"/>
                <w:bottom w:val="none" w:sz="0" w:space="0" w:color="auto"/>
                <w:right w:val="none" w:sz="0" w:space="0" w:color="auto"/>
              </w:divBdr>
            </w:div>
            <w:div w:id="1113938135">
              <w:marLeft w:val="0"/>
              <w:marRight w:val="0"/>
              <w:marTop w:val="0"/>
              <w:marBottom w:val="0"/>
              <w:divBdr>
                <w:top w:val="none" w:sz="0" w:space="0" w:color="auto"/>
                <w:left w:val="none" w:sz="0" w:space="0" w:color="auto"/>
                <w:bottom w:val="none" w:sz="0" w:space="0" w:color="auto"/>
                <w:right w:val="none" w:sz="0" w:space="0" w:color="auto"/>
              </w:divBdr>
            </w:div>
            <w:div w:id="1114638779">
              <w:marLeft w:val="0"/>
              <w:marRight w:val="0"/>
              <w:marTop w:val="0"/>
              <w:marBottom w:val="0"/>
              <w:divBdr>
                <w:top w:val="none" w:sz="0" w:space="0" w:color="auto"/>
                <w:left w:val="none" w:sz="0" w:space="0" w:color="auto"/>
                <w:bottom w:val="none" w:sz="0" w:space="0" w:color="auto"/>
                <w:right w:val="none" w:sz="0" w:space="0" w:color="auto"/>
              </w:divBdr>
            </w:div>
            <w:div w:id="1152864546">
              <w:marLeft w:val="0"/>
              <w:marRight w:val="0"/>
              <w:marTop w:val="0"/>
              <w:marBottom w:val="0"/>
              <w:divBdr>
                <w:top w:val="none" w:sz="0" w:space="0" w:color="auto"/>
                <w:left w:val="none" w:sz="0" w:space="0" w:color="auto"/>
                <w:bottom w:val="none" w:sz="0" w:space="0" w:color="auto"/>
                <w:right w:val="none" w:sz="0" w:space="0" w:color="auto"/>
              </w:divBdr>
            </w:div>
            <w:div w:id="1183398842">
              <w:marLeft w:val="0"/>
              <w:marRight w:val="0"/>
              <w:marTop w:val="0"/>
              <w:marBottom w:val="0"/>
              <w:divBdr>
                <w:top w:val="none" w:sz="0" w:space="0" w:color="auto"/>
                <w:left w:val="none" w:sz="0" w:space="0" w:color="auto"/>
                <w:bottom w:val="none" w:sz="0" w:space="0" w:color="auto"/>
                <w:right w:val="none" w:sz="0" w:space="0" w:color="auto"/>
              </w:divBdr>
            </w:div>
            <w:div w:id="1479686666">
              <w:marLeft w:val="0"/>
              <w:marRight w:val="0"/>
              <w:marTop w:val="0"/>
              <w:marBottom w:val="0"/>
              <w:divBdr>
                <w:top w:val="none" w:sz="0" w:space="0" w:color="auto"/>
                <w:left w:val="none" w:sz="0" w:space="0" w:color="auto"/>
                <w:bottom w:val="none" w:sz="0" w:space="0" w:color="auto"/>
                <w:right w:val="none" w:sz="0" w:space="0" w:color="auto"/>
              </w:divBdr>
            </w:div>
            <w:div w:id="148111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072774">
      <w:bodyDiv w:val="1"/>
      <w:marLeft w:val="0"/>
      <w:marRight w:val="0"/>
      <w:marTop w:val="0"/>
      <w:marBottom w:val="0"/>
      <w:divBdr>
        <w:top w:val="none" w:sz="0" w:space="0" w:color="auto"/>
        <w:left w:val="none" w:sz="0" w:space="0" w:color="auto"/>
        <w:bottom w:val="none" w:sz="0" w:space="0" w:color="auto"/>
        <w:right w:val="none" w:sz="0" w:space="0" w:color="auto"/>
      </w:divBdr>
    </w:div>
    <w:div w:id="353195211">
      <w:bodyDiv w:val="1"/>
      <w:marLeft w:val="0"/>
      <w:marRight w:val="0"/>
      <w:marTop w:val="0"/>
      <w:marBottom w:val="0"/>
      <w:divBdr>
        <w:top w:val="none" w:sz="0" w:space="0" w:color="auto"/>
        <w:left w:val="none" w:sz="0" w:space="0" w:color="auto"/>
        <w:bottom w:val="none" w:sz="0" w:space="0" w:color="auto"/>
        <w:right w:val="none" w:sz="0" w:space="0" w:color="auto"/>
      </w:divBdr>
    </w:div>
    <w:div w:id="353389196">
      <w:bodyDiv w:val="1"/>
      <w:marLeft w:val="0"/>
      <w:marRight w:val="0"/>
      <w:marTop w:val="0"/>
      <w:marBottom w:val="0"/>
      <w:divBdr>
        <w:top w:val="none" w:sz="0" w:space="0" w:color="auto"/>
        <w:left w:val="none" w:sz="0" w:space="0" w:color="auto"/>
        <w:bottom w:val="none" w:sz="0" w:space="0" w:color="auto"/>
        <w:right w:val="none" w:sz="0" w:space="0" w:color="auto"/>
      </w:divBdr>
    </w:div>
    <w:div w:id="353919046">
      <w:bodyDiv w:val="1"/>
      <w:marLeft w:val="0"/>
      <w:marRight w:val="0"/>
      <w:marTop w:val="0"/>
      <w:marBottom w:val="0"/>
      <w:divBdr>
        <w:top w:val="none" w:sz="0" w:space="0" w:color="auto"/>
        <w:left w:val="none" w:sz="0" w:space="0" w:color="auto"/>
        <w:bottom w:val="none" w:sz="0" w:space="0" w:color="auto"/>
        <w:right w:val="none" w:sz="0" w:space="0" w:color="auto"/>
      </w:divBdr>
    </w:div>
    <w:div w:id="353961649">
      <w:bodyDiv w:val="1"/>
      <w:marLeft w:val="0"/>
      <w:marRight w:val="0"/>
      <w:marTop w:val="0"/>
      <w:marBottom w:val="0"/>
      <w:divBdr>
        <w:top w:val="none" w:sz="0" w:space="0" w:color="auto"/>
        <w:left w:val="none" w:sz="0" w:space="0" w:color="auto"/>
        <w:bottom w:val="none" w:sz="0" w:space="0" w:color="auto"/>
        <w:right w:val="none" w:sz="0" w:space="0" w:color="auto"/>
      </w:divBdr>
      <w:divsChild>
        <w:div w:id="866063225">
          <w:marLeft w:val="0"/>
          <w:marRight w:val="0"/>
          <w:marTop w:val="0"/>
          <w:marBottom w:val="0"/>
          <w:divBdr>
            <w:top w:val="none" w:sz="0" w:space="0" w:color="auto"/>
            <w:left w:val="none" w:sz="0" w:space="0" w:color="auto"/>
            <w:bottom w:val="none" w:sz="0" w:space="0" w:color="auto"/>
            <w:right w:val="none" w:sz="0" w:space="0" w:color="auto"/>
          </w:divBdr>
          <w:divsChild>
            <w:div w:id="209345637">
              <w:marLeft w:val="0"/>
              <w:marRight w:val="0"/>
              <w:marTop w:val="0"/>
              <w:marBottom w:val="0"/>
              <w:divBdr>
                <w:top w:val="none" w:sz="0" w:space="0" w:color="auto"/>
                <w:left w:val="none" w:sz="0" w:space="0" w:color="auto"/>
                <w:bottom w:val="none" w:sz="0" w:space="0" w:color="auto"/>
                <w:right w:val="none" w:sz="0" w:space="0" w:color="auto"/>
              </w:divBdr>
            </w:div>
            <w:div w:id="1225065628">
              <w:marLeft w:val="0"/>
              <w:marRight w:val="0"/>
              <w:marTop w:val="0"/>
              <w:marBottom w:val="0"/>
              <w:divBdr>
                <w:top w:val="none" w:sz="0" w:space="0" w:color="auto"/>
                <w:left w:val="none" w:sz="0" w:space="0" w:color="auto"/>
                <w:bottom w:val="none" w:sz="0" w:space="0" w:color="auto"/>
                <w:right w:val="none" w:sz="0" w:space="0" w:color="auto"/>
              </w:divBdr>
            </w:div>
            <w:div w:id="1653102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965605">
      <w:bodyDiv w:val="1"/>
      <w:marLeft w:val="0"/>
      <w:marRight w:val="0"/>
      <w:marTop w:val="0"/>
      <w:marBottom w:val="0"/>
      <w:divBdr>
        <w:top w:val="none" w:sz="0" w:space="0" w:color="auto"/>
        <w:left w:val="none" w:sz="0" w:space="0" w:color="auto"/>
        <w:bottom w:val="none" w:sz="0" w:space="0" w:color="auto"/>
        <w:right w:val="none" w:sz="0" w:space="0" w:color="auto"/>
      </w:divBdr>
    </w:div>
    <w:div w:id="354112370">
      <w:bodyDiv w:val="1"/>
      <w:marLeft w:val="0"/>
      <w:marRight w:val="0"/>
      <w:marTop w:val="0"/>
      <w:marBottom w:val="0"/>
      <w:divBdr>
        <w:top w:val="none" w:sz="0" w:space="0" w:color="auto"/>
        <w:left w:val="none" w:sz="0" w:space="0" w:color="auto"/>
        <w:bottom w:val="none" w:sz="0" w:space="0" w:color="auto"/>
        <w:right w:val="none" w:sz="0" w:space="0" w:color="auto"/>
      </w:divBdr>
    </w:div>
    <w:div w:id="356195492">
      <w:bodyDiv w:val="1"/>
      <w:marLeft w:val="0"/>
      <w:marRight w:val="0"/>
      <w:marTop w:val="0"/>
      <w:marBottom w:val="0"/>
      <w:divBdr>
        <w:top w:val="none" w:sz="0" w:space="0" w:color="auto"/>
        <w:left w:val="none" w:sz="0" w:space="0" w:color="auto"/>
        <w:bottom w:val="none" w:sz="0" w:space="0" w:color="auto"/>
        <w:right w:val="none" w:sz="0" w:space="0" w:color="auto"/>
      </w:divBdr>
    </w:div>
    <w:div w:id="356853904">
      <w:bodyDiv w:val="1"/>
      <w:marLeft w:val="0"/>
      <w:marRight w:val="0"/>
      <w:marTop w:val="0"/>
      <w:marBottom w:val="0"/>
      <w:divBdr>
        <w:top w:val="none" w:sz="0" w:space="0" w:color="auto"/>
        <w:left w:val="none" w:sz="0" w:space="0" w:color="auto"/>
        <w:bottom w:val="none" w:sz="0" w:space="0" w:color="auto"/>
        <w:right w:val="none" w:sz="0" w:space="0" w:color="auto"/>
      </w:divBdr>
    </w:div>
    <w:div w:id="358120737">
      <w:bodyDiv w:val="1"/>
      <w:marLeft w:val="0"/>
      <w:marRight w:val="0"/>
      <w:marTop w:val="0"/>
      <w:marBottom w:val="0"/>
      <w:divBdr>
        <w:top w:val="none" w:sz="0" w:space="0" w:color="auto"/>
        <w:left w:val="none" w:sz="0" w:space="0" w:color="auto"/>
        <w:bottom w:val="none" w:sz="0" w:space="0" w:color="auto"/>
        <w:right w:val="none" w:sz="0" w:space="0" w:color="auto"/>
      </w:divBdr>
    </w:div>
    <w:div w:id="358162370">
      <w:bodyDiv w:val="1"/>
      <w:marLeft w:val="0"/>
      <w:marRight w:val="0"/>
      <w:marTop w:val="0"/>
      <w:marBottom w:val="0"/>
      <w:divBdr>
        <w:top w:val="none" w:sz="0" w:space="0" w:color="auto"/>
        <w:left w:val="none" w:sz="0" w:space="0" w:color="auto"/>
        <w:bottom w:val="none" w:sz="0" w:space="0" w:color="auto"/>
        <w:right w:val="none" w:sz="0" w:space="0" w:color="auto"/>
      </w:divBdr>
    </w:div>
    <w:div w:id="359664533">
      <w:bodyDiv w:val="1"/>
      <w:marLeft w:val="0"/>
      <w:marRight w:val="0"/>
      <w:marTop w:val="0"/>
      <w:marBottom w:val="0"/>
      <w:divBdr>
        <w:top w:val="none" w:sz="0" w:space="0" w:color="auto"/>
        <w:left w:val="none" w:sz="0" w:space="0" w:color="auto"/>
        <w:bottom w:val="none" w:sz="0" w:space="0" w:color="auto"/>
        <w:right w:val="none" w:sz="0" w:space="0" w:color="auto"/>
      </w:divBdr>
    </w:div>
    <w:div w:id="360013518">
      <w:bodyDiv w:val="1"/>
      <w:marLeft w:val="0"/>
      <w:marRight w:val="0"/>
      <w:marTop w:val="0"/>
      <w:marBottom w:val="0"/>
      <w:divBdr>
        <w:top w:val="none" w:sz="0" w:space="0" w:color="auto"/>
        <w:left w:val="none" w:sz="0" w:space="0" w:color="auto"/>
        <w:bottom w:val="none" w:sz="0" w:space="0" w:color="auto"/>
        <w:right w:val="none" w:sz="0" w:space="0" w:color="auto"/>
      </w:divBdr>
    </w:div>
    <w:div w:id="361248927">
      <w:bodyDiv w:val="1"/>
      <w:marLeft w:val="0"/>
      <w:marRight w:val="0"/>
      <w:marTop w:val="0"/>
      <w:marBottom w:val="0"/>
      <w:divBdr>
        <w:top w:val="none" w:sz="0" w:space="0" w:color="auto"/>
        <w:left w:val="none" w:sz="0" w:space="0" w:color="auto"/>
        <w:bottom w:val="none" w:sz="0" w:space="0" w:color="auto"/>
        <w:right w:val="none" w:sz="0" w:space="0" w:color="auto"/>
      </w:divBdr>
    </w:div>
    <w:div w:id="361322834">
      <w:bodyDiv w:val="1"/>
      <w:marLeft w:val="0"/>
      <w:marRight w:val="0"/>
      <w:marTop w:val="0"/>
      <w:marBottom w:val="0"/>
      <w:divBdr>
        <w:top w:val="none" w:sz="0" w:space="0" w:color="auto"/>
        <w:left w:val="none" w:sz="0" w:space="0" w:color="auto"/>
        <w:bottom w:val="none" w:sz="0" w:space="0" w:color="auto"/>
        <w:right w:val="none" w:sz="0" w:space="0" w:color="auto"/>
      </w:divBdr>
    </w:div>
    <w:div w:id="361789652">
      <w:bodyDiv w:val="1"/>
      <w:marLeft w:val="0"/>
      <w:marRight w:val="0"/>
      <w:marTop w:val="0"/>
      <w:marBottom w:val="0"/>
      <w:divBdr>
        <w:top w:val="none" w:sz="0" w:space="0" w:color="auto"/>
        <w:left w:val="none" w:sz="0" w:space="0" w:color="auto"/>
        <w:bottom w:val="none" w:sz="0" w:space="0" w:color="auto"/>
        <w:right w:val="none" w:sz="0" w:space="0" w:color="auto"/>
      </w:divBdr>
      <w:divsChild>
        <w:div w:id="604771884">
          <w:marLeft w:val="1166"/>
          <w:marRight w:val="0"/>
          <w:marTop w:val="134"/>
          <w:marBottom w:val="0"/>
          <w:divBdr>
            <w:top w:val="none" w:sz="0" w:space="0" w:color="auto"/>
            <w:left w:val="none" w:sz="0" w:space="0" w:color="auto"/>
            <w:bottom w:val="none" w:sz="0" w:space="0" w:color="auto"/>
            <w:right w:val="none" w:sz="0" w:space="0" w:color="auto"/>
          </w:divBdr>
        </w:div>
        <w:div w:id="1939023009">
          <w:marLeft w:val="547"/>
          <w:marRight w:val="0"/>
          <w:marTop w:val="154"/>
          <w:marBottom w:val="0"/>
          <w:divBdr>
            <w:top w:val="none" w:sz="0" w:space="0" w:color="auto"/>
            <w:left w:val="none" w:sz="0" w:space="0" w:color="auto"/>
            <w:bottom w:val="none" w:sz="0" w:space="0" w:color="auto"/>
            <w:right w:val="none" w:sz="0" w:space="0" w:color="auto"/>
          </w:divBdr>
        </w:div>
      </w:divsChild>
    </w:div>
    <w:div w:id="361902052">
      <w:bodyDiv w:val="1"/>
      <w:marLeft w:val="0"/>
      <w:marRight w:val="0"/>
      <w:marTop w:val="0"/>
      <w:marBottom w:val="0"/>
      <w:divBdr>
        <w:top w:val="none" w:sz="0" w:space="0" w:color="auto"/>
        <w:left w:val="none" w:sz="0" w:space="0" w:color="auto"/>
        <w:bottom w:val="none" w:sz="0" w:space="0" w:color="auto"/>
        <w:right w:val="none" w:sz="0" w:space="0" w:color="auto"/>
      </w:divBdr>
    </w:div>
    <w:div w:id="362095620">
      <w:bodyDiv w:val="1"/>
      <w:marLeft w:val="0"/>
      <w:marRight w:val="0"/>
      <w:marTop w:val="0"/>
      <w:marBottom w:val="0"/>
      <w:divBdr>
        <w:top w:val="none" w:sz="0" w:space="0" w:color="auto"/>
        <w:left w:val="none" w:sz="0" w:space="0" w:color="auto"/>
        <w:bottom w:val="none" w:sz="0" w:space="0" w:color="auto"/>
        <w:right w:val="none" w:sz="0" w:space="0" w:color="auto"/>
      </w:divBdr>
    </w:div>
    <w:div w:id="363485400">
      <w:bodyDiv w:val="1"/>
      <w:marLeft w:val="0"/>
      <w:marRight w:val="0"/>
      <w:marTop w:val="0"/>
      <w:marBottom w:val="0"/>
      <w:divBdr>
        <w:top w:val="none" w:sz="0" w:space="0" w:color="auto"/>
        <w:left w:val="none" w:sz="0" w:space="0" w:color="auto"/>
        <w:bottom w:val="none" w:sz="0" w:space="0" w:color="auto"/>
        <w:right w:val="none" w:sz="0" w:space="0" w:color="auto"/>
      </w:divBdr>
    </w:div>
    <w:div w:id="363869308">
      <w:bodyDiv w:val="1"/>
      <w:marLeft w:val="0"/>
      <w:marRight w:val="0"/>
      <w:marTop w:val="0"/>
      <w:marBottom w:val="0"/>
      <w:divBdr>
        <w:top w:val="none" w:sz="0" w:space="0" w:color="auto"/>
        <w:left w:val="none" w:sz="0" w:space="0" w:color="auto"/>
        <w:bottom w:val="none" w:sz="0" w:space="0" w:color="auto"/>
        <w:right w:val="none" w:sz="0" w:space="0" w:color="auto"/>
      </w:divBdr>
    </w:div>
    <w:div w:id="364216278">
      <w:bodyDiv w:val="1"/>
      <w:marLeft w:val="0"/>
      <w:marRight w:val="0"/>
      <w:marTop w:val="0"/>
      <w:marBottom w:val="0"/>
      <w:divBdr>
        <w:top w:val="none" w:sz="0" w:space="0" w:color="auto"/>
        <w:left w:val="none" w:sz="0" w:space="0" w:color="auto"/>
        <w:bottom w:val="none" w:sz="0" w:space="0" w:color="auto"/>
        <w:right w:val="none" w:sz="0" w:space="0" w:color="auto"/>
      </w:divBdr>
      <w:divsChild>
        <w:div w:id="609320265">
          <w:marLeft w:val="547"/>
          <w:marRight w:val="0"/>
          <w:marTop w:val="134"/>
          <w:marBottom w:val="0"/>
          <w:divBdr>
            <w:top w:val="none" w:sz="0" w:space="0" w:color="auto"/>
            <w:left w:val="none" w:sz="0" w:space="0" w:color="auto"/>
            <w:bottom w:val="none" w:sz="0" w:space="0" w:color="auto"/>
            <w:right w:val="none" w:sz="0" w:space="0" w:color="auto"/>
          </w:divBdr>
        </w:div>
      </w:divsChild>
    </w:div>
    <w:div w:id="364906649">
      <w:bodyDiv w:val="1"/>
      <w:marLeft w:val="0"/>
      <w:marRight w:val="0"/>
      <w:marTop w:val="0"/>
      <w:marBottom w:val="0"/>
      <w:divBdr>
        <w:top w:val="none" w:sz="0" w:space="0" w:color="auto"/>
        <w:left w:val="none" w:sz="0" w:space="0" w:color="auto"/>
        <w:bottom w:val="none" w:sz="0" w:space="0" w:color="auto"/>
        <w:right w:val="none" w:sz="0" w:space="0" w:color="auto"/>
      </w:divBdr>
    </w:div>
    <w:div w:id="365641756">
      <w:bodyDiv w:val="1"/>
      <w:marLeft w:val="0"/>
      <w:marRight w:val="0"/>
      <w:marTop w:val="0"/>
      <w:marBottom w:val="0"/>
      <w:divBdr>
        <w:top w:val="none" w:sz="0" w:space="0" w:color="auto"/>
        <w:left w:val="none" w:sz="0" w:space="0" w:color="auto"/>
        <w:bottom w:val="none" w:sz="0" w:space="0" w:color="auto"/>
        <w:right w:val="none" w:sz="0" w:space="0" w:color="auto"/>
      </w:divBdr>
    </w:div>
    <w:div w:id="365722054">
      <w:bodyDiv w:val="1"/>
      <w:marLeft w:val="0"/>
      <w:marRight w:val="0"/>
      <w:marTop w:val="0"/>
      <w:marBottom w:val="0"/>
      <w:divBdr>
        <w:top w:val="none" w:sz="0" w:space="0" w:color="auto"/>
        <w:left w:val="none" w:sz="0" w:space="0" w:color="auto"/>
        <w:bottom w:val="none" w:sz="0" w:space="0" w:color="auto"/>
        <w:right w:val="none" w:sz="0" w:space="0" w:color="auto"/>
      </w:divBdr>
    </w:div>
    <w:div w:id="367031643">
      <w:bodyDiv w:val="1"/>
      <w:marLeft w:val="0"/>
      <w:marRight w:val="0"/>
      <w:marTop w:val="0"/>
      <w:marBottom w:val="0"/>
      <w:divBdr>
        <w:top w:val="none" w:sz="0" w:space="0" w:color="auto"/>
        <w:left w:val="none" w:sz="0" w:space="0" w:color="auto"/>
        <w:bottom w:val="none" w:sz="0" w:space="0" w:color="auto"/>
        <w:right w:val="none" w:sz="0" w:space="0" w:color="auto"/>
      </w:divBdr>
    </w:div>
    <w:div w:id="367684387">
      <w:bodyDiv w:val="1"/>
      <w:marLeft w:val="0"/>
      <w:marRight w:val="0"/>
      <w:marTop w:val="0"/>
      <w:marBottom w:val="0"/>
      <w:divBdr>
        <w:top w:val="none" w:sz="0" w:space="0" w:color="auto"/>
        <w:left w:val="none" w:sz="0" w:space="0" w:color="auto"/>
        <w:bottom w:val="none" w:sz="0" w:space="0" w:color="auto"/>
        <w:right w:val="none" w:sz="0" w:space="0" w:color="auto"/>
      </w:divBdr>
      <w:divsChild>
        <w:div w:id="172451241">
          <w:marLeft w:val="1166"/>
          <w:marRight w:val="0"/>
          <w:marTop w:val="77"/>
          <w:marBottom w:val="0"/>
          <w:divBdr>
            <w:top w:val="none" w:sz="0" w:space="0" w:color="auto"/>
            <w:left w:val="none" w:sz="0" w:space="0" w:color="auto"/>
            <w:bottom w:val="none" w:sz="0" w:space="0" w:color="auto"/>
            <w:right w:val="none" w:sz="0" w:space="0" w:color="auto"/>
          </w:divBdr>
        </w:div>
        <w:div w:id="256326613">
          <w:marLeft w:val="1800"/>
          <w:marRight w:val="0"/>
          <w:marTop w:val="67"/>
          <w:marBottom w:val="0"/>
          <w:divBdr>
            <w:top w:val="none" w:sz="0" w:space="0" w:color="auto"/>
            <w:left w:val="none" w:sz="0" w:space="0" w:color="auto"/>
            <w:bottom w:val="none" w:sz="0" w:space="0" w:color="auto"/>
            <w:right w:val="none" w:sz="0" w:space="0" w:color="auto"/>
          </w:divBdr>
        </w:div>
        <w:div w:id="266616698">
          <w:marLeft w:val="1800"/>
          <w:marRight w:val="0"/>
          <w:marTop w:val="67"/>
          <w:marBottom w:val="0"/>
          <w:divBdr>
            <w:top w:val="none" w:sz="0" w:space="0" w:color="auto"/>
            <w:left w:val="none" w:sz="0" w:space="0" w:color="auto"/>
            <w:bottom w:val="none" w:sz="0" w:space="0" w:color="auto"/>
            <w:right w:val="none" w:sz="0" w:space="0" w:color="auto"/>
          </w:divBdr>
        </w:div>
        <w:div w:id="301541211">
          <w:marLeft w:val="1166"/>
          <w:marRight w:val="0"/>
          <w:marTop w:val="77"/>
          <w:marBottom w:val="0"/>
          <w:divBdr>
            <w:top w:val="none" w:sz="0" w:space="0" w:color="auto"/>
            <w:left w:val="none" w:sz="0" w:space="0" w:color="auto"/>
            <w:bottom w:val="none" w:sz="0" w:space="0" w:color="auto"/>
            <w:right w:val="none" w:sz="0" w:space="0" w:color="auto"/>
          </w:divBdr>
        </w:div>
        <w:div w:id="490633754">
          <w:marLeft w:val="1166"/>
          <w:marRight w:val="0"/>
          <w:marTop w:val="77"/>
          <w:marBottom w:val="0"/>
          <w:divBdr>
            <w:top w:val="none" w:sz="0" w:space="0" w:color="auto"/>
            <w:left w:val="none" w:sz="0" w:space="0" w:color="auto"/>
            <w:bottom w:val="none" w:sz="0" w:space="0" w:color="auto"/>
            <w:right w:val="none" w:sz="0" w:space="0" w:color="auto"/>
          </w:divBdr>
        </w:div>
        <w:div w:id="602228841">
          <w:marLeft w:val="2520"/>
          <w:marRight w:val="0"/>
          <w:marTop w:val="58"/>
          <w:marBottom w:val="0"/>
          <w:divBdr>
            <w:top w:val="none" w:sz="0" w:space="0" w:color="auto"/>
            <w:left w:val="none" w:sz="0" w:space="0" w:color="auto"/>
            <w:bottom w:val="none" w:sz="0" w:space="0" w:color="auto"/>
            <w:right w:val="none" w:sz="0" w:space="0" w:color="auto"/>
          </w:divBdr>
        </w:div>
        <w:div w:id="764225982">
          <w:marLeft w:val="1166"/>
          <w:marRight w:val="0"/>
          <w:marTop w:val="77"/>
          <w:marBottom w:val="0"/>
          <w:divBdr>
            <w:top w:val="none" w:sz="0" w:space="0" w:color="auto"/>
            <w:left w:val="none" w:sz="0" w:space="0" w:color="auto"/>
            <w:bottom w:val="none" w:sz="0" w:space="0" w:color="auto"/>
            <w:right w:val="none" w:sz="0" w:space="0" w:color="auto"/>
          </w:divBdr>
        </w:div>
        <w:div w:id="910966618">
          <w:marLeft w:val="547"/>
          <w:marRight w:val="0"/>
          <w:marTop w:val="86"/>
          <w:marBottom w:val="0"/>
          <w:divBdr>
            <w:top w:val="none" w:sz="0" w:space="0" w:color="auto"/>
            <w:left w:val="none" w:sz="0" w:space="0" w:color="auto"/>
            <w:bottom w:val="none" w:sz="0" w:space="0" w:color="auto"/>
            <w:right w:val="none" w:sz="0" w:space="0" w:color="auto"/>
          </w:divBdr>
        </w:div>
        <w:div w:id="1299726682">
          <w:marLeft w:val="1166"/>
          <w:marRight w:val="0"/>
          <w:marTop w:val="77"/>
          <w:marBottom w:val="0"/>
          <w:divBdr>
            <w:top w:val="none" w:sz="0" w:space="0" w:color="auto"/>
            <w:left w:val="none" w:sz="0" w:space="0" w:color="auto"/>
            <w:bottom w:val="none" w:sz="0" w:space="0" w:color="auto"/>
            <w:right w:val="none" w:sz="0" w:space="0" w:color="auto"/>
          </w:divBdr>
        </w:div>
        <w:div w:id="1305238264">
          <w:marLeft w:val="1800"/>
          <w:marRight w:val="0"/>
          <w:marTop w:val="67"/>
          <w:marBottom w:val="0"/>
          <w:divBdr>
            <w:top w:val="none" w:sz="0" w:space="0" w:color="auto"/>
            <w:left w:val="none" w:sz="0" w:space="0" w:color="auto"/>
            <w:bottom w:val="none" w:sz="0" w:space="0" w:color="auto"/>
            <w:right w:val="none" w:sz="0" w:space="0" w:color="auto"/>
          </w:divBdr>
        </w:div>
        <w:div w:id="1361474880">
          <w:marLeft w:val="547"/>
          <w:marRight w:val="0"/>
          <w:marTop w:val="86"/>
          <w:marBottom w:val="0"/>
          <w:divBdr>
            <w:top w:val="none" w:sz="0" w:space="0" w:color="auto"/>
            <w:left w:val="none" w:sz="0" w:space="0" w:color="auto"/>
            <w:bottom w:val="none" w:sz="0" w:space="0" w:color="auto"/>
            <w:right w:val="none" w:sz="0" w:space="0" w:color="auto"/>
          </w:divBdr>
        </w:div>
        <w:div w:id="1481657470">
          <w:marLeft w:val="1166"/>
          <w:marRight w:val="0"/>
          <w:marTop w:val="77"/>
          <w:marBottom w:val="0"/>
          <w:divBdr>
            <w:top w:val="none" w:sz="0" w:space="0" w:color="auto"/>
            <w:left w:val="none" w:sz="0" w:space="0" w:color="auto"/>
            <w:bottom w:val="none" w:sz="0" w:space="0" w:color="auto"/>
            <w:right w:val="none" w:sz="0" w:space="0" w:color="auto"/>
          </w:divBdr>
        </w:div>
        <w:div w:id="1668244928">
          <w:marLeft w:val="1166"/>
          <w:marRight w:val="0"/>
          <w:marTop w:val="77"/>
          <w:marBottom w:val="0"/>
          <w:divBdr>
            <w:top w:val="none" w:sz="0" w:space="0" w:color="auto"/>
            <w:left w:val="none" w:sz="0" w:space="0" w:color="auto"/>
            <w:bottom w:val="none" w:sz="0" w:space="0" w:color="auto"/>
            <w:right w:val="none" w:sz="0" w:space="0" w:color="auto"/>
          </w:divBdr>
        </w:div>
        <w:div w:id="2012831763">
          <w:marLeft w:val="1800"/>
          <w:marRight w:val="0"/>
          <w:marTop w:val="67"/>
          <w:marBottom w:val="0"/>
          <w:divBdr>
            <w:top w:val="none" w:sz="0" w:space="0" w:color="auto"/>
            <w:left w:val="none" w:sz="0" w:space="0" w:color="auto"/>
            <w:bottom w:val="none" w:sz="0" w:space="0" w:color="auto"/>
            <w:right w:val="none" w:sz="0" w:space="0" w:color="auto"/>
          </w:divBdr>
        </w:div>
      </w:divsChild>
    </w:div>
    <w:div w:id="368339338">
      <w:bodyDiv w:val="1"/>
      <w:marLeft w:val="0"/>
      <w:marRight w:val="0"/>
      <w:marTop w:val="0"/>
      <w:marBottom w:val="0"/>
      <w:divBdr>
        <w:top w:val="none" w:sz="0" w:space="0" w:color="auto"/>
        <w:left w:val="none" w:sz="0" w:space="0" w:color="auto"/>
        <w:bottom w:val="none" w:sz="0" w:space="0" w:color="auto"/>
        <w:right w:val="none" w:sz="0" w:space="0" w:color="auto"/>
      </w:divBdr>
    </w:div>
    <w:div w:id="369231140">
      <w:bodyDiv w:val="1"/>
      <w:marLeft w:val="0"/>
      <w:marRight w:val="0"/>
      <w:marTop w:val="0"/>
      <w:marBottom w:val="0"/>
      <w:divBdr>
        <w:top w:val="none" w:sz="0" w:space="0" w:color="auto"/>
        <w:left w:val="none" w:sz="0" w:space="0" w:color="auto"/>
        <w:bottom w:val="none" w:sz="0" w:space="0" w:color="auto"/>
        <w:right w:val="none" w:sz="0" w:space="0" w:color="auto"/>
      </w:divBdr>
      <w:divsChild>
        <w:div w:id="192308382">
          <w:marLeft w:val="360"/>
          <w:marRight w:val="0"/>
          <w:marTop w:val="200"/>
          <w:marBottom w:val="0"/>
          <w:divBdr>
            <w:top w:val="none" w:sz="0" w:space="0" w:color="auto"/>
            <w:left w:val="none" w:sz="0" w:space="0" w:color="auto"/>
            <w:bottom w:val="none" w:sz="0" w:space="0" w:color="auto"/>
            <w:right w:val="none" w:sz="0" w:space="0" w:color="auto"/>
          </w:divBdr>
        </w:div>
        <w:div w:id="276909621">
          <w:marLeft w:val="1080"/>
          <w:marRight w:val="0"/>
          <w:marTop w:val="100"/>
          <w:marBottom w:val="0"/>
          <w:divBdr>
            <w:top w:val="none" w:sz="0" w:space="0" w:color="auto"/>
            <w:left w:val="none" w:sz="0" w:space="0" w:color="auto"/>
            <w:bottom w:val="none" w:sz="0" w:space="0" w:color="auto"/>
            <w:right w:val="none" w:sz="0" w:space="0" w:color="auto"/>
          </w:divBdr>
        </w:div>
        <w:div w:id="584724084">
          <w:marLeft w:val="1080"/>
          <w:marRight w:val="0"/>
          <w:marTop w:val="100"/>
          <w:marBottom w:val="0"/>
          <w:divBdr>
            <w:top w:val="none" w:sz="0" w:space="0" w:color="auto"/>
            <w:left w:val="none" w:sz="0" w:space="0" w:color="auto"/>
            <w:bottom w:val="none" w:sz="0" w:space="0" w:color="auto"/>
            <w:right w:val="none" w:sz="0" w:space="0" w:color="auto"/>
          </w:divBdr>
        </w:div>
        <w:div w:id="969870104">
          <w:marLeft w:val="1080"/>
          <w:marRight w:val="0"/>
          <w:marTop w:val="100"/>
          <w:marBottom w:val="0"/>
          <w:divBdr>
            <w:top w:val="none" w:sz="0" w:space="0" w:color="auto"/>
            <w:left w:val="none" w:sz="0" w:space="0" w:color="auto"/>
            <w:bottom w:val="none" w:sz="0" w:space="0" w:color="auto"/>
            <w:right w:val="none" w:sz="0" w:space="0" w:color="auto"/>
          </w:divBdr>
        </w:div>
        <w:div w:id="1555506326">
          <w:marLeft w:val="1080"/>
          <w:marRight w:val="0"/>
          <w:marTop w:val="100"/>
          <w:marBottom w:val="0"/>
          <w:divBdr>
            <w:top w:val="none" w:sz="0" w:space="0" w:color="auto"/>
            <w:left w:val="none" w:sz="0" w:space="0" w:color="auto"/>
            <w:bottom w:val="none" w:sz="0" w:space="0" w:color="auto"/>
            <w:right w:val="none" w:sz="0" w:space="0" w:color="auto"/>
          </w:divBdr>
        </w:div>
        <w:div w:id="1632007802">
          <w:marLeft w:val="1080"/>
          <w:marRight w:val="0"/>
          <w:marTop w:val="100"/>
          <w:marBottom w:val="0"/>
          <w:divBdr>
            <w:top w:val="none" w:sz="0" w:space="0" w:color="auto"/>
            <w:left w:val="none" w:sz="0" w:space="0" w:color="auto"/>
            <w:bottom w:val="none" w:sz="0" w:space="0" w:color="auto"/>
            <w:right w:val="none" w:sz="0" w:space="0" w:color="auto"/>
          </w:divBdr>
        </w:div>
        <w:div w:id="1711756399">
          <w:marLeft w:val="1080"/>
          <w:marRight w:val="0"/>
          <w:marTop w:val="100"/>
          <w:marBottom w:val="0"/>
          <w:divBdr>
            <w:top w:val="none" w:sz="0" w:space="0" w:color="auto"/>
            <w:left w:val="none" w:sz="0" w:space="0" w:color="auto"/>
            <w:bottom w:val="none" w:sz="0" w:space="0" w:color="auto"/>
            <w:right w:val="none" w:sz="0" w:space="0" w:color="auto"/>
          </w:divBdr>
        </w:div>
        <w:div w:id="1947224494">
          <w:marLeft w:val="1080"/>
          <w:marRight w:val="0"/>
          <w:marTop w:val="100"/>
          <w:marBottom w:val="0"/>
          <w:divBdr>
            <w:top w:val="none" w:sz="0" w:space="0" w:color="auto"/>
            <w:left w:val="none" w:sz="0" w:space="0" w:color="auto"/>
            <w:bottom w:val="none" w:sz="0" w:space="0" w:color="auto"/>
            <w:right w:val="none" w:sz="0" w:space="0" w:color="auto"/>
          </w:divBdr>
        </w:div>
        <w:div w:id="2088333881">
          <w:marLeft w:val="360"/>
          <w:marRight w:val="0"/>
          <w:marTop w:val="200"/>
          <w:marBottom w:val="0"/>
          <w:divBdr>
            <w:top w:val="none" w:sz="0" w:space="0" w:color="auto"/>
            <w:left w:val="none" w:sz="0" w:space="0" w:color="auto"/>
            <w:bottom w:val="none" w:sz="0" w:space="0" w:color="auto"/>
            <w:right w:val="none" w:sz="0" w:space="0" w:color="auto"/>
          </w:divBdr>
        </w:div>
      </w:divsChild>
    </w:div>
    <w:div w:id="369376853">
      <w:bodyDiv w:val="1"/>
      <w:marLeft w:val="0"/>
      <w:marRight w:val="0"/>
      <w:marTop w:val="0"/>
      <w:marBottom w:val="0"/>
      <w:divBdr>
        <w:top w:val="none" w:sz="0" w:space="0" w:color="auto"/>
        <w:left w:val="none" w:sz="0" w:space="0" w:color="auto"/>
        <w:bottom w:val="none" w:sz="0" w:space="0" w:color="auto"/>
        <w:right w:val="none" w:sz="0" w:space="0" w:color="auto"/>
      </w:divBdr>
    </w:div>
    <w:div w:id="372659790">
      <w:bodyDiv w:val="1"/>
      <w:marLeft w:val="0"/>
      <w:marRight w:val="0"/>
      <w:marTop w:val="0"/>
      <w:marBottom w:val="0"/>
      <w:divBdr>
        <w:top w:val="none" w:sz="0" w:space="0" w:color="auto"/>
        <w:left w:val="none" w:sz="0" w:space="0" w:color="auto"/>
        <w:bottom w:val="none" w:sz="0" w:space="0" w:color="auto"/>
        <w:right w:val="none" w:sz="0" w:space="0" w:color="auto"/>
      </w:divBdr>
    </w:div>
    <w:div w:id="373315667">
      <w:bodyDiv w:val="1"/>
      <w:marLeft w:val="0"/>
      <w:marRight w:val="0"/>
      <w:marTop w:val="0"/>
      <w:marBottom w:val="0"/>
      <w:divBdr>
        <w:top w:val="none" w:sz="0" w:space="0" w:color="auto"/>
        <w:left w:val="none" w:sz="0" w:space="0" w:color="auto"/>
        <w:bottom w:val="none" w:sz="0" w:space="0" w:color="auto"/>
        <w:right w:val="none" w:sz="0" w:space="0" w:color="auto"/>
      </w:divBdr>
    </w:div>
    <w:div w:id="373769162">
      <w:bodyDiv w:val="1"/>
      <w:marLeft w:val="0"/>
      <w:marRight w:val="0"/>
      <w:marTop w:val="0"/>
      <w:marBottom w:val="0"/>
      <w:divBdr>
        <w:top w:val="none" w:sz="0" w:space="0" w:color="auto"/>
        <w:left w:val="none" w:sz="0" w:space="0" w:color="auto"/>
        <w:bottom w:val="none" w:sz="0" w:space="0" w:color="auto"/>
        <w:right w:val="none" w:sz="0" w:space="0" w:color="auto"/>
      </w:divBdr>
      <w:divsChild>
        <w:div w:id="162741139">
          <w:marLeft w:val="1166"/>
          <w:marRight w:val="0"/>
          <w:marTop w:val="134"/>
          <w:marBottom w:val="0"/>
          <w:divBdr>
            <w:top w:val="none" w:sz="0" w:space="0" w:color="auto"/>
            <w:left w:val="none" w:sz="0" w:space="0" w:color="auto"/>
            <w:bottom w:val="none" w:sz="0" w:space="0" w:color="auto"/>
            <w:right w:val="none" w:sz="0" w:space="0" w:color="auto"/>
          </w:divBdr>
        </w:div>
        <w:div w:id="188644628">
          <w:marLeft w:val="1166"/>
          <w:marRight w:val="0"/>
          <w:marTop w:val="134"/>
          <w:marBottom w:val="0"/>
          <w:divBdr>
            <w:top w:val="none" w:sz="0" w:space="0" w:color="auto"/>
            <w:left w:val="none" w:sz="0" w:space="0" w:color="auto"/>
            <w:bottom w:val="none" w:sz="0" w:space="0" w:color="auto"/>
            <w:right w:val="none" w:sz="0" w:space="0" w:color="auto"/>
          </w:divBdr>
        </w:div>
        <w:div w:id="348066851">
          <w:marLeft w:val="1166"/>
          <w:marRight w:val="0"/>
          <w:marTop w:val="134"/>
          <w:marBottom w:val="0"/>
          <w:divBdr>
            <w:top w:val="none" w:sz="0" w:space="0" w:color="auto"/>
            <w:left w:val="none" w:sz="0" w:space="0" w:color="auto"/>
            <w:bottom w:val="none" w:sz="0" w:space="0" w:color="auto"/>
            <w:right w:val="none" w:sz="0" w:space="0" w:color="auto"/>
          </w:divBdr>
        </w:div>
        <w:div w:id="1080056417">
          <w:marLeft w:val="1166"/>
          <w:marRight w:val="0"/>
          <w:marTop w:val="134"/>
          <w:marBottom w:val="0"/>
          <w:divBdr>
            <w:top w:val="none" w:sz="0" w:space="0" w:color="auto"/>
            <w:left w:val="none" w:sz="0" w:space="0" w:color="auto"/>
            <w:bottom w:val="none" w:sz="0" w:space="0" w:color="auto"/>
            <w:right w:val="none" w:sz="0" w:space="0" w:color="auto"/>
          </w:divBdr>
        </w:div>
        <w:div w:id="2035424922">
          <w:marLeft w:val="547"/>
          <w:marRight w:val="0"/>
          <w:marTop w:val="154"/>
          <w:marBottom w:val="0"/>
          <w:divBdr>
            <w:top w:val="none" w:sz="0" w:space="0" w:color="auto"/>
            <w:left w:val="none" w:sz="0" w:space="0" w:color="auto"/>
            <w:bottom w:val="none" w:sz="0" w:space="0" w:color="auto"/>
            <w:right w:val="none" w:sz="0" w:space="0" w:color="auto"/>
          </w:divBdr>
        </w:div>
      </w:divsChild>
    </w:div>
    <w:div w:id="373817522">
      <w:bodyDiv w:val="1"/>
      <w:marLeft w:val="0"/>
      <w:marRight w:val="0"/>
      <w:marTop w:val="0"/>
      <w:marBottom w:val="0"/>
      <w:divBdr>
        <w:top w:val="none" w:sz="0" w:space="0" w:color="auto"/>
        <w:left w:val="none" w:sz="0" w:space="0" w:color="auto"/>
        <w:bottom w:val="none" w:sz="0" w:space="0" w:color="auto"/>
        <w:right w:val="none" w:sz="0" w:space="0" w:color="auto"/>
      </w:divBdr>
    </w:div>
    <w:div w:id="374353421">
      <w:bodyDiv w:val="1"/>
      <w:marLeft w:val="0"/>
      <w:marRight w:val="0"/>
      <w:marTop w:val="0"/>
      <w:marBottom w:val="0"/>
      <w:divBdr>
        <w:top w:val="none" w:sz="0" w:space="0" w:color="auto"/>
        <w:left w:val="none" w:sz="0" w:space="0" w:color="auto"/>
        <w:bottom w:val="none" w:sz="0" w:space="0" w:color="auto"/>
        <w:right w:val="none" w:sz="0" w:space="0" w:color="auto"/>
      </w:divBdr>
    </w:div>
    <w:div w:id="374546263">
      <w:bodyDiv w:val="1"/>
      <w:marLeft w:val="0"/>
      <w:marRight w:val="0"/>
      <w:marTop w:val="0"/>
      <w:marBottom w:val="0"/>
      <w:divBdr>
        <w:top w:val="none" w:sz="0" w:space="0" w:color="auto"/>
        <w:left w:val="none" w:sz="0" w:space="0" w:color="auto"/>
        <w:bottom w:val="none" w:sz="0" w:space="0" w:color="auto"/>
        <w:right w:val="none" w:sz="0" w:space="0" w:color="auto"/>
      </w:divBdr>
    </w:div>
    <w:div w:id="374669678">
      <w:bodyDiv w:val="1"/>
      <w:marLeft w:val="0"/>
      <w:marRight w:val="0"/>
      <w:marTop w:val="0"/>
      <w:marBottom w:val="0"/>
      <w:divBdr>
        <w:top w:val="none" w:sz="0" w:space="0" w:color="auto"/>
        <w:left w:val="none" w:sz="0" w:space="0" w:color="auto"/>
        <w:bottom w:val="none" w:sz="0" w:space="0" w:color="auto"/>
        <w:right w:val="none" w:sz="0" w:space="0" w:color="auto"/>
      </w:divBdr>
    </w:div>
    <w:div w:id="374696427">
      <w:bodyDiv w:val="1"/>
      <w:marLeft w:val="0"/>
      <w:marRight w:val="0"/>
      <w:marTop w:val="0"/>
      <w:marBottom w:val="0"/>
      <w:divBdr>
        <w:top w:val="none" w:sz="0" w:space="0" w:color="auto"/>
        <w:left w:val="none" w:sz="0" w:space="0" w:color="auto"/>
        <w:bottom w:val="none" w:sz="0" w:space="0" w:color="auto"/>
        <w:right w:val="none" w:sz="0" w:space="0" w:color="auto"/>
      </w:divBdr>
    </w:div>
    <w:div w:id="374744001">
      <w:bodyDiv w:val="1"/>
      <w:marLeft w:val="0"/>
      <w:marRight w:val="0"/>
      <w:marTop w:val="0"/>
      <w:marBottom w:val="0"/>
      <w:divBdr>
        <w:top w:val="none" w:sz="0" w:space="0" w:color="auto"/>
        <w:left w:val="none" w:sz="0" w:space="0" w:color="auto"/>
        <w:bottom w:val="none" w:sz="0" w:space="0" w:color="auto"/>
        <w:right w:val="none" w:sz="0" w:space="0" w:color="auto"/>
      </w:divBdr>
      <w:divsChild>
        <w:div w:id="164980490">
          <w:marLeft w:val="0"/>
          <w:marRight w:val="0"/>
          <w:marTop w:val="0"/>
          <w:marBottom w:val="0"/>
          <w:divBdr>
            <w:top w:val="none" w:sz="0" w:space="0" w:color="auto"/>
            <w:left w:val="none" w:sz="0" w:space="0" w:color="auto"/>
            <w:bottom w:val="none" w:sz="0" w:space="0" w:color="auto"/>
            <w:right w:val="none" w:sz="0" w:space="0" w:color="auto"/>
          </w:divBdr>
          <w:divsChild>
            <w:div w:id="823812587">
              <w:marLeft w:val="0"/>
              <w:marRight w:val="0"/>
              <w:marTop w:val="0"/>
              <w:marBottom w:val="0"/>
              <w:divBdr>
                <w:top w:val="none" w:sz="0" w:space="0" w:color="auto"/>
                <w:left w:val="none" w:sz="0" w:space="0" w:color="auto"/>
                <w:bottom w:val="none" w:sz="0" w:space="0" w:color="auto"/>
                <w:right w:val="none" w:sz="0" w:space="0" w:color="auto"/>
              </w:divBdr>
            </w:div>
            <w:div w:id="907304381">
              <w:marLeft w:val="0"/>
              <w:marRight w:val="0"/>
              <w:marTop w:val="0"/>
              <w:marBottom w:val="0"/>
              <w:divBdr>
                <w:top w:val="none" w:sz="0" w:space="0" w:color="auto"/>
                <w:left w:val="none" w:sz="0" w:space="0" w:color="auto"/>
                <w:bottom w:val="none" w:sz="0" w:space="0" w:color="auto"/>
                <w:right w:val="none" w:sz="0" w:space="0" w:color="auto"/>
              </w:divBdr>
            </w:div>
            <w:div w:id="1269236400">
              <w:marLeft w:val="0"/>
              <w:marRight w:val="0"/>
              <w:marTop w:val="0"/>
              <w:marBottom w:val="0"/>
              <w:divBdr>
                <w:top w:val="none" w:sz="0" w:space="0" w:color="auto"/>
                <w:left w:val="none" w:sz="0" w:space="0" w:color="auto"/>
                <w:bottom w:val="none" w:sz="0" w:space="0" w:color="auto"/>
                <w:right w:val="none" w:sz="0" w:space="0" w:color="auto"/>
              </w:divBdr>
            </w:div>
            <w:div w:id="151179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009170">
      <w:bodyDiv w:val="1"/>
      <w:marLeft w:val="0"/>
      <w:marRight w:val="0"/>
      <w:marTop w:val="0"/>
      <w:marBottom w:val="0"/>
      <w:divBdr>
        <w:top w:val="none" w:sz="0" w:space="0" w:color="auto"/>
        <w:left w:val="none" w:sz="0" w:space="0" w:color="auto"/>
        <w:bottom w:val="none" w:sz="0" w:space="0" w:color="auto"/>
        <w:right w:val="none" w:sz="0" w:space="0" w:color="auto"/>
      </w:divBdr>
      <w:divsChild>
        <w:div w:id="48309354">
          <w:marLeft w:val="1166"/>
          <w:marRight w:val="0"/>
          <w:marTop w:val="96"/>
          <w:marBottom w:val="0"/>
          <w:divBdr>
            <w:top w:val="none" w:sz="0" w:space="0" w:color="auto"/>
            <w:left w:val="none" w:sz="0" w:space="0" w:color="auto"/>
            <w:bottom w:val="none" w:sz="0" w:space="0" w:color="auto"/>
            <w:right w:val="none" w:sz="0" w:space="0" w:color="auto"/>
          </w:divBdr>
        </w:div>
        <w:div w:id="674965509">
          <w:marLeft w:val="1166"/>
          <w:marRight w:val="0"/>
          <w:marTop w:val="96"/>
          <w:marBottom w:val="0"/>
          <w:divBdr>
            <w:top w:val="none" w:sz="0" w:space="0" w:color="auto"/>
            <w:left w:val="none" w:sz="0" w:space="0" w:color="auto"/>
            <w:bottom w:val="none" w:sz="0" w:space="0" w:color="auto"/>
            <w:right w:val="none" w:sz="0" w:space="0" w:color="auto"/>
          </w:divBdr>
        </w:div>
        <w:div w:id="848763055">
          <w:marLeft w:val="1166"/>
          <w:marRight w:val="0"/>
          <w:marTop w:val="96"/>
          <w:marBottom w:val="0"/>
          <w:divBdr>
            <w:top w:val="none" w:sz="0" w:space="0" w:color="auto"/>
            <w:left w:val="none" w:sz="0" w:space="0" w:color="auto"/>
            <w:bottom w:val="none" w:sz="0" w:space="0" w:color="auto"/>
            <w:right w:val="none" w:sz="0" w:space="0" w:color="auto"/>
          </w:divBdr>
        </w:div>
        <w:div w:id="1335184334">
          <w:marLeft w:val="547"/>
          <w:marRight w:val="0"/>
          <w:marTop w:val="115"/>
          <w:marBottom w:val="0"/>
          <w:divBdr>
            <w:top w:val="none" w:sz="0" w:space="0" w:color="auto"/>
            <w:left w:val="none" w:sz="0" w:space="0" w:color="auto"/>
            <w:bottom w:val="none" w:sz="0" w:space="0" w:color="auto"/>
            <w:right w:val="none" w:sz="0" w:space="0" w:color="auto"/>
          </w:divBdr>
        </w:div>
        <w:div w:id="1533886682">
          <w:marLeft w:val="2520"/>
          <w:marRight w:val="0"/>
          <w:marTop w:val="77"/>
          <w:marBottom w:val="0"/>
          <w:divBdr>
            <w:top w:val="none" w:sz="0" w:space="0" w:color="auto"/>
            <w:left w:val="none" w:sz="0" w:space="0" w:color="auto"/>
            <w:bottom w:val="none" w:sz="0" w:space="0" w:color="auto"/>
            <w:right w:val="none" w:sz="0" w:space="0" w:color="auto"/>
          </w:divBdr>
        </w:div>
        <w:div w:id="1563327682">
          <w:marLeft w:val="1166"/>
          <w:marRight w:val="0"/>
          <w:marTop w:val="96"/>
          <w:marBottom w:val="0"/>
          <w:divBdr>
            <w:top w:val="none" w:sz="0" w:space="0" w:color="auto"/>
            <w:left w:val="none" w:sz="0" w:space="0" w:color="auto"/>
            <w:bottom w:val="none" w:sz="0" w:space="0" w:color="auto"/>
            <w:right w:val="none" w:sz="0" w:space="0" w:color="auto"/>
          </w:divBdr>
        </w:div>
        <w:div w:id="1641768284">
          <w:marLeft w:val="3240"/>
          <w:marRight w:val="0"/>
          <w:marTop w:val="77"/>
          <w:marBottom w:val="0"/>
          <w:divBdr>
            <w:top w:val="none" w:sz="0" w:space="0" w:color="auto"/>
            <w:left w:val="none" w:sz="0" w:space="0" w:color="auto"/>
            <w:bottom w:val="none" w:sz="0" w:space="0" w:color="auto"/>
            <w:right w:val="none" w:sz="0" w:space="0" w:color="auto"/>
          </w:divBdr>
        </w:div>
        <w:div w:id="1733575578">
          <w:marLeft w:val="2520"/>
          <w:marRight w:val="0"/>
          <w:marTop w:val="77"/>
          <w:marBottom w:val="0"/>
          <w:divBdr>
            <w:top w:val="none" w:sz="0" w:space="0" w:color="auto"/>
            <w:left w:val="none" w:sz="0" w:space="0" w:color="auto"/>
            <w:bottom w:val="none" w:sz="0" w:space="0" w:color="auto"/>
            <w:right w:val="none" w:sz="0" w:space="0" w:color="auto"/>
          </w:divBdr>
        </w:div>
        <w:div w:id="1771731729">
          <w:marLeft w:val="2520"/>
          <w:marRight w:val="0"/>
          <w:marTop w:val="77"/>
          <w:marBottom w:val="0"/>
          <w:divBdr>
            <w:top w:val="none" w:sz="0" w:space="0" w:color="auto"/>
            <w:left w:val="none" w:sz="0" w:space="0" w:color="auto"/>
            <w:bottom w:val="none" w:sz="0" w:space="0" w:color="auto"/>
            <w:right w:val="none" w:sz="0" w:space="0" w:color="auto"/>
          </w:divBdr>
        </w:div>
        <w:div w:id="1830949684">
          <w:marLeft w:val="1800"/>
          <w:marRight w:val="0"/>
          <w:marTop w:val="86"/>
          <w:marBottom w:val="0"/>
          <w:divBdr>
            <w:top w:val="none" w:sz="0" w:space="0" w:color="auto"/>
            <w:left w:val="none" w:sz="0" w:space="0" w:color="auto"/>
            <w:bottom w:val="none" w:sz="0" w:space="0" w:color="auto"/>
            <w:right w:val="none" w:sz="0" w:space="0" w:color="auto"/>
          </w:divBdr>
        </w:div>
        <w:div w:id="2104909263">
          <w:marLeft w:val="1800"/>
          <w:marRight w:val="0"/>
          <w:marTop w:val="86"/>
          <w:marBottom w:val="0"/>
          <w:divBdr>
            <w:top w:val="none" w:sz="0" w:space="0" w:color="auto"/>
            <w:left w:val="none" w:sz="0" w:space="0" w:color="auto"/>
            <w:bottom w:val="none" w:sz="0" w:space="0" w:color="auto"/>
            <w:right w:val="none" w:sz="0" w:space="0" w:color="auto"/>
          </w:divBdr>
        </w:div>
        <w:div w:id="2125423686">
          <w:marLeft w:val="3240"/>
          <w:marRight w:val="0"/>
          <w:marTop w:val="77"/>
          <w:marBottom w:val="0"/>
          <w:divBdr>
            <w:top w:val="none" w:sz="0" w:space="0" w:color="auto"/>
            <w:left w:val="none" w:sz="0" w:space="0" w:color="auto"/>
            <w:bottom w:val="none" w:sz="0" w:space="0" w:color="auto"/>
            <w:right w:val="none" w:sz="0" w:space="0" w:color="auto"/>
          </w:divBdr>
        </w:div>
      </w:divsChild>
    </w:div>
    <w:div w:id="376316753">
      <w:bodyDiv w:val="1"/>
      <w:marLeft w:val="0"/>
      <w:marRight w:val="0"/>
      <w:marTop w:val="0"/>
      <w:marBottom w:val="0"/>
      <w:divBdr>
        <w:top w:val="none" w:sz="0" w:space="0" w:color="auto"/>
        <w:left w:val="none" w:sz="0" w:space="0" w:color="auto"/>
        <w:bottom w:val="none" w:sz="0" w:space="0" w:color="auto"/>
        <w:right w:val="none" w:sz="0" w:space="0" w:color="auto"/>
      </w:divBdr>
    </w:div>
    <w:div w:id="376665612">
      <w:bodyDiv w:val="1"/>
      <w:marLeft w:val="0"/>
      <w:marRight w:val="0"/>
      <w:marTop w:val="0"/>
      <w:marBottom w:val="0"/>
      <w:divBdr>
        <w:top w:val="none" w:sz="0" w:space="0" w:color="auto"/>
        <w:left w:val="none" w:sz="0" w:space="0" w:color="auto"/>
        <w:bottom w:val="none" w:sz="0" w:space="0" w:color="auto"/>
        <w:right w:val="none" w:sz="0" w:space="0" w:color="auto"/>
      </w:divBdr>
    </w:div>
    <w:div w:id="377898208">
      <w:bodyDiv w:val="1"/>
      <w:marLeft w:val="0"/>
      <w:marRight w:val="0"/>
      <w:marTop w:val="0"/>
      <w:marBottom w:val="0"/>
      <w:divBdr>
        <w:top w:val="none" w:sz="0" w:space="0" w:color="auto"/>
        <w:left w:val="none" w:sz="0" w:space="0" w:color="auto"/>
        <w:bottom w:val="none" w:sz="0" w:space="0" w:color="auto"/>
        <w:right w:val="none" w:sz="0" w:space="0" w:color="auto"/>
      </w:divBdr>
    </w:div>
    <w:div w:id="380831878">
      <w:bodyDiv w:val="1"/>
      <w:marLeft w:val="0"/>
      <w:marRight w:val="0"/>
      <w:marTop w:val="0"/>
      <w:marBottom w:val="0"/>
      <w:divBdr>
        <w:top w:val="none" w:sz="0" w:space="0" w:color="auto"/>
        <w:left w:val="none" w:sz="0" w:space="0" w:color="auto"/>
        <w:bottom w:val="none" w:sz="0" w:space="0" w:color="auto"/>
        <w:right w:val="none" w:sz="0" w:space="0" w:color="auto"/>
      </w:divBdr>
    </w:div>
    <w:div w:id="381439687">
      <w:bodyDiv w:val="1"/>
      <w:marLeft w:val="0"/>
      <w:marRight w:val="0"/>
      <w:marTop w:val="0"/>
      <w:marBottom w:val="0"/>
      <w:divBdr>
        <w:top w:val="none" w:sz="0" w:space="0" w:color="auto"/>
        <w:left w:val="none" w:sz="0" w:space="0" w:color="auto"/>
        <w:bottom w:val="none" w:sz="0" w:space="0" w:color="auto"/>
        <w:right w:val="none" w:sz="0" w:space="0" w:color="auto"/>
      </w:divBdr>
    </w:div>
    <w:div w:id="382101359">
      <w:bodyDiv w:val="1"/>
      <w:marLeft w:val="0"/>
      <w:marRight w:val="0"/>
      <w:marTop w:val="0"/>
      <w:marBottom w:val="0"/>
      <w:divBdr>
        <w:top w:val="none" w:sz="0" w:space="0" w:color="auto"/>
        <w:left w:val="none" w:sz="0" w:space="0" w:color="auto"/>
        <w:bottom w:val="none" w:sz="0" w:space="0" w:color="auto"/>
        <w:right w:val="none" w:sz="0" w:space="0" w:color="auto"/>
      </w:divBdr>
    </w:div>
    <w:div w:id="382759259">
      <w:bodyDiv w:val="1"/>
      <w:marLeft w:val="0"/>
      <w:marRight w:val="0"/>
      <w:marTop w:val="0"/>
      <w:marBottom w:val="0"/>
      <w:divBdr>
        <w:top w:val="none" w:sz="0" w:space="0" w:color="auto"/>
        <w:left w:val="none" w:sz="0" w:space="0" w:color="auto"/>
        <w:bottom w:val="none" w:sz="0" w:space="0" w:color="auto"/>
        <w:right w:val="none" w:sz="0" w:space="0" w:color="auto"/>
      </w:divBdr>
    </w:div>
    <w:div w:id="382946746">
      <w:bodyDiv w:val="1"/>
      <w:marLeft w:val="0"/>
      <w:marRight w:val="0"/>
      <w:marTop w:val="0"/>
      <w:marBottom w:val="0"/>
      <w:divBdr>
        <w:top w:val="none" w:sz="0" w:space="0" w:color="auto"/>
        <w:left w:val="none" w:sz="0" w:space="0" w:color="auto"/>
        <w:bottom w:val="none" w:sz="0" w:space="0" w:color="auto"/>
        <w:right w:val="none" w:sz="0" w:space="0" w:color="auto"/>
      </w:divBdr>
      <w:divsChild>
        <w:div w:id="1321040827">
          <w:marLeft w:val="1166"/>
          <w:marRight w:val="0"/>
          <w:marTop w:val="115"/>
          <w:marBottom w:val="0"/>
          <w:divBdr>
            <w:top w:val="none" w:sz="0" w:space="0" w:color="auto"/>
            <w:left w:val="none" w:sz="0" w:space="0" w:color="auto"/>
            <w:bottom w:val="none" w:sz="0" w:space="0" w:color="auto"/>
            <w:right w:val="none" w:sz="0" w:space="0" w:color="auto"/>
          </w:divBdr>
        </w:div>
        <w:div w:id="1502041733">
          <w:marLeft w:val="547"/>
          <w:marRight w:val="0"/>
          <w:marTop w:val="134"/>
          <w:marBottom w:val="0"/>
          <w:divBdr>
            <w:top w:val="none" w:sz="0" w:space="0" w:color="auto"/>
            <w:left w:val="none" w:sz="0" w:space="0" w:color="auto"/>
            <w:bottom w:val="none" w:sz="0" w:space="0" w:color="auto"/>
            <w:right w:val="none" w:sz="0" w:space="0" w:color="auto"/>
          </w:divBdr>
        </w:div>
        <w:div w:id="1629623719">
          <w:marLeft w:val="547"/>
          <w:marRight w:val="0"/>
          <w:marTop w:val="134"/>
          <w:marBottom w:val="0"/>
          <w:divBdr>
            <w:top w:val="none" w:sz="0" w:space="0" w:color="auto"/>
            <w:left w:val="none" w:sz="0" w:space="0" w:color="auto"/>
            <w:bottom w:val="none" w:sz="0" w:space="0" w:color="auto"/>
            <w:right w:val="none" w:sz="0" w:space="0" w:color="auto"/>
          </w:divBdr>
        </w:div>
        <w:div w:id="1657605611">
          <w:marLeft w:val="1166"/>
          <w:marRight w:val="0"/>
          <w:marTop w:val="115"/>
          <w:marBottom w:val="0"/>
          <w:divBdr>
            <w:top w:val="none" w:sz="0" w:space="0" w:color="auto"/>
            <w:left w:val="none" w:sz="0" w:space="0" w:color="auto"/>
            <w:bottom w:val="none" w:sz="0" w:space="0" w:color="auto"/>
            <w:right w:val="none" w:sz="0" w:space="0" w:color="auto"/>
          </w:divBdr>
        </w:div>
        <w:div w:id="1785727334">
          <w:marLeft w:val="1166"/>
          <w:marRight w:val="0"/>
          <w:marTop w:val="115"/>
          <w:marBottom w:val="0"/>
          <w:divBdr>
            <w:top w:val="none" w:sz="0" w:space="0" w:color="auto"/>
            <w:left w:val="none" w:sz="0" w:space="0" w:color="auto"/>
            <w:bottom w:val="none" w:sz="0" w:space="0" w:color="auto"/>
            <w:right w:val="none" w:sz="0" w:space="0" w:color="auto"/>
          </w:divBdr>
        </w:div>
        <w:div w:id="1811702810">
          <w:marLeft w:val="1166"/>
          <w:marRight w:val="0"/>
          <w:marTop w:val="115"/>
          <w:marBottom w:val="0"/>
          <w:divBdr>
            <w:top w:val="none" w:sz="0" w:space="0" w:color="auto"/>
            <w:left w:val="none" w:sz="0" w:space="0" w:color="auto"/>
            <w:bottom w:val="none" w:sz="0" w:space="0" w:color="auto"/>
            <w:right w:val="none" w:sz="0" w:space="0" w:color="auto"/>
          </w:divBdr>
        </w:div>
      </w:divsChild>
    </w:div>
    <w:div w:id="385032475">
      <w:bodyDiv w:val="1"/>
      <w:marLeft w:val="0"/>
      <w:marRight w:val="0"/>
      <w:marTop w:val="0"/>
      <w:marBottom w:val="0"/>
      <w:divBdr>
        <w:top w:val="none" w:sz="0" w:space="0" w:color="auto"/>
        <w:left w:val="none" w:sz="0" w:space="0" w:color="auto"/>
        <w:bottom w:val="none" w:sz="0" w:space="0" w:color="auto"/>
        <w:right w:val="none" w:sz="0" w:space="0" w:color="auto"/>
      </w:divBdr>
      <w:divsChild>
        <w:div w:id="212084858">
          <w:marLeft w:val="1800"/>
          <w:marRight w:val="144"/>
          <w:marTop w:val="0"/>
          <w:marBottom w:val="120"/>
          <w:divBdr>
            <w:top w:val="none" w:sz="0" w:space="0" w:color="auto"/>
            <w:left w:val="none" w:sz="0" w:space="0" w:color="auto"/>
            <w:bottom w:val="none" w:sz="0" w:space="0" w:color="auto"/>
            <w:right w:val="none" w:sz="0" w:space="0" w:color="auto"/>
          </w:divBdr>
        </w:div>
        <w:div w:id="457187677">
          <w:marLeft w:val="1800"/>
          <w:marRight w:val="144"/>
          <w:marTop w:val="0"/>
          <w:marBottom w:val="120"/>
          <w:divBdr>
            <w:top w:val="none" w:sz="0" w:space="0" w:color="auto"/>
            <w:left w:val="none" w:sz="0" w:space="0" w:color="auto"/>
            <w:bottom w:val="none" w:sz="0" w:space="0" w:color="auto"/>
            <w:right w:val="none" w:sz="0" w:space="0" w:color="auto"/>
          </w:divBdr>
        </w:div>
        <w:div w:id="545607239">
          <w:marLeft w:val="1800"/>
          <w:marRight w:val="144"/>
          <w:marTop w:val="0"/>
          <w:marBottom w:val="120"/>
          <w:divBdr>
            <w:top w:val="none" w:sz="0" w:space="0" w:color="auto"/>
            <w:left w:val="none" w:sz="0" w:space="0" w:color="auto"/>
            <w:bottom w:val="none" w:sz="0" w:space="0" w:color="auto"/>
            <w:right w:val="none" w:sz="0" w:space="0" w:color="auto"/>
          </w:divBdr>
        </w:div>
        <w:div w:id="878081671">
          <w:marLeft w:val="1166"/>
          <w:marRight w:val="144"/>
          <w:marTop w:val="0"/>
          <w:marBottom w:val="120"/>
          <w:divBdr>
            <w:top w:val="none" w:sz="0" w:space="0" w:color="auto"/>
            <w:left w:val="none" w:sz="0" w:space="0" w:color="auto"/>
            <w:bottom w:val="none" w:sz="0" w:space="0" w:color="auto"/>
            <w:right w:val="none" w:sz="0" w:space="0" w:color="auto"/>
          </w:divBdr>
        </w:div>
        <w:div w:id="1050152825">
          <w:marLeft w:val="1166"/>
          <w:marRight w:val="144"/>
          <w:marTop w:val="0"/>
          <w:marBottom w:val="120"/>
          <w:divBdr>
            <w:top w:val="none" w:sz="0" w:space="0" w:color="auto"/>
            <w:left w:val="none" w:sz="0" w:space="0" w:color="auto"/>
            <w:bottom w:val="none" w:sz="0" w:space="0" w:color="auto"/>
            <w:right w:val="none" w:sz="0" w:space="0" w:color="auto"/>
          </w:divBdr>
        </w:div>
        <w:div w:id="1288732307">
          <w:marLeft w:val="1800"/>
          <w:marRight w:val="144"/>
          <w:marTop w:val="0"/>
          <w:marBottom w:val="120"/>
          <w:divBdr>
            <w:top w:val="none" w:sz="0" w:space="0" w:color="auto"/>
            <w:left w:val="none" w:sz="0" w:space="0" w:color="auto"/>
            <w:bottom w:val="none" w:sz="0" w:space="0" w:color="auto"/>
            <w:right w:val="none" w:sz="0" w:space="0" w:color="auto"/>
          </w:divBdr>
        </w:div>
        <w:div w:id="1606575153">
          <w:marLeft w:val="547"/>
          <w:marRight w:val="144"/>
          <w:marTop w:val="0"/>
          <w:marBottom w:val="120"/>
          <w:divBdr>
            <w:top w:val="none" w:sz="0" w:space="0" w:color="auto"/>
            <w:left w:val="none" w:sz="0" w:space="0" w:color="auto"/>
            <w:bottom w:val="none" w:sz="0" w:space="0" w:color="auto"/>
            <w:right w:val="none" w:sz="0" w:space="0" w:color="auto"/>
          </w:divBdr>
        </w:div>
        <w:div w:id="2101176306">
          <w:marLeft w:val="1166"/>
          <w:marRight w:val="144"/>
          <w:marTop w:val="0"/>
          <w:marBottom w:val="120"/>
          <w:divBdr>
            <w:top w:val="none" w:sz="0" w:space="0" w:color="auto"/>
            <w:left w:val="none" w:sz="0" w:space="0" w:color="auto"/>
            <w:bottom w:val="none" w:sz="0" w:space="0" w:color="auto"/>
            <w:right w:val="none" w:sz="0" w:space="0" w:color="auto"/>
          </w:divBdr>
        </w:div>
      </w:divsChild>
    </w:div>
    <w:div w:id="388576589">
      <w:bodyDiv w:val="1"/>
      <w:marLeft w:val="0"/>
      <w:marRight w:val="0"/>
      <w:marTop w:val="0"/>
      <w:marBottom w:val="0"/>
      <w:divBdr>
        <w:top w:val="none" w:sz="0" w:space="0" w:color="auto"/>
        <w:left w:val="none" w:sz="0" w:space="0" w:color="auto"/>
        <w:bottom w:val="none" w:sz="0" w:space="0" w:color="auto"/>
        <w:right w:val="none" w:sz="0" w:space="0" w:color="auto"/>
      </w:divBdr>
    </w:div>
    <w:div w:id="389110335">
      <w:bodyDiv w:val="1"/>
      <w:marLeft w:val="0"/>
      <w:marRight w:val="0"/>
      <w:marTop w:val="0"/>
      <w:marBottom w:val="0"/>
      <w:divBdr>
        <w:top w:val="none" w:sz="0" w:space="0" w:color="auto"/>
        <w:left w:val="none" w:sz="0" w:space="0" w:color="auto"/>
        <w:bottom w:val="none" w:sz="0" w:space="0" w:color="auto"/>
        <w:right w:val="none" w:sz="0" w:space="0" w:color="auto"/>
      </w:divBdr>
    </w:div>
    <w:div w:id="389311502">
      <w:bodyDiv w:val="1"/>
      <w:marLeft w:val="0"/>
      <w:marRight w:val="0"/>
      <w:marTop w:val="0"/>
      <w:marBottom w:val="0"/>
      <w:divBdr>
        <w:top w:val="none" w:sz="0" w:space="0" w:color="auto"/>
        <w:left w:val="none" w:sz="0" w:space="0" w:color="auto"/>
        <w:bottom w:val="none" w:sz="0" w:space="0" w:color="auto"/>
        <w:right w:val="none" w:sz="0" w:space="0" w:color="auto"/>
      </w:divBdr>
      <w:divsChild>
        <w:div w:id="151289299">
          <w:marLeft w:val="547"/>
          <w:marRight w:val="0"/>
          <w:marTop w:val="144"/>
          <w:marBottom w:val="0"/>
          <w:divBdr>
            <w:top w:val="none" w:sz="0" w:space="0" w:color="auto"/>
            <w:left w:val="none" w:sz="0" w:space="0" w:color="auto"/>
            <w:bottom w:val="none" w:sz="0" w:space="0" w:color="auto"/>
            <w:right w:val="none" w:sz="0" w:space="0" w:color="auto"/>
          </w:divBdr>
        </w:div>
        <w:div w:id="649600508">
          <w:marLeft w:val="547"/>
          <w:marRight w:val="0"/>
          <w:marTop w:val="144"/>
          <w:marBottom w:val="0"/>
          <w:divBdr>
            <w:top w:val="none" w:sz="0" w:space="0" w:color="auto"/>
            <w:left w:val="none" w:sz="0" w:space="0" w:color="auto"/>
            <w:bottom w:val="none" w:sz="0" w:space="0" w:color="auto"/>
            <w:right w:val="none" w:sz="0" w:space="0" w:color="auto"/>
          </w:divBdr>
        </w:div>
        <w:div w:id="1108040212">
          <w:marLeft w:val="1166"/>
          <w:marRight w:val="0"/>
          <w:marTop w:val="125"/>
          <w:marBottom w:val="0"/>
          <w:divBdr>
            <w:top w:val="none" w:sz="0" w:space="0" w:color="auto"/>
            <w:left w:val="none" w:sz="0" w:space="0" w:color="auto"/>
            <w:bottom w:val="none" w:sz="0" w:space="0" w:color="auto"/>
            <w:right w:val="none" w:sz="0" w:space="0" w:color="auto"/>
          </w:divBdr>
        </w:div>
        <w:div w:id="1542281306">
          <w:marLeft w:val="547"/>
          <w:marRight w:val="0"/>
          <w:marTop w:val="115"/>
          <w:marBottom w:val="0"/>
          <w:divBdr>
            <w:top w:val="none" w:sz="0" w:space="0" w:color="auto"/>
            <w:left w:val="none" w:sz="0" w:space="0" w:color="auto"/>
            <w:bottom w:val="none" w:sz="0" w:space="0" w:color="auto"/>
            <w:right w:val="none" w:sz="0" w:space="0" w:color="auto"/>
          </w:divBdr>
        </w:div>
        <w:div w:id="1742484727">
          <w:marLeft w:val="1166"/>
          <w:marRight w:val="0"/>
          <w:marTop w:val="125"/>
          <w:marBottom w:val="0"/>
          <w:divBdr>
            <w:top w:val="none" w:sz="0" w:space="0" w:color="auto"/>
            <w:left w:val="none" w:sz="0" w:space="0" w:color="auto"/>
            <w:bottom w:val="none" w:sz="0" w:space="0" w:color="auto"/>
            <w:right w:val="none" w:sz="0" w:space="0" w:color="auto"/>
          </w:divBdr>
        </w:div>
        <w:div w:id="1898395034">
          <w:marLeft w:val="547"/>
          <w:marRight w:val="0"/>
          <w:marTop w:val="144"/>
          <w:marBottom w:val="0"/>
          <w:divBdr>
            <w:top w:val="none" w:sz="0" w:space="0" w:color="auto"/>
            <w:left w:val="none" w:sz="0" w:space="0" w:color="auto"/>
            <w:bottom w:val="none" w:sz="0" w:space="0" w:color="auto"/>
            <w:right w:val="none" w:sz="0" w:space="0" w:color="auto"/>
          </w:divBdr>
        </w:div>
      </w:divsChild>
    </w:div>
    <w:div w:id="390469648">
      <w:bodyDiv w:val="1"/>
      <w:marLeft w:val="0"/>
      <w:marRight w:val="0"/>
      <w:marTop w:val="0"/>
      <w:marBottom w:val="0"/>
      <w:divBdr>
        <w:top w:val="none" w:sz="0" w:space="0" w:color="auto"/>
        <w:left w:val="none" w:sz="0" w:space="0" w:color="auto"/>
        <w:bottom w:val="none" w:sz="0" w:space="0" w:color="auto"/>
        <w:right w:val="none" w:sz="0" w:space="0" w:color="auto"/>
      </w:divBdr>
    </w:div>
    <w:div w:id="390688565">
      <w:bodyDiv w:val="1"/>
      <w:marLeft w:val="0"/>
      <w:marRight w:val="0"/>
      <w:marTop w:val="0"/>
      <w:marBottom w:val="0"/>
      <w:divBdr>
        <w:top w:val="none" w:sz="0" w:space="0" w:color="auto"/>
        <w:left w:val="none" w:sz="0" w:space="0" w:color="auto"/>
        <w:bottom w:val="none" w:sz="0" w:space="0" w:color="auto"/>
        <w:right w:val="none" w:sz="0" w:space="0" w:color="auto"/>
      </w:divBdr>
    </w:div>
    <w:div w:id="391347959">
      <w:bodyDiv w:val="1"/>
      <w:marLeft w:val="0"/>
      <w:marRight w:val="0"/>
      <w:marTop w:val="0"/>
      <w:marBottom w:val="0"/>
      <w:divBdr>
        <w:top w:val="none" w:sz="0" w:space="0" w:color="auto"/>
        <w:left w:val="none" w:sz="0" w:space="0" w:color="auto"/>
        <w:bottom w:val="none" w:sz="0" w:space="0" w:color="auto"/>
        <w:right w:val="none" w:sz="0" w:space="0" w:color="auto"/>
      </w:divBdr>
      <w:divsChild>
        <w:div w:id="176383517">
          <w:marLeft w:val="1166"/>
          <w:marRight w:val="0"/>
          <w:marTop w:val="240"/>
          <w:marBottom w:val="0"/>
          <w:divBdr>
            <w:top w:val="none" w:sz="0" w:space="0" w:color="auto"/>
            <w:left w:val="none" w:sz="0" w:space="0" w:color="auto"/>
            <w:bottom w:val="none" w:sz="0" w:space="0" w:color="auto"/>
            <w:right w:val="none" w:sz="0" w:space="0" w:color="auto"/>
          </w:divBdr>
        </w:div>
        <w:div w:id="864097176">
          <w:marLeft w:val="547"/>
          <w:marRight w:val="0"/>
          <w:marTop w:val="240"/>
          <w:marBottom w:val="0"/>
          <w:divBdr>
            <w:top w:val="none" w:sz="0" w:space="0" w:color="auto"/>
            <w:left w:val="none" w:sz="0" w:space="0" w:color="auto"/>
            <w:bottom w:val="none" w:sz="0" w:space="0" w:color="auto"/>
            <w:right w:val="none" w:sz="0" w:space="0" w:color="auto"/>
          </w:divBdr>
        </w:div>
      </w:divsChild>
    </w:div>
    <w:div w:id="391852695">
      <w:bodyDiv w:val="1"/>
      <w:marLeft w:val="0"/>
      <w:marRight w:val="0"/>
      <w:marTop w:val="0"/>
      <w:marBottom w:val="0"/>
      <w:divBdr>
        <w:top w:val="none" w:sz="0" w:space="0" w:color="auto"/>
        <w:left w:val="none" w:sz="0" w:space="0" w:color="auto"/>
        <w:bottom w:val="none" w:sz="0" w:space="0" w:color="auto"/>
        <w:right w:val="none" w:sz="0" w:space="0" w:color="auto"/>
      </w:divBdr>
    </w:div>
    <w:div w:id="391856869">
      <w:bodyDiv w:val="1"/>
      <w:marLeft w:val="0"/>
      <w:marRight w:val="0"/>
      <w:marTop w:val="0"/>
      <w:marBottom w:val="0"/>
      <w:divBdr>
        <w:top w:val="none" w:sz="0" w:space="0" w:color="auto"/>
        <w:left w:val="none" w:sz="0" w:space="0" w:color="auto"/>
        <w:bottom w:val="none" w:sz="0" w:space="0" w:color="auto"/>
        <w:right w:val="none" w:sz="0" w:space="0" w:color="auto"/>
      </w:divBdr>
      <w:divsChild>
        <w:div w:id="306009607">
          <w:marLeft w:val="1800"/>
          <w:marRight w:val="0"/>
          <w:marTop w:val="77"/>
          <w:marBottom w:val="0"/>
          <w:divBdr>
            <w:top w:val="none" w:sz="0" w:space="0" w:color="auto"/>
            <w:left w:val="none" w:sz="0" w:space="0" w:color="auto"/>
            <w:bottom w:val="none" w:sz="0" w:space="0" w:color="auto"/>
            <w:right w:val="none" w:sz="0" w:space="0" w:color="auto"/>
          </w:divBdr>
        </w:div>
        <w:div w:id="409079876">
          <w:marLeft w:val="1800"/>
          <w:marRight w:val="0"/>
          <w:marTop w:val="77"/>
          <w:marBottom w:val="0"/>
          <w:divBdr>
            <w:top w:val="none" w:sz="0" w:space="0" w:color="auto"/>
            <w:left w:val="none" w:sz="0" w:space="0" w:color="auto"/>
            <w:bottom w:val="none" w:sz="0" w:space="0" w:color="auto"/>
            <w:right w:val="none" w:sz="0" w:space="0" w:color="auto"/>
          </w:divBdr>
        </w:div>
        <w:div w:id="678895786">
          <w:marLeft w:val="1166"/>
          <w:marRight w:val="0"/>
          <w:marTop w:val="96"/>
          <w:marBottom w:val="0"/>
          <w:divBdr>
            <w:top w:val="none" w:sz="0" w:space="0" w:color="auto"/>
            <w:left w:val="none" w:sz="0" w:space="0" w:color="auto"/>
            <w:bottom w:val="none" w:sz="0" w:space="0" w:color="auto"/>
            <w:right w:val="none" w:sz="0" w:space="0" w:color="auto"/>
          </w:divBdr>
        </w:div>
        <w:div w:id="1234271638">
          <w:marLeft w:val="1800"/>
          <w:marRight w:val="0"/>
          <w:marTop w:val="77"/>
          <w:marBottom w:val="0"/>
          <w:divBdr>
            <w:top w:val="none" w:sz="0" w:space="0" w:color="auto"/>
            <w:left w:val="none" w:sz="0" w:space="0" w:color="auto"/>
            <w:bottom w:val="none" w:sz="0" w:space="0" w:color="auto"/>
            <w:right w:val="none" w:sz="0" w:space="0" w:color="auto"/>
          </w:divBdr>
        </w:div>
        <w:div w:id="1289315593">
          <w:marLeft w:val="1166"/>
          <w:marRight w:val="0"/>
          <w:marTop w:val="96"/>
          <w:marBottom w:val="0"/>
          <w:divBdr>
            <w:top w:val="none" w:sz="0" w:space="0" w:color="auto"/>
            <w:left w:val="none" w:sz="0" w:space="0" w:color="auto"/>
            <w:bottom w:val="none" w:sz="0" w:space="0" w:color="auto"/>
            <w:right w:val="none" w:sz="0" w:space="0" w:color="auto"/>
          </w:divBdr>
        </w:div>
        <w:div w:id="1333921274">
          <w:marLeft w:val="547"/>
          <w:marRight w:val="0"/>
          <w:marTop w:val="115"/>
          <w:marBottom w:val="0"/>
          <w:divBdr>
            <w:top w:val="none" w:sz="0" w:space="0" w:color="auto"/>
            <w:left w:val="none" w:sz="0" w:space="0" w:color="auto"/>
            <w:bottom w:val="none" w:sz="0" w:space="0" w:color="auto"/>
            <w:right w:val="none" w:sz="0" w:space="0" w:color="auto"/>
          </w:divBdr>
        </w:div>
        <w:div w:id="1351182866">
          <w:marLeft w:val="1166"/>
          <w:marRight w:val="0"/>
          <w:marTop w:val="96"/>
          <w:marBottom w:val="0"/>
          <w:divBdr>
            <w:top w:val="none" w:sz="0" w:space="0" w:color="auto"/>
            <w:left w:val="none" w:sz="0" w:space="0" w:color="auto"/>
            <w:bottom w:val="none" w:sz="0" w:space="0" w:color="auto"/>
            <w:right w:val="none" w:sz="0" w:space="0" w:color="auto"/>
          </w:divBdr>
        </w:div>
        <w:div w:id="1600218401">
          <w:marLeft w:val="1800"/>
          <w:marRight w:val="0"/>
          <w:marTop w:val="77"/>
          <w:marBottom w:val="0"/>
          <w:divBdr>
            <w:top w:val="none" w:sz="0" w:space="0" w:color="auto"/>
            <w:left w:val="none" w:sz="0" w:space="0" w:color="auto"/>
            <w:bottom w:val="none" w:sz="0" w:space="0" w:color="auto"/>
            <w:right w:val="none" w:sz="0" w:space="0" w:color="auto"/>
          </w:divBdr>
        </w:div>
        <w:div w:id="1614895795">
          <w:marLeft w:val="1800"/>
          <w:marRight w:val="0"/>
          <w:marTop w:val="77"/>
          <w:marBottom w:val="0"/>
          <w:divBdr>
            <w:top w:val="none" w:sz="0" w:space="0" w:color="auto"/>
            <w:left w:val="none" w:sz="0" w:space="0" w:color="auto"/>
            <w:bottom w:val="none" w:sz="0" w:space="0" w:color="auto"/>
            <w:right w:val="none" w:sz="0" w:space="0" w:color="auto"/>
          </w:divBdr>
        </w:div>
        <w:div w:id="2112822872">
          <w:marLeft w:val="1800"/>
          <w:marRight w:val="0"/>
          <w:marTop w:val="77"/>
          <w:marBottom w:val="0"/>
          <w:divBdr>
            <w:top w:val="none" w:sz="0" w:space="0" w:color="auto"/>
            <w:left w:val="none" w:sz="0" w:space="0" w:color="auto"/>
            <w:bottom w:val="none" w:sz="0" w:space="0" w:color="auto"/>
            <w:right w:val="none" w:sz="0" w:space="0" w:color="auto"/>
          </w:divBdr>
        </w:div>
      </w:divsChild>
    </w:div>
    <w:div w:id="391931752">
      <w:bodyDiv w:val="1"/>
      <w:marLeft w:val="0"/>
      <w:marRight w:val="0"/>
      <w:marTop w:val="0"/>
      <w:marBottom w:val="0"/>
      <w:divBdr>
        <w:top w:val="none" w:sz="0" w:space="0" w:color="auto"/>
        <w:left w:val="none" w:sz="0" w:space="0" w:color="auto"/>
        <w:bottom w:val="none" w:sz="0" w:space="0" w:color="auto"/>
        <w:right w:val="none" w:sz="0" w:space="0" w:color="auto"/>
      </w:divBdr>
    </w:div>
    <w:div w:id="393286091">
      <w:bodyDiv w:val="1"/>
      <w:marLeft w:val="0"/>
      <w:marRight w:val="0"/>
      <w:marTop w:val="0"/>
      <w:marBottom w:val="0"/>
      <w:divBdr>
        <w:top w:val="none" w:sz="0" w:space="0" w:color="auto"/>
        <w:left w:val="none" w:sz="0" w:space="0" w:color="auto"/>
        <w:bottom w:val="none" w:sz="0" w:space="0" w:color="auto"/>
        <w:right w:val="none" w:sz="0" w:space="0" w:color="auto"/>
      </w:divBdr>
    </w:div>
    <w:div w:id="393893418">
      <w:bodyDiv w:val="1"/>
      <w:marLeft w:val="0"/>
      <w:marRight w:val="0"/>
      <w:marTop w:val="0"/>
      <w:marBottom w:val="0"/>
      <w:divBdr>
        <w:top w:val="none" w:sz="0" w:space="0" w:color="auto"/>
        <w:left w:val="none" w:sz="0" w:space="0" w:color="auto"/>
        <w:bottom w:val="none" w:sz="0" w:space="0" w:color="auto"/>
        <w:right w:val="none" w:sz="0" w:space="0" w:color="auto"/>
      </w:divBdr>
      <w:divsChild>
        <w:div w:id="639648970">
          <w:marLeft w:val="0"/>
          <w:marRight w:val="0"/>
          <w:marTop w:val="0"/>
          <w:marBottom w:val="0"/>
          <w:divBdr>
            <w:top w:val="none" w:sz="0" w:space="0" w:color="auto"/>
            <w:left w:val="none" w:sz="0" w:space="0" w:color="auto"/>
            <w:bottom w:val="none" w:sz="0" w:space="0" w:color="auto"/>
            <w:right w:val="none" w:sz="0" w:space="0" w:color="auto"/>
          </w:divBdr>
          <w:divsChild>
            <w:div w:id="951478578">
              <w:marLeft w:val="0"/>
              <w:marRight w:val="0"/>
              <w:marTop w:val="0"/>
              <w:marBottom w:val="0"/>
              <w:divBdr>
                <w:top w:val="none" w:sz="0" w:space="0" w:color="auto"/>
                <w:left w:val="none" w:sz="0" w:space="0" w:color="auto"/>
                <w:bottom w:val="none" w:sz="0" w:space="0" w:color="auto"/>
                <w:right w:val="none" w:sz="0" w:space="0" w:color="auto"/>
              </w:divBdr>
            </w:div>
            <w:div w:id="1239746626">
              <w:marLeft w:val="0"/>
              <w:marRight w:val="0"/>
              <w:marTop w:val="0"/>
              <w:marBottom w:val="0"/>
              <w:divBdr>
                <w:top w:val="none" w:sz="0" w:space="0" w:color="auto"/>
                <w:left w:val="none" w:sz="0" w:space="0" w:color="auto"/>
                <w:bottom w:val="none" w:sz="0" w:space="0" w:color="auto"/>
                <w:right w:val="none" w:sz="0" w:space="0" w:color="auto"/>
              </w:divBdr>
            </w:div>
            <w:div w:id="1272709770">
              <w:marLeft w:val="0"/>
              <w:marRight w:val="0"/>
              <w:marTop w:val="0"/>
              <w:marBottom w:val="0"/>
              <w:divBdr>
                <w:top w:val="none" w:sz="0" w:space="0" w:color="auto"/>
                <w:left w:val="none" w:sz="0" w:space="0" w:color="auto"/>
                <w:bottom w:val="none" w:sz="0" w:space="0" w:color="auto"/>
                <w:right w:val="none" w:sz="0" w:space="0" w:color="auto"/>
              </w:divBdr>
            </w:div>
            <w:div w:id="1471941884">
              <w:marLeft w:val="0"/>
              <w:marRight w:val="0"/>
              <w:marTop w:val="0"/>
              <w:marBottom w:val="0"/>
              <w:divBdr>
                <w:top w:val="none" w:sz="0" w:space="0" w:color="auto"/>
                <w:left w:val="none" w:sz="0" w:space="0" w:color="auto"/>
                <w:bottom w:val="none" w:sz="0" w:space="0" w:color="auto"/>
                <w:right w:val="none" w:sz="0" w:space="0" w:color="auto"/>
              </w:divBdr>
            </w:div>
            <w:div w:id="194565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89253">
      <w:bodyDiv w:val="1"/>
      <w:marLeft w:val="0"/>
      <w:marRight w:val="0"/>
      <w:marTop w:val="0"/>
      <w:marBottom w:val="0"/>
      <w:divBdr>
        <w:top w:val="none" w:sz="0" w:space="0" w:color="auto"/>
        <w:left w:val="none" w:sz="0" w:space="0" w:color="auto"/>
        <w:bottom w:val="none" w:sz="0" w:space="0" w:color="auto"/>
        <w:right w:val="none" w:sz="0" w:space="0" w:color="auto"/>
      </w:divBdr>
    </w:div>
    <w:div w:id="394819213">
      <w:bodyDiv w:val="1"/>
      <w:marLeft w:val="0"/>
      <w:marRight w:val="0"/>
      <w:marTop w:val="0"/>
      <w:marBottom w:val="0"/>
      <w:divBdr>
        <w:top w:val="none" w:sz="0" w:space="0" w:color="auto"/>
        <w:left w:val="none" w:sz="0" w:space="0" w:color="auto"/>
        <w:bottom w:val="none" w:sz="0" w:space="0" w:color="auto"/>
        <w:right w:val="none" w:sz="0" w:space="0" w:color="auto"/>
      </w:divBdr>
    </w:div>
    <w:div w:id="394819336">
      <w:bodyDiv w:val="1"/>
      <w:marLeft w:val="0"/>
      <w:marRight w:val="0"/>
      <w:marTop w:val="0"/>
      <w:marBottom w:val="0"/>
      <w:divBdr>
        <w:top w:val="none" w:sz="0" w:space="0" w:color="auto"/>
        <w:left w:val="none" w:sz="0" w:space="0" w:color="auto"/>
        <w:bottom w:val="none" w:sz="0" w:space="0" w:color="auto"/>
        <w:right w:val="none" w:sz="0" w:space="0" w:color="auto"/>
      </w:divBdr>
    </w:div>
    <w:div w:id="394937687">
      <w:bodyDiv w:val="1"/>
      <w:marLeft w:val="0"/>
      <w:marRight w:val="0"/>
      <w:marTop w:val="0"/>
      <w:marBottom w:val="0"/>
      <w:divBdr>
        <w:top w:val="none" w:sz="0" w:space="0" w:color="auto"/>
        <w:left w:val="none" w:sz="0" w:space="0" w:color="auto"/>
        <w:bottom w:val="none" w:sz="0" w:space="0" w:color="auto"/>
        <w:right w:val="none" w:sz="0" w:space="0" w:color="auto"/>
      </w:divBdr>
    </w:div>
    <w:div w:id="395325239">
      <w:bodyDiv w:val="1"/>
      <w:marLeft w:val="0"/>
      <w:marRight w:val="0"/>
      <w:marTop w:val="0"/>
      <w:marBottom w:val="0"/>
      <w:divBdr>
        <w:top w:val="none" w:sz="0" w:space="0" w:color="auto"/>
        <w:left w:val="none" w:sz="0" w:space="0" w:color="auto"/>
        <w:bottom w:val="none" w:sz="0" w:space="0" w:color="auto"/>
        <w:right w:val="none" w:sz="0" w:space="0" w:color="auto"/>
      </w:divBdr>
    </w:div>
    <w:div w:id="395906287">
      <w:bodyDiv w:val="1"/>
      <w:marLeft w:val="0"/>
      <w:marRight w:val="0"/>
      <w:marTop w:val="0"/>
      <w:marBottom w:val="0"/>
      <w:divBdr>
        <w:top w:val="none" w:sz="0" w:space="0" w:color="auto"/>
        <w:left w:val="none" w:sz="0" w:space="0" w:color="auto"/>
        <w:bottom w:val="none" w:sz="0" w:space="0" w:color="auto"/>
        <w:right w:val="none" w:sz="0" w:space="0" w:color="auto"/>
      </w:divBdr>
    </w:div>
    <w:div w:id="397245956">
      <w:bodyDiv w:val="1"/>
      <w:marLeft w:val="0"/>
      <w:marRight w:val="0"/>
      <w:marTop w:val="0"/>
      <w:marBottom w:val="0"/>
      <w:divBdr>
        <w:top w:val="none" w:sz="0" w:space="0" w:color="auto"/>
        <w:left w:val="none" w:sz="0" w:space="0" w:color="auto"/>
        <w:bottom w:val="none" w:sz="0" w:space="0" w:color="auto"/>
        <w:right w:val="none" w:sz="0" w:space="0" w:color="auto"/>
      </w:divBdr>
    </w:div>
    <w:div w:id="397673612">
      <w:bodyDiv w:val="1"/>
      <w:marLeft w:val="0"/>
      <w:marRight w:val="0"/>
      <w:marTop w:val="0"/>
      <w:marBottom w:val="0"/>
      <w:divBdr>
        <w:top w:val="none" w:sz="0" w:space="0" w:color="auto"/>
        <w:left w:val="none" w:sz="0" w:space="0" w:color="auto"/>
        <w:bottom w:val="none" w:sz="0" w:space="0" w:color="auto"/>
        <w:right w:val="none" w:sz="0" w:space="0" w:color="auto"/>
      </w:divBdr>
    </w:div>
    <w:div w:id="398484465">
      <w:bodyDiv w:val="1"/>
      <w:marLeft w:val="0"/>
      <w:marRight w:val="0"/>
      <w:marTop w:val="0"/>
      <w:marBottom w:val="0"/>
      <w:divBdr>
        <w:top w:val="none" w:sz="0" w:space="0" w:color="auto"/>
        <w:left w:val="none" w:sz="0" w:space="0" w:color="auto"/>
        <w:bottom w:val="none" w:sz="0" w:space="0" w:color="auto"/>
        <w:right w:val="none" w:sz="0" w:space="0" w:color="auto"/>
      </w:divBdr>
    </w:div>
    <w:div w:id="398787489">
      <w:bodyDiv w:val="1"/>
      <w:marLeft w:val="0"/>
      <w:marRight w:val="0"/>
      <w:marTop w:val="0"/>
      <w:marBottom w:val="0"/>
      <w:divBdr>
        <w:top w:val="none" w:sz="0" w:space="0" w:color="auto"/>
        <w:left w:val="none" w:sz="0" w:space="0" w:color="auto"/>
        <w:bottom w:val="none" w:sz="0" w:space="0" w:color="auto"/>
        <w:right w:val="none" w:sz="0" w:space="0" w:color="auto"/>
      </w:divBdr>
    </w:div>
    <w:div w:id="399838721">
      <w:bodyDiv w:val="1"/>
      <w:marLeft w:val="0"/>
      <w:marRight w:val="0"/>
      <w:marTop w:val="0"/>
      <w:marBottom w:val="0"/>
      <w:divBdr>
        <w:top w:val="none" w:sz="0" w:space="0" w:color="auto"/>
        <w:left w:val="none" w:sz="0" w:space="0" w:color="auto"/>
        <w:bottom w:val="none" w:sz="0" w:space="0" w:color="auto"/>
        <w:right w:val="none" w:sz="0" w:space="0" w:color="auto"/>
      </w:divBdr>
    </w:div>
    <w:div w:id="399908872">
      <w:bodyDiv w:val="1"/>
      <w:marLeft w:val="0"/>
      <w:marRight w:val="0"/>
      <w:marTop w:val="0"/>
      <w:marBottom w:val="0"/>
      <w:divBdr>
        <w:top w:val="none" w:sz="0" w:space="0" w:color="auto"/>
        <w:left w:val="none" w:sz="0" w:space="0" w:color="auto"/>
        <w:bottom w:val="none" w:sz="0" w:space="0" w:color="auto"/>
        <w:right w:val="none" w:sz="0" w:space="0" w:color="auto"/>
      </w:divBdr>
    </w:div>
    <w:div w:id="400298880">
      <w:bodyDiv w:val="1"/>
      <w:marLeft w:val="0"/>
      <w:marRight w:val="0"/>
      <w:marTop w:val="0"/>
      <w:marBottom w:val="0"/>
      <w:divBdr>
        <w:top w:val="none" w:sz="0" w:space="0" w:color="auto"/>
        <w:left w:val="none" w:sz="0" w:space="0" w:color="auto"/>
        <w:bottom w:val="none" w:sz="0" w:space="0" w:color="auto"/>
        <w:right w:val="none" w:sz="0" w:space="0" w:color="auto"/>
      </w:divBdr>
    </w:div>
    <w:div w:id="400373457">
      <w:bodyDiv w:val="1"/>
      <w:marLeft w:val="0"/>
      <w:marRight w:val="0"/>
      <w:marTop w:val="0"/>
      <w:marBottom w:val="0"/>
      <w:divBdr>
        <w:top w:val="none" w:sz="0" w:space="0" w:color="auto"/>
        <w:left w:val="none" w:sz="0" w:space="0" w:color="auto"/>
        <w:bottom w:val="none" w:sz="0" w:space="0" w:color="auto"/>
        <w:right w:val="none" w:sz="0" w:space="0" w:color="auto"/>
      </w:divBdr>
    </w:div>
    <w:div w:id="400955458">
      <w:bodyDiv w:val="1"/>
      <w:marLeft w:val="0"/>
      <w:marRight w:val="0"/>
      <w:marTop w:val="0"/>
      <w:marBottom w:val="0"/>
      <w:divBdr>
        <w:top w:val="none" w:sz="0" w:space="0" w:color="auto"/>
        <w:left w:val="none" w:sz="0" w:space="0" w:color="auto"/>
        <w:bottom w:val="none" w:sz="0" w:space="0" w:color="auto"/>
        <w:right w:val="none" w:sz="0" w:space="0" w:color="auto"/>
      </w:divBdr>
      <w:divsChild>
        <w:div w:id="329480339">
          <w:marLeft w:val="0"/>
          <w:marRight w:val="0"/>
          <w:marTop w:val="0"/>
          <w:marBottom w:val="0"/>
          <w:divBdr>
            <w:top w:val="none" w:sz="0" w:space="0" w:color="auto"/>
            <w:left w:val="none" w:sz="0" w:space="0" w:color="auto"/>
            <w:bottom w:val="none" w:sz="0" w:space="0" w:color="auto"/>
            <w:right w:val="none" w:sz="0" w:space="0" w:color="auto"/>
          </w:divBdr>
        </w:div>
        <w:div w:id="1119488625">
          <w:marLeft w:val="0"/>
          <w:marRight w:val="0"/>
          <w:marTop w:val="0"/>
          <w:marBottom w:val="0"/>
          <w:divBdr>
            <w:top w:val="none" w:sz="0" w:space="0" w:color="auto"/>
            <w:left w:val="none" w:sz="0" w:space="0" w:color="auto"/>
            <w:bottom w:val="none" w:sz="0" w:space="0" w:color="auto"/>
            <w:right w:val="none" w:sz="0" w:space="0" w:color="auto"/>
          </w:divBdr>
        </w:div>
      </w:divsChild>
    </w:div>
    <w:div w:id="401367074">
      <w:bodyDiv w:val="1"/>
      <w:marLeft w:val="0"/>
      <w:marRight w:val="0"/>
      <w:marTop w:val="0"/>
      <w:marBottom w:val="0"/>
      <w:divBdr>
        <w:top w:val="none" w:sz="0" w:space="0" w:color="auto"/>
        <w:left w:val="none" w:sz="0" w:space="0" w:color="auto"/>
        <w:bottom w:val="none" w:sz="0" w:space="0" w:color="auto"/>
        <w:right w:val="none" w:sz="0" w:space="0" w:color="auto"/>
      </w:divBdr>
    </w:div>
    <w:div w:id="402216614">
      <w:bodyDiv w:val="1"/>
      <w:marLeft w:val="0"/>
      <w:marRight w:val="0"/>
      <w:marTop w:val="0"/>
      <w:marBottom w:val="0"/>
      <w:divBdr>
        <w:top w:val="none" w:sz="0" w:space="0" w:color="auto"/>
        <w:left w:val="none" w:sz="0" w:space="0" w:color="auto"/>
        <w:bottom w:val="none" w:sz="0" w:space="0" w:color="auto"/>
        <w:right w:val="none" w:sz="0" w:space="0" w:color="auto"/>
      </w:divBdr>
    </w:div>
    <w:div w:id="402265343">
      <w:bodyDiv w:val="1"/>
      <w:marLeft w:val="0"/>
      <w:marRight w:val="0"/>
      <w:marTop w:val="0"/>
      <w:marBottom w:val="0"/>
      <w:divBdr>
        <w:top w:val="none" w:sz="0" w:space="0" w:color="auto"/>
        <w:left w:val="none" w:sz="0" w:space="0" w:color="auto"/>
        <w:bottom w:val="none" w:sz="0" w:space="0" w:color="auto"/>
        <w:right w:val="none" w:sz="0" w:space="0" w:color="auto"/>
      </w:divBdr>
    </w:div>
    <w:div w:id="402795600">
      <w:bodyDiv w:val="1"/>
      <w:marLeft w:val="0"/>
      <w:marRight w:val="0"/>
      <w:marTop w:val="0"/>
      <w:marBottom w:val="0"/>
      <w:divBdr>
        <w:top w:val="none" w:sz="0" w:space="0" w:color="auto"/>
        <w:left w:val="none" w:sz="0" w:space="0" w:color="auto"/>
        <w:bottom w:val="none" w:sz="0" w:space="0" w:color="auto"/>
        <w:right w:val="none" w:sz="0" w:space="0" w:color="auto"/>
      </w:divBdr>
      <w:divsChild>
        <w:div w:id="225730453">
          <w:marLeft w:val="1166"/>
          <w:marRight w:val="0"/>
          <w:marTop w:val="86"/>
          <w:marBottom w:val="0"/>
          <w:divBdr>
            <w:top w:val="none" w:sz="0" w:space="0" w:color="auto"/>
            <w:left w:val="none" w:sz="0" w:space="0" w:color="auto"/>
            <w:bottom w:val="none" w:sz="0" w:space="0" w:color="auto"/>
            <w:right w:val="none" w:sz="0" w:space="0" w:color="auto"/>
          </w:divBdr>
        </w:div>
        <w:div w:id="407313023">
          <w:marLeft w:val="1166"/>
          <w:marRight w:val="0"/>
          <w:marTop w:val="86"/>
          <w:marBottom w:val="0"/>
          <w:divBdr>
            <w:top w:val="none" w:sz="0" w:space="0" w:color="auto"/>
            <w:left w:val="none" w:sz="0" w:space="0" w:color="auto"/>
            <w:bottom w:val="none" w:sz="0" w:space="0" w:color="auto"/>
            <w:right w:val="none" w:sz="0" w:space="0" w:color="auto"/>
          </w:divBdr>
        </w:div>
        <w:div w:id="719520453">
          <w:marLeft w:val="1166"/>
          <w:marRight w:val="0"/>
          <w:marTop w:val="86"/>
          <w:marBottom w:val="0"/>
          <w:divBdr>
            <w:top w:val="none" w:sz="0" w:space="0" w:color="auto"/>
            <w:left w:val="none" w:sz="0" w:space="0" w:color="auto"/>
            <w:bottom w:val="none" w:sz="0" w:space="0" w:color="auto"/>
            <w:right w:val="none" w:sz="0" w:space="0" w:color="auto"/>
          </w:divBdr>
        </w:div>
        <w:div w:id="1254511965">
          <w:marLeft w:val="1166"/>
          <w:marRight w:val="0"/>
          <w:marTop w:val="86"/>
          <w:marBottom w:val="0"/>
          <w:divBdr>
            <w:top w:val="none" w:sz="0" w:space="0" w:color="auto"/>
            <w:left w:val="none" w:sz="0" w:space="0" w:color="auto"/>
            <w:bottom w:val="none" w:sz="0" w:space="0" w:color="auto"/>
            <w:right w:val="none" w:sz="0" w:space="0" w:color="auto"/>
          </w:divBdr>
        </w:div>
        <w:div w:id="1413432176">
          <w:marLeft w:val="547"/>
          <w:marRight w:val="0"/>
          <w:marTop w:val="86"/>
          <w:marBottom w:val="0"/>
          <w:divBdr>
            <w:top w:val="none" w:sz="0" w:space="0" w:color="auto"/>
            <w:left w:val="none" w:sz="0" w:space="0" w:color="auto"/>
            <w:bottom w:val="none" w:sz="0" w:space="0" w:color="auto"/>
            <w:right w:val="none" w:sz="0" w:space="0" w:color="auto"/>
          </w:divBdr>
        </w:div>
        <w:div w:id="1503547173">
          <w:marLeft w:val="1166"/>
          <w:marRight w:val="0"/>
          <w:marTop w:val="86"/>
          <w:marBottom w:val="0"/>
          <w:divBdr>
            <w:top w:val="none" w:sz="0" w:space="0" w:color="auto"/>
            <w:left w:val="none" w:sz="0" w:space="0" w:color="auto"/>
            <w:bottom w:val="none" w:sz="0" w:space="0" w:color="auto"/>
            <w:right w:val="none" w:sz="0" w:space="0" w:color="auto"/>
          </w:divBdr>
        </w:div>
        <w:div w:id="1901284586">
          <w:marLeft w:val="1166"/>
          <w:marRight w:val="0"/>
          <w:marTop w:val="86"/>
          <w:marBottom w:val="0"/>
          <w:divBdr>
            <w:top w:val="none" w:sz="0" w:space="0" w:color="auto"/>
            <w:left w:val="none" w:sz="0" w:space="0" w:color="auto"/>
            <w:bottom w:val="none" w:sz="0" w:space="0" w:color="auto"/>
            <w:right w:val="none" w:sz="0" w:space="0" w:color="auto"/>
          </w:divBdr>
        </w:div>
      </w:divsChild>
    </w:div>
    <w:div w:id="402991793">
      <w:bodyDiv w:val="1"/>
      <w:marLeft w:val="0"/>
      <w:marRight w:val="0"/>
      <w:marTop w:val="0"/>
      <w:marBottom w:val="0"/>
      <w:divBdr>
        <w:top w:val="none" w:sz="0" w:space="0" w:color="auto"/>
        <w:left w:val="none" w:sz="0" w:space="0" w:color="auto"/>
        <w:bottom w:val="none" w:sz="0" w:space="0" w:color="auto"/>
        <w:right w:val="none" w:sz="0" w:space="0" w:color="auto"/>
      </w:divBdr>
      <w:divsChild>
        <w:div w:id="595671717">
          <w:marLeft w:val="547"/>
          <w:marRight w:val="0"/>
          <w:marTop w:val="154"/>
          <w:marBottom w:val="0"/>
          <w:divBdr>
            <w:top w:val="none" w:sz="0" w:space="0" w:color="auto"/>
            <w:left w:val="none" w:sz="0" w:space="0" w:color="auto"/>
            <w:bottom w:val="none" w:sz="0" w:space="0" w:color="auto"/>
            <w:right w:val="none" w:sz="0" w:space="0" w:color="auto"/>
          </w:divBdr>
        </w:div>
        <w:div w:id="787510654">
          <w:marLeft w:val="1800"/>
          <w:marRight w:val="0"/>
          <w:marTop w:val="115"/>
          <w:marBottom w:val="0"/>
          <w:divBdr>
            <w:top w:val="none" w:sz="0" w:space="0" w:color="auto"/>
            <w:left w:val="none" w:sz="0" w:space="0" w:color="auto"/>
            <w:bottom w:val="none" w:sz="0" w:space="0" w:color="auto"/>
            <w:right w:val="none" w:sz="0" w:space="0" w:color="auto"/>
          </w:divBdr>
        </w:div>
        <w:div w:id="1055736149">
          <w:marLeft w:val="1166"/>
          <w:marRight w:val="0"/>
          <w:marTop w:val="134"/>
          <w:marBottom w:val="0"/>
          <w:divBdr>
            <w:top w:val="none" w:sz="0" w:space="0" w:color="auto"/>
            <w:left w:val="none" w:sz="0" w:space="0" w:color="auto"/>
            <w:bottom w:val="none" w:sz="0" w:space="0" w:color="auto"/>
            <w:right w:val="none" w:sz="0" w:space="0" w:color="auto"/>
          </w:divBdr>
        </w:div>
        <w:div w:id="1135484153">
          <w:marLeft w:val="1166"/>
          <w:marRight w:val="0"/>
          <w:marTop w:val="134"/>
          <w:marBottom w:val="0"/>
          <w:divBdr>
            <w:top w:val="none" w:sz="0" w:space="0" w:color="auto"/>
            <w:left w:val="none" w:sz="0" w:space="0" w:color="auto"/>
            <w:bottom w:val="none" w:sz="0" w:space="0" w:color="auto"/>
            <w:right w:val="none" w:sz="0" w:space="0" w:color="auto"/>
          </w:divBdr>
        </w:div>
        <w:div w:id="1386370271">
          <w:marLeft w:val="1800"/>
          <w:marRight w:val="0"/>
          <w:marTop w:val="115"/>
          <w:marBottom w:val="0"/>
          <w:divBdr>
            <w:top w:val="none" w:sz="0" w:space="0" w:color="auto"/>
            <w:left w:val="none" w:sz="0" w:space="0" w:color="auto"/>
            <w:bottom w:val="none" w:sz="0" w:space="0" w:color="auto"/>
            <w:right w:val="none" w:sz="0" w:space="0" w:color="auto"/>
          </w:divBdr>
        </w:div>
        <w:div w:id="2092771307">
          <w:marLeft w:val="1800"/>
          <w:marRight w:val="0"/>
          <w:marTop w:val="115"/>
          <w:marBottom w:val="0"/>
          <w:divBdr>
            <w:top w:val="none" w:sz="0" w:space="0" w:color="auto"/>
            <w:left w:val="none" w:sz="0" w:space="0" w:color="auto"/>
            <w:bottom w:val="none" w:sz="0" w:space="0" w:color="auto"/>
            <w:right w:val="none" w:sz="0" w:space="0" w:color="auto"/>
          </w:divBdr>
        </w:div>
      </w:divsChild>
    </w:div>
    <w:div w:id="404499808">
      <w:bodyDiv w:val="1"/>
      <w:marLeft w:val="0"/>
      <w:marRight w:val="0"/>
      <w:marTop w:val="0"/>
      <w:marBottom w:val="0"/>
      <w:divBdr>
        <w:top w:val="none" w:sz="0" w:space="0" w:color="auto"/>
        <w:left w:val="none" w:sz="0" w:space="0" w:color="auto"/>
        <w:bottom w:val="none" w:sz="0" w:space="0" w:color="auto"/>
        <w:right w:val="none" w:sz="0" w:space="0" w:color="auto"/>
      </w:divBdr>
    </w:div>
    <w:div w:id="404762760">
      <w:bodyDiv w:val="1"/>
      <w:marLeft w:val="0"/>
      <w:marRight w:val="0"/>
      <w:marTop w:val="0"/>
      <w:marBottom w:val="0"/>
      <w:divBdr>
        <w:top w:val="none" w:sz="0" w:space="0" w:color="auto"/>
        <w:left w:val="none" w:sz="0" w:space="0" w:color="auto"/>
        <w:bottom w:val="none" w:sz="0" w:space="0" w:color="auto"/>
        <w:right w:val="none" w:sz="0" w:space="0" w:color="auto"/>
      </w:divBdr>
    </w:div>
    <w:div w:id="408120545">
      <w:bodyDiv w:val="1"/>
      <w:marLeft w:val="0"/>
      <w:marRight w:val="0"/>
      <w:marTop w:val="0"/>
      <w:marBottom w:val="0"/>
      <w:divBdr>
        <w:top w:val="none" w:sz="0" w:space="0" w:color="auto"/>
        <w:left w:val="none" w:sz="0" w:space="0" w:color="auto"/>
        <w:bottom w:val="none" w:sz="0" w:space="0" w:color="auto"/>
        <w:right w:val="none" w:sz="0" w:space="0" w:color="auto"/>
      </w:divBdr>
      <w:divsChild>
        <w:div w:id="1944074762">
          <w:marLeft w:val="0"/>
          <w:marRight w:val="0"/>
          <w:marTop w:val="0"/>
          <w:marBottom w:val="0"/>
          <w:divBdr>
            <w:top w:val="none" w:sz="0" w:space="0" w:color="auto"/>
            <w:left w:val="none" w:sz="0" w:space="0" w:color="auto"/>
            <w:bottom w:val="none" w:sz="0" w:space="0" w:color="auto"/>
            <w:right w:val="none" w:sz="0" w:space="0" w:color="auto"/>
          </w:divBdr>
          <w:divsChild>
            <w:div w:id="89814512">
              <w:marLeft w:val="0"/>
              <w:marRight w:val="0"/>
              <w:marTop w:val="0"/>
              <w:marBottom w:val="0"/>
              <w:divBdr>
                <w:top w:val="none" w:sz="0" w:space="0" w:color="auto"/>
                <w:left w:val="none" w:sz="0" w:space="0" w:color="auto"/>
                <w:bottom w:val="none" w:sz="0" w:space="0" w:color="auto"/>
                <w:right w:val="none" w:sz="0" w:space="0" w:color="auto"/>
              </w:divBdr>
            </w:div>
            <w:div w:id="139855365">
              <w:marLeft w:val="0"/>
              <w:marRight w:val="0"/>
              <w:marTop w:val="0"/>
              <w:marBottom w:val="0"/>
              <w:divBdr>
                <w:top w:val="none" w:sz="0" w:space="0" w:color="auto"/>
                <w:left w:val="none" w:sz="0" w:space="0" w:color="auto"/>
                <w:bottom w:val="none" w:sz="0" w:space="0" w:color="auto"/>
                <w:right w:val="none" w:sz="0" w:space="0" w:color="auto"/>
              </w:divBdr>
            </w:div>
            <w:div w:id="325867131">
              <w:marLeft w:val="0"/>
              <w:marRight w:val="0"/>
              <w:marTop w:val="0"/>
              <w:marBottom w:val="0"/>
              <w:divBdr>
                <w:top w:val="none" w:sz="0" w:space="0" w:color="auto"/>
                <w:left w:val="none" w:sz="0" w:space="0" w:color="auto"/>
                <w:bottom w:val="none" w:sz="0" w:space="0" w:color="auto"/>
                <w:right w:val="none" w:sz="0" w:space="0" w:color="auto"/>
              </w:divBdr>
            </w:div>
            <w:div w:id="619799529">
              <w:marLeft w:val="0"/>
              <w:marRight w:val="0"/>
              <w:marTop w:val="0"/>
              <w:marBottom w:val="0"/>
              <w:divBdr>
                <w:top w:val="none" w:sz="0" w:space="0" w:color="auto"/>
                <w:left w:val="none" w:sz="0" w:space="0" w:color="auto"/>
                <w:bottom w:val="none" w:sz="0" w:space="0" w:color="auto"/>
                <w:right w:val="none" w:sz="0" w:space="0" w:color="auto"/>
              </w:divBdr>
            </w:div>
            <w:div w:id="758873013">
              <w:marLeft w:val="0"/>
              <w:marRight w:val="0"/>
              <w:marTop w:val="0"/>
              <w:marBottom w:val="0"/>
              <w:divBdr>
                <w:top w:val="none" w:sz="0" w:space="0" w:color="auto"/>
                <w:left w:val="none" w:sz="0" w:space="0" w:color="auto"/>
                <w:bottom w:val="none" w:sz="0" w:space="0" w:color="auto"/>
                <w:right w:val="none" w:sz="0" w:space="0" w:color="auto"/>
              </w:divBdr>
            </w:div>
            <w:div w:id="1469856762">
              <w:marLeft w:val="0"/>
              <w:marRight w:val="0"/>
              <w:marTop w:val="0"/>
              <w:marBottom w:val="0"/>
              <w:divBdr>
                <w:top w:val="none" w:sz="0" w:space="0" w:color="auto"/>
                <w:left w:val="none" w:sz="0" w:space="0" w:color="auto"/>
                <w:bottom w:val="none" w:sz="0" w:space="0" w:color="auto"/>
                <w:right w:val="none" w:sz="0" w:space="0" w:color="auto"/>
              </w:divBdr>
            </w:div>
            <w:div w:id="1856071878">
              <w:marLeft w:val="0"/>
              <w:marRight w:val="0"/>
              <w:marTop w:val="0"/>
              <w:marBottom w:val="0"/>
              <w:divBdr>
                <w:top w:val="none" w:sz="0" w:space="0" w:color="auto"/>
                <w:left w:val="none" w:sz="0" w:space="0" w:color="auto"/>
                <w:bottom w:val="none" w:sz="0" w:space="0" w:color="auto"/>
                <w:right w:val="none" w:sz="0" w:space="0" w:color="auto"/>
              </w:divBdr>
            </w:div>
            <w:div w:id="1930429363">
              <w:marLeft w:val="0"/>
              <w:marRight w:val="0"/>
              <w:marTop w:val="0"/>
              <w:marBottom w:val="0"/>
              <w:divBdr>
                <w:top w:val="none" w:sz="0" w:space="0" w:color="auto"/>
                <w:left w:val="none" w:sz="0" w:space="0" w:color="auto"/>
                <w:bottom w:val="none" w:sz="0" w:space="0" w:color="auto"/>
                <w:right w:val="none" w:sz="0" w:space="0" w:color="auto"/>
              </w:divBdr>
            </w:div>
            <w:div w:id="1973169742">
              <w:marLeft w:val="0"/>
              <w:marRight w:val="0"/>
              <w:marTop w:val="0"/>
              <w:marBottom w:val="0"/>
              <w:divBdr>
                <w:top w:val="none" w:sz="0" w:space="0" w:color="auto"/>
                <w:left w:val="none" w:sz="0" w:space="0" w:color="auto"/>
                <w:bottom w:val="none" w:sz="0" w:space="0" w:color="auto"/>
                <w:right w:val="none" w:sz="0" w:space="0" w:color="auto"/>
              </w:divBdr>
            </w:div>
            <w:div w:id="206618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504458">
      <w:bodyDiv w:val="1"/>
      <w:marLeft w:val="0"/>
      <w:marRight w:val="0"/>
      <w:marTop w:val="0"/>
      <w:marBottom w:val="0"/>
      <w:divBdr>
        <w:top w:val="none" w:sz="0" w:space="0" w:color="auto"/>
        <w:left w:val="none" w:sz="0" w:space="0" w:color="auto"/>
        <w:bottom w:val="none" w:sz="0" w:space="0" w:color="auto"/>
        <w:right w:val="none" w:sz="0" w:space="0" w:color="auto"/>
      </w:divBdr>
    </w:div>
    <w:div w:id="409425888">
      <w:bodyDiv w:val="1"/>
      <w:marLeft w:val="0"/>
      <w:marRight w:val="0"/>
      <w:marTop w:val="0"/>
      <w:marBottom w:val="0"/>
      <w:divBdr>
        <w:top w:val="none" w:sz="0" w:space="0" w:color="auto"/>
        <w:left w:val="none" w:sz="0" w:space="0" w:color="auto"/>
        <w:bottom w:val="none" w:sz="0" w:space="0" w:color="auto"/>
        <w:right w:val="none" w:sz="0" w:space="0" w:color="auto"/>
      </w:divBdr>
      <w:divsChild>
        <w:div w:id="1719357263">
          <w:marLeft w:val="547"/>
          <w:marRight w:val="0"/>
          <w:marTop w:val="115"/>
          <w:marBottom w:val="0"/>
          <w:divBdr>
            <w:top w:val="none" w:sz="0" w:space="0" w:color="auto"/>
            <w:left w:val="none" w:sz="0" w:space="0" w:color="auto"/>
            <w:bottom w:val="none" w:sz="0" w:space="0" w:color="auto"/>
            <w:right w:val="none" w:sz="0" w:space="0" w:color="auto"/>
          </w:divBdr>
        </w:div>
      </w:divsChild>
    </w:div>
    <w:div w:id="409541425">
      <w:bodyDiv w:val="1"/>
      <w:marLeft w:val="0"/>
      <w:marRight w:val="0"/>
      <w:marTop w:val="0"/>
      <w:marBottom w:val="0"/>
      <w:divBdr>
        <w:top w:val="none" w:sz="0" w:space="0" w:color="auto"/>
        <w:left w:val="none" w:sz="0" w:space="0" w:color="auto"/>
        <w:bottom w:val="none" w:sz="0" w:space="0" w:color="auto"/>
        <w:right w:val="none" w:sz="0" w:space="0" w:color="auto"/>
      </w:divBdr>
    </w:div>
    <w:div w:id="409890250">
      <w:bodyDiv w:val="1"/>
      <w:marLeft w:val="0"/>
      <w:marRight w:val="0"/>
      <w:marTop w:val="0"/>
      <w:marBottom w:val="0"/>
      <w:divBdr>
        <w:top w:val="none" w:sz="0" w:space="0" w:color="auto"/>
        <w:left w:val="none" w:sz="0" w:space="0" w:color="auto"/>
        <w:bottom w:val="none" w:sz="0" w:space="0" w:color="auto"/>
        <w:right w:val="none" w:sz="0" w:space="0" w:color="auto"/>
      </w:divBdr>
      <w:divsChild>
        <w:div w:id="1686058031">
          <w:marLeft w:val="1166"/>
          <w:marRight w:val="0"/>
          <w:marTop w:val="106"/>
          <w:marBottom w:val="0"/>
          <w:divBdr>
            <w:top w:val="none" w:sz="0" w:space="0" w:color="auto"/>
            <w:left w:val="none" w:sz="0" w:space="0" w:color="auto"/>
            <w:bottom w:val="none" w:sz="0" w:space="0" w:color="auto"/>
            <w:right w:val="none" w:sz="0" w:space="0" w:color="auto"/>
          </w:divBdr>
        </w:div>
        <w:div w:id="1776441343">
          <w:marLeft w:val="547"/>
          <w:marRight w:val="0"/>
          <w:marTop w:val="115"/>
          <w:marBottom w:val="0"/>
          <w:divBdr>
            <w:top w:val="none" w:sz="0" w:space="0" w:color="auto"/>
            <w:left w:val="none" w:sz="0" w:space="0" w:color="auto"/>
            <w:bottom w:val="none" w:sz="0" w:space="0" w:color="auto"/>
            <w:right w:val="none" w:sz="0" w:space="0" w:color="auto"/>
          </w:divBdr>
        </w:div>
      </w:divsChild>
    </w:div>
    <w:div w:id="409931030">
      <w:bodyDiv w:val="1"/>
      <w:marLeft w:val="0"/>
      <w:marRight w:val="0"/>
      <w:marTop w:val="0"/>
      <w:marBottom w:val="0"/>
      <w:divBdr>
        <w:top w:val="none" w:sz="0" w:space="0" w:color="auto"/>
        <w:left w:val="none" w:sz="0" w:space="0" w:color="auto"/>
        <w:bottom w:val="none" w:sz="0" w:space="0" w:color="auto"/>
        <w:right w:val="none" w:sz="0" w:space="0" w:color="auto"/>
      </w:divBdr>
    </w:div>
    <w:div w:id="411699980">
      <w:bodyDiv w:val="1"/>
      <w:marLeft w:val="0"/>
      <w:marRight w:val="0"/>
      <w:marTop w:val="0"/>
      <w:marBottom w:val="0"/>
      <w:divBdr>
        <w:top w:val="none" w:sz="0" w:space="0" w:color="auto"/>
        <w:left w:val="none" w:sz="0" w:space="0" w:color="auto"/>
        <w:bottom w:val="none" w:sz="0" w:space="0" w:color="auto"/>
        <w:right w:val="none" w:sz="0" w:space="0" w:color="auto"/>
      </w:divBdr>
    </w:div>
    <w:div w:id="411784084">
      <w:bodyDiv w:val="1"/>
      <w:marLeft w:val="0"/>
      <w:marRight w:val="0"/>
      <w:marTop w:val="0"/>
      <w:marBottom w:val="0"/>
      <w:divBdr>
        <w:top w:val="none" w:sz="0" w:space="0" w:color="auto"/>
        <w:left w:val="none" w:sz="0" w:space="0" w:color="auto"/>
        <w:bottom w:val="none" w:sz="0" w:space="0" w:color="auto"/>
        <w:right w:val="none" w:sz="0" w:space="0" w:color="auto"/>
      </w:divBdr>
    </w:div>
    <w:div w:id="412822136">
      <w:bodyDiv w:val="1"/>
      <w:marLeft w:val="0"/>
      <w:marRight w:val="0"/>
      <w:marTop w:val="0"/>
      <w:marBottom w:val="0"/>
      <w:divBdr>
        <w:top w:val="none" w:sz="0" w:space="0" w:color="auto"/>
        <w:left w:val="none" w:sz="0" w:space="0" w:color="auto"/>
        <w:bottom w:val="none" w:sz="0" w:space="0" w:color="auto"/>
        <w:right w:val="none" w:sz="0" w:space="0" w:color="auto"/>
      </w:divBdr>
      <w:divsChild>
        <w:div w:id="1014772637">
          <w:marLeft w:val="0"/>
          <w:marRight w:val="0"/>
          <w:marTop w:val="0"/>
          <w:marBottom w:val="0"/>
          <w:divBdr>
            <w:top w:val="none" w:sz="0" w:space="0" w:color="auto"/>
            <w:left w:val="none" w:sz="0" w:space="0" w:color="auto"/>
            <w:bottom w:val="none" w:sz="0" w:space="0" w:color="auto"/>
            <w:right w:val="none" w:sz="0" w:space="0" w:color="auto"/>
          </w:divBdr>
          <w:divsChild>
            <w:div w:id="55979206">
              <w:marLeft w:val="0"/>
              <w:marRight w:val="0"/>
              <w:marTop w:val="0"/>
              <w:marBottom w:val="0"/>
              <w:divBdr>
                <w:top w:val="none" w:sz="0" w:space="0" w:color="auto"/>
                <w:left w:val="none" w:sz="0" w:space="0" w:color="auto"/>
                <w:bottom w:val="none" w:sz="0" w:space="0" w:color="auto"/>
                <w:right w:val="none" w:sz="0" w:space="0" w:color="auto"/>
              </w:divBdr>
            </w:div>
            <w:div w:id="596209577">
              <w:marLeft w:val="0"/>
              <w:marRight w:val="0"/>
              <w:marTop w:val="0"/>
              <w:marBottom w:val="0"/>
              <w:divBdr>
                <w:top w:val="none" w:sz="0" w:space="0" w:color="auto"/>
                <w:left w:val="none" w:sz="0" w:space="0" w:color="auto"/>
                <w:bottom w:val="none" w:sz="0" w:space="0" w:color="auto"/>
                <w:right w:val="none" w:sz="0" w:space="0" w:color="auto"/>
              </w:divBdr>
            </w:div>
            <w:div w:id="2002153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164502">
      <w:bodyDiv w:val="1"/>
      <w:marLeft w:val="0"/>
      <w:marRight w:val="0"/>
      <w:marTop w:val="0"/>
      <w:marBottom w:val="0"/>
      <w:divBdr>
        <w:top w:val="none" w:sz="0" w:space="0" w:color="auto"/>
        <w:left w:val="none" w:sz="0" w:space="0" w:color="auto"/>
        <w:bottom w:val="none" w:sz="0" w:space="0" w:color="auto"/>
        <w:right w:val="none" w:sz="0" w:space="0" w:color="auto"/>
      </w:divBdr>
    </w:div>
    <w:div w:id="413283625">
      <w:bodyDiv w:val="1"/>
      <w:marLeft w:val="0"/>
      <w:marRight w:val="0"/>
      <w:marTop w:val="0"/>
      <w:marBottom w:val="0"/>
      <w:divBdr>
        <w:top w:val="none" w:sz="0" w:space="0" w:color="auto"/>
        <w:left w:val="none" w:sz="0" w:space="0" w:color="auto"/>
        <w:bottom w:val="none" w:sz="0" w:space="0" w:color="auto"/>
        <w:right w:val="none" w:sz="0" w:space="0" w:color="auto"/>
      </w:divBdr>
    </w:div>
    <w:div w:id="413626442">
      <w:bodyDiv w:val="1"/>
      <w:marLeft w:val="0"/>
      <w:marRight w:val="0"/>
      <w:marTop w:val="0"/>
      <w:marBottom w:val="0"/>
      <w:divBdr>
        <w:top w:val="none" w:sz="0" w:space="0" w:color="auto"/>
        <w:left w:val="none" w:sz="0" w:space="0" w:color="auto"/>
        <w:bottom w:val="none" w:sz="0" w:space="0" w:color="auto"/>
        <w:right w:val="none" w:sz="0" w:space="0" w:color="auto"/>
      </w:divBdr>
    </w:div>
    <w:div w:id="413670038">
      <w:bodyDiv w:val="1"/>
      <w:marLeft w:val="0"/>
      <w:marRight w:val="0"/>
      <w:marTop w:val="0"/>
      <w:marBottom w:val="0"/>
      <w:divBdr>
        <w:top w:val="none" w:sz="0" w:space="0" w:color="auto"/>
        <w:left w:val="none" w:sz="0" w:space="0" w:color="auto"/>
        <w:bottom w:val="none" w:sz="0" w:space="0" w:color="auto"/>
        <w:right w:val="none" w:sz="0" w:space="0" w:color="auto"/>
      </w:divBdr>
    </w:div>
    <w:div w:id="414284756">
      <w:bodyDiv w:val="1"/>
      <w:marLeft w:val="0"/>
      <w:marRight w:val="0"/>
      <w:marTop w:val="0"/>
      <w:marBottom w:val="0"/>
      <w:divBdr>
        <w:top w:val="none" w:sz="0" w:space="0" w:color="auto"/>
        <w:left w:val="none" w:sz="0" w:space="0" w:color="auto"/>
        <w:bottom w:val="none" w:sz="0" w:space="0" w:color="auto"/>
        <w:right w:val="none" w:sz="0" w:space="0" w:color="auto"/>
      </w:divBdr>
    </w:div>
    <w:div w:id="414285169">
      <w:bodyDiv w:val="1"/>
      <w:marLeft w:val="0"/>
      <w:marRight w:val="0"/>
      <w:marTop w:val="0"/>
      <w:marBottom w:val="0"/>
      <w:divBdr>
        <w:top w:val="none" w:sz="0" w:space="0" w:color="auto"/>
        <w:left w:val="none" w:sz="0" w:space="0" w:color="auto"/>
        <w:bottom w:val="none" w:sz="0" w:space="0" w:color="auto"/>
        <w:right w:val="none" w:sz="0" w:space="0" w:color="auto"/>
      </w:divBdr>
    </w:div>
    <w:div w:id="414595512">
      <w:bodyDiv w:val="1"/>
      <w:marLeft w:val="0"/>
      <w:marRight w:val="0"/>
      <w:marTop w:val="0"/>
      <w:marBottom w:val="0"/>
      <w:divBdr>
        <w:top w:val="none" w:sz="0" w:space="0" w:color="auto"/>
        <w:left w:val="none" w:sz="0" w:space="0" w:color="auto"/>
        <w:bottom w:val="none" w:sz="0" w:space="0" w:color="auto"/>
        <w:right w:val="none" w:sz="0" w:space="0" w:color="auto"/>
      </w:divBdr>
    </w:div>
    <w:div w:id="414670838">
      <w:bodyDiv w:val="1"/>
      <w:marLeft w:val="0"/>
      <w:marRight w:val="0"/>
      <w:marTop w:val="0"/>
      <w:marBottom w:val="0"/>
      <w:divBdr>
        <w:top w:val="none" w:sz="0" w:space="0" w:color="auto"/>
        <w:left w:val="none" w:sz="0" w:space="0" w:color="auto"/>
        <w:bottom w:val="none" w:sz="0" w:space="0" w:color="auto"/>
        <w:right w:val="none" w:sz="0" w:space="0" w:color="auto"/>
      </w:divBdr>
      <w:divsChild>
        <w:div w:id="244648579">
          <w:marLeft w:val="1166"/>
          <w:marRight w:val="0"/>
          <w:marTop w:val="115"/>
          <w:marBottom w:val="0"/>
          <w:divBdr>
            <w:top w:val="none" w:sz="0" w:space="0" w:color="auto"/>
            <w:left w:val="none" w:sz="0" w:space="0" w:color="auto"/>
            <w:bottom w:val="none" w:sz="0" w:space="0" w:color="auto"/>
            <w:right w:val="none" w:sz="0" w:space="0" w:color="auto"/>
          </w:divBdr>
        </w:div>
        <w:div w:id="319970847">
          <w:marLeft w:val="1166"/>
          <w:marRight w:val="0"/>
          <w:marTop w:val="115"/>
          <w:marBottom w:val="0"/>
          <w:divBdr>
            <w:top w:val="none" w:sz="0" w:space="0" w:color="auto"/>
            <w:left w:val="none" w:sz="0" w:space="0" w:color="auto"/>
            <w:bottom w:val="none" w:sz="0" w:space="0" w:color="auto"/>
            <w:right w:val="none" w:sz="0" w:space="0" w:color="auto"/>
          </w:divBdr>
        </w:div>
        <w:div w:id="1033730648">
          <w:marLeft w:val="1166"/>
          <w:marRight w:val="0"/>
          <w:marTop w:val="115"/>
          <w:marBottom w:val="0"/>
          <w:divBdr>
            <w:top w:val="none" w:sz="0" w:space="0" w:color="auto"/>
            <w:left w:val="none" w:sz="0" w:space="0" w:color="auto"/>
            <w:bottom w:val="none" w:sz="0" w:space="0" w:color="auto"/>
            <w:right w:val="none" w:sz="0" w:space="0" w:color="auto"/>
          </w:divBdr>
        </w:div>
        <w:div w:id="1651061074">
          <w:marLeft w:val="547"/>
          <w:marRight w:val="0"/>
          <w:marTop w:val="134"/>
          <w:marBottom w:val="0"/>
          <w:divBdr>
            <w:top w:val="none" w:sz="0" w:space="0" w:color="auto"/>
            <w:left w:val="none" w:sz="0" w:space="0" w:color="auto"/>
            <w:bottom w:val="none" w:sz="0" w:space="0" w:color="auto"/>
            <w:right w:val="none" w:sz="0" w:space="0" w:color="auto"/>
          </w:divBdr>
        </w:div>
        <w:div w:id="1745446449">
          <w:marLeft w:val="1166"/>
          <w:marRight w:val="0"/>
          <w:marTop w:val="115"/>
          <w:marBottom w:val="0"/>
          <w:divBdr>
            <w:top w:val="none" w:sz="0" w:space="0" w:color="auto"/>
            <w:left w:val="none" w:sz="0" w:space="0" w:color="auto"/>
            <w:bottom w:val="none" w:sz="0" w:space="0" w:color="auto"/>
            <w:right w:val="none" w:sz="0" w:space="0" w:color="auto"/>
          </w:divBdr>
        </w:div>
      </w:divsChild>
    </w:div>
    <w:div w:id="414790147">
      <w:bodyDiv w:val="1"/>
      <w:marLeft w:val="0"/>
      <w:marRight w:val="0"/>
      <w:marTop w:val="0"/>
      <w:marBottom w:val="0"/>
      <w:divBdr>
        <w:top w:val="none" w:sz="0" w:space="0" w:color="auto"/>
        <w:left w:val="none" w:sz="0" w:space="0" w:color="auto"/>
        <w:bottom w:val="none" w:sz="0" w:space="0" w:color="auto"/>
        <w:right w:val="none" w:sz="0" w:space="0" w:color="auto"/>
      </w:divBdr>
    </w:div>
    <w:div w:id="415253547">
      <w:bodyDiv w:val="1"/>
      <w:marLeft w:val="0"/>
      <w:marRight w:val="0"/>
      <w:marTop w:val="0"/>
      <w:marBottom w:val="0"/>
      <w:divBdr>
        <w:top w:val="none" w:sz="0" w:space="0" w:color="auto"/>
        <w:left w:val="none" w:sz="0" w:space="0" w:color="auto"/>
        <w:bottom w:val="none" w:sz="0" w:space="0" w:color="auto"/>
        <w:right w:val="none" w:sz="0" w:space="0" w:color="auto"/>
      </w:divBdr>
      <w:divsChild>
        <w:div w:id="95947253">
          <w:marLeft w:val="1800"/>
          <w:marRight w:val="0"/>
          <w:marTop w:val="86"/>
          <w:marBottom w:val="120"/>
          <w:divBdr>
            <w:top w:val="none" w:sz="0" w:space="0" w:color="auto"/>
            <w:left w:val="none" w:sz="0" w:space="0" w:color="auto"/>
            <w:bottom w:val="none" w:sz="0" w:space="0" w:color="auto"/>
            <w:right w:val="none" w:sz="0" w:space="0" w:color="auto"/>
          </w:divBdr>
        </w:div>
        <w:div w:id="439379756">
          <w:marLeft w:val="1166"/>
          <w:marRight w:val="0"/>
          <w:marTop w:val="96"/>
          <w:marBottom w:val="120"/>
          <w:divBdr>
            <w:top w:val="none" w:sz="0" w:space="0" w:color="auto"/>
            <w:left w:val="none" w:sz="0" w:space="0" w:color="auto"/>
            <w:bottom w:val="none" w:sz="0" w:space="0" w:color="auto"/>
            <w:right w:val="none" w:sz="0" w:space="0" w:color="auto"/>
          </w:divBdr>
        </w:div>
        <w:div w:id="614211413">
          <w:marLeft w:val="1800"/>
          <w:marRight w:val="0"/>
          <w:marTop w:val="86"/>
          <w:marBottom w:val="120"/>
          <w:divBdr>
            <w:top w:val="none" w:sz="0" w:space="0" w:color="auto"/>
            <w:left w:val="none" w:sz="0" w:space="0" w:color="auto"/>
            <w:bottom w:val="none" w:sz="0" w:space="0" w:color="auto"/>
            <w:right w:val="none" w:sz="0" w:space="0" w:color="auto"/>
          </w:divBdr>
        </w:div>
        <w:div w:id="775566679">
          <w:marLeft w:val="1800"/>
          <w:marRight w:val="0"/>
          <w:marTop w:val="86"/>
          <w:marBottom w:val="120"/>
          <w:divBdr>
            <w:top w:val="none" w:sz="0" w:space="0" w:color="auto"/>
            <w:left w:val="none" w:sz="0" w:space="0" w:color="auto"/>
            <w:bottom w:val="none" w:sz="0" w:space="0" w:color="auto"/>
            <w:right w:val="none" w:sz="0" w:space="0" w:color="auto"/>
          </w:divBdr>
        </w:div>
        <w:div w:id="970667595">
          <w:marLeft w:val="547"/>
          <w:marRight w:val="0"/>
          <w:marTop w:val="134"/>
          <w:marBottom w:val="120"/>
          <w:divBdr>
            <w:top w:val="none" w:sz="0" w:space="0" w:color="auto"/>
            <w:left w:val="none" w:sz="0" w:space="0" w:color="auto"/>
            <w:bottom w:val="none" w:sz="0" w:space="0" w:color="auto"/>
            <w:right w:val="none" w:sz="0" w:space="0" w:color="auto"/>
          </w:divBdr>
        </w:div>
        <w:div w:id="1274442654">
          <w:marLeft w:val="1166"/>
          <w:marRight w:val="0"/>
          <w:marTop w:val="96"/>
          <w:marBottom w:val="120"/>
          <w:divBdr>
            <w:top w:val="none" w:sz="0" w:space="0" w:color="auto"/>
            <w:left w:val="none" w:sz="0" w:space="0" w:color="auto"/>
            <w:bottom w:val="none" w:sz="0" w:space="0" w:color="auto"/>
            <w:right w:val="none" w:sz="0" w:space="0" w:color="auto"/>
          </w:divBdr>
        </w:div>
        <w:div w:id="1411004791">
          <w:marLeft w:val="1800"/>
          <w:marRight w:val="0"/>
          <w:marTop w:val="86"/>
          <w:marBottom w:val="120"/>
          <w:divBdr>
            <w:top w:val="none" w:sz="0" w:space="0" w:color="auto"/>
            <w:left w:val="none" w:sz="0" w:space="0" w:color="auto"/>
            <w:bottom w:val="none" w:sz="0" w:space="0" w:color="auto"/>
            <w:right w:val="none" w:sz="0" w:space="0" w:color="auto"/>
          </w:divBdr>
        </w:div>
        <w:div w:id="1534728462">
          <w:marLeft w:val="1166"/>
          <w:marRight w:val="0"/>
          <w:marTop w:val="96"/>
          <w:marBottom w:val="120"/>
          <w:divBdr>
            <w:top w:val="none" w:sz="0" w:space="0" w:color="auto"/>
            <w:left w:val="none" w:sz="0" w:space="0" w:color="auto"/>
            <w:bottom w:val="none" w:sz="0" w:space="0" w:color="auto"/>
            <w:right w:val="none" w:sz="0" w:space="0" w:color="auto"/>
          </w:divBdr>
        </w:div>
        <w:div w:id="2092461806">
          <w:marLeft w:val="1166"/>
          <w:marRight w:val="0"/>
          <w:marTop w:val="96"/>
          <w:marBottom w:val="120"/>
          <w:divBdr>
            <w:top w:val="none" w:sz="0" w:space="0" w:color="auto"/>
            <w:left w:val="none" w:sz="0" w:space="0" w:color="auto"/>
            <w:bottom w:val="none" w:sz="0" w:space="0" w:color="auto"/>
            <w:right w:val="none" w:sz="0" w:space="0" w:color="auto"/>
          </w:divBdr>
        </w:div>
      </w:divsChild>
    </w:div>
    <w:div w:id="415446771">
      <w:bodyDiv w:val="1"/>
      <w:marLeft w:val="0"/>
      <w:marRight w:val="0"/>
      <w:marTop w:val="0"/>
      <w:marBottom w:val="0"/>
      <w:divBdr>
        <w:top w:val="none" w:sz="0" w:space="0" w:color="auto"/>
        <w:left w:val="none" w:sz="0" w:space="0" w:color="auto"/>
        <w:bottom w:val="none" w:sz="0" w:space="0" w:color="auto"/>
        <w:right w:val="none" w:sz="0" w:space="0" w:color="auto"/>
      </w:divBdr>
    </w:div>
    <w:div w:id="417096577">
      <w:bodyDiv w:val="1"/>
      <w:marLeft w:val="0"/>
      <w:marRight w:val="0"/>
      <w:marTop w:val="0"/>
      <w:marBottom w:val="0"/>
      <w:divBdr>
        <w:top w:val="none" w:sz="0" w:space="0" w:color="auto"/>
        <w:left w:val="none" w:sz="0" w:space="0" w:color="auto"/>
        <w:bottom w:val="none" w:sz="0" w:space="0" w:color="auto"/>
        <w:right w:val="none" w:sz="0" w:space="0" w:color="auto"/>
      </w:divBdr>
    </w:div>
    <w:div w:id="418870418">
      <w:bodyDiv w:val="1"/>
      <w:marLeft w:val="0"/>
      <w:marRight w:val="0"/>
      <w:marTop w:val="0"/>
      <w:marBottom w:val="0"/>
      <w:divBdr>
        <w:top w:val="none" w:sz="0" w:space="0" w:color="auto"/>
        <w:left w:val="none" w:sz="0" w:space="0" w:color="auto"/>
        <w:bottom w:val="none" w:sz="0" w:space="0" w:color="auto"/>
        <w:right w:val="none" w:sz="0" w:space="0" w:color="auto"/>
      </w:divBdr>
      <w:divsChild>
        <w:div w:id="1552309051">
          <w:marLeft w:val="0"/>
          <w:marRight w:val="0"/>
          <w:marTop w:val="0"/>
          <w:marBottom w:val="0"/>
          <w:divBdr>
            <w:top w:val="none" w:sz="0" w:space="0" w:color="auto"/>
            <w:left w:val="none" w:sz="0" w:space="0" w:color="auto"/>
            <w:bottom w:val="none" w:sz="0" w:space="0" w:color="auto"/>
            <w:right w:val="none" w:sz="0" w:space="0" w:color="auto"/>
          </w:divBdr>
          <w:divsChild>
            <w:div w:id="87626829">
              <w:marLeft w:val="0"/>
              <w:marRight w:val="0"/>
              <w:marTop w:val="0"/>
              <w:marBottom w:val="0"/>
              <w:divBdr>
                <w:top w:val="none" w:sz="0" w:space="0" w:color="auto"/>
                <w:left w:val="none" w:sz="0" w:space="0" w:color="auto"/>
                <w:bottom w:val="none" w:sz="0" w:space="0" w:color="auto"/>
                <w:right w:val="none" w:sz="0" w:space="0" w:color="auto"/>
              </w:divBdr>
            </w:div>
            <w:div w:id="283776285">
              <w:marLeft w:val="0"/>
              <w:marRight w:val="0"/>
              <w:marTop w:val="0"/>
              <w:marBottom w:val="0"/>
              <w:divBdr>
                <w:top w:val="none" w:sz="0" w:space="0" w:color="auto"/>
                <w:left w:val="none" w:sz="0" w:space="0" w:color="auto"/>
                <w:bottom w:val="none" w:sz="0" w:space="0" w:color="auto"/>
                <w:right w:val="none" w:sz="0" w:space="0" w:color="auto"/>
              </w:divBdr>
            </w:div>
            <w:div w:id="442728219">
              <w:marLeft w:val="0"/>
              <w:marRight w:val="0"/>
              <w:marTop w:val="0"/>
              <w:marBottom w:val="0"/>
              <w:divBdr>
                <w:top w:val="none" w:sz="0" w:space="0" w:color="auto"/>
                <w:left w:val="none" w:sz="0" w:space="0" w:color="auto"/>
                <w:bottom w:val="none" w:sz="0" w:space="0" w:color="auto"/>
                <w:right w:val="none" w:sz="0" w:space="0" w:color="auto"/>
              </w:divBdr>
            </w:div>
            <w:div w:id="913785630">
              <w:marLeft w:val="0"/>
              <w:marRight w:val="0"/>
              <w:marTop w:val="0"/>
              <w:marBottom w:val="0"/>
              <w:divBdr>
                <w:top w:val="none" w:sz="0" w:space="0" w:color="auto"/>
                <w:left w:val="none" w:sz="0" w:space="0" w:color="auto"/>
                <w:bottom w:val="none" w:sz="0" w:space="0" w:color="auto"/>
                <w:right w:val="none" w:sz="0" w:space="0" w:color="auto"/>
              </w:divBdr>
            </w:div>
            <w:div w:id="1278217529">
              <w:marLeft w:val="0"/>
              <w:marRight w:val="0"/>
              <w:marTop w:val="0"/>
              <w:marBottom w:val="0"/>
              <w:divBdr>
                <w:top w:val="none" w:sz="0" w:space="0" w:color="auto"/>
                <w:left w:val="none" w:sz="0" w:space="0" w:color="auto"/>
                <w:bottom w:val="none" w:sz="0" w:space="0" w:color="auto"/>
                <w:right w:val="none" w:sz="0" w:space="0" w:color="auto"/>
              </w:divBdr>
            </w:div>
            <w:div w:id="1297637075">
              <w:marLeft w:val="0"/>
              <w:marRight w:val="0"/>
              <w:marTop w:val="0"/>
              <w:marBottom w:val="0"/>
              <w:divBdr>
                <w:top w:val="none" w:sz="0" w:space="0" w:color="auto"/>
                <w:left w:val="none" w:sz="0" w:space="0" w:color="auto"/>
                <w:bottom w:val="none" w:sz="0" w:space="0" w:color="auto"/>
                <w:right w:val="none" w:sz="0" w:space="0" w:color="auto"/>
              </w:divBdr>
            </w:div>
            <w:div w:id="1353267069">
              <w:marLeft w:val="0"/>
              <w:marRight w:val="0"/>
              <w:marTop w:val="0"/>
              <w:marBottom w:val="0"/>
              <w:divBdr>
                <w:top w:val="none" w:sz="0" w:space="0" w:color="auto"/>
                <w:left w:val="none" w:sz="0" w:space="0" w:color="auto"/>
                <w:bottom w:val="none" w:sz="0" w:space="0" w:color="auto"/>
                <w:right w:val="none" w:sz="0" w:space="0" w:color="auto"/>
              </w:divBdr>
            </w:div>
            <w:div w:id="1489328054">
              <w:marLeft w:val="0"/>
              <w:marRight w:val="0"/>
              <w:marTop w:val="0"/>
              <w:marBottom w:val="0"/>
              <w:divBdr>
                <w:top w:val="none" w:sz="0" w:space="0" w:color="auto"/>
                <w:left w:val="none" w:sz="0" w:space="0" w:color="auto"/>
                <w:bottom w:val="none" w:sz="0" w:space="0" w:color="auto"/>
                <w:right w:val="none" w:sz="0" w:space="0" w:color="auto"/>
              </w:divBdr>
            </w:div>
            <w:div w:id="1671719340">
              <w:marLeft w:val="0"/>
              <w:marRight w:val="0"/>
              <w:marTop w:val="0"/>
              <w:marBottom w:val="0"/>
              <w:divBdr>
                <w:top w:val="none" w:sz="0" w:space="0" w:color="auto"/>
                <w:left w:val="none" w:sz="0" w:space="0" w:color="auto"/>
                <w:bottom w:val="none" w:sz="0" w:space="0" w:color="auto"/>
                <w:right w:val="none" w:sz="0" w:space="0" w:color="auto"/>
              </w:divBdr>
            </w:div>
            <w:div w:id="181097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327555">
      <w:bodyDiv w:val="1"/>
      <w:marLeft w:val="0"/>
      <w:marRight w:val="0"/>
      <w:marTop w:val="0"/>
      <w:marBottom w:val="0"/>
      <w:divBdr>
        <w:top w:val="none" w:sz="0" w:space="0" w:color="auto"/>
        <w:left w:val="none" w:sz="0" w:space="0" w:color="auto"/>
        <w:bottom w:val="none" w:sz="0" w:space="0" w:color="auto"/>
        <w:right w:val="none" w:sz="0" w:space="0" w:color="auto"/>
      </w:divBdr>
    </w:div>
    <w:div w:id="420180657">
      <w:bodyDiv w:val="1"/>
      <w:marLeft w:val="0"/>
      <w:marRight w:val="0"/>
      <w:marTop w:val="0"/>
      <w:marBottom w:val="0"/>
      <w:divBdr>
        <w:top w:val="none" w:sz="0" w:space="0" w:color="auto"/>
        <w:left w:val="none" w:sz="0" w:space="0" w:color="auto"/>
        <w:bottom w:val="none" w:sz="0" w:space="0" w:color="auto"/>
        <w:right w:val="none" w:sz="0" w:space="0" w:color="auto"/>
      </w:divBdr>
    </w:div>
    <w:div w:id="420565504">
      <w:bodyDiv w:val="1"/>
      <w:marLeft w:val="0"/>
      <w:marRight w:val="0"/>
      <w:marTop w:val="0"/>
      <w:marBottom w:val="0"/>
      <w:divBdr>
        <w:top w:val="none" w:sz="0" w:space="0" w:color="auto"/>
        <w:left w:val="none" w:sz="0" w:space="0" w:color="auto"/>
        <w:bottom w:val="none" w:sz="0" w:space="0" w:color="auto"/>
        <w:right w:val="none" w:sz="0" w:space="0" w:color="auto"/>
      </w:divBdr>
    </w:div>
    <w:div w:id="421683748">
      <w:bodyDiv w:val="1"/>
      <w:marLeft w:val="0"/>
      <w:marRight w:val="0"/>
      <w:marTop w:val="0"/>
      <w:marBottom w:val="0"/>
      <w:divBdr>
        <w:top w:val="none" w:sz="0" w:space="0" w:color="auto"/>
        <w:left w:val="none" w:sz="0" w:space="0" w:color="auto"/>
        <w:bottom w:val="none" w:sz="0" w:space="0" w:color="auto"/>
        <w:right w:val="none" w:sz="0" w:space="0" w:color="auto"/>
      </w:divBdr>
      <w:divsChild>
        <w:div w:id="39400910">
          <w:marLeft w:val="1166"/>
          <w:marRight w:val="0"/>
          <w:marTop w:val="115"/>
          <w:marBottom w:val="0"/>
          <w:divBdr>
            <w:top w:val="none" w:sz="0" w:space="0" w:color="auto"/>
            <w:left w:val="none" w:sz="0" w:space="0" w:color="auto"/>
            <w:bottom w:val="none" w:sz="0" w:space="0" w:color="auto"/>
            <w:right w:val="none" w:sz="0" w:space="0" w:color="auto"/>
          </w:divBdr>
        </w:div>
        <w:div w:id="117528289">
          <w:marLeft w:val="1166"/>
          <w:marRight w:val="0"/>
          <w:marTop w:val="115"/>
          <w:marBottom w:val="0"/>
          <w:divBdr>
            <w:top w:val="none" w:sz="0" w:space="0" w:color="auto"/>
            <w:left w:val="none" w:sz="0" w:space="0" w:color="auto"/>
            <w:bottom w:val="none" w:sz="0" w:space="0" w:color="auto"/>
            <w:right w:val="none" w:sz="0" w:space="0" w:color="auto"/>
          </w:divBdr>
        </w:div>
        <w:div w:id="387802753">
          <w:marLeft w:val="547"/>
          <w:marRight w:val="0"/>
          <w:marTop w:val="130"/>
          <w:marBottom w:val="0"/>
          <w:divBdr>
            <w:top w:val="none" w:sz="0" w:space="0" w:color="auto"/>
            <w:left w:val="none" w:sz="0" w:space="0" w:color="auto"/>
            <w:bottom w:val="none" w:sz="0" w:space="0" w:color="auto"/>
            <w:right w:val="none" w:sz="0" w:space="0" w:color="auto"/>
          </w:divBdr>
        </w:div>
        <w:div w:id="893854359">
          <w:marLeft w:val="1800"/>
          <w:marRight w:val="0"/>
          <w:marTop w:val="96"/>
          <w:marBottom w:val="0"/>
          <w:divBdr>
            <w:top w:val="none" w:sz="0" w:space="0" w:color="auto"/>
            <w:left w:val="none" w:sz="0" w:space="0" w:color="auto"/>
            <w:bottom w:val="none" w:sz="0" w:space="0" w:color="auto"/>
            <w:right w:val="none" w:sz="0" w:space="0" w:color="auto"/>
          </w:divBdr>
        </w:div>
        <w:div w:id="1521629860">
          <w:marLeft w:val="547"/>
          <w:marRight w:val="0"/>
          <w:marTop w:val="130"/>
          <w:marBottom w:val="0"/>
          <w:divBdr>
            <w:top w:val="none" w:sz="0" w:space="0" w:color="auto"/>
            <w:left w:val="none" w:sz="0" w:space="0" w:color="auto"/>
            <w:bottom w:val="none" w:sz="0" w:space="0" w:color="auto"/>
            <w:right w:val="none" w:sz="0" w:space="0" w:color="auto"/>
          </w:divBdr>
        </w:div>
        <w:div w:id="1885436055">
          <w:marLeft w:val="547"/>
          <w:marRight w:val="0"/>
          <w:marTop w:val="130"/>
          <w:marBottom w:val="0"/>
          <w:divBdr>
            <w:top w:val="none" w:sz="0" w:space="0" w:color="auto"/>
            <w:left w:val="none" w:sz="0" w:space="0" w:color="auto"/>
            <w:bottom w:val="none" w:sz="0" w:space="0" w:color="auto"/>
            <w:right w:val="none" w:sz="0" w:space="0" w:color="auto"/>
          </w:divBdr>
        </w:div>
      </w:divsChild>
    </w:div>
    <w:div w:id="421920964">
      <w:bodyDiv w:val="1"/>
      <w:marLeft w:val="0"/>
      <w:marRight w:val="0"/>
      <w:marTop w:val="0"/>
      <w:marBottom w:val="0"/>
      <w:divBdr>
        <w:top w:val="none" w:sz="0" w:space="0" w:color="auto"/>
        <w:left w:val="none" w:sz="0" w:space="0" w:color="auto"/>
        <w:bottom w:val="none" w:sz="0" w:space="0" w:color="auto"/>
        <w:right w:val="none" w:sz="0" w:space="0" w:color="auto"/>
      </w:divBdr>
      <w:divsChild>
        <w:div w:id="35934866">
          <w:marLeft w:val="1080"/>
          <w:marRight w:val="0"/>
          <w:marTop w:val="100"/>
          <w:marBottom w:val="0"/>
          <w:divBdr>
            <w:top w:val="none" w:sz="0" w:space="0" w:color="auto"/>
            <w:left w:val="none" w:sz="0" w:space="0" w:color="auto"/>
            <w:bottom w:val="none" w:sz="0" w:space="0" w:color="auto"/>
            <w:right w:val="none" w:sz="0" w:space="0" w:color="auto"/>
          </w:divBdr>
        </w:div>
        <w:div w:id="342047735">
          <w:marLeft w:val="1080"/>
          <w:marRight w:val="0"/>
          <w:marTop w:val="100"/>
          <w:marBottom w:val="0"/>
          <w:divBdr>
            <w:top w:val="none" w:sz="0" w:space="0" w:color="auto"/>
            <w:left w:val="none" w:sz="0" w:space="0" w:color="auto"/>
            <w:bottom w:val="none" w:sz="0" w:space="0" w:color="auto"/>
            <w:right w:val="none" w:sz="0" w:space="0" w:color="auto"/>
          </w:divBdr>
        </w:div>
        <w:div w:id="536502553">
          <w:marLeft w:val="360"/>
          <w:marRight w:val="0"/>
          <w:marTop w:val="200"/>
          <w:marBottom w:val="0"/>
          <w:divBdr>
            <w:top w:val="none" w:sz="0" w:space="0" w:color="auto"/>
            <w:left w:val="none" w:sz="0" w:space="0" w:color="auto"/>
            <w:bottom w:val="none" w:sz="0" w:space="0" w:color="auto"/>
            <w:right w:val="none" w:sz="0" w:space="0" w:color="auto"/>
          </w:divBdr>
        </w:div>
      </w:divsChild>
    </w:div>
    <w:div w:id="422607322">
      <w:bodyDiv w:val="1"/>
      <w:marLeft w:val="0"/>
      <w:marRight w:val="0"/>
      <w:marTop w:val="0"/>
      <w:marBottom w:val="0"/>
      <w:divBdr>
        <w:top w:val="none" w:sz="0" w:space="0" w:color="auto"/>
        <w:left w:val="none" w:sz="0" w:space="0" w:color="auto"/>
        <w:bottom w:val="none" w:sz="0" w:space="0" w:color="auto"/>
        <w:right w:val="none" w:sz="0" w:space="0" w:color="auto"/>
      </w:divBdr>
      <w:divsChild>
        <w:div w:id="979458752">
          <w:marLeft w:val="0"/>
          <w:marRight w:val="0"/>
          <w:marTop w:val="0"/>
          <w:marBottom w:val="0"/>
          <w:divBdr>
            <w:top w:val="none" w:sz="0" w:space="0" w:color="auto"/>
            <w:left w:val="none" w:sz="0" w:space="0" w:color="auto"/>
            <w:bottom w:val="none" w:sz="0" w:space="0" w:color="auto"/>
            <w:right w:val="none" w:sz="0" w:space="0" w:color="auto"/>
          </w:divBdr>
          <w:divsChild>
            <w:div w:id="502627522">
              <w:marLeft w:val="0"/>
              <w:marRight w:val="0"/>
              <w:marTop w:val="0"/>
              <w:marBottom w:val="0"/>
              <w:divBdr>
                <w:top w:val="none" w:sz="0" w:space="0" w:color="auto"/>
                <w:left w:val="none" w:sz="0" w:space="0" w:color="auto"/>
                <w:bottom w:val="none" w:sz="0" w:space="0" w:color="auto"/>
                <w:right w:val="none" w:sz="0" w:space="0" w:color="auto"/>
              </w:divBdr>
            </w:div>
            <w:div w:id="132581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840585">
      <w:bodyDiv w:val="1"/>
      <w:marLeft w:val="0"/>
      <w:marRight w:val="0"/>
      <w:marTop w:val="0"/>
      <w:marBottom w:val="0"/>
      <w:divBdr>
        <w:top w:val="none" w:sz="0" w:space="0" w:color="auto"/>
        <w:left w:val="none" w:sz="0" w:space="0" w:color="auto"/>
        <w:bottom w:val="none" w:sz="0" w:space="0" w:color="auto"/>
        <w:right w:val="none" w:sz="0" w:space="0" w:color="auto"/>
      </w:divBdr>
    </w:div>
    <w:div w:id="423109233">
      <w:bodyDiv w:val="1"/>
      <w:marLeft w:val="0"/>
      <w:marRight w:val="0"/>
      <w:marTop w:val="0"/>
      <w:marBottom w:val="0"/>
      <w:divBdr>
        <w:top w:val="none" w:sz="0" w:space="0" w:color="auto"/>
        <w:left w:val="none" w:sz="0" w:space="0" w:color="auto"/>
        <w:bottom w:val="none" w:sz="0" w:space="0" w:color="auto"/>
        <w:right w:val="none" w:sz="0" w:space="0" w:color="auto"/>
      </w:divBdr>
      <w:divsChild>
        <w:div w:id="69735244">
          <w:marLeft w:val="547"/>
          <w:marRight w:val="0"/>
          <w:marTop w:val="134"/>
          <w:marBottom w:val="0"/>
          <w:divBdr>
            <w:top w:val="none" w:sz="0" w:space="0" w:color="auto"/>
            <w:left w:val="none" w:sz="0" w:space="0" w:color="auto"/>
            <w:bottom w:val="none" w:sz="0" w:space="0" w:color="auto"/>
            <w:right w:val="none" w:sz="0" w:space="0" w:color="auto"/>
          </w:divBdr>
        </w:div>
        <w:div w:id="134762875">
          <w:marLeft w:val="1166"/>
          <w:marRight w:val="0"/>
          <w:marTop w:val="115"/>
          <w:marBottom w:val="0"/>
          <w:divBdr>
            <w:top w:val="none" w:sz="0" w:space="0" w:color="auto"/>
            <w:left w:val="none" w:sz="0" w:space="0" w:color="auto"/>
            <w:bottom w:val="none" w:sz="0" w:space="0" w:color="auto"/>
            <w:right w:val="none" w:sz="0" w:space="0" w:color="auto"/>
          </w:divBdr>
        </w:div>
        <w:div w:id="1000814874">
          <w:marLeft w:val="1800"/>
          <w:marRight w:val="0"/>
          <w:marTop w:val="96"/>
          <w:marBottom w:val="0"/>
          <w:divBdr>
            <w:top w:val="none" w:sz="0" w:space="0" w:color="auto"/>
            <w:left w:val="none" w:sz="0" w:space="0" w:color="auto"/>
            <w:bottom w:val="none" w:sz="0" w:space="0" w:color="auto"/>
            <w:right w:val="none" w:sz="0" w:space="0" w:color="auto"/>
          </w:divBdr>
        </w:div>
        <w:div w:id="1393655046">
          <w:marLeft w:val="547"/>
          <w:marRight w:val="0"/>
          <w:marTop w:val="134"/>
          <w:marBottom w:val="0"/>
          <w:divBdr>
            <w:top w:val="none" w:sz="0" w:space="0" w:color="auto"/>
            <w:left w:val="none" w:sz="0" w:space="0" w:color="auto"/>
            <w:bottom w:val="none" w:sz="0" w:space="0" w:color="auto"/>
            <w:right w:val="none" w:sz="0" w:space="0" w:color="auto"/>
          </w:divBdr>
        </w:div>
        <w:div w:id="1889536661">
          <w:marLeft w:val="1166"/>
          <w:marRight w:val="0"/>
          <w:marTop w:val="115"/>
          <w:marBottom w:val="0"/>
          <w:divBdr>
            <w:top w:val="none" w:sz="0" w:space="0" w:color="auto"/>
            <w:left w:val="none" w:sz="0" w:space="0" w:color="auto"/>
            <w:bottom w:val="none" w:sz="0" w:space="0" w:color="auto"/>
            <w:right w:val="none" w:sz="0" w:space="0" w:color="auto"/>
          </w:divBdr>
        </w:div>
        <w:div w:id="1889797241">
          <w:marLeft w:val="1166"/>
          <w:marRight w:val="0"/>
          <w:marTop w:val="115"/>
          <w:marBottom w:val="0"/>
          <w:divBdr>
            <w:top w:val="none" w:sz="0" w:space="0" w:color="auto"/>
            <w:left w:val="none" w:sz="0" w:space="0" w:color="auto"/>
            <w:bottom w:val="none" w:sz="0" w:space="0" w:color="auto"/>
            <w:right w:val="none" w:sz="0" w:space="0" w:color="auto"/>
          </w:divBdr>
        </w:div>
        <w:div w:id="1932396488">
          <w:marLeft w:val="1166"/>
          <w:marRight w:val="0"/>
          <w:marTop w:val="115"/>
          <w:marBottom w:val="0"/>
          <w:divBdr>
            <w:top w:val="none" w:sz="0" w:space="0" w:color="auto"/>
            <w:left w:val="none" w:sz="0" w:space="0" w:color="auto"/>
            <w:bottom w:val="none" w:sz="0" w:space="0" w:color="auto"/>
            <w:right w:val="none" w:sz="0" w:space="0" w:color="auto"/>
          </w:divBdr>
        </w:div>
      </w:divsChild>
    </w:div>
    <w:div w:id="423843755">
      <w:bodyDiv w:val="1"/>
      <w:marLeft w:val="0"/>
      <w:marRight w:val="0"/>
      <w:marTop w:val="0"/>
      <w:marBottom w:val="0"/>
      <w:divBdr>
        <w:top w:val="none" w:sz="0" w:space="0" w:color="auto"/>
        <w:left w:val="none" w:sz="0" w:space="0" w:color="auto"/>
        <w:bottom w:val="none" w:sz="0" w:space="0" w:color="auto"/>
        <w:right w:val="none" w:sz="0" w:space="0" w:color="auto"/>
      </w:divBdr>
      <w:divsChild>
        <w:div w:id="1408724359">
          <w:marLeft w:val="547"/>
          <w:marRight w:val="0"/>
          <w:marTop w:val="154"/>
          <w:marBottom w:val="0"/>
          <w:divBdr>
            <w:top w:val="none" w:sz="0" w:space="0" w:color="auto"/>
            <w:left w:val="none" w:sz="0" w:space="0" w:color="auto"/>
            <w:bottom w:val="none" w:sz="0" w:space="0" w:color="auto"/>
            <w:right w:val="none" w:sz="0" w:space="0" w:color="auto"/>
          </w:divBdr>
        </w:div>
        <w:div w:id="1633442086">
          <w:marLeft w:val="1166"/>
          <w:marRight w:val="0"/>
          <w:marTop w:val="134"/>
          <w:marBottom w:val="0"/>
          <w:divBdr>
            <w:top w:val="none" w:sz="0" w:space="0" w:color="auto"/>
            <w:left w:val="none" w:sz="0" w:space="0" w:color="auto"/>
            <w:bottom w:val="none" w:sz="0" w:space="0" w:color="auto"/>
            <w:right w:val="none" w:sz="0" w:space="0" w:color="auto"/>
          </w:divBdr>
        </w:div>
      </w:divsChild>
    </w:div>
    <w:div w:id="424808660">
      <w:bodyDiv w:val="1"/>
      <w:marLeft w:val="0"/>
      <w:marRight w:val="0"/>
      <w:marTop w:val="0"/>
      <w:marBottom w:val="0"/>
      <w:divBdr>
        <w:top w:val="none" w:sz="0" w:space="0" w:color="auto"/>
        <w:left w:val="none" w:sz="0" w:space="0" w:color="auto"/>
        <w:bottom w:val="none" w:sz="0" w:space="0" w:color="auto"/>
        <w:right w:val="none" w:sz="0" w:space="0" w:color="auto"/>
      </w:divBdr>
    </w:div>
    <w:div w:id="424884680">
      <w:bodyDiv w:val="1"/>
      <w:marLeft w:val="0"/>
      <w:marRight w:val="0"/>
      <w:marTop w:val="0"/>
      <w:marBottom w:val="0"/>
      <w:divBdr>
        <w:top w:val="none" w:sz="0" w:space="0" w:color="auto"/>
        <w:left w:val="none" w:sz="0" w:space="0" w:color="auto"/>
        <w:bottom w:val="none" w:sz="0" w:space="0" w:color="auto"/>
        <w:right w:val="none" w:sz="0" w:space="0" w:color="auto"/>
      </w:divBdr>
      <w:divsChild>
        <w:div w:id="1082798965">
          <w:marLeft w:val="547"/>
          <w:marRight w:val="0"/>
          <w:marTop w:val="115"/>
          <w:marBottom w:val="0"/>
          <w:divBdr>
            <w:top w:val="none" w:sz="0" w:space="0" w:color="auto"/>
            <w:left w:val="none" w:sz="0" w:space="0" w:color="auto"/>
            <w:bottom w:val="none" w:sz="0" w:space="0" w:color="auto"/>
            <w:right w:val="none" w:sz="0" w:space="0" w:color="auto"/>
          </w:divBdr>
        </w:div>
        <w:div w:id="1555048085">
          <w:marLeft w:val="547"/>
          <w:marRight w:val="0"/>
          <w:marTop w:val="115"/>
          <w:marBottom w:val="0"/>
          <w:divBdr>
            <w:top w:val="none" w:sz="0" w:space="0" w:color="auto"/>
            <w:left w:val="none" w:sz="0" w:space="0" w:color="auto"/>
            <w:bottom w:val="none" w:sz="0" w:space="0" w:color="auto"/>
            <w:right w:val="none" w:sz="0" w:space="0" w:color="auto"/>
          </w:divBdr>
        </w:div>
        <w:div w:id="1605111046">
          <w:marLeft w:val="547"/>
          <w:marRight w:val="0"/>
          <w:marTop w:val="115"/>
          <w:marBottom w:val="0"/>
          <w:divBdr>
            <w:top w:val="none" w:sz="0" w:space="0" w:color="auto"/>
            <w:left w:val="none" w:sz="0" w:space="0" w:color="auto"/>
            <w:bottom w:val="none" w:sz="0" w:space="0" w:color="auto"/>
            <w:right w:val="none" w:sz="0" w:space="0" w:color="auto"/>
          </w:divBdr>
        </w:div>
      </w:divsChild>
    </w:div>
    <w:div w:id="424889831">
      <w:bodyDiv w:val="1"/>
      <w:marLeft w:val="0"/>
      <w:marRight w:val="0"/>
      <w:marTop w:val="0"/>
      <w:marBottom w:val="0"/>
      <w:divBdr>
        <w:top w:val="none" w:sz="0" w:space="0" w:color="auto"/>
        <w:left w:val="none" w:sz="0" w:space="0" w:color="auto"/>
        <w:bottom w:val="none" w:sz="0" w:space="0" w:color="auto"/>
        <w:right w:val="none" w:sz="0" w:space="0" w:color="auto"/>
      </w:divBdr>
    </w:div>
    <w:div w:id="425417722">
      <w:bodyDiv w:val="1"/>
      <w:marLeft w:val="0"/>
      <w:marRight w:val="0"/>
      <w:marTop w:val="0"/>
      <w:marBottom w:val="0"/>
      <w:divBdr>
        <w:top w:val="none" w:sz="0" w:space="0" w:color="auto"/>
        <w:left w:val="none" w:sz="0" w:space="0" w:color="auto"/>
        <w:bottom w:val="none" w:sz="0" w:space="0" w:color="auto"/>
        <w:right w:val="none" w:sz="0" w:space="0" w:color="auto"/>
      </w:divBdr>
    </w:div>
    <w:div w:id="425737897">
      <w:bodyDiv w:val="1"/>
      <w:marLeft w:val="0"/>
      <w:marRight w:val="0"/>
      <w:marTop w:val="0"/>
      <w:marBottom w:val="0"/>
      <w:divBdr>
        <w:top w:val="none" w:sz="0" w:space="0" w:color="auto"/>
        <w:left w:val="none" w:sz="0" w:space="0" w:color="auto"/>
        <w:bottom w:val="none" w:sz="0" w:space="0" w:color="auto"/>
        <w:right w:val="none" w:sz="0" w:space="0" w:color="auto"/>
      </w:divBdr>
    </w:div>
    <w:div w:id="426925121">
      <w:bodyDiv w:val="1"/>
      <w:marLeft w:val="0"/>
      <w:marRight w:val="0"/>
      <w:marTop w:val="0"/>
      <w:marBottom w:val="0"/>
      <w:divBdr>
        <w:top w:val="none" w:sz="0" w:space="0" w:color="auto"/>
        <w:left w:val="none" w:sz="0" w:space="0" w:color="auto"/>
        <w:bottom w:val="none" w:sz="0" w:space="0" w:color="auto"/>
        <w:right w:val="none" w:sz="0" w:space="0" w:color="auto"/>
      </w:divBdr>
    </w:div>
    <w:div w:id="427586064">
      <w:bodyDiv w:val="1"/>
      <w:marLeft w:val="0"/>
      <w:marRight w:val="0"/>
      <w:marTop w:val="0"/>
      <w:marBottom w:val="0"/>
      <w:divBdr>
        <w:top w:val="none" w:sz="0" w:space="0" w:color="auto"/>
        <w:left w:val="none" w:sz="0" w:space="0" w:color="auto"/>
        <w:bottom w:val="none" w:sz="0" w:space="0" w:color="auto"/>
        <w:right w:val="none" w:sz="0" w:space="0" w:color="auto"/>
      </w:divBdr>
    </w:div>
    <w:div w:id="427969578">
      <w:bodyDiv w:val="1"/>
      <w:marLeft w:val="0"/>
      <w:marRight w:val="0"/>
      <w:marTop w:val="0"/>
      <w:marBottom w:val="0"/>
      <w:divBdr>
        <w:top w:val="none" w:sz="0" w:space="0" w:color="auto"/>
        <w:left w:val="none" w:sz="0" w:space="0" w:color="auto"/>
        <w:bottom w:val="none" w:sz="0" w:space="0" w:color="auto"/>
        <w:right w:val="none" w:sz="0" w:space="0" w:color="auto"/>
      </w:divBdr>
    </w:div>
    <w:div w:id="428162153">
      <w:bodyDiv w:val="1"/>
      <w:marLeft w:val="0"/>
      <w:marRight w:val="0"/>
      <w:marTop w:val="0"/>
      <w:marBottom w:val="0"/>
      <w:divBdr>
        <w:top w:val="none" w:sz="0" w:space="0" w:color="auto"/>
        <w:left w:val="none" w:sz="0" w:space="0" w:color="auto"/>
        <w:bottom w:val="none" w:sz="0" w:space="0" w:color="auto"/>
        <w:right w:val="none" w:sz="0" w:space="0" w:color="auto"/>
      </w:divBdr>
    </w:div>
    <w:div w:id="428697947">
      <w:bodyDiv w:val="1"/>
      <w:marLeft w:val="0"/>
      <w:marRight w:val="0"/>
      <w:marTop w:val="0"/>
      <w:marBottom w:val="0"/>
      <w:divBdr>
        <w:top w:val="none" w:sz="0" w:space="0" w:color="auto"/>
        <w:left w:val="none" w:sz="0" w:space="0" w:color="auto"/>
        <w:bottom w:val="none" w:sz="0" w:space="0" w:color="auto"/>
        <w:right w:val="none" w:sz="0" w:space="0" w:color="auto"/>
      </w:divBdr>
      <w:divsChild>
        <w:div w:id="1733231130">
          <w:marLeft w:val="0"/>
          <w:marRight w:val="0"/>
          <w:marTop w:val="0"/>
          <w:marBottom w:val="0"/>
          <w:divBdr>
            <w:top w:val="none" w:sz="0" w:space="0" w:color="auto"/>
            <w:left w:val="none" w:sz="0" w:space="0" w:color="auto"/>
            <w:bottom w:val="none" w:sz="0" w:space="0" w:color="auto"/>
            <w:right w:val="none" w:sz="0" w:space="0" w:color="auto"/>
          </w:divBdr>
          <w:divsChild>
            <w:div w:id="100996614">
              <w:marLeft w:val="0"/>
              <w:marRight w:val="0"/>
              <w:marTop w:val="0"/>
              <w:marBottom w:val="0"/>
              <w:divBdr>
                <w:top w:val="none" w:sz="0" w:space="0" w:color="auto"/>
                <w:left w:val="none" w:sz="0" w:space="0" w:color="auto"/>
                <w:bottom w:val="none" w:sz="0" w:space="0" w:color="auto"/>
                <w:right w:val="none" w:sz="0" w:space="0" w:color="auto"/>
              </w:divBdr>
            </w:div>
            <w:div w:id="1249341013">
              <w:marLeft w:val="0"/>
              <w:marRight w:val="0"/>
              <w:marTop w:val="0"/>
              <w:marBottom w:val="0"/>
              <w:divBdr>
                <w:top w:val="none" w:sz="0" w:space="0" w:color="auto"/>
                <w:left w:val="none" w:sz="0" w:space="0" w:color="auto"/>
                <w:bottom w:val="none" w:sz="0" w:space="0" w:color="auto"/>
                <w:right w:val="none" w:sz="0" w:space="0" w:color="auto"/>
              </w:divBdr>
            </w:div>
            <w:div w:id="1560677065">
              <w:marLeft w:val="0"/>
              <w:marRight w:val="0"/>
              <w:marTop w:val="0"/>
              <w:marBottom w:val="0"/>
              <w:divBdr>
                <w:top w:val="none" w:sz="0" w:space="0" w:color="auto"/>
                <w:left w:val="none" w:sz="0" w:space="0" w:color="auto"/>
                <w:bottom w:val="none" w:sz="0" w:space="0" w:color="auto"/>
                <w:right w:val="none" w:sz="0" w:space="0" w:color="auto"/>
              </w:divBdr>
            </w:div>
            <w:div w:id="1921911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700362">
      <w:bodyDiv w:val="1"/>
      <w:marLeft w:val="0"/>
      <w:marRight w:val="0"/>
      <w:marTop w:val="0"/>
      <w:marBottom w:val="0"/>
      <w:divBdr>
        <w:top w:val="none" w:sz="0" w:space="0" w:color="auto"/>
        <w:left w:val="none" w:sz="0" w:space="0" w:color="auto"/>
        <w:bottom w:val="none" w:sz="0" w:space="0" w:color="auto"/>
        <w:right w:val="none" w:sz="0" w:space="0" w:color="auto"/>
      </w:divBdr>
    </w:div>
    <w:div w:id="428815044">
      <w:bodyDiv w:val="1"/>
      <w:marLeft w:val="0"/>
      <w:marRight w:val="0"/>
      <w:marTop w:val="0"/>
      <w:marBottom w:val="0"/>
      <w:divBdr>
        <w:top w:val="none" w:sz="0" w:space="0" w:color="auto"/>
        <w:left w:val="none" w:sz="0" w:space="0" w:color="auto"/>
        <w:bottom w:val="none" w:sz="0" w:space="0" w:color="auto"/>
        <w:right w:val="none" w:sz="0" w:space="0" w:color="auto"/>
      </w:divBdr>
    </w:div>
    <w:div w:id="429011035">
      <w:bodyDiv w:val="1"/>
      <w:marLeft w:val="0"/>
      <w:marRight w:val="0"/>
      <w:marTop w:val="0"/>
      <w:marBottom w:val="0"/>
      <w:divBdr>
        <w:top w:val="none" w:sz="0" w:space="0" w:color="auto"/>
        <w:left w:val="none" w:sz="0" w:space="0" w:color="auto"/>
        <w:bottom w:val="none" w:sz="0" w:space="0" w:color="auto"/>
        <w:right w:val="none" w:sz="0" w:space="0" w:color="auto"/>
      </w:divBdr>
      <w:divsChild>
        <w:div w:id="1411460140">
          <w:marLeft w:val="1267"/>
          <w:marRight w:val="0"/>
          <w:marTop w:val="100"/>
          <w:marBottom w:val="0"/>
          <w:divBdr>
            <w:top w:val="none" w:sz="0" w:space="0" w:color="auto"/>
            <w:left w:val="none" w:sz="0" w:space="0" w:color="auto"/>
            <w:bottom w:val="none" w:sz="0" w:space="0" w:color="auto"/>
            <w:right w:val="none" w:sz="0" w:space="0" w:color="auto"/>
          </w:divBdr>
        </w:div>
        <w:div w:id="2109349085">
          <w:marLeft w:val="547"/>
          <w:marRight w:val="0"/>
          <w:marTop w:val="200"/>
          <w:marBottom w:val="0"/>
          <w:divBdr>
            <w:top w:val="none" w:sz="0" w:space="0" w:color="auto"/>
            <w:left w:val="none" w:sz="0" w:space="0" w:color="auto"/>
            <w:bottom w:val="none" w:sz="0" w:space="0" w:color="auto"/>
            <w:right w:val="none" w:sz="0" w:space="0" w:color="auto"/>
          </w:divBdr>
        </w:div>
      </w:divsChild>
    </w:div>
    <w:div w:id="429083583">
      <w:bodyDiv w:val="1"/>
      <w:marLeft w:val="0"/>
      <w:marRight w:val="0"/>
      <w:marTop w:val="0"/>
      <w:marBottom w:val="0"/>
      <w:divBdr>
        <w:top w:val="none" w:sz="0" w:space="0" w:color="auto"/>
        <w:left w:val="none" w:sz="0" w:space="0" w:color="auto"/>
        <w:bottom w:val="none" w:sz="0" w:space="0" w:color="auto"/>
        <w:right w:val="none" w:sz="0" w:space="0" w:color="auto"/>
      </w:divBdr>
    </w:div>
    <w:div w:id="429620284">
      <w:bodyDiv w:val="1"/>
      <w:marLeft w:val="0"/>
      <w:marRight w:val="0"/>
      <w:marTop w:val="0"/>
      <w:marBottom w:val="0"/>
      <w:divBdr>
        <w:top w:val="none" w:sz="0" w:space="0" w:color="auto"/>
        <w:left w:val="none" w:sz="0" w:space="0" w:color="auto"/>
        <w:bottom w:val="none" w:sz="0" w:space="0" w:color="auto"/>
        <w:right w:val="none" w:sz="0" w:space="0" w:color="auto"/>
      </w:divBdr>
    </w:div>
    <w:div w:id="429663013">
      <w:bodyDiv w:val="1"/>
      <w:marLeft w:val="0"/>
      <w:marRight w:val="0"/>
      <w:marTop w:val="0"/>
      <w:marBottom w:val="0"/>
      <w:divBdr>
        <w:top w:val="none" w:sz="0" w:space="0" w:color="auto"/>
        <w:left w:val="none" w:sz="0" w:space="0" w:color="auto"/>
        <w:bottom w:val="none" w:sz="0" w:space="0" w:color="auto"/>
        <w:right w:val="none" w:sz="0" w:space="0" w:color="auto"/>
      </w:divBdr>
    </w:div>
    <w:div w:id="429665242">
      <w:bodyDiv w:val="1"/>
      <w:marLeft w:val="0"/>
      <w:marRight w:val="0"/>
      <w:marTop w:val="0"/>
      <w:marBottom w:val="0"/>
      <w:divBdr>
        <w:top w:val="none" w:sz="0" w:space="0" w:color="auto"/>
        <w:left w:val="none" w:sz="0" w:space="0" w:color="auto"/>
        <w:bottom w:val="none" w:sz="0" w:space="0" w:color="auto"/>
        <w:right w:val="none" w:sz="0" w:space="0" w:color="auto"/>
      </w:divBdr>
      <w:divsChild>
        <w:div w:id="632102433">
          <w:marLeft w:val="547"/>
          <w:marRight w:val="0"/>
          <w:marTop w:val="154"/>
          <w:marBottom w:val="0"/>
          <w:divBdr>
            <w:top w:val="none" w:sz="0" w:space="0" w:color="auto"/>
            <w:left w:val="none" w:sz="0" w:space="0" w:color="auto"/>
            <w:bottom w:val="none" w:sz="0" w:space="0" w:color="auto"/>
            <w:right w:val="none" w:sz="0" w:space="0" w:color="auto"/>
          </w:divBdr>
        </w:div>
        <w:div w:id="1308243779">
          <w:marLeft w:val="547"/>
          <w:marRight w:val="0"/>
          <w:marTop w:val="154"/>
          <w:marBottom w:val="0"/>
          <w:divBdr>
            <w:top w:val="none" w:sz="0" w:space="0" w:color="auto"/>
            <w:left w:val="none" w:sz="0" w:space="0" w:color="auto"/>
            <w:bottom w:val="none" w:sz="0" w:space="0" w:color="auto"/>
            <w:right w:val="none" w:sz="0" w:space="0" w:color="auto"/>
          </w:divBdr>
        </w:div>
      </w:divsChild>
    </w:div>
    <w:div w:id="430013851">
      <w:bodyDiv w:val="1"/>
      <w:marLeft w:val="0"/>
      <w:marRight w:val="0"/>
      <w:marTop w:val="0"/>
      <w:marBottom w:val="0"/>
      <w:divBdr>
        <w:top w:val="none" w:sz="0" w:space="0" w:color="auto"/>
        <w:left w:val="none" w:sz="0" w:space="0" w:color="auto"/>
        <w:bottom w:val="none" w:sz="0" w:space="0" w:color="auto"/>
        <w:right w:val="none" w:sz="0" w:space="0" w:color="auto"/>
      </w:divBdr>
    </w:div>
    <w:div w:id="430318576">
      <w:bodyDiv w:val="1"/>
      <w:marLeft w:val="0"/>
      <w:marRight w:val="0"/>
      <w:marTop w:val="0"/>
      <w:marBottom w:val="0"/>
      <w:divBdr>
        <w:top w:val="none" w:sz="0" w:space="0" w:color="auto"/>
        <w:left w:val="none" w:sz="0" w:space="0" w:color="auto"/>
        <w:bottom w:val="none" w:sz="0" w:space="0" w:color="auto"/>
        <w:right w:val="none" w:sz="0" w:space="0" w:color="auto"/>
      </w:divBdr>
      <w:divsChild>
        <w:div w:id="1923636975">
          <w:marLeft w:val="547"/>
          <w:marRight w:val="0"/>
          <w:marTop w:val="154"/>
          <w:marBottom w:val="0"/>
          <w:divBdr>
            <w:top w:val="none" w:sz="0" w:space="0" w:color="auto"/>
            <w:left w:val="none" w:sz="0" w:space="0" w:color="auto"/>
            <w:bottom w:val="none" w:sz="0" w:space="0" w:color="auto"/>
            <w:right w:val="none" w:sz="0" w:space="0" w:color="auto"/>
          </w:divBdr>
        </w:div>
      </w:divsChild>
    </w:div>
    <w:div w:id="430324054">
      <w:bodyDiv w:val="1"/>
      <w:marLeft w:val="0"/>
      <w:marRight w:val="0"/>
      <w:marTop w:val="0"/>
      <w:marBottom w:val="0"/>
      <w:divBdr>
        <w:top w:val="none" w:sz="0" w:space="0" w:color="auto"/>
        <w:left w:val="none" w:sz="0" w:space="0" w:color="auto"/>
        <w:bottom w:val="none" w:sz="0" w:space="0" w:color="auto"/>
        <w:right w:val="none" w:sz="0" w:space="0" w:color="auto"/>
      </w:divBdr>
      <w:divsChild>
        <w:div w:id="70352606">
          <w:marLeft w:val="1166"/>
          <w:marRight w:val="0"/>
          <w:marTop w:val="134"/>
          <w:marBottom w:val="0"/>
          <w:divBdr>
            <w:top w:val="none" w:sz="0" w:space="0" w:color="auto"/>
            <w:left w:val="none" w:sz="0" w:space="0" w:color="auto"/>
            <w:bottom w:val="none" w:sz="0" w:space="0" w:color="auto"/>
            <w:right w:val="none" w:sz="0" w:space="0" w:color="auto"/>
          </w:divBdr>
        </w:div>
        <w:div w:id="653602808">
          <w:marLeft w:val="1800"/>
          <w:marRight w:val="0"/>
          <w:marTop w:val="115"/>
          <w:marBottom w:val="0"/>
          <w:divBdr>
            <w:top w:val="none" w:sz="0" w:space="0" w:color="auto"/>
            <w:left w:val="none" w:sz="0" w:space="0" w:color="auto"/>
            <w:bottom w:val="none" w:sz="0" w:space="0" w:color="auto"/>
            <w:right w:val="none" w:sz="0" w:space="0" w:color="auto"/>
          </w:divBdr>
        </w:div>
        <w:div w:id="983311149">
          <w:marLeft w:val="547"/>
          <w:marRight w:val="0"/>
          <w:marTop w:val="154"/>
          <w:marBottom w:val="0"/>
          <w:divBdr>
            <w:top w:val="none" w:sz="0" w:space="0" w:color="auto"/>
            <w:left w:val="none" w:sz="0" w:space="0" w:color="auto"/>
            <w:bottom w:val="none" w:sz="0" w:space="0" w:color="auto"/>
            <w:right w:val="none" w:sz="0" w:space="0" w:color="auto"/>
          </w:divBdr>
        </w:div>
        <w:div w:id="990062061">
          <w:marLeft w:val="1800"/>
          <w:marRight w:val="0"/>
          <w:marTop w:val="115"/>
          <w:marBottom w:val="0"/>
          <w:divBdr>
            <w:top w:val="none" w:sz="0" w:space="0" w:color="auto"/>
            <w:left w:val="none" w:sz="0" w:space="0" w:color="auto"/>
            <w:bottom w:val="none" w:sz="0" w:space="0" w:color="auto"/>
            <w:right w:val="none" w:sz="0" w:space="0" w:color="auto"/>
          </w:divBdr>
        </w:div>
        <w:div w:id="1061438221">
          <w:marLeft w:val="1166"/>
          <w:marRight w:val="0"/>
          <w:marTop w:val="134"/>
          <w:marBottom w:val="0"/>
          <w:divBdr>
            <w:top w:val="none" w:sz="0" w:space="0" w:color="auto"/>
            <w:left w:val="none" w:sz="0" w:space="0" w:color="auto"/>
            <w:bottom w:val="none" w:sz="0" w:space="0" w:color="auto"/>
            <w:right w:val="none" w:sz="0" w:space="0" w:color="auto"/>
          </w:divBdr>
        </w:div>
      </w:divsChild>
    </w:div>
    <w:div w:id="430975316">
      <w:bodyDiv w:val="1"/>
      <w:marLeft w:val="0"/>
      <w:marRight w:val="0"/>
      <w:marTop w:val="0"/>
      <w:marBottom w:val="0"/>
      <w:divBdr>
        <w:top w:val="none" w:sz="0" w:space="0" w:color="auto"/>
        <w:left w:val="none" w:sz="0" w:space="0" w:color="auto"/>
        <w:bottom w:val="none" w:sz="0" w:space="0" w:color="auto"/>
        <w:right w:val="none" w:sz="0" w:space="0" w:color="auto"/>
      </w:divBdr>
    </w:div>
    <w:div w:id="431509291">
      <w:bodyDiv w:val="1"/>
      <w:marLeft w:val="0"/>
      <w:marRight w:val="0"/>
      <w:marTop w:val="0"/>
      <w:marBottom w:val="0"/>
      <w:divBdr>
        <w:top w:val="none" w:sz="0" w:space="0" w:color="auto"/>
        <w:left w:val="none" w:sz="0" w:space="0" w:color="auto"/>
        <w:bottom w:val="none" w:sz="0" w:space="0" w:color="auto"/>
        <w:right w:val="none" w:sz="0" w:space="0" w:color="auto"/>
      </w:divBdr>
    </w:div>
    <w:div w:id="432631414">
      <w:bodyDiv w:val="1"/>
      <w:marLeft w:val="0"/>
      <w:marRight w:val="0"/>
      <w:marTop w:val="0"/>
      <w:marBottom w:val="0"/>
      <w:divBdr>
        <w:top w:val="none" w:sz="0" w:space="0" w:color="auto"/>
        <w:left w:val="none" w:sz="0" w:space="0" w:color="auto"/>
        <w:bottom w:val="none" w:sz="0" w:space="0" w:color="auto"/>
        <w:right w:val="none" w:sz="0" w:space="0" w:color="auto"/>
      </w:divBdr>
      <w:divsChild>
        <w:div w:id="385494597">
          <w:marLeft w:val="1166"/>
          <w:marRight w:val="0"/>
          <w:marTop w:val="96"/>
          <w:marBottom w:val="0"/>
          <w:divBdr>
            <w:top w:val="none" w:sz="0" w:space="0" w:color="auto"/>
            <w:left w:val="none" w:sz="0" w:space="0" w:color="auto"/>
            <w:bottom w:val="none" w:sz="0" w:space="0" w:color="auto"/>
            <w:right w:val="none" w:sz="0" w:space="0" w:color="auto"/>
          </w:divBdr>
        </w:div>
        <w:div w:id="461070974">
          <w:marLeft w:val="1166"/>
          <w:marRight w:val="0"/>
          <w:marTop w:val="96"/>
          <w:marBottom w:val="0"/>
          <w:divBdr>
            <w:top w:val="none" w:sz="0" w:space="0" w:color="auto"/>
            <w:left w:val="none" w:sz="0" w:space="0" w:color="auto"/>
            <w:bottom w:val="none" w:sz="0" w:space="0" w:color="auto"/>
            <w:right w:val="none" w:sz="0" w:space="0" w:color="auto"/>
          </w:divBdr>
        </w:div>
        <w:div w:id="592209165">
          <w:marLeft w:val="547"/>
          <w:marRight w:val="0"/>
          <w:marTop w:val="115"/>
          <w:marBottom w:val="0"/>
          <w:divBdr>
            <w:top w:val="none" w:sz="0" w:space="0" w:color="auto"/>
            <w:left w:val="none" w:sz="0" w:space="0" w:color="auto"/>
            <w:bottom w:val="none" w:sz="0" w:space="0" w:color="auto"/>
            <w:right w:val="none" w:sz="0" w:space="0" w:color="auto"/>
          </w:divBdr>
        </w:div>
        <w:div w:id="1447381897">
          <w:marLeft w:val="1800"/>
          <w:marRight w:val="0"/>
          <w:marTop w:val="96"/>
          <w:marBottom w:val="0"/>
          <w:divBdr>
            <w:top w:val="none" w:sz="0" w:space="0" w:color="auto"/>
            <w:left w:val="none" w:sz="0" w:space="0" w:color="auto"/>
            <w:bottom w:val="none" w:sz="0" w:space="0" w:color="auto"/>
            <w:right w:val="none" w:sz="0" w:space="0" w:color="auto"/>
          </w:divBdr>
        </w:div>
        <w:div w:id="1515076743">
          <w:marLeft w:val="1166"/>
          <w:marRight w:val="0"/>
          <w:marTop w:val="96"/>
          <w:marBottom w:val="0"/>
          <w:divBdr>
            <w:top w:val="none" w:sz="0" w:space="0" w:color="auto"/>
            <w:left w:val="none" w:sz="0" w:space="0" w:color="auto"/>
            <w:bottom w:val="none" w:sz="0" w:space="0" w:color="auto"/>
            <w:right w:val="none" w:sz="0" w:space="0" w:color="auto"/>
          </w:divBdr>
        </w:div>
        <w:div w:id="1987969047">
          <w:marLeft w:val="1166"/>
          <w:marRight w:val="0"/>
          <w:marTop w:val="96"/>
          <w:marBottom w:val="0"/>
          <w:divBdr>
            <w:top w:val="none" w:sz="0" w:space="0" w:color="auto"/>
            <w:left w:val="none" w:sz="0" w:space="0" w:color="auto"/>
            <w:bottom w:val="none" w:sz="0" w:space="0" w:color="auto"/>
            <w:right w:val="none" w:sz="0" w:space="0" w:color="auto"/>
          </w:divBdr>
        </w:div>
      </w:divsChild>
    </w:div>
    <w:div w:id="432675230">
      <w:bodyDiv w:val="1"/>
      <w:marLeft w:val="0"/>
      <w:marRight w:val="0"/>
      <w:marTop w:val="0"/>
      <w:marBottom w:val="0"/>
      <w:divBdr>
        <w:top w:val="none" w:sz="0" w:space="0" w:color="auto"/>
        <w:left w:val="none" w:sz="0" w:space="0" w:color="auto"/>
        <w:bottom w:val="none" w:sz="0" w:space="0" w:color="auto"/>
        <w:right w:val="none" w:sz="0" w:space="0" w:color="auto"/>
      </w:divBdr>
    </w:div>
    <w:div w:id="432896121">
      <w:bodyDiv w:val="1"/>
      <w:marLeft w:val="0"/>
      <w:marRight w:val="0"/>
      <w:marTop w:val="0"/>
      <w:marBottom w:val="0"/>
      <w:divBdr>
        <w:top w:val="none" w:sz="0" w:space="0" w:color="auto"/>
        <w:left w:val="none" w:sz="0" w:space="0" w:color="auto"/>
        <w:bottom w:val="none" w:sz="0" w:space="0" w:color="auto"/>
        <w:right w:val="none" w:sz="0" w:space="0" w:color="auto"/>
      </w:divBdr>
      <w:divsChild>
        <w:div w:id="588661615">
          <w:marLeft w:val="1166"/>
          <w:marRight w:val="0"/>
          <w:marTop w:val="134"/>
          <w:marBottom w:val="0"/>
          <w:divBdr>
            <w:top w:val="none" w:sz="0" w:space="0" w:color="auto"/>
            <w:left w:val="none" w:sz="0" w:space="0" w:color="auto"/>
            <w:bottom w:val="none" w:sz="0" w:space="0" w:color="auto"/>
            <w:right w:val="none" w:sz="0" w:space="0" w:color="auto"/>
          </w:divBdr>
        </w:div>
        <w:div w:id="1056123007">
          <w:marLeft w:val="547"/>
          <w:marRight w:val="0"/>
          <w:marTop w:val="154"/>
          <w:marBottom w:val="0"/>
          <w:divBdr>
            <w:top w:val="none" w:sz="0" w:space="0" w:color="auto"/>
            <w:left w:val="none" w:sz="0" w:space="0" w:color="auto"/>
            <w:bottom w:val="none" w:sz="0" w:space="0" w:color="auto"/>
            <w:right w:val="none" w:sz="0" w:space="0" w:color="auto"/>
          </w:divBdr>
        </w:div>
        <w:div w:id="1300569525">
          <w:marLeft w:val="1166"/>
          <w:marRight w:val="0"/>
          <w:marTop w:val="134"/>
          <w:marBottom w:val="0"/>
          <w:divBdr>
            <w:top w:val="none" w:sz="0" w:space="0" w:color="auto"/>
            <w:left w:val="none" w:sz="0" w:space="0" w:color="auto"/>
            <w:bottom w:val="none" w:sz="0" w:space="0" w:color="auto"/>
            <w:right w:val="none" w:sz="0" w:space="0" w:color="auto"/>
          </w:divBdr>
        </w:div>
        <w:div w:id="1599292485">
          <w:marLeft w:val="1166"/>
          <w:marRight w:val="0"/>
          <w:marTop w:val="134"/>
          <w:marBottom w:val="0"/>
          <w:divBdr>
            <w:top w:val="none" w:sz="0" w:space="0" w:color="auto"/>
            <w:left w:val="none" w:sz="0" w:space="0" w:color="auto"/>
            <w:bottom w:val="none" w:sz="0" w:space="0" w:color="auto"/>
            <w:right w:val="none" w:sz="0" w:space="0" w:color="auto"/>
          </w:divBdr>
        </w:div>
        <w:div w:id="2096630814">
          <w:marLeft w:val="1166"/>
          <w:marRight w:val="0"/>
          <w:marTop w:val="134"/>
          <w:marBottom w:val="0"/>
          <w:divBdr>
            <w:top w:val="none" w:sz="0" w:space="0" w:color="auto"/>
            <w:left w:val="none" w:sz="0" w:space="0" w:color="auto"/>
            <w:bottom w:val="none" w:sz="0" w:space="0" w:color="auto"/>
            <w:right w:val="none" w:sz="0" w:space="0" w:color="auto"/>
          </w:divBdr>
        </w:div>
        <w:div w:id="2144733010">
          <w:marLeft w:val="547"/>
          <w:marRight w:val="0"/>
          <w:marTop w:val="154"/>
          <w:marBottom w:val="0"/>
          <w:divBdr>
            <w:top w:val="none" w:sz="0" w:space="0" w:color="auto"/>
            <w:left w:val="none" w:sz="0" w:space="0" w:color="auto"/>
            <w:bottom w:val="none" w:sz="0" w:space="0" w:color="auto"/>
            <w:right w:val="none" w:sz="0" w:space="0" w:color="auto"/>
          </w:divBdr>
        </w:div>
      </w:divsChild>
    </w:div>
    <w:div w:id="433326528">
      <w:bodyDiv w:val="1"/>
      <w:marLeft w:val="0"/>
      <w:marRight w:val="0"/>
      <w:marTop w:val="0"/>
      <w:marBottom w:val="0"/>
      <w:divBdr>
        <w:top w:val="none" w:sz="0" w:space="0" w:color="auto"/>
        <w:left w:val="none" w:sz="0" w:space="0" w:color="auto"/>
        <w:bottom w:val="none" w:sz="0" w:space="0" w:color="auto"/>
        <w:right w:val="none" w:sz="0" w:space="0" w:color="auto"/>
      </w:divBdr>
    </w:div>
    <w:div w:id="433940289">
      <w:bodyDiv w:val="1"/>
      <w:marLeft w:val="0"/>
      <w:marRight w:val="0"/>
      <w:marTop w:val="0"/>
      <w:marBottom w:val="0"/>
      <w:divBdr>
        <w:top w:val="none" w:sz="0" w:space="0" w:color="auto"/>
        <w:left w:val="none" w:sz="0" w:space="0" w:color="auto"/>
        <w:bottom w:val="none" w:sz="0" w:space="0" w:color="auto"/>
        <w:right w:val="none" w:sz="0" w:space="0" w:color="auto"/>
      </w:divBdr>
    </w:div>
    <w:div w:id="435292591">
      <w:bodyDiv w:val="1"/>
      <w:marLeft w:val="0"/>
      <w:marRight w:val="0"/>
      <w:marTop w:val="0"/>
      <w:marBottom w:val="0"/>
      <w:divBdr>
        <w:top w:val="none" w:sz="0" w:space="0" w:color="auto"/>
        <w:left w:val="none" w:sz="0" w:space="0" w:color="auto"/>
        <w:bottom w:val="none" w:sz="0" w:space="0" w:color="auto"/>
        <w:right w:val="none" w:sz="0" w:space="0" w:color="auto"/>
      </w:divBdr>
    </w:div>
    <w:div w:id="435443417">
      <w:bodyDiv w:val="1"/>
      <w:marLeft w:val="0"/>
      <w:marRight w:val="0"/>
      <w:marTop w:val="0"/>
      <w:marBottom w:val="0"/>
      <w:divBdr>
        <w:top w:val="none" w:sz="0" w:space="0" w:color="auto"/>
        <w:left w:val="none" w:sz="0" w:space="0" w:color="auto"/>
        <w:bottom w:val="none" w:sz="0" w:space="0" w:color="auto"/>
        <w:right w:val="none" w:sz="0" w:space="0" w:color="auto"/>
      </w:divBdr>
    </w:div>
    <w:div w:id="436294163">
      <w:bodyDiv w:val="1"/>
      <w:marLeft w:val="0"/>
      <w:marRight w:val="0"/>
      <w:marTop w:val="0"/>
      <w:marBottom w:val="0"/>
      <w:divBdr>
        <w:top w:val="none" w:sz="0" w:space="0" w:color="auto"/>
        <w:left w:val="none" w:sz="0" w:space="0" w:color="auto"/>
        <w:bottom w:val="none" w:sz="0" w:space="0" w:color="auto"/>
        <w:right w:val="none" w:sz="0" w:space="0" w:color="auto"/>
      </w:divBdr>
    </w:div>
    <w:div w:id="436605568">
      <w:bodyDiv w:val="1"/>
      <w:marLeft w:val="0"/>
      <w:marRight w:val="0"/>
      <w:marTop w:val="0"/>
      <w:marBottom w:val="0"/>
      <w:divBdr>
        <w:top w:val="none" w:sz="0" w:space="0" w:color="auto"/>
        <w:left w:val="none" w:sz="0" w:space="0" w:color="auto"/>
        <w:bottom w:val="none" w:sz="0" w:space="0" w:color="auto"/>
        <w:right w:val="none" w:sz="0" w:space="0" w:color="auto"/>
      </w:divBdr>
    </w:div>
    <w:div w:id="437411508">
      <w:bodyDiv w:val="1"/>
      <w:marLeft w:val="0"/>
      <w:marRight w:val="0"/>
      <w:marTop w:val="0"/>
      <w:marBottom w:val="0"/>
      <w:divBdr>
        <w:top w:val="none" w:sz="0" w:space="0" w:color="auto"/>
        <w:left w:val="none" w:sz="0" w:space="0" w:color="auto"/>
        <w:bottom w:val="none" w:sz="0" w:space="0" w:color="auto"/>
        <w:right w:val="none" w:sz="0" w:space="0" w:color="auto"/>
      </w:divBdr>
    </w:div>
    <w:div w:id="437914871">
      <w:bodyDiv w:val="1"/>
      <w:marLeft w:val="0"/>
      <w:marRight w:val="0"/>
      <w:marTop w:val="0"/>
      <w:marBottom w:val="0"/>
      <w:divBdr>
        <w:top w:val="none" w:sz="0" w:space="0" w:color="auto"/>
        <w:left w:val="none" w:sz="0" w:space="0" w:color="auto"/>
        <w:bottom w:val="none" w:sz="0" w:space="0" w:color="auto"/>
        <w:right w:val="none" w:sz="0" w:space="0" w:color="auto"/>
      </w:divBdr>
    </w:div>
    <w:div w:id="438598502">
      <w:bodyDiv w:val="1"/>
      <w:marLeft w:val="0"/>
      <w:marRight w:val="0"/>
      <w:marTop w:val="0"/>
      <w:marBottom w:val="0"/>
      <w:divBdr>
        <w:top w:val="none" w:sz="0" w:space="0" w:color="auto"/>
        <w:left w:val="none" w:sz="0" w:space="0" w:color="auto"/>
        <w:bottom w:val="none" w:sz="0" w:space="0" w:color="auto"/>
        <w:right w:val="none" w:sz="0" w:space="0" w:color="auto"/>
      </w:divBdr>
      <w:divsChild>
        <w:div w:id="24060338">
          <w:marLeft w:val="274"/>
          <w:marRight w:val="0"/>
          <w:marTop w:val="115"/>
          <w:marBottom w:val="0"/>
          <w:divBdr>
            <w:top w:val="none" w:sz="0" w:space="0" w:color="auto"/>
            <w:left w:val="none" w:sz="0" w:space="0" w:color="auto"/>
            <w:bottom w:val="none" w:sz="0" w:space="0" w:color="auto"/>
            <w:right w:val="none" w:sz="0" w:space="0" w:color="auto"/>
          </w:divBdr>
        </w:div>
        <w:div w:id="568879021">
          <w:marLeft w:val="274"/>
          <w:marRight w:val="0"/>
          <w:marTop w:val="115"/>
          <w:marBottom w:val="0"/>
          <w:divBdr>
            <w:top w:val="none" w:sz="0" w:space="0" w:color="auto"/>
            <w:left w:val="none" w:sz="0" w:space="0" w:color="auto"/>
            <w:bottom w:val="none" w:sz="0" w:space="0" w:color="auto"/>
            <w:right w:val="none" w:sz="0" w:space="0" w:color="auto"/>
          </w:divBdr>
        </w:div>
        <w:div w:id="1277523001">
          <w:marLeft w:val="1411"/>
          <w:marRight w:val="0"/>
          <w:marTop w:val="96"/>
          <w:marBottom w:val="0"/>
          <w:divBdr>
            <w:top w:val="none" w:sz="0" w:space="0" w:color="auto"/>
            <w:left w:val="none" w:sz="0" w:space="0" w:color="auto"/>
            <w:bottom w:val="none" w:sz="0" w:space="0" w:color="auto"/>
            <w:right w:val="none" w:sz="0" w:space="0" w:color="auto"/>
          </w:divBdr>
        </w:div>
        <w:div w:id="1372538732">
          <w:marLeft w:val="835"/>
          <w:marRight w:val="0"/>
          <w:marTop w:val="96"/>
          <w:marBottom w:val="0"/>
          <w:divBdr>
            <w:top w:val="none" w:sz="0" w:space="0" w:color="auto"/>
            <w:left w:val="none" w:sz="0" w:space="0" w:color="auto"/>
            <w:bottom w:val="none" w:sz="0" w:space="0" w:color="auto"/>
            <w:right w:val="none" w:sz="0" w:space="0" w:color="auto"/>
          </w:divBdr>
        </w:div>
        <w:div w:id="1634673420">
          <w:marLeft w:val="1411"/>
          <w:marRight w:val="0"/>
          <w:marTop w:val="96"/>
          <w:marBottom w:val="0"/>
          <w:divBdr>
            <w:top w:val="none" w:sz="0" w:space="0" w:color="auto"/>
            <w:left w:val="none" w:sz="0" w:space="0" w:color="auto"/>
            <w:bottom w:val="none" w:sz="0" w:space="0" w:color="auto"/>
            <w:right w:val="none" w:sz="0" w:space="0" w:color="auto"/>
          </w:divBdr>
        </w:div>
        <w:div w:id="1992438860">
          <w:marLeft w:val="835"/>
          <w:marRight w:val="0"/>
          <w:marTop w:val="96"/>
          <w:marBottom w:val="0"/>
          <w:divBdr>
            <w:top w:val="none" w:sz="0" w:space="0" w:color="auto"/>
            <w:left w:val="none" w:sz="0" w:space="0" w:color="auto"/>
            <w:bottom w:val="none" w:sz="0" w:space="0" w:color="auto"/>
            <w:right w:val="none" w:sz="0" w:space="0" w:color="auto"/>
          </w:divBdr>
        </w:div>
      </w:divsChild>
    </w:div>
    <w:div w:id="439573702">
      <w:bodyDiv w:val="1"/>
      <w:marLeft w:val="0"/>
      <w:marRight w:val="0"/>
      <w:marTop w:val="0"/>
      <w:marBottom w:val="0"/>
      <w:divBdr>
        <w:top w:val="none" w:sz="0" w:space="0" w:color="auto"/>
        <w:left w:val="none" w:sz="0" w:space="0" w:color="auto"/>
        <w:bottom w:val="none" w:sz="0" w:space="0" w:color="auto"/>
        <w:right w:val="none" w:sz="0" w:space="0" w:color="auto"/>
      </w:divBdr>
    </w:div>
    <w:div w:id="439837460">
      <w:bodyDiv w:val="1"/>
      <w:marLeft w:val="0"/>
      <w:marRight w:val="0"/>
      <w:marTop w:val="0"/>
      <w:marBottom w:val="0"/>
      <w:divBdr>
        <w:top w:val="none" w:sz="0" w:space="0" w:color="auto"/>
        <w:left w:val="none" w:sz="0" w:space="0" w:color="auto"/>
        <w:bottom w:val="none" w:sz="0" w:space="0" w:color="auto"/>
        <w:right w:val="none" w:sz="0" w:space="0" w:color="auto"/>
      </w:divBdr>
    </w:div>
    <w:div w:id="440030290">
      <w:bodyDiv w:val="1"/>
      <w:marLeft w:val="0"/>
      <w:marRight w:val="0"/>
      <w:marTop w:val="0"/>
      <w:marBottom w:val="0"/>
      <w:divBdr>
        <w:top w:val="none" w:sz="0" w:space="0" w:color="auto"/>
        <w:left w:val="none" w:sz="0" w:space="0" w:color="auto"/>
        <w:bottom w:val="none" w:sz="0" w:space="0" w:color="auto"/>
        <w:right w:val="none" w:sz="0" w:space="0" w:color="auto"/>
      </w:divBdr>
    </w:div>
    <w:div w:id="440102051">
      <w:bodyDiv w:val="1"/>
      <w:marLeft w:val="0"/>
      <w:marRight w:val="0"/>
      <w:marTop w:val="0"/>
      <w:marBottom w:val="0"/>
      <w:divBdr>
        <w:top w:val="none" w:sz="0" w:space="0" w:color="auto"/>
        <w:left w:val="none" w:sz="0" w:space="0" w:color="auto"/>
        <w:bottom w:val="none" w:sz="0" w:space="0" w:color="auto"/>
        <w:right w:val="none" w:sz="0" w:space="0" w:color="auto"/>
      </w:divBdr>
    </w:div>
    <w:div w:id="440492092">
      <w:bodyDiv w:val="1"/>
      <w:marLeft w:val="0"/>
      <w:marRight w:val="0"/>
      <w:marTop w:val="0"/>
      <w:marBottom w:val="0"/>
      <w:divBdr>
        <w:top w:val="none" w:sz="0" w:space="0" w:color="auto"/>
        <w:left w:val="none" w:sz="0" w:space="0" w:color="auto"/>
        <w:bottom w:val="none" w:sz="0" w:space="0" w:color="auto"/>
        <w:right w:val="none" w:sz="0" w:space="0" w:color="auto"/>
      </w:divBdr>
      <w:divsChild>
        <w:div w:id="55711423">
          <w:marLeft w:val="1166"/>
          <w:marRight w:val="0"/>
          <w:marTop w:val="96"/>
          <w:marBottom w:val="0"/>
          <w:divBdr>
            <w:top w:val="none" w:sz="0" w:space="0" w:color="auto"/>
            <w:left w:val="none" w:sz="0" w:space="0" w:color="auto"/>
            <w:bottom w:val="none" w:sz="0" w:space="0" w:color="auto"/>
            <w:right w:val="none" w:sz="0" w:space="0" w:color="auto"/>
          </w:divBdr>
        </w:div>
        <w:div w:id="713118611">
          <w:marLeft w:val="1166"/>
          <w:marRight w:val="0"/>
          <w:marTop w:val="96"/>
          <w:marBottom w:val="0"/>
          <w:divBdr>
            <w:top w:val="none" w:sz="0" w:space="0" w:color="auto"/>
            <w:left w:val="none" w:sz="0" w:space="0" w:color="auto"/>
            <w:bottom w:val="none" w:sz="0" w:space="0" w:color="auto"/>
            <w:right w:val="none" w:sz="0" w:space="0" w:color="auto"/>
          </w:divBdr>
        </w:div>
        <w:div w:id="867714356">
          <w:marLeft w:val="1166"/>
          <w:marRight w:val="0"/>
          <w:marTop w:val="96"/>
          <w:marBottom w:val="0"/>
          <w:divBdr>
            <w:top w:val="none" w:sz="0" w:space="0" w:color="auto"/>
            <w:left w:val="none" w:sz="0" w:space="0" w:color="auto"/>
            <w:bottom w:val="none" w:sz="0" w:space="0" w:color="auto"/>
            <w:right w:val="none" w:sz="0" w:space="0" w:color="auto"/>
          </w:divBdr>
        </w:div>
        <w:div w:id="1916623957">
          <w:marLeft w:val="1166"/>
          <w:marRight w:val="0"/>
          <w:marTop w:val="96"/>
          <w:marBottom w:val="0"/>
          <w:divBdr>
            <w:top w:val="none" w:sz="0" w:space="0" w:color="auto"/>
            <w:left w:val="none" w:sz="0" w:space="0" w:color="auto"/>
            <w:bottom w:val="none" w:sz="0" w:space="0" w:color="auto"/>
            <w:right w:val="none" w:sz="0" w:space="0" w:color="auto"/>
          </w:divBdr>
        </w:div>
        <w:div w:id="2143383247">
          <w:marLeft w:val="1800"/>
          <w:marRight w:val="0"/>
          <w:marTop w:val="86"/>
          <w:marBottom w:val="0"/>
          <w:divBdr>
            <w:top w:val="none" w:sz="0" w:space="0" w:color="auto"/>
            <w:left w:val="none" w:sz="0" w:space="0" w:color="auto"/>
            <w:bottom w:val="none" w:sz="0" w:space="0" w:color="auto"/>
            <w:right w:val="none" w:sz="0" w:space="0" w:color="auto"/>
          </w:divBdr>
        </w:div>
      </w:divsChild>
    </w:div>
    <w:div w:id="440533030">
      <w:bodyDiv w:val="1"/>
      <w:marLeft w:val="0"/>
      <w:marRight w:val="0"/>
      <w:marTop w:val="0"/>
      <w:marBottom w:val="0"/>
      <w:divBdr>
        <w:top w:val="none" w:sz="0" w:space="0" w:color="auto"/>
        <w:left w:val="none" w:sz="0" w:space="0" w:color="auto"/>
        <w:bottom w:val="none" w:sz="0" w:space="0" w:color="auto"/>
        <w:right w:val="none" w:sz="0" w:space="0" w:color="auto"/>
      </w:divBdr>
    </w:div>
    <w:div w:id="441001827">
      <w:bodyDiv w:val="1"/>
      <w:marLeft w:val="0"/>
      <w:marRight w:val="0"/>
      <w:marTop w:val="0"/>
      <w:marBottom w:val="0"/>
      <w:divBdr>
        <w:top w:val="none" w:sz="0" w:space="0" w:color="auto"/>
        <w:left w:val="none" w:sz="0" w:space="0" w:color="auto"/>
        <w:bottom w:val="none" w:sz="0" w:space="0" w:color="auto"/>
        <w:right w:val="none" w:sz="0" w:space="0" w:color="auto"/>
      </w:divBdr>
    </w:div>
    <w:div w:id="441072779">
      <w:bodyDiv w:val="1"/>
      <w:marLeft w:val="0"/>
      <w:marRight w:val="0"/>
      <w:marTop w:val="0"/>
      <w:marBottom w:val="0"/>
      <w:divBdr>
        <w:top w:val="none" w:sz="0" w:space="0" w:color="auto"/>
        <w:left w:val="none" w:sz="0" w:space="0" w:color="auto"/>
        <w:bottom w:val="none" w:sz="0" w:space="0" w:color="auto"/>
        <w:right w:val="none" w:sz="0" w:space="0" w:color="auto"/>
      </w:divBdr>
    </w:div>
    <w:div w:id="441337425">
      <w:bodyDiv w:val="1"/>
      <w:marLeft w:val="0"/>
      <w:marRight w:val="0"/>
      <w:marTop w:val="0"/>
      <w:marBottom w:val="0"/>
      <w:divBdr>
        <w:top w:val="none" w:sz="0" w:space="0" w:color="auto"/>
        <w:left w:val="none" w:sz="0" w:space="0" w:color="auto"/>
        <w:bottom w:val="none" w:sz="0" w:space="0" w:color="auto"/>
        <w:right w:val="none" w:sz="0" w:space="0" w:color="auto"/>
      </w:divBdr>
      <w:divsChild>
        <w:div w:id="420444857">
          <w:marLeft w:val="1354"/>
          <w:marRight w:val="0"/>
          <w:marTop w:val="0"/>
          <w:marBottom w:val="134"/>
          <w:divBdr>
            <w:top w:val="none" w:sz="0" w:space="0" w:color="auto"/>
            <w:left w:val="none" w:sz="0" w:space="0" w:color="auto"/>
            <w:bottom w:val="none" w:sz="0" w:space="0" w:color="auto"/>
            <w:right w:val="none" w:sz="0" w:space="0" w:color="auto"/>
          </w:divBdr>
        </w:div>
        <w:div w:id="662122773">
          <w:marLeft w:val="1166"/>
          <w:marRight w:val="0"/>
          <w:marTop w:val="0"/>
          <w:marBottom w:val="154"/>
          <w:divBdr>
            <w:top w:val="none" w:sz="0" w:space="0" w:color="auto"/>
            <w:left w:val="none" w:sz="0" w:space="0" w:color="auto"/>
            <w:bottom w:val="none" w:sz="0" w:space="0" w:color="auto"/>
            <w:right w:val="none" w:sz="0" w:space="0" w:color="auto"/>
          </w:divBdr>
        </w:div>
        <w:div w:id="1295333575">
          <w:marLeft w:val="1166"/>
          <w:marRight w:val="0"/>
          <w:marTop w:val="0"/>
          <w:marBottom w:val="154"/>
          <w:divBdr>
            <w:top w:val="none" w:sz="0" w:space="0" w:color="auto"/>
            <w:left w:val="none" w:sz="0" w:space="0" w:color="auto"/>
            <w:bottom w:val="none" w:sz="0" w:space="0" w:color="auto"/>
            <w:right w:val="none" w:sz="0" w:space="0" w:color="auto"/>
          </w:divBdr>
        </w:div>
        <w:div w:id="1410155460">
          <w:marLeft w:val="1354"/>
          <w:marRight w:val="0"/>
          <w:marTop w:val="0"/>
          <w:marBottom w:val="134"/>
          <w:divBdr>
            <w:top w:val="none" w:sz="0" w:space="0" w:color="auto"/>
            <w:left w:val="none" w:sz="0" w:space="0" w:color="auto"/>
            <w:bottom w:val="none" w:sz="0" w:space="0" w:color="auto"/>
            <w:right w:val="none" w:sz="0" w:space="0" w:color="auto"/>
          </w:divBdr>
        </w:div>
        <w:div w:id="1541894667">
          <w:marLeft w:val="1354"/>
          <w:marRight w:val="0"/>
          <w:marTop w:val="0"/>
          <w:marBottom w:val="134"/>
          <w:divBdr>
            <w:top w:val="none" w:sz="0" w:space="0" w:color="auto"/>
            <w:left w:val="none" w:sz="0" w:space="0" w:color="auto"/>
            <w:bottom w:val="none" w:sz="0" w:space="0" w:color="auto"/>
            <w:right w:val="none" w:sz="0" w:space="0" w:color="auto"/>
          </w:divBdr>
        </w:div>
        <w:div w:id="2096314893">
          <w:marLeft w:val="1354"/>
          <w:marRight w:val="0"/>
          <w:marTop w:val="0"/>
          <w:marBottom w:val="134"/>
          <w:divBdr>
            <w:top w:val="none" w:sz="0" w:space="0" w:color="auto"/>
            <w:left w:val="none" w:sz="0" w:space="0" w:color="auto"/>
            <w:bottom w:val="none" w:sz="0" w:space="0" w:color="auto"/>
            <w:right w:val="none" w:sz="0" w:space="0" w:color="auto"/>
          </w:divBdr>
        </w:div>
      </w:divsChild>
    </w:div>
    <w:div w:id="441536570">
      <w:bodyDiv w:val="1"/>
      <w:marLeft w:val="0"/>
      <w:marRight w:val="0"/>
      <w:marTop w:val="0"/>
      <w:marBottom w:val="0"/>
      <w:divBdr>
        <w:top w:val="none" w:sz="0" w:space="0" w:color="auto"/>
        <w:left w:val="none" w:sz="0" w:space="0" w:color="auto"/>
        <w:bottom w:val="none" w:sz="0" w:space="0" w:color="auto"/>
        <w:right w:val="none" w:sz="0" w:space="0" w:color="auto"/>
      </w:divBdr>
    </w:div>
    <w:div w:id="443500316">
      <w:bodyDiv w:val="1"/>
      <w:marLeft w:val="0"/>
      <w:marRight w:val="0"/>
      <w:marTop w:val="0"/>
      <w:marBottom w:val="0"/>
      <w:divBdr>
        <w:top w:val="none" w:sz="0" w:space="0" w:color="auto"/>
        <w:left w:val="none" w:sz="0" w:space="0" w:color="auto"/>
        <w:bottom w:val="none" w:sz="0" w:space="0" w:color="auto"/>
        <w:right w:val="none" w:sz="0" w:space="0" w:color="auto"/>
      </w:divBdr>
    </w:div>
    <w:div w:id="443771009">
      <w:bodyDiv w:val="1"/>
      <w:marLeft w:val="0"/>
      <w:marRight w:val="0"/>
      <w:marTop w:val="0"/>
      <w:marBottom w:val="0"/>
      <w:divBdr>
        <w:top w:val="none" w:sz="0" w:space="0" w:color="auto"/>
        <w:left w:val="none" w:sz="0" w:space="0" w:color="auto"/>
        <w:bottom w:val="none" w:sz="0" w:space="0" w:color="auto"/>
        <w:right w:val="none" w:sz="0" w:space="0" w:color="auto"/>
      </w:divBdr>
    </w:div>
    <w:div w:id="444811028">
      <w:bodyDiv w:val="1"/>
      <w:marLeft w:val="0"/>
      <w:marRight w:val="0"/>
      <w:marTop w:val="0"/>
      <w:marBottom w:val="0"/>
      <w:divBdr>
        <w:top w:val="none" w:sz="0" w:space="0" w:color="auto"/>
        <w:left w:val="none" w:sz="0" w:space="0" w:color="auto"/>
        <w:bottom w:val="none" w:sz="0" w:space="0" w:color="auto"/>
        <w:right w:val="none" w:sz="0" w:space="0" w:color="auto"/>
      </w:divBdr>
    </w:div>
    <w:div w:id="445125955">
      <w:bodyDiv w:val="1"/>
      <w:marLeft w:val="0"/>
      <w:marRight w:val="0"/>
      <w:marTop w:val="0"/>
      <w:marBottom w:val="0"/>
      <w:divBdr>
        <w:top w:val="none" w:sz="0" w:space="0" w:color="auto"/>
        <w:left w:val="none" w:sz="0" w:space="0" w:color="auto"/>
        <w:bottom w:val="none" w:sz="0" w:space="0" w:color="auto"/>
        <w:right w:val="none" w:sz="0" w:space="0" w:color="auto"/>
      </w:divBdr>
      <w:divsChild>
        <w:div w:id="161629239">
          <w:marLeft w:val="1166"/>
          <w:marRight w:val="0"/>
          <w:marTop w:val="134"/>
          <w:marBottom w:val="0"/>
          <w:divBdr>
            <w:top w:val="none" w:sz="0" w:space="0" w:color="auto"/>
            <w:left w:val="none" w:sz="0" w:space="0" w:color="auto"/>
            <w:bottom w:val="none" w:sz="0" w:space="0" w:color="auto"/>
            <w:right w:val="none" w:sz="0" w:space="0" w:color="auto"/>
          </w:divBdr>
        </w:div>
        <w:div w:id="822894085">
          <w:marLeft w:val="547"/>
          <w:marRight w:val="0"/>
          <w:marTop w:val="154"/>
          <w:marBottom w:val="0"/>
          <w:divBdr>
            <w:top w:val="none" w:sz="0" w:space="0" w:color="auto"/>
            <w:left w:val="none" w:sz="0" w:space="0" w:color="auto"/>
            <w:bottom w:val="none" w:sz="0" w:space="0" w:color="auto"/>
            <w:right w:val="none" w:sz="0" w:space="0" w:color="auto"/>
          </w:divBdr>
        </w:div>
      </w:divsChild>
    </w:div>
    <w:div w:id="446394579">
      <w:bodyDiv w:val="1"/>
      <w:marLeft w:val="0"/>
      <w:marRight w:val="0"/>
      <w:marTop w:val="0"/>
      <w:marBottom w:val="0"/>
      <w:divBdr>
        <w:top w:val="none" w:sz="0" w:space="0" w:color="auto"/>
        <w:left w:val="none" w:sz="0" w:space="0" w:color="auto"/>
        <w:bottom w:val="none" w:sz="0" w:space="0" w:color="auto"/>
        <w:right w:val="none" w:sz="0" w:space="0" w:color="auto"/>
      </w:divBdr>
    </w:div>
    <w:div w:id="446629074">
      <w:bodyDiv w:val="1"/>
      <w:marLeft w:val="0"/>
      <w:marRight w:val="0"/>
      <w:marTop w:val="0"/>
      <w:marBottom w:val="0"/>
      <w:divBdr>
        <w:top w:val="none" w:sz="0" w:space="0" w:color="auto"/>
        <w:left w:val="none" w:sz="0" w:space="0" w:color="auto"/>
        <w:bottom w:val="none" w:sz="0" w:space="0" w:color="auto"/>
        <w:right w:val="none" w:sz="0" w:space="0" w:color="auto"/>
      </w:divBdr>
    </w:div>
    <w:div w:id="447086714">
      <w:bodyDiv w:val="1"/>
      <w:marLeft w:val="0"/>
      <w:marRight w:val="0"/>
      <w:marTop w:val="0"/>
      <w:marBottom w:val="0"/>
      <w:divBdr>
        <w:top w:val="none" w:sz="0" w:space="0" w:color="auto"/>
        <w:left w:val="none" w:sz="0" w:space="0" w:color="auto"/>
        <w:bottom w:val="none" w:sz="0" w:space="0" w:color="auto"/>
        <w:right w:val="none" w:sz="0" w:space="0" w:color="auto"/>
      </w:divBdr>
    </w:div>
    <w:div w:id="448820610">
      <w:bodyDiv w:val="1"/>
      <w:marLeft w:val="0"/>
      <w:marRight w:val="0"/>
      <w:marTop w:val="0"/>
      <w:marBottom w:val="0"/>
      <w:divBdr>
        <w:top w:val="none" w:sz="0" w:space="0" w:color="auto"/>
        <w:left w:val="none" w:sz="0" w:space="0" w:color="auto"/>
        <w:bottom w:val="none" w:sz="0" w:space="0" w:color="auto"/>
        <w:right w:val="none" w:sz="0" w:space="0" w:color="auto"/>
      </w:divBdr>
    </w:div>
    <w:div w:id="449393742">
      <w:bodyDiv w:val="1"/>
      <w:marLeft w:val="0"/>
      <w:marRight w:val="0"/>
      <w:marTop w:val="0"/>
      <w:marBottom w:val="0"/>
      <w:divBdr>
        <w:top w:val="none" w:sz="0" w:space="0" w:color="auto"/>
        <w:left w:val="none" w:sz="0" w:space="0" w:color="auto"/>
        <w:bottom w:val="none" w:sz="0" w:space="0" w:color="auto"/>
        <w:right w:val="none" w:sz="0" w:space="0" w:color="auto"/>
      </w:divBdr>
    </w:div>
    <w:div w:id="449469276">
      <w:bodyDiv w:val="1"/>
      <w:marLeft w:val="0"/>
      <w:marRight w:val="0"/>
      <w:marTop w:val="0"/>
      <w:marBottom w:val="0"/>
      <w:divBdr>
        <w:top w:val="none" w:sz="0" w:space="0" w:color="auto"/>
        <w:left w:val="none" w:sz="0" w:space="0" w:color="auto"/>
        <w:bottom w:val="none" w:sz="0" w:space="0" w:color="auto"/>
        <w:right w:val="none" w:sz="0" w:space="0" w:color="auto"/>
      </w:divBdr>
    </w:div>
    <w:div w:id="450128401">
      <w:bodyDiv w:val="1"/>
      <w:marLeft w:val="0"/>
      <w:marRight w:val="0"/>
      <w:marTop w:val="0"/>
      <w:marBottom w:val="0"/>
      <w:divBdr>
        <w:top w:val="none" w:sz="0" w:space="0" w:color="auto"/>
        <w:left w:val="none" w:sz="0" w:space="0" w:color="auto"/>
        <w:bottom w:val="none" w:sz="0" w:space="0" w:color="auto"/>
        <w:right w:val="none" w:sz="0" w:space="0" w:color="auto"/>
      </w:divBdr>
    </w:div>
    <w:div w:id="450435675">
      <w:bodyDiv w:val="1"/>
      <w:marLeft w:val="0"/>
      <w:marRight w:val="0"/>
      <w:marTop w:val="0"/>
      <w:marBottom w:val="0"/>
      <w:divBdr>
        <w:top w:val="none" w:sz="0" w:space="0" w:color="auto"/>
        <w:left w:val="none" w:sz="0" w:space="0" w:color="auto"/>
        <w:bottom w:val="none" w:sz="0" w:space="0" w:color="auto"/>
        <w:right w:val="none" w:sz="0" w:space="0" w:color="auto"/>
      </w:divBdr>
    </w:div>
    <w:div w:id="450520007">
      <w:bodyDiv w:val="1"/>
      <w:marLeft w:val="0"/>
      <w:marRight w:val="0"/>
      <w:marTop w:val="0"/>
      <w:marBottom w:val="0"/>
      <w:divBdr>
        <w:top w:val="none" w:sz="0" w:space="0" w:color="auto"/>
        <w:left w:val="none" w:sz="0" w:space="0" w:color="auto"/>
        <w:bottom w:val="none" w:sz="0" w:space="0" w:color="auto"/>
        <w:right w:val="none" w:sz="0" w:space="0" w:color="auto"/>
      </w:divBdr>
    </w:div>
    <w:div w:id="451942657">
      <w:bodyDiv w:val="1"/>
      <w:marLeft w:val="0"/>
      <w:marRight w:val="0"/>
      <w:marTop w:val="0"/>
      <w:marBottom w:val="0"/>
      <w:divBdr>
        <w:top w:val="none" w:sz="0" w:space="0" w:color="auto"/>
        <w:left w:val="none" w:sz="0" w:space="0" w:color="auto"/>
        <w:bottom w:val="none" w:sz="0" w:space="0" w:color="auto"/>
        <w:right w:val="none" w:sz="0" w:space="0" w:color="auto"/>
      </w:divBdr>
      <w:divsChild>
        <w:div w:id="86586512">
          <w:marLeft w:val="1166"/>
          <w:marRight w:val="0"/>
          <w:marTop w:val="115"/>
          <w:marBottom w:val="0"/>
          <w:divBdr>
            <w:top w:val="none" w:sz="0" w:space="0" w:color="auto"/>
            <w:left w:val="none" w:sz="0" w:space="0" w:color="auto"/>
            <w:bottom w:val="none" w:sz="0" w:space="0" w:color="auto"/>
            <w:right w:val="none" w:sz="0" w:space="0" w:color="auto"/>
          </w:divBdr>
        </w:div>
        <w:div w:id="595865318">
          <w:marLeft w:val="547"/>
          <w:marRight w:val="0"/>
          <w:marTop w:val="134"/>
          <w:marBottom w:val="0"/>
          <w:divBdr>
            <w:top w:val="none" w:sz="0" w:space="0" w:color="auto"/>
            <w:left w:val="none" w:sz="0" w:space="0" w:color="auto"/>
            <w:bottom w:val="none" w:sz="0" w:space="0" w:color="auto"/>
            <w:right w:val="none" w:sz="0" w:space="0" w:color="auto"/>
          </w:divBdr>
        </w:div>
        <w:div w:id="813984628">
          <w:marLeft w:val="1166"/>
          <w:marRight w:val="0"/>
          <w:marTop w:val="115"/>
          <w:marBottom w:val="0"/>
          <w:divBdr>
            <w:top w:val="none" w:sz="0" w:space="0" w:color="auto"/>
            <w:left w:val="none" w:sz="0" w:space="0" w:color="auto"/>
            <w:bottom w:val="none" w:sz="0" w:space="0" w:color="auto"/>
            <w:right w:val="none" w:sz="0" w:space="0" w:color="auto"/>
          </w:divBdr>
        </w:div>
        <w:div w:id="1040326160">
          <w:marLeft w:val="1166"/>
          <w:marRight w:val="0"/>
          <w:marTop w:val="115"/>
          <w:marBottom w:val="0"/>
          <w:divBdr>
            <w:top w:val="none" w:sz="0" w:space="0" w:color="auto"/>
            <w:left w:val="none" w:sz="0" w:space="0" w:color="auto"/>
            <w:bottom w:val="none" w:sz="0" w:space="0" w:color="auto"/>
            <w:right w:val="none" w:sz="0" w:space="0" w:color="auto"/>
          </w:divBdr>
        </w:div>
        <w:div w:id="1097679303">
          <w:marLeft w:val="1166"/>
          <w:marRight w:val="0"/>
          <w:marTop w:val="115"/>
          <w:marBottom w:val="0"/>
          <w:divBdr>
            <w:top w:val="none" w:sz="0" w:space="0" w:color="auto"/>
            <w:left w:val="none" w:sz="0" w:space="0" w:color="auto"/>
            <w:bottom w:val="none" w:sz="0" w:space="0" w:color="auto"/>
            <w:right w:val="none" w:sz="0" w:space="0" w:color="auto"/>
          </w:divBdr>
        </w:div>
        <w:div w:id="1117527570">
          <w:marLeft w:val="1166"/>
          <w:marRight w:val="0"/>
          <w:marTop w:val="115"/>
          <w:marBottom w:val="0"/>
          <w:divBdr>
            <w:top w:val="none" w:sz="0" w:space="0" w:color="auto"/>
            <w:left w:val="none" w:sz="0" w:space="0" w:color="auto"/>
            <w:bottom w:val="none" w:sz="0" w:space="0" w:color="auto"/>
            <w:right w:val="none" w:sz="0" w:space="0" w:color="auto"/>
          </w:divBdr>
        </w:div>
        <w:div w:id="2091190315">
          <w:marLeft w:val="1166"/>
          <w:marRight w:val="0"/>
          <w:marTop w:val="115"/>
          <w:marBottom w:val="0"/>
          <w:divBdr>
            <w:top w:val="none" w:sz="0" w:space="0" w:color="auto"/>
            <w:left w:val="none" w:sz="0" w:space="0" w:color="auto"/>
            <w:bottom w:val="none" w:sz="0" w:space="0" w:color="auto"/>
            <w:right w:val="none" w:sz="0" w:space="0" w:color="auto"/>
          </w:divBdr>
        </w:div>
      </w:divsChild>
    </w:div>
    <w:div w:id="452292333">
      <w:bodyDiv w:val="1"/>
      <w:marLeft w:val="0"/>
      <w:marRight w:val="0"/>
      <w:marTop w:val="0"/>
      <w:marBottom w:val="0"/>
      <w:divBdr>
        <w:top w:val="none" w:sz="0" w:space="0" w:color="auto"/>
        <w:left w:val="none" w:sz="0" w:space="0" w:color="auto"/>
        <w:bottom w:val="none" w:sz="0" w:space="0" w:color="auto"/>
        <w:right w:val="none" w:sz="0" w:space="0" w:color="auto"/>
      </w:divBdr>
    </w:div>
    <w:div w:id="453182821">
      <w:bodyDiv w:val="1"/>
      <w:marLeft w:val="0"/>
      <w:marRight w:val="0"/>
      <w:marTop w:val="0"/>
      <w:marBottom w:val="0"/>
      <w:divBdr>
        <w:top w:val="none" w:sz="0" w:space="0" w:color="auto"/>
        <w:left w:val="none" w:sz="0" w:space="0" w:color="auto"/>
        <w:bottom w:val="none" w:sz="0" w:space="0" w:color="auto"/>
        <w:right w:val="none" w:sz="0" w:space="0" w:color="auto"/>
      </w:divBdr>
    </w:div>
    <w:div w:id="453258645">
      <w:bodyDiv w:val="1"/>
      <w:marLeft w:val="0"/>
      <w:marRight w:val="0"/>
      <w:marTop w:val="0"/>
      <w:marBottom w:val="0"/>
      <w:divBdr>
        <w:top w:val="none" w:sz="0" w:space="0" w:color="auto"/>
        <w:left w:val="none" w:sz="0" w:space="0" w:color="auto"/>
        <w:bottom w:val="none" w:sz="0" w:space="0" w:color="auto"/>
        <w:right w:val="none" w:sz="0" w:space="0" w:color="auto"/>
      </w:divBdr>
    </w:div>
    <w:div w:id="453525337">
      <w:bodyDiv w:val="1"/>
      <w:marLeft w:val="0"/>
      <w:marRight w:val="0"/>
      <w:marTop w:val="0"/>
      <w:marBottom w:val="0"/>
      <w:divBdr>
        <w:top w:val="none" w:sz="0" w:space="0" w:color="auto"/>
        <w:left w:val="none" w:sz="0" w:space="0" w:color="auto"/>
        <w:bottom w:val="none" w:sz="0" w:space="0" w:color="auto"/>
        <w:right w:val="none" w:sz="0" w:space="0" w:color="auto"/>
      </w:divBdr>
    </w:div>
    <w:div w:id="453985131">
      <w:bodyDiv w:val="1"/>
      <w:marLeft w:val="0"/>
      <w:marRight w:val="0"/>
      <w:marTop w:val="0"/>
      <w:marBottom w:val="0"/>
      <w:divBdr>
        <w:top w:val="none" w:sz="0" w:space="0" w:color="auto"/>
        <w:left w:val="none" w:sz="0" w:space="0" w:color="auto"/>
        <w:bottom w:val="none" w:sz="0" w:space="0" w:color="auto"/>
        <w:right w:val="none" w:sz="0" w:space="0" w:color="auto"/>
      </w:divBdr>
    </w:div>
    <w:div w:id="454369685">
      <w:bodyDiv w:val="1"/>
      <w:marLeft w:val="0"/>
      <w:marRight w:val="0"/>
      <w:marTop w:val="0"/>
      <w:marBottom w:val="0"/>
      <w:divBdr>
        <w:top w:val="none" w:sz="0" w:space="0" w:color="auto"/>
        <w:left w:val="none" w:sz="0" w:space="0" w:color="auto"/>
        <w:bottom w:val="none" w:sz="0" w:space="0" w:color="auto"/>
        <w:right w:val="none" w:sz="0" w:space="0" w:color="auto"/>
      </w:divBdr>
    </w:div>
    <w:div w:id="455375704">
      <w:bodyDiv w:val="1"/>
      <w:marLeft w:val="0"/>
      <w:marRight w:val="0"/>
      <w:marTop w:val="0"/>
      <w:marBottom w:val="0"/>
      <w:divBdr>
        <w:top w:val="none" w:sz="0" w:space="0" w:color="auto"/>
        <w:left w:val="none" w:sz="0" w:space="0" w:color="auto"/>
        <w:bottom w:val="none" w:sz="0" w:space="0" w:color="auto"/>
        <w:right w:val="none" w:sz="0" w:space="0" w:color="auto"/>
      </w:divBdr>
      <w:divsChild>
        <w:div w:id="911157405">
          <w:marLeft w:val="547"/>
          <w:marRight w:val="0"/>
          <w:marTop w:val="154"/>
          <w:marBottom w:val="0"/>
          <w:divBdr>
            <w:top w:val="none" w:sz="0" w:space="0" w:color="auto"/>
            <w:left w:val="none" w:sz="0" w:space="0" w:color="auto"/>
            <w:bottom w:val="none" w:sz="0" w:space="0" w:color="auto"/>
            <w:right w:val="none" w:sz="0" w:space="0" w:color="auto"/>
          </w:divBdr>
        </w:div>
        <w:div w:id="915431772">
          <w:marLeft w:val="547"/>
          <w:marRight w:val="0"/>
          <w:marTop w:val="154"/>
          <w:marBottom w:val="0"/>
          <w:divBdr>
            <w:top w:val="none" w:sz="0" w:space="0" w:color="auto"/>
            <w:left w:val="none" w:sz="0" w:space="0" w:color="auto"/>
            <w:bottom w:val="none" w:sz="0" w:space="0" w:color="auto"/>
            <w:right w:val="none" w:sz="0" w:space="0" w:color="auto"/>
          </w:divBdr>
        </w:div>
        <w:div w:id="1219897233">
          <w:marLeft w:val="1166"/>
          <w:marRight w:val="0"/>
          <w:marTop w:val="134"/>
          <w:marBottom w:val="0"/>
          <w:divBdr>
            <w:top w:val="none" w:sz="0" w:space="0" w:color="auto"/>
            <w:left w:val="none" w:sz="0" w:space="0" w:color="auto"/>
            <w:bottom w:val="none" w:sz="0" w:space="0" w:color="auto"/>
            <w:right w:val="none" w:sz="0" w:space="0" w:color="auto"/>
          </w:divBdr>
        </w:div>
        <w:div w:id="1541363108">
          <w:marLeft w:val="1166"/>
          <w:marRight w:val="0"/>
          <w:marTop w:val="134"/>
          <w:marBottom w:val="0"/>
          <w:divBdr>
            <w:top w:val="none" w:sz="0" w:space="0" w:color="auto"/>
            <w:left w:val="none" w:sz="0" w:space="0" w:color="auto"/>
            <w:bottom w:val="none" w:sz="0" w:space="0" w:color="auto"/>
            <w:right w:val="none" w:sz="0" w:space="0" w:color="auto"/>
          </w:divBdr>
        </w:div>
      </w:divsChild>
    </w:div>
    <w:div w:id="455635893">
      <w:bodyDiv w:val="1"/>
      <w:marLeft w:val="0"/>
      <w:marRight w:val="0"/>
      <w:marTop w:val="0"/>
      <w:marBottom w:val="0"/>
      <w:divBdr>
        <w:top w:val="none" w:sz="0" w:space="0" w:color="auto"/>
        <w:left w:val="none" w:sz="0" w:space="0" w:color="auto"/>
        <w:bottom w:val="none" w:sz="0" w:space="0" w:color="auto"/>
        <w:right w:val="none" w:sz="0" w:space="0" w:color="auto"/>
      </w:divBdr>
    </w:div>
    <w:div w:id="455878999">
      <w:bodyDiv w:val="1"/>
      <w:marLeft w:val="0"/>
      <w:marRight w:val="0"/>
      <w:marTop w:val="0"/>
      <w:marBottom w:val="0"/>
      <w:divBdr>
        <w:top w:val="none" w:sz="0" w:space="0" w:color="auto"/>
        <w:left w:val="none" w:sz="0" w:space="0" w:color="auto"/>
        <w:bottom w:val="none" w:sz="0" w:space="0" w:color="auto"/>
        <w:right w:val="none" w:sz="0" w:space="0" w:color="auto"/>
      </w:divBdr>
    </w:div>
    <w:div w:id="456333671">
      <w:bodyDiv w:val="1"/>
      <w:marLeft w:val="0"/>
      <w:marRight w:val="0"/>
      <w:marTop w:val="0"/>
      <w:marBottom w:val="0"/>
      <w:divBdr>
        <w:top w:val="none" w:sz="0" w:space="0" w:color="auto"/>
        <w:left w:val="none" w:sz="0" w:space="0" w:color="auto"/>
        <w:bottom w:val="none" w:sz="0" w:space="0" w:color="auto"/>
        <w:right w:val="none" w:sz="0" w:space="0" w:color="auto"/>
      </w:divBdr>
    </w:div>
    <w:div w:id="456337818">
      <w:bodyDiv w:val="1"/>
      <w:marLeft w:val="0"/>
      <w:marRight w:val="0"/>
      <w:marTop w:val="0"/>
      <w:marBottom w:val="0"/>
      <w:divBdr>
        <w:top w:val="none" w:sz="0" w:space="0" w:color="auto"/>
        <w:left w:val="none" w:sz="0" w:space="0" w:color="auto"/>
        <w:bottom w:val="none" w:sz="0" w:space="0" w:color="auto"/>
        <w:right w:val="none" w:sz="0" w:space="0" w:color="auto"/>
      </w:divBdr>
    </w:div>
    <w:div w:id="456996588">
      <w:bodyDiv w:val="1"/>
      <w:marLeft w:val="0"/>
      <w:marRight w:val="0"/>
      <w:marTop w:val="0"/>
      <w:marBottom w:val="0"/>
      <w:divBdr>
        <w:top w:val="none" w:sz="0" w:space="0" w:color="auto"/>
        <w:left w:val="none" w:sz="0" w:space="0" w:color="auto"/>
        <w:bottom w:val="none" w:sz="0" w:space="0" w:color="auto"/>
        <w:right w:val="none" w:sz="0" w:space="0" w:color="auto"/>
      </w:divBdr>
    </w:div>
    <w:div w:id="458687841">
      <w:bodyDiv w:val="1"/>
      <w:marLeft w:val="0"/>
      <w:marRight w:val="0"/>
      <w:marTop w:val="0"/>
      <w:marBottom w:val="0"/>
      <w:divBdr>
        <w:top w:val="none" w:sz="0" w:space="0" w:color="auto"/>
        <w:left w:val="none" w:sz="0" w:space="0" w:color="auto"/>
        <w:bottom w:val="none" w:sz="0" w:space="0" w:color="auto"/>
        <w:right w:val="none" w:sz="0" w:space="0" w:color="auto"/>
      </w:divBdr>
    </w:div>
    <w:div w:id="459299093">
      <w:bodyDiv w:val="1"/>
      <w:marLeft w:val="0"/>
      <w:marRight w:val="0"/>
      <w:marTop w:val="0"/>
      <w:marBottom w:val="0"/>
      <w:divBdr>
        <w:top w:val="none" w:sz="0" w:space="0" w:color="auto"/>
        <w:left w:val="none" w:sz="0" w:space="0" w:color="auto"/>
        <w:bottom w:val="none" w:sz="0" w:space="0" w:color="auto"/>
        <w:right w:val="none" w:sz="0" w:space="0" w:color="auto"/>
      </w:divBdr>
      <w:divsChild>
        <w:div w:id="1004208756">
          <w:marLeft w:val="1166"/>
          <w:marRight w:val="0"/>
          <w:marTop w:val="134"/>
          <w:marBottom w:val="0"/>
          <w:divBdr>
            <w:top w:val="none" w:sz="0" w:space="0" w:color="auto"/>
            <w:left w:val="none" w:sz="0" w:space="0" w:color="auto"/>
            <w:bottom w:val="none" w:sz="0" w:space="0" w:color="auto"/>
            <w:right w:val="none" w:sz="0" w:space="0" w:color="auto"/>
          </w:divBdr>
        </w:div>
        <w:div w:id="1788965555">
          <w:marLeft w:val="547"/>
          <w:marRight w:val="0"/>
          <w:marTop w:val="154"/>
          <w:marBottom w:val="0"/>
          <w:divBdr>
            <w:top w:val="none" w:sz="0" w:space="0" w:color="auto"/>
            <w:left w:val="none" w:sz="0" w:space="0" w:color="auto"/>
            <w:bottom w:val="none" w:sz="0" w:space="0" w:color="auto"/>
            <w:right w:val="none" w:sz="0" w:space="0" w:color="auto"/>
          </w:divBdr>
        </w:div>
      </w:divsChild>
    </w:div>
    <w:div w:id="459417552">
      <w:bodyDiv w:val="1"/>
      <w:marLeft w:val="0"/>
      <w:marRight w:val="0"/>
      <w:marTop w:val="0"/>
      <w:marBottom w:val="0"/>
      <w:divBdr>
        <w:top w:val="none" w:sz="0" w:space="0" w:color="auto"/>
        <w:left w:val="none" w:sz="0" w:space="0" w:color="auto"/>
        <w:bottom w:val="none" w:sz="0" w:space="0" w:color="auto"/>
        <w:right w:val="none" w:sz="0" w:space="0" w:color="auto"/>
      </w:divBdr>
      <w:divsChild>
        <w:div w:id="662585964">
          <w:marLeft w:val="1166"/>
          <w:marRight w:val="0"/>
          <w:marTop w:val="134"/>
          <w:marBottom w:val="0"/>
          <w:divBdr>
            <w:top w:val="none" w:sz="0" w:space="0" w:color="auto"/>
            <w:left w:val="none" w:sz="0" w:space="0" w:color="auto"/>
            <w:bottom w:val="none" w:sz="0" w:space="0" w:color="auto"/>
            <w:right w:val="none" w:sz="0" w:space="0" w:color="auto"/>
          </w:divBdr>
        </w:div>
        <w:div w:id="991373518">
          <w:marLeft w:val="547"/>
          <w:marRight w:val="0"/>
          <w:marTop w:val="154"/>
          <w:marBottom w:val="0"/>
          <w:divBdr>
            <w:top w:val="none" w:sz="0" w:space="0" w:color="auto"/>
            <w:left w:val="none" w:sz="0" w:space="0" w:color="auto"/>
            <w:bottom w:val="none" w:sz="0" w:space="0" w:color="auto"/>
            <w:right w:val="none" w:sz="0" w:space="0" w:color="auto"/>
          </w:divBdr>
        </w:div>
        <w:div w:id="1008369130">
          <w:marLeft w:val="547"/>
          <w:marRight w:val="0"/>
          <w:marTop w:val="154"/>
          <w:marBottom w:val="0"/>
          <w:divBdr>
            <w:top w:val="none" w:sz="0" w:space="0" w:color="auto"/>
            <w:left w:val="none" w:sz="0" w:space="0" w:color="auto"/>
            <w:bottom w:val="none" w:sz="0" w:space="0" w:color="auto"/>
            <w:right w:val="none" w:sz="0" w:space="0" w:color="auto"/>
          </w:divBdr>
        </w:div>
        <w:div w:id="1413771186">
          <w:marLeft w:val="1166"/>
          <w:marRight w:val="0"/>
          <w:marTop w:val="134"/>
          <w:marBottom w:val="0"/>
          <w:divBdr>
            <w:top w:val="none" w:sz="0" w:space="0" w:color="auto"/>
            <w:left w:val="none" w:sz="0" w:space="0" w:color="auto"/>
            <w:bottom w:val="none" w:sz="0" w:space="0" w:color="auto"/>
            <w:right w:val="none" w:sz="0" w:space="0" w:color="auto"/>
          </w:divBdr>
        </w:div>
      </w:divsChild>
    </w:div>
    <w:div w:id="460653579">
      <w:bodyDiv w:val="1"/>
      <w:marLeft w:val="0"/>
      <w:marRight w:val="0"/>
      <w:marTop w:val="0"/>
      <w:marBottom w:val="0"/>
      <w:divBdr>
        <w:top w:val="none" w:sz="0" w:space="0" w:color="auto"/>
        <w:left w:val="none" w:sz="0" w:space="0" w:color="auto"/>
        <w:bottom w:val="none" w:sz="0" w:space="0" w:color="auto"/>
        <w:right w:val="none" w:sz="0" w:space="0" w:color="auto"/>
      </w:divBdr>
    </w:div>
    <w:div w:id="460850679">
      <w:bodyDiv w:val="1"/>
      <w:marLeft w:val="0"/>
      <w:marRight w:val="0"/>
      <w:marTop w:val="0"/>
      <w:marBottom w:val="0"/>
      <w:divBdr>
        <w:top w:val="none" w:sz="0" w:space="0" w:color="auto"/>
        <w:left w:val="none" w:sz="0" w:space="0" w:color="auto"/>
        <w:bottom w:val="none" w:sz="0" w:space="0" w:color="auto"/>
        <w:right w:val="none" w:sz="0" w:space="0" w:color="auto"/>
      </w:divBdr>
      <w:divsChild>
        <w:div w:id="435491842">
          <w:marLeft w:val="547"/>
          <w:marRight w:val="0"/>
          <w:marTop w:val="96"/>
          <w:marBottom w:val="0"/>
          <w:divBdr>
            <w:top w:val="none" w:sz="0" w:space="0" w:color="auto"/>
            <w:left w:val="none" w:sz="0" w:space="0" w:color="auto"/>
            <w:bottom w:val="none" w:sz="0" w:space="0" w:color="auto"/>
            <w:right w:val="none" w:sz="0" w:space="0" w:color="auto"/>
          </w:divBdr>
        </w:div>
        <w:div w:id="536160989">
          <w:marLeft w:val="1166"/>
          <w:marRight w:val="0"/>
          <w:marTop w:val="86"/>
          <w:marBottom w:val="0"/>
          <w:divBdr>
            <w:top w:val="none" w:sz="0" w:space="0" w:color="auto"/>
            <w:left w:val="none" w:sz="0" w:space="0" w:color="auto"/>
            <w:bottom w:val="none" w:sz="0" w:space="0" w:color="auto"/>
            <w:right w:val="none" w:sz="0" w:space="0" w:color="auto"/>
          </w:divBdr>
        </w:div>
        <w:div w:id="1627541023">
          <w:marLeft w:val="547"/>
          <w:marRight w:val="0"/>
          <w:marTop w:val="106"/>
          <w:marBottom w:val="0"/>
          <w:divBdr>
            <w:top w:val="none" w:sz="0" w:space="0" w:color="auto"/>
            <w:left w:val="none" w:sz="0" w:space="0" w:color="auto"/>
            <w:bottom w:val="none" w:sz="0" w:space="0" w:color="auto"/>
            <w:right w:val="none" w:sz="0" w:space="0" w:color="auto"/>
          </w:divBdr>
        </w:div>
        <w:div w:id="1824812449">
          <w:marLeft w:val="547"/>
          <w:marRight w:val="0"/>
          <w:marTop w:val="106"/>
          <w:marBottom w:val="0"/>
          <w:divBdr>
            <w:top w:val="none" w:sz="0" w:space="0" w:color="auto"/>
            <w:left w:val="none" w:sz="0" w:space="0" w:color="auto"/>
            <w:bottom w:val="none" w:sz="0" w:space="0" w:color="auto"/>
            <w:right w:val="none" w:sz="0" w:space="0" w:color="auto"/>
          </w:divBdr>
        </w:div>
        <w:div w:id="1976905164">
          <w:marLeft w:val="1166"/>
          <w:marRight w:val="0"/>
          <w:marTop w:val="86"/>
          <w:marBottom w:val="0"/>
          <w:divBdr>
            <w:top w:val="none" w:sz="0" w:space="0" w:color="auto"/>
            <w:left w:val="none" w:sz="0" w:space="0" w:color="auto"/>
            <w:bottom w:val="none" w:sz="0" w:space="0" w:color="auto"/>
            <w:right w:val="none" w:sz="0" w:space="0" w:color="auto"/>
          </w:divBdr>
        </w:div>
      </w:divsChild>
    </w:div>
    <w:div w:id="462115926">
      <w:bodyDiv w:val="1"/>
      <w:marLeft w:val="0"/>
      <w:marRight w:val="0"/>
      <w:marTop w:val="0"/>
      <w:marBottom w:val="0"/>
      <w:divBdr>
        <w:top w:val="none" w:sz="0" w:space="0" w:color="auto"/>
        <w:left w:val="none" w:sz="0" w:space="0" w:color="auto"/>
        <w:bottom w:val="none" w:sz="0" w:space="0" w:color="auto"/>
        <w:right w:val="none" w:sz="0" w:space="0" w:color="auto"/>
      </w:divBdr>
      <w:divsChild>
        <w:div w:id="3678521">
          <w:marLeft w:val="1800"/>
          <w:marRight w:val="0"/>
          <w:marTop w:val="115"/>
          <w:marBottom w:val="0"/>
          <w:divBdr>
            <w:top w:val="none" w:sz="0" w:space="0" w:color="auto"/>
            <w:left w:val="none" w:sz="0" w:space="0" w:color="auto"/>
            <w:bottom w:val="none" w:sz="0" w:space="0" w:color="auto"/>
            <w:right w:val="none" w:sz="0" w:space="0" w:color="auto"/>
          </w:divBdr>
        </w:div>
        <w:div w:id="535235691">
          <w:marLeft w:val="547"/>
          <w:marRight w:val="0"/>
          <w:marTop w:val="134"/>
          <w:marBottom w:val="0"/>
          <w:divBdr>
            <w:top w:val="none" w:sz="0" w:space="0" w:color="auto"/>
            <w:left w:val="none" w:sz="0" w:space="0" w:color="auto"/>
            <w:bottom w:val="none" w:sz="0" w:space="0" w:color="auto"/>
            <w:right w:val="none" w:sz="0" w:space="0" w:color="auto"/>
          </w:divBdr>
        </w:div>
        <w:div w:id="618952486">
          <w:marLeft w:val="547"/>
          <w:marRight w:val="0"/>
          <w:marTop w:val="134"/>
          <w:marBottom w:val="0"/>
          <w:divBdr>
            <w:top w:val="none" w:sz="0" w:space="0" w:color="auto"/>
            <w:left w:val="none" w:sz="0" w:space="0" w:color="auto"/>
            <w:bottom w:val="none" w:sz="0" w:space="0" w:color="auto"/>
            <w:right w:val="none" w:sz="0" w:space="0" w:color="auto"/>
          </w:divBdr>
        </w:div>
        <w:div w:id="818695473">
          <w:marLeft w:val="1800"/>
          <w:marRight w:val="0"/>
          <w:marTop w:val="115"/>
          <w:marBottom w:val="0"/>
          <w:divBdr>
            <w:top w:val="none" w:sz="0" w:space="0" w:color="auto"/>
            <w:left w:val="none" w:sz="0" w:space="0" w:color="auto"/>
            <w:bottom w:val="none" w:sz="0" w:space="0" w:color="auto"/>
            <w:right w:val="none" w:sz="0" w:space="0" w:color="auto"/>
          </w:divBdr>
        </w:div>
        <w:div w:id="830027363">
          <w:marLeft w:val="1800"/>
          <w:marRight w:val="0"/>
          <w:marTop w:val="115"/>
          <w:marBottom w:val="0"/>
          <w:divBdr>
            <w:top w:val="none" w:sz="0" w:space="0" w:color="auto"/>
            <w:left w:val="none" w:sz="0" w:space="0" w:color="auto"/>
            <w:bottom w:val="none" w:sz="0" w:space="0" w:color="auto"/>
            <w:right w:val="none" w:sz="0" w:space="0" w:color="auto"/>
          </w:divBdr>
        </w:div>
        <w:div w:id="923955300">
          <w:marLeft w:val="1166"/>
          <w:marRight w:val="0"/>
          <w:marTop w:val="115"/>
          <w:marBottom w:val="0"/>
          <w:divBdr>
            <w:top w:val="none" w:sz="0" w:space="0" w:color="auto"/>
            <w:left w:val="none" w:sz="0" w:space="0" w:color="auto"/>
            <w:bottom w:val="none" w:sz="0" w:space="0" w:color="auto"/>
            <w:right w:val="none" w:sz="0" w:space="0" w:color="auto"/>
          </w:divBdr>
        </w:div>
        <w:div w:id="1680614761">
          <w:marLeft w:val="1800"/>
          <w:marRight w:val="0"/>
          <w:marTop w:val="115"/>
          <w:marBottom w:val="0"/>
          <w:divBdr>
            <w:top w:val="none" w:sz="0" w:space="0" w:color="auto"/>
            <w:left w:val="none" w:sz="0" w:space="0" w:color="auto"/>
            <w:bottom w:val="none" w:sz="0" w:space="0" w:color="auto"/>
            <w:right w:val="none" w:sz="0" w:space="0" w:color="auto"/>
          </w:divBdr>
        </w:div>
        <w:div w:id="2028826395">
          <w:marLeft w:val="1800"/>
          <w:marRight w:val="0"/>
          <w:marTop w:val="115"/>
          <w:marBottom w:val="0"/>
          <w:divBdr>
            <w:top w:val="none" w:sz="0" w:space="0" w:color="auto"/>
            <w:left w:val="none" w:sz="0" w:space="0" w:color="auto"/>
            <w:bottom w:val="none" w:sz="0" w:space="0" w:color="auto"/>
            <w:right w:val="none" w:sz="0" w:space="0" w:color="auto"/>
          </w:divBdr>
        </w:div>
      </w:divsChild>
    </w:div>
    <w:div w:id="462769813">
      <w:bodyDiv w:val="1"/>
      <w:marLeft w:val="0"/>
      <w:marRight w:val="0"/>
      <w:marTop w:val="0"/>
      <w:marBottom w:val="0"/>
      <w:divBdr>
        <w:top w:val="none" w:sz="0" w:space="0" w:color="auto"/>
        <w:left w:val="none" w:sz="0" w:space="0" w:color="auto"/>
        <w:bottom w:val="none" w:sz="0" w:space="0" w:color="auto"/>
        <w:right w:val="none" w:sz="0" w:space="0" w:color="auto"/>
      </w:divBdr>
    </w:div>
    <w:div w:id="463428423">
      <w:bodyDiv w:val="1"/>
      <w:marLeft w:val="0"/>
      <w:marRight w:val="0"/>
      <w:marTop w:val="0"/>
      <w:marBottom w:val="0"/>
      <w:divBdr>
        <w:top w:val="none" w:sz="0" w:space="0" w:color="auto"/>
        <w:left w:val="none" w:sz="0" w:space="0" w:color="auto"/>
        <w:bottom w:val="none" w:sz="0" w:space="0" w:color="auto"/>
        <w:right w:val="none" w:sz="0" w:space="0" w:color="auto"/>
      </w:divBdr>
      <w:divsChild>
        <w:div w:id="24407021">
          <w:marLeft w:val="1800"/>
          <w:marRight w:val="0"/>
          <w:marTop w:val="106"/>
          <w:marBottom w:val="0"/>
          <w:divBdr>
            <w:top w:val="none" w:sz="0" w:space="0" w:color="auto"/>
            <w:left w:val="none" w:sz="0" w:space="0" w:color="auto"/>
            <w:bottom w:val="none" w:sz="0" w:space="0" w:color="auto"/>
            <w:right w:val="none" w:sz="0" w:space="0" w:color="auto"/>
          </w:divBdr>
        </w:div>
        <w:div w:id="240531095">
          <w:marLeft w:val="1166"/>
          <w:marRight w:val="0"/>
          <w:marTop w:val="125"/>
          <w:marBottom w:val="0"/>
          <w:divBdr>
            <w:top w:val="none" w:sz="0" w:space="0" w:color="auto"/>
            <w:left w:val="none" w:sz="0" w:space="0" w:color="auto"/>
            <w:bottom w:val="none" w:sz="0" w:space="0" w:color="auto"/>
            <w:right w:val="none" w:sz="0" w:space="0" w:color="auto"/>
          </w:divBdr>
        </w:div>
        <w:div w:id="472137813">
          <w:marLeft w:val="1166"/>
          <w:marRight w:val="0"/>
          <w:marTop w:val="125"/>
          <w:marBottom w:val="0"/>
          <w:divBdr>
            <w:top w:val="none" w:sz="0" w:space="0" w:color="auto"/>
            <w:left w:val="none" w:sz="0" w:space="0" w:color="auto"/>
            <w:bottom w:val="none" w:sz="0" w:space="0" w:color="auto"/>
            <w:right w:val="none" w:sz="0" w:space="0" w:color="auto"/>
          </w:divBdr>
        </w:div>
        <w:div w:id="1654220277">
          <w:marLeft w:val="547"/>
          <w:marRight w:val="0"/>
          <w:marTop w:val="144"/>
          <w:marBottom w:val="0"/>
          <w:divBdr>
            <w:top w:val="none" w:sz="0" w:space="0" w:color="auto"/>
            <w:left w:val="none" w:sz="0" w:space="0" w:color="auto"/>
            <w:bottom w:val="none" w:sz="0" w:space="0" w:color="auto"/>
            <w:right w:val="none" w:sz="0" w:space="0" w:color="auto"/>
          </w:divBdr>
        </w:div>
      </w:divsChild>
    </w:div>
    <w:div w:id="463816390">
      <w:bodyDiv w:val="1"/>
      <w:marLeft w:val="0"/>
      <w:marRight w:val="0"/>
      <w:marTop w:val="0"/>
      <w:marBottom w:val="0"/>
      <w:divBdr>
        <w:top w:val="none" w:sz="0" w:space="0" w:color="auto"/>
        <w:left w:val="none" w:sz="0" w:space="0" w:color="auto"/>
        <w:bottom w:val="none" w:sz="0" w:space="0" w:color="auto"/>
        <w:right w:val="none" w:sz="0" w:space="0" w:color="auto"/>
      </w:divBdr>
    </w:div>
    <w:div w:id="464354026">
      <w:bodyDiv w:val="1"/>
      <w:marLeft w:val="0"/>
      <w:marRight w:val="0"/>
      <w:marTop w:val="0"/>
      <w:marBottom w:val="0"/>
      <w:divBdr>
        <w:top w:val="none" w:sz="0" w:space="0" w:color="auto"/>
        <w:left w:val="none" w:sz="0" w:space="0" w:color="auto"/>
        <w:bottom w:val="none" w:sz="0" w:space="0" w:color="auto"/>
        <w:right w:val="none" w:sz="0" w:space="0" w:color="auto"/>
      </w:divBdr>
    </w:div>
    <w:div w:id="464398409">
      <w:bodyDiv w:val="1"/>
      <w:marLeft w:val="0"/>
      <w:marRight w:val="0"/>
      <w:marTop w:val="0"/>
      <w:marBottom w:val="0"/>
      <w:divBdr>
        <w:top w:val="none" w:sz="0" w:space="0" w:color="auto"/>
        <w:left w:val="none" w:sz="0" w:space="0" w:color="auto"/>
        <w:bottom w:val="none" w:sz="0" w:space="0" w:color="auto"/>
        <w:right w:val="none" w:sz="0" w:space="0" w:color="auto"/>
      </w:divBdr>
      <w:divsChild>
        <w:div w:id="169833603">
          <w:marLeft w:val="1800"/>
          <w:marRight w:val="0"/>
          <w:marTop w:val="67"/>
          <w:marBottom w:val="0"/>
          <w:divBdr>
            <w:top w:val="none" w:sz="0" w:space="0" w:color="auto"/>
            <w:left w:val="none" w:sz="0" w:space="0" w:color="auto"/>
            <w:bottom w:val="none" w:sz="0" w:space="0" w:color="auto"/>
            <w:right w:val="none" w:sz="0" w:space="0" w:color="auto"/>
          </w:divBdr>
        </w:div>
        <w:div w:id="232549489">
          <w:marLeft w:val="1166"/>
          <w:marRight w:val="0"/>
          <w:marTop w:val="67"/>
          <w:marBottom w:val="0"/>
          <w:divBdr>
            <w:top w:val="none" w:sz="0" w:space="0" w:color="auto"/>
            <w:left w:val="none" w:sz="0" w:space="0" w:color="auto"/>
            <w:bottom w:val="none" w:sz="0" w:space="0" w:color="auto"/>
            <w:right w:val="none" w:sz="0" w:space="0" w:color="auto"/>
          </w:divBdr>
        </w:div>
        <w:div w:id="263459094">
          <w:marLeft w:val="1166"/>
          <w:marRight w:val="0"/>
          <w:marTop w:val="67"/>
          <w:marBottom w:val="0"/>
          <w:divBdr>
            <w:top w:val="none" w:sz="0" w:space="0" w:color="auto"/>
            <w:left w:val="none" w:sz="0" w:space="0" w:color="auto"/>
            <w:bottom w:val="none" w:sz="0" w:space="0" w:color="auto"/>
            <w:right w:val="none" w:sz="0" w:space="0" w:color="auto"/>
          </w:divBdr>
        </w:div>
        <w:div w:id="790628902">
          <w:marLeft w:val="1800"/>
          <w:marRight w:val="0"/>
          <w:marTop w:val="58"/>
          <w:marBottom w:val="0"/>
          <w:divBdr>
            <w:top w:val="none" w:sz="0" w:space="0" w:color="auto"/>
            <w:left w:val="none" w:sz="0" w:space="0" w:color="auto"/>
            <w:bottom w:val="none" w:sz="0" w:space="0" w:color="auto"/>
            <w:right w:val="none" w:sz="0" w:space="0" w:color="auto"/>
          </w:divBdr>
        </w:div>
        <w:div w:id="806240658">
          <w:marLeft w:val="1166"/>
          <w:marRight w:val="0"/>
          <w:marTop w:val="67"/>
          <w:marBottom w:val="0"/>
          <w:divBdr>
            <w:top w:val="none" w:sz="0" w:space="0" w:color="auto"/>
            <w:left w:val="none" w:sz="0" w:space="0" w:color="auto"/>
            <w:bottom w:val="none" w:sz="0" w:space="0" w:color="auto"/>
            <w:right w:val="none" w:sz="0" w:space="0" w:color="auto"/>
          </w:divBdr>
        </w:div>
        <w:div w:id="858158729">
          <w:marLeft w:val="547"/>
          <w:marRight w:val="0"/>
          <w:marTop w:val="86"/>
          <w:marBottom w:val="0"/>
          <w:divBdr>
            <w:top w:val="none" w:sz="0" w:space="0" w:color="auto"/>
            <w:left w:val="none" w:sz="0" w:space="0" w:color="auto"/>
            <w:bottom w:val="none" w:sz="0" w:space="0" w:color="auto"/>
            <w:right w:val="none" w:sz="0" w:space="0" w:color="auto"/>
          </w:divBdr>
        </w:div>
        <w:div w:id="908030934">
          <w:marLeft w:val="1800"/>
          <w:marRight w:val="0"/>
          <w:marTop w:val="67"/>
          <w:marBottom w:val="0"/>
          <w:divBdr>
            <w:top w:val="none" w:sz="0" w:space="0" w:color="auto"/>
            <w:left w:val="none" w:sz="0" w:space="0" w:color="auto"/>
            <w:bottom w:val="none" w:sz="0" w:space="0" w:color="auto"/>
            <w:right w:val="none" w:sz="0" w:space="0" w:color="auto"/>
          </w:divBdr>
        </w:div>
        <w:div w:id="949970797">
          <w:marLeft w:val="1800"/>
          <w:marRight w:val="0"/>
          <w:marTop w:val="58"/>
          <w:marBottom w:val="0"/>
          <w:divBdr>
            <w:top w:val="none" w:sz="0" w:space="0" w:color="auto"/>
            <w:left w:val="none" w:sz="0" w:space="0" w:color="auto"/>
            <w:bottom w:val="none" w:sz="0" w:space="0" w:color="auto"/>
            <w:right w:val="none" w:sz="0" w:space="0" w:color="auto"/>
          </w:divBdr>
        </w:div>
        <w:div w:id="982781640">
          <w:marLeft w:val="1166"/>
          <w:marRight w:val="0"/>
          <w:marTop w:val="67"/>
          <w:marBottom w:val="0"/>
          <w:divBdr>
            <w:top w:val="none" w:sz="0" w:space="0" w:color="auto"/>
            <w:left w:val="none" w:sz="0" w:space="0" w:color="auto"/>
            <w:bottom w:val="none" w:sz="0" w:space="0" w:color="auto"/>
            <w:right w:val="none" w:sz="0" w:space="0" w:color="auto"/>
          </w:divBdr>
        </w:div>
        <w:div w:id="1013068849">
          <w:marLeft w:val="1166"/>
          <w:marRight w:val="0"/>
          <w:marTop w:val="67"/>
          <w:marBottom w:val="0"/>
          <w:divBdr>
            <w:top w:val="none" w:sz="0" w:space="0" w:color="auto"/>
            <w:left w:val="none" w:sz="0" w:space="0" w:color="auto"/>
            <w:bottom w:val="none" w:sz="0" w:space="0" w:color="auto"/>
            <w:right w:val="none" w:sz="0" w:space="0" w:color="auto"/>
          </w:divBdr>
        </w:div>
        <w:div w:id="1328098936">
          <w:marLeft w:val="1166"/>
          <w:marRight w:val="0"/>
          <w:marTop w:val="67"/>
          <w:marBottom w:val="0"/>
          <w:divBdr>
            <w:top w:val="none" w:sz="0" w:space="0" w:color="auto"/>
            <w:left w:val="none" w:sz="0" w:space="0" w:color="auto"/>
            <w:bottom w:val="none" w:sz="0" w:space="0" w:color="auto"/>
            <w:right w:val="none" w:sz="0" w:space="0" w:color="auto"/>
          </w:divBdr>
        </w:div>
        <w:div w:id="1428309333">
          <w:marLeft w:val="1800"/>
          <w:marRight w:val="0"/>
          <w:marTop w:val="67"/>
          <w:marBottom w:val="0"/>
          <w:divBdr>
            <w:top w:val="none" w:sz="0" w:space="0" w:color="auto"/>
            <w:left w:val="none" w:sz="0" w:space="0" w:color="auto"/>
            <w:bottom w:val="none" w:sz="0" w:space="0" w:color="auto"/>
            <w:right w:val="none" w:sz="0" w:space="0" w:color="auto"/>
          </w:divBdr>
        </w:div>
        <w:div w:id="1480078704">
          <w:marLeft w:val="1166"/>
          <w:marRight w:val="0"/>
          <w:marTop w:val="67"/>
          <w:marBottom w:val="0"/>
          <w:divBdr>
            <w:top w:val="none" w:sz="0" w:space="0" w:color="auto"/>
            <w:left w:val="none" w:sz="0" w:space="0" w:color="auto"/>
            <w:bottom w:val="none" w:sz="0" w:space="0" w:color="auto"/>
            <w:right w:val="none" w:sz="0" w:space="0" w:color="auto"/>
          </w:divBdr>
        </w:div>
        <w:div w:id="1629319864">
          <w:marLeft w:val="547"/>
          <w:marRight w:val="0"/>
          <w:marTop w:val="86"/>
          <w:marBottom w:val="0"/>
          <w:divBdr>
            <w:top w:val="none" w:sz="0" w:space="0" w:color="auto"/>
            <w:left w:val="none" w:sz="0" w:space="0" w:color="auto"/>
            <w:bottom w:val="none" w:sz="0" w:space="0" w:color="auto"/>
            <w:right w:val="none" w:sz="0" w:space="0" w:color="auto"/>
          </w:divBdr>
        </w:div>
        <w:div w:id="1659307014">
          <w:marLeft w:val="1800"/>
          <w:marRight w:val="0"/>
          <w:marTop w:val="67"/>
          <w:marBottom w:val="0"/>
          <w:divBdr>
            <w:top w:val="none" w:sz="0" w:space="0" w:color="auto"/>
            <w:left w:val="none" w:sz="0" w:space="0" w:color="auto"/>
            <w:bottom w:val="none" w:sz="0" w:space="0" w:color="auto"/>
            <w:right w:val="none" w:sz="0" w:space="0" w:color="auto"/>
          </w:divBdr>
        </w:div>
        <w:div w:id="1726563843">
          <w:marLeft w:val="1800"/>
          <w:marRight w:val="0"/>
          <w:marTop w:val="67"/>
          <w:marBottom w:val="0"/>
          <w:divBdr>
            <w:top w:val="none" w:sz="0" w:space="0" w:color="auto"/>
            <w:left w:val="none" w:sz="0" w:space="0" w:color="auto"/>
            <w:bottom w:val="none" w:sz="0" w:space="0" w:color="auto"/>
            <w:right w:val="none" w:sz="0" w:space="0" w:color="auto"/>
          </w:divBdr>
        </w:div>
        <w:div w:id="2080050501">
          <w:marLeft w:val="1800"/>
          <w:marRight w:val="0"/>
          <w:marTop w:val="58"/>
          <w:marBottom w:val="0"/>
          <w:divBdr>
            <w:top w:val="none" w:sz="0" w:space="0" w:color="auto"/>
            <w:left w:val="none" w:sz="0" w:space="0" w:color="auto"/>
            <w:bottom w:val="none" w:sz="0" w:space="0" w:color="auto"/>
            <w:right w:val="none" w:sz="0" w:space="0" w:color="auto"/>
          </w:divBdr>
        </w:div>
      </w:divsChild>
    </w:div>
    <w:div w:id="465052436">
      <w:bodyDiv w:val="1"/>
      <w:marLeft w:val="0"/>
      <w:marRight w:val="0"/>
      <w:marTop w:val="0"/>
      <w:marBottom w:val="0"/>
      <w:divBdr>
        <w:top w:val="none" w:sz="0" w:space="0" w:color="auto"/>
        <w:left w:val="none" w:sz="0" w:space="0" w:color="auto"/>
        <w:bottom w:val="none" w:sz="0" w:space="0" w:color="auto"/>
        <w:right w:val="none" w:sz="0" w:space="0" w:color="auto"/>
      </w:divBdr>
    </w:div>
    <w:div w:id="466240840">
      <w:bodyDiv w:val="1"/>
      <w:marLeft w:val="0"/>
      <w:marRight w:val="0"/>
      <w:marTop w:val="0"/>
      <w:marBottom w:val="0"/>
      <w:divBdr>
        <w:top w:val="none" w:sz="0" w:space="0" w:color="auto"/>
        <w:left w:val="none" w:sz="0" w:space="0" w:color="auto"/>
        <w:bottom w:val="none" w:sz="0" w:space="0" w:color="auto"/>
        <w:right w:val="none" w:sz="0" w:space="0" w:color="auto"/>
      </w:divBdr>
    </w:div>
    <w:div w:id="467091282">
      <w:bodyDiv w:val="1"/>
      <w:marLeft w:val="0"/>
      <w:marRight w:val="0"/>
      <w:marTop w:val="0"/>
      <w:marBottom w:val="0"/>
      <w:divBdr>
        <w:top w:val="none" w:sz="0" w:space="0" w:color="auto"/>
        <w:left w:val="none" w:sz="0" w:space="0" w:color="auto"/>
        <w:bottom w:val="none" w:sz="0" w:space="0" w:color="auto"/>
        <w:right w:val="none" w:sz="0" w:space="0" w:color="auto"/>
      </w:divBdr>
      <w:divsChild>
        <w:div w:id="1468426114">
          <w:marLeft w:val="547"/>
          <w:marRight w:val="0"/>
          <w:marTop w:val="154"/>
          <w:marBottom w:val="0"/>
          <w:divBdr>
            <w:top w:val="none" w:sz="0" w:space="0" w:color="auto"/>
            <w:left w:val="none" w:sz="0" w:space="0" w:color="auto"/>
            <w:bottom w:val="none" w:sz="0" w:space="0" w:color="auto"/>
            <w:right w:val="none" w:sz="0" w:space="0" w:color="auto"/>
          </w:divBdr>
        </w:div>
      </w:divsChild>
    </w:div>
    <w:div w:id="469204584">
      <w:bodyDiv w:val="1"/>
      <w:marLeft w:val="0"/>
      <w:marRight w:val="0"/>
      <w:marTop w:val="0"/>
      <w:marBottom w:val="0"/>
      <w:divBdr>
        <w:top w:val="none" w:sz="0" w:space="0" w:color="auto"/>
        <w:left w:val="none" w:sz="0" w:space="0" w:color="auto"/>
        <w:bottom w:val="none" w:sz="0" w:space="0" w:color="auto"/>
        <w:right w:val="none" w:sz="0" w:space="0" w:color="auto"/>
      </w:divBdr>
    </w:div>
    <w:div w:id="469636271">
      <w:bodyDiv w:val="1"/>
      <w:marLeft w:val="0"/>
      <w:marRight w:val="0"/>
      <w:marTop w:val="0"/>
      <w:marBottom w:val="0"/>
      <w:divBdr>
        <w:top w:val="none" w:sz="0" w:space="0" w:color="auto"/>
        <w:left w:val="none" w:sz="0" w:space="0" w:color="auto"/>
        <w:bottom w:val="none" w:sz="0" w:space="0" w:color="auto"/>
        <w:right w:val="none" w:sz="0" w:space="0" w:color="auto"/>
      </w:divBdr>
    </w:div>
    <w:div w:id="470754305">
      <w:bodyDiv w:val="1"/>
      <w:marLeft w:val="0"/>
      <w:marRight w:val="0"/>
      <w:marTop w:val="0"/>
      <w:marBottom w:val="0"/>
      <w:divBdr>
        <w:top w:val="none" w:sz="0" w:space="0" w:color="auto"/>
        <w:left w:val="none" w:sz="0" w:space="0" w:color="auto"/>
        <w:bottom w:val="none" w:sz="0" w:space="0" w:color="auto"/>
        <w:right w:val="none" w:sz="0" w:space="0" w:color="auto"/>
      </w:divBdr>
    </w:div>
    <w:div w:id="471949491">
      <w:bodyDiv w:val="1"/>
      <w:marLeft w:val="0"/>
      <w:marRight w:val="0"/>
      <w:marTop w:val="0"/>
      <w:marBottom w:val="0"/>
      <w:divBdr>
        <w:top w:val="none" w:sz="0" w:space="0" w:color="auto"/>
        <w:left w:val="none" w:sz="0" w:space="0" w:color="auto"/>
        <w:bottom w:val="none" w:sz="0" w:space="0" w:color="auto"/>
        <w:right w:val="none" w:sz="0" w:space="0" w:color="auto"/>
      </w:divBdr>
    </w:div>
    <w:div w:id="472063327">
      <w:bodyDiv w:val="1"/>
      <w:marLeft w:val="0"/>
      <w:marRight w:val="0"/>
      <w:marTop w:val="0"/>
      <w:marBottom w:val="0"/>
      <w:divBdr>
        <w:top w:val="none" w:sz="0" w:space="0" w:color="auto"/>
        <w:left w:val="none" w:sz="0" w:space="0" w:color="auto"/>
        <w:bottom w:val="none" w:sz="0" w:space="0" w:color="auto"/>
        <w:right w:val="none" w:sz="0" w:space="0" w:color="auto"/>
      </w:divBdr>
      <w:divsChild>
        <w:div w:id="140316307">
          <w:marLeft w:val="547"/>
          <w:marRight w:val="0"/>
          <w:marTop w:val="115"/>
          <w:marBottom w:val="0"/>
          <w:divBdr>
            <w:top w:val="none" w:sz="0" w:space="0" w:color="auto"/>
            <w:left w:val="none" w:sz="0" w:space="0" w:color="auto"/>
            <w:bottom w:val="none" w:sz="0" w:space="0" w:color="auto"/>
            <w:right w:val="none" w:sz="0" w:space="0" w:color="auto"/>
          </w:divBdr>
        </w:div>
        <w:div w:id="528640258">
          <w:marLeft w:val="547"/>
          <w:marRight w:val="0"/>
          <w:marTop w:val="115"/>
          <w:marBottom w:val="0"/>
          <w:divBdr>
            <w:top w:val="none" w:sz="0" w:space="0" w:color="auto"/>
            <w:left w:val="none" w:sz="0" w:space="0" w:color="auto"/>
            <w:bottom w:val="none" w:sz="0" w:space="0" w:color="auto"/>
            <w:right w:val="none" w:sz="0" w:space="0" w:color="auto"/>
          </w:divBdr>
        </w:div>
        <w:div w:id="1011570618">
          <w:marLeft w:val="1166"/>
          <w:marRight w:val="0"/>
          <w:marTop w:val="96"/>
          <w:marBottom w:val="0"/>
          <w:divBdr>
            <w:top w:val="none" w:sz="0" w:space="0" w:color="auto"/>
            <w:left w:val="none" w:sz="0" w:space="0" w:color="auto"/>
            <w:bottom w:val="none" w:sz="0" w:space="0" w:color="auto"/>
            <w:right w:val="none" w:sz="0" w:space="0" w:color="auto"/>
          </w:divBdr>
        </w:div>
        <w:div w:id="1388411694">
          <w:marLeft w:val="547"/>
          <w:marRight w:val="0"/>
          <w:marTop w:val="115"/>
          <w:marBottom w:val="0"/>
          <w:divBdr>
            <w:top w:val="none" w:sz="0" w:space="0" w:color="auto"/>
            <w:left w:val="none" w:sz="0" w:space="0" w:color="auto"/>
            <w:bottom w:val="none" w:sz="0" w:space="0" w:color="auto"/>
            <w:right w:val="none" w:sz="0" w:space="0" w:color="auto"/>
          </w:divBdr>
        </w:div>
        <w:div w:id="1920600782">
          <w:marLeft w:val="1166"/>
          <w:marRight w:val="0"/>
          <w:marTop w:val="96"/>
          <w:marBottom w:val="0"/>
          <w:divBdr>
            <w:top w:val="none" w:sz="0" w:space="0" w:color="auto"/>
            <w:left w:val="none" w:sz="0" w:space="0" w:color="auto"/>
            <w:bottom w:val="none" w:sz="0" w:space="0" w:color="auto"/>
            <w:right w:val="none" w:sz="0" w:space="0" w:color="auto"/>
          </w:divBdr>
        </w:div>
      </w:divsChild>
    </w:div>
    <w:div w:id="472141649">
      <w:bodyDiv w:val="1"/>
      <w:marLeft w:val="0"/>
      <w:marRight w:val="0"/>
      <w:marTop w:val="0"/>
      <w:marBottom w:val="0"/>
      <w:divBdr>
        <w:top w:val="none" w:sz="0" w:space="0" w:color="auto"/>
        <w:left w:val="none" w:sz="0" w:space="0" w:color="auto"/>
        <w:bottom w:val="none" w:sz="0" w:space="0" w:color="auto"/>
        <w:right w:val="none" w:sz="0" w:space="0" w:color="auto"/>
      </w:divBdr>
    </w:div>
    <w:div w:id="473527635">
      <w:bodyDiv w:val="1"/>
      <w:marLeft w:val="0"/>
      <w:marRight w:val="0"/>
      <w:marTop w:val="0"/>
      <w:marBottom w:val="0"/>
      <w:divBdr>
        <w:top w:val="none" w:sz="0" w:space="0" w:color="auto"/>
        <w:left w:val="none" w:sz="0" w:space="0" w:color="auto"/>
        <w:bottom w:val="none" w:sz="0" w:space="0" w:color="auto"/>
        <w:right w:val="none" w:sz="0" w:space="0" w:color="auto"/>
      </w:divBdr>
    </w:div>
    <w:div w:id="473723618">
      <w:bodyDiv w:val="1"/>
      <w:marLeft w:val="0"/>
      <w:marRight w:val="0"/>
      <w:marTop w:val="0"/>
      <w:marBottom w:val="0"/>
      <w:divBdr>
        <w:top w:val="none" w:sz="0" w:space="0" w:color="auto"/>
        <w:left w:val="none" w:sz="0" w:space="0" w:color="auto"/>
        <w:bottom w:val="none" w:sz="0" w:space="0" w:color="auto"/>
        <w:right w:val="none" w:sz="0" w:space="0" w:color="auto"/>
      </w:divBdr>
      <w:divsChild>
        <w:div w:id="455175905">
          <w:marLeft w:val="1166"/>
          <w:marRight w:val="0"/>
          <w:marTop w:val="125"/>
          <w:marBottom w:val="0"/>
          <w:divBdr>
            <w:top w:val="none" w:sz="0" w:space="0" w:color="auto"/>
            <w:left w:val="none" w:sz="0" w:space="0" w:color="auto"/>
            <w:bottom w:val="none" w:sz="0" w:space="0" w:color="auto"/>
            <w:right w:val="none" w:sz="0" w:space="0" w:color="auto"/>
          </w:divBdr>
        </w:div>
        <w:div w:id="521627762">
          <w:marLeft w:val="547"/>
          <w:marRight w:val="0"/>
          <w:marTop w:val="144"/>
          <w:marBottom w:val="0"/>
          <w:divBdr>
            <w:top w:val="none" w:sz="0" w:space="0" w:color="auto"/>
            <w:left w:val="none" w:sz="0" w:space="0" w:color="auto"/>
            <w:bottom w:val="none" w:sz="0" w:space="0" w:color="auto"/>
            <w:right w:val="none" w:sz="0" w:space="0" w:color="auto"/>
          </w:divBdr>
        </w:div>
        <w:div w:id="855266754">
          <w:marLeft w:val="1166"/>
          <w:marRight w:val="0"/>
          <w:marTop w:val="125"/>
          <w:marBottom w:val="0"/>
          <w:divBdr>
            <w:top w:val="none" w:sz="0" w:space="0" w:color="auto"/>
            <w:left w:val="none" w:sz="0" w:space="0" w:color="auto"/>
            <w:bottom w:val="none" w:sz="0" w:space="0" w:color="auto"/>
            <w:right w:val="none" w:sz="0" w:space="0" w:color="auto"/>
          </w:divBdr>
        </w:div>
        <w:div w:id="1038971672">
          <w:marLeft w:val="1166"/>
          <w:marRight w:val="0"/>
          <w:marTop w:val="125"/>
          <w:marBottom w:val="0"/>
          <w:divBdr>
            <w:top w:val="none" w:sz="0" w:space="0" w:color="auto"/>
            <w:left w:val="none" w:sz="0" w:space="0" w:color="auto"/>
            <w:bottom w:val="none" w:sz="0" w:space="0" w:color="auto"/>
            <w:right w:val="none" w:sz="0" w:space="0" w:color="auto"/>
          </w:divBdr>
        </w:div>
        <w:div w:id="1191726543">
          <w:marLeft w:val="1800"/>
          <w:marRight w:val="0"/>
          <w:marTop w:val="106"/>
          <w:marBottom w:val="0"/>
          <w:divBdr>
            <w:top w:val="none" w:sz="0" w:space="0" w:color="auto"/>
            <w:left w:val="none" w:sz="0" w:space="0" w:color="auto"/>
            <w:bottom w:val="none" w:sz="0" w:space="0" w:color="auto"/>
            <w:right w:val="none" w:sz="0" w:space="0" w:color="auto"/>
          </w:divBdr>
        </w:div>
        <w:div w:id="2062358636">
          <w:marLeft w:val="1800"/>
          <w:marRight w:val="0"/>
          <w:marTop w:val="106"/>
          <w:marBottom w:val="0"/>
          <w:divBdr>
            <w:top w:val="none" w:sz="0" w:space="0" w:color="auto"/>
            <w:left w:val="none" w:sz="0" w:space="0" w:color="auto"/>
            <w:bottom w:val="none" w:sz="0" w:space="0" w:color="auto"/>
            <w:right w:val="none" w:sz="0" w:space="0" w:color="auto"/>
          </w:divBdr>
        </w:div>
      </w:divsChild>
    </w:div>
    <w:div w:id="474378986">
      <w:bodyDiv w:val="1"/>
      <w:marLeft w:val="0"/>
      <w:marRight w:val="0"/>
      <w:marTop w:val="0"/>
      <w:marBottom w:val="0"/>
      <w:divBdr>
        <w:top w:val="none" w:sz="0" w:space="0" w:color="auto"/>
        <w:left w:val="none" w:sz="0" w:space="0" w:color="auto"/>
        <w:bottom w:val="none" w:sz="0" w:space="0" w:color="auto"/>
        <w:right w:val="none" w:sz="0" w:space="0" w:color="auto"/>
      </w:divBdr>
    </w:div>
    <w:div w:id="474487594">
      <w:bodyDiv w:val="1"/>
      <w:marLeft w:val="0"/>
      <w:marRight w:val="0"/>
      <w:marTop w:val="0"/>
      <w:marBottom w:val="0"/>
      <w:divBdr>
        <w:top w:val="none" w:sz="0" w:space="0" w:color="auto"/>
        <w:left w:val="none" w:sz="0" w:space="0" w:color="auto"/>
        <w:bottom w:val="none" w:sz="0" w:space="0" w:color="auto"/>
        <w:right w:val="none" w:sz="0" w:space="0" w:color="auto"/>
      </w:divBdr>
      <w:divsChild>
        <w:div w:id="1235622688">
          <w:marLeft w:val="1166"/>
          <w:marRight w:val="0"/>
          <w:marTop w:val="134"/>
          <w:marBottom w:val="0"/>
          <w:divBdr>
            <w:top w:val="none" w:sz="0" w:space="0" w:color="auto"/>
            <w:left w:val="none" w:sz="0" w:space="0" w:color="auto"/>
            <w:bottom w:val="none" w:sz="0" w:space="0" w:color="auto"/>
            <w:right w:val="none" w:sz="0" w:space="0" w:color="auto"/>
          </w:divBdr>
        </w:div>
        <w:div w:id="1410888601">
          <w:marLeft w:val="1166"/>
          <w:marRight w:val="0"/>
          <w:marTop w:val="134"/>
          <w:marBottom w:val="0"/>
          <w:divBdr>
            <w:top w:val="none" w:sz="0" w:space="0" w:color="auto"/>
            <w:left w:val="none" w:sz="0" w:space="0" w:color="auto"/>
            <w:bottom w:val="none" w:sz="0" w:space="0" w:color="auto"/>
            <w:right w:val="none" w:sz="0" w:space="0" w:color="auto"/>
          </w:divBdr>
        </w:div>
        <w:div w:id="2018073042">
          <w:marLeft w:val="547"/>
          <w:marRight w:val="0"/>
          <w:marTop w:val="134"/>
          <w:marBottom w:val="0"/>
          <w:divBdr>
            <w:top w:val="none" w:sz="0" w:space="0" w:color="auto"/>
            <w:left w:val="none" w:sz="0" w:space="0" w:color="auto"/>
            <w:bottom w:val="none" w:sz="0" w:space="0" w:color="auto"/>
            <w:right w:val="none" w:sz="0" w:space="0" w:color="auto"/>
          </w:divBdr>
        </w:div>
      </w:divsChild>
    </w:div>
    <w:div w:id="475491782">
      <w:bodyDiv w:val="1"/>
      <w:marLeft w:val="0"/>
      <w:marRight w:val="0"/>
      <w:marTop w:val="0"/>
      <w:marBottom w:val="0"/>
      <w:divBdr>
        <w:top w:val="none" w:sz="0" w:space="0" w:color="auto"/>
        <w:left w:val="none" w:sz="0" w:space="0" w:color="auto"/>
        <w:bottom w:val="none" w:sz="0" w:space="0" w:color="auto"/>
        <w:right w:val="none" w:sz="0" w:space="0" w:color="auto"/>
      </w:divBdr>
    </w:div>
    <w:div w:id="475875002">
      <w:bodyDiv w:val="1"/>
      <w:marLeft w:val="0"/>
      <w:marRight w:val="0"/>
      <w:marTop w:val="0"/>
      <w:marBottom w:val="0"/>
      <w:divBdr>
        <w:top w:val="none" w:sz="0" w:space="0" w:color="auto"/>
        <w:left w:val="none" w:sz="0" w:space="0" w:color="auto"/>
        <w:bottom w:val="none" w:sz="0" w:space="0" w:color="auto"/>
        <w:right w:val="none" w:sz="0" w:space="0" w:color="auto"/>
      </w:divBdr>
    </w:div>
    <w:div w:id="476802007">
      <w:bodyDiv w:val="1"/>
      <w:marLeft w:val="0"/>
      <w:marRight w:val="0"/>
      <w:marTop w:val="0"/>
      <w:marBottom w:val="0"/>
      <w:divBdr>
        <w:top w:val="none" w:sz="0" w:space="0" w:color="auto"/>
        <w:left w:val="none" w:sz="0" w:space="0" w:color="auto"/>
        <w:bottom w:val="none" w:sz="0" w:space="0" w:color="auto"/>
        <w:right w:val="none" w:sz="0" w:space="0" w:color="auto"/>
      </w:divBdr>
    </w:div>
    <w:div w:id="477461462">
      <w:bodyDiv w:val="1"/>
      <w:marLeft w:val="0"/>
      <w:marRight w:val="0"/>
      <w:marTop w:val="0"/>
      <w:marBottom w:val="0"/>
      <w:divBdr>
        <w:top w:val="none" w:sz="0" w:space="0" w:color="auto"/>
        <w:left w:val="none" w:sz="0" w:space="0" w:color="auto"/>
        <w:bottom w:val="none" w:sz="0" w:space="0" w:color="auto"/>
        <w:right w:val="none" w:sz="0" w:space="0" w:color="auto"/>
      </w:divBdr>
      <w:divsChild>
        <w:div w:id="783579728">
          <w:marLeft w:val="1166"/>
          <w:marRight w:val="0"/>
          <w:marTop w:val="134"/>
          <w:marBottom w:val="0"/>
          <w:divBdr>
            <w:top w:val="none" w:sz="0" w:space="0" w:color="auto"/>
            <w:left w:val="none" w:sz="0" w:space="0" w:color="auto"/>
            <w:bottom w:val="none" w:sz="0" w:space="0" w:color="auto"/>
            <w:right w:val="none" w:sz="0" w:space="0" w:color="auto"/>
          </w:divBdr>
        </w:div>
        <w:div w:id="904099379">
          <w:marLeft w:val="547"/>
          <w:marRight w:val="0"/>
          <w:marTop w:val="154"/>
          <w:marBottom w:val="0"/>
          <w:divBdr>
            <w:top w:val="none" w:sz="0" w:space="0" w:color="auto"/>
            <w:left w:val="none" w:sz="0" w:space="0" w:color="auto"/>
            <w:bottom w:val="none" w:sz="0" w:space="0" w:color="auto"/>
            <w:right w:val="none" w:sz="0" w:space="0" w:color="auto"/>
          </w:divBdr>
        </w:div>
        <w:div w:id="1208837825">
          <w:marLeft w:val="1800"/>
          <w:marRight w:val="0"/>
          <w:marTop w:val="115"/>
          <w:marBottom w:val="0"/>
          <w:divBdr>
            <w:top w:val="none" w:sz="0" w:space="0" w:color="auto"/>
            <w:left w:val="none" w:sz="0" w:space="0" w:color="auto"/>
            <w:bottom w:val="none" w:sz="0" w:space="0" w:color="auto"/>
            <w:right w:val="none" w:sz="0" w:space="0" w:color="auto"/>
          </w:divBdr>
        </w:div>
      </w:divsChild>
    </w:div>
    <w:div w:id="477957733">
      <w:bodyDiv w:val="1"/>
      <w:marLeft w:val="0"/>
      <w:marRight w:val="0"/>
      <w:marTop w:val="0"/>
      <w:marBottom w:val="0"/>
      <w:divBdr>
        <w:top w:val="none" w:sz="0" w:space="0" w:color="auto"/>
        <w:left w:val="none" w:sz="0" w:space="0" w:color="auto"/>
        <w:bottom w:val="none" w:sz="0" w:space="0" w:color="auto"/>
        <w:right w:val="none" w:sz="0" w:space="0" w:color="auto"/>
      </w:divBdr>
      <w:divsChild>
        <w:div w:id="7218591">
          <w:marLeft w:val="3240"/>
          <w:marRight w:val="0"/>
          <w:marTop w:val="96"/>
          <w:marBottom w:val="0"/>
          <w:divBdr>
            <w:top w:val="none" w:sz="0" w:space="0" w:color="auto"/>
            <w:left w:val="none" w:sz="0" w:space="0" w:color="auto"/>
            <w:bottom w:val="none" w:sz="0" w:space="0" w:color="auto"/>
            <w:right w:val="none" w:sz="0" w:space="0" w:color="auto"/>
          </w:divBdr>
        </w:div>
        <w:div w:id="698361146">
          <w:marLeft w:val="1166"/>
          <w:marRight w:val="0"/>
          <w:marTop w:val="134"/>
          <w:marBottom w:val="0"/>
          <w:divBdr>
            <w:top w:val="none" w:sz="0" w:space="0" w:color="auto"/>
            <w:left w:val="none" w:sz="0" w:space="0" w:color="auto"/>
            <w:bottom w:val="none" w:sz="0" w:space="0" w:color="auto"/>
            <w:right w:val="none" w:sz="0" w:space="0" w:color="auto"/>
          </w:divBdr>
        </w:div>
        <w:div w:id="1201362490">
          <w:marLeft w:val="3240"/>
          <w:marRight w:val="0"/>
          <w:marTop w:val="96"/>
          <w:marBottom w:val="0"/>
          <w:divBdr>
            <w:top w:val="none" w:sz="0" w:space="0" w:color="auto"/>
            <w:left w:val="none" w:sz="0" w:space="0" w:color="auto"/>
            <w:bottom w:val="none" w:sz="0" w:space="0" w:color="auto"/>
            <w:right w:val="none" w:sz="0" w:space="0" w:color="auto"/>
          </w:divBdr>
        </w:div>
        <w:div w:id="1341006723">
          <w:marLeft w:val="547"/>
          <w:marRight w:val="0"/>
          <w:marTop w:val="154"/>
          <w:marBottom w:val="0"/>
          <w:divBdr>
            <w:top w:val="none" w:sz="0" w:space="0" w:color="auto"/>
            <w:left w:val="none" w:sz="0" w:space="0" w:color="auto"/>
            <w:bottom w:val="none" w:sz="0" w:space="0" w:color="auto"/>
            <w:right w:val="none" w:sz="0" w:space="0" w:color="auto"/>
          </w:divBdr>
        </w:div>
        <w:div w:id="1632442170">
          <w:marLeft w:val="1800"/>
          <w:marRight w:val="0"/>
          <w:marTop w:val="115"/>
          <w:marBottom w:val="0"/>
          <w:divBdr>
            <w:top w:val="none" w:sz="0" w:space="0" w:color="auto"/>
            <w:left w:val="none" w:sz="0" w:space="0" w:color="auto"/>
            <w:bottom w:val="none" w:sz="0" w:space="0" w:color="auto"/>
            <w:right w:val="none" w:sz="0" w:space="0" w:color="auto"/>
          </w:divBdr>
        </w:div>
        <w:div w:id="1740863051">
          <w:marLeft w:val="2520"/>
          <w:marRight w:val="0"/>
          <w:marTop w:val="96"/>
          <w:marBottom w:val="0"/>
          <w:divBdr>
            <w:top w:val="none" w:sz="0" w:space="0" w:color="auto"/>
            <w:left w:val="none" w:sz="0" w:space="0" w:color="auto"/>
            <w:bottom w:val="none" w:sz="0" w:space="0" w:color="auto"/>
            <w:right w:val="none" w:sz="0" w:space="0" w:color="auto"/>
          </w:divBdr>
        </w:div>
        <w:div w:id="1927885401">
          <w:marLeft w:val="3240"/>
          <w:marRight w:val="0"/>
          <w:marTop w:val="96"/>
          <w:marBottom w:val="0"/>
          <w:divBdr>
            <w:top w:val="none" w:sz="0" w:space="0" w:color="auto"/>
            <w:left w:val="none" w:sz="0" w:space="0" w:color="auto"/>
            <w:bottom w:val="none" w:sz="0" w:space="0" w:color="auto"/>
            <w:right w:val="none" w:sz="0" w:space="0" w:color="auto"/>
          </w:divBdr>
        </w:div>
      </w:divsChild>
    </w:div>
    <w:div w:id="478425847">
      <w:bodyDiv w:val="1"/>
      <w:marLeft w:val="0"/>
      <w:marRight w:val="0"/>
      <w:marTop w:val="0"/>
      <w:marBottom w:val="0"/>
      <w:divBdr>
        <w:top w:val="none" w:sz="0" w:space="0" w:color="auto"/>
        <w:left w:val="none" w:sz="0" w:space="0" w:color="auto"/>
        <w:bottom w:val="none" w:sz="0" w:space="0" w:color="auto"/>
        <w:right w:val="none" w:sz="0" w:space="0" w:color="auto"/>
      </w:divBdr>
      <w:divsChild>
        <w:div w:id="886528279">
          <w:marLeft w:val="1166"/>
          <w:marRight w:val="0"/>
          <w:marTop w:val="96"/>
          <w:marBottom w:val="0"/>
          <w:divBdr>
            <w:top w:val="none" w:sz="0" w:space="0" w:color="auto"/>
            <w:left w:val="none" w:sz="0" w:space="0" w:color="auto"/>
            <w:bottom w:val="none" w:sz="0" w:space="0" w:color="auto"/>
            <w:right w:val="none" w:sz="0" w:space="0" w:color="auto"/>
          </w:divBdr>
        </w:div>
        <w:div w:id="972640675">
          <w:marLeft w:val="1886"/>
          <w:marRight w:val="0"/>
          <w:marTop w:val="77"/>
          <w:marBottom w:val="0"/>
          <w:divBdr>
            <w:top w:val="none" w:sz="0" w:space="0" w:color="auto"/>
            <w:left w:val="none" w:sz="0" w:space="0" w:color="auto"/>
            <w:bottom w:val="none" w:sz="0" w:space="0" w:color="auto"/>
            <w:right w:val="none" w:sz="0" w:space="0" w:color="auto"/>
          </w:divBdr>
        </w:div>
        <w:div w:id="1208449799">
          <w:marLeft w:val="547"/>
          <w:marRight w:val="0"/>
          <w:marTop w:val="115"/>
          <w:marBottom w:val="0"/>
          <w:divBdr>
            <w:top w:val="none" w:sz="0" w:space="0" w:color="auto"/>
            <w:left w:val="none" w:sz="0" w:space="0" w:color="auto"/>
            <w:bottom w:val="none" w:sz="0" w:space="0" w:color="auto"/>
            <w:right w:val="none" w:sz="0" w:space="0" w:color="auto"/>
          </w:divBdr>
        </w:div>
        <w:div w:id="1578704755">
          <w:marLeft w:val="1166"/>
          <w:marRight w:val="0"/>
          <w:marTop w:val="96"/>
          <w:marBottom w:val="0"/>
          <w:divBdr>
            <w:top w:val="none" w:sz="0" w:space="0" w:color="auto"/>
            <w:left w:val="none" w:sz="0" w:space="0" w:color="auto"/>
            <w:bottom w:val="none" w:sz="0" w:space="0" w:color="auto"/>
            <w:right w:val="none" w:sz="0" w:space="0" w:color="auto"/>
          </w:divBdr>
        </w:div>
        <w:div w:id="2056077703">
          <w:marLeft w:val="1886"/>
          <w:marRight w:val="0"/>
          <w:marTop w:val="77"/>
          <w:marBottom w:val="0"/>
          <w:divBdr>
            <w:top w:val="none" w:sz="0" w:space="0" w:color="auto"/>
            <w:left w:val="none" w:sz="0" w:space="0" w:color="auto"/>
            <w:bottom w:val="none" w:sz="0" w:space="0" w:color="auto"/>
            <w:right w:val="none" w:sz="0" w:space="0" w:color="auto"/>
          </w:divBdr>
        </w:div>
      </w:divsChild>
    </w:div>
    <w:div w:id="478494752">
      <w:bodyDiv w:val="1"/>
      <w:marLeft w:val="0"/>
      <w:marRight w:val="0"/>
      <w:marTop w:val="0"/>
      <w:marBottom w:val="0"/>
      <w:divBdr>
        <w:top w:val="none" w:sz="0" w:space="0" w:color="auto"/>
        <w:left w:val="none" w:sz="0" w:space="0" w:color="auto"/>
        <w:bottom w:val="none" w:sz="0" w:space="0" w:color="auto"/>
        <w:right w:val="none" w:sz="0" w:space="0" w:color="auto"/>
      </w:divBdr>
    </w:div>
    <w:div w:id="478613800">
      <w:bodyDiv w:val="1"/>
      <w:marLeft w:val="0"/>
      <w:marRight w:val="0"/>
      <w:marTop w:val="0"/>
      <w:marBottom w:val="0"/>
      <w:divBdr>
        <w:top w:val="none" w:sz="0" w:space="0" w:color="auto"/>
        <w:left w:val="none" w:sz="0" w:space="0" w:color="auto"/>
        <w:bottom w:val="none" w:sz="0" w:space="0" w:color="auto"/>
        <w:right w:val="none" w:sz="0" w:space="0" w:color="auto"/>
      </w:divBdr>
    </w:div>
    <w:div w:id="479658243">
      <w:bodyDiv w:val="1"/>
      <w:marLeft w:val="0"/>
      <w:marRight w:val="0"/>
      <w:marTop w:val="0"/>
      <w:marBottom w:val="0"/>
      <w:divBdr>
        <w:top w:val="none" w:sz="0" w:space="0" w:color="auto"/>
        <w:left w:val="none" w:sz="0" w:space="0" w:color="auto"/>
        <w:bottom w:val="none" w:sz="0" w:space="0" w:color="auto"/>
        <w:right w:val="none" w:sz="0" w:space="0" w:color="auto"/>
      </w:divBdr>
      <w:divsChild>
        <w:div w:id="242230309">
          <w:marLeft w:val="547"/>
          <w:marRight w:val="0"/>
          <w:marTop w:val="125"/>
          <w:marBottom w:val="0"/>
          <w:divBdr>
            <w:top w:val="none" w:sz="0" w:space="0" w:color="auto"/>
            <w:left w:val="none" w:sz="0" w:space="0" w:color="auto"/>
            <w:bottom w:val="none" w:sz="0" w:space="0" w:color="auto"/>
            <w:right w:val="none" w:sz="0" w:space="0" w:color="auto"/>
          </w:divBdr>
        </w:div>
        <w:div w:id="324864762">
          <w:marLeft w:val="547"/>
          <w:marRight w:val="0"/>
          <w:marTop w:val="125"/>
          <w:marBottom w:val="0"/>
          <w:divBdr>
            <w:top w:val="none" w:sz="0" w:space="0" w:color="auto"/>
            <w:left w:val="none" w:sz="0" w:space="0" w:color="auto"/>
            <w:bottom w:val="none" w:sz="0" w:space="0" w:color="auto"/>
            <w:right w:val="none" w:sz="0" w:space="0" w:color="auto"/>
          </w:divBdr>
        </w:div>
        <w:div w:id="1022435499">
          <w:marLeft w:val="547"/>
          <w:marRight w:val="0"/>
          <w:marTop w:val="125"/>
          <w:marBottom w:val="0"/>
          <w:divBdr>
            <w:top w:val="none" w:sz="0" w:space="0" w:color="auto"/>
            <w:left w:val="none" w:sz="0" w:space="0" w:color="auto"/>
            <w:bottom w:val="none" w:sz="0" w:space="0" w:color="auto"/>
            <w:right w:val="none" w:sz="0" w:space="0" w:color="auto"/>
          </w:divBdr>
        </w:div>
        <w:div w:id="2092576932">
          <w:marLeft w:val="547"/>
          <w:marRight w:val="0"/>
          <w:marTop w:val="125"/>
          <w:marBottom w:val="0"/>
          <w:divBdr>
            <w:top w:val="none" w:sz="0" w:space="0" w:color="auto"/>
            <w:left w:val="none" w:sz="0" w:space="0" w:color="auto"/>
            <w:bottom w:val="none" w:sz="0" w:space="0" w:color="auto"/>
            <w:right w:val="none" w:sz="0" w:space="0" w:color="auto"/>
          </w:divBdr>
        </w:div>
      </w:divsChild>
    </w:div>
    <w:div w:id="479734990">
      <w:bodyDiv w:val="1"/>
      <w:marLeft w:val="0"/>
      <w:marRight w:val="0"/>
      <w:marTop w:val="0"/>
      <w:marBottom w:val="0"/>
      <w:divBdr>
        <w:top w:val="none" w:sz="0" w:space="0" w:color="auto"/>
        <w:left w:val="none" w:sz="0" w:space="0" w:color="auto"/>
        <w:bottom w:val="none" w:sz="0" w:space="0" w:color="auto"/>
        <w:right w:val="none" w:sz="0" w:space="0" w:color="auto"/>
      </w:divBdr>
    </w:div>
    <w:div w:id="480121338">
      <w:bodyDiv w:val="1"/>
      <w:marLeft w:val="0"/>
      <w:marRight w:val="0"/>
      <w:marTop w:val="0"/>
      <w:marBottom w:val="0"/>
      <w:divBdr>
        <w:top w:val="none" w:sz="0" w:space="0" w:color="auto"/>
        <w:left w:val="none" w:sz="0" w:space="0" w:color="auto"/>
        <w:bottom w:val="none" w:sz="0" w:space="0" w:color="auto"/>
        <w:right w:val="none" w:sz="0" w:space="0" w:color="auto"/>
      </w:divBdr>
      <w:divsChild>
        <w:div w:id="1468014181">
          <w:marLeft w:val="0"/>
          <w:marRight w:val="0"/>
          <w:marTop w:val="0"/>
          <w:marBottom w:val="0"/>
          <w:divBdr>
            <w:top w:val="none" w:sz="0" w:space="0" w:color="auto"/>
            <w:left w:val="none" w:sz="0" w:space="0" w:color="auto"/>
            <w:bottom w:val="none" w:sz="0" w:space="0" w:color="auto"/>
            <w:right w:val="none" w:sz="0" w:space="0" w:color="auto"/>
          </w:divBdr>
          <w:divsChild>
            <w:div w:id="58986340">
              <w:marLeft w:val="0"/>
              <w:marRight w:val="0"/>
              <w:marTop w:val="0"/>
              <w:marBottom w:val="0"/>
              <w:divBdr>
                <w:top w:val="none" w:sz="0" w:space="0" w:color="auto"/>
                <w:left w:val="none" w:sz="0" w:space="0" w:color="auto"/>
                <w:bottom w:val="none" w:sz="0" w:space="0" w:color="auto"/>
                <w:right w:val="none" w:sz="0" w:space="0" w:color="auto"/>
              </w:divBdr>
            </w:div>
            <w:div w:id="136266615">
              <w:marLeft w:val="0"/>
              <w:marRight w:val="0"/>
              <w:marTop w:val="0"/>
              <w:marBottom w:val="0"/>
              <w:divBdr>
                <w:top w:val="none" w:sz="0" w:space="0" w:color="auto"/>
                <w:left w:val="none" w:sz="0" w:space="0" w:color="auto"/>
                <w:bottom w:val="none" w:sz="0" w:space="0" w:color="auto"/>
                <w:right w:val="none" w:sz="0" w:space="0" w:color="auto"/>
              </w:divBdr>
            </w:div>
            <w:div w:id="545260346">
              <w:marLeft w:val="0"/>
              <w:marRight w:val="0"/>
              <w:marTop w:val="0"/>
              <w:marBottom w:val="0"/>
              <w:divBdr>
                <w:top w:val="none" w:sz="0" w:space="0" w:color="auto"/>
                <w:left w:val="none" w:sz="0" w:space="0" w:color="auto"/>
                <w:bottom w:val="none" w:sz="0" w:space="0" w:color="auto"/>
                <w:right w:val="none" w:sz="0" w:space="0" w:color="auto"/>
              </w:divBdr>
            </w:div>
            <w:div w:id="661734792">
              <w:marLeft w:val="0"/>
              <w:marRight w:val="0"/>
              <w:marTop w:val="0"/>
              <w:marBottom w:val="0"/>
              <w:divBdr>
                <w:top w:val="none" w:sz="0" w:space="0" w:color="auto"/>
                <w:left w:val="none" w:sz="0" w:space="0" w:color="auto"/>
                <w:bottom w:val="none" w:sz="0" w:space="0" w:color="auto"/>
                <w:right w:val="none" w:sz="0" w:space="0" w:color="auto"/>
              </w:divBdr>
            </w:div>
            <w:div w:id="935552543">
              <w:marLeft w:val="0"/>
              <w:marRight w:val="0"/>
              <w:marTop w:val="0"/>
              <w:marBottom w:val="0"/>
              <w:divBdr>
                <w:top w:val="none" w:sz="0" w:space="0" w:color="auto"/>
                <w:left w:val="none" w:sz="0" w:space="0" w:color="auto"/>
                <w:bottom w:val="none" w:sz="0" w:space="0" w:color="auto"/>
                <w:right w:val="none" w:sz="0" w:space="0" w:color="auto"/>
              </w:divBdr>
            </w:div>
            <w:div w:id="1000813056">
              <w:marLeft w:val="0"/>
              <w:marRight w:val="0"/>
              <w:marTop w:val="0"/>
              <w:marBottom w:val="0"/>
              <w:divBdr>
                <w:top w:val="none" w:sz="0" w:space="0" w:color="auto"/>
                <w:left w:val="none" w:sz="0" w:space="0" w:color="auto"/>
                <w:bottom w:val="none" w:sz="0" w:space="0" w:color="auto"/>
                <w:right w:val="none" w:sz="0" w:space="0" w:color="auto"/>
              </w:divBdr>
            </w:div>
            <w:div w:id="1022125046">
              <w:marLeft w:val="0"/>
              <w:marRight w:val="0"/>
              <w:marTop w:val="0"/>
              <w:marBottom w:val="0"/>
              <w:divBdr>
                <w:top w:val="none" w:sz="0" w:space="0" w:color="auto"/>
                <w:left w:val="none" w:sz="0" w:space="0" w:color="auto"/>
                <w:bottom w:val="none" w:sz="0" w:space="0" w:color="auto"/>
                <w:right w:val="none" w:sz="0" w:space="0" w:color="auto"/>
              </w:divBdr>
            </w:div>
            <w:div w:id="1355768786">
              <w:marLeft w:val="0"/>
              <w:marRight w:val="0"/>
              <w:marTop w:val="0"/>
              <w:marBottom w:val="0"/>
              <w:divBdr>
                <w:top w:val="none" w:sz="0" w:space="0" w:color="auto"/>
                <w:left w:val="none" w:sz="0" w:space="0" w:color="auto"/>
                <w:bottom w:val="none" w:sz="0" w:space="0" w:color="auto"/>
                <w:right w:val="none" w:sz="0" w:space="0" w:color="auto"/>
              </w:divBdr>
            </w:div>
            <w:div w:id="1573658195">
              <w:marLeft w:val="0"/>
              <w:marRight w:val="0"/>
              <w:marTop w:val="0"/>
              <w:marBottom w:val="0"/>
              <w:divBdr>
                <w:top w:val="none" w:sz="0" w:space="0" w:color="auto"/>
                <w:left w:val="none" w:sz="0" w:space="0" w:color="auto"/>
                <w:bottom w:val="none" w:sz="0" w:space="0" w:color="auto"/>
                <w:right w:val="none" w:sz="0" w:space="0" w:color="auto"/>
              </w:divBdr>
            </w:div>
            <w:div w:id="1712873626">
              <w:marLeft w:val="0"/>
              <w:marRight w:val="0"/>
              <w:marTop w:val="0"/>
              <w:marBottom w:val="0"/>
              <w:divBdr>
                <w:top w:val="none" w:sz="0" w:space="0" w:color="auto"/>
                <w:left w:val="none" w:sz="0" w:space="0" w:color="auto"/>
                <w:bottom w:val="none" w:sz="0" w:space="0" w:color="auto"/>
                <w:right w:val="none" w:sz="0" w:space="0" w:color="auto"/>
              </w:divBdr>
            </w:div>
            <w:div w:id="1985425486">
              <w:marLeft w:val="0"/>
              <w:marRight w:val="0"/>
              <w:marTop w:val="0"/>
              <w:marBottom w:val="0"/>
              <w:divBdr>
                <w:top w:val="none" w:sz="0" w:space="0" w:color="auto"/>
                <w:left w:val="none" w:sz="0" w:space="0" w:color="auto"/>
                <w:bottom w:val="none" w:sz="0" w:space="0" w:color="auto"/>
                <w:right w:val="none" w:sz="0" w:space="0" w:color="auto"/>
              </w:divBdr>
            </w:div>
            <w:div w:id="210522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048198">
      <w:bodyDiv w:val="1"/>
      <w:marLeft w:val="0"/>
      <w:marRight w:val="0"/>
      <w:marTop w:val="0"/>
      <w:marBottom w:val="0"/>
      <w:divBdr>
        <w:top w:val="none" w:sz="0" w:space="0" w:color="auto"/>
        <w:left w:val="none" w:sz="0" w:space="0" w:color="auto"/>
        <w:bottom w:val="none" w:sz="0" w:space="0" w:color="auto"/>
        <w:right w:val="none" w:sz="0" w:space="0" w:color="auto"/>
      </w:divBdr>
    </w:div>
    <w:div w:id="481197193">
      <w:bodyDiv w:val="1"/>
      <w:marLeft w:val="0"/>
      <w:marRight w:val="0"/>
      <w:marTop w:val="0"/>
      <w:marBottom w:val="0"/>
      <w:divBdr>
        <w:top w:val="none" w:sz="0" w:space="0" w:color="auto"/>
        <w:left w:val="none" w:sz="0" w:space="0" w:color="auto"/>
        <w:bottom w:val="none" w:sz="0" w:space="0" w:color="auto"/>
        <w:right w:val="none" w:sz="0" w:space="0" w:color="auto"/>
      </w:divBdr>
    </w:div>
    <w:div w:id="482356040">
      <w:bodyDiv w:val="1"/>
      <w:marLeft w:val="0"/>
      <w:marRight w:val="0"/>
      <w:marTop w:val="0"/>
      <w:marBottom w:val="0"/>
      <w:divBdr>
        <w:top w:val="none" w:sz="0" w:space="0" w:color="auto"/>
        <w:left w:val="none" w:sz="0" w:space="0" w:color="auto"/>
        <w:bottom w:val="none" w:sz="0" w:space="0" w:color="auto"/>
        <w:right w:val="none" w:sz="0" w:space="0" w:color="auto"/>
      </w:divBdr>
    </w:div>
    <w:div w:id="483473757">
      <w:bodyDiv w:val="1"/>
      <w:marLeft w:val="0"/>
      <w:marRight w:val="0"/>
      <w:marTop w:val="0"/>
      <w:marBottom w:val="0"/>
      <w:divBdr>
        <w:top w:val="none" w:sz="0" w:space="0" w:color="auto"/>
        <w:left w:val="none" w:sz="0" w:space="0" w:color="auto"/>
        <w:bottom w:val="none" w:sz="0" w:space="0" w:color="auto"/>
        <w:right w:val="none" w:sz="0" w:space="0" w:color="auto"/>
      </w:divBdr>
    </w:div>
    <w:div w:id="483475016">
      <w:bodyDiv w:val="1"/>
      <w:marLeft w:val="0"/>
      <w:marRight w:val="0"/>
      <w:marTop w:val="0"/>
      <w:marBottom w:val="0"/>
      <w:divBdr>
        <w:top w:val="none" w:sz="0" w:space="0" w:color="auto"/>
        <w:left w:val="none" w:sz="0" w:space="0" w:color="auto"/>
        <w:bottom w:val="none" w:sz="0" w:space="0" w:color="auto"/>
        <w:right w:val="none" w:sz="0" w:space="0" w:color="auto"/>
      </w:divBdr>
    </w:div>
    <w:div w:id="484710895">
      <w:bodyDiv w:val="1"/>
      <w:marLeft w:val="0"/>
      <w:marRight w:val="0"/>
      <w:marTop w:val="0"/>
      <w:marBottom w:val="0"/>
      <w:divBdr>
        <w:top w:val="none" w:sz="0" w:space="0" w:color="auto"/>
        <w:left w:val="none" w:sz="0" w:space="0" w:color="auto"/>
        <w:bottom w:val="none" w:sz="0" w:space="0" w:color="auto"/>
        <w:right w:val="none" w:sz="0" w:space="0" w:color="auto"/>
      </w:divBdr>
    </w:div>
    <w:div w:id="484904409">
      <w:bodyDiv w:val="1"/>
      <w:marLeft w:val="0"/>
      <w:marRight w:val="0"/>
      <w:marTop w:val="0"/>
      <w:marBottom w:val="0"/>
      <w:divBdr>
        <w:top w:val="none" w:sz="0" w:space="0" w:color="auto"/>
        <w:left w:val="none" w:sz="0" w:space="0" w:color="auto"/>
        <w:bottom w:val="none" w:sz="0" w:space="0" w:color="auto"/>
        <w:right w:val="none" w:sz="0" w:space="0" w:color="auto"/>
      </w:divBdr>
    </w:div>
    <w:div w:id="486363166">
      <w:bodyDiv w:val="1"/>
      <w:marLeft w:val="0"/>
      <w:marRight w:val="0"/>
      <w:marTop w:val="0"/>
      <w:marBottom w:val="0"/>
      <w:divBdr>
        <w:top w:val="none" w:sz="0" w:space="0" w:color="auto"/>
        <w:left w:val="none" w:sz="0" w:space="0" w:color="auto"/>
        <w:bottom w:val="none" w:sz="0" w:space="0" w:color="auto"/>
        <w:right w:val="none" w:sz="0" w:space="0" w:color="auto"/>
      </w:divBdr>
    </w:div>
    <w:div w:id="486365641">
      <w:bodyDiv w:val="1"/>
      <w:marLeft w:val="0"/>
      <w:marRight w:val="0"/>
      <w:marTop w:val="0"/>
      <w:marBottom w:val="0"/>
      <w:divBdr>
        <w:top w:val="none" w:sz="0" w:space="0" w:color="auto"/>
        <w:left w:val="none" w:sz="0" w:space="0" w:color="auto"/>
        <w:bottom w:val="none" w:sz="0" w:space="0" w:color="auto"/>
        <w:right w:val="none" w:sz="0" w:space="0" w:color="auto"/>
      </w:divBdr>
    </w:div>
    <w:div w:id="486827459">
      <w:bodyDiv w:val="1"/>
      <w:marLeft w:val="0"/>
      <w:marRight w:val="0"/>
      <w:marTop w:val="0"/>
      <w:marBottom w:val="0"/>
      <w:divBdr>
        <w:top w:val="none" w:sz="0" w:space="0" w:color="auto"/>
        <w:left w:val="none" w:sz="0" w:space="0" w:color="auto"/>
        <w:bottom w:val="none" w:sz="0" w:space="0" w:color="auto"/>
        <w:right w:val="none" w:sz="0" w:space="0" w:color="auto"/>
      </w:divBdr>
    </w:div>
    <w:div w:id="488135901">
      <w:bodyDiv w:val="1"/>
      <w:marLeft w:val="0"/>
      <w:marRight w:val="0"/>
      <w:marTop w:val="0"/>
      <w:marBottom w:val="0"/>
      <w:divBdr>
        <w:top w:val="none" w:sz="0" w:space="0" w:color="auto"/>
        <w:left w:val="none" w:sz="0" w:space="0" w:color="auto"/>
        <w:bottom w:val="none" w:sz="0" w:space="0" w:color="auto"/>
        <w:right w:val="none" w:sz="0" w:space="0" w:color="auto"/>
      </w:divBdr>
      <w:divsChild>
        <w:div w:id="486822338">
          <w:marLeft w:val="547"/>
          <w:marRight w:val="0"/>
          <w:marTop w:val="154"/>
          <w:marBottom w:val="0"/>
          <w:divBdr>
            <w:top w:val="none" w:sz="0" w:space="0" w:color="auto"/>
            <w:left w:val="none" w:sz="0" w:space="0" w:color="auto"/>
            <w:bottom w:val="none" w:sz="0" w:space="0" w:color="auto"/>
            <w:right w:val="none" w:sz="0" w:space="0" w:color="auto"/>
          </w:divBdr>
        </w:div>
        <w:div w:id="2134277763">
          <w:marLeft w:val="547"/>
          <w:marRight w:val="0"/>
          <w:marTop w:val="154"/>
          <w:marBottom w:val="0"/>
          <w:divBdr>
            <w:top w:val="none" w:sz="0" w:space="0" w:color="auto"/>
            <w:left w:val="none" w:sz="0" w:space="0" w:color="auto"/>
            <w:bottom w:val="none" w:sz="0" w:space="0" w:color="auto"/>
            <w:right w:val="none" w:sz="0" w:space="0" w:color="auto"/>
          </w:divBdr>
        </w:div>
      </w:divsChild>
    </w:div>
    <w:div w:id="488327070">
      <w:bodyDiv w:val="1"/>
      <w:marLeft w:val="0"/>
      <w:marRight w:val="0"/>
      <w:marTop w:val="0"/>
      <w:marBottom w:val="0"/>
      <w:divBdr>
        <w:top w:val="none" w:sz="0" w:space="0" w:color="auto"/>
        <w:left w:val="none" w:sz="0" w:space="0" w:color="auto"/>
        <w:bottom w:val="none" w:sz="0" w:space="0" w:color="auto"/>
        <w:right w:val="none" w:sz="0" w:space="0" w:color="auto"/>
      </w:divBdr>
    </w:div>
    <w:div w:id="488447427">
      <w:bodyDiv w:val="1"/>
      <w:marLeft w:val="0"/>
      <w:marRight w:val="0"/>
      <w:marTop w:val="0"/>
      <w:marBottom w:val="0"/>
      <w:divBdr>
        <w:top w:val="none" w:sz="0" w:space="0" w:color="auto"/>
        <w:left w:val="none" w:sz="0" w:space="0" w:color="auto"/>
        <w:bottom w:val="none" w:sz="0" w:space="0" w:color="auto"/>
        <w:right w:val="none" w:sz="0" w:space="0" w:color="auto"/>
      </w:divBdr>
    </w:div>
    <w:div w:id="490488812">
      <w:bodyDiv w:val="1"/>
      <w:marLeft w:val="0"/>
      <w:marRight w:val="0"/>
      <w:marTop w:val="0"/>
      <w:marBottom w:val="0"/>
      <w:divBdr>
        <w:top w:val="none" w:sz="0" w:space="0" w:color="auto"/>
        <w:left w:val="none" w:sz="0" w:space="0" w:color="auto"/>
        <w:bottom w:val="none" w:sz="0" w:space="0" w:color="auto"/>
        <w:right w:val="none" w:sz="0" w:space="0" w:color="auto"/>
      </w:divBdr>
    </w:div>
    <w:div w:id="490675670">
      <w:bodyDiv w:val="1"/>
      <w:marLeft w:val="0"/>
      <w:marRight w:val="0"/>
      <w:marTop w:val="0"/>
      <w:marBottom w:val="0"/>
      <w:divBdr>
        <w:top w:val="none" w:sz="0" w:space="0" w:color="auto"/>
        <w:left w:val="none" w:sz="0" w:space="0" w:color="auto"/>
        <w:bottom w:val="none" w:sz="0" w:space="0" w:color="auto"/>
        <w:right w:val="none" w:sz="0" w:space="0" w:color="auto"/>
      </w:divBdr>
    </w:div>
    <w:div w:id="490878197">
      <w:bodyDiv w:val="1"/>
      <w:marLeft w:val="0"/>
      <w:marRight w:val="0"/>
      <w:marTop w:val="0"/>
      <w:marBottom w:val="0"/>
      <w:divBdr>
        <w:top w:val="none" w:sz="0" w:space="0" w:color="auto"/>
        <w:left w:val="none" w:sz="0" w:space="0" w:color="auto"/>
        <w:bottom w:val="none" w:sz="0" w:space="0" w:color="auto"/>
        <w:right w:val="none" w:sz="0" w:space="0" w:color="auto"/>
      </w:divBdr>
    </w:div>
    <w:div w:id="491143735">
      <w:bodyDiv w:val="1"/>
      <w:marLeft w:val="0"/>
      <w:marRight w:val="0"/>
      <w:marTop w:val="0"/>
      <w:marBottom w:val="0"/>
      <w:divBdr>
        <w:top w:val="none" w:sz="0" w:space="0" w:color="auto"/>
        <w:left w:val="none" w:sz="0" w:space="0" w:color="auto"/>
        <w:bottom w:val="none" w:sz="0" w:space="0" w:color="auto"/>
        <w:right w:val="none" w:sz="0" w:space="0" w:color="auto"/>
      </w:divBdr>
    </w:div>
    <w:div w:id="492646991">
      <w:bodyDiv w:val="1"/>
      <w:marLeft w:val="0"/>
      <w:marRight w:val="0"/>
      <w:marTop w:val="0"/>
      <w:marBottom w:val="0"/>
      <w:divBdr>
        <w:top w:val="none" w:sz="0" w:space="0" w:color="auto"/>
        <w:left w:val="none" w:sz="0" w:space="0" w:color="auto"/>
        <w:bottom w:val="none" w:sz="0" w:space="0" w:color="auto"/>
        <w:right w:val="none" w:sz="0" w:space="0" w:color="auto"/>
      </w:divBdr>
    </w:div>
    <w:div w:id="492835747">
      <w:bodyDiv w:val="1"/>
      <w:marLeft w:val="0"/>
      <w:marRight w:val="0"/>
      <w:marTop w:val="0"/>
      <w:marBottom w:val="0"/>
      <w:divBdr>
        <w:top w:val="none" w:sz="0" w:space="0" w:color="auto"/>
        <w:left w:val="none" w:sz="0" w:space="0" w:color="auto"/>
        <w:bottom w:val="none" w:sz="0" w:space="0" w:color="auto"/>
        <w:right w:val="none" w:sz="0" w:space="0" w:color="auto"/>
      </w:divBdr>
    </w:div>
    <w:div w:id="492913951">
      <w:bodyDiv w:val="1"/>
      <w:marLeft w:val="0"/>
      <w:marRight w:val="0"/>
      <w:marTop w:val="0"/>
      <w:marBottom w:val="0"/>
      <w:divBdr>
        <w:top w:val="none" w:sz="0" w:space="0" w:color="auto"/>
        <w:left w:val="none" w:sz="0" w:space="0" w:color="auto"/>
        <w:bottom w:val="none" w:sz="0" w:space="0" w:color="auto"/>
        <w:right w:val="none" w:sz="0" w:space="0" w:color="auto"/>
      </w:divBdr>
    </w:div>
    <w:div w:id="493108252">
      <w:bodyDiv w:val="1"/>
      <w:marLeft w:val="0"/>
      <w:marRight w:val="0"/>
      <w:marTop w:val="0"/>
      <w:marBottom w:val="0"/>
      <w:divBdr>
        <w:top w:val="none" w:sz="0" w:space="0" w:color="auto"/>
        <w:left w:val="none" w:sz="0" w:space="0" w:color="auto"/>
        <w:bottom w:val="none" w:sz="0" w:space="0" w:color="auto"/>
        <w:right w:val="none" w:sz="0" w:space="0" w:color="auto"/>
      </w:divBdr>
    </w:div>
    <w:div w:id="493373600">
      <w:bodyDiv w:val="1"/>
      <w:marLeft w:val="0"/>
      <w:marRight w:val="0"/>
      <w:marTop w:val="0"/>
      <w:marBottom w:val="0"/>
      <w:divBdr>
        <w:top w:val="none" w:sz="0" w:space="0" w:color="auto"/>
        <w:left w:val="none" w:sz="0" w:space="0" w:color="auto"/>
        <w:bottom w:val="none" w:sz="0" w:space="0" w:color="auto"/>
        <w:right w:val="none" w:sz="0" w:space="0" w:color="auto"/>
      </w:divBdr>
    </w:div>
    <w:div w:id="493380171">
      <w:bodyDiv w:val="1"/>
      <w:marLeft w:val="0"/>
      <w:marRight w:val="0"/>
      <w:marTop w:val="0"/>
      <w:marBottom w:val="0"/>
      <w:divBdr>
        <w:top w:val="none" w:sz="0" w:space="0" w:color="auto"/>
        <w:left w:val="none" w:sz="0" w:space="0" w:color="auto"/>
        <w:bottom w:val="none" w:sz="0" w:space="0" w:color="auto"/>
        <w:right w:val="none" w:sz="0" w:space="0" w:color="auto"/>
      </w:divBdr>
    </w:div>
    <w:div w:id="494032769">
      <w:bodyDiv w:val="1"/>
      <w:marLeft w:val="0"/>
      <w:marRight w:val="0"/>
      <w:marTop w:val="0"/>
      <w:marBottom w:val="0"/>
      <w:divBdr>
        <w:top w:val="none" w:sz="0" w:space="0" w:color="auto"/>
        <w:left w:val="none" w:sz="0" w:space="0" w:color="auto"/>
        <w:bottom w:val="none" w:sz="0" w:space="0" w:color="auto"/>
        <w:right w:val="none" w:sz="0" w:space="0" w:color="auto"/>
      </w:divBdr>
    </w:div>
    <w:div w:id="494150002">
      <w:bodyDiv w:val="1"/>
      <w:marLeft w:val="0"/>
      <w:marRight w:val="0"/>
      <w:marTop w:val="0"/>
      <w:marBottom w:val="0"/>
      <w:divBdr>
        <w:top w:val="none" w:sz="0" w:space="0" w:color="auto"/>
        <w:left w:val="none" w:sz="0" w:space="0" w:color="auto"/>
        <w:bottom w:val="none" w:sz="0" w:space="0" w:color="auto"/>
        <w:right w:val="none" w:sz="0" w:space="0" w:color="auto"/>
      </w:divBdr>
      <w:divsChild>
        <w:div w:id="357049862">
          <w:marLeft w:val="1166"/>
          <w:marRight w:val="0"/>
          <w:marTop w:val="96"/>
          <w:marBottom w:val="0"/>
          <w:divBdr>
            <w:top w:val="none" w:sz="0" w:space="0" w:color="auto"/>
            <w:left w:val="none" w:sz="0" w:space="0" w:color="auto"/>
            <w:bottom w:val="none" w:sz="0" w:space="0" w:color="auto"/>
            <w:right w:val="none" w:sz="0" w:space="0" w:color="auto"/>
          </w:divBdr>
        </w:div>
        <w:div w:id="855770251">
          <w:marLeft w:val="547"/>
          <w:marRight w:val="0"/>
          <w:marTop w:val="115"/>
          <w:marBottom w:val="0"/>
          <w:divBdr>
            <w:top w:val="none" w:sz="0" w:space="0" w:color="auto"/>
            <w:left w:val="none" w:sz="0" w:space="0" w:color="auto"/>
            <w:bottom w:val="none" w:sz="0" w:space="0" w:color="auto"/>
            <w:right w:val="none" w:sz="0" w:space="0" w:color="auto"/>
          </w:divBdr>
        </w:div>
        <w:div w:id="1323584802">
          <w:marLeft w:val="547"/>
          <w:marRight w:val="0"/>
          <w:marTop w:val="106"/>
          <w:marBottom w:val="0"/>
          <w:divBdr>
            <w:top w:val="none" w:sz="0" w:space="0" w:color="auto"/>
            <w:left w:val="none" w:sz="0" w:space="0" w:color="auto"/>
            <w:bottom w:val="none" w:sz="0" w:space="0" w:color="auto"/>
            <w:right w:val="none" w:sz="0" w:space="0" w:color="auto"/>
          </w:divBdr>
        </w:div>
        <w:div w:id="1436174611">
          <w:marLeft w:val="1166"/>
          <w:marRight w:val="0"/>
          <w:marTop w:val="96"/>
          <w:marBottom w:val="0"/>
          <w:divBdr>
            <w:top w:val="none" w:sz="0" w:space="0" w:color="auto"/>
            <w:left w:val="none" w:sz="0" w:space="0" w:color="auto"/>
            <w:bottom w:val="none" w:sz="0" w:space="0" w:color="auto"/>
            <w:right w:val="none" w:sz="0" w:space="0" w:color="auto"/>
          </w:divBdr>
        </w:div>
      </w:divsChild>
    </w:div>
    <w:div w:id="494300348">
      <w:bodyDiv w:val="1"/>
      <w:marLeft w:val="0"/>
      <w:marRight w:val="0"/>
      <w:marTop w:val="0"/>
      <w:marBottom w:val="0"/>
      <w:divBdr>
        <w:top w:val="none" w:sz="0" w:space="0" w:color="auto"/>
        <w:left w:val="none" w:sz="0" w:space="0" w:color="auto"/>
        <w:bottom w:val="none" w:sz="0" w:space="0" w:color="auto"/>
        <w:right w:val="none" w:sz="0" w:space="0" w:color="auto"/>
      </w:divBdr>
    </w:div>
    <w:div w:id="495533135">
      <w:bodyDiv w:val="1"/>
      <w:marLeft w:val="0"/>
      <w:marRight w:val="0"/>
      <w:marTop w:val="0"/>
      <w:marBottom w:val="0"/>
      <w:divBdr>
        <w:top w:val="none" w:sz="0" w:space="0" w:color="auto"/>
        <w:left w:val="none" w:sz="0" w:space="0" w:color="auto"/>
        <w:bottom w:val="none" w:sz="0" w:space="0" w:color="auto"/>
        <w:right w:val="none" w:sz="0" w:space="0" w:color="auto"/>
      </w:divBdr>
    </w:div>
    <w:div w:id="495999620">
      <w:bodyDiv w:val="1"/>
      <w:marLeft w:val="0"/>
      <w:marRight w:val="0"/>
      <w:marTop w:val="0"/>
      <w:marBottom w:val="0"/>
      <w:divBdr>
        <w:top w:val="none" w:sz="0" w:space="0" w:color="auto"/>
        <w:left w:val="none" w:sz="0" w:space="0" w:color="auto"/>
        <w:bottom w:val="none" w:sz="0" w:space="0" w:color="auto"/>
        <w:right w:val="none" w:sz="0" w:space="0" w:color="auto"/>
      </w:divBdr>
      <w:divsChild>
        <w:div w:id="445514423">
          <w:marLeft w:val="1800"/>
          <w:marRight w:val="0"/>
          <w:marTop w:val="67"/>
          <w:marBottom w:val="0"/>
          <w:divBdr>
            <w:top w:val="none" w:sz="0" w:space="0" w:color="auto"/>
            <w:left w:val="none" w:sz="0" w:space="0" w:color="auto"/>
            <w:bottom w:val="none" w:sz="0" w:space="0" w:color="auto"/>
            <w:right w:val="none" w:sz="0" w:space="0" w:color="auto"/>
          </w:divBdr>
        </w:div>
        <w:div w:id="730268986">
          <w:marLeft w:val="547"/>
          <w:marRight w:val="0"/>
          <w:marTop w:val="96"/>
          <w:marBottom w:val="0"/>
          <w:divBdr>
            <w:top w:val="none" w:sz="0" w:space="0" w:color="auto"/>
            <w:left w:val="none" w:sz="0" w:space="0" w:color="auto"/>
            <w:bottom w:val="none" w:sz="0" w:space="0" w:color="auto"/>
            <w:right w:val="none" w:sz="0" w:space="0" w:color="auto"/>
          </w:divBdr>
        </w:div>
        <w:div w:id="1214539252">
          <w:marLeft w:val="1166"/>
          <w:marRight w:val="0"/>
          <w:marTop w:val="86"/>
          <w:marBottom w:val="0"/>
          <w:divBdr>
            <w:top w:val="none" w:sz="0" w:space="0" w:color="auto"/>
            <w:left w:val="none" w:sz="0" w:space="0" w:color="auto"/>
            <w:bottom w:val="none" w:sz="0" w:space="0" w:color="auto"/>
            <w:right w:val="none" w:sz="0" w:space="0" w:color="auto"/>
          </w:divBdr>
        </w:div>
        <w:div w:id="2132480977">
          <w:marLeft w:val="1166"/>
          <w:marRight w:val="0"/>
          <w:marTop w:val="86"/>
          <w:marBottom w:val="0"/>
          <w:divBdr>
            <w:top w:val="none" w:sz="0" w:space="0" w:color="auto"/>
            <w:left w:val="none" w:sz="0" w:space="0" w:color="auto"/>
            <w:bottom w:val="none" w:sz="0" w:space="0" w:color="auto"/>
            <w:right w:val="none" w:sz="0" w:space="0" w:color="auto"/>
          </w:divBdr>
        </w:div>
      </w:divsChild>
    </w:div>
    <w:div w:id="496460338">
      <w:bodyDiv w:val="1"/>
      <w:marLeft w:val="0"/>
      <w:marRight w:val="0"/>
      <w:marTop w:val="0"/>
      <w:marBottom w:val="0"/>
      <w:divBdr>
        <w:top w:val="none" w:sz="0" w:space="0" w:color="auto"/>
        <w:left w:val="none" w:sz="0" w:space="0" w:color="auto"/>
        <w:bottom w:val="none" w:sz="0" w:space="0" w:color="auto"/>
        <w:right w:val="none" w:sz="0" w:space="0" w:color="auto"/>
      </w:divBdr>
    </w:div>
    <w:div w:id="497185770">
      <w:bodyDiv w:val="1"/>
      <w:marLeft w:val="0"/>
      <w:marRight w:val="0"/>
      <w:marTop w:val="0"/>
      <w:marBottom w:val="0"/>
      <w:divBdr>
        <w:top w:val="none" w:sz="0" w:space="0" w:color="auto"/>
        <w:left w:val="none" w:sz="0" w:space="0" w:color="auto"/>
        <w:bottom w:val="none" w:sz="0" w:space="0" w:color="auto"/>
        <w:right w:val="none" w:sz="0" w:space="0" w:color="auto"/>
      </w:divBdr>
    </w:div>
    <w:div w:id="497231087">
      <w:bodyDiv w:val="1"/>
      <w:marLeft w:val="0"/>
      <w:marRight w:val="0"/>
      <w:marTop w:val="0"/>
      <w:marBottom w:val="0"/>
      <w:divBdr>
        <w:top w:val="none" w:sz="0" w:space="0" w:color="auto"/>
        <w:left w:val="none" w:sz="0" w:space="0" w:color="auto"/>
        <w:bottom w:val="none" w:sz="0" w:space="0" w:color="auto"/>
        <w:right w:val="none" w:sz="0" w:space="0" w:color="auto"/>
      </w:divBdr>
    </w:div>
    <w:div w:id="497311297">
      <w:bodyDiv w:val="1"/>
      <w:marLeft w:val="0"/>
      <w:marRight w:val="0"/>
      <w:marTop w:val="0"/>
      <w:marBottom w:val="0"/>
      <w:divBdr>
        <w:top w:val="none" w:sz="0" w:space="0" w:color="auto"/>
        <w:left w:val="none" w:sz="0" w:space="0" w:color="auto"/>
        <w:bottom w:val="none" w:sz="0" w:space="0" w:color="auto"/>
        <w:right w:val="none" w:sz="0" w:space="0" w:color="auto"/>
      </w:divBdr>
    </w:div>
    <w:div w:id="498887512">
      <w:bodyDiv w:val="1"/>
      <w:marLeft w:val="0"/>
      <w:marRight w:val="0"/>
      <w:marTop w:val="0"/>
      <w:marBottom w:val="0"/>
      <w:divBdr>
        <w:top w:val="none" w:sz="0" w:space="0" w:color="auto"/>
        <w:left w:val="none" w:sz="0" w:space="0" w:color="auto"/>
        <w:bottom w:val="none" w:sz="0" w:space="0" w:color="auto"/>
        <w:right w:val="none" w:sz="0" w:space="0" w:color="auto"/>
      </w:divBdr>
      <w:divsChild>
        <w:div w:id="989212112">
          <w:marLeft w:val="1800"/>
          <w:marRight w:val="0"/>
          <w:marTop w:val="115"/>
          <w:marBottom w:val="0"/>
          <w:divBdr>
            <w:top w:val="none" w:sz="0" w:space="0" w:color="auto"/>
            <w:left w:val="none" w:sz="0" w:space="0" w:color="auto"/>
            <w:bottom w:val="none" w:sz="0" w:space="0" w:color="auto"/>
            <w:right w:val="none" w:sz="0" w:space="0" w:color="auto"/>
          </w:divBdr>
        </w:div>
        <w:div w:id="1463188668">
          <w:marLeft w:val="1800"/>
          <w:marRight w:val="0"/>
          <w:marTop w:val="115"/>
          <w:marBottom w:val="0"/>
          <w:divBdr>
            <w:top w:val="none" w:sz="0" w:space="0" w:color="auto"/>
            <w:left w:val="none" w:sz="0" w:space="0" w:color="auto"/>
            <w:bottom w:val="none" w:sz="0" w:space="0" w:color="auto"/>
            <w:right w:val="none" w:sz="0" w:space="0" w:color="auto"/>
          </w:divBdr>
        </w:div>
        <w:div w:id="1649438031">
          <w:marLeft w:val="1166"/>
          <w:marRight w:val="0"/>
          <w:marTop w:val="134"/>
          <w:marBottom w:val="0"/>
          <w:divBdr>
            <w:top w:val="none" w:sz="0" w:space="0" w:color="auto"/>
            <w:left w:val="none" w:sz="0" w:space="0" w:color="auto"/>
            <w:bottom w:val="none" w:sz="0" w:space="0" w:color="auto"/>
            <w:right w:val="none" w:sz="0" w:space="0" w:color="auto"/>
          </w:divBdr>
        </w:div>
        <w:div w:id="1934045668">
          <w:marLeft w:val="547"/>
          <w:marRight w:val="0"/>
          <w:marTop w:val="154"/>
          <w:marBottom w:val="0"/>
          <w:divBdr>
            <w:top w:val="none" w:sz="0" w:space="0" w:color="auto"/>
            <w:left w:val="none" w:sz="0" w:space="0" w:color="auto"/>
            <w:bottom w:val="none" w:sz="0" w:space="0" w:color="auto"/>
            <w:right w:val="none" w:sz="0" w:space="0" w:color="auto"/>
          </w:divBdr>
        </w:div>
      </w:divsChild>
    </w:div>
    <w:div w:id="500394628">
      <w:bodyDiv w:val="1"/>
      <w:marLeft w:val="0"/>
      <w:marRight w:val="0"/>
      <w:marTop w:val="0"/>
      <w:marBottom w:val="0"/>
      <w:divBdr>
        <w:top w:val="none" w:sz="0" w:space="0" w:color="auto"/>
        <w:left w:val="none" w:sz="0" w:space="0" w:color="auto"/>
        <w:bottom w:val="none" w:sz="0" w:space="0" w:color="auto"/>
        <w:right w:val="none" w:sz="0" w:space="0" w:color="auto"/>
      </w:divBdr>
      <w:divsChild>
        <w:div w:id="8222623">
          <w:marLeft w:val="1800"/>
          <w:marRight w:val="0"/>
          <w:marTop w:val="91"/>
          <w:marBottom w:val="0"/>
          <w:divBdr>
            <w:top w:val="none" w:sz="0" w:space="0" w:color="auto"/>
            <w:left w:val="none" w:sz="0" w:space="0" w:color="auto"/>
            <w:bottom w:val="none" w:sz="0" w:space="0" w:color="auto"/>
            <w:right w:val="none" w:sz="0" w:space="0" w:color="auto"/>
          </w:divBdr>
        </w:div>
        <w:div w:id="762609087">
          <w:marLeft w:val="1800"/>
          <w:marRight w:val="0"/>
          <w:marTop w:val="91"/>
          <w:marBottom w:val="0"/>
          <w:divBdr>
            <w:top w:val="none" w:sz="0" w:space="0" w:color="auto"/>
            <w:left w:val="none" w:sz="0" w:space="0" w:color="auto"/>
            <w:bottom w:val="none" w:sz="0" w:space="0" w:color="auto"/>
            <w:right w:val="none" w:sz="0" w:space="0" w:color="auto"/>
          </w:divBdr>
        </w:div>
        <w:div w:id="1139542427">
          <w:marLeft w:val="1166"/>
          <w:marRight w:val="0"/>
          <w:marTop w:val="106"/>
          <w:marBottom w:val="0"/>
          <w:divBdr>
            <w:top w:val="none" w:sz="0" w:space="0" w:color="auto"/>
            <w:left w:val="none" w:sz="0" w:space="0" w:color="auto"/>
            <w:bottom w:val="none" w:sz="0" w:space="0" w:color="auto"/>
            <w:right w:val="none" w:sz="0" w:space="0" w:color="auto"/>
          </w:divBdr>
        </w:div>
        <w:div w:id="1459488744">
          <w:marLeft w:val="1166"/>
          <w:marRight w:val="0"/>
          <w:marTop w:val="106"/>
          <w:marBottom w:val="0"/>
          <w:divBdr>
            <w:top w:val="none" w:sz="0" w:space="0" w:color="auto"/>
            <w:left w:val="none" w:sz="0" w:space="0" w:color="auto"/>
            <w:bottom w:val="none" w:sz="0" w:space="0" w:color="auto"/>
            <w:right w:val="none" w:sz="0" w:space="0" w:color="auto"/>
          </w:divBdr>
        </w:div>
        <w:div w:id="1714304775">
          <w:marLeft w:val="1166"/>
          <w:marRight w:val="0"/>
          <w:marTop w:val="106"/>
          <w:marBottom w:val="0"/>
          <w:divBdr>
            <w:top w:val="none" w:sz="0" w:space="0" w:color="auto"/>
            <w:left w:val="none" w:sz="0" w:space="0" w:color="auto"/>
            <w:bottom w:val="none" w:sz="0" w:space="0" w:color="auto"/>
            <w:right w:val="none" w:sz="0" w:space="0" w:color="auto"/>
          </w:divBdr>
        </w:div>
        <w:div w:id="1900549937">
          <w:marLeft w:val="547"/>
          <w:marRight w:val="0"/>
          <w:marTop w:val="120"/>
          <w:marBottom w:val="0"/>
          <w:divBdr>
            <w:top w:val="none" w:sz="0" w:space="0" w:color="auto"/>
            <w:left w:val="none" w:sz="0" w:space="0" w:color="auto"/>
            <w:bottom w:val="none" w:sz="0" w:space="0" w:color="auto"/>
            <w:right w:val="none" w:sz="0" w:space="0" w:color="auto"/>
          </w:divBdr>
        </w:div>
        <w:div w:id="1983146577">
          <w:marLeft w:val="1166"/>
          <w:marRight w:val="0"/>
          <w:marTop w:val="106"/>
          <w:marBottom w:val="0"/>
          <w:divBdr>
            <w:top w:val="none" w:sz="0" w:space="0" w:color="auto"/>
            <w:left w:val="none" w:sz="0" w:space="0" w:color="auto"/>
            <w:bottom w:val="none" w:sz="0" w:space="0" w:color="auto"/>
            <w:right w:val="none" w:sz="0" w:space="0" w:color="auto"/>
          </w:divBdr>
        </w:div>
      </w:divsChild>
    </w:div>
    <w:div w:id="500434217">
      <w:bodyDiv w:val="1"/>
      <w:marLeft w:val="0"/>
      <w:marRight w:val="0"/>
      <w:marTop w:val="0"/>
      <w:marBottom w:val="0"/>
      <w:divBdr>
        <w:top w:val="none" w:sz="0" w:space="0" w:color="auto"/>
        <w:left w:val="none" w:sz="0" w:space="0" w:color="auto"/>
        <w:bottom w:val="none" w:sz="0" w:space="0" w:color="auto"/>
        <w:right w:val="none" w:sz="0" w:space="0" w:color="auto"/>
      </w:divBdr>
    </w:div>
    <w:div w:id="500774537">
      <w:bodyDiv w:val="1"/>
      <w:marLeft w:val="0"/>
      <w:marRight w:val="0"/>
      <w:marTop w:val="0"/>
      <w:marBottom w:val="0"/>
      <w:divBdr>
        <w:top w:val="none" w:sz="0" w:space="0" w:color="auto"/>
        <w:left w:val="none" w:sz="0" w:space="0" w:color="auto"/>
        <w:bottom w:val="none" w:sz="0" w:space="0" w:color="auto"/>
        <w:right w:val="none" w:sz="0" w:space="0" w:color="auto"/>
      </w:divBdr>
    </w:div>
    <w:div w:id="501899051">
      <w:bodyDiv w:val="1"/>
      <w:marLeft w:val="0"/>
      <w:marRight w:val="0"/>
      <w:marTop w:val="0"/>
      <w:marBottom w:val="0"/>
      <w:divBdr>
        <w:top w:val="none" w:sz="0" w:space="0" w:color="auto"/>
        <w:left w:val="none" w:sz="0" w:space="0" w:color="auto"/>
        <w:bottom w:val="none" w:sz="0" w:space="0" w:color="auto"/>
        <w:right w:val="none" w:sz="0" w:space="0" w:color="auto"/>
      </w:divBdr>
    </w:div>
    <w:div w:id="501966849">
      <w:bodyDiv w:val="1"/>
      <w:marLeft w:val="0"/>
      <w:marRight w:val="0"/>
      <w:marTop w:val="0"/>
      <w:marBottom w:val="0"/>
      <w:divBdr>
        <w:top w:val="none" w:sz="0" w:space="0" w:color="auto"/>
        <w:left w:val="none" w:sz="0" w:space="0" w:color="auto"/>
        <w:bottom w:val="none" w:sz="0" w:space="0" w:color="auto"/>
        <w:right w:val="none" w:sz="0" w:space="0" w:color="auto"/>
      </w:divBdr>
    </w:div>
    <w:div w:id="502010825">
      <w:bodyDiv w:val="1"/>
      <w:marLeft w:val="0"/>
      <w:marRight w:val="0"/>
      <w:marTop w:val="0"/>
      <w:marBottom w:val="0"/>
      <w:divBdr>
        <w:top w:val="none" w:sz="0" w:space="0" w:color="auto"/>
        <w:left w:val="none" w:sz="0" w:space="0" w:color="auto"/>
        <w:bottom w:val="none" w:sz="0" w:space="0" w:color="auto"/>
        <w:right w:val="none" w:sz="0" w:space="0" w:color="auto"/>
      </w:divBdr>
    </w:div>
    <w:div w:id="502890191">
      <w:bodyDiv w:val="1"/>
      <w:marLeft w:val="0"/>
      <w:marRight w:val="0"/>
      <w:marTop w:val="0"/>
      <w:marBottom w:val="0"/>
      <w:divBdr>
        <w:top w:val="none" w:sz="0" w:space="0" w:color="auto"/>
        <w:left w:val="none" w:sz="0" w:space="0" w:color="auto"/>
        <w:bottom w:val="none" w:sz="0" w:space="0" w:color="auto"/>
        <w:right w:val="none" w:sz="0" w:space="0" w:color="auto"/>
      </w:divBdr>
    </w:div>
    <w:div w:id="504200601">
      <w:bodyDiv w:val="1"/>
      <w:marLeft w:val="0"/>
      <w:marRight w:val="0"/>
      <w:marTop w:val="0"/>
      <w:marBottom w:val="0"/>
      <w:divBdr>
        <w:top w:val="none" w:sz="0" w:space="0" w:color="auto"/>
        <w:left w:val="none" w:sz="0" w:space="0" w:color="auto"/>
        <w:bottom w:val="none" w:sz="0" w:space="0" w:color="auto"/>
        <w:right w:val="none" w:sz="0" w:space="0" w:color="auto"/>
      </w:divBdr>
    </w:div>
    <w:div w:id="504443386">
      <w:bodyDiv w:val="1"/>
      <w:marLeft w:val="0"/>
      <w:marRight w:val="0"/>
      <w:marTop w:val="0"/>
      <w:marBottom w:val="0"/>
      <w:divBdr>
        <w:top w:val="none" w:sz="0" w:space="0" w:color="auto"/>
        <w:left w:val="none" w:sz="0" w:space="0" w:color="auto"/>
        <w:bottom w:val="none" w:sz="0" w:space="0" w:color="auto"/>
        <w:right w:val="none" w:sz="0" w:space="0" w:color="auto"/>
      </w:divBdr>
    </w:div>
    <w:div w:id="504513469">
      <w:bodyDiv w:val="1"/>
      <w:marLeft w:val="0"/>
      <w:marRight w:val="0"/>
      <w:marTop w:val="0"/>
      <w:marBottom w:val="0"/>
      <w:divBdr>
        <w:top w:val="none" w:sz="0" w:space="0" w:color="auto"/>
        <w:left w:val="none" w:sz="0" w:space="0" w:color="auto"/>
        <w:bottom w:val="none" w:sz="0" w:space="0" w:color="auto"/>
        <w:right w:val="none" w:sz="0" w:space="0" w:color="auto"/>
      </w:divBdr>
    </w:div>
    <w:div w:id="505486368">
      <w:bodyDiv w:val="1"/>
      <w:marLeft w:val="0"/>
      <w:marRight w:val="0"/>
      <w:marTop w:val="0"/>
      <w:marBottom w:val="0"/>
      <w:divBdr>
        <w:top w:val="none" w:sz="0" w:space="0" w:color="auto"/>
        <w:left w:val="none" w:sz="0" w:space="0" w:color="auto"/>
        <w:bottom w:val="none" w:sz="0" w:space="0" w:color="auto"/>
        <w:right w:val="none" w:sz="0" w:space="0" w:color="auto"/>
      </w:divBdr>
    </w:div>
    <w:div w:id="506483442">
      <w:bodyDiv w:val="1"/>
      <w:marLeft w:val="0"/>
      <w:marRight w:val="0"/>
      <w:marTop w:val="0"/>
      <w:marBottom w:val="0"/>
      <w:divBdr>
        <w:top w:val="none" w:sz="0" w:space="0" w:color="auto"/>
        <w:left w:val="none" w:sz="0" w:space="0" w:color="auto"/>
        <w:bottom w:val="none" w:sz="0" w:space="0" w:color="auto"/>
        <w:right w:val="none" w:sz="0" w:space="0" w:color="auto"/>
      </w:divBdr>
    </w:div>
    <w:div w:id="506486268">
      <w:bodyDiv w:val="1"/>
      <w:marLeft w:val="0"/>
      <w:marRight w:val="0"/>
      <w:marTop w:val="0"/>
      <w:marBottom w:val="0"/>
      <w:divBdr>
        <w:top w:val="none" w:sz="0" w:space="0" w:color="auto"/>
        <w:left w:val="none" w:sz="0" w:space="0" w:color="auto"/>
        <w:bottom w:val="none" w:sz="0" w:space="0" w:color="auto"/>
        <w:right w:val="none" w:sz="0" w:space="0" w:color="auto"/>
      </w:divBdr>
      <w:divsChild>
        <w:div w:id="117796478">
          <w:marLeft w:val="1166"/>
          <w:marRight w:val="0"/>
          <w:marTop w:val="134"/>
          <w:marBottom w:val="0"/>
          <w:divBdr>
            <w:top w:val="none" w:sz="0" w:space="0" w:color="auto"/>
            <w:left w:val="none" w:sz="0" w:space="0" w:color="auto"/>
            <w:bottom w:val="none" w:sz="0" w:space="0" w:color="auto"/>
            <w:right w:val="none" w:sz="0" w:space="0" w:color="auto"/>
          </w:divBdr>
        </w:div>
        <w:div w:id="195852025">
          <w:marLeft w:val="1800"/>
          <w:marRight w:val="0"/>
          <w:marTop w:val="115"/>
          <w:marBottom w:val="0"/>
          <w:divBdr>
            <w:top w:val="none" w:sz="0" w:space="0" w:color="auto"/>
            <w:left w:val="none" w:sz="0" w:space="0" w:color="auto"/>
            <w:bottom w:val="none" w:sz="0" w:space="0" w:color="auto"/>
            <w:right w:val="none" w:sz="0" w:space="0" w:color="auto"/>
          </w:divBdr>
        </w:div>
        <w:div w:id="308362470">
          <w:marLeft w:val="1166"/>
          <w:marRight w:val="0"/>
          <w:marTop w:val="134"/>
          <w:marBottom w:val="0"/>
          <w:divBdr>
            <w:top w:val="none" w:sz="0" w:space="0" w:color="auto"/>
            <w:left w:val="none" w:sz="0" w:space="0" w:color="auto"/>
            <w:bottom w:val="none" w:sz="0" w:space="0" w:color="auto"/>
            <w:right w:val="none" w:sz="0" w:space="0" w:color="auto"/>
          </w:divBdr>
        </w:div>
        <w:div w:id="592203543">
          <w:marLeft w:val="1800"/>
          <w:marRight w:val="0"/>
          <w:marTop w:val="115"/>
          <w:marBottom w:val="0"/>
          <w:divBdr>
            <w:top w:val="none" w:sz="0" w:space="0" w:color="auto"/>
            <w:left w:val="none" w:sz="0" w:space="0" w:color="auto"/>
            <w:bottom w:val="none" w:sz="0" w:space="0" w:color="auto"/>
            <w:right w:val="none" w:sz="0" w:space="0" w:color="auto"/>
          </w:divBdr>
        </w:div>
        <w:div w:id="1068377838">
          <w:marLeft w:val="1166"/>
          <w:marRight w:val="0"/>
          <w:marTop w:val="134"/>
          <w:marBottom w:val="0"/>
          <w:divBdr>
            <w:top w:val="none" w:sz="0" w:space="0" w:color="auto"/>
            <w:left w:val="none" w:sz="0" w:space="0" w:color="auto"/>
            <w:bottom w:val="none" w:sz="0" w:space="0" w:color="auto"/>
            <w:right w:val="none" w:sz="0" w:space="0" w:color="auto"/>
          </w:divBdr>
        </w:div>
        <w:div w:id="1096361342">
          <w:marLeft w:val="547"/>
          <w:marRight w:val="0"/>
          <w:marTop w:val="154"/>
          <w:marBottom w:val="0"/>
          <w:divBdr>
            <w:top w:val="none" w:sz="0" w:space="0" w:color="auto"/>
            <w:left w:val="none" w:sz="0" w:space="0" w:color="auto"/>
            <w:bottom w:val="none" w:sz="0" w:space="0" w:color="auto"/>
            <w:right w:val="none" w:sz="0" w:space="0" w:color="auto"/>
          </w:divBdr>
        </w:div>
        <w:div w:id="1371302854">
          <w:marLeft w:val="1166"/>
          <w:marRight w:val="0"/>
          <w:marTop w:val="134"/>
          <w:marBottom w:val="0"/>
          <w:divBdr>
            <w:top w:val="none" w:sz="0" w:space="0" w:color="auto"/>
            <w:left w:val="none" w:sz="0" w:space="0" w:color="auto"/>
            <w:bottom w:val="none" w:sz="0" w:space="0" w:color="auto"/>
            <w:right w:val="none" w:sz="0" w:space="0" w:color="auto"/>
          </w:divBdr>
        </w:div>
        <w:div w:id="1739597390">
          <w:marLeft w:val="1800"/>
          <w:marRight w:val="0"/>
          <w:marTop w:val="115"/>
          <w:marBottom w:val="0"/>
          <w:divBdr>
            <w:top w:val="none" w:sz="0" w:space="0" w:color="auto"/>
            <w:left w:val="none" w:sz="0" w:space="0" w:color="auto"/>
            <w:bottom w:val="none" w:sz="0" w:space="0" w:color="auto"/>
            <w:right w:val="none" w:sz="0" w:space="0" w:color="auto"/>
          </w:divBdr>
        </w:div>
      </w:divsChild>
    </w:div>
    <w:div w:id="507135150">
      <w:bodyDiv w:val="1"/>
      <w:marLeft w:val="0"/>
      <w:marRight w:val="0"/>
      <w:marTop w:val="0"/>
      <w:marBottom w:val="0"/>
      <w:divBdr>
        <w:top w:val="none" w:sz="0" w:space="0" w:color="auto"/>
        <w:left w:val="none" w:sz="0" w:space="0" w:color="auto"/>
        <w:bottom w:val="none" w:sz="0" w:space="0" w:color="auto"/>
        <w:right w:val="none" w:sz="0" w:space="0" w:color="auto"/>
      </w:divBdr>
      <w:divsChild>
        <w:div w:id="378166039">
          <w:marLeft w:val="547"/>
          <w:marRight w:val="0"/>
          <w:marTop w:val="154"/>
          <w:marBottom w:val="0"/>
          <w:divBdr>
            <w:top w:val="none" w:sz="0" w:space="0" w:color="auto"/>
            <w:left w:val="none" w:sz="0" w:space="0" w:color="auto"/>
            <w:bottom w:val="none" w:sz="0" w:space="0" w:color="auto"/>
            <w:right w:val="none" w:sz="0" w:space="0" w:color="auto"/>
          </w:divBdr>
        </w:div>
        <w:div w:id="661157321">
          <w:marLeft w:val="1166"/>
          <w:marRight w:val="0"/>
          <w:marTop w:val="134"/>
          <w:marBottom w:val="0"/>
          <w:divBdr>
            <w:top w:val="none" w:sz="0" w:space="0" w:color="auto"/>
            <w:left w:val="none" w:sz="0" w:space="0" w:color="auto"/>
            <w:bottom w:val="none" w:sz="0" w:space="0" w:color="auto"/>
            <w:right w:val="none" w:sz="0" w:space="0" w:color="auto"/>
          </w:divBdr>
        </w:div>
        <w:div w:id="969091225">
          <w:marLeft w:val="1166"/>
          <w:marRight w:val="0"/>
          <w:marTop w:val="134"/>
          <w:marBottom w:val="0"/>
          <w:divBdr>
            <w:top w:val="none" w:sz="0" w:space="0" w:color="auto"/>
            <w:left w:val="none" w:sz="0" w:space="0" w:color="auto"/>
            <w:bottom w:val="none" w:sz="0" w:space="0" w:color="auto"/>
            <w:right w:val="none" w:sz="0" w:space="0" w:color="auto"/>
          </w:divBdr>
        </w:div>
        <w:div w:id="1681538856">
          <w:marLeft w:val="547"/>
          <w:marRight w:val="0"/>
          <w:marTop w:val="154"/>
          <w:marBottom w:val="0"/>
          <w:divBdr>
            <w:top w:val="none" w:sz="0" w:space="0" w:color="auto"/>
            <w:left w:val="none" w:sz="0" w:space="0" w:color="auto"/>
            <w:bottom w:val="none" w:sz="0" w:space="0" w:color="auto"/>
            <w:right w:val="none" w:sz="0" w:space="0" w:color="auto"/>
          </w:divBdr>
        </w:div>
      </w:divsChild>
    </w:div>
    <w:div w:id="507214861">
      <w:bodyDiv w:val="1"/>
      <w:marLeft w:val="0"/>
      <w:marRight w:val="0"/>
      <w:marTop w:val="0"/>
      <w:marBottom w:val="0"/>
      <w:divBdr>
        <w:top w:val="none" w:sz="0" w:space="0" w:color="auto"/>
        <w:left w:val="none" w:sz="0" w:space="0" w:color="auto"/>
        <w:bottom w:val="none" w:sz="0" w:space="0" w:color="auto"/>
        <w:right w:val="none" w:sz="0" w:space="0" w:color="auto"/>
      </w:divBdr>
    </w:div>
    <w:div w:id="507601357">
      <w:bodyDiv w:val="1"/>
      <w:marLeft w:val="0"/>
      <w:marRight w:val="0"/>
      <w:marTop w:val="0"/>
      <w:marBottom w:val="0"/>
      <w:divBdr>
        <w:top w:val="none" w:sz="0" w:space="0" w:color="auto"/>
        <w:left w:val="none" w:sz="0" w:space="0" w:color="auto"/>
        <w:bottom w:val="none" w:sz="0" w:space="0" w:color="auto"/>
        <w:right w:val="none" w:sz="0" w:space="0" w:color="auto"/>
      </w:divBdr>
    </w:div>
    <w:div w:id="507985116">
      <w:bodyDiv w:val="1"/>
      <w:marLeft w:val="0"/>
      <w:marRight w:val="0"/>
      <w:marTop w:val="0"/>
      <w:marBottom w:val="0"/>
      <w:divBdr>
        <w:top w:val="none" w:sz="0" w:space="0" w:color="auto"/>
        <w:left w:val="none" w:sz="0" w:space="0" w:color="auto"/>
        <w:bottom w:val="none" w:sz="0" w:space="0" w:color="auto"/>
        <w:right w:val="none" w:sz="0" w:space="0" w:color="auto"/>
      </w:divBdr>
    </w:div>
    <w:div w:id="508254208">
      <w:bodyDiv w:val="1"/>
      <w:marLeft w:val="0"/>
      <w:marRight w:val="0"/>
      <w:marTop w:val="0"/>
      <w:marBottom w:val="0"/>
      <w:divBdr>
        <w:top w:val="none" w:sz="0" w:space="0" w:color="auto"/>
        <w:left w:val="none" w:sz="0" w:space="0" w:color="auto"/>
        <w:bottom w:val="none" w:sz="0" w:space="0" w:color="auto"/>
        <w:right w:val="none" w:sz="0" w:space="0" w:color="auto"/>
      </w:divBdr>
    </w:div>
    <w:div w:id="508374422">
      <w:bodyDiv w:val="1"/>
      <w:marLeft w:val="0"/>
      <w:marRight w:val="0"/>
      <w:marTop w:val="0"/>
      <w:marBottom w:val="0"/>
      <w:divBdr>
        <w:top w:val="none" w:sz="0" w:space="0" w:color="auto"/>
        <w:left w:val="none" w:sz="0" w:space="0" w:color="auto"/>
        <w:bottom w:val="none" w:sz="0" w:space="0" w:color="auto"/>
        <w:right w:val="none" w:sz="0" w:space="0" w:color="auto"/>
      </w:divBdr>
    </w:div>
    <w:div w:id="508446506">
      <w:bodyDiv w:val="1"/>
      <w:marLeft w:val="0"/>
      <w:marRight w:val="0"/>
      <w:marTop w:val="0"/>
      <w:marBottom w:val="0"/>
      <w:divBdr>
        <w:top w:val="none" w:sz="0" w:space="0" w:color="auto"/>
        <w:left w:val="none" w:sz="0" w:space="0" w:color="auto"/>
        <w:bottom w:val="none" w:sz="0" w:space="0" w:color="auto"/>
        <w:right w:val="none" w:sz="0" w:space="0" w:color="auto"/>
      </w:divBdr>
    </w:div>
    <w:div w:id="509176766">
      <w:bodyDiv w:val="1"/>
      <w:marLeft w:val="0"/>
      <w:marRight w:val="0"/>
      <w:marTop w:val="0"/>
      <w:marBottom w:val="0"/>
      <w:divBdr>
        <w:top w:val="none" w:sz="0" w:space="0" w:color="auto"/>
        <w:left w:val="none" w:sz="0" w:space="0" w:color="auto"/>
        <w:bottom w:val="none" w:sz="0" w:space="0" w:color="auto"/>
        <w:right w:val="none" w:sz="0" w:space="0" w:color="auto"/>
      </w:divBdr>
    </w:div>
    <w:div w:id="509220836">
      <w:bodyDiv w:val="1"/>
      <w:marLeft w:val="0"/>
      <w:marRight w:val="0"/>
      <w:marTop w:val="0"/>
      <w:marBottom w:val="0"/>
      <w:divBdr>
        <w:top w:val="none" w:sz="0" w:space="0" w:color="auto"/>
        <w:left w:val="none" w:sz="0" w:space="0" w:color="auto"/>
        <w:bottom w:val="none" w:sz="0" w:space="0" w:color="auto"/>
        <w:right w:val="none" w:sz="0" w:space="0" w:color="auto"/>
      </w:divBdr>
    </w:div>
    <w:div w:id="509443466">
      <w:bodyDiv w:val="1"/>
      <w:marLeft w:val="0"/>
      <w:marRight w:val="0"/>
      <w:marTop w:val="0"/>
      <w:marBottom w:val="0"/>
      <w:divBdr>
        <w:top w:val="none" w:sz="0" w:space="0" w:color="auto"/>
        <w:left w:val="none" w:sz="0" w:space="0" w:color="auto"/>
        <w:bottom w:val="none" w:sz="0" w:space="0" w:color="auto"/>
        <w:right w:val="none" w:sz="0" w:space="0" w:color="auto"/>
      </w:divBdr>
      <w:divsChild>
        <w:div w:id="106436393">
          <w:marLeft w:val="1166"/>
          <w:marRight w:val="0"/>
          <w:marTop w:val="91"/>
          <w:marBottom w:val="0"/>
          <w:divBdr>
            <w:top w:val="none" w:sz="0" w:space="0" w:color="auto"/>
            <w:left w:val="none" w:sz="0" w:space="0" w:color="auto"/>
            <w:bottom w:val="none" w:sz="0" w:space="0" w:color="auto"/>
            <w:right w:val="none" w:sz="0" w:space="0" w:color="auto"/>
          </w:divBdr>
        </w:div>
        <w:div w:id="380250803">
          <w:marLeft w:val="1800"/>
          <w:marRight w:val="0"/>
          <w:marTop w:val="72"/>
          <w:marBottom w:val="0"/>
          <w:divBdr>
            <w:top w:val="none" w:sz="0" w:space="0" w:color="auto"/>
            <w:left w:val="none" w:sz="0" w:space="0" w:color="auto"/>
            <w:bottom w:val="none" w:sz="0" w:space="0" w:color="auto"/>
            <w:right w:val="none" w:sz="0" w:space="0" w:color="auto"/>
          </w:divBdr>
        </w:div>
        <w:div w:id="898054808">
          <w:marLeft w:val="1800"/>
          <w:marRight w:val="0"/>
          <w:marTop w:val="72"/>
          <w:marBottom w:val="0"/>
          <w:divBdr>
            <w:top w:val="none" w:sz="0" w:space="0" w:color="auto"/>
            <w:left w:val="none" w:sz="0" w:space="0" w:color="auto"/>
            <w:bottom w:val="none" w:sz="0" w:space="0" w:color="auto"/>
            <w:right w:val="none" w:sz="0" w:space="0" w:color="auto"/>
          </w:divBdr>
        </w:div>
        <w:div w:id="994382870">
          <w:marLeft w:val="1166"/>
          <w:marRight w:val="0"/>
          <w:marTop w:val="91"/>
          <w:marBottom w:val="0"/>
          <w:divBdr>
            <w:top w:val="none" w:sz="0" w:space="0" w:color="auto"/>
            <w:left w:val="none" w:sz="0" w:space="0" w:color="auto"/>
            <w:bottom w:val="none" w:sz="0" w:space="0" w:color="auto"/>
            <w:right w:val="none" w:sz="0" w:space="0" w:color="auto"/>
          </w:divBdr>
        </w:div>
        <w:div w:id="1025139015">
          <w:marLeft w:val="1166"/>
          <w:marRight w:val="0"/>
          <w:marTop w:val="91"/>
          <w:marBottom w:val="0"/>
          <w:divBdr>
            <w:top w:val="none" w:sz="0" w:space="0" w:color="auto"/>
            <w:left w:val="none" w:sz="0" w:space="0" w:color="auto"/>
            <w:bottom w:val="none" w:sz="0" w:space="0" w:color="auto"/>
            <w:right w:val="none" w:sz="0" w:space="0" w:color="auto"/>
          </w:divBdr>
        </w:div>
        <w:div w:id="1067535254">
          <w:marLeft w:val="547"/>
          <w:marRight w:val="0"/>
          <w:marTop w:val="106"/>
          <w:marBottom w:val="0"/>
          <w:divBdr>
            <w:top w:val="none" w:sz="0" w:space="0" w:color="auto"/>
            <w:left w:val="none" w:sz="0" w:space="0" w:color="auto"/>
            <w:bottom w:val="none" w:sz="0" w:space="0" w:color="auto"/>
            <w:right w:val="none" w:sz="0" w:space="0" w:color="auto"/>
          </w:divBdr>
        </w:div>
        <w:div w:id="1342246009">
          <w:marLeft w:val="1800"/>
          <w:marRight w:val="0"/>
          <w:marTop w:val="72"/>
          <w:marBottom w:val="0"/>
          <w:divBdr>
            <w:top w:val="none" w:sz="0" w:space="0" w:color="auto"/>
            <w:left w:val="none" w:sz="0" w:space="0" w:color="auto"/>
            <w:bottom w:val="none" w:sz="0" w:space="0" w:color="auto"/>
            <w:right w:val="none" w:sz="0" w:space="0" w:color="auto"/>
          </w:divBdr>
        </w:div>
        <w:div w:id="1367681243">
          <w:marLeft w:val="1800"/>
          <w:marRight w:val="0"/>
          <w:marTop w:val="72"/>
          <w:marBottom w:val="0"/>
          <w:divBdr>
            <w:top w:val="none" w:sz="0" w:space="0" w:color="auto"/>
            <w:left w:val="none" w:sz="0" w:space="0" w:color="auto"/>
            <w:bottom w:val="none" w:sz="0" w:space="0" w:color="auto"/>
            <w:right w:val="none" w:sz="0" w:space="0" w:color="auto"/>
          </w:divBdr>
        </w:div>
        <w:div w:id="1480414191">
          <w:marLeft w:val="547"/>
          <w:marRight w:val="0"/>
          <w:marTop w:val="125"/>
          <w:marBottom w:val="0"/>
          <w:divBdr>
            <w:top w:val="none" w:sz="0" w:space="0" w:color="auto"/>
            <w:left w:val="none" w:sz="0" w:space="0" w:color="auto"/>
            <w:bottom w:val="none" w:sz="0" w:space="0" w:color="auto"/>
            <w:right w:val="none" w:sz="0" w:space="0" w:color="auto"/>
          </w:divBdr>
        </w:div>
        <w:div w:id="1678539239">
          <w:marLeft w:val="1166"/>
          <w:marRight w:val="0"/>
          <w:marTop w:val="91"/>
          <w:marBottom w:val="0"/>
          <w:divBdr>
            <w:top w:val="none" w:sz="0" w:space="0" w:color="auto"/>
            <w:left w:val="none" w:sz="0" w:space="0" w:color="auto"/>
            <w:bottom w:val="none" w:sz="0" w:space="0" w:color="auto"/>
            <w:right w:val="none" w:sz="0" w:space="0" w:color="auto"/>
          </w:divBdr>
        </w:div>
        <w:div w:id="2033409398">
          <w:marLeft w:val="1166"/>
          <w:marRight w:val="0"/>
          <w:marTop w:val="91"/>
          <w:marBottom w:val="0"/>
          <w:divBdr>
            <w:top w:val="none" w:sz="0" w:space="0" w:color="auto"/>
            <w:left w:val="none" w:sz="0" w:space="0" w:color="auto"/>
            <w:bottom w:val="none" w:sz="0" w:space="0" w:color="auto"/>
            <w:right w:val="none" w:sz="0" w:space="0" w:color="auto"/>
          </w:divBdr>
        </w:div>
      </w:divsChild>
    </w:div>
    <w:div w:id="509569989">
      <w:bodyDiv w:val="1"/>
      <w:marLeft w:val="0"/>
      <w:marRight w:val="0"/>
      <w:marTop w:val="0"/>
      <w:marBottom w:val="0"/>
      <w:divBdr>
        <w:top w:val="none" w:sz="0" w:space="0" w:color="auto"/>
        <w:left w:val="none" w:sz="0" w:space="0" w:color="auto"/>
        <w:bottom w:val="none" w:sz="0" w:space="0" w:color="auto"/>
        <w:right w:val="none" w:sz="0" w:space="0" w:color="auto"/>
      </w:divBdr>
      <w:divsChild>
        <w:div w:id="322127661">
          <w:marLeft w:val="1166"/>
          <w:marRight w:val="0"/>
          <w:marTop w:val="96"/>
          <w:marBottom w:val="0"/>
          <w:divBdr>
            <w:top w:val="none" w:sz="0" w:space="0" w:color="auto"/>
            <w:left w:val="none" w:sz="0" w:space="0" w:color="auto"/>
            <w:bottom w:val="none" w:sz="0" w:space="0" w:color="auto"/>
            <w:right w:val="none" w:sz="0" w:space="0" w:color="auto"/>
          </w:divBdr>
        </w:div>
        <w:div w:id="427119461">
          <w:marLeft w:val="1166"/>
          <w:marRight w:val="0"/>
          <w:marTop w:val="96"/>
          <w:marBottom w:val="0"/>
          <w:divBdr>
            <w:top w:val="none" w:sz="0" w:space="0" w:color="auto"/>
            <w:left w:val="none" w:sz="0" w:space="0" w:color="auto"/>
            <w:bottom w:val="none" w:sz="0" w:space="0" w:color="auto"/>
            <w:right w:val="none" w:sz="0" w:space="0" w:color="auto"/>
          </w:divBdr>
        </w:div>
        <w:div w:id="694381084">
          <w:marLeft w:val="547"/>
          <w:marRight w:val="0"/>
          <w:marTop w:val="115"/>
          <w:marBottom w:val="0"/>
          <w:divBdr>
            <w:top w:val="none" w:sz="0" w:space="0" w:color="auto"/>
            <w:left w:val="none" w:sz="0" w:space="0" w:color="auto"/>
            <w:bottom w:val="none" w:sz="0" w:space="0" w:color="auto"/>
            <w:right w:val="none" w:sz="0" w:space="0" w:color="auto"/>
          </w:divBdr>
        </w:div>
        <w:div w:id="864095825">
          <w:marLeft w:val="1166"/>
          <w:marRight w:val="0"/>
          <w:marTop w:val="96"/>
          <w:marBottom w:val="0"/>
          <w:divBdr>
            <w:top w:val="none" w:sz="0" w:space="0" w:color="auto"/>
            <w:left w:val="none" w:sz="0" w:space="0" w:color="auto"/>
            <w:bottom w:val="none" w:sz="0" w:space="0" w:color="auto"/>
            <w:right w:val="none" w:sz="0" w:space="0" w:color="auto"/>
          </w:divBdr>
        </w:div>
        <w:div w:id="1206678059">
          <w:marLeft w:val="547"/>
          <w:marRight w:val="0"/>
          <w:marTop w:val="115"/>
          <w:marBottom w:val="0"/>
          <w:divBdr>
            <w:top w:val="none" w:sz="0" w:space="0" w:color="auto"/>
            <w:left w:val="none" w:sz="0" w:space="0" w:color="auto"/>
            <w:bottom w:val="none" w:sz="0" w:space="0" w:color="auto"/>
            <w:right w:val="none" w:sz="0" w:space="0" w:color="auto"/>
          </w:divBdr>
        </w:div>
        <w:div w:id="1321688887">
          <w:marLeft w:val="1166"/>
          <w:marRight w:val="0"/>
          <w:marTop w:val="96"/>
          <w:marBottom w:val="0"/>
          <w:divBdr>
            <w:top w:val="none" w:sz="0" w:space="0" w:color="auto"/>
            <w:left w:val="none" w:sz="0" w:space="0" w:color="auto"/>
            <w:bottom w:val="none" w:sz="0" w:space="0" w:color="auto"/>
            <w:right w:val="none" w:sz="0" w:space="0" w:color="auto"/>
          </w:divBdr>
        </w:div>
        <w:div w:id="1426226439">
          <w:marLeft w:val="1166"/>
          <w:marRight w:val="0"/>
          <w:marTop w:val="96"/>
          <w:marBottom w:val="0"/>
          <w:divBdr>
            <w:top w:val="none" w:sz="0" w:space="0" w:color="auto"/>
            <w:left w:val="none" w:sz="0" w:space="0" w:color="auto"/>
            <w:bottom w:val="none" w:sz="0" w:space="0" w:color="auto"/>
            <w:right w:val="none" w:sz="0" w:space="0" w:color="auto"/>
          </w:divBdr>
        </w:div>
        <w:div w:id="1480341022">
          <w:marLeft w:val="1166"/>
          <w:marRight w:val="0"/>
          <w:marTop w:val="96"/>
          <w:marBottom w:val="0"/>
          <w:divBdr>
            <w:top w:val="none" w:sz="0" w:space="0" w:color="auto"/>
            <w:left w:val="none" w:sz="0" w:space="0" w:color="auto"/>
            <w:bottom w:val="none" w:sz="0" w:space="0" w:color="auto"/>
            <w:right w:val="none" w:sz="0" w:space="0" w:color="auto"/>
          </w:divBdr>
        </w:div>
        <w:div w:id="2017267991">
          <w:marLeft w:val="1166"/>
          <w:marRight w:val="0"/>
          <w:marTop w:val="96"/>
          <w:marBottom w:val="0"/>
          <w:divBdr>
            <w:top w:val="none" w:sz="0" w:space="0" w:color="auto"/>
            <w:left w:val="none" w:sz="0" w:space="0" w:color="auto"/>
            <w:bottom w:val="none" w:sz="0" w:space="0" w:color="auto"/>
            <w:right w:val="none" w:sz="0" w:space="0" w:color="auto"/>
          </w:divBdr>
        </w:div>
      </w:divsChild>
    </w:div>
    <w:div w:id="509612316">
      <w:bodyDiv w:val="1"/>
      <w:marLeft w:val="0"/>
      <w:marRight w:val="0"/>
      <w:marTop w:val="0"/>
      <w:marBottom w:val="0"/>
      <w:divBdr>
        <w:top w:val="none" w:sz="0" w:space="0" w:color="auto"/>
        <w:left w:val="none" w:sz="0" w:space="0" w:color="auto"/>
        <w:bottom w:val="none" w:sz="0" w:space="0" w:color="auto"/>
        <w:right w:val="none" w:sz="0" w:space="0" w:color="auto"/>
      </w:divBdr>
    </w:div>
    <w:div w:id="509683887">
      <w:bodyDiv w:val="1"/>
      <w:marLeft w:val="0"/>
      <w:marRight w:val="0"/>
      <w:marTop w:val="0"/>
      <w:marBottom w:val="0"/>
      <w:divBdr>
        <w:top w:val="none" w:sz="0" w:space="0" w:color="auto"/>
        <w:left w:val="none" w:sz="0" w:space="0" w:color="auto"/>
        <w:bottom w:val="none" w:sz="0" w:space="0" w:color="auto"/>
        <w:right w:val="none" w:sz="0" w:space="0" w:color="auto"/>
      </w:divBdr>
    </w:div>
    <w:div w:id="510797854">
      <w:bodyDiv w:val="1"/>
      <w:marLeft w:val="0"/>
      <w:marRight w:val="0"/>
      <w:marTop w:val="0"/>
      <w:marBottom w:val="0"/>
      <w:divBdr>
        <w:top w:val="none" w:sz="0" w:space="0" w:color="auto"/>
        <w:left w:val="none" w:sz="0" w:space="0" w:color="auto"/>
        <w:bottom w:val="none" w:sz="0" w:space="0" w:color="auto"/>
        <w:right w:val="none" w:sz="0" w:space="0" w:color="auto"/>
      </w:divBdr>
      <w:divsChild>
        <w:div w:id="75518957">
          <w:marLeft w:val="0"/>
          <w:marRight w:val="0"/>
          <w:marTop w:val="0"/>
          <w:marBottom w:val="0"/>
          <w:divBdr>
            <w:top w:val="none" w:sz="0" w:space="0" w:color="auto"/>
            <w:left w:val="none" w:sz="0" w:space="0" w:color="auto"/>
            <w:bottom w:val="none" w:sz="0" w:space="0" w:color="auto"/>
            <w:right w:val="none" w:sz="0" w:space="0" w:color="auto"/>
          </w:divBdr>
        </w:div>
        <w:div w:id="285814837">
          <w:marLeft w:val="0"/>
          <w:marRight w:val="0"/>
          <w:marTop w:val="0"/>
          <w:marBottom w:val="0"/>
          <w:divBdr>
            <w:top w:val="none" w:sz="0" w:space="0" w:color="auto"/>
            <w:left w:val="none" w:sz="0" w:space="0" w:color="auto"/>
            <w:bottom w:val="none" w:sz="0" w:space="0" w:color="auto"/>
            <w:right w:val="none" w:sz="0" w:space="0" w:color="auto"/>
          </w:divBdr>
        </w:div>
        <w:div w:id="286276930">
          <w:marLeft w:val="0"/>
          <w:marRight w:val="0"/>
          <w:marTop w:val="0"/>
          <w:marBottom w:val="0"/>
          <w:divBdr>
            <w:top w:val="none" w:sz="0" w:space="0" w:color="auto"/>
            <w:left w:val="none" w:sz="0" w:space="0" w:color="auto"/>
            <w:bottom w:val="none" w:sz="0" w:space="0" w:color="auto"/>
            <w:right w:val="none" w:sz="0" w:space="0" w:color="auto"/>
          </w:divBdr>
        </w:div>
        <w:div w:id="392310234">
          <w:marLeft w:val="0"/>
          <w:marRight w:val="0"/>
          <w:marTop w:val="0"/>
          <w:marBottom w:val="0"/>
          <w:divBdr>
            <w:top w:val="none" w:sz="0" w:space="0" w:color="auto"/>
            <w:left w:val="none" w:sz="0" w:space="0" w:color="auto"/>
            <w:bottom w:val="none" w:sz="0" w:space="0" w:color="auto"/>
            <w:right w:val="none" w:sz="0" w:space="0" w:color="auto"/>
          </w:divBdr>
        </w:div>
        <w:div w:id="461579006">
          <w:marLeft w:val="0"/>
          <w:marRight w:val="0"/>
          <w:marTop w:val="0"/>
          <w:marBottom w:val="0"/>
          <w:divBdr>
            <w:top w:val="none" w:sz="0" w:space="0" w:color="auto"/>
            <w:left w:val="none" w:sz="0" w:space="0" w:color="auto"/>
            <w:bottom w:val="none" w:sz="0" w:space="0" w:color="auto"/>
            <w:right w:val="none" w:sz="0" w:space="0" w:color="auto"/>
          </w:divBdr>
        </w:div>
        <w:div w:id="532811643">
          <w:marLeft w:val="0"/>
          <w:marRight w:val="0"/>
          <w:marTop w:val="0"/>
          <w:marBottom w:val="0"/>
          <w:divBdr>
            <w:top w:val="none" w:sz="0" w:space="0" w:color="auto"/>
            <w:left w:val="none" w:sz="0" w:space="0" w:color="auto"/>
            <w:bottom w:val="none" w:sz="0" w:space="0" w:color="auto"/>
            <w:right w:val="none" w:sz="0" w:space="0" w:color="auto"/>
          </w:divBdr>
        </w:div>
        <w:div w:id="570116275">
          <w:marLeft w:val="0"/>
          <w:marRight w:val="0"/>
          <w:marTop w:val="0"/>
          <w:marBottom w:val="0"/>
          <w:divBdr>
            <w:top w:val="none" w:sz="0" w:space="0" w:color="auto"/>
            <w:left w:val="none" w:sz="0" w:space="0" w:color="auto"/>
            <w:bottom w:val="none" w:sz="0" w:space="0" w:color="auto"/>
            <w:right w:val="none" w:sz="0" w:space="0" w:color="auto"/>
          </w:divBdr>
        </w:div>
        <w:div w:id="575482003">
          <w:marLeft w:val="0"/>
          <w:marRight w:val="0"/>
          <w:marTop w:val="0"/>
          <w:marBottom w:val="0"/>
          <w:divBdr>
            <w:top w:val="none" w:sz="0" w:space="0" w:color="auto"/>
            <w:left w:val="none" w:sz="0" w:space="0" w:color="auto"/>
            <w:bottom w:val="none" w:sz="0" w:space="0" w:color="auto"/>
            <w:right w:val="none" w:sz="0" w:space="0" w:color="auto"/>
          </w:divBdr>
        </w:div>
        <w:div w:id="758599399">
          <w:marLeft w:val="0"/>
          <w:marRight w:val="0"/>
          <w:marTop w:val="0"/>
          <w:marBottom w:val="0"/>
          <w:divBdr>
            <w:top w:val="none" w:sz="0" w:space="0" w:color="auto"/>
            <w:left w:val="none" w:sz="0" w:space="0" w:color="auto"/>
            <w:bottom w:val="none" w:sz="0" w:space="0" w:color="auto"/>
            <w:right w:val="none" w:sz="0" w:space="0" w:color="auto"/>
          </w:divBdr>
        </w:div>
        <w:div w:id="952900514">
          <w:marLeft w:val="0"/>
          <w:marRight w:val="0"/>
          <w:marTop w:val="0"/>
          <w:marBottom w:val="0"/>
          <w:divBdr>
            <w:top w:val="none" w:sz="0" w:space="0" w:color="auto"/>
            <w:left w:val="none" w:sz="0" w:space="0" w:color="auto"/>
            <w:bottom w:val="none" w:sz="0" w:space="0" w:color="auto"/>
            <w:right w:val="none" w:sz="0" w:space="0" w:color="auto"/>
          </w:divBdr>
        </w:div>
        <w:div w:id="1091045773">
          <w:marLeft w:val="0"/>
          <w:marRight w:val="0"/>
          <w:marTop w:val="0"/>
          <w:marBottom w:val="0"/>
          <w:divBdr>
            <w:top w:val="none" w:sz="0" w:space="0" w:color="auto"/>
            <w:left w:val="none" w:sz="0" w:space="0" w:color="auto"/>
            <w:bottom w:val="none" w:sz="0" w:space="0" w:color="auto"/>
            <w:right w:val="none" w:sz="0" w:space="0" w:color="auto"/>
          </w:divBdr>
        </w:div>
        <w:div w:id="1226724058">
          <w:marLeft w:val="0"/>
          <w:marRight w:val="0"/>
          <w:marTop w:val="0"/>
          <w:marBottom w:val="0"/>
          <w:divBdr>
            <w:top w:val="none" w:sz="0" w:space="0" w:color="auto"/>
            <w:left w:val="none" w:sz="0" w:space="0" w:color="auto"/>
            <w:bottom w:val="none" w:sz="0" w:space="0" w:color="auto"/>
            <w:right w:val="none" w:sz="0" w:space="0" w:color="auto"/>
          </w:divBdr>
        </w:div>
        <w:div w:id="1554852200">
          <w:marLeft w:val="0"/>
          <w:marRight w:val="0"/>
          <w:marTop w:val="0"/>
          <w:marBottom w:val="0"/>
          <w:divBdr>
            <w:top w:val="none" w:sz="0" w:space="0" w:color="auto"/>
            <w:left w:val="none" w:sz="0" w:space="0" w:color="auto"/>
            <w:bottom w:val="none" w:sz="0" w:space="0" w:color="auto"/>
            <w:right w:val="none" w:sz="0" w:space="0" w:color="auto"/>
          </w:divBdr>
        </w:div>
        <w:div w:id="1563710927">
          <w:marLeft w:val="0"/>
          <w:marRight w:val="0"/>
          <w:marTop w:val="0"/>
          <w:marBottom w:val="0"/>
          <w:divBdr>
            <w:top w:val="none" w:sz="0" w:space="0" w:color="auto"/>
            <w:left w:val="none" w:sz="0" w:space="0" w:color="auto"/>
            <w:bottom w:val="none" w:sz="0" w:space="0" w:color="auto"/>
            <w:right w:val="none" w:sz="0" w:space="0" w:color="auto"/>
          </w:divBdr>
        </w:div>
        <w:div w:id="1607076331">
          <w:marLeft w:val="0"/>
          <w:marRight w:val="0"/>
          <w:marTop w:val="0"/>
          <w:marBottom w:val="0"/>
          <w:divBdr>
            <w:top w:val="none" w:sz="0" w:space="0" w:color="auto"/>
            <w:left w:val="none" w:sz="0" w:space="0" w:color="auto"/>
            <w:bottom w:val="none" w:sz="0" w:space="0" w:color="auto"/>
            <w:right w:val="none" w:sz="0" w:space="0" w:color="auto"/>
          </w:divBdr>
        </w:div>
        <w:div w:id="1714379008">
          <w:marLeft w:val="0"/>
          <w:marRight w:val="0"/>
          <w:marTop w:val="0"/>
          <w:marBottom w:val="0"/>
          <w:divBdr>
            <w:top w:val="none" w:sz="0" w:space="0" w:color="auto"/>
            <w:left w:val="none" w:sz="0" w:space="0" w:color="auto"/>
            <w:bottom w:val="none" w:sz="0" w:space="0" w:color="auto"/>
            <w:right w:val="none" w:sz="0" w:space="0" w:color="auto"/>
          </w:divBdr>
        </w:div>
        <w:div w:id="1867863567">
          <w:marLeft w:val="0"/>
          <w:marRight w:val="0"/>
          <w:marTop w:val="0"/>
          <w:marBottom w:val="0"/>
          <w:divBdr>
            <w:top w:val="none" w:sz="0" w:space="0" w:color="auto"/>
            <w:left w:val="none" w:sz="0" w:space="0" w:color="auto"/>
            <w:bottom w:val="none" w:sz="0" w:space="0" w:color="auto"/>
            <w:right w:val="none" w:sz="0" w:space="0" w:color="auto"/>
          </w:divBdr>
        </w:div>
        <w:div w:id="1871797657">
          <w:marLeft w:val="0"/>
          <w:marRight w:val="0"/>
          <w:marTop w:val="0"/>
          <w:marBottom w:val="0"/>
          <w:divBdr>
            <w:top w:val="none" w:sz="0" w:space="0" w:color="auto"/>
            <w:left w:val="none" w:sz="0" w:space="0" w:color="auto"/>
            <w:bottom w:val="none" w:sz="0" w:space="0" w:color="auto"/>
            <w:right w:val="none" w:sz="0" w:space="0" w:color="auto"/>
          </w:divBdr>
        </w:div>
        <w:div w:id="1917545059">
          <w:marLeft w:val="0"/>
          <w:marRight w:val="0"/>
          <w:marTop w:val="0"/>
          <w:marBottom w:val="0"/>
          <w:divBdr>
            <w:top w:val="none" w:sz="0" w:space="0" w:color="auto"/>
            <w:left w:val="none" w:sz="0" w:space="0" w:color="auto"/>
            <w:bottom w:val="none" w:sz="0" w:space="0" w:color="auto"/>
            <w:right w:val="none" w:sz="0" w:space="0" w:color="auto"/>
          </w:divBdr>
        </w:div>
        <w:div w:id="2045446807">
          <w:marLeft w:val="0"/>
          <w:marRight w:val="0"/>
          <w:marTop w:val="0"/>
          <w:marBottom w:val="0"/>
          <w:divBdr>
            <w:top w:val="none" w:sz="0" w:space="0" w:color="auto"/>
            <w:left w:val="none" w:sz="0" w:space="0" w:color="auto"/>
            <w:bottom w:val="none" w:sz="0" w:space="0" w:color="auto"/>
            <w:right w:val="none" w:sz="0" w:space="0" w:color="auto"/>
          </w:divBdr>
        </w:div>
      </w:divsChild>
    </w:div>
    <w:div w:id="510994519">
      <w:bodyDiv w:val="1"/>
      <w:marLeft w:val="0"/>
      <w:marRight w:val="0"/>
      <w:marTop w:val="0"/>
      <w:marBottom w:val="0"/>
      <w:divBdr>
        <w:top w:val="none" w:sz="0" w:space="0" w:color="auto"/>
        <w:left w:val="none" w:sz="0" w:space="0" w:color="auto"/>
        <w:bottom w:val="none" w:sz="0" w:space="0" w:color="auto"/>
        <w:right w:val="none" w:sz="0" w:space="0" w:color="auto"/>
      </w:divBdr>
    </w:div>
    <w:div w:id="511451977">
      <w:bodyDiv w:val="1"/>
      <w:marLeft w:val="0"/>
      <w:marRight w:val="0"/>
      <w:marTop w:val="0"/>
      <w:marBottom w:val="0"/>
      <w:divBdr>
        <w:top w:val="none" w:sz="0" w:space="0" w:color="auto"/>
        <w:left w:val="none" w:sz="0" w:space="0" w:color="auto"/>
        <w:bottom w:val="none" w:sz="0" w:space="0" w:color="auto"/>
        <w:right w:val="none" w:sz="0" w:space="0" w:color="auto"/>
      </w:divBdr>
    </w:div>
    <w:div w:id="511456513">
      <w:bodyDiv w:val="1"/>
      <w:marLeft w:val="0"/>
      <w:marRight w:val="0"/>
      <w:marTop w:val="0"/>
      <w:marBottom w:val="0"/>
      <w:divBdr>
        <w:top w:val="none" w:sz="0" w:space="0" w:color="auto"/>
        <w:left w:val="none" w:sz="0" w:space="0" w:color="auto"/>
        <w:bottom w:val="none" w:sz="0" w:space="0" w:color="auto"/>
        <w:right w:val="none" w:sz="0" w:space="0" w:color="auto"/>
      </w:divBdr>
    </w:div>
    <w:div w:id="511648906">
      <w:bodyDiv w:val="1"/>
      <w:marLeft w:val="0"/>
      <w:marRight w:val="0"/>
      <w:marTop w:val="0"/>
      <w:marBottom w:val="0"/>
      <w:divBdr>
        <w:top w:val="none" w:sz="0" w:space="0" w:color="auto"/>
        <w:left w:val="none" w:sz="0" w:space="0" w:color="auto"/>
        <w:bottom w:val="none" w:sz="0" w:space="0" w:color="auto"/>
        <w:right w:val="none" w:sz="0" w:space="0" w:color="auto"/>
      </w:divBdr>
    </w:div>
    <w:div w:id="513231618">
      <w:bodyDiv w:val="1"/>
      <w:marLeft w:val="0"/>
      <w:marRight w:val="0"/>
      <w:marTop w:val="0"/>
      <w:marBottom w:val="0"/>
      <w:divBdr>
        <w:top w:val="none" w:sz="0" w:space="0" w:color="auto"/>
        <w:left w:val="none" w:sz="0" w:space="0" w:color="auto"/>
        <w:bottom w:val="none" w:sz="0" w:space="0" w:color="auto"/>
        <w:right w:val="none" w:sz="0" w:space="0" w:color="auto"/>
      </w:divBdr>
      <w:divsChild>
        <w:div w:id="377171601">
          <w:marLeft w:val="1166"/>
          <w:marRight w:val="0"/>
          <w:marTop w:val="96"/>
          <w:marBottom w:val="0"/>
          <w:divBdr>
            <w:top w:val="none" w:sz="0" w:space="0" w:color="auto"/>
            <w:left w:val="none" w:sz="0" w:space="0" w:color="auto"/>
            <w:bottom w:val="none" w:sz="0" w:space="0" w:color="auto"/>
            <w:right w:val="none" w:sz="0" w:space="0" w:color="auto"/>
          </w:divBdr>
        </w:div>
        <w:div w:id="389161098">
          <w:marLeft w:val="547"/>
          <w:marRight w:val="0"/>
          <w:marTop w:val="115"/>
          <w:marBottom w:val="0"/>
          <w:divBdr>
            <w:top w:val="none" w:sz="0" w:space="0" w:color="auto"/>
            <w:left w:val="none" w:sz="0" w:space="0" w:color="auto"/>
            <w:bottom w:val="none" w:sz="0" w:space="0" w:color="auto"/>
            <w:right w:val="none" w:sz="0" w:space="0" w:color="auto"/>
          </w:divBdr>
        </w:div>
        <w:div w:id="697005474">
          <w:marLeft w:val="547"/>
          <w:marRight w:val="0"/>
          <w:marTop w:val="115"/>
          <w:marBottom w:val="0"/>
          <w:divBdr>
            <w:top w:val="none" w:sz="0" w:space="0" w:color="auto"/>
            <w:left w:val="none" w:sz="0" w:space="0" w:color="auto"/>
            <w:bottom w:val="none" w:sz="0" w:space="0" w:color="auto"/>
            <w:right w:val="none" w:sz="0" w:space="0" w:color="auto"/>
          </w:divBdr>
        </w:div>
        <w:div w:id="753360294">
          <w:marLeft w:val="1166"/>
          <w:marRight w:val="0"/>
          <w:marTop w:val="96"/>
          <w:marBottom w:val="0"/>
          <w:divBdr>
            <w:top w:val="none" w:sz="0" w:space="0" w:color="auto"/>
            <w:left w:val="none" w:sz="0" w:space="0" w:color="auto"/>
            <w:bottom w:val="none" w:sz="0" w:space="0" w:color="auto"/>
            <w:right w:val="none" w:sz="0" w:space="0" w:color="auto"/>
          </w:divBdr>
        </w:div>
        <w:div w:id="1695423821">
          <w:marLeft w:val="1166"/>
          <w:marRight w:val="0"/>
          <w:marTop w:val="96"/>
          <w:marBottom w:val="0"/>
          <w:divBdr>
            <w:top w:val="none" w:sz="0" w:space="0" w:color="auto"/>
            <w:left w:val="none" w:sz="0" w:space="0" w:color="auto"/>
            <w:bottom w:val="none" w:sz="0" w:space="0" w:color="auto"/>
            <w:right w:val="none" w:sz="0" w:space="0" w:color="auto"/>
          </w:divBdr>
        </w:div>
        <w:div w:id="1862163222">
          <w:marLeft w:val="547"/>
          <w:marRight w:val="0"/>
          <w:marTop w:val="115"/>
          <w:marBottom w:val="0"/>
          <w:divBdr>
            <w:top w:val="none" w:sz="0" w:space="0" w:color="auto"/>
            <w:left w:val="none" w:sz="0" w:space="0" w:color="auto"/>
            <w:bottom w:val="none" w:sz="0" w:space="0" w:color="auto"/>
            <w:right w:val="none" w:sz="0" w:space="0" w:color="auto"/>
          </w:divBdr>
        </w:div>
      </w:divsChild>
    </w:div>
    <w:div w:id="513500206">
      <w:bodyDiv w:val="1"/>
      <w:marLeft w:val="0"/>
      <w:marRight w:val="0"/>
      <w:marTop w:val="0"/>
      <w:marBottom w:val="0"/>
      <w:divBdr>
        <w:top w:val="none" w:sz="0" w:space="0" w:color="auto"/>
        <w:left w:val="none" w:sz="0" w:space="0" w:color="auto"/>
        <w:bottom w:val="none" w:sz="0" w:space="0" w:color="auto"/>
        <w:right w:val="none" w:sz="0" w:space="0" w:color="auto"/>
      </w:divBdr>
    </w:div>
    <w:div w:id="513569046">
      <w:bodyDiv w:val="1"/>
      <w:marLeft w:val="0"/>
      <w:marRight w:val="0"/>
      <w:marTop w:val="0"/>
      <w:marBottom w:val="0"/>
      <w:divBdr>
        <w:top w:val="none" w:sz="0" w:space="0" w:color="auto"/>
        <w:left w:val="none" w:sz="0" w:space="0" w:color="auto"/>
        <w:bottom w:val="none" w:sz="0" w:space="0" w:color="auto"/>
        <w:right w:val="none" w:sz="0" w:space="0" w:color="auto"/>
      </w:divBdr>
    </w:div>
    <w:div w:id="515119865">
      <w:bodyDiv w:val="1"/>
      <w:marLeft w:val="0"/>
      <w:marRight w:val="0"/>
      <w:marTop w:val="0"/>
      <w:marBottom w:val="0"/>
      <w:divBdr>
        <w:top w:val="none" w:sz="0" w:space="0" w:color="auto"/>
        <w:left w:val="none" w:sz="0" w:space="0" w:color="auto"/>
        <w:bottom w:val="none" w:sz="0" w:space="0" w:color="auto"/>
        <w:right w:val="none" w:sz="0" w:space="0" w:color="auto"/>
      </w:divBdr>
    </w:div>
    <w:div w:id="515121022">
      <w:bodyDiv w:val="1"/>
      <w:marLeft w:val="0"/>
      <w:marRight w:val="0"/>
      <w:marTop w:val="0"/>
      <w:marBottom w:val="0"/>
      <w:divBdr>
        <w:top w:val="none" w:sz="0" w:space="0" w:color="auto"/>
        <w:left w:val="none" w:sz="0" w:space="0" w:color="auto"/>
        <w:bottom w:val="none" w:sz="0" w:space="0" w:color="auto"/>
        <w:right w:val="none" w:sz="0" w:space="0" w:color="auto"/>
      </w:divBdr>
    </w:div>
    <w:div w:id="515772633">
      <w:bodyDiv w:val="1"/>
      <w:marLeft w:val="0"/>
      <w:marRight w:val="0"/>
      <w:marTop w:val="0"/>
      <w:marBottom w:val="0"/>
      <w:divBdr>
        <w:top w:val="none" w:sz="0" w:space="0" w:color="auto"/>
        <w:left w:val="none" w:sz="0" w:space="0" w:color="auto"/>
        <w:bottom w:val="none" w:sz="0" w:space="0" w:color="auto"/>
        <w:right w:val="none" w:sz="0" w:space="0" w:color="auto"/>
      </w:divBdr>
    </w:div>
    <w:div w:id="516115061">
      <w:bodyDiv w:val="1"/>
      <w:marLeft w:val="0"/>
      <w:marRight w:val="0"/>
      <w:marTop w:val="0"/>
      <w:marBottom w:val="0"/>
      <w:divBdr>
        <w:top w:val="none" w:sz="0" w:space="0" w:color="auto"/>
        <w:left w:val="none" w:sz="0" w:space="0" w:color="auto"/>
        <w:bottom w:val="none" w:sz="0" w:space="0" w:color="auto"/>
        <w:right w:val="none" w:sz="0" w:space="0" w:color="auto"/>
      </w:divBdr>
    </w:div>
    <w:div w:id="516505883">
      <w:bodyDiv w:val="1"/>
      <w:marLeft w:val="0"/>
      <w:marRight w:val="0"/>
      <w:marTop w:val="0"/>
      <w:marBottom w:val="0"/>
      <w:divBdr>
        <w:top w:val="none" w:sz="0" w:space="0" w:color="auto"/>
        <w:left w:val="none" w:sz="0" w:space="0" w:color="auto"/>
        <w:bottom w:val="none" w:sz="0" w:space="0" w:color="auto"/>
        <w:right w:val="none" w:sz="0" w:space="0" w:color="auto"/>
      </w:divBdr>
      <w:divsChild>
        <w:div w:id="132187697">
          <w:marLeft w:val="1166"/>
          <w:marRight w:val="0"/>
          <w:marTop w:val="115"/>
          <w:marBottom w:val="0"/>
          <w:divBdr>
            <w:top w:val="none" w:sz="0" w:space="0" w:color="auto"/>
            <w:left w:val="none" w:sz="0" w:space="0" w:color="auto"/>
            <w:bottom w:val="none" w:sz="0" w:space="0" w:color="auto"/>
            <w:right w:val="none" w:sz="0" w:space="0" w:color="auto"/>
          </w:divBdr>
        </w:div>
        <w:div w:id="763495834">
          <w:marLeft w:val="547"/>
          <w:marRight w:val="0"/>
          <w:marTop w:val="134"/>
          <w:marBottom w:val="0"/>
          <w:divBdr>
            <w:top w:val="none" w:sz="0" w:space="0" w:color="auto"/>
            <w:left w:val="none" w:sz="0" w:space="0" w:color="auto"/>
            <w:bottom w:val="none" w:sz="0" w:space="0" w:color="auto"/>
            <w:right w:val="none" w:sz="0" w:space="0" w:color="auto"/>
          </w:divBdr>
        </w:div>
        <w:div w:id="1118841823">
          <w:marLeft w:val="1166"/>
          <w:marRight w:val="0"/>
          <w:marTop w:val="115"/>
          <w:marBottom w:val="0"/>
          <w:divBdr>
            <w:top w:val="none" w:sz="0" w:space="0" w:color="auto"/>
            <w:left w:val="none" w:sz="0" w:space="0" w:color="auto"/>
            <w:bottom w:val="none" w:sz="0" w:space="0" w:color="auto"/>
            <w:right w:val="none" w:sz="0" w:space="0" w:color="auto"/>
          </w:divBdr>
        </w:div>
        <w:div w:id="1264191149">
          <w:marLeft w:val="547"/>
          <w:marRight w:val="0"/>
          <w:marTop w:val="134"/>
          <w:marBottom w:val="0"/>
          <w:divBdr>
            <w:top w:val="none" w:sz="0" w:space="0" w:color="auto"/>
            <w:left w:val="none" w:sz="0" w:space="0" w:color="auto"/>
            <w:bottom w:val="none" w:sz="0" w:space="0" w:color="auto"/>
            <w:right w:val="none" w:sz="0" w:space="0" w:color="auto"/>
          </w:divBdr>
        </w:div>
        <w:div w:id="1402169795">
          <w:marLeft w:val="1166"/>
          <w:marRight w:val="0"/>
          <w:marTop w:val="115"/>
          <w:marBottom w:val="0"/>
          <w:divBdr>
            <w:top w:val="none" w:sz="0" w:space="0" w:color="auto"/>
            <w:left w:val="none" w:sz="0" w:space="0" w:color="auto"/>
            <w:bottom w:val="none" w:sz="0" w:space="0" w:color="auto"/>
            <w:right w:val="none" w:sz="0" w:space="0" w:color="auto"/>
          </w:divBdr>
        </w:div>
      </w:divsChild>
    </w:div>
    <w:div w:id="518855726">
      <w:bodyDiv w:val="1"/>
      <w:marLeft w:val="0"/>
      <w:marRight w:val="0"/>
      <w:marTop w:val="0"/>
      <w:marBottom w:val="0"/>
      <w:divBdr>
        <w:top w:val="none" w:sz="0" w:space="0" w:color="auto"/>
        <w:left w:val="none" w:sz="0" w:space="0" w:color="auto"/>
        <w:bottom w:val="none" w:sz="0" w:space="0" w:color="auto"/>
        <w:right w:val="none" w:sz="0" w:space="0" w:color="auto"/>
      </w:divBdr>
    </w:div>
    <w:div w:id="519394877">
      <w:bodyDiv w:val="1"/>
      <w:marLeft w:val="0"/>
      <w:marRight w:val="0"/>
      <w:marTop w:val="0"/>
      <w:marBottom w:val="0"/>
      <w:divBdr>
        <w:top w:val="none" w:sz="0" w:space="0" w:color="auto"/>
        <w:left w:val="none" w:sz="0" w:space="0" w:color="auto"/>
        <w:bottom w:val="none" w:sz="0" w:space="0" w:color="auto"/>
        <w:right w:val="none" w:sz="0" w:space="0" w:color="auto"/>
      </w:divBdr>
    </w:div>
    <w:div w:id="519666125">
      <w:bodyDiv w:val="1"/>
      <w:marLeft w:val="0"/>
      <w:marRight w:val="0"/>
      <w:marTop w:val="0"/>
      <w:marBottom w:val="0"/>
      <w:divBdr>
        <w:top w:val="none" w:sz="0" w:space="0" w:color="auto"/>
        <w:left w:val="none" w:sz="0" w:space="0" w:color="auto"/>
        <w:bottom w:val="none" w:sz="0" w:space="0" w:color="auto"/>
        <w:right w:val="none" w:sz="0" w:space="0" w:color="auto"/>
      </w:divBdr>
    </w:div>
    <w:div w:id="519857695">
      <w:bodyDiv w:val="1"/>
      <w:marLeft w:val="0"/>
      <w:marRight w:val="0"/>
      <w:marTop w:val="0"/>
      <w:marBottom w:val="0"/>
      <w:divBdr>
        <w:top w:val="none" w:sz="0" w:space="0" w:color="auto"/>
        <w:left w:val="none" w:sz="0" w:space="0" w:color="auto"/>
        <w:bottom w:val="none" w:sz="0" w:space="0" w:color="auto"/>
        <w:right w:val="none" w:sz="0" w:space="0" w:color="auto"/>
      </w:divBdr>
    </w:div>
    <w:div w:id="520437530">
      <w:bodyDiv w:val="1"/>
      <w:marLeft w:val="0"/>
      <w:marRight w:val="0"/>
      <w:marTop w:val="0"/>
      <w:marBottom w:val="0"/>
      <w:divBdr>
        <w:top w:val="none" w:sz="0" w:space="0" w:color="auto"/>
        <w:left w:val="none" w:sz="0" w:space="0" w:color="auto"/>
        <w:bottom w:val="none" w:sz="0" w:space="0" w:color="auto"/>
        <w:right w:val="none" w:sz="0" w:space="0" w:color="auto"/>
      </w:divBdr>
    </w:div>
    <w:div w:id="520514747">
      <w:bodyDiv w:val="1"/>
      <w:marLeft w:val="0"/>
      <w:marRight w:val="0"/>
      <w:marTop w:val="0"/>
      <w:marBottom w:val="0"/>
      <w:divBdr>
        <w:top w:val="none" w:sz="0" w:space="0" w:color="auto"/>
        <w:left w:val="none" w:sz="0" w:space="0" w:color="auto"/>
        <w:bottom w:val="none" w:sz="0" w:space="0" w:color="auto"/>
        <w:right w:val="none" w:sz="0" w:space="0" w:color="auto"/>
      </w:divBdr>
      <w:divsChild>
        <w:div w:id="53434267">
          <w:marLeft w:val="1166"/>
          <w:marRight w:val="0"/>
          <w:marTop w:val="106"/>
          <w:marBottom w:val="0"/>
          <w:divBdr>
            <w:top w:val="none" w:sz="0" w:space="0" w:color="auto"/>
            <w:left w:val="none" w:sz="0" w:space="0" w:color="auto"/>
            <w:bottom w:val="none" w:sz="0" w:space="0" w:color="auto"/>
            <w:right w:val="none" w:sz="0" w:space="0" w:color="auto"/>
          </w:divBdr>
        </w:div>
        <w:div w:id="1962882776">
          <w:marLeft w:val="547"/>
          <w:marRight w:val="0"/>
          <w:marTop w:val="106"/>
          <w:marBottom w:val="0"/>
          <w:divBdr>
            <w:top w:val="none" w:sz="0" w:space="0" w:color="auto"/>
            <w:left w:val="none" w:sz="0" w:space="0" w:color="auto"/>
            <w:bottom w:val="none" w:sz="0" w:space="0" w:color="auto"/>
            <w:right w:val="none" w:sz="0" w:space="0" w:color="auto"/>
          </w:divBdr>
        </w:div>
        <w:div w:id="2071491720">
          <w:marLeft w:val="1166"/>
          <w:marRight w:val="0"/>
          <w:marTop w:val="106"/>
          <w:marBottom w:val="0"/>
          <w:divBdr>
            <w:top w:val="none" w:sz="0" w:space="0" w:color="auto"/>
            <w:left w:val="none" w:sz="0" w:space="0" w:color="auto"/>
            <w:bottom w:val="none" w:sz="0" w:space="0" w:color="auto"/>
            <w:right w:val="none" w:sz="0" w:space="0" w:color="auto"/>
          </w:divBdr>
        </w:div>
        <w:div w:id="2108887846">
          <w:marLeft w:val="1166"/>
          <w:marRight w:val="0"/>
          <w:marTop w:val="106"/>
          <w:marBottom w:val="0"/>
          <w:divBdr>
            <w:top w:val="none" w:sz="0" w:space="0" w:color="auto"/>
            <w:left w:val="none" w:sz="0" w:space="0" w:color="auto"/>
            <w:bottom w:val="none" w:sz="0" w:space="0" w:color="auto"/>
            <w:right w:val="none" w:sz="0" w:space="0" w:color="auto"/>
          </w:divBdr>
        </w:div>
      </w:divsChild>
    </w:div>
    <w:div w:id="520749574">
      <w:bodyDiv w:val="1"/>
      <w:marLeft w:val="0"/>
      <w:marRight w:val="0"/>
      <w:marTop w:val="0"/>
      <w:marBottom w:val="0"/>
      <w:divBdr>
        <w:top w:val="none" w:sz="0" w:space="0" w:color="auto"/>
        <w:left w:val="none" w:sz="0" w:space="0" w:color="auto"/>
        <w:bottom w:val="none" w:sz="0" w:space="0" w:color="auto"/>
        <w:right w:val="none" w:sz="0" w:space="0" w:color="auto"/>
      </w:divBdr>
    </w:div>
    <w:div w:id="522010620">
      <w:bodyDiv w:val="1"/>
      <w:marLeft w:val="0"/>
      <w:marRight w:val="0"/>
      <w:marTop w:val="0"/>
      <w:marBottom w:val="0"/>
      <w:divBdr>
        <w:top w:val="none" w:sz="0" w:space="0" w:color="auto"/>
        <w:left w:val="none" w:sz="0" w:space="0" w:color="auto"/>
        <w:bottom w:val="none" w:sz="0" w:space="0" w:color="auto"/>
        <w:right w:val="none" w:sz="0" w:space="0" w:color="auto"/>
      </w:divBdr>
    </w:div>
    <w:div w:id="522134631">
      <w:bodyDiv w:val="1"/>
      <w:marLeft w:val="0"/>
      <w:marRight w:val="0"/>
      <w:marTop w:val="0"/>
      <w:marBottom w:val="0"/>
      <w:divBdr>
        <w:top w:val="none" w:sz="0" w:space="0" w:color="auto"/>
        <w:left w:val="none" w:sz="0" w:space="0" w:color="auto"/>
        <w:bottom w:val="none" w:sz="0" w:space="0" w:color="auto"/>
        <w:right w:val="none" w:sz="0" w:space="0" w:color="auto"/>
      </w:divBdr>
      <w:divsChild>
        <w:div w:id="229579285">
          <w:marLeft w:val="547"/>
          <w:marRight w:val="0"/>
          <w:marTop w:val="106"/>
          <w:marBottom w:val="0"/>
          <w:divBdr>
            <w:top w:val="none" w:sz="0" w:space="0" w:color="auto"/>
            <w:left w:val="none" w:sz="0" w:space="0" w:color="auto"/>
            <w:bottom w:val="none" w:sz="0" w:space="0" w:color="auto"/>
            <w:right w:val="none" w:sz="0" w:space="0" w:color="auto"/>
          </w:divBdr>
        </w:div>
        <w:div w:id="1400787040">
          <w:marLeft w:val="1800"/>
          <w:marRight w:val="0"/>
          <w:marTop w:val="86"/>
          <w:marBottom w:val="0"/>
          <w:divBdr>
            <w:top w:val="none" w:sz="0" w:space="0" w:color="auto"/>
            <w:left w:val="none" w:sz="0" w:space="0" w:color="auto"/>
            <w:bottom w:val="none" w:sz="0" w:space="0" w:color="auto"/>
            <w:right w:val="none" w:sz="0" w:space="0" w:color="auto"/>
          </w:divBdr>
        </w:div>
        <w:div w:id="1744179823">
          <w:marLeft w:val="1166"/>
          <w:marRight w:val="0"/>
          <w:marTop w:val="106"/>
          <w:marBottom w:val="0"/>
          <w:divBdr>
            <w:top w:val="none" w:sz="0" w:space="0" w:color="auto"/>
            <w:left w:val="none" w:sz="0" w:space="0" w:color="auto"/>
            <w:bottom w:val="none" w:sz="0" w:space="0" w:color="auto"/>
            <w:right w:val="none" w:sz="0" w:space="0" w:color="auto"/>
          </w:divBdr>
        </w:div>
        <w:div w:id="1751269209">
          <w:marLeft w:val="1166"/>
          <w:marRight w:val="0"/>
          <w:marTop w:val="96"/>
          <w:marBottom w:val="0"/>
          <w:divBdr>
            <w:top w:val="none" w:sz="0" w:space="0" w:color="auto"/>
            <w:left w:val="none" w:sz="0" w:space="0" w:color="auto"/>
            <w:bottom w:val="none" w:sz="0" w:space="0" w:color="auto"/>
            <w:right w:val="none" w:sz="0" w:space="0" w:color="auto"/>
          </w:divBdr>
        </w:div>
        <w:div w:id="1905985835">
          <w:marLeft w:val="547"/>
          <w:marRight w:val="0"/>
          <w:marTop w:val="115"/>
          <w:marBottom w:val="0"/>
          <w:divBdr>
            <w:top w:val="none" w:sz="0" w:space="0" w:color="auto"/>
            <w:left w:val="none" w:sz="0" w:space="0" w:color="auto"/>
            <w:bottom w:val="none" w:sz="0" w:space="0" w:color="auto"/>
            <w:right w:val="none" w:sz="0" w:space="0" w:color="auto"/>
          </w:divBdr>
        </w:div>
        <w:div w:id="2034842718">
          <w:marLeft w:val="1800"/>
          <w:marRight w:val="0"/>
          <w:marTop w:val="86"/>
          <w:marBottom w:val="0"/>
          <w:divBdr>
            <w:top w:val="none" w:sz="0" w:space="0" w:color="auto"/>
            <w:left w:val="none" w:sz="0" w:space="0" w:color="auto"/>
            <w:bottom w:val="none" w:sz="0" w:space="0" w:color="auto"/>
            <w:right w:val="none" w:sz="0" w:space="0" w:color="auto"/>
          </w:divBdr>
        </w:div>
      </w:divsChild>
    </w:div>
    <w:div w:id="522864913">
      <w:bodyDiv w:val="1"/>
      <w:marLeft w:val="0"/>
      <w:marRight w:val="0"/>
      <w:marTop w:val="0"/>
      <w:marBottom w:val="0"/>
      <w:divBdr>
        <w:top w:val="none" w:sz="0" w:space="0" w:color="auto"/>
        <w:left w:val="none" w:sz="0" w:space="0" w:color="auto"/>
        <w:bottom w:val="none" w:sz="0" w:space="0" w:color="auto"/>
        <w:right w:val="none" w:sz="0" w:space="0" w:color="auto"/>
      </w:divBdr>
    </w:div>
    <w:div w:id="523055975">
      <w:bodyDiv w:val="1"/>
      <w:marLeft w:val="0"/>
      <w:marRight w:val="0"/>
      <w:marTop w:val="0"/>
      <w:marBottom w:val="0"/>
      <w:divBdr>
        <w:top w:val="none" w:sz="0" w:space="0" w:color="auto"/>
        <w:left w:val="none" w:sz="0" w:space="0" w:color="auto"/>
        <w:bottom w:val="none" w:sz="0" w:space="0" w:color="auto"/>
        <w:right w:val="none" w:sz="0" w:space="0" w:color="auto"/>
      </w:divBdr>
    </w:div>
    <w:div w:id="523250633">
      <w:bodyDiv w:val="1"/>
      <w:marLeft w:val="0"/>
      <w:marRight w:val="0"/>
      <w:marTop w:val="0"/>
      <w:marBottom w:val="0"/>
      <w:divBdr>
        <w:top w:val="none" w:sz="0" w:space="0" w:color="auto"/>
        <w:left w:val="none" w:sz="0" w:space="0" w:color="auto"/>
        <w:bottom w:val="none" w:sz="0" w:space="0" w:color="auto"/>
        <w:right w:val="none" w:sz="0" w:space="0" w:color="auto"/>
      </w:divBdr>
    </w:div>
    <w:div w:id="524053559">
      <w:bodyDiv w:val="1"/>
      <w:marLeft w:val="0"/>
      <w:marRight w:val="0"/>
      <w:marTop w:val="0"/>
      <w:marBottom w:val="0"/>
      <w:divBdr>
        <w:top w:val="none" w:sz="0" w:space="0" w:color="auto"/>
        <w:left w:val="none" w:sz="0" w:space="0" w:color="auto"/>
        <w:bottom w:val="none" w:sz="0" w:space="0" w:color="auto"/>
        <w:right w:val="none" w:sz="0" w:space="0" w:color="auto"/>
      </w:divBdr>
    </w:div>
    <w:div w:id="524056978">
      <w:bodyDiv w:val="1"/>
      <w:marLeft w:val="0"/>
      <w:marRight w:val="0"/>
      <w:marTop w:val="0"/>
      <w:marBottom w:val="0"/>
      <w:divBdr>
        <w:top w:val="none" w:sz="0" w:space="0" w:color="auto"/>
        <w:left w:val="none" w:sz="0" w:space="0" w:color="auto"/>
        <w:bottom w:val="none" w:sz="0" w:space="0" w:color="auto"/>
        <w:right w:val="none" w:sz="0" w:space="0" w:color="auto"/>
      </w:divBdr>
    </w:div>
    <w:div w:id="524641371">
      <w:bodyDiv w:val="1"/>
      <w:marLeft w:val="0"/>
      <w:marRight w:val="0"/>
      <w:marTop w:val="0"/>
      <w:marBottom w:val="0"/>
      <w:divBdr>
        <w:top w:val="none" w:sz="0" w:space="0" w:color="auto"/>
        <w:left w:val="none" w:sz="0" w:space="0" w:color="auto"/>
        <w:bottom w:val="none" w:sz="0" w:space="0" w:color="auto"/>
        <w:right w:val="none" w:sz="0" w:space="0" w:color="auto"/>
      </w:divBdr>
    </w:div>
    <w:div w:id="524750379">
      <w:bodyDiv w:val="1"/>
      <w:marLeft w:val="0"/>
      <w:marRight w:val="0"/>
      <w:marTop w:val="0"/>
      <w:marBottom w:val="0"/>
      <w:divBdr>
        <w:top w:val="none" w:sz="0" w:space="0" w:color="auto"/>
        <w:left w:val="none" w:sz="0" w:space="0" w:color="auto"/>
        <w:bottom w:val="none" w:sz="0" w:space="0" w:color="auto"/>
        <w:right w:val="none" w:sz="0" w:space="0" w:color="auto"/>
      </w:divBdr>
    </w:div>
    <w:div w:id="526601860">
      <w:bodyDiv w:val="1"/>
      <w:marLeft w:val="0"/>
      <w:marRight w:val="0"/>
      <w:marTop w:val="0"/>
      <w:marBottom w:val="0"/>
      <w:divBdr>
        <w:top w:val="none" w:sz="0" w:space="0" w:color="auto"/>
        <w:left w:val="none" w:sz="0" w:space="0" w:color="auto"/>
        <w:bottom w:val="none" w:sz="0" w:space="0" w:color="auto"/>
        <w:right w:val="none" w:sz="0" w:space="0" w:color="auto"/>
      </w:divBdr>
    </w:div>
    <w:div w:id="526678706">
      <w:bodyDiv w:val="1"/>
      <w:marLeft w:val="0"/>
      <w:marRight w:val="0"/>
      <w:marTop w:val="0"/>
      <w:marBottom w:val="0"/>
      <w:divBdr>
        <w:top w:val="none" w:sz="0" w:space="0" w:color="auto"/>
        <w:left w:val="none" w:sz="0" w:space="0" w:color="auto"/>
        <w:bottom w:val="none" w:sz="0" w:space="0" w:color="auto"/>
        <w:right w:val="none" w:sz="0" w:space="0" w:color="auto"/>
      </w:divBdr>
    </w:div>
    <w:div w:id="526716934">
      <w:bodyDiv w:val="1"/>
      <w:marLeft w:val="0"/>
      <w:marRight w:val="0"/>
      <w:marTop w:val="0"/>
      <w:marBottom w:val="0"/>
      <w:divBdr>
        <w:top w:val="none" w:sz="0" w:space="0" w:color="auto"/>
        <w:left w:val="none" w:sz="0" w:space="0" w:color="auto"/>
        <w:bottom w:val="none" w:sz="0" w:space="0" w:color="auto"/>
        <w:right w:val="none" w:sz="0" w:space="0" w:color="auto"/>
      </w:divBdr>
    </w:div>
    <w:div w:id="527523643">
      <w:bodyDiv w:val="1"/>
      <w:marLeft w:val="0"/>
      <w:marRight w:val="0"/>
      <w:marTop w:val="0"/>
      <w:marBottom w:val="0"/>
      <w:divBdr>
        <w:top w:val="none" w:sz="0" w:space="0" w:color="auto"/>
        <w:left w:val="none" w:sz="0" w:space="0" w:color="auto"/>
        <w:bottom w:val="none" w:sz="0" w:space="0" w:color="auto"/>
        <w:right w:val="none" w:sz="0" w:space="0" w:color="auto"/>
      </w:divBdr>
      <w:divsChild>
        <w:div w:id="796068181">
          <w:marLeft w:val="0"/>
          <w:marRight w:val="0"/>
          <w:marTop w:val="0"/>
          <w:marBottom w:val="0"/>
          <w:divBdr>
            <w:top w:val="none" w:sz="0" w:space="0" w:color="auto"/>
            <w:left w:val="none" w:sz="0" w:space="0" w:color="auto"/>
            <w:bottom w:val="none" w:sz="0" w:space="0" w:color="auto"/>
            <w:right w:val="none" w:sz="0" w:space="0" w:color="auto"/>
          </w:divBdr>
          <w:divsChild>
            <w:div w:id="37167317">
              <w:marLeft w:val="0"/>
              <w:marRight w:val="0"/>
              <w:marTop w:val="0"/>
              <w:marBottom w:val="0"/>
              <w:divBdr>
                <w:top w:val="none" w:sz="0" w:space="0" w:color="auto"/>
                <w:left w:val="none" w:sz="0" w:space="0" w:color="auto"/>
                <w:bottom w:val="none" w:sz="0" w:space="0" w:color="auto"/>
                <w:right w:val="none" w:sz="0" w:space="0" w:color="auto"/>
              </w:divBdr>
            </w:div>
            <w:div w:id="170949385">
              <w:marLeft w:val="0"/>
              <w:marRight w:val="0"/>
              <w:marTop w:val="0"/>
              <w:marBottom w:val="0"/>
              <w:divBdr>
                <w:top w:val="none" w:sz="0" w:space="0" w:color="auto"/>
                <w:left w:val="none" w:sz="0" w:space="0" w:color="auto"/>
                <w:bottom w:val="none" w:sz="0" w:space="0" w:color="auto"/>
                <w:right w:val="none" w:sz="0" w:space="0" w:color="auto"/>
              </w:divBdr>
            </w:div>
            <w:div w:id="290325353">
              <w:marLeft w:val="0"/>
              <w:marRight w:val="0"/>
              <w:marTop w:val="0"/>
              <w:marBottom w:val="0"/>
              <w:divBdr>
                <w:top w:val="none" w:sz="0" w:space="0" w:color="auto"/>
                <w:left w:val="none" w:sz="0" w:space="0" w:color="auto"/>
                <w:bottom w:val="none" w:sz="0" w:space="0" w:color="auto"/>
                <w:right w:val="none" w:sz="0" w:space="0" w:color="auto"/>
              </w:divBdr>
            </w:div>
            <w:div w:id="309136326">
              <w:marLeft w:val="0"/>
              <w:marRight w:val="0"/>
              <w:marTop w:val="0"/>
              <w:marBottom w:val="0"/>
              <w:divBdr>
                <w:top w:val="none" w:sz="0" w:space="0" w:color="auto"/>
                <w:left w:val="none" w:sz="0" w:space="0" w:color="auto"/>
                <w:bottom w:val="none" w:sz="0" w:space="0" w:color="auto"/>
                <w:right w:val="none" w:sz="0" w:space="0" w:color="auto"/>
              </w:divBdr>
            </w:div>
            <w:div w:id="592781457">
              <w:marLeft w:val="0"/>
              <w:marRight w:val="0"/>
              <w:marTop w:val="0"/>
              <w:marBottom w:val="0"/>
              <w:divBdr>
                <w:top w:val="none" w:sz="0" w:space="0" w:color="auto"/>
                <w:left w:val="none" w:sz="0" w:space="0" w:color="auto"/>
                <w:bottom w:val="none" w:sz="0" w:space="0" w:color="auto"/>
                <w:right w:val="none" w:sz="0" w:space="0" w:color="auto"/>
              </w:divBdr>
            </w:div>
            <w:div w:id="760099690">
              <w:marLeft w:val="0"/>
              <w:marRight w:val="0"/>
              <w:marTop w:val="0"/>
              <w:marBottom w:val="0"/>
              <w:divBdr>
                <w:top w:val="none" w:sz="0" w:space="0" w:color="auto"/>
                <w:left w:val="none" w:sz="0" w:space="0" w:color="auto"/>
                <w:bottom w:val="none" w:sz="0" w:space="0" w:color="auto"/>
                <w:right w:val="none" w:sz="0" w:space="0" w:color="auto"/>
              </w:divBdr>
            </w:div>
            <w:div w:id="891622534">
              <w:marLeft w:val="0"/>
              <w:marRight w:val="0"/>
              <w:marTop w:val="0"/>
              <w:marBottom w:val="0"/>
              <w:divBdr>
                <w:top w:val="none" w:sz="0" w:space="0" w:color="auto"/>
                <w:left w:val="none" w:sz="0" w:space="0" w:color="auto"/>
                <w:bottom w:val="none" w:sz="0" w:space="0" w:color="auto"/>
                <w:right w:val="none" w:sz="0" w:space="0" w:color="auto"/>
              </w:divBdr>
            </w:div>
            <w:div w:id="982193510">
              <w:marLeft w:val="0"/>
              <w:marRight w:val="0"/>
              <w:marTop w:val="0"/>
              <w:marBottom w:val="0"/>
              <w:divBdr>
                <w:top w:val="none" w:sz="0" w:space="0" w:color="auto"/>
                <w:left w:val="none" w:sz="0" w:space="0" w:color="auto"/>
                <w:bottom w:val="none" w:sz="0" w:space="0" w:color="auto"/>
                <w:right w:val="none" w:sz="0" w:space="0" w:color="auto"/>
              </w:divBdr>
            </w:div>
            <w:div w:id="1015956151">
              <w:marLeft w:val="0"/>
              <w:marRight w:val="0"/>
              <w:marTop w:val="0"/>
              <w:marBottom w:val="0"/>
              <w:divBdr>
                <w:top w:val="none" w:sz="0" w:space="0" w:color="auto"/>
                <w:left w:val="none" w:sz="0" w:space="0" w:color="auto"/>
                <w:bottom w:val="none" w:sz="0" w:space="0" w:color="auto"/>
                <w:right w:val="none" w:sz="0" w:space="0" w:color="auto"/>
              </w:divBdr>
            </w:div>
            <w:div w:id="1086029435">
              <w:marLeft w:val="0"/>
              <w:marRight w:val="0"/>
              <w:marTop w:val="0"/>
              <w:marBottom w:val="0"/>
              <w:divBdr>
                <w:top w:val="none" w:sz="0" w:space="0" w:color="auto"/>
                <w:left w:val="none" w:sz="0" w:space="0" w:color="auto"/>
                <w:bottom w:val="none" w:sz="0" w:space="0" w:color="auto"/>
                <w:right w:val="none" w:sz="0" w:space="0" w:color="auto"/>
              </w:divBdr>
            </w:div>
            <w:div w:id="1316449754">
              <w:marLeft w:val="0"/>
              <w:marRight w:val="0"/>
              <w:marTop w:val="0"/>
              <w:marBottom w:val="0"/>
              <w:divBdr>
                <w:top w:val="none" w:sz="0" w:space="0" w:color="auto"/>
                <w:left w:val="none" w:sz="0" w:space="0" w:color="auto"/>
                <w:bottom w:val="none" w:sz="0" w:space="0" w:color="auto"/>
                <w:right w:val="none" w:sz="0" w:space="0" w:color="auto"/>
              </w:divBdr>
            </w:div>
            <w:div w:id="1322395180">
              <w:marLeft w:val="0"/>
              <w:marRight w:val="0"/>
              <w:marTop w:val="0"/>
              <w:marBottom w:val="0"/>
              <w:divBdr>
                <w:top w:val="none" w:sz="0" w:space="0" w:color="auto"/>
                <w:left w:val="none" w:sz="0" w:space="0" w:color="auto"/>
                <w:bottom w:val="none" w:sz="0" w:space="0" w:color="auto"/>
                <w:right w:val="none" w:sz="0" w:space="0" w:color="auto"/>
              </w:divBdr>
            </w:div>
            <w:div w:id="1329863842">
              <w:marLeft w:val="0"/>
              <w:marRight w:val="0"/>
              <w:marTop w:val="0"/>
              <w:marBottom w:val="0"/>
              <w:divBdr>
                <w:top w:val="none" w:sz="0" w:space="0" w:color="auto"/>
                <w:left w:val="none" w:sz="0" w:space="0" w:color="auto"/>
                <w:bottom w:val="none" w:sz="0" w:space="0" w:color="auto"/>
                <w:right w:val="none" w:sz="0" w:space="0" w:color="auto"/>
              </w:divBdr>
            </w:div>
            <w:div w:id="1348290967">
              <w:marLeft w:val="0"/>
              <w:marRight w:val="0"/>
              <w:marTop w:val="0"/>
              <w:marBottom w:val="0"/>
              <w:divBdr>
                <w:top w:val="none" w:sz="0" w:space="0" w:color="auto"/>
                <w:left w:val="none" w:sz="0" w:space="0" w:color="auto"/>
                <w:bottom w:val="none" w:sz="0" w:space="0" w:color="auto"/>
                <w:right w:val="none" w:sz="0" w:space="0" w:color="auto"/>
              </w:divBdr>
            </w:div>
            <w:div w:id="1545017097">
              <w:marLeft w:val="0"/>
              <w:marRight w:val="0"/>
              <w:marTop w:val="0"/>
              <w:marBottom w:val="0"/>
              <w:divBdr>
                <w:top w:val="none" w:sz="0" w:space="0" w:color="auto"/>
                <w:left w:val="none" w:sz="0" w:space="0" w:color="auto"/>
                <w:bottom w:val="none" w:sz="0" w:space="0" w:color="auto"/>
                <w:right w:val="none" w:sz="0" w:space="0" w:color="auto"/>
              </w:divBdr>
            </w:div>
            <w:div w:id="1865821564">
              <w:marLeft w:val="0"/>
              <w:marRight w:val="0"/>
              <w:marTop w:val="0"/>
              <w:marBottom w:val="0"/>
              <w:divBdr>
                <w:top w:val="none" w:sz="0" w:space="0" w:color="auto"/>
                <w:left w:val="none" w:sz="0" w:space="0" w:color="auto"/>
                <w:bottom w:val="none" w:sz="0" w:space="0" w:color="auto"/>
                <w:right w:val="none" w:sz="0" w:space="0" w:color="auto"/>
              </w:divBdr>
            </w:div>
            <w:div w:id="1877355506">
              <w:marLeft w:val="0"/>
              <w:marRight w:val="0"/>
              <w:marTop w:val="0"/>
              <w:marBottom w:val="0"/>
              <w:divBdr>
                <w:top w:val="none" w:sz="0" w:space="0" w:color="auto"/>
                <w:left w:val="none" w:sz="0" w:space="0" w:color="auto"/>
                <w:bottom w:val="none" w:sz="0" w:space="0" w:color="auto"/>
                <w:right w:val="none" w:sz="0" w:space="0" w:color="auto"/>
              </w:divBdr>
            </w:div>
            <w:div w:id="1884443360">
              <w:marLeft w:val="0"/>
              <w:marRight w:val="0"/>
              <w:marTop w:val="0"/>
              <w:marBottom w:val="0"/>
              <w:divBdr>
                <w:top w:val="none" w:sz="0" w:space="0" w:color="auto"/>
                <w:left w:val="none" w:sz="0" w:space="0" w:color="auto"/>
                <w:bottom w:val="none" w:sz="0" w:space="0" w:color="auto"/>
                <w:right w:val="none" w:sz="0" w:space="0" w:color="auto"/>
              </w:divBdr>
            </w:div>
            <w:div w:id="1898777535">
              <w:marLeft w:val="0"/>
              <w:marRight w:val="0"/>
              <w:marTop w:val="0"/>
              <w:marBottom w:val="0"/>
              <w:divBdr>
                <w:top w:val="none" w:sz="0" w:space="0" w:color="auto"/>
                <w:left w:val="none" w:sz="0" w:space="0" w:color="auto"/>
                <w:bottom w:val="none" w:sz="0" w:space="0" w:color="auto"/>
                <w:right w:val="none" w:sz="0" w:space="0" w:color="auto"/>
              </w:divBdr>
            </w:div>
            <w:div w:id="1900434189">
              <w:marLeft w:val="0"/>
              <w:marRight w:val="0"/>
              <w:marTop w:val="0"/>
              <w:marBottom w:val="0"/>
              <w:divBdr>
                <w:top w:val="none" w:sz="0" w:space="0" w:color="auto"/>
                <w:left w:val="none" w:sz="0" w:space="0" w:color="auto"/>
                <w:bottom w:val="none" w:sz="0" w:space="0" w:color="auto"/>
                <w:right w:val="none" w:sz="0" w:space="0" w:color="auto"/>
              </w:divBdr>
            </w:div>
            <w:div w:id="1929846387">
              <w:marLeft w:val="0"/>
              <w:marRight w:val="0"/>
              <w:marTop w:val="0"/>
              <w:marBottom w:val="0"/>
              <w:divBdr>
                <w:top w:val="none" w:sz="0" w:space="0" w:color="auto"/>
                <w:left w:val="none" w:sz="0" w:space="0" w:color="auto"/>
                <w:bottom w:val="none" w:sz="0" w:space="0" w:color="auto"/>
                <w:right w:val="none" w:sz="0" w:space="0" w:color="auto"/>
              </w:divBdr>
            </w:div>
            <w:div w:id="1984773622">
              <w:marLeft w:val="0"/>
              <w:marRight w:val="0"/>
              <w:marTop w:val="0"/>
              <w:marBottom w:val="0"/>
              <w:divBdr>
                <w:top w:val="none" w:sz="0" w:space="0" w:color="auto"/>
                <w:left w:val="none" w:sz="0" w:space="0" w:color="auto"/>
                <w:bottom w:val="none" w:sz="0" w:space="0" w:color="auto"/>
                <w:right w:val="none" w:sz="0" w:space="0" w:color="auto"/>
              </w:divBdr>
            </w:div>
            <w:div w:id="2042247605">
              <w:marLeft w:val="0"/>
              <w:marRight w:val="0"/>
              <w:marTop w:val="0"/>
              <w:marBottom w:val="0"/>
              <w:divBdr>
                <w:top w:val="none" w:sz="0" w:space="0" w:color="auto"/>
                <w:left w:val="none" w:sz="0" w:space="0" w:color="auto"/>
                <w:bottom w:val="none" w:sz="0" w:space="0" w:color="auto"/>
                <w:right w:val="none" w:sz="0" w:space="0" w:color="auto"/>
              </w:divBdr>
            </w:div>
            <w:div w:id="208949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835850">
      <w:bodyDiv w:val="1"/>
      <w:marLeft w:val="0"/>
      <w:marRight w:val="0"/>
      <w:marTop w:val="0"/>
      <w:marBottom w:val="0"/>
      <w:divBdr>
        <w:top w:val="none" w:sz="0" w:space="0" w:color="auto"/>
        <w:left w:val="none" w:sz="0" w:space="0" w:color="auto"/>
        <w:bottom w:val="none" w:sz="0" w:space="0" w:color="auto"/>
        <w:right w:val="none" w:sz="0" w:space="0" w:color="auto"/>
      </w:divBdr>
    </w:div>
    <w:div w:id="529103365">
      <w:bodyDiv w:val="1"/>
      <w:marLeft w:val="0"/>
      <w:marRight w:val="0"/>
      <w:marTop w:val="0"/>
      <w:marBottom w:val="0"/>
      <w:divBdr>
        <w:top w:val="none" w:sz="0" w:space="0" w:color="auto"/>
        <w:left w:val="none" w:sz="0" w:space="0" w:color="auto"/>
        <w:bottom w:val="none" w:sz="0" w:space="0" w:color="auto"/>
        <w:right w:val="none" w:sz="0" w:space="0" w:color="auto"/>
      </w:divBdr>
    </w:div>
    <w:div w:id="530074762">
      <w:bodyDiv w:val="1"/>
      <w:marLeft w:val="0"/>
      <w:marRight w:val="0"/>
      <w:marTop w:val="0"/>
      <w:marBottom w:val="0"/>
      <w:divBdr>
        <w:top w:val="none" w:sz="0" w:space="0" w:color="auto"/>
        <w:left w:val="none" w:sz="0" w:space="0" w:color="auto"/>
        <w:bottom w:val="none" w:sz="0" w:space="0" w:color="auto"/>
        <w:right w:val="none" w:sz="0" w:space="0" w:color="auto"/>
      </w:divBdr>
    </w:div>
    <w:div w:id="530218439">
      <w:bodyDiv w:val="1"/>
      <w:marLeft w:val="0"/>
      <w:marRight w:val="0"/>
      <w:marTop w:val="0"/>
      <w:marBottom w:val="0"/>
      <w:divBdr>
        <w:top w:val="none" w:sz="0" w:space="0" w:color="auto"/>
        <w:left w:val="none" w:sz="0" w:space="0" w:color="auto"/>
        <w:bottom w:val="none" w:sz="0" w:space="0" w:color="auto"/>
        <w:right w:val="none" w:sz="0" w:space="0" w:color="auto"/>
      </w:divBdr>
    </w:div>
    <w:div w:id="530608738">
      <w:bodyDiv w:val="1"/>
      <w:marLeft w:val="0"/>
      <w:marRight w:val="0"/>
      <w:marTop w:val="0"/>
      <w:marBottom w:val="0"/>
      <w:divBdr>
        <w:top w:val="none" w:sz="0" w:space="0" w:color="auto"/>
        <w:left w:val="none" w:sz="0" w:space="0" w:color="auto"/>
        <w:bottom w:val="none" w:sz="0" w:space="0" w:color="auto"/>
        <w:right w:val="none" w:sz="0" w:space="0" w:color="auto"/>
      </w:divBdr>
    </w:div>
    <w:div w:id="530730695">
      <w:bodyDiv w:val="1"/>
      <w:marLeft w:val="0"/>
      <w:marRight w:val="0"/>
      <w:marTop w:val="0"/>
      <w:marBottom w:val="0"/>
      <w:divBdr>
        <w:top w:val="none" w:sz="0" w:space="0" w:color="auto"/>
        <w:left w:val="none" w:sz="0" w:space="0" w:color="auto"/>
        <w:bottom w:val="none" w:sz="0" w:space="0" w:color="auto"/>
        <w:right w:val="none" w:sz="0" w:space="0" w:color="auto"/>
      </w:divBdr>
      <w:divsChild>
        <w:div w:id="59596463">
          <w:marLeft w:val="1166"/>
          <w:marRight w:val="0"/>
          <w:marTop w:val="96"/>
          <w:marBottom w:val="0"/>
          <w:divBdr>
            <w:top w:val="none" w:sz="0" w:space="0" w:color="auto"/>
            <w:left w:val="none" w:sz="0" w:space="0" w:color="auto"/>
            <w:bottom w:val="none" w:sz="0" w:space="0" w:color="auto"/>
            <w:right w:val="none" w:sz="0" w:space="0" w:color="auto"/>
          </w:divBdr>
        </w:div>
        <w:div w:id="1146820112">
          <w:marLeft w:val="1166"/>
          <w:marRight w:val="0"/>
          <w:marTop w:val="96"/>
          <w:marBottom w:val="0"/>
          <w:divBdr>
            <w:top w:val="none" w:sz="0" w:space="0" w:color="auto"/>
            <w:left w:val="none" w:sz="0" w:space="0" w:color="auto"/>
            <w:bottom w:val="none" w:sz="0" w:space="0" w:color="auto"/>
            <w:right w:val="none" w:sz="0" w:space="0" w:color="auto"/>
          </w:divBdr>
        </w:div>
        <w:div w:id="1528836951">
          <w:marLeft w:val="547"/>
          <w:marRight w:val="0"/>
          <w:marTop w:val="115"/>
          <w:marBottom w:val="0"/>
          <w:divBdr>
            <w:top w:val="none" w:sz="0" w:space="0" w:color="auto"/>
            <w:left w:val="none" w:sz="0" w:space="0" w:color="auto"/>
            <w:bottom w:val="none" w:sz="0" w:space="0" w:color="auto"/>
            <w:right w:val="none" w:sz="0" w:space="0" w:color="auto"/>
          </w:divBdr>
        </w:div>
        <w:div w:id="1585645582">
          <w:marLeft w:val="547"/>
          <w:marRight w:val="0"/>
          <w:marTop w:val="115"/>
          <w:marBottom w:val="0"/>
          <w:divBdr>
            <w:top w:val="none" w:sz="0" w:space="0" w:color="auto"/>
            <w:left w:val="none" w:sz="0" w:space="0" w:color="auto"/>
            <w:bottom w:val="none" w:sz="0" w:space="0" w:color="auto"/>
            <w:right w:val="none" w:sz="0" w:space="0" w:color="auto"/>
          </w:divBdr>
        </w:div>
        <w:div w:id="1739744982">
          <w:marLeft w:val="1166"/>
          <w:marRight w:val="0"/>
          <w:marTop w:val="96"/>
          <w:marBottom w:val="0"/>
          <w:divBdr>
            <w:top w:val="none" w:sz="0" w:space="0" w:color="auto"/>
            <w:left w:val="none" w:sz="0" w:space="0" w:color="auto"/>
            <w:bottom w:val="none" w:sz="0" w:space="0" w:color="auto"/>
            <w:right w:val="none" w:sz="0" w:space="0" w:color="auto"/>
          </w:divBdr>
        </w:div>
        <w:div w:id="1848591282">
          <w:marLeft w:val="1166"/>
          <w:marRight w:val="0"/>
          <w:marTop w:val="96"/>
          <w:marBottom w:val="0"/>
          <w:divBdr>
            <w:top w:val="none" w:sz="0" w:space="0" w:color="auto"/>
            <w:left w:val="none" w:sz="0" w:space="0" w:color="auto"/>
            <w:bottom w:val="none" w:sz="0" w:space="0" w:color="auto"/>
            <w:right w:val="none" w:sz="0" w:space="0" w:color="auto"/>
          </w:divBdr>
        </w:div>
        <w:div w:id="1867595592">
          <w:marLeft w:val="547"/>
          <w:marRight w:val="0"/>
          <w:marTop w:val="115"/>
          <w:marBottom w:val="0"/>
          <w:divBdr>
            <w:top w:val="none" w:sz="0" w:space="0" w:color="auto"/>
            <w:left w:val="none" w:sz="0" w:space="0" w:color="auto"/>
            <w:bottom w:val="none" w:sz="0" w:space="0" w:color="auto"/>
            <w:right w:val="none" w:sz="0" w:space="0" w:color="auto"/>
          </w:divBdr>
        </w:div>
      </w:divsChild>
    </w:div>
    <w:div w:id="531501528">
      <w:bodyDiv w:val="1"/>
      <w:marLeft w:val="0"/>
      <w:marRight w:val="0"/>
      <w:marTop w:val="0"/>
      <w:marBottom w:val="0"/>
      <w:divBdr>
        <w:top w:val="none" w:sz="0" w:space="0" w:color="auto"/>
        <w:left w:val="none" w:sz="0" w:space="0" w:color="auto"/>
        <w:bottom w:val="none" w:sz="0" w:space="0" w:color="auto"/>
        <w:right w:val="none" w:sz="0" w:space="0" w:color="auto"/>
      </w:divBdr>
    </w:div>
    <w:div w:id="532352925">
      <w:bodyDiv w:val="1"/>
      <w:marLeft w:val="0"/>
      <w:marRight w:val="0"/>
      <w:marTop w:val="0"/>
      <w:marBottom w:val="0"/>
      <w:divBdr>
        <w:top w:val="none" w:sz="0" w:space="0" w:color="auto"/>
        <w:left w:val="none" w:sz="0" w:space="0" w:color="auto"/>
        <w:bottom w:val="none" w:sz="0" w:space="0" w:color="auto"/>
        <w:right w:val="none" w:sz="0" w:space="0" w:color="auto"/>
      </w:divBdr>
      <w:divsChild>
        <w:div w:id="255284122">
          <w:marLeft w:val="1166"/>
          <w:marRight w:val="0"/>
          <w:marTop w:val="96"/>
          <w:marBottom w:val="0"/>
          <w:divBdr>
            <w:top w:val="none" w:sz="0" w:space="0" w:color="auto"/>
            <w:left w:val="none" w:sz="0" w:space="0" w:color="auto"/>
            <w:bottom w:val="none" w:sz="0" w:space="0" w:color="auto"/>
            <w:right w:val="none" w:sz="0" w:space="0" w:color="auto"/>
          </w:divBdr>
        </w:div>
        <w:div w:id="952829385">
          <w:marLeft w:val="547"/>
          <w:marRight w:val="0"/>
          <w:marTop w:val="96"/>
          <w:marBottom w:val="0"/>
          <w:divBdr>
            <w:top w:val="none" w:sz="0" w:space="0" w:color="auto"/>
            <w:left w:val="none" w:sz="0" w:space="0" w:color="auto"/>
            <w:bottom w:val="none" w:sz="0" w:space="0" w:color="auto"/>
            <w:right w:val="none" w:sz="0" w:space="0" w:color="auto"/>
          </w:divBdr>
        </w:div>
        <w:div w:id="1240600638">
          <w:marLeft w:val="547"/>
          <w:marRight w:val="0"/>
          <w:marTop w:val="96"/>
          <w:marBottom w:val="0"/>
          <w:divBdr>
            <w:top w:val="none" w:sz="0" w:space="0" w:color="auto"/>
            <w:left w:val="none" w:sz="0" w:space="0" w:color="auto"/>
            <w:bottom w:val="none" w:sz="0" w:space="0" w:color="auto"/>
            <w:right w:val="none" w:sz="0" w:space="0" w:color="auto"/>
          </w:divBdr>
        </w:div>
        <w:div w:id="1650012690">
          <w:marLeft w:val="1166"/>
          <w:marRight w:val="0"/>
          <w:marTop w:val="96"/>
          <w:marBottom w:val="0"/>
          <w:divBdr>
            <w:top w:val="none" w:sz="0" w:space="0" w:color="auto"/>
            <w:left w:val="none" w:sz="0" w:space="0" w:color="auto"/>
            <w:bottom w:val="none" w:sz="0" w:space="0" w:color="auto"/>
            <w:right w:val="none" w:sz="0" w:space="0" w:color="auto"/>
          </w:divBdr>
        </w:div>
        <w:div w:id="1789471918">
          <w:marLeft w:val="1166"/>
          <w:marRight w:val="0"/>
          <w:marTop w:val="96"/>
          <w:marBottom w:val="0"/>
          <w:divBdr>
            <w:top w:val="none" w:sz="0" w:space="0" w:color="auto"/>
            <w:left w:val="none" w:sz="0" w:space="0" w:color="auto"/>
            <w:bottom w:val="none" w:sz="0" w:space="0" w:color="auto"/>
            <w:right w:val="none" w:sz="0" w:space="0" w:color="auto"/>
          </w:divBdr>
        </w:div>
        <w:div w:id="1805541884">
          <w:marLeft w:val="1166"/>
          <w:marRight w:val="0"/>
          <w:marTop w:val="96"/>
          <w:marBottom w:val="0"/>
          <w:divBdr>
            <w:top w:val="none" w:sz="0" w:space="0" w:color="auto"/>
            <w:left w:val="none" w:sz="0" w:space="0" w:color="auto"/>
            <w:bottom w:val="none" w:sz="0" w:space="0" w:color="auto"/>
            <w:right w:val="none" w:sz="0" w:space="0" w:color="auto"/>
          </w:divBdr>
        </w:div>
        <w:div w:id="2038239940">
          <w:marLeft w:val="1166"/>
          <w:marRight w:val="0"/>
          <w:marTop w:val="96"/>
          <w:marBottom w:val="0"/>
          <w:divBdr>
            <w:top w:val="none" w:sz="0" w:space="0" w:color="auto"/>
            <w:left w:val="none" w:sz="0" w:space="0" w:color="auto"/>
            <w:bottom w:val="none" w:sz="0" w:space="0" w:color="auto"/>
            <w:right w:val="none" w:sz="0" w:space="0" w:color="auto"/>
          </w:divBdr>
        </w:div>
      </w:divsChild>
    </w:div>
    <w:div w:id="533423223">
      <w:bodyDiv w:val="1"/>
      <w:marLeft w:val="0"/>
      <w:marRight w:val="0"/>
      <w:marTop w:val="0"/>
      <w:marBottom w:val="0"/>
      <w:divBdr>
        <w:top w:val="none" w:sz="0" w:space="0" w:color="auto"/>
        <w:left w:val="none" w:sz="0" w:space="0" w:color="auto"/>
        <w:bottom w:val="none" w:sz="0" w:space="0" w:color="auto"/>
        <w:right w:val="none" w:sz="0" w:space="0" w:color="auto"/>
      </w:divBdr>
      <w:divsChild>
        <w:div w:id="159783198">
          <w:marLeft w:val="547"/>
          <w:marRight w:val="0"/>
          <w:marTop w:val="115"/>
          <w:marBottom w:val="0"/>
          <w:divBdr>
            <w:top w:val="none" w:sz="0" w:space="0" w:color="auto"/>
            <w:left w:val="none" w:sz="0" w:space="0" w:color="auto"/>
            <w:bottom w:val="none" w:sz="0" w:space="0" w:color="auto"/>
            <w:right w:val="none" w:sz="0" w:space="0" w:color="auto"/>
          </w:divBdr>
        </w:div>
        <w:div w:id="192885698">
          <w:marLeft w:val="1800"/>
          <w:marRight w:val="0"/>
          <w:marTop w:val="96"/>
          <w:marBottom w:val="0"/>
          <w:divBdr>
            <w:top w:val="none" w:sz="0" w:space="0" w:color="auto"/>
            <w:left w:val="none" w:sz="0" w:space="0" w:color="auto"/>
            <w:bottom w:val="none" w:sz="0" w:space="0" w:color="auto"/>
            <w:right w:val="none" w:sz="0" w:space="0" w:color="auto"/>
          </w:divBdr>
        </w:div>
        <w:div w:id="763376234">
          <w:marLeft w:val="547"/>
          <w:marRight w:val="0"/>
          <w:marTop w:val="115"/>
          <w:marBottom w:val="0"/>
          <w:divBdr>
            <w:top w:val="none" w:sz="0" w:space="0" w:color="auto"/>
            <w:left w:val="none" w:sz="0" w:space="0" w:color="auto"/>
            <w:bottom w:val="none" w:sz="0" w:space="0" w:color="auto"/>
            <w:right w:val="none" w:sz="0" w:space="0" w:color="auto"/>
          </w:divBdr>
        </w:div>
        <w:div w:id="1204905395">
          <w:marLeft w:val="1800"/>
          <w:marRight w:val="0"/>
          <w:marTop w:val="96"/>
          <w:marBottom w:val="0"/>
          <w:divBdr>
            <w:top w:val="none" w:sz="0" w:space="0" w:color="auto"/>
            <w:left w:val="none" w:sz="0" w:space="0" w:color="auto"/>
            <w:bottom w:val="none" w:sz="0" w:space="0" w:color="auto"/>
            <w:right w:val="none" w:sz="0" w:space="0" w:color="auto"/>
          </w:divBdr>
        </w:div>
        <w:div w:id="1301111568">
          <w:marLeft w:val="1166"/>
          <w:marRight w:val="0"/>
          <w:marTop w:val="96"/>
          <w:marBottom w:val="0"/>
          <w:divBdr>
            <w:top w:val="none" w:sz="0" w:space="0" w:color="auto"/>
            <w:left w:val="none" w:sz="0" w:space="0" w:color="auto"/>
            <w:bottom w:val="none" w:sz="0" w:space="0" w:color="auto"/>
            <w:right w:val="none" w:sz="0" w:space="0" w:color="auto"/>
          </w:divBdr>
        </w:div>
        <w:div w:id="1578830956">
          <w:marLeft w:val="1166"/>
          <w:marRight w:val="0"/>
          <w:marTop w:val="96"/>
          <w:marBottom w:val="0"/>
          <w:divBdr>
            <w:top w:val="none" w:sz="0" w:space="0" w:color="auto"/>
            <w:left w:val="none" w:sz="0" w:space="0" w:color="auto"/>
            <w:bottom w:val="none" w:sz="0" w:space="0" w:color="auto"/>
            <w:right w:val="none" w:sz="0" w:space="0" w:color="auto"/>
          </w:divBdr>
        </w:div>
      </w:divsChild>
    </w:div>
    <w:div w:id="535774470">
      <w:bodyDiv w:val="1"/>
      <w:marLeft w:val="0"/>
      <w:marRight w:val="0"/>
      <w:marTop w:val="0"/>
      <w:marBottom w:val="0"/>
      <w:divBdr>
        <w:top w:val="none" w:sz="0" w:space="0" w:color="auto"/>
        <w:left w:val="none" w:sz="0" w:space="0" w:color="auto"/>
        <w:bottom w:val="none" w:sz="0" w:space="0" w:color="auto"/>
        <w:right w:val="none" w:sz="0" w:space="0" w:color="auto"/>
      </w:divBdr>
      <w:divsChild>
        <w:div w:id="1990861023">
          <w:marLeft w:val="547"/>
          <w:marRight w:val="0"/>
          <w:marTop w:val="134"/>
          <w:marBottom w:val="120"/>
          <w:divBdr>
            <w:top w:val="none" w:sz="0" w:space="0" w:color="auto"/>
            <w:left w:val="none" w:sz="0" w:space="0" w:color="auto"/>
            <w:bottom w:val="none" w:sz="0" w:space="0" w:color="auto"/>
            <w:right w:val="none" w:sz="0" w:space="0" w:color="auto"/>
          </w:divBdr>
        </w:div>
      </w:divsChild>
    </w:div>
    <w:div w:id="535779480">
      <w:bodyDiv w:val="1"/>
      <w:marLeft w:val="0"/>
      <w:marRight w:val="0"/>
      <w:marTop w:val="0"/>
      <w:marBottom w:val="0"/>
      <w:divBdr>
        <w:top w:val="none" w:sz="0" w:space="0" w:color="auto"/>
        <w:left w:val="none" w:sz="0" w:space="0" w:color="auto"/>
        <w:bottom w:val="none" w:sz="0" w:space="0" w:color="auto"/>
        <w:right w:val="none" w:sz="0" w:space="0" w:color="auto"/>
      </w:divBdr>
    </w:div>
    <w:div w:id="536426841">
      <w:bodyDiv w:val="1"/>
      <w:marLeft w:val="0"/>
      <w:marRight w:val="0"/>
      <w:marTop w:val="0"/>
      <w:marBottom w:val="0"/>
      <w:divBdr>
        <w:top w:val="none" w:sz="0" w:space="0" w:color="auto"/>
        <w:left w:val="none" w:sz="0" w:space="0" w:color="auto"/>
        <w:bottom w:val="none" w:sz="0" w:space="0" w:color="auto"/>
        <w:right w:val="none" w:sz="0" w:space="0" w:color="auto"/>
      </w:divBdr>
    </w:div>
    <w:div w:id="536624302">
      <w:bodyDiv w:val="1"/>
      <w:marLeft w:val="0"/>
      <w:marRight w:val="0"/>
      <w:marTop w:val="0"/>
      <w:marBottom w:val="0"/>
      <w:divBdr>
        <w:top w:val="none" w:sz="0" w:space="0" w:color="auto"/>
        <w:left w:val="none" w:sz="0" w:space="0" w:color="auto"/>
        <w:bottom w:val="none" w:sz="0" w:space="0" w:color="auto"/>
        <w:right w:val="none" w:sz="0" w:space="0" w:color="auto"/>
      </w:divBdr>
    </w:div>
    <w:div w:id="537400866">
      <w:bodyDiv w:val="1"/>
      <w:marLeft w:val="0"/>
      <w:marRight w:val="0"/>
      <w:marTop w:val="0"/>
      <w:marBottom w:val="0"/>
      <w:divBdr>
        <w:top w:val="none" w:sz="0" w:space="0" w:color="auto"/>
        <w:left w:val="none" w:sz="0" w:space="0" w:color="auto"/>
        <w:bottom w:val="none" w:sz="0" w:space="0" w:color="auto"/>
        <w:right w:val="none" w:sz="0" w:space="0" w:color="auto"/>
      </w:divBdr>
    </w:div>
    <w:div w:id="538930314">
      <w:bodyDiv w:val="1"/>
      <w:marLeft w:val="0"/>
      <w:marRight w:val="0"/>
      <w:marTop w:val="0"/>
      <w:marBottom w:val="0"/>
      <w:divBdr>
        <w:top w:val="none" w:sz="0" w:space="0" w:color="auto"/>
        <w:left w:val="none" w:sz="0" w:space="0" w:color="auto"/>
        <w:bottom w:val="none" w:sz="0" w:space="0" w:color="auto"/>
        <w:right w:val="none" w:sz="0" w:space="0" w:color="auto"/>
      </w:divBdr>
    </w:div>
    <w:div w:id="540245024">
      <w:bodyDiv w:val="1"/>
      <w:marLeft w:val="0"/>
      <w:marRight w:val="0"/>
      <w:marTop w:val="0"/>
      <w:marBottom w:val="0"/>
      <w:divBdr>
        <w:top w:val="none" w:sz="0" w:space="0" w:color="auto"/>
        <w:left w:val="none" w:sz="0" w:space="0" w:color="auto"/>
        <w:bottom w:val="none" w:sz="0" w:space="0" w:color="auto"/>
        <w:right w:val="none" w:sz="0" w:space="0" w:color="auto"/>
      </w:divBdr>
    </w:div>
    <w:div w:id="540289301">
      <w:bodyDiv w:val="1"/>
      <w:marLeft w:val="0"/>
      <w:marRight w:val="0"/>
      <w:marTop w:val="0"/>
      <w:marBottom w:val="0"/>
      <w:divBdr>
        <w:top w:val="none" w:sz="0" w:space="0" w:color="auto"/>
        <w:left w:val="none" w:sz="0" w:space="0" w:color="auto"/>
        <w:bottom w:val="none" w:sz="0" w:space="0" w:color="auto"/>
        <w:right w:val="none" w:sz="0" w:space="0" w:color="auto"/>
      </w:divBdr>
      <w:divsChild>
        <w:div w:id="566309176">
          <w:marLeft w:val="547"/>
          <w:marRight w:val="0"/>
          <w:marTop w:val="154"/>
          <w:marBottom w:val="0"/>
          <w:divBdr>
            <w:top w:val="none" w:sz="0" w:space="0" w:color="auto"/>
            <w:left w:val="none" w:sz="0" w:space="0" w:color="auto"/>
            <w:bottom w:val="none" w:sz="0" w:space="0" w:color="auto"/>
            <w:right w:val="none" w:sz="0" w:space="0" w:color="auto"/>
          </w:divBdr>
        </w:div>
        <w:div w:id="610010761">
          <w:marLeft w:val="1166"/>
          <w:marRight w:val="0"/>
          <w:marTop w:val="134"/>
          <w:marBottom w:val="0"/>
          <w:divBdr>
            <w:top w:val="none" w:sz="0" w:space="0" w:color="auto"/>
            <w:left w:val="none" w:sz="0" w:space="0" w:color="auto"/>
            <w:bottom w:val="none" w:sz="0" w:space="0" w:color="auto"/>
            <w:right w:val="none" w:sz="0" w:space="0" w:color="auto"/>
          </w:divBdr>
        </w:div>
        <w:div w:id="859271643">
          <w:marLeft w:val="547"/>
          <w:marRight w:val="0"/>
          <w:marTop w:val="154"/>
          <w:marBottom w:val="0"/>
          <w:divBdr>
            <w:top w:val="none" w:sz="0" w:space="0" w:color="auto"/>
            <w:left w:val="none" w:sz="0" w:space="0" w:color="auto"/>
            <w:bottom w:val="none" w:sz="0" w:space="0" w:color="auto"/>
            <w:right w:val="none" w:sz="0" w:space="0" w:color="auto"/>
          </w:divBdr>
        </w:div>
        <w:div w:id="1191335266">
          <w:marLeft w:val="547"/>
          <w:marRight w:val="0"/>
          <w:marTop w:val="154"/>
          <w:marBottom w:val="0"/>
          <w:divBdr>
            <w:top w:val="none" w:sz="0" w:space="0" w:color="auto"/>
            <w:left w:val="none" w:sz="0" w:space="0" w:color="auto"/>
            <w:bottom w:val="none" w:sz="0" w:space="0" w:color="auto"/>
            <w:right w:val="none" w:sz="0" w:space="0" w:color="auto"/>
          </w:divBdr>
        </w:div>
        <w:div w:id="1365669707">
          <w:marLeft w:val="1166"/>
          <w:marRight w:val="0"/>
          <w:marTop w:val="134"/>
          <w:marBottom w:val="0"/>
          <w:divBdr>
            <w:top w:val="none" w:sz="0" w:space="0" w:color="auto"/>
            <w:left w:val="none" w:sz="0" w:space="0" w:color="auto"/>
            <w:bottom w:val="none" w:sz="0" w:space="0" w:color="auto"/>
            <w:right w:val="none" w:sz="0" w:space="0" w:color="auto"/>
          </w:divBdr>
        </w:div>
        <w:div w:id="1405298842">
          <w:marLeft w:val="1800"/>
          <w:marRight w:val="0"/>
          <w:marTop w:val="115"/>
          <w:marBottom w:val="0"/>
          <w:divBdr>
            <w:top w:val="none" w:sz="0" w:space="0" w:color="auto"/>
            <w:left w:val="none" w:sz="0" w:space="0" w:color="auto"/>
            <w:bottom w:val="none" w:sz="0" w:space="0" w:color="auto"/>
            <w:right w:val="none" w:sz="0" w:space="0" w:color="auto"/>
          </w:divBdr>
        </w:div>
      </w:divsChild>
    </w:div>
    <w:div w:id="540674508">
      <w:bodyDiv w:val="1"/>
      <w:marLeft w:val="0"/>
      <w:marRight w:val="0"/>
      <w:marTop w:val="0"/>
      <w:marBottom w:val="0"/>
      <w:divBdr>
        <w:top w:val="none" w:sz="0" w:space="0" w:color="auto"/>
        <w:left w:val="none" w:sz="0" w:space="0" w:color="auto"/>
        <w:bottom w:val="none" w:sz="0" w:space="0" w:color="auto"/>
        <w:right w:val="none" w:sz="0" w:space="0" w:color="auto"/>
      </w:divBdr>
      <w:divsChild>
        <w:div w:id="640427101">
          <w:marLeft w:val="1166"/>
          <w:marRight w:val="0"/>
          <w:marTop w:val="115"/>
          <w:marBottom w:val="0"/>
          <w:divBdr>
            <w:top w:val="none" w:sz="0" w:space="0" w:color="auto"/>
            <w:left w:val="none" w:sz="0" w:space="0" w:color="auto"/>
            <w:bottom w:val="none" w:sz="0" w:space="0" w:color="auto"/>
            <w:right w:val="none" w:sz="0" w:space="0" w:color="auto"/>
          </w:divBdr>
        </w:div>
        <w:div w:id="1497377881">
          <w:marLeft w:val="547"/>
          <w:marRight w:val="0"/>
          <w:marTop w:val="154"/>
          <w:marBottom w:val="0"/>
          <w:divBdr>
            <w:top w:val="none" w:sz="0" w:space="0" w:color="auto"/>
            <w:left w:val="none" w:sz="0" w:space="0" w:color="auto"/>
            <w:bottom w:val="none" w:sz="0" w:space="0" w:color="auto"/>
            <w:right w:val="none" w:sz="0" w:space="0" w:color="auto"/>
          </w:divBdr>
        </w:div>
        <w:div w:id="1933274570">
          <w:marLeft w:val="1166"/>
          <w:marRight w:val="0"/>
          <w:marTop w:val="115"/>
          <w:marBottom w:val="0"/>
          <w:divBdr>
            <w:top w:val="none" w:sz="0" w:space="0" w:color="auto"/>
            <w:left w:val="none" w:sz="0" w:space="0" w:color="auto"/>
            <w:bottom w:val="none" w:sz="0" w:space="0" w:color="auto"/>
            <w:right w:val="none" w:sz="0" w:space="0" w:color="auto"/>
          </w:divBdr>
        </w:div>
      </w:divsChild>
    </w:div>
    <w:div w:id="541092712">
      <w:bodyDiv w:val="1"/>
      <w:marLeft w:val="0"/>
      <w:marRight w:val="0"/>
      <w:marTop w:val="0"/>
      <w:marBottom w:val="0"/>
      <w:divBdr>
        <w:top w:val="none" w:sz="0" w:space="0" w:color="auto"/>
        <w:left w:val="none" w:sz="0" w:space="0" w:color="auto"/>
        <w:bottom w:val="none" w:sz="0" w:space="0" w:color="auto"/>
        <w:right w:val="none" w:sz="0" w:space="0" w:color="auto"/>
      </w:divBdr>
    </w:div>
    <w:div w:id="541359749">
      <w:bodyDiv w:val="1"/>
      <w:marLeft w:val="0"/>
      <w:marRight w:val="0"/>
      <w:marTop w:val="0"/>
      <w:marBottom w:val="0"/>
      <w:divBdr>
        <w:top w:val="none" w:sz="0" w:space="0" w:color="auto"/>
        <w:left w:val="none" w:sz="0" w:space="0" w:color="auto"/>
        <w:bottom w:val="none" w:sz="0" w:space="0" w:color="auto"/>
        <w:right w:val="none" w:sz="0" w:space="0" w:color="auto"/>
      </w:divBdr>
    </w:div>
    <w:div w:id="541407183">
      <w:bodyDiv w:val="1"/>
      <w:marLeft w:val="0"/>
      <w:marRight w:val="0"/>
      <w:marTop w:val="0"/>
      <w:marBottom w:val="0"/>
      <w:divBdr>
        <w:top w:val="none" w:sz="0" w:space="0" w:color="auto"/>
        <w:left w:val="none" w:sz="0" w:space="0" w:color="auto"/>
        <w:bottom w:val="none" w:sz="0" w:space="0" w:color="auto"/>
        <w:right w:val="none" w:sz="0" w:space="0" w:color="auto"/>
      </w:divBdr>
    </w:div>
    <w:div w:id="541870457">
      <w:bodyDiv w:val="1"/>
      <w:marLeft w:val="0"/>
      <w:marRight w:val="0"/>
      <w:marTop w:val="0"/>
      <w:marBottom w:val="0"/>
      <w:divBdr>
        <w:top w:val="none" w:sz="0" w:space="0" w:color="auto"/>
        <w:left w:val="none" w:sz="0" w:space="0" w:color="auto"/>
        <w:bottom w:val="none" w:sz="0" w:space="0" w:color="auto"/>
        <w:right w:val="none" w:sz="0" w:space="0" w:color="auto"/>
      </w:divBdr>
    </w:div>
    <w:div w:id="542059867">
      <w:bodyDiv w:val="1"/>
      <w:marLeft w:val="0"/>
      <w:marRight w:val="0"/>
      <w:marTop w:val="0"/>
      <w:marBottom w:val="0"/>
      <w:divBdr>
        <w:top w:val="none" w:sz="0" w:space="0" w:color="auto"/>
        <w:left w:val="none" w:sz="0" w:space="0" w:color="auto"/>
        <w:bottom w:val="none" w:sz="0" w:space="0" w:color="auto"/>
        <w:right w:val="none" w:sz="0" w:space="0" w:color="auto"/>
      </w:divBdr>
      <w:divsChild>
        <w:div w:id="1454789348">
          <w:marLeft w:val="0"/>
          <w:marRight w:val="0"/>
          <w:marTop w:val="0"/>
          <w:marBottom w:val="0"/>
          <w:divBdr>
            <w:top w:val="none" w:sz="0" w:space="0" w:color="auto"/>
            <w:left w:val="none" w:sz="0" w:space="0" w:color="auto"/>
            <w:bottom w:val="none" w:sz="0" w:space="0" w:color="auto"/>
            <w:right w:val="none" w:sz="0" w:space="0" w:color="auto"/>
          </w:divBdr>
          <w:divsChild>
            <w:div w:id="13195549">
              <w:marLeft w:val="0"/>
              <w:marRight w:val="0"/>
              <w:marTop w:val="0"/>
              <w:marBottom w:val="0"/>
              <w:divBdr>
                <w:top w:val="none" w:sz="0" w:space="0" w:color="auto"/>
                <w:left w:val="none" w:sz="0" w:space="0" w:color="auto"/>
                <w:bottom w:val="none" w:sz="0" w:space="0" w:color="auto"/>
                <w:right w:val="none" w:sz="0" w:space="0" w:color="auto"/>
              </w:divBdr>
            </w:div>
            <w:div w:id="178854958">
              <w:marLeft w:val="0"/>
              <w:marRight w:val="0"/>
              <w:marTop w:val="0"/>
              <w:marBottom w:val="0"/>
              <w:divBdr>
                <w:top w:val="none" w:sz="0" w:space="0" w:color="auto"/>
                <w:left w:val="none" w:sz="0" w:space="0" w:color="auto"/>
                <w:bottom w:val="none" w:sz="0" w:space="0" w:color="auto"/>
                <w:right w:val="none" w:sz="0" w:space="0" w:color="auto"/>
              </w:divBdr>
            </w:div>
            <w:div w:id="310671505">
              <w:marLeft w:val="0"/>
              <w:marRight w:val="0"/>
              <w:marTop w:val="0"/>
              <w:marBottom w:val="0"/>
              <w:divBdr>
                <w:top w:val="none" w:sz="0" w:space="0" w:color="auto"/>
                <w:left w:val="none" w:sz="0" w:space="0" w:color="auto"/>
                <w:bottom w:val="none" w:sz="0" w:space="0" w:color="auto"/>
                <w:right w:val="none" w:sz="0" w:space="0" w:color="auto"/>
              </w:divBdr>
            </w:div>
            <w:div w:id="476410618">
              <w:marLeft w:val="0"/>
              <w:marRight w:val="0"/>
              <w:marTop w:val="0"/>
              <w:marBottom w:val="0"/>
              <w:divBdr>
                <w:top w:val="none" w:sz="0" w:space="0" w:color="auto"/>
                <w:left w:val="none" w:sz="0" w:space="0" w:color="auto"/>
                <w:bottom w:val="none" w:sz="0" w:space="0" w:color="auto"/>
                <w:right w:val="none" w:sz="0" w:space="0" w:color="auto"/>
              </w:divBdr>
            </w:div>
            <w:div w:id="845904622">
              <w:marLeft w:val="0"/>
              <w:marRight w:val="0"/>
              <w:marTop w:val="0"/>
              <w:marBottom w:val="0"/>
              <w:divBdr>
                <w:top w:val="none" w:sz="0" w:space="0" w:color="auto"/>
                <w:left w:val="none" w:sz="0" w:space="0" w:color="auto"/>
                <w:bottom w:val="none" w:sz="0" w:space="0" w:color="auto"/>
                <w:right w:val="none" w:sz="0" w:space="0" w:color="auto"/>
              </w:divBdr>
            </w:div>
            <w:div w:id="952321715">
              <w:marLeft w:val="0"/>
              <w:marRight w:val="0"/>
              <w:marTop w:val="0"/>
              <w:marBottom w:val="0"/>
              <w:divBdr>
                <w:top w:val="none" w:sz="0" w:space="0" w:color="auto"/>
                <w:left w:val="none" w:sz="0" w:space="0" w:color="auto"/>
                <w:bottom w:val="none" w:sz="0" w:space="0" w:color="auto"/>
                <w:right w:val="none" w:sz="0" w:space="0" w:color="auto"/>
              </w:divBdr>
            </w:div>
            <w:div w:id="1031537754">
              <w:marLeft w:val="0"/>
              <w:marRight w:val="0"/>
              <w:marTop w:val="0"/>
              <w:marBottom w:val="0"/>
              <w:divBdr>
                <w:top w:val="none" w:sz="0" w:space="0" w:color="auto"/>
                <w:left w:val="none" w:sz="0" w:space="0" w:color="auto"/>
                <w:bottom w:val="none" w:sz="0" w:space="0" w:color="auto"/>
                <w:right w:val="none" w:sz="0" w:space="0" w:color="auto"/>
              </w:divBdr>
            </w:div>
            <w:div w:id="1297444782">
              <w:marLeft w:val="0"/>
              <w:marRight w:val="0"/>
              <w:marTop w:val="0"/>
              <w:marBottom w:val="0"/>
              <w:divBdr>
                <w:top w:val="none" w:sz="0" w:space="0" w:color="auto"/>
                <w:left w:val="none" w:sz="0" w:space="0" w:color="auto"/>
                <w:bottom w:val="none" w:sz="0" w:space="0" w:color="auto"/>
                <w:right w:val="none" w:sz="0" w:space="0" w:color="auto"/>
              </w:divBdr>
            </w:div>
            <w:div w:id="1775204308">
              <w:marLeft w:val="0"/>
              <w:marRight w:val="0"/>
              <w:marTop w:val="0"/>
              <w:marBottom w:val="0"/>
              <w:divBdr>
                <w:top w:val="none" w:sz="0" w:space="0" w:color="auto"/>
                <w:left w:val="none" w:sz="0" w:space="0" w:color="auto"/>
                <w:bottom w:val="none" w:sz="0" w:space="0" w:color="auto"/>
                <w:right w:val="none" w:sz="0" w:space="0" w:color="auto"/>
              </w:divBdr>
            </w:div>
            <w:div w:id="177520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451454">
      <w:bodyDiv w:val="1"/>
      <w:marLeft w:val="0"/>
      <w:marRight w:val="0"/>
      <w:marTop w:val="0"/>
      <w:marBottom w:val="0"/>
      <w:divBdr>
        <w:top w:val="none" w:sz="0" w:space="0" w:color="auto"/>
        <w:left w:val="none" w:sz="0" w:space="0" w:color="auto"/>
        <w:bottom w:val="none" w:sz="0" w:space="0" w:color="auto"/>
        <w:right w:val="none" w:sz="0" w:space="0" w:color="auto"/>
      </w:divBdr>
    </w:div>
    <w:div w:id="542600335">
      <w:bodyDiv w:val="1"/>
      <w:marLeft w:val="0"/>
      <w:marRight w:val="0"/>
      <w:marTop w:val="0"/>
      <w:marBottom w:val="0"/>
      <w:divBdr>
        <w:top w:val="none" w:sz="0" w:space="0" w:color="auto"/>
        <w:left w:val="none" w:sz="0" w:space="0" w:color="auto"/>
        <w:bottom w:val="none" w:sz="0" w:space="0" w:color="auto"/>
        <w:right w:val="none" w:sz="0" w:space="0" w:color="auto"/>
      </w:divBdr>
    </w:div>
    <w:div w:id="543323812">
      <w:bodyDiv w:val="1"/>
      <w:marLeft w:val="0"/>
      <w:marRight w:val="0"/>
      <w:marTop w:val="0"/>
      <w:marBottom w:val="0"/>
      <w:divBdr>
        <w:top w:val="none" w:sz="0" w:space="0" w:color="auto"/>
        <w:left w:val="none" w:sz="0" w:space="0" w:color="auto"/>
        <w:bottom w:val="none" w:sz="0" w:space="0" w:color="auto"/>
        <w:right w:val="none" w:sz="0" w:space="0" w:color="auto"/>
      </w:divBdr>
    </w:div>
    <w:div w:id="543441315">
      <w:bodyDiv w:val="1"/>
      <w:marLeft w:val="0"/>
      <w:marRight w:val="0"/>
      <w:marTop w:val="0"/>
      <w:marBottom w:val="0"/>
      <w:divBdr>
        <w:top w:val="none" w:sz="0" w:space="0" w:color="auto"/>
        <w:left w:val="none" w:sz="0" w:space="0" w:color="auto"/>
        <w:bottom w:val="none" w:sz="0" w:space="0" w:color="auto"/>
        <w:right w:val="none" w:sz="0" w:space="0" w:color="auto"/>
      </w:divBdr>
    </w:div>
    <w:div w:id="545338074">
      <w:bodyDiv w:val="1"/>
      <w:marLeft w:val="0"/>
      <w:marRight w:val="0"/>
      <w:marTop w:val="0"/>
      <w:marBottom w:val="0"/>
      <w:divBdr>
        <w:top w:val="none" w:sz="0" w:space="0" w:color="auto"/>
        <w:left w:val="none" w:sz="0" w:space="0" w:color="auto"/>
        <w:bottom w:val="none" w:sz="0" w:space="0" w:color="auto"/>
        <w:right w:val="none" w:sz="0" w:space="0" w:color="auto"/>
      </w:divBdr>
      <w:divsChild>
        <w:div w:id="237786686">
          <w:marLeft w:val="547"/>
          <w:marRight w:val="0"/>
          <w:marTop w:val="134"/>
          <w:marBottom w:val="120"/>
          <w:divBdr>
            <w:top w:val="none" w:sz="0" w:space="0" w:color="auto"/>
            <w:left w:val="none" w:sz="0" w:space="0" w:color="auto"/>
            <w:bottom w:val="none" w:sz="0" w:space="0" w:color="auto"/>
            <w:right w:val="none" w:sz="0" w:space="0" w:color="auto"/>
          </w:divBdr>
        </w:div>
      </w:divsChild>
    </w:div>
    <w:div w:id="545987425">
      <w:bodyDiv w:val="1"/>
      <w:marLeft w:val="0"/>
      <w:marRight w:val="0"/>
      <w:marTop w:val="0"/>
      <w:marBottom w:val="0"/>
      <w:divBdr>
        <w:top w:val="none" w:sz="0" w:space="0" w:color="auto"/>
        <w:left w:val="none" w:sz="0" w:space="0" w:color="auto"/>
        <w:bottom w:val="none" w:sz="0" w:space="0" w:color="auto"/>
        <w:right w:val="none" w:sz="0" w:space="0" w:color="auto"/>
      </w:divBdr>
    </w:div>
    <w:div w:id="546063825">
      <w:bodyDiv w:val="1"/>
      <w:marLeft w:val="0"/>
      <w:marRight w:val="0"/>
      <w:marTop w:val="0"/>
      <w:marBottom w:val="0"/>
      <w:divBdr>
        <w:top w:val="none" w:sz="0" w:space="0" w:color="auto"/>
        <w:left w:val="none" w:sz="0" w:space="0" w:color="auto"/>
        <w:bottom w:val="none" w:sz="0" w:space="0" w:color="auto"/>
        <w:right w:val="none" w:sz="0" w:space="0" w:color="auto"/>
      </w:divBdr>
      <w:divsChild>
        <w:div w:id="112090800">
          <w:marLeft w:val="0"/>
          <w:marRight w:val="0"/>
          <w:marTop w:val="0"/>
          <w:marBottom w:val="0"/>
          <w:divBdr>
            <w:top w:val="none" w:sz="0" w:space="0" w:color="auto"/>
            <w:left w:val="none" w:sz="0" w:space="0" w:color="auto"/>
            <w:bottom w:val="none" w:sz="0" w:space="0" w:color="auto"/>
            <w:right w:val="none" w:sz="0" w:space="0" w:color="auto"/>
          </w:divBdr>
          <w:divsChild>
            <w:div w:id="1249732571">
              <w:marLeft w:val="0"/>
              <w:marRight w:val="0"/>
              <w:marTop w:val="0"/>
              <w:marBottom w:val="0"/>
              <w:divBdr>
                <w:top w:val="none" w:sz="0" w:space="0" w:color="auto"/>
                <w:left w:val="none" w:sz="0" w:space="0" w:color="auto"/>
                <w:bottom w:val="none" w:sz="0" w:space="0" w:color="auto"/>
                <w:right w:val="none" w:sz="0" w:space="0" w:color="auto"/>
              </w:divBdr>
            </w:div>
            <w:div w:id="1310667111">
              <w:marLeft w:val="0"/>
              <w:marRight w:val="0"/>
              <w:marTop w:val="0"/>
              <w:marBottom w:val="0"/>
              <w:divBdr>
                <w:top w:val="none" w:sz="0" w:space="0" w:color="auto"/>
                <w:left w:val="none" w:sz="0" w:space="0" w:color="auto"/>
                <w:bottom w:val="none" w:sz="0" w:space="0" w:color="auto"/>
                <w:right w:val="none" w:sz="0" w:space="0" w:color="auto"/>
              </w:divBdr>
            </w:div>
            <w:div w:id="1571043372">
              <w:marLeft w:val="0"/>
              <w:marRight w:val="0"/>
              <w:marTop w:val="0"/>
              <w:marBottom w:val="0"/>
              <w:divBdr>
                <w:top w:val="none" w:sz="0" w:space="0" w:color="auto"/>
                <w:left w:val="none" w:sz="0" w:space="0" w:color="auto"/>
                <w:bottom w:val="none" w:sz="0" w:space="0" w:color="auto"/>
                <w:right w:val="none" w:sz="0" w:space="0" w:color="auto"/>
              </w:divBdr>
            </w:div>
            <w:div w:id="1901093306">
              <w:marLeft w:val="0"/>
              <w:marRight w:val="0"/>
              <w:marTop w:val="0"/>
              <w:marBottom w:val="0"/>
              <w:divBdr>
                <w:top w:val="none" w:sz="0" w:space="0" w:color="auto"/>
                <w:left w:val="none" w:sz="0" w:space="0" w:color="auto"/>
                <w:bottom w:val="none" w:sz="0" w:space="0" w:color="auto"/>
                <w:right w:val="none" w:sz="0" w:space="0" w:color="auto"/>
              </w:divBdr>
            </w:div>
            <w:div w:id="197244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256538">
      <w:bodyDiv w:val="1"/>
      <w:marLeft w:val="0"/>
      <w:marRight w:val="0"/>
      <w:marTop w:val="0"/>
      <w:marBottom w:val="0"/>
      <w:divBdr>
        <w:top w:val="none" w:sz="0" w:space="0" w:color="auto"/>
        <w:left w:val="none" w:sz="0" w:space="0" w:color="auto"/>
        <w:bottom w:val="none" w:sz="0" w:space="0" w:color="auto"/>
        <w:right w:val="none" w:sz="0" w:space="0" w:color="auto"/>
      </w:divBdr>
    </w:div>
    <w:div w:id="547379867">
      <w:bodyDiv w:val="1"/>
      <w:marLeft w:val="0"/>
      <w:marRight w:val="0"/>
      <w:marTop w:val="0"/>
      <w:marBottom w:val="0"/>
      <w:divBdr>
        <w:top w:val="none" w:sz="0" w:space="0" w:color="auto"/>
        <w:left w:val="none" w:sz="0" w:space="0" w:color="auto"/>
        <w:bottom w:val="none" w:sz="0" w:space="0" w:color="auto"/>
        <w:right w:val="none" w:sz="0" w:space="0" w:color="auto"/>
      </w:divBdr>
    </w:div>
    <w:div w:id="547689358">
      <w:bodyDiv w:val="1"/>
      <w:marLeft w:val="0"/>
      <w:marRight w:val="0"/>
      <w:marTop w:val="0"/>
      <w:marBottom w:val="0"/>
      <w:divBdr>
        <w:top w:val="none" w:sz="0" w:space="0" w:color="auto"/>
        <w:left w:val="none" w:sz="0" w:space="0" w:color="auto"/>
        <w:bottom w:val="none" w:sz="0" w:space="0" w:color="auto"/>
        <w:right w:val="none" w:sz="0" w:space="0" w:color="auto"/>
      </w:divBdr>
    </w:div>
    <w:div w:id="547913289">
      <w:bodyDiv w:val="1"/>
      <w:marLeft w:val="0"/>
      <w:marRight w:val="0"/>
      <w:marTop w:val="0"/>
      <w:marBottom w:val="0"/>
      <w:divBdr>
        <w:top w:val="none" w:sz="0" w:space="0" w:color="auto"/>
        <w:left w:val="none" w:sz="0" w:space="0" w:color="auto"/>
        <w:bottom w:val="none" w:sz="0" w:space="0" w:color="auto"/>
        <w:right w:val="none" w:sz="0" w:space="0" w:color="auto"/>
      </w:divBdr>
    </w:div>
    <w:div w:id="548107174">
      <w:bodyDiv w:val="1"/>
      <w:marLeft w:val="0"/>
      <w:marRight w:val="0"/>
      <w:marTop w:val="0"/>
      <w:marBottom w:val="0"/>
      <w:divBdr>
        <w:top w:val="none" w:sz="0" w:space="0" w:color="auto"/>
        <w:left w:val="none" w:sz="0" w:space="0" w:color="auto"/>
        <w:bottom w:val="none" w:sz="0" w:space="0" w:color="auto"/>
        <w:right w:val="none" w:sz="0" w:space="0" w:color="auto"/>
      </w:divBdr>
    </w:div>
    <w:div w:id="548154125">
      <w:bodyDiv w:val="1"/>
      <w:marLeft w:val="0"/>
      <w:marRight w:val="0"/>
      <w:marTop w:val="0"/>
      <w:marBottom w:val="0"/>
      <w:divBdr>
        <w:top w:val="none" w:sz="0" w:space="0" w:color="auto"/>
        <w:left w:val="none" w:sz="0" w:space="0" w:color="auto"/>
        <w:bottom w:val="none" w:sz="0" w:space="0" w:color="auto"/>
        <w:right w:val="none" w:sz="0" w:space="0" w:color="auto"/>
      </w:divBdr>
      <w:divsChild>
        <w:div w:id="1585067616">
          <w:marLeft w:val="0"/>
          <w:marRight w:val="0"/>
          <w:marTop w:val="0"/>
          <w:marBottom w:val="0"/>
          <w:divBdr>
            <w:top w:val="none" w:sz="0" w:space="0" w:color="auto"/>
            <w:left w:val="none" w:sz="0" w:space="0" w:color="auto"/>
            <w:bottom w:val="none" w:sz="0" w:space="0" w:color="auto"/>
            <w:right w:val="none" w:sz="0" w:space="0" w:color="auto"/>
          </w:divBdr>
        </w:div>
      </w:divsChild>
    </w:div>
    <w:div w:id="548306087">
      <w:bodyDiv w:val="1"/>
      <w:marLeft w:val="0"/>
      <w:marRight w:val="0"/>
      <w:marTop w:val="0"/>
      <w:marBottom w:val="0"/>
      <w:divBdr>
        <w:top w:val="none" w:sz="0" w:space="0" w:color="auto"/>
        <w:left w:val="none" w:sz="0" w:space="0" w:color="auto"/>
        <w:bottom w:val="none" w:sz="0" w:space="0" w:color="auto"/>
        <w:right w:val="none" w:sz="0" w:space="0" w:color="auto"/>
      </w:divBdr>
      <w:divsChild>
        <w:div w:id="250050843">
          <w:marLeft w:val="0"/>
          <w:marRight w:val="0"/>
          <w:marTop w:val="0"/>
          <w:marBottom w:val="0"/>
          <w:divBdr>
            <w:top w:val="none" w:sz="0" w:space="0" w:color="auto"/>
            <w:left w:val="none" w:sz="0" w:space="0" w:color="auto"/>
            <w:bottom w:val="none" w:sz="0" w:space="0" w:color="auto"/>
            <w:right w:val="none" w:sz="0" w:space="0" w:color="auto"/>
          </w:divBdr>
          <w:divsChild>
            <w:div w:id="126822775">
              <w:marLeft w:val="0"/>
              <w:marRight w:val="0"/>
              <w:marTop w:val="0"/>
              <w:marBottom w:val="0"/>
              <w:divBdr>
                <w:top w:val="none" w:sz="0" w:space="0" w:color="auto"/>
                <w:left w:val="none" w:sz="0" w:space="0" w:color="auto"/>
                <w:bottom w:val="none" w:sz="0" w:space="0" w:color="auto"/>
                <w:right w:val="none" w:sz="0" w:space="0" w:color="auto"/>
              </w:divBdr>
            </w:div>
            <w:div w:id="463012975">
              <w:marLeft w:val="0"/>
              <w:marRight w:val="0"/>
              <w:marTop w:val="0"/>
              <w:marBottom w:val="0"/>
              <w:divBdr>
                <w:top w:val="none" w:sz="0" w:space="0" w:color="auto"/>
                <w:left w:val="none" w:sz="0" w:space="0" w:color="auto"/>
                <w:bottom w:val="none" w:sz="0" w:space="0" w:color="auto"/>
                <w:right w:val="none" w:sz="0" w:space="0" w:color="auto"/>
              </w:divBdr>
            </w:div>
            <w:div w:id="690838797">
              <w:marLeft w:val="0"/>
              <w:marRight w:val="0"/>
              <w:marTop w:val="0"/>
              <w:marBottom w:val="0"/>
              <w:divBdr>
                <w:top w:val="none" w:sz="0" w:space="0" w:color="auto"/>
                <w:left w:val="none" w:sz="0" w:space="0" w:color="auto"/>
                <w:bottom w:val="none" w:sz="0" w:space="0" w:color="auto"/>
                <w:right w:val="none" w:sz="0" w:space="0" w:color="auto"/>
              </w:divBdr>
            </w:div>
            <w:div w:id="1177429842">
              <w:marLeft w:val="0"/>
              <w:marRight w:val="0"/>
              <w:marTop w:val="0"/>
              <w:marBottom w:val="0"/>
              <w:divBdr>
                <w:top w:val="none" w:sz="0" w:space="0" w:color="auto"/>
                <w:left w:val="none" w:sz="0" w:space="0" w:color="auto"/>
                <w:bottom w:val="none" w:sz="0" w:space="0" w:color="auto"/>
                <w:right w:val="none" w:sz="0" w:space="0" w:color="auto"/>
              </w:divBdr>
            </w:div>
            <w:div w:id="1481729713">
              <w:marLeft w:val="0"/>
              <w:marRight w:val="0"/>
              <w:marTop w:val="0"/>
              <w:marBottom w:val="0"/>
              <w:divBdr>
                <w:top w:val="none" w:sz="0" w:space="0" w:color="auto"/>
                <w:left w:val="none" w:sz="0" w:space="0" w:color="auto"/>
                <w:bottom w:val="none" w:sz="0" w:space="0" w:color="auto"/>
                <w:right w:val="none" w:sz="0" w:space="0" w:color="auto"/>
              </w:divBdr>
            </w:div>
            <w:div w:id="1488861124">
              <w:marLeft w:val="0"/>
              <w:marRight w:val="0"/>
              <w:marTop w:val="0"/>
              <w:marBottom w:val="0"/>
              <w:divBdr>
                <w:top w:val="none" w:sz="0" w:space="0" w:color="auto"/>
                <w:left w:val="none" w:sz="0" w:space="0" w:color="auto"/>
                <w:bottom w:val="none" w:sz="0" w:space="0" w:color="auto"/>
                <w:right w:val="none" w:sz="0" w:space="0" w:color="auto"/>
              </w:divBdr>
            </w:div>
            <w:div w:id="188379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221579">
      <w:bodyDiv w:val="1"/>
      <w:marLeft w:val="0"/>
      <w:marRight w:val="0"/>
      <w:marTop w:val="0"/>
      <w:marBottom w:val="0"/>
      <w:divBdr>
        <w:top w:val="none" w:sz="0" w:space="0" w:color="auto"/>
        <w:left w:val="none" w:sz="0" w:space="0" w:color="auto"/>
        <w:bottom w:val="none" w:sz="0" w:space="0" w:color="auto"/>
        <w:right w:val="none" w:sz="0" w:space="0" w:color="auto"/>
      </w:divBdr>
    </w:div>
    <w:div w:id="549805541">
      <w:bodyDiv w:val="1"/>
      <w:marLeft w:val="0"/>
      <w:marRight w:val="0"/>
      <w:marTop w:val="0"/>
      <w:marBottom w:val="0"/>
      <w:divBdr>
        <w:top w:val="none" w:sz="0" w:space="0" w:color="auto"/>
        <w:left w:val="none" w:sz="0" w:space="0" w:color="auto"/>
        <w:bottom w:val="none" w:sz="0" w:space="0" w:color="auto"/>
        <w:right w:val="none" w:sz="0" w:space="0" w:color="auto"/>
      </w:divBdr>
      <w:divsChild>
        <w:div w:id="88237614">
          <w:marLeft w:val="1800"/>
          <w:marRight w:val="0"/>
          <w:marTop w:val="77"/>
          <w:marBottom w:val="0"/>
          <w:divBdr>
            <w:top w:val="none" w:sz="0" w:space="0" w:color="auto"/>
            <w:left w:val="none" w:sz="0" w:space="0" w:color="auto"/>
            <w:bottom w:val="none" w:sz="0" w:space="0" w:color="auto"/>
            <w:right w:val="none" w:sz="0" w:space="0" w:color="auto"/>
          </w:divBdr>
        </w:div>
        <w:div w:id="704796174">
          <w:marLeft w:val="547"/>
          <w:marRight w:val="0"/>
          <w:marTop w:val="115"/>
          <w:marBottom w:val="0"/>
          <w:divBdr>
            <w:top w:val="none" w:sz="0" w:space="0" w:color="auto"/>
            <w:left w:val="none" w:sz="0" w:space="0" w:color="auto"/>
            <w:bottom w:val="none" w:sz="0" w:space="0" w:color="auto"/>
            <w:right w:val="none" w:sz="0" w:space="0" w:color="auto"/>
          </w:divBdr>
        </w:div>
        <w:div w:id="910232942">
          <w:marLeft w:val="1166"/>
          <w:marRight w:val="0"/>
          <w:marTop w:val="96"/>
          <w:marBottom w:val="0"/>
          <w:divBdr>
            <w:top w:val="none" w:sz="0" w:space="0" w:color="auto"/>
            <w:left w:val="none" w:sz="0" w:space="0" w:color="auto"/>
            <w:bottom w:val="none" w:sz="0" w:space="0" w:color="auto"/>
            <w:right w:val="none" w:sz="0" w:space="0" w:color="auto"/>
          </w:divBdr>
        </w:div>
        <w:div w:id="999581893">
          <w:marLeft w:val="547"/>
          <w:marRight w:val="0"/>
          <w:marTop w:val="115"/>
          <w:marBottom w:val="0"/>
          <w:divBdr>
            <w:top w:val="none" w:sz="0" w:space="0" w:color="auto"/>
            <w:left w:val="none" w:sz="0" w:space="0" w:color="auto"/>
            <w:bottom w:val="none" w:sz="0" w:space="0" w:color="auto"/>
            <w:right w:val="none" w:sz="0" w:space="0" w:color="auto"/>
          </w:divBdr>
        </w:div>
        <w:div w:id="1526868156">
          <w:marLeft w:val="1166"/>
          <w:marRight w:val="0"/>
          <w:marTop w:val="96"/>
          <w:marBottom w:val="0"/>
          <w:divBdr>
            <w:top w:val="none" w:sz="0" w:space="0" w:color="auto"/>
            <w:left w:val="none" w:sz="0" w:space="0" w:color="auto"/>
            <w:bottom w:val="none" w:sz="0" w:space="0" w:color="auto"/>
            <w:right w:val="none" w:sz="0" w:space="0" w:color="auto"/>
          </w:divBdr>
        </w:div>
        <w:div w:id="1721905955">
          <w:marLeft w:val="1800"/>
          <w:marRight w:val="0"/>
          <w:marTop w:val="77"/>
          <w:marBottom w:val="0"/>
          <w:divBdr>
            <w:top w:val="none" w:sz="0" w:space="0" w:color="auto"/>
            <w:left w:val="none" w:sz="0" w:space="0" w:color="auto"/>
            <w:bottom w:val="none" w:sz="0" w:space="0" w:color="auto"/>
            <w:right w:val="none" w:sz="0" w:space="0" w:color="auto"/>
          </w:divBdr>
        </w:div>
        <w:div w:id="1926761005">
          <w:marLeft w:val="1800"/>
          <w:marRight w:val="0"/>
          <w:marTop w:val="77"/>
          <w:marBottom w:val="0"/>
          <w:divBdr>
            <w:top w:val="none" w:sz="0" w:space="0" w:color="auto"/>
            <w:left w:val="none" w:sz="0" w:space="0" w:color="auto"/>
            <w:bottom w:val="none" w:sz="0" w:space="0" w:color="auto"/>
            <w:right w:val="none" w:sz="0" w:space="0" w:color="auto"/>
          </w:divBdr>
        </w:div>
      </w:divsChild>
    </w:div>
    <w:div w:id="550071492">
      <w:bodyDiv w:val="1"/>
      <w:marLeft w:val="0"/>
      <w:marRight w:val="0"/>
      <w:marTop w:val="0"/>
      <w:marBottom w:val="0"/>
      <w:divBdr>
        <w:top w:val="none" w:sz="0" w:space="0" w:color="auto"/>
        <w:left w:val="none" w:sz="0" w:space="0" w:color="auto"/>
        <w:bottom w:val="none" w:sz="0" w:space="0" w:color="auto"/>
        <w:right w:val="none" w:sz="0" w:space="0" w:color="auto"/>
      </w:divBdr>
    </w:div>
    <w:div w:id="550503087">
      <w:bodyDiv w:val="1"/>
      <w:marLeft w:val="0"/>
      <w:marRight w:val="0"/>
      <w:marTop w:val="0"/>
      <w:marBottom w:val="0"/>
      <w:divBdr>
        <w:top w:val="none" w:sz="0" w:space="0" w:color="auto"/>
        <w:left w:val="none" w:sz="0" w:space="0" w:color="auto"/>
        <w:bottom w:val="none" w:sz="0" w:space="0" w:color="auto"/>
        <w:right w:val="none" w:sz="0" w:space="0" w:color="auto"/>
      </w:divBdr>
    </w:div>
    <w:div w:id="550921519">
      <w:bodyDiv w:val="1"/>
      <w:marLeft w:val="0"/>
      <w:marRight w:val="0"/>
      <w:marTop w:val="0"/>
      <w:marBottom w:val="0"/>
      <w:divBdr>
        <w:top w:val="none" w:sz="0" w:space="0" w:color="auto"/>
        <w:left w:val="none" w:sz="0" w:space="0" w:color="auto"/>
        <w:bottom w:val="none" w:sz="0" w:space="0" w:color="auto"/>
        <w:right w:val="none" w:sz="0" w:space="0" w:color="auto"/>
      </w:divBdr>
      <w:divsChild>
        <w:div w:id="597324868">
          <w:marLeft w:val="547"/>
          <w:marRight w:val="0"/>
          <w:marTop w:val="115"/>
          <w:marBottom w:val="0"/>
          <w:divBdr>
            <w:top w:val="none" w:sz="0" w:space="0" w:color="auto"/>
            <w:left w:val="none" w:sz="0" w:space="0" w:color="auto"/>
            <w:bottom w:val="none" w:sz="0" w:space="0" w:color="auto"/>
            <w:right w:val="none" w:sz="0" w:space="0" w:color="auto"/>
          </w:divBdr>
        </w:div>
        <w:div w:id="760294184">
          <w:marLeft w:val="1800"/>
          <w:marRight w:val="0"/>
          <w:marTop w:val="77"/>
          <w:marBottom w:val="0"/>
          <w:divBdr>
            <w:top w:val="none" w:sz="0" w:space="0" w:color="auto"/>
            <w:left w:val="none" w:sz="0" w:space="0" w:color="auto"/>
            <w:bottom w:val="none" w:sz="0" w:space="0" w:color="auto"/>
            <w:right w:val="none" w:sz="0" w:space="0" w:color="auto"/>
          </w:divBdr>
        </w:div>
        <w:div w:id="893321313">
          <w:marLeft w:val="1800"/>
          <w:marRight w:val="0"/>
          <w:marTop w:val="77"/>
          <w:marBottom w:val="0"/>
          <w:divBdr>
            <w:top w:val="none" w:sz="0" w:space="0" w:color="auto"/>
            <w:left w:val="none" w:sz="0" w:space="0" w:color="auto"/>
            <w:bottom w:val="none" w:sz="0" w:space="0" w:color="auto"/>
            <w:right w:val="none" w:sz="0" w:space="0" w:color="auto"/>
          </w:divBdr>
        </w:div>
        <w:div w:id="1399745868">
          <w:marLeft w:val="1166"/>
          <w:marRight w:val="0"/>
          <w:marTop w:val="96"/>
          <w:marBottom w:val="0"/>
          <w:divBdr>
            <w:top w:val="none" w:sz="0" w:space="0" w:color="auto"/>
            <w:left w:val="none" w:sz="0" w:space="0" w:color="auto"/>
            <w:bottom w:val="none" w:sz="0" w:space="0" w:color="auto"/>
            <w:right w:val="none" w:sz="0" w:space="0" w:color="auto"/>
          </w:divBdr>
        </w:div>
        <w:div w:id="2016884540">
          <w:marLeft w:val="1166"/>
          <w:marRight w:val="0"/>
          <w:marTop w:val="96"/>
          <w:marBottom w:val="0"/>
          <w:divBdr>
            <w:top w:val="none" w:sz="0" w:space="0" w:color="auto"/>
            <w:left w:val="none" w:sz="0" w:space="0" w:color="auto"/>
            <w:bottom w:val="none" w:sz="0" w:space="0" w:color="auto"/>
            <w:right w:val="none" w:sz="0" w:space="0" w:color="auto"/>
          </w:divBdr>
        </w:div>
      </w:divsChild>
    </w:div>
    <w:div w:id="552086114">
      <w:bodyDiv w:val="1"/>
      <w:marLeft w:val="0"/>
      <w:marRight w:val="0"/>
      <w:marTop w:val="0"/>
      <w:marBottom w:val="0"/>
      <w:divBdr>
        <w:top w:val="none" w:sz="0" w:space="0" w:color="auto"/>
        <w:left w:val="none" w:sz="0" w:space="0" w:color="auto"/>
        <w:bottom w:val="none" w:sz="0" w:space="0" w:color="auto"/>
        <w:right w:val="none" w:sz="0" w:space="0" w:color="auto"/>
      </w:divBdr>
    </w:div>
    <w:div w:id="552237866">
      <w:bodyDiv w:val="1"/>
      <w:marLeft w:val="0"/>
      <w:marRight w:val="0"/>
      <w:marTop w:val="0"/>
      <w:marBottom w:val="0"/>
      <w:divBdr>
        <w:top w:val="none" w:sz="0" w:space="0" w:color="auto"/>
        <w:left w:val="none" w:sz="0" w:space="0" w:color="auto"/>
        <w:bottom w:val="none" w:sz="0" w:space="0" w:color="auto"/>
        <w:right w:val="none" w:sz="0" w:space="0" w:color="auto"/>
      </w:divBdr>
    </w:div>
    <w:div w:id="552740845">
      <w:bodyDiv w:val="1"/>
      <w:marLeft w:val="0"/>
      <w:marRight w:val="0"/>
      <w:marTop w:val="0"/>
      <w:marBottom w:val="0"/>
      <w:divBdr>
        <w:top w:val="none" w:sz="0" w:space="0" w:color="auto"/>
        <w:left w:val="none" w:sz="0" w:space="0" w:color="auto"/>
        <w:bottom w:val="none" w:sz="0" w:space="0" w:color="auto"/>
        <w:right w:val="none" w:sz="0" w:space="0" w:color="auto"/>
      </w:divBdr>
    </w:div>
    <w:div w:id="555354742">
      <w:bodyDiv w:val="1"/>
      <w:marLeft w:val="0"/>
      <w:marRight w:val="0"/>
      <w:marTop w:val="0"/>
      <w:marBottom w:val="0"/>
      <w:divBdr>
        <w:top w:val="none" w:sz="0" w:space="0" w:color="auto"/>
        <w:left w:val="none" w:sz="0" w:space="0" w:color="auto"/>
        <w:bottom w:val="none" w:sz="0" w:space="0" w:color="auto"/>
        <w:right w:val="none" w:sz="0" w:space="0" w:color="auto"/>
      </w:divBdr>
    </w:div>
    <w:div w:id="555549777">
      <w:bodyDiv w:val="1"/>
      <w:marLeft w:val="0"/>
      <w:marRight w:val="0"/>
      <w:marTop w:val="0"/>
      <w:marBottom w:val="0"/>
      <w:divBdr>
        <w:top w:val="none" w:sz="0" w:space="0" w:color="auto"/>
        <w:left w:val="none" w:sz="0" w:space="0" w:color="auto"/>
        <w:bottom w:val="none" w:sz="0" w:space="0" w:color="auto"/>
        <w:right w:val="none" w:sz="0" w:space="0" w:color="auto"/>
      </w:divBdr>
    </w:div>
    <w:div w:id="555967239">
      <w:bodyDiv w:val="1"/>
      <w:marLeft w:val="0"/>
      <w:marRight w:val="0"/>
      <w:marTop w:val="0"/>
      <w:marBottom w:val="0"/>
      <w:divBdr>
        <w:top w:val="none" w:sz="0" w:space="0" w:color="auto"/>
        <w:left w:val="none" w:sz="0" w:space="0" w:color="auto"/>
        <w:bottom w:val="none" w:sz="0" w:space="0" w:color="auto"/>
        <w:right w:val="none" w:sz="0" w:space="0" w:color="auto"/>
      </w:divBdr>
    </w:div>
    <w:div w:id="556479691">
      <w:bodyDiv w:val="1"/>
      <w:marLeft w:val="0"/>
      <w:marRight w:val="0"/>
      <w:marTop w:val="0"/>
      <w:marBottom w:val="0"/>
      <w:divBdr>
        <w:top w:val="none" w:sz="0" w:space="0" w:color="auto"/>
        <w:left w:val="none" w:sz="0" w:space="0" w:color="auto"/>
        <w:bottom w:val="none" w:sz="0" w:space="0" w:color="auto"/>
        <w:right w:val="none" w:sz="0" w:space="0" w:color="auto"/>
      </w:divBdr>
      <w:divsChild>
        <w:div w:id="1668246286">
          <w:marLeft w:val="0"/>
          <w:marRight w:val="0"/>
          <w:marTop w:val="0"/>
          <w:marBottom w:val="0"/>
          <w:divBdr>
            <w:top w:val="none" w:sz="0" w:space="0" w:color="auto"/>
            <w:left w:val="none" w:sz="0" w:space="0" w:color="auto"/>
            <w:bottom w:val="none" w:sz="0" w:space="0" w:color="auto"/>
            <w:right w:val="none" w:sz="0" w:space="0" w:color="auto"/>
          </w:divBdr>
          <w:divsChild>
            <w:div w:id="495456465">
              <w:marLeft w:val="0"/>
              <w:marRight w:val="0"/>
              <w:marTop w:val="0"/>
              <w:marBottom w:val="0"/>
              <w:divBdr>
                <w:top w:val="none" w:sz="0" w:space="0" w:color="auto"/>
                <w:left w:val="none" w:sz="0" w:space="0" w:color="auto"/>
                <w:bottom w:val="none" w:sz="0" w:space="0" w:color="auto"/>
                <w:right w:val="none" w:sz="0" w:space="0" w:color="auto"/>
              </w:divBdr>
            </w:div>
            <w:div w:id="542987246">
              <w:marLeft w:val="0"/>
              <w:marRight w:val="0"/>
              <w:marTop w:val="0"/>
              <w:marBottom w:val="0"/>
              <w:divBdr>
                <w:top w:val="none" w:sz="0" w:space="0" w:color="auto"/>
                <w:left w:val="none" w:sz="0" w:space="0" w:color="auto"/>
                <w:bottom w:val="none" w:sz="0" w:space="0" w:color="auto"/>
                <w:right w:val="none" w:sz="0" w:space="0" w:color="auto"/>
              </w:divBdr>
            </w:div>
            <w:div w:id="95020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628981">
      <w:bodyDiv w:val="1"/>
      <w:marLeft w:val="0"/>
      <w:marRight w:val="0"/>
      <w:marTop w:val="0"/>
      <w:marBottom w:val="0"/>
      <w:divBdr>
        <w:top w:val="none" w:sz="0" w:space="0" w:color="auto"/>
        <w:left w:val="none" w:sz="0" w:space="0" w:color="auto"/>
        <w:bottom w:val="none" w:sz="0" w:space="0" w:color="auto"/>
        <w:right w:val="none" w:sz="0" w:space="0" w:color="auto"/>
      </w:divBdr>
    </w:div>
    <w:div w:id="557320852">
      <w:bodyDiv w:val="1"/>
      <w:marLeft w:val="0"/>
      <w:marRight w:val="0"/>
      <w:marTop w:val="0"/>
      <w:marBottom w:val="0"/>
      <w:divBdr>
        <w:top w:val="none" w:sz="0" w:space="0" w:color="auto"/>
        <w:left w:val="none" w:sz="0" w:space="0" w:color="auto"/>
        <w:bottom w:val="none" w:sz="0" w:space="0" w:color="auto"/>
        <w:right w:val="none" w:sz="0" w:space="0" w:color="auto"/>
      </w:divBdr>
    </w:div>
    <w:div w:id="557712512">
      <w:bodyDiv w:val="1"/>
      <w:marLeft w:val="0"/>
      <w:marRight w:val="0"/>
      <w:marTop w:val="0"/>
      <w:marBottom w:val="0"/>
      <w:divBdr>
        <w:top w:val="none" w:sz="0" w:space="0" w:color="auto"/>
        <w:left w:val="none" w:sz="0" w:space="0" w:color="auto"/>
        <w:bottom w:val="none" w:sz="0" w:space="0" w:color="auto"/>
        <w:right w:val="none" w:sz="0" w:space="0" w:color="auto"/>
      </w:divBdr>
    </w:div>
    <w:div w:id="557787817">
      <w:bodyDiv w:val="1"/>
      <w:marLeft w:val="0"/>
      <w:marRight w:val="0"/>
      <w:marTop w:val="0"/>
      <w:marBottom w:val="0"/>
      <w:divBdr>
        <w:top w:val="none" w:sz="0" w:space="0" w:color="auto"/>
        <w:left w:val="none" w:sz="0" w:space="0" w:color="auto"/>
        <w:bottom w:val="none" w:sz="0" w:space="0" w:color="auto"/>
        <w:right w:val="none" w:sz="0" w:space="0" w:color="auto"/>
      </w:divBdr>
    </w:div>
    <w:div w:id="558397310">
      <w:bodyDiv w:val="1"/>
      <w:marLeft w:val="0"/>
      <w:marRight w:val="0"/>
      <w:marTop w:val="0"/>
      <w:marBottom w:val="0"/>
      <w:divBdr>
        <w:top w:val="none" w:sz="0" w:space="0" w:color="auto"/>
        <w:left w:val="none" w:sz="0" w:space="0" w:color="auto"/>
        <w:bottom w:val="none" w:sz="0" w:space="0" w:color="auto"/>
        <w:right w:val="none" w:sz="0" w:space="0" w:color="auto"/>
      </w:divBdr>
    </w:div>
    <w:div w:id="558789288">
      <w:bodyDiv w:val="1"/>
      <w:marLeft w:val="0"/>
      <w:marRight w:val="0"/>
      <w:marTop w:val="0"/>
      <w:marBottom w:val="0"/>
      <w:divBdr>
        <w:top w:val="none" w:sz="0" w:space="0" w:color="auto"/>
        <w:left w:val="none" w:sz="0" w:space="0" w:color="auto"/>
        <w:bottom w:val="none" w:sz="0" w:space="0" w:color="auto"/>
        <w:right w:val="none" w:sz="0" w:space="0" w:color="auto"/>
      </w:divBdr>
    </w:div>
    <w:div w:id="559902330">
      <w:bodyDiv w:val="1"/>
      <w:marLeft w:val="0"/>
      <w:marRight w:val="0"/>
      <w:marTop w:val="0"/>
      <w:marBottom w:val="0"/>
      <w:divBdr>
        <w:top w:val="none" w:sz="0" w:space="0" w:color="auto"/>
        <w:left w:val="none" w:sz="0" w:space="0" w:color="auto"/>
        <w:bottom w:val="none" w:sz="0" w:space="0" w:color="auto"/>
        <w:right w:val="none" w:sz="0" w:space="0" w:color="auto"/>
      </w:divBdr>
    </w:div>
    <w:div w:id="560601133">
      <w:bodyDiv w:val="1"/>
      <w:marLeft w:val="0"/>
      <w:marRight w:val="0"/>
      <w:marTop w:val="0"/>
      <w:marBottom w:val="0"/>
      <w:divBdr>
        <w:top w:val="none" w:sz="0" w:space="0" w:color="auto"/>
        <w:left w:val="none" w:sz="0" w:space="0" w:color="auto"/>
        <w:bottom w:val="none" w:sz="0" w:space="0" w:color="auto"/>
        <w:right w:val="none" w:sz="0" w:space="0" w:color="auto"/>
      </w:divBdr>
      <w:divsChild>
        <w:div w:id="114914553">
          <w:marLeft w:val="0"/>
          <w:marRight w:val="0"/>
          <w:marTop w:val="0"/>
          <w:marBottom w:val="0"/>
          <w:divBdr>
            <w:top w:val="none" w:sz="0" w:space="0" w:color="auto"/>
            <w:left w:val="none" w:sz="0" w:space="0" w:color="auto"/>
            <w:bottom w:val="none" w:sz="0" w:space="0" w:color="auto"/>
            <w:right w:val="none" w:sz="0" w:space="0" w:color="auto"/>
          </w:divBdr>
          <w:divsChild>
            <w:div w:id="134679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871192">
      <w:bodyDiv w:val="1"/>
      <w:marLeft w:val="0"/>
      <w:marRight w:val="0"/>
      <w:marTop w:val="0"/>
      <w:marBottom w:val="0"/>
      <w:divBdr>
        <w:top w:val="none" w:sz="0" w:space="0" w:color="auto"/>
        <w:left w:val="none" w:sz="0" w:space="0" w:color="auto"/>
        <w:bottom w:val="none" w:sz="0" w:space="0" w:color="auto"/>
        <w:right w:val="none" w:sz="0" w:space="0" w:color="auto"/>
      </w:divBdr>
    </w:div>
    <w:div w:id="561714464">
      <w:bodyDiv w:val="1"/>
      <w:marLeft w:val="0"/>
      <w:marRight w:val="0"/>
      <w:marTop w:val="0"/>
      <w:marBottom w:val="0"/>
      <w:divBdr>
        <w:top w:val="none" w:sz="0" w:space="0" w:color="auto"/>
        <w:left w:val="none" w:sz="0" w:space="0" w:color="auto"/>
        <w:bottom w:val="none" w:sz="0" w:space="0" w:color="auto"/>
        <w:right w:val="none" w:sz="0" w:space="0" w:color="auto"/>
      </w:divBdr>
    </w:div>
    <w:div w:id="561793257">
      <w:bodyDiv w:val="1"/>
      <w:marLeft w:val="0"/>
      <w:marRight w:val="0"/>
      <w:marTop w:val="0"/>
      <w:marBottom w:val="0"/>
      <w:divBdr>
        <w:top w:val="none" w:sz="0" w:space="0" w:color="auto"/>
        <w:left w:val="none" w:sz="0" w:space="0" w:color="auto"/>
        <w:bottom w:val="none" w:sz="0" w:space="0" w:color="auto"/>
        <w:right w:val="none" w:sz="0" w:space="0" w:color="auto"/>
      </w:divBdr>
    </w:div>
    <w:div w:id="562644477">
      <w:bodyDiv w:val="1"/>
      <w:marLeft w:val="0"/>
      <w:marRight w:val="0"/>
      <w:marTop w:val="0"/>
      <w:marBottom w:val="0"/>
      <w:divBdr>
        <w:top w:val="none" w:sz="0" w:space="0" w:color="auto"/>
        <w:left w:val="none" w:sz="0" w:space="0" w:color="auto"/>
        <w:bottom w:val="none" w:sz="0" w:space="0" w:color="auto"/>
        <w:right w:val="none" w:sz="0" w:space="0" w:color="auto"/>
      </w:divBdr>
    </w:div>
    <w:div w:id="562714215">
      <w:bodyDiv w:val="1"/>
      <w:marLeft w:val="0"/>
      <w:marRight w:val="0"/>
      <w:marTop w:val="0"/>
      <w:marBottom w:val="0"/>
      <w:divBdr>
        <w:top w:val="none" w:sz="0" w:space="0" w:color="auto"/>
        <w:left w:val="none" w:sz="0" w:space="0" w:color="auto"/>
        <w:bottom w:val="none" w:sz="0" w:space="0" w:color="auto"/>
        <w:right w:val="none" w:sz="0" w:space="0" w:color="auto"/>
      </w:divBdr>
      <w:divsChild>
        <w:div w:id="488908069">
          <w:marLeft w:val="547"/>
          <w:marRight w:val="0"/>
          <w:marTop w:val="96"/>
          <w:marBottom w:val="0"/>
          <w:divBdr>
            <w:top w:val="none" w:sz="0" w:space="0" w:color="auto"/>
            <w:left w:val="none" w:sz="0" w:space="0" w:color="auto"/>
            <w:bottom w:val="none" w:sz="0" w:space="0" w:color="auto"/>
            <w:right w:val="none" w:sz="0" w:space="0" w:color="auto"/>
          </w:divBdr>
        </w:div>
        <w:div w:id="743647205">
          <w:marLeft w:val="547"/>
          <w:marRight w:val="0"/>
          <w:marTop w:val="96"/>
          <w:marBottom w:val="0"/>
          <w:divBdr>
            <w:top w:val="none" w:sz="0" w:space="0" w:color="auto"/>
            <w:left w:val="none" w:sz="0" w:space="0" w:color="auto"/>
            <w:bottom w:val="none" w:sz="0" w:space="0" w:color="auto"/>
            <w:right w:val="none" w:sz="0" w:space="0" w:color="auto"/>
          </w:divBdr>
        </w:div>
        <w:div w:id="1189757861">
          <w:marLeft w:val="1166"/>
          <w:marRight w:val="0"/>
          <w:marTop w:val="96"/>
          <w:marBottom w:val="0"/>
          <w:divBdr>
            <w:top w:val="none" w:sz="0" w:space="0" w:color="auto"/>
            <w:left w:val="none" w:sz="0" w:space="0" w:color="auto"/>
            <w:bottom w:val="none" w:sz="0" w:space="0" w:color="auto"/>
            <w:right w:val="none" w:sz="0" w:space="0" w:color="auto"/>
          </w:divBdr>
        </w:div>
        <w:div w:id="1864856708">
          <w:marLeft w:val="1166"/>
          <w:marRight w:val="0"/>
          <w:marTop w:val="96"/>
          <w:marBottom w:val="0"/>
          <w:divBdr>
            <w:top w:val="none" w:sz="0" w:space="0" w:color="auto"/>
            <w:left w:val="none" w:sz="0" w:space="0" w:color="auto"/>
            <w:bottom w:val="none" w:sz="0" w:space="0" w:color="auto"/>
            <w:right w:val="none" w:sz="0" w:space="0" w:color="auto"/>
          </w:divBdr>
        </w:div>
      </w:divsChild>
    </w:div>
    <w:div w:id="562759554">
      <w:bodyDiv w:val="1"/>
      <w:marLeft w:val="0"/>
      <w:marRight w:val="0"/>
      <w:marTop w:val="0"/>
      <w:marBottom w:val="0"/>
      <w:divBdr>
        <w:top w:val="none" w:sz="0" w:space="0" w:color="auto"/>
        <w:left w:val="none" w:sz="0" w:space="0" w:color="auto"/>
        <w:bottom w:val="none" w:sz="0" w:space="0" w:color="auto"/>
        <w:right w:val="none" w:sz="0" w:space="0" w:color="auto"/>
      </w:divBdr>
      <w:divsChild>
        <w:div w:id="1975215509">
          <w:marLeft w:val="547"/>
          <w:marRight w:val="0"/>
          <w:marTop w:val="134"/>
          <w:marBottom w:val="0"/>
          <w:divBdr>
            <w:top w:val="none" w:sz="0" w:space="0" w:color="auto"/>
            <w:left w:val="none" w:sz="0" w:space="0" w:color="auto"/>
            <w:bottom w:val="none" w:sz="0" w:space="0" w:color="auto"/>
            <w:right w:val="none" w:sz="0" w:space="0" w:color="auto"/>
          </w:divBdr>
        </w:div>
      </w:divsChild>
    </w:div>
    <w:div w:id="563570003">
      <w:bodyDiv w:val="1"/>
      <w:marLeft w:val="0"/>
      <w:marRight w:val="0"/>
      <w:marTop w:val="0"/>
      <w:marBottom w:val="0"/>
      <w:divBdr>
        <w:top w:val="none" w:sz="0" w:space="0" w:color="auto"/>
        <w:left w:val="none" w:sz="0" w:space="0" w:color="auto"/>
        <w:bottom w:val="none" w:sz="0" w:space="0" w:color="auto"/>
        <w:right w:val="none" w:sz="0" w:space="0" w:color="auto"/>
      </w:divBdr>
    </w:div>
    <w:div w:id="563756933">
      <w:bodyDiv w:val="1"/>
      <w:marLeft w:val="0"/>
      <w:marRight w:val="0"/>
      <w:marTop w:val="0"/>
      <w:marBottom w:val="0"/>
      <w:divBdr>
        <w:top w:val="none" w:sz="0" w:space="0" w:color="auto"/>
        <w:left w:val="none" w:sz="0" w:space="0" w:color="auto"/>
        <w:bottom w:val="none" w:sz="0" w:space="0" w:color="auto"/>
        <w:right w:val="none" w:sz="0" w:space="0" w:color="auto"/>
      </w:divBdr>
      <w:divsChild>
        <w:div w:id="207571804">
          <w:marLeft w:val="1166"/>
          <w:marRight w:val="0"/>
          <w:marTop w:val="115"/>
          <w:marBottom w:val="0"/>
          <w:divBdr>
            <w:top w:val="none" w:sz="0" w:space="0" w:color="auto"/>
            <w:left w:val="none" w:sz="0" w:space="0" w:color="auto"/>
            <w:bottom w:val="none" w:sz="0" w:space="0" w:color="auto"/>
            <w:right w:val="none" w:sz="0" w:space="0" w:color="auto"/>
          </w:divBdr>
        </w:div>
        <w:div w:id="434063182">
          <w:marLeft w:val="547"/>
          <w:marRight w:val="0"/>
          <w:marTop w:val="130"/>
          <w:marBottom w:val="0"/>
          <w:divBdr>
            <w:top w:val="none" w:sz="0" w:space="0" w:color="auto"/>
            <w:left w:val="none" w:sz="0" w:space="0" w:color="auto"/>
            <w:bottom w:val="none" w:sz="0" w:space="0" w:color="auto"/>
            <w:right w:val="none" w:sz="0" w:space="0" w:color="auto"/>
          </w:divBdr>
        </w:div>
        <w:div w:id="1083260239">
          <w:marLeft w:val="1166"/>
          <w:marRight w:val="0"/>
          <w:marTop w:val="115"/>
          <w:marBottom w:val="0"/>
          <w:divBdr>
            <w:top w:val="none" w:sz="0" w:space="0" w:color="auto"/>
            <w:left w:val="none" w:sz="0" w:space="0" w:color="auto"/>
            <w:bottom w:val="none" w:sz="0" w:space="0" w:color="auto"/>
            <w:right w:val="none" w:sz="0" w:space="0" w:color="auto"/>
          </w:divBdr>
        </w:div>
        <w:div w:id="1895847970">
          <w:marLeft w:val="1166"/>
          <w:marRight w:val="0"/>
          <w:marTop w:val="115"/>
          <w:marBottom w:val="0"/>
          <w:divBdr>
            <w:top w:val="none" w:sz="0" w:space="0" w:color="auto"/>
            <w:left w:val="none" w:sz="0" w:space="0" w:color="auto"/>
            <w:bottom w:val="none" w:sz="0" w:space="0" w:color="auto"/>
            <w:right w:val="none" w:sz="0" w:space="0" w:color="auto"/>
          </w:divBdr>
        </w:div>
        <w:div w:id="1923489635">
          <w:marLeft w:val="547"/>
          <w:marRight w:val="0"/>
          <w:marTop w:val="130"/>
          <w:marBottom w:val="0"/>
          <w:divBdr>
            <w:top w:val="none" w:sz="0" w:space="0" w:color="auto"/>
            <w:left w:val="none" w:sz="0" w:space="0" w:color="auto"/>
            <w:bottom w:val="none" w:sz="0" w:space="0" w:color="auto"/>
            <w:right w:val="none" w:sz="0" w:space="0" w:color="auto"/>
          </w:divBdr>
        </w:div>
      </w:divsChild>
    </w:div>
    <w:div w:id="564027026">
      <w:bodyDiv w:val="1"/>
      <w:marLeft w:val="0"/>
      <w:marRight w:val="0"/>
      <w:marTop w:val="0"/>
      <w:marBottom w:val="0"/>
      <w:divBdr>
        <w:top w:val="none" w:sz="0" w:space="0" w:color="auto"/>
        <w:left w:val="none" w:sz="0" w:space="0" w:color="auto"/>
        <w:bottom w:val="none" w:sz="0" w:space="0" w:color="auto"/>
        <w:right w:val="none" w:sz="0" w:space="0" w:color="auto"/>
      </w:divBdr>
    </w:div>
    <w:div w:id="564141314">
      <w:bodyDiv w:val="1"/>
      <w:marLeft w:val="0"/>
      <w:marRight w:val="0"/>
      <w:marTop w:val="0"/>
      <w:marBottom w:val="0"/>
      <w:divBdr>
        <w:top w:val="none" w:sz="0" w:space="0" w:color="auto"/>
        <w:left w:val="none" w:sz="0" w:space="0" w:color="auto"/>
        <w:bottom w:val="none" w:sz="0" w:space="0" w:color="auto"/>
        <w:right w:val="none" w:sz="0" w:space="0" w:color="auto"/>
      </w:divBdr>
    </w:div>
    <w:div w:id="564293104">
      <w:bodyDiv w:val="1"/>
      <w:marLeft w:val="0"/>
      <w:marRight w:val="0"/>
      <w:marTop w:val="0"/>
      <w:marBottom w:val="0"/>
      <w:divBdr>
        <w:top w:val="none" w:sz="0" w:space="0" w:color="auto"/>
        <w:left w:val="none" w:sz="0" w:space="0" w:color="auto"/>
        <w:bottom w:val="none" w:sz="0" w:space="0" w:color="auto"/>
        <w:right w:val="none" w:sz="0" w:space="0" w:color="auto"/>
      </w:divBdr>
      <w:divsChild>
        <w:div w:id="250940079">
          <w:marLeft w:val="2160"/>
          <w:marRight w:val="0"/>
          <w:marTop w:val="0"/>
          <w:marBottom w:val="0"/>
          <w:divBdr>
            <w:top w:val="none" w:sz="0" w:space="0" w:color="auto"/>
            <w:left w:val="none" w:sz="0" w:space="0" w:color="auto"/>
            <w:bottom w:val="none" w:sz="0" w:space="0" w:color="auto"/>
            <w:right w:val="none" w:sz="0" w:space="0" w:color="auto"/>
          </w:divBdr>
        </w:div>
        <w:div w:id="737553487">
          <w:marLeft w:val="720"/>
          <w:marRight w:val="0"/>
          <w:marTop w:val="0"/>
          <w:marBottom w:val="0"/>
          <w:divBdr>
            <w:top w:val="none" w:sz="0" w:space="0" w:color="auto"/>
            <w:left w:val="none" w:sz="0" w:space="0" w:color="auto"/>
            <w:bottom w:val="none" w:sz="0" w:space="0" w:color="auto"/>
            <w:right w:val="none" w:sz="0" w:space="0" w:color="auto"/>
          </w:divBdr>
        </w:div>
        <w:div w:id="896479530">
          <w:marLeft w:val="720"/>
          <w:marRight w:val="0"/>
          <w:marTop w:val="0"/>
          <w:marBottom w:val="0"/>
          <w:divBdr>
            <w:top w:val="none" w:sz="0" w:space="0" w:color="auto"/>
            <w:left w:val="none" w:sz="0" w:space="0" w:color="auto"/>
            <w:bottom w:val="none" w:sz="0" w:space="0" w:color="auto"/>
            <w:right w:val="none" w:sz="0" w:space="0" w:color="auto"/>
          </w:divBdr>
        </w:div>
        <w:div w:id="1233201441">
          <w:marLeft w:val="1440"/>
          <w:marRight w:val="0"/>
          <w:marTop w:val="0"/>
          <w:marBottom w:val="0"/>
          <w:divBdr>
            <w:top w:val="none" w:sz="0" w:space="0" w:color="auto"/>
            <w:left w:val="none" w:sz="0" w:space="0" w:color="auto"/>
            <w:bottom w:val="none" w:sz="0" w:space="0" w:color="auto"/>
            <w:right w:val="none" w:sz="0" w:space="0" w:color="auto"/>
          </w:divBdr>
        </w:div>
        <w:div w:id="1430810217">
          <w:marLeft w:val="720"/>
          <w:marRight w:val="0"/>
          <w:marTop w:val="0"/>
          <w:marBottom w:val="0"/>
          <w:divBdr>
            <w:top w:val="none" w:sz="0" w:space="0" w:color="auto"/>
            <w:left w:val="none" w:sz="0" w:space="0" w:color="auto"/>
            <w:bottom w:val="none" w:sz="0" w:space="0" w:color="auto"/>
            <w:right w:val="none" w:sz="0" w:space="0" w:color="auto"/>
          </w:divBdr>
        </w:div>
        <w:div w:id="1432580092">
          <w:marLeft w:val="1440"/>
          <w:marRight w:val="0"/>
          <w:marTop w:val="0"/>
          <w:marBottom w:val="0"/>
          <w:divBdr>
            <w:top w:val="none" w:sz="0" w:space="0" w:color="auto"/>
            <w:left w:val="none" w:sz="0" w:space="0" w:color="auto"/>
            <w:bottom w:val="none" w:sz="0" w:space="0" w:color="auto"/>
            <w:right w:val="none" w:sz="0" w:space="0" w:color="auto"/>
          </w:divBdr>
        </w:div>
        <w:div w:id="1545213656">
          <w:marLeft w:val="1440"/>
          <w:marRight w:val="0"/>
          <w:marTop w:val="0"/>
          <w:marBottom w:val="0"/>
          <w:divBdr>
            <w:top w:val="none" w:sz="0" w:space="0" w:color="auto"/>
            <w:left w:val="none" w:sz="0" w:space="0" w:color="auto"/>
            <w:bottom w:val="none" w:sz="0" w:space="0" w:color="auto"/>
            <w:right w:val="none" w:sz="0" w:space="0" w:color="auto"/>
          </w:divBdr>
        </w:div>
        <w:div w:id="2084908569">
          <w:marLeft w:val="720"/>
          <w:marRight w:val="0"/>
          <w:marTop w:val="0"/>
          <w:marBottom w:val="0"/>
          <w:divBdr>
            <w:top w:val="none" w:sz="0" w:space="0" w:color="auto"/>
            <w:left w:val="none" w:sz="0" w:space="0" w:color="auto"/>
            <w:bottom w:val="none" w:sz="0" w:space="0" w:color="auto"/>
            <w:right w:val="none" w:sz="0" w:space="0" w:color="auto"/>
          </w:divBdr>
        </w:div>
        <w:div w:id="2089380272">
          <w:marLeft w:val="2160"/>
          <w:marRight w:val="0"/>
          <w:marTop w:val="0"/>
          <w:marBottom w:val="0"/>
          <w:divBdr>
            <w:top w:val="none" w:sz="0" w:space="0" w:color="auto"/>
            <w:left w:val="none" w:sz="0" w:space="0" w:color="auto"/>
            <w:bottom w:val="none" w:sz="0" w:space="0" w:color="auto"/>
            <w:right w:val="none" w:sz="0" w:space="0" w:color="auto"/>
          </w:divBdr>
        </w:div>
      </w:divsChild>
    </w:div>
    <w:div w:id="564803539">
      <w:bodyDiv w:val="1"/>
      <w:marLeft w:val="0"/>
      <w:marRight w:val="0"/>
      <w:marTop w:val="0"/>
      <w:marBottom w:val="0"/>
      <w:divBdr>
        <w:top w:val="none" w:sz="0" w:space="0" w:color="auto"/>
        <w:left w:val="none" w:sz="0" w:space="0" w:color="auto"/>
        <w:bottom w:val="none" w:sz="0" w:space="0" w:color="auto"/>
        <w:right w:val="none" w:sz="0" w:space="0" w:color="auto"/>
      </w:divBdr>
    </w:div>
    <w:div w:id="565532648">
      <w:bodyDiv w:val="1"/>
      <w:marLeft w:val="0"/>
      <w:marRight w:val="0"/>
      <w:marTop w:val="0"/>
      <w:marBottom w:val="0"/>
      <w:divBdr>
        <w:top w:val="none" w:sz="0" w:space="0" w:color="auto"/>
        <w:left w:val="none" w:sz="0" w:space="0" w:color="auto"/>
        <w:bottom w:val="none" w:sz="0" w:space="0" w:color="auto"/>
        <w:right w:val="none" w:sz="0" w:space="0" w:color="auto"/>
      </w:divBdr>
    </w:div>
    <w:div w:id="565608396">
      <w:bodyDiv w:val="1"/>
      <w:marLeft w:val="0"/>
      <w:marRight w:val="0"/>
      <w:marTop w:val="0"/>
      <w:marBottom w:val="0"/>
      <w:divBdr>
        <w:top w:val="none" w:sz="0" w:space="0" w:color="auto"/>
        <w:left w:val="none" w:sz="0" w:space="0" w:color="auto"/>
        <w:bottom w:val="none" w:sz="0" w:space="0" w:color="auto"/>
        <w:right w:val="none" w:sz="0" w:space="0" w:color="auto"/>
      </w:divBdr>
      <w:divsChild>
        <w:div w:id="462122012">
          <w:marLeft w:val="1800"/>
          <w:marRight w:val="0"/>
          <w:marTop w:val="96"/>
          <w:marBottom w:val="0"/>
          <w:divBdr>
            <w:top w:val="none" w:sz="0" w:space="0" w:color="auto"/>
            <w:left w:val="none" w:sz="0" w:space="0" w:color="auto"/>
            <w:bottom w:val="none" w:sz="0" w:space="0" w:color="auto"/>
            <w:right w:val="none" w:sz="0" w:space="0" w:color="auto"/>
          </w:divBdr>
        </w:div>
        <w:div w:id="1181358115">
          <w:marLeft w:val="1166"/>
          <w:marRight w:val="0"/>
          <w:marTop w:val="115"/>
          <w:marBottom w:val="0"/>
          <w:divBdr>
            <w:top w:val="none" w:sz="0" w:space="0" w:color="auto"/>
            <w:left w:val="none" w:sz="0" w:space="0" w:color="auto"/>
            <w:bottom w:val="none" w:sz="0" w:space="0" w:color="auto"/>
            <w:right w:val="none" w:sz="0" w:space="0" w:color="auto"/>
          </w:divBdr>
        </w:div>
        <w:div w:id="1429236279">
          <w:marLeft w:val="547"/>
          <w:marRight w:val="0"/>
          <w:marTop w:val="134"/>
          <w:marBottom w:val="0"/>
          <w:divBdr>
            <w:top w:val="none" w:sz="0" w:space="0" w:color="auto"/>
            <w:left w:val="none" w:sz="0" w:space="0" w:color="auto"/>
            <w:bottom w:val="none" w:sz="0" w:space="0" w:color="auto"/>
            <w:right w:val="none" w:sz="0" w:space="0" w:color="auto"/>
          </w:divBdr>
        </w:div>
      </w:divsChild>
    </w:div>
    <w:div w:id="567690621">
      <w:bodyDiv w:val="1"/>
      <w:marLeft w:val="0"/>
      <w:marRight w:val="0"/>
      <w:marTop w:val="0"/>
      <w:marBottom w:val="0"/>
      <w:divBdr>
        <w:top w:val="none" w:sz="0" w:space="0" w:color="auto"/>
        <w:left w:val="none" w:sz="0" w:space="0" w:color="auto"/>
        <w:bottom w:val="none" w:sz="0" w:space="0" w:color="auto"/>
        <w:right w:val="none" w:sz="0" w:space="0" w:color="auto"/>
      </w:divBdr>
      <w:divsChild>
        <w:div w:id="920989877">
          <w:marLeft w:val="547"/>
          <w:marRight w:val="0"/>
          <w:marTop w:val="134"/>
          <w:marBottom w:val="120"/>
          <w:divBdr>
            <w:top w:val="none" w:sz="0" w:space="0" w:color="auto"/>
            <w:left w:val="none" w:sz="0" w:space="0" w:color="auto"/>
            <w:bottom w:val="none" w:sz="0" w:space="0" w:color="auto"/>
            <w:right w:val="none" w:sz="0" w:space="0" w:color="auto"/>
          </w:divBdr>
        </w:div>
        <w:div w:id="1259561988">
          <w:marLeft w:val="1166"/>
          <w:marRight w:val="0"/>
          <w:marTop w:val="115"/>
          <w:marBottom w:val="120"/>
          <w:divBdr>
            <w:top w:val="none" w:sz="0" w:space="0" w:color="auto"/>
            <w:left w:val="none" w:sz="0" w:space="0" w:color="auto"/>
            <w:bottom w:val="none" w:sz="0" w:space="0" w:color="auto"/>
            <w:right w:val="none" w:sz="0" w:space="0" w:color="auto"/>
          </w:divBdr>
        </w:div>
        <w:div w:id="1492260852">
          <w:marLeft w:val="1166"/>
          <w:marRight w:val="0"/>
          <w:marTop w:val="115"/>
          <w:marBottom w:val="120"/>
          <w:divBdr>
            <w:top w:val="none" w:sz="0" w:space="0" w:color="auto"/>
            <w:left w:val="none" w:sz="0" w:space="0" w:color="auto"/>
            <w:bottom w:val="none" w:sz="0" w:space="0" w:color="auto"/>
            <w:right w:val="none" w:sz="0" w:space="0" w:color="auto"/>
          </w:divBdr>
        </w:div>
        <w:div w:id="1721712700">
          <w:marLeft w:val="547"/>
          <w:marRight w:val="0"/>
          <w:marTop w:val="134"/>
          <w:marBottom w:val="120"/>
          <w:divBdr>
            <w:top w:val="none" w:sz="0" w:space="0" w:color="auto"/>
            <w:left w:val="none" w:sz="0" w:space="0" w:color="auto"/>
            <w:bottom w:val="none" w:sz="0" w:space="0" w:color="auto"/>
            <w:right w:val="none" w:sz="0" w:space="0" w:color="auto"/>
          </w:divBdr>
        </w:div>
        <w:div w:id="1765761584">
          <w:marLeft w:val="1166"/>
          <w:marRight w:val="0"/>
          <w:marTop w:val="115"/>
          <w:marBottom w:val="120"/>
          <w:divBdr>
            <w:top w:val="none" w:sz="0" w:space="0" w:color="auto"/>
            <w:left w:val="none" w:sz="0" w:space="0" w:color="auto"/>
            <w:bottom w:val="none" w:sz="0" w:space="0" w:color="auto"/>
            <w:right w:val="none" w:sz="0" w:space="0" w:color="auto"/>
          </w:divBdr>
        </w:div>
      </w:divsChild>
    </w:div>
    <w:div w:id="567761843">
      <w:bodyDiv w:val="1"/>
      <w:marLeft w:val="0"/>
      <w:marRight w:val="0"/>
      <w:marTop w:val="0"/>
      <w:marBottom w:val="0"/>
      <w:divBdr>
        <w:top w:val="none" w:sz="0" w:space="0" w:color="auto"/>
        <w:left w:val="none" w:sz="0" w:space="0" w:color="auto"/>
        <w:bottom w:val="none" w:sz="0" w:space="0" w:color="auto"/>
        <w:right w:val="none" w:sz="0" w:space="0" w:color="auto"/>
      </w:divBdr>
    </w:div>
    <w:div w:id="567804152">
      <w:bodyDiv w:val="1"/>
      <w:marLeft w:val="0"/>
      <w:marRight w:val="0"/>
      <w:marTop w:val="0"/>
      <w:marBottom w:val="0"/>
      <w:divBdr>
        <w:top w:val="none" w:sz="0" w:space="0" w:color="auto"/>
        <w:left w:val="none" w:sz="0" w:space="0" w:color="auto"/>
        <w:bottom w:val="none" w:sz="0" w:space="0" w:color="auto"/>
        <w:right w:val="none" w:sz="0" w:space="0" w:color="auto"/>
      </w:divBdr>
    </w:div>
    <w:div w:id="568424921">
      <w:bodyDiv w:val="1"/>
      <w:marLeft w:val="0"/>
      <w:marRight w:val="0"/>
      <w:marTop w:val="0"/>
      <w:marBottom w:val="0"/>
      <w:divBdr>
        <w:top w:val="none" w:sz="0" w:space="0" w:color="auto"/>
        <w:left w:val="none" w:sz="0" w:space="0" w:color="auto"/>
        <w:bottom w:val="none" w:sz="0" w:space="0" w:color="auto"/>
        <w:right w:val="none" w:sz="0" w:space="0" w:color="auto"/>
      </w:divBdr>
      <w:divsChild>
        <w:div w:id="72899968">
          <w:marLeft w:val="1166"/>
          <w:marRight w:val="0"/>
          <w:marTop w:val="134"/>
          <w:marBottom w:val="0"/>
          <w:divBdr>
            <w:top w:val="none" w:sz="0" w:space="0" w:color="auto"/>
            <w:left w:val="none" w:sz="0" w:space="0" w:color="auto"/>
            <w:bottom w:val="none" w:sz="0" w:space="0" w:color="auto"/>
            <w:right w:val="none" w:sz="0" w:space="0" w:color="auto"/>
          </w:divBdr>
        </w:div>
        <w:div w:id="231544459">
          <w:marLeft w:val="547"/>
          <w:marRight w:val="0"/>
          <w:marTop w:val="154"/>
          <w:marBottom w:val="0"/>
          <w:divBdr>
            <w:top w:val="none" w:sz="0" w:space="0" w:color="auto"/>
            <w:left w:val="none" w:sz="0" w:space="0" w:color="auto"/>
            <w:bottom w:val="none" w:sz="0" w:space="0" w:color="auto"/>
            <w:right w:val="none" w:sz="0" w:space="0" w:color="auto"/>
          </w:divBdr>
        </w:div>
        <w:div w:id="582033902">
          <w:marLeft w:val="547"/>
          <w:marRight w:val="0"/>
          <w:marTop w:val="154"/>
          <w:marBottom w:val="0"/>
          <w:divBdr>
            <w:top w:val="none" w:sz="0" w:space="0" w:color="auto"/>
            <w:left w:val="none" w:sz="0" w:space="0" w:color="auto"/>
            <w:bottom w:val="none" w:sz="0" w:space="0" w:color="auto"/>
            <w:right w:val="none" w:sz="0" w:space="0" w:color="auto"/>
          </w:divBdr>
        </w:div>
        <w:div w:id="614335895">
          <w:marLeft w:val="1166"/>
          <w:marRight w:val="0"/>
          <w:marTop w:val="134"/>
          <w:marBottom w:val="0"/>
          <w:divBdr>
            <w:top w:val="none" w:sz="0" w:space="0" w:color="auto"/>
            <w:left w:val="none" w:sz="0" w:space="0" w:color="auto"/>
            <w:bottom w:val="none" w:sz="0" w:space="0" w:color="auto"/>
            <w:right w:val="none" w:sz="0" w:space="0" w:color="auto"/>
          </w:divBdr>
        </w:div>
        <w:div w:id="1258099207">
          <w:marLeft w:val="1166"/>
          <w:marRight w:val="0"/>
          <w:marTop w:val="134"/>
          <w:marBottom w:val="0"/>
          <w:divBdr>
            <w:top w:val="none" w:sz="0" w:space="0" w:color="auto"/>
            <w:left w:val="none" w:sz="0" w:space="0" w:color="auto"/>
            <w:bottom w:val="none" w:sz="0" w:space="0" w:color="auto"/>
            <w:right w:val="none" w:sz="0" w:space="0" w:color="auto"/>
          </w:divBdr>
        </w:div>
      </w:divsChild>
    </w:div>
    <w:div w:id="570240993">
      <w:bodyDiv w:val="1"/>
      <w:marLeft w:val="0"/>
      <w:marRight w:val="0"/>
      <w:marTop w:val="0"/>
      <w:marBottom w:val="0"/>
      <w:divBdr>
        <w:top w:val="none" w:sz="0" w:space="0" w:color="auto"/>
        <w:left w:val="none" w:sz="0" w:space="0" w:color="auto"/>
        <w:bottom w:val="none" w:sz="0" w:space="0" w:color="auto"/>
        <w:right w:val="none" w:sz="0" w:space="0" w:color="auto"/>
      </w:divBdr>
    </w:div>
    <w:div w:id="570432235">
      <w:bodyDiv w:val="1"/>
      <w:marLeft w:val="0"/>
      <w:marRight w:val="0"/>
      <w:marTop w:val="0"/>
      <w:marBottom w:val="0"/>
      <w:divBdr>
        <w:top w:val="none" w:sz="0" w:space="0" w:color="auto"/>
        <w:left w:val="none" w:sz="0" w:space="0" w:color="auto"/>
        <w:bottom w:val="none" w:sz="0" w:space="0" w:color="auto"/>
        <w:right w:val="none" w:sz="0" w:space="0" w:color="auto"/>
      </w:divBdr>
    </w:div>
    <w:div w:id="570627808">
      <w:bodyDiv w:val="1"/>
      <w:marLeft w:val="0"/>
      <w:marRight w:val="0"/>
      <w:marTop w:val="0"/>
      <w:marBottom w:val="0"/>
      <w:divBdr>
        <w:top w:val="none" w:sz="0" w:space="0" w:color="auto"/>
        <w:left w:val="none" w:sz="0" w:space="0" w:color="auto"/>
        <w:bottom w:val="none" w:sz="0" w:space="0" w:color="auto"/>
        <w:right w:val="none" w:sz="0" w:space="0" w:color="auto"/>
      </w:divBdr>
      <w:divsChild>
        <w:div w:id="271480258">
          <w:marLeft w:val="1166"/>
          <w:marRight w:val="0"/>
          <w:marTop w:val="77"/>
          <w:marBottom w:val="0"/>
          <w:divBdr>
            <w:top w:val="none" w:sz="0" w:space="0" w:color="auto"/>
            <w:left w:val="none" w:sz="0" w:space="0" w:color="auto"/>
            <w:bottom w:val="none" w:sz="0" w:space="0" w:color="auto"/>
            <w:right w:val="none" w:sz="0" w:space="0" w:color="auto"/>
          </w:divBdr>
        </w:div>
        <w:div w:id="397703733">
          <w:marLeft w:val="547"/>
          <w:marRight w:val="0"/>
          <w:marTop w:val="86"/>
          <w:marBottom w:val="0"/>
          <w:divBdr>
            <w:top w:val="none" w:sz="0" w:space="0" w:color="auto"/>
            <w:left w:val="none" w:sz="0" w:space="0" w:color="auto"/>
            <w:bottom w:val="none" w:sz="0" w:space="0" w:color="auto"/>
            <w:right w:val="none" w:sz="0" w:space="0" w:color="auto"/>
          </w:divBdr>
        </w:div>
        <w:div w:id="597178500">
          <w:marLeft w:val="1166"/>
          <w:marRight w:val="0"/>
          <w:marTop w:val="67"/>
          <w:marBottom w:val="0"/>
          <w:divBdr>
            <w:top w:val="none" w:sz="0" w:space="0" w:color="auto"/>
            <w:left w:val="none" w:sz="0" w:space="0" w:color="auto"/>
            <w:bottom w:val="none" w:sz="0" w:space="0" w:color="auto"/>
            <w:right w:val="none" w:sz="0" w:space="0" w:color="auto"/>
          </w:divBdr>
        </w:div>
        <w:div w:id="751776034">
          <w:marLeft w:val="547"/>
          <w:marRight w:val="0"/>
          <w:marTop w:val="86"/>
          <w:marBottom w:val="0"/>
          <w:divBdr>
            <w:top w:val="none" w:sz="0" w:space="0" w:color="auto"/>
            <w:left w:val="none" w:sz="0" w:space="0" w:color="auto"/>
            <w:bottom w:val="none" w:sz="0" w:space="0" w:color="auto"/>
            <w:right w:val="none" w:sz="0" w:space="0" w:color="auto"/>
          </w:divBdr>
        </w:div>
        <w:div w:id="1079205725">
          <w:marLeft w:val="1166"/>
          <w:marRight w:val="0"/>
          <w:marTop w:val="86"/>
          <w:marBottom w:val="0"/>
          <w:divBdr>
            <w:top w:val="none" w:sz="0" w:space="0" w:color="auto"/>
            <w:left w:val="none" w:sz="0" w:space="0" w:color="auto"/>
            <w:bottom w:val="none" w:sz="0" w:space="0" w:color="auto"/>
            <w:right w:val="none" w:sz="0" w:space="0" w:color="auto"/>
          </w:divBdr>
        </w:div>
        <w:div w:id="1196230874">
          <w:marLeft w:val="1166"/>
          <w:marRight w:val="0"/>
          <w:marTop w:val="77"/>
          <w:marBottom w:val="0"/>
          <w:divBdr>
            <w:top w:val="none" w:sz="0" w:space="0" w:color="auto"/>
            <w:left w:val="none" w:sz="0" w:space="0" w:color="auto"/>
            <w:bottom w:val="none" w:sz="0" w:space="0" w:color="auto"/>
            <w:right w:val="none" w:sz="0" w:space="0" w:color="auto"/>
          </w:divBdr>
        </w:div>
        <w:div w:id="1265263674">
          <w:marLeft w:val="1800"/>
          <w:marRight w:val="0"/>
          <w:marTop w:val="67"/>
          <w:marBottom w:val="0"/>
          <w:divBdr>
            <w:top w:val="none" w:sz="0" w:space="0" w:color="auto"/>
            <w:left w:val="none" w:sz="0" w:space="0" w:color="auto"/>
            <w:bottom w:val="none" w:sz="0" w:space="0" w:color="auto"/>
            <w:right w:val="none" w:sz="0" w:space="0" w:color="auto"/>
          </w:divBdr>
        </w:div>
        <w:div w:id="1283458706">
          <w:marLeft w:val="1800"/>
          <w:marRight w:val="0"/>
          <w:marTop w:val="67"/>
          <w:marBottom w:val="0"/>
          <w:divBdr>
            <w:top w:val="none" w:sz="0" w:space="0" w:color="auto"/>
            <w:left w:val="none" w:sz="0" w:space="0" w:color="auto"/>
            <w:bottom w:val="none" w:sz="0" w:space="0" w:color="auto"/>
            <w:right w:val="none" w:sz="0" w:space="0" w:color="auto"/>
          </w:divBdr>
        </w:div>
        <w:div w:id="1429084794">
          <w:marLeft w:val="1800"/>
          <w:marRight w:val="0"/>
          <w:marTop w:val="67"/>
          <w:marBottom w:val="0"/>
          <w:divBdr>
            <w:top w:val="none" w:sz="0" w:space="0" w:color="auto"/>
            <w:left w:val="none" w:sz="0" w:space="0" w:color="auto"/>
            <w:bottom w:val="none" w:sz="0" w:space="0" w:color="auto"/>
            <w:right w:val="none" w:sz="0" w:space="0" w:color="auto"/>
          </w:divBdr>
        </w:div>
        <w:div w:id="1559508474">
          <w:marLeft w:val="1800"/>
          <w:marRight w:val="0"/>
          <w:marTop w:val="67"/>
          <w:marBottom w:val="0"/>
          <w:divBdr>
            <w:top w:val="none" w:sz="0" w:space="0" w:color="auto"/>
            <w:left w:val="none" w:sz="0" w:space="0" w:color="auto"/>
            <w:bottom w:val="none" w:sz="0" w:space="0" w:color="auto"/>
            <w:right w:val="none" w:sz="0" w:space="0" w:color="auto"/>
          </w:divBdr>
        </w:div>
        <w:div w:id="1666930939">
          <w:marLeft w:val="1166"/>
          <w:marRight w:val="0"/>
          <w:marTop w:val="67"/>
          <w:marBottom w:val="0"/>
          <w:divBdr>
            <w:top w:val="none" w:sz="0" w:space="0" w:color="auto"/>
            <w:left w:val="none" w:sz="0" w:space="0" w:color="auto"/>
            <w:bottom w:val="none" w:sz="0" w:space="0" w:color="auto"/>
            <w:right w:val="none" w:sz="0" w:space="0" w:color="auto"/>
          </w:divBdr>
        </w:div>
        <w:div w:id="1814635781">
          <w:marLeft w:val="1166"/>
          <w:marRight w:val="0"/>
          <w:marTop w:val="67"/>
          <w:marBottom w:val="0"/>
          <w:divBdr>
            <w:top w:val="none" w:sz="0" w:space="0" w:color="auto"/>
            <w:left w:val="none" w:sz="0" w:space="0" w:color="auto"/>
            <w:bottom w:val="none" w:sz="0" w:space="0" w:color="auto"/>
            <w:right w:val="none" w:sz="0" w:space="0" w:color="auto"/>
          </w:divBdr>
        </w:div>
        <w:div w:id="1985116528">
          <w:marLeft w:val="547"/>
          <w:marRight w:val="0"/>
          <w:marTop w:val="96"/>
          <w:marBottom w:val="0"/>
          <w:divBdr>
            <w:top w:val="none" w:sz="0" w:space="0" w:color="auto"/>
            <w:left w:val="none" w:sz="0" w:space="0" w:color="auto"/>
            <w:bottom w:val="none" w:sz="0" w:space="0" w:color="auto"/>
            <w:right w:val="none" w:sz="0" w:space="0" w:color="auto"/>
          </w:divBdr>
        </w:div>
        <w:div w:id="2018458716">
          <w:marLeft w:val="1166"/>
          <w:marRight w:val="0"/>
          <w:marTop w:val="67"/>
          <w:marBottom w:val="0"/>
          <w:divBdr>
            <w:top w:val="none" w:sz="0" w:space="0" w:color="auto"/>
            <w:left w:val="none" w:sz="0" w:space="0" w:color="auto"/>
            <w:bottom w:val="none" w:sz="0" w:space="0" w:color="auto"/>
            <w:right w:val="none" w:sz="0" w:space="0" w:color="auto"/>
          </w:divBdr>
        </w:div>
      </w:divsChild>
    </w:div>
    <w:div w:id="570890095">
      <w:bodyDiv w:val="1"/>
      <w:marLeft w:val="0"/>
      <w:marRight w:val="0"/>
      <w:marTop w:val="0"/>
      <w:marBottom w:val="0"/>
      <w:divBdr>
        <w:top w:val="none" w:sz="0" w:space="0" w:color="auto"/>
        <w:left w:val="none" w:sz="0" w:space="0" w:color="auto"/>
        <w:bottom w:val="none" w:sz="0" w:space="0" w:color="auto"/>
        <w:right w:val="none" w:sz="0" w:space="0" w:color="auto"/>
      </w:divBdr>
    </w:div>
    <w:div w:id="571159728">
      <w:bodyDiv w:val="1"/>
      <w:marLeft w:val="0"/>
      <w:marRight w:val="0"/>
      <w:marTop w:val="0"/>
      <w:marBottom w:val="0"/>
      <w:divBdr>
        <w:top w:val="none" w:sz="0" w:space="0" w:color="auto"/>
        <w:left w:val="none" w:sz="0" w:space="0" w:color="auto"/>
        <w:bottom w:val="none" w:sz="0" w:space="0" w:color="auto"/>
        <w:right w:val="none" w:sz="0" w:space="0" w:color="auto"/>
      </w:divBdr>
    </w:div>
    <w:div w:id="572004490">
      <w:bodyDiv w:val="1"/>
      <w:marLeft w:val="0"/>
      <w:marRight w:val="0"/>
      <w:marTop w:val="0"/>
      <w:marBottom w:val="0"/>
      <w:divBdr>
        <w:top w:val="none" w:sz="0" w:space="0" w:color="auto"/>
        <w:left w:val="none" w:sz="0" w:space="0" w:color="auto"/>
        <w:bottom w:val="none" w:sz="0" w:space="0" w:color="auto"/>
        <w:right w:val="none" w:sz="0" w:space="0" w:color="auto"/>
      </w:divBdr>
    </w:div>
    <w:div w:id="572275058">
      <w:bodyDiv w:val="1"/>
      <w:marLeft w:val="0"/>
      <w:marRight w:val="0"/>
      <w:marTop w:val="0"/>
      <w:marBottom w:val="0"/>
      <w:divBdr>
        <w:top w:val="none" w:sz="0" w:space="0" w:color="auto"/>
        <w:left w:val="none" w:sz="0" w:space="0" w:color="auto"/>
        <w:bottom w:val="none" w:sz="0" w:space="0" w:color="auto"/>
        <w:right w:val="none" w:sz="0" w:space="0" w:color="auto"/>
      </w:divBdr>
      <w:divsChild>
        <w:div w:id="154808598">
          <w:marLeft w:val="3600"/>
          <w:marRight w:val="0"/>
          <w:marTop w:val="0"/>
          <w:marBottom w:val="0"/>
          <w:divBdr>
            <w:top w:val="none" w:sz="0" w:space="0" w:color="auto"/>
            <w:left w:val="none" w:sz="0" w:space="0" w:color="auto"/>
            <w:bottom w:val="none" w:sz="0" w:space="0" w:color="auto"/>
            <w:right w:val="none" w:sz="0" w:space="0" w:color="auto"/>
          </w:divBdr>
        </w:div>
        <w:div w:id="456796685">
          <w:marLeft w:val="2160"/>
          <w:marRight w:val="0"/>
          <w:marTop w:val="0"/>
          <w:marBottom w:val="0"/>
          <w:divBdr>
            <w:top w:val="none" w:sz="0" w:space="0" w:color="auto"/>
            <w:left w:val="none" w:sz="0" w:space="0" w:color="auto"/>
            <w:bottom w:val="none" w:sz="0" w:space="0" w:color="auto"/>
            <w:right w:val="none" w:sz="0" w:space="0" w:color="auto"/>
          </w:divBdr>
        </w:div>
        <w:div w:id="921646301">
          <w:marLeft w:val="2160"/>
          <w:marRight w:val="0"/>
          <w:marTop w:val="0"/>
          <w:marBottom w:val="0"/>
          <w:divBdr>
            <w:top w:val="none" w:sz="0" w:space="0" w:color="auto"/>
            <w:left w:val="none" w:sz="0" w:space="0" w:color="auto"/>
            <w:bottom w:val="none" w:sz="0" w:space="0" w:color="auto"/>
            <w:right w:val="none" w:sz="0" w:space="0" w:color="auto"/>
          </w:divBdr>
        </w:div>
        <w:div w:id="991563265">
          <w:marLeft w:val="1440"/>
          <w:marRight w:val="0"/>
          <w:marTop w:val="0"/>
          <w:marBottom w:val="0"/>
          <w:divBdr>
            <w:top w:val="none" w:sz="0" w:space="0" w:color="auto"/>
            <w:left w:val="none" w:sz="0" w:space="0" w:color="auto"/>
            <w:bottom w:val="none" w:sz="0" w:space="0" w:color="auto"/>
            <w:right w:val="none" w:sz="0" w:space="0" w:color="auto"/>
          </w:divBdr>
        </w:div>
        <w:div w:id="1407189472">
          <w:marLeft w:val="1440"/>
          <w:marRight w:val="0"/>
          <w:marTop w:val="0"/>
          <w:marBottom w:val="0"/>
          <w:divBdr>
            <w:top w:val="none" w:sz="0" w:space="0" w:color="auto"/>
            <w:left w:val="none" w:sz="0" w:space="0" w:color="auto"/>
            <w:bottom w:val="none" w:sz="0" w:space="0" w:color="auto"/>
            <w:right w:val="none" w:sz="0" w:space="0" w:color="auto"/>
          </w:divBdr>
        </w:div>
        <w:div w:id="1557206108">
          <w:marLeft w:val="2880"/>
          <w:marRight w:val="0"/>
          <w:marTop w:val="0"/>
          <w:marBottom w:val="0"/>
          <w:divBdr>
            <w:top w:val="none" w:sz="0" w:space="0" w:color="auto"/>
            <w:left w:val="none" w:sz="0" w:space="0" w:color="auto"/>
            <w:bottom w:val="none" w:sz="0" w:space="0" w:color="auto"/>
            <w:right w:val="none" w:sz="0" w:space="0" w:color="auto"/>
          </w:divBdr>
        </w:div>
        <w:div w:id="1910268674">
          <w:marLeft w:val="2160"/>
          <w:marRight w:val="0"/>
          <w:marTop w:val="0"/>
          <w:marBottom w:val="0"/>
          <w:divBdr>
            <w:top w:val="none" w:sz="0" w:space="0" w:color="auto"/>
            <w:left w:val="none" w:sz="0" w:space="0" w:color="auto"/>
            <w:bottom w:val="none" w:sz="0" w:space="0" w:color="auto"/>
            <w:right w:val="none" w:sz="0" w:space="0" w:color="auto"/>
          </w:divBdr>
        </w:div>
      </w:divsChild>
    </w:div>
    <w:div w:id="573248119">
      <w:bodyDiv w:val="1"/>
      <w:marLeft w:val="0"/>
      <w:marRight w:val="0"/>
      <w:marTop w:val="0"/>
      <w:marBottom w:val="0"/>
      <w:divBdr>
        <w:top w:val="none" w:sz="0" w:space="0" w:color="auto"/>
        <w:left w:val="none" w:sz="0" w:space="0" w:color="auto"/>
        <w:bottom w:val="none" w:sz="0" w:space="0" w:color="auto"/>
        <w:right w:val="none" w:sz="0" w:space="0" w:color="auto"/>
      </w:divBdr>
    </w:div>
    <w:div w:id="573395218">
      <w:bodyDiv w:val="1"/>
      <w:marLeft w:val="0"/>
      <w:marRight w:val="0"/>
      <w:marTop w:val="0"/>
      <w:marBottom w:val="0"/>
      <w:divBdr>
        <w:top w:val="none" w:sz="0" w:space="0" w:color="auto"/>
        <w:left w:val="none" w:sz="0" w:space="0" w:color="auto"/>
        <w:bottom w:val="none" w:sz="0" w:space="0" w:color="auto"/>
        <w:right w:val="none" w:sz="0" w:space="0" w:color="auto"/>
      </w:divBdr>
    </w:div>
    <w:div w:id="573590759">
      <w:bodyDiv w:val="1"/>
      <w:marLeft w:val="0"/>
      <w:marRight w:val="0"/>
      <w:marTop w:val="0"/>
      <w:marBottom w:val="0"/>
      <w:divBdr>
        <w:top w:val="none" w:sz="0" w:space="0" w:color="auto"/>
        <w:left w:val="none" w:sz="0" w:space="0" w:color="auto"/>
        <w:bottom w:val="none" w:sz="0" w:space="0" w:color="auto"/>
        <w:right w:val="none" w:sz="0" w:space="0" w:color="auto"/>
      </w:divBdr>
      <w:divsChild>
        <w:div w:id="434133297">
          <w:marLeft w:val="547"/>
          <w:marRight w:val="0"/>
          <w:marTop w:val="154"/>
          <w:marBottom w:val="0"/>
          <w:divBdr>
            <w:top w:val="none" w:sz="0" w:space="0" w:color="auto"/>
            <w:left w:val="none" w:sz="0" w:space="0" w:color="auto"/>
            <w:bottom w:val="none" w:sz="0" w:space="0" w:color="auto"/>
            <w:right w:val="none" w:sz="0" w:space="0" w:color="auto"/>
          </w:divBdr>
        </w:div>
        <w:div w:id="1483540575">
          <w:marLeft w:val="547"/>
          <w:marRight w:val="0"/>
          <w:marTop w:val="154"/>
          <w:marBottom w:val="0"/>
          <w:divBdr>
            <w:top w:val="none" w:sz="0" w:space="0" w:color="auto"/>
            <w:left w:val="none" w:sz="0" w:space="0" w:color="auto"/>
            <w:bottom w:val="none" w:sz="0" w:space="0" w:color="auto"/>
            <w:right w:val="none" w:sz="0" w:space="0" w:color="auto"/>
          </w:divBdr>
        </w:div>
        <w:div w:id="1555389925">
          <w:marLeft w:val="1166"/>
          <w:marRight w:val="0"/>
          <w:marTop w:val="139"/>
          <w:marBottom w:val="0"/>
          <w:divBdr>
            <w:top w:val="none" w:sz="0" w:space="0" w:color="auto"/>
            <w:left w:val="none" w:sz="0" w:space="0" w:color="auto"/>
            <w:bottom w:val="none" w:sz="0" w:space="0" w:color="auto"/>
            <w:right w:val="none" w:sz="0" w:space="0" w:color="auto"/>
          </w:divBdr>
        </w:div>
        <w:div w:id="1703362801">
          <w:marLeft w:val="1800"/>
          <w:marRight w:val="0"/>
          <w:marTop w:val="120"/>
          <w:marBottom w:val="0"/>
          <w:divBdr>
            <w:top w:val="none" w:sz="0" w:space="0" w:color="auto"/>
            <w:left w:val="none" w:sz="0" w:space="0" w:color="auto"/>
            <w:bottom w:val="none" w:sz="0" w:space="0" w:color="auto"/>
            <w:right w:val="none" w:sz="0" w:space="0" w:color="auto"/>
          </w:divBdr>
        </w:div>
        <w:div w:id="1924757927">
          <w:marLeft w:val="1166"/>
          <w:marRight w:val="0"/>
          <w:marTop w:val="139"/>
          <w:marBottom w:val="0"/>
          <w:divBdr>
            <w:top w:val="none" w:sz="0" w:space="0" w:color="auto"/>
            <w:left w:val="none" w:sz="0" w:space="0" w:color="auto"/>
            <w:bottom w:val="none" w:sz="0" w:space="0" w:color="auto"/>
            <w:right w:val="none" w:sz="0" w:space="0" w:color="auto"/>
          </w:divBdr>
        </w:div>
      </w:divsChild>
    </w:div>
    <w:div w:id="573777357">
      <w:bodyDiv w:val="1"/>
      <w:marLeft w:val="0"/>
      <w:marRight w:val="0"/>
      <w:marTop w:val="0"/>
      <w:marBottom w:val="0"/>
      <w:divBdr>
        <w:top w:val="none" w:sz="0" w:space="0" w:color="auto"/>
        <w:left w:val="none" w:sz="0" w:space="0" w:color="auto"/>
        <w:bottom w:val="none" w:sz="0" w:space="0" w:color="auto"/>
        <w:right w:val="none" w:sz="0" w:space="0" w:color="auto"/>
      </w:divBdr>
    </w:div>
    <w:div w:id="575091111">
      <w:bodyDiv w:val="1"/>
      <w:marLeft w:val="0"/>
      <w:marRight w:val="0"/>
      <w:marTop w:val="0"/>
      <w:marBottom w:val="0"/>
      <w:divBdr>
        <w:top w:val="none" w:sz="0" w:space="0" w:color="auto"/>
        <w:left w:val="none" w:sz="0" w:space="0" w:color="auto"/>
        <w:bottom w:val="none" w:sz="0" w:space="0" w:color="auto"/>
        <w:right w:val="none" w:sz="0" w:space="0" w:color="auto"/>
      </w:divBdr>
    </w:div>
    <w:div w:id="575631004">
      <w:bodyDiv w:val="1"/>
      <w:marLeft w:val="0"/>
      <w:marRight w:val="0"/>
      <w:marTop w:val="0"/>
      <w:marBottom w:val="0"/>
      <w:divBdr>
        <w:top w:val="none" w:sz="0" w:space="0" w:color="auto"/>
        <w:left w:val="none" w:sz="0" w:space="0" w:color="auto"/>
        <w:bottom w:val="none" w:sz="0" w:space="0" w:color="auto"/>
        <w:right w:val="none" w:sz="0" w:space="0" w:color="auto"/>
      </w:divBdr>
    </w:div>
    <w:div w:id="575751665">
      <w:bodyDiv w:val="1"/>
      <w:marLeft w:val="0"/>
      <w:marRight w:val="0"/>
      <w:marTop w:val="0"/>
      <w:marBottom w:val="0"/>
      <w:divBdr>
        <w:top w:val="none" w:sz="0" w:space="0" w:color="auto"/>
        <w:left w:val="none" w:sz="0" w:space="0" w:color="auto"/>
        <w:bottom w:val="none" w:sz="0" w:space="0" w:color="auto"/>
        <w:right w:val="none" w:sz="0" w:space="0" w:color="auto"/>
      </w:divBdr>
    </w:div>
    <w:div w:id="575821253">
      <w:bodyDiv w:val="1"/>
      <w:marLeft w:val="0"/>
      <w:marRight w:val="0"/>
      <w:marTop w:val="0"/>
      <w:marBottom w:val="0"/>
      <w:divBdr>
        <w:top w:val="none" w:sz="0" w:space="0" w:color="auto"/>
        <w:left w:val="none" w:sz="0" w:space="0" w:color="auto"/>
        <w:bottom w:val="none" w:sz="0" w:space="0" w:color="auto"/>
        <w:right w:val="none" w:sz="0" w:space="0" w:color="auto"/>
      </w:divBdr>
    </w:div>
    <w:div w:id="575825810">
      <w:bodyDiv w:val="1"/>
      <w:marLeft w:val="0"/>
      <w:marRight w:val="0"/>
      <w:marTop w:val="0"/>
      <w:marBottom w:val="0"/>
      <w:divBdr>
        <w:top w:val="none" w:sz="0" w:space="0" w:color="auto"/>
        <w:left w:val="none" w:sz="0" w:space="0" w:color="auto"/>
        <w:bottom w:val="none" w:sz="0" w:space="0" w:color="auto"/>
        <w:right w:val="none" w:sz="0" w:space="0" w:color="auto"/>
      </w:divBdr>
    </w:div>
    <w:div w:id="576134692">
      <w:bodyDiv w:val="1"/>
      <w:marLeft w:val="0"/>
      <w:marRight w:val="0"/>
      <w:marTop w:val="0"/>
      <w:marBottom w:val="0"/>
      <w:divBdr>
        <w:top w:val="none" w:sz="0" w:space="0" w:color="auto"/>
        <w:left w:val="none" w:sz="0" w:space="0" w:color="auto"/>
        <w:bottom w:val="none" w:sz="0" w:space="0" w:color="auto"/>
        <w:right w:val="none" w:sz="0" w:space="0" w:color="auto"/>
      </w:divBdr>
    </w:div>
    <w:div w:id="576135252">
      <w:bodyDiv w:val="1"/>
      <w:marLeft w:val="0"/>
      <w:marRight w:val="0"/>
      <w:marTop w:val="0"/>
      <w:marBottom w:val="0"/>
      <w:divBdr>
        <w:top w:val="none" w:sz="0" w:space="0" w:color="auto"/>
        <w:left w:val="none" w:sz="0" w:space="0" w:color="auto"/>
        <w:bottom w:val="none" w:sz="0" w:space="0" w:color="auto"/>
        <w:right w:val="none" w:sz="0" w:space="0" w:color="auto"/>
      </w:divBdr>
    </w:div>
    <w:div w:id="577641674">
      <w:bodyDiv w:val="1"/>
      <w:marLeft w:val="0"/>
      <w:marRight w:val="0"/>
      <w:marTop w:val="0"/>
      <w:marBottom w:val="0"/>
      <w:divBdr>
        <w:top w:val="none" w:sz="0" w:space="0" w:color="auto"/>
        <w:left w:val="none" w:sz="0" w:space="0" w:color="auto"/>
        <w:bottom w:val="none" w:sz="0" w:space="0" w:color="auto"/>
        <w:right w:val="none" w:sz="0" w:space="0" w:color="auto"/>
      </w:divBdr>
    </w:div>
    <w:div w:id="577711748">
      <w:bodyDiv w:val="1"/>
      <w:marLeft w:val="0"/>
      <w:marRight w:val="0"/>
      <w:marTop w:val="0"/>
      <w:marBottom w:val="0"/>
      <w:divBdr>
        <w:top w:val="none" w:sz="0" w:space="0" w:color="auto"/>
        <w:left w:val="none" w:sz="0" w:space="0" w:color="auto"/>
        <w:bottom w:val="none" w:sz="0" w:space="0" w:color="auto"/>
        <w:right w:val="none" w:sz="0" w:space="0" w:color="auto"/>
      </w:divBdr>
    </w:div>
    <w:div w:id="577859795">
      <w:bodyDiv w:val="1"/>
      <w:marLeft w:val="0"/>
      <w:marRight w:val="0"/>
      <w:marTop w:val="0"/>
      <w:marBottom w:val="0"/>
      <w:divBdr>
        <w:top w:val="none" w:sz="0" w:space="0" w:color="auto"/>
        <w:left w:val="none" w:sz="0" w:space="0" w:color="auto"/>
        <w:bottom w:val="none" w:sz="0" w:space="0" w:color="auto"/>
        <w:right w:val="none" w:sz="0" w:space="0" w:color="auto"/>
      </w:divBdr>
      <w:divsChild>
        <w:div w:id="957025465">
          <w:marLeft w:val="0"/>
          <w:marRight w:val="0"/>
          <w:marTop w:val="0"/>
          <w:marBottom w:val="0"/>
          <w:divBdr>
            <w:top w:val="none" w:sz="0" w:space="0" w:color="auto"/>
            <w:left w:val="none" w:sz="0" w:space="0" w:color="auto"/>
            <w:bottom w:val="none" w:sz="0" w:space="0" w:color="auto"/>
            <w:right w:val="none" w:sz="0" w:space="0" w:color="auto"/>
          </w:divBdr>
        </w:div>
      </w:divsChild>
    </w:div>
    <w:div w:id="578565337">
      <w:bodyDiv w:val="1"/>
      <w:marLeft w:val="0"/>
      <w:marRight w:val="0"/>
      <w:marTop w:val="0"/>
      <w:marBottom w:val="0"/>
      <w:divBdr>
        <w:top w:val="none" w:sz="0" w:space="0" w:color="auto"/>
        <w:left w:val="none" w:sz="0" w:space="0" w:color="auto"/>
        <w:bottom w:val="none" w:sz="0" w:space="0" w:color="auto"/>
        <w:right w:val="none" w:sz="0" w:space="0" w:color="auto"/>
      </w:divBdr>
    </w:div>
    <w:div w:id="579561412">
      <w:bodyDiv w:val="1"/>
      <w:marLeft w:val="0"/>
      <w:marRight w:val="0"/>
      <w:marTop w:val="0"/>
      <w:marBottom w:val="0"/>
      <w:divBdr>
        <w:top w:val="none" w:sz="0" w:space="0" w:color="auto"/>
        <w:left w:val="none" w:sz="0" w:space="0" w:color="auto"/>
        <w:bottom w:val="none" w:sz="0" w:space="0" w:color="auto"/>
        <w:right w:val="none" w:sz="0" w:space="0" w:color="auto"/>
      </w:divBdr>
    </w:div>
    <w:div w:id="579871751">
      <w:bodyDiv w:val="1"/>
      <w:marLeft w:val="0"/>
      <w:marRight w:val="0"/>
      <w:marTop w:val="0"/>
      <w:marBottom w:val="0"/>
      <w:divBdr>
        <w:top w:val="none" w:sz="0" w:space="0" w:color="auto"/>
        <w:left w:val="none" w:sz="0" w:space="0" w:color="auto"/>
        <w:bottom w:val="none" w:sz="0" w:space="0" w:color="auto"/>
        <w:right w:val="none" w:sz="0" w:space="0" w:color="auto"/>
      </w:divBdr>
    </w:div>
    <w:div w:id="580024284">
      <w:bodyDiv w:val="1"/>
      <w:marLeft w:val="0"/>
      <w:marRight w:val="0"/>
      <w:marTop w:val="0"/>
      <w:marBottom w:val="0"/>
      <w:divBdr>
        <w:top w:val="none" w:sz="0" w:space="0" w:color="auto"/>
        <w:left w:val="none" w:sz="0" w:space="0" w:color="auto"/>
        <w:bottom w:val="none" w:sz="0" w:space="0" w:color="auto"/>
        <w:right w:val="none" w:sz="0" w:space="0" w:color="auto"/>
      </w:divBdr>
    </w:div>
    <w:div w:id="580219247">
      <w:bodyDiv w:val="1"/>
      <w:marLeft w:val="0"/>
      <w:marRight w:val="0"/>
      <w:marTop w:val="0"/>
      <w:marBottom w:val="0"/>
      <w:divBdr>
        <w:top w:val="none" w:sz="0" w:space="0" w:color="auto"/>
        <w:left w:val="none" w:sz="0" w:space="0" w:color="auto"/>
        <w:bottom w:val="none" w:sz="0" w:space="0" w:color="auto"/>
        <w:right w:val="none" w:sz="0" w:space="0" w:color="auto"/>
      </w:divBdr>
      <w:divsChild>
        <w:div w:id="203294181">
          <w:marLeft w:val="0"/>
          <w:marRight w:val="0"/>
          <w:marTop w:val="0"/>
          <w:marBottom w:val="0"/>
          <w:divBdr>
            <w:top w:val="none" w:sz="0" w:space="0" w:color="auto"/>
            <w:left w:val="none" w:sz="0" w:space="0" w:color="auto"/>
            <w:bottom w:val="none" w:sz="0" w:space="0" w:color="auto"/>
            <w:right w:val="none" w:sz="0" w:space="0" w:color="auto"/>
          </w:divBdr>
          <w:divsChild>
            <w:div w:id="155511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08024">
      <w:bodyDiv w:val="1"/>
      <w:marLeft w:val="0"/>
      <w:marRight w:val="0"/>
      <w:marTop w:val="0"/>
      <w:marBottom w:val="0"/>
      <w:divBdr>
        <w:top w:val="none" w:sz="0" w:space="0" w:color="auto"/>
        <w:left w:val="none" w:sz="0" w:space="0" w:color="auto"/>
        <w:bottom w:val="none" w:sz="0" w:space="0" w:color="auto"/>
        <w:right w:val="none" w:sz="0" w:space="0" w:color="auto"/>
      </w:divBdr>
    </w:div>
    <w:div w:id="580599546">
      <w:bodyDiv w:val="1"/>
      <w:marLeft w:val="0"/>
      <w:marRight w:val="0"/>
      <w:marTop w:val="0"/>
      <w:marBottom w:val="0"/>
      <w:divBdr>
        <w:top w:val="none" w:sz="0" w:space="0" w:color="auto"/>
        <w:left w:val="none" w:sz="0" w:space="0" w:color="auto"/>
        <w:bottom w:val="none" w:sz="0" w:space="0" w:color="auto"/>
        <w:right w:val="none" w:sz="0" w:space="0" w:color="auto"/>
      </w:divBdr>
    </w:div>
    <w:div w:id="580606473">
      <w:bodyDiv w:val="1"/>
      <w:marLeft w:val="0"/>
      <w:marRight w:val="0"/>
      <w:marTop w:val="0"/>
      <w:marBottom w:val="0"/>
      <w:divBdr>
        <w:top w:val="none" w:sz="0" w:space="0" w:color="auto"/>
        <w:left w:val="none" w:sz="0" w:space="0" w:color="auto"/>
        <w:bottom w:val="none" w:sz="0" w:space="0" w:color="auto"/>
        <w:right w:val="none" w:sz="0" w:space="0" w:color="auto"/>
      </w:divBdr>
      <w:divsChild>
        <w:div w:id="165630272">
          <w:marLeft w:val="1800"/>
          <w:marRight w:val="0"/>
          <w:marTop w:val="115"/>
          <w:marBottom w:val="0"/>
          <w:divBdr>
            <w:top w:val="none" w:sz="0" w:space="0" w:color="auto"/>
            <w:left w:val="none" w:sz="0" w:space="0" w:color="auto"/>
            <w:bottom w:val="none" w:sz="0" w:space="0" w:color="auto"/>
            <w:right w:val="none" w:sz="0" w:space="0" w:color="auto"/>
          </w:divBdr>
        </w:div>
        <w:div w:id="386732873">
          <w:marLeft w:val="547"/>
          <w:marRight w:val="0"/>
          <w:marTop w:val="154"/>
          <w:marBottom w:val="0"/>
          <w:divBdr>
            <w:top w:val="none" w:sz="0" w:space="0" w:color="auto"/>
            <w:left w:val="none" w:sz="0" w:space="0" w:color="auto"/>
            <w:bottom w:val="none" w:sz="0" w:space="0" w:color="auto"/>
            <w:right w:val="none" w:sz="0" w:space="0" w:color="auto"/>
          </w:divBdr>
        </w:div>
        <w:div w:id="475728679">
          <w:marLeft w:val="1800"/>
          <w:marRight w:val="0"/>
          <w:marTop w:val="96"/>
          <w:marBottom w:val="0"/>
          <w:divBdr>
            <w:top w:val="none" w:sz="0" w:space="0" w:color="auto"/>
            <w:left w:val="none" w:sz="0" w:space="0" w:color="auto"/>
            <w:bottom w:val="none" w:sz="0" w:space="0" w:color="auto"/>
            <w:right w:val="none" w:sz="0" w:space="0" w:color="auto"/>
          </w:divBdr>
        </w:div>
        <w:div w:id="588974430">
          <w:marLeft w:val="1166"/>
          <w:marRight w:val="0"/>
          <w:marTop w:val="134"/>
          <w:marBottom w:val="0"/>
          <w:divBdr>
            <w:top w:val="none" w:sz="0" w:space="0" w:color="auto"/>
            <w:left w:val="none" w:sz="0" w:space="0" w:color="auto"/>
            <w:bottom w:val="none" w:sz="0" w:space="0" w:color="auto"/>
            <w:right w:val="none" w:sz="0" w:space="0" w:color="auto"/>
          </w:divBdr>
        </w:div>
        <w:div w:id="1145857039">
          <w:marLeft w:val="1166"/>
          <w:marRight w:val="0"/>
          <w:marTop w:val="134"/>
          <w:marBottom w:val="0"/>
          <w:divBdr>
            <w:top w:val="none" w:sz="0" w:space="0" w:color="auto"/>
            <w:left w:val="none" w:sz="0" w:space="0" w:color="auto"/>
            <w:bottom w:val="none" w:sz="0" w:space="0" w:color="auto"/>
            <w:right w:val="none" w:sz="0" w:space="0" w:color="auto"/>
          </w:divBdr>
        </w:div>
        <w:div w:id="1269629118">
          <w:marLeft w:val="1166"/>
          <w:marRight w:val="0"/>
          <w:marTop w:val="134"/>
          <w:marBottom w:val="0"/>
          <w:divBdr>
            <w:top w:val="none" w:sz="0" w:space="0" w:color="auto"/>
            <w:left w:val="none" w:sz="0" w:space="0" w:color="auto"/>
            <w:bottom w:val="none" w:sz="0" w:space="0" w:color="auto"/>
            <w:right w:val="none" w:sz="0" w:space="0" w:color="auto"/>
          </w:divBdr>
        </w:div>
        <w:div w:id="1568295351">
          <w:marLeft w:val="1800"/>
          <w:marRight w:val="0"/>
          <w:marTop w:val="115"/>
          <w:marBottom w:val="0"/>
          <w:divBdr>
            <w:top w:val="none" w:sz="0" w:space="0" w:color="auto"/>
            <w:left w:val="none" w:sz="0" w:space="0" w:color="auto"/>
            <w:bottom w:val="none" w:sz="0" w:space="0" w:color="auto"/>
            <w:right w:val="none" w:sz="0" w:space="0" w:color="auto"/>
          </w:divBdr>
        </w:div>
        <w:div w:id="1574699154">
          <w:marLeft w:val="1166"/>
          <w:marRight w:val="0"/>
          <w:marTop w:val="134"/>
          <w:marBottom w:val="0"/>
          <w:divBdr>
            <w:top w:val="none" w:sz="0" w:space="0" w:color="auto"/>
            <w:left w:val="none" w:sz="0" w:space="0" w:color="auto"/>
            <w:bottom w:val="none" w:sz="0" w:space="0" w:color="auto"/>
            <w:right w:val="none" w:sz="0" w:space="0" w:color="auto"/>
          </w:divBdr>
        </w:div>
      </w:divsChild>
    </w:div>
    <w:div w:id="580791930">
      <w:bodyDiv w:val="1"/>
      <w:marLeft w:val="0"/>
      <w:marRight w:val="0"/>
      <w:marTop w:val="0"/>
      <w:marBottom w:val="0"/>
      <w:divBdr>
        <w:top w:val="none" w:sz="0" w:space="0" w:color="auto"/>
        <w:left w:val="none" w:sz="0" w:space="0" w:color="auto"/>
        <w:bottom w:val="none" w:sz="0" w:space="0" w:color="auto"/>
        <w:right w:val="none" w:sz="0" w:space="0" w:color="auto"/>
      </w:divBdr>
    </w:div>
    <w:div w:id="580919143">
      <w:bodyDiv w:val="1"/>
      <w:marLeft w:val="0"/>
      <w:marRight w:val="0"/>
      <w:marTop w:val="0"/>
      <w:marBottom w:val="0"/>
      <w:divBdr>
        <w:top w:val="none" w:sz="0" w:space="0" w:color="auto"/>
        <w:left w:val="none" w:sz="0" w:space="0" w:color="auto"/>
        <w:bottom w:val="none" w:sz="0" w:space="0" w:color="auto"/>
        <w:right w:val="none" w:sz="0" w:space="0" w:color="auto"/>
      </w:divBdr>
      <w:divsChild>
        <w:div w:id="965742935">
          <w:marLeft w:val="1080"/>
          <w:marRight w:val="0"/>
          <w:marTop w:val="100"/>
          <w:marBottom w:val="0"/>
          <w:divBdr>
            <w:top w:val="none" w:sz="0" w:space="0" w:color="auto"/>
            <w:left w:val="none" w:sz="0" w:space="0" w:color="auto"/>
            <w:bottom w:val="none" w:sz="0" w:space="0" w:color="auto"/>
            <w:right w:val="none" w:sz="0" w:space="0" w:color="auto"/>
          </w:divBdr>
        </w:div>
        <w:div w:id="1179926021">
          <w:marLeft w:val="1080"/>
          <w:marRight w:val="0"/>
          <w:marTop w:val="100"/>
          <w:marBottom w:val="0"/>
          <w:divBdr>
            <w:top w:val="none" w:sz="0" w:space="0" w:color="auto"/>
            <w:left w:val="none" w:sz="0" w:space="0" w:color="auto"/>
            <w:bottom w:val="none" w:sz="0" w:space="0" w:color="auto"/>
            <w:right w:val="none" w:sz="0" w:space="0" w:color="auto"/>
          </w:divBdr>
        </w:div>
        <w:div w:id="1349675694">
          <w:marLeft w:val="360"/>
          <w:marRight w:val="0"/>
          <w:marTop w:val="200"/>
          <w:marBottom w:val="0"/>
          <w:divBdr>
            <w:top w:val="none" w:sz="0" w:space="0" w:color="auto"/>
            <w:left w:val="none" w:sz="0" w:space="0" w:color="auto"/>
            <w:bottom w:val="none" w:sz="0" w:space="0" w:color="auto"/>
            <w:right w:val="none" w:sz="0" w:space="0" w:color="auto"/>
          </w:divBdr>
        </w:div>
        <w:div w:id="1358384725">
          <w:marLeft w:val="1800"/>
          <w:marRight w:val="0"/>
          <w:marTop w:val="100"/>
          <w:marBottom w:val="0"/>
          <w:divBdr>
            <w:top w:val="none" w:sz="0" w:space="0" w:color="auto"/>
            <w:left w:val="none" w:sz="0" w:space="0" w:color="auto"/>
            <w:bottom w:val="none" w:sz="0" w:space="0" w:color="auto"/>
            <w:right w:val="none" w:sz="0" w:space="0" w:color="auto"/>
          </w:divBdr>
        </w:div>
        <w:div w:id="1703434654">
          <w:marLeft w:val="1800"/>
          <w:marRight w:val="0"/>
          <w:marTop w:val="100"/>
          <w:marBottom w:val="0"/>
          <w:divBdr>
            <w:top w:val="none" w:sz="0" w:space="0" w:color="auto"/>
            <w:left w:val="none" w:sz="0" w:space="0" w:color="auto"/>
            <w:bottom w:val="none" w:sz="0" w:space="0" w:color="auto"/>
            <w:right w:val="none" w:sz="0" w:space="0" w:color="auto"/>
          </w:divBdr>
        </w:div>
        <w:div w:id="1747460364">
          <w:marLeft w:val="1800"/>
          <w:marRight w:val="0"/>
          <w:marTop w:val="100"/>
          <w:marBottom w:val="0"/>
          <w:divBdr>
            <w:top w:val="none" w:sz="0" w:space="0" w:color="auto"/>
            <w:left w:val="none" w:sz="0" w:space="0" w:color="auto"/>
            <w:bottom w:val="none" w:sz="0" w:space="0" w:color="auto"/>
            <w:right w:val="none" w:sz="0" w:space="0" w:color="auto"/>
          </w:divBdr>
        </w:div>
      </w:divsChild>
    </w:div>
    <w:div w:id="581184623">
      <w:bodyDiv w:val="1"/>
      <w:marLeft w:val="0"/>
      <w:marRight w:val="0"/>
      <w:marTop w:val="0"/>
      <w:marBottom w:val="0"/>
      <w:divBdr>
        <w:top w:val="none" w:sz="0" w:space="0" w:color="auto"/>
        <w:left w:val="none" w:sz="0" w:space="0" w:color="auto"/>
        <w:bottom w:val="none" w:sz="0" w:space="0" w:color="auto"/>
        <w:right w:val="none" w:sz="0" w:space="0" w:color="auto"/>
      </w:divBdr>
    </w:div>
    <w:div w:id="581566645">
      <w:bodyDiv w:val="1"/>
      <w:marLeft w:val="0"/>
      <w:marRight w:val="0"/>
      <w:marTop w:val="0"/>
      <w:marBottom w:val="0"/>
      <w:divBdr>
        <w:top w:val="none" w:sz="0" w:space="0" w:color="auto"/>
        <w:left w:val="none" w:sz="0" w:space="0" w:color="auto"/>
        <w:bottom w:val="none" w:sz="0" w:space="0" w:color="auto"/>
        <w:right w:val="none" w:sz="0" w:space="0" w:color="auto"/>
      </w:divBdr>
    </w:div>
    <w:div w:id="581834791">
      <w:bodyDiv w:val="1"/>
      <w:marLeft w:val="0"/>
      <w:marRight w:val="0"/>
      <w:marTop w:val="0"/>
      <w:marBottom w:val="0"/>
      <w:divBdr>
        <w:top w:val="none" w:sz="0" w:space="0" w:color="auto"/>
        <w:left w:val="none" w:sz="0" w:space="0" w:color="auto"/>
        <w:bottom w:val="none" w:sz="0" w:space="0" w:color="auto"/>
        <w:right w:val="none" w:sz="0" w:space="0" w:color="auto"/>
      </w:divBdr>
    </w:div>
    <w:div w:id="582106053">
      <w:bodyDiv w:val="1"/>
      <w:marLeft w:val="0"/>
      <w:marRight w:val="0"/>
      <w:marTop w:val="0"/>
      <w:marBottom w:val="0"/>
      <w:divBdr>
        <w:top w:val="none" w:sz="0" w:space="0" w:color="auto"/>
        <w:left w:val="none" w:sz="0" w:space="0" w:color="auto"/>
        <w:bottom w:val="none" w:sz="0" w:space="0" w:color="auto"/>
        <w:right w:val="none" w:sz="0" w:space="0" w:color="auto"/>
      </w:divBdr>
    </w:div>
    <w:div w:id="582879445">
      <w:bodyDiv w:val="1"/>
      <w:marLeft w:val="0"/>
      <w:marRight w:val="0"/>
      <w:marTop w:val="0"/>
      <w:marBottom w:val="0"/>
      <w:divBdr>
        <w:top w:val="none" w:sz="0" w:space="0" w:color="auto"/>
        <w:left w:val="none" w:sz="0" w:space="0" w:color="auto"/>
        <w:bottom w:val="none" w:sz="0" w:space="0" w:color="auto"/>
        <w:right w:val="none" w:sz="0" w:space="0" w:color="auto"/>
      </w:divBdr>
    </w:div>
    <w:div w:id="583101619">
      <w:bodyDiv w:val="1"/>
      <w:marLeft w:val="0"/>
      <w:marRight w:val="0"/>
      <w:marTop w:val="0"/>
      <w:marBottom w:val="0"/>
      <w:divBdr>
        <w:top w:val="none" w:sz="0" w:space="0" w:color="auto"/>
        <w:left w:val="none" w:sz="0" w:space="0" w:color="auto"/>
        <w:bottom w:val="none" w:sz="0" w:space="0" w:color="auto"/>
        <w:right w:val="none" w:sz="0" w:space="0" w:color="auto"/>
      </w:divBdr>
    </w:div>
    <w:div w:id="583802482">
      <w:bodyDiv w:val="1"/>
      <w:marLeft w:val="0"/>
      <w:marRight w:val="0"/>
      <w:marTop w:val="0"/>
      <w:marBottom w:val="0"/>
      <w:divBdr>
        <w:top w:val="none" w:sz="0" w:space="0" w:color="auto"/>
        <w:left w:val="none" w:sz="0" w:space="0" w:color="auto"/>
        <w:bottom w:val="none" w:sz="0" w:space="0" w:color="auto"/>
        <w:right w:val="none" w:sz="0" w:space="0" w:color="auto"/>
      </w:divBdr>
    </w:div>
    <w:div w:id="585381467">
      <w:bodyDiv w:val="1"/>
      <w:marLeft w:val="0"/>
      <w:marRight w:val="0"/>
      <w:marTop w:val="0"/>
      <w:marBottom w:val="0"/>
      <w:divBdr>
        <w:top w:val="none" w:sz="0" w:space="0" w:color="auto"/>
        <w:left w:val="none" w:sz="0" w:space="0" w:color="auto"/>
        <w:bottom w:val="none" w:sz="0" w:space="0" w:color="auto"/>
        <w:right w:val="none" w:sz="0" w:space="0" w:color="auto"/>
      </w:divBdr>
      <w:divsChild>
        <w:div w:id="412431345">
          <w:marLeft w:val="1166"/>
          <w:marRight w:val="0"/>
          <w:marTop w:val="96"/>
          <w:marBottom w:val="0"/>
          <w:divBdr>
            <w:top w:val="none" w:sz="0" w:space="0" w:color="auto"/>
            <w:left w:val="none" w:sz="0" w:space="0" w:color="auto"/>
            <w:bottom w:val="none" w:sz="0" w:space="0" w:color="auto"/>
            <w:right w:val="none" w:sz="0" w:space="0" w:color="auto"/>
          </w:divBdr>
        </w:div>
        <w:div w:id="511384122">
          <w:marLeft w:val="1800"/>
          <w:marRight w:val="0"/>
          <w:marTop w:val="86"/>
          <w:marBottom w:val="0"/>
          <w:divBdr>
            <w:top w:val="none" w:sz="0" w:space="0" w:color="auto"/>
            <w:left w:val="none" w:sz="0" w:space="0" w:color="auto"/>
            <w:bottom w:val="none" w:sz="0" w:space="0" w:color="auto"/>
            <w:right w:val="none" w:sz="0" w:space="0" w:color="auto"/>
          </w:divBdr>
        </w:div>
        <w:div w:id="738357680">
          <w:marLeft w:val="547"/>
          <w:marRight w:val="0"/>
          <w:marTop w:val="106"/>
          <w:marBottom w:val="0"/>
          <w:divBdr>
            <w:top w:val="none" w:sz="0" w:space="0" w:color="auto"/>
            <w:left w:val="none" w:sz="0" w:space="0" w:color="auto"/>
            <w:bottom w:val="none" w:sz="0" w:space="0" w:color="auto"/>
            <w:right w:val="none" w:sz="0" w:space="0" w:color="auto"/>
          </w:divBdr>
        </w:div>
        <w:div w:id="776873903">
          <w:marLeft w:val="1166"/>
          <w:marRight w:val="0"/>
          <w:marTop w:val="96"/>
          <w:marBottom w:val="0"/>
          <w:divBdr>
            <w:top w:val="none" w:sz="0" w:space="0" w:color="auto"/>
            <w:left w:val="none" w:sz="0" w:space="0" w:color="auto"/>
            <w:bottom w:val="none" w:sz="0" w:space="0" w:color="auto"/>
            <w:right w:val="none" w:sz="0" w:space="0" w:color="auto"/>
          </w:divBdr>
        </w:div>
        <w:div w:id="1178889689">
          <w:marLeft w:val="547"/>
          <w:marRight w:val="0"/>
          <w:marTop w:val="106"/>
          <w:marBottom w:val="0"/>
          <w:divBdr>
            <w:top w:val="none" w:sz="0" w:space="0" w:color="auto"/>
            <w:left w:val="none" w:sz="0" w:space="0" w:color="auto"/>
            <w:bottom w:val="none" w:sz="0" w:space="0" w:color="auto"/>
            <w:right w:val="none" w:sz="0" w:space="0" w:color="auto"/>
          </w:divBdr>
        </w:div>
        <w:div w:id="1308559420">
          <w:marLeft w:val="1166"/>
          <w:marRight w:val="0"/>
          <w:marTop w:val="96"/>
          <w:marBottom w:val="0"/>
          <w:divBdr>
            <w:top w:val="none" w:sz="0" w:space="0" w:color="auto"/>
            <w:left w:val="none" w:sz="0" w:space="0" w:color="auto"/>
            <w:bottom w:val="none" w:sz="0" w:space="0" w:color="auto"/>
            <w:right w:val="none" w:sz="0" w:space="0" w:color="auto"/>
          </w:divBdr>
        </w:div>
        <w:div w:id="2074232077">
          <w:marLeft w:val="1166"/>
          <w:marRight w:val="0"/>
          <w:marTop w:val="96"/>
          <w:marBottom w:val="0"/>
          <w:divBdr>
            <w:top w:val="none" w:sz="0" w:space="0" w:color="auto"/>
            <w:left w:val="none" w:sz="0" w:space="0" w:color="auto"/>
            <w:bottom w:val="none" w:sz="0" w:space="0" w:color="auto"/>
            <w:right w:val="none" w:sz="0" w:space="0" w:color="auto"/>
          </w:divBdr>
        </w:div>
      </w:divsChild>
    </w:div>
    <w:div w:id="586041061">
      <w:bodyDiv w:val="1"/>
      <w:marLeft w:val="0"/>
      <w:marRight w:val="0"/>
      <w:marTop w:val="0"/>
      <w:marBottom w:val="0"/>
      <w:divBdr>
        <w:top w:val="none" w:sz="0" w:space="0" w:color="auto"/>
        <w:left w:val="none" w:sz="0" w:space="0" w:color="auto"/>
        <w:bottom w:val="none" w:sz="0" w:space="0" w:color="auto"/>
        <w:right w:val="none" w:sz="0" w:space="0" w:color="auto"/>
      </w:divBdr>
    </w:div>
    <w:div w:id="586957700">
      <w:bodyDiv w:val="1"/>
      <w:marLeft w:val="0"/>
      <w:marRight w:val="0"/>
      <w:marTop w:val="0"/>
      <w:marBottom w:val="0"/>
      <w:divBdr>
        <w:top w:val="none" w:sz="0" w:space="0" w:color="auto"/>
        <w:left w:val="none" w:sz="0" w:space="0" w:color="auto"/>
        <w:bottom w:val="none" w:sz="0" w:space="0" w:color="auto"/>
        <w:right w:val="none" w:sz="0" w:space="0" w:color="auto"/>
      </w:divBdr>
    </w:div>
    <w:div w:id="587151142">
      <w:bodyDiv w:val="1"/>
      <w:marLeft w:val="0"/>
      <w:marRight w:val="0"/>
      <w:marTop w:val="0"/>
      <w:marBottom w:val="0"/>
      <w:divBdr>
        <w:top w:val="none" w:sz="0" w:space="0" w:color="auto"/>
        <w:left w:val="none" w:sz="0" w:space="0" w:color="auto"/>
        <w:bottom w:val="none" w:sz="0" w:space="0" w:color="auto"/>
        <w:right w:val="none" w:sz="0" w:space="0" w:color="auto"/>
      </w:divBdr>
    </w:div>
    <w:div w:id="587159174">
      <w:bodyDiv w:val="1"/>
      <w:marLeft w:val="0"/>
      <w:marRight w:val="0"/>
      <w:marTop w:val="0"/>
      <w:marBottom w:val="0"/>
      <w:divBdr>
        <w:top w:val="none" w:sz="0" w:space="0" w:color="auto"/>
        <w:left w:val="none" w:sz="0" w:space="0" w:color="auto"/>
        <w:bottom w:val="none" w:sz="0" w:space="0" w:color="auto"/>
        <w:right w:val="none" w:sz="0" w:space="0" w:color="auto"/>
      </w:divBdr>
    </w:div>
    <w:div w:id="587620719">
      <w:bodyDiv w:val="1"/>
      <w:marLeft w:val="0"/>
      <w:marRight w:val="0"/>
      <w:marTop w:val="0"/>
      <w:marBottom w:val="0"/>
      <w:divBdr>
        <w:top w:val="none" w:sz="0" w:space="0" w:color="auto"/>
        <w:left w:val="none" w:sz="0" w:space="0" w:color="auto"/>
        <w:bottom w:val="none" w:sz="0" w:space="0" w:color="auto"/>
        <w:right w:val="none" w:sz="0" w:space="0" w:color="auto"/>
      </w:divBdr>
    </w:div>
    <w:div w:id="587734656">
      <w:bodyDiv w:val="1"/>
      <w:marLeft w:val="0"/>
      <w:marRight w:val="0"/>
      <w:marTop w:val="0"/>
      <w:marBottom w:val="0"/>
      <w:divBdr>
        <w:top w:val="none" w:sz="0" w:space="0" w:color="auto"/>
        <w:left w:val="none" w:sz="0" w:space="0" w:color="auto"/>
        <w:bottom w:val="none" w:sz="0" w:space="0" w:color="auto"/>
        <w:right w:val="none" w:sz="0" w:space="0" w:color="auto"/>
      </w:divBdr>
    </w:div>
    <w:div w:id="588000685">
      <w:bodyDiv w:val="1"/>
      <w:marLeft w:val="0"/>
      <w:marRight w:val="0"/>
      <w:marTop w:val="0"/>
      <w:marBottom w:val="0"/>
      <w:divBdr>
        <w:top w:val="none" w:sz="0" w:space="0" w:color="auto"/>
        <w:left w:val="none" w:sz="0" w:space="0" w:color="auto"/>
        <w:bottom w:val="none" w:sz="0" w:space="0" w:color="auto"/>
        <w:right w:val="none" w:sz="0" w:space="0" w:color="auto"/>
      </w:divBdr>
      <w:divsChild>
        <w:div w:id="55126997">
          <w:marLeft w:val="1800"/>
          <w:marRight w:val="0"/>
          <w:marTop w:val="86"/>
          <w:marBottom w:val="0"/>
          <w:divBdr>
            <w:top w:val="none" w:sz="0" w:space="0" w:color="auto"/>
            <w:left w:val="none" w:sz="0" w:space="0" w:color="auto"/>
            <w:bottom w:val="none" w:sz="0" w:space="0" w:color="auto"/>
            <w:right w:val="none" w:sz="0" w:space="0" w:color="auto"/>
          </w:divBdr>
        </w:div>
        <w:div w:id="226453227">
          <w:marLeft w:val="1800"/>
          <w:marRight w:val="0"/>
          <w:marTop w:val="86"/>
          <w:marBottom w:val="0"/>
          <w:divBdr>
            <w:top w:val="none" w:sz="0" w:space="0" w:color="auto"/>
            <w:left w:val="none" w:sz="0" w:space="0" w:color="auto"/>
            <w:bottom w:val="none" w:sz="0" w:space="0" w:color="auto"/>
            <w:right w:val="none" w:sz="0" w:space="0" w:color="auto"/>
          </w:divBdr>
        </w:div>
        <w:div w:id="478960353">
          <w:marLeft w:val="547"/>
          <w:marRight w:val="0"/>
          <w:marTop w:val="96"/>
          <w:marBottom w:val="0"/>
          <w:divBdr>
            <w:top w:val="none" w:sz="0" w:space="0" w:color="auto"/>
            <w:left w:val="none" w:sz="0" w:space="0" w:color="auto"/>
            <w:bottom w:val="none" w:sz="0" w:space="0" w:color="auto"/>
            <w:right w:val="none" w:sz="0" w:space="0" w:color="auto"/>
          </w:divBdr>
        </w:div>
        <w:div w:id="512426502">
          <w:marLeft w:val="1800"/>
          <w:marRight w:val="0"/>
          <w:marTop w:val="86"/>
          <w:marBottom w:val="0"/>
          <w:divBdr>
            <w:top w:val="none" w:sz="0" w:space="0" w:color="auto"/>
            <w:left w:val="none" w:sz="0" w:space="0" w:color="auto"/>
            <w:bottom w:val="none" w:sz="0" w:space="0" w:color="auto"/>
            <w:right w:val="none" w:sz="0" w:space="0" w:color="auto"/>
          </w:divBdr>
        </w:div>
        <w:div w:id="985472917">
          <w:marLeft w:val="547"/>
          <w:marRight w:val="0"/>
          <w:marTop w:val="96"/>
          <w:marBottom w:val="0"/>
          <w:divBdr>
            <w:top w:val="none" w:sz="0" w:space="0" w:color="auto"/>
            <w:left w:val="none" w:sz="0" w:space="0" w:color="auto"/>
            <w:bottom w:val="none" w:sz="0" w:space="0" w:color="auto"/>
            <w:right w:val="none" w:sz="0" w:space="0" w:color="auto"/>
          </w:divBdr>
        </w:div>
        <w:div w:id="1187402529">
          <w:marLeft w:val="1166"/>
          <w:marRight w:val="0"/>
          <w:marTop w:val="96"/>
          <w:marBottom w:val="0"/>
          <w:divBdr>
            <w:top w:val="none" w:sz="0" w:space="0" w:color="auto"/>
            <w:left w:val="none" w:sz="0" w:space="0" w:color="auto"/>
            <w:bottom w:val="none" w:sz="0" w:space="0" w:color="auto"/>
            <w:right w:val="none" w:sz="0" w:space="0" w:color="auto"/>
          </w:divBdr>
        </w:div>
        <w:div w:id="1346522283">
          <w:marLeft w:val="1800"/>
          <w:marRight w:val="0"/>
          <w:marTop w:val="86"/>
          <w:marBottom w:val="0"/>
          <w:divBdr>
            <w:top w:val="none" w:sz="0" w:space="0" w:color="auto"/>
            <w:left w:val="none" w:sz="0" w:space="0" w:color="auto"/>
            <w:bottom w:val="none" w:sz="0" w:space="0" w:color="auto"/>
            <w:right w:val="none" w:sz="0" w:space="0" w:color="auto"/>
          </w:divBdr>
        </w:div>
        <w:div w:id="1774588651">
          <w:marLeft w:val="1800"/>
          <w:marRight w:val="0"/>
          <w:marTop w:val="86"/>
          <w:marBottom w:val="0"/>
          <w:divBdr>
            <w:top w:val="none" w:sz="0" w:space="0" w:color="auto"/>
            <w:left w:val="none" w:sz="0" w:space="0" w:color="auto"/>
            <w:bottom w:val="none" w:sz="0" w:space="0" w:color="auto"/>
            <w:right w:val="none" w:sz="0" w:space="0" w:color="auto"/>
          </w:divBdr>
        </w:div>
        <w:div w:id="2035186741">
          <w:marLeft w:val="1166"/>
          <w:marRight w:val="0"/>
          <w:marTop w:val="96"/>
          <w:marBottom w:val="0"/>
          <w:divBdr>
            <w:top w:val="none" w:sz="0" w:space="0" w:color="auto"/>
            <w:left w:val="none" w:sz="0" w:space="0" w:color="auto"/>
            <w:bottom w:val="none" w:sz="0" w:space="0" w:color="auto"/>
            <w:right w:val="none" w:sz="0" w:space="0" w:color="auto"/>
          </w:divBdr>
        </w:div>
      </w:divsChild>
    </w:div>
    <w:div w:id="589124639">
      <w:bodyDiv w:val="1"/>
      <w:marLeft w:val="0"/>
      <w:marRight w:val="0"/>
      <w:marTop w:val="0"/>
      <w:marBottom w:val="0"/>
      <w:divBdr>
        <w:top w:val="none" w:sz="0" w:space="0" w:color="auto"/>
        <w:left w:val="none" w:sz="0" w:space="0" w:color="auto"/>
        <w:bottom w:val="none" w:sz="0" w:space="0" w:color="auto"/>
        <w:right w:val="none" w:sz="0" w:space="0" w:color="auto"/>
      </w:divBdr>
    </w:div>
    <w:div w:id="591166276">
      <w:bodyDiv w:val="1"/>
      <w:marLeft w:val="0"/>
      <w:marRight w:val="0"/>
      <w:marTop w:val="0"/>
      <w:marBottom w:val="0"/>
      <w:divBdr>
        <w:top w:val="none" w:sz="0" w:space="0" w:color="auto"/>
        <w:left w:val="none" w:sz="0" w:space="0" w:color="auto"/>
        <w:bottom w:val="none" w:sz="0" w:space="0" w:color="auto"/>
        <w:right w:val="none" w:sz="0" w:space="0" w:color="auto"/>
      </w:divBdr>
      <w:divsChild>
        <w:div w:id="28995495">
          <w:marLeft w:val="1800"/>
          <w:marRight w:val="0"/>
          <w:marTop w:val="106"/>
          <w:marBottom w:val="0"/>
          <w:divBdr>
            <w:top w:val="none" w:sz="0" w:space="0" w:color="auto"/>
            <w:left w:val="none" w:sz="0" w:space="0" w:color="auto"/>
            <w:bottom w:val="none" w:sz="0" w:space="0" w:color="auto"/>
            <w:right w:val="none" w:sz="0" w:space="0" w:color="auto"/>
          </w:divBdr>
        </w:div>
        <w:div w:id="128784183">
          <w:marLeft w:val="1166"/>
          <w:marRight w:val="0"/>
          <w:marTop w:val="125"/>
          <w:marBottom w:val="0"/>
          <w:divBdr>
            <w:top w:val="none" w:sz="0" w:space="0" w:color="auto"/>
            <w:left w:val="none" w:sz="0" w:space="0" w:color="auto"/>
            <w:bottom w:val="none" w:sz="0" w:space="0" w:color="auto"/>
            <w:right w:val="none" w:sz="0" w:space="0" w:color="auto"/>
          </w:divBdr>
        </w:div>
        <w:div w:id="142934400">
          <w:marLeft w:val="547"/>
          <w:marRight w:val="0"/>
          <w:marTop w:val="144"/>
          <w:marBottom w:val="0"/>
          <w:divBdr>
            <w:top w:val="none" w:sz="0" w:space="0" w:color="auto"/>
            <w:left w:val="none" w:sz="0" w:space="0" w:color="auto"/>
            <w:bottom w:val="none" w:sz="0" w:space="0" w:color="auto"/>
            <w:right w:val="none" w:sz="0" w:space="0" w:color="auto"/>
          </w:divBdr>
        </w:div>
        <w:div w:id="1183935423">
          <w:marLeft w:val="1166"/>
          <w:marRight w:val="0"/>
          <w:marTop w:val="125"/>
          <w:marBottom w:val="0"/>
          <w:divBdr>
            <w:top w:val="none" w:sz="0" w:space="0" w:color="auto"/>
            <w:left w:val="none" w:sz="0" w:space="0" w:color="auto"/>
            <w:bottom w:val="none" w:sz="0" w:space="0" w:color="auto"/>
            <w:right w:val="none" w:sz="0" w:space="0" w:color="auto"/>
          </w:divBdr>
        </w:div>
        <w:div w:id="1777406032">
          <w:marLeft w:val="1800"/>
          <w:marRight w:val="0"/>
          <w:marTop w:val="106"/>
          <w:marBottom w:val="0"/>
          <w:divBdr>
            <w:top w:val="none" w:sz="0" w:space="0" w:color="auto"/>
            <w:left w:val="none" w:sz="0" w:space="0" w:color="auto"/>
            <w:bottom w:val="none" w:sz="0" w:space="0" w:color="auto"/>
            <w:right w:val="none" w:sz="0" w:space="0" w:color="auto"/>
          </w:divBdr>
        </w:div>
        <w:div w:id="1909266071">
          <w:marLeft w:val="1800"/>
          <w:marRight w:val="0"/>
          <w:marTop w:val="106"/>
          <w:marBottom w:val="0"/>
          <w:divBdr>
            <w:top w:val="none" w:sz="0" w:space="0" w:color="auto"/>
            <w:left w:val="none" w:sz="0" w:space="0" w:color="auto"/>
            <w:bottom w:val="none" w:sz="0" w:space="0" w:color="auto"/>
            <w:right w:val="none" w:sz="0" w:space="0" w:color="auto"/>
          </w:divBdr>
        </w:div>
        <w:div w:id="2066684268">
          <w:marLeft w:val="1166"/>
          <w:marRight w:val="0"/>
          <w:marTop w:val="125"/>
          <w:marBottom w:val="0"/>
          <w:divBdr>
            <w:top w:val="none" w:sz="0" w:space="0" w:color="auto"/>
            <w:left w:val="none" w:sz="0" w:space="0" w:color="auto"/>
            <w:bottom w:val="none" w:sz="0" w:space="0" w:color="auto"/>
            <w:right w:val="none" w:sz="0" w:space="0" w:color="auto"/>
          </w:divBdr>
        </w:div>
      </w:divsChild>
    </w:div>
    <w:div w:id="591207322">
      <w:bodyDiv w:val="1"/>
      <w:marLeft w:val="0"/>
      <w:marRight w:val="0"/>
      <w:marTop w:val="0"/>
      <w:marBottom w:val="0"/>
      <w:divBdr>
        <w:top w:val="none" w:sz="0" w:space="0" w:color="auto"/>
        <w:left w:val="none" w:sz="0" w:space="0" w:color="auto"/>
        <w:bottom w:val="none" w:sz="0" w:space="0" w:color="auto"/>
        <w:right w:val="none" w:sz="0" w:space="0" w:color="auto"/>
      </w:divBdr>
    </w:div>
    <w:div w:id="591741216">
      <w:bodyDiv w:val="1"/>
      <w:marLeft w:val="0"/>
      <w:marRight w:val="0"/>
      <w:marTop w:val="0"/>
      <w:marBottom w:val="0"/>
      <w:divBdr>
        <w:top w:val="none" w:sz="0" w:space="0" w:color="auto"/>
        <w:left w:val="none" w:sz="0" w:space="0" w:color="auto"/>
        <w:bottom w:val="none" w:sz="0" w:space="0" w:color="auto"/>
        <w:right w:val="none" w:sz="0" w:space="0" w:color="auto"/>
      </w:divBdr>
      <w:divsChild>
        <w:div w:id="70660737">
          <w:marLeft w:val="1800"/>
          <w:marRight w:val="0"/>
          <w:marTop w:val="82"/>
          <w:marBottom w:val="0"/>
          <w:divBdr>
            <w:top w:val="none" w:sz="0" w:space="0" w:color="auto"/>
            <w:left w:val="none" w:sz="0" w:space="0" w:color="auto"/>
            <w:bottom w:val="none" w:sz="0" w:space="0" w:color="auto"/>
            <w:right w:val="none" w:sz="0" w:space="0" w:color="auto"/>
          </w:divBdr>
        </w:div>
        <w:div w:id="349378908">
          <w:marLeft w:val="1800"/>
          <w:marRight w:val="0"/>
          <w:marTop w:val="82"/>
          <w:marBottom w:val="0"/>
          <w:divBdr>
            <w:top w:val="none" w:sz="0" w:space="0" w:color="auto"/>
            <w:left w:val="none" w:sz="0" w:space="0" w:color="auto"/>
            <w:bottom w:val="none" w:sz="0" w:space="0" w:color="auto"/>
            <w:right w:val="none" w:sz="0" w:space="0" w:color="auto"/>
          </w:divBdr>
        </w:div>
        <w:div w:id="425148963">
          <w:marLeft w:val="547"/>
          <w:marRight w:val="0"/>
          <w:marTop w:val="106"/>
          <w:marBottom w:val="0"/>
          <w:divBdr>
            <w:top w:val="none" w:sz="0" w:space="0" w:color="auto"/>
            <w:left w:val="none" w:sz="0" w:space="0" w:color="auto"/>
            <w:bottom w:val="none" w:sz="0" w:space="0" w:color="auto"/>
            <w:right w:val="none" w:sz="0" w:space="0" w:color="auto"/>
          </w:divBdr>
        </w:div>
        <w:div w:id="823014762">
          <w:marLeft w:val="547"/>
          <w:marRight w:val="0"/>
          <w:marTop w:val="106"/>
          <w:marBottom w:val="0"/>
          <w:divBdr>
            <w:top w:val="none" w:sz="0" w:space="0" w:color="auto"/>
            <w:left w:val="none" w:sz="0" w:space="0" w:color="auto"/>
            <w:bottom w:val="none" w:sz="0" w:space="0" w:color="auto"/>
            <w:right w:val="none" w:sz="0" w:space="0" w:color="auto"/>
          </w:divBdr>
        </w:div>
        <w:div w:id="914709902">
          <w:marLeft w:val="1166"/>
          <w:marRight w:val="0"/>
          <w:marTop w:val="96"/>
          <w:marBottom w:val="0"/>
          <w:divBdr>
            <w:top w:val="none" w:sz="0" w:space="0" w:color="auto"/>
            <w:left w:val="none" w:sz="0" w:space="0" w:color="auto"/>
            <w:bottom w:val="none" w:sz="0" w:space="0" w:color="auto"/>
            <w:right w:val="none" w:sz="0" w:space="0" w:color="auto"/>
          </w:divBdr>
        </w:div>
        <w:div w:id="988023499">
          <w:marLeft w:val="547"/>
          <w:marRight w:val="0"/>
          <w:marTop w:val="106"/>
          <w:marBottom w:val="0"/>
          <w:divBdr>
            <w:top w:val="none" w:sz="0" w:space="0" w:color="auto"/>
            <w:left w:val="none" w:sz="0" w:space="0" w:color="auto"/>
            <w:bottom w:val="none" w:sz="0" w:space="0" w:color="auto"/>
            <w:right w:val="none" w:sz="0" w:space="0" w:color="auto"/>
          </w:divBdr>
        </w:div>
        <w:div w:id="1091047202">
          <w:marLeft w:val="1166"/>
          <w:marRight w:val="0"/>
          <w:marTop w:val="96"/>
          <w:marBottom w:val="0"/>
          <w:divBdr>
            <w:top w:val="none" w:sz="0" w:space="0" w:color="auto"/>
            <w:left w:val="none" w:sz="0" w:space="0" w:color="auto"/>
            <w:bottom w:val="none" w:sz="0" w:space="0" w:color="auto"/>
            <w:right w:val="none" w:sz="0" w:space="0" w:color="auto"/>
          </w:divBdr>
        </w:div>
        <w:div w:id="1107192613">
          <w:marLeft w:val="547"/>
          <w:marRight w:val="0"/>
          <w:marTop w:val="106"/>
          <w:marBottom w:val="0"/>
          <w:divBdr>
            <w:top w:val="none" w:sz="0" w:space="0" w:color="auto"/>
            <w:left w:val="none" w:sz="0" w:space="0" w:color="auto"/>
            <w:bottom w:val="none" w:sz="0" w:space="0" w:color="auto"/>
            <w:right w:val="none" w:sz="0" w:space="0" w:color="auto"/>
          </w:divBdr>
        </w:div>
        <w:div w:id="1182861225">
          <w:marLeft w:val="1166"/>
          <w:marRight w:val="0"/>
          <w:marTop w:val="96"/>
          <w:marBottom w:val="0"/>
          <w:divBdr>
            <w:top w:val="none" w:sz="0" w:space="0" w:color="auto"/>
            <w:left w:val="none" w:sz="0" w:space="0" w:color="auto"/>
            <w:bottom w:val="none" w:sz="0" w:space="0" w:color="auto"/>
            <w:right w:val="none" w:sz="0" w:space="0" w:color="auto"/>
          </w:divBdr>
        </w:div>
        <w:div w:id="1194685349">
          <w:marLeft w:val="1800"/>
          <w:marRight w:val="0"/>
          <w:marTop w:val="82"/>
          <w:marBottom w:val="0"/>
          <w:divBdr>
            <w:top w:val="none" w:sz="0" w:space="0" w:color="auto"/>
            <w:left w:val="none" w:sz="0" w:space="0" w:color="auto"/>
            <w:bottom w:val="none" w:sz="0" w:space="0" w:color="auto"/>
            <w:right w:val="none" w:sz="0" w:space="0" w:color="auto"/>
          </w:divBdr>
        </w:div>
        <w:div w:id="1456826114">
          <w:marLeft w:val="1800"/>
          <w:marRight w:val="0"/>
          <w:marTop w:val="82"/>
          <w:marBottom w:val="0"/>
          <w:divBdr>
            <w:top w:val="none" w:sz="0" w:space="0" w:color="auto"/>
            <w:left w:val="none" w:sz="0" w:space="0" w:color="auto"/>
            <w:bottom w:val="none" w:sz="0" w:space="0" w:color="auto"/>
            <w:right w:val="none" w:sz="0" w:space="0" w:color="auto"/>
          </w:divBdr>
        </w:div>
        <w:div w:id="1498031560">
          <w:marLeft w:val="1166"/>
          <w:marRight w:val="0"/>
          <w:marTop w:val="96"/>
          <w:marBottom w:val="0"/>
          <w:divBdr>
            <w:top w:val="none" w:sz="0" w:space="0" w:color="auto"/>
            <w:left w:val="none" w:sz="0" w:space="0" w:color="auto"/>
            <w:bottom w:val="none" w:sz="0" w:space="0" w:color="auto"/>
            <w:right w:val="none" w:sz="0" w:space="0" w:color="auto"/>
          </w:divBdr>
        </w:div>
      </w:divsChild>
    </w:div>
    <w:div w:id="591935781">
      <w:bodyDiv w:val="1"/>
      <w:marLeft w:val="0"/>
      <w:marRight w:val="0"/>
      <w:marTop w:val="0"/>
      <w:marBottom w:val="0"/>
      <w:divBdr>
        <w:top w:val="none" w:sz="0" w:space="0" w:color="auto"/>
        <w:left w:val="none" w:sz="0" w:space="0" w:color="auto"/>
        <w:bottom w:val="none" w:sz="0" w:space="0" w:color="auto"/>
        <w:right w:val="none" w:sz="0" w:space="0" w:color="auto"/>
      </w:divBdr>
      <w:divsChild>
        <w:div w:id="162211216">
          <w:marLeft w:val="1800"/>
          <w:marRight w:val="0"/>
          <w:marTop w:val="100"/>
          <w:marBottom w:val="0"/>
          <w:divBdr>
            <w:top w:val="none" w:sz="0" w:space="0" w:color="auto"/>
            <w:left w:val="none" w:sz="0" w:space="0" w:color="auto"/>
            <w:bottom w:val="none" w:sz="0" w:space="0" w:color="auto"/>
            <w:right w:val="none" w:sz="0" w:space="0" w:color="auto"/>
          </w:divBdr>
        </w:div>
        <w:div w:id="529338528">
          <w:marLeft w:val="1080"/>
          <w:marRight w:val="0"/>
          <w:marTop w:val="100"/>
          <w:marBottom w:val="0"/>
          <w:divBdr>
            <w:top w:val="none" w:sz="0" w:space="0" w:color="auto"/>
            <w:left w:val="none" w:sz="0" w:space="0" w:color="auto"/>
            <w:bottom w:val="none" w:sz="0" w:space="0" w:color="auto"/>
            <w:right w:val="none" w:sz="0" w:space="0" w:color="auto"/>
          </w:divBdr>
        </w:div>
        <w:div w:id="1703675214">
          <w:marLeft w:val="1800"/>
          <w:marRight w:val="0"/>
          <w:marTop w:val="100"/>
          <w:marBottom w:val="0"/>
          <w:divBdr>
            <w:top w:val="none" w:sz="0" w:space="0" w:color="auto"/>
            <w:left w:val="none" w:sz="0" w:space="0" w:color="auto"/>
            <w:bottom w:val="none" w:sz="0" w:space="0" w:color="auto"/>
            <w:right w:val="none" w:sz="0" w:space="0" w:color="auto"/>
          </w:divBdr>
        </w:div>
        <w:div w:id="1714690263">
          <w:marLeft w:val="1080"/>
          <w:marRight w:val="0"/>
          <w:marTop w:val="100"/>
          <w:marBottom w:val="0"/>
          <w:divBdr>
            <w:top w:val="none" w:sz="0" w:space="0" w:color="auto"/>
            <w:left w:val="none" w:sz="0" w:space="0" w:color="auto"/>
            <w:bottom w:val="none" w:sz="0" w:space="0" w:color="auto"/>
            <w:right w:val="none" w:sz="0" w:space="0" w:color="auto"/>
          </w:divBdr>
        </w:div>
        <w:div w:id="1847331025">
          <w:marLeft w:val="360"/>
          <w:marRight w:val="0"/>
          <w:marTop w:val="200"/>
          <w:marBottom w:val="0"/>
          <w:divBdr>
            <w:top w:val="none" w:sz="0" w:space="0" w:color="auto"/>
            <w:left w:val="none" w:sz="0" w:space="0" w:color="auto"/>
            <w:bottom w:val="none" w:sz="0" w:space="0" w:color="auto"/>
            <w:right w:val="none" w:sz="0" w:space="0" w:color="auto"/>
          </w:divBdr>
        </w:div>
      </w:divsChild>
    </w:div>
    <w:div w:id="592126296">
      <w:bodyDiv w:val="1"/>
      <w:marLeft w:val="0"/>
      <w:marRight w:val="0"/>
      <w:marTop w:val="0"/>
      <w:marBottom w:val="0"/>
      <w:divBdr>
        <w:top w:val="none" w:sz="0" w:space="0" w:color="auto"/>
        <w:left w:val="none" w:sz="0" w:space="0" w:color="auto"/>
        <w:bottom w:val="none" w:sz="0" w:space="0" w:color="auto"/>
        <w:right w:val="none" w:sz="0" w:space="0" w:color="auto"/>
      </w:divBdr>
    </w:div>
    <w:div w:id="592515019">
      <w:bodyDiv w:val="1"/>
      <w:marLeft w:val="0"/>
      <w:marRight w:val="0"/>
      <w:marTop w:val="0"/>
      <w:marBottom w:val="0"/>
      <w:divBdr>
        <w:top w:val="none" w:sz="0" w:space="0" w:color="auto"/>
        <w:left w:val="none" w:sz="0" w:space="0" w:color="auto"/>
        <w:bottom w:val="none" w:sz="0" w:space="0" w:color="auto"/>
        <w:right w:val="none" w:sz="0" w:space="0" w:color="auto"/>
      </w:divBdr>
    </w:div>
    <w:div w:id="592739762">
      <w:bodyDiv w:val="1"/>
      <w:marLeft w:val="0"/>
      <w:marRight w:val="0"/>
      <w:marTop w:val="0"/>
      <w:marBottom w:val="0"/>
      <w:divBdr>
        <w:top w:val="none" w:sz="0" w:space="0" w:color="auto"/>
        <w:left w:val="none" w:sz="0" w:space="0" w:color="auto"/>
        <w:bottom w:val="none" w:sz="0" w:space="0" w:color="auto"/>
        <w:right w:val="none" w:sz="0" w:space="0" w:color="auto"/>
      </w:divBdr>
    </w:div>
    <w:div w:id="593830062">
      <w:bodyDiv w:val="1"/>
      <w:marLeft w:val="0"/>
      <w:marRight w:val="0"/>
      <w:marTop w:val="0"/>
      <w:marBottom w:val="0"/>
      <w:divBdr>
        <w:top w:val="none" w:sz="0" w:space="0" w:color="auto"/>
        <w:left w:val="none" w:sz="0" w:space="0" w:color="auto"/>
        <w:bottom w:val="none" w:sz="0" w:space="0" w:color="auto"/>
        <w:right w:val="none" w:sz="0" w:space="0" w:color="auto"/>
      </w:divBdr>
    </w:div>
    <w:div w:id="594440848">
      <w:bodyDiv w:val="1"/>
      <w:marLeft w:val="0"/>
      <w:marRight w:val="0"/>
      <w:marTop w:val="0"/>
      <w:marBottom w:val="0"/>
      <w:divBdr>
        <w:top w:val="none" w:sz="0" w:space="0" w:color="auto"/>
        <w:left w:val="none" w:sz="0" w:space="0" w:color="auto"/>
        <w:bottom w:val="none" w:sz="0" w:space="0" w:color="auto"/>
        <w:right w:val="none" w:sz="0" w:space="0" w:color="auto"/>
      </w:divBdr>
    </w:div>
    <w:div w:id="594636846">
      <w:bodyDiv w:val="1"/>
      <w:marLeft w:val="0"/>
      <w:marRight w:val="0"/>
      <w:marTop w:val="0"/>
      <w:marBottom w:val="0"/>
      <w:divBdr>
        <w:top w:val="none" w:sz="0" w:space="0" w:color="auto"/>
        <w:left w:val="none" w:sz="0" w:space="0" w:color="auto"/>
        <w:bottom w:val="none" w:sz="0" w:space="0" w:color="auto"/>
        <w:right w:val="none" w:sz="0" w:space="0" w:color="auto"/>
      </w:divBdr>
    </w:div>
    <w:div w:id="594827258">
      <w:bodyDiv w:val="1"/>
      <w:marLeft w:val="0"/>
      <w:marRight w:val="0"/>
      <w:marTop w:val="0"/>
      <w:marBottom w:val="0"/>
      <w:divBdr>
        <w:top w:val="none" w:sz="0" w:space="0" w:color="auto"/>
        <w:left w:val="none" w:sz="0" w:space="0" w:color="auto"/>
        <w:bottom w:val="none" w:sz="0" w:space="0" w:color="auto"/>
        <w:right w:val="none" w:sz="0" w:space="0" w:color="auto"/>
      </w:divBdr>
      <w:divsChild>
        <w:div w:id="2017685443">
          <w:marLeft w:val="0"/>
          <w:marRight w:val="0"/>
          <w:marTop w:val="0"/>
          <w:marBottom w:val="0"/>
          <w:divBdr>
            <w:top w:val="none" w:sz="0" w:space="0" w:color="auto"/>
            <w:left w:val="none" w:sz="0" w:space="0" w:color="auto"/>
            <w:bottom w:val="none" w:sz="0" w:space="0" w:color="auto"/>
            <w:right w:val="none" w:sz="0" w:space="0" w:color="auto"/>
          </w:divBdr>
          <w:divsChild>
            <w:div w:id="66078789">
              <w:marLeft w:val="0"/>
              <w:marRight w:val="0"/>
              <w:marTop w:val="0"/>
              <w:marBottom w:val="0"/>
              <w:divBdr>
                <w:top w:val="none" w:sz="0" w:space="0" w:color="auto"/>
                <w:left w:val="none" w:sz="0" w:space="0" w:color="auto"/>
                <w:bottom w:val="none" w:sz="0" w:space="0" w:color="auto"/>
                <w:right w:val="none" w:sz="0" w:space="0" w:color="auto"/>
              </w:divBdr>
            </w:div>
            <w:div w:id="627392255">
              <w:marLeft w:val="0"/>
              <w:marRight w:val="0"/>
              <w:marTop w:val="0"/>
              <w:marBottom w:val="0"/>
              <w:divBdr>
                <w:top w:val="none" w:sz="0" w:space="0" w:color="auto"/>
                <w:left w:val="none" w:sz="0" w:space="0" w:color="auto"/>
                <w:bottom w:val="none" w:sz="0" w:space="0" w:color="auto"/>
                <w:right w:val="none" w:sz="0" w:space="0" w:color="auto"/>
              </w:divBdr>
            </w:div>
            <w:div w:id="768622115">
              <w:marLeft w:val="0"/>
              <w:marRight w:val="0"/>
              <w:marTop w:val="0"/>
              <w:marBottom w:val="0"/>
              <w:divBdr>
                <w:top w:val="none" w:sz="0" w:space="0" w:color="auto"/>
                <w:left w:val="none" w:sz="0" w:space="0" w:color="auto"/>
                <w:bottom w:val="none" w:sz="0" w:space="0" w:color="auto"/>
                <w:right w:val="none" w:sz="0" w:space="0" w:color="auto"/>
              </w:divBdr>
            </w:div>
            <w:div w:id="1267225879">
              <w:marLeft w:val="0"/>
              <w:marRight w:val="0"/>
              <w:marTop w:val="0"/>
              <w:marBottom w:val="0"/>
              <w:divBdr>
                <w:top w:val="none" w:sz="0" w:space="0" w:color="auto"/>
                <w:left w:val="none" w:sz="0" w:space="0" w:color="auto"/>
                <w:bottom w:val="none" w:sz="0" w:space="0" w:color="auto"/>
                <w:right w:val="none" w:sz="0" w:space="0" w:color="auto"/>
              </w:divBdr>
            </w:div>
            <w:div w:id="185553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139316">
      <w:bodyDiv w:val="1"/>
      <w:marLeft w:val="0"/>
      <w:marRight w:val="0"/>
      <w:marTop w:val="0"/>
      <w:marBottom w:val="0"/>
      <w:divBdr>
        <w:top w:val="none" w:sz="0" w:space="0" w:color="auto"/>
        <w:left w:val="none" w:sz="0" w:space="0" w:color="auto"/>
        <w:bottom w:val="none" w:sz="0" w:space="0" w:color="auto"/>
        <w:right w:val="none" w:sz="0" w:space="0" w:color="auto"/>
      </w:divBdr>
    </w:div>
    <w:div w:id="595556546">
      <w:bodyDiv w:val="1"/>
      <w:marLeft w:val="0"/>
      <w:marRight w:val="0"/>
      <w:marTop w:val="0"/>
      <w:marBottom w:val="0"/>
      <w:divBdr>
        <w:top w:val="none" w:sz="0" w:space="0" w:color="auto"/>
        <w:left w:val="none" w:sz="0" w:space="0" w:color="auto"/>
        <w:bottom w:val="none" w:sz="0" w:space="0" w:color="auto"/>
        <w:right w:val="none" w:sz="0" w:space="0" w:color="auto"/>
      </w:divBdr>
      <w:divsChild>
        <w:div w:id="39979880">
          <w:marLeft w:val="1080"/>
          <w:marRight w:val="0"/>
          <w:marTop w:val="100"/>
          <w:marBottom w:val="0"/>
          <w:divBdr>
            <w:top w:val="none" w:sz="0" w:space="0" w:color="auto"/>
            <w:left w:val="none" w:sz="0" w:space="0" w:color="auto"/>
            <w:bottom w:val="none" w:sz="0" w:space="0" w:color="auto"/>
            <w:right w:val="none" w:sz="0" w:space="0" w:color="auto"/>
          </w:divBdr>
        </w:div>
        <w:div w:id="82997594">
          <w:marLeft w:val="360"/>
          <w:marRight w:val="0"/>
          <w:marTop w:val="200"/>
          <w:marBottom w:val="0"/>
          <w:divBdr>
            <w:top w:val="none" w:sz="0" w:space="0" w:color="auto"/>
            <w:left w:val="none" w:sz="0" w:space="0" w:color="auto"/>
            <w:bottom w:val="none" w:sz="0" w:space="0" w:color="auto"/>
            <w:right w:val="none" w:sz="0" w:space="0" w:color="auto"/>
          </w:divBdr>
        </w:div>
        <w:div w:id="342711537">
          <w:marLeft w:val="1800"/>
          <w:marRight w:val="0"/>
          <w:marTop w:val="100"/>
          <w:marBottom w:val="0"/>
          <w:divBdr>
            <w:top w:val="none" w:sz="0" w:space="0" w:color="auto"/>
            <w:left w:val="none" w:sz="0" w:space="0" w:color="auto"/>
            <w:bottom w:val="none" w:sz="0" w:space="0" w:color="auto"/>
            <w:right w:val="none" w:sz="0" w:space="0" w:color="auto"/>
          </w:divBdr>
        </w:div>
        <w:div w:id="448090837">
          <w:marLeft w:val="1800"/>
          <w:marRight w:val="0"/>
          <w:marTop w:val="100"/>
          <w:marBottom w:val="0"/>
          <w:divBdr>
            <w:top w:val="none" w:sz="0" w:space="0" w:color="auto"/>
            <w:left w:val="none" w:sz="0" w:space="0" w:color="auto"/>
            <w:bottom w:val="none" w:sz="0" w:space="0" w:color="auto"/>
            <w:right w:val="none" w:sz="0" w:space="0" w:color="auto"/>
          </w:divBdr>
        </w:div>
        <w:div w:id="641274962">
          <w:marLeft w:val="360"/>
          <w:marRight w:val="0"/>
          <w:marTop w:val="200"/>
          <w:marBottom w:val="0"/>
          <w:divBdr>
            <w:top w:val="none" w:sz="0" w:space="0" w:color="auto"/>
            <w:left w:val="none" w:sz="0" w:space="0" w:color="auto"/>
            <w:bottom w:val="none" w:sz="0" w:space="0" w:color="auto"/>
            <w:right w:val="none" w:sz="0" w:space="0" w:color="auto"/>
          </w:divBdr>
        </w:div>
        <w:div w:id="797643589">
          <w:marLeft w:val="1800"/>
          <w:marRight w:val="0"/>
          <w:marTop w:val="100"/>
          <w:marBottom w:val="0"/>
          <w:divBdr>
            <w:top w:val="none" w:sz="0" w:space="0" w:color="auto"/>
            <w:left w:val="none" w:sz="0" w:space="0" w:color="auto"/>
            <w:bottom w:val="none" w:sz="0" w:space="0" w:color="auto"/>
            <w:right w:val="none" w:sz="0" w:space="0" w:color="auto"/>
          </w:divBdr>
        </w:div>
        <w:div w:id="862934649">
          <w:marLeft w:val="1080"/>
          <w:marRight w:val="0"/>
          <w:marTop w:val="100"/>
          <w:marBottom w:val="0"/>
          <w:divBdr>
            <w:top w:val="none" w:sz="0" w:space="0" w:color="auto"/>
            <w:left w:val="none" w:sz="0" w:space="0" w:color="auto"/>
            <w:bottom w:val="none" w:sz="0" w:space="0" w:color="auto"/>
            <w:right w:val="none" w:sz="0" w:space="0" w:color="auto"/>
          </w:divBdr>
        </w:div>
        <w:div w:id="984312780">
          <w:marLeft w:val="1080"/>
          <w:marRight w:val="0"/>
          <w:marTop w:val="100"/>
          <w:marBottom w:val="0"/>
          <w:divBdr>
            <w:top w:val="none" w:sz="0" w:space="0" w:color="auto"/>
            <w:left w:val="none" w:sz="0" w:space="0" w:color="auto"/>
            <w:bottom w:val="none" w:sz="0" w:space="0" w:color="auto"/>
            <w:right w:val="none" w:sz="0" w:space="0" w:color="auto"/>
          </w:divBdr>
        </w:div>
        <w:div w:id="1058238470">
          <w:marLeft w:val="1080"/>
          <w:marRight w:val="0"/>
          <w:marTop w:val="100"/>
          <w:marBottom w:val="0"/>
          <w:divBdr>
            <w:top w:val="none" w:sz="0" w:space="0" w:color="auto"/>
            <w:left w:val="none" w:sz="0" w:space="0" w:color="auto"/>
            <w:bottom w:val="none" w:sz="0" w:space="0" w:color="auto"/>
            <w:right w:val="none" w:sz="0" w:space="0" w:color="auto"/>
          </w:divBdr>
        </w:div>
        <w:div w:id="1417093638">
          <w:marLeft w:val="1080"/>
          <w:marRight w:val="0"/>
          <w:marTop w:val="100"/>
          <w:marBottom w:val="0"/>
          <w:divBdr>
            <w:top w:val="none" w:sz="0" w:space="0" w:color="auto"/>
            <w:left w:val="none" w:sz="0" w:space="0" w:color="auto"/>
            <w:bottom w:val="none" w:sz="0" w:space="0" w:color="auto"/>
            <w:right w:val="none" w:sz="0" w:space="0" w:color="auto"/>
          </w:divBdr>
        </w:div>
        <w:div w:id="1584222032">
          <w:marLeft w:val="1080"/>
          <w:marRight w:val="0"/>
          <w:marTop w:val="100"/>
          <w:marBottom w:val="0"/>
          <w:divBdr>
            <w:top w:val="none" w:sz="0" w:space="0" w:color="auto"/>
            <w:left w:val="none" w:sz="0" w:space="0" w:color="auto"/>
            <w:bottom w:val="none" w:sz="0" w:space="0" w:color="auto"/>
            <w:right w:val="none" w:sz="0" w:space="0" w:color="auto"/>
          </w:divBdr>
        </w:div>
        <w:div w:id="1713798526">
          <w:marLeft w:val="1800"/>
          <w:marRight w:val="0"/>
          <w:marTop w:val="100"/>
          <w:marBottom w:val="0"/>
          <w:divBdr>
            <w:top w:val="none" w:sz="0" w:space="0" w:color="auto"/>
            <w:left w:val="none" w:sz="0" w:space="0" w:color="auto"/>
            <w:bottom w:val="none" w:sz="0" w:space="0" w:color="auto"/>
            <w:right w:val="none" w:sz="0" w:space="0" w:color="auto"/>
          </w:divBdr>
        </w:div>
        <w:div w:id="1951741383">
          <w:marLeft w:val="1800"/>
          <w:marRight w:val="0"/>
          <w:marTop w:val="100"/>
          <w:marBottom w:val="0"/>
          <w:divBdr>
            <w:top w:val="none" w:sz="0" w:space="0" w:color="auto"/>
            <w:left w:val="none" w:sz="0" w:space="0" w:color="auto"/>
            <w:bottom w:val="none" w:sz="0" w:space="0" w:color="auto"/>
            <w:right w:val="none" w:sz="0" w:space="0" w:color="auto"/>
          </w:divBdr>
        </w:div>
        <w:div w:id="2075085016">
          <w:marLeft w:val="1800"/>
          <w:marRight w:val="0"/>
          <w:marTop w:val="100"/>
          <w:marBottom w:val="0"/>
          <w:divBdr>
            <w:top w:val="none" w:sz="0" w:space="0" w:color="auto"/>
            <w:left w:val="none" w:sz="0" w:space="0" w:color="auto"/>
            <w:bottom w:val="none" w:sz="0" w:space="0" w:color="auto"/>
            <w:right w:val="none" w:sz="0" w:space="0" w:color="auto"/>
          </w:divBdr>
        </w:div>
      </w:divsChild>
    </w:div>
    <w:div w:id="596057633">
      <w:bodyDiv w:val="1"/>
      <w:marLeft w:val="0"/>
      <w:marRight w:val="0"/>
      <w:marTop w:val="0"/>
      <w:marBottom w:val="0"/>
      <w:divBdr>
        <w:top w:val="none" w:sz="0" w:space="0" w:color="auto"/>
        <w:left w:val="none" w:sz="0" w:space="0" w:color="auto"/>
        <w:bottom w:val="none" w:sz="0" w:space="0" w:color="auto"/>
        <w:right w:val="none" w:sz="0" w:space="0" w:color="auto"/>
      </w:divBdr>
    </w:div>
    <w:div w:id="596914177">
      <w:bodyDiv w:val="1"/>
      <w:marLeft w:val="0"/>
      <w:marRight w:val="0"/>
      <w:marTop w:val="0"/>
      <w:marBottom w:val="0"/>
      <w:divBdr>
        <w:top w:val="none" w:sz="0" w:space="0" w:color="auto"/>
        <w:left w:val="none" w:sz="0" w:space="0" w:color="auto"/>
        <w:bottom w:val="none" w:sz="0" w:space="0" w:color="auto"/>
        <w:right w:val="none" w:sz="0" w:space="0" w:color="auto"/>
      </w:divBdr>
    </w:div>
    <w:div w:id="597493273">
      <w:bodyDiv w:val="1"/>
      <w:marLeft w:val="0"/>
      <w:marRight w:val="0"/>
      <w:marTop w:val="0"/>
      <w:marBottom w:val="0"/>
      <w:divBdr>
        <w:top w:val="none" w:sz="0" w:space="0" w:color="auto"/>
        <w:left w:val="none" w:sz="0" w:space="0" w:color="auto"/>
        <w:bottom w:val="none" w:sz="0" w:space="0" w:color="auto"/>
        <w:right w:val="none" w:sz="0" w:space="0" w:color="auto"/>
      </w:divBdr>
    </w:div>
    <w:div w:id="597566202">
      <w:bodyDiv w:val="1"/>
      <w:marLeft w:val="0"/>
      <w:marRight w:val="0"/>
      <w:marTop w:val="0"/>
      <w:marBottom w:val="0"/>
      <w:divBdr>
        <w:top w:val="none" w:sz="0" w:space="0" w:color="auto"/>
        <w:left w:val="none" w:sz="0" w:space="0" w:color="auto"/>
        <w:bottom w:val="none" w:sz="0" w:space="0" w:color="auto"/>
        <w:right w:val="none" w:sz="0" w:space="0" w:color="auto"/>
      </w:divBdr>
    </w:div>
    <w:div w:id="598562813">
      <w:bodyDiv w:val="1"/>
      <w:marLeft w:val="0"/>
      <w:marRight w:val="0"/>
      <w:marTop w:val="0"/>
      <w:marBottom w:val="0"/>
      <w:divBdr>
        <w:top w:val="none" w:sz="0" w:space="0" w:color="auto"/>
        <w:left w:val="none" w:sz="0" w:space="0" w:color="auto"/>
        <w:bottom w:val="none" w:sz="0" w:space="0" w:color="auto"/>
        <w:right w:val="none" w:sz="0" w:space="0" w:color="auto"/>
      </w:divBdr>
      <w:divsChild>
        <w:div w:id="824316383">
          <w:marLeft w:val="0"/>
          <w:marRight w:val="0"/>
          <w:marTop w:val="0"/>
          <w:marBottom w:val="0"/>
          <w:divBdr>
            <w:top w:val="none" w:sz="0" w:space="0" w:color="auto"/>
            <w:left w:val="none" w:sz="0" w:space="0" w:color="auto"/>
            <w:bottom w:val="none" w:sz="0" w:space="0" w:color="auto"/>
            <w:right w:val="none" w:sz="0" w:space="0" w:color="auto"/>
          </w:divBdr>
          <w:divsChild>
            <w:div w:id="141194918">
              <w:marLeft w:val="0"/>
              <w:marRight w:val="0"/>
              <w:marTop w:val="0"/>
              <w:marBottom w:val="0"/>
              <w:divBdr>
                <w:top w:val="none" w:sz="0" w:space="0" w:color="auto"/>
                <w:left w:val="none" w:sz="0" w:space="0" w:color="auto"/>
                <w:bottom w:val="none" w:sz="0" w:space="0" w:color="auto"/>
                <w:right w:val="none" w:sz="0" w:space="0" w:color="auto"/>
              </w:divBdr>
            </w:div>
            <w:div w:id="618490484">
              <w:marLeft w:val="0"/>
              <w:marRight w:val="0"/>
              <w:marTop w:val="0"/>
              <w:marBottom w:val="0"/>
              <w:divBdr>
                <w:top w:val="none" w:sz="0" w:space="0" w:color="auto"/>
                <w:left w:val="none" w:sz="0" w:space="0" w:color="auto"/>
                <w:bottom w:val="none" w:sz="0" w:space="0" w:color="auto"/>
                <w:right w:val="none" w:sz="0" w:space="0" w:color="auto"/>
              </w:divBdr>
            </w:div>
            <w:div w:id="795106199">
              <w:marLeft w:val="0"/>
              <w:marRight w:val="0"/>
              <w:marTop w:val="0"/>
              <w:marBottom w:val="0"/>
              <w:divBdr>
                <w:top w:val="none" w:sz="0" w:space="0" w:color="auto"/>
                <w:left w:val="none" w:sz="0" w:space="0" w:color="auto"/>
                <w:bottom w:val="none" w:sz="0" w:space="0" w:color="auto"/>
                <w:right w:val="none" w:sz="0" w:space="0" w:color="auto"/>
              </w:divBdr>
            </w:div>
            <w:div w:id="987982189">
              <w:marLeft w:val="0"/>
              <w:marRight w:val="0"/>
              <w:marTop w:val="0"/>
              <w:marBottom w:val="0"/>
              <w:divBdr>
                <w:top w:val="none" w:sz="0" w:space="0" w:color="auto"/>
                <w:left w:val="none" w:sz="0" w:space="0" w:color="auto"/>
                <w:bottom w:val="none" w:sz="0" w:space="0" w:color="auto"/>
                <w:right w:val="none" w:sz="0" w:space="0" w:color="auto"/>
              </w:divBdr>
            </w:div>
            <w:div w:id="1388450113">
              <w:marLeft w:val="0"/>
              <w:marRight w:val="0"/>
              <w:marTop w:val="0"/>
              <w:marBottom w:val="0"/>
              <w:divBdr>
                <w:top w:val="none" w:sz="0" w:space="0" w:color="auto"/>
                <w:left w:val="none" w:sz="0" w:space="0" w:color="auto"/>
                <w:bottom w:val="none" w:sz="0" w:space="0" w:color="auto"/>
                <w:right w:val="none" w:sz="0" w:space="0" w:color="auto"/>
              </w:divBdr>
            </w:div>
            <w:div w:id="1811052877">
              <w:marLeft w:val="0"/>
              <w:marRight w:val="0"/>
              <w:marTop w:val="0"/>
              <w:marBottom w:val="0"/>
              <w:divBdr>
                <w:top w:val="none" w:sz="0" w:space="0" w:color="auto"/>
                <w:left w:val="none" w:sz="0" w:space="0" w:color="auto"/>
                <w:bottom w:val="none" w:sz="0" w:space="0" w:color="auto"/>
                <w:right w:val="none" w:sz="0" w:space="0" w:color="auto"/>
              </w:divBdr>
            </w:div>
            <w:div w:id="1811171486">
              <w:marLeft w:val="0"/>
              <w:marRight w:val="0"/>
              <w:marTop w:val="0"/>
              <w:marBottom w:val="0"/>
              <w:divBdr>
                <w:top w:val="none" w:sz="0" w:space="0" w:color="auto"/>
                <w:left w:val="none" w:sz="0" w:space="0" w:color="auto"/>
                <w:bottom w:val="none" w:sz="0" w:space="0" w:color="auto"/>
                <w:right w:val="none" w:sz="0" w:space="0" w:color="auto"/>
              </w:divBdr>
            </w:div>
            <w:div w:id="2017145630">
              <w:marLeft w:val="0"/>
              <w:marRight w:val="0"/>
              <w:marTop w:val="0"/>
              <w:marBottom w:val="0"/>
              <w:divBdr>
                <w:top w:val="none" w:sz="0" w:space="0" w:color="auto"/>
                <w:left w:val="none" w:sz="0" w:space="0" w:color="auto"/>
                <w:bottom w:val="none" w:sz="0" w:space="0" w:color="auto"/>
                <w:right w:val="none" w:sz="0" w:space="0" w:color="auto"/>
              </w:divBdr>
            </w:div>
            <w:div w:id="204086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06750">
      <w:bodyDiv w:val="1"/>
      <w:marLeft w:val="0"/>
      <w:marRight w:val="0"/>
      <w:marTop w:val="0"/>
      <w:marBottom w:val="0"/>
      <w:divBdr>
        <w:top w:val="none" w:sz="0" w:space="0" w:color="auto"/>
        <w:left w:val="none" w:sz="0" w:space="0" w:color="auto"/>
        <w:bottom w:val="none" w:sz="0" w:space="0" w:color="auto"/>
        <w:right w:val="none" w:sz="0" w:space="0" w:color="auto"/>
      </w:divBdr>
    </w:div>
    <w:div w:id="598828987">
      <w:bodyDiv w:val="1"/>
      <w:marLeft w:val="0"/>
      <w:marRight w:val="0"/>
      <w:marTop w:val="0"/>
      <w:marBottom w:val="0"/>
      <w:divBdr>
        <w:top w:val="none" w:sz="0" w:space="0" w:color="auto"/>
        <w:left w:val="none" w:sz="0" w:space="0" w:color="auto"/>
        <w:bottom w:val="none" w:sz="0" w:space="0" w:color="auto"/>
        <w:right w:val="none" w:sz="0" w:space="0" w:color="auto"/>
      </w:divBdr>
    </w:div>
    <w:div w:id="599216275">
      <w:bodyDiv w:val="1"/>
      <w:marLeft w:val="0"/>
      <w:marRight w:val="0"/>
      <w:marTop w:val="0"/>
      <w:marBottom w:val="0"/>
      <w:divBdr>
        <w:top w:val="none" w:sz="0" w:space="0" w:color="auto"/>
        <w:left w:val="none" w:sz="0" w:space="0" w:color="auto"/>
        <w:bottom w:val="none" w:sz="0" w:space="0" w:color="auto"/>
        <w:right w:val="none" w:sz="0" w:space="0" w:color="auto"/>
      </w:divBdr>
      <w:divsChild>
        <w:div w:id="1604730748">
          <w:marLeft w:val="547"/>
          <w:marRight w:val="0"/>
          <w:marTop w:val="115"/>
          <w:marBottom w:val="0"/>
          <w:divBdr>
            <w:top w:val="none" w:sz="0" w:space="0" w:color="auto"/>
            <w:left w:val="none" w:sz="0" w:space="0" w:color="auto"/>
            <w:bottom w:val="none" w:sz="0" w:space="0" w:color="auto"/>
            <w:right w:val="none" w:sz="0" w:space="0" w:color="auto"/>
          </w:divBdr>
        </w:div>
      </w:divsChild>
    </w:div>
    <w:div w:id="599263560">
      <w:bodyDiv w:val="1"/>
      <w:marLeft w:val="0"/>
      <w:marRight w:val="0"/>
      <w:marTop w:val="0"/>
      <w:marBottom w:val="0"/>
      <w:divBdr>
        <w:top w:val="none" w:sz="0" w:space="0" w:color="auto"/>
        <w:left w:val="none" w:sz="0" w:space="0" w:color="auto"/>
        <w:bottom w:val="none" w:sz="0" w:space="0" w:color="auto"/>
        <w:right w:val="none" w:sz="0" w:space="0" w:color="auto"/>
      </w:divBdr>
    </w:div>
    <w:div w:id="599333218">
      <w:bodyDiv w:val="1"/>
      <w:marLeft w:val="0"/>
      <w:marRight w:val="0"/>
      <w:marTop w:val="0"/>
      <w:marBottom w:val="0"/>
      <w:divBdr>
        <w:top w:val="none" w:sz="0" w:space="0" w:color="auto"/>
        <w:left w:val="none" w:sz="0" w:space="0" w:color="auto"/>
        <w:bottom w:val="none" w:sz="0" w:space="0" w:color="auto"/>
        <w:right w:val="none" w:sz="0" w:space="0" w:color="auto"/>
      </w:divBdr>
    </w:div>
    <w:div w:id="599342128">
      <w:bodyDiv w:val="1"/>
      <w:marLeft w:val="0"/>
      <w:marRight w:val="0"/>
      <w:marTop w:val="0"/>
      <w:marBottom w:val="0"/>
      <w:divBdr>
        <w:top w:val="none" w:sz="0" w:space="0" w:color="auto"/>
        <w:left w:val="none" w:sz="0" w:space="0" w:color="auto"/>
        <w:bottom w:val="none" w:sz="0" w:space="0" w:color="auto"/>
        <w:right w:val="none" w:sz="0" w:space="0" w:color="auto"/>
      </w:divBdr>
    </w:div>
    <w:div w:id="599408688">
      <w:bodyDiv w:val="1"/>
      <w:marLeft w:val="0"/>
      <w:marRight w:val="0"/>
      <w:marTop w:val="0"/>
      <w:marBottom w:val="0"/>
      <w:divBdr>
        <w:top w:val="none" w:sz="0" w:space="0" w:color="auto"/>
        <w:left w:val="none" w:sz="0" w:space="0" w:color="auto"/>
        <w:bottom w:val="none" w:sz="0" w:space="0" w:color="auto"/>
        <w:right w:val="none" w:sz="0" w:space="0" w:color="auto"/>
      </w:divBdr>
      <w:divsChild>
        <w:div w:id="184641617">
          <w:marLeft w:val="1166"/>
          <w:marRight w:val="0"/>
          <w:marTop w:val="134"/>
          <w:marBottom w:val="0"/>
          <w:divBdr>
            <w:top w:val="none" w:sz="0" w:space="0" w:color="auto"/>
            <w:left w:val="none" w:sz="0" w:space="0" w:color="auto"/>
            <w:bottom w:val="none" w:sz="0" w:space="0" w:color="auto"/>
            <w:right w:val="none" w:sz="0" w:space="0" w:color="auto"/>
          </w:divBdr>
        </w:div>
        <w:div w:id="818041112">
          <w:marLeft w:val="547"/>
          <w:marRight w:val="0"/>
          <w:marTop w:val="154"/>
          <w:marBottom w:val="0"/>
          <w:divBdr>
            <w:top w:val="none" w:sz="0" w:space="0" w:color="auto"/>
            <w:left w:val="none" w:sz="0" w:space="0" w:color="auto"/>
            <w:bottom w:val="none" w:sz="0" w:space="0" w:color="auto"/>
            <w:right w:val="none" w:sz="0" w:space="0" w:color="auto"/>
          </w:divBdr>
        </w:div>
        <w:div w:id="1846899027">
          <w:marLeft w:val="547"/>
          <w:marRight w:val="0"/>
          <w:marTop w:val="154"/>
          <w:marBottom w:val="0"/>
          <w:divBdr>
            <w:top w:val="none" w:sz="0" w:space="0" w:color="auto"/>
            <w:left w:val="none" w:sz="0" w:space="0" w:color="auto"/>
            <w:bottom w:val="none" w:sz="0" w:space="0" w:color="auto"/>
            <w:right w:val="none" w:sz="0" w:space="0" w:color="auto"/>
          </w:divBdr>
        </w:div>
      </w:divsChild>
    </w:div>
    <w:div w:id="599535088">
      <w:bodyDiv w:val="1"/>
      <w:marLeft w:val="0"/>
      <w:marRight w:val="0"/>
      <w:marTop w:val="0"/>
      <w:marBottom w:val="0"/>
      <w:divBdr>
        <w:top w:val="none" w:sz="0" w:space="0" w:color="auto"/>
        <w:left w:val="none" w:sz="0" w:space="0" w:color="auto"/>
        <w:bottom w:val="none" w:sz="0" w:space="0" w:color="auto"/>
        <w:right w:val="none" w:sz="0" w:space="0" w:color="auto"/>
      </w:divBdr>
    </w:div>
    <w:div w:id="599609678">
      <w:bodyDiv w:val="1"/>
      <w:marLeft w:val="0"/>
      <w:marRight w:val="0"/>
      <w:marTop w:val="0"/>
      <w:marBottom w:val="0"/>
      <w:divBdr>
        <w:top w:val="none" w:sz="0" w:space="0" w:color="auto"/>
        <w:left w:val="none" w:sz="0" w:space="0" w:color="auto"/>
        <w:bottom w:val="none" w:sz="0" w:space="0" w:color="auto"/>
        <w:right w:val="none" w:sz="0" w:space="0" w:color="auto"/>
      </w:divBdr>
      <w:divsChild>
        <w:div w:id="202133959">
          <w:marLeft w:val="1166"/>
          <w:marRight w:val="0"/>
          <w:marTop w:val="77"/>
          <w:marBottom w:val="0"/>
          <w:divBdr>
            <w:top w:val="none" w:sz="0" w:space="0" w:color="auto"/>
            <w:left w:val="none" w:sz="0" w:space="0" w:color="auto"/>
            <w:bottom w:val="none" w:sz="0" w:space="0" w:color="auto"/>
            <w:right w:val="none" w:sz="0" w:space="0" w:color="auto"/>
          </w:divBdr>
        </w:div>
        <w:div w:id="228462980">
          <w:marLeft w:val="1166"/>
          <w:marRight w:val="0"/>
          <w:marTop w:val="77"/>
          <w:marBottom w:val="0"/>
          <w:divBdr>
            <w:top w:val="none" w:sz="0" w:space="0" w:color="auto"/>
            <w:left w:val="none" w:sz="0" w:space="0" w:color="auto"/>
            <w:bottom w:val="none" w:sz="0" w:space="0" w:color="auto"/>
            <w:right w:val="none" w:sz="0" w:space="0" w:color="auto"/>
          </w:divBdr>
        </w:div>
        <w:div w:id="323094163">
          <w:marLeft w:val="1800"/>
          <w:marRight w:val="0"/>
          <w:marTop w:val="67"/>
          <w:marBottom w:val="0"/>
          <w:divBdr>
            <w:top w:val="none" w:sz="0" w:space="0" w:color="auto"/>
            <w:left w:val="none" w:sz="0" w:space="0" w:color="auto"/>
            <w:bottom w:val="none" w:sz="0" w:space="0" w:color="auto"/>
            <w:right w:val="none" w:sz="0" w:space="0" w:color="auto"/>
          </w:divBdr>
        </w:div>
        <w:div w:id="329331516">
          <w:marLeft w:val="2520"/>
          <w:marRight w:val="0"/>
          <w:marTop w:val="58"/>
          <w:marBottom w:val="0"/>
          <w:divBdr>
            <w:top w:val="none" w:sz="0" w:space="0" w:color="auto"/>
            <w:left w:val="none" w:sz="0" w:space="0" w:color="auto"/>
            <w:bottom w:val="none" w:sz="0" w:space="0" w:color="auto"/>
            <w:right w:val="none" w:sz="0" w:space="0" w:color="auto"/>
          </w:divBdr>
        </w:div>
        <w:div w:id="464733796">
          <w:marLeft w:val="1166"/>
          <w:marRight w:val="0"/>
          <w:marTop w:val="77"/>
          <w:marBottom w:val="0"/>
          <w:divBdr>
            <w:top w:val="none" w:sz="0" w:space="0" w:color="auto"/>
            <w:left w:val="none" w:sz="0" w:space="0" w:color="auto"/>
            <w:bottom w:val="none" w:sz="0" w:space="0" w:color="auto"/>
            <w:right w:val="none" w:sz="0" w:space="0" w:color="auto"/>
          </w:divBdr>
        </w:div>
        <w:div w:id="528224564">
          <w:marLeft w:val="1800"/>
          <w:marRight w:val="0"/>
          <w:marTop w:val="67"/>
          <w:marBottom w:val="0"/>
          <w:divBdr>
            <w:top w:val="none" w:sz="0" w:space="0" w:color="auto"/>
            <w:left w:val="none" w:sz="0" w:space="0" w:color="auto"/>
            <w:bottom w:val="none" w:sz="0" w:space="0" w:color="auto"/>
            <w:right w:val="none" w:sz="0" w:space="0" w:color="auto"/>
          </w:divBdr>
        </w:div>
        <w:div w:id="703410060">
          <w:marLeft w:val="1166"/>
          <w:marRight w:val="0"/>
          <w:marTop w:val="67"/>
          <w:marBottom w:val="0"/>
          <w:divBdr>
            <w:top w:val="none" w:sz="0" w:space="0" w:color="auto"/>
            <w:left w:val="none" w:sz="0" w:space="0" w:color="auto"/>
            <w:bottom w:val="none" w:sz="0" w:space="0" w:color="auto"/>
            <w:right w:val="none" w:sz="0" w:space="0" w:color="auto"/>
          </w:divBdr>
        </w:div>
        <w:div w:id="727916615">
          <w:marLeft w:val="1166"/>
          <w:marRight w:val="0"/>
          <w:marTop w:val="77"/>
          <w:marBottom w:val="0"/>
          <w:divBdr>
            <w:top w:val="none" w:sz="0" w:space="0" w:color="auto"/>
            <w:left w:val="none" w:sz="0" w:space="0" w:color="auto"/>
            <w:bottom w:val="none" w:sz="0" w:space="0" w:color="auto"/>
            <w:right w:val="none" w:sz="0" w:space="0" w:color="auto"/>
          </w:divBdr>
        </w:div>
        <w:div w:id="812912395">
          <w:marLeft w:val="1800"/>
          <w:marRight w:val="0"/>
          <w:marTop w:val="67"/>
          <w:marBottom w:val="0"/>
          <w:divBdr>
            <w:top w:val="none" w:sz="0" w:space="0" w:color="auto"/>
            <w:left w:val="none" w:sz="0" w:space="0" w:color="auto"/>
            <w:bottom w:val="none" w:sz="0" w:space="0" w:color="auto"/>
            <w:right w:val="none" w:sz="0" w:space="0" w:color="auto"/>
          </w:divBdr>
        </w:div>
        <w:div w:id="1032799614">
          <w:marLeft w:val="547"/>
          <w:marRight w:val="0"/>
          <w:marTop w:val="77"/>
          <w:marBottom w:val="0"/>
          <w:divBdr>
            <w:top w:val="none" w:sz="0" w:space="0" w:color="auto"/>
            <w:left w:val="none" w:sz="0" w:space="0" w:color="auto"/>
            <w:bottom w:val="none" w:sz="0" w:space="0" w:color="auto"/>
            <w:right w:val="none" w:sz="0" w:space="0" w:color="auto"/>
          </w:divBdr>
        </w:div>
        <w:div w:id="1131703268">
          <w:marLeft w:val="1800"/>
          <w:marRight w:val="0"/>
          <w:marTop w:val="67"/>
          <w:marBottom w:val="0"/>
          <w:divBdr>
            <w:top w:val="none" w:sz="0" w:space="0" w:color="auto"/>
            <w:left w:val="none" w:sz="0" w:space="0" w:color="auto"/>
            <w:bottom w:val="none" w:sz="0" w:space="0" w:color="auto"/>
            <w:right w:val="none" w:sz="0" w:space="0" w:color="auto"/>
          </w:divBdr>
        </w:div>
        <w:div w:id="1196115429">
          <w:marLeft w:val="547"/>
          <w:marRight w:val="0"/>
          <w:marTop w:val="77"/>
          <w:marBottom w:val="0"/>
          <w:divBdr>
            <w:top w:val="none" w:sz="0" w:space="0" w:color="auto"/>
            <w:left w:val="none" w:sz="0" w:space="0" w:color="auto"/>
            <w:bottom w:val="none" w:sz="0" w:space="0" w:color="auto"/>
            <w:right w:val="none" w:sz="0" w:space="0" w:color="auto"/>
          </w:divBdr>
        </w:div>
        <w:div w:id="1241914856">
          <w:marLeft w:val="2520"/>
          <w:marRight w:val="0"/>
          <w:marTop w:val="58"/>
          <w:marBottom w:val="0"/>
          <w:divBdr>
            <w:top w:val="none" w:sz="0" w:space="0" w:color="auto"/>
            <w:left w:val="none" w:sz="0" w:space="0" w:color="auto"/>
            <w:bottom w:val="none" w:sz="0" w:space="0" w:color="auto"/>
            <w:right w:val="none" w:sz="0" w:space="0" w:color="auto"/>
          </w:divBdr>
        </w:div>
        <w:div w:id="1291133399">
          <w:marLeft w:val="1166"/>
          <w:marRight w:val="0"/>
          <w:marTop w:val="70"/>
          <w:marBottom w:val="0"/>
          <w:divBdr>
            <w:top w:val="none" w:sz="0" w:space="0" w:color="auto"/>
            <w:left w:val="none" w:sz="0" w:space="0" w:color="auto"/>
            <w:bottom w:val="none" w:sz="0" w:space="0" w:color="auto"/>
            <w:right w:val="none" w:sz="0" w:space="0" w:color="auto"/>
          </w:divBdr>
        </w:div>
        <w:div w:id="1357267546">
          <w:marLeft w:val="1800"/>
          <w:marRight w:val="0"/>
          <w:marTop w:val="67"/>
          <w:marBottom w:val="0"/>
          <w:divBdr>
            <w:top w:val="none" w:sz="0" w:space="0" w:color="auto"/>
            <w:left w:val="none" w:sz="0" w:space="0" w:color="auto"/>
            <w:bottom w:val="none" w:sz="0" w:space="0" w:color="auto"/>
            <w:right w:val="none" w:sz="0" w:space="0" w:color="auto"/>
          </w:divBdr>
        </w:div>
        <w:div w:id="1649672560">
          <w:marLeft w:val="1800"/>
          <w:marRight w:val="0"/>
          <w:marTop w:val="67"/>
          <w:marBottom w:val="0"/>
          <w:divBdr>
            <w:top w:val="none" w:sz="0" w:space="0" w:color="auto"/>
            <w:left w:val="none" w:sz="0" w:space="0" w:color="auto"/>
            <w:bottom w:val="none" w:sz="0" w:space="0" w:color="auto"/>
            <w:right w:val="none" w:sz="0" w:space="0" w:color="auto"/>
          </w:divBdr>
        </w:div>
        <w:div w:id="1837377072">
          <w:marLeft w:val="547"/>
          <w:marRight w:val="0"/>
          <w:marTop w:val="77"/>
          <w:marBottom w:val="0"/>
          <w:divBdr>
            <w:top w:val="none" w:sz="0" w:space="0" w:color="auto"/>
            <w:left w:val="none" w:sz="0" w:space="0" w:color="auto"/>
            <w:bottom w:val="none" w:sz="0" w:space="0" w:color="auto"/>
            <w:right w:val="none" w:sz="0" w:space="0" w:color="auto"/>
          </w:divBdr>
        </w:div>
        <w:div w:id="1971856015">
          <w:marLeft w:val="1166"/>
          <w:marRight w:val="0"/>
          <w:marTop w:val="67"/>
          <w:marBottom w:val="0"/>
          <w:divBdr>
            <w:top w:val="none" w:sz="0" w:space="0" w:color="auto"/>
            <w:left w:val="none" w:sz="0" w:space="0" w:color="auto"/>
            <w:bottom w:val="none" w:sz="0" w:space="0" w:color="auto"/>
            <w:right w:val="none" w:sz="0" w:space="0" w:color="auto"/>
          </w:divBdr>
        </w:div>
      </w:divsChild>
    </w:div>
    <w:div w:id="599797525">
      <w:bodyDiv w:val="1"/>
      <w:marLeft w:val="0"/>
      <w:marRight w:val="0"/>
      <w:marTop w:val="0"/>
      <w:marBottom w:val="0"/>
      <w:divBdr>
        <w:top w:val="none" w:sz="0" w:space="0" w:color="auto"/>
        <w:left w:val="none" w:sz="0" w:space="0" w:color="auto"/>
        <w:bottom w:val="none" w:sz="0" w:space="0" w:color="auto"/>
        <w:right w:val="none" w:sz="0" w:space="0" w:color="auto"/>
      </w:divBdr>
    </w:div>
    <w:div w:id="602423350">
      <w:bodyDiv w:val="1"/>
      <w:marLeft w:val="0"/>
      <w:marRight w:val="0"/>
      <w:marTop w:val="0"/>
      <w:marBottom w:val="0"/>
      <w:divBdr>
        <w:top w:val="none" w:sz="0" w:space="0" w:color="auto"/>
        <w:left w:val="none" w:sz="0" w:space="0" w:color="auto"/>
        <w:bottom w:val="none" w:sz="0" w:space="0" w:color="auto"/>
        <w:right w:val="none" w:sz="0" w:space="0" w:color="auto"/>
      </w:divBdr>
    </w:div>
    <w:div w:id="604193683">
      <w:bodyDiv w:val="1"/>
      <w:marLeft w:val="0"/>
      <w:marRight w:val="0"/>
      <w:marTop w:val="0"/>
      <w:marBottom w:val="0"/>
      <w:divBdr>
        <w:top w:val="none" w:sz="0" w:space="0" w:color="auto"/>
        <w:left w:val="none" w:sz="0" w:space="0" w:color="auto"/>
        <w:bottom w:val="none" w:sz="0" w:space="0" w:color="auto"/>
        <w:right w:val="none" w:sz="0" w:space="0" w:color="auto"/>
      </w:divBdr>
      <w:divsChild>
        <w:div w:id="116684021">
          <w:marLeft w:val="547"/>
          <w:marRight w:val="0"/>
          <w:marTop w:val="144"/>
          <w:marBottom w:val="0"/>
          <w:divBdr>
            <w:top w:val="none" w:sz="0" w:space="0" w:color="auto"/>
            <w:left w:val="none" w:sz="0" w:space="0" w:color="auto"/>
            <w:bottom w:val="none" w:sz="0" w:space="0" w:color="auto"/>
            <w:right w:val="none" w:sz="0" w:space="0" w:color="auto"/>
          </w:divBdr>
        </w:div>
        <w:div w:id="650139998">
          <w:marLeft w:val="1166"/>
          <w:marRight w:val="0"/>
          <w:marTop w:val="125"/>
          <w:marBottom w:val="0"/>
          <w:divBdr>
            <w:top w:val="none" w:sz="0" w:space="0" w:color="auto"/>
            <w:left w:val="none" w:sz="0" w:space="0" w:color="auto"/>
            <w:bottom w:val="none" w:sz="0" w:space="0" w:color="auto"/>
            <w:right w:val="none" w:sz="0" w:space="0" w:color="auto"/>
          </w:divBdr>
        </w:div>
        <w:div w:id="654262585">
          <w:marLeft w:val="547"/>
          <w:marRight w:val="0"/>
          <w:marTop w:val="144"/>
          <w:marBottom w:val="0"/>
          <w:divBdr>
            <w:top w:val="none" w:sz="0" w:space="0" w:color="auto"/>
            <w:left w:val="none" w:sz="0" w:space="0" w:color="auto"/>
            <w:bottom w:val="none" w:sz="0" w:space="0" w:color="auto"/>
            <w:right w:val="none" w:sz="0" w:space="0" w:color="auto"/>
          </w:divBdr>
        </w:div>
        <w:div w:id="1058866981">
          <w:marLeft w:val="1166"/>
          <w:marRight w:val="0"/>
          <w:marTop w:val="125"/>
          <w:marBottom w:val="0"/>
          <w:divBdr>
            <w:top w:val="none" w:sz="0" w:space="0" w:color="auto"/>
            <w:left w:val="none" w:sz="0" w:space="0" w:color="auto"/>
            <w:bottom w:val="none" w:sz="0" w:space="0" w:color="auto"/>
            <w:right w:val="none" w:sz="0" w:space="0" w:color="auto"/>
          </w:divBdr>
        </w:div>
        <w:div w:id="1302079284">
          <w:marLeft w:val="1166"/>
          <w:marRight w:val="0"/>
          <w:marTop w:val="125"/>
          <w:marBottom w:val="0"/>
          <w:divBdr>
            <w:top w:val="none" w:sz="0" w:space="0" w:color="auto"/>
            <w:left w:val="none" w:sz="0" w:space="0" w:color="auto"/>
            <w:bottom w:val="none" w:sz="0" w:space="0" w:color="auto"/>
            <w:right w:val="none" w:sz="0" w:space="0" w:color="auto"/>
          </w:divBdr>
        </w:div>
        <w:div w:id="1461341671">
          <w:marLeft w:val="547"/>
          <w:marRight w:val="0"/>
          <w:marTop w:val="144"/>
          <w:marBottom w:val="0"/>
          <w:divBdr>
            <w:top w:val="none" w:sz="0" w:space="0" w:color="auto"/>
            <w:left w:val="none" w:sz="0" w:space="0" w:color="auto"/>
            <w:bottom w:val="none" w:sz="0" w:space="0" w:color="auto"/>
            <w:right w:val="none" w:sz="0" w:space="0" w:color="auto"/>
          </w:divBdr>
        </w:div>
        <w:div w:id="1981417073">
          <w:marLeft w:val="547"/>
          <w:marRight w:val="0"/>
          <w:marTop w:val="144"/>
          <w:marBottom w:val="0"/>
          <w:divBdr>
            <w:top w:val="none" w:sz="0" w:space="0" w:color="auto"/>
            <w:left w:val="none" w:sz="0" w:space="0" w:color="auto"/>
            <w:bottom w:val="none" w:sz="0" w:space="0" w:color="auto"/>
            <w:right w:val="none" w:sz="0" w:space="0" w:color="auto"/>
          </w:divBdr>
        </w:div>
        <w:div w:id="2131122461">
          <w:marLeft w:val="547"/>
          <w:marRight w:val="0"/>
          <w:marTop w:val="144"/>
          <w:marBottom w:val="0"/>
          <w:divBdr>
            <w:top w:val="none" w:sz="0" w:space="0" w:color="auto"/>
            <w:left w:val="none" w:sz="0" w:space="0" w:color="auto"/>
            <w:bottom w:val="none" w:sz="0" w:space="0" w:color="auto"/>
            <w:right w:val="none" w:sz="0" w:space="0" w:color="auto"/>
          </w:divBdr>
        </w:div>
      </w:divsChild>
    </w:div>
    <w:div w:id="604963337">
      <w:bodyDiv w:val="1"/>
      <w:marLeft w:val="0"/>
      <w:marRight w:val="0"/>
      <w:marTop w:val="0"/>
      <w:marBottom w:val="0"/>
      <w:divBdr>
        <w:top w:val="none" w:sz="0" w:space="0" w:color="auto"/>
        <w:left w:val="none" w:sz="0" w:space="0" w:color="auto"/>
        <w:bottom w:val="none" w:sz="0" w:space="0" w:color="auto"/>
        <w:right w:val="none" w:sz="0" w:space="0" w:color="auto"/>
      </w:divBdr>
    </w:div>
    <w:div w:id="604970378">
      <w:bodyDiv w:val="1"/>
      <w:marLeft w:val="0"/>
      <w:marRight w:val="0"/>
      <w:marTop w:val="0"/>
      <w:marBottom w:val="0"/>
      <w:divBdr>
        <w:top w:val="none" w:sz="0" w:space="0" w:color="auto"/>
        <w:left w:val="none" w:sz="0" w:space="0" w:color="auto"/>
        <w:bottom w:val="none" w:sz="0" w:space="0" w:color="auto"/>
        <w:right w:val="none" w:sz="0" w:space="0" w:color="auto"/>
      </w:divBdr>
    </w:div>
    <w:div w:id="605498987">
      <w:bodyDiv w:val="1"/>
      <w:marLeft w:val="0"/>
      <w:marRight w:val="0"/>
      <w:marTop w:val="0"/>
      <w:marBottom w:val="0"/>
      <w:divBdr>
        <w:top w:val="none" w:sz="0" w:space="0" w:color="auto"/>
        <w:left w:val="none" w:sz="0" w:space="0" w:color="auto"/>
        <w:bottom w:val="none" w:sz="0" w:space="0" w:color="auto"/>
        <w:right w:val="none" w:sz="0" w:space="0" w:color="auto"/>
      </w:divBdr>
      <w:divsChild>
        <w:div w:id="117646984">
          <w:marLeft w:val="1166"/>
          <w:marRight w:val="0"/>
          <w:marTop w:val="86"/>
          <w:marBottom w:val="0"/>
          <w:divBdr>
            <w:top w:val="none" w:sz="0" w:space="0" w:color="auto"/>
            <w:left w:val="none" w:sz="0" w:space="0" w:color="auto"/>
            <w:bottom w:val="none" w:sz="0" w:space="0" w:color="auto"/>
            <w:right w:val="none" w:sz="0" w:space="0" w:color="auto"/>
          </w:divBdr>
        </w:div>
        <w:div w:id="387530586">
          <w:marLeft w:val="547"/>
          <w:marRight w:val="0"/>
          <w:marTop w:val="115"/>
          <w:marBottom w:val="0"/>
          <w:divBdr>
            <w:top w:val="none" w:sz="0" w:space="0" w:color="auto"/>
            <w:left w:val="none" w:sz="0" w:space="0" w:color="auto"/>
            <w:bottom w:val="none" w:sz="0" w:space="0" w:color="auto"/>
            <w:right w:val="none" w:sz="0" w:space="0" w:color="auto"/>
          </w:divBdr>
        </w:div>
        <w:div w:id="823398625">
          <w:marLeft w:val="1166"/>
          <w:marRight w:val="0"/>
          <w:marTop w:val="86"/>
          <w:marBottom w:val="0"/>
          <w:divBdr>
            <w:top w:val="none" w:sz="0" w:space="0" w:color="auto"/>
            <w:left w:val="none" w:sz="0" w:space="0" w:color="auto"/>
            <w:bottom w:val="none" w:sz="0" w:space="0" w:color="auto"/>
            <w:right w:val="none" w:sz="0" w:space="0" w:color="auto"/>
          </w:divBdr>
        </w:div>
      </w:divsChild>
    </w:div>
    <w:div w:id="605623660">
      <w:bodyDiv w:val="1"/>
      <w:marLeft w:val="0"/>
      <w:marRight w:val="0"/>
      <w:marTop w:val="0"/>
      <w:marBottom w:val="0"/>
      <w:divBdr>
        <w:top w:val="none" w:sz="0" w:space="0" w:color="auto"/>
        <w:left w:val="none" w:sz="0" w:space="0" w:color="auto"/>
        <w:bottom w:val="none" w:sz="0" w:space="0" w:color="auto"/>
        <w:right w:val="none" w:sz="0" w:space="0" w:color="auto"/>
      </w:divBdr>
    </w:div>
    <w:div w:id="606236523">
      <w:bodyDiv w:val="1"/>
      <w:marLeft w:val="0"/>
      <w:marRight w:val="0"/>
      <w:marTop w:val="0"/>
      <w:marBottom w:val="0"/>
      <w:divBdr>
        <w:top w:val="none" w:sz="0" w:space="0" w:color="auto"/>
        <w:left w:val="none" w:sz="0" w:space="0" w:color="auto"/>
        <w:bottom w:val="none" w:sz="0" w:space="0" w:color="auto"/>
        <w:right w:val="none" w:sz="0" w:space="0" w:color="auto"/>
      </w:divBdr>
    </w:div>
    <w:div w:id="607543582">
      <w:bodyDiv w:val="1"/>
      <w:marLeft w:val="0"/>
      <w:marRight w:val="0"/>
      <w:marTop w:val="0"/>
      <w:marBottom w:val="0"/>
      <w:divBdr>
        <w:top w:val="none" w:sz="0" w:space="0" w:color="auto"/>
        <w:left w:val="none" w:sz="0" w:space="0" w:color="auto"/>
        <w:bottom w:val="none" w:sz="0" w:space="0" w:color="auto"/>
        <w:right w:val="none" w:sz="0" w:space="0" w:color="auto"/>
      </w:divBdr>
      <w:divsChild>
        <w:div w:id="1209341601">
          <w:marLeft w:val="0"/>
          <w:marRight w:val="0"/>
          <w:marTop w:val="0"/>
          <w:marBottom w:val="0"/>
          <w:divBdr>
            <w:top w:val="none" w:sz="0" w:space="0" w:color="auto"/>
            <w:left w:val="none" w:sz="0" w:space="0" w:color="auto"/>
            <w:bottom w:val="none" w:sz="0" w:space="0" w:color="auto"/>
            <w:right w:val="none" w:sz="0" w:space="0" w:color="auto"/>
          </w:divBdr>
          <w:divsChild>
            <w:div w:id="600259001">
              <w:marLeft w:val="0"/>
              <w:marRight w:val="0"/>
              <w:marTop w:val="0"/>
              <w:marBottom w:val="0"/>
              <w:divBdr>
                <w:top w:val="none" w:sz="0" w:space="0" w:color="auto"/>
                <w:left w:val="none" w:sz="0" w:space="0" w:color="auto"/>
                <w:bottom w:val="none" w:sz="0" w:space="0" w:color="auto"/>
                <w:right w:val="none" w:sz="0" w:space="0" w:color="auto"/>
              </w:divBdr>
            </w:div>
            <w:div w:id="1457024790">
              <w:marLeft w:val="0"/>
              <w:marRight w:val="0"/>
              <w:marTop w:val="0"/>
              <w:marBottom w:val="0"/>
              <w:divBdr>
                <w:top w:val="none" w:sz="0" w:space="0" w:color="auto"/>
                <w:left w:val="none" w:sz="0" w:space="0" w:color="auto"/>
                <w:bottom w:val="none" w:sz="0" w:space="0" w:color="auto"/>
                <w:right w:val="none" w:sz="0" w:space="0" w:color="auto"/>
              </w:divBdr>
            </w:div>
            <w:div w:id="209192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850260">
      <w:bodyDiv w:val="1"/>
      <w:marLeft w:val="0"/>
      <w:marRight w:val="0"/>
      <w:marTop w:val="0"/>
      <w:marBottom w:val="0"/>
      <w:divBdr>
        <w:top w:val="none" w:sz="0" w:space="0" w:color="auto"/>
        <w:left w:val="none" w:sz="0" w:space="0" w:color="auto"/>
        <w:bottom w:val="none" w:sz="0" w:space="0" w:color="auto"/>
        <w:right w:val="none" w:sz="0" w:space="0" w:color="auto"/>
      </w:divBdr>
      <w:divsChild>
        <w:div w:id="40860241">
          <w:marLeft w:val="1800"/>
          <w:marRight w:val="0"/>
          <w:marTop w:val="77"/>
          <w:marBottom w:val="0"/>
          <w:divBdr>
            <w:top w:val="none" w:sz="0" w:space="0" w:color="auto"/>
            <w:left w:val="none" w:sz="0" w:space="0" w:color="auto"/>
            <w:bottom w:val="none" w:sz="0" w:space="0" w:color="auto"/>
            <w:right w:val="none" w:sz="0" w:space="0" w:color="auto"/>
          </w:divBdr>
        </w:div>
        <w:div w:id="152990124">
          <w:marLeft w:val="1800"/>
          <w:marRight w:val="0"/>
          <w:marTop w:val="77"/>
          <w:marBottom w:val="0"/>
          <w:divBdr>
            <w:top w:val="none" w:sz="0" w:space="0" w:color="auto"/>
            <w:left w:val="none" w:sz="0" w:space="0" w:color="auto"/>
            <w:bottom w:val="none" w:sz="0" w:space="0" w:color="auto"/>
            <w:right w:val="none" w:sz="0" w:space="0" w:color="auto"/>
          </w:divBdr>
        </w:div>
        <w:div w:id="1199780414">
          <w:marLeft w:val="1166"/>
          <w:marRight w:val="0"/>
          <w:marTop w:val="96"/>
          <w:marBottom w:val="0"/>
          <w:divBdr>
            <w:top w:val="none" w:sz="0" w:space="0" w:color="auto"/>
            <w:left w:val="none" w:sz="0" w:space="0" w:color="auto"/>
            <w:bottom w:val="none" w:sz="0" w:space="0" w:color="auto"/>
            <w:right w:val="none" w:sz="0" w:space="0" w:color="auto"/>
          </w:divBdr>
        </w:div>
        <w:div w:id="1313754314">
          <w:marLeft w:val="1800"/>
          <w:marRight w:val="0"/>
          <w:marTop w:val="77"/>
          <w:marBottom w:val="0"/>
          <w:divBdr>
            <w:top w:val="none" w:sz="0" w:space="0" w:color="auto"/>
            <w:left w:val="none" w:sz="0" w:space="0" w:color="auto"/>
            <w:bottom w:val="none" w:sz="0" w:space="0" w:color="auto"/>
            <w:right w:val="none" w:sz="0" w:space="0" w:color="auto"/>
          </w:divBdr>
        </w:div>
      </w:divsChild>
    </w:div>
    <w:div w:id="609363838">
      <w:bodyDiv w:val="1"/>
      <w:marLeft w:val="0"/>
      <w:marRight w:val="0"/>
      <w:marTop w:val="0"/>
      <w:marBottom w:val="0"/>
      <w:divBdr>
        <w:top w:val="none" w:sz="0" w:space="0" w:color="auto"/>
        <w:left w:val="none" w:sz="0" w:space="0" w:color="auto"/>
        <w:bottom w:val="none" w:sz="0" w:space="0" w:color="auto"/>
        <w:right w:val="none" w:sz="0" w:space="0" w:color="auto"/>
      </w:divBdr>
    </w:div>
    <w:div w:id="610166186">
      <w:bodyDiv w:val="1"/>
      <w:marLeft w:val="0"/>
      <w:marRight w:val="0"/>
      <w:marTop w:val="0"/>
      <w:marBottom w:val="0"/>
      <w:divBdr>
        <w:top w:val="none" w:sz="0" w:space="0" w:color="auto"/>
        <w:left w:val="none" w:sz="0" w:space="0" w:color="auto"/>
        <w:bottom w:val="none" w:sz="0" w:space="0" w:color="auto"/>
        <w:right w:val="none" w:sz="0" w:space="0" w:color="auto"/>
      </w:divBdr>
      <w:divsChild>
        <w:div w:id="83692010">
          <w:marLeft w:val="1166"/>
          <w:marRight w:val="0"/>
          <w:marTop w:val="96"/>
          <w:marBottom w:val="0"/>
          <w:divBdr>
            <w:top w:val="none" w:sz="0" w:space="0" w:color="auto"/>
            <w:left w:val="none" w:sz="0" w:space="0" w:color="auto"/>
            <w:bottom w:val="none" w:sz="0" w:space="0" w:color="auto"/>
            <w:right w:val="none" w:sz="0" w:space="0" w:color="auto"/>
          </w:divBdr>
        </w:div>
        <w:div w:id="162598032">
          <w:marLeft w:val="1166"/>
          <w:marRight w:val="0"/>
          <w:marTop w:val="96"/>
          <w:marBottom w:val="0"/>
          <w:divBdr>
            <w:top w:val="none" w:sz="0" w:space="0" w:color="auto"/>
            <w:left w:val="none" w:sz="0" w:space="0" w:color="auto"/>
            <w:bottom w:val="none" w:sz="0" w:space="0" w:color="auto"/>
            <w:right w:val="none" w:sz="0" w:space="0" w:color="auto"/>
          </w:divBdr>
        </w:div>
        <w:div w:id="190263412">
          <w:marLeft w:val="1800"/>
          <w:marRight w:val="0"/>
          <w:marTop w:val="77"/>
          <w:marBottom w:val="0"/>
          <w:divBdr>
            <w:top w:val="none" w:sz="0" w:space="0" w:color="auto"/>
            <w:left w:val="none" w:sz="0" w:space="0" w:color="auto"/>
            <w:bottom w:val="none" w:sz="0" w:space="0" w:color="auto"/>
            <w:right w:val="none" w:sz="0" w:space="0" w:color="auto"/>
          </w:divBdr>
        </w:div>
        <w:div w:id="542062774">
          <w:marLeft w:val="1166"/>
          <w:marRight w:val="0"/>
          <w:marTop w:val="96"/>
          <w:marBottom w:val="0"/>
          <w:divBdr>
            <w:top w:val="none" w:sz="0" w:space="0" w:color="auto"/>
            <w:left w:val="none" w:sz="0" w:space="0" w:color="auto"/>
            <w:bottom w:val="none" w:sz="0" w:space="0" w:color="auto"/>
            <w:right w:val="none" w:sz="0" w:space="0" w:color="auto"/>
          </w:divBdr>
        </w:div>
        <w:div w:id="670181912">
          <w:marLeft w:val="1166"/>
          <w:marRight w:val="0"/>
          <w:marTop w:val="96"/>
          <w:marBottom w:val="0"/>
          <w:divBdr>
            <w:top w:val="none" w:sz="0" w:space="0" w:color="auto"/>
            <w:left w:val="none" w:sz="0" w:space="0" w:color="auto"/>
            <w:bottom w:val="none" w:sz="0" w:space="0" w:color="auto"/>
            <w:right w:val="none" w:sz="0" w:space="0" w:color="auto"/>
          </w:divBdr>
        </w:div>
        <w:div w:id="919798355">
          <w:marLeft w:val="547"/>
          <w:marRight w:val="0"/>
          <w:marTop w:val="115"/>
          <w:marBottom w:val="0"/>
          <w:divBdr>
            <w:top w:val="none" w:sz="0" w:space="0" w:color="auto"/>
            <w:left w:val="none" w:sz="0" w:space="0" w:color="auto"/>
            <w:bottom w:val="none" w:sz="0" w:space="0" w:color="auto"/>
            <w:right w:val="none" w:sz="0" w:space="0" w:color="auto"/>
          </w:divBdr>
        </w:div>
      </w:divsChild>
    </w:div>
    <w:div w:id="611087881">
      <w:bodyDiv w:val="1"/>
      <w:marLeft w:val="0"/>
      <w:marRight w:val="0"/>
      <w:marTop w:val="0"/>
      <w:marBottom w:val="0"/>
      <w:divBdr>
        <w:top w:val="none" w:sz="0" w:space="0" w:color="auto"/>
        <w:left w:val="none" w:sz="0" w:space="0" w:color="auto"/>
        <w:bottom w:val="none" w:sz="0" w:space="0" w:color="auto"/>
        <w:right w:val="none" w:sz="0" w:space="0" w:color="auto"/>
      </w:divBdr>
    </w:div>
    <w:div w:id="611745289">
      <w:bodyDiv w:val="1"/>
      <w:marLeft w:val="0"/>
      <w:marRight w:val="0"/>
      <w:marTop w:val="0"/>
      <w:marBottom w:val="0"/>
      <w:divBdr>
        <w:top w:val="none" w:sz="0" w:space="0" w:color="auto"/>
        <w:left w:val="none" w:sz="0" w:space="0" w:color="auto"/>
        <w:bottom w:val="none" w:sz="0" w:space="0" w:color="auto"/>
        <w:right w:val="none" w:sz="0" w:space="0" w:color="auto"/>
      </w:divBdr>
      <w:divsChild>
        <w:div w:id="273942592">
          <w:marLeft w:val="547"/>
          <w:marRight w:val="0"/>
          <w:marTop w:val="120"/>
          <w:marBottom w:val="0"/>
          <w:divBdr>
            <w:top w:val="none" w:sz="0" w:space="0" w:color="auto"/>
            <w:left w:val="none" w:sz="0" w:space="0" w:color="auto"/>
            <w:bottom w:val="none" w:sz="0" w:space="0" w:color="auto"/>
            <w:right w:val="none" w:sz="0" w:space="0" w:color="auto"/>
          </w:divBdr>
        </w:div>
        <w:div w:id="402266218">
          <w:marLeft w:val="1166"/>
          <w:marRight w:val="0"/>
          <w:marTop w:val="106"/>
          <w:marBottom w:val="0"/>
          <w:divBdr>
            <w:top w:val="none" w:sz="0" w:space="0" w:color="auto"/>
            <w:left w:val="none" w:sz="0" w:space="0" w:color="auto"/>
            <w:bottom w:val="none" w:sz="0" w:space="0" w:color="auto"/>
            <w:right w:val="none" w:sz="0" w:space="0" w:color="auto"/>
          </w:divBdr>
        </w:div>
        <w:div w:id="668991600">
          <w:marLeft w:val="547"/>
          <w:marRight w:val="0"/>
          <w:marTop w:val="120"/>
          <w:marBottom w:val="0"/>
          <w:divBdr>
            <w:top w:val="none" w:sz="0" w:space="0" w:color="auto"/>
            <w:left w:val="none" w:sz="0" w:space="0" w:color="auto"/>
            <w:bottom w:val="none" w:sz="0" w:space="0" w:color="auto"/>
            <w:right w:val="none" w:sz="0" w:space="0" w:color="auto"/>
          </w:divBdr>
        </w:div>
        <w:div w:id="825819806">
          <w:marLeft w:val="1166"/>
          <w:marRight w:val="0"/>
          <w:marTop w:val="106"/>
          <w:marBottom w:val="0"/>
          <w:divBdr>
            <w:top w:val="none" w:sz="0" w:space="0" w:color="auto"/>
            <w:left w:val="none" w:sz="0" w:space="0" w:color="auto"/>
            <w:bottom w:val="none" w:sz="0" w:space="0" w:color="auto"/>
            <w:right w:val="none" w:sz="0" w:space="0" w:color="auto"/>
          </w:divBdr>
        </w:div>
        <w:div w:id="1053237091">
          <w:marLeft w:val="1166"/>
          <w:marRight w:val="0"/>
          <w:marTop w:val="106"/>
          <w:marBottom w:val="0"/>
          <w:divBdr>
            <w:top w:val="none" w:sz="0" w:space="0" w:color="auto"/>
            <w:left w:val="none" w:sz="0" w:space="0" w:color="auto"/>
            <w:bottom w:val="none" w:sz="0" w:space="0" w:color="auto"/>
            <w:right w:val="none" w:sz="0" w:space="0" w:color="auto"/>
          </w:divBdr>
        </w:div>
        <w:div w:id="2015105523">
          <w:marLeft w:val="1166"/>
          <w:marRight w:val="0"/>
          <w:marTop w:val="106"/>
          <w:marBottom w:val="0"/>
          <w:divBdr>
            <w:top w:val="none" w:sz="0" w:space="0" w:color="auto"/>
            <w:left w:val="none" w:sz="0" w:space="0" w:color="auto"/>
            <w:bottom w:val="none" w:sz="0" w:space="0" w:color="auto"/>
            <w:right w:val="none" w:sz="0" w:space="0" w:color="auto"/>
          </w:divBdr>
        </w:div>
      </w:divsChild>
    </w:div>
    <w:div w:id="613291086">
      <w:bodyDiv w:val="1"/>
      <w:marLeft w:val="0"/>
      <w:marRight w:val="0"/>
      <w:marTop w:val="0"/>
      <w:marBottom w:val="0"/>
      <w:divBdr>
        <w:top w:val="none" w:sz="0" w:space="0" w:color="auto"/>
        <w:left w:val="none" w:sz="0" w:space="0" w:color="auto"/>
        <w:bottom w:val="none" w:sz="0" w:space="0" w:color="auto"/>
        <w:right w:val="none" w:sz="0" w:space="0" w:color="auto"/>
      </w:divBdr>
    </w:div>
    <w:div w:id="613367805">
      <w:bodyDiv w:val="1"/>
      <w:marLeft w:val="0"/>
      <w:marRight w:val="0"/>
      <w:marTop w:val="0"/>
      <w:marBottom w:val="0"/>
      <w:divBdr>
        <w:top w:val="none" w:sz="0" w:space="0" w:color="auto"/>
        <w:left w:val="none" w:sz="0" w:space="0" w:color="auto"/>
        <w:bottom w:val="none" w:sz="0" w:space="0" w:color="auto"/>
        <w:right w:val="none" w:sz="0" w:space="0" w:color="auto"/>
      </w:divBdr>
      <w:divsChild>
        <w:div w:id="412900876">
          <w:marLeft w:val="0"/>
          <w:marRight w:val="0"/>
          <w:marTop w:val="0"/>
          <w:marBottom w:val="0"/>
          <w:divBdr>
            <w:top w:val="none" w:sz="0" w:space="0" w:color="auto"/>
            <w:left w:val="none" w:sz="0" w:space="0" w:color="auto"/>
            <w:bottom w:val="none" w:sz="0" w:space="0" w:color="auto"/>
            <w:right w:val="none" w:sz="0" w:space="0" w:color="auto"/>
          </w:divBdr>
          <w:divsChild>
            <w:div w:id="3478538">
              <w:marLeft w:val="0"/>
              <w:marRight w:val="0"/>
              <w:marTop w:val="0"/>
              <w:marBottom w:val="0"/>
              <w:divBdr>
                <w:top w:val="none" w:sz="0" w:space="0" w:color="auto"/>
                <w:left w:val="none" w:sz="0" w:space="0" w:color="auto"/>
                <w:bottom w:val="none" w:sz="0" w:space="0" w:color="auto"/>
                <w:right w:val="none" w:sz="0" w:space="0" w:color="auto"/>
              </w:divBdr>
            </w:div>
            <w:div w:id="1173103103">
              <w:marLeft w:val="0"/>
              <w:marRight w:val="0"/>
              <w:marTop w:val="0"/>
              <w:marBottom w:val="0"/>
              <w:divBdr>
                <w:top w:val="none" w:sz="0" w:space="0" w:color="auto"/>
                <w:left w:val="none" w:sz="0" w:space="0" w:color="auto"/>
                <w:bottom w:val="none" w:sz="0" w:space="0" w:color="auto"/>
                <w:right w:val="none" w:sz="0" w:space="0" w:color="auto"/>
              </w:divBdr>
            </w:div>
            <w:div w:id="1425685732">
              <w:marLeft w:val="0"/>
              <w:marRight w:val="0"/>
              <w:marTop w:val="0"/>
              <w:marBottom w:val="0"/>
              <w:divBdr>
                <w:top w:val="none" w:sz="0" w:space="0" w:color="auto"/>
                <w:left w:val="none" w:sz="0" w:space="0" w:color="auto"/>
                <w:bottom w:val="none" w:sz="0" w:space="0" w:color="auto"/>
                <w:right w:val="none" w:sz="0" w:space="0" w:color="auto"/>
              </w:divBdr>
            </w:div>
            <w:div w:id="160229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018986">
      <w:bodyDiv w:val="1"/>
      <w:marLeft w:val="0"/>
      <w:marRight w:val="0"/>
      <w:marTop w:val="0"/>
      <w:marBottom w:val="0"/>
      <w:divBdr>
        <w:top w:val="none" w:sz="0" w:space="0" w:color="auto"/>
        <w:left w:val="none" w:sz="0" w:space="0" w:color="auto"/>
        <w:bottom w:val="none" w:sz="0" w:space="0" w:color="auto"/>
        <w:right w:val="none" w:sz="0" w:space="0" w:color="auto"/>
      </w:divBdr>
      <w:divsChild>
        <w:div w:id="1172254754">
          <w:marLeft w:val="0"/>
          <w:marRight w:val="0"/>
          <w:marTop w:val="0"/>
          <w:marBottom w:val="0"/>
          <w:divBdr>
            <w:top w:val="none" w:sz="0" w:space="0" w:color="auto"/>
            <w:left w:val="none" w:sz="0" w:space="0" w:color="auto"/>
            <w:bottom w:val="none" w:sz="0" w:space="0" w:color="auto"/>
            <w:right w:val="none" w:sz="0" w:space="0" w:color="auto"/>
          </w:divBdr>
          <w:divsChild>
            <w:div w:id="38749367">
              <w:marLeft w:val="0"/>
              <w:marRight w:val="0"/>
              <w:marTop w:val="0"/>
              <w:marBottom w:val="0"/>
              <w:divBdr>
                <w:top w:val="none" w:sz="0" w:space="0" w:color="auto"/>
                <w:left w:val="none" w:sz="0" w:space="0" w:color="auto"/>
                <w:bottom w:val="none" w:sz="0" w:space="0" w:color="auto"/>
                <w:right w:val="none" w:sz="0" w:space="0" w:color="auto"/>
              </w:divBdr>
            </w:div>
            <w:div w:id="88187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606594">
      <w:bodyDiv w:val="1"/>
      <w:marLeft w:val="0"/>
      <w:marRight w:val="0"/>
      <w:marTop w:val="0"/>
      <w:marBottom w:val="0"/>
      <w:divBdr>
        <w:top w:val="none" w:sz="0" w:space="0" w:color="auto"/>
        <w:left w:val="none" w:sz="0" w:space="0" w:color="auto"/>
        <w:bottom w:val="none" w:sz="0" w:space="0" w:color="auto"/>
        <w:right w:val="none" w:sz="0" w:space="0" w:color="auto"/>
      </w:divBdr>
    </w:div>
    <w:div w:id="615864989">
      <w:bodyDiv w:val="1"/>
      <w:marLeft w:val="0"/>
      <w:marRight w:val="0"/>
      <w:marTop w:val="0"/>
      <w:marBottom w:val="0"/>
      <w:divBdr>
        <w:top w:val="none" w:sz="0" w:space="0" w:color="auto"/>
        <w:left w:val="none" w:sz="0" w:space="0" w:color="auto"/>
        <w:bottom w:val="none" w:sz="0" w:space="0" w:color="auto"/>
        <w:right w:val="none" w:sz="0" w:space="0" w:color="auto"/>
      </w:divBdr>
    </w:div>
    <w:div w:id="616831332">
      <w:bodyDiv w:val="1"/>
      <w:marLeft w:val="0"/>
      <w:marRight w:val="0"/>
      <w:marTop w:val="0"/>
      <w:marBottom w:val="0"/>
      <w:divBdr>
        <w:top w:val="none" w:sz="0" w:space="0" w:color="auto"/>
        <w:left w:val="none" w:sz="0" w:space="0" w:color="auto"/>
        <w:bottom w:val="none" w:sz="0" w:space="0" w:color="auto"/>
        <w:right w:val="none" w:sz="0" w:space="0" w:color="auto"/>
      </w:divBdr>
    </w:div>
    <w:div w:id="617177292">
      <w:bodyDiv w:val="1"/>
      <w:marLeft w:val="0"/>
      <w:marRight w:val="0"/>
      <w:marTop w:val="0"/>
      <w:marBottom w:val="0"/>
      <w:divBdr>
        <w:top w:val="none" w:sz="0" w:space="0" w:color="auto"/>
        <w:left w:val="none" w:sz="0" w:space="0" w:color="auto"/>
        <w:bottom w:val="none" w:sz="0" w:space="0" w:color="auto"/>
        <w:right w:val="none" w:sz="0" w:space="0" w:color="auto"/>
      </w:divBdr>
    </w:div>
    <w:div w:id="617179089">
      <w:bodyDiv w:val="1"/>
      <w:marLeft w:val="0"/>
      <w:marRight w:val="0"/>
      <w:marTop w:val="0"/>
      <w:marBottom w:val="0"/>
      <w:divBdr>
        <w:top w:val="none" w:sz="0" w:space="0" w:color="auto"/>
        <w:left w:val="none" w:sz="0" w:space="0" w:color="auto"/>
        <w:bottom w:val="none" w:sz="0" w:space="0" w:color="auto"/>
        <w:right w:val="none" w:sz="0" w:space="0" w:color="auto"/>
      </w:divBdr>
    </w:div>
    <w:div w:id="617445351">
      <w:bodyDiv w:val="1"/>
      <w:marLeft w:val="0"/>
      <w:marRight w:val="0"/>
      <w:marTop w:val="0"/>
      <w:marBottom w:val="0"/>
      <w:divBdr>
        <w:top w:val="none" w:sz="0" w:space="0" w:color="auto"/>
        <w:left w:val="none" w:sz="0" w:space="0" w:color="auto"/>
        <w:bottom w:val="none" w:sz="0" w:space="0" w:color="auto"/>
        <w:right w:val="none" w:sz="0" w:space="0" w:color="auto"/>
      </w:divBdr>
    </w:div>
    <w:div w:id="618688369">
      <w:bodyDiv w:val="1"/>
      <w:marLeft w:val="0"/>
      <w:marRight w:val="0"/>
      <w:marTop w:val="0"/>
      <w:marBottom w:val="0"/>
      <w:divBdr>
        <w:top w:val="none" w:sz="0" w:space="0" w:color="auto"/>
        <w:left w:val="none" w:sz="0" w:space="0" w:color="auto"/>
        <w:bottom w:val="none" w:sz="0" w:space="0" w:color="auto"/>
        <w:right w:val="none" w:sz="0" w:space="0" w:color="auto"/>
      </w:divBdr>
    </w:div>
    <w:div w:id="618993425">
      <w:bodyDiv w:val="1"/>
      <w:marLeft w:val="0"/>
      <w:marRight w:val="0"/>
      <w:marTop w:val="0"/>
      <w:marBottom w:val="0"/>
      <w:divBdr>
        <w:top w:val="none" w:sz="0" w:space="0" w:color="auto"/>
        <w:left w:val="none" w:sz="0" w:space="0" w:color="auto"/>
        <w:bottom w:val="none" w:sz="0" w:space="0" w:color="auto"/>
        <w:right w:val="none" w:sz="0" w:space="0" w:color="auto"/>
      </w:divBdr>
      <w:divsChild>
        <w:div w:id="1878083880">
          <w:marLeft w:val="547"/>
          <w:marRight w:val="0"/>
          <w:marTop w:val="134"/>
          <w:marBottom w:val="0"/>
          <w:divBdr>
            <w:top w:val="none" w:sz="0" w:space="0" w:color="auto"/>
            <w:left w:val="none" w:sz="0" w:space="0" w:color="auto"/>
            <w:bottom w:val="none" w:sz="0" w:space="0" w:color="auto"/>
            <w:right w:val="none" w:sz="0" w:space="0" w:color="auto"/>
          </w:divBdr>
        </w:div>
      </w:divsChild>
    </w:div>
    <w:div w:id="620110273">
      <w:bodyDiv w:val="1"/>
      <w:marLeft w:val="0"/>
      <w:marRight w:val="0"/>
      <w:marTop w:val="0"/>
      <w:marBottom w:val="0"/>
      <w:divBdr>
        <w:top w:val="none" w:sz="0" w:space="0" w:color="auto"/>
        <w:left w:val="none" w:sz="0" w:space="0" w:color="auto"/>
        <w:bottom w:val="none" w:sz="0" w:space="0" w:color="auto"/>
        <w:right w:val="none" w:sz="0" w:space="0" w:color="auto"/>
      </w:divBdr>
    </w:div>
    <w:div w:id="621376459">
      <w:bodyDiv w:val="1"/>
      <w:marLeft w:val="0"/>
      <w:marRight w:val="0"/>
      <w:marTop w:val="0"/>
      <w:marBottom w:val="0"/>
      <w:divBdr>
        <w:top w:val="none" w:sz="0" w:space="0" w:color="auto"/>
        <w:left w:val="none" w:sz="0" w:space="0" w:color="auto"/>
        <w:bottom w:val="none" w:sz="0" w:space="0" w:color="auto"/>
        <w:right w:val="none" w:sz="0" w:space="0" w:color="auto"/>
      </w:divBdr>
    </w:div>
    <w:div w:id="621426272">
      <w:bodyDiv w:val="1"/>
      <w:marLeft w:val="0"/>
      <w:marRight w:val="0"/>
      <w:marTop w:val="0"/>
      <w:marBottom w:val="0"/>
      <w:divBdr>
        <w:top w:val="none" w:sz="0" w:space="0" w:color="auto"/>
        <w:left w:val="none" w:sz="0" w:space="0" w:color="auto"/>
        <w:bottom w:val="none" w:sz="0" w:space="0" w:color="auto"/>
        <w:right w:val="none" w:sz="0" w:space="0" w:color="auto"/>
      </w:divBdr>
    </w:div>
    <w:div w:id="621808935">
      <w:bodyDiv w:val="1"/>
      <w:marLeft w:val="0"/>
      <w:marRight w:val="0"/>
      <w:marTop w:val="0"/>
      <w:marBottom w:val="0"/>
      <w:divBdr>
        <w:top w:val="none" w:sz="0" w:space="0" w:color="auto"/>
        <w:left w:val="none" w:sz="0" w:space="0" w:color="auto"/>
        <w:bottom w:val="none" w:sz="0" w:space="0" w:color="auto"/>
        <w:right w:val="none" w:sz="0" w:space="0" w:color="auto"/>
      </w:divBdr>
    </w:div>
    <w:div w:id="621963566">
      <w:bodyDiv w:val="1"/>
      <w:marLeft w:val="0"/>
      <w:marRight w:val="0"/>
      <w:marTop w:val="0"/>
      <w:marBottom w:val="0"/>
      <w:divBdr>
        <w:top w:val="none" w:sz="0" w:space="0" w:color="auto"/>
        <w:left w:val="none" w:sz="0" w:space="0" w:color="auto"/>
        <w:bottom w:val="none" w:sz="0" w:space="0" w:color="auto"/>
        <w:right w:val="none" w:sz="0" w:space="0" w:color="auto"/>
      </w:divBdr>
    </w:div>
    <w:div w:id="622922309">
      <w:bodyDiv w:val="1"/>
      <w:marLeft w:val="0"/>
      <w:marRight w:val="0"/>
      <w:marTop w:val="0"/>
      <w:marBottom w:val="0"/>
      <w:divBdr>
        <w:top w:val="none" w:sz="0" w:space="0" w:color="auto"/>
        <w:left w:val="none" w:sz="0" w:space="0" w:color="auto"/>
        <w:bottom w:val="none" w:sz="0" w:space="0" w:color="auto"/>
        <w:right w:val="none" w:sz="0" w:space="0" w:color="auto"/>
      </w:divBdr>
      <w:divsChild>
        <w:div w:id="1144660512">
          <w:marLeft w:val="1080"/>
          <w:marRight w:val="0"/>
          <w:marTop w:val="100"/>
          <w:marBottom w:val="0"/>
          <w:divBdr>
            <w:top w:val="none" w:sz="0" w:space="0" w:color="auto"/>
            <w:left w:val="none" w:sz="0" w:space="0" w:color="auto"/>
            <w:bottom w:val="none" w:sz="0" w:space="0" w:color="auto"/>
            <w:right w:val="none" w:sz="0" w:space="0" w:color="auto"/>
          </w:divBdr>
        </w:div>
        <w:div w:id="1162504657">
          <w:marLeft w:val="360"/>
          <w:marRight w:val="0"/>
          <w:marTop w:val="200"/>
          <w:marBottom w:val="0"/>
          <w:divBdr>
            <w:top w:val="none" w:sz="0" w:space="0" w:color="auto"/>
            <w:left w:val="none" w:sz="0" w:space="0" w:color="auto"/>
            <w:bottom w:val="none" w:sz="0" w:space="0" w:color="auto"/>
            <w:right w:val="none" w:sz="0" w:space="0" w:color="auto"/>
          </w:divBdr>
        </w:div>
        <w:div w:id="1638074581">
          <w:marLeft w:val="360"/>
          <w:marRight w:val="0"/>
          <w:marTop w:val="200"/>
          <w:marBottom w:val="0"/>
          <w:divBdr>
            <w:top w:val="none" w:sz="0" w:space="0" w:color="auto"/>
            <w:left w:val="none" w:sz="0" w:space="0" w:color="auto"/>
            <w:bottom w:val="none" w:sz="0" w:space="0" w:color="auto"/>
            <w:right w:val="none" w:sz="0" w:space="0" w:color="auto"/>
          </w:divBdr>
        </w:div>
      </w:divsChild>
    </w:div>
    <w:div w:id="623194441">
      <w:bodyDiv w:val="1"/>
      <w:marLeft w:val="0"/>
      <w:marRight w:val="0"/>
      <w:marTop w:val="0"/>
      <w:marBottom w:val="0"/>
      <w:divBdr>
        <w:top w:val="none" w:sz="0" w:space="0" w:color="auto"/>
        <w:left w:val="none" w:sz="0" w:space="0" w:color="auto"/>
        <w:bottom w:val="none" w:sz="0" w:space="0" w:color="auto"/>
        <w:right w:val="none" w:sz="0" w:space="0" w:color="auto"/>
      </w:divBdr>
    </w:div>
    <w:div w:id="623275231">
      <w:bodyDiv w:val="1"/>
      <w:marLeft w:val="0"/>
      <w:marRight w:val="0"/>
      <w:marTop w:val="0"/>
      <w:marBottom w:val="0"/>
      <w:divBdr>
        <w:top w:val="none" w:sz="0" w:space="0" w:color="auto"/>
        <w:left w:val="none" w:sz="0" w:space="0" w:color="auto"/>
        <w:bottom w:val="none" w:sz="0" w:space="0" w:color="auto"/>
        <w:right w:val="none" w:sz="0" w:space="0" w:color="auto"/>
      </w:divBdr>
    </w:div>
    <w:div w:id="623654083">
      <w:bodyDiv w:val="1"/>
      <w:marLeft w:val="0"/>
      <w:marRight w:val="0"/>
      <w:marTop w:val="0"/>
      <w:marBottom w:val="0"/>
      <w:divBdr>
        <w:top w:val="none" w:sz="0" w:space="0" w:color="auto"/>
        <w:left w:val="none" w:sz="0" w:space="0" w:color="auto"/>
        <w:bottom w:val="none" w:sz="0" w:space="0" w:color="auto"/>
        <w:right w:val="none" w:sz="0" w:space="0" w:color="auto"/>
      </w:divBdr>
    </w:div>
    <w:div w:id="623968925">
      <w:bodyDiv w:val="1"/>
      <w:marLeft w:val="0"/>
      <w:marRight w:val="0"/>
      <w:marTop w:val="0"/>
      <w:marBottom w:val="0"/>
      <w:divBdr>
        <w:top w:val="none" w:sz="0" w:space="0" w:color="auto"/>
        <w:left w:val="none" w:sz="0" w:space="0" w:color="auto"/>
        <w:bottom w:val="none" w:sz="0" w:space="0" w:color="auto"/>
        <w:right w:val="none" w:sz="0" w:space="0" w:color="auto"/>
      </w:divBdr>
      <w:divsChild>
        <w:div w:id="70280488">
          <w:marLeft w:val="1166"/>
          <w:marRight w:val="0"/>
          <w:marTop w:val="115"/>
          <w:marBottom w:val="0"/>
          <w:divBdr>
            <w:top w:val="none" w:sz="0" w:space="0" w:color="auto"/>
            <w:left w:val="none" w:sz="0" w:space="0" w:color="auto"/>
            <w:bottom w:val="none" w:sz="0" w:space="0" w:color="auto"/>
            <w:right w:val="none" w:sz="0" w:space="0" w:color="auto"/>
          </w:divBdr>
        </w:div>
        <w:div w:id="227570114">
          <w:marLeft w:val="547"/>
          <w:marRight w:val="0"/>
          <w:marTop w:val="115"/>
          <w:marBottom w:val="0"/>
          <w:divBdr>
            <w:top w:val="none" w:sz="0" w:space="0" w:color="auto"/>
            <w:left w:val="none" w:sz="0" w:space="0" w:color="auto"/>
            <w:bottom w:val="none" w:sz="0" w:space="0" w:color="auto"/>
            <w:right w:val="none" w:sz="0" w:space="0" w:color="auto"/>
          </w:divBdr>
        </w:div>
        <w:div w:id="476651578">
          <w:marLeft w:val="1800"/>
          <w:marRight w:val="0"/>
          <w:marTop w:val="67"/>
          <w:marBottom w:val="0"/>
          <w:divBdr>
            <w:top w:val="none" w:sz="0" w:space="0" w:color="auto"/>
            <w:left w:val="none" w:sz="0" w:space="0" w:color="auto"/>
            <w:bottom w:val="none" w:sz="0" w:space="0" w:color="auto"/>
            <w:right w:val="none" w:sz="0" w:space="0" w:color="auto"/>
          </w:divBdr>
        </w:div>
        <w:div w:id="559832638">
          <w:marLeft w:val="1166"/>
          <w:marRight w:val="0"/>
          <w:marTop w:val="115"/>
          <w:marBottom w:val="0"/>
          <w:divBdr>
            <w:top w:val="none" w:sz="0" w:space="0" w:color="auto"/>
            <w:left w:val="none" w:sz="0" w:space="0" w:color="auto"/>
            <w:bottom w:val="none" w:sz="0" w:space="0" w:color="auto"/>
            <w:right w:val="none" w:sz="0" w:space="0" w:color="auto"/>
          </w:divBdr>
        </w:div>
        <w:div w:id="601451813">
          <w:marLeft w:val="1166"/>
          <w:marRight w:val="0"/>
          <w:marTop w:val="115"/>
          <w:marBottom w:val="0"/>
          <w:divBdr>
            <w:top w:val="none" w:sz="0" w:space="0" w:color="auto"/>
            <w:left w:val="none" w:sz="0" w:space="0" w:color="auto"/>
            <w:bottom w:val="none" w:sz="0" w:space="0" w:color="auto"/>
            <w:right w:val="none" w:sz="0" w:space="0" w:color="auto"/>
          </w:divBdr>
        </w:div>
        <w:div w:id="934287024">
          <w:marLeft w:val="1166"/>
          <w:marRight w:val="0"/>
          <w:marTop w:val="115"/>
          <w:marBottom w:val="0"/>
          <w:divBdr>
            <w:top w:val="none" w:sz="0" w:space="0" w:color="auto"/>
            <w:left w:val="none" w:sz="0" w:space="0" w:color="auto"/>
            <w:bottom w:val="none" w:sz="0" w:space="0" w:color="auto"/>
            <w:right w:val="none" w:sz="0" w:space="0" w:color="auto"/>
          </w:divBdr>
        </w:div>
        <w:div w:id="1378968747">
          <w:marLeft w:val="1800"/>
          <w:marRight w:val="0"/>
          <w:marTop w:val="67"/>
          <w:marBottom w:val="0"/>
          <w:divBdr>
            <w:top w:val="none" w:sz="0" w:space="0" w:color="auto"/>
            <w:left w:val="none" w:sz="0" w:space="0" w:color="auto"/>
            <w:bottom w:val="none" w:sz="0" w:space="0" w:color="auto"/>
            <w:right w:val="none" w:sz="0" w:space="0" w:color="auto"/>
          </w:divBdr>
        </w:div>
        <w:div w:id="1791902058">
          <w:marLeft w:val="547"/>
          <w:marRight w:val="0"/>
          <w:marTop w:val="115"/>
          <w:marBottom w:val="0"/>
          <w:divBdr>
            <w:top w:val="none" w:sz="0" w:space="0" w:color="auto"/>
            <w:left w:val="none" w:sz="0" w:space="0" w:color="auto"/>
            <w:bottom w:val="none" w:sz="0" w:space="0" w:color="auto"/>
            <w:right w:val="none" w:sz="0" w:space="0" w:color="auto"/>
          </w:divBdr>
        </w:div>
        <w:div w:id="2018462858">
          <w:marLeft w:val="1800"/>
          <w:marRight w:val="0"/>
          <w:marTop w:val="67"/>
          <w:marBottom w:val="0"/>
          <w:divBdr>
            <w:top w:val="none" w:sz="0" w:space="0" w:color="auto"/>
            <w:left w:val="none" w:sz="0" w:space="0" w:color="auto"/>
            <w:bottom w:val="none" w:sz="0" w:space="0" w:color="auto"/>
            <w:right w:val="none" w:sz="0" w:space="0" w:color="auto"/>
          </w:divBdr>
        </w:div>
      </w:divsChild>
    </w:div>
    <w:div w:id="624581675">
      <w:bodyDiv w:val="1"/>
      <w:marLeft w:val="0"/>
      <w:marRight w:val="0"/>
      <w:marTop w:val="0"/>
      <w:marBottom w:val="0"/>
      <w:divBdr>
        <w:top w:val="none" w:sz="0" w:space="0" w:color="auto"/>
        <w:left w:val="none" w:sz="0" w:space="0" w:color="auto"/>
        <w:bottom w:val="none" w:sz="0" w:space="0" w:color="auto"/>
        <w:right w:val="none" w:sz="0" w:space="0" w:color="auto"/>
      </w:divBdr>
    </w:div>
    <w:div w:id="624963733">
      <w:bodyDiv w:val="1"/>
      <w:marLeft w:val="0"/>
      <w:marRight w:val="0"/>
      <w:marTop w:val="0"/>
      <w:marBottom w:val="0"/>
      <w:divBdr>
        <w:top w:val="none" w:sz="0" w:space="0" w:color="auto"/>
        <w:left w:val="none" w:sz="0" w:space="0" w:color="auto"/>
        <w:bottom w:val="none" w:sz="0" w:space="0" w:color="auto"/>
        <w:right w:val="none" w:sz="0" w:space="0" w:color="auto"/>
      </w:divBdr>
    </w:div>
    <w:div w:id="626010605">
      <w:bodyDiv w:val="1"/>
      <w:marLeft w:val="0"/>
      <w:marRight w:val="0"/>
      <w:marTop w:val="0"/>
      <w:marBottom w:val="0"/>
      <w:divBdr>
        <w:top w:val="none" w:sz="0" w:space="0" w:color="auto"/>
        <w:left w:val="none" w:sz="0" w:space="0" w:color="auto"/>
        <w:bottom w:val="none" w:sz="0" w:space="0" w:color="auto"/>
        <w:right w:val="none" w:sz="0" w:space="0" w:color="auto"/>
      </w:divBdr>
    </w:div>
    <w:div w:id="627009617">
      <w:bodyDiv w:val="1"/>
      <w:marLeft w:val="0"/>
      <w:marRight w:val="0"/>
      <w:marTop w:val="0"/>
      <w:marBottom w:val="0"/>
      <w:divBdr>
        <w:top w:val="none" w:sz="0" w:space="0" w:color="auto"/>
        <w:left w:val="none" w:sz="0" w:space="0" w:color="auto"/>
        <w:bottom w:val="none" w:sz="0" w:space="0" w:color="auto"/>
        <w:right w:val="none" w:sz="0" w:space="0" w:color="auto"/>
      </w:divBdr>
      <w:divsChild>
        <w:div w:id="206336799">
          <w:marLeft w:val="547"/>
          <w:marRight w:val="0"/>
          <w:marTop w:val="154"/>
          <w:marBottom w:val="0"/>
          <w:divBdr>
            <w:top w:val="none" w:sz="0" w:space="0" w:color="auto"/>
            <w:left w:val="none" w:sz="0" w:space="0" w:color="auto"/>
            <w:bottom w:val="none" w:sz="0" w:space="0" w:color="auto"/>
            <w:right w:val="none" w:sz="0" w:space="0" w:color="auto"/>
          </w:divBdr>
        </w:div>
      </w:divsChild>
    </w:div>
    <w:div w:id="629240975">
      <w:bodyDiv w:val="1"/>
      <w:marLeft w:val="0"/>
      <w:marRight w:val="0"/>
      <w:marTop w:val="0"/>
      <w:marBottom w:val="0"/>
      <w:divBdr>
        <w:top w:val="none" w:sz="0" w:space="0" w:color="auto"/>
        <w:left w:val="none" w:sz="0" w:space="0" w:color="auto"/>
        <w:bottom w:val="none" w:sz="0" w:space="0" w:color="auto"/>
        <w:right w:val="none" w:sz="0" w:space="0" w:color="auto"/>
      </w:divBdr>
      <w:divsChild>
        <w:div w:id="39478409">
          <w:marLeft w:val="1166"/>
          <w:marRight w:val="0"/>
          <w:marTop w:val="134"/>
          <w:marBottom w:val="0"/>
          <w:divBdr>
            <w:top w:val="none" w:sz="0" w:space="0" w:color="auto"/>
            <w:left w:val="none" w:sz="0" w:space="0" w:color="auto"/>
            <w:bottom w:val="none" w:sz="0" w:space="0" w:color="auto"/>
            <w:right w:val="none" w:sz="0" w:space="0" w:color="auto"/>
          </w:divBdr>
        </w:div>
        <w:div w:id="312149504">
          <w:marLeft w:val="1800"/>
          <w:marRight w:val="0"/>
          <w:marTop w:val="115"/>
          <w:marBottom w:val="0"/>
          <w:divBdr>
            <w:top w:val="none" w:sz="0" w:space="0" w:color="auto"/>
            <w:left w:val="none" w:sz="0" w:space="0" w:color="auto"/>
            <w:bottom w:val="none" w:sz="0" w:space="0" w:color="auto"/>
            <w:right w:val="none" w:sz="0" w:space="0" w:color="auto"/>
          </w:divBdr>
        </w:div>
        <w:div w:id="699286140">
          <w:marLeft w:val="1166"/>
          <w:marRight w:val="0"/>
          <w:marTop w:val="134"/>
          <w:marBottom w:val="0"/>
          <w:divBdr>
            <w:top w:val="none" w:sz="0" w:space="0" w:color="auto"/>
            <w:left w:val="none" w:sz="0" w:space="0" w:color="auto"/>
            <w:bottom w:val="none" w:sz="0" w:space="0" w:color="auto"/>
            <w:right w:val="none" w:sz="0" w:space="0" w:color="auto"/>
          </w:divBdr>
        </w:div>
        <w:div w:id="797190492">
          <w:marLeft w:val="1166"/>
          <w:marRight w:val="0"/>
          <w:marTop w:val="134"/>
          <w:marBottom w:val="0"/>
          <w:divBdr>
            <w:top w:val="none" w:sz="0" w:space="0" w:color="auto"/>
            <w:left w:val="none" w:sz="0" w:space="0" w:color="auto"/>
            <w:bottom w:val="none" w:sz="0" w:space="0" w:color="auto"/>
            <w:right w:val="none" w:sz="0" w:space="0" w:color="auto"/>
          </w:divBdr>
        </w:div>
        <w:div w:id="1179320514">
          <w:marLeft w:val="1166"/>
          <w:marRight w:val="0"/>
          <w:marTop w:val="134"/>
          <w:marBottom w:val="0"/>
          <w:divBdr>
            <w:top w:val="none" w:sz="0" w:space="0" w:color="auto"/>
            <w:left w:val="none" w:sz="0" w:space="0" w:color="auto"/>
            <w:bottom w:val="none" w:sz="0" w:space="0" w:color="auto"/>
            <w:right w:val="none" w:sz="0" w:space="0" w:color="auto"/>
          </w:divBdr>
        </w:div>
        <w:div w:id="1182820206">
          <w:marLeft w:val="547"/>
          <w:marRight w:val="0"/>
          <w:marTop w:val="154"/>
          <w:marBottom w:val="0"/>
          <w:divBdr>
            <w:top w:val="none" w:sz="0" w:space="0" w:color="auto"/>
            <w:left w:val="none" w:sz="0" w:space="0" w:color="auto"/>
            <w:bottom w:val="none" w:sz="0" w:space="0" w:color="auto"/>
            <w:right w:val="none" w:sz="0" w:space="0" w:color="auto"/>
          </w:divBdr>
        </w:div>
      </w:divsChild>
    </w:div>
    <w:div w:id="629434941">
      <w:bodyDiv w:val="1"/>
      <w:marLeft w:val="0"/>
      <w:marRight w:val="0"/>
      <w:marTop w:val="0"/>
      <w:marBottom w:val="0"/>
      <w:divBdr>
        <w:top w:val="none" w:sz="0" w:space="0" w:color="auto"/>
        <w:left w:val="none" w:sz="0" w:space="0" w:color="auto"/>
        <w:bottom w:val="none" w:sz="0" w:space="0" w:color="auto"/>
        <w:right w:val="none" w:sz="0" w:space="0" w:color="auto"/>
      </w:divBdr>
    </w:div>
    <w:div w:id="630326876">
      <w:bodyDiv w:val="1"/>
      <w:marLeft w:val="0"/>
      <w:marRight w:val="0"/>
      <w:marTop w:val="0"/>
      <w:marBottom w:val="0"/>
      <w:divBdr>
        <w:top w:val="none" w:sz="0" w:space="0" w:color="auto"/>
        <w:left w:val="none" w:sz="0" w:space="0" w:color="auto"/>
        <w:bottom w:val="none" w:sz="0" w:space="0" w:color="auto"/>
        <w:right w:val="none" w:sz="0" w:space="0" w:color="auto"/>
      </w:divBdr>
    </w:div>
    <w:div w:id="630522999">
      <w:bodyDiv w:val="1"/>
      <w:marLeft w:val="0"/>
      <w:marRight w:val="0"/>
      <w:marTop w:val="0"/>
      <w:marBottom w:val="0"/>
      <w:divBdr>
        <w:top w:val="none" w:sz="0" w:space="0" w:color="auto"/>
        <w:left w:val="none" w:sz="0" w:space="0" w:color="auto"/>
        <w:bottom w:val="none" w:sz="0" w:space="0" w:color="auto"/>
        <w:right w:val="none" w:sz="0" w:space="0" w:color="auto"/>
      </w:divBdr>
    </w:div>
    <w:div w:id="631863445">
      <w:bodyDiv w:val="1"/>
      <w:marLeft w:val="0"/>
      <w:marRight w:val="0"/>
      <w:marTop w:val="0"/>
      <w:marBottom w:val="0"/>
      <w:divBdr>
        <w:top w:val="none" w:sz="0" w:space="0" w:color="auto"/>
        <w:left w:val="none" w:sz="0" w:space="0" w:color="auto"/>
        <w:bottom w:val="none" w:sz="0" w:space="0" w:color="auto"/>
        <w:right w:val="none" w:sz="0" w:space="0" w:color="auto"/>
      </w:divBdr>
      <w:divsChild>
        <w:div w:id="93523859">
          <w:marLeft w:val="547"/>
          <w:marRight w:val="0"/>
          <w:marTop w:val="115"/>
          <w:marBottom w:val="0"/>
          <w:divBdr>
            <w:top w:val="none" w:sz="0" w:space="0" w:color="auto"/>
            <w:left w:val="none" w:sz="0" w:space="0" w:color="auto"/>
            <w:bottom w:val="none" w:sz="0" w:space="0" w:color="auto"/>
            <w:right w:val="none" w:sz="0" w:space="0" w:color="auto"/>
          </w:divBdr>
        </w:div>
        <w:div w:id="556665197">
          <w:marLeft w:val="547"/>
          <w:marRight w:val="0"/>
          <w:marTop w:val="115"/>
          <w:marBottom w:val="0"/>
          <w:divBdr>
            <w:top w:val="none" w:sz="0" w:space="0" w:color="auto"/>
            <w:left w:val="none" w:sz="0" w:space="0" w:color="auto"/>
            <w:bottom w:val="none" w:sz="0" w:space="0" w:color="auto"/>
            <w:right w:val="none" w:sz="0" w:space="0" w:color="auto"/>
          </w:divBdr>
        </w:div>
        <w:div w:id="647125820">
          <w:marLeft w:val="1166"/>
          <w:marRight w:val="0"/>
          <w:marTop w:val="86"/>
          <w:marBottom w:val="0"/>
          <w:divBdr>
            <w:top w:val="none" w:sz="0" w:space="0" w:color="auto"/>
            <w:left w:val="none" w:sz="0" w:space="0" w:color="auto"/>
            <w:bottom w:val="none" w:sz="0" w:space="0" w:color="auto"/>
            <w:right w:val="none" w:sz="0" w:space="0" w:color="auto"/>
          </w:divBdr>
        </w:div>
        <w:div w:id="960234420">
          <w:marLeft w:val="1166"/>
          <w:marRight w:val="0"/>
          <w:marTop w:val="86"/>
          <w:marBottom w:val="0"/>
          <w:divBdr>
            <w:top w:val="none" w:sz="0" w:space="0" w:color="auto"/>
            <w:left w:val="none" w:sz="0" w:space="0" w:color="auto"/>
            <w:bottom w:val="none" w:sz="0" w:space="0" w:color="auto"/>
            <w:right w:val="none" w:sz="0" w:space="0" w:color="auto"/>
          </w:divBdr>
        </w:div>
        <w:div w:id="1031879168">
          <w:marLeft w:val="547"/>
          <w:marRight w:val="0"/>
          <w:marTop w:val="115"/>
          <w:marBottom w:val="0"/>
          <w:divBdr>
            <w:top w:val="none" w:sz="0" w:space="0" w:color="auto"/>
            <w:left w:val="none" w:sz="0" w:space="0" w:color="auto"/>
            <w:bottom w:val="none" w:sz="0" w:space="0" w:color="auto"/>
            <w:right w:val="none" w:sz="0" w:space="0" w:color="auto"/>
          </w:divBdr>
        </w:div>
        <w:div w:id="1033923497">
          <w:marLeft w:val="547"/>
          <w:marRight w:val="0"/>
          <w:marTop w:val="115"/>
          <w:marBottom w:val="0"/>
          <w:divBdr>
            <w:top w:val="none" w:sz="0" w:space="0" w:color="auto"/>
            <w:left w:val="none" w:sz="0" w:space="0" w:color="auto"/>
            <w:bottom w:val="none" w:sz="0" w:space="0" w:color="auto"/>
            <w:right w:val="none" w:sz="0" w:space="0" w:color="auto"/>
          </w:divBdr>
        </w:div>
        <w:div w:id="1046641769">
          <w:marLeft w:val="1166"/>
          <w:marRight w:val="0"/>
          <w:marTop w:val="86"/>
          <w:marBottom w:val="0"/>
          <w:divBdr>
            <w:top w:val="none" w:sz="0" w:space="0" w:color="auto"/>
            <w:left w:val="none" w:sz="0" w:space="0" w:color="auto"/>
            <w:bottom w:val="none" w:sz="0" w:space="0" w:color="auto"/>
            <w:right w:val="none" w:sz="0" w:space="0" w:color="auto"/>
          </w:divBdr>
        </w:div>
        <w:div w:id="1247955218">
          <w:marLeft w:val="547"/>
          <w:marRight w:val="0"/>
          <w:marTop w:val="115"/>
          <w:marBottom w:val="0"/>
          <w:divBdr>
            <w:top w:val="none" w:sz="0" w:space="0" w:color="auto"/>
            <w:left w:val="none" w:sz="0" w:space="0" w:color="auto"/>
            <w:bottom w:val="none" w:sz="0" w:space="0" w:color="auto"/>
            <w:right w:val="none" w:sz="0" w:space="0" w:color="auto"/>
          </w:divBdr>
        </w:div>
        <w:div w:id="1601523447">
          <w:marLeft w:val="1166"/>
          <w:marRight w:val="0"/>
          <w:marTop w:val="86"/>
          <w:marBottom w:val="0"/>
          <w:divBdr>
            <w:top w:val="none" w:sz="0" w:space="0" w:color="auto"/>
            <w:left w:val="none" w:sz="0" w:space="0" w:color="auto"/>
            <w:bottom w:val="none" w:sz="0" w:space="0" w:color="auto"/>
            <w:right w:val="none" w:sz="0" w:space="0" w:color="auto"/>
          </w:divBdr>
        </w:div>
        <w:div w:id="2062166092">
          <w:marLeft w:val="1800"/>
          <w:marRight w:val="0"/>
          <w:marTop w:val="67"/>
          <w:marBottom w:val="0"/>
          <w:divBdr>
            <w:top w:val="none" w:sz="0" w:space="0" w:color="auto"/>
            <w:left w:val="none" w:sz="0" w:space="0" w:color="auto"/>
            <w:bottom w:val="none" w:sz="0" w:space="0" w:color="auto"/>
            <w:right w:val="none" w:sz="0" w:space="0" w:color="auto"/>
          </w:divBdr>
        </w:div>
      </w:divsChild>
    </w:div>
    <w:div w:id="632055596">
      <w:bodyDiv w:val="1"/>
      <w:marLeft w:val="0"/>
      <w:marRight w:val="0"/>
      <w:marTop w:val="0"/>
      <w:marBottom w:val="0"/>
      <w:divBdr>
        <w:top w:val="none" w:sz="0" w:space="0" w:color="auto"/>
        <w:left w:val="none" w:sz="0" w:space="0" w:color="auto"/>
        <w:bottom w:val="none" w:sz="0" w:space="0" w:color="auto"/>
        <w:right w:val="none" w:sz="0" w:space="0" w:color="auto"/>
      </w:divBdr>
      <w:divsChild>
        <w:div w:id="255481847">
          <w:marLeft w:val="1800"/>
          <w:marRight w:val="0"/>
          <w:marTop w:val="96"/>
          <w:marBottom w:val="0"/>
          <w:divBdr>
            <w:top w:val="none" w:sz="0" w:space="0" w:color="auto"/>
            <w:left w:val="none" w:sz="0" w:space="0" w:color="auto"/>
            <w:bottom w:val="none" w:sz="0" w:space="0" w:color="auto"/>
            <w:right w:val="none" w:sz="0" w:space="0" w:color="auto"/>
          </w:divBdr>
        </w:div>
        <w:div w:id="340209333">
          <w:marLeft w:val="1800"/>
          <w:marRight w:val="0"/>
          <w:marTop w:val="96"/>
          <w:marBottom w:val="0"/>
          <w:divBdr>
            <w:top w:val="none" w:sz="0" w:space="0" w:color="auto"/>
            <w:left w:val="none" w:sz="0" w:space="0" w:color="auto"/>
            <w:bottom w:val="none" w:sz="0" w:space="0" w:color="auto"/>
            <w:right w:val="none" w:sz="0" w:space="0" w:color="auto"/>
          </w:divBdr>
        </w:div>
        <w:div w:id="460618190">
          <w:marLeft w:val="547"/>
          <w:marRight w:val="0"/>
          <w:marTop w:val="134"/>
          <w:marBottom w:val="0"/>
          <w:divBdr>
            <w:top w:val="none" w:sz="0" w:space="0" w:color="auto"/>
            <w:left w:val="none" w:sz="0" w:space="0" w:color="auto"/>
            <w:bottom w:val="none" w:sz="0" w:space="0" w:color="auto"/>
            <w:right w:val="none" w:sz="0" w:space="0" w:color="auto"/>
          </w:divBdr>
        </w:div>
        <w:div w:id="674528413">
          <w:marLeft w:val="1166"/>
          <w:marRight w:val="0"/>
          <w:marTop w:val="115"/>
          <w:marBottom w:val="0"/>
          <w:divBdr>
            <w:top w:val="none" w:sz="0" w:space="0" w:color="auto"/>
            <w:left w:val="none" w:sz="0" w:space="0" w:color="auto"/>
            <w:bottom w:val="none" w:sz="0" w:space="0" w:color="auto"/>
            <w:right w:val="none" w:sz="0" w:space="0" w:color="auto"/>
          </w:divBdr>
        </w:div>
        <w:div w:id="722632090">
          <w:marLeft w:val="1166"/>
          <w:marRight w:val="0"/>
          <w:marTop w:val="115"/>
          <w:marBottom w:val="0"/>
          <w:divBdr>
            <w:top w:val="none" w:sz="0" w:space="0" w:color="auto"/>
            <w:left w:val="none" w:sz="0" w:space="0" w:color="auto"/>
            <w:bottom w:val="none" w:sz="0" w:space="0" w:color="auto"/>
            <w:right w:val="none" w:sz="0" w:space="0" w:color="auto"/>
          </w:divBdr>
        </w:div>
        <w:div w:id="1063912776">
          <w:marLeft w:val="1800"/>
          <w:marRight w:val="0"/>
          <w:marTop w:val="96"/>
          <w:marBottom w:val="0"/>
          <w:divBdr>
            <w:top w:val="none" w:sz="0" w:space="0" w:color="auto"/>
            <w:left w:val="none" w:sz="0" w:space="0" w:color="auto"/>
            <w:bottom w:val="none" w:sz="0" w:space="0" w:color="auto"/>
            <w:right w:val="none" w:sz="0" w:space="0" w:color="auto"/>
          </w:divBdr>
        </w:div>
        <w:div w:id="1903905409">
          <w:marLeft w:val="1166"/>
          <w:marRight w:val="0"/>
          <w:marTop w:val="115"/>
          <w:marBottom w:val="0"/>
          <w:divBdr>
            <w:top w:val="none" w:sz="0" w:space="0" w:color="auto"/>
            <w:left w:val="none" w:sz="0" w:space="0" w:color="auto"/>
            <w:bottom w:val="none" w:sz="0" w:space="0" w:color="auto"/>
            <w:right w:val="none" w:sz="0" w:space="0" w:color="auto"/>
          </w:divBdr>
        </w:div>
      </w:divsChild>
    </w:div>
    <w:div w:id="632180234">
      <w:bodyDiv w:val="1"/>
      <w:marLeft w:val="0"/>
      <w:marRight w:val="0"/>
      <w:marTop w:val="0"/>
      <w:marBottom w:val="0"/>
      <w:divBdr>
        <w:top w:val="none" w:sz="0" w:space="0" w:color="auto"/>
        <w:left w:val="none" w:sz="0" w:space="0" w:color="auto"/>
        <w:bottom w:val="none" w:sz="0" w:space="0" w:color="auto"/>
        <w:right w:val="none" w:sz="0" w:space="0" w:color="auto"/>
      </w:divBdr>
    </w:div>
    <w:div w:id="633558649">
      <w:bodyDiv w:val="1"/>
      <w:marLeft w:val="0"/>
      <w:marRight w:val="0"/>
      <w:marTop w:val="0"/>
      <w:marBottom w:val="0"/>
      <w:divBdr>
        <w:top w:val="none" w:sz="0" w:space="0" w:color="auto"/>
        <w:left w:val="none" w:sz="0" w:space="0" w:color="auto"/>
        <w:bottom w:val="none" w:sz="0" w:space="0" w:color="auto"/>
        <w:right w:val="none" w:sz="0" w:space="0" w:color="auto"/>
      </w:divBdr>
    </w:div>
    <w:div w:id="633947327">
      <w:bodyDiv w:val="1"/>
      <w:marLeft w:val="0"/>
      <w:marRight w:val="0"/>
      <w:marTop w:val="0"/>
      <w:marBottom w:val="0"/>
      <w:divBdr>
        <w:top w:val="none" w:sz="0" w:space="0" w:color="auto"/>
        <w:left w:val="none" w:sz="0" w:space="0" w:color="auto"/>
        <w:bottom w:val="none" w:sz="0" w:space="0" w:color="auto"/>
        <w:right w:val="none" w:sz="0" w:space="0" w:color="auto"/>
      </w:divBdr>
    </w:div>
    <w:div w:id="633951095">
      <w:bodyDiv w:val="1"/>
      <w:marLeft w:val="0"/>
      <w:marRight w:val="0"/>
      <w:marTop w:val="0"/>
      <w:marBottom w:val="0"/>
      <w:divBdr>
        <w:top w:val="none" w:sz="0" w:space="0" w:color="auto"/>
        <w:left w:val="none" w:sz="0" w:space="0" w:color="auto"/>
        <w:bottom w:val="none" w:sz="0" w:space="0" w:color="auto"/>
        <w:right w:val="none" w:sz="0" w:space="0" w:color="auto"/>
      </w:divBdr>
    </w:div>
    <w:div w:id="634332344">
      <w:bodyDiv w:val="1"/>
      <w:marLeft w:val="0"/>
      <w:marRight w:val="0"/>
      <w:marTop w:val="0"/>
      <w:marBottom w:val="0"/>
      <w:divBdr>
        <w:top w:val="none" w:sz="0" w:space="0" w:color="auto"/>
        <w:left w:val="none" w:sz="0" w:space="0" w:color="auto"/>
        <w:bottom w:val="none" w:sz="0" w:space="0" w:color="auto"/>
        <w:right w:val="none" w:sz="0" w:space="0" w:color="auto"/>
      </w:divBdr>
    </w:div>
    <w:div w:id="634914219">
      <w:bodyDiv w:val="1"/>
      <w:marLeft w:val="0"/>
      <w:marRight w:val="0"/>
      <w:marTop w:val="0"/>
      <w:marBottom w:val="0"/>
      <w:divBdr>
        <w:top w:val="none" w:sz="0" w:space="0" w:color="auto"/>
        <w:left w:val="none" w:sz="0" w:space="0" w:color="auto"/>
        <w:bottom w:val="none" w:sz="0" w:space="0" w:color="auto"/>
        <w:right w:val="none" w:sz="0" w:space="0" w:color="auto"/>
      </w:divBdr>
    </w:div>
    <w:div w:id="635064951">
      <w:bodyDiv w:val="1"/>
      <w:marLeft w:val="0"/>
      <w:marRight w:val="0"/>
      <w:marTop w:val="0"/>
      <w:marBottom w:val="0"/>
      <w:divBdr>
        <w:top w:val="none" w:sz="0" w:space="0" w:color="auto"/>
        <w:left w:val="none" w:sz="0" w:space="0" w:color="auto"/>
        <w:bottom w:val="none" w:sz="0" w:space="0" w:color="auto"/>
        <w:right w:val="none" w:sz="0" w:space="0" w:color="auto"/>
      </w:divBdr>
    </w:div>
    <w:div w:id="636033624">
      <w:bodyDiv w:val="1"/>
      <w:marLeft w:val="0"/>
      <w:marRight w:val="0"/>
      <w:marTop w:val="0"/>
      <w:marBottom w:val="0"/>
      <w:divBdr>
        <w:top w:val="none" w:sz="0" w:space="0" w:color="auto"/>
        <w:left w:val="none" w:sz="0" w:space="0" w:color="auto"/>
        <w:bottom w:val="none" w:sz="0" w:space="0" w:color="auto"/>
        <w:right w:val="none" w:sz="0" w:space="0" w:color="auto"/>
      </w:divBdr>
    </w:div>
    <w:div w:id="636297886">
      <w:bodyDiv w:val="1"/>
      <w:marLeft w:val="0"/>
      <w:marRight w:val="0"/>
      <w:marTop w:val="0"/>
      <w:marBottom w:val="0"/>
      <w:divBdr>
        <w:top w:val="none" w:sz="0" w:space="0" w:color="auto"/>
        <w:left w:val="none" w:sz="0" w:space="0" w:color="auto"/>
        <w:bottom w:val="none" w:sz="0" w:space="0" w:color="auto"/>
        <w:right w:val="none" w:sz="0" w:space="0" w:color="auto"/>
      </w:divBdr>
    </w:div>
    <w:div w:id="637076162">
      <w:bodyDiv w:val="1"/>
      <w:marLeft w:val="0"/>
      <w:marRight w:val="0"/>
      <w:marTop w:val="0"/>
      <w:marBottom w:val="0"/>
      <w:divBdr>
        <w:top w:val="none" w:sz="0" w:space="0" w:color="auto"/>
        <w:left w:val="none" w:sz="0" w:space="0" w:color="auto"/>
        <w:bottom w:val="none" w:sz="0" w:space="0" w:color="auto"/>
        <w:right w:val="none" w:sz="0" w:space="0" w:color="auto"/>
      </w:divBdr>
    </w:div>
    <w:div w:id="637227263">
      <w:bodyDiv w:val="1"/>
      <w:marLeft w:val="0"/>
      <w:marRight w:val="0"/>
      <w:marTop w:val="0"/>
      <w:marBottom w:val="0"/>
      <w:divBdr>
        <w:top w:val="none" w:sz="0" w:space="0" w:color="auto"/>
        <w:left w:val="none" w:sz="0" w:space="0" w:color="auto"/>
        <w:bottom w:val="none" w:sz="0" w:space="0" w:color="auto"/>
        <w:right w:val="none" w:sz="0" w:space="0" w:color="auto"/>
      </w:divBdr>
    </w:div>
    <w:div w:id="639115516">
      <w:bodyDiv w:val="1"/>
      <w:marLeft w:val="0"/>
      <w:marRight w:val="0"/>
      <w:marTop w:val="0"/>
      <w:marBottom w:val="0"/>
      <w:divBdr>
        <w:top w:val="none" w:sz="0" w:space="0" w:color="auto"/>
        <w:left w:val="none" w:sz="0" w:space="0" w:color="auto"/>
        <w:bottom w:val="none" w:sz="0" w:space="0" w:color="auto"/>
        <w:right w:val="none" w:sz="0" w:space="0" w:color="auto"/>
      </w:divBdr>
    </w:div>
    <w:div w:id="639455155">
      <w:bodyDiv w:val="1"/>
      <w:marLeft w:val="0"/>
      <w:marRight w:val="0"/>
      <w:marTop w:val="0"/>
      <w:marBottom w:val="0"/>
      <w:divBdr>
        <w:top w:val="none" w:sz="0" w:space="0" w:color="auto"/>
        <w:left w:val="none" w:sz="0" w:space="0" w:color="auto"/>
        <w:bottom w:val="none" w:sz="0" w:space="0" w:color="auto"/>
        <w:right w:val="none" w:sz="0" w:space="0" w:color="auto"/>
      </w:divBdr>
      <w:divsChild>
        <w:div w:id="368914477">
          <w:marLeft w:val="1166"/>
          <w:marRight w:val="0"/>
          <w:marTop w:val="115"/>
          <w:marBottom w:val="0"/>
          <w:divBdr>
            <w:top w:val="none" w:sz="0" w:space="0" w:color="auto"/>
            <w:left w:val="none" w:sz="0" w:space="0" w:color="auto"/>
            <w:bottom w:val="none" w:sz="0" w:space="0" w:color="auto"/>
            <w:right w:val="none" w:sz="0" w:space="0" w:color="auto"/>
          </w:divBdr>
        </w:div>
        <w:div w:id="745884438">
          <w:marLeft w:val="1166"/>
          <w:marRight w:val="0"/>
          <w:marTop w:val="115"/>
          <w:marBottom w:val="0"/>
          <w:divBdr>
            <w:top w:val="none" w:sz="0" w:space="0" w:color="auto"/>
            <w:left w:val="none" w:sz="0" w:space="0" w:color="auto"/>
            <w:bottom w:val="none" w:sz="0" w:space="0" w:color="auto"/>
            <w:right w:val="none" w:sz="0" w:space="0" w:color="auto"/>
          </w:divBdr>
        </w:div>
        <w:div w:id="1384333185">
          <w:marLeft w:val="1166"/>
          <w:marRight w:val="0"/>
          <w:marTop w:val="115"/>
          <w:marBottom w:val="0"/>
          <w:divBdr>
            <w:top w:val="none" w:sz="0" w:space="0" w:color="auto"/>
            <w:left w:val="none" w:sz="0" w:space="0" w:color="auto"/>
            <w:bottom w:val="none" w:sz="0" w:space="0" w:color="auto"/>
            <w:right w:val="none" w:sz="0" w:space="0" w:color="auto"/>
          </w:divBdr>
        </w:div>
        <w:div w:id="1904366325">
          <w:marLeft w:val="547"/>
          <w:marRight w:val="0"/>
          <w:marTop w:val="115"/>
          <w:marBottom w:val="0"/>
          <w:divBdr>
            <w:top w:val="none" w:sz="0" w:space="0" w:color="auto"/>
            <w:left w:val="none" w:sz="0" w:space="0" w:color="auto"/>
            <w:bottom w:val="none" w:sz="0" w:space="0" w:color="auto"/>
            <w:right w:val="none" w:sz="0" w:space="0" w:color="auto"/>
          </w:divBdr>
        </w:div>
      </w:divsChild>
    </w:div>
    <w:div w:id="640773779">
      <w:bodyDiv w:val="1"/>
      <w:marLeft w:val="0"/>
      <w:marRight w:val="0"/>
      <w:marTop w:val="0"/>
      <w:marBottom w:val="0"/>
      <w:divBdr>
        <w:top w:val="none" w:sz="0" w:space="0" w:color="auto"/>
        <w:left w:val="none" w:sz="0" w:space="0" w:color="auto"/>
        <w:bottom w:val="none" w:sz="0" w:space="0" w:color="auto"/>
        <w:right w:val="none" w:sz="0" w:space="0" w:color="auto"/>
      </w:divBdr>
    </w:div>
    <w:div w:id="641423550">
      <w:bodyDiv w:val="1"/>
      <w:marLeft w:val="0"/>
      <w:marRight w:val="0"/>
      <w:marTop w:val="0"/>
      <w:marBottom w:val="0"/>
      <w:divBdr>
        <w:top w:val="none" w:sz="0" w:space="0" w:color="auto"/>
        <w:left w:val="none" w:sz="0" w:space="0" w:color="auto"/>
        <w:bottom w:val="none" w:sz="0" w:space="0" w:color="auto"/>
        <w:right w:val="none" w:sz="0" w:space="0" w:color="auto"/>
      </w:divBdr>
    </w:div>
    <w:div w:id="642854006">
      <w:bodyDiv w:val="1"/>
      <w:marLeft w:val="0"/>
      <w:marRight w:val="0"/>
      <w:marTop w:val="0"/>
      <w:marBottom w:val="0"/>
      <w:divBdr>
        <w:top w:val="none" w:sz="0" w:space="0" w:color="auto"/>
        <w:left w:val="none" w:sz="0" w:space="0" w:color="auto"/>
        <w:bottom w:val="none" w:sz="0" w:space="0" w:color="auto"/>
        <w:right w:val="none" w:sz="0" w:space="0" w:color="auto"/>
      </w:divBdr>
      <w:divsChild>
        <w:div w:id="474487456">
          <w:marLeft w:val="1166"/>
          <w:marRight w:val="0"/>
          <w:marTop w:val="96"/>
          <w:marBottom w:val="0"/>
          <w:divBdr>
            <w:top w:val="none" w:sz="0" w:space="0" w:color="auto"/>
            <w:left w:val="none" w:sz="0" w:space="0" w:color="auto"/>
            <w:bottom w:val="none" w:sz="0" w:space="0" w:color="auto"/>
            <w:right w:val="none" w:sz="0" w:space="0" w:color="auto"/>
          </w:divBdr>
        </w:div>
        <w:div w:id="590817129">
          <w:marLeft w:val="1166"/>
          <w:marRight w:val="0"/>
          <w:marTop w:val="96"/>
          <w:marBottom w:val="0"/>
          <w:divBdr>
            <w:top w:val="none" w:sz="0" w:space="0" w:color="auto"/>
            <w:left w:val="none" w:sz="0" w:space="0" w:color="auto"/>
            <w:bottom w:val="none" w:sz="0" w:space="0" w:color="auto"/>
            <w:right w:val="none" w:sz="0" w:space="0" w:color="auto"/>
          </w:divBdr>
        </w:div>
        <w:div w:id="733704689">
          <w:marLeft w:val="1166"/>
          <w:marRight w:val="0"/>
          <w:marTop w:val="96"/>
          <w:marBottom w:val="0"/>
          <w:divBdr>
            <w:top w:val="none" w:sz="0" w:space="0" w:color="auto"/>
            <w:left w:val="none" w:sz="0" w:space="0" w:color="auto"/>
            <w:bottom w:val="none" w:sz="0" w:space="0" w:color="auto"/>
            <w:right w:val="none" w:sz="0" w:space="0" w:color="auto"/>
          </w:divBdr>
        </w:div>
        <w:div w:id="909466941">
          <w:marLeft w:val="1800"/>
          <w:marRight w:val="0"/>
          <w:marTop w:val="77"/>
          <w:marBottom w:val="0"/>
          <w:divBdr>
            <w:top w:val="none" w:sz="0" w:space="0" w:color="auto"/>
            <w:left w:val="none" w:sz="0" w:space="0" w:color="auto"/>
            <w:bottom w:val="none" w:sz="0" w:space="0" w:color="auto"/>
            <w:right w:val="none" w:sz="0" w:space="0" w:color="auto"/>
          </w:divBdr>
        </w:div>
        <w:div w:id="993990413">
          <w:marLeft w:val="1800"/>
          <w:marRight w:val="0"/>
          <w:marTop w:val="77"/>
          <w:marBottom w:val="0"/>
          <w:divBdr>
            <w:top w:val="none" w:sz="0" w:space="0" w:color="auto"/>
            <w:left w:val="none" w:sz="0" w:space="0" w:color="auto"/>
            <w:bottom w:val="none" w:sz="0" w:space="0" w:color="auto"/>
            <w:right w:val="none" w:sz="0" w:space="0" w:color="auto"/>
          </w:divBdr>
        </w:div>
        <w:div w:id="1002776257">
          <w:marLeft w:val="2520"/>
          <w:marRight w:val="0"/>
          <w:marTop w:val="77"/>
          <w:marBottom w:val="0"/>
          <w:divBdr>
            <w:top w:val="none" w:sz="0" w:space="0" w:color="auto"/>
            <w:left w:val="none" w:sz="0" w:space="0" w:color="auto"/>
            <w:bottom w:val="none" w:sz="0" w:space="0" w:color="auto"/>
            <w:right w:val="none" w:sz="0" w:space="0" w:color="auto"/>
          </w:divBdr>
        </w:div>
        <w:div w:id="1129125921">
          <w:marLeft w:val="1800"/>
          <w:marRight w:val="0"/>
          <w:marTop w:val="96"/>
          <w:marBottom w:val="0"/>
          <w:divBdr>
            <w:top w:val="none" w:sz="0" w:space="0" w:color="auto"/>
            <w:left w:val="none" w:sz="0" w:space="0" w:color="auto"/>
            <w:bottom w:val="none" w:sz="0" w:space="0" w:color="auto"/>
            <w:right w:val="none" w:sz="0" w:space="0" w:color="auto"/>
          </w:divBdr>
        </w:div>
        <w:div w:id="1372725384">
          <w:marLeft w:val="547"/>
          <w:marRight w:val="0"/>
          <w:marTop w:val="115"/>
          <w:marBottom w:val="0"/>
          <w:divBdr>
            <w:top w:val="none" w:sz="0" w:space="0" w:color="auto"/>
            <w:left w:val="none" w:sz="0" w:space="0" w:color="auto"/>
            <w:bottom w:val="none" w:sz="0" w:space="0" w:color="auto"/>
            <w:right w:val="none" w:sz="0" w:space="0" w:color="auto"/>
          </w:divBdr>
        </w:div>
        <w:div w:id="1664627453">
          <w:marLeft w:val="2520"/>
          <w:marRight w:val="0"/>
          <w:marTop w:val="77"/>
          <w:marBottom w:val="0"/>
          <w:divBdr>
            <w:top w:val="none" w:sz="0" w:space="0" w:color="auto"/>
            <w:left w:val="none" w:sz="0" w:space="0" w:color="auto"/>
            <w:bottom w:val="none" w:sz="0" w:space="0" w:color="auto"/>
            <w:right w:val="none" w:sz="0" w:space="0" w:color="auto"/>
          </w:divBdr>
        </w:div>
        <w:div w:id="2010980682">
          <w:marLeft w:val="1800"/>
          <w:marRight w:val="0"/>
          <w:marTop w:val="96"/>
          <w:marBottom w:val="0"/>
          <w:divBdr>
            <w:top w:val="none" w:sz="0" w:space="0" w:color="auto"/>
            <w:left w:val="none" w:sz="0" w:space="0" w:color="auto"/>
            <w:bottom w:val="none" w:sz="0" w:space="0" w:color="auto"/>
            <w:right w:val="none" w:sz="0" w:space="0" w:color="auto"/>
          </w:divBdr>
        </w:div>
        <w:div w:id="2136556643">
          <w:marLeft w:val="547"/>
          <w:marRight w:val="0"/>
          <w:marTop w:val="115"/>
          <w:marBottom w:val="0"/>
          <w:divBdr>
            <w:top w:val="none" w:sz="0" w:space="0" w:color="auto"/>
            <w:left w:val="none" w:sz="0" w:space="0" w:color="auto"/>
            <w:bottom w:val="none" w:sz="0" w:space="0" w:color="auto"/>
            <w:right w:val="none" w:sz="0" w:space="0" w:color="auto"/>
          </w:divBdr>
        </w:div>
      </w:divsChild>
    </w:div>
    <w:div w:id="642932499">
      <w:bodyDiv w:val="1"/>
      <w:marLeft w:val="0"/>
      <w:marRight w:val="0"/>
      <w:marTop w:val="0"/>
      <w:marBottom w:val="0"/>
      <w:divBdr>
        <w:top w:val="none" w:sz="0" w:space="0" w:color="auto"/>
        <w:left w:val="none" w:sz="0" w:space="0" w:color="auto"/>
        <w:bottom w:val="none" w:sz="0" w:space="0" w:color="auto"/>
        <w:right w:val="none" w:sz="0" w:space="0" w:color="auto"/>
      </w:divBdr>
    </w:div>
    <w:div w:id="643512631">
      <w:bodyDiv w:val="1"/>
      <w:marLeft w:val="0"/>
      <w:marRight w:val="0"/>
      <w:marTop w:val="0"/>
      <w:marBottom w:val="0"/>
      <w:divBdr>
        <w:top w:val="none" w:sz="0" w:space="0" w:color="auto"/>
        <w:left w:val="none" w:sz="0" w:space="0" w:color="auto"/>
        <w:bottom w:val="none" w:sz="0" w:space="0" w:color="auto"/>
        <w:right w:val="none" w:sz="0" w:space="0" w:color="auto"/>
      </w:divBdr>
      <w:divsChild>
        <w:div w:id="113213019">
          <w:marLeft w:val="1166"/>
          <w:marRight w:val="0"/>
          <w:marTop w:val="91"/>
          <w:marBottom w:val="0"/>
          <w:divBdr>
            <w:top w:val="none" w:sz="0" w:space="0" w:color="auto"/>
            <w:left w:val="none" w:sz="0" w:space="0" w:color="auto"/>
            <w:bottom w:val="none" w:sz="0" w:space="0" w:color="auto"/>
            <w:right w:val="none" w:sz="0" w:space="0" w:color="auto"/>
          </w:divBdr>
        </w:div>
        <w:div w:id="680667622">
          <w:marLeft w:val="547"/>
          <w:marRight w:val="0"/>
          <w:marTop w:val="106"/>
          <w:marBottom w:val="0"/>
          <w:divBdr>
            <w:top w:val="none" w:sz="0" w:space="0" w:color="auto"/>
            <w:left w:val="none" w:sz="0" w:space="0" w:color="auto"/>
            <w:bottom w:val="none" w:sz="0" w:space="0" w:color="auto"/>
            <w:right w:val="none" w:sz="0" w:space="0" w:color="auto"/>
          </w:divBdr>
        </w:div>
        <w:div w:id="898367599">
          <w:marLeft w:val="1166"/>
          <w:marRight w:val="0"/>
          <w:marTop w:val="91"/>
          <w:marBottom w:val="0"/>
          <w:divBdr>
            <w:top w:val="none" w:sz="0" w:space="0" w:color="auto"/>
            <w:left w:val="none" w:sz="0" w:space="0" w:color="auto"/>
            <w:bottom w:val="none" w:sz="0" w:space="0" w:color="auto"/>
            <w:right w:val="none" w:sz="0" w:space="0" w:color="auto"/>
          </w:divBdr>
        </w:div>
        <w:div w:id="1004698733">
          <w:marLeft w:val="1166"/>
          <w:marRight w:val="0"/>
          <w:marTop w:val="91"/>
          <w:marBottom w:val="0"/>
          <w:divBdr>
            <w:top w:val="none" w:sz="0" w:space="0" w:color="auto"/>
            <w:left w:val="none" w:sz="0" w:space="0" w:color="auto"/>
            <w:bottom w:val="none" w:sz="0" w:space="0" w:color="auto"/>
            <w:right w:val="none" w:sz="0" w:space="0" w:color="auto"/>
          </w:divBdr>
        </w:div>
        <w:div w:id="1093210215">
          <w:marLeft w:val="547"/>
          <w:marRight w:val="0"/>
          <w:marTop w:val="106"/>
          <w:marBottom w:val="0"/>
          <w:divBdr>
            <w:top w:val="none" w:sz="0" w:space="0" w:color="auto"/>
            <w:left w:val="none" w:sz="0" w:space="0" w:color="auto"/>
            <w:bottom w:val="none" w:sz="0" w:space="0" w:color="auto"/>
            <w:right w:val="none" w:sz="0" w:space="0" w:color="auto"/>
          </w:divBdr>
        </w:div>
        <w:div w:id="1287543591">
          <w:marLeft w:val="547"/>
          <w:marRight w:val="0"/>
          <w:marTop w:val="106"/>
          <w:marBottom w:val="0"/>
          <w:divBdr>
            <w:top w:val="none" w:sz="0" w:space="0" w:color="auto"/>
            <w:left w:val="none" w:sz="0" w:space="0" w:color="auto"/>
            <w:bottom w:val="none" w:sz="0" w:space="0" w:color="auto"/>
            <w:right w:val="none" w:sz="0" w:space="0" w:color="auto"/>
          </w:divBdr>
        </w:div>
        <w:div w:id="1520244025">
          <w:marLeft w:val="1166"/>
          <w:marRight w:val="0"/>
          <w:marTop w:val="91"/>
          <w:marBottom w:val="0"/>
          <w:divBdr>
            <w:top w:val="none" w:sz="0" w:space="0" w:color="auto"/>
            <w:left w:val="none" w:sz="0" w:space="0" w:color="auto"/>
            <w:bottom w:val="none" w:sz="0" w:space="0" w:color="auto"/>
            <w:right w:val="none" w:sz="0" w:space="0" w:color="auto"/>
          </w:divBdr>
        </w:div>
        <w:div w:id="2023126779">
          <w:marLeft w:val="547"/>
          <w:marRight w:val="0"/>
          <w:marTop w:val="106"/>
          <w:marBottom w:val="0"/>
          <w:divBdr>
            <w:top w:val="none" w:sz="0" w:space="0" w:color="auto"/>
            <w:left w:val="none" w:sz="0" w:space="0" w:color="auto"/>
            <w:bottom w:val="none" w:sz="0" w:space="0" w:color="auto"/>
            <w:right w:val="none" w:sz="0" w:space="0" w:color="auto"/>
          </w:divBdr>
        </w:div>
        <w:div w:id="2115128810">
          <w:marLeft w:val="1166"/>
          <w:marRight w:val="0"/>
          <w:marTop w:val="91"/>
          <w:marBottom w:val="0"/>
          <w:divBdr>
            <w:top w:val="none" w:sz="0" w:space="0" w:color="auto"/>
            <w:left w:val="none" w:sz="0" w:space="0" w:color="auto"/>
            <w:bottom w:val="none" w:sz="0" w:space="0" w:color="auto"/>
            <w:right w:val="none" w:sz="0" w:space="0" w:color="auto"/>
          </w:divBdr>
        </w:div>
      </w:divsChild>
    </w:div>
    <w:div w:id="644286692">
      <w:bodyDiv w:val="1"/>
      <w:marLeft w:val="0"/>
      <w:marRight w:val="0"/>
      <w:marTop w:val="0"/>
      <w:marBottom w:val="0"/>
      <w:divBdr>
        <w:top w:val="none" w:sz="0" w:space="0" w:color="auto"/>
        <w:left w:val="none" w:sz="0" w:space="0" w:color="auto"/>
        <w:bottom w:val="none" w:sz="0" w:space="0" w:color="auto"/>
        <w:right w:val="none" w:sz="0" w:space="0" w:color="auto"/>
      </w:divBdr>
      <w:divsChild>
        <w:div w:id="107167899">
          <w:marLeft w:val="1800"/>
          <w:marRight w:val="0"/>
          <w:marTop w:val="115"/>
          <w:marBottom w:val="0"/>
          <w:divBdr>
            <w:top w:val="none" w:sz="0" w:space="0" w:color="auto"/>
            <w:left w:val="none" w:sz="0" w:space="0" w:color="auto"/>
            <w:bottom w:val="none" w:sz="0" w:space="0" w:color="auto"/>
            <w:right w:val="none" w:sz="0" w:space="0" w:color="auto"/>
          </w:divBdr>
        </w:div>
        <w:div w:id="690641666">
          <w:marLeft w:val="547"/>
          <w:marRight w:val="0"/>
          <w:marTop w:val="154"/>
          <w:marBottom w:val="0"/>
          <w:divBdr>
            <w:top w:val="none" w:sz="0" w:space="0" w:color="auto"/>
            <w:left w:val="none" w:sz="0" w:space="0" w:color="auto"/>
            <w:bottom w:val="none" w:sz="0" w:space="0" w:color="auto"/>
            <w:right w:val="none" w:sz="0" w:space="0" w:color="auto"/>
          </w:divBdr>
        </w:div>
        <w:div w:id="1052192962">
          <w:marLeft w:val="1800"/>
          <w:marRight w:val="0"/>
          <w:marTop w:val="115"/>
          <w:marBottom w:val="0"/>
          <w:divBdr>
            <w:top w:val="none" w:sz="0" w:space="0" w:color="auto"/>
            <w:left w:val="none" w:sz="0" w:space="0" w:color="auto"/>
            <w:bottom w:val="none" w:sz="0" w:space="0" w:color="auto"/>
            <w:right w:val="none" w:sz="0" w:space="0" w:color="auto"/>
          </w:divBdr>
        </w:div>
        <w:div w:id="2015186792">
          <w:marLeft w:val="1800"/>
          <w:marRight w:val="0"/>
          <w:marTop w:val="115"/>
          <w:marBottom w:val="0"/>
          <w:divBdr>
            <w:top w:val="none" w:sz="0" w:space="0" w:color="auto"/>
            <w:left w:val="none" w:sz="0" w:space="0" w:color="auto"/>
            <w:bottom w:val="none" w:sz="0" w:space="0" w:color="auto"/>
            <w:right w:val="none" w:sz="0" w:space="0" w:color="auto"/>
          </w:divBdr>
        </w:div>
      </w:divsChild>
    </w:div>
    <w:div w:id="644434871">
      <w:bodyDiv w:val="1"/>
      <w:marLeft w:val="0"/>
      <w:marRight w:val="0"/>
      <w:marTop w:val="0"/>
      <w:marBottom w:val="0"/>
      <w:divBdr>
        <w:top w:val="none" w:sz="0" w:space="0" w:color="auto"/>
        <w:left w:val="none" w:sz="0" w:space="0" w:color="auto"/>
        <w:bottom w:val="none" w:sz="0" w:space="0" w:color="auto"/>
        <w:right w:val="none" w:sz="0" w:space="0" w:color="auto"/>
      </w:divBdr>
    </w:div>
    <w:div w:id="647786459">
      <w:bodyDiv w:val="1"/>
      <w:marLeft w:val="0"/>
      <w:marRight w:val="0"/>
      <w:marTop w:val="0"/>
      <w:marBottom w:val="0"/>
      <w:divBdr>
        <w:top w:val="none" w:sz="0" w:space="0" w:color="auto"/>
        <w:left w:val="none" w:sz="0" w:space="0" w:color="auto"/>
        <w:bottom w:val="none" w:sz="0" w:space="0" w:color="auto"/>
        <w:right w:val="none" w:sz="0" w:space="0" w:color="auto"/>
      </w:divBdr>
      <w:divsChild>
        <w:div w:id="1367606103">
          <w:marLeft w:val="0"/>
          <w:marRight w:val="0"/>
          <w:marTop w:val="0"/>
          <w:marBottom w:val="0"/>
          <w:divBdr>
            <w:top w:val="none" w:sz="0" w:space="0" w:color="auto"/>
            <w:left w:val="none" w:sz="0" w:space="0" w:color="auto"/>
            <w:bottom w:val="none" w:sz="0" w:space="0" w:color="auto"/>
            <w:right w:val="none" w:sz="0" w:space="0" w:color="auto"/>
          </w:divBdr>
          <w:divsChild>
            <w:div w:id="319357631">
              <w:marLeft w:val="0"/>
              <w:marRight w:val="0"/>
              <w:marTop w:val="0"/>
              <w:marBottom w:val="0"/>
              <w:divBdr>
                <w:top w:val="none" w:sz="0" w:space="0" w:color="auto"/>
                <w:left w:val="none" w:sz="0" w:space="0" w:color="auto"/>
                <w:bottom w:val="none" w:sz="0" w:space="0" w:color="auto"/>
                <w:right w:val="none" w:sz="0" w:space="0" w:color="auto"/>
              </w:divBdr>
            </w:div>
            <w:div w:id="1184175945">
              <w:marLeft w:val="0"/>
              <w:marRight w:val="0"/>
              <w:marTop w:val="0"/>
              <w:marBottom w:val="0"/>
              <w:divBdr>
                <w:top w:val="none" w:sz="0" w:space="0" w:color="auto"/>
                <w:left w:val="none" w:sz="0" w:space="0" w:color="auto"/>
                <w:bottom w:val="none" w:sz="0" w:space="0" w:color="auto"/>
                <w:right w:val="none" w:sz="0" w:space="0" w:color="auto"/>
              </w:divBdr>
            </w:div>
            <w:div w:id="128064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85139">
      <w:bodyDiv w:val="1"/>
      <w:marLeft w:val="0"/>
      <w:marRight w:val="0"/>
      <w:marTop w:val="0"/>
      <w:marBottom w:val="0"/>
      <w:divBdr>
        <w:top w:val="none" w:sz="0" w:space="0" w:color="auto"/>
        <w:left w:val="none" w:sz="0" w:space="0" w:color="auto"/>
        <w:bottom w:val="none" w:sz="0" w:space="0" w:color="auto"/>
        <w:right w:val="none" w:sz="0" w:space="0" w:color="auto"/>
      </w:divBdr>
      <w:divsChild>
        <w:div w:id="90901558">
          <w:marLeft w:val="547"/>
          <w:marRight w:val="0"/>
          <w:marTop w:val="96"/>
          <w:marBottom w:val="0"/>
          <w:divBdr>
            <w:top w:val="none" w:sz="0" w:space="0" w:color="auto"/>
            <w:left w:val="none" w:sz="0" w:space="0" w:color="auto"/>
            <w:bottom w:val="none" w:sz="0" w:space="0" w:color="auto"/>
            <w:right w:val="none" w:sz="0" w:space="0" w:color="auto"/>
          </w:divBdr>
        </w:div>
        <w:div w:id="373309884">
          <w:marLeft w:val="547"/>
          <w:marRight w:val="0"/>
          <w:marTop w:val="96"/>
          <w:marBottom w:val="0"/>
          <w:divBdr>
            <w:top w:val="none" w:sz="0" w:space="0" w:color="auto"/>
            <w:left w:val="none" w:sz="0" w:space="0" w:color="auto"/>
            <w:bottom w:val="none" w:sz="0" w:space="0" w:color="auto"/>
            <w:right w:val="none" w:sz="0" w:space="0" w:color="auto"/>
          </w:divBdr>
        </w:div>
        <w:div w:id="740950381">
          <w:marLeft w:val="1166"/>
          <w:marRight w:val="0"/>
          <w:marTop w:val="86"/>
          <w:marBottom w:val="0"/>
          <w:divBdr>
            <w:top w:val="none" w:sz="0" w:space="0" w:color="auto"/>
            <w:left w:val="none" w:sz="0" w:space="0" w:color="auto"/>
            <w:bottom w:val="none" w:sz="0" w:space="0" w:color="auto"/>
            <w:right w:val="none" w:sz="0" w:space="0" w:color="auto"/>
          </w:divBdr>
        </w:div>
        <w:div w:id="843126730">
          <w:marLeft w:val="547"/>
          <w:marRight w:val="0"/>
          <w:marTop w:val="96"/>
          <w:marBottom w:val="0"/>
          <w:divBdr>
            <w:top w:val="none" w:sz="0" w:space="0" w:color="auto"/>
            <w:left w:val="none" w:sz="0" w:space="0" w:color="auto"/>
            <w:bottom w:val="none" w:sz="0" w:space="0" w:color="auto"/>
            <w:right w:val="none" w:sz="0" w:space="0" w:color="auto"/>
          </w:divBdr>
        </w:div>
        <w:div w:id="1115177947">
          <w:marLeft w:val="547"/>
          <w:marRight w:val="0"/>
          <w:marTop w:val="96"/>
          <w:marBottom w:val="0"/>
          <w:divBdr>
            <w:top w:val="none" w:sz="0" w:space="0" w:color="auto"/>
            <w:left w:val="none" w:sz="0" w:space="0" w:color="auto"/>
            <w:bottom w:val="none" w:sz="0" w:space="0" w:color="auto"/>
            <w:right w:val="none" w:sz="0" w:space="0" w:color="auto"/>
          </w:divBdr>
        </w:div>
        <w:div w:id="1472626435">
          <w:marLeft w:val="547"/>
          <w:marRight w:val="0"/>
          <w:marTop w:val="96"/>
          <w:marBottom w:val="0"/>
          <w:divBdr>
            <w:top w:val="none" w:sz="0" w:space="0" w:color="auto"/>
            <w:left w:val="none" w:sz="0" w:space="0" w:color="auto"/>
            <w:bottom w:val="none" w:sz="0" w:space="0" w:color="auto"/>
            <w:right w:val="none" w:sz="0" w:space="0" w:color="auto"/>
          </w:divBdr>
        </w:div>
        <w:div w:id="1730349043">
          <w:marLeft w:val="547"/>
          <w:marRight w:val="0"/>
          <w:marTop w:val="96"/>
          <w:marBottom w:val="0"/>
          <w:divBdr>
            <w:top w:val="none" w:sz="0" w:space="0" w:color="auto"/>
            <w:left w:val="none" w:sz="0" w:space="0" w:color="auto"/>
            <w:bottom w:val="none" w:sz="0" w:space="0" w:color="auto"/>
            <w:right w:val="none" w:sz="0" w:space="0" w:color="auto"/>
          </w:divBdr>
        </w:div>
        <w:div w:id="1957566213">
          <w:marLeft w:val="547"/>
          <w:marRight w:val="0"/>
          <w:marTop w:val="96"/>
          <w:marBottom w:val="0"/>
          <w:divBdr>
            <w:top w:val="none" w:sz="0" w:space="0" w:color="auto"/>
            <w:left w:val="none" w:sz="0" w:space="0" w:color="auto"/>
            <w:bottom w:val="none" w:sz="0" w:space="0" w:color="auto"/>
            <w:right w:val="none" w:sz="0" w:space="0" w:color="auto"/>
          </w:divBdr>
        </w:div>
      </w:divsChild>
    </w:div>
    <w:div w:id="648704511">
      <w:bodyDiv w:val="1"/>
      <w:marLeft w:val="0"/>
      <w:marRight w:val="0"/>
      <w:marTop w:val="0"/>
      <w:marBottom w:val="0"/>
      <w:divBdr>
        <w:top w:val="none" w:sz="0" w:space="0" w:color="auto"/>
        <w:left w:val="none" w:sz="0" w:space="0" w:color="auto"/>
        <w:bottom w:val="none" w:sz="0" w:space="0" w:color="auto"/>
        <w:right w:val="none" w:sz="0" w:space="0" w:color="auto"/>
      </w:divBdr>
    </w:div>
    <w:div w:id="650915078">
      <w:bodyDiv w:val="1"/>
      <w:marLeft w:val="0"/>
      <w:marRight w:val="0"/>
      <w:marTop w:val="0"/>
      <w:marBottom w:val="0"/>
      <w:divBdr>
        <w:top w:val="none" w:sz="0" w:space="0" w:color="auto"/>
        <w:left w:val="none" w:sz="0" w:space="0" w:color="auto"/>
        <w:bottom w:val="none" w:sz="0" w:space="0" w:color="auto"/>
        <w:right w:val="none" w:sz="0" w:space="0" w:color="auto"/>
      </w:divBdr>
    </w:div>
    <w:div w:id="651061613">
      <w:bodyDiv w:val="1"/>
      <w:marLeft w:val="0"/>
      <w:marRight w:val="0"/>
      <w:marTop w:val="0"/>
      <w:marBottom w:val="0"/>
      <w:divBdr>
        <w:top w:val="none" w:sz="0" w:space="0" w:color="auto"/>
        <w:left w:val="none" w:sz="0" w:space="0" w:color="auto"/>
        <w:bottom w:val="none" w:sz="0" w:space="0" w:color="auto"/>
        <w:right w:val="none" w:sz="0" w:space="0" w:color="auto"/>
      </w:divBdr>
      <w:divsChild>
        <w:div w:id="89206351">
          <w:marLeft w:val="360"/>
          <w:marRight w:val="0"/>
          <w:marTop w:val="200"/>
          <w:marBottom w:val="0"/>
          <w:divBdr>
            <w:top w:val="none" w:sz="0" w:space="0" w:color="auto"/>
            <w:left w:val="none" w:sz="0" w:space="0" w:color="auto"/>
            <w:bottom w:val="none" w:sz="0" w:space="0" w:color="auto"/>
            <w:right w:val="none" w:sz="0" w:space="0" w:color="auto"/>
          </w:divBdr>
        </w:div>
        <w:div w:id="557669868">
          <w:marLeft w:val="360"/>
          <w:marRight w:val="0"/>
          <w:marTop w:val="200"/>
          <w:marBottom w:val="0"/>
          <w:divBdr>
            <w:top w:val="none" w:sz="0" w:space="0" w:color="auto"/>
            <w:left w:val="none" w:sz="0" w:space="0" w:color="auto"/>
            <w:bottom w:val="none" w:sz="0" w:space="0" w:color="auto"/>
            <w:right w:val="none" w:sz="0" w:space="0" w:color="auto"/>
          </w:divBdr>
        </w:div>
        <w:div w:id="1561164409">
          <w:marLeft w:val="360"/>
          <w:marRight w:val="0"/>
          <w:marTop w:val="200"/>
          <w:marBottom w:val="0"/>
          <w:divBdr>
            <w:top w:val="none" w:sz="0" w:space="0" w:color="auto"/>
            <w:left w:val="none" w:sz="0" w:space="0" w:color="auto"/>
            <w:bottom w:val="none" w:sz="0" w:space="0" w:color="auto"/>
            <w:right w:val="none" w:sz="0" w:space="0" w:color="auto"/>
          </w:divBdr>
        </w:div>
        <w:div w:id="1732970063">
          <w:marLeft w:val="360"/>
          <w:marRight w:val="0"/>
          <w:marTop w:val="200"/>
          <w:marBottom w:val="0"/>
          <w:divBdr>
            <w:top w:val="none" w:sz="0" w:space="0" w:color="auto"/>
            <w:left w:val="none" w:sz="0" w:space="0" w:color="auto"/>
            <w:bottom w:val="none" w:sz="0" w:space="0" w:color="auto"/>
            <w:right w:val="none" w:sz="0" w:space="0" w:color="auto"/>
          </w:divBdr>
        </w:div>
      </w:divsChild>
    </w:div>
    <w:div w:id="651252307">
      <w:bodyDiv w:val="1"/>
      <w:marLeft w:val="0"/>
      <w:marRight w:val="0"/>
      <w:marTop w:val="0"/>
      <w:marBottom w:val="0"/>
      <w:divBdr>
        <w:top w:val="none" w:sz="0" w:space="0" w:color="auto"/>
        <w:left w:val="none" w:sz="0" w:space="0" w:color="auto"/>
        <w:bottom w:val="none" w:sz="0" w:space="0" w:color="auto"/>
        <w:right w:val="none" w:sz="0" w:space="0" w:color="auto"/>
      </w:divBdr>
    </w:div>
    <w:div w:id="653147266">
      <w:bodyDiv w:val="1"/>
      <w:marLeft w:val="0"/>
      <w:marRight w:val="0"/>
      <w:marTop w:val="0"/>
      <w:marBottom w:val="0"/>
      <w:divBdr>
        <w:top w:val="none" w:sz="0" w:space="0" w:color="auto"/>
        <w:left w:val="none" w:sz="0" w:space="0" w:color="auto"/>
        <w:bottom w:val="none" w:sz="0" w:space="0" w:color="auto"/>
        <w:right w:val="none" w:sz="0" w:space="0" w:color="auto"/>
      </w:divBdr>
      <w:divsChild>
        <w:div w:id="405080545">
          <w:marLeft w:val="1166"/>
          <w:marRight w:val="0"/>
          <w:marTop w:val="115"/>
          <w:marBottom w:val="120"/>
          <w:divBdr>
            <w:top w:val="none" w:sz="0" w:space="0" w:color="auto"/>
            <w:left w:val="none" w:sz="0" w:space="0" w:color="auto"/>
            <w:bottom w:val="none" w:sz="0" w:space="0" w:color="auto"/>
            <w:right w:val="none" w:sz="0" w:space="0" w:color="auto"/>
          </w:divBdr>
        </w:div>
        <w:div w:id="602147014">
          <w:marLeft w:val="1166"/>
          <w:marRight w:val="0"/>
          <w:marTop w:val="115"/>
          <w:marBottom w:val="120"/>
          <w:divBdr>
            <w:top w:val="none" w:sz="0" w:space="0" w:color="auto"/>
            <w:left w:val="none" w:sz="0" w:space="0" w:color="auto"/>
            <w:bottom w:val="none" w:sz="0" w:space="0" w:color="auto"/>
            <w:right w:val="none" w:sz="0" w:space="0" w:color="auto"/>
          </w:divBdr>
        </w:div>
        <w:div w:id="1005014742">
          <w:marLeft w:val="547"/>
          <w:marRight w:val="0"/>
          <w:marTop w:val="134"/>
          <w:marBottom w:val="120"/>
          <w:divBdr>
            <w:top w:val="none" w:sz="0" w:space="0" w:color="auto"/>
            <w:left w:val="none" w:sz="0" w:space="0" w:color="auto"/>
            <w:bottom w:val="none" w:sz="0" w:space="0" w:color="auto"/>
            <w:right w:val="none" w:sz="0" w:space="0" w:color="auto"/>
          </w:divBdr>
        </w:div>
        <w:div w:id="1056854941">
          <w:marLeft w:val="547"/>
          <w:marRight w:val="0"/>
          <w:marTop w:val="134"/>
          <w:marBottom w:val="120"/>
          <w:divBdr>
            <w:top w:val="none" w:sz="0" w:space="0" w:color="auto"/>
            <w:left w:val="none" w:sz="0" w:space="0" w:color="auto"/>
            <w:bottom w:val="none" w:sz="0" w:space="0" w:color="auto"/>
            <w:right w:val="none" w:sz="0" w:space="0" w:color="auto"/>
          </w:divBdr>
        </w:div>
        <w:div w:id="1175728581">
          <w:marLeft w:val="547"/>
          <w:marRight w:val="0"/>
          <w:marTop w:val="134"/>
          <w:marBottom w:val="120"/>
          <w:divBdr>
            <w:top w:val="none" w:sz="0" w:space="0" w:color="auto"/>
            <w:left w:val="none" w:sz="0" w:space="0" w:color="auto"/>
            <w:bottom w:val="none" w:sz="0" w:space="0" w:color="auto"/>
            <w:right w:val="none" w:sz="0" w:space="0" w:color="auto"/>
          </w:divBdr>
        </w:div>
        <w:div w:id="1230264077">
          <w:marLeft w:val="1166"/>
          <w:marRight w:val="0"/>
          <w:marTop w:val="115"/>
          <w:marBottom w:val="120"/>
          <w:divBdr>
            <w:top w:val="none" w:sz="0" w:space="0" w:color="auto"/>
            <w:left w:val="none" w:sz="0" w:space="0" w:color="auto"/>
            <w:bottom w:val="none" w:sz="0" w:space="0" w:color="auto"/>
            <w:right w:val="none" w:sz="0" w:space="0" w:color="auto"/>
          </w:divBdr>
        </w:div>
      </w:divsChild>
    </w:div>
    <w:div w:id="653529569">
      <w:bodyDiv w:val="1"/>
      <w:marLeft w:val="0"/>
      <w:marRight w:val="0"/>
      <w:marTop w:val="0"/>
      <w:marBottom w:val="0"/>
      <w:divBdr>
        <w:top w:val="none" w:sz="0" w:space="0" w:color="auto"/>
        <w:left w:val="none" w:sz="0" w:space="0" w:color="auto"/>
        <w:bottom w:val="none" w:sz="0" w:space="0" w:color="auto"/>
        <w:right w:val="none" w:sz="0" w:space="0" w:color="auto"/>
      </w:divBdr>
    </w:div>
    <w:div w:id="654451586">
      <w:bodyDiv w:val="1"/>
      <w:marLeft w:val="0"/>
      <w:marRight w:val="0"/>
      <w:marTop w:val="0"/>
      <w:marBottom w:val="0"/>
      <w:divBdr>
        <w:top w:val="none" w:sz="0" w:space="0" w:color="auto"/>
        <w:left w:val="none" w:sz="0" w:space="0" w:color="auto"/>
        <w:bottom w:val="none" w:sz="0" w:space="0" w:color="auto"/>
        <w:right w:val="none" w:sz="0" w:space="0" w:color="auto"/>
      </w:divBdr>
    </w:div>
    <w:div w:id="654455276">
      <w:bodyDiv w:val="1"/>
      <w:marLeft w:val="0"/>
      <w:marRight w:val="0"/>
      <w:marTop w:val="0"/>
      <w:marBottom w:val="0"/>
      <w:divBdr>
        <w:top w:val="none" w:sz="0" w:space="0" w:color="auto"/>
        <w:left w:val="none" w:sz="0" w:space="0" w:color="auto"/>
        <w:bottom w:val="none" w:sz="0" w:space="0" w:color="auto"/>
        <w:right w:val="none" w:sz="0" w:space="0" w:color="auto"/>
      </w:divBdr>
    </w:div>
    <w:div w:id="654801325">
      <w:bodyDiv w:val="1"/>
      <w:marLeft w:val="0"/>
      <w:marRight w:val="0"/>
      <w:marTop w:val="0"/>
      <w:marBottom w:val="0"/>
      <w:divBdr>
        <w:top w:val="none" w:sz="0" w:space="0" w:color="auto"/>
        <w:left w:val="none" w:sz="0" w:space="0" w:color="auto"/>
        <w:bottom w:val="none" w:sz="0" w:space="0" w:color="auto"/>
        <w:right w:val="none" w:sz="0" w:space="0" w:color="auto"/>
      </w:divBdr>
      <w:divsChild>
        <w:div w:id="143275352">
          <w:marLeft w:val="1166"/>
          <w:marRight w:val="0"/>
          <w:marTop w:val="96"/>
          <w:marBottom w:val="0"/>
          <w:divBdr>
            <w:top w:val="none" w:sz="0" w:space="0" w:color="auto"/>
            <w:left w:val="none" w:sz="0" w:space="0" w:color="auto"/>
            <w:bottom w:val="none" w:sz="0" w:space="0" w:color="auto"/>
            <w:right w:val="none" w:sz="0" w:space="0" w:color="auto"/>
          </w:divBdr>
        </w:div>
        <w:div w:id="488793567">
          <w:marLeft w:val="547"/>
          <w:marRight w:val="0"/>
          <w:marTop w:val="115"/>
          <w:marBottom w:val="0"/>
          <w:divBdr>
            <w:top w:val="none" w:sz="0" w:space="0" w:color="auto"/>
            <w:left w:val="none" w:sz="0" w:space="0" w:color="auto"/>
            <w:bottom w:val="none" w:sz="0" w:space="0" w:color="auto"/>
            <w:right w:val="none" w:sz="0" w:space="0" w:color="auto"/>
          </w:divBdr>
        </w:div>
        <w:div w:id="560486935">
          <w:marLeft w:val="547"/>
          <w:marRight w:val="0"/>
          <w:marTop w:val="115"/>
          <w:marBottom w:val="0"/>
          <w:divBdr>
            <w:top w:val="none" w:sz="0" w:space="0" w:color="auto"/>
            <w:left w:val="none" w:sz="0" w:space="0" w:color="auto"/>
            <w:bottom w:val="none" w:sz="0" w:space="0" w:color="auto"/>
            <w:right w:val="none" w:sz="0" w:space="0" w:color="auto"/>
          </w:divBdr>
        </w:div>
        <w:div w:id="928581500">
          <w:marLeft w:val="1166"/>
          <w:marRight w:val="0"/>
          <w:marTop w:val="96"/>
          <w:marBottom w:val="0"/>
          <w:divBdr>
            <w:top w:val="none" w:sz="0" w:space="0" w:color="auto"/>
            <w:left w:val="none" w:sz="0" w:space="0" w:color="auto"/>
            <w:bottom w:val="none" w:sz="0" w:space="0" w:color="auto"/>
            <w:right w:val="none" w:sz="0" w:space="0" w:color="auto"/>
          </w:divBdr>
        </w:div>
        <w:div w:id="1248732113">
          <w:marLeft w:val="1166"/>
          <w:marRight w:val="0"/>
          <w:marTop w:val="96"/>
          <w:marBottom w:val="0"/>
          <w:divBdr>
            <w:top w:val="none" w:sz="0" w:space="0" w:color="auto"/>
            <w:left w:val="none" w:sz="0" w:space="0" w:color="auto"/>
            <w:bottom w:val="none" w:sz="0" w:space="0" w:color="auto"/>
            <w:right w:val="none" w:sz="0" w:space="0" w:color="auto"/>
          </w:divBdr>
        </w:div>
        <w:div w:id="1602951021">
          <w:marLeft w:val="1166"/>
          <w:marRight w:val="0"/>
          <w:marTop w:val="96"/>
          <w:marBottom w:val="0"/>
          <w:divBdr>
            <w:top w:val="none" w:sz="0" w:space="0" w:color="auto"/>
            <w:left w:val="none" w:sz="0" w:space="0" w:color="auto"/>
            <w:bottom w:val="none" w:sz="0" w:space="0" w:color="auto"/>
            <w:right w:val="none" w:sz="0" w:space="0" w:color="auto"/>
          </w:divBdr>
        </w:div>
        <w:div w:id="1677076493">
          <w:marLeft w:val="1166"/>
          <w:marRight w:val="0"/>
          <w:marTop w:val="96"/>
          <w:marBottom w:val="0"/>
          <w:divBdr>
            <w:top w:val="none" w:sz="0" w:space="0" w:color="auto"/>
            <w:left w:val="none" w:sz="0" w:space="0" w:color="auto"/>
            <w:bottom w:val="none" w:sz="0" w:space="0" w:color="auto"/>
            <w:right w:val="none" w:sz="0" w:space="0" w:color="auto"/>
          </w:divBdr>
        </w:div>
        <w:div w:id="2097163181">
          <w:marLeft w:val="1166"/>
          <w:marRight w:val="0"/>
          <w:marTop w:val="96"/>
          <w:marBottom w:val="0"/>
          <w:divBdr>
            <w:top w:val="none" w:sz="0" w:space="0" w:color="auto"/>
            <w:left w:val="none" w:sz="0" w:space="0" w:color="auto"/>
            <w:bottom w:val="none" w:sz="0" w:space="0" w:color="auto"/>
            <w:right w:val="none" w:sz="0" w:space="0" w:color="auto"/>
          </w:divBdr>
        </w:div>
      </w:divsChild>
    </w:div>
    <w:div w:id="655381052">
      <w:bodyDiv w:val="1"/>
      <w:marLeft w:val="0"/>
      <w:marRight w:val="0"/>
      <w:marTop w:val="0"/>
      <w:marBottom w:val="0"/>
      <w:divBdr>
        <w:top w:val="none" w:sz="0" w:space="0" w:color="auto"/>
        <w:left w:val="none" w:sz="0" w:space="0" w:color="auto"/>
        <w:bottom w:val="none" w:sz="0" w:space="0" w:color="auto"/>
        <w:right w:val="none" w:sz="0" w:space="0" w:color="auto"/>
      </w:divBdr>
    </w:div>
    <w:div w:id="655570174">
      <w:bodyDiv w:val="1"/>
      <w:marLeft w:val="0"/>
      <w:marRight w:val="0"/>
      <w:marTop w:val="0"/>
      <w:marBottom w:val="0"/>
      <w:divBdr>
        <w:top w:val="none" w:sz="0" w:space="0" w:color="auto"/>
        <w:left w:val="none" w:sz="0" w:space="0" w:color="auto"/>
        <w:bottom w:val="none" w:sz="0" w:space="0" w:color="auto"/>
        <w:right w:val="none" w:sz="0" w:space="0" w:color="auto"/>
      </w:divBdr>
    </w:div>
    <w:div w:id="655840457">
      <w:bodyDiv w:val="1"/>
      <w:marLeft w:val="0"/>
      <w:marRight w:val="0"/>
      <w:marTop w:val="0"/>
      <w:marBottom w:val="0"/>
      <w:divBdr>
        <w:top w:val="none" w:sz="0" w:space="0" w:color="auto"/>
        <w:left w:val="none" w:sz="0" w:space="0" w:color="auto"/>
        <w:bottom w:val="none" w:sz="0" w:space="0" w:color="auto"/>
        <w:right w:val="none" w:sz="0" w:space="0" w:color="auto"/>
      </w:divBdr>
    </w:div>
    <w:div w:id="656419109">
      <w:bodyDiv w:val="1"/>
      <w:marLeft w:val="0"/>
      <w:marRight w:val="0"/>
      <w:marTop w:val="0"/>
      <w:marBottom w:val="0"/>
      <w:divBdr>
        <w:top w:val="none" w:sz="0" w:space="0" w:color="auto"/>
        <w:left w:val="none" w:sz="0" w:space="0" w:color="auto"/>
        <w:bottom w:val="none" w:sz="0" w:space="0" w:color="auto"/>
        <w:right w:val="none" w:sz="0" w:space="0" w:color="auto"/>
      </w:divBdr>
    </w:div>
    <w:div w:id="656693817">
      <w:bodyDiv w:val="1"/>
      <w:marLeft w:val="0"/>
      <w:marRight w:val="0"/>
      <w:marTop w:val="0"/>
      <w:marBottom w:val="0"/>
      <w:divBdr>
        <w:top w:val="none" w:sz="0" w:space="0" w:color="auto"/>
        <w:left w:val="none" w:sz="0" w:space="0" w:color="auto"/>
        <w:bottom w:val="none" w:sz="0" w:space="0" w:color="auto"/>
        <w:right w:val="none" w:sz="0" w:space="0" w:color="auto"/>
      </w:divBdr>
    </w:div>
    <w:div w:id="657659825">
      <w:bodyDiv w:val="1"/>
      <w:marLeft w:val="0"/>
      <w:marRight w:val="0"/>
      <w:marTop w:val="0"/>
      <w:marBottom w:val="0"/>
      <w:divBdr>
        <w:top w:val="none" w:sz="0" w:space="0" w:color="auto"/>
        <w:left w:val="none" w:sz="0" w:space="0" w:color="auto"/>
        <w:bottom w:val="none" w:sz="0" w:space="0" w:color="auto"/>
        <w:right w:val="none" w:sz="0" w:space="0" w:color="auto"/>
      </w:divBdr>
    </w:div>
    <w:div w:id="657880833">
      <w:bodyDiv w:val="1"/>
      <w:marLeft w:val="0"/>
      <w:marRight w:val="0"/>
      <w:marTop w:val="0"/>
      <w:marBottom w:val="0"/>
      <w:divBdr>
        <w:top w:val="none" w:sz="0" w:space="0" w:color="auto"/>
        <w:left w:val="none" w:sz="0" w:space="0" w:color="auto"/>
        <w:bottom w:val="none" w:sz="0" w:space="0" w:color="auto"/>
        <w:right w:val="none" w:sz="0" w:space="0" w:color="auto"/>
      </w:divBdr>
    </w:div>
    <w:div w:id="658851465">
      <w:bodyDiv w:val="1"/>
      <w:marLeft w:val="0"/>
      <w:marRight w:val="0"/>
      <w:marTop w:val="0"/>
      <w:marBottom w:val="0"/>
      <w:divBdr>
        <w:top w:val="none" w:sz="0" w:space="0" w:color="auto"/>
        <w:left w:val="none" w:sz="0" w:space="0" w:color="auto"/>
        <w:bottom w:val="none" w:sz="0" w:space="0" w:color="auto"/>
        <w:right w:val="none" w:sz="0" w:space="0" w:color="auto"/>
      </w:divBdr>
    </w:div>
    <w:div w:id="659384981">
      <w:bodyDiv w:val="1"/>
      <w:marLeft w:val="0"/>
      <w:marRight w:val="0"/>
      <w:marTop w:val="0"/>
      <w:marBottom w:val="0"/>
      <w:divBdr>
        <w:top w:val="none" w:sz="0" w:space="0" w:color="auto"/>
        <w:left w:val="none" w:sz="0" w:space="0" w:color="auto"/>
        <w:bottom w:val="none" w:sz="0" w:space="0" w:color="auto"/>
        <w:right w:val="none" w:sz="0" w:space="0" w:color="auto"/>
      </w:divBdr>
    </w:div>
    <w:div w:id="659652349">
      <w:bodyDiv w:val="1"/>
      <w:marLeft w:val="0"/>
      <w:marRight w:val="0"/>
      <w:marTop w:val="0"/>
      <w:marBottom w:val="0"/>
      <w:divBdr>
        <w:top w:val="none" w:sz="0" w:space="0" w:color="auto"/>
        <w:left w:val="none" w:sz="0" w:space="0" w:color="auto"/>
        <w:bottom w:val="none" w:sz="0" w:space="0" w:color="auto"/>
        <w:right w:val="none" w:sz="0" w:space="0" w:color="auto"/>
      </w:divBdr>
    </w:div>
    <w:div w:id="659695399">
      <w:bodyDiv w:val="1"/>
      <w:marLeft w:val="0"/>
      <w:marRight w:val="0"/>
      <w:marTop w:val="0"/>
      <w:marBottom w:val="0"/>
      <w:divBdr>
        <w:top w:val="none" w:sz="0" w:space="0" w:color="auto"/>
        <w:left w:val="none" w:sz="0" w:space="0" w:color="auto"/>
        <w:bottom w:val="none" w:sz="0" w:space="0" w:color="auto"/>
        <w:right w:val="none" w:sz="0" w:space="0" w:color="auto"/>
      </w:divBdr>
    </w:div>
    <w:div w:id="660541090">
      <w:bodyDiv w:val="1"/>
      <w:marLeft w:val="0"/>
      <w:marRight w:val="0"/>
      <w:marTop w:val="0"/>
      <w:marBottom w:val="0"/>
      <w:divBdr>
        <w:top w:val="none" w:sz="0" w:space="0" w:color="auto"/>
        <w:left w:val="none" w:sz="0" w:space="0" w:color="auto"/>
        <w:bottom w:val="none" w:sz="0" w:space="0" w:color="auto"/>
        <w:right w:val="none" w:sz="0" w:space="0" w:color="auto"/>
      </w:divBdr>
      <w:divsChild>
        <w:div w:id="2098209378">
          <w:marLeft w:val="0"/>
          <w:marRight w:val="0"/>
          <w:marTop w:val="0"/>
          <w:marBottom w:val="0"/>
          <w:divBdr>
            <w:top w:val="none" w:sz="0" w:space="0" w:color="auto"/>
            <w:left w:val="none" w:sz="0" w:space="0" w:color="auto"/>
            <w:bottom w:val="none" w:sz="0" w:space="0" w:color="auto"/>
            <w:right w:val="none" w:sz="0" w:space="0" w:color="auto"/>
          </w:divBdr>
          <w:divsChild>
            <w:div w:id="171449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205584">
      <w:bodyDiv w:val="1"/>
      <w:marLeft w:val="0"/>
      <w:marRight w:val="0"/>
      <w:marTop w:val="0"/>
      <w:marBottom w:val="0"/>
      <w:divBdr>
        <w:top w:val="none" w:sz="0" w:space="0" w:color="auto"/>
        <w:left w:val="none" w:sz="0" w:space="0" w:color="auto"/>
        <w:bottom w:val="none" w:sz="0" w:space="0" w:color="auto"/>
        <w:right w:val="none" w:sz="0" w:space="0" w:color="auto"/>
      </w:divBdr>
    </w:div>
    <w:div w:id="661280839">
      <w:bodyDiv w:val="1"/>
      <w:marLeft w:val="0"/>
      <w:marRight w:val="0"/>
      <w:marTop w:val="0"/>
      <w:marBottom w:val="0"/>
      <w:divBdr>
        <w:top w:val="none" w:sz="0" w:space="0" w:color="auto"/>
        <w:left w:val="none" w:sz="0" w:space="0" w:color="auto"/>
        <w:bottom w:val="none" w:sz="0" w:space="0" w:color="auto"/>
        <w:right w:val="none" w:sz="0" w:space="0" w:color="auto"/>
      </w:divBdr>
    </w:div>
    <w:div w:id="661809447">
      <w:bodyDiv w:val="1"/>
      <w:marLeft w:val="0"/>
      <w:marRight w:val="0"/>
      <w:marTop w:val="0"/>
      <w:marBottom w:val="0"/>
      <w:divBdr>
        <w:top w:val="none" w:sz="0" w:space="0" w:color="auto"/>
        <w:left w:val="none" w:sz="0" w:space="0" w:color="auto"/>
        <w:bottom w:val="none" w:sz="0" w:space="0" w:color="auto"/>
        <w:right w:val="none" w:sz="0" w:space="0" w:color="auto"/>
      </w:divBdr>
    </w:div>
    <w:div w:id="662120860">
      <w:bodyDiv w:val="1"/>
      <w:marLeft w:val="0"/>
      <w:marRight w:val="0"/>
      <w:marTop w:val="0"/>
      <w:marBottom w:val="0"/>
      <w:divBdr>
        <w:top w:val="none" w:sz="0" w:space="0" w:color="auto"/>
        <w:left w:val="none" w:sz="0" w:space="0" w:color="auto"/>
        <w:bottom w:val="none" w:sz="0" w:space="0" w:color="auto"/>
        <w:right w:val="none" w:sz="0" w:space="0" w:color="auto"/>
      </w:divBdr>
    </w:div>
    <w:div w:id="662585639">
      <w:bodyDiv w:val="1"/>
      <w:marLeft w:val="0"/>
      <w:marRight w:val="0"/>
      <w:marTop w:val="0"/>
      <w:marBottom w:val="0"/>
      <w:divBdr>
        <w:top w:val="none" w:sz="0" w:space="0" w:color="auto"/>
        <w:left w:val="none" w:sz="0" w:space="0" w:color="auto"/>
        <w:bottom w:val="none" w:sz="0" w:space="0" w:color="auto"/>
        <w:right w:val="none" w:sz="0" w:space="0" w:color="auto"/>
      </w:divBdr>
    </w:div>
    <w:div w:id="662705837">
      <w:bodyDiv w:val="1"/>
      <w:marLeft w:val="0"/>
      <w:marRight w:val="0"/>
      <w:marTop w:val="0"/>
      <w:marBottom w:val="0"/>
      <w:divBdr>
        <w:top w:val="none" w:sz="0" w:space="0" w:color="auto"/>
        <w:left w:val="none" w:sz="0" w:space="0" w:color="auto"/>
        <w:bottom w:val="none" w:sz="0" w:space="0" w:color="auto"/>
        <w:right w:val="none" w:sz="0" w:space="0" w:color="auto"/>
      </w:divBdr>
    </w:div>
    <w:div w:id="663046913">
      <w:bodyDiv w:val="1"/>
      <w:marLeft w:val="0"/>
      <w:marRight w:val="0"/>
      <w:marTop w:val="0"/>
      <w:marBottom w:val="0"/>
      <w:divBdr>
        <w:top w:val="none" w:sz="0" w:space="0" w:color="auto"/>
        <w:left w:val="none" w:sz="0" w:space="0" w:color="auto"/>
        <w:bottom w:val="none" w:sz="0" w:space="0" w:color="auto"/>
        <w:right w:val="none" w:sz="0" w:space="0" w:color="auto"/>
      </w:divBdr>
    </w:div>
    <w:div w:id="663974211">
      <w:bodyDiv w:val="1"/>
      <w:marLeft w:val="0"/>
      <w:marRight w:val="0"/>
      <w:marTop w:val="0"/>
      <w:marBottom w:val="0"/>
      <w:divBdr>
        <w:top w:val="none" w:sz="0" w:space="0" w:color="auto"/>
        <w:left w:val="none" w:sz="0" w:space="0" w:color="auto"/>
        <w:bottom w:val="none" w:sz="0" w:space="0" w:color="auto"/>
        <w:right w:val="none" w:sz="0" w:space="0" w:color="auto"/>
      </w:divBdr>
      <w:divsChild>
        <w:div w:id="125852690">
          <w:marLeft w:val="1166"/>
          <w:marRight w:val="0"/>
          <w:marTop w:val="106"/>
          <w:marBottom w:val="0"/>
          <w:divBdr>
            <w:top w:val="none" w:sz="0" w:space="0" w:color="auto"/>
            <w:left w:val="none" w:sz="0" w:space="0" w:color="auto"/>
            <w:bottom w:val="none" w:sz="0" w:space="0" w:color="auto"/>
            <w:right w:val="none" w:sz="0" w:space="0" w:color="auto"/>
          </w:divBdr>
        </w:div>
        <w:div w:id="345715449">
          <w:marLeft w:val="1800"/>
          <w:marRight w:val="0"/>
          <w:marTop w:val="86"/>
          <w:marBottom w:val="0"/>
          <w:divBdr>
            <w:top w:val="none" w:sz="0" w:space="0" w:color="auto"/>
            <w:left w:val="none" w:sz="0" w:space="0" w:color="auto"/>
            <w:bottom w:val="none" w:sz="0" w:space="0" w:color="auto"/>
            <w:right w:val="none" w:sz="0" w:space="0" w:color="auto"/>
          </w:divBdr>
        </w:div>
        <w:div w:id="1145505825">
          <w:marLeft w:val="547"/>
          <w:marRight w:val="0"/>
          <w:marTop w:val="96"/>
          <w:marBottom w:val="0"/>
          <w:divBdr>
            <w:top w:val="none" w:sz="0" w:space="0" w:color="auto"/>
            <w:left w:val="none" w:sz="0" w:space="0" w:color="auto"/>
            <w:bottom w:val="none" w:sz="0" w:space="0" w:color="auto"/>
            <w:right w:val="none" w:sz="0" w:space="0" w:color="auto"/>
          </w:divBdr>
        </w:div>
        <w:div w:id="1471828279">
          <w:marLeft w:val="1800"/>
          <w:marRight w:val="0"/>
          <w:marTop w:val="86"/>
          <w:marBottom w:val="0"/>
          <w:divBdr>
            <w:top w:val="none" w:sz="0" w:space="0" w:color="auto"/>
            <w:left w:val="none" w:sz="0" w:space="0" w:color="auto"/>
            <w:bottom w:val="none" w:sz="0" w:space="0" w:color="auto"/>
            <w:right w:val="none" w:sz="0" w:space="0" w:color="auto"/>
          </w:divBdr>
        </w:div>
        <w:div w:id="1848786664">
          <w:marLeft w:val="1166"/>
          <w:marRight w:val="0"/>
          <w:marTop w:val="86"/>
          <w:marBottom w:val="0"/>
          <w:divBdr>
            <w:top w:val="none" w:sz="0" w:space="0" w:color="auto"/>
            <w:left w:val="none" w:sz="0" w:space="0" w:color="auto"/>
            <w:bottom w:val="none" w:sz="0" w:space="0" w:color="auto"/>
            <w:right w:val="none" w:sz="0" w:space="0" w:color="auto"/>
          </w:divBdr>
        </w:div>
        <w:div w:id="1894847153">
          <w:marLeft w:val="1800"/>
          <w:marRight w:val="0"/>
          <w:marTop w:val="86"/>
          <w:marBottom w:val="0"/>
          <w:divBdr>
            <w:top w:val="none" w:sz="0" w:space="0" w:color="auto"/>
            <w:left w:val="none" w:sz="0" w:space="0" w:color="auto"/>
            <w:bottom w:val="none" w:sz="0" w:space="0" w:color="auto"/>
            <w:right w:val="none" w:sz="0" w:space="0" w:color="auto"/>
          </w:divBdr>
        </w:div>
        <w:div w:id="1955749959">
          <w:marLeft w:val="1166"/>
          <w:marRight w:val="0"/>
          <w:marTop w:val="86"/>
          <w:marBottom w:val="0"/>
          <w:divBdr>
            <w:top w:val="none" w:sz="0" w:space="0" w:color="auto"/>
            <w:left w:val="none" w:sz="0" w:space="0" w:color="auto"/>
            <w:bottom w:val="none" w:sz="0" w:space="0" w:color="auto"/>
            <w:right w:val="none" w:sz="0" w:space="0" w:color="auto"/>
          </w:divBdr>
        </w:div>
        <w:div w:id="2038386561">
          <w:marLeft w:val="1166"/>
          <w:marRight w:val="0"/>
          <w:marTop w:val="86"/>
          <w:marBottom w:val="0"/>
          <w:divBdr>
            <w:top w:val="none" w:sz="0" w:space="0" w:color="auto"/>
            <w:left w:val="none" w:sz="0" w:space="0" w:color="auto"/>
            <w:bottom w:val="none" w:sz="0" w:space="0" w:color="auto"/>
            <w:right w:val="none" w:sz="0" w:space="0" w:color="auto"/>
          </w:divBdr>
        </w:div>
        <w:div w:id="2111779656">
          <w:marLeft w:val="1166"/>
          <w:marRight w:val="0"/>
          <w:marTop w:val="86"/>
          <w:marBottom w:val="0"/>
          <w:divBdr>
            <w:top w:val="none" w:sz="0" w:space="0" w:color="auto"/>
            <w:left w:val="none" w:sz="0" w:space="0" w:color="auto"/>
            <w:bottom w:val="none" w:sz="0" w:space="0" w:color="auto"/>
            <w:right w:val="none" w:sz="0" w:space="0" w:color="auto"/>
          </w:divBdr>
        </w:div>
      </w:divsChild>
    </w:div>
    <w:div w:id="664670192">
      <w:bodyDiv w:val="1"/>
      <w:marLeft w:val="0"/>
      <w:marRight w:val="0"/>
      <w:marTop w:val="0"/>
      <w:marBottom w:val="0"/>
      <w:divBdr>
        <w:top w:val="none" w:sz="0" w:space="0" w:color="auto"/>
        <w:left w:val="none" w:sz="0" w:space="0" w:color="auto"/>
        <w:bottom w:val="none" w:sz="0" w:space="0" w:color="auto"/>
        <w:right w:val="none" w:sz="0" w:space="0" w:color="auto"/>
      </w:divBdr>
    </w:div>
    <w:div w:id="664944233">
      <w:bodyDiv w:val="1"/>
      <w:marLeft w:val="0"/>
      <w:marRight w:val="0"/>
      <w:marTop w:val="0"/>
      <w:marBottom w:val="0"/>
      <w:divBdr>
        <w:top w:val="none" w:sz="0" w:space="0" w:color="auto"/>
        <w:left w:val="none" w:sz="0" w:space="0" w:color="auto"/>
        <w:bottom w:val="none" w:sz="0" w:space="0" w:color="auto"/>
        <w:right w:val="none" w:sz="0" w:space="0" w:color="auto"/>
      </w:divBdr>
    </w:div>
    <w:div w:id="665550082">
      <w:bodyDiv w:val="1"/>
      <w:marLeft w:val="0"/>
      <w:marRight w:val="0"/>
      <w:marTop w:val="0"/>
      <w:marBottom w:val="0"/>
      <w:divBdr>
        <w:top w:val="none" w:sz="0" w:space="0" w:color="auto"/>
        <w:left w:val="none" w:sz="0" w:space="0" w:color="auto"/>
        <w:bottom w:val="none" w:sz="0" w:space="0" w:color="auto"/>
        <w:right w:val="none" w:sz="0" w:space="0" w:color="auto"/>
      </w:divBdr>
    </w:div>
    <w:div w:id="665984133">
      <w:bodyDiv w:val="1"/>
      <w:marLeft w:val="0"/>
      <w:marRight w:val="0"/>
      <w:marTop w:val="0"/>
      <w:marBottom w:val="0"/>
      <w:divBdr>
        <w:top w:val="none" w:sz="0" w:space="0" w:color="auto"/>
        <w:left w:val="none" w:sz="0" w:space="0" w:color="auto"/>
        <w:bottom w:val="none" w:sz="0" w:space="0" w:color="auto"/>
        <w:right w:val="none" w:sz="0" w:space="0" w:color="auto"/>
      </w:divBdr>
    </w:div>
    <w:div w:id="668212361">
      <w:bodyDiv w:val="1"/>
      <w:marLeft w:val="0"/>
      <w:marRight w:val="0"/>
      <w:marTop w:val="0"/>
      <w:marBottom w:val="0"/>
      <w:divBdr>
        <w:top w:val="none" w:sz="0" w:space="0" w:color="auto"/>
        <w:left w:val="none" w:sz="0" w:space="0" w:color="auto"/>
        <w:bottom w:val="none" w:sz="0" w:space="0" w:color="auto"/>
        <w:right w:val="none" w:sz="0" w:space="0" w:color="auto"/>
      </w:divBdr>
      <w:divsChild>
        <w:div w:id="89199235">
          <w:marLeft w:val="1800"/>
          <w:marRight w:val="0"/>
          <w:marTop w:val="86"/>
          <w:marBottom w:val="0"/>
          <w:divBdr>
            <w:top w:val="none" w:sz="0" w:space="0" w:color="auto"/>
            <w:left w:val="none" w:sz="0" w:space="0" w:color="auto"/>
            <w:bottom w:val="none" w:sz="0" w:space="0" w:color="auto"/>
            <w:right w:val="none" w:sz="0" w:space="0" w:color="auto"/>
          </w:divBdr>
        </w:div>
        <w:div w:id="413284651">
          <w:marLeft w:val="1800"/>
          <w:marRight w:val="0"/>
          <w:marTop w:val="86"/>
          <w:marBottom w:val="0"/>
          <w:divBdr>
            <w:top w:val="none" w:sz="0" w:space="0" w:color="auto"/>
            <w:left w:val="none" w:sz="0" w:space="0" w:color="auto"/>
            <w:bottom w:val="none" w:sz="0" w:space="0" w:color="auto"/>
            <w:right w:val="none" w:sz="0" w:space="0" w:color="auto"/>
          </w:divBdr>
        </w:div>
        <w:div w:id="476647484">
          <w:marLeft w:val="1166"/>
          <w:marRight w:val="0"/>
          <w:marTop w:val="86"/>
          <w:marBottom w:val="0"/>
          <w:divBdr>
            <w:top w:val="none" w:sz="0" w:space="0" w:color="auto"/>
            <w:left w:val="none" w:sz="0" w:space="0" w:color="auto"/>
            <w:bottom w:val="none" w:sz="0" w:space="0" w:color="auto"/>
            <w:right w:val="none" w:sz="0" w:space="0" w:color="auto"/>
          </w:divBdr>
        </w:div>
        <w:div w:id="715930600">
          <w:marLeft w:val="1800"/>
          <w:marRight w:val="0"/>
          <w:marTop w:val="86"/>
          <w:marBottom w:val="0"/>
          <w:divBdr>
            <w:top w:val="none" w:sz="0" w:space="0" w:color="auto"/>
            <w:left w:val="none" w:sz="0" w:space="0" w:color="auto"/>
            <w:bottom w:val="none" w:sz="0" w:space="0" w:color="auto"/>
            <w:right w:val="none" w:sz="0" w:space="0" w:color="auto"/>
          </w:divBdr>
        </w:div>
        <w:div w:id="1125076806">
          <w:marLeft w:val="1800"/>
          <w:marRight w:val="0"/>
          <w:marTop w:val="86"/>
          <w:marBottom w:val="0"/>
          <w:divBdr>
            <w:top w:val="none" w:sz="0" w:space="0" w:color="auto"/>
            <w:left w:val="none" w:sz="0" w:space="0" w:color="auto"/>
            <w:bottom w:val="none" w:sz="0" w:space="0" w:color="auto"/>
            <w:right w:val="none" w:sz="0" w:space="0" w:color="auto"/>
          </w:divBdr>
        </w:div>
        <w:div w:id="1385829220">
          <w:marLeft w:val="1166"/>
          <w:marRight w:val="0"/>
          <w:marTop w:val="86"/>
          <w:marBottom w:val="0"/>
          <w:divBdr>
            <w:top w:val="none" w:sz="0" w:space="0" w:color="auto"/>
            <w:left w:val="none" w:sz="0" w:space="0" w:color="auto"/>
            <w:bottom w:val="none" w:sz="0" w:space="0" w:color="auto"/>
            <w:right w:val="none" w:sz="0" w:space="0" w:color="auto"/>
          </w:divBdr>
        </w:div>
        <w:div w:id="1894460477">
          <w:marLeft w:val="1800"/>
          <w:marRight w:val="0"/>
          <w:marTop w:val="86"/>
          <w:marBottom w:val="0"/>
          <w:divBdr>
            <w:top w:val="none" w:sz="0" w:space="0" w:color="auto"/>
            <w:left w:val="none" w:sz="0" w:space="0" w:color="auto"/>
            <w:bottom w:val="none" w:sz="0" w:space="0" w:color="auto"/>
            <w:right w:val="none" w:sz="0" w:space="0" w:color="auto"/>
          </w:divBdr>
        </w:div>
        <w:div w:id="1961960206">
          <w:marLeft w:val="1166"/>
          <w:marRight w:val="0"/>
          <w:marTop w:val="86"/>
          <w:marBottom w:val="0"/>
          <w:divBdr>
            <w:top w:val="none" w:sz="0" w:space="0" w:color="auto"/>
            <w:left w:val="none" w:sz="0" w:space="0" w:color="auto"/>
            <w:bottom w:val="none" w:sz="0" w:space="0" w:color="auto"/>
            <w:right w:val="none" w:sz="0" w:space="0" w:color="auto"/>
          </w:divBdr>
        </w:div>
      </w:divsChild>
    </w:div>
    <w:div w:id="668363626">
      <w:bodyDiv w:val="1"/>
      <w:marLeft w:val="0"/>
      <w:marRight w:val="0"/>
      <w:marTop w:val="0"/>
      <w:marBottom w:val="0"/>
      <w:divBdr>
        <w:top w:val="none" w:sz="0" w:space="0" w:color="auto"/>
        <w:left w:val="none" w:sz="0" w:space="0" w:color="auto"/>
        <w:bottom w:val="none" w:sz="0" w:space="0" w:color="auto"/>
        <w:right w:val="none" w:sz="0" w:space="0" w:color="auto"/>
      </w:divBdr>
    </w:div>
    <w:div w:id="669214728">
      <w:bodyDiv w:val="1"/>
      <w:marLeft w:val="0"/>
      <w:marRight w:val="0"/>
      <w:marTop w:val="0"/>
      <w:marBottom w:val="0"/>
      <w:divBdr>
        <w:top w:val="none" w:sz="0" w:space="0" w:color="auto"/>
        <w:left w:val="none" w:sz="0" w:space="0" w:color="auto"/>
        <w:bottom w:val="none" w:sz="0" w:space="0" w:color="auto"/>
        <w:right w:val="none" w:sz="0" w:space="0" w:color="auto"/>
      </w:divBdr>
    </w:div>
    <w:div w:id="670185949">
      <w:bodyDiv w:val="1"/>
      <w:marLeft w:val="0"/>
      <w:marRight w:val="0"/>
      <w:marTop w:val="0"/>
      <w:marBottom w:val="0"/>
      <w:divBdr>
        <w:top w:val="none" w:sz="0" w:space="0" w:color="auto"/>
        <w:left w:val="none" w:sz="0" w:space="0" w:color="auto"/>
        <w:bottom w:val="none" w:sz="0" w:space="0" w:color="auto"/>
        <w:right w:val="none" w:sz="0" w:space="0" w:color="auto"/>
      </w:divBdr>
    </w:div>
    <w:div w:id="670378523">
      <w:bodyDiv w:val="1"/>
      <w:marLeft w:val="0"/>
      <w:marRight w:val="0"/>
      <w:marTop w:val="0"/>
      <w:marBottom w:val="0"/>
      <w:divBdr>
        <w:top w:val="none" w:sz="0" w:space="0" w:color="auto"/>
        <w:left w:val="none" w:sz="0" w:space="0" w:color="auto"/>
        <w:bottom w:val="none" w:sz="0" w:space="0" w:color="auto"/>
        <w:right w:val="none" w:sz="0" w:space="0" w:color="auto"/>
      </w:divBdr>
      <w:divsChild>
        <w:div w:id="972322692">
          <w:marLeft w:val="1166"/>
          <w:marRight w:val="0"/>
          <w:marTop w:val="96"/>
          <w:marBottom w:val="0"/>
          <w:divBdr>
            <w:top w:val="none" w:sz="0" w:space="0" w:color="auto"/>
            <w:left w:val="none" w:sz="0" w:space="0" w:color="auto"/>
            <w:bottom w:val="none" w:sz="0" w:space="0" w:color="auto"/>
            <w:right w:val="none" w:sz="0" w:space="0" w:color="auto"/>
          </w:divBdr>
        </w:div>
      </w:divsChild>
    </w:div>
    <w:div w:id="670526378">
      <w:bodyDiv w:val="1"/>
      <w:marLeft w:val="0"/>
      <w:marRight w:val="0"/>
      <w:marTop w:val="0"/>
      <w:marBottom w:val="0"/>
      <w:divBdr>
        <w:top w:val="none" w:sz="0" w:space="0" w:color="auto"/>
        <w:left w:val="none" w:sz="0" w:space="0" w:color="auto"/>
        <w:bottom w:val="none" w:sz="0" w:space="0" w:color="auto"/>
        <w:right w:val="none" w:sz="0" w:space="0" w:color="auto"/>
      </w:divBdr>
    </w:div>
    <w:div w:id="671228329">
      <w:bodyDiv w:val="1"/>
      <w:marLeft w:val="0"/>
      <w:marRight w:val="0"/>
      <w:marTop w:val="0"/>
      <w:marBottom w:val="0"/>
      <w:divBdr>
        <w:top w:val="none" w:sz="0" w:space="0" w:color="auto"/>
        <w:left w:val="none" w:sz="0" w:space="0" w:color="auto"/>
        <w:bottom w:val="none" w:sz="0" w:space="0" w:color="auto"/>
        <w:right w:val="none" w:sz="0" w:space="0" w:color="auto"/>
      </w:divBdr>
    </w:div>
    <w:div w:id="671563539">
      <w:bodyDiv w:val="1"/>
      <w:marLeft w:val="0"/>
      <w:marRight w:val="0"/>
      <w:marTop w:val="0"/>
      <w:marBottom w:val="0"/>
      <w:divBdr>
        <w:top w:val="none" w:sz="0" w:space="0" w:color="auto"/>
        <w:left w:val="none" w:sz="0" w:space="0" w:color="auto"/>
        <w:bottom w:val="none" w:sz="0" w:space="0" w:color="auto"/>
        <w:right w:val="none" w:sz="0" w:space="0" w:color="auto"/>
      </w:divBdr>
    </w:div>
    <w:div w:id="671759220">
      <w:bodyDiv w:val="1"/>
      <w:marLeft w:val="0"/>
      <w:marRight w:val="0"/>
      <w:marTop w:val="0"/>
      <w:marBottom w:val="0"/>
      <w:divBdr>
        <w:top w:val="none" w:sz="0" w:space="0" w:color="auto"/>
        <w:left w:val="none" w:sz="0" w:space="0" w:color="auto"/>
        <w:bottom w:val="none" w:sz="0" w:space="0" w:color="auto"/>
        <w:right w:val="none" w:sz="0" w:space="0" w:color="auto"/>
      </w:divBdr>
      <w:divsChild>
        <w:div w:id="232667375">
          <w:marLeft w:val="547"/>
          <w:marRight w:val="0"/>
          <w:marTop w:val="115"/>
          <w:marBottom w:val="0"/>
          <w:divBdr>
            <w:top w:val="none" w:sz="0" w:space="0" w:color="auto"/>
            <w:left w:val="none" w:sz="0" w:space="0" w:color="auto"/>
            <w:bottom w:val="none" w:sz="0" w:space="0" w:color="auto"/>
            <w:right w:val="none" w:sz="0" w:space="0" w:color="auto"/>
          </w:divBdr>
        </w:div>
        <w:div w:id="1222247482">
          <w:marLeft w:val="1800"/>
          <w:marRight w:val="0"/>
          <w:marTop w:val="86"/>
          <w:marBottom w:val="0"/>
          <w:divBdr>
            <w:top w:val="none" w:sz="0" w:space="0" w:color="auto"/>
            <w:left w:val="none" w:sz="0" w:space="0" w:color="auto"/>
            <w:bottom w:val="none" w:sz="0" w:space="0" w:color="auto"/>
            <w:right w:val="none" w:sz="0" w:space="0" w:color="auto"/>
          </w:divBdr>
        </w:div>
        <w:div w:id="1728915587">
          <w:marLeft w:val="1166"/>
          <w:marRight w:val="0"/>
          <w:marTop w:val="96"/>
          <w:marBottom w:val="0"/>
          <w:divBdr>
            <w:top w:val="none" w:sz="0" w:space="0" w:color="auto"/>
            <w:left w:val="none" w:sz="0" w:space="0" w:color="auto"/>
            <w:bottom w:val="none" w:sz="0" w:space="0" w:color="auto"/>
            <w:right w:val="none" w:sz="0" w:space="0" w:color="auto"/>
          </w:divBdr>
        </w:div>
      </w:divsChild>
    </w:div>
    <w:div w:id="673651248">
      <w:bodyDiv w:val="1"/>
      <w:marLeft w:val="0"/>
      <w:marRight w:val="0"/>
      <w:marTop w:val="0"/>
      <w:marBottom w:val="0"/>
      <w:divBdr>
        <w:top w:val="none" w:sz="0" w:space="0" w:color="auto"/>
        <w:left w:val="none" w:sz="0" w:space="0" w:color="auto"/>
        <w:bottom w:val="none" w:sz="0" w:space="0" w:color="auto"/>
        <w:right w:val="none" w:sz="0" w:space="0" w:color="auto"/>
      </w:divBdr>
    </w:div>
    <w:div w:id="673805316">
      <w:bodyDiv w:val="1"/>
      <w:marLeft w:val="0"/>
      <w:marRight w:val="0"/>
      <w:marTop w:val="0"/>
      <w:marBottom w:val="0"/>
      <w:divBdr>
        <w:top w:val="none" w:sz="0" w:space="0" w:color="auto"/>
        <w:left w:val="none" w:sz="0" w:space="0" w:color="auto"/>
        <w:bottom w:val="none" w:sz="0" w:space="0" w:color="auto"/>
        <w:right w:val="none" w:sz="0" w:space="0" w:color="auto"/>
      </w:divBdr>
    </w:div>
    <w:div w:id="676423449">
      <w:bodyDiv w:val="1"/>
      <w:marLeft w:val="0"/>
      <w:marRight w:val="0"/>
      <w:marTop w:val="0"/>
      <w:marBottom w:val="0"/>
      <w:divBdr>
        <w:top w:val="none" w:sz="0" w:space="0" w:color="auto"/>
        <w:left w:val="none" w:sz="0" w:space="0" w:color="auto"/>
        <w:bottom w:val="none" w:sz="0" w:space="0" w:color="auto"/>
        <w:right w:val="none" w:sz="0" w:space="0" w:color="auto"/>
      </w:divBdr>
    </w:div>
    <w:div w:id="678314484">
      <w:bodyDiv w:val="1"/>
      <w:marLeft w:val="0"/>
      <w:marRight w:val="0"/>
      <w:marTop w:val="0"/>
      <w:marBottom w:val="0"/>
      <w:divBdr>
        <w:top w:val="none" w:sz="0" w:space="0" w:color="auto"/>
        <w:left w:val="none" w:sz="0" w:space="0" w:color="auto"/>
        <w:bottom w:val="none" w:sz="0" w:space="0" w:color="auto"/>
        <w:right w:val="none" w:sz="0" w:space="0" w:color="auto"/>
      </w:divBdr>
      <w:divsChild>
        <w:div w:id="7567278">
          <w:marLeft w:val="547"/>
          <w:marRight w:val="0"/>
          <w:marTop w:val="0"/>
          <w:marBottom w:val="60"/>
          <w:divBdr>
            <w:top w:val="none" w:sz="0" w:space="0" w:color="auto"/>
            <w:left w:val="none" w:sz="0" w:space="0" w:color="auto"/>
            <w:bottom w:val="none" w:sz="0" w:space="0" w:color="auto"/>
            <w:right w:val="none" w:sz="0" w:space="0" w:color="auto"/>
          </w:divBdr>
        </w:div>
        <w:div w:id="18051695">
          <w:marLeft w:val="1166"/>
          <w:marRight w:val="0"/>
          <w:marTop w:val="0"/>
          <w:marBottom w:val="60"/>
          <w:divBdr>
            <w:top w:val="none" w:sz="0" w:space="0" w:color="auto"/>
            <w:left w:val="none" w:sz="0" w:space="0" w:color="auto"/>
            <w:bottom w:val="none" w:sz="0" w:space="0" w:color="auto"/>
            <w:right w:val="none" w:sz="0" w:space="0" w:color="auto"/>
          </w:divBdr>
        </w:div>
        <w:div w:id="361513502">
          <w:marLeft w:val="547"/>
          <w:marRight w:val="0"/>
          <w:marTop w:val="0"/>
          <w:marBottom w:val="60"/>
          <w:divBdr>
            <w:top w:val="none" w:sz="0" w:space="0" w:color="auto"/>
            <w:left w:val="none" w:sz="0" w:space="0" w:color="auto"/>
            <w:bottom w:val="none" w:sz="0" w:space="0" w:color="auto"/>
            <w:right w:val="none" w:sz="0" w:space="0" w:color="auto"/>
          </w:divBdr>
        </w:div>
        <w:div w:id="415445838">
          <w:marLeft w:val="1166"/>
          <w:marRight w:val="0"/>
          <w:marTop w:val="0"/>
          <w:marBottom w:val="60"/>
          <w:divBdr>
            <w:top w:val="none" w:sz="0" w:space="0" w:color="auto"/>
            <w:left w:val="none" w:sz="0" w:space="0" w:color="auto"/>
            <w:bottom w:val="none" w:sz="0" w:space="0" w:color="auto"/>
            <w:right w:val="none" w:sz="0" w:space="0" w:color="auto"/>
          </w:divBdr>
        </w:div>
        <w:div w:id="638806508">
          <w:marLeft w:val="1166"/>
          <w:marRight w:val="0"/>
          <w:marTop w:val="0"/>
          <w:marBottom w:val="60"/>
          <w:divBdr>
            <w:top w:val="none" w:sz="0" w:space="0" w:color="auto"/>
            <w:left w:val="none" w:sz="0" w:space="0" w:color="auto"/>
            <w:bottom w:val="none" w:sz="0" w:space="0" w:color="auto"/>
            <w:right w:val="none" w:sz="0" w:space="0" w:color="auto"/>
          </w:divBdr>
        </w:div>
        <w:div w:id="834106976">
          <w:marLeft w:val="547"/>
          <w:marRight w:val="0"/>
          <w:marTop w:val="0"/>
          <w:marBottom w:val="60"/>
          <w:divBdr>
            <w:top w:val="none" w:sz="0" w:space="0" w:color="auto"/>
            <w:left w:val="none" w:sz="0" w:space="0" w:color="auto"/>
            <w:bottom w:val="none" w:sz="0" w:space="0" w:color="auto"/>
            <w:right w:val="none" w:sz="0" w:space="0" w:color="auto"/>
          </w:divBdr>
        </w:div>
        <w:div w:id="1153179701">
          <w:marLeft w:val="547"/>
          <w:marRight w:val="0"/>
          <w:marTop w:val="0"/>
          <w:marBottom w:val="60"/>
          <w:divBdr>
            <w:top w:val="none" w:sz="0" w:space="0" w:color="auto"/>
            <w:left w:val="none" w:sz="0" w:space="0" w:color="auto"/>
            <w:bottom w:val="none" w:sz="0" w:space="0" w:color="auto"/>
            <w:right w:val="none" w:sz="0" w:space="0" w:color="auto"/>
          </w:divBdr>
        </w:div>
        <w:div w:id="1263763009">
          <w:marLeft w:val="1166"/>
          <w:marRight w:val="0"/>
          <w:marTop w:val="67"/>
          <w:marBottom w:val="0"/>
          <w:divBdr>
            <w:top w:val="none" w:sz="0" w:space="0" w:color="auto"/>
            <w:left w:val="none" w:sz="0" w:space="0" w:color="auto"/>
            <w:bottom w:val="none" w:sz="0" w:space="0" w:color="auto"/>
            <w:right w:val="none" w:sz="0" w:space="0" w:color="auto"/>
          </w:divBdr>
        </w:div>
        <w:div w:id="1312908640">
          <w:marLeft w:val="1166"/>
          <w:marRight w:val="0"/>
          <w:marTop w:val="67"/>
          <w:marBottom w:val="0"/>
          <w:divBdr>
            <w:top w:val="none" w:sz="0" w:space="0" w:color="auto"/>
            <w:left w:val="none" w:sz="0" w:space="0" w:color="auto"/>
            <w:bottom w:val="none" w:sz="0" w:space="0" w:color="auto"/>
            <w:right w:val="none" w:sz="0" w:space="0" w:color="auto"/>
          </w:divBdr>
        </w:div>
        <w:div w:id="1473594506">
          <w:marLeft w:val="1166"/>
          <w:marRight w:val="0"/>
          <w:marTop w:val="0"/>
          <w:marBottom w:val="60"/>
          <w:divBdr>
            <w:top w:val="none" w:sz="0" w:space="0" w:color="auto"/>
            <w:left w:val="none" w:sz="0" w:space="0" w:color="auto"/>
            <w:bottom w:val="none" w:sz="0" w:space="0" w:color="auto"/>
            <w:right w:val="none" w:sz="0" w:space="0" w:color="auto"/>
          </w:divBdr>
        </w:div>
        <w:div w:id="1656881358">
          <w:marLeft w:val="547"/>
          <w:marRight w:val="0"/>
          <w:marTop w:val="0"/>
          <w:marBottom w:val="60"/>
          <w:divBdr>
            <w:top w:val="none" w:sz="0" w:space="0" w:color="auto"/>
            <w:left w:val="none" w:sz="0" w:space="0" w:color="auto"/>
            <w:bottom w:val="none" w:sz="0" w:space="0" w:color="auto"/>
            <w:right w:val="none" w:sz="0" w:space="0" w:color="auto"/>
          </w:divBdr>
        </w:div>
        <w:div w:id="1943107303">
          <w:marLeft w:val="1166"/>
          <w:marRight w:val="0"/>
          <w:marTop w:val="0"/>
          <w:marBottom w:val="60"/>
          <w:divBdr>
            <w:top w:val="none" w:sz="0" w:space="0" w:color="auto"/>
            <w:left w:val="none" w:sz="0" w:space="0" w:color="auto"/>
            <w:bottom w:val="none" w:sz="0" w:space="0" w:color="auto"/>
            <w:right w:val="none" w:sz="0" w:space="0" w:color="auto"/>
          </w:divBdr>
        </w:div>
        <w:div w:id="2041740807">
          <w:marLeft w:val="1166"/>
          <w:marRight w:val="0"/>
          <w:marTop w:val="0"/>
          <w:marBottom w:val="60"/>
          <w:divBdr>
            <w:top w:val="none" w:sz="0" w:space="0" w:color="auto"/>
            <w:left w:val="none" w:sz="0" w:space="0" w:color="auto"/>
            <w:bottom w:val="none" w:sz="0" w:space="0" w:color="auto"/>
            <w:right w:val="none" w:sz="0" w:space="0" w:color="auto"/>
          </w:divBdr>
        </w:div>
        <w:div w:id="2061318185">
          <w:marLeft w:val="1166"/>
          <w:marRight w:val="0"/>
          <w:marTop w:val="0"/>
          <w:marBottom w:val="60"/>
          <w:divBdr>
            <w:top w:val="none" w:sz="0" w:space="0" w:color="auto"/>
            <w:left w:val="none" w:sz="0" w:space="0" w:color="auto"/>
            <w:bottom w:val="none" w:sz="0" w:space="0" w:color="auto"/>
            <w:right w:val="none" w:sz="0" w:space="0" w:color="auto"/>
          </w:divBdr>
        </w:div>
        <w:div w:id="2115129110">
          <w:marLeft w:val="547"/>
          <w:marRight w:val="0"/>
          <w:marTop w:val="0"/>
          <w:marBottom w:val="60"/>
          <w:divBdr>
            <w:top w:val="none" w:sz="0" w:space="0" w:color="auto"/>
            <w:left w:val="none" w:sz="0" w:space="0" w:color="auto"/>
            <w:bottom w:val="none" w:sz="0" w:space="0" w:color="auto"/>
            <w:right w:val="none" w:sz="0" w:space="0" w:color="auto"/>
          </w:divBdr>
        </w:div>
      </w:divsChild>
    </w:div>
    <w:div w:id="678965734">
      <w:bodyDiv w:val="1"/>
      <w:marLeft w:val="0"/>
      <w:marRight w:val="0"/>
      <w:marTop w:val="0"/>
      <w:marBottom w:val="0"/>
      <w:divBdr>
        <w:top w:val="none" w:sz="0" w:space="0" w:color="auto"/>
        <w:left w:val="none" w:sz="0" w:space="0" w:color="auto"/>
        <w:bottom w:val="none" w:sz="0" w:space="0" w:color="auto"/>
        <w:right w:val="none" w:sz="0" w:space="0" w:color="auto"/>
      </w:divBdr>
      <w:divsChild>
        <w:div w:id="702366549">
          <w:marLeft w:val="0"/>
          <w:marRight w:val="0"/>
          <w:marTop w:val="0"/>
          <w:marBottom w:val="0"/>
          <w:divBdr>
            <w:top w:val="none" w:sz="0" w:space="0" w:color="auto"/>
            <w:left w:val="none" w:sz="0" w:space="0" w:color="auto"/>
            <w:bottom w:val="none" w:sz="0" w:space="0" w:color="auto"/>
            <w:right w:val="none" w:sz="0" w:space="0" w:color="auto"/>
          </w:divBdr>
        </w:div>
      </w:divsChild>
    </w:div>
    <w:div w:id="679047925">
      <w:bodyDiv w:val="1"/>
      <w:marLeft w:val="0"/>
      <w:marRight w:val="0"/>
      <w:marTop w:val="0"/>
      <w:marBottom w:val="0"/>
      <w:divBdr>
        <w:top w:val="none" w:sz="0" w:space="0" w:color="auto"/>
        <w:left w:val="none" w:sz="0" w:space="0" w:color="auto"/>
        <w:bottom w:val="none" w:sz="0" w:space="0" w:color="auto"/>
        <w:right w:val="none" w:sz="0" w:space="0" w:color="auto"/>
      </w:divBdr>
      <w:divsChild>
        <w:div w:id="1058935673">
          <w:marLeft w:val="0"/>
          <w:marRight w:val="0"/>
          <w:marTop w:val="0"/>
          <w:marBottom w:val="0"/>
          <w:divBdr>
            <w:top w:val="none" w:sz="0" w:space="0" w:color="auto"/>
            <w:left w:val="none" w:sz="0" w:space="0" w:color="auto"/>
            <w:bottom w:val="none" w:sz="0" w:space="0" w:color="auto"/>
            <w:right w:val="none" w:sz="0" w:space="0" w:color="auto"/>
          </w:divBdr>
          <w:divsChild>
            <w:div w:id="1216625016">
              <w:marLeft w:val="0"/>
              <w:marRight w:val="0"/>
              <w:marTop w:val="0"/>
              <w:marBottom w:val="0"/>
              <w:divBdr>
                <w:top w:val="none" w:sz="0" w:space="0" w:color="auto"/>
                <w:left w:val="none" w:sz="0" w:space="0" w:color="auto"/>
                <w:bottom w:val="none" w:sz="0" w:space="0" w:color="auto"/>
                <w:right w:val="none" w:sz="0" w:space="0" w:color="auto"/>
              </w:divBdr>
            </w:div>
            <w:div w:id="1854342691">
              <w:marLeft w:val="0"/>
              <w:marRight w:val="0"/>
              <w:marTop w:val="0"/>
              <w:marBottom w:val="0"/>
              <w:divBdr>
                <w:top w:val="none" w:sz="0" w:space="0" w:color="auto"/>
                <w:left w:val="none" w:sz="0" w:space="0" w:color="auto"/>
                <w:bottom w:val="none" w:sz="0" w:space="0" w:color="auto"/>
                <w:right w:val="none" w:sz="0" w:space="0" w:color="auto"/>
              </w:divBdr>
            </w:div>
            <w:div w:id="1993092895">
              <w:marLeft w:val="0"/>
              <w:marRight w:val="0"/>
              <w:marTop w:val="0"/>
              <w:marBottom w:val="0"/>
              <w:divBdr>
                <w:top w:val="none" w:sz="0" w:space="0" w:color="auto"/>
                <w:left w:val="none" w:sz="0" w:space="0" w:color="auto"/>
                <w:bottom w:val="none" w:sz="0" w:space="0" w:color="auto"/>
                <w:right w:val="none" w:sz="0" w:space="0" w:color="auto"/>
              </w:divBdr>
            </w:div>
            <w:div w:id="208510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426893">
      <w:bodyDiv w:val="1"/>
      <w:marLeft w:val="0"/>
      <w:marRight w:val="0"/>
      <w:marTop w:val="0"/>
      <w:marBottom w:val="0"/>
      <w:divBdr>
        <w:top w:val="none" w:sz="0" w:space="0" w:color="auto"/>
        <w:left w:val="none" w:sz="0" w:space="0" w:color="auto"/>
        <w:bottom w:val="none" w:sz="0" w:space="0" w:color="auto"/>
        <w:right w:val="none" w:sz="0" w:space="0" w:color="auto"/>
      </w:divBdr>
      <w:divsChild>
        <w:div w:id="347802475">
          <w:marLeft w:val="547"/>
          <w:marRight w:val="0"/>
          <w:marTop w:val="96"/>
          <w:marBottom w:val="0"/>
          <w:divBdr>
            <w:top w:val="none" w:sz="0" w:space="0" w:color="auto"/>
            <w:left w:val="none" w:sz="0" w:space="0" w:color="auto"/>
            <w:bottom w:val="none" w:sz="0" w:space="0" w:color="auto"/>
            <w:right w:val="none" w:sz="0" w:space="0" w:color="auto"/>
          </w:divBdr>
        </w:div>
        <w:div w:id="746535926">
          <w:marLeft w:val="547"/>
          <w:marRight w:val="0"/>
          <w:marTop w:val="96"/>
          <w:marBottom w:val="0"/>
          <w:divBdr>
            <w:top w:val="none" w:sz="0" w:space="0" w:color="auto"/>
            <w:left w:val="none" w:sz="0" w:space="0" w:color="auto"/>
            <w:bottom w:val="none" w:sz="0" w:space="0" w:color="auto"/>
            <w:right w:val="none" w:sz="0" w:space="0" w:color="auto"/>
          </w:divBdr>
        </w:div>
        <w:div w:id="835192355">
          <w:marLeft w:val="547"/>
          <w:marRight w:val="0"/>
          <w:marTop w:val="96"/>
          <w:marBottom w:val="0"/>
          <w:divBdr>
            <w:top w:val="none" w:sz="0" w:space="0" w:color="auto"/>
            <w:left w:val="none" w:sz="0" w:space="0" w:color="auto"/>
            <w:bottom w:val="none" w:sz="0" w:space="0" w:color="auto"/>
            <w:right w:val="none" w:sz="0" w:space="0" w:color="auto"/>
          </w:divBdr>
        </w:div>
        <w:div w:id="1237204960">
          <w:marLeft w:val="547"/>
          <w:marRight w:val="0"/>
          <w:marTop w:val="96"/>
          <w:marBottom w:val="0"/>
          <w:divBdr>
            <w:top w:val="none" w:sz="0" w:space="0" w:color="auto"/>
            <w:left w:val="none" w:sz="0" w:space="0" w:color="auto"/>
            <w:bottom w:val="none" w:sz="0" w:space="0" w:color="auto"/>
            <w:right w:val="none" w:sz="0" w:space="0" w:color="auto"/>
          </w:divBdr>
        </w:div>
        <w:div w:id="1276519339">
          <w:marLeft w:val="547"/>
          <w:marRight w:val="0"/>
          <w:marTop w:val="96"/>
          <w:marBottom w:val="0"/>
          <w:divBdr>
            <w:top w:val="none" w:sz="0" w:space="0" w:color="auto"/>
            <w:left w:val="none" w:sz="0" w:space="0" w:color="auto"/>
            <w:bottom w:val="none" w:sz="0" w:space="0" w:color="auto"/>
            <w:right w:val="none" w:sz="0" w:space="0" w:color="auto"/>
          </w:divBdr>
        </w:div>
        <w:div w:id="1435982412">
          <w:marLeft w:val="1166"/>
          <w:marRight w:val="0"/>
          <w:marTop w:val="86"/>
          <w:marBottom w:val="0"/>
          <w:divBdr>
            <w:top w:val="none" w:sz="0" w:space="0" w:color="auto"/>
            <w:left w:val="none" w:sz="0" w:space="0" w:color="auto"/>
            <w:bottom w:val="none" w:sz="0" w:space="0" w:color="auto"/>
            <w:right w:val="none" w:sz="0" w:space="0" w:color="auto"/>
          </w:divBdr>
        </w:div>
        <w:div w:id="1493444992">
          <w:marLeft w:val="1166"/>
          <w:marRight w:val="0"/>
          <w:marTop w:val="86"/>
          <w:marBottom w:val="0"/>
          <w:divBdr>
            <w:top w:val="none" w:sz="0" w:space="0" w:color="auto"/>
            <w:left w:val="none" w:sz="0" w:space="0" w:color="auto"/>
            <w:bottom w:val="none" w:sz="0" w:space="0" w:color="auto"/>
            <w:right w:val="none" w:sz="0" w:space="0" w:color="auto"/>
          </w:divBdr>
        </w:div>
        <w:div w:id="1630550038">
          <w:marLeft w:val="1166"/>
          <w:marRight w:val="0"/>
          <w:marTop w:val="86"/>
          <w:marBottom w:val="0"/>
          <w:divBdr>
            <w:top w:val="none" w:sz="0" w:space="0" w:color="auto"/>
            <w:left w:val="none" w:sz="0" w:space="0" w:color="auto"/>
            <w:bottom w:val="none" w:sz="0" w:space="0" w:color="auto"/>
            <w:right w:val="none" w:sz="0" w:space="0" w:color="auto"/>
          </w:divBdr>
        </w:div>
        <w:div w:id="2027518729">
          <w:marLeft w:val="1166"/>
          <w:marRight w:val="0"/>
          <w:marTop w:val="86"/>
          <w:marBottom w:val="0"/>
          <w:divBdr>
            <w:top w:val="none" w:sz="0" w:space="0" w:color="auto"/>
            <w:left w:val="none" w:sz="0" w:space="0" w:color="auto"/>
            <w:bottom w:val="none" w:sz="0" w:space="0" w:color="auto"/>
            <w:right w:val="none" w:sz="0" w:space="0" w:color="auto"/>
          </w:divBdr>
        </w:div>
        <w:div w:id="2138990095">
          <w:marLeft w:val="1800"/>
          <w:marRight w:val="0"/>
          <w:marTop w:val="72"/>
          <w:marBottom w:val="0"/>
          <w:divBdr>
            <w:top w:val="none" w:sz="0" w:space="0" w:color="auto"/>
            <w:left w:val="none" w:sz="0" w:space="0" w:color="auto"/>
            <w:bottom w:val="none" w:sz="0" w:space="0" w:color="auto"/>
            <w:right w:val="none" w:sz="0" w:space="0" w:color="auto"/>
          </w:divBdr>
        </w:div>
      </w:divsChild>
    </w:div>
    <w:div w:id="680200403">
      <w:bodyDiv w:val="1"/>
      <w:marLeft w:val="0"/>
      <w:marRight w:val="0"/>
      <w:marTop w:val="0"/>
      <w:marBottom w:val="0"/>
      <w:divBdr>
        <w:top w:val="none" w:sz="0" w:space="0" w:color="auto"/>
        <w:left w:val="none" w:sz="0" w:space="0" w:color="auto"/>
        <w:bottom w:val="none" w:sz="0" w:space="0" w:color="auto"/>
        <w:right w:val="none" w:sz="0" w:space="0" w:color="auto"/>
      </w:divBdr>
    </w:div>
    <w:div w:id="680206454">
      <w:bodyDiv w:val="1"/>
      <w:marLeft w:val="0"/>
      <w:marRight w:val="0"/>
      <w:marTop w:val="0"/>
      <w:marBottom w:val="0"/>
      <w:divBdr>
        <w:top w:val="none" w:sz="0" w:space="0" w:color="auto"/>
        <w:left w:val="none" w:sz="0" w:space="0" w:color="auto"/>
        <w:bottom w:val="none" w:sz="0" w:space="0" w:color="auto"/>
        <w:right w:val="none" w:sz="0" w:space="0" w:color="auto"/>
      </w:divBdr>
    </w:div>
    <w:div w:id="680400595">
      <w:bodyDiv w:val="1"/>
      <w:marLeft w:val="0"/>
      <w:marRight w:val="0"/>
      <w:marTop w:val="0"/>
      <w:marBottom w:val="0"/>
      <w:divBdr>
        <w:top w:val="none" w:sz="0" w:space="0" w:color="auto"/>
        <w:left w:val="none" w:sz="0" w:space="0" w:color="auto"/>
        <w:bottom w:val="none" w:sz="0" w:space="0" w:color="auto"/>
        <w:right w:val="none" w:sz="0" w:space="0" w:color="auto"/>
      </w:divBdr>
    </w:div>
    <w:div w:id="680476795">
      <w:bodyDiv w:val="1"/>
      <w:marLeft w:val="0"/>
      <w:marRight w:val="0"/>
      <w:marTop w:val="0"/>
      <w:marBottom w:val="0"/>
      <w:divBdr>
        <w:top w:val="none" w:sz="0" w:space="0" w:color="auto"/>
        <w:left w:val="none" w:sz="0" w:space="0" w:color="auto"/>
        <w:bottom w:val="none" w:sz="0" w:space="0" w:color="auto"/>
        <w:right w:val="none" w:sz="0" w:space="0" w:color="auto"/>
      </w:divBdr>
      <w:divsChild>
        <w:div w:id="861552969">
          <w:marLeft w:val="1166"/>
          <w:marRight w:val="0"/>
          <w:marTop w:val="134"/>
          <w:marBottom w:val="0"/>
          <w:divBdr>
            <w:top w:val="none" w:sz="0" w:space="0" w:color="auto"/>
            <w:left w:val="none" w:sz="0" w:space="0" w:color="auto"/>
            <w:bottom w:val="none" w:sz="0" w:space="0" w:color="auto"/>
            <w:right w:val="none" w:sz="0" w:space="0" w:color="auto"/>
          </w:divBdr>
        </w:div>
        <w:div w:id="1644970784">
          <w:marLeft w:val="1166"/>
          <w:marRight w:val="0"/>
          <w:marTop w:val="134"/>
          <w:marBottom w:val="0"/>
          <w:divBdr>
            <w:top w:val="none" w:sz="0" w:space="0" w:color="auto"/>
            <w:left w:val="none" w:sz="0" w:space="0" w:color="auto"/>
            <w:bottom w:val="none" w:sz="0" w:space="0" w:color="auto"/>
            <w:right w:val="none" w:sz="0" w:space="0" w:color="auto"/>
          </w:divBdr>
        </w:div>
        <w:div w:id="1660425769">
          <w:marLeft w:val="1166"/>
          <w:marRight w:val="0"/>
          <w:marTop w:val="134"/>
          <w:marBottom w:val="0"/>
          <w:divBdr>
            <w:top w:val="none" w:sz="0" w:space="0" w:color="auto"/>
            <w:left w:val="none" w:sz="0" w:space="0" w:color="auto"/>
            <w:bottom w:val="none" w:sz="0" w:space="0" w:color="auto"/>
            <w:right w:val="none" w:sz="0" w:space="0" w:color="auto"/>
          </w:divBdr>
        </w:div>
        <w:div w:id="1694040641">
          <w:marLeft w:val="547"/>
          <w:marRight w:val="0"/>
          <w:marTop w:val="154"/>
          <w:marBottom w:val="0"/>
          <w:divBdr>
            <w:top w:val="none" w:sz="0" w:space="0" w:color="auto"/>
            <w:left w:val="none" w:sz="0" w:space="0" w:color="auto"/>
            <w:bottom w:val="none" w:sz="0" w:space="0" w:color="auto"/>
            <w:right w:val="none" w:sz="0" w:space="0" w:color="auto"/>
          </w:divBdr>
        </w:div>
        <w:div w:id="2133594242">
          <w:marLeft w:val="1166"/>
          <w:marRight w:val="0"/>
          <w:marTop w:val="134"/>
          <w:marBottom w:val="0"/>
          <w:divBdr>
            <w:top w:val="none" w:sz="0" w:space="0" w:color="auto"/>
            <w:left w:val="none" w:sz="0" w:space="0" w:color="auto"/>
            <w:bottom w:val="none" w:sz="0" w:space="0" w:color="auto"/>
            <w:right w:val="none" w:sz="0" w:space="0" w:color="auto"/>
          </w:divBdr>
        </w:div>
      </w:divsChild>
    </w:div>
    <w:div w:id="680547776">
      <w:bodyDiv w:val="1"/>
      <w:marLeft w:val="0"/>
      <w:marRight w:val="0"/>
      <w:marTop w:val="0"/>
      <w:marBottom w:val="0"/>
      <w:divBdr>
        <w:top w:val="none" w:sz="0" w:space="0" w:color="auto"/>
        <w:left w:val="none" w:sz="0" w:space="0" w:color="auto"/>
        <w:bottom w:val="none" w:sz="0" w:space="0" w:color="auto"/>
        <w:right w:val="none" w:sz="0" w:space="0" w:color="auto"/>
      </w:divBdr>
    </w:div>
    <w:div w:id="680813363">
      <w:bodyDiv w:val="1"/>
      <w:marLeft w:val="0"/>
      <w:marRight w:val="0"/>
      <w:marTop w:val="0"/>
      <w:marBottom w:val="0"/>
      <w:divBdr>
        <w:top w:val="none" w:sz="0" w:space="0" w:color="auto"/>
        <w:left w:val="none" w:sz="0" w:space="0" w:color="auto"/>
        <w:bottom w:val="none" w:sz="0" w:space="0" w:color="auto"/>
        <w:right w:val="none" w:sz="0" w:space="0" w:color="auto"/>
      </w:divBdr>
    </w:div>
    <w:div w:id="681473263">
      <w:bodyDiv w:val="1"/>
      <w:marLeft w:val="0"/>
      <w:marRight w:val="0"/>
      <w:marTop w:val="0"/>
      <w:marBottom w:val="0"/>
      <w:divBdr>
        <w:top w:val="none" w:sz="0" w:space="0" w:color="auto"/>
        <w:left w:val="none" w:sz="0" w:space="0" w:color="auto"/>
        <w:bottom w:val="none" w:sz="0" w:space="0" w:color="auto"/>
        <w:right w:val="none" w:sz="0" w:space="0" w:color="auto"/>
      </w:divBdr>
      <w:divsChild>
        <w:div w:id="289627213">
          <w:marLeft w:val="547"/>
          <w:marRight w:val="0"/>
          <w:marTop w:val="115"/>
          <w:marBottom w:val="0"/>
          <w:divBdr>
            <w:top w:val="none" w:sz="0" w:space="0" w:color="auto"/>
            <w:left w:val="none" w:sz="0" w:space="0" w:color="auto"/>
            <w:bottom w:val="none" w:sz="0" w:space="0" w:color="auto"/>
            <w:right w:val="none" w:sz="0" w:space="0" w:color="auto"/>
          </w:divBdr>
        </w:div>
        <w:div w:id="1174568471">
          <w:marLeft w:val="547"/>
          <w:marRight w:val="0"/>
          <w:marTop w:val="115"/>
          <w:marBottom w:val="0"/>
          <w:divBdr>
            <w:top w:val="none" w:sz="0" w:space="0" w:color="auto"/>
            <w:left w:val="none" w:sz="0" w:space="0" w:color="auto"/>
            <w:bottom w:val="none" w:sz="0" w:space="0" w:color="auto"/>
            <w:right w:val="none" w:sz="0" w:space="0" w:color="auto"/>
          </w:divBdr>
        </w:div>
        <w:div w:id="1371765518">
          <w:marLeft w:val="1166"/>
          <w:marRight w:val="0"/>
          <w:marTop w:val="96"/>
          <w:marBottom w:val="0"/>
          <w:divBdr>
            <w:top w:val="none" w:sz="0" w:space="0" w:color="auto"/>
            <w:left w:val="none" w:sz="0" w:space="0" w:color="auto"/>
            <w:bottom w:val="none" w:sz="0" w:space="0" w:color="auto"/>
            <w:right w:val="none" w:sz="0" w:space="0" w:color="auto"/>
          </w:divBdr>
        </w:div>
      </w:divsChild>
    </w:div>
    <w:div w:id="681594362">
      <w:bodyDiv w:val="1"/>
      <w:marLeft w:val="0"/>
      <w:marRight w:val="0"/>
      <w:marTop w:val="0"/>
      <w:marBottom w:val="0"/>
      <w:divBdr>
        <w:top w:val="none" w:sz="0" w:space="0" w:color="auto"/>
        <w:left w:val="none" w:sz="0" w:space="0" w:color="auto"/>
        <w:bottom w:val="none" w:sz="0" w:space="0" w:color="auto"/>
        <w:right w:val="none" w:sz="0" w:space="0" w:color="auto"/>
      </w:divBdr>
    </w:div>
    <w:div w:id="682047780">
      <w:bodyDiv w:val="1"/>
      <w:marLeft w:val="0"/>
      <w:marRight w:val="0"/>
      <w:marTop w:val="0"/>
      <w:marBottom w:val="0"/>
      <w:divBdr>
        <w:top w:val="none" w:sz="0" w:space="0" w:color="auto"/>
        <w:left w:val="none" w:sz="0" w:space="0" w:color="auto"/>
        <w:bottom w:val="none" w:sz="0" w:space="0" w:color="auto"/>
        <w:right w:val="none" w:sz="0" w:space="0" w:color="auto"/>
      </w:divBdr>
      <w:divsChild>
        <w:div w:id="550187976">
          <w:marLeft w:val="0"/>
          <w:marRight w:val="0"/>
          <w:marTop w:val="0"/>
          <w:marBottom w:val="0"/>
          <w:divBdr>
            <w:top w:val="none" w:sz="0" w:space="0" w:color="auto"/>
            <w:left w:val="none" w:sz="0" w:space="0" w:color="auto"/>
            <w:bottom w:val="none" w:sz="0" w:space="0" w:color="auto"/>
            <w:right w:val="none" w:sz="0" w:space="0" w:color="auto"/>
          </w:divBdr>
        </w:div>
      </w:divsChild>
    </w:div>
    <w:div w:id="682129704">
      <w:bodyDiv w:val="1"/>
      <w:marLeft w:val="0"/>
      <w:marRight w:val="0"/>
      <w:marTop w:val="0"/>
      <w:marBottom w:val="0"/>
      <w:divBdr>
        <w:top w:val="none" w:sz="0" w:space="0" w:color="auto"/>
        <w:left w:val="none" w:sz="0" w:space="0" w:color="auto"/>
        <w:bottom w:val="none" w:sz="0" w:space="0" w:color="auto"/>
        <w:right w:val="none" w:sz="0" w:space="0" w:color="auto"/>
      </w:divBdr>
    </w:div>
    <w:div w:id="682706181">
      <w:bodyDiv w:val="1"/>
      <w:marLeft w:val="0"/>
      <w:marRight w:val="0"/>
      <w:marTop w:val="0"/>
      <w:marBottom w:val="0"/>
      <w:divBdr>
        <w:top w:val="none" w:sz="0" w:space="0" w:color="auto"/>
        <w:left w:val="none" w:sz="0" w:space="0" w:color="auto"/>
        <w:bottom w:val="none" w:sz="0" w:space="0" w:color="auto"/>
        <w:right w:val="none" w:sz="0" w:space="0" w:color="auto"/>
      </w:divBdr>
    </w:div>
    <w:div w:id="682898947">
      <w:bodyDiv w:val="1"/>
      <w:marLeft w:val="0"/>
      <w:marRight w:val="0"/>
      <w:marTop w:val="0"/>
      <w:marBottom w:val="0"/>
      <w:divBdr>
        <w:top w:val="none" w:sz="0" w:space="0" w:color="auto"/>
        <w:left w:val="none" w:sz="0" w:space="0" w:color="auto"/>
        <w:bottom w:val="none" w:sz="0" w:space="0" w:color="auto"/>
        <w:right w:val="none" w:sz="0" w:space="0" w:color="auto"/>
      </w:divBdr>
    </w:div>
    <w:div w:id="683552560">
      <w:bodyDiv w:val="1"/>
      <w:marLeft w:val="0"/>
      <w:marRight w:val="0"/>
      <w:marTop w:val="0"/>
      <w:marBottom w:val="0"/>
      <w:divBdr>
        <w:top w:val="none" w:sz="0" w:space="0" w:color="auto"/>
        <w:left w:val="none" w:sz="0" w:space="0" w:color="auto"/>
        <w:bottom w:val="none" w:sz="0" w:space="0" w:color="auto"/>
        <w:right w:val="none" w:sz="0" w:space="0" w:color="auto"/>
      </w:divBdr>
    </w:div>
    <w:div w:id="684288374">
      <w:bodyDiv w:val="1"/>
      <w:marLeft w:val="0"/>
      <w:marRight w:val="0"/>
      <w:marTop w:val="0"/>
      <w:marBottom w:val="0"/>
      <w:divBdr>
        <w:top w:val="none" w:sz="0" w:space="0" w:color="auto"/>
        <w:left w:val="none" w:sz="0" w:space="0" w:color="auto"/>
        <w:bottom w:val="none" w:sz="0" w:space="0" w:color="auto"/>
        <w:right w:val="none" w:sz="0" w:space="0" w:color="auto"/>
      </w:divBdr>
    </w:div>
    <w:div w:id="684551105">
      <w:bodyDiv w:val="1"/>
      <w:marLeft w:val="0"/>
      <w:marRight w:val="0"/>
      <w:marTop w:val="0"/>
      <w:marBottom w:val="0"/>
      <w:divBdr>
        <w:top w:val="none" w:sz="0" w:space="0" w:color="auto"/>
        <w:left w:val="none" w:sz="0" w:space="0" w:color="auto"/>
        <w:bottom w:val="none" w:sz="0" w:space="0" w:color="auto"/>
        <w:right w:val="none" w:sz="0" w:space="0" w:color="auto"/>
      </w:divBdr>
    </w:div>
    <w:div w:id="684751803">
      <w:bodyDiv w:val="1"/>
      <w:marLeft w:val="0"/>
      <w:marRight w:val="0"/>
      <w:marTop w:val="0"/>
      <w:marBottom w:val="0"/>
      <w:divBdr>
        <w:top w:val="none" w:sz="0" w:space="0" w:color="auto"/>
        <w:left w:val="none" w:sz="0" w:space="0" w:color="auto"/>
        <w:bottom w:val="none" w:sz="0" w:space="0" w:color="auto"/>
        <w:right w:val="none" w:sz="0" w:space="0" w:color="auto"/>
      </w:divBdr>
      <w:divsChild>
        <w:div w:id="416219658">
          <w:marLeft w:val="547"/>
          <w:marRight w:val="0"/>
          <w:marTop w:val="120"/>
          <w:marBottom w:val="0"/>
          <w:divBdr>
            <w:top w:val="none" w:sz="0" w:space="0" w:color="auto"/>
            <w:left w:val="none" w:sz="0" w:space="0" w:color="auto"/>
            <w:bottom w:val="none" w:sz="0" w:space="0" w:color="auto"/>
            <w:right w:val="none" w:sz="0" w:space="0" w:color="auto"/>
          </w:divBdr>
        </w:div>
        <w:div w:id="639964489">
          <w:marLeft w:val="547"/>
          <w:marRight w:val="0"/>
          <w:marTop w:val="120"/>
          <w:marBottom w:val="0"/>
          <w:divBdr>
            <w:top w:val="none" w:sz="0" w:space="0" w:color="auto"/>
            <w:left w:val="none" w:sz="0" w:space="0" w:color="auto"/>
            <w:bottom w:val="none" w:sz="0" w:space="0" w:color="auto"/>
            <w:right w:val="none" w:sz="0" w:space="0" w:color="auto"/>
          </w:divBdr>
        </w:div>
        <w:div w:id="693531605">
          <w:marLeft w:val="1166"/>
          <w:marRight w:val="0"/>
          <w:marTop w:val="106"/>
          <w:marBottom w:val="0"/>
          <w:divBdr>
            <w:top w:val="none" w:sz="0" w:space="0" w:color="auto"/>
            <w:left w:val="none" w:sz="0" w:space="0" w:color="auto"/>
            <w:bottom w:val="none" w:sz="0" w:space="0" w:color="auto"/>
            <w:right w:val="none" w:sz="0" w:space="0" w:color="auto"/>
          </w:divBdr>
        </w:div>
        <w:div w:id="949892986">
          <w:marLeft w:val="1800"/>
          <w:marRight w:val="0"/>
          <w:marTop w:val="91"/>
          <w:marBottom w:val="0"/>
          <w:divBdr>
            <w:top w:val="none" w:sz="0" w:space="0" w:color="auto"/>
            <w:left w:val="none" w:sz="0" w:space="0" w:color="auto"/>
            <w:bottom w:val="none" w:sz="0" w:space="0" w:color="auto"/>
            <w:right w:val="none" w:sz="0" w:space="0" w:color="auto"/>
          </w:divBdr>
        </w:div>
        <w:div w:id="957175349">
          <w:marLeft w:val="1800"/>
          <w:marRight w:val="0"/>
          <w:marTop w:val="91"/>
          <w:marBottom w:val="0"/>
          <w:divBdr>
            <w:top w:val="none" w:sz="0" w:space="0" w:color="auto"/>
            <w:left w:val="none" w:sz="0" w:space="0" w:color="auto"/>
            <w:bottom w:val="none" w:sz="0" w:space="0" w:color="auto"/>
            <w:right w:val="none" w:sz="0" w:space="0" w:color="auto"/>
          </w:divBdr>
        </w:div>
        <w:div w:id="1297029744">
          <w:marLeft w:val="1166"/>
          <w:marRight w:val="0"/>
          <w:marTop w:val="106"/>
          <w:marBottom w:val="0"/>
          <w:divBdr>
            <w:top w:val="none" w:sz="0" w:space="0" w:color="auto"/>
            <w:left w:val="none" w:sz="0" w:space="0" w:color="auto"/>
            <w:bottom w:val="none" w:sz="0" w:space="0" w:color="auto"/>
            <w:right w:val="none" w:sz="0" w:space="0" w:color="auto"/>
          </w:divBdr>
        </w:div>
        <w:div w:id="1432509113">
          <w:marLeft w:val="547"/>
          <w:marRight w:val="0"/>
          <w:marTop w:val="120"/>
          <w:marBottom w:val="0"/>
          <w:divBdr>
            <w:top w:val="none" w:sz="0" w:space="0" w:color="auto"/>
            <w:left w:val="none" w:sz="0" w:space="0" w:color="auto"/>
            <w:bottom w:val="none" w:sz="0" w:space="0" w:color="auto"/>
            <w:right w:val="none" w:sz="0" w:space="0" w:color="auto"/>
          </w:divBdr>
        </w:div>
        <w:div w:id="1792941111">
          <w:marLeft w:val="1166"/>
          <w:marRight w:val="0"/>
          <w:marTop w:val="106"/>
          <w:marBottom w:val="0"/>
          <w:divBdr>
            <w:top w:val="none" w:sz="0" w:space="0" w:color="auto"/>
            <w:left w:val="none" w:sz="0" w:space="0" w:color="auto"/>
            <w:bottom w:val="none" w:sz="0" w:space="0" w:color="auto"/>
            <w:right w:val="none" w:sz="0" w:space="0" w:color="auto"/>
          </w:divBdr>
        </w:div>
        <w:div w:id="1897936650">
          <w:marLeft w:val="1166"/>
          <w:marRight w:val="0"/>
          <w:marTop w:val="106"/>
          <w:marBottom w:val="0"/>
          <w:divBdr>
            <w:top w:val="none" w:sz="0" w:space="0" w:color="auto"/>
            <w:left w:val="none" w:sz="0" w:space="0" w:color="auto"/>
            <w:bottom w:val="none" w:sz="0" w:space="0" w:color="auto"/>
            <w:right w:val="none" w:sz="0" w:space="0" w:color="auto"/>
          </w:divBdr>
        </w:div>
        <w:div w:id="2046254421">
          <w:marLeft w:val="1166"/>
          <w:marRight w:val="0"/>
          <w:marTop w:val="106"/>
          <w:marBottom w:val="0"/>
          <w:divBdr>
            <w:top w:val="none" w:sz="0" w:space="0" w:color="auto"/>
            <w:left w:val="none" w:sz="0" w:space="0" w:color="auto"/>
            <w:bottom w:val="none" w:sz="0" w:space="0" w:color="auto"/>
            <w:right w:val="none" w:sz="0" w:space="0" w:color="auto"/>
          </w:divBdr>
        </w:div>
      </w:divsChild>
    </w:div>
    <w:div w:id="686173205">
      <w:bodyDiv w:val="1"/>
      <w:marLeft w:val="0"/>
      <w:marRight w:val="0"/>
      <w:marTop w:val="0"/>
      <w:marBottom w:val="0"/>
      <w:divBdr>
        <w:top w:val="none" w:sz="0" w:space="0" w:color="auto"/>
        <w:left w:val="none" w:sz="0" w:space="0" w:color="auto"/>
        <w:bottom w:val="none" w:sz="0" w:space="0" w:color="auto"/>
        <w:right w:val="none" w:sz="0" w:space="0" w:color="auto"/>
      </w:divBdr>
      <w:divsChild>
        <w:div w:id="245649676">
          <w:marLeft w:val="2520"/>
          <w:marRight w:val="0"/>
          <w:marTop w:val="67"/>
          <w:marBottom w:val="0"/>
          <w:divBdr>
            <w:top w:val="none" w:sz="0" w:space="0" w:color="auto"/>
            <w:left w:val="none" w:sz="0" w:space="0" w:color="auto"/>
            <w:bottom w:val="none" w:sz="0" w:space="0" w:color="auto"/>
            <w:right w:val="none" w:sz="0" w:space="0" w:color="auto"/>
          </w:divBdr>
        </w:div>
        <w:div w:id="405618130">
          <w:marLeft w:val="1166"/>
          <w:marRight w:val="0"/>
          <w:marTop w:val="96"/>
          <w:marBottom w:val="0"/>
          <w:divBdr>
            <w:top w:val="none" w:sz="0" w:space="0" w:color="auto"/>
            <w:left w:val="none" w:sz="0" w:space="0" w:color="auto"/>
            <w:bottom w:val="none" w:sz="0" w:space="0" w:color="auto"/>
            <w:right w:val="none" w:sz="0" w:space="0" w:color="auto"/>
          </w:divBdr>
        </w:div>
        <w:div w:id="428819854">
          <w:marLeft w:val="1166"/>
          <w:marRight w:val="0"/>
          <w:marTop w:val="106"/>
          <w:marBottom w:val="0"/>
          <w:divBdr>
            <w:top w:val="none" w:sz="0" w:space="0" w:color="auto"/>
            <w:left w:val="none" w:sz="0" w:space="0" w:color="auto"/>
            <w:bottom w:val="none" w:sz="0" w:space="0" w:color="auto"/>
            <w:right w:val="none" w:sz="0" w:space="0" w:color="auto"/>
          </w:divBdr>
        </w:div>
        <w:div w:id="513956243">
          <w:marLeft w:val="1800"/>
          <w:marRight w:val="0"/>
          <w:marTop w:val="86"/>
          <w:marBottom w:val="0"/>
          <w:divBdr>
            <w:top w:val="none" w:sz="0" w:space="0" w:color="auto"/>
            <w:left w:val="none" w:sz="0" w:space="0" w:color="auto"/>
            <w:bottom w:val="none" w:sz="0" w:space="0" w:color="auto"/>
            <w:right w:val="none" w:sz="0" w:space="0" w:color="auto"/>
          </w:divBdr>
        </w:div>
        <w:div w:id="544146353">
          <w:marLeft w:val="1800"/>
          <w:marRight w:val="0"/>
          <w:marTop w:val="86"/>
          <w:marBottom w:val="0"/>
          <w:divBdr>
            <w:top w:val="none" w:sz="0" w:space="0" w:color="auto"/>
            <w:left w:val="none" w:sz="0" w:space="0" w:color="auto"/>
            <w:bottom w:val="none" w:sz="0" w:space="0" w:color="auto"/>
            <w:right w:val="none" w:sz="0" w:space="0" w:color="auto"/>
          </w:divBdr>
        </w:div>
        <w:div w:id="604701588">
          <w:marLeft w:val="1166"/>
          <w:marRight w:val="0"/>
          <w:marTop w:val="106"/>
          <w:marBottom w:val="0"/>
          <w:divBdr>
            <w:top w:val="none" w:sz="0" w:space="0" w:color="auto"/>
            <w:left w:val="none" w:sz="0" w:space="0" w:color="auto"/>
            <w:bottom w:val="none" w:sz="0" w:space="0" w:color="auto"/>
            <w:right w:val="none" w:sz="0" w:space="0" w:color="auto"/>
          </w:divBdr>
        </w:div>
        <w:div w:id="725642720">
          <w:marLeft w:val="1800"/>
          <w:marRight w:val="0"/>
          <w:marTop w:val="86"/>
          <w:marBottom w:val="0"/>
          <w:divBdr>
            <w:top w:val="none" w:sz="0" w:space="0" w:color="auto"/>
            <w:left w:val="none" w:sz="0" w:space="0" w:color="auto"/>
            <w:bottom w:val="none" w:sz="0" w:space="0" w:color="auto"/>
            <w:right w:val="none" w:sz="0" w:space="0" w:color="auto"/>
          </w:divBdr>
        </w:div>
        <w:div w:id="1044212940">
          <w:marLeft w:val="547"/>
          <w:marRight w:val="0"/>
          <w:marTop w:val="115"/>
          <w:marBottom w:val="0"/>
          <w:divBdr>
            <w:top w:val="none" w:sz="0" w:space="0" w:color="auto"/>
            <w:left w:val="none" w:sz="0" w:space="0" w:color="auto"/>
            <w:bottom w:val="none" w:sz="0" w:space="0" w:color="auto"/>
            <w:right w:val="none" w:sz="0" w:space="0" w:color="auto"/>
          </w:divBdr>
        </w:div>
        <w:div w:id="1051807776">
          <w:marLeft w:val="2520"/>
          <w:marRight w:val="0"/>
          <w:marTop w:val="67"/>
          <w:marBottom w:val="0"/>
          <w:divBdr>
            <w:top w:val="none" w:sz="0" w:space="0" w:color="auto"/>
            <w:left w:val="none" w:sz="0" w:space="0" w:color="auto"/>
            <w:bottom w:val="none" w:sz="0" w:space="0" w:color="auto"/>
            <w:right w:val="none" w:sz="0" w:space="0" w:color="auto"/>
          </w:divBdr>
        </w:div>
        <w:div w:id="1460760048">
          <w:marLeft w:val="2520"/>
          <w:marRight w:val="0"/>
          <w:marTop w:val="67"/>
          <w:marBottom w:val="0"/>
          <w:divBdr>
            <w:top w:val="none" w:sz="0" w:space="0" w:color="auto"/>
            <w:left w:val="none" w:sz="0" w:space="0" w:color="auto"/>
            <w:bottom w:val="none" w:sz="0" w:space="0" w:color="auto"/>
            <w:right w:val="none" w:sz="0" w:space="0" w:color="auto"/>
          </w:divBdr>
        </w:div>
        <w:div w:id="1762677867">
          <w:marLeft w:val="1800"/>
          <w:marRight w:val="0"/>
          <w:marTop w:val="86"/>
          <w:marBottom w:val="0"/>
          <w:divBdr>
            <w:top w:val="none" w:sz="0" w:space="0" w:color="auto"/>
            <w:left w:val="none" w:sz="0" w:space="0" w:color="auto"/>
            <w:bottom w:val="none" w:sz="0" w:space="0" w:color="auto"/>
            <w:right w:val="none" w:sz="0" w:space="0" w:color="auto"/>
          </w:divBdr>
        </w:div>
      </w:divsChild>
    </w:div>
    <w:div w:id="686368306">
      <w:bodyDiv w:val="1"/>
      <w:marLeft w:val="0"/>
      <w:marRight w:val="0"/>
      <w:marTop w:val="0"/>
      <w:marBottom w:val="0"/>
      <w:divBdr>
        <w:top w:val="none" w:sz="0" w:space="0" w:color="auto"/>
        <w:left w:val="none" w:sz="0" w:space="0" w:color="auto"/>
        <w:bottom w:val="none" w:sz="0" w:space="0" w:color="auto"/>
        <w:right w:val="none" w:sz="0" w:space="0" w:color="auto"/>
      </w:divBdr>
    </w:div>
    <w:div w:id="686368361">
      <w:bodyDiv w:val="1"/>
      <w:marLeft w:val="0"/>
      <w:marRight w:val="0"/>
      <w:marTop w:val="0"/>
      <w:marBottom w:val="0"/>
      <w:divBdr>
        <w:top w:val="none" w:sz="0" w:space="0" w:color="auto"/>
        <w:left w:val="none" w:sz="0" w:space="0" w:color="auto"/>
        <w:bottom w:val="none" w:sz="0" w:space="0" w:color="auto"/>
        <w:right w:val="none" w:sz="0" w:space="0" w:color="auto"/>
      </w:divBdr>
    </w:div>
    <w:div w:id="686637659">
      <w:bodyDiv w:val="1"/>
      <w:marLeft w:val="0"/>
      <w:marRight w:val="0"/>
      <w:marTop w:val="0"/>
      <w:marBottom w:val="0"/>
      <w:divBdr>
        <w:top w:val="none" w:sz="0" w:space="0" w:color="auto"/>
        <w:left w:val="none" w:sz="0" w:space="0" w:color="auto"/>
        <w:bottom w:val="none" w:sz="0" w:space="0" w:color="auto"/>
        <w:right w:val="none" w:sz="0" w:space="0" w:color="auto"/>
      </w:divBdr>
    </w:div>
    <w:div w:id="686639317">
      <w:bodyDiv w:val="1"/>
      <w:marLeft w:val="0"/>
      <w:marRight w:val="0"/>
      <w:marTop w:val="0"/>
      <w:marBottom w:val="0"/>
      <w:divBdr>
        <w:top w:val="none" w:sz="0" w:space="0" w:color="auto"/>
        <w:left w:val="none" w:sz="0" w:space="0" w:color="auto"/>
        <w:bottom w:val="none" w:sz="0" w:space="0" w:color="auto"/>
        <w:right w:val="none" w:sz="0" w:space="0" w:color="auto"/>
      </w:divBdr>
      <w:divsChild>
        <w:div w:id="473530331">
          <w:marLeft w:val="0"/>
          <w:marRight w:val="0"/>
          <w:marTop w:val="0"/>
          <w:marBottom w:val="0"/>
          <w:divBdr>
            <w:top w:val="none" w:sz="0" w:space="0" w:color="auto"/>
            <w:left w:val="none" w:sz="0" w:space="0" w:color="auto"/>
            <w:bottom w:val="none" w:sz="0" w:space="0" w:color="auto"/>
            <w:right w:val="none" w:sz="0" w:space="0" w:color="auto"/>
          </w:divBdr>
        </w:div>
      </w:divsChild>
    </w:div>
    <w:div w:id="686756398">
      <w:bodyDiv w:val="1"/>
      <w:marLeft w:val="0"/>
      <w:marRight w:val="0"/>
      <w:marTop w:val="0"/>
      <w:marBottom w:val="0"/>
      <w:divBdr>
        <w:top w:val="none" w:sz="0" w:space="0" w:color="auto"/>
        <w:left w:val="none" w:sz="0" w:space="0" w:color="auto"/>
        <w:bottom w:val="none" w:sz="0" w:space="0" w:color="auto"/>
        <w:right w:val="none" w:sz="0" w:space="0" w:color="auto"/>
      </w:divBdr>
      <w:divsChild>
        <w:div w:id="70393133">
          <w:marLeft w:val="1166"/>
          <w:marRight w:val="0"/>
          <w:marTop w:val="0"/>
          <w:marBottom w:val="60"/>
          <w:divBdr>
            <w:top w:val="none" w:sz="0" w:space="0" w:color="auto"/>
            <w:left w:val="none" w:sz="0" w:space="0" w:color="auto"/>
            <w:bottom w:val="none" w:sz="0" w:space="0" w:color="auto"/>
            <w:right w:val="none" w:sz="0" w:space="0" w:color="auto"/>
          </w:divBdr>
        </w:div>
        <w:div w:id="341317831">
          <w:marLeft w:val="1166"/>
          <w:marRight w:val="0"/>
          <w:marTop w:val="0"/>
          <w:marBottom w:val="60"/>
          <w:divBdr>
            <w:top w:val="none" w:sz="0" w:space="0" w:color="auto"/>
            <w:left w:val="none" w:sz="0" w:space="0" w:color="auto"/>
            <w:bottom w:val="none" w:sz="0" w:space="0" w:color="auto"/>
            <w:right w:val="none" w:sz="0" w:space="0" w:color="auto"/>
          </w:divBdr>
        </w:div>
        <w:div w:id="449978255">
          <w:marLeft w:val="2520"/>
          <w:marRight w:val="0"/>
          <w:marTop w:val="0"/>
          <w:marBottom w:val="60"/>
          <w:divBdr>
            <w:top w:val="none" w:sz="0" w:space="0" w:color="auto"/>
            <w:left w:val="none" w:sz="0" w:space="0" w:color="auto"/>
            <w:bottom w:val="none" w:sz="0" w:space="0" w:color="auto"/>
            <w:right w:val="none" w:sz="0" w:space="0" w:color="auto"/>
          </w:divBdr>
        </w:div>
        <w:div w:id="495847458">
          <w:marLeft w:val="1800"/>
          <w:marRight w:val="0"/>
          <w:marTop w:val="0"/>
          <w:marBottom w:val="60"/>
          <w:divBdr>
            <w:top w:val="none" w:sz="0" w:space="0" w:color="auto"/>
            <w:left w:val="none" w:sz="0" w:space="0" w:color="auto"/>
            <w:bottom w:val="none" w:sz="0" w:space="0" w:color="auto"/>
            <w:right w:val="none" w:sz="0" w:space="0" w:color="auto"/>
          </w:divBdr>
        </w:div>
        <w:div w:id="606012013">
          <w:marLeft w:val="1166"/>
          <w:marRight w:val="0"/>
          <w:marTop w:val="0"/>
          <w:marBottom w:val="60"/>
          <w:divBdr>
            <w:top w:val="none" w:sz="0" w:space="0" w:color="auto"/>
            <w:left w:val="none" w:sz="0" w:space="0" w:color="auto"/>
            <w:bottom w:val="none" w:sz="0" w:space="0" w:color="auto"/>
            <w:right w:val="none" w:sz="0" w:space="0" w:color="auto"/>
          </w:divBdr>
        </w:div>
        <w:div w:id="649792180">
          <w:marLeft w:val="1800"/>
          <w:marRight w:val="0"/>
          <w:marTop w:val="0"/>
          <w:marBottom w:val="60"/>
          <w:divBdr>
            <w:top w:val="none" w:sz="0" w:space="0" w:color="auto"/>
            <w:left w:val="none" w:sz="0" w:space="0" w:color="auto"/>
            <w:bottom w:val="none" w:sz="0" w:space="0" w:color="auto"/>
            <w:right w:val="none" w:sz="0" w:space="0" w:color="auto"/>
          </w:divBdr>
        </w:div>
        <w:div w:id="654800798">
          <w:marLeft w:val="1166"/>
          <w:marRight w:val="0"/>
          <w:marTop w:val="0"/>
          <w:marBottom w:val="60"/>
          <w:divBdr>
            <w:top w:val="none" w:sz="0" w:space="0" w:color="auto"/>
            <w:left w:val="none" w:sz="0" w:space="0" w:color="auto"/>
            <w:bottom w:val="none" w:sz="0" w:space="0" w:color="auto"/>
            <w:right w:val="none" w:sz="0" w:space="0" w:color="auto"/>
          </w:divBdr>
        </w:div>
        <w:div w:id="1020159724">
          <w:marLeft w:val="547"/>
          <w:marRight w:val="0"/>
          <w:marTop w:val="0"/>
          <w:marBottom w:val="60"/>
          <w:divBdr>
            <w:top w:val="none" w:sz="0" w:space="0" w:color="auto"/>
            <w:left w:val="none" w:sz="0" w:space="0" w:color="auto"/>
            <w:bottom w:val="none" w:sz="0" w:space="0" w:color="auto"/>
            <w:right w:val="none" w:sz="0" w:space="0" w:color="auto"/>
          </w:divBdr>
        </w:div>
        <w:div w:id="1148132889">
          <w:marLeft w:val="1800"/>
          <w:marRight w:val="0"/>
          <w:marTop w:val="0"/>
          <w:marBottom w:val="60"/>
          <w:divBdr>
            <w:top w:val="none" w:sz="0" w:space="0" w:color="auto"/>
            <w:left w:val="none" w:sz="0" w:space="0" w:color="auto"/>
            <w:bottom w:val="none" w:sz="0" w:space="0" w:color="auto"/>
            <w:right w:val="none" w:sz="0" w:space="0" w:color="auto"/>
          </w:divBdr>
        </w:div>
        <w:div w:id="1258295475">
          <w:marLeft w:val="1800"/>
          <w:marRight w:val="0"/>
          <w:marTop w:val="0"/>
          <w:marBottom w:val="60"/>
          <w:divBdr>
            <w:top w:val="none" w:sz="0" w:space="0" w:color="auto"/>
            <w:left w:val="none" w:sz="0" w:space="0" w:color="auto"/>
            <w:bottom w:val="none" w:sz="0" w:space="0" w:color="auto"/>
            <w:right w:val="none" w:sz="0" w:space="0" w:color="auto"/>
          </w:divBdr>
        </w:div>
        <w:div w:id="1373577125">
          <w:marLeft w:val="1166"/>
          <w:marRight w:val="0"/>
          <w:marTop w:val="0"/>
          <w:marBottom w:val="60"/>
          <w:divBdr>
            <w:top w:val="none" w:sz="0" w:space="0" w:color="auto"/>
            <w:left w:val="none" w:sz="0" w:space="0" w:color="auto"/>
            <w:bottom w:val="none" w:sz="0" w:space="0" w:color="auto"/>
            <w:right w:val="none" w:sz="0" w:space="0" w:color="auto"/>
          </w:divBdr>
        </w:div>
        <w:div w:id="1481724262">
          <w:marLeft w:val="1166"/>
          <w:marRight w:val="0"/>
          <w:marTop w:val="0"/>
          <w:marBottom w:val="60"/>
          <w:divBdr>
            <w:top w:val="none" w:sz="0" w:space="0" w:color="auto"/>
            <w:left w:val="none" w:sz="0" w:space="0" w:color="auto"/>
            <w:bottom w:val="none" w:sz="0" w:space="0" w:color="auto"/>
            <w:right w:val="none" w:sz="0" w:space="0" w:color="auto"/>
          </w:divBdr>
        </w:div>
        <w:div w:id="2102867299">
          <w:marLeft w:val="547"/>
          <w:marRight w:val="0"/>
          <w:marTop w:val="0"/>
          <w:marBottom w:val="60"/>
          <w:divBdr>
            <w:top w:val="none" w:sz="0" w:space="0" w:color="auto"/>
            <w:left w:val="none" w:sz="0" w:space="0" w:color="auto"/>
            <w:bottom w:val="none" w:sz="0" w:space="0" w:color="auto"/>
            <w:right w:val="none" w:sz="0" w:space="0" w:color="auto"/>
          </w:divBdr>
        </w:div>
      </w:divsChild>
    </w:div>
    <w:div w:id="687677414">
      <w:bodyDiv w:val="1"/>
      <w:marLeft w:val="0"/>
      <w:marRight w:val="0"/>
      <w:marTop w:val="0"/>
      <w:marBottom w:val="0"/>
      <w:divBdr>
        <w:top w:val="none" w:sz="0" w:space="0" w:color="auto"/>
        <w:left w:val="none" w:sz="0" w:space="0" w:color="auto"/>
        <w:bottom w:val="none" w:sz="0" w:space="0" w:color="auto"/>
        <w:right w:val="none" w:sz="0" w:space="0" w:color="auto"/>
      </w:divBdr>
    </w:div>
    <w:div w:id="688601683">
      <w:bodyDiv w:val="1"/>
      <w:marLeft w:val="0"/>
      <w:marRight w:val="0"/>
      <w:marTop w:val="0"/>
      <w:marBottom w:val="0"/>
      <w:divBdr>
        <w:top w:val="none" w:sz="0" w:space="0" w:color="auto"/>
        <w:left w:val="none" w:sz="0" w:space="0" w:color="auto"/>
        <w:bottom w:val="none" w:sz="0" w:space="0" w:color="auto"/>
        <w:right w:val="none" w:sz="0" w:space="0" w:color="auto"/>
      </w:divBdr>
    </w:div>
    <w:div w:id="689137147">
      <w:bodyDiv w:val="1"/>
      <w:marLeft w:val="0"/>
      <w:marRight w:val="0"/>
      <w:marTop w:val="0"/>
      <w:marBottom w:val="0"/>
      <w:divBdr>
        <w:top w:val="none" w:sz="0" w:space="0" w:color="auto"/>
        <w:left w:val="none" w:sz="0" w:space="0" w:color="auto"/>
        <w:bottom w:val="none" w:sz="0" w:space="0" w:color="auto"/>
        <w:right w:val="none" w:sz="0" w:space="0" w:color="auto"/>
      </w:divBdr>
    </w:div>
    <w:div w:id="691566317">
      <w:bodyDiv w:val="1"/>
      <w:marLeft w:val="0"/>
      <w:marRight w:val="0"/>
      <w:marTop w:val="0"/>
      <w:marBottom w:val="0"/>
      <w:divBdr>
        <w:top w:val="none" w:sz="0" w:space="0" w:color="auto"/>
        <w:left w:val="none" w:sz="0" w:space="0" w:color="auto"/>
        <w:bottom w:val="none" w:sz="0" w:space="0" w:color="auto"/>
        <w:right w:val="none" w:sz="0" w:space="0" w:color="auto"/>
      </w:divBdr>
      <w:divsChild>
        <w:div w:id="980689375">
          <w:marLeft w:val="547"/>
          <w:marRight w:val="0"/>
          <w:marTop w:val="106"/>
          <w:marBottom w:val="0"/>
          <w:divBdr>
            <w:top w:val="none" w:sz="0" w:space="0" w:color="auto"/>
            <w:left w:val="none" w:sz="0" w:space="0" w:color="auto"/>
            <w:bottom w:val="none" w:sz="0" w:space="0" w:color="auto"/>
            <w:right w:val="none" w:sz="0" w:space="0" w:color="auto"/>
          </w:divBdr>
        </w:div>
        <w:div w:id="1995138983">
          <w:marLeft w:val="547"/>
          <w:marRight w:val="0"/>
          <w:marTop w:val="106"/>
          <w:marBottom w:val="0"/>
          <w:divBdr>
            <w:top w:val="none" w:sz="0" w:space="0" w:color="auto"/>
            <w:left w:val="none" w:sz="0" w:space="0" w:color="auto"/>
            <w:bottom w:val="none" w:sz="0" w:space="0" w:color="auto"/>
            <w:right w:val="none" w:sz="0" w:space="0" w:color="auto"/>
          </w:divBdr>
        </w:div>
      </w:divsChild>
    </w:div>
    <w:div w:id="693070556">
      <w:bodyDiv w:val="1"/>
      <w:marLeft w:val="0"/>
      <w:marRight w:val="0"/>
      <w:marTop w:val="0"/>
      <w:marBottom w:val="0"/>
      <w:divBdr>
        <w:top w:val="none" w:sz="0" w:space="0" w:color="auto"/>
        <w:left w:val="none" w:sz="0" w:space="0" w:color="auto"/>
        <w:bottom w:val="none" w:sz="0" w:space="0" w:color="auto"/>
        <w:right w:val="none" w:sz="0" w:space="0" w:color="auto"/>
      </w:divBdr>
    </w:div>
    <w:div w:id="693727888">
      <w:bodyDiv w:val="1"/>
      <w:marLeft w:val="0"/>
      <w:marRight w:val="0"/>
      <w:marTop w:val="0"/>
      <w:marBottom w:val="0"/>
      <w:divBdr>
        <w:top w:val="none" w:sz="0" w:space="0" w:color="auto"/>
        <w:left w:val="none" w:sz="0" w:space="0" w:color="auto"/>
        <w:bottom w:val="none" w:sz="0" w:space="0" w:color="auto"/>
        <w:right w:val="none" w:sz="0" w:space="0" w:color="auto"/>
      </w:divBdr>
    </w:div>
    <w:div w:id="694037069">
      <w:bodyDiv w:val="1"/>
      <w:marLeft w:val="0"/>
      <w:marRight w:val="0"/>
      <w:marTop w:val="0"/>
      <w:marBottom w:val="0"/>
      <w:divBdr>
        <w:top w:val="none" w:sz="0" w:space="0" w:color="auto"/>
        <w:left w:val="none" w:sz="0" w:space="0" w:color="auto"/>
        <w:bottom w:val="none" w:sz="0" w:space="0" w:color="auto"/>
        <w:right w:val="none" w:sz="0" w:space="0" w:color="auto"/>
      </w:divBdr>
    </w:div>
    <w:div w:id="694814616">
      <w:bodyDiv w:val="1"/>
      <w:marLeft w:val="0"/>
      <w:marRight w:val="0"/>
      <w:marTop w:val="0"/>
      <w:marBottom w:val="0"/>
      <w:divBdr>
        <w:top w:val="none" w:sz="0" w:space="0" w:color="auto"/>
        <w:left w:val="none" w:sz="0" w:space="0" w:color="auto"/>
        <w:bottom w:val="none" w:sz="0" w:space="0" w:color="auto"/>
        <w:right w:val="none" w:sz="0" w:space="0" w:color="auto"/>
      </w:divBdr>
      <w:divsChild>
        <w:div w:id="89939091">
          <w:marLeft w:val="1800"/>
          <w:marRight w:val="0"/>
          <w:marTop w:val="58"/>
          <w:marBottom w:val="0"/>
          <w:divBdr>
            <w:top w:val="none" w:sz="0" w:space="0" w:color="auto"/>
            <w:left w:val="none" w:sz="0" w:space="0" w:color="auto"/>
            <w:bottom w:val="none" w:sz="0" w:space="0" w:color="auto"/>
            <w:right w:val="none" w:sz="0" w:space="0" w:color="auto"/>
          </w:divBdr>
        </w:div>
        <w:div w:id="275060988">
          <w:marLeft w:val="1800"/>
          <w:marRight w:val="0"/>
          <w:marTop w:val="58"/>
          <w:marBottom w:val="0"/>
          <w:divBdr>
            <w:top w:val="none" w:sz="0" w:space="0" w:color="auto"/>
            <w:left w:val="none" w:sz="0" w:space="0" w:color="auto"/>
            <w:bottom w:val="none" w:sz="0" w:space="0" w:color="auto"/>
            <w:right w:val="none" w:sz="0" w:space="0" w:color="auto"/>
          </w:divBdr>
        </w:div>
        <w:div w:id="380708680">
          <w:marLeft w:val="1800"/>
          <w:marRight w:val="0"/>
          <w:marTop w:val="58"/>
          <w:marBottom w:val="0"/>
          <w:divBdr>
            <w:top w:val="none" w:sz="0" w:space="0" w:color="auto"/>
            <w:left w:val="none" w:sz="0" w:space="0" w:color="auto"/>
            <w:bottom w:val="none" w:sz="0" w:space="0" w:color="auto"/>
            <w:right w:val="none" w:sz="0" w:space="0" w:color="auto"/>
          </w:divBdr>
        </w:div>
        <w:div w:id="414325165">
          <w:marLeft w:val="1800"/>
          <w:marRight w:val="0"/>
          <w:marTop w:val="58"/>
          <w:marBottom w:val="0"/>
          <w:divBdr>
            <w:top w:val="none" w:sz="0" w:space="0" w:color="auto"/>
            <w:left w:val="none" w:sz="0" w:space="0" w:color="auto"/>
            <w:bottom w:val="none" w:sz="0" w:space="0" w:color="auto"/>
            <w:right w:val="none" w:sz="0" w:space="0" w:color="auto"/>
          </w:divBdr>
        </w:div>
        <w:div w:id="576747729">
          <w:marLeft w:val="1800"/>
          <w:marRight w:val="0"/>
          <w:marTop w:val="58"/>
          <w:marBottom w:val="0"/>
          <w:divBdr>
            <w:top w:val="none" w:sz="0" w:space="0" w:color="auto"/>
            <w:left w:val="none" w:sz="0" w:space="0" w:color="auto"/>
            <w:bottom w:val="none" w:sz="0" w:space="0" w:color="auto"/>
            <w:right w:val="none" w:sz="0" w:space="0" w:color="auto"/>
          </w:divBdr>
        </w:div>
        <w:div w:id="580984976">
          <w:marLeft w:val="1800"/>
          <w:marRight w:val="0"/>
          <w:marTop w:val="58"/>
          <w:marBottom w:val="0"/>
          <w:divBdr>
            <w:top w:val="none" w:sz="0" w:space="0" w:color="auto"/>
            <w:left w:val="none" w:sz="0" w:space="0" w:color="auto"/>
            <w:bottom w:val="none" w:sz="0" w:space="0" w:color="auto"/>
            <w:right w:val="none" w:sz="0" w:space="0" w:color="auto"/>
          </w:divBdr>
        </w:div>
        <w:div w:id="610280317">
          <w:marLeft w:val="1166"/>
          <w:marRight w:val="0"/>
          <w:marTop w:val="77"/>
          <w:marBottom w:val="0"/>
          <w:divBdr>
            <w:top w:val="none" w:sz="0" w:space="0" w:color="auto"/>
            <w:left w:val="none" w:sz="0" w:space="0" w:color="auto"/>
            <w:bottom w:val="none" w:sz="0" w:space="0" w:color="auto"/>
            <w:right w:val="none" w:sz="0" w:space="0" w:color="auto"/>
          </w:divBdr>
        </w:div>
        <w:div w:id="756633326">
          <w:marLeft w:val="1800"/>
          <w:marRight w:val="0"/>
          <w:marTop w:val="58"/>
          <w:marBottom w:val="0"/>
          <w:divBdr>
            <w:top w:val="none" w:sz="0" w:space="0" w:color="auto"/>
            <w:left w:val="none" w:sz="0" w:space="0" w:color="auto"/>
            <w:bottom w:val="none" w:sz="0" w:space="0" w:color="auto"/>
            <w:right w:val="none" w:sz="0" w:space="0" w:color="auto"/>
          </w:divBdr>
        </w:div>
        <w:div w:id="1036195765">
          <w:marLeft w:val="1800"/>
          <w:marRight w:val="0"/>
          <w:marTop w:val="58"/>
          <w:marBottom w:val="0"/>
          <w:divBdr>
            <w:top w:val="none" w:sz="0" w:space="0" w:color="auto"/>
            <w:left w:val="none" w:sz="0" w:space="0" w:color="auto"/>
            <w:bottom w:val="none" w:sz="0" w:space="0" w:color="auto"/>
            <w:right w:val="none" w:sz="0" w:space="0" w:color="auto"/>
          </w:divBdr>
        </w:div>
        <w:div w:id="1106538474">
          <w:marLeft w:val="1166"/>
          <w:marRight w:val="0"/>
          <w:marTop w:val="77"/>
          <w:marBottom w:val="0"/>
          <w:divBdr>
            <w:top w:val="none" w:sz="0" w:space="0" w:color="auto"/>
            <w:left w:val="none" w:sz="0" w:space="0" w:color="auto"/>
            <w:bottom w:val="none" w:sz="0" w:space="0" w:color="auto"/>
            <w:right w:val="none" w:sz="0" w:space="0" w:color="auto"/>
          </w:divBdr>
        </w:div>
        <w:div w:id="1460881500">
          <w:marLeft w:val="1166"/>
          <w:marRight w:val="0"/>
          <w:marTop w:val="77"/>
          <w:marBottom w:val="0"/>
          <w:divBdr>
            <w:top w:val="none" w:sz="0" w:space="0" w:color="auto"/>
            <w:left w:val="none" w:sz="0" w:space="0" w:color="auto"/>
            <w:bottom w:val="none" w:sz="0" w:space="0" w:color="auto"/>
            <w:right w:val="none" w:sz="0" w:space="0" w:color="auto"/>
          </w:divBdr>
        </w:div>
        <w:div w:id="1499463961">
          <w:marLeft w:val="1166"/>
          <w:marRight w:val="0"/>
          <w:marTop w:val="77"/>
          <w:marBottom w:val="0"/>
          <w:divBdr>
            <w:top w:val="none" w:sz="0" w:space="0" w:color="auto"/>
            <w:left w:val="none" w:sz="0" w:space="0" w:color="auto"/>
            <w:bottom w:val="none" w:sz="0" w:space="0" w:color="auto"/>
            <w:right w:val="none" w:sz="0" w:space="0" w:color="auto"/>
          </w:divBdr>
        </w:div>
        <w:div w:id="1575241768">
          <w:marLeft w:val="1800"/>
          <w:marRight w:val="0"/>
          <w:marTop w:val="58"/>
          <w:marBottom w:val="0"/>
          <w:divBdr>
            <w:top w:val="none" w:sz="0" w:space="0" w:color="auto"/>
            <w:left w:val="none" w:sz="0" w:space="0" w:color="auto"/>
            <w:bottom w:val="none" w:sz="0" w:space="0" w:color="auto"/>
            <w:right w:val="none" w:sz="0" w:space="0" w:color="auto"/>
          </w:divBdr>
        </w:div>
        <w:div w:id="1667905198">
          <w:marLeft w:val="547"/>
          <w:marRight w:val="0"/>
          <w:marTop w:val="86"/>
          <w:marBottom w:val="0"/>
          <w:divBdr>
            <w:top w:val="none" w:sz="0" w:space="0" w:color="auto"/>
            <w:left w:val="none" w:sz="0" w:space="0" w:color="auto"/>
            <w:bottom w:val="none" w:sz="0" w:space="0" w:color="auto"/>
            <w:right w:val="none" w:sz="0" w:space="0" w:color="auto"/>
          </w:divBdr>
        </w:div>
        <w:div w:id="1944652385">
          <w:marLeft w:val="1800"/>
          <w:marRight w:val="0"/>
          <w:marTop w:val="58"/>
          <w:marBottom w:val="0"/>
          <w:divBdr>
            <w:top w:val="none" w:sz="0" w:space="0" w:color="auto"/>
            <w:left w:val="none" w:sz="0" w:space="0" w:color="auto"/>
            <w:bottom w:val="none" w:sz="0" w:space="0" w:color="auto"/>
            <w:right w:val="none" w:sz="0" w:space="0" w:color="auto"/>
          </w:divBdr>
        </w:div>
        <w:div w:id="2053992608">
          <w:marLeft w:val="1800"/>
          <w:marRight w:val="0"/>
          <w:marTop w:val="58"/>
          <w:marBottom w:val="0"/>
          <w:divBdr>
            <w:top w:val="none" w:sz="0" w:space="0" w:color="auto"/>
            <w:left w:val="none" w:sz="0" w:space="0" w:color="auto"/>
            <w:bottom w:val="none" w:sz="0" w:space="0" w:color="auto"/>
            <w:right w:val="none" w:sz="0" w:space="0" w:color="auto"/>
          </w:divBdr>
        </w:div>
      </w:divsChild>
    </w:div>
    <w:div w:id="695469924">
      <w:bodyDiv w:val="1"/>
      <w:marLeft w:val="0"/>
      <w:marRight w:val="0"/>
      <w:marTop w:val="0"/>
      <w:marBottom w:val="0"/>
      <w:divBdr>
        <w:top w:val="none" w:sz="0" w:space="0" w:color="auto"/>
        <w:left w:val="none" w:sz="0" w:space="0" w:color="auto"/>
        <w:bottom w:val="none" w:sz="0" w:space="0" w:color="auto"/>
        <w:right w:val="none" w:sz="0" w:space="0" w:color="auto"/>
      </w:divBdr>
    </w:div>
    <w:div w:id="695542257">
      <w:bodyDiv w:val="1"/>
      <w:marLeft w:val="0"/>
      <w:marRight w:val="0"/>
      <w:marTop w:val="0"/>
      <w:marBottom w:val="0"/>
      <w:divBdr>
        <w:top w:val="none" w:sz="0" w:space="0" w:color="auto"/>
        <w:left w:val="none" w:sz="0" w:space="0" w:color="auto"/>
        <w:bottom w:val="none" w:sz="0" w:space="0" w:color="auto"/>
        <w:right w:val="none" w:sz="0" w:space="0" w:color="auto"/>
      </w:divBdr>
    </w:div>
    <w:div w:id="696152009">
      <w:bodyDiv w:val="1"/>
      <w:marLeft w:val="0"/>
      <w:marRight w:val="0"/>
      <w:marTop w:val="0"/>
      <w:marBottom w:val="0"/>
      <w:divBdr>
        <w:top w:val="none" w:sz="0" w:space="0" w:color="auto"/>
        <w:left w:val="none" w:sz="0" w:space="0" w:color="auto"/>
        <w:bottom w:val="none" w:sz="0" w:space="0" w:color="auto"/>
        <w:right w:val="none" w:sz="0" w:space="0" w:color="auto"/>
      </w:divBdr>
    </w:div>
    <w:div w:id="696350525">
      <w:bodyDiv w:val="1"/>
      <w:marLeft w:val="0"/>
      <w:marRight w:val="0"/>
      <w:marTop w:val="0"/>
      <w:marBottom w:val="0"/>
      <w:divBdr>
        <w:top w:val="none" w:sz="0" w:space="0" w:color="auto"/>
        <w:left w:val="none" w:sz="0" w:space="0" w:color="auto"/>
        <w:bottom w:val="none" w:sz="0" w:space="0" w:color="auto"/>
        <w:right w:val="none" w:sz="0" w:space="0" w:color="auto"/>
      </w:divBdr>
    </w:div>
    <w:div w:id="696665787">
      <w:bodyDiv w:val="1"/>
      <w:marLeft w:val="0"/>
      <w:marRight w:val="0"/>
      <w:marTop w:val="0"/>
      <w:marBottom w:val="0"/>
      <w:divBdr>
        <w:top w:val="none" w:sz="0" w:space="0" w:color="auto"/>
        <w:left w:val="none" w:sz="0" w:space="0" w:color="auto"/>
        <w:bottom w:val="none" w:sz="0" w:space="0" w:color="auto"/>
        <w:right w:val="none" w:sz="0" w:space="0" w:color="auto"/>
      </w:divBdr>
    </w:div>
    <w:div w:id="696851378">
      <w:bodyDiv w:val="1"/>
      <w:marLeft w:val="0"/>
      <w:marRight w:val="0"/>
      <w:marTop w:val="0"/>
      <w:marBottom w:val="0"/>
      <w:divBdr>
        <w:top w:val="none" w:sz="0" w:space="0" w:color="auto"/>
        <w:left w:val="none" w:sz="0" w:space="0" w:color="auto"/>
        <w:bottom w:val="none" w:sz="0" w:space="0" w:color="auto"/>
        <w:right w:val="none" w:sz="0" w:space="0" w:color="auto"/>
      </w:divBdr>
      <w:divsChild>
        <w:div w:id="1433476583">
          <w:marLeft w:val="1800"/>
          <w:marRight w:val="0"/>
          <w:marTop w:val="86"/>
          <w:marBottom w:val="0"/>
          <w:divBdr>
            <w:top w:val="none" w:sz="0" w:space="0" w:color="auto"/>
            <w:left w:val="none" w:sz="0" w:space="0" w:color="auto"/>
            <w:bottom w:val="none" w:sz="0" w:space="0" w:color="auto"/>
            <w:right w:val="none" w:sz="0" w:space="0" w:color="auto"/>
          </w:divBdr>
        </w:div>
        <w:div w:id="1721204492">
          <w:marLeft w:val="1800"/>
          <w:marRight w:val="0"/>
          <w:marTop w:val="86"/>
          <w:marBottom w:val="0"/>
          <w:divBdr>
            <w:top w:val="none" w:sz="0" w:space="0" w:color="auto"/>
            <w:left w:val="none" w:sz="0" w:space="0" w:color="auto"/>
            <w:bottom w:val="none" w:sz="0" w:space="0" w:color="auto"/>
            <w:right w:val="none" w:sz="0" w:space="0" w:color="auto"/>
          </w:divBdr>
        </w:div>
        <w:div w:id="1962223753">
          <w:marLeft w:val="1166"/>
          <w:marRight w:val="0"/>
          <w:marTop w:val="96"/>
          <w:marBottom w:val="0"/>
          <w:divBdr>
            <w:top w:val="none" w:sz="0" w:space="0" w:color="auto"/>
            <w:left w:val="none" w:sz="0" w:space="0" w:color="auto"/>
            <w:bottom w:val="none" w:sz="0" w:space="0" w:color="auto"/>
            <w:right w:val="none" w:sz="0" w:space="0" w:color="auto"/>
          </w:divBdr>
        </w:div>
        <w:div w:id="2117019524">
          <w:marLeft w:val="547"/>
          <w:marRight w:val="0"/>
          <w:marTop w:val="115"/>
          <w:marBottom w:val="0"/>
          <w:divBdr>
            <w:top w:val="none" w:sz="0" w:space="0" w:color="auto"/>
            <w:left w:val="none" w:sz="0" w:space="0" w:color="auto"/>
            <w:bottom w:val="none" w:sz="0" w:space="0" w:color="auto"/>
            <w:right w:val="none" w:sz="0" w:space="0" w:color="auto"/>
          </w:divBdr>
        </w:div>
      </w:divsChild>
    </w:div>
    <w:div w:id="699940551">
      <w:bodyDiv w:val="1"/>
      <w:marLeft w:val="0"/>
      <w:marRight w:val="0"/>
      <w:marTop w:val="0"/>
      <w:marBottom w:val="0"/>
      <w:divBdr>
        <w:top w:val="none" w:sz="0" w:space="0" w:color="auto"/>
        <w:left w:val="none" w:sz="0" w:space="0" w:color="auto"/>
        <w:bottom w:val="none" w:sz="0" w:space="0" w:color="auto"/>
        <w:right w:val="none" w:sz="0" w:space="0" w:color="auto"/>
      </w:divBdr>
      <w:divsChild>
        <w:div w:id="305748412">
          <w:marLeft w:val="1800"/>
          <w:marRight w:val="0"/>
          <w:marTop w:val="77"/>
          <w:marBottom w:val="0"/>
          <w:divBdr>
            <w:top w:val="none" w:sz="0" w:space="0" w:color="auto"/>
            <w:left w:val="none" w:sz="0" w:space="0" w:color="auto"/>
            <w:bottom w:val="none" w:sz="0" w:space="0" w:color="auto"/>
            <w:right w:val="none" w:sz="0" w:space="0" w:color="auto"/>
          </w:divBdr>
        </w:div>
        <w:div w:id="455756499">
          <w:marLeft w:val="1166"/>
          <w:marRight w:val="0"/>
          <w:marTop w:val="86"/>
          <w:marBottom w:val="0"/>
          <w:divBdr>
            <w:top w:val="none" w:sz="0" w:space="0" w:color="auto"/>
            <w:left w:val="none" w:sz="0" w:space="0" w:color="auto"/>
            <w:bottom w:val="none" w:sz="0" w:space="0" w:color="auto"/>
            <w:right w:val="none" w:sz="0" w:space="0" w:color="auto"/>
          </w:divBdr>
        </w:div>
        <w:div w:id="577982811">
          <w:marLeft w:val="1166"/>
          <w:marRight w:val="0"/>
          <w:marTop w:val="86"/>
          <w:marBottom w:val="0"/>
          <w:divBdr>
            <w:top w:val="none" w:sz="0" w:space="0" w:color="auto"/>
            <w:left w:val="none" w:sz="0" w:space="0" w:color="auto"/>
            <w:bottom w:val="none" w:sz="0" w:space="0" w:color="auto"/>
            <w:right w:val="none" w:sz="0" w:space="0" w:color="auto"/>
          </w:divBdr>
        </w:div>
        <w:div w:id="704865042">
          <w:marLeft w:val="547"/>
          <w:marRight w:val="0"/>
          <w:marTop w:val="96"/>
          <w:marBottom w:val="0"/>
          <w:divBdr>
            <w:top w:val="none" w:sz="0" w:space="0" w:color="auto"/>
            <w:left w:val="none" w:sz="0" w:space="0" w:color="auto"/>
            <w:bottom w:val="none" w:sz="0" w:space="0" w:color="auto"/>
            <w:right w:val="none" w:sz="0" w:space="0" w:color="auto"/>
          </w:divBdr>
        </w:div>
        <w:div w:id="896009658">
          <w:marLeft w:val="547"/>
          <w:marRight w:val="0"/>
          <w:marTop w:val="96"/>
          <w:marBottom w:val="0"/>
          <w:divBdr>
            <w:top w:val="none" w:sz="0" w:space="0" w:color="auto"/>
            <w:left w:val="none" w:sz="0" w:space="0" w:color="auto"/>
            <w:bottom w:val="none" w:sz="0" w:space="0" w:color="auto"/>
            <w:right w:val="none" w:sz="0" w:space="0" w:color="auto"/>
          </w:divBdr>
        </w:div>
        <w:div w:id="916480340">
          <w:marLeft w:val="1166"/>
          <w:marRight w:val="0"/>
          <w:marTop w:val="86"/>
          <w:marBottom w:val="0"/>
          <w:divBdr>
            <w:top w:val="none" w:sz="0" w:space="0" w:color="auto"/>
            <w:left w:val="none" w:sz="0" w:space="0" w:color="auto"/>
            <w:bottom w:val="none" w:sz="0" w:space="0" w:color="auto"/>
            <w:right w:val="none" w:sz="0" w:space="0" w:color="auto"/>
          </w:divBdr>
        </w:div>
        <w:div w:id="948971646">
          <w:marLeft w:val="1166"/>
          <w:marRight w:val="0"/>
          <w:marTop w:val="86"/>
          <w:marBottom w:val="0"/>
          <w:divBdr>
            <w:top w:val="none" w:sz="0" w:space="0" w:color="auto"/>
            <w:left w:val="none" w:sz="0" w:space="0" w:color="auto"/>
            <w:bottom w:val="none" w:sz="0" w:space="0" w:color="auto"/>
            <w:right w:val="none" w:sz="0" w:space="0" w:color="auto"/>
          </w:divBdr>
        </w:div>
        <w:div w:id="1725986698">
          <w:marLeft w:val="547"/>
          <w:marRight w:val="0"/>
          <w:marTop w:val="96"/>
          <w:marBottom w:val="0"/>
          <w:divBdr>
            <w:top w:val="none" w:sz="0" w:space="0" w:color="auto"/>
            <w:left w:val="none" w:sz="0" w:space="0" w:color="auto"/>
            <w:bottom w:val="none" w:sz="0" w:space="0" w:color="auto"/>
            <w:right w:val="none" w:sz="0" w:space="0" w:color="auto"/>
          </w:divBdr>
        </w:div>
        <w:div w:id="1744445325">
          <w:marLeft w:val="1166"/>
          <w:marRight w:val="0"/>
          <w:marTop w:val="86"/>
          <w:marBottom w:val="0"/>
          <w:divBdr>
            <w:top w:val="none" w:sz="0" w:space="0" w:color="auto"/>
            <w:left w:val="none" w:sz="0" w:space="0" w:color="auto"/>
            <w:bottom w:val="none" w:sz="0" w:space="0" w:color="auto"/>
            <w:right w:val="none" w:sz="0" w:space="0" w:color="auto"/>
          </w:divBdr>
        </w:div>
      </w:divsChild>
    </w:div>
    <w:div w:id="700059835">
      <w:bodyDiv w:val="1"/>
      <w:marLeft w:val="0"/>
      <w:marRight w:val="0"/>
      <w:marTop w:val="0"/>
      <w:marBottom w:val="0"/>
      <w:divBdr>
        <w:top w:val="none" w:sz="0" w:space="0" w:color="auto"/>
        <w:left w:val="none" w:sz="0" w:space="0" w:color="auto"/>
        <w:bottom w:val="none" w:sz="0" w:space="0" w:color="auto"/>
        <w:right w:val="none" w:sz="0" w:space="0" w:color="auto"/>
      </w:divBdr>
      <w:divsChild>
        <w:div w:id="325744062">
          <w:marLeft w:val="547"/>
          <w:marRight w:val="0"/>
          <w:marTop w:val="173"/>
          <w:marBottom w:val="0"/>
          <w:divBdr>
            <w:top w:val="none" w:sz="0" w:space="0" w:color="auto"/>
            <w:left w:val="none" w:sz="0" w:space="0" w:color="auto"/>
            <w:bottom w:val="none" w:sz="0" w:space="0" w:color="auto"/>
            <w:right w:val="none" w:sz="0" w:space="0" w:color="auto"/>
          </w:divBdr>
        </w:div>
      </w:divsChild>
    </w:div>
    <w:div w:id="701324556">
      <w:bodyDiv w:val="1"/>
      <w:marLeft w:val="0"/>
      <w:marRight w:val="0"/>
      <w:marTop w:val="0"/>
      <w:marBottom w:val="0"/>
      <w:divBdr>
        <w:top w:val="none" w:sz="0" w:space="0" w:color="auto"/>
        <w:left w:val="none" w:sz="0" w:space="0" w:color="auto"/>
        <w:bottom w:val="none" w:sz="0" w:space="0" w:color="auto"/>
        <w:right w:val="none" w:sz="0" w:space="0" w:color="auto"/>
      </w:divBdr>
      <w:divsChild>
        <w:div w:id="18775305">
          <w:marLeft w:val="1166"/>
          <w:marRight w:val="0"/>
          <w:marTop w:val="86"/>
          <w:marBottom w:val="0"/>
          <w:divBdr>
            <w:top w:val="none" w:sz="0" w:space="0" w:color="auto"/>
            <w:left w:val="none" w:sz="0" w:space="0" w:color="auto"/>
            <w:bottom w:val="none" w:sz="0" w:space="0" w:color="auto"/>
            <w:right w:val="none" w:sz="0" w:space="0" w:color="auto"/>
          </w:divBdr>
        </w:div>
        <w:div w:id="259221791">
          <w:marLeft w:val="1166"/>
          <w:marRight w:val="0"/>
          <w:marTop w:val="86"/>
          <w:marBottom w:val="0"/>
          <w:divBdr>
            <w:top w:val="none" w:sz="0" w:space="0" w:color="auto"/>
            <w:left w:val="none" w:sz="0" w:space="0" w:color="auto"/>
            <w:bottom w:val="none" w:sz="0" w:space="0" w:color="auto"/>
            <w:right w:val="none" w:sz="0" w:space="0" w:color="auto"/>
          </w:divBdr>
        </w:div>
        <w:div w:id="708647818">
          <w:marLeft w:val="547"/>
          <w:marRight w:val="0"/>
          <w:marTop w:val="96"/>
          <w:marBottom w:val="0"/>
          <w:divBdr>
            <w:top w:val="none" w:sz="0" w:space="0" w:color="auto"/>
            <w:left w:val="none" w:sz="0" w:space="0" w:color="auto"/>
            <w:bottom w:val="none" w:sz="0" w:space="0" w:color="auto"/>
            <w:right w:val="none" w:sz="0" w:space="0" w:color="auto"/>
          </w:divBdr>
        </w:div>
        <w:div w:id="1380669569">
          <w:marLeft w:val="1166"/>
          <w:marRight w:val="0"/>
          <w:marTop w:val="86"/>
          <w:marBottom w:val="0"/>
          <w:divBdr>
            <w:top w:val="none" w:sz="0" w:space="0" w:color="auto"/>
            <w:left w:val="none" w:sz="0" w:space="0" w:color="auto"/>
            <w:bottom w:val="none" w:sz="0" w:space="0" w:color="auto"/>
            <w:right w:val="none" w:sz="0" w:space="0" w:color="auto"/>
          </w:divBdr>
        </w:div>
        <w:div w:id="1455716371">
          <w:marLeft w:val="547"/>
          <w:marRight w:val="0"/>
          <w:marTop w:val="96"/>
          <w:marBottom w:val="0"/>
          <w:divBdr>
            <w:top w:val="none" w:sz="0" w:space="0" w:color="auto"/>
            <w:left w:val="none" w:sz="0" w:space="0" w:color="auto"/>
            <w:bottom w:val="none" w:sz="0" w:space="0" w:color="auto"/>
            <w:right w:val="none" w:sz="0" w:space="0" w:color="auto"/>
          </w:divBdr>
        </w:div>
        <w:div w:id="1491172253">
          <w:marLeft w:val="1166"/>
          <w:marRight w:val="0"/>
          <w:marTop w:val="86"/>
          <w:marBottom w:val="0"/>
          <w:divBdr>
            <w:top w:val="none" w:sz="0" w:space="0" w:color="auto"/>
            <w:left w:val="none" w:sz="0" w:space="0" w:color="auto"/>
            <w:bottom w:val="none" w:sz="0" w:space="0" w:color="auto"/>
            <w:right w:val="none" w:sz="0" w:space="0" w:color="auto"/>
          </w:divBdr>
        </w:div>
        <w:div w:id="2111003582">
          <w:marLeft w:val="547"/>
          <w:marRight w:val="0"/>
          <w:marTop w:val="96"/>
          <w:marBottom w:val="0"/>
          <w:divBdr>
            <w:top w:val="none" w:sz="0" w:space="0" w:color="auto"/>
            <w:left w:val="none" w:sz="0" w:space="0" w:color="auto"/>
            <w:bottom w:val="none" w:sz="0" w:space="0" w:color="auto"/>
            <w:right w:val="none" w:sz="0" w:space="0" w:color="auto"/>
          </w:divBdr>
        </w:div>
      </w:divsChild>
    </w:div>
    <w:div w:id="701437625">
      <w:bodyDiv w:val="1"/>
      <w:marLeft w:val="0"/>
      <w:marRight w:val="0"/>
      <w:marTop w:val="0"/>
      <w:marBottom w:val="0"/>
      <w:divBdr>
        <w:top w:val="none" w:sz="0" w:space="0" w:color="auto"/>
        <w:left w:val="none" w:sz="0" w:space="0" w:color="auto"/>
        <w:bottom w:val="none" w:sz="0" w:space="0" w:color="auto"/>
        <w:right w:val="none" w:sz="0" w:space="0" w:color="auto"/>
      </w:divBdr>
    </w:div>
    <w:div w:id="702290955">
      <w:bodyDiv w:val="1"/>
      <w:marLeft w:val="0"/>
      <w:marRight w:val="0"/>
      <w:marTop w:val="0"/>
      <w:marBottom w:val="0"/>
      <w:divBdr>
        <w:top w:val="none" w:sz="0" w:space="0" w:color="auto"/>
        <w:left w:val="none" w:sz="0" w:space="0" w:color="auto"/>
        <w:bottom w:val="none" w:sz="0" w:space="0" w:color="auto"/>
        <w:right w:val="none" w:sz="0" w:space="0" w:color="auto"/>
      </w:divBdr>
    </w:div>
    <w:div w:id="702485551">
      <w:bodyDiv w:val="1"/>
      <w:marLeft w:val="0"/>
      <w:marRight w:val="0"/>
      <w:marTop w:val="0"/>
      <w:marBottom w:val="0"/>
      <w:divBdr>
        <w:top w:val="none" w:sz="0" w:space="0" w:color="auto"/>
        <w:left w:val="none" w:sz="0" w:space="0" w:color="auto"/>
        <w:bottom w:val="none" w:sz="0" w:space="0" w:color="auto"/>
        <w:right w:val="none" w:sz="0" w:space="0" w:color="auto"/>
      </w:divBdr>
    </w:div>
    <w:div w:id="703284289">
      <w:bodyDiv w:val="1"/>
      <w:marLeft w:val="0"/>
      <w:marRight w:val="0"/>
      <w:marTop w:val="0"/>
      <w:marBottom w:val="0"/>
      <w:divBdr>
        <w:top w:val="none" w:sz="0" w:space="0" w:color="auto"/>
        <w:left w:val="none" w:sz="0" w:space="0" w:color="auto"/>
        <w:bottom w:val="none" w:sz="0" w:space="0" w:color="auto"/>
        <w:right w:val="none" w:sz="0" w:space="0" w:color="auto"/>
      </w:divBdr>
    </w:div>
    <w:div w:id="705102950">
      <w:bodyDiv w:val="1"/>
      <w:marLeft w:val="0"/>
      <w:marRight w:val="0"/>
      <w:marTop w:val="0"/>
      <w:marBottom w:val="0"/>
      <w:divBdr>
        <w:top w:val="none" w:sz="0" w:space="0" w:color="auto"/>
        <w:left w:val="none" w:sz="0" w:space="0" w:color="auto"/>
        <w:bottom w:val="none" w:sz="0" w:space="0" w:color="auto"/>
        <w:right w:val="none" w:sz="0" w:space="0" w:color="auto"/>
      </w:divBdr>
    </w:div>
    <w:div w:id="705108560">
      <w:bodyDiv w:val="1"/>
      <w:marLeft w:val="0"/>
      <w:marRight w:val="0"/>
      <w:marTop w:val="0"/>
      <w:marBottom w:val="0"/>
      <w:divBdr>
        <w:top w:val="none" w:sz="0" w:space="0" w:color="auto"/>
        <w:left w:val="none" w:sz="0" w:space="0" w:color="auto"/>
        <w:bottom w:val="none" w:sz="0" w:space="0" w:color="auto"/>
        <w:right w:val="none" w:sz="0" w:space="0" w:color="auto"/>
      </w:divBdr>
    </w:div>
    <w:div w:id="705567637">
      <w:bodyDiv w:val="1"/>
      <w:marLeft w:val="0"/>
      <w:marRight w:val="0"/>
      <w:marTop w:val="0"/>
      <w:marBottom w:val="0"/>
      <w:divBdr>
        <w:top w:val="none" w:sz="0" w:space="0" w:color="auto"/>
        <w:left w:val="none" w:sz="0" w:space="0" w:color="auto"/>
        <w:bottom w:val="none" w:sz="0" w:space="0" w:color="auto"/>
        <w:right w:val="none" w:sz="0" w:space="0" w:color="auto"/>
      </w:divBdr>
    </w:div>
    <w:div w:id="706492965">
      <w:bodyDiv w:val="1"/>
      <w:marLeft w:val="0"/>
      <w:marRight w:val="0"/>
      <w:marTop w:val="0"/>
      <w:marBottom w:val="0"/>
      <w:divBdr>
        <w:top w:val="none" w:sz="0" w:space="0" w:color="auto"/>
        <w:left w:val="none" w:sz="0" w:space="0" w:color="auto"/>
        <w:bottom w:val="none" w:sz="0" w:space="0" w:color="auto"/>
        <w:right w:val="none" w:sz="0" w:space="0" w:color="auto"/>
      </w:divBdr>
      <w:divsChild>
        <w:div w:id="573663377">
          <w:marLeft w:val="0"/>
          <w:marRight w:val="0"/>
          <w:marTop w:val="0"/>
          <w:marBottom w:val="0"/>
          <w:divBdr>
            <w:top w:val="none" w:sz="0" w:space="0" w:color="auto"/>
            <w:left w:val="none" w:sz="0" w:space="0" w:color="auto"/>
            <w:bottom w:val="none" w:sz="0" w:space="0" w:color="auto"/>
            <w:right w:val="none" w:sz="0" w:space="0" w:color="auto"/>
          </w:divBdr>
          <w:divsChild>
            <w:div w:id="298803366">
              <w:marLeft w:val="0"/>
              <w:marRight w:val="0"/>
              <w:marTop w:val="0"/>
              <w:marBottom w:val="0"/>
              <w:divBdr>
                <w:top w:val="none" w:sz="0" w:space="0" w:color="auto"/>
                <w:left w:val="none" w:sz="0" w:space="0" w:color="auto"/>
                <w:bottom w:val="none" w:sz="0" w:space="0" w:color="auto"/>
                <w:right w:val="none" w:sz="0" w:space="0" w:color="auto"/>
              </w:divBdr>
            </w:div>
            <w:div w:id="1526288033">
              <w:marLeft w:val="0"/>
              <w:marRight w:val="0"/>
              <w:marTop w:val="0"/>
              <w:marBottom w:val="0"/>
              <w:divBdr>
                <w:top w:val="none" w:sz="0" w:space="0" w:color="auto"/>
                <w:left w:val="none" w:sz="0" w:space="0" w:color="auto"/>
                <w:bottom w:val="none" w:sz="0" w:space="0" w:color="auto"/>
                <w:right w:val="none" w:sz="0" w:space="0" w:color="auto"/>
              </w:divBdr>
            </w:div>
            <w:div w:id="1594701623">
              <w:marLeft w:val="0"/>
              <w:marRight w:val="0"/>
              <w:marTop w:val="0"/>
              <w:marBottom w:val="0"/>
              <w:divBdr>
                <w:top w:val="none" w:sz="0" w:space="0" w:color="auto"/>
                <w:left w:val="none" w:sz="0" w:space="0" w:color="auto"/>
                <w:bottom w:val="none" w:sz="0" w:space="0" w:color="auto"/>
                <w:right w:val="none" w:sz="0" w:space="0" w:color="auto"/>
              </w:divBdr>
            </w:div>
            <w:div w:id="174032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879377">
      <w:bodyDiv w:val="1"/>
      <w:marLeft w:val="0"/>
      <w:marRight w:val="0"/>
      <w:marTop w:val="0"/>
      <w:marBottom w:val="0"/>
      <w:divBdr>
        <w:top w:val="none" w:sz="0" w:space="0" w:color="auto"/>
        <w:left w:val="none" w:sz="0" w:space="0" w:color="auto"/>
        <w:bottom w:val="none" w:sz="0" w:space="0" w:color="auto"/>
        <w:right w:val="none" w:sz="0" w:space="0" w:color="auto"/>
      </w:divBdr>
      <w:divsChild>
        <w:div w:id="339241959">
          <w:marLeft w:val="547"/>
          <w:marRight w:val="0"/>
          <w:marTop w:val="134"/>
          <w:marBottom w:val="0"/>
          <w:divBdr>
            <w:top w:val="none" w:sz="0" w:space="0" w:color="auto"/>
            <w:left w:val="none" w:sz="0" w:space="0" w:color="auto"/>
            <w:bottom w:val="none" w:sz="0" w:space="0" w:color="auto"/>
            <w:right w:val="none" w:sz="0" w:space="0" w:color="auto"/>
          </w:divBdr>
        </w:div>
        <w:div w:id="1118187109">
          <w:marLeft w:val="1166"/>
          <w:marRight w:val="0"/>
          <w:marTop w:val="115"/>
          <w:marBottom w:val="0"/>
          <w:divBdr>
            <w:top w:val="none" w:sz="0" w:space="0" w:color="auto"/>
            <w:left w:val="none" w:sz="0" w:space="0" w:color="auto"/>
            <w:bottom w:val="none" w:sz="0" w:space="0" w:color="auto"/>
            <w:right w:val="none" w:sz="0" w:space="0" w:color="auto"/>
          </w:divBdr>
        </w:div>
        <w:div w:id="1292058129">
          <w:marLeft w:val="547"/>
          <w:marRight w:val="0"/>
          <w:marTop w:val="134"/>
          <w:marBottom w:val="0"/>
          <w:divBdr>
            <w:top w:val="none" w:sz="0" w:space="0" w:color="auto"/>
            <w:left w:val="none" w:sz="0" w:space="0" w:color="auto"/>
            <w:bottom w:val="none" w:sz="0" w:space="0" w:color="auto"/>
            <w:right w:val="none" w:sz="0" w:space="0" w:color="auto"/>
          </w:divBdr>
        </w:div>
        <w:div w:id="1525943666">
          <w:marLeft w:val="1166"/>
          <w:marRight w:val="0"/>
          <w:marTop w:val="115"/>
          <w:marBottom w:val="0"/>
          <w:divBdr>
            <w:top w:val="none" w:sz="0" w:space="0" w:color="auto"/>
            <w:left w:val="none" w:sz="0" w:space="0" w:color="auto"/>
            <w:bottom w:val="none" w:sz="0" w:space="0" w:color="auto"/>
            <w:right w:val="none" w:sz="0" w:space="0" w:color="auto"/>
          </w:divBdr>
        </w:div>
      </w:divsChild>
    </w:div>
    <w:div w:id="709113366">
      <w:bodyDiv w:val="1"/>
      <w:marLeft w:val="0"/>
      <w:marRight w:val="0"/>
      <w:marTop w:val="0"/>
      <w:marBottom w:val="0"/>
      <w:divBdr>
        <w:top w:val="none" w:sz="0" w:space="0" w:color="auto"/>
        <w:left w:val="none" w:sz="0" w:space="0" w:color="auto"/>
        <w:bottom w:val="none" w:sz="0" w:space="0" w:color="auto"/>
        <w:right w:val="none" w:sz="0" w:space="0" w:color="auto"/>
      </w:divBdr>
    </w:div>
    <w:div w:id="712272378">
      <w:bodyDiv w:val="1"/>
      <w:marLeft w:val="0"/>
      <w:marRight w:val="0"/>
      <w:marTop w:val="0"/>
      <w:marBottom w:val="0"/>
      <w:divBdr>
        <w:top w:val="none" w:sz="0" w:space="0" w:color="auto"/>
        <w:left w:val="none" w:sz="0" w:space="0" w:color="auto"/>
        <w:bottom w:val="none" w:sz="0" w:space="0" w:color="auto"/>
        <w:right w:val="none" w:sz="0" w:space="0" w:color="auto"/>
      </w:divBdr>
    </w:div>
    <w:div w:id="712460228">
      <w:bodyDiv w:val="1"/>
      <w:marLeft w:val="0"/>
      <w:marRight w:val="0"/>
      <w:marTop w:val="0"/>
      <w:marBottom w:val="0"/>
      <w:divBdr>
        <w:top w:val="none" w:sz="0" w:space="0" w:color="auto"/>
        <w:left w:val="none" w:sz="0" w:space="0" w:color="auto"/>
        <w:bottom w:val="none" w:sz="0" w:space="0" w:color="auto"/>
        <w:right w:val="none" w:sz="0" w:space="0" w:color="auto"/>
      </w:divBdr>
      <w:divsChild>
        <w:div w:id="659235169">
          <w:marLeft w:val="1166"/>
          <w:marRight w:val="0"/>
          <w:marTop w:val="115"/>
          <w:marBottom w:val="0"/>
          <w:divBdr>
            <w:top w:val="none" w:sz="0" w:space="0" w:color="auto"/>
            <w:left w:val="none" w:sz="0" w:space="0" w:color="auto"/>
            <w:bottom w:val="none" w:sz="0" w:space="0" w:color="auto"/>
            <w:right w:val="none" w:sz="0" w:space="0" w:color="auto"/>
          </w:divBdr>
        </w:div>
        <w:div w:id="2009743202">
          <w:marLeft w:val="547"/>
          <w:marRight w:val="0"/>
          <w:marTop w:val="134"/>
          <w:marBottom w:val="0"/>
          <w:divBdr>
            <w:top w:val="none" w:sz="0" w:space="0" w:color="auto"/>
            <w:left w:val="none" w:sz="0" w:space="0" w:color="auto"/>
            <w:bottom w:val="none" w:sz="0" w:space="0" w:color="auto"/>
            <w:right w:val="none" w:sz="0" w:space="0" w:color="auto"/>
          </w:divBdr>
        </w:div>
        <w:div w:id="2106657212">
          <w:marLeft w:val="1166"/>
          <w:marRight w:val="0"/>
          <w:marTop w:val="115"/>
          <w:marBottom w:val="0"/>
          <w:divBdr>
            <w:top w:val="none" w:sz="0" w:space="0" w:color="auto"/>
            <w:left w:val="none" w:sz="0" w:space="0" w:color="auto"/>
            <w:bottom w:val="none" w:sz="0" w:space="0" w:color="auto"/>
            <w:right w:val="none" w:sz="0" w:space="0" w:color="auto"/>
          </w:divBdr>
        </w:div>
      </w:divsChild>
    </w:div>
    <w:div w:id="712463193">
      <w:bodyDiv w:val="1"/>
      <w:marLeft w:val="0"/>
      <w:marRight w:val="0"/>
      <w:marTop w:val="0"/>
      <w:marBottom w:val="0"/>
      <w:divBdr>
        <w:top w:val="none" w:sz="0" w:space="0" w:color="auto"/>
        <w:left w:val="none" w:sz="0" w:space="0" w:color="auto"/>
        <w:bottom w:val="none" w:sz="0" w:space="0" w:color="auto"/>
        <w:right w:val="none" w:sz="0" w:space="0" w:color="auto"/>
      </w:divBdr>
      <w:divsChild>
        <w:div w:id="478619028">
          <w:marLeft w:val="0"/>
          <w:marRight w:val="0"/>
          <w:marTop w:val="0"/>
          <w:marBottom w:val="0"/>
          <w:divBdr>
            <w:top w:val="none" w:sz="0" w:space="0" w:color="auto"/>
            <w:left w:val="none" w:sz="0" w:space="0" w:color="auto"/>
            <w:bottom w:val="none" w:sz="0" w:space="0" w:color="auto"/>
            <w:right w:val="none" w:sz="0" w:space="0" w:color="auto"/>
          </w:divBdr>
        </w:div>
      </w:divsChild>
    </w:div>
    <w:div w:id="712539929">
      <w:bodyDiv w:val="1"/>
      <w:marLeft w:val="0"/>
      <w:marRight w:val="0"/>
      <w:marTop w:val="0"/>
      <w:marBottom w:val="0"/>
      <w:divBdr>
        <w:top w:val="none" w:sz="0" w:space="0" w:color="auto"/>
        <w:left w:val="none" w:sz="0" w:space="0" w:color="auto"/>
        <w:bottom w:val="none" w:sz="0" w:space="0" w:color="auto"/>
        <w:right w:val="none" w:sz="0" w:space="0" w:color="auto"/>
      </w:divBdr>
    </w:div>
    <w:div w:id="712728176">
      <w:bodyDiv w:val="1"/>
      <w:marLeft w:val="0"/>
      <w:marRight w:val="0"/>
      <w:marTop w:val="0"/>
      <w:marBottom w:val="0"/>
      <w:divBdr>
        <w:top w:val="none" w:sz="0" w:space="0" w:color="auto"/>
        <w:left w:val="none" w:sz="0" w:space="0" w:color="auto"/>
        <w:bottom w:val="none" w:sz="0" w:space="0" w:color="auto"/>
        <w:right w:val="none" w:sz="0" w:space="0" w:color="auto"/>
      </w:divBdr>
    </w:div>
    <w:div w:id="714429658">
      <w:bodyDiv w:val="1"/>
      <w:marLeft w:val="0"/>
      <w:marRight w:val="0"/>
      <w:marTop w:val="0"/>
      <w:marBottom w:val="0"/>
      <w:divBdr>
        <w:top w:val="none" w:sz="0" w:space="0" w:color="auto"/>
        <w:left w:val="none" w:sz="0" w:space="0" w:color="auto"/>
        <w:bottom w:val="none" w:sz="0" w:space="0" w:color="auto"/>
        <w:right w:val="none" w:sz="0" w:space="0" w:color="auto"/>
      </w:divBdr>
      <w:divsChild>
        <w:div w:id="158932227">
          <w:marLeft w:val="1166"/>
          <w:marRight w:val="0"/>
          <w:marTop w:val="77"/>
          <w:marBottom w:val="0"/>
          <w:divBdr>
            <w:top w:val="none" w:sz="0" w:space="0" w:color="auto"/>
            <w:left w:val="none" w:sz="0" w:space="0" w:color="auto"/>
            <w:bottom w:val="none" w:sz="0" w:space="0" w:color="auto"/>
            <w:right w:val="none" w:sz="0" w:space="0" w:color="auto"/>
          </w:divBdr>
        </w:div>
        <w:div w:id="862594557">
          <w:marLeft w:val="1166"/>
          <w:marRight w:val="0"/>
          <w:marTop w:val="77"/>
          <w:marBottom w:val="0"/>
          <w:divBdr>
            <w:top w:val="none" w:sz="0" w:space="0" w:color="auto"/>
            <w:left w:val="none" w:sz="0" w:space="0" w:color="auto"/>
            <w:bottom w:val="none" w:sz="0" w:space="0" w:color="auto"/>
            <w:right w:val="none" w:sz="0" w:space="0" w:color="auto"/>
          </w:divBdr>
        </w:div>
        <w:div w:id="1824349310">
          <w:marLeft w:val="1166"/>
          <w:marRight w:val="0"/>
          <w:marTop w:val="77"/>
          <w:marBottom w:val="0"/>
          <w:divBdr>
            <w:top w:val="none" w:sz="0" w:space="0" w:color="auto"/>
            <w:left w:val="none" w:sz="0" w:space="0" w:color="auto"/>
            <w:bottom w:val="none" w:sz="0" w:space="0" w:color="auto"/>
            <w:right w:val="none" w:sz="0" w:space="0" w:color="auto"/>
          </w:divBdr>
        </w:div>
        <w:div w:id="1845239795">
          <w:marLeft w:val="547"/>
          <w:marRight w:val="0"/>
          <w:marTop w:val="96"/>
          <w:marBottom w:val="0"/>
          <w:divBdr>
            <w:top w:val="none" w:sz="0" w:space="0" w:color="auto"/>
            <w:left w:val="none" w:sz="0" w:space="0" w:color="auto"/>
            <w:bottom w:val="none" w:sz="0" w:space="0" w:color="auto"/>
            <w:right w:val="none" w:sz="0" w:space="0" w:color="auto"/>
          </w:divBdr>
        </w:div>
        <w:div w:id="1928269075">
          <w:marLeft w:val="547"/>
          <w:marRight w:val="0"/>
          <w:marTop w:val="96"/>
          <w:marBottom w:val="0"/>
          <w:divBdr>
            <w:top w:val="none" w:sz="0" w:space="0" w:color="auto"/>
            <w:left w:val="none" w:sz="0" w:space="0" w:color="auto"/>
            <w:bottom w:val="none" w:sz="0" w:space="0" w:color="auto"/>
            <w:right w:val="none" w:sz="0" w:space="0" w:color="auto"/>
          </w:divBdr>
        </w:div>
        <w:div w:id="1964076239">
          <w:marLeft w:val="1166"/>
          <w:marRight w:val="0"/>
          <w:marTop w:val="77"/>
          <w:marBottom w:val="0"/>
          <w:divBdr>
            <w:top w:val="none" w:sz="0" w:space="0" w:color="auto"/>
            <w:left w:val="none" w:sz="0" w:space="0" w:color="auto"/>
            <w:bottom w:val="none" w:sz="0" w:space="0" w:color="auto"/>
            <w:right w:val="none" w:sz="0" w:space="0" w:color="auto"/>
          </w:divBdr>
        </w:div>
        <w:div w:id="1981762442">
          <w:marLeft w:val="547"/>
          <w:marRight w:val="0"/>
          <w:marTop w:val="96"/>
          <w:marBottom w:val="0"/>
          <w:divBdr>
            <w:top w:val="none" w:sz="0" w:space="0" w:color="auto"/>
            <w:left w:val="none" w:sz="0" w:space="0" w:color="auto"/>
            <w:bottom w:val="none" w:sz="0" w:space="0" w:color="auto"/>
            <w:right w:val="none" w:sz="0" w:space="0" w:color="auto"/>
          </w:divBdr>
        </w:div>
        <w:div w:id="1986742213">
          <w:marLeft w:val="1166"/>
          <w:marRight w:val="0"/>
          <w:marTop w:val="77"/>
          <w:marBottom w:val="0"/>
          <w:divBdr>
            <w:top w:val="none" w:sz="0" w:space="0" w:color="auto"/>
            <w:left w:val="none" w:sz="0" w:space="0" w:color="auto"/>
            <w:bottom w:val="none" w:sz="0" w:space="0" w:color="auto"/>
            <w:right w:val="none" w:sz="0" w:space="0" w:color="auto"/>
          </w:divBdr>
        </w:div>
        <w:div w:id="2141412804">
          <w:marLeft w:val="1166"/>
          <w:marRight w:val="0"/>
          <w:marTop w:val="77"/>
          <w:marBottom w:val="0"/>
          <w:divBdr>
            <w:top w:val="none" w:sz="0" w:space="0" w:color="auto"/>
            <w:left w:val="none" w:sz="0" w:space="0" w:color="auto"/>
            <w:bottom w:val="none" w:sz="0" w:space="0" w:color="auto"/>
            <w:right w:val="none" w:sz="0" w:space="0" w:color="auto"/>
          </w:divBdr>
        </w:div>
      </w:divsChild>
    </w:div>
    <w:div w:id="714812047">
      <w:bodyDiv w:val="1"/>
      <w:marLeft w:val="0"/>
      <w:marRight w:val="0"/>
      <w:marTop w:val="0"/>
      <w:marBottom w:val="0"/>
      <w:divBdr>
        <w:top w:val="none" w:sz="0" w:space="0" w:color="auto"/>
        <w:left w:val="none" w:sz="0" w:space="0" w:color="auto"/>
        <w:bottom w:val="none" w:sz="0" w:space="0" w:color="auto"/>
        <w:right w:val="none" w:sz="0" w:space="0" w:color="auto"/>
      </w:divBdr>
    </w:div>
    <w:div w:id="715082293">
      <w:bodyDiv w:val="1"/>
      <w:marLeft w:val="0"/>
      <w:marRight w:val="0"/>
      <w:marTop w:val="0"/>
      <w:marBottom w:val="0"/>
      <w:divBdr>
        <w:top w:val="none" w:sz="0" w:space="0" w:color="auto"/>
        <w:left w:val="none" w:sz="0" w:space="0" w:color="auto"/>
        <w:bottom w:val="none" w:sz="0" w:space="0" w:color="auto"/>
        <w:right w:val="none" w:sz="0" w:space="0" w:color="auto"/>
      </w:divBdr>
    </w:div>
    <w:div w:id="715087987">
      <w:bodyDiv w:val="1"/>
      <w:marLeft w:val="0"/>
      <w:marRight w:val="0"/>
      <w:marTop w:val="0"/>
      <w:marBottom w:val="0"/>
      <w:divBdr>
        <w:top w:val="none" w:sz="0" w:space="0" w:color="auto"/>
        <w:left w:val="none" w:sz="0" w:space="0" w:color="auto"/>
        <w:bottom w:val="none" w:sz="0" w:space="0" w:color="auto"/>
        <w:right w:val="none" w:sz="0" w:space="0" w:color="auto"/>
      </w:divBdr>
    </w:div>
    <w:div w:id="715354812">
      <w:bodyDiv w:val="1"/>
      <w:marLeft w:val="0"/>
      <w:marRight w:val="0"/>
      <w:marTop w:val="0"/>
      <w:marBottom w:val="0"/>
      <w:divBdr>
        <w:top w:val="none" w:sz="0" w:space="0" w:color="auto"/>
        <w:left w:val="none" w:sz="0" w:space="0" w:color="auto"/>
        <w:bottom w:val="none" w:sz="0" w:space="0" w:color="auto"/>
        <w:right w:val="none" w:sz="0" w:space="0" w:color="auto"/>
      </w:divBdr>
    </w:div>
    <w:div w:id="715858050">
      <w:bodyDiv w:val="1"/>
      <w:marLeft w:val="0"/>
      <w:marRight w:val="0"/>
      <w:marTop w:val="0"/>
      <w:marBottom w:val="0"/>
      <w:divBdr>
        <w:top w:val="none" w:sz="0" w:space="0" w:color="auto"/>
        <w:left w:val="none" w:sz="0" w:space="0" w:color="auto"/>
        <w:bottom w:val="none" w:sz="0" w:space="0" w:color="auto"/>
        <w:right w:val="none" w:sz="0" w:space="0" w:color="auto"/>
      </w:divBdr>
    </w:div>
    <w:div w:id="715935910">
      <w:bodyDiv w:val="1"/>
      <w:marLeft w:val="0"/>
      <w:marRight w:val="0"/>
      <w:marTop w:val="0"/>
      <w:marBottom w:val="0"/>
      <w:divBdr>
        <w:top w:val="none" w:sz="0" w:space="0" w:color="auto"/>
        <w:left w:val="none" w:sz="0" w:space="0" w:color="auto"/>
        <w:bottom w:val="none" w:sz="0" w:space="0" w:color="auto"/>
        <w:right w:val="none" w:sz="0" w:space="0" w:color="auto"/>
      </w:divBdr>
      <w:divsChild>
        <w:div w:id="194974185">
          <w:marLeft w:val="1166"/>
          <w:marRight w:val="0"/>
          <w:marTop w:val="125"/>
          <w:marBottom w:val="0"/>
          <w:divBdr>
            <w:top w:val="none" w:sz="0" w:space="0" w:color="auto"/>
            <w:left w:val="none" w:sz="0" w:space="0" w:color="auto"/>
            <w:bottom w:val="none" w:sz="0" w:space="0" w:color="auto"/>
            <w:right w:val="none" w:sz="0" w:space="0" w:color="auto"/>
          </w:divBdr>
        </w:div>
        <w:div w:id="507595460">
          <w:marLeft w:val="1166"/>
          <w:marRight w:val="0"/>
          <w:marTop w:val="125"/>
          <w:marBottom w:val="0"/>
          <w:divBdr>
            <w:top w:val="none" w:sz="0" w:space="0" w:color="auto"/>
            <w:left w:val="none" w:sz="0" w:space="0" w:color="auto"/>
            <w:bottom w:val="none" w:sz="0" w:space="0" w:color="auto"/>
            <w:right w:val="none" w:sz="0" w:space="0" w:color="auto"/>
          </w:divBdr>
        </w:div>
        <w:div w:id="748884590">
          <w:marLeft w:val="1166"/>
          <w:marRight w:val="0"/>
          <w:marTop w:val="125"/>
          <w:marBottom w:val="0"/>
          <w:divBdr>
            <w:top w:val="none" w:sz="0" w:space="0" w:color="auto"/>
            <w:left w:val="none" w:sz="0" w:space="0" w:color="auto"/>
            <w:bottom w:val="none" w:sz="0" w:space="0" w:color="auto"/>
            <w:right w:val="none" w:sz="0" w:space="0" w:color="auto"/>
          </w:divBdr>
        </w:div>
        <w:div w:id="1215501785">
          <w:marLeft w:val="1166"/>
          <w:marRight w:val="0"/>
          <w:marTop w:val="125"/>
          <w:marBottom w:val="0"/>
          <w:divBdr>
            <w:top w:val="none" w:sz="0" w:space="0" w:color="auto"/>
            <w:left w:val="none" w:sz="0" w:space="0" w:color="auto"/>
            <w:bottom w:val="none" w:sz="0" w:space="0" w:color="auto"/>
            <w:right w:val="none" w:sz="0" w:space="0" w:color="auto"/>
          </w:divBdr>
        </w:div>
        <w:div w:id="1629318595">
          <w:marLeft w:val="547"/>
          <w:marRight w:val="0"/>
          <w:marTop w:val="144"/>
          <w:marBottom w:val="0"/>
          <w:divBdr>
            <w:top w:val="none" w:sz="0" w:space="0" w:color="auto"/>
            <w:left w:val="none" w:sz="0" w:space="0" w:color="auto"/>
            <w:bottom w:val="none" w:sz="0" w:space="0" w:color="auto"/>
            <w:right w:val="none" w:sz="0" w:space="0" w:color="auto"/>
          </w:divBdr>
        </w:div>
        <w:div w:id="1740209308">
          <w:marLeft w:val="547"/>
          <w:marRight w:val="0"/>
          <w:marTop w:val="144"/>
          <w:marBottom w:val="0"/>
          <w:divBdr>
            <w:top w:val="none" w:sz="0" w:space="0" w:color="auto"/>
            <w:left w:val="none" w:sz="0" w:space="0" w:color="auto"/>
            <w:bottom w:val="none" w:sz="0" w:space="0" w:color="auto"/>
            <w:right w:val="none" w:sz="0" w:space="0" w:color="auto"/>
          </w:divBdr>
        </w:div>
        <w:div w:id="1772971246">
          <w:marLeft w:val="1166"/>
          <w:marRight w:val="0"/>
          <w:marTop w:val="125"/>
          <w:marBottom w:val="0"/>
          <w:divBdr>
            <w:top w:val="none" w:sz="0" w:space="0" w:color="auto"/>
            <w:left w:val="none" w:sz="0" w:space="0" w:color="auto"/>
            <w:bottom w:val="none" w:sz="0" w:space="0" w:color="auto"/>
            <w:right w:val="none" w:sz="0" w:space="0" w:color="auto"/>
          </w:divBdr>
        </w:div>
        <w:div w:id="1825970476">
          <w:marLeft w:val="1166"/>
          <w:marRight w:val="0"/>
          <w:marTop w:val="125"/>
          <w:marBottom w:val="0"/>
          <w:divBdr>
            <w:top w:val="none" w:sz="0" w:space="0" w:color="auto"/>
            <w:left w:val="none" w:sz="0" w:space="0" w:color="auto"/>
            <w:bottom w:val="none" w:sz="0" w:space="0" w:color="auto"/>
            <w:right w:val="none" w:sz="0" w:space="0" w:color="auto"/>
          </w:divBdr>
        </w:div>
      </w:divsChild>
    </w:div>
    <w:div w:id="716003701">
      <w:bodyDiv w:val="1"/>
      <w:marLeft w:val="0"/>
      <w:marRight w:val="0"/>
      <w:marTop w:val="0"/>
      <w:marBottom w:val="0"/>
      <w:divBdr>
        <w:top w:val="none" w:sz="0" w:space="0" w:color="auto"/>
        <w:left w:val="none" w:sz="0" w:space="0" w:color="auto"/>
        <w:bottom w:val="none" w:sz="0" w:space="0" w:color="auto"/>
        <w:right w:val="none" w:sz="0" w:space="0" w:color="auto"/>
      </w:divBdr>
    </w:div>
    <w:div w:id="718824142">
      <w:bodyDiv w:val="1"/>
      <w:marLeft w:val="0"/>
      <w:marRight w:val="0"/>
      <w:marTop w:val="0"/>
      <w:marBottom w:val="0"/>
      <w:divBdr>
        <w:top w:val="none" w:sz="0" w:space="0" w:color="auto"/>
        <w:left w:val="none" w:sz="0" w:space="0" w:color="auto"/>
        <w:bottom w:val="none" w:sz="0" w:space="0" w:color="auto"/>
        <w:right w:val="none" w:sz="0" w:space="0" w:color="auto"/>
      </w:divBdr>
    </w:div>
    <w:div w:id="719204155">
      <w:bodyDiv w:val="1"/>
      <w:marLeft w:val="0"/>
      <w:marRight w:val="0"/>
      <w:marTop w:val="0"/>
      <w:marBottom w:val="0"/>
      <w:divBdr>
        <w:top w:val="none" w:sz="0" w:space="0" w:color="auto"/>
        <w:left w:val="none" w:sz="0" w:space="0" w:color="auto"/>
        <w:bottom w:val="none" w:sz="0" w:space="0" w:color="auto"/>
        <w:right w:val="none" w:sz="0" w:space="0" w:color="auto"/>
      </w:divBdr>
    </w:div>
    <w:div w:id="719667388">
      <w:bodyDiv w:val="1"/>
      <w:marLeft w:val="0"/>
      <w:marRight w:val="0"/>
      <w:marTop w:val="0"/>
      <w:marBottom w:val="0"/>
      <w:divBdr>
        <w:top w:val="none" w:sz="0" w:space="0" w:color="auto"/>
        <w:left w:val="none" w:sz="0" w:space="0" w:color="auto"/>
        <w:bottom w:val="none" w:sz="0" w:space="0" w:color="auto"/>
        <w:right w:val="none" w:sz="0" w:space="0" w:color="auto"/>
      </w:divBdr>
    </w:div>
    <w:div w:id="719940158">
      <w:bodyDiv w:val="1"/>
      <w:marLeft w:val="0"/>
      <w:marRight w:val="0"/>
      <w:marTop w:val="0"/>
      <w:marBottom w:val="0"/>
      <w:divBdr>
        <w:top w:val="none" w:sz="0" w:space="0" w:color="auto"/>
        <w:left w:val="none" w:sz="0" w:space="0" w:color="auto"/>
        <w:bottom w:val="none" w:sz="0" w:space="0" w:color="auto"/>
        <w:right w:val="none" w:sz="0" w:space="0" w:color="auto"/>
      </w:divBdr>
    </w:div>
    <w:div w:id="720831038">
      <w:bodyDiv w:val="1"/>
      <w:marLeft w:val="0"/>
      <w:marRight w:val="0"/>
      <w:marTop w:val="0"/>
      <w:marBottom w:val="0"/>
      <w:divBdr>
        <w:top w:val="none" w:sz="0" w:space="0" w:color="auto"/>
        <w:left w:val="none" w:sz="0" w:space="0" w:color="auto"/>
        <w:bottom w:val="none" w:sz="0" w:space="0" w:color="auto"/>
        <w:right w:val="none" w:sz="0" w:space="0" w:color="auto"/>
      </w:divBdr>
    </w:div>
    <w:div w:id="721097938">
      <w:bodyDiv w:val="1"/>
      <w:marLeft w:val="0"/>
      <w:marRight w:val="0"/>
      <w:marTop w:val="0"/>
      <w:marBottom w:val="0"/>
      <w:divBdr>
        <w:top w:val="none" w:sz="0" w:space="0" w:color="auto"/>
        <w:left w:val="none" w:sz="0" w:space="0" w:color="auto"/>
        <w:bottom w:val="none" w:sz="0" w:space="0" w:color="auto"/>
        <w:right w:val="none" w:sz="0" w:space="0" w:color="auto"/>
      </w:divBdr>
    </w:div>
    <w:div w:id="722410511">
      <w:bodyDiv w:val="1"/>
      <w:marLeft w:val="0"/>
      <w:marRight w:val="0"/>
      <w:marTop w:val="0"/>
      <w:marBottom w:val="0"/>
      <w:divBdr>
        <w:top w:val="none" w:sz="0" w:space="0" w:color="auto"/>
        <w:left w:val="none" w:sz="0" w:space="0" w:color="auto"/>
        <w:bottom w:val="none" w:sz="0" w:space="0" w:color="auto"/>
        <w:right w:val="none" w:sz="0" w:space="0" w:color="auto"/>
      </w:divBdr>
      <w:divsChild>
        <w:div w:id="77946527">
          <w:marLeft w:val="1166"/>
          <w:marRight w:val="0"/>
          <w:marTop w:val="115"/>
          <w:marBottom w:val="0"/>
          <w:divBdr>
            <w:top w:val="none" w:sz="0" w:space="0" w:color="auto"/>
            <w:left w:val="none" w:sz="0" w:space="0" w:color="auto"/>
            <w:bottom w:val="none" w:sz="0" w:space="0" w:color="auto"/>
            <w:right w:val="none" w:sz="0" w:space="0" w:color="auto"/>
          </w:divBdr>
        </w:div>
        <w:div w:id="278337836">
          <w:marLeft w:val="1166"/>
          <w:marRight w:val="0"/>
          <w:marTop w:val="115"/>
          <w:marBottom w:val="0"/>
          <w:divBdr>
            <w:top w:val="none" w:sz="0" w:space="0" w:color="auto"/>
            <w:left w:val="none" w:sz="0" w:space="0" w:color="auto"/>
            <w:bottom w:val="none" w:sz="0" w:space="0" w:color="auto"/>
            <w:right w:val="none" w:sz="0" w:space="0" w:color="auto"/>
          </w:divBdr>
        </w:div>
        <w:div w:id="375617761">
          <w:marLeft w:val="1166"/>
          <w:marRight w:val="0"/>
          <w:marTop w:val="115"/>
          <w:marBottom w:val="0"/>
          <w:divBdr>
            <w:top w:val="none" w:sz="0" w:space="0" w:color="auto"/>
            <w:left w:val="none" w:sz="0" w:space="0" w:color="auto"/>
            <w:bottom w:val="none" w:sz="0" w:space="0" w:color="auto"/>
            <w:right w:val="none" w:sz="0" w:space="0" w:color="auto"/>
          </w:divBdr>
        </w:div>
        <w:div w:id="1988628654">
          <w:marLeft w:val="547"/>
          <w:marRight w:val="0"/>
          <w:marTop w:val="134"/>
          <w:marBottom w:val="0"/>
          <w:divBdr>
            <w:top w:val="none" w:sz="0" w:space="0" w:color="auto"/>
            <w:left w:val="none" w:sz="0" w:space="0" w:color="auto"/>
            <w:bottom w:val="none" w:sz="0" w:space="0" w:color="auto"/>
            <w:right w:val="none" w:sz="0" w:space="0" w:color="auto"/>
          </w:divBdr>
        </w:div>
      </w:divsChild>
    </w:div>
    <w:div w:id="723220745">
      <w:bodyDiv w:val="1"/>
      <w:marLeft w:val="0"/>
      <w:marRight w:val="0"/>
      <w:marTop w:val="0"/>
      <w:marBottom w:val="0"/>
      <w:divBdr>
        <w:top w:val="none" w:sz="0" w:space="0" w:color="auto"/>
        <w:left w:val="none" w:sz="0" w:space="0" w:color="auto"/>
        <w:bottom w:val="none" w:sz="0" w:space="0" w:color="auto"/>
        <w:right w:val="none" w:sz="0" w:space="0" w:color="auto"/>
      </w:divBdr>
    </w:div>
    <w:div w:id="723406144">
      <w:bodyDiv w:val="1"/>
      <w:marLeft w:val="0"/>
      <w:marRight w:val="0"/>
      <w:marTop w:val="0"/>
      <w:marBottom w:val="0"/>
      <w:divBdr>
        <w:top w:val="none" w:sz="0" w:space="0" w:color="auto"/>
        <w:left w:val="none" w:sz="0" w:space="0" w:color="auto"/>
        <w:bottom w:val="none" w:sz="0" w:space="0" w:color="auto"/>
        <w:right w:val="none" w:sz="0" w:space="0" w:color="auto"/>
      </w:divBdr>
    </w:div>
    <w:div w:id="723526240">
      <w:bodyDiv w:val="1"/>
      <w:marLeft w:val="0"/>
      <w:marRight w:val="0"/>
      <w:marTop w:val="0"/>
      <w:marBottom w:val="0"/>
      <w:divBdr>
        <w:top w:val="none" w:sz="0" w:space="0" w:color="auto"/>
        <w:left w:val="none" w:sz="0" w:space="0" w:color="auto"/>
        <w:bottom w:val="none" w:sz="0" w:space="0" w:color="auto"/>
        <w:right w:val="none" w:sz="0" w:space="0" w:color="auto"/>
      </w:divBdr>
      <w:divsChild>
        <w:div w:id="120728313">
          <w:marLeft w:val="1166"/>
          <w:marRight w:val="0"/>
          <w:marTop w:val="134"/>
          <w:marBottom w:val="0"/>
          <w:divBdr>
            <w:top w:val="none" w:sz="0" w:space="0" w:color="auto"/>
            <w:left w:val="none" w:sz="0" w:space="0" w:color="auto"/>
            <w:bottom w:val="none" w:sz="0" w:space="0" w:color="auto"/>
            <w:right w:val="none" w:sz="0" w:space="0" w:color="auto"/>
          </w:divBdr>
        </w:div>
        <w:div w:id="2042438106">
          <w:marLeft w:val="547"/>
          <w:marRight w:val="0"/>
          <w:marTop w:val="154"/>
          <w:marBottom w:val="0"/>
          <w:divBdr>
            <w:top w:val="none" w:sz="0" w:space="0" w:color="auto"/>
            <w:left w:val="none" w:sz="0" w:space="0" w:color="auto"/>
            <w:bottom w:val="none" w:sz="0" w:space="0" w:color="auto"/>
            <w:right w:val="none" w:sz="0" w:space="0" w:color="auto"/>
          </w:divBdr>
        </w:div>
      </w:divsChild>
    </w:div>
    <w:div w:id="724109772">
      <w:bodyDiv w:val="1"/>
      <w:marLeft w:val="0"/>
      <w:marRight w:val="0"/>
      <w:marTop w:val="0"/>
      <w:marBottom w:val="0"/>
      <w:divBdr>
        <w:top w:val="none" w:sz="0" w:space="0" w:color="auto"/>
        <w:left w:val="none" w:sz="0" w:space="0" w:color="auto"/>
        <w:bottom w:val="none" w:sz="0" w:space="0" w:color="auto"/>
        <w:right w:val="none" w:sz="0" w:space="0" w:color="auto"/>
      </w:divBdr>
    </w:div>
    <w:div w:id="724449779">
      <w:bodyDiv w:val="1"/>
      <w:marLeft w:val="0"/>
      <w:marRight w:val="0"/>
      <w:marTop w:val="0"/>
      <w:marBottom w:val="0"/>
      <w:divBdr>
        <w:top w:val="none" w:sz="0" w:space="0" w:color="auto"/>
        <w:left w:val="none" w:sz="0" w:space="0" w:color="auto"/>
        <w:bottom w:val="none" w:sz="0" w:space="0" w:color="auto"/>
        <w:right w:val="none" w:sz="0" w:space="0" w:color="auto"/>
      </w:divBdr>
      <w:divsChild>
        <w:div w:id="482746802">
          <w:marLeft w:val="0"/>
          <w:marRight w:val="0"/>
          <w:marTop w:val="0"/>
          <w:marBottom w:val="0"/>
          <w:divBdr>
            <w:top w:val="none" w:sz="0" w:space="0" w:color="auto"/>
            <w:left w:val="none" w:sz="0" w:space="0" w:color="auto"/>
            <w:bottom w:val="none" w:sz="0" w:space="0" w:color="auto"/>
            <w:right w:val="none" w:sz="0" w:space="0" w:color="auto"/>
          </w:divBdr>
        </w:div>
      </w:divsChild>
    </w:div>
    <w:div w:id="724453826">
      <w:bodyDiv w:val="1"/>
      <w:marLeft w:val="0"/>
      <w:marRight w:val="0"/>
      <w:marTop w:val="0"/>
      <w:marBottom w:val="0"/>
      <w:divBdr>
        <w:top w:val="none" w:sz="0" w:space="0" w:color="auto"/>
        <w:left w:val="none" w:sz="0" w:space="0" w:color="auto"/>
        <w:bottom w:val="none" w:sz="0" w:space="0" w:color="auto"/>
        <w:right w:val="none" w:sz="0" w:space="0" w:color="auto"/>
      </w:divBdr>
    </w:div>
    <w:div w:id="725032292">
      <w:bodyDiv w:val="1"/>
      <w:marLeft w:val="0"/>
      <w:marRight w:val="0"/>
      <w:marTop w:val="0"/>
      <w:marBottom w:val="0"/>
      <w:divBdr>
        <w:top w:val="none" w:sz="0" w:space="0" w:color="auto"/>
        <w:left w:val="none" w:sz="0" w:space="0" w:color="auto"/>
        <w:bottom w:val="none" w:sz="0" w:space="0" w:color="auto"/>
        <w:right w:val="none" w:sz="0" w:space="0" w:color="auto"/>
      </w:divBdr>
    </w:div>
    <w:div w:id="725489934">
      <w:bodyDiv w:val="1"/>
      <w:marLeft w:val="0"/>
      <w:marRight w:val="0"/>
      <w:marTop w:val="0"/>
      <w:marBottom w:val="0"/>
      <w:divBdr>
        <w:top w:val="none" w:sz="0" w:space="0" w:color="auto"/>
        <w:left w:val="none" w:sz="0" w:space="0" w:color="auto"/>
        <w:bottom w:val="none" w:sz="0" w:space="0" w:color="auto"/>
        <w:right w:val="none" w:sz="0" w:space="0" w:color="auto"/>
      </w:divBdr>
    </w:div>
    <w:div w:id="726487820">
      <w:bodyDiv w:val="1"/>
      <w:marLeft w:val="0"/>
      <w:marRight w:val="0"/>
      <w:marTop w:val="0"/>
      <w:marBottom w:val="0"/>
      <w:divBdr>
        <w:top w:val="none" w:sz="0" w:space="0" w:color="auto"/>
        <w:left w:val="none" w:sz="0" w:space="0" w:color="auto"/>
        <w:bottom w:val="none" w:sz="0" w:space="0" w:color="auto"/>
        <w:right w:val="none" w:sz="0" w:space="0" w:color="auto"/>
      </w:divBdr>
    </w:div>
    <w:div w:id="726490369">
      <w:bodyDiv w:val="1"/>
      <w:marLeft w:val="0"/>
      <w:marRight w:val="0"/>
      <w:marTop w:val="0"/>
      <w:marBottom w:val="0"/>
      <w:divBdr>
        <w:top w:val="none" w:sz="0" w:space="0" w:color="auto"/>
        <w:left w:val="none" w:sz="0" w:space="0" w:color="auto"/>
        <w:bottom w:val="none" w:sz="0" w:space="0" w:color="auto"/>
        <w:right w:val="none" w:sz="0" w:space="0" w:color="auto"/>
      </w:divBdr>
    </w:div>
    <w:div w:id="726491009">
      <w:bodyDiv w:val="1"/>
      <w:marLeft w:val="0"/>
      <w:marRight w:val="0"/>
      <w:marTop w:val="0"/>
      <w:marBottom w:val="0"/>
      <w:divBdr>
        <w:top w:val="none" w:sz="0" w:space="0" w:color="auto"/>
        <w:left w:val="none" w:sz="0" w:space="0" w:color="auto"/>
        <w:bottom w:val="none" w:sz="0" w:space="0" w:color="auto"/>
        <w:right w:val="none" w:sz="0" w:space="0" w:color="auto"/>
      </w:divBdr>
    </w:div>
    <w:div w:id="726798619">
      <w:bodyDiv w:val="1"/>
      <w:marLeft w:val="0"/>
      <w:marRight w:val="0"/>
      <w:marTop w:val="0"/>
      <w:marBottom w:val="0"/>
      <w:divBdr>
        <w:top w:val="none" w:sz="0" w:space="0" w:color="auto"/>
        <w:left w:val="none" w:sz="0" w:space="0" w:color="auto"/>
        <w:bottom w:val="none" w:sz="0" w:space="0" w:color="auto"/>
        <w:right w:val="none" w:sz="0" w:space="0" w:color="auto"/>
      </w:divBdr>
    </w:div>
    <w:div w:id="731539250">
      <w:bodyDiv w:val="1"/>
      <w:marLeft w:val="0"/>
      <w:marRight w:val="0"/>
      <w:marTop w:val="0"/>
      <w:marBottom w:val="0"/>
      <w:divBdr>
        <w:top w:val="none" w:sz="0" w:space="0" w:color="auto"/>
        <w:left w:val="none" w:sz="0" w:space="0" w:color="auto"/>
        <w:bottom w:val="none" w:sz="0" w:space="0" w:color="auto"/>
        <w:right w:val="none" w:sz="0" w:space="0" w:color="auto"/>
      </w:divBdr>
    </w:div>
    <w:div w:id="732628278">
      <w:bodyDiv w:val="1"/>
      <w:marLeft w:val="0"/>
      <w:marRight w:val="0"/>
      <w:marTop w:val="0"/>
      <w:marBottom w:val="0"/>
      <w:divBdr>
        <w:top w:val="none" w:sz="0" w:space="0" w:color="auto"/>
        <w:left w:val="none" w:sz="0" w:space="0" w:color="auto"/>
        <w:bottom w:val="none" w:sz="0" w:space="0" w:color="auto"/>
        <w:right w:val="none" w:sz="0" w:space="0" w:color="auto"/>
      </w:divBdr>
    </w:div>
    <w:div w:id="733549056">
      <w:bodyDiv w:val="1"/>
      <w:marLeft w:val="0"/>
      <w:marRight w:val="0"/>
      <w:marTop w:val="0"/>
      <w:marBottom w:val="0"/>
      <w:divBdr>
        <w:top w:val="none" w:sz="0" w:space="0" w:color="auto"/>
        <w:left w:val="none" w:sz="0" w:space="0" w:color="auto"/>
        <w:bottom w:val="none" w:sz="0" w:space="0" w:color="auto"/>
        <w:right w:val="none" w:sz="0" w:space="0" w:color="auto"/>
      </w:divBdr>
    </w:div>
    <w:div w:id="734739017">
      <w:bodyDiv w:val="1"/>
      <w:marLeft w:val="0"/>
      <w:marRight w:val="0"/>
      <w:marTop w:val="0"/>
      <w:marBottom w:val="0"/>
      <w:divBdr>
        <w:top w:val="none" w:sz="0" w:space="0" w:color="auto"/>
        <w:left w:val="none" w:sz="0" w:space="0" w:color="auto"/>
        <w:bottom w:val="none" w:sz="0" w:space="0" w:color="auto"/>
        <w:right w:val="none" w:sz="0" w:space="0" w:color="auto"/>
      </w:divBdr>
    </w:div>
    <w:div w:id="735053875">
      <w:bodyDiv w:val="1"/>
      <w:marLeft w:val="0"/>
      <w:marRight w:val="0"/>
      <w:marTop w:val="0"/>
      <w:marBottom w:val="0"/>
      <w:divBdr>
        <w:top w:val="none" w:sz="0" w:space="0" w:color="auto"/>
        <w:left w:val="none" w:sz="0" w:space="0" w:color="auto"/>
        <w:bottom w:val="none" w:sz="0" w:space="0" w:color="auto"/>
        <w:right w:val="none" w:sz="0" w:space="0" w:color="auto"/>
      </w:divBdr>
      <w:divsChild>
        <w:div w:id="22021991">
          <w:marLeft w:val="1166"/>
          <w:marRight w:val="0"/>
          <w:marTop w:val="115"/>
          <w:marBottom w:val="0"/>
          <w:divBdr>
            <w:top w:val="none" w:sz="0" w:space="0" w:color="auto"/>
            <w:left w:val="none" w:sz="0" w:space="0" w:color="auto"/>
            <w:bottom w:val="none" w:sz="0" w:space="0" w:color="auto"/>
            <w:right w:val="none" w:sz="0" w:space="0" w:color="auto"/>
          </w:divBdr>
        </w:div>
        <w:div w:id="34083858">
          <w:marLeft w:val="547"/>
          <w:marRight w:val="0"/>
          <w:marTop w:val="134"/>
          <w:marBottom w:val="0"/>
          <w:divBdr>
            <w:top w:val="none" w:sz="0" w:space="0" w:color="auto"/>
            <w:left w:val="none" w:sz="0" w:space="0" w:color="auto"/>
            <w:bottom w:val="none" w:sz="0" w:space="0" w:color="auto"/>
            <w:right w:val="none" w:sz="0" w:space="0" w:color="auto"/>
          </w:divBdr>
        </w:div>
        <w:div w:id="1421298255">
          <w:marLeft w:val="547"/>
          <w:marRight w:val="0"/>
          <w:marTop w:val="134"/>
          <w:marBottom w:val="0"/>
          <w:divBdr>
            <w:top w:val="none" w:sz="0" w:space="0" w:color="auto"/>
            <w:left w:val="none" w:sz="0" w:space="0" w:color="auto"/>
            <w:bottom w:val="none" w:sz="0" w:space="0" w:color="auto"/>
            <w:right w:val="none" w:sz="0" w:space="0" w:color="auto"/>
          </w:divBdr>
        </w:div>
        <w:div w:id="1724937734">
          <w:marLeft w:val="1166"/>
          <w:marRight w:val="0"/>
          <w:marTop w:val="115"/>
          <w:marBottom w:val="0"/>
          <w:divBdr>
            <w:top w:val="none" w:sz="0" w:space="0" w:color="auto"/>
            <w:left w:val="none" w:sz="0" w:space="0" w:color="auto"/>
            <w:bottom w:val="none" w:sz="0" w:space="0" w:color="auto"/>
            <w:right w:val="none" w:sz="0" w:space="0" w:color="auto"/>
          </w:divBdr>
        </w:div>
        <w:div w:id="2138066333">
          <w:marLeft w:val="1166"/>
          <w:marRight w:val="0"/>
          <w:marTop w:val="115"/>
          <w:marBottom w:val="0"/>
          <w:divBdr>
            <w:top w:val="none" w:sz="0" w:space="0" w:color="auto"/>
            <w:left w:val="none" w:sz="0" w:space="0" w:color="auto"/>
            <w:bottom w:val="none" w:sz="0" w:space="0" w:color="auto"/>
            <w:right w:val="none" w:sz="0" w:space="0" w:color="auto"/>
          </w:divBdr>
        </w:div>
      </w:divsChild>
    </w:div>
    <w:div w:id="735204829">
      <w:bodyDiv w:val="1"/>
      <w:marLeft w:val="0"/>
      <w:marRight w:val="0"/>
      <w:marTop w:val="0"/>
      <w:marBottom w:val="0"/>
      <w:divBdr>
        <w:top w:val="none" w:sz="0" w:space="0" w:color="auto"/>
        <w:left w:val="none" w:sz="0" w:space="0" w:color="auto"/>
        <w:bottom w:val="none" w:sz="0" w:space="0" w:color="auto"/>
        <w:right w:val="none" w:sz="0" w:space="0" w:color="auto"/>
      </w:divBdr>
    </w:div>
    <w:div w:id="735663424">
      <w:bodyDiv w:val="1"/>
      <w:marLeft w:val="0"/>
      <w:marRight w:val="0"/>
      <w:marTop w:val="0"/>
      <w:marBottom w:val="0"/>
      <w:divBdr>
        <w:top w:val="none" w:sz="0" w:space="0" w:color="auto"/>
        <w:left w:val="none" w:sz="0" w:space="0" w:color="auto"/>
        <w:bottom w:val="none" w:sz="0" w:space="0" w:color="auto"/>
        <w:right w:val="none" w:sz="0" w:space="0" w:color="auto"/>
      </w:divBdr>
      <w:divsChild>
        <w:div w:id="1558203285">
          <w:marLeft w:val="547"/>
          <w:marRight w:val="0"/>
          <w:marTop w:val="154"/>
          <w:marBottom w:val="0"/>
          <w:divBdr>
            <w:top w:val="none" w:sz="0" w:space="0" w:color="auto"/>
            <w:left w:val="none" w:sz="0" w:space="0" w:color="auto"/>
            <w:bottom w:val="none" w:sz="0" w:space="0" w:color="auto"/>
            <w:right w:val="none" w:sz="0" w:space="0" w:color="auto"/>
          </w:divBdr>
        </w:div>
      </w:divsChild>
    </w:div>
    <w:div w:id="736438536">
      <w:bodyDiv w:val="1"/>
      <w:marLeft w:val="0"/>
      <w:marRight w:val="0"/>
      <w:marTop w:val="0"/>
      <w:marBottom w:val="0"/>
      <w:divBdr>
        <w:top w:val="none" w:sz="0" w:space="0" w:color="auto"/>
        <w:left w:val="none" w:sz="0" w:space="0" w:color="auto"/>
        <w:bottom w:val="none" w:sz="0" w:space="0" w:color="auto"/>
        <w:right w:val="none" w:sz="0" w:space="0" w:color="auto"/>
      </w:divBdr>
    </w:div>
    <w:div w:id="736441180">
      <w:bodyDiv w:val="1"/>
      <w:marLeft w:val="0"/>
      <w:marRight w:val="0"/>
      <w:marTop w:val="0"/>
      <w:marBottom w:val="0"/>
      <w:divBdr>
        <w:top w:val="none" w:sz="0" w:space="0" w:color="auto"/>
        <w:left w:val="none" w:sz="0" w:space="0" w:color="auto"/>
        <w:bottom w:val="none" w:sz="0" w:space="0" w:color="auto"/>
        <w:right w:val="none" w:sz="0" w:space="0" w:color="auto"/>
      </w:divBdr>
    </w:div>
    <w:div w:id="736786349">
      <w:bodyDiv w:val="1"/>
      <w:marLeft w:val="0"/>
      <w:marRight w:val="0"/>
      <w:marTop w:val="0"/>
      <w:marBottom w:val="0"/>
      <w:divBdr>
        <w:top w:val="none" w:sz="0" w:space="0" w:color="auto"/>
        <w:left w:val="none" w:sz="0" w:space="0" w:color="auto"/>
        <w:bottom w:val="none" w:sz="0" w:space="0" w:color="auto"/>
        <w:right w:val="none" w:sz="0" w:space="0" w:color="auto"/>
      </w:divBdr>
    </w:div>
    <w:div w:id="737284343">
      <w:bodyDiv w:val="1"/>
      <w:marLeft w:val="0"/>
      <w:marRight w:val="0"/>
      <w:marTop w:val="0"/>
      <w:marBottom w:val="0"/>
      <w:divBdr>
        <w:top w:val="none" w:sz="0" w:space="0" w:color="auto"/>
        <w:left w:val="none" w:sz="0" w:space="0" w:color="auto"/>
        <w:bottom w:val="none" w:sz="0" w:space="0" w:color="auto"/>
        <w:right w:val="none" w:sz="0" w:space="0" w:color="auto"/>
      </w:divBdr>
    </w:div>
    <w:div w:id="737363846">
      <w:bodyDiv w:val="1"/>
      <w:marLeft w:val="0"/>
      <w:marRight w:val="0"/>
      <w:marTop w:val="0"/>
      <w:marBottom w:val="0"/>
      <w:divBdr>
        <w:top w:val="none" w:sz="0" w:space="0" w:color="auto"/>
        <w:left w:val="none" w:sz="0" w:space="0" w:color="auto"/>
        <w:bottom w:val="none" w:sz="0" w:space="0" w:color="auto"/>
        <w:right w:val="none" w:sz="0" w:space="0" w:color="auto"/>
      </w:divBdr>
      <w:divsChild>
        <w:div w:id="266082227">
          <w:marLeft w:val="1166"/>
          <w:marRight w:val="0"/>
          <w:marTop w:val="96"/>
          <w:marBottom w:val="0"/>
          <w:divBdr>
            <w:top w:val="none" w:sz="0" w:space="0" w:color="auto"/>
            <w:left w:val="none" w:sz="0" w:space="0" w:color="auto"/>
            <w:bottom w:val="none" w:sz="0" w:space="0" w:color="auto"/>
            <w:right w:val="none" w:sz="0" w:space="0" w:color="auto"/>
          </w:divBdr>
        </w:div>
        <w:div w:id="1158378949">
          <w:marLeft w:val="1800"/>
          <w:marRight w:val="0"/>
          <w:marTop w:val="77"/>
          <w:marBottom w:val="0"/>
          <w:divBdr>
            <w:top w:val="none" w:sz="0" w:space="0" w:color="auto"/>
            <w:left w:val="none" w:sz="0" w:space="0" w:color="auto"/>
            <w:bottom w:val="none" w:sz="0" w:space="0" w:color="auto"/>
            <w:right w:val="none" w:sz="0" w:space="0" w:color="auto"/>
          </w:divBdr>
        </w:div>
        <w:div w:id="1268122872">
          <w:marLeft w:val="1166"/>
          <w:marRight w:val="0"/>
          <w:marTop w:val="96"/>
          <w:marBottom w:val="0"/>
          <w:divBdr>
            <w:top w:val="none" w:sz="0" w:space="0" w:color="auto"/>
            <w:left w:val="none" w:sz="0" w:space="0" w:color="auto"/>
            <w:bottom w:val="none" w:sz="0" w:space="0" w:color="auto"/>
            <w:right w:val="none" w:sz="0" w:space="0" w:color="auto"/>
          </w:divBdr>
        </w:div>
        <w:div w:id="1840463421">
          <w:marLeft w:val="547"/>
          <w:marRight w:val="0"/>
          <w:marTop w:val="115"/>
          <w:marBottom w:val="0"/>
          <w:divBdr>
            <w:top w:val="none" w:sz="0" w:space="0" w:color="auto"/>
            <w:left w:val="none" w:sz="0" w:space="0" w:color="auto"/>
            <w:bottom w:val="none" w:sz="0" w:space="0" w:color="auto"/>
            <w:right w:val="none" w:sz="0" w:space="0" w:color="auto"/>
          </w:divBdr>
        </w:div>
        <w:div w:id="1987314801">
          <w:marLeft w:val="1800"/>
          <w:marRight w:val="0"/>
          <w:marTop w:val="77"/>
          <w:marBottom w:val="0"/>
          <w:divBdr>
            <w:top w:val="none" w:sz="0" w:space="0" w:color="auto"/>
            <w:left w:val="none" w:sz="0" w:space="0" w:color="auto"/>
            <w:bottom w:val="none" w:sz="0" w:space="0" w:color="auto"/>
            <w:right w:val="none" w:sz="0" w:space="0" w:color="auto"/>
          </w:divBdr>
        </w:div>
      </w:divsChild>
    </w:div>
    <w:div w:id="738291078">
      <w:bodyDiv w:val="1"/>
      <w:marLeft w:val="0"/>
      <w:marRight w:val="0"/>
      <w:marTop w:val="0"/>
      <w:marBottom w:val="0"/>
      <w:divBdr>
        <w:top w:val="none" w:sz="0" w:space="0" w:color="auto"/>
        <w:left w:val="none" w:sz="0" w:space="0" w:color="auto"/>
        <w:bottom w:val="none" w:sz="0" w:space="0" w:color="auto"/>
        <w:right w:val="none" w:sz="0" w:space="0" w:color="auto"/>
      </w:divBdr>
    </w:div>
    <w:div w:id="739131481">
      <w:bodyDiv w:val="1"/>
      <w:marLeft w:val="0"/>
      <w:marRight w:val="0"/>
      <w:marTop w:val="0"/>
      <w:marBottom w:val="0"/>
      <w:divBdr>
        <w:top w:val="none" w:sz="0" w:space="0" w:color="auto"/>
        <w:left w:val="none" w:sz="0" w:space="0" w:color="auto"/>
        <w:bottom w:val="none" w:sz="0" w:space="0" w:color="auto"/>
        <w:right w:val="none" w:sz="0" w:space="0" w:color="auto"/>
      </w:divBdr>
    </w:div>
    <w:div w:id="739905870">
      <w:bodyDiv w:val="1"/>
      <w:marLeft w:val="0"/>
      <w:marRight w:val="0"/>
      <w:marTop w:val="0"/>
      <w:marBottom w:val="0"/>
      <w:divBdr>
        <w:top w:val="none" w:sz="0" w:space="0" w:color="auto"/>
        <w:left w:val="none" w:sz="0" w:space="0" w:color="auto"/>
        <w:bottom w:val="none" w:sz="0" w:space="0" w:color="auto"/>
        <w:right w:val="none" w:sz="0" w:space="0" w:color="auto"/>
      </w:divBdr>
    </w:div>
    <w:div w:id="740516759">
      <w:bodyDiv w:val="1"/>
      <w:marLeft w:val="0"/>
      <w:marRight w:val="0"/>
      <w:marTop w:val="0"/>
      <w:marBottom w:val="0"/>
      <w:divBdr>
        <w:top w:val="none" w:sz="0" w:space="0" w:color="auto"/>
        <w:left w:val="none" w:sz="0" w:space="0" w:color="auto"/>
        <w:bottom w:val="none" w:sz="0" w:space="0" w:color="auto"/>
        <w:right w:val="none" w:sz="0" w:space="0" w:color="auto"/>
      </w:divBdr>
    </w:div>
    <w:div w:id="740518528">
      <w:bodyDiv w:val="1"/>
      <w:marLeft w:val="0"/>
      <w:marRight w:val="0"/>
      <w:marTop w:val="0"/>
      <w:marBottom w:val="0"/>
      <w:divBdr>
        <w:top w:val="none" w:sz="0" w:space="0" w:color="auto"/>
        <w:left w:val="none" w:sz="0" w:space="0" w:color="auto"/>
        <w:bottom w:val="none" w:sz="0" w:space="0" w:color="auto"/>
        <w:right w:val="none" w:sz="0" w:space="0" w:color="auto"/>
      </w:divBdr>
    </w:div>
    <w:div w:id="741178597">
      <w:bodyDiv w:val="1"/>
      <w:marLeft w:val="0"/>
      <w:marRight w:val="0"/>
      <w:marTop w:val="0"/>
      <w:marBottom w:val="0"/>
      <w:divBdr>
        <w:top w:val="none" w:sz="0" w:space="0" w:color="auto"/>
        <w:left w:val="none" w:sz="0" w:space="0" w:color="auto"/>
        <w:bottom w:val="none" w:sz="0" w:space="0" w:color="auto"/>
        <w:right w:val="none" w:sz="0" w:space="0" w:color="auto"/>
      </w:divBdr>
      <w:divsChild>
        <w:div w:id="1150632379">
          <w:marLeft w:val="360"/>
          <w:marRight w:val="0"/>
          <w:marTop w:val="200"/>
          <w:marBottom w:val="0"/>
          <w:divBdr>
            <w:top w:val="none" w:sz="0" w:space="0" w:color="auto"/>
            <w:left w:val="none" w:sz="0" w:space="0" w:color="auto"/>
            <w:bottom w:val="none" w:sz="0" w:space="0" w:color="auto"/>
            <w:right w:val="none" w:sz="0" w:space="0" w:color="auto"/>
          </w:divBdr>
        </w:div>
      </w:divsChild>
    </w:div>
    <w:div w:id="742139926">
      <w:bodyDiv w:val="1"/>
      <w:marLeft w:val="0"/>
      <w:marRight w:val="0"/>
      <w:marTop w:val="0"/>
      <w:marBottom w:val="0"/>
      <w:divBdr>
        <w:top w:val="none" w:sz="0" w:space="0" w:color="auto"/>
        <w:left w:val="none" w:sz="0" w:space="0" w:color="auto"/>
        <w:bottom w:val="none" w:sz="0" w:space="0" w:color="auto"/>
        <w:right w:val="none" w:sz="0" w:space="0" w:color="auto"/>
      </w:divBdr>
      <w:divsChild>
        <w:div w:id="1665474">
          <w:marLeft w:val="1166"/>
          <w:marRight w:val="0"/>
          <w:marTop w:val="115"/>
          <w:marBottom w:val="0"/>
          <w:divBdr>
            <w:top w:val="none" w:sz="0" w:space="0" w:color="auto"/>
            <w:left w:val="none" w:sz="0" w:space="0" w:color="auto"/>
            <w:bottom w:val="none" w:sz="0" w:space="0" w:color="auto"/>
            <w:right w:val="none" w:sz="0" w:space="0" w:color="auto"/>
          </w:divBdr>
        </w:div>
        <w:div w:id="1082986928">
          <w:marLeft w:val="547"/>
          <w:marRight w:val="0"/>
          <w:marTop w:val="134"/>
          <w:marBottom w:val="0"/>
          <w:divBdr>
            <w:top w:val="none" w:sz="0" w:space="0" w:color="auto"/>
            <w:left w:val="none" w:sz="0" w:space="0" w:color="auto"/>
            <w:bottom w:val="none" w:sz="0" w:space="0" w:color="auto"/>
            <w:right w:val="none" w:sz="0" w:space="0" w:color="auto"/>
          </w:divBdr>
        </w:div>
        <w:div w:id="1463428390">
          <w:marLeft w:val="1166"/>
          <w:marRight w:val="0"/>
          <w:marTop w:val="115"/>
          <w:marBottom w:val="0"/>
          <w:divBdr>
            <w:top w:val="none" w:sz="0" w:space="0" w:color="auto"/>
            <w:left w:val="none" w:sz="0" w:space="0" w:color="auto"/>
            <w:bottom w:val="none" w:sz="0" w:space="0" w:color="auto"/>
            <w:right w:val="none" w:sz="0" w:space="0" w:color="auto"/>
          </w:divBdr>
        </w:div>
        <w:div w:id="1800763879">
          <w:marLeft w:val="1886"/>
          <w:marRight w:val="0"/>
          <w:marTop w:val="96"/>
          <w:marBottom w:val="0"/>
          <w:divBdr>
            <w:top w:val="none" w:sz="0" w:space="0" w:color="auto"/>
            <w:left w:val="none" w:sz="0" w:space="0" w:color="auto"/>
            <w:bottom w:val="none" w:sz="0" w:space="0" w:color="auto"/>
            <w:right w:val="none" w:sz="0" w:space="0" w:color="auto"/>
          </w:divBdr>
        </w:div>
      </w:divsChild>
    </w:div>
    <w:div w:id="743454605">
      <w:bodyDiv w:val="1"/>
      <w:marLeft w:val="0"/>
      <w:marRight w:val="0"/>
      <w:marTop w:val="0"/>
      <w:marBottom w:val="0"/>
      <w:divBdr>
        <w:top w:val="none" w:sz="0" w:space="0" w:color="auto"/>
        <w:left w:val="none" w:sz="0" w:space="0" w:color="auto"/>
        <w:bottom w:val="none" w:sz="0" w:space="0" w:color="auto"/>
        <w:right w:val="none" w:sz="0" w:space="0" w:color="auto"/>
      </w:divBdr>
    </w:div>
    <w:div w:id="743649099">
      <w:bodyDiv w:val="1"/>
      <w:marLeft w:val="0"/>
      <w:marRight w:val="0"/>
      <w:marTop w:val="0"/>
      <w:marBottom w:val="0"/>
      <w:divBdr>
        <w:top w:val="none" w:sz="0" w:space="0" w:color="auto"/>
        <w:left w:val="none" w:sz="0" w:space="0" w:color="auto"/>
        <w:bottom w:val="none" w:sz="0" w:space="0" w:color="auto"/>
        <w:right w:val="none" w:sz="0" w:space="0" w:color="auto"/>
      </w:divBdr>
      <w:divsChild>
        <w:div w:id="243957531">
          <w:marLeft w:val="547"/>
          <w:marRight w:val="0"/>
          <w:marTop w:val="115"/>
          <w:marBottom w:val="0"/>
          <w:divBdr>
            <w:top w:val="none" w:sz="0" w:space="0" w:color="auto"/>
            <w:left w:val="none" w:sz="0" w:space="0" w:color="auto"/>
            <w:bottom w:val="none" w:sz="0" w:space="0" w:color="auto"/>
            <w:right w:val="none" w:sz="0" w:space="0" w:color="auto"/>
          </w:divBdr>
        </w:div>
        <w:div w:id="523901223">
          <w:marLeft w:val="1166"/>
          <w:marRight w:val="0"/>
          <w:marTop w:val="96"/>
          <w:marBottom w:val="0"/>
          <w:divBdr>
            <w:top w:val="none" w:sz="0" w:space="0" w:color="auto"/>
            <w:left w:val="none" w:sz="0" w:space="0" w:color="auto"/>
            <w:bottom w:val="none" w:sz="0" w:space="0" w:color="auto"/>
            <w:right w:val="none" w:sz="0" w:space="0" w:color="auto"/>
          </w:divBdr>
        </w:div>
        <w:div w:id="1005549901">
          <w:marLeft w:val="547"/>
          <w:marRight w:val="0"/>
          <w:marTop w:val="115"/>
          <w:marBottom w:val="0"/>
          <w:divBdr>
            <w:top w:val="none" w:sz="0" w:space="0" w:color="auto"/>
            <w:left w:val="none" w:sz="0" w:space="0" w:color="auto"/>
            <w:bottom w:val="none" w:sz="0" w:space="0" w:color="auto"/>
            <w:right w:val="none" w:sz="0" w:space="0" w:color="auto"/>
          </w:divBdr>
        </w:div>
        <w:div w:id="1159418103">
          <w:marLeft w:val="1800"/>
          <w:marRight w:val="0"/>
          <w:marTop w:val="77"/>
          <w:marBottom w:val="0"/>
          <w:divBdr>
            <w:top w:val="none" w:sz="0" w:space="0" w:color="auto"/>
            <w:left w:val="none" w:sz="0" w:space="0" w:color="auto"/>
            <w:bottom w:val="none" w:sz="0" w:space="0" w:color="auto"/>
            <w:right w:val="none" w:sz="0" w:space="0" w:color="auto"/>
          </w:divBdr>
        </w:div>
        <w:div w:id="1559393593">
          <w:marLeft w:val="1166"/>
          <w:marRight w:val="0"/>
          <w:marTop w:val="96"/>
          <w:marBottom w:val="0"/>
          <w:divBdr>
            <w:top w:val="none" w:sz="0" w:space="0" w:color="auto"/>
            <w:left w:val="none" w:sz="0" w:space="0" w:color="auto"/>
            <w:bottom w:val="none" w:sz="0" w:space="0" w:color="auto"/>
            <w:right w:val="none" w:sz="0" w:space="0" w:color="auto"/>
          </w:divBdr>
        </w:div>
        <w:div w:id="2082867111">
          <w:marLeft w:val="1166"/>
          <w:marRight w:val="0"/>
          <w:marTop w:val="96"/>
          <w:marBottom w:val="0"/>
          <w:divBdr>
            <w:top w:val="none" w:sz="0" w:space="0" w:color="auto"/>
            <w:left w:val="none" w:sz="0" w:space="0" w:color="auto"/>
            <w:bottom w:val="none" w:sz="0" w:space="0" w:color="auto"/>
            <w:right w:val="none" w:sz="0" w:space="0" w:color="auto"/>
          </w:divBdr>
        </w:div>
      </w:divsChild>
    </w:div>
    <w:div w:id="744306388">
      <w:bodyDiv w:val="1"/>
      <w:marLeft w:val="0"/>
      <w:marRight w:val="0"/>
      <w:marTop w:val="0"/>
      <w:marBottom w:val="0"/>
      <w:divBdr>
        <w:top w:val="none" w:sz="0" w:space="0" w:color="auto"/>
        <w:left w:val="none" w:sz="0" w:space="0" w:color="auto"/>
        <w:bottom w:val="none" w:sz="0" w:space="0" w:color="auto"/>
        <w:right w:val="none" w:sz="0" w:space="0" w:color="auto"/>
      </w:divBdr>
    </w:div>
    <w:div w:id="744839086">
      <w:bodyDiv w:val="1"/>
      <w:marLeft w:val="0"/>
      <w:marRight w:val="0"/>
      <w:marTop w:val="0"/>
      <w:marBottom w:val="0"/>
      <w:divBdr>
        <w:top w:val="none" w:sz="0" w:space="0" w:color="auto"/>
        <w:left w:val="none" w:sz="0" w:space="0" w:color="auto"/>
        <w:bottom w:val="none" w:sz="0" w:space="0" w:color="auto"/>
        <w:right w:val="none" w:sz="0" w:space="0" w:color="auto"/>
      </w:divBdr>
    </w:div>
    <w:div w:id="744955479">
      <w:bodyDiv w:val="1"/>
      <w:marLeft w:val="0"/>
      <w:marRight w:val="0"/>
      <w:marTop w:val="0"/>
      <w:marBottom w:val="0"/>
      <w:divBdr>
        <w:top w:val="none" w:sz="0" w:space="0" w:color="auto"/>
        <w:left w:val="none" w:sz="0" w:space="0" w:color="auto"/>
        <w:bottom w:val="none" w:sz="0" w:space="0" w:color="auto"/>
        <w:right w:val="none" w:sz="0" w:space="0" w:color="auto"/>
      </w:divBdr>
    </w:div>
    <w:div w:id="745032316">
      <w:bodyDiv w:val="1"/>
      <w:marLeft w:val="0"/>
      <w:marRight w:val="0"/>
      <w:marTop w:val="0"/>
      <w:marBottom w:val="0"/>
      <w:divBdr>
        <w:top w:val="none" w:sz="0" w:space="0" w:color="auto"/>
        <w:left w:val="none" w:sz="0" w:space="0" w:color="auto"/>
        <w:bottom w:val="none" w:sz="0" w:space="0" w:color="auto"/>
        <w:right w:val="none" w:sz="0" w:space="0" w:color="auto"/>
      </w:divBdr>
    </w:div>
    <w:div w:id="745299495">
      <w:bodyDiv w:val="1"/>
      <w:marLeft w:val="0"/>
      <w:marRight w:val="0"/>
      <w:marTop w:val="0"/>
      <w:marBottom w:val="0"/>
      <w:divBdr>
        <w:top w:val="none" w:sz="0" w:space="0" w:color="auto"/>
        <w:left w:val="none" w:sz="0" w:space="0" w:color="auto"/>
        <w:bottom w:val="none" w:sz="0" w:space="0" w:color="auto"/>
        <w:right w:val="none" w:sz="0" w:space="0" w:color="auto"/>
      </w:divBdr>
    </w:div>
    <w:div w:id="745421756">
      <w:bodyDiv w:val="1"/>
      <w:marLeft w:val="0"/>
      <w:marRight w:val="0"/>
      <w:marTop w:val="0"/>
      <w:marBottom w:val="0"/>
      <w:divBdr>
        <w:top w:val="none" w:sz="0" w:space="0" w:color="auto"/>
        <w:left w:val="none" w:sz="0" w:space="0" w:color="auto"/>
        <w:bottom w:val="none" w:sz="0" w:space="0" w:color="auto"/>
        <w:right w:val="none" w:sz="0" w:space="0" w:color="auto"/>
      </w:divBdr>
    </w:div>
    <w:div w:id="746532488">
      <w:bodyDiv w:val="1"/>
      <w:marLeft w:val="0"/>
      <w:marRight w:val="0"/>
      <w:marTop w:val="0"/>
      <w:marBottom w:val="0"/>
      <w:divBdr>
        <w:top w:val="none" w:sz="0" w:space="0" w:color="auto"/>
        <w:left w:val="none" w:sz="0" w:space="0" w:color="auto"/>
        <w:bottom w:val="none" w:sz="0" w:space="0" w:color="auto"/>
        <w:right w:val="none" w:sz="0" w:space="0" w:color="auto"/>
      </w:divBdr>
    </w:div>
    <w:div w:id="746609233">
      <w:bodyDiv w:val="1"/>
      <w:marLeft w:val="0"/>
      <w:marRight w:val="0"/>
      <w:marTop w:val="0"/>
      <w:marBottom w:val="0"/>
      <w:divBdr>
        <w:top w:val="none" w:sz="0" w:space="0" w:color="auto"/>
        <w:left w:val="none" w:sz="0" w:space="0" w:color="auto"/>
        <w:bottom w:val="none" w:sz="0" w:space="0" w:color="auto"/>
        <w:right w:val="none" w:sz="0" w:space="0" w:color="auto"/>
      </w:divBdr>
    </w:div>
    <w:div w:id="747002940">
      <w:bodyDiv w:val="1"/>
      <w:marLeft w:val="0"/>
      <w:marRight w:val="0"/>
      <w:marTop w:val="0"/>
      <w:marBottom w:val="0"/>
      <w:divBdr>
        <w:top w:val="none" w:sz="0" w:space="0" w:color="auto"/>
        <w:left w:val="none" w:sz="0" w:space="0" w:color="auto"/>
        <w:bottom w:val="none" w:sz="0" w:space="0" w:color="auto"/>
        <w:right w:val="none" w:sz="0" w:space="0" w:color="auto"/>
      </w:divBdr>
    </w:div>
    <w:div w:id="747968602">
      <w:bodyDiv w:val="1"/>
      <w:marLeft w:val="0"/>
      <w:marRight w:val="0"/>
      <w:marTop w:val="0"/>
      <w:marBottom w:val="0"/>
      <w:divBdr>
        <w:top w:val="none" w:sz="0" w:space="0" w:color="auto"/>
        <w:left w:val="none" w:sz="0" w:space="0" w:color="auto"/>
        <w:bottom w:val="none" w:sz="0" w:space="0" w:color="auto"/>
        <w:right w:val="none" w:sz="0" w:space="0" w:color="auto"/>
      </w:divBdr>
    </w:div>
    <w:div w:id="748114419">
      <w:bodyDiv w:val="1"/>
      <w:marLeft w:val="0"/>
      <w:marRight w:val="0"/>
      <w:marTop w:val="0"/>
      <w:marBottom w:val="0"/>
      <w:divBdr>
        <w:top w:val="none" w:sz="0" w:space="0" w:color="auto"/>
        <w:left w:val="none" w:sz="0" w:space="0" w:color="auto"/>
        <w:bottom w:val="none" w:sz="0" w:space="0" w:color="auto"/>
        <w:right w:val="none" w:sz="0" w:space="0" w:color="auto"/>
      </w:divBdr>
    </w:div>
    <w:div w:id="748118810">
      <w:bodyDiv w:val="1"/>
      <w:marLeft w:val="0"/>
      <w:marRight w:val="0"/>
      <w:marTop w:val="0"/>
      <w:marBottom w:val="0"/>
      <w:divBdr>
        <w:top w:val="none" w:sz="0" w:space="0" w:color="auto"/>
        <w:left w:val="none" w:sz="0" w:space="0" w:color="auto"/>
        <w:bottom w:val="none" w:sz="0" w:space="0" w:color="auto"/>
        <w:right w:val="none" w:sz="0" w:space="0" w:color="auto"/>
      </w:divBdr>
      <w:divsChild>
        <w:div w:id="784352329">
          <w:marLeft w:val="547"/>
          <w:marRight w:val="0"/>
          <w:marTop w:val="115"/>
          <w:marBottom w:val="0"/>
          <w:divBdr>
            <w:top w:val="none" w:sz="0" w:space="0" w:color="auto"/>
            <w:left w:val="none" w:sz="0" w:space="0" w:color="auto"/>
            <w:bottom w:val="none" w:sz="0" w:space="0" w:color="auto"/>
            <w:right w:val="none" w:sz="0" w:space="0" w:color="auto"/>
          </w:divBdr>
        </w:div>
        <w:div w:id="913977085">
          <w:marLeft w:val="1166"/>
          <w:marRight w:val="0"/>
          <w:marTop w:val="96"/>
          <w:marBottom w:val="0"/>
          <w:divBdr>
            <w:top w:val="none" w:sz="0" w:space="0" w:color="auto"/>
            <w:left w:val="none" w:sz="0" w:space="0" w:color="auto"/>
            <w:bottom w:val="none" w:sz="0" w:space="0" w:color="auto"/>
            <w:right w:val="none" w:sz="0" w:space="0" w:color="auto"/>
          </w:divBdr>
        </w:div>
        <w:div w:id="1055811127">
          <w:marLeft w:val="547"/>
          <w:marRight w:val="0"/>
          <w:marTop w:val="115"/>
          <w:marBottom w:val="0"/>
          <w:divBdr>
            <w:top w:val="none" w:sz="0" w:space="0" w:color="auto"/>
            <w:left w:val="none" w:sz="0" w:space="0" w:color="auto"/>
            <w:bottom w:val="none" w:sz="0" w:space="0" w:color="auto"/>
            <w:right w:val="none" w:sz="0" w:space="0" w:color="auto"/>
          </w:divBdr>
        </w:div>
        <w:div w:id="1271662885">
          <w:marLeft w:val="1166"/>
          <w:marRight w:val="0"/>
          <w:marTop w:val="96"/>
          <w:marBottom w:val="0"/>
          <w:divBdr>
            <w:top w:val="none" w:sz="0" w:space="0" w:color="auto"/>
            <w:left w:val="none" w:sz="0" w:space="0" w:color="auto"/>
            <w:bottom w:val="none" w:sz="0" w:space="0" w:color="auto"/>
            <w:right w:val="none" w:sz="0" w:space="0" w:color="auto"/>
          </w:divBdr>
        </w:div>
        <w:div w:id="1453671026">
          <w:marLeft w:val="1166"/>
          <w:marRight w:val="0"/>
          <w:marTop w:val="96"/>
          <w:marBottom w:val="0"/>
          <w:divBdr>
            <w:top w:val="none" w:sz="0" w:space="0" w:color="auto"/>
            <w:left w:val="none" w:sz="0" w:space="0" w:color="auto"/>
            <w:bottom w:val="none" w:sz="0" w:space="0" w:color="auto"/>
            <w:right w:val="none" w:sz="0" w:space="0" w:color="auto"/>
          </w:divBdr>
        </w:div>
        <w:div w:id="2017994567">
          <w:marLeft w:val="1166"/>
          <w:marRight w:val="0"/>
          <w:marTop w:val="96"/>
          <w:marBottom w:val="0"/>
          <w:divBdr>
            <w:top w:val="none" w:sz="0" w:space="0" w:color="auto"/>
            <w:left w:val="none" w:sz="0" w:space="0" w:color="auto"/>
            <w:bottom w:val="none" w:sz="0" w:space="0" w:color="auto"/>
            <w:right w:val="none" w:sz="0" w:space="0" w:color="auto"/>
          </w:divBdr>
        </w:div>
      </w:divsChild>
    </w:div>
    <w:div w:id="748120919">
      <w:bodyDiv w:val="1"/>
      <w:marLeft w:val="0"/>
      <w:marRight w:val="0"/>
      <w:marTop w:val="0"/>
      <w:marBottom w:val="0"/>
      <w:divBdr>
        <w:top w:val="none" w:sz="0" w:space="0" w:color="auto"/>
        <w:left w:val="none" w:sz="0" w:space="0" w:color="auto"/>
        <w:bottom w:val="none" w:sz="0" w:space="0" w:color="auto"/>
        <w:right w:val="none" w:sz="0" w:space="0" w:color="auto"/>
      </w:divBdr>
    </w:div>
    <w:div w:id="749693104">
      <w:bodyDiv w:val="1"/>
      <w:marLeft w:val="0"/>
      <w:marRight w:val="0"/>
      <w:marTop w:val="0"/>
      <w:marBottom w:val="0"/>
      <w:divBdr>
        <w:top w:val="none" w:sz="0" w:space="0" w:color="auto"/>
        <w:left w:val="none" w:sz="0" w:space="0" w:color="auto"/>
        <w:bottom w:val="none" w:sz="0" w:space="0" w:color="auto"/>
        <w:right w:val="none" w:sz="0" w:space="0" w:color="auto"/>
      </w:divBdr>
    </w:div>
    <w:div w:id="750740505">
      <w:bodyDiv w:val="1"/>
      <w:marLeft w:val="0"/>
      <w:marRight w:val="0"/>
      <w:marTop w:val="0"/>
      <w:marBottom w:val="0"/>
      <w:divBdr>
        <w:top w:val="none" w:sz="0" w:space="0" w:color="auto"/>
        <w:left w:val="none" w:sz="0" w:space="0" w:color="auto"/>
        <w:bottom w:val="none" w:sz="0" w:space="0" w:color="auto"/>
        <w:right w:val="none" w:sz="0" w:space="0" w:color="auto"/>
      </w:divBdr>
    </w:div>
    <w:div w:id="751002245">
      <w:bodyDiv w:val="1"/>
      <w:marLeft w:val="0"/>
      <w:marRight w:val="0"/>
      <w:marTop w:val="0"/>
      <w:marBottom w:val="0"/>
      <w:divBdr>
        <w:top w:val="none" w:sz="0" w:space="0" w:color="auto"/>
        <w:left w:val="none" w:sz="0" w:space="0" w:color="auto"/>
        <w:bottom w:val="none" w:sz="0" w:space="0" w:color="auto"/>
        <w:right w:val="none" w:sz="0" w:space="0" w:color="auto"/>
      </w:divBdr>
      <w:divsChild>
        <w:div w:id="1971547198">
          <w:marLeft w:val="0"/>
          <w:marRight w:val="0"/>
          <w:marTop w:val="0"/>
          <w:marBottom w:val="0"/>
          <w:divBdr>
            <w:top w:val="none" w:sz="0" w:space="0" w:color="auto"/>
            <w:left w:val="none" w:sz="0" w:space="0" w:color="auto"/>
            <w:bottom w:val="none" w:sz="0" w:space="0" w:color="auto"/>
            <w:right w:val="none" w:sz="0" w:space="0" w:color="auto"/>
          </w:divBdr>
          <w:divsChild>
            <w:div w:id="692877937">
              <w:marLeft w:val="0"/>
              <w:marRight w:val="0"/>
              <w:marTop w:val="0"/>
              <w:marBottom w:val="0"/>
              <w:divBdr>
                <w:top w:val="none" w:sz="0" w:space="0" w:color="auto"/>
                <w:left w:val="none" w:sz="0" w:space="0" w:color="auto"/>
                <w:bottom w:val="none" w:sz="0" w:space="0" w:color="auto"/>
                <w:right w:val="none" w:sz="0" w:space="0" w:color="auto"/>
              </w:divBdr>
            </w:div>
            <w:div w:id="1472795043">
              <w:marLeft w:val="0"/>
              <w:marRight w:val="0"/>
              <w:marTop w:val="0"/>
              <w:marBottom w:val="0"/>
              <w:divBdr>
                <w:top w:val="none" w:sz="0" w:space="0" w:color="auto"/>
                <w:left w:val="none" w:sz="0" w:space="0" w:color="auto"/>
                <w:bottom w:val="none" w:sz="0" w:space="0" w:color="auto"/>
                <w:right w:val="none" w:sz="0" w:space="0" w:color="auto"/>
              </w:divBdr>
            </w:div>
            <w:div w:id="154764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359061">
      <w:bodyDiv w:val="1"/>
      <w:marLeft w:val="0"/>
      <w:marRight w:val="0"/>
      <w:marTop w:val="0"/>
      <w:marBottom w:val="0"/>
      <w:divBdr>
        <w:top w:val="none" w:sz="0" w:space="0" w:color="auto"/>
        <w:left w:val="none" w:sz="0" w:space="0" w:color="auto"/>
        <w:bottom w:val="none" w:sz="0" w:space="0" w:color="auto"/>
        <w:right w:val="none" w:sz="0" w:space="0" w:color="auto"/>
      </w:divBdr>
    </w:div>
    <w:div w:id="752506444">
      <w:bodyDiv w:val="1"/>
      <w:marLeft w:val="0"/>
      <w:marRight w:val="0"/>
      <w:marTop w:val="0"/>
      <w:marBottom w:val="0"/>
      <w:divBdr>
        <w:top w:val="none" w:sz="0" w:space="0" w:color="auto"/>
        <w:left w:val="none" w:sz="0" w:space="0" w:color="auto"/>
        <w:bottom w:val="none" w:sz="0" w:space="0" w:color="auto"/>
        <w:right w:val="none" w:sz="0" w:space="0" w:color="auto"/>
      </w:divBdr>
      <w:divsChild>
        <w:div w:id="1817911182">
          <w:marLeft w:val="547"/>
          <w:marRight w:val="0"/>
          <w:marTop w:val="106"/>
          <w:marBottom w:val="0"/>
          <w:divBdr>
            <w:top w:val="none" w:sz="0" w:space="0" w:color="auto"/>
            <w:left w:val="none" w:sz="0" w:space="0" w:color="auto"/>
            <w:bottom w:val="none" w:sz="0" w:space="0" w:color="auto"/>
            <w:right w:val="none" w:sz="0" w:space="0" w:color="auto"/>
          </w:divBdr>
        </w:div>
      </w:divsChild>
    </w:div>
    <w:div w:id="752507760">
      <w:bodyDiv w:val="1"/>
      <w:marLeft w:val="0"/>
      <w:marRight w:val="0"/>
      <w:marTop w:val="0"/>
      <w:marBottom w:val="0"/>
      <w:divBdr>
        <w:top w:val="none" w:sz="0" w:space="0" w:color="auto"/>
        <w:left w:val="none" w:sz="0" w:space="0" w:color="auto"/>
        <w:bottom w:val="none" w:sz="0" w:space="0" w:color="auto"/>
        <w:right w:val="none" w:sz="0" w:space="0" w:color="auto"/>
      </w:divBdr>
    </w:div>
    <w:div w:id="752510043">
      <w:bodyDiv w:val="1"/>
      <w:marLeft w:val="0"/>
      <w:marRight w:val="0"/>
      <w:marTop w:val="0"/>
      <w:marBottom w:val="0"/>
      <w:divBdr>
        <w:top w:val="none" w:sz="0" w:space="0" w:color="auto"/>
        <w:left w:val="none" w:sz="0" w:space="0" w:color="auto"/>
        <w:bottom w:val="none" w:sz="0" w:space="0" w:color="auto"/>
        <w:right w:val="none" w:sz="0" w:space="0" w:color="auto"/>
      </w:divBdr>
    </w:div>
    <w:div w:id="752554177">
      <w:bodyDiv w:val="1"/>
      <w:marLeft w:val="0"/>
      <w:marRight w:val="0"/>
      <w:marTop w:val="0"/>
      <w:marBottom w:val="0"/>
      <w:divBdr>
        <w:top w:val="none" w:sz="0" w:space="0" w:color="auto"/>
        <w:left w:val="none" w:sz="0" w:space="0" w:color="auto"/>
        <w:bottom w:val="none" w:sz="0" w:space="0" w:color="auto"/>
        <w:right w:val="none" w:sz="0" w:space="0" w:color="auto"/>
      </w:divBdr>
    </w:div>
    <w:div w:id="752628286">
      <w:bodyDiv w:val="1"/>
      <w:marLeft w:val="0"/>
      <w:marRight w:val="0"/>
      <w:marTop w:val="0"/>
      <w:marBottom w:val="0"/>
      <w:divBdr>
        <w:top w:val="none" w:sz="0" w:space="0" w:color="auto"/>
        <w:left w:val="none" w:sz="0" w:space="0" w:color="auto"/>
        <w:bottom w:val="none" w:sz="0" w:space="0" w:color="auto"/>
        <w:right w:val="none" w:sz="0" w:space="0" w:color="auto"/>
      </w:divBdr>
      <w:divsChild>
        <w:div w:id="1702630682">
          <w:marLeft w:val="1166"/>
          <w:marRight w:val="0"/>
          <w:marTop w:val="96"/>
          <w:marBottom w:val="0"/>
          <w:divBdr>
            <w:top w:val="none" w:sz="0" w:space="0" w:color="auto"/>
            <w:left w:val="none" w:sz="0" w:space="0" w:color="auto"/>
            <w:bottom w:val="none" w:sz="0" w:space="0" w:color="auto"/>
            <w:right w:val="none" w:sz="0" w:space="0" w:color="auto"/>
          </w:divBdr>
        </w:div>
        <w:div w:id="1927297513">
          <w:marLeft w:val="1800"/>
          <w:marRight w:val="0"/>
          <w:marTop w:val="86"/>
          <w:marBottom w:val="0"/>
          <w:divBdr>
            <w:top w:val="none" w:sz="0" w:space="0" w:color="auto"/>
            <w:left w:val="none" w:sz="0" w:space="0" w:color="auto"/>
            <w:bottom w:val="none" w:sz="0" w:space="0" w:color="auto"/>
            <w:right w:val="none" w:sz="0" w:space="0" w:color="auto"/>
          </w:divBdr>
        </w:div>
        <w:div w:id="1937207793">
          <w:marLeft w:val="1166"/>
          <w:marRight w:val="0"/>
          <w:marTop w:val="96"/>
          <w:marBottom w:val="0"/>
          <w:divBdr>
            <w:top w:val="none" w:sz="0" w:space="0" w:color="auto"/>
            <w:left w:val="none" w:sz="0" w:space="0" w:color="auto"/>
            <w:bottom w:val="none" w:sz="0" w:space="0" w:color="auto"/>
            <w:right w:val="none" w:sz="0" w:space="0" w:color="auto"/>
          </w:divBdr>
        </w:div>
        <w:div w:id="2040888777">
          <w:marLeft w:val="547"/>
          <w:marRight w:val="0"/>
          <w:marTop w:val="115"/>
          <w:marBottom w:val="0"/>
          <w:divBdr>
            <w:top w:val="none" w:sz="0" w:space="0" w:color="auto"/>
            <w:left w:val="none" w:sz="0" w:space="0" w:color="auto"/>
            <w:bottom w:val="none" w:sz="0" w:space="0" w:color="auto"/>
            <w:right w:val="none" w:sz="0" w:space="0" w:color="auto"/>
          </w:divBdr>
        </w:div>
      </w:divsChild>
    </w:div>
    <w:div w:id="752698456">
      <w:bodyDiv w:val="1"/>
      <w:marLeft w:val="0"/>
      <w:marRight w:val="0"/>
      <w:marTop w:val="0"/>
      <w:marBottom w:val="0"/>
      <w:divBdr>
        <w:top w:val="none" w:sz="0" w:space="0" w:color="auto"/>
        <w:left w:val="none" w:sz="0" w:space="0" w:color="auto"/>
        <w:bottom w:val="none" w:sz="0" w:space="0" w:color="auto"/>
        <w:right w:val="none" w:sz="0" w:space="0" w:color="auto"/>
      </w:divBdr>
    </w:div>
    <w:div w:id="753211619">
      <w:bodyDiv w:val="1"/>
      <w:marLeft w:val="0"/>
      <w:marRight w:val="0"/>
      <w:marTop w:val="0"/>
      <w:marBottom w:val="0"/>
      <w:divBdr>
        <w:top w:val="none" w:sz="0" w:space="0" w:color="auto"/>
        <w:left w:val="none" w:sz="0" w:space="0" w:color="auto"/>
        <w:bottom w:val="none" w:sz="0" w:space="0" w:color="auto"/>
        <w:right w:val="none" w:sz="0" w:space="0" w:color="auto"/>
      </w:divBdr>
    </w:div>
    <w:div w:id="753549412">
      <w:bodyDiv w:val="1"/>
      <w:marLeft w:val="0"/>
      <w:marRight w:val="0"/>
      <w:marTop w:val="0"/>
      <w:marBottom w:val="0"/>
      <w:divBdr>
        <w:top w:val="none" w:sz="0" w:space="0" w:color="auto"/>
        <w:left w:val="none" w:sz="0" w:space="0" w:color="auto"/>
        <w:bottom w:val="none" w:sz="0" w:space="0" w:color="auto"/>
        <w:right w:val="none" w:sz="0" w:space="0" w:color="auto"/>
      </w:divBdr>
    </w:div>
    <w:div w:id="753939163">
      <w:bodyDiv w:val="1"/>
      <w:marLeft w:val="0"/>
      <w:marRight w:val="0"/>
      <w:marTop w:val="0"/>
      <w:marBottom w:val="0"/>
      <w:divBdr>
        <w:top w:val="none" w:sz="0" w:space="0" w:color="auto"/>
        <w:left w:val="none" w:sz="0" w:space="0" w:color="auto"/>
        <w:bottom w:val="none" w:sz="0" w:space="0" w:color="auto"/>
        <w:right w:val="none" w:sz="0" w:space="0" w:color="auto"/>
      </w:divBdr>
    </w:div>
    <w:div w:id="755201929">
      <w:bodyDiv w:val="1"/>
      <w:marLeft w:val="0"/>
      <w:marRight w:val="0"/>
      <w:marTop w:val="0"/>
      <w:marBottom w:val="0"/>
      <w:divBdr>
        <w:top w:val="none" w:sz="0" w:space="0" w:color="auto"/>
        <w:left w:val="none" w:sz="0" w:space="0" w:color="auto"/>
        <w:bottom w:val="none" w:sz="0" w:space="0" w:color="auto"/>
        <w:right w:val="none" w:sz="0" w:space="0" w:color="auto"/>
      </w:divBdr>
      <w:divsChild>
        <w:div w:id="875776846">
          <w:marLeft w:val="547"/>
          <w:marRight w:val="0"/>
          <w:marTop w:val="154"/>
          <w:marBottom w:val="0"/>
          <w:divBdr>
            <w:top w:val="none" w:sz="0" w:space="0" w:color="auto"/>
            <w:left w:val="none" w:sz="0" w:space="0" w:color="auto"/>
            <w:bottom w:val="none" w:sz="0" w:space="0" w:color="auto"/>
            <w:right w:val="none" w:sz="0" w:space="0" w:color="auto"/>
          </w:divBdr>
        </w:div>
        <w:div w:id="2138794433">
          <w:marLeft w:val="1166"/>
          <w:marRight w:val="0"/>
          <w:marTop w:val="134"/>
          <w:marBottom w:val="0"/>
          <w:divBdr>
            <w:top w:val="none" w:sz="0" w:space="0" w:color="auto"/>
            <w:left w:val="none" w:sz="0" w:space="0" w:color="auto"/>
            <w:bottom w:val="none" w:sz="0" w:space="0" w:color="auto"/>
            <w:right w:val="none" w:sz="0" w:space="0" w:color="auto"/>
          </w:divBdr>
        </w:div>
      </w:divsChild>
    </w:div>
    <w:div w:id="755202875">
      <w:bodyDiv w:val="1"/>
      <w:marLeft w:val="0"/>
      <w:marRight w:val="0"/>
      <w:marTop w:val="0"/>
      <w:marBottom w:val="0"/>
      <w:divBdr>
        <w:top w:val="none" w:sz="0" w:space="0" w:color="auto"/>
        <w:left w:val="none" w:sz="0" w:space="0" w:color="auto"/>
        <w:bottom w:val="none" w:sz="0" w:space="0" w:color="auto"/>
        <w:right w:val="none" w:sz="0" w:space="0" w:color="auto"/>
      </w:divBdr>
    </w:div>
    <w:div w:id="755438863">
      <w:bodyDiv w:val="1"/>
      <w:marLeft w:val="0"/>
      <w:marRight w:val="0"/>
      <w:marTop w:val="0"/>
      <w:marBottom w:val="0"/>
      <w:divBdr>
        <w:top w:val="none" w:sz="0" w:space="0" w:color="auto"/>
        <w:left w:val="none" w:sz="0" w:space="0" w:color="auto"/>
        <w:bottom w:val="none" w:sz="0" w:space="0" w:color="auto"/>
        <w:right w:val="none" w:sz="0" w:space="0" w:color="auto"/>
      </w:divBdr>
    </w:div>
    <w:div w:id="755903663">
      <w:bodyDiv w:val="1"/>
      <w:marLeft w:val="0"/>
      <w:marRight w:val="0"/>
      <w:marTop w:val="0"/>
      <w:marBottom w:val="0"/>
      <w:divBdr>
        <w:top w:val="none" w:sz="0" w:space="0" w:color="auto"/>
        <w:left w:val="none" w:sz="0" w:space="0" w:color="auto"/>
        <w:bottom w:val="none" w:sz="0" w:space="0" w:color="auto"/>
        <w:right w:val="none" w:sz="0" w:space="0" w:color="auto"/>
      </w:divBdr>
      <w:divsChild>
        <w:div w:id="330721311">
          <w:marLeft w:val="1800"/>
          <w:marRight w:val="0"/>
          <w:marTop w:val="77"/>
          <w:marBottom w:val="0"/>
          <w:divBdr>
            <w:top w:val="none" w:sz="0" w:space="0" w:color="auto"/>
            <w:left w:val="none" w:sz="0" w:space="0" w:color="auto"/>
            <w:bottom w:val="none" w:sz="0" w:space="0" w:color="auto"/>
            <w:right w:val="none" w:sz="0" w:space="0" w:color="auto"/>
          </w:divBdr>
        </w:div>
        <w:div w:id="410279946">
          <w:marLeft w:val="1166"/>
          <w:marRight w:val="0"/>
          <w:marTop w:val="96"/>
          <w:marBottom w:val="0"/>
          <w:divBdr>
            <w:top w:val="none" w:sz="0" w:space="0" w:color="auto"/>
            <w:left w:val="none" w:sz="0" w:space="0" w:color="auto"/>
            <w:bottom w:val="none" w:sz="0" w:space="0" w:color="auto"/>
            <w:right w:val="none" w:sz="0" w:space="0" w:color="auto"/>
          </w:divBdr>
        </w:div>
        <w:div w:id="494492711">
          <w:marLeft w:val="547"/>
          <w:marRight w:val="0"/>
          <w:marTop w:val="115"/>
          <w:marBottom w:val="0"/>
          <w:divBdr>
            <w:top w:val="none" w:sz="0" w:space="0" w:color="auto"/>
            <w:left w:val="none" w:sz="0" w:space="0" w:color="auto"/>
            <w:bottom w:val="none" w:sz="0" w:space="0" w:color="auto"/>
            <w:right w:val="none" w:sz="0" w:space="0" w:color="auto"/>
          </w:divBdr>
        </w:div>
        <w:div w:id="911550571">
          <w:marLeft w:val="1166"/>
          <w:marRight w:val="0"/>
          <w:marTop w:val="96"/>
          <w:marBottom w:val="0"/>
          <w:divBdr>
            <w:top w:val="none" w:sz="0" w:space="0" w:color="auto"/>
            <w:left w:val="none" w:sz="0" w:space="0" w:color="auto"/>
            <w:bottom w:val="none" w:sz="0" w:space="0" w:color="auto"/>
            <w:right w:val="none" w:sz="0" w:space="0" w:color="auto"/>
          </w:divBdr>
        </w:div>
        <w:div w:id="950237747">
          <w:marLeft w:val="1166"/>
          <w:marRight w:val="0"/>
          <w:marTop w:val="96"/>
          <w:marBottom w:val="0"/>
          <w:divBdr>
            <w:top w:val="none" w:sz="0" w:space="0" w:color="auto"/>
            <w:left w:val="none" w:sz="0" w:space="0" w:color="auto"/>
            <w:bottom w:val="none" w:sz="0" w:space="0" w:color="auto"/>
            <w:right w:val="none" w:sz="0" w:space="0" w:color="auto"/>
          </w:divBdr>
        </w:div>
        <w:div w:id="1109665757">
          <w:marLeft w:val="1166"/>
          <w:marRight w:val="0"/>
          <w:marTop w:val="96"/>
          <w:marBottom w:val="0"/>
          <w:divBdr>
            <w:top w:val="none" w:sz="0" w:space="0" w:color="auto"/>
            <w:left w:val="none" w:sz="0" w:space="0" w:color="auto"/>
            <w:bottom w:val="none" w:sz="0" w:space="0" w:color="auto"/>
            <w:right w:val="none" w:sz="0" w:space="0" w:color="auto"/>
          </w:divBdr>
        </w:div>
        <w:div w:id="1460413569">
          <w:marLeft w:val="547"/>
          <w:marRight w:val="0"/>
          <w:marTop w:val="115"/>
          <w:marBottom w:val="0"/>
          <w:divBdr>
            <w:top w:val="none" w:sz="0" w:space="0" w:color="auto"/>
            <w:left w:val="none" w:sz="0" w:space="0" w:color="auto"/>
            <w:bottom w:val="none" w:sz="0" w:space="0" w:color="auto"/>
            <w:right w:val="none" w:sz="0" w:space="0" w:color="auto"/>
          </w:divBdr>
        </w:div>
      </w:divsChild>
    </w:div>
    <w:div w:id="756052146">
      <w:bodyDiv w:val="1"/>
      <w:marLeft w:val="0"/>
      <w:marRight w:val="0"/>
      <w:marTop w:val="0"/>
      <w:marBottom w:val="0"/>
      <w:divBdr>
        <w:top w:val="none" w:sz="0" w:space="0" w:color="auto"/>
        <w:left w:val="none" w:sz="0" w:space="0" w:color="auto"/>
        <w:bottom w:val="none" w:sz="0" w:space="0" w:color="auto"/>
        <w:right w:val="none" w:sz="0" w:space="0" w:color="auto"/>
      </w:divBdr>
    </w:div>
    <w:div w:id="756095049">
      <w:bodyDiv w:val="1"/>
      <w:marLeft w:val="0"/>
      <w:marRight w:val="0"/>
      <w:marTop w:val="0"/>
      <w:marBottom w:val="0"/>
      <w:divBdr>
        <w:top w:val="none" w:sz="0" w:space="0" w:color="auto"/>
        <w:left w:val="none" w:sz="0" w:space="0" w:color="auto"/>
        <w:bottom w:val="none" w:sz="0" w:space="0" w:color="auto"/>
        <w:right w:val="none" w:sz="0" w:space="0" w:color="auto"/>
      </w:divBdr>
    </w:div>
    <w:div w:id="756245992">
      <w:bodyDiv w:val="1"/>
      <w:marLeft w:val="0"/>
      <w:marRight w:val="0"/>
      <w:marTop w:val="0"/>
      <w:marBottom w:val="0"/>
      <w:divBdr>
        <w:top w:val="none" w:sz="0" w:space="0" w:color="auto"/>
        <w:left w:val="none" w:sz="0" w:space="0" w:color="auto"/>
        <w:bottom w:val="none" w:sz="0" w:space="0" w:color="auto"/>
        <w:right w:val="none" w:sz="0" w:space="0" w:color="auto"/>
      </w:divBdr>
      <w:divsChild>
        <w:div w:id="1190989946">
          <w:marLeft w:val="0"/>
          <w:marRight w:val="0"/>
          <w:marTop w:val="0"/>
          <w:marBottom w:val="0"/>
          <w:divBdr>
            <w:top w:val="none" w:sz="0" w:space="0" w:color="auto"/>
            <w:left w:val="none" w:sz="0" w:space="0" w:color="auto"/>
            <w:bottom w:val="none" w:sz="0" w:space="0" w:color="auto"/>
            <w:right w:val="none" w:sz="0" w:space="0" w:color="auto"/>
          </w:divBdr>
        </w:div>
      </w:divsChild>
    </w:div>
    <w:div w:id="759329257">
      <w:bodyDiv w:val="1"/>
      <w:marLeft w:val="0"/>
      <w:marRight w:val="0"/>
      <w:marTop w:val="0"/>
      <w:marBottom w:val="0"/>
      <w:divBdr>
        <w:top w:val="none" w:sz="0" w:space="0" w:color="auto"/>
        <w:left w:val="none" w:sz="0" w:space="0" w:color="auto"/>
        <w:bottom w:val="none" w:sz="0" w:space="0" w:color="auto"/>
        <w:right w:val="none" w:sz="0" w:space="0" w:color="auto"/>
      </w:divBdr>
    </w:div>
    <w:div w:id="759368759">
      <w:bodyDiv w:val="1"/>
      <w:marLeft w:val="0"/>
      <w:marRight w:val="0"/>
      <w:marTop w:val="0"/>
      <w:marBottom w:val="0"/>
      <w:divBdr>
        <w:top w:val="none" w:sz="0" w:space="0" w:color="auto"/>
        <w:left w:val="none" w:sz="0" w:space="0" w:color="auto"/>
        <w:bottom w:val="none" w:sz="0" w:space="0" w:color="auto"/>
        <w:right w:val="none" w:sz="0" w:space="0" w:color="auto"/>
      </w:divBdr>
    </w:div>
    <w:div w:id="760570846">
      <w:bodyDiv w:val="1"/>
      <w:marLeft w:val="0"/>
      <w:marRight w:val="0"/>
      <w:marTop w:val="0"/>
      <w:marBottom w:val="0"/>
      <w:divBdr>
        <w:top w:val="none" w:sz="0" w:space="0" w:color="auto"/>
        <w:left w:val="none" w:sz="0" w:space="0" w:color="auto"/>
        <w:bottom w:val="none" w:sz="0" w:space="0" w:color="auto"/>
        <w:right w:val="none" w:sz="0" w:space="0" w:color="auto"/>
      </w:divBdr>
    </w:div>
    <w:div w:id="760836368">
      <w:bodyDiv w:val="1"/>
      <w:marLeft w:val="0"/>
      <w:marRight w:val="0"/>
      <w:marTop w:val="0"/>
      <w:marBottom w:val="0"/>
      <w:divBdr>
        <w:top w:val="none" w:sz="0" w:space="0" w:color="auto"/>
        <w:left w:val="none" w:sz="0" w:space="0" w:color="auto"/>
        <w:bottom w:val="none" w:sz="0" w:space="0" w:color="auto"/>
        <w:right w:val="none" w:sz="0" w:space="0" w:color="auto"/>
      </w:divBdr>
    </w:div>
    <w:div w:id="762608113">
      <w:bodyDiv w:val="1"/>
      <w:marLeft w:val="0"/>
      <w:marRight w:val="0"/>
      <w:marTop w:val="0"/>
      <w:marBottom w:val="0"/>
      <w:divBdr>
        <w:top w:val="none" w:sz="0" w:space="0" w:color="auto"/>
        <w:left w:val="none" w:sz="0" w:space="0" w:color="auto"/>
        <w:bottom w:val="none" w:sz="0" w:space="0" w:color="auto"/>
        <w:right w:val="none" w:sz="0" w:space="0" w:color="auto"/>
      </w:divBdr>
    </w:div>
    <w:div w:id="763304337">
      <w:bodyDiv w:val="1"/>
      <w:marLeft w:val="0"/>
      <w:marRight w:val="0"/>
      <w:marTop w:val="0"/>
      <w:marBottom w:val="0"/>
      <w:divBdr>
        <w:top w:val="none" w:sz="0" w:space="0" w:color="auto"/>
        <w:left w:val="none" w:sz="0" w:space="0" w:color="auto"/>
        <w:bottom w:val="none" w:sz="0" w:space="0" w:color="auto"/>
        <w:right w:val="none" w:sz="0" w:space="0" w:color="auto"/>
      </w:divBdr>
      <w:divsChild>
        <w:div w:id="240603766">
          <w:marLeft w:val="547"/>
          <w:marRight w:val="0"/>
          <w:marTop w:val="106"/>
          <w:marBottom w:val="0"/>
          <w:divBdr>
            <w:top w:val="none" w:sz="0" w:space="0" w:color="auto"/>
            <w:left w:val="none" w:sz="0" w:space="0" w:color="auto"/>
            <w:bottom w:val="none" w:sz="0" w:space="0" w:color="auto"/>
            <w:right w:val="none" w:sz="0" w:space="0" w:color="auto"/>
          </w:divBdr>
        </w:div>
        <w:div w:id="372192196">
          <w:marLeft w:val="1166"/>
          <w:marRight w:val="0"/>
          <w:marTop w:val="106"/>
          <w:marBottom w:val="0"/>
          <w:divBdr>
            <w:top w:val="none" w:sz="0" w:space="0" w:color="auto"/>
            <w:left w:val="none" w:sz="0" w:space="0" w:color="auto"/>
            <w:bottom w:val="none" w:sz="0" w:space="0" w:color="auto"/>
            <w:right w:val="none" w:sz="0" w:space="0" w:color="auto"/>
          </w:divBdr>
        </w:div>
        <w:div w:id="818807743">
          <w:marLeft w:val="547"/>
          <w:marRight w:val="0"/>
          <w:marTop w:val="106"/>
          <w:marBottom w:val="0"/>
          <w:divBdr>
            <w:top w:val="none" w:sz="0" w:space="0" w:color="auto"/>
            <w:left w:val="none" w:sz="0" w:space="0" w:color="auto"/>
            <w:bottom w:val="none" w:sz="0" w:space="0" w:color="auto"/>
            <w:right w:val="none" w:sz="0" w:space="0" w:color="auto"/>
          </w:divBdr>
        </w:div>
        <w:div w:id="1781683048">
          <w:marLeft w:val="547"/>
          <w:marRight w:val="0"/>
          <w:marTop w:val="106"/>
          <w:marBottom w:val="0"/>
          <w:divBdr>
            <w:top w:val="none" w:sz="0" w:space="0" w:color="auto"/>
            <w:left w:val="none" w:sz="0" w:space="0" w:color="auto"/>
            <w:bottom w:val="none" w:sz="0" w:space="0" w:color="auto"/>
            <w:right w:val="none" w:sz="0" w:space="0" w:color="auto"/>
          </w:divBdr>
        </w:div>
        <w:div w:id="1801026780">
          <w:marLeft w:val="547"/>
          <w:marRight w:val="0"/>
          <w:marTop w:val="106"/>
          <w:marBottom w:val="0"/>
          <w:divBdr>
            <w:top w:val="none" w:sz="0" w:space="0" w:color="auto"/>
            <w:left w:val="none" w:sz="0" w:space="0" w:color="auto"/>
            <w:bottom w:val="none" w:sz="0" w:space="0" w:color="auto"/>
            <w:right w:val="none" w:sz="0" w:space="0" w:color="auto"/>
          </w:divBdr>
        </w:div>
        <w:div w:id="1991514113">
          <w:marLeft w:val="1166"/>
          <w:marRight w:val="0"/>
          <w:marTop w:val="106"/>
          <w:marBottom w:val="0"/>
          <w:divBdr>
            <w:top w:val="none" w:sz="0" w:space="0" w:color="auto"/>
            <w:left w:val="none" w:sz="0" w:space="0" w:color="auto"/>
            <w:bottom w:val="none" w:sz="0" w:space="0" w:color="auto"/>
            <w:right w:val="none" w:sz="0" w:space="0" w:color="auto"/>
          </w:divBdr>
        </w:div>
      </w:divsChild>
    </w:div>
    <w:div w:id="764347384">
      <w:bodyDiv w:val="1"/>
      <w:marLeft w:val="0"/>
      <w:marRight w:val="0"/>
      <w:marTop w:val="0"/>
      <w:marBottom w:val="0"/>
      <w:divBdr>
        <w:top w:val="none" w:sz="0" w:space="0" w:color="auto"/>
        <w:left w:val="none" w:sz="0" w:space="0" w:color="auto"/>
        <w:bottom w:val="none" w:sz="0" w:space="0" w:color="auto"/>
        <w:right w:val="none" w:sz="0" w:space="0" w:color="auto"/>
      </w:divBdr>
    </w:div>
    <w:div w:id="766460292">
      <w:bodyDiv w:val="1"/>
      <w:marLeft w:val="0"/>
      <w:marRight w:val="0"/>
      <w:marTop w:val="0"/>
      <w:marBottom w:val="0"/>
      <w:divBdr>
        <w:top w:val="none" w:sz="0" w:space="0" w:color="auto"/>
        <w:left w:val="none" w:sz="0" w:space="0" w:color="auto"/>
        <w:bottom w:val="none" w:sz="0" w:space="0" w:color="auto"/>
        <w:right w:val="none" w:sz="0" w:space="0" w:color="auto"/>
      </w:divBdr>
    </w:div>
    <w:div w:id="766852970">
      <w:bodyDiv w:val="1"/>
      <w:marLeft w:val="0"/>
      <w:marRight w:val="0"/>
      <w:marTop w:val="0"/>
      <w:marBottom w:val="0"/>
      <w:divBdr>
        <w:top w:val="none" w:sz="0" w:space="0" w:color="auto"/>
        <w:left w:val="none" w:sz="0" w:space="0" w:color="auto"/>
        <w:bottom w:val="none" w:sz="0" w:space="0" w:color="auto"/>
        <w:right w:val="none" w:sz="0" w:space="0" w:color="auto"/>
      </w:divBdr>
    </w:div>
    <w:div w:id="766971037">
      <w:bodyDiv w:val="1"/>
      <w:marLeft w:val="0"/>
      <w:marRight w:val="0"/>
      <w:marTop w:val="0"/>
      <w:marBottom w:val="0"/>
      <w:divBdr>
        <w:top w:val="none" w:sz="0" w:space="0" w:color="auto"/>
        <w:left w:val="none" w:sz="0" w:space="0" w:color="auto"/>
        <w:bottom w:val="none" w:sz="0" w:space="0" w:color="auto"/>
        <w:right w:val="none" w:sz="0" w:space="0" w:color="auto"/>
      </w:divBdr>
      <w:divsChild>
        <w:div w:id="169638499">
          <w:marLeft w:val="547"/>
          <w:marRight w:val="0"/>
          <w:marTop w:val="120"/>
          <w:marBottom w:val="0"/>
          <w:divBdr>
            <w:top w:val="none" w:sz="0" w:space="0" w:color="auto"/>
            <w:left w:val="none" w:sz="0" w:space="0" w:color="auto"/>
            <w:bottom w:val="none" w:sz="0" w:space="0" w:color="auto"/>
            <w:right w:val="none" w:sz="0" w:space="0" w:color="auto"/>
          </w:divBdr>
        </w:div>
        <w:div w:id="574557339">
          <w:marLeft w:val="547"/>
          <w:marRight w:val="0"/>
          <w:marTop w:val="115"/>
          <w:marBottom w:val="0"/>
          <w:divBdr>
            <w:top w:val="none" w:sz="0" w:space="0" w:color="auto"/>
            <w:left w:val="none" w:sz="0" w:space="0" w:color="auto"/>
            <w:bottom w:val="none" w:sz="0" w:space="0" w:color="auto"/>
            <w:right w:val="none" w:sz="0" w:space="0" w:color="auto"/>
          </w:divBdr>
        </w:div>
        <w:div w:id="705644183">
          <w:marLeft w:val="547"/>
          <w:marRight w:val="0"/>
          <w:marTop w:val="115"/>
          <w:marBottom w:val="0"/>
          <w:divBdr>
            <w:top w:val="none" w:sz="0" w:space="0" w:color="auto"/>
            <w:left w:val="none" w:sz="0" w:space="0" w:color="auto"/>
            <w:bottom w:val="none" w:sz="0" w:space="0" w:color="auto"/>
            <w:right w:val="none" w:sz="0" w:space="0" w:color="auto"/>
          </w:divBdr>
        </w:div>
        <w:div w:id="1072898129">
          <w:marLeft w:val="547"/>
          <w:marRight w:val="0"/>
          <w:marTop w:val="120"/>
          <w:marBottom w:val="0"/>
          <w:divBdr>
            <w:top w:val="none" w:sz="0" w:space="0" w:color="auto"/>
            <w:left w:val="none" w:sz="0" w:space="0" w:color="auto"/>
            <w:bottom w:val="none" w:sz="0" w:space="0" w:color="auto"/>
            <w:right w:val="none" w:sz="0" w:space="0" w:color="auto"/>
          </w:divBdr>
        </w:div>
      </w:divsChild>
    </w:div>
    <w:div w:id="766996748">
      <w:bodyDiv w:val="1"/>
      <w:marLeft w:val="0"/>
      <w:marRight w:val="0"/>
      <w:marTop w:val="0"/>
      <w:marBottom w:val="0"/>
      <w:divBdr>
        <w:top w:val="none" w:sz="0" w:space="0" w:color="auto"/>
        <w:left w:val="none" w:sz="0" w:space="0" w:color="auto"/>
        <w:bottom w:val="none" w:sz="0" w:space="0" w:color="auto"/>
        <w:right w:val="none" w:sz="0" w:space="0" w:color="auto"/>
      </w:divBdr>
    </w:div>
    <w:div w:id="767234059">
      <w:bodyDiv w:val="1"/>
      <w:marLeft w:val="0"/>
      <w:marRight w:val="0"/>
      <w:marTop w:val="0"/>
      <w:marBottom w:val="0"/>
      <w:divBdr>
        <w:top w:val="none" w:sz="0" w:space="0" w:color="auto"/>
        <w:left w:val="none" w:sz="0" w:space="0" w:color="auto"/>
        <w:bottom w:val="none" w:sz="0" w:space="0" w:color="auto"/>
        <w:right w:val="none" w:sz="0" w:space="0" w:color="auto"/>
      </w:divBdr>
    </w:div>
    <w:div w:id="767387637">
      <w:bodyDiv w:val="1"/>
      <w:marLeft w:val="0"/>
      <w:marRight w:val="0"/>
      <w:marTop w:val="0"/>
      <w:marBottom w:val="0"/>
      <w:divBdr>
        <w:top w:val="none" w:sz="0" w:space="0" w:color="auto"/>
        <w:left w:val="none" w:sz="0" w:space="0" w:color="auto"/>
        <w:bottom w:val="none" w:sz="0" w:space="0" w:color="auto"/>
        <w:right w:val="none" w:sz="0" w:space="0" w:color="auto"/>
      </w:divBdr>
    </w:div>
    <w:div w:id="767778898">
      <w:bodyDiv w:val="1"/>
      <w:marLeft w:val="0"/>
      <w:marRight w:val="0"/>
      <w:marTop w:val="0"/>
      <w:marBottom w:val="0"/>
      <w:divBdr>
        <w:top w:val="none" w:sz="0" w:space="0" w:color="auto"/>
        <w:left w:val="none" w:sz="0" w:space="0" w:color="auto"/>
        <w:bottom w:val="none" w:sz="0" w:space="0" w:color="auto"/>
        <w:right w:val="none" w:sz="0" w:space="0" w:color="auto"/>
      </w:divBdr>
    </w:div>
    <w:div w:id="768506293">
      <w:bodyDiv w:val="1"/>
      <w:marLeft w:val="0"/>
      <w:marRight w:val="0"/>
      <w:marTop w:val="0"/>
      <w:marBottom w:val="0"/>
      <w:divBdr>
        <w:top w:val="none" w:sz="0" w:space="0" w:color="auto"/>
        <w:left w:val="none" w:sz="0" w:space="0" w:color="auto"/>
        <w:bottom w:val="none" w:sz="0" w:space="0" w:color="auto"/>
        <w:right w:val="none" w:sz="0" w:space="0" w:color="auto"/>
      </w:divBdr>
    </w:div>
    <w:div w:id="769664488">
      <w:bodyDiv w:val="1"/>
      <w:marLeft w:val="0"/>
      <w:marRight w:val="0"/>
      <w:marTop w:val="0"/>
      <w:marBottom w:val="0"/>
      <w:divBdr>
        <w:top w:val="none" w:sz="0" w:space="0" w:color="auto"/>
        <w:left w:val="none" w:sz="0" w:space="0" w:color="auto"/>
        <w:bottom w:val="none" w:sz="0" w:space="0" w:color="auto"/>
        <w:right w:val="none" w:sz="0" w:space="0" w:color="auto"/>
      </w:divBdr>
    </w:div>
    <w:div w:id="770247419">
      <w:bodyDiv w:val="1"/>
      <w:marLeft w:val="0"/>
      <w:marRight w:val="0"/>
      <w:marTop w:val="0"/>
      <w:marBottom w:val="0"/>
      <w:divBdr>
        <w:top w:val="none" w:sz="0" w:space="0" w:color="auto"/>
        <w:left w:val="none" w:sz="0" w:space="0" w:color="auto"/>
        <w:bottom w:val="none" w:sz="0" w:space="0" w:color="auto"/>
        <w:right w:val="none" w:sz="0" w:space="0" w:color="auto"/>
      </w:divBdr>
      <w:divsChild>
        <w:div w:id="1212426631">
          <w:marLeft w:val="1166"/>
          <w:marRight w:val="0"/>
          <w:marTop w:val="86"/>
          <w:marBottom w:val="0"/>
          <w:divBdr>
            <w:top w:val="none" w:sz="0" w:space="0" w:color="auto"/>
            <w:left w:val="none" w:sz="0" w:space="0" w:color="auto"/>
            <w:bottom w:val="none" w:sz="0" w:space="0" w:color="auto"/>
            <w:right w:val="none" w:sz="0" w:space="0" w:color="auto"/>
          </w:divBdr>
        </w:div>
        <w:div w:id="1385789234">
          <w:marLeft w:val="547"/>
          <w:marRight w:val="0"/>
          <w:marTop w:val="86"/>
          <w:marBottom w:val="0"/>
          <w:divBdr>
            <w:top w:val="none" w:sz="0" w:space="0" w:color="auto"/>
            <w:left w:val="none" w:sz="0" w:space="0" w:color="auto"/>
            <w:bottom w:val="none" w:sz="0" w:space="0" w:color="auto"/>
            <w:right w:val="none" w:sz="0" w:space="0" w:color="auto"/>
          </w:divBdr>
        </w:div>
        <w:div w:id="1885095655">
          <w:marLeft w:val="547"/>
          <w:marRight w:val="0"/>
          <w:marTop w:val="86"/>
          <w:marBottom w:val="0"/>
          <w:divBdr>
            <w:top w:val="none" w:sz="0" w:space="0" w:color="auto"/>
            <w:left w:val="none" w:sz="0" w:space="0" w:color="auto"/>
            <w:bottom w:val="none" w:sz="0" w:space="0" w:color="auto"/>
            <w:right w:val="none" w:sz="0" w:space="0" w:color="auto"/>
          </w:divBdr>
        </w:div>
      </w:divsChild>
    </w:div>
    <w:div w:id="770510415">
      <w:bodyDiv w:val="1"/>
      <w:marLeft w:val="0"/>
      <w:marRight w:val="0"/>
      <w:marTop w:val="0"/>
      <w:marBottom w:val="0"/>
      <w:divBdr>
        <w:top w:val="none" w:sz="0" w:space="0" w:color="auto"/>
        <w:left w:val="none" w:sz="0" w:space="0" w:color="auto"/>
        <w:bottom w:val="none" w:sz="0" w:space="0" w:color="auto"/>
        <w:right w:val="none" w:sz="0" w:space="0" w:color="auto"/>
      </w:divBdr>
    </w:div>
    <w:div w:id="770901748">
      <w:bodyDiv w:val="1"/>
      <w:marLeft w:val="0"/>
      <w:marRight w:val="0"/>
      <w:marTop w:val="0"/>
      <w:marBottom w:val="0"/>
      <w:divBdr>
        <w:top w:val="none" w:sz="0" w:space="0" w:color="auto"/>
        <w:left w:val="none" w:sz="0" w:space="0" w:color="auto"/>
        <w:bottom w:val="none" w:sz="0" w:space="0" w:color="auto"/>
        <w:right w:val="none" w:sz="0" w:space="0" w:color="auto"/>
      </w:divBdr>
    </w:div>
    <w:div w:id="770903064">
      <w:bodyDiv w:val="1"/>
      <w:marLeft w:val="0"/>
      <w:marRight w:val="0"/>
      <w:marTop w:val="0"/>
      <w:marBottom w:val="0"/>
      <w:divBdr>
        <w:top w:val="none" w:sz="0" w:space="0" w:color="auto"/>
        <w:left w:val="none" w:sz="0" w:space="0" w:color="auto"/>
        <w:bottom w:val="none" w:sz="0" w:space="0" w:color="auto"/>
        <w:right w:val="none" w:sz="0" w:space="0" w:color="auto"/>
      </w:divBdr>
    </w:div>
    <w:div w:id="771165059">
      <w:bodyDiv w:val="1"/>
      <w:marLeft w:val="0"/>
      <w:marRight w:val="0"/>
      <w:marTop w:val="0"/>
      <w:marBottom w:val="0"/>
      <w:divBdr>
        <w:top w:val="none" w:sz="0" w:space="0" w:color="auto"/>
        <w:left w:val="none" w:sz="0" w:space="0" w:color="auto"/>
        <w:bottom w:val="none" w:sz="0" w:space="0" w:color="auto"/>
        <w:right w:val="none" w:sz="0" w:space="0" w:color="auto"/>
      </w:divBdr>
    </w:div>
    <w:div w:id="771240108">
      <w:bodyDiv w:val="1"/>
      <w:marLeft w:val="0"/>
      <w:marRight w:val="0"/>
      <w:marTop w:val="0"/>
      <w:marBottom w:val="0"/>
      <w:divBdr>
        <w:top w:val="none" w:sz="0" w:space="0" w:color="auto"/>
        <w:left w:val="none" w:sz="0" w:space="0" w:color="auto"/>
        <w:bottom w:val="none" w:sz="0" w:space="0" w:color="auto"/>
        <w:right w:val="none" w:sz="0" w:space="0" w:color="auto"/>
      </w:divBdr>
    </w:div>
    <w:div w:id="772167076">
      <w:bodyDiv w:val="1"/>
      <w:marLeft w:val="0"/>
      <w:marRight w:val="0"/>
      <w:marTop w:val="0"/>
      <w:marBottom w:val="0"/>
      <w:divBdr>
        <w:top w:val="none" w:sz="0" w:space="0" w:color="auto"/>
        <w:left w:val="none" w:sz="0" w:space="0" w:color="auto"/>
        <w:bottom w:val="none" w:sz="0" w:space="0" w:color="auto"/>
        <w:right w:val="none" w:sz="0" w:space="0" w:color="auto"/>
      </w:divBdr>
    </w:div>
    <w:div w:id="772434450">
      <w:bodyDiv w:val="1"/>
      <w:marLeft w:val="0"/>
      <w:marRight w:val="0"/>
      <w:marTop w:val="0"/>
      <w:marBottom w:val="0"/>
      <w:divBdr>
        <w:top w:val="none" w:sz="0" w:space="0" w:color="auto"/>
        <w:left w:val="none" w:sz="0" w:space="0" w:color="auto"/>
        <w:bottom w:val="none" w:sz="0" w:space="0" w:color="auto"/>
        <w:right w:val="none" w:sz="0" w:space="0" w:color="auto"/>
      </w:divBdr>
    </w:div>
    <w:div w:id="772939717">
      <w:bodyDiv w:val="1"/>
      <w:marLeft w:val="0"/>
      <w:marRight w:val="0"/>
      <w:marTop w:val="0"/>
      <w:marBottom w:val="0"/>
      <w:divBdr>
        <w:top w:val="none" w:sz="0" w:space="0" w:color="auto"/>
        <w:left w:val="none" w:sz="0" w:space="0" w:color="auto"/>
        <w:bottom w:val="none" w:sz="0" w:space="0" w:color="auto"/>
        <w:right w:val="none" w:sz="0" w:space="0" w:color="auto"/>
      </w:divBdr>
    </w:div>
    <w:div w:id="772941012">
      <w:bodyDiv w:val="1"/>
      <w:marLeft w:val="0"/>
      <w:marRight w:val="0"/>
      <w:marTop w:val="0"/>
      <w:marBottom w:val="0"/>
      <w:divBdr>
        <w:top w:val="none" w:sz="0" w:space="0" w:color="auto"/>
        <w:left w:val="none" w:sz="0" w:space="0" w:color="auto"/>
        <w:bottom w:val="none" w:sz="0" w:space="0" w:color="auto"/>
        <w:right w:val="none" w:sz="0" w:space="0" w:color="auto"/>
      </w:divBdr>
    </w:div>
    <w:div w:id="774327985">
      <w:bodyDiv w:val="1"/>
      <w:marLeft w:val="0"/>
      <w:marRight w:val="0"/>
      <w:marTop w:val="0"/>
      <w:marBottom w:val="0"/>
      <w:divBdr>
        <w:top w:val="none" w:sz="0" w:space="0" w:color="auto"/>
        <w:left w:val="none" w:sz="0" w:space="0" w:color="auto"/>
        <w:bottom w:val="none" w:sz="0" w:space="0" w:color="auto"/>
        <w:right w:val="none" w:sz="0" w:space="0" w:color="auto"/>
      </w:divBdr>
      <w:divsChild>
        <w:div w:id="6490782">
          <w:marLeft w:val="547"/>
          <w:marRight w:val="0"/>
          <w:marTop w:val="115"/>
          <w:marBottom w:val="0"/>
          <w:divBdr>
            <w:top w:val="none" w:sz="0" w:space="0" w:color="auto"/>
            <w:left w:val="none" w:sz="0" w:space="0" w:color="auto"/>
            <w:bottom w:val="none" w:sz="0" w:space="0" w:color="auto"/>
            <w:right w:val="none" w:sz="0" w:space="0" w:color="auto"/>
          </w:divBdr>
        </w:div>
        <w:div w:id="508060437">
          <w:marLeft w:val="1166"/>
          <w:marRight w:val="0"/>
          <w:marTop w:val="96"/>
          <w:marBottom w:val="0"/>
          <w:divBdr>
            <w:top w:val="none" w:sz="0" w:space="0" w:color="auto"/>
            <w:left w:val="none" w:sz="0" w:space="0" w:color="auto"/>
            <w:bottom w:val="none" w:sz="0" w:space="0" w:color="auto"/>
            <w:right w:val="none" w:sz="0" w:space="0" w:color="auto"/>
          </w:divBdr>
        </w:div>
        <w:div w:id="835726920">
          <w:marLeft w:val="547"/>
          <w:marRight w:val="0"/>
          <w:marTop w:val="115"/>
          <w:marBottom w:val="0"/>
          <w:divBdr>
            <w:top w:val="none" w:sz="0" w:space="0" w:color="auto"/>
            <w:left w:val="none" w:sz="0" w:space="0" w:color="auto"/>
            <w:bottom w:val="none" w:sz="0" w:space="0" w:color="auto"/>
            <w:right w:val="none" w:sz="0" w:space="0" w:color="auto"/>
          </w:divBdr>
        </w:div>
        <w:div w:id="972102854">
          <w:marLeft w:val="547"/>
          <w:marRight w:val="0"/>
          <w:marTop w:val="115"/>
          <w:marBottom w:val="0"/>
          <w:divBdr>
            <w:top w:val="none" w:sz="0" w:space="0" w:color="auto"/>
            <w:left w:val="none" w:sz="0" w:space="0" w:color="auto"/>
            <w:bottom w:val="none" w:sz="0" w:space="0" w:color="auto"/>
            <w:right w:val="none" w:sz="0" w:space="0" w:color="auto"/>
          </w:divBdr>
        </w:div>
        <w:div w:id="1041440067">
          <w:marLeft w:val="1166"/>
          <w:marRight w:val="0"/>
          <w:marTop w:val="96"/>
          <w:marBottom w:val="0"/>
          <w:divBdr>
            <w:top w:val="none" w:sz="0" w:space="0" w:color="auto"/>
            <w:left w:val="none" w:sz="0" w:space="0" w:color="auto"/>
            <w:bottom w:val="none" w:sz="0" w:space="0" w:color="auto"/>
            <w:right w:val="none" w:sz="0" w:space="0" w:color="auto"/>
          </w:divBdr>
        </w:div>
        <w:div w:id="1042706252">
          <w:marLeft w:val="1166"/>
          <w:marRight w:val="0"/>
          <w:marTop w:val="96"/>
          <w:marBottom w:val="0"/>
          <w:divBdr>
            <w:top w:val="none" w:sz="0" w:space="0" w:color="auto"/>
            <w:left w:val="none" w:sz="0" w:space="0" w:color="auto"/>
            <w:bottom w:val="none" w:sz="0" w:space="0" w:color="auto"/>
            <w:right w:val="none" w:sz="0" w:space="0" w:color="auto"/>
          </w:divBdr>
        </w:div>
        <w:div w:id="1435594123">
          <w:marLeft w:val="1166"/>
          <w:marRight w:val="0"/>
          <w:marTop w:val="96"/>
          <w:marBottom w:val="0"/>
          <w:divBdr>
            <w:top w:val="none" w:sz="0" w:space="0" w:color="auto"/>
            <w:left w:val="none" w:sz="0" w:space="0" w:color="auto"/>
            <w:bottom w:val="none" w:sz="0" w:space="0" w:color="auto"/>
            <w:right w:val="none" w:sz="0" w:space="0" w:color="auto"/>
          </w:divBdr>
        </w:div>
        <w:div w:id="1817214266">
          <w:marLeft w:val="1166"/>
          <w:marRight w:val="0"/>
          <w:marTop w:val="96"/>
          <w:marBottom w:val="0"/>
          <w:divBdr>
            <w:top w:val="none" w:sz="0" w:space="0" w:color="auto"/>
            <w:left w:val="none" w:sz="0" w:space="0" w:color="auto"/>
            <w:bottom w:val="none" w:sz="0" w:space="0" w:color="auto"/>
            <w:right w:val="none" w:sz="0" w:space="0" w:color="auto"/>
          </w:divBdr>
        </w:div>
        <w:div w:id="1885631996">
          <w:marLeft w:val="1800"/>
          <w:marRight w:val="0"/>
          <w:marTop w:val="86"/>
          <w:marBottom w:val="0"/>
          <w:divBdr>
            <w:top w:val="none" w:sz="0" w:space="0" w:color="auto"/>
            <w:left w:val="none" w:sz="0" w:space="0" w:color="auto"/>
            <w:bottom w:val="none" w:sz="0" w:space="0" w:color="auto"/>
            <w:right w:val="none" w:sz="0" w:space="0" w:color="auto"/>
          </w:divBdr>
        </w:div>
        <w:div w:id="1971857109">
          <w:marLeft w:val="547"/>
          <w:marRight w:val="0"/>
          <w:marTop w:val="115"/>
          <w:marBottom w:val="0"/>
          <w:divBdr>
            <w:top w:val="none" w:sz="0" w:space="0" w:color="auto"/>
            <w:left w:val="none" w:sz="0" w:space="0" w:color="auto"/>
            <w:bottom w:val="none" w:sz="0" w:space="0" w:color="auto"/>
            <w:right w:val="none" w:sz="0" w:space="0" w:color="auto"/>
          </w:divBdr>
        </w:div>
      </w:divsChild>
    </w:div>
    <w:div w:id="774986614">
      <w:bodyDiv w:val="1"/>
      <w:marLeft w:val="0"/>
      <w:marRight w:val="0"/>
      <w:marTop w:val="0"/>
      <w:marBottom w:val="0"/>
      <w:divBdr>
        <w:top w:val="none" w:sz="0" w:space="0" w:color="auto"/>
        <w:left w:val="none" w:sz="0" w:space="0" w:color="auto"/>
        <w:bottom w:val="none" w:sz="0" w:space="0" w:color="auto"/>
        <w:right w:val="none" w:sz="0" w:space="0" w:color="auto"/>
      </w:divBdr>
    </w:div>
    <w:div w:id="775249580">
      <w:bodyDiv w:val="1"/>
      <w:marLeft w:val="0"/>
      <w:marRight w:val="0"/>
      <w:marTop w:val="0"/>
      <w:marBottom w:val="0"/>
      <w:divBdr>
        <w:top w:val="none" w:sz="0" w:space="0" w:color="auto"/>
        <w:left w:val="none" w:sz="0" w:space="0" w:color="auto"/>
        <w:bottom w:val="none" w:sz="0" w:space="0" w:color="auto"/>
        <w:right w:val="none" w:sz="0" w:space="0" w:color="auto"/>
      </w:divBdr>
    </w:div>
    <w:div w:id="775371141">
      <w:bodyDiv w:val="1"/>
      <w:marLeft w:val="0"/>
      <w:marRight w:val="0"/>
      <w:marTop w:val="0"/>
      <w:marBottom w:val="0"/>
      <w:divBdr>
        <w:top w:val="none" w:sz="0" w:space="0" w:color="auto"/>
        <w:left w:val="none" w:sz="0" w:space="0" w:color="auto"/>
        <w:bottom w:val="none" w:sz="0" w:space="0" w:color="auto"/>
        <w:right w:val="none" w:sz="0" w:space="0" w:color="auto"/>
      </w:divBdr>
      <w:divsChild>
        <w:div w:id="125007011">
          <w:marLeft w:val="547"/>
          <w:marRight w:val="0"/>
          <w:marTop w:val="96"/>
          <w:marBottom w:val="0"/>
          <w:divBdr>
            <w:top w:val="none" w:sz="0" w:space="0" w:color="auto"/>
            <w:left w:val="none" w:sz="0" w:space="0" w:color="auto"/>
            <w:bottom w:val="none" w:sz="0" w:space="0" w:color="auto"/>
            <w:right w:val="none" w:sz="0" w:space="0" w:color="auto"/>
          </w:divBdr>
        </w:div>
        <w:div w:id="151682367">
          <w:marLeft w:val="547"/>
          <w:marRight w:val="0"/>
          <w:marTop w:val="96"/>
          <w:marBottom w:val="0"/>
          <w:divBdr>
            <w:top w:val="none" w:sz="0" w:space="0" w:color="auto"/>
            <w:left w:val="none" w:sz="0" w:space="0" w:color="auto"/>
            <w:bottom w:val="none" w:sz="0" w:space="0" w:color="auto"/>
            <w:right w:val="none" w:sz="0" w:space="0" w:color="auto"/>
          </w:divBdr>
        </w:div>
        <w:div w:id="913051862">
          <w:marLeft w:val="547"/>
          <w:marRight w:val="0"/>
          <w:marTop w:val="96"/>
          <w:marBottom w:val="0"/>
          <w:divBdr>
            <w:top w:val="none" w:sz="0" w:space="0" w:color="auto"/>
            <w:left w:val="none" w:sz="0" w:space="0" w:color="auto"/>
            <w:bottom w:val="none" w:sz="0" w:space="0" w:color="auto"/>
            <w:right w:val="none" w:sz="0" w:space="0" w:color="auto"/>
          </w:divBdr>
        </w:div>
        <w:div w:id="982076853">
          <w:marLeft w:val="547"/>
          <w:marRight w:val="0"/>
          <w:marTop w:val="96"/>
          <w:marBottom w:val="0"/>
          <w:divBdr>
            <w:top w:val="none" w:sz="0" w:space="0" w:color="auto"/>
            <w:left w:val="none" w:sz="0" w:space="0" w:color="auto"/>
            <w:bottom w:val="none" w:sz="0" w:space="0" w:color="auto"/>
            <w:right w:val="none" w:sz="0" w:space="0" w:color="auto"/>
          </w:divBdr>
        </w:div>
        <w:div w:id="1138186220">
          <w:marLeft w:val="1166"/>
          <w:marRight w:val="0"/>
          <w:marTop w:val="77"/>
          <w:marBottom w:val="0"/>
          <w:divBdr>
            <w:top w:val="none" w:sz="0" w:space="0" w:color="auto"/>
            <w:left w:val="none" w:sz="0" w:space="0" w:color="auto"/>
            <w:bottom w:val="none" w:sz="0" w:space="0" w:color="auto"/>
            <w:right w:val="none" w:sz="0" w:space="0" w:color="auto"/>
          </w:divBdr>
        </w:div>
        <w:div w:id="1798328326">
          <w:marLeft w:val="547"/>
          <w:marRight w:val="0"/>
          <w:marTop w:val="96"/>
          <w:marBottom w:val="0"/>
          <w:divBdr>
            <w:top w:val="none" w:sz="0" w:space="0" w:color="auto"/>
            <w:left w:val="none" w:sz="0" w:space="0" w:color="auto"/>
            <w:bottom w:val="none" w:sz="0" w:space="0" w:color="auto"/>
            <w:right w:val="none" w:sz="0" w:space="0" w:color="auto"/>
          </w:divBdr>
        </w:div>
        <w:div w:id="1893079080">
          <w:marLeft w:val="1166"/>
          <w:marRight w:val="0"/>
          <w:marTop w:val="77"/>
          <w:marBottom w:val="0"/>
          <w:divBdr>
            <w:top w:val="none" w:sz="0" w:space="0" w:color="auto"/>
            <w:left w:val="none" w:sz="0" w:space="0" w:color="auto"/>
            <w:bottom w:val="none" w:sz="0" w:space="0" w:color="auto"/>
            <w:right w:val="none" w:sz="0" w:space="0" w:color="auto"/>
          </w:divBdr>
        </w:div>
      </w:divsChild>
    </w:div>
    <w:div w:id="775563349">
      <w:bodyDiv w:val="1"/>
      <w:marLeft w:val="0"/>
      <w:marRight w:val="0"/>
      <w:marTop w:val="0"/>
      <w:marBottom w:val="0"/>
      <w:divBdr>
        <w:top w:val="none" w:sz="0" w:space="0" w:color="auto"/>
        <w:left w:val="none" w:sz="0" w:space="0" w:color="auto"/>
        <w:bottom w:val="none" w:sz="0" w:space="0" w:color="auto"/>
        <w:right w:val="none" w:sz="0" w:space="0" w:color="auto"/>
      </w:divBdr>
      <w:divsChild>
        <w:div w:id="1470826404">
          <w:marLeft w:val="547"/>
          <w:marRight w:val="0"/>
          <w:marTop w:val="154"/>
          <w:marBottom w:val="0"/>
          <w:divBdr>
            <w:top w:val="none" w:sz="0" w:space="0" w:color="auto"/>
            <w:left w:val="none" w:sz="0" w:space="0" w:color="auto"/>
            <w:bottom w:val="none" w:sz="0" w:space="0" w:color="auto"/>
            <w:right w:val="none" w:sz="0" w:space="0" w:color="auto"/>
          </w:divBdr>
        </w:div>
      </w:divsChild>
    </w:div>
    <w:div w:id="775948151">
      <w:bodyDiv w:val="1"/>
      <w:marLeft w:val="0"/>
      <w:marRight w:val="0"/>
      <w:marTop w:val="0"/>
      <w:marBottom w:val="0"/>
      <w:divBdr>
        <w:top w:val="none" w:sz="0" w:space="0" w:color="auto"/>
        <w:left w:val="none" w:sz="0" w:space="0" w:color="auto"/>
        <w:bottom w:val="none" w:sz="0" w:space="0" w:color="auto"/>
        <w:right w:val="none" w:sz="0" w:space="0" w:color="auto"/>
      </w:divBdr>
      <w:divsChild>
        <w:div w:id="66416303">
          <w:marLeft w:val="1800"/>
          <w:marRight w:val="0"/>
          <w:marTop w:val="77"/>
          <w:marBottom w:val="0"/>
          <w:divBdr>
            <w:top w:val="none" w:sz="0" w:space="0" w:color="auto"/>
            <w:left w:val="none" w:sz="0" w:space="0" w:color="auto"/>
            <w:bottom w:val="none" w:sz="0" w:space="0" w:color="auto"/>
            <w:right w:val="none" w:sz="0" w:space="0" w:color="auto"/>
          </w:divBdr>
        </w:div>
        <w:div w:id="111829982">
          <w:marLeft w:val="1800"/>
          <w:marRight w:val="0"/>
          <w:marTop w:val="77"/>
          <w:marBottom w:val="0"/>
          <w:divBdr>
            <w:top w:val="none" w:sz="0" w:space="0" w:color="auto"/>
            <w:left w:val="none" w:sz="0" w:space="0" w:color="auto"/>
            <w:bottom w:val="none" w:sz="0" w:space="0" w:color="auto"/>
            <w:right w:val="none" w:sz="0" w:space="0" w:color="auto"/>
          </w:divBdr>
        </w:div>
        <w:div w:id="207647471">
          <w:marLeft w:val="1800"/>
          <w:marRight w:val="0"/>
          <w:marTop w:val="77"/>
          <w:marBottom w:val="0"/>
          <w:divBdr>
            <w:top w:val="none" w:sz="0" w:space="0" w:color="auto"/>
            <w:left w:val="none" w:sz="0" w:space="0" w:color="auto"/>
            <w:bottom w:val="none" w:sz="0" w:space="0" w:color="auto"/>
            <w:right w:val="none" w:sz="0" w:space="0" w:color="auto"/>
          </w:divBdr>
        </w:div>
        <w:div w:id="324868328">
          <w:marLeft w:val="1166"/>
          <w:marRight w:val="0"/>
          <w:marTop w:val="86"/>
          <w:marBottom w:val="0"/>
          <w:divBdr>
            <w:top w:val="none" w:sz="0" w:space="0" w:color="auto"/>
            <w:left w:val="none" w:sz="0" w:space="0" w:color="auto"/>
            <w:bottom w:val="none" w:sz="0" w:space="0" w:color="auto"/>
            <w:right w:val="none" w:sz="0" w:space="0" w:color="auto"/>
          </w:divBdr>
        </w:div>
        <w:div w:id="437649689">
          <w:marLeft w:val="1800"/>
          <w:marRight w:val="0"/>
          <w:marTop w:val="77"/>
          <w:marBottom w:val="0"/>
          <w:divBdr>
            <w:top w:val="none" w:sz="0" w:space="0" w:color="auto"/>
            <w:left w:val="none" w:sz="0" w:space="0" w:color="auto"/>
            <w:bottom w:val="none" w:sz="0" w:space="0" w:color="auto"/>
            <w:right w:val="none" w:sz="0" w:space="0" w:color="auto"/>
          </w:divBdr>
        </w:div>
        <w:div w:id="547300122">
          <w:marLeft w:val="547"/>
          <w:marRight w:val="0"/>
          <w:marTop w:val="96"/>
          <w:marBottom w:val="0"/>
          <w:divBdr>
            <w:top w:val="none" w:sz="0" w:space="0" w:color="auto"/>
            <w:left w:val="none" w:sz="0" w:space="0" w:color="auto"/>
            <w:bottom w:val="none" w:sz="0" w:space="0" w:color="auto"/>
            <w:right w:val="none" w:sz="0" w:space="0" w:color="auto"/>
          </w:divBdr>
        </w:div>
        <w:div w:id="579872493">
          <w:marLeft w:val="1166"/>
          <w:marRight w:val="0"/>
          <w:marTop w:val="86"/>
          <w:marBottom w:val="0"/>
          <w:divBdr>
            <w:top w:val="none" w:sz="0" w:space="0" w:color="auto"/>
            <w:left w:val="none" w:sz="0" w:space="0" w:color="auto"/>
            <w:bottom w:val="none" w:sz="0" w:space="0" w:color="auto"/>
            <w:right w:val="none" w:sz="0" w:space="0" w:color="auto"/>
          </w:divBdr>
        </w:div>
        <w:div w:id="717586148">
          <w:marLeft w:val="1800"/>
          <w:marRight w:val="0"/>
          <w:marTop w:val="77"/>
          <w:marBottom w:val="0"/>
          <w:divBdr>
            <w:top w:val="none" w:sz="0" w:space="0" w:color="auto"/>
            <w:left w:val="none" w:sz="0" w:space="0" w:color="auto"/>
            <w:bottom w:val="none" w:sz="0" w:space="0" w:color="auto"/>
            <w:right w:val="none" w:sz="0" w:space="0" w:color="auto"/>
          </w:divBdr>
        </w:div>
        <w:div w:id="1769813501">
          <w:marLeft w:val="1800"/>
          <w:marRight w:val="0"/>
          <w:marTop w:val="77"/>
          <w:marBottom w:val="0"/>
          <w:divBdr>
            <w:top w:val="none" w:sz="0" w:space="0" w:color="auto"/>
            <w:left w:val="none" w:sz="0" w:space="0" w:color="auto"/>
            <w:bottom w:val="none" w:sz="0" w:space="0" w:color="auto"/>
            <w:right w:val="none" w:sz="0" w:space="0" w:color="auto"/>
          </w:divBdr>
        </w:div>
      </w:divsChild>
    </w:div>
    <w:div w:id="776173290">
      <w:bodyDiv w:val="1"/>
      <w:marLeft w:val="0"/>
      <w:marRight w:val="0"/>
      <w:marTop w:val="0"/>
      <w:marBottom w:val="0"/>
      <w:divBdr>
        <w:top w:val="none" w:sz="0" w:space="0" w:color="auto"/>
        <w:left w:val="none" w:sz="0" w:space="0" w:color="auto"/>
        <w:bottom w:val="none" w:sz="0" w:space="0" w:color="auto"/>
        <w:right w:val="none" w:sz="0" w:space="0" w:color="auto"/>
      </w:divBdr>
    </w:div>
    <w:div w:id="776340009">
      <w:bodyDiv w:val="1"/>
      <w:marLeft w:val="0"/>
      <w:marRight w:val="0"/>
      <w:marTop w:val="0"/>
      <w:marBottom w:val="0"/>
      <w:divBdr>
        <w:top w:val="none" w:sz="0" w:space="0" w:color="auto"/>
        <w:left w:val="none" w:sz="0" w:space="0" w:color="auto"/>
        <w:bottom w:val="none" w:sz="0" w:space="0" w:color="auto"/>
        <w:right w:val="none" w:sz="0" w:space="0" w:color="auto"/>
      </w:divBdr>
    </w:div>
    <w:div w:id="776561367">
      <w:bodyDiv w:val="1"/>
      <w:marLeft w:val="0"/>
      <w:marRight w:val="0"/>
      <w:marTop w:val="0"/>
      <w:marBottom w:val="0"/>
      <w:divBdr>
        <w:top w:val="none" w:sz="0" w:space="0" w:color="auto"/>
        <w:left w:val="none" w:sz="0" w:space="0" w:color="auto"/>
        <w:bottom w:val="none" w:sz="0" w:space="0" w:color="auto"/>
        <w:right w:val="none" w:sz="0" w:space="0" w:color="auto"/>
      </w:divBdr>
    </w:div>
    <w:div w:id="776800429">
      <w:bodyDiv w:val="1"/>
      <w:marLeft w:val="0"/>
      <w:marRight w:val="0"/>
      <w:marTop w:val="0"/>
      <w:marBottom w:val="0"/>
      <w:divBdr>
        <w:top w:val="none" w:sz="0" w:space="0" w:color="auto"/>
        <w:left w:val="none" w:sz="0" w:space="0" w:color="auto"/>
        <w:bottom w:val="none" w:sz="0" w:space="0" w:color="auto"/>
        <w:right w:val="none" w:sz="0" w:space="0" w:color="auto"/>
      </w:divBdr>
    </w:div>
    <w:div w:id="780107479">
      <w:bodyDiv w:val="1"/>
      <w:marLeft w:val="0"/>
      <w:marRight w:val="0"/>
      <w:marTop w:val="0"/>
      <w:marBottom w:val="0"/>
      <w:divBdr>
        <w:top w:val="none" w:sz="0" w:space="0" w:color="auto"/>
        <w:left w:val="none" w:sz="0" w:space="0" w:color="auto"/>
        <w:bottom w:val="none" w:sz="0" w:space="0" w:color="auto"/>
        <w:right w:val="none" w:sz="0" w:space="0" w:color="auto"/>
      </w:divBdr>
      <w:divsChild>
        <w:div w:id="111215249">
          <w:marLeft w:val="547"/>
          <w:marRight w:val="0"/>
          <w:marTop w:val="134"/>
          <w:marBottom w:val="0"/>
          <w:divBdr>
            <w:top w:val="none" w:sz="0" w:space="0" w:color="auto"/>
            <w:left w:val="none" w:sz="0" w:space="0" w:color="auto"/>
            <w:bottom w:val="none" w:sz="0" w:space="0" w:color="auto"/>
            <w:right w:val="none" w:sz="0" w:space="0" w:color="auto"/>
          </w:divBdr>
        </w:div>
        <w:div w:id="336614714">
          <w:marLeft w:val="1800"/>
          <w:marRight w:val="0"/>
          <w:marTop w:val="106"/>
          <w:marBottom w:val="0"/>
          <w:divBdr>
            <w:top w:val="none" w:sz="0" w:space="0" w:color="auto"/>
            <w:left w:val="none" w:sz="0" w:space="0" w:color="auto"/>
            <w:bottom w:val="none" w:sz="0" w:space="0" w:color="auto"/>
            <w:right w:val="none" w:sz="0" w:space="0" w:color="auto"/>
          </w:divBdr>
        </w:div>
        <w:div w:id="525096486">
          <w:marLeft w:val="1800"/>
          <w:marRight w:val="0"/>
          <w:marTop w:val="106"/>
          <w:marBottom w:val="0"/>
          <w:divBdr>
            <w:top w:val="none" w:sz="0" w:space="0" w:color="auto"/>
            <w:left w:val="none" w:sz="0" w:space="0" w:color="auto"/>
            <w:bottom w:val="none" w:sz="0" w:space="0" w:color="auto"/>
            <w:right w:val="none" w:sz="0" w:space="0" w:color="auto"/>
          </w:divBdr>
        </w:div>
        <w:div w:id="1753431308">
          <w:marLeft w:val="1800"/>
          <w:marRight w:val="0"/>
          <w:marTop w:val="106"/>
          <w:marBottom w:val="0"/>
          <w:divBdr>
            <w:top w:val="none" w:sz="0" w:space="0" w:color="auto"/>
            <w:left w:val="none" w:sz="0" w:space="0" w:color="auto"/>
            <w:bottom w:val="none" w:sz="0" w:space="0" w:color="auto"/>
            <w:right w:val="none" w:sz="0" w:space="0" w:color="auto"/>
          </w:divBdr>
        </w:div>
      </w:divsChild>
    </w:div>
    <w:div w:id="780686747">
      <w:bodyDiv w:val="1"/>
      <w:marLeft w:val="0"/>
      <w:marRight w:val="0"/>
      <w:marTop w:val="0"/>
      <w:marBottom w:val="0"/>
      <w:divBdr>
        <w:top w:val="none" w:sz="0" w:space="0" w:color="auto"/>
        <w:left w:val="none" w:sz="0" w:space="0" w:color="auto"/>
        <w:bottom w:val="none" w:sz="0" w:space="0" w:color="auto"/>
        <w:right w:val="none" w:sz="0" w:space="0" w:color="auto"/>
      </w:divBdr>
    </w:div>
    <w:div w:id="781535553">
      <w:bodyDiv w:val="1"/>
      <w:marLeft w:val="0"/>
      <w:marRight w:val="0"/>
      <w:marTop w:val="0"/>
      <w:marBottom w:val="0"/>
      <w:divBdr>
        <w:top w:val="none" w:sz="0" w:space="0" w:color="auto"/>
        <w:left w:val="none" w:sz="0" w:space="0" w:color="auto"/>
        <w:bottom w:val="none" w:sz="0" w:space="0" w:color="auto"/>
        <w:right w:val="none" w:sz="0" w:space="0" w:color="auto"/>
      </w:divBdr>
    </w:div>
    <w:div w:id="781656502">
      <w:bodyDiv w:val="1"/>
      <w:marLeft w:val="0"/>
      <w:marRight w:val="0"/>
      <w:marTop w:val="0"/>
      <w:marBottom w:val="0"/>
      <w:divBdr>
        <w:top w:val="none" w:sz="0" w:space="0" w:color="auto"/>
        <w:left w:val="none" w:sz="0" w:space="0" w:color="auto"/>
        <w:bottom w:val="none" w:sz="0" w:space="0" w:color="auto"/>
        <w:right w:val="none" w:sz="0" w:space="0" w:color="auto"/>
      </w:divBdr>
      <w:divsChild>
        <w:div w:id="879247649">
          <w:marLeft w:val="0"/>
          <w:marRight w:val="0"/>
          <w:marTop w:val="0"/>
          <w:marBottom w:val="0"/>
          <w:divBdr>
            <w:top w:val="none" w:sz="0" w:space="0" w:color="auto"/>
            <w:left w:val="none" w:sz="0" w:space="0" w:color="auto"/>
            <w:bottom w:val="none" w:sz="0" w:space="0" w:color="auto"/>
            <w:right w:val="none" w:sz="0" w:space="0" w:color="auto"/>
          </w:divBdr>
          <w:divsChild>
            <w:div w:id="349643344">
              <w:marLeft w:val="0"/>
              <w:marRight w:val="0"/>
              <w:marTop w:val="0"/>
              <w:marBottom w:val="0"/>
              <w:divBdr>
                <w:top w:val="none" w:sz="0" w:space="0" w:color="auto"/>
                <w:left w:val="none" w:sz="0" w:space="0" w:color="auto"/>
                <w:bottom w:val="none" w:sz="0" w:space="0" w:color="auto"/>
                <w:right w:val="none" w:sz="0" w:space="0" w:color="auto"/>
              </w:divBdr>
            </w:div>
            <w:div w:id="946883930">
              <w:marLeft w:val="0"/>
              <w:marRight w:val="0"/>
              <w:marTop w:val="0"/>
              <w:marBottom w:val="0"/>
              <w:divBdr>
                <w:top w:val="none" w:sz="0" w:space="0" w:color="auto"/>
                <w:left w:val="none" w:sz="0" w:space="0" w:color="auto"/>
                <w:bottom w:val="none" w:sz="0" w:space="0" w:color="auto"/>
                <w:right w:val="none" w:sz="0" w:space="0" w:color="auto"/>
              </w:divBdr>
            </w:div>
            <w:div w:id="956178192">
              <w:marLeft w:val="0"/>
              <w:marRight w:val="0"/>
              <w:marTop w:val="0"/>
              <w:marBottom w:val="0"/>
              <w:divBdr>
                <w:top w:val="none" w:sz="0" w:space="0" w:color="auto"/>
                <w:left w:val="none" w:sz="0" w:space="0" w:color="auto"/>
                <w:bottom w:val="none" w:sz="0" w:space="0" w:color="auto"/>
                <w:right w:val="none" w:sz="0" w:space="0" w:color="auto"/>
              </w:divBdr>
            </w:div>
            <w:div w:id="176503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069811">
      <w:bodyDiv w:val="1"/>
      <w:marLeft w:val="0"/>
      <w:marRight w:val="0"/>
      <w:marTop w:val="0"/>
      <w:marBottom w:val="0"/>
      <w:divBdr>
        <w:top w:val="none" w:sz="0" w:space="0" w:color="auto"/>
        <w:left w:val="none" w:sz="0" w:space="0" w:color="auto"/>
        <w:bottom w:val="none" w:sz="0" w:space="0" w:color="auto"/>
        <w:right w:val="none" w:sz="0" w:space="0" w:color="auto"/>
      </w:divBdr>
    </w:div>
    <w:div w:id="782310076">
      <w:bodyDiv w:val="1"/>
      <w:marLeft w:val="0"/>
      <w:marRight w:val="0"/>
      <w:marTop w:val="0"/>
      <w:marBottom w:val="0"/>
      <w:divBdr>
        <w:top w:val="none" w:sz="0" w:space="0" w:color="auto"/>
        <w:left w:val="none" w:sz="0" w:space="0" w:color="auto"/>
        <w:bottom w:val="none" w:sz="0" w:space="0" w:color="auto"/>
        <w:right w:val="none" w:sz="0" w:space="0" w:color="auto"/>
      </w:divBdr>
    </w:div>
    <w:div w:id="782575232">
      <w:bodyDiv w:val="1"/>
      <w:marLeft w:val="0"/>
      <w:marRight w:val="0"/>
      <w:marTop w:val="0"/>
      <w:marBottom w:val="0"/>
      <w:divBdr>
        <w:top w:val="none" w:sz="0" w:space="0" w:color="auto"/>
        <w:left w:val="none" w:sz="0" w:space="0" w:color="auto"/>
        <w:bottom w:val="none" w:sz="0" w:space="0" w:color="auto"/>
        <w:right w:val="none" w:sz="0" w:space="0" w:color="auto"/>
      </w:divBdr>
    </w:div>
    <w:div w:id="782770245">
      <w:bodyDiv w:val="1"/>
      <w:marLeft w:val="0"/>
      <w:marRight w:val="0"/>
      <w:marTop w:val="0"/>
      <w:marBottom w:val="0"/>
      <w:divBdr>
        <w:top w:val="none" w:sz="0" w:space="0" w:color="auto"/>
        <w:left w:val="none" w:sz="0" w:space="0" w:color="auto"/>
        <w:bottom w:val="none" w:sz="0" w:space="0" w:color="auto"/>
        <w:right w:val="none" w:sz="0" w:space="0" w:color="auto"/>
      </w:divBdr>
    </w:div>
    <w:div w:id="783309218">
      <w:bodyDiv w:val="1"/>
      <w:marLeft w:val="0"/>
      <w:marRight w:val="0"/>
      <w:marTop w:val="0"/>
      <w:marBottom w:val="0"/>
      <w:divBdr>
        <w:top w:val="none" w:sz="0" w:space="0" w:color="auto"/>
        <w:left w:val="none" w:sz="0" w:space="0" w:color="auto"/>
        <w:bottom w:val="none" w:sz="0" w:space="0" w:color="auto"/>
        <w:right w:val="none" w:sz="0" w:space="0" w:color="auto"/>
      </w:divBdr>
      <w:divsChild>
        <w:div w:id="386153197">
          <w:marLeft w:val="0"/>
          <w:marRight w:val="0"/>
          <w:marTop w:val="0"/>
          <w:marBottom w:val="0"/>
          <w:divBdr>
            <w:top w:val="none" w:sz="0" w:space="0" w:color="auto"/>
            <w:left w:val="none" w:sz="0" w:space="0" w:color="auto"/>
            <w:bottom w:val="none" w:sz="0" w:space="0" w:color="auto"/>
            <w:right w:val="none" w:sz="0" w:space="0" w:color="auto"/>
          </w:divBdr>
          <w:divsChild>
            <w:div w:id="413864443">
              <w:marLeft w:val="0"/>
              <w:marRight w:val="0"/>
              <w:marTop w:val="0"/>
              <w:marBottom w:val="0"/>
              <w:divBdr>
                <w:top w:val="none" w:sz="0" w:space="0" w:color="auto"/>
                <w:left w:val="none" w:sz="0" w:space="0" w:color="auto"/>
                <w:bottom w:val="none" w:sz="0" w:space="0" w:color="auto"/>
                <w:right w:val="none" w:sz="0" w:space="0" w:color="auto"/>
              </w:divBdr>
            </w:div>
            <w:div w:id="434447940">
              <w:marLeft w:val="0"/>
              <w:marRight w:val="0"/>
              <w:marTop w:val="0"/>
              <w:marBottom w:val="0"/>
              <w:divBdr>
                <w:top w:val="none" w:sz="0" w:space="0" w:color="auto"/>
                <w:left w:val="none" w:sz="0" w:space="0" w:color="auto"/>
                <w:bottom w:val="none" w:sz="0" w:space="0" w:color="auto"/>
                <w:right w:val="none" w:sz="0" w:space="0" w:color="auto"/>
              </w:divBdr>
            </w:div>
            <w:div w:id="723215324">
              <w:marLeft w:val="0"/>
              <w:marRight w:val="0"/>
              <w:marTop w:val="0"/>
              <w:marBottom w:val="0"/>
              <w:divBdr>
                <w:top w:val="none" w:sz="0" w:space="0" w:color="auto"/>
                <w:left w:val="none" w:sz="0" w:space="0" w:color="auto"/>
                <w:bottom w:val="none" w:sz="0" w:space="0" w:color="auto"/>
                <w:right w:val="none" w:sz="0" w:space="0" w:color="auto"/>
              </w:divBdr>
            </w:div>
            <w:div w:id="903108165">
              <w:marLeft w:val="0"/>
              <w:marRight w:val="0"/>
              <w:marTop w:val="0"/>
              <w:marBottom w:val="0"/>
              <w:divBdr>
                <w:top w:val="none" w:sz="0" w:space="0" w:color="auto"/>
                <w:left w:val="none" w:sz="0" w:space="0" w:color="auto"/>
                <w:bottom w:val="none" w:sz="0" w:space="0" w:color="auto"/>
                <w:right w:val="none" w:sz="0" w:space="0" w:color="auto"/>
              </w:divBdr>
            </w:div>
            <w:div w:id="1250189912">
              <w:marLeft w:val="0"/>
              <w:marRight w:val="0"/>
              <w:marTop w:val="0"/>
              <w:marBottom w:val="0"/>
              <w:divBdr>
                <w:top w:val="none" w:sz="0" w:space="0" w:color="auto"/>
                <w:left w:val="none" w:sz="0" w:space="0" w:color="auto"/>
                <w:bottom w:val="none" w:sz="0" w:space="0" w:color="auto"/>
                <w:right w:val="none" w:sz="0" w:space="0" w:color="auto"/>
              </w:divBdr>
            </w:div>
            <w:div w:id="1471283666">
              <w:marLeft w:val="0"/>
              <w:marRight w:val="0"/>
              <w:marTop w:val="0"/>
              <w:marBottom w:val="0"/>
              <w:divBdr>
                <w:top w:val="none" w:sz="0" w:space="0" w:color="auto"/>
                <w:left w:val="none" w:sz="0" w:space="0" w:color="auto"/>
                <w:bottom w:val="none" w:sz="0" w:space="0" w:color="auto"/>
                <w:right w:val="none" w:sz="0" w:space="0" w:color="auto"/>
              </w:divBdr>
            </w:div>
            <w:div w:id="1516579138">
              <w:marLeft w:val="0"/>
              <w:marRight w:val="0"/>
              <w:marTop w:val="0"/>
              <w:marBottom w:val="0"/>
              <w:divBdr>
                <w:top w:val="none" w:sz="0" w:space="0" w:color="auto"/>
                <w:left w:val="none" w:sz="0" w:space="0" w:color="auto"/>
                <w:bottom w:val="none" w:sz="0" w:space="0" w:color="auto"/>
                <w:right w:val="none" w:sz="0" w:space="0" w:color="auto"/>
              </w:divBdr>
            </w:div>
            <w:div w:id="1759669210">
              <w:marLeft w:val="0"/>
              <w:marRight w:val="0"/>
              <w:marTop w:val="0"/>
              <w:marBottom w:val="0"/>
              <w:divBdr>
                <w:top w:val="none" w:sz="0" w:space="0" w:color="auto"/>
                <w:left w:val="none" w:sz="0" w:space="0" w:color="auto"/>
                <w:bottom w:val="none" w:sz="0" w:space="0" w:color="auto"/>
                <w:right w:val="none" w:sz="0" w:space="0" w:color="auto"/>
              </w:divBdr>
            </w:div>
            <w:div w:id="186594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958955">
      <w:bodyDiv w:val="1"/>
      <w:marLeft w:val="0"/>
      <w:marRight w:val="0"/>
      <w:marTop w:val="0"/>
      <w:marBottom w:val="0"/>
      <w:divBdr>
        <w:top w:val="none" w:sz="0" w:space="0" w:color="auto"/>
        <w:left w:val="none" w:sz="0" w:space="0" w:color="auto"/>
        <w:bottom w:val="none" w:sz="0" w:space="0" w:color="auto"/>
        <w:right w:val="none" w:sz="0" w:space="0" w:color="auto"/>
      </w:divBdr>
    </w:div>
    <w:div w:id="784348485">
      <w:bodyDiv w:val="1"/>
      <w:marLeft w:val="0"/>
      <w:marRight w:val="0"/>
      <w:marTop w:val="0"/>
      <w:marBottom w:val="0"/>
      <w:divBdr>
        <w:top w:val="none" w:sz="0" w:space="0" w:color="auto"/>
        <w:left w:val="none" w:sz="0" w:space="0" w:color="auto"/>
        <w:bottom w:val="none" w:sz="0" w:space="0" w:color="auto"/>
        <w:right w:val="none" w:sz="0" w:space="0" w:color="auto"/>
      </w:divBdr>
    </w:div>
    <w:div w:id="786511884">
      <w:bodyDiv w:val="1"/>
      <w:marLeft w:val="0"/>
      <w:marRight w:val="0"/>
      <w:marTop w:val="0"/>
      <w:marBottom w:val="0"/>
      <w:divBdr>
        <w:top w:val="none" w:sz="0" w:space="0" w:color="auto"/>
        <w:left w:val="none" w:sz="0" w:space="0" w:color="auto"/>
        <w:bottom w:val="none" w:sz="0" w:space="0" w:color="auto"/>
        <w:right w:val="none" w:sz="0" w:space="0" w:color="auto"/>
      </w:divBdr>
      <w:divsChild>
        <w:div w:id="326709120">
          <w:marLeft w:val="360"/>
          <w:marRight w:val="0"/>
          <w:marTop w:val="200"/>
          <w:marBottom w:val="0"/>
          <w:divBdr>
            <w:top w:val="none" w:sz="0" w:space="0" w:color="auto"/>
            <w:left w:val="none" w:sz="0" w:space="0" w:color="auto"/>
            <w:bottom w:val="none" w:sz="0" w:space="0" w:color="auto"/>
            <w:right w:val="none" w:sz="0" w:space="0" w:color="auto"/>
          </w:divBdr>
        </w:div>
        <w:div w:id="1158038258">
          <w:marLeft w:val="360"/>
          <w:marRight w:val="0"/>
          <w:marTop w:val="200"/>
          <w:marBottom w:val="0"/>
          <w:divBdr>
            <w:top w:val="none" w:sz="0" w:space="0" w:color="auto"/>
            <w:left w:val="none" w:sz="0" w:space="0" w:color="auto"/>
            <w:bottom w:val="none" w:sz="0" w:space="0" w:color="auto"/>
            <w:right w:val="none" w:sz="0" w:space="0" w:color="auto"/>
          </w:divBdr>
        </w:div>
        <w:div w:id="1312754870">
          <w:marLeft w:val="1080"/>
          <w:marRight w:val="0"/>
          <w:marTop w:val="100"/>
          <w:marBottom w:val="0"/>
          <w:divBdr>
            <w:top w:val="none" w:sz="0" w:space="0" w:color="auto"/>
            <w:left w:val="none" w:sz="0" w:space="0" w:color="auto"/>
            <w:bottom w:val="none" w:sz="0" w:space="0" w:color="auto"/>
            <w:right w:val="none" w:sz="0" w:space="0" w:color="auto"/>
          </w:divBdr>
        </w:div>
        <w:div w:id="1321736614">
          <w:marLeft w:val="1080"/>
          <w:marRight w:val="0"/>
          <w:marTop w:val="100"/>
          <w:marBottom w:val="0"/>
          <w:divBdr>
            <w:top w:val="none" w:sz="0" w:space="0" w:color="auto"/>
            <w:left w:val="none" w:sz="0" w:space="0" w:color="auto"/>
            <w:bottom w:val="none" w:sz="0" w:space="0" w:color="auto"/>
            <w:right w:val="none" w:sz="0" w:space="0" w:color="auto"/>
          </w:divBdr>
        </w:div>
        <w:div w:id="1505589068">
          <w:marLeft w:val="1080"/>
          <w:marRight w:val="0"/>
          <w:marTop w:val="100"/>
          <w:marBottom w:val="0"/>
          <w:divBdr>
            <w:top w:val="none" w:sz="0" w:space="0" w:color="auto"/>
            <w:left w:val="none" w:sz="0" w:space="0" w:color="auto"/>
            <w:bottom w:val="none" w:sz="0" w:space="0" w:color="auto"/>
            <w:right w:val="none" w:sz="0" w:space="0" w:color="auto"/>
          </w:divBdr>
        </w:div>
      </w:divsChild>
    </w:div>
    <w:div w:id="786579674">
      <w:bodyDiv w:val="1"/>
      <w:marLeft w:val="0"/>
      <w:marRight w:val="0"/>
      <w:marTop w:val="0"/>
      <w:marBottom w:val="0"/>
      <w:divBdr>
        <w:top w:val="none" w:sz="0" w:space="0" w:color="auto"/>
        <w:left w:val="none" w:sz="0" w:space="0" w:color="auto"/>
        <w:bottom w:val="none" w:sz="0" w:space="0" w:color="auto"/>
        <w:right w:val="none" w:sz="0" w:space="0" w:color="auto"/>
      </w:divBdr>
    </w:div>
    <w:div w:id="786700810">
      <w:bodyDiv w:val="1"/>
      <w:marLeft w:val="0"/>
      <w:marRight w:val="0"/>
      <w:marTop w:val="0"/>
      <w:marBottom w:val="0"/>
      <w:divBdr>
        <w:top w:val="none" w:sz="0" w:space="0" w:color="auto"/>
        <w:left w:val="none" w:sz="0" w:space="0" w:color="auto"/>
        <w:bottom w:val="none" w:sz="0" w:space="0" w:color="auto"/>
        <w:right w:val="none" w:sz="0" w:space="0" w:color="auto"/>
      </w:divBdr>
    </w:div>
    <w:div w:id="788669809">
      <w:bodyDiv w:val="1"/>
      <w:marLeft w:val="0"/>
      <w:marRight w:val="0"/>
      <w:marTop w:val="0"/>
      <w:marBottom w:val="0"/>
      <w:divBdr>
        <w:top w:val="none" w:sz="0" w:space="0" w:color="auto"/>
        <w:left w:val="none" w:sz="0" w:space="0" w:color="auto"/>
        <w:bottom w:val="none" w:sz="0" w:space="0" w:color="auto"/>
        <w:right w:val="none" w:sz="0" w:space="0" w:color="auto"/>
      </w:divBdr>
    </w:div>
    <w:div w:id="788739295">
      <w:bodyDiv w:val="1"/>
      <w:marLeft w:val="0"/>
      <w:marRight w:val="0"/>
      <w:marTop w:val="0"/>
      <w:marBottom w:val="0"/>
      <w:divBdr>
        <w:top w:val="none" w:sz="0" w:space="0" w:color="auto"/>
        <w:left w:val="none" w:sz="0" w:space="0" w:color="auto"/>
        <w:bottom w:val="none" w:sz="0" w:space="0" w:color="auto"/>
        <w:right w:val="none" w:sz="0" w:space="0" w:color="auto"/>
      </w:divBdr>
      <w:divsChild>
        <w:div w:id="159663992">
          <w:marLeft w:val="1800"/>
          <w:marRight w:val="0"/>
          <w:marTop w:val="86"/>
          <w:marBottom w:val="0"/>
          <w:divBdr>
            <w:top w:val="none" w:sz="0" w:space="0" w:color="auto"/>
            <w:left w:val="none" w:sz="0" w:space="0" w:color="auto"/>
            <w:bottom w:val="none" w:sz="0" w:space="0" w:color="auto"/>
            <w:right w:val="none" w:sz="0" w:space="0" w:color="auto"/>
          </w:divBdr>
        </w:div>
        <w:div w:id="751391434">
          <w:marLeft w:val="1800"/>
          <w:marRight w:val="0"/>
          <w:marTop w:val="86"/>
          <w:marBottom w:val="0"/>
          <w:divBdr>
            <w:top w:val="none" w:sz="0" w:space="0" w:color="auto"/>
            <w:left w:val="none" w:sz="0" w:space="0" w:color="auto"/>
            <w:bottom w:val="none" w:sz="0" w:space="0" w:color="auto"/>
            <w:right w:val="none" w:sz="0" w:space="0" w:color="auto"/>
          </w:divBdr>
        </w:div>
        <w:div w:id="788819553">
          <w:marLeft w:val="2520"/>
          <w:marRight w:val="0"/>
          <w:marTop w:val="86"/>
          <w:marBottom w:val="0"/>
          <w:divBdr>
            <w:top w:val="none" w:sz="0" w:space="0" w:color="auto"/>
            <w:left w:val="none" w:sz="0" w:space="0" w:color="auto"/>
            <w:bottom w:val="none" w:sz="0" w:space="0" w:color="auto"/>
            <w:right w:val="none" w:sz="0" w:space="0" w:color="auto"/>
          </w:divBdr>
        </w:div>
        <w:div w:id="981230097">
          <w:marLeft w:val="1800"/>
          <w:marRight w:val="0"/>
          <w:marTop w:val="86"/>
          <w:marBottom w:val="0"/>
          <w:divBdr>
            <w:top w:val="none" w:sz="0" w:space="0" w:color="auto"/>
            <w:left w:val="none" w:sz="0" w:space="0" w:color="auto"/>
            <w:bottom w:val="none" w:sz="0" w:space="0" w:color="auto"/>
            <w:right w:val="none" w:sz="0" w:space="0" w:color="auto"/>
          </w:divBdr>
        </w:div>
        <w:div w:id="1163356089">
          <w:marLeft w:val="1166"/>
          <w:marRight w:val="0"/>
          <w:marTop w:val="96"/>
          <w:marBottom w:val="0"/>
          <w:divBdr>
            <w:top w:val="none" w:sz="0" w:space="0" w:color="auto"/>
            <w:left w:val="none" w:sz="0" w:space="0" w:color="auto"/>
            <w:bottom w:val="none" w:sz="0" w:space="0" w:color="auto"/>
            <w:right w:val="none" w:sz="0" w:space="0" w:color="auto"/>
          </w:divBdr>
        </w:div>
        <w:div w:id="1226574711">
          <w:marLeft w:val="2520"/>
          <w:marRight w:val="0"/>
          <w:marTop w:val="86"/>
          <w:marBottom w:val="0"/>
          <w:divBdr>
            <w:top w:val="none" w:sz="0" w:space="0" w:color="auto"/>
            <w:left w:val="none" w:sz="0" w:space="0" w:color="auto"/>
            <w:bottom w:val="none" w:sz="0" w:space="0" w:color="auto"/>
            <w:right w:val="none" w:sz="0" w:space="0" w:color="auto"/>
          </w:divBdr>
        </w:div>
        <w:div w:id="1315914865">
          <w:marLeft w:val="1166"/>
          <w:marRight w:val="0"/>
          <w:marTop w:val="96"/>
          <w:marBottom w:val="0"/>
          <w:divBdr>
            <w:top w:val="none" w:sz="0" w:space="0" w:color="auto"/>
            <w:left w:val="none" w:sz="0" w:space="0" w:color="auto"/>
            <w:bottom w:val="none" w:sz="0" w:space="0" w:color="auto"/>
            <w:right w:val="none" w:sz="0" w:space="0" w:color="auto"/>
          </w:divBdr>
        </w:div>
        <w:div w:id="1503008826">
          <w:marLeft w:val="547"/>
          <w:marRight w:val="0"/>
          <w:marTop w:val="115"/>
          <w:marBottom w:val="0"/>
          <w:divBdr>
            <w:top w:val="none" w:sz="0" w:space="0" w:color="auto"/>
            <w:left w:val="none" w:sz="0" w:space="0" w:color="auto"/>
            <w:bottom w:val="none" w:sz="0" w:space="0" w:color="auto"/>
            <w:right w:val="none" w:sz="0" w:space="0" w:color="auto"/>
          </w:divBdr>
        </w:div>
        <w:div w:id="1765027846">
          <w:marLeft w:val="2520"/>
          <w:marRight w:val="0"/>
          <w:marTop w:val="86"/>
          <w:marBottom w:val="0"/>
          <w:divBdr>
            <w:top w:val="none" w:sz="0" w:space="0" w:color="auto"/>
            <w:left w:val="none" w:sz="0" w:space="0" w:color="auto"/>
            <w:bottom w:val="none" w:sz="0" w:space="0" w:color="auto"/>
            <w:right w:val="none" w:sz="0" w:space="0" w:color="auto"/>
          </w:divBdr>
        </w:div>
        <w:div w:id="1936589761">
          <w:marLeft w:val="1166"/>
          <w:marRight w:val="0"/>
          <w:marTop w:val="96"/>
          <w:marBottom w:val="0"/>
          <w:divBdr>
            <w:top w:val="none" w:sz="0" w:space="0" w:color="auto"/>
            <w:left w:val="none" w:sz="0" w:space="0" w:color="auto"/>
            <w:bottom w:val="none" w:sz="0" w:space="0" w:color="auto"/>
            <w:right w:val="none" w:sz="0" w:space="0" w:color="auto"/>
          </w:divBdr>
        </w:div>
      </w:divsChild>
    </w:div>
    <w:div w:id="788817520">
      <w:bodyDiv w:val="1"/>
      <w:marLeft w:val="0"/>
      <w:marRight w:val="0"/>
      <w:marTop w:val="0"/>
      <w:marBottom w:val="0"/>
      <w:divBdr>
        <w:top w:val="none" w:sz="0" w:space="0" w:color="auto"/>
        <w:left w:val="none" w:sz="0" w:space="0" w:color="auto"/>
        <w:bottom w:val="none" w:sz="0" w:space="0" w:color="auto"/>
        <w:right w:val="none" w:sz="0" w:space="0" w:color="auto"/>
      </w:divBdr>
      <w:divsChild>
        <w:div w:id="2133281665">
          <w:marLeft w:val="0"/>
          <w:marRight w:val="0"/>
          <w:marTop w:val="0"/>
          <w:marBottom w:val="0"/>
          <w:divBdr>
            <w:top w:val="none" w:sz="0" w:space="0" w:color="auto"/>
            <w:left w:val="none" w:sz="0" w:space="0" w:color="auto"/>
            <w:bottom w:val="none" w:sz="0" w:space="0" w:color="auto"/>
            <w:right w:val="none" w:sz="0" w:space="0" w:color="auto"/>
          </w:divBdr>
          <w:divsChild>
            <w:div w:id="178547194">
              <w:marLeft w:val="0"/>
              <w:marRight w:val="0"/>
              <w:marTop w:val="0"/>
              <w:marBottom w:val="0"/>
              <w:divBdr>
                <w:top w:val="none" w:sz="0" w:space="0" w:color="auto"/>
                <w:left w:val="none" w:sz="0" w:space="0" w:color="auto"/>
                <w:bottom w:val="none" w:sz="0" w:space="0" w:color="auto"/>
                <w:right w:val="none" w:sz="0" w:space="0" w:color="auto"/>
              </w:divBdr>
            </w:div>
            <w:div w:id="1261991294">
              <w:marLeft w:val="0"/>
              <w:marRight w:val="0"/>
              <w:marTop w:val="0"/>
              <w:marBottom w:val="0"/>
              <w:divBdr>
                <w:top w:val="none" w:sz="0" w:space="0" w:color="auto"/>
                <w:left w:val="none" w:sz="0" w:space="0" w:color="auto"/>
                <w:bottom w:val="none" w:sz="0" w:space="0" w:color="auto"/>
                <w:right w:val="none" w:sz="0" w:space="0" w:color="auto"/>
              </w:divBdr>
            </w:div>
            <w:div w:id="132123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857375">
      <w:bodyDiv w:val="1"/>
      <w:marLeft w:val="0"/>
      <w:marRight w:val="0"/>
      <w:marTop w:val="0"/>
      <w:marBottom w:val="0"/>
      <w:divBdr>
        <w:top w:val="none" w:sz="0" w:space="0" w:color="auto"/>
        <w:left w:val="none" w:sz="0" w:space="0" w:color="auto"/>
        <w:bottom w:val="none" w:sz="0" w:space="0" w:color="auto"/>
        <w:right w:val="none" w:sz="0" w:space="0" w:color="auto"/>
      </w:divBdr>
    </w:div>
    <w:div w:id="789519883">
      <w:bodyDiv w:val="1"/>
      <w:marLeft w:val="0"/>
      <w:marRight w:val="0"/>
      <w:marTop w:val="0"/>
      <w:marBottom w:val="0"/>
      <w:divBdr>
        <w:top w:val="none" w:sz="0" w:space="0" w:color="auto"/>
        <w:left w:val="none" w:sz="0" w:space="0" w:color="auto"/>
        <w:bottom w:val="none" w:sz="0" w:space="0" w:color="auto"/>
        <w:right w:val="none" w:sz="0" w:space="0" w:color="auto"/>
      </w:divBdr>
    </w:div>
    <w:div w:id="790324438">
      <w:bodyDiv w:val="1"/>
      <w:marLeft w:val="0"/>
      <w:marRight w:val="0"/>
      <w:marTop w:val="0"/>
      <w:marBottom w:val="0"/>
      <w:divBdr>
        <w:top w:val="none" w:sz="0" w:space="0" w:color="auto"/>
        <w:left w:val="none" w:sz="0" w:space="0" w:color="auto"/>
        <w:bottom w:val="none" w:sz="0" w:space="0" w:color="auto"/>
        <w:right w:val="none" w:sz="0" w:space="0" w:color="auto"/>
      </w:divBdr>
      <w:divsChild>
        <w:div w:id="235550098">
          <w:marLeft w:val="360"/>
          <w:marRight w:val="0"/>
          <w:marTop w:val="0"/>
          <w:marBottom w:val="0"/>
          <w:divBdr>
            <w:top w:val="none" w:sz="0" w:space="0" w:color="auto"/>
            <w:left w:val="none" w:sz="0" w:space="0" w:color="auto"/>
            <w:bottom w:val="none" w:sz="0" w:space="0" w:color="auto"/>
            <w:right w:val="none" w:sz="0" w:space="0" w:color="auto"/>
          </w:divBdr>
        </w:div>
        <w:div w:id="953974664">
          <w:marLeft w:val="1080"/>
          <w:marRight w:val="0"/>
          <w:marTop w:val="240"/>
          <w:marBottom w:val="0"/>
          <w:divBdr>
            <w:top w:val="none" w:sz="0" w:space="0" w:color="auto"/>
            <w:left w:val="none" w:sz="0" w:space="0" w:color="auto"/>
            <w:bottom w:val="none" w:sz="0" w:space="0" w:color="auto"/>
            <w:right w:val="none" w:sz="0" w:space="0" w:color="auto"/>
          </w:divBdr>
        </w:div>
      </w:divsChild>
    </w:div>
    <w:div w:id="790708800">
      <w:bodyDiv w:val="1"/>
      <w:marLeft w:val="0"/>
      <w:marRight w:val="0"/>
      <w:marTop w:val="0"/>
      <w:marBottom w:val="0"/>
      <w:divBdr>
        <w:top w:val="none" w:sz="0" w:space="0" w:color="auto"/>
        <w:left w:val="none" w:sz="0" w:space="0" w:color="auto"/>
        <w:bottom w:val="none" w:sz="0" w:space="0" w:color="auto"/>
        <w:right w:val="none" w:sz="0" w:space="0" w:color="auto"/>
      </w:divBdr>
    </w:div>
    <w:div w:id="790709909">
      <w:bodyDiv w:val="1"/>
      <w:marLeft w:val="0"/>
      <w:marRight w:val="0"/>
      <w:marTop w:val="0"/>
      <w:marBottom w:val="0"/>
      <w:divBdr>
        <w:top w:val="none" w:sz="0" w:space="0" w:color="auto"/>
        <w:left w:val="none" w:sz="0" w:space="0" w:color="auto"/>
        <w:bottom w:val="none" w:sz="0" w:space="0" w:color="auto"/>
        <w:right w:val="none" w:sz="0" w:space="0" w:color="auto"/>
      </w:divBdr>
    </w:div>
    <w:div w:id="791291604">
      <w:bodyDiv w:val="1"/>
      <w:marLeft w:val="0"/>
      <w:marRight w:val="0"/>
      <w:marTop w:val="0"/>
      <w:marBottom w:val="0"/>
      <w:divBdr>
        <w:top w:val="none" w:sz="0" w:space="0" w:color="auto"/>
        <w:left w:val="none" w:sz="0" w:space="0" w:color="auto"/>
        <w:bottom w:val="none" w:sz="0" w:space="0" w:color="auto"/>
        <w:right w:val="none" w:sz="0" w:space="0" w:color="auto"/>
      </w:divBdr>
    </w:div>
    <w:div w:id="792484976">
      <w:bodyDiv w:val="1"/>
      <w:marLeft w:val="0"/>
      <w:marRight w:val="0"/>
      <w:marTop w:val="0"/>
      <w:marBottom w:val="0"/>
      <w:divBdr>
        <w:top w:val="none" w:sz="0" w:space="0" w:color="auto"/>
        <w:left w:val="none" w:sz="0" w:space="0" w:color="auto"/>
        <w:bottom w:val="none" w:sz="0" w:space="0" w:color="auto"/>
        <w:right w:val="none" w:sz="0" w:space="0" w:color="auto"/>
      </w:divBdr>
    </w:div>
    <w:div w:id="792796777">
      <w:bodyDiv w:val="1"/>
      <w:marLeft w:val="0"/>
      <w:marRight w:val="0"/>
      <w:marTop w:val="0"/>
      <w:marBottom w:val="0"/>
      <w:divBdr>
        <w:top w:val="none" w:sz="0" w:space="0" w:color="auto"/>
        <w:left w:val="none" w:sz="0" w:space="0" w:color="auto"/>
        <w:bottom w:val="none" w:sz="0" w:space="0" w:color="auto"/>
        <w:right w:val="none" w:sz="0" w:space="0" w:color="auto"/>
      </w:divBdr>
      <w:divsChild>
        <w:div w:id="23870893">
          <w:marLeft w:val="1166"/>
          <w:marRight w:val="0"/>
          <w:marTop w:val="115"/>
          <w:marBottom w:val="0"/>
          <w:divBdr>
            <w:top w:val="none" w:sz="0" w:space="0" w:color="auto"/>
            <w:left w:val="none" w:sz="0" w:space="0" w:color="auto"/>
            <w:bottom w:val="none" w:sz="0" w:space="0" w:color="auto"/>
            <w:right w:val="none" w:sz="0" w:space="0" w:color="auto"/>
          </w:divBdr>
        </w:div>
        <w:div w:id="415640603">
          <w:marLeft w:val="547"/>
          <w:marRight w:val="0"/>
          <w:marTop w:val="154"/>
          <w:marBottom w:val="0"/>
          <w:divBdr>
            <w:top w:val="none" w:sz="0" w:space="0" w:color="auto"/>
            <w:left w:val="none" w:sz="0" w:space="0" w:color="auto"/>
            <w:bottom w:val="none" w:sz="0" w:space="0" w:color="auto"/>
            <w:right w:val="none" w:sz="0" w:space="0" w:color="auto"/>
          </w:divBdr>
        </w:div>
        <w:div w:id="833452595">
          <w:marLeft w:val="1166"/>
          <w:marRight w:val="0"/>
          <w:marTop w:val="115"/>
          <w:marBottom w:val="0"/>
          <w:divBdr>
            <w:top w:val="none" w:sz="0" w:space="0" w:color="auto"/>
            <w:left w:val="none" w:sz="0" w:space="0" w:color="auto"/>
            <w:bottom w:val="none" w:sz="0" w:space="0" w:color="auto"/>
            <w:right w:val="none" w:sz="0" w:space="0" w:color="auto"/>
          </w:divBdr>
        </w:div>
        <w:div w:id="1515219689">
          <w:marLeft w:val="1166"/>
          <w:marRight w:val="0"/>
          <w:marTop w:val="115"/>
          <w:marBottom w:val="0"/>
          <w:divBdr>
            <w:top w:val="none" w:sz="0" w:space="0" w:color="auto"/>
            <w:left w:val="none" w:sz="0" w:space="0" w:color="auto"/>
            <w:bottom w:val="none" w:sz="0" w:space="0" w:color="auto"/>
            <w:right w:val="none" w:sz="0" w:space="0" w:color="auto"/>
          </w:divBdr>
        </w:div>
        <w:div w:id="1792825692">
          <w:marLeft w:val="1166"/>
          <w:marRight w:val="0"/>
          <w:marTop w:val="115"/>
          <w:marBottom w:val="0"/>
          <w:divBdr>
            <w:top w:val="none" w:sz="0" w:space="0" w:color="auto"/>
            <w:left w:val="none" w:sz="0" w:space="0" w:color="auto"/>
            <w:bottom w:val="none" w:sz="0" w:space="0" w:color="auto"/>
            <w:right w:val="none" w:sz="0" w:space="0" w:color="auto"/>
          </w:divBdr>
        </w:div>
      </w:divsChild>
    </w:div>
    <w:div w:id="792940175">
      <w:bodyDiv w:val="1"/>
      <w:marLeft w:val="0"/>
      <w:marRight w:val="0"/>
      <w:marTop w:val="0"/>
      <w:marBottom w:val="0"/>
      <w:divBdr>
        <w:top w:val="none" w:sz="0" w:space="0" w:color="auto"/>
        <w:left w:val="none" w:sz="0" w:space="0" w:color="auto"/>
        <w:bottom w:val="none" w:sz="0" w:space="0" w:color="auto"/>
        <w:right w:val="none" w:sz="0" w:space="0" w:color="auto"/>
      </w:divBdr>
    </w:div>
    <w:div w:id="793984789">
      <w:bodyDiv w:val="1"/>
      <w:marLeft w:val="0"/>
      <w:marRight w:val="0"/>
      <w:marTop w:val="0"/>
      <w:marBottom w:val="0"/>
      <w:divBdr>
        <w:top w:val="none" w:sz="0" w:space="0" w:color="auto"/>
        <w:left w:val="none" w:sz="0" w:space="0" w:color="auto"/>
        <w:bottom w:val="none" w:sz="0" w:space="0" w:color="auto"/>
        <w:right w:val="none" w:sz="0" w:space="0" w:color="auto"/>
      </w:divBdr>
    </w:div>
    <w:div w:id="794643326">
      <w:bodyDiv w:val="1"/>
      <w:marLeft w:val="0"/>
      <w:marRight w:val="0"/>
      <w:marTop w:val="0"/>
      <w:marBottom w:val="0"/>
      <w:divBdr>
        <w:top w:val="none" w:sz="0" w:space="0" w:color="auto"/>
        <w:left w:val="none" w:sz="0" w:space="0" w:color="auto"/>
        <w:bottom w:val="none" w:sz="0" w:space="0" w:color="auto"/>
        <w:right w:val="none" w:sz="0" w:space="0" w:color="auto"/>
      </w:divBdr>
      <w:divsChild>
        <w:div w:id="37435053">
          <w:marLeft w:val="1800"/>
          <w:marRight w:val="0"/>
          <w:marTop w:val="86"/>
          <w:marBottom w:val="0"/>
          <w:divBdr>
            <w:top w:val="none" w:sz="0" w:space="0" w:color="auto"/>
            <w:left w:val="none" w:sz="0" w:space="0" w:color="auto"/>
            <w:bottom w:val="none" w:sz="0" w:space="0" w:color="auto"/>
            <w:right w:val="none" w:sz="0" w:space="0" w:color="auto"/>
          </w:divBdr>
        </w:div>
        <w:div w:id="86974150">
          <w:marLeft w:val="1166"/>
          <w:marRight w:val="0"/>
          <w:marTop w:val="96"/>
          <w:marBottom w:val="0"/>
          <w:divBdr>
            <w:top w:val="none" w:sz="0" w:space="0" w:color="auto"/>
            <w:left w:val="none" w:sz="0" w:space="0" w:color="auto"/>
            <w:bottom w:val="none" w:sz="0" w:space="0" w:color="auto"/>
            <w:right w:val="none" w:sz="0" w:space="0" w:color="auto"/>
          </w:divBdr>
        </w:div>
        <w:div w:id="1941067465">
          <w:marLeft w:val="547"/>
          <w:marRight w:val="0"/>
          <w:marTop w:val="115"/>
          <w:marBottom w:val="0"/>
          <w:divBdr>
            <w:top w:val="none" w:sz="0" w:space="0" w:color="auto"/>
            <w:left w:val="none" w:sz="0" w:space="0" w:color="auto"/>
            <w:bottom w:val="none" w:sz="0" w:space="0" w:color="auto"/>
            <w:right w:val="none" w:sz="0" w:space="0" w:color="auto"/>
          </w:divBdr>
        </w:div>
      </w:divsChild>
    </w:div>
    <w:div w:id="794908283">
      <w:bodyDiv w:val="1"/>
      <w:marLeft w:val="0"/>
      <w:marRight w:val="0"/>
      <w:marTop w:val="0"/>
      <w:marBottom w:val="0"/>
      <w:divBdr>
        <w:top w:val="none" w:sz="0" w:space="0" w:color="auto"/>
        <w:left w:val="none" w:sz="0" w:space="0" w:color="auto"/>
        <w:bottom w:val="none" w:sz="0" w:space="0" w:color="auto"/>
        <w:right w:val="none" w:sz="0" w:space="0" w:color="auto"/>
      </w:divBdr>
    </w:div>
    <w:div w:id="794952803">
      <w:bodyDiv w:val="1"/>
      <w:marLeft w:val="0"/>
      <w:marRight w:val="0"/>
      <w:marTop w:val="0"/>
      <w:marBottom w:val="0"/>
      <w:divBdr>
        <w:top w:val="none" w:sz="0" w:space="0" w:color="auto"/>
        <w:left w:val="none" w:sz="0" w:space="0" w:color="auto"/>
        <w:bottom w:val="none" w:sz="0" w:space="0" w:color="auto"/>
        <w:right w:val="none" w:sz="0" w:space="0" w:color="auto"/>
      </w:divBdr>
      <w:divsChild>
        <w:div w:id="318928673">
          <w:marLeft w:val="1166"/>
          <w:marRight w:val="0"/>
          <w:marTop w:val="115"/>
          <w:marBottom w:val="0"/>
          <w:divBdr>
            <w:top w:val="none" w:sz="0" w:space="0" w:color="auto"/>
            <w:left w:val="none" w:sz="0" w:space="0" w:color="auto"/>
            <w:bottom w:val="none" w:sz="0" w:space="0" w:color="auto"/>
            <w:right w:val="none" w:sz="0" w:space="0" w:color="auto"/>
          </w:divBdr>
        </w:div>
        <w:div w:id="997687015">
          <w:marLeft w:val="1166"/>
          <w:marRight w:val="0"/>
          <w:marTop w:val="115"/>
          <w:marBottom w:val="0"/>
          <w:divBdr>
            <w:top w:val="none" w:sz="0" w:space="0" w:color="auto"/>
            <w:left w:val="none" w:sz="0" w:space="0" w:color="auto"/>
            <w:bottom w:val="none" w:sz="0" w:space="0" w:color="auto"/>
            <w:right w:val="none" w:sz="0" w:space="0" w:color="auto"/>
          </w:divBdr>
        </w:div>
        <w:div w:id="1056972302">
          <w:marLeft w:val="1166"/>
          <w:marRight w:val="0"/>
          <w:marTop w:val="115"/>
          <w:marBottom w:val="0"/>
          <w:divBdr>
            <w:top w:val="none" w:sz="0" w:space="0" w:color="auto"/>
            <w:left w:val="none" w:sz="0" w:space="0" w:color="auto"/>
            <w:bottom w:val="none" w:sz="0" w:space="0" w:color="auto"/>
            <w:right w:val="none" w:sz="0" w:space="0" w:color="auto"/>
          </w:divBdr>
        </w:div>
        <w:div w:id="1441561692">
          <w:marLeft w:val="547"/>
          <w:marRight w:val="0"/>
          <w:marTop w:val="134"/>
          <w:marBottom w:val="0"/>
          <w:divBdr>
            <w:top w:val="none" w:sz="0" w:space="0" w:color="auto"/>
            <w:left w:val="none" w:sz="0" w:space="0" w:color="auto"/>
            <w:bottom w:val="none" w:sz="0" w:space="0" w:color="auto"/>
            <w:right w:val="none" w:sz="0" w:space="0" w:color="auto"/>
          </w:divBdr>
        </w:div>
        <w:div w:id="1826049107">
          <w:marLeft w:val="1166"/>
          <w:marRight w:val="0"/>
          <w:marTop w:val="115"/>
          <w:marBottom w:val="0"/>
          <w:divBdr>
            <w:top w:val="none" w:sz="0" w:space="0" w:color="auto"/>
            <w:left w:val="none" w:sz="0" w:space="0" w:color="auto"/>
            <w:bottom w:val="none" w:sz="0" w:space="0" w:color="auto"/>
            <w:right w:val="none" w:sz="0" w:space="0" w:color="auto"/>
          </w:divBdr>
        </w:div>
        <w:div w:id="1963685705">
          <w:marLeft w:val="547"/>
          <w:marRight w:val="0"/>
          <w:marTop w:val="134"/>
          <w:marBottom w:val="0"/>
          <w:divBdr>
            <w:top w:val="none" w:sz="0" w:space="0" w:color="auto"/>
            <w:left w:val="none" w:sz="0" w:space="0" w:color="auto"/>
            <w:bottom w:val="none" w:sz="0" w:space="0" w:color="auto"/>
            <w:right w:val="none" w:sz="0" w:space="0" w:color="auto"/>
          </w:divBdr>
        </w:div>
      </w:divsChild>
    </w:div>
    <w:div w:id="795298224">
      <w:bodyDiv w:val="1"/>
      <w:marLeft w:val="0"/>
      <w:marRight w:val="0"/>
      <w:marTop w:val="0"/>
      <w:marBottom w:val="0"/>
      <w:divBdr>
        <w:top w:val="none" w:sz="0" w:space="0" w:color="auto"/>
        <w:left w:val="none" w:sz="0" w:space="0" w:color="auto"/>
        <w:bottom w:val="none" w:sz="0" w:space="0" w:color="auto"/>
        <w:right w:val="none" w:sz="0" w:space="0" w:color="auto"/>
      </w:divBdr>
    </w:div>
    <w:div w:id="795678521">
      <w:bodyDiv w:val="1"/>
      <w:marLeft w:val="0"/>
      <w:marRight w:val="0"/>
      <w:marTop w:val="0"/>
      <w:marBottom w:val="0"/>
      <w:divBdr>
        <w:top w:val="none" w:sz="0" w:space="0" w:color="auto"/>
        <w:left w:val="none" w:sz="0" w:space="0" w:color="auto"/>
        <w:bottom w:val="none" w:sz="0" w:space="0" w:color="auto"/>
        <w:right w:val="none" w:sz="0" w:space="0" w:color="auto"/>
      </w:divBdr>
    </w:div>
    <w:div w:id="796417264">
      <w:bodyDiv w:val="1"/>
      <w:marLeft w:val="0"/>
      <w:marRight w:val="0"/>
      <w:marTop w:val="0"/>
      <w:marBottom w:val="0"/>
      <w:divBdr>
        <w:top w:val="none" w:sz="0" w:space="0" w:color="auto"/>
        <w:left w:val="none" w:sz="0" w:space="0" w:color="auto"/>
        <w:bottom w:val="none" w:sz="0" w:space="0" w:color="auto"/>
        <w:right w:val="none" w:sz="0" w:space="0" w:color="auto"/>
      </w:divBdr>
    </w:div>
    <w:div w:id="796992330">
      <w:bodyDiv w:val="1"/>
      <w:marLeft w:val="0"/>
      <w:marRight w:val="0"/>
      <w:marTop w:val="0"/>
      <w:marBottom w:val="0"/>
      <w:divBdr>
        <w:top w:val="none" w:sz="0" w:space="0" w:color="auto"/>
        <w:left w:val="none" w:sz="0" w:space="0" w:color="auto"/>
        <w:bottom w:val="none" w:sz="0" w:space="0" w:color="auto"/>
        <w:right w:val="none" w:sz="0" w:space="0" w:color="auto"/>
      </w:divBdr>
    </w:div>
    <w:div w:id="799106864">
      <w:bodyDiv w:val="1"/>
      <w:marLeft w:val="0"/>
      <w:marRight w:val="0"/>
      <w:marTop w:val="0"/>
      <w:marBottom w:val="0"/>
      <w:divBdr>
        <w:top w:val="none" w:sz="0" w:space="0" w:color="auto"/>
        <w:left w:val="none" w:sz="0" w:space="0" w:color="auto"/>
        <w:bottom w:val="none" w:sz="0" w:space="0" w:color="auto"/>
        <w:right w:val="none" w:sz="0" w:space="0" w:color="auto"/>
      </w:divBdr>
    </w:div>
    <w:div w:id="799148084">
      <w:bodyDiv w:val="1"/>
      <w:marLeft w:val="0"/>
      <w:marRight w:val="0"/>
      <w:marTop w:val="0"/>
      <w:marBottom w:val="0"/>
      <w:divBdr>
        <w:top w:val="none" w:sz="0" w:space="0" w:color="auto"/>
        <w:left w:val="none" w:sz="0" w:space="0" w:color="auto"/>
        <w:bottom w:val="none" w:sz="0" w:space="0" w:color="auto"/>
        <w:right w:val="none" w:sz="0" w:space="0" w:color="auto"/>
      </w:divBdr>
    </w:div>
    <w:div w:id="799416708">
      <w:bodyDiv w:val="1"/>
      <w:marLeft w:val="0"/>
      <w:marRight w:val="0"/>
      <w:marTop w:val="0"/>
      <w:marBottom w:val="0"/>
      <w:divBdr>
        <w:top w:val="none" w:sz="0" w:space="0" w:color="auto"/>
        <w:left w:val="none" w:sz="0" w:space="0" w:color="auto"/>
        <w:bottom w:val="none" w:sz="0" w:space="0" w:color="auto"/>
        <w:right w:val="none" w:sz="0" w:space="0" w:color="auto"/>
      </w:divBdr>
    </w:div>
    <w:div w:id="800001270">
      <w:bodyDiv w:val="1"/>
      <w:marLeft w:val="0"/>
      <w:marRight w:val="0"/>
      <w:marTop w:val="0"/>
      <w:marBottom w:val="0"/>
      <w:divBdr>
        <w:top w:val="none" w:sz="0" w:space="0" w:color="auto"/>
        <w:left w:val="none" w:sz="0" w:space="0" w:color="auto"/>
        <w:bottom w:val="none" w:sz="0" w:space="0" w:color="auto"/>
        <w:right w:val="none" w:sz="0" w:space="0" w:color="auto"/>
      </w:divBdr>
      <w:divsChild>
        <w:div w:id="1145077056">
          <w:marLeft w:val="0"/>
          <w:marRight w:val="0"/>
          <w:marTop w:val="0"/>
          <w:marBottom w:val="0"/>
          <w:divBdr>
            <w:top w:val="none" w:sz="0" w:space="0" w:color="auto"/>
            <w:left w:val="none" w:sz="0" w:space="0" w:color="auto"/>
            <w:bottom w:val="none" w:sz="0" w:space="0" w:color="auto"/>
            <w:right w:val="none" w:sz="0" w:space="0" w:color="auto"/>
          </w:divBdr>
          <w:divsChild>
            <w:div w:id="72435150">
              <w:marLeft w:val="0"/>
              <w:marRight w:val="0"/>
              <w:marTop w:val="0"/>
              <w:marBottom w:val="0"/>
              <w:divBdr>
                <w:top w:val="none" w:sz="0" w:space="0" w:color="auto"/>
                <w:left w:val="none" w:sz="0" w:space="0" w:color="auto"/>
                <w:bottom w:val="none" w:sz="0" w:space="0" w:color="auto"/>
                <w:right w:val="none" w:sz="0" w:space="0" w:color="auto"/>
              </w:divBdr>
            </w:div>
            <w:div w:id="232476555">
              <w:marLeft w:val="0"/>
              <w:marRight w:val="0"/>
              <w:marTop w:val="0"/>
              <w:marBottom w:val="0"/>
              <w:divBdr>
                <w:top w:val="none" w:sz="0" w:space="0" w:color="auto"/>
                <w:left w:val="none" w:sz="0" w:space="0" w:color="auto"/>
                <w:bottom w:val="none" w:sz="0" w:space="0" w:color="auto"/>
                <w:right w:val="none" w:sz="0" w:space="0" w:color="auto"/>
              </w:divBdr>
            </w:div>
            <w:div w:id="550923917">
              <w:marLeft w:val="0"/>
              <w:marRight w:val="0"/>
              <w:marTop w:val="0"/>
              <w:marBottom w:val="0"/>
              <w:divBdr>
                <w:top w:val="none" w:sz="0" w:space="0" w:color="auto"/>
                <w:left w:val="none" w:sz="0" w:space="0" w:color="auto"/>
                <w:bottom w:val="none" w:sz="0" w:space="0" w:color="auto"/>
                <w:right w:val="none" w:sz="0" w:space="0" w:color="auto"/>
              </w:divBdr>
            </w:div>
            <w:div w:id="666715680">
              <w:marLeft w:val="0"/>
              <w:marRight w:val="0"/>
              <w:marTop w:val="0"/>
              <w:marBottom w:val="0"/>
              <w:divBdr>
                <w:top w:val="none" w:sz="0" w:space="0" w:color="auto"/>
                <w:left w:val="none" w:sz="0" w:space="0" w:color="auto"/>
                <w:bottom w:val="none" w:sz="0" w:space="0" w:color="auto"/>
                <w:right w:val="none" w:sz="0" w:space="0" w:color="auto"/>
              </w:divBdr>
            </w:div>
            <w:div w:id="845898510">
              <w:marLeft w:val="0"/>
              <w:marRight w:val="0"/>
              <w:marTop w:val="0"/>
              <w:marBottom w:val="0"/>
              <w:divBdr>
                <w:top w:val="none" w:sz="0" w:space="0" w:color="auto"/>
                <w:left w:val="none" w:sz="0" w:space="0" w:color="auto"/>
                <w:bottom w:val="none" w:sz="0" w:space="0" w:color="auto"/>
                <w:right w:val="none" w:sz="0" w:space="0" w:color="auto"/>
              </w:divBdr>
            </w:div>
            <w:div w:id="954672688">
              <w:marLeft w:val="0"/>
              <w:marRight w:val="0"/>
              <w:marTop w:val="0"/>
              <w:marBottom w:val="0"/>
              <w:divBdr>
                <w:top w:val="none" w:sz="0" w:space="0" w:color="auto"/>
                <w:left w:val="none" w:sz="0" w:space="0" w:color="auto"/>
                <w:bottom w:val="none" w:sz="0" w:space="0" w:color="auto"/>
                <w:right w:val="none" w:sz="0" w:space="0" w:color="auto"/>
              </w:divBdr>
            </w:div>
            <w:div w:id="1136221238">
              <w:marLeft w:val="0"/>
              <w:marRight w:val="0"/>
              <w:marTop w:val="0"/>
              <w:marBottom w:val="0"/>
              <w:divBdr>
                <w:top w:val="none" w:sz="0" w:space="0" w:color="auto"/>
                <w:left w:val="none" w:sz="0" w:space="0" w:color="auto"/>
                <w:bottom w:val="none" w:sz="0" w:space="0" w:color="auto"/>
                <w:right w:val="none" w:sz="0" w:space="0" w:color="auto"/>
              </w:divBdr>
            </w:div>
            <w:div w:id="1367221915">
              <w:marLeft w:val="0"/>
              <w:marRight w:val="0"/>
              <w:marTop w:val="0"/>
              <w:marBottom w:val="0"/>
              <w:divBdr>
                <w:top w:val="none" w:sz="0" w:space="0" w:color="auto"/>
                <w:left w:val="none" w:sz="0" w:space="0" w:color="auto"/>
                <w:bottom w:val="none" w:sz="0" w:space="0" w:color="auto"/>
                <w:right w:val="none" w:sz="0" w:space="0" w:color="auto"/>
              </w:divBdr>
            </w:div>
            <w:div w:id="1555776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030565">
      <w:bodyDiv w:val="1"/>
      <w:marLeft w:val="0"/>
      <w:marRight w:val="0"/>
      <w:marTop w:val="0"/>
      <w:marBottom w:val="0"/>
      <w:divBdr>
        <w:top w:val="none" w:sz="0" w:space="0" w:color="auto"/>
        <w:left w:val="none" w:sz="0" w:space="0" w:color="auto"/>
        <w:bottom w:val="none" w:sz="0" w:space="0" w:color="auto"/>
        <w:right w:val="none" w:sz="0" w:space="0" w:color="auto"/>
      </w:divBdr>
    </w:div>
    <w:div w:id="800535334">
      <w:bodyDiv w:val="1"/>
      <w:marLeft w:val="0"/>
      <w:marRight w:val="0"/>
      <w:marTop w:val="0"/>
      <w:marBottom w:val="0"/>
      <w:divBdr>
        <w:top w:val="none" w:sz="0" w:space="0" w:color="auto"/>
        <w:left w:val="none" w:sz="0" w:space="0" w:color="auto"/>
        <w:bottom w:val="none" w:sz="0" w:space="0" w:color="auto"/>
        <w:right w:val="none" w:sz="0" w:space="0" w:color="auto"/>
      </w:divBdr>
      <w:divsChild>
        <w:div w:id="215360799">
          <w:marLeft w:val="0"/>
          <w:marRight w:val="0"/>
          <w:marTop w:val="0"/>
          <w:marBottom w:val="0"/>
          <w:divBdr>
            <w:top w:val="none" w:sz="0" w:space="0" w:color="auto"/>
            <w:left w:val="none" w:sz="0" w:space="0" w:color="auto"/>
            <w:bottom w:val="none" w:sz="0" w:space="0" w:color="auto"/>
            <w:right w:val="none" w:sz="0" w:space="0" w:color="auto"/>
          </w:divBdr>
          <w:divsChild>
            <w:div w:id="61176052">
              <w:marLeft w:val="0"/>
              <w:marRight w:val="0"/>
              <w:marTop w:val="0"/>
              <w:marBottom w:val="0"/>
              <w:divBdr>
                <w:top w:val="none" w:sz="0" w:space="0" w:color="auto"/>
                <w:left w:val="none" w:sz="0" w:space="0" w:color="auto"/>
                <w:bottom w:val="none" w:sz="0" w:space="0" w:color="auto"/>
                <w:right w:val="none" w:sz="0" w:space="0" w:color="auto"/>
              </w:divBdr>
            </w:div>
            <w:div w:id="575868283">
              <w:marLeft w:val="0"/>
              <w:marRight w:val="0"/>
              <w:marTop w:val="0"/>
              <w:marBottom w:val="0"/>
              <w:divBdr>
                <w:top w:val="none" w:sz="0" w:space="0" w:color="auto"/>
                <w:left w:val="none" w:sz="0" w:space="0" w:color="auto"/>
                <w:bottom w:val="none" w:sz="0" w:space="0" w:color="auto"/>
                <w:right w:val="none" w:sz="0" w:space="0" w:color="auto"/>
              </w:divBdr>
            </w:div>
            <w:div w:id="653023068">
              <w:marLeft w:val="0"/>
              <w:marRight w:val="0"/>
              <w:marTop w:val="0"/>
              <w:marBottom w:val="0"/>
              <w:divBdr>
                <w:top w:val="none" w:sz="0" w:space="0" w:color="auto"/>
                <w:left w:val="none" w:sz="0" w:space="0" w:color="auto"/>
                <w:bottom w:val="none" w:sz="0" w:space="0" w:color="auto"/>
                <w:right w:val="none" w:sz="0" w:space="0" w:color="auto"/>
              </w:divBdr>
            </w:div>
            <w:div w:id="996298403">
              <w:marLeft w:val="0"/>
              <w:marRight w:val="0"/>
              <w:marTop w:val="0"/>
              <w:marBottom w:val="0"/>
              <w:divBdr>
                <w:top w:val="none" w:sz="0" w:space="0" w:color="auto"/>
                <w:left w:val="none" w:sz="0" w:space="0" w:color="auto"/>
                <w:bottom w:val="none" w:sz="0" w:space="0" w:color="auto"/>
                <w:right w:val="none" w:sz="0" w:space="0" w:color="auto"/>
              </w:divBdr>
            </w:div>
            <w:div w:id="1124926924">
              <w:marLeft w:val="0"/>
              <w:marRight w:val="0"/>
              <w:marTop w:val="0"/>
              <w:marBottom w:val="0"/>
              <w:divBdr>
                <w:top w:val="none" w:sz="0" w:space="0" w:color="auto"/>
                <w:left w:val="none" w:sz="0" w:space="0" w:color="auto"/>
                <w:bottom w:val="none" w:sz="0" w:space="0" w:color="auto"/>
                <w:right w:val="none" w:sz="0" w:space="0" w:color="auto"/>
              </w:divBdr>
            </w:div>
            <w:div w:id="1707900621">
              <w:marLeft w:val="0"/>
              <w:marRight w:val="0"/>
              <w:marTop w:val="0"/>
              <w:marBottom w:val="0"/>
              <w:divBdr>
                <w:top w:val="none" w:sz="0" w:space="0" w:color="auto"/>
                <w:left w:val="none" w:sz="0" w:space="0" w:color="auto"/>
                <w:bottom w:val="none" w:sz="0" w:space="0" w:color="auto"/>
                <w:right w:val="none" w:sz="0" w:space="0" w:color="auto"/>
              </w:divBdr>
            </w:div>
            <w:div w:id="1760104286">
              <w:marLeft w:val="0"/>
              <w:marRight w:val="0"/>
              <w:marTop w:val="0"/>
              <w:marBottom w:val="0"/>
              <w:divBdr>
                <w:top w:val="none" w:sz="0" w:space="0" w:color="auto"/>
                <w:left w:val="none" w:sz="0" w:space="0" w:color="auto"/>
                <w:bottom w:val="none" w:sz="0" w:space="0" w:color="auto"/>
                <w:right w:val="none" w:sz="0" w:space="0" w:color="auto"/>
              </w:divBdr>
            </w:div>
            <w:div w:id="1912693460">
              <w:marLeft w:val="0"/>
              <w:marRight w:val="0"/>
              <w:marTop w:val="0"/>
              <w:marBottom w:val="0"/>
              <w:divBdr>
                <w:top w:val="none" w:sz="0" w:space="0" w:color="auto"/>
                <w:left w:val="none" w:sz="0" w:space="0" w:color="auto"/>
                <w:bottom w:val="none" w:sz="0" w:space="0" w:color="auto"/>
                <w:right w:val="none" w:sz="0" w:space="0" w:color="auto"/>
              </w:divBdr>
            </w:div>
            <w:div w:id="208210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730441">
      <w:bodyDiv w:val="1"/>
      <w:marLeft w:val="0"/>
      <w:marRight w:val="0"/>
      <w:marTop w:val="0"/>
      <w:marBottom w:val="0"/>
      <w:divBdr>
        <w:top w:val="none" w:sz="0" w:space="0" w:color="auto"/>
        <w:left w:val="none" w:sz="0" w:space="0" w:color="auto"/>
        <w:bottom w:val="none" w:sz="0" w:space="0" w:color="auto"/>
        <w:right w:val="none" w:sz="0" w:space="0" w:color="auto"/>
      </w:divBdr>
    </w:div>
    <w:div w:id="801852811">
      <w:bodyDiv w:val="1"/>
      <w:marLeft w:val="0"/>
      <w:marRight w:val="0"/>
      <w:marTop w:val="0"/>
      <w:marBottom w:val="0"/>
      <w:divBdr>
        <w:top w:val="none" w:sz="0" w:space="0" w:color="auto"/>
        <w:left w:val="none" w:sz="0" w:space="0" w:color="auto"/>
        <w:bottom w:val="none" w:sz="0" w:space="0" w:color="auto"/>
        <w:right w:val="none" w:sz="0" w:space="0" w:color="auto"/>
      </w:divBdr>
    </w:div>
    <w:div w:id="802189386">
      <w:bodyDiv w:val="1"/>
      <w:marLeft w:val="0"/>
      <w:marRight w:val="0"/>
      <w:marTop w:val="0"/>
      <w:marBottom w:val="0"/>
      <w:divBdr>
        <w:top w:val="none" w:sz="0" w:space="0" w:color="auto"/>
        <w:left w:val="none" w:sz="0" w:space="0" w:color="auto"/>
        <w:bottom w:val="none" w:sz="0" w:space="0" w:color="auto"/>
        <w:right w:val="none" w:sz="0" w:space="0" w:color="auto"/>
      </w:divBdr>
    </w:div>
    <w:div w:id="802772175">
      <w:bodyDiv w:val="1"/>
      <w:marLeft w:val="0"/>
      <w:marRight w:val="0"/>
      <w:marTop w:val="0"/>
      <w:marBottom w:val="0"/>
      <w:divBdr>
        <w:top w:val="none" w:sz="0" w:space="0" w:color="auto"/>
        <w:left w:val="none" w:sz="0" w:space="0" w:color="auto"/>
        <w:bottom w:val="none" w:sz="0" w:space="0" w:color="auto"/>
        <w:right w:val="none" w:sz="0" w:space="0" w:color="auto"/>
      </w:divBdr>
    </w:div>
    <w:div w:id="802773360">
      <w:bodyDiv w:val="1"/>
      <w:marLeft w:val="0"/>
      <w:marRight w:val="0"/>
      <w:marTop w:val="0"/>
      <w:marBottom w:val="0"/>
      <w:divBdr>
        <w:top w:val="none" w:sz="0" w:space="0" w:color="auto"/>
        <w:left w:val="none" w:sz="0" w:space="0" w:color="auto"/>
        <w:bottom w:val="none" w:sz="0" w:space="0" w:color="auto"/>
        <w:right w:val="none" w:sz="0" w:space="0" w:color="auto"/>
      </w:divBdr>
    </w:div>
    <w:div w:id="802845729">
      <w:bodyDiv w:val="1"/>
      <w:marLeft w:val="0"/>
      <w:marRight w:val="0"/>
      <w:marTop w:val="0"/>
      <w:marBottom w:val="0"/>
      <w:divBdr>
        <w:top w:val="none" w:sz="0" w:space="0" w:color="auto"/>
        <w:left w:val="none" w:sz="0" w:space="0" w:color="auto"/>
        <w:bottom w:val="none" w:sz="0" w:space="0" w:color="auto"/>
        <w:right w:val="none" w:sz="0" w:space="0" w:color="auto"/>
      </w:divBdr>
    </w:div>
    <w:div w:id="803425468">
      <w:bodyDiv w:val="1"/>
      <w:marLeft w:val="0"/>
      <w:marRight w:val="0"/>
      <w:marTop w:val="0"/>
      <w:marBottom w:val="0"/>
      <w:divBdr>
        <w:top w:val="none" w:sz="0" w:space="0" w:color="auto"/>
        <w:left w:val="none" w:sz="0" w:space="0" w:color="auto"/>
        <w:bottom w:val="none" w:sz="0" w:space="0" w:color="auto"/>
        <w:right w:val="none" w:sz="0" w:space="0" w:color="auto"/>
      </w:divBdr>
    </w:div>
    <w:div w:id="803548541">
      <w:bodyDiv w:val="1"/>
      <w:marLeft w:val="0"/>
      <w:marRight w:val="0"/>
      <w:marTop w:val="0"/>
      <w:marBottom w:val="0"/>
      <w:divBdr>
        <w:top w:val="none" w:sz="0" w:space="0" w:color="auto"/>
        <w:left w:val="none" w:sz="0" w:space="0" w:color="auto"/>
        <w:bottom w:val="none" w:sz="0" w:space="0" w:color="auto"/>
        <w:right w:val="none" w:sz="0" w:space="0" w:color="auto"/>
      </w:divBdr>
      <w:divsChild>
        <w:div w:id="1722753618">
          <w:marLeft w:val="360"/>
          <w:marRight w:val="0"/>
          <w:marTop w:val="200"/>
          <w:marBottom w:val="0"/>
          <w:divBdr>
            <w:top w:val="none" w:sz="0" w:space="0" w:color="auto"/>
            <w:left w:val="none" w:sz="0" w:space="0" w:color="auto"/>
            <w:bottom w:val="none" w:sz="0" w:space="0" w:color="auto"/>
            <w:right w:val="none" w:sz="0" w:space="0" w:color="auto"/>
          </w:divBdr>
        </w:div>
      </w:divsChild>
    </w:div>
    <w:div w:id="803699901">
      <w:bodyDiv w:val="1"/>
      <w:marLeft w:val="0"/>
      <w:marRight w:val="0"/>
      <w:marTop w:val="0"/>
      <w:marBottom w:val="0"/>
      <w:divBdr>
        <w:top w:val="none" w:sz="0" w:space="0" w:color="auto"/>
        <w:left w:val="none" w:sz="0" w:space="0" w:color="auto"/>
        <w:bottom w:val="none" w:sz="0" w:space="0" w:color="auto"/>
        <w:right w:val="none" w:sz="0" w:space="0" w:color="auto"/>
      </w:divBdr>
    </w:div>
    <w:div w:id="803734930">
      <w:bodyDiv w:val="1"/>
      <w:marLeft w:val="0"/>
      <w:marRight w:val="0"/>
      <w:marTop w:val="0"/>
      <w:marBottom w:val="0"/>
      <w:divBdr>
        <w:top w:val="none" w:sz="0" w:space="0" w:color="auto"/>
        <w:left w:val="none" w:sz="0" w:space="0" w:color="auto"/>
        <w:bottom w:val="none" w:sz="0" w:space="0" w:color="auto"/>
        <w:right w:val="none" w:sz="0" w:space="0" w:color="auto"/>
      </w:divBdr>
    </w:div>
    <w:div w:id="805126774">
      <w:bodyDiv w:val="1"/>
      <w:marLeft w:val="0"/>
      <w:marRight w:val="0"/>
      <w:marTop w:val="0"/>
      <w:marBottom w:val="0"/>
      <w:divBdr>
        <w:top w:val="none" w:sz="0" w:space="0" w:color="auto"/>
        <w:left w:val="none" w:sz="0" w:space="0" w:color="auto"/>
        <w:bottom w:val="none" w:sz="0" w:space="0" w:color="auto"/>
        <w:right w:val="none" w:sz="0" w:space="0" w:color="auto"/>
      </w:divBdr>
    </w:div>
    <w:div w:id="805970303">
      <w:bodyDiv w:val="1"/>
      <w:marLeft w:val="0"/>
      <w:marRight w:val="0"/>
      <w:marTop w:val="0"/>
      <w:marBottom w:val="0"/>
      <w:divBdr>
        <w:top w:val="none" w:sz="0" w:space="0" w:color="auto"/>
        <w:left w:val="none" w:sz="0" w:space="0" w:color="auto"/>
        <w:bottom w:val="none" w:sz="0" w:space="0" w:color="auto"/>
        <w:right w:val="none" w:sz="0" w:space="0" w:color="auto"/>
      </w:divBdr>
    </w:div>
    <w:div w:id="806438955">
      <w:bodyDiv w:val="1"/>
      <w:marLeft w:val="0"/>
      <w:marRight w:val="0"/>
      <w:marTop w:val="0"/>
      <w:marBottom w:val="0"/>
      <w:divBdr>
        <w:top w:val="none" w:sz="0" w:space="0" w:color="auto"/>
        <w:left w:val="none" w:sz="0" w:space="0" w:color="auto"/>
        <w:bottom w:val="none" w:sz="0" w:space="0" w:color="auto"/>
        <w:right w:val="none" w:sz="0" w:space="0" w:color="auto"/>
      </w:divBdr>
      <w:divsChild>
        <w:div w:id="557328436">
          <w:marLeft w:val="547"/>
          <w:marRight w:val="0"/>
          <w:marTop w:val="134"/>
          <w:marBottom w:val="120"/>
          <w:divBdr>
            <w:top w:val="none" w:sz="0" w:space="0" w:color="auto"/>
            <w:left w:val="none" w:sz="0" w:space="0" w:color="auto"/>
            <w:bottom w:val="none" w:sz="0" w:space="0" w:color="auto"/>
            <w:right w:val="none" w:sz="0" w:space="0" w:color="auto"/>
          </w:divBdr>
        </w:div>
        <w:div w:id="702637603">
          <w:marLeft w:val="1166"/>
          <w:marRight w:val="0"/>
          <w:marTop w:val="115"/>
          <w:marBottom w:val="120"/>
          <w:divBdr>
            <w:top w:val="none" w:sz="0" w:space="0" w:color="auto"/>
            <w:left w:val="none" w:sz="0" w:space="0" w:color="auto"/>
            <w:bottom w:val="none" w:sz="0" w:space="0" w:color="auto"/>
            <w:right w:val="none" w:sz="0" w:space="0" w:color="auto"/>
          </w:divBdr>
        </w:div>
        <w:div w:id="1146627127">
          <w:marLeft w:val="1166"/>
          <w:marRight w:val="0"/>
          <w:marTop w:val="115"/>
          <w:marBottom w:val="120"/>
          <w:divBdr>
            <w:top w:val="none" w:sz="0" w:space="0" w:color="auto"/>
            <w:left w:val="none" w:sz="0" w:space="0" w:color="auto"/>
            <w:bottom w:val="none" w:sz="0" w:space="0" w:color="auto"/>
            <w:right w:val="none" w:sz="0" w:space="0" w:color="auto"/>
          </w:divBdr>
        </w:div>
        <w:div w:id="1694916312">
          <w:marLeft w:val="1166"/>
          <w:marRight w:val="0"/>
          <w:marTop w:val="115"/>
          <w:marBottom w:val="120"/>
          <w:divBdr>
            <w:top w:val="none" w:sz="0" w:space="0" w:color="auto"/>
            <w:left w:val="none" w:sz="0" w:space="0" w:color="auto"/>
            <w:bottom w:val="none" w:sz="0" w:space="0" w:color="auto"/>
            <w:right w:val="none" w:sz="0" w:space="0" w:color="auto"/>
          </w:divBdr>
        </w:div>
      </w:divsChild>
    </w:div>
    <w:div w:id="807281017">
      <w:bodyDiv w:val="1"/>
      <w:marLeft w:val="0"/>
      <w:marRight w:val="0"/>
      <w:marTop w:val="0"/>
      <w:marBottom w:val="0"/>
      <w:divBdr>
        <w:top w:val="none" w:sz="0" w:space="0" w:color="auto"/>
        <w:left w:val="none" w:sz="0" w:space="0" w:color="auto"/>
        <w:bottom w:val="none" w:sz="0" w:space="0" w:color="auto"/>
        <w:right w:val="none" w:sz="0" w:space="0" w:color="auto"/>
      </w:divBdr>
    </w:div>
    <w:div w:id="807479182">
      <w:bodyDiv w:val="1"/>
      <w:marLeft w:val="0"/>
      <w:marRight w:val="0"/>
      <w:marTop w:val="0"/>
      <w:marBottom w:val="0"/>
      <w:divBdr>
        <w:top w:val="none" w:sz="0" w:space="0" w:color="auto"/>
        <w:left w:val="none" w:sz="0" w:space="0" w:color="auto"/>
        <w:bottom w:val="none" w:sz="0" w:space="0" w:color="auto"/>
        <w:right w:val="none" w:sz="0" w:space="0" w:color="auto"/>
      </w:divBdr>
      <w:divsChild>
        <w:div w:id="16464324">
          <w:marLeft w:val="0"/>
          <w:marRight w:val="0"/>
          <w:marTop w:val="0"/>
          <w:marBottom w:val="0"/>
          <w:divBdr>
            <w:top w:val="none" w:sz="0" w:space="0" w:color="auto"/>
            <w:left w:val="none" w:sz="0" w:space="0" w:color="auto"/>
            <w:bottom w:val="none" w:sz="0" w:space="0" w:color="auto"/>
            <w:right w:val="none" w:sz="0" w:space="0" w:color="auto"/>
          </w:divBdr>
          <w:divsChild>
            <w:div w:id="374231065">
              <w:marLeft w:val="0"/>
              <w:marRight w:val="0"/>
              <w:marTop w:val="0"/>
              <w:marBottom w:val="0"/>
              <w:divBdr>
                <w:top w:val="none" w:sz="0" w:space="0" w:color="auto"/>
                <w:left w:val="none" w:sz="0" w:space="0" w:color="auto"/>
                <w:bottom w:val="none" w:sz="0" w:space="0" w:color="auto"/>
                <w:right w:val="none" w:sz="0" w:space="0" w:color="auto"/>
              </w:divBdr>
            </w:div>
            <w:div w:id="570773689">
              <w:marLeft w:val="0"/>
              <w:marRight w:val="0"/>
              <w:marTop w:val="0"/>
              <w:marBottom w:val="0"/>
              <w:divBdr>
                <w:top w:val="none" w:sz="0" w:space="0" w:color="auto"/>
                <w:left w:val="none" w:sz="0" w:space="0" w:color="auto"/>
                <w:bottom w:val="none" w:sz="0" w:space="0" w:color="auto"/>
                <w:right w:val="none" w:sz="0" w:space="0" w:color="auto"/>
              </w:divBdr>
            </w:div>
            <w:div w:id="924651598">
              <w:marLeft w:val="0"/>
              <w:marRight w:val="0"/>
              <w:marTop w:val="0"/>
              <w:marBottom w:val="0"/>
              <w:divBdr>
                <w:top w:val="none" w:sz="0" w:space="0" w:color="auto"/>
                <w:left w:val="none" w:sz="0" w:space="0" w:color="auto"/>
                <w:bottom w:val="none" w:sz="0" w:space="0" w:color="auto"/>
                <w:right w:val="none" w:sz="0" w:space="0" w:color="auto"/>
              </w:divBdr>
            </w:div>
            <w:div w:id="1586380589">
              <w:marLeft w:val="0"/>
              <w:marRight w:val="0"/>
              <w:marTop w:val="0"/>
              <w:marBottom w:val="0"/>
              <w:divBdr>
                <w:top w:val="none" w:sz="0" w:space="0" w:color="auto"/>
                <w:left w:val="none" w:sz="0" w:space="0" w:color="auto"/>
                <w:bottom w:val="none" w:sz="0" w:space="0" w:color="auto"/>
                <w:right w:val="none" w:sz="0" w:space="0" w:color="auto"/>
              </w:divBdr>
            </w:div>
            <w:div w:id="1832596797">
              <w:marLeft w:val="0"/>
              <w:marRight w:val="0"/>
              <w:marTop w:val="0"/>
              <w:marBottom w:val="0"/>
              <w:divBdr>
                <w:top w:val="none" w:sz="0" w:space="0" w:color="auto"/>
                <w:left w:val="none" w:sz="0" w:space="0" w:color="auto"/>
                <w:bottom w:val="none" w:sz="0" w:space="0" w:color="auto"/>
                <w:right w:val="none" w:sz="0" w:space="0" w:color="auto"/>
              </w:divBdr>
            </w:div>
            <w:div w:id="214179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549129">
      <w:bodyDiv w:val="1"/>
      <w:marLeft w:val="0"/>
      <w:marRight w:val="0"/>
      <w:marTop w:val="0"/>
      <w:marBottom w:val="0"/>
      <w:divBdr>
        <w:top w:val="none" w:sz="0" w:space="0" w:color="auto"/>
        <w:left w:val="none" w:sz="0" w:space="0" w:color="auto"/>
        <w:bottom w:val="none" w:sz="0" w:space="0" w:color="auto"/>
        <w:right w:val="none" w:sz="0" w:space="0" w:color="auto"/>
      </w:divBdr>
    </w:div>
    <w:div w:id="807741427">
      <w:bodyDiv w:val="1"/>
      <w:marLeft w:val="0"/>
      <w:marRight w:val="0"/>
      <w:marTop w:val="0"/>
      <w:marBottom w:val="0"/>
      <w:divBdr>
        <w:top w:val="none" w:sz="0" w:space="0" w:color="auto"/>
        <w:left w:val="none" w:sz="0" w:space="0" w:color="auto"/>
        <w:bottom w:val="none" w:sz="0" w:space="0" w:color="auto"/>
        <w:right w:val="none" w:sz="0" w:space="0" w:color="auto"/>
      </w:divBdr>
    </w:div>
    <w:div w:id="807747795">
      <w:bodyDiv w:val="1"/>
      <w:marLeft w:val="0"/>
      <w:marRight w:val="0"/>
      <w:marTop w:val="0"/>
      <w:marBottom w:val="0"/>
      <w:divBdr>
        <w:top w:val="none" w:sz="0" w:space="0" w:color="auto"/>
        <w:left w:val="none" w:sz="0" w:space="0" w:color="auto"/>
        <w:bottom w:val="none" w:sz="0" w:space="0" w:color="auto"/>
        <w:right w:val="none" w:sz="0" w:space="0" w:color="auto"/>
      </w:divBdr>
      <w:divsChild>
        <w:div w:id="244144182">
          <w:marLeft w:val="1166"/>
          <w:marRight w:val="0"/>
          <w:marTop w:val="134"/>
          <w:marBottom w:val="0"/>
          <w:divBdr>
            <w:top w:val="none" w:sz="0" w:space="0" w:color="auto"/>
            <w:left w:val="none" w:sz="0" w:space="0" w:color="auto"/>
            <w:bottom w:val="none" w:sz="0" w:space="0" w:color="auto"/>
            <w:right w:val="none" w:sz="0" w:space="0" w:color="auto"/>
          </w:divBdr>
        </w:div>
        <w:div w:id="409238028">
          <w:marLeft w:val="547"/>
          <w:marRight w:val="0"/>
          <w:marTop w:val="154"/>
          <w:marBottom w:val="0"/>
          <w:divBdr>
            <w:top w:val="none" w:sz="0" w:space="0" w:color="auto"/>
            <w:left w:val="none" w:sz="0" w:space="0" w:color="auto"/>
            <w:bottom w:val="none" w:sz="0" w:space="0" w:color="auto"/>
            <w:right w:val="none" w:sz="0" w:space="0" w:color="auto"/>
          </w:divBdr>
        </w:div>
        <w:div w:id="1511137732">
          <w:marLeft w:val="1166"/>
          <w:marRight w:val="0"/>
          <w:marTop w:val="134"/>
          <w:marBottom w:val="0"/>
          <w:divBdr>
            <w:top w:val="none" w:sz="0" w:space="0" w:color="auto"/>
            <w:left w:val="none" w:sz="0" w:space="0" w:color="auto"/>
            <w:bottom w:val="none" w:sz="0" w:space="0" w:color="auto"/>
            <w:right w:val="none" w:sz="0" w:space="0" w:color="auto"/>
          </w:divBdr>
        </w:div>
      </w:divsChild>
    </w:div>
    <w:div w:id="807939853">
      <w:bodyDiv w:val="1"/>
      <w:marLeft w:val="0"/>
      <w:marRight w:val="0"/>
      <w:marTop w:val="0"/>
      <w:marBottom w:val="0"/>
      <w:divBdr>
        <w:top w:val="none" w:sz="0" w:space="0" w:color="auto"/>
        <w:left w:val="none" w:sz="0" w:space="0" w:color="auto"/>
        <w:bottom w:val="none" w:sz="0" w:space="0" w:color="auto"/>
        <w:right w:val="none" w:sz="0" w:space="0" w:color="auto"/>
      </w:divBdr>
    </w:div>
    <w:div w:id="808131032">
      <w:bodyDiv w:val="1"/>
      <w:marLeft w:val="0"/>
      <w:marRight w:val="0"/>
      <w:marTop w:val="0"/>
      <w:marBottom w:val="0"/>
      <w:divBdr>
        <w:top w:val="none" w:sz="0" w:space="0" w:color="auto"/>
        <w:left w:val="none" w:sz="0" w:space="0" w:color="auto"/>
        <w:bottom w:val="none" w:sz="0" w:space="0" w:color="auto"/>
        <w:right w:val="none" w:sz="0" w:space="0" w:color="auto"/>
      </w:divBdr>
    </w:div>
    <w:div w:id="808790460">
      <w:bodyDiv w:val="1"/>
      <w:marLeft w:val="0"/>
      <w:marRight w:val="0"/>
      <w:marTop w:val="0"/>
      <w:marBottom w:val="0"/>
      <w:divBdr>
        <w:top w:val="none" w:sz="0" w:space="0" w:color="auto"/>
        <w:left w:val="none" w:sz="0" w:space="0" w:color="auto"/>
        <w:bottom w:val="none" w:sz="0" w:space="0" w:color="auto"/>
        <w:right w:val="none" w:sz="0" w:space="0" w:color="auto"/>
      </w:divBdr>
    </w:div>
    <w:div w:id="809134194">
      <w:bodyDiv w:val="1"/>
      <w:marLeft w:val="0"/>
      <w:marRight w:val="0"/>
      <w:marTop w:val="0"/>
      <w:marBottom w:val="0"/>
      <w:divBdr>
        <w:top w:val="none" w:sz="0" w:space="0" w:color="auto"/>
        <w:left w:val="none" w:sz="0" w:space="0" w:color="auto"/>
        <w:bottom w:val="none" w:sz="0" w:space="0" w:color="auto"/>
        <w:right w:val="none" w:sz="0" w:space="0" w:color="auto"/>
      </w:divBdr>
    </w:div>
    <w:div w:id="809598270">
      <w:bodyDiv w:val="1"/>
      <w:marLeft w:val="0"/>
      <w:marRight w:val="0"/>
      <w:marTop w:val="0"/>
      <w:marBottom w:val="0"/>
      <w:divBdr>
        <w:top w:val="none" w:sz="0" w:space="0" w:color="auto"/>
        <w:left w:val="none" w:sz="0" w:space="0" w:color="auto"/>
        <w:bottom w:val="none" w:sz="0" w:space="0" w:color="auto"/>
        <w:right w:val="none" w:sz="0" w:space="0" w:color="auto"/>
      </w:divBdr>
      <w:divsChild>
        <w:div w:id="599411440">
          <w:marLeft w:val="1166"/>
          <w:marRight w:val="0"/>
          <w:marTop w:val="125"/>
          <w:marBottom w:val="0"/>
          <w:divBdr>
            <w:top w:val="none" w:sz="0" w:space="0" w:color="auto"/>
            <w:left w:val="none" w:sz="0" w:space="0" w:color="auto"/>
            <w:bottom w:val="none" w:sz="0" w:space="0" w:color="auto"/>
            <w:right w:val="none" w:sz="0" w:space="0" w:color="auto"/>
          </w:divBdr>
        </w:div>
        <w:div w:id="704408794">
          <w:marLeft w:val="547"/>
          <w:marRight w:val="0"/>
          <w:marTop w:val="144"/>
          <w:marBottom w:val="0"/>
          <w:divBdr>
            <w:top w:val="none" w:sz="0" w:space="0" w:color="auto"/>
            <w:left w:val="none" w:sz="0" w:space="0" w:color="auto"/>
            <w:bottom w:val="none" w:sz="0" w:space="0" w:color="auto"/>
            <w:right w:val="none" w:sz="0" w:space="0" w:color="auto"/>
          </w:divBdr>
        </w:div>
        <w:div w:id="913971745">
          <w:marLeft w:val="547"/>
          <w:marRight w:val="0"/>
          <w:marTop w:val="144"/>
          <w:marBottom w:val="0"/>
          <w:divBdr>
            <w:top w:val="none" w:sz="0" w:space="0" w:color="auto"/>
            <w:left w:val="none" w:sz="0" w:space="0" w:color="auto"/>
            <w:bottom w:val="none" w:sz="0" w:space="0" w:color="auto"/>
            <w:right w:val="none" w:sz="0" w:space="0" w:color="auto"/>
          </w:divBdr>
        </w:div>
        <w:div w:id="1972906508">
          <w:marLeft w:val="1166"/>
          <w:marRight w:val="0"/>
          <w:marTop w:val="125"/>
          <w:marBottom w:val="0"/>
          <w:divBdr>
            <w:top w:val="none" w:sz="0" w:space="0" w:color="auto"/>
            <w:left w:val="none" w:sz="0" w:space="0" w:color="auto"/>
            <w:bottom w:val="none" w:sz="0" w:space="0" w:color="auto"/>
            <w:right w:val="none" w:sz="0" w:space="0" w:color="auto"/>
          </w:divBdr>
        </w:div>
      </w:divsChild>
    </w:div>
    <w:div w:id="809901408">
      <w:bodyDiv w:val="1"/>
      <w:marLeft w:val="0"/>
      <w:marRight w:val="0"/>
      <w:marTop w:val="0"/>
      <w:marBottom w:val="0"/>
      <w:divBdr>
        <w:top w:val="none" w:sz="0" w:space="0" w:color="auto"/>
        <w:left w:val="none" w:sz="0" w:space="0" w:color="auto"/>
        <w:bottom w:val="none" w:sz="0" w:space="0" w:color="auto"/>
        <w:right w:val="none" w:sz="0" w:space="0" w:color="auto"/>
      </w:divBdr>
    </w:div>
    <w:div w:id="809906846">
      <w:bodyDiv w:val="1"/>
      <w:marLeft w:val="0"/>
      <w:marRight w:val="0"/>
      <w:marTop w:val="0"/>
      <w:marBottom w:val="0"/>
      <w:divBdr>
        <w:top w:val="none" w:sz="0" w:space="0" w:color="auto"/>
        <w:left w:val="none" w:sz="0" w:space="0" w:color="auto"/>
        <w:bottom w:val="none" w:sz="0" w:space="0" w:color="auto"/>
        <w:right w:val="none" w:sz="0" w:space="0" w:color="auto"/>
      </w:divBdr>
    </w:div>
    <w:div w:id="810287909">
      <w:bodyDiv w:val="1"/>
      <w:marLeft w:val="0"/>
      <w:marRight w:val="0"/>
      <w:marTop w:val="0"/>
      <w:marBottom w:val="0"/>
      <w:divBdr>
        <w:top w:val="none" w:sz="0" w:space="0" w:color="auto"/>
        <w:left w:val="none" w:sz="0" w:space="0" w:color="auto"/>
        <w:bottom w:val="none" w:sz="0" w:space="0" w:color="auto"/>
        <w:right w:val="none" w:sz="0" w:space="0" w:color="auto"/>
      </w:divBdr>
    </w:div>
    <w:div w:id="810563237">
      <w:bodyDiv w:val="1"/>
      <w:marLeft w:val="0"/>
      <w:marRight w:val="0"/>
      <w:marTop w:val="0"/>
      <w:marBottom w:val="0"/>
      <w:divBdr>
        <w:top w:val="none" w:sz="0" w:space="0" w:color="auto"/>
        <w:left w:val="none" w:sz="0" w:space="0" w:color="auto"/>
        <w:bottom w:val="none" w:sz="0" w:space="0" w:color="auto"/>
        <w:right w:val="none" w:sz="0" w:space="0" w:color="auto"/>
      </w:divBdr>
    </w:div>
    <w:div w:id="815099816">
      <w:bodyDiv w:val="1"/>
      <w:marLeft w:val="0"/>
      <w:marRight w:val="0"/>
      <w:marTop w:val="0"/>
      <w:marBottom w:val="0"/>
      <w:divBdr>
        <w:top w:val="none" w:sz="0" w:space="0" w:color="auto"/>
        <w:left w:val="none" w:sz="0" w:space="0" w:color="auto"/>
        <w:bottom w:val="none" w:sz="0" w:space="0" w:color="auto"/>
        <w:right w:val="none" w:sz="0" w:space="0" w:color="auto"/>
      </w:divBdr>
    </w:div>
    <w:div w:id="815219918">
      <w:bodyDiv w:val="1"/>
      <w:marLeft w:val="0"/>
      <w:marRight w:val="0"/>
      <w:marTop w:val="0"/>
      <w:marBottom w:val="0"/>
      <w:divBdr>
        <w:top w:val="none" w:sz="0" w:space="0" w:color="auto"/>
        <w:left w:val="none" w:sz="0" w:space="0" w:color="auto"/>
        <w:bottom w:val="none" w:sz="0" w:space="0" w:color="auto"/>
        <w:right w:val="none" w:sz="0" w:space="0" w:color="auto"/>
      </w:divBdr>
    </w:div>
    <w:div w:id="815799636">
      <w:bodyDiv w:val="1"/>
      <w:marLeft w:val="0"/>
      <w:marRight w:val="0"/>
      <w:marTop w:val="0"/>
      <w:marBottom w:val="0"/>
      <w:divBdr>
        <w:top w:val="none" w:sz="0" w:space="0" w:color="auto"/>
        <w:left w:val="none" w:sz="0" w:space="0" w:color="auto"/>
        <w:bottom w:val="none" w:sz="0" w:space="0" w:color="auto"/>
        <w:right w:val="none" w:sz="0" w:space="0" w:color="auto"/>
      </w:divBdr>
    </w:div>
    <w:div w:id="816142489">
      <w:bodyDiv w:val="1"/>
      <w:marLeft w:val="0"/>
      <w:marRight w:val="0"/>
      <w:marTop w:val="0"/>
      <w:marBottom w:val="0"/>
      <w:divBdr>
        <w:top w:val="none" w:sz="0" w:space="0" w:color="auto"/>
        <w:left w:val="none" w:sz="0" w:space="0" w:color="auto"/>
        <w:bottom w:val="none" w:sz="0" w:space="0" w:color="auto"/>
        <w:right w:val="none" w:sz="0" w:space="0" w:color="auto"/>
      </w:divBdr>
    </w:div>
    <w:div w:id="817040480">
      <w:bodyDiv w:val="1"/>
      <w:marLeft w:val="0"/>
      <w:marRight w:val="0"/>
      <w:marTop w:val="0"/>
      <w:marBottom w:val="0"/>
      <w:divBdr>
        <w:top w:val="none" w:sz="0" w:space="0" w:color="auto"/>
        <w:left w:val="none" w:sz="0" w:space="0" w:color="auto"/>
        <w:bottom w:val="none" w:sz="0" w:space="0" w:color="auto"/>
        <w:right w:val="none" w:sz="0" w:space="0" w:color="auto"/>
      </w:divBdr>
    </w:div>
    <w:div w:id="817065416">
      <w:bodyDiv w:val="1"/>
      <w:marLeft w:val="0"/>
      <w:marRight w:val="0"/>
      <w:marTop w:val="0"/>
      <w:marBottom w:val="0"/>
      <w:divBdr>
        <w:top w:val="none" w:sz="0" w:space="0" w:color="auto"/>
        <w:left w:val="none" w:sz="0" w:space="0" w:color="auto"/>
        <w:bottom w:val="none" w:sz="0" w:space="0" w:color="auto"/>
        <w:right w:val="none" w:sz="0" w:space="0" w:color="auto"/>
      </w:divBdr>
    </w:div>
    <w:div w:id="817301535">
      <w:bodyDiv w:val="1"/>
      <w:marLeft w:val="0"/>
      <w:marRight w:val="0"/>
      <w:marTop w:val="0"/>
      <w:marBottom w:val="0"/>
      <w:divBdr>
        <w:top w:val="none" w:sz="0" w:space="0" w:color="auto"/>
        <w:left w:val="none" w:sz="0" w:space="0" w:color="auto"/>
        <w:bottom w:val="none" w:sz="0" w:space="0" w:color="auto"/>
        <w:right w:val="none" w:sz="0" w:space="0" w:color="auto"/>
      </w:divBdr>
    </w:div>
    <w:div w:id="818422109">
      <w:bodyDiv w:val="1"/>
      <w:marLeft w:val="0"/>
      <w:marRight w:val="0"/>
      <w:marTop w:val="0"/>
      <w:marBottom w:val="0"/>
      <w:divBdr>
        <w:top w:val="none" w:sz="0" w:space="0" w:color="auto"/>
        <w:left w:val="none" w:sz="0" w:space="0" w:color="auto"/>
        <w:bottom w:val="none" w:sz="0" w:space="0" w:color="auto"/>
        <w:right w:val="none" w:sz="0" w:space="0" w:color="auto"/>
      </w:divBdr>
      <w:divsChild>
        <w:div w:id="620042028">
          <w:marLeft w:val="850"/>
          <w:marRight w:val="0"/>
          <w:marTop w:val="77"/>
          <w:marBottom w:val="0"/>
          <w:divBdr>
            <w:top w:val="none" w:sz="0" w:space="0" w:color="auto"/>
            <w:left w:val="none" w:sz="0" w:space="0" w:color="auto"/>
            <w:bottom w:val="none" w:sz="0" w:space="0" w:color="auto"/>
            <w:right w:val="none" w:sz="0" w:space="0" w:color="auto"/>
          </w:divBdr>
        </w:div>
        <w:div w:id="679088133">
          <w:marLeft w:val="432"/>
          <w:marRight w:val="0"/>
          <w:marTop w:val="86"/>
          <w:marBottom w:val="0"/>
          <w:divBdr>
            <w:top w:val="none" w:sz="0" w:space="0" w:color="auto"/>
            <w:left w:val="none" w:sz="0" w:space="0" w:color="auto"/>
            <w:bottom w:val="none" w:sz="0" w:space="0" w:color="auto"/>
            <w:right w:val="none" w:sz="0" w:space="0" w:color="auto"/>
          </w:divBdr>
        </w:div>
        <w:div w:id="867716627">
          <w:marLeft w:val="850"/>
          <w:marRight w:val="0"/>
          <w:marTop w:val="77"/>
          <w:marBottom w:val="0"/>
          <w:divBdr>
            <w:top w:val="none" w:sz="0" w:space="0" w:color="auto"/>
            <w:left w:val="none" w:sz="0" w:space="0" w:color="auto"/>
            <w:bottom w:val="none" w:sz="0" w:space="0" w:color="auto"/>
            <w:right w:val="none" w:sz="0" w:space="0" w:color="auto"/>
          </w:divBdr>
        </w:div>
        <w:div w:id="968128710">
          <w:marLeft w:val="432"/>
          <w:marRight w:val="0"/>
          <w:marTop w:val="86"/>
          <w:marBottom w:val="0"/>
          <w:divBdr>
            <w:top w:val="none" w:sz="0" w:space="0" w:color="auto"/>
            <w:left w:val="none" w:sz="0" w:space="0" w:color="auto"/>
            <w:bottom w:val="none" w:sz="0" w:space="0" w:color="auto"/>
            <w:right w:val="none" w:sz="0" w:space="0" w:color="auto"/>
          </w:divBdr>
        </w:div>
        <w:div w:id="1251543519">
          <w:marLeft w:val="850"/>
          <w:marRight w:val="0"/>
          <w:marTop w:val="77"/>
          <w:marBottom w:val="0"/>
          <w:divBdr>
            <w:top w:val="none" w:sz="0" w:space="0" w:color="auto"/>
            <w:left w:val="none" w:sz="0" w:space="0" w:color="auto"/>
            <w:bottom w:val="none" w:sz="0" w:space="0" w:color="auto"/>
            <w:right w:val="none" w:sz="0" w:space="0" w:color="auto"/>
          </w:divBdr>
        </w:div>
        <w:div w:id="1440875579">
          <w:marLeft w:val="850"/>
          <w:marRight w:val="0"/>
          <w:marTop w:val="77"/>
          <w:marBottom w:val="0"/>
          <w:divBdr>
            <w:top w:val="none" w:sz="0" w:space="0" w:color="auto"/>
            <w:left w:val="none" w:sz="0" w:space="0" w:color="auto"/>
            <w:bottom w:val="none" w:sz="0" w:space="0" w:color="auto"/>
            <w:right w:val="none" w:sz="0" w:space="0" w:color="auto"/>
          </w:divBdr>
        </w:div>
        <w:div w:id="1746875987">
          <w:marLeft w:val="850"/>
          <w:marRight w:val="0"/>
          <w:marTop w:val="77"/>
          <w:marBottom w:val="0"/>
          <w:divBdr>
            <w:top w:val="none" w:sz="0" w:space="0" w:color="auto"/>
            <w:left w:val="none" w:sz="0" w:space="0" w:color="auto"/>
            <w:bottom w:val="none" w:sz="0" w:space="0" w:color="auto"/>
            <w:right w:val="none" w:sz="0" w:space="0" w:color="auto"/>
          </w:divBdr>
        </w:div>
        <w:div w:id="1786073474">
          <w:marLeft w:val="850"/>
          <w:marRight w:val="0"/>
          <w:marTop w:val="77"/>
          <w:marBottom w:val="0"/>
          <w:divBdr>
            <w:top w:val="none" w:sz="0" w:space="0" w:color="auto"/>
            <w:left w:val="none" w:sz="0" w:space="0" w:color="auto"/>
            <w:bottom w:val="none" w:sz="0" w:space="0" w:color="auto"/>
            <w:right w:val="none" w:sz="0" w:space="0" w:color="auto"/>
          </w:divBdr>
        </w:div>
        <w:div w:id="1982610982">
          <w:marLeft w:val="432"/>
          <w:marRight w:val="0"/>
          <w:marTop w:val="86"/>
          <w:marBottom w:val="0"/>
          <w:divBdr>
            <w:top w:val="none" w:sz="0" w:space="0" w:color="auto"/>
            <w:left w:val="none" w:sz="0" w:space="0" w:color="auto"/>
            <w:bottom w:val="none" w:sz="0" w:space="0" w:color="auto"/>
            <w:right w:val="none" w:sz="0" w:space="0" w:color="auto"/>
          </w:divBdr>
        </w:div>
        <w:div w:id="2139882431">
          <w:marLeft w:val="850"/>
          <w:marRight w:val="0"/>
          <w:marTop w:val="77"/>
          <w:marBottom w:val="0"/>
          <w:divBdr>
            <w:top w:val="none" w:sz="0" w:space="0" w:color="auto"/>
            <w:left w:val="none" w:sz="0" w:space="0" w:color="auto"/>
            <w:bottom w:val="none" w:sz="0" w:space="0" w:color="auto"/>
            <w:right w:val="none" w:sz="0" w:space="0" w:color="auto"/>
          </w:divBdr>
        </w:div>
      </w:divsChild>
    </w:div>
    <w:div w:id="818887283">
      <w:bodyDiv w:val="1"/>
      <w:marLeft w:val="0"/>
      <w:marRight w:val="0"/>
      <w:marTop w:val="0"/>
      <w:marBottom w:val="0"/>
      <w:divBdr>
        <w:top w:val="none" w:sz="0" w:space="0" w:color="auto"/>
        <w:left w:val="none" w:sz="0" w:space="0" w:color="auto"/>
        <w:bottom w:val="none" w:sz="0" w:space="0" w:color="auto"/>
        <w:right w:val="none" w:sz="0" w:space="0" w:color="auto"/>
      </w:divBdr>
    </w:div>
    <w:div w:id="820927863">
      <w:bodyDiv w:val="1"/>
      <w:marLeft w:val="0"/>
      <w:marRight w:val="0"/>
      <w:marTop w:val="0"/>
      <w:marBottom w:val="0"/>
      <w:divBdr>
        <w:top w:val="none" w:sz="0" w:space="0" w:color="auto"/>
        <w:left w:val="none" w:sz="0" w:space="0" w:color="auto"/>
        <w:bottom w:val="none" w:sz="0" w:space="0" w:color="auto"/>
        <w:right w:val="none" w:sz="0" w:space="0" w:color="auto"/>
      </w:divBdr>
    </w:div>
    <w:div w:id="821504157">
      <w:bodyDiv w:val="1"/>
      <w:marLeft w:val="0"/>
      <w:marRight w:val="0"/>
      <w:marTop w:val="0"/>
      <w:marBottom w:val="0"/>
      <w:divBdr>
        <w:top w:val="none" w:sz="0" w:space="0" w:color="auto"/>
        <w:left w:val="none" w:sz="0" w:space="0" w:color="auto"/>
        <w:bottom w:val="none" w:sz="0" w:space="0" w:color="auto"/>
        <w:right w:val="none" w:sz="0" w:space="0" w:color="auto"/>
      </w:divBdr>
      <w:divsChild>
        <w:div w:id="102923714">
          <w:marLeft w:val="1166"/>
          <w:marRight w:val="0"/>
          <w:marTop w:val="106"/>
          <w:marBottom w:val="0"/>
          <w:divBdr>
            <w:top w:val="none" w:sz="0" w:space="0" w:color="auto"/>
            <w:left w:val="none" w:sz="0" w:space="0" w:color="auto"/>
            <w:bottom w:val="none" w:sz="0" w:space="0" w:color="auto"/>
            <w:right w:val="none" w:sz="0" w:space="0" w:color="auto"/>
          </w:divBdr>
        </w:div>
        <w:div w:id="369763154">
          <w:marLeft w:val="1166"/>
          <w:marRight w:val="0"/>
          <w:marTop w:val="106"/>
          <w:marBottom w:val="0"/>
          <w:divBdr>
            <w:top w:val="none" w:sz="0" w:space="0" w:color="auto"/>
            <w:left w:val="none" w:sz="0" w:space="0" w:color="auto"/>
            <w:bottom w:val="none" w:sz="0" w:space="0" w:color="auto"/>
            <w:right w:val="none" w:sz="0" w:space="0" w:color="auto"/>
          </w:divBdr>
        </w:div>
        <w:div w:id="511182520">
          <w:marLeft w:val="1166"/>
          <w:marRight w:val="0"/>
          <w:marTop w:val="106"/>
          <w:marBottom w:val="0"/>
          <w:divBdr>
            <w:top w:val="none" w:sz="0" w:space="0" w:color="auto"/>
            <w:left w:val="none" w:sz="0" w:space="0" w:color="auto"/>
            <w:bottom w:val="none" w:sz="0" w:space="0" w:color="auto"/>
            <w:right w:val="none" w:sz="0" w:space="0" w:color="auto"/>
          </w:divBdr>
        </w:div>
        <w:div w:id="553780170">
          <w:marLeft w:val="1800"/>
          <w:marRight w:val="0"/>
          <w:marTop w:val="96"/>
          <w:marBottom w:val="0"/>
          <w:divBdr>
            <w:top w:val="none" w:sz="0" w:space="0" w:color="auto"/>
            <w:left w:val="none" w:sz="0" w:space="0" w:color="auto"/>
            <w:bottom w:val="none" w:sz="0" w:space="0" w:color="auto"/>
            <w:right w:val="none" w:sz="0" w:space="0" w:color="auto"/>
          </w:divBdr>
        </w:div>
        <w:div w:id="637026983">
          <w:marLeft w:val="1800"/>
          <w:marRight w:val="0"/>
          <w:marTop w:val="96"/>
          <w:marBottom w:val="0"/>
          <w:divBdr>
            <w:top w:val="none" w:sz="0" w:space="0" w:color="auto"/>
            <w:left w:val="none" w:sz="0" w:space="0" w:color="auto"/>
            <w:bottom w:val="none" w:sz="0" w:space="0" w:color="auto"/>
            <w:right w:val="none" w:sz="0" w:space="0" w:color="auto"/>
          </w:divBdr>
        </w:div>
        <w:div w:id="1009792922">
          <w:marLeft w:val="1166"/>
          <w:marRight w:val="0"/>
          <w:marTop w:val="106"/>
          <w:marBottom w:val="0"/>
          <w:divBdr>
            <w:top w:val="none" w:sz="0" w:space="0" w:color="auto"/>
            <w:left w:val="none" w:sz="0" w:space="0" w:color="auto"/>
            <w:bottom w:val="none" w:sz="0" w:space="0" w:color="auto"/>
            <w:right w:val="none" w:sz="0" w:space="0" w:color="auto"/>
          </w:divBdr>
        </w:div>
        <w:div w:id="1044793019">
          <w:marLeft w:val="1800"/>
          <w:marRight w:val="0"/>
          <w:marTop w:val="96"/>
          <w:marBottom w:val="0"/>
          <w:divBdr>
            <w:top w:val="none" w:sz="0" w:space="0" w:color="auto"/>
            <w:left w:val="none" w:sz="0" w:space="0" w:color="auto"/>
            <w:bottom w:val="none" w:sz="0" w:space="0" w:color="auto"/>
            <w:right w:val="none" w:sz="0" w:space="0" w:color="auto"/>
          </w:divBdr>
        </w:div>
        <w:div w:id="1464999771">
          <w:marLeft w:val="1800"/>
          <w:marRight w:val="0"/>
          <w:marTop w:val="96"/>
          <w:marBottom w:val="0"/>
          <w:divBdr>
            <w:top w:val="none" w:sz="0" w:space="0" w:color="auto"/>
            <w:left w:val="none" w:sz="0" w:space="0" w:color="auto"/>
            <w:bottom w:val="none" w:sz="0" w:space="0" w:color="auto"/>
            <w:right w:val="none" w:sz="0" w:space="0" w:color="auto"/>
          </w:divBdr>
        </w:div>
        <w:div w:id="1485273386">
          <w:marLeft w:val="1800"/>
          <w:marRight w:val="0"/>
          <w:marTop w:val="96"/>
          <w:marBottom w:val="0"/>
          <w:divBdr>
            <w:top w:val="none" w:sz="0" w:space="0" w:color="auto"/>
            <w:left w:val="none" w:sz="0" w:space="0" w:color="auto"/>
            <w:bottom w:val="none" w:sz="0" w:space="0" w:color="auto"/>
            <w:right w:val="none" w:sz="0" w:space="0" w:color="auto"/>
          </w:divBdr>
        </w:div>
        <w:div w:id="1667436875">
          <w:marLeft w:val="1800"/>
          <w:marRight w:val="0"/>
          <w:marTop w:val="96"/>
          <w:marBottom w:val="0"/>
          <w:divBdr>
            <w:top w:val="none" w:sz="0" w:space="0" w:color="auto"/>
            <w:left w:val="none" w:sz="0" w:space="0" w:color="auto"/>
            <w:bottom w:val="none" w:sz="0" w:space="0" w:color="auto"/>
            <w:right w:val="none" w:sz="0" w:space="0" w:color="auto"/>
          </w:divBdr>
        </w:div>
        <w:div w:id="1730492106">
          <w:marLeft w:val="547"/>
          <w:marRight w:val="0"/>
          <w:marTop w:val="0"/>
          <w:marBottom w:val="0"/>
          <w:divBdr>
            <w:top w:val="none" w:sz="0" w:space="0" w:color="auto"/>
            <w:left w:val="none" w:sz="0" w:space="0" w:color="auto"/>
            <w:bottom w:val="none" w:sz="0" w:space="0" w:color="auto"/>
            <w:right w:val="none" w:sz="0" w:space="0" w:color="auto"/>
          </w:divBdr>
        </w:div>
        <w:div w:id="1967546713">
          <w:marLeft w:val="1800"/>
          <w:marRight w:val="0"/>
          <w:marTop w:val="96"/>
          <w:marBottom w:val="0"/>
          <w:divBdr>
            <w:top w:val="none" w:sz="0" w:space="0" w:color="auto"/>
            <w:left w:val="none" w:sz="0" w:space="0" w:color="auto"/>
            <w:bottom w:val="none" w:sz="0" w:space="0" w:color="auto"/>
            <w:right w:val="none" w:sz="0" w:space="0" w:color="auto"/>
          </w:divBdr>
        </w:div>
      </w:divsChild>
    </w:div>
    <w:div w:id="821771333">
      <w:bodyDiv w:val="1"/>
      <w:marLeft w:val="0"/>
      <w:marRight w:val="0"/>
      <w:marTop w:val="0"/>
      <w:marBottom w:val="0"/>
      <w:divBdr>
        <w:top w:val="none" w:sz="0" w:space="0" w:color="auto"/>
        <w:left w:val="none" w:sz="0" w:space="0" w:color="auto"/>
        <w:bottom w:val="none" w:sz="0" w:space="0" w:color="auto"/>
        <w:right w:val="none" w:sz="0" w:space="0" w:color="auto"/>
      </w:divBdr>
    </w:div>
    <w:div w:id="823164362">
      <w:bodyDiv w:val="1"/>
      <w:marLeft w:val="0"/>
      <w:marRight w:val="0"/>
      <w:marTop w:val="0"/>
      <w:marBottom w:val="0"/>
      <w:divBdr>
        <w:top w:val="none" w:sz="0" w:space="0" w:color="auto"/>
        <w:left w:val="none" w:sz="0" w:space="0" w:color="auto"/>
        <w:bottom w:val="none" w:sz="0" w:space="0" w:color="auto"/>
        <w:right w:val="none" w:sz="0" w:space="0" w:color="auto"/>
      </w:divBdr>
    </w:div>
    <w:div w:id="824054522">
      <w:bodyDiv w:val="1"/>
      <w:marLeft w:val="0"/>
      <w:marRight w:val="0"/>
      <w:marTop w:val="0"/>
      <w:marBottom w:val="0"/>
      <w:divBdr>
        <w:top w:val="none" w:sz="0" w:space="0" w:color="auto"/>
        <w:left w:val="none" w:sz="0" w:space="0" w:color="auto"/>
        <w:bottom w:val="none" w:sz="0" w:space="0" w:color="auto"/>
        <w:right w:val="none" w:sz="0" w:space="0" w:color="auto"/>
      </w:divBdr>
    </w:div>
    <w:div w:id="824123718">
      <w:bodyDiv w:val="1"/>
      <w:marLeft w:val="0"/>
      <w:marRight w:val="0"/>
      <w:marTop w:val="0"/>
      <w:marBottom w:val="0"/>
      <w:divBdr>
        <w:top w:val="none" w:sz="0" w:space="0" w:color="auto"/>
        <w:left w:val="none" w:sz="0" w:space="0" w:color="auto"/>
        <w:bottom w:val="none" w:sz="0" w:space="0" w:color="auto"/>
        <w:right w:val="none" w:sz="0" w:space="0" w:color="auto"/>
      </w:divBdr>
      <w:divsChild>
        <w:div w:id="140971465">
          <w:marLeft w:val="1166"/>
          <w:marRight w:val="0"/>
          <w:marTop w:val="96"/>
          <w:marBottom w:val="0"/>
          <w:divBdr>
            <w:top w:val="none" w:sz="0" w:space="0" w:color="auto"/>
            <w:left w:val="none" w:sz="0" w:space="0" w:color="auto"/>
            <w:bottom w:val="none" w:sz="0" w:space="0" w:color="auto"/>
            <w:right w:val="none" w:sz="0" w:space="0" w:color="auto"/>
          </w:divBdr>
        </w:div>
        <w:div w:id="279533008">
          <w:marLeft w:val="1800"/>
          <w:marRight w:val="0"/>
          <w:marTop w:val="86"/>
          <w:marBottom w:val="0"/>
          <w:divBdr>
            <w:top w:val="none" w:sz="0" w:space="0" w:color="auto"/>
            <w:left w:val="none" w:sz="0" w:space="0" w:color="auto"/>
            <w:bottom w:val="none" w:sz="0" w:space="0" w:color="auto"/>
            <w:right w:val="none" w:sz="0" w:space="0" w:color="auto"/>
          </w:divBdr>
        </w:div>
        <w:div w:id="376009851">
          <w:marLeft w:val="1166"/>
          <w:marRight w:val="0"/>
          <w:marTop w:val="96"/>
          <w:marBottom w:val="0"/>
          <w:divBdr>
            <w:top w:val="none" w:sz="0" w:space="0" w:color="auto"/>
            <w:left w:val="none" w:sz="0" w:space="0" w:color="auto"/>
            <w:bottom w:val="none" w:sz="0" w:space="0" w:color="auto"/>
            <w:right w:val="none" w:sz="0" w:space="0" w:color="auto"/>
          </w:divBdr>
        </w:div>
        <w:div w:id="686759842">
          <w:marLeft w:val="1166"/>
          <w:marRight w:val="0"/>
          <w:marTop w:val="96"/>
          <w:marBottom w:val="0"/>
          <w:divBdr>
            <w:top w:val="none" w:sz="0" w:space="0" w:color="auto"/>
            <w:left w:val="none" w:sz="0" w:space="0" w:color="auto"/>
            <w:bottom w:val="none" w:sz="0" w:space="0" w:color="auto"/>
            <w:right w:val="none" w:sz="0" w:space="0" w:color="auto"/>
          </w:divBdr>
        </w:div>
        <w:div w:id="1010328350">
          <w:marLeft w:val="1800"/>
          <w:marRight w:val="0"/>
          <w:marTop w:val="86"/>
          <w:marBottom w:val="0"/>
          <w:divBdr>
            <w:top w:val="none" w:sz="0" w:space="0" w:color="auto"/>
            <w:left w:val="none" w:sz="0" w:space="0" w:color="auto"/>
            <w:bottom w:val="none" w:sz="0" w:space="0" w:color="auto"/>
            <w:right w:val="none" w:sz="0" w:space="0" w:color="auto"/>
          </w:divBdr>
        </w:div>
        <w:div w:id="1036589569">
          <w:marLeft w:val="1166"/>
          <w:marRight w:val="0"/>
          <w:marTop w:val="96"/>
          <w:marBottom w:val="0"/>
          <w:divBdr>
            <w:top w:val="none" w:sz="0" w:space="0" w:color="auto"/>
            <w:left w:val="none" w:sz="0" w:space="0" w:color="auto"/>
            <w:bottom w:val="none" w:sz="0" w:space="0" w:color="auto"/>
            <w:right w:val="none" w:sz="0" w:space="0" w:color="auto"/>
          </w:divBdr>
        </w:div>
        <w:div w:id="1138492324">
          <w:marLeft w:val="1800"/>
          <w:marRight w:val="0"/>
          <w:marTop w:val="86"/>
          <w:marBottom w:val="0"/>
          <w:divBdr>
            <w:top w:val="none" w:sz="0" w:space="0" w:color="auto"/>
            <w:left w:val="none" w:sz="0" w:space="0" w:color="auto"/>
            <w:bottom w:val="none" w:sz="0" w:space="0" w:color="auto"/>
            <w:right w:val="none" w:sz="0" w:space="0" w:color="auto"/>
          </w:divBdr>
        </w:div>
        <w:div w:id="1887258891">
          <w:marLeft w:val="1800"/>
          <w:marRight w:val="0"/>
          <w:marTop w:val="86"/>
          <w:marBottom w:val="0"/>
          <w:divBdr>
            <w:top w:val="none" w:sz="0" w:space="0" w:color="auto"/>
            <w:left w:val="none" w:sz="0" w:space="0" w:color="auto"/>
            <w:bottom w:val="none" w:sz="0" w:space="0" w:color="auto"/>
            <w:right w:val="none" w:sz="0" w:space="0" w:color="auto"/>
          </w:divBdr>
        </w:div>
        <w:div w:id="1920747474">
          <w:marLeft w:val="1800"/>
          <w:marRight w:val="0"/>
          <w:marTop w:val="86"/>
          <w:marBottom w:val="0"/>
          <w:divBdr>
            <w:top w:val="none" w:sz="0" w:space="0" w:color="auto"/>
            <w:left w:val="none" w:sz="0" w:space="0" w:color="auto"/>
            <w:bottom w:val="none" w:sz="0" w:space="0" w:color="auto"/>
            <w:right w:val="none" w:sz="0" w:space="0" w:color="auto"/>
          </w:divBdr>
        </w:div>
      </w:divsChild>
    </w:div>
    <w:div w:id="824322954">
      <w:bodyDiv w:val="1"/>
      <w:marLeft w:val="0"/>
      <w:marRight w:val="0"/>
      <w:marTop w:val="0"/>
      <w:marBottom w:val="0"/>
      <w:divBdr>
        <w:top w:val="none" w:sz="0" w:space="0" w:color="auto"/>
        <w:left w:val="none" w:sz="0" w:space="0" w:color="auto"/>
        <w:bottom w:val="none" w:sz="0" w:space="0" w:color="auto"/>
        <w:right w:val="none" w:sz="0" w:space="0" w:color="auto"/>
      </w:divBdr>
      <w:divsChild>
        <w:div w:id="305546644">
          <w:marLeft w:val="547"/>
          <w:marRight w:val="0"/>
          <w:marTop w:val="115"/>
          <w:marBottom w:val="0"/>
          <w:divBdr>
            <w:top w:val="none" w:sz="0" w:space="0" w:color="auto"/>
            <w:left w:val="none" w:sz="0" w:space="0" w:color="auto"/>
            <w:bottom w:val="none" w:sz="0" w:space="0" w:color="auto"/>
            <w:right w:val="none" w:sz="0" w:space="0" w:color="auto"/>
          </w:divBdr>
        </w:div>
        <w:div w:id="856697056">
          <w:marLeft w:val="547"/>
          <w:marRight w:val="0"/>
          <w:marTop w:val="115"/>
          <w:marBottom w:val="0"/>
          <w:divBdr>
            <w:top w:val="none" w:sz="0" w:space="0" w:color="auto"/>
            <w:left w:val="none" w:sz="0" w:space="0" w:color="auto"/>
            <w:bottom w:val="none" w:sz="0" w:space="0" w:color="auto"/>
            <w:right w:val="none" w:sz="0" w:space="0" w:color="auto"/>
          </w:divBdr>
        </w:div>
        <w:div w:id="894311806">
          <w:marLeft w:val="547"/>
          <w:marRight w:val="0"/>
          <w:marTop w:val="115"/>
          <w:marBottom w:val="0"/>
          <w:divBdr>
            <w:top w:val="none" w:sz="0" w:space="0" w:color="auto"/>
            <w:left w:val="none" w:sz="0" w:space="0" w:color="auto"/>
            <w:bottom w:val="none" w:sz="0" w:space="0" w:color="auto"/>
            <w:right w:val="none" w:sz="0" w:space="0" w:color="auto"/>
          </w:divBdr>
        </w:div>
        <w:div w:id="971520353">
          <w:marLeft w:val="547"/>
          <w:marRight w:val="0"/>
          <w:marTop w:val="115"/>
          <w:marBottom w:val="0"/>
          <w:divBdr>
            <w:top w:val="none" w:sz="0" w:space="0" w:color="auto"/>
            <w:left w:val="none" w:sz="0" w:space="0" w:color="auto"/>
            <w:bottom w:val="none" w:sz="0" w:space="0" w:color="auto"/>
            <w:right w:val="none" w:sz="0" w:space="0" w:color="auto"/>
          </w:divBdr>
        </w:div>
        <w:div w:id="1221986041">
          <w:marLeft w:val="1166"/>
          <w:marRight w:val="0"/>
          <w:marTop w:val="96"/>
          <w:marBottom w:val="0"/>
          <w:divBdr>
            <w:top w:val="none" w:sz="0" w:space="0" w:color="auto"/>
            <w:left w:val="none" w:sz="0" w:space="0" w:color="auto"/>
            <w:bottom w:val="none" w:sz="0" w:space="0" w:color="auto"/>
            <w:right w:val="none" w:sz="0" w:space="0" w:color="auto"/>
          </w:divBdr>
        </w:div>
        <w:div w:id="1603302269">
          <w:marLeft w:val="1166"/>
          <w:marRight w:val="0"/>
          <w:marTop w:val="96"/>
          <w:marBottom w:val="0"/>
          <w:divBdr>
            <w:top w:val="none" w:sz="0" w:space="0" w:color="auto"/>
            <w:left w:val="none" w:sz="0" w:space="0" w:color="auto"/>
            <w:bottom w:val="none" w:sz="0" w:space="0" w:color="auto"/>
            <w:right w:val="none" w:sz="0" w:space="0" w:color="auto"/>
          </w:divBdr>
        </w:div>
      </w:divsChild>
    </w:div>
    <w:div w:id="824933342">
      <w:bodyDiv w:val="1"/>
      <w:marLeft w:val="0"/>
      <w:marRight w:val="0"/>
      <w:marTop w:val="0"/>
      <w:marBottom w:val="0"/>
      <w:divBdr>
        <w:top w:val="none" w:sz="0" w:space="0" w:color="auto"/>
        <w:left w:val="none" w:sz="0" w:space="0" w:color="auto"/>
        <w:bottom w:val="none" w:sz="0" w:space="0" w:color="auto"/>
        <w:right w:val="none" w:sz="0" w:space="0" w:color="auto"/>
      </w:divBdr>
    </w:div>
    <w:div w:id="824973137">
      <w:bodyDiv w:val="1"/>
      <w:marLeft w:val="0"/>
      <w:marRight w:val="0"/>
      <w:marTop w:val="0"/>
      <w:marBottom w:val="0"/>
      <w:divBdr>
        <w:top w:val="none" w:sz="0" w:space="0" w:color="auto"/>
        <w:left w:val="none" w:sz="0" w:space="0" w:color="auto"/>
        <w:bottom w:val="none" w:sz="0" w:space="0" w:color="auto"/>
        <w:right w:val="none" w:sz="0" w:space="0" w:color="auto"/>
      </w:divBdr>
    </w:div>
    <w:div w:id="826477358">
      <w:bodyDiv w:val="1"/>
      <w:marLeft w:val="0"/>
      <w:marRight w:val="0"/>
      <w:marTop w:val="0"/>
      <w:marBottom w:val="0"/>
      <w:divBdr>
        <w:top w:val="none" w:sz="0" w:space="0" w:color="auto"/>
        <w:left w:val="none" w:sz="0" w:space="0" w:color="auto"/>
        <w:bottom w:val="none" w:sz="0" w:space="0" w:color="auto"/>
        <w:right w:val="none" w:sz="0" w:space="0" w:color="auto"/>
      </w:divBdr>
      <w:divsChild>
        <w:div w:id="1878396906">
          <w:marLeft w:val="547"/>
          <w:marRight w:val="0"/>
          <w:marTop w:val="134"/>
          <w:marBottom w:val="120"/>
          <w:divBdr>
            <w:top w:val="none" w:sz="0" w:space="0" w:color="auto"/>
            <w:left w:val="none" w:sz="0" w:space="0" w:color="auto"/>
            <w:bottom w:val="none" w:sz="0" w:space="0" w:color="auto"/>
            <w:right w:val="none" w:sz="0" w:space="0" w:color="auto"/>
          </w:divBdr>
        </w:div>
        <w:div w:id="2045445241">
          <w:marLeft w:val="1166"/>
          <w:marRight w:val="0"/>
          <w:marTop w:val="115"/>
          <w:marBottom w:val="120"/>
          <w:divBdr>
            <w:top w:val="none" w:sz="0" w:space="0" w:color="auto"/>
            <w:left w:val="none" w:sz="0" w:space="0" w:color="auto"/>
            <w:bottom w:val="none" w:sz="0" w:space="0" w:color="auto"/>
            <w:right w:val="none" w:sz="0" w:space="0" w:color="auto"/>
          </w:divBdr>
        </w:div>
      </w:divsChild>
    </w:div>
    <w:div w:id="826674029">
      <w:bodyDiv w:val="1"/>
      <w:marLeft w:val="0"/>
      <w:marRight w:val="0"/>
      <w:marTop w:val="0"/>
      <w:marBottom w:val="0"/>
      <w:divBdr>
        <w:top w:val="none" w:sz="0" w:space="0" w:color="auto"/>
        <w:left w:val="none" w:sz="0" w:space="0" w:color="auto"/>
        <w:bottom w:val="none" w:sz="0" w:space="0" w:color="auto"/>
        <w:right w:val="none" w:sz="0" w:space="0" w:color="auto"/>
      </w:divBdr>
    </w:div>
    <w:div w:id="826750151">
      <w:bodyDiv w:val="1"/>
      <w:marLeft w:val="0"/>
      <w:marRight w:val="0"/>
      <w:marTop w:val="0"/>
      <w:marBottom w:val="0"/>
      <w:divBdr>
        <w:top w:val="none" w:sz="0" w:space="0" w:color="auto"/>
        <w:left w:val="none" w:sz="0" w:space="0" w:color="auto"/>
        <w:bottom w:val="none" w:sz="0" w:space="0" w:color="auto"/>
        <w:right w:val="none" w:sz="0" w:space="0" w:color="auto"/>
      </w:divBdr>
      <w:divsChild>
        <w:div w:id="1137338266">
          <w:marLeft w:val="0"/>
          <w:marRight w:val="0"/>
          <w:marTop w:val="0"/>
          <w:marBottom w:val="0"/>
          <w:divBdr>
            <w:top w:val="none" w:sz="0" w:space="0" w:color="auto"/>
            <w:left w:val="none" w:sz="0" w:space="0" w:color="auto"/>
            <w:bottom w:val="none" w:sz="0" w:space="0" w:color="auto"/>
            <w:right w:val="none" w:sz="0" w:space="0" w:color="auto"/>
          </w:divBdr>
          <w:divsChild>
            <w:div w:id="579876226">
              <w:marLeft w:val="0"/>
              <w:marRight w:val="0"/>
              <w:marTop w:val="0"/>
              <w:marBottom w:val="0"/>
              <w:divBdr>
                <w:top w:val="none" w:sz="0" w:space="0" w:color="auto"/>
                <w:left w:val="none" w:sz="0" w:space="0" w:color="auto"/>
                <w:bottom w:val="none" w:sz="0" w:space="0" w:color="auto"/>
                <w:right w:val="none" w:sz="0" w:space="0" w:color="auto"/>
              </w:divBdr>
            </w:div>
            <w:div w:id="1069114840">
              <w:marLeft w:val="0"/>
              <w:marRight w:val="0"/>
              <w:marTop w:val="0"/>
              <w:marBottom w:val="0"/>
              <w:divBdr>
                <w:top w:val="none" w:sz="0" w:space="0" w:color="auto"/>
                <w:left w:val="none" w:sz="0" w:space="0" w:color="auto"/>
                <w:bottom w:val="none" w:sz="0" w:space="0" w:color="auto"/>
                <w:right w:val="none" w:sz="0" w:space="0" w:color="auto"/>
              </w:divBdr>
            </w:div>
            <w:div w:id="1498182222">
              <w:marLeft w:val="0"/>
              <w:marRight w:val="0"/>
              <w:marTop w:val="0"/>
              <w:marBottom w:val="0"/>
              <w:divBdr>
                <w:top w:val="none" w:sz="0" w:space="0" w:color="auto"/>
                <w:left w:val="none" w:sz="0" w:space="0" w:color="auto"/>
                <w:bottom w:val="none" w:sz="0" w:space="0" w:color="auto"/>
                <w:right w:val="none" w:sz="0" w:space="0" w:color="auto"/>
              </w:divBdr>
            </w:div>
            <w:div w:id="176340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330510">
      <w:bodyDiv w:val="1"/>
      <w:marLeft w:val="0"/>
      <w:marRight w:val="0"/>
      <w:marTop w:val="0"/>
      <w:marBottom w:val="0"/>
      <w:divBdr>
        <w:top w:val="none" w:sz="0" w:space="0" w:color="auto"/>
        <w:left w:val="none" w:sz="0" w:space="0" w:color="auto"/>
        <w:bottom w:val="none" w:sz="0" w:space="0" w:color="auto"/>
        <w:right w:val="none" w:sz="0" w:space="0" w:color="auto"/>
      </w:divBdr>
    </w:div>
    <w:div w:id="827676997">
      <w:bodyDiv w:val="1"/>
      <w:marLeft w:val="0"/>
      <w:marRight w:val="0"/>
      <w:marTop w:val="0"/>
      <w:marBottom w:val="0"/>
      <w:divBdr>
        <w:top w:val="none" w:sz="0" w:space="0" w:color="auto"/>
        <w:left w:val="none" w:sz="0" w:space="0" w:color="auto"/>
        <w:bottom w:val="none" w:sz="0" w:space="0" w:color="auto"/>
        <w:right w:val="none" w:sz="0" w:space="0" w:color="auto"/>
      </w:divBdr>
    </w:div>
    <w:div w:id="828249180">
      <w:bodyDiv w:val="1"/>
      <w:marLeft w:val="0"/>
      <w:marRight w:val="0"/>
      <w:marTop w:val="0"/>
      <w:marBottom w:val="0"/>
      <w:divBdr>
        <w:top w:val="none" w:sz="0" w:space="0" w:color="auto"/>
        <w:left w:val="none" w:sz="0" w:space="0" w:color="auto"/>
        <w:bottom w:val="none" w:sz="0" w:space="0" w:color="auto"/>
        <w:right w:val="none" w:sz="0" w:space="0" w:color="auto"/>
      </w:divBdr>
    </w:div>
    <w:div w:id="829520187">
      <w:bodyDiv w:val="1"/>
      <w:marLeft w:val="0"/>
      <w:marRight w:val="0"/>
      <w:marTop w:val="0"/>
      <w:marBottom w:val="0"/>
      <w:divBdr>
        <w:top w:val="none" w:sz="0" w:space="0" w:color="auto"/>
        <w:left w:val="none" w:sz="0" w:space="0" w:color="auto"/>
        <w:bottom w:val="none" w:sz="0" w:space="0" w:color="auto"/>
        <w:right w:val="none" w:sz="0" w:space="0" w:color="auto"/>
      </w:divBdr>
    </w:div>
    <w:div w:id="830095239">
      <w:bodyDiv w:val="1"/>
      <w:marLeft w:val="0"/>
      <w:marRight w:val="0"/>
      <w:marTop w:val="0"/>
      <w:marBottom w:val="0"/>
      <w:divBdr>
        <w:top w:val="none" w:sz="0" w:space="0" w:color="auto"/>
        <w:left w:val="none" w:sz="0" w:space="0" w:color="auto"/>
        <w:bottom w:val="none" w:sz="0" w:space="0" w:color="auto"/>
        <w:right w:val="none" w:sz="0" w:space="0" w:color="auto"/>
      </w:divBdr>
    </w:div>
    <w:div w:id="831217973">
      <w:bodyDiv w:val="1"/>
      <w:marLeft w:val="0"/>
      <w:marRight w:val="0"/>
      <w:marTop w:val="0"/>
      <w:marBottom w:val="0"/>
      <w:divBdr>
        <w:top w:val="none" w:sz="0" w:space="0" w:color="auto"/>
        <w:left w:val="none" w:sz="0" w:space="0" w:color="auto"/>
        <w:bottom w:val="none" w:sz="0" w:space="0" w:color="auto"/>
        <w:right w:val="none" w:sz="0" w:space="0" w:color="auto"/>
      </w:divBdr>
      <w:divsChild>
        <w:div w:id="180974507">
          <w:marLeft w:val="1152"/>
          <w:marRight w:val="0"/>
          <w:marTop w:val="0"/>
          <w:marBottom w:val="0"/>
          <w:divBdr>
            <w:top w:val="none" w:sz="0" w:space="0" w:color="auto"/>
            <w:left w:val="none" w:sz="0" w:space="0" w:color="auto"/>
            <w:bottom w:val="none" w:sz="0" w:space="0" w:color="auto"/>
            <w:right w:val="none" w:sz="0" w:space="0" w:color="auto"/>
          </w:divBdr>
        </w:div>
        <w:div w:id="450977627">
          <w:marLeft w:val="432"/>
          <w:marRight w:val="0"/>
          <w:marTop w:val="0"/>
          <w:marBottom w:val="0"/>
          <w:divBdr>
            <w:top w:val="none" w:sz="0" w:space="0" w:color="auto"/>
            <w:left w:val="none" w:sz="0" w:space="0" w:color="auto"/>
            <w:bottom w:val="none" w:sz="0" w:space="0" w:color="auto"/>
            <w:right w:val="none" w:sz="0" w:space="0" w:color="auto"/>
          </w:divBdr>
        </w:div>
        <w:div w:id="846403937">
          <w:marLeft w:val="1872"/>
          <w:marRight w:val="0"/>
          <w:marTop w:val="0"/>
          <w:marBottom w:val="0"/>
          <w:divBdr>
            <w:top w:val="none" w:sz="0" w:space="0" w:color="auto"/>
            <w:left w:val="none" w:sz="0" w:space="0" w:color="auto"/>
            <w:bottom w:val="none" w:sz="0" w:space="0" w:color="auto"/>
            <w:right w:val="none" w:sz="0" w:space="0" w:color="auto"/>
          </w:divBdr>
        </w:div>
        <w:div w:id="1586721861">
          <w:marLeft w:val="1872"/>
          <w:marRight w:val="0"/>
          <w:marTop w:val="0"/>
          <w:marBottom w:val="0"/>
          <w:divBdr>
            <w:top w:val="none" w:sz="0" w:space="0" w:color="auto"/>
            <w:left w:val="none" w:sz="0" w:space="0" w:color="auto"/>
            <w:bottom w:val="none" w:sz="0" w:space="0" w:color="auto"/>
            <w:right w:val="none" w:sz="0" w:space="0" w:color="auto"/>
          </w:divBdr>
        </w:div>
        <w:div w:id="1658610428">
          <w:marLeft w:val="1152"/>
          <w:marRight w:val="0"/>
          <w:marTop w:val="0"/>
          <w:marBottom w:val="0"/>
          <w:divBdr>
            <w:top w:val="none" w:sz="0" w:space="0" w:color="auto"/>
            <w:left w:val="none" w:sz="0" w:space="0" w:color="auto"/>
            <w:bottom w:val="none" w:sz="0" w:space="0" w:color="auto"/>
            <w:right w:val="none" w:sz="0" w:space="0" w:color="auto"/>
          </w:divBdr>
        </w:div>
      </w:divsChild>
    </w:div>
    <w:div w:id="832380848">
      <w:bodyDiv w:val="1"/>
      <w:marLeft w:val="0"/>
      <w:marRight w:val="0"/>
      <w:marTop w:val="0"/>
      <w:marBottom w:val="0"/>
      <w:divBdr>
        <w:top w:val="none" w:sz="0" w:space="0" w:color="auto"/>
        <w:left w:val="none" w:sz="0" w:space="0" w:color="auto"/>
        <w:bottom w:val="none" w:sz="0" w:space="0" w:color="auto"/>
        <w:right w:val="none" w:sz="0" w:space="0" w:color="auto"/>
      </w:divBdr>
    </w:div>
    <w:div w:id="832453913">
      <w:bodyDiv w:val="1"/>
      <w:marLeft w:val="0"/>
      <w:marRight w:val="0"/>
      <w:marTop w:val="0"/>
      <w:marBottom w:val="0"/>
      <w:divBdr>
        <w:top w:val="none" w:sz="0" w:space="0" w:color="auto"/>
        <w:left w:val="none" w:sz="0" w:space="0" w:color="auto"/>
        <w:bottom w:val="none" w:sz="0" w:space="0" w:color="auto"/>
        <w:right w:val="none" w:sz="0" w:space="0" w:color="auto"/>
      </w:divBdr>
    </w:div>
    <w:div w:id="833448739">
      <w:bodyDiv w:val="1"/>
      <w:marLeft w:val="0"/>
      <w:marRight w:val="0"/>
      <w:marTop w:val="0"/>
      <w:marBottom w:val="0"/>
      <w:divBdr>
        <w:top w:val="none" w:sz="0" w:space="0" w:color="auto"/>
        <w:left w:val="none" w:sz="0" w:space="0" w:color="auto"/>
        <w:bottom w:val="none" w:sz="0" w:space="0" w:color="auto"/>
        <w:right w:val="none" w:sz="0" w:space="0" w:color="auto"/>
      </w:divBdr>
    </w:div>
    <w:div w:id="834104190">
      <w:bodyDiv w:val="1"/>
      <w:marLeft w:val="0"/>
      <w:marRight w:val="0"/>
      <w:marTop w:val="0"/>
      <w:marBottom w:val="0"/>
      <w:divBdr>
        <w:top w:val="none" w:sz="0" w:space="0" w:color="auto"/>
        <w:left w:val="none" w:sz="0" w:space="0" w:color="auto"/>
        <w:bottom w:val="none" w:sz="0" w:space="0" w:color="auto"/>
        <w:right w:val="none" w:sz="0" w:space="0" w:color="auto"/>
      </w:divBdr>
    </w:div>
    <w:div w:id="834106639">
      <w:bodyDiv w:val="1"/>
      <w:marLeft w:val="0"/>
      <w:marRight w:val="0"/>
      <w:marTop w:val="0"/>
      <w:marBottom w:val="0"/>
      <w:divBdr>
        <w:top w:val="none" w:sz="0" w:space="0" w:color="auto"/>
        <w:left w:val="none" w:sz="0" w:space="0" w:color="auto"/>
        <w:bottom w:val="none" w:sz="0" w:space="0" w:color="auto"/>
        <w:right w:val="none" w:sz="0" w:space="0" w:color="auto"/>
      </w:divBdr>
    </w:div>
    <w:div w:id="835069150">
      <w:bodyDiv w:val="1"/>
      <w:marLeft w:val="0"/>
      <w:marRight w:val="0"/>
      <w:marTop w:val="0"/>
      <w:marBottom w:val="0"/>
      <w:divBdr>
        <w:top w:val="none" w:sz="0" w:space="0" w:color="auto"/>
        <w:left w:val="none" w:sz="0" w:space="0" w:color="auto"/>
        <w:bottom w:val="none" w:sz="0" w:space="0" w:color="auto"/>
        <w:right w:val="none" w:sz="0" w:space="0" w:color="auto"/>
      </w:divBdr>
    </w:div>
    <w:div w:id="835337727">
      <w:bodyDiv w:val="1"/>
      <w:marLeft w:val="0"/>
      <w:marRight w:val="0"/>
      <w:marTop w:val="0"/>
      <w:marBottom w:val="0"/>
      <w:divBdr>
        <w:top w:val="none" w:sz="0" w:space="0" w:color="auto"/>
        <w:left w:val="none" w:sz="0" w:space="0" w:color="auto"/>
        <w:bottom w:val="none" w:sz="0" w:space="0" w:color="auto"/>
        <w:right w:val="none" w:sz="0" w:space="0" w:color="auto"/>
      </w:divBdr>
      <w:divsChild>
        <w:div w:id="5909062">
          <w:marLeft w:val="0"/>
          <w:marRight w:val="0"/>
          <w:marTop w:val="0"/>
          <w:marBottom w:val="0"/>
          <w:divBdr>
            <w:top w:val="none" w:sz="0" w:space="0" w:color="auto"/>
            <w:left w:val="none" w:sz="0" w:space="0" w:color="auto"/>
            <w:bottom w:val="none" w:sz="0" w:space="0" w:color="auto"/>
            <w:right w:val="none" w:sz="0" w:space="0" w:color="auto"/>
          </w:divBdr>
        </w:div>
        <w:div w:id="21785976">
          <w:marLeft w:val="0"/>
          <w:marRight w:val="0"/>
          <w:marTop w:val="0"/>
          <w:marBottom w:val="0"/>
          <w:divBdr>
            <w:top w:val="none" w:sz="0" w:space="0" w:color="auto"/>
            <w:left w:val="none" w:sz="0" w:space="0" w:color="auto"/>
            <w:bottom w:val="none" w:sz="0" w:space="0" w:color="auto"/>
            <w:right w:val="none" w:sz="0" w:space="0" w:color="auto"/>
          </w:divBdr>
        </w:div>
        <w:div w:id="89743784">
          <w:marLeft w:val="0"/>
          <w:marRight w:val="0"/>
          <w:marTop w:val="0"/>
          <w:marBottom w:val="0"/>
          <w:divBdr>
            <w:top w:val="none" w:sz="0" w:space="0" w:color="auto"/>
            <w:left w:val="none" w:sz="0" w:space="0" w:color="auto"/>
            <w:bottom w:val="none" w:sz="0" w:space="0" w:color="auto"/>
            <w:right w:val="none" w:sz="0" w:space="0" w:color="auto"/>
          </w:divBdr>
        </w:div>
        <w:div w:id="121005343">
          <w:marLeft w:val="0"/>
          <w:marRight w:val="0"/>
          <w:marTop w:val="0"/>
          <w:marBottom w:val="0"/>
          <w:divBdr>
            <w:top w:val="none" w:sz="0" w:space="0" w:color="auto"/>
            <w:left w:val="none" w:sz="0" w:space="0" w:color="auto"/>
            <w:bottom w:val="none" w:sz="0" w:space="0" w:color="auto"/>
            <w:right w:val="none" w:sz="0" w:space="0" w:color="auto"/>
          </w:divBdr>
        </w:div>
        <w:div w:id="137889253">
          <w:marLeft w:val="0"/>
          <w:marRight w:val="0"/>
          <w:marTop w:val="0"/>
          <w:marBottom w:val="0"/>
          <w:divBdr>
            <w:top w:val="none" w:sz="0" w:space="0" w:color="auto"/>
            <w:left w:val="none" w:sz="0" w:space="0" w:color="auto"/>
            <w:bottom w:val="none" w:sz="0" w:space="0" w:color="auto"/>
            <w:right w:val="none" w:sz="0" w:space="0" w:color="auto"/>
          </w:divBdr>
        </w:div>
        <w:div w:id="262155373">
          <w:marLeft w:val="0"/>
          <w:marRight w:val="0"/>
          <w:marTop w:val="0"/>
          <w:marBottom w:val="0"/>
          <w:divBdr>
            <w:top w:val="none" w:sz="0" w:space="0" w:color="auto"/>
            <w:left w:val="none" w:sz="0" w:space="0" w:color="auto"/>
            <w:bottom w:val="none" w:sz="0" w:space="0" w:color="auto"/>
            <w:right w:val="none" w:sz="0" w:space="0" w:color="auto"/>
          </w:divBdr>
        </w:div>
        <w:div w:id="379282122">
          <w:marLeft w:val="0"/>
          <w:marRight w:val="0"/>
          <w:marTop w:val="0"/>
          <w:marBottom w:val="0"/>
          <w:divBdr>
            <w:top w:val="none" w:sz="0" w:space="0" w:color="auto"/>
            <w:left w:val="none" w:sz="0" w:space="0" w:color="auto"/>
            <w:bottom w:val="none" w:sz="0" w:space="0" w:color="auto"/>
            <w:right w:val="none" w:sz="0" w:space="0" w:color="auto"/>
          </w:divBdr>
        </w:div>
        <w:div w:id="499395490">
          <w:marLeft w:val="0"/>
          <w:marRight w:val="0"/>
          <w:marTop w:val="0"/>
          <w:marBottom w:val="0"/>
          <w:divBdr>
            <w:top w:val="none" w:sz="0" w:space="0" w:color="auto"/>
            <w:left w:val="none" w:sz="0" w:space="0" w:color="auto"/>
            <w:bottom w:val="none" w:sz="0" w:space="0" w:color="auto"/>
            <w:right w:val="none" w:sz="0" w:space="0" w:color="auto"/>
          </w:divBdr>
        </w:div>
        <w:div w:id="524750155">
          <w:marLeft w:val="0"/>
          <w:marRight w:val="0"/>
          <w:marTop w:val="0"/>
          <w:marBottom w:val="0"/>
          <w:divBdr>
            <w:top w:val="none" w:sz="0" w:space="0" w:color="auto"/>
            <w:left w:val="none" w:sz="0" w:space="0" w:color="auto"/>
            <w:bottom w:val="none" w:sz="0" w:space="0" w:color="auto"/>
            <w:right w:val="none" w:sz="0" w:space="0" w:color="auto"/>
          </w:divBdr>
        </w:div>
        <w:div w:id="629357488">
          <w:marLeft w:val="0"/>
          <w:marRight w:val="0"/>
          <w:marTop w:val="0"/>
          <w:marBottom w:val="0"/>
          <w:divBdr>
            <w:top w:val="none" w:sz="0" w:space="0" w:color="auto"/>
            <w:left w:val="none" w:sz="0" w:space="0" w:color="auto"/>
            <w:bottom w:val="none" w:sz="0" w:space="0" w:color="auto"/>
            <w:right w:val="none" w:sz="0" w:space="0" w:color="auto"/>
          </w:divBdr>
        </w:div>
        <w:div w:id="703797668">
          <w:marLeft w:val="0"/>
          <w:marRight w:val="0"/>
          <w:marTop w:val="0"/>
          <w:marBottom w:val="0"/>
          <w:divBdr>
            <w:top w:val="none" w:sz="0" w:space="0" w:color="auto"/>
            <w:left w:val="none" w:sz="0" w:space="0" w:color="auto"/>
            <w:bottom w:val="none" w:sz="0" w:space="0" w:color="auto"/>
            <w:right w:val="none" w:sz="0" w:space="0" w:color="auto"/>
          </w:divBdr>
        </w:div>
        <w:div w:id="716783446">
          <w:marLeft w:val="0"/>
          <w:marRight w:val="0"/>
          <w:marTop w:val="0"/>
          <w:marBottom w:val="0"/>
          <w:divBdr>
            <w:top w:val="none" w:sz="0" w:space="0" w:color="auto"/>
            <w:left w:val="none" w:sz="0" w:space="0" w:color="auto"/>
            <w:bottom w:val="none" w:sz="0" w:space="0" w:color="auto"/>
            <w:right w:val="none" w:sz="0" w:space="0" w:color="auto"/>
          </w:divBdr>
        </w:div>
        <w:div w:id="892935064">
          <w:marLeft w:val="0"/>
          <w:marRight w:val="0"/>
          <w:marTop w:val="0"/>
          <w:marBottom w:val="0"/>
          <w:divBdr>
            <w:top w:val="none" w:sz="0" w:space="0" w:color="auto"/>
            <w:left w:val="none" w:sz="0" w:space="0" w:color="auto"/>
            <w:bottom w:val="none" w:sz="0" w:space="0" w:color="auto"/>
            <w:right w:val="none" w:sz="0" w:space="0" w:color="auto"/>
          </w:divBdr>
        </w:div>
        <w:div w:id="910582559">
          <w:marLeft w:val="0"/>
          <w:marRight w:val="0"/>
          <w:marTop w:val="0"/>
          <w:marBottom w:val="0"/>
          <w:divBdr>
            <w:top w:val="none" w:sz="0" w:space="0" w:color="auto"/>
            <w:left w:val="none" w:sz="0" w:space="0" w:color="auto"/>
            <w:bottom w:val="none" w:sz="0" w:space="0" w:color="auto"/>
            <w:right w:val="none" w:sz="0" w:space="0" w:color="auto"/>
          </w:divBdr>
        </w:div>
        <w:div w:id="975451825">
          <w:marLeft w:val="0"/>
          <w:marRight w:val="0"/>
          <w:marTop w:val="0"/>
          <w:marBottom w:val="0"/>
          <w:divBdr>
            <w:top w:val="none" w:sz="0" w:space="0" w:color="auto"/>
            <w:left w:val="none" w:sz="0" w:space="0" w:color="auto"/>
            <w:bottom w:val="none" w:sz="0" w:space="0" w:color="auto"/>
            <w:right w:val="none" w:sz="0" w:space="0" w:color="auto"/>
          </w:divBdr>
        </w:div>
        <w:div w:id="1031688954">
          <w:marLeft w:val="0"/>
          <w:marRight w:val="0"/>
          <w:marTop w:val="0"/>
          <w:marBottom w:val="0"/>
          <w:divBdr>
            <w:top w:val="none" w:sz="0" w:space="0" w:color="auto"/>
            <w:left w:val="none" w:sz="0" w:space="0" w:color="auto"/>
            <w:bottom w:val="none" w:sz="0" w:space="0" w:color="auto"/>
            <w:right w:val="none" w:sz="0" w:space="0" w:color="auto"/>
          </w:divBdr>
        </w:div>
        <w:div w:id="1156073983">
          <w:marLeft w:val="0"/>
          <w:marRight w:val="0"/>
          <w:marTop w:val="0"/>
          <w:marBottom w:val="0"/>
          <w:divBdr>
            <w:top w:val="none" w:sz="0" w:space="0" w:color="auto"/>
            <w:left w:val="none" w:sz="0" w:space="0" w:color="auto"/>
            <w:bottom w:val="none" w:sz="0" w:space="0" w:color="auto"/>
            <w:right w:val="none" w:sz="0" w:space="0" w:color="auto"/>
          </w:divBdr>
        </w:div>
        <w:div w:id="1326396296">
          <w:marLeft w:val="0"/>
          <w:marRight w:val="0"/>
          <w:marTop w:val="0"/>
          <w:marBottom w:val="0"/>
          <w:divBdr>
            <w:top w:val="none" w:sz="0" w:space="0" w:color="auto"/>
            <w:left w:val="none" w:sz="0" w:space="0" w:color="auto"/>
            <w:bottom w:val="none" w:sz="0" w:space="0" w:color="auto"/>
            <w:right w:val="none" w:sz="0" w:space="0" w:color="auto"/>
          </w:divBdr>
        </w:div>
        <w:div w:id="1349024347">
          <w:marLeft w:val="0"/>
          <w:marRight w:val="0"/>
          <w:marTop w:val="0"/>
          <w:marBottom w:val="0"/>
          <w:divBdr>
            <w:top w:val="none" w:sz="0" w:space="0" w:color="auto"/>
            <w:left w:val="none" w:sz="0" w:space="0" w:color="auto"/>
            <w:bottom w:val="none" w:sz="0" w:space="0" w:color="auto"/>
            <w:right w:val="none" w:sz="0" w:space="0" w:color="auto"/>
          </w:divBdr>
        </w:div>
        <w:div w:id="1371226670">
          <w:marLeft w:val="0"/>
          <w:marRight w:val="0"/>
          <w:marTop w:val="0"/>
          <w:marBottom w:val="0"/>
          <w:divBdr>
            <w:top w:val="none" w:sz="0" w:space="0" w:color="auto"/>
            <w:left w:val="none" w:sz="0" w:space="0" w:color="auto"/>
            <w:bottom w:val="none" w:sz="0" w:space="0" w:color="auto"/>
            <w:right w:val="none" w:sz="0" w:space="0" w:color="auto"/>
          </w:divBdr>
        </w:div>
        <w:div w:id="1390349419">
          <w:marLeft w:val="0"/>
          <w:marRight w:val="0"/>
          <w:marTop w:val="0"/>
          <w:marBottom w:val="0"/>
          <w:divBdr>
            <w:top w:val="none" w:sz="0" w:space="0" w:color="auto"/>
            <w:left w:val="none" w:sz="0" w:space="0" w:color="auto"/>
            <w:bottom w:val="none" w:sz="0" w:space="0" w:color="auto"/>
            <w:right w:val="none" w:sz="0" w:space="0" w:color="auto"/>
          </w:divBdr>
        </w:div>
        <w:div w:id="1456288822">
          <w:marLeft w:val="0"/>
          <w:marRight w:val="0"/>
          <w:marTop w:val="0"/>
          <w:marBottom w:val="0"/>
          <w:divBdr>
            <w:top w:val="none" w:sz="0" w:space="0" w:color="auto"/>
            <w:left w:val="none" w:sz="0" w:space="0" w:color="auto"/>
            <w:bottom w:val="none" w:sz="0" w:space="0" w:color="auto"/>
            <w:right w:val="none" w:sz="0" w:space="0" w:color="auto"/>
          </w:divBdr>
        </w:div>
        <w:div w:id="1479415611">
          <w:marLeft w:val="0"/>
          <w:marRight w:val="0"/>
          <w:marTop w:val="0"/>
          <w:marBottom w:val="0"/>
          <w:divBdr>
            <w:top w:val="none" w:sz="0" w:space="0" w:color="auto"/>
            <w:left w:val="none" w:sz="0" w:space="0" w:color="auto"/>
            <w:bottom w:val="none" w:sz="0" w:space="0" w:color="auto"/>
            <w:right w:val="none" w:sz="0" w:space="0" w:color="auto"/>
          </w:divBdr>
        </w:div>
        <w:div w:id="1675112374">
          <w:marLeft w:val="0"/>
          <w:marRight w:val="0"/>
          <w:marTop w:val="0"/>
          <w:marBottom w:val="0"/>
          <w:divBdr>
            <w:top w:val="none" w:sz="0" w:space="0" w:color="auto"/>
            <w:left w:val="none" w:sz="0" w:space="0" w:color="auto"/>
            <w:bottom w:val="none" w:sz="0" w:space="0" w:color="auto"/>
            <w:right w:val="none" w:sz="0" w:space="0" w:color="auto"/>
          </w:divBdr>
        </w:div>
        <w:div w:id="1799251414">
          <w:marLeft w:val="0"/>
          <w:marRight w:val="0"/>
          <w:marTop w:val="0"/>
          <w:marBottom w:val="0"/>
          <w:divBdr>
            <w:top w:val="none" w:sz="0" w:space="0" w:color="auto"/>
            <w:left w:val="none" w:sz="0" w:space="0" w:color="auto"/>
            <w:bottom w:val="none" w:sz="0" w:space="0" w:color="auto"/>
            <w:right w:val="none" w:sz="0" w:space="0" w:color="auto"/>
          </w:divBdr>
        </w:div>
        <w:div w:id="1832212666">
          <w:marLeft w:val="0"/>
          <w:marRight w:val="0"/>
          <w:marTop w:val="0"/>
          <w:marBottom w:val="0"/>
          <w:divBdr>
            <w:top w:val="none" w:sz="0" w:space="0" w:color="auto"/>
            <w:left w:val="none" w:sz="0" w:space="0" w:color="auto"/>
            <w:bottom w:val="none" w:sz="0" w:space="0" w:color="auto"/>
            <w:right w:val="none" w:sz="0" w:space="0" w:color="auto"/>
          </w:divBdr>
        </w:div>
        <w:div w:id="1906723354">
          <w:marLeft w:val="0"/>
          <w:marRight w:val="0"/>
          <w:marTop w:val="0"/>
          <w:marBottom w:val="0"/>
          <w:divBdr>
            <w:top w:val="none" w:sz="0" w:space="0" w:color="auto"/>
            <w:left w:val="none" w:sz="0" w:space="0" w:color="auto"/>
            <w:bottom w:val="none" w:sz="0" w:space="0" w:color="auto"/>
            <w:right w:val="none" w:sz="0" w:space="0" w:color="auto"/>
          </w:divBdr>
        </w:div>
        <w:div w:id="1926183975">
          <w:marLeft w:val="0"/>
          <w:marRight w:val="0"/>
          <w:marTop w:val="0"/>
          <w:marBottom w:val="0"/>
          <w:divBdr>
            <w:top w:val="none" w:sz="0" w:space="0" w:color="auto"/>
            <w:left w:val="none" w:sz="0" w:space="0" w:color="auto"/>
            <w:bottom w:val="none" w:sz="0" w:space="0" w:color="auto"/>
            <w:right w:val="none" w:sz="0" w:space="0" w:color="auto"/>
          </w:divBdr>
        </w:div>
        <w:div w:id="1938097185">
          <w:marLeft w:val="0"/>
          <w:marRight w:val="0"/>
          <w:marTop w:val="0"/>
          <w:marBottom w:val="0"/>
          <w:divBdr>
            <w:top w:val="none" w:sz="0" w:space="0" w:color="auto"/>
            <w:left w:val="none" w:sz="0" w:space="0" w:color="auto"/>
            <w:bottom w:val="none" w:sz="0" w:space="0" w:color="auto"/>
            <w:right w:val="none" w:sz="0" w:space="0" w:color="auto"/>
          </w:divBdr>
        </w:div>
        <w:div w:id="1967927990">
          <w:marLeft w:val="0"/>
          <w:marRight w:val="0"/>
          <w:marTop w:val="0"/>
          <w:marBottom w:val="0"/>
          <w:divBdr>
            <w:top w:val="none" w:sz="0" w:space="0" w:color="auto"/>
            <w:left w:val="none" w:sz="0" w:space="0" w:color="auto"/>
            <w:bottom w:val="none" w:sz="0" w:space="0" w:color="auto"/>
            <w:right w:val="none" w:sz="0" w:space="0" w:color="auto"/>
          </w:divBdr>
        </w:div>
        <w:div w:id="1994677538">
          <w:marLeft w:val="0"/>
          <w:marRight w:val="0"/>
          <w:marTop w:val="0"/>
          <w:marBottom w:val="0"/>
          <w:divBdr>
            <w:top w:val="none" w:sz="0" w:space="0" w:color="auto"/>
            <w:left w:val="none" w:sz="0" w:space="0" w:color="auto"/>
            <w:bottom w:val="none" w:sz="0" w:space="0" w:color="auto"/>
            <w:right w:val="none" w:sz="0" w:space="0" w:color="auto"/>
          </w:divBdr>
        </w:div>
        <w:div w:id="2001616047">
          <w:marLeft w:val="0"/>
          <w:marRight w:val="0"/>
          <w:marTop w:val="0"/>
          <w:marBottom w:val="0"/>
          <w:divBdr>
            <w:top w:val="none" w:sz="0" w:space="0" w:color="auto"/>
            <w:left w:val="none" w:sz="0" w:space="0" w:color="auto"/>
            <w:bottom w:val="none" w:sz="0" w:space="0" w:color="auto"/>
            <w:right w:val="none" w:sz="0" w:space="0" w:color="auto"/>
          </w:divBdr>
        </w:div>
        <w:div w:id="2014454174">
          <w:marLeft w:val="0"/>
          <w:marRight w:val="0"/>
          <w:marTop w:val="0"/>
          <w:marBottom w:val="0"/>
          <w:divBdr>
            <w:top w:val="none" w:sz="0" w:space="0" w:color="auto"/>
            <w:left w:val="none" w:sz="0" w:space="0" w:color="auto"/>
            <w:bottom w:val="none" w:sz="0" w:space="0" w:color="auto"/>
            <w:right w:val="none" w:sz="0" w:space="0" w:color="auto"/>
          </w:divBdr>
        </w:div>
        <w:div w:id="2053995862">
          <w:marLeft w:val="0"/>
          <w:marRight w:val="0"/>
          <w:marTop w:val="0"/>
          <w:marBottom w:val="0"/>
          <w:divBdr>
            <w:top w:val="none" w:sz="0" w:space="0" w:color="auto"/>
            <w:left w:val="none" w:sz="0" w:space="0" w:color="auto"/>
            <w:bottom w:val="none" w:sz="0" w:space="0" w:color="auto"/>
            <w:right w:val="none" w:sz="0" w:space="0" w:color="auto"/>
          </w:divBdr>
        </w:div>
        <w:div w:id="2089962673">
          <w:marLeft w:val="0"/>
          <w:marRight w:val="0"/>
          <w:marTop w:val="0"/>
          <w:marBottom w:val="0"/>
          <w:divBdr>
            <w:top w:val="none" w:sz="0" w:space="0" w:color="auto"/>
            <w:left w:val="none" w:sz="0" w:space="0" w:color="auto"/>
            <w:bottom w:val="none" w:sz="0" w:space="0" w:color="auto"/>
            <w:right w:val="none" w:sz="0" w:space="0" w:color="auto"/>
          </w:divBdr>
        </w:div>
        <w:div w:id="2130977013">
          <w:marLeft w:val="0"/>
          <w:marRight w:val="0"/>
          <w:marTop w:val="0"/>
          <w:marBottom w:val="0"/>
          <w:divBdr>
            <w:top w:val="none" w:sz="0" w:space="0" w:color="auto"/>
            <w:left w:val="none" w:sz="0" w:space="0" w:color="auto"/>
            <w:bottom w:val="none" w:sz="0" w:space="0" w:color="auto"/>
            <w:right w:val="none" w:sz="0" w:space="0" w:color="auto"/>
          </w:divBdr>
        </w:div>
        <w:div w:id="2146391841">
          <w:marLeft w:val="0"/>
          <w:marRight w:val="0"/>
          <w:marTop w:val="0"/>
          <w:marBottom w:val="0"/>
          <w:divBdr>
            <w:top w:val="none" w:sz="0" w:space="0" w:color="auto"/>
            <w:left w:val="none" w:sz="0" w:space="0" w:color="auto"/>
            <w:bottom w:val="none" w:sz="0" w:space="0" w:color="auto"/>
            <w:right w:val="none" w:sz="0" w:space="0" w:color="auto"/>
          </w:divBdr>
        </w:div>
      </w:divsChild>
    </w:div>
    <w:div w:id="835657896">
      <w:bodyDiv w:val="1"/>
      <w:marLeft w:val="0"/>
      <w:marRight w:val="0"/>
      <w:marTop w:val="0"/>
      <w:marBottom w:val="0"/>
      <w:divBdr>
        <w:top w:val="none" w:sz="0" w:space="0" w:color="auto"/>
        <w:left w:val="none" w:sz="0" w:space="0" w:color="auto"/>
        <w:bottom w:val="none" w:sz="0" w:space="0" w:color="auto"/>
        <w:right w:val="none" w:sz="0" w:space="0" w:color="auto"/>
      </w:divBdr>
    </w:div>
    <w:div w:id="836501730">
      <w:bodyDiv w:val="1"/>
      <w:marLeft w:val="0"/>
      <w:marRight w:val="0"/>
      <w:marTop w:val="0"/>
      <w:marBottom w:val="0"/>
      <w:divBdr>
        <w:top w:val="none" w:sz="0" w:space="0" w:color="auto"/>
        <w:left w:val="none" w:sz="0" w:space="0" w:color="auto"/>
        <w:bottom w:val="none" w:sz="0" w:space="0" w:color="auto"/>
        <w:right w:val="none" w:sz="0" w:space="0" w:color="auto"/>
      </w:divBdr>
    </w:div>
    <w:div w:id="836531112">
      <w:bodyDiv w:val="1"/>
      <w:marLeft w:val="0"/>
      <w:marRight w:val="0"/>
      <w:marTop w:val="0"/>
      <w:marBottom w:val="0"/>
      <w:divBdr>
        <w:top w:val="none" w:sz="0" w:space="0" w:color="auto"/>
        <w:left w:val="none" w:sz="0" w:space="0" w:color="auto"/>
        <w:bottom w:val="none" w:sz="0" w:space="0" w:color="auto"/>
        <w:right w:val="none" w:sz="0" w:space="0" w:color="auto"/>
      </w:divBdr>
    </w:div>
    <w:div w:id="836916600">
      <w:bodyDiv w:val="1"/>
      <w:marLeft w:val="0"/>
      <w:marRight w:val="0"/>
      <w:marTop w:val="0"/>
      <w:marBottom w:val="0"/>
      <w:divBdr>
        <w:top w:val="none" w:sz="0" w:space="0" w:color="auto"/>
        <w:left w:val="none" w:sz="0" w:space="0" w:color="auto"/>
        <w:bottom w:val="none" w:sz="0" w:space="0" w:color="auto"/>
        <w:right w:val="none" w:sz="0" w:space="0" w:color="auto"/>
      </w:divBdr>
      <w:divsChild>
        <w:div w:id="466895869">
          <w:marLeft w:val="806"/>
          <w:marRight w:val="0"/>
          <w:marTop w:val="120"/>
          <w:marBottom w:val="0"/>
          <w:divBdr>
            <w:top w:val="none" w:sz="0" w:space="0" w:color="auto"/>
            <w:left w:val="none" w:sz="0" w:space="0" w:color="auto"/>
            <w:bottom w:val="none" w:sz="0" w:space="0" w:color="auto"/>
            <w:right w:val="none" w:sz="0" w:space="0" w:color="auto"/>
          </w:divBdr>
        </w:div>
        <w:div w:id="807631939">
          <w:marLeft w:val="806"/>
          <w:marRight w:val="0"/>
          <w:marTop w:val="120"/>
          <w:marBottom w:val="0"/>
          <w:divBdr>
            <w:top w:val="none" w:sz="0" w:space="0" w:color="auto"/>
            <w:left w:val="none" w:sz="0" w:space="0" w:color="auto"/>
            <w:bottom w:val="none" w:sz="0" w:space="0" w:color="auto"/>
            <w:right w:val="none" w:sz="0" w:space="0" w:color="auto"/>
          </w:divBdr>
        </w:div>
        <w:div w:id="967206560">
          <w:marLeft w:val="806"/>
          <w:marRight w:val="0"/>
          <w:marTop w:val="120"/>
          <w:marBottom w:val="0"/>
          <w:divBdr>
            <w:top w:val="none" w:sz="0" w:space="0" w:color="auto"/>
            <w:left w:val="none" w:sz="0" w:space="0" w:color="auto"/>
            <w:bottom w:val="none" w:sz="0" w:space="0" w:color="auto"/>
            <w:right w:val="none" w:sz="0" w:space="0" w:color="auto"/>
          </w:divBdr>
        </w:div>
        <w:div w:id="1353650457">
          <w:marLeft w:val="274"/>
          <w:marRight w:val="0"/>
          <w:marTop w:val="120"/>
          <w:marBottom w:val="0"/>
          <w:divBdr>
            <w:top w:val="none" w:sz="0" w:space="0" w:color="auto"/>
            <w:left w:val="none" w:sz="0" w:space="0" w:color="auto"/>
            <w:bottom w:val="none" w:sz="0" w:space="0" w:color="auto"/>
            <w:right w:val="none" w:sz="0" w:space="0" w:color="auto"/>
          </w:divBdr>
        </w:div>
      </w:divsChild>
    </w:div>
    <w:div w:id="837159911">
      <w:bodyDiv w:val="1"/>
      <w:marLeft w:val="0"/>
      <w:marRight w:val="0"/>
      <w:marTop w:val="0"/>
      <w:marBottom w:val="0"/>
      <w:divBdr>
        <w:top w:val="none" w:sz="0" w:space="0" w:color="auto"/>
        <w:left w:val="none" w:sz="0" w:space="0" w:color="auto"/>
        <w:bottom w:val="none" w:sz="0" w:space="0" w:color="auto"/>
        <w:right w:val="none" w:sz="0" w:space="0" w:color="auto"/>
      </w:divBdr>
      <w:divsChild>
        <w:div w:id="188221065">
          <w:marLeft w:val="1166"/>
          <w:marRight w:val="0"/>
          <w:marTop w:val="86"/>
          <w:marBottom w:val="0"/>
          <w:divBdr>
            <w:top w:val="none" w:sz="0" w:space="0" w:color="auto"/>
            <w:left w:val="none" w:sz="0" w:space="0" w:color="auto"/>
            <w:bottom w:val="none" w:sz="0" w:space="0" w:color="auto"/>
            <w:right w:val="none" w:sz="0" w:space="0" w:color="auto"/>
          </w:divBdr>
        </w:div>
        <w:div w:id="393242162">
          <w:marLeft w:val="1166"/>
          <w:marRight w:val="0"/>
          <w:marTop w:val="86"/>
          <w:marBottom w:val="0"/>
          <w:divBdr>
            <w:top w:val="none" w:sz="0" w:space="0" w:color="auto"/>
            <w:left w:val="none" w:sz="0" w:space="0" w:color="auto"/>
            <w:bottom w:val="none" w:sz="0" w:space="0" w:color="auto"/>
            <w:right w:val="none" w:sz="0" w:space="0" w:color="auto"/>
          </w:divBdr>
        </w:div>
        <w:div w:id="554780289">
          <w:marLeft w:val="547"/>
          <w:marRight w:val="0"/>
          <w:marTop w:val="106"/>
          <w:marBottom w:val="0"/>
          <w:divBdr>
            <w:top w:val="none" w:sz="0" w:space="0" w:color="auto"/>
            <w:left w:val="none" w:sz="0" w:space="0" w:color="auto"/>
            <w:bottom w:val="none" w:sz="0" w:space="0" w:color="auto"/>
            <w:right w:val="none" w:sz="0" w:space="0" w:color="auto"/>
          </w:divBdr>
        </w:div>
        <w:div w:id="710765609">
          <w:marLeft w:val="1166"/>
          <w:marRight w:val="0"/>
          <w:marTop w:val="86"/>
          <w:marBottom w:val="0"/>
          <w:divBdr>
            <w:top w:val="none" w:sz="0" w:space="0" w:color="auto"/>
            <w:left w:val="none" w:sz="0" w:space="0" w:color="auto"/>
            <w:bottom w:val="none" w:sz="0" w:space="0" w:color="auto"/>
            <w:right w:val="none" w:sz="0" w:space="0" w:color="auto"/>
          </w:divBdr>
        </w:div>
        <w:div w:id="1202865565">
          <w:marLeft w:val="1166"/>
          <w:marRight w:val="0"/>
          <w:marTop w:val="86"/>
          <w:marBottom w:val="0"/>
          <w:divBdr>
            <w:top w:val="none" w:sz="0" w:space="0" w:color="auto"/>
            <w:left w:val="none" w:sz="0" w:space="0" w:color="auto"/>
            <w:bottom w:val="none" w:sz="0" w:space="0" w:color="auto"/>
            <w:right w:val="none" w:sz="0" w:space="0" w:color="auto"/>
          </w:divBdr>
        </w:div>
        <w:div w:id="1229072107">
          <w:marLeft w:val="547"/>
          <w:marRight w:val="0"/>
          <w:marTop w:val="106"/>
          <w:marBottom w:val="0"/>
          <w:divBdr>
            <w:top w:val="none" w:sz="0" w:space="0" w:color="auto"/>
            <w:left w:val="none" w:sz="0" w:space="0" w:color="auto"/>
            <w:bottom w:val="none" w:sz="0" w:space="0" w:color="auto"/>
            <w:right w:val="none" w:sz="0" w:space="0" w:color="auto"/>
          </w:divBdr>
        </w:div>
        <w:div w:id="1519082989">
          <w:marLeft w:val="547"/>
          <w:marRight w:val="0"/>
          <w:marTop w:val="106"/>
          <w:marBottom w:val="0"/>
          <w:divBdr>
            <w:top w:val="none" w:sz="0" w:space="0" w:color="auto"/>
            <w:left w:val="none" w:sz="0" w:space="0" w:color="auto"/>
            <w:bottom w:val="none" w:sz="0" w:space="0" w:color="auto"/>
            <w:right w:val="none" w:sz="0" w:space="0" w:color="auto"/>
          </w:divBdr>
        </w:div>
        <w:div w:id="1650860119">
          <w:marLeft w:val="1800"/>
          <w:marRight w:val="0"/>
          <w:marTop w:val="67"/>
          <w:marBottom w:val="0"/>
          <w:divBdr>
            <w:top w:val="none" w:sz="0" w:space="0" w:color="auto"/>
            <w:left w:val="none" w:sz="0" w:space="0" w:color="auto"/>
            <w:bottom w:val="none" w:sz="0" w:space="0" w:color="auto"/>
            <w:right w:val="none" w:sz="0" w:space="0" w:color="auto"/>
          </w:divBdr>
        </w:div>
        <w:div w:id="1731541164">
          <w:marLeft w:val="1166"/>
          <w:marRight w:val="0"/>
          <w:marTop w:val="86"/>
          <w:marBottom w:val="0"/>
          <w:divBdr>
            <w:top w:val="none" w:sz="0" w:space="0" w:color="auto"/>
            <w:left w:val="none" w:sz="0" w:space="0" w:color="auto"/>
            <w:bottom w:val="none" w:sz="0" w:space="0" w:color="auto"/>
            <w:right w:val="none" w:sz="0" w:space="0" w:color="auto"/>
          </w:divBdr>
        </w:div>
        <w:div w:id="1772892375">
          <w:marLeft w:val="1800"/>
          <w:marRight w:val="0"/>
          <w:marTop w:val="67"/>
          <w:marBottom w:val="0"/>
          <w:divBdr>
            <w:top w:val="none" w:sz="0" w:space="0" w:color="auto"/>
            <w:left w:val="none" w:sz="0" w:space="0" w:color="auto"/>
            <w:bottom w:val="none" w:sz="0" w:space="0" w:color="auto"/>
            <w:right w:val="none" w:sz="0" w:space="0" w:color="auto"/>
          </w:divBdr>
        </w:div>
        <w:div w:id="1857034639">
          <w:marLeft w:val="1166"/>
          <w:marRight w:val="0"/>
          <w:marTop w:val="86"/>
          <w:marBottom w:val="0"/>
          <w:divBdr>
            <w:top w:val="none" w:sz="0" w:space="0" w:color="auto"/>
            <w:left w:val="none" w:sz="0" w:space="0" w:color="auto"/>
            <w:bottom w:val="none" w:sz="0" w:space="0" w:color="auto"/>
            <w:right w:val="none" w:sz="0" w:space="0" w:color="auto"/>
          </w:divBdr>
        </w:div>
        <w:div w:id="1952083649">
          <w:marLeft w:val="1800"/>
          <w:marRight w:val="0"/>
          <w:marTop w:val="67"/>
          <w:marBottom w:val="0"/>
          <w:divBdr>
            <w:top w:val="none" w:sz="0" w:space="0" w:color="auto"/>
            <w:left w:val="none" w:sz="0" w:space="0" w:color="auto"/>
            <w:bottom w:val="none" w:sz="0" w:space="0" w:color="auto"/>
            <w:right w:val="none" w:sz="0" w:space="0" w:color="auto"/>
          </w:divBdr>
        </w:div>
      </w:divsChild>
    </w:div>
    <w:div w:id="837308478">
      <w:bodyDiv w:val="1"/>
      <w:marLeft w:val="0"/>
      <w:marRight w:val="0"/>
      <w:marTop w:val="0"/>
      <w:marBottom w:val="0"/>
      <w:divBdr>
        <w:top w:val="none" w:sz="0" w:space="0" w:color="auto"/>
        <w:left w:val="none" w:sz="0" w:space="0" w:color="auto"/>
        <w:bottom w:val="none" w:sz="0" w:space="0" w:color="auto"/>
        <w:right w:val="none" w:sz="0" w:space="0" w:color="auto"/>
      </w:divBdr>
    </w:div>
    <w:div w:id="837962282">
      <w:bodyDiv w:val="1"/>
      <w:marLeft w:val="0"/>
      <w:marRight w:val="0"/>
      <w:marTop w:val="0"/>
      <w:marBottom w:val="0"/>
      <w:divBdr>
        <w:top w:val="none" w:sz="0" w:space="0" w:color="auto"/>
        <w:left w:val="none" w:sz="0" w:space="0" w:color="auto"/>
        <w:bottom w:val="none" w:sz="0" w:space="0" w:color="auto"/>
        <w:right w:val="none" w:sz="0" w:space="0" w:color="auto"/>
      </w:divBdr>
    </w:div>
    <w:div w:id="838696095">
      <w:bodyDiv w:val="1"/>
      <w:marLeft w:val="0"/>
      <w:marRight w:val="0"/>
      <w:marTop w:val="0"/>
      <w:marBottom w:val="0"/>
      <w:divBdr>
        <w:top w:val="none" w:sz="0" w:space="0" w:color="auto"/>
        <w:left w:val="none" w:sz="0" w:space="0" w:color="auto"/>
        <w:bottom w:val="none" w:sz="0" w:space="0" w:color="auto"/>
        <w:right w:val="none" w:sz="0" w:space="0" w:color="auto"/>
      </w:divBdr>
    </w:div>
    <w:div w:id="839155206">
      <w:bodyDiv w:val="1"/>
      <w:marLeft w:val="0"/>
      <w:marRight w:val="0"/>
      <w:marTop w:val="0"/>
      <w:marBottom w:val="0"/>
      <w:divBdr>
        <w:top w:val="none" w:sz="0" w:space="0" w:color="auto"/>
        <w:left w:val="none" w:sz="0" w:space="0" w:color="auto"/>
        <w:bottom w:val="none" w:sz="0" w:space="0" w:color="auto"/>
        <w:right w:val="none" w:sz="0" w:space="0" w:color="auto"/>
      </w:divBdr>
    </w:div>
    <w:div w:id="839344463">
      <w:bodyDiv w:val="1"/>
      <w:marLeft w:val="0"/>
      <w:marRight w:val="0"/>
      <w:marTop w:val="0"/>
      <w:marBottom w:val="0"/>
      <w:divBdr>
        <w:top w:val="none" w:sz="0" w:space="0" w:color="auto"/>
        <w:left w:val="none" w:sz="0" w:space="0" w:color="auto"/>
        <w:bottom w:val="none" w:sz="0" w:space="0" w:color="auto"/>
        <w:right w:val="none" w:sz="0" w:space="0" w:color="auto"/>
      </w:divBdr>
    </w:div>
    <w:div w:id="842087666">
      <w:bodyDiv w:val="1"/>
      <w:marLeft w:val="0"/>
      <w:marRight w:val="0"/>
      <w:marTop w:val="0"/>
      <w:marBottom w:val="0"/>
      <w:divBdr>
        <w:top w:val="none" w:sz="0" w:space="0" w:color="auto"/>
        <w:left w:val="none" w:sz="0" w:space="0" w:color="auto"/>
        <w:bottom w:val="none" w:sz="0" w:space="0" w:color="auto"/>
        <w:right w:val="none" w:sz="0" w:space="0" w:color="auto"/>
      </w:divBdr>
    </w:div>
    <w:div w:id="842205181">
      <w:bodyDiv w:val="1"/>
      <w:marLeft w:val="0"/>
      <w:marRight w:val="0"/>
      <w:marTop w:val="0"/>
      <w:marBottom w:val="0"/>
      <w:divBdr>
        <w:top w:val="none" w:sz="0" w:space="0" w:color="auto"/>
        <w:left w:val="none" w:sz="0" w:space="0" w:color="auto"/>
        <w:bottom w:val="none" w:sz="0" w:space="0" w:color="auto"/>
        <w:right w:val="none" w:sz="0" w:space="0" w:color="auto"/>
      </w:divBdr>
    </w:div>
    <w:div w:id="843589181">
      <w:bodyDiv w:val="1"/>
      <w:marLeft w:val="0"/>
      <w:marRight w:val="0"/>
      <w:marTop w:val="0"/>
      <w:marBottom w:val="0"/>
      <w:divBdr>
        <w:top w:val="none" w:sz="0" w:space="0" w:color="auto"/>
        <w:left w:val="none" w:sz="0" w:space="0" w:color="auto"/>
        <w:bottom w:val="none" w:sz="0" w:space="0" w:color="auto"/>
        <w:right w:val="none" w:sz="0" w:space="0" w:color="auto"/>
      </w:divBdr>
    </w:div>
    <w:div w:id="844325545">
      <w:bodyDiv w:val="1"/>
      <w:marLeft w:val="0"/>
      <w:marRight w:val="0"/>
      <w:marTop w:val="0"/>
      <w:marBottom w:val="0"/>
      <w:divBdr>
        <w:top w:val="none" w:sz="0" w:space="0" w:color="auto"/>
        <w:left w:val="none" w:sz="0" w:space="0" w:color="auto"/>
        <w:bottom w:val="none" w:sz="0" w:space="0" w:color="auto"/>
        <w:right w:val="none" w:sz="0" w:space="0" w:color="auto"/>
      </w:divBdr>
      <w:divsChild>
        <w:div w:id="180239355">
          <w:marLeft w:val="1166"/>
          <w:marRight w:val="0"/>
          <w:marTop w:val="77"/>
          <w:marBottom w:val="0"/>
          <w:divBdr>
            <w:top w:val="none" w:sz="0" w:space="0" w:color="auto"/>
            <w:left w:val="none" w:sz="0" w:space="0" w:color="auto"/>
            <w:bottom w:val="none" w:sz="0" w:space="0" w:color="auto"/>
            <w:right w:val="none" w:sz="0" w:space="0" w:color="auto"/>
          </w:divBdr>
        </w:div>
        <w:div w:id="262033424">
          <w:marLeft w:val="1166"/>
          <w:marRight w:val="0"/>
          <w:marTop w:val="77"/>
          <w:marBottom w:val="0"/>
          <w:divBdr>
            <w:top w:val="none" w:sz="0" w:space="0" w:color="auto"/>
            <w:left w:val="none" w:sz="0" w:space="0" w:color="auto"/>
            <w:bottom w:val="none" w:sz="0" w:space="0" w:color="auto"/>
            <w:right w:val="none" w:sz="0" w:space="0" w:color="auto"/>
          </w:divBdr>
        </w:div>
        <w:div w:id="545408443">
          <w:marLeft w:val="1166"/>
          <w:marRight w:val="0"/>
          <w:marTop w:val="82"/>
          <w:marBottom w:val="0"/>
          <w:divBdr>
            <w:top w:val="none" w:sz="0" w:space="0" w:color="auto"/>
            <w:left w:val="none" w:sz="0" w:space="0" w:color="auto"/>
            <w:bottom w:val="none" w:sz="0" w:space="0" w:color="auto"/>
            <w:right w:val="none" w:sz="0" w:space="0" w:color="auto"/>
          </w:divBdr>
        </w:div>
        <w:div w:id="588928119">
          <w:marLeft w:val="547"/>
          <w:marRight w:val="0"/>
          <w:marTop w:val="77"/>
          <w:marBottom w:val="0"/>
          <w:divBdr>
            <w:top w:val="none" w:sz="0" w:space="0" w:color="auto"/>
            <w:left w:val="none" w:sz="0" w:space="0" w:color="auto"/>
            <w:bottom w:val="none" w:sz="0" w:space="0" w:color="auto"/>
            <w:right w:val="none" w:sz="0" w:space="0" w:color="auto"/>
          </w:divBdr>
        </w:div>
        <w:div w:id="809174322">
          <w:marLeft w:val="1166"/>
          <w:marRight w:val="0"/>
          <w:marTop w:val="77"/>
          <w:marBottom w:val="0"/>
          <w:divBdr>
            <w:top w:val="none" w:sz="0" w:space="0" w:color="auto"/>
            <w:left w:val="none" w:sz="0" w:space="0" w:color="auto"/>
            <w:bottom w:val="none" w:sz="0" w:space="0" w:color="auto"/>
            <w:right w:val="none" w:sz="0" w:space="0" w:color="auto"/>
          </w:divBdr>
        </w:div>
        <w:div w:id="1012680773">
          <w:marLeft w:val="1166"/>
          <w:marRight w:val="0"/>
          <w:marTop w:val="77"/>
          <w:marBottom w:val="0"/>
          <w:divBdr>
            <w:top w:val="none" w:sz="0" w:space="0" w:color="auto"/>
            <w:left w:val="none" w:sz="0" w:space="0" w:color="auto"/>
            <w:bottom w:val="none" w:sz="0" w:space="0" w:color="auto"/>
            <w:right w:val="none" w:sz="0" w:space="0" w:color="auto"/>
          </w:divBdr>
        </w:div>
        <w:div w:id="1283657278">
          <w:marLeft w:val="1166"/>
          <w:marRight w:val="0"/>
          <w:marTop w:val="77"/>
          <w:marBottom w:val="0"/>
          <w:divBdr>
            <w:top w:val="none" w:sz="0" w:space="0" w:color="auto"/>
            <w:left w:val="none" w:sz="0" w:space="0" w:color="auto"/>
            <w:bottom w:val="none" w:sz="0" w:space="0" w:color="auto"/>
            <w:right w:val="none" w:sz="0" w:space="0" w:color="auto"/>
          </w:divBdr>
        </w:div>
        <w:div w:id="1396976735">
          <w:marLeft w:val="1166"/>
          <w:marRight w:val="0"/>
          <w:marTop w:val="77"/>
          <w:marBottom w:val="0"/>
          <w:divBdr>
            <w:top w:val="none" w:sz="0" w:space="0" w:color="auto"/>
            <w:left w:val="none" w:sz="0" w:space="0" w:color="auto"/>
            <w:bottom w:val="none" w:sz="0" w:space="0" w:color="auto"/>
            <w:right w:val="none" w:sz="0" w:space="0" w:color="auto"/>
          </w:divBdr>
        </w:div>
        <w:div w:id="1411922065">
          <w:marLeft w:val="1166"/>
          <w:marRight w:val="0"/>
          <w:marTop w:val="77"/>
          <w:marBottom w:val="0"/>
          <w:divBdr>
            <w:top w:val="none" w:sz="0" w:space="0" w:color="auto"/>
            <w:left w:val="none" w:sz="0" w:space="0" w:color="auto"/>
            <w:bottom w:val="none" w:sz="0" w:space="0" w:color="auto"/>
            <w:right w:val="none" w:sz="0" w:space="0" w:color="auto"/>
          </w:divBdr>
        </w:div>
        <w:div w:id="1551914431">
          <w:marLeft w:val="1166"/>
          <w:marRight w:val="0"/>
          <w:marTop w:val="77"/>
          <w:marBottom w:val="0"/>
          <w:divBdr>
            <w:top w:val="none" w:sz="0" w:space="0" w:color="auto"/>
            <w:left w:val="none" w:sz="0" w:space="0" w:color="auto"/>
            <w:bottom w:val="none" w:sz="0" w:space="0" w:color="auto"/>
            <w:right w:val="none" w:sz="0" w:space="0" w:color="auto"/>
          </w:divBdr>
        </w:div>
        <w:div w:id="1625889651">
          <w:marLeft w:val="547"/>
          <w:marRight w:val="0"/>
          <w:marTop w:val="77"/>
          <w:marBottom w:val="0"/>
          <w:divBdr>
            <w:top w:val="none" w:sz="0" w:space="0" w:color="auto"/>
            <w:left w:val="none" w:sz="0" w:space="0" w:color="auto"/>
            <w:bottom w:val="none" w:sz="0" w:space="0" w:color="auto"/>
            <w:right w:val="none" w:sz="0" w:space="0" w:color="auto"/>
          </w:divBdr>
        </w:div>
        <w:div w:id="1743791862">
          <w:marLeft w:val="547"/>
          <w:marRight w:val="0"/>
          <w:marTop w:val="77"/>
          <w:marBottom w:val="0"/>
          <w:divBdr>
            <w:top w:val="none" w:sz="0" w:space="0" w:color="auto"/>
            <w:left w:val="none" w:sz="0" w:space="0" w:color="auto"/>
            <w:bottom w:val="none" w:sz="0" w:space="0" w:color="auto"/>
            <w:right w:val="none" w:sz="0" w:space="0" w:color="auto"/>
          </w:divBdr>
        </w:div>
      </w:divsChild>
    </w:div>
    <w:div w:id="845943239">
      <w:bodyDiv w:val="1"/>
      <w:marLeft w:val="0"/>
      <w:marRight w:val="0"/>
      <w:marTop w:val="0"/>
      <w:marBottom w:val="0"/>
      <w:divBdr>
        <w:top w:val="none" w:sz="0" w:space="0" w:color="auto"/>
        <w:left w:val="none" w:sz="0" w:space="0" w:color="auto"/>
        <w:bottom w:val="none" w:sz="0" w:space="0" w:color="auto"/>
        <w:right w:val="none" w:sz="0" w:space="0" w:color="auto"/>
      </w:divBdr>
    </w:div>
    <w:div w:id="846135785">
      <w:bodyDiv w:val="1"/>
      <w:marLeft w:val="0"/>
      <w:marRight w:val="0"/>
      <w:marTop w:val="0"/>
      <w:marBottom w:val="0"/>
      <w:divBdr>
        <w:top w:val="none" w:sz="0" w:space="0" w:color="auto"/>
        <w:left w:val="none" w:sz="0" w:space="0" w:color="auto"/>
        <w:bottom w:val="none" w:sz="0" w:space="0" w:color="auto"/>
        <w:right w:val="none" w:sz="0" w:space="0" w:color="auto"/>
      </w:divBdr>
    </w:div>
    <w:div w:id="846407848">
      <w:bodyDiv w:val="1"/>
      <w:marLeft w:val="0"/>
      <w:marRight w:val="0"/>
      <w:marTop w:val="0"/>
      <w:marBottom w:val="0"/>
      <w:divBdr>
        <w:top w:val="none" w:sz="0" w:space="0" w:color="auto"/>
        <w:left w:val="none" w:sz="0" w:space="0" w:color="auto"/>
        <w:bottom w:val="none" w:sz="0" w:space="0" w:color="auto"/>
        <w:right w:val="none" w:sz="0" w:space="0" w:color="auto"/>
      </w:divBdr>
      <w:divsChild>
        <w:div w:id="1722318561">
          <w:marLeft w:val="547"/>
          <w:marRight w:val="0"/>
          <w:marTop w:val="115"/>
          <w:marBottom w:val="0"/>
          <w:divBdr>
            <w:top w:val="none" w:sz="0" w:space="0" w:color="auto"/>
            <w:left w:val="none" w:sz="0" w:space="0" w:color="auto"/>
            <w:bottom w:val="none" w:sz="0" w:space="0" w:color="auto"/>
            <w:right w:val="none" w:sz="0" w:space="0" w:color="auto"/>
          </w:divBdr>
        </w:div>
      </w:divsChild>
    </w:div>
    <w:div w:id="846753303">
      <w:bodyDiv w:val="1"/>
      <w:marLeft w:val="0"/>
      <w:marRight w:val="0"/>
      <w:marTop w:val="0"/>
      <w:marBottom w:val="0"/>
      <w:divBdr>
        <w:top w:val="none" w:sz="0" w:space="0" w:color="auto"/>
        <w:left w:val="none" w:sz="0" w:space="0" w:color="auto"/>
        <w:bottom w:val="none" w:sz="0" w:space="0" w:color="auto"/>
        <w:right w:val="none" w:sz="0" w:space="0" w:color="auto"/>
      </w:divBdr>
    </w:div>
    <w:div w:id="846821398">
      <w:bodyDiv w:val="1"/>
      <w:marLeft w:val="0"/>
      <w:marRight w:val="0"/>
      <w:marTop w:val="0"/>
      <w:marBottom w:val="0"/>
      <w:divBdr>
        <w:top w:val="none" w:sz="0" w:space="0" w:color="auto"/>
        <w:left w:val="none" w:sz="0" w:space="0" w:color="auto"/>
        <w:bottom w:val="none" w:sz="0" w:space="0" w:color="auto"/>
        <w:right w:val="none" w:sz="0" w:space="0" w:color="auto"/>
      </w:divBdr>
    </w:div>
    <w:div w:id="847136262">
      <w:bodyDiv w:val="1"/>
      <w:marLeft w:val="0"/>
      <w:marRight w:val="0"/>
      <w:marTop w:val="0"/>
      <w:marBottom w:val="0"/>
      <w:divBdr>
        <w:top w:val="none" w:sz="0" w:space="0" w:color="auto"/>
        <w:left w:val="none" w:sz="0" w:space="0" w:color="auto"/>
        <w:bottom w:val="none" w:sz="0" w:space="0" w:color="auto"/>
        <w:right w:val="none" w:sz="0" w:space="0" w:color="auto"/>
      </w:divBdr>
    </w:div>
    <w:div w:id="847866606">
      <w:bodyDiv w:val="1"/>
      <w:marLeft w:val="0"/>
      <w:marRight w:val="0"/>
      <w:marTop w:val="0"/>
      <w:marBottom w:val="0"/>
      <w:divBdr>
        <w:top w:val="none" w:sz="0" w:space="0" w:color="auto"/>
        <w:left w:val="none" w:sz="0" w:space="0" w:color="auto"/>
        <w:bottom w:val="none" w:sz="0" w:space="0" w:color="auto"/>
        <w:right w:val="none" w:sz="0" w:space="0" w:color="auto"/>
      </w:divBdr>
    </w:div>
    <w:div w:id="848325548">
      <w:bodyDiv w:val="1"/>
      <w:marLeft w:val="0"/>
      <w:marRight w:val="0"/>
      <w:marTop w:val="0"/>
      <w:marBottom w:val="0"/>
      <w:divBdr>
        <w:top w:val="none" w:sz="0" w:space="0" w:color="auto"/>
        <w:left w:val="none" w:sz="0" w:space="0" w:color="auto"/>
        <w:bottom w:val="none" w:sz="0" w:space="0" w:color="auto"/>
        <w:right w:val="none" w:sz="0" w:space="0" w:color="auto"/>
      </w:divBdr>
    </w:div>
    <w:div w:id="848909445">
      <w:bodyDiv w:val="1"/>
      <w:marLeft w:val="0"/>
      <w:marRight w:val="0"/>
      <w:marTop w:val="0"/>
      <w:marBottom w:val="0"/>
      <w:divBdr>
        <w:top w:val="none" w:sz="0" w:space="0" w:color="auto"/>
        <w:left w:val="none" w:sz="0" w:space="0" w:color="auto"/>
        <w:bottom w:val="none" w:sz="0" w:space="0" w:color="auto"/>
        <w:right w:val="none" w:sz="0" w:space="0" w:color="auto"/>
      </w:divBdr>
      <w:divsChild>
        <w:div w:id="553466045">
          <w:marLeft w:val="1166"/>
          <w:marRight w:val="0"/>
          <w:marTop w:val="115"/>
          <w:marBottom w:val="0"/>
          <w:divBdr>
            <w:top w:val="none" w:sz="0" w:space="0" w:color="auto"/>
            <w:left w:val="none" w:sz="0" w:space="0" w:color="auto"/>
            <w:bottom w:val="none" w:sz="0" w:space="0" w:color="auto"/>
            <w:right w:val="none" w:sz="0" w:space="0" w:color="auto"/>
          </w:divBdr>
        </w:div>
        <w:div w:id="577792158">
          <w:marLeft w:val="547"/>
          <w:marRight w:val="0"/>
          <w:marTop w:val="130"/>
          <w:marBottom w:val="0"/>
          <w:divBdr>
            <w:top w:val="none" w:sz="0" w:space="0" w:color="auto"/>
            <w:left w:val="none" w:sz="0" w:space="0" w:color="auto"/>
            <w:bottom w:val="none" w:sz="0" w:space="0" w:color="auto"/>
            <w:right w:val="none" w:sz="0" w:space="0" w:color="auto"/>
          </w:divBdr>
        </w:div>
        <w:div w:id="933250545">
          <w:marLeft w:val="1166"/>
          <w:marRight w:val="0"/>
          <w:marTop w:val="115"/>
          <w:marBottom w:val="0"/>
          <w:divBdr>
            <w:top w:val="none" w:sz="0" w:space="0" w:color="auto"/>
            <w:left w:val="none" w:sz="0" w:space="0" w:color="auto"/>
            <w:bottom w:val="none" w:sz="0" w:space="0" w:color="auto"/>
            <w:right w:val="none" w:sz="0" w:space="0" w:color="auto"/>
          </w:divBdr>
        </w:div>
        <w:div w:id="1060177438">
          <w:marLeft w:val="547"/>
          <w:marRight w:val="0"/>
          <w:marTop w:val="130"/>
          <w:marBottom w:val="0"/>
          <w:divBdr>
            <w:top w:val="none" w:sz="0" w:space="0" w:color="auto"/>
            <w:left w:val="none" w:sz="0" w:space="0" w:color="auto"/>
            <w:bottom w:val="none" w:sz="0" w:space="0" w:color="auto"/>
            <w:right w:val="none" w:sz="0" w:space="0" w:color="auto"/>
          </w:divBdr>
        </w:div>
        <w:div w:id="1782995640">
          <w:marLeft w:val="1166"/>
          <w:marRight w:val="0"/>
          <w:marTop w:val="115"/>
          <w:marBottom w:val="0"/>
          <w:divBdr>
            <w:top w:val="none" w:sz="0" w:space="0" w:color="auto"/>
            <w:left w:val="none" w:sz="0" w:space="0" w:color="auto"/>
            <w:bottom w:val="none" w:sz="0" w:space="0" w:color="auto"/>
            <w:right w:val="none" w:sz="0" w:space="0" w:color="auto"/>
          </w:divBdr>
        </w:div>
      </w:divsChild>
    </w:div>
    <w:div w:id="849492326">
      <w:bodyDiv w:val="1"/>
      <w:marLeft w:val="0"/>
      <w:marRight w:val="0"/>
      <w:marTop w:val="0"/>
      <w:marBottom w:val="0"/>
      <w:divBdr>
        <w:top w:val="none" w:sz="0" w:space="0" w:color="auto"/>
        <w:left w:val="none" w:sz="0" w:space="0" w:color="auto"/>
        <w:bottom w:val="none" w:sz="0" w:space="0" w:color="auto"/>
        <w:right w:val="none" w:sz="0" w:space="0" w:color="auto"/>
      </w:divBdr>
    </w:div>
    <w:div w:id="849563682">
      <w:bodyDiv w:val="1"/>
      <w:marLeft w:val="0"/>
      <w:marRight w:val="0"/>
      <w:marTop w:val="0"/>
      <w:marBottom w:val="0"/>
      <w:divBdr>
        <w:top w:val="none" w:sz="0" w:space="0" w:color="auto"/>
        <w:left w:val="none" w:sz="0" w:space="0" w:color="auto"/>
        <w:bottom w:val="none" w:sz="0" w:space="0" w:color="auto"/>
        <w:right w:val="none" w:sz="0" w:space="0" w:color="auto"/>
      </w:divBdr>
    </w:div>
    <w:div w:id="849953244">
      <w:bodyDiv w:val="1"/>
      <w:marLeft w:val="0"/>
      <w:marRight w:val="0"/>
      <w:marTop w:val="0"/>
      <w:marBottom w:val="0"/>
      <w:divBdr>
        <w:top w:val="none" w:sz="0" w:space="0" w:color="auto"/>
        <w:left w:val="none" w:sz="0" w:space="0" w:color="auto"/>
        <w:bottom w:val="none" w:sz="0" w:space="0" w:color="auto"/>
        <w:right w:val="none" w:sz="0" w:space="0" w:color="auto"/>
      </w:divBdr>
    </w:div>
    <w:div w:id="850610988">
      <w:bodyDiv w:val="1"/>
      <w:marLeft w:val="0"/>
      <w:marRight w:val="0"/>
      <w:marTop w:val="0"/>
      <w:marBottom w:val="0"/>
      <w:divBdr>
        <w:top w:val="none" w:sz="0" w:space="0" w:color="auto"/>
        <w:left w:val="none" w:sz="0" w:space="0" w:color="auto"/>
        <w:bottom w:val="none" w:sz="0" w:space="0" w:color="auto"/>
        <w:right w:val="none" w:sz="0" w:space="0" w:color="auto"/>
      </w:divBdr>
      <w:divsChild>
        <w:div w:id="111635819">
          <w:marLeft w:val="547"/>
          <w:marRight w:val="0"/>
          <w:marTop w:val="134"/>
          <w:marBottom w:val="0"/>
          <w:divBdr>
            <w:top w:val="none" w:sz="0" w:space="0" w:color="auto"/>
            <w:left w:val="none" w:sz="0" w:space="0" w:color="auto"/>
            <w:bottom w:val="none" w:sz="0" w:space="0" w:color="auto"/>
            <w:right w:val="none" w:sz="0" w:space="0" w:color="auto"/>
          </w:divBdr>
        </w:div>
        <w:div w:id="723022871">
          <w:marLeft w:val="1166"/>
          <w:marRight w:val="0"/>
          <w:marTop w:val="134"/>
          <w:marBottom w:val="0"/>
          <w:divBdr>
            <w:top w:val="none" w:sz="0" w:space="0" w:color="auto"/>
            <w:left w:val="none" w:sz="0" w:space="0" w:color="auto"/>
            <w:bottom w:val="none" w:sz="0" w:space="0" w:color="auto"/>
            <w:right w:val="none" w:sz="0" w:space="0" w:color="auto"/>
          </w:divBdr>
        </w:div>
        <w:div w:id="790242153">
          <w:marLeft w:val="547"/>
          <w:marRight w:val="0"/>
          <w:marTop w:val="154"/>
          <w:marBottom w:val="0"/>
          <w:divBdr>
            <w:top w:val="none" w:sz="0" w:space="0" w:color="auto"/>
            <w:left w:val="none" w:sz="0" w:space="0" w:color="auto"/>
            <w:bottom w:val="none" w:sz="0" w:space="0" w:color="auto"/>
            <w:right w:val="none" w:sz="0" w:space="0" w:color="auto"/>
          </w:divBdr>
        </w:div>
        <w:div w:id="920915935">
          <w:marLeft w:val="547"/>
          <w:marRight w:val="0"/>
          <w:marTop w:val="134"/>
          <w:marBottom w:val="0"/>
          <w:divBdr>
            <w:top w:val="none" w:sz="0" w:space="0" w:color="auto"/>
            <w:left w:val="none" w:sz="0" w:space="0" w:color="auto"/>
            <w:bottom w:val="none" w:sz="0" w:space="0" w:color="auto"/>
            <w:right w:val="none" w:sz="0" w:space="0" w:color="auto"/>
          </w:divBdr>
        </w:div>
        <w:div w:id="1161385895">
          <w:marLeft w:val="1166"/>
          <w:marRight w:val="0"/>
          <w:marTop w:val="134"/>
          <w:marBottom w:val="0"/>
          <w:divBdr>
            <w:top w:val="none" w:sz="0" w:space="0" w:color="auto"/>
            <w:left w:val="none" w:sz="0" w:space="0" w:color="auto"/>
            <w:bottom w:val="none" w:sz="0" w:space="0" w:color="auto"/>
            <w:right w:val="none" w:sz="0" w:space="0" w:color="auto"/>
          </w:divBdr>
        </w:div>
        <w:div w:id="1808552160">
          <w:marLeft w:val="1166"/>
          <w:marRight w:val="0"/>
          <w:marTop w:val="115"/>
          <w:marBottom w:val="0"/>
          <w:divBdr>
            <w:top w:val="none" w:sz="0" w:space="0" w:color="auto"/>
            <w:left w:val="none" w:sz="0" w:space="0" w:color="auto"/>
            <w:bottom w:val="none" w:sz="0" w:space="0" w:color="auto"/>
            <w:right w:val="none" w:sz="0" w:space="0" w:color="auto"/>
          </w:divBdr>
        </w:div>
      </w:divsChild>
    </w:div>
    <w:div w:id="850725873">
      <w:bodyDiv w:val="1"/>
      <w:marLeft w:val="0"/>
      <w:marRight w:val="0"/>
      <w:marTop w:val="0"/>
      <w:marBottom w:val="0"/>
      <w:divBdr>
        <w:top w:val="none" w:sz="0" w:space="0" w:color="auto"/>
        <w:left w:val="none" w:sz="0" w:space="0" w:color="auto"/>
        <w:bottom w:val="none" w:sz="0" w:space="0" w:color="auto"/>
        <w:right w:val="none" w:sz="0" w:space="0" w:color="auto"/>
      </w:divBdr>
      <w:divsChild>
        <w:div w:id="197133527">
          <w:marLeft w:val="547"/>
          <w:marRight w:val="0"/>
          <w:marTop w:val="192"/>
          <w:marBottom w:val="0"/>
          <w:divBdr>
            <w:top w:val="none" w:sz="0" w:space="0" w:color="auto"/>
            <w:left w:val="none" w:sz="0" w:space="0" w:color="auto"/>
            <w:bottom w:val="none" w:sz="0" w:space="0" w:color="auto"/>
            <w:right w:val="none" w:sz="0" w:space="0" w:color="auto"/>
          </w:divBdr>
        </w:div>
      </w:divsChild>
    </w:div>
    <w:div w:id="851913036">
      <w:bodyDiv w:val="1"/>
      <w:marLeft w:val="0"/>
      <w:marRight w:val="0"/>
      <w:marTop w:val="0"/>
      <w:marBottom w:val="0"/>
      <w:divBdr>
        <w:top w:val="none" w:sz="0" w:space="0" w:color="auto"/>
        <w:left w:val="none" w:sz="0" w:space="0" w:color="auto"/>
        <w:bottom w:val="none" w:sz="0" w:space="0" w:color="auto"/>
        <w:right w:val="none" w:sz="0" w:space="0" w:color="auto"/>
      </w:divBdr>
    </w:div>
    <w:div w:id="851921904">
      <w:bodyDiv w:val="1"/>
      <w:marLeft w:val="0"/>
      <w:marRight w:val="0"/>
      <w:marTop w:val="0"/>
      <w:marBottom w:val="0"/>
      <w:divBdr>
        <w:top w:val="none" w:sz="0" w:space="0" w:color="auto"/>
        <w:left w:val="none" w:sz="0" w:space="0" w:color="auto"/>
        <w:bottom w:val="none" w:sz="0" w:space="0" w:color="auto"/>
        <w:right w:val="none" w:sz="0" w:space="0" w:color="auto"/>
      </w:divBdr>
      <w:divsChild>
        <w:div w:id="702484672">
          <w:marLeft w:val="0"/>
          <w:marRight w:val="0"/>
          <w:marTop w:val="0"/>
          <w:marBottom w:val="0"/>
          <w:divBdr>
            <w:top w:val="none" w:sz="0" w:space="0" w:color="auto"/>
            <w:left w:val="none" w:sz="0" w:space="0" w:color="auto"/>
            <w:bottom w:val="none" w:sz="0" w:space="0" w:color="auto"/>
            <w:right w:val="none" w:sz="0" w:space="0" w:color="auto"/>
          </w:divBdr>
        </w:div>
      </w:divsChild>
    </w:div>
    <w:div w:id="853150053">
      <w:bodyDiv w:val="1"/>
      <w:marLeft w:val="0"/>
      <w:marRight w:val="0"/>
      <w:marTop w:val="0"/>
      <w:marBottom w:val="0"/>
      <w:divBdr>
        <w:top w:val="none" w:sz="0" w:space="0" w:color="auto"/>
        <w:left w:val="none" w:sz="0" w:space="0" w:color="auto"/>
        <w:bottom w:val="none" w:sz="0" w:space="0" w:color="auto"/>
        <w:right w:val="none" w:sz="0" w:space="0" w:color="auto"/>
      </w:divBdr>
      <w:divsChild>
        <w:div w:id="521240012">
          <w:marLeft w:val="547"/>
          <w:marRight w:val="0"/>
          <w:marTop w:val="154"/>
          <w:marBottom w:val="0"/>
          <w:divBdr>
            <w:top w:val="none" w:sz="0" w:space="0" w:color="auto"/>
            <w:left w:val="none" w:sz="0" w:space="0" w:color="auto"/>
            <w:bottom w:val="none" w:sz="0" w:space="0" w:color="auto"/>
            <w:right w:val="none" w:sz="0" w:space="0" w:color="auto"/>
          </w:divBdr>
        </w:div>
        <w:div w:id="1701587191">
          <w:marLeft w:val="1166"/>
          <w:marRight w:val="0"/>
          <w:marTop w:val="134"/>
          <w:marBottom w:val="0"/>
          <w:divBdr>
            <w:top w:val="none" w:sz="0" w:space="0" w:color="auto"/>
            <w:left w:val="none" w:sz="0" w:space="0" w:color="auto"/>
            <w:bottom w:val="none" w:sz="0" w:space="0" w:color="auto"/>
            <w:right w:val="none" w:sz="0" w:space="0" w:color="auto"/>
          </w:divBdr>
        </w:div>
      </w:divsChild>
    </w:div>
    <w:div w:id="853694330">
      <w:bodyDiv w:val="1"/>
      <w:marLeft w:val="0"/>
      <w:marRight w:val="0"/>
      <w:marTop w:val="0"/>
      <w:marBottom w:val="0"/>
      <w:divBdr>
        <w:top w:val="none" w:sz="0" w:space="0" w:color="auto"/>
        <w:left w:val="none" w:sz="0" w:space="0" w:color="auto"/>
        <w:bottom w:val="none" w:sz="0" w:space="0" w:color="auto"/>
        <w:right w:val="none" w:sz="0" w:space="0" w:color="auto"/>
      </w:divBdr>
    </w:div>
    <w:div w:id="854463512">
      <w:bodyDiv w:val="1"/>
      <w:marLeft w:val="0"/>
      <w:marRight w:val="0"/>
      <w:marTop w:val="0"/>
      <w:marBottom w:val="0"/>
      <w:divBdr>
        <w:top w:val="none" w:sz="0" w:space="0" w:color="auto"/>
        <w:left w:val="none" w:sz="0" w:space="0" w:color="auto"/>
        <w:bottom w:val="none" w:sz="0" w:space="0" w:color="auto"/>
        <w:right w:val="none" w:sz="0" w:space="0" w:color="auto"/>
      </w:divBdr>
    </w:div>
    <w:div w:id="855077253">
      <w:bodyDiv w:val="1"/>
      <w:marLeft w:val="0"/>
      <w:marRight w:val="0"/>
      <w:marTop w:val="0"/>
      <w:marBottom w:val="0"/>
      <w:divBdr>
        <w:top w:val="none" w:sz="0" w:space="0" w:color="auto"/>
        <w:left w:val="none" w:sz="0" w:space="0" w:color="auto"/>
        <w:bottom w:val="none" w:sz="0" w:space="0" w:color="auto"/>
        <w:right w:val="none" w:sz="0" w:space="0" w:color="auto"/>
      </w:divBdr>
      <w:divsChild>
        <w:div w:id="219750653">
          <w:marLeft w:val="1166"/>
          <w:marRight w:val="0"/>
          <w:marTop w:val="96"/>
          <w:marBottom w:val="0"/>
          <w:divBdr>
            <w:top w:val="none" w:sz="0" w:space="0" w:color="auto"/>
            <w:left w:val="none" w:sz="0" w:space="0" w:color="auto"/>
            <w:bottom w:val="none" w:sz="0" w:space="0" w:color="auto"/>
            <w:right w:val="none" w:sz="0" w:space="0" w:color="auto"/>
          </w:divBdr>
        </w:div>
        <w:div w:id="299261809">
          <w:marLeft w:val="1166"/>
          <w:marRight w:val="0"/>
          <w:marTop w:val="96"/>
          <w:marBottom w:val="0"/>
          <w:divBdr>
            <w:top w:val="none" w:sz="0" w:space="0" w:color="auto"/>
            <w:left w:val="none" w:sz="0" w:space="0" w:color="auto"/>
            <w:bottom w:val="none" w:sz="0" w:space="0" w:color="auto"/>
            <w:right w:val="none" w:sz="0" w:space="0" w:color="auto"/>
          </w:divBdr>
        </w:div>
        <w:div w:id="498692212">
          <w:marLeft w:val="1166"/>
          <w:marRight w:val="0"/>
          <w:marTop w:val="96"/>
          <w:marBottom w:val="0"/>
          <w:divBdr>
            <w:top w:val="none" w:sz="0" w:space="0" w:color="auto"/>
            <w:left w:val="none" w:sz="0" w:space="0" w:color="auto"/>
            <w:bottom w:val="none" w:sz="0" w:space="0" w:color="auto"/>
            <w:right w:val="none" w:sz="0" w:space="0" w:color="auto"/>
          </w:divBdr>
        </w:div>
        <w:div w:id="1058359284">
          <w:marLeft w:val="547"/>
          <w:marRight w:val="0"/>
          <w:marTop w:val="115"/>
          <w:marBottom w:val="0"/>
          <w:divBdr>
            <w:top w:val="none" w:sz="0" w:space="0" w:color="auto"/>
            <w:left w:val="none" w:sz="0" w:space="0" w:color="auto"/>
            <w:bottom w:val="none" w:sz="0" w:space="0" w:color="auto"/>
            <w:right w:val="none" w:sz="0" w:space="0" w:color="auto"/>
          </w:divBdr>
        </w:div>
        <w:div w:id="1143305939">
          <w:marLeft w:val="1800"/>
          <w:marRight w:val="0"/>
          <w:marTop w:val="86"/>
          <w:marBottom w:val="0"/>
          <w:divBdr>
            <w:top w:val="none" w:sz="0" w:space="0" w:color="auto"/>
            <w:left w:val="none" w:sz="0" w:space="0" w:color="auto"/>
            <w:bottom w:val="none" w:sz="0" w:space="0" w:color="auto"/>
            <w:right w:val="none" w:sz="0" w:space="0" w:color="auto"/>
          </w:divBdr>
        </w:div>
        <w:div w:id="1368943238">
          <w:marLeft w:val="1800"/>
          <w:marRight w:val="0"/>
          <w:marTop w:val="86"/>
          <w:marBottom w:val="0"/>
          <w:divBdr>
            <w:top w:val="none" w:sz="0" w:space="0" w:color="auto"/>
            <w:left w:val="none" w:sz="0" w:space="0" w:color="auto"/>
            <w:bottom w:val="none" w:sz="0" w:space="0" w:color="auto"/>
            <w:right w:val="none" w:sz="0" w:space="0" w:color="auto"/>
          </w:divBdr>
        </w:div>
        <w:div w:id="1533222251">
          <w:marLeft w:val="1800"/>
          <w:marRight w:val="0"/>
          <w:marTop w:val="86"/>
          <w:marBottom w:val="0"/>
          <w:divBdr>
            <w:top w:val="none" w:sz="0" w:space="0" w:color="auto"/>
            <w:left w:val="none" w:sz="0" w:space="0" w:color="auto"/>
            <w:bottom w:val="none" w:sz="0" w:space="0" w:color="auto"/>
            <w:right w:val="none" w:sz="0" w:space="0" w:color="auto"/>
          </w:divBdr>
        </w:div>
        <w:div w:id="1556546399">
          <w:marLeft w:val="1166"/>
          <w:marRight w:val="0"/>
          <w:marTop w:val="96"/>
          <w:marBottom w:val="0"/>
          <w:divBdr>
            <w:top w:val="none" w:sz="0" w:space="0" w:color="auto"/>
            <w:left w:val="none" w:sz="0" w:space="0" w:color="auto"/>
            <w:bottom w:val="none" w:sz="0" w:space="0" w:color="auto"/>
            <w:right w:val="none" w:sz="0" w:space="0" w:color="auto"/>
          </w:divBdr>
        </w:div>
        <w:div w:id="1806971263">
          <w:marLeft w:val="2520"/>
          <w:marRight w:val="0"/>
          <w:marTop w:val="67"/>
          <w:marBottom w:val="0"/>
          <w:divBdr>
            <w:top w:val="none" w:sz="0" w:space="0" w:color="auto"/>
            <w:left w:val="none" w:sz="0" w:space="0" w:color="auto"/>
            <w:bottom w:val="none" w:sz="0" w:space="0" w:color="auto"/>
            <w:right w:val="none" w:sz="0" w:space="0" w:color="auto"/>
          </w:divBdr>
        </w:div>
      </w:divsChild>
    </w:div>
    <w:div w:id="856887651">
      <w:bodyDiv w:val="1"/>
      <w:marLeft w:val="0"/>
      <w:marRight w:val="0"/>
      <w:marTop w:val="0"/>
      <w:marBottom w:val="0"/>
      <w:divBdr>
        <w:top w:val="none" w:sz="0" w:space="0" w:color="auto"/>
        <w:left w:val="none" w:sz="0" w:space="0" w:color="auto"/>
        <w:bottom w:val="none" w:sz="0" w:space="0" w:color="auto"/>
        <w:right w:val="none" w:sz="0" w:space="0" w:color="auto"/>
      </w:divBdr>
      <w:divsChild>
        <w:div w:id="249200230">
          <w:marLeft w:val="1267"/>
          <w:marRight w:val="0"/>
          <w:marTop w:val="96"/>
          <w:marBottom w:val="0"/>
          <w:divBdr>
            <w:top w:val="none" w:sz="0" w:space="0" w:color="auto"/>
            <w:left w:val="none" w:sz="0" w:space="0" w:color="auto"/>
            <w:bottom w:val="none" w:sz="0" w:space="0" w:color="auto"/>
            <w:right w:val="none" w:sz="0" w:space="0" w:color="auto"/>
          </w:divBdr>
        </w:div>
        <w:div w:id="723525832">
          <w:marLeft w:val="1166"/>
          <w:marRight w:val="0"/>
          <w:marTop w:val="96"/>
          <w:marBottom w:val="0"/>
          <w:divBdr>
            <w:top w:val="none" w:sz="0" w:space="0" w:color="auto"/>
            <w:left w:val="none" w:sz="0" w:space="0" w:color="auto"/>
            <w:bottom w:val="none" w:sz="0" w:space="0" w:color="auto"/>
            <w:right w:val="none" w:sz="0" w:space="0" w:color="auto"/>
          </w:divBdr>
        </w:div>
        <w:div w:id="946812038">
          <w:marLeft w:val="1166"/>
          <w:marRight w:val="0"/>
          <w:marTop w:val="96"/>
          <w:marBottom w:val="0"/>
          <w:divBdr>
            <w:top w:val="none" w:sz="0" w:space="0" w:color="auto"/>
            <w:left w:val="none" w:sz="0" w:space="0" w:color="auto"/>
            <w:bottom w:val="none" w:sz="0" w:space="0" w:color="auto"/>
            <w:right w:val="none" w:sz="0" w:space="0" w:color="auto"/>
          </w:divBdr>
        </w:div>
        <w:div w:id="981349168">
          <w:marLeft w:val="1166"/>
          <w:marRight w:val="0"/>
          <w:marTop w:val="96"/>
          <w:marBottom w:val="0"/>
          <w:divBdr>
            <w:top w:val="none" w:sz="0" w:space="0" w:color="auto"/>
            <w:left w:val="none" w:sz="0" w:space="0" w:color="auto"/>
            <w:bottom w:val="none" w:sz="0" w:space="0" w:color="auto"/>
            <w:right w:val="none" w:sz="0" w:space="0" w:color="auto"/>
          </w:divBdr>
        </w:div>
        <w:div w:id="1116828041">
          <w:marLeft w:val="547"/>
          <w:marRight w:val="0"/>
          <w:marTop w:val="106"/>
          <w:marBottom w:val="0"/>
          <w:divBdr>
            <w:top w:val="none" w:sz="0" w:space="0" w:color="auto"/>
            <w:left w:val="none" w:sz="0" w:space="0" w:color="auto"/>
            <w:bottom w:val="none" w:sz="0" w:space="0" w:color="auto"/>
            <w:right w:val="none" w:sz="0" w:space="0" w:color="auto"/>
          </w:divBdr>
        </w:div>
        <w:div w:id="1689524682">
          <w:marLeft w:val="1166"/>
          <w:marRight w:val="0"/>
          <w:marTop w:val="96"/>
          <w:marBottom w:val="0"/>
          <w:divBdr>
            <w:top w:val="none" w:sz="0" w:space="0" w:color="auto"/>
            <w:left w:val="none" w:sz="0" w:space="0" w:color="auto"/>
            <w:bottom w:val="none" w:sz="0" w:space="0" w:color="auto"/>
            <w:right w:val="none" w:sz="0" w:space="0" w:color="auto"/>
          </w:divBdr>
        </w:div>
        <w:div w:id="1992558989">
          <w:marLeft w:val="547"/>
          <w:marRight w:val="0"/>
          <w:marTop w:val="106"/>
          <w:marBottom w:val="0"/>
          <w:divBdr>
            <w:top w:val="none" w:sz="0" w:space="0" w:color="auto"/>
            <w:left w:val="none" w:sz="0" w:space="0" w:color="auto"/>
            <w:bottom w:val="none" w:sz="0" w:space="0" w:color="auto"/>
            <w:right w:val="none" w:sz="0" w:space="0" w:color="auto"/>
          </w:divBdr>
        </w:div>
        <w:div w:id="2145273940">
          <w:marLeft w:val="547"/>
          <w:marRight w:val="0"/>
          <w:marTop w:val="106"/>
          <w:marBottom w:val="0"/>
          <w:divBdr>
            <w:top w:val="none" w:sz="0" w:space="0" w:color="auto"/>
            <w:left w:val="none" w:sz="0" w:space="0" w:color="auto"/>
            <w:bottom w:val="none" w:sz="0" w:space="0" w:color="auto"/>
            <w:right w:val="none" w:sz="0" w:space="0" w:color="auto"/>
          </w:divBdr>
        </w:div>
      </w:divsChild>
    </w:div>
    <w:div w:id="857086404">
      <w:bodyDiv w:val="1"/>
      <w:marLeft w:val="0"/>
      <w:marRight w:val="0"/>
      <w:marTop w:val="0"/>
      <w:marBottom w:val="0"/>
      <w:divBdr>
        <w:top w:val="none" w:sz="0" w:space="0" w:color="auto"/>
        <w:left w:val="none" w:sz="0" w:space="0" w:color="auto"/>
        <w:bottom w:val="none" w:sz="0" w:space="0" w:color="auto"/>
        <w:right w:val="none" w:sz="0" w:space="0" w:color="auto"/>
      </w:divBdr>
      <w:divsChild>
        <w:div w:id="622885698">
          <w:marLeft w:val="547"/>
          <w:marRight w:val="0"/>
          <w:marTop w:val="134"/>
          <w:marBottom w:val="0"/>
          <w:divBdr>
            <w:top w:val="none" w:sz="0" w:space="0" w:color="auto"/>
            <w:left w:val="none" w:sz="0" w:space="0" w:color="auto"/>
            <w:bottom w:val="none" w:sz="0" w:space="0" w:color="auto"/>
            <w:right w:val="none" w:sz="0" w:space="0" w:color="auto"/>
          </w:divBdr>
        </w:div>
        <w:div w:id="749817130">
          <w:marLeft w:val="1166"/>
          <w:marRight w:val="0"/>
          <w:marTop w:val="115"/>
          <w:marBottom w:val="0"/>
          <w:divBdr>
            <w:top w:val="none" w:sz="0" w:space="0" w:color="auto"/>
            <w:left w:val="none" w:sz="0" w:space="0" w:color="auto"/>
            <w:bottom w:val="none" w:sz="0" w:space="0" w:color="auto"/>
            <w:right w:val="none" w:sz="0" w:space="0" w:color="auto"/>
          </w:divBdr>
        </w:div>
        <w:div w:id="1121341411">
          <w:marLeft w:val="1166"/>
          <w:marRight w:val="0"/>
          <w:marTop w:val="115"/>
          <w:marBottom w:val="0"/>
          <w:divBdr>
            <w:top w:val="none" w:sz="0" w:space="0" w:color="auto"/>
            <w:left w:val="none" w:sz="0" w:space="0" w:color="auto"/>
            <w:bottom w:val="none" w:sz="0" w:space="0" w:color="auto"/>
            <w:right w:val="none" w:sz="0" w:space="0" w:color="auto"/>
          </w:divBdr>
        </w:div>
        <w:div w:id="1136608621">
          <w:marLeft w:val="1166"/>
          <w:marRight w:val="0"/>
          <w:marTop w:val="115"/>
          <w:marBottom w:val="0"/>
          <w:divBdr>
            <w:top w:val="none" w:sz="0" w:space="0" w:color="auto"/>
            <w:left w:val="none" w:sz="0" w:space="0" w:color="auto"/>
            <w:bottom w:val="none" w:sz="0" w:space="0" w:color="auto"/>
            <w:right w:val="none" w:sz="0" w:space="0" w:color="auto"/>
          </w:divBdr>
        </w:div>
        <w:div w:id="1138183694">
          <w:marLeft w:val="1800"/>
          <w:marRight w:val="0"/>
          <w:marTop w:val="86"/>
          <w:marBottom w:val="0"/>
          <w:divBdr>
            <w:top w:val="none" w:sz="0" w:space="0" w:color="auto"/>
            <w:left w:val="none" w:sz="0" w:space="0" w:color="auto"/>
            <w:bottom w:val="none" w:sz="0" w:space="0" w:color="auto"/>
            <w:right w:val="none" w:sz="0" w:space="0" w:color="auto"/>
          </w:divBdr>
        </w:div>
        <w:div w:id="1638995391">
          <w:marLeft w:val="1800"/>
          <w:marRight w:val="0"/>
          <w:marTop w:val="86"/>
          <w:marBottom w:val="0"/>
          <w:divBdr>
            <w:top w:val="none" w:sz="0" w:space="0" w:color="auto"/>
            <w:left w:val="none" w:sz="0" w:space="0" w:color="auto"/>
            <w:bottom w:val="none" w:sz="0" w:space="0" w:color="auto"/>
            <w:right w:val="none" w:sz="0" w:space="0" w:color="auto"/>
          </w:divBdr>
        </w:div>
        <w:div w:id="1656568496">
          <w:marLeft w:val="1800"/>
          <w:marRight w:val="0"/>
          <w:marTop w:val="86"/>
          <w:marBottom w:val="0"/>
          <w:divBdr>
            <w:top w:val="none" w:sz="0" w:space="0" w:color="auto"/>
            <w:left w:val="none" w:sz="0" w:space="0" w:color="auto"/>
            <w:bottom w:val="none" w:sz="0" w:space="0" w:color="auto"/>
            <w:right w:val="none" w:sz="0" w:space="0" w:color="auto"/>
          </w:divBdr>
        </w:div>
        <w:div w:id="1898856388">
          <w:marLeft w:val="1800"/>
          <w:marRight w:val="0"/>
          <w:marTop w:val="86"/>
          <w:marBottom w:val="0"/>
          <w:divBdr>
            <w:top w:val="none" w:sz="0" w:space="0" w:color="auto"/>
            <w:left w:val="none" w:sz="0" w:space="0" w:color="auto"/>
            <w:bottom w:val="none" w:sz="0" w:space="0" w:color="auto"/>
            <w:right w:val="none" w:sz="0" w:space="0" w:color="auto"/>
          </w:divBdr>
        </w:div>
        <w:div w:id="1972860687">
          <w:marLeft w:val="1800"/>
          <w:marRight w:val="0"/>
          <w:marTop w:val="86"/>
          <w:marBottom w:val="0"/>
          <w:divBdr>
            <w:top w:val="none" w:sz="0" w:space="0" w:color="auto"/>
            <w:left w:val="none" w:sz="0" w:space="0" w:color="auto"/>
            <w:bottom w:val="none" w:sz="0" w:space="0" w:color="auto"/>
            <w:right w:val="none" w:sz="0" w:space="0" w:color="auto"/>
          </w:divBdr>
        </w:div>
      </w:divsChild>
    </w:div>
    <w:div w:id="858012277">
      <w:bodyDiv w:val="1"/>
      <w:marLeft w:val="0"/>
      <w:marRight w:val="0"/>
      <w:marTop w:val="0"/>
      <w:marBottom w:val="0"/>
      <w:divBdr>
        <w:top w:val="none" w:sz="0" w:space="0" w:color="auto"/>
        <w:left w:val="none" w:sz="0" w:space="0" w:color="auto"/>
        <w:bottom w:val="none" w:sz="0" w:space="0" w:color="auto"/>
        <w:right w:val="none" w:sz="0" w:space="0" w:color="auto"/>
      </w:divBdr>
      <w:divsChild>
        <w:div w:id="50231570">
          <w:marLeft w:val="1166"/>
          <w:marRight w:val="0"/>
          <w:marTop w:val="115"/>
          <w:marBottom w:val="0"/>
          <w:divBdr>
            <w:top w:val="none" w:sz="0" w:space="0" w:color="auto"/>
            <w:left w:val="none" w:sz="0" w:space="0" w:color="auto"/>
            <w:bottom w:val="none" w:sz="0" w:space="0" w:color="auto"/>
            <w:right w:val="none" w:sz="0" w:space="0" w:color="auto"/>
          </w:divBdr>
        </w:div>
        <w:div w:id="265117513">
          <w:marLeft w:val="1166"/>
          <w:marRight w:val="0"/>
          <w:marTop w:val="115"/>
          <w:marBottom w:val="0"/>
          <w:divBdr>
            <w:top w:val="none" w:sz="0" w:space="0" w:color="auto"/>
            <w:left w:val="none" w:sz="0" w:space="0" w:color="auto"/>
            <w:bottom w:val="none" w:sz="0" w:space="0" w:color="auto"/>
            <w:right w:val="none" w:sz="0" w:space="0" w:color="auto"/>
          </w:divBdr>
        </w:div>
        <w:div w:id="615019407">
          <w:marLeft w:val="1166"/>
          <w:marRight w:val="0"/>
          <w:marTop w:val="115"/>
          <w:marBottom w:val="0"/>
          <w:divBdr>
            <w:top w:val="none" w:sz="0" w:space="0" w:color="auto"/>
            <w:left w:val="none" w:sz="0" w:space="0" w:color="auto"/>
            <w:bottom w:val="none" w:sz="0" w:space="0" w:color="auto"/>
            <w:right w:val="none" w:sz="0" w:space="0" w:color="auto"/>
          </w:divBdr>
        </w:div>
        <w:div w:id="1223253591">
          <w:marLeft w:val="547"/>
          <w:marRight w:val="0"/>
          <w:marTop w:val="154"/>
          <w:marBottom w:val="0"/>
          <w:divBdr>
            <w:top w:val="none" w:sz="0" w:space="0" w:color="auto"/>
            <w:left w:val="none" w:sz="0" w:space="0" w:color="auto"/>
            <w:bottom w:val="none" w:sz="0" w:space="0" w:color="auto"/>
            <w:right w:val="none" w:sz="0" w:space="0" w:color="auto"/>
          </w:divBdr>
        </w:div>
        <w:div w:id="1410271711">
          <w:marLeft w:val="547"/>
          <w:marRight w:val="0"/>
          <w:marTop w:val="154"/>
          <w:marBottom w:val="0"/>
          <w:divBdr>
            <w:top w:val="none" w:sz="0" w:space="0" w:color="auto"/>
            <w:left w:val="none" w:sz="0" w:space="0" w:color="auto"/>
            <w:bottom w:val="none" w:sz="0" w:space="0" w:color="auto"/>
            <w:right w:val="none" w:sz="0" w:space="0" w:color="auto"/>
          </w:divBdr>
        </w:div>
        <w:div w:id="1595934761">
          <w:marLeft w:val="1166"/>
          <w:marRight w:val="0"/>
          <w:marTop w:val="115"/>
          <w:marBottom w:val="0"/>
          <w:divBdr>
            <w:top w:val="none" w:sz="0" w:space="0" w:color="auto"/>
            <w:left w:val="none" w:sz="0" w:space="0" w:color="auto"/>
            <w:bottom w:val="none" w:sz="0" w:space="0" w:color="auto"/>
            <w:right w:val="none" w:sz="0" w:space="0" w:color="auto"/>
          </w:divBdr>
        </w:div>
        <w:div w:id="1781028570">
          <w:marLeft w:val="547"/>
          <w:marRight w:val="0"/>
          <w:marTop w:val="154"/>
          <w:marBottom w:val="0"/>
          <w:divBdr>
            <w:top w:val="none" w:sz="0" w:space="0" w:color="auto"/>
            <w:left w:val="none" w:sz="0" w:space="0" w:color="auto"/>
            <w:bottom w:val="none" w:sz="0" w:space="0" w:color="auto"/>
            <w:right w:val="none" w:sz="0" w:space="0" w:color="auto"/>
          </w:divBdr>
        </w:div>
        <w:div w:id="2112970790">
          <w:marLeft w:val="1166"/>
          <w:marRight w:val="0"/>
          <w:marTop w:val="115"/>
          <w:marBottom w:val="0"/>
          <w:divBdr>
            <w:top w:val="none" w:sz="0" w:space="0" w:color="auto"/>
            <w:left w:val="none" w:sz="0" w:space="0" w:color="auto"/>
            <w:bottom w:val="none" w:sz="0" w:space="0" w:color="auto"/>
            <w:right w:val="none" w:sz="0" w:space="0" w:color="auto"/>
          </w:divBdr>
        </w:div>
      </w:divsChild>
    </w:div>
    <w:div w:id="858202651">
      <w:bodyDiv w:val="1"/>
      <w:marLeft w:val="0"/>
      <w:marRight w:val="0"/>
      <w:marTop w:val="0"/>
      <w:marBottom w:val="0"/>
      <w:divBdr>
        <w:top w:val="none" w:sz="0" w:space="0" w:color="auto"/>
        <w:left w:val="none" w:sz="0" w:space="0" w:color="auto"/>
        <w:bottom w:val="none" w:sz="0" w:space="0" w:color="auto"/>
        <w:right w:val="none" w:sz="0" w:space="0" w:color="auto"/>
      </w:divBdr>
    </w:div>
    <w:div w:id="858474697">
      <w:bodyDiv w:val="1"/>
      <w:marLeft w:val="0"/>
      <w:marRight w:val="0"/>
      <w:marTop w:val="0"/>
      <w:marBottom w:val="0"/>
      <w:divBdr>
        <w:top w:val="none" w:sz="0" w:space="0" w:color="auto"/>
        <w:left w:val="none" w:sz="0" w:space="0" w:color="auto"/>
        <w:bottom w:val="none" w:sz="0" w:space="0" w:color="auto"/>
        <w:right w:val="none" w:sz="0" w:space="0" w:color="auto"/>
      </w:divBdr>
      <w:divsChild>
        <w:div w:id="1550385267">
          <w:marLeft w:val="547"/>
          <w:marRight w:val="0"/>
          <w:marTop w:val="115"/>
          <w:marBottom w:val="0"/>
          <w:divBdr>
            <w:top w:val="none" w:sz="0" w:space="0" w:color="auto"/>
            <w:left w:val="none" w:sz="0" w:space="0" w:color="auto"/>
            <w:bottom w:val="none" w:sz="0" w:space="0" w:color="auto"/>
            <w:right w:val="none" w:sz="0" w:space="0" w:color="auto"/>
          </w:divBdr>
        </w:div>
        <w:div w:id="1826311551">
          <w:marLeft w:val="547"/>
          <w:marRight w:val="0"/>
          <w:marTop w:val="115"/>
          <w:marBottom w:val="0"/>
          <w:divBdr>
            <w:top w:val="none" w:sz="0" w:space="0" w:color="auto"/>
            <w:left w:val="none" w:sz="0" w:space="0" w:color="auto"/>
            <w:bottom w:val="none" w:sz="0" w:space="0" w:color="auto"/>
            <w:right w:val="none" w:sz="0" w:space="0" w:color="auto"/>
          </w:divBdr>
        </w:div>
      </w:divsChild>
    </w:div>
    <w:div w:id="858737596">
      <w:bodyDiv w:val="1"/>
      <w:marLeft w:val="0"/>
      <w:marRight w:val="0"/>
      <w:marTop w:val="0"/>
      <w:marBottom w:val="0"/>
      <w:divBdr>
        <w:top w:val="none" w:sz="0" w:space="0" w:color="auto"/>
        <w:left w:val="none" w:sz="0" w:space="0" w:color="auto"/>
        <w:bottom w:val="none" w:sz="0" w:space="0" w:color="auto"/>
        <w:right w:val="none" w:sz="0" w:space="0" w:color="auto"/>
      </w:divBdr>
    </w:div>
    <w:div w:id="858936367">
      <w:bodyDiv w:val="1"/>
      <w:marLeft w:val="0"/>
      <w:marRight w:val="0"/>
      <w:marTop w:val="0"/>
      <w:marBottom w:val="0"/>
      <w:divBdr>
        <w:top w:val="none" w:sz="0" w:space="0" w:color="auto"/>
        <w:left w:val="none" w:sz="0" w:space="0" w:color="auto"/>
        <w:bottom w:val="none" w:sz="0" w:space="0" w:color="auto"/>
        <w:right w:val="none" w:sz="0" w:space="0" w:color="auto"/>
      </w:divBdr>
    </w:div>
    <w:div w:id="859007487">
      <w:bodyDiv w:val="1"/>
      <w:marLeft w:val="0"/>
      <w:marRight w:val="0"/>
      <w:marTop w:val="0"/>
      <w:marBottom w:val="0"/>
      <w:divBdr>
        <w:top w:val="none" w:sz="0" w:space="0" w:color="auto"/>
        <w:left w:val="none" w:sz="0" w:space="0" w:color="auto"/>
        <w:bottom w:val="none" w:sz="0" w:space="0" w:color="auto"/>
        <w:right w:val="none" w:sz="0" w:space="0" w:color="auto"/>
      </w:divBdr>
    </w:div>
    <w:div w:id="859009136">
      <w:bodyDiv w:val="1"/>
      <w:marLeft w:val="0"/>
      <w:marRight w:val="0"/>
      <w:marTop w:val="0"/>
      <w:marBottom w:val="0"/>
      <w:divBdr>
        <w:top w:val="none" w:sz="0" w:space="0" w:color="auto"/>
        <w:left w:val="none" w:sz="0" w:space="0" w:color="auto"/>
        <w:bottom w:val="none" w:sz="0" w:space="0" w:color="auto"/>
        <w:right w:val="none" w:sz="0" w:space="0" w:color="auto"/>
      </w:divBdr>
      <w:divsChild>
        <w:div w:id="1040863676">
          <w:marLeft w:val="0"/>
          <w:marRight w:val="0"/>
          <w:marTop w:val="0"/>
          <w:marBottom w:val="0"/>
          <w:divBdr>
            <w:top w:val="none" w:sz="0" w:space="0" w:color="auto"/>
            <w:left w:val="none" w:sz="0" w:space="0" w:color="auto"/>
            <w:bottom w:val="none" w:sz="0" w:space="0" w:color="auto"/>
            <w:right w:val="none" w:sz="0" w:space="0" w:color="auto"/>
          </w:divBdr>
          <w:divsChild>
            <w:div w:id="1148395778">
              <w:marLeft w:val="0"/>
              <w:marRight w:val="0"/>
              <w:marTop w:val="0"/>
              <w:marBottom w:val="0"/>
              <w:divBdr>
                <w:top w:val="none" w:sz="0" w:space="0" w:color="auto"/>
                <w:left w:val="none" w:sz="0" w:space="0" w:color="auto"/>
                <w:bottom w:val="none" w:sz="0" w:space="0" w:color="auto"/>
                <w:right w:val="none" w:sz="0" w:space="0" w:color="auto"/>
              </w:divBdr>
            </w:div>
            <w:div w:id="1371761947">
              <w:marLeft w:val="0"/>
              <w:marRight w:val="0"/>
              <w:marTop w:val="0"/>
              <w:marBottom w:val="0"/>
              <w:divBdr>
                <w:top w:val="none" w:sz="0" w:space="0" w:color="auto"/>
                <w:left w:val="none" w:sz="0" w:space="0" w:color="auto"/>
                <w:bottom w:val="none" w:sz="0" w:space="0" w:color="auto"/>
                <w:right w:val="none" w:sz="0" w:space="0" w:color="auto"/>
              </w:divBdr>
            </w:div>
            <w:div w:id="1699893206">
              <w:marLeft w:val="0"/>
              <w:marRight w:val="0"/>
              <w:marTop w:val="0"/>
              <w:marBottom w:val="0"/>
              <w:divBdr>
                <w:top w:val="none" w:sz="0" w:space="0" w:color="auto"/>
                <w:left w:val="none" w:sz="0" w:space="0" w:color="auto"/>
                <w:bottom w:val="none" w:sz="0" w:space="0" w:color="auto"/>
                <w:right w:val="none" w:sz="0" w:space="0" w:color="auto"/>
              </w:divBdr>
            </w:div>
            <w:div w:id="182604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123158">
      <w:bodyDiv w:val="1"/>
      <w:marLeft w:val="0"/>
      <w:marRight w:val="0"/>
      <w:marTop w:val="0"/>
      <w:marBottom w:val="0"/>
      <w:divBdr>
        <w:top w:val="none" w:sz="0" w:space="0" w:color="auto"/>
        <w:left w:val="none" w:sz="0" w:space="0" w:color="auto"/>
        <w:bottom w:val="none" w:sz="0" w:space="0" w:color="auto"/>
        <w:right w:val="none" w:sz="0" w:space="0" w:color="auto"/>
      </w:divBdr>
      <w:divsChild>
        <w:div w:id="192427022">
          <w:marLeft w:val="1166"/>
          <w:marRight w:val="0"/>
          <w:marTop w:val="125"/>
          <w:marBottom w:val="0"/>
          <w:divBdr>
            <w:top w:val="none" w:sz="0" w:space="0" w:color="auto"/>
            <w:left w:val="none" w:sz="0" w:space="0" w:color="auto"/>
            <w:bottom w:val="none" w:sz="0" w:space="0" w:color="auto"/>
            <w:right w:val="none" w:sz="0" w:space="0" w:color="auto"/>
          </w:divBdr>
        </w:div>
        <w:div w:id="598028382">
          <w:marLeft w:val="547"/>
          <w:marRight w:val="0"/>
          <w:marTop w:val="144"/>
          <w:marBottom w:val="0"/>
          <w:divBdr>
            <w:top w:val="none" w:sz="0" w:space="0" w:color="auto"/>
            <w:left w:val="none" w:sz="0" w:space="0" w:color="auto"/>
            <w:bottom w:val="none" w:sz="0" w:space="0" w:color="auto"/>
            <w:right w:val="none" w:sz="0" w:space="0" w:color="auto"/>
          </w:divBdr>
        </w:div>
        <w:div w:id="751271109">
          <w:marLeft w:val="547"/>
          <w:marRight w:val="0"/>
          <w:marTop w:val="144"/>
          <w:marBottom w:val="0"/>
          <w:divBdr>
            <w:top w:val="none" w:sz="0" w:space="0" w:color="auto"/>
            <w:left w:val="none" w:sz="0" w:space="0" w:color="auto"/>
            <w:bottom w:val="none" w:sz="0" w:space="0" w:color="auto"/>
            <w:right w:val="none" w:sz="0" w:space="0" w:color="auto"/>
          </w:divBdr>
        </w:div>
        <w:div w:id="752320475">
          <w:marLeft w:val="547"/>
          <w:marRight w:val="0"/>
          <w:marTop w:val="144"/>
          <w:marBottom w:val="0"/>
          <w:divBdr>
            <w:top w:val="none" w:sz="0" w:space="0" w:color="auto"/>
            <w:left w:val="none" w:sz="0" w:space="0" w:color="auto"/>
            <w:bottom w:val="none" w:sz="0" w:space="0" w:color="auto"/>
            <w:right w:val="none" w:sz="0" w:space="0" w:color="auto"/>
          </w:divBdr>
        </w:div>
        <w:div w:id="1018894436">
          <w:marLeft w:val="1800"/>
          <w:marRight w:val="0"/>
          <w:marTop w:val="144"/>
          <w:marBottom w:val="0"/>
          <w:divBdr>
            <w:top w:val="none" w:sz="0" w:space="0" w:color="auto"/>
            <w:left w:val="none" w:sz="0" w:space="0" w:color="auto"/>
            <w:bottom w:val="none" w:sz="0" w:space="0" w:color="auto"/>
            <w:right w:val="none" w:sz="0" w:space="0" w:color="auto"/>
          </w:divBdr>
        </w:div>
        <w:div w:id="1465155418">
          <w:marLeft w:val="1166"/>
          <w:marRight w:val="0"/>
          <w:marTop w:val="125"/>
          <w:marBottom w:val="0"/>
          <w:divBdr>
            <w:top w:val="none" w:sz="0" w:space="0" w:color="auto"/>
            <w:left w:val="none" w:sz="0" w:space="0" w:color="auto"/>
            <w:bottom w:val="none" w:sz="0" w:space="0" w:color="auto"/>
            <w:right w:val="none" w:sz="0" w:space="0" w:color="auto"/>
          </w:divBdr>
        </w:div>
        <w:div w:id="1976065530">
          <w:marLeft w:val="547"/>
          <w:marRight w:val="0"/>
          <w:marTop w:val="144"/>
          <w:marBottom w:val="0"/>
          <w:divBdr>
            <w:top w:val="none" w:sz="0" w:space="0" w:color="auto"/>
            <w:left w:val="none" w:sz="0" w:space="0" w:color="auto"/>
            <w:bottom w:val="none" w:sz="0" w:space="0" w:color="auto"/>
            <w:right w:val="none" w:sz="0" w:space="0" w:color="auto"/>
          </w:divBdr>
        </w:div>
        <w:div w:id="2054579009">
          <w:marLeft w:val="1800"/>
          <w:marRight w:val="0"/>
          <w:marTop w:val="144"/>
          <w:marBottom w:val="0"/>
          <w:divBdr>
            <w:top w:val="none" w:sz="0" w:space="0" w:color="auto"/>
            <w:left w:val="none" w:sz="0" w:space="0" w:color="auto"/>
            <w:bottom w:val="none" w:sz="0" w:space="0" w:color="auto"/>
            <w:right w:val="none" w:sz="0" w:space="0" w:color="auto"/>
          </w:divBdr>
        </w:div>
      </w:divsChild>
    </w:div>
    <w:div w:id="859511594">
      <w:bodyDiv w:val="1"/>
      <w:marLeft w:val="0"/>
      <w:marRight w:val="0"/>
      <w:marTop w:val="0"/>
      <w:marBottom w:val="0"/>
      <w:divBdr>
        <w:top w:val="none" w:sz="0" w:space="0" w:color="auto"/>
        <w:left w:val="none" w:sz="0" w:space="0" w:color="auto"/>
        <w:bottom w:val="none" w:sz="0" w:space="0" w:color="auto"/>
        <w:right w:val="none" w:sz="0" w:space="0" w:color="auto"/>
      </w:divBdr>
    </w:div>
    <w:div w:id="859976774">
      <w:bodyDiv w:val="1"/>
      <w:marLeft w:val="0"/>
      <w:marRight w:val="0"/>
      <w:marTop w:val="0"/>
      <w:marBottom w:val="0"/>
      <w:divBdr>
        <w:top w:val="none" w:sz="0" w:space="0" w:color="auto"/>
        <w:left w:val="none" w:sz="0" w:space="0" w:color="auto"/>
        <w:bottom w:val="none" w:sz="0" w:space="0" w:color="auto"/>
        <w:right w:val="none" w:sz="0" w:space="0" w:color="auto"/>
      </w:divBdr>
    </w:div>
    <w:div w:id="861089784">
      <w:bodyDiv w:val="1"/>
      <w:marLeft w:val="0"/>
      <w:marRight w:val="0"/>
      <w:marTop w:val="0"/>
      <w:marBottom w:val="0"/>
      <w:divBdr>
        <w:top w:val="none" w:sz="0" w:space="0" w:color="auto"/>
        <w:left w:val="none" w:sz="0" w:space="0" w:color="auto"/>
        <w:bottom w:val="none" w:sz="0" w:space="0" w:color="auto"/>
        <w:right w:val="none" w:sz="0" w:space="0" w:color="auto"/>
      </w:divBdr>
    </w:div>
    <w:div w:id="861433706">
      <w:bodyDiv w:val="1"/>
      <w:marLeft w:val="0"/>
      <w:marRight w:val="0"/>
      <w:marTop w:val="0"/>
      <w:marBottom w:val="0"/>
      <w:divBdr>
        <w:top w:val="none" w:sz="0" w:space="0" w:color="auto"/>
        <w:left w:val="none" w:sz="0" w:space="0" w:color="auto"/>
        <w:bottom w:val="none" w:sz="0" w:space="0" w:color="auto"/>
        <w:right w:val="none" w:sz="0" w:space="0" w:color="auto"/>
      </w:divBdr>
      <w:divsChild>
        <w:div w:id="122429727">
          <w:marLeft w:val="1166"/>
          <w:marRight w:val="0"/>
          <w:marTop w:val="86"/>
          <w:marBottom w:val="0"/>
          <w:divBdr>
            <w:top w:val="none" w:sz="0" w:space="0" w:color="auto"/>
            <w:left w:val="none" w:sz="0" w:space="0" w:color="auto"/>
            <w:bottom w:val="none" w:sz="0" w:space="0" w:color="auto"/>
            <w:right w:val="none" w:sz="0" w:space="0" w:color="auto"/>
          </w:divBdr>
        </w:div>
        <w:div w:id="355811059">
          <w:marLeft w:val="547"/>
          <w:marRight w:val="0"/>
          <w:marTop w:val="96"/>
          <w:marBottom w:val="0"/>
          <w:divBdr>
            <w:top w:val="none" w:sz="0" w:space="0" w:color="auto"/>
            <w:left w:val="none" w:sz="0" w:space="0" w:color="auto"/>
            <w:bottom w:val="none" w:sz="0" w:space="0" w:color="auto"/>
            <w:right w:val="none" w:sz="0" w:space="0" w:color="auto"/>
          </w:divBdr>
        </w:div>
        <w:div w:id="366955177">
          <w:marLeft w:val="547"/>
          <w:marRight w:val="0"/>
          <w:marTop w:val="96"/>
          <w:marBottom w:val="0"/>
          <w:divBdr>
            <w:top w:val="none" w:sz="0" w:space="0" w:color="auto"/>
            <w:left w:val="none" w:sz="0" w:space="0" w:color="auto"/>
            <w:bottom w:val="none" w:sz="0" w:space="0" w:color="auto"/>
            <w:right w:val="none" w:sz="0" w:space="0" w:color="auto"/>
          </w:divBdr>
        </w:div>
        <w:div w:id="728454404">
          <w:marLeft w:val="1166"/>
          <w:marRight w:val="0"/>
          <w:marTop w:val="86"/>
          <w:marBottom w:val="0"/>
          <w:divBdr>
            <w:top w:val="none" w:sz="0" w:space="0" w:color="auto"/>
            <w:left w:val="none" w:sz="0" w:space="0" w:color="auto"/>
            <w:bottom w:val="none" w:sz="0" w:space="0" w:color="auto"/>
            <w:right w:val="none" w:sz="0" w:space="0" w:color="auto"/>
          </w:divBdr>
        </w:div>
        <w:div w:id="821963734">
          <w:marLeft w:val="1166"/>
          <w:marRight w:val="0"/>
          <w:marTop w:val="86"/>
          <w:marBottom w:val="0"/>
          <w:divBdr>
            <w:top w:val="none" w:sz="0" w:space="0" w:color="auto"/>
            <w:left w:val="none" w:sz="0" w:space="0" w:color="auto"/>
            <w:bottom w:val="none" w:sz="0" w:space="0" w:color="auto"/>
            <w:right w:val="none" w:sz="0" w:space="0" w:color="auto"/>
          </w:divBdr>
        </w:div>
        <w:div w:id="1190417078">
          <w:marLeft w:val="547"/>
          <w:marRight w:val="0"/>
          <w:marTop w:val="96"/>
          <w:marBottom w:val="0"/>
          <w:divBdr>
            <w:top w:val="none" w:sz="0" w:space="0" w:color="auto"/>
            <w:left w:val="none" w:sz="0" w:space="0" w:color="auto"/>
            <w:bottom w:val="none" w:sz="0" w:space="0" w:color="auto"/>
            <w:right w:val="none" w:sz="0" w:space="0" w:color="auto"/>
          </w:divBdr>
        </w:div>
        <w:div w:id="1316766199">
          <w:marLeft w:val="547"/>
          <w:marRight w:val="0"/>
          <w:marTop w:val="96"/>
          <w:marBottom w:val="0"/>
          <w:divBdr>
            <w:top w:val="none" w:sz="0" w:space="0" w:color="auto"/>
            <w:left w:val="none" w:sz="0" w:space="0" w:color="auto"/>
            <w:bottom w:val="none" w:sz="0" w:space="0" w:color="auto"/>
            <w:right w:val="none" w:sz="0" w:space="0" w:color="auto"/>
          </w:divBdr>
        </w:div>
        <w:div w:id="1435782995">
          <w:marLeft w:val="1166"/>
          <w:marRight w:val="0"/>
          <w:marTop w:val="86"/>
          <w:marBottom w:val="0"/>
          <w:divBdr>
            <w:top w:val="none" w:sz="0" w:space="0" w:color="auto"/>
            <w:left w:val="none" w:sz="0" w:space="0" w:color="auto"/>
            <w:bottom w:val="none" w:sz="0" w:space="0" w:color="auto"/>
            <w:right w:val="none" w:sz="0" w:space="0" w:color="auto"/>
          </w:divBdr>
        </w:div>
        <w:div w:id="1451246045">
          <w:marLeft w:val="547"/>
          <w:marRight w:val="0"/>
          <w:marTop w:val="96"/>
          <w:marBottom w:val="0"/>
          <w:divBdr>
            <w:top w:val="none" w:sz="0" w:space="0" w:color="auto"/>
            <w:left w:val="none" w:sz="0" w:space="0" w:color="auto"/>
            <w:bottom w:val="none" w:sz="0" w:space="0" w:color="auto"/>
            <w:right w:val="none" w:sz="0" w:space="0" w:color="auto"/>
          </w:divBdr>
        </w:div>
        <w:div w:id="1824466353">
          <w:marLeft w:val="1166"/>
          <w:marRight w:val="0"/>
          <w:marTop w:val="86"/>
          <w:marBottom w:val="0"/>
          <w:divBdr>
            <w:top w:val="none" w:sz="0" w:space="0" w:color="auto"/>
            <w:left w:val="none" w:sz="0" w:space="0" w:color="auto"/>
            <w:bottom w:val="none" w:sz="0" w:space="0" w:color="auto"/>
            <w:right w:val="none" w:sz="0" w:space="0" w:color="auto"/>
          </w:divBdr>
        </w:div>
        <w:div w:id="1967195438">
          <w:marLeft w:val="547"/>
          <w:marRight w:val="0"/>
          <w:marTop w:val="96"/>
          <w:marBottom w:val="0"/>
          <w:divBdr>
            <w:top w:val="none" w:sz="0" w:space="0" w:color="auto"/>
            <w:left w:val="none" w:sz="0" w:space="0" w:color="auto"/>
            <w:bottom w:val="none" w:sz="0" w:space="0" w:color="auto"/>
            <w:right w:val="none" w:sz="0" w:space="0" w:color="auto"/>
          </w:divBdr>
        </w:div>
        <w:div w:id="2045903621">
          <w:marLeft w:val="1166"/>
          <w:marRight w:val="0"/>
          <w:marTop w:val="86"/>
          <w:marBottom w:val="0"/>
          <w:divBdr>
            <w:top w:val="none" w:sz="0" w:space="0" w:color="auto"/>
            <w:left w:val="none" w:sz="0" w:space="0" w:color="auto"/>
            <w:bottom w:val="none" w:sz="0" w:space="0" w:color="auto"/>
            <w:right w:val="none" w:sz="0" w:space="0" w:color="auto"/>
          </w:divBdr>
        </w:div>
      </w:divsChild>
    </w:div>
    <w:div w:id="863133377">
      <w:bodyDiv w:val="1"/>
      <w:marLeft w:val="0"/>
      <w:marRight w:val="0"/>
      <w:marTop w:val="0"/>
      <w:marBottom w:val="0"/>
      <w:divBdr>
        <w:top w:val="none" w:sz="0" w:space="0" w:color="auto"/>
        <w:left w:val="none" w:sz="0" w:space="0" w:color="auto"/>
        <w:bottom w:val="none" w:sz="0" w:space="0" w:color="auto"/>
        <w:right w:val="none" w:sz="0" w:space="0" w:color="auto"/>
      </w:divBdr>
    </w:div>
    <w:div w:id="863714891">
      <w:bodyDiv w:val="1"/>
      <w:marLeft w:val="0"/>
      <w:marRight w:val="0"/>
      <w:marTop w:val="0"/>
      <w:marBottom w:val="0"/>
      <w:divBdr>
        <w:top w:val="none" w:sz="0" w:space="0" w:color="auto"/>
        <w:left w:val="none" w:sz="0" w:space="0" w:color="auto"/>
        <w:bottom w:val="none" w:sz="0" w:space="0" w:color="auto"/>
        <w:right w:val="none" w:sz="0" w:space="0" w:color="auto"/>
      </w:divBdr>
    </w:div>
    <w:div w:id="863832209">
      <w:bodyDiv w:val="1"/>
      <w:marLeft w:val="0"/>
      <w:marRight w:val="0"/>
      <w:marTop w:val="0"/>
      <w:marBottom w:val="0"/>
      <w:divBdr>
        <w:top w:val="none" w:sz="0" w:space="0" w:color="auto"/>
        <w:left w:val="none" w:sz="0" w:space="0" w:color="auto"/>
        <w:bottom w:val="none" w:sz="0" w:space="0" w:color="auto"/>
        <w:right w:val="none" w:sz="0" w:space="0" w:color="auto"/>
      </w:divBdr>
    </w:div>
    <w:div w:id="864250402">
      <w:bodyDiv w:val="1"/>
      <w:marLeft w:val="0"/>
      <w:marRight w:val="0"/>
      <w:marTop w:val="0"/>
      <w:marBottom w:val="0"/>
      <w:divBdr>
        <w:top w:val="none" w:sz="0" w:space="0" w:color="auto"/>
        <w:left w:val="none" w:sz="0" w:space="0" w:color="auto"/>
        <w:bottom w:val="none" w:sz="0" w:space="0" w:color="auto"/>
        <w:right w:val="none" w:sz="0" w:space="0" w:color="auto"/>
      </w:divBdr>
    </w:div>
    <w:div w:id="864635562">
      <w:bodyDiv w:val="1"/>
      <w:marLeft w:val="0"/>
      <w:marRight w:val="0"/>
      <w:marTop w:val="0"/>
      <w:marBottom w:val="0"/>
      <w:divBdr>
        <w:top w:val="none" w:sz="0" w:space="0" w:color="auto"/>
        <w:left w:val="none" w:sz="0" w:space="0" w:color="auto"/>
        <w:bottom w:val="none" w:sz="0" w:space="0" w:color="auto"/>
        <w:right w:val="none" w:sz="0" w:space="0" w:color="auto"/>
      </w:divBdr>
    </w:div>
    <w:div w:id="865363788">
      <w:bodyDiv w:val="1"/>
      <w:marLeft w:val="0"/>
      <w:marRight w:val="0"/>
      <w:marTop w:val="0"/>
      <w:marBottom w:val="0"/>
      <w:divBdr>
        <w:top w:val="none" w:sz="0" w:space="0" w:color="auto"/>
        <w:left w:val="none" w:sz="0" w:space="0" w:color="auto"/>
        <w:bottom w:val="none" w:sz="0" w:space="0" w:color="auto"/>
        <w:right w:val="none" w:sz="0" w:space="0" w:color="auto"/>
      </w:divBdr>
    </w:div>
    <w:div w:id="866218354">
      <w:bodyDiv w:val="1"/>
      <w:marLeft w:val="0"/>
      <w:marRight w:val="0"/>
      <w:marTop w:val="0"/>
      <w:marBottom w:val="0"/>
      <w:divBdr>
        <w:top w:val="none" w:sz="0" w:space="0" w:color="auto"/>
        <w:left w:val="none" w:sz="0" w:space="0" w:color="auto"/>
        <w:bottom w:val="none" w:sz="0" w:space="0" w:color="auto"/>
        <w:right w:val="none" w:sz="0" w:space="0" w:color="auto"/>
      </w:divBdr>
    </w:div>
    <w:div w:id="866408289">
      <w:bodyDiv w:val="1"/>
      <w:marLeft w:val="0"/>
      <w:marRight w:val="0"/>
      <w:marTop w:val="0"/>
      <w:marBottom w:val="0"/>
      <w:divBdr>
        <w:top w:val="none" w:sz="0" w:space="0" w:color="auto"/>
        <w:left w:val="none" w:sz="0" w:space="0" w:color="auto"/>
        <w:bottom w:val="none" w:sz="0" w:space="0" w:color="auto"/>
        <w:right w:val="none" w:sz="0" w:space="0" w:color="auto"/>
      </w:divBdr>
    </w:div>
    <w:div w:id="866676009">
      <w:bodyDiv w:val="1"/>
      <w:marLeft w:val="0"/>
      <w:marRight w:val="0"/>
      <w:marTop w:val="0"/>
      <w:marBottom w:val="0"/>
      <w:divBdr>
        <w:top w:val="none" w:sz="0" w:space="0" w:color="auto"/>
        <w:left w:val="none" w:sz="0" w:space="0" w:color="auto"/>
        <w:bottom w:val="none" w:sz="0" w:space="0" w:color="auto"/>
        <w:right w:val="none" w:sz="0" w:space="0" w:color="auto"/>
      </w:divBdr>
      <w:divsChild>
        <w:div w:id="29917071">
          <w:marLeft w:val="1166"/>
          <w:marRight w:val="0"/>
          <w:marTop w:val="115"/>
          <w:marBottom w:val="0"/>
          <w:divBdr>
            <w:top w:val="none" w:sz="0" w:space="0" w:color="auto"/>
            <w:left w:val="none" w:sz="0" w:space="0" w:color="auto"/>
            <w:bottom w:val="none" w:sz="0" w:space="0" w:color="auto"/>
            <w:right w:val="none" w:sz="0" w:space="0" w:color="auto"/>
          </w:divBdr>
        </w:div>
        <w:div w:id="575239439">
          <w:marLeft w:val="1166"/>
          <w:marRight w:val="0"/>
          <w:marTop w:val="115"/>
          <w:marBottom w:val="0"/>
          <w:divBdr>
            <w:top w:val="none" w:sz="0" w:space="0" w:color="auto"/>
            <w:left w:val="none" w:sz="0" w:space="0" w:color="auto"/>
            <w:bottom w:val="none" w:sz="0" w:space="0" w:color="auto"/>
            <w:right w:val="none" w:sz="0" w:space="0" w:color="auto"/>
          </w:divBdr>
        </w:div>
        <w:div w:id="607740947">
          <w:marLeft w:val="1166"/>
          <w:marRight w:val="0"/>
          <w:marTop w:val="115"/>
          <w:marBottom w:val="0"/>
          <w:divBdr>
            <w:top w:val="none" w:sz="0" w:space="0" w:color="auto"/>
            <w:left w:val="none" w:sz="0" w:space="0" w:color="auto"/>
            <w:bottom w:val="none" w:sz="0" w:space="0" w:color="auto"/>
            <w:right w:val="none" w:sz="0" w:space="0" w:color="auto"/>
          </w:divBdr>
        </w:div>
        <w:div w:id="1022976157">
          <w:marLeft w:val="547"/>
          <w:marRight w:val="0"/>
          <w:marTop w:val="115"/>
          <w:marBottom w:val="0"/>
          <w:divBdr>
            <w:top w:val="none" w:sz="0" w:space="0" w:color="auto"/>
            <w:left w:val="none" w:sz="0" w:space="0" w:color="auto"/>
            <w:bottom w:val="none" w:sz="0" w:space="0" w:color="auto"/>
            <w:right w:val="none" w:sz="0" w:space="0" w:color="auto"/>
          </w:divBdr>
        </w:div>
        <w:div w:id="1203178251">
          <w:marLeft w:val="1166"/>
          <w:marRight w:val="0"/>
          <w:marTop w:val="115"/>
          <w:marBottom w:val="0"/>
          <w:divBdr>
            <w:top w:val="none" w:sz="0" w:space="0" w:color="auto"/>
            <w:left w:val="none" w:sz="0" w:space="0" w:color="auto"/>
            <w:bottom w:val="none" w:sz="0" w:space="0" w:color="auto"/>
            <w:right w:val="none" w:sz="0" w:space="0" w:color="auto"/>
          </w:divBdr>
        </w:div>
      </w:divsChild>
    </w:div>
    <w:div w:id="866913274">
      <w:bodyDiv w:val="1"/>
      <w:marLeft w:val="0"/>
      <w:marRight w:val="0"/>
      <w:marTop w:val="0"/>
      <w:marBottom w:val="0"/>
      <w:divBdr>
        <w:top w:val="none" w:sz="0" w:space="0" w:color="auto"/>
        <w:left w:val="none" w:sz="0" w:space="0" w:color="auto"/>
        <w:bottom w:val="none" w:sz="0" w:space="0" w:color="auto"/>
        <w:right w:val="none" w:sz="0" w:space="0" w:color="auto"/>
      </w:divBdr>
    </w:div>
    <w:div w:id="867524709">
      <w:bodyDiv w:val="1"/>
      <w:marLeft w:val="0"/>
      <w:marRight w:val="0"/>
      <w:marTop w:val="0"/>
      <w:marBottom w:val="0"/>
      <w:divBdr>
        <w:top w:val="none" w:sz="0" w:space="0" w:color="auto"/>
        <w:left w:val="none" w:sz="0" w:space="0" w:color="auto"/>
        <w:bottom w:val="none" w:sz="0" w:space="0" w:color="auto"/>
        <w:right w:val="none" w:sz="0" w:space="0" w:color="auto"/>
      </w:divBdr>
    </w:div>
    <w:div w:id="868296696">
      <w:bodyDiv w:val="1"/>
      <w:marLeft w:val="0"/>
      <w:marRight w:val="0"/>
      <w:marTop w:val="0"/>
      <w:marBottom w:val="0"/>
      <w:divBdr>
        <w:top w:val="none" w:sz="0" w:space="0" w:color="auto"/>
        <w:left w:val="none" w:sz="0" w:space="0" w:color="auto"/>
        <w:bottom w:val="none" w:sz="0" w:space="0" w:color="auto"/>
        <w:right w:val="none" w:sz="0" w:space="0" w:color="auto"/>
      </w:divBdr>
    </w:div>
    <w:div w:id="868417911">
      <w:bodyDiv w:val="1"/>
      <w:marLeft w:val="0"/>
      <w:marRight w:val="0"/>
      <w:marTop w:val="0"/>
      <w:marBottom w:val="0"/>
      <w:divBdr>
        <w:top w:val="none" w:sz="0" w:space="0" w:color="auto"/>
        <w:left w:val="none" w:sz="0" w:space="0" w:color="auto"/>
        <w:bottom w:val="none" w:sz="0" w:space="0" w:color="auto"/>
        <w:right w:val="none" w:sz="0" w:space="0" w:color="auto"/>
      </w:divBdr>
      <w:divsChild>
        <w:div w:id="8025675">
          <w:marLeft w:val="1166"/>
          <w:marRight w:val="0"/>
          <w:marTop w:val="106"/>
          <w:marBottom w:val="0"/>
          <w:divBdr>
            <w:top w:val="none" w:sz="0" w:space="0" w:color="auto"/>
            <w:left w:val="none" w:sz="0" w:space="0" w:color="auto"/>
            <w:bottom w:val="none" w:sz="0" w:space="0" w:color="auto"/>
            <w:right w:val="none" w:sz="0" w:space="0" w:color="auto"/>
          </w:divBdr>
        </w:div>
        <w:div w:id="110563042">
          <w:marLeft w:val="547"/>
          <w:marRight w:val="0"/>
          <w:marTop w:val="106"/>
          <w:marBottom w:val="0"/>
          <w:divBdr>
            <w:top w:val="none" w:sz="0" w:space="0" w:color="auto"/>
            <w:left w:val="none" w:sz="0" w:space="0" w:color="auto"/>
            <w:bottom w:val="none" w:sz="0" w:space="0" w:color="auto"/>
            <w:right w:val="none" w:sz="0" w:space="0" w:color="auto"/>
          </w:divBdr>
        </w:div>
        <w:div w:id="981271867">
          <w:marLeft w:val="1166"/>
          <w:marRight w:val="0"/>
          <w:marTop w:val="106"/>
          <w:marBottom w:val="0"/>
          <w:divBdr>
            <w:top w:val="none" w:sz="0" w:space="0" w:color="auto"/>
            <w:left w:val="none" w:sz="0" w:space="0" w:color="auto"/>
            <w:bottom w:val="none" w:sz="0" w:space="0" w:color="auto"/>
            <w:right w:val="none" w:sz="0" w:space="0" w:color="auto"/>
          </w:divBdr>
        </w:div>
        <w:div w:id="1160389419">
          <w:marLeft w:val="547"/>
          <w:marRight w:val="0"/>
          <w:marTop w:val="106"/>
          <w:marBottom w:val="0"/>
          <w:divBdr>
            <w:top w:val="none" w:sz="0" w:space="0" w:color="auto"/>
            <w:left w:val="none" w:sz="0" w:space="0" w:color="auto"/>
            <w:bottom w:val="none" w:sz="0" w:space="0" w:color="auto"/>
            <w:right w:val="none" w:sz="0" w:space="0" w:color="auto"/>
          </w:divBdr>
        </w:div>
        <w:div w:id="1522236562">
          <w:marLeft w:val="547"/>
          <w:marRight w:val="0"/>
          <w:marTop w:val="106"/>
          <w:marBottom w:val="0"/>
          <w:divBdr>
            <w:top w:val="none" w:sz="0" w:space="0" w:color="auto"/>
            <w:left w:val="none" w:sz="0" w:space="0" w:color="auto"/>
            <w:bottom w:val="none" w:sz="0" w:space="0" w:color="auto"/>
            <w:right w:val="none" w:sz="0" w:space="0" w:color="auto"/>
          </w:divBdr>
        </w:div>
      </w:divsChild>
    </w:div>
    <w:div w:id="870386128">
      <w:bodyDiv w:val="1"/>
      <w:marLeft w:val="0"/>
      <w:marRight w:val="0"/>
      <w:marTop w:val="0"/>
      <w:marBottom w:val="0"/>
      <w:divBdr>
        <w:top w:val="none" w:sz="0" w:space="0" w:color="auto"/>
        <w:left w:val="none" w:sz="0" w:space="0" w:color="auto"/>
        <w:bottom w:val="none" w:sz="0" w:space="0" w:color="auto"/>
        <w:right w:val="none" w:sz="0" w:space="0" w:color="auto"/>
      </w:divBdr>
    </w:div>
    <w:div w:id="871040481">
      <w:bodyDiv w:val="1"/>
      <w:marLeft w:val="0"/>
      <w:marRight w:val="0"/>
      <w:marTop w:val="0"/>
      <w:marBottom w:val="0"/>
      <w:divBdr>
        <w:top w:val="none" w:sz="0" w:space="0" w:color="auto"/>
        <w:left w:val="none" w:sz="0" w:space="0" w:color="auto"/>
        <w:bottom w:val="none" w:sz="0" w:space="0" w:color="auto"/>
        <w:right w:val="none" w:sz="0" w:space="0" w:color="auto"/>
      </w:divBdr>
    </w:div>
    <w:div w:id="871112926">
      <w:bodyDiv w:val="1"/>
      <w:marLeft w:val="0"/>
      <w:marRight w:val="0"/>
      <w:marTop w:val="0"/>
      <w:marBottom w:val="0"/>
      <w:divBdr>
        <w:top w:val="none" w:sz="0" w:space="0" w:color="auto"/>
        <w:left w:val="none" w:sz="0" w:space="0" w:color="auto"/>
        <w:bottom w:val="none" w:sz="0" w:space="0" w:color="auto"/>
        <w:right w:val="none" w:sz="0" w:space="0" w:color="auto"/>
      </w:divBdr>
    </w:div>
    <w:div w:id="871378635">
      <w:bodyDiv w:val="1"/>
      <w:marLeft w:val="0"/>
      <w:marRight w:val="0"/>
      <w:marTop w:val="0"/>
      <w:marBottom w:val="0"/>
      <w:divBdr>
        <w:top w:val="none" w:sz="0" w:space="0" w:color="auto"/>
        <w:left w:val="none" w:sz="0" w:space="0" w:color="auto"/>
        <w:bottom w:val="none" w:sz="0" w:space="0" w:color="auto"/>
        <w:right w:val="none" w:sz="0" w:space="0" w:color="auto"/>
      </w:divBdr>
    </w:div>
    <w:div w:id="873151649">
      <w:bodyDiv w:val="1"/>
      <w:marLeft w:val="0"/>
      <w:marRight w:val="0"/>
      <w:marTop w:val="0"/>
      <w:marBottom w:val="0"/>
      <w:divBdr>
        <w:top w:val="none" w:sz="0" w:space="0" w:color="auto"/>
        <w:left w:val="none" w:sz="0" w:space="0" w:color="auto"/>
        <w:bottom w:val="none" w:sz="0" w:space="0" w:color="auto"/>
        <w:right w:val="none" w:sz="0" w:space="0" w:color="auto"/>
      </w:divBdr>
    </w:div>
    <w:div w:id="874584803">
      <w:bodyDiv w:val="1"/>
      <w:marLeft w:val="0"/>
      <w:marRight w:val="0"/>
      <w:marTop w:val="0"/>
      <w:marBottom w:val="0"/>
      <w:divBdr>
        <w:top w:val="none" w:sz="0" w:space="0" w:color="auto"/>
        <w:left w:val="none" w:sz="0" w:space="0" w:color="auto"/>
        <w:bottom w:val="none" w:sz="0" w:space="0" w:color="auto"/>
        <w:right w:val="none" w:sz="0" w:space="0" w:color="auto"/>
      </w:divBdr>
      <w:divsChild>
        <w:div w:id="161511964">
          <w:marLeft w:val="547"/>
          <w:marRight w:val="0"/>
          <w:marTop w:val="115"/>
          <w:marBottom w:val="0"/>
          <w:divBdr>
            <w:top w:val="none" w:sz="0" w:space="0" w:color="auto"/>
            <w:left w:val="none" w:sz="0" w:space="0" w:color="auto"/>
            <w:bottom w:val="none" w:sz="0" w:space="0" w:color="auto"/>
            <w:right w:val="none" w:sz="0" w:space="0" w:color="auto"/>
          </w:divBdr>
        </w:div>
        <w:div w:id="997922555">
          <w:marLeft w:val="1800"/>
          <w:marRight w:val="0"/>
          <w:marTop w:val="77"/>
          <w:marBottom w:val="0"/>
          <w:divBdr>
            <w:top w:val="none" w:sz="0" w:space="0" w:color="auto"/>
            <w:left w:val="none" w:sz="0" w:space="0" w:color="auto"/>
            <w:bottom w:val="none" w:sz="0" w:space="0" w:color="auto"/>
            <w:right w:val="none" w:sz="0" w:space="0" w:color="auto"/>
          </w:divBdr>
        </w:div>
        <w:div w:id="1206453988">
          <w:marLeft w:val="1166"/>
          <w:marRight w:val="0"/>
          <w:marTop w:val="96"/>
          <w:marBottom w:val="0"/>
          <w:divBdr>
            <w:top w:val="none" w:sz="0" w:space="0" w:color="auto"/>
            <w:left w:val="none" w:sz="0" w:space="0" w:color="auto"/>
            <w:bottom w:val="none" w:sz="0" w:space="0" w:color="auto"/>
            <w:right w:val="none" w:sz="0" w:space="0" w:color="auto"/>
          </w:divBdr>
        </w:div>
        <w:div w:id="1638416157">
          <w:marLeft w:val="1800"/>
          <w:marRight w:val="0"/>
          <w:marTop w:val="77"/>
          <w:marBottom w:val="0"/>
          <w:divBdr>
            <w:top w:val="none" w:sz="0" w:space="0" w:color="auto"/>
            <w:left w:val="none" w:sz="0" w:space="0" w:color="auto"/>
            <w:bottom w:val="none" w:sz="0" w:space="0" w:color="auto"/>
            <w:right w:val="none" w:sz="0" w:space="0" w:color="auto"/>
          </w:divBdr>
        </w:div>
        <w:div w:id="1919171076">
          <w:marLeft w:val="1166"/>
          <w:marRight w:val="0"/>
          <w:marTop w:val="96"/>
          <w:marBottom w:val="0"/>
          <w:divBdr>
            <w:top w:val="none" w:sz="0" w:space="0" w:color="auto"/>
            <w:left w:val="none" w:sz="0" w:space="0" w:color="auto"/>
            <w:bottom w:val="none" w:sz="0" w:space="0" w:color="auto"/>
            <w:right w:val="none" w:sz="0" w:space="0" w:color="auto"/>
          </w:divBdr>
        </w:div>
        <w:div w:id="2138180116">
          <w:marLeft w:val="547"/>
          <w:marRight w:val="0"/>
          <w:marTop w:val="115"/>
          <w:marBottom w:val="0"/>
          <w:divBdr>
            <w:top w:val="none" w:sz="0" w:space="0" w:color="auto"/>
            <w:left w:val="none" w:sz="0" w:space="0" w:color="auto"/>
            <w:bottom w:val="none" w:sz="0" w:space="0" w:color="auto"/>
            <w:right w:val="none" w:sz="0" w:space="0" w:color="auto"/>
          </w:divBdr>
        </w:div>
      </w:divsChild>
    </w:div>
    <w:div w:id="876351102">
      <w:bodyDiv w:val="1"/>
      <w:marLeft w:val="0"/>
      <w:marRight w:val="0"/>
      <w:marTop w:val="0"/>
      <w:marBottom w:val="0"/>
      <w:divBdr>
        <w:top w:val="none" w:sz="0" w:space="0" w:color="auto"/>
        <w:left w:val="none" w:sz="0" w:space="0" w:color="auto"/>
        <w:bottom w:val="none" w:sz="0" w:space="0" w:color="auto"/>
        <w:right w:val="none" w:sz="0" w:space="0" w:color="auto"/>
      </w:divBdr>
      <w:divsChild>
        <w:div w:id="69549376">
          <w:marLeft w:val="1166"/>
          <w:marRight w:val="0"/>
          <w:marTop w:val="86"/>
          <w:marBottom w:val="0"/>
          <w:divBdr>
            <w:top w:val="none" w:sz="0" w:space="0" w:color="auto"/>
            <w:left w:val="none" w:sz="0" w:space="0" w:color="auto"/>
            <w:bottom w:val="none" w:sz="0" w:space="0" w:color="auto"/>
            <w:right w:val="none" w:sz="0" w:space="0" w:color="auto"/>
          </w:divBdr>
        </w:div>
        <w:div w:id="77751487">
          <w:marLeft w:val="2520"/>
          <w:marRight w:val="0"/>
          <w:marTop w:val="67"/>
          <w:marBottom w:val="0"/>
          <w:divBdr>
            <w:top w:val="none" w:sz="0" w:space="0" w:color="auto"/>
            <w:left w:val="none" w:sz="0" w:space="0" w:color="auto"/>
            <w:bottom w:val="none" w:sz="0" w:space="0" w:color="auto"/>
            <w:right w:val="none" w:sz="0" w:space="0" w:color="auto"/>
          </w:divBdr>
        </w:div>
        <w:div w:id="641038305">
          <w:marLeft w:val="1166"/>
          <w:marRight w:val="0"/>
          <w:marTop w:val="86"/>
          <w:marBottom w:val="0"/>
          <w:divBdr>
            <w:top w:val="none" w:sz="0" w:space="0" w:color="auto"/>
            <w:left w:val="none" w:sz="0" w:space="0" w:color="auto"/>
            <w:bottom w:val="none" w:sz="0" w:space="0" w:color="auto"/>
            <w:right w:val="none" w:sz="0" w:space="0" w:color="auto"/>
          </w:divBdr>
        </w:div>
        <w:div w:id="697313239">
          <w:marLeft w:val="1800"/>
          <w:marRight w:val="0"/>
          <w:marTop w:val="77"/>
          <w:marBottom w:val="0"/>
          <w:divBdr>
            <w:top w:val="none" w:sz="0" w:space="0" w:color="auto"/>
            <w:left w:val="none" w:sz="0" w:space="0" w:color="auto"/>
            <w:bottom w:val="none" w:sz="0" w:space="0" w:color="auto"/>
            <w:right w:val="none" w:sz="0" w:space="0" w:color="auto"/>
          </w:divBdr>
        </w:div>
        <w:div w:id="742878791">
          <w:marLeft w:val="547"/>
          <w:marRight w:val="0"/>
          <w:marTop w:val="96"/>
          <w:marBottom w:val="0"/>
          <w:divBdr>
            <w:top w:val="none" w:sz="0" w:space="0" w:color="auto"/>
            <w:left w:val="none" w:sz="0" w:space="0" w:color="auto"/>
            <w:bottom w:val="none" w:sz="0" w:space="0" w:color="auto"/>
            <w:right w:val="none" w:sz="0" w:space="0" w:color="auto"/>
          </w:divBdr>
        </w:div>
        <w:div w:id="831290188">
          <w:marLeft w:val="1800"/>
          <w:marRight w:val="0"/>
          <w:marTop w:val="77"/>
          <w:marBottom w:val="0"/>
          <w:divBdr>
            <w:top w:val="none" w:sz="0" w:space="0" w:color="auto"/>
            <w:left w:val="none" w:sz="0" w:space="0" w:color="auto"/>
            <w:bottom w:val="none" w:sz="0" w:space="0" w:color="auto"/>
            <w:right w:val="none" w:sz="0" w:space="0" w:color="auto"/>
          </w:divBdr>
        </w:div>
        <w:div w:id="862399836">
          <w:marLeft w:val="2520"/>
          <w:marRight w:val="0"/>
          <w:marTop w:val="67"/>
          <w:marBottom w:val="0"/>
          <w:divBdr>
            <w:top w:val="none" w:sz="0" w:space="0" w:color="auto"/>
            <w:left w:val="none" w:sz="0" w:space="0" w:color="auto"/>
            <w:bottom w:val="none" w:sz="0" w:space="0" w:color="auto"/>
            <w:right w:val="none" w:sz="0" w:space="0" w:color="auto"/>
          </w:divBdr>
        </w:div>
        <w:div w:id="1213421502">
          <w:marLeft w:val="1166"/>
          <w:marRight w:val="0"/>
          <w:marTop w:val="86"/>
          <w:marBottom w:val="0"/>
          <w:divBdr>
            <w:top w:val="none" w:sz="0" w:space="0" w:color="auto"/>
            <w:left w:val="none" w:sz="0" w:space="0" w:color="auto"/>
            <w:bottom w:val="none" w:sz="0" w:space="0" w:color="auto"/>
            <w:right w:val="none" w:sz="0" w:space="0" w:color="auto"/>
          </w:divBdr>
        </w:div>
        <w:div w:id="1663662373">
          <w:marLeft w:val="547"/>
          <w:marRight w:val="0"/>
          <w:marTop w:val="96"/>
          <w:marBottom w:val="0"/>
          <w:divBdr>
            <w:top w:val="none" w:sz="0" w:space="0" w:color="auto"/>
            <w:left w:val="none" w:sz="0" w:space="0" w:color="auto"/>
            <w:bottom w:val="none" w:sz="0" w:space="0" w:color="auto"/>
            <w:right w:val="none" w:sz="0" w:space="0" w:color="auto"/>
          </w:divBdr>
        </w:div>
        <w:div w:id="2044288941">
          <w:marLeft w:val="547"/>
          <w:marRight w:val="0"/>
          <w:marTop w:val="96"/>
          <w:marBottom w:val="0"/>
          <w:divBdr>
            <w:top w:val="none" w:sz="0" w:space="0" w:color="auto"/>
            <w:left w:val="none" w:sz="0" w:space="0" w:color="auto"/>
            <w:bottom w:val="none" w:sz="0" w:space="0" w:color="auto"/>
            <w:right w:val="none" w:sz="0" w:space="0" w:color="auto"/>
          </w:divBdr>
        </w:div>
      </w:divsChild>
    </w:div>
    <w:div w:id="876501433">
      <w:bodyDiv w:val="1"/>
      <w:marLeft w:val="0"/>
      <w:marRight w:val="0"/>
      <w:marTop w:val="0"/>
      <w:marBottom w:val="0"/>
      <w:divBdr>
        <w:top w:val="none" w:sz="0" w:space="0" w:color="auto"/>
        <w:left w:val="none" w:sz="0" w:space="0" w:color="auto"/>
        <w:bottom w:val="none" w:sz="0" w:space="0" w:color="auto"/>
        <w:right w:val="none" w:sz="0" w:space="0" w:color="auto"/>
      </w:divBdr>
    </w:div>
    <w:div w:id="877156704">
      <w:bodyDiv w:val="1"/>
      <w:marLeft w:val="0"/>
      <w:marRight w:val="0"/>
      <w:marTop w:val="0"/>
      <w:marBottom w:val="0"/>
      <w:divBdr>
        <w:top w:val="none" w:sz="0" w:space="0" w:color="auto"/>
        <w:left w:val="none" w:sz="0" w:space="0" w:color="auto"/>
        <w:bottom w:val="none" w:sz="0" w:space="0" w:color="auto"/>
        <w:right w:val="none" w:sz="0" w:space="0" w:color="auto"/>
      </w:divBdr>
    </w:div>
    <w:div w:id="877476140">
      <w:bodyDiv w:val="1"/>
      <w:marLeft w:val="0"/>
      <w:marRight w:val="0"/>
      <w:marTop w:val="0"/>
      <w:marBottom w:val="0"/>
      <w:divBdr>
        <w:top w:val="none" w:sz="0" w:space="0" w:color="auto"/>
        <w:left w:val="none" w:sz="0" w:space="0" w:color="auto"/>
        <w:bottom w:val="none" w:sz="0" w:space="0" w:color="auto"/>
        <w:right w:val="none" w:sz="0" w:space="0" w:color="auto"/>
      </w:divBdr>
    </w:div>
    <w:div w:id="877668525">
      <w:bodyDiv w:val="1"/>
      <w:marLeft w:val="0"/>
      <w:marRight w:val="0"/>
      <w:marTop w:val="0"/>
      <w:marBottom w:val="0"/>
      <w:divBdr>
        <w:top w:val="none" w:sz="0" w:space="0" w:color="auto"/>
        <w:left w:val="none" w:sz="0" w:space="0" w:color="auto"/>
        <w:bottom w:val="none" w:sz="0" w:space="0" w:color="auto"/>
        <w:right w:val="none" w:sz="0" w:space="0" w:color="auto"/>
      </w:divBdr>
    </w:div>
    <w:div w:id="878057166">
      <w:bodyDiv w:val="1"/>
      <w:marLeft w:val="0"/>
      <w:marRight w:val="0"/>
      <w:marTop w:val="0"/>
      <w:marBottom w:val="0"/>
      <w:divBdr>
        <w:top w:val="none" w:sz="0" w:space="0" w:color="auto"/>
        <w:left w:val="none" w:sz="0" w:space="0" w:color="auto"/>
        <w:bottom w:val="none" w:sz="0" w:space="0" w:color="auto"/>
        <w:right w:val="none" w:sz="0" w:space="0" w:color="auto"/>
      </w:divBdr>
    </w:div>
    <w:div w:id="878467556">
      <w:bodyDiv w:val="1"/>
      <w:marLeft w:val="0"/>
      <w:marRight w:val="0"/>
      <w:marTop w:val="0"/>
      <w:marBottom w:val="0"/>
      <w:divBdr>
        <w:top w:val="none" w:sz="0" w:space="0" w:color="auto"/>
        <w:left w:val="none" w:sz="0" w:space="0" w:color="auto"/>
        <w:bottom w:val="none" w:sz="0" w:space="0" w:color="auto"/>
        <w:right w:val="none" w:sz="0" w:space="0" w:color="auto"/>
      </w:divBdr>
      <w:divsChild>
        <w:div w:id="229311866">
          <w:marLeft w:val="806"/>
          <w:marRight w:val="0"/>
          <w:marTop w:val="75"/>
          <w:marBottom w:val="0"/>
          <w:divBdr>
            <w:top w:val="none" w:sz="0" w:space="0" w:color="auto"/>
            <w:left w:val="none" w:sz="0" w:space="0" w:color="auto"/>
            <w:bottom w:val="none" w:sz="0" w:space="0" w:color="auto"/>
            <w:right w:val="none" w:sz="0" w:space="0" w:color="auto"/>
          </w:divBdr>
        </w:div>
        <w:div w:id="465659711">
          <w:marLeft w:val="806"/>
          <w:marRight w:val="0"/>
          <w:marTop w:val="75"/>
          <w:marBottom w:val="0"/>
          <w:divBdr>
            <w:top w:val="none" w:sz="0" w:space="0" w:color="auto"/>
            <w:left w:val="none" w:sz="0" w:space="0" w:color="auto"/>
            <w:bottom w:val="none" w:sz="0" w:space="0" w:color="auto"/>
            <w:right w:val="none" w:sz="0" w:space="0" w:color="auto"/>
          </w:divBdr>
        </w:div>
        <w:div w:id="872306322">
          <w:marLeft w:val="274"/>
          <w:marRight w:val="0"/>
          <w:marTop w:val="150"/>
          <w:marBottom w:val="0"/>
          <w:divBdr>
            <w:top w:val="none" w:sz="0" w:space="0" w:color="auto"/>
            <w:left w:val="none" w:sz="0" w:space="0" w:color="auto"/>
            <w:bottom w:val="none" w:sz="0" w:space="0" w:color="auto"/>
            <w:right w:val="none" w:sz="0" w:space="0" w:color="auto"/>
          </w:divBdr>
        </w:div>
        <w:div w:id="1986010653">
          <w:marLeft w:val="806"/>
          <w:marRight w:val="0"/>
          <w:marTop w:val="75"/>
          <w:marBottom w:val="0"/>
          <w:divBdr>
            <w:top w:val="none" w:sz="0" w:space="0" w:color="auto"/>
            <w:left w:val="none" w:sz="0" w:space="0" w:color="auto"/>
            <w:bottom w:val="none" w:sz="0" w:space="0" w:color="auto"/>
            <w:right w:val="none" w:sz="0" w:space="0" w:color="auto"/>
          </w:divBdr>
        </w:div>
      </w:divsChild>
    </w:div>
    <w:div w:id="878472412">
      <w:bodyDiv w:val="1"/>
      <w:marLeft w:val="0"/>
      <w:marRight w:val="0"/>
      <w:marTop w:val="0"/>
      <w:marBottom w:val="0"/>
      <w:divBdr>
        <w:top w:val="none" w:sz="0" w:space="0" w:color="auto"/>
        <w:left w:val="none" w:sz="0" w:space="0" w:color="auto"/>
        <w:bottom w:val="none" w:sz="0" w:space="0" w:color="auto"/>
        <w:right w:val="none" w:sz="0" w:space="0" w:color="auto"/>
      </w:divBdr>
      <w:divsChild>
        <w:div w:id="265816462">
          <w:marLeft w:val="1800"/>
          <w:marRight w:val="0"/>
          <w:marTop w:val="96"/>
          <w:marBottom w:val="0"/>
          <w:divBdr>
            <w:top w:val="none" w:sz="0" w:space="0" w:color="auto"/>
            <w:left w:val="none" w:sz="0" w:space="0" w:color="auto"/>
            <w:bottom w:val="none" w:sz="0" w:space="0" w:color="auto"/>
            <w:right w:val="none" w:sz="0" w:space="0" w:color="auto"/>
          </w:divBdr>
        </w:div>
        <w:div w:id="567497844">
          <w:marLeft w:val="1166"/>
          <w:marRight w:val="0"/>
          <w:marTop w:val="115"/>
          <w:marBottom w:val="0"/>
          <w:divBdr>
            <w:top w:val="none" w:sz="0" w:space="0" w:color="auto"/>
            <w:left w:val="none" w:sz="0" w:space="0" w:color="auto"/>
            <w:bottom w:val="none" w:sz="0" w:space="0" w:color="auto"/>
            <w:right w:val="none" w:sz="0" w:space="0" w:color="auto"/>
          </w:divBdr>
        </w:div>
        <w:div w:id="732657438">
          <w:marLeft w:val="1166"/>
          <w:marRight w:val="0"/>
          <w:marTop w:val="115"/>
          <w:marBottom w:val="0"/>
          <w:divBdr>
            <w:top w:val="none" w:sz="0" w:space="0" w:color="auto"/>
            <w:left w:val="none" w:sz="0" w:space="0" w:color="auto"/>
            <w:bottom w:val="none" w:sz="0" w:space="0" w:color="auto"/>
            <w:right w:val="none" w:sz="0" w:space="0" w:color="auto"/>
          </w:divBdr>
        </w:div>
        <w:div w:id="1152023612">
          <w:marLeft w:val="547"/>
          <w:marRight w:val="0"/>
          <w:marTop w:val="134"/>
          <w:marBottom w:val="0"/>
          <w:divBdr>
            <w:top w:val="none" w:sz="0" w:space="0" w:color="auto"/>
            <w:left w:val="none" w:sz="0" w:space="0" w:color="auto"/>
            <w:bottom w:val="none" w:sz="0" w:space="0" w:color="auto"/>
            <w:right w:val="none" w:sz="0" w:space="0" w:color="auto"/>
          </w:divBdr>
        </w:div>
        <w:div w:id="1644196053">
          <w:marLeft w:val="1800"/>
          <w:marRight w:val="0"/>
          <w:marTop w:val="96"/>
          <w:marBottom w:val="0"/>
          <w:divBdr>
            <w:top w:val="none" w:sz="0" w:space="0" w:color="auto"/>
            <w:left w:val="none" w:sz="0" w:space="0" w:color="auto"/>
            <w:bottom w:val="none" w:sz="0" w:space="0" w:color="auto"/>
            <w:right w:val="none" w:sz="0" w:space="0" w:color="auto"/>
          </w:divBdr>
        </w:div>
      </w:divsChild>
    </w:div>
    <w:div w:id="878594273">
      <w:bodyDiv w:val="1"/>
      <w:marLeft w:val="0"/>
      <w:marRight w:val="0"/>
      <w:marTop w:val="0"/>
      <w:marBottom w:val="0"/>
      <w:divBdr>
        <w:top w:val="none" w:sz="0" w:space="0" w:color="auto"/>
        <w:left w:val="none" w:sz="0" w:space="0" w:color="auto"/>
        <w:bottom w:val="none" w:sz="0" w:space="0" w:color="auto"/>
        <w:right w:val="none" w:sz="0" w:space="0" w:color="auto"/>
      </w:divBdr>
    </w:div>
    <w:div w:id="878935853">
      <w:bodyDiv w:val="1"/>
      <w:marLeft w:val="0"/>
      <w:marRight w:val="0"/>
      <w:marTop w:val="0"/>
      <w:marBottom w:val="0"/>
      <w:divBdr>
        <w:top w:val="none" w:sz="0" w:space="0" w:color="auto"/>
        <w:left w:val="none" w:sz="0" w:space="0" w:color="auto"/>
        <w:bottom w:val="none" w:sz="0" w:space="0" w:color="auto"/>
        <w:right w:val="none" w:sz="0" w:space="0" w:color="auto"/>
      </w:divBdr>
    </w:div>
    <w:div w:id="879509211">
      <w:bodyDiv w:val="1"/>
      <w:marLeft w:val="0"/>
      <w:marRight w:val="0"/>
      <w:marTop w:val="0"/>
      <w:marBottom w:val="0"/>
      <w:divBdr>
        <w:top w:val="none" w:sz="0" w:space="0" w:color="auto"/>
        <w:left w:val="none" w:sz="0" w:space="0" w:color="auto"/>
        <w:bottom w:val="none" w:sz="0" w:space="0" w:color="auto"/>
        <w:right w:val="none" w:sz="0" w:space="0" w:color="auto"/>
      </w:divBdr>
    </w:div>
    <w:div w:id="879585257">
      <w:bodyDiv w:val="1"/>
      <w:marLeft w:val="0"/>
      <w:marRight w:val="0"/>
      <w:marTop w:val="0"/>
      <w:marBottom w:val="0"/>
      <w:divBdr>
        <w:top w:val="none" w:sz="0" w:space="0" w:color="auto"/>
        <w:left w:val="none" w:sz="0" w:space="0" w:color="auto"/>
        <w:bottom w:val="none" w:sz="0" w:space="0" w:color="auto"/>
        <w:right w:val="none" w:sz="0" w:space="0" w:color="auto"/>
      </w:divBdr>
    </w:div>
    <w:div w:id="880092921">
      <w:bodyDiv w:val="1"/>
      <w:marLeft w:val="0"/>
      <w:marRight w:val="0"/>
      <w:marTop w:val="0"/>
      <w:marBottom w:val="0"/>
      <w:divBdr>
        <w:top w:val="none" w:sz="0" w:space="0" w:color="auto"/>
        <w:left w:val="none" w:sz="0" w:space="0" w:color="auto"/>
        <w:bottom w:val="none" w:sz="0" w:space="0" w:color="auto"/>
        <w:right w:val="none" w:sz="0" w:space="0" w:color="auto"/>
      </w:divBdr>
    </w:div>
    <w:div w:id="880946692">
      <w:bodyDiv w:val="1"/>
      <w:marLeft w:val="0"/>
      <w:marRight w:val="0"/>
      <w:marTop w:val="0"/>
      <w:marBottom w:val="0"/>
      <w:divBdr>
        <w:top w:val="none" w:sz="0" w:space="0" w:color="auto"/>
        <w:left w:val="none" w:sz="0" w:space="0" w:color="auto"/>
        <w:bottom w:val="none" w:sz="0" w:space="0" w:color="auto"/>
        <w:right w:val="none" w:sz="0" w:space="0" w:color="auto"/>
      </w:divBdr>
    </w:div>
    <w:div w:id="881135013">
      <w:bodyDiv w:val="1"/>
      <w:marLeft w:val="0"/>
      <w:marRight w:val="0"/>
      <w:marTop w:val="0"/>
      <w:marBottom w:val="0"/>
      <w:divBdr>
        <w:top w:val="none" w:sz="0" w:space="0" w:color="auto"/>
        <w:left w:val="none" w:sz="0" w:space="0" w:color="auto"/>
        <w:bottom w:val="none" w:sz="0" w:space="0" w:color="auto"/>
        <w:right w:val="none" w:sz="0" w:space="0" w:color="auto"/>
      </w:divBdr>
    </w:div>
    <w:div w:id="883367491">
      <w:bodyDiv w:val="1"/>
      <w:marLeft w:val="0"/>
      <w:marRight w:val="0"/>
      <w:marTop w:val="0"/>
      <w:marBottom w:val="0"/>
      <w:divBdr>
        <w:top w:val="none" w:sz="0" w:space="0" w:color="auto"/>
        <w:left w:val="none" w:sz="0" w:space="0" w:color="auto"/>
        <w:bottom w:val="none" w:sz="0" w:space="0" w:color="auto"/>
        <w:right w:val="none" w:sz="0" w:space="0" w:color="auto"/>
      </w:divBdr>
    </w:div>
    <w:div w:id="883635676">
      <w:bodyDiv w:val="1"/>
      <w:marLeft w:val="0"/>
      <w:marRight w:val="0"/>
      <w:marTop w:val="0"/>
      <w:marBottom w:val="0"/>
      <w:divBdr>
        <w:top w:val="none" w:sz="0" w:space="0" w:color="auto"/>
        <w:left w:val="none" w:sz="0" w:space="0" w:color="auto"/>
        <w:bottom w:val="none" w:sz="0" w:space="0" w:color="auto"/>
        <w:right w:val="none" w:sz="0" w:space="0" w:color="auto"/>
      </w:divBdr>
      <w:divsChild>
        <w:div w:id="10496761">
          <w:marLeft w:val="547"/>
          <w:marRight w:val="0"/>
          <w:marTop w:val="96"/>
          <w:marBottom w:val="0"/>
          <w:divBdr>
            <w:top w:val="none" w:sz="0" w:space="0" w:color="auto"/>
            <w:left w:val="none" w:sz="0" w:space="0" w:color="auto"/>
            <w:bottom w:val="none" w:sz="0" w:space="0" w:color="auto"/>
            <w:right w:val="none" w:sz="0" w:space="0" w:color="auto"/>
          </w:divBdr>
        </w:div>
        <w:div w:id="399836769">
          <w:marLeft w:val="1166"/>
          <w:marRight w:val="0"/>
          <w:marTop w:val="96"/>
          <w:marBottom w:val="0"/>
          <w:divBdr>
            <w:top w:val="none" w:sz="0" w:space="0" w:color="auto"/>
            <w:left w:val="none" w:sz="0" w:space="0" w:color="auto"/>
            <w:bottom w:val="none" w:sz="0" w:space="0" w:color="auto"/>
            <w:right w:val="none" w:sz="0" w:space="0" w:color="auto"/>
          </w:divBdr>
        </w:div>
        <w:div w:id="482311760">
          <w:marLeft w:val="1166"/>
          <w:marRight w:val="0"/>
          <w:marTop w:val="96"/>
          <w:marBottom w:val="0"/>
          <w:divBdr>
            <w:top w:val="none" w:sz="0" w:space="0" w:color="auto"/>
            <w:left w:val="none" w:sz="0" w:space="0" w:color="auto"/>
            <w:bottom w:val="none" w:sz="0" w:space="0" w:color="auto"/>
            <w:right w:val="none" w:sz="0" w:space="0" w:color="auto"/>
          </w:divBdr>
        </w:div>
        <w:div w:id="585384789">
          <w:marLeft w:val="1800"/>
          <w:marRight w:val="0"/>
          <w:marTop w:val="82"/>
          <w:marBottom w:val="0"/>
          <w:divBdr>
            <w:top w:val="none" w:sz="0" w:space="0" w:color="auto"/>
            <w:left w:val="none" w:sz="0" w:space="0" w:color="auto"/>
            <w:bottom w:val="none" w:sz="0" w:space="0" w:color="auto"/>
            <w:right w:val="none" w:sz="0" w:space="0" w:color="auto"/>
          </w:divBdr>
        </w:div>
        <w:div w:id="830483787">
          <w:marLeft w:val="1800"/>
          <w:marRight w:val="0"/>
          <w:marTop w:val="82"/>
          <w:marBottom w:val="0"/>
          <w:divBdr>
            <w:top w:val="none" w:sz="0" w:space="0" w:color="auto"/>
            <w:left w:val="none" w:sz="0" w:space="0" w:color="auto"/>
            <w:bottom w:val="none" w:sz="0" w:space="0" w:color="auto"/>
            <w:right w:val="none" w:sz="0" w:space="0" w:color="auto"/>
          </w:divBdr>
        </w:div>
        <w:div w:id="849875578">
          <w:marLeft w:val="1166"/>
          <w:marRight w:val="0"/>
          <w:marTop w:val="96"/>
          <w:marBottom w:val="0"/>
          <w:divBdr>
            <w:top w:val="none" w:sz="0" w:space="0" w:color="auto"/>
            <w:left w:val="none" w:sz="0" w:space="0" w:color="auto"/>
            <w:bottom w:val="none" w:sz="0" w:space="0" w:color="auto"/>
            <w:right w:val="none" w:sz="0" w:space="0" w:color="auto"/>
          </w:divBdr>
        </w:div>
        <w:div w:id="998582101">
          <w:marLeft w:val="547"/>
          <w:marRight w:val="0"/>
          <w:marTop w:val="96"/>
          <w:marBottom w:val="0"/>
          <w:divBdr>
            <w:top w:val="none" w:sz="0" w:space="0" w:color="auto"/>
            <w:left w:val="none" w:sz="0" w:space="0" w:color="auto"/>
            <w:bottom w:val="none" w:sz="0" w:space="0" w:color="auto"/>
            <w:right w:val="none" w:sz="0" w:space="0" w:color="auto"/>
          </w:divBdr>
        </w:div>
        <w:div w:id="1616907097">
          <w:marLeft w:val="1166"/>
          <w:marRight w:val="0"/>
          <w:marTop w:val="96"/>
          <w:marBottom w:val="0"/>
          <w:divBdr>
            <w:top w:val="none" w:sz="0" w:space="0" w:color="auto"/>
            <w:left w:val="none" w:sz="0" w:space="0" w:color="auto"/>
            <w:bottom w:val="none" w:sz="0" w:space="0" w:color="auto"/>
            <w:right w:val="none" w:sz="0" w:space="0" w:color="auto"/>
          </w:divBdr>
        </w:div>
        <w:div w:id="1708330803">
          <w:marLeft w:val="1800"/>
          <w:marRight w:val="0"/>
          <w:marTop w:val="82"/>
          <w:marBottom w:val="0"/>
          <w:divBdr>
            <w:top w:val="none" w:sz="0" w:space="0" w:color="auto"/>
            <w:left w:val="none" w:sz="0" w:space="0" w:color="auto"/>
            <w:bottom w:val="none" w:sz="0" w:space="0" w:color="auto"/>
            <w:right w:val="none" w:sz="0" w:space="0" w:color="auto"/>
          </w:divBdr>
        </w:div>
        <w:div w:id="1997175567">
          <w:marLeft w:val="1166"/>
          <w:marRight w:val="0"/>
          <w:marTop w:val="96"/>
          <w:marBottom w:val="0"/>
          <w:divBdr>
            <w:top w:val="none" w:sz="0" w:space="0" w:color="auto"/>
            <w:left w:val="none" w:sz="0" w:space="0" w:color="auto"/>
            <w:bottom w:val="none" w:sz="0" w:space="0" w:color="auto"/>
            <w:right w:val="none" w:sz="0" w:space="0" w:color="auto"/>
          </w:divBdr>
        </w:div>
      </w:divsChild>
    </w:div>
    <w:div w:id="886069897">
      <w:bodyDiv w:val="1"/>
      <w:marLeft w:val="0"/>
      <w:marRight w:val="0"/>
      <w:marTop w:val="0"/>
      <w:marBottom w:val="0"/>
      <w:divBdr>
        <w:top w:val="none" w:sz="0" w:space="0" w:color="auto"/>
        <w:left w:val="none" w:sz="0" w:space="0" w:color="auto"/>
        <w:bottom w:val="none" w:sz="0" w:space="0" w:color="auto"/>
        <w:right w:val="none" w:sz="0" w:space="0" w:color="auto"/>
      </w:divBdr>
      <w:divsChild>
        <w:div w:id="2036344759">
          <w:marLeft w:val="0"/>
          <w:marRight w:val="0"/>
          <w:marTop w:val="0"/>
          <w:marBottom w:val="0"/>
          <w:divBdr>
            <w:top w:val="none" w:sz="0" w:space="0" w:color="auto"/>
            <w:left w:val="none" w:sz="0" w:space="0" w:color="auto"/>
            <w:bottom w:val="none" w:sz="0" w:space="0" w:color="auto"/>
            <w:right w:val="none" w:sz="0" w:space="0" w:color="auto"/>
          </w:divBdr>
          <w:divsChild>
            <w:div w:id="177735849">
              <w:marLeft w:val="0"/>
              <w:marRight w:val="0"/>
              <w:marTop w:val="0"/>
              <w:marBottom w:val="0"/>
              <w:divBdr>
                <w:top w:val="none" w:sz="0" w:space="0" w:color="auto"/>
                <w:left w:val="none" w:sz="0" w:space="0" w:color="auto"/>
                <w:bottom w:val="none" w:sz="0" w:space="0" w:color="auto"/>
                <w:right w:val="none" w:sz="0" w:space="0" w:color="auto"/>
              </w:divBdr>
            </w:div>
            <w:div w:id="537936891">
              <w:marLeft w:val="0"/>
              <w:marRight w:val="0"/>
              <w:marTop w:val="0"/>
              <w:marBottom w:val="0"/>
              <w:divBdr>
                <w:top w:val="none" w:sz="0" w:space="0" w:color="auto"/>
                <w:left w:val="none" w:sz="0" w:space="0" w:color="auto"/>
                <w:bottom w:val="none" w:sz="0" w:space="0" w:color="auto"/>
                <w:right w:val="none" w:sz="0" w:space="0" w:color="auto"/>
              </w:divBdr>
            </w:div>
            <w:div w:id="539634173">
              <w:marLeft w:val="0"/>
              <w:marRight w:val="0"/>
              <w:marTop w:val="0"/>
              <w:marBottom w:val="0"/>
              <w:divBdr>
                <w:top w:val="none" w:sz="0" w:space="0" w:color="auto"/>
                <w:left w:val="none" w:sz="0" w:space="0" w:color="auto"/>
                <w:bottom w:val="none" w:sz="0" w:space="0" w:color="auto"/>
                <w:right w:val="none" w:sz="0" w:space="0" w:color="auto"/>
              </w:divBdr>
            </w:div>
            <w:div w:id="725688819">
              <w:marLeft w:val="0"/>
              <w:marRight w:val="0"/>
              <w:marTop w:val="0"/>
              <w:marBottom w:val="0"/>
              <w:divBdr>
                <w:top w:val="none" w:sz="0" w:space="0" w:color="auto"/>
                <w:left w:val="none" w:sz="0" w:space="0" w:color="auto"/>
                <w:bottom w:val="none" w:sz="0" w:space="0" w:color="auto"/>
                <w:right w:val="none" w:sz="0" w:space="0" w:color="auto"/>
              </w:divBdr>
            </w:div>
            <w:div w:id="1198129889">
              <w:marLeft w:val="0"/>
              <w:marRight w:val="0"/>
              <w:marTop w:val="0"/>
              <w:marBottom w:val="0"/>
              <w:divBdr>
                <w:top w:val="none" w:sz="0" w:space="0" w:color="auto"/>
                <w:left w:val="none" w:sz="0" w:space="0" w:color="auto"/>
                <w:bottom w:val="none" w:sz="0" w:space="0" w:color="auto"/>
                <w:right w:val="none" w:sz="0" w:space="0" w:color="auto"/>
              </w:divBdr>
            </w:div>
            <w:div w:id="1504122860">
              <w:marLeft w:val="0"/>
              <w:marRight w:val="0"/>
              <w:marTop w:val="0"/>
              <w:marBottom w:val="0"/>
              <w:divBdr>
                <w:top w:val="none" w:sz="0" w:space="0" w:color="auto"/>
                <w:left w:val="none" w:sz="0" w:space="0" w:color="auto"/>
                <w:bottom w:val="none" w:sz="0" w:space="0" w:color="auto"/>
                <w:right w:val="none" w:sz="0" w:space="0" w:color="auto"/>
              </w:divBdr>
            </w:div>
            <w:div w:id="1559127706">
              <w:marLeft w:val="0"/>
              <w:marRight w:val="0"/>
              <w:marTop w:val="0"/>
              <w:marBottom w:val="0"/>
              <w:divBdr>
                <w:top w:val="none" w:sz="0" w:space="0" w:color="auto"/>
                <w:left w:val="none" w:sz="0" w:space="0" w:color="auto"/>
                <w:bottom w:val="none" w:sz="0" w:space="0" w:color="auto"/>
                <w:right w:val="none" w:sz="0" w:space="0" w:color="auto"/>
              </w:divBdr>
            </w:div>
            <w:div w:id="1730417281">
              <w:marLeft w:val="0"/>
              <w:marRight w:val="0"/>
              <w:marTop w:val="0"/>
              <w:marBottom w:val="0"/>
              <w:divBdr>
                <w:top w:val="none" w:sz="0" w:space="0" w:color="auto"/>
                <w:left w:val="none" w:sz="0" w:space="0" w:color="auto"/>
                <w:bottom w:val="none" w:sz="0" w:space="0" w:color="auto"/>
                <w:right w:val="none" w:sz="0" w:space="0" w:color="auto"/>
              </w:divBdr>
            </w:div>
            <w:div w:id="2121801789">
              <w:marLeft w:val="0"/>
              <w:marRight w:val="0"/>
              <w:marTop w:val="0"/>
              <w:marBottom w:val="0"/>
              <w:divBdr>
                <w:top w:val="none" w:sz="0" w:space="0" w:color="auto"/>
                <w:left w:val="none" w:sz="0" w:space="0" w:color="auto"/>
                <w:bottom w:val="none" w:sz="0" w:space="0" w:color="auto"/>
                <w:right w:val="none" w:sz="0" w:space="0" w:color="auto"/>
              </w:divBdr>
            </w:div>
            <w:div w:id="2142729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187443">
      <w:bodyDiv w:val="1"/>
      <w:marLeft w:val="0"/>
      <w:marRight w:val="0"/>
      <w:marTop w:val="0"/>
      <w:marBottom w:val="0"/>
      <w:divBdr>
        <w:top w:val="none" w:sz="0" w:space="0" w:color="auto"/>
        <w:left w:val="none" w:sz="0" w:space="0" w:color="auto"/>
        <w:bottom w:val="none" w:sz="0" w:space="0" w:color="auto"/>
        <w:right w:val="none" w:sz="0" w:space="0" w:color="auto"/>
      </w:divBdr>
      <w:divsChild>
        <w:div w:id="108161903">
          <w:marLeft w:val="360"/>
          <w:marRight w:val="0"/>
          <w:marTop w:val="200"/>
          <w:marBottom w:val="0"/>
          <w:divBdr>
            <w:top w:val="none" w:sz="0" w:space="0" w:color="auto"/>
            <w:left w:val="none" w:sz="0" w:space="0" w:color="auto"/>
            <w:bottom w:val="none" w:sz="0" w:space="0" w:color="auto"/>
            <w:right w:val="none" w:sz="0" w:space="0" w:color="auto"/>
          </w:divBdr>
        </w:div>
      </w:divsChild>
    </w:div>
    <w:div w:id="886451275">
      <w:bodyDiv w:val="1"/>
      <w:marLeft w:val="0"/>
      <w:marRight w:val="0"/>
      <w:marTop w:val="0"/>
      <w:marBottom w:val="0"/>
      <w:divBdr>
        <w:top w:val="none" w:sz="0" w:space="0" w:color="auto"/>
        <w:left w:val="none" w:sz="0" w:space="0" w:color="auto"/>
        <w:bottom w:val="none" w:sz="0" w:space="0" w:color="auto"/>
        <w:right w:val="none" w:sz="0" w:space="0" w:color="auto"/>
      </w:divBdr>
    </w:div>
    <w:div w:id="887768624">
      <w:bodyDiv w:val="1"/>
      <w:marLeft w:val="0"/>
      <w:marRight w:val="0"/>
      <w:marTop w:val="0"/>
      <w:marBottom w:val="0"/>
      <w:divBdr>
        <w:top w:val="none" w:sz="0" w:space="0" w:color="auto"/>
        <w:left w:val="none" w:sz="0" w:space="0" w:color="auto"/>
        <w:bottom w:val="none" w:sz="0" w:space="0" w:color="auto"/>
        <w:right w:val="none" w:sz="0" w:space="0" w:color="auto"/>
      </w:divBdr>
    </w:div>
    <w:div w:id="887884778">
      <w:bodyDiv w:val="1"/>
      <w:marLeft w:val="0"/>
      <w:marRight w:val="0"/>
      <w:marTop w:val="0"/>
      <w:marBottom w:val="0"/>
      <w:divBdr>
        <w:top w:val="none" w:sz="0" w:space="0" w:color="auto"/>
        <w:left w:val="none" w:sz="0" w:space="0" w:color="auto"/>
        <w:bottom w:val="none" w:sz="0" w:space="0" w:color="auto"/>
        <w:right w:val="none" w:sz="0" w:space="0" w:color="auto"/>
      </w:divBdr>
    </w:div>
    <w:div w:id="888036134">
      <w:bodyDiv w:val="1"/>
      <w:marLeft w:val="0"/>
      <w:marRight w:val="0"/>
      <w:marTop w:val="0"/>
      <w:marBottom w:val="0"/>
      <w:divBdr>
        <w:top w:val="none" w:sz="0" w:space="0" w:color="auto"/>
        <w:left w:val="none" w:sz="0" w:space="0" w:color="auto"/>
        <w:bottom w:val="none" w:sz="0" w:space="0" w:color="auto"/>
        <w:right w:val="none" w:sz="0" w:space="0" w:color="auto"/>
      </w:divBdr>
    </w:div>
    <w:div w:id="888803156">
      <w:bodyDiv w:val="1"/>
      <w:marLeft w:val="0"/>
      <w:marRight w:val="0"/>
      <w:marTop w:val="0"/>
      <w:marBottom w:val="0"/>
      <w:divBdr>
        <w:top w:val="none" w:sz="0" w:space="0" w:color="auto"/>
        <w:left w:val="none" w:sz="0" w:space="0" w:color="auto"/>
        <w:bottom w:val="none" w:sz="0" w:space="0" w:color="auto"/>
        <w:right w:val="none" w:sz="0" w:space="0" w:color="auto"/>
      </w:divBdr>
    </w:div>
    <w:div w:id="888952407">
      <w:bodyDiv w:val="1"/>
      <w:marLeft w:val="0"/>
      <w:marRight w:val="0"/>
      <w:marTop w:val="0"/>
      <w:marBottom w:val="0"/>
      <w:divBdr>
        <w:top w:val="none" w:sz="0" w:space="0" w:color="auto"/>
        <w:left w:val="none" w:sz="0" w:space="0" w:color="auto"/>
        <w:bottom w:val="none" w:sz="0" w:space="0" w:color="auto"/>
        <w:right w:val="none" w:sz="0" w:space="0" w:color="auto"/>
      </w:divBdr>
    </w:div>
    <w:div w:id="889608808">
      <w:bodyDiv w:val="1"/>
      <w:marLeft w:val="0"/>
      <w:marRight w:val="0"/>
      <w:marTop w:val="0"/>
      <w:marBottom w:val="0"/>
      <w:divBdr>
        <w:top w:val="none" w:sz="0" w:space="0" w:color="auto"/>
        <w:left w:val="none" w:sz="0" w:space="0" w:color="auto"/>
        <w:bottom w:val="none" w:sz="0" w:space="0" w:color="auto"/>
        <w:right w:val="none" w:sz="0" w:space="0" w:color="auto"/>
      </w:divBdr>
    </w:div>
    <w:div w:id="889657746">
      <w:bodyDiv w:val="1"/>
      <w:marLeft w:val="0"/>
      <w:marRight w:val="0"/>
      <w:marTop w:val="0"/>
      <w:marBottom w:val="0"/>
      <w:divBdr>
        <w:top w:val="none" w:sz="0" w:space="0" w:color="auto"/>
        <w:left w:val="none" w:sz="0" w:space="0" w:color="auto"/>
        <w:bottom w:val="none" w:sz="0" w:space="0" w:color="auto"/>
        <w:right w:val="none" w:sz="0" w:space="0" w:color="auto"/>
      </w:divBdr>
    </w:div>
    <w:div w:id="890849375">
      <w:bodyDiv w:val="1"/>
      <w:marLeft w:val="0"/>
      <w:marRight w:val="0"/>
      <w:marTop w:val="0"/>
      <w:marBottom w:val="0"/>
      <w:divBdr>
        <w:top w:val="none" w:sz="0" w:space="0" w:color="auto"/>
        <w:left w:val="none" w:sz="0" w:space="0" w:color="auto"/>
        <w:bottom w:val="none" w:sz="0" w:space="0" w:color="auto"/>
        <w:right w:val="none" w:sz="0" w:space="0" w:color="auto"/>
      </w:divBdr>
    </w:div>
    <w:div w:id="891427587">
      <w:bodyDiv w:val="1"/>
      <w:marLeft w:val="0"/>
      <w:marRight w:val="0"/>
      <w:marTop w:val="0"/>
      <w:marBottom w:val="0"/>
      <w:divBdr>
        <w:top w:val="none" w:sz="0" w:space="0" w:color="auto"/>
        <w:left w:val="none" w:sz="0" w:space="0" w:color="auto"/>
        <w:bottom w:val="none" w:sz="0" w:space="0" w:color="auto"/>
        <w:right w:val="none" w:sz="0" w:space="0" w:color="auto"/>
      </w:divBdr>
    </w:div>
    <w:div w:id="892618691">
      <w:bodyDiv w:val="1"/>
      <w:marLeft w:val="0"/>
      <w:marRight w:val="0"/>
      <w:marTop w:val="0"/>
      <w:marBottom w:val="0"/>
      <w:divBdr>
        <w:top w:val="none" w:sz="0" w:space="0" w:color="auto"/>
        <w:left w:val="none" w:sz="0" w:space="0" w:color="auto"/>
        <w:bottom w:val="none" w:sz="0" w:space="0" w:color="auto"/>
        <w:right w:val="none" w:sz="0" w:space="0" w:color="auto"/>
      </w:divBdr>
      <w:divsChild>
        <w:div w:id="915671012">
          <w:marLeft w:val="1166"/>
          <w:marRight w:val="0"/>
          <w:marTop w:val="115"/>
          <w:marBottom w:val="0"/>
          <w:divBdr>
            <w:top w:val="none" w:sz="0" w:space="0" w:color="auto"/>
            <w:left w:val="none" w:sz="0" w:space="0" w:color="auto"/>
            <w:bottom w:val="none" w:sz="0" w:space="0" w:color="auto"/>
            <w:right w:val="none" w:sz="0" w:space="0" w:color="auto"/>
          </w:divBdr>
        </w:div>
        <w:div w:id="1065759615">
          <w:marLeft w:val="547"/>
          <w:marRight w:val="0"/>
          <w:marTop w:val="115"/>
          <w:marBottom w:val="0"/>
          <w:divBdr>
            <w:top w:val="none" w:sz="0" w:space="0" w:color="auto"/>
            <w:left w:val="none" w:sz="0" w:space="0" w:color="auto"/>
            <w:bottom w:val="none" w:sz="0" w:space="0" w:color="auto"/>
            <w:right w:val="none" w:sz="0" w:space="0" w:color="auto"/>
          </w:divBdr>
        </w:div>
      </w:divsChild>
    </w:div>
    <w:div w:id="892693744">
      <w:bodyDiv w:val="1"/>
      <w:marLeft w:val="0"/>
      <w:marRight w:val="0"/>
      <w:marTop w:val="0"/>
      <w:marBottom w:val="0"/>
      <w:divBdr>
        <w:top w:val="none" w:sz="0" w:space="0" w:color="auto"/>
        <w:left w:val="none" w:sz="0" w:space="0" w:color="auto"/>
        <w:bottom w:val="none" w:sz="0" w:space="0" w:color="auto"/>
        <w:right w:val="none" w:sz="0" w:space="0" w:color="auto"/>
      </w:divBdr>
      <w:divsChild>
        <w:div w:id="1858277015">
          <w:marLeft w:val="0"/>
          <w:marRight w:val="0"/>
          <w:marTop w:val="0"/>
          <w:marBottom w:val="0"/>
          <w:divBdr>
            <w:top w:val="none" w:sz="0" w:space="0" w:color="auto"/>
            <w:left w:val="none" w:sz="0" w:space="0" w:color="auto"/>
            <w:bottom w:val="none" w:sz="0" w:space="0" w:color="auto"/>
            <w:right w:val="none" w:sz="0" w:space="0" w:color="auto"/>
          </w:divBdr>
          <w:divsChild>
            <w:div w:id="102042274">
              <w:marLeft w:val="0"/>
              <w:marRight w:val="0"/>
              <w:marTop w:val="0"/>
              <w:marBottom w:val="0"/>
              <w:divBdr>
                <w:top w:val="none" w:sz="0" w:space="0" w:color="auto"/>
                <w:left w:val="none" w:sz="0" w:space="0" w:color="auto"/>
                <w:bottom w:val="none" w:sz="0" w:space="0" w:color="auto"/>
                <w:right w:val="none" w:sz="0" w:space="0" w:color="auto"/>
              </w:divBdr>
            </w:div>
            <w:div w:id="1703050321">
              <w:marLeft w:val="0"/>
              <w:marRight w:val="0"/>
              <w:marTop w:val="0"/>
              <w:marBottom w:val="0"/>
              <w:divBdr>
                <w:top w:val="none" w:sz="0" w:space="0" w:color="auto"/>
                <w:left w:val="none" w:sz="0" w:space="0" w:color="auto"/>
                <w:bottom w:val="none" w:sz="0" w:space="0" w:color="auto"/>
                <w:right w:val="none" w:sz="0" w:space="0" w:color="auto"/>
              </w:divBdr>
            </w:div>
            <w:div w:id="194676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662103">
      <w:bodyDiv w:val="1"/>
      <w:marLeft w:val="0"/>
      <w:marRight w:val="0"/>
      <w:marTop w:val="0"/>
      <w:marBottom w:val="0"/>
      <w:divBdr>
        <w:top w:val="none" w:sz="0" w:space="0" w:color="auto"/>
        <w:left w:val="none" w:sz="0" w:space="0" w:color="auto"/>
        <w:bottom w:val="none" w:sz="0" w:space="0" w:color="auto"/>
        <w:right w:val="none" w:sz="0" w:space="0" w:color="auto"/>
      </w:divBdr>
    </w:div>
    <w:div w:id="893858615">
      <w:bodyDiv w:val="1"/>
      <w:marLeft w:val="0"/>
      <w:marRight w:val="0"/>
      <w:marTop w:val="0"/>
      <w:marBottom w:val="0"/>
      <w:divBdr>
        <w:top w:val="none" w:sz="0" w:space="0" w:color="auto"/>
        <w:left w:val="none" w:sz="0" w:space="0" w:color="auto"/>
        <w:bottom w:val="none" w:sz="0" w:space="0" w:color="auto"/>
        <w:right w:val="none" w:sz="0" w:space="0" w:color="auto"/>
      </w:divBdr>
    </w:div>
    <w:div w:id="894118634">
      <w:bodyDiv w:val="1"/>
      <w:marLeft w:val="0"/>
      <w:marRight w:val="0"/>
      <w:marTop w:val="0"/>
      <w:marBottom w:val="0"/>
      <w:divBdr>
        <w:top w:val="none" w:sz="0" w:space="0" w:color="auto"/>
        <w:left w:val="none" w:sz="0" w:space="0" w:color="auto"/>
        <w:bottom w:val="none" w:sz="0" w:space="0" w:color="auto"/>
        <w:right w:val="none" w:sz="0" w:space="0" w:color="auto"/>
      </w:divBdr>
    </w:div>
    <w:div w:id="894435805">
      <w:bodyDiv w:val="1"/>
      <w:marLeft w:val="0"/>
      <w:marRight w:val="0"/>
      <w:marTop w:val="0"/>
      <w:marBottom w:val="0"/>
      <w:divBdr>
        <w:top w:val="none" w:sz="0" w:space="0" w:color="auto"/>
        <w:left w:val="none" w:sz="0" w:space="0" w:color="auto"/>
        <w:bottom w:val="none" w:sz="0" w:space="0" w:color="auto"/>
        <w:right w:val="none" w:sz="0" w:space="0" w:color="auto"/>
      </w:divBdr>
    </w:div>
    <w:div w:id="894464701">
      <w:bodyDiv w:val="1"/>
      <w:marLeft w:val="0"/>
      <w:marRight w:val="0"/>
      <w:marTop w:val="0"/>
      <w:marBottom w:val="0"/>
      <w:divBdr>
        <w:top w:val="none" w:sz="0" w:space="0" w:color="auto"/>
        <w:left w:val="none" w:sz="0" w:space="0" w:color="auto"/>
        <w:bottom w:val="none" w:sz="0" w:space="0" w:color="auto"/>
        <w:right w:val="none" w:sz="0" w:space="0" w:color="auto"/>
      </w:divBdr>
    </w:div>
    <w:div w:id="895357284">
      <w:bodyDiv w:val="1"/>
      <w:marLeft w:val="0"/>
      <w:marRight w:val="0"/>
      <w:marTop w:val="0"/>
      <w:marBottom w:val="0"/>
      <w:divBdr>
        <w:top w:val="none" w:sz="0" w:space="0" w:color="auto"/>
        <w:left w:val="none" w:sz="0" w:space="0" w:color="auto"/>
        <w:bottom w:val="none" w:sz="0" w:space="0" w:color="auto"/>
        <w:right w:val="none" w:sz="0" w:space="0" w:color="auto"/>
      </w:divBdr>
    </w:div>
    <w:div w:id="895623034">
      <w:bodyDiv w:val="1"/>
      <w:marLeft w:val="0"/>
      <w:marRight w:val="0"/>
      <w:marTop w:val="0"/>
      <w:marBottom w:val="0"/>
      <w:divBdr>
        <w:top w:val="none" w:sz="0" w:space="0" w:color="auto"/>
        <w:left w:val="none" w:sz="0" w:space="0" w:color="auto"/>
        <w:bottom w:val="none" w:sz="0" w:space="0" w:color="auto"/>
        <w:right w:val="none" w:sz="0" w:space="0" w:color="auto"/>
      </w:divBdr>
    </w:div>
    <w:div w:id="895746972">
      <w:bodyDiv w:val="1"/>
      <w:marLeft w:val="0"/>
      <w:marRight w:val="0"/>
      <w:marTop w:val="0"/>
      <w:marBottom w:val="0"/>
      <w:divBdr>
        <w:top w:val="none" w:sz="0" w:space="0" w:color="auto"/>
        <w:left w:val="none" w:sz="0" w:space="0" w:color="auto"/>
        <w:bottom w:val="none" w:sz="0" w:space="0" w:color="auto"/>
        <w:right w:val="none" w:sz="0" w:space="0" w:color="auto"/>
      </w:divBdr>
    </w:div>
    <w:div w:id="895773741">
      <w:bodyDiv w:val="1"/>
      <w:marLeft w:val="0"/>
      <w:marRight w:val="0"/>
      <w:marTop w:val="0"/>
      <w:marBottom w:val="0"/>
      <w:divBdr>
        <w:top w:val="none" w:sz="0" w:space="0" w:color="auto"/>
        <w:left w:val="none" w:sz="0" w:space="0" w:color="auto"/>
        <w:bottom w:val="none" w:sz="0" w:space="0" w:color="auto"/>
        <w:right w:val="none" w:sz="0" w:space="0" w:color="auto"/>
      </w:divBdr>
    </w:div>
    <w:div w:id="896009353">
      <w:bodyDiv w:val="1"/>
      <w:marLeft w:val="0"/>
      <w:marRight w:val="0"/>
      <w:marTop w:val="0"/>
      <w:marBottom w:val="0"/>
      <w:divBdr>
        <w:top w:val="none" w:sz="0" w:space="0" w:color="auto"/>
        <w:left w:val="none" w:sz="0" w:space="0" w:color="auto"/>
        <w:bottom w:val="none" w:sz="0" w:space="0" w:color="auto"/>
        <w:right w:val="none" w:sz="0" w:space="0" w:color="auto"/>
      </w:divBdr>
    </w:div>
    <w:div w:id="897401361">
      <w:bodyDiv w:val="1"/>
      <w:marLeft w:val="0"/>
      <w:marRight w:val="0"/>
      <w:marTop w:val="0"/>
      <w:marBottom w:val="0"/>
      <w:divBdr>
        <w:top w:val="none" w:sz="0" w:space="0" w:color="auto"/>
        <w:left w:val="none" w:sz="0" w:space="0" w:color="auto"/>
        <w:bottom w:val="none" w:sz="0" w:space="0" w:color="auto"/>
        <w:right w:val="none" w:sz="0" w:space="0" w:color="auto"/>
      </w:divBdr>
      <w:divsChild>
        <w:div w:id="173959306">
          <w:marLeft w:val="547"/>
          <w:marRight w:val="0"/>
          <w:marTop w:val="134"/>
          <w:marBottom w:val="0"/>
          <w:divBdr>
            <w:top w:val="none" w:sz="0" w:space="0" w:color="auto"/>
            <w:left w:val="none" w:sz="0" w:space="0" w:color="auto"/>
            <w:bottom w:val="none" w:sz="0" w:space="0" w:color="auto"/>
            <w:right w:val="none" w:sz="0" w:space="0" w:color="auto"/>
          </w:divBdr>
        </w:div>
        <w:div w:id="1167012923">
          <w:marLeft w:val="1166"/>
          <w:marRight w:val="0"/>
          <w:marTop w:val="115"/>
          <w:marBottom w:val="0"/>
          <w:divBdr>
            <w:top w:val="none" w:sz="0" w:space="0" w:color="auto"/>
            <w:left w:val="none" w:sz="0" w:space="0" w:color="auto"/>
            <w:bottom w:val="none" w:sz="0" w:space="0" w:color="auto"/>
            <w:right w:val="none" w:sz="0" w:space="0" w:color="auto"/>
          </w:divBdr>
        </w:div>
        <w:div w:id="1416198906">
          <w:marLeft w:val="1166"/>
          <w:marRight w:val="0"/>
          <w:marTop w:val="115"/>
          <w:marBottom w:val="0"/>
          <w:divBdr>
            <w:top w:val="none" w:sz="0" w:space="0" w:color="auto"/>
            <w:left w:val="none" w:sz="0" w:space="0" w:color="auto"/>
            <w:bottom w:val="none" w:sz="0" w:space="0" w:color="auto"/>
            <w:right w:val="none" w:sz="0" w:space="0" w:color="auto"/>
          </w:divBdr>
        </w:div>
        <w:div w:id="2115587269">
          <w:marLeft w:val="1166"/>
          <w:marRight w:val="0"/>
          <w:marTop w:val="115"/>
          <w:marBottom w:val="0"/>
          <w:divBdr>
            <w:top w:val="none" w:sz="0" w:space="0" w:color="auto"/>
            <w:left w:val="none" w:sz="0" w:space="0" w:color="auto"/>
            <w:bottom w:val="none" w:sz="0" w:space="0" w:color="auto"/>
            <w:right w:val="none" w:sz="0" w:space="0" w:color="auto"/>
          </w:divBdr>
        </w:div>
      </w:divsChild>
    </w:div>
    <w:div w:id="898592285">
      <w:bodyDiv w:val="1"/>
      <w:marLeft w:val="0"/>
      <w:marRight w:val="0"/>
      <w:marTop w:val="0"/>
      <w:marBottom w:val="0"/>
      <w:divBdr>
        <w:top w:val="none" w:sz="0" w:space="0" w:color="auto"/>
        <w:left w:val="none" w:sz="0" w:space="0" w:color="auto"/>
        <w:bottom w:val="none" w:sz="0" w:space="0" w:color="auto"/>
        <w:right w:val="none" w:sz="0" w:space="0" w:color="auto"/>
      </w:divBdr>
    </w:div>
    <w:div w:id="898781110">
      <w:bodyDiv w:val="1"/>
      <w:marLeft w:val="0"/>
      <w:marRight w:val="0"/>
      <w:marTop w:val="0"/>
      <w:marBottom w:val="0"/>
      <w:divBdr>
        <w:top w:val="none" w:sz="0" w:space="0" w:color="auto"/>
        <w:left w:val="none" w:sz="0" w:space="0" w:color="auto"/>
        <w:bottom w:val="none" w:sz="0" w:space="0" w:color="auto"/>
        <w:right w:val="none" w:sz="0" w:space="0" w:color="auto"/>
      </w:divBdr>
    </w:div>
    <w:div w:id="898783595">
      <w:bodyDiv w:val="1"/>
      <w:marLeft w:val="0"/>
      <w:marRight w:val="0"/>
      <w:marTop w:val="0"/>
      <w:marBottom w:val="0"/>
      <w:divBdr>
        <w:top w:val="none" w:sz="0" w:space="0" w:color="auto"/>
        <w:left w:val="none" w:sz="0" w:space="0" w:color="auto"/>
        <w:bottom w:val="none" w:sz="0" w:space="0" w:color="auto"/>
        <w:right w:val="none" w:sz="0" w:space="0" w:color="auto"/>
      </w:divBdr>
    </w:div>
    <w:div w:id="898826493">
      <w:bodyDiv w:val="1"/>
      <w:marLeft w:val="0"/>
      <w:marRight w:val="0"/>
      <w:marTop w:val="0"/>
      <w:marBottom w:val="0"/>
      <w:divBdr>
        <w:top w:val="none" w:sz="0" w:space="0" w:color="auto"/>
        <w:left w:val="none" w:sz="0" w:space="0" w:color="auto"/>
        <w:bottom w:val="none" w:sz="0" w:space="0" w:color="auto"/>
        <w:right w:val="none" w:sz="0" w:space="0" w:color="auto"/>
      </w:divBdr>
    </w:div>
    <w:div w:id="898832053">
      <w:bodyDiv w:val="1"/>
      <w:marLeft w:val="0"/>
      <w:marRight w:val="0"/>
      <w:marTop w:val="0"/>
      <w:marBottom w:val="0"/>
      <w:divBdr>
        <w:top w:val="none" w:sz="0" w:space="0" w:color="auto"/>
        <w:left w:val="none" w:sz="0" w:space="0" w:color="auto"/>
        <w:bottom w:val="none" w:sz="0" w:space="0" w:color="auto"/>
        <w:right w:val="none" w:sz="0" w:space="0" w:color="auto"/>
      </w:divBdr>
    </w:div>
    <w:div w:id="898899305">
      <w:bodyDiv w:val="1"/>
      <w:marLeft w:val="0"/>
      <w:marRight w:val="0"/>
      <w:marTop w:val="0"/>
      <w:marBottom w:val="0"/>
      <w:divBdr>
        <w:top w:val="none" w:sz="0" w:space="0" w:color="auto"/>
        <w:left w:val="none" w:sz="0" w:space="0" w:color="auto"/>
        <w:bottom w:val="none" w:sz="0" w:space="0" w:color="auto"/>
        <w:right w:val="none" w:sz="0" w:space="0" w:color="auto"/>
      </w:divBdr>
      <w:divsChild>
        <w:div w:id="1000738188">
          <w:marLeft w:val="0"/>
          <w:marRight w:val="0"/>
          <w:marTop w:val="0"/>
          <w:marBottom w:val="0"/>
          <w:divBdr>
            <w:top w:val="none" w:sz="0" w:space="0" w:color="auto"/>
            <w:left w:val="none" w:sz="0" w:space="0" w:color="auto"/>
            <w:bottom w:val="none" w:sz="0" w:space="0" w:color="auto"/>
            <w:right w:val="none" w:sz="0" w:space="0" w:color="auto"/>
          </w:divBdr>
          <w:divsChild>
            <w:div w:id="447361739">
              <w:marLeft w:val="0"/>
              <w:marRight w:val="0"/>
              <w:marTop w:val="0"/>
              <w:marBottom w:val="0"/>
              <w:divBdr>
                <w:top w:val="none" w:sz="0" w:space="0" w:color="auto"/>
                <w:left w:val="none" w:sz="0" w:space="0" w:color="auto"/>
                <w:bottom w:val="none" w:sz="0" w:space="0" w:color="auto"/>
                <w:right w:val="none" w:sz="0" w:space="0" w:color="auto"/>
              </w:divBdr>
            </w:div>
            <w:div w:id="616329141">
              <w:marLeft w:val="0"/>
              <w:marRight w:val="0"/>
              <w:marTop w:val="0"/>
              <w:marBottom w:val="0"/>
              <w:divBdr>
                <w:top w:val="none" w:sz="0" w:space="0" w:color="auto"/>
                <w:left w:val="none" w:sz="0" w:space="0" w:color="auto"/>
                <w:bottom w:val="none" w:sz="0" w:space="0" w:color="auto"/>
                <w:right w:val="none" w:sz="0" w:space="0" w:color="auto"/>
              </w:divBdr>
            </w:div>
            <w:div w:id="109585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362260">
      <w:bodyDiv w:val="1"/>
      <w:marLeft w:val="0"/>
      <w:marRight w:val="0"/>
      <w:marTop w:val="0"/>
      <w:marBottom w:val="0"/>
      <w:divBdr>
        <w:top w:val="none" w:sz="0" w:space="0" w:color="auto"/>
        <w:left w:val="none" w:sz="0" w:space="0" w:color="auto"/>
        <w:bottom w:val="none" w:sz="0" w:space="0" w:color="auto"/>
        <w:right w:val="none" w:sz="0" w:space="0" w:color="auto"/>
      </w:divBdr>
    </w:div>
    <w:div w:id="899554618">
      <w:bodyDiv w:val="1"/>
      <w:marLeft w:val="0"/>
      <w:marRight w:val="0"/>
      <w:marTop w:val="0"/>
      <w:marBottom w:val="0"/>
      <w:divBdr>
        <w:top w:val="none" w:sz="0" w:space="0" w:color="auto"/>
        <w:left w:val="none" w:sz="0" w:space="0" w:color="auto"/>
        <w:bottom w:val="none" w:sz="0" w:space="0" w:color="auto"/>
        <w:right w:val="none" w:sz="0" w:space="0" w:color="auto"/>
      </w:divBdr>
    </w:div>
    <w:div w:id="900365778">
      <w:bodyDiv w:val="1"/>
      <w:marLeft w:val="0"/>
      <w:marRight w:val="0"/>
      <w:marTop w:val="0"/>
      <w:marBottom w:val="0"/>
      <w:divBdr>
        <w:top w:val="none" w:sz="0" w:space="0" w:color="auto"/>
        <w:left w:val="none" w:sz="0" w:space="0" w:color="auto"/>
        <w:bottom w:val="none" w:sz="0" w:space="0" w:color="auto"/>
        <w:right w:val="none" w:sz="0" w:space="0" w:color="auto"/>
      </w:divBdr>
    </w:div>
    <w:div w:id="901017500">
      <w:bodyDiv w:val="1"/>
      <w:marLeft w:val="0"/>
      <w:marRight w:val="0"/>
      <w:marTop w:val="0"/>
      <w:marBottom w:val="0"/>
      <w:divBdr>
        <w:top w:val="none" w:sz="0" w:space="0" w:color="auto"/>
        <w:left w:val="none" w:sz="0" w:space="0" w:color="auto"/>
        <w:bottom w:val="none" w:sz="0" w:space="0" w:color="auto"/>
        <w:right w:val="none" w:sz="0" w:space="0" w:color="auto"/>
      </w:divBdr>
    </w:div>
    <w:div w:id="901017965">
      <w:bodyDiv w:val="1"/>
      <w:marLeft w:val="0"/>
      <w:marRight w:val="0"/>
      <w:marTop w:val="0"/>
      <w:marBottom w:val="0"/>
      <w:divBdr>
        <w:top w:val="none" w:sz="0" w:space="0" w:color="auto"/>
        <w:left w:val="none" w:sz="0" w:space="0" w:color="auto"/>
        <w:bottom w:val="none" w:sz="0" w:space="0" w:color="auto"/>
        <w:right w:val="none" w:sz="0" w:space="0" w:color="auto"/>
      </w:divBdr>
    </w:div>
    <w:div w:id="901254805">
      <w:bodyDiv w:val="1"/>
      <w:marLeft w:val="0"/>
      <w:marRight w:val="0"/>
      <w:marTop w:val="0"/>
      <w:marBottom w:val="0"/>
      <w:divBdr>
        <w:top w:val="none" w:sz="0" w:space="0" w:color="auto"/>
        <w:left w:val="none" w:sz="0" w:space="0" w:color="auto"/>
        <w:bottom w:val="none" w:sz="0" w:space="0" w:color="auto"/>
        <w:right w:val="none" w:sz="0" w:space="0" w:color="auto"/>
      </w:divBdr>
    </w:div>
    <w:div w:id="901988539">
      <w:bodyDiv w:val="1"/>
      <w:marLeft w:val="0"/>
      <w:marRight w:val="0"/>
      <w:marTop w:val="0"/>
      <w:marBottom w:val="0"/>
      <w:divBdr>
        <w:top w:val="none" w:sz="0" w:space="0" w:color="auto"/>
        <w:left w:val="none" w:sz="0" w:space="0" w:color="auto"/>
        <w:bottom w:val="none" w:sz="0" w:space="0" w:color="auto"/>
        <w:right w:val="none" w:sz="0" w:space="0" w:color="auto"/>
      </w:divBdr>
    </w:div>
    <w:div w:id="902762331">
      <w:bodyDiv w:val="1"/>
      <w:marLeft w:val="0"/>
      <w:marRight w:val="0"/>
      <w:marTop w:val="0"/>
      <w:marBottom w:val="0"/>
      <w:divBdr>
        <w:top w:val="none" w:sz="0" w:space="0" w:color="auto"/>
        <w:left w:val="none" w:sz="0" w:space="0" w:color="auto"/>
        <w:bottom w:val="none" w:sz="0" w:space="0" w:color="auto"/>
        <w:right w:val="none" w:sz="0" w:space="0" w:color="auto"/>
      </w:divBdr>
    </w:div>
    <w:div w:id="903219595">
      <w:bodyDiv w:val="1"/>
      <w:marLeft w:val="0"/>
      <w:marRight w:val="0"/>
      <w:marTop w:val="0"/>
      <w:marBottom w:val="0"/>
      <w:divBdr>
        <w:top w:val="none" w:sz="0" w:space="0" w:color="auto"/>
        <w:left w:val="none" w:sz="0" w:space="0" w:color="auto"/>
        <w:bottom w:val="none" w:sz="0" w:space="0" w:color="auto"/>
        <w:right w:val="none" w:sz="0" w:space="0" w:color="auto"/>
      </w:divBdr>
    </w:div>
    <w:div w:id="903758190">
      <w:bodyDiv w:val="1"/>
      <w:marLeft w:val="0"/>
      <w:marRight w:val="0"/>
      <w:marTop w:val="0"/>
      <w:marBottom w:val="0"/>
      <w:divBdr>
        <w:top w:val="none" w:sz="0" w:space="0" w:color="auto"/>
        <w:left w:val="none" w:sz="0" w:space="0" w:color="auto"/>
        <w:bottom w:val="none" w:sz="0" w:space="0" w:color="auto"/>
        <w:right w:val="none" w:sz="0" w:space="0" w:color="auto"/>
      </w:divBdr>
    </w:div>
    <w:div w:id="904144866">
      <w:bodyDiv w:val="1"/>
      <w:marLeft w:val="0"/>
      <w:marRight w:val="0"/>
      <w:marTop w:val="0"/>
      <w:marBottom w:val="0"/>
      <w:divBdr>
        <w:top w:val="none" w:sz="0" w:space="0" w:color="auto"/>
        <w:left w:val="none" w:sz="0" w:space="0" w:color="auto"/>
        <w:bottom w:val="none" w:sz="0" w:space="0" w:color="auto"/>
        <w:right w:val="none" w:sz="0" w:space="0" w:color="auto"/>
      </w:divBdr>
    </w:div>
    <w:div w:id="904222926">
      <w:bodyDiv w:val="1"/>
      <w:marLeft w:val="0"/>
      <w:marRight w:val="0"/>
      <w:marTop w:val="0"/>
      <w:marBottom w:val="0"/>
      <w:divBdr>
        <w:top w:val="none" w:sz="0" w:space="0" w:color="auto"/>
        <w:left w:val="none" w:sz="0" w:space="0" w:color="auto"/>
        <w:bottom w:val="none" w:sz="0" w:space="0" w:color="auto"/>
        <w:right w:val="none" w:sz="0" w:space="0" w:color="auto"/>
      </w:divBdr>
    </w:div>
    <w:div w:id="904412746">
      <w:bodyDiv w:val="1"/>
      <w:marLeft w:val="0"/>
      <w:marRight w:val="0"/>
      <w:marTop w:val="0"/>
      <w:marBottom w:val="0"/>
      <w:divBdr>
        <w:top w:val="none" w:sz="0" w:space="0" w:color="auto"/>
        <w:left w:val="none" w:sz="0" w:space="0" w:color="auto"/>
        <w:bottom w:val="none" w:sz="0" w:space="0" w:color="auto"/>
        <w:right w:val="none" w:sz="0" w:space="0" w:color="auto"/>
      </w:divBdr>
    </w:div>
    <w:div w:id="904492670">
      <w:bodyDiv w:val="1"/>
      <w:marLeft w:val="0"/>
      <w:marRight w:val="0"/>
      <w:marTop w:val="0"/>
      <w:marBottom w:val="0"/>
      <w:divBdr>
        <w:top w:val="none" w:sz="0" w:space="0" w:color="auto"/>
        <w:left w:val="none" w:sz="0" w:space="0" w:color="auto"/>
        <w:bottom w:val="none" w:sz="0" w:space="0" w:color="auto"/>
        <w:right w:val="none" w:sz="0" w:space="0" w:color="auto"/>
      </w:divBdr>
      <w:divsChild>
        <w:div w:id="729303136">
          <w:marLeft w:val="1166"/>
          <w:marRight w:val="0"/>
          <w:marTop w:val="115"/>
          <w:marBottom w:val="0"/>
          <w:divBdr>
            <w:top w:val="none" w:sz="0" w:space="0" w:color="auto"/>
            <w:left w:val="none" w:sz="0" w:space="0" w:color="auto"/>
            <w:bottom w:val="none" w:sz="0" w:space="0" w:color="auto"/>
            <w:right w:val="none" w:sz="0" w:space="0" w:color="auto"/>
          </w:divBdr>
        </w:div>
        <w:div w:id="1871990885">
          <w:marLeft w:val="547"/>
          <w:marRight w:val="0"/>
          <w:marTop w:val="134"/>
          <w:marBottom w:val="0"/>
          <w:divBdr>
            <w:top w:val="none" w:sz="0" w:space="0" w:color="auto"/>
            <w:left w:val="none" w:sz="0" w:space="0" w:color="auto"/>
            <w:bottom w:val="none" w:sz="0" w:space="0" w:color="auto"/>
            <w:right w:val="none" w:sz="0" w:space="0" w:color="auto"/>
          </w:divBdr>
        </w:div>
      </w:divsChild>
    </w:div>
    <w:div w:id="904995329">
      <w:bodyDiv w:val="1"/>
      <w:marLeft w:val="0"/>
      <w:marRight w:val="0"/>
      <w:marTop w:val="0"/>
      <w:marBottom w:val="0"/>
      <w:divBdr>
        <w:top w:val="none" w:sz="0" w:space="0" w:color="auto"/>
        <w:left w:val="none" w:sz="0" w:space="0" w:color="auto"/>
        <w:bottom w:val="none" w:sz="0" w:space="0" w:color="auto"/>
        <w:right w:val="none" w:sz="0" w:space="0" w:color="auto"/>
      </w:divBdr>
    </w:div>
    <w:div w:id="905065002">
      <w:bodyDiv w:val="1"/>
      <w:marLeft w:val="0"/>
      <w:marRight w:val="0"/>
      <w:marTop w:val="0"/>
      <w:marBottom w:val="0"/>
      <w:divBdr>
        <w:top w:val="none" w:sz="0" w:space="0" w:color="auto"/>
        <w:left w:val="none" w:sz="0" w:space="0" w:color="auto"/>
        <w:bottom w:val="none" w:sz="0" w:space="0" w:color="auto"/>
        <w:right w:val="none" w:sz="0" w:space="0" w:color="auto"/>
      </w:divBdr>
    </w:div>
    <w:div w:id="905258559">
      <w:bodyDiv w:val="1"/>
      <w:marLeft w:val="0"/>
      <w:marRight w:val="0"/>
      <w:marTop w:val="0"/>
      <w:marBottom w:val="0"/>
      <w:divBdr>
        <w:top w:val="none" w:sz="0" w:space="0" w:color="auto"/>
        <w:left w:val="none" w:sz="0" w:space="0" w:color="auto"/>
        <w:bottom w:val="none" w:sz="0" w:space="0" w:color="auto"/>
        <w:right w:val="none" w:sz="0" w:space="0" w:color="auto"/>
      </w:divBdr>
    </w:div>
    <w:div w:id="905457817">
      <w:bodyDiv w:val="1"/>
      <w:marLeft w:val="0"/>
      <w:marRight w:val="0"/>
      <w:marTop w:val="0"/>
      <w:marBottom w:val="0"/>
      <w:divBdr>
        <w:top w:val="none" w:sz="0" w:space="0" w:color="auto"/>
        <w:left w:val="none" w:sz="0" w:space="0" w:color="auto"/>
        <w:bottom w:val="none" w:sz="0" w:space="0" w:color="auto"/>
        <w:right w:val="none" w:sz="0" w:space="0" w:color="auto"/>
      </w:divBdr>
    </w:div>
    <w:div w:id="905919516">
      <w:bodyDiv w:val="1"/>
      <w:marLeft w:val="0"/>
      <w:marRight w:val="0"/>
      <w:marTop w:val="0"/>
      <w:marBottom w:val="0"/>
      <w:divBdr>
        <w:top w:val="none" w:sz="0" w:space="0" w:color="auto"/>
        <w:left w:val="none" w:sz="0" w:space="0" w:color="auto"/>
        <w:bottom w:val="none" w:sz="0" w:space="0" w:color="auto"/>
        <w:right w:val="none" w:sz="0" w:space="0" w:color="auto"/>
      </w:divBdr>
      <w:divsChild>
        <w:div w:id="645669069">
          <w:marLeft w:val="547"/>
          <w:marRight w:val="0"/>
          <w:marTop w:val="115"/>
          <w:marBottom w:val="0"/>
          <w:divBdr>
            <w:top w:val="none" w:sz="0" w:space="0" w:color="auto"/>
            <w:left w:val="none" w:sz="0" w:space="0" w:color="auto"/>
            <w:bottom w:val="none" w:sz="0" w:space="0" w:color="auto"/>
            <w:right w:val="none" w:sz="0" w:space="0" w:color="auto"/>
          </w:divBdr>
        </w:div>
        <w:div w:id="2007976997">
          <w:marLeft w:val="547"/>
          <w:marRight w:val="0"/>
          <w:marTop w:val="115"/>
          <w:marBottom w:val="0"/>
          <w:divBdr>
            <w:top w:val="none" w:sz="0" w:space="0" w:color="auto"/>
            <w:left w:val="none" w:sz="0" w:space="0" w:color="auto"/>
            <w:bottom w:val="none" w:sz="0" w:space="0" w:color="auto"/>
            <w:right w:val="none" w:sz="0" w:space="0" w:color="auto"/>
          </w:divBdr>
        </w:div>
      </w:divsChild>
    </w:div>
    <w:div w:id="906107602">
      <w:bodyDiv w:val="1"/>
      <w:marLeft w:val="0"/>
      <w:marRight w:val="0"/>
      <w:marTop w:val="0"/>
      <w:marBottom w:val="0"/>
      <w:divBdr>
        <w:top w:val="none" w:sz="0" w:space="0" w:color="auto"/>
        <w:left w:val="none" w:sz="0" w:space="0" w:color="auto"/>
        <w:bottom w:val="none" w:sz="0" w:space="0" w:color="auto"/>
        <w:right w:val="none" w:sz="0" w:space="0" w:color="auto"/>
      </w:divBdr>
    </w:div>
    <w:div w:id="906383710">
      <w:bodyDiv w:val="1"/>
      <w:marLeft w:val="0"/>
      <w:marRight w:val="0"/>
      <w:marTop w:val="0"/>
      <w:marBottom w:val="0"/>
      <w:divBdr>
        <w:top w:val="none" w:sz="0" w:space="0" w:color="auto"/>
        <w:left w:val="none" w:sz="0" w:space="0" w:color="auto"/>
        <w:bottom w:val="none" w:sz="0" w:space="0" w:color="auto"/>
        <w:right w:val="none" w:sz="0" w:space="0" w:color="auto"/>
      </w:divBdr>
    </w:div>
    <w:div w:id="907962573">
      <w:bodyDiv w:val="1"/>
      <w:marLeft w:val="0"/>
      <w:marRight w:val="0"/>
      <w:marTop w:val="0"/>
      <w:marBottom w:val="0"/>
      <w:divBdr>
        <w:top w:val="none" w:sz="0" w:space="0" w:color="auto"/>
        <w:left w:val="none" w:sz="0" w:space="0" w:color="auto"/>
        <w:bottom w:val="none" w:sz="0" w:space="0" w:color="auto"/>
        <w:right w:val="none" w:sz="0" w:space="0" w:color="auto"/>
      </w:divBdr>
    </w:div>
    <w:div w:id="908271172">
      <w:bodyDiv w:val="1"/>
      <w:marLeft w:val="0"/>
      <w:marRight w:val="0"/>
      <w:marTop w:val="0"/>
      <w:marBottom w:val="0"/>
      <w:divBdr>
        <w:top w:val="none" w:sz="0" w:space="0" w:color="auto"/>
        <w:left w:val="none" w:sz="0" w:space="0" w:color="auto"/>
        <w:bottom w:val="none" w:sz="0" w:space="0" w:color="auto"/>
        <w:right w:val="none" w:sz="0" w:space="0" w:color="auto"/>
      </w:divBdr>
      <w:divsChild>
        <w:div w:id="496848511">
          <w:marLeft w:val="1800"/>
          <w:marRight w:val="0"/>
          <w:marTop w:val="115"/>
          <w:marBottom w:val="0"/>
          <w:divBdr>
            <w:top w:val="none" w:sz="0" w:space="0" w:color="auto"/>
            <w:left w:val="none" w:sz="0" w:space="0" w:color="auto"/>
            <w:bottom w:val="none" w:sz="0" w:space="0" w:color="auto"/>
            <w:right w:val="none" w:sz="0" w:space="0" w:color="auto"/>
          </w:divBdr>
        </w:div>
        <w:div w:id="1343048219">
          <w:marLeft w:val="547"/>
          <w:marRight w:val="0"/>
          <w:marTop w:val="134"/>
          <w:marBottom w:val="0"/>
          <w:divBdr>
            <w:top w:val="none" w:sz="0" w:space="0" w:color="auto"/>
            <w:left w:val="none" w:sz="0" w:space="0" w:color="auto"/>
            <w:bottom w:val="none" w:sz="0" w:space="0" w:color="auto"/>
            <w:right w:val="none" w:sz="0" w:space="0" w:color="auto"/>
          </w:divBdr>
        </w:div>
        <w:div w:id="1822575656">
          <w:marLeft w:val="1166"/>
          <w:marRight w:val="0"/>
          <w:marTop w:val="134"/>
          <w:marBottom w:val="0"/>
          <w:divBdr>
            <w:top w:val="none" w:sz="0" w:space="0" w:color="auto"/>
            <w:left w:val="none" w:sz="0" w:space="0" w:color="auto"/>
            <w:bottom w:val="none" w:sz="0" w:space="0" w:color="auto"/>
            <w:right w:val="none" w:sz="0" w:space="0" w:color="auto"/>
          </w:divBdr>
        </w:div>
        <w:div w:id="2054772957">
          <w:marLeft w:val="1166"/>
          <w:marRight w:val="0"/>
          <w:marTop w:val="134"/>
          <w:marBottom w:val="0"/>
          <w:divBdr>
            <w:top w:val="none" w:sz="0" w:space="0" w:color="auto"/>
            <w:left w:val="none" w:sz="0" w:space="0" w:color="auto"/>
            <w:bottom w:val="none" w:sz="0" w:space="0" w:color="auto"/>
            <w:right w:val="none" w:sz="0" w:space="0" w:color="auto"/>
          </w:divBdr>
        </w:div>
      </w:divsChild>
    </w:div>
    <w:div w:id="908344281">
      <w:bodyDiv w:val="1"/>
      <w:marLeft w:val="0"/>
      <w:marRight w:val="0"/>
      <w:marTop w:val="0"/>
      <w:marBottom w:val="0"/>
      <w:divBdr>
        <w:top w:val="none" w:sz="0" w:space="0" w:color="auto"/>
        <w:left w:val="none" w:sz="0" w:space="0" w:color="auto"/>
        <w:bottom w:val="none" w:sz="0" w:space="0" w:color="auto"/>
        <w:right w:val="none" w:sz="0" w:space="0" w:color="auto"/>
      </w:divBdr>
    </w:div>
    <w:div w:id="908421235">
      <w:bodyDiv w:val="1"/>
      <w:marLeft w:val="0"/>
      <w:marRight w:val="0"/>
      <w:marTop w:val="0"/>
      <w:marBottom w:val="0"/>
      <w:divBdr>
        <w:top w:val="none" w:sz="0" w:space="0" w:color="auto"/>
        <w:left w:val="none" w:sz="0" w:space="0" w:color="auto"/>
        <w:bottom w:val="none" w:sz="0" w:space="0" w:color="auto"/>
        <w:right w:val="none" w:sz="0" w:space="0" w:color="auto"/>
      </w:divBdr>
    </w:div>
    <w:div w:id="909148016">
      <w:bodyDiv w:val="1"/>
      <w:marLeft w:val="0"/>
      <w:marRight w:val="0"/>
      <w:marTop w:val="0"/>
      <w:marBottom w:val="0"/>
      <w:divBdr>
        <w:top w:val="none" w:sz="0" w:space="0" w:color="auto"/>
        <w:left w:val="none" w:sz="0" w:space="0" w:color="auto"/>
        <w:bottom w:val="none" w:sz="0" w:space="0" w:color="auto"/>
        <w:right w:val="none" w:sz="0" w:space="0" w:color="auto"/>
      </w:divBdr>
      <w:divsChild>
        <w:div w:id="418720626">
          <w:marLeft w:val="1166"/>
          <w:marRight w:val="0"/>
          <w:marTop w:val="96"/>
          <w:marBottom w:val="0"/>
          <w:divBdr>
            <w:top w:val="none" w:sz="0" w:space="0" w:color="auto"/>
            <w:left w:val="none" w:sz="0" w:space="0" w:color="auto"/>
            <w:bottom w:val="none" w:sz="0" w:space="0" w:color="auto"/>
            <w:right w:val="none" w:sz="0" w:space="0" w:color="auto"/>
          </w:divBdr>
        </w:div>
        <w:div w:id="644241784">
          <w:marLeft w:val="1166"/>
          <w:marRight w:val="0"/>
          <w:marTop w:val="96"/>
          <w:marBottom w:val="0"/>
          <w:divBdr>
            <w:top w:val="none" w:sz="0" w:space="0" w:color="auto"/>
            <w:left w:val="none" w:sz="0" w:space="0" w:color="auto"/>
            <w:bottom w:val="none" w:sz="0" w:space="0" w:color="auto"/>
            <w:right w:val="none" w:sz="0" w:space="0" w:color="auto"/>
          </w:divBdr>
        </w:div>
        <w:div w:id="1355425611">
          <w:marLeft w:val="1166"/>
          <w:marRight w:val="0"/>
          <w:marTop w:val="96"/>
          <w:marBottom w:val="0"/>
          <w:divBdr>
            <w:top w:val="none" w:sz="0" w:space="0" w:color="auto"/>
            <w:left w:val="none" w:sz="0" w:space="0" w:color="auto"/>
            <w:bottom w:val="none" w:sz="0" w:space="0" w:color="auto"/>
            <w:right w:val="none" w:sz="0" w:space="0" w:color="auto"/>
          </w:divBdr>
        </w:div>
        <w:div w:id="1390037688">
          <w:marLeft w:val="1800"/>
          <w:marRight w:val="0"/>
          <w:marTop w:val="86"/>
          <w:marBottom w:val="0"/>
          <w:divBdr>
            <w:top w:val="none" w:sz="0" w:space="0" w:color="auto"/>
            <w:left w:val="none" w:sz="0" w:space="0" w:color="auto"/>
            <w:bottom w:val="none" w:sz="0" w:space="0" w:color="auto"/>
            <w:right w:val="none" w:sz="0" w:space="0" w:color="auto"/>
          </w:divBdr>
        </w:div>
        <w:div w:id="1414815195">
          <w:marLeft w:val="1166"/>
          <w:marRight w:val="0"/>
          <w:marTop w:val="96"/>
          <w:marBottom w:val="0"/>
          <w:divBdr>
            <w:top w:val="none" w:sz="0" w:space="0" w:color="auto"/>
            <w:left w:val="none" w:sz="0" w:space="0" w:color="auto"/>
            <w:bottom w:val="none" w:sz="0" w:space="0" w:color="auto"/>
            <w:right w:val="none" w:sz="0" w:space="0" w:color="auto"/>
          </w:divBdr>
        </w:div>
        <w:div w:id="2097437526">
          <w:marLeft w:val="1800"/>
          <w:marRight w:val="0"/>
          <w:marTop w:val="86"/>
          <w:marBottom w:val="0"/>
          <w:divBdr>
            <w:top w:val="none" w:sz="0" w:space="0" w:color="auto"/>
            <w:left w:val="none" w:sz="0" w:space="0" w:color="auto"/>
            <w:bottom w:val="none" w:sz="0" w:space="0" w:color="auto"/>
            <w:right w:val="none" w:sz="0" w:space="0" w:color="auto"/>
          </w:divBdr>
        </w:div>
        <w:div w:id="2103602403">
          <w:marLeft w:val="1166"/>
          <w:marRight w:val="0"/>
          <w:marTop w:val="96"/>
          <w:marBottom w:val="0"/>
          <w:divBdr>
            <w:top w:val="none" w:sz="0" w:space="0" w:color="auto"/>
            <w:left w:val="none" w:sz="0" w:space="0" w:color="auto"/>
            <w:bottom w:val="none" w:sz="0" w:space="0" w:color="auto"/>
            <w:right w:val="none" w:sz="0" w:space="0" w:color="auto"/>
          </w:divBdr>
        </w:div>
        <w:div w:id="2144807213">
          <w:marLeft w:val="547"/>
          <w:marRight w:val="0"/>
          <w:marTop w:val="115"/>
          <w:marBottom w:val="0"/>
          <w:divBdr>
            <w:top w:val="none" w:sz="0" w:space="0" w:color="auto"/>
            <w:left w:val="none" w:sz="0" w:space="0" w:color="auto"/>
            <w:bottom w:val="none" w:sz="0" w:space="0" w:color="auto"/>
            <w:right w:val="none" w:sz="0" w:space="0" w:color="auto"/>
          </w:divBdr>
        </w:div>
      </w:divsChild>
    </w:div>
    <w:div w:id="910118558">
      <w:bodyDiv w:val="1"/>
      <w:marLeft w:val="0"/>
      <w:marRight w:val="0"/>
      <w:marTop w:val="0"/>
      <w:marBottom w:val="0"/>
      <w:divBdr>
        <w:top w:val="none" w:sz="0" w:space="0" w:color="auto"/>
        <w:left w:val="none" w:sz="0" w:space="0" w:color="auto"/>
        <w:bottom w:val="none" w:sz="0" w:space="0" w:color="auto"/>
        <w:right w:val="none" w:sz="0" w:space="0" w:color="auto"/>
      </w:divBdr>
    </w:div>
    <w:div w:id="910238276">
      <w:bodyDiv w:val="1"/>
      <w:marLeft w:val="0"/>
      <w:marRight w:val="0"/>
      <w:marTop w:val="0"/>
      <w:marBottom w:val="0"/>
      <w:divBdr>
        <w:top w:val="none" w:sz="0" w:space="0" w:color="auto"/>
        <w:left w:val="none" w:sz="0" w:space="0" w:color="auto"/>
        <w:bottom w:val="none" w:sz="0" w:space="0" w:color="auto"/>
        <w:right w:val="none" w:sz="0" w:space="0" w:color="auto"/>
      </w:divBdr>
    </w:div>
    <w:div w:id="911428725">
      <w:bodyDiv w:val="1"/>
      <w:marLeft w:val="0"/>
      <w:marRight w:val="0"/>
      <w:marTop w:val="0"/>
      <w:marBottom w:val="0"/>
      <w:divBdr>
        <w:top w:val="none" w:sz="0" w:space="0" w:color="auto"/>
        <w:left w:val="none" w:sz="0" w:space="0" w:color="auto"/>
        <w:bottom w:val="none" w:sz="0" w:space="0" w:color="auto"/>
        <w:right w:val="none" w:sz="0" w:space="0" w:color="auto"/>
      </w:divBdr>
      <w:divsChild>
        <w:div w:id="1706444403">
          <w:marLeft w:val="0"/>
          <w:marRight w:val="0"/>
          <w:marTop w:val="0"/>
          <w:marBottom w:val="0"/>
          <w:divBdr>
            <w:top w:val="none" w:sz="0" w:space="0" w:color="auto"/>
            <w:left w:val="none" w:sz="0" w:space="0" w:color="auto"/>
            <w:bottom w:val="none" w:sz="0" w:space="0" w:color="auto"/>
            <w:right w:val="none" w:sz="0" w:space="0" w:color="auto"/>
          </w:divBdr>
          <w:divsChild>
            <w:div w:id="723061437">
              <w:marLeft w:val="0"/>
              <w:marRight w:val="0"/>
              <w:marTop w:val="0"/>
              <w:marBottom w:val="0"/>
              <w:divBdr>
                <w:top w:val="none" w:sz="0" w:space="0" w:color="auto"/>
                <w:left w:val="none" w:sz="0" w:space="0" w:color="auto"/>
                <w:bottom w:val="none" w:sz="0" w:space="0" w:color="auto"/>
                <w:right w:val="none" w:sz="0" w:space="0" w:color="auto"/>
              </w:divBdr>
            </w:div>
            <w:div w:id="1039011488">
              <w:marLeft w:val="0"/>
              <w:marRight w:val="0"/>
              <w:marTop w:val="0"/>
              <w:marBottom w:val="0"/>
              <w:divBdr>
                <w:top w:val="none" w:sz="0" w:space="0" w:color="auto"/>
                <w:left w:val="none" w:sz="0" w:space="0" w:color="auto"/>
                <w:bottom w:val="none" w:sz="0" w:space="0" w:color="auto"/>
                <w:right w:val="none" w:sz="0" w:space="0" w:color="auto"/>
              </w:divBdr>
            </w:div>
            <w:div w:id="1113206465">
              <w:marLeft w:val="0"/>
              <w:marRight w:val="0"/>
              <w:marTop w:val="0"/>
              <w:marBottom w:val="0"/>
              <w:divBdr>
                <w:top w:val="none" w:sz="0" w:space="0" w:color="auto"/>
                <w:left w:val="none" w:sz="0" w:space="0" w:color="auto"/>
                <w:bottom w:val="none" w:sz="0" w:space="0" w:color="auto"/>
                <w:right w:val="none" w:sz="0" w:space="0" w:color="auto"/>
              </w:divBdr>
            </w:div>
            <w:div w:id="1155224290">
              <w:marLeft w:val="0"/>
              <w:marRight w:val="0"/>
              <w:marTop w:val="0"/>
              <w:marBottom w:val="0"/>
              <w:divBdr>
                <w:top w:val="none" w:sz="0" w:space="0" w:color="auto"/>
                <w:left w:val="none" w:sz="0" w:space="0" w:color="auto"/>
                <w:bottom w:val="none" w:sz="0" w:space="0" w:color="auto"/>
                <w:right w:val="none" w:sz="0" w:space="0" w:color="auto"/>
              </w:divBdr>
            </w:div>
            <w:div w:id="1404836785">
              <w:marLeft w:val="0"/>
              <w:marRight w:val="0"/>
              <w:marTop w:val="0"/>
              <w:marBottom w:val="0"/>
              <w:divBdr>
                <w:top w:val="none" w:sz="0" w:space="0" w:color="auto"/>
                <w:left w:val="none" w:sz="0" w:space="0" w:color="auto"/>
                <w:bottom w:val="none" w:sz="0" w:space="0" w:color="auto"/>
                <w:right w:val="none" w:sz="0" w:space="0" w:color="auto"/>
              </w:divBdr>
            </w:div>
            <w:div w:id="190632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505340">
      <w:bodyDiv w:val="1"/>
      <w:marLeft w:val="0"/>
      <w:marRight w:val="0"/>
      <w:marTop w:val="0"/>
      <w:marBottom w:val="0"/>
      <w:divBdr>
        <w:top w:val="none" w:sz="0" w:space="0" w:color="auto"/>
        <w:left w:val="none" w:sz="0" w:space="0" w:color="auto"/>
        <w:bottom w:val="none" w:sz="0" w:space="0" w:color="auto"/>
        <w:right w:val="none" w:sz="0" w:space="0" w:color="auto"/>
      </w:divBdr>
    </w:div>
    <w:div w:id="911739970">
      <w:bodyDiv w:val="1"/>
      <w:marLeft w:val="0"/>
      <w:marRight w:val="0"/>
      <w:marTop w:val="0"/>
      <w:marBottom w:val="0"/>
      <w:divBdr>
        <w:top w:val="none" w:sz="0" w:space="0" w:color="auto"/>
        <w:left w:val="none" w:sz="0" w:space="0" w:color="auto"/>
        <w:bottom w:val="none" w:sz="0" w:space="0" w:color="auto"/>
        <w:right w:val="none" w:sz="0" w:space="0" w:color="auto"/>
      </w:divBdr>
      <w:divsChild>
        <w:div w:id="560748324">
          <w:marLeft w:val="1800"/>
          <w:marRight w:val="0"/>
          <w:marTop w:val="91"/>
          <w:marBottom w:val="0"/>
          <w:divBdr>
            <w:top w:val="none" w:sz="0" w:space="0" w:color="auto"/>
            <w:left w:val="none" w:sz="0" w:space="0" w:color="auto"/>
            <w:bottom w:val="none" w:sz="0" w:space="0" w:color="auto"/>
            <w:right w:val="none" w:sz="0" w:space="0" w:color="auto"/>
          </w:divBdr>
        </w:div>
        <w:div w:id="663819952">
          <w:marLeft w:val="547"/>
          <w:marRight w:val="0"/>
          <w:marTop w:val="120"/>
          <w:marBottom w:val="0"/>
          <w:divBdr>
            <w:top w:val="none" w:sz="0" w:space="0" w:color="auto"/>
            <w:left w:val="none" w:sz="0" w:space="0" w:color="auto"/>
            <w:bottom w:val="none" w:sz="0" w:space="0" w:color="auto"/>
            <w:right w:val="none" w:sz="0" w:space="0" w:color="auto"/>
          </w:divBdr>
        </w:div>
        <w:div w:id="1201942479">
          <w:marLeft w:val="1800"/>
          <w:marRight w:val="0"/>
          <w:marTop w:val="91"/>
          <w:marBottom w:val="0"/>
          <w:divBdr>
            <w:top w:val="none" w:sz="0" w:space="0" w:color="auto"/>
            <w:left w:val="none" w:sz="0" w:space="0" w:color="auto"/>
            <w:bottom w:val="none" w:sz="0" w:space="0" w:color="auto"/>
            <w:right w:val="none" w:sz="0" w:space="0" w:color="auto"/>
          </w:divBdr>
        </w:div>
        <w:div w:id="1433359367">
          <w:marLeft w:val="547"/>
          <w:marRight w:val="0"/>
          <w:marTop w:val="120"/>
          <w:marBottom w:val="0"/>
          <w:divBdr>
            <w:top w:val="none" w:sz="0" w:space="0" w:color="auto"/>
            <w:left w:val="none" w:sz="0" w:space="0" w:color="auto"/>
            <w:bottom w:val="none" w:sz="0" w:space="0" w:color="auto"/>
            <w:right w:val="none" w:sz="0" w:space="0" w:color="auto"/>
          </w:divBdr>
        </w:div>
        <w:div w:id="1513758797">
          <w:marLeft w:val="1166"/>
          <w:marRight w:val="0"/>
          <w:marTop w:val="106"/>
          <w:marBottom w:val="0"/>
          <w:divBdr>
            <w:top w:val="none" w:sz="0" w:space="0" w:color="auto"/>
            <w:left w:val="none" w:sz="0" w:space="0" w:color="auto"/>
            <w:bottom w:val="none" w:sz="0" w:space="0" w:color="auto"/>
            <w:right w:val="none" w:sz="0" w:space="0" w:color="auto"/>
          </w:divBdr>
        </w:div>
        <w:div w:id="1594900131">
          <w:marLeft w:val="1800"/>
          <w:marRight w:val="0"/>
          <w:marTop w:val="91"/>
          <w:marBottom w:val="0"/>
          <w:divBdr>
            <w:top w:val="none" w:sz="0" w:space="0" w:color="auto"/>
            <w:left w:val="none" w:sz="0" w:space="0" w:color="auto"/>
            <w:bottom w:val="none" w:sz="0" w:space="0" w:color="auto"/>
            <w:right w:val="none" w:sz="0" w:space="0" w:color="auto"/>
          </w:divBdr>
        </w:div>
        <w:div w:id="1638533538">
          <w:marLeft w:val="1800"/>
          <w:marRight w:val="0"/>
          <w:marTop w:val="91"/>
          <w:marBottom w:val="0"/>
          <w:divBdr>
            <w:top w:val="none" w:sz="0" w:space="0" w:color="auto"/>
            <w:left w:val="none" w:sz="0" w:space="0" w:color="auto"/>
            <w:bottom w:val="none" w:sz="0" w:space="0" w:color="auto"/>
            <w:right w:val="none" w:sz="0" w:space="0" w:color="auto"/>
          </w:divBdr>
        </w:div>
        <w:div w:id="2057662321">
          <w:marLeft w:val="1166"/>
          <w:marRight w:val="0"/>
          <w:marTop w:val="106"/>
          <w:marBottom w:val="0"/>
          <w:divBdr>
            <w:top w:val="none" w:sz="0" w:space="0" w:color="auto"/>
            <w:left w:val="none" w:sz="0" w:space="0" w:color="auto"/>
            <w:bottom w:val="none" w:sz="0" w:space="0" w:color="auto"/>
            <w:right w:val="none" w:sz="0" w:space="0" w:color="auto"/>
          </w:divBdr>
        </w:div>
      </w:divsChild>
    </w:div>
    <w:div w:id="913054715">
      <w:bodyDiv w:val="1"/>
      <w:marLeft w:val="0"/>
      <w:marRight w:val="0"/>
      <w:marTop w:val="0"/>
      <w:marBottom w:val="0"/>
      <w:divBdr>
        <w:top w:val="none" w:sz="0" w:space="0" w:color="auto"/>
        <w:left w:val="none" w:sz="0" w:space="0" w:color="auto"/>
        <w:bottom w:val="none" w:sz="0" w:space="0" w:color="auto"/>
        <w:right w:val="none" w:sz="0" w:space="0" w:color="auto"/>
      </w:divBdr>
      <w:divsChild>
        <w:div w:id="67578827">
          <w:marLeft w:val="1166"/>
          <w:marRight w:val="0"/>
          <w:marTop w:val="0"/>
          <w:marBottom w:val="0"/>
          <w:divBdr>
            <w:top w:val="none" w:sz="0" w:space="0" w:color="auto"/>
            <w:left w:val="none" w:sz="0" w:space="0" w:color="auto"/>
            <w:bottom w:val="none" w:sz="0" w:space="0" w:color="auto"/>
            <w:right w:val="none" w:sz="0" w:space="0" w:color="auto"/>
          </w:divBdr>
        </w:div>
        <w:div w:id="596258499">
          <w:marLeft w:val="1166"/>
          <w:marRight w:val="0"/>
          <w:marTop w:val="0"/>
          <w:marBottom w:val="0"/>
          <w:divBdr>
            <w:top w:val="none" w:sz="0" w:space="0" w:color="auto"/>
            <w:left w:val="none" w:sz="0" w:space="0" w:color="auto"/>
            <w:bottom w:val="none" w:sz="0" w:space="0" w:color="auto"/>
            <w:right w:val="none" w:sz="0" w:space="0" w:color="auto"/>
          </w:divBdr>
        </w:div>
        <w:div w:id="724449558">
          <w:marLeft w:val="1166"/>
          <w:marRight w:val="0"/>
          <w:marTop w:val="0"/>
          <w:marBottom w:val="0"/>
          <w:divBdr>
            <w:top w:val="none" w:sz="0" w:space="0" w:color="auto"/>
            <w:left w:val="none" w:sz="0" w:space="0" w:color="auto"/>
            <w:bottom w:val="none" w:sz="0" w:space="0" w:color="auto"/>
            <w:right w:val="none" w:sz="0" w:space="0" w:color="auto"/>
          </w:divBdr>
        </w:div>
        <w:div w:id="835918652">
          <w:marLeft w:val="1166"/>
          <w:marRight w:val="0"/>
          <w:marTop w:val="0"/>
          <w:marBottom w:val="0"/>
          <w:divBdr>
            <w:top w:val="none" w:sz="0" w:space="0" w:color="auto"/>
            <w:left w:val="none" w:sz="0" w:space="0" w:color="auto"/>
            <w:bottom w:val="none" w:sz="0" w:space="0" w:color="auto"/>
            <w:right w:val="none" w:sz="0" w:space="0" w:color="auto"/>
          </w:divBdr>
        </w:div>
        <w:div w:id="924460713">
          <w:marLeft w:val="547"/>
          <w:marRight w:val="0"/>
          <w:marTop w:val="0"/>
          <w:marBottom w:val="0"/>
          <w:divBdr>
            <w:top w:val="none" w:sz="0" w:space="0" w:color="auto"/>
            <w:left w:val="none" w:sz="0" w:space="0" w:color="auto"/>
            <w:bottom w:val="none" w:sz="0" w:space="0" w:color="auto"/>
            <w:right w:val="none" w:sz="0" w:space="0" w:color="auto"/>
          </w:divBdr>
        </w:div>
        <w:div w:id="954944806">
          <w:marLeft w:val="1166"/>
          <w:marRight w:val="0"/>
          <w:marTop w:val="0"/>
          <w:marBottom w:val="0"/>
          <w:divBdr>
            <w:top w:val="none" w:sz="0" w:space="0" w:color="auto"/>
            <w:left w:val="none" w:sz="0" w:space="0" w:color="auto"/>
            <w:bottom w:val="none" w:sz="0" w:space="0" w:color="auto"/>
            <w:right w:val="none" w:sz="0" w:space="0" w:color="auto"/>
          </w:divBdr>
        </w:div>
        <w:div w:id="977153775">
          <w:marLeft w:val="1166"/>
          <w:marRight w:val="0"/>
          <w:marTop w:val="0"/>
          <w:marBottom w:val="0"/>
          <w:divBdr>
            <w:top w:val="none" w:sz="0" w:space="0" w:color="auto"/>
            <w:left w:val="none" w:sz="0" w:space="0" w:color="auto"/>
            <w:bottom w:val="none" w:sz="0" w:space="0" w:color="auto"/>
            <w:right w:val="none" w:sz="0" w:space="0" w:color="auto"/>
          </w:divBdr>
        </w:div>
        <w:div w:id="987980172">
          <w:marLeft w:val="547"/>
          <w:marRight w:val="0"/>
          <w:marTop w:val="0"/>
          <w:marBottom w:val="0"/>
          <w:divBdr>
            <w:top w:val="none" w:sz="0" w:space="0" w:color="auto"/>
            <w:left w:val="none" w:sz="0" w:space="0" w:color="auto"/>
            <w:bottom w:val="none" w:sz="0" w:space="0" w:color="auto"/>
            <w:right w:val="none" w:sz="0" w:space="0" w:color="auto"/>
          </w:divBdr>
        </w:div>
        <w:div w:id="1489783561">
          <w:marLeft w:val="547"/>
          <w:marRight w:val="0"/>
          <w:marTop w:val="0"/>
          <w:marBottom w:val="0"/>
          <w:divBdr>
            <w:top w:val="none" w:sz="0" w:space="0" w:color="auto"/>
            <w:left w:val="none" w:sz="0" w:space="0" w:color="auto"/>
            <w:bottom w:val="none" w:sz="0" w:space="0" w:color="auto"/>
            <w:right w:val="none" w:sz="0" w:space="0" w:color="auto"/>
          </w:divBdr>
        </w:div>
        <w:div w:id="1638755323">
          <w:marLeft w:val="547"/>
          <w:marRight w:val="0"/>
          <w:marTop w:val="0"/>
          <w:marBottom w:val="0"/>
          <w:divBdr>
            <w:top w:val="none" w:sz="0" w:space="0" w:color="auto"/>
            <w:left w:val="none" w:sz="0" w:space="0" w:color="auto"/>
            <w:bottom w:val="none" w:sz="0" w:space="0" w:color="auto"/>
            <w:right w:val="none" w:sz="0" w:space="0" w:color="auto"/>
          </w:divBdr>
        </w:div>
        <w:div w:id="1688944313">
          <w:marLeft w:val="547"/>
          <w:marRight w:val="0"/>
          <w:marTop w:val="0"/>
          <w:marBottom w:val="0"/>
          <w:divBdr>
            <w:top w:val="none" w:sz="0" w:space="0" w:color="auto"/>
            <w:left w:val="none" w:sz="0" w:space="0" w:color="auto"/>
            <w:bottom w:val="none" w:sz="0" w:space="0" w:color="auto"/>
            <w:right w:val="none" w:sz="0" w:space="0" w:color="auto"/>
          </w:divBdr>
        </w:div>
      </w:divsChild>
    </w:div>
    <w:div w:id="914437520">
      <w:bodyDiv w:val="1"/>
      <w:marLeft w:val="0"/>
      <w:marRight w:val="0"/>
      <w:marTop w:val="0"/>
      <w:marBottom w:val="0"/>
      <w:divBdr>
        <w:top w:val="none" w:sz="0" w:space="0" w:color="auto"/>
        <w:left w:val="none" w:sz="0" w:space="0" w:color="auto"/>
        <w:bottom w:val="none" w:sz="0" w:space="0" w:color="auto"/>
        <w:right w:val="none" w:sz="0" w:space="0" w:color="auto"/>
      </w:divBdr>
    </w:div>
    <w:div w:id="915285353">
      <w:bodyDiv w:val="1"/>
      <w:marLeft w:val="0"/>
      <w:marRight w:val="0"/>
      <w:marTop w:val="0"/>
      <w:marBottom w:val="0"/>
      <w:divBdr>
        <w:top w:val="none" w:sz="0" w:space="0" w:color="auto"/>
        <w:left w:val="none" w:sz="0" w:space="0" w:color="auto"/>
        <w:bottom w:val="none" w:sz="0" w:space="0" w:color="auto"/>
        <w:right w:val="none" w:sz="0" w:space="0" w:color="auto"/>
      </w:divBdr>
      <w:divsChild>
        <w:div w:id="634532785">
          <w:marLeft w:val="547"/>
          <w:marRight w:val="0"/>
          <w:marTop w:val="154"/>
          <w:marBottom w:val="0"/>
          <w:divBdr>
            <w:top w:val="none" w:sz="0" w:space="0" w:color="auto"/>
            <w:left w:val="none" w:sz="0" w:space="0" w:color="auto"/>
            <w:bottom w:val="none" w:sz="0" w:space="0" w:color="auto"/>
            <w:right w:val="none" w:sz="0" w:space="0" w:color="auto"/>
          </w:divBdr>
        </w:div>
        <w:div w:id="787360689">
          <w:marLeft w:val="547"/>
          <w:marRight w:val="0"/>
          <w:marTop w:val="154"/>
          <w:marBottom w:val="0"/>
          <w:divBdr>
            <w:top w:val="none" w:sz="0" w:space="0" w:color="auto"/>
            <w:left w:val="none" w:sz="0" w:space="0" w:color="auto"/>
            <w:bottom w:val="none" w:sz="0" w:space="0" w:color="auto"/>
            <w:right w:val="none" w:sz="0" w:space="0" w:color="auto"/>
          </w:divBdr>
        </w:div>
        <w:div w:id="1861969989">
          <w:marLeft w:val="1166"/>
          <w:marRight w:val="0"/>
          <w:marTop w:val="134"/>
          <w:marBottom w:val="0"/>
          <w:divBdr>
            <w:top w:val="none" w:sz="0" w:space="0" w:color="auto"/>
            <w:left w:val="none" w:sz="0" w:space="0" w:color="auto"/>
            <w:bottom w:val="none" w:sz="0" w:space="0" w:color="auto"/>
            <w:right w:val="none" w:sz="0" w:space="0" w:color="auto"/>
          </w:divBdr>
        </w:div>
      </w:divsChild>
    </w:div>
    <w:div w:id="915745893">
      <w:bodyDiv w:val="1"/>
      <w:marLeft w:val="0"/>
      <w:marRight w:val="0"/>
      <w:marTop w:val="0"/>
      <w:marBottom w:val="0"/>
      <w:divBdr>
        <w:top w:val="none" w:sz="0" w:space="0" w:color="auto"/>
        <w:left w:val="none" w:sz="0" w:space="0" w:color="auto"/>
        <w:bottom w:val="none" w:sz="0" w:space="0" w:color="auto"/>
        <w:right w:val="none" w:sz="0" w:space="0" w:color="auto"/>
      </w:divBdr>
    </w:div>
    <w:div w:id="915936041">
      <w:bodyDiv w:val="1"/>
      <w:marLeft w:val="0"/>
      <w:marRight w:val="0"/>
      <w:marTop w:val="0"/>
      <w:marBottom w:val="0"/>
      <w:divBdr>
        <w:top w:val="none" w:sz="0" w:space="0" w:color="auto"/>
        <w:left w:val="none" w:sz="0" w:space="0" w:color="auto"/>
        <w:bottom w:val="none" w:sz="0" w:space="0" w:color="auto"/>
        <w:right w:val="none" w:sz="0" w:space="0" w:color="auto"/>
      </w:divBdr>
      <w:divsChild>
        <w:div w:id="958269030">
          <w:marLeft w:val="547"/>
          <w:marRight w:val="0"/>
          <w:marTop w:val="115"/>
          <w:marBottom w:val="0"/>
          <w:divBdr>
            <w:top w:val="none" w:sz="0" w:space="0" w:color="auto"/>
            <w:left w:val="none" w:sz="0" w:space="0" w:color="auto"/>
            <w:bottom w:val="none" w:sz="0" w:space="0" w:color="auto"/>
            <w:right w:val="none" w:sz="0" w:space="0" w:color="auto"/>
          </w:divBdr>
        </w:div>
        <w:div w:id="986012792">
          <w:marLeft w:val="547"/>
          <w:marRight w:val="0"/>
          <w:marTop w:val="115"/>
          <w:marBottom w:val="0"/>
          <w:divBdr>
            <w:top w:val="none" w:sz="0" w:space="0" w:color="auto"/>
            <w:left w:val="none" w:sz="0" w:space="0" w:color="auto"/>
            <w:bottom w:val="none" w:sz="0" w:space="0" w:color="auto"/>
            <w:right w:val="none" w:sz="0" w:space="0" w:color="auto"/>
          </w:divBdr>
        </w:div>
        <w:div w:id="1361131564">
          <w:marLeft w:val="1166"/>
          <w:marRight w:val="0"/>
          <w:marTop w:val="96"/>
          <w:marBottom w:val="0"/>
          <w:divBdr>
            <w:top w:val="none" w:sz="0" w:space="0" w:color="auto"/>
            <w:left w:val="none" w:sz="0" w:space="0" w:color="auto"/>
            <w:bottom w:val="none" w:sz="0" w:space="0" w:color="auto"/>
            <w:right w:val="none" w:sz="0" w:space="0" w:color="auto"/>
          </w:divBdr>
        </w:div>
        <w:div w:id="1372219378">
          <w:marLeft w:val="1166"/>
          <w:marRight w:val="0"/>
          <w:marTop w:val="96"/>
          <w:marBottom w:val="0"/>
          <w:divBdr>
            <w:top w:val="none" w:sz="0" w:space="0" w:color="auto"/>
            <w:left w:val="none" w:sz="0" w:space="0" w:color="auto"/>
            <w:bottom w:val="none" w:sz="0" w:space="0" w:color="auto"/>
            <w:right w:val="none" w:sz="0" w:space="0" w:color="auto"/>
          </w:divBdr>
        </w:div>
        <w:div w:id="1484812091">
          <w:marLeft w:val="1166"/>
          <w:marRight w:val="0"/>
          <w:marTop w:val="96"/>
          <w:marBottom w:val="0"/>
          <w:divBdr>
            <w:top w:val="none" w:sz="0" w:space="0" w:color="auto"/>
            <w:left w:val="none" w:sz="0" w:space="0" w:color="auto"/>
            <w:bottom w:val="none" w:sz="0" w:space="0" w:color="auto"/>
            <w:right w:val="none" w:sz="0" w:space="0" w:color="auto"/>
          </w:divBdr>
        </w:div>
        <w:div w:id="1659767145">
          <w:marLeft w:val="547"/>
          <w:marRight w:val="0"/>
          <w:marTop w:val="115"/>
          <w:marBottom w:val="0"/>
          <w:divBdr>
            <w:top w:val="none" w:sz="0" w:space="0" w:color="auto"/>
            <w:left w:val="none" w:sz="0" w:space="0" w:color="auto"/>
            <w:bottom w:val="none" w:sz="0" w:space="0" w:color="auto"/>
            <w:right w:val="none" w:sz="0" w:space="0" w:color="auto"/>
          </w:divBdr>
        </w:div>
        <w:div w:id="2024890726">
          <w:marLeft w:val="1166"/>
          <w:marRight w:val="0"/>
          <w:marTop w:val="96"/>
          <w:marBottom w:val="0"/>
          <w:divBdr>
            <w:top w:val="none" w:sz="0" w:space="0" w:color="auto"/>
            <w:left w:val="none" w:sz="0" w:space="0" w:color="auto"/>
            <w:bottom w:val="none" w:sz="0" w:space="0" w:color="auto"/>
            <w:right w:val="none" w:sz="0" w:space="0" w:color="auto"/>
          </w:divBdr>
        </w:div>
        <w:div w:id="2071995251">
          <w:marLeft w:val="1166"/>
          <w:marRight w:val="0"/>
          <w:marTop w:val="77"/>
          <w:marBottom w:val="0"/>
          <w:divBdr>
            <w:top w:val="none" w:sz="0" w:space="0" w:color="auto"/>
            <w:left w:val="none" w:sz="0" w:space="0" w:color="auto"/>
            <w:bottom w:val="none" w:sz="0" w:space="0" w:color="auto"/>
            <w:right w:val="none" w:sz="0" w:space="0" w:color="auto"/>
          </w:divBdr>
        </w:div>
      </w:divsChild>
    </w:div>
    <w:div w:id="915939781">
      <w:bodyDiv w:val="1"/>
      <w:marLeft w:val="0"/>
      <w:marRight w:val="0"/>
      <w:marTop w:val="0"/>
      <w:marBottom w:val="0"/>
      <w:divBdr>
        <w:top w:val="none" w:sz="0" w:space="0" w:color="auto"/>
        <w:left w:val="none" w:sz="0" w:space="0" w:color="auto"/>
        <w:bottom w:val="none" w:sz="0" w:space="0" w:color="auto"/>
        <w:right w:val="none" w:sz="0" w:space="0" w:color="auto"/>
      </w:divBdr>
    </w:div>
    <w:div w:id="917716601">
      <w:bodyDiv w:val="1"/>
      <w:marLeft w:val="0"/>
      <w:marRight w:val="0"/>
      <w:marTop w:val="0"/>
      <w:marBottom w:val="0"/>
      <w:divBdr>
        <w:top w:val="none" w:sz="0" w:space="0" w:color="auto"/>
        <w:left w:val="none" w:sz="0" w:space="0" w:color="auto"/>
        <w:bottom w:val="none" w:sz="0" w:space="0" w:color="auto"/>
        <w:right w:val="none" w:sz="0" w:space="0" w:color="auto"/>
      </w:divBdr>
    </w:div>
    <w:div w:id="919291910">
      <w:bodyDiv w:val="1"/>
      <w:marLeft w:val="0"/>
      <w:marRight w:val="0"/>
      <w:marTop w:val="0"/>
      <w:marBottom w:val="0"/>
      <w:divBdr>
        <w:top w:val="none" w:sz="0" w:space="0" w:color="auto"/>
        <w:left w:val="none" w:sz="0" w:space="0" w:color="auto"/>
        <w:bottom w:val="none" w:sz="0" w:space="0" w:color="auto"/>
        <w:right w:val="none" w:sz="0" w:space="0" w:color="auto"/>
      </w:divBdr>
    </w:div>
    <w:div w:id="919994504">
      <w:bodyDiv w:val="1"/>
      <w:marLeft w:val="0"/>
      <w:marRight w:val="0"/>
      <w:marTop w:val="0"/>
      <w:marBottom w:val="0"/>
      <w:divBdr>
        <w:top w:val="none" w:sz="0" w:space="0" w:color="auto"/>
        <w:left w:val="none" w:sz="0" w:space="0" w:color="auto"/>
        <w:bottom w:val="none" w:sz="0" w:space="0" w:color="auto"/>
        <w:right w:val="none" w:sz="0" w:space="0" w:color="auto"/>
      </w:divBdr>
    </w:div>
    <w:div w:id="920023182">
      <w:bodyDiv w:val="1"/>
      <w:marLeft w:val="0"/>
      <w:marRight w:val="0"/>
      <w:marTop w:val="0"/>
      <w:marBottom w:val="0"/>
      <w:divBdr>
        <w:top w:val="none" w:sz="0" w:space="0" w:color="auto"/>
        <w:left w:val="none" w:sz="0" w:space="0" w:color="auto"/>
        <w:bottom w:val="none" w:sz="0" w:space="0" w:color="auto"/>
        <w:right w:val="none" w:sz="0" w:space="0" w:color="auto"/>
      </w:divBdr>
    </w:div>
    <w:div w:id="920526485">
      <w:bodyDiv w:val="1"/>
      <w:marLeft w:val="0"/>
      <w:marRight w:val="0"/>
      <w:marTop w:val="0"/>
      <w:marBottom w:val="0"/>
      <w:divBdr>
        <w:top w:val="none" w:sz="0" w:space="0" w:color="auto"/>
        <w:left w:val="none" w:sz="0" w:space="0" w:color="auto"/>
        <w:bottom w:val="none" w:sz="0" w:space="0" w:color="auto"/>
        <w:right w:val="none" w:sz="0" w:space="0" w:color="auto"/>
      </w:divBdr>
      <w:divsChild>
        <w:div w:id="518858813">
          <w:marLeft w:val="360"/>
          <w:marRight w:val="0"/>
          <w:marTop w:val="200"/>
          <w:marBottom w:val="0"/>
          <w:divBdr>
            <w:top w:val="none" w:sz="0" w:space="0" w:color="auto"/>
            <w:left w:val="none" w:sz="0" w:space="0" w:color="auto"/>
            <w:bottom w:val="none" w:sz="0" w:space="0" w:color="auto"/>
            <w:right w:val="none" w:sz="0" w:space="0" w:color="auto"/>
          </w:divBdr>
        </w:div>
        <w:div w:id="1013848945">
          <w:marLeft w:val="360"/>
          <w:marRight w:val="0"/>
          <w:marTop w:val="200"/>
          <w:marBottom w:val="0"/>
          <w:divBdr>
            <w:top w:val="none" w:sz="0" w:space="0" w:color="auto"/>
            <w:left w:val="none" w:sz="0" w:space="0" w:color="auto"/>
            <w:bottom w:val="none" w:sz="0" w:space="0" w:color="auto"/>
            <w:right w:val="none" w:sz="0" w:space="0" w:color="auto"/>
          </w:divBdr>
        </w:div>
        <w:div w:id="1169439586">
          <w:marLeft w:val="360"/>
          <w:marRight w:val="0"/>
          <w:marTop w:val="200"/>
          <w:marBottom w:val="0"/>
          <w:divBdr>
            <w:top w:val="none" w:sz="0" w:space="0" w:color="auto"/>
            <w:left w:val="none" w:sz="0" w:space="0" w:color="auto"/>
            <w:bottom w:val="none" w:sz="0" w:space="0" w:color="auto"/>
            <w:right w:val="none" w:sz="0" w:space="0" w:color="auto"/>
          </w:divBdr>
        </w:div>
      </w:divsChild>
    </w:div>
    <w:div w:id="925113558">
      <w:bodyDiv w:val="1"/>
      <w:marLeft w:val="0"/>
      <w:marRight w:val="0"/>
      <w:marTop w:val="0"/>
      <w:marBottom w:val="0"/>
      <w:divBdr>
        <w:top w:val="none" w:sz="0" w:space="0" w:color="auto"/>
        <w:left w:val="none" w:sz="0" w:space="0" w:color="auto"/>
        <w:bottom w:val="none" w:sz="0" w:space="0" w:color="auto"/>
        <w:right w:val="none" w:sz="0" w:space="0" w:color="auto"/>
      </w:divBdr>
    </w:div>
    <w:div w:id="925653406">
      <w:bodyDiv w:val="1"/>
      <w:marLeft w:val="0"/>
      <w:marRight w:val="0"/>
      <w:marTop w:val="0"/>
      <w:marBottom w:val="0"/>
      <w:divBdr>
        <w:top w:val="none" w:sz="0" w:space="0" w:color="auto"/>
        <w:left w:val="none" w:sz="0" w:space="0" w:color="auto"/>
        <w:bottom w:val="none" w:sz="0" w:space="0" w:color="auto"/>
        <w:right w:val="none" w:sz="0" w:space="0" w:color="auto"/>
      </w:divBdr>
    </w:div>
    <w:div w:id="926381045">
      <w:bodyDiv w:val="1"/>
      <w:marLeft w:val="0"/>
      <w:marRight w:val="0"/>
      <w:marTop w:val="0"/>
      <w:marBottom w:val="0"/>
      <w:divBdr>
        <w:top w:val="none" w:sz="0" w:space="0" w:color="auto"/>
        <w:left w:val="none" w:sz="0" w:space="0" w:color="auto"/>
        <w:bottom w:val="none" w:sz="0" w:space="0" w:color="auto"/>
        <w:right w:val="none" w:sz="0" w:space="0" w:color="auto"/>
      </w:divBdr>
      <w:divsChild>
        <w:div w:id="461266503">
          <w:marLeft w:val="1166"/>
          <w:marRight w:val="0"/>
          <w:marTop w:val="134"/>
          <w:marBottom w:val="0"/>
          <w:divBdr>
            <w:top w:val="none" w:sz="0" w:space="0" w:color="auto"/>
            <w:left w:val="none" w:sz="0" w:space="0" w:color="auto"/>
            <w:bottom w:val="none" w:sz="0" w:space="0" w:color="auto"/>
            <w:right w:val="none" w:sz="0" w:space="0" w:color="auto"/>
          </w:divBdr>
        </w:div>
        <w:div w:id="851724442">
          <w:marLeft w:val="547"/>
          <w:marRight w:val="0"/>
          <w:marTop w:val="154"/>
          <w:marBottom w:val="0"/>
          <w:divBdr>
            <w:top w:val="none" w:sz="0" w:space="0" w:color="auto"/>
            <w:left w:val="none" w:sz="0" w:space="0" w:color="auto"/>
            <w:bottom w:val="none" w:sz="0" w:space="0" w:color="auto"/>
            <w:right w:val="none" w:sz="0" w:space="0" w:color="auto"/>
          </w:divBdr>
        </w:div>
        <w:div w:id="1775199848">
          <w:marLeft w:val="547"/>
          <w:marRight w:val="0"/>
          <w:marTop w:val="154"/>
          <w:marBottom w:val="0"/>
          <w:divBdr>
            <w:top w:val="none" w:sz="0" w:space="0" w:color="auto"/>
            <w:left w:val="none" w:sz="0" w:space="0" w:color="auto"/>
            <w:bottom w:val="none" w:sz="0" w:space="0" w:color="auto"/>
            <w:right w:val="none" w:sz="0" w:space="0" w:color="auto"/>
          </w:divBdr>
        </w:div>
      </w:divsChild>
    </w:div>
    <w:div w:id="926693016">
      <w:bodyDiv w:val="1"/>
      <w:marLeft w:val="0"/>
      <w:marRight w:val="0"/>
      <w:marTop w:val="0"/>
      <w:marBottom w:val="0"/>
      <w:divBdr>
        <w:top w:val="none" w:sz="0" w:space="0" w:color="auto"/>
        <w:left w:val="none" w:sz="0" w:space="0" w:color="auto"/>
        <w:bottom w:val="none" w:sz="0" w:space="0" w:color="auto"/>
        <w:right w:val="none" w:sz="0" w:space="0" w:color="auto"/>
      </w:divBdr>
    </w:div>
    <w:div w:id="926810525">
      <w:bodyDiv w:val="1"/>
      <w:marLeft w:val="0"/>
      <w:marRight w:val="0"/>
      <w:marTop w:val="0"/>
      <w:marBottom w:val="0"/>
      <w:divBdr>
        <w:top w:val="none" w:sz="0" w:space="0" w:color="auto"/>
        <w:left w:val="none" w:sz="0" w:space="0" w:color="auto"/>
        <w:bottom w:val="none" w:sz="0" w:space="0" w:color="auto"/>
        <w:right w:val="none" w:sz="0" w:space="0" w:color="auto"/>
      </w:divBdr>
    </w:div>
    <w:div w:id="926889385">
      <w:bodyDiv w:val="1"/>
      <w:marLeft w:val="0"/>
      <w:marRight w:val="0"/>
      <w:marTop w:val="0"/>
      <w:marBottom w:val="0"/>
      <w:divBdr>
        <w:top w:val="none" w:sz="0" w:space="0" w:color="auto"/>
        <w:left w:val="none" w:sz="0" w:space="0" w:color="auto"/>
        <w:bottom w:val="none" w:sz="0" w:space="0" w:color="auto"/>
        <w:right w:val="none" w:sz="0" w:space="0" w:color="auto"/>
      </w:divBdr>
    </w:div>
    <w:div w:id="927226131">
      <w:bodyDiv w:val="1"/>
      <w:marLeft w:val="0"/>
      <w:marRight w:val="0"/>
      <w:marTop w:val="0"/>
      <w:marBottom w:val="0"/>
      <w:divBdr>
        <w:top w:val="none" w:sz="0" w:space="0" w:color="auto"/>
        <w:left w:val="none" w:sz="0" w:space="0" w:color="auto"/>
        <w:bottom w:val="none" w:sz="0" w:space="0" w:color="auto"/>
        <w:right w:val="none" w:sz="0" w:space="0" w:color="auto"/>
      </w:divBdr>
    </w:div>
    <w:div w:id="927616006">
      <w:bodyDiv w:val="1"/>
      <w:marLeft w:val="0"/>
      <w:marRight w:val="0"/>
      <w:marTop w:val="0"/>
      <w:marBottom w:val="0"/>
      <w:divBdr>
        <w:top w:val="none" w:sz="0" w:space="0" w:color="auto"/>
        <w:left w:val="none" w:sz="0" w:space="0" w:color="auto"/>
        <w:bottom w:val="none" w:sz="0" w:space="0" w:color="auto"/>
        <w:right w:val="none" w:sz="0" w:space="0" w:color="auto"/>
      </w:divBdr>
    </w:div>
    <w:div w:id="927616886">
      <w:bodyDiv w:val="1"/>
      <w:marLeft w:val="0"/>
      <w:marRight w:val="0"/>
      <w:marTop w:val="0"/>
      <w:marBottom w:val="0"/>
      <w:divBdr>
        <w:top w:val="none" w:sz="0" w:space="0" w:color="auto"/>
        <w:left w:val="none" w:sz="0" w:space="0" w:color="auto"/>
        <w:bottom w:val="none" w:sz="0" w:space="0" w:color="auto"/>
        <w:right w:val="none" w:sz="0" w:space="0" w:color="auto"/>
      </w:divBdr>
    </w:div>
    <w:div w:id="927621900">
      <w:bodyDiv w:val="1"/>
      <w:marLeft w:val="0"/>
      <w:marRight w:val="0"/>
      <w:marTop w:val="0"/>
      <w:marBottom w:val="0"/>
      <w:divBdr>
        <w:top w:val="none" w:sz="0" w:space="0" w:color="auto"/>
        <w:left w:val="none" w:sz="0" w:space="0" w:color="auto"/>
        <w:bottom w:val="none" w:sz="0" w:space="0" w:color="auto"/>
        <w:right w:val="none" w:sz="0" w:space="0" w:color="auto"/>
      </w:divBdr>
    </w:div>
    <w:div w:id="928807951">
      <w:bodyDiv w:val="1"/>
      <w:marLeft w:val="0"/>
      <w:marRight w:val="0"/>
      <w:marTop w:val="0"/>
      <w:marBottom w:val="0"/>
      <w:divBdr>
        <w:top w:val="none" w:sz="0" w:space="0" w:color="auto"/>
        <w:left w:val="none" w:sz="0" w:space="0" w:color="auto"/>
        <w:bottom w:val="none" w:sz="0" w:space="0" w:color="auto"/>
        <w:right w:val="none" w:sz="0" w:space="0" w:color="auto"/>
      </w:divBdr>
    </w:div>
    <w:div w:id="928928931">
      <w:bodyDiv w:val="1"/>
      <w:marLeft w:val="0"/>
      <w:marRight w:val="0"/>
      <w:marTop w:val="0"/>
      <w:marBottom w:val="0"/>
      <w:divBdr>
        <w:top w:val="none" w:sz="0" w:space="0" w:color="auto"/>
        <w:left w:val="none" w:sz="0" w:space="0" w:color="auto"/>
        <w:bottom w:val="none" w:sz="0" w:space="0" w:color="auto"/>
        <w:right w:val="none" w:sz="0" w:space="0" w:color="auto"/>
      </w:divBdr>
      <w:divsChild>
        <w:div w:id="228736082">
          <w:marLeft w:val="0"/>
          <w:marRight w:val="0"/>
          <w:marTop w:val="0"/>
          <w:marBottom w:val="0"/>
          <w:divBdr>
            <w:top w:val="none" w:sz="0" w:space="0" w:color="auto"/>
            <w:left w:val="none" w:sz="0" w:space="0" w:color="auto"/>
            <w:bottom w:val="none" w:sz="0" w:space="0" w:color="auto"/>
            <w:right w:val="none" w:sz="0" w:space="0" w:color="auto"/>
          </w:divBdr>
          <w:divsChild>
            <w:div w:id="571087541">
              <w:marLeft w:val="0"/>
              <w:marRight w:val="0"/>
              <w:marTop w:val="0"/>
              <w:marBottom w:val="0"/>
              <w:divBdr>
                <w:top w:val="none" w:sz="0" w:space="0" w:color="auto"/>
                <w:left w:val="none" w:sz="0" w:space="0" w:color="auto"/>
                <w:bottom w:val="none" w:sz="0" w:space="0" w:color="auto"/>
                <w:right w:val="none" w:sz="0" w:space="0" w:color="auto"/>
              </w:divBdr>
            </w:div>
            <w:div w:id="813061660">
              <w:marLeft w:val="0"/>
              <w:marRight w:val="0"/>
              <w:marTop w:val="0"/>
              <w:marBottom w:val="0"/>
              <w:divBdr>
                <w:top w:val="none" w:sz="0" w:space="0" w:color="auto"/>
                <w:left w:val="none" w:sz="0" w:space="0" w:color="auto"/>
                <w:bottom w:val="none" w:sz="0" w:space="0" w:color="auto"/>
                <w:right w:val="none" w:sz="0" w:space="0" w:color="auto"/>
              </w:divBdr>
            </w:div>
            <w:div w:id="1923680668">
              <w:marLeft w:val="0"/>
              <w:marRight w:val="0"/>
              <w:marTop w:val="0"/>
              <w:marBottom w:val="0"/>
              <w:divBdr>
                <w:top w:val="none" w:sz="0" w:space="0" w:color="auto"/>
                <w:left w:val="none" w:sz="0" w:space="0" w:color="auto"/>
                <w:bottom w:val="none" w:sz="0" w:space="0" w:color="auto"/>
                <w:right w:val="none" w:sz="0" w:space="0" w:color="auto"/>
              </w:divBdr>
            </w:div>
            <w:div w:id="210738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387449">
      <w:bodyDiv w:val="1"/>
      <w:marLeft w:val="0"/>
      <w:marRight w:val="0"/>
      <w:marTop w:val="0"/>
      <w:marBottom w:val="0"/>
      <w:divBdr>
        <w:top w:val="none" w:sz="0" w:space="0" w:color="auto"/>
        <w:left w:val="none" w:sz="0" w:space="0" w:color="auto"/>
        <w:bottom w:val="none" w:sz="0" w:space="0" w:color="auto"/>
        <w:right w:val="none" w:sz="0" w:space="0" w:color="auto"/>
      </w:divBdr>
      <w:divsChild>
        <w:div w:id="337729943">
          <w:marLeft w:val="547"/>
          <w:marRight w:val="0"/>
          <w:marTop w:val="96"/>
          <w:marBottom w:val="0"/>
          <w:divBdr>
            <w:top w:val="none" w:sz="0" w:space="0" w:color="auto"/>
            <w:left w:val="none" w:sz="0" w:space="0" w:color="auto"/>
            <w:bottom w:val="none" w:sz="0" w:space="0" w:color="auto"/>
            <w:right w:val="none" w:sz="0" w:space="0" w:color="auto"/>
          </w:divBdr>
        </w:div>
        <w:div w:id="464471149">
          <w:marLeft w:val="1166"/>
          <w:marRight w:val="0"/>
          <w:marTop w:val="86"/>
          <w:marBottom w:val="0"/>
          <w:divBdr>
            <w:top w:val="none" w:sz="0" w:space="0" w:color="auto"/>
            <w:left w:val="none" w:sz="0" w:space="0" w:color="auto"/>
            <w:bottom w:val="none" w:sz="0" w:space="0" w:color="auto"/>
            <w:right w:val="none" w:sz="0" w:space="0" w:color="auto"/>
          </w:divBdr>
        </w:div>
        <w:div w:id="927734617">
          <w:marLeft w:val="1166"/>
          <w:marRight w:val="0"/>
          <w:marTop w:val="86"/>
          <w:marBottom w:val="0"/>
          <w:divBdr>
            <w:top w:val="none" w:sz="0" w:space="0" w:color="auto"/>
            <w:left w:val="none" w:sz="0" w:space="0" w:color="auto"/>
            <w:bottom w:val="none" w:sz="0" w:space="0" w:color="auto"/>
            <w:right w:val="none" w:sz="0" w:space="0" w:color="auto"/>
          </w:divBdr>
        </w:div>
        <w:div w:id="970211578">
          <w:marLeft w:val="1166"/>
          <w:marRight w:val="0"/>
          <w:marTop w:val="86"/>
          <w:marBottom w:val="0"/>
          <w:divBdr>
            <w:top w:val="none" w:sz="0" w:space="0" w:color="auto"/>
            <w:left w:val="none" w:sz="0" w:space="0" w:color="auto"/>
            <w:bottom w:val="none" w:sz="0" w:space="0" w:color="auto"/>
            <w:right w:val="none" w:sz="0" w:space="0" w:color="auto"/>
          </w:divBdr>
        </w:div>
        <w:div w:id="1201825519">
          <w:marLeft w:val="1166"/>
          <w:marRight w:val="0"/>
          <w:marTop w:val="86"/>
          <w:marBottom w:val="0"/>
          <w:divBdr>
            <w:top w:val="none" w:sz="0" w:space="0" w:color="auto"/>
            <w:left w:val="none" w:sz="0" w:space="0" w:color="auto"/>
            <w:bottom w:val="none" w:sz="0" w:space="0" w:color="auto"/>
            <w:right w:val="none" w:sz="0" w:space="0" w:color="auto"/>
          </w:divBdr>
        </w:div>
        <w:div w:id="1325355228">
          <w:marLeft w:val="1166"/>
          <w:marRight w:val="0"/>
          <w:marTop w:val="86"/>
          <w:marBottom w:val="0"/>
          <w:divBdr>
            <w:top w:val="none" w:sz="0" w:space="0" w:color="auto"/>
            <w:left w:val="none" w:sz="0" w:space="0" w:color="auto"/>
            <w:bottom w:val="none" w:sz="0" w:space="0" w:color="auto"/>
            <w:right w:val="none" w:sz="0" w:space="0" w:color="auto"/>
          </w:divBdr>
        </w:div>
        <w:div w:id="1935673858">
          <w:marLeft w:val="1166"/>
          <w:marRight w:val="0"/>
          <w:marTop w:val="86"/>
          <w:marBottom w:val="0"/>
          <w:divBdr>
            <w:top w:val="none" w:sz="0" w:space="0" w:color="auto"/>
            <w:left w:val="none" w:sz="0" w:space="0" w:color="auto"/>
            <w:bottom w:val="none" w:sz="0" w:space="0" w:color="auto"/>
            <w:right w:val="none" w:sz="0" w:space="0" w:color="auto"/>
          </w:divBdr>
        </w:div>
        <w:div w:id="2087072567">
          <w:marLeft w:val="547"/>
          <w:marRight w:val="0"/>
          <w:marTop w:val="96"/>
          <w:marBottom w:val="0"/>
          <w:divBdr>
            <w:top w:val="none" w:sz="0" w:space="0" w:color="auto"/>
            <w:left w:val="none" w:sz="0" w:space="0" w:color="auto"/>
            <w:bottom w:val="none" w:sz="0" w:space="0" w:color="auto"/>
            <w:right w:val="none" w:sz="0" w:space="0" w:color="auto"/>
          </w:divBdr>
        </w:div>
      </w:divsChild>
    </w:div>
    <w:div w:id="929432312">
      <w:bodyDiv w:val="1"/>
      <w:marLeft w:val="0"/>
      <w:marRight w:val="0"/>
      <w:marTop w:val="0"/>
      <w:marBottom w:val="0"/>
      <w:divBdr>
        <w:top w:val="none" w:sz="0" w:space="0" w:color="auto"/>
        <w:left w:val="none" w:sz="0" w:space="0" w:color="auto"/>
        <w:bottom w:val="none" w:sz="0" w:space="0" w:color="auto"/>
        <w:right w:val="none" w:sz="0" w:space="0" w:color="auto"/>
      </w:divBdr>
      <w:divsChild>
        <w:div w:id="1073433680">
          <w:marLeft w:val="1800"/>
          <w:marRight w:val="0"/>
          <w:marTop w:val="139"/>
          <w:marBottom w:val="0"/>
          <w:divBdr>
            <w:top w:val="none" w:sz="0" w:space="0" w:color="auto"/>
            <w:left w:val="none" w:sz="0" w:space="0" w:color="auto"/>
            <w:bottom w:val="none" w:sz="0" w:space="0" w:color="auto"/>
            <w:right w:val="none" w:sz="0" w:space="0" w:color="auto"/>
          </w:divBdr>
        </w:div>
        <w:div w:id="1412892949">
          <w:marLeft w:val="1800"/>
          <w:marRight w:val="0"/>
          <w:marTop w:val="134"/>
          <w:marBottom w:val="0"/>
          <w:divBdr>
            <w:top w:val="none" w:sz="0" w:space="0" w:color="auto"/>
            <w:left w:val="none" w:sz="0" w:space="0" w:color="auto"/>
            <w:bottom w:val="none" w:sz="0" w:space="0" w:color="auto"/>
            <w:right w:val="none" w:sz="0" w:space="0" w:color="auto"/>
          </w:divBdr>
        </w:div>
        <w:div w:id="1889876772">
          <w:marLeft w:val="547"/>
          <w:marRight w:val="0"/>
          <w:marTop w:val="163"/>
          <w:marBottom w:val="0"/>
          <w:divBdr>
            <w:top w:val="none" w:sz="0" w:space="0" w:color="auto"/>
            <w:left w:val="none" w:sz="0" w:space="0" w:color="auto"/>
            <w:bottom w:val="none" w:sz="0" w:space="0" w:color="auto"/>
            <w:right w:val="none" w:sz="0" w:space="0" w:color="auto"/>
          </w:divBdr>
        </w:div>
        <w:div w:id="2114740916">
          <w:marLeft w:val="1166"/>
          <w:marRight w:val="0"/>
          <w:marTop w:val="163"/>
          <w:marBottom w:val="0"/>
          <w:divBdr>
            <w:top w:val="none" w:sz="0" w:space="0" w:color="auto"/>
            <w:left w:val="none" w:sz="0" w:space="0" w:color="auto"/>
            <w:bottom w:val="none" w:sz="0" w:space="0" w:color="auto"/>
            <w:right w:val="none" w:sz="0" w:space="0" w:color="auto"/>
          </w:divBdr>
        </w:div>
      </w:divsChild>
    </w:div>
    <w:div w:id="929583629">
      <w:bodyDiv w:val="1"/>
      <w:marLeft w:val="0"/>
      <w:marRight w:val="0"/>
      <w:marTop w:val="0"/>
      <w:marBottom w:val="0"/>
      <w:divBdr>
        <w:top w:val="none" w:sz="0" w:space="0" w:color="auto"/>
        <w:left w:val="none" w:sz="0" w:space="0" w:color="auto"/>
        <w:bottom w:val="none" w:sz="0" w:space="0" w:color="auto"/>
        <w:right w:val="none" w:sz="0" w:space="0" w:color="auto"/>
      </w:divBdr>
    </w:div>
    <w:div w:id="930161430">
      <w:bodyDiv w:val="1"/>
      <w:marLeft w:val="0"/>
      <w:marRight w:val="0"/>
      <w:marTop w:val="0"/>
      <w:marBottom w:val="0"/>
      <w:divBdr>
        <w:top w:val="none" w:sz="0" w:space="0" w:color="auto"/>
        <w:left w:val="none" w:sz="0" w:space="0" w:color="auto"/>
        <w:bottom w:val="none" w:sz="0" w:space="0" w:color="auto"/>
        <w:right w:val="none" w:sz="0" w:space="0" w:color="auto"/>
      </w:divBdr>
    </w:div>
    <w:div w:id="930698173">
      <w:bodyDiv w:val="1"/>
      <w:marLeft w:val="0"/>
      <w:marRight w:val="0"/>
      <w:marTop w:val="0"/>
      <w:marBottom w:val="0"/>
      <w:divBdr>
        <w:top w:val="none" w:sz="0" w:space="0" w:color="auto"/>
        <w:left w:val="none" w:sz="0" w:space="0" w:color="auto"/>
        <w:bottom w:val="none" w:sz="0" w:space="0" w:color="auto"/>
        <w:right w:val="none" w:sz="0" w:space="0" w:color="auto"/>
      </w:divBdr>
    </w:div>
    <w:div w:id="932589590">
      <w:bodyDiv w:val="1"/>
      <w:marLeft w:val="0"/>
      <w:marRight w:val="0"/>
      <w:marTop w:val="0"/>
      <w:marBottom w:val="0"/>
      <w:divBdr>
        <w:top w:val="none" w:sz="0" w:space="0" w:color="auto"/>
        <w:left w:val="none" w:sz="0" w:space="0" w:color="auto"/>
        <w:bottom w:val="none" w:sz="0" w:space="0" w:color="auto"/>
        <w:right w:val="none" w:sz="0" w:space="0" w:color="auto"/>
      </w:divBdr>
    </w:div>
    <w:div w:id="932710808">
      <w:bodyDiv w:val="1"/>
      <w:marLeft w:val="0"/>
      <w:marRight w:val="0"/>
      <w:marTop w:val="0"/>
      <w:marBottom w:val="0"/>
      <w:divBdr>
        <w:top w:val="none" w:sz="0" w:space="0" w:color="auto"/>
        <w:left w:val="none" w:sz="0" w:space="0" w:color="auto"/>
        <w:bottom w:val="none" w:sz="0" w:space="0" w:color="auto"/>
        <w:right w:val="none" w:sz="0" w:space="0" w:color="auto"/>
      </w:divBdr>
    </w:div>
    <w:div w:id="934242468">
      <w:bodyDiv w:val="1"/>
      <w:marLeft w:val="0"/>
      <w:marRight w:val="0"/>
      <w:marTop w:val="0"/>
      <w:marBottom w:val="0"/>
      <w:divBdr>
        <w:top w:val="none" w:sz="0" w:space="0" w:color="auto"/>
        <w:left w:val="none" w:sz="0" w:space="0" w:color="auto"/>
        <w:bottom w:val="none" w:sz="0" w:space="0" w:color="auto"/>
        <w:right w:val="none" w:sz="0" w:space="0" w:color="auto"/>
      </w:divBdr>
    </w:div>
    <w:div w:id="934436959">
      <w:bodyDiv w:val="1"/>
      <w:marLeft w:val="0"/>
      <w:marRight w:val="0"/>
      <w:marTop w:val="0"/>
      <w:marBottom w:val="0"/>
      <w:divBdr>
        <w:top w:val="none" w:sz="0" w:space="0" w:color="auto"/>
        <w:left w:val="none" w:sz="0" w:space="0" w:color="auto"/>
        <w:bottom w:val="none" w:sz="0" w:space="0" w:color="auto"/>
        <w:right w:val="none" w:sz="0" w:space="0" w:color="auto"/>
      </w:divBdr>
    </w:div>
    <w:div w:id="934635789">
      <w:bodyDiv w:val="1"/>
      <w:marLeft w:val="0"/>
      <w:marRight w:val="0"/>
      <w:marTop w:val="0"/>
      <w:marBottom w:val="0"/>
      <w:divBdr>
        <w:top w:val="none" w:sz="0" w:space="0" w:color="auto"/>
        <w:left w:val="none" w:sz="0" w:space="0" w:color="auto"/>
        <w:bottom w:val="none" w:sz="0" w:space="0" w:color="auto"/>
        <w:right w:val="none" w:sz="0" w:space="0" w:color="auto"/>
      </w:divBdr>
    </w:div>
    <w:div w:id="934706310">
      <w:bodyDiv w:val="1"/>
      <w:marLeft w:val="0"/>
      <w:marRight w:val="0"/>
      <w:marTop w:val="0"/>
      <w:marBottom w:val="0"/>
      <w:divBdr>
        <w:top w:val="none" w:sz="0" w:space="0" w:color="auto"/>
        <w:left w:val="none" w:sz="0" w:space="0" w:color="auto"/>
        <w:bottom w:val="none" w:sz="0" w:space="0" w:color="auto"/>
        <w:right w:val="none" w:sz="0" w:space="0" w:color="auto"/>
      </w:divBdr>
      <w:divsChild>
        <w:div w:id="1115447330">
          <w:marLeft w:val="547"/>
          <w:marRight w:val="0"/>
          <w:marTop w:val="96"/>
          <w:marBottom w:val="0"/>
          <w:divBdr>
            <w:top w:val="none" w:sz="0" w:space="0" w:color="auto"/>
            <w:left w:val="none" w:sz="0" w:space="0" w:color="auto"/>
            <w:bottom w:val="none" w:sz="0" w:space="0" w:color="auto"/>
            <w:right w:val="none" w:sz="0" w:space="0" w:color="auto"/>
          </w:divBdr>
        </w:div>
        <w:div w:id="1532263308">
          <w:marLeft w:val="547"/>
          <w:marRight w:val="0"/>
          <w:marTop w:val="96"/>
          <w:marBottom w:val="0"/>
          <w:divBdr>
            <w:top w:val="none" w:sz="0" w:space="0" w:color="auto"/>
            <w:left w:val="none" w:sz="0" w:space="0" w:color="auto"/>
            <w:bottom w:val="none" w:sz="0" w:space="0" w:color="auto"/>
            <w:right w:val="none" w:sz="0" w:space="0" w:color="auto"/>
          </w:divBdr>
        </w:div>
        <w:div w:id="1611165800">
          <w:marLeft w:val="547"/>
          <w:marRight w:val="0"/>
          <w:marTop w:val="96"/>
          <w:marBottom w:val="0"/>
          <w:divBdr>
            <w:top w:val="none" w:sz="0" w:space="0" w:color="auto"/>
            <w:left w:val="none" w:sz="0" w:space="0" w:color="auto"/>
            <w:bottom w:val="none" w:sz="0" w:space="0" w:color="auto"/>
            <w:right w:val="none" w:sz="0" w:space="0" w:color="auto"/>
          </w:divBdr>
        </w:div>
        <w:div w:id="1831099730">
          <w:marLeft w:val="1166"/>
          <w:marRight w:val="0"/>
          <w:marTop w:val="77"/>
          <w:marBottom w:val="0"/>
          <w:divBdr>
            <w:top w:val="none" w:sz="0" w:space="0" w:color="auto"/>
            <w:left w:val="none" w:sz="0" w:space="0" w:color="auto"/>
            <w:bottom w:val="none" w:sz="0" w:space="0" w:color="auto"/>
            <w:right w:val="none" w:sz="0" w:space="0" w:color="auto"/>
          </w:divBdr>
        </w:div>
      </w:divsChild>
    </w:div>
    <w:div w:id="934899474">
      <w:bodyDiv w:val="1"/>
      <w:marLeft w:val="0"/>
      <w:marRight w:val="0"/>
      <w:marTop w:val="0"/>
      <w:marBottom w:val="0"/>
      <w:divBdr>
        <w:top w:val="none" w:sz="0" w:space="0" w:color="auto"/>
        <w:left w:val="none" w:sz="0" w:space="0" w:color="auto"/>
        <w:bottom w:val="none" w:sz="0" w:space="0" w:color="auto"/>
        <w:right w:val="none" w:sz="0" w:space="0" w:color="auto"/>
      </w:divBdr>
    </w:div>
    <w:div w:id="935483094">
      <w:bodyDiv w:val="1"/>
      <w:marLeft w:val="0"/>
      <w:marRight w:val="0"/>
      <w:marTop w:val="0"/>
      <w:marBottom w:val="0"/>
      <w:divBdr>
        <w:top w:val="none" w:sz="0" w:space="0" w:color="auto"/>
        <w:left w:val="none" w:sz="0" w:space="0" w:color="auto"/>
        <w:bottom w:val="none" w:sz="0" w:space="0" w:color="auto"/>
        <w:right w:val="none" w:sz="0" w:space="0" w:color="auto"/>
      </w:divBdr>
    </w:div>
    <w:div w:id="936446019">
      <w:bodyDiv w:val="1"/>
      <w:marLeft w:val="0"/>
      <w:marRight w:val="0"/>
      <w:marTop w:val="0"/>
      <w:marBottom w:val="0"/>
      <w:divBdr>
        <w:top w:val="none" w:sz="0" w:space="0" w:color="auto"/>
        <w:left w:val="none" w:sz="0" w:space="0" w:color="auto"/>
        <w:bottom w:val="none" w:sz="0" w:space="0" w:color="auto"/>
        <w:right w:val="none" w:sz="0" w:space="0" w:color="auto"/>
      </w:divBdr>
      <w:divsChild>
        <w:div w:id="1672904327">
          <w:marLeft w:val="0"/>
          <w:marRight w:val="0"/>
          <w:marTop w:val="0"/>
          <w:marBottom w:val="0"/>
          <w:divBdr>
            <w:top w:val="none" w:sz="0" w:space="0" w:color="auto"/>
            <w:left w:val="none" w:sz="0" w:space="0" w:color="auto"/>
            <w:bottom w:val="none" w:sz="0" w:space="0" w:color="auto"/>
            <w:right w:val="none" w:sz="0" w:space="0" w:color="auto"/>
          </w:divBdr>
        </w:div>
      </w:divsChild>
    </w:div>
    <w:div w:id="936791452">
      <w:bodyDiv w:val="1"/>
      <w:marLeft w:val="0"/>
      <w:marRight w:val="0"/>
      <w:marTop w:val="0"/>
      <w:marBottom w:val="0"/>
      <w:divBdr>
        <w:top w:val="none" w:sz="0" w:space="0" w:color="auto"/>
        <w:left w:val="none" w:sz="0" w:space="0" w:color="auto"/>
        <w:bottom w:val="none" w:sz="0" w:space="0" w:color="auto"/>
        <w:right w:val="none" w:sz="0" w:space="0" w:color="auto"/>
      </w:divBdr>
    </w:div>
    <w:div w:id="937249671">
      <w:bodyDiv w:val="1"/>
      <w:marLeft w:val="0"/>
      <w:marRight w:val="0"/>
      <w:marTop w:val="0"/>
      <w:marBottom w:val="0"/>
      <w:divBdr>
        <w:top w:val="none" w:sz="0" w:space="0" w:color="auto"/>
        <w:left w:val="none" w:sz="0" w:space="0" w:color="auto"/>
        <w:bottom w:val="none" w:sz="0" w:space="0" w:color="auto"/>
        <w:right w:val="none" w:sz="0" w:space="0" w:color="auto"/>
      </w:divBdr>
      <w:divsChild>
        <w:div w:id="174423031">
          <w:marLeft w:val="1166"/>
          <w:marRight w:val="0"/>
          <w:marTop w:val="96"/>
          <w:marBottom w:val="0"/>
          <w:divBdr>
            <w:top w:val="none" w:sz="0" w:space="0" w:color="auto"/>
            <w:left w:val="none" w:sz="0" w:space="0" w:color="auto"/>
            <w:bottom w:val="none" w:sz="0" w:space="0" w:color="auto"/>
            <w:right w:val="none" w:sz="0" w:space="0" w:color="auto"/>
          </w:divBdr>
        </w:div>
        <w:div w:id="469129395">
          <w:marLeft w:val="547"/>
          <w:marRight w:val="0"/>
          <w:marTop w:val="106"/>
          <w:marBottom w:val="0"/>
          <w:divBdr>
            <w:top w:val="none" w:sz="0" w:space="0" w:color="auto"/>
            <w:left w:val="none" w:sz="0" w:space="0" w:color="auto"/>
            <w:bottom w:val="none" w:sz="0" w:space="0" w:color="auto"/>
            <w:right w:val="none" w:sz="0" w:space="0" w:color="auto"/>
          </w:divBdr>
        </w:div>
        <w:div w:id="723800208">
          <w:marLeft w:val="547"/>
          <w:marRight w:val="0"/>
          <w:marTop w:val="106"/>
          <w:marBottom w:val="0"/>
          <w:divBdr>
            <w:top w:val="none" w:sz="0" w:space="0" w:color="auto"/>
            <w:left w:val="none" w:sz="0" w:space="0" w:color="auto"/>
            <w:bottom w:val="none" w:sz="0" w:space="0" w:color="auto"/>
            <w:right w:val="none" w:sz="0" w:space="0" w:color="auto"/>
          </w:divBdr>
        </w:div>
        <w:div w:id="983041976">
          <w:marLeft w:val="547"/>
          <w:marRight w:val="0"/>
          <w:marTop w:val="106"/>
          <w:marBottom w:val="0"/>
          <w:divBdr>
            <w:top w:val="none" w:sz="0" w:space="0" w:color="auto"/>
            <w:left w:val="none" w:sz="0" w:space="0" w:color="auto"/>
            <w:bottom w:val="none" w:sz="0" w:space="0" w:color="auto"/>
            <w:right w:val="none" w:sz="0" w:space="0" w:color="auto"/>
          </w:divBdr>
        </w:div>
        <w:div w:id="1080718626">
          <w:marLeft w:val="1166"/>
          <w:marRight w:val="0"/>
          <w:marTop w:val="96"/>
          <w:marBottom w:val="0"/>
          <w:divBdr>
            <w:top w:val="none" w:sz="0" w:space="0" w:color="auto"/>
            <w:left w:val="none" w:sz="0" w:space="0" w:color="auto"/>
            <w:bottom w:val="none" w:sz="0" w:space="0" w:color="auto"/>
            <w:right w:val="none" w:sz="0" w:space="0" w:color="auto"/>
          </w:divBdr>
        </w:div>
        <w:div w:id="1799104021">
          <w:marLeft w:val="547"/>
          <w:marRight w:val="0"/>
          <w:marTop w:val="106"/>
          <w:marBottom w:val="0"/>
          <w:divBdr>
            <w:top w:val="none" w:sz="0" w:space="0" w:color="auto"/>
            <w:left w:val="none" w:sz="0" w:space="0" w:color="auto"/>
            <w:bottom w:val="none" w:sz="0" w:space="0" w:color="auto"/>
            <w:right w:val="none" w:sz="0" w:space="0" w:color="auto"/>
          </w:divBdr>
        </w:div>
      </w:divsChild>
    </w:div>
    <w:div w:id="937253990">
      <w:bodyDiv w:val="1"/>
      <w:marLeft w:val="0"/>
      <w:marRight w:val="0"/>
      <w:marTop w:val="0"/>
      <w:marBottom w:val="0"/>
      <w:divBdr>
        <w:top w:val="none" w:sz="0" w:space="0" w:color="auto"/>
        <w:left w:val="none" w:sz="0" w:space="0" w:color="auto"/>
        <w:bottom w:val="none" w:sz="0" w:space="0" w:color="auto"/>
        <w:right w:val="none" w:sz="0" w:space="0" w:color="auto"/>
      </w:divBdr>
      <w:divsChild>
        <w:div w:id="370031972">
          <w:marLeft w:val="547"/>
          <w:marRight w:val="0"/>
          <w:marTop w:val="96"/>
          <w:marBottom w:val="0"/>
          <w:divBdr>
            <w:top w:val="none" w:sz="0" w:space="0" w:color="auto"/>
            <w:left w:val="none" w:sz="0" w:space="0" w:color="auto"/>
            <w:bottom w:val="none" w:sz="0" w:space="0" w:color="auto"/>
            <w:right w:val="none" w:sz="0" w:space="0" w:color="auto"/>
          </w:divBdr>
        </w:div>
        <w:div w:id="433786800">
          <w:marLeft w:val="547"/>
          <w:marRight w:val="0"/>
          <w:marTop w:val="96"/>
          <w:marBottom w:val="0"/>
          <w:divBdr>
            <w:top w:val="none" w:sz="0" w:space="0" w:color="auto"/>
            <w:left w:val="none" w:sz="0" w:space="0" w:color="auto"/>
            <w:bottom w:val="none" w:sz="0" w:space="0" w:color="auto"/>
            <w:right w:val="none" w:sz="0" w:space="0" w:color="auto"/>
          </w:divBdr>
        </w:div>
        <w:div w:id="481123288">
          <w:marLeft w:val="1166"/>
          <w:marRight w:val="0"/>
          <w:marTop w:val="86"/>
          <w:marBottom w:val="0"/>
          <w:divBdr>
            <w:top w:val="none" w:sz="0" w:space="0" w:color="auto"/>
            <w:left w:val="none" w:sz="0" w:space="0" w:color="auto"/>
            <w:bottom w:val="none" w:sz="0" w:space="0" w:color="auto"/>
            <w:right w:val="none" w:sz="0" w:space="0" w:color="auto"/>
          </w:divBdr>
        </w:div>
        <w:div w:id="884175578">
          <w:marLeft w:val="547"/>
          <w:marRight w:val="0"/>
          <w:marTop w:val="96"/>
          <w:marBottom w:val="0"/>
          <w:divBdr>
            <w:top w:val="none" w:sz="0" w:space="0" w:color="auto"/>
            <w:left w:val="none" w:sz="0" w:space="0" w:color="auto"/>
            <w:bottom w:val="none" w:sz="0" w:space="0" w:color="auto"/>
            <w:right w:val="none" w:sz="0" w:space="0" w:color="auto"/>
          </w:divBdr>
        </w:div>
        <w:div w:id="1073892651">
          <w:marLeft w:val="547"/>
          <w:marRight w:val="0"/>
          <w:marTop w:val="96"/>
          <w:marBottom w:val="0"/>
          <w:divBdr>
            <w:top w:val="none" w:sz="0" w:space="0" w:color="auto"/>
            <w:left w:val="none" w:sz="0" w:space="0" w:color="auto"/>
            <w:bottom w:val="none" w:sz="0" w:space="0" w:color="auto"/>
            <w:right w:val="none" w:sz="0" w:space="0" w:color="auto"/>
          </w:divBdr>
        </w:div>
        <w:div w:id="1143813787">
          <w:marLeft w:val="1166"/>
          <w:marRight w:val="0"/>
          <w:marTop w:val="86"/>
          <w:marBottom w:val="0"/>
          <w:divBdr>
            <w:top w:val="none" w:sz="0" w:space="0" w:color="auto"/>
            <w:left w:val="none" w:sz="0" w:space="0" w:color="auto"/>
            <w:bottom w:val="none" w:sz="0" w:space="0" w:color="auto"/>
            <w:right w:val="none" w:sz="0" w:space="0" w:color="auto"/>
          </w:divBdr>
        </w:div>
        <w:div w:id="1595626208">
          <w:marLeft w:val="547"/>
          <w:marRight w:val="0"/>
          <w:marTop w:val="96"/>
          <w:marBottom w:val="0"/>
          <w:divBdr>
            <w:top w:val="none" w:sz="0" w:space="0" w:color="auto"/>
            <w:left w:val="none" w:sz="0" w:space="0" w:color="auto"/>
            <w:bottom w:val="none" w:sz="0" w:space="0" w:color="auto"/>
            <w:right w:val="none" w:sz="0" w:space="0" w:color="auto"/>
          </w:divBdr>
        </w:div>
        <w:div w:id="1612515569">
          <w:marLeft w:val="1166"/>
          <w:marRight w:val="0"/>
          <w:marTop w:val="86"/>
          <w:marBottom w:val="0"/>
          <w:divBdr>
            <w:top w:val="none" w:sz="0" w:space="0" w:color="auto"/>
            <w:left w:val="none" w:sz="0" w:space="0" w:color="auto"/>
            <w:bottom w:val="none" w:sz="0" w:space="0" w:color="auto"/>
            <w:right w:val="none" w:sz="0" w:space="0" w:color="auto"/>
          </w:divBdr>
        </w:div>
        <w:div w:id="1644846895">
          <w:marLeft w:val="1166"/>
          <w:marRight w:val="0"/>
          <w:marTop w:val="86"/>
          <w:marBottom w:val="0"/>
          <w:divBdr>
            <w:top w:val="none" w:sz="0" w:space="0" w:color="auto"/>
            <w:left w:val="none" w:sz="0" w:space="0" w:color="auto"/>
            <w:bottom w:val="none" w:sz="0" w:space="0" w:color="auto"/>
            <w:right w:val="none" w:sz="0" w:space="0" w:color="auto"/>
          </w:divBdr>
        </w:div>
        <w:div w:id="1809009714">
          <w:marLeft w:val="1166"/>
          <w:marRight w:val="0"/>
          <w:marTop w:val="86"/>
          <w:marBottom w:val="0"/>
          <w:divBdr>
            <w:top w:val="none" w:sz="0" w:space="0" w:color="auto"/>
            <w:left w:val="none" w:sz="0" w:space="0" w:color="auto"/>
            <w:bottom w:val="none" w:sz="0" w:space="0" w:color="auto"/>
            <w:right w:val="none" w:sz="0" w:space="0" w:color="auto"/>
          </w:divBdr>
        </w:div>
      </w:divsChild>
    </w:div>
    <w:div w:id="937371345">
      <w:bodyDiv w:val="1"/>
      <w:marLeft w:val="0"/>
      <w:marRight w:val="0"/>
      <w:marTop w:val="0"/>
      <w:marBottom w:val="0"/>
      <w:divBdr>
        <w:top w:val="none" w:sz="0" w:space="0" w:color="auto"/>
        <w:left w:val="none" w:sz="0" w:space="0" w:color="auto"/>
        <w:bottom w:val="none" w:sz="0" w:space="0" w:color="auto"/>
        <w:right w:val="none" w:sz="0" w:space="0" w:color="auto"/>
      </w:divBdr>
      <w:divsChild>
        <w:div w:id="336542271">
          <w:marLeft w:val="2520"/>
          <w:marRight w:val="0"/>
          <w:marTop w:val="58"/>
          <w:marBottom w:val="0"/>
          <w:divBdr>
            <w:top w:val="none" w:sz="0" w:space="0" w:color="auto"/>
            <w:left w:val="none" w:sz="0" w:space="0" w:color="auto"/>
            <w:bottom w:val="none" w:sz="0" w:space="0" w:color="auto"/>
            <w:right w:val="none" w:sz="0" w:space="0" w:color="auto"/>
          </w:divBdr>
        </w:div>
        <w:div w:id="368334446">
          <w:marLeft w:val="1166"/>
          <w:marRight w:val="0"/>
          <w:marTop w:val="91"/>
          <w:marBottom w:val="0"/>
          <w:divBdr>
            <w:top w:val="none" w:sz="0" w:space="0" w:color="auto"/>
            <w:left w:val="none" w:sz="0" w:space="0" w:color="auto"/>
            <w:bottom w:val="none" w:sz="0" w:space="0" w:color="auto"/>
            <w:right w:val="none" w:sz="0" w:space="0" w:color="auto"/>
          </w:divBdr>
        </w:div>
        <w:div w:id="410666131">
          <w:marLeft w:val="2520"/>
          <w:marRight w:val="0"/>
          <w:marTop w:val="58"/>
          <w:marBottom w:val="0"/>
          <w:divBdr>
            <w:top w:val="none" w:sz="0" w:space="0" w:color="auto"/>
            <w:left w:val="none" w:sz="0" w:space="0" w:color="auto"/>
            <w:bottom w:val="none" w:sz="0" w:space="0" w:color="auto"/>
            <w:right w:val="none" w:sz="0" w:space="0" w:color="auto"/>
          </w:divBdr>
        </w:div>
        <w:div w:id="426585091">
          <w:marLeft w:val="547"/>
          <w:marRight w:val="0"/>
          <w:marTop w:val="106"/>
          <w:marBottom w:val="0"/>
          <w:divBdr>
            <w:top w:val="none" w:sz="0" w:space="0" w:color="auto"/>
            <w:left w:val="none" w:sz="0" w:space="0" w:color="auto"/>
            <w:bottom w:val="none" w:sz="0" w:space="0" w:color="auto"/>
            <w:right w:val="none" w:sz="0" w:space="0" w:color="auto"/>
          </w:divBdr>
        </w:div>
        <w:div w:id="666906407">
          <w:marLeft w:val="2520"/>
          <w:marRight w:val="0"/>
          <w:marTop w:val="58"/>
          <w:marBottom w:val="0"/>
          <w:divBdr>
            <w:top w:val="none" w:sz="0" w:space="0" w:color="auto"/>
            <w:left w:val="none" w:sz="0" w:space="0" w:color="auto"/>
            <w:bottom w:val="none" w:sz="0" w:space="0" w:color="auto"/>
            <w:right w:val="none" w:sz="0" w:space="0" w:color="auto"/>
          </w:divBdr>
        </w:div>
        <w:div w:id="687024003">
          <w:marLeft w:val="1166"/>
          <w:marRight w:val="0"/>
          <w:marTop w:val="91"/>
          <w:marBottom w:val="0"/>
          <w:divBdr>
            <w:top w:val="none" w:sz="0" w:space="0" w:color="auto"/>
            <w:left w:val="none" w:sz="0" w:space="0" w:color="auto"/>
            <w:bottom w:val="none" w:sz="0" w:space="0" w:color="auto"/>
            <w:right w:val="none" w:sz="0" w:space="0" w:color="auto"/>
          </w:divBdr>
        </w:div>
        <w:div w:id="762074844">
          <w:marLeft w:val="1166"/>
          <w:marRight w:val="0"/>
          <w:marTop w:val="91"/>
          <w:marBottom w:val="0"/>
          <w:divBdr>
            <w:top w:val="none" w:sz="0" w:space="0" w:color="auto"/>
            <w:left w:val="none" w:sz="0" w:space="0" w:color="auto"/>
            <w:bottom w:val="none" w:sz="0" w:space="0" w:color="auto"/>
            <w:right w:val="none" w:sz="0" w:space="0" w:color="auto"/>
          </w:divBdr>
        </w:div>
        <w:div w:id="817068691">
          <w:marLeft w:val="1166"/>
          <w:marRight w:val="0"/>
          <w:marTop w:val="91"/>
          <w:marBottom w:val="0"/>
          <w:divBdr>
            <w:top w:val="none" w:sz="0" w:space="0" w:color="auto"/>
            <w:left w:val="none" w:sz="0" w:space="0" w:color="auto"/>
            <w:bottom w:val="none" w:sz="0" w:space="0" w:color="auto"/>
            <w:right w:val="none" w:sz="0" w:space="0" w:color="auto"/>
          </w:divBdr>
        </w:div>
        <w:div w:id="917862602">
          <w:marLeft w:val="547"/>
          <w:marRight w:val="0"/>
          <w:marTop w:val="106"/>
          <w:marBottom w:val="0"/>
          <w:divBdr>
            <w:top w:val="none" w:sz="0" w:space="0" w:color="auto"/>
            <w:left w:val="none" w:sz="0" w:space="0" w:color="auto"/>
            <w:bottom w:val="none" w:sz="0" w:space="0" w:color="auto"/>
            <w:right w:val="none" w:sz="0" w:space="0" w:color="auto"/>
          </w:divBdr>
        </w:div>
        <w:div w:id="932008207">
          <w:marLeft w:val="2520"/>
          <w:marRight w:val="0"/>
          <w:marTop w:val="58"/>
          <w:marBottom w:val="0"/>
          <w:divBdr>
            <w:top w:val="none" w:sz="0" w:space="0" w:color="auto"/>
            <w:left w:val="none" w:sz="0" w:space="0" w:color="auto"/>
            <w:bottom w:val="none" w:sz="0" w:space="0" w:color="auto"/>
            <w:right w:val="none" w:sz="0" w:space="0" w:color="auto"/>
          </w:divBdr>
        </w:div>
        <w:div w:id="935987176">
          <w:marLeft w:val="1800"/>
          <w:marRight w:val="0"/>
          <w:marTop w:val="72"/>
          <w:marBottom w:val="0"/>
          <w:divBdr>
            <w:top w:val="none" w:sz="0" w:space="0" w:color="auto"/>
            <w:left w:val="none" w:sz="0" w:space="0" w:color="auto"/>
            <w:bottom w:val="none" w:sz="0" w:space="0" w:color="auto"/>
            <w:right w:val="none" w:sz="0" w:space="0" w:color="auto"/>
          </w:divBdr>
        </w:div>
        <w:div w:id="953444051">
          <w:marLeft w:val="1800"/>
          <w:marRight w:val="0"/>
          <w:marTop w:val="72"/>
          <w:marBottom w:val="0"/>
          <w:divBdr>
            <w:top w:val="none" w:sz="0" w:space="0" w:color="auto"/>
            <w:left w:val="none" w:sz="0" w:space="0" w:color="auto"/>
            <w:bottom w:val="none" w:sz="0" w:space="0" w:color="auto"/>
            <w:right w:val="none" w:sz="0" w:space="0" w:color="auto"/>
          </w:divBdr>
        </w:div>
        <w:div w:id="1076245466">
          <w:marLeft w:val="1800"/>
          <w:marRight w:val="0"/>
          <w:marTop w:val="72"/>
          <w:marBottom w:val="0"/>
          <w:divBdr>
            <w:top w:val="none" w:sz="0" w:space="0" w:color="auto"/>
            <w:left w:val="none" w:sz="0" w:space="0" w:color="auto"/>
            <w:bottom w:val="none" w:sz="0" w:space="0" w:color="auto"/>
            <w:right w:val="none" w:sz="0" w:space="0" w:color="auto"/>
          </w:divBdr>
        </w:div>
        <w:div w:id="1078094328">
          <w:marLeft w:val="1800"/>
          <w:marRight w:val="0"/>
          <w:marTop w:val="72"/>
          <w:marBottom w:val="0"/>
          <w:divBdr>
            <w:top w:val="none" w:sz="0" w:space="0" w:color="auto"/>
            <w:left w:val="none" w:sz="0" w:space="0" w:color="auto"/>
            <w:bottom w:val="none" w:sz="0" w:space="0" w:color="auto"/>
            <w:right w:val="none" w:sz="0" w:space="0" w:color="auto"/>
          </w:divBdr>
        </w:div>
        <w:div w:id="1337077902">
          <w:marLeft w:val="2520"/>
          <w:marRight w:val="0"/>
          <w:marTop w:val="58"/>
          <w:marBottom w:val="0"/>
          <w:divBdr>
            <w:top w:val="none" w:sz="0" w:space="0" w:color="auto"/>
            <w:left w:val="none" w:sz="0" w:space="0" w:color="auto"/>
            <w:bottom w:val="none" w:sz="0" w:space="0" w:color="auto"/>
            <w:right w:val="none" w:sz="0" w:space="0" w:color="auto"/>
          </w:divBdr>
        </w:div>
        <w:div w:id="1401174153">
          <w:marLeft w:val="1166"/>
          <w:marRight w:val="0"/>
          <w:marTop w:val="91"/>
          <w:marBottom w:val="0"/>
          <w:divBdr>
            <w:top w:val="none" w:sz="0" w:space="0" w:color="auto"/>
            <w:left w:val="none" w:sz="0" w:space="0" w:color="auto"/>
            <w:bottom w:val="none" w:sz="0" w:space="0" w:color="auto"/>
            <w:right w:val="none" w:sz="0" w:space="0" w:color="auto"/>
          </w:divBdr>
        </w:div>
        <w:div w:id="2027823408">
          <w:marLeft w:val="1800"/>
          <w:marRight w:val="0"/>
          <w:marTop w:val="72"/>
          <w:marBottom w:val="0"/>
          <w:divBdr>
            <w:top w:val="none" w:sz="0" w:space="0" w:color="auto"/>
            <w:left w:val="none" w:sz="0" w:space="0" w:color="auto"/>
            <w:bottom w:val="none" w:sz="0" w:space="0" w:color="auto"/>
            <w:right w:val="none" w:sz="0" w:space="0" w:color="auto"/>
          </w:divBdr>
        </w:div>
        <w:div w:id="2143690820">
          <w:marLeft w:val="1166"/>
          <w:marRight w:val="0"/>
          <w:marTop w:val="91"/>
          <w:marBottom w:val="0"/>
          <w:divBdr>
            <w:top w:val="none" w:sz="0" w:space="0" w:color="auto"/>
            <w:left w:val="none" w:sz="0" w:space="0" w:color="auto"/>
            <w:bottom w:val="none" w:sz="0" w:space="0" w:color="auto"/>
            <w:right w:val="none" w:sz="0" w:space="0" w:color="auto"/>
          </w:divBdr>
        </w:div>
      </w:divsChild>
    </w:div>
    <w:div w:id="937449000">
      <w:bodyDiv w:val="1"/>
      <w:marLeft w:val="0"/>
      <w:marRight w:val="0"/>
      <w:marTop w:val="0"/>
      <w:marBottom w:val="0"/>
      <w:divBdr>
        <w:top w:val="none" w:sz="0" w:space="0" w:color="auto"/>
        <w:left w:val="none" w:sz="0" w:space="0" w:color="auto"/>
        <w:bottom w:val="none" w:sz="0" w:space="0" w:color="auto"/>
        <w:right w:val="none" w:sz="0" w:space="0" w:color="auto"/>
      </w:divBdr>
      <w:divsChild>
        <w:div w:id="285236665">
          <w:marLeft w:val="547"/>
          <w:marRight w:val="0"/>
          <w:marTop w:val="115"/>
          <w:marBottom w:val="0"/>
          <w:divBdr>
            <w:top w:val="none" w:sz="0" w:space="0" w:color="auto"/>
            <w:left w:val="none" w:sz="0" w:space="0" w:color="auto"/>
            <w:bottom w:val="none" w:sz="0" w:space="0" w:color="auto"/>
            <w:right w:val="none" w:sz="0" w:space="0" w:color="auto"/>
          </w:divBdr>
        </w:div>
        <w:div w:id="997610986">
          <w:marLeft w:val="547"/>
          <w:marRight w:val="0"/>
          <w:marTop w:val="115"/>
          <w:marBottom w:val="0"/>
          <w:divBdr>
            <w:top w:val="none" w:sz="0" w:space="0" w:color="auto"/>
            <w:left w:val="none" w:sz="0" w:space="0" w:color="auto"/>
            <w:bottom w:val="none" w:sz="0" w:space="0" w:color="auto"/>
            <w:right w:val="none" w:sz="0" w:space="0" w:color="auto"/>
          </w:divBdr>
        </w:div>
        <w:div w:id="1149175194">
          <w:marLeft w:val="1166"/>
          <w:marRight w:val="0"/>
          <w:marTop w:val="96"/>
          <w:marBottom w:val="0"/>
          <w:divBdr>
            <w:top w:val="none" w:sz="0" w:space="0" w:color="auto"/>
            <w:left w:val="none" w:sz="0" w:space="0" w:color="auto"/>
            <w:bottom w:val="none" w:sz="0" w:space="0" w:color="auto"/>
            <w:right w:val="none" w:sz="0" w:space="0" w:color="auto"/>
          </w:divBdr>
        </w:div>
        <w:div w:id="1803427462">
          <w:marLeft w:val="547"/>
          <w:marRight w:val="0"/>
          <w:marTop w:val="115"/>
          <w:marBottom w:val="0"/>
          <w:divBdr>
            <w:top w:val="none" w:sz="0" w:space="0" w:color="auto"/>
            <w:left w:val="none" w:sz="0" w:space="0" w:color="auto"/>
            <w:bottom w:val="none" w:sz="0" w:space="0" w:color="auto"/>
            <w:right w:val="none" w:sz="0" w:space="0" w:color="auto"/>
          </w:divBdr>
        </w:div>
        <w:div w:id="2048792718">
          <w:marLeft w:val="1166"/>
          <w:marRight w:val="0"/>
          <w:marTop w:val="96"/>
          <w:marBottom w:val="0"/>
          <w:divBdr>
            <w:top w:val="none" w:sz="0" w:space="0" w:color="auto"/>
            <w:left w:val="none" w:sz="0" w:space="0" w:color="auto"/>
            <w:bottom w:val="none" w:sz="0" w:space="0" w:color="auto"/>
            <w:right w:val="none" w:sz="0" w:space="0" w:color="auto"/>
          </w:divBdr>
        </w:div>
        <w:div w:id="2084251849">
          <w:marLeft w:val="1166"/>
          <w:marRight w:val="0"/>
          <w:marTop w:val="96"/>
          <w:marBottom w:val="0"/>
          <w:divBdr>
            <w:top w:val="none" w:sz="0" w:space="0" w:color="auto"/>
            <w:left w:val="none" w:sz="0" w:space="0" w:color="auto"/>
            <w:bottom w:val="none" w:sz="0" w:space="0" w:color="auto"/>
            <w:right w:val="none" w:sz="0" w:space="0" w:color="auto"/>
          </w:divBdr>
        </w:div>
      </w:divsChild>
    </w:div>
    <w:div w:id="937566006">
      <w:bodyDiv w:val="1"/>
      <w:marLeft w:val="0"/>
      <w:marRight w:val="0"/>
      <w:marTop w:val="0"/>
      <w:marBottom w:val="0"/>
      <w:divBdr>
        <w:top w:val="none" w:sz="0" w:space="0" w:color="auto"/>
        <w:left w:val="none" w:sz="0" w:space="0" w:color="auto"/>
        <w:bottom w:val="none" w:sz="0" w:space="0" w:color="auto"/>
        <w:right w:val="none" w:sz="0" w:space="0" w:color="auto"/>
      </w:divBdr>
    </w:div>
    <w:div w:id="937568220">
      <w:bodyDiv w:val="1"/>
      <w:marLeft w:val="0"/>
      <w:marRight w:val="0"/>
      <w:marTop w:val="0"/>
      <w:marBottom w:val="0"/>
      <w:divBdr>
        <w:top w:val="none" w:sz="0" w:space="0" w:color="auto"/>
        <w:left w:val="none" w:sz="0" w:space="0" w:color="auto"/>
        <w:bottom w:val="none" w:sz="0" w:space="0" w:color="auto"/>
        <w:right w:val="none" w:sz="0" w:space="0" w:color="auto"/>
      </w:divBdr>
    </w:div>
    <w:div w:id="937635203">
      <w:bodyDiv w:val="1"/>
      <w:marLeft w:val="0"/>
      <w:marRight w:val="0"/>
      <w:marTop w:val="0"/>
      <w:marBottom w:val="0"/>
      <w:divBdr>
        <w:top w:val="none" w:sz="0" w:space="0" w:color="auto"/>
        <w:left w:val="none" w:sz="0" w:space="0" w:color="auto"/>
        <w:bottom w:val="none" w:sz="0" w:space="0" w:color="auto"/>
        <w:right w:val="none" w:sz="0" w:space="0" w:color="auto"/>
      </w:divBdr>
    </w:div>
    <w:div w:id="938221414">
      <w:bodyDiv w:val="1"/>
      <w:marLeft w:val="0"/>
      <w:marRight w:val="0"/>
      <w:marTop w:val="0"/>
      <w:marBottom w:val="0"/>
      <w:divBdr>
        <w:top w:val="none" w:sz="0" w:space="0" w:color="auto"/>
        <w:left w:val="none" w:sz="0" w:space="0" w:color="auto"/>
        <w:bottom w:val="none" w:sz="0" w:space="0" w:color="auto"/>
        <w:right w:val="none" w:sz="0" w:space="0" w:color="auto"/>
      </w:divBdr>
      <w:divsChild>
        <w:div w:id="515004480">
          <w:marLeft w:val="0"/>
          <w:marRight w:val="0"/>
          <w:marTop w:val="0"/>
          <w:marBottom w:val="0"/>
          <w:divBdr>
            <w:top w:val="none" w:sz="0" w:space="0" w:color="auto"/>
            <w:left w:val="none" w:sz="0" w:space="0" w:color="auto"/>
            <w:bottom w:val="none" w:sz="0" w:space="0" w:color="auto"/>
            <w:right w:val="none" w:sz="0" w:space="0" w:color="auto"/>
          </w:divBdr>
          <w:divsChild>
            <w:div w:id="170222920">
              <w:marLeft w:val="0"/>
              <w:marRight w:val="0"/>
              <w:marTop w:val="0"/>
              <w:marBottom w:val="0"/>
              <w:divBdr>
                <w:top w:val="none" w:sz="0" w:space="0" w:color="auto"/>
                <w:left w:val="none" w:sz="0" w:space="0" w:color="auto"/>
                <w:bottom w:val="none" w:sz="0" w:space="0" w:color="auto"/>
                <w:right w:val="none" w:sz="0" w:space="0" w:color="auto"/>
              </w:divBdr>
            </w:div>
            <w:div w:id="670330379">
              <w:marLeft w:val="0"/>
              <w:marRight w:val="0"/>
              <w:marTop w:val="0"/>
              <w:marBottom w:val="0"/>
              <w:divBdr>
                <w:top w:val="none" w:sz="0" w:space="0" w:color="auto"/>
                <w:left w:val="none" w:sz="0" w:space="0" w:color="auto"/>
                <w:bottom w:val="none" w:sz="0" w:space="0" w:color="auto"/>
                <w:right w:val="none" w:sz="0" w:space="0" w:color="auto"/>
              </w:divBdr>
            </w:div>
            <w:div w:id="766081006">
              <w:marLeft w:val="0"/>
              <w:marRight w:val="0"/>
              <w:marTop w:val="0"/>
              <w:marBottom w:val="0"/>
              <w:divBdr>
                <w:top w:val="none" w:sz="0" w:space="0" w:color="auto"/>
                <w:left w:val="none" w:sz="0" w:space="0" w:color="auto"/>
                <w:bottom w:val="none" w:sz="0" w:space="0" w:color="auto"/>
                <w:right w:val="none" w:sz="0" w:space="0" w:color="auto"/>
              </w:divBdr>
            </w:div>
            <w:div w:id="863830601">
              <w:marLeft w:val="0"/>
              <w:marRight w:val="0"/>
              <w:marTop w:val="0"/>
              <w:marBottom w:val="0"/>
              <w:divBdr>
                <w:top w:val="none" w:sz="0" w:space="0" w:color="auto"/>
                <w:left w:val="none" w:sz="0" w:space="0" w:color="auto"/>
                <w:bottom w:val="none" w:sz="0" w:space="0" w:color="auto"/>
                <w:right w:val="none" w:sz="0" w:space="0" w:color="auto"/>
              </w:divBdr>
            </w:div>
            <w:div w:id="1019313025">
              <w:marLeft w:val="0"/>
              <w:marRight w:val="0"/>
              <w:marTop w:val="0"/>
              <w:marBottom w:val="0"/>
              <w:divBdr>
                <w:top w:val="none" w:sz="0" w:space="0" w:color="auto"/>
                <w:left w:val="none" w:sz="0" w:space="0" w:color="auto"/>
                <w:bottom w:val="none" w:sz="0" w:space="0" w:color="auto"/>
                <w:right w:val="none" w:sz="0" w:space="0" w:color="auto"/>
              </w:divBdr>
            </w:div>
            <w:div w:id="1044603342">
              <w:marLeft w:val="0"/>
              <w:marRight w:val="0"/>
              <w:marTop w:val="0"/>
              <w:marBottom w:val="0"/>
              <w:divBdr>
                <w:top w:val="none" w:sz="0" w:space="0" w:color="auto"/>
                <w:left w:val="none" w:sz="0" w:space="0" w:color="auto"/>
                <w:bottom w:val="none" w:sz="0" w:space="0" w:color="auto"/>
                <w:right w:val="none" w:sz="0" w:space="0" w:color="auto"/>
              </w:divBdr>
            </w:div>
            <w:div w:id="1103182944">
              <w:marLeft w:val="0"/>
              <w:marRight w:val="0"/>
              <w:marTop w:val="0"/>
              <w:marBottom w:val="0"/>
              <w:divBdr>
                <w:top w:val="none" w:sz="0" w:space="0" w:color="auto"/>
                <w:left w:val="none" w:sz="0" w:space="0" w:color="auto"/>
                <w:bottom w:val="none" w:sz="0" w:space="0" w:color="auto"/>
                <w:right w:val="none" w:sz="0" w:space="0" w:color="auto"/>
              </w:divBdr>
            </w:div>
            <w:div w:id="1138187382">
              <w:marLeft w:val="0"/>
              <w:marRight w:val="0"/>
              <w:marTop w:val="0"/>
              <w:marBottom w:val="0"/>
              <w:divBdr>
                <w:top w:val="none" w:sz="0" w:space="0" w:color="auto"/>
                <w:left w:val="none" w:sz="0" w:space="0" w:color="auto"/>
                <w:bottom w:val="none" w:sz="0" w:space="0" w:color="auto"/>
                <w:right w:val="none" w:sz="0" w:space="0" w:color="auto"/>
              </w:divBdr>
            </w:div>
            <w:div w:id="1159148398">
              <w:marLeft w:val="0"/>
              <w:marRight w:val="0"/>
              <w:marTop w:val="0"/>
              <w:marBottom w:val="0"/>
              <w:divBdr>
                <w:top w:val="none" w:sz="0" w:space="0" w:color="auto"/>
                <w:left w:val="none" w:sz="0" w:space="0" w:color="auto"/>
                <w:bottom w:val="none" w:sz="0" w:space="0" w:color="auto"/>
                <w:right w:val="none" w:sz="0" w:space="0" w:color="auto"/>
              </w:divBdr>
            </w:div>
            <w:div w:id="1239172834">
              <w:marLeft w:val="0"/>
              <w:marRight w:val="0"/>
              <w:marTop w:val="0"/>
              <w:marBottom w:val="0"/>
              <w:divBdr>
                <w:top w:val="none" w:sz="0" w:space="0" w:color="auto"/>
                <w:left w:val="none" w:sz="0" w:space="0" w:color="auto"/>
                <w:bottom w:val="none" w:sz="0" w:space="0" w:color="auto"/>
                <w:right w:val="none" w:sz="0" w:space="0" w:color="auto"/>
              </w:divBdr>
            </w:div>
            <w:div w:id="1314485536">
              <w:marLeft w:val="0"/>
              <w:marRight w:val="0"/>
              <w:marTop w:val="0"/>
              <w:marBottom w:val="0"/>
              <w:divBdr>
                <w:top w:val="none" w:sz="0" w:space="0" w:color="auto"/>
                <w:left w:val="none" w:sz="0" w:space="0" w:color="auto"/>
                <w:bottom w:val="none" w:sz="0" w:space="0" w:color="auto"/>
                <w:right w:val="none" w:sz="0" w:space="0" w:color="auto"/>
              </w:divBdr>
            </w:div>
            <w:div w:id="1666930459">
              <w:marLeft w:val="0"/>
              <w:marRight w:val="0"/>
              <w:marTop w:val="0"/>
              <w:marBottom w:val="0"/>
              <w:divBdr>
                <w:top w:val="none" w:sz="0" w:space="0" w:color="auto"/>
                <w:left w:val="none" w:sz="0" w:space="0" w:color="auto"/>
                <w:bottom w:val="none" w:sz="0" w:space="0" w:color="auto"/>
                <w:right w:val="none" w:sz="0" w:space="0" w:color="auto"/>
              </w:divBdr>
            </w:div>
            <w:div w:id="1921209997">
              <w:marLeft w:val="0"/>
              <w:marRight w:val="0"/>
              <w:marTop w:val="0"/>
              <w:marBottom w:val="0"/>
              <w:divBdr>
                <w:top w:val="none" w:sz="0" w:space="0" w:color="auto"/>
                <w:left w:val="none" w:sz="0" w:space="0" w:color="auto"/>
                <w:bottom w:val="none" w:sz="0" w:space="0" w:color="auto"/>
                <w:right w:val="none" w:sz="0" w:space="0" w:color="auto"/>
              </w:divBdr>
            </w:div>
            <w:div w:id="2059668198">
              <w:marLeft w:val="0"/>
              <w:marRight w:val="0"/>
              <w:marTop w:val="0"/>
              <w:marBottom w:val="0"/>
              <w:divBdr>
                <w:top w:val="none" w:sz="0" w:space="0" w:color="auto"/>
                <w:left w:val="none" w:sz="0" w:space="0" w:color="auto"/>
                <w:bottom w:val="none" w:sz="0" w:space="0" w:color="auto"/>
                <w:right w:val="none" w:sz="0" w:space="0" w:color="auto"/>
              </w:divBdr>
            </w:div>
            <w:div w:id="212673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338217">
      <w:bodyDiv w:val="1"/>
      <w:marLeft w:val="0"/>
      <w:marRight w:val="0"/>
      <w:marTop w:val="0"/>
      <w:marBottom w:val="0"/>
      <w:divBdr>
        <w:top w:val="none" w:sz="0" w:space="0" w:color="auto"/>
        <w:left w:val="none" w:sz="0" w:space="0" w:color="auto"/>
        <w:bottom w:val="none" w:sz="0" w:space="0" w:color="auto"/>
        <w:right w:val="none" w:sz="0" w:space="0" w:color="auto"/>
      </w:divBdr>
    </w:div>
    <w:div w:id="939411399">
      <w:bodyDiv w:val="1"/>
      <w:marLeft w:val="0"/>
      <w:marRight w:val="0"/>
      <w:marTop w:val="0"/>
      <w:marBottom w:val="0"/>
      <w:divBdr>
        <w:top w:val="none" w:sz="0" w:space="0" w:color="auto"/>
        <w:left w:val="none" w:sz="0" w:space="0" w:color="auto"/>
        <w:bottom w:val="none" w:sz="0" w:space="0" w:color="auto"/>
        <w:right w:val="none" w:sz="0" w:space="0" w:color="auto"/>
      </w:divBdr>
    </w:div>
    <w:div w:id="939684429">
      <w:bodyDiv w:val="1"/>
      <w:marLeft w:val="0"/>
      <w:marRight w:val="0"/>
      <w:marTop w:val="0"/>
      <w:marBottom w:val="0"/>
      <w:divBdr>
        <w:top w:val="none" w:sz="0" w:space="0" w:color="auto"/>
        <w:left w:val="none" w:sz="0" w:space="0" w:color="auto"/>
        <w:bottom w:val="none" w:sz="0" w:space="0" w:color="auto"/>
        <w:right w:val="none" w:sz="0" w:space="0" w:color="auto"/>
      </w:divBdr>
    </w:div>
    <w:div w:id="940524828">
      <w:bodyDiv w:val="1"/>
      <w:marLeft w:val="0"/>
      <w:marRight w:val="0"/>
      <w:marTop w:val="0"/>
      <w:marBottom w:val="0"/>
      <w:divBdr>
        <w:top w:val="none" w:sz="0" w:space="0" w:color="auto"/>
        <w:left w:val="none" w:sz="0" w:space="0" w:color="auto"/>
        <w:bottom w:val="none" w:sz="0" w:space="0" w:color="auto"/>
        <w:right w:val="none" w:sz="0" w:space="0" w:color="auto"/>
      </w:divBdr>
    </w:div>
    <w:div w:id="942567417">
      <w:bodyDiv w:val="1"/>
      <w:marLeft w:val="0"/>
      <w:marRight w:val="0"/>
      <w:marTop w:val="0"/>
      <w:marBottom w:val="0"/>
      <w:divBdr>
        <w:top w:val="none" w:sz="0" w:space="0" w:color="auto"/>
        <w:left w:val="none" w:sz="0" w:space="0" w:color="auto"/>
        <w:bottom w:val="none" w:sz="0" w:space="0" w:color="auto"/>
        <w:right w:val="none" w:sz="0" w:space="0" w:color="auto"/>
      </w:divBdr>
    </w:div>
    <w:div w:id="942808668">
      <w:bodyDiv w:val="1"/>
      <w:marLeft w:val="0"/>
      <w:marRight w:val="0"/>
      <w:marTop w:val="0"/>
      <w:marBottom w:val="0"/>
      <w:divBdr>
        <w:top w:val="none" w:sz="0" w:space="0" w:color="auto"/>
        <w:left w:val="none" w:sz="0" w:space="0" w:color="auto"/>
        <w:bottom w:val="none" w:sz="0" w:space="0" w:color="auto"/>
        <w:right w:val="none" w:sz="0" w:space="0" w:color="auto"/>
      </w:divBdr>
      <w:divsChild>
        <w:div w:id="532158468">
          <w:marLeft w:val="1166"/>
          <w:marRight w:val="0"/>
          <w:marTop w:val="115"/>
          <w:marBottom w:val="0"/>
          <w:divBdr>
            <w:top w:val="none" w:sz="0" w:space="0" w:color="auto"/>
            <w:left w:val="none" w:sz="0" w:space="0" w:color="auto"/>
            <w:bottom w:val="none" w:sz="0" w:space="0" w:color="auto"/>
            <w:right w:val="none" w:sz="0" w:space="0" w:color="auto"/>
          </w:divBdr>
        </w:div>
        <w:div w:id="1267427156">
          <w:marLeft w:val="1886"/>
          <w:marRight w:val="0"/>
          <w:marTop w:val="115"/>
          <w:marBottom w:val="0"/>
          <w:divBdr>
            <w:top w:val="none" w:sz="0" w:space="0" w:color="auto"/>
            <w:left w:val="none" w:sz="0" w:space="0" w:color="auto"/>
            <w:bottom w:val="none" w:sz="0" w:space="0" w:color="auto"/>
            <w:right w:val="none" w:sz="0" w:space="0" w:color="auto"/>
          </w:divBdr>
        </w:div>
        <w:div w:id="1508330569">
          <w:marLeft w:val="547"/>
          <w:marRight w:val="0"/>
          <w:marTop w:val="115"/>
          <w:marBottom w:val="0"/>
          <w:divBdr>
            <w:top w:val="none" w:sz="0" w:space="0" w:color="auto"/>
            <w:left w:val="none" w:sz="0" w:space="0" w:color="auto"/>
            <w:bottom w:val="none" w:sz="0" w:space="0" w:color="auto"/>
            <w:right w:val="none" w:sz="0" w:space="0" w:color="auto"/>
          </w:divBdr>
        </w:div>
      </w:divsChild>
    </w:div>
    <w:div w:id="943341952">
      <w:bodyDiv w:val="1"/>
      <w:marLeft w:val="0"/>
      <w:marRight w:val="0"/>
      <w:marTop w:val="0"/>
      <w:marBottom w:val="0"/>
      <w:divBdr>
        <w:top w:val="none" w:sz="0" w:space="0" w:color="auto"/>
        <w:left w:val="none" w:sz="0" w:space="0" w:color="auto"/>
        <w:bottom w:val="none" w:sz="0" w:space="0" w:color="auto"/>
        <w:right w:val="none" w:sz="0" w:space="0" w:color="auto"/>
      </w:divBdr>
    </w:div>
    <w:div w:id="943459068">
      <w:bodyDiv w:val="1"/>
      <w:marLeft w:val="0"/>
      <w:marRight w:val="0"/>
      <w:marTop w:val="0"/>
      <w:marBottom w:val="0"/>
      <w:divBdr>
        <w:top w:val="none" w:sz="0" w:space="0" w:color="auto"/>
        <w:left w:val="none" w:sz="0" w:space="0" w:color="auto"/>
        <w:bottom w:val="none" w:sz="0" w:space="0" w:color="auto"/>
        <w:right w:val="none" w:sz="0" w:space="0" w:color="auto"/>
      </w:divBdr>
    </w:div>
    <w:div w:id="943684665">
      <w:bodyDiv w:val="1"/>
      <w:marLeft w:val="0"/>
      <w:marRight w:val="0"/>
      <w:marTop w:val="0"/>
      <w:marBottom w:val="0"/>
      <w:divBdr>
        <w:top w:val="none" w:sz="0" w:space="0" w:color="auto"/>
        <w:left w:val="none" w:sz="0" w:space="0" w:color="auto"/>
        <w:bottom w:val="none" w:sz="0" w:space="0" w:color="auto"/>
        <w:right w:val="none" w:sz="0" w:space="0" w:color="auto"/>
      </w:divBdr>
    </w:div>
    <w:div w:id="943803151">
      <w:bodyDiv w:val="1"/>
      <w:marLeft w:val="0"/>
      <w:marRight w:val="0"/>
      <w:marTop w:val="0"/>
      <w:marBottom w:val="0"/>
      <w:divBdr>
        <w:top w:val="none" w:sz="0" w:space="0" w:color="auto"/>
        <w:left w:val="none" w:sz="0" w:space="0" w:color="auto"/>
        <w:bottom w:val="none" w:sz="0" w:space="0" w:color="auto"/>
        <w:right w:val="none" w:sz="0" w:space="0" w:color="auto"/>
      </w:divBdr>
      <w:divsChild>
        <w:div w:id="2053654608">
          <w:marLeft w:val="360"/>
          <w:marRight w:val="0"/>
          <w:marTop w:val="200"/>
          <w:marBottom w:val="0"/>
          <w:divBdr>
            <w:top w:val="none" w:sz="0" w:space="0" w:color="auto"/>
            <w:left w:val="none" w:sz="0" w:space="0" w:color="auto"/>
            <w:bottom w:val="none" w:sz="0" w:space="0" w:color="auto"/>
            <w:right w:val="none" w:sz="0" w:space="0" w:color="auto"/>
          </w:divBdr>
        </w:div>
      </w:divsChild>
    </w:div>
    <w:div w:id="944119799">
      <w:bodyDiv w:val="1"/>
      <w:marLeft w:val="0"/>
      <w:marRight w:val="0"/>
      <w:marTop w:val="0"/>
      <w:marBottom w:val="0"/>
      <w:divBdr>
        <w:top w:val="none" w:sz="0" w:space="0" w:color="auto"/>
        <w:left w:val="none" w:sz="0" w:space="0" w:color="auto"/>
        <w:bottom w:val="none" w:sz="0" w:space="0" w:color="auto"/>
        <w:right w:val="none" w:sz="0" w:space="0" w:color="auto"/>
      </w:divBdr>
      <w:divsChild>
        <w:div w:id="955939653">
          <w:marLeft w:val="547"/>
          <w:marRight w:val="0"/>
          <w:marTop w:val="96"/>
          <w:marBottom w:val="0"/>
          <w:divBdr>
            <w:top w:val="none" w:sz="0" w:space="0" w:color="auto"/>
            <w:left w:val="none" w:sz="0" w:space="0" w:color="auto"/>
            <w:bottom w:val="none" w:sz="0" w:space="0" w:color="auto"/>
            <w:right w:val="none" w:sz="0" w:space="0" w:color="auto"/>
          </w:divBdr>
        </w:div>
      </w:divsChild>
    </w:div>
    <w:div w:id="944730529">
      <w:bodyDiv w:val="1"/>
      <w:marLeft w:val="0"/>
      <w:marRight w:val="0"/>
      <w:marTop w:val="0"/>
      <w:marBottom w:val="0"/>
      <w:divBdr>
        <w:top w:val="none" w:sz="0" w:space="0" w:color="auto"/>
        <w:left w:val="none" w:sz="0" w:space="0" w:color="auto"/>
        <w:bottom w:val="none" w:sz="0" w:space="0" w:color="auto"/>
        <w:right w:val="none" w:sz="0" w:space="0" w:color="auto"/>
      </w:divBdr>
    </w:div>
    <w:div w:id="945118524">
      <w:bodyDiv w:val="1"/>
      <w:marLeft w:val="0"/>
      <w:marRight w:val="0"/>
      <w:marTop w:val="0"/>
      <w:marBottom w:val="0"/>
      <w:divBdr>
        <w:top w:val="none" w:sz="0" w:space="0" w:color="auto"/>
        <w:left w:val="none" w:sz="0" w:space="0" w:color="auto"/>
        <w:bottom w:val="none" w:sz="0" w:space="0" w:color="auto"/>
        <w:right w:val="none" w:sz="0" w:space="0" w:color="auto"/>
      </w:divBdr>
      <w:divsChild>
        <w:div w:id="184486707">
          <w:marLeft w:val="1166"/>
          <w:marRight w:val="0"/>
          <w:marTop w:val="96"/>
          <w:marBottom w:val="0"/>
          <w:divBdr>
            <w:top w:val="none" w:sz="0" w:space="0" w:color="auto"/>
            <w:left w:val="none" w:sz="0" w:space="0" w:color="auto"/>
            <w:bottom w:val="none" w:sz="0" w:space="0" w:color="auto"/>
            <w:right w:val="none" w:sz="0" w:space="0" w:color="auto"/>
          </w:divBdr>
        </w:div>
        <w:div w:id="313294654">
          <w:marLeft w:val="1166"/>
          <w:marRight w:val="0"/>
          <w:marTop w:val="96"/>
          <w:marBottom w:val="0"/>
          <w:divBdr>
            <w:top w:val="none" w:sz="0" w:space="0" w:color="auto"/>
            <w:left w:val="none" w:sz="0" w:space="0" w:color="auto"/>
            <w:bottom w:val="none" w:sz="0" w:space="0" w:color="auto"/>
            <w:right w:val="none" w:sz="0" w:space="0" w:color="auto"/>
          </w:divBdr>
        </w:div>
        <w:div w:id="832450949">
          <w:marLeft w:val="547"/>
          <w:marRight w:val="0"/>
          <w:marTop w:val="115"/>
          <w:marBottom w:val="0"/>
          <w:divBdr>
            <w:top w:val="none" w:sz="0" w:space="0" w:color="auto"/>
            <w:left w:val="none" w:sz="0" w:space="0" w:color="auto"/>
            <w:bottom w:val="none" w:sz="0" w:space="0" w:color="auto"/>
            <w:right w:val="none" w:sz="0" w:space="0" w:color="auto"/>
          </w:divBdr>
        </w:div>
        <w:div w:id="836268144">
          <w:marLeft w:val="547"/>
          <w:marRight w:val="0"/>
          <w:marTop w:val="115"/>
          <w:marBottom w:val="0"/>
          <w:divBdr>
            <w:top w:val="none" w:sz="0" w:space="0" w:color="auto"/>
            <w:left w:val="none" w:sz="0" w:space="0" w:color="auto"/>
            <w:bottom w:val="none" w:sz="0" w:space="0" w:color="auto"/>
            <w:right w:val="none" w:sz="0" w:space="0" w:color="auto"/>
          </w:divBdr>
        </w:div>
        <w:div w:id="1077630380">
          <w:marLeft w:val="547"/>
          <w:marRight w:val="0"/>
          <w:marTop w:val="115"/>
          <w:marBottom w:val="0"/>
          <w:divBdr>
            <w:top w:val="none" w:sz="0" w:space="0" w:color="auto"/>
            <w:left w:val="none" w:sz="0" w:space="0" w:color="auto"/>
            <w:bottom w:val="none" w:sz="0" w:space="0" w:color="auto"/>
            <w:right w:val="none" w:sz="0" w:space="0" w:color="auto"/>
          </w:divBdr>
        </w:div>
        <w:div w:id="1548296289">
          <w:marLeft w:val="1166"/>
          <w:marRight w:val="0"/>
          <w:marTop w:val="96"/>
          <w:marBottom w:val="0"/>
          <w:divBdr>
            <w:top w:val="none" w:sz="0" w:space="0" w:color="auto"/>
            <w:left w:val="none" w:sz="0" w:space="0" w:color="auto"/>
            <w:bottom w:val="none" w:sz="0" w:space="0" w:color="auto"/>
            <w:right w:val="none" w:sz="0" w:space="0" w:color="auto"/>
          </w:divBdr>
        </w:div>
      </w:divsChild>
    </w:div>
    <w:div w:id="946037088">
      <w:bodyDiv w:val="1"/>
      <w:marLeft w:val="0"/>
      <w:marRight w:val="0"/>
      <w:marTop w:val="0"/>
      <w:marBottom w:val="0"/>
      <w:divBdr>
        <w:top w:val="none" w:sz="0" w:space="0" w:color="auto"/>
        <w:left w:val="none" w:sz="0" w:space="0" w:color="auto"/>
        <w:bottom w:val="none" w:sz="0" w:space="0" w:color="auto"/>
        <w:right w:val="none" w:sz="0" w:space="0" w:color="auto"/>
      </w:divBdr>
    </w:div>
    <w:div w:id="946160037">
      <w:bodyDiv w:val="1"/>
      <w:marLeft w:val="0"/>
      <w:marRight w:val="0"/>
      <w:marTop w:val="0"/>
      <w:marBottom w:val="0"/>
      <w:divBdr>
        <w:top w:val="none" w:sz="0" w:space="0" w:color="auto"/>
        <w:left w:val="none" w:sz="0" w:space="0" w:color="auto"/>
        <w:bottom w:val="none" w:sz="0" w:space="0" w:color="auto"/>
        <w:right w:val="none" w:sz="0" w:space="0" w:color="auto"/>
      </w:divBdr>
    </w:div>
    <w:div w:id="946692174">
      <w:bodyDiv w:val="1"/>
      <w:marLeft w:val="0"/>
      <w:marRight w:val="0"/>
      <w:marTop w:val="0"/>
      <w:marBottom w:val="0"/>
      <w:divBdr>
        <w:top w:val="none" w:sz="0" w:space="0" w:color="auto"/>
        <w:left w:val="none" w:sz="0" w:space="0" w:color="auto"/>
        <w:bottom w:val="none" w:sz="0" w:space="0" w:color="auto"/>
        <w:right w:val="none" w:sz="0" w:space="0" w:color="auto"/>
      </w:divBdr>
    </w:div>
    <w:div w:id="946884426">
      <w:bodyDiv w:val="1"/>
      <w:marLeft w:val="0"/>
      <w:marRight w:val="0"/>
      <w:marTop w:val="0"/>
      <w:marBottom w:val="0"/>
      <w:divBdr>
        <w:top w:val="none" w:sz="0" w:space="0" w:color="auto"/>
        <w:left w:val="none" w:sz="0" w:space="0" w:color="auto"/>
        <w:bottom w:val="none" w:sz="0" w:space="0" w:color="auto"/>
        <w:right w:val="none" w:sz="0" w:space="0" w:color="auto"/>
      </w:divBdr>
    </w:div>
    <w:div w:id="947085394">
      <w:bodyDiv w:val="1"/>
      <w:marLeft w:val="0"/>
      <w:marRight w:val="0"/>
      <w:marTop w:val="0"/>
      <w:marBottom w:val="0"/>
      <w:divBdr>
        <w:top w:val="none" w:sz="0" w:space="0" w:color="auto"/>
        <w:left w:val="none" w:sz="0" w:space="0" w:color="auto"/>
        <w:bottom w:val="none" w:sz="0" w:space="0" w:color="auto"/>
        <w:right w:val="none" w:sz="0" w:space="0" w:color="auto"/>
      </w:divBdr>
      <w:divsChild>
        <w:div w:id="271790674">
          <w:marLeft w:val="547"/>
          <w:marRight w:val="0"/>
          <w:marTop w:val="115"/>
          <w:marBottom w:val="0"/>
          <w:divBdr>
            <w:top w:val="none" w:sz="0" w:space="0" w:color="auto"/>
            <w:left w:val="none" w:sz="0" w:space="0" w:color="auto"/>
            <w:bottom w:val="none" w:sz="0" w:space="0" w:color="auto"/>
            <w:right w:val="none" w:sz="0" w:space="0" w:color="auto"/>
          </w:divBdr>
        </w:div>
        <w:div w:id="602418494">
          <w:marLeft w:val="1166"/>
          <w:marRight w:val="0"/>
          <w:marTop w:val="96"/>
          <w:marBottom w:val="0"/>
          <w:divBdr>
            <w:top w:val="none" w:sz="0" w:space="0" w:color="auto"/>
            <w:left w:val="none" w:sz="0" w:space="0" w:color="auto"/>
            <w:bottom w:val="none" w:sz="0" w:space="0" w:color="auto"/>
            <w:right w:val="none" w:sz="0" w:space="0" w:color="auto"/>
          </w:divBdr>
        </w:div>
        <w:div w:id="1520310599">
          <w:marLeft w:val="1800"/>
          <w:marRight w:val="0"/>
          <w:marTop w:val="96"/>
          <w:marBottom w:val="0"/>
          <w:divBdr>
            <w:top w:val="none" w:sz="0" w:space="0" w:color="auto"/>
            <w:left w:val="none" w:sz="0" w:space="0" w:color="auto"/>
            <w:bottom w:val="none" w:sz="0" w:space="0" w:color="auto"/>
            <w:right w:val="none" w:sz="0" w:space="0" w:color="auto"/>
          </w:divBdr>
        </w:div>
      </w:divsChild>
    </w:div>
    <w:div w:id="947276101">
      <w:bodyDiv w:val="1"/>
      <w:marLeft w:val="0"/>
      <w:marRight w:val="0"/>
      <w:marTop w:val="0"/>
      <w:marBottom w:val="0"/>
      <w:divBdr>
        <w:top w:val="none" w:sz="0" w:space="0" w:color="auto"/>
        <w:left w:val="none" w:sz="0" w:space="0" w:color="auto"/>
        <w:bottom w:val="none" w:sz="0" w:space="0" w:color="auto"/>
        <w:right w:val="none" w:sz="0" w:space="0" w:color="auto"/>
      </w:divBdr>
    </w:div>
    <w:div w:id="948439499">
      <w:bodyDiv w:val="1"/>
      <w:marLeft w:val="0"/>
      <w:marRight w:val="0"/>
      <w:marTop w:val="0"/>
      <w:marBottom w:val="0"/>
      <w:divBdr>
        <w:top w:val="none" w:sz="0" w:space="0" w:color="auto"/>
        <w:left w:val="none" w:sz="0" w:space="0" w:color="auto"/>
        <w:bottom w:val="none" w:sz="0" w:space="0" w:color="auto"/>
        <w:right w:val="none" w:sz="0" w:space="0" w:color="auto"/>
      </w:divBdr>
    </w:div>
    <w:div w:id="948656371">
      <w:bodyDiv w:val="1"/>
      <w:marLeft w:val="0"/>
      <w:marRight w:val="0"/>
      <w:marTop w:val="0"/>
      <w:marBottom w:val="0"/>
      <w:divBdr>
        <w:top w:val="none" w:sz="0" w:space="0" w:color="auto"/>
        <w:left w:val="none" w:sz="0" w:space="0" w:color="auto"/>
        <w:bottom w:val="none" w:sz="0" w:space="0" w:color="auto"/>
        <w:right w:val="none" w:sz="0" w:space="0" w:color="auto"/>
      </w:divBdr>
      <w:divsChild>
        <w:div w:id="682511258">
          <w:marLeft w:val="1166"/>
          <w:marRight w:val="0"/>
          <w:marTop w:val="125"/>
          <w:marBottom w:val="0"/>
          <w:divBdr>
            <w:top w:val="none" w:sz="0" w:space="0" w:color="auto"/>
            <w:left w:val="none" w:sz="0" w:space="0" w:color="auto"/>
            <w:bottom w:val="none" w:sz="0" w:space="0" w:color="auto"/>
            <w:right w:val="none" w:sz="0" w:space="0" w:color="auto"/>
          </w:divBdr>
        </w:div>
        <w:div w:id="684475750">
          <w:marLeft w:val="1800"/>
          <w:marRight w:val="0"/>
          <w:marTop w:val="106"/>
          <w:marBottom w:val="0"/>
          <w:divBdr>
            <w:top w:val="none" w:sz="0" w:space="0" w:color="auto"/>
            <w:left w:val="none" w:sz="0" w:space="0" w:color="auto"/>
            <w:bottom w:val="none" w:sz="0" w:space="0" w:color="auto"/>
            <w:right w:val="none" w:sz="0" w:space="0" w:color="auto"/>
          </w:divBdr>
        </w:div>
        <w:div w:id="692613885">
          <w:marLeft w:val="1800"/>
          <w:marRight w:val="0"/>
          <w:marTop w:val="106"/>
          <w:marBottom w:val="0"/>
          <w:divBdr>
            <w:top w:val="none" w:sz="0" w:space="0" w:color="auto"/>
            <w:left w:val="none" w:sz="0" w:space="0" w:color="auto"/>
            <w:bottom w:val="none" w:sz="0" w:space="0" w:color="auto"/>
            <w:right w:val="none" w:sz="0" w:space="0" w:color="auto"/>
          </w:divBdr>
        </w:div>
        <w:div w:id="750354042">
          <w:marLeft w:val="1166"/>
          <w:marRight w:val="0"/>
          <w:marTop w:val="125"/>
          <w:marBottom w:val="0"/>
          <w:divBdr>
            <w:top w:val="none" w:sz="0" w:space="0" w:color="auto"/>
            <w:left w:val="none" w:sz="0" w:space="0" w:color="auto"/>
            <w:bottom w:val="none" w:sz="0" w:space="0" w:color="auto"/>
            <w:right w:val="none" w:sz="0" w:space="0" w:color="auto"/>
          </w:divBdr>
        </w:div>
        <w:div w:id="1361206747">
          <w:marLeft w:val="1166"/>
          <w:marRight w:val="0"/>
          <w:marTop w:val="125"/>
          <w:marBottom w:val="0"/>
          <w:divBdr>
            <w:top w:val="none" w:sz="0" w:space="0" w:color="auto"/>
            <w:left w:val="none" w:sz="0" w:space="0" w:color="auto"/>
            <w:bottom w:val="none" w:sz="0" w:space="0" w:color="auto"/>
            <w:right w:val="none" w:sz="0" w:space="0" w:color="auto"/>
          </w:divBdr>
        </w:div>
        <w:div w:id="1445614344">
          <w:marLeft w:val="547"/>
          <w:marRight w:val="0"/>
          <w:marTop w:val="144"/>
          <w:marBottom w:val="0"/>
          <w:divBdr>
            <w:top w:val="none" w:sz="0" w:space="0" w:color="auto"/>
            <w:left w:val="none" w:sz="0" w:space="0" w:color="auto"/>
            <w:bottom w:val="none" w:sz="0" w:space="0" w:color="auto"/>
            <w:right w:val="none" w:sz="0" w:space="0" w:color="auto"/>
          </w:divBdr>
        </w:div>
      </w:divsChild>
    </w:div>
    <w:div w:id="949438199">
      <w:bodyDiv w:val="1"/>
      <w:marLeft w:val="0"/>
      <w:marRight w:val="0"/>
      <w:marTop w:val="0"/>
      <w:marBottom w:val="0"/>
      <w:divBdr>
        <w:top w:val="none" w:sz="0" w:space="0" w:color="auto"/>
        <w:left w:val="none" w:sz="0" w:space="0" w:color="auto"/>
        <w:bottom w:val="none" w:sz="0" w:space="0" w:color="auto"/>
        <w:right w:val="none" w:sz="0" w:space="0" w:color="auto"/>
      </w:divBdr>
    </w:div>
    <w:div w:id="949556186">
      <w:bodyDiv w:val="1"/>
      <w:marLeft w:val="0"/>
      <w:marRight w:val="0"/>
      <w:marTop w:val="0"/>
      <w:marBottom w:val="0"/>
      <w:divBdr>
        <w:top w:val="none" w:sz="0" w:space="0" w:color="auto"/>
        <w:left w:val="none" w:sz="0" w:space="0" w:color="auto"/>
        <w:bottom w:val="none" w:sz="0" w:space="0" w:color="auto"/>
        <w:right w:val="none" w:sz="0" w:space="0" w:color="auto"/>
      </w:divBdr>
      <w:divsChild>
        <w:div w:id="55860907">
          <w:marLeft w:val="547"/>
          <w:marRight w:val="0"/>
          <w:marTop w:val="134"/>
          <w:marBottom w:val="0"/>
          <w:divBdr>
            <w:top w:val="none" w:sz="0" w:space="0" w:color="auto"/>
            <w:left w:val="none" w:sz="0" w:space="0" w:color="auto"/>
            <w:bottom w:val="none" w:sz="0" w:space="0" w:color="auto"/>
            <w:right w:val="none" w:sz="0" w:space="0" w:color="auto"/>
          </w:divBdr>
        </w:div>
        <w:div w:id="519857975">
          <w:marLeft w:val="1800"/>
          <w:marRight w:val="0"/>
          <w:marTop w:val="96"/>
          <w:marBottom w:val="0"/>
          <w:divBdr>
            <w:top w:val="none" w:sz="0" w:space="0" w:color="auto"/>
            <w:left w:val="none" w:sz="0" w:space="0" w:color="auto"/>
            <w:bottom w:val="none" w:sz="0" w:space="0" w:color="auto"/>
            <w:right w:val="none" w:sz="0" w:space="0" w:color="auto"/>
          </w:divBdr>
        </w:div>
        <w:div w:id="702901023">
          <w:marLeft w:val="1166"/>
          <w:marRight w:val="0"/>
          <w:marTop w:val="115"/>
          <w:marBottom w:val="0"/>
          <w:divBdr>
            <w:top w:val="none" w:sz="0" w:space="0" w:color="auto"/>
            <w:left w:val="none" w:sz="0" w:space="0" w:color="auto"/>
            <w:bottom w:val="none" w:sz="0" w:space="0" w:color="auto"/>
            <w:right w:val="none" w:sz="0" w:space="0" w:color="auto"/>
          </w:divBdr>
        </w:div>
        <w:div w:id="747188821">
          <w:marLeft w:val="1166"/>
          <w:marRight w:val="0"/>
          <w:marTop w:val="115"/>
          <w:marBottom w:val="0"/>
          <w:divBdr>
            <w:top w:val="none" w:sz="0" w:space="0" w:color="auto"/>
            <w:left w:val="none" w:sz="0" w:space="0" w:color="auto"/>
            <w:bottom w:val="none" w:sz="0" w:space="0" w:color="auto"/>
            <w:right w:val="none" w:sz="0" w:space="0" w:color="auto"/>
          </w:divBdr>
        </w:div>
        <w:div w:id="1137575035">
          <w:marLeft w:val="1166"/>
          <w:marRight w:val="0"/>
          <w:marTop w:val="115"/>
          <w:marBottom w:val="0"/>
          <w:divBdr>
            <w:top w:val="none" w:sz="0" w:space="0" w:color="auto"/>
            <w:left w:val="none" w:sz="0" w:space="0" w:color="auto"/>
            <w:bottom w:val="none" w:sz="0" w:space="0" w:color="auto"/>
            <w:right w:val="none" w:sz="0" w:space="0" w:color="auto"/>
          </w:divBdr>
        </w:div>
        <w:div w:id="1381439245">
          <w:marLeft w:val="1166"/>
          <w:marRight w:val="0"/>
          <w:marTop w:val="115"/>
          <w:marBottom w:val="0"/>
          <w:divBdr>
            <w:top w:val="none" w:sz="0" w:space="0" w:color="auto"/>
            <w:left w:val="none" w:sz="0" w:space="0" w:color="auto"/>
            <w:bottom w:val="none" w:sz="0" w:space="0" w:color="auto"/>
            <w:right w:val="none" w:sz="0" w:space="0" w:color="auto"/>
          </w:divBdr>
        </w:div>
        <w:div w:id="1431201578">
          <w:marLeft w:val="1800"/>
          <w:marRight w:val="0"/>
          <w:marTop w:val="96"/>
          <w:marBottom w:val="0"/>
          <w:divBdr>
            <w:top w:val="none" w:sz="0" w:space="0" w:color="auto"/>
            <w:left w:val="none" w:sz="0" w:space="0" w:color="auto"/>
            <w:bottom w:val="none" w:sz="0" w:space="0" w:color="auto"/>
            <w:right w:val="none" w:sz="0" w:space="0" w:color="auto"/>
          </w:divBdr>
        </w:div>
        <w:div w:id="1616788956">
          <w:marLeft w:val="1166"/>
          <w:marRight w:val="0"/>
          <w:marTop w:val="115"/>
          <w:marBottom w:val="0"/>
          <w:divBdr>
            <w:top w:val="none" w:sz="0" w:space="0" w:color="auto"/>
            <w:left w:val="none" w:sz="0" w:space="0" w:color="auto"/>
            <w:bottom w:val="none" w:sz="0" w:space="0" w:color="auto"/>
            <w:right w:val="none" w:sz="0" w:space="0" w:color="auto"/>
          </w:divBdr>
        </w:div>
        <w:div w:id="2122214168">
          <w:marLeft w:val="1166"/>
          <w:marRight w:val="0"/>
          <w:marTop w:val="115"/>
          <w:marBottom w:val="0"/>
          <w:divBdr>
            <w:top w:val="none" w:sz="0" w:space="0" w:color="auto"/>
            <w:left w:val="none" w:sz="0" w:space="0" w:color="auto"/>
            <w:bottom w:val="none" w:sz="0" w:space="0" w:color="auto"/>
            <w:right w:val="none" w:sz="0" w:space="0" w:color="auto"/>
          </w:divBdr>
        </w:div>
      </w:divsChild>
    </w:div>
    <w:div w:id="949750462">
      <w:bodyDiv w:val="1"/>
      <w:marLeft w:val="0"/>
      <w:marRight w:val="0"/>
      <w:marTop w:val="0"/>
      <w:marBottom w:val="0"/>
      <w:divBdr>
        <w:top w:val="none" w:sz="0" w:space="0" w:color="auto"/>
        <w:left w:val="none" w:sz="0" w:space="0" w:color="auto"/>
        <w:bottom w:val="none" w:sz="0" w:space="0" w:color="auto"/>
        <w:right w:val="none" w:sz="0" w:space="0" w:color="auto"/>
      </w:divBdr>
    </w:div>
    <w:div w:id="950211607">
      <w:bodyDiv w:val="1"/>
      <w:marLeft w:val="0"/>
      <w:marRight w:val="0"/>
      <w:marTop w:val="0"/>
      <w:marBottom w:val="0"/>
      <w:divBdr>
        <w:top w:val="none" w:sz="0" w:space="0" w:color="auto"/>
        <w:left w:val="none" w:sz="0" w:space="0" w:color="auto"/>
        <w:bottom w:val="none" w:sz="0" w:space="0" w:color="auto"/>
        <w:right w:val="none" w:sz="0" w:space="0" w:color="auto"/>
      </w:divBdr>
    </w:div>
    <w:div w:id="950864831">
      <w:bodyDiv w:val="1"/>
      <w:marLeft w:val="0"/>
      <w:marRight w:val="0"/>
      <w:marTop w:val="0"/>
      <w:marBottom w:val="0"/>
      <w:divBdr>
        <w:top w:val="none" w:sz="0" w:space="0" w:color="auto"/>
        <w:left w:val="none" w:sz="0" w:space="0" w:color="auto"/>
        <w:bottom w:val="none" w:sz="0" w:space="0" w:color="auto"/>
        <w:right w:val="none" w:sz="0" w:space="0" w:color="auto"/>
      </w:divBdr>
    </w:div>
    <w:div w:id="951474107">
      <w:bodyDiv w:val="1"/>
      <w:marLeft w:val="0"/>
      <w:marRight w:val="0"/>
      <w:marTop w:val="0"/>
      <w:marBottom w:val="0"/>
      <w:divBdr>
        <w:top w:val="none" w:sz="0" w:space="0" w:color="auto"/>
        <w:left w:val="none" w:sz="0" w:space="0" w:color="auto"/>
        <w:bottom w:val="none" w:sz="0" w:space="0" w:color="auto"/>
        <w:right w:val="none" w:sz="0" w:space="0" w:color="auto"/>
      </w:divBdr>
    </w:div>
    <w:div w:id="951975993">
      <w:bodyDiv w:val="1"/>
      <w:marLeft w:val="0"/>
      <w:marRight w:val="0"/>
      <w:marTop w:val="0"/>
      <w:marBottom w:val="0"/>
      <w:divBdr>
        <w:top w:val="none" w:sz="0" w:space="0" w:color="auto"/>
        <w:left w:val="none" w:sz="0" w:space="0" w:color="auto"/>
        <w:bottom w:val="none" w:sz="0" w:space="0" w:color="auto"/>
        <w:right w:val="none" w:sz="0" w:space="0" w:color="auto"/>
      </w:divBdr>
    </w:div>
    <w:div w:id="952177017">
      <w:bodyDiv w:val="1"/>
      <w:marLeft w:val="0"/>
      <w:marRight w:val="0"/>
      <w:marTop w:val="0"/>
      <w:marBottom w:val="0"/>
      <w:divBdr>
        <w:top w:val="none" w:sz="0" w:space="0" w:color="auto"/>
        <w:left w:val="none" w:sz="0" w:space="0" w:color="auto"/>
        <w:bottom w:val="none" w:sz="0" w:space="0" w:color="auto"/>
        <w:right w:val="none" w:sz="0" w:space="0" w:color="auto"/>
      </w:divBdr>
    </w:div>
    <w:div w:id="952201368">
      <w:bodyDiv w:val="1"/>
      <w:marLeft w:val="0"/>
      <w:marRight w:val="0"/>
      <w:marTop w:val="0"/>
      <w:marBottom w:val="0"/>
      <w:divBdr>
        <w:top w:val="none" w:sz="0" w:space="0" w:color="auto"/>
        <w:left w:val="none" w:sz="0" w:space="0" w:color="auto"/>
        <w:bottom w:val="none" w:sz="0" w:space="0" w:color="auto"/>
        <w:right w:val="none" w:sz="0" w:space="0" w:color="auto"/>
      </w:divBdr>
    </w:div>
    <w:div w:id="952400838">
      <w:bodyDiv w:val="1"/>
      <w:marLeft w:val="0"/>
      <w:marRight w:val="0"/>
      <w:marTop w:val="0"/>
      <w:marBottom w:val="0"/>
      <w:divBdr>
        <w:top w:val="none" w:sz="0" w:space="0" w:color="auto"/>
        <w:left w:val="none" w:sz="0" w:space="0" w:color="auto"/>
        <w:bottom w:val="none" w:sz="0" w:space="0" w:color="auto"/>
        <w:right w:val="none" w:sz="0" w:space="0" w:color="auto"/>
      </w:divBdr>
    </w:div>
    <w:div w:id="952830383">
      <w:bodyDiv w:val="1"/>
      <w:marLeft w:val="0"/>
      <w:marRight w:val="0"/>
      <w:marTop w:val="0"/>
      <w:marBottom w:val="0"/>
      <w:divBdr>
        <w:top w:val="none" w:sz="0" w:space="0" w:color="auto"/>
        <w:left w:val="none" w:sz="0" w:space="0" w:color="auto"/>
        <w:bottom w:val="none" w:sz="0" w:space="0" w:color="auto"/>
        <w:right w:val="none" w:sz="0" w:space="0" w:color="auto"/>
      </w:divBdr>
      <w:divsChild>
        <w:div w:id="542252611">
          <w:marLeft w:val="547"/>
          <w:marRight w:val="0"/>
          <w:marTop w:val="154"/>
          <w:marBottom w:val="0"/>
          <w:divBdr>
            <w:top w:val="none" w:sz="0" w:space="0" w:color="auto"/>
            <w:left w:val="none" w:sz="0" w:space="0" w:color="auto"/>
            <w:bottom w:val="none" w:sz="0" w:space="0" w:color="auto"/>
            <w:right w:val="none" w:sz="0" w:space="0" w:color="auto"/>
          </w:divBdr>
        </w:div>
        <w:div w:id="1455252439">
          <w:marLeft w:val="547"/>
          <w:marRight w:val="0"/>
          <w:marTop w:val="154"/>
          <w:marBottom w:val="0"/>
          <w:divBdr>
            <w:top w:val="none" w:sz="0" w:space="0" w:color="auto"/>
            <w:left w:val="none" w:sz="0" w:space="0" w:color="auto"/>
            <w:bottom w:val="none" w:sz="0" w:space="0" w:color="auto"/>
            <w:right w:val="none" w:sz="0" w:space="0" w:color="auto"/>
          </w:divBdr>
        </w:div>
        <w:div w:id="1525053323">
          <w:marLeft w:val="547"/>
          <w:marRight w:val="0"/>
          <w:marTop w:val="154"/>
          <w:marBottom w:val="0"/>
          <w:divBdr>
            <w:top w:val="none" w:sz="0" w:space="0" w:color="auto"/>
            <w:left w:val="none" w:sz="0" w:space="0" w:color="auto"/>
            <w:bottom w:val="none" w:sz="0" w:space="0" w:color="auto"/>
            <w:right w:val="none" w:sz="0" w:space="0" w:color="auto"/>
          </w:divBdr>
        </w:div>
      </w:divsChild>
    </w:div>
    <w:div w:id="952902161">
      <w:bodyDiv w:val="1"/>
      <w:marLeft w:val="0"/>
      <w:marRight w:val="0"/>
      <w:marTop w:val="0"/>
      <w:marBottom w:val="0"/>
      <w:divBdr>
        <w:top w:val="none" w:sz="0" w:space="0" w:color="auto"/>
        <w:left w:val="none" w:sz="0" w:space="0" w:color="auto"/>
        <w:bottom w:val="none" w:sz="0" w:space="0" w:color="auto"/>
        <w:right w:val="none" w:sz="0" w:space="0" w:color="auto"/>
      </w:divBdr>
      <w:divsChild>
        <w:div w:id="157884923">
          <w:marLeft w:val="0"/>
          <w:marRight w:val="0"/>
          <w:marTop w:val="0"/>
          <w:marBottom w:val="0"/>
          <w:divBdr>
            <w:top w:val="none" w:sz="0" w:space="0" w:color="auto"/>
            <w:left w:val="none" w:sz="0" w:space="0" w:color="auto"/>
            <w:bottom w:val="none" w:sz="0" w:space="0" w:color="auto"/>
            <w:right w:val="none" w:sz="0" w:space="0" w:color="auto"/>
          </w:divBdr>
          <w:divsChild>
            <w:div w:id="994410462">
              <w:marLeft w:val="0"/>
              <w:marRight w:val="0"/>
              <w:marTop w:val="0"/>
              <w:marBottom w:val="0"/>
              <w:divBdr>
                <w:top w:val="none" w:sz="0" w:space="0" w:color="auto"/>
                <w:left w:val="none" w:sz="0" w:space="0" w:color="auto"/>
                <w:bottom w:val="none" w:sz="0" w:space="0" w:color="auto"/>
                <w:right w:val="none" w:sz="0" w:space="0" w:color="auto"/>
              </w:divBdr>
            </w:div>
            <w:div w:id="1973559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706897">
      <w:bodyDiv w:val="1"/>
      <w:marLeft w:val="0"/>
      <w:marRight w:val="0"/>
      <w:marTop w:val="0"/>
      <w:marBottom w:val="0"/>
      <w:divBdr>
        <w:top w:val="none" w:sz="0" w:space="0" w:color="auto"/>
        <w:left w:val="none" w:sz="0" w:space="0" w:color="auto"/>
        <w:bottom w:val="none" w:sz="0" w:space="0" w:color="auto"/>
        <w:right w:val="none" w:sz="0" w:space="0" w:color="auto"/>
      </w:divBdr>
    </w:div>
    <w:div w:id="954555521">
      <w:bodyDiv w:val="1"/>
      <w:marLeft w:val="0"/>
      <w:marRight w:val="0"/>
      <w:marTop w:val="0"/>
      <w:marBottom w:val="0"/>
      <w:divBdr>
        <w:top w:val="none" w:sz="0" w:space="0" w:color="auto"/>
        <w:left w:val="none" w:sz="0" w:space="0" w:color="auto"/>
        <w:bottom w:val="none" w:sz="0" w:space="0" w:color="auto"/>
        <w:right w:val="none" w:sz="0" w:space="0" w:color="auto"/>
      </w:divBdr>
    </w:div>
    <w:div w:id="955719729">
      <w:bodyDiv w:val="1"/>
      <w:marLeft w:val="0"/>
      <w:marRight w:val="0"/>
      <w:marTop w:val="0"/>
      <w:marBottom w:val="0"/>
      <w:divBdr>
        <w:top w:val="none" w:sz="0" w:space="0" w:color="auto"/>
        <w:left w:val="none" w:sz="0" w:space="0" w:color="auto"/>
        <w:bottom w:val="none" w:sz="0" w:space="0" w:color="auto"/>
        <w:right w:val="none" w:sz="0" w:space="0" w:color="auto"/>
      </w:divBdr>
    </w:div>
    <w:div w:id="956065642">
      <w:bodyDiv w:val="1"/>
      <w:marLeft w:val="0"/>
      <w:marRight w:val="0"/>
      <w:marTop w:val="0"/>
      <w:marBottom w:val="0"/>
      <w:divBdr>
        <w:top w:val="none" w:sz="0" w:space="0" w:color="auto"/>
        <w:left w:val="none" w:sz="0" w:space="0" w:color="auto"/>
        <w:bottom w:val="none" w:sz="0" w:space="0" w:color="auto"/>
        <w:right w:val="none" w:sz="0" w:space="0" w:color="auto"/>
      </w:divBdr>
    </w:div>
    <w:div w:id="956066213">
      <w:bodyDiv w:val="1"/>
      <w:marLeft w:val="0"/>
      <w:marRight w:val="0"/>
      <w:marTop w:val="0"/>
      <w:marBottom w:val="0"/>
      <w:divBdr>
        <w:top w:val="none" w:sz="0" w:space="0" w:color="auto"/>
        <w:left w:val="none" w:sz="0" w:space="0" w:color="auto"/>
        <w:bottom w:val="none" w:sz="0" w:space="0" w:color="auto"/>
        <w:right w:val="none" w:sz="0" w:space="0" w:color="auto"/>
      </w:divBdr>
    </w:div>
    <w:div w:id="956254679">
      <w:bodyDiv w:val="1"/>
      <w:marLeft w:val="0"/>
      <w:marRight w:val="0"/>
      <w:marTop w:val="0"/>
      <w:marBottom w:val="0"/>
      <w:divBdr>
        <w:top w:val="none" w:sz="0" w:space="0" w:color="auto"/>
        <w:left w:val="none" w:sz="0" w:space="0" w:color="auto"/>
        <w:bottom w:val="none" w:sz="0" w:space="0" w:color="auto"/>
        <w:right w:val="none" w:sz="0" w:space="0" w:color="auto"/>
      </w:divBdr>
    </w:div>
    <w:div w:id="956643721">
      <w:bodyDiv w:val="1"/>
      <w:marLeft w:val="0"/>
      <w:marRight w:val="0"/>
      <w:marTop w:val="0"/>
      <w:marBottom w:val="0"/>
      <w:divBdr>
        <w:top w:val="none" w:sz="0" w:space="0" w:color="auto"/>
        <w:left w:val="none" w:sz="0" w:space="0" w:color="auto"/>
        <w:bottom w:val="none" w:sz="0" w:space="0" w:color="auto"/>
        <w:right w:val="none" w:sz="0" w:space="0" w:color="auto"/>
      </w:divBdr>
    </w:div>
    <w:div w:id="956646275">
      <w:bodyDiv w:val="1"/>
      <w:marLeft w:val="0"/>
      <w:marRight w:val="0"/>
      <w:marTop w:val="0"/>
      <w:marBottom w:val="0"/>
      <w:divBdr>
        <w:top w:val="none" w:sz="0" w:space="0" w:color="auto"/>
        <w:left w:val="none" w:sz="0" w:space="0" w:color="auto"/>
        <w:bottom w:val="none" w:sz="0" w:space="0" w:color="auto"/>
        <w:right w:val="none" w:sz="0" w:space="0" w:color="auto"/>
      </w:divBdr>
    </w:div>
    <w:div w:id="956788365">
      <w:bodyDiv w:val="1"/>
      <w:marLeft w:val="0"/>
      <w:marRight w:val="0"/>
      <w:marTop w:val="0"/>
      <w:marBottom w:val="0"/>
      <w:divBdr>
        <w:top w:val="none" w:sz="0" w:space="0" w:color="auto"/>
        <w:left w:val="none" w:sz="0" w:space="0" w:color="auto"/>
        <w:bottom w:val="none" w:sz="0" w:space="0" w:color="auto"/>
        <w:right w:val="none" w:sz="0" w:space="0" w:color="auto"/>
      </w:divBdr>
      <w:divsChild>
        <w:div w:id="1989356345">
          <w:marLeft w:val="0"/>
          <w:marRight w:val="0"/>
          <w:marTop w:val="0"/>
          <w:marBottom w:val="0"/>
          <w:divBdr>
            <w:top w:val="none" w:sz="0" w:space="0" w:color="auto"/>
            <w:left w:val="none" w:sz="0" w:space="0" w:color="auto"/>
            <w:bottom w:val="none" w:sz="0" w:space="0" w:color="auto"/>
            <w:right w:val="none" w:sz="0" w:space="0" w:color="auto"/>
          </w:divBdr>
          <w:divsChild>
            <w:div w:id="503204632">
              <w:marLeft w:val="0"/>
              <w:marRight w:val="0"/>
              <w:marTop w:val="0"/>
              <w:marBottom w:val="0"/>
              <w:divBdr>
                <w:top w:val="none" w:sz="0" w:space="0" w:color="auto"/>
                <w:left w:val="none" w:sz="0" w:space="0" w:color="auto"/>
                <w:bottom w:val="none" w:sz="0" w:space="0" w:color="auto"/>
                <w:right w:val="none" w:sz="0" w:space="0" w:color="auto"/>
              </w:divBdr>
            </w:div>
            <w:div w:id="808519702">
              <w:marLeft w:val="0"/>
              <w:marRight w:val="0"/>
              <w:marTop w:val="0"/>
              <w:marBottom w:val="0"/>
              <w:divBdr>
                <w:top w:val="none" w:sz="0" w:space="0" w:color="auto"/>
                <w:left w:val="none" w:sz="0" w:space="0" w:color="auto"/>
                <w:bottom w:val="none" w:sz="0" w:space="0" w:color="auto"/>
                <w:right w:val="none" w:sz="0" w:space="0" w:color="auto"/>
              </w:divBdr>
            </w:div>
            <w:div w:id="1027298338">
              <w:marLeft w:val="0"/>
              <w:marRight w:val="0"/>
              <w:marTop w:val="0"/>
              <w:marBottom w:val="0"/>
              <w:divBdr>
                <w:top w:val="none" w:sz="0" w:space="0" w:color="auto"/>
                <w:left w:val="none" w:sz="0" w:space="0" w:color="auto"/>
                <w:bottom w:val="none" w:sz="0" w:space="0" w:color="auto"/>
                <w:right w:val="none" w:sz="0" w:space="0" w:color="auto"/>
              </w:divBdr>
            </w:div>
            <w:div w:id="1236940157">
              <w:marLeft w:val="0"/>
              <w:marRight w:val="0"/>
              <w:marTop w:val="0"/>
              <w:marBottom w:val="0"/>
              <w:divBdr>
                <w:top w:val="none" w:sz="0" w:space="0" w:color="auto"/>
                <w:left w:val="none" w:sz="0" w:space="0" w:color="auto"/>
                <w:bottom w:val="none" w:sz="0" w:space="0" w:color="auto"/>
                <w:right w:val="none" w:sz="0" w:space="0" w:color="auto"/>
              </w:divBdr>
            </w:div>
            <w:div w:id="193019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88771">
      <w:bodyDiv w:val="1"/>
      <w:marLeft w:val="0"/>
      <w:marRight w:val="0"/>
      <w:marTop w:val="0"/>
      <w:marBottom w:val="0"/>
      <w:divBdr>
        <w:top w:val="none" w:sz="0" w:space="0" w:color="auto"/>
        <w:left w:val="none" w:sz="0" w:space="0" w:color="auto"/>
        <w:bottom w:val="none" w:sz="0" w:space="0" w:color="auto"/>
        <w:right w:val="none" w:sz="0" w:space="0" w:color="auto"/>
      </w:divBdr>
    </w:div>
    <w:div w:id="956981976">
      <w:bodyDiv w:val="1"/>
      <w:marLeft w:val="0"/>
      <w:marRight w:val="0"/>
      <w:marTop w:val="0"/>
      <w:marBottom w:val="0"/>
      <w:divBdr>
        <w:top w:val="none" w:sz="0" w:space="0" w:color="auto"/>
        <w:left w:val="none" w:sz="0" w:space="0" w:color="auto"/>
        <w:bottom w:val="none" w:sz="0" w:space="0" w:color="auto"/>
        <w:right w:val="none" w:sz="0" w:space="0" w:color="auto"/>
      </w:divBdr>
    </w:div>
    <w:div w:id="957563612">
      <w:bodyDiv w:val="1"/>
      <w:marLeft w:val="0"/>
      <w:marRight w:val="0"/>
      <w:marTop w:val="0"/>
      <w:marBottom w:val="0"/>
      <w:divBdr>
        <w:top w:val="none" w:sz="0" w:space="0" w:color="auto"/>
        <w:left w:val="none" w:sz="0" w:space="0" w:color="auto"/>
        <w:bottom w:val="none" w:sz="0" w:space="0" w:color="auto"/>
        <w:right w:val="none" w:sz="0" w:space="0" w:color="auto"/>
      </w:divBdr>
    </w:div>
    <w:div w:id="957569667">
      <w:bodyDiv w:val="1"/>
      <w:marLeft w:val="0"/>
      <w:marRight w:val="0"/>
      <w:marTop w:val="0"/>
      <w:marBottom w:val="0"/>
      <w:divBdr>
        <w:top w:val="none" w:sz="0" w:space="0" w:color="auto"/>
        <w:left w:val="none" w:sz="0" w:space="0" w:color="auto"/>
        <w:bottom w:val="none" w:sz="0" w:space="0" w:color="auto"/>
        <w:right w:val="none" w:sz="0" w:space="0" w:color="auto"/>
      </w:divBdr>
    </w:div>
    <w:div w:id="957683103">
      <w:bodyDiv w:val="1"/>
      <w:marLeft w:val="0"/>
      <w:marRight w:val="0"/>
      <w:marTop w:val="0"/>
      <w:marBottom w:val="0"/>
      <w:divBdr>
        <w:top w:val="none" w:sz="0" w:space="0" w:color="auto"/>
        <w:left w:val="none" w:sz="0" w:space="0" w:color="auto"/>
        <w:bottom w:val="none" w:sz="0" w:space="0" w:color="auto"/>
        <w:right w:val="none" w:sz="0" w:space="0" w:color="auto"/>
      </w:divBdr>
    </w:div>
    <w:div w:id="958410354">
      <w:bodyDiv w:val="1"/>
      <w:marLeft w:val="0"/>
      <w:marRight w:val="0"/>
      <w:marTop w:val="0"/>
      <w:marBottom w:val="0"/>
      <w:divBdr>
        <w:top w:val="none" w:sz="0" w:space="0" w:color="auto"/>
        <w:left w:val="none" w:sz="0" w:space="0" w:color="auto"/>
        <w:bottom w:val="none" w:sz="0" w:space="0" w:color="auto"/>
        <w:right w:val="none" w:sz="0" w:space="0" w:color="auto"/>
      </w:divBdr>
    </w:div>
    <w:div w:id="958923932">
      <w:bodyDiv w:val="1"/>
      <w:marLeft w:val="0"/>
      <w:marRight w:val="0"/>
      <w:marTop w:val="0"/>
      <w:marBottom w:val="0"/>
      <w:divBdr>
        <w:top w:val="none" w:sz="0" w:space="0" w:color="auto"/>
        <w:left w:val="none" w:sz="0" w:space="0" w:color="auto"/>
        <w:bottom w:val="none" w:sz="0" w:space="0" w:color="auto"/>
        <w:right w:val="none" w:sz="0" w:space="0" w:color="auto"/>
      </w:divBdr>
      <w:divsChild>
        <w:div w:id="222568943">
          <w:marLeft w:val="1166"/>
          <w:marRight w:val="0"/>
          <w:marTop w:val="96"/>
          <w:marBottom w:val="0"/>
          <w:divBdr>
            <w:top w:val="none" w:sz="0" w:space="0" w:color="auto"/>
            <w:left w:val="none" w:sz="0" w:space="0" w:color="auto"/>
            <w:bottom w:val="none" w:sz="0" w:space="0" w:color="auto"/>
            <w:right w:val="none" w:sz="0" w:space="0" w:color="auto"/>
          </w:divBdr>
        </w:div>
        <w:div w:id="228228040">
          <w:marLeft w:val="1166"/>
          <w:marRight w:val="0"/>
          <w:marTop w:val="96"/>
          <w:marBottom w:val="0"/>
          <w:divBdr>
            <w:top w:val="none" w:sz="0" w:space="0" w:color="auto"/>
            <w:left w:val="none" w:sz="0" w:space="0" w:color="auto"/>
            <w:bottom w:val="none" w:sz="0" w:space="0" w:color="auto"/>
            <w:right w:val="none" w:sz="0" w:space="0" w:color="auto"/>
          </w:divBdr>
        </w:div>
        <w:div w:id="228463931">
          <w:marLeft w:val="1800"/>
          <w:marRight w:val="0"/>
          <w:marTop w:val="77"/>
          <w:marBottom w:val="0"/>
          <w:divBdr>
            <w:top w:val="none" w:sz="0" w:space="0" w:color="auto"/>
            <w:left w:val="none" w:sz="0" w:space="0" w:color="auto"/>
            <w:bottom w:val="none" w:sz="0" w:space="0" w:color="auto"/>
            <w:right w:val="none" w:sz="0" w:space="0" w:color="auto"/>
          </w:divBdr>
        </w:div>
        <w:div w:id="383217641">
          <w:marLeft w:val="547"/>
          <w:marRight w:val="0"/>
          <w:marTop w:val="115"/>
          <w:marBottom w:val="0"/>
          <w:divBdr>
            <w:top w:val="none" w:sz="0" w:space="0" w:color="auto"/>
            <w:left w:val="none" w:sz="0" w:space="0" w:color="auto"/>
            <w:bottom w:val="none" w:sz="0" w:space="0" w:color="auto"/>
            <w:right w:val="none" w:sz="0" w:space="0" w:color="auto"/>
          </w:divBdr>
        </w:div>
        <w:div w:id="725027981">
          <w:marLeft w:val="1800"/>
          <w:marRight w:val="0"/>
          <w:marTop w:val="77"/>
          <w:marBottom w:val="0"/>
          <w:divBdr>
            <w:top w:val="none" w:sz="0" w:space="0" w:color="auto"/>
            <w:left w:val="none" w:sz="0" w:space="0" w:color="auto"/>
            <w:bottom w:val="none" w:sz="0" w:space="0" w:color="auto"/>
            <w:right w:val="none" w:sz="0" w:space="0" w:color="auto"/>
          </w:divBdr>
        </w:div>
        <w:div w:id="1416433405">
          <w:marLeft w:val="547"/>
          <w:marRight w:val="0"/>
          <w:marTop w:val="115"/>
          <w:marBottom w:val="0"/>
          <w:divBdr>
            <w:top w:val="none" w:sz="0" w:space="0" w:color="auto"/>
            <w:left w:val="none" w:sz="0" w:space="0" w:color="auto"/>
            <w:bottom w:val="none" w:sz="0" w:space="0" w:color="auto"/>
            <w:right w:val="none" w:sz="0" w:space="0" w:color="auto"/>
          </w:divBdr>
        </w:div>
        <w:div w:id="1501584789">
          <w:marLeft w:val="1800"/>
          <w:marRight w:val="0"/>
          <w:marTop w:val="77"/>
          <w:marBottom w:val="0"/>
          <w:divBdr>
            <w:top w:val="none" w:sz="0" w:space="0" w:color="auto"/>
            <w:left w:val="none" w:sz="0" w:space="0" w:color="auto"/>
            <w:bottom w:val="none" w:sz="0" w:space="0" w:color="auto"/>
            <w:right w:val="none" w:sz="0" w:space="0" w:color="auto"/>
          </w:divBdr>
        </w:div>
        <w:div w:id="1589652989">
          <w:marLeft w:val="1800"/>
          <w:marRight w:val="0"/>
          <w:marTop w:val="77"/>
          <w:marBottom w:val="0"/>
          <w:divBdr>
            <w:top w:val="none" w:sz="0" w:space="0" w:color="auto"/>
            <w:left w:val="none" w:sz="0" w:space="0" w:color="auto"/>
            <w:bottom w:val="none" w:sz="0" w:space="0" w:color="auto"/>
            <w:right w:val="none" w:sz="0" w:space="0" w:color="auto"/>
          </w:divBdr>
        </w:div>
        <w:div w:id="1655062095">
          <w:marLeft w:val="1800"/>
          <w:marRight w:val="0"/>
          <w:marTop w:val="77"/>
          <w:marBottom w:val="0"/>
          <w:divBdr>
            <w:top w:val="none" w:sz="0" w:space="0" w:color="auto"/>
            <w:left w:val="none" w:sz="0" w:space="0" w:color="auto"/>
            <w:bottom w:val="none" w:sz="0" w:space="0" w:color="auto"/>
            <w:right w:val="none" w:sz="0" w:space="0" w:color="auto"/>
          </w:divBdr>
        </w:div>
        <w:div w:id="1703243735">
          <w:marLeft w:val="1800"/>
          <w:marRight w:val="0"/>
          <w:marTop w:val="77"/>
          <w:marBottom w:val="0"/>
          <w:divBdr>
            <w:top w:val="none" w:sz="0" w:space="0" w:color="auto"/>
            <w:left w:val="none" w:sz="0" w:space="0" w:color="auto"/>
            <w:bottom w:val="none" w:sz="0" w:space="0" w:color="auto"/>
            <w:right w:val="none" w:sz="0" w:space="0" w:color="auto"/>
          </w:divBdr>
        </w:div>
      </w:divsChild>
    </w:div>
    <w:div w:id="959268110">
      <w:bodyDiv w:val="1"/>
      <w:marLeft w:val="0"/>
      <w:marRight w:val="0"/>
      <w:marTop w:val="0"/>
      <w:marBottom w:val="0"/>
      <w:divBdr>
        <w:top w:val="none" w:sz="0" w:space="0" w:color="auto"/>
        <w:left w:val="none" w:sz="0" w:space="0" w:color="auto"/>
        <w:bottom w:val="none" w:sz="0" w:space="0" w:color="auto"/>
        <w:right w:val="none" w:sz="0" w:space="0" w:color="auto"/>
      </w:divBdr>
    </w:div>
    <w:div w:id="959530605">
      <w:bodyDiv w:val="1"/>
      <w:marLeft w:val="0"/>
      <w:marRight w:val="0"/>
      <w:marTop w:val="0"/>
      <w:marBottom w:val="0"/>
      <w:divBdr>
        <w:top w:val="none" w:sz="0" w:space="0" w:color="auto"/>
        <w:left w:val="none" w:sz="0" w:space="0" w:color="auto"/>
        <w:bottom w:val="none" w:sz="0" w:space="0" w:color="auto"/>
        <w:right w:val="none" w:sz="0" w:space="0" w:color="auto"/>
      </w:divBdr>
    </w:div>
    <w:div w:id="959921971">
      <w:bodyDiv w:val="1"/>
      <w:marLeft w:val="0"/>
      <w:marRight w:val="0"/>
      <w:marTop w:val="0"/>
      <w:marBottom w:val="0"/>
      <w:divBdr>
        <w:top w:val="none" w:sz="0" w:space="0" w:color="auto"/>
        <w:left w:val="none" w:sz="0" w:space="0" w:color="auto"/>
        <w:bottom w:val="none" w:sz="0" w:space="0" w:color="auto"/>
        <w:right w:val="none" w:sz="0" w:space="0" w:color="auto"/>
      </w:divBdr>
    </w:div>
    <w:div w:id="960109266">
      <w:bodyDiv w:val="1"/>
      <w:marLeft w:val="0"/>
      <w:marRight w:val="0"/>
      <w:marTop w:val="0"/>
      <w:marBottom w:val="0"/>
      <w:divBdr>
        <w:top w:val="none" w:sz="0" w:space="0" w:color="auto"/>
        <w:left w:val="none" w:sz="0" w:space="0" w:color="auto"/>
        <w:bottom w:val="none" w:sz="0" w:space="0" w:color="auto"/>
        <w:right w:val="none" w:sz="0" w:space="0" w:color="auto"/>
      </w:divBdr>
    </w:div>
    <w:div w:id="960695022">
      <w:bodyDiv w:val="1"/>
      <w:marLeft w:val="0"/>
      <w:marRight w:val="0"/>
      <w:marTop w:val="0"/>
      <w:marBottom w:val="0"/>
      <w:divBdr>
        <w:top w:val="none" w:sz="0" w:space="0" w:color="auto"/>
        <w:left w:val="none" w:sz="0" w:space="0" w:color="auto"/>
        <w:bottom w:val="none" w:sz="0" w:space="0" w:color="auto"/>
        <w:right w:val="none" w:sz="0" w:space="0" w:color="auto"/>
      </w:divBdr>
    </w:div>
    <w:div w:id="961224961">
      <w:bodyDiv w:val="1"/>
      <w:marLeft w:val="0"/>
      <w:marRight w:val="0"/>
      <w:marTop w:val="0"/>
      <w:marBottom w:val="0"/>
      <w:divBdr>
        <w:top w:val="none" w:sz="0" w:space="0" w:color="auto"/>
        <w:left w:val="none" w:sz="0" w:space="0" w:color="auto"/>
        <w:bottom w:val="none" w:sz="0" w:space="0" w:color="auto"/>
        <w:right w:val="none" w:sz="0" w:space="0" w:color="auto"/>
      </w:divBdr>
    </w:div>
    <w:div w:id="962034485">
      <w:bodyDiv w:val="1"/>
      <w:marLeft w:val="0"/>
      <w:marRight w:val="0"/>
      <w:marTop w:val="0"/>
      <w:marBottom w:val="0"/>
      <w:divBdr>
        <w:top w:val="none" w:sz="0" w:space="0" w:color="auto"/>
        <w:left w:val="none" w:sz="0" w:space="0" w:color="auto"/>
        <w:bottom w:val="none" w:sz="0" w:space="0" w:color="auto"/>
        <w:right w:val="none" w:sz="0" w:space="0" w:color="auto"/>
      </w:divBdr>
    </w:div>
    <w:div w:id="962154978">
      <w:bodyDiv w:val="1"/>
      <w:marLeft w:val="0"/>
      <w:marRight w:val="0"/>
      <w:marTop w:val="0"/>
      <w:marBottom w:val="0"/>
      <w:divBdr>
        <w:top w:val="none" w:sz="0" w:space="0" w:color="auto"/>
        <w:left w:val="none" w:sz="0" w:space="0" w:color="auto"/>
        <w:bottom w:val="none" w:sz="0" w:space="0" w:color="auto"/>
        <w:right w:val="none" w:sz="0" w:space="0" w:color="auto"/>
      </w:divBdr>
    </w:div>
    <w:div w:id="962997591">
      <w:bodyDiv w:val="1"/>
      <w:marLeft w:val="0"/>
      <w:marRight w:val="0"/>
      <w:marTop w:val="0"/>
      <w:marBottom w:val="0"/>
      <w:divBdr>
        <w:top w:val="none" w:sz="0" w:space="0" w:color="auto"/>
        <w:left w:val="none" w:sz="0" w:space="0" w:color="auto"/>
        <w:bottom w:val="none" w:sz="0" w:space="0" w:color="auto"/>
        <w:right w:val="none" w:sz="0" w:space="0" w:color="auto"/>
      </w:divBdr>
    </w:div>
    <w:div w:id="963266257">
      <w:bodyDiv w:val="1"/>
      <w:marLeft w:val="0"/>
      <w:marRight w:val="0"/>
      <w:marTop w:val="0"/>
      <w:marBottom w:val="0"/>
      <w:divBdr>
        <w:top w:val="none" w:sz="0" w:space="0" w:color="auto"/>
        <w:left w:val="none" w:sz="0" w:space="0" w:color="auto"/>
        <w:bottom w:val="none" w:sz="0" w:space="0" w:color="auto"/>
        <w:right w:val="none" w:sz="0" w:space="0" w:color="auto"/>
      </w:divBdr>
    </w:div>
    <w:div w:id="963271677">
      <w:bodyDiv w:val="1"/>
      <w:marLeft w:val="0"/>
      <w:marRight w:val="0"/>
      <w:marTop w:val="0"/>
      <w:marBottom w:val="0"/>
      <w:divBdr>
        <w:top w:val="none" w:sz="0" w:space="0" w:color="auto"/>
        <w:left w:val="none" w:sz="0" w:space="0" w:color="auto"/>
        <w:bottom w:val="none" w:sz="0" w:space="0" w:color="auto"/>
        <w:right w:val="none" w:sz="0" w:space="0" w:color="auto"/>
      </w:divBdr>
    </w:div>
    <w:div w:id="963851083">
      <w:bodyDiv w:val="1"/>
      <w:marLeft w:val="0"/>
      <w:marRight w:val="0"/>
      <w:marTop w:val="0"/>
      <w:marBottom w:val="0"/>
      <w:divBdr>
        <w:top w:val="none" w:sz="0" w:space="0" w:color="auto"/>
        <w:left w:val="none" w:sz="0" w:space="0" w:color="auto"/>
        <w:bottom w:val="none" w:sz="0" w:space="0" w:color="auto"/>
        <w:right w:val="none" w:sz="0" w:space="0" w:color="auto"/>
      </w:divBdr>
    </w:div>
    <w:div w:id="963924327">
      <w:bodyDiv w:val="1"/>
      <w:marLeft w:val="0"/>
      <w:marRight w:val="0"/>
      <w:marTop w:val="0"/>
      <w:marBottom w:val="0"/>
      <w:divBdr>
        <w:top w:val="none" w:sz="0" w:space="0" w:color="auto"/>
        <w:left w:val="none" w:sz="0" w:space="0" w:color="auto"/>
        <w:bottom w:val="none" w:sz="0" w:space="0" w:color="auto"/>
        <w:right w:val="none" w:sz="0" w:space="0" w:color="auto"/>
      </w:divBdr>
      <w:divsChild>
        <w:div w:id="8334491">
          <w:marLeft w:val="547"/>
          <w:marRight w:val="0"/>
          <w:marTop w:val="154"/>
          <w:marBottom w:val="0"/>
          <w:divBdr>
            <w:top w:val="none" w:sz="0" w:space="0" w:color="auto"/>
            <w:left w:val="none" w:sz="0" w:space="0" w:color="auto"/>
            <w:bottom w:val="none" w:sz="0" w:space="0" w:color="auto"/>
            <w:right w:val="none" w:sz="0" w:space="0" w:color="auto"/>
          </w:divBdr>
        </w:div>
      </w:divsChild>
    </w:div>
    <w:div w:id="964310519">
      <w:bodyDiv w:val="1"/>
      <w:marLeft w:val="0"/>
      <w:marRight w:val="0"/>
      <w:marTop w:val="0"/>
      <w:marBottom w:val="0"/>
      <w:divBdr>
        <w:top w:val="none" w:sz="0" w:space="0" w:color="auto"/>
        <w:left w:val="none" w:sz="0" w:space="0" w:color="auto"/>
        <w:bottom w:val="none" w:sz="0" w:space="0" w:color="auto"/>
        <w:right w:val="none" w:sz="0" w:space="0" w:color="auto"/>
      </w:divBdr>
    </w:div>
    <w:div w:id="964386557">
      <w:bodyDiv w:val="1"/>
      <w:marLeft w:val="0"/>
      <w:marRight w:val="0"/>
      <w:marTop w:val="0"/>
      <w:marBottom w:val="0"/>
      <w:divBdr>
        <w:top w:val="none" w:sz="0" w:space="0" w:color="auto"/>
        <w:left w:val="none" w:sz="0" w:space="0" w:color="auto"/>
        <w:bottom w:val="none" w:sz="0" w:space="0" w:color="auto"/>
        <w:right w:val="none" w:sz="0" w:space="0" w:color="auto"/>
      </w:divBdr>
    </w:div>
    <w:div w:id="965698230">
      <w:bodyDiv w:val="1"/>
      <w:marLeft w:val="0"/>
      <w:marRight w:val="0"/>
      <w:marTop w:val="0"/>
      <w:marBottom w:val="0"/>
      <w:divBdr>
        <w:top w:val="none" w:sz="0" w:space="0" w:color="auto"/>
        <w:left w:val="none" w:sz="0" w:space="0" w:color="auto"/>
        <w:bottom w:val="none" w:sz="0" w:space="0" w:color="auto"/>
        <w:right w:val="none" w:sz="0" w:space="0" w:color="auto"/>
      </w:divBdr>
    </w:div>
    <w:div w:id="965819072">
      <w:bodyDiv w:val="1"/>
      <w:marLeft w:val="0"/>
      <w:marRight w:val="0"/>
      <w:marTop w:val="0"/>
      <w:marBottom w:val="0"/>
      <w:divBdr>
        <w:top w:val="none" w:sz="0" w:space="0" w:color="auto"/>
        <w:left w:val="none" w:sz="0" w:space="0" w:color="auto"/>
        <w:bottom w:val="none" w:sz="0" w:space="0" w:color="auto"/>
        <w:right w:val="none" w:sz="0" w:space="0" w:color="auto"/>
      </w:divBdr>
      <w:divsChild>
        <w:div w:id="72706220">
          <w:marLeft w:val="547"/>
          <w:marRight w:val="0"/>
          <w:marTop w:val="115"/>
          <w:marBottom w:val="0"/>
          <w:divBdr>
            <w:top w:val="none" w:sz="0" w:space="0" w:color="auto"/>
            <w:left w:val="none" w:sz="0" w:space="0" w:color="auto"/>
            <w:bottom w:val="none" w:sz="0" w:space="0" w:color="auto"/>
            <w:right w:val="none" w:sz="0" w:space="0" w:color="auto"/>
          </w:divBdr>
        </w:div>
        <w:div w:id="510918806">
          <w:marLeft w:val="547"/>
          <w:marRight w:val="0"/>
          <w:marTop w:val="115"/>
          <w:marBottom w:val="0"/>
          <w:divBdr>
            <w:top w:val="none" w:sz="0" w:space="0" w:color="auto"/>
            <w:left w:val="none" w:sz="0" w:space="0" w:color="auto"/>
            <w:bottom w:val="none" w:sz="0" w:space="0" w:color="auto"/>
            <w:right w:val="none" w:sz="0" w:space="0" w:color="auto"/>
          </w:divBdr>
        </w:div>
        <w:div w:id="870266871">
          <w:marLeft w:val="1166"/>
          <w:marRight w:val="0"/>
          <w:marTop w:val="96"/>
          <w:marBottom w:val="0"/>
          <w:divBdr>
            <w:top w:val="none" w:sz="0" w:space="0" w:color="auto"/>
            <w:left w:val="none" w:sz="0" w:space="0" w:color="auto"/>
            <w:bottom w:val="none" w:sz="0" w:space="0" w:color="auto"/>
            <w:right w:val="none" w:sz="0" w:space="0" w:color="auto"/>
          </w:divBdr>
        </w:div>
        <w:div w:id="963389885">
          <w:marLeft w:val="1166"/>
          <w:marRight w:val="0"/>
          <w:marTop w:val="96"/>
          <w:marBottom w:val="0"/>
          <w:divBdr>
            <w:top w:val="none" w:sz="0" w:space="0" w:color="auto"/>
            <w:left w:val="none" w:sz="0" w:space="0" w:color="auto"/>
            <w:bottom w:val="none" w:sz="0" w:space="0" w:color="auto"/>
            <w:right w:val="none" w:sz="0" w:space="0" w:color="auto"/>
          </w:divBdr>
        </w:div>
        <w:div w:id="1261454514">
          <w:marLeft w:val="1166"/>
          <w:marRight w:val="0"/>
          <w:marTop w:val="96"/>
          <w:marBottom w:val="0"/>
          <w:divBdr>
            <w:top w:val="none" w:sz="0" w:space="0" w:color="auto"/>
            <w:left w:val="none" w:sz="0" w:space="0" w:color="auto"/>
            <w:bottom w:val="none" w:sz="0" w:space="0" w:color="auto"/>
            <w:right w:val="none" w:sz="0" w:space="0" w:color="auto"/>
          </w:divBdr>
        </w:div>
        <w:div w:id="1488475848">
          <w:marLeft w:val="1800"/>
          <w:marRight w:val="0"/>
          <w:marTop w:val="86"/>
          <w:marBottom w:val="0"/>
          <w:divBdr>
            <w:top w:val="none" w:sz="0" w:space="0" w:color="auto"/>
            <w:left w:val="none" w:sz="0" w:space="0" w:color="auto"/>
            <w:bottom w:val="none" w:sz="0" w:space="0" w:color="auto"/>
            <w:right w:val="none" w:sz="0" w:space="0" w:color="auto"/>
          </w:divBdr>
        </w:div>
        <w:div w:id="1635793634">
          <w:marLeft w:val="1166"/>
          <w:marRight w:val="0"/>
          <w:marTop w:val="96"/>
          <w:marBottom w:val="0"/>
          <w:divBdr>
            <w:top w:val="none" w:sz="0" w:space="0" w:color="auto"/>
            <w:left w:val="none" w:sz="0" w:space="0" w:color="auto"/>
            <w:bottom w:val="none" w:sz="0" w:space="0" w:color="auto"/>
            <w:right w:val="none" w:sz="0" w:space="0" w:color="auto"/>
          </w:divBdr>
        </w:div>
        <w:div w:id="1710060119">
          <w:marLeft w:val="1166"/>
          <w:marRight w:val="0"/>
          <w:marTop w:val="96"/>
          <w:marBottom w:val="0"/>
          <w:divBdr>
            <w:top w:val="none" w:sz="0" w:space="0" w:color="auto"/>
            <w:left w:val="none" w:sz="0" w:space="0" w:color="auto"/>
            <w:bottom w:val="none" w:sz="0" w:space="0" w:color="auto"/>
            <w:right w:val="none" w:sz="0" w:space="0" w:color="auto"/>
          </w:divBdr>
        </w:div>
        <w:div w:id="1834450300">
          <w:marLeft w:val="1166"/>
          <w:marRight w:val="0"/>
          <w:marTop w:val="96"/>
          <w:marBottom w:val="0"/>
          <w:divBdr>
            <w:top w:val="none" w:sz="0" w:space="0" w:color="auto"/>
            <w:left w:val="none" w:sz="0" w:space="0" w:color="auto"/>
            <w:bottom w:val="none" w:sz="0" w:space="0" w:color="auto"/>
            <w:right w:val="none" w:sz="0" w:space="0" w:color="auto"/>
          </w:divBdr>
        </w:div>
        <w:div w:id="1984308220">
          <w:marLeft w:val="1166"/>
          <w:marRight w:val="0"/>
          <w:marTop w:val="96"/>
          <w:marBottom w:val="0"/>
          <w:divBdr>
            <w:top w:val="none" w:sz="0" w:space="0" w:color="auto"/>
            <w:left w:val="none" w:sz="0" w:space="0" w:color="auto"/>
            <w:bottom w:val="none" w:sz="0" w:space="0" w:color="auto"/>
            <w:right w:val="none" w:sz="0" w:space="0" w:color="auto"/>
          </w:divBdr>
        </w:div>
        <w:div w:id="2106922938">
          <w:marLeft w:val="1166"/>
          <w:marRight w:val="0"/>
          <w:marTop w:val="96"/>
          <w:marBottom w:val="0"/>
          <w:divBdr>
            <w:top w:val="none" w:sz="0" w:space="0" w:color="auto"/>
            <w:left w:val="none" w:sz="0" w:space="0" w:color="auto"/>
            <w:bottom w:val="none" w:sz="0" w:space="0" w:color="auto"/>
            <w:right w:val="none" w:sz="0" w:space="0" w:color="auto"/>
          </w:divBdr>
        </w:div>
      </w:divsChild>
    </w:div>
    <w:div w:id="965892034">
      <w:bodyDiv w:val="1"/>
      <w:marLeft w:val="0"/>
      <w:marRight w:val="0"/>
      <w:marTop w:val="0"/>
      <w:marBottom w:val="0"/>
      <w:divBdr>
        <w:top w:val="none" w:sz="0" w:space="0" w:color="auto"/>
        <w:left w:val="none" w:sz="0" w:space="0" w:color="auto"/>
        <w:bottom w:val="none" w:sz="0" w:space="0" w:color="auto"/>
        <w:right w:val="none" w:sz="0" w:space="0" w:color="auto"/>
      </w:divBdr>
    </w:div>
    <w:div w:id="966081387">
      <w:bodyDiv w:val="1"/>
      <w:marLeft w:val="0"/>
      <w:marRight w:val="0"/>
      <w:marTop w:val="0"/>
      <w:marBottom w:val="0"/>
      <w:divBdr>
        <w:top w:val="none" w:sz="0" w:space="0" w:color="auto"/>
        <w:left w:val="none" w:sz="0" w:space="0" w:color="auto"/>
        <w:bottom w:val="none" w:sz="0" w:space="0" w:color="auto"/>
        <w:right w:val="none" w:sz="0" w:space="0" w:color="auto"/>
      </w:divBdr>
    </w:div>
    <w:div w:id="966088189">
      <w:bodyDiv w:val="1"/>
      <w:marLeft w:val="0"/>
      <w:marRight w:val="0"/>
      <w:marTop w:val="0"/>
      <w:marBottom w:val="0"/>
      <w:divBdr>
        <w:top w:val="none" w:sz="0" w:space="0" w:color="auto"/>
        <w:left w:val="none" w:sz="0" w:space="0" w:color="auto"/>
        <w:bottom w:val="none" w:sz="0" w:space="0" w:color="auto"/>
        <w:right w:val="none" w:sz="0" w:space="0" w:color="auto"/>
      </w:divBdr>
    </w:div>
    <w:div w:id="967079459">
      <w:bodyDiv w:val="1"/>
      <w:marLeft w:val="0"/>
      <w:marRight w:val="0"/>
      <w:marTop w:val="0"/>
      <w:marBottom w:val="0"/>
      <w:divBdr>
        <w:top w:val="none" w:sz="0" w:space="0" w:color="auto"/>
        <w:left w:val="none" w:sz="0" w:space="0" w:color="auto"/>
        <w:bottom w:val="none" w:sz="0" w:space="0" w:color="auto"/>
        <w:right w:val="none" w:sz="0" w:space="0" w:color="auto"/>
      </w:divBdr>
      <w:divsChild>
        <w:div w:id="27528635">
          <w:marLeft w:val="1800"/>
          <w:marRight w:val="0"/>
          <w:marTop w:val="77"/>
          <w:marBottom w:val="0"/>
          <w:divBdr>
            <w:top w:val="none" w:sz="0" w:space="0" w:color="auto"/>
            <w:left w:val="none" w:sz="0" w:space="0" w:color="auto"/>
            <w:bottom w:val="none" w:sz="0" w:space="0" w:color="auto"/>
            <w:right w:val="none" w:sz="0" w:space="0" w:color="auto"/>
          </w:divBdr>
        </w:div>
        <w:div w:id="124274454">
          <w:marLeft w:val="1800"/>
          <w:marRight w:val="0"/>
          <w:marTop w:val="77"/>
          <w:marBottom w:val="0"/>
          <w:divBdr>
            <w:top w:val="none" w:sz="0" w:space="0" w:color="auto"/>
            <w:left w:val="none" w:sz="0" w:space="0" w:color="auto"/>
            <w:bottom w:val="none" w:sz="0" w:space="0" w:color="auto"/>
            <w:right w:val="none" w:sz="0" w:space="0" w:color="auto"/>
          </w:divBdr>
        </w:div>
        <w:div w:id="842553353">
          <w:marLeft w:val="1166"/>
          <w:marRight w:val="0"/>
          <w:marTop w:val="96"/>
          <w:marBottom w:val="0"/>
          <w:divBdr>
            <w:top w:val="none" w:sz="0" w:space="0" w:color="auto"/>
            <w:left w:val="none" w:sz="0" w:space="0" w:color="auto"/>
            <w:bottom w:val="none" w:sz="0" w:space="0" w:color="auto"/>
            <w:right w:val="none" w:sz="0" w:space="0" w:color="auto"/>
          </w:divBdr>
        </w:div>
        <w:div w:id="1575504889">
          <w:marLeft w:val="547"/>
          <w:marRight w:val="0"/>
          <w:marTop w:val="115"/>
          <w:marBottom w:val="0"/>
          <w:divBdr>
            <w:top w:val="none" w:sz="0" w:space="0" w:color="auto"/>
            <w:left w:val="none" w:sz="0" w:space="0" w:color="auto"/>
            <w:bottom w:val="none" w:sz="0" w:space="0" w:color="auto"/>
            <w:right w:val="none" w:sz="0" w:space="0" w:color="auto"/>
          </w:divBdr>
        </w:div>
        <w:div w:id="1622029068">
          <w:marLeft w:val="1800"/>
          <w:marRight w:val="0"/>
          <w:marTop w:val="77"/>
          <w:marBottom w:val="0"/>
          <w:divBdr>
            <w:top w:val="none" w:sz="0" w:space="0" w:color="auto"/>
            <w:left w:val="none" w:sz="0" w:space="0" w:color="auto"/>
            <w:bottom w:val="none" w:sz="0" w:space="0" w:color="auto"/>
            <w:right w:val="none" w:sz="0" w:space="0" w:color="auto"/>
          </w:divBdr>
        </w:div>
        <w:div w:id="2046101773">
          <w:marLeft w:val="1166"/>
          <w:marRight w:val="0"/>
          <w:marTop w:val="96"/>
          <w:marBottom w:val="0"/>
          <w:divBdr>
            <w:top w:val="none" w:sz="0" w:space="0" w:color="auto"/>
            <w:left w:val="none" w:sz="0" w:space="0" w:color="auto"/>
            <w:bottom w:val="none" w:sz="0" w:space="0" w:color="auto"/>
            <w:right w:val="none" w:sz="0" w:space="0" w:color="auto"/>
          </w:divBdr>
        </w:div>
        <w:div w:id="2142772357">
          <w:marLeft w:val="1166"/>
          <w:marRight w:val="0"/>
          <w:marTop w:val="96"/>
          <w:marBottom w:val="0"/>
          <w:divBdr>
            <w:top w:val="none" w:sz="0" w:space="0" w:color="auto"/>
            <w:left w:val="none" w:sz="0" w:space="0" w:color="auto"/>
            <w:bottom w:val="none" w:sz="0" w:space="0" w:color="auto"/>
            <w:right w:val="none" w:sz="0" w:space="0" w:color="auto"/>
          </w:divBdr>
        </w:div>
      </w:divsChild>
    </w:div>
    <w:div w:id="967466945">
      <w:bodyDiv w:val="1"/>
      <w:marLeft w:val="0"/>
      <w:marRight w:val="0"/>
      <w:marTop w:val="0"/>
      <w:marBottom w:val="0"/>
      <w:divBdr>
        <w:top w:val="none" w:sz="0" w:space="0" w:color="auto"/>
        <w:left w:val="none" w:sz="0" w:space="0" w:color="auto"/>
        <w:bottom w:val="none" w:sz="0" w:space="0" w:color="auto"/>
        <w:right w:val="none" w:sz="0" w:space="0" w:color="auto"/>
      </w:divBdr>
      <w:divsChild>
        <w:div w:id="8070512">
          <w:marLeft w:val="547"/>
          <w:marRight w:val="0"/>
          <w:marTop w:val="134"/>
          <w:marBottom w:val="0"/>
          <w:divBdr>
            <w:top w:val="none" w:sz="0" w:space="0" w:color="auto"/>
            <w:left w:val="none" w:sz="0" w:space="0" w:color="auto"/>
            <w:bottom w:val="none" w:sz="0" w:space="0" w:color="auto"/>
            <w:right w:val="none" w:sz="0" w:space="0" w:color="auto"/>
          </w:divBdr>
        </w:div>
      </w:divsChild>
    </w:div>
    <w:div w:id="967468874">
      <w:bodyDiv w:val="1"/>
      <w:marLeft w:val="0"/>
      <w:marRight w:val="0"/>
      <w:marTop w:val="0"/>
      <w:marBottom w:val="0"/>
      <w:divBdr>
        <w:top w:val="none" w:sz="0" w:space="0" w:color="auto"/>
        <w:left w:val="none" w:sz="0" w:space="0" w:color="auto"/>
        <w:bottom w:val="none" w:sz="0" w:space="0" w:color="auto"/>
        <w:right w:val="none" w:sz="0" w:space="0" w:color="auto"/>
      </w:divBdr>
    </w:div>
    <w:div w:id="967859222">
      <w:bodyDiv w:val="1"/>
      <w:marLeft w:val="0"/>
      <w:marRight w:val="0"/>
      <w:marTop w:val="0"/>
      <w:marBottom w:val="0"/>
      <w:divBdr>
        <w:top w:val="none" w:sz="0" w:space="0" w:color="auto"/>
        <w:left w:val="none" w:sz="0" w:space="0" w:color="auto"/>
        <w:bottom w:val="none" w:sz="0" w:space="0" w:color="auto"/>
        <w:right w:val="none" w:sz="0" w:space="0" w:color="auto"/>
      </w:divBdr>
    </w:div>
    <w:div w:id="968164707">
      <w:bodyDiv w:val="1"/>
      <w:marLeft w:val="0"/>
      <w:marRight w:val="0"/>
      <w:marTop w:val="0"/>
      <w:marBottom w:val="0"/>
      <w:divBdr>
        <w:top w:val="none" w:sz="0" w:space="0" w:color="auto"/>
        <w:left w:val="none" w:sz="0" w:space="0" w:color="auto"/>
        <w:bottom w:val="none" w:sz="0" w:space="0" w:color="auto"/>
        <w:right w:val="none" w:sz="0" w:space="0" w:color="auto"/>
      </w:divBdr>
    </w:div>
    <w:div w:id="968318311">
      <w:bodyDiv w:val="1"/>
      <w:marLeft w:val="0"/>
      <w:marRight w:val="0"/>
      <w:marTop w:val="0"/>
      <w:marBottom w:val="0"/>
      <w:divBdr>
        <w:top w:val="none" w:sz="0" w:space="0" w:color="auto"/>
        <w:left w:val="none" w:sz="0" w:space="0" w:color="auto"/>
        <w:bottom w:val="none" w:sz="0" w:space="0" w:color="auto"/>
        <w:right w:val="none" w:sz="0" w:space="0" w:color="auto"/>
      </w:divBdr>
    </w:div>
    <w:div w:id="970020412">
      <w:bodyDiv w:val="1"/>
      <w:marLeft w:val="0"/>
      <w:marRight w:val="0"/>
      <w:marTop w:val="0"/>
      <w:marBottom w:val="0"/>
      <w:divBdr>
        <w:top w:val="none" w:sz="0" w:space="0" w:color="auto"/>
        <w:left w:val="none" w:sz="0" w:space="0" w:color="auto"/>
        <w:bottom w:val="none" w:sz="0" w:space="0" w:color="auto"/>
        <w:right w:val="none" w:sz="0" w:space="0" w:color="auto"/>
      </w:divBdr>
    </w:div>
    <w:div w:id="970792457">
      <w:bodyDiv w:val="1"/>
      <w:marLeft w:val="0"/>
      <w:marRight w:val="0"/>
      <w:marTop w:val="0"/>
      <w:marBottom w:val="0"/>
      <w:divBdr>
        <w:top w:val="none" w:sz="0" w:space="0" w:color="auto"/>
        <w:left w:val="none" w:sz="0" w:space="0" w:color="auto"/>
        <w:bottom w:val="none" w:sz="0" w:space="0" w:color="auto"/>
        <w:right w:val="none" w:sz="0" w:space="0" w:color="auto"/>
      </w:divBdr>
    </w:div>
    <w:div w:id="972446260">
      <w:bodyDiv w:val="1"/>
      <w:marLeft w:val="0"/>
      <w:marRight w:val="0"/>
      <w:marTop w:val="0"/>
      <w:marBottom w:val="0"/>
      <w:divBdr>
        <w:top w:val="none" w:sz="0" w:space="0" w:color="auto"/>
        <w:left w:val="none" w:sz="0" w:space="0" w:color="auto"/>
        <w:bottom w:val="none" w:sz="0" w:space="0" w:color="auto"/>
        <w:right w:val="none" w:sz="0" w:space="0" w:color="auto"/>
      </w:divBdr>
    </w:div>
    <w:div w:id="973220527">
      <w:bodyDiv w:val="1"/>
      <w:marLeft w:val="0"/>
      <w:marRight w:val="0"/>
      <w:marTop w:val="0"/>
      <w:marBottom w:val="0"/>
      <w:divBdr>
        <w:top w:val="none" w:sz="0" w:space="0" w:color="auto"/>
        <w:left w:val="none" w:sz="0" w:space="0" w:color="auto"/>
        <w:bottom w:val="none" w:sz="0" w:space="0" w:color="auto"/>
        <w:right w:val="none" w:sz="0" w:space="0" w:color="auto"/>
      </w:divBdr>
    </w:div>
    <w:div w:id="973409031">
      <w:bodyDiv w:val="1"/>
      <w:marLeft w:val="0"/>
      <w:marRight w:val="0"/>
      <w:marTop w:val="0"/>
      <w:marBottom w:val="0"/>
      <w:divBdr>
        <w:top w:val="none" w:sz="0" w:space="0" w:color="auto"/>
        <w:left w:val="none" w:sz="0" w:space="0" w:color="auto"/>
        <w:bottom w:val="none" w:sz="0" w:space="0" w:color="auto"/>
        <w:right w:val="none" w:sz="0" w:space="0" w:color="auto"/>
      </w:divBdr>
    </w:div>
    <w:div w:id="973487495">
      <w:bodyDiv w:val="1"/>
      <w:marLeft w:val="0"/>
      <w:marRight w:val="0"/>
      <w:marTop w:val="0"/>
      <w:marBottom w:val="0"/>
      <w:divBdr>
        <w:top w:val="none" w:sz="0" w:space="0" w:color="auto"/>
        <w:left w:val="none" w:sz="0" w:space="0" w:color="auto"/>
        <w:bottom w:val="none" w:sz="0" w:space="0" w:color="auto"/>
        <w:right w:val="none" w:sz="0" w:space="0" w:color="auto"/>
      </w:divBdr>
    </w:div>
    <w:div w:id="973608246">
      <w:bodyDiv w:val="1"/>
      <w:marLeft w:val="0"/>
      <w:marRight w:val="0"/>
      <w:marTop w:val="0"/>
      <w:marBottom w:val="0"/>
      <w:divBdr>
        <w:top w:val="none" w:sz="0" w:space="0" w:color="auto"/>
        <w:left w:val="none" w:sz="0" w:space="0" w:color="auto"/>
        <w:bottom w:val="none" w:sz="0" w:space="0" w:color="auto"/>
        <w:right w:val="none" w:sz="0" w:space="0" w:color="auto"/>
      </w:divBdr>
    </w:div>
    <w:div w:id="974022780">
      <w:bodyDiv w:val="1"/>
      <w:marLeft w:val="0"/>
      <w:marRight w:val="0"/>
      <w:marTop w:val="0"/>
      <w:marBottom w:val="0"/>
      <w:divBdr>
        <w:top w:val="none" w:sz="0" w:space="0" w:color="auto"/>
        <w:left w:val="none" w:sz="0" w:space="0" w:color="auto"/>
        <w:bottom w:val="none" w:sz="0" w:space="0" w:color="auto"/>
        <w:right w:val="none" w:sz="0" w:space="0" w:color="auto"/>
      </w:divBdr>
    </w:div>
    <w:div w:id="975254853">
      <w:bodyDiv w:val="1"/>
      <w:marLeft w:val="0"/>
      <w:marRight w:val="0"/>
      <w:marTop w:val="0"/>
      <w:marBottom w:val="0"/>
      <w:divBdr>
        <w:top w:val="none" w:sz="0" w:space="0" w:color="auto"/>
        <w:left w:val="none" w:sz="0" w:space="0" w:color="auto"/>
        <w:bottom w:val="none" w:sz="0" w:space="0" w:color="auto"/>
        <w:right w:val="none" w:sz="0" w:space="0" w:color="auto"/>
      </w:divBdr>
      <w:divsChild>
        <w:div w:id="79915398">
          <w:marLeft w:val="1166"/>
          <w:marRight w:val="0"/>
          <w:marTop w:val="86"/>
          <w:marBottom w:val="0"/>
          <w:divBdr>
            <w:top w:val="none" w:sz="0" w:space="0" w:color="auto"/>
            <w:left w:val="none" w:sz="0" w:space="0" w:color="auto"/>
            <w:bottom w:val="none" w:sz="0" w:space="0" w:color="auto"/>
            <w:right w:val="none" w:sz="0" w:space="0" w:color="auto"/>
          </w:divBdr>
        </w:div>
        <w:div w:id="298340457">
          <w:marLeft w:val="1166"/>
          <w:marRight w:val="0"/>
          <w:marTop w:val="86"/>
          <w:marBottom w:val="0"/>
          <w:divBdr>
            <w:top w:val="none" w:sz="0" w:space="0" w:color="auto"/>
            <w:left w:val="none" w:sz="0" w:space="0" w:color="auto"/>
            <w:bottom w:val="none" w:sz="0" w:space="0" w:color="auto"/>
            <w:right w:val="none" w:sz="0" w:space="0" w:color="auto"/>
          </w:divBdr>
        </w:div>
        <w:div w:id="516890517">
          <w:marLeft w:val="1166"/>
          <w:marRight w:val="0"/>
          <w:marTop w:val="86"/>
          <w:marBottom w:val="0"/>
          <w:divBdr>
            <w:top w:val="none" w:sz="0" w:space="0" w:color="auto"/>
            <w:left w:val="none" w:sz="0" w:space="0" w:color="auto"/>
            <w:bottom w:val="none" w:sz="0" w:space="0" w:color="auto"/>
            <w:right w:val="none" w:sz="0" w:space="0" w:color="auto"/>
          </w:divBdr>
        </w:div>
        <w:div w:id="682170317">
          <w:marLeft w:val="547"/>
          <w:marRight w:val="0"/>
          <w:marTop w:val="96"/>
          <w:marBottom w:val="0"/>
          <w:divBdr>
            <w:top w:val="none" w:sz="0" w:space="0" w:color="auto"/>
            <w:left w:val="none" w:sz="0" w:space="0" w:color="auto"/>
            <w:bottom w:val="none" w:sz="0" w:space="0" w:color="auto"/>
            <w:right w:val="none" w:sz="0" w:space="0" w:color="auto"/>
          </w:divBdr>
        </w:div>
        <w:div w:id="886453419">
          <w:marLeft w:val="1166"/>
          <w:marRight w:val="0"/>
          <w:marTop w:val="86"/>
          <w:marBottom w:val="0"/>
          <w:divBdr>
            <w:top w:val="none" w:sz="0" w:space="0" w:color="auto"/>
            <w:left w:val="none" w:sz="0" w:space="0" w:color="auto"/>
            <w:bottom w:val="none" w:sz="0" w:space="0" w:color="auto"/>
            <w:right w:val="none" w:sz="0" w:space="0" w:color="auto"/>
          </w:divBdr>
        </w:div>
        <w:div w:id="1011571092">
          <w:marLeft w:val="1166"/>
          <w:marRight w:val="0"/>
          <w:marTop w:val="86"/>
          <w:marBottom w:val="0"/>
          <w:divBdr>
            <w:top w:val="none" w:sz="0" w:space="0" w:color="auto"/>
            <w:left w:val="none" w:sz="0" w:space="0" w:color="auto"/>
            <w:bottom w:val="none" w:sz="0" w:space="0" w:color="auto"/>
            <w:right w:val="none" w:sz="0" w:space="0" w:color="auto"/>
          </w:divBdr>
        </w:div>
        <w:div w:id="1456753508">
          <w:marLeft w:val="1166"/>
          <w:marRight w:val="0"/>
          <w:marTop w:val="86"/>
          <w:marBottom w:val="0"/>
          <w:divBdr>
            <w:top w:val="none" w:sz="0" w:space="0" w:color="auto"/>
            <w:left w:val="none" w:sz="0" w:space="0" w:color="auto"/>
            <w:bottom w:val="none" w:sz="0" w:space="0" w:color="auto"/>
            <w:right w:val="none" w:sz="0" w:space="0" w:color="auto"/>
          </w:divBdr>
        </w:div>
        <w:div w:id="1721898489">
          <w:marLeft w:val="1800"/>
          <w:marRight w:val="0"/>
          <w:marTop w:val="86"/>
          <w:marBottom w:val="0"/>
          <w:divBdr>
            <w:top w:val="none" w:sz="0" w:space="0" w:color="auto"/>
            <w:left w:val="none" w:sz="0" w:space="0" w:color="auto"/>
            <w:bottom w:val="none" w:sz="0" w:space="0" w:color="auto"/>
            <w:right w:val="none" w:sz="0" w:space="0" w:color="auto"/>
          </w:divBdr>
        </w:div>
        <w:div w:id="1914050446">
          <w:marLeft w:val="1166"/>
          <w:marRight w:val="0"/>
          <w:marTop w:val="86"/>
          <w:marBottom w:val="0"/>
          <w:divBdr>
            <w:top w:val="none" w:sz="0" w:space="0" w:color="auto"/>
            <w:left w:val="none" w:sz="0" w:space="0" w:color="auto"/>
            <w:bottom w:val="none" w:sz="0" w:space="0" w:color="auto"/>
            <w:right w:val="none" w:sz="0" w:space="0" w:color="auto"/>
          </w:divBdr>
        </w:div>
        <w:div w:id="1916279382">
          <w:marLeft w:val="1166"/>
          <w:marRight w:val="0"/>
          <w:marTop w:val="86"/>
          <w:marBottom w:val="0"/>
          <w:divBdr>
            <w:top w:val="none" w:sz="0" w:space="0" w:color="auto"/>
            <w:left w:val="none" w:sz="0" w:space="0" w:color="auto"/>
            <w:bottom w:val="none" w:sz="0" w:space="0" w:color="auto"/>
            <w:right w:val="none" w:sz="0" w:space="0" w:color="auto"/>
          </w:divBdr>
        </w:div>
        <w:div w:id="1916284783">
          <w:marLeft w:val="1166"/>
          <w:marRight w:val="0"/>
          <w:marTop w:val="86"/>
          <w:marBottom w:val="0"/>
          <w:divBdr>
            <w:top w:val="none" w:sz="0" w:space="0" w:color="auto"/>
            <w:left w:val="none" w:sz="0" w:space="0" w:color="auto"/>
            <w:bottom w:val="none" w:sz="0" w:space="0" w:color="auto"/>
            <w:right w:val="none" w:sz="0" w:space="0" w:color="auto"/>
          </w:divBdr>
        </w:div>
        <w:div w:id="1934632057">
          <w:marLeft w:val="1166"/>
          <w:marRight w:val="0"/>
          <w:marTop w:val="86"/>
          <w:marBottom w:val="0"/>
          <w:divBdr>
            <w:top w:val="none" w:sz="0" w:space="0" w:color="auto"/>
            <w:left w:val="none" w:sz="0" w:space="0" w:color="auto"/>
            <w:bottom w:val="none" w:sz="0" w:space="0" w:color="auto"/>
            <w:right w:val="none" w:sz="0" w:space="0" w:color="auto"/>
          </w:divBdr>
        </w:div>
        <w:div w:id="2096437049">
          <w:marLeft w:val="547"/>
          <w:marRight w:val="0"/>
          <w:marTop w:val="96"/>
          <w:marBottom w:val="0"/>
          <w:divBdr>
            <w:top w:val="none" w:sz="0" w:space="0" w:color="auto"/>
            <w:left w:val="none" w:sz="0" w:space="0" w:color="auto"/>
            <w:bottom w:val="none" w:sz="0" w:space="0" w:color="auto"/>
            <w:right w:val="none" w:sz="0" w:space="0" w:color="auto"/>
          </w:divBdr>
        </w:div>
        <w:div w:id="2143041137">
          <w:marLeft w:val="547"/>
          <w:marRight w:val="0"/>
          <w:marTop w:val="96"/>
          <w:marBottom w:val="0"/>
          <w:divBdr>
            <w:top w:val="none" w:sz="0" w:space="0" w:color="auto"/>
            <w:left w:val="none" w:sz="0" w:space="0" w:color="auto"/>
            <w:bottom w:val="none" w:sz="0" w:space="0" w:color="auto"/>
            <w:right w:val="none" w:sz="0" w:space="0" w:color="auto"/>
          </w:divBdr>
        </w:div>
      </w:divsChild>
    </w:div>
    <w:div w:id="975573670">
      <w:bodyDiv w:val="1"/>
      <w:marLeft w:val="0"/>
      <w:marRight w:val="0"/>
      <w:marTop w:val="0"/>
      <w:marBottom w:val="0"/>
      <w:divBdr>
        <w:top w:val="none" w:sz="0" w:space="0" w:color="auto"/>
        <w:left w:val="none" w:sz="0" w:space="0" w:color="auto"/>
        <w:bottom w:val="none" w:sz="0" w:space="0" w:color="auto"/>
        <w:right w:val="none" w:sz="0" w:space="0" w:color="auto"/>
      </w:divBdr>
    </w:div>
    <w:div w:id="975644669">
      <w:bodyDiv w:val="1"/>
      <w:marLeft w:val="0"/>
      <w:marRight w:val="0"/>
      <w:marTop w:val="0"/>
      <w:marBottom w:val="0"/>
      <w:divBdr>
        <w:top w:val="none" w:sz="0" w:space="0" w:color="auto"/>
        <w:left w:val="none" w:sz="0" w:space="0" w:color="auto"/>
        <w:bottom w:val="none" w:sz="0" w:space="0" w:color="auto"/>
        <w:right w:val="none" w:sz="0" w:space="0" w:color="auto"/>
      </w:divBdr>
    </w:div>
    <w:div w:id="975793221">
      <w:bodyDiv w:val="1"/>
      <w:marLeft w:val="0"/>
      <w:marRight w:val="0"/>
      <w:marTop w:val="0"/>
      <w:marBottom w:val="0"/>
      <w:divBdr>
        <w:top w:val="none" w:sz="0" w:space="0" w:color="auto"/>
        <w:left w:val="none" w:sz="0" w:space="0" w:color="auto"/>
        <w:bottom w:val="none" w:sz="0" w:space="0" w:color="auto"/>
        <w:right w:val="none" w:sz="0" w:space="0" w:color="auto"/>
      </w:divBdr>
    </w:div>
    <w:div w:id="976180837">
      <w:bodyDiv w:val="1"/>
      <w:marLeft w:val="0"/>
      <w:marRight w:val="0"/>
      <w:marTop w:val="0"/>
      <w:marBottom w:val="0"/>
      <w:divBdr>
        <w:top w:val="none" w:sz="0" w:space="0" w:color="auto"/>
        <w:left w:val="none" w:sz="0" w:space="0" w:color="auto"/>
        <w:bottom w:val="none" w:sz="0" w:space="0" w:color="auto"/>
        <w:right w:val="none" w:sz="0" w:space="0" w:color="auto"/>
      </w:divBdr>
    </w:div>
    <w:div w:id="979842739">
      <w:bodyDiv w:val="1"/>
      <w:marLeft w:val="0"/>
      <w:marRight w:val="0"/>
      <w:marTop w:val="0"/>
      <w:marBottom w:val="0"/>
      <w:divBdr>
        <w:top w:val="none" w:sz="0" w:space="0" w:color="auto"/>
        <w:left w:val="none" w:sz="0" w:space="0" w:color="auto"/>
        <w:bottom w:val="none" w:sz="0" w:space="0" w:color="auto"/>
        <w:right w:val="none" w:sz="0" w:space="0" w:color="auto"/>
      </w:divBdr>
    </w:div>
    <w:div w:id="980117807">
      <w:bodyDiv w:val="1"/>
      <w:marLeft w:val="0"/>
      <w:marRight w:val="0"/>
      <w:marTop w:val="0"/>
      <w:marBottom w:val="0"/>
      <w:divBdr>
        <w:top w:val="none" w:sz="0" w:space="0" w:color="auto"/>
        <w:left w:val="none" w:sz="0" w:space="0" w:color="auto"/>
        <w:bottom w:val="none" w:sz="0" w:space="0" w:color="auto"/>
        <w:right w:val="none" w:sz="0" w:space="0" w:color="auto"/>
      </w:divBdr>
    </w:div>
    <w:div w:id="980619733">
      <w:bodyDiv w:val="1"/>
      <w:marLeft w:val="0"/>
      <w:marRight w:val="0"/>
      <w:marTop w:val="0"/>
      <w:marBottom w:val="0"/>
      <w:divBdr>
        <w:top w:val="none" w:sz="0" w:space="0" w:color="auto"/>
        <w:left w:val="none" w:sz="0" w:space="0" w:color="auto"/>
        <w:bottom w:val="none" w:sz="0" w:space="0" w:color="auto"/>
        <w:right w:val="none" w:sz="0" w:space="0" w:color="auto"/>
      </w:divBdr>
    </w:div>
    <w:div w:id="980814266">
      <w:bodyDiv w:val="1"/>
      <w:marLeft w:val="0"/>
      <w:marRight w:val="0"/>
      <w:marTop w:val="0"/>
      <w:marBottom w:val="0"/>
      <w:divBdr>
        <w:top w:val="none" w:sz="0" w:space="0" w:color="auto"/>
        <w:left w:val="none" w:sz="0" w:space="0" w:color="auto"/>
        <w:bottom w:val="none" w:sz="0" w:space="0" w:color="auto"/>
        <w:right w:val="none" w:sz="0" w:space="0" w:color="auto"/>
      </w:divBdr>
    </w:div>
    <w:div w:id="981348537">
      <w:bodyDiv w:val="1"/>
      <w:marLeft w:val="0"/>
      <w:marRight w:val="0"/>
      <w:marTop w:val="0"/>
      <w:marBottom w:val="0"/>
      <w:divBdr>
        <w:top w:val="none" w:sz="0" w:space="0" w:color="auto"/>
        <w:left w:val="none" w:sz="0" w:space="0" w:color="auto"/>
        <w:bottom w:val="none" w:sz="0" w:space="0" w:color="auto"/>
        <w:right w:val="none" w:sz="0" w:space="0" w:color="auto"/>
      </w:divBdr>
    </w:div>
    <w:div w:id="981932676">
      <w:bodyDiv w:val="1"/>
      <w:marLeft w:val="0"/>
      <w:marRight w:val="0"/>
      <w:marTop w:val="0"/>
      <w:marBottom w:val="0"/>
      <w:divBdr>
        <w:top w:val="none" w:sz="0" w:space="0" w:color="auto"/>
        <w:left w:val="none" w:sz="0" w:space="0" w:color="auto"/>
        <w:bottom w:val="none" w:sz="0" w:space="0" w:color="auto"/>
        <w:right w:val="none" w:sz="0" w:space="0" w:color="auto"/>
      </w:divBdr>
    </w:div>
    <w:div w:id="982269563">
      <w:bodyDiv w:val="1"/>
      <w:marLeft w:val="0"/>
      <w:marRight w:val="0"/>
      <w:marTop w:val="0"/>
      <w:marBottom w:val="0"/>
      <w:divBdr>
        <w:top w:val="none" w:sz="0" w:space="0" w:color="auto"/>
        <w:left w:val="none" w:sz="0" w:space="0" w:color="auto"/>
        <w:bottom w:val="none" w:sz="0" w:space="0" w:color="auto"/>
        <w:right w:val="none" w:sz="0" w:space="0" w:color="auto"/>
      </w:divBdr>
    </w:div>
    <w:div w:id="982664623">
      <w:bodyDiv w:val="1"/>
      <w:marLeft w:val="0"/>
      <w:marRight w:val="0"/>
      <w:marTop w:val="0"/>
      <w:marBottom w:val="0"/>
      <w:divBdr>
        <w:top w:val="none" w:sz="0" w:space="0" w:color="auto"/>
        <w:left w:val="none" w:sz="0" w:space="0" w:color="auto"/>
        <w:bottom w:val="none" w:sz="0" w:space="0" w:color="auto"/>
        <w:right w:val="none" w:sz="0" w:space="0" w:color="auto"/>
      </w:divBdr>
    </w:div>
    <w:div w:id="983773246">
      <w:bodyDiv w:val="1"/>
      <w:marLeft w:val="0"/>
      <w:marRight w:val="0"/>
      <w:marTop w:val="0"/>
      <w:marBottom w:val="0"/>
      <w:divBdr>
        <w:top w:val="none" w:sz="0" w:space="0" w:color="auto"/>
        <w:left w:val="none" w:sz="0" w:space="0" w:color="auto"/>
        <w:bottom w:val="none" w:sz="0" w:space="0" w:color="auto"/>
        <w:right w:val="none" w:sz="0" w:space="0" w:color="auto"/>
      </w:divBdr>
    </w:div>
    <w:div w:id="984889913">
      <w:bodyDiv w:val="1"/>
      <w:marLeft w:val="0"/>
      <w:marRight w:val="0"/>
      <w:marTop w:val="0"/>
      <w:marBottom w:val="0"/>
      <w:divBdr>
        <w:top w:val="none" w:sz="0" w:space="0" w:color="auto"/>
        <w:left w:val="none" w:sz="0" w:space="0" w:color="auto"/>
        <w:bottom w:val="none" w:sz="0" w:space="0" w:color="auto"/>
        <w:right w:val="none" w:sz="0" w:space="0" w:color="auto"/>
      </w:divBdr>
    </w:div>
    <w:div w:id="986516167">
      <w:bodyDiv w:val="1"/>
      <w:marLeft w:val="0"/>
      <w:marRight w:val="0"/>
      <w:marTop w:val="0"/>
      <w:marBottom w:val="0"/>
      <w:divBdr>
        <w:top w:val="none" w:sz="0" w:space="0" w:color="auto"/>
        <w:left w:val="none" w:sz="0" w:space="0" w:color="auto"/>
        <w:bottom w:val="none" w:sz="0" w:space="0" w:color="auto"/>
        <w:right w:val="none" w:sz="0" w:space="0" w:color="auto"/>
      </w:divBdr>
    </w:div>
    <w:div w:id="986663029">
      <w:bodyDiv w:val="1"/>
      <w:marLeft w:val="0"/>
      <w:marRight w:val="0"/>
      <w:marTop w:val="0"/>
      <w:marBottom w:val="0"/>
      <w:divBdr>
        <w:top w:val="none" w:sz="0" w:space="0" w:color="auto"/>
        <w:left w:val="none" w:sz="0" w:space="0" w:color="auto"/>
        <w:bottom w:val="none" w:sz="0" w:space="0" w:color="auto"/>
        <w:right w:val="none" w:sz="0" w:space="0" w:color="auto"/>
      </w:divBdr>
      <w:divsChild>
        <w:div w:id="450248013">
          <w:marLeft w:val="1166"/>
          <w:marRight w:val="0"/>
          <w:marTop w:val="115"/>
          <w:marBottom w:val="0"/>
          <w:divBdr>
            <w:top w:val="none" w:sz="0" w:space="0" w:color="auto"/>
            <w:left w:val="none" w:sz="0" w:space="0" w:color="auto"/>
            <w:bottom w:val="none" w:sz="0" w:space="0" w:color="auto"/>
            <w:right w:val="none" w:sz="0" w:space="0" w:color="auto"/>
          </w:divBdr>
        </w:div>
        <w:div w:id="693767481">
          <w:marLeft w:val="547"/>
          <w:marRight w:val="0"/>
          <w:marTop w:val="154"/>
          <w:marBottom w:val="0"/>
          <w:divBdr>
            <w:top w:val="none" w:sz="0" w:space="0" w:color="auto"/>
            <w:left w:val="none" w:sz="0" w:space="0" w:color="auto"/>
            <w:bottom w:val="none" w:sz="0" w:space="0" w:color="auto"/>
            <w:right w:val="none" w:sz="0" w:space="0" w:color="auto"/>
          </w:divBdr>
        </w:div>
        <w:div w:id="1206680258">
          <w:marLeft w:val="1800"/>
          <w:marRight w:val="0"/>
          <w:marTop w:val="86"/>
          <w:marBottom w:val="0"/>
          <w:divBdr>
            <w:top w:val="none" w:sz="0" w:space="0" w:color="auto"/>
            <w:left w:val="none" w:sz="0" w:space="0" w:color="auto"/>
            <w:bottom w:val="none" w:sz="0" w:space="0" w:color="auto"/>
            <w:right w:val="none" w:sz="0" w:space="0" w:color="auto"/>
          </w:divBdr>
        </w:div>
        <w:div w:id="1747150266">
          <w:marLeft w:val="1166"/>
          <w:marRight w:val="0"/>
          <w:marTop w:val="115"/>
          <w:marBottom w:val="0"/>
          <w:divBdr>
            <w:top w:val="none" w:sz="0" w:space="0" w:color="auto"/>
            <w:left w:val="none" w:sz="0" w:space="0" w:color="auto"/>
            <w:bottom w:val="none" w:sz="0" w:space="0" w:color="auto"/>
            <w:right w:val="none" w:sz="0" w:space="0" w:color="auto"/>
          </w:divBdr>
        </w:div>
        <w:div w:id="2079327129">
          <w:marLeft w:val="547"/>
          <w:marRight w:val="0"/>
          <w:marTop w:val="154"/>
          <w:marBottom w:val="0"/>
          <w:divBdr>
            <w:top w:val="none" w:sz="0" w:space="0" w:color="auto"/>
            <w:left w:val="none" w:sz="0" w:space="0" w:color="auto"/>
            <w:bottom w:val="none" w:sz="0" w:space="0" w:color="auto"/>
            <w:right w:val="none" w:sz="0" w:space="0" w:color="auto"/>
          </w:divBdr>
        </w:div>
      </w:divsChild>
    </w:div>
    <w:div w:id="988092755">
      <w:bodyDiv w:val="1"/>
      <w:marLeft w:val="0"/>
      <w:marRight w:val="0"/>
      <w:marTop w:val="0"/>
      <w:marBottom w:val="0"/>
      <w:divBdr>
        <w:top w:val="none" w:sz="0" w:space="0" w:color="auto"/>
        <w:left w:val="none" w:sz="0" w:space="0" w:color="auto"/>
        <w:bottom w:val="none" w:sz="0" w:space="0" w:color="auto"/>
        <w:right w:val="none" w:sz="0" w:space="0" w:color="auto"/>
      </w:divBdr>
      <w:divsChild>
        <w:div w:id="74010365">
          <w:marLeft w:val="1800"/>
          <w:marRight w:val="0"/>
          <w:marTop w:val="77"/>
          <w:marBottom w:val="0"/>
          <w:divBdr>
            <w:top w:val="none" w:sz="0" w:space="0" w:color="auto"/>
            <w:left w:val="none" w:sz="0" w:space="0" w:color="auto"/>
            <w:bottom w:val="none" w:sz="0" w:space="0" w:color="auto"/>
            <w:right w:val="none" w:sz="0" w:space="0" w:color="auto"/>
          </w:divBdr>
        </w:div>
        <w:div w:id="281378640">
          <w:marLeft w:val="547"/>
          <w:marRight w:val="0"/>
          <w:marTop w:val="115"/>
          <w:marBottom w:val="0"/>
          <w:divBdr>
            <w:top w:val="none" w:sz="0" w:space="0" w:color="auto"/>
            <w:left w:val="none" w:sz="0" w:space="0" w:color="auto"/>
            <w:bottom w:val="none" w:sz="0" w:space="0" w:color="auto"/>
            <w:right w:val="none" w:sz="0" w:space="0" w:color="auto"/>
          </w:divBdr>
        </w:div>
        <w:div w:id="717825804">
          <w:marLeft w:val="1166"/>
          <w:marRight w:val="0"/>
          <w:marTop w:val="96"/>
          <w:marBottom w:val="0"/>
          <w:divBdr>
            <w:top w:val="none" w:sz="0" w:space="0" w:color="auto"/>
            <w:left w:val="none" w:sz="0" w:space="0" w:color="auto"/>
            <w:bottom w:val="none" w:sz="0" w:space="0" w:color="auto"/>
            <w:right w:val="none" w:sz="0" w:space="0" w:color="auto"/>
          </w:divBdr>
        </w:div>
        <w:div w:id="999382739">
          <w:marLeft w:val="2520"/>
          <w:marRight w:val="0"/>
          <w:marTop w:val="67"/>
          <w:marBottom w:val="0"/>
          <w:divBdr>
            <w:top w:val="none" w:sz="0" w:space="0" w:color="auto"/>
            <w:left w:val="none" w:sz="0" w:space="0" w:color="auto"/>
            <w:bottom w:val="none" w:sz="0" w:space="0" w:color="auto"/>
            <w:right w:val="none" w:sz="0" w:space="0" w:color="auto"/>
          </w:divBdr>
        </w:div>
        <w:div w:id="1248734423">
          <w:marLeft w:val="1800"/>
          <w:marRight w:val="0"/>
          <w:marTop w:val="77"/>
          <w:marBottom w:val="0"/>
          <w:divBdr>
            <w:top w:val="none" w:sz="0" w:space="0" w:color="auto"/>
            <w:left w:val="none" w:sz="0" w:space="0" w:color="auto"/>
            <w:bottom w:val="none" w:sz="0" w:space="0" w:color="auto"/>
            <w:right w:val="none" w:sz="0" w:space="0" w:color="auto"/>
          </w:divBdr>
        </w:div>
        <w:div w:id="1422800649">
          <w:marLeft w:val="1166"/>
          <w:marRight w:val="0"/>
          <w:marTop w:val="96"/>
          <w:marBottom w:val="0"/>
          <w:divBdr>
            <w:top w:val="none" w:sz="0" w:space="0" w:color="auto"/>
            <w:left w:val="none" w:sz="0" w:space="0" w:color="auto"/>
            <w:bottom w:val="none" w:sz="0" w:space="0" w:color="auto"/>
            <w:right w:val="none" w:sz="0" w:space="0" w:color="auto"/>
          </w:divBdr>
        </w:div>
        <w:div w:id="1753895592">
          <w:marLeft w:val="3240"/>
          <w:marRight w:val="0"/>
          <w:marTop w:val="58"/>
          <w:marBottom w:val="0"/>
          <w:divBdr>
            <w:top w:val="none" w:sz="0" w:space="0" w:color="auto"/>
            <w:left w:val="none" w:sz="0" w:space="0" w:color="auto"/>
            <w:bottom w:val="none" w:sz="0" w:space="0" w:color="auto"/>
            <w:right w:val="none" w:sz="0" w:space="0" w:color="auto"/>
          </w:divBdr>
        </w:div>
        <w:div w:id="1821187161">
          <w:marLeft w:val="1800"/>
          <w:marRight w:val="0"/>
          <w:marTop w:val="77"/>
          <w:marBottom w:val="0"/>
          <w:divBdr>
            <w:top w:val="none" w:sz="0" w:space="0" w:color="auto"/>
            <w:left w:val="none" w:sz="0" w:space="0" w:color="auto"/>
            <w:bottom w:val="none" w:sz="0" w:space="0" w:color="auto"/>
            <w:right w:val="none" w:sz="0" w:space="0" w:color="auto"/>
          </w:divBdr>
        </w:div>
      </w:divsChild>
    </w:div>
    <w:div w:id="988898330">
      <w:bodyDiv w:val="1"/>
      <w:marLeft w:val="0"/>
      <w:marRight w:val="0"/>
      <w:marTop w:val="0"/>
      <w:marBottom w:val="0"/>
      <w:divBdr>
        <w:top w:val="none" w:sz="0" w:space="0" w:color="auto"/>
        <w:left w:val="none" w:sz="0" w:space="0" w:color="auto"/>
        <w:bottom w:val="none" w:sz="0" w:space="0" w:color="auto"/>
        <w:right w:val="none" w:sz="0" w:space="0" w:color="auto"/>
      </w:divBdr>
    </w:div>
    <w:div w:id="991062947">
      <w:bodyDiv w:val="1"/>
      <w:marLeft w:val="0"/>
      <w:marRight w:val="0"/>
      <w:marTop w:val="0"/>
      <w:marBottom w:val="0"/>
      <w:divBdr>
        <w:top w:val="none" w:sz="0" w:space="0" w:color="auto"/>
        <w:left w:val="none" w:sz="0" w:space="0" w:color="auto"/>
        <w:bottom w:val="none" w:sz="0" w:space="0" w:color="auto"/>
        <w:right w:val="none" w:sz="0" w:space="0" w:color="auto"/>
      </w:divBdr>
    </w:div>
    <w:div w:id="992105619">
      <w:bodyDiv w:val="1"/>
      <w:marLeft w:val="0"/>
      <w:marRight w:val="0"/>
      <w:marTop w:val="0"/>
      <w:marBottom w:val="0"/>
      <w:divBdr>
        <w:top w:val="none" w:sz="0" w:space="0" w:color="auto"/>
        <w:left w:val="none" w:sz="0" w:space="0" w:color="auto"/>
        <w:bottom w:val="none" w:sz="0" w:space="0" w:color="auto"/>
        <w:right w:val="none" w:sz="0" w:space="0" w:color="auto"/>
      </w:divBdr>
    </w:div>
    <w:div w:id="992298320">
      <w:bodyDiv w:val="1"/>
      <w:marLeft w:val="0"/>
      <w:marRight w:val="0"/>
      <w:marTop w:val="0"/>
      <w:marBottom w:val="0"/>
      <w:divBdr>
        <w:top w:val="none" w:sz="0" w:space="0" w:color="auto"/>
        <w:left w:val="none" w:sz="0" w:space="0" w:color="auto"/>
        <w:bottom w:val="none" w:sz="0" w:space="0" w:color="auto"/>
        <w:right w:val="none" w:sz="0" w:space="0" w:color="auto"/>
      </w:divBdr>
    </w:div>
    <w:div w:id="992415334">
      <w:bodyDiv w:val="1"/>
      <w:marLeft w:val="0"/>
      <w:marRight w:val="0"/>
      <w:marTop w:val="0"/>
      <w:marBottom w:val="0"/>
      <w:divBdr>
        <w:top w:val="none" w:sz="0" w:space="0" w:color="auto"/>
        <w:left w:val="none" w:sz="0" w:space="0" w:color="auto"/>
        <w:bottom w:val="none" w:sz="0" w:space="0" w:color="auto"/>
        <w:right w:val="none" w:sz="0" w:space="0" w:color="auto"/>
      </w:divBdr>
    </w:div>
    <w:div w:id="993142650">
      <w:bodyDiv w:val="1"/>
      <w:marLeft w:val="0"/>
      <w:marRight w:val="0"/>
      <w:marTop w:val="0"/>
      <w:marBottom w:val="0"/>
      <w:divBdr>
        <w:top w:val="none" w:sz="0" w:space="0" w:color="auto"/>
        <w:left w:val="none" w:sz="0" w:space="0" w:color="auto"/>
        <w:bottom w:val="none" w:sz="0" w:space="0" w:color="auto"/>
        <w:right w:val="none" w:sz="0" w:space="0" w:color="auto"/>
      </w:divBdr>
    </w:div>
    <w:div w:id="995299737">
      <w:bodyDiv w:val="1"/>
      <w:marLeft w:val="0"/>
      <w:marRight w:val="0"/>
      <w:marTop w:val="0"/>
      <w:marBottom w:val="0"/>
      <w:divBdr>
        <w:top w:val="none" w:sz="0" w:space="0" w:color="auto"/>
        <w:left w:val="none" w:sz="0" w:space="0" w:color="auto"/>
        <w:bottom w:val="none" w:sz="0" w:space="0" w:color="auto"/>
        <w:right w:val="none" w:sz="0" w:space="0" w:color="auto"/>
      </w:divBdr>
    </w:div>
    <w:div w:id="995451176">
      <w:bodyDiv w:val="1"/>
      <w:marLeft w:val="0"/>
      <w:marRight w:val="0"/>
      <w:marTop w:val="0"/>
      <w:marBottom w:val="0"/>
      <w:divBdr>
        <w:top w:val="none" w:sz="0" w:space="0" w:color="auto"/>
        <w:left w:val="none" w:sz="0" w:space="0" w:color="auto"/>
        <w:bottom w:val="none" w:sz="0" w:space="0" w:color="auto"/>
        <w:right w:val="none" w:sz="0" w:space="0" w:color="auto"/>
      </w:divBdr>
    </w:div>
    <w:div w:id="996886761">
      <w:bodyDiv w:val="1"/>
      <w:marLeft w:val="0"/>
      <w:marRight w:val="0"/>
      <w:marTop w:val="0"/>
      <w:marBottom w:val="0"/>
      <w:divBdr>
        <w:top w:val="none" w:sz="0" w:space="0" w:color="auto"/>
        <w:left w:val="none" w:sz="0" w:space="0" w:color="auto"/>
        <w:bottom w:val="none" w:sz="0" w:space="0" w:color="auto"/>
        <w:right w:val="none" w:sz="0" w:space="0" w:color="auto"/>
      </w:divBdr>
    </w:div>
    <w:div w:id="997226201">
      <w:bodyDiv w:val="1"/>
      <w:marLeft w:val="0"/>
      <w:marRight w:val="0"/>
      <w:marTop w:val="0"/>
      <w:marBottom w:val="0"/>
      <w:divBdr>
        <w:top w:val="none" w:sz="0" w:space="0" w:color="auto"/>
        <w:left w:val="none" w:sz="0" w:space="0" w:color="auto"/>
        <w:bottom w:val="none" w:sz="0" w:space="0" w:color="auto"/>
        <w:right w:val="none" w:sz="0" w:space="0" w:color="auto"/>
      </w:divBdr>
      <w:divsChild>
        <w:div w:id="372115585">
          <w:marLeft w:val="1166"/>
          <w:marRight w:val="0"/>
          <w:marTop w:val="134"/>
          <w:marBottom w:val="0"/>
          <w:divBdr>
            <w:top w:val="none" w:sz="0" w:space="0" w:color="auto"/>
            <w:left w:val="none" w:sz="0" w:space="0" w:color="auto"/>
            <w:bottom w:val="none" w:sz="0" w:space="0" w:color="auto"/>
            <w:right w:val="none" w:sz="0" w:space="0" w:color="auto"/>
          </w:divBdr>
        </w:div>
        <w:div w:id="710225073">
          <w:marLeft w:val="1166"/>
          <w:marRight w:val="0"/>
          <w:marTop w:val="134"/>
          <w:marBottom w:val="0"/>
          <w:divBdr>
            <w:top w:val="none" w:sz="0" w:space="0" w:color="auto"/>
            <w:left w:val="none" w:sz="0" w:space="0" w:color="auto"/>
            <w:bottom w:val="none" w:sz="0" w:space="0" w:color="auto"/>
            <w:right w:val="none" w:sz="0" w:space="0" w:color="auto"/>
          </w:divBdr>
        </w:div>
        <w:div w:id="880092556">
          <w:marLeft w:val="547"/>
          <w:marRight w:val="0"/>
          <w:marTop w:val="144"/>
          <w:marBottom w:val="0"/>
          <w:divBdr>
            <w:top w:val="none" w:sz="0" w:space="0" w:color="auto"/>
            <w:left w:val="none" w:sz="0" w:space="0" w:color="auto"/>
            <w:bottom w:val="none" w:sz="0" w:space="0" w:color="auto"/>
            <w:right w:val="none" w:sz="0" w:space="0" w:color="auto"/>
          </w:divBdr>
        </w:div>
        <w:div w:id="1238900688">
          <w:marLeft w:val="1166"/>
          <w:marRight w:val="0"/>
          <w:marTop w:val="134"/>
          <w:marBottom w:val="0"/>
          <w:divBdr>
            <w:top w:val="none" w:sz="0" w:space="0" w:color="auto"/>
            <w:left w:val="none" w:sz="0" w:space="0" w:color="auto"/>
            <w:bottom w:val="none" w:sz="0" w:space="0" w:color="auto"/>
            <w:right w:val="none" w:sz="0" w:space="0" w:color="auto"/>
          </w:divBdr>
        </w:div>
        <w:div w:id="1249003612">
          <w:marLeft w:val="547"/>
          <w:marRight w:val="0"/>
          <w:marTop w:val="144"/>
          <w:marBottom w:val="0"/>
          <w:divBdr>
            <w:top w:val="none" w:sz="0" w:space="0" w:color="auto"/>
            <w:left w:val="none" w:sz="0" w:space="0" w:color="auto"/>
            <w:bottom w:val="none" w:sz="0" w:space="0" w:color="auto"/>
            <w:right w:val="none" w:sz="0" w:space="0" w:color="auto"/>
          </w:divBdr>
        </w:div>
        <w:div w:id="1651013409">
          <w:marLeft w:val="1166"/>
          <w:marRight w:val="0"/>
          <w:marTop w:val="134"/>
          <w:marBottom w:val="0"/>
          <w:divBdr>
            <w:top w:val="none" w:sz="0" w:space="0" w:color="auto"/>
            <w:left w:val="none" w:sz="0" w:space="0" w:color="auto"/>
            <w:bottom w:val="none" w:sz="0" w:space="0" w:color="auto"/>
            <w:right w:val="none" w:sz="0" w:space="0" w:color="auto"/>
          </w:divBdr>
        </w:div>
        <w:div w:id="1888948664">
          <w:marLeft w:val="547"/>
          <w:marRight w:val="0"/>
          <w:marTop w:val="144"/>
          <w:marBottom w:val="0"/>
          <w:divBdr>
            <w:top w:val="none" w:sz="0" w:space="0" w:color="auto"/>
            <w:left w:val="none" w:sz="0" w:space="0" w:color="auto"/>
            <w:bottom w:val="none" w:sz="0" w:space="0" w:color="auto"/>
            <w:right w:val="none" w:sz="0" w:space="0" w:color="auto"/>
          </w:divBdr>
        </w:div>
        <w:div w:id="2067758487">
          <w:marLeft w:val="1166"/>
          <w:marRight w:val="0"/>
          <w:marTop w:val="134"/>
          <w:marBottom w:val="0"/>
          <w:divBdr>
            <w:top w:val="none" w:sz="0" w:space="0" w:color="auto"/>
            <w:left w:val="none" w:sz="0" w:space="0" w:color="auto"/>
            <w:bottom w:val="none" w:sz="0" w:space="0" w:color="auto"/>
            <w:right w:val="none" w:sz="0" w:space="0" w:color="auto"/>
          </w:divBdr>
        </w:div>
      </w:divsChild>
    </w:div>
    <w:div w:id="997341752">
      <w:bodyDiv w:val="1"/>
      <w:marLeft w:val="0"/>
      <w:marRight w:val="0"/>
      <w:marTop w:val="0"/>
      <w:marBottom w:val="0"/>
      <w:divBdr>
        <w:top w:val="none" w:sz="0" w:space="0" w:color="auto"/>
        <w:left w:val="none" w:sz="0" w:space="0" w:color="auto"/>
        <w:bottom w:val="none" w:sz="0" w:space="0" w:color="auto"/>
        <w:right w:val="none" w:sz="0" w:space="0" w:color="auto"/>
      </w:divBdr>
      <w:divsChild>
        <w:div w:id="125128688">
          <w:marLeft w:val="1166"/>
          <w:marRight w:val="0"/>
          <w:marTop w:val="106"/>
          <w:marBottom w:val="0"/>
          <w:divBdr>
            <w:top w:val="none" w:sz="0" w:space="0" w:color="auto"/>
            <w:left w:val="none" w:sz="0" w:space="0" w:color="auto"/>
            <w:bottom w:val="none" w:sz="0" w:space="0" w:color="auto"/>
            <w:right w:val="none" w:sz="0" w:space="0" w:color="auto"/>
          </w:divBdr>
        </w:div>
        <w:div w:id="421221588">
          <w:marLeft w:val="1166"/>
          <w:marRight w:val="0"/>
          <w:marTop w:val="106"/>
          <w:marBottom w:val="0"/>
          <w:divBdr>
            <w:top w:val="none" w:sz="0" w:space="0" w:color="auto"/>
            <w:left w:val="none" w:sz="0" w:space="0" w:color="auto"/>
            <w:bottom w:val="none" w:sz="0" w:space="0" w:color="auto"/>
            <w:right w:val="none" w:sz="0" w:space="0" w:color="auto"/>
          </w:divBdr>
        </w:div>
      </w:divsChild>
    </w:div>
    <w:div w:id="997727546">
      <w:bodyDiv w:val="1"/>
      <w:marLeft w:val="0"/>
      <w:marRight w:val="0"/>
      <w:marTop w:val="0"/>
      <w:marBottom w:val="0"/>
      <w:divBdr>
        <w:top w:val="none" w:sz="0" w:space="0" w:color="auto"/>
        <w:left w:val="none" w:sz="0" w:space="0" w:color="auto"/>
        <w:bottom w:val="none" w:sz="0" w:space="0" w:color="auto"/>
        <w:right w:val="none" w:sz="0" w:space="0" w:color="auto"/>
      </w:divBdr>
    </w:div>
    <w:div w:id="998191716">
      <w:bodyDiv w:val="1"/>
      <w:marLeft w:val="0"/>
      <w:marRight w:val="0"/>
      <w:marTop w:val="0"/>
      <w:marBottom w:val="0"/>
      <w:divBdr>
        <w:top w:val="none" w:sz="0" w:space="0" w:color="auto"/>
        <w:left w:val="none" w:sz="0" w:space="0" w:color="auto"/>
        <w:bottom w:val="none" w:sz="0" w:space="0" w:color="auto"/>
        <w:right w:val="none" w:sz="0" w:space="0" w:color="auto"/>
      </w:divBdr>
    </w:div>
    <w:div w:id="998537897">
      <w:bodyDiv w:val="1"/>
      <w:marLeft w:val="0"/>
      <w:marRight w:val="0"/>
      <w:marTop w:val="0"/>
      <w:marBottom w:val="0"/>
      <w:divBdr>
        <w:top w:val="none" w:sz="0" w:space="0" w:color="auto"/>
        <w:left w:val="none" w:sz="0" w:space="0" w:color="auto"/>
        <w:bottom w:val="none" w:sz="0" w:space="0" w:color="auto"/>
        <w:right w:val="none" w:sz="0" w:space="0" w:color="auto"/>
      </w:divBdr>
    </w:div>
    <w:div w:id="999045825">
      <w:bodyDiv w:val="1"/>
      <w:marLeft w:val="0"/>
      <w:marRight w:val="0"/>
      <w:marTop w:val="0"/>
      <w:marBottom w:val="0"/>
      <w:divBdr>
        <w:top w:val="none" w:sz="0" w:space="0" w:color="auto"/>
        <w:left w:val="none" w:sz="0" w:space="0" w:color="auto"/>
        <w:bottom w:val="none" w:sz="0" w:space="0" w:color="auto"/>
        <w:right w:val="none" w:sz="0" w:space="0" w:color="auto"/>
      </w:divBdr>
    </w:div>
    <w:div w:id="1000231622">
      <w:bodyDiv w:val="1"/>
      <w:marLeft w:val="0"/>
      <w:marRight w:val="0"/>
      <w:marTop w:val="0"/>
      <w:marBottom w:val="0"/>
      <w:divBdr>
        <w:top w:val="none" w:sz="0" w:space="0" w:color="auto"/>
        <w:left w:val="none" w:sz="0" w:space="0" w:color="auto"/>
        <w:bottom w:val="none" w:sz="0" w:space="0" w:color="auto"/>
        <w:right w:val="none" w:sz="0" w:space="0" w:color="auto"/>
      </w:divBdr>
    </w:div>
    <w:div w:id="1000278657">
      <w:bodyDiv w:val="1"/>
      <w:marLeft w:val="0"/>
      <w:marRight w:val="0"/>
      <w:marTop w:val="0"/>
      <w:marBottom w:val="0"/>
      <w:divBdr>
        <w:top w:val="none" w:sz="0" w:space="0" w:color="auto"/>
        <w:left w:val="none" w:sz="0" w:space="0" w:color="auto"/>
        <w:bottom w:val="none" w:sz="0" w:space="0" w:color="auto"/>
        <w:right w:val="none" w:sz="0" w:space="0" w:color="auto"/>
      </w:divBdr>
      <w:divsChild>
        <w:div w:id="1660646389">
          <w:marLeft w:val="1800"/>
          <w:marRight w:val="0"/>
          <w:marTop w:val="115"/>
          <w:marBottom w:val="0"/>
          <w:divBdr>
            <w:top w:val="none" w:sz="0" w:space="0" w:color="auto"/>
            <w:left w:val="none" w:sz="0" w:space="0" w:color="auto"/>
            <w:bottom w:val="none" w:sz="0" w:space="0" w:color="auto"/>
            <w:right w:val="none" w:sz="0" w:space="0" w:color="auto"/>
          </w:divBdr>
        </w:div>
        <w:div w:id="1673949720">
          <w:marLeft w:val="1166"/>
          <w:marRight w:val="0"/>
          <w:marTop w:val="134"/>
          <w:marBottom w:val="0"/>
          <w:divBdr>
            <w:top w:val="none" w:sz="0" w:space="0" w:color="auto"/>
            <w:left w:val="none" w:sz="0" w:space="0" w:color="auto"/>
            <w:bottom w:val="none" w:sz="0" w:space="0" w:color="auto"/>
            <w:right w:val="none" w:sz="0" w:space="0" w:color="auto"/>
          </w:divBdr>
        </w:div>
      </w:divsChild>
    </w:div>
    <w:div w:id="1001390644">
      <w:bodyDiv w:val="1"/>
      <w:marLeft w:val="0"/>
      <w:marRight w:val="0"/>
      <w:marTop w:val="0"/>
      <w:marBottom w:val="0"/>
      <w:divBdr>
        <w:top w:val="none" w:sz="0" w:space="0" w:color="auto"/>
        <w:left w:val="none" w:sz="0" w:space="0" w:color="auto"/>
        <w:bottom w:val="none" w:sz="0" w:space="0" w:color="auto"/>
        <w:right w:val="none" w:sz="0" w:space="0" w:color="auto"/>
      </w:divBdr>
      <w:divsChild>
        <w:div w:id="295723990">
          <w:marLeft w:val="547"/>
          <w:marRight w:val="0"/>
          <w:marTop w:val="134"/>
          <w:marBottom w:val="0"/>
          <w:divBdr>
            <w:top w:val="none" w:sz="0" w:space="0" w:color="auto"/>
            <w:left w:val="none" w:sz="0" w:space="0" w:color="auto"/>
            <w:bottom w:val="none" w:sz="0" w:space="0" w:color="auto"/>
            <w:right w:val="none" w:sz="0" w:space="0" w:color="auto"/>
          </w:divBdr>
        </w:div>
        <w:div w:id="862088044">
          <w:marLeft w:val="1166"/>
          <w:marRight w:val="0"/>
          <w:marTop w:val="115"/>
          <w:marBottom w:val="0"/>
          <w:divBdr>
            <w:top w:val="none" w:sz="0" w:space="0" w:color="auto"/>
            <w:left w:val="none" w:sz="0" w:space="0" w:color="auto"/>
            <w:bottom w:val="none" w:sz="0" w:space="0" w:color="auto"/>
            <w:right w:val="none" w:sz="0" w:space="0" w:color="auto"/>
          </w:divBdr>
        </w:div>
        <w:div w:id="923414949">
          <w:marLeft w:val="1166"/>
          <w:marRight w:val="0"/>
          <w:marTop w:val="115"/>
          <w:marBottom w:val="0"/>
          <w:divBdr>
            <w:top w:val="none" w:sz="0" w:space="0" w:color="auto"/>
            <w:left w:val="none" w:sz="0" w:space="0" w:color="auto"/>
            <w:bottom w:val="none" w:sz="0" w:space="0" w:color="auto"/>
            <w:right w:val="none" w:sz="0" w:space="0" w:color="auto"/>
          </w:divBdr>
        </w:div>
        <w:div w:id="1255671881">
          <w:marLeft w:val="1166"/>
          <w:marRight w:val="0"/>
          <w:marTop w:val="115"/>
          <w:marBottom w:val="0"/>
          <w:divBdr>
            <w:top w:val="none" w:sz="0" w:space="0" w:color="auto"/>
            <w:left w:val="none" w:sz="0" w:space="0" w:color="auto"/>
            <w:bottom w:val="none" w:sz="0" w:space="0" w:color="auto"/>
            <w:right w:val="none" w:sz="0" w:space="0" w:color="auto"/>
          </w:divBdr>
        </w:div>
        <w:div w:id="1522281346">
          <w:marLeft w:val="1166"/>
          <w:marRight w:val="0"/>
          <w:marTop w:val="115"/>
          <w:marBottom w:val="0"/>
          <w:divBdr>
            <w:top w:val="none" w:sz="0" w:space="0" w:color="auto"/>
            <w:left w:val="none" w:sz="0" w:space="0" w:color="auto"/>
            <w:bottom w:val="none" w:sz="0" w:space="0" w:color="auto"/>
            <w:right w:val="none" w:sz="0" w:space="0" w:color="auto"/>
          </w:divBdr>
        </w:div>
        <w:div w:id="2016766464">
          <w:marLeft w:val="1166"/>
          <w:marRight w:val="0"/>
          <w:marTop w:val="115"/>
          <w:marBottom w:val="0"/>
          <w:divBdr>
            <w:top w:val="none" w:sz="0" w:space="0" w:color="auto"/>
            <w:left w:val="none" w:sz="0" w:space="0" w:color="auto"/>
            <w:bottom w:val="none" w:sz="0" w:space="0" w:color="auto"/>
            <w:right w:val="none" w:sz="0" w:space="0" w:color="auto"/>
          </w:divBdr>
        </w:div>
        <w:div w:id="2092266987">
          <w:marLeft w:val="1166"/>
          <w:marRight w:val="0"/>
          <w:marTop w:val="115"/>
          <w:marBottom w:val="0"/>
          <w:divBdr>
            <w:top w:val="none" w:sz="0" w:space="0" w:color="auto"/>
            <w:left w:val="none" w:sz="0" w:space="0" w:color="auto"/>
            <w:bottom w:val="none" w:sz="0" w:space="0" w:color="auto"/>
            <w:right w:val="none" w:sz="0" w:space="0" w:color="auto"/>
          </w:divBdr>
        </w:div>
      </w:divsChild>
    </w:div>
    <w:div w:id="1002901680">
      <w:bodyDiv w:val="1"/>
      <w:marLeft w:val="0"/>
      <w:marRight w:val="0"/>
      <w:marTop w:val="0"/>
      <w:marBottom w:val="0"/>
      <w:divBdr>
        <w:top w:val="none" w:sz="0" w:space="0" w:color="auto"/>
        <w:left w:val="none" w:sz="0" w:space="0" w:color="auto"/>
        <w:bottom w:val="none" w:sz="0" w:space="0" w:color="auto"/>
        <w:right w:val="none" w:sz="0" w:space="0" w:color="auto"/>
      </w:divBdr>
    </w:div>
    <w:div w:id="1003321777">
      <w:bodyDiv w:val="1"/>
      <w:marLeft w:val="0"/>
      <w:marRight w:val="0"/>
      <w:marTop w:val="0"/>
      <w:marBottom w:val="0"/>
      <w:divBdr>
        <w:top w:val="none" w:sz="0" w:space="0" w:color="auto"/>
        <w:left w:val="none" w:sz="0" w:space="0" w:color="auto"/>
        <w:bottom w:val="none" w:sz="0" w:space="0" w:color="auto"/>
        <w:right w:val="none" w:sz="0" w:space="0" w:color="auto"/>
      </w:divBdr>
    </w:div>
    <w:div w:id="1004168361">
      <w:bodyDiv w:val="1"/>
      <w:marLeft w:val="0"/>
      <w:marRight w:val="0"/>
      <w:marTop w:val="0"/>
      <w:marBottom w:val="0"/>
      <w:divBdr>
        <w:top w:val="none" w:sz="0" w:space="0" w:color="auto"/>
        <w:left w:val="none" w:sz="0" w:space="0" w:color="auto"/>
        <w:bottom w:val="none" w:sz="0" w:space="0" w:color="auto"/>
        <w:right w:val="none" w:sz="0" w:space="0" w:color="auto"/>
      </w:divBdr>
    </w:div>
    <w:div w:id="1004551492">
      <w:bodyDiv w:val="1"/>
      <w:marLeft w:val="0"/>
      <w:marRight w:val="0"/>
      <w:marTop w:val="0"/>
      <w:marBottom w:val="0"/>
      <w:divBdr>
        <w:top w:val="none" w:sz="0" w:space="0" w:color="auto"/>
        <w:left w:val="none" w:sz="0" w:space="0" w:color="auto"/>
        <w:bottom w:val="none" w:sz="0" w:space="0" w:color="auto"/>
        <w:right w:val="none" w:sz="0" w:space="0" w:color="auto"/>
      </w:divBdr>
      <w:divsChild>
        <w:div w:id="128060356">
          <w:marLeft w:val="1166"/>
          <w:marRight w:val="0"/>
          <w:marTop w:val="106"/>
          <w:marBottom w:val="0"/>
          <w:divBdr>
            <w:top w:val="none" w:sz="0" w:space="0" w:color="auto"/>
            <w:left w:val="none" w:sz="0" w:space="0" w:color="auto"/>
            <w:bottom w:val="none" w:sz="0" w:space="0" w:color="auto"/>
            <w:right w:val="none" w:sz="0" w:space="0" w:color="auto"/>
          </w:divBdr>
        </w:div>
        <w:div w:id="1359434262">
          <w:marLeft w:val="1166"/>
          <w:marRight w:val="0"/>
          <w:marTop w:val="106"/>
          <w:marBottom w:val="0"/>
          <w:divBdr>
            <w:top w:val="none" w:sz="0" w:space="0" w:color="auto"/>
            <w:left w:val="none" w:sz="0" w:space="0" w:color="auto"/>
            <w:bottom w:val="none" w:sz="0" w:space="0" w:color="auto"/>
            <w:right w:val="none" w:sz="0" w:space="0" w:color="auto"/>
          </w:divBdr>
        </w:div>
      </w:divsChild>
    </w:div>
    <w:div w:id="1004817102">
      <w:bodyDiv w:val="1"/>
      <w:marLeft w:val="0"/>
      <w:marRight w:val="0"/>
      <w:marTop w:val="0"/>
      <w:marBottom w:val="0"/>
      <w:divBdr>
        <w:top w:val="none" w:sz="0" w:space="0" w:color="auto"/>
        <w:left w:val="none" w:sz="0" w:space="0" w:color="auto"/>
        <w:bottom w:val="none" w:sz="0" w:space="0" w:color="auto"/>
        <w:right w:val="none" w:sz="0" w:space="0" w:color="auto"/>
      </w:divBdr>
    </w:div>
    <w:div w:id="1005665724">
      <w:bodyDiv w:val="1"/>
      <w:marLeft w:val="0"/>
      <w:marRight w:val="0"/>
      <w:marTop w:val="0"/>
      <w:marBottom w:val="0"/>
      <w:divBdr>
        <w:top w:val="none" w:sz="0" w:space="0" w:color="auto"/>
        <w:left w:val="none" w:sz="0" w:space="0" w:color="auto"/>
        <w:bottom w:val="none" w:sz="0" w:space="0" w:color="auto"/>
        <w:right w:val="none" w:sz="0" w:space="0" w:color="auto"/>
      </w:divBdr>
    </w:div>
    <w:div w:id="1005669787">
      <w:bodyDiv w:val="1"/>
      <w:marLeft w:val="0"/>
      <w:marRight w:val="0"/>
      <w:marTop w:val="0"/>
      <w:marBottom w:val="0"/>
      <w:divBdr>
        <w:top w:val="none" w:sz="0" w:space="0" w:color="auto"/>
        <w:left w:val="none" w:sz="0" w:space="0" w:color="auto"/>
        <w:bottom w:val="none" w:sz="0" w:space="0" w:color="auto"/>
        <w:right w:val="none" w:sz="0" w:space="0" w:color="auto"/>
      </w:divBdr>
      <w:divsChild>
        <w:div w:id="73357483">
          <w:marLeft w:val="1166"/>
          <w:marRight w:val="0"/>
          <w:marTop w:val="106"/>
          <w:marBottom w:val="0"/>
          <w:divBdr>
            <w:top w:val="none" w:sz="0" w:space="0" w:color="auto"/>
            <w:left w:val="none" w:sz="0" w:space="0" w:color="auto"/>
            <w:bottom w:val="none" w:sz="0" w:space="0" w:color="auto"/>
            <w:right w:val="none" w:sz="0" w:space="0" w:color="auto"/>
          </w:divBdr>
        </w:div>
        <w:div w:id="417336392">
          <w:marLeft w:val="547"/>
          <w:marRight w:val="0"/>
          <w:marTop w:val="115"/>
          <w:marBottom w:val="0"/>
          <w:divBdr>
            <w:top w:val="none" w:sz="0" w:space="0" w:color="auto"/>
            <w:left w:val="none" w:sz="0" w:space="0" w:color="auto"/>
            <w:bottom w:val="none" w:sz="0" w:space="0" w:color="auto"/>
            <w:right w:val="none" w:sz="0" w:space="0" w:color="auto"/>
          </w:divBdr>
        </w:div>
        <w:div w:id="715012435">
          <w:marLeft w:val="1800"/>
          <w:marRight w:val="0"/>
          <w:marTop w:val="86"/>
          <w:marBottom w:val="0"/>
          <w:divBdr>
            <w:top w:val="none" w:sz="0" w:space="0" w:color="auto"/>
            <w:left w:val="none" w:sz="0" w:space="0" w:color="auto"/>
            <w:bottom w:val="none" w:sz="0" w:space="0" w:color="auto"/>
            <w:right w:val="none" w:sz="0" w:space="0" w:color="auto"/>
          </w:divBdr>
        </w:div>
        <w:div w:id="1035428515">
          <w:marLeft w:val="1800"/>
          <w:marRight w:val="0"/>
          <w:marTop w:val="86"/>
          <w:marBottom w:val="0"/>
          <w:divBdr>
            <w:top w:val="none" w:sz="0" w:space="0" w:color="auto"/>
            <w:left w:val="none" w:sz="0" w:space="0" w:color="auto"/>
            <w:bottom w:val="none" w:sz="0" w:space="0" w:color="auto"/>
            <w:right w:val="none" w:sz="0" w:space="0" w:color="auto"/>
          </w:divBdr>
        </w:div>
        <w:div w:id="1375422997">
          <w:marLeft w:val="1166"/>
          <w:marRight w:val="0"/>
          <w:marTop w:val="106"/>
          <w:marBottom w:val="0"/>
          <w:divBdr>
            <w:top w:val="none" w:sz="0" w:space="0" w:color="auto"/>
            <w:left w:val="none" w:sz="0" w:space="0" w:color="auto"/>
            <w:bottom w:val="none" w:sz="0" w:space="0" w:color="auto"/>
            <w:right w:val="none" w:sz="0" w:space="0" w:color="auto"/>
          </w:divBdr>
        </w:div>
      </w:divsChild>
    </w:div>
    <w:div w:id="1006325357">
      <w:bodyDiv w:val="1"/>
      <w:marLeft w:val="0"/>
      <w:marRight w:val="0"/>
      <w:marTop w:val="0"/>
      <w:marBottom w:val="0"/>
      <w:divBdr>
        <w:top w:val="none" w:sz="0" w:space="0" w:color="auto"/>
        <w:left w:val="none" w:sz="0" w:space="0" w:color="auto"/>
        <w:bottom w:val="none" w:sz="0" w:space="0" w:color="auto"/>
        <w:right w:val="none" w:sz="0" w:space="0" w:color="auto"/>
      </w:divBdr>
      <w:divsChild>
        <w:div w:id="1836918988">
          <w:marLeft w:val="0"/>
          <w:marRight w:val="0"/>
          <w:marTop w:val="0"/>
          <w:marBottom w:val="0"/>
          <w:divBdr>
            <w:top w:val="none" w:sz="0" w:space="0" w:color="auto"/>
            <w:left w:val="none" w:sz="0" w:space="0" w:color="auto"/>
            <w:bottom w:val="none" w:sz="0" w:space="0" w:color="auto"/>
            <w:right w:val="none" w:sz="0" w:space="0" w:color="auto"/>
          </w:divBdr>
          <w:divsChild>
            <w:div w:id="289552504">
              <w:marLeft w:val="0"/>
              <w:marRight w:val="0"/>
              <w:marTop w:val="0"/>
              <w:marBottom w:val="0"/>
              <w:divBdr>
                <w:top w:val="none" w:sz="0" w:space="0" w:color="auto"/>
                <w:left w:val="none" w:sz="0" w:space="0" w:color="auto"/>
                <w:bottom w:val="none" w:sz="0" w:space="0" w:color="auto"/>
                <w:right w:val="none" w:sz="0" w:space="0" w:color="auto"/>
              </w:divBdr>
            </w:div>
            <w:div w:id="953446174">
              <w:marLeft w:val="0"/>
              <w:marRight w:val="0"/>
              <w:marTop w:val="0"/>
              <w:marBottom w:val="0"/>
              <w:divBdr>
                <w:top w:val="none" w:sz="0" w:space="0" w:color="auto"/>
                <w:left w:val="none" w:sz="0" w:space="0" w:color="auto"/>
                <w:bottom w:val="none" w:sz="0" w:space="0" w:color="auto"/>
                <w:right w:val="none" w:sz="0" w:space="0" w:color="auto"/>
              </w:divBdr>
            </w:div>
            <w:div w:id="964967886">
              <w:marLeft w:val="0"/>
              <w:marRight w:val="0"/>
              <w:marTop w:val="0"/>
              <w:marBottom w:val="0"/>
              <w:divBdr>
                <w:top w:val="none" w:sz="0" w:space="0" w:color="auto"/>
                <w:left w:val="none" w:sz="0" w:space="0" w:color="auto"/>
                <w:bottom w:val="none" w:sz="0" w:space="0" w:color="auto"/>
                <w:right w:val="none" w:sz="0" w:space="0" w:color="auto"/>
              </w:divBdr>
            </w:div>
            <w:div w:id="205608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786881">
      <w:bodyDiv w:val="1"/>
      <w:marLeft w:val="0"/>
      <w:marRight w:val="0"/>
      <w:marTop w:val="0"/>
      <w:marBottom w:val="0"/>
      <w:divBdr>
        <w:top w:val="none" w:sz="0" w:space="0" w:color="auto"/>
        <w:left w:val="none" w:sz="0" w:space="0" w:color="auto"/>
        <w:bottom w:val="none" w:sz="0" w:space="0" w:color="auto"/>
        <w:right w:val="none" w:sz="0" w:space="0" w:color="auto"/>
      </w:divBdr>
    </w:div>
    <w:div w:id="1007561257">
      <w:bodyDiv w:val="1"/>
      <w:marLeft w:val="0"/>
      <w:marRight w:val="0"/>
      <w:marTop w:val="0"/>
      <w:marBottom w:val="0"/>
      <w:divBdr>
        <w:top w:val="none" w:sz="0" w:space="0" w:color="auto"/>
        <w:left w:val="none" w:sz="0" w:space="0" w:color="auto"/>
        <w:bottom w:val="none" w:sz="0" w:space="0" w:color="auto"/>
        <w:right w:val="none" w:sz="0" w:space="0" w:color="auto"/>
      </w:divBdr>
    </w:div>
    <w:div w:id="1007630969">
      <w:bodyDiv w:val="1"/>
      <w:marLeft w:val="0"/>
      <w:marRight w:val="0"/>
      <w:marTop w:val="0"/>
      <w:marBottom w:val="0"/>
      <w:divBdr>
        <w:top w:val="none" w:sz="0" w:space="0" w:color="auto"/>
        <w:left w:val="none" w:sz="0" w:space="0" w:color="auto"/>
        <w:bottom w:val="none" w:sz="0" w:space="0" w:color="auto"/>
        <w:right w:val="none" w:sz="0" w:space="0" w:color="auto"/>
      </w:divBdr>
    </w:div>
    <w:div w:id="1007638732">
      <w:bodyDiv w:val="1"/>
      <w:marLeft w:val="0"/>
      <w:marRight w:val="0"/>
      <w:marTop w:val="0"/>
      <w:marBottom w:val="0"/>
      <w:divBdr>
        <w:top w:val="none" w:sz="0" w:space="0" w:color="auto"/>
        <w:left w:val="none" w:sz="0" w:space="0" w:color="auto"/>
        <w:bottom w:val="none" w:sz="0" w:space="0" w:color="auto"/>
        <w:right w:val="none" w:sz="0" w:space="0" w:color="auto"/>
      </w:divBdr>
    </w:div>
    <w:div w:id="1008169713">
      <w:bodyDiv w:val="1"/>
      <w:marLeft w:val="0"/>
      <w:marRight w:val="0"/>
      <w:marTop w:val="0"/>
      <w:marBottom w:val="0"/>
      <w:divBdr>
        <w:top w:val="none" w:sz="0" w:space="0" w:color="auto"/>
        <w:left w:val="none" w:sz="0" w:space="0" w:color="auto"/>
        <w:bottom w:val="none" w:sz="0" w:space="0" w:color="auto"/>
        <w:right w:val="none" w:sz="0" w:space="0" w:color="auto"/>
      </w:divBdr>
    </w:div>
    <w:div w:id="1008556168">
      <w:bodyDiv w:val="1"/>
      <w:marLeft w:val="0"/>
      <w:marRight w:val="0"/>
      <w:marTop w:val="0"/>
      <w:marBottom w:val="0"/>
      <w:divBdr>
        <w:top w:val="none" w:sz="0" w:space="0" w:color="auto"/>
        <w:left w:val="none" w:sz="0" w:space="0" w:color="auto"/>
        <w:bottom w:val="none" w:sz="0" w:space="0" w:color="auto"/>
        <w:right w:val="none" w:sz="0" w:space="0" w:color="auto"/>
      </w:divBdr>
    </w:div>
    <w:div w:id="1008993331">
      <w:bodyDiv w:val="1"/>
      <w:marLeft w:val="0"/>
      <w:marRight w:val="0"/>
      <w:marTop w:val="0"/>
      <w:marBottom w:val="0"/>
      <w:divBdr>
        <w:top w:val="none" w:sz="0" w:space="0" w:color="auto"/>
        <w:left w:val="none" w:sz="0" w:space="0" w:color="auto"/>
        <w:bottom w:val="none" w:sz="0" w:space="0" w:color="auto"/>
        <w:right w:val="none" w:sz="0" w:space="0" w:color="auto"/>
      </w:divBdr>
      <w:divsChild>
        <w:div w:id="263924714">
          <w:marLeft w:val="1800"/>
          <w:marRight w:val="0"/>
          <w:marTop w:val="86"/>
          <w:marBottom w:val="0"/>
          <w:divBdr>
            <w:top w:val="none" w:sz="0" w:space="0" w:color="auto"/>
            <w:left w:val="none" w:sz="0" w:space="0" w:color="auto"/>
            <w:bottom w:val="none" w:sz="0" w:space="0" w:color="auto"/>
            <w:right w:val="none" w:sz="0" w:space="0" w:color="auto"/>
          </w:divBdr>
        </w:div>
        <w:div w:id="565989758">
          <w:marLeft w:val="1166"/>
          <w:marRight w:val="0"/>
          <w:marTop w:val="86"/>
          <w:marBottom w:val="0"/>
          <w:divBdr>
            <w:top w:val="none" w:sz="0" w:space="0" w:color="auto"/>
            <w:left w:val="none" w:sz="0" w:space="0" w:color="auto"/>
            <w:bottom w:val="none" w:sz="0" w:space="0" w:color="auto"/>
            <w:right w:val="none" w:sz="0" w:space="0" w:color="auto"/>
          </w:divBdr>
        </w:div>
        <w:div w:id="735127686">
          <w:marLeft w:val="1800"/>
          <w:marRight w:val="0"/>
          <w:marTop w:val="86"/>
          <w:marBottom w:val="0"/>
          <w:divBdr>
            <w:top w:val="none" w:sz="0" w:space="0" w:color="auto"/>
            <w:left w:val="none" w:sz="0" w:space="0" w:color="auto"/>
            <w:bottom w:val="none" w:sz="0" w:space="0" w:color="auto"/>
            <w:right w:val="none" w:sz="0" w:space="0" w:color="auto"/>
          </w:divBdr>
        </w:div>
        <w:div w:id="744376912">
          <w:marLeft w:val="1166"/>
          <w:marRight w:val="0"/>
          <w:marTop w:val="86"/>
          <w:marBottom w:val="0"/>
          <w:divBdr>
            <w:top w:val="none" w:sz="0" w:space="0" w:color="auto"/>
            <w:left w:val="none" w:sz="0" w:space="0" w:color="auto"/>
            <w:bottom w:val="none" w:sz="0" w:space="0" w:color="auto"/>
            <w:right w:val="none" w:sz="0" w:space="0" w:color="auto"/>
          </w:divBdr>
        </w:div>
        <w:div w:id="929774384">
          <w:marLeft w:val="1166"/>
          <w:marRight w:val="0"/>
          <w:marTop w:val="86"/>
          <w:marBottom w:val="0"/>
          <w:divBdr>
            <w:top w:val="none" w:sz="0" w:space="0" w:color="auto"/>
            <w:left w:val="none" w:sz="0" w:space="0" w:color="auto"/>
            <w:bottom w:val="none" w:sz="0" w:space="0" w:color="auto"/>
            <w:right w:val="none" w:sz="0" w:space="0" w:color="auto"/>
          </w:divBdr>
        </w:div>
        <w:div w:id="1275013362">
          <w:marLeft w:val="1800"/>
          <w:marRight w:val="0"/>
          <w:marTop w:val="86"/>
          <w:marBottom w:val="0"/>
          <w:divBdr>
            <w:top w:val="none" w:sz="0" w:space="0" w:color="auto"/>
            <w:left w:val="none" w:sz="0" w:space="0" w:color="auto"/>
            <w:bottom w:val="none" w:sz="0" w:space="0" w:color="auto"/>
            <w:right w:val="none" w:sz="0" w:space="0" w:color="auto"/>
          </w:divBdr>
        </w:div>
        <w:div w:id="1391033612">
          <w:marLeft w:val="547"/>
          <w:marRight w:val="0"/>
          <w:marTop w:val="96"/>
          <w:marBottom w:val="0"/>
          <w:divBdr>
            <w:top w:val="none" w:sz="0" w:space="0" w:color="auto"/>
            <w:left w:val="none" w:sz="0" w:space="0" w:color="auto"/>
            <w:bottom w:val="none" w:sz="0" w:space="0" w:color="auto"/>
            <w:right w:val="none" w:sz="0" w:space="0" w:color="auto"/>
          </w:divBdr>
        </w:div>
      </w:divsChild>
    </w:div>
    <w:div w:id="1010525746">
      <w:bodyDiv w:val="1"/>
      <w:marLeft w:val="0"/>
      <w:marRight w:val="0"/>
      <w:marTop w:val="0"/>
      <w:marBottom w:val="0"/>
      <w:divBdr>
        <w:top w:val="none" w:sz="0" w:space="0" w:color="auto"/>
        <w:left w:val="none" w:sz="0" w:space="0" w:color="auto"/>
        <w:bottom w:val="none" w:sz="0" w:space="0" w:color="auto"/>
        <w:right w:val="none" w:sz="0" w:space="0" w:color="auto"/>
      </w:divBdr>
    </w:div>
    <w:div w:id="1011028046">
      <w:bodyDiv w:val="1"/>
      <w:marLeft w:val="0"/>
      <w:marRight w:val="0"/>
      <w:marTop w:val="0"/>
      <w:marBottom w:val="0"/>
      <w:divBdr>
        <w:top w:val="none" w:sz="0" w:space="0" w:color="auto"/>
        <w:left w:val="none" w:sz="0" w:space="0" w:color="auto"/>
        <w:bottom w:val="none" w:sz="0" w:space="0" w:color="auto"/>
        <w:right w:val="none" w:sz="0" w:space="0" w:color="auto"/>
      </w:divBdr>
    </w:div>
    <w:div w:id="1011368891">
      <w:bodyDiv w:val="1"/>
      <w:marLeft w:val="0"/>
      <w:marRight w:val="0"/>
      <w:marTop w:val="0"/>
      <w:marBottom w:val="0"/>
      <w:divBdr>
        <w:top w:val="none" w:sz="0" w:space="0" w:color="auto"/>
        <w:left w:val="none" w:sz="0" w:space="0" w:color="auto"/>
        <w:bottom w:val="none" w:sz="0" w:space="0" w:color="auto"/>
        <w:right w:val="none" w:sz="0" w:space="0" w:color="auto"/>
      </w:divBdr>
    </w:div>
    <w:div w:id="1011491244">
      <w:bodyDiv w:val="1"/>
      <w:marLeft w:val="0"/>
      <w:marRight w:val="0"/>
      <w:marTop w:val="0"/>
      <w:marBottom w:val="0"/>
      <w:divBdr>
        <w:top w:val="none" w:sz="0" w:space="0" w:color="auto"/>
        <w:left w:val="none" w:sz="0" w:space="0" w:color="auto"/>
        <w:bottom w:val="none" w:sz="0" w:space="0" w:color="auto"/>
        <w:right w:val="none" w:sz="0" w:space="0" w:color="auto"/>
      </w:divBdr>
    </w:div>
    <w:div w:id="1011614420">
      <w:bodyDiv w:val="1"/>
      <w:marLeft w:val="0"/>
      <w:marRight w:val="0"/>
      <w:marTop w:val="0"/>
      <w:marBottom w:val="0"/>
      <w:divBdr>
        <w:top w:val="none" w:sz="0" w:space="0" w:color="auto"/>
        <w:left w:val="none" w:sz="0" w:space="0" w:color="auto"/>
        <w:bottom w:val="none" w:sz="0" w:space="0" w:color="auto"/>
        <w:right w:val="none" w:sz="0" w:space="0" w:color="auto"/>
      </w:divBdr>
      <w:divsChild>
        <w:div w:id="301888949">
          <w:marLeft w:val="547"/>
          <w:marRight w:val="0"/>
          <w:marTop w:val="96"/>
          <w:marBottom w:val="0"/>
          <w:divBdr>
            <w:top w:val="none" w:sz="0" w:space="0" w:color="auto"/>
            <w:left w:val="none" w:sz="0" w:space="0" w:color="auto"/>
            <w:bottom w:val="none" w:sz="0" w:space="0" w:color="auto"/>
            <w:right w:val="none" w:sz="0" w:space="0" w:color="auto"/>
          </w:divBdr>
        </w:div>
        <w:div w:id="1287616268">
          <w:marLeft w:val="547"/>
          <w:marRight w:val="0"/>
          <w:marTop w:val="96"/>
          <w:marBottom w:val="0"/>
          <w:divBdr>
            <w:top w:val="none" w:sz="0" w:space="0" w:color="auto"/>
            <w:left w:val="none" w:sz="0" w:space="0" w:color="auto"/>
            <w:bottom w:val="none" w:sz="0" w:space="0" w:color="auto"/>
            <w:right w:val="none" w:sz="0" w:space="0" w:color="auto"/>
          </w:divBdr>
        </w:div>
        <w:div w:id="1508907977">
          <w:marLeft w:val="547"/>
          <w:marRight w:val="0"/>
          <w:marTop w:val="96"/>
          <w:marBottom w:val="0"/>
          <w:divBdr>
            <w:top w:val="none" w:sz="0" w:space="0" w:color="auto"/>
            <w:left w:val="none" w:sz="0" w:space="0" w:color="auto"/>
            <w:bottom w:val="none" w:sz="0" w:space="0" w:color="auto"/>
            <w:right w:val="none" w:sz="0" w:space="0" w:color="auto"/>
          </w:divBdr>
        </w:div>
      </w:divsChild>
    </w:div>
    <w:div w:id="1012033159">
      <w:bodyDiv w:val="1"/>
      <w:marLeft w:val="0"/>
      <w:marRight w:val="0"/>
      <w:marTop w:val="0"/>
      <w:marBottom w:val="0"/>
      <w:divBdr>
        <w:top w:val="none" w:sz="0" w:space="0" w:color="auto"/>
        <w:left w:val="none" w:sz="0" w:space="0" w:color="auto"/>
        <w:bottom w:val="none" w:sz="0" w:space="0" w:color="auto"/>
        <w:right w:val="none" w:sz="0" w:space="0" w:color="auto"/>
      </w:divBdr>
    </w:div>
    <w:div w:id="1012144983">
      <w:bodyDiv w:val="1"/>
      <w:marLeft w:val="0"/>
      <w:marRight w:val="0"/>
      <w:marTop w:val="0"/>
      <w:marBottom w:val="0"/>
      <w:divBdr>
        <w:top w:val="none" w:sz="0" w:space="0" w:color="auto"/>
        <w:left w:val="none" w:sz="0" w:space="0" w:color="auto"/>
        <w:bottom w:val="none" w:sz="0" w:space="0" w:color="auto"/>
        <w:right w:val="none" w:sz="0" w:space="0" w:color="auto"/>
      </w:divBdr>
    </w:div>
    <w:div w:id="1012804568">
      <w:bodyDiv w:val="1"/>
      <w:marLeft w:val="0"/>
      <w:marRight w:val="0"/>
      <w:marTop w:val="0"/>
      <w:marBottom w:val="0"/>
      <w:divBdr>
        <w:top w:val="none" w:sz="0" w:space="0" w:color="auto"/>
        <w:left w:val="none" w:sz="0" w:space="0" w:color="auto"/>
        <w:bottom w:val="none" w:sz="0" w:space="0" w:color="auto"/>
        <w:right w:val="none" w:sz="0" w:space="0" w:color="auto"/>
      </w:divBdr>
    </w:div>
    <w:div w:id="1013609298">
      <w:bodyDiv w:val="1"/>
      <w:marLeft w:val="0"/>
      <w:marRight w:val="0"/>
      <w:marTop w:val="0"/>
      <w:marBottom w:val="0"/>
      <w:divBdr>
        <w:top w:val="none" w:sz="0" w:space="0" w:color="auto"/>
        <w:left w:val="none" w:sz="0" w:space="0" w:color="auto"/>
        <w:bottom w:val="none" w:sz="0" w:space="0" w:color="auto"/>
        <w:right w:val="none" w:sz="0" w:space="0" w:color="auto"/>
      </w:divBdr>
    </w:div>
    <w:div w:id="1013647116">
      <w:bodyDiv w:val="1"/>
      <w:marLeft w:val="0"/>
      <w:marRight w:val="0"/>
      <w:marTop w:val="0"/>
      <w:marBottom w:val="0"/>
      <w:divBdr>
        <w:top w:val="none" w:sz="0" w:space="0" w:color="auto"/>
        <w:left w:val="none" w:sz="0" w:space="0" w:color="auto"/>
        <w:bottom w:val="none" w:sz="0" w:space="0" w:color="auto"/>
        <w:right w:val="none" w:sz="0" w:space="0" w:color="auto"/>
      </w:divBdr>
    </w:div>
    <w:div w:id="1013802837">
      <w:bodyDiv w:val="1"/>
      <w:marLeft w:val="0"/>
      <w:marRight w:val="0"/>
      <w:marTop w:val="0"/>
      <w:marBottom w:val="0"/>
      <w:divBdr>
        <w:top w:val="none" w:sz="0" w:space="0" w:color="auto"/>
        <w:left w:val="none" w:sz="0" w:space="0" w:color="auto"/>
        <w:bottom w:val="none" w:sz="0" w:space="0" w:color="auto"/>
        <w:right w:val="none" w:sz="0" w:space="0" w:color="auto"/>
      </w:divBdr>
    </w:div>
    <w:div w:id="1013997940">
      <w:bodyDiv w:val="1"/>
      <w:marLeft w:val="0"/>
      <w:marRight w:val="0"/>
      <w:marTop w:val="0"/>
      <w:marBottom w:val="0"/>
      <w:divBdr>
        <w:top w:val="none" w:sz="0" w:space="0" w:color="auto"/>
        <w:left w:val="none" w:sz="0" w:space="0" w:color="auto"/>
        <w:bottom w:val="none" w:sz="0" w:space="0" w:color="auto"/>
        <w:right w:val="none" w:sz="0" w:space="0" w:color="auto"/>
      </w:divBdr>
    </w:div>
    <w:div w:id="1013998565">
      <w:bodyDiv w:val="1"/>
      <w:marLeft w:val="0"/>
      <w:marRight w:val="0"/>
      <w:marTop w:val="0"/>
      <w:marBottom w:val="0"/>
      <w:divBdr>
        <w:top w:val="none" w:sz="0" w:space="0" w:color="auto"/>
        <w:left w:val="none" w:sz="0" w:space="0" w:color="auto"/>
        <w:bottom w:val="none" w:sz="0" w:space="0" w:color="auto"/>
        <w:right w:val="none" w:sz="0" w:space="0" w:color="auto"/>
      </w:divBdr>
      <w:divsChild>
        <w:div w:id="164371073">
          <w:marLeft w:val="1166"/>
          <w:marRight w:val="0"/>
          <w:marTop w:val="115"/>
          <w:marBottom w:val="120"/>
          <w:divBdr>
            <w:top w:val="none" w:sz="0" w:space="0" w:color="auto"/>
            <w:left w:val="none" w:sz="0" w:space="0" w:color="auto"/>
            <w:bottom w:val="none" w:sz="0" w:space="0" w:color="auto"/>
            <w:right w:val="none" w:sz="0" w:space="0" w:color="auto"/>
          </w:divBdr>
        </w:div>
        <w:div w:id="738211769">
          <w:marLeft w:val="1166"/>
          <w:marRight w:val="0"/>
          <w:marTop w:val="115"/>
          <w:marBottom w:val="120"/>
          <w:divBdr>
            <w:top w:val="none" w:sz="0" w:space="0" w:color="auto"/>
            <w:left w:val="none" w:sz="0" w:space="0" w:color="auto"/>
            <w:bottom w:val="none" w:sz="0" w:space="0" w:color="auto"/>
            <w:right w:val="none" w:sz="0" w:space="0" w:color="auto"/>
          </w:divBdr>
        </w:div>
        <w:div w:id="1458450059">
          <w:marLeft w:val="547"/>
          <w:marRight w:val="0"/>
          <w:marTop w:val="134"/>
          <w:marBottom w:val="120"/>
          <w:divBdr>
            <w:top w:val="none" w:sz="0" w:space="0" w:color="auto"/>
            <w:left w:val="none" w:sz="0" w:space="0" w:color="auto"/>
            <w:bottom w:val="none" w:sz="0" w:space="0" w:color="auto"/>
            <w:right w:val="none" w:sz="0" w:space="0" w:color="auto"/>
          </w:divBdr>
        </w:div>
      </w:divsChild>
    </w:div>
    <w:div w:id="1014461462">
      <w:bodyDiv w:val="1"/>
      <w:marLeft w:val="0"/>
      <w:marRight w:val="0"/>
      <w:marTop w:val="0"/>
      <w:marBottom w:val="0"/>
      <w:divBdr>
        <w:top w:val="none" w:sz="0" w:space="0" w:color="auto"/>
        <w:left w:val="none" w:sz="0" w:space="0" w:color="auto"/>
        <w:bottom w:val="none" w:sz="0" w:space="0" w:color="auto"/>
        <w:right w:val="none" w:sz="0" w:space="0" w:color="auto"/>
      </w:divBdr>
    </w:div>
    <w:div w:id="1014651485">
      <w:bodyDiv w:val="1"/>
      <w:marLeft w:val="0"/>
      <w:marRight w:val="0"/>
      <w:marTop w:val="0"/>
      <w:marBottom w:val="0"/>
      <w:divBdr>
        <w:top w:val="none" w:sz="0" w:space="0" w:color="auto"/>
        <w:left w:val="none" w:sz="0" w:space="0" w:color="auto"/>
        <w:bottom w:val="none" w:sz="0" w:space="0" w:color="auto"/>
        <w:right w:val="none" w:sz="0" w:space="0" w:color="auto"/>
      </w:divBdr>
    </w:div>
    <w:div w:id="1014696986">
      <w:bodyDiv w:val="1"/>
      <w:marLeft w:val="0"/>
      <w:marRight w:val="0"/>
      <w:marTop w:val="0"/>
      <w:marBottom w:val="0"/>
      <w:divBdr>
        <w:top w:val="none" w:sz="0" w:space="0" w:color="auto"/>
        <w:left w:val="none" w:sz="0" w:space="0" w:color="auto"/>
        <w:bottom w:val="none" w:sz="0" w:space="0" w:color="auto"/>
        <w:right w:val="none" w:sz="0" w:space="0" w:color="auto"/>
      </w:divBdr>
      <w:divsChild>
        <w:div w:id="1220049787">
          <w:marLeft w:val="1800"/>
          <w:marRight w:val="0"/>
          <w:marTop w:val="96"/>
          <w:marBottom w:val="0"/>
          <w:divBdr>
            <w:top w:val="none" w:sz="0" w:space="0" w:color="auto"/>
            <w:left w:val="none" w:sz="0" w:space="0" w:color="auto"/>
            <w:bottom w:val="none" w:sz="0" w:space="0" w:color="auto"/>
            <w:right w:val="none" w:sz="0" w:space="0" w:color="auto"/>
          </w:divBdr>
        </w:div>
        <w:div w:id="1549103189">
          <w:marLeft w:val="1166"/>
          <w:marRight w:val="0"/>
          <w:marTop w:val="115"/>
          <w:marBottom w:val="0"/>
          <w:divBdr>
            <w:top w:val="none" w:sz="0" w:space="0" w:color="auto"/>
            <w:left w:val="none" w:sz="0" w:space="0" w:color="auto"/>
            <w:bottom w:val="none" w:sz="0" w:space="0" w:color="auto"/>
            <w:right w:val="none" w:sz="0" w:space="0" w:color="auto"/>
          </w:divBdr>
        </w:div>
        <w:div w:id="1636568432">
          <w:marLeft w:val="547"/>
          <w:marRight w:val="0"/>
          <w:marTop w:val="134"/>
          <w:marBottom w:val="0"/>
          <w:divBdr>
            <w:top w:val="none" w:sz="0" w:space="0" w:color="auto"/>
            <w:left w:val="none" w:sz="0" w:space="0" w:color="auto"/>
            <w:bottom w:val="none" w:sz="0" w:space="0" w:color="auto"/>
            <w:right w:val="none" w:sz="0" w:space="0" w:color="auto"/>
          </w:divBdr>
        </w:div>
        <w:div w:id="1991127993">
          <w:marLeft w:val="1800"/>
          <w:marRight w:val="0"/>
          <w:marTop w:val="96"/>
          <w:marBottom w:val="0"/>
          <w:divBdr>
            <w:top w:val="none" w:sz="0" w:space="0" w:color="auto"/>
            <w:left w:val="none" w:sz="0" w:space="0" w:color="auto"/>
            <w:bottom w:val="none" w:sz="0" w:space="0" w:color="auto"/>
            <w:right w:val="none" w:sz="0" w:space="0" w:color="auto"/>
          </w:divBdr>
        </w:div>
        <w:div w:id="1993631658">
          <w:marLeft w:val="1166"/>
          <w:marRight w:val="0"/>
          <w:marTop w:val="115"/>
          <w:marBottom w:val="0"/>
          <w:divBdr>
            <w:top w:val="none" w:sz="0" w:space="0" w:color="auto"/>
            <w:left w:val="none" w:sz="0" w:space="0" w:color="auto"/>
            <w:bottom w:val="none" w:sz="0" w:space="0" w:color="auto"/>
            <w:right w:val="none" w:sz="0" w:space="0" w:color="auto"/>
          </w:divBdr>
        </w:div>
      </w:divsChild>
    </w:div>
    <w:div w:id="1014840217">
      <w:bodyDiv w:val="1"/>
      <w:marLeft w:val="0"/>
      <w:marRight w:val="0"/>
      <w:marTop w:val="0"/>
      <w:marBottom w:val="0"/>
      <w:divBdr>
        <w:top w:val="none" w:sz="0" w:space="0" w:color="auto"/>
        <w:left w:val="none" w:sz="0" w:space="0" w:color="auto"/>
        <w:bottom w:val="none" w:sz="0" w:space="0" w:color="auto"/>
        <w:right w:val="none" w:sz="0" w:space="0" w:color="auto"/>
      </w:divBdr>
    </w:div>
    <w:div w:id="1016928140">
      <w:bodyDiv w:val="1"/>
      <w:marLeft w:val="0"/>
      <w:marRight w:val="0"/>
      <w:marTop w:val="0"/>
      <w:marBottom w:val="0"/>
      <w:divBdr>
        <w:top w:val="none" w:sz="0" w:space="0" w:color="auto"/>
        <w:left w:val="none" w:sz="0" w:space="0" w:color="auto"/>
        <w:bottom w:val="none" w:sz="0" w:space="0" w:color="auto"/>
        <w:right w:val="none" w:sz="0" w:space="0" w:color="auto"/>
      </w:divBdr>
      <w:divsChild>
        <w:div w:id="161356533">
          <w:marLeft w:val="547"/>
          <w:marRight w:val="0"/>
          <w:marTop w:val="96"/>
          <w:marBottom w:val="0"/>
          <w:divBdr>
            <w:top w:val="none" w:sz="0" w:space="0" w:color="auto"/>
            <w:left w:val="none" w:sz="0" w:space="0" w:color="auto"/>
            <w:bottom w:val="none" w:sz="0" w:space="0" w:color="auto"/>
            <w:right w:val="none" w:sz="0" w:space="0" w:color="auto"/>
          </w:divBdr>
        </w:div>
        <w:div w:id="1207447460">
          <w:marLeft w:val="547"/>
          <w:marRight w:val="0"/>
          <w:marTop w:val="96"/>
          <w:marBottom w:val="0"/>
          <w:divBdr>
            <w:top w:val="none" w:sz="0" w:space="0" w:color="auto"/>
            <w:left w:val="none" w:sz="0" w:space="0" w:color="auto"/>
            <w:bottom w:val="none" w:sz="0" w:space="0" w:color="auto"/>
            <w:right w:val="none" w:sz="0" w:space="0" w:color="auto"/>
          </w:divBdr>
        </w:div>
      </w:divsChild>
    </w:div>
    <w:div w:id="1019311498">
      <w:bodyDiv w:val="1"/>
      <w:marLeft w:val="0"/>
      <w:marRight w:val="0"/>
      <w:marTop w:val="0"/>
      <w:marBottom w:val="0"/>
      <w:divBdr>
        <w:top w:val="none" w:sz="0" w:space="0" w:color="auto"/>
        <w:left w:val="none" w:sz="0" w:space="0" w:color="auto"/>
        <w:bottom w:val="none" w:sz="0" w:space="0" w:color="auto"/>
        <w:right w:val="none" w:sz="0" w:space="0" w:color="auto"/>
      </w:divBdr>
      <w:divsChild>
        <w:div w:id="352534709">
          <w:marLeft w:val="547"/>
          <w:marRight w:val="0"/>
          <w:marTop w:val="120"/>
          <w:marBottom w:val="0"/>
          <w:divBdr>
            <w:top w:val="none" w:sz="0" w:space="0" w:color="auto"/>
            <w:left w:val="none" w:sz="0" w:space="0" w:color="auto"/>
            <w:bottom w:val="none" w:sz="0" w:space="0" w:color="auto"/>
            <w:right w:val="none" w:sz="0" w:space="0" w:color="auto"/>
          </w:divBdr>
        </w:div>
        <w:div w:id="488327655">
          <w:marLeft w:val="1166"/>
          <w:marRight w:val="0"/>
          <w:marTop w:val="101"/>
          <w:marBottom w:val="0"/>
          <w:divBdr>
            <w:top w:val="none" w:sz="0" w:space="0" w:color="auto"/>
            <w:left w:val="none" w:sz="0" w:space="0" w:color="auto"/>
            <w:bottom w:val="none" w:sz="0" w:space="0" w:color="auto"/>
            <w:right w:val="none" w:sz="0" w:space="0" w:color="auto"/>
          </w:divBdr>
        </w:div>
        <w:div w:id="772558250">
          <w:marLeft w:val="1800"/>
          <w:marRight w:val="0"/>
          <w:marTop w:val="82"/>
          <w:marBottom w:val="0"/>
          <w:divBdr>
            <w:top w:val="none" w:sz="0" w:space="0" w:color="auto"/>
            <w:left w:val="none" w:sz="0" w:space="0" w:color="auto"/>
            <w:bottom w:val="none" w:sz="0" w:space="0" w:color="auto"/>
            <w:right w:val="none" w:sz="0" w:space="0" w:color="auto"/>
          </w:divBdr>
        </w:div>
        <w:div w:id="785345361">
          <w:marLeft w:val="1166"/>
          <w:marRight w:val="0"/>
          <w:marTop w:val="101"/>
          <w:marBottom w:val="0"/>
          <w:divBdr>
            <w:top w:val="none" w:sz="0" w:space="0" w:color="auto"/>
            <w:left w:val="none" w:sz="0" w:space="0" w:color="auto"/>
            <w:bottom w:val="none" w:sz="0" w:space="0" w:color="auto"/>
            <w:right w:val="none" w:sz="0" w:space="0" w:color="auto"/>
          </w:divBdr>
        </w:div>
        <w:div w:id="1056126049">
          <w:marLeft w:val="1800"/>
          <w:marRight w:val="0"/>
          <w:marTop w:val="82"/>
          <w:marBottom w:val="0"/>
          <w:divBdr>
            <w:top w:val="none" w:sz="0" w:space="0" w:color="auto"/>
            <w:left w:val="none" w:sz="0" w:space="0" w:color="auto"/>
            <w:bottom w:val="none" w:sz="0" w:space="0" w:color="auto"/>
            <w:right w:val="none" w:sz="0" w:space="0" w:color="auto"/>
          </w:divBdr>
        </w:div>
        <w:div w:id="1564177234">
          <w:marLeft w:val="1166"/>
          <w:marRight w:val="0"/>
          <w:marTop w:val="101"/>
          <w:marBottom w:val="0"/>
          <w:divBdr>
            <w:top w:val="none" w:sz="0" w:space="0" w:color="auto"/>
            <w:left w:val="none" w:sz="0" w:space="0" w:color="auto"/>
            <w:bottom w:val="none" w:sz="0" w:space="0" w:color="auto"/>
            <w:right w:val="none" w:sz="0" w:space="0" w:color="auto"/>
          </w:divBdr>
        </w:div>
        <w:div w:id="1699355411">
          <w:marLeft w:val="547"/>
          <w:marRight w:val="0"/>
          <w:marTop w:val="120"/>
          <w:marBottom w:val="0"/>
          <w:divBdr>
            <w:top w:val="none" w:sz="0" w:space="0" w:color="auto"/>
            <w:left w:val="none" w:sz="0" w:space="0" w:color="auto"/>
            <w:bottom w:val="none" w:sz="0" w:space="0" w:color="auto"/>
            <w:right w:val="none" w:sz="0" w:space="0" w:color="auto"/>
          </w:divBdr>
        </w:div>
        <w:div w:id="1924146385">
          <w:marLeft w:val="1166"/>
          <w:marRight w:val="0"/>
          <w:marTop w:val="101"/>
          <w:marBottom w:val="0"/>
          <w:divBdr>
            <w:top w:val="none" w:sz="0" w:space="0" w:color="auto"/>
            <w:left w:val="none" w:sz="0" w:space="0" w:color="auto"/>
            <w:bottom w:val="none" w:sz="0" w:space="0" w:color="auto"/>
            <w:right w:val="none" w:sz="0" w:space="0" w:color="auto"/>
          </w:divBdr>
        </w:div>
        <w:div w:id="2006005665">
          <w:marLeft w:val="1166"/>
          <w:marRight w:val="0"/>
          <w:marTop w:val="101"/>
          <w:marBottom w:val="0"/>
          <w:divBdr>
            <w:top w:val="none" w:sz="0" w:space="0" w:color="auto"/>
            <w:left w:val="none" w:sz="0" w:space="0" w:color="auto"/>
            <w:bottom w:val="none" w:sz="0" w:space="0" w:color="auto"/>
            <w:right w:val="none" w:sz="0" w:space="0" w:color="auto"/>
          </w:divBdr>
        </w:div>
        <w:div w:id="2096632745">
          <w:marLeft w:val="1800"/>
          <w:marRight w:val="0"/>
          <w:marTop w:val="82"/>
          <w:marBottom w:val="0"/>
          <w:divBdr>
            <w:top w:val="none" w:sz="0" w:space="0" w:color="auto"/>
            <w:left w:val="none" w:sz="0" w:space="0" w:color="auto"/>
            <w:bottom w:val="none" w:sz="0" w:space="0" w:color="auto"/>
            <w:right w:val="none" w:sz="0" w:space="0" w:color="auto"/>
          </w:divBdr>
        </w:div>
        <w:div w:id="2123306568">
          <w:marLeft w:val="1166"/>
          <w:marRight w:val="0"/>
          <w:marTop w:val="101"/>
          <w:marBottom w:val="0"/>
          <w:divBdr>
            <w:top w:val="none" w:sz="0" w:space="0" w:color="auto"/>
            <w:left w:val="none" w:sz="0" w:space="0" w:color="auto"/>
            <w:bottom w:val="none" w:sz="0" w:space="0" w:color="auto"/>
            <w:right w:val="none" w:sz="0" w:space="0" w:color="auto"/>
          </w:divBdr>
        </w:div>
      </w:divsChild>
    </w:div>
    <w:div w:id="1019428909">
      <w:bodyDiv w:val="1"/>
      <w:marLeft w:val="0"/>
      <w:marRight w:val="0"/>
      <w:marTop w:val="0"/>
      <w:marBottom w:val="0"/>
      <w:divBdr>
        <w:top w:val="none" w:sz="0" w:space="0" w:color="auto"/>
        <w:left w:val="none" w:sz="0" w:space="0" w:color="auto"/>
        <w:bottom w:val="none" w:sz="0" w:space="0" w:color="auto"/>
        <w:right w:val="none" w:sz="0" w:space="0" w:color="auto"/>
      </w:divBdr>
    </w:div>
    <w:div w:id="1019815879">
      <w:bodyDiv w:val="1"/>
      <w:marLeft w:val="0"/>
      <w:marRight w:val="0"/>
      <w:marTop w:val="0"/>
      <w:marBottom w:val="0"/>
      <w:divBdr>
        <w:top w:val="none" w:sz="0" w:space="0" w:color="auto"/>
        <w:left w:val="none" w:sz="0" w:space="0" w:color="auto"/>
        <w:bottom w:val="none" w:sz="0" w:space="0" w:color="auto"/>
        <w:right w:val="none" w:sz="0" w:space="0" w:color="auto"/>
      </w:divBdr>
      <w:divsChild>
        <w:div w:id="543566426">
          <w:marLeft w:val="1166"/>
          <w:marRight w:val="0"/>
          <w:marTop w:val="96"/>
          <w:marBottom w:val="0"/>
          <w:divBdr>
            <w:top w:val="none" w:sz="0" w:space="0" w:color="auto"/>
            <w:left w:val="none" w:sz="0" w:space="0" w:color="auto"/>
            <w:bottom w:val="none" w:sz="0" w:space="0" w:color="auto"/>
            <w:right w:val="none" w:sz="0" w:space="0" w:color="auto"/>
          </w:divBdr>
        </w:div>
        <w:div w:id="577904897">
          <w:marLeft w:val="1166"/>
          <w:marRight w:val="0"/>
          <w:marTop w:val="96"/>
          <w:marBottom w:val="0"/>
          <w:divBdr>
            <w:top w:val="none" w:sz="0" w:space="0" w:color="auto"/>
            <w:left w:val="none" w:sz="0" w:space="0" w:color="auto"/>
            <w:bottom w:val="none" w:sz="0" w:space="0" w:color="auto"/>
            <w:right w:val="none" w:sz="0" w:space="0" w:color="auto"/>
          </w:divBdr>
        </w:div>
        <w:div w:id="647175849">
          <w:marLeft w:val="1166"/>
          <w:marRight w:val="0"/>
          <w:marTop w:val="96"/>
          <w:marBottom w:val="0"/>
          <w:divBdr>
            <w:top w:val="none" w:sz="0" w:space="0" w:color="auto"/>
            <w:left w:val="none" w:sz="0" w:space="0" w:color="auto"/>
            <w:bottom w:val="none" w:sz="0" w:space="0" w:color="auto"/>
            <w:right w:val="none" w:sz="0" w:space="0" w:color="auto"/>
          </w:divBdr>
        </w:div>
        <w:div w:id="1050567514">
          <w:marLeft w:val="547"/>
          <w:marRight w:val="0"/>
          <w:marTop w:val="96"/>
          <w:marBottom w:val="0"/>
          <w:divBdr>
            <w:top w:val="none" w:sz="0" w:space="0" w:color="auto"/>
            <w:left w:val="none" w:sz="0" w:space="0" w:color="auto"/>
            <w:bottom w:val="none" w:sz="0" w:space="0" w:color="auto"/>
            <w:right w:val="none" w:sz="0" w:space="0" w:color="auto"/>
          </w:divBdr>
        </w:div>
        <w:div w:id="1325933977">
          <w:marLeft w:val="547"/>
          <w:marRight w:val="0"/>
          <w:marTop w:val="96"/>
          <w:marBottom w:val="0"/>
          <w:divBdr>
            <w:top w:val="none" w:sz="0" w:space="0" w:color="auto"/>
            <w:left w:val="none" w:sz="0" w:space="0" w:color="auto"/>
            <w:bottom w:val="none" w:sz="0" w:space="0" w:color="auto"/>
            <w:right w:val="none" w:sz="0" w:space="0" w:color="auto"/>
          </w:divBdr>
        </w:div>
        <w:div w:id="1555388160">
          <w:marLeft w:val="547"/>
          <w:marRight w:val="0"/>
          <w:marTop w:val="96"/>
          <w:marBottom w:val="0"/>
          <w:divBdr>
            <w:top w:val="none" w:sz="0" w:space="0" w:color="auto"/>
            <w:left w:val="none" w:sz="0" w:space="0" w:color="auto"/>
            <w:bottom w:val="none" w:sz="0" w:space="0" w:color="auto"/>
            <w:right w:val="none" w:sz="0" w:space="0" w:color="auto"/>
          </w:divBdr>
        </w:div>
        <w:div w:id="1741369276">
          <w:marLeft w:val="1166"/>
          <w:marRight w:val="0"/>
          <w:marTop w:val="96"/>
          <w:marBottom w:val="0"/>
          <w:divBdr>
            <w:top w:val="none" w:sz="0" w:space="0" w:color="auto"/>
            <w:left w:val="none" w:sz="0" w:space="0" w:color="auto"/>
            <w:bottom w:val="none" w:sz="0" w:space="0" w:color="auto"/>
            <w:right w:val="none" w:sz="0" w:space="0" w:color="auto"/>
          </w:divBdr>
        </w:div>
      </w:divsChild>
    </w:div>
    <w:div w:id="1020665499">
      <w:bodyDiv w:val="1"/>
      <w:marLeft w:val="0"/>
      <w:marRight w:val="0"/>
      <w:marTop w:val="0"/>
      <w:marBottom w:val="0"/>
      <w:divBdr>
        <w:top w:val="none" w:sz="0" w:space="0" w:color="auto"/>
        <w:left w:val="none" w:sz="0" w:space="0" w:color="auto"/>
        <w:bottom w:val="none" w:sz="0" w:space="0" w:color="auto"/>
        <w:right w:val="none" w:sz="0" w:space="0" w:color="auto"/>
      </w:divBdr>
    </w:div>
    <w:div w:id="1022047962">
      <w:bodyDiv w:val="1"/>
      <w:marLeft w:val="0"/>
      <w:marRight w:val="0"/>
      <w:marTop w:val="0"/>
      <w:marBottom w:val="0"/>
      <w:divBdr>
        <w:top w:val="none" w:sz="0" w:space="0" w:color="auto"/>
        <w:left w:val="none" w:sz="0" w:space="0" w:color="auto"/>
        <w:bottom w:val="none" w:sz="0" w:space="0" w:color="auto"/>
        <w:right w:val="none" w:sz="0" w:space="0" w:color="auto"/>
      </w:divBdr>
    </w:div>
    <w:div w:id="1022122750">
      <w:bodyDiv w:val="1"/>
      <w:marLeft w:val="0"/>
      <w:marRight w:val="0"/>
      <w:marTop w:val="0"/>
      <w:marBottom w:val="0"/>
      <w:divBdr>
        <w:top w:val="none" w:sz="0" w:space="0" w:color="auto"/>
        <w:left w:val="none" w:sz="0" w:space="0" w:color="auto"/>
        <w:bottom w:val="none" w:sz="0" w:space="0" w:color="auto"/>
        <w:right w:val="none" w:sz="0" w:space="0" w:color="auto"/>
      </w:divBdr>
      <w:divsChild>
        <w:div w:id="142426999">
          <w:marLeft w:val="1800"/>
          <w:marRight w:val="0"/>
          <w:marTop w:val="106"/>
          <w:marBottom w:val="0"/>
          <w:divBdr>
            <w:top w:val="none" w:sz="0" w:space="0" w:color="auto"/>
            <w:left w:val="none" w:sz="0" w:space="0" w:color="auto"/>
            <w:bottom w:val="none" w:sz="0" w:space="0" w:color="auto"/>
            <w:right w:val="none" w:sz="0" w:space="0" w:color="auto"/>
          </w:divBdr>
        </w:div>
        <w:div w:id="284966444">
          <w:marLeft w:val="547"/>
          <w:marRight w:val="0"/>
          <w:marTop w:val="144"/>
          <w:marBottom w:val="0"/>
          <w:divBdr>
            <w:top w:val="none" w:sz="0" w:space="0" w:color="auto"/>
            <w:left w:val="none" w:sz="0" w:space="0" w:color="auto"/>
            <w:bottom w:val="none" w:sz="0" w:space="0" w:color="auto"/>
            <w:right w:val="none" w:sz="0" w:space="0" w:color="auto"/>
          </w:divBdr>
        </w:div>
        <w:div w:id="579606414">
          <w:marLeft w:val="1800"/>
          <w:marRight w:val="0"/>
          <w:marTop w:val="106"/>
          <w:marBottom w:val="0"/>
          <w:divBdr>
            <w:top w:val="none" w:sz="0" w:space="0" w:color="auto"/>
            <w:left w:val="none" w:sz="0" w:space="0" w:color="auto"/>
            <w:bottom w:val="none" w:sz="0" w:space="0" w:color="auto"/>
            <w:right w:val="none" w:sz="0" w:space="0" w:color="auto"/>
          </w:divBdr>
        </w:div>
        <w:div w:id="854883489">
          <w:marLeft w:val="1166"/>
          <w:marRight w:val="0"/>
          <w:marTop w:val="125"/>
          <w:marBottom w:val="0"/>
          <w:divBdr>
            <w:top w:val="none" w:sz="0" w:space="0" w:color="auto"/>
            <w:left w:val="none" w:sz="0" w:space="0" w:color="auto"/>
            <w:bottom w:val="none" w:sz="0" w:space="0" w:color="auto"/>
            <w:right w:val="none" w:sz="0" w:space="0" w:color="auto"/>
          </w:divBdr>
        </w:div>
        <w:div w:id="1249657132">
          <w:marLeft w:val="1166"/>
          <w:marRight w:val="0"/>
          <w:marTop w:val="125"/>
          <w:marBottom w:val="0"/>
          <w:divBdr>
            <w:top w:val="none" w:sz="0" w:space="0" w:color="auto"/>
            <w:left w:val="none" w:sz="0" w:space="0" w:color="auto"/>
            <w:bottom w:val="none" w:sz="0" w:space="0" w:color="auto"/>
            <w:right w:val="none" w:sz="0" w:space="0" w:color="auto"/>
          </w:divBdr>
        </w:div>
        <w:div w:id="1256014022">
          <w:marLeft w:val="1800"/>
          <w:marRight w:val="0"/>
          <w:marTop w:val="106"/>
          <w:marBottom w:val="0"/>
          <w:divBdr>
            <w:top w:val="none" w:sz="0" w:space="0" w:color="auto"/>
            <w:left w:val="none" w:sz="0" w:space="0" w:color="auto"/>
            <w:bottom w:val="none" w:sz="0" w:space="0" w:color="auto"/>
            <w:right w:val="none" w:sz="0" w:space="0" w:color="auto"/>
          </w:divBdr>
        </w:div>
        <w:div w:id="1298604307">
          <w:marLeft w:val="1800"/>
          <w:marRight w:val="0"/>
          <w:marTop w:val="106"/>
          <w:marBottom w:val="0"/>
          <w:divBdr>
            <w:top w:val="none" w:sz="0" w:space="0" w:color="auto"/>
            <w:left w:val="none" w:sz="0" w:space="0" w:color="auto"/>
            <w:bottom w:val="none" w:sz="0" w:space="0" w:color="auto"/>
            <w:right w:val="none" w:sz="0" w:space="0" w:color="auto"/>
          </w:divBdr>
        </w:div>
      </w:divsChild>
    </w:div>
    <w:div w:id="1023555929">
      <w:bodyDiv w:val="1"/>
      <w:marLeft w:val="0"/>
      <w:marRight w:val="0"/>
      <w:marTop w:val="0"/>
      <w:marBottom w:val="0"/>
      <w:divBdr>
        <w:top w:val="none" w:sz="0" w:space="0" w:color="auto"/>
        <w:left w:val="none" w:sz="0" w:space="0" w:color="auto"/>
        <w:bottom w:val="none" w:sz="0" w:space="0" w:color="auto"/>
        <w:right w:val="none" w:sz="0" w:space="0" w:color="auto"/>
      </w:divBdr>
      <w:divsChild>
        <w:div w:id="146240549">
          <w:marLeft w:val="547"/>
          <w:marRight w:val="0"/>
          <w:marTop w:val="96"/>
          <w:marBottom w:val="0"/>
          <w:divBdr>
            <w:top w:val="none" w:sz="0" w:space="0" w:color="auto"/>
            <w:left w:val="none" w:sz="0" w:space="0" w:color="auto"/>
            <w:bottom w:val="none" w:sz="0" w:space="0" w:color="auto"/>
            <w:right w:val="none" w:sz="0" w:space="0" w:color="auto"/>
          </w:divBdr>
        </w:div>
        <w:div w:id="586887453">
          <w:marLeft w:val="547"/>
          <w:marRight w:val="0"/>
          <w:marTop w:val="86"/>
          <w:marBottom w:val="0"/>
          <w:divBdr>
            <w:top w:val="none" w:sz="0" w:space="0" w:color="auto"/>
            <w:left w:val="none" w:sz="0" w:space="0" w:color="auto"/>
            <w:bottom w:val="none" w:sz="0" w:space="0" w:color="auto"/>
            <w:right w:val="none" w:sz="0" w:space="0" w:color="auto"/>
          </w:divBdr>
        </w:div>
        <w:div w:id="1193346543">
          <w:marLeft w:val="1166"/>
          <w:marRight w:val="0"/>
          <w:marTop w:val="86"/>
          <w:marBottom w:val="0"/>
          <w:divBdr>
            <w:top w:val="none" w:sz="0" w:space="0" w:color="auto"/>
            <w:left w:val="none" w:sz="0" w:space="0" w:color="auto"/>
            <w:bottom w:val="none" w:sz="0" w:space="0" w:color="auto"/>
            <w:right w:val="none" w:sz="0" w:space="0" w:color="auto"/>
          </w:divBdr>
        </w:div>
        <w:div w:id="1200901061">
          <w:marLeft w:val="1166"/>
          <w:marRight w:val="0"/>
          <w:marTop w:val="86"/>
          <w:marBottom w:val="0"/>
          <w:divBdr>
            <w:top w:val="none" w:sz="0" w:space="0" w:color="auto"/>
            <w:left w:val="none" w:sz="0" w:space="0" w:color="auto"/>
            <w:bottom w:val="none" w:sz="0" w:space="0" w:color="auto"/>
            <w:right w:val="none" w:sz="0" w:space="0" w:color="auto"/>
          </w:divBdr>
        </w:div>
        <w:div w:id="1249004902">
          <w:marLeft w:val="1166"/>
          <w:marRight w:val="0"/>
          <w:marTop w:val="86"/>
          <w:marBottom w:val="0"/>
          <w:divBdr>
            <w:top w:val="none" w:sz="0" w:space="0" w:color="auto"/>
            <w:left w:val="none" w:sz="0" w:space="0" w:color="auto"/>
            <w:bottom w:val="none" w:sz="0" w:space="0" w:color="auto"/>
            <w:right w:val="none" w:sz="0" w:space="0" w:color="auto"/>
          </w:divBdr>
        </w:div>
      </w:divsChild>
    </w:div>
    <w:div w:id="1024094892">
      <w:bodyDiv w:val="1"/>
      <w:marLeft w:val="0"/>
      <w:marRight w:val="0"/>
      <w:marTop w:val="0"/>
      <w:marBottom w:val="0"/>
      <w:divBdr>
        <w:top w:val="none" w:sz="0" w:space="0" w:color="auto"/>
        <w:left w:val="none" w:sz="0" w:space="0" w:color="auto"/>
        <w:bottom w:val="none" w:sz="0" w:space="0" w:color="auto"/>
        <w:right w:val="none" w:sz="0" w:space="0" w:color="auto"/>
      </w:divBdr>
    </w:div>
    <w:div w:id="1024987323">
      <w:bodyDiv w:val="1"/>
      <w:marLeft w:val="0"/>
      <w:marRight w:val="0"/>
      <w:marTop w:val="0"/>
      <w:marBottom w:val="0"/>
      <w:divBdr>
        <w:top w:val="none" w:sz="0" w:space="0" w:color="auto"/>
        <w:left w:val="none" w:sz="0" w:space="0" w:color="auto"/>
        <w:bottom w:val="none" w:sz="0" w:space="0" w:color="auto"/>
        <w:right w:val="none" w:sz="0" w:space="0" w:color="auto"/>
      </w:divBdr>
    </w:div>
    <w:div w:id="1025398765">
      <w:bodyDiv w:val="1"/>
      <w:marLeft w:val="0"/>
      <w:marRight w:val="0"/>
      <w:marTop w:val="0"/>
      <w:marBottom w:val="0"/>
      <w:divBdr>
        <w:top w:val="none" w:sz="0" w:space="0" w:color="auto"/>
        <w:left w:val="none" w:sz="0" w:space="0" w:color="auto"/>
        <w:bottom w:val="none" w:sz="0" w:space="0" w:color="auto"/>
        <w:right w:val="none" w:sz="0" w:space="0" w:color="auto"/>
      </w:divBdr>
    </w:div>
    <w:div w:id="1025836109">
      <w:bodyDiv w:val="1"/>
      <w:marLeft w:val="0"/>
      <w:marRight w:val="0"/>
      <w:marTop w:val="0"/>
      <w:marBottom w:val="0"/>
      <w:divBdr>
        <w:top w:val="none" w:sz="0" w:space="0" w:color="auto"/>
        <w:left w:val="none" w:sz="0" w:space="0" w:color="auto"/>
        <w:bottom w:val="none" w:sz="0" w:space="0" w:color="auto"/>
        <w:right w:val="none" w:sz="0" w:space="0" w:color="auto"/>
      </w:divBdr>
    </w:div>
    <w:div w:id="1025860448">
      <w:bodyDiv w:val="1"/>
      <w:marLeft w:val="0"/>
      <w:marRight w:val="0"/>
      <w:marTop w:val="0"/>
      <w:marBottom w:val="0"/>
      <w:divBdr>
        <w:top w:val="none" w:sz="0" w:space="0" w:color="auto"/>
        <w:left w:val="none" w:sz="0" w:space="0" w:color="auto"/>
        <w:bottom w:val="none" w:sz="0" w:space="0" w:color="auto"/>
        <w:right w:val="none" w:sz="0" w:space="0" w:color="auto"/>
      </w:divBdr>
    </w:div>
    <w:div w:id="1026254139">
      <w:bodyDiv w:val="1"/>
      <w:marLeft w:val="0"/>
      <w:marRight w:val="0"/>
      <w:marTop w:val="0"/>
      <w:marBottom w:val="0"/>
      <w:divBdr>
        <w:top w:val="none" w:sz="0" w:space="0" w:color="auto"/>
        <w:left w:val="none" w:sz="0" w:space="0" w:color="auto"/>
        <w:bottom w:val="none" w:sz="0" w:space="0" w:color="auto"/>
        <w:right w:val="none" w:sz="0" w:space="0" w:color="auto"/>
      </w:divBdr>
      <w:divsChild>
        <w:div w:id="37632879">
          <w:marLeft w:val="547"/>
          <w:marRight w:val="0"/>
          <w:marTop w:val="96"/>
          <w:marBottom w:val="0"/>
          <w:divBdr>
            <w:top w:val="none" w:sz="0" w:space="0" w:color="auto"/>
            <w:left w:val="none" w:sz="0" w:space="0" w:color="auto"/>
            <w:bottom w:val="none" w:sz="0" w:space="0" w:color="auto"/>
            <w:right w:val="none" w:sz="0" w:space="0" w:color="auto"/>
          </w:divBdr>
        </w:div>
        <w:div w:id="48772020">
          <w:marLeft w:val="1800"/>
          <w:marRight w:val="0"/>
          <w:marTop w:val="72"/>
          <w:marBottom w:val="0"/>
          <w:divBdr>
            <w:top w:val="none" w:sz="0" w:space="0" w:color="auto"/>
            <w:left w:val="none" w:sz="0" w:space="0" w:color="auto"/>
            <w:bottom w:val="none" w:sz="0" w:space="0" w:color="auto"/>
            <w:right w:val="none" w:sz="0" w:space="0" w:color="auto"/>
          </w:divBdr>
        </w:div>
        <w:div w:id="237635497">
          <w:marLeft w:val="2520"/>
          <w:marRight w:val="0"/>
          <w:marTop w:val="62"/>
          <w:marBottom w:val="0"/>
          <w:divBdr>
            <w:top w:val="none" w:sz="0" w:space="0" w:color="auto"/>
            <w:left w:val="none" w:sz="0" w:space="0" w:color="auto"/>
            <w:bottom w:val="none" w:sz="0" w:space="0" w:color="auto"/>
            <w:right w:val="none" w:sz="0" w:space="0" w:color="auto"/>
          </w:divBdr>
        </w:div>
        <w:div w:id="248856972">
          <w:marLeft w:val="1166"/>
          <w:marRight w:val="0"/>
          <w:marTop w:val="86"/>
          <w:marBottom w:val="0"/>
          <w:divBdr>
            <w:top w:val="none" w:sz="0" w:space="0" w:color="auto"/>
            <w:left w:val="none" w:sz="0" w:space="0" w:color="auto"/>
            <w:bottom w:val="none" w:sz="0" w:space="0" w:color="auto"/>
            <w:right w:val="none" w:sz="0" w:space="0" w:color="auto"/>
          </w:divBdr>
        </w:div>
        <w:div w:id="391971236">
          <w:marLeft w:val="1800"/>
          <w:marRight w:val="0"/>
          <w:marTop w:val="72"/>
          <w:marBottom w:val="0"/>
          <w:divBdr>
            <w:top w:val="none" w:sz="0" w:space="0" w:color="auto"/>
            <w:left w:val="none" w:sz="0" w:space="0" w:color="auto"/>
            <w:bottom w:val="none" w:sz="0" w:space="0" w:color="auto"/>
            <w:right w:val="none" w:sz="0" w:space="0" w:color="auto"/>
          </w:divBdr>
        </w:div>
        <w:div w:id="497041426">
          <w:marLeft w:val="1166"/>
          <w:marRight w:val="0"/>
          <w:marTop w:val="86"/>
          <w:marBottom w:val="0"/>
          <w:divBdr>
            <w:top w:val="none" w:sz="0" w:space="0" w:color="auto"/>
            <w:left w:val="none" w:sz="0" w:space="0" w:color="auto"/>
            <w:bottom w:val="none" w:sz="0" w:space="0" w:color="auto"/>
            <w:right w:val="none" w:sz="0" w:space="0" w:color="auto"/>
          </w:divBdr>
        </w:div>
        <w:div w:id="546718762">
          <w:marLeft w:val="547"/>
          <w:marRight w:val="0"/>
          <w:marTop w:val="96"/>
          <w:marBottom w:val="0"/>
          <w:divBdr>
            <w:top w:val="none" w:sz="0" w:space="0" w:color="auto"/>
            <w:left w:val="none" w:sz="0" w:space="0" w:color="auto"/>
            <w:bottom w:val="none" w:sz="0" w:space="0" w:color="auto"/>
            <w:right w:val="none" w:sz="0" w:space="0" w:color="auto"/>
          </w:divBdr>
        </w:div>
        <w:div w:id="717824416">
          <w:marLeft w:val="547"/>
          <w:marRight w:val="0"/>
          <w:marTop w:val="96"/>
          <w:marBottom w:val="0"/>
          <w:divBdr>
            <w:top w:val="none" w:sz="0" w:space="0" w:color="auto"/>
            <w:left w:val="none" w:sz="0" w:space="0" w:color="auto"/>
            <w:bottom w:val="none" w:sz="0" w:space="0" w:color="auto"/>
            <w:right w:val="none" w:sz="0" w:space="0" w:color="auto"/>
          </w:divBdr>
        </w:div>
        <w:div w:id="861818408">
          <w:marLeft w:val="1166"/>
          <w:marRight w:val="0"/>
          <w:marTop w:val="86"/>
          <w:marBottom w:val="0"/>
          <w:divBdr>
            <w:top w:val="none" w:sz="0" w:space="0" w:color="auto"/>
            <w:left w:val="none" w:sz="0" w:space="0" w:color="auto"/>
            <w:bottom w:val="none" w:sz="0" w:space="0" w:color="auto"/>
            <w:right w:val="none" w:sz="0" w:space="0" w:color="auto"/>
          </w:divBdr>
        </w:div>
        <w:div w:id="1501847201">
          <w:marLeft w:val="2520"/>
          <w:marRight w:val="0"/>
          <w:marTop w:val="62"/>
          <w:marBottom w:val="0"/>
          <w:divBdr>
            <w:top w:val="none" w:sz="0" w:space="0" w:color="auto"/>
            <w:left w:val="none" w:sz="0" w:space="0" w:color="auto"/>
            <w:bottom w:val="none" w:sz="0" w:space="0" w:color="auto"/>
            <w:right w:val="none" w:sz="0" w:space="0" w:color="auto"/>
          </w:divBdr>
        </w:div>
        <w:div w:id="1591428014">
          <w:marLeft w:val="1166"/>
          <w:marRight w:val="0"/>
          <w:marTop w:val="86"/>
          <w:marBottom w:val="0"/>
          <w:divBdr>
            <w:top w:val="none" w:sz="0" w:space="0" w:color="auto"/>
            <w:left w:val="none" w:sz="0" w:space="0" w:color="auto"/>
            <w:bottom w:val="none" w:sz="0" w:space="0" w:color="auto"/>
            <w:right w:val="none" w:sz="0" w:space="0" w:color="auto"/>
          </w:divBdr>
        </w:div>
        <w:div w:id="1835414823">
          <w:marLeft w:val="1800"/>
          <w:marRight w:val="0"/>
          <w:marTop w:val="72"/>
          <w:marBottom w:val="0"/>
          <w:divBdr>
            <w:top w:val="none" w:sz="0" w:space="0" w:color="auto"/>
            <w:left w:val="none" w:sz="0" w:space="0" w:color="auto"/>
            <w:bottom w:val="none" w:sz="0" w:space="0" w:color="auto"/>
            <w:right w:val="none" w:sz="0" w:space="0" w:color="auto"/>
          </w:divBdr>
        </w:div>
      </w:divsChild>
    </w:div>
    <w:div w:id="1026905406">
      <w:bodyDiv w:val="1"/>
      <w:marLeft w:val="0"/>
      <w:marRight w:val="0"/>
      <w:marTop w:val="0"/>
      <w:marBottom w:val="0"/>
      <w:divBdr>
        <w:top w:val="none" w:sz="0" w:space="0" w:color="auto"/>
        <w:left w:val="none" w:sz="0" w:space="0" w:color="auto"/>
        <w:bottom w:val="none" w:sz="0" w:space="0" w:color="auto"/>
        <w:right w:val="none" w:sz="0" w:space="0" w:color="auto"/>
      </w:divBdr>
    </w:div>
    <w:div w:id="1027756948">
      <w:bodyDiv w:val="1"/>
      <w:marLeft w:val="0"/>
      <w:marRight w:val="0"/>
      <w:marTop w:val="0"/>
      <w:marBottom w:val="0"/>
      <w:divBdr>
        <w:top w:val="none" w:sz="0" w:space="0" w:color="auto"/>
        <w:left w:val="none" w:sz="0" w:space="0" w:color="auto"/>
        <w:bottom w:val="none" w:sz="0" w:space="0" w:color="auto"/>
        <w:right w:val="none" w:sz="0" w:space="0" w:color="auto"/>
      </w:divBdr>
    </w:div>
    <w:div w:id="1027757828">
      <w:bodyDiv w:val="1"/>
      <w:marLeft w:val="0"/>
      <w:marRight w:val="0"/>
      <w:marTop w:val="0"/>
      <w:marBottom w:val="0"/>
      <w:divBdr>
        <w:top w:val="none" w:sz="0" w:space="0" w:color="auto"/>
        <w:left w:val="none" w:sz="0" w:space="0" w:color="auto"/>
        <w:bottom w:val="none" w:sz="0" w:space="0" w:color="auto"/>
        <w:right w:val="none" w:sz="0" w:space="0" w:color="auto"/>
      </w:divBdr>
    </w:div>
    <w:div w:id="1029724270">
      <w:bodyDiv w:val="1"/>
      <w:marLeft w:val="0"/>
      <w:marRight w:val="0"/>
      <w:marTop w:val="0"/>
      <w:marBottom w:val="0"/>
      <w:divBdr>
        <w:top w:val="none" w:sz="0" w:space="0" w:color="auto"/>
        <w:left w:val="none" w:sz="0" w:space="0" w:color="auto"/>
        <w:bottom w:val="none" w:sz="0" w:space="0" w:color="auto"/>
        <w:right w:val="none" w:sz="0" w:space="0" w:color="auto"/>
      </w:divBdr>
    </w:div>
    <w:div w:id="1029840176">
      <w:bodyDiv w:val="1"/>
      <w:marLeft w:val="0"/>
      <w:marRight w:val="0"/>
      <w:marTop w:val="0"/>
      <w:marBottom w:val="0"/>
      <w:divBdr>
        <w:top w:val="none" w:sz="0" w:space="0" w:color="auto"/>
        <w:left w:val="none" w:sz="0" w:space="0" w:color="auto"/>
        <w:bottom w:val="none" w:sz="0" w:space="0" w:color="auto"/>
        <w:right w:val="none" w:sz="0" w:space="0" w:color="auto"/>
      </w:divBdr>
    </w:div>
    <w:div w:id="1030105427">
      <w:bodyDiv w:val="1"/>
      <w:marLeft w:val="0"/>
      <w:marRight w:val="0"/>
      <w:marTop w:val="0"/>
      <w:marBottom w:val="0"/>
      <w:divBdr>
        <w:top w:val="none" w:sz="0" w:space="0" w:color="auto"/>
        <w:left w:val="none" w:sz="0" w:space="0" w:color="auto"/>
        <w:bottom w:val="none" w:sz="0" w:space="0" w:color="auto"/>
        <w:right w:val="none" w:sz="0" w:space="0" w:color="auto"/>
      </w:divBdr>
    </w:div>
    <w:div w:id="1030762298">
      <w:bodyDiv w:val="1"/>
      <w:marLeft w:val="0"/>
      <w:marRight w:val="0"/>
      <w:marTop w:val="0"/>
      <w:marBottom w:val="0"/>
      <w:divBdr>
        <w:top w:val="none" w:sz="0" w:space="0" w:color="auto"/>
        <w:left w:val="none" w:sz="0" w:space="0" w:color="auto"/>
        <w:bottom w:val="none" w:sz="0" w:space="0" w:color="auto"/>
        <w:right w:val="none" w:sz="0" w:space="0" w:color="auto"/>
      </w:divBdr>
    </w:div>
    <w:div w:id="1032192795">
      <w:bodyDiv w:val="1"/>
      <w:marLeft w:val="0"/>
      <w:marRight w:val="0"/>
      <w:marTop w:val="0"/>
      <w:marBottom w:val="0"/>
      <w:divBdr>
        <w:top w:val="none" w:sz="0" w:space="0" w:color="auto"/>
        <w:left w:val="none" w:sz="0" w:space="0" w:color="auto"/>
        <w:bottom w:val="none" w:sz="0" w:space="0" w:color="auto"/>
        <w:right w:val="none" w:sz="0" w:space="0" w:color="auto"/>
      </w:divBdr>
    </w:div>
    <w:div w:id="1032267590">
      <w:bodyDiv w:val="1"/>
      <w:marLeft w:val="0"/>
      <w:marRight w:val="0"/>
      <w:marTop w:val="0"/>
      <w:marBottom w:val="0"/>
      <w:divBdr>
        <w:top w:val="none" w:sz="0" w:space="0" w:color="auto"/>
        <w:left w:val="none" w:sz="0" w:space="0" w:color="auto"/>
        <w:bottom w:val="none" w:sz="0" w:space="0" w:color="auto"/>
        <w:right w:val="none" w:sz="0" w:space="0" w:color="auto"/>
      </w:divBdr>
    </w:div>
    <w:div w:id="1033337636">
      <w:bodyDiv w:val="1"/>
      <w:marLeft w:val="0"/>
      <w:marRight w:val="0"/>
      <w:marTop w:val="0"/>
      <w:marBottom w:val="0"/>
      <w:divBdr>
        <w:top w:val="none" w:sz="0" w:space="0" w:color="auto"/>
        <w:left w:val="none" w:sz="0" w:space="0" w:color="auto"/>
        <w:bottom w:val="none" w:sz="0" w:space="0" w:color="auto"/>
        <w:right w:val="none" w:sz="0" w:space="0" w:color="auto"/>
      </w:divBdr>
    </w:div>
    <w:div w:id="1034043062">
      <w:bodyDiv w:val="1"/>
      <w:marLeft w:val="0"/>
      <w:marRight w:val="0"/>
      <w:marTop w:val="0"/>
      <w:marBottom w:val="0"/>
      <w:divBdr>
        <w:top w:val="none" w:sz="0" w:space="0" w:color="auto"/>
        <w:left w:val="none" w:sz="0" w:space="0" w:color="auto"/>
        <w:bottom w:val="none" w:sz="0" w:space="0" w:color="auto"/>
        <w:right w:val="none" w:sz="0" w:space="0" w:color="auto"/>
      </w:divBdr>
    </w:div>
    <w:div w:id="1035276906">
      <w:bodyDiv w:val="1"/>
      <w:marLeft w:val="0"/>
      <w:marRight w:val="0"/>
      <w:marTop w:val="0"/>
      <w:marBottom w:val="0"/>
      <w:divBdr>
        <w:top w:val="none" w:sz="0" w:space="0" w:color="auto"/>
        <w:left w:val="none" w:sz="0" w:space="0" w:color="auto"/>
        <w:bottom w:val="none" w:sz="0" w:space="0" w:color="auto"/>
        <w:right w:val="none" w:sz="0" w:space="0" w:color="auto"/>
      </w:divBdr>
    </w:div>
    <w:div w:id="1035496706">
      <w:bodyDiv w:val="1"/>
      <w:marLeft w:val="0"/>
      <w:marRight w:val="0"/>
      <w:marTop w:val="0"/>
      <w:marBottom w:val="0"/>
      <w:divBdr>
        <w:top w:val="none" w:sz="0" w:space="0" w:color="auto"/>
        <w:left w:val="none" w:sz="0" w:space="0" w:color="auto"/>
        <w:bottom w:val="none" w:sz="0" w:space="0" w:color="auto"/>
        <w:right w:val="none" w:sz="0" w:space="0" w:color="auto"/>
      </w:divBdr>
    </w:div>
    <w:div w:id="1038429351">
      <w:bodyDiv w:val="1"/>
      <w:marLeft w:val="0"/>
      <w:marRight w:val="0"/>
      <w:marTop w:val="0"/>
      <w:marBottom w:val="0"/>
      <w:divBdr>
        <w:top w:val="none" w:sz="0" w:space="0" w:color="auto"/>
        <w:left w:val="none" w:sz="0" w:space="0" w:color="auto"/>
        <w:bottom w:val="none" w:sz="0" w:space="0" w:color="auto"/>
        <w:right w:val="none" w:sz="0" w:space="0" w:color="auto"/>
      </w:divBdr>
    </w:div>
    <w:div w:id="1039284284">
      <w:bodyDiv w:val="1"/>
      <w:marLeft w:val="0"/>
      <w:marRight w:val="0"/>
      <w:marTop w:val="0"/>
      <w:marBottom w:val="0"/>
      <w:divBdr>
        <w:top w:val="none" w:sz="0" w:space="0" w:color="auto"/>
        <w:left w:val="none" w:sz="0" w:space="0" w:color="auto"/>
        <w:bottom w:val="none" w:sz="0" w:space="0" w:color="auto"/>
        <w:right w:val="none" w:sz="0" w:space="0" w:color="auto"/>
      </w:divBdr>
    </w:div>
    <w:div w:id="1039551589">
      <w:bodyDiv w:val="1"/>
      <w:marLeft w:val="0"/>
      <w:marRight w:val="0"/>
      <w:marTop w:val="0"/>
      <w:marBottom w:val="0"/>
      <w:divBdr>
        <w:top w:val="none" w:sz="0" w:space="0" w:color="auto"/>
        <w:left w:val="none" w:sz="0" w:space="0" w:color="auto"/>
        <w:bottom w:val="none" w:sz="0" w:space="0" w:color="auto"/>
        <w:right w:val="none" w:sz="0" w:space="0" w:color="auto"/>
      </w:divBdr>
    </w:div>
    <w:div w:id="1039740446">
      <w:bodyDiv w:val="1"/>
      <w:marLeft w:val="0"/>
      <w:marRight w:val="0"/>
      <w:marTop w:val="0"/>
      <w:marBottom w:val="0"/>
      <w:divBdr>
        <w:top w:val="none" w:sz="0" w:space="0" w:color="auto"/>
        <w:left w:val="none" w:sz="0" w:space="0" w:color="auto"/>
        <w:bottom w:val="none" w:sz="0" w:space="0" w:color="auto"/>
        <w:right w:val="none" w:sz="0" w:space="0" w:color="auto"/>
      </w:divBdr>
    </w:div>
    <w:div w:id="1040086554">
      <w:bodyDiv w:val="1"/>
      <w:marLeft w:val="0"/>
      <w:marRight w:val="0"/>
      <w:marTop w:val="0"/>
      <w:marBottom w:val="0"/>
      <w:divBdr>
        <w:top w:val="none" w:sz="0" w:space="0" w:color="auto"/>
        <w:left w:val="none" w:sz="0" w:space="0" w:color="auto"/>
        <w:bottom w:val="none" w:sz="0" w:space="0" w:color="auto"/>
        <w:right w:val="none" w:sz="0" w:space="0" w:color="auto"/>
      </w:divBdr>
    </w:div>
    <w:div w:id="1040205619">
      <w:bodyDiv w:val="1"/>
      <w:marLeft w:val="0"/>
      <w:marRight w:val="0"/>
      <w:marTop w:val="0"/>
      <w:marBottom w:val="0"/>
      <w:divBdr>
        <w:top w:val="none" w:sz="0" w:space="0" w:color="auto"/>
        <w:left w:val="none" w:sz="0" w:space="0" w:color="auto"/>
        <w:bottom w:val="none" w:sz="0" w:space="0" w:color="auto"/>
        <w:right w:val="none" w:sz="0" w:space="0" w:color="auto"/>
      </w:divBdr>
    </w:div>
    <w:div w:id="1040940365">
      <w:bodyDiv w:val="1"/>
      <w:marLeft w:val="0"/>
      <w:marRight w:val="0"/>
      <w:marTop w:val="0"/>
      <w:marBottom w:val="0"/>
      <w:divBdr>
        <w:top w:val="none" w:sz="0" w:space="0" w:color="auto"/>
        <w:left w:val="none" w:sz="0" w:space="0" w:color="auto"/>
        <w:bottom w:val="none" w:sz="0" w:space="0" w:color="auto"/>
        <w:right w:val="none" w:sz="0" w:space="0" w:color="auto"/>
      </w:divBdr>
      <w:divsChild>
        <w:div w:id="711265891">
          <w:marLeft w:val="1166"/>
          <w:marRight w:val="0"/>
          <w:marTop w:val="115"/>
          <w:marBottom w:val="0"/>
          <w:divBdr>
            <w:top w:val="none" w:sz="0" w:space="0" w:color="auto"/>
            <w:left w:val="none" w:sz="0" w:space="0" w:color="auto"/>
            <w:bottom w:val="none" w:sz="0" w:space="0" w:color="auto"/>
            <w:right w:val="none" w:sz="0" w:space="0" w:color="auto"/>
          </w:divBdr>
        </w:div>
        <w:div w:id="861938324">
          <w:marLeft w:val="1166"/>
          <w:marRight w:val="0"/>
          <w:marTop w:val="115"/>
          <w:marBottom w:val="0"/>
          <w:divBdr>
            <w:top w:val="none" w:sz="0" w:space="0" w:color="auto"/>
            <w:left w:val="none" w:sz="0" w:space="0" w:color="auto"/>
            <w:bottom w:val="none" w:sz="0" w:space="0" w:color="auto"/>
            <w:right w:val="none" w:sz="0" w:space="0" w:color="auto"/>
          </w:divBdr>
        </w:div>
        <w:div w:id="1245645202">
          <w:marLeft w:val="1800"/>
          <w:marRight w:val="0"/>
          <w:marTop w:val="96"/>
          <w:marBottom w:val="0"/>
          <w:divBdr>
            <w:top w:val="none" w:sz="0" w:space="0" w:color="auto"/>
            <w:left w:val="none" w:sz="0" w:space="0" w:color="auto"/>
            <w:bottom w:val="none" w:sz="0" w:space="0" w:color="auto"/>
            <w:right w:val="none" w:sz="0" w:space="0" w:color="auto"/>
          </w:divBdr>
        </w:div>
        <w:div w:id="1920171761">
          <w:marLeft w:val="1800"/>
          <w:marRight w:val="0"/>
          <w:marTop w:val="96"/>
          <w:marBottom w:val="0"/>
          <w:divBdr>
            <w:top w:val="none" w:sz="0" w:space="0" w:color="auto"/>
            <w:left w:val="none" w:sz="0" w:space="0" w:color="auto"/>
            <w:bottom w:val="none" w:sz="0" w:space="0" w:color="auto"/>
            <w:right w:val="none" w:sz="0" w:space="0" w:color="auto"/>
          </w:divBdr>
        </w:div>
        <w:div w:id="2004582050">
          <w:marLeft w:val="1166"/>
          <w:marRight w:val="0"/>
          <w:marTop w:val="115"/>
          <w:marBottom w:val="0"/>
          <w:divBdr>
            <w:top w:val="none" w:sz="0" w:space="0" w:color="auto"/>
            <w:left w:val="none" w:sz="0" w:space="0" w:color="auto"/>
            <w:bottom w:val="none" w:sz="0" w:space="0" w:color="auto"/>
            <w:right w:val="none" w:sz="0" w:space="0" w:color="auto"/>
          </w:divBdr>
        </w:div>
      </w:divsChild>
    </w:div>
    <w:div w:id="1043600662">
      <w:bodyDiv w:val="1"/>
      <w:marLeft w:val="0"/>
      <w:marRight w:val="0"/>
      <w:marTop w:val="0"/>
      <w:marBottom w:val="0"/>
      <w:divBdr>
        <w:top w:val="none" w:sz="0" w:space="0" w:color="auto"/>
        <w:left w:val="none" w:sz="0" w:space="0" w:color="auto"/>
        <w:bottom w:val="none" w:sz="0" w:space="0" w:color="auto"/>
        <w:right w:val="none" w:sz="0" w:space="0" w:color="auto"/>
      </w:divBdr>
    </w:div>
    <w:div w:id="1044215139">
      <w:bodyDiv w:val="1"/>
      <w:marLeft w:val="0"/>
      <w:marRight w:val="0"/>
      <w:marTop w:val="0"/>
      <w:marBottom w:val="0"/>
      <w:divBdr>
        <w:top w:val="none" w:sz="0" w:space="0" w:color="auto"/>
        <w:left w:val="none" w:sz="0" w:space="0" w:color="auto"/>
        <w:bottom w:val="none" w:sz="0" w:space="0" w:color="auto"/>
        <w:right w:val="none" w:sz="0" w:space="0" w:color="auto"/>
      </w:divBdr>
      <w:divsChild>
        <w:div w:id="351538019">
          <w:marLeft w:val="360"/>
          <w:marRight w:val="0"/>
          <w:marTop w:val="200"/>
          <w:marBottom w:val="0"/>
          <w:divBdr>
            <w:top w:val="none" w:sz="0" w:space="0" w:color="auto"/>
            <w:left w:val="none" w:sz="0" w:space="0" w:color="auto"/>
            <w:bottom w:val="none" w:sz="0" w:space="0" w:color="auto"/>
            <w:right w:val="none" w:sz="0" w:space="0" w:color="auto"/>
          </w:divBdr>
        </w:div>
        <w:div w:id="383875576">
          <w:marLeft w:val="1800"/>
          <w:marRight w:val="0"/>
          <w:marTop w:val="100"/>
          <w:marBottom w:val="0"/>
          <w:divBdr>
            <w:top w:val="none" w:sz="0" w:space="0" w:color="auto"/>
            <w:left w:val="none" w:sz="0" w:space="0" w:color="auto"/>
            <w:bottom w:val="none" w:sz="0" w:space="0" w:color="auto"/>
            <w:right w:val="none" w:sz="0" w:space="0" w:color="auto"/>
          </w:divBdr>
        </w:div>
        <w:div w:id="510147395">
          <w:marLeft w:val="360"/>
          <w:marRight w:val="0"/>
          <w:marTop w:val="200"/>
          <w:marBottom w:val="0"/>
          <w:divBdr>
            <w:top w:val="none" w:sz="0" w:space="0" w:color="auto"/>
            <w:left w:val="none" w:sz="0" w:space="0" w:color="auto"/>
            <w:bottom w:val="none" w:sz="0" w:space="0" w:color="auto"/>
            <w:right w:val="none" w:sz="0" w:space="0" w:color="auto"/>
          </w:divBdr>
        </w:div>
        <w:div w:id="639728668">
          <w:marLeft w:val="1080"/>
          <w:marRight w:val="0"/>
          <w:marTop w:val="100"/>
          <w:marBottom w:val="0"/>
          <w:divBdr>
            <w:top w:val="none" w:sz="0" w:space="0" w:color="auto"/>
            <w:left w:val="none" w:sz="0" w:space="0" w:color="auto"/>
            <w:bottom w:val="none" w:sz="0" w:space="0" w:color="auto"/>
            <w:right w:val="none" w:sz="0" w:space="0" w:color="auto"/>
          </w:divBdr>
        </w:div>
        <w:div w:id="650720878">
          <w:marLeft w:val="2520"/>
          <w:marRight w:val="0"/>
          <w:marTop w:val="100"/>
          <w:marBottom w:val="0"/>
          <w:divBdr>
            <w:top w:val="none" w:sz="0" w:space="0" w:color="auto"/>
            <w:left w:val="none" w:sz="0" w:space="0" w:color="auto"/>
            <w:bottom w:val="none" w:sz="0" w:space="0" w:color="auto"/>
            <w:right w:val="none" w:sz="0" w:space="0" w:color="auto"/>
          </w:divBdr>
        </w:div>
        <w:div w:id="880242601">
          <w:marLeft w:val="1080"/>
          <w:marRight w:val="0"/>
          <w:marTop w:val="100"/>
          <w:marBottom w:val="0"/>
          <w:divBdr>
            <w:top w:val="none" w:sz="0" w:space="0" w:color="auto"/>
            <w:left w:val="none" w:sz="0" w:space="0" w:color="auto"/>
            <w:bottom w:val="none" w:sz="0" w:space="0" w:color="auto"/>
            <w:right w:val="none" w:sz="0" w:space="0" w:color="auto"/>
          </w:divBdr>
        </w:div>
        <w:div w:id="1713311847">
          <w:marLeft w:val="1800"/>
          <w:marRight w:val="0"/>
          <w:marTop w:val="100"/>
          <w:marBottom w:val="0"/>
          <w:divBdr>
            <w:top w:val="none" w:sz="0" w:space="0" w:color="auto"/>
            <w:left w:val="none" w:sz="0" w:space="0" w:color="auto"/>
            <w:bottom w:val="none" w:sz="0" w:space="0" w:color="auto"/>
            <w:right w:val="none" w:sz="0" w:space="0" w:color="auto"/>
          </w:divBdr>
        </w:div>
        <w:div w:id="1969428732">
          <w:marLeft w:val="2520"/>
          <w:marRight w:val="0"/>
          <w:marTop w:val="100"/>
          <w:marBottom w:val="0"/>
          <w:divBdr>
            <w:top w:val="none" w:sz="0" w:space="0" w:color="auto"/>
            <w:left w:val="none" w:sz="0" w:space="0" w:color="auto"/>
            <w:bottom w:val="none" w:sz="0" w:space="0" w:color="auto"/>
            <w:right w:val="none" w:sz="0" w:space="0" w:color="auto"/>
          </w:divBdr>
        </w:div>
      </w:divsChild>
    </w:div>
    <w:div w:id="1046569498">
      <w:bodyDiv w:val="1"/>
      <w:marLeft w:val="150"/>
      <w:marRight w:val="150"/>
      <w:marTop w:val="150"/>
      <w:marBottom w:val="150"/>
      <w:divBdr>
        <w:top w:val="none" w:sz="0" w:space="0" w:color="auto"/>
        <w:left w:val="none" w:sz="0" w:space="0" w:color="auto"/>
        <w:bottom w:val="none" w:sz="0" w:space="0" w:color="auto"/>
        <w:right w:val="none" w:sz="0" w:space="0" w:color="auto"/>
      </w:divBdr>
    </w:div>
    <w:div w:id="1047801044">
      <w:bodyDiv w:val="1"/>
      <w:marLeft w:val="0"/>
      <w:marRight w:val="0"/>
      <w:marTop w:val="0"/>
      <w:marBottom w:val="0"/>
      <w:divBdr>
        <w:top w:val="none" w:sz="0" w:space="0" w:color="auto"/>
        <w:left w:val="none" w:sz="0" w:space="0" w:color="auto"/>
        <w:bottom w:val="none" w:sz="0" w:space="0" w:color="auto"/>
        <w:right w:val="none" w:sz="0" w:space="0" w:color="auto"/>
      </w:divBdr>
    </w:div>
    <w:div w:id="1048258505">
      <w:bodyDiv w:val="1"/>
      <w:marLeft w:val="0"/>
      <w:marRight w:val="0"/>
      <w:marTop w:val="0"/>
      <w:marBottom w:val="0"/>
      <w:divBdr>
        <w:top w:val="none" w:sz="0" w:space="0" w:color="auto"/>
        <w:left w:val="none" w:sz="0" w:space="0" w:color="auto"/>
        <w:bottom w:val="none" w:sz="0" w:space="0" w:color="auto"/>
        <w:right w:val="none" w:sz="0" w:space="0" w:color="auto"/>
      </w:divBdr>
    </w:div>
    <w:div w:id="1048914325">
      <w:bodyDiv w:val="1"/>
      <w:marLeft w:val="0"/>
      <w:marRight w:val="0"/>
      <w:marTop w:val="0"/>
      <w:marBottom w:val="0"/>
      <w:divBdr>
        <w:top w:val="none" w:sz="0" w:space="0" w:color="auto"/>
        <w:left w:val="none" w:sz="0" w:space="0" w:color="auto"/>
        <w:bottom w:val="none" w:sz="0" w:space="0" w:color="auto"/>
        <w:right w:val="none" w:sz="0" w:space="0" w:color="auto"/>
      </w:divBdr>
      <w:divsChild>
        <w:div w:id="689525350">
          <w:marLeft w:val="547"/>
          <w:marRight w:val="0"/>
          <w:marTop w:val="115"/>
          <w:marBottom w:val="0"/>
          <w:divBdr>
            <w:top w:val="none" w:sz="0" w:space="0" w:color="auto"/>
            <w:left w:val="none" w:sz="0" w:space="0" w:color="auto"/>
            <w:bottom w:val="none" w:sz="0" w:space="0" w:color="auto"/>
            <w:right w:val="none" w:sz="0" w:space="0" w:color="auto"/>
          </w:divBdr>
        </w:div>
        <w:div w:id="754594254">
          <w:marLeft w:val="1166"/>
          <w:marRight w:val="0"/>
          <w:marTop w:val="115"/>
          <w:marBottom w:val="0"/>
          <w:divBdr>
            <w:top w:val="none" w:sz="0" w:space="0" w:color="auto"/>
            <w:left w:val="none" w:sz="0" w:space="0" w:color="auto"/>
            <w:bottom w:val="none" w:sz="0" w:space="0" w:color="auto"/>
            <w:right w:val="none" w:sz="0" w:space="0" w:color="auto"/>
          </w:divBdr>
        </w:div>
        <w:div w:id="1752121956">
          <w:marLeft w:val="1166"/>
          <w:marRight w:val="0"/>
          <w:marTop w:val="115"/>
          <w:marBottom w:val="0"/>
          <w:divBdr>
            <w:top w:val="none" w:sz="0" w:space="0" w:color="auto"/>
            <w:left w:val="none" w:sz="0" w:space="0" w:color="auto"/>
            <w:bottom w:val="none" w:sz="0" w:space="0" w:color="auto"/>
            <w:right w:val="none" w:sz="0" w:space="0" w:color="auto"/>
          </w:divBdr>
        </w:div>
      </w:divsChild>
    </w:div>
    <w:div w:id="1049690326">
      <w:bodyDiv w:val="1"/>
      <w:marLeft w:val="0"/>
      <w:marRight w:val="0"/>
      <w:marTop w:val="0"/>
      <w:marBottom w:val="0"/>
      <w:divBdr>
        <w:top w:val="none" w:sz="0" w:space="0" w:color="auto"/>
        <w:left w:val="none" w:sz="0" w:space="0" w:color="auto"/>
        <w:bottom w:val="none" w:sz="0" w:space="0" w:color="auto"/>
        <w:right w:val="none" w:sz="0" w:space="0" w:color="auto"/>
      </w:divBdr>
    </w:div>
    <w:div w:id="1050153906">
      <w:bodyDiv w:val="1"/>
      <w:marLeft w:val="0"/>
      <w:marRight w:val="0"/>
      <w:marTop w:val="0"/>
      <w:marBottom w:val="0"/>
      <w:divBdr>
        <w:top w:val="none" w:sz="0" w:space="0" w:color="auto"/>
        <w:left w:val="none" w:sz="0" w:space="0" w:color="auto"/>
        <w:bottom w:val="none" w:sz="0" w:space="0" w:color="auto"/>
        <w:right w:val="none" w:sz="0" w:space="0" w:color="auto"/>
      </w:divBdr>
    </w:div>
    <w:div w:id="1050423607">
      <w:bodyDiv w:val="1"/>
      <w:marLeft w:val="0"/>
      <w:marRight w:val="0"/>
      <w:marTop w:val="0"/>
      <w:marBottom w:val="0"/>
      <w:divBdr>
        <w:top w:val="none" w:sz="0" w:space="0" w:color="auto"/>
        <w:left w:val="none" w:sz="0" w:space="0" w:color="auto"/>
        <w:bottom w:val="none" w:sz="0" w:space="0" w:color="auto"/>
        <w:right w:val="none" w:sz="0" w:space="0" w:color="auto"/>
      </w:divBdr>
    </w:div>
    <w:div w:id="1050612095">
      <w:bodyDiv w:val="1"/>
      <w:marLeft w:val="0"/>
      <w:marRight w:val="0"/>
      <w:marTop w:val="0"/>
      <w:marBottom w:val="0"/>
      <w:divBdr>
        <w:top w:val="none" w:sz="0" w:space="0" w:color="auto"/>
        <w:left w:val="none" w:sz="0" w:space="0" w:color="auto"/>
        <w:bottom w:val="none" w:sz="0" w:space="0" w:color="auto"/>
        <w:right w:val="none" w:sz="0" w:space="0" w:color="auto"/>
      </w:divBdr>
    </w:div>
    <w:div w:id="1051198388">
      <w:bodyDiv w:val="1"/>
      <w:marLeft w:val="0"/>
      <w:marRight w:val="0"/>
      <w:marTop w:val="0"/>
      <w:marBottom w:val="0"/>
      <w:divBdr>
        <w:top w:val="none" w:sz="0" w:space="0" w:color="auto"/>
        <w:left w:val="none" w:sz="0" w:space="0" w:color="auto"/>
        <w:bottom w:val="none" w:sz="0" w:space="0" w:color="auto"/>
        <w:right w:val="none" w:sz="0" w:space="0" w:color="auto"/>
      </w:divBdr>
    </w:div>
    <w:div w:id="1052192738">
      <w:bodyDiv w:val="1"/>
      <w:marLeft w:val="0"/>
      <w:marRight w:val="0"/>
      <w:marTop w:val="0"/>
      <w:marBottom w:val="0"/>
      <w:divBdr>
        <w:top w:val="none" w:sz="0" w:space="0" w:color="auto"/>
        <w:left w:val="none" w:sz="0" w:space="0" w:color="auto"/>
        <w:bottom w:val="none" w:sz="0" w:space="0" w:color="auto"/>
        <w:right w:val="none" w:sz="0" w:space="0" w:color="auto"/>
      </w:divBdr>
    </w:div>
    <w:div w:id="1053114558">
      <w:bodyDiv w:val="1"/>
      <w:marLeft w:val="0"/>
      <w:marRight w:val="0"/>
      <w:marTop w:val="0"/>
      <w:marBottom w:val="0"/>
      <w:divBdr>
        <w:top w:val="none" w:sz="0" w:space="0" w:color="auto"/>
        <w:left w:val="none" w:sz="0" w:space="0" w:color="auto"/>
        <w:bottom w:val="none" w:sz="0" w:space="0" w:color="auto"/>
        <w:right w:val="none" w:sz="0" w:space="0" w:color="auto"/>
      </w:divBdr>
    </w:div>
    <w:div w:id="1054230388">
      <w:bodyDiv w:val="1"/>
      <w:marLeft w:val="0"/>
      <w:marRight w:val="0"/>
      <w:marTop w:val="0"/>
      <w:marBottom w:val="0"/>
      <w:divBdr>
        <w:top w:val="none" w:sz="0" w:space="0" w:color="auto"/>
        <w:left w:val="none" w:sz="0" w:space="0" w:color="auto"/>
        <w:bottom w:val="none" w:sz="0" w:space="0" w:color="auto"/>
        <w:right w:val="none" w:sz="0" w:space="0" w:color="auto"/>
      </w:divBdr>
      <w:divsChild>
        <w:div w:id="185097477">
          <w:marLeft w:val="1800"/>
          <w:marRight w:val="0"/>
          <w:marTop w:val="120"/>
          <w:marBottom w:val="0"/>
          <w:divBdr>
            <w:top w:val="none" w:sz="0" w:space="0" w:color="auto"/>
            <w:left w:val="none" w:sz="0" w:space="0" w:color="auto"/>
            <w:bottom w:val="none" w:sz="0" w:space="0" w:color="auto"/>
            <w:right w:val="none" w:sz="0" w:space="0" w:color="auto"/>
          </w:divBdr>
        </w:div>
        <w:div w:id="799616395">
          <w:marLeft w:val="2520"/>
          <w:marRight w:val="0"/>
          <w:marTop w:val="120"/>
          <w:marBottom w:val="0"/>
          <w:divBdr>
            <w:top w:val="none" w:sz="0" w:space="0" w:color="auto"/>
            <w:left w:val="none" w:sz="0" w:space="0" w:color="auto"/>
            <w:bottom w:val="none" w:sz="0" w:space="0" w:color="auto"/>
            <w:right w:val="none" w:sz="0" w:space="0" w:color="auto"/>
          </w:divBdr>
        </w:div>
        <w:div w:id="1309169544">
          <w:marLeft w:val="2520"/>
          <w:marRight w:val="0"/>
          <w:marTop w:val="120"/>
          <w:marBottom w:val="0"/>
          <w:divBdr>
            <w:top w:val="none" w:sz="0" w:space="0" w:color="auto"/>
            <w:left w:val="none" w:sz="0" w:space="0" w:color="auto"/>
            <w:bottom w:val="none" w:sz="0" w:space="0" w:color="auto"/>
            <w:right w:val="none" w:sz="0" w:space="0" w:color="auto"/>
          </w:divBdr>
        </w:div>
        <w:div w:id="1865626710">
          <w:marLeft w:val="1800"/>
          <w:marRight w:val="0"/>
          <w:marTop w:val="120"/>
          <w:marBottom w:val="0"/>
          <w:divBdr>
            <w:top w:val="none" w:sz="0" w:space="0" w:color="auto"/>
            <w:left w:val="none" w:sz="0" w:space="0" w:color="auto"/>
            <w:bottom w:val="none" w:sz="0" w:space="0" w:color="auto"/>
            <w:right w:val="none" w:sz="0" w:space="0" w:color="auto"/>
          </w:divBdr>
        </w:div>
      </w:divsChild>
    </w:div>
    <w:div w:id="1055005329">
      <w:bodyDiv w:val="1"/>
      <w:marLeft w:val="0"/>
      <w:marRight w:val="0"/>
      <w:marTop w:val="0"/>
      <w:marBottom w:val="0"/>
      <w:divBdr>
        <w:top w:val="none" w:sz="0" w:space="0" w:color="auto"/>
        <w:left w:val="none" w:sz="0" w:space="0" w:color="auto"/>
        <w:bottom w:val="none" w:sz="0" w:space="0" w:color="auto"/>
        <w:right w:val="none" w:sz="0" w:space="0" w:color="auto"/>
      </w:divBdr>
      <w:divsChild>
        <w:div w:id="50813963">
          <w:marLeft w:val="1253"/>
          <w:marRight w:val="0"/>
          <w:marTop w:val="60"/>
          <w:marBottom w:val="0"/>
          <w:divBdr>
            <w:top w:val="none" w:sz="0" w:space="0" w:color="auto"/>
            <w:left w:val="none" w:sz="0" w:space="0" w:color="auto"/>
            <w:bottom w:val="none" w:sz="0" w:space="0" w:color="auto"/>
            <w:right w:val="none" w:sz="0" w:space="0" w:color="auto"/>
          </w:divBdr>
        </w:div>
        <w:div w:id="1260867591">
          <w:marLeft w:val="533"/>
          <w:marRight w:val="0"/>
          <w:marTop w:val="60"/>
          <w:marBottom w:val="0"/>
          <w:divBdr>
            <w:top w:val="none" w:sz="0" w:space="0" w:color="auto"/>
            <w:left w:val="none" w:sz="0" w:space="0" w:color="auto"/>
            <w:bottom w:val="none" w:sz="0" w:space="0" w:color="auto"/>
            <w:right w:val="none" w:sz="0" w:space="0" w:color="auto"/>
          </w:divBdr>
        </w:div>
        <w:div w:id="1713378670">
          <w:marLeft w:val="533"/>
          <w:marRight w:val="0"/>
          <w:marTop w:val="60"/>
          <w:marBottom w:val="0"/>
          <w:divBdr>
            <w:top w:val="none" w:sz="0" w:space="0" w:color="auto"/>
            <w:left w:val="none" w:sz="0" w:space="0" w:color="auto"/>
            <w:bottom w:val="none" w:sz="0" w:space="0" w:color="auto"/>
            <w:right w:val="none" w:sz="0" w:space="0" w:color="auto"/>
          </w:divBdr>
        </w:div>
      </w:divsChild>
    </w:div>
    <w:div w:id="1056053030">
      <w:bodyDiv w:val="1"/>
      <w:marLeft w:val="0"/>
      <w:marRight w:val="0"/>
      <w:marTop w:val="0"/>
      <w:marBottom w:val="0"/>
      <w:divBdr>
        <w:top w:val="none" w:sz="0" w:space="0" w:color="auto"/>
        <w:left w:val="none" w:sz="0" w:space="0" w:color="auto"/>
        <w:bottom w:val="none" w:sz="0" w:space="0" w:color="auto"/>
        <w:right w:val="none" w:sz="0" w:space="0" w:color="auto"/>
      </w:divBdr>
    </w:div>
    <w:div w:id="1056247359">
      <w:bodyDiv w:val="1"/>
      <w:marLeft w:val="0"/>
      <w:marRight w:val="0"/>
      <w:marTop w:val="0"/>
      <w:marBottom w:val="0"/>
      <w:divBdr>
        <w:top w:val="none" w:sz="0" w:space="0" w:color="auto"/>
        <w:left w:val="none" w:sz="0" w:space="0" w:color="auto"/>
        <w:bottom w:val="none" w:sz="0" w:space="0" w:color="auto"/>
        <w:right w:val="none" w:sz="0" w:space="0" w:color="auto"/>
      </w:divBdr>
    </w:div>
    <w:div w:id="1056509181">
      <w:bodyDiv w:val="1"/>
      <w:marLeft w:val="0"/>
      <w:marRight w:val="0"/>
      <w:marTop w:val="0"/>
      <w:marBottom w:val="0"/>
      <w:divBdr>
        <w:top w:val="none" w:sz="0" w:space="0" w:color="auto"/>
        <w:left w:val="none" w:sz="0" w:space="0" w:color="auto"/>
        <w:bottom w:val="none" w:sz="0" w:space="0" w:color="auto"/>
        <w:right w:val="none" w:sz="0" w:space="0" w:color="auto"/>
      </w:divBdr>
    </w:div>
    <w:div w:id="1056779496">
      <w:bodyDiv w:val="1"/>
      <w:marLeft w:val="0"/>
      <w:marRight w:val="0"/>
      <w:marTop w:val="0"/>
      <w:marBottom w:val="0"/>
      <w:divBdr>
        <w:top w:val="none" w:sz="0" w:space="0" w:color="auto"/>
        <w:left w:val="none" w:sz="0" w:space="0" w:color="auto"/>
        <w:bottom w:val="none" w:sz="0" w:space="0" w:color="auto"/>
        <w:right w:val="none" w:sz="0" w:space="0" w:color="auto"/>
      </w:divBdr>
    </w:div>
    <w:div w:id="1056928027">
      <w:bodyDiv w:val="1"/>
      <w:marLeft w:val="0"/>
      <w:marRight w:val="0"/>
      <w:marTop w:val="0"/>
      <w:marBottom w:val="0"/>
      <w:divBdr>
        <w:top w:val="none" w:sz="0" w:space="0" w:color="auto"/>
        <w:left w:val="none" w:sz="0" w:space="0" w:color="auto"/>
        <w:bottom w:val="none" w:sz="0" w:space="0" w:color="auto"/>
        <w:right w:val="none" w:sz="0" w:space="0" w:color="auto"/>
      </w:divBdr>
      <w:divsChild>
        <w:div w:id="348726446">
          <w:marLeft w:val="547"/>
          <w:marRight w:val="0"/>
          <w:marTop w:val="154"/>
          <w:marBottom w:val="0"/>
          <w:divBdr>
            <w:top w:val="none" w:sz="0" w:space="0" w:color="auto"/>
            <w:left w:val="none" w:sz="0" w:space="0" w:color="auto"/>
            <w:bottom w:val="none" w:sz="0" w:space="0" w:color="auto"/>
            <w:right w:val="none" w:sz="0" w:space="0" w:color="auto"/>
          </w:divBdr>
        </w:div>
        <w:div w:id="739717038">
          <w:marLeft w:val="1166"/>
          <w:marRight w:val="0"/>
          <w:marTop w:val="134"/>
          <w:marBottom w:val="0"/>
          <w:divBdr>
            <w:top w:val="none" w:sz="0" w:space="0" w:color="auto"/>
            <w:left w:val="none" w:sz="0" w:space="0" w:color="auto"/>
            <w:bottom w:val="none" w:sz="0" w:space="0" w:color="auto"/>
            <w:right w:val="none" w:sz="0" w:space="0" w:color="auto"/>
          </w:divBdr>
        </w:div>
        <w:div w:id="2104375048">
          <w:marLeft w:val="1166"/>
          <w:marRight w:val="0"/>
          <w:marTop w:val="134"/>
          <w:marBottom w:val="0"/>
          <w:divBdr>
            <w:top w:val="none" w:sz="0" w:space="0" w:color="auto"/>
            <w:left w:val="none" w:sz="0" w:space="0" w:color="auto"/>
            <w:bottom w:val="none" w:sz="0" w:space="0" w:color="auto"/>
            <w:right w:val="none" w:sz="0" w:space="0" w:color="auto"/>
          </w:divBdr>
        </w:div>
      </w:divsChild>
    </w:div>
    <w:div w:id="1057122487">
      <w:bodyDiv w:val="1"/>
      <w:marLeft w:val="0"/>
      <w:marRight w:val="0"/>
      <w:marTop w:val="0"/>
      <w:marBottom w:val="0"/>
      <w:divBdr>
        <w:top w:val="none" w:sz="0" w:space="0" w:color="auto"/>
        <w:left w:val="none" w:sz="0" w:space="0" w:color="auto"/>
        <w:bottom w:val="none" w:sz="0" w:space="0" w:color="auto"/>
        <w:right w:val="none" w:sz="0" w:space="0" w:color="auto"/>
      </w:divBdr>
      <w:divsChild>
        <w:div w:id="84233523">
          <w:marLeft w:val="0"/>
          <w:marRight w:val="0"/>
          <w:marTop w:val="0"/>
          <w:marBottom w:val="0"/>
          <w:divBdr>
            <w:top w:val="none" w:sz="0" w:space="0" w:color="auto"/>
            <w:left w:val="none" w:sz="0" w:space="0" w:color="auto"/>
            <w:bottom w:val="none" w:sz="0" w:space="0" w:color="auto"/>
            <w:right w:val="none" w:sz="0" w:space="0" w:color="auto"/>
          </w:divBdr>
          <w:divsChild>
            <w:div w:id="2107654375">
              <w:marLeft w:val="0"/>
              <w:marRight w:val="0"/>
              <w:marTop w:val="0"/>
              <w:marBottom w:val="0"/>
              <w:divBdr>
                <w:top w:val="none" w:sz="0" w:space="0" w:color="auto"/>
                <w:left w:val="none" w:sz="0" w:space="0" w:color="auto"/>
                <w:bottom w:val="none" w:sz="0" w:space="0" w:color="auto"/>
                <w:right w:val="none" w:sz="0" w:space="0" w:color="auto"/>
              </w:divBdr>
              <w:divsChild>
                <w:div w:id="163297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968268">
      <w:bodyDiv w:val="1"/>
      <w:marLeft w:val="0"/>
      <w:marRight w:val="0"/>
      <w:marTop w:val="0"/>
      <w:marBottom w:val="0"/>
      <w:divBdr>
        <w:top w:val="none" w:sz="0" w:space="0" w:color="auto"/>
        <w:left w:val="none" w:sz="0" w:space="0" w:color="auto"/>
        <w:bottom w:val="none" w:sz="0" w:space="0" w:color="auto"/>
        <w:right w:val="none" w:sz="0" w:space="0" w:color="auto"/>
      </w:divBdr>
    </w:div>
    <w:div w:id="1058476103">
      <w:bodyDiv w:val="1"/>
      <w:marLeft w:val="0"/>
      <w:marRight w:val="0"/>
      <w:marTop w:val="0"/>
      <w:marBottom w:val="0"/>
      <w:divBdr>
        <w:top w:val="none" w:sz="0" w:space="0" w:color="auto"/>
        <w:left w:val="none" w:sz="0" w:space="0" w:color="auto"/>
        <w:bottom w:val="none" w:sz="0" w:space="0" w:color="auto"/>
        <w:right w:val="none" w:sz="0" w:space="0" w:color="auto"/>
      </w:divBdr>
      <w:divsChild>
        <w:div w:id="260723258">
          <w:marLeft w:val="1800"/>
          <w:marRight w:val="0"/>
          <w:marTop w:val="101"/>
          <w:marBottom w:val="0"/>
          <w:divBdr>
            <w:top w:val="none" w:sz="0" w:space="0" w:color="auto"/>
            <w:left w:val="none" w:sz="0" w:space="0" w:color="auto"/>
            <w:bottom w:val="none" w:sz="0" w:space="0" w:color="auto"/>
            <w:right w:val="none" w:sz="0" w:space="0" w:color="auto"/>
          </w:divBdr>
        </w:div>
        <w:div w:id="486751928">
          <w:marLeft w:val="547"/>
          <w:marRight w:val="0"/>
          <w:marTop w:val="134"/>
          <w:marBottom w:val="0"/>
          <w:divBdr>
            <w:top w:val="none" w:sz="0" w:space="0" w:color="auto"/>
            <w:left w:val="none" w:sz="0" w:space="0" w:color="auto"/>
            <w:bottom w:val="none" w:sz="0" w:space="0" w:color="auto"/>
            <w:right w:val="none" w:sz="0" w:space="0" w:color="auto"/>
          </w:divBdr>
        </w:div>
        <w:div w:id="794567052">
          <w:marLeft w:val="1800"/>
          <w:marRight w:val="0"/>
          <w:marTop w:val="101"/>
          <w:marBottom w:val="0"/>
          <w:divBdr>
            <w:top w:val="none" w:sz="0" w:space="0" w:color="auto"/>
            <w:left w:val="none" w:sz="0" w:space="0" w:color="auto"/>
            <w:bottom w:val="none" w:sz="0" w:space="0" w:color="auto"/>
            <w:right w:val="none" w:sz="0" w:space="0" w:color="auto"/>
          </w:divBdr>
        </w:div>
        <w:div w:id="958999546">
          <w:marLeft w:val="1166"/>
          <w:marRight w:val="0"/>
          <w:marTop w:val="115"/>
          <w:marBottom w:val="0"/>
          <w:divBdr>
            <w:top w:val="none" w:sz="0" w:space="0" w:color="auto"/>
            <w:left w:val="none" w:sz="0" w:space="0" w:color="auto"/>
            <w:bottom w:val="none" w:sz="0" w:space="0" w:color="auto"/>
            <w:right w:val="none" w:sz="0" w:space="0" w:color="auto"/>
          </w:divBdr>
        </w:div>
        <w:div w:id="1181580256">
          <w:marLeft w:val="1800"/>
          <w:marRight w:val="0"/>
          <w:marTop w:val="101"/>
          <w:marBottom w:val="0"/>
          <w:divBdr>
            <w:top w:val="none" w:sz="0" w:space="0" w:color="auto"/>
            <w:left w:val="none" w:sz="0" w:space="0" w:color="auto"/>
            <w:bottom w:val="none" w:sz="0" w:space="0" w:color="auto"/>
            <w:right w:val="none" w:sz="0" w:space="0" w:color="auto"/>
          </w:divBdr>
        </w:div>
        <w:div w:id="1871335161">
          <w:marLeft w:val="1800"/>
          <w:marRight w:val="0"/>
          <w:marTop w:val="101"/>
          <w:marBottom w:val="0"/>
          <w:divBdr>
            <w:top w:val="none" w:sz="0" w:space="0" w:color="auto"/>
            <w:left w:val="none" w:sz="0" w:space="0" w:color="auto"/>
            <w:bottom w:val="none" w:sz="0" w:space="0" w:color="auto"/>
            <w:right w:val="none" w:sz="0" w:space="0" w:color="auto"/>
          </w:divBdr>
        </w:div>
        <w:div w:id="2141998334">
          <w:marLeft w:val="1166"/>
          <w:marRight w:val="0"/>
          <w:marTop w:val="115"/>
          <w:marBottom w:val="0"/>
          <w:divBdr>
            <w:top w:val="none" w:sz="0" w:space="0" w:color="auto"/>
            <w:left w:val="none" w:sz="0" w:space="0" w:color="auto"/>
            <w:bottom w:val="none" w:sz="0" w:space="0" w:color="auto"/>
            <w:right w:val="none" w:sz="0" w:space="0" w:color="auto"/>
          </w:divBdr>
        </w:div>
      </w:divsChild>
    </w:div>
    <w:div w:id="1058548832">
      <w:bodyDiv w:val="1"/>
      <w:marLeft w:val="0"/>
      <w:marRight w:val="0"/>
      <w:marTop w:val="0"/>
      <w:marBottom w:val="0"/>
      <w:divBdr>
        <w:top w:val="none" w:sz="0" w:space="0" w:color="auto"/>
        <w:left w:val="none" w:sz="0" w:space="0" w:color="auto"/>
        <w:bottom w:val="none" w:sz="0" w:space="0" w:color="auto"/>
        <w:right w:val="none" w:sz="0" w:space="0" w:color="auto"/>
      </w:divBdr>
    </w:div>
    <w:div w:id="1059405398">
      <w:bodyDiv w:val="1"/>
      <w:marLeft w:val="0"/>
      <w:marRight w:val="0"/>
      <w:marTop w:val="0"/>
      <w:marBottom w:val="0"/>
      <w:divBdr>
        <w:top w:val="none" w:sz="0" w:space="0" w:color="auto"/>
        <w:left w:val="none" w:sz="0" w:space="0" w:color="auto"/>
        <w:bottom w:val="none" w:sz="0" w:space="0" w:color="auto"/>
        <w:right w:val="none" w:sz="0" w:space="0" w:color="auto"/>
      </w:divBdr>
    </w:div>
    <w:div w:id="1059548474">
      <w:bodyDiv w:val="1"/>
      <w:marLeft w:val="0"/>
      <w:marRight w:val="0"/>
      <w:marTop w:val="0"/>
      <w:marBottom w:val="0"/>
      <w:divBdr>
        <w:top w:val="none" w:sz="0" w:space="0" w:color="auto"/>
        <w:left w:val="none" w:sz="0" w:space="0" w:color="auto"/>
        <w:bottom w:val="none" w:sz="0" w:space="0" w:color="auto"/>
        <w:right w:val="none" w:sz="0" w:space="0" w:color="auto"/>
      </w:divBdr>
    </w:div>
    <w:div w:id="1059867653">
      <w:bodyDiv w:val="1"/>
      <w:marLeft w:val="0"/>
      <w:marRight w:val="0"/>
      <w:marTop w:val="0"/>
      <w:marBottom w:val="0"/>
      <w:divBdr>
        <w:top w:val="none" w:sz="0" w:space="0" w:color="auto"/>
        <w:left w:val="none" w:sz="0" w:space="0" w:color="auto"/>
        <w:bottom w:val="none" w:sz="0" w:space="0" w:color="auto"/>
        <w:right w:val="none" w:sz="0" w:space="0" w:color="auto"/>
      </w:divBdr>
    </w:div>
    <w:div w:id="1060128363">
      <w:bodyDiv w:val="1"/>
      <w:marLeft w:val="0"/>
      <w:marRight w:val="0"/>
      <w:marTop w:val="0"/>
      <w:marBottom w:val="0"/>
      <w:divBdr>
        <w:top w:val="none" w:sz="0" w:space="0" w:color="auto"/>
        <w:left w:val="none" w:sz="0" w:space="0" w:color="auto"/>
        <w:bottom w:val="none" w:sz="0" w:space="0" w:color="auto"/>
        <w:right w:val="none" w:sz="0" w:space="0" w:color="auto"/>
      </w:divBdr>
      <w:divsChild>
        <w:div w:id="85463557">
          <w:marLeft w:val="547"/>
          <w:marRight w:val="0"/>
          <w:marTop w:val="130"/>
          <w:marBottom w:val="0"/>
          <w:divBdr>
            <w:top w:val="none" w:sz="0" w:space="0" w:color="auto"/>
            <w:left w:val="none" w:sz="0" w:space="0" w:color="auto"/>
            <w:bottom w:val="none" w:sz="0" w:space="0" w:color="auto"/>
            <w:right w:val="none" w:sz="0" w:space="0" w:color="auto"/>
          </w:divBdr>
        </w:div>
        <w:div w:id="137646225">
          <w:marLeft w:val="1166"/>
          <w:marRight w:val="0"/>
          <w:marTop w:val="115"/>
          <w:marBottom w:val="0"/>
          <w:divBdr>
            <w:top w:val="none" w:sz="0" w:space="0" w:color="auto"/>
            <w:left w:val="none" w:sz="0" w:space="0" w:color="auto"/>
            <w:bottom w:val="none" w:sz="0" w:space="0" w:color="auto"/>
            <w:right w:val="none" w:sz="0" w:space="0" w:color="auto"/>
          </w:divBdr>
        </w:div>
        <w:div w:id="264114354">
          <w:marLeft w:val="1166"/>
          <w:marRight w:val="0"/>
          <w:marTop w:val="115"/>
          <w:marBottom w:val="0"/>
          <w:divBdr>
            <w:top w:val="none" w:sz="0" w:space="0" w:color="auto"/>
            <w:left w:val="none" w:sz="0" w:space="0" w:color="auto"/>
            <w:bottom w:val="none" w:sz="0" w:space="0" w:color="auto"/>
            <w:right w:val="none" w:sz="0" w:space="0" w:color="auto"/>
          </w:divBdr>
        </w:div>
        <w:div w:id="622923198">
          <w:marLeft w:val="1800"/>
          <w:marRight w:val="0"/>
          <w:marTop w:val="96"/>
          <w:marBottom w:val="0"/>
          <w:divBdr>
            <w:top w:val="none" w:sz="0" w:space="0" w:color="auto"/>
            <w:left w:val="none" w:sz="0" w:space="0" w:color="auto"/>
            <w:bottom w:val="none" w:sz="0" w:space="0" w:color="auto"/>
            <w:right w:val="none" w:sz="0" w:space="0" w:color="auto"/>
          </w:divBdr>
        </w:div>
        <w:div w:id="1087851181">
          <w:marLeft w:val="1166"/>
          <w:marRight w:val="0"/>
          <w:marTop w:val="115"/>
          <w:marBottom w:val="0"/>
          <w:divBdr>
            <w:top w:val="none" w:sz="0" w:space="0" w:color="auto"/>
            <w:left w:val="none" w:sz="0" w:space="0" w:color="auto"/>
            <w:bottom w:val="none" w:sz="0" w:space="0" w:color="auto"/>
            <w:right w:val="none" w:sz="0" w:space="0" w:color="auto"/>
          </w:divBdr>
        </w:div>
        <w:div w:id="1405031049">
          <w:marLeft w:val="1166"/>
          <w:marRight w:val="0"/>
          <w:marTop w:val="115"/>
          <w:marBottom w:val="0"/>
          <w:divBdr>
            <w:top w:val="none" w:sz="0" w:space="0" w:color="auto"/>
            <w:left w:val="none" w:sz="0" w:space="0" w:color="auto"/>
            <w:bottom w:val="none" w:sz="0" w:space="0" w:color="auto"/>
            <w:right w:val="none" w:sz="0" w:space="0" w:color="auto"/>
          </w:divBdr>
        </w:div>
        <w:div w:id="1574199174">
          <w:marLeft w:val="1166"/>
          <w:marRight w:val="0"/>
          <w:marTop w:val="115"/>
          <w:marBottom w:val="0"/>
          <w:divBdr>
            <w:top w:val="none" w:sz="0" w:space="0" w:color="auto"/>
            <w:left w:val="none" w:sz="0" w:space="0" w:color="auto"/>
            <w:bottom w:val="none" w:sz="0" w:space="0" w:color="auto"/>
            <w:right w:val="none" w:sz="0" w:space="0" w:color="auto"/>
          </w:divBdr>
        </w:div>
        <w:div w:id="1654987355">
          <w:marLeft w:val="1166"/>
          <w:marRight w:val="0"/>
          <w:marTop w:val="115"/>
          <w:marBottom w:val="0"/>
          <w:divBdr>
            <w:top w:val="none" w:sz="0" w:space="0" w:color="auto"/>
            <w:left w:val="none" w:sz="0" w:space="0" w:color="auto"/>
            <w:bottom w:val="none" w:sz="0" w:space="0" w:color="auto"/>
            <w:right w:val="none" w:sz="0" w:space="0" w:color="auto"/>
          </w:divBdr>
        </w:div>
        <w:div w:id="2126264302">
          <w:marLeft w:val="547"/>
          <w:marRight w:val="0"/>
          <w:marTop w:val="130"/>
          <w:marBottom w:val="0"/>
          <w:divBdr>
            <w:top w:val="none" w:sz="0" w:space="0" w:color="auto"/>
            <w:left w:val="none" w:sz="0" w:space="0" w:color="auto"/>
            <w:bottom w:val="none" w:sz="0" w:space="0" w:color="auto"/>
            <w:right w:val="none" w:sz="0" w:space="0" w:color="auto"/>
          </w:divBdr>
        </w:div>
      </w:divsChild>
    </w:div>
    <w:div w:id="1060323466">
      <w:bodyDiv w:val="1"/>
      <w:marLeft w:val="0"/>
      <w:marRight w:val="0"/>
      <w:marTop w:val="0"/>
      <w:marBottom w:val="0"/>
      <w:divBdr>
        <w:top w:val="none" w:sz="0" w:space="0" w:color="auto"/>
        <w:left w:val="none" w:sz="0" w:space="0" w:color="auto"/>
        <w:bottom w:val="none" w:sz="0" w:space="0" w:color="auto"/>
        <w:right w:val="none" w:sz="0" w:space="0" w:color="auto"/>
      </w:divBdr>
    </w:div>
    <w:div w:id="1060517593">
      <w:bodyDiv w:val="1"/>
      <w:marLeft w:val="0"/>
      <w:marRight w:val="0"/>
      <w:marTop w:val="0"/>
      <w:marBottom w:val="0"/>
      <w:divBdr>
        <w:top w:val="none" w:sz="0" w:space="0" w:color="auto"/>
        <w:left w:val="none" w:sz="0" w:space="0" w:color="auto"/>
        <w:bottom w:val="none" w:sz="0" w:space="0" w:color="auto"/>
        <w:right w:val="none" w:sz="0" w:space="0" w:color="auto"/>
      </w:divBdr>
    </w:div>
    <w:div w:id="1060640660">
      <w:bodyDiv w:val="1"/>
      <w:marLeft w:val="0"/>
      <w:marRight w:val="0"/>
      <w:marTop w:val="0"/>
      <w:marBottom w:val="0"/>
      <w:divBdr>
        <w:top w:val="none" w:sz="0" w:space="0" w:color="auto"/>
        <w:left w:val="none" w:sz="0" w:space="0" w:color="auto"/>
        <w:bottom w:val="none" w:sz="0" w:space="0" w:color="auto"/>
        <w:right w:val="none" w:sz="0" w:space="0" w:color="auto"/>
      </w:divBdr>
    </w:div>
    <w:div w:id="1060982125">
      <w:bodyDiv w:val="1"/>
      <w:marLeft w:val="0"/>
      <w:marRight w:val="0"/>
      <w:marTop w:val="0"/>
      <w:marBottom w:val="0"/>
      <w:divBdr>
        <w:top w:val="none" w:sz="0" w:space="0" w:color="auto"/>
        <w:left w:val="none" w:sz="0" w:space="0" w:color="auto"/>
        <w:bottom w:val="none" w:sz="0" w:space="0" w:color="auto"/>
        <w:right w:val="none" w:sz="0" w:space="0" w:color="auto"/>
      </w:divBdr>
    </w:div>
    <w:div w:id="1062875803">
      <w:bodyDiv w:val="1"/>
      <w:marLeft w:val="0"/>
      <w:marRight w:val="0"/>
      <w:marTop w:val="0"/>
      <w:marBottom w:val="0"/>
      <w:divBdr>
        <w:top w:val="none" w:sz="0" w:space="0" w:color="auto"/>
        <w:left w:val="none" w:sz="0" w:space="0" w:color="auto"/>
        <w:bottom w:val="none" w:sz="0" w:space="0" w:color="auto"/>
        <w:right w:val="none" w:sz="0" w:space="0" w:color="auto"/>
      </w:divBdr>
    </w:div>
    <w:div w:id="1063865763">
      <w:bodyDiv w:val="1"/>
      <w:marLeft w:val="0"/>
      <w:marRight w:val="0"/>
      <w:marTop w:val="0"/>
      <w:marBottom w:val="0"/>
      <w:divBdr>
        <w:top w:val="none" w:sz="0" w:space="0" w:color="auto"/>
        <w:left w:val="none" w:sz="0" w:space="0" w:color="auto"/>
        <w:bottom w:val="none" w:sz="0" w:space="0" w:color="auto"/>
        <w:right w:val="none" w:sz="0" w:space="0" w:color="auto"/>
      </w:divBdr>
    </w:div>
    <w:div w:id="1065026865">
      <w:bodyDiv w:val="1"/>
      <w:marLeft w:val="0"/>
      <w:marRight w:val="0"/>
      <w:marTop w:val="0"/>
      <w:marBottom w:val="0"/>
      <w:divBdr>
        <w:top w:val="none" w:sz="0" w:space="0" w:color="auto"/>
        <w:left w:val="none" w:sz="0" w:space="0" w:color="auto"/>
        <w:bottom w:val="none" w:sz="0" w:space="0" w:color="auto"/>
        <w:right w:val="none" w:sz="0" w:space="0" w:color="auto"/>
      </w:divBdr>
    </w:div>
    <w:div w:id="1065420534">
      <w:bodyDiv w:val="1"/>
      <w:marLeft w:val="0"/>
      <w:marRight w:val="0"/>
      <w:marTop w:val="0"/>
      <w:marBottom w:val="0"/>
      <w:divBdr>
        <w:top w:val="none" w:sz="0" w:space="0" w:color="auto"/>
        <w:left w:val="none" w:sz="0" w:space="0" w:color="auto"/>
        <w:bottom w:val="none" w:sz="0" w:space="0" w:color="auto"/>
        <w:right w:val="none" w:sz="0" w:space="0" w:color="auto"/>
      </w:divBdr>
    </w:div>
    <w:div w:id="1067649420">
      <w:bodyDiv w:val="1"/>
      <w:marLeft w:val="0"/>
      <w:marRight w:val="0"/>
      <w:marTop w:val="0"/>
      <w:marBottom w:val="0"/>
      <w:divBdr>
        <w:top w:val="none" w:sz="0" w:space="0" w:color="auto"/>
        <w:left w:val="none" w:sz="0" w:space="0" w:color="auto"/>
        <w:bottom w:val="none" w:sz="0" w:space="0" w:color="auto"/>
        <w:right w:val="none" w:sz="0" w:space="0" w:color="auto"/>
      </w:divBdr>
    </w:div>
    <w:div w:id="1067652474">
      <w:bodyDiv w:val="1"/>
      <w:marLeft w:val="0"/>
      <w:marRight w:val="0"/>
      <w:marTop w:val="0"/>
      <w:marBottom w:val="0"/>
      <w:divBdr>
        <w:top w:val="none" w:sz="0" w:space="0" w:color="auto"/>
        <w:left w:val="none" w:sz="0" w:space="0" w:color="auto"/>
        <w:bottom w:val="none" w:sz="0" w:space="0" w:color="auto"/>
        <w:right w:val="none" w:sz="0" w:space="0" w:color="auto"/>
      </w:divBdr>
    </w:div>
    <w:div w:id="1068380467">
      <w:bodyDiv w:val="1"/>
      <w:marLeft w:val="0"/>
      <w:marRight w:val="0"/>
      <w:marTop w:val="0"/>
      <w:marBottom w:val="0"/>
      <w:divBdr>
        <w:top w:val="none" w:sz="0" w:space="0" w:color="auto"/>
        <w:left w:val="none" w:sz="0" w:space="0" w:color="auto"/>
        <w:bottom w:val="none" w:sz="0" w:space="0" w:color="auto"/>
        <w:right w:val="none" w:sz="0" w:space="0" w:color="auto"/>
      </w:divBdr>
    </w:div>
    <w:div w:id="1069421578">
      <w:bodyDiv w:val="1"/>
      <w:marLeft w:val="0"/>
      <w:marRight w:val="0"/>
      <w:marTop w:val="0"/>
      <w:marBottom w:val="0"/>
      <w:divBdr>
        <w:top w:val="none" w:sz="0" w:space="0" w:color="auto"/>
        <w:left w:val="none" w:sz="0" w:space="0" w:color="auto"/>
        <w:bottom w:val="none" w:sz="0" w:space="0" w:color="auto"/>
        <w:right w:val="none" w:sz="0" w:space="0" w:color="auto"/>
      </w:divBdr>
      <w:divsChild>
        <w:div w:id="1490445748">
          <w:marLeft w:val="0"/>
          <w:marRight w:val="0"/>
          <w:marTop w:val="0"/>
          <w:marBottom w:val="0"/>
          <w:divBdr>
            <w:top w:val="none" w:sz="0" w:space="0" w:color="auto"/>
            <w:left w:val="none" w:sz="0" w:space="0" w:color="auto"/>
            <w:bottom w:val="none" w:sz="0" w:space="0" w:color="auto"/>
            <w:right w:val="none" w:sz="0" w:space="0" w:color="auto"/>
          </w:divBdr>
          <w:divsChild>
            <w:div w:id="1160579846">
              <w:marLeft w:val="0"/>
              <w:marRight w:val="0"/>
              <w:marTop w:val="0"/>
              <w:marBottom w:val="0"/>
              <w:divBdr>
                <w:top w:val="none" w:sz="0" w:space="0" w:color="auto"/>
                <w:left w:val="none" w:sz="0" w:space="0" w:color="auto"/>
                <w:bottom w:val="none" w:sz="0" w:space="0" w:color="auto"/>
                <w:right w:val="none" w:sz="0" w:space="0" w:color="auto"/>
              </w:divBdr>
            </w:div>
            <w:div w:id="1716390461">
              <w:marLeft w:val="0"/>
              <w:marRight w:val="0"/>
              <w:marTop w:val="0"/>
              <w:marBottom w:val="0"/>
              <w:divBdr>
                <w:top w:val="none" w:sz="0" w:space="0" w:color="auto"/>
                <w:left w:val="none" w:sz="0" w:space="0" w:color="auto"/>
                <w:bottom w:val="none" w:sz="0" w:space="0" w:color="auto"/>
                <w:right w:val="none" w:sz="0" w:space="0" w:color="auto"/>
              </w:divBdr>
            </w:div>
            <w:div w:id="1861508962">
              <w:marLeft w:val="0"/>
              <w:marRight w:val="0"/>
              <w:marTop w:val="0"/>
              <w:marBottom w:val="0"/>
              <w:divBdr>
                <w:top w:val="none" w:sz="0" w:space="0" w:color="auto"/>
                <w:left w:val="none" w:sz="0" w:space="0" w:color="auto"/>
                <w:bottom w:val="none" w:sz="0" w:space="0" w:color="auto"/>
                <w:right w:val="none" w:sz="0" w:space="0" w:color="auto"/>
              </w:divBdr>
            </w:div>
            <w:div w:id="186485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272741">
      <w:bodyDiv w:val="1"/>
      <w:marLeft w:val="0"/>
      <w:marRight w:val="0"/>
      <w:marTop w:val="0"/>
      <w:marBottom w:val="0"/>
      <w:divBdr>
        <w:top w:val="none" w:sz="0" w:space="0" w:color="auto"/>
        <w:left w:val="none" w:sz="0" w:space="0" w:color="auto"/>
        <w:bottom w:val="none" w:sz="0" w:space="0" w:color="auto"/>
        <w:right w:val="none" w:sz="0" w:space="0" w:color="auto"/>
      </w:divBdr>
    </w:div>
    <w:div w:id="1071152082">
      <w:bodyDiv w:val="1"/>
      <w:marLeft w:val="0"/>
      <w:marRight w:val="0"/>
      <w:marTop w:val="0"/>
      <w:marBottom w:val="0"/>
      <w:divBdr>
        <w:top w:val="none" w:sz="0" w:space="0" w:color="auto"/>
        <w:left w:val="none" w:sz="0" w:space="0" w:color="auto"/>
        <w:bottom w:val="none" w:sz="0" w:space="0" w:color="auto"/>
        <w:right w:val="none" w:sz="0" w:space="0" w:color="auto"/>
      </w:divBdr>
      <w:divsChild>
        <w:div w:id="5446935">
          <w:marLeft w:val="1166"/>
          <w:marRight w:val="0"/>
          <w:marTop w:val="106"/>
          <w:marBottom w:val="0"/>
          <w:divBdr>
            <w:top w:val="none" w:sz="0" w:space="0" w:color="auto"/>
            <w:left w:val="none" w:sz="0" w:space="0" w:color="auto"/>
            <w:bottom w:val="none" w:sz="0" w:space="0" w:color="auto"/>
            <w:right w:val="none" w:sz="0" w:space="0" w:color="auto"/>
          </w:divBdr>
        </w:div>
        <w:div w:id="427240505">
          <w:marLeft w:val="1166"/>
          <w:marRight w:val="0"/>
          <w:marTop w:val="106"/>
          <w:marBottom w:val="0"/>
          <w:divBdr>
            <w:top w:val="none" w:sz="0" w:space="0" w:color="auto"/>
            <w:left w:val="none" w:sz="0" w:space="0" w:color="auto"/>
            <w:bottom w:val="none" w:sz="0" w:space="0" w:color="auto"/>
            <w:right w:val="none" w:sz="0" w:space="0" w:color="auto"/>
          </w:divBdr>
        </w:div>
        <w:div w:id="527524799">
          <w:marLeft w:val="547"/>
          <w:marRight w:val="0"/>
          <w:marTop w:val="120"/>
          <w:marBottom w:val="0"/>
          <w:divBdr>
            <w:top w:val="none" w:sz="0" w:space="0" w:color="auto"/>
            <w:left w:val="none" w:sz="0" w:space="0" w:color="auto"/>
            <w:bottom w:val="none" w:sz="0" w:space="0" w:color="auto"/>
            <w:right w:val="none" w:sz="0" w:space="0" w:color="auto"/>
          </w:divBdr>
        </w:div>
        <w:div w:id="649986727">
          <w:marLeft w:val="1166"/>
          <w:marRight w:val="0"/>
          <w:marTop w:val="106"/>
          <w:marBottom w:val="0"/>
          <w:divBdr>
            <w:top w:val="none" w:sz="0" w:space="0" w:color="auto"/>
            <w:left w:val="none" w:sz="0" w:space="0" w:color="auto"/>
            <w:bottom w:val="none" w:sz="0" w:space="0" w:color="auto"/>
            <w:right w:val="none" w:sz="0" w:space="0" w:color="auto"/>
          </w:divBdr>
        </w:div>
        <w:div w:id="654721331">
          <w:marLeft w:val="1166"/>
          <w:marRight w:val="0"/>
          <w:marTop w:val="106"/>
          <w:marBottom w:val="0"/>
          <w:divBdr>
            <w:top w:val="none" w:sz="0" w:space="0" w:color="auto"/>
            <w:left w:val="none" w:sz="0" w:space="0" w:color="auto"/>
            <w:bottom w:val="none" w:sz="0" w:space="0" w:color="auto"/>
            <w:right w:val="none" w:sz="0" w:space="0" w:color="auto"/>
          </w:divBdr>
        </w:div>
        <w:div w:id="755250249">
          <w:marLeft w:val="1800"/>
          <w:marRight w:val="0"/>
          <w:marTop w:val="91"/>
          <w:marBottom w:val="0"/>
          <w:divBdr>
            <w:top w:val="none" w:sz="0" w:space="0" w:color="auto"/>
            <w:left w:val="none" w:sz="0" w:space="0" w:color="auto"/>
            <w:bottom w:val="none" w:sz="0" w:space="0" w:color="auto"/>
            <w:right w:val="none" w:sz="0" w:space="0" w:color="auto"/>
          </w:divBdr>
        </w:div>
        <w:div w:id="1253705126">
          <w:marLeft w:val="1166"/>
          <w:marRight w:val="0"/>
          <w:marTop w:val="106"/>
          <w:marBottom w:val="0"/>
          <w:divBdr>
            <w:top w:val="none" w:sz="0" w:space="0" w:color="auto"/>
            <w:left w:val="none" w:sz="0" w:space="0" w:color="auto"/>
            <w:bottom w:val="none" w:sz="0" w:space="0" w:color="auto"/>
            <w:right w:val="none" w:sz="0" w:space="0" w:color="auto"/>
          </w:divBdr>
        </w:div>
        <w:div w:id="1342393971">
          <w:marLeft w:val="1800"/>
          <w:marRight w:val="0"/>
          <w:marTop w:val="91"/>
          <w:marBottom w:val="0"/>
          <w:divBdr>
            <w:top w:val="none" w:sz="0" w:space="0" w:color="auto"/>
            <w:left w:val="none" w:sz="0" w:space="0" w:color="auto"/>
            <w:bottom w:val="none" w:sz="0" w:space="0" w:color="auto"/>
            <w:right w:val="none" w:sz="0" w:space="0" w:color="auto"/>
          </w:divBdr>
        </w:div>
        <w:div w:id="1401293592">
          <w:marLeft w:val="1800"/>
          <w:marRight w:val="0"/>
          <w:marTop w:val="91"/>
          <w:marBottom w:val="0"/>
          <w:divBdr>
            <w:top w:val="none" w:sz="0" w:space="0" w:color="auto"/>
            <w:left w:val="none" w:sz="0" w:space="0" w:color="auto"/>
            <w:bottom w:val="none" w:sz="0" w:space="0" w:color="auto"/>
            <w:right w:val="none" w:sz="0" w:space="0" w:color="auto"/>
          </w:divBdr>
        </w:div>
        <w:div w:id="1942832938">
          <w:marLeft w:val="1800"/>
          <w:marRight w:val="0"/>
          <w:marTop w:val="91"/>
          <w:marBottom w:val="0"/>
          <w:divBdr>
            <w:top w:val="none" w:sz="0" w:space="0" w:color="auto"/>
            <w:left w:val="none" w:sz="0" w:space="0" w:color="auto"/>
            <w:bottom w:val="none" w:sz="0" w:space="0" w:color="auto"/>
            <w:right w:val="none" w:sz="0" w:space="0" w:color="auto"/>
          </w:divBdr>
        </w:div>
        <w:div w:id="2124106665">
          <w:marLeft w:val="1800"/>
          <w:marRight w:val="0"/>
          <w:marTop w:val="91"/>
          <w:marBottom w:val="0"/>
          <w:divBdr>
            <w:top w:val="none" w:sz="0" w:space="0" w:color="auto"/>
            <w:left w:val="none" w:sz="0" w:space="0" w:color="auto"/>
            <w:bottom w:val="none" w:sz="0" w:space="0" w:color="auto"/>
            <w:right w:val="none" w:sz="0" w:space="0" w:color="auto"/>
          </w:divBdr>
        </w:div>
      </w:divsChild>
    </w:div>
    <w:div w:id="1071266992">
      <w:bodyDiv w:val="1"/>
      <w:marLeft w:val="0"/>
      <w:marRight w:val="0"/>
      <w:marTop w:val="0"/>
      <w:marBottom w:val="0"/>
      <w:divBdr>
        <w:top w:val="none" w:sz="0" w:space="0" w:color="auto"/>
        <w:left w:val="none" w:sz="0" w:space="0" w:color="auto"/>
        <w:bottom w:val="none" w:sz="0" w:space="0" w:color="auto"/>
        <w:right w:val="none" w:sz="0" w:space="0" w:color="auto"/>
      </w:divBdr>
    </w:div>
    <w:div w:id="1071930065">
      <w:bodyDiv w:val="1"/>
      <w:marLeft w:val="0"/>
      <w:marRight w:val="0"/>
      <w:marTop w:val="0"/>
      <w:marBottom w:val="0"/>
      <w:divBdr>
        <w:top w:val="none" w:sz="0" w:space="0" w:color="auto"/>
        <w:left w:val="none" w:sz="0" w:space="0" w:color="auto"/>
        <w:bottom w:val="none" w:sz="0" w:space="0" w:color="auto"/>
        <w:right w:val="none" w:sz="0" w:space="0" w:color="auto"/>
      </w:divBdr>
    </w:div>
    <w:div w:id="1072235869">
      <w:bodyDiv w:val="1"/>
      <w:marLeft w:val="0"/>
      <w:marRight w:val="0"/>
      <w:marTop w:val="0"/>
      <w:marBottom w:val="0"/>
      <w:divBdr>
        <w:top w:val="none" w:sz="0" w:space="0" w:color="auto"/>
        <w:left w:val="none" w:sz="0" w:space="0" w:color="auto"/>
        <w:bottom w:val="none" w:sz="0" w:space="0" w:color="auto"/>
        <w:right w:val="none" w:sz="0" w:space="0" w:color="auto"/>
      </w:divBdr>
      <w:divsChild>
        <w:div w:id="166285909">
          <w:marLeft w:val="1800"/>
          <w:marRight w:val="0"/>
          <w:marTop w:val="96"/>
          <w:marBottom w:val="0"/>
          <w:divBdr>
            <w:top w:val="none" w:sz="0" w:space="0" w:color="auto"/>
            <w:left w:val="none" w:sz="0" w:space="0" w:color="auto"/>
            <w:bottom w:val="none" w:sz="0" w:space="0" w:color="auto"/>
            <w:right w:val="none" w:sz="0" w:space="0" w:color="auto"/>
          </w:divBdr>
        </w:div>
        <w:div w:id="472328589">
          <w:marLeft w:val="1166"/>
          <w:marRight w:val="0"/>
          <w:marTop w:val="115"/>
          <w:marBottom w:val="0"/>
          <w:divBdr>
            <w:top w:val="none" w:sz="0" w:space="0" w:color="auto"/>
            <w:left w:val="none" w:sz="0" w:space="0" w:color="auto"/>
            <w:bottom w:val="none" w:sz="0" w:space="0" w:color="auto"/>
            <w:right w:val="none" w:sz="0" w:space="0" w:color="auto"/>
          </w:divBdr>
        </w:div>
        <w:div w:id="486633742">
          <w:marLeft w:val="2520"/>
          <w:marRight w:val="0"/>
          <w:marTop w:val="77"/>
          <w:marBottom w:val="0"/>
          <w:divBdr>
            <w:top w:val="none" w:sz="0" w:space="0" w:color="auto"/>
            <w:left w:val="none" w:sz="0" w:space="0" w:color="auto"/>
            <w:bottom w:val="none" w:sz="0" w:space="0" w:color="auto"/>
            <w:right w:val="none" w:sz="0" w:space="0" w:color="auto"/>
          </w:divBdr>
        </w:div>
        <w:div w:id="638414863">
          <w:marLeft w:val="547"/>
          <w:marRight w:val="0"/>
          <w:marTop w:val="130"/>
          <w:marBottom w:val="0"/>
          <w:divBdr>
            <w:top w:val="none" w:sz="0" w:space="0" w:color="auto"/>
            <w:left w:val="none" w:sz="0" w:space="0" w:color="auto"/>
            <w:bottom w:val="none" w:sz="0" w:space="0" w:color="auto"/>
            <w:right w:val="none" w:sz="0" w:space="0" w:color="auto"/>
          </w:divBdr>
        </w:div>
        <w:div w:id="733161703">
          <w:marLeft w:val="1800"/>
          <w:marRight w:val="0"/>
          <w:marTop w:val="96"/>
          <w:marBottom w:val="0"/>
          <w:divBdr>
            <w:top w:val="none" w:sz="0" w:space="0" w:color="auto"/>
            <w:left w:val="none" w:sz="0" w:space="0" w:color="auto"/>
            <w:bottom w:val="none" w:sz="0" w:space="0" w:color="auto"/>
            <w:right w:val="none" w:sz="0" w:space="0" w:color="auto"/>
          </w:divBdr>
        </w:div>
        <w:div w:id="2106531650">
          <w:marLeft w:val="1166"/>
          <w:marRight w:val="0"/>
          <w:marTop w:val="115"/>
          <w:marBottom w:val="0"/>
          <w:divBdr>
            <w:top w:val="none" w:sz="0" w:space="0" w:color="auto"/>
            <w:left w:val="none" w:sz="0" w:space="0" w:color="auto"/>
            <w:bottom w:val="none" w:sz="0" w:space="0" w:color="auto"/>
            <w:right w:val="none" w:sz="0" w:space="0" w:color="auto"/>
          </w:divBdr>
        </w:div>
      </w:divsChild>
    </w:div>
    <w:div w:id="1073164798">
      <w:bodyDiv w:val="1"/>
      <w:marLeft w:val="0"/>
      <w:marRight w:val="0"/>
      <w:marTop w:val="0"/>
      <w:marBottom w:val="0"/>
      <w:divBdr>
        <w:top w:val="none" w:sz="0" w:space="0" w:color="auto"/>
        <w:left w:val="none" w:sz="0" w:space="0" w:color="auto"/>
        <w:bottom w:val="none" w:sz="0" w:space="0" w:color="auto"/>
        <w:right w:val="none" w:sz="0" w:space="0" w:color="auto"/>
      </w:divBdr>
    </w:div>
    <w:div w:id="1073628074">
      <w:bodyDiv w:val="1"/>
      <w:marLeft w:val="0"/>
      <w:marRight w:val="0"/>
      <w:marTop w:val="0"/>
      <w:marBottom w:val="0"/>
      <w:divBdr>
        <w:top w:val="none" w:sz="0" w:space="0" w:color="auto"/>
        <w:left w:val="none" w:sz="0" w:space="0" w:color="auto"/>
        <w:bottom w:val="none" w:sz="0" w:space="0" w:color="auto"/>
        <w:right w:val="none" w:sz="0" w:space="0" w:color="auto"/>
      </w:divBdr>
    </w:div>
    <w:div w:id="1074622533">
      <w:bodyDiv w:val="1"/>
      <w:marLeft w:val="0"/>
      <w:marRight w:val="0"/>
      <w:marTop w:val="0"/>
      <w:marBottom w:val="0"/>
      <w:divBdr>
        <w:top w:val="none" w:sz="0" w:space="0" w:color="auto"/>
        <w:left w:val="none" w:sz="0" w:space="0" w:color="auto"/>
        <w:bottom w:val="none" w:sz="0" w:space="0" w:color="auto"/>
        <w:right w:val="none" w:sz="0" w:space="0" w:color="auto"/>
      </w:divBdr>
    </w:div>
    <w:div w:id="1074743191">
      <w:bodyDiv w:val="1"/>
      <w:marLeft w:val="0"/>
      <w:marRight w:val="0"/>
      <w:marTop w:val="0"/>
      <w:marBottom w:val="0"/>
      <w:divBdr>
        <w:top w:val="none" w:sz="0" w:space="0" w:color="auto"/>
        <w:left w:val="none" w:sz="0" w:space="0" w:color="auto"/>
        <w:bottom w:val="none" w:sz="0" w:space="0" w:color="auto"/>
        <w:right w:val="none" w:sz="0" w:space="0" w:color="auto"/>
      </w:divBdr>
    </w:div>
    <w:div w:id="1075662980">
      <w:bodyDiv w:val="1"/>
      <w:marLeft w:val="0"/>
      <w:marRight w:val="0"/>
      <w:marTop w:val="0"/>
      <w:marBottom w:val="0"/>
      <w:divBdr>
        <w:top w:val="none" w:sz="0" w:space="0" w:color="auto"/>
        <w:left w:val="none" w:sz="0" w:space="0" w:color="auto"/>
        <w:bottom w:val="none" w:sz="0" w:space="0" w:color="auto"/>
        <w:right w:val="none" w:sz="0" w:space="0" w:color="auto"/>
      </w:divBdr>
    </w:div>
    <w:div w:id="1075708979">
      <w:bodyDiv w:val="1"/>
      <w:marLeft w:val="0"/>
      <w:marRight w:val="0"/>
      <w:marTop w:val="0"/>
      <w:marBottom w:val="0"/>
      <w:divBdr>
        <w:top w:val="none" w:sz="0" w:space="0" w:color="auto"/>
        <w:left w:val="none" w:sz="0" w:space="0" w:color="auto"/>
        <w:bottom w:val="none" w:sz="0" w:space="0" w:color="auto"/>
        <w:right w:val="none" w:sz="0" w:space="0" w:color="auto"/>
      </w:divBdr>
    </w:div>
    <w:div w:id="1076131560">
      <w:bodyDiv w:val="1"/>
      <w:marLeft w:val="0"/>
      <w:marRight w:val="0"/>
      <w:marTop w:val="0"/>
      <w:marBottom w:val="0"/>
      <w:divBdr>
        <w:top w:val="none" w:sz="0" w:space="0" w:color="auto"/>
        <w:left w:val="none" w:sz="0" w:space="0" w:color="auto"/>
        <w:bottom w:val="none" w:sz="0" w:space="0" w:color="auto"/>
        <w:right w:val="none" w:sz="0" w:space="0" w:color="auto"/>
      </w:divBdr>
      <w:divsChild>
        <w:div w:id="294336189">
          <w:marLeft w:val="547"/>
          <w:marRight w:val="0"/>
          <w:marTop w:val="134"/>
          <w:marBottom w:val="0"/>
          <w:divBdr>
            <w:top w:val="none" w:sz="0" w:space="0" w:color="auto"/>
            <w:left w:val="none" w:sz="0" w:space="0" w:color="auto"/>
            <w:bottom w:val="none" w:sz="0" w:space="0" w:color="auto"/>
            <w:right w:val="none" w:sz="0" w:space="0" w:color="auto"/>
          </w:divBdr>
        </w:div>
        <w:div w:id="712073503">
          <w:marLeft w:val="1166"/>
          <w:marRight w:val="0"/>
          <w:marTop w:val="115"/>
          <w:marBottom w:val="0"/>
          <w:divBdr>
            <w:top w:val="none" w:sz="0" w:space="0" w:color="auto"/>
            <w:left w:val="none" w:sz="0" w:space="0" w:color="auto"/>
            <w:bottom w:val="none" w:sz="0" w:space="0" w:color="auto"/>
            <w:right w:val="none" w:sz="0" w:space="0" w:color="auto"/>
          </w:divBdr>
        </w:div>
        <w:div w:id="979654460">
          <w:marLeft w:val="1166"/>
          <w:marRight w:val="0"/>
          <w:marTop w:val="115"/>
          <w:marBottom w:val="0"/>
          <w:divBdr>
            <w:top w:val="none" w:sz="0" w:space="0" w:color="auto"/>
            <w:left w:val="none" w:sz="0" w:space="0" w:color="auto"/>
            <w:bottom w:val="none" w:sz="0" w:space="0" w:color="auto"/>
            <w:right w:val="none" w:sz="0" w:space="0" w:color="auto"/>
          </w:divBdr>
        </w:div>
        <w:div w:id="1993557632">
          <w:marLeft w:val="1166"/>
          <w:marRight w:val="0"/>
          <w:marTop w:val="115"/>
          <w:marBottom w:val="0"/>
          <w:divBdr>
            <w:top w:val="none" w:sz="0" w:space="0" w:color="auto"/>
            <w:left w:val="none" w:sz="0" w:space="0" w:color="auto"/>
            <w:bottom w:val="none" w:sz="0" w:space="0" w:color="auto"/>
            <w:right w:val="none" w:sz="0" w:space="0" w:color="auto"/>
          </w:divBdr>
        </w:div>
      </w:divsChild>
    </w:div>
    <w:div w:id="1076587701">
      <w:bodyDiv w:val="1"/>
      <w:marLeft w:val="0"/>
      <w:marRight w:val="0"/>
      <w:marTop w:val="0"/>
      <w:marBottom w:val="0"/>
      <w:divBdr>
        <w:top w:val="none" w:sz="0" w:space="0" w:color="auto"/>
        <w:left w:val="none" w:sz="0" w:space="0" w:color="auto"/>
        <w:bottom w:val="none" w:sz="0" w:space="0" w:color="auto"/>
        <w:right w:val="none" w:sz="0" w:space="0" w:color="auto"/>
      </w:divBdr>
      <w:divsChild>
        <w:div w:id="1481580683">
          <w:marLeft w:val="547"/>
          <w:marRight w:val="0"/>
          <w:marTop w:val="154"/>
          <w:marBottom w:val="0"/>
          <w:divBdr>
            <w:top w:val="none" w:sz="0" w:space="0" w:color="auto"/>
            <w:left w:val="none" w:sz="0" w:space="0" w:color="auto"/>
            <w:bottom w:val="none" w:sz="0" w:space="0" w:color="auto"/>
            <w:right w:val="none" w:sz="0" w:space="0" w:color="auto"/>
          </w:divBdr>
        </w:div>
        <w:div w:id="1497379051">
          <w:marLeft w:val="547"/>
          <w:marRight w:val="0"/>
          <w:marTop w:val="154"/>
          <w:marBottom w:val="0"/>
          <w:divBdr>
            <w:top w:val="none" w:sz="0" w:space="0" w:color="auto"/>
            <w:left w:val="none" w:sz="0" w:space="0" w:color="auto"/>
            <w:bottom w:val="none" w:sz="0" w:space="0" w:color="auto"/>
            <w:right w:val="none" w:sz="0" w:space="0" w:color="auto"/>
          </w:divBdr>
        </w:div>
        <w:div w:id="2043093099">
          <w:marLeft w:val="547"/>
          <w:marRight w:val="0"/>
          <w:marTop w:val="154"/>
          <w:marBottom w:val="0"/>
          <w:divBdr>
            <w:top w:val="none" w:sz="0" w:space="0" w:color="auto"/>
            <w:left w:val="none" w:sz="0" w:space="0" w:color="auto"/>
            <w:bottom w:val="none" w:sz="0" w:space="0" w:color="auto"/>
            <w:right w:val="none" w:sz="0" w:space="0" w:color="auto"/>
          </w:divBdr>
        </w:div>
      </w:divsChild>
    </w:div>
    <w:div w:id="1077096705">
      <w:bodyDiv w:val="1"/>
      <w:marLeft w:val="0"/>
      <w:marRight w:val="0"/>
      <w:marTop w:val="0"/>
      <w:marBottom w:val="0"/>
      <w:divBdr>
        <w:top w:val="none" w:sz="0" w:space="0" w:color="auto"/>
        <w:left w:val="none" w:sz="0" w:space="0" w:color="auto"/>
        <w:bottom w:val="none" w:sz="0" w:space="0" w:color="auto"/>
        <w:right w:val="none" w:sz="0" w:space="0" w:color="auto"/>
      </w:divBdr>
    </w:div>
    <w:div w:id="1077285440">
      <w:bodyDiv w:val="1"/>
      <w:marLeft w:val="0"/>
      <w:marRight w:val="0"/>
      <w:marTop w:val="0"/>
      <w:marBottom w:val="0"/>
      <w:divBdr>
        <w:top w:val="none" w:sz="0" w:space="0" w:color="auto"/>
        <w:left w:val="none" w:sz="0" w:space="0" w:color="auto"/>
        <w:bottom w:val="none" w:sz="0" w:space="0" w:color="auto"/>
        <w:right w:val="none" w:sz="0" w:space="0" w:color="auto"/>
      </w:divBdr>
      <w:divsChild>
        <w:div w:id="309677620">
          <w:marLeft w:val="2866"/>
          <w:marRight w:val="0"/>
          <w:marTop w:val="60"/>
          <w:marBottom w:val="0"/>
          <w:divBdr>
            <w:top w:val="none" w:sz="0" w:space="0" w:color="auto"/>
            <w:left w:val="none" w:sz="0" w:space="0" w:color="auto"/>
            <w:bottom w:val="none" w:sz="0" w:space="0" w:color="auto"/>
            <w:right w:val="none" w:sz="0" w:space="0" w:color="auto"/>
          </w:divBdr>
        </w:div>
        <w:div w:id="342709264">
          <w:marLeft w:val="2866"/>
          <w:marRight w:val="0"/>
          <w:marTop w:val="60"/>
          <w:marBottom w:val="0"/>
          <w:divBdr>
            <w:top w:val="none" w:sz="0" w:space="0" w:color="auto"/>
            <w:left w:val="none" w:sz="0" w:space="0" w:color="auto"/>
            <w:bottom w:val="none" w:sz="0" w:space="0" w:color="auto"/>
            <w:right w:val="none" w:sz="0" w:space="0" w:color="auto"/>
          </w:divBdr>
        </w:div>
        <w:div w:id="388237408">
          <w:marLeft w:val="1426"/>
          <w:marRight w:val="0"/>
          <w:marTop w:val="60"/>
          <w:marBottom w:val="0"/>
          <w:divBdr>
            <w:top w:val="none" w:sz="0" w:space="0" w:color="auto"/>
            <w:left w:val="none" w:sz="0" w:space="0" w:color="auto"/>
            <w:bottom w:val="none" w:sz="0" w:space="0" w:color="auto"/>
            <w:right w:val="none" w:sz="0" w:space="0" w:color="auto"/>
          </w:divBdr>
        </w:div>
        <w:div w:id="422918498">
          <w:marLeft w:val="1426"/>
          <w:marRight w:val="0"/>
          <w:marTop w:val="60"/>
          <w:marBottom w:val="0"/>
          <w:divBdr>
            <w:top w:val="none" w:sz="0" w:space="0" w:color="auto"/>
            <w:left w:val="none" w:sz="0" w:space="0" w:color="auto"/>
            <w:bottom w:val="none" w:sz="0" w:space="0" w:color="auto"/>
            <w:right w:val="none" w:sz="0" w:space="0" w:color="auto"/>
          </w:divBdr>
        </w:div>
        <w:div w:id="951666791">
          <w:marLeft w:val="2146"/>
          <w:marRight w:val="0"/>
          <w:marTop w:val="60"/>
          <w:marBottom w:val="0"/>
          <w:divBdr>
            <w:top w:val="none" w:sz="0" w:space="0" w:color="auto"/>
            <w:left w:val="none" w:sz="0" w:space="0" w:color="auto"/>
            <w:bottom w:val="none" w:sz="0" w:space="0" w:color="auto"/>
            <w:right w:val="none" w:sz="0" w:space="0" w:color="auto"/>
          </w:divBdr>
        </w:div>
        <w:div w:id="1114904131">
          <w:marLeft w:val="533"/>
          <w:marRight w:val="0"/>
          <w:marTop w:val="60"/>
          <w:marBottom w:val="0"/>
          <w:divBdr>
            <w:top w:val="none" w:sz="0" w:space="0" w:color="auto"/>
            <w:left w:val="none" w:sz="0" w:space="0" w:color="auto"/>
            <w:bottom w:val="none" w:sz="0" w:space="0" w:color="auto"/>
            <w:right w:val="none" w:sz="0" w:space="0" w:color="auto"/>
          </w:divBdr>
        </w:div>
        <w:div w:id="1400710260">
          <w:marLeft w:val="2866"/>
          <w:marRight w:val="0"/>
          <w:marTop w:val="60"/>
          <w:marBottom w:val="0"/>
          <w:divBdr>
            <w:top w:val="none" w:sz="0" w:space="0" w:color="auto"/>
            <w:left w:val="none" w:sz="0" w:space="0" w:color="auto"/>
            <w:bottom w:val="none" w:sz="0" w:space="0" w:color="auto"/>
            <w:right w:val="none" w:sz="0" w:space="0" w:color="auto"/>
          </w:divBdr>
        </w:div>
        <w:div w:id="1572084999">
          <w:marLeft w:val="2866"/>
          <w:marRight w:val="0"/>
          <w:marTop w:val="60"/>
          <w:marBottom w:val="0"/>
          <w:divBdr>
            <w:top w:val="none" w:sz="0" w:space="0" w:color="auto"/>
            <w:left w:val="none" w:sz="0" w:space="0" w:color="auto"/>
            <w:bottom w:val="none" w:sz="0" w:space="0" w:color="auto"/>
            <w:right w:val="none" w:sz="0" w:space="0" w:color="auto"/>
          </w:divBdr>
        </w:div>
        <w:div w:id="2028634092">
          <w:marLeft w:val="2866"/>
          <w:marRight w:val="0"/>
          <w:marTop w:val="60"/>
          <w:marBottom w:val="0"/>
          <w:divBdr>
            <w:top w:val="none" w:sz="0" w:space="0" w:color="auto"/>
            <w:left w:val="none" w:sz="0" w:space="0" w:color="auto"/>
            <w:bottom w:val="none" w:sz="0" w:space="0" w:color="auto"/>
            <w:right w:val="none" w:sz="0" w:space="0" w:color="auto"/>
          </w:divBdr>
        </w:div>
      </w:divsChild>
    </w:div>
    <w:div w:id="1077828708">
      <w:bodyDiv w:val="1"/>
      <w:marLeft w:val="0"/>
      <w:marRight w:val="0"/>
      <w:marTop w:val="0"/>
      <w:marBottom w:val="0"/>
      <w:divBdr>
        <w:top w:val="none" w:sz="0" w:space="0" w:color="auto"/>
        <w:left w:val="none" w:sz="0" w:space="0" w:color="auto"/>
        <w:bottom w:val="none" w:sz="0" w:space="0" w:color="auto"/>
        <w:right w:val="none" w:sz="0" w:space="0" w:color="auto"/>
      </w:divBdr>
    </w:div>
    <w:div w:id="1078097244">
      <w:bodyDiv w:val="1"/>
      <w:marLeft w:val="0"/>
      <w:marRight w:val="0"/>
      <w:marTop w:val="0"/>
      <w:marBottom w:val="0"/>
      <w:divBdr>
        <w:top w:val="none" w:sz="0" w:space="0" w:color="auto"/>
        <w:left w:val="none" w:sz="0" w:space="0" w:color="auto"/>
        <w:bottom w:val="none" w:sz="0" w:space="0" w:color="auto"/>
        <w:right w:val="none" w:sz="0" w:space="0" w:color="auto"/>
      </w:divBdr>
    </w:div>
    <w:div w:id="1078285777">
      <w:bodyDiv w:val="1"/>
      <w:marLeft w:val="0"/>
      <w:marRight w:val="0"/>
      <w:marTop w:val="0"/>
      <w:marBottom w:val="0"/>
      <w:divBdr>
        <w:top w:val="none" w:sz="0" w:space="0" w:color="auto"/>
        <w:left w:val="none" w:sz="0" w:space="0" w:color="auto"/>
        <w:bottom w:val="none" w:sz="0" w:space="0" w:color="auto"/>
        <w:right w:val="none" w:sz="0" w:space="0" w:color="auto"/>
      </w:divBdr>
    </w:div>
    <w:div w:id="1078942750">
      <w:bodyDiv w:val="1"/>
      <w:marLeft w:val="0"/>
      <w:marRight w:val="0"/>
      <w:marTop w:val="0"/>
      <w:marBottom w:val="0"/>
      <w:divBdr>
        <w:top w:val="none" w:sz="0" w:space="0" w:color="auto"/>
        <w:left w:val="none" w:sz="0" w:space="0" w:color="auto"/>
        <w:bottom w:val="none" w:sz="0" w:space="0" w:color="auto"/>
        <w:right w:val="none" w:sz="0" w:space="0" w:color="auto"/>
      </w:divBdr>
    </w:div>
    <w:div w:id="1079407234">
      <w:bodyDiv w:val="1"/>
      <w:marLeft w:val="0"/>
      <w:marRight w:val="0"/>
      <w:marTop w:val="0"/>
      <w:marBottom w:val="0"/>
      <w:divBdr>
        <w:top w:val="none" w:sz="0" w:space="0" w:color="auto"/>
        <w:left w:val="none" w:sz="0" w:space="0" w:color="auto"/>
        <w:bottom w:val="none" w:sz="0" w:space="0" w:color="auto"/>
        <w:right w:val="none" w:sz="0" w:space="0" w:color="auto"/>
      </w:divBdr>
    </w:div>
    <w:div w:id="1079981599">
      <w:bodyDiv w:val="1"/>
      <w:marLeft w:val="0"/>
      <w:marRight w:val="0"/>
      <w:marTop w:val="0"/>
      <w:marBottom w:val="0"/>
      <w:divBdr>
        <w:top w:val="none" w:sz="0" w:space="0" w:color="auto"/>
        <w:left w:val="none" w:sz="0" w:space="0" w:color="auto"/>
        <w:bottom w:val="none" w:sz="0" w:space="0" w:color="auto"/>
        <w:right w:val="none" w:sz="0" w:space="0" w:color="auto"/>
      </w:divBdr>
    </w:div>
    <w:div w:id="1080058096">
      <w:bodyDiv w:val="1"/>
      <w:marLeft w:val="0"/>
      <w:marRight w:val="0"/>
      <w:marTop w:val="0"/>
      <w:marBottom w:val="0"/>
      <w:divBdr>
        <w:top w:val="none" w:sz="0" w:space="0" w:color="auto"/>
        <w:left w:val="none" w:sz="0" w:space="0" w:color="auto"/>
        <w:bottom w:val="none" w:sz="0" w:space="0" w:color="auto"/>
        <w:right w:val="none" w:sz="0" w:space="0" w:color="auto"/>
      </w:divBdr>
    </w:div>
    <w:div w:id="1080640760">
      <w:bodyDiv w:val="1"/>
      <w:marLeft w:val="0"/>
      <w:marRight w:val="0"/>
      <w:marTop w:val="0"/>
      <w:marBottom w:val="0"/>
      <w:divBdr>
        <w:top w:val="none" w:sz="0" w:space="0" w:color="auto"/>
        <w:left w:val="none" w:sz="0" w:space="0" w:color="auto"/>
        <w:bottom w:val="none" w:sz="0" w:space="0" w:color="auto"/>
        <w:right w:val="none" w:sz="0" w:space="0" w:color="auto"/>
      </w:divBdr>
    </w:div>
    <w:div w:id="1082146903">
      <w:bodyDiv w:val="1"/>
      <w:marLeft w:val="0"/>
      <w:marRight w:val="0"/>
      <w:marTop w:val="0"/>
      <w:marBottom w:val="0"/>
      <w:divBdr>
        <w:top w:val="none" w:sz="0" w:space="0" w:color="auto"/>
        <w:left w:val="none" w:sz="0" w:space="0" w:color="auto"/>
        <w:bottom w:val="none" w:sz="0" w:space="0" w:color="auto"/>
        <w:right w:val="none" w:sz="0" w:space="0" w:color="auto"/>
      </w:divBdr>
      <w:divsChild>
        <w:div w:id="383606329">
          <w:marLeft w:val="1166"/>
          <w:marRight w:val="0"/>
          <w:marTop w:val="86"/>
          <w:marBottom w:val="0"/>
          <w:divBdr>
            <w:top w:val="none" w:sz="0" w:space="0" w:color="auto"/>
            <w:left w:val="none" w:sz="0" w:space="0" w:color="auto"/>
            <w:bottom w:val="none" w:sz="0" w:space="0" w:color="auto"/>
            <w:right w:val="none" w:sz="0" w:space="0" w:color="auto"/>
          </w:divBdr>
        </w:div>
        <w:div w:id="484593224">
          <w:marLeft w:val="1800"/>
          <w:marRight w:val="0"/>
          <w:marTop w:val="67"/>
          <w:marBottom w:val="0"/>
          <w:divBdr>
            <w:top w:val="none" w:sz="0" w:space="0" w:color="auto"/>
            <w:left w:val="none" w:sz="0" w:space="0" w:color="auto"/>
            <w:bottom w:val="none" w:sz="0" w:space="0" w:color="auto"/>
            <w:right w:val="none" w:sz="0" w:space="0" w:color="auto"/>
          </w:divBdr>
        </w:div>
        <w:div w:id="749160975">
          <w:marLeft w:val="1166"/>
          <w:marRight w:val="0"/>
          <w:marTop w:val="86"/>
          <w:marBottom w:val="0"/>
          <w:divBdr>
            <w:top w:val="none" w:sz="0" w:space="0" w:color="auto"/>
            <w:left w:val="none" w:sz="0" w:space="0" w:color="auto"/>
            <w:bottom w:val="none" w:sz="0" w:space="0" w:color="auto"/>
            <w:right w:val="none" w:sz="0" w:space="0" w:color="auto"/>
          </w:divBdr>
        </w:div>
        <w:div w:id="915014808">
          <w:marLeft w:val="1800"/>
          <w:marRight w:val="0"/>
          <w:marTop w:val="67"/>
          <w:marBottom w:val="0"/>
          <w:divBdr>
            <w:top w:val="none" w:sz="0" w:space="0" w:color="auto"/>
            <w:left w:val="none" w:sz="0" w:space="0" w:color="auto"/>
            <w:bottom w:val="none" w:sz="0" w:space="0" w:color="auto"/>
            <w:right w:val="none" w:sz="0" w:space="0" w:color="auto"/>
          </w:divBdr>
        </w:div>
        <w:div w:id="1314291691">
          <w:marLeft w:val="1166"/>
          <w:marRight w:val="0"/>
          <w:marTop w:val="86"/>
          <w:marBottom w:val="0"/>
          <w:divBdr>
            <w:top w:val="none" w:sz="0" w:space="0" w:color="auto"/>
            <w:left w:val="none" w:sz="0" w:space="0" w:color="auto"/>
            <w:bottom w:val="none" w:sz="0" w:space="0" w:color="auto"/>
            <w:right w:val="none" w:sz="0" w:space="0" w:color="auto"/>
          </w:divBdr>
        </w:div>
        <w:div w:id="1473909041">
          <w:marLeft w:val="1800"/>
          <w:marRight w:val="0"/>
          <w:marTop w:val="67"/>
          <w:marBottom w:val="0"/>
          <w:divBdr>
            <w:top w:val="none" w:sz="0" w:space="0" w:color="auto"/>
            <w:left w:val="none" w:sz="0" w:space="0" w:color="auto"/>
            <w:bottom w:val="none" w:sz="0" w:space="0" w:color="auto"/>
            <w:right w:val="none" w:sz="0" w:space="0" w:color="auto"/>
          </w:divBdr>
        </w:div>
        <w:div w:id="1663965914">
          <w:marLeft w:val="1166"/>
          <w:marRight w:val="0"/>
          <w:marTop w:val="86"/>
          <w:marBottom w:val="0"/>
          <w:divBdr>
            <w:top w:val="none" w:sz="0" w:space="0" w:color="auto"/>
            <w:left w:val="none" w:sz="0" w:space="0" w:color="auto"/>
            <w:bottom w:val="none" w:sz="0" w:space="0" w:color="auto"/>
            <w:right w:val="none" w:sz="0" w:space="0" w:color="auto"/>
          </w:divBdr>
        </w:div>
        <w:div w:id="1673339902">
          <w:marLeft w:val="1166"/>
          <w:marRight w:val="0"/>
          <w:marTop w:val="86"/>
          <w:marBottom w:val="0"/>
          <w:divBdr>
            <w:top w:val="none" w:sz="0" w:space="0" w:color="auto"/>
            <w:left w:val="none" w:sz="0" w:space="0" w:color="auto"/>
            <w:bottom w:val="none" w:sz="0" w:space="0" w:color="auto"/>
            <w:right w:val="none" w:sz="0" w:space="0" w:color="auto"/>
          </w:divBdr>
        </w:div>
        <w:div w:id="1688169444">
          <w:marLeft w:val="1166"/>
          <w:marRight w:val="0"/>
          <w:marTop w:val="86"/>
          <w:marBottom w:val="0"/>
          <w:divBdr>
            <w:top w:val="none" w:sz="0" w:space="0" w:color="auto"/>
            <w:left w:val="none" w:sz="0" w:space="0" w:color="auto"/>
            <w:bottom w:val="none" w:sz="0" w:space="0" w:color="auto"/>
            <w:right w:val="none" w:sz="0" w:space="0" w:color="auto"/>
          </w:divBdr>
        </w:div>
        <w:div w:id="1690520856">
          <w:marLeft w:val="547"/>
          <w:marRight w:val="0"/>
          <w:marTop w:val="115"/>
          <w:marBottom w:val="0"/>
          <w:divBdr>
            <w:top w:val="none" w:sz="0" w:space="0" w:color="auto"/>
            <w:left w:val="none" w:sz="0" w:space="0" w:color="auto"/>
            <w:bottom w:val="none" w:sz="0" w:space="0" w:color="auto"/>
            <w:right w:val="none" w:sz="0" w:space="0" w:color="auto"/>
          </w:divBdr>
        </w:div>
        <w:div w:id="1984651479">
          <w:marLeft w:val="1800"/>
          <w:marRight w:val="0"/>
          <w:marTop w:val="67"/>
          <w:marBottom w:val="0"/>
          <w:divBdr>
            <w:top w:val="none" w:sz="0" w:space="0" w:color="auto"/>
            <w:left w:val="none" w:sz="0" w:space="0" w:color="auto"/>
            <w:bottom w:val="none" w:sz="0" w:space="0" w:color="auto"/>
            <w:right w:val="none" w:sz="0" w:space="0" w:color="auto"/>
          </w:divBdr>
        </w:div>
        <w:div w:id="2136018630">
          <w:marLeft w:val="1166"/>
          <w:marRight w:val="0"/>
          <w:marTop w:val="86"/>
          <w:marBottom w:val="0"/>
          <w:divBdr>
            <w:top w:val="none" w:sz="0" w:space="0" w:color="auto"/>
            <w:left w:val="none" w:sz="0" w:space="0" w:color="auto"/>
            <w:bottom w:val="none" w:sz="0" w:space="0" w:color="auto"/>
            <w:right w:val="none" w:sz="0" w:space="0" w:color="auto"/>
          </w:divBdr>
        </w:div>
      </w:divsChild>
    </w:div>
    <w:div w:id="1082264242">
      <w:bodyDiv w:val="1"/>
      <w:marLeft w:val="0"/>
      <w:marRight w:val="0"/>
      <w:marTop w:val="0"/>
      <w:marBottom w:val="0"/>
      <w:divBdr>
        <w:top w:val="none" w:sz="0" w:space="0" w:color="auto"/>
        <w:left w:val="none" w:sz="0" w:space="0" w:color="auto"/>
        <w:bottom w:val="none" w:sz="0" w:space="0" w:color="auto"/>
        <w:right w:val="none" w:sz="0" w:space="0" w:color="auto"/>
      </w:divBdr>
    </w:div>
    <w:div w:id="1082482828">
      <w:bodyDiv w:val="1"/>
      <w:marLeft w:val="0"/>
      <w:marRight w:val="0"/>
      <w:marTop w:val="0"/>
      <w:marBottom w:val="0"/>
      <w:divBdr>
        <w:top w:val="none" w:sz="0" w:space="0" w:color="auto"/>
        <w:left w:val="none" w:sz="0" w:space="0" w:color="auto"/>
        <w:bottom w:val="none" w:sz="0" w:space="0" w:color="auto"/>
        <w:right w:val="none" w:sz="0" w:space="0" w:color="auto"/>
      </w:divBdr>
    </w:div>
    <w:div w:id="1083063697">
      <w:bodyDiv w:val="1"/>
      <w:marLeft w:val="0"/>
      <w:marRight w:val="0"/>
      <w:marTop w:val="0"/>
      <w:marBottom w:val="0"/>
      <w:divBdr>
        <w:top w:val="none" w:sz="0" w:space="0" w:color="auto"/>
        <w:left w:val="none" w:sz="0" w:space="0" w:color="auto"/>
        <w:bottom w:val="none" w:sz="0" w:space="0" w:color="auto"/>
        <w:right w:val="none" w:sz="0" w:space="0" w:color="auto"/>
      </w:divBdr>
    </w:div>
    <w:div w:id="1083725144">
      <w:bodyDiv w:val="1"/>
      <w:marLeft w:val="0"/>
      <w:marRight w:val="0"/>
      <w:marTop w:val="0"/>
      <w:marBottom w:val="0"/>
      <w:divBdr>
        <w:top w:val="none" w:sz="0" w:space="0" w:color="auto"/>
        <w:left w:val="none" w:sz="0" w:space="0" w:color="auto"/>
        <w:bottom w:val="none" w:sz="0" w:space="0" w:color="auto"/>
        <w:right w:val="none" w:sz="0" w:space="0" w:color="auto"/>
      </w:divBdr>
    </w:div>
    <w:div w:id="1084379113">
      <w:bodyDiv w:val="1"/>
      <w:marLeft w:val="0"/>
      <w:marRight w:val="0"/>
      <w:marTop w:val="0"/>
      <w:marBottom w:val="0"/>
      <w:divBdr>
        <w:top w:val="none" w:sz="0" w:space="0" w:color="auto"/>
        <w:left w:val="none" w:sz="0" w:space="0" w:color="auto"/>
        <w:bottom w:val="none" w:sz="0" w:space="0" w:color="auto"/>
        <w:right w:val="none" w:sz="0" w:space="0" w:color="auto"/>
      </w:divBdr>
    </w:div>
    <w:div w:id="1084957180">
      <w:bodyDiv w:val="1"/>
      <w:marLeft w:val="0"/>
      <w:marRight w:val="0"/>
      <w:marTop w:val="0"/>
      <w:marBottom w:val="0"/>
      <w:divBdr>
        <w:top w:val="none" w:sz="0" w:space="0" w:color="auto"/>
        <w:left w:val="none" w:sz="0" w:space="0" w:color="auto"/>
        <w:bottom w:val="none" w:sz="0" w:space="0" w:color="auto"/>
        <w:right w:val="none" w:sz="0" w:space="0" w:color="auto"/>
      </w:divBdr>
    </w:div>
    <w:div w:id="1085033795">
      <w:bodyDiv w:val="1"/>
      <w:marLeft w:val="0"/>
      <w:marRight w:val="0"/>
      <w:marTop w:val="0"/>
      <w:marBottom w:val="0"/>
      <w:divBdr>
        <w:top w:val="none" w:sz="0" w:space="0" w:color="auto"/>
        <w:left w:val="none" w:sz="0" w:space="0" w:color="auto"/>
        <w:bottom w:val="none" w:sz="0" w:space="0" w:color="auto"/>
        <w:right w:val="none" w:sz="0" w:space="0" w:color="auto"/>
      </w:divBdr>
    </w:div>
    <w:div w:id="1085103731">
      <w:bodyDiv w:val="1"/>
      <w:marLeft w:val="0"/>
      <w:marRight w:val="0"/>
      <w:marTop w:val="0"/>
      <w:marBottom w:val="0"/>
      <w:divBdr>
        <w:top w:val="none" w:sz="0" w:space="0" w:color="auto"/>
        <w:left w:val="none" w:sz="0" w:space="0" w:color="auto"/>
        <w:bottom w:val="none" w:sz="0" w:space="0" w:color="auto"/>
        <w:right w:val="none" w:sz="0" w:space="0" w:color="auto"/>
      </w:divBdr>
    </w:div>
    <w:div w:id="1085808694">
      <w:bodyDiv w:val="1"/>
      <w:marLeft w:val="0"/>
      <w:marRight w:val="0"/>
      <w:marTop w:val="0"/>
      <w:marBottom w:val="0"/>
      <w:divBdr>
        <w:top w:val="none" w:sz="0" w:space="0" w:color="auto"/>
        <w:left w:val="none" w:sz="0" w:space="0" w:color="auto"/>
        <w:bottom w:val="none" w:sz="0" w:space="0" w:color="auto"/>
        <w:right w:val="none" w:sz="0" w:space="0" w:color="auto"/>
      </w:divBdr>
    </w:div>
    <w:div w:id="1086027891">
      <w:bodyDiv w:val="1"/>
      <w:marLeft w:val="0"/>
      <w:marRight w:val="0"/>
      <w:marTop w:val="0"/>
      <w:marBottom w:val="0"/>
      <w:divBdr>
        <w:top w:val="none" w:sz="0" w:space="0" w:color="auto"/>
        <w:left w:val="none" w:sz="0" w:space="0" w:color="auto"/>
        <w:bottom w:val="none" w:sz="0" w:space="0" w:color="auto"/>
        <w:right w:val="none" w:sz="0" w:space="0" w:color="auto"/>
      </w:divBdr>
    </w:div>
    <w:div w:id="1086145281">
      <w:bodyDiv w:val="1"/>
      <w:marLeft w:val="0"/>
      <w:marRight w:val="0"/>
      <w:marTop w:val="0"/>
      <w:marBottom w:val="0"/>
      <w:divBdr>
        <w:top w:val="none" w:sz="0" w:space="0" w:color="auto"/>
        <w:left w:val="none" w:sz="0" w:space="0" w:color="auto"/>
        <w:bottom w:val="none" w:sz="0" w:space="0" w:color="auto"/>
        <w:right w:val="none" w:sz="0" w:space="0" w:color="auto"/>
      </w:divBdr>
    </w:div>
    <w:div w:id="1086419541">
      <w:bodyDiv w:val="1"/>
      <w:marLeft w:val="0"/>
      <w:marRight w:val="0"/>
      <w:marTop w:val="0"/>
      <w:marBottom w:val="0"/>
      <w:divBdr>
        <w:top w:val="none" w:sz="0" w:space="0" w:color="auto"/>
        <w:left w:val="none" w:sz="0" w:space="0" w:color="auto"/>
        <w:bottom w:val="none" w:sz="0" w:space="0" w:color="auto"/>
        <w:right w:val="none" w:sz="0" w:space="0" w:color="auto"/>
      </w:divBdr>
    </w:div>
    <w:div w:id="1086614278">
      <w:bodyDiv w:val="1"/>
      <w:marLeft w:val="0"/>
      <w:marRight w:val="0"/>
      <w:marTop w:val="0"/>
      <w:marBottom w:val="0"/>
      <w:divBdr>
        <w:top w:val="none" w:sz="0" w:space="0" w:color="auto"/>
        <w:left w:val="none" w:sz="0" w:space="0" w:color="auto"/>
        <w:bottom w:val="none" w:sz="0" w:space="0" w:color="auto"/>
        <w:right w:val="none" w:sz="0" w:space="0" w:color="auto"/>
      </w:divBdr>
      <w:divsChild>
        <w:div w:id="1148279099">
          <w:marLeft w:val="360"/>
          <w:marRight w:val="0"/>
          <w:marTop w:val="200"/>
          <w:marBottom w:val="0"/>
          <w:divBdr>
            <w:top w:val="none" w:sz="0" w:space="0" w:color="auto"/>
            <w:left w:val="none" w:sz="0" w:space="0" w:color="auto"/>
            <w:bottom w:val="none" w:sz="0" w:space="0" w:color="auto"/>
            <w:right w:val="none" w:sz="0" w:space="0" w:color="auto"/>
          </w:divBdr>
        </w:div>
        <w:div w:id="1671561608">
          <w:marLeft w:val="1080"/>
          <w:marRight w:val="0"/>
          <w:marTop w:val="100"/>
          <w:marBottom w:val="0"/>
          <w:divBdr>
            <w:top w:val="none" w:sz="0" w:space="0" w:color="auto"/>
            <w:left w:val="none" w:sz="0" w:space="0" w:color="auto"/>
            <w:bottom w:val="none" w:sz="0" w:space="0" w:color="auto"/>
            <w:right w:val="none" w:sz="0" w:space="0" w:color="auto"/>
          </w:divBdr>
        </w:div>
        <w:div w:id="1835873965">
          <w:marLeft w:val="1080"/>
          <w:marRight w:val="0"/>
          <w:marTop w:val="100"/>
          <w:marBottom w:val="0"/>
          <w:divBdr>
            <w:top w:val="none" w:sz="0" w:space="0" w:color="auto"/>
            <w:left w:val="none" w:sz="0" w:space="0" w:color="auto"/>
            <w:bottom w:val="none" w:sz="0" w:space="0" w:color="auto"/>
            <w:right w:val="none" w:sz="0" w:space="0" w:color="auto"/>
          </w:divBdr>
        </w:div>
      </w:divsChild>
    </w:div>
    <w:div w:id="1087507731">
      <w:bodyDiv w:val="1"/>
      <w:marLeft w:val="0"/>
      <w:marRight w:val="0"/>
      <w:marTop w:val="0"/>
      <w:marBottom w:val="0"/>
      <w:divBdr>
        <w:top w:val="none" w:sz="0" w:space="0" w:color="auto"/>
        <w:left w:val="none" w:sz="0" w:space="0" w:color="auto"/>
        <w:bottom w:val="none" w:sz="0" w:space="0" w:color="auto"/>
        <w:right w:val="none" w:sz="0" w:space="0" w:color="auto"/>
      </w:divBdr>
    </w:div>
    <w:div w:id="1087847888">
      <w:bodyDiv w:val="1"/>
      <w:marLeft w:val="0"/>
      <w:marRight w:val="0"/>
      <w:marTop w:val="0"/>
      <w:marBottom w:val="0"/>
      <w:divBdr>
        <w:top w:val="none" w:sz="0" w:space="0" w:color="auto"/>
        <w:left w:val="none" w:sz="0" w:space="0" w:color="auto"/>
        <w:bottom w:val="none" w:sz="0" w:space="0" w:color="auto"/>
        <w:right w:val="none" w:sz="0" w:space="0" w:color="auto"/>
      </w:divBdr>
      <w:divsChild>
        <w:div w:id="887185593">
          <w:marLeft w:val="547"/>
          <w:marRight w:val="0"/>
          <w:marTop w:val="115"/>
          <w:marBottom w:val="0"/>
          <w:divBdr>
            <w:top w:val="none" w:sz="0" w:space="0" w:color="auto"/>
            <w:left w:val="none" w:sz="0" w:space="0" w:color="auto"/>
            <w:bottom w:val="none" w:sz="0" w:space="0" w:color="auto"/>
            <w:right w:val="none" w:sz="0" w:space="0" w:color="auto"/>
          </w:divBdr>
        </w:div>
        <w:div w:id="2105413681">
          <w:marLeft w:val="547"/>
          <w:marRight w:val="0"/>
          <w:marTop w:val="115"/>
          <w:marBottom w:val="0"/>
          <w:divBdr>
            <w:top w:val="none" w:sz="0" w:space="0" w:color="auto"/>
            <w:left w:val="none" w:sz="0" w:space="0" w:color="auto"/>
            <w:bottom w:val="none" w:sz="0" w:space="0" w:color="auto"/>
            <w:right w:val="none" w:sz="0" w:space="0" w:color="auto"/>
          </w:divBdr>
        </w:div>
      </w:divsChild>
    </w:div>
    <w:div w:id="1088112901">
      <w:bodyDiv w:val="1"/>
      <w:marLeft w:val="0"/>
      <w:marRight w:val="0"/>
      <w:marTop w:val="0"/>
      <w:marBottom w:val="0"/>
      <w:divBdr>
        <w:top w:val="none" w:sz="0" w:space="0" w:color="auto"/>
        <w:left w:val="none" w:sz="0" w:space="0" w:color="auto"/>
        <w:bottom w:val="none" w:sz="0" w:space="0" w:color="auto"/>
        <w:right w:val="none" w:sz="0" w:space="0" w:color="auto"/>
      </w:divBdr>
    </w:div>
    <w:div w:id="1089084517">
      <w:bodyDiv w:val="1"/>
      <w:marLeft w:val="0"/>
      <w:marRight w:val="0"/>
      <w:marTop w:val="0"/>
      <w:marBottom w:val="0"/>
      <w:divBdr>
        <w:top w:val="none" w:sz="0" w:space="0" w:color="auto"/>
        <w:left w:val="none" w:sz="0" w:space="0" w:color="auto"/>
        <w:bottom w:val="none" w:sz="0" w:space="0" w:color="auto"/>
        <w:right w:val="none" w:sz="0" w:space="0" w:color="auto"/>
      </w:divBdr>
    </w:div>
    <w:div w:id="1089086437">
      <w:bodyDiv w:val="1"/>
      <w:marLeft w:val="0"/>
      <w:marRight w:val="0"/>
      <w:marTop w:val="0"/>
      <w:marBottom w:val="0"/>
      <w:divBdr>
        <w:top w:val="none" w:sz="0" w:space="0" w:color="auto"/>
        <w:left w:val="none" w:sz="0" w:space="0" w:color="auto"/>
        <w:bottom w:val="none" w:sz="0" w:space="0" w:color="auto"/>
        <w:right w:val="none" w:sz="0" w:space="0" w:color="auto"/>
      </w:divBdr>
      <w:divsChild>
        <w:div w:id="352611576">
          <w:marLeft w:val="1166"/>
          <w:marRight w:val="0"/>
          <w:marTop w:val="125"/>
          <w:marBottom w:val="0"/>
          <w:divBdr>
            <w:top w:val="none" w:sz="0" w:space="0" w:color="auto"/>
            <w:left w:val="none" w:sz="0" w:space="0" w:color="auto"/>
            <w:bottom w:val="none" w:sz="0" w:space="0" w:color="auto"/>
            <w:right w:val="none" w:sz="0" w:space="0" w:color="auto"/>
          </w:divBdr>
        </w:div>
        <w:div w:id="353383812">
          <w:marLeft w:val="1166"/>
          <w:marRight w:val="0"/>
          <w:marTop w:val="125"/>
          <w:marBottom w:val="0"/>
          <w:divBdr>
            <w:top w:val="none" w:sz="0" w:space="0" w:color="auto"/>
            <w:left w:val="none" w:sz="0" w:space="0" w:color="auto"/>
            <w:bottom w:val="none" w:sz="0" w:space="0" w:color="auto"/>
            <w:right w:val="none" w:sz="0" w:space="0" w:color="auto"/>
          </w:divBdr>
        </w:div>
        <w:div w:id="374162115">
          <w:marLeft w:val="547"/>
          <w:marRight w:val="0"/>
          <w:marTop w:val="144"/>
          <w:marBottom w:val="0"/>
          <w:divBdr>
            <w:top w:val="none" w:sz="0" w:space="0" w:color="auto"/>
            <w:left w:val="none" w:sz="0" w:space="0" w:color="auto"/>
            <w:bottom w:val="none" w:sz="0" w:space="0" w:color="auto"/>
            <w:right w:val="none" w:sz="0" w:space="0" w:color="auto"/>
          </w:divBdr>
        </w:div>
        <w:div w:id="1541165820">
          <w:marLeft w:val="547"/>
          <w:marRight w:val="0"/>
          <w:marTop w:val="144"/>
          <w:marBottom w:val="0"/>
          <w:divBdr>
            <w:top w:val="none" w:sz="0" w:space="0" w:color="auto"/>
            <w:left w:val="none" w:sz="0" w:space="0" w:color="auto"/>
            <w:bottom w:val="none" w:sz="0" w:space="0" w:color="auto"/>
            <w:right w:val="none" w:sz="0" w:space="0" w:color="auto"/>
          </w:divBdr>
        </w:div>
        <w:div w:id="2036998220">
          <w:marLeft w:val="547"/>
          <w:marRight w:val="0"/>
          <w:marTop w:val="144"/>
          <w:marBottom w:val="0"/>
          <w:divBdr>
            <w:top w:val="none" w:sz="0" w:space="0" w:color="auto"/>
            <w:left w:val="none" w:sz="0" w:space="0" w:color="auto"/>
            <w:bottom w:val="none" w:sz="0" w:space="0" w:color="auto"/>
            <w:right w:val="none" w:sz="0" w:space="0" w:color="auto"/>
          </w:divBdr>
        </w:div>
      </w:divsChild>
    </w:div>
    <w:div w:id="1089499336">
      <w:bodyDiv w:val="1"/>
      <w:marLeft w:val="0"/>
      <w:marRight w:val="0"/>
      <w:marTop w:val="0"/>
      <w:marBottom w:val="0"/>
      <w:divBdr>
        <w:top w:val="none" w:sz="0" w:space="0" w:color="auto"/>
        <w:left w:val="none" w:sz="0" w:space="0" w:color="auto"/>
        <w:bottom w:val="none" w:sz="0" w:space="0" w:color="auto"/>
        <w:right w:val="none" w:sz="0" w:space="0" w:color="auto"/>
      </w:divBdr>
      <w:divsChild>
        <w:div w:id="391274611">
          <w:marLeft w:val="1166"/>
          <w:marRight w:val="0"/>
          <w:marTop w:val="125"/>
          <w:marBottom w:val="0"/>
          <w:divBdr>
            <w:top w:val="none" w:sz="0" w:space="0" w:color="auto"/>
            <w:left w:val="none" w:sz="0" w:space="0" w:color="auto"/>
            <w:bottom w:val="none" w:sz="0" w:space="0" w:color="auto"/>
            <w:right w:val="none" w:sz="0" w:space="0" w:color="auto"/>
          </w:divBdr>
        </w:div>
        <w:div w:id="660619794">
          <w:marLeft w:val="1166"/>
          <w:marRight w:val="0"/>
          <w:marTop w:val="125"/>
          <w:marBottom w:val="0"/>
          <w:divBdr>
            <w:top w:val="none" w:sz="0" w:space="0" w:color="auto"/>
            <w:left w:val="none" w:sz="0" w:space="0" w:color="auto"/>
            <w:bottom w:val="none" w:sz="0" w:space="0" w:color="auto"/>
            <w:right w:val="none" w:sz="0" w:space="0" w:color="auto"/>
          </w:divBdr>
        </w:div>
        <w:div w:id="1385444486">
          <w:marLeft w:val="1166"/>
          <w:marRight w:val="0"/>
          <w:marTop w:val="125"/>
          <w:marBottom w:val="0"/>
          <w:divBdr>
            <w:top w:val="none" w:sz="0" w:space="0" w:color="auto"/>
            <w:left w:val="none" w:sz="0" w:space="0" w:color="auto"/>
            <w:bottom w:val="none" w:sz="0" w:space="0" w:color="auto"/>
            <w:right w:val="none" w:sz="0" w:space="0" w:color="auto"/>
          </w:divBdr>
        </w:div>
        <w:div w:id="1413770531">
          <w:marLeft w:val="547"/>
          <w:marRight w:val="0"/>
          <w:marTop w:val="144"/>
          <w:marBottom w:val="0"/>
          <w:divBdr>
            <w:top w:val="none" w:sz="0" w:space="0" w:color="auto"/>
            <w:left w:val="none" w:sz="0" w:space="0" w:color="auto"/>
            <w:bottom w:val="none" w:sz="0" w:space="0" w:color="auto"/>
            <w:right w:val="none" w:sz="0" w:space="0" w:color="auto"/>
          </w:divBdr>
        </w:div>
        <w:div w:id="1833257404">
          <w:marLeft w:val="547"/>
          <w:marRight w:val="0"/>
          <w:marTop w:val="144"/>
          <w:marBottom w:val="0"/>
          <w:divBdr>
            <w:top w:val="none" w:sz="0" w:space="0" w:color="auto"/>
            <w:left w:val="none" w:sz="0" w:space="0" w:color="auto"/>
            <w:bottom w:val="none" w:sz="0" w:space="0" w:color="auto"/>
            <w:right w:val="none" w:sz="0" w:space="0" w:color="auto"/>
          </w:divBdr>
        </w:div>
        <w:div w:id="2091080274">
          <w:marLeft w:val="1166"/>
          <w:marRight w:val="0"/>
          <w:marTop w:val="125"/>
          <w:marBottom w:val="0"/>
          <w:divBdr>
            <w:top w:val="none" w:sz="0" w:space="0" w:color="auto"/>
            <w:left w:val="none" w:sz="0" w:space="0" w:color="auto"/>
            <w:bottom w:val="none" w:sz="0" w:space="0" w:color="auto"/>
            <w:right w:val="none" w:sz="0" w:space="0" w:color="auto"/>
          </w:divBdr>
        </w:div>
      </w:divsChild>
    </w:div>
    <w:div w:id="1089618690">
      <w:bodyDiv w:val="1"/>
      <w:marLeft w:val="0"/>
      <w:marRight w:val="0"/>
      <w:marTop w:val="0"/>
      <w:marBottom w:val="0"/>
      <w:divBdr>
        <w:top w:val="none" w:sz="0" w:space="0" w:color="auto"/>
        <w:left w:val="none" w:sz="0" w:space="0" w:color="auto"/>
        <w:bottom w:val="none" w:sz="0" w:space="0" w:color="auto"/>
        <w:right w:val="none" w:sz="0" w:space="0" w:color="auto"/>
      </w:divBdr>
    </w:div>
    <w:div w:id="1090278706">
      <w:bodyDiv w:val="1"/>
      <w:marLeft w:val="0"/>
      <w:marRight w:val="0"/>
      <w:marTop w:val="0"/>
      <w:marBottom w:val="0"/>
      <w:divBdr>
        <w:top w:val="none" w:sz="0" w:space="0" w:color="auto"/>
        <w:left w:val="none" w:sz="0" w:space="0" w:color="auto"/>
        <w:bottom w:val="none" w:sz="0" w:space="0" w:color="auto"/>
        <w:right w:val="none" w:sz="0" w:space="0" w:color="auto"/>
      </w:divBdr>
    </w:div>
    <w:div w:id="1090588993">
      <w:bodyDiv w:val="1"/>
      <w:marLeft w:val="0"/>
      <w:marRight w:val="0"/>
      <w:marTop w:val="0"/>
      <w:marBottom w:val="0"/>
      <w:divBdr>
        <w:top w:val="none" w:sz="0" w:space="0" w:color="auto"/>
        <w:left w:val="none" w:sz="0" w:space="0" w:color="auto"/>
        <w:bottom w:val="none" w:sz="0" w:space="0" w:color="auto"/>
        <w:right w:val="none" w:sz="0" w:space="0" w:color="auto"/>
      </w:divBdr>
    </w:div>
    <w:div w:id="1090732602">
      <w:bodyDiv w:val="1"/>
      <w:marLeft w:val="0"/>
      <w:marRight w:val="0"/>
      <w:marTop w:val="0"/>
      <w:marBottom w:val="0"/>
      <w:divBdr>
        <w:top w:val="none" w:sz="0" w:space="0" w:color="auto"/>
        <w:left w:val="none" w:sz="0" w:space="0" w:color="auto"/>
        <w:bottom w:val="none" w:sz="0" w:space="0" w:color="auto"/>
        <w:right w:val="none" w:sz="0" w:space="0" w:color="auto"/>
      </w:divBdr>
    </w:div>
    <w:div w:id="1091775145">
      <w:bodyDiv w:val="1"/>
      <w:marLeft w:val="0"/>
      <w:marRight w:val="0"/>
      <w:marTop w:val="0"/>
      <w:marBottom w:val="0"/>
      <w:divBdr>
        <w:top w:val="none" w:sz="0" w:space="0" w:color="auto"/>
        <w:left w:val="none" w:sz="0" w:space="0" w:color="auto"/>
        <w:bottom w:val="none" w:sz="0" w:space="0" w:color="auto"/>
        <w:right w:val="none" w:sz="0" w:space="0" w:color="auto"/>
      </w:divBdr>
    </w:div>
    <w:div w:id="1093164611">
      <w:bodyDiv w:val="1"/>
      <w:marLeft w:val="0"/>
      <w:marRight w:val="0"/>
      <w:marTop w:val="0"/>
      <w:marBottom w:val="0"/>
      <w:divBdr>
        <w:top w:val="none" w:sz="0" w:space="0" w:color="auto"/>
        <w:left w:val="none" w:sz="0" w:space="0" w:color="auto"/>
        <w:bottom w:val="none" w:sz="0" w:space="0" w:color="auto"/>
        <w:right w:val="none" w:sz="0" w:space="0" w:color="auto"/>
      </w:divBdr>
    </w:div>
    <w:div w:id="1094520140">
      <w:bodyDiv w:val="1"/>
      <w:marLeft w:val="0"/>
      <w:marRight w:val="0"/>
      <w:marTop w:val="0"/>
      <w:marBottom w:val="0"/>
      <w:divBdr>
        <w:top w:val="none" w:sz="0" w:space="0" w:color="auto"/>
        <w:left w:val="none" w:sz="0" w:space="0" w:color="auto"/>
        <w:bottom w:val="none" w:sz="0" w:space="0" w:color="auto"/>
        <w:right w:val="none" w:sz="0" w:space="0" w:color="auto"/>
      </w:divBdr>
    </w:div>
    <w:div w:id="1094785496">
      <w:bodyDiv w:val="1"/>
      <w:marLeft w:val="0"/>
      <w:marRight w:val="0"/>
      <w:marTop w:val="0"/>
      <w:marBottom w:val="0"/>
      <w:divBdr>
        <w:top w:val="none" w:sz="0" w:space="0" w:color="auto"/>
        <w:left w:val="none" w:sz="0" w:space="0" w:color="auto"/>
        <w:bottom w:val="none" w:sz="0" w:space="0" w:color="auto"/>
        <w:right w:val="none" w:sz="0" w:space="0" w:color="auto"/>
      </w:divBdr>
    </w:div>
    <w:div w:id="1096099300">
      <w:bodyDiv w:val="1"/>
      <w:marLeft w:val="0"/>
      <w:marRight w:val="0"/>
      <w:marTop w:val="0"/>
      <w:marBottom w:val="0"/>
      <w:divBdr>
        <w:top w:val="none" w:sz="0" w:space="0" w:color="auto"/>
        <w:left w:val="none" w:sz="0" w:space="0" w:color="auto"/>
        <w:bottom w:val="none" w:sz="0" w:space="0" w:color="auto"/>
        <w:right w:val="none" w:sz="0" w:space="0" w:color="auto"/>
      </w:divBdr>
    </w:div>
    <w:div w:id="1096750694">
      <w:bodyDiv w:val="1"/>
      <w:marLeft w:val="0"/>
      <w:marRight w:val="0"/>
      <w:marTop w:val="0"/>
      <w:marBottom w:val="0"/>
      <w:divBdr>
        <w:top w:val="none" w:sz="0" w:space="0" w:color="auto"/>
        <w:left w:val="none" w:sz="0" w:space="0" w:color="auto"/>
        <w:bottom w:val="none" w:sz="0" w:space="0" w:color="auto"/>
        <w:right w:val="none" w:sz="0" w:space="0" w:color="auto"/>
      </w:divBdr>
      <w:divsChild>
        <w:div w:id="541216504">
          <w:marLeft w:val="547"/>
          <w:marRight w:val="0"/>
          <w:marTop w:val="134"/>
          <w:marBottom w:val="120"/>
          <w:divBdr>
            <w:top w:val="none" w:sz="0" w:space="0" w:color="auto"/>
            <w:left w:val="none" w:sz="0" w:space="0" w:color="auto"/>
            <w:bottom w:val="none" w:sz="0" w:space="0" w:color="auto"/>
            <w:right w:val="none" w:sz="0" w:space="0" w:color="auto"/>
          </w:divBdr>
        </w:div>
        <w:div w:id="1886524939">
          <w:marLeft w:val="547"/>
          <w:marRight w:val="0"/>
          <w:marTop w:val="134"/>
          <w:marBottom w:val="120"/>
          <w:divBdr>
            <w:top w:val="none" w:sz="0" w:space="0" w:color="auto"/>
            <w:left w:val="none" w:sz="0" w:space="0" w:color="auto"/>
            <w:bottom w:val="none" w:sz="0" w:space="0" w:color="auto"/>
            <w:right w:val="none" w:sz="0" w:space="0" w:color="auto"/>
          </w:divBdr>
        </w:div>
      </w:divsChild>
    </w:div>
    <w:div w:id="1097483708">
      <w:bodyDiv w:val="1"/>
      <w:marLeft w:val="0"/>
      <w:marRight w:val="0"/>
      <w:marTop w:val="0"/>
      <w:marBottom w:val="0"/>
      <w:divBdr>
        <w:top w:val="none" w:sz="0" w:space="0" w:color="auto"/>
        <w:left w:val="none" w:sz="0" w:space="0" w:color="auto"/>
        <w:bottom w:val="none" w:sz="0" w:space="0" w:color="auto"/>
        <w:right w:val="none" w:sz="0" w:space="0" w:color="auto"/>
      </w:divBdr>
    </w:div>
    <w:div w:id="1097949108">
      <w:bodyDiv w:val="1"/>
      <w:marLeft w:val="0"/>
      <w:marRight w:val="0"/>
      <w:marTop w:val="0"/>
      <w:marBottom w:val="0"/>
      <w:divBdr>
        <w:top w:val="none" w:sz="0" w:space="0" w:color="auto"/>
        <w:left w:val="none" w:sz="0" w:space="0" w:color="auto"/>
        <w:bottom w:val="none" w:sz="0" w:space="0" w:color="auto"/>
        <w:right w:val="none" w:sz="0" w:space="0" w:color="auto"/>
      </w:divBdr>
    </w:div>
    <w:div w:id="1098793154">
      <w:bodyDiv w:val="1"/>
      <w:marLeft w:val="0"/>
      <w:marRight w:val="0"/>
      <w:marTop w:val="0"/>
      <w:marBottom w:val="0"/>
      <w:divBdr>
        <w:top w:val="none" w:sz="0" w:space="0" w:color="auto"/>
        <w:left w:val="none" w:sz="0" w:space="0" w:color="auto"/>
        <w:bottom w:val="none" w:sz="0" w:space="0" w:color="auto"/>
        <w:right w:val="none" w:sz="0" w:space="0" w:color="auto"/>
      </w:divBdr>
    </w:div>
    <w:div w:id="1099136961">
      <w:bodyDiv w:val="1"/>
      <w:marLeft w:val="0"/>
      <w:marRight w:val="0"/>
      <w:marTop w:val="0"/>
      <w:marBottom w:val="0"/>
      <w:divBdr>
        <w:top w:val="none" w:sz="0" w:space="0" w:color="auto"/>
        <w:left w:val="none" w:sz="0" w:space="0" w:color="auto"/>
        <w:bottom w:val="none" w:sz="0" w:space="0" w:color="auto"/>
        <w:right w:val="none" w:sz="0" w:space="0" w:color="auto"/>
      </w:divBdr>
    </w:div>
    <w:div w:id="1099251718">
      <w:bodyDiv w:val="1"/>
      <w:marLeft w:val="0"/>
      <w:marRight w:val="0"/>
      <w:marTop w:val="0"/>
      <w:marBottom w:val="0"/>
      <w:divBdr>
        <w:top w:val="none" w:sz="0" w:space="0" w:color="auto"/>
        <w:left w:val="none" w:sz="0" w:space="0" w:color="auto"/>
        <w:bottom w:val="none" w:sz="0" w:space="0" w:color="auto"/>
        <w:right w:val="none" w:sz="0" w:space="0" w:color="auto"/>
      </w:divBdr>
    </w:div>
    <w:div w:id="1099447451">
      <w:bodyDiv w:val="1"/>
      <w:marLeft w:val="0"/>
      <w:marRight w:val="0"/>
      <w:marTop w:val="0"/>
      <w:marBottom w:val="0"/>
      <w:divBdr>
        <w:top w:val="none" w:sz="0" w:space="0" w:color="auto"/>
        <w:left w:val="none" w:sz="0" w:space="0" w:color="auto"/>
        <w:bottom w:val="none" w:sz="0" w:space="0" w:color="auto"/>
        <w:right w:val="none" w:sz="0" w:space="0" w:color="auto"/>
      </w:divBdr>
    </w:div>
    <w:div w:id="1100295545">
      <w:bodyDiv w:val="1"/>
      <w:marLeft w:val="0"/>
      <w:marRight w:val="0"/>
      <w:marTop w:val="0"/>
      <w:marBottom w:val="0"/>
      <w:divBdr>
        <w:top w:val="none" w:sz="0" w:space="0" w:color="auto"/>
        <w:left w:val="none" w:sz="0" w:space="0" w:color="auto"/>
        <w:bottom w:val="none" w:sz="0" w:space="0" w:color="auto"/>
        <w:right w:val="none" w:sz="0" w:space="0" w:color="auto"/>
      </w:divBdr>
    </w:div>
    <w:div w:id="1100688271">
      <w:bodyDiv w:val="1"/>
      <w:marLeft w:val="0"/>
      <w:marRight w:val="0"/>
      <w:marTop w:val="0"/>
      <w:marBottom w:val="0"/>
      <w:divBdr>
        <w:top w:val="none" w:sz="0" w:space="0" w:color="auto"/>
        <w:left w:val="none" w:sz="0" w:space="0" w:color="auto"/>
        <w:bottom w:val="none" w:sz="0" w:space="0" w:color="auto"/>
        <w:right w:val="none" w:sz="0" w:space="0" w:color="auto"/>
      </w:divBdr>
    </w:div>
    <w:div w:id="1101291642">
      <w:bodyDiv w:val="1"/>
      <w:marLeft w:val="0"/>
      <w:marRight w:val="0"/>
      <w:marTop w:val="0"/>
      <w:marBottom w:val="0"/>
      <w:divBdr>
        <w:top w:val="none" w:sz="0" w:space="0" w:color="auto"/>
        <w:left w:val="none" w:sz="0" w:space="0" w:color="auto"/>
        <w:bottom w:val="none" w:sz="0" w:space="0" w:color="auto"/>
        <w:right w:val="none" w:sz="0" w:space="0" w:color="auto"/>
      </w:divBdr>
      <w:divsChild>
        <w:div w:id="108856949">
          <w:marLeft w:val="1354"/>
          <w:marRight w:val="0"/>
          <w:marTop w:val="120"/>
          <w:marBottom w:val="0"/>
          <w:divBdr>
            <w:top w:val="none" w:sz="0" w:space="0" w:color="auto"/>
            <w:left w:val="none" w:sz="0" w:space="0" w:color="auto"/>
            <w:bottom w:val="none" w:sz="0" w:space="0" w:color="auto"/>
            <w:right w:val="none" w:sz="0" w:space="0" w:color="auto"/>
          </w:divBdr>
        </w:div>
        <w:div w:id="169299426">
          <w:marLeft w:val="806"/>
          <w:marRight w:val="0"/>
          <w:marTop w:val="120"/>
          <w:marBottom w:val="0"/>
          <w:divBdr>
            <w:top w:val="none" w:sz="0" w:space="0" w:color="auto"/>
            <w:left w:val="none" w:sz="0" w:space="0" w:color="auto"/>
            <w:bottom w:val="none" w:sz="0" w:space="0" w:color="auto"/>
            <w:right w:val="none" w:sz="0" w:space="0" w:color="auto"/>
          </w:divBdr>
        </w:div>
        <w:div w:id="541945581">
          <w:marLeft w:val="1886"/>
          <w:marRight w:val="0"/>
          <w:marTop w:val="120"/>
          <w:marBottom w:val="0"/>
          <w:divBdr>
            <w:top w:val="none" w:sz="0" w:space="0" w:color="auto"/>
            <w:left w:val="none" w:sz="0" w:space="0" w:color="auto"/>
            <w:bottom w:val="none" w:sz="0" w:space="0" w:color="auto"/>
            <w:right w:val="none" w:sz="0" w:space="0" w:color="auto"/>
          </w:divBdr>
        </w:div>
        <w:div w:id="823667123">
          <w:marLeft w:val="1886"/>
          <w:marRight w:val="0"/>
          <w:marTop w:val="120"/>
          <w:marBottom w:val="0"/>
          <w:divBdr>
            <w:top w:val="none" w:sz="0" w:space="0" w:color="auto"/>
            <w:left w:val="none" w:sz="0" w:space="0" w:color="auto"/>
            <w:bottom w:val="none" w:sz="0" w:space="0" w:color="auto"/>
            <w:right w:val="none" w:sz="0" w:space="0" w:color="auto"/>
          </w:divBdr>
        </w:div>
        <w:div w:id="973144224">
          <w:marLeft w:val="1354"/>
          <w:marRight w:val="0"/>
          <w:marTop w:val="120"/>
          <w:marBottom w:val="0"/>
          <w:divBdr>
            <w:top w:val="none" w:sz="0" w:space="0" w:color="auto"/>
            <w:left w:val="none" w:sz="0" w:space="0" w:color="auto"/>
            <w:bottom w:val="none" w:sz="0" w:space="0" w:color="auto"/>
            <w:right w:val="none" w:sz="0" w:space="0" w:color="auto"/>
          </w:divBdr>
        </w:div>
        <w:div w:id="1139542328">
          <w:marLeft w:val="2434"/>
          <w:marRight w:val="0"/>
          <w:marTop w:val="120"/>
          <w:marBottom w:val="0"/>
          <w:divBdr>
            <w:top w:val="none" w:sz="0" w:space="0" w:color="auto"/>
            <w:left w:val="none" w:sz="0" w:space="0" w:color="auto"/>
            <w:bottom w:val="none" w:sz="0" w:space="0" w:color="auto"/>
            <w:right w:val="none" w:sz="0" w:space="0" w:color="auto"/>
          </w:divBdr>
        </w:div>
        <w:div w:id="1811819453">
          <w:marLeft w:val="1886"/>
          <w:marRight w:val="0"/>
          <w:marTop w:val="120"/>
          <w:marBottom w:val="0"/>
          <w:divBdr>
            <w:top w:val="none" w:sz="0" w:space="0" w:color="auto"/>
            <w:left w:val="none" w:sz="0" w:space="0" w:color="auto"/>
            <w:bottom w:val="none" w:sz="0" w:space="0" w:color="auto"/>
            <w:right w:val="none" w:sz="0" w:space="0" w:color="auto"/>
          </w:divBdr>
        </w:div>
        <w:div w:id="1911038550">
          <w:marLeft w:val="1886"/>
          <w:marRight w:val="0"/>
          <w:marTop w:val="120"/>
          <w:marBottom w:val="0"/>
          <w:divBdr>
            <w:top w:val="none" w:sz="0" w:space="0" w:color="auto"/>
            <w:left w:val="none" w:sz="0" w:space="0" w:color="auto"/>
            <w:bottom w:val="none" w:sz="0" w:space="0" w:color="auto"/>
            <w:right w:val="none" w:sz="0" w:space="0" w:color="auto"/>
          </w:divBdr>
        </w:div>
        <w:div w:id="2086760540">
          <w:marLeft w:val="1886"/>
          <w:marRight w:val="0"/>
          <w:marTop w:val="120"/>
          <w:marBottom w:val="0"/>
          <w:divBdr>
            <w:top w:val="none" w:sz="0" w:space="0" w:color="auto"/>
            <w:left w:val="none" w:sz="0" w:space="0" w:color="auto"/>
            <w:bottom w:val="none" w:sz="0" w:space="0" w:color="auto"/>
            <w:right w:val="none" w:sz="0" w:space="0" w:color="auto"/>
          </w:divBdr>
        </w:div>
      </w:divsChild>
    </w:div>
    <w:div w:id="1101413380">
      <w:bodyDiv w:val="1"/>
      <w:marLeft w:val="0"/>
      <w:marRight w:val="0"/>
      <w:marTop w:val="0"/>
      <w:marBottom w:val="0"/>
      <w:divBdr>
        <w:top w:val="none" w:sz="0" w:space="0" w:color="auto"/>
        <w:left w:val="none" w:sz="0" w:space="0" w:color="auto"/>
        <w:bottom w:val="none" w:sz="0" w:space="0" w:color="auto"/>
        <w:right w:val="none" w:sz="0" w:space="0" w:color="auto"/>
      </w:divBdr>
    </w:div>
    <w:div w:id="1101530698">
      <w:bodyDiv w:val="1"/>
      <w:marLeft w:val="0"/>
      <w:marRight w:val="0"/>
      <w:marTop w:val="0"/>
      <w:marBottom w:val="0"/>
      <w:divBdr>
        <w:top w:val="none" w:sz="0" w:space="0" w:color="auto"/>
        <w:left w:val="none" w:sz="0" w:space="0" w:color="auto"/>
        <w:bottom w:val="none" w:sz="0" w:space="0" w:color="auto"/>
        <w:right w:val="none" w:sz="0" w:space="0" w:color="auto"/>
      </w:divBdr>
    </w:div>
    <w:div w:id="1102647638">
      <w:bodyDiv w:val="1"/>
      <w:marLeft w:val="0"/>
      <w:marRight w:val="0"/>
      <w:marTop w:val="0"/>
      <w:marBottom w:val="0"/>
      <w:divBdr>
        <w:top w:val="none" w:sz="0" w:space="0" w:color="auto"/>
        <w:left w:val="none" w:sz="0" w:space="0" w:color="auto"/>
        <w:bottom w:val="none" w:sz="0" w:space="0" w:color="auto"/>
        <w:right w:val="none" w:sz="0" w:space="0" w:color="auto"/>
      </w:divBdr>
    </w:div>
    <w:div w:id="1102839843">
      <w:bodyDiv w:val="1"/>
      <w:marLeft w:val="0"/>
      <w:marRight w:val="0"/>
      <w:marTop w:val="0"/>
      <w:marBottom w:val="0"/>
      <w:divBdr>
        <w:top w:val="none" w:sz="0" w:space="0" w:color="auto"/>
        <w:left w:val="none" w:sz="0" w:space="0" w:color="auto"/>
        <w:bottom w:val="none" w:sz="0" w:space="0" w:color="auto"/>
        <w:right w:val="none" w:sz="0" w:space="0" w:color="auto"/>
      </w:divBdr>
    </w:div>
    <w:div w:id="1103191378">
      <w:bodyDiv w:val="1"/>
      <w:marLeft w:val="0"/>
      <w:marRight w:val="0"/>
      <w:marTop w:val="0"/>
      <w:marBottom w:val="0"/>
      <w:divBdr>
        <w:top w:val="none" w:sz="0" w:space="0" w:color="auto"/>
        <w:left w:val="none" w:sz="0" w:space="0" w:color="auto"/>
        <w:bottom w:val="none" w:sz="0" w:space="0" w:color="auto"/>
        <w:right w:val="none" w:sz="0" w:space="0" w:color="auto"/>
      </w:divBdr>
    </w:div>
    <w:div w:id="1103693515">
      <w:bodyDiv w:val="1"/>
      <w:marLeft w:val="0"/>
      <w:marRight w:val="0"/>
      <w:marTop w:val="0"/>
      <w:marBottom w:val="0"/>
      <w:divBdr>
        <w:top w:val="none" w:sz="0" w:space="0" w:color="auto"/>
        <w:left w:val="none" w:sz="0" w:space="0" w:color="auto"/>
        <w:bottom w:val="none" w:sz="0" w:space="0" w:color="auto"/>
        <w:right w:val="none" w:sz="0" w:space="0" w:color="auto"/>
      </w:divBdr>
    </w:div>
    <w:div w:id="1104034272">
      <w:bodyDiv w:val="1"/>
      <w:marLeft w:val="0"/>
      <w:marRight w:val="0"/>
      <w:marTop w:val="0"/>
      <w:marBottom w:val="0"/>
      <w:divBdr>
        <w:top w:val="none" w:sz="0" w:space="0" w:color="auto"/>
        <w:left w:val="none" w:sz="0" w:space="0" w:color="auto"/>
        <w:bottom w:val="none" w:sz="0" w:space="0" w:color="auto"/>
        <w:right w:val="none" w:sz="0" w:space="0" w:color="auto"/>
      </w:divBdr>
    </w:div>
    <w:div w:id="1104611836">
      <w:bodyDiv w:val="1"/>
      <w:marLeft w:val="0"/>
      <w:marRight w:val="0"/>
      <w:marTop w:val="0"/>
      <w:marBottom w:val="0"/>
      <w:divBdr>
        <w:top w:val="none" w:sz="0" w:space="0" w:color="auto"/>
        <w:left w:val="none" w:sz="0" w:space="0" w:color="auto"/>
        <w:bottom w:val="none" w:sz="0" w:space="0" w:color="auto"/>
        <w:right w:val="none" w:sz="0" w:space="0" w:color="auto"/>
      </w:divBdr>
    </w:div>
    <w:div w:id="1104837266">
      <w:bodyDiv w:val="1"/>
      <w:marLeft w:val="0"/>
      <w:marRight w:val="0"/>
      <w:marTop w:val="0"/>
      <w:marBottom w:val="0"/>
      <w:divBdr>
        <w:top w:val="none" w:sz="0" w:space="0" w:color="auto"/>
        <w:left w:val="none" w:sz="0" w:space="0" w:color="auto"/>
        <w:bottom w:val="none" w:sz="0" w:space="0" w:color="auto"/>
        <w:right w:val="none" w:sz="0" w:space="0" w:color="auto"/>
      </w:divBdr>
      <w:divsChild>
        <w:div w:id="162014385">
          <w:marLeft w:val="1800"/>
          <w:marRight w:val="0"/>
          <w:marTop w:val="100"/>
          <w:marBottom w:val="0"/>
          <w:divBdr>
            <w:top w:val="none" w:sz="0" w:space="0" w:color="auto"/>
            <w:left w:val="none" w:sz="0" w:space="0" w:color="auto"/>
            <w:bottom w:val="none" w:sz="0" w:space="0" w:color="auto"/>
            <w:right w:val="none" w:sz="0" w:space="0" w:color="auto"/>
          </w:divBdr>
        </w:div>
        <w:div w:id="291637875">
          <w:marLeft w:val="1080"/>
          <w:marRight w:val="0"/>
          <w:marTop w:val="100"/>
          <w:marBottom w:val="0"/>
          <w:divBdr>
            <w:top w:val="none" w:sz="0" w:space="0" w:color="auto"/>
            <w:left w:val="none" w:sz="0" w:space="0" w:color="auto"/>
            <w:bottom w:val="none" w:sz="0" w:space="0" w:color="auto"/>
            <w:right w:val="none" w:sz="0" w:space="0" w:color="auto"/>
          </w:divBdr>
        </w:div>
        <w:div w:id="589855059">
          <w:marLeft w:val="360"/>
          <w:marRight w:val="0"/>
          <w:marTop w:val="200"/>
          <w:marBottom w:val="0"/>
          <w:divBdr>
            <w:top w:val="none" w:sz="0" w:space="0" w:color="auto"/>
            <w:left w:val="none" w:sz="0" w:space="0" w:color="auto"/>
            <w:bottom w:val="none" w:sz="0" w:space="0" w:color="auto"/>
            <w:right w:val="none" w:sz="0" w:space="0" w:color="auto"/>
          </w:divBdr>
        </w:div>
        <w:div w:id="631205564">
          <w:marLeft w:val="1080"/>
          <w:marRight w:val="0"/>
          <w:marTop w:val="100"/>
          <w:marBottom w:val="0"/>
          <w:divBdr>
            <w:top w:val="none" w:sz="0" w:space="0" w:color="auto"/>
            <w:left w:val="none" w:sz="0" w:space="0" w:color="auto"/>
            <w:bottom w:val="none" w:sz="0" w:space="0" w:color="auto"/>
            <w:right w:val="none" w:sz="0" w:space="0" w:color="auto"/>
          </w:divBdr>
        </w:div>
        <w:div w:id="1127309432">
          <w:marLeft w:val="1800"/>
          <w:marRight w:val="0"/>
          <w:marTop w:val="100"/>
          <w:marBottom w:val="0"/>
          <w:divBdr>
            <w:top w:val="none" w:sz="0" w:space="0" w:color="auto"/>
            <w:left w:val="none" w:sz="0" w:space="0" w:color="auto"/>
            <w:bottom w:val="none" w:sz="0" w:space="0" w:color="auto"/>
            <w:right w:val="none" w:sz="0" w:space="0" w:color="auto"/>
          </w:divBdr>
        </w:div>
        <w:div w:id="1449735138">
          <w:marLeft w:val="360"/>
          <w:marRight w:val="0"/>
          <w:marTop w:val="200"/>
          <w:marBottom w:val="0"/>
          <w:divBdr>
            <w:top w:val="none" w:sz="0" w:space="0" w:color="auto"/>
            <w:left w:val="none" w:sz="0" w:space="0" w:color="auto"/>
            <w:bottom w:val="none" w:sz="0" w:space="0" w:color="auto"/>
            <w:right w:val="none" w:sz="0" w:space="0" w:color="auto"/>
          </w:divBdr>
        </w:div>
        <w:div w:id="1944604751">
          <w:marLeft w:val="1800"/>
          <w:marRight w:val="0"/>
          <w:marTop w:val="100"/>
          <w:marBottom w:val="0"/>
          <w:divBdr>
            <w:top w:val="none" w:sz="0" w:space="0" w:color="auto"/>
            <w:left w:val="none" w:sz="0" w:space="0" w:color="auto"/>
            <w:bottom w:val="none" w:sz="0" w:space="0" w:color="auto"/>
            <w:right w:val="none" w:sz="0" w:space="0" w:color="auto"/>
          </w:divBdr>
        </w:div>
        <w:div w:id="2055615742">
          <w:marLeft w:val="1800"/>
          <w:marRight w:val="0"/>
          <w:marTop w:val="100"/>
          <w:marBottom w:val="0"/>
          <w:divBdr>
            <w:top w:val="none" w:sz="0" w:space="0" w:color="auto"/>
            <w:left w:val="none" w:sz="0" w:space="0" w:color="auto"/>
            <w:bottom w:val="none" w:sz="0" w:space="0" w:color="auto"/>
            <w:right w:val="none" w:sz="0" w:space="0" w:color="auto"/>
          </w:divBdr>
        </w:div>
        <w:div w:id="2114736949">
          <w:marLeft w:val="1080"/>
          <w:marRight w:val="0"/>
          <w:marTop w:val="100"/>
          <w:marBottom w:val="0"/>
          <w:divBdr>
            <w:top w:val="none" w:sz="0" w:space="0" w:color="auto"/>
            <w:left w:val="none" w:sz="0" w:space="0" w:color="auto"/>
            <w:bottom w:val="none" w:sz="0" w:space="0" w:color="auto"/>
            <w:right w:val="none" w:sz="0" w:space="0" w:color="auto"/>
          </w:divBdr>
        </w:div>
      </w:divsChild>
    </w:div>
    <w:div w:id="1105274646">
      <w:bodyDiv w:val="1"/>
      <w:marLeft w:val="0"/>
      <w:marRight w:val="0"/>
      <w:marTop w:val="0"/>
      <w:marBottom w:val="0"/>
      <w:divBdr>
        <w:top w:val="none" w:sz="0" w:space="0" w:color="auto"/>
        <w:left w:val="none" w:sz="0" w:space="0" w:color="auto"/>
        <w:bottom w:val="none" w:sz="0" w:space="0" w:color="auto"/>
        <w:right w:val="none" w:sz="0" w:space="0" w:color="auto"/>
      </w:divBdr>
    </w:div>
    <w:div w:id="1105688178">
      <w:bodyDiv w:val="1"/>
      <w:marLeft w:val="0"/>
      <w:marRight w:val="0"/>
      <w:marTop w:val="0"/>
      <w:marBottom w:val="0"/>
      <w:divBdr>
        <w:top w:val="none" w:sz="0" w:space="0" w:color="auto"/>
        <w:left w:val="none" w:sz="0" w:space="0" w:color="auto"/>
        <w:bottom w:val="none" w:sz="0" w:space="0" w:color="auto"/>
        <w:right w:val="none" w:sz="0" w:space="0" w:color="auto"/>
      </w:divBdr>
      <w:divsChild>
        <w:div w:id="165287005">
          <w:marLeft w:val="1166"/>
          <w:marRight w:val="0"/>
          <w:marTop w:val="67"/>
          <w:marBottom w:val="0"/>
          <w:divBdr>
            <w:top w:val="none" w:sz="0" w:space="0" w:color="auto"/>
            <w:left w:val="none" w:sz="0" w:space="0" w:color="auto"/>
            <w:bottom w:val="none" w:sz="0" w:space="0" w:color="auto"/>
            <w:right w:val="none" w:sz="0" w:space="0" w:color="auto"/>
          </w:divBdr>
        </w:div>
        <w:div w:id="171840617">
          <w:marLeft w:val="2520"/>
          <w:marRight w:val="0"/>
          <w:marTop w:val="53"/>
          <w:marBottom w:val="0"/>
          <w:divBdr>
            <w:top w:val="none" w:sz="0" w:space="0" w:color="auto"/>
            <w:left w:val="none" w:sz="0" w:space="0" w:color="auto"/>
            <w:bottom w:val="none" w:sz="0" w:space="0" w:color="auto"/>
            <w:right w:val="none" w:sz="0" w:space="0" w:color="auto"/>
          </w:divBdr>
        </w:div>
        <w:div w:id="399408343">
          <w:marLeft w:val="1800"/>
          <w:marRight w:val="0"/>
          <w:marTop w:val="62"/>
          <w:marBottom w:val="0"/>
          <w:divBdr>
            <w:top w:val="none" w:sz="0" w:space="0" w:color="auto"/>
            <w:left w:val="none" w:sz="0" w:space="0" w:color="auto"/>
            <w:bottom w:val="none" w:sz="0" w:space="0" w:color="auto"/>
            <w:right w:val="none" w:sz="0" w:space="0" w:color="auto"/>
          </w:divBdr>
        </w:div>
        <w:div w:id="564947475">
          <w:marLeft w:val="2520"/>
          <w:marRight w:val="0"/>
          <w:marTop w:val="53"/>
          <w:marBottom w:val="0"/>
          <w:divBdr>
            <w:top w:val="none" w:sz="0" w:space="0" w:color="auto"/>
            <w:left w:val="none" w:sz="0" w:space="0" w:color="auto"/>
            <w:bottom w:val="none" w:sz="0" w:space="0" w:color="auto"/>
            <w:right w:val="none" w:sz="0" w:space="0" w:color="auto"/>
          </w:divBdr>
        </w:div>
        <w:div w:id="658852408">
          <w:marLeft w:val="2520"/>
          <w:marRight w:val="0"/>
          <w:marTop w:val="53"/>
          <w:marBottom w:val="0"/>
          <w:divBdr>
            <w:top w:val="none" w:sz="0" w:space="0" w:color="auto"/>
            <w:left w:val="none" w:sz="0" w:space="0" w:color="auto"/>
            <w:bottom w:val="none" w:sz="0" w:space="0" w:color="auto"/>
            <w:right w:val="none" w:sz="0" w:space="0" w:color="auto"/>
          </w:divBdr>
        </w:div>
        <w:div w:id="833953582">
          <w:marLeft w:val="2520"/>
          <w:marRight w:val="0"/>
          <w:marTop w:val="53"/>
          <w:marBottom w:val="0"/>
          <w:divBdr>
            <w:top w:val="none" w:sz="0" w:space="0" w:color="auto"/>
            <w:left w:val="none" w:sz="0" w:space="0" w:color="auto"/>
            <w:bottom w:val="none" w:sz="0" w:space="0" w:color="auto"/>
            <w:right w:val="none" w:sz="0" w:space="0" w:color="auto"/>
          </w:divBdr>
        </w:div>
        <w:div w:id="850605436">
          <w:marLeft w:val="2520"/>
          <w:marRight w:val="0"/>
          <w:marTop w:val="53"/>
          <w:marBottom w:val="0"/>
          <w:divBdr>
            <w:top w:val="none" w:sz="0" w:space="0" w:color="auto"/>
            <w:left w:val="none" w:sz="0" w:space="0" w:color="auto"/>
            <w:bottom w:val="none" w:sz="0" w:space="0" w:color="auto"/>
            <w:right w:val="none" w:sz="0" w:space="0" w:color="auto"/>
          </w:divBdr>
        </w:div>
        <w:div w:id="1199471229">
          <w:marLeft w:val="2520"/>
          <w:marRight w:val="0"/>
          <w:marTop w:val="53"/>
          <w:marBottom w:val="0"/>
          <w:divBdr>
            <w:top w:val="none" w:sz="0" w:space="0" w:color="auto"/>
            <w:left w:val="none" w:sz="0" w:space="0" w:color="auto"/>
            <w:bottom w:val="none" w:sz="0" w:space="0" w:color="auto"/>
            <w:right w:val="none" w:sz="0" w:space="0" w:color="auto"/>
          </w:divBdr>
        </w:div>
        <w:div w:id="1209688476">
          <w:marLeft w:val="1800"/>
          <w:marRight w:val="0"/>
          <w:marTop w:val="62"/>
          <w:marBottom w:val="0"/>
          <w:divBdr>
            <w:top w:val="none" w:sz="0" w:space="0" w:color="auto"/>
            <w:left w:val="none" w:sz="0" w:space="0" w:color="auto"/>
            <w:bottom w:val="none" w:sz="0" w:space="0" w:color="auto"/>
            <w:right w:val="none" w:sz="0" w:space="0" w:color="auto"/>
          </w:divBdr>
        </w:div>
        <w:div w:id="1326780645">
          <w:marLeft w:val="2520"/>
          <w:marRight w:val="0"/>
          <w:marTop w:val="53"/>
          <w:marBottom w:val="0"/>
          <w:divBdr>
            <w:top w:val="none" w:sz="0" w:space="0" w:color="auto"/>
            <w:left w:val="none" w:sz="0" w:space="0" w:color="auto"/>
            <w:bottom w:val="none" w:sz="0" w:space="0" w:color="auto"/>
            <w:right w:val="none" w:sz="0" w:space="0" w:color="auto"/>
          </w:divBdr>
        </w:div>
        <w:div w:id="1411197503">
          <w:marLeft w:val="2520"/>
          <w:marRight w:val="0"/>
          <w:marTop w:val="53"/>
          <w:marBottom w:val="0"/>
          <w:divBdr>
            <w:top w:val="none" w:sz="0" w:space="0" w:color="auto"/>
            <w:left w:val="none" w:sz="0" w:space="0" w:color="auto"/>
            <w:bottom w:val="none" w:sz="0" w:space="0" w:color="auto"/>
            <w:right w:val="none" w:sz="0" w:space="0" w:color="auto"/>
          </w:divBdr>
        </w:div>
        <w:div w:id="1419643115">
          <w:marLeft w:val="3240"/>
          <w:marRight w:val="0"/>
          <w:marTop w:val="53"/>
          <w:marBottom w:val="0"/>
          <w:divBdr>
            <w:top w:val="none" w:sz="0" w:space="0" w:color="auto"/>
            <w:left w:val="none" w:sz="0" w:space="0" w:color="auto"/>
            <w:bottom w:val="none" w:sz="0" w:space="0" w:color="auto"/>
            <w:right w:val="none" w:sz="0" w:space="0" w:color="auto"/>
          </w:divBdr>
        </w:div>
        <w:div w:id="1475366811">
          <w:marLeft w:val="547"/>
          <w:marRight w:val="0"/>
          <w:marTop w:val="91"/>
          <w:marBottom w:val="0"/>
          <w:divBdr>
            <w:top w:val="none" w:sz="0" w:space="0" w:color="auto"/>
            <w:left w:val="none" w:sz="0" w:space="0" w:color="auto"/>
            <w:bottom w:val="none" w:sz="0" w:space="0" w:color="auto"/>
            <w:right w:val="none" w:sz="0" w:space="0" w:color="auto"/>
          </w:divBdr>
        </w:div>
        <w:div w:id="1561749285">
          <w:marLeft w:val="2520"/>
          <w:marRight w:val="0"/>
          <w:marTop w:val="53"/>
          <w:marBottom w:val="0"/>
          <w:divBdr>
            <w:top w:val="none" w:sz="0" w:space="0" w:color="auto"/>
            <w:left w:val="none" w:sz="0" w:space="0" w:color="auto"/>
            <w:bottom w:val="none" w:sz="0" w:space="0" w:color="auto"/>
            <w:right w:val="none" w:sz="0" w:space="0" w:color="auto"/>
          </w:divBdr>
        </w:div>
        <w:div w:id="1772894103">
          <w:marLeft w:val="2520"/>
          <w:marRight w:val="0"/>
          <w:marTop w:val="53"/>
          <w:marBottom w:val="0"/>
          <w:divBdr>
            <w:top w:val="none" w:sz="0" w:space="0" w:color="auto"/>
            <w:left w:val="none" w:sz="0" w:space="0" w:color="auto"/>
            <w:bottom w:val="none" w:sz="0" w:space="0" w:color="auto"/>
            <w:right w:val="none" w:sz="0" w:space="0" w:color="auto"/>
          </w:divBdr>
        </w:div>
        <w:div w:id="1959294701">
          <w:marLeft w:val="1166"/>
          <w:marRight w:val="0"/>
          <w:marTop w:val="72"/>
          <w:marBottom w:val="0"/>
          <w:divBdr>
            <w:top w:val="none" w:sz="0" w:space="0" w:color="auto"/>
            <w:left w:val="none" w:sz="0" w:space="0" w:color="auto"/>
            <w:bottom w:val="none" w:sz="0" w:space="0" w:color="auto"/>
            <w:right w:val="none" w:sz="0" w:space="0" w:color="auto"/>
          </w:divBdr>
        </w:div>
        <w:div w:id="2111582856">
          <w:marLeft w:val="1800"/>
          <w:marRight w:val="0"/>
          <w:marTop w:val="62"/>
          <w:marBottom w:val="0"/>
          <w:divBdr>
            <w:top w:val="none" w:sz="0" w:space="0" w:color="auto"/>
            <w:left w:val="none" w:sz="0" w:space="0" w:color="auto"/>
            <w:bottom w:val="none" w:sz="0" w:space="0" w:color="auto"/>
            <w:right w:val="none" w:sz="0" w:space="0" w:color="auto"/>
          </w:divBdr>
        </w:div>
      </w:divsChild>
    </w:div>
    <w:div w:id="1105690613">
      <w:bodyDiv w:val="1"/>
      <w:marLeft w:val="0"/>
      <w:marRight w:val="0"/>
      <w:marTop w:val="0"/>
      <w:marBottom w:val="0"/>
      <w:divBdr>
        <w:top w:val="none" w:sz="0" w:space="0" w:color="auto"/>
        <w:left w:val="none" w:sz="0" w:space="0" w:color="auto"/>
        <w:bottom w:val="none" w:sz="0" w:space="0" w:color="auto"/>
        <w:right w:val="none" w:sz="0" w:space="0" w:color="auto"/>
      </w:divBdr>
    </w:div>
    <w:div w:id="1106538095">
      <w:bodyDiv w:val="1"/>
      <w:marLeft w:val="0"/>
      <w:marRight w:val="0"/>
      <w:marTop w:val="0"/>
      <w:marBottom w:val="0"/>
      <w:divBdr>
        <w:top w:val="none" w:sz="0" w:space="0" w:color="auto"/>
        <w:left w:val="none" w:sz="0" w:space="0" w:color="auto"/>
        <w:bottom w:val="none" w:sz="0" w:space="0" w:color="auto"/>
        <w:right w:val="none" w:sz="0" w:space="0" w:color="auto"/>
      </w:divBdr>
    </w:div>
    <w:div w:id="1107042797">
      <w:bodyDiv w:val="1"/>
      <w:marLeft w:val="0"/>
      <w:marRight w:val="0"/>
      <w:marTop w:val="0"/>
      <w:marBottom w:val="0"/>
      <w:divBdr>
        <w:top w:val="none" w:sz="0" w:space="0" w:color="auto"/>
        <w:left w:val="none" w:sz="0" w:space="0" w:color="auto"/>
        <w:bottom w:val="none" w:sz="0" w:space="0" w:color="auto"/>
        <w:right w:val="none" w:sz="0" w:space="0" w:color="auto"/>
      </w:divBdr>
    </w:div>
    <w:div w:id="1107384662">
      <w:bodyDiv w:val="1"/>
      <w:marLeft w:val="0"/>
      <w:marRight w:val="0"/>
      <w:marTop w:val="0"/>
      <w:marBottom w:val="0"/>
      <w:divBdr>
        <w:top w:val="none" w:sz="0" w:space="0" w:color="auto"/>
        <w:left w:val="none" w:sz="0" w:space="0" w:color="auto"/>
        <w:bottom w:val="none" w:sz="0" w:space="0" w:color="auto"/>
        <w:right w:val="none" w:sz="0" w:space="0" w:color="auto"/>
      </w:divBdr>
    </w:div>
    <w:div w:id="1108040766">
      <w:bodyDiv w:val="1"/>
      <w:marLeft w:val="0"/>
      <w:marRight w:val="0"/>
      <w:marTop w:val="0"/>
      <w:marBottom w:val="0"/>
      <w:divBdr>
        <w:top w:val="none" w:sz="0" w:space="0" w:color="auto"/>
        <w:left w:val="none" w:sz="0" w:space="0" w:color="auto"/>
        <w:bottom w:val="none" w:sz="0" w:space="0" w:color="auto"/>
        <w:right w:val="none" w:sz="0" w:space="0" w:color="auto"/>
      </w:divBdr>
    </w:div>
    <w:div w:id="1108233435">
      <w:bodyDiv w:val="1"/>
      <w:marLeft w:val="0"/>
      <w:marRight w:val="0"/>
      <w:marTop w:val="0"/>
      <w:marBottom w:val="0"/>
      <w:divBdr>
        <w:top w:val="none" w:sz="0" w:space="0" w:color="auto"/>
        <w:left w:val="none" w:sz="0" w:space="0" w:color="auto"/>
        <w:bottom w:val="none" w:sz="0" w:space="0" w:color="auto"/>
        <w:right w:val="none" w:sz="0" w:space="0" w:color="auto"/>
      </w:divBdr>
    </w:div>
    <w:div w:id="1108352147">
      <w:bodyDiv w:val="1"/>
      <w:marLeft w:val="0"/>
      <w:marRight w:val="0"/>
      <w:marTop w:val="0"/>
      <w:marBottom w:val="0"/>
      <w:divBdr>
        <w:top w:val="none" w:sz="0" w:space="0" w:color="auto"/>
        <w:left w:val="none" w:sz="0" w:space="0" w:color="auto"/>
        <w:bottom w:val="none" w:sz="0" w:space="0" w:color="auto"/>
        <w:right w:val="none" w:sz="0" w:space="0" w:color="auto"/>
      </w:divBdr>
    </w:div>
    <w:div w:id="1108429099">
      <w:bodyDiv w:val="1"/>
      <w:marLeft w:val="0"/>
      <w:marRight w:val="0"/>
      <w:marTop w:val="0"/>
      <w:marBottom w:val="0"/>
      <w:divBdr>
        <w:top w:val="none" w:sz="0" w:space="0" w:color="auto"/>
        <w:left w:val="none" w:sz="0" w:space="0" w:color="auto"/>
        <w:bottom w:val="none" w:sz="0" w:space="0" w:color="auto"/>
        <w:right w:val="none" w:sz="0" w:space="0" w:color="auto"/>
      </w:divBdr>
    </w:div>
    <w:div w:id="1110005953">
      <w:bodyDiv w:val="1"/>
      <w:marLeft w:val="0"/>
      <w:marRight w:val="0"/>
      <w:marTop w:val="0"/>
      <w:marBottom w:val="0"/>
      <w:divBdr>
        <w:top w:val="none" w:sz="0" w:space="0" w:color="auto"/>
        <w:left w:val="none" w:sz="0" w:space="0" w:color="auto"/>
        <w:bottom w:val="none" w:sz="0" w:space="0" w:color="auto"/>
        <w:right w:val="none" w:sz="0" w:space="0" w:color="auto"/>
      </w:divBdr>
    </w:div>
    <w:div w:id="1110707134">
      <w:bodyDiv w:val="1"/>
      <w:marLeft w:val="0"/>
      <w:marRight w:val="0"/>
      <w:marTop w:val="0"/>
      <w:marBottom w:val="0"/>
      <w:divBdr>
        <w:top w:val="none" w:sz="0" w:space="0" w:color="auto"/>
        <w:left w:val="none" w:sz="0" w:space="0" w:color="auto"/>
        <w:bottom w:val="none" w:sz="0" w:space="0" w:color="auto"/>
        <w:right w:val="none" w:sz="0" w:space="0" w:color="auto"/>
      </w:divBdr>
    </w:div>
    <w:div w:id="1111439584">
      <w:bodyDiv w:val="1"/>
      <w:marLeft w:val="0"/>
      <w:marRight w:val="0"/>
      <w:marTop w:val="0"/>
      <w:marBottom w:val="0"/>
      <w:divBdr>
        <w:top w:val="none" w:sz="0" w:space="0" w:color="auto"/>
        <w:left w:val="none" w:sz="0" w:space="0" w:color="auto"/>
        <w:bottom w:val="none" w:sz="0" w:space="0" w:color="auto"/>
        <w:right w:val="none" w:sz="0" w:space="0" w:color="auto"/>
      </w:divBdr>
    </w:div>
    <w:div w:id="1113289095">
      <w:bodyDiv w:val="1"/>
      <w:marLeft w:val="0"/>
      <w:marRight w:val="0"/>
      <w:marTop w:val="0"/>
      <w:marBottom w:val="0"/>
      <w:divBdr>
        <w:top w:val="none" w:sz="0" w:space="0" w:color="auto"/>
        <w:left w:val="none" w:sz="0" w:space="0" w:color="auto"/>
        <w:bottom w:val="none" w:sz="0" w:space="0" w:color="auto"/>
        <w:right w:val="none" w:sz="0" w:space="0" w:color="auto"/>
      </w:divBdr>
    </w:div>
    <w:div w:id="1113405014">
      <w:bodyDiv w:val="1"/>
      <w:marLeft w:val="0"/>
      <w:marRight w:val="0"/>
      <w:marTop w:val="0"/>
      <w:marBottom w:val="0"/>
      <w:divBdr>
        <w:top w:val="none" w:sz="0" w:space="0" w:color="auto"/>
        <w:left w:val="none" w:sz="0" w:space="0" w:color="auto"/>
        <w:bottom w:val="none" w:sz="0" w:space="0" w:color="auto"/>
        <w:right w:val="none" w:sz="0" w:space="0" w:color="auto"/>
      </w:divBdr>
    </w:div>
    <w:div w:id="1113747461">
      <w:bodyDiv w:val="1"/>
      <w:marLeft w:val="0"/>
      <w:marRight w:val="0"/>
      <w:marTop w:val="0"/>
      <w:marBottom w:val="0"/>
      <w:divBdr>
        <w:top w:val="none" w:sz="0" w:space="0" w:color="auto"/>
        <w:left w:val="none" w:sz="0" w:space="0" w:color="auto"/>
        <w:bottom w:val="none" w:sz="0" w:space="0" w:color="auto"/>
        <w:right w:val="none" w:sz="0" w:space="0" w:color="auto"/>
      </w:divBdr>
    </w:div>
    <w:div w:id="1114246797">
      <w:bodyDiv w:val="1"/>
      <w:marLeft w:val="0"/>
      <w:marRight w:val="0"/>
      <w:marTop w:val="0"/>
      <w:marBottom w:val="0"/>
      <w:divBdr>
        <w:top w:val="none" w:sz="0" w:space="0" w:color="auto"/>
        <w:left w:val="none" w:sz="0" w:space="0" w:color="auto"/>
        <w:bottom w:val="none" w:sz="0" w:space="0" w:color="auto"/>
        <w:right w:val="none" w:sz="0" w:space="0" w:color="auto"/>
      </w:divBdr>
    </w:div>
    <w:div w:id="1114594543">
      <w:bodyDiv w:val="1"/>
      <w:marLeft w:val="0"/>
      <w:marRight w:val="0"/>
      <w:marTop w:val="0"/>
      <w:marBottom w:val="0"/>
      <w:divBdr>
        <w:top w:val="none" w:sz="0" w:space="0" w:color="auto"/>
        <w:left w:val="none" w:sz="0" w:space="0" w:color="auto"/>
        <w:bottom w:val="none" w:sz="0" w:space="0" w:color="auto"/>
        <w:right w:val="none" w:sz="0" w:space="0" w:color="auto"/>
      </w:divBdr>
    </w:div>
    <w:div w:id="1114640849">
      <w:bodyDiv w:val="1"/>
      <w:marLeft w:val="0"/>
      <w:marRight w:val="0"/>
      <w:marTop w:val="0"/>
      <w:marBottom w:val="0"/>
      <w:divBdr>
        <w:top w:val="none" w:sz="0" w:space="0" w:color="auto"/>
        <w:left w:val="none" w:sz="0" w:space="0" w:color="auto"/>
        <w:bottom w:val="none" w:sz="0" w:space="0" w:color="auto"/>
        <w:right w:val="none" w:sz="0" w:space="0" w:color="auto"/>
      </w:divBdr>
      <w:divsChild>
        <w:div w:id="540437637">
          <w:marLeft w:val="547"/>
          <w:marRight w:val="0"/>
          <w:marTop w:val="134"/>
          <w:marBottom w:val="120"/>
          <w:divBdr>
            <w:top w:val="none" w:sz="0" w:space="0" w:color="auto"/>
            <w:left w:val="none" w:sz="0" w:space="0" w:color="auto"/>
            <w:bottom w:val="none" w:sz="0" w:space="0" w:color="auto"/>
            <w:right w:val="none" w:sz="0" w:space="0" w:color="auto"/>
          </w:divBdr>
        </w:div>
      </w:divsChild>
    </w:div>
    <w:div w:id="1114791482">
      <w:bodyDiv w:val="1"/>
      <w:marLeft w:val="0"/>
      <w:marRight w:val="0"/>
      <w:marTop w:val="0"/>
      <w:marBottom w:val="0"/>
      <w:divBdr>
        <w:top w:val="none" w:sz="0" w:space="0" w:color="auto"/>
        <w:left w:val="none" w:sz="0" w:space="0" w:color="auto"/>
        <w:bottom w:val="none" w:sz="0" w:space="0" w:color="auto"/>
        <w:right w:val="none" w:sz="0" w:space="0" w:color="auto"/>
      </w:divBdr>
    </w:div>
    <w:div w:id="1115710389">
      <w:bodyDiv w:val="1"/>
      <w:marLeft w:val="0"/>
      <w:marRight w:val="0"/>
      <w:marTop w:val="0"/>
      <w:marBottom w:val="0"/>
      <w:divBdr>
        <w:top w:val="none" w:sz="0" w:space="0" w:color="auto"/>
        <w:left w:val="none" w:sz="0" w:space="0" w:color="auto"/>
        <w:bottom w:val="none" w:sz="0" w:space="0" w:color="auto"/>
        <w:right w:val="none" w:sz="0" w:space="0" w:color="auto"/>
      </w:divBdr>
    </w:div>
    <w:div w:id="1115712045">
      <w:bodyDiv w:val="1"/>
      <w:marLeft w:val="0"/>
      <w:marRight w:val="0"/>
      <w:marTop w:val="0"/>
      <w:marBottom w:val="0"/>
      <w:divBdr>
        <w:top w:val="none" w:sz="0" w:space="0" w:color="auto"/>
        <w:left w:val="none" w:sz="0" w:space="0" w:color="auto"/>
        <w:bottom w:val="none" w:sz="0" w:space="0" w:color="auto"/>
        <w:right w:val="none" w:sz="0" w:space="0" w:color="auto"/>
      </w:divBdr>
    </w:div>
    <w:div w:id="1116676858">
      <w:bodyDiv w:val="1"/>
      <w:marLeft w:val="0"/>
      <w:marRight w:val="0"/>
      <w:marTop w:val="0"/>
      <w:marBottom w:val="0"/>
      <w:divBdr>
        <w:top w:val="none" w:sz="0" w:space="0" w:color="auto"/>
        <w:left w:val="none" w:sz="0" w:space="0" w:color="auto"/>
        <w:bottom w:val="none" w:sz="0" w:space="0" w:color="auto"/>
        <w:right w:val="none" w:sz="0" w:space="0" w:color="auto"/>
      </w:divBdr>
    </w:div>
    <w:div w:id="1116870416">
      <w:bodyDiv w:val="1"/>
      <w:marLeft w:val="0"/>
      <w:marRight w:val="0"/>
      <w:marTop w:val="0"/>
      <w:marBottom w:val="0"/>
      <w:divBdr>
        <w:top w:val="none" w:sz="0" w:space="0" w:color="auto"/>
        <w:left w:val="none" w:sz="0" w:space="0" w:color="auto"/>
        <w:bottom w:val="none" w:sz="0" w:space="0" w:color="auto"/>
        <w:right w:val="none" w:sz="0" w:space="0" w:color="auto"/>
      </w:divBdr>
      <w:divsChild>
        <w:div w:id="300893307">
          <w:marLeft w:val="1166"/>
          <w:marRight w:val="0"/>
          <w:marTop w:val="134"/>
          <w:marBottom w:val="0"/>
          <w:divBdr>
            <w:top w:val="none" w:sz="0" w:space="0" w:color="auto"/>
            <w:left w:val="none" w:sz="0" w:space="0" w:color="auto"/>
            <w:bottom w:val="none" w:sz="0" w:space="0" w:color="auto"/>
            <w:right w:val="none" w:sz="0" w:space="0" w:color="auto"/>
          </w:divBdr>
        </w:div>
        <w:div w:id="467554163">
          <w:marLeft w:val="547"/>
          <w:marRight w:val="0"/>
          <w:marTop w:val="154"/>
          <w:marBottom w:val="0"/>
          <w:divBdr>
            <w:top w:val="none" w:sz="0" w:space="0" w:color="auto"/>
            <w:left w:val="none" w:sz="0" w:space="0" w:color="auto"/>
            <w:bottom w:val="none" w:sz="0" w:space="0" w:color="auto"/>
            <w:right w:val="none" w:sz="0" w:space="0" w:color="auto"/>
          </w:divBdr>
        </w:div>
        <w:div w:id="952444364">
          <w:marLeft w:val="1800"/>
          <w:marRight w:val="0"/>
          <w:marTop w:val="115"/>
          <w:marBottom w:val="0"/>
          <w:divBdr>
            <w:top w:val="none" w:sz="0" w:space="0" w:color="auto"/>
            <w:left w:val="none" w:sz="0" w:space="0" w:color="auto"/>
            <w:bottom w:val="none" w:sz="0" w:space="0" w:color="auto"/>
            <w:right w:val="none" w:sz="0" w:space="0" w:color="auto"/>
          </w:divBdr>
        </w:div>
        <w:div w:id="1716271555">
          <w:marLeft w:val="1166"/>
          <w:marRight w:val="0"/>
          <w:marTop w:val="134"/>
          <w:marBottom w:val="0"/>
          <w:divBdr>
            <w:top w:val="none" w:sz="0" w:space="0" w:color="auto"/>
            <w:left w:val="none" w:sz="0" w:space="0" w:color="auto"/>
            <w:bottom w:val="none" w:sz="0" w:space="0" w:color="auto"/>
            <w:right w:val="none" w:sz="0" w:space="0" w:color="auto"/>
          </w:divBdr>
        </w:div>
      </w:divsChild>
    </w:div>
    <w:div w:id="1118403709">
      <w:bodyDiv w:val="1"/>
      <w:marLeft w:val="0"/>
      <w:marRight w:val="0"/>
      <w:marTop w:val="0"/>
      <w:marBottom w:val="0"/>
      <w:divBdr>
        <w:top w:val="none" w:sz="0" w:space="0" w:color="auto"/>
        <w:left w:val="none" w:sz="0" w:space="0" w:color="auto"/>
        <w:bottom w:val="none" w:sz="0" w:space="0" w:color="auto"/>
        <w:right w:val="none" w:sz="0" w:space="0" w:color="auto"/>
      </w:divBdr>
    </w:div>
    <w:div w:id="1118598935">
      <w:bodyDiv w:val="1"/>
      <w:marLeft w:val="0"/>
      <w:marRight w:val="0"/>
      <w:marTop w:val="0"/>
      <w:marBottom w:val="0"/>
      <w:divBdr>
        <w:top w:val="none" w:sz="0" w:space="0" w:color="auto"/>
        <w:left w:val="none" w:sz="0" w:space="0" w:color="auto"/>
        <w:bottom w:val="none" w:sz="0" w:space="0" w:color="auto"/>
        <w:right w:val="none" w:sz="0" w:space="0" w:color="auto"/>
      </w:divBdr>
    </w:div>
    <w:div w:id="1118767043">
      <w:bodyDiv w:val="1"/>
      <w:marLeft w:val="0"/>
      <w:marRight w:val="0"/>
      <w:marTop w:val="0"/>
      <w:marBottom w:val="0"/>
      <w:divBdr>
        <w:top w:val="none" w:sz="0" w:space="0" w:color="auto"/>
        <w:left w:val="none" w:sz="0" w:space="0" w:color="auto"/>
        <w:bottom w:val="none" w:sz="0" w:space="0" w:color="auto"/>
        <w:right w:val="none" w:sz="0" w:space="0" w:color="auto"/>
      </w:divBdr>
      <w:divsChild>
        <w:div w:id="8609017">
          <w:marLeft w:val="1800"/>
          <w:marRight w:val="0"/>
          <w:marTop w:val="86"/>
          <w:marBottom w:val="0"/>
          <w:divBdr>
            <w:top w:val="none" w:sz="0" w:space="0" w:color="auto"/>
            <w:left w:val="none" w:sz="0" w:space="0" w:color="auto"/>
            <w:bottom w:val="none" w:sz="0" w:space="0" w:color="auto"/>
            <w:right w:val="none" w:sz="0" w:space="0" w:color="auto"/>
          </w:divBdr>
        </w:div>
        <w:div w:id="473526713">
          <w:marLeft w:val="1800"/>
          <w:marRight w:val="0"/>
          <w:marTop w:val="86"/>
          <w:marBottom w:val="0"/>
          <w:divBdr>
            <w:top w:val="none" w:sz="0" w:space="0" w:color="auto"/>
            <w:left w:val="none" w:sz="0" w:space="0" w:color="auto"/>
            <w:bottom w:val="none" w:sz="0" w:space="0" w:color="auto"/>
            <w:right w:val="none" w:sz="0" w:space="0" w:color="auto"/>
          </w:divBdr>
        </w:div>
        <w:div w:id="716129771">
          <w:marLeft w:val="1166"/>
          <w:marRight w:val="0"/>
          <w:marTop w:val="96"/>
          <w:marBottom w:val="0"/>
          <w:divBdr>
            <w:top w:val="none" w:sz="0" w:space="0" w:color="auto"/>
            <w:left w:val="none" w:sz="0" w:space="0" w:color="auto"/>
            <w:bottom w:val="none" w:sz="0" w:space="0" w:color="auto"/>
            <w:right w:val="none" w:sz="0" w:space="0" w:color="auto"/>
          </w:divBdr>
        </w:div>
        <w:div w:id="849871795">
          <w:marLeft w:val="1800"/>
          <w:marRight w:val="0"/>
          <w:marTop w:val="86"/>
          <w:marBottom w:val="0"/>
          <w:divBdr>
            <w:top w:val="none" w:sz="0" w:space="0" w:color="auto"/>
            <w:left w:val="none" w:sz="0" w:space="0" w:color="auto"/>
            <w:bottom w:val="none" w:sz="0" w:space="0" w:color="auto"/>
            <w:right w:val="none" w:sz="0" w:space="0" w:color="auto"/>
          </w:divBdr>
        </w:div>
        <w:div w:id="1471438460">
          <w:marLeft w:val="1800"/>
          <w:marRight w:val="0"/>
          <w:marTop w:val="86"/>
          <w:marBottom w:val="0"/>
          <w:divBdr>
            <w:top w:val="none" w:sz="0" w:space="0" w:color="auto"/>
            <w:left w:val="none" w:sz="0" w:space="0" w:color="auto"/>
            <w:bottom w:val="none" w:sz="0" w:space="0" w:color="auto"/>
            <w:right w:val="none" w:sz="0" w:space="0" w:color="auto"/>
          </w:divBdr>
        </w:div>
        <w:div w:id="1537893250">
          <w:marLeft w:val="547"/>
          <w:marRight w:val="0"/>
          <w:marTop w:val="0"/>
          <w:marBottom w:val="0"/>
          <w:divBdr>
            <w:top w:val="none" w:sz="0" w:space="0" w:color="auto"/>
            <w:left w:val="none" w:sz="0" w:space="0" w:color="auto"/>
            <w:bottom w:val="none" w:sz="0" w:space="0" w:color="auto"/>
            <w:right w:val="none" w:sz="0" w:space="0" w:color="auto"/>
          </w:divBdr>
        </w:div>
        <w:div w:id="1843274522">
          <w:marLeft w:val="1166"/>
          <w:marRight w:val="0"/>
          <w:marTop w:val="96"/>
          <w:marBottom w:val="0"/>
          <w:divBdr>
            <w:top w:val="none" w:sz="0" w:space="0" w:color="auto"/>
            <w:left w:val="none" w:sz="0" w:space="0" w:color="auto"/>
            <w:bottom w:val="none" w:sz="0" w:space="0" w:color="auto"/>
            <w:right w:val="none" w:sz="0" w:space="0" w:color="auto"/>
          </w:divBdr>
        </w:div>
        <w:div w:id="1914507734">
          <w:marLeft w:val="1800"/>
          <w:marRight w:val="0"/>
          <w:marTop w:val="86"/>
          <w:marBottom w:val="0"/>
          <w:divBdr>
            <w:top w:val="none" w:sz="0" w:space="0" w:color="auto"/>
            <w:left w:val="none" w:sz="0" w:space="0" w:color="auto"/>
            <w:bottom w:val="none" w:sz="0" w:space="0" w:color="auto"/>
            <w:right w:val="none" w:sz="0" w:space="0" w:color="auto"/>
          </w:divBdr>
        </w:div>
        <w:div w:id="2052417116">
          <w:marLeft w:val="1166"/>
          <w:marRight w:val="0"/>
          <w:marTop w:val="0"/>
          <w:marBottom w:val="0"/>
          <w:divBdr>
            <w:top w:val="none" w:sz="0" w:space="0" w:color="auto"/>
            <w:left w:val="none" w:sz="0" w:space="0" w:color="auto"/>
            <w:bottom w:val="none" w:sz="0" w:space="0" w:color="auto"/>
            <w:right w:val="none" w:sz="0" w:space="0" w:color="auto"/>
          </w:divBdr>
        </w:div>
      </w:divsChild>
    </w:div>
    <w:div w:id="1119102068">
      <w:bodyDiv w:val="1"/>
      <w:marLeft w:val="0"/>
      <w:marRight w:val="0"/>
      <w:marTop w:val="0"/>
      <w:marBottom w:val="0"/>
      <w:divBdr>
        <w:top w:val="none" w:sz="0" w:space="0" w:color="auto"/>
        <w:left w:val="none" w:sz="0" w:space="0" w:color="auto"/>
        <w:bottom w:val="none" w:sz="0" w:space="0" w:color="auto"/>
        <w:right w:val="none" w:sz="0" w:space="0" w:color="auto"/>
      </w:divBdr>
      <w:divsChild>
        <w:div w:id="1253049232">
          <w:marLeft w:val="360"/>
          <w:marRight w:val="0"/>
          <w:marTop w:val="200"/>
          <w:marBottom w:val="0"/>
          <w:divBdr>
            <w:top w:val="none" w:sz="0" w:space="0" w:color="auto"/>
            <w:left w:val="none" w:sz="0" w:space="0" w:color="auto"/>
            <w:bottom w:val="none" w:sz="0" w:space="0" w:color="auto"/>
            <w:right w:val="none" w:sz="0" w:space="0" w:color="auto"/>
          </w:divBdr>
        </w:div>
      </w:divsChild>
    </w:div>
    <w:div w:id="1120101114">
      <w:bodyDiv w:val="1"/>
      <w:marLeft w:val="0"/>
      <w:marRight w:val="0"/>
      <w:marTop w:val="0"/>
      <w:marBottom w:val="0"/>
      <w:divBdr>
        <w:top w:val="none" w:sz="0" w:space="0" w:color="auto"/>
        <w:left w:val="none" w:sz="0" w:space="0" w:color="auto"/>
        <w:bottom w:val="none" w:sz="0" w:space="0" w:color="auto"/>
        <w:right w:val="none" w:sz="0" w:space="0" w:color="auto"/>
      </w:divBdr>
      <w:divsChild>
        <w:div w:id="114914275">
          <w:marLeft w:val="1166"/>
          <w:marRight w:val="0"/>
          <w:marTop w:val="115"/>
          <w:marBottom w:val="0"/>
          <w:divBdr>
            <w:top w:val="none" w:sz="0" w:space="0" w:color="auto"/>
            <w:left w:val="none" w:sz="0" w:space="0" w:color="auto"/>
            <w:bottom w:val="none" w:sz="0" w:space="0" w:color="auto"/>
            <w:right w:val="none" w:sz="0" w:space="0" w:color="auto"/>
          </w:divBdr>
        </w:div>
        <w:div w:id="484276968">
          <w:marLeft w:val="1800"/>
          <w:marRight w:val="0"/>
          <w:marTop w:val="96"/>
          <w:marBottom w:val="0"/>
          <w:divBdr>
            <w:top w:val="none" w:sz="0" w:space="0" w:color="auto"/>
            <w:left w:val="none" w:sz="0" w:space="0" w:color="auto"/>
            <w:bottom w:val="none" w:sz="0" w:space="0" w:color="auto"/>
            <w:right w:val="none" w:sz="0" w:space="0" w:color="auto"/>
          </w:divBdr>
        </w:div>
        <w:div w:id="735393648">
          <w:marLeft w:val="1166"/>
          <w:marRight w:val="0"/>
          <w:marTop w:val="115"/>
          <w:marBottom w:val="0"/>
          <w:divBdr>
            <w:top w:val="none" w:sz="0" w:space="0" w:color="auto"/>
            <w:left w:val="none" w:sz="0" w:space="0" w:color="auto"/>
            <w:bottom w:val="none" w:sz="0" w:space="0" w:color="auto"/>
            <w:right w:val="none" w:sz="0" w:space="0" w:color="auto"/>
          </w:divBdr>
        </w:div>
        <w:div w:id="1064792353">
          <w:marLeft w:val="1800"/>
          <w:marRight w:val="0"/>
          <w:marTop w:val="96"/>
          <w:marBottom w:val="0"/>
          <w:divBdr>
            <w:top w:val="none" w:sz="0" w:space="0" w:color="auto"/>
            <w:left w:val="none" w:sz="0" w:space="0" w:color="auto"/>
            <w:bottom w:val="none" w:sz="0" w:space="0" w:color="auto"/>
            <w:right w:val="none" w:sz="0" w:space="0" w:color="auto"/>
          </w:divBdr>
        </w:div>
        <w:div w:id="1492912757">
          <w:marLeft w:val="1800"/>
          <w:marRight w:val="0"/>
          <w:marTop w:val="96"/>
          <w:marBottom w:val="0"/>
          <w:divBdr>
            <w:top w:val="none" w:sz="0" w:space="0" w:color="auto"/>
            <w:left w:val="none" w:sz="0" w:space="0" w:color="auto"/>
            <w:bottom w:val="none" w:sz="0" w:space="0" w:color="auto"/>
            <w:right w:val="none" w:sz="0" w:space="0" w:color="auto"/>
          </w:divBdr>
        </w:div>
        <w:div w:id="1722515271">
          <w:marLeft w:val="547"/>
          <w:marRight w:val="0"/>
          <w:marTop w:val="134"/>
          <w:marBottom w:val="0"/>
          <w:divBdr>
            <w:top w:val="none" w:sz="0" w:space="0" w:color="auto"/>
            <w:left w:val="none" w:sz="0" w:space="0" w:color="auto"/>
            <w:bottom w:val="none" w:sz="0" w:space="0" w:color="auto"/>
            <w:right w:val="none" w:sz="0" w:space="0" w:color="auto"/>
          </w:divBdr>
        </w:div>
      </w:divsChild>
    </w:div>
    <w:div w:id="1121025517">
      <w:bodyDiv w:val="1"/>
      <w:marLeft w:val="0"/>
      <w:marRight w:val="0"/>
      <w:marTop w:val="0"/>
      <w:marBottom w:val="0"/>
      <w:divBdr>
        <w:top w:val="none" w:sz="0" w:space="0" w:color="auto"/>
        <w:left w:val="none" w:sz="0" w:space="0" w:color="auto"/>
        <w:bottom w:val="none" w:sz="0" w:space="0" w:color="auto"/>
        <w:right w:val="none" w:sz="0" w:space="0" w:color="auto"/>
      </w:divBdr>
    </w:div>
    <w:div w:id="1121218582">
      <w:bodyDiv w:val="1"/>
      <w:marLeft w:val="0"/>
      <w:marRight w:val="0"/>
      <w:marTop w:val="0"/>
      <w:marBottom w:val="0"/>
      <w:divBdr>
        <w:top w:val="none" w:sz="0" w:space="0" w:color="auto"/>
        <w:left w:val="none" w:sz="0" w:space="0" w:color="auto"/>
        <w:bottom w:val="none" w:sz="0" w:space="0" w:color="auto"/>
        <w:right w:val="none" w:sz="0" w:space="0" w:color="auto"/>
      </w:divBdr>
    </w:div>
    <w:div w:id="1121724939">
      <w:bodyDiv w:val="1"/>
      <w:marLeft w:val="0"/>
      <w:marRight w:val="0"/>
      <w:marTop w:val="0"/>
      <w:marBottom w:val="0"/>
      <w:divBdr>
        <w:top w:val="none" w:sz="0" w:space="0" w:color="auto"/>
        <w:left w:val="none" w:sz="0" w:space="0" w:color="auto"/>
        <w:bottom w:val="none" w:sz="0" w:space="0" w:color="auto"/>
        <w:right w:val="none" w:sz="0" w:space="0" w:color="auto"/>
      </w:divBdr>
    </w:div>
    <w:div w:id="1121731507">
      <w:bodyDiv w:val="1"/>
      <w:marLeft w:val="0"/>
      <w:marRight w:val="0"/>
      <w:marTop w:val="0"/>
      <w:marBottom w:val="0"/>
      <w:divBdr>
        <w:top w:val="none" w:sz="0" w:space="0" w:color="auto"/>
        <w:left w:val="none" w:sz="0" w:space="0" w:color="auto"/>
        <w:bottom w:val="none" w:sz="0" w:space="0" w:color="auto"/>
        <w:right w:val="none" w:sz="0" w:space="0" w:color="auto"/>
      </w:divBdr>
      <w:divsChild>
        <w:div w:id="48964070">
          <w:marLeft w:val="0"/>
          <w:marRight w:val="0"/>
          <w:marTop w:val="96"/>
          <w:marBottom w:val="0"/>
          <w:divBdr>
            <w:top w:val="none" w:sz="0" w:space="0" w:color="auto"/>
            <w:left w:val="none" w:sz="0" w:space="0" w:color="auto"/>
            <w:bottom w:val="none" w:sz="0" w:space="0" w:color="auto"/>
            <w:right w:val="none" w:sz="0" w:space="0" w:color="auto"/>
          </w:divBdr>
        </w:div>
        <w:div w:id="131991564">
          <w:marLeft w:val="1166"/>
          <w:marRight w:val="0"/>
          <w:marTop w:val="77"/>
          <w:marBottom w:val="0"/>
          <w:divBdr>
            <w:top w:val="none" w:sz="0" w:space="0" w:color="auto"/>
            <w:left w:val="none" w:sz="0" w:space="0" w:color="auto"/>
            <w:bottom w:val="none" w:sz="0" w:space="0" w:color="auto"/>
            <w:right w:val="none" w:sz="0" w:space="0" w:color="auto"/>
          </w:divBdr>
        </w:div>
        <w:div w:id="534655023">
          <w:marLeft w:val="1800"/>
          <w:marRight w:val="0"/>
          <w:marTop w:val="58"/>
          <w:marBottom w:val="0"/>
          <w:divBdr>
            <w:top w:val="none" w:sz="0" w:space="0" w:color="auto"/>
            <w:left w:val="none" w:sz="0" w:space="0" w:color="auto"/>
            <w:bottom w:val="none" w:sz="0" w:space="0" w:color="auto"/>
            <w:right w:val="none" w:sz="0" w:space="0" w:color="auto"/>
          </w:divBdr>
        </w:div>
        <w:div w:id="575238603">
          <w:marLeft w:val="0"/>
          <w:marRight w:val="0"/>
          <w:marTop w:val="96"/>
          <w:marBottom w:val="0"/>
          <w:divBdr>
            <w:top w:val="none" w:sz="0" w:space="0" w:color="auto"/>
            <w:left w:val="none" w:sz="0" w:space="0" w:color="auto"/>
            <w:bottom w:val="none" w:sz="0" w:space="0" w:color="auto"/>
            <w:right w:val="none" w:sz="0" w:space="0" w:color="auto"/>
          </w:divBdr>
        </w:div>
        <w:div w:id="647131795">
          <w:marLeft w:val="1166"/>
          <w:marRight w:val="0"/>
          <w:marTop w:val="77"/>
          <w:marBottom w:val="0"/>
          <w:divBdr>
            <w:top w:val="none" w:sz="0" w:space="0" w:color="auto"/>
            <w:left w:val="none" w:sz="0" w:space="0" w:color="auto"/>
            <w:bottom w:val="none" w:sz="0" w:space="0" w:color="auto"/>
            <w:right w:val="none" w:sz="0" w:space="0" w:color="auto"/>
          </w:divBdr>
        </w:div>
        <w:div w:id="882522890">
          <w:marLeft w:val="1166"/>
          <w:marRight w:val="0"/>
          <w:marTop w:val="77"/>
          <w:marBottom w:val="0"/>
          <w:divBdr>
            <w:top w:val="none" w:sz="0" w:space="0" w:color="auto"/>
            <w:left w:val="none" w:sz="0" w:space="0" w:color="auto"/>
            <w:bottom w:val="none" w:sz="0" w:space="0" w:color="auto"/>
            <w:right w:val="none" w:sz="0" w:space="0" w:color="auto"/>
          </w:divBdr>
        </w:div>
        <w:div w:id="996568649">
          <w:marLeft w:val="0"/>
          <w:marRight w:val="0"/>
          <w:marTop w:val="96"/>
          <w:marBottom w:val="0"/>
          <w:divBdr>
            <w:top w:val="none" w:sz="0" w:space="0" w:color="auto"/>
            <w:left w:val="none" w:sz="0" w:space="0" w:color="auto"/>
            <w:bottom w:val="none" w:sz="0" w:space="0" w:color="auto"/>
            <w:right w:val="none" w:sz="0" w:space="0" w:color="auto"/>
          </w:divBdr>
        </w:div>
        <w:div w:id="1407845148">
          <w:marLeft w:val="1166"/>
          <w:marRight w:val="0"/>
          <w:marTop w:val="77"/>
          <w:marBottom w:val="0"/>
          <w:divBdr>
            <w:top w:val="none" w:sz="0" w:space="0" w:color="auto"/>
            <w:left w:val="none" w:sz="0" w:space="0" w:color="auto"/>
            <w:bottom w:val="none" w:sz="0" w:space="0" w:color="auto"/>
            <w:right w:val="none" w:sz="0" w:space="0" w:color="auto"/>
          </w:divBdr>
        </w:div>
        <w:div w:id="1507939839">
          <w:marLeft w:val="1166"/>
          <w:marRight w:val="0"/>
          <w:marTop w:val="77"/>
          <w:marBottom w:val="0"/>
          <w:divBdr>
            <w:top w:val="none" w:sz="0" w:space="0" w:color="auto"/>
            <w:left w:val="none" w:sz="0" w:space="0" w:color="auto"/>
            <w:bottom w:val="none" w:sz="0" w:space="0" w:color="auto"/>
            <w:right w:val="none" w:sz="0" w:space="0" w:color="auto"/>
          </w:divBdr>
        </w:div>
        <w:div w:id="1517186417">
          <w:marLeft w:val="1166"/>
          <w:marRight w:val="0"/>
          <w:marTop w:val="77"/>
          <w:marBottom w:val="0"/>
          <w:divBdr>
            <w:top w:val="none" w:sz="0" w:space="0" w:color="auto"/>
            <w:left w:val="none" w:sz="0" w:space="0" w:color="auto"/>
            <w:bottom w:val="none" w:sz="0" w:space="0" w:color="auto"/>
            <w:right w:val="none" w:sz="0" w:space="0" w:color="auto"/>
          </w:divBdr>
        </w:div>
        <w:div w:id="1976907335">
          <w:marLeft w:val="1800"/>
          <w:marRight w:val="0"/>
          <w:marTop w:val="58"/>
          <w:marBottom w:val="0"/>
          <w:divBdr>
            <w:top w:val="none" w:sz="0" w:space="0" w:color="auto"/>
            <w:left w:val="none" w:sz="0" w:space="0" w:color="auto"/>
            <w:bottom w:val="none" w:sz="0" w:space="0" w:color="auto"/>
            <w:right w:val="none" w:sz="0" w:space="0" w:color="auto"/>
          </w:divBdr>
        </w:div>
        <w:div w:id="2047679053">
          <w:marLeft w:val="1166"/>
          <w:marRight w:val="0"/>
          <w:marTop w:val="77"/>
          <w:marBottom w:val="0"/>
          <w:divBdr>
            <w:top w:val="none" w:sz="0" w:space="0" w:color="auto"/>
            <w:left w:val="none" w:sz="0" w:space="0" w:color="auto"/>
            <w:bottom w:val="none" w:sz="0" w:space="0" w:color="auto"/>
            <w:right w:val="none" w:sz="0" w:space="0" w:color="auto"/>
          </w:divBdr>
        </w:div>
        <w:div w:id="2137750370">
          <w:marLeft w:val="1166"/>
          <w:marRight w:val="0"/>
          <w:marTop w:val="77"/>
          <w:marBottom w:val="0"/>
          <w:divBdr>
            <w:top w:val="none" w:sz="0" w:space="0" w:color="auto"/>
            <w:left w:val="none" w:sz="0" w:space="0" w:color="auto"/>
            <w:bottom w:val="none" w:sz="0" w:space="0" w:color="auto"/>
            <w:right w:val="none" w:sz="0" w:space="0" w:color="auto"/>
          </w:divBdr>
        </w:div>
        <w:div w:id="2141877151">
          <w:marLeft w:val="1166"/>
          <w:marRight w:val="0"/>
          <w:marTop w:val="77"/>
          <w:marBottom w:val="0"/>
          <w:divBdr>
            <w:top w:val="none" w:sz="0" w:space="0" w:color="auto"/>
            <w:left w:val="none" w:sz="0" w:space="0" w:color="auto"/>
            <w:bottom w:val="none" w:sz="0" w:space="0" w:color="auto"/>
            <w:right w:val="none" w:sz="0" w:space="0" w:color="auto"/>
          </w:divBdr>
        </w:div>
      </w:divsChild>
    </w:div>
    <w:div w:id="1122066788">
      <w:bodyDiv w:val="1"/>
      <w:marLeft w:val="0"/>
      <w:marRight w:val="0"/>
      <w:marTop w:val="0"/>
      <w:marBottom w:val="0"/>
      <w:divBdr>
        <w:top w:val="none" w:sz="0" w:space="0" w:color="auto"/>
        <w:left w:val="none" w:sz="0" w:space="0" w:color="auto"/>
        <w:bottom w:val="none" w:sz="0" w:space="0" w:color="auto"/>
        <w:right w:val="none" w:sz="0" w:space="0" w:color="auto"/>
      </w:divBdr>
    </w:div>
    <w:div w:id="1123571864">
      <w:bodyDiv w:val="1"/>
      <w:marLeft w:val="0"/>
      <w:marRight w:val="0"/>
      <w:marTop w:val="0"/>
      <w:marBottom w:val="0"/>
      <w:divBdr>
        <w:top w:val="none" w:sz="0" w:space="0" w:color="auto"/>
        <w:left w:val="none" w:sz="0" w:space="0" w:color="auto"/>
        <w:bottom w:val="none" w:sz="0" w:space="0" w:color="auto"/>
        <w:right w:val="none" w:sz="0" w:space="0" w:color="auto"/>
      </w:divBdr>
      <w:divsChild>
        <w:div w:id="52705425">
          <w:marLeft w:val="360"/>
          <w:marRight w:val="0"/>
          <w:marTop w:val="200"/>
          <w:marBottom w:val="0"/>
          <w:divBdr>
            <w:top w:val="none" w:sz="0" w:space="0" w:color="auto"/>
            <w:left w:val="none" w:sz="0" w:space="0" w:color="auto"/>
            <w:bottom w:val="none" w:sz="0" w:space="0" w:color="auto"/>
            <w:right w:val="none" w:sz="0" w:space="0" w:color="auto"/>
          </w:divBdr>
        </w:div>
        <w:div w:id="258026290">
          <w:marLeft w:val="360"/>
          <w:marRight w:val="0"/>
          <w:marTop w:val="200"/>
          <w:marBottom w:val="0"/>
          <w:divBdr>
            <w:top w:val="none" w:sz="0" w:space="0" w:color="auto"/>
            <w:left w:val="none" w:sz="0" w:space="0" w:color="auto"/>
            <w:bottom w:val="none" w:sz="0" w:space="0" w:color="auto"/>
            <w:right w:val="none" w:sz="0" w:space="0" w:color="auto"/>
          </w:divBdr>
        </w:div>
        <w:div w:id="327250596">
          <w:marLeft w:val="360"/>
          <w:marRight w:val="0"/>
          <w:marTop w:val="200"/>
          <w:marBottom w:val="0"/>
          <w:divBdr>
            <w:top w:val="none" w:sz="0" w:space="0" w:color="auto"/>
            <w:left w:val="none" w:sz="0" w:space="0" w:color="auto"/>
            <w:bottom w:val="none" w:sz="0" w:space="0" w:color="auto"/>
            <w:right w:val="none" w:sz="0" w:space="0" w:color="auto"/>
          </w:divBdr>
        </w:div>
        <w:div w:id="369569177">
          <w:marLeft w:val="360"/>
          <w:marRight w:val="0"/>
          <w:marTop w:val="200"/>
          <w:marBottom w:val="0"/>
          <w:divBdr>
            <w:top w:val="none" w:sz="0" w:space="0" w:color="auto"/>
            <w:left w:val="none" w:sz="0" w:space="0" w:color="auto"/>
            <w:bottom w:val="none" w:sz="0" w:space="0" w:color="auto"/>
            <w:right w:val="none" w:sz="0" w:space="0" w:color="auto"/>
          </w:divBdr>
        </w:div>
        <w:div w:id="420108567">
          <w:marLeft w:val="1080"/>
          <w:marRight w:val="0"/>
          <w:marTop w:val="100"/>
          <w:marBottom w:val="0"/>
          <w:divBdr>
            <w:top w:val="none" w:sz="0" w:space="0" w:color="auto"/>
            <w:left w:val="none" w:sz="0" w:space="0" w:color="auto"/>
            <w:bottom w:val="none" w:sz="0" w:space="0" w:color="auto"/>
            <w:right w:val="none" w:sz="0" w:space="0" w:color="auto"/>
          </w:divBdr>
        </w:div>
        <w:div w:id="591011640">
          <w:marLeft w:val="1080"/>
          <w:marRight w:val="0"/>
          <w:marTop w:val="100"/>
          <w:marBottom w:val="0"/>
          <w:divBdr>
            <w:top w:val="none" w:sz="0" w:space="0" w:color="auto"/>
            <w:left w:val="none" w:sz="0" w:space="0" w:color="auto"/>
            <w:bottom w:val="none" w:sz="0" w:space="0" w:color="auto"/>
            <w:right w:val="none" w:sz="0" w:space="0" w:color="auto"/>
          </w:divBdr>
        </w:div>
        <w:div w:id="677194323">
          <w:marLeft w:val="1080"/>
          <w:marRight w:val="0"/>
          <w:marTop w:val="100"/>
          <w:marBottom w:val="0"/>
          <w:divBdr>
            <w:top w:val="none" w:sz="0" w:space="0" w:color="auto"/>
            <w:left w:val="none" w:sz="0" w:space="0" w:color="auto"/>
            <w:bottom w:val="none" w:sz="0" w:space="0" w:color="auto"/>
            <w:right w:val="none" w:sz="0" w:space="0" w:color="auto"/>
          </w:divBdr>
        </w:div>
        <w:div w:id="706029335">
          <w:marLeft w:val="1080"/>
          <w:marRight w:val="0"/>
          <w:marTop w:val="100"/>
          <w:marBottom w:val="0"/>
          <w:divBdr>
            <w:top w:val="none" w:sz="0" w:space="0" w:color="auto"/>
            <w:left w:val="none" w:sz="0" w:space="0" w:color="auto"/>
            <w:bottom w:val="none" w:sz="0" w:space="0" w:color="auto"/>
            <w:right w:val="none" w:sz="0" w:space="0" w:color="auto"/>
          </w:divBdr>
        </w:div>
        <w:div w:id="972754076">
          <w:marLeft w:val="360"/>
          <w:marRight w:val="0"/>
          <w:marTop w:val="200"/>
          <w:marBottom w:val="0"/>
          <w:divBdr>
            <w:top w:val="none" w:sz="0" w:space="0" w:color="auto"/>
            <w:left w:val="none" w:sz="0" w:space="0" w:color="auto"/>
            <w:bottom w:val="none" w:sz="0" w:space="0" w:color="auto"/>
            <w:right w:val="none" w:sz="0" w:space="0" w:color="auto"/>
          </w:divBdr>
        </w:div>
        <w:div w:id="988242204">
          <w:marLeft w:val="1800"/>
          <w:marRight w:val="0"/>
          <w:marTop w:val="100"/>
          <w:marBottom w:val="0"/>
          <w:divBdr>
            <w:top w:val="none" w:sz="0" w:space="0" w:color="auto"/>
            <w:left w:val="none" w:sz="0" w:space="0" w:color="auto"/>
            <w:bottom w:val="none" w:sz="0" w:space="0" w:color="auto"/>
            <w:right w:val="none" w:sz="0" w:space="0" w:color="auto"/>
          </w:divBdr>
        </w:div>
        <w:div w:id="1049037814">
          <w:marLeft w:val="1080"/>
          <w:marRight w:val="0"/>
          <w:marTop w:val="100"/>
          <w:marBottom w:val="0"/>
          <w:divBdr>
            <w:top w:val="none" w:sz="0" w:space="0" w:color="auto"/>
            <w:left w:val="none" w:sz="0" w:space="0" w:color="auto"/>
            <w:bottom w:val="none" w:sz="0" w:space="0" w:color="auto"/>
            <w:right w:val="none" w:sz="0" w:space="0" w:color="auto"/>
          </w:divBdr>
        </w:div>
        <w:div w:id="1690257786">
          <w:marLeft w:val="360"/>
          <w:marRight w:val="0"/>
          <w:marTop w:val="200"/>
          <w:marBottom w:val="0"/>
          <w:divBdr>
            <w:top w:val="none" w:sz="0" w:space="0" w:color="auto"/>
            <w:left w:val="none" w:sz="0" w:space="0" w:color="auto"/>
            <w:bottom w:val="none" w:sz="0" w:space="0" w:color="auto"/>
            <w:right w:val="none" w:sz="0" w:space="0" w:color="auto"/>
          </w:divBdr>
        </w:div>
      </w:divsChild>
    </w:div>
    <w:div w:id="1124150433">
      <w:bodyDiv w:val="1"/>
      <w:marLeft w:val="0"/>
      <w:marRight w:val="0"/>
      <w:marTop w:val="0"/>
      <w:marBottom w:val="0"/>
      <w:divBdr>
        <w:top w:val="none" w:sz="0" w:space="0" w:color="auto"/>
        <w:left w:val="none" w:sz="0" w:space="0" w:color="auto"/>
        <w:bottom w:val="none" w:sz="0" w:space="0" w:color="auto"/>
        <w:right w:val="none" w:sz="0" w:space="0" w:color="auto"/>
      </w:divBdr>
    </w:div>
    <w:div w:id="1125194045">
      <w:bodyDiv w:val="1"/>
      <w:marLeft w:val="0"/>
      <w:marRight w:val="0"/>
      <w:marTop w:val="0"/>
      <w:marBottom w:val="0"/>
      <w:divBdr>
        <w:top w:val="none" w:sz="0" w:space="0" w:color="auto"/>
        <w:left w:val="none" w:sz="0" w:space="0" w:color="auto"/>
        <w:bottom w:val="none" w:sz="0" w:space="0" w:color="auto"/>
        <w:right w:val="none" w:sz="0" w:space="0" w:color="auto"/>
      </w:divBdr>
      <w:divsChild>
        <w:div w:id="1212689232">
          <w:marLeft w:val="547"/>
          <w:marRight w:val="0"/>
          <w:marTop w:val="115"/>
          <w:marBottom w:val="0"/>
          <w:divBdr>
            <w:top w:val="none" w:sz="0" w:space="0" w:color="auto"/>
            <w:left w:val="none" w:sz="0" w:space="0" w:color="auto"/>
            <w:bottom w:val="none" w:sz="0" w:space="0" w:color="auto"/>
            <w:right w:val="none" w:sz="0" w:space="0" w:color="auto"/>
          </w:divBdr>
        </w:div>
        <w:div w:id="1958751523">
          <w:marLeft w:val="547"/>
          <w:marRight w:val="0"/>
          <w:marTop w:val="115"/>
          <w:marBottom w:val="0"/>
          <w:divBdr>
            <w:top w:val="none" w:sz="0" w:space="0" w:color="auto"/>
            <w:left w:val="none" w:sz="0" w:space="0" w:color="auto"/>
            <w:bottom w:val="none" w:sz="0" w:space="0" w:color="auto"/>
            <w:right w:val="none" w:sz="0" w:space="0" w:color="auto"/>
          </w:divBdr>
        </w:div>
        <w:div w:id="2079210438">
          <w:marLeft w:val="1166"/>
          <w:marRight w:val="0"/>
          <w:marTop w:val="96"/>
          <w:marBottom w:val="0"/>
          <w:divBdr>
            <w:top w:val="none" w:sz="0" w:space="0" w:color="auto"/>
            <w:left w:val="none" w:sz="0" w:space="0" w:color="auto"/>
            <w:bottom w:val="none" w:sz="0" w:space="0" w:color="auto"/>
            <w:right w:val="none" w:sz="0" w:space="0" w:color="auto"/>
          </w:divBdr>
        </w:div>
      </w:divsChild>
    </w:div>
    <w:div w:id="1125655180">
      <w:bodyDiv w:val="1"/>
      <w:marLeft w:val="0"/>
      <w:marRight w:val="0"/>
      <w:marTop w:val="0"/>
      <w:marBottom w:val="0"/>
      <w:divBdr>
        <w:top w:val="none" w:sz="0" w:space="0" w:color="auto"/>
        <w:left w:val="none" w:sz="0" w:space="0" w:color="auto"/>
        <w:bottom w:val="none" w:sz="0" w:space="0" w:color="auto"/>
        <w:right w:val="none" w:sz="0" w:space="0" w:color="auto"/>
      </w:divBdr>
      <w:divsChild>
        <w:div w:id="1221287981">
          <w:marLeft w:val="1080"/>
          <w:marRight w:val="0"/>
          <w:marTop w:val="100"/>
          <w:marBottom w:val="0"/>
          <w:divBdr>
            <w:top w:val="none" w:sz="0" w:space="0" w:color="auto"/>
            <w:left w:val="none" w:sz="0" w:space="0" w:color="auto"/>
            <w:bottom w:val="none" w:sz="0" w:space="0" w:color="auto"/>
            <w:right w:val="none" w:sz="0" w:space="0" w:color="auto"/>
          </w:divBdr>
        </w:div>
        <w:div w:id="1376353102">
          <w:marLeft w:val="1080"/>
          <w:marRight w:val="0"/>
          <w:marTop w:val="100"/>
          <w:marBottom w:val="0"/>
          <w:divBdr>
            <w:top w:val="none" w:sz="0" w:space="0" w:color="auto"/>
            <w:left w:val="none" w:sz="0" w:space="0" w:color="auto"/>
            <w:bottom w:val="none" w:sz="0" w:space="0" w:color="auto"/>
            <w:right w:val="none" w:sz="0" w:space="0" w:color="auto"/>
          </w:divBdr>
        </w:div>
        <w:div w:id="1808860500">
          <w:marLeft w:val="1800"/>
          <w:marRight w:val="0"/>
          <w:marTop w:val="100"/>
          <w:marBottom w:val="0"/>
          <w:divBdr>
            <w:top w:val="none" w:sz="0" w:space="0" w:color="auto"/>
            <w:left w:val="none" w:sz="0" w:space="0" w:color="auto"/>
            <w:bottom w:val="none" w:sz="0" w:space="0" w:color="auto"/>
            <w:right w:val="none" w:sz="0" w:space="0" w:color="auto"/>
          </w:divBdr>
        </w:div>
        <w:div w:id="2025663728">
          <w:marLeft w:val="360"/>
          <w:marRight w:val="0"/>
          <w:marTop w:val="200"/>
          <w:marBottom w:val="0"/>
          <w:divBdr>
            <w:top w:val="none" w:sz="0" w:space="0" w:color="auto"/>
            <w:left w:val="none" w:sz="0" w:space="0" w:color="auto"/>
            <w:bottom w:val="none" w:sz="0" w:space="0" w:color="auto"/>
            <w:right w:val="none" w:sz="0" w:space="0" w:color="auto"/>
          </w:divBdr>
        </w:div>
      </w:divsChild>
    </w:div>
    <w:div w:id="1125926794">
      <w:bodyDiv w:val="1"/>
      <w:marLeft w:val="0"/>
      <w:marRight w:val="0"/>
      <w:marTop w:val="0"/>
      <w:marBottom w:val="0"/>
      <w:divBdr>
        <w:top w:val="none" w:sz="0" w:space="0" w:color="auto"/>
        <w:left w:val="none" w:sz="0" w:space="0" w:color="auto"/>
        <w:bottom w:val="none" w:sz="0" w:space="0" w:color="auto"/>
        <w:right w:val="none" w:sz="0" w:space="0" w:color="auto"/>
      </w:divBdr>
    </w:div>
    <w:div w:id="1126507071">
      <w:bodyDiv w:val="1"/>
      <w:marLeft w:val="0"/>
      <w:marRight w:val="0"/>
      <w:marTop w:val="0"/>
      <w:marBottom w:val="0"/>
      <w:divBdr>
        <w:top w:val="none" w:sz="0" w:space="0" w:color="auto"/>
        <w:left w:val="none" w:sz="0" w:space="0" w:color="auto"/>
        <w:bottom w:val="none" w:sz="0" w:space="0" w:color="auto"/>
        <w:right w:val="none" w:sz="0" w:space="0" w:color="auto"/>
      </w:divBdr>
      <w:divsChild>
        <w:div w:id="455878099">
          <w:marLeft w:val="547"/>
          <w:marRight w:val="0"/>
          <w:marTop w:val="115"/>
          <w:marBottom w:val="0"/>
          <w:divBdr>
            <w:top w:val="none" w:sz="0" w:space="0" w:color="auto"/>
            <w:left w:val="none" w:sz="0" w:space="0" w:color="auto"/>
            <w:bottom w:val="none" w:sz="0" w:space="0" w:color="auto"/>
            <w:right w:val="none" w:sz="0" w:space="0" w:color="auto"/>
          </w:divBdr>
        </w:div>
        <w:div w:id="1020856727">
          <w:marLeft w:val="1166"/>
          <w:marRight w:val="0"/>
          <w:marTop w:val="96"/>
          <w:marBottom w:val="0"/>
          <w:divBdr>
            <w:top w:val="none" w:sz="0" w:space="0" w:color="auto"/>
            <w:left w:val="none" w:sz="0" w:space="0" w:color="auto"/>
            <w:bottom w:val="none" w:sz="0" w:space="0" w:color="auto"/>
            <w:right w:val="none" w:sz="0" w:space="0" w:color="auto"/>
          </w:divBdr>
        </w:div>
        <w:div w:id="1219047304">
          <w:marLeft w:val="1166"/>
          <w:marRight w:val="0"/>
          <w:marTop w:val="96"/>
          <w:marBottom w:val="0"/>
          <w:divBdr>
            <w:top w:val="none" w:sz="0" w:space="0" w:color="auto"/>
            <w:left w:val="none" w:sz="0" w:space="0" w:color="auto"/>
            <w:bottom w:val="none" w:sz="0" w:space="0" w:color="auto"/>
            <w:right w:val="none" w:sz="0" w:space="0" w:color="auto"/>
          </w:divBdr>
        </w:div>
        <w:div w:id="1279024159">
          <w:marLeft w:val="1166"/>
          <w:marRight w:val="0"/>
          <w:marTop w:val="96"/>
          <w:marBottom w:val="0"/>
          <w:divBdr>
            <w:top w:val="none" w:sz="0" w:space="0" w:color="auto"/>
            <w:left w:val="none" w:sz="0" w:space="0" w:color="auto"/>
            <w:bottom w:val="none" w:sz="0" w:space="0" w:color="auto"/>
            <w:right w:val="none" w:sz="0" w:space="0" w:color="auto"/>
          </w:divBdr>
        </w:div>
        <w:div w:id="1319306762">
          <w:marLeft w:val="1166"/>
          <w:marRight w:val="0"/>
          <w:marTop w:val="96"/>
          <w:marBottom w:val="0"/>
          <w:divBdr>
            <w:top w:val="none" w:sz="0" w:space="0" w:color="auto"/>
            <w:left w:val="none" w:sz="0" w:space="0" w:color="auto"/>
            <w:bottom w:val="none" w:sz="0" w:space="0" w:color="auto"/>
            <w:right w:val="none" w:sz="0" w:space="0" w:color="auto"/>
          </w:divBdr>
        </w:div>
        <w:div w:id="1379233711">
          <w:marLeft w:val="1800"/>
          <w:marRight w:val="0"/>
          <w:marTop w:val="86"/>
          <w:marBottom w:val="0"/>
          <w:divBdr>
            <w:top w:val="none" w:sz="0" w:space="0" w:color="auto"/>
            <w:left w:val="none" w:sz="0" w:space="0" w:color="auto"/>
            <w:bottom w:val="none" w:sz="0" w:space="0" w:color="auto"/>
            <w:right w:val="none" w:sz="0" w:space="0" w:color="auto"/>
          </w:divBdr>
        </w:div>
        <w:div w:id="1423377278">
          <w:marLeft w:val="1166"/>
          <w:marRight w:val="0"/>
          <w:marTop w:val="96"/>
          <w:marBottom w:val="0"/>
          <w:divBdr>
            <w:top w:val="none" w:sz="0" w:space="0" w:color="auto"/>
            <w:left w:val="none" w:sz="0" w:space="0" w:color="auto"/>
            <w:bottom w:val="none" w:sz="0" w:space="0" w:color="auto"/>
            <w:right w:val="none" w:sz="0" w:space="0" w:color="auto"/>
          </w:divBdr>
        </w:div>
        <w:div w:id="1702702893">
          <w:marLeft w:val="547"/>
          <w:marRight w:val="0"/>
          <w:marTop w:val="115"/>
          <w:marBottom w:val="0"/>
          <w:divBdr>
            <w:top w:val="none" w:sz="0" w:space="0" w:color="auto"/>
            <w:left w:val="none" w:sz="0" w:space="0" w:color="auto"/>
            <w:bottom w:val="none" w:sz="0" w:space="0" w:color="auto"/>
            <w:right w:val="none" w:sz="0" w:space="0" w:color="auto"/>
          </w:divBdr>
        </w:div>
        <w:div w:id="1773088460">
          <w:marLeft w:val="1166"/>
          <w:marRight w:val="0"/>
          <w:marTop w:val="96"/>
          <w:marBottom w:val="0"/>
          <w:divBdr>
            <w:top w:val="none" w:sz="0" w:space="0" w:color="auto"/>
            <w:left w:val="none" w:sz="0" w:space="0" w:color="auto"/>
            <w:bottom w:val="none" w:sz="0" w:space="0" w:color="auto"/>
            <w:right w:val="none" w:sz="0" w:space="0" w:color="auto"/>
          </w:divBdr>
        </w:div>
      </w:divsChild>
    </w:div>
    <w:div w:id="1126968698">
      <w:bodyDiv w:val="1"/>
      <w:marLeft w:val="0"/>
      <w:marRight w:val="0"/>
      <w:marTop w:val="0"/>
      <w:marBottom w:val="0"/>
      <w:divBdr>
        <w:top w:val="none" w:sz="0" w:space="0" w:color="auto"/>
        <w:left w:val="none" w:sz="0" w:space="0" w:color="auto"/>
        <w:bottom w:val="none" w:sz="0" w:space="0" w:color="auto"/>
        <w:right w:val="none" w:sz="0" w:space="0" w:color="auto"/>
      </w:divBdr>
      <w:divsChild>
        <w:div w:id="142625155">
          <w:marLeft w:val="720"/>
          <w:marRight w:val="0"/>
          <w:marTop w:val="0"/>
          <w:marBottom w:val="0"/>
          <w:divBdr>
            <w:top w:val="none" w:sz="0" w:space="0" w:color="auto"/>
            <w:left w:val="none" w:sz="0" w:space="0" w:color="auto"/>
            <w:bottom w:val="none" w:sz="0" w:space="0" w:color="auto"/>
            <w:right w:val="none" w:sz="0" w:space="0" w:color="auto"/>
          </w:divBdr>
        </w:div>
        <w:div w:id="146553545">
          <w:marLeft w:val="720"/>
          <w:marRight w:val="0"/>
          <w:marTop w:val="0"/>
          <w:marBottom w:val="0"/>
          <w:divBdr>
            <w:top w:val="none" w:sz="0" w:space="0" w:color="auto"/>
            <w:left w:val="none" w:sz="0" w:space="0" w:color="auto"/>
            <w:bottom w:val="none" w:sz="0" w:space="0" w:color="auto"/>
            <w:right w:val="none" w:sz="0" w:space="0" w:color="auto"/>
          </w:divBdr>
        </w:div>
        <w:div w:id="769394851">
          <w:marLeft w:val="1440"/>
          <w:marRight w:val="0"/>
          <w:marTop w:val="0"/>
          <w:marBottom w:val="0"/>
          <w:divBdr>
            <w:top w:val="none" w:sz="0" w:space="0" w:color="auto"/>
            <w:left w:val="none" w:sz="0" w:space="0" w:color="auto"/>
            <w:bottom w:val="none" w:sz="0" w:space="0" w:color="auto"/>
            <w:right w:val="none" w:sz="0" w:space="0" w:color="auto"/>
          </w:divBdr>
        </w:div>
        <w:div w:id="858082982">
          <w:marLeft w:val="720"/>
          <w:marRight w:val="0"/>
          <w:marTop w:val="0"/>
          <w:marBottom w:val="0"/>
          <w:divBdr>
            <w:top w:val="none" w:sz="0" w:space="0" w:color="auto"/>
            <w:left w:val="none" w:sz="0" w:space="0" w:color="auto"/>
            <w:bottom w:val="none" w:sz="0" w:space="0" w:color="auto"/>
            <w:right w:val="none" w:sz="0" w:space="0" w:color="auto"/>
          </w:divBdr>
        </w:div>
        <w:div w:id="1210452957">
          <w:marLeft w:val="1440"/>
          <w:marRight w:val="0"/>
          <w:marTop w:val="0"/>
          <w:marBottom w:val="0"/>
          <w:divBdr>
            <w:top w:val="none" w:sz="0" w:space="0" w:color="auto"/>
            <w:left w:val="none" w:sz="0" w:space="0" w:color="auto"/>
            <w:bottom w:val="none" w:sz="0" w:space="0" w:color="auto"/>
            <w:right w:val="none" w:sz="0" w:space="0" w:color="auto"/>
          </w:divBdr>
        </w:div>
        <w:div w:id="2060981138">
          <w:marLeft w:val="1440"/>
          <w:marRight w:val="0"/>
          <w:marTop w:val="0"/>
          <w:marBottom w:val="0"/>
          <w:divBdr>
            <w:top w:val="none" w:sz="0" w:space="0" w:color="auto"/>
            <w:left w:val="none" w:sz="0" w:space="0" w:color="auto"/>
            <w:bottom w:val="none" w:sz="0" w:space="0" w:color="auto"/>
            <w:right w:val="none" w:sz="0" w:space="0" w:color="auto"/>
          </w:divBdr>
        </w:div>
        <w:div w:id="2112048738">
          <w:marLeft w:val="720"/>
          <w:marRight w:val="0"/>
          <w:marTop w:val="0"/>
          <w:marBottom w:val="0"/>
          <w:divBdr>
            <w:top w:val="none" w:sz="0" w:space="0" w:color="auto"/>
            <w:left w:val="none" w:sz="0" w:space="0" w:color="auto"/>
            <w:bottom w:val="none" w:sz="0" w:space="0" w:color="auto"/>
            <w:right w:val="none" w:sz="0" w:space="0" w:color="auto"/>
          </w:divBdr>
        </w:div>
      </w:divsChild>
    </w:div>
    <w:div w:id="1127116150">
      <w:bodyDiv w:val="1"/>
      <w:marLeft w:val="0"/>
      <w:marRight w:val="0"/>
      <w:marTop w:val="0"/>
      <w:marBottom w:val="0"/>
      <w:divBdr>
        <w:top w:val="none" w:sz="0" w:space="0" w:color="auto"/>
        <w:left w:val="none" w:sz="0" w:space="0" w:color="auto"/>
        <w:bottom w:val="none" w:sz="0" w:space="0" w:color="auto"/>
        <w:right w:val="none" w:sz="0" w:space="0" w:color="auto"/>
      </w:divBdr>
    </w:div>
    <w:div w:id="1127626077">
      <w:bodyDiv w:val="1"/>
      <w:marLeft w:val="0"/>
      <w:marRight w:val="0"/>
      <w:marTop w:val="0"/>
      <w:marBottom w:val="0"/>
      <w:divBdr>
        <w:top w:val="none" w:sz="0" w:space="0" w:color="auto"/>
        <w:left w:val="none" w:sz="0" w:space="0" w:color="auto"/>
        <w:bottom w:val="none" w:sz="0" w:space="0" w:color="auto"/>
        <w:right w:val="none" w:sz="0" w:space="0" w:color="auto"/>
      </w:divBdr>
    </w:div>
    <w:div w:id="1128284663">
      <w:bodyDiv w:val="1"/>
      <w:marLeft w:val="0"/>
      <w:marRight w:val="0"/>
      <w:marTop w:val="0"/>
      <w:marBottom w:val="0"/>
      <w:divBdr>
        <w:top w:val="none" w:sz="0" w:space="0" w:color="auto"/>
        <w:left w:val="none" w:sz="0" w:space="0" w:color="auto"/>
        <w:bottom w:val="none" w:sz="0" w:space="0" w:color="auto"/>
        <w:right w:val="none" w:sz="0" w:space="0" w:color="auto"/>
      </w:divBdr>
    </w:div>
    <w:div w:id="1128669778">
      <w:bodyDiv w:val="1"/>
      <w:marLeft w:val="0"/>
      <w:marRight w:val="0"/>
      <w:marTop w:val="0"/>
      <w:marBottom w:val="0"/>
      <w:divBdr>
        <w:top w:val="none" w:sz="0" w:space="0" w:color="auto"/>
        <w:left w:val="none" w:sz="0" w:space="0" w:color="auto"/>
        <w:bottom w:val="none" w:sz="0" w:space="0" w:color="auto"/>
        <w:right w:val="none" w:sz="0" w:space="0" w:color="auto"/>
      </w:divBdr>
    </w:div>
    <w:div w:id="1129125467">
      <w:bodyDiv w:val="1"/>
      <w:marLeft w:val="0"/>
      <w:marRight w:val="0"/>
      <w:marTop w:val="0"/>
      <w:marBottom w:val="0"/>
      <w:divBdr>
        <w:top w:val="none" w:sz="0" w:space="0" w:color="auto"/>
        <w:left w:val="none" w:sz="0" w:space="0" w:color="auto"/>
        <w:bottom w:val="none" w:sz="0" w:space="0" w:color="auto"/>
        <w:right w:val="none" w:sz="0" w:space="0" w:color="auto"/>
      </w:divBdr>
      <w:divsChild>
        <w:div w:id="315649160">
          <w:marLeft w:val="1166"/>
          <w:marRight w:val="0"/>
          <w:marTop w:val="96"/>
          <w:marBottom w:val="0"/>
          <w:divBdr>
            <w:top w:val="none" w:sz="0" w:space="0" w:color="auto"/>
            <w:left w:val="none" w:sz="0" w:space="0" w:color="auto"/>
            <w:bottom w:val="none" w:sz="0" w:space="0" w:color="auto"/>
            <w:right w:val="none" w:sz="0" w:space="0" w:color="auto"/>
          </w:divBdr>
        </w:div>
        <w:div w:id="442919905">
          <w:marLeft w:val="547"/>
          <w:marRight w:val="0"/>
          <w:marTop w:val="115"/>
          <w:marBottom w:val="0"/>
          <w:divBdr>
            <w:top w:val="none" w:sz="0" w:space="0" w:color="auto"/>
            <w:left w:val="none" w:sz="0" w:space="0" w:color="auto"/>
            <w:bottom w:val="none" w:sz="0" w:space="0" w:color="auto"/>
            <w:right w:val="none" w:sz="0" w:space="0" w:color="auto"/>
          </w:divBdr>
        </w:div>
      </w:divsChild>
    </w:div>
    <w:div w:id="1129515210">
      <w:bodyDiv w:val="1"/>
      <w:marLeft w:val="0"/>
      <w:marRight w:val="0"/>
      <w:marTop w:val="0"/>
      <w:marBottom w:val="0"/>
      <w:divBdr>
        <w:top w:val="none" w:sz="0" w:space="0" w:color="auto"/>
        <w:left w:val="none" w:sz="0" w:space="0" w:color="auto"/>
        <w:bottom w:val="none" w:sz="0" w:space="0" w:color="auto"/>
        <w:right w:val="none" w:sz="0" w:space="0" w:color="auto"/>
      </w:divBdr>
    </w:div>
    <w:div w:id="1130635825">
      <w:bodyDiv w:val="1"/>
      <w:marLeft w:val="0"/>
      <w:marRight w:val="0"/>
      <w:marTop w:val="0"/>
      <w:marBottom w:val="0"/>
      <w:divBdr>
        <w:top w:val="none" w:sz="0" w:space="0" w:color="auto"/>
        <w:left w:val="none" w:sz="0" w:space="0" w:color="auto"/>
        <w:bottom w:val="none" w:sz="0" w:space="0" w:color="auto"/>
        <w:right w:val="none" w:sz="0" w:space="0" w:color="auto"/>
      </w:divBdr>
    </w:div>
    <w:div w:id="1130978390">
      <w:bodyDiv w:val="1"/>
      <w:marLeft w:val="0"/>
      <w:marRight w:val="0"/>
      <w:marTop w:val="0"/>
      <w:marBottom w:val="0"/>
      <w:divBdr>
        <w:top w:val="none" w:sz="0" w:space="0" w:color="auto"/>
        <w:left w:val="none" w:sz="0" w:space="0" w:color="auto"/>
        <w:bottom w:val="none" w:sz="0" w:space="0" w:color="auto"/>
        <w:right w:val="none" w:sz="0" w:space="0" w:color="auto"/>
      </w:divBdr>
      <w:divsChild>
        <w:div w:id="62023506">
          <w:marLeft w:val="0"/>
          <w:marRight w:val="0"/>
          <w:marTop w:val="0"/>
          <w:marBottom w:val="0"/>
          <w:divBdr>
            <w:top w:val="none" w:sz="0" w:space="0" w:color="auto"/>
            <w:left w:val="none" w:sz="0" w:space="0" w:color="auto"/>
            <w:bottom w:val="none" w:sz="0" w:space="0" w:color="auto"/>
            <w:right w:val="none" w:sz="0" w:space="0" w:color="auto"/>
          </w:divBdr>
        </w:div>
        <w:div w:id="86123273">
          <w:marLeft w:val="0"/>
          <w:marRight w:val="0"/>
          <w:marTop w:val="0"/>
          <w:marBottom w:val="0"/>
          <w:divBdr>
            <w:top w:val="none" w:sz="0" w:space="0" w:color="auto"/>
            <w:left w:val="none" w:sz="0" w:space="0" w:color="auto"/>
            <w:bottom w:val="none" w:sz="0" w:space="0" w:color="auto"/>
            <w:right w:val="none" w:sz="0" w:space="0" w:color="auto"/>
          </w:divBdr>
        </w:div>
        <w:div w:id="146828875">
          <w:marLeft w:val="0"/>
          <w:marRight w:val="0"/>
          <w:marTop w:val="0"/>
          <w:marBottom w:val="0"/>
          <w:divBdr>
            <w:top w:val="none" w:sz="0" w:space="0" w:color="auto"/>
            <w:left w:val="none" w:sz="0" w:space="0" w:color="auto"/>
            <w:bottom w:val="none" w:sz="0" w:space="0" w:color="auto"/>
            <w:right w:val="none" w:sz="0" w:space="0" w:color="auto"/>
          </w:divBdr>
        </w:div>
        <w:div w:id="195700746">
          <w:marLeft w:val="0"/>
          <w:marRight w:val="0"/>
          <w:marTop w:val="0"/>
          <w:marBottom w:val="0"/>
          <w:divBdr>
            <w:top w:val="none" w:sz="0" w:space="0" w:color="auto"/>
            <w:left w:val="none" w:sz="0" w:space="0" w:color="auto"/>
            <w:bottom w:val="none" w:sz="0" w:space="0" w:color="auto"/>
            <w:right w:val="none" w:sz="0" w:space="0" w:color="auto"/>
          </w:divBdr>
        </w:div>
        <w:div w:id="200830310">
          <w:marLeft w:val="0"/>
          <w:marRight w:val="0"/>
          <w:marTop w:val="0"/>
          <w:marBottom w:val="0"/>
          <w:divBdr>
            <w:top w:val="none" w:sz="0" w:space="0" w:color="auto"/>
            <w:left w:val="none" w:sz="0" w:space="0" w:color="auto"/>
            <w:bottom w:val="none" w:sz="0" w:space="0" w:color="auto"/>
            <w:right w:val="none" w:sz="0" w:space="0" w:color="auto"/>
          </w:divBdr>
        </w:div>
        <w:div w:id="322665098">
          <w:marLeft w:val="0"/>
          <w:marRight w:val="0"/>
          <w:marTop w:val="0"/>
          <w:marBottom w:val="0"/>
          <w:divBdr>
            <w:top w:val="none" w:sz="0" w:space="0" w:color="auto"/>
            <w:left w:val="none" w:sz="0" w:space="0" w:color="auto"/>
            <w:bottom w:val="none" w:sz="0" w:space="0" w:color="auto"/>
            <w:right w:val="none" w:sz="0" w:space="0" w:color="auto"/>
          </w:divBdr>
        </w:div>
        <w:div w:id="353968117">
          <w:marLeft w:val="0"/>
          <w:marRight w:val="0"/>
          <w:marTop w:val="0"/>
          <w:marBottom w:val="0"/>
          <w:divBdr>
            <w:top w:val="none" w:sz="0" w:space="0" w:color="auto"/>
            <w:left w:val="none" w:sz="0" w:space="0" w:color="auto"/>
            <w:bottom w:val="none" w:sz="0" w:space="0" w:color="auto"/>
            <w:right w:val="none" w:sz="0" w:space="0" w:color="auto"/>
          </w:divBdr>
        </w:div>
        <w:div w:id="358817594">
          <w:marLeft w:val="0"/>
          <w:marRight w:val="0"/>
          <w:marTop w:val="0"/>
          <w:marBottom w:val="0"/>
          <w:divBdr>
            <w:top w:val="none" w:sz="0" w:space="0" w:color="auto"/>
            <w:left w:val="none" w:sz="0" w:space="0" w:color="auto"/>
            <w:bottom w:val="none" w:sz="0" w:space="0" w:color="auto"/>
            <w:right w:val="none" w:sz="0" w:space="0" w:color="auto"/>
          </w:divBdr>
        </w:div>
        <w:div w:id="526870585">
          <w:marLeft w:val="0"/>
          <w:marRight w:val="0"/>
          <w:marTop w:val="0"/>
          <w:marBottom w:val="0"/>
          <w:divBdr>
            <w:top w:val="none" w:sz="0" w:space="0" w:color="auto"/>
            <w:left w:val="none" w:sz="0" w:space="0" w:color="auto"/>
            <w:bottom w:val="none" w:sz="0" w:space="0" w:color="auto"/>
            <w:right w:val="none" w:sz="0" w:space="0" w:color="auto"/>
          </w:divBdr>
        </w:div>
        <w:div w:id="548542115">
          <w:marLeft w:val="0"/>
          <w:marRight w:val="0"/>
          <w:marTop w:val="0"/>
          <w:marBottom w:val="0"/>
          <w:divBdr>
            <w:top w:val="none" w:sz="0" w:space="0" w:color="auto"/>
            <w:left w:val="none" w:sz="0" w:space="0" w:color="auto"/>
            <w:bottom w:val="none" w:sz="0" w:space="0" w:color="auto"/>
            <w:right w:val="none" w:sz="0" w:space="0" w:color="auto"/>
          </w:divBdr>
        </w:div>
        <w:div w:id="563873382">
          <w:marLeft w:val="0"/>
          <w:marRight w:val="0"/>
          <w:marTop w:val="0"/>
          <w:marBottom w:val="0"/>
          <w:divBdr>
            <w:top w:val="none" w:sz="0" w:space="0" w:color="auto"/>
            <w:left w:val="none" w:sz="0" w:space="0" w:color="auto"/>
            <w:bottom w:val="none" w:sz="0" w:space="0" w:color="auto"/>
            <w:right w:val="none" w:sz="0" w:space="0" w:color="auto"/>
          </w:divBdr>
        </w:div>
        <w:div w:id="675153048">
          <w:marLeft w:val="0"/>
          <w:marRight w:val="0"/>
          <w:marTop w:val="0"/>
          <w:marBottom w:val="0"/>
          <w:divBdr>
            <w:top w:val="none" w:sz="0" w:space="0" w:color="auto"/>
            <w:left w:val="none" w:sz="0" w:space="0" w:color="auto"/>
            <w:bottom w:val="none" w:sz="0" w:space="0" w:color="auto"/>
            <w:right w:val="none" w:sz="0" w:space="0" w:color="auto"/>
          </w:divBdr>
        </w:div>
        <w:div w:id="796795038">
          <w:marLeft w:val="0"/>
          <w:marRight w:val="0"/>
          <w:marTop w:val="0"/>
          <w:marBottom w:val="0"/>
          <w:divBdr>
            <w:top w:val="none" w:sz="0" w:space="0" w:color="auto"/>
            <w:left w:val="none" w:sz="0" w:space="0" w:color="auto"/>
            <w:bottom w:val="none" w:sz="0" w:space="0" w:color="auto"/>
            <w:right w:val="none" w:sz="0" w:space="0" w:color="auto"/>
          </w:divBdr>
        </w:div>
        <w:div w:id="806553350">
          <w:marLeft w:val="0"/>
          <w:marRight w:val="0"/>
          <w:marTop w:val="0"/>
          <w:marBottom w:val="0"/>
          <w:divBdr>
            <w:top w:val="none" w:sz="0" w:space="0" w:color="auto"/>
            <w:left w:val="none" w:sz="0" w:space="0" w:color="auto"/>
            <w:bottom w:val="none" w:sz="0" w:space="0" w:color="auto"/>
            <w:right w:val="none" w:sz="0" w:space="0" w:color="auto"/>
          </w:divBdr>
        </w:div>
        <w:div w:id="818183316">
          <w:marLeft w:val="0"/>
          <w:marRight w:val="0"/>
          <w:marTop w:val="0"/>
          <w:marBottom w:val="0"/>
          <w:divBdr>
            <w:top w:val="none" w:sz="0" w:space="0" w:color="auto"/>
            <w:left w:val="none" w:sz="0" w:space="0" w:color="auto"/>
            <w:bottom w:val="none" w:sz="0" w:space="0" w:color="auto"/>
            <w:right w:val="none" w:sz="0" w:space="0" w:color="auto"/>
          </w:divBdr>
        </w:div>
        <w:div w:id="923028340">
          <w:marLeft w:val="0"/>
          <w:marRight w:val="0"/>
          <w:marTop w:val="0"/>
          <w:marBottom w:val="0"/>
          <w:divBdr>
            <w:top w:val="none" w:sz="0" w:space="0" w:color="auto"/>
            <w:left w:val="none" w:sz="0" w:space="0" w:color="auto"/>
            <w:bottom w:val="none" w:sz="0" w:space="0" w:color="auto"/>
            <w:right w:val="none" w:sz="0" w:space="0" w:color="auto"/>
          </w:divBdr>
        </w:div>
        <w:div w:id="941061704">
          <w:marLeft w:val="0"/>
          <w:marRight w:val="0"/>
          <w:marTop w:val="0"/>
          <w:marBottom w:val="0"/>
          <w:divBdr>
            <w:top w:val="none" w:sz="0" w:space="0" w:color="auto"/>
            <w:left w:val="none" w:sz="0" w:space="0" w:color="auto"/>
            <w:bottom w:val="none" w:sz="0" w:space="0" w:color="auto"/>
            <w:right w:val="none" w:sz="0" w:space="0" w:color="auto"/>
          </w:divBdr>
        </w:div>
        <w:div w:id="1113357244">
          <w:marLeft w:val="0"/>
          <w:marRight w:val="0"/>
          <w:marTop w:val="0"/>
          <w:marBottom w:val="0"/>
          <w:divBdr>
            <w:top w:val="none" w:sz="0" w:space="0" w:color="auto"/>
            <w:left w:val="none" w:sz="0" w:space="0" w:color="auto"/>
            <w:bottom w:val="none" w:sz="0" w:space="0" w:color="auto"/>
            <w:right w:val="none" w:sz="0" w:space="0" w:color="auto"/>
          </w:divBdr>
        </w:div>
        <w:div w:id="1303464888">
          <w:marLeft w:val="0"/>
          <w:marRight w:val="0"/>
          <w:marTop w:val="0"/>
          <w:marBottom w:val="0"/>
          <w:divBdr>
            <w:top w:val="none" w:sz="0" w:space="0" w:color="auto"/>
            <w:left w:val="none" w:sz="0" w:space="0" w:color="auto"/>
            <w:bottom w:val="none" w:sz="0" w:space="0" w:color="auto"/>
            <w:right w:val="none" w:sz="0" w:space="0" w:color="auto"/>
          </w:divBdr>
        </w:div>
        <w:div w:id="1325010392">
          <w:marLeft w:val="0"/>
          <w:marRight w:val="0"/>
          <w:marTop w:val="0"/>
          <w:marBottom w:val="0"/>
          <w:divBdr>
            <w:top w:val="none" w:sz="0" w:space="0" w:color="auto"/>
            <w:left w:val="none" w:sz="0" w:space="0" w:color="auto"/>
            <w:bottom w:val="none" w:sz="0" w:space="0" w:color="auto"/>
            <w:right w:val="none" w:sz="0" w:space="0" w:color="auto"/>
          </w:divBdr>
        </w:div>
        <w:div w:id="1393964333">
          <w:marLeft w:val="0"/>
          <w:marRight w:val="0"/>
          <w:marTop w:val="0"/>
          <w:marBottom w:val="0"/>
          <w:divBdr>
            <w:top w:val="none" w:sz="0" w:space="0" w:color="auto"/>
            <w:left w:val="none" w:sz="0" w:space="0" w:color="auto"/>
            <w:bottom w:val="none" w:sz="0" w:space="0" w:color="auto"/>
            <w:right w:val="none" w:sz="0" w:space="0" w:color="auto"/>
          </w:divBdr>
        </w:div>
        <w:div w:id="1412656654">
          <w:marLeft w:val="0"/>
          <w:marRight w:val="0"/>
          <w:marTop w:val="0"/>
          <w:marBottom w:val="0"/>
          <w:divBdr>
            <w:top w:val="none" w:sz="0" w:space="0" w:color="auto"/>
            <w:left w:val="none" w:sz="0" w:space="0" w:color="auto"/>
            <w:bottom w:val="none" w:sz="0" w:space="0" w:color="auto"/>
            <w:right w:val="none" w:sz="0" w:space="0" w:color="auto"/>
          </w:divBdr>
        </w:div>
        <w:div w:id="1448817942">
          <w:marLeft w:val="0"/>
          <w:marRight w:val="0"/>
          <w:marTop w:val="0"/>
          <w:marBottom w:val="0"/>
          <w:divBdr>
            <w:top w:val="none" w:sz="0" w:space="0" w:color="auto"/>
            <w:left w:val="none" w:sz="0" w:space="0" w:color="auto"/>
            <w:bottom w:val="none" w:sz="0" w:space="0" w:color="auto"/>
            <w:right w:val="none" w:sz="0" w:space="0" w:color="auto"/>
          </w:divBdr>
        </w:div>
        <w:div w:id="1522549477">
          <w:marLeft w:val="0"/>
          <w:marRight w:val="0"/>
          <w:marTop w:val="0"/>
          <w:marBottom w:val="0"/>
          <w:divBdr>
            <w:top w:val="none" w:sz="0" w:space="0" w:color="auto"/>
            <w:left w:val="none" w:sz="0" w:space="0" w:color="auto"/>
            <w:bottom w:val="none" w:sz="0" w:space="0" w:color="auto"/>
            <w:right w:val="none" w:sz="0" w:space="0" w:color="auto"/>
          </w:divBdr>
        </w:div>
        <w:div w:id="1545364018">
          <w:marLeft w:val="0"/>
          <w:marRight w:val="0"/>
          <w:marTop w:val="0"/>
          <w:marBottom w:val="0"/>
          <w:divBdr>
            <w:top w:val="none" w:sz="0" w:space="0" w:color="auto"/>
            <w:left w:val="none" w:sz="0" w:space="0" w:color="auto"/>
            <w:bottom w:val="none" w:sz="0" w:space="0" w:color="auto"/>
            <w:right w:val="none" w:sz="0" w:space="0" w:color="auto"/>
          </w:divBdr>
        </w:div>
        <w:div w:id="1674457325">
          <w:marLeft w:val="0"/>
          <w:marRight w:val="0"/>
          <w:marTop w:val="0"/>
          <w:marBottom w:val="0"/>
          <w:divBdr>
            <w:top w:val="none" w:sz="0" w:space="0" w:color="auto"/>
            <w:left w:val="none" w:sz="0" w:space="0" w:color="auto"/>
            <w:bottom w:val="none" w:sz="0" w:space="0" w:color="auto"/>
            <w:right w:val="none" w:sz="0" w:space="0" w:color="auto"/>
          </w:divBdr>
        </w:div>
        <w:div w:id="1957368418">
          <w:marLeft w:val="0"/>
          <w:marRight w:val="0"/>
          <w:marTop w:val="0"/>
          <w:marBottom w:val="0"/>
          <w:divBdr>
            <w:top w:val="none" w:sz="0" w:space="0" w:color="auto"/>
            <w:left w:val="none" w:sz="0" w:space="0" w:color="auto"/>
            <w:bottom w:val="none" w:sz="0" w:space="0" w:color="auto"/>
            <w:right w:val="none" w:sz="0" w:space="0" w:color="auto"/>
          </w:divBdr>
        </w:div>
        <w:div w:id="2017418355">
          <w:marLeft w:val="0"/>
          <w:marRight w:val="0"/>
          <w:marTop w:val="0"/>
          <w:marBottom w:val="0"/>
          <w:divBdr>
            <w:top w:val="none" w:sz="0" w:space="0" w:color="auto"/>
            <w:left w:val="none" w:sz="0" w:space="0" w:color="auto"/>
            <w:bottom w:val="none" w:sz="0" w:space="0" w:color="auto"/>
            <w:right w:val="none" w:sz="0" w:space="0" w:color="auto"/>
          </w:divBdr>
        </w:div>
        <w:div w:id="2037584040">
          <w:marLeft w:val="0"/>
          <w:marRight w:val="0"/>
          <w:marTop w:val="0"/>
          <w:marBottom w:val="0"/>
          <w:divBdr>
            <w:top w:val="none" w:sz="0" w:space="0" w:color="auto"/>
            <w:left w:val="none" w:sz="0" w:space="0" w:color="auto"/>
            <w:bottom w:val="none" w:sz="0" w:space="0" w:color="auto"/>
            <w:right w:val="none" w:sz="0" w:space="0" w:color="auto"/>
          </w:divBdr>
        </w:div>
        <w:div w:id="2062705563">
          <w:marLeft w:val="0"/>
          <w:marRight w:val="0"/>
          <w:marTop w:val="0"/>
          <w:marBottom w:val="0"/>
          <w:divBdr>
            <w:top w:val="none" w:sz="0" w:space="0" w:color="auto"/>
            <w:left w:val="none" w:sz="0" w:space="0" w:color="auto"/>
            <w:bottom w:val="none" w:sz="0" w:space="0" w:color="auto"/>
            <w:right w:val="none" w:sz="0" w:space="0" w:color="auto"/>
          </w:divBdr>
        </w:div>
        <w:div w:id="2070689239">
          <w:marLeft w:val="0"/>
          <w:marRight w:val="0"/>
          <w:marTop w:val="0"/>
          <w:marBottom w:val="0"/>
          <w:divBdr>
            <w:top w:val="none" w:sz="0" w:space="0" w:color="auto"/>
            <w:left w:val="none" w:sz="0" w:space="0" w:color="auto"/>
            <w:bottom w:val="none" w:sz="0" w:space="0" w:color="auto"/>
            <w:right w:val="none" w:sz="0" w:space="0" w:color="auto"/>
          </w:divBdr>
        </w:div>
        <w:div w:id="2093039169">
          <w:marLeft w:val="0"/>
          <w:marRight w:val="0"/>
          <w:marTop w:val="0"/>
          <w:marBottom w:val="0"/>
          <w:divBdr>
            <w:top w:val="none" w:sz="0" w:space="0" w:color="auto"/>
            <w:left w:val="none" w:sz="0" w:space="0" w:color="auto"/>
            <w:bottom w:val="none" w:sz="0" w:space="0" w:color="auto"/>
            <w:right w:val="none" w:sz="0" w:space="0" w:color="auto"/>
          </w:divBdr>
        </w:div>
        <w:div w:id="2136439732">
          <w:marLeft w:val="0"/>
          <w:marRight w:val="0"/>
          <w:marTop w:val="0"/>
          <w:marBottom w:val="0"/>
          <w:divBdr>
            <w:top w:val="none" w:sz="0" w:space="0" w:color="auto"/>
            <w:left w:val="none" w:sz="0" w:space="0" w:color="auto"/>
            <w:bottom w:val="none" w:sz="0" w:space="0" w:color="auto"/>
            <w:right w:val="none" w:sz="0" w:space="0" w:color="auto"/>
          </w:divBdr>
        </w:div>
      </w:divsChild>
    </w:div>
    <w:div w:id="1131244956">
      <w:bodyDiv w:val="1"/>
      <w:marLeft w:val="0"/>
      <w:marRight w:val="0"/>
      <w:marTop w:val="0"/>
      <w:marBottom w:val="0"/>
      <w:divBdr>
        <w:top w:val="none" w:sz="0" w:space="0" w:color="auto"/>
        <w:left w:val="none" w:sz="0" w:space="0" w:color="auto"/>
        <w:bottom w:val="none" w:sz="0" w:space="0" w:color="auto"/>
        <w:right w:val="none" w:sz="0" w:space="0" w:color="auto"/>
      </w:divBdr>
    </w:div>
    <w:div w:id="1131824446">
      <w:bodyDiv w:val="1"/>
      <w:marLeft w:val="0"/>
      <w:marRight w:val="0"/>
      <w:marTop w:val="0"/>
      <w:marBottom w:val="0"/>
      <w:divBdr>
        <w:top w:val="none" w:sz="0" w:space="0" w:color="auto"/>
        <w:left w:val="none" w:sz="0" w:space="0" w:color="auto"/>
        <w:bottom w:val="none" w:sz="0" w:space="0" w:color="auto"/>
        <w:right w:val="none" w:sz="0" w:space="0" w:color="auto"/>
      </w:divBdr>
    </w:div>
    <w:div w:id="1132402225">
      <w:bodyDiv w:val="1"/>
      <w:marLeft w:val="0"/>
      <w:marRight w:val="0"/>
      <w:marTop w:val="0"/>
      <w:marBottom w:val="0"/>
      <w:divBdr>
        <w:top w:val="none" w:sz="0" w:space="0" w:color="auto"/>
        <w:left w:val="none" w:sz="0" w:space="0" w:color="auto"/>
        <w:bottom w:val="none" w:sz="0" w:space="0" w:color="auto"/>
        <w:right w:val="none" w:sz="0" w:space="0" w:color="auto"/>
      </w:divBdr>
    </w:div>
    <w:div w:id="1132479562">
      <w:bodyDiv w:val="1"/>
      <w:marLeft w:val="0"/>
      <w:marRight w:val="0"/>
      <w:marTop w:val="0"/>
      <w:marBottom w:val="0"/>
      <w:divBdr>
        <w:top w:val="none" w:sz="0" w:space="0" w:color="auto"/>
        <w:left w:val="none" w:sz="0" w:space="0" w:color="auto"/>
        <w:bottom w:val="none" w:sz="0" w:space="0" w:color="auto"/>
        <w:right w:val="none" w:sz="0" w:space="0" w:color="auto"/>
      </w:divBdr>
      <w:divsChild>
        <w:div w:id="415059491">
          <w:marLeft w:val="547"/>
          <w:marRight w:val="0"/>
          <w:marTop w:val="134"/>
          <w:marBottom w:val="0"/>
          <w:divBdr>
            <w:top w:val="none" w:sz="0" w:space="0" w:color="auto"/>
            <w:left w:val="none" w:sz="0" w:space="0" w:color="auto"/>
            <w:bottom w:val="none" w:sz="0" w:space="0" w:color="auto"/>
            <w:right w:val="none" w:sz="0" w:space="0" w:color="auto"/>
          </w:divBdr>
        </w:div>
        <w:div w:id="596409698">
          <w:marLeft w:val="547"/>
          <w:marRight w:val="0"/>
          <w:marTop w:val="134"/>
          <w:marBottom w:val="0"/>
          <w:divBdr>
            <w:top w:val="none" w:sz="0" w:space="0" w:color="auto"/>
            <w:left w:val="none" w:sz="0" w:space="0" w:color="auto"/>
            <w:bottom w:val="none" w:sz="0" w:space="0" w:color="auto"/>
            <w:right w:val="none" w:sz="0" w:space="0" w:color="auto"/>
          </w:divBdr>
        </w:div>
        <w:div w:id="750397572">
          <w:marLeft w:val="547"/>
          <w:marRight w:val="0"/>
          <w:marTop w:val="134"/>
          <w:marBottom w:val="0"/>
          <w:divBdr>
            <w:top w:val="none" w:sz="0" w:space="0" w:color="auto"/>
            <w:left w:val="none" w:sz="0" w:space="0" w:color="auto"/>
            <w:bottom w:val="none" w:sz="0" w:space="0" w:color="auto"/>
            <w:right w:val="none" w:sz="0" w:space="0" w:color="auto"/>
          </w:divBdr>
        </w:div>
        <w:div w:id="1273365319">
          <w:marLeft w:val="547"/>
          <w:marRight w:val="0"/>
          <w:marTop w:val="134"/>
          <w:marBottom w:val="0"/>
          <w:divBdr>
            <w:top w:val="none" w:sz="0" w:space="0" w:color="auto"/>
            <w:left w:val="none" w:sz="0" w:space="0" w:color="auto"/>
            <w:bottom w:val="none" w:sz="0" w:space="0" w:color="auto"/>
            <w:right w:val="none" w:sz="0" w:space="0" w:color="auto"/>
          </w:divBdr>
        </w:div>
      </w:divsChild>
    </w:div>
    <w:div w:id="1133401053">
      <w:bodyDiv w:val="1"/>
      <w:marLeft w:val="0"/>
      <w:marRight w:val="0"/>
      <w:marTop w:val="0"/>
      <w:marBottom w:val="0"/>
      <w:divBdr>
        <w:top w:val="none" w:sz="0" w:space="0" w:color="auto"/>
        <w:left w:val="none" w:sz="0" w:space="0" w:color="auto"/>
        <w:bottom w:val="none" w:sz="0" w:space="0" w:color="auto"/>
        <w:right w:val="none" w:sz="0" w:space="0" w:color="auto"/>
      </w:divBdr>
      <w:divsChild>
        <w:div w:id="185140805">
          <w:marLeft w:val="1800"/>
          <w:marRight w:val="0"/>
          <w:marTop w:val="106"/>
          <w:marBottom w:val="0"/>
          <w:divBdr>
            <w:top w:val="none" w:sz="0" w:space="0" w:color="auto"/>
            <w:left w:val="none" w:sz="0" w:space="0" w:color="auto"/>
            <w:bottom w:val="none" w:sz="0" w:space="0" w:color="auto"/>
            <w:right w:val="none" w:sz="0" w:space="0" w:color="auto"/>
          </w:divBdr>
        </w:div>
        <w:div w:id="387924093">
          <w:marLeft w:val="1166"/>
          <w:marRight w:val="0"/>
          <w:marTop w:val="125"/>
          <w:marBottom w:val="0"/>
          <w:divBdr>
            <w:top w:val="none" w:sz="0" w:space="0" w:color="auto"/>
            <w:left w:val="none" w:sz="0" w:space="0" w:color="auto"/>
            <w:bottom w:val="none" w:sz="0" w:space="0" w:color="auto"/>
            <w:right w:val="none" w:sz="0" w:space="0" w:color="auto"/>
          </w:divBdr>
        </w:div>
        <w:div w:id="524907274">
          <w:marLeft w:val="547"/>
          <w:marRight w:val="0"/>
          <w:marTop w:val="115"/>
          <w:marBottom w:val="0"/>
          <w:divBdr>
            <w:top w:val="none" w:sz="0" w:space="0" w:color="auto"/>
            <w:left w:val="none" w:sz="0" w:space="0" w:color="auto"/>
            <w:bottom w:val="none" w:sz="0" w:space="0" w:color="auto"/>
            <w:right w:val="none" w:sz="0" w:space="0" w:color="auto"/>
          </w:divBdr>
        </w:div>
        <w:div w:id="847871997">
          <w:marLeft w:val="547"/>
          <w:marRight w:val="0"/>
          <w:marTop w:val="115"/>
          <w:marBottom w:val="0"/>
          <w:divBdr>
            <w:top w:val="none" w:sz="0" w:space="0" w:color="auto"/>
            <w:left w:val="none" w:sz="0" w:space="0" w:color="auto"/>
            <w:bottom w:val="none" w:sz="0" w:space="0" w:color="auto"/>
            <w:right w:val="none" w:sz="0" w:space="0" w:color="auto"/>
          </w:divBdr>
        </w:div>
        <w:div w:id="912005202">
          <w:marLeft w:val="1800"/>
          <w:marRight w:val="0"/>
          <w:marTop w:val="106"/>
          <w:marBottom w:val="0"/>
          <w:divBdr>
            <w:top w:val="none" w:sz="0" w:space="0" w:color="auto"/>
            <w:left w:val="none" w:sz="0" w:space="0" w:color="auto"/>
            <w:bottom w:val="none" w:sz="0" w:space="0" w:color="auto"/>
            <w:right w:val="none" w:sz="0" w:space="0" w:color="auto"/>
          </w:divBdr>
        </w:div>
        <w:div w:id="973490311">
          <w:marLeft w:val="1800"/>
          <w:marRight w:val="0"/>
          <w:marTop w:val="106"/>
          <w:marBottom w:val="0"/>
          <w:divBdr>
            <w:top w:val="none" w:sz="0" w:space="0" w:color="auto"/>
            <w:left w:val="none" w:sz="0" w:space="0" w:color="auto"/>
            <w:bottom w:val="none" w:sz="0" w:space="0" w:color="auto"/>
            <w:right w:val="none" w:sz="0" w:space="0" w:color="auto"/>
          </w:divBdr>
        </w:div>
        <w:div w:id="1890258532">
          <w:marLeft w:val="1800"/>
          <w:marRight w:val="0"/>
          <w:marTop w:val="106"/>
          <w:marBottom w:val="0"/>
          <w:divBdr>
            <w:top w:val="none" w:sz="0" w:space="0" w:color="auto"/>
            <w:left w:val="none" w:sz="0" w:space="0" w:color="auto"/>
            <w:bottom w:val="none" w:sz="0" w:space="0" w:color="auto"/>
            <w:right w:val="none" w:sz="0" w:space="0" w:color="auto"/>
          </w:divBdr>
        </w:div>
        <w:div w:id="1905213430">
          <w:marLeft w:val="547"/>
          <w:marRight w:val="0"/>
          <w:marTop w:val="163"/>
          <w:marBottom w:val="0"/>
          <w:divBdr>
            <w:top w:val="none" w:sz="0" w:space="0" w:color="auto"/>
            <w:left w:val="none" w:sz="0" w:space="0" w:color="auto"/>
            <w:bottom w:val="none" w:sz="0" w:space="0" w:color="auto"/>
            <w:right w:val="none" w:sz="0" w:space="0" w:color="auto"/>
          </w:divBdr>
        </w:div>
        <w:div w:id="1984506620">
          <w:marLeft w:val="1166"/>
          <w:marRight w:val="0"/>
          <w:marTop w:val="125"/>
          <w:marBottom w:val="0"/>
          <w:divBdr>
            <w:top w:val="none" w:sz="0" w:space="0" w:color="auto"/>
            <w:left w:val="none" w:sz="0" w:space="0" w:color="auto"/>
            <w:bottom w:val="none" w:sz="0" w:space="0" w:color="auto"/>
            <w:right w:val="none" w:sz="0" w:space="0" w:color="auto"/>
          </w:divBdr>
        </w:div>
      </w:divsChild>
    </w:div>
    <w:div w:id="1135222288">
      <w:bodyDiv w:val="1"/>
      <w:marLeft w:val="0"/>
      <w:marRight w:val="0"/>
      <w:marTop w:val="0"/>
      <w:marBottom w:val="0"/>
      <w:divBdr>
        <w:top w:val="none" w:sz="0" w:space="0" w:color="auto"/>
        <w:left w:val="none" w:sz="0" w:space="0" w:color="auto"/>
        <w:bottom w:val="none" w:sz="0" w:space="0" w:color="auto"/>
        <w:right w:val="none" w:sz="0" w:space="0" w:color="auto"/>
      </w:divBdr>
    </w:div>
    <w:div w:id="1135492644">
      <w:bodyDiv w:val="1"/>
      <w:marLeft w:val="0"/>
      <w:marRight w:val="0"/>
      <w:marTop w:val="0"/>
      <w:marBottom w:val="0"/>
      <w:divBdr>
        <w:top w:val="none" w:sz="0" w:space="0" w:color="auto"/>
        <w:left w:val="none" w:sz="0" w:space="0" w:color="auto"/>
        <w:bottom w:val="none" w:sz="0" w:space="0" w:color="auto"/>
        <w:right w:val="none" w:sz="0" w:space="0" w:color="auto"/>
      </w:divBdr>
      <w:divsChild>
        <w:div w:id="654145448">
          <w:marLeft w:val="1800"/>
          <w:marRight w:val="0"/>
          <w:marTop w:val="115"/>
          <w:marBottom w:val="0"/>
          <w:divBdr>
            <w:top w:val="none" w:sz="0" w:space="0" w:color="auto"/>
            <w:left w:val="none" w:sz="0" w:space="0" w:color="auto"/>
            <w:bottom w:val="none" w:sz="0" w:space="0" w:color="auto"/>
            <w:right w:val="none" w:sz="0" w:space="0" w:color="auto"/>
          </w:divBdr>
        </w:div>
        <w:div w:id="1648167647">
          <w:marLeft w:val="547"/>
          <w:marRight w:val="0"/>
          <w:marTop w:val="154"/>
          <w:marBottom w:val="0"/>
          <w:divBdr>
            <w:top w:val="none" w:sz="0" w:space="0" w:color="auto"/>
            <w:left w:val="none" w:sz="0" w:space="0" w:color="auto"/>
            <w:bottom w:val="none" w:sz="0" w:space="0" w:color="auto"/>
            <w:right w:val="none" w:sz="0" w:space="0" w:color="auto"/>
          </w:divBdr>
        </w:div>
        <w:div w:id="1851488099">
          <w:marLeft w:val="1800"/>
          <w:marRight w:val="0"/>
          <w:marTop w:val="115"/>
          <w:marBottom w:val="0"/>
          <w:divBdr>
            <w:top w:val="none" w:sz="0" w:space="0" w:color="auto"/>
            <w:left w:val="none" w:sz="0" w:space="0" w:color="auto"/>
            <w:bottom w:val="none" w:sz="0" w:space="0" w:color="auto"/>
            <w:right w:val="none" w:sz="0" w:space="0" w:color="auto"/>
          </w:divBdr>
        </w:div>
        <w:div w:id="2049913711">
          <w:marLeft w:val="1800"/>
          <w:marRight w:val="0"/>
          <w:marTop w:val="115"/>
          <w:marBottom w:val="0"/>
          <w:divBdr>
            <w:top w:val="none" w:sz="0" w:space="0" w:color="auto"/>
            <w:left w:val="none" w:sz="0" w:space="0" w:color="auto"/>
            <w:bottom w:val="none" w:sz="0" w:space="0" w:color="auto"/>
            <w:right w:val="none" w:sz="0" w:space="0" w:color="auto"/>
          </w:divBdr>
        </w:div>
        <w:div w:id="2073189439">
          <w:marLeft w:val="1166"/>
          <w:marRight w:val="0"/>
          <w:marTop w:val="134"/>
          <w:marBottom w:val="0"/>
          <w:divBdr>
            <w:top w:val="none" w:sz="0" w:space="0" w:color="auto"/>
            <w:left w:val="none" w:sz="0" w:space="0" w:color="auto"/>
            <w:bottom w:val="none" w:sz="0" w:space="0" w:color="auto"/>
            <w:right w:val="none" w:sz="0" w:space="0" w:color="auto"/>
          </w:divBdr>
        </w:div>
      </w:divsChild>
    </w:div>
    <w:div w:id="1135753135">
      <w:bodyDiv w:val="1"/>
      <w:marLeft w:val="0"/>
      <w:marRight w:val="0"/>
      <w:marTop w:val="0"/>
      <w:marBottom w:val="0"/>
      <w:divBdr>
        <w:top w:val="none" w:sz="0" w:space="0" w:color="auto"/>
        <w:left w:val="none" w:sz="0" w:space="0" w:color="auto"/>
        <w:bottom w:val="none" w:sz="0" w:space="0" w:color="auto"/>
        <w:right w:val="none" w:sz="0" w:space="0" w:color="auto"/>
      </w:divBdr>
      <w:divsChild>
        <w:div w:id="442655539">
          <w:marLeft w:val="0"/>
          <w:marRight w:val="0"/>
          <w:marTop w:val="0"/>
          <w:marBottom w:val="0"/>
          <w:divBdr>
            <w:top w:val="none" w:sz="0" w:space="0" w:color="auto"/>
            <w:left w:val="none" w:sz="0" w:space="0" w:color="auto"/>
            <w:bottom w:val="none" w:sz="0" w:space="0" w:color="auto"/>
            <w:right w:val="none" w:sz="0" w:space="0" w:color="auto"/>
          </w:divBdr>
          <w:divsChild>
            <w:div w:id="376439948">
              <w:marLeft w:val="0"/>
              <w:marRight w:val="0"/>
              <w:marTop w:val="0"/>
              <w:marBottom w:val="0"/>
              <w:divBdr>
                <w:top w:val="none" w:sz="0" w:space="0" w:color="auto"/>
                <w:left w:val="none" w:sz="0" w:space="0" w:color="auto"/>
                <w:bottom w:val="none" w:sz="0" w:space="0" w:color="auto"/>
                <w:right w:val="none" w:sz="0" w:space="0" w:color="auto"/>
              </w:divBdr>
            </w:div>
            <w:div w:id="760489719">
              <w:marLeft w:val="0"/>
              <w:marRight w:val="0"/>
              <w:marTop w:val="0"/>
              <w:marBottom w:val="0"/>
              <w:divBdr>
                <w:top w:val="none" w:sz="0" w:space="0" w:color="auto"/>
                <w:left w:val="none" w:sz="0" w:space="0" w:color="auto"/>
                <w:bottom w:val="none" w:sz="0" w:space="0" w:color="auto"/>
                <w:right w:val="none" w:sz="0" w:space="0" w:color="auto"/>
              </w:divBdr>
            </w:div>
            <w:div w:id="789668547">
              <w:marLeft w:val="0"/>
              <w:marRight w:val="0"/>
              <w:marTop w:val="0"/>
              <w:marBottom w:val="0"/>
              <w:divBdr>
                <w:top w:val="none" w:sz="0" w:space="0" w:color="auto"/>
                <w:left w:val="none" w:sz="0" w:space="0" w:color="auto"/>
                <w:bottom w:val="none" w:sz="0" w:space="0" w:color="auto"/>
                <w:right w:val="none" w:sz="0" w:space="0" w:color="auto"/>
              </w:divBdr>
            </w:div>
            <w:div w:id="1183936930">
              <w:marLeft w:val="0"/>
              <w:marRight w:val="0"/>
              <w:marTop w:val="0"/>
              <w:marBottom w:val="0"/>
              <w:divBdr>
                <w:top w:val="none" w:sz="0" w:space="0" w:color="auto"/>
                <w:left w:val="none" w:sz="0" w:space="0" w:color="auto"/>
                <w:bottom w:val="none" w:sz="0" w:space="0" w:color="auto"/>
                <w:right w:val="none" w:sz="0" w:space="0" w:color="auto"/>
              </w:divBdr>
            </w:div>
            <w:div w:id="1609311547">
              <w:marLeft w:val="0"/>
              <w:marRight w:val="0"/>
              <w:marTop w:val="0"/>
              <w:marBottom w:val="0"/>
              <w:divBdr>
                <w:top w:val="none" w:sz="0" w:space="0" w:color="auto"/>
                <w:left w:val="none" w:sz="0" w:space="0" w:color="auto"/>
                <w:bottom w:val="none" w:sz="0" w:space="0" w:color="auto"/>
                <w:right w:val="none" w:sz="0" w:space="0" w:color="auto"/>
              </w:divBdr>
            </w:div>
            <w:div w:id="1786193016">
              <w:marLeft w:val="0"/>
              <w:marRight w:val="0"/>
              <w:marTop w:val="0"/>
              <w:marBottom w:val="0"/>
              <w:divBdr>
                <w:top w:val="none" w:sz="0" w:space="0" w:color="auto"/>
                <w:left w:val="none" w:sz="0" w:space="0" w:color="auto"/>
                <w:bottom w:val="none" w:sz="0" w:space="0" w:color="auto"/>
                <w:right w:val="none" w:sz="0" w:space="0" w:color="auto"/>
              </w:divBdr>
            </w:div>
            <w:div w:id="1998146970">
              <w:marLeft w:val="0"/>
              <w:marRight w:val="0"/>
              <w:marTop w:val="0"/>
              <w:marBottom w:val="0"/>
              <w:divBdr>
                <w:top w:val="none" w:sz="0" w:space="0" w:color="auto"/>
                <w:left w:val="none" w:sz="0" w:space="0" w:color="auto"/>
                <w:bottom w:val="none" w:sz="0" w:space="0" w:color="auto"/>
                <w:right w:val="none" w:sz="0" w:space="0" w:color="auto"/>
              </w:divBdr>
            </w:div>
            <w:div w:id="211192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263706">
      <w:bodyDiv w:val="1"/>
      <w:marLeft w:val="0"/>
      <w:marRight w:val="0"/>
      <w:marTop w:val="0"/>
      <w:marBottom w:val="0"/>
      <w:divBdr>
        <w:top w:val="none" w:sz="0" w:space="0" w:color="auto"/>
        <w:left w:val="none" w:sz="0" w:space="0" w:color="auto"/>
        <w:bottom w:val="none" w:sz="0" w:space="0" w:color="auto"/>
        <w:right w:val="none" w:sz="0" w:space="0" w:color="auto"/>
      </w:divBdr>
    </w:div>
    <w:div w:id="1136609835">
      <w:bodyDiv w:val="1"/>
      <w:marLeft w:val="0"/>
      <w:marRight w:val="0"/>
      <w:marTop w:val="0"/>
      <w:marBottom w:val="0"/>
      <w:divBdr>
        <w:top w:val="none" w:sz="0" w:space="0" w:color="auto"/>
        <w:left w:val="none" w:sz="0" w:space="0" w:color="auto"/>
        <w:bottom w:val="none" w:sz="0" w:space="0" w:color="auto"/>
        <w:right w:val="none" w:sz="0" w:space="0" w:color="auto"/>
      </w:divBdr>
    </w:div>
    <w:div w:id="1136683783">
      <w:bodyDiv w:val="1"/>
      <w:marLeft w:val="0"/>
      <w:marRight w:val="0"/>
      <w:marTop w:val="0"/>
      <w:marBottom w:val="0"/>
      <w:divBdr>
        <w:top w:val="none" w:sz="0" w:space="0" w:color="auto"/>
        <w:left w:val="none" w:sz="0" w:space="0" w:color="auto"/>
        <w:bottom w:val="none" w:sz="0" w:space="0" w:color="auto"/>
        <w:right w:val="none" w:sz="0" w:space="0" w:color="auto"/>
      </w:divBdr>
    </w:div>
    <w:div w:id="1137264418">
      <w:bodyDiv w:val="1"/>
      <w:marLeft w:val="0"/>
      <w:marRight w:val="0"/>
      <w:marTop w:val="0"/>
      <w:marBottom w:val="0"/>
      <w:divBdr>
        <w:top w:val="none" w:sz="0" w:space="0" w:color="auto"/>
        <w:left w:val="none" w:sz="0" w:space="0" w:color="auto"/>
        <w:bottom w:val="none" w:sz="0" w:space="0" w:color="auto"/>
        <w:right w:val="none" w:sz="0" w:space="0" w:color="auto"/>
      </w:divBdr>
    </w:div>
    <w:div w:id="1138457382">
      <w:bodyDiv w:val="1"/>
      <w:marLeft w:val="0"/>
      <w:marRight w:val="0"/>
      <w:marTop w:val="0"/>
      <w:marBottom w:val="0"/>
      <w:divBdr>
        <w:top w:val="none" w:sz="0" w:space="0" w:color="auto"/>
        <w:left w:val="none" w:sz="0" w:space="0" w:color="auto"/>
        <w:bottom w:val="none" w:sz="0" w:space="0" w:color="auto"/>
        <w:right w:val="none" w:sz="0" w:space="0" w:color="auto"/>
      </w:divBdr>
    </w:div>
    <w:div w:id="1138567662">
      <w:bodyDiv w:val="1"/>
      <w:marLeft w:val="0"/>
      <w:marRight w:val="0"/>
      <w:marTop w:val="0"/>
      <w:marBottom w:val="0"/>
      <w:divBdr>
        <w:top w:val="none" w:sz="0" w:space="0" w:color="auto"/>
        <w:left w:val="none" w:sz="0" w:space="0" w:color="auto"/>
        <w:bottom w:val="none" w:sz="0" w:space="0" w:color="auto"/>
        <w:right w:val="none" w:sz="0" w:space="0" w:color="auto"/>
      </w:divBdr>
      <w:divsChild>
        <w:div w:id="760486665">
          <w:marLeft w:val="634"/>
          <w:marRight w:val="0"/>
          <w:marTop w:val="160"/>
          <w:marBottom w:val="0"/>
          <w:divBdr>
            <w:top w:val="none" w:sz="0" w:space="0" w:color="auto"/>
            <w:left w:val="none" w:sz="0" w:space="0" w:color="auto"/>
            <w:bottom w:val="none" w:sz="0" w:space="0" w:color="auto"/>
            <w:right w:val="none" w:sz="0" w:space="0" w:color="auto"/>
          </w:divBdr>
        </w:div>
        <w:div w:id="1827697470">
          <w:marLeft w:val="634"/>
          <w:marRight w:val="0"/>
          <w:marTop w:val="115"/>
          <w:marBottom w:val="0"/>
          <w:divBdr>
            <w:top w:val="none" w:sz="0" w:space="0" w:color="auto"/>
            <w:left w:val="none" w:sz="0" w:space="0" w:color="auto"/>
            <w:bottom w:val="none" w:sz="0" w:space="0" w:color="auto"/>
            <w:right w:val="none" w:sz="0" w:space="0" w:color="auto"/>
          </w:divBdr>
        </w:div>
        <w:div w:id="1878153112">
          <w:marLeft w:val="634"/>
          <w:marRight w:val="0"/>
          <w:marTop w:val="160"/>
          <w:marBottom w:val="0"/>
          <w:divBdr>
            <w:top w:val="none" w:sz="0" w:space="0" w:color="auto"/>
            <w:left w:val="none" w:sz="0" w:space="0" w:color="auto"/>
            <w:bottom w:val="none" w:sz="0" w:space="0" w:color="auto"/>
            <w:right w:val="none" w:sz="0" w:space="0" w:color="auto"/>
          </w:divBdr>
        </w:div>
        <w:div w:id="1923293179">
          <w:marLeft w:val="0"/>
          <w:marRight w:val="0"/>
          <w:marTop w:val="115"/>
          <w:marBottom w:val="0"/>
          <w:divBdr>
            <w:top w:val="none" w:sz="0" w:space="0" w:color="auto"/>
            <w:left w:val="none" w:sz="0" w:space="0" w:color="auto"/>
            <w:bottom w:val="none" w:sz="0" w:space="0" w:color="auto"/>
            <w:right w:val="none" w:sz="0" w:space="0" w:color="auto"/>
          </w:divBdr>
        </w:div>
      </w:divsChild>
    </w:div>
    <w:div w:id="1139035604">
      <w:bodyDiv w:val="1"/>
      <w:marLeft w:val="0"/>
      <w:marRight w:val="0"/>
      <w:marTop w:val="0"/>
      <w:marBottom w:val="0"/>
      <w:divBdr>
        <w:top w:val="none" w:sz="0" w:space="0" w:color="auto"/>
        <w:left w:val="none" w:sz="0" w:space="0" w:color="auto"/>
        <w:bottom w:val="none" w:sz="0" w:space="0" w:color="auto"/>
        <w:right w:val="none" w:sz="0" w:space="0" w:color="auto"/>
      </w:divBdr>
    </w:div>
    <w:div w:id="1139884769">
      <w:bodyDiv w:val="1"/>
      <w:marLeft w:val="0"/>
      <w:marRight w:val="0"/>
      <w:marTop w:val="0"/>
      <w:marBottom w:val="0"/>
      <w:divBdr>
        <w:top w:val="none" w:sz="0" w:space="0" w:color="auto"/>
        <w:left w:val="none" w:sz="0" w:space="0" w:color="auto"/>
        <w:bottom w:val="none" w:sz="0" w:space="0" w:color="auto"/>
        <w:right w:val="none" w:sz="0" w:space="0" w:color="auto"/>
      </w:divBdr>
    </w:div>
    <w:div w:id="1139886596">
      <w:bodyDiv w:val="1"/>
      <w:marLeft w:val="0"/>
      <w:marRight w:val="0"/>
      <w:marTop w:val="0"/>
      <w:marBottom w:val="0"/>
      <w:divBdr>
        <w:top w:val="none" w:sz="0" w:space="0" w:color="auto"/>
        <w:left w:val="none" w:sz="0" w:space="0" w:color="auto"/>
        <w:bottom w:val="none" w:sz="0" w:space="0" w:color="auto"/>
        <w:right w:val="none" w:sz="0" w:space="0" w:color="auto"/>
      </w:divBdr>
    </w:div>
    <w:div w:id="1140656571">
      <w:bodyDiv w:val="1"/>
      <w:marLeft w:val="0"/>
      <w:marRight w:val="0"/>
      <w:marTop w:val="0"/>
      <w:marBottom w:val="0"/>
      <w:divBdr>
        <w:top w:val="none" w:sz="0" w:space="0" w:color="auto"/>
        <w:left w:val="none" w:sz="0" w:space="0" w:color="auto"/>
        <w:bottom w:val="none" w:sz="0" w:space="0" w:color="auto"/>
        <w:right w:val="none" w:sz="0" w:space="0" w:color="auto"/>
      </w:divBdr>
      <w:divsChild>
        <w:div w:id="1091050527">
          <w:marLeft w:val="1166"/>
          <w:marRight w:val="0"/>
          <w:marTop w:val="96"/>
          <w:marBottom w:val="0"/>
          <w:divBdr>
            <w:top w:val="none" w:sz="0" w:space="0" w:color="auto"/>
            <w:left w:val="none" w:sz="0" w:space="0" w:color="auto"/>
            <w:bottom w:val="none" w:sz="0" w:space="0" w:color="auto"/>
            <w:right w:val="none" w:sz="0" w:space="0" w:color="auto"/>
          </w:divBdr>
        </w:div>
        <w:div w:id="1289358302">
          <w:marLeft w:val="1166"/>
          <w:marRight w:val="0"/>
          <w:marTop w:val="96"/>
          <w:marBottom w:val="0"/>
          <w:divBdr>
            <w:top w:val="none" w:sz="0" w:space="0" w:color="auto"/>
            <w:left w:val="none" w:sz="0" w:space="0" w:color="auto"/>
            <w:bottom w:val="none" w:sz="0" w:space="0" w:color="auto"/>
            <w:right w:val="none" w:sz="0" w:space="0" w:color="auto"/>
          </w:divBdr>
        </w:div>
        <w:div w:id="1410929914">
          <w:marLeft w:val="1166"/>
          <w:marRight w:val="0"/>
          <w:marTop w:val="96"/>
          <w:marBottom w:val="0"/>
          <w:divBdr>
            <w:top w:val="none" w:sz="0" w:space="0" w:color="auto"/>
            <w:left w:val="none" w:sz="0" w:space="0" w:color="auto"/>
            <w:bottom w:val="none" w:sz="0" w:space="0" w:color="auto"/>
            <w:right w:val="none" w:sz="0" w:space="0" w:color="auto"/>
          </w:divBdr>
        </w:div>
        <w:div w:id="1502575483">
          <w:marLeft w:val="547"/>
          <w:marRight w:val="0"/>
          <w:marTop w:val="115"/>
          <w:marBottom w:val="0"/>
          <w:divBdr>
            <w:top w:val="none" w:sz="0" w:space="0" w:color="auto"/>
            <w:left w:val="none" w:sz="0" w:space="0" w:color="auto"/>
            <w:bottom w:val="none" w:sz="0" w:space="0" w:color="auto"/>
            <w:right w:val="none" w:sz="0" w:space="0" w:color="auto"/>
          </w:divBdr>
        </w:div>
        <w:div w:id="1608006063">
          <w:marLeft w:val="1166"/>
          <w:marRight w:val="0"/>
          <w:marTop w:val="96"/>
          <w:marBottom w:val="0"/>
          <w:divBdr>
            <w:top w:val="none" w:sz="0" w:space="0" w:color="auto"/>
            <w:left w:val="none" w:sz="0" w:space="0" w:color="auto"/>
            <w:bottom w:val="none" w:sz="0" w:space="0" w:color="auto"/>
            <w:right w:val="none" w:sz="0" w:space="0" w:color="auto"/>
          </w:divBdr>
        </w:div>
        <w:div w:id="2123451014">
          <w:marLeft w:val="1166"/>
          <w:marRight w:val="0"/>
          <w:marTop w:val="96"/>
          <w:marBottom w:val="0"/>
          <w:divBdr>
            <w:top w:val="none" w:sz="0" w:space="0" w:color="auto"/>
            <w:left w:val="none" w:sz="0" w:space="0" w:color="auto"/>
            <w:bottom w:val="none" w:sz="0" w:space="0" w:color="auto"/>
            <w:right w:val="none" w:sz="0" w:space="0" w:color="auto"/>
          </w:divBdr>
        </w:div>
      </w:divsChild>
    </w:div>
    <w:div w:id="1140922690">
      <w:bodyDiv w:val="1"/>
      <w:marLeft w:val="0"/>
      <w:marRight w:val="0"/>
      <w:marTop w:val="0"/>
      <w:marBottom w:val="0"/>
      <w:divBdr>
        <w:top w:val="none" w:sz="0" w:space="0" w:color="auto"/>
        <w:left w:val="none" w:sz="0" w:space="0" w:color="auto"/>
        <w:bottom w:val="none" w:sz="0" w:space="0" w:color="auto"/>
        <w:right w:val="none" w:sz="0" w:space="0" w:color="auto"/>
      </w:divBdr>
      <w:divsChild>
        <w:div w:id="2131511530">
          <w:marLeft w:val="0"/>
          <w:marRight w:val="0"/>
          <w:marTop w:val="0"/>
          <w:marBottom w:val="0"/>
          <w:divBdr>
            <w:top w:val="none" w:sz="0" w:space="0" w:color="auto"/>
            <w:left w:val="none" w:sz="0" w:space="0" w:color="auto"/>
            <w:bottom w:val="none" w:sz="0" w:space="0" w:color="auto"/>
            <w:right w:val="none" w:sz="0" w:space="0" w:color="auto"/>
          </w:divBdr>
          <w:divsChild>
            <w:div w:id="772364417">
              <w:marLeft w:val="0"/>
              <w:marRight w:val="0"/>
              <w:marTop w:val="0"/>
              <w:marBottom w:val="0"/>
              <w:divBdr>
                <w:top w:val="none" w:sz="0" w:space="0" w:color="auto"/>
                <w:left w:val="none" w:sz="0" w:space="0" w:color="auto"/>
                <w:bottom w:val="none" w:sz="0" w:space="0" w:color="auto"/>
                <w:right w:val="none" w:sz="0" w:space="0" w:color="auto"/>
              </w:divBdr>
            </w:div>
            <w:div w:id="842160572">
              <w:marLeft w:val="0"/>
              <w:marRight w:val="0"/>
              <w:marTop w:val="0"/>
              <w:marBottom w:val="0"/>
              <w:divBdr>
                <w:top w:val="none" w:sz="0" w:space="0" w:color="auto"/>
                <w:left w:val="none" w:sz="0" w:space="0" w:color="auto"/>
                <w:bottom w:val="none" w:sz="0" w:space="0" w:color="auto"/>
                <w:right w:val="none" w:sz="0" w:space="0" w:color="auto"/>
              </w:divBdr>
            </w:div>
            <w:div w:id="904032415">
              <w:marLeft w:val="0"/>
              <w:marRight w:val="0"/>
              <w:marTop w:val="0"/>
              <w:marBottom w:val="0"/>
              <w:divBdr>
                <w:top w:val="none" w:sz="0" w:space="0" w:color="auto"/>
                <w:left w:val="none" w:sz="0" w:space="0" w:color="auto"/>
                <w:bottom w:val="none" w:sz="0" w:space="0" w:color="auto"/>
                <w:right w:val="none" w:sz="0" w:space="0" w:color="auto"/>
              </w:divBdr>
            </w:div>
            <w:div w:id="183194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00818">
      <w:bodyDiv w:val="1"/>
      <w:marLeft w:val="0"/>
      <w:marRight w:val="0"/>
      <w:marTop w:val="0"/>
      <w:marBottom w:val="0"/>
      <w:divBdr>
        <w:top w:val="none" w:sz="0" w:space="0" w:color="auto"/>
        <w:left w:val="none" w:sz="0" w:space="0" w:color="auto"/>
        <w:bottom w:val="none" w:sz="0" w:space="0" w:color="auto"/>
        <w:right w:val="none" w:sz="0" w:space="0" w:color="auto"/>
      </w:divBdr>
    </w:div>
    <w:div w:id="1141003566">
      <w:bodyDiv w:val="1"/>
      <w:marLeft w:val="0"/>
      <w:marRight w:val="0"/>
      <w:marTop w:val="0"/>
      <w:marBottom w:val="0"/>
      <w:divBdr>
        <w:top w:val="none" w:sz="0" w:space="0" w:color="auto"/>
        <w:left w:val="none" w:sz="0" w:space="0" w:color="auto"/>
        <w:bottom w:val="none" w:sz="0" w:space="0" w:color="auto"/>
        <w:right w:val="none" w:sz="0" w:space="0" w:color="auto"/>
      </w:divBdr>
    </w:div>
    <w:div w:id="1141465395">
      <w:bodyDiv w:val="1"/>
      <w:marLeft w:val="0"/>
      <w:marRight w:val="0"/>
      <w:marTop w:val="0"/>
      <w:marBottom w:val="0"/>
      <w:divBdr>
        <w:top w:val="none" w:sz="0" w:space="0" w:color="auto"/>
        <w:left w:val="none" w:sz="0" w:space="0" w:color="auto"/>
        <w:bottom w:val="none" w:sz="0" w:space="0" w:color="auto"/>
        <w:right w:val="none" w:sz="0" w:space="0" w:color="auto"/>
      </w:divBdr>
    </w:div>
    <w:div w:id="1141531892">
      <w:bodyDiv w:val="1"/>
      <w:marLeft w:val="0"/>
      <w:marRight w:val="0"/>
      <w:marTop w:val="0"/>
      <w:marBottom w:val="0"/>
      <w:divBdr>
        <w:top w:val="none" w:sz="0" w:space="0" w:color="auto"/>
        <w:left w:val="none" w:sz="0" w:space="0" w:color="auto"/>
        <w:bottom w:val="none" w:sz="0" w:space="0" w:color="auto"/>
        <w:right w:val="none" w:sz="0" w:space="0" w:color="auto"/>
      </w:divBdr>
      <w:divsChild>
        <w:div w:id="1132215372">
          <w:marLeft w:val="0"/>
          <w:marRight w:val="0"/>
          <w:marTop w:val="0"/>
          <w:marBottom w:val="0"/>
          <w:divBdr>
            <w:top w:val="none" w:sz="0" w:space="0" w:color="auto"/>
            <w:left w:val="none" w:sz="0" w:space="0" w:color="auto"/>
            <w:bottom w:val="none" w:sz="0" w:space="0" w:color="auto"/>
            <w:right w:val="none" w:sz="0" w:space="0" w:color="auto"/>
          </w:divBdr>
          <w:divsChild>
            <w:div w:id="305741425">
              <w:marLeft w:val="0"/>
              <w:marRight w:val="0"/>
              <w:marTop w:val="0"/>
              <w:marBottom w:val="0"/>
              <w:divBdr>
                <w:top w:val="none" w:sz="0" w:space="0" w:color="auto"/>
                <w:left w:val="none" w:sz="0" w:space="0" w:color="auto"/>
                <w:bottom w:val="none" w:sz="0" w:space="0" w:color="auto"/>
                <w:right w:val="none" w:sz="0" w:space="0" w:color="auto"/>
              </w:divBdr>
            </w:div>
            <w:div w:id="759638414">
              <w:marLeft w:val="0"/>
              <w:marRight w:val="0"/>
              <w:marTop w:val="0"/>
              <w:marBottom w:val="0"/>
              <w:divBdr>
                <w:top w:val="none" w:sz="0" w:space="0" w:color="auto"/>
                <w:left w:val="none" w:sz="0" w:space="0" w:color="auto"/>
                <w:bottom w:val="none" w:sz="0" w:space="0" w:color="auto"/>
                <w:right w:val="none" w:sz="0" w:space="0" w:color="auto"/>
              </w:divBdr>
            </w:div>
            <w:div w:id="837158682">
              <w:marLeft w:val="0"/>
              <w:marRight w:val="0"/>
              <w:marTop w:val="0"/>
              <w:marBottom w:val="0"/>
              <w:divBdr>
                <w:top w:val="none" w:sz="0" w:space="0" w:color="auto"/>
                <w:left w:val="none" w:sz="0" w:space="0" w:color="auto"/>
                <w:bottom w:val="none" w:sz="0" w:space="0" w:color="auto"/>
                <w:right w:val="none" w:sz="0" w:space="0" w:color="auto"/>
              </w:divBdr>
            </w:div>
            <w:div w:id="1159810510">
              <w:marLeft w:val="0"/>
              <w:marRight w:val="0"/>
              <w:marTop w:val="0"/>
              <w:marBottom w:val="0"/>
              <w:divBdr>
                <w:top w:val="none" w:sz="0" w:space="0" w:color="auto"/>
                <w:left w:val="none" w:sz="0" w:space="0" w:color="auto"/>
                <w:bottom w:val="none" w:sz="0" w:space="0" w:color="auto"/>
                <w:right w:val="none" w:sz="0" w:space="0" w:color="auto"/>
              </w:divBdr>
            </w:div>
            <w:div w:id="1776632571">
              <w:marLeft w:val="0"/>
              <w:marRight w:val="0"/>
              <w:marTop w:val="0"/>
              <w:marBottom w:val="0"/>
              <w:divBdr>
                <w:top w:val="none" w:sz="0" w:space="0" w:color="auto"/>
                <w:left w:val="none" w:sz="0" w:space="0" w:color="auto"/>
                <w:bottom w:val="none" w:sz="0" w:space="0" w:color="auto"/>
                <w:right w:val="none" w:sz="0" w:space="0" w:color="auto"/>
              </w:divBdr>
            </w:div>
            <w:div w:id="195193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37433">
      <w:bodyDiv w:val="1"/>
      <w:marLeft w:val="0"/>
      <w:marRight w:val="0"/>
      <w:marTop w:val="0"/>
      <w:marBottom w:val="0"/>
      <w:divBdr>
        <w:top w:val="none" w:sz="0" w:space="0" w:color="auto"/>
        <w:left w:val="none" w:sz="0" w:space="0" w:color="auto"/>
        <w:bottom w:val="none" w:sz="0" w:space="0" w:color="auto"/>
        <w:right w:val="none" w:sz="0" w:space="0" w:color="auto"/>
      </w:divBdr>
      <w:divsChild>
        <w:div w:id="42679626">
          <w:marLeft w:val="360"/>
          <w:marRight w:val="0"/>
          <w:marTop w:val="200"/>
          <w:marBottom w:val="0"/>
          <w:divBdr>
            <w:top w:val="none" w:sz="0" w:space="0" w:color="auto"/>
            <w:left w:val="none" w:sz="0" w:space="0" w:color="auto"/>
            <w:bottom w:val="none" w:sz="0" w:space="0" w:color="auto"/>
            <w:right w:val="none" w:sz="0" w:space="0" w:color="auto"/>
          </w:divBdr>
        </w:div>
        <w:div w:id="90973829">
          <w:marLeft w:val="360"/>
          <w:marRight w:val="0"/>
          <w:marTop w:val="200"/>
          <w:marBottom w:val="0"/>
          <w:divBdr>
            <w:top w:val="none" w:sz="0" w:space="0" w:color="auto"/>
            <w:left w:val="none" w:sz="0" w:space="0" w:color="auto"/>
            <w:bottom w:val="none" w:sz="0" w:space="0" w:color="auto"/>
            <w:right w:val="none" w:sz="0" w:space="0" w:color="auto"/>
          </w:divBdr>
        </w:div>
        <w:div w:id="232662495">
          <w:marLeft w:val="1080"/>
          <w:marRight w:val="0"/>
          <w:marTop w:val="100"/>
          <w:marBottom w:val="0"/>
          <w:divBdr>
            <w:top w:val="none" w:sz="0" w:space="0" w:color="auto"/>
            <w:left w:val="none" w:sz="0" w:space="0" w:color="auto"/>
            <w:bottom w:val="none" w:sz="0" w:space="0" w:color="auto"/>
            <w:right w:val="none" w:sz="0" w:space="0" w:color="auto"/>
          </w:divBdr>
        </w:div>
        <w:div w:id="1320426466">
          <w:marLeft w:val="360"/>
          <w:marRight w:val="0"/>
          <w:marTop w:val="200"/>
          <w:marBottom w:val="0"/>
          <w:divBdr>
            <w:top w:val="none" w:sz="0" w:space="0" w:color="auto"/>
            <w:left w:val="none" w:sz="0" w:space="0" w:color="auto"/>
            <w:bottom w:val="none" w:sz="0" w:space="0" w:color="auto"/>
            <w:right w:val="none" w:sz="0" w:space="0" w:color="auto"/>
          </w:divBdr>
        </w:div>
        <w:div w:id="1509099570">
          <w:marLeft w:val="1080"/>
          <w:marRight w:val="0"/>
          <w:marTop w:val="100"/>
          <w:marBottom w:val="0"/>
          <w:divBdr>
            <w:top w:val="none" w:sz="0" w:space="0" w:color="auto"/>
            <w:left w:val="none" w:sz="0" w:space="0" w:color="auto"/>
            <w:bottom w:val="none" w:sz="0" w:space="0" w:color="auto"/>
            <w:right w:val="none" w:sz="0" w:space="0" w:color="auto"/>
          </w:divBdr>
        </w:div>
        <w:div w:id="1678968315">
          <w:marLeft w:val="360"/>
          <w:marRight w:val="0"/>
          <w:marTop w:val="200"/>
          <w:marBottom w:val="0"/>
          <w:divBdr>
            <w:top w:val="none" w:sz="0" w:space="0" w:color="auto"/>
            <w:left w:val="none" w:sz="0" w:space="0" w:color="auto"/>
            <w:bottom w:val="none" w:sz="0" w:space="0" w:color="auto"/>
            <w:right w:val="none" w:sz="0" w:space="0" w:color="auto"/>
          </w:divBdr>
        </w:div>
        <w:div w:id="1838380211">
          <w:marLeft w:val="360"/>
          <w:marRight w:val="0"/>
          <w:marTop w:val="200"/>
          <w:marBottom w:val="0"/>
          <w:divBdr>
            <w:top w:val="none" w:sz="0" w:space="0" w:color="auto"/>
            <w:left w:val="none" w:sz="0" w:space="0" w:color="auto"/>
            <w:bottom w:val="none" w:sz="0" w:space="0" w:color="auto"/>
            <w:right w:val="none" w:sz="0" w:space="0" w:color="auto"/>
          </w:divBdr>
        </w:div>
        <w:div w:id="2016416825">
          <w:marLeft w:val="1080"/>
          <w:marRight w:val="0"/>
          <w:marTop w:val="100"/>
          <w:marBottom w:val="0"/>
          <w:divBdr>
            <w:top w:val="none" w:sz="0" w:space="0" w:color="auto"/>
            <w:left w:val="none" w:sz="0" w:space="0" w:color="auto"/>
            <w:bottom w:val="none" w:sz="0" w:space="0" w:color="auto"/>
            <w:right w:val="none" w:sz="0" w:space="0" w:color="auto"/>
          </w:divBdr>
        </w:div>
        <w:div w:id="2057309799">
          <w:marLeft w:val="1080"/>
          <w:marRight w:val="0"/>
          <w:marTop w:val="100"/>
          <w:marBottom w:val="0"/>
          <w:divBdr>
            <w:top w:val="none" w:sz="0" w:space="0" w:color="auto"/>
            <w:left w:val="none" w:sz="0" w:space="0" w:color="auto"/>
            <w:bottom w:val="none" w:sz="0" w:space="0" w:color="auto"/>
            <w:right w:val="none" w:sz="0" w:space="0" w:color="auto"/>
          </w:divBdr>
        </w:div>
      </w:divsChild>
    </w:div>
    <w:div w:id="1141653222">
      <w:bodyDiv w:val="1"/>
      <w:marLeft w:val="0"/>
      <w:marRight w:val="0"/>
      <w:marTop w:val="0"/>
      <w:marBottom w:val="0"/>
      <w:divBdr>
        <w:top w:val="none" w:sz="0" w:space="0" w:color="auto"/>
        <w:left w:val="none" w:sz="0" w:space="0" w:color="auto"/>
        <w:bottom w:val="none" w:sz="0" w:space="0" w:color="auto"/>
        <w:right w:val="none" w:sz="0" w:space="0" w:color="auto"/>
      </w:divBdr>
    </w:div>
    <w:div w:id="1141656985">
      <w:bodyDiv w:val="1"/>
      <w:marLeft w:val="0"/>
      <w:marRight w:val="0"/>
      <w:marTop w:val="0"/>
      <w:marBottom w:val="0"/>
      <w:divBdr>
        <w:top w:val="none" w:sz="0" w:space="0" w:color="auto"/>
        <w:left w:val="none" w:sz="0" w:space="0" w:color="auto"/>
        <w:bottom w:val="none" w:sz="0" w:space="0" w:color="auto"/>
        <w:right w:val="none" w:sz="0" w:space="0" w:color="auto"/>
      </w:divBdr>
    </w:div>
    <w:div w:id="1141772157">
      <w:bodyDiv w:val="1"/>
      <w:marLeft w:val="0"/>
      <w:marRight w:val="0"/>
      <w:marTop w:val="0"/>
      <w:marBottom w:val="0"/>
      <w:divBdr>
        <w:top w:val="none" w:sz="0" w:space="0" w:color="auto"/>
        <w:left w:val="none" w:sz="0" w:space="0" w:color="auto"/>
        <w:bottom w:val="none" w:sz="0" w:space="0" w:color="auto"/>
        <w:right w:val="none" w:sz="0" w:space="0" w:color="auto"/>
      </w:divBdr>
    </w:div>
    <w:div w:id="1141918207">
      <w:bodyDiv w:val="1"/>
      <w:marLeft w:val="0"/>
      <w:marRight w:val="0"/>
      <w:marTop w:val="0"/>
      <w:marBottom w:val="0"/>
      <w:divBdr>
        <w:top w:val="none" w:sz="0" w:space="0" w:color="auto"/>
        <w:left w:val="none" w:sz="0" w:space="0" w:color="auto"/>
        <w:bottom w:val="none" w:sz="0" w:space="0" w:color="auto"/>
        <w:right w:val="none" w:sz="0" w:space="0" w:color="auto"/>
      </w:divBdr>
    </w:div>
    <w:div w:id="1142382711">
      <w:bodyDiv w:val="1"/>
      <w:marLeft w:val="0"/>
      <w:marRight w:val="0"/>
      <w:marTop w:val="0"/>
      <w:marBottom w:val="0"/>
      <w:divBdr>
        <w:top w:val="none" w:sz="0" w:space="0" w:color="auto"/>
        <w:left w:val="none" w:sz="0" w:space="0" w:color="auto"/>
        <w:bottom w:val="none" w:sz="0" w:space="0" w:color="auto"/>
        <w:right w:val="none" w:sz="0" w:space="0" w:color="auto"/>
      </w:divBdr>
      <w:divsChild>
        <w:div w:id="212543708">
          <w:marLeft w:val="1166"/>
          <w:marRight w:val="0"/>
          <w:marTop w:val="91"/>
          <w:marBottom w:val="0"/>
          <w:divBdr>
            <w:top w:val="none" w:sz="0" w:space="0" w:color="auto"/>
            <w:left w:val="none" w:sz="0" w:space="0" w:color="auto"/>
            <w:bottom w:val="none" w:sz="0" w:space="0" w:color="auto"/>
            <w:right w:val="none" w:sz="0" w:space="0" w:color="auto"/>
          </w:divBdr>
        </w:div>
        <w:div w:id="352341756">
          <w:marLeft w:val="1166"/>
          <w:marRight w:val="0"/>
          <w:marTop w:val="91"/>
          <w:marBottom w:val="0"/>
          <w:divBdr>
            <w:top w:val="none" w:sz="0" w:space="0" w:color="auto"/>
            <w:left w:val="none" w:sz="0" w:space="0" w:color="auto"/>
            <w:bottom w:val="none" w:sz="0" w:space="0" w:color="auto"/>
            <w:right w:val="none" w:sz="0" w:space="0" w:color="auto"/>
          </w:divBdr>
        </w:div>
        <w:div w:id="357586938">
          <w:marLeft w:val="547"/>
          <w:marRight w:val="0"/>
          <w:marTop w:val="106"/>
          <w:marBottom w:val="0"/>
          <w:divBdr>
            <w:top w:val="none" w:sz="0" w:space="0" w:color="auto"/>
            <w:left w:val="none" w:sz="0" w:space="0" w:color="auto"/>
            <w:bottom w:val="none" w:sz="0" w:space="0" w:color="auto"/>
            <w:right w:val="none" w:sz="0" w:space="0" w:color="auto"/>
          </w:divBdr>
        </w:div>
        <w:div w:id="836657067">
          <w:marLeft w:val="1166"/>
          <w:marRight w:val="0"/>
          <w:marTop w:val="91"/>
          <w:marBottom w:val="0"/>
          <w:divBdr>
            <w:top w:val="none" w:sz="0" w:space="0" w:color="auto"/>
            <w:left w:val="none" w:sz="0" w:space="0" w:color="auto"/>
            <w:bottom w:val="none" w:sz="0" w:space="0" w:color="auto"/>
            <w:right w:val="none" w:sz="0" w:space="0" w:color="auto"/>
          </w:divBdr>
        </w:div>
        <w:div w:id="1303458848">
          <w:marLeft w:val="1166"/>
          <w:marRight w:val="0"/>
          <w:marTop w:val="91"/>
          <w:marBottom w:val="0"/>
          <w:divBdr>
            <w:top w:val="none" w:sz="0" w:space="0" w:color="auto"/>
            <w:left w:val="none" w:sz="0" w:space="0" w:color="auto"/>
            <w:bottom w:val="none" w:sz="0" w:space="0" w:color="auto"/>
            <w:right w:val="none" w:sz="0" w:space="0" w:color="auto"/>
          </w:divBdr>
        </w:div>
        <w:div w:id="1744717947">
          <w:marLeft w:val="547"/>
          <w:marRight w:val="0"/>
          <w:marTop w:val="106"/>
          <w:marBottom w:val="0"/>
          <w:divBdr>
            <w:top w:val="none" w:sz="0" w:space="0" w:color="auto"/>
            <w:left w:val="none" w:sz="0" w:space="0" w:color="auto"/>
            <w:bottom w:val="none" w:sz="0" w:space="0" w:color="auto"/>
            <w:right w:val="none" w:sz="0" w:space="0" w:color="auto"/>
          </w:divBdr>
        </w:div>
        <w:div w:id="1759791831">
          <w:marLeft w:val="1166"/>
          <w:marRight w:val="0"/>
          <w:marTop w:val="91"/>
          <w:marBottom w:val="0"/>
          <w:divBdr>
            <w:top w:val="none" w:sz="0" w:space="0" w:color="auto"/>
            <w:left w:val="none" w:sz="0" w:space="0" w:color="auto"/>
            <w:bottom w:val="none" w:sz="0" w:space="0" w:color="auto"/>
            <w:right w:val="none" w:sz="0" w:space="0" w:color="auto"/>
          </w:divBdr>
        </w:div>
        <w:div w:id="1995907463">
          <w:marLeft w:val="547"/>
          <w:marRight w:val="0"/>
          <w:marTop w:val="106"/>
          <w:marBottom w:val="0"/>
          <w:divBdr>
            <w:top w:val="none" w:sz="0" w:space="0" w:color="auto"/>
            <w:left w:val="none" w:sz="0" w:space="0" w:color="auto"/>
            <w:bottom w:val="none" w:sz="0" w:space="0" w:color="auto"/>
            <w:right w:val="none" w:sz="0" w:space="0" w:color="auto"/>
          </w:divBdr>
        </w:div>
      </w:divsChild>
    </w:div>
    <w:div w:id="1142581546">
      <w:bodyDiv w:val="1"/>
      <w:marLeft w:val="0"/>
      <w:marRight w:val="0"/>
      <w:marTop w:val="0"/>
      <w:marBottom w:val="0"/>
      <w:divBdr>
        <w:top w:val="none" w:sz="0" w:space="0" w:color="auto"/>
        <w:left w:val="none" w:sz="0" w:space="0" w:color="auto"/>
        <w:bottom w:val="none" w:sz="0" w:space="0" w:color="auto"/>
        <w:right w:val="none" w:sz="0" w:space="0" w:color="auto"/>
      </w:divBdr>
      <w:divsChild>
        <w:div w:id="697781852">
          <w:marLeft w:val="547"/>
          <w:marRight w:val="0"/>
          <w:marTop w:val="173"/>
          <w:marBottom w:val="0"/>
          <w:divBdr>
            <w:top w:val="none" w:sz="0" w:space="0" w:color="auto"/>
            <w:left w:val="none" w:sz="0" w:space="0" w:color="auto"/>
            <w:bottom w:val="none" w:sz="0" w:space="0" w:color="auto"/>
            <w:right w:val="none" w:sz="0" w:space="0" w:color="auto"/>
          </w:divBdr>
        </w:div>
        <w:div w:id="969477372">
          <w:marLeft w:val="547"/>
          <w:marRight w:val="0"/>
          <w:marTop w:val="173"/>
          <w:marBottom w:val="0"/>
          <w:divBdr>
            <w:top w:val="none" w:sz="0" w:space="0" w:color="auto"/>
            <w:left w:val="none" w:sz="0" w:space="0" w:color="auto"/>
            <w:bottom w:val="none" w:sz="0" w:space="0" w:color="auto"/>
            <w:right w:val="none" w:sz="0" w:space="0" w:color="auto"/>
          </w:divBdr>
        </w:div>
        <w:div w:id="1361516703">
          <w:marLeft w:val="1166"/>
          <w:marRight w:val="0"/>
          <w:marTop w:val="134"/>
          <w:marBottom w:val="0"/>
          <w:divBdr>
            <w:top w:val="none" w:sz="0" w:space="0" w:color="auto"/>
            <w:left w:val="none" w:sz="0" w:space="0" w:color="auto"/>
            <w:bottom w:val="none" w:sz="0" w:space="0" w:color="auto"/>
            <w:right w:val="none" w:sz="0" w:space="0" w:color="auto"/>
          </w:divBdr>
        </w:div>
      </w:divsChild>
    </w:div>
    <w:div w:id="1143693102">
      <w:bodyDiv w:val="1"/>
      <w:marLeft w:val="0"/>
      <w:marRight w:val="0"/>
      <w:marTop w:val="0"/>
      <w:marBottom w:val="0"/>
      <w:divBdr>
        <w:top w:val="none" w:sz="0" w:space="0" w:color="auto"/>
        <w:left w:val="none" w:sz="0" w:space="0" w:color="auto"/>
        <w:bottom w:val="none" w:sz="0" w:space="0" w:color="auto"/>
        <w:right w:val="none" w:sz="0" w:space="0" w:color="auto"/>
      </w:divBdr>
    </w:div>
    <w:div w:id="1143698559">
      <w:bodyDiv w:val="1"/>
      <w:marLeft w:val="0"/>
      <w:marRight w:val="0"/>
      <w:marTop w:val="0"/>
      <w:marBottom w:val="0"/>
      <w:divBdr>
        <w:top w:val="none" w:sz="0" w:space="0" w:color="auto"/>
        <w:left w:val="none" w:sz="0" w:space="0" w:color="auto"/>
        <w:bottom w:val="none" w:sz="0" w:space="0" w:color="auto"/>
        <w:right w:val="none" w:sz="0" w:space="0" w:color="auto"/>
      </w:divBdr>
    </w:div>
    <w:div w:id="1144158409">
      <w:bodyDiv w:val="1"/>
      <w:marLeft w:val="0"/>
      <w:marRight w:val="0"/>
      <w:marTop w:val="0"/>
      <w:marBottom w:val="0"/>
      <w:divBdr>
        <w:top w:val="none" w:sz="0" w:space="0" w:color="auto"/>
        <w:left w:val="none" w:sz="0" w:space="0" w:color="auto"/>
        <w:bottom w:val="none" w:sz="0" w:space="0" w:color="auto"/>
        <w:right w:val="none" w:sz="0" w:space="0" w:color="auto"/>
      </w:divBdr>
      <w:divsChild>
        <w:div w:id="8921289">
          <w:marLeft w:val="2866"/>
          <w:marRight w:val="0"/>
          <w:marTop w:val="60"/>
          <w:marBottom w:val="0"/>
          <w:divBdr>
            <w:top w:val="none" w:sz="0" w:space="0" w:color="auto"/>
            <w:left w:val="none" w:sz="0" w:space="0" w:color="auto"/>
            <w:bottom w:val="none" w:sz="0" w:space="0" w:color="auto"/>
            <w:right w:val="none" w:sz="0" w:space="0" w:color="auto"/>
          </w:divBdr>
        </w:div>
        <w:div w:id="608778366">
          <w:marLeft w:val="2866"/>
          <w:marRight w:val="0"/>
          <w:marTop w:val="60"/>
          <w:marBottom w:val="0"/>
          <w:divBdr>
            <w:top w:val="none" w:sz="0" w:space="0" w:color="auto"/>
            <w:left w:val="none" w:sz="0" w:space="0" w:color="auto"/>
            <w:bottom w:val="none" w:sz="0" w:space="0" w:color="auto"/>
            <w:right w:val="none" w:sz="0" w:space="0" w:color="auto"/>
          </w:divBdr>
        </w:div>
        <w:div w:id="1183207478">
          <w:marLeft w:val="2866"/>
          <w:marRight w:val="0"/>
          <w:marTop w:val="60"/>
          <w:marBottom w:val="0"/>
          <w:divBdr>
            <w:top w:val="none" w:sz="0" w:space="0" w:color="auto"/>
            <w:left w:val="none" w:sz="0" w:space="0" w:color="auto"/>
            <w:bottom w:val="none" w:sz="0" w:space="0" w:color="auto"/>
            <w:right w:val="none" w:sz="0" w:space="0" w:color="auto"/>
          </w:divBdr>
        </w:div>
        <w:div w:id="1322345704">
          <w:marLeft w:val="1426"/>
          <w:marRight w:val="0"/>
          <w:marTop w:val="60"/>
          <w:marBottom w:val="0"/>
          <w:divBdr>
            <w:top w:val="none" w:sz="0" w:space="0" w:color="auto"/>
            <w:left w:val="none" w:sz="0" w:space="0" w:color="auto"/>
            <w:bottom w:val="none" w:sz="0" w:space="0" w:color="auto"/>
            <w:right w:val="none" w:sz="0" w:space="0" w:color="auto"/>
          </w:divBdr>
        </w:div>
        <w:div w:id="1514419452">
          <w:marLeft w:val="2866"/>
          <w:marRight w:val="0"/>
          <w:marTop w:val="60"/>
          <w:marBottom w:val="0"/>
          <w:divBdr>
            <w:top w:val="none" w:sz="0" w:space="0" w:color="auto"/>
            <w:left w:val="none" w:sz="0" w:space="0" w:color="auto"/>
            <w:bottom w:val="none" w:sz="0" w:space="0" w:color="auto"/>
            <w:right w:val="none" w:sz="0" w:space="0" w:color="auto"/>
          </w:divBdr>
        </w:div>
        <w:div w:id="1525898840">
          <w:marLeft w:val="533"/>
          <w:marRight w:val="0"/>
          <w:marTop w:val="60"/>
          <w:marBottom w:val="0"/>
          <w:divBdr>
            <w:top w:val="none" w:sz="0" w:space="0" w:color="auto"/>
            <w:left w:val="none" w:sz="0" w:space="0" w:color="auto"/>
            <w:bottom w:val="none" w:sz="0" w:space="0" w:color="auto"/>
            <w:right w:val="none" w:sz="0" w:space="0" w:color="auto"/>
          </w:divBdr>
        </w:div>
        <w:div w:id="1943029399">
          <w:marLeft w:val="1426"/>
          <w:marRight w:val="0"/>
          <w:marTop w:val="60"/>
          <w:marBottom w:val="0"/>
          <w:divBdr>
            <w:top w:val="none" w:sz="0" w:space="0" w:color="auto"/>
            <w:left w:val="none" w:sz="0" w:space="0" w:color="auto"/>
            <w:bottom w:val="none" w:sz="0" w:space="0" w:color="auto"/>
            <w:right w:val="none" w:sz="0" w:space="0" w:color="auto"/>
          </w:divBdr>
        </w:div>
      </w:divsChild>
    </w:div>
    <w:div w:id="1144391445">
      <w:bodyDiv w:val="1"/>
      <w:marLeft w:val="0"/>
      <w:marRight w:val="0"/>
      <w:marTop w:val="0"/>
      <w:marBottom w:val="0"/>
      <w:divBdr>
        <w:top w:val="none" w:sz="0" w:space="0" w:color="auto"/>
        <w:left w:val="none" w:sz="0" w:space="0" w:color="auto"/>
        <w:bottom w:val="none" w:sz="0" w:space="0" w:color="auto"/>
        <w:right w:val="none" w:sz="0" w:space="0" w:color="auto"/>
      </w:divBdr>
    </w:div>
    <w:div w:id="1145050765">
      <w:bodyDiv w:val="1"/>
      <w:marLeft w:val="0"/>
      <w:marRight w:val="0"/>
      <w:marTop w:val="0"/>
      <w:marBottom w:val="0"/>
      <w:divBdr>
        <w:top w:val="none" w:sz="0" w:space="0" w:color="auto"/>
        <w:left w:val="none" w:sz="0" w:space="0" w:color="auto"/>
        <w:bottom w:val="none" w:sz="0" w:space="0" w:color="auto"/>
        <w:right w:val="none" w:sz="0" w:space="0" w:color="auto"/>
      </w:divBdr>
      <w:divsChild>
        <w:div w:id="441071737">
          <w:marLeft w:val="1166"/>
          <w:marRight w:val="0"/>
          <w:marTop w:val="96"/>
          <w:marBottom w:val="0"/>
          <w:divBdr>
            <w:top w:val="none" w:sz="0" w:space="0" w:color="auto"/>
            <w:left w:val="none" w:sz="0" w:space="0" w:color="auto"/>
            <w:bottom w:val="none" w:sz="0" w:space="0" w:color="auto"/>
            <w:right w:val="none" w:sz="0" w:space="0" w:color="auto"/>
          </w:divBdr>
        </w:div>
        <w:div w:id="517697969">
          <w:marLeft w:val="1800"/>
          <w:marRight w:val="0"/>
          <w:marTop w:val="77"/>
          <w:marBottom w:val="0"/>
          <w:divBdr>
            <w:top w:val="none" w:sz="0" w:space="0" w:color="auto"/>
            <w:left w:val="none" w:sz="0" w:space="0" w:color="auto"/>
            <w:bottom w:val="none" w:sz="0" w:space="0" w:color="auto"/>
            <w:right w:val="none" w:sz="0" w:space="0" w:color="auto"/>
          </w:divBdr>
        </w:div>
        <w:div w:id="827599564">
          <w:marLeft w:val="1800"/>
          <w:marRight w:val="0"/>
          <w:marTop w:val="91"/>
          <w:marBottom w:val="0"/>
          <w:divBdr>
            <w:top w:val="none" w:sz="0" w:space="0" w:color="auto"/>
            <w:left w:val="none" w:sz="0" w:space="0" w:color="auto"/>
            <w:bottom w:val="none" w:sz="0" w:space="0" w:color="auto"/>
            <w:right w:val="none" w:sz="0" w:space="0" w:color="auto"/>
          </w:divBdr>
        </w:div>
        <w:div w:id="1081295069">
          <w:marLeft w:val="1800"/>
          <w:marRight w:val="0"/>
          <w:marTop w:val="91"/>
          <w:marBottom w:val="0"/>
          <w:divBdr>
            <w:top w:val="none" w:sz="0" w:space="0" w:color="auto"/>
            <w:left w:val="none" w:sz="0" w:space="0" w:color="auto"/>
            <w:bottom w:val="none" w:sz="0" w:space="0" w:color="auto"/>
            <w:right w:val="none" w:sz="0" w:space="0" w:color="auto"/>
          </w:divBdr>
        </w:div>
        <w:div w:id="1100224156">
          <w:marLeft w:val="1800"/>
          <w:marRight w:val="0"/>
          <w:marTop w:val="91"/>
          <w:marBottom w:val="0"/>
          <w:divBdr>
            <w:top w:val="none" w:sz="0" w:space="0" w:color="auto"/>
            <w:left w:val="none" w:sz="0" w:space="0" w:color="auto"/>
            <w:bottom w:val="none" w:sz="0" w:space="0" w:color="auto"/>
            <w:right w:val="none" w:sz="0" w:space="0" w:color="auto"/>
          </w:divBdr>
        </w:div>
        <w:div w:id="1281760552">
          <w:marLeft w:val="547"/>
          <w:marRight w:val="0"/>
          <w:marTop w:val="115"/>
          <w:marBottom w:val="0"/>
          <w:divBdr>
            <w:top w:val="none" w:sz="0" w:space="0" w:color="auto"/>
            <w:left w:val="none" w:sz="0" w:space="0" w:color="auto"/>
            <w:bottom w:val="none" w:sz="0" w:space="0" w:color="auto"/>
            <w:right w:val="none" w:sz="0" w:space="0" w:color="auto"/>
          </w:divBdr>
        </w:div>
        <w:div w:id="1485006890">
          <w:marLeft w:val="547"/>
          <w:marRight w:val="0"/>
          <w:marTop w:val="115"/>
          <w:marBottom w:val="0"/>
          <w:divBdr>
            <w:top w:val="none" w:sz="0" w:space="0" w:color="auto"/>
            <w:left w:val="none" w:sz="0" w:space="0" w:color="auto"/>
            <w:bottom w:val="none" w:sz="0" w:space="0" w:color="auto"/>
            <w:right w:val="none" w:sz="0" w:space="0" w:color="auto"/>
          </w:divBdr>
        </w:div>
        <w:div w:id="1653364837">
          <w:marLeft w:val="1166"/>
          <w:marRight w:val="0"/>
          <w:marTop w:val="91"/>
          <w:marBottom w:val="0"/>
          <w:divBdr>
            <w:top w:val="none" w:sz="0" w:space="0" w:color="auto"/>
            <w:left w:val="none" w:sz="0" w:space="0" w:color="auto"/>
            <w:bottom w:val="none" w:sz="0" w:space="0" w:color="auto"/>
            <w:right w:val="none" w:sz="0" w:space="0" w:color="auto"/>
          </w:divBdr>
        </w:div>
      </w:divsChild>
    </w:div>
    <w:div w:id="1145707971">
      <w:bodyDiv w:val="1"/>
      <w:marLeft w:val="0"/>
      <w:marRight w:val="0"/>
      <w:marTop w:val="0"/>
      <w:marBottom w:val="0"/>
      <w:divBdr>
        <w:top w:val="none" w:sz="0" w:space="0" w:color="auto"/>
        <w:left w:val="none" w:sz="0" w:space="0" w:color="auto"/>
        <w:bottom w:val="none" w:sz="0" w:space="0" w:color="auto"/>
        <w:right w:val="none" w:sz="0" w:space="0" w:color="auto"/>
      </w:divBdr>
    </w:div>
    <w:div w:id="1146900768">
      <w:bodyDiv w:val="1"/>
      <w:marLeft w:val="0"/>
      <w:marRight w:val="0"/>
      <w:marTop w:val="0"/>
      <w:marBottom w:val="0"/>
      <w:divBdr>
        <w:top w:val="none" w:sz="0" w:space="0" w:color="auto"/>
        <w:left w:val="none" w:sz="0" w:space="0" w:color="auto"/>
        <w:bottom w:val="none" w:sz="0" w:space="0" w:color="auto"/>
        <w:right w:val="none" w:sz="0" w:space="0" w:color="auto"/>
      </w:divBdr>
      <w:divsChild>
        <w:div w:id="1791123538">
          <w:marLeft w:val="0"/>
          <w:marRight w:val="0"/>
          <w:marTop w:val="0"/>
          <w:marBottom w:val="0"/>
          <w:divBdr>
            <w:top w:val="none" w:sz="0" w:space="0" w:color="auto"/>
            <w:left w:val="none" w:sz="0" w:space="0" w:color="auto"/>
            <w:bottom w:val="none" w:sz="0" w:space="0" w:color="auto"/>
            <w:right w:val="none" w:sz="0" w:space="0" w:color="auto"/>
          </w:divBdr>
          <w:divsChild>
            <w:div w:id="182523519">
              <w:marLeft w:val="0"/>
              <w:marRight w:val="0"/>
              <w:marTop w:val="0"/>
              <w:marBottom w:val="0"/>
              <w:divBdr>
                <w:top w:val="none" w:sz="0" w:space="0" w:color="auto"/>
                <w:left w:val="none" w:sz="0" w:space="0" w:color="auto"/>
                <w:bottom w:val="none" w:sz="0" w:space="0" w:color="auto"/>
                <w:right w:val="none" w:sz="0" w:space="0" w:color="auto"/>
              </w:divBdr>
            </w:div>
            <w:div w:id="439229081">
              <w:marLeft w:val="0"/>
              <w:marRight w:val="0"/>
              <w:marTop w:val="0"/>
              <w:marBottom w:val="0"/>
              <w:divBdr>
                <w:top w:val="none" w:sz="0" w:space="0" w:color="auto"/>
                <w:left w:val="none" w:sz="0" w:space="0" w:color="auto"/>
                <w:bottom w:val="none" w:sz="0" w:space="0" w:color="auto"/>
                <w:right w:val="none" w:sz="0" w:space="0" w:color="auto"/>
              </w:divBdr>
            </w:div>
            <w:div w:id="849637336">
              <w:marLeft w:val="0"/>
              <w:marRight w:val="0"/>
              <w:marTop w:val="0"/>
              <w:marBottom w:val="0"/>
              <w:divBdr>
                <w:top w:val="none" w:sz="0" w:space="0" w:color="auto"/>
                <w:left w:val="none" w:sz="0" w:space="0" w:color="auto"/>
                <w:bottom w:val="none" w:sz="0" w:space="0" w:color="auto"/>
                <w:right w:val="none" w:sz="0" w:space="0" w:color="auto"/>
              </w:divBdr>
            </w:div>
            <w:div w:id="1105345231">
              <w:marLeft w:val="0"/>
              <w:marRight w:val="0"/>
              <w:marTop w:val="0"/>
              <w:marBottom w:val="0"/>
              <w:divBdr>
                <w:top w:val="none" w:sz="0" w:space="0" w:color="auto"/>
                <w:left w:val="none" w:sz="0" w:space="0" w:color="auto"/>
                <w:bottom w:val="none" w:sz="0" w:space="0" w:color="auto"/>
                <w:right w:val="none" w:sz="0" w:space="0" w:color="auto"/>
              </w:divBdr>
            </w:div>
            <w:div w:id="150504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474062">
      <w:bodyDiv w:val="1"/>
      <w:marLeft w:val="0"/>
      <w:marRight w:val="0"/>
      <w:marTop w:val="0"/>
      <w:marBottom w:val="0"/>
      <w:divBdr>
        <w:top w:val="none" w:sz="0" w:space="0" w:color="auto"/>
        <w:left w:val="none" w:sz="0" w:space="0" w:color="auto"/>
        <w:bottom w:val="none" w:sz="0" w:space="0" w:color="auto"/>
        <w:right w:val="none" w:sz="0" w:space="0" w:color="auto"/>
      </w:divBdr>
      <w:divsChild>
        <w:div w:id="2137793573">
          <w:marLeft w:val="0"/>
          <w:marRight w:val="0"/>
          <w:marTop w:val="0"/>
          <w:marBottom w:val="0"/>
          <w:divBdr>
            <w:top w:val="none" w:sz="0" w:space="0" w:color="auto"/>
            <w:left w:val="none" w:sz="0" w:space="0" w:color="auto"/>
            <w:bottom w:val="none" w:sz="0" w:space="0" w:color="auto"/>
            <w:right w:val="none" w:sz="0" w:space="0" w:color="auto"/>
          </w:divBdr>
          <w:divsChild>
            <w:div w:id="63528806">
              <w:marLeft w:val="0"/>
              <w:marRight w:val="0"/>
              <w:marTop w:val="0"/>
              <w:marBottom w:val="0"/>
              <w:divBdr>
                <w:top w:val="none" w:sz="0" w:space="0" w:color="auto"/>
                <w:left w:val="none" w:sz="0" w:space="0" w:color="auto"/>
                <w:bottom w:val="none" w:sz="0" w:space="0" w:color="auto"/>
                <w:right w:val="none" w:sz="0" w:space="0" w:color="auto"/>
              </w:divBdr>
            </w:div>
            <w:div w:id="532307897">
              <w:marLeft w:val="0"/>
              <w:marRight w:val="0"/>
              <w:marTop w:val="0"/>
              <w:marBottom w:val="0"/>
              <w:divBdr>
                <w:top w:val="none" w:sz="0" w:space="0" w:color="auto"/>
                <w:left w:val="none" w:sz="0" w:space="0" w:color="auto"/>
                <w:bottom w:val="none" w:sz="0" w:space="0" w:color="auto"/>
                <w:right w:val="none" w:sz="0" w:space="0" w:color="auto"/>
              </w:divBdr>
            </w:div>
            <w:div w:id="579564029">
              <w:marLeft w:val="0"/>
              <w:marRight w:val="0"/>
              <w:marTop w:val="0"/>
              <w:marBottom w:val="0"/>
              <w:divBdr>
                <w:top w:val="none" w:sz="0" w:space="0" w:color="auto"/>
                <w:left w:val="none" w:sz="0" w:space="0" w:color="auto"/>
                <w:bottom w:val="none" w:sz="0" w:space="0" w:color="auto"/>
                <w:right w:val="none" w:sz="0" w:space="0" w:color="auto"/>
              </w:divBdr>
            </w:div>
            <w:div w:id="1318530384">
              <w:marLeft w:val="0"/>
              <w:marRight w:val="0"/>
              <w:marTop w:val="0"/>
              <w:marBottom w:val="0"/>
              <w:divBdr>
                <w:top w:val="none" w:sz="0" w:space="0" w:color="auto"/>
                <w:left w:val="none" w:sz="0" w:space="0" w:color="auto"/>
                <w:bottom w:val="none" w:sz="0" w:space="0" w:color="auto"/>
                <w:right w:val="none" w:sz="0" w:space="0" w:color="auto"/>
              </w:divBdr>
            </w:div>
            <w:div w:id="1413316360">
              <w:marLeft w:val="0"/>
              <w:marRight w:val="0"/>
              <w:marTop w:val="0"/>
              <w:marBottom w:val="0"/>
              <w:divBdr>
                <w:top w:val="none" w:sz="0" w:space="0" w:color="auto"/>
                <w:left w:val="none" w:sz="0" w:space="0" w:color="auto"/>
                <w:bottom w:val="none" w:sz="0" w:space="0" w:color="auto"/>
                <w:right w:val="none" w:sz="0" w:space="0" w:color="auto"/>
              </w:divBdr>
            </w:div>
            <w:div w:id="1598751277">
              <w:marLeft w:val="0"/>
              <w:marRight w:val="0"/>
              <w:marTop w:val="0"/>
              <w:marBottom w:val="0"/>
              <w:divBdr>
                <w:top w:val="none" w:sz="0" w:space="0" w:color="auto"/>
                <w:left w:val="none" w:sz="0" w:space="0" w:color="auto"/>
                <w:bottom w:val="none" w:sz="0" w:space="0" w:color="auto"/>
                <w:right w:val="none" w:sz="0" w:space="0" w:color="auto"/>
              </w:divBdr>
            </w:div>
            <w:div w:id="190756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863838">
      <w:bodyDiv w:val="1"/>
      <w:marLeft w:val="0"/>
      <w:marRight w:val="0"/>
      <w:marTop w:val="0"/>
      <w:marBottom w:val="0"/>
      <w:divBdr>
        <w:top w:val="none" w:sz="0" w:space="0" w:color="auto"/>
        <w:left w:val="none" w:sz="0" w:space="0" w:color="auto"/>
        <w:bottom w:val="none" w:sz="0" w:space="0" w:color="auto"/>
        <w:right w:val="none" w:sz="0" w:space="0" w:color="auto"/>
      </w:divBdr>
    </w:div>
    <w:div w:id="1149322204">
      <w:bodyDiv w:val="1"/>
      <w:marLeft w:val="0"/>
      <w:marRight w:val="0"/>
      <w:marTop w:val="0"/>
      <w:marBottom w:val="0"/>
      <w:divBdr>
        <w:top w:val="none" w:sz="0" w:space="0" w:color="auto"/>
        <w:left w:val="none" w:sz="0" w:space="0" w:color="auto"/>
        <w:bottom w:val="none" w:sz="0" w:space="0" w:color="auto"/>
        <w:right w:val="none" w:sz="0" w:space="0" w:color="auto"/>
      </w:divBdr>
    </w:div>
    <w:div w:id="1150093351">
      <w:bodyDiv w:val="1"/>
      <w:marLeft w:val="0"/>
      <w:marRight w:val="0"/>
      <w:marTop w:val="0"/>
      <w:marBottom w:val="0"/>
      <w:divBdr>
        <w:top w:val="none" w:sz="0" w:space="0" w:color="auto"/>
        <w:left w:val="none" w:sz="0" w:space="0" w:color="auto"/>
        <w:bottom w:val="none" w:sz="0" w:space="0" w:color="auto"/>
        <w:right w:val="none" w:sz="0" w:space="0" w:color="auto"/>
      </w:divBdr>
    </w:div>
    <w:div w:id="1150245399">
      <w:bodyDiv w:val="1"/>
      <w:marLeft w:val="0"/>
      <w:marRight w:val="0"/>
      <w:marTop w:val="0"/>
      <w:marBottom w:val="0"/>
      <w:divBdr>
        <w:top w:val="none" w:sz="0" w:space="0" w:color="auto"/>
        <w:left w:val="none" w:sz="0" w:space="0" w:color="auto"/>
        <w:bottom w:val="none" w:sz="0" w:space="0" w:color="auto"/>
        <w:right w:val="none" w:sz="0" w:space="0" w:color="auto"/>
      </w:divBdr>
      <w:divsChild>
        <w:div w:id="40793466">
          <w:marLeft w:val="2520"/>
          <w:marRight w:val="0"/>
          <w:marTop w:val="77"/>
          <w:marBottom w:val="0"/>
          <w:divBdr>
            <w:top w:val="none" w:sz="0" w:space="0" w:color="auto"/>
            <w:left w:val="none" w:sz="0" w:space="0" w:color="auto"/>
            <w:bottom w:val="none" w:sz="0" w:space="0" w:color="auto"/>
            <w:right w:val="none" w:sz="0" w:space="0" w:color="auto"/>
          </w:divBdr>
        </w:div>
        <w:div w:id="366029284">
          <w:marLeft w:val="2520"/>
          <w:marRight w:val="0"/>
          <w:marTop w:val="77"/>
          <w:marBottom w:val="0"/>
          <w:divBdr>
            <w:top w:val="none" w:sz="0" w:space="0" w:color="auto"/>
            <w:left w:val="none" w:sz="0" w:space="0" w:color="auto"/>
            <w:bottom w:val="none" w:sz="0" w:space="0" w:color="auto"/>
            <w:right w:val="none" w:sz="0" w:space="0" w:color="auto"/>
          </w:divBdr>
        </w:div>
        <w:div w:id="764611200">
          <w:marLeft w:val="2520"/>
          <w:marRight w:val="0"/>
          <w:marTop w:val="77"/>
          <w:marBottom w:val="0"/>
          <w:divBdr>
            <w:top w:val="none" w:sz="0" w:space="0" w:color="auto"/>
            <w:left w:val="none" w:sz="0" w:space="0" w:color="auto"/>
            <w:bottom w:val="none" w:sz="0" w:space="0" w:color="auto"/>
            <w:right w:val="none" w:sz="0" w:space="0" w:color="auto"/>
          </w:divBdr>
        </w:div>
        <w:div w:id="923996836">
          <w:marLeft w:val="1800"/>
          <w:marRight w:val="0"/>
          <w:marTop w:val="86"/>
          <w:marBottom w:val="0"/>
          <w:divBdr>
            <w:top w:val="none" w:sz="0" w:space="0" w:color="auto"/>
            <w:left w:val="none" w:sz="0" w:space="0" w:color="auto"/>
            <w:bottom w:val="none" w:sz="0" w:space="0" w:color="auto"/>
            <w:right w:val="none" w:sz="0" w:space="0" w:color="auto"/>
          </w:divBdr>
        </w:div>
        <w:div w:id="958608412">
          <w:marLeft w:val="2520"/>
          <w:marRight w:val="0"/>
          <w:marTop w:val="77"/>
          <w:marBottom w:val="0"/>
          <w:divBdr>
            <w:top w:val="none" w:sz="0" w:space="0" w:color="auto"/>
            <w:left w:val="none" w:sz="0" w:space="0" w:color="auto"/>
            <w:bottom w:val="none" w:sz="0" w:space="0" w:color="auto"/>
            <w:right w:val="none" w:sz="0" w:space="0" w:color="auto"/>
          </w:divBdr>
        </w:div>
        <w:div w:id="1200818202">
          <w:marLeft w:val="3240"/>
          <w:marRight w:val="0"/>
          <w:marTop w:val="77"/>
          <w:marBottom w:val="0"/>
          <w:divBdr>
            <w:top w:val="none" w:sz="0" w:space="0" w:color="auto"/>
            <w:left w:val="none" w:sz="0" w:space="0" w:color="auto"/>
            <w:bottom w:val="none" w:sz="0" w:space="0" w:color="auto"/>
            <w:right w:val="none" w:sz="0" w:space="0" w:color="auto"/>
          </w:divBdr>
        </w:div>
        <w:div w:id="1247155958">
          <w:marLeft w:val="1800"/>
          <w:marRight w:val="0"/>
          <w:marTop w:val="86"/>
          <w:marBottom w:val="0"/>
          <w:divBdr>
            <w:top w:val="none" w:sz="0" w:space="0" w:color="auto"/>
            <w:left w:val="none" w:sz="0" w:space="0" w:color="auto"/>
            <w:bottom w:val="none" w:sz="0" w:space="0" w:color="auto"/>
            <w:right w:val="none" w:sz="0" w:space="0" w:color="auto"/>
          </w:divBdr>
        </w:div>
        <w:div w:id="1525941804">
          <w:marLeft w:val="547"/>
          <w:marRight w:val="0"/>
          <w:marTop w:val="115"/>
          <w:marBottom w:val="0"/>
          <w:divBdr>
            <w:top w:val="none" w:sz="0" w:space="0" w:color="auto"/>
            <w:left w:val="none" w:sz="0" w:space="0" w:color="auto"/>
            <w:bottom w:val="none" w:sz="0" w:space="0" w:color="auto"/>
            <w:right w:val="none" w:sz="0" w:space="0" w:color="auto"/>
          </w:divBdr>
        </w:div>
        <w:div w:id="1803115701">
          <w:marLeft w:val="2520"/>
          <w:marRight w:val="0"/>
          <w:marTop w:val="77"/>
          <w:marBottom w:val="0"/>
          <w:divBdr>
            <w:top w:val="none" w:sz="0" w:space="0" w:color="auto"/>
            <w:left w:val="none" w:sz="0" w:space="0" w:color="auto"/>
            <w:bottom w:val="none" w:sz="0" w:space="0" w:color="auto"/>
            <w:right w:val="none" w:sz="0" w:space="0" w:color="auto"/>
          </w:divBdr>
        </w:div>
        <w:div w:id="1904288366">
          <w:marLeft w:val="1166"/>
          <w:marRight w:val="0"/>
          <w:marTop w:val="96"/>
          <w:marBottom w:val="0"/>
          <w:divBdr>
            <w:top w:val="none" w:sz="0" w:space="0" w:color="auto"/>
            <w:left w:val="none" w:sz="0" w:space="0" w:color="auto"/>
            <w:bottom w:val="none" w:sz="0" w:space="0" w:color="auto"/>
            <w:right w:val="none" w:sz="0" w:space="0" w:color="auto"/>
          </w:divBdr>
        </w:div>
        <w:div w:id="2029405011">
          <w:marLeft w:val="1800"/>
          <w:marRight w:val="0"/>
          <w:marTop w:val="86"/>
          <w:marBottom w:val="0"/>
          <w:divBdr>
            <w:top w:val="none" w:sz="0" w:space="0" w:color="auto"/>
            <w:left w:val="none" w:sz="0" w:space="0" w:color="auto"/>
            <w:bottom w:val="none" w:sz="0" w:space="0" w:color="auto"/>
            <w:right w:val="none" w:sz="0" w:space="0" w:color="auto"/>
          </w:divBdr>
        </w:div>
        <w:div w:id="2033875061">
          <w:marLeft w:val="2520"/>
          <w:marRight w:val="0"/>
          <w:marTop w:val="77"/>
          <w:marBottom w:val="0"/>
          <w:divBdr>
            <w:top w:val="none" w:sz="0" w:space="0" w:color="auto"/>
            <w:left w:val="none" w:sz="0" w:space="0" w:color="auto"/>
            <w:bottom w:val="none" w:sz="0" w:space="0" w:color="auto"/>
            <w:right w:val="none" w:sz="0" w:space="0" w:color="auto"/>
          </w:divBdr>
        </w:div>
      </w:divsChild>
    </w:div>
    <w:div w:id="1151674204">
      <w:bodyDiv w:val="1"/>
      <w:marLeft w:val="0"/>
      <w:marRight w:val="0"/>
      <w:marTop w:val="0"/>
      <w:marBottom w:val="0"/>
      <w:divBdr>
        <w:top w:val="none" w:sz="0" w:space="0" w:color="auto"/>
        <w:left w:val="none" w:sz="0" w:space="0" w:color="auto"/>
        <w:bottom w:val="none" w:sz="0" w:space="0" w:color="auto"/>
        <w:right w:val="none" w:sz="0" w:space="0" w:color="auto"/>
      </w:divBdr>
    </w:div>
    <w:div w:id="1152716539">
      <w:bodyDiv w:val="1"/>
      <w:marLeft w:val="0"/>
      <w:marRight w:val="0"/>
      <w:marTop w:val="0"/>
      <w:marBottom w:val="0"/>
      <w:divBdr>
        <w:top w:val="none" w:sz="0" w:space="0" w:color="auto"/>
        <w:left w:val="none" w:sz="0" w:space="0" w:color="auto"/>
        <w:bottom w:val="none" w:sz="0" w:space="0" w:color="auto"/>
        <w:right w:val="none" w:sz="0" w:space="0" w:color="auto"/>
      </w:divBdr>
    </w:div>
    <w:div w:id="1153528980">
      <w:bodyDiv w:val="1"/>
      <w:marLeft w:val="0"/>
      <w:marRight w:val="0"/>
      <w:marTop w:val="0"/>
      <w:marBottom w:val="0"/>
      <w:divBdr>
        <w:top w:val="none" w:sz="0" w:space="0" w:color="auto"/>
        <w:left w:val="none" w:sz="0" w:space="0" w:color="auto"/>
        <w:bottom w:val="none" w:sz="0" w:space="0" w:color="auto"/>
        <w:right w:val="none" w:sz="0" w:space="0" w:color="auto"/>
      </w:divBdr>
    </w:div>
    <w:div w:id="1153641090">
      <w:bodyDiv w:val="1"/>
      <w:marLeft w:val="0"/>
      <w:marRight w:val="0"/>
      <w:marTop w:val="0"/>
      <w:marBottom w:val="0"/>
      <w:divBdr>
        <w:top w:val="none" w:sz="0" w:space="0" w:color="auto"/>
        <w:left w:val="none" w:sz="0" w:space="0" w:color="auto"/>
        <w:bottom w:val="none" w:sz="0" w:space="0" w:color="auto"/>
        <w:right w:val="none" w:sz="0" w:space="0" w:color="auto"/>
      </w:divBdr>
    </w:div>
    <w:div w:id="1154300483">
      <w:bodyDiv w:val="1"/>
      <w:marLeft w:val="0"/>
      <w:marRight w:val="0"/>
      <w:marTop w:val="0"/>
      <w:marBottom w:val="0"/>
      <w:divBdr>
        <w:top w:val="none" w:sz="0" w:space="0" w:color="auto"/>
        <w:left w:val="none" w:sz="0" w:space="0" w:color="auto"/>
        <w:bottom w:val="none" w:sz="0" w:space="0" w:color="auto"/>
        <w:right w:val="none" w:sz="0" w:space="0" w:color="auto"/>
      </w:divBdr>
      <w:divsChild>
        <w:div w:id="26296764">
          <w:marLeft w:val="1166"/>
          <w:marRight w:val="0"/>
          <w:marTop w:val="134"/>
          <w:marBottom w:val="0"/>
          <w:divBdr>
            <w:top w:val="none" w:sz="0" w:space="0" w:color="auto"/>
            <w:left w:val="none" w:sz="0" w:space="0" w:color="auto"/>
            <w:bottom w:val="none" w:sz="0" w:space="0" w:color="auto"/>
            <w:right w:val="none" w:sz="0" w:space="0" w:color="auto"/>
          </w:divBdr>
        </w:div>
        <w:div w:id="119763868">
          <w:marLeft w:val="1166"/>
          <w:marRight w:val="0"/>
          <w:marTop w:val="134"/>
          <w:marBottom w:val="0"/>
          <w:divBdr>
            <w:top w:val="none" w:sz="0" w:space="0" w:color="auto"/>
            <w:left w:val="none" w:sz="0" w:space="0" w:color="auto"/>
            <w:bottom w:val="none" w:sz="0" w:space="0" w:color="auto"/>
            <w:right w:val="none" w:sz="0" w:space="0" w:color="auto"/>
          </w:divBdr>
        </w:div>
        <w:div w:id="573928585">
          <w:marLeft w:val="1800"/>
          <w:marRight w:val="0"/>
          <w:marTop w:val="115"/>
          <w:marBottom w:val="0"/>
          <w:divBdr>
            <w:top w:val="none" w:sz="0" w:space="0" w:color="auto"/>
            <w:left w:val="none" w:sz="0" w:space="0" w:color="auto"/>
            <w:bottom w:val="none" w:sz="0" w:space="0" w:color="auto"/>
            <w:right w:val="none" w:sz="0" w:space="0" w:color="auto"/>
          </w:divBdr>
        </w:div>
        <w:div w:id="1864513596">
          <w:marLeft w:val="1166"/>
          <w:marRight w:val="0"/>
          <w:marTop w:val="134"/>
          <w:marBottom w:val="0"/>
          <w:divBdr>
            <w:top w:val="none" w:sz="0" w:space="0" w:color="auto"/>
            <w:left w:val="none" w:sz="0" w:space="0" w:color="auto"/>
            <w:bottom w:val="none" w:sz="0" w:space="0" w:color="auto"/>
            <w:right w:val="none" w:sz="0" w:space="0" w:color="auto"/>
          </w:divBdr>
        </w:div>
        <w:div w:id="1906451157">
          <w:marLeft w:val="547"/>
          <w:marRight w:val="0"/>
          <w:marTop w:val="154"/>
          <w:marBottom w:val="0"/>
          <w:divBdr>
            <w:top w:val="none" w:sz="0" w:space="0" w:color="auto"/>
            <w:left w:val="none" w:sz="0" w:space="0" w:color="auto"/>
            <w:bottom w:val="none" w:sz="0" w:space="0" w:color="auto"/>
            <w:right w:val="none" w:sz="0" w:space="0" w:color="auto"/>
          </w:divBdr>
        </w:div>
      </w:divsChild>
    </w:div>
    <w:div w:id="1155485993">
      <w:bodyDiv w:val="1"/>
      <w:marLeft w:val="0"/>
      <w:marRight w:val="0"/>
      <w:marTop w:val="0"/>
      <w:marBottom w:val="0"/>
      <w:divBdr>
        <w:top w:val="none" w:sz="0" w:space="0" w:color="auto"/>
        <w:left w:val="none" w:sz="0" w:space="0" w:color="auto"/>
        <w:bottom w:val="none" w:sz="0" w:space="0" w:color="auto"/>
        <w:right w:val="none" w:sz="0" w:space="0" w:color="auto"/>
      </w:divBdr>
    </w:div>
    <w:div w:id="1155492667">
      <w:bodyDiv w:val="1"/>
      <w:marLeft w:val="0"/>
      <w:marRight w:val="0"/>
      <w:marTop w:val="0"/>
      <w:marBottom w:val="0"/>
      <w:divBdr>
        <w:top w:val="none" w:sz="0" w:space="0" w:color="auto"/>
        <w:left w:val="none" w:sz="0" w:space="0" w:color="auto"/>
        <w:bottom w:val="none" w:sz="0" w:space="0" w:color="auto"/>
        <w:right w:val="none" w:sz="0" w:space="0" w:color="auto"/>
      </w:divBdr>
    </w:div>
    <w:div w:id="1156844661">
      <w:bodyDiv w:val="1"/>
      <w:marLeft w:val="0"/>
      <w:marRight w:val="0"/>
      <w:marTop w:val="0"/>
      <w:marBottom w:val="0"/>
      <w:divBdr>
        <w:top w:val="none" w:sz="0" w:space="0" w:color="auto"/>
        <w:left w:val="none" w:sz="0" w:space="0" w:color="auto"/>
        <w:bottom w:val="none" w:sz="0" w:space="0" w:color="auto"/>
        <w:right w:val="none" w:sz="0" w:space="0" w:color="auto"/>
      </w:divBdr>
      <w:divsChild>
        <w:div w:id="274365654">
          <w:marLeft w:val="1166"/>
          <w:marRight w:val="0"/>
          <w:marTop w:val="134"/>
          <w:marBottom w:val="0"/>
          <w:divBdr>
            <w:top w:val="none" w:sz="0" w:space="0" w:color="auto"/>
            <w:left w:val="none" w:sz="0" w:space="0" w:color="auto"/>
            <w:bottom w:val="none" w:sz="0" w:space="0" w:color="auto"/>
            <w:right w:val="none" w:sz="0" w:space="0" w:color="auto"/>
          </w:divBdr>
        </w:div>
        <w:div w:id="670185146">
          <w:marLeft w:val="547"/>
          <w:marRight w:val="0"/>
          <w:marTop w:val="154"/>
          <w:marBottom w:val="0"/>
          <w:divBdr>
            <w:top w:val="none" w:sz="0" w:space="0" w:color="auto"/>
            <w:left w:val="none" w:sz="0" w:space="0" w:color="auto"/>
            <w:bottom w:val="none" w:sz="0" w:space="0" w:color="auto"/>
            <w:right w:val="none" w:sz="0" w:space="0" w:color="auto"/>
          </w:divBdr>
        </w:div>
        <w:div w:id="1098981765">
          <w:marLeft w:val="547"/>
          <w:marRight w:val="0"/>
          <w:marTop w:val="154"/>
          <w:marBottom w:val="0"/>
          <w:divBdr>
            <w:top w:val="none" w:sz="0" w:space="0" w:color="auto"/>
            <w:left w:val="none" w:sz="0" w:space="0" w:color="auto"/>
            <w:bottom w:val="none" w:sz="0" w:space="0" w:color="auto"/>
            <w:right w:val="none" w:sz="0" w:space="0" w:color="auto"/>
          </w:divBdr>
        </w:div>
        <w:div w:id="1707441873">
          <w:marLeft w:val="1166"/>
          <w:marRight w:val="0"/>
          <w:marTop w:val="134"/>
          <w:marBottom w:val="0"/>
          <w:divBdr>
            <w:top w:val="none" w:sz="0" w:space="0" w:color="auto"/>
            <w:left w:val="none" w:sz="0" w:space="0" w:color="auto"/>
            <w:bottom w:val="none" w:sz="0" w:space="0" w:color="auto"/>
            <w:right w:val="none" w:sz="0" w:space="0" w:color="auto"/>
          </w:divBdr>
        </w:div>
      </w:divsChild>
    </w:div>
    <w:div w:id="1157451587">
      <w:bodyDiv w:val="1"/>
      <w:marLeft w:val="0"/>
      <w:marRight w:val="0"/>
      <w:marTop w:val="0"/>
      <w:marBottom w:val="0"/>
      <w:divBdr>
        <w:top w:val="none" w:sz="0" w:space="0" w:color="auto"/>
        <w:left w:val="none" w:sz="0" w:space="0" w:color="auto"/>
        <w:bottom w:val="none" w:sz="0" w:space="0" w:color="auto"/>
        <w:right w:val="none" w:sz="0" w:space="0" w:color="auto"/>
      </w:divBdr>
      <w:divsChild>
        <w:div w:id="60179506">
          <w:marLeft w:val="547"/>
          <w:marRight w:val="0"/>
          <w:marTop w:val="96"/>
          <w:marBottom w:val="0"/>
          <w:divBdr>
            <w:top w:val="none" w:sz="0" w:space="0" w:color="auto"/>
            <w:left w:val="none" w:sz="0" w:space="0" w:color="auto"/>
            <w:bottom w:val="none" w:sz="0" w:space="0" w:color="auto"/>
            <w:right w:val="none" w:sz="0" w:space="0" w:color="auto"/>
          </w:divBdr>
        </w:div>
        <w:div w:id="121120662">
          <w:marLeft w:val="547"/>
          <w:marRight w:val="0"/>
          <w:marTop w:val="96"/>
          <w:marBottom w:val="0"/>
          <w:divBdr>
            <w:top w:val="none" w:sz="0" w:space="0" w:color="auto"/>
            <w:left w:val="none" w:sz="0" w:space="0" w:color="auto"/>
            <w:bottom w:val="none" w:sz="0" w:space="0" w:color="auto"/>
            <w:right w:val="none" w:sz="0" w:space="0" w:color="auto"/>
          </w:divBdr>
        </w:div>
        <w:div w:id="281811779">
          <w:marLeft w:val="1166"/>
          <w:marRight w:val="0"/>
          <w:marTop w:val="86"/>
          <w:marBottom w:val="0"/>
          <w:divBdr>
            <w:top w:val="none" w:sz="0" w:space="0" w:color="auto"/>
            <w:left w:val="none" w:sz="0" w:space="0" w:color="auto"/>
            <w:bottom w:val="none" w:sz="0" w:space="0" w:color="auto"/>
            <w:right w:val="none" w:sz="0" w:space="0" w:color="auto"/>
          </w:divBdr>
        </w:div>
        <w:div w:id="307976896">
          <w:marLeft w:val="1800"/>
          <w:marRight w:val="0"/>
          <w:marTop w:val="77"/>
          <w:marBottom w:val="0"/>
          <w:divBdr>
            <w:top w:val="none" w:sz="0" w:space="0" w:color="auto"/>
            <w:left w:val="none" w:sz="0" w:space="0" w:color="auto"/>
            <w:bottom w:val="none" w:sz="0" w:space="0" w:color="auto"/>
            <w:right w:val="none" w:sz="0" w:space="0" w:color="auto"/>
          </w:divBdr>
        </w:div>
        <w:div w:id="396369198">
          <w:marLeft w:val="1166"/>
          <w:marRight w:val="0"/>
          <w:marTop w:val="86"/>
          <w:marBottom w:val="0"/>
          <w:divBdr>
            <w:top w:val="none" w:sz="0" w:space="0" w:color="auto"/>
            <w:left w:val="none" w:sz="0" w:space="0" w:color="auto"/>
            <w:bottom w:val="none" w:sz="0" w:space="0" w:color="auto"/>
            <w:right w:val="none" w:sz="0" w:space="0" w:color="auto"/>
          </w:divBdr>
        </w:div>
        <w:div w:id="408504283">
          <w:marLeft w:val="1166"/>
          <w:marRight w:val="0"/>
          <w:marTop w:val="86"/>
          <w:marBottom w:val="0"/>
          <w:divBdr>
            <w:top w:val="none" w:sz="0" w:space="0" w:color="auto"/>
            <w:left w:val="none" w:sz="0" w:space="0" w:color="auto"/>
            <w:bottom w:val="none" w:sz="0" w:space="0" w:color="auto"/>
            <w:right w:val="none" w:sz="0" w:space="0" w:color="auto"/>
          </w:divBdr>
        </w:div>
        <w:div w:id="409736586">
          <w:marLeft w:val="547"/>
          <w:marRight w:val="0"/>
          <w:marTop w:val="96"/>
          <w:marBottom w:val="0"/>
          <w:divBdr>
            <w:top w:val="none" w:sz="0" w:space="0" w:color="auto"/>
            <w:left w:val="none" w:sz="0" w:space="0" w:color="auto"/>
            <w:bottom w:val="none" w:sz="0" w:space="0" w:color="auto"/>
            <w:right w:val="none" w:sz="0" w:space="0" w:color="auto"/>
          </w:divBdr>
        </w:div>
        <w:div w:id="539822029">
          <w:marLeft w:val="1800"/>
          <w:marRight w:val="0"/>
          <w:marTop w:val="77"/>
          <w:marBottom w:val="0"/>
          <w:divBdr>
            <w:top w:val="none" w:sz="0" w:space="0" w:color="auto"/>
            <w:left w:val="none" w:sz="0" w:space="0" w:color="auto"/>
            <w:bottom w:val="none" w:sz="0" w:space="0" w:color="auto"/>
            <w:right w:val="none" w:sz="0" w:space="0" w:color="auto"/>
          </w:divBdr>
        </w:div>
        <w:div w:id="801726386">
          <w:marLeft w:val="1800"/>
          <w:marRight w:val="0"/>
          <w:marTop w:val="77"/>
          <w:marBottom w:val="0"/>
          <w:divBdr>
            <w:top w:val="none" w:sz="0" w:space="0" w:color="auto"/>
            <w:left w:val="none" w:sz="0" w:space="0" w:color="auto"/>
            <w:bottom w:val="none" w:sz="0" w:space="0" w:color="auto"/>
            <w:right w:val="none" w:sz="0" w:space="0" w:color="auto"/>
          </w:divBdr>
        </w:div>
        <w:div w:id="856044994">
          <w:marLeft w:val="1800"/>
          <w:marRight w:val="0"/>
          <w:marTop w:val="77"/>
          <w:marBottom w:val="0"/>
          <w:divBdr>
            <w:top w:val="none" w:sz="0" w:space="0" w:color="auto"/>
            <w:left w:val="none" w:sz="0" w:space="0" w:color="auto"/>
            <w:bottom w:val="none" w:sz="0" w:space="0" w:color="auto"/>
            <w:right w:val="none" w:sz="0" w:space="0" w:color="auto"/>
          </w:divBdr>
        </w:div>
        <w:div w:id="1111244609">
          <w:marLeft w:val="1166"/>
          <w:marRight w:val="0"/>
          <w:marTop w:val="86"/>
          <w:marBottom w:val="0"/>
          <w:divBdr>
            <w:top w:val="none" w:sz="0" w:space="0" w:color="auto"/>
            <w:left w:val="none" w:sz="0" w:space="0" w:color="auto"/>
            <w:bottom w:val="none" w:sz="0" w:space="0" w:color="auto"/>
            <w:right w:val="none" w:sz="0" w:space="0" w:color="auto"/>
          </w:divBdr>
        </w:div>
        <w:div w:id="1200702864">
          <w:marLeft w:val="1800"/>
          <w:marRight w:val="0"/>
          <w:marTop w:val="77"/>
          <w:marBottom w:val="0"/>
          <w:divBdr>
            <w:top w:val="none" w:sz="0" w:space="0" w:color="auto"/>
            <w:left w:val="none" w:sz="0" w:space="0" w:color="auto"/>
            <w:bottom w:val="none" w:sz="0" w:space="0" w:color="auto"/>
            <w:right w:val="none" w:sz="0" w:space="0" w:color="auto"/>
          </w:divBdr>
        </w:div>
        <w:div w:id="1269846945">
          <w:marLeft w:val="1166"/>
          <w:marRight w:val="0"/>
          <w:marTop w:val="86"/>
          <w:marBottom w:val="0"/>
          <w:divBdr>
            <w:top w:val="none" w:sz="0" w:space="0" w:color="auto"/>
            <w:left w:val="none" w:sz="0" w:space="0" w:color="auto"/>
            <w:bottom w:val="none" w:sz="0" w:space="0" w:color="auto"/>
            <w:right w:val="none" w:sz="0" w:space="0" w:color="auto"/>
          </w:divBdr>
        </w:div>
        <w:div w:id="1493376454">
          <w:marLeft w:val="1800"/>
          <w:marRight w:val="0"/>
          <w:marTop w:val="77"/>
          <w:marBottom w:val="0"/>
          <w:divBdr>
            <w:top w:val="none" w:sz="0" w:space="0" w:color="auto"/>
            <w:left w:val="none" w:sz="0" w:space="0" w:color="auto"/>
            <w:bottom w:val="none" w:sz="0" w:space="0" w:color="auto"/>
            <w:right w:val="none" w:sz="0" w:space="0" w:color="auto"/>
          </w:divBdr>
        </w:div>
        <w:div w:id="1515799380">
          <w:marLeft w:val="1800"/>
          <w:marRight w:val="0"/>
          <w:marTop w:val="77"/>
          <w:marBottom w:val="0"/>
          <w:divBdr>
            <w:top w:val="none" w:sz="0" w:space="0" w:color="auto"/>
            <w:left w:val="none" w:sz="0" w:space="0" w:color="auto"/>
            <w:bottom w:val="none" w:sz="0" w:space="0" w:color="auto"/>
            <w:right w:val="none" w:sz="0" w:space="0" w:color="auto"/>
          </w:divBdr>
        </w:div>
        <w:div w:id="1813667774">
          <w:marLeft w:val="1800"/>
          <w:marRight w:val="0"/>
          <w:marTop w:val="77"/>
          <w:marBottom w:val="0"/>
          <w:divBdr>
            <w:top w:val="none" w:sz="0" w:space="0" w:color="auto"/>
            <w:left w:val="none" w:sz="0" w:space="0" w:color="auto"/>
            <w:bottom w:val="none" w:sz="0" w:space="0" w:color="auto"/>
            <w:right w:val="none" w:sz="0" w:space="0" w:color="auto"/>
          </w:divBdr>
        </w:div>
        <w:div w:id="1900553509">
          <w:marLeft w:val="1800"/>
          <w:marRight w:val="0"/>
          <w:marTop w:val="77"/>
          <w:marBottom w:val="0"/>
          <w:divBdr>
            <w:top w:val="none" w:sz="0" w:space="0" w:color="auto"/>
            <w:left w:val="none" w:sz="0" w:space="0" w:color="auto"/>
            <w:bottom w:val="none" w:sz="0" w:space="0" w:color="auto"/>
            <w:right w:val="none" w:sz="0" w:space="0" w:color="auto"/>
          </w:divBdr>
        </w:div>
        <w:div w:id="2059039343">
          <w:marLeft w:val="1800"/>
          <w:marRight w:val="0"/>
          <w:marTop w:val="77"/>
          <w:marBottom w:val="0"/>
          <w:divBdr>
            <w:top w:val="none" w:sz="0" w:space="0" w:color="auto"/>
            <w:left w:val="none" w:sz="0" w:space="0" w:color="auto"/>
            <w:bottom w:val="none" w:sz="0" w:space="0" w:color="auto"/>
            <w:right w:val="none" w:sz="0" w:space="0" w:color="auto"/>
          </w:divBdr>
        </w:div>
      </w:divsChild>
    </w:div>
    <w:div w:id="1158154886">
      <w:bodyDiv w:val="1"/>
      <w:marLeft w:val="0"/>
      <w:marRight w:val="0"/>
      <w:marTop w:val="0"/>
      <w:marBottom w:val="0"/>
      <w:divBdr>
        <w:top w:val="none" w:sz="0" w:space="0" w:color="auto"/>
        <w:left w:val="none" w:sz="0" w:space="0" w:color="auto"/>
        <w:bottom w:val="none" w:sz="0" w:space="0" w:color="auto"/>
        <w:right w:val="none" w:sz="0" w:space="0" w:color="auto"/>
      </w:divBdr>
      <w:divsChild>
        <w:div w:id="357975293">
          <w:marLeft w:val="1800"/>
          <w:marRight w:val="0"/>
          <w:marTop w:val="91"/>
          <w:marBottom w:val="0"/>
          <w:divBdr>
            <w:top w:val="none" w:sz="0" w:space="0" w:color="auto"/>
            <w:left w:val="none" w:sz="0" w:space="0" w:color="auto"/>
            <w:bottom w:val="none" w:sz="0" w:space="0" w:color="auto"/>
            <w:right w:val="none" w:sz="0" w:space="0" w:color="auto"/>
          </w:divBdr>
        </w:div>
        <w:div w:id="524178765">
          <w:marLeft w:val="2520"/>
          <w:marRight w:val="0"/>
          <w:marTop w:val="82"/>
          <w:marBottom w:val="0"/>
          <w:divBdr>
            <w:top w:val="none" w:sz="0" w:space="0" w:color="auto"/>
            <w:left w:val="none" w:sz="0" w:space="0" w:color="auto"/>
            <w:bottom w:val="none" w:sz="0" w:space="0" w:color="auto"/>
            <w:right w:val="none" w:sz="0" w:space="0" w:color="auto"/>
          </w:divBdr>
        </w:div>
        <w:div w:id="575743576">
          <w:marLeft w:val="1800"/>
          <w:marRight w:val="0"/>
          <w:marTop w:val="91"/>
          <w:marBottom w:val="0"/>
          <w:divBdr>
            <w:top w:val="none" w:sz="0" w:space="0" w:color="auto"/>
            <w:left w:val="none" w:sz="0" w:space="0" w:color="auto"/>
            <w:bottom w:val="none" w:sz="0" w:space="0" w:color="auto"/>
            <w:right w:val="none" w:sz="0" w:space="0" w:color="auto"/>
          </w:divBdr>
        </w:div>
        <w:div w:id="792754550">
          <w:marLeft w:val="547"/>
          <w:marRight w:val="0"/>
          <w:marTop w:val="125"/>
          <w:marBottom w:val="0"/>
          <w:divBdr>
            <w:top w:val="none" w:sz="0" w:space="0" w:color="auto"/>
            <w:left w:val="none" w:sz="0" w:space="0" w:color="auto"/>
            <w:bottom w:val="none" w:sz="0" w:space="0" w:color="auto"/>
            <w:right w:val="none" w:sz="0" w:space="0" w:color="auto"/>
          </w:divBdr>
        </w:div>
        <w:div w:id="1041707722">
          <w:marLeft w:val="1166"/>
          <w:marRight w:val="0"/>
          <w:marTop w:val="106"/>
          <w:marBottom w:val="0"/>
          <w:divBdr>
            <w:top w:val="none" w:sz="0" w:space="0" w:color="auto"/>
            <w:left w:val="none" w:sz="0" w:space="0" w:color="auto"/>
            <w:bottom w:val="none" w:sz="0" w:space="0" w:color="auto"/>
            <w:right w:val="none" w:sz="0" w:space="0" w:color="auto"/>
          </w:divBdr>
        </w:div>
        <w:div w:id="1082024595">
          <w:marLeft w:val="1800"/>
          <w:marRight w:val="0"/>
          <w:marTop w:val="91"/>
          <w:marBottom w:val="0"/>
          <w:divBdr>
            <w:top w:val="none" w:sz="0" w:space="0" w:color="auto"/>
            <w:left w:val="none" w:sz="0" w:space="0" w:color="auto"/>
            <w:bottom w:val="none" w:sz="0" w:space="0" w:color="auto"/>
            <w:right w:val="none" w:sz="0" w:space="0" w:color="auto"/>
          </w:divBdr>
        </w:div>
        <w:div w:id="1310748529">
          <w:marLeft w:val="2520"/>
          <w:marRight w:val="0"/>
          <w:marTop w:val="82"/>
          <w:marBottom w:val="0"/>
          <w:divBdr>
            <w:top w:val="none" w:sz="0" w:space="0" w:color="auto"/>
            <w:left w:val="none" w:sz="0" w:space="0" w:color="auto"/>
            <w:bottom w:val="none" w:sz="0" w:space="0" w:color="auto"/>
            <w:right w:val="none" w:sz="0" w:space="0" w:color="auto"/>
          </w:divBdr>
        </w:div>
        <w:div w:id="1390110684">
          <w:marLeft w:val="1166"/>
          <w:marRight w:val="0"/>
          <w:marTop w:val="106"/>
          <w:marBottom w:val="0"/>
          <w:divBdr>
            <w:top w:val="none" w:sz="0" w:space="0" w:color="auto"/>
            <w:left w:val="none" w:sz="0" w:space="0" w:color="auto"/>
            <w:bottom w:val="none" w:sz="0" w:space="0" w:color="auto"/>
            <w:right w:val="none" w:sz="0" w:space="0" w:color="auto"/>
          </w:divBdr>
        </w:div>
        <w:div w:id="1732576216">
          <w:marLeft w:val="3240"/>
          <w:marRight w:val="0"/>
          <w:marTop w:val="82"/>
          <w:marBottom w:val="0"/>
          <w:divBdr>
            <w:top w:val="none" w:sz="0" w:space="0" w:color="auto"/>
            <w:left w:val="none" w:sz="0" w:space="0" w:color="auto"/>
            <w:bottom w:val="none" w:sz="0" w:space="0" w:color="auto"/>
            <w:right w:val="none" w:sz="0" w:space="0" w:color="auto"/>
          </w:divBdr>
        </w:div>
        <w:div w:id="1814323869">
          <w:marLeft w:val="1800"/>
          <w:marRight w:val="0"/>
          <w:marTop w:val="96"/>
          <w:marBottom w:val="0"/>
          <w:divBdr>
            <w:top w:val="none" w:sz="0" w:space="0" w:color="auto"/>
            <w:left w:val="none" w:sz="0" w:space="0" w:color="auto"/>
            <w:bottom w:val="none" w:sz="0" w:space="0" w:color="auto"/>
            <w:right w:val="none" w:sz="0" w:space="0" w:color="auto"/>
          </w:divBdr>
        </w:div>
      </w:divsChild>
    </w:div>
    <w:div w:id="1158619920">
      <w:bodyDiv w:val="1"/>
      <w:marLeft w:val="0"/>
      <w:marRight w:val="0"/>
      <w:marTop w:val="0"/>
      <w:marBottom w:val="0"/>
      <w:divBdr>
        <w:top w:val="none" w:sz="0" w:space="0" w:color="auto"/>
        <w:left w:val="none" w:sz="0" w:space="0" w:color="auto"/>
        <w:bottom w:val="none" w:sz="0" w:space="0" w:color="auto"/>
        <w:right w:val="none" w:sz="0" w:space="0" w:color="auto"/>
      </w:divBdr>
      <w:divsChild>
        <w:div w:id="80219853">
          <w:marLeft w:val="547"/>
          <w:marRight w:val="0"/>
          <w:marTop w:val="115"/>
          <w:marBottom w:val="0"/>
          <w:divBdr>
            <w:top w:val="none" w:sz="0" w:space="0" w:color="auto"/>
            <w:left w:val="none" w:sz="0" w:space="0" w:color="auto"/>
            <w:bottom w:val="none" w:sz="0" w:space="0" w:color="auto"/>
            <w:right w:val="none" w:sz="0" w:space="0" w:color="auto"/>
          </w:divBdr>
        </w:div>
        <w:div w:id="353069847">
          <w:marLeft w:val="1166"/>
          <w:marRight w:val="0"/>
          <w:marTop w:val="96"/>
          <w:marBottom w:val="0"/>
          <w:divBdr>
            <w:top w:val="none" w:sz="0" w:space="0" w:color="auto"/>
            <w:left w:val="none" w:sz="0" w:space="0" w:color="auto"/>
            <w:bottom w:val="none" w:sz="0" w:space="0" w:color="auto"/>
            <w:right w:val="none" w:sz="0" w:space="0" w:color="auto"/>
          </w:divBdr>
        </w:div>
        <w:div w:id="567770913">
          <w:marLeft w:val="1166"/>
          <w:marRight w:val="0"/>
          <w:marTop w:val="96"/>
          <w:marBottom w:val="0"/>
          <w:divBdr>
            <w:top w:val="none" w:sz="0" w:space="0" w:color="auto"/>
            <w:left w:val="none" w:sz="0" w:space="0" w:color="auto"/>
            <w:bottom w:val="none" w:sz="0" w:space="0" w:color="auto"/>
            <w:right w:val="none" w:sz="0" w:space="0" w:color="auto"/>
          </w:divBdr>
        </w:div>
        <w:div w:id="1415080689">
          <w:marLeft w:val="1166"/>
          <w:marRight w:val="0"/>
          <w:marTop w:val="96"/>
          <w:marBottom w:val="0"/>
          <w:divBdr>
            <w:top w:val="none" w:sz="0" w:space="0" w:color="auto"/>
            <w:left w:val="none" w:sz="0" w:space="0" w:color="auto"/>
            <w:bottom w:val="none" w:sz="0" w:space="0" w:color="auto"/>
            <w:right w:val="none" w:sz="0" w:space="0" w:color="auto"/>
          </w:divBdr>
        </w:div>
      </w:divsChild>
    </w:div>
    <w:div w:id="1160265637">
      <w:bodyDiv w:val="1"/>
      <w:marLeft w:val="0"/>
      <w:marRight w:val="0"/>
      <w:marTop w:val="0"/>
      <w:marBottom w:val="0"/>
      <w:divBdr>
        <w:top w:val="none" w:sz="0" w:space="0" w:color="auto"/>
        <w:left w:val="none" w:sz="0" w:space="0" w:color="auto"/>
        <w:bottom w:val="none" w:sz="0" w:space="0" w:color="auto"/>
        <w:right w:val="none" w:sz="0" w:space="0" w:color="auto"/>
      </w:divBdr>
      <w:divsChild>
        <w:div w:id="1126580036">
          <w:marLeft w:val="360"/>
          <w:marRight w:val="0"/>
          <w:marTop w:val="200"/>
          <w:marBottom w:val="0"/>
          <w:divBdr>
            <w:top w:val="none" w:sz="0" w:space="0" w:color="auto"/>
            <w:left w:val="none" w:sz="0" w:space="0" w:color="auto"/>
            <w:bottom w:val="none" w:sz="0" w:space="0" w:color="auto"/>
            <w:right w:val="none" w:sz="0" w:space="0" w:color="auto"/>
          </w:divBdr>
        </w:div>
        <w:div w:id="1456480694">
          <w:marLeft w:val="1080"/>
          <w:marRight w:val="0"/>
          <w:marTop w:val="100"/>
          <w:marBottom w:val="0"/>
          <w:divBdr>
            <w:top w:val="none" w:sz="0" w:space="0" w:color="auto"/>
            <w:left w:val="none" w:sz="0" w:space="0" w:color="auto"/>
            <w:bottom w:val="none" w:sz="0" w:space="0" w:color="auto"/>
            <w:right w:val="none" w:sz="0" w:space="0" w:color="auto"/>
          </w:divBdr>
        </w:div>
      </w:divsChild>
    </w:div>
    <w:div w:id="1161002113">
      <w:bodyDiv w:val="1"/>
      <w:marLeft w:val="0"/>
      <w:marRight w:val="0"/>
      <w:marTop w:val="0"/>
      <w:marBottom w:val="0"/>
      <w:divBdr>
        <w:top w:val="none" w:sz="0" w:space="0" w:color="auto"/>
        <w:left w:val="none" w:sz="0" w:space="0" w:color="auto"/>
        <w:bottom w:val="none" w:sz="0" w:space="0" w:color="auto"/>
        <w:right w:val="none" w:sz="0" w:space="0" w:color="auto"/>
      </w:divBdr>
    </w:div>
    <w:div w:id="1161046819">
      <w:bodyDiv w:val="1"/>
      <w:marLeft w:val="0"/>
      <w:marRight w:val="0"/>
      <w:marTop w:val="0"/>
      <w:marBottom w:val="0"/>
      <w:divBdr>
        <w:top w:val="none" w:sz="0" w:space="0" w:color="auto"/>
        <w:left w:val="none" w:sz="0" w:space="0" w:color="auto"/>
        <w:bottom w:val="none" w:sz="0" w:space="0" w:color="auto"/>
        <w:right w:val="none" w:sz="0" w:space="0" w:color="auto"/>
      </w:divBdr>
    </w:div>
    <w:div w:id="1161237072">
      <w:bodyDiv w:val="1"/>
      <w:marLeft w:val="0"/>
      <w:marRight w:val="0"/>
      <w:marTop w:val="0"/>
      <w:marBottom w:val="0"/>
      <w:divBdr>
        <w:top w:val="none" w:sz="0" w:space="0" w:color="auto"/>
        <w:left w:val="none" w:sz="0" w:space="0" w:color="auto"/>
        <w:bottom w:val="none" w:sz="0" w:space="0" w:color="auto"/>
        <w:right w:val="none" w:sz="0" w:space="0" w:color="auto"/>
      </w:divBdr>
      <w:divsChild>
        <w:div w:id="265305777">
          <w:marLeft w:val="1426"/>
          <w:marRight w:val="0"/>
          <w:marTop w:val="60"/>
          <w:marBottom w:val="0"/>
          <w:divBdr>
            <w:top w:val="none" w:sz="0" w:space="0" w:color="auto"/>
            <w:left w:val="none" w:sz="0" w:space="0" w:color="auto"/>
            <w:bottom w:val="none" w:sz="0" w:space="0" w:color="auto"/>
            <w:right w:val="none" w:sz="0" w:space="0" w:color="auto"/>
          </w:divBdr>
        </w:div>
        <w:div w:id="300355416">
          <w:marLeft w:val="2866"/>
          <w:marRight w:val="0"/>
          <w:marTop w:val="60"/>
          <w:marBottom w:val="0"/>
          <w:divBdr>
            <w:top w:val="none" w:sz="0" w:space="0" w:color="auto"/>
            <w:left w:val="none" w:sz="0" w:space="0" w:color="auto"/>
            <w:bottom w:val="none" w:sz="0" w:space="0" w:color="auto"/>
            <w:right w:val="none" w:sz="0" w:space="0" w:color="auto"/>
          </w:divBdr>
        </w:div>
        <w:div w:id="332026969">
          <w:marLeft w:val="2866"/>
          <w:marRight w:val="0"/>
          <w:marTop w:val="60"/>
          <w:marBottom w:val="0"/>
          <w:divBdr>
            <w:top w:val="none" w:sz="0" w:space="0" w:color="auto"/>
            <w:left w:val="none" w:sz="0" w:space="0" w:color="auto"/>
            <w:bottom w:val="none" w:sz="0" w:space="0" w:color="auto"/>
            <w:right w:val="none" w:sz="0" w:space="0" w:color="auto"/>
          </w:divBdr>
        </w:div>
        <w:div w:id="409893133">
          <w:marLeft w:val="2866"/>
          <w:marRight w:val="0"/>
          <w:marTop w:val="60"/>
          <w:marBottom w:val="0"/>
          <w:divBdr>
            <w:top w:val="none" w:sz="0" w:space="0" w:color="auto"/>
            <w:left w:val="none" w:sz="0" w:space="0" w:color="auto"/>
            <w:bottom w:val="none" w:sz="0" w:space="0" w:color="auto"/>
            <w:right w:val="none" w:sz="0" w:space="0" w:color="auto"/>
          </w:divBdr>
        </w:div>
        <w:div w:id="603609753">
          <w:marLeft w:val="1440"/>
          <w:marRight w:val="0"/>
          <w:marTop w:val="0"/>
          <w:marBottom w:val="0"/>
          <w:divBdr>
            <w:top w:val="none" w:sz="0" w:space="0" w:color="auto"/>
            <w:left w:val="none" w:sz="0" w:space="0" w:color="auto"/>
            <w:bottom w:val="none" w:sz="0" w:space="0" w:color="auto"/>
            <w:right w:val="none" w:sz="0" w:space="0" w:color="auto"/>
          </w:divBdr>
        </w:div>
        <w:div w:id="615333479">
          <w:marLeft w:val="2866"/>
          <w:marRight w:val="0"/>
          <w:marTop w:val="60"/>
          <w:marBottom w:val="0"/>
          <w:divBdr>
            <w:top w:val="none" w:sz="0" w:space="0" w:color="auto"/>
            <w:left w:val="none" w:sz="0" w:space="0" w:color="auto"/>
            <w:bottom w:val="none" w:sz="0" w:space="0" w:color="auto"/>
            <w:right w:val="none" w:sz="0" w:space="0" w:color="auto"/>
          </w:divBdr>
        </w:div>
        <w:div w:id="933443276">
          <w:marLeft w:val="1426"/>
          <w:marRight w:val="0"/>
          <w:marTop w:val="60"/>
          <w:marBottom w:val="0"/>
          <w:divBdr>
            <w:top w:val="none" w:sz="0" w:space="0" w:color="auto"/>
            <w:left w:val="none" w:sz="0" w:space="0" w:color="auto"/>
            <w:bottom w:val="none" w:sz="0" w:space="0" w:color="auto"/>
            <w:right w:val="none" w:sz="0" w:space="0" w:color="auto"/>
          </w:divBdr>
        </w:div>
        <w:div w:id="1640570302">
          <w:marLeft w:val="533"/>
          <w:marRight w:val="0"/>
          <w:marTop w:val="60"/>
          <w:marBottom w:val="0"/>
          <w:divBdr>
            <w:top w:val="none" w:sz="0" w:space="0" w:color="auto"/>
            <w:left w:val="none" w:sz="0" w:space="0" w:color="auto"/>
            <w:bottom w:val="none" w:sz="0" w:space="0" w:color="auto"/>
            <w:right w:val="none" w:sz="0" w:space="0" w:color="auto"/>
          </w:divBdr>
        </w:div>
        <w:div w:id="1691566719">
          <w:marLeft w:val="2866"/>
          <w:marRight w:val="0"/>
          <w:marTop w:val="60"/>
          <w:marBottom w:val="0"/>
          <w:divBdr>
            <w:top w:val="none" w:sz="0" w:space="0" w:color="auto"/>
            <w:left w:val="none" w:sz="0" w:space="0" w:color="auto"/>
            <w:bottom w:val="none" w:sz="0" w:space="0" w:color="auto"/>
            <w:right w:val="none" w:sz="0" w:space="0" w:color="auto"/>
          </w:divBdr>
        </w:div>
        <w:div w:id="2107726411">
          <w:marLeft w:val="1426"/>
          <w:marRight w:val="0"/>
          <w:marTop w:val="60"/>
          <w:marBottom w:val="0"/>
          <w:divBdr>
            <w:top w:val="none" w:sz="0" w:space="0" w:color="auto"/>
            <w:left w:val="none" w:sz="0" w:space="0" w:color="auto"/>
            <w:bottom w:val="none" w:sz="0" w:space="0" w:color="auto"/>
            <w:right w:val="none" w:sz="0" w:space="0" w:color="auto"/>
          </w:divBdr>
        </w:div>
      </w:divsChild>
    </w:div>
    <w:div w:id="1161389132">
      <w:bodyDiv w:val="1"/>
      <w:marLeft w:val="0"/>
      <w:marRight w:val="0"/>
      <w:marTop w:val="0"/>
      <w:marBottom w:val="0"/>
      <w:divBdr>
        <w:top w:val="none" w:sz="0" w:space="0" w:color="auto"/>
        <w:left w:val="none" w:sz="0" w:space="0" w:color="auto"/>
        <w:bottom w:val="none" w:sz="0" w:space="0" w:color="auto"/>
        <w:right w:val="none" w:sz="0" w:space="0" w:color="auto"/>
      </w:divBdr>
    </w:div>
    <w:div w:id="1161628157">
      <w:bodyDiv w:val="1"/>
      <w:marLeft w:val="0"/>
      <w:marRight w:val="0"/>
      <w:marTop w:val="0"/>
      <w:marBottom w:val="0"/>
      <w:divBdr>
        <w:top w:val="none" w:sz="0" w:space="0" w:color="auto"/>
        <w:left w:val="none" w:sz="0" w:space="0" w:color="auto"/>
        <w:bottom w:val="none" w:sz="0" w:space="0" w:color="auto"/>
        <w:right w:val="none" w:sz="0" w:space="0" w:color="auto"/>
      </w:divBdr>
    </w:div>
    <w:div w:id="1161769887">
      <w:bodyDiv w:val="1"/>
      <w:marLeft w:val="0"/>
      <w:marRight w:val="0"/>
      <w:marTop w:val="0"/>
      <w:marBottom w:val="0"/>
      <w:divBdr>
        <w:top w:val="none" w:sz="0" w:space="0" w:color="auto"/>
        <w:left w:val="none" w:sz="0" w:space="0" w:color="auto"/>
        <w:bottom w:val="none" w:sz="0" w:space="0" w:color="auto"/>
        <w:right w:val="none" w:sz="0" w:space="0" w:color="auto"/>
      </w:divBdr>
    </w:div>
    <w:div w:id="1162089298">
      <w:bodyDiv w:val="1"/>
      <w:marLeft w:val="0"/>
      <w:marRight w:val="0"/>
      <w:marTop w:val="0"/>
      <w:marBottom w:val="0"/>
      <w:divBdr>
        <w:top w:val="none" w:sz="0" w:space="0" w:color="auto"/>
        <w:left w:val="none" w:sz="0" w:space="0" w:color="auto"/>
        <w:bottom w:val="none" w:sz="0" w:space="0" w:color="auto"/>
        <w:right w:val="none" w:sz="0" w:space="0" w:color="auto"/>
      </w:divBdr>
      <w:divsChild>
        <w:div w:id="160238551">
          <w:marLeft w:val="1800"/>
          <w:marRight w:val="0"/>
          <w:marTop w:val="77"/>
          <w:marBottom w:val="0"/>
          <w:divBdr>
            <w:top w:val="none" w:sz="0" w:space="0" w:color="auto"/>
            <w:left w:val="none" w:sz="0" w:space="0" w:color="auto"/>
            <w:bottom w:val="none" w:sz="0" w:space="0" w:color="auto"/>
            <w:right w:val="none" w:sz="0" w:space="0" w:color="auto"/>
          </w:divBdr>
        </w:div>
        <w:div w:id="308167379">
          <w:marLeft w:val="1800"/>
          <w:marRight w:val="0"/>
          <w:marTop w:val="77"/>
          <w:marBottom w:val="0"/>
          <w:divBdr>
            <w:top w:val="none" w:sz="0" w:space="0" w:color="auto"/>
            <w:left w:val="none" w:sz="0" w:space="0" w:color="auto"/>
            <w:bottom w:val="none" w:sz="0" w:space="0" w:color="auto"/>
            <w:right w:val="none" w:sz="0" w:space="0" w:color="auto"/>
          </w:divBdr>
        </w:div>
        <w:div w:id="430049154">
          <w:marLeft w:val="1800"/>
          <w:marRight w:val="0"/>
          <w:marTop w:val="77"/>
          <w:marBottom w:val="0"/>
          <w:divBdr>
            <w:top w:val="none" w:sz="0" w:space="0" w:color="auto"/>
            <w:left w:val="none" w:sz="0" w:space="0" w:color="auto"/>
            <w:bottom w:val="none" w:sz="0" w:space="0" w:color="auto"/>
            <w:right w:val="none" w:sz="0" w:space="0" w:color="auto"/>
          </w:divBdr>
        </w:div>
        <w:div w:id="710495623">
          <w:marLeft w:val="547"/>
          <w:marRight w:val="0"/>
          <w:marTop w:val="96"/>
          <w:marBottom w:val="0"/>
          <w:divBdr>
            <w:top w:val="none" w:sz="0" w:space="0" w:color="auto"/>
            <w:left w:val="none" w:sz="0" w:space="0" w:color="auto"/>
            <w:bottom w:val="none" w:sz="0" w:space="0" w:color="auto"/>
            <w:right w:val="none" w:sz="0" w:space="0" w:color="auto"/>
          </w:divBdr>
        </w:div>
        <w:div w:id="857740755">
          <w:marLeft w:val="1800"/>
          <w:marRight w:val="0"/>
          <w:marTop w:val="77"/>
          <w:marBottom w:val="0"/>
          <w:divBdr>
            <w:top w:val="none" w:sz="0" w:space="0" w:color="auto"/>
            <w:left w:val="none" w:sz="0" w:space="0" w:color="auto"/>
            <w:bottom w:val="none" w:sz="0" w:space="0" w:color="auto"/>
            <w:right w:val="none" w:sz="0" w:space="0" w:color="auto"/>
          </w:divBdr>
        </w:div>
        <w:div w:id="1102988806">
          <w:marLeft w:val="1166"/>
          <w:marRight w:val="0"/>
          <w:marTop w:val="96"/>
          <w:marBottom w:val="0"/>
          <w:divBdr>
            <w:top w:val="none" w:sz="0" w:space="0" w:color="auto"/>
            <w:left w:val="none" w:sz="0" w:space="0" w:color="auto"/>
            <w:bottom w:val="none" w:sz="0" w:space="0" w:color="auto"/>
            <w:right w:val="none" w:sz="0" w:space="0" w:color="auto"/>
          </w:divBdr>
        </w:div>
        <w:div w:id="1691107729">
          <w:marLeft w:val="1166"/>
          <w:marRight w:val="0"/>
          <w:marTop w:val="96"/>
          <w:marBottom w:val="0"/>
          <w:divBdr>
            <w:top w:val="none" w:sz="0" w:space="0" w:color="auto"/>
            <w:left w:val="none" w:sz="0" w:space="0" w:color="auto"/>
            <w:bottom w:val="none" w:sz="0" w:space="0" w:color="auto"/>
            <w:right w:val="none" w:sz="0" w:space="0" w:color="auto"/>
          </w:divBdr>
        </w:div>
        <w:div w:id="1734349537">
          <w:marLeft w:val="1800"/>
          <w:marRight w:val="0"/>
          <w:marTop w:val="77"/>
          <w:marBottom w:val="0"/>
          <w:divBdr>
            <w:top w:val="none" w:sz="0" w:space="0" w:color="auto"/>
            <w:left w:val="none" w:sz="0" w:space="0" w:color="auto"/>
            <w:bottom w:val="none" w:sz="0" w:space="0" w:color="auto"/>
            <w:right w:val="none" w:sz="0" w:space="0" w:color="auto"/>
          </w:divBdr>
        </w:div>
      </w:divsChild>
    </w:div>
    <w:div w:id="1162358808">
      <w:bodyDiv w:val="1"/>
      <w:marLeft w:val="0"/>
      <w:marRight w:val="0"/>
      <w:marTop w:val="0"/>
      <w:marBottom w:val="0"/>
      <w:divBdr>
        <w:top w:val="none" w:sz="0" w:space="0" w:color="auto"/>
        <w:left w:val="none" w:sz="0" w:space="0" w:color="auto"/>
        <w:bottom w:val="none" w:sz="0" w:space="0" w:color="auto"/>
        <w:right w:val="none" w:sz="0" w:space="0" w:color="auto"/>
      </w:divBdr>
    </w:div>
    <w:div w:id="1162618109">
      <w:bodyDiv w:val="1"/>
      <w:marLeft w:val="0"/>
      <w:marRight w:val="0"/>
      <w:marTop w:val="0"/>
      <w:marBottom w:val="0"/>
      <w:divBdr>
        <w:top w:val="none" w:sz="0" w:space="0" w:color="auto"/>
        <w:left w:val="none" w:sz="0" w:space="0" w:color="auto"/>
        <w:bottom w:val="none" w:sz="0" w:space="0" w:color="auto"/>
        <w:right w:val="none" w:sz="0" w:space="0" w:color="auto"/>
      </w:divBdr>
    </w:div>
    <w:div w:id="1162743335">
      <w:bodyDiv w:val="1"/>
      <w:marLeft w:val="0"/>
      <w:marRight w:val="0"/>
      <w:marTop w:val="0"/>
      <w:marBottom w:val="0"/>
      <w:divBdr>
        <w:top w:val="none" w:sz="0" w:space="0" w:color="auto"/>
        <w:left w:val="none" w:sz="0" w:space="0" w:color="auto"/>
        <w:bottom w:val="none" w:sz="0" w:space="0" w:color="auto"/>
        <w:right w:val="none" w:sz="0" w:space="0" w:color="auto"/>
      </w:divBdr>
      <w:divsChild>
        <w:div w:id="475993838">
          <w:marLeft w:val="0"/>
          <w:marRight w:val="0"/>
          <w:marTop w:val="0"/>
          <w:marBottom w:val="0"/>
          <w:divBdr>
            <w:top w:val="none" w:sz="0" w:space="0" w:color="auto"/>
            <w:left w:val="none" w:sz="0" w:space="0" w:color="auto"/>
            <w:bottom w:val="none" w:sz="0" w:space="0" w:color="auto"/>
            <w:right w:val="none" w:sz="0" w:space="0" w:color="auto"/>
          </w:divBdr>
          <w:divsChild>
            <w:div w:id="127630362">
              <w:marLeft w:val="0"/>
              <w:marRight w:val="0"/>
              <w:marTop w:val="0"/>
              <w:marBottom w:val="0"/>
              <w:divBdr>
                <w:top w:val="none" w:sz="0" w:space="0" w:color="auto"/>
                <w:left w:val="none" w:sz="0" w:space="0" w:color="auto"/>
                <w:bottom w:val="none" w:sz="0" w:space="0" w:color="auto"/>
                <w:right w:val="none" w:sz="0" w:space="0" w:color="auto"/>
              </w:divBdr>
            </w:div>
            <w:div w:id="39270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973837">
      <w:bodyDiv w:val="1"/>
      <w:marLeft w:val="0"/>
      <w:marRight w:val="0"/>
      <w:marTop w:val="0"/>
      <w:marBottom w:val="0"/>
      <w:divBdr>
        <w:top w:val="none" w:sz="0" w:space="0" w:color="auto"/>
        <w:left w:val="none" w:sz="0" w:space="0" w:color="auto"/>
        <w:bottom w:val="none" w:sz="0" w:space="0" w:color="auto"/>
        <w:right w:val="none" w:sz="0" w:space="0" w:color="auto"/>
      </w:divBdr>
      <w:divsChild>
        <w:div w:id="1210997545">
          <w:marLeft w:val="547"/>
          <w:marRight w:val="0"/>
          <w:marTop w:val="154"/>
          <w:marBottom w:val="0"/>
          <w:divBdr>
            <w:top w:val="none" w:sz="0" w:space="0" w:color="auto"/>
            <w:left w:val="none" w:sz="0" w:space="0" w:color="auto"/>
            <w:bottom w:val="none" w:sz="0" w:space="0" w:color="auto"/>
            <w:right w:val="none" w:sz="0" w:space="0" w:color="auto"/>
          </w:divBdr>
        </w:div>
        <w:div w:id="1575895817">
          <w:marLeft w:val="1166"/>
          <w:marRight w:val="0"/>
          <w:marTop w:val="134"/>
          <w:marBottom w:val="0"/>
          <w:divBdr>
            <w:top w:val="none" w:sz="0" w:space="0" w:color="auto"/>
            <w:left w:val="none" w:sz="0" w:space="0" w:color="auto"/>
            <w:bottom w:val="none" w:sz="0" w:space="0" w:color="auto"/>
            <w:right w:val="none" w:sz="0" w:space="0" w:color="auto"/>
          </w:divBdr>
        </w:div>
        <w:div w:id="1667780144">
          <w:marLeft w:val="1166"/>
          <w:marRight w:val="0"/>
          <w:marTop w:val="134"/>
          <w:marBottom w:val="0"/>
          <w:divBdr>
            <w:top w:val="none" w:sz="0" w:space="0" w:color="auto"/>
            <w:left w:val="none" w:sz="0" w:space="0" w:color="auto"/>
            <w:bottom w:val="none" w:sz="0" w:space="0" w:color="auto"/>
            <w:right w:val="none" w:sz="0" w:space="0" w:color="auto"/>
          </w:divBdr>
        </w:div>
      </w:divsChild>
    </w:div>
    <w:div w:id="1165048399">
      <w:bodyDiv w:val="1"/>
      <w:marLeft w:val="0"/>
      <w:marRight w:val="0"/>
      <w:marTop w:val="0"/>
      <w:marBottom w:val="0"/>
      <w:divBdr>
        <w:top w:val="none" w:sz="0" w:space="0" w:color="auto"/>
        <w:left w:val="none" w:sz="0" w:space="0" w:color="auto"/>
        <w:bottom w:val="none" w:sz="0" w:space="0" w:color="auto"/>
        <w:right w:val="none" w:sz="0" w:space="0" w:color="auto"/>
      </w:divBdr>
    </w:div>
    <w:div w:id="1166021701">
      <w:bodyDiv w:val="1"/>
      <w:marLeft w:val="0"/>
      <w:marRight w:val="0"/>
      <w:marTop w:val="0"/>
      <w:marBottom w:val="0"/>
      <w:divBdr>
        <w:top w:val="none" w:sz="0" w:space="0" w:color="auto"/>
        <w:left w:val="none" w:sz="0" w:space="0" w:color="auto"/>
        <w:bottom w:val="none" w:sz="0" w:space="0" w:color="auto"/>
        <w:right w:val="none" w:sz="0" w:space="0" w:color="auto"/>
      </w:divBdr>
    </w:div>
    <w:div w:id="1166938482">
      <w:bodyDiv w:val="1"/>
      <w:marLeft w:val="0"/>
      <w:marRight w:val="0"/>
      <w:marTop w:val="0"/>
      <w:marBottom w:val="0"/>
      <w:divBdr>
        <w:top w:val="none" w:sz="0" w:space="0" w:color="auto"/>
        <w:left w:val="none" w:sz="0" w:space="0" w:color="auto"/>
        <w:bottom w:val="none" w:sz="0" w:space="0" w:color="auto"/>
        <w:right w:val="none" w:sz="0" w:space="0" w:color="auto"/>
      </w:divBdr>
    </w:div>
    <w:div w:id="1167088810">
      <w:bodyDiv w:val="1"/>
      <w:marLeft w:val="0"/>
      <w:marRight w:val="0"/>
      <w:marTop w:val="0"/>
      <w:marBottom w:val="0"/>
      <w:divBdr>
        <w:top w:val="none" w:sz="0" w:space="0" w:color="auto"/>
        <w:left w:val="none" w:sz="0" w:space="0" w:color="auto"/>
        <w:bottom w:val="none" w:sz="0" w:space="0" w:color="auto"/>
        <w:right w:val="none" w:sz="0" w:space="0" w:color="auto"/>
      </w:divBdr>
      <w:divsChild>
        <w:div w:id="17237537">
          <w:marLeft w:val="547"/>
          <w:marRight w:val="144"/>
          <w:marTop w:val="0"/>
          <w:marBottom w:val="120"/>
          <w:divBdr>
            <w:top w:val="none" w:sz="0" w:space="0" w:color="auto"/>
            <w:left w:val="none" w:sz="0" w:space="0" w:color="auto"/>
            <w:bottom w:val="none" w:sz="0" w:space="0" w:color="auto"/>
            <w:right w:val="none" w:sz="0" w:space="0" w:color="auto"/>
          </w:divBdr>
        </w:div>
        <w:div w:id="343559938">
          <w:marLeft w:val="547"/>
          <w:marRight w:val="144"/>
          <w:marTop w:val="0"/>
          <w:marBottom w:val="120"/>
          <w:divBdr>
            <w:top w:val="none" w:sz="0" w:space="0" w:color="auto"/>
            <w:left w:val="none" w:sz="0" w:space="0" w:color="auto"/>
            <w:bottom w:val="none" w:sz="0" w:space="0" w:color="auto"/>
            <w:right w:val="none" w:sz="0" w:space="0" w:color="auto"/>
          </w:divBdr>
        </w:div>
        <w:div w:id="1182087906">
          <w:marLeft w:val="1166"/>
          <w:marRight w:val="144"/>
          <w:marTop w:val="0"/>
          <w:marBottom w:val="120"/>
          <w:divBdr>
            <w:top w:val="none" w:sz="0" w:space="0" w:color="auto"/>
            <w:left w:val="none" w:sz="0" w:space="0" w:color="auto"/>
            <w:bottom w:val="none" w:sz="0" w:space="0" w:color="auto"/>
            <w:right w:val="none" w:sz="0" w:space="0" w:color="auto"/>
          </w:divBdr>
        </w:div>
        <w:div w:id="1187523468">
          <w:marLeft w:val="547"/>
          <w:marRight w:val="144"/>
          <w:marTop w:val="0"/>
          <w:marBottom w:val="120"/>
          <w:divBdr>
            <w:top w:val="none" w:sz="0" w:space="0" w:color="auto"/>
            <w:left w:val="none" w:sz="0" w:space="0" w:color="auto"/>
            <w:bottom w:val="none" w:sz="0" w:space="0" w:color="auto"/>
            <w:right w:val="none" w:sz="0" w:space="0" w:color="auto"/>
          </w:divBdr>
        </w:div>
        <w:div w:id="1951744891">
          <w:marLeft w:val="1166"/>
          <w:marRight w:val="144"/>
          <w:marTop w:val="0"/>
          <w:marBottom w:val="120"/>
          <w:divBdr>
            <w:top w:val="none" w:sz="0" w:space="0" w:color="auto"/>
            <w:left w:val="none" w:sz="0" w:space="0" w:color="auto"/>
            <w:bottom w:val="none" w:sz="0" w:space="0" w:color="auto"/>
            <w:right w:val="none" w:sz="0" w:space="0" w:color="auto"/>
          </w:divBdr>
        </w:div>
        <w:div w:id="2062710904">
          <w:marLeft w:val="1166"/>
          <w:marRight w:val="144"/>
          <w:marTop w:val="0"/>
          <w:marBottom w:val="120"/>
          <w:divBdr>
            <w:top w:val="none" w:sz="0" w:space="0" w:color="auto"/>
            <w:left w:val="none" w:sz="0" w:space="0" w:color="auto"/>
            <w:bottom w:val="none" w:sz="0" w:space="0" w:color="auto"/>
            <w:right w:val="none" w:sz="0" w:space="0" w:color="auto"/>
          </w:divBdr>
        </w:div>
      </w:divsChild>
    </w:div>
    <w:div w:id="1167554251">
      <w:bodyDiv w:val="1"/>
      <w:marLeft w:val="0"/>
      <w:marRight w:val="0"/>
      <w:marTop w:val="0"/>
      <w:marBottom w:val="0"/>
      <w:divBdr>
        <w:top w:val="none" w:sz="0" w:space="0" w:color="auto"/>
        <w:left w:val="none" w:sz="0" w:space="0" w:color="auto"/>
        <w:bottom w:val="none" w:sz="0" w:space="0" w:color="auto"/>
        <w:right w:val="none" w:sz="0" w:space="0" w:color="auto"/>
      </w:divBdr>
    </w:div>
    <w:div w:id="1167751955">
      <w:bodyDiv w:val="1"/>
      <w:marLeft w:val="0"/>
      <w:marRight w:val="0"/>
      <w:marTop w:val="0"/>
      <w:marBottom w:val="0"/>
      <w:divBdr>
        <w:top w:val="none" w:sz="0" w:space="0" w:color="auto"/>
        <w:left w:val="none" w:sz="0" w:space="0" w:color="auto"/>
        <w:bottom w:val="none" w:sz="0" w:space="0" w:color="auto"/>
        <w:right w:val="none" w:sz="0" w:space="0" w:color="auto"/>
      </w:divBdr>
    </w:div>
    <w:div w:id="1168253494">
      <w:bodyDiv w:val="1"/>
      <w:marLeft w:val="0"/>
      <w:marRight w:val="0"/>
      <w:marTop w:val="0"/>
      <w:marBottom w:val="0"/>
      <w:divBdr>
        <w:top w:val="none" w:sz="0" w:space="0" w:color="auto"/>
        <w:left w:val="none" w:sz="0" w:space="0" w:color="auto"/>
        <w:bottom w:val="none" w:sz="0" w:space="0" w:color="auto"/>
        <w:right w:val="none" w:sz="0" w:space="0" w:color="auto"/>
      </w:divBdr>
      <w:divsChild>
        <w:div w:id="273178421">
          <w:marLeft w:val="547"/>
          <w:marRight w:val="0"/>
          <w:marTop w:val="134"/>
          <w:marBottom w:val="0"/>
          <w:divBdr>
            <w:top w:val="none" w:sz="0" w:space="0" w:color="auto"/>
            <w:left w:val="none" w:sz="0" w:space="0" w:color="auto"/>
            <w:bottom w:val="none" w:sz="0" w:space="0" w:color="auto"/>
            <w:right w:val="none" w:sz="0" w:space="0" w:color="auto"/>
          </w:divBdr>
        </w:div>
        <w:div w:id="1178276453">
          <w:marLeft w:val="547"/>
          <w:marRight w:val="0"/>
          <w:marTop w:val="134"/>
          <w:marBottom w:val="0"/>
          <w:divBdr>
            <w:top w:val="none" w:sz="0" w:space="0" w:color="auto"/>
            <w:left w:val="none" w:sz="0" w:space="0" w:color="auto"/>
            <w:bottom w:val="none" w:sz="0" w:space="0" w:color="auto"/>
            <w:right w:val="none" w:sz="0" w:space="0" w:color="auto"/>
          </w:divBdr>
        </w:div>
        <w:div w:id="1395467652">
          <w:marLeft w:val="547"/>
          <w:marRight w:val="0"/>
          <w:marTop w:val="134"/>
          <w:marBottom w:val="0"/>
          <w:divBdr>
            <w:top w:val="none" w:sz="0" w:space="0" w:color="auto"/>
            <w:left w:val="none" w:sz="0" w:space="0" w:color="auto"/>
            <w:bottom w:val="none" w:sz="0" w:space="0" w:color="auto"/>
            <w:right w:val="none" w:sz="0" w:space="0" w:color="auto"/>
          </w:divBdr>
        </w:div>
        <w:div w:id="1566141749">
          <w:marLeft w:val="1166"/>
          <w:marRight w:val="0"/>
          <w:marTop w:val="115"/>
          <w:marBottom w:val="0"/>
          <w:divBdr>
            <w:top w:val="none" w:sz="0" w:space="0" w:color="auto"/>
            <w:left w:val="none" w:sz="0" w:space="0" w:color="auto"/>
            <w:bottom w:val="none" w:sz="0" w:space="0" w:color="auto"/>
            <w:right w:val="none" w:sz="0" w:space="0" w:color="auto"/>
          </w:divBdr>
        </w:div>
        <w:div w:id="1690376778">
          <w:marLeft w:val="1800"/>
          <w:marRight w:val="0"/>
          <w:marTop w:val="96"/>
          <w:marBottom w:val="0"/>
          <w:divBdr>
            <w:top w:val="none" w:sz="0" w:space="0" w:color="auto"/>
            <w:left w:val="none" w:sz="0" w:space="0" w:color="auto"/>
            <w:bottom w:val="none" w:sz="0" w:space="0" w:color="auto"/>
            <w:right w:val="none" w:sz="0" w:space="0" w:color="auto"/>
          </w:divBdr>
        </w:div>
        <w:div w:id="1851481370">
          <w:marLeft w:val="1166"/>
          <w:marRight w:val="0"/>
          <w:marTop w:val="115"/>
          <w:marBottom w:val="0"/>
          <w:divBdr>
            <w:top w:val="none" w:sz="0" w:space="0" w:color="auto"/>
            <w:left w:val="none" w:sz="0" w:space="0" w:color="auto"/>
            <w:bottom w:val="none" w:sz="0" w:space="0" w:color="auto"/>
            <w:right w:val="none" w:sz="0" w:space="0" w:color="auto"/>
          </w:divBdr>
        </w:div>
        <w:div w:id="1958752553">
          <w:marLeft w:val="1166"/>
          <w:marRight w:val="0"/>
          <w:marTop w:val="115"/>
          <w:marBottom w:val="0"/>
          <w:divBdr>
            <w:top w:val="none" w:sz="0" w:space="0" w:color="auto"/>
            <w:left w:val="none" w:sz="0" w:space="0" w:color="auto"/>
            <w:bottom w:val="none" w:sz="0" w:space="0" w:color="auto"/>
            <w:right w:val="none" w:sz="0" w:space="0" w:color="auto"/>
          </w:divBdr>
        </w:div>
        <w:div w:id="2118519428">
          <w:marLeft w:val="1166"/>
          <w:marRight w:val="0"/>
          <w:marTop w:val="115"/>
          <w:marBottom w:val="0"/>
          <w:divBdr>
            <w:top w:val="none" w:sz="0" w:space="0" w:color="auto"/>
            <w:left w:val="none" w:sz="0" w:space="0" w:color="auto"/>
            <w:bottom w:val="none" w:sz="0" w:space="0" w:color="auto"/>
            <w:right w:val="none" w:sz="0" w:space="0" w:color="auto"/>
          </w:divBdr>
        </w:div>
      </w:divsChild>
    </w:div>
    <w:div w:id="1168903486">
      <w:bodyDiv w:val="1"/>
      <w:marLeft w:val="0"/>
      <w:marRight w:val="0"/>
      <w:marTop w:val="0"/>
      <w:marBottom w:val="0"/>
      <w:divBdr>
        <w:top w:val="none" w:sz="0" w:space="0" w:color="auto"/>
        <w:left w:val="none" w:sz="0" w:space="0" w:color="auto"/>
        <w:bottom w:val="none" w:sz="0" w:space="0" w:color="auto"/>
        <w:right w:val="none" w:sz="0" w:space="0" w:color="auto"/>
      </w:divBdr>
      <w:divsChild>
        <w:div w:id="429935516">
          <w:marLeft w:val="1166"/>
          <w:marRight w:val="0"/>
          <w:marTop w:val="96"/>
          <w:marBottom w:val="0"/>
          <w:divBdr>
            <w:top w:val="none" w:sz="0" w:space="0" w:color="auto"/>
            <w:left w:val="none" w:sz="0" w:space="0" w:color="auto"/>
            <w:bottom w:val="none" w:sz="0" w:space="0" w:color="auto"/>
            <w:right w:val="none" w:sz="0" w:space="0" w:color="auto"/>
          </w:divBdr>
        </w:div>
        <w:div w:id="639846640">
          <w:marLeft w:val="2520"/>
          <w:marRight w:val="0"/>
          <w:marTop w:val="67"/>
          <w:marBottom w:val="0"/>
          <w:divBdr>
            <w:top w:val="none" w:sz="0" w:space="0" w:color="auto"/>
            <w:left w:val="none" w:sz="0" w:space="0" w:color="auto"/>
            <w:bottom w:val="none" w:sz="0" w:space="0" w:color="auto"/>
            <w:right w:val="none" w:sz="0" w:space="0" w:color="auto"/>
          </w:divBdr>
        </w:div>
        <w:div w:id="734401828">
          <w:marLeft w:val="1166"/>
          <w:marRight w:val="0"/>
          <w:marTop w:val="96"/>
          <w:marBottom w:val="0"/>
          <w:divBdr>
            <w:top w:val="none" w:sz="0" w:space="0" w:color="auto"/>
            <w:left w:val="none" w:sz="0" w:space="0" w:color="auto"/>
            <w:bottom w:val="none" w:sz="0" w:space="0" w:color="auto"/>
            <w:right w:val="none" w:sz="0" w:space="0" w:color="auto"/>
          </w:divBdr>
        </w:div>
        <w:div w:id="1021201378">
          <w:marLeft w:val="547"/>
          <w:marRight w:val="0"/>
          <w:marTop w:val="115"/>
          <w:marBottom w:val="0"/>
          <w:divBdr>
            <w:top w:val="none" w:sz="0" w:space="0" w:color="auto"/>
            <w:left w:val="none" w:sz="0" w:space="0" w:color="auto"/>
            <w:bottom w:val="none" w:sz="0" w:space="0" w:color="auto"/>
            <w:right w:val="none" w:sz="0" w:space="0" w:color="auto"/>
          </w:divBdr>
        </w:div>
        <w:div w:id="1043751488">
          <w:marLeft w:val="1800"/>
          <w:marRight w:val="0"/>
          <w:marTop w:val="77"/>
          <w:marBottom w:val="0"/>
          <w:divBdr>
            <w:top w:val="none" w:sz="0" w:space="0" w:color="auto"/>
            <w:left w:val="none" w:sz="0" w:space="0" w:color="auto"/>
            <w:bottom w:val="none" w:sz="0" w:space="0" w:color="auto"/>
            <w:right w:val="none" w:sz="0" w:space="0" w:color="auto"/>
          </w:divBdr>
        </w:div>
        <w:div w:id="1244413128">
          <w:marLeft w:val="1166"/>
          <w:marRight w:val="0"/>
          <w:marTop w:val="96"/>
          <w:marBottom w:val="0"/>
          <w:divBdr>
            <w:top w:val="none" w:sz="0" w:space="0" w:color="auto"/>
            <w:left w:val="none" w:sz="0" w:space="0" w:color="auto"/>
            <w:bottom w:val="none" w:sz="0" w:space="0" w:color="auto"/>
            <w:right w:val="none" w:sz="0" w:space="0" w:color="auto"/>
          </w:divBdr>
        </w:div>
      </w:divsChild>
    </w:div>
    <w:div w:id="1168911523">
      <w:bodyDiv w:val="1"/>
      <w:marLeft w:val="0"/>
      <w:marRight w:val="0"/>
      <w:marTop w:val="0"/>
      <w:marBottom w:val="0"/>
      <w:divBdr>
        <w:top w:val="none" w:sz="0" w:space="0" w:color="auto"/>
        <w:left w:val="none" w:sz="0" w:space="0" w:color="auto"/>
        <w:bottom w:val="none" w:sz="0" w:space="0" w:color="auto"/>
        <w:right w:val="none" w:sz="0" w:space="0" w:color="auto"/>
      </w:divBdr>
      <w:divsChild>
        <w:div w:id="1131442601">
          <w:marLeft w:val="360"/>
          <w:marRight w:val="0"/>
          <w:marTop w:val="200"/>
          <w:marBottom w:val="0"/>
          <w:divBdr>
            <w:top w:val="none" w:sz="0" w:space="0" w:color="auto"/>
            <w:left w:val="none" w:sz="0" w:space="0" w:color="auto"/>
            <w:bottom w:val="none" w:sz="0" w:space="0" w:color="auto"/>
            <w:right w:val="none" w:sz="0" w:space="0" w:color="auto"/>
          </w:divBdr>
        </w:div>
        <w:div w:id="1155679108">
          <w:marLeft w:val="360"/>
          <w:marRight w:val="0"/>
          <w:marTop w:val="200"/>
          <w:marBottom w:val="0"/>
          <w:divBdr>
            <w:top w:val="none" w:sz="0" w:space="0" w:color="auto"/>
            <w:left w:val="none" w:sz="0" w:space="0" w:color="auto"/>
            <w:bottom w:val="none" w:sz="0" w:space="0" w:color="auto"/>
            <w:right w:val="none" w:sz="0" w:space="0" w:color="auto"/>
          </w:divBdr>
        </w:div>
      </w:divsChild>
    </w:div>
    <w:div w:id="1169100267">
      <w:bodyDiv w:val="1"/>
      <w:marLeft w:val="0"/>
      <w:marRight w:val="0"/>
      <w:marTop w:val="0"/>
      <w:marBottom w:val="0"/>
      <w:divBdr>
        <w:top w:val="none" w:sz="0" w:space="0" w:color="auto"/>
        <w:left w:val="none" w:sz="0" w:space="0" w:color="auto"/>
        <w:bottom w:val="none" w:sz="0" w:space="0" w:color="auto"/>
        <w:right w:val="none" w:sz="0" w:space="0" w:color="auto"/>
      </w:divBdr>
    </w:div>
    <w:div w:id="1170439602">
      <w:bodyDiv w:val="1"/>
      <w:marLeft w:val="0"/>
      <w:marRight w:val="0"/>
      <w:marTop w:val="0"/>
      <w:marBottom w:val="0"/>
      <w:divBdr>
        <w:top w:val="none" w:sz="0" w:space="0" w:color="auto"/>
        <w:left w:val="none" w:sz="0" w:space="0" w:color="auto"/>
        <w:bottom w:val="none" w:sz="0" w:space="0" w:color="auto"/>
        <w:right w:val="none" w:sz="0" w:space="0" w:color="auto"/>
      </w:divBdr>
    </w:div>
    <w:div w:id="1171676468">
      <w:bodyDiv w:val="1"/>
      <w:marLeft w:val="0"/>
      <w:marRight w:val="0"/>
      <w:marTop w:val="0"/>
      <w:marBottom w:val="0"/>
      <w:divBdr>
        <w:top w:val="none" w:sz="0" w:space="0" w:color="auto"/>
        <w:left w:val="none" w:sz="0" w:space="0" w:color="auto"/>
        <w:bottom w:val="none" w:sz="0" w:space="0" w:color="auto"/>
        <w:right w:val="none" w:sz="0" w:space="0" w:color="auto"/>
      </w:divBdr>
      <w:divsChild>
        <w:div w:id="338972093">
          <w:marLeft w:val="547"/>
          <w:marRight w:val="0"/>
          <w:marTop w:val="115"/>
          <w:marBottom w:val="0"/>
          <w:divBdr>
            <w:top w:val="none" w:sz="0" w:space="0" w:color="auto"/>
            <w:left w:val="none" w:sz="0" w:space="0" w:color="auto"/>
            <w:bottom w:val="none" w:sz="0" w:space="0" w:color="auto"/>
            <w:right w:val="none" w:sz="0" w:space="0" w:color="auto"/>
          </w:divBdr>
        </w:div>
        <w:div w:id="698091178">
          <w:marLeft w:val="547"/>
          <w:marRight w:val="0"/>
          <w:marTop w:val="125"/>
          <w:marBottom w:val="0"/>
          <w:divBdr>
            <w:top w:val="none" w:sz="0" w:space="0" w:color="auto"/>
            <w:left w:val="none" w:sz="0" w:space="0" w:color="auto"/>
            <w:bottom w:val="none" w:sz="0" w:space="0" w:color="auto"/>
            <w:right w:val="none" w:sz="0" w:space="0" w:color="auto"/>
          </w:divBdr>
        </w:div>
        <w:div w:id="944505981">
          <w:marLeft w:val="547"/>
          <w:marRight w:val="0"/>
          <w:marTop w:val="125"/>
          <w:marBottom w:val="0"/>
          <w:divBdr>
            <w:top w:val="none" w:sz="0" w:space="0" w:color="auto"/>
            <w:left w:val="none" w:sz="0" w:space="0" w:color="auto"/>
            <w:bottom w:val="none" w:sz="0" w:space="0" w:color="auto"/>
            <w:right w:val="none" w:sz="0" w:space="0" w:color="auto"/>
          </w:divBdr>
        </w:div>
        <w:div w:id="2015064845">
          <w:marLeft w:val="1166"/>
          <w:marRight w:val="0"/>
          <w:marTop w:val="106"/>
          <w:marBottom w:val="0"/>
          <w:divBdr>
            <w:top w:val="none" w:sz="0" w:space="0" w:color="auto"/>
            <w:left w:val="none" w:sz="0" w:space="0" w:color="auto"/>
            <w:bottom w:val="none" w:sz="0" w:space="0" w:color="auto"/>
            <w:right w:val="none" w:sz="0" w:space="0" w:color="auto"/>
          </w:divBdr>
        </w:div>
      </w:divsChild>
    </w:div>
    <w:div w:id="1172140319">
      <w:bodyDiv w:val="1"/>
      <w:marLeft w:val="0"/>
      <w:marRight w:val="0"/>
      <w:marTop w:val="0"/>
      <w:marBottom w:val="0"/>
      <w:divBdr>
        <w:top w:val="none" w:sz="0" w:space="0" w:color="auto"/>
        <w:left w:val="none" w:sz="0" w:space="0" w:color="auto"/>
        <w:bottom w:val="none" w:sz="0" w:space="0" w:color="auto"/>
        <w:right w:val="none" w:sz="0" w:space="0" w:color="auto"/>
      </w:divBdr>
    </w:div>
    <w:div w:id="1173034453">
      <w:bodyDiv w:val="1"/>
      <w:marLeft w:val="0"/>
      <w:marRight w:val="0"/>
      <w:marTop w:val="0"/>
      <w:marBottom w:val="0"/>
      <w:divBdr>
        <w:top w:val="none" w:sz="0" w:space="0" w:color="auto"/>
        <w:left w:val="none" w:sz="0" w:space="0" w:color="auto"/>
        <w:bottom w:val="none" w:sz="0" w:space="0" w:color="auto"/>
        <w:right w:val="none" w:sz="0" w:space="0" w:color="auto"/>
      </w:divBdr>
    </w:div>
    <w:div w:id="1173573438">
      <w:bodyDiv w:val="1"/>
      <w:marLeft w:val="0"/>
      <w:marRight w:val="0"/>
      <w:marTop w:val="0"/>
      <w:marBottom w:val="0"/>
      <w:divBdr>
        <w:top w:val="none" w:sz="0" w:space="0" w:color="auto"/>
        <w:left w:val="none" w:sz="0" w:space="0" w:color="auto"/>
        <w:bottom w:val="none" w:sz="0" w:space="0" w:color="auto"/>
        <w:right w:val="none" w:sz="0" w:space="0" w:color="auto"/>
      </w:divBdr>
    </w:div>
    <w:div w:id="1174294916">
      <w:bodyDiv w:val="1"/>
      <w:marLeft w:val="0"/>
      <w:marRight w:val="0"/>
      <w:marTop w:val="0"/>
      <w:marBottom w:val="0"/>
      <w:divBdr>
        <w:top w:val="none" w:sz="0" w:space="0" w:color="auto"/>
        <w:left w:val="none" w:sz="0" w:space="0" w:color="auto"/>
        <w:bottom w:val="none" w:sz="0" w:space="0" w:color="auto"/>
        <w:right w:val="none" w:sz="0" w:space="0" w:color="auto"/>
      </w:divBdr>
    </w:div>
    <w:div w:id="1174614018">
      <w:bodyDiv w:val="1"/>
      <w:marLeft w:val="0"/>
      <w:marRight w:val="0"/>
      <w:marTop w:val="0"/>
      <w:marBottom w:val="0"/>
      <w:divBdr>
        <w:top w:val="none" w:sz="0" w:space="0" w:color="auto"/>
        <w:left w:val="none" w:sz="0" w:space="0" w:color="auto"/>
        <w:bottom w:val="none" w:sz="0" w:space="0" w:color="auto"/>
        <w:right w:val="none" w:sz="0" w:space="0" w:color="auto"/>
      </w:divBdr>
    </w:div>
    <w:div w:id="1174879299">
      <w:bodyDiv w:val="1"/>
      <w:marLeft w:val="0"/>
      <w:marRight w:val="0"/>
      <w:marTop w:val="0"/>
      <w:marBottom w:val="0"/>
      <w:divBdr>
        <w:top w:val="none" w:sz="0" w:space="0" w:color="auto"/>
        <w:left w:val="none" w:sz="0" w:space="0" w:color="auto"/>
        <w:bottom w:val="none" w:sz="0" w:space="0" w:color="auto"/>
        <w:right w:val="none" w:sz="0" w:space="0" w:color="auto"/>
      </w:divBdr>
      <w:divsChild>
        <w:div w:id="43875850">
          <w:marLeft w:val="1800"/>
          <w:marRight w:val="0"/>
          <w:marTop w:val="86"/>
          <w:marBottom w:val="0"/>
          <w:divBdr>
            <w:top w:val="none" w:sz="0" w:space="0" w:color="auto"/>
            <w:left w:val="none" w:sz="0" w:space="0" w:color="auto"/>
            <w:bottom w:val="none" w:sz="0" w:space="0" w:color="auto"/>
            <w:right w:val="none" w:sz="0" w:space="0" w:color="auto"/>
          </w:divBdr>
        </w:div>
        <w:div w:id="105464600">
          <w:marLeft w:val="547"/>
          <w:marRight w:val="0"/>
          <w:marTop w:val="115"/>
          <w:marBottom w:val="0"/>
          <w:divBdr>
            <w:top w:val="none" w:sz="0" w:space="0" w:color="auto"/>
            <w:left w:val="none" w:sz="0" w:space="0" w:color="auto"/>
            <w:bottom w:val="none" w:sz="0" w:space="0" w:color="auto"/>
            <w:right w:val="none" w:sz="0" w:space="0" w:color="auto"/>
          </w:divBdr>
        </w:div>
        <w:div w:id="424618345">
          <w:marLeft w:val="1800"/>
          <w:marRight w:val="0"/>
          <w:marTop w:val="86"/>
          <w:marBottom w:val="0"/>
          <w:divBdr>
            <w:top w:val="none" w:sz="0" w:space="0" w:color="auto"/>
            <w:left w:val="none" w:sz="0" w:space="0" w:color="auto"/>
            <w:bottom w:val="none" w:sz="0" w:space="0" w:color="auto"/>
            <w:right w:val="none" w:sz="0" w:space="0" w:color="auto"/>
          </w:divBdr>
        </w:div>
        <w:div w:id="475613591">
          <w:marLeft w:val="1166"/>
          <w:marRight w:val="0"/>
          <w:marTop w:val="96"/>
          <w:marBottom w:val="0"/>
          <w:divBdr>
            <w:top w:val="none" w:sz="0" w:space="0" w:color="auto"/>
            <w:left w:val="none" w:sz="0" w:space="0" w:color="auto"/>
            <w:bottom w:val="none" w:sz="0" w:space="0" w:color="auto"/>
            <w:right w:val="none" w:sz="0" w:space="0" w:color="auto"/>
          </w:divBdr>
        </w:div>
        <w:div w:id="559823248">
          <w:marLeft w:val="1800"/>
          <w:marRight w:val="0"/>
          <w:marTop w:val="86"/>
          <w:marBottom w:val="0"/>
          <w:divBdr>
            <w:top w:val="none" w:sz="0" w:space="0" w:color="auto"/>
            <w:left w:val="none" w:sz="0" w:space="0" w:color="auto"/>
            <w:bottom w:val="none" w:sz="0" w:space="0" w:color="auto"/>
            <w:right w:val="none" w:sz="0" w:space="0" w:color="auto"/>
          </w:divBdr>
        </w:div>
        <w:div w:id="941840345">
          <w:marLeft w:val="1166"/>
          <w:marRight w:val="0"/>
          <w:marTop w:val="96"/>
          <w:marBottom w:val="0"/>
          <w:divBdr>
            <w:top w:val="none" w:sz="0" w:space="0" w:color="auto"/>
            <w:left w:val="none" w:sz="0" w:space="0" w:color="auto"/>
            <w:bottom w:val="none" w:sz="0" w:space="0" w:color="auto"/>
            <w:right w:val="none" w:sz="0" w:space="0" w:color="auto"/>
          </w:divBdr>
        </w:div>
        <w:div w:id="1042510857">
          <w:marLeft w:val="2520"/>
          <w:marRight w:val="0"/>
          <w:marTop w:val="77"/>
          <w:marBottom w:val="0"/>
          <w:divBdr>
            <w:top w:val="none" w:sz="0" w:space="0" w:color="auto"/>
            <w:left w:val="none" w:sz="0" w:space="0" w:color="auto"/>
            <w:bottom w:val="none" w:sz="0" w:space="0" w:color="auto"/>
            <w:right w:val="none" w:sz="0" w:space="0" w:color="auto"/>
          </w:divBdr>
        </w:div>
        <w:div w:id="1059087331">
          <w:marLeft w:val="1800"/>
          <w:marRight w:val="0"/>
          <w:marTop w:val="86"/>
          <w:marBottom w:val="0"/>
          <w:divBdr>
            <w:top w:val="none" w:sz="0" w:space="0" w:color="auto"/>
            <w:left w:val="none" w:sz="0" w:space="0" w:color="auto"/>
            <w:bottom w:val="none" w:sz="0" w:space="0" w:color="auto"/>
            <w:right w:val="none" w:sz="0" w:space="0" w:color="auto"/>
          </w:divBdr>
        </w:div>
        <w:div w:id="1227646598">
          <w:marLeft w:val="1800"/>
          <w:marRight w:val="0"/>
          <w:marTop w:val="86"/>
          <w:marBottom w:val="0"/>
          <w:divBdr>
            <w:top w:val="none" w:sz="0" w:space="0" w:color="auto"/>
            <w:left w:val="none" w:sz="0" w:space="0" w:color="auto"/>
            <w:bottom w:val="none" w:sz="0" w:space="0" w:color="auto"/>
            <w:right w:val="none" w:sz="0" w:space="0" w:color="auto"/>
          </w:divBdr>
        </w:div>
        <w:div w:id="1442843928">
          <w:marLeft w:val="1166"/>
          <w:marRight w:val="0"/>
          <w:marTop w:val="96"/>
          <w:marBottom w:val="0"/>
          <w:divBdr>
            <w:top w:val="none" w:sz="0" w:space="0" w:color="auto"/>
            <w:left w:val="none" w:sz="0" w:space="0" w:color="auto"/>
            <w:bottom w:val="none" w:sz="0" w:space="0" w:color="auto"/>
            <w:right w:val="none" w:sz="0" w:space="0" w:color="auto"/>
          </w:divBdr>
        </w:div>
        <w:div w:id="1786189942">
          <w:marLeft w:val="1800"/>
          <w:marRight w:val="0"/>
          <w:marTop w:val="86"/>
          <w:marBottom w:val="0"/>
          <w:divBdr>
            <w:top w:val="none" w:sz="0" w:space="0" w:color="auto"/>
            <w:left w:val="none" w:sz="0" w:space="0" w:color="auto"/>
            <w:bottom w:val="none" w:sz="0" w:space="0" w:color="auto"/>
            <w:right w:val="none" w:sz="0" w:space="0" w:color="auto"/>
          </w:divBdr>
        </w:div>
        <w:div w:id="2068531320">
          <w:marLeft w:val="1800"/>
          <w:marRight w:val="0"/>
          <w:marTop w:val="86"/>
          <w:marBottom w:val="0"/>
          <w:divBdr>
            <w:top w:val="none" w:sz="0" w:space="0" w:color="auto"/>
            <w:left w:val="none" w:sz="0" w:space="0" w:color="auto"/>
            <w:bottom w:val="none" w:sz="0" w:space="0" w:color="auto"/>
            <w:right w:val="none" w:sz="0" w:space="0" w:color="auto"/>
          </w:divBdr>
        </w:div>
      </w:divsChild>
    </w:div>
    <w:div w:id="1176841378">
      <w:bodyDiv w:val="1"/>
      <w:marLeft w:val="0"/>
      <w:marRight w:val="0"/>
      <w:marTop w:val="0"/>
      <w:marBottom w:val="0"/>
      <w:divBdr>
        <w:top w:val="none" w:sz="0" w:space="0" w:color="auto"/>
        <w:left w:val="none" w:sz="0" w:space="0" w:color="auto"/>
        <w:bottom w:val="none" w:sz="0" w:space="0" w:color="auto"/>
        <w:right w:val="none" w:sz="0" w:space="0" w:color="auto"/>
      </w:divBdr>
    </w:div>
    <w:div w:id="1177888370">
      <w:bodyDiv w:val="1"/>
      <w:marLeft w:val="0"/>
      <w:marRight w:val="0"/>
      <w:marTop w:val="0"/>
      <w:marBottom w:val="0"/>
      <w:divBdr>
        <w:top w:val="none" w:sz="0" w:space="0" w:color="auto"/>
        <w:left w:val="none" w:sz="0" w:space="0" w:color="auto"/>
        <w:bottom w:val="none" w:sz="0" w:space="0" w:color="auto"/>
        <w:right w:val="none" w:sz="0" w:space="0" w:color="auto"/>
      </w:divBdr>
    </w:div>
    <w:div w:id="1178470537">
      <w:bodyDiv w:val="1"/>
      <w:marLeft w:val="0"/>
      <w:marRight w:val="0"/>
      <w:marTop w:val="0"/>
      <w:marBottom w:val="0"/>
      <w:divBdr>
        <w:top w:val="none" w:sz="0" w:space="0" w:color="auto"/>
        <w:left w:val="none" w:sz="0" w:space="0" w:color="auto"/>
        <w:bottom w:val="none" w:sz="0" w:space="0" w:color="auto"/>
        <w:right w:val="none" w:sz="0" w:space="0" w:color="auto"/>
      </w:divBdr>
      <w:divsChild>
        <w:div w:id="627854990">
          <w:marLeft w:val="360"/>
          <w:marRight w:val="0"/>
          <w:marTop w:val="200"/>
          <w:marBottom w:val="0"/>
          <w:divBdr>
            <w:top w:val="none" w:sz="0" w:space="0" w:color="auto"/>
            <w:left w:val="none" w:sz="0" w:space="0" w:color="auto"/>
            <w:bottom w:val="none" w:sz="0" w:space="0" w:color="auto"/>
            <w:right w:val="none" w:sz="0" w:space="0" w:color="auto"/>
          </w:divBdr>
        </w:div>
      </w:divsChild>
    </w:div>
    <w:div w:id="1178622153">
      <w:bodyDiv w:val="1"/>
      <w:marLeft w:val="0"/>
      <w:marRight w:val="0"/>
      <w:marTop w:val="0"/>
      <w:marBottom w:val="0"/>
      <w:divBdr>
        <w:top w:val="none" w:sz="0" w:space="0" w:color="auto"/>
        <w:left w:val="none" w:sz="0" w:space="0" w:color="auto"/>
        <w:bottom w:val="none" w:sz="0" w:space="0" w:color="auto"/>
        <w:right w:val="none" w:sz="0" w:space="0" w:color="auto"/>
      </w:divBdr>
    </w:div>
    <w:div w:id="1178959837">
      <w:bodyDiv w:val="1"/>
      <w:marLeft w:val="0"/>
      <w:marRight w:val="0"/>
      <w:marTop w:val="0"/>
      <w:marBottom w:val="0"/>
      <w:divBdr>
        <w:top w:val="none" w:sz="0" w:space="0" w:color="auto"/>
        <w:left w:val="none" w:sz="0" w:space="0" w:color="auto"/>
        <w:bottom w:val="none" w:sz="0" w:space="0" w:color="auto"/>
        <w:right w:val="none" w:sz="0" w:space="0" w:color="auto"/>
      </w:divBdr>
    </w:div>
    <w:div w:id="1179197865">
      <w:bodyDiv w:val="1"/>
      <w:marLeft w:val="0"/>
      <w:marRight w:val="0"/>
      <w:marTop w:val="0"/>
      <w:marBottom w:val="0"/>
      <w:divBdr>
        <w:top w:val="none" w:sz="0" w:space="0" w:color="auto"/>
        <w:left w:val="none" w:sz="0" w:space="0" w:color="auto"/>
        <w:bottom w:val="none" w:sz="0" w:space="0" w:color="auto"/>
        <w:right w:val="none" w:sz="0" w:space="0" w:color="auto"/>
      </w:divBdr>
      <w:divsChild>
        <w:div w:id="703141197">
          <w:marLeft w:val="1080"/>
          <w:marRight w:val="0"/>
          <w:marTop w:val="100"/>
          <w:marBottom w:val="0"/>
          <w:divBdr>
            <w:top w:val="none" w:sz="0" w:space="0" w:color="auto"/>
            <w:left w:val="none" w:sz="0" w:space="0" w:color="auto"/>
            <w:bottom w:val="none" w:sz="0" w:space="0" w:color="auto"/>
            <w:right w:val="none" w:sz="0" w:space="0" w:color="auto"/>
          </w:divBdr>
        </w:div>
        <w:div w:id="1099910888">
          <w:marLeft w:val="360"/>
          <w:marRight w:val="0"/>
          <w:marTop w:val="200"/>
          <w:marBottom w:val="0"/>
          <w:divBdr>
            <w:top w:val="none" w:sz="0" w:space="0" w:color="auto"/>
            <w:left w:val="none" w:sz="0" w:space="0" w:color="auto"/>
            <w:bottom w:val="none" w:sz="0" w:space="0" w:color="auto"/>
            <w:right w:val="none" w:sz="0" w:space="0" w:color="auto"/>
          </w:divBdr>
        </w:div>
      </w:divsChild>
    </w:div>
    <w:div w:id="1180268012">
      <w:bodyDiv w:val="1"/>
      <w:marLeft w:val="0"/>
      <w:marRight w:val="0"/>
      <w:marTop w:val="0"/>
      <w:marBottom w:val="0"/>
      <w:divBdr>
        <w:top w:val="none" w:sz="0" w:space="0" w:color="auto"/>
        <w:left w:val="none" w:sz="0" w:space="0" w:color="auto"/>
        <w:bottom w:val="none" w:sz="0" w:space="0" w:color="auto"/>
        <w:right w:val="none" w:sz="0" w:space="0" w:color="auto"/>
      </w:divBdr>
    </w:div>
    <w:div w:id="1180464963">
      <w:bodyDiv w:val="1"/>
      <w:marLeft w:val="0"/>
      <w:marRight w:val="0"/>
      <w:marTop w:val="0"/>
      <w:marBottom w:val="0"/>
      <w:divBdr>
        <w:top w:val="none" w:sz="0" w:space="0" w:color="auto"/>
        <w:left w:val="none" w:sz="0" w:space="0" w:color="auto"/>
        <w:bottom w:val="none" w:sz="0" w:space="0" w:color="auto"/>
        <w:right w:val="none" w:sz="0" w:space="0" w:color="auto"/>
      </w:divBdr>
    </w:div>
    <w:div w:id="1181551837">
      <w:bodyDiv w:val="1"/>
      <w:marLeft w:val="0"/>
      <w:marRight w:val="0"/>
      <w:marTop w:val="0"/>
      <w:marBottom w:val="0"/>
      <w:divBdr>
        <w:top w:val="none" w:sz="0" w:space="0" w:color="auto"/>
        <w:left w:val="none" w:sz="0" w:space="0" w:color="auto"/>
        <w:bottom w:val="none" w:sz="0" w:space="0" w:color="auto"/>
        <w:right w:val="none" w:sz="0" w:space="0" w:color="auto"/>
      </w:divBdr>
    </w:div>
    <w:div w:id="1181699777">
      <w:bodyDiv w:val="1"/>
      <w:marLeft w:val="0"/>
      <w:marRight w:val="0"/>
      <w:marTop w:val="0"/>
      <w:marBottom w:val="0"/>
      <w:divBdr>
        <w:top w:val="none" w:sz="0" w:space="0" w:color="auto"/>
        <w:left w:val="none" w:sz="0" w:space="0" w:color="auto"/>
        <w:bottom w:val="none" w:sz="0" w:space="0" w:color="auto"/>
        <w:right w:val="none" w:sz="0" w:space="0" w:color="auto"/>
      </w:divBdr>
    </w:div>
    <w:div w:id="1182547726">
      <w:bodyDiv w:val="1"/>
      <w:marLeft w:val="0"/>
      <w:marRight w:val="0"/>
      <w:marTop w:val="0"/>
      <w:marBottom w:val="0"/>
      <w:divBdr>
        <w:top w:val="none" w:sz="0" w:space="0" w:color="auto"/>
        <w:left w:val="none" w:sz="0" w:space="0" w:color="auto"/>
        <w:bottom w:val="none" w:sz="0" w:space="0" w:color="auto"/>
        <w:right w:val="none" w:sz="0" w:space="0" w:color="auto"/>
      </w:divBdr>
    </w:div>
    <w:div w:id="1182665802">
      <w:bodyDiv w:val="1"/>
      <w:marLeft w:val="0"/>
      <w:marRight w:val="0"/>
      <w:marTop w:val="0"/>
      <w:marBottom w:val="0"/>
      <w:divBdr>
        <w:top w:val="none" w:sz="0" w:space="0" w:color="auto"/>
        <w:left w:val="none" w:sz="0" w:space="0" w:color="auto"/>
        <w:bottom w:val="none" w:sz="0" w:space="0" w:color="auto"/>
        <w:right w:val="none" w:sz="0" w:space="0" w:color="auto"/>
      </w:divBdr>
    </w:div>
    <w:div w:id="1182669169">
      <w:bodyDiv w:val="1"/>
      <w:marLeft w:val="0"/>
      <w:marRight w:val="0"/>
      <w:marTop w:val="0"/>
      <w:marBottom w:val="0"/>
      <w:divBdr>
        <w:top w:val="none" w:sz="0" w:space="0" w:color="auto"/>
        <w:left w:val="none" w:sz="0" w:space="0" w:color="auto"/>
        <w:bottom w:val="none" w:sz="0" w:space="0" w:color="auto"/>
        <w:right w:val="none" w:sz="0" w:space="0" w:color="auto"/>
      </w:divBdr>
    </w:div>
    <w:div w:id="1183980988">
      <w:bodyDiv w:val="1"/>
      <w:marLeft w:val="0"/>
      <w:marRight w:val="0"/>
      <w:marTop w:val="0"/>
      <w:marBottom w:val="0"/>
      <w:divBdr>
        <w:top w:val="none" w:sz="0" w:space="0" w:color="auto"/>
        <w:left w:val="none" w:sz="0" w:space="0" w:color="auto"/>
        <w:bottom w:val="none" w:sz="0" w:space="0" w:color="auto"/>
        <w:right w:val="none" w:sz="0" w:space="0" w:color="auto"/>
      </w:divBdr>
    </w:div>
    <w:div w:id="1184592886">
      <w:bodyDiv w:val="1"/>
      <w:marLeft w:val="0"/>
      <w:marRight w:val="0"/>
      <w:marTop w:val="0"/>
      <w:marBottom w:val="0"/>
      <w:divBdr>
        <w:top w:val="none" w:sz="0" w:space="0" w:color="auto"/>
        <w:left w:val="none" w:sz="0" w:space="0" w:color="auto"/>
        <w:bottom w:val="none" w:sz="0" w:space="0" w:color="auto"/>
        <w:right w:val="none" w:sz="0" w:space="0" w:color="auto"/>
      </w:divBdr>
      <w:divsChild>
        <w:div w:id="300770755">
          <w:marLeft w:val="547"/>
          <w:marRight w:val="0"/>
          <w:marTop w:val="154"/>
          <w:marBottom w:val="0"/>
          <w:divBdr>
            <w:top w:val="none" w:sz="0" w:space="0" w:color="auto"/>
            <w:left w:val="none" w:sz="0" w:space="0" w:color="auto"/>
            <w:bottom w:val="none" w:sz="0" w:space="0" w:color="auto"/>
            <w:right w:val="none" w:sz="0" w:space="0" w:color="auto"/>
          </w:divBdr>
        </w:div>
        <w:div w:id="886647753">
          <w:marLeft w:val="1166"/>
          <w:marRight w:val="0"/>
          <w:marTop w:val="134"/>
          <w:marBottom w:val="0"/>
          <w:divBdr>
            <w:top w:val="none" w:sz="0" w:space="0" w:color="auto"/>
            <w:left w:val="none" w:sz="0" w:space="0" w:color="auto"/>
            <w:bottom w:val="none" w:sz="0" w:space="0" w:color="auto"/>
            <w:right w:val="none" w:sz="0" w:space="0" w:color="auto"/>
          </w:divBdr>
        </w:div>
        <w:div w:id="994798027">
          <w:marLeft w:val="1166"/>
          <w:marRight w:val="0"/>
          <w:marTop w:val="134"/>
          <w:marBottom w:val="0"/>
          <w:divBdr>
            <w:top w:val="none" w:sz="0" w:space="0" w:color="auto"/>
            <w:left w:val="none" w:sz="0" w:space="0" w:color="auto"/>
            <w:bottom w:val="none" w:sz="0" w:space="0" w:color="auto"/>
            <w:right w:val="none" w:sz="0" w:space="0" w:color="auto"/>
          </w:divBdr>
        </w:div>
      </w:divsChild>
    </w:div>
    <w:div w:id="1184787798">
      <w:bodyDiv w:val="1"/>
      <w:marLeft w:val="0"/>
      <w:marRight w:val="0"/>
      <w:marTop w:val="0"/>
      <w:marBottom w:val="0"/>
      <w:divBdr>
        <w:top w:val="none" w:sz="0" w:space="0" w:color="auto"/>
        <w:left w:val="none" w:sz="0" w:space="0" w:color="auto"/>
        <w:bottom w:val="none" w:sz="0" w:space="0" w:color="auto"/>
        <w:right w:val="none" w:sz="0" w:space="0" w:color="auto"/>
      </w:divBdr>
    </w:div>
    <w:div w:id="1185049993">
      <w:bodyDiv w:val="1"/>
      <w:marLeft w:val="0"/>
      <w:marRight w:val="0"/>
      <w:marTop w:val="0"/>
      <w:marBottom w:val="0"/>
      <w:divBdr>
        <w:top w:val="none" w:sz="0" w:space="0" w:color="auto"/>
        <w:left w:val="none" w:sz="0" w:space="0" w:color="auto"/>
        <w:bottom w:val="none" w:sz="0" w:space="0" w:color="auto"/>
        <w:right w:val="none" w:sz="0" w:space="0" w:color="auto"/>
      </w:divBdr>
    </w:div>
    <w:div w:id="1185168413">
      <w:bodyDiv w:val="1"/>
      <w:marLeft w:val="0"/>
      <w:marRight w:val="0"/>
      <w:marTop w:val="0"/>
      <w:marBottom w:val="0"/>
      <w:divBdr>
        <w:top w:val="none" w:sz="0" w:space="0" w:color="auto"/>
        <w:left w:val="none" w:sz="0" w:space="0" w:color="auto"/>
        <w:bottom w:val="none" w:sz="0" w:space="0" w:color="auto"/>
        <w:right w:val="none" w:sz="0" w:space="0" w:color="auto"/>
      </w:divBdr>
    </w:div>
    <w:div w:id="1185901098">
      <w:bodyDiv w:val="1"/>
      <w:marLeft w:val="0"/>
      <w:marRight w:val="0"/>
      <w:marTop w:val="0"/>
      <w:marBottom w:val="0"/>
      <w:divBdr>
        <w:top w:val="none" w:sz="0" w:space="0" w:color="auto"/>
        <w:left w:val="none" w:sz="0" w:space="0" w:color="auto"/>
        <w:bottom w:val="none" w:sz="0" w:space="0" w:color="auto"/>
        <w:right w:val="none" w:sz="0" w:space="0" w:color="auto"/>
      </w:divBdr>
    </w:div>
    <w:div w:id="1186212851">
      <w:bodyDiv w:val="1"/>
      <w:marLeft w:val="0"/>
      <w:marRight w:val="0"/>
      <w:marTop w:val="0"/>
      <w:marBottom w:val="0"/>
      <w:divBdr>
        <w:top w:val="none" w:sz="0" w:space="0" w:color="auto"/>
        <w:left w:val="none" w:sz="0" w:space="0" w:color="auto"/>
        <w:bottom w:val="none" w:sz="0" w:space="0" w:color="auto"/>
        <w:right w:val="none" w:sz="0" w:space="0" w:color="auto"/>
      </w:divBdr>
    </w:div>
    <w:div w:id="1186866384">
      <w:bodyDiv w:val="1"/>
      <w:marLeft w:val="0"/>
      <w:marRight w:val="0"/>
      <w:marTop w:val="0"/>
      <w:marBottom w:val="0"/>
      <w:divBdr>
        <w:top w:val="none" w:sz="0" w:space="0" w:color="auto"/>
        <w:left w:val="none" w:sz="0" w:space="0" w:color="auto"/>
        <w:bottom w:val="none" w:sz="0" w:space="0" w:color="auto"/>
        <w:right w:val="none" w:sz="0" w:space="0" w:color="auto"/>
      </w:divBdr>
    </w:div>
    <w:div w:id="1187014924">
      <w:bodyDiv w:val="1"/>
      <w:marLeft w:val="0"/>
      <w:marRight w:val="0"/>
      <w:marTop w:val="0"/>
      <w:marBottom w:val="0"/>
      <w:divBdr>
        <w:top w:val="none" w:sz="0" w:space="0" w:color="auto"/>
        <w:left w:val="none" w:sz="0" w:space="0" w:color="auto"/>
        <w:bottom w:val="none" w:sz="0" w:space="0" w:color="auto"/>
        <w:right w:val="none" w:sz="0" w:space="0" w:color="auto"/>
      </w:divBdr>
    </w:div>
    <w:div w:id="1187600727">
      <w:bodyDiv w:val="1"/>
      <w:marLeft w:val="0"/>
      <w:marRight w:val="0"/>
      <w:marTop w:val="0"/>
      <w:marBottom w:val="0"/>
      <w:divBdr>
        <w:top w:val="none" w:sz="0" w:space="0" w:color="auto"/>
        <w:left w:val="none" w:sz="0" w:space="0" w:color="auto"/>
        <w:bottom w:val="none" w:sz="0" w:space="0" w:color="auto"/>
        <w:right w:val="none" w:sz="0" w:space="0" w:color="auto"/>
      </w:divBdr>
    </w:div>
    <w:div w:id="1187791874">
      <w:bodyDiv w:val="1"/>
      <w:marLeft w:val="0"/>
      <w:marRight w:val="0"/>
      <w:marTop w:val="0"/>
      <w:marBottom w:val="0"/>
      <w:divBdr>
        <w:top w:val="none" w:sz="0" w:space="0" w:color="auto"/>
        <w:left w:val="none" w:sz="0" w:space="0" w:color="auto"/>
        <w:bottom w:val="none" w:sz="0" w:space="0" w:color="auto"/>
        <w:right w:val="none" w:sz="0" w:space="0" w:color="auto"/>
      </w:divBdr>
      <w:divsChild>
        <w:div w:id="395976923">
          <w:marLeft w:val="1166"/>
          <w:marRight w:val="0"/>
          <w:marTop w:val="115"/>
          <w:marBottom w:val="0"/>
          <w:divBdr>
            <w:top w:val="none" w:sz="0" w:space="0" w:color="auto"/>
            <w:left w:val="none" w:sz="0" w:space="0" w:color="auto"/>
            <w:bottom w:val="none" w:sz="0" w:space="0" w:color="auto"/>
            <w:right w:val="none" w:sz="0" w:space="0" w:color="auto"/>
          </w:divBdr>
        </w:div>
        <w:div w:id="513689899">
          <w:marLeft w:val="547"/>
          <w:marRight w:val="0"/>
          <w:marTop w:val="134"/>
          <w:marBottom w:val="0"/>
          <w:divBdr>
            <w:top w:val="none" w:sz="0" w:space="0" w:color="auto"/>
            <w:left w:val="none" w:sz="0" w:space="0" w:color="auto"/>
            <w:bottom w:val="none" w:sz="0" w:space="0" w:color="auto"/>
            <w:right w:val="none" w:sz="0" w:space="0" w:color="auto"/>
          </w:divBdr>
        </w:div>
        <w:div w:id="1425807556">
          <w:marLeft w:val="1166"/>
          <w:marRight w:val="0"/>
          <w:marTop w:val="115"/>
          <w:marBottom w:val="0"/>
          <w:divBdr>
            <w:top w:val="none" w:sz="0" w:space="0" w:color="auto"/>
            <w:left w:val="none" w:sz="0" w:space="0" w:color="auto"/>
            <w:bottom w:val="none" w:sz="0" w:space="0" w:color="auto"/>
            <w:right w:val="none" w:sz="0" w:space="0" w:color="auto"/>
          </w:divBdr>
        </w:div>
        <w:div w:id="1712152414">
          <w:marLeft w:val="1166"/>
          <w:marRight w:val="0"/>
          <w:marTop w:val="115"/>
          <w:marBottom w:val="0"/>
          <w:divBdr>
            <w:top w:val="none" w:sz="0" w:space="0" w:color="auto"/>
            <w:left w:val="none" w:sz="0" w:space="0" w:color="auto"/>
            <w:bottom w:val="none" w:sz="0" w:space="0" w:color="auto"/>
            <w:right w:val="none" w:sz="0" w:space="0" w:color="auto"/>
          </w:divBdr>
        </w:div>
        <w:div w:id="1848061273">
          <w:marLeft w:val="1166"/>
          <w:marRight w:val="0"/>
          <w:marTop w:val="115"/>
          <w:marBottom w:val="0"/>
          <w:divBdr>
            <w:top w:val="none" w:sz="0" w:space="0" w:color="auto"/>
            <w:left w:val="none" w:sz="0" w:space="0" w:color="auto"/>
            <w:bottom w:val="none" w:sz="0" w:space="0" w:color="auto"/>
            <w:right w:val="none" w:sz="0" w:space="0" w:color="auto"/>
          </w:divBdr>
        </w:div>
      </w:divsChild>
    </w:div>
    <w:div w:id="1187908104">
      <w:bodyDiv w:val="1"/>
      <w:marLeft w:val="0"/>
      <w:marRight w:val="0"/>
      <w:marTop w:val="0"/>
      <w:marBottom w:val="0"/>
      <w:divBdr>
        <w:top w:val="none" w:sz="0" w:space="0" w:color="auto"/>
        <w:left w:val="none" w:sz="0" w:space="0" w:color="auto"/>
        <w:bottom w:val="none" w:sz="0" w:space="0" w:color="auto"/>
        <w:right w:val="none" w:sz="0" w:space="0" w:color="auto"/>
      </w:divBdr>
    </w:div>
    <w:div w:id="1188910527">
      <w:bodyDiv w:val="1"/>
      <w:marLeft w:val="0"/>
      <w:marRight w:val="0"/>
      <w:marTop w:val="0"/>
      <w:marBottom w:val="0"/>
      <w:divBdr>
        <w:top w:val="none" w:sz="0" w:space="0" w:color="auto"/>
        <w:left w:val="none" w:sz="0" w:space="0" w:color="auto"/>
        <w:bottom w:val="none" w:sz="0" w:space="0" w:color="auto"/>
        <w:right w:val="none" w:sz="0" w:space="0" w:color="auto"/>
      </w:divBdr>
    </w:div>
    <w:div w:id="1188979488">
      <w:bodyDiv w:val="1"/>
      <w:marLeft w:val="0"/>
      <w:marRight w:val="0"/>
      <w:marTop w:val="0"/>
      <w:marBottom w:val="0"/>
      <w:divBdr>
        <w:top w:val="none" w:sz="0" w:space="0" w:color="auto"/>
        <w:left w:val="none" w:sz="0" w:space="0" w:color="auto"/>
        <w:bottom w:val="none" w:sz="0" w:space="0" w:color="auto"/>
        <w:right w:val="none" w:sz="0" w:space="0" w:color="auto"/>
      </w:divBdr>
    </w:div>
    <w:div w:id="1189225036">
      <w:bodyDiv w:val="1"/>
      <w:marLeft w:val="0"/>
      <w:marRight w:val="0"/>
      <w:marTop w:val="0"/>
      <w:marBottom w:val="0"/>
      <w:divBdr>
        <w:top w:val="none" w:sz="0" w:space="0" w:color="auto"/>
        <w:left w:val="none" w:sz="0" w:space="0" w:color="auto"/>
        <w:bottom w:val="none" w:sz="0" w:space="0" w:color="auto"/>
        <w:right w:val="none" w:sz="0" w:space="0" w:color="auto"/>
      </w:divBdr>
      <w:divsChild>
        <w:div w:id="387192262">
          <w:marLeft w:val="1166"/>
          <w:marRight w:val="0"/>
          <w:marTop w:val="134"/>
          <w:marBottom w:val="0"/>
          <w:divBdr>
            <w:top w:val="none" w:sz="0" w:space="0" w:color="auto"/>
            <w:left w:val="none" w:sz="0" w:space="0" w:color="auto"/>
            <w:bottom w:val="none" w:sz="0" w:space="0" w:color="auto"/>
            <w:right w:val="none" w:sz="0" w:space="0" w:color="auto"/>
          </w:divBdr>
        </w:div>
        <w:div w:id="1172911321">
          <w:marLeft w:val="547"/>
          <w:marRight w:val="0"/>
          <w:marTop w:val="154"/>
          <w:marBottom w:val="0"/>
          <w:divBdr>
            <w:top w:val="none" w:sz="0" w:space="0" w:color="auto"/>
            <w:left w:val="none" w:sz="0" w:space="0" w:color="auto"/>
            <w:bottom w:val="none" w:sz="0" w:space="0" w:color="auto"/>
            <w:right w:val="none" w:sz="0" w:space="0" w:color="auto"/>
          </w:divBdr>
        </w:div>
        <w:div w:id="1352343136">
          <w:marLeft w:val="1166"/>
          <w:marRight w:val="0"/>
          <w:marTop w:val="134"/>
          <w:marBottom w:val="0"/>
          <w:divBdr>
            <w:top w:val="none" w:sz="0" w:space="0" w:color="auto"/>
            <w:left w:val="none" w:sz="0" w:space="0" w:color="auto"/>
            <w:bottom w:val="none" w:sz="0" w:space="0" w:color="auto"/>
            <w:right w:val="none" w:sz="0" w:space="0" w:color="auto"/>
          </w:divBdr>
        </w:div>
      </w:divsChild>
    </w:div>
    <w:div w:id="1189444223">
      <w:bodyDiv w:val="1"/>
      <w:marLeft w:val="0"/>
      <w:marRight w:val="0"/>
      <w:marTop w:val="0"/>
      <w:marBottom w:val="0"/>
      <w:divBdr>
        <w:top w:val="none" w:sz="0" w:space="0" w:color="auto"/>
        <w:left w:val="none" w:sz="0" w:space="0" w:color="auto"/>
        <w:bottom w:val="none" w:sz="0" w:space="0" w:color="auto"/>
        <w:right w:val="none" w:sz="0" w:space="0" w:color="auto"/>
      </w:divBdr>
      <w:divsChild>
        <w:div w:id="527839791">
          <w:marLeft w:val="1166"/>
          <w:marRight w:val="0"/>
          <w:marTop w:val="96"/>
          <w:marBottom w:val="0"/>
          <w:divBdr>
            <w:top w:val="none" w:sz="0" w:space="0" w:color="auto"/>
            <w:left w:val="none" w:sz="0" w:space="0" w:color="auto"/>
            <w:bottom w:val="none" w:sz="0" w:space="0" w:color="auto"/>
            <w:right w:val="none" w:sz="0" w:space="0" w:color="auto"/>
          </w:divBdr>
        </w:div>
        <w:div w:id="591476312">
          <w:marLeft w:val="1166"/>
          <w:marRight w:val="0"/>
          <w:marTop w:val="96"/>
          <w:marBottom w:val="0"/>
          <w:divBdr>
            <w:top w:val="none" w:sz="0" w:space="0" w:color="auto"/>
            <w:left w:val="none" w:sz="0" w:space="0" w:color="auto"/>
            <w:bottom w:val="none" w:sz="0" w:space="0" w:color="auto"/>
            <w:right w:val="none" w:sz="0" w:space="0" w:color="auto"/>
          </w:divBdr>
        </w:div>
        <w:div w:id="761101677">
          <w:marLeft w:val="1166"/>
          <w:marRight w:val="0"/>
          <w:marTop w:val="96"/>
          <w:marBottom w:val="0"/>
          <w:divBdr>
            <w:top w:val="none" w:sz="0" w:space="0" w:color="auto"/>
            <w:left w:val="none" w:sz="0" w:space="0" w:color="auto"/>
            <w:bottom w:val="none" w:sz="0" w:space="0" w:color="auto"/>
            <w:right w:val="none" w:sz="0" w:space="0" w:color="auto"/>
          </w:divBdr>
        </w:div>
        <w:div w:id="832337587">
          <w:marLeft w:val="1166"/>
          <w:marRight w:val="0"/>
          <w:marTop w:val="96"/>
          <w:marBottom w:val="0"/>
          <w:divBdr>
            <w:top w:val="none" w:sz="0" w:space="0" w:color="auto"/>
            <w:left w:val="none" w:sz="0" w:space="0" w:color="auto"/>
            <w:bottom w:val="none" w:sz="0" w:space="0" w:color="auto"/>
            <w:right w:val="none" w:sz="0" w:space="0" w:color="auto"/>
          </w:divBdr>
        </w:div>
        <w:div w:id="1109549987">
          <w:marLeft w:val="1166"/>
          <w:marRight w:val="0"/>
          <w:marTop w:val="96"/>
          <w:marBottom w:val="0"/>
          <w:divBdr>
            <w:top w:val="none" w:sz="0" w:space="0" w:color="auto"/>
            <w:left w:val="none" w:sz="0" w:space="0" w:color="auto"/>
            <w:bottom w:val="none" w:sz="0" w:space="0" w:color="auto"/>
            <w:right w:val="none" w:sz="0" w:space="0" w:color="auto"/>
          </w:divBdr>
        </w:div>
        <w:div w:id="1432310902">
          <w:marLeft w:val="547"/>
          <w:marRight w:val="0"/>
          <w:marTop w:val="96"/>
          <w:marBottom w:val="0"/>
          <w:divBdr>
            <w:top w:val="none" w:sz="0" w:space="0" w:color="auto"/>
            <w:left w:val="none" w:sz="0" w:space="0" w:color="auto"/>
            <w:bottom w:val="none" w:sz="0" w:space="0" w:color="auto"/>
            <w:right w:val="none" w:sz="0" w:space="0" w:color="auto"/>
          </w:divBdr>
        </w:div>
        <w:div w:id="1620650245">
          <w:marLeft w:val="1800"/>
          <w:marRight w:val="0"/>
          <w:marTop w:val="96"/>
          <w:marBottom w:val="0"/>
          <w:divBdr>
            <w:top w:val="none" w:sz="0" w:space="0" w:color="auto"/>
            <w:left w:val="none" w:sz="0" w:space="0" w:color="auto"/>
            <w:bottom w:val="none" w:sz="0" w:space="0" w:color="auto"/>
            <w:right w:val="none" w:sz="0" w:space="0" w:color="auto"/>
          </w:divBdr>
        </w:div>
        <w:div w:id="1630941655">
          <w:marLeft w:val="1166"/>
          <w:marRight w:val="0"/>
          <w:marTop w:val="96"/>
          <w:marBottom w:val="0"/>
          <w:divBdr>
            <w:top w:val="none" w:sz="0" w:space="0" w:color="auto"/>
            <w:left w:val="none" w:sz="0" w:space="0" w:color="auto"/>
            <w:bottom w:val="none" w:sz="0" w:space="0" w:color="auto"/>
            <w:right w:val="none" w:sz="0" w:space="0" w:color="auto"/>
          </w:divBdr>
        </w:div>
        <w:div w:id="1719745000">
          <w:marLeft w:val="1800"/>
          <w:marRight w:val="0"/>
          <w:marTop w:val="96"/>
          <w:marBottom w:val="0"/>
          <w:divBdr>
            <w:top w:val="none" w:sz="0" w:space="0" w:color="auto"/>
            <w:left w:val="none" w:sz="0" w:space="0" w:color="auto"/>
            <w:bottom w:val="none" w:sz="0" w:space="0" w:color="auto"/>
            <w:right w:val="none" w:sz="0" w:space="0" w:color="auto"/>
          </w:divBdr>
        </w:div>
        <w:div w:id="2027631666">
          <w:marLeft w:val="1166"/>
          <w:marRight w:val="0"/>
          <w:marTop w:val="96"/>
          <w:marBottom w:val="0"/>
          <w:divBdr>
            <w:top w:val="none" w:sz="0" w:space="0" w:color="auto"/>
            <w:left w:val="none" w:sz="0" w:space="0" w:color="auto"/>
            <w:bottom w:val="none" w:sz="0" w:space="0" w:color="auto"/>
            <w:right w:val="none" w:sz="0" w:space="0" w:color="auto"/>
          </w:divBdr>
        </w:div>
        <w:div w:id="2081095775">
          <w:marLeft w:val="1800"/>
          <w:marRight w:val="0"/>
          <w:marTop w:val="96"/>
          <w:marBottom w:val="0"/>
          <w:divBdr>
            <w:top w:val="none" w:sz="0" w:space="0" w:color="auto"/>
            <w:left w:val="none" w:sz="0" w:space="0" w:color="auto"/>
            <w:bottom w:val="none" w:sz="0" w:space="0" w:color="auto"/>
            <w:right w:val="none" w:sz="0" w:space="0" w:color="auto"/>
          </w:divBdr>
        </w:div>
        <w:div w:id="2081709292">
          <w:marLeft w:val="1800"/>
          <w:marRight w:val="0"/>
          <w:marTop w:val="96"/>
          <w:marBottom w:val="0"/>
          <w:divBdr>
            <w:top w:val="none" w:sz="0" w:space="0" w:color="auto"/>
            <w:left w:val="none" w:sz="0" w:space="0" w:color="auto"/>
            <w:bottom w:val="none" w:sz="0" w:space="0" w:color="auto"/>
            <w:right w:val="none" w:sz="0" w:space="0" w:color="auto"/>
          </w:divBdr>
        </w:div>
      </w:divsChild>
    </w:div>
    <w:div w:id="1189752941">
      <w:bodyDiv w:val="1"/>
      <w:marLeft w:val="0"/>
      <w:marRight w:val="0"/>
      <w:marTop w:val="0"/>
      <w:marBottom w:val="0"/>
      <w:divBdr>
        <w:top w:val="none" w:sz="0" w:space="0" w:color="auto"/>
        <w:left w:val="none" w:sz="0" w:space="0" w:color="auto"/>
        <w:bottom w:val="none" w:sz="0" w:space="0" w:color="auto"/>
        <w:right w:val="none" w:sz="0" w:space="0" w:color="auto"/>
      </w:divBdr>
    </w:div>
    <w:div w:id="1189833538">
      <w:bodyDiv w:val="1"/>
      <w:marLeft w:val="0"/>
      <w:marRight w:val="0"/>
      <w:marTop w:val="0"/>
      <w:marBottom w:val="0"/>
      <w:divBdr>
        <w:top w:val="none" w:sz="0" w:space="0" w:color="auto"/>
        <w:left w:val="none" w:sz="0" w:space="0" w:color="auto"/>
        <w:bottom w:val="none" w:sz="0" w:space="0" w:color="auto"/>
        <w:right w:val="none" w:sz="0" w:space="0" w:color="auto"/>
      </w:divBdr>
    </w:div>
    <w:div w:id="1189946687">
      <w:bodyDiv w:val="1"/>
      <w:marLeft w:val="0"/>
      <w:marRight w:val="0"/>
      <w:marTop w:val="0"/>
      <w:marBottom w:val="0"/>
      <w:divBdr>
        <w:top w:val="none" w:sz="0" w:space="0" w:color="auto"/>
        <w:left w:val="none" w:sz="0" w:space="0" w:color="auto"/>
        <w:bottom w:val="none" w:sz="0" w:space="0" w:color="auto"/>
        <w:right w:val="none" w:sz="0" w:space="0" w:color="auto"/>
      </w:divBdr>
    </w:div>
    <w:div w:id="1190139449">
      <w:bodyDiv w:val="1"/>
      <w:marLeft w:val="0"/>
      <w:marRight w:val="0"/>
      <w:marTop w:val="0"/>
      <w:marBottom w:val="0"/>
      <w:divBdr>
        <w:top w:val="none" w:sz="0" w:space="0" w:color="auto"/>
        <w:left w:val="none" w:sz="0" w:space="0" w:color="auto"/>
        <w:bottom w:val="none" w:sz="0" w:space="0" w:color="auto"/>
        <w:right w:val="none" w:sz="0" w:space="0" w:color="auto"/>
      </w:divBdr>
    </w:div>
    <w:div w:id="1190147479">
      <w:bodyDiv w:val="1"/>
      <w:marLeft w:val="0"/>
      <w:marRight w:val="0"/>
      <w:marTop w:val="0"/>
      <w:marBottom w:val="0"/>
      <w:divBdr>
        <w:top w:val="none" w:sz="0" w:space="0" w:color="auto"/>
        <w:left w:val="none" w:sz="0" w:space="0" w:color="auto"/>
        <w:bottom w:val="none" w:sz="0" w:space="0" w:color="auto"/>
        <w:right w:val="none" w:sz="0" w:space="0" w:color="auto"/>
      </w:divBdr>
    </w:div>
    <w:div w:id="1190411244">
      <w:bodyDiv w:val="1"/>
      <w:marLeft w:val="0"/>
      <w:marRight w:val="0"/>
      <w:marTop w:val="0"/>
      <w:marBottom w:val="0"/>
      <w:divBdr>
        <w:top w:val="none" w:sz="0" w:space="0" w:color="auto"/>
        <w:left w:val="none" w:sz="0" w:space="0" w:color="auto"/>
        <w:bottom w:val="none" w:sz="0" w:space="0" w:color="auto"/>
        <w:right w:val="none" w:sz="0" w:space="0" w:color="auto"/>
      </w:divBdr>
      <w:divsChild>
        <w:div w:id="484973011">
          <w:marLeft w:val="1166"/>
          <w:marRight w:val="0"/>
          <w:marTop w:val="115"/>
          <w:marBottom w:val="0"/>
          <w:divBdr>
            <w:top w:val="none" w:sz="0" w:space="0" w:color="auto"/>
            <w:left w:val="none" w:sz="0" w:space="0" w:color="auto"/>
            <w:bottom w:val="none" w:sz="0" w:space="0" w:color="auto"/>
            <w:right w:val="none" w:sz="0" w:space="0" w:color="auto"/>
          </w:divBdr>
        </w:div>
        <w:div w:id="595291162">
          <w:marLeft w:val="1800"/>
          <w:marRight w:val="0"/>
          <w:marTop w:val="115"/>
          <w:marBottom w:val="0"/>
          <w:divBdr>
            <w:top w:val="none" w:sz="0" w:space="0" w:color="auto"/>
            <w:left w:val="none" w:sz="0" w:space="0" w:color="auto"/>
            <w:bottom w:val="none" w:sz="0" w:space="0" w:color="auto"/>
            <w:right w:val="none" w:sz="0" w:space="0" w:color="auto"/>
          </w:divBdr>
        </w:div>
        <w:div w:id="903561174">
          <w:marLeft w:val="547"/>
          <w:marRight w:val="0"/>
          <w:marTop w:val="134"/>
          <w:marBottom w:val="0"/>
          <w:divBdr>
            <w:top w:val="none" w:sz="0" w:space="0" w:color="auto"/>
            <w:left w:val="none" w:sz="0" w:space="0" w:color="auto"/>
            <w:bottom w:val="none" w:sz="0" w:space="0" w:color="auto"/>
            <w:right w:val="none" w:sz="0" w:space="0" w:color="auto"/>
          </w:divBdr>
        </w:div>
        <w:div w:id="1411197016">
          <w:marLeft w:val="547"/>
          <w:marRight w:val="0"/>
          <w:marTop w:val="134"/>
          <w:marBottom w:val="0"/>
          <w:divBdr>
            <w:top w:val="none" w:sz="0" w:space="0" w:color="auto"/>
            <w:left w:val="none" w:sz="0" w:space="0" w:color="auto"/>
            <w:bottom w:val="none" w:sz="0" w:space="0" w:color="auto"/>
            <w:right w:val="none" w:sz="0" w:space="0" w:color="auto"/>
          </w:divBdr>
        </w:div>
        <w:div w:id="1434398698">
          <w:marLeft w:val="1166"/>
          <w:marRight w:val="0"/>
          <w:marTop w:val="115"/>
          <w:marBottom w:val="0"/>
          <w:divBdr>
            <w:top w:val="none" w:sz="0" w:space="0" w:color="auto"/>
            <w:left w:val="none" w:sz="0" w:space="0" w:color="auto"/>
            <w:bottom w:val="none" w:sz="0" w:space="0" w:color="auto"/>
            <w:right w:val="none" w:sz="0" w:space="0" w:color="auto"/>
          </w:divBdr>
        </w:div>
        <w:div w:id="1521237569">
          <w:marLeft w:val="1800"/>
          <w:marRight w:val="0"/>
          <w:marTop w:val="115"/>
          <w:marBottom w:val="0"/>
          <w:divBdr>
            <w:top w:val="none" w:sz="0" w:space="0" w:color="auto"/>
            <w:left w:val="none" w:sz="0" w:space="0" w:color="auto"/>
            <w:bottom w:val="none" w:sz="0" w:space="0" w:color="auto"/>
            <w:right w:val="none" w:sz="0" w:space="0" w:color="auto"/>
          </w:divBdr>
        </w:div>
        <w:div w:id="1750928774">
          <w:marLeft w:val="1166"/>
          <w:marRight w:val="0"/>
          <w:marTop w:val="115"/>
          <w:marBottom w:val="0"/>
          <w:divBdr>
            <w:top w:val="none" w:sz="0" w:space="0" w:color="auto"/>
            <w:left w:val="none" w:sz="0" w:space="0" w:color="auto"/>
            <w:bottom w:val="none" w:sz="0" w:space="0" w:color="auto"/>
            <w:right w:val="none" w:sz="0" w:space="0" w:color="auto"/>
          </w:divBdr>
        </w:div>
      </w:divsChild>
    </w:div>
    <w:div w:id="1190755515">
      <w:bodyDiv w:val="1"/>
      <w:marLeft w:val="0"/>
      <w:marRight w:val="0"/>
      <w:marTop w:val="0"/>
      <w:marBottom w:val="0"/>
      <w:divBdr>
        <w:top w:val="none" w:sz="0" w:space="0" w:color="auto"/>
        <w:left w:val="none" w:sz="0" w:space="0" w:color="auto"/>
        <w:bottom w:val="none" w:sz="0" w:space="0" w:color="auto"/>
        <w:right w:val="none" w:sz="0" w:space="0" w:color="auto"/>
      </w:divBdr>
    </w:div>
    <w:div w:id="1190801327">
      <w:bodyDiv w:val="1"/>
      <w:marLeft w:val="0"/>
      <w:marRight w:val="0"/>
      <w:marTop w:val="0"/>
      <w:marBottom w:val="0"/>
      <w:divBdr>
        <w:top w:val="none" w:sz="0" w:space="0" w:color="auto"/>
        <w:left w:val="none" w:sz="0" w:space="0" w:color="auto"/>
        <w:bottom w:val="none" w:sz="0" w:space="0" w:color="auto"/>
        <w:right w:val="none" w:sz="0" w:space="0" w:color="auto"/>
      </w:divBdr>
    </w:div>
    <w:div w:id="1192495971">
      <w:bodyDiv w:val="1"/>
      <w:marLeft w:val="0"/>
      <w:marRight w:val="0"/>
      <w:marTop w:val="0"/>
      <w:marBottom w:val="0"/>
      <w:divBdr>
        <w:top w:val="none" w:sz="0" w:space="0" w:color="auto"/>
        <w:left w:val="none" w:sz="0" w:space="0" w:color="auto"/>
        <w:bottom w:val="none" w:sz="0" w:space="0" w:color="auto"/>
        <w:right w:val="none" w:sz="0" w:space="0" w:color="auto"/>
      </w:divBdr>
    </w:div>
    <w:div w:id="1192837180">
      <w:bodyDiv w:val="1"/>
      <w:marLeft w:val="0"/>
      <w:marRight w:val="0"/>
      <w:marTop w:val="0"/>
      <w:marBottom w:val="0"/>
      <w:divBdr>
        <w:top w:val="none" w:sz="0" w:space="0" w:color="auto"/>
        <w:left w:val="none" w:sz="0" w:space="0" w:color="auto"/>
        <w:bottom w:val="none" w:sz="0" w:space="0" w:color="auto"/>
        <w:right w:val="none" w:sz="0" w:space="0" w:color="auto"/>
      </w:divBdr>
    </w:div>
    <w:div w:id="1192912624">
      <w:bodyDiv w:val="1"/>
      <w:marLeft w:val="0"/>
      <w:marRight w:val="0"/>
      <w:marTop w:val="0"/>
      <w:marBottom w:val="0"/>
      <w:divBdr>
        <w:top w:val="none" w:sz="0" w:space="0" w:color="auto"/>
        <w:left w:val="none" w:sz="0" w:space="0" w:color="auto"/>
        <w:bottom w:val="none" w:sz="0" w:space="0" w:color="auto"/>
        <w:right w:val="none" w:sz="0" w:space="0" w:color="auto"/>
      </w:divBdr>
    </w:div>
    <w:div w:id="1193106761">
      <w:bodyDiv w:val="1"/>
      <w:marLeft w:val="0"/>
      <w:marRight w:val="0"/>
      <w:marTop w:val="0"/>
      <w:marBottom w:val="0"/>
      <w:divBdr>
        <w:top w:val="none" w:sz="0" w:space="0" w:color="auto"/>
        <w:left w:val="none" w:sz="0" w:space="0" w:color="auto"/>
        <w:bottom w:val="none" w:sz="0" w:space="0" w:color="auto"/>
        <w:right w:val="none" w:sz="0" w:space="0" w:color="auto"/>
      </w:divBdr>
      <w:divsChild>
        <w:div w:id="350379779">
          <w:marLeft w:val="1166"/>
          <w:marRight w:val="0"/>
          <w:marTop w:val="0"/>
          <w:marBottom w:val="60"/>
          <w:divBdr>
            <w:top w:val="none" w:sz="0" w:space="0" w:color="auto"/>
            <w:left w:val="none" w:sz="0" w:space="0" w:color="auto"/>
            <w:bottom w:val="none" w:sz="0" w:space="0" w:color="auto"/>
            <w:right w:val="none" w:sz="0" w:space="0" w:color="auto"/>
          </w:divBdr>
        </w:div>
        <w:div w:id="1713577320">
          <w:marLeft w:val="547"/>
          <w:marRight w:val="0"/>
          <w:marTop w:val="0"/>
          <w:marBottom w:val="60"/>
          <w:divBdr>
            <w:top w:val="none" w:sz="0" w:space="0" w:color="auto"/>
            <w:left w:val="none" w:sz="0" w:space="0" w:color="auto"/>
            <w:bottom w:val="none" w:sz="0" w:space="0" w:color="auto"/>
            <w:right w:val="none" w:sz="0" w:space="0" w:color="auto"/>
          </w:divBdr>
        </w:div>
        <w:div w:id="1732380934">
          <w:marLeft w:val="1166"/>
          <w:marRight w:val="0"/>
          <w:marTop w:val="0"/>
          <w:marBottom w:val="60"/>
          <w:divBdr>
            <w:top w:val="none" w:sz="0" w:space="0" w:color="auto"/>
            <w:left w:val="none" w:sz="0" w:space="0" w:color="auto"/>
            <w:bottom w:val="none" w:sz="0" w:space="0" w:color="auto"/>
            <w:right w:val="none" w:sz="0" w:space="0" w:color="auto"/>
          </w:divBdr>
        </w:div>
        <w:div w:id="1822037630">
          <w:marLeft w:val="547"/>
          <w:marRight w:val="0"/>
          <w:marTop w:val="0"/>
          <w:marBottom w:val="60"/>
          <w:divBdr>
            <w:top w:val="none" w:sz="0" w:space="0" w:color="auto"/>
            <w:left w:val="none" w:sz="0" w:space="0" w:color="auto"/>
            <w:bottom w:val="none" w:sz="0" w:space="0" w:color="auto"/>
            <w:right w:val="none" w:sz="0" w:space="0" w:color="auto"/>
          </w:divBdr>
        </w:div>
      </w:divsChild>
    </w:div>
    <w:div w:id="1193492097">
      <w:bodyDiv w:val="1"/>
      <w:marLeft w:val="0"/>
      <w:marRight w:val="0"/>
      <w:marTop w:val="0"/>
      <w:marBottom w:val="0"/>
      <w:divBdr>
        <w:top w:val="none" w:sz="0" w:space="0" w:color="auto"/>
        <w:left w:val="none" w:sz="0" w:space="0" w:color="auto"/>
        <w:bottom w:val="none" w:sz="0" w:space="0" w:color="auto"/>
        <w:right w:val="none" w:sz="0" w:space="0" w:color="auto"/>
      </w:divBdr>
    </w:div>
    <w:div w:id="1193880581">
      <w:bodyDiv w:val="1"/>
      <w:marLeft w:val="0"/>
      <w:marRight w:val="0"/>
      <w:marTop w:val="0"/>
      <w:marBottom w:val="0"/>
      <w:divBdr>
        <w:top w:val="none" w:sz="0" w:space="0" w:color="auto"/>
        <w:left w:val="none" w:sz="0" w:space="0" w:color="auto"/>
        <w:bottom w:val="none" w:sz="0" w:space="0" w:color="auto"/>
        <w:right w:val="none" w:sz="0" w:space="0" w:color="auto"/>
      </w:divBdr>
    </w:div>
    <w:div w:id="1193953639">
      <w:bodyDiv w:val="1"/>
      <w:marLeft w:val="0"/>
      <w:marRight w:val="0"/>
      <w:marTop w:val="0"/>
      <w:marBottom w:val="0"/>
      <w:divBdr>
        <w:top w:val="none" w:sz="0" w:space="0" w:color="auto"/>
        <w:left w:val="none" w:sz="0" w:space="0" w:color="auto"/>
        <w:bottom w:val="none" w:sz="0" w:space="0" w:color="auto"/>
        <w:right w:val="none" w:sz="0" w:space="0" w:color="auto"/>
      </w:divBdr>
    </w:div>
    <w:div w:id="1194197730">
      <w:bodyDiv w:val="1"/>
      <w:marLeft w:val="0"/>
      <w:marRight w:val="0"/>
      <w:marTop w:val="0"/>
      <w:marBottom w:val="0"/>
      <w:divBdr>
        <w:top w:val="none" w:sz="0" w:space="0" w:color="auto"/>
        <w:left w:val="none" w:sz="0" w:space="0" w:color="auto"/>
        <w:bottom w:val="none" w:sz="0" w:space="0" w:color="auto"/>
        <w:right w:val="none" w:sz="0" w:space="0" w:color="auto"/>
      </w:divBdr>
    </w:div>
    <w:div w:id="1194803880">
      <w:bodyDiv w:val="1"/>
      <w:marLeft w:val="0"/>
      <w:marRight w:val="0"/>
      <w:marTop w:val="0"/>
      <w:marBottom w:val="0"/>
      <w:divBdr>
        <w:top w:val="none" w:sz="0" w:space="0" w:color="auto"/>
        <w:left w:val="none" w:sz="0" w:space="0" w:color="auto"/>
        <w:bottom w:val="none" w:sz="0" w:space="0" w:color="auto"/>
        <w:right w:val="none" w:sz="0" w:space="0" w:color="auto"/>
      </w:divBdr>
    </w:div>
    <w:div w:id="1195456910">
      <w:bodyDiv w:val="1"/>
      <w:marLeft w:val="0"/>
      <w:marRight w:val="0"/>
      <w:marTop w:val="0"/>
      <w:marBottom w:val="0"/>
      <w:divBdr>
        <w:top w:val="none" w:sz="0" w:space="0" w:color="auto"/>
        <w:left w:val="none" w:sz="0" w:space="0" w:color="auto"/>
        <w:bottom w:val="none" w:sz="0" w:space="0" w:color="auto"/>
        <w:right w:val="none" w:sz="0" w:space="0" w:color="auto"/>
      </w:divBdr>
    </w:div>
    <w:div w:id="1195461425">
      <w:bodyDiv w:val="1"/>
      <w:marLeft w:val="0"/>
      <w:marRight w:val="0"/>
      <w:marTop w:val="0"/>
      <w:marBottom w:val="0"/>
      <w:divBdr>
        <w:top w:val="none" w:sz="0" w:space="0" w:color="auto"/>
        <w:left w:val="none" w:sz="0" w:space="0" w:color="auto"/>
        <w:bottom w:val="none" w:sz="0" w:space="0" w:color="auto"/>
        <w:right w:val="none" w:sz="0" w:space="0" w:color="auto"/>
      </w:divBdr>
    </w:div>
    <w:div w:id="1197088006">
      <w:bodyDiv w:val="1"/>
      <w:marLeft w:val="0"/>
      <w:marRight w:val="0"/>
      <w:marTop w:val="0"/>
      <w:marBottom w:val="0"/>
      <w:divBdr>
        <w:top w:val="none" w:sz="0" w:space="0" w:color="auto"/>
        <w:left w:val="none" w:sz="0" w:space="0" w:color="auto"/>
        <w:bottom w:val="none" w:sz="0" w:space="0" w:color="auto"/>
        <w:right w:val="none" w:sz="0" w:space="0" w:color="auto"/>
      </w:divBdr>
    </w:div>
    <w:div w:id="1197936906">
      <w:bodyDiv w:val="1"/>
      <w:marLeft w:val="0"/>
      <w:marRight w:val="0"/>
      <w:marTop w:val="0"/>
      <w:marBottom w:val="0"/>
      <w:divBdr>
        <w:top w:val="none" w:sz="0" w:space="0" w:color="auto"/>
        <w:left w:val="none" w:sz="0" w:space="0" w:color="auto"/>
        <w:bottom w:val="none" w:sz="0" w:space="0" w:color="auto"/>
        <w:right w:val="none" w:sz="0" w:space="0" w:color="auto"/>
      </w:divBdr>
    </w:div>
    <w:div w:id="1198003947">
      <w:bodyDiv w:val="1"/>
      <w:marLeft w:val="0"/>
      <w:marRight w:val="0"/>
      <w:marTop w:val="0"/>
      <w:marBottom w:val="0"/>
      <w:divBdr>
        <w:top w:val="none" w:sz="0" w:space="0" w:color="auto"/>
        <w:left w:val="none" w:sz="0" w:space="0" w:color="auto"/>
        <w:bottom w:val="none" w:sz="0" w:space="0" w:color="auto"/>
        <w:right w:val="none" w:sz="0" w:space="0" w:color="auto"/>
      </w:divBdr>
    </w:div>
    <w:div w:id="1198200390">
      <w:bodyDiv w:val="1"/>
      <w:marLeft w:val="0"/>
      <w:marRight w:val="0"/>
      <w:marTop w:val="0"/>
      <w:marBottom w:val="0"/>
      <w:divBdr>
        <w:top w:val="none" w:sz="0" w:space="0" w:color="auto"/>
        <w:left w:val="none" w:sz="0" w:space="0" w:color="auto"/>
        <w:bottom w:val="none" w:sz="0" w:space="0" w:color="auto"/>
        <w:right w:val="none" w:sz="0" w:space="0" w:color="auto"/>
      </w:divBdr>
    </w:div>
    <w:div w:id="1199201157">
      <w:bodyDiv w:val="1"/>
      <w:marLeft w:val="0"/>
      <w:marRight w:val="0"/>
      <w:marTop w:val="0"/>
      <w:marBottom w:val="0"/>
      <w:divBdr>
        <w:top w:val="none" w:sz="0" w:space="0" w:color="auto"/>
        <w:left w:val="none" w:sz="0" w:space="0" w:color="auto"/>
        <w:bottom w:val="none" w:sz="0" w:space="0" w:color="auto"/>
        <w:right w:val="none" w:sz="0" w:space="0" w:color="auto"/>
      </w:divBdr>
    </w:div>
    <w:div w:id="1199515385">
      <w:bodyDiv w:val="1"/>
      <w:marLeft w:val="0"/>
      <w:marRight w:val="0"/>
      <w:marTop w:val="0"/>
      <w:marBottom w:val="0"/>
      <w:divBdr>
        <w:top w:val="none" w:sz="0" w:space="0" w:color="auto"/>
        <w:left w:val="none" w:sz="0" w:space="0" w:color="auto"/>
        <w:bottom w:val="none" w:sz="0" w:space="0" w:color="auto"/>
        <w:right w:val="none" w:sz="0" w:space="0" w:color="auto"/>
      </w:divBdr>
    </w:div>
    <w:div w:id="1200045335">
      <w:bodyDiv w:val="1"/>
      <w:marLeft w:val="0"/>
      <w:marRight w:val="0"/>
      <w:marTop w:val="0"/>
      <w:marBottom w:val="0"/>
      <w:divBdr>
        <w:top w:val="none" w:sz="0" w:space="0" w:color="auto"/>
        <w:left w:val="none" w:sz="0" w:space="0" w:color="auto"/>
        <w:bottom w:val="none" w:sz="0" w:space="0" w:color="auto"/>
        <w:right w:val="none" w:sz="0" w:space="0" w:color="auto"/>
      </w:divBdr>
    </w:div>
    <w:div w:id="1200388576">
      <w:bodyDiv w:val="1"/>
      <w:marLeft w:val="0"/>
      <w:marRight w:val="0"/>
      <w:marTop w:val="0"/>
      <w:marBottom w:val="0"/>
      <w:divBdr>
        <w:top w:val="none" w:sz="0" w:space="0" w:color="auto"/>
        <w:left w:val="none" w:sz="0" w:space="0" w:color="auto"/>
        <w:bottom w:val="none" w:sz="0" w:space="0" w:color="auto"/>
        <w:right w:val="none" w:sz="0" w:space="0" w:color="auto"/>
      </w:divBdr>
    </w:div>
    <w:div w:id="1200822240">
      <w:bodyDiv w:val="1"/>
      <w:marLeft w:val="0"/>
      <w:marRight w:val="0"/>
      <w:marTop w:val="0"/>
      <w:marBottom w:val="0"/>
      <w:divBdr>
        <w:top w:val="none" w:sz="0" w:space="0" w:color="auto"/>
        <w:left w:val="none" w:sz="0" w:space="0" w:color="auto"/>
        <w:bottom w:val="none" w:sz="0" w:space="0" w:color="auto"/>
        <w:right w:val="none" w:sz="0" w:space="0" w:color="auto"/>
      </w:divBdr>
    </w:div>
    <w:div w:id="1201892234">
      <w:bodyDiv w:val="1"/>
      <w:marLeft w:val="0"/>
      <w:marRight w:val="0"/>
      <w:marTop w:val="0"/>
      <w:marBottom w:val="0"/>
      <w:divBdr>
        <w:top w:val="none" w:sz="0" w:space="0" w:color="auto"/>
        <w:left w:val="none" w:sz="0" w:space="0" w:color="auto"/>
        <w:bottom w:val="none" w:sz="0" w:space="0" w:color="auto"/>
        <w:right w:val="none" w:sz="0" w:space="0" w:color="auto"/>
      </w:divBdr>
    </w:div>
    <w:div w:id="1202404384">
      <w:bodyDiv w:val="1"/>
      <w:marLeft w:val="0"/>
      <w:marRight w:val="0"/>
      <w:marTop w:val="0"/>
      <w:marBottom w:val="0"/>
      <w:divBdr>
        <w:top w:val="none" w:sz="0" w:space="0" w:color="auto"/>
        <w:left w:val="none" w:sz="0" w:space="0" w:color="auto"/>
        <w:bottom w:val="none" w:sz="0" w:space="0" w:color="auto"/>
        <w:right w:val="none" w:sz="0" w:space="0" w:color="auto"/>
      </w:divBdr>
    </w:div>
    <w:div w:id="1202671988">
      <w:bodyDiv w:val="1"/>
      <w:marLeft w:val="0"/>
      <w:marRight w:val="0"/>
      <w:marTop w:val="0"/>
      <w:marBottom w:val="0"/>
      <w:divBdr>
        <w:top w:val="none" w:sz="0" w:space="0" w:color="auto"/>
        <w:left w:val="none" w:sz="0" w:space="0" w:color="auto"/>
        <w:bottom w:val="none" w:sz="0" w:space="0" w:color="auto"/>
        <w:right w:val="none" w:sz="0" w:space="0" w:color="auto"/>
      </w:divBdr>
    </w:div>
    <w:div w:id="1202748804">
      <w:bodyDiv w:val="1"/>
      <w:marLeft w:val="0"/>
      <w:marRight w:val="0"/>
      <w:marTop w:val="0"/>
      <w:marBottom w:val="0"/>
      <w:divBdr>
        <w:top w:val="none" w:sz="0" w:space="0" w:color="auto"/>
        <w:left w:val="none" w:sz="0" w:space="0" w:color="auto"/>
        <w:bottom w:val="none" w:sz="0" w:space="0" w:color="auto"/>
        <w:right w:val="none" w:sz="0" w:space="0" w:color="auto"/>
      </w:divBdr>
    </w:div>
    <w:div w:id="1205292573">
      <w:bodyDiv w:val="1"/>
      <w:marLeft w:val="0"/>
      <w:marRight w:val="0"/>
      <w:marTop w:val="0"/>
      <w:marBottom w:val="0"/>
      <w:divBdr>
        <w:top w:val="none" w:sz="0" w:space="0" w:color="auto"/>
        <w:left w:val="none" w:sz="0" w:space="0" w:color="auto"/>
        <w:bottom w:val="none" w:sz="0" w:space="0" w:color="auto"/>
        <w:right w:val="none" w:sz="0" w:space="0" w:color="auto"/>
      </w:divBdr>
    </w:div>
    <w:div w:id="1205369152">
      <w:bodyDiv w:val="1"/>
      <w:marLeft w:val="0"/>
      <w:marRight w:val="0"/>
      <w:marTop w:val="0"/>
      <w:marBottom w:val="0"/>
      <w:divBdr>
        <w:top w:val="none" w:sz="0" w:space="0" w:color="auto"/>
        <w:left w:val="none" w:sz="0" w:space="0" w:color="auto"/>
        <w:bottom w:val="none" w:sz="0" w:space="0" w:color="auto"/>
        <w:right w:val="none" w:sz="0" w:space="0" w:color="auto"/>
      </w:divBdr>
    </w:div>
    <w:div w:id="1206681361">
      <w:bodyDiv w:val="1"/>
      <w:marLeft w:val="0"/>
      <w:marRight w:val="0"/>
      <w:marTop w:val="0"/>
      <w:marBottom w:val="0"/>
      <w:divBdr>
        <w:top w:val="none" w:sz="0" w:space="0" w:color="auto"/>
        <w:left w:val="none" w:sz="0" w:space="0" w:color="auto"/>
        <w:bottom w:val="none" w:sz="0" w:space="0" w:color="auto"/>
        <w:right w:val="none" w:sz="0" w:space="0" w:color="auto"/>
      </w:divBdr>
    </w:div>
    <w:div w:id="1207451530">
      <w:bodyDiv w:val="1"/>
      <w:marLeft w:val="0"/>
      <w:marRight w:val="0"/>
      <w:marTop w:val="0"/>
      <w:marBottom w:val="0"/>
      <w:divBdr>
        <w:top w:val="none" w:sz="0" w:space="0" w:color="auto"/>
        <w:left w:val="none" w:sz="0" w:space="0" w:color="auto"/>
        <w:bottom w:val="none" w:sz="0" w:space="0" w:color="auto"/>
        <w:right w:val="none" w:sz="0" w:space="0" w:color="auto"/>
      </w:divBdr>
    </w:div>
    <w:div w:id="1209492051">
      <w:bodyDiv w:val="1"/>
      <w:marLeft w:val="0"/>
      <w:marRight w:val="0"/>
      <w:marTop w:val="0"/>
      <w:marBottom w:val="0"/>
      <w:divBdr>
        <w:top w:val="none" w:sz="0" w:space="0" w:color="auto"/>
        <w:left w:val="none" w:sz="0" w:space="0" w:color="auto"/>
        <w:bottom w:val="none" w:sz="0" w:space="0" w:color="auto"/>
        <w:right w:val="none" w:sz="0" w:space="0" w:color="auto"/>
      </w:divBdr>
      <w:divsChild>
        <w:div w:id="105196461">
          <w:marLeft w:val="1166"/>
          <w:marRight w:val="0"/>
          <w:marTop w:val="125"/>
          <w:marBottom w:val="0"/>
          <w:divBdr>
            <w:top w:val="none" w:sz="0" w:space="0" w:color="auto"/>
            <w:left w:val="none" w:sz="0" w:space="0" w:color="auto"/>
            <w:bottom w:val="none" w:sz="0" w:space="0" w:color="auto"/>
            <w:right w:val="none" w:sz="0" w:space="0" w:color="auto"/>
          </w:divBdr>
        </w:div>
        <w:div w:id="489490133">
          <w:marLeft w:val="547"/>
          <w:marRight w:val="0"/>
          <w:marTop w:val="144"/>
          <w:marBottom w:val="0"/>
          <w:divBdr>
            <w:top w:val="none" w:sz="0" w:space="0" w:color="auto"/>
            <w:left w:val="none" w:sz="0" w:space="0" w:color="auto"/>
            <w:bottom w:val="none" w:sz="0" w:space="0" w:color="auto"/>
            <w:right w:val="none" w:sz="0" w:space="0" w:color="auto"/>
          </w:divBdr>
        </w:div>
        <w:div w:id="544682783">
          <w:marLeft w:val="547"/>
          <w:marRight w:val="0"/>
          <w:marTop w:val="144"/>
          <w:marBottom w:val="0"/>
          <w:divBdr>
            <w:top w:val="none" w:sz="0" w:space="0" w:color="auto"/>
            <w:left w:val="none" w:sz="0" w:space="0" w:color="auto"/>
            <w:bottom w:val="none" w:sz="0" w:space="0" w:color="auto"/>
            <w:right w:val="none" w:sz="0" w:space="0" w:color="auto"/>
          </w:divBdr>
        </w:div>
        <w:div w:id="645208079">
          <w:marLeft w:val="1166"/>
          <w:marRight w:val="0"/>
          <w:marTop w:val="125"/>
          <w:marBottom w:val="0"/>
          <w:divBdr>
            <w:top w:val="none" w:sz="0" w:space="0" w:color="auto"/>
            <w:left w:val="none" w:sz="0" w:space="0" w:color="auto"/>
            <w:bottom w:val="none" w:sz="0" w:space="0" w:color="auto"/>
            <w:right w:val="none" w:sz="0" w:space="0" w:color="auto"/>
          </w:divBdr>
        </w:div>
        <w:div w:id="1283457317">
          <w:marLeft w:val="1166"/>
          <w:marRight w:val="0"/>
          <w:marTop w:val="125"/>
          <w:marBottom w:val="0"/>
          <w:divBdr>
            <w:top w:val="none" w:sz="0" w:space="0" w:color="auto"/>
            <w:left w:val="none" w:sz="0" w:space="0" w:color="auto"/>
            <w:bottom w:val="none" w:sz="0" w:space="0" w:color="auto"/>
            <w:right w:val="none" w:sz="0" w:space="0" w:color="auto"/>
          </w:divBdr>
        </w:div>
        <w:div w:id="1690058621">
          <w:marLeft w:val="547"/>
          <w:marRight w:val="0"/>
          <w:marTop w:val="144"/>
          <w:marBottom w:val="0"/>
          <w:divBdr>
            <w:top w:val="none" w:sz="0" w:space="0" w:color="auto"/>
            <w:left w:val="none" w:sz="0" w:space="0" w:color="auto"/>
            <w:bottom w:val="none" w:sz="0" w:space="0" w:color="auto"/>
            <w:right w:val="none" w:sz="0" w:space="0" w:color="auto"/>
          </w:divBdr>
        </w:div>
      </w:divsChild>
    </w:div>
    <w:div w:id="1210650291">
      <w:bodyDiv w:val="1"/>
      <w:marLeft w:val="0"/>
      <w:marRight w:val="0"/>
      <w:marTop w:val="0"/>
      <w:marBottom w:val="0"/>
      <w:divBdr>
        <w:top w:val="none" w:sz="0" w:space="0" w:color="auto"/>
        <w:left w:val="none" w:sz="0" w:space="0" w:color="auto"/>
        <w:bottom w:val="none" w:sz="0" w:space="0" w:color="auto"/>
        <w:right w:val="none" w:sz="0" w:space="0" w:color="auto"/>
      </w:divBdr>
    </w:div>
    <w:div w:id="1211065643">
      <w:bodyDiv w:val="1"/>
      <w:marLeft w:val="0"/>
      <w:marRight w:val="0"/>
      <w:marTop w:val="0"/>
      <w:marBottom w:val="0"/>
      <w:divBdr>
        <w:top w:val="none" w:sz="0" w:space="0" w:color="auto"/>
        <w:left w:val="none" w:sz="0" w:space="0" w:color="auto"/>
        <w:bottom w:val="none" w:sz="0" w:space="0" w:color="auto"/>
        <w:right w:val="none" w:sz="0" w:space="0" w:color="auto"/>
      </w:divBdr>
    </w:div>
    <w:div w:id="1211578006">
      <w:bodyDiv w:val="1"/>
      <w:marLeft w:val="0"/>
      <w:marRight w:val="0"/>
      <w:marTop w:val="0"/>
      <w:marBottom w:val="0"/>
      <w:divBdr>
        <w:top w:val="none" w:sz="0" w:space="0" w:color="auto"/>
        <w:left w:val="none" w:sz="0" w:space="0" w:color="auto"/>
        <w:bottom w:val="none" w:sz="0" w:space="0" w:color="auto"/>
        <w:right w:val="none" w:sz="0" w:space="0" w:color="auto"/>
      </w:divBdr>
    </w:div>
    <w:div w:id="1211646153">
      <w:bodyDiv w:val="1"/>
      <w:marLeft w:val="0"/>
      <w:marRight w:val="0"/>
      <w:marTop w:val="0"/>
      <w:marBottom w:val="0"/>
      <w:divBdr>
        <w:top w:val="none" w:sz="0" w:space="0" w:color="auto"/>
        <w:left w:val="none" w:sz="0" w:space="0" w:color="auto"/>
        <w:bottom w:val="none" w:sz="0" w:space="0" w:color="auto"/>
        <w:right w:val="none" w:sz="0" w:space="0" w:color="auto"/>
      </w:divBdr>
    </w:div>
    <w:div w:id="1211844443">
      <w:bodyDiv w:val="1"/>
      <w:marLeft w:val="0"/>
      <w:marRight w:val="0"/>
      <w:marTop w:val="0"/>
      <w:marBottom w:val="0"/>
      <w:divBdr>
        <w:top w:val="none" w:sz="0" w:space="0" w:color="auto"/>
        <w:left w:val="none" w:sz="0" w:space="0" w:color="auto"/>
        <w:bottom w:val="none" w:sz="0" w:space="0" w:color="auto"/>
        <w:right w:val="none" w:sz="0" w:space="0" w:color="auto"/>
      </w:divBdr>
    </w:div>
    <w:div w:id="1212500348">
      <w:bodyDiv w:val="1"/>
      <w:marLeft w:val="0"/>
      <w:marRight w:val="0"/>
      <w:marTop w:val="0"/>
      <w:marBottom w:val="0"/>
      <w:divBdr>
        <w:top w:val="none" w:sz="0" w:space="0" w:color="auto"/>
        <w:left w:val="none" w:sz="0" w:space="0" w:color="auto"/>
        <w:bottom w:val="none" w:sz="0" w:space="0" w:color="auto"/>
        <w:right w:val="none" w:sz="0" w:space="0" w:color="auto"/>
      </w:divBdr>
    </w:div>
    <w:div w:id="1213231136">
      <w:bodyDiv w:val="1"/>
      <w:marLeft w:val="0"/>
      <w:marRight w:val="0"/>
      <w:marTop w:val="0"/>
      <w:marBottom w:val="0"/>
      <w:divBdr>
        <w:top w:val="none" w:sz="0" w:space="0" w:color="auto"/>
        <w:left w:val="none" w:sz="0" w:space="0" w:color="auto"/>
        <w:bottom w:val="none" w:sz="0" w:space="0" w:color="auto"/>
        <w:right w:val="none" w:sz="0" w:space="0" w:color="auto"/>
      </w:divBdr>
    </w:div>
    <w:div w:id="1213346754">
      <w:bodyDiv w:val="1"/>
      <w:marLeft w:val="0"/>
      <w:marRight w:val="0"/>
      <w:marTop w:val="0"/>
      <w:marBottom w:val="0"/>
      <w:divBdr>
        <w:top w:val="none" w:sz="0" w:space="0" w:color="auto"/>
        <w:left w:val="none" w:sz="0" w:space="0" w:color="auto"/>
        <w:bottom w:val="none" w:sz="0" w:space="0" w:color="auto"/>
        <w:right w:val="none" w:sz="0" w:space="0" w:color="auto"/>
      </w:divBdr>
    </w:div>
    <w:div w:id="1213690130">
      <w:bodyDiv w:val="1"/>
      <w:marLeft w:val="0"/>
      <w:marRight w:val="0"/>
      <w:marTop w:val="0"/>
      <w:marBottom w:val="0"/>
      <w:divBdr>
        <w:top w:val="none" w:sz="0" w:space="0" w:color="auto"/>
        <w:left w:val="none" w:sz="0" w:space="0" w:color="auto"/>
        <w:bottom w:val="none" w:sz="0" w:space="0" w:color="auto"/>
        <w:right w:val="none" w:sz="0" w:space="0" w:color="auto"/>
      </w:divBdr>
    </w:div>
    <w:div w:id="1213729239">
      <w:bodyDiv w:val="1"/>
      <w:marLeft w:val="0"/>
      <w:marRight w:val="0"/>
      <w:marTop w:val="0"/>
      <w:marBottom w:val="0"/>
      <w:divBdr>
        <w:top w:val="none" w:sz="0" w:space="0" w:color="auto"/>
        <w:left w:val="none" w:sz="0" w:space="0" w:color="auto"/>
        <w:bottom w:val="none" w:sz="0" w:space="0" w:color="auto"/>
        <w:right w:val="none" w:sz="0" w:space="0" w:color="auto"/>
      </w:divBdr>
    </w:div>
    <w:div w:id="1213928012">
      <w:bodyDiv w:val="1"/>
      <w:marLeft w:val="0"/>
      <w:marRight w:val="0"/>
      <w:marTop w:val="0"/>
      <w:marBottom w:val="0"/>
      <w:divBdr>
        <w:top w:val="none" w:sz="0" w:space="0" w:color="auto"/>
        <w:left w:val="none" w:sz="0" w:space="0" w:color="auto"/>
        <w:bottom w:val="none" w:sz="0" w:space="0" w:color="auto"/>
        <w:right w:val="none" w:sz="0" w:space="0" w:color="auto"/>
      </w:divBdr>
    </w:div>
    <w:div w:id="1214851281">
      <w:bodyDiv w:val="1"/>
      <w:marLeft w:val="0"/>
      <w:marRight w:val="0"/>
      <w:marTop w:val="0"/>
      <w:marBottom w:val="0"/>
      <w:divBdr>
        <w:top w:val="none" w:sz="0" w:space="0" w:color="auto"/>
        <w:left w:val="none" w:sz="0" w:space="0" w:color="auto"/>
        <w:bottom w:val="none" w:sz="0" w:space="0" w:color="auto"/>
        <w:right w:val="none" w:sz="0" w:space="0" w:color="auto"/>
      </w:divBdr>
    </w:div>
    <w:div w:id="1215001653">
      <w:bodyDiv w:val="1"/>
      <w:marLeft w:val="0"/>
      <w:marRight w:val="0"/>
      <w:marTop w:val="0"/>
      <w:marBottom w:val="0"/>
      <w:divBdr>
        <w:top w:val="none" w:sz="0" w:space="0" w:color="auto"/>
        <w:left w:val="none" w:sz="0" w:space="0" w:color="auto"/>
        <w:bottom w:val="none" w:sz="0" w:space="0" w:color="auto"/>
        <w:right w:val="none" w:sz="0" w:space="0" w:color="auto"/>
      </w:divBdr>
    </w:div>
    <w:div w:id="1215391383">
      <w:bodyDiv w:val="1"/>
      <w:marLeft w:val="0"/>
      <w:marRight w:val="0"/>
      <w:marTop w:val="0"/>
      <w:marBottom w:val="0"/>
      <w:divBdr>
        <w:top w:val="none" w:sz="0" w:space="0" w:color="auto"/>
        <w:left w:val="none" w:sz="0" w:space="0" w:color="auto"/>
        <w:bottom w:val="none" w:sz="0" w:space="0" w:color="auto"/>
        <w:right w:val="none" w:sz="0" w:space="0" w:color="auto"/>
      </w:divBdr>
      <w:divsChild>
        <w:div w:id="34501765">
          <w:marLeft w:val="1166"/>
          <w:marRight w:val="0"/>
          <w:marTop w:val="86"/>
          <w:marBottom w:val="0"/>
          <w:divBdr>
            <w:top w:val="none" w:sz="0" w:space="0" w:color="auto"/>
            <w:left w:val="none" w:sz="0" w:space="0" w:color="auto"/>
            <w:bottom w:val="none" w:sz="0" w:space="0" w:color="auto"/>
            <w:right w:val="none" w:sz="0" w:space="0" w:color="auto"/>
          </w:divBdr>
        </w:div>
        <w:div w:id="262029877">
          <w:marLeft w:val="1166"/>
          <w:marRight w:val="0"/>
          <w:marTop w:val="86"/>
          <w:marBottom w:val="0"/>
          <w:divBdr>
            <w:top w:val="none" w:sz="0" w:space="0" w:color="auto"/>
            <w:left w:val="none" w:sz="0" w:space="0" w:color="auto"/>
            <w:bottom w:val="none" w:sz="0" w:space="0" w:color="auto"/>
            <w:right w:val="none" w:sz="0" w:space="0" w:color="auto"/>
          </w:divBdr>
        </w:div>
        <w:div w:id="279801525">
          <w:marLeft w:val="1166"/>
          <w:marRight w:val="0"/>
          <w:marTop w:val="86"/>
          <w:marBottom w:val="0"/>
          <w:divBdr>
            <w:top w:val="none" w:sz="0" w:space="0" w:color="auto"/>
            <w:left w:val="none" w:sz="0" w:space="0" w:color="auto"/>
            <w:bottom w:val="none" w:sz="0" w:space="0" w:color="auto"/>
            <w:right w:val="none" w:sz="0" w:space="0" w:color="auto"/>
          </w:divBdr>
        </w:div>
        <w:div w:id="312609507">
          <w:marLeft w:val="1166"/>
          <w:marRight w:val="0"/>
          <w:marTop w:val="86"/>
          <w:marBottom w:val="0"/>
          <w:divBdr>
            <w:top w:val="none" w:sz="0" w:space="0" w:color="auto"/>
            <w:left w:val="none" w:sz="0" w:space="0" w:color="auto"/>
            <w:bottom w:val="none" w:sz="0" w:space="0" w:color="auto"/>
            <w:right w:val="none" w:sz="0" w:space="0" w:color="auto"/>
          </w:divBdr>
        </w:div>
        <w:div w:id="418524312">
          <w:marLeft w:val="1800"/>
          <w:marRight w:val="0"/>
          <w:marTop w:val="67"/>
          <w:marBottom w:val="0"/>
          <w:divBdr>
            <w:top w:val="none" w:sz="0" w:space="0" w:color="auto"/>
            <w:left w:val="none" w:sz="0" w:space="0" w:color="auto"/>
            <w:bottom w:val="none" w:sz="0" w:space="0" w:color="auto"/>
            <w:right w:val="none" w:sz="0" w:space="0" w:color="auto"/>
          </w:divBdr>
        </w:div>
        <w:div w:id="502090044">
          <w:marLeft w:val="1166"/>
          <w:marRight w:val="0"/>
          <w:marTop w:val="86"/>
          <w:marBottom w:val="0"/>
          <w:divBdr>
            <w:top w:val="none" w:sz="0" w:space="0" w:color="auto"/>
            <w:left w:val="none" w:sz="0" w:space="0" w:color="auto"/>
            <w:bottom w:val="none" w:sz="0" w:space="0" w:color="auto"/>
            <w:right w:val="none" w:sz="0" w:space="0" w:color="auto"/>
          </w:divBdr>
        </w:div>
        <w:div w:id="597064766">
          <w:marLeft w:val="1800"/>
          <w:marRight w:val="0"/>
          <w:marTop w:val="67"/>
          <w:marBottom w:val="0"/>
          <w:divBdr>
            <w:top w:val="none" w:sz="0" w:space="0" w:color="auto"/>
            <w:left w:val="none" w:sz="0" w:space="0" w:color="auto"/>
            <w:bottom w:val="none" w:sz="0" w:space="0" w:color="auto"/>
            <w:right w:val="none" w:sz="0" w:space="0" w:color="auto"/>
          </w:divBdr>
        </w:div>
        <w:div w:id="1045181273">
          <w:marLeft w:val="1166"/>
          <w:marRight w:val="0"/>
          <w:marTop w:val="86"/>
          <w:marBottom w:val="0"/>
          <w:divBdr>
            <w:top w:val="none" w:sz="0" w:space="0" w:color="auto"/>
            <w:left w:val="none" w:sz="0" w:space="0" w:color="auto"/>
            <w:bottom w:val="none" w:sz="0" w:space="0" w:color="auto"/>
            <w:right w:val="none" w:sz="0" w:space="0" w:color="auto"/>
          </w:divBdr>
        </w:div>
        <w:div w:id="1216968988">
          <w:marLeft w:val="1166"/>
          <w:marRight w:val="0"/>
          <w:marTop w:val="86"/>
          <w:marBottom w:val="0"/>
          <w:divBdr>
            <w:top w:val="none" w:sz="0" w:space="0" w:color="auto"/>
            <w:left w:val="none" w:sz="0" w:space="0" w:color="auto"/>
            <w:bottom w:val="none" w:sz="0" w:space="0" w:color="auto"/>
            <w:right w:val="none" w:sz="0" w:space="0" w:color="auto"/>
          </w:divBdr>
        </w:div>
        <w:div w:id="1276598575">
          <w:marLeft w:val="547"/>
          <w:marRight w:val="0"/>
          <w:marTop w:val="96"/>
          <w:marBottom w:val="0"/>
          <w:divBdr>
            <w:top w:val="none" w:sz="0" w:space="0" w:color="auto"/>
            <w:left w:val="none" w:sz="0" w:space="0" w:color="auto"/>
            <w:bottom w:val="none" w:sz="0" w:space="0" w:color="auto"/>
            <w:right w:val="none" w:sz="0" w:space="0" w:color="auto"/>
          </w:divBdr>
        </w:div>
        <w:div w:id="1454405470">
          <w:marLeft w:val="547"/>
          <w:marRight w:val="0"/>
          <w:marTop w:val="96"/>
          <w:marBottom w:val="0"/>
          <w:divBdr>
            <w:top w:val="none" w:sz="0" w:space="0" w:color="auto"/>
            <w:left w:val="none" w:sz="0" w:space="0" w:color="auto"/>
            <w:bottom w:val="none" w:sz="0" w:space="0" w:color="auto"/>
            <w:right w:val="none" w:sz="0" w:space="0" w:color="auto"/>
          </w:divBdr>
        </w:div>
        <w:div w:id="1515339038">
          <w:marLeft w:val="1166"/>
          <w:marRight w:val="0"/>
          <w:marTop w:val="77"/>
          <w:marBottom w:val="0"/>
          <w:divBdr>
            <w:top w:val="none" w:sz="0" w:space="0" w:color="auto"/>
            <w:left w:val="none" w:sz="0" w:space="0" w:color="auto"/>
            <w:bottom w:val="none" w:sz="0" w:space="0" w:color="auto"/>
            <w:right w:val="none" w:sz="0" w:space="0" w:color="auto"/>
          </w:divBdr>
        </w:div>
        <w:div w:id="1783451732">
          <w:marLeft w:val="547"/>
          <w:marRight w:val="0"/>
          <w:marTop w:val="96"/>
          <w:marBottom w:val="0"/>
          <w:divBdr>
            <w:top w:val="none" w:sz="0" w:space="0" w:color="auto"/>
            <w:left w:val="none" w:sz="0" w:space="0" w:color="auto"/>
            <w:bottom w:val="none" w:sz="0" w:space="0" w:color="auto"/>
            <w:right w:val="none" w:sz="0" w:space="0" w:color="auto"/>
          </w:divBdr>
        </w:div>
      </w:divsChild>
    </w:div>
    <w:div w:id="1215698567">
      <w:bodyDiv w:val="1"/>
      <w:marLeft w:val="0"/>
      <w:marRight w:val="0"/>
      <w:marTop w:val="0"/>
      <w:marBottom w:val="0"/>
      <w:divBdr>
        <w:top w:val="none" w:sz="0" w:space="0" w:color="auto"/>
        <w:left w:val="none" w:sz="0" w:space="0" w:color="auto"/>
        <w:bottom w:val="none" w:sz="0" w:space="0" w:color="auto"/>
        <w:right w:val="none" w:sz="0" w:space="0" w:color="auto"/>
      </w:divBdr>
    </w:div>
    <w:div w:id="1216968308">
      <w:bodyDiv w:val="1"/>
      <w:marLeft w:val="0"/>
      <w:marRight w:val="0"/>
      <w:marTop w:val="0"/>
      <w:marBottom w:val="0"/>
      <w:divBdr>
        <w:top w:val="none" w:sz="0" w:space="0" w:color="auto"/>
        <w:left w:val="none" w:sz="0" w:space="0" w:color="auto"/>
        <w:bottom w:val="none" w:sz="0" w:space="0" w:color="auto"/>
        <w:right w:val="none" w:sz="0" w:space="0" w:color="auto"/>
      </w:divBdr>
    </w:div>
    <w:div w:id="1217204152">
      <w:bodyDiv w:val="1"/>
      <w:marLeft w:val="0"/>
      <w:marRight w:val="0"/>
      <w:marTop w:val="0"/>
      <w:marBottom w:val="0"/>
      <w:divBdr>
        <w:top w:val="none" w:sz="0" w:space="0" w:color="auto"/>
        <w:left w:val="none" w:sz="0" w:space="0" w:color="auto"/>
        <w:bottom w:val="none" w:sz="0" w:space="0" w:color="auto"/>
        <w:right w:val="none" w:sz="0" w:space="0" w:color="auto"/>
      </w:divBdr>
    </w:div>
    <w:div w:id="1217863383">
      <w:bodyDiv w:val="1"/>
      <w:marLeft w:val="0"/>
      <w:marRight w:val="0"/>
      <w:marTop w:val="0"/>
      <w:marBottom w:val="0"/>
      <w:divBdr>
        <w:top w:val="none" w:sz="0" w:space="0" w:color="auto"/>
        <w:left w:val="none" w:sz="0" w:space="0" w:color="auto"/>
        <w:bottom w:val="none" w:sz="0" w:space="0" w:color="auto"/>
        <w:right w:val="none" w:sz="0" w:space="0" w:color="auto"/>
      </w:divBdr>
    </w:div>
    <w:div w:id="1218054094">
      <w:bodyDiv w:val="1"/>
      <w:marLeft w:val="0"/>
      <w:marRight w:val="0"/>
      <w:marTop w:val="0"/>
      <w:marBottom w:val="0"/>
      <w:divBdr>
        <w:top w:val="none" w:sz="0" w:space="0" w:color="auto"/>
        <w:left w:val="none" w:sz="0" w:space="0" w:color="auto"/>
        <w:bottom w:val="none" w:sz="0" w:space="0" w:color="auto"/>
        <w:right w:val="none" w:sz="0" w:space="0" w:color="auto"/>
      </w:divBdr>
    </w:div>
    <w:div w:id="1218126497">
      <w:bodyDiv w:val="1"/>
      <w:marLeft w:val="0"/>
      <w:marRight w:val="0"/>
      <w:marTop w:val="0"/>
      <w:marBottom w:val="0"/>
      <w:divBdr>
        <w:top w:val="none" w:sz="0" w:space="0" w:color="auto"/>
        <w:left w:val="none" w:sz="0" w:space="0" w:color="auto"/>
        <w:bottom w:val="none" w:sz="0" w:space="0" w:color="auto"/>
        <w:right w:val="none" w:sz="0" w:space="0" w:color="auto"/>
      </w:divBdr>
    </w:div>
    <w:div w:id="1218589245">
      <w:bodyDiv w:val="1"/>
      <w:marLeft w:val="0"/>
      <w:marRight w:val="0"/>
      <w:marTop w:val="0"/>
      <w:marBottom w:val="0"/>
      <w:divBdr>
        <w:top w:val="none" w:sz="0" w:space="0" w:color="auto"/>
        <w:left w:val="none" w:sz="0" w:space="0" w:color="auto"/>
        <w:bottom w:val="none" w:sz="0" w:space="0" w:color="auto"/>
        <w:right w:val="none" w:sz="0" w:space="0" w:color="auto"/>
      </w:divBdr>
    </w:div>
    <w:div w:id="1219587663">
      <w:bodyDiv w:val="1"/>
      <w:marLeft w:val="0"/>
      <w:marRight w:val="0"/>
      <w:marTop w:val="0"/>
      <w:marBottom w:val="0"/>
      <w:divBdr>
        <w:top w:val="none" w:sz="0" w:space="0" w:color="auto"/>
        <w:left w:val="none" w:sz="0" w:space="0" w:color="auto"/>
        <w:bottom w:val="none" w:sz="0" w:space="0" w:color="auto"/>
        <w:right w:val="none" w:sz="0" w:space="0" w:color="auto"/>
      </w:divBdr>
      <w:divsChild>
        <w:div w:id="1115172605">
          <w:marLeft w:val="0"/>
          <w:marRight w:val="0"/>
          <w:marTop w:val="0"/>
          <w:marBottom w:val="0"/>
          <w:divBdr>
            <w:top w:val="none" w:sz="0" w:space="0" w:color="auto"/>
            <w:left w:val="none" w:sz="0" w:space="0" w:color="auto"/>
            <w:bottom w:val="none" w:sz="0" w:space="0" w:color="auto"/>
            <w:right w:val="none" w:sz="0" w:space="0" w:color="auto"/>
          </w:divBdr>
          <w:divsChild>
            <w:div w:id="104353994">
              <w:marLeft w:val="0"/>
              <w:marRight w:val="0"/>
              <w:marTop w:val="0"/>
              <w:marBottom w:val="0"/>
              <w:divBdr>
                <w:top w:val="none" w:sz="0" w:space="0" w:color="auto"/>
                <w:left w:val="none" w:sz="0" w:space="0" w:color="auto"/>
                <w:bottom w:val="none" w:sz="0" w:space="0" w:color="auto"/>
                <w:right w:val="none" w:sz="0" w:space="0" w:color="auto"/>
              </w:divBdr>
            </w:div>
            <w:div w:id="238904521">
              <w:marLeft w:val="0"/>
              <w:marRight w:val="0"/>
              <w:marTop w:val="0"/>
              <w:marBottom w:val="0"/>
              <w:divBdr>
                <w:top w:val="none" w:sz="0" w:space="0" w:color="auto"/>
                <w:left w:val="none" w:sz="0" w:space="0" w:color="auto"/>
                <w:bottom w:val="none" w:sz="0" w:space="0" w:color="auto"/>
                <w:right w:val="none" w:sz="0" w:space="0" w:color="auto"/>
              </w:divBdr>
            </w:div>
            <w:div w:id="1202942734">
              <w:marLeft w:val="0"/>
              <w:marRight w:val="0"/>
              <w:marTop w:val="0"/>
              <w:marBottom w:val="0"/>
              <w:divBdr>
                <w:top w:val="none" w:sz="0" w:space="0" w:color="auto"/>
                <w:left w:val="none" w:sz="0" w:space="0" w:color="auto"/>
                <w:bottom w:val="none" w:sz="0" w:space="0" w:color="auto"/>
                <w:right w:val="none" w:sz="0" w:space="0" w:color="auto"/>
              </w:divBdr>
            </w:div>
            <w:div w:id="1274511107">
              <w:marLeft w:val="0"/>
              <w:marRight w:val="0"/>
              <w:marTop w:val="0"/>
              <w:marBottom w:val="0"/>
              <w:divBdr>
                <w:top w:val="none" w:sz="0" w:space="0" w:color="auto"/>
                <w:left w:val="none" w:sz="0" w:space="0" w:color="auto"/>
                <w:bottom w:val="none" w:sz="0" w:space="0" w:color="auto"/>
                <w:right w:val="none" w:sz="0" w:space="0" w:color="auto"/>
              </w:divBdr>
            </w:div>
            <w:div w:id="1347361360">
              <w:marLeft w:val="0"/>
              <w:marRight w:val="0"/>
              <w:marTop w:val="0"/>
              <w:marBottom w:val="0"/>
              <w:divBdr>
                <w:top w:val="none" w:sz="0" w:space="0" w:color="auto"/>
                <w:left w:val="none" w:sz="0" w:space="0" w:color="auto"/>
                <w:bottom w:val="none" w:sz="0" w:space="0" w:color="auto"/>
                <w:right w:val="none" w:sz="0" w:space="0" w:color="auto"/>
              </w:divBdr>
            </w:div>
            <w:div w:id="1352995277">
              <w:marLeft w:val="0"/>
              <w:marRight w:val="0"/>
              <w:marTop w:val="0"/>
              <w:marBottom w:val="0"/>
              <w:divBdr>
                <w:top w:val="none" w:sz="0" w:space="0" w:color="auto"/>
                <w:left w:val="none" w:sz="0" w:space="0" w:color="auto"/>
                <w:bottom w:val="none" w:sz="0" w:space="0" w:color="auto"/>
                <w:right w:val="none" w:sz="0" w:space="0" w:color="auto"/>
              </w:divBdr>
            </w:div>
            <w:div w:id="1804275301">
              <w:marLeft w:val="0"/>
              <w:marRight w:val="0"/>
              <w:marTop w:val="0"/>
              <w:marBottom w:val="0"/>
              <w:divBdr>
                <w:top w:val="none" w:sz="0" w:space="0" w:color="auto"/>
                <w:left w:val="none" w:sz="0" w:space="0" w:color="auto"/>
                <w:bottom w:val="none" w:sz="0" w:space="0" w:color="auto"/>
                <w:right w:val="none" w:sz="0" w:space="0" w:color="auto"/>
              </w:divBdr>
            </w:div>
            <w:div w:id="1934586840">
              <w:marLeft w:val="0"/>
              <w:marRight w:val="0"/>
              <w:marTop w:val="0"/>
              <w:marBottom w:val="0"/>
              <w:divBdr>
                <w:top w:val="none" w:sz="0" w:space="0" w:color="auto"/>
                <w:left w:val="none" w:sz="0" w:space="0" w:color="auto"/>
                <w:bottom w:val="none" w:sz="0" w:space="0" w:color="auto"/>
                <w:right w:val="none" w:sz="0" w:space="0" w:color="auto"/>
              </w:divBdr>
            </w:div>
            <w:div w:id="2028213673">
              <w:marLeft w:val="0"/>
              <w:marRight w:val="0"/>
              <w:marTop w:val="0"/>
              <w:marBottom w:val="0"/>
              <w:divBdr>
                <w:top w:val="none" w:sz="0" w:space="0" w:color="auto"/>
                <w:left w:val="none" w:sz="0" w:space="0" w:color="auto"/>
                <w:bottom w:val="none" w:sz="0" w:space="0" w:color="auto"/>
                <w:right w:val="none" w:sz="0" w:space="0" w:color="auto"/>
              </w:divBdr>
            </w:div>
            <w:div w:id="214107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629007">
      <w:bodyDiv w:val="1"/>
      <w:marLeft w:val="0"/>
      <w:marRight w:val="0"/>
      <w:marTop w:val="0"/>
      <w:marBottom w:val="0"/>
      <w:divBdr>
        <w:top w:val="none" w:sz="0" w:space="0" w:color="auto"/>
        <w:left w:val="none" w:sz="0" w:space="0" w:color="auto"/>
        <w:bottom w:val="none" w:sz="0" w:space="0" w:color="auto"/>
        <w:right w:val="none" w:sz="0" w:space="0" w:color="auto"/>
      </w:divBdr>
      <w:divsChild>
        <w:div w:id="554586810">
          <w:marLeft w:val="2966"/>
          <w:marRight w:val="0"/>
          <w:marTop w:val="120"/>
          <w:marBottom w:val="0"/>
          <w:divBdr>
            <w:top w:val="none" w:sz="0" w:space="0" w:color="auto"/>
            <w:left w:val="none" w:sz="0" w:space="0" w:color="auto"/>
            <w:bottom w:val="none" w:sz="0" w:space="0" w:color="auto"/>
            <w:right w:val="none" w:sz="0" w:space="0" w:color="auto"/>
          </w:divBdr>
        </w:div>
        <w:div w:id="756487615">
          <w:marLeft w:val="2434"/>
          <w:marRight w:val="0"/>
          <w:marTop w:val="120"/>
          <w:marBottom w:val="0"/>
          <w:divBdr>
            <w:top w:val="none" w:sz="0" w:space="0" w:color="auto"/>
            <w:left w:val="none" w:sz="0" w:space="0" w:color="auto"/>
            <w:bottom w:val="none" w:sz="0" w:space="0" w:color="auto"/>
            <w:right w:val="none" w:sz="0" w:space="0" w:color="auto"/>
          </w:divBdr>
        </w:div>
        <w:div w:id="1115755971">
          <w:marLeft w:val="2966"/>
          <w:marRight w:val="0"/>
          <w:marTop w:val="120"/>
          <w:marBottom w:val="0"/>
          <w:divBdr>
            <w:top w:val="none" w:sz="0" w:space="0" w:color="auto"/>
            <w:left w:val="none" w:sz="0" w:space="0" w:color="auto"/>
            <w:bottom w:val="none" w:sz="0" w:space="0" w:color="auto"/>
            <w:right w:val="none" w:sz="0" w:space="0" w:color="auto"/>
          </w:divBdr>
        </w:div>
        <w:div w:id="1971086782">
          <w:marLeft w:val="1354"/>
          <w:marRight w:val="0"/>
          <w:marTop w:val="120"/>
          <w:marBottom w:val="0"/>
          <w:divBdr>
            <w:top w:val="none" w:sz="0" w:space="0" w:color="auto"/>
            <w:left w:val="none" w:sz="0" w:space="0" w:color="auto"/>
            <w:bottom w:val="none" w:sz="0" w:space="0" w:color="auto"/>
            <w:right w:val="none" w:sz="0" w:space="0" w:color="auto"/>
          </w:divBdr>
        </w:div>
        <w:div w:id="2003464789">
          <w:marLeft w:val="1354"/>
          <w:marRight w:val="0"/>
          <w:marTop w:val="120"/>
          <w:marBottom w:val="0"/>
          <w:divBdr>
            <w:top w:val="none" w:sz="0" w:space="0" w:color="auto"/>
            <w:left w:val="none" w:sz="0" w:space="0" w:color="auto"/>
            <w:bottom w:val="none" w:sz="0" w:space="0" w:color="auto"/>
            <w:right w:val="none" w:sz="0" w:space="0" w:color="auto"/>
          </w:divBdr>
        </w:div>
        <w:div w:id="2041974564">
          <w:marLeft w:val="806"/>
          <w:marRight w:val="0"/>
          <w:marTop w:val="120"/>
          <w:marBottom w:val="0"/>
          <w:divBdr>
            <w:top w:val="none" w:sz="0" w:space="0" w:color="auto"/>
            <w:left w:val="none" w:sz="0" w:space="0" w:color="auto"/>
            <w:bottom w:val="none" w:sz="0" w:space="0" w:color="auto"/>
            <w:right w:val="none" w:sz="0" w:space="0" w:color="auto"/>
          </w:divBdr>
        </w:div>
      </w:divsChild>
    </w:div>
    <w:div w:id="1219635098">
      <w:bodyDiv w:val="1"/>
      <w:marLeft w:val="0"/>
      <w:marRight w:val="0"/>
      <w:marTop w:val="0"/>
      <w:marBottom w:val="0"/>
      <w:divBdr>
        <w:top w:val="none" w:sz="0" w:space="0" w:color="auto"/>
        <w:left w:val="none" w:sz="0" w:space="0" w:color="auto"/>
        <w:bottom w:val="none" w:sz="0" w:space="0" w:color="auto"/>
        <w:right w:val="none" w:sz="0" w:space="0" w:color="auto"/>
      </w:divBdr>
    </w:div>
    <w:div w:id="1219897447">
      <w:bodyDiv w:val="1"/>
      <w:marLeft w:val="0"/>
      <w:marRight w:val="0"/>
      <w:marTop w:val="0"/>
      <w:marBottom w:val="0"/>
      <w:divBdr>
        <w:top w:val="none" w:sz="0" w:space="0" w:color="auto"/>
        <w:left w:val="none" w:sz="0" w:space="0" w:color="auto"/>
        <w:bottom w:val="none" w:sz="0" w:space="0" w:color="auto"/>
        <w:right w:val="none" w:sz="0" w:space="0" w:color="auto"/>
      </w:divBdr>
      <w:divsChild>
        <w:div w:id="153106408">
          <w:marLeft w:val="1166"/>
          <w:marRight w:val="0"/>
          <w:marTop w:val="106"/>
          <w:marBottom w:val="0"/>
          <w:divBdr>
            <w:top w:val="none" w:sz="0" w:space="0" w:color="auto"/>
            <w:left w:val="none" w:sz="0" w:space="0" w:color="auto"/>
            <w:bottom w:val="none" w:sz="0" w:space="0" w:color="auto"/>
            <w:right w:val="none" w:sz="0" w:space="0" w:color="auto"/>
          </w:divBdr>
        </w:div>
        <w:div w:id="1308165069">
          <w:marLeft w:val="547"/>
          <w:marRight w:val="0"/>
          <w:marTop w:val="115"/>
          <w:marBottom w:val="0"/>
          <w:divBdr>
            <w:top w:val="none" w:sz="0" w:space="0" w:color="auto"/>
            <w:left w:val="none" w:sz="0" w:space="0" w:color="auto"/>
            <w:bottom w:val="none" w:sz="0" w:space="0" w:color="auto"/>
            <w:right w:val="none" w:sz="0" w:space="0" w:color="auto"/>
          </w:divBdr>
        </w:div>
      </w:divsChild>
    </w:div>
    <w:div w:id="1219976438">
      <w:bodyDiv w:val="1"/>
      <w:marLeft w:val="0"/>
      <w:marRight w:val="0"/>
      <w:marTop w:val="0"/>
      <w:marBottom w:val="0"/>
      <w:divBdr>
        <w:top w:val="none" w:sz="0" w:space="0" w:color="auto"/>
        <w:left w:val="none" w:sz="0" w:space="0" w:color="auto"/>
        <w:bottom w:val="none" w:sz="0" w:space="0" w:color="auto"/>
        <w:right w:val="none" w:sz="0" w:space="0" w:color="auto"/>
      </w:divBdr>
      <w:divsChild>
        <w:div w:id="74783272">
          <w:marLeft w:val="0"/>
          <w:marRight w:val="0"/>
          <w:marTop w:val="0"/>
          <w:marBottom w:val="0"/>
          <w:divBdr>
            <w:top w:val="none" w:sz="0" w:space="0" w:color="auto"/>
            <w:left w:val="none" w:sz="0" w:space="0" w:color="auto"/>
            <w:bottom w:val="none" w:sz="0" w:space="0" w:color="auto"/>
            <w:right w:val="none" w:sz="0" w:space="0" w:color="auto"/>
          </w:divBdr>
        </w:div>
        <w:div w:id="77289788">
          <w:marLeft w:val="0"/>
          <w:marRight w:val="0"/>
          <w:marTop w:val="0"/>
          <w:marBottom w:val="0"/>
          <w:divBdr>
            <w:top w:val="none" w:sz="0" w:space="0" w:color="auto"/>
            <w:left w:val="none" w:sz="0" w:space="0" w:color="auto"/>
            <w:bottom w:val="none" w:sz="0" w:space="0" w:color="auto"/>
            <w:right w:val="none" w:sz="0" w:space="0" w:color="auto"/>
          </w:divBdr>
        </w:div>
        <w:div w:id="137382241">
          <w:marLeft w:val="0"/>
          <w:marRight w:val="0"/>
          <w:marTop w:val="0"/>
          <w:marBottom w:val="0"/>
          <w:divBdr>
            <w:top w:val="none" w:sz="0" w:space="0" w:color="auto"/>
            <w:left w:val="none" w:sz="0" w:space="0" w:color="auto"/>
            <w:bottom w:val="none" w:sz="0" w:space="0" w:color="auto"/>
            <w:right w:val="none" w:sz="0" w:space="0" w:color="auto"/>
          </w:divBdr>
        </w:div>
        <w:div w:id="457604904">
          <w:marLeft w:val="0"/>
          <w:marRight w:val="0"/>
          <w:marTop w:val="0"/>
          <w:marBottom w:val="0"/>
          <w:divBdr>
            <w:top w:val="none" w:sz="0" w:space="0" w:color="auto"/>
            <w:left w:val="none" w:sz="0" w:space="0" w:color="auto"/>
            <w:bottom w:val="none" w:sz="0" w:space="0" w:color="auto"/>
            <w:right w:val="none" w:sz="0" w:space="0" w:color="auto"/>
          </w:divBdr>
        </w:div>
        <w:div w:id="655912714">
          <w:marLeft w:val="0"/>
          <w:marRight w:val="0"/>
          <w:marTop w:val="0"/>
          <w:marBottom w:val="0"/>
          <w:divBdr>
            <w:top w:val="none" w:sz="0" w:space="0" w:color="auto"/>
            <w:left w:val="none" w:sz="0" w:space="0" w:color="auto"/>
            <w:bottom w:val="none" w:sz="0" w:space="0" w:color="auto"/>
            <w:right w:val="none" w:sz="0" w:space="0" w:color="auto"/>
          </w:divBdr>
        </w:div>
        <w:div w:id="700278579">
          <w:marLeft w:val="0"/>
          <w:marRight w:val="0"/>
          <w:marTop w:val="0"/>
          <w:marBottom w:val="0"/>
          <w:divBdr>
            <w:top w:val="none" w:sz="0" w:space="0" w:color="auto"/>
            <w:left w:val="none" w:sz="0" w:space="0" w:color="auto"/>
            <w:bottom w:val="none" w:sz="0" w:space="0" w:color="auto"/>
            <w:right w:val="none" w:sz="0" w:space="0" w:color="auto"/>
          </w:divBdr>
        </w:div>
        <w:div w:id="759641609">
          <w:marLeft w:val="0"/>
          <w:marRight w:val="0"/>
          <w:marTop w:val="0"/>
          <w:marBottom w:val="0"/>
          <w:divBdr>
            <w:top w:val="none" w:sz="0" w:space="0" w:color="auto"/>
            <w:left w:val="none" w:sz="0" w:space="0" w:color="auto"/>
            <w:bottom w:val="none" w:sz="0" w:space="0" w:color="auto"/>
            <w:right w:val="none" w:sz="0" w:space="0" w:color="auto"/>
          </w:divBdr>
        </w:div>
        <w:div w:id="850484336">
          <w:marLeft w:val="0"/>
          <w:marRight w:val="0"/>
          <w:marTop w:val="0"/>
          <w:marBottom w:val="0"/>
          <w:divBdr>
            <w:top w:val="none" w:sz="0" w:space="0" w:color="auto"/>
            <w:left w:val="none" w:sz="0" w:space="0" w:color="auto"/>
            <w:bottom w:val="none" w:sz="0" w:space="0" w:color="auto"/>
            <w:right w:val="none" w:sz="0" w:space="0" w:color="auto"/>
          </w:divBdr>
        </w:div>
        <w:div w:id="862017490">
          <w:marLeft w:val="0"/>
          <w:marRight w:val="0"/>
          <w:marTop w:val="0"/>
          <w:marBottom w:val="0"/>
          <w:divBdr>
            <w:top w:val="none" w:sz="0" w:space="0" w:color="auto"/>
            <w:left w:val="none" w:sz="0" w:space="0" w:color="auto"/>
            <w:bottom w:val="none" w:sz="0" w:space="0" w:color="auto"/>
            <w:right w:val="none" w:sz="0" w:space="0" w:color="auto"/>
          </w:divBdr>
        </w:div>
        <w:div w:id="968361365">
          <w:marLeft w:val="0"/>
          <w:marRight w:val="0"/>
          <w:marTop w:val="0"/>
          <w:marBottom w:val="0"/>
          <w:divBdr>
            <w:top w:val="none" w:sz="0" w:space="0" w:color="auto"/>
            <w:left w:val="none" w:sz="0" w:space="0" w:color="auto"/>
            <w:bottom w:val="none" w:sz="0" w:space="0" w:color="auto"/>
            <w:right w:val="none" w:sz="0" w:space="0" w:color="auto"/>
          </w:divBdr>
        </w:div>
        <w:div w:id="1144587827">
          <w:marLeft w:val="0"/>
          <w:marRight w:val="0"/>
          <w:marTop w:val="0"/>
          <w:marBottom w:val="0"/>
          <w:divBdr>
            <w:top w:val="none" w:sz="0" w:space="0" w:color="auto"/>
            <w:left w:val="none" w:sz="0" w:space="0" w:color="auto"/>
            <w:bottom w:val="none" w:sz="0" w:space="0" w:color="auto"/>
            <w:right w:val="none" w:sz="0" w:space="0" w:color="auto"/>
          </w:divBdr>
        </w:div>
        <w:div w:id="1714424180">
          <w:marLeft w:val="0"/>
          <w:marRight w:val="0"/>
          <w:marTop w:val="0"/>
          <w:marBottom w:val="0"/>
          <w:divBdr>
            <w:top w:val="none" w:sz="0" w:space="0" w:color="auto"/>
            <w:left w:val="none" w:sz="0" w:space="0" w:color="auto"/>
            <w:bottom w:val="none" w:sz="0" w:space="0" w:color="auto"/>
            <w:right w:val="none" w:sz="0" w:space="0" w:color="auto"/>
          </w:divBdr>
        </w:div>
        <w:div w:id="1746295562">
          <w:marLeft w:val="0"/>
          <w:marRight w:val="0"/>
          <w:marTop w:val="0"/>
          <w:marBottom w:val="0"/>
          <w:divBdr>
            <w:top w:val="none" w:sz="0" w:space="0" w:color="auto"/>
            <w:left w:val="none" w:sz="0" w:space="0" w:color="auto"/>
            <w:bottom w:val="none" w:sz="0" w:space="0" w:color="auto"/>
            <w:right w:val="none" w:sz="0" w:space="0" w:color="auto"/>
          </w:divBdr>
        </w:div>
        <w:div w:id="1806969355">
          <w:marLeft w:val="0"/>
          <w:marRight w:val="0"/>
          <w:marTop w:val="0"/>
          <w:marBottom w:val="0"/>
          <w:divBdr>
            <w:top w:val="none" w:sz="0" w:space="0" w:color="auto"/>
            <w:left w:val="none" w:sz="0" w:space="0" w:color="auto"/>
            <w:bottom w:val="none" w:sz="0" w:space="0" w:color="auto"/>
            <w:right w:val="none" w:sz="0" w:space="0" w:color="auto"/>
          </w:divBdr>
        </w:div>
        <w:div w:id="1940216718">
          <w:marLeft w:val="0"/>
          <w:marRight w:val="0"/>
          <w:marTop w:val="0"/>
          <w:marBottom w:val="0"/>
          <w:divBdr>
            <w:top w:val="none" w:sz="0" w:space="0" w:color="auto"/>
            <w:left w:val="none" w:sz="0" w:space="0" w:color="auto"/>
            <w:bottom w:val="none" w:sz="0" w:space="0" w:color="auto"/>
            <w:right w:val="none" w:sz="0" w:space="0" w:color="auto"/>
          </w:divBdr>
        </w:div>
      </w:divsChild>
    </w:div>
    <w:div w:id="1220047613">
      <w:bodyDiv w:val="1"/>
      <w:marLeft w:val="0"/>
      <w:marRight w:val="0"/>
      <w:marTop w:val="0"/>
      <w:marBottom w:val="0"/>
      <w:divBdr>
        <w:top w:val="none" w:sz="0" w:space="0" w:color="auto"/>
        <w:left w:val="none" w:sz="0" w:space="0" w:color="auto"/>
        <w:bottom w:val="none" w:sz="0" w:space="0" w:color="auto"/>
        <w:right w:val="none" w:sz="0" w:space="0" w:color="auto"/>
      </w:divBdr>
    </w:div>
    <w:div w:id="1221087637">
      <w:bodyDiv w:val="1"/>
      <w:marLeft w:val="0"/>
      <w:marRight w:val="0"/>
      <w:marTop w:val="0"/>
      <w:marBottom w:val="0"/>
      <w:divBdr>
        <w:top w:val="none" w:sz="0" w:space="0" w:color="auto"/>
        <w:left w:val="none" w:sz="0" w:space="0" w:color="auto"/>
        <w:bottom w:val="none" w:sz="0" w:space="0" w:color="auto"/>
        <w:right w:val="none" w:sz="0" w:space="0" w:color="auto"/>
      </w:divBdr>
    </w:div>
    <w:div w:id="1222013275">
      <w:bodyDiv w:val="1"/>
      <w:marLeft w:val="0"/>
      <w:marRight w:val="0"/>
      <w:marTop w:val="0"/>
      <w:marBottom w:val="0"/>
      <w:divBdr>
        <w:top w:val="none" w:sz="0" w:space="0" w:color="auto"/>
        <w:left w:val="none" w:sz="0" w:space="0" w:color="auto"/>
        <w:bottom w:val="none" w:sz="0" w:space="0" w:color="auto"/>
        <w:right w:val="none" w:sz="0" w:space="0" w:color="auto"/>
      </w:divBdr>
    </w:div>
    <w:div w:id="1222978612">
      <w:bodyDiv w:val="1"/>
      <w:marLeft w:val="0"/>
      <w:marRight w:val="0"/>
      <w:marTop w:val="0"/>
      <w:marBottom w:val="0"/>
      <w:divBdr>
        <w:top w:val="none" w:sz="0" w:space="0" w:color="auto"/>
        <w:left w:val="none" w:sz="0" w:space="0" w:color="auto"/>
        <w:bottom w:val="none" w:sz="0" w:space="0" w:color="auto"/>
        <w:right w:val="none" w:sz="0" w:space="0" w:color="auto"/>
      </w:divBdr>
      <w:divsChild>
        <w:div w:id="576289642">
          <w:marLeft w:val="547"/>
          <w:marRight w:val="0"/>
          <w:marTop w:val="120"/>
          <w:marBottom w:val="0"/>
          <w:divBdr>
            <w:top w:val="none" w:sz="0" w:space="0" w:color="auto"/>
            <w:left w:val="none" w:sz="0" w:space="0" w:color="auto"/>
            <w:bottom w:val="none" w:sz="0" w:space="0" w:color="auto"/>
            <w:right w:val="none" w:sz="0" w:space="0" w:color="auto"/>
          </w:divBdr>
        </w:div>
      </w:divsChild>
    </w:div>
    <w:div w:id="1223520095">
      <w:bodyDiv w:val="1"/>
      <w:marLeft w:val="0"/>
      <w:marRight w:val="0"/>
      <w:marTop w:val="0"/>
      <w:marBottom w:val="0"/>
      <w:divBdr>
        <w:top w:val="none" w:sz="0" w:space="0" w:color="auto"/>
        <w:left w:val="none" w:sz="0" w:space="0" w:color="auto"/>
        <w:bottom w:val="none" w:sz="0" w:space="0" w:color="auto"/>
        <w:right w:val="none" w:sz="0" w:space="0" w:color="auto"/>
      </w:divBdr>
      <w:divsChild>
        <w:div w:id="94520647">
          <w:marLeft w:val="1800"/>
          <w:marRight w:val="0"/>
          <w:marTop w:val="77"/>
          <w:marBottom w:val="0"/>
          <w:divBdr>
            <w:top w:val="none" w:sz="0" w:space="0" w:color="auto"/>
            <w:left w:val="none" w:sz="0" w:space="0" w:color="auto"/>
            <w:bottom w:val="none" w:sz="0" w:space="0" w:color="auto"/>
            <w:right w:val="none" w:sz="0" w:space="0" w:color="auto"/>
          </w:divBdr>
        </w:div>
        <w:div w:id="1327392744">
          <w:marLeft w:val="1800"/>
          <w:marRight w:val="0"/>
          <w:marTop w:val="77"/>
          <w:marBottom w:val="0"/>
          <w:divBdr>
            <w:top w:val="none" w:sz="0" w:space="0" w:color="auto"/>
            <w:left w:val="none" w:sz="0" w:space="0" w:color="auto"/>
            <w:bottom w:val="none" w:sz="0" w:space="0" w:color="auto"/>
            <w:right w:val="none" w:sz="0" w:space="0" w:color="auto"/>
          </w:divBdr>
        </w:div>
        <w:div w:id="1398018727">
          <w:marLeft w:val="1166"/>
          <w:marRight w:val="0"/>
          <w:marTop w:val="96"/>
          <w:marBottom w:val="0"/>
          <w:divBdr>
            <w:top w:val="none" w:sz="0" w:space="0" w:color="auto"/>
            <w:left w:val="none" w:sz="0" w:space="0" w:color="auto"/>
            <w:bottom w:val="none" w:sz="0" w:space="0" w:color="auto"/>
            <w:right w:val="none" w:sz="0" w:space="0" w:color="auto"/>
          </w:divBdr>
        </w:div>
        <w:div w:id="1843813479">
          <w:marLeft w:val="547"/>
          <w:marRight w:val="0"/>
          <w:marTop w:val="115"/>
          <w:marBottom w:val="0"/>
          <w:divBdr>
            <w:top w:val="none" w:sz="0" w:space="0" w:color="auto"/>
            <w:left w:val="none" w:sz="0" w:space="0" w:color="auto"/>
            <w:bottom w:val="none" w:sz="0" w:space="0" w:color="auto"/>
            <w:right w:val="none" w:sz="0" w:space="0" w:color="auto"/>
          </w:divBdr>
        </w:div>
        <w:div w:id="1844665993">
          <w:marLeft w:val="1800"/>
          <w:marRight w:val="0"/>
          <w:marTop w:val="77"/>
          <w:marBottom w:val="0"/>
          <w:divBdr>
            <w:top w:val="none" w:sz="0" w:space="0" w:color="auto"/>
            <w:left w:val="none" w:sz="0" w:space="0" w:color="auto"/>
            <w:bottom w:val="none" w:sz="0" w:space="0" w:color="auto"/>
            <w:right w:val="none" w:sz="0" w:space="0" w:color="auto"/>
          </w:divBdr>
        </w:div>
      </w:divsChild>
    </w:div>
    <w:div w:id="1223830432">
      <w:bodyDiv w:val="1"/>
      <w:marLeft w:val="0"/>
      <w:marRight w:val="0"/>
      <w:marTop w:val="0"/>
      <w:marBottom w:val="0"/>
      <w:divBdr>
        <w:top w:val="none" w:sz="0" w:space="0" w:color="auto"/>
        <w:left w:val="none" w:sz="0" w:space="0" w:color="auto"/>
        <w:bottom w:val="none" w:sz="0" w:space="0" w:color="auto"/>
        <w:right w:val="none" w:sz="0" w:space="0" w:color="auto"/>
      </w:divBdr>
    </w:div>
    <w:div w:id="1224027621">
      <w:bodyDiv w:val="1"/>
      <w:marLeft w:val="0"/>
      <w:marRight w:val="0"/>
      <w:marTop w:val="0"/>
      <w:marBottom w:val="0"/>
      <w:divBdr>
        <w:top w:val="none" w:sz="0" w:space="0" w:color="auto"/>
        <w:left w:val="none" w:sz="0" w:space="0" w:color="auto"/>
        <w:bottom w:val="none" w:sz="0" w:space="0" w:color="auto"/>
        <w:right w:val="none" w:sz="0" w:space="0" w:color="auto"/>
      </w:divBdr>
      <w:divsChild>
        <w:div w:id="61027747">
          <w:marLeft w:val="547"/>
          <w:marRight w:val="0"/>
          <w:marTop w:val="134"/>
          <w:marBottom w:val="0"/>
          <w:divBdr>
            <w:top w:val="none" w:sz="0" w:space="0" w:color="auto"/>
            <w:left w:val="none" w:sz="0" w:space="0" w:color="auto"/>
            <w:bottom w:val="none" w:sz="0" w:space="0" w:color="auto"/>
            <w:right w:val="none" w:sz="0" w:space="0" w:color="auto"/>
          </w:divBdr>
        </w:div>
        <w:div w:id="63993300">
          <w:marLeft w:val="1166"/>
          <w:marRight w:val="0"/>
          <w:marTop w:val="115"/>
          <w:marBottom w:val="0"/>
          <w:divBdr>
            <w:top w:val="none" w:sz="0" w:space="0" w:color="auto"/>
            <w:left w:val="none" w:sz="0" w:space="0" w:color="auto"/>
            <w:bottom w:val="none" w:sz="0" w:space="0" w:color="auto"/>
            <w:right w:val="none" w:sz="0" w:space="0" w:color="auto"/>
          </w:divBdr>
        </w:div>
        <w:div w:id="343635726">
          <w:marLeft w:val="1800"/>
          <w:marRight w:val="0"/>
          <w:marTop w:val="86"/>
          <w:marBottom w:val="0"/>
          <w:divBdr>
            <w:top w:val="none" w:sz="0" w:space="0" w:color="auto"/>
            <w:left w:val="none" w:sz="0" w:space="0" w:color="auto"/>
            <w:bottom w:val="none" w:sz="0" w:space="0" w:color="auto"/>
            <w:right w:val="none" w:sz="0" w:space="0" w:color="auto"/>
          </w:divBdr>
        </w:div>
        <w:div w:id="377320875">
          <w:marLeft w:val="1800"/>
          <w:marRight w:val="0"/>
          <w:marTop w:val="86"/>
          <w:marBottom w:val="0"/>
          <w:divBdr>
            <w:top w:val="none" w:sz="0" w:space="0" w:color="auto"/>
            <w:left w:val="none" w:sz="0" w:space="0" w:color="auto"/>
            <w:bottom w:val="none" w:sz="0" w:space="0" w:color="auto"/>
            <w:right w:val="none" w:sz="0" w:space="0" w:color="auto"/>
          </w:divBdr>
        </w:div>
        <w:div w:id="451364239">
          <w:marLeft w:val="1166"/>
          <w:marRight w:val="0"/>
          <w:marTop w:val="115"/>
          <w:marBottom w:val="0"/>
          <w:divBdr>
            <w:top w:val="none" w:sz="0" w:space="0" w:color="auto"/>
            <w:left w:val="none" w:sz="0" w:space="0" w:color="auto"/>
            <w:bottom w:val="none" w:sz="0" w:space="0" w:color="auto"/>
            <w:right w:val="none" w:sz="0" w:space="0" w:color="auto"/>
          </w:divBdr>
        </w:div>
        <w:div w:id="830025486">
          <w:marLeft w:val="2520"/>
          <w:marRight w:val="0"/>
          <w:marTop w:val="67"/>
          <w:marBottom w:val="0"/>
          <w:divBdr>
            <w:top w:val="none" w:sz="0" w:space="0" w:color="auto"/>
            <w:left w:val="none" w:sz="0" w:space="0" w:color="auto"/>
            <w:bottom w:val="none" w:sz="0" w:space="0" w:color="auto"/>
            <w:right w:val="none" w:sz="0" w:space="0" w:color="auto"/>
          </w:divBdr>
        </w:div>
        <w:div w:id="1520267710">
          <w:marLeft w:val="1800"/>
          <w:marRight w:val="0"/>
          <w:marTop w:val="86"/>
          <w:marBottom w:val="0"/>
          <w:divBdr>
            <w:top w:val="none" w:sz="0" w:space="0" w:color="auto"/>
            <w:left w:val="none" w:sz="0" w:space="0" w:color="auto"/>
            <w:bottom w:val="none" w:sz="0" w:space="0" w:color="auto"/>
            <w:right w:val="none" w:sz="0" w:space="0" w:color="auto"/>
          </w:divBdr>
        </w:div>
      </w:divsChild>
    </w:div>
    <w:div w:id="1224676431">
      <w:bodyDiv w:val="1"/>
      <w:marLeft w:val="0"/>
      <w:marRight w:val="0"/>
      <w:marTop w:val="0"/>
      <w:marBottom w:val="0"/>
      <w:divBdr>
        <w:top w:val="none" w:sz="0" w:space="0" w:color="auto"/>
        <w:left w:val="none" w:sz="0" w:space="0" w:color="auto"/>
        <w:bottom w:val="none" w:sz="0" w:space="0" w:color="auto"/>
        <w:right w:val="none" w:sz="0" w:space="0" w:color="auto"/>
      </w:divBdr>
    </w:div>
    <w:div w:id="1225677026">
      <w:bodyDiv w:val="1"/>
      <w:marLeft w:val="0"/>
      <w:marRight w:val="0"/>
      <w:marTop w:val="0"/>
      <w:marBottom w:val="0"/>
      <w:divBdr>
        <w:top w:val="none" w:sz="0" w:space="0" w:color="auto"/>
        <w:left w:val="none" w:sz="0" w:space="0" w:color="auto"/>
        <w:bottom w:val="none" w:sz="0" w:space="0" w:color="auto"/>
        <w:right w:val="none" w:sz="0" w:space="0" w:color="auto"/>
      </w:divBdr>
    </w:div>
    <w:div w:id="1226573459">
      <w:bodyDiv w:val="1"/>
      <w:marLeft w:val="0"/>
      <w:marRight w:val="0"/>
      <w:marTop w:val="0"/>
      <w:marBottom w:val="0"/>
      <w:divBdr>
        <w:top w:val="none" w:sz="0" w:space="0" w:color="auto"/>
        <w:left w:val="none" w:sz="0" w:space="0" w:color="auto"/>
        <w:bottom w:val="none" w:sz="0" w:space="0" w:color="auto"/>
        <w:right w:val="none" w:sz="0" w:space="0" w:color="auto"/>
      </w:divBdr>
    </w:div>
    <w:div w:id="1226602681">
      <w:bodyDiv w:val="1"/>
      <w:marLeft w:val="0"/>
      <w:marRight w:val="0"/>
      <w:marTop w:val="0"/>
      <w:marBottom w:val="0"/>
      <w:divBdr>
        <w:top w:val="none" w:sz="0" w:space="0" w:color="auto"/>
        <w:left w:val="none" w:sz="0" w:space="0" w:color="auto"/>
        <w:bottom w:val="none" w:sz="0" w:space="0" w:color="auto"/>
        <w:right w:val="none" w:sz="0" w:space="0" w:color="auto"/>
      </w:divBdr>
    </w:div>
    <w:div w:id="1226838078">
      <w:bodyDiv w:val="1"/>
      <w:marLeft w:val="0"/>
      <w:marRight w:val="0"/>
      <w:marTop w:val="0"/>
      <w:marBottom w:val="0"/>
      <w:divBdr>
        <w:top w:val="none" w:sz="0" w:space="0" w:color="auto"/>
        <w:left w:val="none" w:sz="0" w:space="0" w:color="auto"/>
        <w:bottom w:val="none" w:sz="0" w:space="0" w:color="auto"/>
        <w:right w:val="none" w:sz="0" w:space="0" w:color="auto"/>
      </w:divBdr>
    </w:div>
    <w:div w:id="1227453920">
      <w:bodyDiv w:val="1"/>
      <w:marLeft w:val="0"/>
      <w:marRight w:val="0"/>
      <w:marTop w:val="0"/>
      <w:marBottom w:val="0"/>
      <w:divBdr>
        <w:top w:val="none" w:sz="0" w:space="0" w:color="auto"/>
        <w:left w:val="none" w:sz="0" w:space="0" w:color="auto"/>
        <w:bottom w:val="none" w:sz="0" w:space="0" w:color="auto"/>
        <w:right w:val="none" w:sz="0" w:space="0" w:color="auto"/>
      </w:divBdr>
    </w:div>
    <w:div w:id="1227570707">
      <w:bodyDiv w:val="1"/>
      <w:marLeft w:val="0"/>
      <w:marRight w:val="0"/>
      <w:marTop w:val="0"/>
      <w:marBottom w:val="0"/>
      <w:divBdr>
        <w:top w:val="none" w:sz="0" w:space="0" w:color="auto"/>
        <w:left w:val="none" w:sz="0" w:space="0" w:color="auto"/>
        <w:bottom w:val="none" w:sz="0" w:space="0" w:color="auto"/>
        <w:right w:val="none" w:sz="0" w:space="0" w:color="auto"/>
      </w:divBdr>
      <w:divsChild>
        <w:div w:id="679889624">
          <w:marLeft w:val="547"/>
          <w:marRight w:val="0"/>
          <w:marTop w:val="125"/>
          <w:marBottom w:val="0"/>
          <w:divBdr>
            <w:top w:val="none" w:sz="0" w:space="0" w:color="auto"/>
            <w:left w:val="none" w:sz="0" w:space="0" w:color="auto"/>
            <w:bottom w:val="none" w:sz="0" w:space="0" w:color="auto"/>
            <w:right w:val="none" w:sz="0" w:space="0" w:color="auto"/>
          </w:divBdr>
        </w:div>
        <w:div w:id="1098135597">
          <w:marLeft w:val="547"/>
          <w:marRight w:val="0"/>
          <w:marTop w:val="125"/>
          <w:marBottom w:val="0"/>
          <w:divBdr>
            <w:top w:val="none" w:sz="0" w:space="0" w:color="auto"/>
            <w:left w:val="none" w:sz="0" w:space="0" w:color="auto"/>
            <w:bottom w:val="none" w:sz="0" w:space="0" w:color="auto"/>
            <w:right w:val="none" w:sz="0" w:space="0" w:color="auto"/>
          </w:divBdr>
        </w:div>
        <w:div w:id="1445224577">
          <w:marLeft w:val="1166"/>
          <w:marRight w:val="0"/>
          <w:marTop w:val="106"/>
          <w:marBottom w:val="0"/>
          <w:divBdr>
            <w:top w:val="none" w:sz="0" w:space="0" w:color="auto"/>
            <w:left w:val="none" w:sz="0" w:space="0" w:color="auto"/>
            <w:bottom w:val="none" w:sz="0" w:space="0" w:color="auto"/>
            <w:right w:val="none" w:sz="0" w:space="0" w:color="auto"/>
          </w:divBdr>
        </w:div>
        <w:div w:id="1581133099">
          <w:marLeft w:val="1166"/>
          <w:marRight w:val="0"/>
          <w:marTop w:val="106"/>
          <w:marBottom w:val="0"/>
          <w:divBdr>
            <w:top w:val="none" w:sz="0" w:space="0" w:color="auto"/>
            <w:left w:val="none" w:sz="0" w:space="0" w:color="auto"/>
            <w:bottom w:val="none" w:sz="0" w:space="0" w:color="auto"/>
            <w:right w:val="none" w:sz="0" w:space="0" w:color="auto"/>
          </w:divBdr>
        </w:div>
      </w:divsChild>
    </w:div>
    <w:div w:id="1228685082">
      <w:bodyDiv w:val="1"/>
      <w:marLeft w:val="0"/>
      <w:marRight w:val="0"/>
      <w:marTop w:val="0"/>
      <w:marBottom w:val="0"/>
      <w:divBdr>
        <w:top w:val="none" w:sz="0" w:space="0" w:color="auto"/>
        <w:left w:val="none" w:sz="0" w:space="0" w:color="auto"/>
        <w:bottom w:val="none" w:sz="0" w:space="0" w:color="auto"/>
        <w:right w:val="none" w:sz="0" w:space="0" w:color="auto"/>
      </w:divBdr>
    </w:div>
    <w:div w:id="1229264752">
      <w:bodyDiv w:val="1"/>
      <w:marLeft w:val="0"/>
      <w:marRight w:val="0"/>
      <w:marTop w:val="0"/>
      <w:marBottom w:val="0"/>
      <w:divBdr>
        <w:top w:val="none" w:sz="0" w:space="0" w:color="auto"/>
        <w:left w:val="none" w:sz="0" w:space="0" w:color="auto"/>
        <w:bottom w:val="none" w:sz="0" w:space="0" w:color="auto"/>
        <w:right w:val="none" w:sz="0" w:space="0" w:color="auto"/>
      </w:divBdr>
    </w:div>
    <w:div w:id="1229456838">
      <w:bodyDiv w:val="1"/>
      <w:marLeft w:val="0"/>
      <w:marRight w:val="0"/>
      <w:marTop w:val="0"/>
      <w:marBottom w:val="0"/>
      <w:divBdr>
        <w:top w:val="none" w:sz="0" w:space="0" w:color="auto"/>
        <w:left w:val="none" w:sz="0" w:space="0" w:color="auto"/>
        <w:bottom w:val="none" w:sz="0" w:space="0" w:color="auto"/>
        <w:right w:val="none" w:sz="0" w:space="0" w:color="auto"/>
      </w:divBdr>
    </w:div>
    <w:div w:id="1229653827">
      <w:bodyDiv w:val="1"/>
      <w:marLeft w:val="0"/>
      <w:marRight w:val="0"/>
      <w:marTop w:val="0"/>
      <w:marBottom w:val="0"/>
      <w:divBdr>
        <w:top w:val="none" w:sz="0" w:space="0" w:color="auto"/>
        <w:left w:val="none" w:sz="0" w:space="0" w:color="auto"/>
        <w:bottom w:val="none" w:sz="0" w:space="0" w:color="auto"/>
        <w:right w:val="none" w:sz="0" w:space="0" w:color="auto"/>
      </w:divBdr>
    </w:div>
    <w:div w:id="1230849563">
      <w:bodyDiv w:val="1"/>
      <w:marLeft w:val="0"/>
      <w:marRight w:val="0"/>
      <w:marTop w:val="0"/>
      <w:marBottom w:val="0"/>
      <w:divBdr>
        <w:top w:val="none" w:sz="0" w:space="0" w:color="auto"/>
        <w:left w:val="none" w:sz="0" w:space="0" w:color="auto"/>
        <w:bottom w:val="none" w:sz="0" w:space="0" w:color="auto"/>
        <w:right w:val="none" w:sz="0" w:space="0" w:color="auto"/>
      </w:divBdr>
      <w:divsChild>
        <w:div w:id="230577063">
          <w:marLeft w:val="1166"/>
          <w:marRight w:val="0"/>
          <w:marTop w:val="134"/>
          <w:marBottom w:val="0"/>
          <w:divBdr>
            <w:top w:val="none" w:sz="0" w:space="0" w:color="auto"/>
            <w:left w:val="none" w:sz="0" w:space="0" w:color="auto"/>
            <w:bottom w:val="none" w:sz="0" w:space="0" w:color="auto"/>
            <w:right w:val="none" w:sz="0" w:space="0" w:color="auto"/>
          </w:divBdr>
        </w:div>
        <w:div w:id="1609459170">
          <w:marLeft w:val="547"/>
          <w:marRight w:val="0"/>
          <w:marTop w:val="154"/>
          <w:marBottom w:val="0"/>
          <w:divBdr>
            <w:top w:val="none" w:sz="0" w:space="0" w:color="auto"/>
            <w:left w:val="none" w:sz="0" w:space="0" w:color="auto"/>
            <w:bottom w:val="none" w:sz="0" w:space="0" w:color="auto"/>
            <w:right w:val="none" w:sz="0" w:space="0" w:color="auto"/>
          </w:divBdr>
        </w:div>
        <w:div w:id="1621105731">
          <w:marLeft w:val="1166"/>
          <w:marRight w:val="0"/>
          <w:marTop w:val="134"/>
          <w:marBottom w:val="0"/>
          <w:divBdr>
            <w:top w:val="none" w:sz="0" w:space="0" w:color="auto"/>
            <w:left w:val="none" w:sz="0" w:space="0" w:color="auto"/>
            <w:bottom w:val="none" w:sz="0" w:space="0" w:color="auto"/>
            <w:right w:val="none" w:sz="0" w:space="0" w:color="auto"/>
          </w:divBdr>
        </w:div>
      </w:divsChild>
    </w:div>
    <w:div w:id="1231189597">
      <w:bodyDiv w:val="1"/>
      <w:marLeft w:val="0"/>
      <w:marRight w:val="0"/>
      <w:marTop w:val="0"/>
      <w:marBottom w:val="0"/>
      <w:divBdr>
        <w:top w:val="none" w:sz="0" w:space="0" w:color="auto"/>
        <w:left w:val="none" w:sz="0" w:space="0" w:color="auto"/>
        <w:bottom w:val="none" w:sz="0" w:space="0" w:color="auto"/>
        <w:right w:val="none" w:sz="0" w:space="0" w:color="auto"/>
      </w:divBdr>
    </w:div>
    <w:div w:id="1231698581">
      <w:bodyDiv w:val="1"/>
      <w:marLeft w:val="0"/>
      <w:marRight w:val="0"/>
      <w:marTop w:val="0"/>
      <w:marBottom w:val="0"/>
      <w:divBdr>
        <w:top w:val="none" w:sz="0" w:space="0" w:color="auto"/>
        <w:left w:val="none" w:sz="0" w:space="0" w:color="auto"/>
        <w:bottom w:val="none" w:sz="0" w:space="0" w:color="auto"/>
        <w:right w:val="none" w:sz="0" w:space="0" w:color="auto"/>
      </w:divBdr>
    </w:div>
    <w:div w:id="1232078213">
      <w:bodyDiv w:val="1"/>
      <w:marLeft w:val="0"/>
      <w:marRight w:val="0"/>
      <w:marTop w:val="0"/>
      <w:marBottom w:val="0"/>
      <w:divBdr>
        <w:top w:val="none" w:sz="0" w:space="0" w:color="auto"/>
        <w:left w:val="none" w:sz="0" w:space="0" w:color="auto"/>
        <w:bottom w:val="none" w:sz="0" w:space="0" w:color="auto"/>
        <w:right w:val="none" w:sz="0" w:space="0" w:color="auto"/>
      </w:divBdr>
      <w:divsChild>
        <w:div w:id="96416188">
          <w:marLeft w:val="2160"/>
          <w:marRight w:val="0"/>
          <w:marTop w:val="0"/>
          <w:marBottom w:val="0"/>
          <w:divBdr>
            <w:top w:val="none" w:sz="0" w:space="0" w:color="auto"/>
            <w:left w:val="none" w:sz="0" w:space="0" w:color="auto"/>
            <w:bottom w:val="none" w:sz="0" w:space="0" w:color="auto"/>
            <w:right w:val="none" w:sz="0" w:space="0" w:color="auto"/>
          </w:divBdr>
        </w:div>
        <w:div w:id="412356271">
          <w:marLeft w:val="720"/>
          <w:marRight w:val="0"/>
          <w:marTop w:val="0"/>
          <w:marBottom w:val="0"/>
          <w:divBdr>
            <w:top w:val="none" w:sz="0" w:space="0" w:color="auto"/>
            <w:left w:val="none" w:sz="0" w:space="0" w:color="auto"/>
            <w:bottom w:val="none" w:sz="0" w:space="0" w:color="auto"/>
            <w:right w:val="none" w:sz="0" w:space="0" w:color="auto"/>
          </w:divBdr>
        </w:div>
        <w:div w:id="696539691">
          <w:marLeft w:val="2160"/>
          <w:marRight w:val="0"/>
          <w:marTop w:val="0"/>
          <w:marBottom w:val="0"/>
          <w:divBdr>
            <w:top w:val="none" w:sz="0" w:space="0" w:color="auto"/>
            <w:left w:val="none" w:sz="0" w:space="0" w:color="auto"/>
            <w:bottom w:val="none" w:sz="0" w:space="0" w:color="auto"/>
            <w:right w:val="none" w:sz="0" w:space="0" w:color="auto"/>
          </w:divBdr>
        </w:div>
        <w:div w:id="1488014380">
          <w:marLeft w:val="2160"/>
          <w:marRight w:val="0"/>
          <w:marTop w:val="0"/>
          <w:marBottom w:val="0"/>
          <w:divBdr>
            <w:top w:val="none" w:sz="0" w:space="0" w:color="auto"/>
            <w:left w:val="none" w:sz="0" w:space="0" w:color="auto"/>
            <w:bottom w:val="none" w:sz="0" w:space="0" w:color="auto"/>
            <w:right w:val="none" w:sz="0" w:space="0" w:color="auto"/>
          </w:divBdr>
        </w:div>
        <w:div w:id="1723363542">
          <w:marLeft w:val="1440"/>
          <w:marRight w:val="0"/>
          <w:marTop w:val="0"/>
          <w:marBottom w:val="0"/>
          <w:divBdr>
            <w:top w:val="none" w:sz="0" w:space="0" w:color="auto"/>
            <w:left w:val="none" w:sz="0" w:space="0" w:color="auto"/>
            <w:bottom w:val="none" w:sz="0" w:space="0" w:color="auto"/>
            <w:right w:val="none" w:sz="0" w:space="0" w:color="auto"/>
          </w:divBdr>
        </w:div>
        <w:div w:id="1830974446">
          <w:marLeft w:val="1440"/>
          <w:marRight w:val="0"/>
          <w:marTop w:val="0"/>
          <w:marBottom w:val="0"/>
          <w:divBdr>
            <w:top w:val="none" w:sz="0" w:space="0" w:color="auto"/>
            <w:left w:val="none" w:sz="0" w:space="0" w:color="auto"/>
            <w:bottom w:val="none" w:sz="0" w:space="0" w:color="auto"/>
            <w:right w:val="none" w:sz="0" w:space="0" w:color="auto"/>
          </w:divBdr>
        </w:div>
        <w:div w:id="2120640420">
          <w:marLeft w:val="2160"/>
          <w:marRight w:val="0"/>
          <w:marTop w:val="0"/>
          <w:marBottom w:val="0"/>
          <w:divBdr>
            <w:top w:val="none" w:sz="0" w:space="0" w:color="auto"/>
            <w:left w:val="none" w:sz="0" w:space="0" w:color="auto"/>
            <w:bottom w:val="none" w:sz="0" w:space="0" w:color="auto"/>
            <w:right w:val="none" w:sz="0" w:space="0" w:color="auto"/>
          </w:divBdr>
        </w:div>
      </w:divsChild>
    </w:div>
    <w:div w:id="1233539865">
      <w:bodyDiv w:val="1"/>
      <w:marLeft w:val="0"/>
      <w:marRight w:val="0"/>
      <w:marTop w:val="0"/>
      <w:marBottom w:val="0"/>
      <w:divBdr>
        <w:top w:val="none" w:sz="0" w:space="0" w:color="auto"/>
        <w:left w:val="none" w:sz="0" w:space="0" w:color="auto"/>
        <w:bottom w:val="none" w:sz="0" w:space="0" w:color="auto"/>
        <w:right w:val="none" w:sz="0" w:space="0" w:color="auto"/>
      </w:divBdr>
    </w:div>
    <w:div w:id="1233736512">
      <w:bodyDiv w:val="1"/>
      <w:marLeft w:val="0"/>
      <w:marRight w:val="0"/>
      <w:marTop w:val="0"/>
      <w:marBottom w:val="0"/>
      <w:divBdr>
        <w:top w:val="none" w:sz="0" w:space="0" w:color="auto"/>
        <w:left w:val="none" w:sz="0" w:space="0" w:color="auto"/>
        <w:bottom w:val="none" w:sz="0" w:space="0" w:color="auto"/>
        <w:right w:val="none" w:sz="0" w:space="0" w:color="auto"/>
      </w:divBdr>
    </w:div>
    <w:div w:id="1233808150">
      <w:bodyDiv w:val="1"/>
      <w:marLeft w:val="0"/>
      <w:marRight w:val="0"/>
      <w:marTop w:val="0"/>
      <w:marBottom w:val="0"/>
      <w:divBdr>
        <w:top w:val="none" w:sz="0" w:space="0" w:color="auto"/>
        <w:left w:val="none" w:sz="0" w:space="0" w:color="auto"/>
        <w:bottom w:val="none" w:sz="0" w:space="0" w:color="auto"/>
        <w:right w:val="none" w:sz="0" w:space="0" w:color="auto"/>
      </w:divBdr>
    </w:div>
    <w:div w:id="1233933714">
      <w:bodyDiv w:val="1"/>
      <w:marLeft w:val="0"/>
      <w:marRight w:val="0"/>
      <w:marTop w:val="0"/>
      <w:marBottom w:val="0"/>
      <w:divBdr>
        <w:top w:val="none" w:sz="0" w:space="0" w:color="auto"/>
        <w:left w:val="none" w:sz="0" w:space="0" w:color="auto"/>
        <w:bottom w:val="none" w:sz="0" w:space="0" w:color="auto"/>
        <w:right w:val="none" w:sz="0" w:space="0" w:color="auto"/>
      </w:divBdr>
    </w:div>
    <w:div w:id="1235890200">
      <w:bodyDiv w:val="1"/>
      <w:marLeft w:val="0"/>
      <w:marRight w:val="0"/>
      <w:marTop w:val="0"/>
      <w:marBottom w:val="0"/>
      <w:divBdr>
        <w:top w:val="none" w:sz="0" w:space="0" w:color="auto"/>
        <w:left w:val="none" w:sz="0" w:space="0" w:color="auto"/>
        <w:bottom w:val="none" w:sz="0" w:space="0" w:color="auto"/>
        <w:right w:val="none" w:sz="0" w:space="0" w:color="auto"/>
      </w:divBdr>
    </w:div>
    <w:div w:id="1236743875">
      <w:bodyDiv w:val="1"/>
      <w:marLeft w:val="0"/>
      <w:marRight w:val="0"/>
      <w:marTop w:val="0"/>
      <w:marBottom w:val="0"/>
      <w:divBdr>
        <w:top w:val="none" w:sz="0" w:space="0" w:color="auto"/>
        <w:left w:val="none" w:sz="0" w:space="0" w:color="auto"/>
        <w:bottom w:val="none" w:sz="0" w:space="0" w:color="auto"/>
        <w:right w:val="none" w:sz="0" w:space="0" w:color="auto"/>
      </w:divBdr>
    </w:div>
    <w:div w:id="1236821330">
      <w:bodyDiv w:val="1"/>
      <w:marLeft w:val="0"/>
      <w:marRight w:val="0"/>
      <w:marTop w:val="0"/>
      <w:marBottom w:val="0"/>
      <w:divBdr>
        <w:top w:val="none" w:sz="0" w:space="0" w:color="auto"/>
        <w:left w:val="none" w:sz="0" w:space="0" w:color="auto"/>
        <w:bottom w:val="none" w:sz="0" w:space="0" w:color="auto"/>
        <w:right w:val="none" w:sz="0" w:space="0" w:color="auto"/>
      </w:divBdr>
    </w:div>
    <w:div w:id="1238326353">
      <w:bodyDiv w:val="1"/>
      <w:marLeft w:val="0"/>
      <w:marRight w:val="0"/>
      <w:marTop w:val="0"/>
      <w:marBottom w:val="0"/>
      <w:divBdr>
        <w:top w:val="none" w:sz="0" w:space="0" w:color="auto"/>
        <w:left w:val="none" w:sz="0" w:space="0" w:color="auto"/>
        <w:bottom w:val="none" w:sz="0" w:space="0" w:color="auto"/>
        <w:right w:val="none" w:sz="0" w:space="0" w:color="auto"/>
      </w:divBdr>
    </w:div>
    <w:div w:id="1238711144">
      <w:bodyDiv w:val="1"/>
      <w:marLeft w:val="0"/>
      <w:marRight w:val="0"/>
      <w:marTop w:val="0"/>
      <w:marBottom w:val="0"/>
      <w:divBdr>
        <w:top w:val="none" w:sz="0" w:space="0" w:color="auto"/>
        <w:left w:val="none" w:sz="0" w:space="0" w:color="auto"/>
        <w:bottom w:val="none" w:sz="0" w:space="0" w:color="auto"/>
        <w:right w:val="none" w:sz="0" w:space="0" w:color="auto"/>
      </w:divBdr>
    </w:div>
    <w:div w:id="1239436944">
      <w:bodyDiv w:val="1"/>
      <w:marLeft w:val="0"/>
      <w:marRight w:val="0"/>
      <w:marTop w:val="0"/>
      <w:marBottom w:val="0"/>
      <w:divBdr>
        <w:top w:val="none" w:sz="0" w:space="0" w:color="auto"/>
        <w:left w:val="none" w:sz="0" w:space="0" w:color="auto"/>
        <w:bottom w:val="none" w:sz="0" w:space="0" w:color="auto"/>
        <w:right w:val="none" w:sz="0" w:space="0" w:color="auto"/>
      </w:divBdr>
    </w:div>
    <w:div w:id="1239707060">
      <w:bodyDiv w:val="1"/>
      <w:marLeft w:val="0"/>
      <w:marRight w:val="0"/>
      <w:marTop w:val="0"/>
      <w:marBottom w:val="0"/>
      <w:divBdr>
        <w:top w:val="none" w:sz="0" w:space="0" w:color="auto"/>
        <w:left w:val="none" w:sz="0" w:space="0" w:color="auto"/>
        <w:bottom w:val="none" w:sz="0" w:space="0" w:color="auto"/>
        <w:right w:val="none" w:sz="0" w:space="0" w:color="auto"/>
      </w:divBdr>
    </w:div>
    <w:div w:id="1239944362">
      <w:bodyDiv w:val="1"/>
      <w:marLeft w:val="0"/>
      <w:marRight w:val="0"/>
      <w:marTop w:val="0"/>
      <w:marBottom w:val="0"/>
      <w:divBdr>
        <w:top w:val="none" w:sz="0" w:space="0" w:color="auto"/>
        <w:left w:val="none" w:sz="0" w:space="0" w:color="auto"/>
        <w:bottom w:val="none" w:sz="0" w:space="0" w:color="auto"/>
        <w:right w:val="none" w:sz="0" w:space="0" w:color="auto"/>
      </w:divBdr>
    </w:div>
    <w:div w:id="1240363275">
      <w:bodyDiv w:val="1"/>
      <w:marLeft w:val="0"/>
      <w:marRight w:val="0"/>
      <w:marTop w:val="0"/>
      <w:marBottom w:val="0"/>
      <w:divBdr>
        <w:top w:val="none" w:sz="0" w:space="0" w:color="auto"/>
        <w:left w:val="none" w:sz="0" w:space="0" w:color="auto"/>
        <w:bottom w:val="none" w:sz="0" w:space="0" w:color="auto"/>
        <w:right w:val="none" w:sz="0" w:space="0" w:color="auto"/>
      </w:divBdr>
    </w:div>
    <w:div w:id="1242106869">
      <w:bodyDiv w:val="1"/>
      <w:marLeft w:val="0"/>
      <w:marRight w:val="0"/>
      <w:marTop w:val="0"/>
      <w:marBottom w:val="0"/>
      <w:divBdr>
        <w:top w:val="none" w:sz="0" w:space="0" w:color="auto"/>
        <w:left w:val="none" w:sz="0" w:space="0" w:color="auto"/>
        <w:bottom w:val="none" w:sz="0" w:space="0" w:color="auto"/>
        <w:right w:val="none" w:sz="0" w:space="0" w:color="auto"/>
      </w:divBdr>
      <w:divsChild>
        <w:div w:id="310909609">
          <w:marLeft w:val="1080"/>
          <w:marRight w:val="0"/>
          <w:marTop w:val="100"/>
          <w:marBottom w:val="0"/>
          <w:divBdr>
            <w:top w:val="none" w:sz="0" w:space="0" w:color="auto"/>
            <w:left w:val="none" w:sz="0" w:space="0" w:color="auto"/>
            <w:bottom w:val="none" w:sz="0" w:space="0" w:color="auto"/>
            <w:right w:val="none" w:sz="0" w:space="0" w:color="auto"/>
          </w:divBdr>
        </w:div>
        <w:div w:id="399602823">
          <w:marLeft w:val="1080"/>
          <w:marRight w:val="0"/>
          <w:marTop w:val="100"/>
          <w:marBottom w:val="0"/>
          <w:divBdr>
            <w:top w:val="none" w:sz="0" w:space="0" w:color="auto"/>
            <w:left w:val="none" w:sz="0" w:space="0" w:color="auto"/>
            <w:bottom w:val="none" w:sz="0" w:space="0" w:color="auto"/>
            <w:right w:val="none" w:sz="0" w:space="0" w:color="auto"/>
          </w:divBdr>
        </w:div>
        <w:div w:id="862792584">
          <w:marLeft w:val="1080"/>
          <w:marRight w:val="0"/>
          <w:marTop w:val="100"/>
          <w:marBottom w:val="0"/>
          <w:divBdr>
            <w:top w:val="none" w:sz="0" w:space="0" w:color="auto"/>
            <w:left w:val="none" w:sz="0" w:space="0" w:color="auto"/>
            <w:bottom w:val="none" w:sz="0" w:space="0" w:color="auto"/>
            <w:right w:val="none" w:sz="0" w:space="0" w:color="auto"/>
          </w:divBdr>
        </w:div>
        <w:div w:id="944310371">
          <w:marLeft w:val="1080"/>
          <w:marRight w:val="0"/>
          <w:marTop w:val="100"/>
          <w:marBottom w:val="0"/>
          <w:divBdr>
            <w:top w:val="none" w:sz="0" w:space="0" w:color="auto"/>
            <w:left w:val="none" w:sz="0" w:space="0" w:color="auto"/>
            <w:bottom w:val="none" w:sz="0" w:space="0" w:color="auto"/>
            <w:right w:val="none" w:sz="0" w:space="0" w:color="auto"/>
          </w:divBdr>
        </w:div>
        <w:div w:id="1164861182">
          <w:marLeft w:val="1800"/>
          <w:marRight w:val="0"/>
          <w:marTop w:val="100"/>
          <w:marBottom w:val="0"/>
          <w:divBdr>
            <w:top w:val="none" w:sz="0" w:space="0" w:color="auto"/>
            <w:left w:val="none" w:sz="0" w:space="0" w:color="auto"/>
            <w:bottom w:val="none" w:sz="0" w:space="0" w:color="auto"/>
            <w:right w:val="none" w:sz="0" w:space="0" w:color="auto"/>
          </w:divBdr>
        </w:div>
        <w:div w:id="1344821115">
          <w:marLeft w:val="1800"/>
          <w:marRight w:val="0"/>
          <w:marTop w:val="100"/>
          <w:marBottom w:val="0"/>
          <w:divBdr>
            <w:top w:val="none" w:sz="0" w:space="0" w:color="auto"/>
            <w:left w:val="none" w:sz="0" w:space="0" w:color="auto"/>
            <w:bottom w:val="none" w:sz="0" w:space="0" w:color="auto"/>
            <w:right w:val="none" w:sz="0" w:space="0" w:color="auto"/>
          </w:divBdr>
        </w:div>
      </w:divsChild>
    </w:div>
    <w:div w:id="1242257917">
      <w:bodyDiv w:val="1"/>
      <w:marLeft w:val="0"/>
      <w:marRight w:val="0"/>
      <w:marTop w:val="0"/>
      <w:marBottom w:val="0"/>
      <w:divBdr>
        <w:top w:val="none" w:sz="0" w:space="0" w:color="auto"/>
        <w:left w:val="none" w:sz="0" w:space="0" w:color="auto"/>
        <w:bottom w:val="none" w:sz="0" w:space="0" w:color="auto"/>
        <w:right w:val="none" w:sz="0" w:space="0" w:color="auto"/>
      </w:divBdr>
    </w:div>
    <w:div w:id="1242789838">
      <w:bodyDiv w:val="1"/>
      <w:marLeft w:val="0"/>
      <w:marRight w:val="0"/>
      <w:marTop w:val="0"/>
      <w:marBottom w:val="0"/>
      <w:divBdr>
        <w:top w:val="none" w:sz="0" w:space="0" w:color="auto"/>
        <w:left w:val="none" w:sz="0" w:space="0" w:color="auto"/>
        <w:bottom w:val="none" w:sz="0" w:space="0" w:color="auto"/>
        <w:right w:val="none" w:sz="0" w:space="0" w:color="auto"/>
      </w:divBdr>
      <w:divsChild>
        <w:div w:id="265508780">
          <w:marLeft w:val="1166"/>
          <w:marRight w:val="0"/>
          <w:marTop w:val="120"/>
          <w:marBottom w:val="120"/>
          <w:divBdr>
            <w:top w:val="none" w:sz="0" w:space="0" w:color="auto"/>
            <w:left w:val="none" w:sz="0" w:space="0" w:color="auto"/>
            <w:bottom w:val="none" w:sz="0" w:space="0" w:color="auto"/>
            <w:right w:val="none" w:sz="0" w:space="0" w:color="auto"/>
          </w:divBdr>
        </w:div>
        <w:div w:id="332338908">
          <w:marLeft w:val="1800"/>
          <w:marRight w:val="0"/>
          <w:marTop w:val="120"/>
          <w:marBottom w:val="120"/>
          <w:divBdr>
            <w:top w:val="none" w:sz="0" w:space="0" w:color="auto"/>
            <w:left w:val="none" w:sz="0" w:space="0" w:color="auto"/>
            <w:bottom w:val="none" w:sz="0" w:space="0" w:color="auto"/>
            <w:right w:val="none" w:sz="0" w:space="0" w:color="auto"/>
          </w:divBdr>
        </w:div>
        <w:div w:id="368651321">
          <w:marLeft w:val="1800"/>
          <w:marRight w:val="0"/>
          <w:marTop w:val="120"/>
          <w:marBottom w:val="120"/>
          <w:divBdr>
            <w:top w:val="none" w:sz="0" w:space="0" w:color="auto"/>
            <w:left w:val="none" w:sz="0" w:space="0" w:color="auto"/>
            <w:bottom w:val="none" w:sz="0" w:space="0" w:color="auto"/>
            <w:right w:val="none" w:sz="0" w:space="0" w:color="auto"/>
          </w:divBdr>
        </w:div>
        <w:div w:id="709762266">
          <w:marLeft w:val="1800"/>
          <w:marRight w:val="0"/>
          <w:marTop w:val="120"/>
          <w:marBottom w:val="120"/>
          <w:divBdr>
            <w:top w:val="none" w:sz="0" w:space="0" w:color="auto"/>
            <w:left w:val="none" w:sz="0" w:space="0" w:color="auto"/>
            <w:bottom w:val="none" w:sz="0" w:space="0" w:color="auto"/>
            <w:right w:val="none" w:sz="0" w:space="0" w:color="auto"/>
          </w:divBdr>
        </w:div>
        <w:div w:id="725570858">
          <w:marLeft w:val="1800"/>
          <w:marRight w:val="0"/>
          <w:marTop w:val="120"/>
          <w:marBottom w:val="120"/>
          <w:divBdr>
            <w:top w:val="none" w:sz="0" w:space="0" w:color="auto"/>
            <w:left w:val="none" w:sz="0" w:space="0" w:color="auto"/>
            <w:bottom w:val="none" w:sz="0" w:space="0" w:color="auto"/>
            <w:right w:val="none" w:sz="0" w:space="0" w:color="auto"/>
          </w:divBdr>
        </w:div>
        <w:div w:id="1077284541">
          <w:marLeft w:val="547"/>
          <w:marRight w:val="0"/>
          <w:marTop w:val="120"/>
          <w:marBottom w:val="120"/>
          <w:divBdr>
            <w:top w:val="none" w:sz="0" w:space="0" w:color="auto"/>
            <w:left w:val="none" w:sz="0" w:space="0" w:color="auto"/>
            <w:bottom w:val="none" w:sz="0" w:space="0" w:color="auto"/>
            <w:right w:val="none" w:sz="0" w:space="0" w:color="auto"/>
          </w:divBdr>
        </w:div>
        <w:div w:id="1175847327">
          <w:marLeft w:val="1800"/>
          <w:marRight w:val="0"/>
          <w:marTop w:val="120"/>
          <w:marBottom w:val="120"/>
          <w:divBdr>
            <w:top w:val="none" w:sz="0" w:space="0" w:color="auto"/>
            <w:left w:val="none" w:sz="0" w:space="0" w:color="auto"/>
            <w:bottom w:val="none" w:sz="0" w:space="0" w:color="auto"/>
            <w:right w:val="none" w:sz="0" w:space="0" w:color="auto"/>
          </w:divBdr>
        </w:div>
        <w:div w:id="1437676226">
          <w:marLeft w:val="1166"/>
          <w:marRight w:val="0"/>
          <w:marTop w:val="120"/>
          <w:marBottom w:val="120"/>
          <w:divBdr>
            <w:top w:val="none" w:sz="0" w:space="0" w:color="auto"/>
            <w:left w:val="none" w:sz="0" w:space="0" w:color="auto"/>
            <w:bottom w:val="none" w:sz="0" w:space="0" w:color="auto"/>
            <w:right w:val="none" w:sz="0" w:space="0" w:color="auto"/>
          </w:divBdr>
        </w:div>
        <w:div w:id="1446146747">
          <w:marLeft w:val="1166"/>
          <w:marRight w:val="0"/>
          <w:marTop w:val="120"/>
          <w:marBottom w:val="120"/>
          <w:divBdr>
            <w:top w:val="none" w:sz="0" w:space="0" w:color="auto"/>
            <w:left w:val="none" w:sz="0" w:space="0" w:color="auto"/>
            <w:bottom w:val="none" w:sz="0" w:space="0" w:color="auto"/>
            <w:right w:val="none" w:sz="0" w:space="0" w:color="auto"/>
          </w:divBdr>
        </w:div>
        <w:div w:id="1527983109">
          <w:marLeft w:val="1800"/>
          <w:marRight w:val="0"/>
          <w:marTop w:val="120"/>
          <w:marBottom w:val="120"/>
          <w:divBdr>
            <w:top w:val="none" w:sz="0" w:space="0" w:color="auto"/>
            <w:left w:val="none" w:sz="0" w:space="0" w:color="auto"/>
            <w:bottom w:val="none" w:sz="0" w:space="0" w:color="auto"/>
            <w:right w:val="none" w:sz="0" w:space="0" w:color="auto"/>
          </w:divBdr>
        </w:div>
        <w:div w:id="1672751605">
          <w:marLeft w:val="1166"/>
          <w:marRight w:val="0"/>
          <w:marTop w:val="120"/>
          <w:marBottom w:val="120"/>
          <w:divBdr>
            <w:top w:val="none" w:sz="0" w:space="0" w:color="auto"/>
            <w:left w:val="none" w:sz="0" w:space="0" w:color="auto"/>
            <w:bottom w:val="none" w:sz="0" w:space="0" w:color="auto"/>
            <w:right w:val="none" w:sz="0" w:space="0" w:color="auto"/>
          </w:divBdr>
        </w:div>
        <w:div w:id="1768037155">
          <w:marLeft w:val="1800"/>
          <w:marRight w:val="0"/>
          <w:marTop w:val="120"/>
          <w:marBottom w:val="120"/>
          <w:divBdr>
            <w:top w:val="none" w:sz="0" w:space="0" w:color="auto"/>
            <w:left w:val="none" w:sz="0" w:space="0" w:color="auto"/>
            <w:bottom w:val="none" w:sz="0" w:space="0" w:color="auto"/>
            <w:right w:val="none" w:sz="0" w:space="0" w:color="auto"/>
          </w:divBdr>
        </w:div>
        <w:div w:id="2112696963">
          <w:marLeft w:val="1800"/>
          <w:marRight w:val="0"/>
          <w:marTop w:val="120"/>
          <w:marBottom w:val="120"/>
          <w:divBdr>
            <w:top w:val="none" w:sz="0" w:space="0" w:color="auto"/>
            <w:left w:val="none" w:sz="0" w:space="0" w:color="auto"/>
            <w:bottom w:val="none" w:sz="0" w:space="0" w:color="auto"/>
            <w:right w:val="none" w:sz="0" w:space="0" w:color="auto"/>
          </w:divBdr>
        </w:div>
      </w:divsChild>
    </w:div>
    <w:div w:id="1243103765">
      <w:bodyDiv w:val="1"/>
      <w:marLeft w:val="0"/>
      <w:marRight w:val="0"/>
      <w:marTop w:val="0"/>
      <w:marBottom w:val="0"/>
      <w:divBdr>
        <w:top w:val="none" w:sz="0" w:space="0" w:color="auto"/>
        <w:left w:val="none" w:sz="0" w:space="0" w:color="auto"/>
        <w:bottom w:val="none" w:sz="0" w:space="0" w:color="auto"/>
        <w:right w:val="none" w:sz="0" w:space="0" w:color="auto"/>
      </w:divBdr>
    </w:div>
    <w:div w:id="1243758104">
      <w:bodyDiv w:val="1"/>
      <w:marLeft w:val="0"/>
      <w:marRight w:val="0"/>
      <w:marTop w:val="0"/>
      <w:marBottom w:val="0"/>
      <w:divBdr>
        <w:top w:val="none" w:sz="0" w:space="0" w:color="auto"/>
        <w:left w:val="none" w:sz="0" w:space="0" w:color="auto"/>
        <w:bottom w:val="none" w:sz="0" w:space="0" w:color="auto"/>
        <w:right w:val="none" w:sz="0" w:space="0" w:color="auto"/>
      </w:divBdr>
    </w:div>
    <w:div w:id="1245140060">
      <w:bodyDiv w:val="1"/>
      <w:marLeft w:val="0"/>
      <w:marRight w:val="0"/>
      <w:marTop w:val="0"/>
      <w:marBottom w:val="0"/>
      <w:divBdr>
        <w:top w:val="none" w:sz="0" w:space="0" w:color="auto"/>
        <w:left w:val="none" w:sz="0" w:space="0" w:color="auto"/>
        <w:bottom w:val="none" w:sz="0" w:space="0" w:color="auto"/>
        <w:right w:val="none" w:sz="0" w:space="0" w:color="auto"/>
      </w:divBdr>
    </w:div>
    <w:div w:id="1246257825">
      <w:bodyDiv w:val="1"/>
      <w:marLeft w:val="0"/>
      <w:marRight w:val="0"/>
      <w:marTop w:val="0"/>
      <w:marBottom w:val="0"/>
      <w:divBdr>
        <w:top w:val="none" w:sz="0" w:space="0" w:color="auto"/>
        <w:left w:val="none" w:sz="0" w:space="0" w:color="auto"/>
        <w:bottom w:val="none" w:sz="0" w:space="0" w:color="auto"/>
        <w:right w:val="none" w:sz="0" w:space="0" w:color="auto"/>
      </w:divBdr>
    </w:div>
    <w:div w:id="1246302831">
      <w:bodyDiv w:val="1"/>
      <w:marLeft w:val="0"/>
      <w:marRight w:val="0"/>
      <w:marTop w:val="0"/>
      <w:marBottom w:val="0"/>
      <w:divBdr>
        <w:top w:val="none" w:sz="0" w:space="0" w:color="auto"/>
        <w:left w:val="none" w:sz="0" w:space="0" w:color="auto"/>
        <w:bottom w:val="none" w:sz="0" w:space="0" w:color="auto"/>
        <w:right w:val="none" w:sz="0" w:space="0" w:color="auto"/>
      </w:divBdr>
    </w:div>
    <w:div w:id="1247806725">
      <w:bodyDiv w:val="1"/>
      <w:marLeft w:val="0"/>
      <w:marRight w:val="0"/>
      <w:marTop w:val="0"/>
      <w:marBottom w:val="0"/>
      <w:divBdr>
        <w:top w:val="none" w:sz="0" w:space="0" w:color="auto"/>
        <w:left w:val="none" w:sz="0" w:space="0" w:color="auto"/>
        <w:bottom w:val="none" w:sz="0" w:space="0" w:color="auto"/>
        <w:right w:val="none" w:sz="0" w:space="0" w:color="auto"/>
      </w:divBdr>
    </w:div>
    <w:div w:id="1247960337">
      <w:bodyDiv w:val="1"/>
      <w:marLeft w:val="0"/>
      <w:marRight w:val="0"/>
      <w:marTop w:val="0"/>
      <w:marBottom w:val="0"/>
      <w:divBdr>
        <w:top w:val="none" w:sz="0" w:space="0" w:color="auto"/>
        <w:left w:val="none" w:sz="0" w:space="0" w:color="auto"/>
        <w:bottom w:val="none" w:sz="0" w:space="0" w:color="auto"/>
        <w:right w:val="none" w:sz="0" w:space="0" w:color="auto"/>
      </w:divBdr>
      <w:divsChild>
        <w:div w:id="1869171889">
          <w:marLeft w:val="547"/>
          <w:marRight w:val="0"/>
          <w:marTop w:val="115"/>
          <w:marBottom w:val="0"/>
          <w:divBdr>
            <w:top w:val="none" w:sz="0" w:space="0" w:color="auto"/>
            <w:left w:val="none" w:sz="0" w:space="0" w:color="auto"/>
            <w:bottom w:val="none" w:sz="0" w:space="0" w:color="auto"/>
            <w:right w:val="none" w:sz="0" w:space="0" w:color="auto"/>
          </w:divBdr>
        </w:div>
      </w:divsChild>
    </w:div>
    <w:div w:id="1248535517">
      <w:bodyDiv w:val="1"/>
      <w:marLeft w:val="0"/>
      <w:marRight w:val="0"/>
      <w:marTop w:val="0"/>
      <w:marBottom w:val="0"/>
      <w:divBdr>
        <w:top w:val="none" w:sz="0" w:space="0" w:color="auto"/>
        <w:left w:val="none" w:sz="0" w:space="0" w:color="auto"/>
        <w:bottom w:val="none" w:sz="0" w:space="0" w:color="auto"/>
        <w:right w:val="none" w:sz="0" w:space="0" w:color="auto"/>
      </w:divBdr>
      <w:divsChild>
        <w:div w:id="183982422">
          <w:marLeft w:val="1166"/>
          <w:marRight w:val="0"/>
          <w:marTop w:val="96"/>
          <w:marBottom w:val="0"/>
          <w:divBdr>
            <w:top w:val="none" w:sz="0" w:space="0" w:color="auto"/>
            <w:left w:val="none" w:sz="0" w:space="0" w:color="auto"/>
            <w:bottom w:val="none" w:sz="0" w:space="0" w:color="auto"/>
            <w:right w:val="none" w:sz="0" w:space="0" w:color="auto"/>
          </w:divBdr>
        </w:div>
        <w:div w:id="190076207">
          <w:marLeft w:val="547"/>
          <w:marRight w:val="0"/>
          <w:marTop w:val="96"/>
          <w:marBottom w:val="0"/>
          <w:divBdr>
            <w:top w:val="none" w:sz="0" w:space="0" w:color="auto"/>
            <w:left w:val="none" w:sz="0" w:space="0" w:color="auto"/>
            <w:bottom w:val="none" w:sz="0" w:space="0" w:color="auto"/>
            <w:right w:val="none" w:sz="0" w:space="0" w:color="auto"/>
          </w:divBdr>
        </w:div>
        <w:div w:id="1374844654">
          <w:marLeft w:val="1166"/>
          <w:marRight w:val="0"/>
          <w:marTop w:val="96"/>
          <w:marBottom w:val="0"/>
          <w:divBdr>
            <w:top w:val="none" w:sz="0" w:space="0" w:color="auto"/>
            <w:left w:val="none" w:sz="0" w:space="0" w:color="auto"/>
            <w:bottom w:val="none" w:sz="0" w:space="0" w:color="auto"/>
            <w:right w:val="none" w:sz="0" w:space="0" w:color="auto"/>
          </w:divBdr>
        </w:div>
        <w:div w:id="1864394691">
          <w:marLeft w:val="1166"/>
          <w:marRight w:val="0"/>
          <w:marTop w:val="96"/>
          <w:marBottom w:val="0"/>
          <w:divBdr>
            <w:top w:val="none" w:sz="0" w:space="0" w:color="auto"/>
            <w:left w:val="none" w:sz="0" w:space="0" w:color="auto"/>
            <w:bottom w:val="none" w:sz="0" w:space="0" w:color="auto"/>
            <w:right w:val="none" w:sz="0" w:space="0" w:color="auto"/>
          </w:divBdr>
        </w:div>
        <w:div w:id="2046372295">
          <w:marLeft w:val="1166"/>
          <w:marRight w:val="0"/>
          <w:marTop w:val="96"/>
          <w:marBottom w:val="0"/>
          <w:divBdr>
            <w:top w:val="none" w:sz="0" w:space="0" w:color="auto"/>
            <w:left w:val="none" w:sz="0" w:space="0" w:color="auto"/>
            <w:bottom w:val="none" w:sz="0" w:space="0" w:color="auto"/>
            <w:right w:val="none" w:sz="0" w:space="0" w:color="auto"/>
          </w:divBdr>
        </w:div>
      </w:divsChild>
    </w:div>
    <w:div w:id="1248809104">
      <w:bodyDiv w:val="1"/>
      <w:marLeft w:val="0"/>
      <w:marRight w:val="0"/>
      <w:marTop w:val="0"/>
      <w:marBottom w:val="0"/>
      <w:divBdr>
        <w:top w:val="none" w:sz="0" w:space="0" w:color="auto"/>
        <w:left w:val="none" w:sz="0" w:space="0" w:color="auto"/>
        <w:bottom w:val="none" w:sz="0" w:space="0" w:color="auto"/>
        <w:right w:val="none" w:sz="0" w:space="0" w:color="auto"/>
      </w:divBdr>
      <w:divsChild>
        <w:div w:id="851534280">
          <w:marLeft w:val="547"/>
          <w:marRight w:val="0"/>
          <w:marTop w:val="134"/>
          <w:marBottom w:val="0"/>
          <w:divBdr>
            <w:top w:val="none" w:sz="0" w:space="0" w:color="auto"/>
            <w:left w:val="none" w:sz="0" w:space="0" w:color="auto"/>
            <w:bottom w:val="none" w:sz="0" w:space="0" w:color="auto"/>
            <w:right w:val="none" w:sz="0" w:space="0" w:color="auto"/>
          </w:divBdr>
        </w:div>
      </w:divsChild>
    </w:div>
    <w:div w:id="1250580081">
      <w:bodyDiv w:val="1"/>
      <w:marLeft w:val="0"/>
      <w:marRight w:val="0"/>
      <w:marTop w:val="0"/>
      <w:marBottom w:val="0"/>
      <w:divBdr>
        <w:top w:val="none" w:sz="0" w:space="0" w:color="auto"/>
        <w:left w:val="none" w:sz="0" w:space="0" w:color="auto"/>
        <w:bottom w:val="none" w:sz="0" w:space="0" w:color="auto"/>
        <w:right w:val="none" w:sz="0" w:space="0" w:color="auto"/>
      </w:divBdr>
    </w:div>
    <w:div w:id="1251042096">
      <w:bodyDiv w:val="1"/>
      <w:marLeft w:val="0"/>
      <w:marRight w:val="0"/>
      <w:marTop w:val="0"/>
      <w:marBottom w:val="0"/>
      <w:divBdr>
        <w:top w:val="none" w:sz="0" w:space="0" w:color="auto"/>
        <w:left w:val="none" w:sz="0" w:space="0" w:color="auto"/>
        <w:bottom w:val="none" w:sz="0" w:space="0" w:color="auto"/>
        <w:right w:val="none" w:sz="0" w:space="0" w:color="auto"/>
      </w:divBdr>
    </w:div>
    <w:div w:id="1251086924">
      <w:bodyDiv w:val="1"/>
      <w:marLeft w:val="0"/>
      <w:marRight w:val="0"/>
      <w:marTop w:val="0"/>
      <w:marBottom w:val="0"/>
      <w:divBdr>
        <w:top w:val="none" w:sz="0" w:space="0" w:color="auto"/>
        <w:left w:val="none" w:sz="0" w:space="0" w:color="auto"/>
        <w:bottom w:val="none" w:sz="0" w:space="0" w:color="auto"/>
        <w:right w:val="none" w:sz="0" w:space="0" w:color="auto"/>
      </w:divBdr>
    </w:div>
    <w:div w:id="1251349735">
      <w:bodyDiv w:val="1"/>
      <w:marLeft w:val="0"/>
      <w:marRight w:val="0"/>
      <w:marTop w:val="0"/>
      <w:marBottom w:val="0"/>
      <w:divBdr>
        <w:top w:val="none" w:sz="0" w:space="0" w:color="auto"/>
        <w:left w:val="none" w:sz="0" w:space="0" w:color="auto"/>
        <w:bottom w:val="none" w:sz="0" w:space="0" w:color="auto"/>
        <w:right w:val="none" w:sz="0" w:space="0" w:color="auto"/>
      </w:divBdr>
    </w:div>
    <w:div w:id="1251544431">
      <w:bodyDiv w:val="1"/>
      <w:marLeft w:val="0"/>
      <w:marRight w:val="0"/>
      <w:marTop w:val="0"/>
      <w:marBottom w:val="0"/>
      <w:divBdr>
        <w:top w:val="none" w:sz="0" w:space="0" w:color="auto"/>
        <w:left w:val="none" w:sz="0" w:space="0" w:color="auto"/>
        <w:bottom w:val="none" w:sz="0" w:space="0" w:color="auto"/>
        <w:right w:val="none" w:sz="0" w:space="0" w:color="auto"/>
      </w:divBdr>
    </w:div>
    <w:div w:id="1251769289">
      <w:bodyDiv w:val="1"/>
      <w:marLeft w:val="0"/>
      <w:marRight w:val="0"/>
      <w:marTop w:val="0"/>
      <w:marBottom w:val="0"/>
      <w:divBdr>
        <w:top w:val="none" w:sz="0" w:space="0" w:color="auto"/>
        <w:left w:val="none" w:sz="0" w:space="0" w:color="auto"/>
        <w:bottom w:val="none" w:sz="0" w:space="0" w:color="auto"/>
        <w:right w:val="none" w:sz="0" w:space="0" w:color="auto"/>
      </w:divBdr>
    </w:div>
    <w:div w:id="1251937374">
      <w:bodyDiv w:val="1"/>
      <w:marLeft w:val="0"/>
      <w:marRight w:val="0"/>
      <w:marTop w:val="0"/>
      <w:marBottom w:val="0"/>
      <w:divBdr>
        <w:top w:val="none" w:sz="0" w:space="0" w:color="auto"/>
        <w:left w:val="none" w:sz="0" w:space="0" w:color="auto"/>
        <w:bottom w:val="none" w:sz="0" w:space="0" w:color="auto"/>
        <w:right w:val="none" w:sz="0" w:space="0" w:color="auto"/>
      </w:divBdr>
    </w:div>
    <w:div w:id="1252425369">
      <w:bodyDiv w:val="1"/>
      <w:marLeft w:val="0"/>
      <w:marRight w:val="0"/>
      <w:marTop w:val="0"/>
      <w:marBottom w:val="0"/>
      <w:divBdr>
        <w:top w:val="none" w:sz="0" w:space="0" w:color="auto"/>
        <w:left w:val="none" w:sz="0" w:space="0" w:color="auto"/>
        <w:bottom w:val="none" w:sz="0" w:space="0" w:color="auto"/>
        <w:right w:val="none" w:sz="0" w:space="0" w:color="auto"/>
      </w:divBdr>
    </w:div>
    <w:div w:id="1252934708">
      <w:bodyDiv w:val="1"/>
      <w:marLeft w:val="0"/>
      <w:marRight w:val="0"/>
      <w:marTop w:val="0"/>
      <w:marBottom w:val="0"/>
      <w:divBdr>
        <w:top w:val="none" w:sz="0" w:space="0" w:color="auto"/>
        <w:left w:val="none" w:sz="0" w:space="0" w:color="auto"/>
        <w:bottom w:val="none" w:sz="0" w:space="0" w:color="auto"/>
        <w:right w:val="none" w:sz="0" w:space="0" w:color="auto"/>
      </w:divBdr>
    </w:div>
    <w:div w:id="1253392546">
      <w:bodyDiv w:val="1"/>
      <w:marLeft w:val="0"/>
      <w:marRight w:val="0"/>
      <w:marTop w:val="0"/>
      <w:marBottom w:val="0"/>
      <w:divBdr>
        <w:top w:val="none" w:sz="0" w:space="0" w:color="auto"/>
        <w:left w:val="none" w:sz="0" w:space="0" w:color="auto"/>
        <w:bottom w:val="none" w:sz="0" w:space="0" w:color="auto"/>
        <w:right w:val="none" w:sz="0" w:space="0" w:color="auto"/>
      </w:divBdr>
      <w:divsChild>
        <w:div w:id="592276525">
          <w:marLeft w:val="547"/>
          <w:marRight w:val="0"/>
          <w:marTop w:val="115"/>
          <w:marBottom w:val="0"/>
          <w:divBdr>
            <w:top w:val="none" w:sz="0" w:space="0" w:color="auto"/>
            <w:left w:val="none" w:sz="0" w:space="0" w:color="auto"/>
            <w:bottom w:val="none" w:sz="0" w:space="0" w:color="auto"/>
            <w:right w:val="none" w:sz="0" w:space="0" w:color="auto"/>
          </w:divBdr>
        </w:div>
        <w:div w:id="2072118818">
          <w:marLeft w:val="547"/>
          <w:marRight w:val="0"/>
          <w:marTop w:val="115"/>
          <w:marBottom w:val="0"/>
          <w:divBdr>
            <w:top w:val="none" w:sz="0" w:space="0" w:color="auto"/>
            <w:left w:val="none" w:sz="0" w:space="0" w:color="auto"/>
            <w:bottom w:val="none" w:sz="0" w:space="0" w:color="auto"/>
            <w:right w:val="none" w:sz="0" w:space="0" w:color="auto"/>
          </w:divBdr>
        </w:div>
      </w:divsChild>
    </w:div>
    <w:div w:id="1253468988">
      <w:bodyDiv w:val="1"/>
      <w:marLeft w:val="0"/>
      <w:marRight w:val="0"/>
      <w:marTop w:val="0"/>
      <w:marBottom w:val="0"/>
      <w:divBdr>
        <w:top w:val="none" w:sz="0" w:space="0" w:color="auto"/>
        <w:left w:val="none" w:sz="0" w:space="0" w:color="auto"/>
        <w:bottom w:val="none" w:sz="0" w:space="0" w:color="auto"/>
        <w:right w:val="none" w:sz="0" w:space="0" w:color="auto"/>
      </w:divBdr>
      <w:divsChild>
        <w:div w:id="71854397">
          <w:marLeft w:val="1166"/>
          <w:marRight w:val="0"/>
          <w:marTop w:val="96"/>
          <w:marBottom w:val="0"/>
          <w:divBdr>
            <w:top w:val="none" w:sz="0" w:space="0" w:color="auto"/>
            <w:left w:val="none" w:sz="0" w:space="0" w:color="auto"/>
            <w:bottom w:val="none" w:sz="0" w:space="0" w:color="auto"/>
            <w:right w:val="none" w:sz="0" w:space="0" w:color="auto"/>
          </w:divBdr>
        </w:div>
        <w:div w:id="218517273">
          <w:marLeft w:val="547"/>
          <w:marRight w:val="0"/>
          <w:marTop w:val="115"/>
          <w:marBottom w:val="0"/>
          <w:divBdr>
            <w:top w:val="none" w:sz="0" w:space="0" w:color="auto"/>
            <w:left w:val="none" w:sz="0" w:space="0" w:color="auto"/>
            <w:bottom w:val="none" w:sz="0" w:space="0" w:color="auto"/>
            <w:right w:val="none" w:sz="0" w:space="0" w:color="auto"/>
          </w:divBdr>
        </w:div>
        <w:div w:id="373776396">
          <w:marLeft w:val="547"/>
          <w:marRight w:val="0"/>
          <w:marTop w:val="115"/>
          <w:marBottom w:val="0"/>
          <w:divBdr>
            <w:top w:val="none" w:sz="0" w:space="0" w:color="auto"/>
            <w:left w:val="none" w:sz="0" w:space="0" w:color="auto"/>
            <w:bottom w:val="none" w:sz="0" w:space="0" w:color="auto"/>
            <w:right w:val="none" w:sz="0" w:space="0" w:color="auto"/>
          </w:divBdr>
        </w:div>
        <w:div w:id="596212997">
          <w:marLeft w:val="1166"/>
          <w:marRight w:val="0"/>
          <w:marTop w:val="96"/>
          <w:marBottom w:val="0"/>
          <w:divBdr>
            <w:top w:val="none" w:sz="0" w:space="0" w:color="auto"/>
            <w:left w:val="none" w:sz="0" w:space="0" w:color="auto"/>
            <w:bottom w:val="none" w:sz="0" w:space="0" w:color="auto"/>
            <w:right w:val="none" w:sz="0" w:space="0" w:color="auto"/>
          </w:divBdr>
        </w:div>
        <w:div w:id="919799201">
          <w:marLeft w:val="1166"/>
          <w:marRight w:val="0"/>
          <w:marTop w:val="96"/>
          <w:marBottom w:val="0"/>
          <w:divBdr>
            <w:top w:val="none" w:sz="0" w:space="0" w:color="auto"/>
            <w:left w:val="none" w:sz="0" w:space="0" w:color="auto"/>
            <w:bottom w:val="none" w:sz="0" w:space="0" w:color="auto"/>
            <w:right w:val="none" w:sz="0" w:space="0" w:color="auto"/>
          </w:divBdr>
        </w:div>
        <w:div w:id="1698266394">
          <w:marLeft w:val="547"/>
          <w:marRight w:val="0"/>
          <w:marTop w:val="115"/>
          <w:marBottom w:val="0"/>
          <w:divBdr>
            <w:top w:val="none" w:sz="0" w:space="0" w:color="auto"/>
            <w:left w:val="none" w:sz="0" w:space="0" w:color="auto"/>
            <w:bottom w:val="none" w:sz="0" w:space="0" w:color="auto"/>
            <w:right w:val="none" w:sz="0" w:space="0" w:color="auto"/>
          </w:divBdr>
        </w:div>
      </w:divsChild>
    </w:div>
    <w:div w:id="1253588112">
      <w:bodyDiv w:val="1"/>
      <w:marLeft w:val="0"/>
      <w:marRight w:val="0"/>
      <w:marTop w:val="0"/>
      <w:marBottom w:val="0"/>
      <w:divBdr>
        <w:top w:val="none" w:sz="0" w:space="0" w:color="auto"/>
        <w:left w:val="none" w:sz="0" w:space="0" w:color="auto"/>
        <w:bottom w:val="none" w:sz="0" w:space="0" w:color="auto"/>
        <w:right w:val="none" w:sz="0" w:space="0" w:color="auto"/>
      </w:divBdr>
    </w:div>
    <w:div w:id="1253661643">
      <w:bodyDiv w:val="1"/>
      <w:marLeft w:val="0"/>
      <w:marRight w:val="0"/>
      <w:marTop w:val="0"/>
      <w:marBottom w:val="0"/>
      <w:divBdr>
        <w:top w:val="none" w:sz="0" w:space="0" w:color="auto"/>
        <w:left w:val="none" w:sz="0" w:space="0" w:color="auto"/>
        <w:bottom w:val="none" w:sz="0" w:space="0" w:color="auto"/>
        <w:right w:val="none" w:sz="0" w:space="0" w:color="auto"/>
      </w:divBdr>
    </w:div>
    <w:div w:id="1253734885">
      <w:bodyDiv w:val="1"/>
      <w:marLeft w:val="0"/>
      <w:marRight w:val="0"/>
      <w:marTop w:val="0"/>
      <w:marBottom w:val="0"/>
      <w:divBdr>
        <w:top w:val="none" w:sz="0" w:space="0" w:color="auto"/>
        <w:left w:val="none" w:sz="0" w:space="0" w:color="auto"/>
        <w:bottom w:val="none" w:sz="0" w:space="0" w:color="auto"/>
        <w:right w:val="none" w:sz="0" w:space="0" w:color="auto"/>
      </w:divBdr>
      <w:divsChild>
        <w:div w:id="141387124">
          <w:marLeft w:val="1800"/>
          <w:marRight w:val="0"/>
          <w:marTop w:val="100"/>
          <w:marBottom w:val="0"/>
          <w:divBdr>
            <w:top w:val="none" w:sz="0" w:space="0" w:color="auto"/>
            <w:left w:val="none" w:sz="0" w:space="0" w:color="auto"/>
            <w:bottom w:val="none" w:sz="0" w:space="0" w:color="auto"/>
            <w:right w:val="none" w:sz="0" w:space="0" w:color="auto"/>
          </w:divBdr>
        </w:div>
        <w:div w:id="151600351">
          <w:marLeft w:val="1800"/>
          <w:marRight w:val="0"/>
          <w:marTop w:val="100"/>
          <w:marBottom w:val="0"/>
          <w:divBdr>
            <w:top w:val="none" w:sz="0" w:space="0" w:color="auto"/>
            <w:left w:val="none" w:sz="0" w:space="0" w:color="auto"/>
            <w:bottom w:val="none" w:sz="0" w:space="0" w:color="auto"/>
            <w:right w:val="none" w:sz="0" w:space="0" w:color="auto"/>
          </w:divBdr>
        </w:div>
        <w:div w:id="269439086">
          <w:marLeft w:val="1080"/>
          <w:marRight w:val="0"/>
          <w:marTop w:val="100"/>
          <w:marBottom w:val="0"/>
          <w:divBdr>
            <w:top w:val="none" w:sz="0" w:space="0" w:color="auto"/>
            <w:left w:val="none" w:sz="0" w:space="0" w:color="auto"/>
            <w:bottom w:val="none" w:sz="0" w:space="0" w:color="auto"/>
            <w:right w:val="none" w:sz="0" w:space="0" w:color="auto"/>
          </w:divBdr>
        </w:div>
        <w:div w:id="894511390">
          <w:marLeft w:val="1800"/>
          <w:marRight w:val="0"/>
          <w:marTop w:val="100"/>
          <w:marBottom w:val="0"/>
          <w:divBdr>
            <w:top w:val="none" w:sz="0" w:space="0" w:color="auto"/>
            <w:left w:val="none" w:sz="0" w:space="0" w:color="auto"/>
            <w:bottom w:val="none" w:sz="0" w:space="0" w:color="auto"/>
            <w:right w:val="none" w:sz="0" w:space="0" w:color="auto"/>
          </w:divBdr>
        </w:div>
        <w:div w:id="983126289">
          <w:marLeft w:val="1080"/>
          <w:marRight w:val="0"/>
          <w:marTop w:val="100"/>
          <w:marBottom w:val="0"/>
          <w:divBdr>
            <w:top w:val="none" w:sz="0" w:space="0" w:color="auto"/>
            <w:left w:val="none" w:sz="0" w:space="0" w:color="auto"/>
            <w:bottom w:val="none" w:sz="0" w:space="0" w:color="auto"/>
            <w:right w:val="none" w:sz="0" w:space="0" w:color="auto"/>
          </w:divBdr>
        </w:div>
        <w:div w:id="1097865816">
          <w:marLeft w:val="1080"/>
          <w:marRight w:val="0"/>
          <w:marTop w:val="100"/>
          <w:marBottom w:val="0"/>
          <w:divBdr>
            <w:top w:val="none" w:sz="0" w:space="0" w:color="auto"/>
            <w:left w:val="none" w:sz="0" w:space="0" w:color="auto"/>
            <w:bottom w:val="none" w:sz="0" w:space="0" w:color="auto"/>
            <w:right w:val="none" w:sz="0" w:space="0" w:color="auto"/>
          </w:divBdr>
        </w:div>
        <w:div w:id="1460488810">
          <w:marLeft w:val="1080"/>
          <w:marRight w:val="0"/>
          <w:marTop w:val="100"/>
          <w:marBottom w:val="0"/>
          <w:divBdr>
            <w:top w:val="none" w:sz="0" w:space="0" w:color="auto"/>
            <w:left w:val="none" w:sz="0" w:space="0" w:color="auto"/>
            <w:bottom w:val="none" w:sz="0" w:space="0" w:color="auto"/>
            <w:right w:val="none" w:sz="0" w:space="0" w:color="auto"/>
          </w:divBdr>
        </w:div>
        <w:div w:id="1687638288">
          <w:marLeft w:val="1800"/>
          <w:marRight w:val="0"/>
          <w:marTop w:val="100"/>
          <w:marBottom w:val="0"/>
          <w:divBdr>
            <w:top w:val="none" w:sz="0" w:space="0" w:color="auto"/>
            <w:left w:val="none" w:sz="0" w:space="0" w:color="auto"/>
            <w:bottom w:val="none" w:sz="0" w:space="0" w:color="auto"/>
            <w:right w:val="none" w:sz="0" w:space="0" w:color="auto"/>
          </w:divBdr>
        </w:div>
        <w:div w:id="1689872180">
          <w:marLeft w:val="360"/>
          <w:marRight w:val="0"/>
          <w:marTop w:val="200"/>
          <w:marBottom w:val="0"/>
          <w:divBdr>
            <w:top w:val="none" w:sz="0" w:space="0" w:color="auto"/>
            <w:left w:val="none" w:sz="0" w:space="0" w:color="auto"/>
            <w:bottom w:val="none" w:sz="0" w:space="0" w:color="auto"/>
            <w:right w:val="none" w:sz="0" w:space="0" w:color="auto"/>
          </w:divBdr>
        </w:div>
        <w:div w:id="2019767653">
          <w:marLeft w:val="1800"/>
          <w:marRight w:val="0"/>
          <w:marTop w:val="100"/>
          <w:marBottom w:val="0"/>
          <w:divBdr>
            <w:top w:val="none" w:sz="0" w:space="0" w:color="auto"/>
            <w:left w:val="none" w:sz="0" w:space="0" w:color="auto"/>
            <w:bottom w:val="none" w:sz="0" w:space="0" w:color="auto"/>
            <w:right w:val="none" w:sz="0" w:space="0" w:color="auto"/>
          </w:divBdr>
        </w:div>
      </w:divsChild>
    </w:div>
    <w:div w:id="1253972433">
      <w:bodyDiv w:val="1"/>
      <w:marLeft w:val="0"/>
      <w:marRight w:val="0"/>
      <w:marTop w:val="0"/>
      <w:marBottom w:val="0"/>
      <w:divBdr>
        <w:top w:val="none" w:sz="0" w:space="0" w:color="auto"/>
        <w:left w:val="none" w:sz="0" w:space="0" w:color="auto"/>
        <w:bottom w:val="none" w:sz="0" w:space="0" w:color="auto"/>
        <w:right w:val="none" w:sz="0" w:space="0" w:color="auto"/>
      </w:divBdr>
    </w:div>
    <w:div w:id="1254126894">
      <w:bodyDiv w:val="1"/>
      <w:marLeft w:val="0"/>
      <w:marRight w:val="0"/>
      <w:marTop w:val="0"/>
      <w:marBottom w:val="0"/>
      <w:divBdr>
        <w:top w:val="none" w:sz="0" w:space="0" w:color="auto"/>
        <w:left w:val="none" w:sz="0" w:space="0" w:color="auto"/>
        <w:bottom w:val="none" w:sz="0" w:space="0" w:color="auto"/>
        <w:right w:val="none" w:sz="0" w:space="0" w:color="auto"/>
      </w:divBdr>
      <w:divsChild>
        <w:div w:id="987169994">
          <w:marLeft w:val="547"/>
          <w:marRight w:val="0"/>
          <w:marTop w:val="154"/>
          <w:marBottom w:val="0"/>
          <w:divBdr>
            <w:top w:val="none" w:sz="0" w:space="0" w:color="auto"/>
            <w:left w:val="none" w:sz="0" w:space="0" w:color="auto"/>
            <w:bottom w:val="none" w:sz="0" w:space="0" w:color="auto"/>
            <w:right w:val="none" w:sz="0" w:space="0" w:color="auto"/>
          </w:divBdr>
        </w:div>
      </w:divsChild>
    </w:div>
    <w:div w:id="1254362744">
      <w:bodyDiv w:val="1"/>
      <w:marLeft w:val="0"/>
      <w:marRight w:val="0"/>
      <w:marTop w:val="0"/>
      <w:marBottom w:val="0"/>
      <w:divBdr>
        <w:top w:val="none" w:sz="0" w:space="0" w:color="auto"/>
        <w:left w:val="none" w:sz="0" w:space="0" w:color="auto"/>
        <w:bottom w:val="none" w:sz="0" w:space="0" w:color="auto"/>
        <w:right w:val="none" w:sz="0" w:space="0" w:color="auto"/>
      </w:divBdr>
      <w:divsChild>
        <w:div w:id="38208988">
          <w:marLeft w:val="1166"/>
          <w:marRight w:val="0"/>
          <w:marTop w:val="96"/>
          <w:marBottom w:val="0"/>
          <w:divBdr>
            <w:top w:val="none" w:sz="0" w:space="0" w:color="auto"/>
            <w:left w:val="none" w:sz="0" w:space="0" w:color="auto"/>
            <w:bottom w:val="none" w:sz="0" w:space="0" w:color="auto"/>
            <w:right w:val="none" w:sz="0" w:space="0" w:color="auto"/>
          </w:divBdr>
        </w:div>
        <w:div w:id="149296569">
          <w:marLeft w:val="1166"/>
          <w:marRight w:val="0"/>
          <w:marTop w:val="96"/>
          <w:marBottom w:val="0"/>
          <w:divBdr>
            <w:top w:val="none" w:sz="0" w:space="0" w:color="auto"/>
            <w:left w:val="none" w:sz="0" w:space="0" w:color="auto"/>
            <w:bottom w:val="none" w:sz="0" w:space="0" w:color="auto"/>
            <w:right w:val="none" w:sz="0" w:space="0" w:color="auto"/>
          </w:divBdr>
        </w:div>
        <w:div w:id="346953309">
          <w:marLeft w:val="1166"/>
          <w:marRight w:val="0"/>
          <w:marTop w:val="96"/>
          <w:marBottom w:val="0"/>
          <w:divBdr>
            <w:top w:val="none" w:sz="0" w:space="0" w:color="auto"/>
            <w:left w:val="none" w:sz="0" w:space="0" w:color="auto"/>
            <w:bottom w:val="none" w:sz="0" w:space="0" w:color="auto"/>
            <w:right w:val="none" w:sz="0" w:space="0" w:color="auto"/>
          </w:divBdr>
        </w:div>
        <w:div w:id="1539244064">
          <w:marLeft w:val="1166"/>
          <w:marRight w:val="0"/>
          <w:marTop w:val="96"/>
          <w:marBottom w:val="0"/>
          <w:divBdr>
            <w:top w:val="none" w:sz="0" w:space="0" w:color="auto"/>
            <w:left w:val="none" w:sz="0" w:space="0" w:color="auto"/>
            <w:bottom w:val="none" w:sz="0" w:space="0" w:color="auto"/>
            <w:right w:val="none" w:sz="0" w:space="0" w:color="auto"/>
          </w:divBdr>
        </w:div>
        <w:div w:id="1703705027">
          <w:marLeft w:val="547"/>
          <w:marRight w:val="0"/>
          <w:marTop w:val="115"/>
          <w:marBottom w:val="0"/>
          <w:divBdr>
            <w:top w:val="none" w:sz="0" w:space="0" w:color="auto"/>
            <w:left w:val="none" w:sz="0" w:space="0" w:color="auto"/>
            <w:bottom w:val="none" w:sz="0" w:space="0" w:color="auto"/>
            <w:right w:val="none" w:sz="0" w:space="0" w:color="auto"/>
          </w:divBdr>
        </w:div>
        <w:div w:id="1826125803">
          <w:marLeft w:val="1166"/>
          <w:marRight w:val="0"/>
          <w:marTop w:val="96"/>
          <w:marBottom w:val="0"/>
          <w:divBdr>
            <w:top w:val="none" w:sz="0" w:space="0" w:color="auto"/>
            <w:left w:val="none" w:sz="0" w:space="0" w:color="auto"/>
            <w:bottom w:val="none" w:sz="0" w:space="0" w:color="auto"/>
            <w:right w:val="none" w:sz="0" w:space="0" w:color="auto"/>
          </w:divBdr>
        </w:div>
      </w:divsChild>
    </w:div>
    <w:div w:id="1254627931">
      <w:bodyDiv w:val="1"/>
      <w:marLeft w:val="0"/>
      <w:marRight w:val="0"/>
      <w:marTop w:val="0"/>
      <w:marBottom w:val="0"/>
      <w:divBdr>
        <w:top w:val="none" w:sz="0" w:space="0" w:color="auto"/>
        <w:left w:val="none" w:sz="0" w:space="0" w:color="auto"/>
        <w:bottom w:val="none" w:sz="0" w:space="0" w:color="auto"/>
        <w:right w:val="none" w:sz="0" w:space="0" w:color="auto"/>
      </w:divBdr>
    </w:div>
    <w:div w:id="1254974809">
      <w:bodyDiv w:val="1"/>
      <w:marLeft w:val="0"/>
      <w:marRight w:val="0"/>
      <w:marTop w:val="0"/>
      <w:marBottom w:val="0"/>
      <w:divBdr>
        <w:top w:val="none" w:sz="0" w:space="0" w:color="auto"/>
        <w:left w:val="none" w:sz="0" w:space="0" w:color="auto"/>
        <w:bottom w:val="none" w:sz="0" w:space="0" w:color="auto"/>
        <w:right w:val="none" w:sz="0" w:space="0" w:color="auto"/>
      </w:divBdr>
    </w:div>
    <w:div w:id="1255286388">
      <w:bodyDiv w:val="1"/>
      <w:marLeft w:val="0"/>
      <w:marRight w:val="0"/>
      <w:marTop w:val="0"/>
      <w:marBottom w:val="0"/>
      <w:divBdr>
        <w:top w:val="none" w:sz="0" w:space="0" w:color="auto"/>
        <w:left w:val="none" w:sz="0" w:space="0" w:color="auto"/>
        <w:bottom w:val="none" w:sz="0" w:space="0" w:color="auto"/>
        <w:right w:val="none" w:sz="0" w:space="0" w:color="auto"/>
      </w:divBdr>
      <w:divsChild>
        <w:div w:id="447087495">
          <w:marLeft w:val="547"/>
          <w:marRight w:val="0"/>
          <w:marTop w:val="96"/>
          <w:marBottom w:val="0"/>
          <w:divBdr>
            <w:top w:val="none" w:sz="0" w:space="0" w:color="auto"/>
            <w:left w:val="none" w:sz="0" w:space="0" w:color="auto"/>
            <w:bottom w:val="none" w:sz="0" w:space="0" w:color="auto"/>
            <w:right w:val="none" w:sz="0" w:space="0" w:color="auto"/>
          </w:divBdr>
        </w:div>
        <w:div w:id="1563100849">
          <w:marLeft w:val="547"/>
          <w:marRight w:val="0"/>
          <w:marTop w:val="96"/>
          <w:marBottom w:val="0"/>
          <w:divBdr>
            <w:top w:val="none" w:sz="0" w:space="0" w:color="auto"/>
            <w:left w:val="none" w:sz="0" w:space="0" w:color="auto"/>
            <w:bottom w:val="none" w:sz="0" w:space="0" w:color="auto"/>
            <w:right w:val="none" w:sz="0" w:space="0" w:color="auto"/>
          </w:divBdr>
        </w:div>
        <w:div w:id="1631747652">
          <w:marLeft w:val="547"/>
          <w:marRight w:val="0"/>
          <w:marTop w:val="96"/>
          <w:marBottom w:val="0"/>
          <w:divBdr>
            <w:top w:val="none" w:sz="0" w:space="0" w:color="auto"/>
            <w:left w:val="none" w:sz="0" w:space="0" w:color="auto"/>
            <w:bottom w:val="none" w:sz="0" w:space="0" w:color="auto"/>
            <w:right w:val="none" w:sz="0" w:space="0" w:color="auto"/>
          </w:divBdr>
        </w:div>
        <w:div w:id="1749231129">
          <w:marLeft w:val="547"/>
          <w:marRight w:val="0"/>
          <w:marTop w:val="96"/>
          <w:marBottom w:val="0"/>
          <w:divBdr>
            <w:top w:val="none" w:sz="0" w:space="0" w:color="auto"/>
            <w:left w:val="none" w:sz="0" w:space="0" w:color="auto"/>
            <w:bottom w:val="none" w:sz="0" w:space="0" w:color="auto"/>
            <w:right w:val="none" w:sz="0" w:space="0" w:color="auto"/>
          </w:divBdr>
        </w:div>
        <w:div w:id="1968775192">
          <w:marLeft w:val="547"/>
          <w:marRight w:val="0"/>
          <w:marTop w:val="96"/>
          <w:marBottom w:val="0"/>
          <w:divBdr>
            <w:top w:val="none" w:sz="0" w:space="0" w:color="auto"/>
            <w:left w:val="none" w:sz="0" w:space="0" w:color="auto"/>
            <w:bottom w:val="none" w:sz="0" w:space="0" w:color="auto"/>
            <w:right w:val="none" w:sz="0" w:space="0" w:color="auto"/>
          </w:divBdr>
        </w:div>
        <w:div w:id="2080249100">
          <w:marLeft w:val="547"/>
          <w:marRight w:val="0"/>
          <w:marTop w:val="96"/>
          <w:marBottom w:val="0"/>
          <w:divBdr>
            <w:top w:val="none" w:sz="0" w:space="0" w:color="auto"/>
            <w:left w:val="none" w:sz="0" w:space="0" w:color="auto"/>
            <w:bottom w:val="none" w:sz="0" w:space="0" w:color="auto"/>
            <w:right w:val="none" w:sz="0" w:space="0" w:color="auto"/>
          </w:divBdr>
        </w:div>
      </w:divsChild>
    </w:div>
    <w:div w:id="1256594340">
      <w:bodyDiv w:val="1"/>
      <w:marLeft w:val="0"/>
      <w:marRight w:val="0"/>
      <w:marTop w:val="0"/>
      <w:marBottom w:val="0"/>
      <w:divBdr>
        <w:top w:val="none" w:sz="0" w:space="0" w:color="auto"/>
        <w:left w:val="none" w:sz="0" w:space="0" w:color="auto"/>
        <w:bottom w:val="none" w:sz="0" w:space="0" w:color="auto"/>
        <w:right w:val="none" w:sz="0" w:space="0" w:color="auto"/>
      </w:divBdr>
    </w:div>
    <w:div w:id="1256940860">
      <w:bodyDiv w:val="1"/>
      <w:marLeft w:val="0"/>
      <w:marRight w:val="0"/>
      <w:marTop w:val="0"/>
      <w:marBottom w:val="0"/>
      <w:divBdr>
        <w:top w:val="none" w:sz="0" w:space="0" w:color="auto"/>
        <w:left w:val="none" w:sz="0" w:space="0" w:color="auto"/>
        <w:bottom w:val="none" w:sz="0" w:space="0" w:color="auto"/>
        <w:right w:val="none" w:sz="0" w:space="0" w:color="auto"/>
      </w:divBdr>
    </w:div>
    <w:div w:id="1257405507">
      <w:bodyDiv w:val="1"/>
      <w:marLeft w:val="0"/>
      <w:marRight w:val="0"/>
      <w:marTop w:val="0"/>
      <w:marBottom w:val="0"/>
      <w:divBdr>
        <w:top w:val="none" w:sz="0" w:space="0" w:color="auto"/>
        <w:left w:val="none" w:sz="0" w:space="0" w:color="auto"/>
        <w:bottom w:val="none" w:sz="0" w:space="0" w:color="auto"/>
        <w:right w:val="none" w:sz="0" w:space="0" w:color="auto"/>
      </w:divBdr>
      <w:divsChild>
        <w:div w:id="464470855">
          <w:marLeft w:val="547"/>
          <w:marRight w:val="0"/>
          <w:marTop w:val="115"/>
          <w:marBottom w:val="0"/>
          <w:divBdr>
            <w:top w:val="none" w:sz="0" w:space="0" w:color="auto"/>
            <w:left w:val="none" w:sz="0" w:space="0" w:color="auto"/>
            <w:bottom w:val="none" w:sz="0" w:space="0" w:color="auto"/>
            <w:right w:val="none" w:sz="0" w:space="0" w:color="auto"/>
          </w:divBdr>
        </w:div>
        <w:div w:id="572474266">
          <w:marLeft w:val="1166"/>
          <w:marRight w:val="0"/>
          <w:marTop w:val="115"/>
          <w:marBottom w:val="0"/>
          <w:divBdr>
            <w:top w:val="none" w:sz="0" w:space="0" w:color="auto"/>
            <w:left w:val="none" w:sz="0" w:space="0" w:color="auto"/>
            <w:bottom w:val="none" w:sz="0" w:space="0" w:color="auto"/>
            <w:right w:val="none" w:sz="0" w:space="0" w:color="auto"/>
          </w:divBdr>
        </w:div>
        <w:div w:id="1177617974">
          <w:marLeft w:val="1166"/>
          <w:marRight w:val="0"/>
          <w:marTop w:val="115"/>
          <w:marBottom w:val="0"/>
          <w:divBdr>
            <w:top w:val="none" w:sz="0" w:space="0" w:color="auto"/>
            <w:left w:val="none" w:sz="0" w:space="0" w:color="auto"/>
            <w:bottom w:val="none" w:sz="0" w:space="0" w:color="auto"/>
            <w:right w:val="none" w:sz="0" w:space="0" w:color="auto"/>
          </w:divBdr>
        </w:div>
        <w:div w:id="1617517769">
          <w:marLeft w:val="1166"/>
          <w:marRight w:val="0"/>
          <w:marTop w:val="115"/>
          <w:marBottom w:val="0"/>
          <w:divBdr>
            <w:top w:val="none" w:sz="0" w:space="0" w:color="auto"/>
            <w:left w:val="none" w:sz="0" w:space="0" w:color="auto"/>
            <w:bottom w:val="none" w:sz="0" w:space="0" w:color="auto"/>
            <w:right w:val="none" w:sz="0" w:space="0" w:color="auto"/>
          </w:divBdr>
        </w:div>
      </w:divsChild>
    </w:div>
    <w:div w:id="1258051850">
      <w:bodyDiv w:val="1"/>
      <w:marLeft w:val="0"/>
      <w:marRight w:val="0"/>
      <w:marTop w:val="0"/>
      <w:marBottom w:val="0"/>
      <w:divBdr>
        <w:top w:val="none" w:sz="0" w:space="0" w:color="auto"/>
        <w:left w:val="none" w:sz="0" w:space="0" w:color="auto"/>
        <w:bottom w:val="none" w:sz="0" w:space="0" w:color="auto"/>
        <w:right w:val="none" w:sz="0" w:space="0" w:color="auto"/>
      </w:divBdr>
    </w:div>
    <w:div w:id="1258829887">
      <w:bodyDiv w:val="1"/>
      <w:marLeft w:val="0"/>
      <w:marRight w:val="0"/>
      <w:marTop w:val="0"/>
      <w:marBottom w:val="0"/>
      <w:divBdr>
        <w:top w:val="none" w:sz="0" w:space="0" w:color="auto"/>
        <w:left w:val="none" w:sz="0" w:space="0" w:color="auto"/>
        <w:bottom w:val="none" w:sz="0" w:space="0" w:color="auto"/>
        <w:right w:val="none" w:sz="0" w:space="0" w:color="auto"/>
      </w:divBdr>
    </w:div>
    <w:div w:id="1259410306">
      <w:bodyDiv w:val="1"/>
      <w:marLeft w:val="0"/>
      <w:marRight w:val="0"/>
      <w:marTop w:val="0"/>
      <w:marBottom w:val="0"/>
      <w:divBdr>
        <w:top w:val="none" w:sz="0" w:space="0" w:color="auto"/>
        <w:left w:val="none" w:sz="0" w:space="0" w:color="auto"/>
        <w:bottom w:val="none" w:sz="0" w:space="0" w:color="auto"/>
        <w:right w:val="none" w:sz="0" w:space="0" w:color="auto"/>
      </w:divBdr>
    </w:div>
    <w:div w:id="1259749480">
      <w:bodyDiv w:val="1"/>
      <w:marLeft w:val="0"/>
      <w:marRight w:val="0"/>
      <w:marTop w:val="0"/>
      <w:marBottom w:val="0"/>
      <w:divBdr>
        <w:top w:val="none" w:sz="0" w:space="0" w:color="auto"/>
        <w:left w:val="none" w:sz="0" w:space="0" w:color="auto"/>
        <w:bottom w:val="none" w:sz="0" w:space="0" w:color="auto"/>
        <w:right w:val="none" w:sz="0" w:space="0" w:color="auto"/>
      </w:divBdr>
    </w:div>
    <w:div w:id="1260064015">
      <w:bodyDiv w:val="1"/>
      <w:marLeft w:val="0"/>
      <w:marRight w:val="0"/>
      <w:marTop w:val="0"/>
      <w:marBottom w:val="0"/>
      <w:divBdr>
        <w:top w:val="none" w:sz="0" w:space="0" w:color="auto"/>
        <w:left w:val="none" w:sz="0" w:space="0" w:color="auto"/>
        <w:bottom w:val="none" w:sz="0" w:space="0" w:color="auto"/>
        <w:right w:val="none" w:sz="0" w:space="0" w:color="auto"/>
      </w:divBdr>
    </w:div>
    <w:div w:id="1260675872">
      <w:bodyDiv w:val="1"/>
      <w:marLeft w:val="0"/>
      <w:marRight w:val="0"/>
      <w:marTop w:val="0"/>
      <w:marBottom w:val="0"/>
      <w:divBdr>
        <w:top w:val="none" w:sz="0" w:space="0" w:color="auto"/>
        <w:left w:val="none" w:sz="0" w:space="0" w:color="auto"/>
        <w:bottom w:val="none" w:sz="0" w:space="0" w:color="auto"/>
        <w:right w:val="none" w:sz="0" w:space="0" w:color="auto"/>
      </w:divBdr>
      <w:divsChild>
        <w:div w:id="1590390367">
          <w:marLeft w:val="360"/>
          <w:marRight w:val="0"/>
          <w:marTop w:val="200"/>
          <w:marBottom w:val="0"/>
          <w:divBdr>
            <w:top w:val="none" w:sz="0" w:space="0" w:color="auto"/>
            <w:left w:val="none" w:sz="0" w:space="0" w:color="auto"/>
            <w:bottom w:val="none" w:sz="0" w:space="0" w:color="auto"/>
            <w:right w:val="none" w:sz="0" w:space="0" w:color="auto"/>
          </w:divBdr>
        </w:div>
      </w:divsChild>
    </w:div>
    <w:div w:id="1260867726">
      <w:bodyDiv w:val="1"/>
      <w:marLeft w:val="0"/>
      <w:marRight w:val="0"/>
      <w:marTop w:val="0"/>
      <w:marBottom w:val="0"/>
      <w:divBdr>
        <w:top w:val="none" w:sz="0" w:space="0" w:color="auto"/>
        <w:left w:val="none" w:sz="0" w:space="0" w:color="auto"/>
        <w:bottom w:val="none" w:sz="0" w:space="0" w:color="auto"/>
        <w:right w:val="none" w:sz="0" w:space="0" w:color="auto"/>
      </w:divBdr>
      <w:divsChild>
        <w:div w:id="36008179">
          <w:marLeft w:val="1166"/>
          <w:marRight w:val="0"/>
          <w:marTop w:val="86"/>
          <w:marBottom w:val="0"/>
          <w:divBdr>
            <w:top w:val="none" w:sz="0" w:space="0" w:color="auto"/>
            <w:left w:val="none" w:sz="0" w:space="0" w:color="auto"/>
            <w:bottom w:val="none" w:sz="0" w:space="0" w:color="auto"/>
            <w:right w:val="none" w:sz="0" w:space="0" w:color="auto"/>
          </w:divBdr>
        </w:div>
        <w:div w:id="210389218">
          <w:marLeft w:val="1166"/>
          <w:marRight w:val="0"/>
          <w:marTop w:val="86"/>
          <w:marBottom w:val="0"/>
          <w:divBdr>
            <w:top w:val="none" w:sz="0" w:space="0" w:color="auto"/>
            <w:left w:val="none" w:sz="0" w:space="0" w:color="auto"/>
            <w:bottom w:val="none" w:sz="0" w:space="0" w:color="auto"/>
            <w:right w:val="none" w:sz="0" w:space="0" w:color="auto"/>
          </w:divBdr>
        </w:div>
        <w:div w:id="462966729">
          <w:marLeft w:val="547"/>
          <w:marRight w:val="0"/>
          <w:marTop w:val="86"/>
          <w:marBottom w:val="0"/>
          <w:divBdr>
            <w:top w:val="none" w:sz="0" w:space="0" w:color="auto"/>
            <w:left w:val="none" w:sz="0" w:space="0" w:color="auto"/>
            <w:bottom w:val="none" w:sz="0" w:space="0" w:color="auto"/>
            <w:right w:val="none" w:sz="0" w:space="0" w:color="auto"/>
          </w:divBdr>
        </w:div>
        <w:div w:id="566651760">
          <w:marLeft w:val="1166"/>
          <w:marRight w:val="0"/>
          <w:marTop w:val="86"/>
          <w:marBottom w:val="0"/>
          <w:divBdr>
            <w:top w:val="none" w:sz="0" w:space="0" w:color="auto"/>
            <w:left w:val="none" w:sz="0" w:space="0" w:color="auto"/>
            <w:bottom w:val="none" w:sz="0" w:space="0" w:color="auto"/>
            <w:right w:val="none" w:sz="0" w:space="0" w:color="auto"/>
          </w:divBdr>
        </w:div>
        <w:div w:id="646013798">
          <w:marLeft w:val="1800"/>
          <w:marRight w:val="0"/>
          <w:marTop w:val="86"/>
          <w:marBottom w:val="0"/>
          <w:divBdr>
            <w:top w:val="none" w:sz="0" w:space="0" w:color="auto"/>
            <w:left w:val="none" w:sz="0" w:space="0" w:color="auto"/>
            <w:bottom w:val="none" w:sz="0" w:space="0" w:color="auto"/>
            <w:right w:val="none" w:sz="0" w:space="0" w:color="auto"/>
          </w:divBdr>
        </w:div>
        <w:div w:id="768354061">
          <w:marLeft w:val="1166"/>
          <w:marRight w:val="0"/>
          <w:marTop w:val="86"/>
          <w:marBottom w:val="0"/>
          <w:divBdr>
            <w:top w:val="none" w:sz="0" w:space="0" w:color="auto"/>
            <w:left w:val="none" w:sz="0" w:space="0" w:color="auto"/>
            <w:bottom w:val="none" w:sz="0" w:space="0" w:color="auto"/>
            <w:right w:val="none" w:sz="0" w:space="0" w:color="auto"/>
          </w:divBdr>
        </w:div>
        <w:div w:id="1083376172">
          <w:marLeft w:val="1166"/>
          <w:marRight w:val="0"/>
          <w:marTop w:val="86"/>
          <w:marBottom w:val="0"/>
          <w:divBdr>
            <w:top w:val="none" w:sz="0" w:space="0" w:color="auto"/>
            <w:left w:val="none" w:sz="0" w:space="0" w:color="auto"/>
            <w:bottom w:val="none" w:sz="0" w:space="0" w:color="auto"/>
            <w:right w:val="none" w:sz="0" w:space="0" w:color="auto"/>
          </w:divBdr>
        </w:div>
        <w:div w:id="1478762870">
          <w:marLeft w:val="1166"/>
          <w:marRight w:val="0"/>
          <w:marTop w:val="86"/>
          <w:marBottom w:val="0"/>
          <w:divBdr>
            <w:top w:val="none" w:sz="0" w:space="0" w:color="auto"/>
            <w:left w:val="none" w:sz="0" w:space="0" w:color="auto"/>
            <w:bottom w:val="none" w:sz="0" w:space="0" w:color="auto"/>
            <w:right w:val="none" w:sz="0" w:space="0" w:color="auto"/>
          </w:divBdr>
        </w:div>
      </w:divsChild>
    </w:div>
    <w:div w:id="1260871737">
      <w:bodyDiv w:val="1"/>
      <w:marLeft w:val="0"/>
      <w:marRight w:val="0"/>
      <w:marTop w:val="0"/>
      <w:marBottom w:val="0"/>
      <w:divBdr>
        <w:top w:val="none" w:sz="0" w:space="0" w:color="auto"/>
        <w:left w:val="none" w:sz="0" w:space="0" w:color="auto"/>
        <w:bottom w:val="none" w:sz="0" w:space="0" w:color="auto"/>
        <w:right w:val="none" w:sz="0" w:space="0" w:color="auto"/>
      </w:divBdr>
    </w:div>
    <w:div w:id="1261572094">
      <w:bodyDiv w:val="1"/>
      <w:marLeft w:val="0"/>
      <w:marRight w:val="0"/>
      <w:marTop w:val="0"/>
      <w:marBottom w:val="0"/>
      <w:divBdr>
        <w:top w:val="none" w:sz="0" w:space="0" w:color="auto"/>
        <w:left w:val="none" w:sz="0" w:space="0" w:color="auto"/>
        <w:bottom w:val="none" w:sz="0" w:space="0" w:color="auto"/>
        <w:right w:val="none" w:sz="0" w:space="0" w:color="auto"/>
      </w:divBdr>
      <w:divsChild>
        <w:div w:id="1135217977">
          <w:marLeft w:val="0"/>
          <w:marRight w:val="0"/>
          <w:marTop w:val="0"/>
          <w:marBottom w:val="0"/>
          <w:divBdr>
            <w:top w:val="none" w:sz="0" w:space="0" w:color="auto"/>
            <w:left w:val="none" w:sz="0" w:space="0" w:color="auto"/>
            <w:bottom w:val="none" w:sz="0" w:space="0" w:color="auto"/>
            <w:right w:val="none" w:sz="0" w:space="0" w:color="auto"/>
          </w:divBdr>
          <w:divsChild>
            <w:div w:id="1845901069">
              <w:marLeft w:val="0"/>
              <w:marRight w:val="0"/>
              <w:marTop w:val="0"/>
              <w:marBottom w:val="0"/>
              <w:divBdr>
                <w:top w:val="none" w:sz="0" w:space="0" w:color="auto"/>
                <w:left w:val="none" w:sz="0" w:space="0" w:color="auto"/>
                <w:bottom w:val="none" w:sz="0" w:space="0" w:color="auto"/>
                <w:right w:val="none" w:sz="0" w:space="0" w:color="auto"/>
              </w:divBdr>
            </w:div>
            <w:div w:id="2076312414">
              <w:marLeft w:val="0"/>
              <w:marRight w:val="0"/>
              <w:marTop w:val="0"/>
              <w:marBottom w:val="0"/>
              <w:divBdr>
                <w:top w:val="none" w:sz="0" w:space="0" w:color="auto"/>
                <w:left w:val="none" w:sz="0" w:space="0" w:color="auto"/>
                <w:bottom w:val="none" w:sz="0" w:space="0" w:color="auto"/>
                <w:right w:val="none" w:sz="0" w:space="0" w:color="auto"/>
              </w:divBdr>
            </w:div>
            <w:div w:id="213733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488827">
      <w:bodyDiv w:val="1"/>
      <w:marLeft w:val="0"/>
      <w:marRight w:val="0"/>
      <w:marTop w:val="0"/>
      <w:marBottom w:val="0"/>
      <w:divBdr>
        <w:top w:val="none" w:sz="0" w:space="0" w:color="auto"/>
        <w:left w:val="none" w:sz="0" w:space="0" w:color="auto"/>
        <w:bottom w:val="none" w:sz="0" w:space="0" w:color="auto"/>
        <w:right w:val="none" w:sz="0" w:space="0" w:color="auto"/>
      </w:divBdr>
    </w:div>
    <w:div w:id="1263077248">
      <w:bodyDiv w:val="1"/>
      <w:marLeft w:val="0"/>
      <w:marRight w:val="0"/>
      <w:marTop w:val="0"/>
      <w:marBottom w:val="0"/>
      <w:divBdr>
        <w:top w:val="none" w:sz="0" w:space="0" w:color="auto"/>
        <w:left w:val="none" w:sz="0" w:space="0" w:color="auto"/>
        <w:bottom w:val="none" w:sz="0" w:space="0" w:color="auto"/>
        <w:right w:val="none" w:sz="0" w:space="0" w:color="auto"/>
      </w:divBdr>
    </w:div>
    <w:div w:id="1263492982">
      <w:bodyDiv w:val="1"/>
      <w:marLeft w:val="0"/>
      <w:marRight w:val="0"/>
      <w:marTop w:val="0"/>
      <w:marBottom w:val="0"/>
      <w:divBdr>
        <w:top w:val="none" w:sz="0" w:space="0" w:color="auto"/>
        <w:left w:val="none" w:sz="0" w:space="0" w:color="auto"/>
        <w:bottom w:val="none" w:sz="0" w:space="0" w:color="auto"/>
        <w:right w:val="none" w:sz="0" w:space="0" w:color="auto"/>
      </w:divBdr>
    </w:div>
    <w:div w:id="1263607498">
      <w:bodyDiv w:val="1"/>
      <w:marLeft w:val="0"/>
      <w:marRight w:val="0"/>
      <w:marTop w:val="0"/>
      <w:marBottom w:val="0"/>
      <w:divBdr>
        <w:top w:val="none" w:sz="0" w:space="0" w:color="auto"/>
        <w:left w:val="none" w:sz="0" w:space="0" w:color="auto"/>
        <w:bottom w:val="none" w:sz="0" w:space="0" w:color="auto"/>
        <w:right w:val="none" w:sz="0" w:space="0" w:color="auto"/>
      </w:divBdr>
    </w:div>
    <w:div w:id="1263877638">
      <w:bodyDiv w:val="1"/>
      <w:marLeft w:val="0"/>
      <w:marRight w:val="0"/>
      <w:marTop w:val="0"/>
      <w:marBottom w:val="0"/>
      <w:divBdr>
        <w:top w:val="none" w:sz="0" w:space="0" w:color="auto"/>
        <w:left w:val="none" w:sz="0" w:space="0" w:color="auto"/>
        <w:bottom w:val="none" w:sz="0" w:space="0" w:color="auto"/>
        <w:right w:val="none" w:sz="0" w:space="0" w:color="auto"/>
      </w:divBdr>
    </w:div>
    <w:div w:id="1264537413">
      <w:bodyDiv w:val="1"/>
      <w:marLeft w:val="0"/>
      <w:marRight w:val="0"/>
      <w:marTop w:val="0"/>
      <w:marBottom w:val="0"/>
      <w:divBdr>
        <w:top w:val="none" w:sz="0" w:space="0" w:color="auto"/>
        <w:left w:val="none" w:sz="0" w:space="0" w:color="auto"/>
        <w:bottom w:val="none" w:sz="0" w:space="0" w:color="auto"/>
        <w:right w:val="none" w:sz="0" w:space="0" w:color="auto"/>
      </w:divBdr>
    </w:div>
    <w:div w:id="1264916524">
      <w:bodyDiv w:val="1"/>
      <w:marLeft w:val="0"/>
      <w:marRight w:val="0"/>
      <w:marTop w:val="0"/>
      <w:marBottom w:val="0"/>
      <w:divBdr>
        <w:top w:val="none" w:sz="0" w:space="0" w:color="auto"/>
        <w:left w:val="none" w:sz="0" w:space="0" w:color="auto"/>
        <w:bottom w:val="none" w:sz="0" w:space="0" w:color="auto"/>
        <w:right w:val="none" w:sz="0" w:space="0" w:color="auto"/>
      </w:divBdr>
    </w:div>
    <w:div w:id="1265380562">
      <w:bodyDiv w:val="1"/>
      <w:marLeft w:val="0"/>
      <w:marRight w:val="0"/>
      <w:marTop w:val="0"/>
      <w:marBottom w:val="0"/>
      <w:divBdr>
        <w:top w:val="none" w:sz="0" w:space="0" w:color="auto"/>
        <w:left w:val="none" w:sz="0" w:space="0" w:color="auto"/>
        <w:bottom w:val="none" w:sz="0" w:space="0" w:color="auto"/>
        <w:right w:val="none" w:sz="0" w:space="0" w:color="auto"/>
      </w:divBdr>
    </w:div>
    <w:div w:id="1265966285">
      <w:bodyDiv w:val="1"/>
      <w:marLeft w:val="0"/>
      <w:marRight w:val="0"/>
      <w:marTop w:val="0"/>
      <w:marBottom w:val="0"/>
      <w:divBdr>
        <w:top w:val="none" w:sz="0" w:space="0" w:color="auto"/>
        <w:left w:val="none" w:sz="0" w:space="0" w:color="auto"/>
        <w:bottom w:val="none" w:sz="0" w:space="0" w:color="auto"/>
        <w:right w:val="none" w:sz="0" w:space="0" w:color="auto"/>
      </w:divBdr>
    </w:div>
    <w:div w:id="1266108711">
      <w:bodyDiv w:val="1"/>
      <w:marLeft w:val="0"/>
      <w:marRight w:val="0"/>
      <w:marTop w:val="0"/>
      <w:marBottom w:val="0"/>
      <w:divBdr>
        <w:top w:val="none" w:sz="0" w:space="0" w:color="auto"/>
        <w:left w:val="none" w:sz="0" w:space="0" w:color="auto"/>
        <w:bottom w:val="none" w:sz="0" w:space="0" w:color="auto"/>
        <w:right w:val="none" w:sz="0" w:space="0" w:color="auto"/>
      </w:divBdr>
      <w:divsChild>
        <w:div w:id="607009724">
          <w:marLeft w:val="547"/>
          <w:marRight w:val="0"/>
          <w:marTop w:val="144"/>
          <w:marBottom w:val="0"/>
          <w:divBdr>
            <w:top w:val="none" w:sz="0" w:space="0" w:color="auto"/>
            <w:left w:val="none" w:sz="0" w:space="0" w:color="auto"/>
            <w:bottom w:val="none" w:sz="0" w:space="0" w:color="auto"/>
            <w:right w:val="none" w:sz="0" w:space="0" w:color="auto"/>
          </w:divBdr>
        </w:div>
        <w:div w:id="1083340120">
          <w:marLeft w:val="547"/>
          <w:marRight w:val="0"/>
          <w:marTop w:val="144"/>
          <w:marBottom w:val="0"/>
          <w:divBdr>
            <w:top w:val="none" w:sz="0" w:space="0" w:color="auto"/>
            <w:left w:val="none" w:sz="0" w:space="0" w:color="auto"/>
            <w:bottom w:val="none" w:sz="0" w:space="0" w:color="auto"/>
            <w:right w:val="none" w:sz="0" w:space="0" w:color="auto"/>
          </w:divBdr>
        </w:div>
        <w:div w:id="1274829385">
          <w:marLeft w:val="1166"/>
          <w:marRight w:val="0"/>
          <w:marTop w:val="125"/>
          <w:marBottom w:val="0"/>
          <w:divBdr>
            <w:top w:val="none" w:sz="0" w:space="0" w:color="auto"/>
            <w:left w:val="none" w:sz="0" w:space="0" w:color="auto"/>
            <w:bottom w:val="none" w:sz="0" w:space="0" w:color="auto"/>
            <w:right w:val="none" w:sz="0" w:space="0" w:color="auto"/>
          </w:divBdr>
        </w:div>
        <w:div w:id="1893496395">
          <w:marLeft w:val="1166"/>
          <w:marRight w:val="0"/>
          <w:marTop w:val="125"/>
          <w:marBottom w:val="0"/>
          <w:divBdr>
            <w:top w:val="none" w:sz="0" w:space="0" w:color="auto"/>
            <w:left w:val="none" w:sz="0" w:space="0" w:color="auto"/>
            <w:bottom w:val="none" w:sz="0" w:space="0" w:color="auto"/>
            <w:right w:val="none" w:sz="0" w:space="0" w:color="auto"/>
          </w:divBdr>
        </w:div>
        <w:div w:id="2021618797">
          <w:marLeft w:val="1166"/>
          <w:marRight w:val="0"/>
          <w:marTop w:val="125"/>
          <w:marBottom w:val="0"/>
          <w:divBdr>
            <w:top w:val="none" w:sz="0" w:space="0" w:color="auto"/>
            <w:left w:val="none" w:sz="0" w:space="0" w:color="auto"/>
            <w:bottom w:val="none" w:sz="0" w:space="0" w:color="auto"/>
            <w:right w:val="none" w:sz="0" w:space="0" w:color="auto"/>
          </w:divBdr>
        </w:div>
      </w:divsChild>
    </w:div>
    <w:div w:id="1266184407">
      <w:bodyDiv w:val="1"/>
      <w:marLeft w:val="0"/>
      <w:marRight w:val="0"/>
      <w:marTop w:val="0"/>
      <w:marBottom w:val="0"/>
      <w:divBdr>
        <w:top w:val="none" w:sz="0" w:space="0" w:color="auto"/>
        <w:left w:val="none" w:sz="0" w:space="0" w:color="auto"/>
        <w:bottom w:val="none" w:sz="0" w:space="0" w:color="auto"/>
        <w:right w:val="none" w:sz="0" w:space="0" w:color="auto"/>
      </w:divBdr>
    </w:div>
    <w:div w:id="1266423461">
      <w:bodyDiv w:val="1"/>
      <w:marLeft w:val="0"/>
      <w:marRight w:val="0"/>
      <w:marTop w:val="0"/>
      <w:marBottom w:val="0"/>
      <w:divBdr>
        <w:top w:val="none" w:sz="0" w:space="0" w:color="auto"/>
        <w:left w:val="none" w:sz="0" w:space="0" w:color="auto"/>
        <w:bottom w:val="none" w:sz="0" w:space="0" w:color="auto"/>
        <w:right w:val="none" w:sz="0" w:space="0" w:color="auto"/>
      </w:divBdr>
    </w:div>
    <w:div w:id="1266616369">
      <w:bodyDiv w:val="1"/>
      <w:marLeft w:val="0"/>
      <w:marRight w:val="0"/>
      <w:marTop w:val="0"/>
      <w:marBottom w:val="0"/>
      <w:divBdr>
        <w:top w:val="none" w:sz="0" w:space="0" w:color="auto"/>
        <w:left w:val="none" w:sz="0" w:space="0" w:color="auto"/>
        <w:bottom w:val="none" w:sz="0" w:space="0" w:color="auto"/>
        <w:right w:val="none" w:sz="0" w:space="0" w:color="auto"/>
      </w:divBdr>
    </w:div>
    <w:div w:id="1267275143">
      <w:bodyDiv w:val="1"/>
      <w:marLeft w:val="0"/>
      <w:marRight w:val="0"/>
      <w:marTop w:val="0"/>
      <w:marBottom w:val="0"/>
      <w:divBdr>
        <w:top w:val="none" w:sz="0" w:space="0" w:color="auto"/>
        <w:left w:val="none" w:sz="0" w:space="0" w:color="auto"/>
        <w:bottom w:val="none" w:sz="0" w:space="0" w:color="auto"/>
        <w:right w:val="none" w:sz="0" w:space="0" w:color="auto"/>
      </w:divBdr>
    </w:div>
    <w:div w:id="1268274793">
      <w:bodyDiv w:val="1"/>
      <w:marLeft w:val="0"/>
      <w:marRight w:val="0"/>
      <w:marTop w:val="0"/>
      <w:marBottom w:val="0"/>
      <w:divBdr>
        <w:top w:val="none" w:sz="0" w:space="0" w:color="auto"/>
        <w:left w:val="none" w:sz="0" w:space="0" w:color="auto"/>
        <w:bottom w:val="none" w:sz="0" w:space="0" w:color="auto"/>
        <w:right w:val="none" w:sz="0" w:space="0" w:color="auto"/>
      </w:divBdr>
    </w:div>
    <w:div w:id="1268394374">
      <w:bodyDiv w:val="1"/>
      <w:marLeft w:val="0"/>
      <w:marRight w:val="0"/>
      <w:marTop w:val="0"/>
      <w:marBottom w:val="0"/>
      <w:divBdr>
        <w:top w:val="none" w:sz="0" w:space="0" w:color="auto"/>
        <w:left w:val="none" w:sz="0" w:space="0" w:color="auto"/>
        <w:bottom w:val="none" w:sz="0" w:space="0" w:color="auto"/>
        <w:right w:val="none" w:sz="0" w:space="0" w:color="auto"/>
      </w:divBdr>
    </w:div>
    <w:div w:id="1269853307">
      <w:bodyDiv w:val="1"/>
      <w:marLeft w:val="0"/>
      <w:marRight w:val="0"/>
      <w:marTop w:val="0"/>
      <w:marBottom w:val="0"/>
      <w:divBdr>
        <w:top w:val="none" w:sz="0" w:space="0" w:color="auto"/>
        <w:left w:val="none" w:sz="0" w:space="0" w:color="auto"/>
        <w:bottom w:val="none" w:sz="0" w:space="0" w:color="auto"/>
        <w:right w:val="none" w:sz="0" w:space="0" w:color="auto"/>
      </w:divBdr>
    </w:div>
    <w:div w:id="1271355235">
      <w:bodyDiv w:val="1"/>
      <w:marLeft w:val="0"/>
      <w:marRight w:val="0"/>
      <w:marTop w:val="0"/>
      <w:marBottom w:val="0"/>
      <w:divBdr>
        <w:top w:val="none" w:sz="0" w:space="0" w:color="auto"/>
        <w:left w:val="none" w:sz="0" w:space="0" w:color="auto"/>
        <w:bottom w:val="none" w:sz="0" w:space="0" w:color="auto"/>
        <w:right w:val="none" w:sz="0" w:space="0" w:color="auto"/>
      </w:divBdr>
    </w:div>
    <w:div w:id="1271861427">
      <w:bodyDiv w:val="1"/>
      <w:marLeft w:val="0"/>
      <w:marRight w:val="0"/>
      <w:marTop w:val="0"/>
      <w:marBottom w:val="0"/>
      <w:divBdr>
        <w:top w:val="none" w:sz="0" w:space="0" w:color="auto"/>
        <w:left w:val="none" w:sz="0" w:space="0" w:color="auto"/>
        <w:bottom w:val="none" w:sz="0" w:space="0" w:color="auto"/>
        <w:right w:val="none" w:sz="0" w:space="0" w:color="auto"/>
      </w:divBdr>
    </w:div>
    <w:div w:id="1272014936">
      <w:bodyDiv w:val="1"/>
      <w:marLeft w:val="0"/>
      <w:marRight w:val="0"/>
      <w:marTop w:val="0"/>
      <w:marBottom w:val="0"/>
      <w:divBdr>
        <w:top w:val="none" w:sz="0" w:space="0" w:color="auto"/>
        <w:left w:val="none" w:sz="0" w:space="0" w:color="auto"/>
        <w:bottom w:val="none" w:sz="0" w:space="0" w:color="auto"/>
        <w:right w:val="none" w:sz="0" w:space="0" w:color="auto"/>
      </w:divBdr>
      <w:divsChild>
        <w:div w:id="446655620">
          <w:marLeft w:val="274"/>
          <w:marRight w:val="0"/>
          <w:marTop w:val="96"/>
          <w:marBottom w:val="0"/>
          <w:divBdr>
            <w:top w:val="none" w:sz="0" w:space="0" w:color="auto"/>
            <w:left w:val="none" w:sz="0" w:space="0" w:color="auto"/>
            <w:bottom w:val="none" w:sz="0" w:space="0" w:color="auto"/>
            <w:right w:val="none" w:sz="0" w:space="0" w:color="auto"/>
          </w:divBdr>
        </w:div>
        <w:div w:id="745880561">
          <w:marLeft w:val="835"/>
          <w:marRight w:val="0"/>
          <w:marTop w:val="86"/>
          <w:marBottom w:val="0"/>
          <w:divBdr>
            <w:top w:val="none" w:sz="0" w:space="0" w:color="auto"/>
            <w:left w:val="none" w:sz="0" w:space="0" w:color="auto"/>
            <w:bottom w:val="none" w:sz="0" w:space="0" w:color="auto"/>
            <w:right w:val="none" w:sz="0" w:space="0" w:color="auto"/>
          </w:divBdr>
        </w:div>
        <w:div w:id="1162618123">
          <w:marLeft w:val="835"/>
          <w:marRight w:val="0"/>
          <w:marTop w:val="86"/>
          <w:marBottom w:val="0"/>
          <w:divBdr>
            <w:top w:val="none" w:sz="0" w:space="0" w:color="auto"/>
            <w:left w:val="none" w:sz="0" w:space="0" w:color="auto"/>
            <w:bottom w:val="none" w:sz="0" w:space="0" w:color="auto"/>
            <w:right w:val="none" w:sz="0" w:space="0" w:color="auto"/>
          </w:divBdr>
        </w:div>
        <w:div w:id="1390495775">
          <w:marLeft w:val="835"/>
          <w:marRight w:val="0"/>
          <w:marTop w:val="86"/>
          <w:marBottom w:val="0"/>
          <w:divBdr>
            <w:top w:val="none" w:sz="0" w:space="0" w:color="auto"/>
            <w:left w:val="none" w:sz="0" w:space="0" w:color="auto"/>
            <w:bottom w:val="none" w:sz="0" w:space="0" w:color="auto"/>
            <w:right w:val="none" w:sz="0" w:space="0" w:color="auto"/>
          </w:divBdr>
        </w:div>
        <w:div w:id="1442337320">
          <w:marLeft w:val="835"/>
          <w:marRight w:val="0"/>
          <w:marTop w:val="86"/>
          <w:marBottom w:val="0"/>
          <w:divBdr>
            <w:top w:val="none" w:sz="0" w:space="0" w:color="auto"/>
            <w:left w:val="none" w:sz="0" w:space="0" w:color="auto"/>
            <w:bottom w:val="none" w:sz="0" w:space="0" w:color="auto"/>
            <w:right w:val="none" w:sz="0" w:space="0" w:color="auto"/>
          </w:divBdr>
        </w:div>
        <w:div w:id="1482964120">
          <w:marLeft w:val="835"/>
          <w:marRight w:val="0"/>
          <w:marTop w:val="86"/>
          <w:marBottom w:val="0"/>
          <w:divBdr>
            <w:top w:val="none" w:sz="0" w:space="0" w:color="auto"/>
            <w:left w:val="none" w:sz="0" w:space="0" w:color="auto"/>
            <w:bottom w:val="none" w:sz="0" w:space="0" w:color="auto"/>
            <w:right w:val="none" w:sz="0" w:space="0" w:color="auto"/>
          </w:divBdr>
        </w:div>
        <w:div w:id="1632056372">
          <w:marLeft w:val="274"/>
          <w:marRight w:val="0"/>
          <w:marTop w:val="96"/>
          <w:marBottom w:val="0"/>
          <w:divBdr>
            <w:top w:val="none" w:sz="0" w:space="0" w:color="auto"/>
            <w:left w:val="none" w:sz="0" w:space="0" w:color="auto"/>
            <w:bottom w:val="none" w:sz="0" w:space="0" w:color="auto"/>
            <w:right w:val="none" w:sz="0" w:space="0" w:color="auto"/>
          </w:divBdr>
        </w:div>
        <w:div w:id="1854495142">
          <w:marLeft w:val="835"/>
          <w:marRight w:val="0"/>
          <w:marTop w:val="86"/>
          <w:marBottom w:val="0"/>
          <w:divBdr>
            <w:top w:val="none" w:sz="0" w:space="0" w:color="auto"/>
            <w:left w:val="none" w:sz="0" w:space="0" w:color="auto"/>
            <w:bottom w:val="none" w:sz="0" w:space="0" w:color="auto"/>
            <w:right w:val="none" w:sz="0" w:space="0" w:color="auto"/>
          </w:divBdr>
        </w:div>
        <w:div w:id="2074352547">
          <w:marLeft w:val="835"/>
          <w:marRight w:val="0"/>
          <w:marTop w:val="86"/>
          <w:marBottom w:val="0"/>
          <w:divBdr>
            <w:top w:val="none" w:sz="0" w:space="0" w:color="auto"/>
            <w:left w:val="none" w:sz="0" w:space="0" w:color="auto"/>
            <w:bottom w:val="none" w:sz="0" w:space="0" w:color="auto"/>
            <w:right w:val="none" w:sz="0" w:space="0" w:color="auto"/>
          </w:divBdr>
        </w:div>
      </w:divsChild>
    </w:div>
    <w:div w:id="1273441557">
      <w:bodyDiv w:val="1"/>
      <w:marLeft w:val="0"/>
      <w:marRight w:val="0"/>
      <w:marTop w:val="0"/>
      <w:marBottom w:val="0"/>
      <w:divBdr>
        <w:top w:val="none" w:sz="0" w:space="0" w:color="auto"/>
        <w:left w:val="none" w:sz="0" w:space="0" w:color="auto"/>
        <w:bottom w:val="none" w:sz="0" w:space="0" w:color="auto"/>
        <w:right w:val="none" w:sz="0" w:space="0" w:color="auto"/>
      </w:divBdr>
    </w:div>
    <w:div w:id="1273904549">
      <w:bodyDiv w:val="1"/>
      <w:marLeft w:val="0"/>
      <w:marRight w:val="0"/>
      <w:marTop w:val="0"/>
      <w:marBottom w:val="0"/>
      <w:divBdr>
        <w:top w:val="none" w:sz="0" w:space="0" w:color="auto"/>
        <w:left w:val="none" w:sz="0" w:space="0" w:color="auto"/>
        <w:bottom w:val="none" w:sz="0" w:space="0" w:color="auto"/>
        <w:right w:val="none" w:sz="0" w:space="0" w:color="auto"/>
      </w:divBdr>
    </w:div>
    <w:div w:id="1275095089">
      <w:bodyDiv w:val="1"/>
      <w:marLeft w:val="0"/>
      <w:marRight w:val="0"/>
      <w:marTop w:val="0"/>
      <w:marBottom w:val="0"/>
      <w:divBdr>
        <w:top w:val="none" w:sz="0" w:space="0" w:color="auto"/>
        <w:left w:val="none" w:sz="0" w:space="0" w:color="auto"/>
        <w:bottom w:val="none" w:sz="0" w:space="0" w:color="auto"/>
        <w:right w:val="none" w:sz="0" w:space="0" w:color="auto"/>
      </w:divBdr>
    </w:div>
    <w:div w:id="1275748414">
      <w:bodyDiv w:val="1"/>
      <w:marLeft w:val="0"/>
      <w:marRight w:val="0"/>
      <w:marTop w:val="0"/>
      <w:marBottom w:val="0"/>
      <w:divBdr>
        <w:top w:val="none" w:sz="0" w:space="0" w:color="auto"/>
        <w:left w:val="none" w:sz="0" w:space="0" w:color="auto"/>
        <w:bottom w:val="none" w:sz="0" w:space="0" w:color="auto"/>
        <w:right w:val="none" w:sz="0" w:space="0" w:color="auto"/>
      </w:divBdr>
    </w:div>
    <w:div w:id="1276135604">
      <w:bodyDiv w:val="1"/>
      <w:marLeft w:val="0"/>
      <w:marRight w:val="0"/>
      <w:marTop w:val="0"/>
      <w:marBottom w:val="0"/>
      <w:divBdr>
        <w:top w:val="none" w:sz="0" w:space="0" w:color="auto"/>
        <w:left w:val="none" w:sz="0" w:space="0" w:color="auto"/>
        <w:bottom w:val="none" w:sz="0" w:space="0" w:color="auto"/>
        <w:right w:val="none" w:sz="0" w:space="0" w:color="auto"/>
      </w:divBdr>
      <w:divsChild>
        <w:div w:id="592395127">
          <w:marLeft w:val="1166"/>
          <w:marRight w:val="0"/>
          <w:marTop w:val="96"/>
          <w:marBottom w:val="0"/>
          <w:divBdr>
            <w:top w:val="none" w:sz="0" w:space="0" w:color="auto"/>
            <w:left w:val="none" w:sz="0" w:space="0" w:color="auto"/>
            <w:bottom w:val="none" w:sz="0" w:space="0" w:color="auto"/>
            <w:right w:val="none" w:sz="0" w:space="0" w:color="auto"/>
          </w:divBdr>
        </w:div>
        <w:div w:id="741831676">
          <w:marLeft w:val="1886"/>
          <w:marRight w:val="0"/>
          <w:marTop w:val="77"/>
          <w:marBottom w:val="0"/>
          <w:divBdr>
            <w:top w:val="none" w:sz="0" w:space="0" w:color="auto"/>
            <w:left w:val="none" w:sz="0" w:space="0" w:color="auto"/>
            <w:bottom w:val="none" w:sz="0" w:space="0" w:color="auto"/>
            <w:right w:val="none" w:sz="0" w:space="0" w:color="auto"/>
          </w:divBdr>
        </w:div>
        <w:div w:id="1084187653">
          <w:marLeft w:val="547"/>
          <w:marRight w:val="0"/>
          <w:marTop w:val="96"/>
          <w:marBottom w:val="0"/>
          <w:divBdr>
            <w:top w:val="none" w:sz="0" w:space="0" w:color="auto"/>
            <w:left w:val="none" w:sz="0" w:space="0" w:color="auto"/>
            <w:bottom w:val="none" w:sz="0" w:space="0" w:color="auto"/>
            <w:right w:val="none" w:sz="0" w:space="0" w:color="auto"/>
          </w:divBdr>
        </w:div>
        <w:div w:id="1125932376">
          <w:marLeft w:val="1166"/>
          <w:marRight w:val="0"/>
          <w:marTop w:val="96"/>
          <w:marBottom w:val="0"/>
          <w:divBdr>
            <w:top w:val="none" w:sz="0" w:space="0" w:color="auto"/>
            <w:left w:val="none" w:sz="0" w:space="0" w:color="auto"/>
            <w:bottom w:val="none" w:sz="0" w:space="0" w:color="auto"/>
            <w:right w:val="none" w:sz="0" w:space="0" w:color="auto"/>
          </w:divBdr>
        </w:div>
        <w:div w:id="1466922436">
          <w:marLeft w:val="1886"/>
          <w:marRight w:val="0"/>
          <w:marTop w:val="77"/>
          <w:marBottom w:val="0"/>
          <w:divBdr>
            <w:top w:val="none" w:sz="0" w:space="0" w:color="auto"/>
            <w:left w:val="none" w:sz="0" w:space="0" w:color="auto"/>
            <w:bottom w:val="none" w:sz="0" w:space="0" w:color="auto"/>
            <w:right w:val="none" w:sz="0" w:space="0" w:color="auto"/>
          </w:divBdr>
        </w:div>
        <w:div w:id="1523743119">
          <w:marLeft w:val="1886"/>
          <w:marRight w:val="0"/>
          <w:marTop w:val="77"/>
          <w:marBottom w:val="0"/>
          <w:divBdr>
            <w:top w:val="none" w:sz="0" w:space="0" w:color="auto"/>
            <w:left w:val="none" w:sz="0" w:space="0" w:color="auto"/>
            <w:bottom w:val="none" w:sz="0" w:space="0" w:color="auto"/>
            <w:right w:val="none" w:sz="0" w:space="0" w:color="auto"/>
          </w:divBdr>
        </w:div>
        <w:div w:id="1681853731">
          <w:marLeft w:val="1886"/>
          <w:marRight w:val="0"/>
          <w:marTop w:val="77"/>
          <w:marBottom w:val="0"/>
          <w:divBdr>
            <w:top w:val="none" w:sz="0" w:space="0" w:color="auto"/>
            <w:left w:val="none" w:sz="0" w:space="0" w:color="auto"/>
            <w:bottom w:val="none" w:sz="0" w:space="0" w:color="auto"/>
            <w:right w:val="none" w:sz="0" w:space="0" w:color="auto"/>
          </w:divBdr>
        </w:div>
        <w:div w:id="1725371983">
          <w:marLeft w:val="1166"/>
          <w:marRight w:val="0"/>
          <w:marTop w:val="96"/>
          <w:marBottom w:val="0"/>
          <w:divBdr>
            <w:top w:val="none" w:sz="0" w:space="0" w:color="auto"/>
            <w:left w:val="none" w:sz="0" w:space="0" w:color="auto"/>
            <w:bottom w:val="none" w:sz="0" w:space="0" w:color="auto"/>
            <w:right w:val="none" w:sz="0" w:space="0" w:color="auto"/>
          </w:divBdr>
        </w:div>
        <w:div w:id="1918008654">
          <w:marLeft w:val="1886"/>
          <w:marRight w:val="0"/>
          <w:marTop w:val="77"/>
          <w:marBottom w:val="0"/>
          <w:divBdr>
            <w:top w:val="none" w:sz="0" w:space="0" w:color="auto"/>
            <w:left w:val="none" w:sz="0" w:space="0" w:color="auto"/>
            <w:bottom w:val="none" w:sz="0" w:space="0" w:color="auto"/>
            <w:right w:val="none" w:sz="0" w:space="0" w:color="auto"/>
          </w:divBdr>
        </w:div>
        <w:div w:id="2009088256">
          <w:marLeft w:val="1166"/>
          <w:marRight w:val="0"/>
          <w:marTop w:val="96"/>
          <w:marBottom w:val="0"/>
          <w:divBdr>
            <w:top w:val="none" w:sz="0" w:space="0" w:color="auto"/>
            <w:left w:val="none" w:sz="0" w:space="0" w:color="auto"/>
            <w:bottom w:val="none" w:sz="0" w:space="0" w:color="auto"/>
            <w:right w:val="none" w:sz="0" w:space="0" w:color="auto"/>
          </w:divBdr>
        </w:div>
        <w:div w:id="2038383610">
          <w:marLeft w:val="1166"/>
          <w:marRight w:val="0"/>
          <w:marTop w:val="96"/>
          <w:marBottom w:val="0"/>
          <w:divBdr>
            <w:top w:val="none" w:sz="0" w:space="0" w:color="auto"/>
            <w:left w:val="none" w:sz="0" w:space="0" w:color="auto"/>
            <w:bottom w:val="none" w:sz="0" w:space="0" w:color="auto"/>
            <w:right w:val="none" w:sz="0" w:space="0" w:color="auto"/>
          </w:divBdr>
        </w:div>
        <w:div w:id="2057580886">
          <w:marLeft w:val="1886"/>
          <w:marRight w:val="0"/>
          <w:marTop w:val="77"/>
          <w:marBottom w:val="0"/>
          <w:divBdr>
            <w:top w:val="none" w:sz="0" w:space="0" w:color="auto"/>
            <w:left w:val="none" w:sz="0" w:space="0" w:color="auto"/>
            <w:bottom w:val="none" w:sz="0" w:space="0" w:color="auto"/>
            <w:right w:val="none" w:sz="0" w:space="0" w:color="auto"/>
          </w:divBdr>
        </w:div>
      </w:divsChild>
    </w:div>
    <w:div w:id="1278411011">
      <w:bodyDiv w:val="1"/>
      <w:marLeft w:val="0"/>
      <w:marRight w:val="0"/>
      <w:marTop w:val="0"/>
      <w:marBottom w:val="0"/>
      <w:divBdr>
        <w:top w:val="none" w:sz="0" w:space="0" w:color="auto"/>
        <w:left w:val="none" w:sz="0" w:space="0" w:color="auto"/>
        <w:bottom w:val="none" w:sz="0" w:space="0" w:color="auto"/>
        <w:right w:val="none" w:sz="0" w:space="0" w:color="auto"/>
      </w:divBdr>
      <w:divsChild>
        <w:div w:id="292293484">
          <w:marLeft w:val="547"/>
          <w:marRight w:val="0"/>
          <w:marTop w:val="154"/>
          <w:marBottom w:val="0"/>
          <w:divBdr>
            <w:top w:val="none" w:sz="0" w:space="0" w:color="auto"/>
            <w:left w:val="none" w:sz="0" w:space="0" w:color="auto"/>
            <w:bottom w:val="none" w:sz="0" w:space="0" w:color="auto"/>
            <w:right w:val="none" w:sz="0" w:space="0" w:color="auto"/>
          </w:divBdr>
        </w:div>
      </w:divsChild>
    </w:div>
    <w:div w:id="1279071756">
      <w:bodyDiv w:val="1"/>
      <w:marLeft w:val="0"/>
      <w:marRight w:val="0"/>
      <w:marTop w:val="0"/>
      <w:marBottom w:val="0"/>
      <w:divBdr>
        <w:top w:val="none" w:sz="0" w:space="0" w:color="auto"/>
        <w:left w:val="none" w:sz="0" w:space="0" w:color="auto"/>
        <w:bottom w:val="none" w:sz="0" w:space="0" w:color="auto"/>
        <w:right w:val="none" w:sz="0" w:space="0" w:color="auto"/>
      </w:divBdr>
    </w:div>
    <w:div w:id="1280574312">
      <w:bodyDiv w:val="1"/>
      <w:marLeft w:val="0"/>
      <w:marRight w:val="0"/>
      <w:marTop w:val="0"/>
      <w:marBottom w:val="0"/>
      <w:divBdr>
        <w:top w:val="none" w:sz="0" w:space="0" w:color="auto"/>
        <w:left w:val="none" w:sz="0" w:space="0" w:color="auto"/>
        <w:bottom w:val="none" w:sz="0" w:space="0" w:color="auto"/>
        <w:right w:val="none" w:sz="0" w:space="0" w:color="auto"/>
      </w:divBdr>
    </w:div>
    <w:div w:id="1281649651">
      <w:bodyDiv w:val="1"/>
      <w:marLeft w:val="0"/>
      <w:marRight w:val="0"/>
      <w:marTop w:val="0"/>
      <w:marBottom w:val="0"/>
      <w:divBdr>
        <w:top w:val="none" w:sz="0" w:space="0" w:color="auto"/>
        <w:left w:val="none" w:sz="0" w:space="0" w:color="auto"/>
        <w:bottom w:val="none" w:sz="0" w:space="0" w:color="auto"/>
        <w:right w:val="none" w:sz="0" w:space="0" w:color="auto"/>
      </w:divBdr>
    </w:div>
    <w:div w:id="1281718894">
      <w:bodyDiv w:val="1"/>
      <w:marLeft w:val="0"/>
      <w:marRight w:val="0"/>
      <w:marTop w:val="0"/>
      <w:marBottom w:val="0"/>
      <w:divBdr>
        <w:top w:val="none" w:sz="0" w:space="0" w:color="auto"/>
        <w:left w:val="none" w:sz="0" w:space="0" w:color="auto"/>
        <w:bottom w:val="none" w:sz="0" w:space="0" w:color="auto"/>
        <w:right w:val="none" w:sz="0" w:space="0" w:color="auto"/>
      </w:divBdr>
    </w:div>
    <w:div w:id="1281915949">
      <w:bodyDiv w:val="1"/>
      <w:marLeft w:val="0"/>
      <w:marRight w:val="0"/>
      <w:marTop w:val="0"/>
      <w:marBottom w:val="0"/>
      <w:divBdr>
        <w:top w:val="none" w:sz="0" w:space="0" w:color="auto"/>
        <w:left w:val="none" w:sz="0" w:space="0" w:color="auto"/>
        <w:bottom w:val="none" w:sz="0" w:space="0" w:color="auto"/>
        <w:right w:val="none" w:sz="0" w:space="0" w:color="auto"/>
      </w:divBdr>
    </w:div>
    <w:div w:id="1283685743">
      <w:bodyDiv w:val="1"/>
      <w:marLeft w:val="0"/>
      <w:marRight w:val="0"/>
      <w:marTop w:val="0"/>
      <w:marBottom w:val="0"/>
      <w:divBdr>
        <w:top w:val="none" w:sz="0" w:space="0" w:color="auto"/>
        <w:left w:val="none" w:sz="0" w:space="0" w:color="auto"/>
        <w:bottom w:val="none" w:sz="0" w:space="0" w:color="auto"/>
        <w:right w:val="none" w:sz="0" w:space="0" w:color="auto"/>
      </w:divBdr>
      <w:divsChild>
        <w:div w:id="169299443">
          <w:marLeft w:val="1526"/>
          <w:marRight w:val="0"/>
          <w:marTop w:val="115"/>
          <w:marBottom w:val="0"/>
          <w:divBdr>
            <w:top w:val="none" w:sz="0" w:space="0" w:color="auto"/>
            <w:left w:val="none" w:sz="0" w:space="0" w:color="auto"/>
            <w:bottom w:val="none" w:sz="0" w:space="0" w:color="auto"/>
            <w:right w:val="none" w:sz="0" w:space="0" w:color="auto"/>
          </w:divBdr>
        </w:div>
        <w:div w:id="271210444">
          <w:marLeft w:val="1800"/>
          <w:marRight w:val="0"/>
          <w:marTop w:val="115"/>
          <w:marBottom w:val="0"/>
          <w:divBdr>
            <w:top w:val="none" w:sz="0" w:space="0" w:color="auto"/>
            <w:left w:val="none" w:sz="0" w:space="0" w:color="auto"/>
            <w:bottom w:val="none" w:sz="0" w:space="0" w:color="auto"/>
            <w:right w:val="none" w:sz="0" w:space="0" w:color="auto"/>
          </w:divBdr>
        </w:div>
        <w:div w:id="812873537">
          <w:marLeft w:val="1800"/>
          <w:marRight w:val="0"/>
          <w:marTop w:val="115"/>
          <w:marBottom w:val="0"/>
          <w:divBdr>
            <w:top w:val="none" w:sz="0" w:space="0" w:color="auto"/>
            <w:left w:val="none" w:sz="0" w:space="0" w:color="auto"/>
            <w:bottom w:val="none" w:sz="0" w:space="0" w:color="auto"/>
            <w:right w:val="none" w:sz="0" w:space="0" w:color="auto"/>
          </w:divBdr>
        </w:div>
        <w:div w:id="913507905">
          <w:marLeft w:val="1526"/>
          <w:marRight w:val="0"/>
          <w:marTop w:val="115"/>
          <w:marBottom w:val="0"/>
          <w:divBdr>
            <w:top w:val="none" w:sz="0" w:space="0" w:color="auto"/>
            <w:left w:val="none" w:sz="0" w:space="0" w:color="auto"/>
            <w:bottom w:val="none" w:sz="0" w:space="0" w:color="auto"/>
            <w:right w:val="none" w:sz="0" w:space="0" w:color="auto"/>
          </w:divBdr>
        </w:div>
        <w:div w:id="1716539257">
          <w:marLeft w:val="1526"/>
          <w:marRight w:val="0"/>
          <w:marTop w:val="115"/>
          <w:marBottom w:val="0"/>
          <w:divBdr>
            <w:top w:val="none" w:sz="0" w:space="0" w:color="auto"/>
            <w:left w:val="none" w:sz="0" w:space="0" w:color="auto"/>
            <w:bottom w:val="none" w:sz="0" w:space="0" w:color="auto"/>
            <w:right w:val="none" w:sz="0" w:space="0" w:color="auto"/>
          </w:divBdr>
        </w:div>
      </w:divsChild>
    </w:div>
    <w:div w:id="1284144195">
      <w:bodyDiv w:val="1"/>
      <w:marLeft w:val="0"/>
      <w:marRight w:val="0"/>
      <w:marTop w:val="0"/>
      <w:marBottom w:val="0"/>
      <w:divBdr>
        <w:top w:val="none" w:sz="0" w:space="0" w:color="auto"/>
        <w:left w:val="none" w:sz="0" w:space="0" w:color="auto"/>
        <w:bottom w:val="none" w:sz="0" w:space="0" w:color="auto"/>
        <w:right w:val="none" w:sz="0" w:space="0" w:color="auto"/>
      </w:divBdr>
    </w:div>
    <w:div w:id="1285306148">
      <w:bodyDiv w:val="1"/>
      <w:marLeft w:val="0"/>
      <w:marRight w:val="0"/>
      <w:marTop w:val="0"/>
      <w:marBottom w:val="0"/>
      <w:divBdr>
        <w:top w:val="none" w:sz="0" w:space="0" w:color="auto"/>
        <w:left w:val="none" w:sz="0" w:space="0" w:color="auto"/>
        <w:bottom w:val="none" w:sz="0" w:space="0" w:color="auto"/>
        <w:right w:val="none" w:sz="0" w:space="0" w:color="auto"/>
      </w:divBdr>
    </w:div>
    <w:div w:id="1285379530">
      <w:bodyDiv w:val="1"/>
      <w:marLeft w:val="0"/>
      <w:marRight w:val="0"/>
      <w:marTop w:val="0"/>
      <w:marBottom w:val="0"/>
      <w:divBdr>
        <w:top w:val="none" w:sz="0" w:space="0" w:color="auto"/>
        <w:left w:val="none" w:sz="0" w:space="0" w:color="auto"/>
        <w:bottom w:val="none" w:sz="0" w:space="0" w:color="auto"/>
        <w:right w:val="none" w:sz="0" w:space="0" w:color="auto"/>
      </w:divBdr>
    </w:div>
    <w:div w:id="1285892104">
      <w:bodyDiv w:val="1"/>
      <w:marLeft w:val="0"/>
      <w:marRight w:val="0"/>
      <w:marTop w:val="0"/>
      <w:marBottom w:val="0"/>
      <w:divBdr>
        <w:top w:val="none" w:sz="0" w:space="0" w:color="auto"/>
        <w:left w:val="none" w:sz="0" w:space="0" w:color="auto"/>
        <w:bottom w:val="none" w:sz="0" w:space="0" w:color="auto"/>
        <w:right w:val="none" w:sz="0" w:space="0" w:color="auto"/>
      </w:divBdr>
    </w:div>
    <w:div w:id="1287081224">
      <w:bodyDiv w:val="1"/>
      <w:marLeft w:val="0"/>
      <w:marRight w:val="0"/>
      <w:marTop w:val="0"/>
      <w:marBottom w:val="0"/>
      <w:divBdr>
        <w:top w:val="none" w:sz="0" w:space="0" w:color="auto"/>
        <w:left w:val="none" w:sz="0" w:space="0" w:color="auto"/>
        <w:bottom w:val="none" w:sz="0" w:space="0" w:color="auto"/>
        <w:right w:val="none" w:sz="0" w:space="0" w:color="auto"/>
      </w:divBdr>
    </w:div>
    <w:div w:id="1288045714">
      <w:bodyDiv w:val="1"/>
      <w:marLeft w:val="0"/>
      <w:marRight w:val="0"/>
      <w:marTop w:val="0"/>
      <w:marBottom w:val="0"/>
      <w:divBdr>
        <w:top w:val="none" w:sz="0" w:space="0" w:color="auto"/>
        <w:left w:val="none" w:sz="0" w:space="0" w:color="auto"/>
        <w:bottom w:val="none" w:sz="0" w:space="0" w:color="auto"/>
        <w:right w:val="none" w:sz="0" w:space="0" w:color="auto"/>
      </w:divBdr>
    </w:div>
    <w:div w:id="1288394385">
      <w:bodyDiv w:val="1"/>
      <w:marLeft w:val="0"/>
      <w:marRight w:val="0"/>
      <w:marTop w:val="0"/>
      <w:marBottom w:val="0"/>
      <w:divBdr>
        <w:top w:val="none" w:sz="0" w:space="0" w:color="auto"/>
        <w:left w:val="none" w:sz="0" w:space="0" w:color="auto"/>
        <w:bottom w:val="none" w:sz="0" w:space="0" w:color="auto"/>
        <w:right w:val="none" w:sz="0" w:space="0" w:color="auto"/>
      </w:divBdr>
    </w:div>
    <w:div w:id="1288514444">
      <w:bodyDiv w:val="1"/>
      <w:marLeft w:val="0"/>
      <w:marRight w:val="0"/>
      <w:marTop w:val="0"/>
      <w:marBottom w:val="0"/>
      <w:divBdr>
        <w:top w:val="none" w:sz="0" w:space="0" w:color="auto"/>
        <w:left w:val="none" w:sz="0" w:space="0" w:color="auto"/>
        <w:bottom w:val="none" w:sz="0" w:space="0" w:color="auto"/>
        <w:right w:val="none" w:sz="0" w:space="0" w:color="auto"/>
      </w:divBdr>
    </w:div>
    <w:div w:id="1288661199">
      <w:bodyDiv w:val="1"/>
      <w:marLeft w:val="0"/>
      <w:marRight w:val="0"/>
      <w:marTop w:val="0"/>
      <w:marBottom w:val="0"/>
      <w:divBdr>
        <w:top w:val="none" w:sz="0" w:space="0" w:color="auto"/>
        <w:left w:val="none" w:sz="0" w:space="0" w:color="auto"/>
        <w:bottom w:val="none" w:sz="0" w:space="0" w:color="auto"/>
        <w:right w:val="none" w:sz="0" w:space="0" w:color="auto"/>
      </w:divBdr>
    </w:div>
    <w:div w:id="1288969827">
      <w:bodyDiv w:val="1"/>
      <w:marLeft w:val="0"/>
      <w:marRight w:val="0"/>
      <w:marTop w:val="0"/>
      <w:marBottom w:val="0"/>
      <w:divBdr>
        <w:top w:val="none" w:sz="0" w:space="0" w:color="auto"/>
        <w:left w:val="none" w:sz="0" w:space="0" w:color="auto"/>
        <w:bottom w:val="none" w:sz="0" w:space="0" w:color="auto"/>
        <w:right w:val="none" w:sz="0" w:space="0" w:color="auto"/>
      </w:divBdr>
      <w:divsChild>
        <w:div w:id="26957278">
          <w:marLeft w:val="1166"/>
          <w:marRight w:val="0"/>
          <w:marTop w:val="134"/>
          <w:marBottom w:val="0"/>
          <w:divBdr>
            <w:top w:val="none" w:sz="0" w:space="0" w:color="auto"/>
            <w:left w:val="none" w:sz="0" w:space="0" w:color="auto"/>
            <w:bottom w:val="none" w:sz="0" w:space="0" w:color="auto"/>
            <w:right w:val="none" w:sz="0" w:space="0" w:color="auto"/>
          </w:divBdr>
        </w:div>
        <w:div w:id="187261947">
          <w:marLeft w:val="547"/>
          <w:marRight w:val="0"/>
          <w:marTop w:val="154"/>
          <w:marBottom w:val="0"/>
          <w:divBdr>
            <w:top w:val="none" w:sz="0" w:space="0" w:color="auto"/>
            <w:left w:val="none" w:sz="0" w:space="0" w:color="auto"/>
            <w:bottom w:val="none" w:sz="0" w:space="0" w:color="auto"/>
            <w:right w:val="none" w:sz="0" w:space="0" w:color="auto"/>
          </w:divBdr>
        </w:div>
        <w:div w:id="338697480">
          <w:marLeft w:val="547"/>
          <w:marRight w:val="0"/>
          <w:marTop w:val="154"/>
          <w:marBottom w:val="0"/>
          <w:divBdr>
            <w:top w:val="none" w:sz="0" w:space="0" w:color="auto"/>
            <w:left w:val="none" w:sz="0" w:space="0" w:color="auto"/>
            <w:bottom w:val="none" w:sz="0" w:space="0" w:color="auto"/>
            <w:right w:val="none" w:sz="0" w:space="0" w:color="auto"/>
          </w:divBdr>
        </w:div>
        <w:div w:id="754866661">
          <w:marLeft w:val="1166"/>
          <w:marRight w:val="0"/>
          <w:marTop w:val="134"/>
          <w:marBottom w:val="0"/>
          <w:divBdr>
            <w:top w:val="none" w:sz="0" w:space="0" w:color="auto"/>
            <w:left w:val="none" w:sz="0" w:space="0" w:color="auto"/>
            <w:bottom w:val="none" w:sz="0" w:space="0" w:color="auto"/>
            <w:right w:val="none" w:sz="0" w:space="0" w:color="auto"/>
          </w:divBdr>
        </w:div>
        <w:div w:id="1432317040">
          <w:marLeft w:val="1166"/>
          <w:marRight w:val="0"/>
          <w:marTop w:val="134"/>
          <w:marBottom w:val="0"/>
          <w:divBdr>
            <w:top w:val="none" w:sz="0" w:space="0" w:color="auto"/>
            <w:left w:val="none" w:sz="0" w:space="0" w:color="auto"/>
            <w:bottom w:val="none" w:sz="0" w:space="0" w:color="auto"/>
            <w:right w:val="none" w:sz="0" w:space="0" w:color="auto"/>
          </w:divBdr>
        </w:div>
      </w:divsChild>
    </w:div>
    <w:div w:id="1289044499">
      <w:bodyDiv w:val="1"/>
      <w:marLeft w:val="0"/>
      <w:marRight w:val="0"/>
      <w:marTop w:val="0"/>
      <w:marBottom w:val="0"/>
      <w:divBdr>
        <w:top w:val="none" w:sz="0" w:space="0" w:color="auto"/>
        <w:left w:val="none" w:sz="0" w:space="0" w:color="auto"/>
        <w:bottom w:val="none" w:sz="0" w:space="0" w:color="auto"/>
        <w:right w:val="none" w:sz="0" w:space="0" w:color="auto"/>
      </w:divBdr>
      <w:divsChild>
        <w:div w:id="419378760">
          <w:marLeft w:val="547"/>
          <w:marRight w:val="0"/>
          <w:marTop w:val="115"/>
          <w:marBottom w:val="0"/>
          <w:divBdr>
            <w:top w:val="none" w:sz="0" w:space="0" w:color="auto"/>
            <w:left w:val="none" w:sz="0" w:space="0" w:color="auto"/>
            <w:bottom w:val="none" w:sz="0" w:space="0" w:color="auto"/>
            <w:right w:val="none" w:sz="0" w:space="0" w:color="auto"/>
          </w:divBdr>
        </w:div>
        <w:div w:id="1805198133">
          <w:marLeft w:val="547"/>
          <w:marRight w:val="0"/>
          <w:marTop w:val="115"/>
          <w:marBottom w:val="0"/>
          <w:divBdr>
            <w:top w:val="none" w:sz="0" w:space="0" w:color="auto"/>
            <w:left w:val="none" w:sz="0" w:space="0" w:color="auto"/>
            <w:bottom w:val="none" w:sz="0" w:space="0" w:color="auto"/>
            <w:right w:val="none" w:sz="0" w:space="0" w:color="auto"/>
          </w:divBdr>
        </w:div>
      </w:divsChild>
    </w:div>
    <w:div w:id="1289429361">
      <w:bodyDiv w:val="1"/>
      <w:marLeft w:val="0"/>
      <w:marRight w:val="0"/>
      <w:marTop w:val="0"/>
      <w:marBottom w:val="0"/>
      <w:divBdr>
        <w:top w:val="none" w:sz="0" w:space="0" w:color="auto"/>
        <w:left w:val="none" w:sz="0" w:space="0" w:color="auto"/>
        <w:bottom w:val="none" w:sz="0" w:space="0" w:color="auto"/>
        <w:right w:val="none" w:sz="0" w:space="0" w:color="auto"/>
      </w:divBdr>
    </w:div>
    <w:div w:id="1289973115">
      <w:bodyDiv w:val="1"/>
      <w:marLeft w:val="0"/>
      <w:marRight w:val="0"/>
      <w:marTop w:val="0"/>
      <w:marBottom w:val="0"/>
      <w:divBdr>
        <w:top w:val="none" w:sz="0" w:space="0" w:color="auto"/>
        <w:left w:val="none" w:sz="0" w:space="0" w:color="auto"/>
        <w:bottom w:val="none" w:sz="0" w:space="0" w:color="auto"/>
        <w:right w:val="none" w:sz="0" w:space="0" w:color="auto"/>
      </w:divBdr>
    </w:div>
    <w:div w:id="1291134073">
      <w:bodyDiv w:val="1"/>
      <w:marLeft w:val="0"/>
      <w:marRight w:val="0"/>
      <w:marTop w:val="0"/>
      <w:marBottom w:val="0"/>
      <w:divBdr>
        <w:top w:val="none" w:sz="0" w:space="0" w:color="auto"/>
        <w:left w:val="none" w:sz="0" w:space="0" w:color="auto"/>
        <w:bottom w:val="none" w:sz="0" w:space="0" w:color="auto"/>
        <w:right w:val="none" w:sz="0" w:space="0" w:color="auto"/>
      </w:divBdr>
      <w:divsChild>
        <w:div w:id="362708956">
          <w:marLeft w:val="1166"/>
          <w:marRight w:val="0"/>
          <w:marTop w:val="240"/>
          <w:marBottom w:val="0"/>
          <w:divBdr>
            <w:top w:val="none" w:sz="0" w:space="0" w:color="auto"/>
            <w:left w:val="none" w:sz="0" w:space="0" w:color="auto"/>
            <w:bottom w:val="none" w:sz="0" w:space="0" w:color="auto"/>
            <w:right w:val="none" w:sz="0" w:space="0" w:color="auto"/>
          </w:divBdr>
        </w:div>
        <w:div w:id="1348096836">
          <w:marLeft w:val="547"/>
          <w:marRight w:val="0"/>
          <w:marTop w:val="240"/>
          <w:marBottom w:val="0"/>
          <w:divBdr>
            <w:top w:val="none" w:sz="0" w:space="0" w:color="auto"/>
            <w:left w:val="none" w:sz="0" w:space="0" w:color="auto"/>
            <w:bottom w:val="none" w:sz="0" w:space="0" w:color="auto"/>
            <w:right w:val="none" w:sz="0" w:space="0" w:color="auto"/>
          </w:divBdr>
        </w:div>
        <w:div w:id="1441102771">
          <w:marLeft w:val="1166"/>
          <w:marRight w:val="0"/>
          <w:marTop w:val="240"/>
          <w:marBottom w:val="0"/>
          <w:divBdr>
            <w:top w:val="none" w:sz="0" w:space="0" w:color="auto"/>
            <w:left w:val="none" w:sz="0" w:space="0" w:color="auto"/>
            <w:bottom w:val="none" w:sz="0" w:space="0" w:color="auto"/>
            <w:right w:val="none" w:sz="0" w:space="0" w:color="auto"/>
          </w:divBdr>
        </w:div>
      </w:divsChild>
    </w:div>
    <w:div w:id="1291864061">
      <w:bodyDiv w:val="1"/>
      <w:marLeft w:val="0"/>
      <w:marRight w:val="0"/>
      <w:marTop w:val="0"/>
      <w:marBottom w:val="0"/>
      <w:divBdr>
        <w:top w:val="none" w:sz="0" w:space="0" w:color="auto"/>
        <w:left w:val="none" w:sz="0" w:space="0" w:color="auto"/>
        <w:bottom w:val="none" w:sz="0" w:space="0" w:color="auto"/>
        <w:right w:val="none" w:sz="0" w:space="0" w:color="auto"/>
      </w:divBdr>
    </w:div>
    <w:div w:id="1291933307">
      <w:bodyDiv w:val="1"/>
      <w:marLeft w:val="0"/>
      <w:marRight w:val="0"/>
      <w:marTop w:val="0"/>
      <w:marBottom w:val="0"/>
      <w:divBdr>
        <w:top w:val="none" w:sz="0" w:space="0" w:color="auto"/>
        <w:left w:val="none" w:sz="0" w:space="0" w:color="auto"/>
        <w:bottom w:val="none" w:sz="0" w:space="0" w:color="auto"/>
        <w:right w:val="none" w:sz="0" w:space="0" w:color="auto"/>
      </w:divBdr>
    </w:div>
    <w:div w:id="1292244110">
      <w:bodyDiv w:val="1"/>
      <w:marLeft w:val="0"/>
      <w:marRight w:val="0"/>
      <w:marTop w:val="0"/>
      <w:marBottom w:val="0"/>
      <w:divBdr>
        <w:top w:val="none" w:sz="0" w:space="0" w:color="auto"/>
        <w:left w:val="none" w:sz="0" w:space="0" w:color="auto"/>
        <w:bottom w:val="none" w:sz="0" w:space="0" w:color="auto"/>
        <w:right w:val="none" w:sz="0" w:space="0" w:color="auto"/>
      </w:divBdr>
    </w:div>
    <w:div w:id="1292395652">
      <w:bodyDiv w:val="1"/>
      <w:marLeft w:val="0"/>
      <w:marRight w:val="0"/>
      <w:marTop w:val="0"/>
      <w:marBottom w:val="0"/>
      <w:divBdr>
        <w:top w:val="none" w:sz="0" w:space="0" w:color="auto"/>
        <w:left w:val="none" w:sz="0" w:space="0" w:color="auto"/>
        <w:bottom w:val="none" w:sz="0" w:space="0" w:color="auto"/>
        <w:right w:val="none" w:sz="0" w:space="0" w:color="auto"/>
      </w:divBdr>
      <w:divsChild>
        <w:div w:id="48963127">
          <w:marLeft w:val="0"/>
          <w:marRight w:val="0"/>
          <w:marTop w:val="0"/>
          <w:marBottom w:val="0"/>
          <w:divBdr>
            <w:top w:val="none" w:sz="0" w:space="0" w:color="auto"/>
            <w:left w:val="none" w:sz="0" w:space="0" w:color="auto"/>
            <w:bottom w:val="none" w:sz="0" w:space="0" w:color="auto"/>
            <w:right w:val="none" w:sz="0" w:space="0" w:color="auto"/>
          </w:divBdr>
          <w:divsChild>
            <w:div w:id="1159228560">
              <w:marLeft w:val="0"/>
              <w:marRight w:val="0"/>
              <w:marTop w:val="0"/>
              <w:marBottom w:val="0"/>
              <w:divBdr>
                <w:top w:val="none" w:sz="0" w:space="0" w:color="auto"/>
                <w:left w:val="none" w:sz="0" w:space="0" w:color="auto"/>
                <w:bottom w:val="none" w:sz="0" w:space="0" w:color="auto"/>
                <w:right w:val="none" w:sz="0" w:space="0" w:color="auto"/>
              </w:divBdr>
            </w:div>
          </w:divsChild>
        </w:div>
        <w:div w:id="290749160">
          <w:marLeft w:val="0"/>
          <w:marRight w:val="0"/>
          <w:marTop w:val="0"/>
          <w:marBottom w:val="0"/>
          <w:divBdr>
            <w:top w:val="none" w:sz="0" w:space="0" w:color="auto"/>
            <w:left w:val="none" w:sz="0" w:space="0" w:color="auto"/>
            <w:bottom w:val="none" w:sz="0" w:space="0" w:color="auto"/>
            <w:right w:val="none" w:sz="0" w:space="0" w:color="auto"/>
          </w:divBdr>
        </w:div>
        <w:div w:id="1313173335">
          <w:marLeft w:val="0"/>
          <w:marRight w:val="0"/>
          <w:marTop w:val="0"/>
          <w:marBottom w:val="0"/>
          <w:divBdr>
            <w:top w:val="none" w:sz="0" w:space="0" w:color="auto"/>
            <w:left w:val="none" w:sz="0" w:space="0" w:color="auto"/>
            <w:bottom w:val="none" w:sz="0" w:space="0" w:color="auto"/>
            <w:right w:val="none" w:sz="0" w:space="0" w:color="auto"/>
          </w:divBdr>
        </w:div>
        <w:div w:id="1693920438">
          <w:marLeft w:val="0"/>
          <w:marRight w:val="0"/>
          <w:marTop w:val="0"/>
          <w:marBottom w:val="0"/>
          <w:divBdr>
            <w:top w:val="none" w:sz="0" w:space="0" w:color="auto"/>
            <w:left w:val="none" w:sz="0" w:space="0" w:color="auto"/>
            <w:bottom w:val="none" w:sz="0" w:space="0" w:color="auto"/>
            <w:right w:val="none" w:sz="0" w:space="0" w:color="auto"/>
          </w:divBdr>
          <w:divsChild>
            <w:div w:id="33584142">
              <w:marLeft w:val="0"/>
              <w:marRight w:val="0"/>
              <w:marTop w:val="0"/>
              <w:marBottom w:val="0"/>
              <w:divBdr>
                <w:top w:val="none" w:sz="0" w:space="0" w:color="auto"/>
                <w:left w:val="none" w:sz="0" w:space="0" w:color="auto"/>
                <w:bottom w:val="none" w:sz="0" w:space="0" w:color="auto"/>
                <w:right w:val="none" w:sz="0" w:space="0" w:color="auto"/>
              </w:divBdr>
            </w:div>
            <w:div w:id="717244010">
              <w:marLeft w:val="0"/>
              <w:marRight w:val="0"/>
              <w:marTop w:val="0"/>
              <w:marBottom w:val="0"/>
              <w:divBdr>
                <w:top w:val="none" w:sz="0" w:space="0" w:color="auto"/>
                <w:left w:val="none" w:sz="0" w:space="0" w:color="auto"/>
                <w:bottom w:val="none" w:sz="0" w:space="0" w:color="auto"/>
                <w:right w:val="none" w:sz="0" w:space="0" w:color="auto"/>
              </w:divBdr>
            </w:div>
            <w:div w:id="1256867902">
              <w:marLeft w:val="0"/>
              <w:marRight w:val="0"/>
              <w:marTop w:val="0"/>
              <w:marBottom w:val="0"/>
              <w:divBdr>
                <w:top w:val="none" w:sz="0" w:space="0" w:color="auto"/>
                <w:left w:val="none" w:sz="0" w:space="0" w:color="auto"/>
                <w:bottom w:val="none" w:sz="0" w:space="0" w:color="auto"/>
                <w:right w:val="none" w:sz="0" w:space="0" w:color="auto"/>
              </w:divBdr>
            </w:div>
            <w:div w:id="1395737663">
              <w:marLeft w:val="0"/>
              <w:marRight w:val="0"/>
              <w:marTop w:val="0"/>
              <w:marBottom w:val="0"/>
              <w:divBdr>
                <w:top w:val="none" w:sz="0" w:space="0" w:color="auto"/>
                <w:left w:val="none" w:sz="0" w:space="0" w:color="auto"/>
                <w:bottom w:val="none" w:sz="0" w:space="0" w:color="auto"/>
                <w:right w:val="none" w:sz="0" w:space="0" w:color="auto"/>
              </w:divBdr>
              <w:divsChild>
                <w:div w:id="261375921">
                  <w:marLeft w:val="0"/>
                  <w:marRight w:val="0"/>
                  <w:marTop w:val="0"/>
                  <w:marBottom w:val="0"/>
                  <w:divBdr>
                    <w:top w:val="none" w:sz="0" w:space="0" w:color="auto"/>
                    <w:left w:val="none" w:sz="0" w:space="0" w:color="auto"/>
                    <w:bottom w:val="none" w:sz="0" w:space="0" w:color="auto"/>
                    <w:right w:val="none" w:sz="0" w:space="0" w:color="auto"/>
                  </w:divBdr>
                </w:div>
                <w:div w:id="435445408">
                  <w:marLeft w:val="0"/>
                  <w:marRight w:val="0"/>
                  <w:marTop w:val="0"/>
                  <w:marBottom w:val="0"/>
                  <w:divBdr>
                    <w:top w:val="none" w:sz="0" w:space="0" w:color="auto"/>
                    <w:left w:val="none" w:sz="0" w:space="0" w:color="auto"/>
                    <w:bottom w:val="none" w:sz="0" w:space="0" w:color="auto"/>
                    <w:right w:val="none" w:sz="0" w:space="0" w:color="auto"/>
                  </w:divBdr>
                </w:div>
                <w:div w:id="935752475">
                  <w:marLeft w:val="0"/>
                  <w:marRight w:val="0"/>
                  <w:marTop w:val="0"/>
                  <w:marBottom w:val="0"/>
                  <w:divBdr>
                    <w:top w:val="none" w:sz="0" w:space="0" w:color="auto"/>
                    <w:left w:val="none" w:sz="0" w:space="0" w:color="auto"/>
                    <w:bottom w:val="none" w:sz="0" w:space="0" w:color="auto"/>
                    <w:right w:val="none" w:sz="0" w:space="0" w:color="auto"/>
                  </w:divBdr>
                </w:div>
                <w:div w:id="1334796872">
                  <w:marLeft w:val="0"/>
                  <w:marRight w:val="0"/>
                  <w:marTop w:val="0"/>
                  <w:marBottom w:val="0"/>
                  <w:divBdr>
                    <w:top w:val="none" w:sz="0" w:space="0" w:color="auto"/>
                    <w:left w:val="none" w:sz="0" w:space="0" w:color="auto"/>
                    <w:bottom w:val="none" w:sz="0" w:space="0" w:color="auto"/>
                    <w:right w:val="none" w:sz="0" w:space="0" w:color="auto"/>
                  </w:divBdr>
                  <w:divsChild>
                    <w:div w:id="716397417">
                      <w:marLeft w:val="0"/>
                      <w:marRight w:val="0"/>
                      <w:marTop w:val="0"/>
                      <w:marBottom w:val="0"/>
                      <w:divBdr>
                        <w:top w:val="none" w:sz="0" w:space="0" w:color="auto"/>
                        <w:left w:val="none" w:sz="0" w:space="0" w:color="auto"/>
                        <w:bottom w:val="none" w:sz="0" w:space="0" w:color="auto"/>
                        <w:right w:val="none" w:sz="0" w:space="0" w:color="auto"/>
                      </w:divBdr>
                    </w:div>
                    <w:div w:id="1589927066">
                      <w:marLeft w:val="0"/>
                      <w:marRight w:val="0"/>
                      <w:marTop w:val="0"/>
                      <w:marBottom w:val="0"/>
                      <w:divBdr>
                        <w:top w:val="none" w:sz="0" w:space="0" w:color="auto"/>
                        <w:left w:val="none" w:sz="0" w:space="0" w:color="auto"/>
                        <w:bottom w:val="none" w:sz="0" w:space="0" w:color="auto"/>
                        <w:right w:val="none" w:sz="0" w:space="0" w:color="auto"/>
                      </w:divBdr>
                    </w:div>
                    <w:div w:id="1979722580">
                      <w:marLeft w:val="0"/>
                      <w:marRight w:val="0"/>
                      <w:marTop w:val="0"/>
                      <w:marBottom w:val="0"/>
                      <w:divBdr>
                        <w:top w:val="none" w:sz="0" w:space="0" w:color="auto"/>
                        <w:left w:val="none" w:sz="0" w:space="0" w:color="auto"/>
                        <w:bottom w:val="none" w:sz="0" w:space="0" w:color="auto"/>
                        <w:right w:val="none" w:sz="0" w:space="0" w:color="auto"/>
                      </w:divBdr>
                    </w:div>
                  </w:divsChild>
                </w:div>
                <w:div w:id="2014799129">
                  <w:marLeft w:val="0"/>
                  <w:marRight w:val="0"/>
                  <w:marTop w:val="0"/>
                  <w:marBottom w:val="0"/>
                  <w:divBdr>
                    <w:top w:val="none" w:sz="0" w:space="0" w:color="auto"/>
                    <w:left w:val="none" w:sz="0" w:space="0" w:color="auto"/>
                    <w:bottom w:val="none" w:sz="0" w:space="0" w:color="auto"/>
                    <w:right w:val="none" w:sz="0" w:space="0" w:color="auto"/>
                  </w:divBdr>
                </w:div>
              </w:divsChild>
            </w:div>
            <w:div w:id="202057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441925">
      <w:bodyDiv w:val="1"/>
      <w:marLeft w:val="0"/>
      <w:marRight w:val="0"/>
      <w:marTop w:val="0"/>
      <w:marBottom w:val="0"/>
      <w:divBdr>
        <w:top w:val="none" w:sz="0" w:space="0" w:color="auto"/>
        <w:left w:val="none" w:sz="0" w:space="0" w:color="auto"/>
        <w:bottom w:val="none" w:sz="0" w:space="0" w:color="auto"/>
        <w:right w:val="none" w:sz="0" w:space="0" w:color="auto"/>
      </w:divBdr>
    </w:div>
    <w:div w:id="1293170192">
      <w:bodyDiv w:val="1"/>
      <w:marLeft w:val="0"/>
      <w:marRight w:val="0"/>
      <w:marTop w:val="0"/>
      <w:marBottom w:val="0"/>
      <w:divBdr>
        <w:top w:val="none" w:sz="0" w:space="0" w:color="auto"/>
        <w:left w:val="none" w:sz="0" w:space="0" w:color="auto"/>
        <w:bottom w:val="none" w:sz="0" w:space="0" w:color="auto"/>
        <w:right w:val="none" w:sz="0" w:space="0" w:color="auto"/>
      </w:divBdr>
    </w:div>
    <w:div w:id="1294405953">
      <w:bodyDiv w:val="1"/>
      <w:marLeft w:val="0"/>
      <w:marRight w:val="0"/>
      <w:marTop w:val="0"/>
      <w:marBottom w:val="0"/>
      <w:divBdr>
        <w:top w:val="none" w:sz="0" w:space="0" w:color="auto"/>
        <w:left w:val="none" w:sz="0" w:space="0" w:color="auto"/>
        <w:bottom w:val="none" w:sz="0" w:space="0" w:color="auto"/>
        <w:right w:val="none" w:sz="0" w:space="0" w:color="auto"/>
      </w:divBdr>
      <w:divsChild>
        <w:div w:id="45449100">
          <w:marLeft w:val="1080"/>
          <w:marRight w:val="0"/>
          <w:marTop w:val="100"/>
          <w:marBottom w:val="0"/>
          <w:divBdr>
            <w:top w:val="none" w:sz="0" w:space="0" w:color="auto"/>
            <w:left w:val="none" w:sz="0" w:space="0" w:color="auto"/>
            <w:bottom w:val="none" w:sz="0" w:space="0" w:color="auto"/>
            <w:right w:val="none" w:sz="0" w:space="0" w:color="auto"/>
          </w:divBdr>
        </w:div>
        <w:div w:id="175850156">
          <w:marLeft w:val="1080"/>
          <w:marRight w:val="0"/>
          <w:marTop w:val="100"/>
          <w:marBottom w:val="0"/>
          <w:divBdr>
            <w:top w:val="none" w:sz="0" w:space="0" w:color="auto"/>
            <w:left w:val="none" w:sz="0" w:space="0" w:color="auto"/>
            <w:bottom w:val="none" w:sz="0" w:space="0" w:color="auto"/>
            <w:right w:val="none" w:sz="0" w:space="0" w:color="auto"/>
          </w:divBdr>
        </w:div>
        <w:div w:id="883711134">
          <w:marLeft w:val="1080"/>
          <w:marRight w:val="0"/>
          <w:marTop w:val="100"/>
          <w:marBottom w:val="0"/>
          <w:divBdr>
            <w:top w:val="none" w:sz="0" w:space="0" w:color="auto"/>
            <w:left w:val="none" w:sz="0" w:space="0" w:color="auto"/>
            <w:bottom w:val="none" w:sz="0" w:space="0" w:color="auto"/>
            <w:right w:val="none" w:sz="0" w:space="0" w:color="auto"/>
          </w:divBdr>
        </w:div>
        <w:div w:id="1329333706">
          <w:marLeft w:val="360"/>
          <w:marRight w:val="0"/>
          <w:marTop w:val="200"/>
          <w:marBottom w:val="0"/>
          <w:divBdr>
            <w:top w:val="none" w:sz="0" w:space="0" w:color="auto"/>
            <w:left w:val="none" w:sz="0" w:space="0" w:color="auto"/>
            <w:bottom w:val="none" w:sz="0" w:space="0" w:color="auto"/>
            <w:right w:val="none" w:sz="0" w:space="0" w:color="auto"/>
          </w:divBdr>
        </w:div>
      </w:divsChild>
    </w:div>
    <w:div w:id="1295600571">
      <w:bodyDiv w:val="1"/>
      <w:marLeft w:val="0"/>
      <w:marRight w:val="0"/>
      <w:marTop w:val="0"/>
      <w:marBottom w:val="0"/>
      <w:divBdr>
        <w:top w:val="none" w:sz="0" w:space="0" w:color="auto"/>
        <w:left w:val="none" w:sz="0" w:space="0" w:color="auto"/>
        <w:bottom w:val="none" w:sz="0" w:space="0" w:color="auto"/>
        <w:right w:val="none" w:sz="0" w:space="0" w:color="auto"/>
      </w:divBdr>
    </w:div>
    <w:div w:id="1296373108">
      <w:bodyDiv w:val="1"/>
      <w:marLeft w:val="0"/>
      <w:marRight w:val="0"/>
      <w:marTop w:val="0"/>
      <w:marBottom w:val="0"/>
      <w:divBdr>
        <w:top w:val="none" w:sz="0" w:space="0" w:color="auto"/>
        <w:left w:val="none" w:sz="0" w:space="0" w:color="auto"/>
        <w:bottom w:val="none" w:sz="0" w:space="0" w:color="auto"/>
        <w:right w:val="none" w:sz="0" w:space="0" w:color="auto"/>
      </w:divBdr>
    </w:div>
    <w:div w:id="1298801652">
      <w:bodyDiv w:val="1"/>
      <w:marLeft w:val="0"/>
      <w:marRight w:val="0"/>
      <w:marTop w:val="0"/>
      <w:marBottom w:val="0"/>
      <w:divBdr>
        <w:top w:val="none" w:sz="0" w:space="0" w:color="auto"/>
        <w:left w:val="none" w:sz="0" w:space="0" w:color="auto"/>
        <w:bottom w:val="none" w:sz="0" w:space="0" w:color="auto"/>
        <w:right w:val="none" w:sz="0" w:space="0" w:color="auto"/>
      </w:divBdr>
    </w:div>
    <w:div w:id="1298948875">
      <w:bodyDiv w:val="1"/>
      <w:marLeft w:val="0"/>
      <w:marRight w:val="0"/>
      <w:marTop w:val="0"/>
      <w:marBottom w:val="0"/>
      <w:divBdr>
        <w:top w:val="none" w:sz="0" w:space="0" w:color="auto"/>
        <w:left w:val="none" w:sz="0" w:space="0" w:color="auto"/>
        <w:bottom w:val="none" w:sz="0" w:space="0" w:color="auto"/>
        <w:right w:val="none" w:sz="0" w:space="0" w:color="auto"/>
      </w:divBdr>
    </w:div>
    <w:div w:id="1299455725">
      <w:bodyDiv w:val="1"/>
      <w:marLeft w:val="0"/>
      <w:marRight w:val="0"/>
      <w:marTop w:val="0"/>
      <w:marBottom w:val="0"/>
      <w:divBdr>
        <w:top w:val="none" w:sz="0" w:space="0" w:color="auto"/>
        <w:left w:val="none" w:sz="0" w:space="0" w:color="auto"/>
        <w:bottom w:val="none" w:sz="0" w:space="0" w:color="auto"/>
        <w:right w:val="none" w:sz="0" w:space="0" w:color="auto"/>
      </w:divBdr>
      <w:divsChild>
        <w:div w:id="118882836">
          <w:marLeft w:val="1166"/>
          <w:marRight w:val="0"/>
          <w:marTop w:val="96"/>
          <w:marBottom w:val="0"/>
          <w:divBdr>
            <w:top w:val="none" w:sz="0" w:space="0" w:color="auto"/>
            <w:left w:val="none" w:sz="0" w:space="0" w:color="auto"/>
            <w:bottom w:val="none" w:sz="0" w:space="0" w:color="auto"/>
            <w:right w:val="none" w:sz="0" w:space="0" w:color="auto"/>
          </w:divBdr>
        </w:div>
        <w:div w:id="222302258">
          <w:marLeft w:val="1800"/>
          <w:marRight w:val="0"/>
          <w:marTop w:val="82"/>
          <w:marBottom w:val="0"/>
          <w:divBdr>
            <w:top w:val="none" w:sz="0" w:space="0" w:color="auto"/>
            <w:left w:val="none" w:sz="0" w:space="0" w:color="auto"/>
            <w:bottom w:val="none" w:sz="0" w:space="0" w:color="auto"/>
            <w:right w:val="none" w:sz="0" w:space="0" w:color="auto"/>
          </w:divBdr>
        </w:div>
        <w:div w:id="364788775">
          <w:marLeft w:val="547"/>
          <w:marRight w:val="0"/>
          <w:marTop w:val="106"/>
          <w:marBottom w:val="0"/>
          <w:divBdr>
            <w:top w:val="none" w:sz="0" w:space="0" w:color="auto"/>
            <w:left w:val="none" w:sz="0" w:space="0" w:color="auto"/>
            <w:bottom w:val="none" w:sz="0" w:space="0" w:color="auto"/>
            <w:right w:val="none" w:sz="0" w:space="0" w:color="auto"/>
          </w:divBdr>
        </w:div>
        <w:div w:id="1119108396">
          <w:marLeft w:val="1166"/>
          <w:marRight w:val="0"/>
          <w:marTop w:val="96"/>
          <w:marBottom w:val="0"/>
          <w:divBdr>
            <w:top w:val="none" w:sz="0" w:space="0" w:color="auto"/>
            <w:left w:val="none" w:sz="0" w:space="0" w:color="auto"/>
            <w:bottom w:val="none" w:sz="0" w:space="0" w:color="auto"/>
            <w:right w:val="none" w:sz="0" w:space="0" w:color="auto"/>
          </w:divBdr>
        </w:div>
        <w:div w:id="1219366631">
          <w:marLeft w:val="1166"/>
          <w:marRight w:val="0"/>
          <w:marTop w:val="96"/>
          <w:marBottom w:val="0"/>
          <w:divBdr>
            <w:top w:val="none" w:sz="0" w:space="0" w:color="auto"/>
            <w:left w:val="none" w:sz="0" w:space="0" w:color="auto"/>
            <w:bottom w:val="none" w:sz="0" w:space="0" w:color="auto"/>
            <w:right w:val="none" w:sz="0" w:space="0" w:color="auto"/>
          </w:divBdr>
        </w:div>
        <w:div w:id="1406075552">
          <w:marLeft w:val="547"/>
          <w:marRight w:val="0"/>
          <w:marTop w:val="106"/>
          <w:marBottom w:val="0"/>
          <w:divBdr>
            <w:top w:val="none" w:sz="0" w:space="0" w:color="auto"/>
            <w:left w:val="none" w:sz="0" w:space="0" w:color="auto"/>
            <w:bottom w:val="none" w:sz="0" w:space="0" w:color="auto"/>
            <w:right w:val="none" w:sz="0" w:space="0" w:color="auto"/>
          </w:divBdr>
        </w:div>
        <w:div w:id="2139300612">
          <w:marLeft w:val="1166"/>
          <w:marRight w:val="0"/>
          <w:marTop w:val="96"/>
          <w:marBottom w:val="0"/>
          <w:divBdr>
            <w:top w:val="none" w:sz="0" w:space="0" w:color="auto"/>
            <w:left w:val="none" w:sz="0" w:space="0" w:color="auto"/>
            <w:bottom w:val="none" w:sz="0" w:space="0" w:color="auto"/>
            <w:right w:val="none" w:sz="0" w:space="0" w:color="auto"/>
          </w:divBdr>
        </w:div>
      </w:divsChild>
    </w:div>
    <w:div w:id="1299988797">
      <w:bodyDiv w:val="1"/>
      <w:marLeft w:val="0"/>
      <w:marRight w:val="0"/>
      <w:marTop w:val="0"/>
      <w:marBottom w:val="0"/>
      <w:divBdr>
        <w:top w:val="none" w:sz="0" w:space="0" w:color="auto"/>
        <w:left w:val="none" w:sz="0" w:space="0" w:color="auto"/>
        <w:bottom w:val="none" w:sz="0" w:space="0" w:color="auto"/>
        <w:right w:val="none" w:sz="0" w:space="0" w:color="auto"/>
      </w:divBdr>
    </w:div>
    <w:div w:id="1300064035">
      <w:bodyDiv w:val="1"/>
      <w:marLeft w:val="0"/>
      <w:marRight w:val="0"/>
      <w:marTop w:val="0"/>
      <w:marBottom w:val="0"/>
      <w:divBdr>
        <w:top w:val="none" w:sz="0" w:space="0" w:color="auto"/>
        <w:left w:val="none" w:sz="0" w:space="0" w:color="auto"/>
        <w:bottom w:val="none" w:sz="0" w:space="0" w:color="auto"/>
        <w:right w:val="none" w:sz="0" w:space="0" w:color="auto"/>
      </w:divBdr>
    </w:div>
    <w:div w:id="1300380831">
      <w:bodyDiv w:val="1"/>
      <w:marLeft w:val="0"/>
      <w:marRight w:val="0"/>
      <w:marTop w:val="0"/>
      <w:marBottom w:val="0"/>
      <w:divBdr>
        <w:top w:val="none" w:sz="0" w:space="0" w:color="auto"/>
        <w:left w:val="none" w:sz="0" w:space="0" w:color="auto"/>
        <w:bottom w:val="none" w:sz="0" w:space="0" w:color="auto"/>
        <w:right w:val="none" w:sz="0" w:space="0" w:color="auto"/>
      </w:divBdr>
      <w:divsChild>
        <w:div w:id="2632802">
          <w:marLeft w:val="547"/>
          <w:marRight w:val="0"/>
          <w:marTop w:val="134"/>
          <w:marBottom w:val="0"/>
          <w:divBdr>
            <w:top w:val="none" w:sz="0" w:space="0" w:color="auto"/>
            <w:left w:val="none" w:sz="0" w:space="0" w:color="auto"/>
            <w:bottom w:val="none" w:sz="0" w:space="0" w:color="auto"/>
            <w:right w:val="none" w:sz="0" w:space="0" w:color="auto"/>
          </w:divBdr>
        </w:div>
        <w:div w:id="110132922">
          <w:marLeft w:val="1166"/>
          <w:marRight w:val="0"/>
          <w:marTop w:val="96"/>
          <w:marBottom w:val="0"/>
          <w:divBdr>
            <w:top w:val="none" w:sz="0" w:space="0" w:color="auto"/>
            <w:left w:val="none" w:sz="0" w:space="0" w:color="auto"/>
            <w:bottom w:val="none" w:sz="0" w:space="0" w:color="auto"/>
            <w:right w:val="none" w:sz="0" w:space="0" w:color="auto"/>
          </w:divBdr>
        </w:div>
        <w:div w:id="1210149867">
          <w:marLeft w:val="1166"/>
          <w:marRight w:val="0"/>
          <w:marTop w:val="96"/>
          <w:marBottom w:val="0"/>
          <w:divBdr>
            <w:top w:val="none" w:sz="0" w:space="0" w:color="auto"/>
            <w:left w:val="none" w:sz="0" w:space="0" w:color="auto"/>
            <w:bottom w:val="none" w:sz="0" w:space="0" w:color="auto"/>
            <w:right w:val="none" w:sz="0" w:space="0" w:color="auto"/>
          </w:divBdr>
        </w:div>
        <w:div w:id="1739746612">
          <w:marLeft w:val="1166"/>
          <w:marRight w:val="0"/>
          <w:marTop w:val="96"/>
          <w:marBottom w:val="0"/>
          <w:divBdr>
            <w:top w:val="none" w:sz="0" w:space="0" w:color="auto"/>
            <w:left w:val="none" w:sz="0" w:space="0" w:color="auto"/>
            <w:bottom w:val="none" w:sz="0" w:space="0" w:color="auto"/>
            <w:right w:val="none" w:sz="0" w:space="0" w:color="auto"/>
          </w:divBdr>
        </w:div>
      </w:divsChild>
    </w:div>
    <w:div w:id="1301115568">
      <w:bodyDiv w:val="1"/>
      <w:marLeft w:val="0"/>
      <w:marRight w:val="0"/>
      <w:marTop w:val="0"/>
      <w:marBottom w:val="0"/>
      <w:divBdr>
        <w:top w:val="none" w:sz="0" w:space="0" w:color="auto"/>
        <w:left w:val="none" w:sz="0" w:space="0" w:color="auto"/>
        <w:bottom w:val="none" w:sz="0" w:space="0" w:color="auto"/>
        <w:right w:val="none" w:sz="0" w:space="0" w:color="auto"/>
      </w:divBdr>
      <w:divsChild>
        <w:div w:id="212231204">
          <w:marLeft w:val="1166"/>
          <w:marRight w:val="0"/>
          <w:marTop w:val="134"/>
          <w:marBottom w:val="0"/>
          <w:divBdr>
            <w:top w:val="none" w:sz="0" w:space="0" w:color="auto"/>
            <w:left w:val="none" w:sz="0" w:space="0" w:color="auto"/>
            <w:bottom w:val="none" w:sz="0" w:space="0" w:color="auto"/>
            <w:right w:val="none" w:sz="0" w:space="0" w:color="auto"/>
          </w:divBdr>
        </w:div>
        <w:div w:id="578515534">
          <w:marLeft w:val="1166"/>
          <w:marRight w:val="0"/>
          <w:marTop w:val="134"/>
          <w:marBottom w:val="0"/>
          <w:divBdr>
            <w:top w:val="none" w:sz="0" w:space="0" w:color="auto"/>
            <w:left w:val="none" w:sz="0" w:space="0" w:color="auto"/>
            <w:bottom w:val="none" w:sz="0" w:space="0" w:color="auto"/>
            <w:right w:val="none" w:sz="0" w:space="0" w:color="auto"/>
          </w:divBdr>
        </w:div>
        <w:div w:id="1797065783">
          <w:marLeft w:val="547"/>
          <w:marRight w:val="0"/>
          <w:marTop w:val="154"/>
          <w:marBottom w:val="0"/>
          <w:divBdr>
            <w:top w:val="none" w:sz="0" w:space="0" w:color="auto"/>
            <w:left w:val="none" w:sz="0" w:space="0" w:color="auto"/>
            <w:bottom w:val="none" w:sz="0" w:space="0" w:color="auto"/>
            <w:right w:val="none" w:sz="0" w:space="0" w:color="auto"/>
          </w:divBdr>
        </w:div>
        <w:div w:id="2082172820">
          <w:marLeft w:val="1800"/>
          <w:marRight w:val="0"/>
          <w:marTop w:val="115"/>
          <w:marBottom w:val="0"/>
          <w:divBdr>
            <w:top w:val="none" w:sz="0" w:space="0" w:color="auto"/>
            <w:left w:val="none" w:sz="0" w:space="0" w:color="auto"/>
            <w:bottom w:val="none" w:sz="0" w:space="0" w:color="auto"/>
            <w:right w:val="none" w:sz="0" w:space="0" w:color="auto"/>
          </w:divBdr>
        </w:div>
      </w:divsChild>
    </w:div>
    <w:div w:id="1301155916">
      <w:bodyDiv w:val="1"/>
      <w:marLeft w:val="0"/>
      <w:marRight w:val="0"/>
      <w:marTop w:val="0"/>
      <w:marBottom w:val="0"/>
      <w:divBdr>
        <w:top w:val="none" w:sz="0" w:space="0" w:color="auto"/>
        <w:left w:val="none" w:sz="0" w:space="0" w:color="auto"/>
        <w:bottom w:val="none" w:sz="0" w:space="0" w:color="auto"/>
        <w:right w:val="none" w:sz="0" w:space="0" w:color="auto"/>
      </w:divBdr>
    </w:div>
    <w:div w:id="1301376912">
      <w:bodyDiv w:val="1"/>
      <w:marLeft w:val="0"/>
      <w:marRight w:val="0"/>
      <w:marTop w:val="0"/>
      <w:marBottom w:val="0"/>
      <w:divBdr>
        <w:top w:val="none" w:sz="0" w:space="0" w:color="auto"/>
        <w:left w:val="none" w:sz="0" w:space="0" w:color="auto"/>
        <w:bottom w:val="none" w:sz="0" w:space="0" w:color="auto"/>
        <w:right w:val="none" w:sz="0" w:space="0" w:color="auto"/>
      </w:divBdr>
      <w:divsChild>
        <w:div w:id="24212123">
          <w:marLeft w:val="1800"/>
          <w:marRight w:val="0"/>
          <w:marTop w:val="82"/>
          <w:marBottom w:val="0"/>
          <w:divBdr>
            <w:top w:val="none" w:sz="0" w:space="0" w:color="auto"/>
            <w:left w:val="none" w:sz="0" w:space="0" w:color="auto"/>
            <w:bottom w:val="none" w:sz="0" w:space="0" w:color="auto"/>
            <w:right w:val="none" w:sz="0" w:space="0" w:color="auto"/>
          </w:divBdr>
        </w:div>
        <w:div w:id="452601846">
          <w:marLeft w:val="1800"/>
          <w:marRight w:val="0"/>
          <w:marTop w:val="82"/>
          <w:marBottom w:val="0"/>
          <w:divBdr>
            <w:top w:val="none" w:sz="0" w:space="0" w:color="auto"/>
            <w:left w:val="none" w:sz="0" w:space="0" w:color="auto"/>
            <w:bottom w:val="none" w:sz="0" w:space="0" w:color="auto"/>
            <w:right w:val="none" w:sz="0" w:space="0" w:color="auto"/>
          </w:divBdr>
        </w:div>
        <w:div w:id="542180802">
          <w:marLeft w:val="1166"/>
          <w:marRight w:val="0"/>
          <w:marTop w:val="96"/>
          <w:marBottom w:val="0"/>
          <w:divBdr>
            <w:top w:val="none" w:sz="0" w:space="0" w:color="auto"/>
            <w:left w:val="none" w:sz="0" w:space="0" w:color="auto"/>
            <w:bottom w:val="none" w:sz="0" w:space="0" w:color="auto"/>
            <w:right w:val="none" w:sz="0" w:space="0" w:color="auto"/>
          </w:divBdr>
        </w:div>
        <w:div w:id="638417612">
          <w:marLeft w:val="1166"/>
          <w:marRight w:val="0"/>
          <w:marTop w:val="96"/>
          <w:marBottom w:val="0"/>
          <w:divBdr>
            <w:top w:val="none" w:sz="0" w:space="0" w:color="auto"/>
            <w:left w:val="none" w:sz="0" w:space="0" w:color="auto"/>
            <w:bottom w:val="none" w:sz="0" w:space="0" w:color="auto"/>
            <w:right w:val="none" w:sz="0" w:space="0" w:color="auto"/>
          </w:divBdr>
        </w:div>
        <w:div w:id="1139612107">
          <w:marLeft w:val="1800"/>
          <w:marRight w:val="0"/>
          <w:marTop w:val="82"/>
          <w:marBottom w:val="0"/>
          <w:divBdr>
            <w:top w:val="none" w:sz="0" w:space="0" w:color="auto"/>
            <w:left w:val="none" w:sz="0" w:space="0" w:color="auto"/>
            <w:bottom w:val="none" w:sz="0" w:space="0" w:color="auto"/>
            <w:right w:val="none" w:sz="0" w:space="0" w:color="auto"/>
          </w:divBdr>
        </w:div>
        <w:div w:id="1147940961">
          <w:marLeft w:val="1166"/>
          <w:marRight w:val="0"/>
          <w:marTop w:val="96"/>
          <w:marBottom w:val="0"/>
          <w:divBdr>
            <w:top w:val="none" w:sz="0" w:space="0" w:color="auto"/>
            <w:left w:val="none" w:sz="0" w:space="0" w:color="auto"/>
            <w:bottom w:val="none" w:sz="0" w:space="0" w:color="auto"/>
            <w:right w:val="none" w:sz="0" w:space="0" w:color="auto"/>
          </w:divBdr>
        </w:div>
        <w:div w:id="1155488993">
          <w:marLeft w:val="547"/>
          <w:marRight w:val="0"/>
          <w:marTop w:val="106"/>
          <w:marBottom w:val="0"/>
          <w:divBdr>
            <w:top w:val="none" w:sz="0" w:space="0" w:color="auto"/>
            <w:left w:val="none" w:sz="0" w:space="0" w:color="auto"/>
            <w:bottom w:val="none" w:sz="0" w:space="0" w:color="auto"/>
            <w:right w:val="none" w:sz="0" w:space="0" w:color="auto"/>
          </w:divBdr>
        </w:div>
        <w:div w:id="1564632782">
          <w:marLeft w:val="1166"/>
          <w:marRight w:val="0"/>
          <w:marTop w:val="96"/>
          <w:marBottom w:val="0"/>
          <w:divBdr>
            <w:top w:val="none" w:sz="0" w:space="0" w:color="auto"/>
            <w:left w:val="none" w:sz="0" w:space="0" w:color="auto"/>
            <w:bottom w:val="none" w:sz="0" w:space="0" w:color="auto"/>
            <w:right w:val="none" w:sz="0" w:space="0" w:color="auto"/>
          </w:divBdr>
        </w:div>
        <w:div w:id="1760326772">
          <w:marLeft w:val="547"/>
          <w:marRight w:val="0"/>
          <w:marTop w:val="106"/>
          <w:marBottom w:val="0"/>
          <w:divBdr>
            <w:top w:val="none" w:sz="0" w:space="0" w:color="auto"/>
            <w:left w:val="none" w:sz="0" w:space="0" w:color="auto"/>
            <w:bottom w:val="none" w:sz="0" w:space="0" w:color="auto"/>
            <w:right w:val="none" w:sz="0" w:space="0" w:color="auto"/>
          </w:divBdr>
        </w:div>
        <w:div w:id="1801802680">
          <w:marLeft w:val="1166"/>
          <w:marRight w:val="0"/>
          <w:marTop w:val="96"/>
          <w:marBottom w:val="0"/>
          <w:divBdr>
            <w:top w:val="none" w:sz="0" w:space="0" w:color="auto"/>
            <w:left w:val="none" w:sz="0" w:space="0" w:color="auto"/>
            <w:bottom w:val="none" w:sz="0" w:space="0" w:color="auto"/>
            <w:right w:val="none" w:sz="0" w:space="0" w:color="auto"/>
          </w:divBdr>
        </w:div>
        <w:div w:id="1965885399">
          <w:marLeft w:val="1800"/>
          <w:marRight w:val="0"/>
          <w:marTop w:val="82"/>
          <w:marBottom w:val="0"/>
          <w:divBdr>
            <w:top w:val="none" w:sz="0" w:space="0" w:color="auto"/>
            <w:left w:val="none" w:sz="0" w:space="0" w:color="auto"/>
            <w:bottom w:val="none" w:sz="0" w:space="0" w:color="auto"/>
            <w:right w:val="none" w:sz="0" w:space="0" w:color="auto"/>
          </w:divBdr>
        </w:div>
      </w:divsChild>
    </w:div>
    <w:div w:id="1301499778">
      <w:bodyDiv w:val="1"/>
      <w:marLeft w:val="0"/>
      <w:marRight w:val="0"/>
      <w:marTop w:val="0"/>
      <w:marBottom w:val="0"/>
      <w:divBdr>
        <w:top w:val="none" w:sz="0" w:space="0" w:color="auto"/>
        <w:left w:val="none" w:sz="0" w:space="0" w:color="auto"/>
        <w:bottom w:val="none" w:sz="0" w:space="0" w:color="auto"/>
        <w:right w:val="none" w:sz="0" w:space="0" w:color="auto"/>
      </w:divBdr>
    </w:div>
    <w:div w:id="1302033122">
      <w:bodyDiv w:val="1"/>
      <w:marLeft w:val="0"/>
      <w:marRight w:val="0"/>
      <w:marTop w:val="0"/>
      <w:marBottom w:val="0"/>
      <w:divBdr>
        <w:top w:val="none" w:sz="0" w:space="0" w:color="auto"/>
        <w:left w:val="none" w:sz="0" w:space="0" w:color="auto"/>
        <w:bottom w:val="none" w:sz="0" w:space="0" w:color="auto"/>
        <w:right w:val="none" w:sz="0" w:space="0" w:color="auto"/>
      </w:divBdr>
      <w:divsChild>
        <w:div w:id="1787967757">
          <w:marLeft w:val="0"/>
          <w:marRight w:val="0"/>
          <w:marTop w:val="0"/>
          <w:marBottom w:val="0"/>
          <w:divBdr>
            <w:top w:val="none" w:sz="0" w:space="0" w:color="auto"/>
            <w:left w:val="none" w:sz="0" w:space="0" w:color="auto"/>
            <w:bottom w:val="none" w:sz="0" w:space="0" w:color="auto"/>
            <w:right w:val="none" w:sz="0" w:space="0" w:color="auto"/>
          </w:divBdr>
          <w:divsChild>
            <w:div w:id="144858705">
              <w:marLeft w:val="0"/>
              <w:marRight w:val="0"/>
              <w:marTop w:val="0"/>
              <w:marBottom w:val="0"/>
              <w:divBdr>
                <w:top w:val="none" w:sz="0" w:space="0" w:color="auto"/>
                <w:left w:val="none" w:sz="0" w:space="0" w:color="auto"/>
                <w:bottom w:val="none" w:sz="0" w:space="0" w:color="auto"/>
                <w:right w:val="none" w:sz="0" w:space="0" w:color="auto"/>
              </w:divBdr>
            </w:div>
            <w:div w:id="401685665">
              <w:marLeft w:val="0"/>
              <w:marRight w:val="0"/>
              <w:marTop w:val="0"/>
              <w:marBottom w:val="0"/>
              <w:divBdr>
                <w:top w:val="none" w:sz="0" w:space="0" w:color="auto"/>
                <w:left w:val="none" w:sz="0" w:space="0" w:color="auto"/>
                <w:bottom w:val="none" w:sz="0" w:space="0" w:color="auto"/>
                <w:right w:val="none" w:sz="0" w:space="0" w:color="auto"/>
              </w:divBdr>
            </w:div>
            <w:div w:id="602998468">
              <w:marLeft w:val="0"/>
              <w:marRight w:val="0"/>
              <w:marTop w:val="0"/>
              <w:marBottom w:val="0"/>
              <w:divBdr>
                <w:top w:val="none" w:sz="0" w:space="0" w:color="auto"/>
                <w:left w:val="none" w:sz="0" w:space="0" w:color="auto"/>
                <w:bottom w:val="none" w:sz="0" w:space="0" w:color="auto"/>
                <w:right w:val="none" w:sz="0" w:space="0" w:color="auto"/>
              </w:divBdr>
            </w:div>
            <w:div w:id="717708643">
              <w:marLeft w:val="0"/>
              <w:marRight w:val="0"/>
              <w:marTop w:val="0"/>
              <w:marBottom w:val="0"/>
              <w:divBdr>
                <w:top w:val="none" w:sz="0" w:space="0" w:color="auto"/>
                <w:left w:val="none" w:sz="0" w:space="0" w:color="auto"/>
                <w:bottom w:val="none" w:sz="0" w:space="0" w:color="auto"/>
                <w:right w:val="none" w:sz="0" w:space="0" w:color="auto"/>
              </w:divBdr>
            </w:div>
            <w:div w:id="836074943">
              <w:marLeft w:val="0"/>
              <w:marRight w:val="0"/>
              <w:marTop w:val="0"/>
              <w:marBottom w:val="0"/>
              <w:divBdr>
                <w:top w:val="none" w:sz="0" w:space="0" w:color="auto"/>
                <w:left w:val="none" w:sz="0" w:space="0" w:color="auto"/>
                <w:bottom w:val="none" w:sz="0" w:space="0" w:color="auto"/>
                <w:right w:val="none" w:sz="0" w:space="0" w:color="auto"/>
              </w:divBdr>
            </w:div>
            <w:div w:id="1952515454">
              <w:marLeft w:val="0"/>
              <w:marRight w:val="0"/>
              <w:marTop w:val="0"/>
              <w:marBottom w:val="0"/>
              <w:divBdr>
                <w:top w:val="none" w:sz="0" w:space="0" w:color="auto"/>
                <w:left w:val="none" w:sz="0" w:space="0" w:color="auto"/>
                <w:bottom w:val="none" w:sz="0" w:space="0" w:color="auto"/>
                <w:right w:val="none" w:sz="0" w:space="0" w:color="auto"/>
              </w:divBdr>
            </w:div>
            <w:div w:id="196726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542735">
      <w:bodyDiv w:val="1"/>
      <w:marLeft w:val="0"/>
      <w:marRight w:val="0"/>
      <w:marTop w:val="0"/>
      <w:marBottom w:val="0"/>
      <w:divBdr>
        <w:top w:val="none" w:sz="0" w:space="0" w:color="auto"/>
        <w:left w:val="none" w:sz="0" w:space="0" w:color="auto"/>
        <w:bottom w:val="none" w:sz="0" w:space="0" w:color="auto"/>
        <w:right w:val="none" w:sz="0" w:space="0" w:color="auto"/>
      </w:divBdr>
    </w:div>
    <w:div w:id="1302543461">
      <w:bodyDiv w:val="1"/>
      <w:marLeft w:val="0"/>
      <w:marRight w:val="0"/>
      <w:marTop w:val="0"/>
      <w:marBottom w:val="0"/>
      <w:divBdr>
        <w:top w:val="none" w:sz="0" w:space="0" w:color="auto"/>
        <w:left w:val="none" w:sz="0" w:space="0" w:color="auto"/>
        <w:bottom w:val="none" w:sz="0" w:space="0" w:color="auto"/>
        <w:right w:val="none" w:sz="0" w:space="0" w:color="auto"/>
      </w:divBdr>
    </w:div>
    <w:div w:id="1302615491">
      <w:bodyDiv w:val="1"/>
      <w:marLeft w:val="0"/>
      <w:marRight w:val="0"/>
      <w:marTop w:val="0"/>
      <w:marBottom w:val="0"/>
      <w:divBdr>
        <w:top w:val="none" w:sz="0" w:space="0" w:color="auto"/>
        <w:left w:val="none" w:sz="0" w:space="0" w:color="auto"/>
        <w:bottom w:val="none" w:sz="0" w:space="0" w:color="auto"/>
        <w:right w:val="none" w:sz="0" w:space="0" w:color="auto"/>
      </w:divBdr>
    </w:div>
    <w:div w:id="1302810185">
      <w:bodyDiv w:val="1"/>
      <w:marLeft w:val="0"/>
      <w:marRight w:val="0"/>
      <w:marTop w:val="0"/>
      <w:marBottom w:val="0"/>
      <w:divBdr>
        <w:top w:val="none" w:sz="0" w:space="0" w:color="auto"/>
        <w:left w:val="none" w:sz="0" w:space="0" w:color="auto"/>
        <w:bottom w:val="none" w:sz="0" w:space="0" w:color="auto"/>
        <w:right w:val="none" w:sz="0" w:space="0" w:color="auto"/>
      </w:divBdr>
    </w:div>
    <w:div w:id="1303804571">
      <w:bodyDiv w:val="1"/>
      <w:marLeft w:val="0"/>
      <w:marRight w:val="0"/>
      <w:marTop w:val="0"/>
      <w:marBottom w:val="0"/>
      <w:divBdr>
        <w:top w:val="none" w:sz="0" w:space="0" w:color="auto"/>
        <w:left w:val="none" w:sz="0" w:space="0" w:color="auto"/>
        <w:bottom w:val="none" w:sz="0" w:space="0" w:color="auto"/>
        <w:right w:val="none" w:sz="0" w:space="0" w:color="auto"/>
      </w:divBdr>
      <w:divsChild>
        <w:div w:id="223834195">
          <w:marLeft w:val="1166"/>
          <w:marRight w:val="0"/>
          <w:marTop w:val="96"/>
          <w:marBottom w:val="0"/>
          <w:divBdr>
            <w:top w:val="none" w:sz="0" w:space="0" w:color="auto"/>
            <w:left w:val="none" w:sz="0" w:space="0" w:color="auto"/>
            <w:bottom w:val="none" w:sz="0" w:space="0" w:color="auto"/>
            <w:right w:val="none" w:sz="0" w:space="0" w:color="auto"/>
          </w:divBdr>
        </w:div>
        <w:div w:id="1019815249">
          <w:marLeft w:val="1166"/>
          <w:marRight w:val="0"/>
          <w:marTop w:val="96"/>
          <w:marBottom w:val="0"/>
          <w:divBdr>
            <w:top w:val="none" w:sz="0" w:space="0" w:color="auto"/>
            <w:left w:val="none" w:sz="0" w:space="0" w:color="auto"/>
            <w:bottom w:val="none" w:sz="0" w:space="0" w:color="auto"/>
            <w:right w:val="none" w:sz="0" w:space="0" w:color="auto"/>
          </w:divBdr>
        </w:div>
        <w:div w:id="1067385474">
          <w:marLeft w:val="1166"/>
          <w:marRight w:val="0"/>
          <w:marTop w:val="96"/>
          <w:marBottom w:val="0"/>
          <w:divBdr>
            <w:top w:val="none" w:sz="0" w:space="0" w:color="auto"/>
            <w:left w:val="none" w:sz="0" w:space="0" w:color="auto"/>
            <w:bottom w:val="none" w:sz="0" w:space="0" w:color="auto"/>
            <w:right w:val="none" w:sz="0" w:space="0" w:color="auto"/>
          </w:divBdr>
        </w:div>
        <w:div w:id="1227228661">
          <w:marLeft w:val="1166"/>
          <w:marRight w:val="0"/>
          <w:marTop w:val="96"/>
          <w:marBottom w:val="0"/>
          <w:divBdr>
            <w:top w:val="none" w:sz="0" w:space="0" w:color="auto"/>
            <w:left w:val="none" w:sz="0" w:space="0" w:color="auto"/>
            <w:bottom w:val="none" w:sz="0" w:space="0" w:color="auto"/>
            <w:right w:val="none" w:sz="0" w:space="0" w:color="auto"/>
          </w:divBdr>
        </w:div>
        <w:div w:id="1597640916">
          <w:marLeft w:val="547"/>
          <w:marRight w:val="0"/>
          <w:marTop w:val="115"/>
          <w:marBottom w:val="0"/>
          <w:divBdr>
            <w:top w:val="none" w:sz="0" w:space="0" w:color="auto"/>
            <w:left w:val="none" w:sz="0" w:space="0" w:color="auto"/>
            <w:bottom w:val="none" w:sz="0" w:space="0" w:color="auto"/>
            <w:right w:val="none" w:sz="0" w:space="0" w:color="auto"/>
          </w:divBdr>
        </w:div>
        <w:div w:id="1897282155">
          <w:marLeft w:val="1166"/>
          <w:marRight w:val="0"/>
          <w:marTop w:val="96"/>
          <w:marBottom w:val="0"/>
          <w:divBdr>
            <w:top w:val="none" w:sz="0" w:space="0" w:color="auto"/>
            <w:left w:val="none" w:sz="0" w:space="0" w:color="auto"/>
            <w:bottom w:val="none" w:sz="0" w:space="0" w:color="auto"/>
            <w:right w:val="none" w:sz="0" w:space="0" w:color="auto"/>
          </w:divBdr>
        </w:div>
      </w:divsChild>
    </w:div>
    <w:div w:id="1304894876">
      <w:bodyDiv w:val="1"/>
      <w:marLeft w:val="0"/>
      <w:marRight w:val="0"/>
      <w:marTop w:val="0"/>
      <w:marBottom w:val="0"/>
      <w:divBdr>
        <w:top w:val="none" w:sz="0" w:space="0" w:color="auto"/>
        <w:left w:val="none" w:sz="0" w:space="0" w:color="auto"/>
        <w:bottom w:val="none" w:sz="0" w:space="0" w:color="auto"/>
        <w:right w:val="none" w:sz="0" w:space="0" w:color="auto"/>
      </w:divBdr>
      <w:divsChild>
        <w:div w:id="136193117">
          <w:marLeft w:val="1800"/>
          <w:marRight w:val="0"/>
          <w:marTop w:val="82"/>
          <w:marBottom w:val="0"/>
          <w:divBdr>
            <w:top w:val="none" w:sz="0" w:space="0" w:color="auto"/>
            <w:left w:val="none" w:sz="0" w:space="0" w:color="auto"/>
            <w:bottom w:val="none" w:sz="0" w:space="0" w:color="auto"/>
            <w:right w:val="none" w:sz="0" w:space="0" w:color="auto"/>
          </w:divBdr>
        </w:div>
        <w:div w:id="355693762">
          <w:marLeft w:val="1166"/>
          <w:marRight w:val="0"/>
          <w:marTop w:val="96"/>
          <w:marBottom w:val="0"/>
          <w:divBdr>
            <w:top w:val="none" w:sz="0" w:space="0" w:color="auto"/>
            <w:left w:val="none" w:sz="0" w:space="0" w:color="auto"/>
            <w:bottom w:val="none" w:sz="0" w:space="0" w:color="auto"/>
            <w:right w:val="none" w:sz="0" w:space="0" w:color="auto"/>
          </w:divBdr>
        </w:div>
        <w:div w:id="364252735">
          <w:marLeft w:val="1800"/>
          <w:marRight w:val="0"/>
          <w:marTop w:val="82"/>
          <w:marBottom w:val="0"/>
          <w:divBdr>
            <w:top w:val="none" w:sz="0" w:space="0" w:color="auto"/>
            <w:left w:val="none" w:sz="0" w:space="0" w:color="auto"/>
            <w:bottom w:val="none" w:sz="0" w:space="0" w:color="auto"/>
            <w:right w:val="none" w:sz="0" w:space="0" w:color="auto"/>
          </w:divBdr>
        </w:div>
        <w:div w:id="525876417">
          <w:marLeft w:val="547"/>
          <w:marRight w:val="0"/>
          <w:marTop w:val="106"/>
          <w:marBottom w:val="0"/>
          <w:divBdr>
            <w:top w:val="none" w:sz="0" w:space="0" w:color="auto"/>
            <w:left w:val="none" w:sz="0" w:space="0" w:color="auto"/>
            <w:bottom w:val="none" w:sz="0" w:space="0" w:color="auto"/>
            <w:right w:val="none" w:sz="0" w:space="0" w:color="auto"/>
          </w:divBdr>
        </w:div>
        <w:div w:id="611086584">
          <w:marLeft w:val="1166"/>
          <w:marRight w:val="0"/>
          <w:marTop w:val="96"/>
          <w:marBottom w:val="0"/>
          <w:divBdr>
            <w:top w:val="none" w:sz="0" w:space="0" w:color="auto"/>
            <w:left w:val="none" w:sz="0" w:space="0" w:color="auto"/>
            <w:bottom w:val="none" w:sz="0" w:space="0" w:color="auto"/>
            <w:right w:val="none" w:sz="0" w:space="0" w:color="auto"/>
          </w:divBdr>
        </w:div>
        <w:div w:id="1676347736">
          <w:marLeft w:val="1800"/>
          <w:marRight w:val="0"/>
          <w:marTop w:val="82"/>
          <w:marBottom w:val="0"/>
          <w:divBdr>
            <w:top w:val="none" w:sz="0" w:space="0" w:color="auto"/>
            <w:left w:val="none" w:sz="0" w:space="0" w:color="auto"/>
            <w:bottom w:val="none" w:sz="0" w:space="0" w:color="auto"/>
            <w:right w:val="none" w:sz="0" w:space="0" w:color="auto"/>
          </w:divBdr>
        </w:div>
        <w:div w:id="1995331569">
          <w:marLeft w:val="547"/>
          <w:marRight w:val="0"/>
          <w:marTop w:val="106"/>
          <w:marBottom w:val="0"/>
          <w:divBdr>
            <w:top w:val="none" w:sz="0" w:space="0" w:color="auto"/>
            <w:left w:val="none" w:sz="0" w:space="0" w:color="auto"/>
            <w:bottom w:val="none" w:sz="0" w:space="0" w:color="auto"/>
            <w:right w:val="none" w:sz="0" w:space="0" w:color="auto"/>
          </w:divBdr>
        </w:div>
      </w:divsChild>
    </w:div>
    <w:div w:id="1305428916">
      <w:bodyDiv w:val="1"/>
      <w:marLeft w:val="0"/>
      <w:marRight w:val="0"/>
      <w:marTop w:val="0"/>
      <w:marBottom w:val="0"/>
      <w:divBdr>
        <w:top w:val="none" w:sz="0" w:space="0" w:color="auto"/>
        <w:left w:val="none" w:sz="0" w:space="0" w:color="auto"/>
        <w:bottom w:val="none" w:sz="0" w:space="0" w:color="auto"/>
        <w:right w:val="none" w:sz="0" w:space="0" w:color="auto"/>
      </w:divBdr>
    </w:div>
    <w:div w:id="1305432463">
      <w:bodyDiv w:val="1"/>
      <w:marLeft w:val="0"/>
      <w:marRight w:val="0"/>
      <w:marTop w:val="0"/>
      <w:marBottom w:val="0"/>
      <w:divBdr>
        <w:top w:val="none" w:sz="0" w:space="0" w:color="auto"/>
        <w:left w:val="none" w:sz="0" w:space="0" w:color="auto"/>
        <w:bottom w:val="none" w:sz="0" w:space="0" w:color="auto"/>
        <w:right w:val="none" w:sz="0" w:space="0" w:color="auto"/>
      </w:divBdr>
    </w:div>
    <w:div w:id="1305506759">
      <w:bodyDiv w:val="1"/>
      <w:marLeft w:val="0"/>
      <w:marRight w:val="0"/>
      <w:marTop w:val="0"/>
      <w:marBottom w:val="0"/>
      <w:divBdr>
        <w:top w:val="none" w:sz="0" w:space="0" w:color="auto"/>
        <w:left w:val="none" w:sz="0" w:space="0" w:color="auto"/>
        <w:bottom w:val="none" w:sz="0" w:space="0" w:color="auto"/>
        <w:right w:val="none" w:sz="0" w:space="0" w:color="auto"/>
      </w:divBdr>
    </w:div>
    <w:div w:id="1306281414">
      <w:bodyDiv w:val="1"/>
      <w:marLeft w:val="0"/>
      <w:marRight w:val="0"/>
      <w:marTop w:val="0"/>
      <w:marBottom w:val="0"/>
      <w:divBdr>
        <w:top w:val="none" w:sz="0" w:space="0" w:color="auto"/>
        <w:left w:val="none" w:sz="0" w:space="0" w:color="auto"/>
        <w:bottom w:val="none" w:sz="0" w:space="0" w:color="auto"/>
        <w:right w:val="none" w:sz="0" w:space="0" w:color="auto"/>
      </w:divBdr>
    </w:div>
    <w:div w:id="1306742779">
      <w:bodyDiv w:val="1"/>
      <w:marLeft w:val="0"/>
      <w:marRight w:val="0"/>
      <w:marTop w:val="0"/>
      <w:marBottom w:val="0"/>
      <w:divBdr>
        <w:top w:val="none" w:sz="0" w:space="0" w:color="auto"/>
        <w:left w:val="none" w:sz="0" w:space="0" w:color="auto"/>
        <w:bottom w:val="none" w:sz="0" w:space="0" w:color="auto"/>
        <w:right w:val="none" w:sz="0" w:space="0" w:color="auto"/>
      </w:divBdr>
    </w:div>
    <w:div w:id="1308051973">
      <w:bodyDiv w:val="1"/>
      <w:marLeft w:val="0"/>
      <w:marRight w:val="0"/>
      <w:marTop w:val="0"/>
      <w:marBottom w:val="0"/>
      <w:divBdr>
        <w:top w:val="none" w:sz="0" w:space="0" w:color="auto"/>
        <w:left w:val="none" w:sz="0" w:space="0" w:color="auto"/>
        <w:bottom w:val="none" w:sz="0" w:space="0" w:color="auto"/>
        <w:right w:val="none" w:sz="0" w:space="0" w:color="auto"/>
      </w:divBdr>
    </w:div>
    <w:div w:id="1309358050">
      <w:bodyDiv w:val="1"/>
      <w:marLeft w:val="0"/>
      <w:marRight w:val="0"/>
      <w:marTop w:val="0"/>
      <w:marBottom w:val="0"/>
      <w:divBdr>
        <w:top w:val="none" w:sz="0" w:space="0" w:color="auto"/>
        <w:left w:val="none" w:sz="0" w:space="0" w:color="auto"/>
        <w:bottom w:val="none" w:sz="0" w:space="0" w:color="auto"/>
        <w:right w:val="none" w:sz="0" w:space="0" w:color="auto"/>
      </w:divBdr>
    </w:div>
    <w:div w:id="1310597004">
      <w:bodyDiv w:val="1"/>
      <w:marLeft w:val="0"/>
      <w:marRight w:val="0"/>
      <w:marTop w:val="0"/>
      <w:marBottom w:val="0"/>
      <w:divBdr>
        <w:top w:val="none" w:sz="0" w:space="0" w:color="auto"/>
        <w:left w:val="none" w:sz="0" w:space="0" w:color="auto"/>
        <w:bottom w:val="none" w:sz="0" w:space="0" w:color="auto"/>
        <w:right w:val="none" w:sz="0" w:space="0" w:color="auto"/>
      </w:divBdr>
    </w:div>
    <w:div w:id="1310673043">
      <w:bodyDiv w:val="1"/>
      <w:marLeft w:val="0"/>
      <w:marRight w:val="0"/>
      <w:marTop w:val="0"/>
      <w:marBottom w:val="0"/>
      <w:divBdr>
        <w:top w:val="none" w:sz="0" w:space="0" w:color="auto"/>
        <w:left w:val="none" w:sz="0" w:space="0" w:color="auto"/>
        <w:bottom w:val="none" w:sz="0" w:space="0" w:color="auto"/>
        <w:right w:val="none" w:sz="0" w:space="0" w:color="auto"/>
      </w:divBdr>
    </w:div>
    <w:div w:id="1310817559">
      <w:bodyDiv w:val="1"/>
      <w:marLeft w:val="0"/>
      <w:marRight w:val="0"/>
      <w:marTop w:val="0"/>
      <w:marBottom w:val="0"/>
      <w:divBdr>
        <w:top w:val="none" w:sz="0" w:space="0" w:color="auto"/>
        <w:left w:val="none" w:sz="0" w:space="0" w:color="auto"/>
        <w:bottom w:val="none" w:sz="0" w:space="0" w:color="auto"/>
        <w:right w:val="none" w:sz="0" w:space="0" w:color="auto"/>
      </w:divBdr>
    </w:div>
    <w:div w:id="1310864120">
      <w:bodyDiv w:val="1"/>
      <w:marLeft w:val="0"/>
      <w:marRight w:val="0"/>
      <w:marTop w:val="0"/>
      <w:marBottom w:val="0"/>
      <w:divBdr>
        <w:top w:val="none" w:sz="0" w:space="0" w:color="auto"/>
        <w:left w:val="none" w:sz="0" w:space="0" w:color="auto"/>
        <w:bottom w:val="none" w:sz="0" w:space="0" w:color="auto"/>
        <w:right w:val="none" w:sz="0" w:space="0" w:color="auto"/>
      </w:divBdr>
    </w:div>
    <w:div w:id="1310982630">
      <w:bodyDiv w:val="1"/>
      <w:marLeft w:val="0"/>
      <w:marRight w:val="0"/>
      <w:marTop w:val="0"/>
      <w:marBottom w:val="0"/>
      <w:divBdr>
        <w:top w:val="none" w:sz="0" w:space="0" w:color="auto"/>
        <w:left w:val="none" w:sz="0" w:space="0" w:color="auto"/>
        <w:bottom w:val="none" w:sz="0" w:space="0" w:color="auto"/>
        <w:right w:val="none" w:sz="0" w:space="0" w:color="auto"/>
      </w:divBdr>
    </w:div>
    <w:div w:id="1310985872">
      <w:bodyDiv w:val="1"/>
      <w:marLeft w:val="0"/>
      <w:marRight w:val="0"/>
      <w:marTop w:val="0"/>
      <w:marBottom w:val="0"/>
      <w:divBdr>
        <w:top w:val="none" w:sz="0" w:space="0" w:color="auto"/>
        <w:left w:val="none" w:sz="0" w:space="0" w:color="auto"/>
        <w:bottom w:val="none" w:sz="0" w:space="0" w:color="auto"/>
        <w:right w:val="none" w:sz="0" w:space="0" w:color="auto"/>
      </w:divBdr>
    </w:div>
    <w:div w:id="1311325121">
      <w:bodyDiv w:val="1"/>
      <w:marLeft w:val="0"/>
      <w:marRight w:val="0"/>
      <w:marTop w:val="0"/>
      <w:marBottom w:val="0"/>
      <w:divBdr>
        <w:top w:val="none" w:sz="0" w:space="0" w:color="auto"/>
        <w:left w:val="none" w:sz="0" w:space="0" w:color="auto"/>
        <w:bottom w:val="none" w:sz="0" w:space="0" w:color="auto"/>
        <w:right w:val="none" w:sz="0" w:space="0" w:color="auto"/>
      </w:divBdr>
    </w:div>
    <w:div w:id="1311591308">
      <w:bodyDiv w:val="1"/>
      <w:marLeft w:val="0"/>
      <w:marRight w:val="0"/>
      <w:marTop w:val="0"/>
      <w:marBottom w:val="0"/>
      <w:divBdr>
        <w:top w:val="none" w:sz="0" w:space="0" w:color="auto"/>
        <w:left w:val="none" w:sz="0" w:space="0" w:color="auto"/>
        <w:bottom w:val="none" w:sz="0" w:space="0" w:color="auto"/>
        <w:right w:val="none" w:sz="0" w:space="0" w:color="auto"/>
      </w:divBdr>
    </w:div>
    <w:div w:id="1311591954">
      <w:bodyDiv w:val="1"/>
      <w:marLeft w:val="0"/>
      <w:marRight w:val="0"/>
      <w:marTop w:val="0"/>
      <w:marBottom w:val="0"/>
      <w:divBdr>
        <w:top w:val="none" w:sz="0" w:space="0" w:color="auto"/>
        <w:left w:val="none" w:sz="0" w:space="0" w:color="auto"/>
        <w:bottom w:val="none" w:sz="0" w:space="0" w:color="auto"/>
        <w:right w:val="none" w:sz="0" w:space="0" w:color="auto"/>
      </w:divBdr>
    </w:div>
    <w:div w:id="1311711071">
      <w:bodyDiv w:val="1"/>
      <w:marLeft w:val="0"/>
      <w:marRight w:val="0"/>
      <w:marTop w:val="0"/>
      <w:marBottom w:val="0"/>
      <w:divBdr>
        <w:top w:val="none" w:sz="0" w:space="0" w:color="auto"/>
        <w:left w:val="none" w:sz="0" w:space="0" w:color="auto"/>
        <w:bottom w:val="none" w:sz="0" w:space="0" w:color="auto"/>
        <w:right w:val="none" w:sz="0" w:space="0" w:color="auto"/>
      </w:divBdr>
      <w:divsChild>
        <w:div w:id="54202055">
          <w:marLeft w:val="1440"/>
          <w:marRight w:val="0"/>
          <w:marTop w:val="0"/>
          <w:marBottom w:val="0"/>
          <w:divBdr>
            <w:top w:val="none" w:sz="0" w:space="0" w:color="auto"/>
            <w:left w:val="none" w:sz="0" w:space="0" w:color="auto"/>
            <w:bottom w:val="none" w:sz="0" w:space="0" w:color="auto"/>
            <w:right w:val="none" w:sz="0" w:space="0" w:color="auto"/>
          </w:divBdr>
        </w:div>
        <w:div w:id="446629567">
          <w:marLeft w:val="2160"/>
          <w:marRight w:val="0"/>
          <w:marTop w:val="0"/>
          <w:marBottom w:val="0"/>
          <w:divBdr>
            <w:top w:val="none" w:sz="0" w:space="0" w:color="auto"/>
            <w:left w:val="none" w:sz="0" w:space="0" w:color="auto"/>
            <w:bottom w:val="none" w:sz="0" w:space="0" w:color="auto"/>
            <w:right w:val="none" w:sz="0" w:space="0" w:color="auto"/>
          </w:divBdr>
        </w:div>
        <w:div w:id="467824212">
          <w:marLeft w:val="2160"/>
          <w:marRight w:val="0"/>
          <w:marTop w:val="0"/>
          <w:marBottom w:val="0"/>
          <w:divBdr>
            <w:top w:val="none" w:sz="0" w:space="0" w:color="auto"/>
            <w:left w:val="none" w:sz="0" w:space="0" w:color="auto"/>
            <w:bottom w:val="none" w:sz="0" w:space="0" w:color="auto"/>
            <w:right w:val="none" w:sz="0" w:space="0" w:color="auto"/>
          </w:divBdr>
        </w:div>
        <w:div w:id="589316101">
          <w:marLeft w:val="2160"/>
          <w:marRight w:val="0"/>
          <w:marTop w:val="0"/>
          <w:marBottom w:val="0"/>
          <w:divBdr>
            <w:top w:val="none" w:sz="0" w:space="0" w:color="auto"/>
            <w:left w:val="none" w:sz="0" w:space="0" w:color="auto"/>
            <w:bottom w:val="none" w:sz="0" w:space="0" w:color="auto"/>
            <w:right w:val="none" w:sz="0" w:space="0" w:color="auto"/>
          </w:divBdr>
        </w:div>
        <w:div w:id="937250293">
          <w:marLeft w:val="2160"/>
          <w:marRight w:val="0"/>
          <w:marTop w:val="0"/>
          <w:marBottom w:val="0"/>
          <w:divBdr>
            <w:top w:val="none" w:sz="0" w:space="0" w:color="auto"/>
            <w:left w:val="none" w:sz="0" w:space="0" w:color="auto"/>
            <w:bottom w:val="none" w:sz="0" w:space="0" w:color="auto"/>
            <w:right w:val="none" w:sz="0" w:space="0" w:color="auto"/>
          </w:divBdr>
        </w:div>
        <w:div w:id="1145581359">
          <w:marLeft w:val="1440"/>
          <w:marRight w:val="0"/>
          <w:marTop w:val="0"/>
          <w:marBottom w:val="0"/>
          <w:divBdr>
            <w:top w:val="none" w:sz="0" w:space="0" w:color="auto"/>
            <w:left w:val="none" w:sz="0" w:space="0" w:color="auto"/>
            <w:bottom w:val="none" w:sz="0" w:space="0" w:color="auto"/>
            <w:right w:val="none" w:sz="0" w:space="0" w:color="auto"/>
          </w:divBdr>
        </w:div>
        <w:div w:id="1398747716">
          <w:marLeft w:val="720"/>
          <w:marRight w:val="0"/>
          <w:marTop w:val="0"/>
          <w:marBottom w:val="0"/>
          <w:divBdr>
            <w:top w:val="none" w:sz="0" w:space="0" w:color="auto"/>
            <w:left w:val="none" w:sz="0" w:space="0" w:color="auto"/>
            <w:bottom w:val="none" w:sz="0" w:space="0" w:color="auto"/>
            <w:right w:val="none" w:sz="0" w:space="0" w:color="auto"/>
          </w:divBdr>
        </w:div>
        <w:div w:id="1488206640">
          <w:marLeft w:val="2160"/>
          <w:marRight w:val="0"/>
          <w:marTop w:val="0"/>
          <w:marBottom w:val="0"/>
          <w:divBdr>
            <w:top w:val="none" w:sz="0" w:space="0" w:color="auto"/>
            <w:left w:val="none" w:sz="0" w:space="0" w:color="auto"/>
            <w:bottom w:val="none" w:sz="0" w:space="0" w:color="auto"/>
            <w:right w:val="none" w:sz="0" w:space="0" w:color="auto"/>
          </w:divBdr>
        </w:div>
        <w:div w:id="1689596822">
          <w:marLeft w:val="720"/>
          <w:marRight w:val="0"/>
          <w:marTop w:val="0"/>
          <w:marBottom w:val="0"/>
          <w:divBdr>
            <w:top w:val="none" w:sz="0" w:space="0" w:color="auto"/>
            <w:left w:val="none" w:sz="0" w:space="0" w:color="auto"/>
            <w:bottom w:val="none" w:sz="0" w:space="0" w:color="auto"/>
            <w:right w:val="none" w:sz="0" w:space="0" w:color="auto"/>
          </w:divBdr>
        </w:div>
        <w:div w:id="1727099600">
          <w:marLeft w:val="2160"/>
          <w:marRight w:val="0"/>
          <w:marTop w:val="0"/>
          <w:marBottom w:val="0"/>
          <w:divBdr>
            <w:top w:val="none" w:sz="0" w:space="0" w:color="auto"/>
            <w:left w:val="none" w:sz="0" w:space="0" w:color="auto"/>
            <w:bottom w:val="none" w:sz="0" w:space="0" w:color="auto"/>
            <w:right w:val="none" w:sz="0" w:space="0" w:color="auto"/>
          </w:divBdr>
        </w:div>
        <w:div w:id="1727221920">
          <w:marLeft w:val="1440"/>
          <w:marRight w:val="0"/>
          <w:marTop w:val="0"/>
          <w:marBottom w:val="0"/>
          <w:divBdr>
            <w:top w:val="none" w:sz="0" w:space="0" w:color="auto"/>
            <w:left w:val="none" w:sz="0" w:space="0" w:color="auto"/>
            <w:bottom w:val="none" w:sz="0" w:space="0" w:color="auto"/>
            <w:right w:val="none" w:sz="0" w:space="0" w:color="auto"/>
          </w:divBdr>
        </w:div>
        <w:div w:id="1788697223">
          <w:marLeft w:val="1440"/>
          <w:marRight w:val="0"/>
          <w:marTop w:val="0"/>
          <w:marBottom w:val="0"/>
          <w:divBdr>
            <w:top w:val="none" w:sz="0" w:space="0" w:color="auto"/>
            <w:left w:val="none" w:sz="0" w:space="0" w:color="auto"/>
            <w:bottom w:val="none" w:sz="0" w:space="0" w:color="auto"/>
            <w:right w:val="none" w:sz="0" w:space="0" w:color="auto"/>
          </w:divBdr>
        </w:div>
        <w:div w:id="1801724675">
          <w:marLeft w:val="720"/>
          <w:marRight w:val="0"/>
          <w:marTop w:val="0"/>
          <w:marBottom w:val="0"/>
          <w:divBdr>
            <w:top w:val="none" w:sz="0" w:space="0" w:color="auto"/>
            <w:left w:val="none" w:sz="0" w:space="0" w:color="auto"/>
            <w:bottom w:val="none" w:sz="0" w:space="0" w:color="auto"/>
            <w:right w:val="none" w:sz="0" w:space="0" w:color="auto"/>
          </w:divBdr>
        </w:div>
      </w:divsChild>
    </w:div>
    <w:div w:id="1311712618">
      <w:bodyDiv w:val="1"/>
      <w:marLeft w:val="0"/>
      <w:marRight w:val="0"/>
      <w:marTop w:val="0"/>
      <w:marBottom w:val="0"/>
      <w:divBdr>
        <w:top w:val="none" w:sz="0" w:space="0" w:color="auto"/>
        <w:left w:val="none" w:sz="0" w:space="0" w:color="auto"/>
        <w:bottom w:val="none" w:sz="0" w:space="0" w:color="auto"/>
        <w:right w:val="none" w:sz="0" w:space="0" w:color="auto"/>
      </w:divBdr>
    </w:div>
    <w:div w:id="1312097781">
      <w:bodyDiv w:val="1"/>
      <w:marLeft w:val="0"/>
      <w:marRight w:val="0"/>
      <w:marTop w:val="0"/>
      <w:marBottom w:val="0"/>
      <w:divBdr>
        <w:top w:val="none" w:sz="0" w:space="0" w:color="auto"/>
        <w:left w:val="none" w:sz="0" w:space="0" w:color="auto"/>
        <w:bottom w:val="none" w:sz="0" w:space="0" w:color="auto"/>
        <w:right w:val="none" w:sz="0" w:space="0" w:color="auto"/>
      </w:divBdr>
    </w:div>
    <w:div w:id="1312448415">
      <w:bodyDiv w:val="1"/>
      <w:marLeft w:val="0"/>
      <w:marRight w:val="0"/>
      <w:marTop w:val="0"/>
      <w:marBottom w:val="0"/>
      <w:divBdr>
        <w:top w:val="none" w:sz="0" w:space="0" w:color="auto"/>
        <w:left w:val="none" w:sz="0" w:space="0" w:color="auto"/>
        <w:bottom w:val="none" w:sz="0" w:space="0" w:color="auto"/>
        <w:right w:val="none" w:sz="0" w:space="0" w:color="auto"/>
      </w:divBdr>
    </w:div>
    <w:div w:id="1312834360">
      <w:bodyDiv w:val="1"/>
      <w:marLeft w:val="0"/>
      <w:marRight w:val="0"/>
      <w:marTop w:val="0"/>
      <w:marBottom w:val="0"/>
      <w:divBdr>
        <w:top w:val="none" w:sz="0" w:space="0" w:color="auto"/>
        <w:left w:val="none" w:sz="0" w:space="0" w:color="auto"/>
        <w:bottom w:val="none" w:sz="0" w:space="0" w:color="auto"/>
        <w:right w:val="none" w:sz="0" w:space="0" w:color="auto"/>
      </w:divBdr>
    </w:div>
    <w:div w:id="1314800550">
      <w:bodyDiv w:val="1"/>
      <w:marLeft w:val="0"/>
      <w:marRight w:val="0"/>
      <w:marTop w:val="0"/>
      <w:marBottom w:val="0"/>
      <w:divBdr>
        <w:top w:val="none" w:sz="0" w:space="0" w:color="auto"/>
        <w:left w:val="none" w:sz="0" w:space="0" w:color="auto"/>
        <w:bottom w:val="none" w:sz="0" w:space="0" w:color="auto"/>
        <w:right w:val="none" w:sz="0" w:space="0" w:color="auto"/>
      </w:divBdr>
      <w:divsChild>
        <w:div w:id="1301418294">
          <w:marLeft w:val="0"/>
          <w:marRight w:val="0"/>
          <w:marTop w:val="0"/>
          <w:marBottom w:val="0"/>
          <w:divBdr>
            <w:top w:val="none" w:sz="0" w:space="0" w:color="auto"/>
            <w:left w:val="none" w:sz="0" w:space="0" w:color="auto"/>
            <w:bottom w:val="none" w:sz="0" w:space="0" w:color="auto"/>
            <w:right w:val="none" w:sz="0" w:space="0" w:color="auto"/>
          </w:divBdr>
          <w:divsChild>
            <w:div w:id="238757232">
              <w:marLeft w:val="0"/>
              <w:marRight w:val="0"/>
              <w:marTop w:val="0"/>
              <w:marBottom w:val="0"/>
              <w:divBdr>
                <w:top w:val="none" w:sz="0" w:space="0" w:color="auto"/>
                <w:left w:val="none" w:sz="0" w:space="0" w:color="auto"/>
                <w:bottom w:val="none" w:sz="0" w:space="0" w:color="auto"/>
                <w:right w:val="none" w:sz="0" w:space="0" w:color="auto"/>
              </w:divBdr>
            </w:div>
            <w:div w:id="946304478">
              <w:marLeft w:val="0"/>
              <w:marRight w:val="0"/>
              <w:marTop w:val="0"/>
              <w:marBottom w:val="0"/>
              <w:divBdr>
                <w:top w:val="none" w:sz="0" w:space="0" w:color="auto"/>
                <w:left w:val="none" w:sz="0" w:space="0" w:color="auto"/>
                <w:bottom w:val="none" w:sz="0" w:space="0" w:color="auto"/>
                <w:right w:val="none" w:sz="0" w:space="0" w:color="auto"/>
              </w:divBdr>
            </w:div>
            <w:div w:id="184065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947060">
      <w:bodyDiv w:val="1"/>
      <w:marLeft w:val="0"/>
      <w:marRight w:val="0"/>
      <w:marTop w:val="0"/>
      <w:marBottom w:val="0"/>
      <w:divBdr>
        <w:top w:val="none" w:sz="0" w:space="0" w:color="auto"/>
        <w:left w:val="none" w:sz="0" w:space="0" w:color="auto"/>
        <w:bottom w:val="none" w:sz="0" w:space="0" w:color="auto"/>
        <w:right w:val="none" w:sz="0" w:space="0" w:color="auto"/>
      </w:divBdr>
    </w:div>
    <w:div w:id="1316643150">
      <w:bodyDiv w:val="1"/>
      <w:marLeft w:val="0"/>
      <w:marRight w:val="0"/>
      <w:marTop w:val="0"/>
      <w:marBottom w:val="0"/>
      <w:divBdr>
        <w:top w:val="none" w:sz="0" w:space="0" w:color="auto"/>
        <w:left w:val="none" w:sz="0" w:space="0" w:color="auto"/>
        <w:bottom w:val="none" w:sz="0" w:space="0" w:color="auto"/>
        <w:right w:val="none" w:sz="0" w:space="0" w:color="auto"/>
      </w:divBdr>
    </w:div>
    <w:div w:id="1316647993">
      <w:bodyDiv w:val="1"/>
      <w:marLeft w:val="0"/>
      <w:marRight w:val="0"/>
      <w:marTop w:val="0"/>
      <w:marBottom w:val="0"/>
      <w:divBdr>
        <w:top w:val="none" w:sz="0" w:space="0" w:color="auto"/>
        <w:left w:val="none" w:sz="0" w:space="0" w:color="auto"/>
        <w:bottom w:val="none" w:sz="0" w:space="0" w:color="auto"/>
        <w:right w:val="none" w:sz="0" w:space="0" w:color="auto"/>
      </w:divBdr>
    </w:div>
    <w:div w:id="1316952213">
      <w:bodyDiv w:val="1"/>
      <w:marLeft w:val="0"/>
      <w:marRight w:val="0"/>
      <w:marTop w:val="0"/>
      <w:marBottom w:val="0"/>
      <w:divBdr>
        <w:top w:val="none" w:sz="0" w:space="0" w:color="auto"/>
        <w:left w:val="none" w:sz="0" w:space="0" w:color="auto"/>
        <w:bottom w:val="none" w:sz="0" w:space="0" w:color="auto"/>
        <w:right w:val="none" w:sz="0" w:space="0" w:color="auto"/>
      </w:divBdr>
      <w:divsChild>
        <w:div w:id="10420792">
          <w:marLeft w:val="1166"/>
          <w:marRight w:val="0"/>
          <w:marTop w:val="96"/>
          <w:marBottom w:val="0"/>
          <w:divBdr>
            <w:top w:val="none" w:sz="0" w:space="0" w:color="auto"/>
            <w:left w:val="none" w:sz="0" w:space="0" w:color="auto"/>
            <w:bottom w:val="none" w:sz="0" w:space="0" w:color="auto"/>
            <w:right w:val="none" w:sz="0" w:space="0" w:color="auto"/>
          </w:divBdr>
        </w:div>
        <w:div w:id="28265830">
          <w:marLeft w:val="1800"/>
          <w:marRight w:val="0"/>
          <w:marTop w:val="77"/>
          <w:marBottom w:val="0"/>
          <w:divBdr>
            <w:top w:val="none" w:sz="0" w:space="0" w:color="auto"/>
            <w:left w:val="none" w:sz="0" w:space="0" w:color="auto"/>
            <w:bottom w:val="none" w:sz="0" w:space="0" w:color="auto"/>
            <w:right w:val="none" w:sz="0" w:space="0" w:color="auto"/>
          </w:divBdr>
        </w:div>
        <w:div w:id="70660349">
          <w:marLeft w:val="1800"/>
          <w:marRight w:val="0"/>
          <w:marTop w:val="77"/>
          <w:marBottom w:val="0"/>
          <w:divBdr>
            <w:top w:val="none" w:sz="0" w:space="0" w:color="auto"/>
            <w:left w:val="none" w:sz="0" w:space="0" w:color="auto"/>
            <w:bottom w:val="none" w:sz="0" w:space="0" w:color="auto"/>
            <w:right w:val="none" w:sz="0" w:space="0" w:color="auto"/>
          </w:divBdr>
        </w:div>
        <w:div w:id="206570294">
          <w:marLeft w:val="1800"/>
          <w:marRight w:val="0"/>
          <w:marTop w:val="77"/>
          <w:marBottom w:val="0"/>
          <w:divBdr>
            <w:top w:val="none" w:sz="0" w:space="0" w:color="auto"/>
            <w:left w:val="none" w:sz="0" w:space="0" w:color="auto"/>
            <w:bottom w:val="none" w:sz="0" w:space="0" w:color="auto"/>
            <w:right w:val="none" w:sz="0" w:space="0" w:color="auto"/>
          </w:divBdr>
        </w:div>
        <w:div w:id="940066437">
          <w:marLeft w:val="1166"/>
          <w:marRight w:val="0"/>
          <w:marTop w:val="96"/>
          <w:marBottom w:val="0"/>
          <w:divBdr>
            <w:top w:val="none" w:sz="0" w:space="0" w:color="auto"/>
            <w:left w:val="none" w:sz="0" w:space="0" w:color="auto"/>
            <w:bottom w:val="none" w:sz="0" w:space="0" w:color="auto"/>
            <w:right w:val="none" w:sz="0" w:space="0" w:color="auto"/>
          </w:divBdr>
        </w:div>
        <w:div w:id="1516068044">
          <w:marLeft w:val="1800"/>
          <w:marRight w:val="0"/>
          <w:marTop w:val="77"/>
          <w:marBottom w:val="0"/>
          <w:divBdr>
            <w:top w:val="none" w:sz="0" w:space="0" w:color="auto"/>
            <w:left w:val="none" w:sz="0" w:space="0" w:color="auto"/>
            <w:bottom w:val="none" w:sz="0" w:space="0" w:color="auto"/>
            <w:right w:val="none" w:sz="0" w:space="0" w:color="auto"/>
          </w:divBdr>
        </w:div>
        <w:div w:id="1551725188">
          <w:marLeft w:val="547"/>
          <w:marRight w:val="0"/>
          <w:marTop w:val="115"/>
          <w:marBottom w:val="0"/>
          <w:divBdr>
            <w:top w:val="none" w:sz="0" w:space="0" w:color="auto"/>
            <w:left w:val="none" w:sz="0" w:space="0" w:color="auto"/>
            <w:bottom w:val="none" w:sz="0" w:space="0" w:color="auto"/>
            <w:right w:val="none" w:sz="0" w:space="0" w:color="auto"/>
          </w:divBdr>
        </w:div>
      </w:divsChild>
    </w:div>
    <w:div w:id="1318146416">
      <w:bodyDiv w:val="1"/>
      <w:marLeft w:val="0"/>
      <w:marRight w:val="0"/>
      <w:marTop w:val="0"/>
      <w:marBottom w:val="0"/>
      <w:divBdr>
        <w:top w:val="none" w:sz="0" w:space="0" w:color="auto"/>
        <w:left w:val="none" w:sz="0" w:space="0" w:color="auto"/>
        <w:bottom w:val="none" w:sz="0" w:space="0" w:color="auto"/>
        <w:right w:val="none" w:sz="0" w:space="0" w:color="auto"/>
      </w:divBdr>
    </w:div>
    <w:div w:id="1318610003">
      <w:bodyDiv w:val="1"/>
      <w:marLeft w:val="0"/>
      <w:marRight w:val="0"/>
      <w:marTop w:val="0"/>
      <w:marBottom w:val="0"/>
      <w:divBdr>
        <w:top w:val="none" w:sz="0" w:space="0" w:color="auto"/>
        <w:left w:val="none" w:sz="0" w:space="0" w:color="auto"/>
        <w:bottom w:val="none" w:sz="0" w:space="0" w:color="auto"/>
        <w:right w:val="none" w:sz="0" w:space="0" w:color="auto"/>
      </w:divBdr>
    </w:div>
    <w:div w:id="1318992644">
      <w:bodyDiv w:val="1"/>
      <w:marLeft w:val="0"/>
      <w:marRight w:val="0"/>
      <w:marTop w:val="0"/>
      <w:marBottom w:val="0"/>
      <w:divBdr>
        <w:top w:val="none" w:sz="0" w:space="0" w:color="auto"/>
        <w:left w:val="none" w:sz="0" w:space="0" w:color="auto"/>
        <w:bottom w:val="none" w:sz="0" w:space="0" w:color="auto"/>
        <w:right w:val="none" w:sz="0" w:space="0" w:color="auto"/>
      </w:divBdr>
    </w:div>
    <w:div w:id="1319768211">
      <w:bodyDiv w:val="1"/>
      <w:marLeft w:val="0"/>
      <w:marRight w:val="0"/>
      <w:marTop w:val="0"/>
      <w:marBottom w:val="0"/>
      <w:divBdr>
        <w:top w:val="none" w:sz="0" w:space="0" w:color="auto"/>
        <w:left w:val="none" w:sz="0" w:space="0" w:color="auto"/>
        <w:bottom w:val="none" w:sz="0" w:space="0" w:color="auto"/>
        <w:right w:val="none" w:sz="0" w:space="0" w:color="auto"/>
      </w:divBdr>
    </w:div>
    <w:div w:id="1320767259">
      <w:bodyDiv w:val="1"/>
      <w:marLeft w:val="0"/>
      <w:marRight w:val="0"/>
      <w:marTop w:val="0"/>
      <w:marBottom w:val="0"/>
      <w:divBdr>
        <w:top w:val="none" w:sz="0" w:space="0" w:color="auto"/>
        <w:left w:val="none" w:sz="0" w:space="0" w:color="auto"/>
        <w:bottom w:val="none" w:sz="0" w:space="0" w:color="auto"/>
        <w:right w:val="none" w:sz="0" w:space="0" w:color="auto"/>
      </w:divBdr>
    </w:div>
    <w:div w:id="1320841498">
      <w:bodyDiv w:val="1"/>
      <w:marLeft w:val="0"/>
      <w:marRight w:val="0"/>
      <w:marTop w:val="0"/>
      <w:marBottom w:val="0"/>
      <w:divBdr>
        <w:top w:val="none" w:sz="0" w:space="0" w:color="auto"/>
        <w:left w:val="none" w:sz="0" w:space="0" w:color="auto"/>
        <w:bottom w:val="none" w:sz="0" w:space="0" w:color="auto"/>
        <w:right w:val="none" w:sz="0" w:space="0" w:color="auto"/>
      </w:divBdr>
    </w:div>
    <w:div w:id="1320887601">
      <w:bodyDiv w:val="1"/>
      <w:marLeft w:val="0"/>
      <w:marRight w:val="0"/>
      <w:marTop w:val="0"/>
      <w:marBottom w:val="0"/>
      <w:divBdr>
        <w:top w:val="none" w:sz="0" w:space="0" w:color="auto"/>
        <w:left w:val="none" w:sz="0" w:space="0" w:color="auto"/>
        <w:bottom w:val="none" w:sz="0" w:space="0" w:color="auto"/>
        <w:right w:val="none" w:sz="0" w:space="0" w:color="auto"/>
      </w:divBdr>
    </w:div>
    <w:div w:id="1321469956">
      <w:bodyDiv w:val="1"/>
      <w:marLeft w:val="0"/>
      <w:marRight w:val="0"/>
      <w:marTop w:val="0"/>
      <w:marBottom w:val="0"/>
      <w:divBdr>
        <w:top w:val="none" w:sz="0" w:space="0" w:color="auto"/>
        <w:left w:val="none" w:sz="0" w:space="0" w:color="auto"/>
        <w:bottom w:val="none" w:sz="0" w:space="0" w:color="auto"/>
        <w:right w:val="none" w:sz="0" w:space="0" w:color="auto"/>
      </w:divBdr>
    </w:div>
    <w:div w:id="1321697154">
      <w:bodyDiv w:val="1"/>
      <w:marLeft w:val="0"/>
      <w:marRight w:val="0"/>
      <w:marTop w:val="0"/>
      <w:marBottom w:val="0"/>
      <w:divBdr>
        <w:top w:val="none" w:sz="0" w:space="0" w:color="auto"/>
        <w:left w:val="none" w:sz="0" w:space="0" w:color="auto"/>
        <w:bottom w:val="none" w:sz="0" w:space="0" w:color="auto"/>
        <w:right w:val="none" w:sz="0" w:space="0" w:color="auto"/>
      </w:divBdr>
    </w:div>
    <w:div w:id="1322272704">
      <w:bodyDiv w:val="1"/>
      <w:marLeft w:val="0"/>
      <w:marRight w:val="0"/>
      <w:marTop w:val="0"/>
      <w:marBottom w:val="0"/>
      <w:divBdr>
        <w:top w:val="none" w:sz="0" w:space="0" w:color="auto"/>
        <w:left w:val="none" w:sz="0" w:space="0" w:color="auto"/>
        <w:bottom w:val="none" w:sz="0" w:space="0" w:color="auto"/>
        <w:right w:val="none" w:sz="0" w:space="0" w:color="auto"/>
      </w:divBdr>
    </w:div>
    <w:div w:id="1322394958">
      <w:bodyDiv w:val="1"/>
      <w:marLeft w:val="0"/>
      <w:marRight w:val="0"/>
      <w:marTop w:val="0"/>
      <w:marBottom w:val="0"/>
      <w:divBdr>
        <w:top w:val="none" w:sz="0" w:space="0" w:color="auto"/>
        <w:left w:val="none" w:sz="0" w:space="0" w:color="auto"/>
        <w:bottom w:val="none" w:sz="0" w:space="0" w:color="auto"/>
        <w:right w:val="none" w:sz="0" w:space="0" w:color="auto"/>
      </w:divBdr>
    </w:div>
    <w:div w:id="1323586315">
      <w:bodyDiv w:val="1"/>
      <w:marLeft w:val="0"/>
      <w:marRight w:val="0"/>
      <w:marTop w:val="0"/>
      <w:marBottom w:val="0"/>
      <w:divBdr>
        <w:top w:val="none" w:sz="0" w:space="0" w:color="auto"/>
        <w:left w:val="none" w:sz="0" w:space="0" w:color="auto"/>
        <w:bottom w:val="none" w:sz="0" w:space="0" w:color="auto"/>
        <w:right w:val="none" w:sz="0" w:space="0" w:color="auto"/>
      </w:divBdr>
      <w:divsChild>
        <w:div w:id="436369208">
          <w:marLeft w:val="1800"/>
          <w:marRight w:val="0"/>
          <w:marTop w:val="86"/>
          <w:marBottom w:val="0"/>
          <w:divBdr>
            <w:top w:val="none" w:sz="0" w:space="0" w:color="auto"/>
            <w:left w:val="none" w:sz="0" w:space="0" w:color="auto"/>
            <w:bottom w:val="none" w:sz="0" w:space="0" w:color="auto"/>
            <w:right w:val="none" w:sz="0" w:space="0" w:color="auto"/>
          </w:divBdr>
        </w:div>
        <w:div w:id="515923996">
          <w:marLeft w:val="547"/>
          <w:marRight w:val="0"/>
          <w:marTop w:val="106"/>
          <w:marBottom w:val="0"/>
          <w:divBdr>
            <w:top w:val="none" w:sz="0" w:space="0" w:color="auto"/>
            <w:left w:val="none" w:sz="0" w:space="0" w:color="auto"/>
            <w:bottom w:val="none" w:sz="0" w:space="0" w:color="auto"/>
            <w:right w:val="none" w:sz="0" w:space="0" w:color="auto"/>
          </w:divBdr>
        </w:div>
        <w:div w:id="547183505">
          <w:marLeft w:val="1800"/>
          <w:marRight w:val="0"/>
          <w:marTop w:val="86"/>
          <w:marBottom w:val="0"/>
          <w:divBdr>
            <w:top w:val="none" w:sz="0" w:space="0" w:color="auto"/>
            <w:left w:val="none" w:sz="0" w:space="0" w:color="auto"/>
            <w:bottom w:val="none" w:sz="0" w:space="0" w:color="auto"/>
            <w:right w:val="none" w:sz="0" w:space="0" w:color="auto"/>
          </w:divBdr>
        </w:div>
        <w:div w:id="957905800">
          <w:marLeft w:val="1800"/>
          <w:marRight w:val="0"/>
          <w:marTop w:val="86"/>
          <w:marBottom w:val="0"/>
          <w:divBdr>
            <w:top w:val="none" w:sz="0" w:space="0" w:color="auto"/>
            <w:left w:val="none" w:sz="0" w:space="0" w:color="auto"/>
            <w:bottom w:val="none" w:sz="0" w:space="0" w:color="auto"/>
            <w:right w:val="none" w:sz="0" w:space="0" w:color="auto"/>
          </w:divBdr>
        </w:div>
        <w:div w:id="1356468373">
          <w:marLeft w:val="1166"/>
          <w:marRight w:val="0"/>
          <w:marTop w:val="96"/>
          <w:marBottom w:val="0"/>
          <w:divBdr>
            <w:top w:val="none" w:sz="0" w:space="0" w:color="auto"/>
            <w:left w:val="none" w:sz="0" w:space="0" w:color="auto"/>
            <w:bottom w:val="none" w:sz="0" w:space="0" w:color="auto"/>
            <w:right w:val="none" w:sz="0" w:space="0" w:color="auto"/>
          </w:divBdr>
        </w:div>
        <w:div w:id="1384794509">
          <w:marLeft w:val="1800"/>
          <w:marRight w:val="0"/>
          <w:marTop w:val="86"/>
          <w:marBottom w:val="0"/>
          <w:divBdr>
            <w:top w:val="none" w:sz="0" w:space="0" w:color="auto"/>
            <w:left w:val="none" w:sz="0" w:space="0" w:color="auto"/>
            <w:bottom w:val="none" w:sz="0" w:space="0" w:color="auto"/>
            <w:right w:val="none" w:sz="0" w:space="0" w:color="auto"/>
          </w:divBdr>
        </w:div>
        <w:div w:id="1418405373">
          <w:marLeft w:val="1166"/>
          <w:marRight w:val="0"/>
          <w:marTop w:val="96"/>
          <w:marBottom w:val="0"/>
          <w:divBdr>
            <w:top w:val="none" w:sz="0" w:space="0" w:color="auto"/>
            <w:left w:val="none" w:sz="0" w:space="0" w:color="auto"/>
            <w:bottom w:val="none" w:sz="0" w:space="0" w:color="auto"/>
            <w:right w:val="none" w:sz="0" w:space="0" w:color="auto"/>
          </w:divBdr>
        </w:div>
        <w:div w:id="1423574820">
          <w:marLeft w:val="1800"/>
          <w:marRight w:val="0"/>
          <w:marTop w:val="86"/>
          <w:marBottom w:val="0"/>
          <w:divBdr>
            <w:top w:val="none" w:sz="0" w:space="0" w:color="auto"/>
            <w:left w:val="none" w:sz="0" w:space="0" w:color="auto"/>
            <w:bottom w:val="none" w:sz="0" w:space="0" w:color="auto"/>
            <w:right w:val="none" w:sz="0" w:space="0" w:color="auto"/>
          </w:divBdr>
        </w:div>
        <w:div w:id="1631857500">
          <w:marLeft w:val="1800"/>
          <w:marRight w:val="0"/>
          <w:marTop w:val="86"/>
          <w:marBottom w:val="0"/>
          <w:divBdr>
            <w:top w:val="none" w:sz="0" w:space="0" w:color="auto"/>
            <w:left w:val="none" w:sz="0" w:space="0" w:color="auto"/>
            <w:bottom w:val="none" w:sz="0" w:space="0" w:color="auto"/>
            <w:right w:val="none" w:sz="0" w:space="0" w:color="auto"/>
          </w:divBdr>
        </w:div>
        <w:div w:id="2057466253">
          <w:marLeft w:val="1800"/>
          <w:marRight w:val="0"/>
          <w:marTop w:val="86"/>
          <w:marBottom w:val="0"/>
          <w:divBdr>
            <w:top w:val="none" w:sz="0" w:space="0" w:color="auto"/>
            <w:left w:val="none" w:sz="0" w:space="0" w:color="auto"/>
            <w:bottom w:val="none" w:sz="0" w:space="0" w:color="auto"/>
            <w:right w:val="none" w:sz="0" w:space="0" w:color="auto"/>
          </w:divBdr>
        </w:div>
      </w:divsChild>
    </w:div>
    <w:div w:id="1323968990">
      <w:bodyDiv w:val="1"/>
      <w:marLeft w:val="0"/>
      <w:marRight w:val="0"/>
      <w:marTop w:val="0"/>
      <w:marBottom w:val="0"/>
      <w:divBdr>
        <w:top w:val="none" w:sz="0" w:space="0" w:color="auto"/>
        <w:left w:val="none" w:sz="0" w:space="0" w:color="auto"/>
        <w:bottom w:val="none" w:sz="0" w:space="0" w:color="auto"/>
        <w:right w:val="none" w:sz="0" w:space="0" w:color="auto"/>
      </w:divBdr>
    </w:div>
    <w:div w:id="1324047111">
      <w:bodyDiv w:val="1"/>
      <w:marLeft w:val="0"/>
      <w:marRight w:val="0"/>
      <w:marTop w:val="0"/>
      <w:marBottom w:val="0"/>
      <w:divBdr>
        <w:top w:val="none" w:sz="0" w:space="0" w:color="auto"/>
        <w:left w:val="none" w:sz="0" w:space="0" w:color="auto"/>
        <w:bottom w:val="none" w:sz="0" w:space="0" w:color="auto"/>
        <w:right w:val="none" w:sz="0" w:space="0" w:color="auto"/>
      </w:divBdr>
    </w:div>
    <w:div w:id="1324235559">
      <w:bodyDiv w:val="1"/>
      <w:marLeft w:val="0"/>
      <w:marRight w:val="0"/>
      <w:marTop w:val="0"/>
      <w:marBottom w:val="0"/>
      <w:divBdr>
        <w:top w:val="none" w:sz="0" w:space="0" w:color="auto"/>
        <w:left w:val="none" w:sz="0" w:space="0" w:color="auto"/>
        <w:bottom w:val="none" w:sz="0" w:space="0" w:color="auto"/>
        <w:right w:val="none" w:sz="0" w:space="0" w:color="auto"/>
      </w:divBdr>
    </w:div>
    <w:div w:id="1324702789">
      <w:bodyDiv w:val="1"/>
      <w:marLeft w:val="0"/>
      <w:marRight w:val="0"/>
      <w:marTop w:val="0"/>
      <w:marBottom w:val="0"/>
      <w:divBdr>
        <w:top w:val="none" w:sz="0" w:space="0" w:color="auto"/>
        <w:left w:val="none" w:sz="0" w:space="0" w:color="auto"/>
        <w:bottom w:val="none" w:sz="0" w:space="0" w:color="auto"/>
        <w:right w:val="none" w:sz="0" w:space="0" w:color="auto"/>
      </w:divBdr>
    </w:div>
    <w:div w:id="1325158402">
      <w:bodyDiv w:val="1"/>
      <w:marLeft w:val="0"/>
      <w:marRight w:val="0"/>
      <w:marTop w:val="0"/>
      <w:marBottom w:val="0"/>
      <w:divBdr>
        <w:top w:val="none" w:sz="0" w:space="0" w:color="auto"/>
        <w:left w:val="none" w:sz="0" w:space="0" w:color="auto"/>
        <w:bottom w:val="none" w:sz="0" w:space="0" w:color="auto"/>
        <w:right w:val="none" w:sz="0" w:space="0" w:color="auto"/>
      </w:divBdr>
    </w:div>
    <w:div w:id="1325621362">
      <w:bodyDiv w:val="1"/>
      <w:marLeft w:val="0"/>
      <w:marRight w:val="0"/>
      <w:marTop w:val="0"/>
      <w:marBottom w:val="0"/>
      <w:divBdr>
        <w:top w:val="none" w:sz="0" w:space="0" w:color="auto"/>
        <w:left w:val="none" w:sz="0" w:space="0" w:color="auto"/>
        <w:bottom w:val="none" w:sz="0" w:space="0" w:color="auto"/>
        <w:right w:val="none" w:sz="0" w:space="0" w:color="auto"/>
      </w:divBdr>
      <w:divsChild>
        <w:div w:id="47270245">
          <w:marLeft w:val="547"/>
          <w:marRight w:val="0"/>
          <w:marTop w:val="115"/>
          <w:marBottom w:val="0"/>
          <w:divBdr>
            <w:top w:val="none" w:sz="0" w:space="0" w:color="auto"/>
            <w:left w:val="none" w:sz="0" w:space="0" w:color="auto"/>
            <w:bottom w:val="none" w:sz="0" w:space="0" w:color="auto"/>
            <w:right w:val="none" w:sz="0" w:space="0" w:color="auto"/>
          </w:divBdr>
        </w:div>
        <w:div w:id="62417888">
          <w:marLeft w:val="547"/>
          <w:marRight w:val="0"/>
          <w:marTop w:val="115"/>
          <w:marBottom w:val="0"/>
          <w:divBdr>
            <w:top w:val="none" w:sz="0" w:space="0" w:color="auto"/>
            <w:left w:val="none" w:sz="0" w:space="0" w:color="auto"/>
            <w:bottom w:val="none" w:sz="0" w:space="0" w:color="auto"/>
            <w:right w:val="none" w:sz="0" w:space="0" w:color="auto"/>
          </w:divBdr>
        </w:div>
        <w:div w:id="1411808869">
          <w:marLeft w:val="547"/>
          <w:marRight w:val="0"/>
          <w:marTop w:val="115"/>
          <w:marBottom w:val="0"/>
          <w:divBdr>
            <w:top w:val="none" w:sz="0" w:space="0" w:color="auto"/>
            <w:left w:val="none" w:sz="0" w:space="0" w:color="auto"/>
            <w:bottom w:val="none" w:sz="0" w:space="0" w:color="auto"/>
            <w:right w:val="none" w:sz="0" w:space="0" w:color="auto"/>
          </w:divBdr>
        </w:div>
        <w:div w:id="2086341373">
          <w:marLeft w:val="1166"/>
          <w:marRight w:val="0"/>
          <w:marTop w:val="96"/>
          <w:marBottom w:val="0"/>
          <w:divBdr>
            <w:top w:val="none" w:sz="0" w:space="0" w:color="auto"/>
            <w:left w:val="none" w:sz="0" w:space="0" w:color="auto"/>
            <w:bottom w:val="none" w:sz="0" w:space="0" w:color="auto"/>
            <w:right w:val="none" w:sz="0" w:space="0" w:color="auto"/>
          </w:divBdr>
        </w:div>
      </w:divsChild>
    </w:div>
    <w:div w:id="1326392983">
      <w:bodyDiv w:val="1"/>
      <w:marLeft w:val="0"/>
      <w:marRight w:val="0"/>
      <w:marTop w:val="0"/>
      <w:marBottom w:val="0"/>
      <w:divBdr>
        <w:top w:val="none" w:sz="0" w:space="0" w:color="auto"/>
        <w:left w:val="none" w:sz="0" w:space="0" w:color="auto"/>
        <w:bottom w:val="none" w:sz="0" w:space="0" w:color="auto"/>
        <w:right w:val="none" w:sz="0" w:space="0" w:color="auto"/>
      </w:divBdr>
    </w:div>
    <w:div w:id="1326470711">
      <w:bodyDiv w:val="1"/>
      <w:marLeft w:val="0"/>
      <w:marRight w:val="0"/>
      <w:marTop w:val="0"/>
      <w:marBottom w:val="0"/>
      <w:divBdr>
        <w:top w:val="none" w:sz="0" w:space="0" w:color="auto"/>
        <w:left w:val="none" w:sz="0" w:space="0" w:color="auto"/>
        <w:bottom w:val="none" w:sz="0" w:space="0" w:color="auto"/>
        <w:right w:val="none" w:sz="0" w:space="0" w:color="auto"/>
      </w:divBdr>
    </w:div>
    <w:div w:id="1326930982">
      <w:bodyDiv w:val="1"/>
      <w:marLeft w:val="0"/>
      <w:marRight w:val="0"/>
      <w:marTop w:val="0"/>
      <w:marBottom w:val="0"/>
      <w:divBdr>
        <w:top w:val="none" w:sz="0" w:space="0" w:color="auto"/>
        <w:left w:val="none" w:sz="0" w:space="0" w:color="auto"/>
        <w:bottom w:val="none" w:sz="0" w:space="0" w:color="auto"/>
        <w:right w:val="none" w:sz="0" w:space="0" w:color="auto"/>
      </w:divBdr>
    </w:div>
    <w:div w:id="1326934355">
      <w:bodyDiv w:val="1"/>
      <w:marLeft w:val="0"/>
      <w:marRight w:val="0"/>
      <w:marTop w:val="0"/>
      <w:marBottom w:val="0"/>
      <w:divBdr>
        <w:top w:val="none" w:sz="0" w:space="0" w:color="auto"/>
        <w:left w:val="none" w:sz="0" w:space="0" w:color="auto"/>
        <w:bottom w:val="none" w:sz="0" w:space="0" w:color="auto"/>
        <w:right w:val="none" w:sz="0" w:space="0" w:color="auto"/>
      </w:divBdr>
    </w:div>
    <w:div w:id="1327124246">
      <w:bodyDiv w:val="1"/>
      <w:marLeft w:val="0"/>
      <w:marRight w:val="0"/>
      <w:marTop w:val="0"/>
      <w:marBottom w:val="0"/>
      <w:divBdr>
        <w:top w:val="none" w:sz="0" w:space="0" w:color="auto"/>
        <w:left w:val="none" w:sz="0" w:space="0" w:color="auto"/>
        <w:bottom w:val="none" w:sz="0" w:space="0" w:color="auto"/>
        <w:right w:val="none" w:sz="0" w:space="0" w:color="auto"/>
      </w:divBdr>
    </w:div>
    <w:div w:id="1328243039">
      <w:bodyDiv w:val="1"/>
      <w:marLeft w:val="0"/>
      <w:marRight w:val="0"/>
      <w:marTop w:val="0"/>
      <w:marBottom w:val="0"/>
      <w:divBdr>
        <w:top w:val="none" w:sz="0" w:space="0" w:color="auto"/>
        <w:left w:val="none" w:sz="0" w:space="0" w:color="auto"/>
        <w:bottom w:val="none" w:sz="0" w:space="0" w:color="auto"/>
        <w:right w:val="none" w:sz="0" w:space="0" w:color="auto"/>
      </w:divBdr>
    </w:div>
    <w:div w:id="1328248969">
      <w:bodyDiv w:val="1"/>
      <w:marLeft w:val="0"/>
      <w:marRight w:val="0"/>
      <w:marTop w:val="0"/>
      <w:marBottom w:val="0"/>
      <w:divBdr>
        <w:top w:val="none" w:sz="0" w:space="0" w:color="auto"/>
        <w:left w:val="none" w:sz="0" w:space="0" w:color="auto"/>
        <w:bottom w:val="none" w:sz="0" w:space="0" w:color="auto"/>
        <w:right w:val="none" w:sz="0" w:space="0" w:color="auto"/>
      </w:divBdr>
      <w:divsChild>
        <w:div w:id="401565293">
          <w:marLeft w:val="1166"/>
          <w:marRight w:val="0"/>
          <w:marTop w:val="115"/>
          <w:marBottom w:val="0"/>
          <w:divBdr>
            <w:top w:val="none" w:sz="0" w:space="0" w:color="auto"/>
            <w:left w:val="none" w:sz="0" w:space="0" w:color="auto"/>
            <w:bottom w:val="none" w:sz="0" w:space="0" w:color="auto"/>
            <w:right w:val="none" w:sz="0" w:space="0" w:color="auto"/>
          </w:divBdr>
        </w:div>
        <w:div w:id="637226368">
          <w:marLeft w:val="547"/>
          <w:marRight w:val="0"/>
          <w:marTop w:val="134"/>
          <w:marBottom w:val="0"/>
          <w:divBdr>
            <w:top w:val="none" w:sz="0" w:space="0" w:color="auto"/>
            <w:left w:val="none" w:sz="0" w:space="0" w:color="auto"/>
            <w:bottom w:val="none" w:sz="0" w:space="0" w:color="auto"/>
            <w:right w:val="none" w:sz="0" w:space="0" w:color="auto"/>
          </w:divBdr>
        </w:div>
        <w:div w:id="679233142">
          <w:marLeft w:val="547"/>
          <w:marRight w:val="0"/>
          <w:marTop w:val="134"/>
          <w:marBottom w:val="0"/>
          <w:divBdr>
            <w:top w:val="none" w:sz="0" w:space="0" w:color="auto"/>
            <w:left w:val="none" w:sz="0" w:space="0" w:color="auto"/>
            <w:bottom w:val="none" w:sz="0" w:space="0" w:color="auto"/>
            <w:right w:val="none" w:sz="0" w:space="0" w:color="auto"/>
          </w:divBdr>
        </w:div>
        <w:div w:id="1631473818">
          <w:marLeft w:val="1166"/>
          <w:marRight w:val="0"/>
          <w:marTop w:val="115"/>
          <w:marBottom w:val="0"/>
          <w:divBdr>
            <w:top w:val="none" w:sz="0" w:space="0" w:color="auto"/>
            <w:left w:val="none" w:sz="0" w:space="0" w:color="auto"/>
            <w:bottom w:val="none" w:sz="0" w:space="0" w:color="auto"/>
            <w:right w:val="none" w:sz="0" w:space="0" w:color="auto"/>
          </w:divBdr>
        </w:div>
      </w:divsChild>
    </w:div>
    <w:div w:id="1328630863">
      <w:bodyDiv w:val="1"/>
      <w:marLeft w:val="0"/>
      <w:marRight w:val="0"/>
      <w:marTop w:val="0"/>
      <w:marBottom w:val="0"/>
      <w:divBdr>
        <w:top w:val="none" w:sz="0" w:space="0" w:color="auto"/>
        <w:left w:val="none" w:sz="0" w:space="0" w:color="auto"/>
        <w:bottom w:val="none" w:sz="0" w:space="0" w:color="auto"/>
        <w:right w:val="none" w:sz="0" w:space="0" w:color="auto"/>
      </w:divBdr>
    </w:div>
    <w:div w:id="1329674063">
      <w:bodyDiv w:val="1"/>
      <w:marLeft w:val="0"/>
      <w:marRight w:val="0"/>
      <w:marTop w:val="0"/>
      <w:marBottom w:val="0"/>
      <w:divBdr>
        <w:top w:val="none" w:sz="0" w:space="0" w:color="auto"/>
        <w:left w:val="none" w:sz="0" w:space="0" w:color="auto"/>
        <w:bottom w:val="none" w:sz="0" w:space="0" w:color="auto"/>
        <w:right w:val="none" w:sz="0" w:space="0" w:color="auto"/>
      </w:divBdr>
    </w:div>
    <w:div w:id="1330596990">
      <w:bodyDiv w:val="1"/>
      <w:marLeft w:val="0"/>
      <w:marRight w:val="0"/>
      <w:marTop w:val="0"/>
      <w:marBottom w:val="0"/>
      <w:divBdr>
        <w:top w:val="none" w:sz="0" w:space="0" w:color="auto"/>
        <w:left w:val="none" w:sz="0" w:space="0" w:color="auto"/>
        <w:bottom w:val="none" w:sz="0" w:space="0" w:color="auto"/>
        <w:right w:val="none" w:sz="0" w:space="0" w:color="auto"/>
      </w:divBdr>
    </w:div>
    <w:div w:id="1330643925">
      <w:bodyDiv w:val="1"/>
      <w:marLeft w:val="0"/>
      <w:marRight w:val="0"/>
      <w:marTop w:val="0"/>
      <w:marBottom w:val="0"/>
      <w:divBdr>
        <w:top w:val="none" w:sz="0" w:space="0" w:color="auto"/>
        <w:left w:val="none" w:sz="0" w:space="0" w:color="auto"/>
        <w:bottom w:val="none" w:sz="0" w:space="0" w:color="auto"/>
        <w:right w:val="none" w:sz="0" w:space="0" w:color="auto"/>
      </w:divBdr>
      <w:divsChild>
        <w:div w:id="455761387">
          <w:marLeft w:val="1800"/>
          <w:marRight w:val="0"/>
          <w:marTop w:val="86"/>
          <w:marBottom w:val="0"/>
          <w:divBdr>
            <w:top w:val="none" w:sz="0" w:space="0" w:color="auto"/>
            <w:left w:val="none" w:sz="0" w:space="0" w:color="auto"/>
            <w:bottom w:val="none" w:sz="0" w:space="0" w:color="auto"/>
            <w:right w:val="none" w:sz="0" w:space="0" w:color="auto"/>
          </w:divBdr>
        </w:div>
        <w:div w:id="523058286">
          <w:marLeft w:val="1800"/>
          <w:marRight w:val="0"/>
          <w:marTop w:val="86"/>
          <w:marBottom w:val="0"/>
          <w:divBdr>
            <w:top w:val="none" w:sz="0" w:space="0" w:color="auto"/>
            <w:left w:val="none" w:sz="0" w:space="0" w:color="auto"/>
            <w:bottom w:val="none" w:sz="0" w:space="0" w:color="auto"/>
            <w:right w:val="none" w:sz="0" w:space="0" w:color="auto"/>
          </w:divBdr>
        </w:div>
        <w:div w:id="564219735">
          <w:marLeft w:val="1166"/>
          <w:marRight w:val="0"/>
          <w:marTop w:val="115"/>
          <w:marBottom w:val="0"/>
          <w:divBdr>
            <w:top w:val="none" w:sz="0" w:space="0" w:color="auto"/>
            <w:left w:val="none" w:sz="0" w:space="0" w:color="auto"/>
            <w:bottom w:val="none" w:sz="0" w:space="0" w:color="auto"/>
            <w:right w:val="none" w:sz="0" w:space="0" w:color="auto"/>
          </w:divBdr>
        </w:div>
        <w:div w:id="1649818409">
          <w:marLeft w:val="547"/>
          <w:marRight w:val="0"/>
          <w:marTop w:val="134"/>
          <w:marBottom w:val="0"/>
          <w:divBdr>
            <w:top w:val="none" w:sz="0" w:space="0" w:color="auto"/>
            <w:left w:val="none" w:sz="0" w:space="0" w:color="auto"/>
            <w:bottom w:val="none" w:sz="0" w:space="0" w:color="auto"/>
            <w:right w:val="none" w:sz="0" w:space="0" w:color="auto"/>
          </w:divBdr>
        </w:div>
        <w:div w:id="1734307726">
          <w:marLeft w:val="1800"/>
          <w:marRight w:val="0"/>
          <w:marTop w:val="86"/>
          <w:marBottom w:val="0"/>
          <w:divBdr>
            <w:top w:val="none" w:sz="0" w:space="0" w:color="auto"/>
            <w:left w:val="none" w:sz="0" w:space="0" w:color="auto"/>
            <w:bottom w:val="none" w:sz="0" w:space="0" w:color="auto"/>
            <w:right w:val="none" w:sz="0" w:space="0" w:color="auto"/>
          </w:divBdr>
        </w:div>
        <w:div w:id="1817456117">
          <w:marLeft w:val="1166"/>
          <w:marRight w:val="0"/>
          <w:marTop w:val="115"/>
          <w:marBottom w:val="0"/>
          <w:divBdr>
            <w:top w:val="none" w:sz="0" w:space="0" w:color="auto"/>
            <w:left w:val="none" w:sz="0" w:space="0" w:color="auto"/>
            <w:bottom w:val="none" w:sz="0" w:space="0" w:color="auto"/>
            <w:right w:val="none" w:sz="0" w:space="0" w:color="auto"/>
          </w:divBdr>
        </w:div>
        <w:div w:id="1833598133">
          <w:marLeft w:val="1800"/>
          <w:marRight w:val="0"/>
          <w:marTop w:val="86"/>
          <w:marBottom w:val="0"/>
          <w:divBdr>
            <w:top w:val="none" w:sz="0" w:space="0" w:color="auto"/>
            <w:left w:val="none" w:sz="0" w:space="0" w:color="auto"/>
            <w:bottom w:val="none" w:sz="0" w:space="0" w:color="auto"/>
            <w:right w:val="none" w:sz="0" w:space="0" w:color="auto"/>
          </w:divBdr>
        </w:div>
        <w:div w:id="1932855995">
          <w:marLeft w:val="1166"/>
          <w:marRight w:val="0"/>
          <w:marTop w:val="115"/>
          <w:marBottom w:val="0"/>
          <w:divBdr>
            <w:top w:val="none" w:sz="0" w:space="0" w:color="auto"/>
            <w:left w:val="none" w:sz="0" w:space="0" w:color="auto"/>
            <w:bottom w:val="none" w:sz="0" w:space="0" w:color="auto"/>
            <w:right w:val="none" w:sz="0" w:space="0" w:color="auto"/>
          </w:divBdr>
        </w:div>
        <w:div w:id="1980646299">
          <w:marLeft w:val="1800"/>
          <w:marRight w:val="0"/>
          <w:marTop w:val="86"/>
          <w:marBottom w:val="0"/>
          <w:divBdr>
            <w:top w:val="none" w:sz="0" w:space="0" w:color="auto"/>
            <w:left w:val="none" w:sz="0" w:space="0" w:color="auto"/>
            <w:bottom w:val="none" w:sz="0" w:space="0" w:color="auto"/>
            <w:right w:val="none" w:sz="0" w:space="0" w:color="auto"/>
          </w:divBdr>
        </w:div>
      </w:divsChild>
    </w:div>
    <w:div w:id="1331323881">
      <w:bodyDiv w:val="1"/>
      <w:marLeft w:val="0"/>
      <w:marRight w:val="0"/>
      <w:marTop w:val="0"/>
      <w:marBottom w:val="0"/>
      <w:divBdr>
        <w:top w:val="none" w:sz="0" w:space="0" w:color="auto"/>
        <w:left w:val="none" w:sz="0" w:space="0" w:color="auto"/>
        <w:bottom w:val="none" w:sz="0" w:space="0" w:color="auto"/>
        <w:right w:val="none" w:sz="0" w:space="0" w:color="auto"/>
      </w:divBdr>
      <w:divsChild>
        <w:div w:id="127286451">
          <w:marLeft w:val="1166"/>
          <w:marRight w:val="0"/>
          <w:marTop w:val="134"/>
          <w:marBottom w:val="0"/>
          <w:divBdr>
            <w:top w:val="none" w:sz="0" w:space="0" w:color="auto"/>
            <w:left w:val="none" w:sz="0" w:space="0" w:color="auto"/>
            <w:bottom w:val="none" w:sz="0" w:space="0" w:color="auto"/>
            <w:right w:val="none" w:sz="0" w:space="0" w:color="auto"/>
          </w:divBdr>
        </w:div>
        <w:div w:id="276332245">
          <w:marLeft w:val="1800"/>
          <w:marRight w:val="0"/>
          <w:marTop w:val="106"/>
          <w:marBottom w:val="0"/>
          <w:divBdr>
            <w:top w:val="none" w:sz="0" w:space="0" w:color="auto"/>
            <w:left w:val="none" w:sz="0" w:space="0" w:color="auto"/>
            <w:bottom w:val="none" w:sz="0" w:space="0" w:color="auto"/>
            <w:right w:val="none" w:sz="0" w:space="0" w:color="auto"/>
          </w:divBdr>
        </w:div>
        <w:div w:id="453989546">
          <w:marLeft w:val="1800"/>
          <w:marRight w:val="0"/>
          <w:marTop w:val="106"/>
          <w:marBottom w:val="0"/>
          <w:divBdr>
            <w:top w:val="none" w:sz="0" w:space="0" w:color="auto"/>
            <w:left w:val="none" w:sz="0" w:space="0" w:color="auto"/>
            <w:bottom w:val="none" w:sz="0" w:space="0" w:color="auto"/>
            <w:right w:val="none" w:sz="0" w:space="0" w:color="auto"/>
          </w:divBdr>
        </w:div>
        <w:div w:id="731998184">
          <w:marLeft w:val="547"/>
          <w:marRight w:val="0"/>
          <w:marTop w:val="144"/>
          <w:marBottom w:val="0"/>
          <w:divBdr>
            <w:top w:val="none" w:sz="0" w:space="0" w:color="auto"/>
            <w:left w:val="none" w:sz="0" w:space="0" w:color="auto"/>
            <w:bottom w:val="none" w:sz="0" w:space="0" w:color="auto"/>
            <w:right w:val="none" w:sz="0" w:space="0" w:color="auto"/>
          </w:divBdr>
        </w:div>
        <w:div w:id="1878617718">
          <w:marLeft w:val="1800"/>
          <w:marRight w:val="0"/>
          <w:marTop w:val="106"/>
          <w:marBottom w:val="0"/>
          <w:divBdr>
            <w:top w:val="none" w:sz="0" w:space="0" w:color="auto"/>
            <w:left w:val="none" w:sz="0" w:space="0" w:color="auto"/>
            <w:bottom w:val="none" w:sz="0" w:space="0" w:color="auto"/>
            <w:right w:val="none" w:sz="0" w:space="0" w:color="auto"/>
          </w:divBdr>
        </w:div>
        <w:div w:id="1881819446">
          <w:marLeft w:val="1166"/>
          <w:marRight w:val="0"/>
          <w:marTop w:val="134"/>
          <w:marBottom w:val="0"/>
          <w:divBdr>
            <w:top w:val="none" w:sz="0" w:space="0" w:color="auto"/>
            <w:left w:val="none" w:sz="0" w:space="0" w:color="auto"/>
            <w:bottom w:val="none" w:sz="0" w:space="0" w:color="auto"/>
            <w:right w:val="none" w:sz="0" w:space="0" w:color="auto"/>
          </w:divBdr>
        </w:div>
        <w:div w:id="1947498596">
          <w:marLeft w:val="547"/>
          <w:marRight w:val="0"/>
          <w:marTop w:val="154"/>
          <w:marBottom w:val="0"/>
          <w:divBdr>
            <w:top w:val="none" w:sz="0" w:space="0" w:color="auto"/>
            <w:left w:val="none" w:sz="0" w:space="0" w:color="auto"/>
            <w:bottom w:val="none" w:sz="0" w:space="0" w:color="auto"/>
            <w:right w:val="none" w:sz="0" w:space="0" w:color="auto"/>
          </w:divBdr>
        </w:div>
      </w:divsChild>
    </w:div>
    <w:div w:id="1331982873">
      <w:bodyDiv w:val="1"/>
      <w:marLeft w:val="0"/>
      <w:marRight w:val="0"/>
      <w:marTop w:val="0"/>
      <w:marBottom w:val="0"/>
      <w:divBdr>
        <w:top w:val="none" w:sz="0" w:space="0" w:color="auto"/>
        <w:left w:val="none" w:sz="0" w:space="0" w:color="auto"/>
        <w:bottom w:val="none" w:sz="0" w:space="0" w:color="auto"/>
        <w:right w:val="none" w:sz="0" w:space="0" w:color="auto"/>
      </w:divBdr>
    </w:div>
    <w:div w:id="1332098840">
      <w:bodyDiv w:val="1"/>
      <w:marLeft w:val="0"/>
      <w:marRight w:val="0"/>
      <w:marTop w:val="0"/>
      <w:marBottom w:val="0"/>
      <w:divBdr>
        <w:top w:val="none" w:sz="0" w:space="0" w:color="auto"/>
        <w:left w:val="none" w:sz="0" w:space="0" w:color="auto"/>
        <w:bottom w:val="none" w:sz="0" w:space="0" w:color="auto"/>
        <w:right w:val="none" w:sz="0" w:space="0" w:color="auto"/>
      </w:divBdr>
      <w:divsChild>
        <w:div w:id="1955865011">
          <w:marLeft w:val="1800"/>
          <w:marRight w:val="0"/>
          <w:marTop w:val="120"/>
          <w:marBottom w:val="0"/>
          <w:divBdr>
            <w:top w:val="none" w:sz="0" w:space="0" w:color="auto"/>
            <w:left w:val="none" w:sz="0" w:space="0" w:color="auto"/>
            <w:bottom w:val="none" w:sz="0" w:space="0" w:color="auto"/>
            <w:right w:val="none" w:sz="0" w:space="0" w:color="auto"/>
          </w:divBdr>
        </w:div>
      </w:divsChild>
    </w:div>
    <w:div w:id="1332566447">
      <w:bodyDiv w:val="1"/>
      <w:marLeft w:val="0"/>
      <w:marRight w:val="0"/>
      <w:marTop w:val="0"/>
      <w:marBottom w:val="0"/>
      <w:divBdr>
        <w:top w:val="none" w:sz="0" w:space="0" w:color="auto"/>
        <w:left w:val="none" w:sz="0" w:space="0" w:color="auto"/>
        <w:bottom w:val="none" w:sz="0" w:space="0" w:color="auto"/>
        <w:right w:val="none" w:sz="0" w:space="0" w:color="auto"/>
      </w:divBdr>
    </w:div>
    <w:div w:id="1336421323">
      <w:bodyDiv w:val="1"/>
      <w:marLeft w:val="0"/>
      <w:marRight w:val="0"/>
      <w:marTop w:val="0"/>
      <w:marBottom w:val="0"/>
      <w:divBdr>
        <w:top w:val="none" w:sz="0" w:space="0" w:color="auto"/>
        <w:left w:val="none" w:sz="0" w:space="0" w:color="auto"/>
        <w:bottom w:val="none" w:sz="0" w:space="0" w:color="auto"/>
        <w:right w:val="none" w:sz="0" w:space="0" w:color="auto"/>
      </w:divBdr>
    </w:div>
    <w:div w:id="1337881718">
      <w:bodyDiv w:val="1"/>
      <w:marLeft w:val="0"/>
      <w:marRight w:val="0"/>
      <w:marTop w:val="0"/>
      <w:marBottom w:val="0"/>
      <w:divBdr>
        <w:top w:val="none" w:sz="0" w:space="0" w:color="auto"/>
        <w:left w:val="none" w:sz="0" w:space="0" w:color="auto"/>
        <w:bottom w:val="none" w:sz="0" w:space="0" w:color="auto"/>
        <w:right w:val="none" w:sz="0" w:space="0" w:color="auto"/>
      </w:divBdr>
      <w:divsChild>
        <w:div w:id="36443089">
          <w:marLeft w:val="302"/>
          <w:marRight w:val="0"/>
          <w:marTop w:val="0"/>
          <w:marBottom w:val="12"/>
          <w:divBdr>
            <w:top w:val="none" w:sz="0" w:space="0" w:color="auto"/>
            <w:left w:val="none" w:sz="0" w:space="0" w:color="auto"/>
            <w:bottom w:val="none" w:sz="0" w:space="0" w:color="auto"/>
            <w:right w:val="none" w:sz="0" w:space="0" w:color="auto"/>
          </w:divBdr>
        </w:div>
        <w:div w:id="37315122">
          <w:marLeft w:val="1166"/>
          <w:marRight w:val="0"/>
          <w:marTop w:val="0"/>
          <w:marBottom w:val="0"/>
          <w:divBdr>
            <w:top w:val="none" w:sz="0" w:space="0" w:color="auto"/>
            <w:left w:val="none" w:sz="0" w:space="0" w:color="auto"/>
            <w:bottom w:val="none" w:sz="0" w:space="0" w:color="auto"/>
            <w:right w:val="none" w:sz="0" w:space="0" w:color="auto"/>
          </w:divBdr>
        </w:div>
        <w:div w:id="665670251">
          <w:marLeft w:val="302"/>
          <w:marRight w:val="0"/>
          <w:marTop w:val="0"/>
          <w:marBottom w:val="12"/>
          <w:divBdr>
            <w:top w:val="none" w:sz="0" w:space="0" w:color="auto"/>
            <w:left w:val="none" w:sz="0" w:space="0" w:color="auto"/>
            <w:bottom w:val="none" w:sz="0" w:space="0" w:color="auto"/>
            <w:right w:val="none" w:sz="0" w:space="0" w:color="auto"/>
          </w:divBdr>
        </w:div>
        <w:div w:id="1235431807">
          <w:marLeft w:val="1166"/>
          <w:marRight w:val="0"/>
          <w:marTop w:val="0"/>
          <w:marBottom w:val="0"/>
          <w:divBdr>
            <w:top w:val="none" w:sz="0" w:space="0" w:color="auto"/>
            <w:left w:val="none" w:sz="0" w:space="0" w:color="auto"/>
            <w:bottom w:val="none" w:sz="0" w:space="0" w:color="auto"/>
            <w:right w:val="none" w:sz="0" w:space="0" w:color="auto"/>
          </w:divBdr>
        </w:div>
        <w:div w:id="1371102171">
          <w:marLeft w:val="1166"/>
          <w:marRight w:val="0"/>
          <w:marTop w:val="0"/>
          <w:marBottom w:val="0"/>
          <w:divBdr>
            <w:top w:val="none" w:sz="0" w:space="0" w:color="auto"/>
            <w:left w:val="none" w:sz="0" w:space="0" w:color="auto"/>
            <w:bottom w:val="none" w:sz="0" w:space="0" w:color="auto"/>
            <w:right w:val="none" w:sz="0" w:space="0" w:color="auto"/>
          </w:divBdr>
        </w:div>
        <w:div w:id="1392847426">
          <w:marLeft w:val="1166"/>
          <w:marRight w:val="0"/>
          <w:marTop w:val="0"/>
          <w:marBottom w:val="0"/>
          <w:divBdr>
            <w:top w:val="none" w:sz="0" w:space="0" w:color="auto"/>
            <w:left w:val="none" w:sz="0" w:space="0" w:color="auto"/>
            <w:bottom w:val="none" w:sz="0" w:space="0" w:color="auto"/>
            <w:right w:val="none" w:sz="0" w:space="0" w:color="auto"/>
          </w:divBdr>
        </w:div>
      </w:divsChild>
    </w:div>
    <w:div w:id="1338535865">
      <w:bodyDiv w:val="1"/>
      <w:marLeft w:val="0"/>
      <w:marRight w:val="0"/>
      <w:marTop w:val="0"/>
      <w:marBottom w:val="0"/>
      <w:divBdr>
        <w:top w:val="none" w:sz="0" w:space="0" w:color="auto"/>
        <w:left w:val="none" w:sz="0" w:space="0" w:color="auto"/>
        <w:bottom w:val="none" w:sz="0" w:space="0" w:color="auto"/>
        <w:right w:val="none" w:sz="0" w:space="0" w:color="auto"/>
      </w:divBdr>
    </w:div>
    <w:div w:id="1338581124">
      <w:bodyDiv w:val="1"/>
      <w:marLeft w:val="0"/>
      <w:marRight w:val="0"/>
      <w:marTop w:val="0"/>
      <w:marBottom w:val="0"/>
      <w:divBdr>
        <w:top w:val="none" w:sz="0" w:space="0" w:color="auto"/>
        <w:left w:val="none" w:sz="0" w:space="0" w:color="auto"/>
        <w:bottom w:val="none" w:sz="0" w:space="0" w:color="auto"/>
        <w:right w:val="none" w:sz="0" w:space="0" w:color="auto"/>
      </w:divBdr>
    </w:div>
    <w:div w:id="1338582811">
      <w:bodyDiv w:val="1"/>
      <w:marLeft w:val="0"/>
      <w:marRight w:val="0"/>
      <w:marTop w:val="0"/>
      <w:marBottom w:val="0"/>
      <w:divBdr>
        <w:top w:val="none" w:sz="0" w:space="0" w:color="auto"/>
        <w:left w:val="none" w:sz="0" w:space="0" w:color="auto"/>
        <w:bottom w:val="none" w:sz="0" w:space="0" w:color="auto"/>
        <w:right w:val="none" w:sz="0" w:space="0" w:color="auto"/>
      </w:divBdr>
    </w:div>
    <w:div w:id="1338728994">
      <w:bodyDiv w:val="1"/>
      <w:marLeft w:val="0"/>
      <w:marRight w:val="0"/>
      <w:marTop w:val="0"/>
      <w:marBottom w:val="0"/>
      <w:divBdr>
        <w:top w:val="none" w:sz="0" w:space="0" w:color="auto"/>
        <w:left w:val="none" w:sz="0" w:space="0" w:color="auto"/>
        <w:bottom w:val="none" w:sz="0" w:space="0" w:color="auto"/>
        <w:right w:val="none" w:sz="0" w:space="0" w:color="auto"/>
      </w:divBdr>
    </w:div>
    <w:div w:id="1338919667">
      <w:bodyDiv w:val="1"/>
      <w:marLeft w:val="0"/>
      <w:marRight w:val="0"/>
      <w:marTop w:val="0"/>
      <w:marBottom w:val="0"/>
      <w:divBdr>
        <w:top w:val="none" w:sz="0" w:space="0" w:color="auto"/>
        <w:left w:val="none" w:sz="0" w:space="0" w:color="auto"/>
        <w:bottom w:val="none" w:sz="0" w:space="0" w:color="auto"/>
        <w:right w:val="none" w:sz="0" w:space="0" w:color="auto"/>
      </w:divBdr>
    </w:div>
    <w:div w:id="1338927285">
      <w:bodyDiv w:val="1"/>
      <w:marLeft w:val="0"/>
      <w:marRight w:val="0"/>
      <w:marTop w:val="0"/>
      <w:marBottom w:val="0"/>
      <w:divBdr>
        <w:top w:val="none" w:sz="0" w:space="0" w:color="auto"/>
        <w:left w:val="none" w:sz="0" w:space="0" w:color="auto"/>
        <w:bottom w:val="none" w:sz="0" w:space="0" w:color="auto"/>
        <w:right w:val="none" w:sz="0" w:space="0" w:color="auto"/>
      </w:divBdr>
    </w:div>
    <w:div w:id="1339306412">
      <w:bodyDiv w:val="1"/>
      <w:marLeft w:val="0"/>
      <w:marRight w:val="0"/>
      <w:marTop w:val="0"/>
      <w:marBottom w:val="0"/>
      <w:divBdr>
        <w:top w:val="none" w:sz="0" w:space="0" w:color="auto"/>
        <w:left w:val="none" w:sz="0" w:space="0" w:color="auto"/>
        <w:bottom w:val="none" w:sz="0" w:space="0" w:color="auto"/>
        <w:right w:val="none" w:sz="0" w:space="0" w:color="auto"/>
      </w:divBdr>
    </w:div>
    <w:div w:id="1339503750">
      <w:bodyDiv w:val="1"/>
      <w:marLeft w:val="0"/>
      <w:marRight w:val="0"/>
      <w:marTop w:val="0"/>
      <w:marBottom w:val="0"/>
      <w:divBdr>
        <w:top w:val="none" w:sz="0" w:space="0" w:color="auto"/>
        <w:left w:val="none" w:sz="0" w:space="0" w:color="auto"/>
        <w:bottom w:val="none" w:sz="0" w:space="0" w:color="auto"/>
        <w:right w:val="none" w:sz="0" w:space="0" w:color="auto"/>
      </w:divBdr>
    </w:div>
    <w:div w:id="1339581645">
      <w:bodyDiv w:val="1"/>
      <w:marLeft w:val="0"/>
      <w:marRight w:val="0"/>
      <w:marTop w:val="0"/>
      <w:marBottom w:val="0"/>
      <w:divBdr>
        <w:top w:val="none" w:sz="0" w:space="0" w:color="auto"/>
        <w:left w:val="none" w:sz="0" w:space="0" w:color="auto"/>
        <w:bottom w:val="none" w:sz="0" w:space="0" w:color="auto"/>
        <w:right w:val="none" w:sz="0" w:space="0" w:color="auto"/>
      </w:divBdr>
    </w:div>
    <w:div w:id="1340228723">
      <w:bodyDiv w:val="1"/>
      <w:marLeft w:val="0"/>
      <w:marRight w:val="0"/>
      <w:marTop w:val="0"/>
      <w:marBottom w:val="0"/>
      <w:divBdr>
        <w:top w:val="none" w:sz="0" w:space="0" w:color="auto"/>
        <w:left w:val="none" w:sz="0" w:space="0" w:color="auto"/>
        <w:bottom w:val="none" w:sz="0" w:space="0" w:color="auto"/>
        <w:right w:val="none" w:sz="0" w:space="0" w:color="auto"/>
      </w:divBdr>
      <w:divsChild>
        <w:div w:id="457601304">
          <w:marLeft w:val="0"/>
          <w:marRight w:val="0"/>
          <w:marTop w:val="0"/>
          <w:marBottom w:val="0"/>
          <w:divBdr>
            <w:top w:val="none" w:sz="0" w:space="0" w:color="auto"/>
            <w:left w:val="none" w:sz="0" w:space="0" w:color="auto"/>
            <w:bottom w:val="none" w:sz="0" w:space="0" w:color="auto"/>
            <w:right w:val="none" w:sz="0" w:space="0" w:color="auto"/>
          </w:divBdr>
        </w:div>
      </w:divsChild>
    </w:div>
    <w:div w:id="1341159978">
      <w:bodyDiv w:val="1"/>
      <w:marLeft w:val="0"/>
      <w:marRight w:val="0"/>
      <w:marTop w:val="0"/>
      <w:marBottom w:val="0"/>
      <w:divBdr>
        <w:top w:val="none" w:sz="0" w:space="0" w:color="auto"/>
        <w:left w:val="none" w:sz="0" w:space="0" w:color="auto"/>
        <w:bottom w:val="none" w:sz="0" w:space="0" w:color="auto"/>
        <w:right w:val="none" w:sz="0" w:space="0" w:color="auto"/>
      </w:divBdr>
    </w:div>
    <w:div w:id="1341591000">
      <w:bodyDiv w:val="1"/>
      <w:marLeft w:val="0"/>
      <w:marRight w:val="0"/>
      <w:marTop w:val="0"/>
      <w:marBottom w:val="0"/>
      <w:divBdr>
        <w:top w:val="none" w:sz="0" w:space="0" w:color="auto"/>
        <w:left w:val="none" w:sz="0" w:space="0" w:color="auto"/>
        <w:bottom w:val="none" w:sz="0" w:space="0" w:color="auto"/>
        <w:right w:val="none" w:sz="0" w:space="0" w:color="auto"/>
      </w:divBdr>
    </w:div>
    <w:div w:id="1342269977">
      <w:bodyDiv w:val="1"/>
      <w:marLeft w:val="0"/>
      <w:marRight w:val="0"/>
      <w:marTop w:val="0"/>
      <w:marBottom w:val="0"/>
      <w:divBdr>
        <w:top w:val="none" w:sz="0" w:space="0" w:color="auto"/>
        <w:left w:val="none" w:sz="0" w:space="0" w:color="auto"/>
        <w:bottom w:val="none" w:sz="0" w:space="0" w:color="auto"/>
        <w:right w:val="none" w:sz="0" w:space="0" w:color="auto"/>
      </w:divBdr>
    </w:div>
    <w:div w:id="1342394183">
      <w:bodyDiv w:val="1"/>
      <w:marLeft w:val="0"/>
      <w:marRight w:val="0"/>
      <w:marTop w:val="0"/>
      <w:marBottom w:val="0"/>
      <w:divBdr>
        <w:top w:val="none" w:sz="0" w:space="0" w:color="auto"/>
        <w:left w:val="none" w:sz="0" w:space="0" w:color="auto"/>
        <w:bottom w:val="none" w:sz="0" w:space="0" w:color="auto"/>
        <w:right w:val="none" w:sz="0" w:space="0" w:color="auto"/>
      </w:divBdr>
    </w:div>
    <w:div w:id="1343236947">
      <w:bodyDiv w:val="1"/>
      <w:marLeft w:val="0"/>
      <w:marRight w:val="0"/>
      <w:marTop w:val="0"/>
      <w:marBottom w:val="0"/>
      <w:divBdr>
        <w:top w:val="none" w:sz="0" w:space="0" w:color="auto"/>
        <w:left w:val="none" w:sz="0" w:space="0" w:color="auto"/>
        <w:bottom w:val="none" w:sz="0" w:space="0" w:color="auto"/>
        <w:right w:val="none" w:sz="0" w:space="0" w:color="auto"/>
      </w:divBdr>
    </w:div>
    <w:div w:id="1344164777">
      <w:bodyDiv w:val="1"/>
      <w:marLeft w:val="0"/>
      <w:marRight w:val="0"/>
      <w:marTop w:val="0"/>
      <w:marBottom w:val="0"/>
      <w:divBdr>
        <w:top w:val="none" w:sz="0" w:space="0" w:color="auto"/>
        <w:left w:val="none" w:sz="0" w:space="0" w:color="auto"/>
        <w:bottom w:val="none" w:sz="0" w:space="0" w:color="auto"/>
        <w:right w:val="none" w:sz="0" w:space="0" w:color="auto"/>
      </w:divBdr>
    </w:div>
    <w:div w:id="1344430972">
      <w:bodyDiv w:val="1"/>
      <w:marLeft w:val="0"/>
      <w:marRight w:val="0"/>
      <w:marTop w:val="0"/>
      <w:marBottom w:val="0"/>
      <w:divBdr>
        <w:top w:val="none" w:sz="0" w:space="0" w:color="auto"/>
        <w:left w:val="none" w:sz="0" w:space="0" w:color="auto"/>
        <w:bottom w:val="none" w:sz="0" w:space="0" w:color="auto"/>
        <w:right w:val="none" w:sz="0" w:space="0" w:color="auto"/>
      </w:divBdr>
      <w:divsChild>
        <w:div w:id="36778039">
          <w:marLeft w:val="0"/>
          <w:marRight w:val="0"/>
          <w:marTop w:val="0"/>
          <w:marBottom w:val="0"/>
          <w:divBdr>
            <w:top w:val="none" w:sz="0" w:space="0" w:color="auto"/>
            <w:left w:val="none" w:sz="0" w:space="0" w:color="auto"/>
            <w:bottom w:val="none" w:sz="0" w:space="0" w:color="auto"/>
            <w:right w:val="none" w:sz="0" w:space="0" w:color="auto"/>
          </w:divBdr>
          <w:divsChild>
            <w:div w:id="337078219">
              <w:marLeft w:val="0"/>
              <w:marRight w:val="0"/>
              <w:marTop w:val="0"/>
              <w:marBottom w:val="0"/>
              <w:divBdr>
                <w:top w:val="none" w:sz="0" w:space="0" w:color="auto"/>
                <w:left w:val="none" w:sz="0" w:space="0" w:color="auto"/>
                <w:bottom w:val="none" w:sz="0" w:space="0" w:color="auto"/>
                <w:right w:val="none" w:sz="0" w:space="0" w:color="auto"/>
              </w:divBdr>
            </w:div>
            <w:div w:id="966277425">
              <w:marLeft w:val="0"/>
              <w:marRight w:val="0"/>
              <w:marTop w:val="0"/>
              <w:marBottom w:val="0"/>
              <w:divBdr>
                <w:top w:val="none" w:sz="0" w:space="0" w:color="auto"/>
                <w:left w:val="none" w:sz="0" w:space="0" w:color="auto"/>
                <w:bottom w:val="none" w:sz="0" w:space="0" w:color="auto"/>
                <w:right w:val="none" w:sz="0" w:space="0" w:color="auto"/>
              </w:divBdr>
            </w:div>
            <w:div w:id="2015985449">
              <w:marLeft w:val="0"/>
              <w:marRight w:val="0"/>
              <w:marTop w:val="0"/>
              <w:marBottom w:val="0"/>
              <w:divBdr>
                <w:top w:val="none" w:sz="0" w:space="0" w:color="auto"/>
                <w:left w:val="none" w:sz="0" w:space="0" w:color="auto"/>
                <w:bottom w:val="none" w:sz="0" w:space="0" w:color="auto"/>
                <w:right w:val="none" w:sz="0" w:space="0" w:color="auto"/>
              </w:divBdr>
            </w:div>
            <w:div w:id="2111849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742705">
      <w:bodyDiv w:val="1"/>
      <w:marLeft w:val="0"/>
      <w:marRight w:val="0"/>
      <w:marTop w:val="0"/>
      <w:marBottom w:val="0"/>
      <w:divBdr>
        <w:top w:val="none" w:sz="0" w:space="0" w:color="auto"/>
        <w:left w:val="none" w:sz="0" w:space="0" w:color="auto"/>
        <w:bottom w:val="none" w:sz="0" w:space="0" w:color="auto"/>
        <w:right w:val="none" w:sz="0" w:space="0" w:color="auto"/>
      </w:divBdr>
    </w:div>
    <w:div w:id="1346712543">
      <w:bodyDiv w:val="1"/>
      <w:marLeft w:val="0"/>
      <w:marRight w:val="0"/>
      <w:marTop w:val="0"/>
      <w:marBottom w:val="0"/>
      <w:divBdr>
        <w:top w:val="none" w:sz="0" w:space="0" w:color="auto"/>
        <w:left w:val="none" w:sz="0" w:space="0" w:color="auto"/>
        <w:bottom w:val="none" w:sz="0" w:space="0" w:color="auto"/>
        <w:right w:val="none" w:sz="0" w:space="0" w:color="auto"/>
      </w:divBdr>
    </w:div>
    <w:div w:id="1346791034">
      <w:bodyDiv w:val="1"/>
      <w:marLeft w:val="0"/>
      <w:marRight w:val="0"/>
      <w:marTop w:val="0"/>
      <w:marBottom w:val="0"/>
      <w:divBdr>
        <w:top w:val="none" w:sz="0" w:space="0" w:color="auto"/>
        <w:left w:val="none" w:sz="0" w:space="0" w:color="auto"/>
        <w:bottom w:val="none" w:sz="0" w:space="0" w:color="auto"/>
        <w:right w:val="none" w:sz="0" w:space="0" w:color="auto"/>
      </w:divBdr>
      <w:divsChild>
        <w:div w:id="76755183">
          <w:marLeft w:val="1800"/>
          <w:marRight w:val="0"/>
          <w:marTop w:val="77"/>
          <w:marBottom w:val="0"/>
          <w:divBdr>
            <w:top w:val="none" w:sz="0" w:space="0" w:color="auto"/>
            <w:left w:val="none" w:sz="0" w:space="0" w:color="auto"/>
            <w:bottom w:val="none" w:sz="0" w:space="0" w:color="auto"/>
            <w:right w:val="none" w:sz="0" w:space="0" w:color="auto"/>
          </w:divBdr>
        </w:div>
        <w:div w:id="666976128">
          <w:marLeft w:val="547"/>
          <w:marRight w:val="0"/>
          <w:marTop w:val="115"/>
          <w:marBottom w:val="0"/>
          <w:divBdr>
            <w:top w:val="none" w:sz="0" w:space="0" w:color="auto"/>
            <w:left w:val="none" w:sz="0" w:space="0" w:color="auto"/>
            <w:bottom w:val="none" w:sz="0" w:space="0" w:color="auto"/>
            <w:right w:val="none" w:sz="0" w:space="0" w:color="auto"/>
          </w:divBdr>
        </w:div>
        <w:div w:id="685642855">
          <w:marLeft w:val="1800"/>
          <w:marRight w:val="0"/>
          <w:marTop w:val="77"/>
          <w:marBottom w:val="0"/>
          <w:divBdr>
            <w:top w:val="none" w:sz="0" w:space="0" w:color="auto"/>
            <w:left w:val="none" w:sz="0" w:space="0" w:color="auto"/>
            <w:bottom w:val="none" w:sz="0" w:space="0" w:color="auto"/>
            <w:right w:val="none" w:sz="0" w:space="0" w:color="auto"/>
          </w:divBdr>
        </w:div>
        <w:div w:id="954210633">
          <w:marLeft w:val="1166"/>
          <w:marRight w:val="0"/>
          <w:marTop w:val="96"/>
          <w:marBottom w:val="0"/>
          <w:divBdr>
            <w:top w:val="none" w:sz="0" w:space="0" w:color="auto"/>
            <w:left w:val="none" w:sz="0" w:space="0" w:color="auto"/>
            <w:bottom w:val="none" w:sz="0" w:space="0" w:color="auto"/>
            <w:right w:val="none" w:sz="0" w:space="0" w:color="auto"/>
          </w:divBdr>
        </w:div>
      </w:divsChild>
    </w:div>
    <w:div w:id="1346983043">
      <w:bodyDiv w:val="1"/>
      <w:marLeft w:val="0"/>
      <w:marRight w:val="0"/>
      <w:marTop w:val="0"/>
      <w:marBottom w:val="0"/>
      <w:divBdr>
        <w:top w:val="none" w:sz="0" w:space="0" w:color="auto"/>
        <w:left w:val="none" w:sz="0" w:space="0" w:color="auto"/>
        <w:bottom w:val="none" w:sz="0" w:space="0" w:color="auto"/>
        <w:right w:val="none" w:sz="0" w:space="0" w:color="auto"/>
      </w:divBdr>
      <w:divsChild>
        <w:div w:id="39520165">
          <w:marLeft w:val="360"/>
          <w:marRight w:val="0"/>
          <w:marTop w:val="200"/>
          <w:marBottom w:val="0"/>
          <w:divBdr>
            <w:top w:val="none" w:sz="0" w:space="0" w:color="auto"/>
            <w:left w:val="none" w:sz="0" w:space="0" w:color="auto"/>
            <w:bottom w:val="none" w:sz="0" w:space="0" w:color="auto"/>
            <w:right w:val="none" w:sz="0" w:space="0" w:color="auto"/>
          </w:divBdr>
        </w:div>
        <w:div w:id="310408228">
          <w:marLeft w:val="360"/>
          <w:marRight w:val="0"/>
          <w:marTop w:val="200"/>
          <w:marBottom w:val="0"/>
          <w:divBdr>
            <w:top w:val="none" w:sz="0" w:space="0" w:color="auto"/>
            <w:left w:val="none" w:sz="0" w:space="0" w:color="auto"/>
            <w:bottom w:val="none" w:sz="0" w:space="0" w:color="auto"/>
            <w:right w:val="none" w:sz="0" w:space="0" w:color="auto"/>
          </w:divBdr>
        </w:div>
        <w:div w:id="346756728">
          <w:marLeft w:val="360"/>
          <w:marRight w:val="0"/>
          <w:marTop w:val="200"/>
          <w:marBottom w:val="0"/>
          <w:divBdr>
            <w:top w:val="none" w:sz="0" w:space="0" w:color="auto"/>
            <w:left w:val="none" w:sz="0" w:space="0" w:color="auto"/>
            <w:bottom w:val="none" w:sz="0" w:space="0" w:color="auto"/>
            <w:right w:val="none" w:sz="0" w:space="0" w:color="auto"/>
          </w:divBdr>
        </w:div>
        <w:div w:id="348222858">
          <w:marLeft w:val="1080"/>
          <w:marRight w:val="0"/>
          <w:marTop w:val="100"/>
          <w:marBottom w:val="0"/>
          <w:divBdr>
            <w:top w:val="none" w:sz="0" w:space="0" w:color="auto"/>
            <w:left w:val="none" w:sz="0" w:space="0" w:color="auto"/>
            <w:bottom w:val="none" w:sz="0" w:space="0" w:color="auto"/>
            <w:right w:val="none" w:sz="0" w:space="0" w:color="auto"/>
          </w:divBdr>
        </w:div>
        <w:div w:id="461849143">
          <w:marLeft w:val="1080"/>
          <w:marRight w:val="0"/>
          <w:marTop w:val="100"/>
          <w:marBottom w:val="0"/>
          <w:divBdr>
            <w:top w:val="none" w:sz="0" w:space="0" w:color="auto"/>
            <w:left w:val="none" w:sz="0" w:space="0" w:color="auto"/>
            <w:bottom w:val="none" w:sz="0" w:space="0" w:color="auto"/>
            <w:right w:val="none" w:sz="0" w:space="0" w:color="auto"/>
          </w:divBdr>
        </w:div>
        <w:div w:id="1111975259">
          <w:marLeft w:val="1080"/>
          <w:marRight w:val="0"/>
          <w:marTop w:val="100"/>
          <w:marBottom w:val="0"/>
          <w:divBdr>
            <w:top w:val="none" w:sz="0" w:space="0" w:color="auto"/>
            <w:left w:val="none" w:sz="0" w:space="0" w:color="auto"/>
            <w:bottom w:val="none" w:sz="0" w:space="0" w:color="auto"/>
            <w:right w:val="none" w:sz="0" w:space="0" w:color="auto"/>
          </w:divBdr>
        </w:div>
        <w:div w:id="1166478563">
          <w:marLeft w:val="360"/>
          <w:marRight w:val="0"/>
          <w:marTop w:val="200"/>
          <w:marBottom w:val="0"/>
          <w:divBdr>
            <w:top w:val="none" w:sz="0" w:space="0" w:color="auto"/>
            <w:left w:val="none" w:sz="0" w:space="0" w:color="auto"/>
            <w:bottom w:val="none" w:sz="0" w:space="0" w:color="auto"/>
            <w:right w:val="none" w:sz="0" w:space="0" w:color="auto"/>
          </w:divBdr>
        </w:div>
        <w:div w:id="1467048516">
          <w:marLeft w:val="1080"/>
          <w:marRight w:val="0"/>
          <w:marTop w:val="100"/>
          <w:marBottom w:val="0"/>
          <w:divBdr>
            <w:top w:val="none" w:sz="0" w:space="0" w:color="auto"/>
            <w:left w:val="none" w:sz="0" w:space="0" w:color="auto"/>
            <w:bottom w:val="none" w:sz="0" w:space="0" w:color="auto"/>
            <w:right w:val="none" w:sz="0" w:space="0" w:color="auto"/>
          </w:divBdr>
        </w:div>
        <w:div w:id="1485463785">
          <w:marLeft w:val="1080"/>
          <w:marRight w:val="0"/>
          <w:marTop w:val="100"/>
          <w:marBottom w:val="0"/>
          <w:divBdr>
            <w:top w:val="none" w:sz="0" w:space="0" w:color="auto"/>
            <w:left w:val="none" w:sz="0" w:space="0" w:color="auto"/>
            <w:bottom w:val="none" w:sz="0" w:space="0" w:color="auto"/>
            <w:right w:val="none" w:sz="0" w:space="0" w:color="auto"/>
          </w:divBdr>
        </w:div>
        <w:div w:id="1597246096">
          <w:marLeft w:val="1080"/>
          <w:marRight w:val="0"/>
          <w:marTop w:val="100"/>
          <w:marBottom w:val="0"/>
          <w:divBdr>
            <w:top w:val="none" w:sz="0" w:space="0" w:color="auto"/>
            <w:left w:val="none" w:sz="0" w:space="0" w:color="auto"/>
            <w:bottom w:val="none" w:sz="0" w:space="0" w:color="auto"/>
            <w:right w:val="none" w:sz="0" w:space="0" w:color="auto"/>
          </w:divBdr>
        </w:div>
        <w:div w:id="1982222678">
          <w:marLeft w:val="1800"/>
          <w:marRight w:val="0"/>
          <w:marTop w:val="100"/>
          <w:marBottom w:val="0"/>
          <w:divBdr>
            <w:top w:val="none" w:sz="0" w:space="0" w:color="auto"/>
            <w:left w:val="none" w:sz="0" w:space="0" w:color="auto"/>
            <w:bottom w:val="none" w:sz="0" w:space="0" w:color="auto"/>
            <w:right w:val="none" w:sz="0" w:space="0" w:color="auto"/>
          </w:divBdr>
        </w:div>
        <w:div w:id="2072002716">
          <w:marLeft w:val="1080"/>
          <w:marRight w:val="0"/>
          <w:marTop w:val="100"/>
          <w:marBottom w:val="0"/>
          <w:divBdr>
            <w:top w:val="none" w:sz="0" w:space="0" w:color="auto"/>
            <w:left w:val="none" w:sz="0" w:space="0" w:color="auto"/>
            <w:bottom w:val="none" w:sz="0" w:space="0" w:color="auto"/>
            <w:right w:val="none" w:sz="0" w:space="0" w:color="auto"/>
          </w:divBdr>
        </w:div>
      </w:divsChild>
    </w:div>
    <w:div w:id="1347712419">
      <w:bodyDiv w:val="1"/>
      <w:marLeft w:val="0"/>
      <w:marRight w:val="0"/>
      <w:marTop w:val="0"/>
      <w:marBottom w:val="0"/>
      <w:divBdr>
        <w:top w:val="none" w:sz="0" w:space="0" w:color="auto"/>
        <w:left w:val="none" w:sz="0" w:space="0" w:color="auto"/>
        <w:bottom w:val="none" w:sz="0" w:space="0" w:color="auto"/>
        <w:right w:val="none" w:sz="0" w:space="0" w:color="auto"/>
      </w:divBdr>
    </w:div>
    <w:div w:id="1347826821">
      <w:bodyDiv w:val="1"/>
      <w:marLeft w:val="0"/>
      <w:marRight w:val="0"/>
      <w:marTop w:val="0"/>
      <w:marBottom w:val="0"/>
      <w:divBdr>
        <w:top w:val="none" w:sz="0" w:space="0" w:color="auto"/>
        <w:left w:val="none" w:sz="0" w:space="0" w:color="auto"/>
        <w:bottom w:val="none" w:sz="0" w:space="0" w:color="auto"/>
        <w:right w:val="none" w:sz="0" w:space="0" w:color="auto"/>
      </w:divBdr>
    </w:div>
    <w:div w:id="1348943777">
      <w:bodyDiv w:val="1"/>
      <w:marLeft w:val="0"/>
      <w:marRight w:val="0"/>
      <w:marTop w:val="0"/>
      <w:marBottom w:val="0"/>
      <w:divBdr>
        <w:top w:val="none" w:sz="0" w:space="0" w:color="auto"/>
        <w:left w:val="none" w:sz="0" w:space="0" w:color="auto"/>
        <w:bottom w:val="none" w:sz="0" w:space="0" w:color="auto"/>
        <w:right w:val="none" w:sz="0" w:space="0" w:color="auto"/>
      </w:divBdr>
    </w:div>
    <w:div w:id="1349066077">
      <w:bodyDiv w:val="1"/>
      <w:marLeft w:val="0"/>
      <w:marRight w:val="0"/>
      <w:marTop w:val="0"/>
      <w:marBottom w:val="0"/>
      <w:divBdr>
        <w:top w:val="none" w:sz="0" w:space="0" w:color="auto"/>
        <w:left w:val="none" w:sz="0" w:space="0" w:color="auto"/>
        <w:bottom w:val="none" w:sz="0" w:space="0" w:color="auto"/>
        <w:right w:val="none" w:sz="0" w:space="0" w:color="auto"/>
      </w:divBdr>
      <w:divsChild>
        <w:div w:id="1013652300">
          <w:marLeft w:val="1166"/>
          <w:marRight w:val="0"/>
          <w:marTop w:val="134"/>
          <w:marBottom w:val="0"/>
          <w:divBdr>
            <w:top w:val="none" w:sz="0" w:space="0" w:color="auto"/>
            <w:left w:val="none" w:sz="0" w:space="0" w:color="auto"/>
            <w:bottom w:val="none" w:sz="0" w:space="0" w:color="auto"/>
            <w:right w:val="none" w:sz="0" w:space="0" w:color="auto"/>
          </w:divBdr>
        </w:div>
        <w:div w:id="1727415770">
          <w:marLeft w:val="547"/>
          <w:marRight w:val="0"/>
          <w:marTop w:val="154"/>
          <w:marBottom w:val="0"/>
          <w:divBdr>
            <w:top w:val="none" w:sz="0" w:space="0" w:color="auto"/>
            <w:left w:val="none" w:sz="0" w:space="0" w:color="auto"/>
            <w:bottom w:val="none" w:sz="0" w:space="0" w:color="auto"/>
            <w:right w:val="none" w:sz="0" w:space="0" w:color="auto"/>
          </w:divBdr>
        </w:div>
        <w:div w:id="1833132189">
          <w:marLeft w:val="547"/>
          <w:marRight w:val="0"/>
          <w:marTop w:val="154"/>
          <w:marBottom w:val="0"/>
          <w:divBdr>
            <w:top w:val="none" w:sz="0" w:space="0" w:color="auto"/>
            <w:left w:val="none" w:sz="0" w:space="0" w:color="auto"/>
            <w:bottom w:val="none" w:sz="0" w:space="0" w:color="auto"/>
            <w:right w:val="none" w:sz="0" w:space="0" w:color="auto"/>
          </w:divBdr>
        </w:div>
      </w:divsChild>
    </w:div>
    <w:div w:id="1350253883">
      <w:bodyDiv w:val="1"/>
      <w:marLeft w:val="0"/>
      <w:marRight w:val="0"/>
      <w:marTop w:val="0"/>
      <w:marBottom w:val="0"/>
      <w:divBdr>
        <w:top w:val="none" w:sz="0" w:space="0" w:color="auto"/>
        <w:left w:val="none" w:sz="0" w:space="0" w:color="auto"/>
        <w:bottom w:val="none" w:sz="0" w:space="0" w:color="auto"/>
        <w:right w:val="none" w:sz="0" w:space="0" w:color="auto"/>
      </w:divBdr>
    </w:div>
    <w:div w:id="1351294755">
      <w:bodyDiv w:val="1"/>
      <w:marLeft w:val="0"/>
      <w:marRight w:val="0"/>
      <w:marTop w:val="0"/>
      <w:marBottom w:val="0"/>
      <w:divBdr>
        <w:top w:val="none" w:sz="0" w:space="0" w:color="auto"/>
        <w:left w:val="none" w:sz="0" w:space="0" w:color="auto"/>
        <w:bottom w:val="none" w:sz="0" w:space="0" w:color="auto"/>
        <w:right w:val="none" w:sz="0" w:space="0" w:color="auto"/>
      </w:divBdr>
    </w:div>
    <w:div w:id="1351419470">
      <w:bodyDiv w:val="1"/>
      <w:marLeft w:val="0"/>
      <w:marRight w:val="0"/>
      <w:marTop w:val="0"/>
      <w:marBottom w:val="0"/>
      <w:divBdr>
        <w:top w:val="none" w:sz="0" w:space="0" w:color="auto"/>
        <w:left w:val="none" w:sz="0" w:space="0" w:color="auto"/>
        <w:bottom w:val="none" w:sz="0" w:space="0" w:color="auto"/>
        <w:right w:val="none" w:sz="0" w:space="0" w:color="auto"/>
      </w:divBdr>
    </w:div>
    <w:div w:id="1351949600">
      <w:bodyDiv w:val="1"/>
      <w:marLeft w:val="0"/>
      <w:marRight w:val="0"/>
      <w:marTop w:val="0"/>
      <w:marBottom w:val="0"/>
      <w:divBdr>
        <w:top w:val="none" w:sz="0" w:space="0" w:color="auto"/>
        <w:left w:val="none" w:sz="0" w:space="0" w:color="auto"/>
        <w:bottom w:val="none" w:sz="0" w:space="0" w:color="auto"/>
        <w:right w:val="none" w:sz="0" w:space="0" w:color="auto"/>
      </w:divBdr>
      <w:divsChild>
        <w:div w:id="204946585">
          <w:marLeft w:val="547"/>
          <w:marRight w:val="0"/>
          <w:marTop w:val="134"/>
          <w:marBottom w:val="0"/>
          <w:divBdr>
            <w:top w:val="none" w:sz="0" w:space="0" w:color="auto"/>
            <w:left w:val="none" w:sz="0" w:space="0" w:color="auto"/>
            <w:bottom w:val="none" w:sz="0" w:space="0" w:color="auto"/>
            <w:right w:val="none" w:sz="0" w:space="0" w:color="auto"/>
          </w:divBdr>
        </w:div>
        <w:div w:id="1658461602">
          <w:marLeft w:val="1166"/>
          <w:marRight w:val="0"/>
          <w:marTop w:val="115"/>
          <w:marBottom w:val="0"/>
          <w:divBdr>
            <w:top w:val="none" w:sz="0" w:space="0" w:color="auto"/>
            <w:left w:val="none" w:sz="0" w:space="0" w:color="auto"/>
            <w:bottom w:val="none" w:sz="0" w:space="0" w:color="auto"/>
            <w:right w:val="none" w:sz="0" w:space="0" w:color="auto"/>
          </w:divBdr>
        </w:div>
      </w:divsChild>
    </w:div>
    <w:div w:id="1352684337">
      <w:bodyDiv w:val="1"/>
      <w:marLeft w:val="0"/>
      <w:marRight w:val="0"/>
      <w:marTop w:val="0"/>
      <w:marBottom w:val="0"/>
      <w:divBdr>
        <w:top w:val="none" w:sz="0" w:space="0" w:color="auto"/>
        <w:left w:val="none" w:sz="0" w:space="0" w:color="auto"/>
        <w:bottom w:val="none" w:sz="0" w:space="0" w:color="auto"/>
        <w:right w:val="none" w:sz="0" w:space="0" w:color="auto"/>
      </w:divBdr>
      <w:divsChild>
        <w:div w:id="1572693233">
          <w:marLeft w:val="720"/>
          <w:marRight w:val="0"/>
          <w:marTop w:val="120"/>
          <w:marBottom w:val="120"/>
          <w:divBdr>
            <w:top w:val="none" w:sz="0" w:space="0" w:color="auto"/>
            <w:left w:val="none" w:sz="0" w:space="0" w:color="auto"/>
            <w:bottom w:val="none" w:sz="0" w:space="0" w:color="auto"/>
            <w:right w:val="none" w:sz="0" w:space="0" w:color="auto"/>
          </w:divBdr>
        </w:div>
        <w:div w:id="1746605783">
          <w:marLeft w:val="1440"/>
          <w:marRight w:val="0"/>
          <w:marTop w:val="120"/>
          <w:marBottom w:val="120"/>
          <w:divBdr>
            <w:top w:val="none" w:sz="0" w:space="0" w:color="auto"/>
            <w:left w:val="none" w:sz="0" w:space="0" w:color="auto"/>
            <w:bottom w:val="none" w:sz="0" w:space="0" w:color="auto"/>
            <w:right w:val="none" w:sz="0" w:space="0" w:color="auto"/>
          </w:divBdr>
        </w:div>
      </w:divsChild>
    </w:div>
    <w:div w:id="1352798794">
      <w:bodyDiv w:val="1"/>
      <w:marLeft w:val="0"/>
      <w:marRight w:val="0"/>
      <w:marTop w:val="0"/>
      <w:marBottom w:val="0"/>
      <w:divBdr>
        <w:top w:val="none" w:sz="0" w:space="0" w:color="auto"/>
        <w:left w:val="none" w:sz="0" w:space="0" w:color="auto"/>
        <w:bottom w:val="none" w:sz="0" w:space="0" w:color="auto"/>
        <w:right w:val="none" w:sz="0" w:space="0" w:color="auto"/>
      </w:divBdr>
    </w:div>
    <w:div w:id="1354377258">
      <w:bodyDiv w:val="1"/>
      <w:marLeft w:val="0"/>
      <w:marRight w:val="0"/>
      <w:marTop w:val="0"/>
      <w:marBottom w:val="0"/>
      <w:divBdr>
        <w:top w:val="none" w:sz="0" w:space="0" w:color="auto"/>
        <w:left w:val="none" w:sz="0" w:space="0" w:color="auto"/>
        <w:bottom w:val="none" w:sz="0" w:space="0" w:color="auto"/>
        <w:right w:val="none" w:sz="0" w:space="0" w:color="auto"/>
      </w:divBdr>
      <w:divsChild>
        <w:div w:id="441612650">
          <w:marLeft w:val="547"/>
          <w:marRight w:val="0"/>
          <w:marTop w:val="86"/>
          <w:marBottom w:val="0"/>
          <w:divBdr>
            <w:top w:val="none" w:sz="0" w:space="0" w:color="auto"/>
            <w:left w:val="none" w:sz="0" w:space="0" w:color="auto"/>
            <w:bottom w:val="none" w:sz="0" w:space="0" w:color="auto"/>
            <w:right w:val="none" w:sz="0" w:space="0" w:color="auto"/>
          </w:divBdr>
        </w:div>
        <w:div w:id="675183907">
          <w:marLeft w:val="1166"/>
          <w:marRight w:val="0"/>
          <w:marTop w:val="77"/>
          <w:marBottom w:val="0"/>
          <w:divBdr>
            <w:top w:val="none" w:sz="0" w:space="0" w:color="auto"/>
            <w:left w:val="none" w:sz="0" w:space="0" w:color="auto"/>
            <w:bottom w:val="none" w:sz="0" w:space="0" w:color="auto"/>
            <w:right w:val="none" w:sz="0" w:space="0" w:color="auto"/>
          </w:divBdr>
        </w:div>
        <w:div w:id="872377371">
          <w:marLeft w:val="1166"/>
          <w:marRight w:val="0"/>
          <w:marTop w:val="77"/>
          <w:marBottom w:val="0"/>
          <w:divBdr>
            <w:top w:val="none" w:sz="0" w:space="0" w:color="auto"/>
            <w:left w:val="none" w:sz="0" w:space="0" w:color="auto"/>
            <w:bottom w:val="none" w:sz="0" w:space="0" w:color="auto"/>
            <w:right w:val="none" w:sz="0" w:space="0" w:color="auto"/>
          </w:divBdr>
        </w:div>
        <w:div w:id="1313172329">
          <w:marLeft w:val="547"/>
          <w:marRight w:val="0"/>
          <w:marTop w:val="86"/>
          <w:marBottom w:val="0"/>
          <w:divBdr>
            <w:top w:val="none" w:sz="0" w:space="0" w:color="auto"/>
            <w:left w:val="none" w:sz="0" w:space="0" w:color="auto"/>
            <w:bottom w:val="none" w:sz="0" w:space="0" w:color="auto"/>
            <w:right w:val="none" w:sz="0" w:space="0" w:color="auto"/>
          </w:divBdr>
        </w:div>
        <w:div w:id="1712460841">
          <w:marLeft w:val="547"/>
          <w:marRight w:val="0"/>
          <w:marTop w:val="86"/>
          <w:marBottom w:val="0"/>
          <w:divBdr>
            <w:top w:val="none" w:sz="0" w:space="0" w:color="auto"/>
            <w:left w:val="none" w:sz="0" w:space="0" w:color="auto"/>
            <w:bottom w:val="none" w:sz="0" w:space="0" w:color="auto"/>
            <w:right w:val="none" w:sz="0" w:space="0" w:color="auto"/>
          </w:divBdr>
        </w:div>
        <w:div w:id="1733118542">
          <w:marLeft w:val="1166"/>
          <w:marRight w:val="0"/>
          <w:marTop w:val="77"/>
          <w:marBottom w:val="0"/>
          <w:divBdr>
            <w:top w:val="none" w:sz="0" w:space="0" w:color="auto"/>
            <w:left w:val="none" w:sz="0" w:space="0" w:color="auto"/>
            <w:bottom w:val="none" w:sz="0" w:space="0" w:color="auto"/>
            <w:right w:val="none" w:sz="0" w:space="0" w:color="auto"/>
          </w:divBdr>
        </w:div>
        <w:div w:id="1739553872">
          <w:marLeft w:val="1800"/>
          <w:marRight w:val="0"/>
          <w:marTop w:val="77"/>
          <w:marBottom w:val="0"/>
          <w:divBdr>
            <w:top w:val="none" w:sz="0" w:space="0" w:color="auto"/>
            <w:left w:val="none" w:sz="0" w:space="0" w:color="auto"/>
            <w:bottom w:val="none" w:sz="0" w:space="0" w:color="auto"/>
            <w:right w:val="none" w:sz="0" w:space="0" w:color="auto"/>
          </w:divBdr>
        </w:div>
        <w:div w:id="1799838587">
          <w:marLeft w:val="1166"/>
          <w:marRight w:val="0"/>
          <w:marTop w:val="77"/>
          <w:marBottom w:val="0"/>
          <w:divBdr>
            <w:top w:val="none" w:sz="0" w:space="0" w:color="auto"/>
            <w:left w:val="none" w:sz="0" w:space="0" w:color="auto"/>
            <w:bottom w:val="none" w:sz="0" w:space="0" w:color="auto"/>
            <w:right w:val="none" w:sz="0" w:space="0" w:color="auto"/>
          </w:divBdr>
        </w:div>
        <w:div w:id="1819808008">
          <w:marLeft w:val="547"/>
          <w:marRight w:val="0"/>
          <w:marTop w:val="86"/>
          <w:marBottom w:val="0"/>
          <w:divBdr>
            <w:top w:val="none" w:sz="0" w:space="0" w:color="auto"/>
            <w:left w:val="none" w:sz="0" w:space="0" w:color="auto"/>
            <w:bottom w:val="none" w:sz="0" w:space="0" w:color="auto"/>
            <w:right w:val="none" w:sz="0" w:space="0" w:color="auto"/>
          </w:divBdr>
        </w:div>
        <w:div w:id="1829327806">
          <w:marLeft w:val="547"/>
          <w:marRight w:val="0"/>
          <w:marTop w:val="86"/>
          <w:marBottom w:val="0"/>
          <w:divBdr>
            <w:top w:val="none" w:sz="0" w:space="0" w:color="auto"/>
            <w:left w:val="none" w:sz="0" w:space="0" w:color="auto"/>
            <w:bottom w:val="none" w:sz="0" w:space="0" w:color="auto"/>
            <w:right w:val="none" w:sz="0" w:space="0" w:color="auto"/>
          </w:divBdr>
        </w:div>
        <w:div w:id="1850482237">
          <w:marLeft w:val="547"/>
          <w:marRight w:val="0"/>
          <w:marTop w:val="86"/>
          <w:marBottom w:val="0"/>
          <w:divBdr>
            <w:top w:val="none" w:sz="0" w:space="0" w:color="auto"/>
            <w:left w:val="none" w:sz="0" w:space="0" w:color="auto"/>
            <w:bottom w:val="none" w:sz="0" w:space="0" w:color="auto"/>
            <w:right w:val="none" w:sz="0" w:space="0" w:color="auto"/>
          </w:divBdr>
        </w:div>
      </w:divsChild>
    </w:div>
    <w:div w:id="1354762914">
      <w:bodyDiv w:val="1"/>
      <w:marLeft w:val="0"/>
      <w:marRight w:val="0"/>
      <w:marTop w:val="0"/>
      <w:marBottom w:val="0"/>
      <w:divBdr>
        <w:top w:val="none" w:sz="0" w:space="0" w:color="auto"/>
        <w:left w:val="none" w:sz="0" w:space="0" w:color="auto"/>
        <w:bottom w:val="none" w:sz="0" w:space="0" w:color="auto"/>
        <w:right w:val="none" w:sz="0" w:space="0" w:color="auto"/>
      </w:divBdr>
    </w:div>
    <w:div w:id="1355572003">
      <w:bodyDiv w:val="1"/>
      <w:marLeft w:val="0"/>
      <w:marRight w:val="0"/>
      <w:marTop w:val="0"/>
      <w:marBottom w:val="0"/>
      <w:divBdr>
        <w:top w:val="none" w:sz="0" w:space="0" w:color="auto"/>
        <w:left w:val="none" w:sz="0" w:space="0" w:color="auto"/>
        <w:bottom w:val="none" w:sz="0" w:space="0" w:color="auto"/>
        <w:right w:val="none" w:sz="0" w:space="0" w:color="auto"/>
      </w:divBdr>
      <w:divsChild>
        <w:div w:id="328944382">
          <w:marLeft w:val="3240"/>
          <w:marRight w:val="0"/>
          <w:marTop w:val="86"/>
          <w:marBottom w:val="0"/>
          <w:divBdr>
            <w:top w:val="none" w:sz="0" w:space="0" w:color="auto"/>
            <w:left w:val="none" w:sz="0" w:space="0" w:color="auto"/>
            <w:bottom w:val="none" w:sz="0" w:space="0" w:color="auto"/>
            <w:right w:val="none" w:sz="0" w:space="0" w:color="auto"/>
          </w:divBdr>
        </w:div>
        <w:div w:id="545222962">
          <w:marLeft w:val="2520"/>
          <w:marRight w:val="0"/>
          <w:marTop w:val="86"/>
          <w:marBottom w:val="0"/>
          <w:divBdr>
            <w:top w:val="none" w:sz="0" w:space="0" w:color="auto"/>
            <w:left w:val="none" w:sz="0" w:space="0" w:color="auto"/>
            <w:bottom w:val="none" w:sz="0" w:space="0" w:color="auto"/>
            <w:right w:val="none" w:sz="0" w:space="0" w:color="auto"/>
          </w:divBdr>
        </w:div>
        <w:div w:id="918708083">
          <w:marLeft w:val="1800"/>
          <w:marRight w:val="0"/>
          <w:marTop w:val="86"/>
          <w:marBottom w:val="0"/>
          <w:divBdr>
            <w:top w:val="none" w:sz="0" w:space="0" w:color="auto"/>
            <w:left w:val="none" w:sz="0" w:space="0" w:color="auto"/>
            <w:bottom w:val="none" w:sz="0" w:space="0" w:color="auto"/>
            <w:right w:val="none" w:sz="0" w:space="0" w:color="auto"/>
          </w:divBdr>
        </w:div>
        <w:div w:id="1085227864">
          <w:marLeft w:val="2520"/>
          <w:marRight w:val="0"/>
          <w:marTop w:val="86"/>
          <w:marBottom w:val="0"/>
          <w:divBdr>
            <w:top w:val="none" w:sz="0" w:space="0" w:color="auto"/>
            <w:left w:val="none" w:sz="0" w:space="0" w:color="auto"/>
            <w:bottom w:val="none" w:sz="0" w:space="0" w:color="auto"/>
            <w:right w:val="none" w:sz="0" w:space="0" w:color="auto"/>
          </w:divBdr>
        </w:div>
        <w:div w:id="1217669581">
          <w:marLeft w:val="547"/>
          <w:marRight w:val="0"/>
          <w:marTop w:val="115"/>
          <w:marBottom w:val="0"/>
          <w:divBdr>
            <w:top w:val="none" w:sz="0" w:space="0" w:color="auto"/>
            <w:left w:val="none" w:sz="0" w:space="0" w:color="auto"/>
            <w:bottom w:val="none" w:sz="0" w:space="0" w:color="auto"/>
            <w:right w:val="none" w:sz="0" w:space="0" w:color="auto"/>
          </w:divBdr>
        </w:div>
        <w:div w:id="1262957430">
          <w:marLeft w:val="1800"/>
          <w:marRight w:val="0"/>
          <w:marTop w:val="86"/>
          <w:marBottom w:val="0"/>
          <w:divBdr>
            <w:top w:val="none" w:sz="0" w:space="0" w:color="auto"/>
            <w:left w:val="none" w:sz="0" w:space="0" w:color="auto"/>
            <w:bottom w:val="none" w:sz="0" w:space="0" w:color="auto"/>
            <w:right w:val="none" w:sz="0" w:space="0" w:color="auto"/>
          </w:divBdr>
        </w:div>
        <w:div w:id="1523785689">
          <w:marLeft w:val="3240"/>
          <w:marRight w:val="0"/>
          <w:marTop w:val="86"/>
          <w:marBottom w:val="0"/>
          <w:divBdr>
            <w:top w:val="none" w:sz="0" w:space="0" w:color="auto"/>
            <w:left w:val="none" w:sz="0" w:space="0" w:color="auto"/>
            <w:bottom w:val="none" w:sz="0" w:space="0" w:color="auto"/>
            <w:right w:val="none" w:sz="0" w:space="0" w:color="auto"/>
          </w:divBdr>
        </w:div>
        <w:div w:id="2064134140">
          <w:marLeft w:val="1166"/>
          <w:marRight w:val="0"/>
          <w:marTop w:val="115"/>
          <w:marBottom w:val="0"/>
          <w:divBdr>
            <w:top w:val="none" w:sz="0" w:space="0" w:color="auto"/>
            <w:left w:val="none" w:sz="0" w:space="0" w:color="auto"/>
            <w:bottom w:val="none" w:sz="0" w:space="0" w:color="auto"/>
            <w:right w:val="none" w:sz="0" w:space="0" w:color="auto"/>
          </w:divBdr>
        </w:div>
      </w:divsChild>
    </w:div>
    <w:div w:id="1356074383">
      <w:bodyDiv w:val="1"/>
      <w:marLeft w:val="0"/>
      <w:marRight w:val="0"/>
      <w:marTop w:val="0"/>
      <w:marBottom w:val="0"/>
      <w:divBdr>
        <w:top w:val="none" w:sz="0" w:space="0" w:color="auto"/>
        <w:left w:val="none" w:sz="0" w:space="0" w:color="auto"/>
        <w:bottom w:val="none" w:sz="0" w:space="0" w:color="auto"/>
        <w:right w:val="none" w:sz="0" w:space="0" w:color="auto"/>
      </w:divBdr>
    </w:div>
    <w:div w:id="1356157375">
      <w:bodyDiv w:val="1"/>
      <w:marLeft w:val="0"/>
      <w:marRight w:val="0"/>
      <w:marTop w:val="0"/>
      <w:marBottom w:val="0"/>
      <w:divBdr>
        <w:top w:val="none" w:sz="0" w:space="0" w:color="auto"/>
        <w:left w:val="none" w:sz="0" w:space="0" w:color="auto"/>
        <w:bottom w:val="none" w:sz="0" w:space="0" w:color="auto"/>
        <w:right w:val="none" w:sz="0" w:space="0" w:color="auto"/>
      </w:divBdr>
    </w:div>
    <w:div w:id="1356342458">
      <w:bodyDiv w:val="1"/>
      <w:marLeft w:val="0"/>
      <w:marRight w:val="0"/>
      <w:marTop w:val="0"/>
      <w:marBottom w:val="0"/>
      <w:divBdr>
        <w:top w:val="none" w:sz="0" w:space="0" w:color="auto"/>
        <w:left w:val="none" w:sz="0" w:space="0" w:color="auto"/>
        <w:bottom w:val="none" w:sz="0" w:space="0" w:color="auto"/>
        <w:right w:val="none" w:sz="0" w:space="0" w:color="auto"/>
      </w:divBdr>
    </w:div>
    <w:div w:id="1356422369">
      <w:bodyDiv w:val="1"/>
      <w:marLeft w:val="0"/>
      <w:marRight w:val="0"/>
      <w:marTop w:val="0"/>
      <w:marBottom w:val="0"/>
      <w:divBdr>
        <w:top w:val="none" w:sz="0" w:space="0" w:color="auto"/>
        <w:left w:val="none" w:sz="0" w:space="0" w:color="auto"/>
        <w:bottom w:val="none" w:sz="0" w:space="0" w:color="auto"/>
        <w:right w:val="none" w:sz="0" w:space="0" w:color="auto"/>
      </w:divBdr>
    </w:div>
    <w:div w:id="1356613414">
      <w:bodyDiv w:val="1"/>
      <w:marLeft w:val="0"/>
      <w:marRight w:val="0"/>
      <w:marTop w:val="0"/>
      <w:marBottom w:val="0"/>
      <w:divBdr>
        <w:top w:val="none" w:sz="0" w:space="0" w:color="auto"/>
        <w:left w:val="none" w:sz="0" w:space="0" w:color="auto"/>
        <w:bottom w:val="none" w:sz="0" w:space="0" w:color="auto"/>
        <w:right w:val="none" w:sz="0" w:space="0" w:color="auto"/>
      </w:divBdr>
    </w:div>
    <w:div w:id="1356999070">
      <w:bodyDiv w:val="1"/>
      <w:marLeft w:val="0"/>
      <w:marRight w:val="0"/>
      <w:marTop w:val="0"/>
      <w:marBottom w:val="0"/>
      <w:divBdr>
        <w:top w:val="none" w:sz="0" w:space="0" w:color="auto"/>
        <w:left w:val="none" w:sz="0" w:space="0" w:color="auto"/>
        <w:bottom w:val="none" w:sz="0" w:space="0" w:color="auto"/>
        <w:right w:val="none" w:sz="0" w:space="0" w:color="auto"/>
      </w:divBdr>
    </w:div>
    <w:div w:id="1357075015">
      <w:bodyDiv w:val="1"/>
      <w:marLeft w:val="0"/>
      <w:marRight w:val="0"/>
      <w:marTop w:val="0"/>
      <w:marBottom w:val="0"/>
      <w:divBdr>
        <w:top w:val="none" w:sz="0" w:space="0" w:color="auto"/>
        <w:left w:val="none" w:sz="0" w:space="0" w:color="auto"/>
        <w:bottom w:val="none" w:sz="0" w:space="0" w:color="auto"/>
        <w:right w:val="none" w:sz="0" w:space="0" w:color="auto"/>
      </w:divBdr>
    </w:div>
    <w:div w:id="1357149772">
      <w:bodyDiv w:val="1"/>
      <w:marLeft w:val="0"/>
      <w:marRight w:val="0"/>
      <w:marTop w:val="0"/>
      <w:marBottom w:val="0"/>
      <w:divBdr>
        <w:top w:val="none" w:sz="0" w:space="0" w:color="auto"/>
        <w:left w:val="none" w:sz="0" w:space="0" w:color="auto"/>
        <w:bottom w:val="none" w:sz="0" w:space="0" w:color="auto"/>
        <w:right w:val="none" w:sz="0" w:space="0" w:color="auto"/>
      </w:divBdr>
    </w:div>
    <w:div w:id="1358190129">
      <w:bodyDiv w:val="1"/>
      <w:marLeft w:val="0"/>
      <w:marRight w:val="0"/>
      <w:marTop w:val="0"/>
      <w:marBottom w:val="0"/>
      <w:divBdr>
        <w:top w:val="none" w:sz="0" w:space="0" w:color="auto"/>
        <w:left w:val="none" w:sz="0" w:space="0" w:color="auto"/>
        <w:bottom w:val="none" w:sz="0" w:space="0" w:color="auto"/>
        <w:right w:val="none" w:sz="0" w:space="0" w:color="auto"/>
      </w:divBdr>
      <w:divsChild>
        <w:div w:id="1680696680">
          <w:marLeft w:val="547"/>
          <w:marRight w:val="0"/>
          <w:marTop w:val="154"/>
          <w:marBottom w:val="0"/>
          <w:divBdr>
            <w:top w:val="none" w:sz="0" w:space="0" w:color="auto"/>
            <w:left w:val="none" w:sz="0" w:space="0" w:color="auto"/>
            <w:bottom w:val="none" w:sz="0" w:space="0" w:color="auto"/>
            <w:right w:val="none" w:sz="0" w:space="0" w:color="auto"/>
          </w:divBdr>
        </w:div>
        <w:div w:id="1943339982">
          <w:marLeft w:val="1166"/>
          <w:marRight w:val="0"/>
          <w:marTop w:val="134"/>
          <w:marBottom w:val="0"/>
          <w:divBdr>
            <w:top w:val="none" w:sz="0" w:space="0" w:color="auto"/>
            <w:left w:val="none" w:sz="0" w:space="0" w:color="auto"/>
            <w:bottom w:val="none" w:sz="0" w:space="0" w:color="auto"/>
            <w:right w:val="none" w:sz="0" w:space="0" w:color="auto"/>
          </w:divBdr>
        </w:div>
        <w:div w:id="2054763546">
          <w:marLeft w:val="1166"/>
          <w:marRight w:val="0"/>
          <w:marTop w:val="134"/>
          <w:marBottom w:val="0"/>
          <w:divBdr>
            <w:top w:val="none" w:sz="0" w:space="0" w:color="auto"/>
            <w:left w:val="none" w:sz="0" w:space="0" w:color="auto"/>
            <w:bottom w:val="none" w:sz="0" w:space="0" w:color="auto"/>
            <w:right w:val="none" w:sz="0" w:space="0" w:color="auto"/>
          </w:divBdr>
        </w:div>
      </w:divsChild>
    </w:div>
    <w:div w:id="1358432128">
      <w:bodyDiv w:val="1"/>
      <w:marLeft w:val="0"/>
      <w:marRight w:val="0"/>
      <w:marTop w:val="0"/>
      <w:marBottom w:val="0"/>
      <w:divBdr>
        <w:top w:val="none" w:sz="0" w:space="0" w:color="auto"/>
        <w:left w:val="none" w:sz="0" w:space="0" w:color="auto"/>
        <w:bottom w:val="none" w:sz="0" w:space="0" w:color="auto"/>
        <w:right w:val="none" w:sz="0" w:space="0" w:color="auto"/>
      </w:divBdr>
    </w:div>
    <w:div w:id="1358582619">
      <w:bodyDiv w:val="1"/>
      <w:marLeft w:val="0"/>
      <w:marRight w:val="0"/>
      <w:marTop w:val="0"/>
      <w:marBottom w:val="0"/>
      <w:divBdr>
        <w:top w:val="none" w:sz="0" w:space="0" w:color="auto"/>
        <w:left w:val="none" w:sz="0" w:space="0" w:color="auto"/>
        <w:bottom w:val="none" w:sz="0" w:space="0" w:color="auto"/>
        <w:right w:val="none" w:sz="0" w:space="0" w:color="auto"/>
      </w:divBdr>
      <w:divsChild>
        <w:div w:id="1077750532">
          <w:marLeft w:val="547"/>
          <w:marRight w:val="0"/>
          <w:marTop w:val="115"/>
          <w:marBottom w:val="0"/>
          <w:divBdr>
            <w:top w:val="none" w:sz="0" w:space="0" w:color="auto"/>
            <w:left w:val="none" w:sz="0" w:space="0" w:color="auto"/>
            <w:bottom w:val="none" w:sz="0" w:space="0" w:color="auto"/>
            <w:right w:val="none" w:sz="0" w:space="0" w:color="auto"/>
          </w:divBdr>
        </w:div>
      </w:divsChild>
    </w:div>
    <w:div w:id="1358921148">
      <w:bodyDiv w:val="1"/>
      <w:marLeft w:val="0"/>
      <w:marRight w:val="0"/>
      <w:marTop w:val="0"/>
      <w:marBottom w:val="0"/>
      <w:divBdr>
        <w:top w:val="none" w:sz="0" w:space="0" w:color="auto"/>
        <w:left w:val="none" w:sz="0" w:space="0" w:color="auto"/>
        <w:bottom w:val="none" w:sz="0" w:space="0" w:color="auto"/>
        <w:right w:val="none" w:sz="0" w:space="0" w:color="auto"/>
      </w:divBdr>
    </w:div>
    <w:div w:id="1359426915">
      <w:bodyDiv w:val="1"/>
      <w:marLeft w:val="0"/>
      <w:marRight w:val="0"/>
      <w:marTop w:val="0"/>
      <w:marBottom w:val="0"/>
      <w:divBdr>
        <w:top w:val="none" w:sz="0" w:space="0" w:color="auto"/>
        <w:left w:val="none" w:sz="0" w:space="0" w:color="auto"/>
        <w:bottom w:val="none" w:sz="0" w:space="0" w:color="auto"/>
        <w:right w:val="none" w:sz="0" w:space="0" w:color="auto"/>
      </w:divBdr>
    </w:div>
    <w:div w:id="1359505137">
      <w:bodyDiv w:val="1"/>
      <w:marLeft w:val="0"/>
      <w:marRight w:val="0"/>
      <w:marTop w:val="0"/>
      <w:marBottom w:val="0"/>
      <w:divBdr>
        <w:top w:val="none" w:sz="0" w:space="0" w:color="auto"/>
        <w:left w:val="none" w:sz="0" w:space="0" w:color="auto"/>
        <w:bottom w:val="none" w:sz="0" w:space="0" w:color="auto"/>
        <w:right w:val="none" w:sz="0" w:space="0" w:color="auto"/>
      </w:divBdr>
      <w:divsChild>
        <w:div w:id="269898454">
          <w:marLeft w:val="547"/>
          <w:marRight w:val="0"/>
          <w:marTop w:val="130"/>
          <w:marBottom w:val="0"/>
          <w:divBdr>
            <w:top w:val="none" w:sz="0" w:space="0" w:color="auto"/>
            <w:left w:val="none" w:sz="0" w:space="0" w:color="auto"/>
            <w:bottom w:val="none" w:sz="0" w:space="0" w:color="auto"/>
            <w:right w:val="none" w:sz="0" w:space="0" w:color="auto"/>
          </w:divBdr>
        </w:div>
        <w:div w:id="1013729518">
          <w:marLeft w:val="1166"/>
          <w:marRight w:val="0"/>
          <w:marTop w:val="115"/>
          <w:marBottom w:val="0"/>
          <w:divBdr>
            <w:top w:val="none" w:sz="0" w:space="0" w:color="auto"/>
            <w:left w:val="none" w:sz="0" w:space="0" w:color="auto"/>
            <w:bottom w:val="none" w:sz="0" w:space="0" w:color="auto"/>
            <w:right w:val="none" w:sz="0" w:space="0" w:color="auto"/>
          </w:divBdr>
        </w:div>
        <w:div w:id="1326276890">
          <w:marLeft w:val="1166"/>
          <w:marRight w:val="0"/>
          <w:marTop w:val="115"/>
          <w:marBottom w:val="0"/>
          <w:divBdr>
            <w:top w:val="none" w:sz="0" w:space="0" w:color="auto"/>
            <w:left w:val="none" w:sz="0" w:space="0" w:color="auto"/>
            <w:bottom w:val="none" w:sz="0" w:space="0" w:color="auto"/>
            <w:right w:val="none" w:sz="0" w:space="0" w:color="auto"/>
          </w:divBdr>
        </w:div>
        <w:div w:id="1397782449">
          <w:marLeft w:val="1166"/>
          <w:marRight w:val="0"/>
          <w:marTop w:val="115"/>
          <w:marBottom w:val="0"/>
          <w:divBdr>
            <w:top w:val="none" w:sz="0" w:space="0" w:color="auto"/>
            <w:left w:val="none" w:sz="0" w:space="0" w:color="auto"/>
            <w:bottom w:val="none" w:sz="0" w:space="0" w:color="auto"/>
            <w:right w:val="none" w:sz="0" w:space="0" w:color="auto"/>
          </w:divBdr>
        </w:div>
        <w:div w:id="1802645998">
          <w:marLeft w:val="1166"/>
          <w:marRight w:val="0"/>
          <w:marTop w:val="115"/>
          <w:marBottom w:val="0"/>
          <w:divBdr>
            <w:top w:val="none" w:sz="0" w:space="0" w:color="auto"/>
            <w:left w:val="none" w:sz="0" w:space="0" w:color="auto"/>
            <w:bottom w:val="none" w:sz="0" w:space="0" w:color="auto"/>
            <w:right w:val="none" w:sz="0" w:space="0" w:color="auto"/>
          </w:divBdr>
        </w:div>
        <w:div w:id="2073388755">
          <w:marLeft w:val="547"/>
          <w:marRight w:val="0"/>
          <w:marTop w:val="130"/>
          <w:marBottom w:val="0"/>
          <w:divBdr>
            <w:top w:val="none" w:sz="0" w:space="0" w:color="auto"/>
            <w:left w:val="none" w:sz="0" w:space="0" w:color="auto"/>
            <w:bottom w:val="none" w:sz="0" w:space="0" w:color="auto"/>
            <w:right w:val="none" w:sz="0" w:space="0" w:color="auto"/>
          </w:divBdr>
        </w:div>
      </w:divsChild>
    </w:div>
    <w:div w:id="1359702835">
      <w:bodyDiv w:val="1"/>
      <w:marLeft w:val="0"/>
      <w:marRight w:val="0"/>
      <w:marTop w:val="0"/>
      <w:marBottom w:val="0"/>
      <w:divBdr>
        <w:top w:val="none" w:sz="0" w:space="0" w:color="auto"/>
        <w:left w:val="none" w:sz="0" w:space="0" w:color="auto"/>
        <w:bottom w:val="none" w:sz="0" w:space="0" w:color="auto"/>
        <w:right w:val="none" w:sz="0" w:space="0" w:color="auto"/>
      </w:divBdr>
    </w:div>
    <w:div w:id="1359889088">
      <w:bodyDiv w:val="1"/>
      <w:marLeft w:val="0"/>
      <w:marRight w:val="0"/>
      <w:marTop w:val="0"/>
      <w:marBottom w:val="0"/>
      <w:divBdr>
        <w:top w:val="none" w:sz="0" w:space="0" w:color="auto"/>
        <w:left w:val="none" w:sz="0" w:space="0" w:color="auto"/>
        <w:bottom w:val="none" w:sz="0" w:space="0" w:color="auto"/>
        <w:right w:val="none" w:sz="0" w:space="0" w:color="auto"/>
      </w:divBdr>
      <w:divsChild>
        <w:div w:id="35283198">
          <w:marLeft w:val="1166"/>
          <w:marRight w:val="0"/>
          <w:marTop w:val="134"/>
          <w:marBottom w:val="0"/>
          <w:divBdr>
            <w:top w:val="none" w:sz="0" w:space="0" w:color="auto"/>
            <w:left w:val="none" w:sz="0" w:space="0" w:color="auto"/>
            <w:bottom w:val="none" w:sz="0" w:space="0" w:color="auto"/>
            <w:right w:val="none" w:sz="0" w:space="0" w:color="auto"/>
          </w:divBdr>
        </w:div>
        <w:div w:id="276719604">
          <w:marLeft w:val="3240"/>
          <w:marRight w:val="0"/>
          <w:marTop w:val="96"/>
          <w:marBottom w:val="0"/>
          <w:divBdr>
            <w:top w:val="none" w:sz="0" w:space="0" w:color="auto"/>
            <w:left w:val="none" w:sz="0" w:space="0" w:color="auto"/>
            <w:bottom w:val="none" w:sz="0" w:space="0" w:color="auto"/>
            <w:right w:val="none" w:sz="0" w:space="0" w:color="auto"/>
          </w:divBdr>
        </w:div>
        <w:div w:id="810749038">
          <w:marLeft w:val="3240"/>
          <w:marRight w:val="0"/>
          <w:marTop w:val="96"/>
          <w:marBottom w:val="0"/>
          <w:divBdr>
            <w:top w:val="none" w:sz="0" w:space="0" w:color="auto"/>
            <w:left w:val="none" w:sz="0" w:space="0" w:color="auto"/>
            <w:bottom w:val="none" w:sz="0" w:space="0" w:color="auto"/>
            <w:right w:val="none" w:sz="0" w:space="0" w:color="auto"/>
          </w:divBdr>
        </w:div>
        <w:div w:id="839125128">
          <w:marLeft w:val="547"/>
          <w:marRight w:val="0"/>
          <w:marTop w:val="154"/>
          <w:marBottom w:val="0"/>
          <w:divBdr>
            <w:top w:val="none" w:sz="0" w:space="0" w:color="auto"/>
            <w:left w:val="none" w:sz="0" w:space="0" w:color="auto"/>
            <w:bottom w:val="none" w:sz="0" w:space="0" w:color="auto"/>
            <w:right w:val="none" w:sz="0" w:space="0" w:color="auto"/>
          </w:divBdr>
        </w:div>
        <w:div w:id="1044914832">
          <w:marLeft w:val="2520"/>
          <w:marRight w:val="0"/>
          <w:marTop w:val="96"/>
          <w:marBottom w:val="0"/>
          <w:divBdr>
            <w:top w:val="none" w:sz="0" w:space="0" w:color="auto"/>
            <w:left w:val="none" w:sz="0" w:space="0" w:color="auto"/>
            <w:bottom w:val="none" w:sz="0" w:space="0" w:color="auto"/>
            <w:right w:val="none" w:sz="0" w:space="0" w:color="auto"/>
          </w:divBdr>
        </w:div>
        <w:div w:id="1406300825">
          <w:marLeft w:val="3240"/>
          <w:marRight w:val="0"/>
          <w:marTop w:val="96"/>
          <w:marBottom w:val="0"/>
          <w:divBdr>
            <w:top w:val="none" w:sz="0" w:space="0" w:color="auto"/>
            <w:left w:val="none" w:sz="0" w:space="0" w:color="auto"/>
            <w:bottom w:val="none" w:sz="0" w:space="0" w:color="auto"/>
            <w:right w:val="none" w:sz="0" w:space="0" w:color="auto"/>
          </w:divBdr>
        </w:div>
        <w:div w:id="1760055583">
          <w:marLeft w:val="1800"/>
          <w:marRight w:val="0"/>
          <w:marTop w:val="115"/>
          <w:marBottom w:val="0"/>
          <w:divBdr>
            <w:top w:val="none" w:sz="0" w:space="0" w:color="auto"/>
            <w:left w:val="none" w:sz="0" w:space="0" w:color="auto"/>
            <w:bottom w:val="none" w:sz="0" w:space="0" w:color="auto"/>
            <w:right w:val="none" w:sz="0" w:space="0" w:color="auto"/>
          </w:divBdr>
        </w:div>
      </w:divsChild>
    </w:div>
    <w:div w:id="1360160447">
      <w:bodyDiv w:val="1"/>
      <w:marLeft w:val="0"/>
      <w:marRight w:val="0"/>
      <w:marTop w:val="0"/>
      <w:marBottom w:val="0"/>
      <w:divBdr>
        <w:top w:val="none" w:sz="0" w:space="0" w:color="auto"/>
        <w:left w:val="none" w:sz="0" w:space="0" w:color="auto"/>
        <w:bottom w:val="none" w:sz="0" w:space="0" w:color="auto"/>
        <w:right w:val="none" w:sz="0" w:space="0" w:color="auto"/>
      </w:divBdr>
    </w:div>
    <w:div w:id="1360471853">
      <w:bodyDiv w:val="1"/>
      <w:marLeft w:val="0"/>
      <w:marRight w:val="0"/>
      <w:marTop w:val="0"/>
      <w:marBottom w:val="0"/>
      <w:divBdr>
        <w:top w:val="none" w:sz="0" w:space="0" w:color="auto"/>
        <w:left w:val="none" w:sz="0" w:space="0" w:color="auto"/>
        <w:bottom w:val="none" w:sz="0" w:space="0" w:color="auto"/>
        <w:right w:val="none" w:sz="0" w:space="0" w:color="auto"/>
      </w:divBdr>
      <w:divsChild>
        <w:div w:id="5523927">
          <w:marLeft w:val="1166"/>
          <w:marRight w:val="0"/>
          <w:marTop w:val="96"/>
          <w:marBottom w:val="0"/>
          <w:divBdr>
            <w:top w:val="none" w:sz="0" w:space="0" w:color="auto"/>
            <w:left w:val="none" w:sz="0" w:space="0" w:color="auto"/>
            <w:bottom w:val="none" w:sz="0" w:space="0" w:color="auto"/>
            <w:right w:val="none" w:sz="0" w:space="0" w:color="auto"/>
          </w:divBdr>
        </w:div>
        <w:div w:id="606155797">
          <w:marLeft w:val="547"/>
          <w:marRight w:val="0"/>
          <w:marTop w:val="115"/>
          <w:marBottom w:val="0"/>
          <w:divBdr>
            <w:top w:val="none" w:sz="0" w:space="0" w:color="auto"/>
            <w:left w:val="none" w:sz="0" w:space="0" w:color="auto"/>
            <w:bottom w:val="none" w:sz="0" w:space="0" w:color="auto"/>
            <w:right w:val="none" w:sz="0" w:space="0" w:color="auto"/>
          </w:divBdr>
        </w:div>
        <w:div w:id="1769538936">
          <w:marLeft w:val="1166"/>
          <w:marRight w:val="0"/>
          <w:marTop w:val="96"/>
          <w:marBottom w:val="0"/>
          <w:divBdr>
            <w:top w:val="none" w:sz="0" w:space="0" w:color="auto"/>
            <w:left w:val="none" w:sz="0" w:space="0" w:color="auto"/>
            <w:bottom w:val="none" w:sz="0" w:space="0" w:color="auto"/>
            <w:right w:val="none" w:sz="0" w:space="0" w:color="auto"/>
          </w:divBdr>
        </w:div>
      </w:divsChild>
    </w:div>
    <w:div w:id="1361323462">
      <w:bodyDiv w:val="1"/>
      <w:marLeft w:val="0"/>
      <w:marRight w:val="0"/>
      <w:marTop w:val="0"/>
      <w:marBottom w:val="0"/>
      <w:divBdr>
        <w:top w:val="none" w:sz="0" w:space="0" w:color="auto"/>
        <w:left w:val="none" w:sz="0" w:space="0" w:color="auto"/>
        <w:bottom w:val="none" w:sz="0" w:space="0" w:color="auto"/>
        <w:right w:val="none" w:sz="0" w:space="0" w:color="auto"/>
      </w:divBdr>
    </w:div>
    <w:div w:id="1361662987">
      <w:bodyDiv w:val="1"/>
      <w:marLeft w:val="0"/>
      <w:marRight w:val="0"/>
      <w:marTop w:val="0"/>
      <w:marBottom w:val="0"/>
      <w:divBdr>
        <w:top w:val="none" w:sz="0" w:space="0" w:color="auto"/>
        <w:left w:val="none" w:sz="0" w:space="0" w:color="auto"/>
        <w:bottom w:val="none" w:sz="0" w:space="0" w:color="auto"/>
        <w:right w:val="none" w:sz="0" w:space="0" w:color="auto"/>
      </w:divBdr>
    </w:div>
    <w:div w:id="1362167526">
      <w:bodyDiv w:val="1"/>
      <w:marLeft w:val="0"/>
      <w:marRight w:val="0"/>
      <w:marTop w:val="0"/>
      <w:marBottom w:val="0"/>
      <w:divBdr>
        <w:top w:val="none" w:sz="0" w:space="0" w:color="auto"/>
        <w:left w:val="none" w:sz="0" w:space="0" w:color="auto"/>
        <w:bottom w:val="none" w:sz="0" w:space="0" w:color="auto"/>
        <w:right w:val="none" w:sz="0" w:space="0" w:color="auto"/>
      </w:divBdr>
    </w:div>
    <w:div w:id="1362314860">
      <w:bodyDiv w:val="1"/>
      <w:marLeft w:val="0"/>
      <w:marRight w:val="0"/>
      <w:marTop w:val="0"/>
      <w:marBottom w:val="0"/>
      <w:divBdr>
        <w:top w:val="none" w:sz="0" w:space="0" w:color="auto"/>
        <w:left w:val="none" w:sz="0" w:space="0" w:color="auto"/>
        <w:bottom w:val="none" w:sz="0" w:space="0" w:color="auto"/>
        <w:right w:val="none" w:sz="0" w:space="0" w:color="auto"/>
      </w:divBdr>
    </w:div>
    <w:div w:id="1362978852">
      <w:bodyDiv w:val="1"/>
      <w:marLeft w:val="0"/>
      <w:marRight w:val="0"/>
      <w:marTop w:val="0"/>
      <w:marBottom w:val="0"/>
      <w:divBdr>
        <w:top w:val="none" w:sz="0" w:space="0" w:color="auto"/>
        <w:left w:val="none" w:sz="0" w:space="0" w:color="auto"/>
        <w:bottom w:val="none" w:sz="0" w:space="0" w:color="auto"/>
        <w:right w:val="none" w:sz="0" w:space="0" w:color="auto"/>
      </w:divBdr>
    </w:div>
    <w:div w:id="1363045852">
      <w:bodyDiv w:val="1"/>
      <w:marLeft w:val="0"/>
      <w:marRight w:val="0"/>
      <w:marTop w:val="0"/>
      <w:marBottom w:val="0"/>
      <w:divBdr>
        <w:top w:val="none" w:sz="0" w:space="0" w:color="auto"/>
        <w:left w:val="none" w:sz="0" w:space="0" w:color="auto"/>
        <w:bottom w:val="none" w:sz="0" w:space="0" w:color="auto"/>
        <w:right w:val="none" w:sz="0" w:space="0" w:color="auto"/>
      </w:divBdr>
      <w:divsChild>
        <w:div w:id="306008745">
          <w:marLeft w:val="1166"/>
          <w:marRight w:val="0"/>
          <w:marTop w:val="106"/>
          <w:marBottom w:val="0"/>
          <w:divBdr>
            <w:top w:val="none" w:sz="0" w:space="0" w:color="auto"/>
            <w:left w:val="none" w:sz="0" w:space="0" w:color="auto"/>
            <w:bottom w:val="none" w:sz="0" w:space="0" w:color="auto"/>
            <w:right w:val="none" w:sz="0" w:space="0" w:color="auto"/>
          </w:divBdr>
        </w:div>
        <w:div w:id="884609445">
          <w:marLeft w:val="1166"/>
          <w:marRight w:val="0"/>
          <w:marTop w:val="106"/>
          <w:marBottom w:val="0"/>
          <w:divBdr>
            <w:top w:val="none" w:sz="0" w:space="0" w:color="auto"/>
            <w:left w:val="none" w:sz="0" w:space="0" w:color="auto"/>
            <w:bottom w:val="none" w:sz="0" w:space="0" w:color="auto"/>
            <w:right w:val="none" w:sz="0" w:space="0" w:color="auto"/>
          </w:divBdr>
        </w:div>
        <w:div w:id="1162350532">
          <w:marLeft w:val="547"/>
          <w:marRight w:val="0"/>
          <w:marTop w:val="120"/>
          <w:marBottom w:val="0"/>
          <w:divBdr>
            <w:top w:val="none" w:sz="0" w:space="0" w:color="auto"/>
            <w:left w:val="none" w:sz="0" w:space="0" w:color="auto"/>
            <w:bottom w:val="none" w:sz="0" w:space="0" w:color="auto"/>
            <w:right w:val="none" w:sz="0" w:space="0" w:color="auto"/>
          </w:divBdr>
        </w:div>
        <w:div w:id="1225946788">
          <w:marLeft w:val="547"/>
          <w:marRight w:val="0"/>
          <w:marTop w:val="120"/>
          <w:marBottom w:val="0"/>
          <w:divBdr>
            <w:top w:val="none" w:sz="0" w:space="0" w:color="auto"/>
            <w:left w:val="none" w:sz="0" w:space="0" w:color="auto"/>
            <w:bottom w:val="none" w:sz="0" w:space="0" w:color="auto"/>
            <w:right w:val="none" w:sz="0" w:space="0" w:color="auto"/>
          </w:divBdr>
        </w:div>
        <w:div w:id="1699161848">
          <w:marLeft w:val="1166"/>
          <w:marRight w:val="0"/>
          <w:marTop w:val="106"/>
          <w:marBottom w:val="0"/>
          <w:divBdr>
            <w:top w:val="none" w:sz="0" w:space="0" w:color="auto"/>
            <w:left w:val="none" w:sz="0" w:space="0" w:color="auto"/>
            <w:bottom w:val="none" w:sz="0" w:space="0" w:color="auto"/>
            <w:right w:val="none" w:sz="0" w:space="0" w:color="auto"/>
          </w:divBdr>
        </w:div>
        <w:div w:id="1885480581">
          <w:marLeft w:val="547"/>
          <w:marRight w:val="0"/>
          <w:marTop w:val="120"/>
          <w:marBottom w:val="0"/>
          <w:divBdr>
            <w:top w:val="none" w:sz="0" w:space="0" w:color="auto"/>
            <w:left w:val="none" w:sz="0" w:space="0" w:color="auto"/>
            <w:bottom w:val="none" w:sz="0" w:space="0" w:color="auto"/>
            <w:right w:val="none" w:sz="0" w:space="0" w:color="auto"/>
          </w:divBdr>
        </w:div>
        <w:div w:id="1914117332">
          <w:marLeft w:val="547"/>
          <w:marRight w:val="0"/>
          <w:marTop w:val="120"/>
          <w:marBottom w:val="0"/>
          <w:divBdr>
            <w:top w:val="none" w:sz="0" w:space="0" w:color="auto"/>
            <w:left w:val="none" w:sz="0" w:space="0" w:color="auto"/>
            <w:bottom w:val="none" w:sz="0" w:space="0" w:color="auto"/>
            <w:right w:val="none" w:sz="0" w:space="0" w:color="auto"/>
          </w:divBdr>
        </w:div>
      </w:divsChild>
    </w:div>
    <w:div w:id="1364013829">
      <w:bodyDiv w:val="1"/>
      <w:marLeft w:val="0"/>
      <w:marRight w:val="0"/>
      <w:marTop w:val="0"/>
      <w:marBottom w:val="0"/>
      <w:divBdr>
        <w:top w:val="none" w:sz="0" w:space="0" w:color="auto"/>
        <w:left w:val="none" w:sz="0" w:space="0" w:color="auto"/>
        <w:bottom w:val="none" w:sz="0" w:space="0" w:color="auto"/>
        <w:right w:val="none" w:sz="0" w:space="0" w:color="auto"/>
      </w:divBdr>
    </w:div>
    <w:div w:id="1364483034">
      <w:bodyDiv w:val="1"/>
      <w:marLeft w:val="0"/>
      <w:marRight w:val="0"/>
      <w:marTop w:val="0"/>
      <w:marBottom w:val="0"/>
      <w:divBdr>
        <w:top w:val="none" w:sz="0" w:space="0" w:color="auto"/>
        <w:left w:val="none" w:sz="0" w:space="0" w:color="auto"/>
        <w:bottom w:val="none" w:sz="0" w:space="0" w:color="auto"/>
        <w:right w:val="none" w:sz="0" w:space="0" w:color="auto"/>
      </w:divBdr>
      <w:divsChild>
        <w:div w:id="1323780533">
          <w:marLeft w:val="547"/>
          <w:marRight w:val="0"/>
          <w:marTop w:val="154"/>
          <w:marBottom w:val="0"/>
          <w:divBdr>
            <w:top w:val="none" w:sz="0" w:space="0" w:color="auto"/>
            <w:left w:val="none" w:sz="0" w:space="0" w:color="auto"/>
            <w:bottom w:val="none" w:sz="0" w:space="0" w:color="auto"/>
            <w:right w:val="none" w:sz="0" w:space="0" w:color="auto"/>
          </w:divBdr>
        </w:div>
        <w:div w:id="1338536096">
          <w:marLeft w:val="1166"/>
          <w:marRight w:val="0"/>
          <w:marTop w:val="134"/>
          <w:marBottom w:val="0"/>
          <w:divBdr>
            <w:top w:val="none" w:sz="0" w:space="0" w:color="auto"/>
            <w:left w:val="none" w:sz="0" w:space="0" w:color="auto"/>
            <w:bottom w:val="none" w:sz="0" w:space="0" w:color="auto"/>
            <w:right w:val="none" w:sz="0" w:space="0" w:color="auto"/>
          </w:divBdr>
        </w:div>
      </w:divsChild>
    </w:div>
    <w:div w:id="1364747451">
      <w:bodyDiv w:val="1"/>
      <w:marLeft w:val="0"/>
      <w:marRight w:val="0"/>
      <w:marTop w:val="0"/>
      <w:marBottom w:val="0"/>
      <w:divBdr>
        <w:top w:val="none" w:sz="0" w:space="0" w:color="auto"/>
        <w:left w:val="none" w:sz="0" w:space="0" w:color="auto"/>
        <w:bottom w:val="none" w:sz="0" w:space="0" w:color="auto"/>
        <w:right w:val="none" w:sz="0" w:space="0" w:color="auto"/>
      </w:divBdr>
      <w:divsChild>
        <w:div w:id="26106410">
          <w:marLeft w:val="547"/>
          <w:marRight w:val="0"/>
          <w:marTop w:val="120"/>
          <w:marBottom w:val="0"/>
          <w:divBdr>
            <w:top w:val="none" w:sz="0" w:space="0" w:color="auto"/>
            <w:left w:val="none" w:sz="0" w:space="0" w:color="auto"/>
            <w:bottom w:val="none" w:sz="0" w:space="0" w:color="auto"/>
            <w:right w:val="none" w:sz="0" w:space="0" w:color="auto"/>
          </w:divBdr>
        </w:div>
        <w:div w:id="908614611">
          <w:marLeft w:val="547"/>
          <w:marRight w:val="0"/>
          <w:marTop w:val="120"/>
          <w:marBottom w:val="0"/>
          <w:divBdr>
            <w:top w:val="none" w:sz="0" w:space="0" w:color="auto"/>
            <w:left w:val="none" w:sz="0" w:space="0" w:color="auto"/>
            <w:bottom w:val="none" w:sz="0" w:space="0" w:color="auto"/>
            <w:right w:val="none" w:sz="0" w:space="0" w:color="auto"/>
          </w:divBdr>
        </w:div>
        <w:div w:id="1775632653">
          <w:marLeft w:val="1166"/>
          <w:marRight w:val="0"/>
          <w:marTop w:val="120"/>
          <w:marBottom w:val="0"/>
          <w:divBdr>
            <w:top w:val="none" w:sz="0" w:space="0" w:color="auto"/>
            <w:left w:val="none" w:sz="0" w:space="0" w:color="auto"/>
            <w:bottom w:val="none" w:sz="0" w:space="0" w:color="auto"/>
            <w:right w:val="none" w:sz="0" w:space="0" w:color="auto"/>
          </w:divBdr>
        </w:div>
        <w:div w:id="1907648398">
          <w:marLeft w:val="547"/>
          <w:marRight w:val="0"/>
          <w:marTop w:val="120"/>
          <w:marBottom w:val="0"/>
          <w:divBdr>
            <w:top w:val="none" w:sz="0" w:space="0" w:color="auto"/>
            <w:left w:val="none" w:sz="0" w:space="0" w:color="auto"/>
            <w:bottom w:val="none" w:sz="0" w:space="0" w:color="auto"/>
            <w:right w:val="none" w:sz="0" w:space="0" w:color="auto"/>
          </w:divBdr>
        </w:div>
      </w:divsChild>
    </w:div>
    <w:div w:id="1364788979">
      <w:bodyDiv w:val="1"/>
      <w:marLeft w:val="0"/>
      <w:marRight w:val="0"/>
      <w:marTop w:val="0"/>
      <w:marBottom w:val="0"/>
      <w:divBdr>
        <w:top w:val="none" w:sz="0" w:space="0" w:color="auto"/>
        <w:left w:val="none" w:sz="0" w:space="0" w:color="auto"/>
        <w:bottom w:val="none" w:sz="0" w:space="0" w:color="auto"/>
        <w:right w:val="none" w:sz="0" w:space="0" w:color="auto"/>
      </w:divBdr>
    </w:div>
    <w:div w:id="1365325944">
      <w:bodyDiv w:val="1"/>
      <w:marLeft w:val="0"/>
      <w:marRight w:val="0"/>
      <w:marTop w:val="0"/>
      <w:marBottom w:val="0"/>
      <w:divBdr>
        <w:top w:val="none" w:sz="0" w:space="0" w:color="auto"/>
        <w:left w:val="none" w:sz="0" w:space="0" w:color="auto"/>
        <w:bottom w:val="none" w:sz="0" w:space="0" w:color="auto"/>
        <w:right w:val="none" w:sz="0" w:space="0" w:color="auto"/>
      </w:divBdr>
    </w:div>
    <w:div w:id="1366783938">
      <w:bodyDiv w:val="1"/>
      <w:marLeft w:val="0"/>
      <w:marRight w:val="0"/>
      <w:marTop w:val="0"/>
      <w:marBottom w:val="0"/>
      <w:divBdr>
        <w:top w:val="none" w:sz="0" w:space="0" w:color="auto"/>
        <w:left w:val="none" w:sz="0" w:space="0" w:color="auto"/>
        <w:bottom w:val="none" w:sz="0" w:space="0" w:color="auto"/>
        <w:right w:val="none" w:sz="0" w:space="0" w:color="auto"/>
      </w:divBdr>
      <w:divsChild>
        <w:div w:id="60643021">
          <w:marLeft w:val="1426"/>
          <w:marRight w:val="0"/>
          <w:marTop w:val="60"/>
          <w:marBottom w:val="0"/>
          <w:divBdr>
            <w:top w:val="none" w:sz="0" w:space="0" w:color="auto"/>
            <w:left w:val="none" w:sz="0" w:space="0" w:color="auto"/>
            <w:bottom w:val="none" w:sz="0" w:space="0" w:color="auto"/>
            <w:right w:val="none" w:sz="0" w:space="0" w:color="auto"/>
          </w:divBdr>
        </w:div>
        <w:div w:id="168181934">
          <w:marLeft w:val="1426"/>
          <w:marRight w:val="0"/>
          <w:marTop w:val="60"/>
          <w:marBottom w:val="0"/>
          <w:divBdr>
            <w:top w:val="none" w:sz="0" w:space="0" w:color="auto"/>
            <w:left w:val="none" w:sz="0" w:space="0" w:color="auto"/>
            <w:bottom w:val="none" w:sz="0" w:space="0" w:color="auto"/>
            <w:right w:val="none" w:sz="0" w:space="0" w:color="auto"/>
          </w:divBdr>
        </w:div>
        <w:div w:id="509223119">
          <w:marLeft w:val="2866"/>
          <w:marRight w:val="0"/>
          <w:marTop w:val="60"/>
          <w:marBottom w:val="0"/>
          <w:divBdr>
            <w:top w:val="none" w:sz="0" w:space="0" w:color="auto"/>
            <w:left w:val="none" w:sz="0" w:space="0" w:color="auto"/>
            <w:bottom w:val="none" w:sz="0" w:space="0" w:color="auto"/>
            <w:right w:val="none" w:sz="0" w:space="0" w:color="auto"/>
          </w:divBdr>
        </w:div>
        <w:div w:id="729691281">
          <w:marLeft w:val="3586"/>
          <w:marRight w:val="0"/>
          <w:marTop w:val="60"/>
          <w:marBottom w:val="0"/>
          <w:divBdr>
            <w:top w:val="none" w:sz="0" w:space="0" w:color="auto"/>
            <w:left w:val="none" w:sz="0" w:space="0" w:color="auto"/>
            <w:bottom w:val="none" w:sz="0" w:space="0" w:color="auto"/>
            <w:right w:val="none" w:sz="0" w:space="0" w:color="auto"/>
          </w:divBdr>
        </w:div>
        <w:div w:id="864252367">
          <w:marLeft w:val="1426"/>
          <w:marRight w:val="0"/>
          <w:marTop w:val="60"/>
          <w:marBottom w:val="0"/>
          <w:divBdr>
            <w:top w:val="none" w:sz="0" w:space="0" w:color="auto"/>
            <w:left w:val="none" w:sz="0" w:space="0" w:color="auto"/>
            <w:bottom w:val="none" w:sz="0" w:space="0" w:color="auto"/>
            <w:right w:val="none" w:sz="0" w:space="0" w:color="auto"/>
          </w:divBdr>
        </w:div>
        <w:div w:id="879517411">
          <w:marLeft w:val="4306"/>
          <w:marRight w:val="0"/>
          <w:marTop w:val="60"/>
          <w:marBottom w:val="0"/>
          <w:divBdr>
            <w:top w:val="none" w:sz="0" w:space="0" w:color="auto"/>
            <w:left w:val="none" w:sz="0" w:space="0" w:color="auto"/>
            <w:bottom w:val="none" w:sz="0" w:space="0" w:color="auto"/>
            <w:right w:val="none" w:sz="0" w:space="0" w:color="auto"/>
          </w:divBdr>
        </w:div>
        <w:div w:id="1024212728">
          <w:marLeft w:val="1426"/>
          <w:marRight w:val="0"/>
          <w:marTop w:val="60"/>
          <w:marBottom w:val="0"/>
          <w:divBdr>
            <w:top w:val="none" w:sz="0" w:space="0" w:color="auto"/>
            <w:left w:val="none" w:sz="0" w:space="0" w:color="auto"/>
            <w:bottom w:val="none" w:sz="0" w:space="0" w:color="auto"/>
            <w:right w:val="none" w:sz="0" w:space="0" w:color="auto"/>
          </w:divBdr>
        </w:div>
        <w:div w:id="1098913192">
          <w:marLeft w:val="4306"/>
          <w:marRight w:val="0"/>
          <w:marTop w:val="60"/>
          <w:marBottom w:val="0"/>
          <w:divBdr>
            <w:top w:val="none" w:sz="0" w:space="0" w:color="auto"/>
            <w:left w:val="none" w:sz="0" w:space="0" w:color="auto"/>
            <w:bottom w:val="none" w:sz="0" w:space="0" w:color="auto"/>
            <w:right w:val="none" w:sz="0" w:space="0" w:color="auto"/>
          </w:divBdr>
        </w:div>
        <w:div w:id="1176964272">
          <w:marLeft w:val="3586"/>
          <w:marRight w:val="0"/>
          <w:marTop w:val="60"/>
          <w:marBottom w:val="0"/>
          <w:divBdr>
            <w:top w:val="none" w:sz="0" w:space="0" w:color="auto"/>
            <w:left w:val="none" w:sz="0" w:space="0" w:color="auto"/>
            <w:bottom w:val="none" w:sz="0" w:space="0" w:color="auto"/>
            <w:right w:val="none" w:sz="0" w:space="0" w:color="auto"/>
          </w:divBdr>
        </w:div>
        <w:div w:id="1188174310">
          <w:marLeft w:val="2866"/>
          <w:marRight w:val="0"/>
          <w:marTop w:val="60"/>
          <w:marBottom w:val="0"/>
          <w:divBdr>
            <w:top w:val="none" w:sz="0" w:space="0" w:color="auto"/>
            <w:left w:val="none" w:sz="0" w:space="0" w:color="auto"/>
            <w:bottom w:val="none" w:sz="0" w:space="0" w:color="auto"/>
            <w:right w:val="none" w:sz="0" w:space="0" w:color="auto"/>
          </w:divBdr>
        </w:div>
        <w:div w:id="1364280691">
          <w:marLeft w:val="2866"/>
          <w:marRight w:val="0"/>
          <w:marTop w:val="60"/>
          <w:marBottom w:val="0"/>
          <w:divBdr>
            <w:top w:val="none" w:sz="0" w:space="0" w:color="auto"/>
            <w:left w:val="none" w:sz="0" w:space="0" w:color="auto"/>
            <w:bottom w:val="none" w:sz="0" w:space="0" w:color="auto"/>
            <w:right w:val="none" w:sz="0" w:space="0" w:color="auto"/>
          </w:divBdr>
        </w:div>
        <w:div w:id="1699357729">
          <w:marLeft w:val="2866"/>
          <w:marRight w:val="0"/>
          <w:marTop w:val="60"/>
          <w:marBottom w:val="0"/>
          <w:divBdr>
            <w:top w:val="none" w:sz="0" w:space="0" w:color="auto"/>
            <w:left w:val="none" w:sz="0" w:space="0" w:color="auto"/>
            <w:bottom w:val="none" w:sz="0" w:space="0" w:color="auto"/>
            <w:right w:val="none" w:sz="0" w:space="0" w:color="auto"/>
          </w:divBdr>
        </w:div>
        <w:div w:id="1801338560">
          <w:marLeft w:val="1426"/>
          <w:marRight w:val="0"/>
          <w:marTop w:val="60"/>
          <w:marBottom w:val="0"/>
          <w:divBdr>
            <w:top w:val="none" w:sz="0" w:space="0" w:color="auto"/>
            <w:left w:val="none" w:sz="0" w:space="0" w:color="auto"/>
            <w:bottom w:val="none" w:sz="0" w:space="0" w:color="auto"/>
            <w:right w:val="none" w:sz="0" w:space="0" w:color="auto"/>
          </w:divBdr>
        </w:div>
        <w:div w:id="2069257524">
          <w:marLeft w:val="533"/>
          <w:marRight w:val="0"/>
          <w:marTop w:val="60"/>
          <w:marBottom w:val="0"/>
          <w:divBdr>
            <w:top w:val="none" w:sz="0" w:space="0" w:color="auto"/>
            <w:left w:val="none" w:sz="0" w:space="0" w:color="auto"/>
            <w:bottom w:val="none" w:sz="0" w:space="0" w:color="auto"/>
            <w:right w:val="none" w:sz="0" w:space="0" w:color="auto"/>
          </w:divBdr>
        </w:div>
      </w:divsChild>
    </w:div>
    <w:div w:id="1367292906">
      <w:bodyDiv w:val="1"/>
      <w:marLeft w:val="0"/>
      <w:marRight w:val="0"/>
      <w:marTop w:val="0"/>
      <w:marBottom w:val="0"/>
      <w:divBdr>
        <w:top w:val="none" w:sz="0" w:space="0" w:color="auto"/>
        <w:left w:val="none" w:sz="0" w:space="0" w:color="auto"/>
        <w:bottom w:val="none" w:sz="0" w:space="0" w:color="auto"/>
        <w:right w:val="none" w:sz="0" w:space="0" w:color="auto"/>
      </w:divBdr>
      <w:divsChild>
        <w:div w:id="46807603">
          <w:marLeft w:val="1166"/>
          <w:marRight w:val="0"/>
          <w:marTop w:val="134"/>
          <w:marBottom w:val="0"/>
          <w:divBdr>
            <w:top w:val="none" w:sz="0" w:space="0" w:color="auto"/>
            <w:left w:val="none" w:sz="0" w:space="0" w:color="auto"/>
            <w:bottom w:val="none" w:sz="0" w:space="0" w:color="auto"/>
            <w:right w:val="none" w:sz="0" w:space="0" w:color="auto"/>
          </w:divBdr>
        </w:div>
        <w:div w:id="659501168">
          <w:marLeft w:val="1800"/>
          <w:marRight w:val="0"/>
          <w:marTop w:val="115"/>
          <w:marBottom w:val="0"/>
          <w:divBdr>
            <w:top w:val="none" w:sz="0" w:space="0" w:color="auto"/>
            <w:left w:val="none" w:sz="0" w:space="0" w:color="auto"/>
            <w:bottom w:val="none" w:sz="0" w:space="0" w:color="auto"/>
            <w:right w:val="none" w:sz="0" w:space="0" w:color="auto"/>
          </w:divBdr>
        </w:div>
        <w:div w:id="1010910035">
          <w:marLeft w:val="547"/>
          <w:marRight w:val="0"/>
          <w:marTop w:val="154"/>
          <w:marBottom w:val="0"/>
          <w:divBdr>
            <w:top w:val="none" w:sz="0" w:space="0" w:color="auto"/>
            <w:left w:val="none" w:sz="0" w:space="0" w:color="auto"/>
            <w:bottom w:val="none" w:sz="0" w:space="0" w:color="auto"/>
            <w:right w:val="none" w:sz="0" w:space="0" w:color="auto"/>
          </w:divBdr>
        </w:div>
        <w:div w:id="1017854836">
          <w:marLeft w:val="1166"/>
          <w:marRight w:val="0"/>
          <w:marTop w:val="134"/>
          <w:marBottom w:val="0"/>
          <w:divBdr>
            <w:top w:val="none" w:sz="0" w:space="0" w:color="auto"/>
            <w:left w:val="none" w:sz="0" w:space="0" w:color="auto"/>
            <w:bottom w:val="none" w:sz="0" w:space="0" w:color="auto"/>
            <w:right w:val="none" w:sz="0" w:space="0" w:color="auto"/>
          </w:divBdr>
        </w:div>
        <w:div w:id="1525555612">
          <w:marLeft w:val="1800"/>
          <w:marRight w:val="0"/>
          <w:marTop w:val="115"/>
          <w:marBottom w:val="0"/>
          <w:divBdr>
            <w:top w:val="none" w:sz="0" w:space="0" w:color="auto"/>
            <w:left w:val="none" w:sz="0" w:space="0" w:color="auto"/>
            <w:bottom w:val="none" w:sz="0" w:space="0" w:color="auto"/>
            <w:right w:val="none" w:sz="0" w:space="0" w:color="auto"/>
          </w:divBdr>
        </w:div>
        <w:div w:id="1837064538">
          <w:marLeft w:val="1800"/>
          <w:marRight w:val="0"/>
          <w:marTop w:val="115"/>
          <w:marBottom w:val="0"/>
          <w:divBdr>
            <w:top w:val="none" w:sz="0" w:space="0" w:color="auto"/>
            <w:left w:val="none" w:sz="0" w:space="0" w:color="auto"/>
            <w:bottom w:val="none" w:sz="0" w:space="0" w:color="auto"/>
            <w:right w:val="none" w:sz="0" w:space="0" w:color="auto"/>
          </w:divBdr>
        </w:div>
        <w:div w:id="1879852604">
          <w:marLeft w:val="1166"/>
          <w:marRight w:val="0"/>
          <w:marTop w:val="134"/>
          <w:marBottom w:val="0"/>
          <w:divBdr>
            <w:top w:val="none" w:sz="0" w:space="0" w:color="auto"/>
            <w:left w:val="none" w:sz="0" w:space="0" w:color="auto"/>
            <w:bottom w:val="none" w:sz="0" w:space="0" w:color="auto"/>
            <w:right w:val="none" w:sz="0" w:space="0" w:color="auto"/>
          </w:divBdr>
        </w:div>
      </w:divsChild>
    </w:div>
    <w:div w:id="1367607386">
      <w:bodyDiv w:val="1"/>
      <w:marLeft w:val="0"/>
      <w:marRight w:val="0"/>
      <w:marTop w:val="0"/>
      <w:marBottom w:val="0"/>
      <w:divBdr>
        <w:top w:val="none" w:sz="0" w:space="0" w:color="auto"/>
        <w:left w:val="none" w:sz="0" w:space="0" w:color="auto"/>
        <w:bottom w:val="none" w:sz="0" w:space="0" w:color="auto"/>
        <w:right w:val="none" w:sz="0" w:space="0" w:color="auto"/>
      </w:divBdr>
    </w:div>
    <w:div w:id="1368989801">
      <w:bodyDiv w:val="1"/>
      <w:marLeft w:val="0"/>
      <w:marRight w:val="0"/>
      <w:marTop w:val="0"/>
      <w:marBottom w:val="0"/>
      <w:divBdr>
        <w:top w:val="none" w:sz="0" w:space="0" w:color="auto"/>
        <w:left w:val="none" w:sz="0" w:space="0" w:color="auto"/>
        <w:bottom w:val="none" w:sz="0" w:space="0" w:color="auto"/>
        <w:right w:val="none" w:sz="0" w:space="0" w:color="auto"/>
      </w:divBdr>
      <w:divsChild>
        <w:div w:id="81227352">
          <w:marLeft w:val="360"/>
          <w:marRight w:val="0"/>
          <w:marTop w:val="200"/>
          <w:marBottom w:val="0"/>
          <w:divBdr>
            <w:top w:val="none" w:sz="0" w:space="0" w:color="auto"/>
            <w:left w:val="none" w:sz="0" w:space="0" w:color="auto"/>
            <w:bottom w:val="none" w:sz="0" w:space="0" w:color="auto"/>
            <w:right w:val="none" w:sz="0" w:space="0" w:color="auto"/>
          </w:divBdr>
        </w:div>
        <w:div w:id="85999095">
          <w:marLeft w:val="1080"/>
          <w:marRight w:val="0"/>
          <w:marTop w:val="100"/>
          <w:marBottom w:val="0"/>
          <w:divBdr>
            <w:top w:val="none" w:sz="0" w:space="0" w:color="auto"/>
            <w:left w:val="none" w:sz="0" w:space="0" w:color="auto"/>
            <w:bottom w:val="none" w:sz="0" w:space="0" w:color="auto"/>
            <w:right w:val="none" w:sz="0" w:space="0" w:color="auto"/>
          </w:divBdr>
        </w:div>
        <w:div w:id="116265899">
          <w:marLeft w:val="360"/>
          <w:marRight w:val="0"/>
          <w:marTop w:val="200"/>
          <w:marBottom w:val="0"/>
          <w:divBdr>
            <w:top w:val="none" w:sz="0" w:space="0" w:color="auto"/>
            <w:left w:val="none" w:sz="0" w:space="0" w:color="auto"/>
            <w:bottom w:val="none" w:sz="0" w:space="0" w:color="auto"/>
            <w:right w:val="none" w:sz="0" w:space="0" w:color="auto"/>
          </w:divBdr>
        </w:div>
        <w:div w:id="551186559">
          <w:marLeft w:val="1080"/>
          <w:marRight w:val="0"/>
          <w:marTop w:val="100"/>
          <w:marBottom w:val="0"/>
          <w:divBdr>
            <w:top w:val="none" w:sz="0" w:space="0" w:color="auto"/>
            <w:left w:val="none" w:sz="0" w:space="0" w:color="auto"/>
            <w:bottom w:val="none" w:sz="0" w:space="0" w:color="auto"/>
            <w:right w:val="none" w:sz="0" w:space="0" w:color="auto"/>
          </w:divBdr>
        </w:div>
        <w:div w:id="777604003">
          <w:marLeft w:val="1080"/>
          <w:marRight w:val="0"/>
          <w:marTop w:val="100"/>
          <w:marBottom w:val="0"/>
          <w:divBdr>
            <w:top w:val="none" w:sz="0" w:space="0" w:color="auto"/>
            <w:left w:val="none" w:sz="0" w:space="0" w:color="auto"/>
            <w:bottom w:val="none" w:sz="0" w:space="0" w:color="auto"/>
            <w:right w:val="none" w:sz="0" w:space="0" w:color="auto"/>
          </w:divBdr>
        </w:div>
        <w:div w:id="875310924">
          <w:marLeft w:val="360"/>
          <w:marRight w:val="0"/>
          <w:marTop w:val="200"/>
          <w:marBottom w:val="0"/>
          <w:divBdr>
            <w:top w:val="none" w:sz="0" w:space="0" w:color="auto"/>
            <w:left w:val="none" w:sz="0" w:space="0" w:color="auto"/>
            <w:bottom w:val="none" w:sz="0" w:space="0" w:color="auto"/>
            <w:right w:val="none" w:sz="0" w:space="0" w:color="auto"/>
          </w:divBdr>
        </w:div>
        <w:div w:id="941649706">
          <w:marLeft w:val="360"/>
          <w:marRight w:val="0"/>
          <w:marTop w:val="200"/>
          <w:marBottom w:val="0"/>
          <w:divBdr>
            <w:top w:val="none" w:sz="0" w:space="0" w:color="auto"/>
            <w:left w:val="none" w:sz="0" w:space="0" w:color="auto"/>
            <w:bottom w:val="none" w:sz="0" w:space="0" w:color="auto"/>
            <w:right w:val="none" w:sz="0" w:space="0" w:color="auto"/>
          </w:divBdr>
        </w:div>
        <w:div w:id="1380713966">
          <w:marLeft w:val="1080"/>
          <w:marRight w:val="0"/>
          <w:marTop w:val="200"/>
          <w:marBottom w:val="0"/>
          <w:divBdr>
            <w:top w:val="none" w:sz="0" w:space="0" w:color="auto"/>
            <w:left w:val="none" w:sz="0" w:space="0" w:color="auto"/>
            <w:bottom w:val="none" w:sz="0" w:space="0" w:color="auto"/>
            <w:right w:val="none" w:sz="0" w:space="0" w:color="auto"/>
          </w:divBdr>
        </w:div>
        <w:div w:id="1435975598">
          <w:marLeft w:val="360"/>
          <w:marRight w:val="0"/>
          <w:marTop w:val="200"/>
          <w:marBottom w:val="0"/>
          <w:divBdr>
            <w:top w:val="none" w:sz="0" w:space="0" w:color="auto"/>
            <w:left w:val="none" w:sz="0" w:space="0" w:color="auto"/>
            <w:bottom w:val="none" w:sz="0" w:space="0" w:color="auto"/>
            <w:right w:val="none" w:sz="0" w:space="0" w:color="auto"/>
          </w:divBdr>
        </w:div>
        <w:div w:id="1490828935">
          <w:marLeft w:val="1080"/>
          <w:marRight w:val="0"/>
          <w:marTop w:val="100"/>
          <w:marBottom w:val="0"/>
          <w:divBdr>
            <w:top w:val="none" w:sz="0" w:space="0" w:color="auto"/>
            <w:left w:val="none" w:sz="0" w:space="0" w:color="auto"/>
            <w:bottom w:val="none" w:sz="0" w:space="0" w:color="auto"/>
            <w:right w:val="none" w:sz="0" w:space="0" w:color="auto"/>
          </w:divBdr>
        </w:div>
        <w:div w:id="1886990982">
          <w:marLeft w:val="1080"/>
          <w:marRight w:val="0"/>
          <w:marTop w:val="100"/>
          <w:marBottom w:val="0"/>
          <w:divBdr>
            <w:top w:val="none" w:sz="0" w:space="0" w:color="auto"/>
            <w:left w:val="none" w:sz="0" w:space="0" w:color="auto"/>
            <w:bottom w:val="none" w:sz="0" w:space="0" w:color="auto"/>
            <w:right w:val="none" w:sz="0" w:space="0" w:color="auto"/>
          </w:divBdr>
        </w:div>
        <w:div w:id="2098212880">
          <w:marLeft w:val="360"/>
          <w:marRight w:val="0"/>
          <w:marTop w:val="200"/>
          <w:marBottom w:val="0"/>
          <w:divBdr>
            <w:top w:val="none" w:sz="0" w:space="0" w:color="auto"/>
            <w:left w:val="none" w:sz="0" w:space="0" w:color="auto"/>
            <w:bottom w:val="none" w:sz="0" w:space="0" w:color="auto"/>
            <w:right w:val="none" w:sz="0" w:space="0" w:color="auto"/>
          </w:divBdr>
        </w:div>
        <w:div w:id="2107193195">
          <w:marLeft w:val="1080"/>
          <w:marRight w:val="0"/>
          <w:marTop w:val="100"/>
          <w:marBottom w:val="0"/>
          <w:divBdr>
            <w:top w:val="none" w:sz="0" w:space="0" w:color="auto"/>
            <w:left w:val="none" w:sz="0" w:space="0" w:color="auto"/>
            <w:bottom w:val="none" w:sz="0" w:space="0" w:color="auto"/>
            <w:right w:val="none" w:sz="0" w:space="0" w:color="auto"/>
          </w:divBdr>
        </w:div>
      </w:divsChild>
    </w:div>
    <w:div w:id="1369066880">
      <w:bodyDiv w:val="1"/>
      <w:marLeft w:val="0"/>
      <w:marRight w:val="0"/>
      <w:marTop w:val="0"/>
      <w:marBottom w:val="0"/>
      <w:divBdr>
        <w:top w:val="none" w:sz="0" w:space="0" w:color="auto"/>
        <w:left w:val="none" w:sz="0" w:space="0" w:color="auto"/>
        <w:bottom w:val="none" w:sz="0" w:space="0" w:color="auto"/>
        <w:right w:val="none" w:sz="0" w:space="0" w:color="auto"/>
      </w:divBdr>
      <w:divsChild>
        <w:div w:id="576063711">
          <w:marLeft w:val="547"/>
          <w:marRight w:val="0"/>
          <w:marTop w:val="115"/>
          <w:marBottom w:val="0"/>
          <w:divBdr>
            <w:top w:val="none" w:sz="0" w:space="0" w:color="auto"/>
            <w:left w:val="none" w:sz="0" w:space="0" w:color="auto"/>
            <w:bottom w:val="none" w:sz="0" w:space="0" w:color="auto"/>
            <w:right w:val="none" w:sz="0" w:space="0" w:color="auto"/>
          </w:divBdr>
        </w:div>
        <w:div w:id="1157460313">
          <w:marLeft w:val="547"/>
          <w:marRight w:val="0"/>
          <w:marTop w:val="115"/>
          <w:marBottom w:val="0"/>
          <w:divBdr>
            <w:top w:val="none" w:sz="0" w:space="0" w:color="auto"/>
            <w:left w:val="none" w:sz="0" w:space="0" w:color="auto"/>
            <w:bottom w:val="none" w:sz="0" w:space="0" w:color="auto"/>
            <w:right w:val="none" w:sz="0" w:space="0" w:color="auto"/>
          </w:divBdr>
        </w:div>
        <w:div w:id="1556575911">
          <w:marLeft w:val="547"/>
          <w:marRight w:val="0"/>
          <w:marTop w:val="115"/>
          <w:marBottom w:val="0"/>
          <w:divBdr>
            <w:top w:val="none" w:sz="0" w:space="0" w:color="auto"/>
            <w:left w:val="none" w:sz="0" w:space="0" w:color="auto"/>
            <w:bottom w:val="none" w:sz="0" w:space="0" w:color="auto"/>
            <w:right w:val="none" w:sz="0" w:space="0" w:color="auto"/>
          </w:divBdr>
        </w:div>
        <w:div w:id="2004815124">
          <w:marLeft w:val="547"/>
          <w:marRight w:val="0"/>
          <w:marTop w:val="115"/>
          <w:marBottom w:val="0"/>
          <w:divBdr>
            <w:top w:val="none" w:sz="0" w:space="0" w:color="auto"/>
            <w:left w:val="none" w:sz="0" w:space="0" w:color="auto"/>
            <w:bottom w:val="none" w:sz="0" w:space="0" w:color="auto"/>
            <w:right w:val="none" w:sz="0" w:space="0" w:color="auto"/>
          </w:divBdr>
        </w:div>
      </w:divsChild>
    </w:div>
    <w:div w:id="1370256081">
      <w:bodyDiv w:val="1"/>
      <w:marLeft w:val="0"/>
      <w:marRight w:val="0"/>
      <w:marTop w:val="0"/>
      <w:marBottom w:val="0"/>
      <w:divBdr>
        <w:top w:val="none" w:sz="0" w:space="0" w:color="auto"/>
        <w:left w:val="none" w:sz="0" w:space="0" w:color="auto"/>
        <w:bottom w:val="none" w:sz="0" w:space="0" w:color="auto"/>
        <w:right w:val="none" w:sz="0" w:space="0" w:color="auto"/>
      </w:divBdr>
    </w:div>
    <w:div w:id="1370379457">
      <w:bodyDiv w:val="1"/>
      <w:marLeft w:val="0"/>
      <w:marRight w:val="0"/>
      <w:marTop w:val="0"/>
      <w:marBottom w:val="0"/>
      <w:divBdr>
        <w:top w:val="none" w:sz="0" w:space="0" w:color="auto"/>
        <w:left w:val="none" w:sz="0" w:space="0" w:color="auto"/>
        <w:bottom w:val="none" w:sz="0" w:space="0" w:color="auto"/>
        <w:right w:val="none" w:sz="0" w:space="0" w:color="auto"/>
      </w:divBdr>
    </w:div>
    <w:div w:id="1370380335">
      <w:bodyDiv w:val="1"/>
      <w:marLeft w:val="0"/>
      <w:marRight w:val="0"/>
      <w:marTop w:val="0"/>
      <w:marBottom w:val="0"/>
      <w:divBdr>
        <w:top w:val="none" w:sz="0" w:space="0" w:color="auto"/>
        <w:left w:val="none" w:sz="0" w:space="0" w:color="auto"/>
        <w:bottom w:val="none" w:sz="0" w:space="0" w:color="auto"/>
        <w:right w:val="none" w:sz="0" w:space="0" w:color="auto"/>
      </w:divBdr>
    </w:div>
    <w:div w:id="1370758731">
      <w:bodyDiv w:val="1"/>
      <w:marLeft w:val="0"/>
      <w:marRight w:val="0"/>
      <w:marTop w:val="0"/>
      <w:marBottom w:val="0"/>
      <w:divBdr>
        <w:top w:val="none" w:sz="0" w:space="0" w:color="auto"/>
        <w:left w:val="none" w:sz="0" w:space="0" w:color="auto"/>
        <w:bottom w:val="none" w:sz="0" w:space="0" w:color="auto"/>
        <w:right w:val="none" w:sz="0" w:space="0" w:color="auto"/>
      </w:divBdr>
    </w:div>
    <w:div w:id="1370840120">
      <w:bodyDiv w:val="1"/>
      <w:marLeft w:val="0"/>
      <w:marRight w:val="0"/>
      <w:marTop w:val="0"/>
      <w:marBottom w:val="0"/>
      <w:divBdr>
        <w:top w:val="none" w:sz="0" w:space="0" w:color="auto"/>
        <w:left w:val="none" w:sz="0" w:space="0" w:color="auto"/>
        <w:bottom w:val="none" w:sz="0" w:space="0" w:color="auto"/>
        <w:right w:val="none" w:sz="0" w:space="0" w:color="auto"/>
      </w:divBdr>
    </w:div>
    <w:div w:id="1370912027">
      <w:bodyDiv w:val="1"/>
      <w:marLeft w:val="0"/>
      <w:marRight w:val="0"/>
      <w:marTop w:val="0"/>
      <w:marBottom w:val="0"/>
      <w:divBdr>
        <w:top w:val="none" w:sz="0" w:space="0" w:color="auto"/>
        <w:left w:val="none" w:sz="0" w:space="0" w:color="auto"/>
        <w:bottom w:val="none" w:sz="0" w:space="0" w:color="auto"/>
        <w:right w:val="none" w:sz="0" w:space="0" w:color="auto"/>
      </w:divBdr>
    </w:div>
    <w:div w:id="1371953604">
      <w:bodyDiv w:val="1"/>
      <w:marLeft w:val="0"/>
      <w:marRight w:val="0"/>
      <w:marTop w:val="0"/>
      <w:marBottom w:val="0"/>
      <w:divBdr>
        <w:top w:val="none" w:sz="0" w:space="0" w:color="auto"/>
        <w:left w:val="none" w:sz="0" w:space="0" w:color="auto"/>
        <w:bottom w:val="none" w:sz="0" w:space="0" w:color="auto"/>
        <w:right w:val="none" w:sz="0" w:space="0" w:color="auto"/>
      </w:divBdr>
    </w:div>
    <w:div w:id="1372220196">
      <w:bodyDiv w:val="1"/>
      <w:marLeft w:val="0"/>
      <w:marRight w:val="0"/>
      <w:marTop w:val="0"/>
      <w:marBottom w:val="0"/>
      <w:divBdr>
        <w:top w:val="none" w:sz="0" w:space="0" w:color="auto"/>
        <w:left w:val="none" w:sz="0" w:space="0" w:color="auto"/>
        <w:bottom w:val="none" w:sz="0" w:space="0" w:color="auto"/>
        <w:right w:val="none" w:sz="0" w:space="0" w:color="auto"/>
      </w:divBdr>
    </w:div>
    <w:div w:id="1373074404">
      <w:bodyDiv w:val="1"/>
      <w:marLeft w:val="0"/>
      <w:marRight w:val="0"/>
      <w:marTop w:val="0"/>
      <w:marBottom w:val="0"/>
      <w:divBdr>
        <w:top w:val="none" w:sz="0" w:space="0" w:color="auto"/>
        <w:left w:val="none" w:sz="0" w:space="0" w:color="auto"/>
        <w:bottom w:val="none" w:sz="0" w:space="0" w:color="auto"/>
        <w:right w:val="none" w:sz="0" w:space="0" w:color="auto"/>
      </w:divBdr>
    </w:div>
    <w:div w:id="1373113123">
      <w:bodyDiv w:val="1"/>
      <w:marLeft w:val="0"/>
      <w:marRight w:val="0"/>
      <w:marTop w:val="0"/>
      <w:marBottom w:val="0"/>
      <w:divBdr>
        <w:top w:val="none" w:sz="0" w:space="0" w:color="auto"/>
        <w:left w:val="none" w:sz="0" w:space="0" w:color="auto"/>
        <w:bottom w:val="none" w:sz="0" w:space="0" w:color="auto"/>
        <w:right w:val="none" w:sz="0" w:space="0" w:color="auto"/>
      </w:divBdr>
    </w:div>
    <w:div w:id="1373535873">
      <w:bodyDiv w:val="1"/>
      <w:marLeft w:val="0"/>
      <w:marRight w:val="0"/>
      <w:marTop w:val="0"/>
      <w:marBottom w:val="0"/>
      <w:divBdr>
        <w:top w:val="none" w:sz="0" w:space="0" w:color="auto"/>
        <w:left w:val="none" w:sz="0" w:space="0" w:color="auto"/>
        <w:bottom w:val="none" w:sz="0" w:space="0" w:color="auto"/>
        <w:right w:val="none" w:sz="0" w:space="0" w:color="auto"/>
      </w:divBdr>
      <w:divsChild>
        <w:div w:id="552814909">
          <w:marLeft w:val="547"/>
          <w:marRight w:val="0"/>
          <w:marTop w:val="115"/>
          <w:marBottom w:val="0"/>
          <w:divBdr>
            <w:top w:val="none" w:sz="0" w:space="0" w:color="auto"/>
            <w:left w:val="none" w:sz="0" w:space="0" w:color="auto"/>
            <w:bottom w:val="none" w:sz="0" w:space="0" w:color="auto"/>
            <w:right w:val="none" w:sz="0" w:space="0" w:color="auto"/>
          </w:divBdr>
        </w:div>
      </w:divsChild>
    </w:div>
    <w:div w:id="1373765741">
      <w:bodyDiv w:val="1"/>
      <w:marLeft w:val="0"/>
      <w:marRight w:val="0"/>
      <w:marTop w:val="0"/>
      <w:marBottom w:val="0"/>
      <w:divBdr>
        <w:top w:val="none" w:sz="0" w:space="0" w:color="auto"/>
        <w:left w:val="none" w:sz="0" w:space="0" w:color="auto"/>
        <w:bottom w:val="none" w:sz="0" w:space="0" w:color="auto"/>
        <w:right w:val="none" w:sz="0" w:space="0" w:color="auto"/>
      </w:divBdr>
    </w:div>
    <w:div w:id="1374114450">
      <w:bodyDiv w:val="1"/>
      <w:marLeft w:val="0"/>
      <w:marRight w:val="0"/>
      <w:marTop w:val="0"/>
      <w:marBottom w:val="0"/>
      <w:divBdr>
        <w:top w:val="none" w:sz="0" w:space="0" w:color="auto"/>
        <w:left w:val="none" w:sz="0" w:space="0" w:color="auto"/>
        <w:bottom w:val="none" w:sz="0" w:space="0" w:color="auto"/>
        <w:right w:val="none" w:sz="0" w:space="0" w:color="auto"/>
      </w:divBdr>
    </w:div>
    <w:div w:id="1374227597">
      <w:bodyDiv w:val="1"/>
      <w:marLeft w:val="0"/>
      <w:marRight w:val="0"/>
      <w:marTop w:val="0"/>
      <w:marBottom w:val="0"/>
      <w:divBdr>
        <w:top w:val="none" w:sz="0" w:space="0" w:color="auto"/>
        <w:left w:val="none" w:sz="0" w:space="0" w:color="auto"/>
        <w:bottom w:val="none" w:sz="0" w:space="0" w:color="auto"/>
        <w:right w:val="none" w:sz="0" w:space="0" w:color="auto"/>
      </w:divBdr>
    </w:div>
    <w:div w:id="1375693082">
      <w:bodyDiv w:val="1"/>
      <w:marLeft w:val="0"/>
      <w:marRight w:val="0"/>
      <w:marTop w:val="0"/>
      <w:marBottom w:val="0"/>
      <w:divBdr>
        <w:top w:val="none" w:sz="0" w:space="0" w:color="auto"/>
        <w:left w:val="none" w:sz="0" w:space="0" w:color="auto"/>
        <w:bottom w:val="none" w:sz="0" w:space="0" w:color="auto"/>
        <w:right w:val="none" w:sz="0" w:space="0" w:color="auto"/>
      </w:divBdr>
    </w:div>
    <w:div w:id="1376080156">
      <w:bodyDiv w:val="1"/>
      <w:marLeft w:val="0"/>
      <w:marRight w:val="0"/>
      <w:marTop w:val="0"/>
      <w:marBottom w:val="0"/>
      <w:divBdr>
        <w:top w:val="none" w:sz="0" w:space="0" w:color="auto"/>
        <w:left w:val="none" w:sz="0" w:space="0" w:color="auto"/>
        <w:bottom w:val="none" w:sz="0" w:space="0" w:color="auto"/>
        <w:right w:val="none" w:sz="0" w:space="0" w:color="auto"/>
      </w:divBdr>
    </w:div>
    <w:div w:id="1376199857">
      <w:bodyDiv w:val="1"/>
      <w:marLeft w:val="0"/>
      <w:marRight w:val="0"/>
      <w:marTop w:val="0"/>
      <w:marBottom w:val="0"/>
      <w:divBdr>
        <w:top w:val="none" w:sz="0" w:space="0" w:color="auto"/>
        <w:left w:val="none" w:sz="0" w:space="0" w:color="auto"/>
        <w:bottom w:val="none" w:sz="0" w:space="0" w:color="auto"/>
        <w:right w:val="none" w:sz="0" w:space="0" w:color="auto"/>
      </w:divBdr>
    </w:div>
    <w:div w:id="1376924867">
      <w:bodyDiv w:val="1"/>
      <w:marLeft w:val="0"/>
      <w:marRight w:val="0"/>
      <w:marTop w:val="0"/>
      <w:marBottom w:val="0"/>
      <w:divBdr>
        <w:top w:val="none" w:sz="0" w:space="0" w:color="auto"/>
        <w:left w:val="none" w:sz="0" w:space="0" w:color="auto"/>
        <w:bottom w:val="none" w:sz="0" w:space="0" w:color="auto"/>
        <w:right w:val="none" w:sz="0" w:space="0" w:color="auto"/>
      </w:divBdr>
    </w:div>
    <w:div w:id="1377050221">
      <w:bodyDiv w:val="1"/>
      <w:marLeft w:val="0"/>
      <w:marRight w:val="0"/>
      <w:marTop w:val="0"/>
      <w:marBottom w:val="0"/>
      <w:divBdr>
        <w:top w:val="none" w:sz="0" w:space="0" w:color="auto"/>
        <w:left w:val="none" w:sz="0" w:space="0" w:color="auto"/>
        <w:bottom w:val="none" w:sz="0" w:space="0" w:color="auto"/>
        <w:right w:val="none" w:sz="0" w:space="0" w:color="auto"/>
      </w:divBdr>
    </w:div>
    <w:div w:id="1377193726">
      <w:bodyDiv w:val="1"/>
      <w:marLeft w:val="0"/>
      <w:marRight w:val="0"/>
      <w:marTop w:val="0"/>
      <w:marBottom w:val="0"/>
      <w:divBdr>
        <w:top w:val="none" w:sz="0" w:space="0" w:color="auto"/>
        <w:left w:val="none" w:sz="0" w:space="0" w:color="auto"/>
        <w:bottom w:val="none" w:sz="0" w:space="0" w:color="auto"/>
        <w:right w:val="none" w:sz="0" w:space="0" w:color="auto"/>
      </w:divBdr>
    </w:div>
    <w:div w:id="1377243361">
      <w:bodyDiv w:val="1"/>
      <w:marLeft w:val="0"/>
      <w:marRight w:val="0"/>
      <w:marTop w:val="0"/>
      <w:marBottom w:val="0"/>
      <w:divBdr>
        <w:top w:val="none" w:sz="0" w:space="0" w:color="auto"/>
        <w:left w:val="none" w:sz="0" w:space="0" w:color="auto"/>
        <w:bottom w:val="none" w:sz="0" w:space="0" w:color="auto"/>
        <w:right w:val="none" w:sz="0" w:space="0" w:color="auto"/>
      </w:divBdr>
    </w:div>
    <w:div w:id="1377316815">
      <w:bodyDiv w:val="1"/>
      <w:marLeft w:val="0"/>
      <w:marRight w:val="0"/>
      <w:marTop w:val="0"/>
      <w:marBottom w:val="0"/>
      <w:divBdr>
        <w:top w:val="none" w:sz="0" w:space="0" w:color="auto"/>
        <w:left w:val="none" w:sz="0" w:space="0" w:color="auto"/>
        <w:bottom w:val="none" w:sz="0" w:space="0" w:color="auto"/>
        <w:right w:val="none" w:sz="0" w:space="0" w:color="auto"/>
      </w:divBdr>
    </w:div>
    <w:div w:id="1377386046">
      <w:bodyDiv w:val="1"/>
      <w:marLeft w:val="0"/>
      <w:marRight w:val="0"/>
      <w:marTop w:val="0"/>
      <w:marBottom w:val="0"/>
      <w:divBdr>
        <w:top w:val="none" w:sz="0" w:space="0" w:color="auto"/>
        <w:left w:val="none" w:sz="0" w:space="0" w:color="auto"/>
        <w:bottom w:val="none" w:sz="0" w:space="0" w:color="auto"/>
        <w:right w:val="none" w:sz="0" w:space="0" w:color="auto"/>
      </w:divBdr>
    </w:div>
    <w:div w:id="1377437686">
      <w:bodyDiv w:val="1"/>
      <w:marLeft w:val="0"/>
      <w:marRight w:val="0"/>
      <w:marTop w:val="0"/>
      <w:marBottom w:val="0"/>
      <w:divBdr>
        <w:top w:val="none" w:sz="0" w:space="0" w:color="auto"/>
        <w:left w:val="none" w:sz="0" w:space="0" w:color="auto"/>
        <w:bottom w:val="none" w:sz="0" w:space="0" w:color="auto"/>
        <w:right w:val="none" w:sz="0" w:space="0" w:color="auto"/>
      </w:divBdr>
    </w:div>
    <w:div w:id="1380206264">
      <w:bodyDiv w:val="1"/>
      <w:marLeft w:val="0"/>
      <w:marRight w:val="0"/>
      <w:marTop w:val="0"/>
      <w:marBottom w:val="0"/>
      <w:divBdr>
        <w:top w:val="none" w:sz="0" w:space="0" w:color="auto"/>
        <w:left w:val="none" w:sz="0" w:space="0" w:color="auto"/>
        <w:bottom w:val="none" w:sz="0" w:space="0" w:color="auto"/>
        <w:right w:val="none" w:sz="0" w:space="0" w:color="auto"/>
      </w:divBdr>
    </w:div>
    <w:div w:id="1381519828">
      <w:bodyDiv w:val="1"/>
      <w:marLeft w:val="0"/>
      <w:marRight w:val="0"/>
      <w:marTop w:val="0"/>
      <w:marBottom w:val="0"/>
      <w:divBdr>
        <w:top w:val="none" w:sz="0" w:space="0" w:color="auto"/>
        <w:left w:val="none" w:sz="0" w:space="0" w:color="auto"/>
        <w:bottom w:val="none" w:sz="0" w:space="0" w:color="auto"/>
        <w:right w:val="none" w:sz="0" w:space="0" w:color="auto"/>
      </w:divBdr>
      <w:divsChild>
        <w:div w:id="1575355388">
          <w:marLeft w:val="0"/>
          <w:marRight w:val="0"/>
          <w:marTop w:val="0"/>
          <w:marBottom w:val="0"/>
          <w:divBdr>
            <w:top w:val="none" w:sz="0" w:space="0" w:color="auto"/>
            <w:left w:val="none" w:sz="0" w:space="0" w:color="auto"/>
            <w:bottom w:val="none" w:sz="0" w:space="0" w:color="auto"/>
            <w:right w:val="none" w:sz="0" w:space="0" w:color="auto"/>
          </w:divBdr>
        </w:div>
      </w:divsChild>
    </w:div>
    <w:div w:id="1381829183">
      <w:bodyDiv w:val="1"/>
      <w:marLeft w:val="0"/>
      <w:marRight w:val="0"/>
      <w:marTop w:val="0"/>
      <w:marBottom w:val="0"/>
      <w:divBdr>
        <w:top w:val="none" w:sz="0" w:space="0" w:color="auto"/>
        <w:left w:val="none" w:sz="0" w:space="0" w:color="auto"/>
        <w:bottom w:val="none" w:sz="0" w:space="0" w:color="auto"/>
        <w:right w:val="none" w:sz="0" w:space="0" w:color="auto"/>
      </w:divBdr>
      <w:divsChild>
        <w:div w:id="36398453">
          <w:marLeft w:val="2520"/>
          <w:marRight w:val="0"/>
          <w:marTop w:val="100"/>
          <w:marBottom w:val="0"/>
          <w:divBdr>
            <w:top w:val="none" w:sz="0" w:space="0" w:color="auto"/>
            <w:left w:val="none" w:sz="0" w:space="0" w:color="auto"/>
            <w:bottom w:val="none" w:sz="0" w:space="0" w:color="auto"/>
            <w:right w:val="none" w:sz="0" w:space="0" w:color="auto"/>
          </w:divBdr>
        </w:div>
        <w:div w:id="220597524">
          <w:marLeft w:val="2520"/>
          <w:marRight w:val="0"/>
          <w:marTop w:val="100"/>
          <w:marBottom w:val="0"/>
          <w:divBdr>
            <w:top w:val="none" w:sz="0" w:space="0" w:color="auto"/>
            <w:left w:val="none" w:sz="0" w:space="0" w:color="auto"/>
            <w:bottom w:val="none" w:sz="0" w:space="0" w:color="auto"/>
            <w:right w:val="none" w:sz="0" w:space="0" w:color="auto"/>
          </w:divBdr>
        </w:div>
        <w:div w:id="223761799">
          <w:marLeft w:val="1080"/>
          <w:marRight w:val="0"/>
          <w:marTop w:val="100"/>
          <w:marBottom w:val="0"/>
          <w:divBdr>
            <w:top w:val="none" w:sz="0" w:space="0" w:color="auto"/>
            <w:left w:val="none" w:sz="0" w:space="0" w:color="auto"/>
            <w:bottom w:val="none" w:sz="0" w:space="0" w:color="auto"/>
            <w:right w:val="none" w:sz="0" w:space="0" w:color="auto"/>
          </w:divBdr>
        </w:div>
        <w:div w:id="404838621">
          <w:marLeft w:val="1080"/>
          <w:marRight w:val="0"/>
          <w:marTop w:val="100"/>
          <w:marBottom w:val="0"/>
          <w:divBdr>
            <w:top w:val="none" w:sz="0" w:space="0" w:color="auto"/>
            <w:left w:val="none" w:sz="0" w:space="0" w:color="auto"/>
            <w:bottom w:val="none" w:sz="0" w:space="0" w:color="auto"/>
            <w:right w:val="none" w:sz="0" w:space="0" w:color="auto"/>
          </w:divBdr>
        </w:div>
        <w:div w:id="433550537">
          <w:marLeft w:val="1080"/>
          <w:marRight w:val="0"/>
          <w:marTop w:val="100"/>
          <w:marBottom w:val="0"/>
          <w:divBdr>
            <w:top w:val="none" w:sz="0" w:space="0" w:color="auto"/>
            <w:left w:val="none" w:sz="0" w:space="0" w:color="auto"/>
            <w:bottom w:val="none" w:sz="0" w:space="0" w:color="auto"/>
            <w:right w:val="none" w:sz="0" w:space="0" w:color="auto"/>
          </w:divBdr>
        </w:div>
        <w:div w:id="480275534">
          <w:marLeft w:val="3960"/>
          <w:marRight w:val="0"/>
          <w:marTop w:val="100"/>
          <w:marBottom w:val="0"/>
          <w:divBdr>
            <w:top w:val="none" w:sz="0" w:space="0" w:color="auto"/>
            <w:left w:val="none" w:sz="0" w:space="0" w:color="auto"/>
            <w:bottom w:val="none" w:sz="0" w:space="0" w:color="auto"/>
            <w:right w:val="none" w:sz="0" w:space="0" w:color="auto"/>
          </w:divBdr>
        </w:div>
        <w:div w:id="638726596">
          <w:marLeft w:val="1800"/>
          <w:marRight w:val="0"/>
          <w:marTop w:val="100"/>
          <w:marBottom w:val="0"/>
          <w:divBdr>
            <w:top w:val="none" w:sz="0" w:space="0" w:color="auto"/>
            <w:left w:val="none" w:sz="0" w:space="0" w:color="auto"/>
            <w:bottom w:val="none" w:sz="0" w:space="0" w:color="auto"/>
            <w:right w:val="none" w:sz="0" w:space="0" w:color="auto"/>
          </w:divBdr>
        </w:div>
        <w:div w:id="952588237">
          <w:marLeft w:val="3960"/>
          <w:marRight w:val="0"/>
          <w:marTop w:val="100"/>
          <w:marBottom w:val="0"/>
          <w:divBdr>
            <w:top w:val="none" w:sz="0" w:space="0" w:color="auto"/>
            <w:left w:val="none" w:sz="0" w:space="0" w:color="auto"/>
            <w:bottom w:val="none" w:sz="0" w:space="0" w:color="auto"/>
            <w:right w:val="none" w:sz="0" w:space="0" w:color="auto"/>
          </w:divBdr>
        </w:div>
        <w:div w:id="1095057308">
          <w:marLeft w:val="1800"/>
          <w:marRight w:val="0"/>
          <w:marTop w:val="100"/>
          <w:marBottom w:val="0"/>
          <w:divBdr>
            <w:top w:val="none" w:sz="0" w:space="0" w:color="auto"/>
            <w:left w:val="none" w:sz="0" w:space="0" w:color="auto"/>
            <w:bottom w:val="none" w:sz="0" w:space="0" w:color="auto"/>
            <w:right w:val="none" w:sz="0" w:space="0" w:color="auto"/>
          </w:divBdr>
        </w:div>
        <w:div w:id="1145587007">
          <w:marLeft w:val="3240"/>
          <w:marRight w:val="0"/>
          <w:marTop w:val="100"/>
          <w:marBottom w:val="0"/>
          <w:divBdr>
            <w:top w:val="none" w:sz="0" w:space="0" w:color="auto"/>
            <w:left w:val="none" w:sz="0" w:space="0" w:color="auto"/>
            <w:bottom w:val="none" w:sz="0" w:space="0" w:color="auto"/>
            <w:right w:val="none" w:sz="0" w:space="0" w:color="auto"/>
          </w:divBdr>
        </w:div>
        <w:div w:id="1365594076">
          <w:marLeft w:val="3240"/>
          <w:marRight w:val="0"/>
          <w:marTop w:val="100"/>
          <w:marBottom w:val="0"/>
          <w:divBdr>
            <w:top w:val="none" w:sz="0" w:space="0" w:color="auto"/>
            <w:left w:val="none" w:sz="0" w:space="0" w:color="auto"/>
            <w:bottom w:val="none" w:sz="0" w:space="0" w:color="auto"/>
            <w:right w:val="none" w:sz="0" w:space="0" w:color="auto"/>
          </w:divBdr>
        </w:div>
        <w:div w:id="1613439432">
          <w:marLeft w:val="1800"/>
          <w:marRight w:val="0"/>
          <w:marTop w:val="100"/>
          <w:marBottom w:val="0"/>
          <w:divBdr>
            <w:top w:val="none" w:sz="0" w:space="0" w:color="auto"/>
            <w:left w:val="none" w:sz="0" w:space="0" w:color="auto"/>
            <w:bottom w:val="none" w:sz="0" w:space="0" w:color="auto"/>
            <w:right w:val="none" w:sz="0" w:space="0" w:color="auto"/>
          </w:divBdr>
        </w:div>
        <w:div w:id="1905219921">
          <w:marLeft w:val="2520"/>
          <w:marRight w:val="0"/>
          <w:marTop w:val="100"/>
          <w:marBottom w:val="0"/>
          <w:divBdr>
            <w:top w:val="none" w:sz="0" w:space="0" w:color="auto"/>
            <w:left w:val="none" w:sz="0" w:space="0" w:color="auto"/>
            <w:bottom w:val="none" w:sz="0" w:space="0" w:color="auto"/>
            <w:right w:val="none" w:sz="0" w:space="0" w:color="auto"/>
          </w:divBdr>
        </w:div>
        <w:div w:id="1990285053">
          <w:marLeft w:val="360"/>
          <w:marRight w:val="0"/>
          <w:marTop w:val="200"/>
          <w:marBottom w:val="0"/>
          <w:divBdr>
            <w:top w:val="none" w:sz="0" w:space="0" w:color="auto"/>
            <w:left w:val="none" w:sz="0" w:space="0" w:color="auto"/>
            <w:bottom w:val="none" w:sz="0" w:space="0" w:color="auto"/>
            <w:right w:val="none" w:sz="0" w:space="0" w:color="auto"/>
          </w:divBdr>
        </w:div>
      </w:divsChild>
    </w:div>
    <w:div w:id="1382243005">
      <w:bodyDiv w:val="1"/>
      <w:marLeft w:val="0"/>
      <w:marRight w:val="0"/>
      <w:marTop w:val="0"/>
      <w:marBottom w:val="0"/>
      <w:divBdr>
        <w:top w:val="none" w:sz="0" w:space="0" w:color="auto"/>
        <w:left w:val="none" w:sz="0" w:space="0" w:color="auto"/>
        <w:bottom w:val="none" w:sz="0" w:space="0" w:color="auto"/>
        <w:right w:val="none" w:sz="0" w:space="0" w:color="auto"/>
      </w:divBdr>
      <w:divsChild>
        <w:div w:id="99034317">
          <w:marLeft w:val="0"/>
          <w:marRight w:val="0"/>
          <w:marTop w:val="0"/>
          <w:marBottom w:val="0"/>
          <w:divBdr>
            <w:top w:val="none" w:sz="0" w:space="0" w:color="auto"/>
            <w:left w:val="none" w:sz="0" w:space="0" w:color="auto"/>
            <w:bottom w:val="none" w:sz="0" w:space="0" w:color="auto"/>
            <w:right w:val="none" w:sz="0" w:space="0" w:color="auto"/>
          </w:divBdr>
          <w:divsChild>
            <w:div w:id="819268310">
              <w:marLeft w:val="0"/>
              <w:marRight w:val="0"/>
              <w:marTop w:val="0"/>
              <w:marBottom w:val="0"/>
              <w:divBdr>
                <w:top w:val="none" w:sz="0" w:space="0" w:color="auto"/>
                <w:left w:val="none" w:sz="0" w:space="0" w:color="auto"/>
                <w:bottom w:val="none" w:sz="0" w:space="0" w:color="auto"/>
                <w:right w:val="none" w:sz="0" w:space="0" w:color="auto"/>
              </w:divBdr>
            </w:div>
            <w:div w:id="85269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755093">
      <w:bodyDiv w:val="1"/>
      <w:marLeft w:val="0"/>
      <w:marRight w:val="0"/>
      <w:marTop w:val="0"/>
      <w:marBottom w:val="0"/>
      <w:divBdr>
        <w:top w:val="none" w:sz="0" w:space="0" w:color="auto"/>
        <w:left w:val="none" w:sz="0" w:space="0" w:color="auto"/>
        <w:bottom w:val="none" w:sz="0" w:space="0" w:color="auto"/>
        <w:right w:val="none" w:sz="0" w:space="0" w:color="auto"/>
      </w:divBdr>
    </w:div>
    <w:div w:id="1383484550">
      <w:bodyDiv w:val="1"/>
      <w:marLeft w:val="0"/>
      <w:marRight w:val="0"/>
      <w:marTop w:val="0"/>
      <w:marBottom w:val="0"/>
      <w:divBdr>
        <w:top w:val="none" w:sz="0" w:space="0" w:color="auto"/>
        <w:left w:val="none" w:sz="0" w:space="0" w:color="auto"/>
        <w:bottom w:val="none" w:sz="0" w:space="0" w:color="auto"/>
        <w:right w:val="none" w:sz="0" w:space="0" w:color="auto"/>
      </w:divBdr>
      <w:divsChild>
        <w:div w:id="410011406">
          <w:marLeft w:val="1166"/>
          <w:marRight w:val="0"/>
          <w:marTop w:val="86"/>
          <w:marBottom w:val="0"/>
          <w:divBdr>
            <w:top w:val="none" w:sz="0" w:space="0" w:color="auto"/>
            <w:left w:val="none" w:sz="0" w:space="0" w:color="auto"/>
            <w:bottom w:val="none" w:sz="0" w:space="0" w:color="auto"/>
            <w:right w:val="none" w:sz="0" w:space="0" w:color="auto"/>
          </w:divBdr>
        </w:div>
        <w:div w:id="556862467">
          <w:marLeft w:val="1166"/>
          <w:marRight w:val="0"/>
          <w:marTop w:val="86"/>
          <w:marBottom w:val="0"/>
          <w:divBdr>
            <w:top w:val="none" w:sz="0" w:space="0" w:color="auto"/>
            <w:left w:val="none" w:sz="0" w:space="0" w:color="auto"/>
            <w:bottom w:val="none" w:sz="0" w:space="0" w:color="auto"/>
            <w:right w:val="none" w:sz="0" w:space="0" w:color="auto"/>
          </w:divBdr>
        </w:div>
        <w:div w:id="674187821">
          <w:marLeft w:val="1166"/>
          <w:marRight w:val="0"/>
          <w:marTop w:val="86"/>
          <w:marBottom w:val="0"/>
          <w:divBdr>
            <w:top w:val="none" w:sz="0" w:space="0" w:color="auto"/>
            <w:left w:val="none" w:sz="0" w:space="0" w:color="auto"/>
            <w:bottom w:val="none" w:sz="0" w:space="0" w:color="auto"/>
            <w:right w:val="none" w:sz="0" w:space="0" w:color="auto"/>
          </w:divBdr>
        </w:div>
        <w:div w:id="870654454">
          <w:marLeft w:val="1166"/>
          <w:marRight w:val="0"/>
          <w:marTop w:val="86"/>
          <w:marBottom w:val="0"/>
          <w:divBdr>
            <w:top w:val="none" w:sz="0" w:space="0" w:color="auto"/>
            <w:left w:val="none" w:sz="0" w:space="0" w:color="auto"/>
            <w:bottom w:val="none" w:sz="0" w:space="0" w:color="auto"/>
            <w:right w:val="none" w:sz="0" w:space="0" w:color="auto"/>
          </w:divBdr>
        </w:div>
        <w:div w:id="1029255223">
          <w:marLeft w:val="547"/>
          <w:marRight w:val="0"/>
          <w:marTop w:val="96"/>
          <w:marBottom w:val="0"/>
          <w:divBdr>
            <w:top w:val="none" w:sz="0" w:space="0" w:color="auto"/>
            <w:left w:val="none" w:sz="0" w:space="0" w:color="auto"/>
            <w:bottom w:val="none" w:sz="0" w:space="0" w:color="auto"/>
            <w:right w:val="none" w:sz="0" w:space="0" w:color="auto"/>
          </w:divBdr>
        </w:div>
        <w:div w:id="1501120779">
          <w:marLeft w:val="1166"/>
          <w:marRight w:val="0"/>
          <w:marTop w:val="86"/>
          <w:marBottom w:val="0"/>
          <w:divBdr>
            <w:top w:val="none" w:sz="0" w:space="0" w:color="auto"/>
            <w:left w:val="none" w:sz="0" w:space="0" w:color="auto"/>
            <w:bottom w:val="none" w:sz="0" w:space="0" w:color="auto"/>
            <w:right w:val="none" w:sz="0" w:space="0" w:color="auto"/>
          </w:divBdr>
        </w:div>
        <w:div w:id="1541866107">
          <w:marLeft w:val="547"/>
          <w:marRight w:val="0"/>
          <w:marTop w:val="96"/>
          <w:marBottom w:val="0"/>
          <w:divBdr>
            <w:top w:val="none" w:sz="0" w:space="0" w:color="auto"/>
            <w:left w:val="none" w:sz="0" w:space="0" w:color="auto"/>
            <w:bottom w:val="none" w:sz="0" w:space="0" w:color="auto"/>
            <w:right w:val="none" w:sz="0" w:space="0" w:color="auto"/>
          </w:divBdr>
        </w:div>
        <w:div w:id="1569460528">
          <w:marLeft w:val="1166"/>
          <w:marRight w:val="0"/>
          <w:marTop w:val="86"/>
          <w:marBottom w:val="0"/>
          <w:divBdr>
            <w:top w:val="none" w:sz="0" w:space="0" w:color="auto"/>
            <w:left w:val="none" w:sz="0" w:space="0" w:color="auto"/>
            <w:bottom w:val="none" w:sz="0" w:space="0" w:color="auto"/>
            <w:right w:val="none" w:sz="0" w:space="0" w:color="auto"/>
          </w:divBdr>
        </w:div>
        <w:div w:id="1984692541">
          <w:marLeft w:val="547"/>
          <w:marRight w:val="0"/>
          <w:marTop w:val="96"/>
          <w:marBottom w:val="0"/>
          <w:divBdr>
            <w:top w:val="none" w:sz="0" w:space="0" w:color="auto"/>
            <w:left w:val="none" w:sz="0" w:space="0" w:color="auto"/>
            <w:bottom w:val="none" w:sz="0" w:space="0" w:color="auto"/>
            <w:right w:val="none" w:sz="0" w:space="0" w:color="auto"/>
          </w:divBdr>
        </w:div>
        <w:div w:id="2114207387">
          <w:marLeft w:val="547"/>
          <w:marRight w:val="0"/>
          <w:marTop w:val="96"/>
          <w:marBottom w:val="0"/>
          <w:divBdr>
            <w:top w:val="none" w:sz="0" w:space="0" w:color="auto"/>
            <w:left w:val="none" w:sz="0" w:space="0" w:color="auto"/>
            <w:bottom w:val="none" w:sz="0" w:space="0" w:color="auto"/>
            <w:right w:val="none" w:sz="0" w:space="0" w:color="auto"/>
          </w:divBdr>
        </w:div>
      </w:divsChild>
    </w:div>
    <w:div w:id="1384714459">
      <w:bodyDiv w:val="1"/>
      <w:marLeft w:val="0"/>
      <w:marRight w:val="0"/>
      <w:marTop w:val="0"/>
      <w:marBottom w:val="0"/>
      <w:divBdr>
        <w:top w:val="none" w:sz="0" w:space="0" w:color="auto"/>
        <w:left w:val="none" w:sz="0" w:space="0" w:color="auto"/>
        <w:bottom w:val="none" w:sz="0" w:space="0" w:color="auto"/>
        <w:right w:val="none" w:sz="0" w:space="0" w:color="auto"/>
      </w:divBdr>
      <w:divsChild>
        <w:div w:id="17053563">
          <w:marLeft w:val="1166"/>
          <w:marRight w:val="0"/>
          <w:marTop w:val="96"/>
          <w:marBottom w:val="0"/>
          <w:divBdr>
            <w:top w:val="none" w:sz="0" w:space="0" w:color="auto"/>
            <w:left w:val="none" w:sz="0" w:space="0" w:color="auto"/>
            <w:bottom w:val="none" w:sz="0" w:space="0" w:color="auto"/>
            <w:right w:val="none" w:sz="0" w:space="0" w:color="auto"/>
          </w:divBdr>
        </w:div>
        <w:div w:id="379940380">
          <w:marLeft w:val="1166"/>
          <w:marRight w:val="0"/>
          <w:marTop w:val="96"/>
          <w:marBottom w:val="0"/>
          <w:divBdr>
            <w:top w:val="none" w:sz="0" w:space="0" w:color="auto"/>
            <w:left w:val="none" w:sz="0" w:space="0" w:color="auto"/>
            <w:bottom w:val="none" w:sz="0" w:space="0" w:color="auto"/>
            <w:right w:val="none" w:sz="0" w:space="0" w:color="auto"/>
          </w:divBdr>
        </w:div>
        <w:div w:id="624316818">
          <w:marLeft w:val="547"/>
          <w:marRight w:val="0"/>
          <w:marTop w:val="115"/>
          <w:marBottom w:val="0"/>
          <w:divBdr>
            <w:top w:val="none" w:sz="0" w:space="0" w:color="auto"/>
            <w:left w:val="none" w:sz="0" w:space="0" w:color="auto"/>
            <w:bottom w:val="none" w:sz="0" w:space="0" w:color="auto"/>
            <w:right w:val="none" w:sz="0" w:space="0" w:color="auto"/>
          </w:divBdr>
        </w:div>
        <w:div w:id="1364556451">
          <w:marLeft w:val="547"/>
          <w:marRight w:val="0"/>
          <w:marTop w:val="115"/>
          <w:marBottom w:val="0"/>
          <w:divBdr>
            <w:top w:val="none" w:sz="0" w:space="0" w:color="auto"/>
            <w:left w:val="none" w:sz="0" w:space="0" w:color="auto"/>
            <w:bottom w:val="none" w:sz="0" w:space="0" w:color="auto"/>
            <w:right w:val="none" w:sz="0" w:space="0" w:color="auto"/>
          </w:divBdr>
        </w:div>
      </w:divsChild>
    </w:div>
    <w:div w:id="1384796144">
      <w:bodyDiv w:val="1"/>
      <w:marLeft w:val="0"/>
      <w:marRight w:val="0"/>
      <w:marTop w:val="0"/>
      <w:marBottom w:val="0"/>
      <w:divBdr>
        <w:top w:val="none" w:sz="0" w:space="0" w:color="auto"/>
        <w:left w:val="none" w:sz="0" w:space="0" w:color="auto"/>
        <w:bottom w:val="none" w:sz="0" w:space="0" w:color="auto"/>
        <w:right w:val="none" w:sz="0" w:space="0" w:color="auto"/>
      </w:divBdr>
    </w:div>
    <w:div w:id="1385257575">
      <w:bodyDiv w:val="1"/>
      <w:marLeft w:val="0"/>
      <w:marRight w:val="0"/>
      <w:marTop w:val="0"/>
      <w:marBottom w:val="0"/>
      <w:divBdr>
        <w:top w:val="none" w:sz="0" w:space="0" w:color="auto"/>
        <w:left w:val="none" w:sz="0" w:space="0" w:color="auto"/>
        <w:bottom w:val="none" w:sz="0" w:space="0" w:color="auto"/>
        <w:right w:val="none" w:sz="0" w:space="0" w:color="auto"/>
      </w:divBdr>
    </w:div>
    <w:div w:id="1385565817">
      <w:bodyDiv w:val="1"/>
      <w:marLeft w:val="0"/>
      <w:marRight w:val="0"/>
      <w:marTop w:val="0"/>
      <w:marBottom w:val="0"/>
      <w:divBdr>
        <w:top w:val="none" w:sz="0" w:space="0" w:color="auto"/>
        <w:left w:val="none" w:sz="0" w:space="0" w:color="auto"/>
        <w:bottom w:val="none" w:sz="0" w:space="0" w:color="auto"/>
        <w:right w:val="none" w:sz="0" w:space="0" w:color="auto"/>
      </w:divBdr>
    </w:div>
    <w:div w:id="1385593462">
      <w:bodyDiv w:val="1"/>
      <w:marLeft w:val="0"/>
      <w:marRight w:val="0"/>
      <w:marTop w:val="0"/>
      <w:marBottom w:val="0"/>
      <w:divBdr>
        <w:top w:val="none" w:sz="0" w:space="0" w:color="auto"/>
        <w:left w:val="none" w:sz="0" w:space="0" w:color="auto"/>
        <w:bottom w:val="none" w:sz="0" w:space="0" w:color="auto"/>
        <w:right w:val="none" w:sz="0" w:space="0" w:color="auto"/>
      </w:divBdr>
      <w:divsChild>
        <w:div w:id="975447620">
          <w:marLeft w:val="547"/>
          <w:marRight w:val="0"/>
          <w:marTop w:val="134"/>
          <w:marBottom w:val="0"/>
          <w:divBdr>
            <w:top w:val="none" w:sz="0" w:space="0" w:color="auto"/>
            <w:left w:val="none" w:sz="0" w:space="0" w:color="auto"/>
            <w:bottom w:val="none" w:sz="0" w:space="0" w:color="auto"/>
            <w:right w:val="none" w:sz="0" w:space="0" w:color="auto"/>
          </w:divBdr>
        </w:div>
        <w:div w:id="1937009000">
          <w:marLeft w:val="1166"/>
          <w:marRight w:val="0"/>
          <w:marTop w:val="115"/>
          <w:marBottom w:val="0"/>
          <w:divBdr>
            <w:top w:val="none" w:sz="0" w:space="0" w:color="auto"/>
            <w:left w:val="none" w:sz="0" w:space="0" w:color="auto"/>
            <w:bottom w:val="none" w:sz="0" w:space="0" w:color="auto"/>
            <w:right w:val="none" w:sz="0" w:space="0" w:color="auto"/>
          </w:divBdr>
        </w:div>
      </w:divsChild>
    </w:div>
    <w:div w:id="1385986281">
      <w:bodyDiv w:val="1"/>
      <w:marLeft w:val="0"/>
      <w:marRight w:val="0"/>
      <w:marTop w:val="0"/>
      <w:marBottom w:val="0"/>
      <w:divBdr>
        <w:top w:val="none" w:sz="0" w:space="0" w:color="auto"/>
        <w:left w:val="none" w:sz="0" w:space="0" w:color="auto"/>
        <w:bottom w:val="none" w:sz="0" w:space="0" w:color="auto"/>
        <w:right w:val="none" w:sz="0" w:space="0" w:color="auto"/>
      </w:divBdr>
      <w:divsChild>
        <w:div w:id="424309714">
          <w:marLeft w:val="1166"/>
          <w:marRight w:val="0"/>
          <w:marTop w:val="96"/>
          <w:marBottom w:val="0"/>
          <w:divBdr>
            <w:top w:val="none" w:sz="0" w:space="0" w:color="auto"/>
            <w:left w:val="none" w:sz="0" w:space="0" w:color="auto"/>
            <w:bottom w:val="none" w:sz="0" w:space="0" w:color="auto"/>
            <w:right w:val="none" w:sz="0" w:space="0" w:color="auto"/>
          </w:divBdr>
        </w:div>
        <w:div w:id="700592059">
          <w:marLeft w:val="1800"/>
          <w:marRight w:val="0"/>
          <w:marTop w:val="82"/>
          <w:marBottom w:val="0"/>
          <w:divBdr>
            <w:top w:val="none" w:sz="0" w:space="0" w:color="auto"/>
            <w:left w:val="none" w:sz="0" w:space="0" w:color="auto"/>
            <w:bottom w:val="none" w:sz="0" w:space="0" w:color="auto"/>
            <w:right w:val="none" w:sz="0" w:space="0" w:color="auto"/>
          </w:divBdr>
        </w:div>
        <w:div w:id="854608966">
          <w:marLeft w:val="1166"/>
          <w:marRight w:val="0"/>
          <w:marTop w:val="96"/>
          <w:marBottom w:val="0"/>
          <w:divBdr>
            <w:top w:val="none" w:sz="0" w:space="0" w:color="auto"/>
            <w:left w:val="none" w:sz="0" w:space="0" w:color="auto"/>
            <w:bottom w:val="none" w:sz="0" w:space="0" w:color="auto"/>
            <w:right w:val="none" w:sz="0" w:space="0" w:color="auto"/>
          </w:divBdr>
        </w:div>
        <w:div w:id="992367389">
          <w:marLeft w:val="1166"/>
          <w:marRight w:val="0"/>
          <w:marTop w:val="96"/>
          <w:marBottom w:val="0"/>
          <w:divBdr>
            <w:top w:val="none" w:sz="0" w:space="0" w:color="auto"/>
            <w:left w:val="none" w:sz="0" w:space="0" w:color="auto"/>
            <w:bottom w:val="none" w:sz="0" w:space="0" w:color="auto"/>
            <w:right w:val="none" w:sz="0" w:space="0" w:color="auto"/>
          </w:divBdr>
        </w:div>
        <w:div w:id="1031959085">
          <w:marLeft w:val="1800"/>
          <w:marRight w:val="0"/>
          <w:marTop w:val="82"/>
          <w:marBottom w:val="0"/>
          <w:divBdr>
            <w:top w:val="none" w:sz="0" w:space="0" w:color="auto"/>
            <w:left w:val="none" w:sz="0" w:space="0" w:color="auto"/>
            <w:bottom w:val="none" w:sz="0" w:space="0" w:color="auto"/>
            <w:right w:val="none" w:sz="0" w:space="0" w:color="auto"/>
          </w:divBdr>
        </w:div>
        <w:div w:id="1064261103">
          <w:marLeft w:val="547"/>
          <w:marRight w:val="0"/>
          <w:marTop w:val="106"/>
          <w:marBottom w:val="0"/>
          <w:divBdr>
            <w:top w:val="none" w:sz="0" w:space="0" w:color="auto"/>
            <w:left w:val="none" w:sz="0" w:space="0" w:color="auto"/>
            <w:bottom w:val="none" w:sz="0" w:space="0" w:color="auto"/>
            <w:right w:val="none" w:sz="0" w:space="0" w:color="auto"/>
          </w:divBdr>
        </w:div>
        <w:div w:id="1392578325">
          <w:marLeft w:val="1800"/>
          <w:marRight w:val="0"/>
          <w:marTop w:val="82"/>
          <w:marBottom w:val="0"/>
          <w:divBdr>
            <w:top w:val="none" w:sz="0" w:space="0" w:color="auto"/>
            <w:left w:val="none" w:sz="0" w:space="0" w:color="auto"/>
            <w:bottom w:val="none" w:sz="0" w:space="0" w:color="auto"/>
            <w:right w:val="none" w:sz="0" w:space="0" w:color="auto"/>
          </w:divBdr>
        </w:div>
        <w:div w:id="1665276736">
          <w:marLeft w:val="547"/>
          <w:marRight w:val="0"/>
          <w:marTop w:val="106"/>
          <w:marBottom w:val="0"/>
          <w:divBdr>
            <w:top w:val="none" w:sz="0" w:space="0" w:color="auto"/>
            <w:left w:val="none" w:sz="0" w:space="0" w:color="auto"/>
            <w:bottom w:val="none" w:sz="0" w:space="0" w:color="auto"/>
            <w:right w:val="none" w:sz="0" w:space="0" w:color="auto"/>
          </w:divBdr>
        </w:div>
        <w:div w:id="1788230586">
          <w:marLeft w:val="1166"/>
          <w:marRight w:val="0"/>
          <w:marTop w:val="96"/>
          <w:marBottom w:val="0"/>
          <w:divBdr>
            <w:top w:val="none" w:sz="0" w:space="0" w:color="auto"/>
            <w:left w:val="none" w:sz="0" w:space="0" w:color="auto"/>
            <w:bottom w:val="none" w:sz="0" w:space="0" w:color="auto"/>
            <w:right w:val="none" w:sz="0" w:space="0" w:color="auto"/>
          </w:divBdr>
        </w:div>
      </w:divsChild>
    </w:div>
    <w:div w:id="1386219306">
      <w:bodyDiv w:val="1"/>
      <w:marLeft w:val="0"/>
      <w:marRight w:val="0"/>
      <w:marTop w:val="0"/>
      <w:marBottom w:val="0"/>
      <w:divBdr>
        <w:top w:val="none" w:sz="0" w:space="0" w:color="auto"/>
        <w:left w:val="none" w:sz="0" w:space="0" w:color="auto"/>
        <w:bottom w:val="none" w:sz="0" w:space="0" w:color="auto"/>
        <w:right w:val="none" w:sz="0" w:space="0" w:color="auto"/>
      </w:divBdr>
    </w:div>
    <w:div w:id="1386367349">
      <w:bodyDiv w:val="1"/>
      <w:marLeft w:val="0"/>
      <w:marRight w:val="0"/>
      <w:marTop w:val="0"/>
      <w:marBottom w:val="0"/>
      <w:divBdr>
        <w:top w:val="none" w:sz="0" w:space="0" w:color="auto"/>
        <w:left w:val="none" w:sz="0" w:space="0" w:color="auto"/>
        <w:bottom w:val="none" w:sz="0" w:space="0" w:color="auto"/>
        <w:right w:val="none" w:sz="0" w:space="0" w:color="auto"/>
      </w:divBdr>
    </w:div>
    <w:div w:id="1386837838">
      <w:bodyDiv w:val="1"/>
      <w:marLeft w:val="0"/>
      <w:marRight w:val="0"/>
      <w:marTop w:val="0"/>
      <w:marBottom w:val="0"/>
      <w:divBdr>
        <w:top w:val="none" w:sz="0" w:space="0" w:color="auto"/>
        <w:left w:val="none" w:sz="0" w:space="0" w:color="auto"/>
        <w:bottom w:val="none" w:sz="0" w:space="0" w:color="auto"/>
        <w:right w:val="none" w:sz="0" w:space="0" w:color="auto"/>
      </w:divBdr>
    </w:div>
    <w:div w:id="1387148767">
      <w:bodyDiv w:val="1"/>
      <w:marLeft w:val="0"/>
      <w:marRight w:val="0"/>
      <w:marTop w:val="0"/>
      <w:marBottom w:val="0"/>
      <w:divBdr>
        <w:top w:val="none" w:sz="0" w:space="0" w:color="auto"/>
        <w:left w:val="none" w:sz="0" w:space="0" w:color="auto"/>
        <w:bottom w:val="none" w:sz="0" w:space="0" w:color="auto"/>
        <w:right w:val="none" w:sz="0" w:space="0" w:color="auto"/>
      </w:divBdr>
    </w:div>
    <w:div w:id="1389844314">
      <w:bodyDiv w:val="1"/>
      <w:marLeft w:val="0"/>
      <w:marRight w:val="0"/>
      <w:marTop w:val="0"/>
      <w:marBottom w:val="0"/>
      <w:divBdr>
        <w:top w:val="none" w:sz="0" w:space="0" w:color="auto"/>
        <w:left w:val="none" w:sz="0" w:space="0" w:color="auto"/>
        <w:bottom w:val="none" w:sz="0" w:space="0" w:color="auto"/>
        <w:right w:val="none" w:sz="0" w:space="0" w:color="auto"/>
      </w:divBdr>
    </w:div>
    <w:div w:id="1391729482">
      <w:bodyDiv w:val="1"/>
      <w:marLeft w:val="0"/>
      <w:marRight w:val="0"/>
      <w:marTop w:val="0"/>
      <w:marBottom w:val="0"/>
      <w:divBdr>
        <w:top w:val="none" w:sz="0" w:space="0" w:color="auto"/>
        <w:left w:val="none" w:sz="0" w:space="0" w:color="auto"/>
        <w:bottom w:val="none" w:sz="0" w:space="0" w:color="auto"/>
        <w:right w:val="none" w:sz="0" w:space="0" w:color="auto"/>
      </w:divBdr>
    </w:div>
    <w:div w:id="1392118769">
      <w:bodyDiv w:val="1"/>
      <w:marLeft w:val="0"/>
      <w:marRight w:val="0"/>
      <w:marTop w:val="0"/>
      <w:marBottom w:val="0"/>
      <w:divBdr>
        <w:top w:val="none" w:sz="0" w:space="0" w:color="auto"/>
        <w:left w:val="none" w:sz="0" w:space="0" w:color="auto"/>
        <w:bottom w:val="none" w:sz="0" w:space="0" w:color="auto"/>
        <w:right w:val="none" w:sz="0" w:space="0" w:color="auto"/>
      </w:divBdr>
    </w:div>
    <w:div w:id="1392463902">
      <w:bodyDiv w:val="1"/>
      <w:marLeft w:val="0"/>
      <w:marRight w:val="0"/>
      <w:marTop w:val="0"/>
      <w:marBottom w:val="0"/>
      <w:divBdr>
        <w:top w:val="none" w:sz="0" w:space="0" w:color="auto"/>
        <w:left w:val="none" w:sz="0" w:space="0" w:color="auto"/>
        <w:bottom w:val="none" w:sz="0" w:space="0" w:color="auto"/>
        <w:right w:val="none" w:sz="0" w:space="0" w:color="auto"/>
      </w:divBdr>
    </w:div>
    <w:div w:id="1392651784">
      <w:bodyDiv w:val="1"/>
      <w:marLeft w:val="0"/>
      <w:marRight w:val="0"/>
      <w:marTop w:val="0"/>
      <w:marBottom w:val="0"/>
      <w:divBdr>
        <w:top w:val="none" w:sz="0" w:space="0" w:color="auto"/>
        <w:left w:val="none" w:sz="0" w:space="0" w:color="auto"/>
        <w:bottom w:val="none" w:sz="0" w:space="0" w:color="auto"/>
        <w:right w:val="none" w:sz="0" w:space="0" w:color="auto"/>
      </w:divBdr>
      <w:divsChild>
        <w:div w:id="31080481">
          <w:marLeft w:val="547"/>
          <w:marRight w:val="0"/>
          <w:marTop w:val="134"/>
          <w:marBottom w:val="0"/>
          <w:divBdr>
            <w:top w:val="none" w:sz="0" w:space="0" w:color="auto"/>
            <w:left w:val="none" w:sz="0" w:space="0" w:color="auto"/>
            <w:bottom w:val="none" w:sz="0" w:space="0" w:color="auto"/>
            <w:right w:val="none" w:sz="0" w:space="0" w:color="auto"/>
          </w:divBdr>
        </w:div>
        <w:div w:id="246771607">
          <w:marLeft w:val="1166"/>
          <w:marRight w:val="0"/>
          <w:marTop w:val="115"/>
          <w:marBottom w:val="0"/>
          <w:divBdr>
            <w:top w:val="none" w:sz="0" w:space="0" w:color="auto"/>
            <w:left w:val="none" w:sz="0" w:space="0" w:color="auto"/>
            <w:bottom w:val="none" w:sz="0" w:space="0" w:color="auto"/>
            <w:right w:val="none" w:sz="0" w:space="0" w:color="auto"/>
          </w:divBdr>
        </w:div>
        <w:div w:id="587076759">
          <w:marLeft w:val="1166"/>
          <w:marRight w:val="0"/>
          <w:marTop w:val="115"/>
          <w:marBottom w:val="0"/>
          <w:divBdr>
            <w:top w:val="none" w:sz="0" w:space="0" w:color="auto"/>
            <w:left w:val="none" w:sz="0" w:space="0" w:color="auto"/>
            <w:bottom w:val="none" w:sz="0" w:space="0" w:color="auto"/>
            <w:right w:val="none" w:sz="0" w:space="0" w:color="auto"/>
          </w:divBdr>
        </w:div>
        <w:div w:id="669599534">
          <w:marLeft w:val="1166"/>
          <w:marRight w:val="0"/>
          <w:marTop w:val="115"/>
          <w:marBottom w:val="0"/>
          <w:divBdr>
            <w:top w:val="none" w:sz="0" w:space="0" w:color="auto"/>
            <w:left w:val="none" w:sz="0" w:space="0" w:color="auto"/>
            <w:bottom w:val="none" w:sz="0" w:space="0" w:color="auto"/>
            <w:right w:val="none" w:sz="0" w:space="0" w:color="auto"/>
          </w:divBdr>
        </w:div>
        <w:div w:id="1163935500">
          <w:marLeft w:val="1166"/>
          <w:marRight w:val="0"/>
          <w:marTop w:val="115"/>
          <w:marBottom w:val="0"/>
          <w:divBdr>
            <w:top w:val="none" w:sz="0" w:space="0" w:color="auto"/>
            <w:left w:val="none" w:sz="0" w:space="0" w:color="auto"/>
            <w:bottom w:val="none" w:sz="0" w:space="0" w:color="auto"/>
            <w:right w:val="none" w:sz="0" w:space="0" w:color="auto"/>
          </w:divBdr>
        </w:div>
        <w:div w:id="1194533034">
          <w:marLeft w:val="547"/>
          <w:marRight w:val="0"/>
          <w:marTop w:val="134"/>
          <w:marBottom w:val="0"/>
          <w:divBdr>
            <w:top w:val="none" w:sz="0" w:space="0" w:color="auto"/>
            <w:left w:val="none" w:sz="0" w:space="0" w:color="auto"/>
            <w:bottom w:val="none" w:sz="0" w:space="0" w:color="auto"/>
            <w:right w:val="none" w:sz="0" w:space="0" w:color="auto"/>
          </w:divBdr>
        </w:div>
        <w:div w:id="1531600744">
          <w:marLeft w:val="1166"/>
          <w:marRight w:val="0"/>
          <w:marTop w:val="115"/>
          <w:marBottom w:val="0"/>
          <w:divBdr>
            <w:top w:val="none" w:sz="0" w:space="0" w:color="auto"/>
            <w:left w:val="none" w:sz="0" w:space="0" w:color="auto"/>
            <w:bottom w:val="none" w:sz="0" w:space="0" w:color="auto"/>
            <w:right w:val="none" w:sz="0" w:space="0" w:color="auto"/>
          </w:divBdr>
        </w:div>
      </w:divsChild>
    </w:div>
    <w:div w:id="1392774005">
      <w:bodyDiv w:val="1"/>
      <w:marLeft w:val="0"/>
      <w:marRight w:val="0"/>
      <w:marTop w:val="0"/>
      <w:marBottom w:val="0"/>
      <w:divBdr>
        <w:top w:val="none" w:sz="0" w:space="0" w:color="auto"/>
        <w:left w:val="none" w:sz="0" w:space="0" w:color="auto"/>
        <w:bottom w:val="none" w:sz="0" w:space="0" w:color="auto"/>
        <w:right w:val="none" w:sz="0" w:space="0" w:color="auto"/>
      </w:divBdr>
    </w:div>
    <w:div w:id="1392845583">
      <w:bodyDiv w:val="1"/>
      <w:marLeft w:val="0"/>
      <w:marRight w:val="0"/>
      <w:marTop w:val="0"/>
      <w:marBottom w:val="0"/>
      <w:divBdr>
        <w:top w:val="none" w:sz="0" w:space="0" w:color="auto"/>
        <w:left w:val="none" w:sz="0" w:space="0" w:color="auto"/>
        <w:bottom w:val="none" w:sz="0" w:space="0" w:color="auto"/>
        <w:right w:val="none" w:sz="0" w:space="0" w:color="auto"/>
      </w:divBdr>
    </w:div>
    <w:div w:id="1393427282">
      <w:bodyDiv w:val="1"/>
      <w:marLeft w:val="0"/>
      <w:marRight w:val="0"/>
      <w:marTop w:val="0"/>
      <w:marBottom w:val="0"/>
      <w:divBdr>
        <w:top w:val="none" w:sz="0" w:space="0" w:color="auto"/>
        <w:left w:val="none" w:sz="0" w:space="0" w:color="auto"/>
        <w:bottom w:val="none" w:sz="0" w:space="0" w:color="auto"/>
        <w:right w:val="none" w:sz="0" w:space="0" w:color="auto"/>
      </w:divBdr>
      <w:divsChild>
        <w:div w:id="1006395466">
          <w:marLeft w:val="547"/>
          <w:marRight w:val="0"/>
          <w:marTop w:val="154"/>
          <w:marBottom w:val="0"/>
          <w:divBdr>
            <w:top w:val="none" w:sz="0" w:space="0" w:color="auto"/>
            <w:left w:val="none" w:sz="0" w:space="0" w:color="auto"/>
            <w:bottom w:val="none" w:sz="0" w:space="0" w:color="auto"/>
            <w:right w:val="none" w:sz="0" w:space="0" w:color="auto"/>
          </w:divBdr>
        </w:div>
        <w:div w:id="1534726576">
          <w:marLeft w:val="1166"/>
          <w:marRight w:val="0"/>
          <w:marTop w:val="96"/>
          <w:marBottom w:val="0"/>
          <w:divBdr>
            <w:top w:val="none" w:sz="0" w:space="0" w:color="auto"/>
            <w:left w:val="none" w:sz="0" w:space="0" w:color="auto"/>
            <w:bottom w:val="none" w:sz="0" w:space="0" w:color="auto"/>
            <w:right w:val="none" w:sz="0" w:space="0" w:color="auto"/>
          </w:divBdr>
        </w:div>
        <w:div w:id="2068214594">
          <w:marLeft w:val="1166"/>
          <w:marRight w:val="0"/>
          <w:marTop w:val="96"/>
          <w:marBottom w:val="0"/>
          <w:divBdr>
            <w:top w:val="none" w:sz="0" w:space="0" w:color="auto"/>
            <w:left w:val="none" w:sz="0" w:space="0" w:color="auto"/>
            <w:bottom w:val="none" w:sz="0" w:space="0" w:color="auto"/>
            <w:right w:val="none" w:sz="0" w:space="0" w:color="auto"/>
          </w:divBdr>
        </w:div>
        <w:div w:id="2085645221">
          <w:marLeft w:val="1166"/>
          <w:marRight w:val="0"/>
          <w:marTop w:val="96"/>
          <w:marBottom w:val="0"/>
          <w:divBdr>
            <w:top w:val="none" w:sz="0" w:space="0" w:color="auto"/>
            <w:left w:val="none" w:sz="0" w:space="0" w:color="auto"/>
            <w:bottom w:val="none" w:sz="0" w:space="0" w:color="auto"/>
            <w:right w:val="none" w:sz="0" w:space="0" w:color="auto"/>
          </w:divBdr>
        </w:div>
      </w:divsChild>
    </w:div>
    <w:div w:id="1393504347">
      <w:bodyDiv w:val="1"/>
      <w:marLeft w:val="0"/>
      <w:marRight w:val="0"/>
      <w:marTop w:val="0"/>
      <w:marBottom w:val="0"/>
      <w:divBdr>
        <w:top w:val="none" w:sz="0" w:space="0" w:color="auto"/>
        <w:left w:val="none" w:sz="0" w:space="0" w:color="auto"/>
        <w:bottom w:val="none" w:sz="0" w:space="0" w:color="auto"/>
        <w:right w:val="none" w:sz="0" w:space="0" w:color="auto"/>
      </w:divBdr>
    </w:div>
    <w:div w:id="1393961585">
      <w:bodyDiv w:val="1"/>
      <w:marLeft w:val="0"/>
      <w:marRight w:val="0"/>
      <w:marTop w:val="0"/>
      <w:marBottom w:val="0"/>
      <w:divBdr>
        <w:top w:val="none" w:sz="0" w:space="0" w:color="auto"/>
        <w:left w:val="none" w:sz="0" w:space="0" w:color="auto"/>
        <w:bottom w:val="none" w:sz="0" w:space="0" w:color="auto"/>
        <w:right w:val="none" w:sz="0" w:space="0" w:color="auto"/>
      </w:divBdr>
    </w:div>
    <w:div w:id="1394112354">
      <w:bodyDiv w:val="1"/>
      <w:marLeft w:val="0"/>
      <w:marRight w:val="0"/>
      <w:marTop w:val="0"/>
      <w:marBottom w:val="0"/>
      <w:divBdr>
        <w:top w:val="none" w:sz="0" w:space="0" w:color="auto"/>
        <w:left w:val="none" w:sz="0" w:space="0" w:color="auto"/>
        <w:bottom w:val="none" w:sz="0" w:space="0" w:color="auto"/>
        <w:right w:val="none" w:sz="0" w:space="0" w:color="auto"/>
      </w:divBdr>
    </w:div>
    <w:div w:id="1394113130">
      <w:bodyDiv w:val="1"/>
      <w:marLeft w:val="0"/>
      <w:marRight w:val="0"/>
      <w:marTop w:val="0"/>
      <w:marBottom w:val="0"/>
      <w:divBdr>
        <w:top w:val="none" w:sz="0" w:space="0" w:color="auto"/>
        <w:left w:val="none" w:sz="0" w:space="0" w:color="auto"/>
        <w:bottom w:val="none" w:sz="0" w:space="0" w:color="auto"/>
        <w:right w:val="none" w:sz="0" w:space="0" w:color="auto"/>
      </w:divBdr>
    </w:div>
    <w:div w:id="1394232599">
      <w:bodyDiv w:val="1"/>
      <w:marLeft w:val="0"/>
      <w:marRight w:val="0"/>
      <w:marTop w:val="0"/>
      <w:marBottom w:val="0"/>
      <w:divBdr>
        <w:top w:val="none" w:sz="0" w:space="0" w:color="auto"/>
        <w:left w:val="none" w:sz="0" w:space="0" w:color="auto"/>
        <w:bottom w:val="none" w:sz="0" w:space="0" w:color="auto"/>
        <w:right w:val="none" w:sz="0" w:space="0" w:color="auto"/>
      </w:divBdr>
    </w:div>
    <w:div w:id="1395083894">
      <w:bodyDiv w:val="1"/>
      <w:marLeft w:val="0"/>
      <w:marRight w:val="0"/>
      <w:marTop w:val="0"/>
      <w:marBottom w:val="0"/>
      <w:divBdr>
        <w:top w:val="none" w:sz="0" w:space="0" w:color="auto"/>
        <w:left w:val="none" w:sz="0" w:space="0" w:color="auto"/>
        <w:bottom w:val="none" w:sz="0" w:space="0" w:color="auto"/>
        <w:right w:val="none" w:sz="0" w:space="0" w:color="auto"/>
      </w:divBdr>
      <w:divsChild>
        <w:div w:id="54469630">
          <w:marLeft w:val="1166"/>
          <w:marRight w:val="0"/>
          <w:marTop w:val="96"/>
          <w:marBottom w:val="0"/>
          <w:divBdr>
            <w:top w:val="none" w:sz="0" w:space="0" w:color="auto"/>
            <w:left w:val="none" w:sz="0" w:space="0" w:color="auto"/>
            <w:bottom w:val="none" w:sz="0" w:space="0" w:color="auto"/>
            <w:right w:val="none" w:sz="0" w:space="0" w:color="auto"/>
          </w:divBdr>
        </w:div>
        <w:div w:id="97257605">
          <w:marLeft w:val="1800"/>
          <w:marRight w:val="0"/>
          <w:marTop w:val="77"/>
          <w:marBottom w:val="0"/>
          <w:divBdr>
            <w:top w:val="none" w:sz="0" w:space="0" w:color="auto"/>
            <w:left w:val="none" w:sz="0" w:space="0" w:color="auto"/>
            <w:bottom w:val="none" w:sz="0" w:space="0" w:color="auto"/>
            <w:right w:val="none" w:sz="0" w:space="0" w:color="auto"/>
          </w:divBdr>
        </w:div>
        <w:div w:id="518785849">
          <w:marLeft w:val="1800"/>
          <w:marRight w:val="0"/>
          <w:marTop w:val="77"/>
          <w:marBottom w:val="0"/>
          <w:divBdr>
            <w:top w:val="none" w:sz="0" w:space="0" w:color="auto"/>
            <w:left w:val="none" w:sz="0" w:space="0" w:color="auto"/>
            <w:bottom w:val="none" w:sz="0" w:space="0" w:color="auto"/>
            <w:right w:val="none" w:sz="0" w:space="0" w:color="auto"/>
          </w:divBdr>
        </w:div>
        <w:div w:id="521745023">
          <w:marLeft w:val="2520"/>
          <w:marRight w:val="0"/>
          <w:marTop w:val="67"/>
          <w:marBottom w:val="0"/>
          <w:divBdr>
            <w:top w:val="none" w:sz="0" w:space="0" w:color="auto"/>
            <w:left w:val="none" w:sz="0" w:space="0" w:color="auto"/>
            <w:bottom w:val="none" w:sz="0" w:space="0" w:color="auto"/>
            <w:right w:val="none" w:sz="0" w:space="0" w:color="auto"/>
          </w:divBdr>
        </w:div>
        <w:div w:id="563684494">
          <w:marLeft w:val="547"/>
          <w:marRight w:val="0"/>
          <w:marTop w:val="115"/>
          <w:marBottom w:val="0"/>
          <w:divBdr>
            <w:top w:val="none" w:sz="0" w:space="0" w:color="auto"/>
            <w:left w:val="none" w:sz="0" w:space="0" w:color="auto"/>
            <w:bottom w:val="none" w:sz="0" w:space="0" w:color="auto"/>
            <w:right w:val="none" w:sz="0" w:space="0" w:color="auto"/>
          </w:divBdr>
        </w:div>
        <w:div w:id="686057861">
          <w:marLeft w:val="2520"/>
          <w:marRight w:val="0"/>
          <w:marTop w:val="67"/>
          <w:marBottom w:val="0"/>
          <w:divBdr>
            <w:top w:val="none" w:sz="0" w:space="0" w:color="auto"/>
            <w:left w:val="none" w:sz="0" w:space="0" w:color="auto"/>
            <w:bottom w:val="none" w:sz="0" w:space="0" w:color="auto"/>
            <w:right w:val="none" w:sz="0" w:space="0" w:color="auto"/>
          </w:divBdr>
        </w:div>
        <w:div w:id="724722335">
          <w:marLeft w:val="1800"/>
          <w:marRight w:val="0"/>
          <w:marTop w:val="77"/>
          <w:marBottom w:val="0"/>
          <w:divBdr>
            <w:top w:val="none" w:sz="0" w:space="0" w:color="auto"/>
            <w:left w:val="none" w:sz="0" w:space="0" w:color="auto"/>
            <w:bottom w:val="none" w:sz="0" w:space="0" w:color="auto"/>
            <w:right w:val="none" w:sz="0" w:space="0" w:color="auto"/>
          </w:divBdr>
        </w:div>
        <w:div w:id="832531787">
          <w:marLeft w:val="1166"/>
          <w:marRight w:val="0"/>
          <w:marTop w:val="96"/>
          <w:marBottom w:val="0"/>
          <w:divBdr>
            <w:top w:val="none" w:sz="0" w:space="0" w:color="auto"/>
            <w:left w:val="none" w:sz="0" w:space="0" w:color="auto"/>
            <w:bottom w:val="none" w:sz="0" w:space="0" w:color="auto"/>
            <w:right w:val="none" w:sz="0" w:space="0" w:color="auto"/>
          </w:divBdr>
        </w:div>
        <w:div w:id="884564412">
          <w:marLeft w:val="1166"/>
          <w:marRight w:val="0"/>
          <w:marTop w:val="96"/>
          <w:marBottom w:val="0"/>
          <w:divBdr>
            <w:top w:val="none" w:sz="0" w:space="0" w:color="auto"/>
            <w:left w:val="none" w:sz="0" w:space="0" w:color="auto"/>
            <w:bottom w:val="none" w:sz="0" w:space="0" w:color="auto"/>
            <w:right w:val="none" w:sz="0" w:space="0" w:color="auto"/>
          </w:divBdr>
        </w:div>
        <w:div w:id="1571308594">
          <w:marLeft w:val="1800"/>
          <w:marRight w:val="0"/>
          <w:marTop w:val="77"/>
          <w:marBottom w:val="0"/>
          <w:divBdr>
            <w:top w:val="none" w:sz="0" w:space="0" w:color="auto"/>
            <w:left w:val="none" w:sz="0" w:space="0" w:color="auto"/>
            <w:bottom w:val="none" w:sz="0" w:space="0" w:color="auto"/>
            <w:right w:val="none" w:sz="0" w:space="0" w:color="auto"/>
          </w:divBdr>
        </w:div>
        <w:div w:id="1889952522">
          <w:marLeft w:val="547"/>
          <w:marRight w:val="0"/>
          <w:marTop w:val="115"/>
          <w:marBottom w:val="0"/>
          <w:divBdr>
            <w:top w:val="none" w:sz="0" w:space="0" w:color="auto"/>
            <w:left w:val="none" w:sz="0" w:space="0" w:color="auto"/>
            <w:bottom w:val="none" w:sz="0" w:space="0" w:color="auto"/>
            <w:right w:val="none" w:sz="0" w:space="0" w:color="auto"/>
          </w:divBdr>
        </w:div>
      </w:divsChild>
    </w:div>
    <w:div w:id="1395398055">
      <w:bodyDiv w:val="1"/>
      <w:marLeft w:val="0"/>
      <w:marRight w:val="0"/>
      <w:marTop w:val="0"/>
      <w:marBottom w:val="0"/>
      <w:divBdr>
        <w:top w:val="none" w:sz="0" w:space="0" w:color="auto"/>
        <w:left w:val="none" w:sz="0" w:space="0" w:color="auto"/>
        <w:bottom w:val="none" w:sz="0" w:space="0" w:color="auto"/>
        <w:right w:val="none" w:sz="0" w:space="0" w:color="auto"/>
      </w:divBdr>
    </w:div>
    <w:div w:id="1395817858">
      <w:bodyDiv w:val="1"/>
      <w:marLeft w:val="0"/>
      <w:marRight w:val="0"/>
      <w:marTop w:val="0"/>
      <w:marBottom w:val="0"/>
      <w:divBdr>
        <w:top w:val="none" w:sz="0" w:space="0" w:color="auto"/>
        <w:left w:val="none" w:sz="0" w:space="0" w:color="auto"/>
        <w:bottom w:val="none" w:sz="0" w:space="0" w:color="auto"/>
        <w:right w:val="none" w:sz="0" w:space="0" w:color="auto"/>
      </w:divBdr>
    </w:div>
    <w:div w:id="1396858199">
      <w:bodyDiv w:val="1"/>
      <w:marLeft w:val="0"/>
      <w:marRight w:val="0"/>
      <w:marTop w:val="0"/>
      <w:marBottom w:val="0"/>
      <w:divBdr>
        <w:top w:val="none" w:sz="0" w:space="0" w:color="auto"/>
        <w:left w:val="none" w:sz="0" w:space="0" w:color="auto"/>
        <w:bottom w:val="none" w:sz="0" w:space="0" w:color="auto"/>
        <w:right w:val="none" w:sz="0" w:space="0" w:color="auto"/>
      </w:divBdr>
    </w:div>
    <w:div w:id="1396976961">
      <w:bodyDiv w:val="1"/>
      <w:marLeft w:val="0"/>
      <w:marRight w:val="0"/>
      <w:marTop w:val="0"/>
      <w:marBottom w:val="0"/>
      <w:divBdr>
        <w:top w:val="none" w:sz="0" w:space="0" w:color="auto"/>
        <w:left w:val="none" w:sz="0" w:space="0" w:color="auto"/>
        <w:bottom w:val="none" w:sz="0" w:space="0" w:color="auto"/>
        <w:right w:val="none" w:sz="0" w:space="0" w:color="auto"/>
      </w:divBdr>
    </w:div>
    <w:div w:id="1397166900">
      <w:bodyDiv w:val="1"/>
      <w:marLeft w:val="0"/>
      <w:marRight w:val="0"/>
      <w:marTop w:val="0"/>
      <w:marBottom w:val="0"/>
      <w:divBdr>
        <w:top w:val="none" w:sz="0" w:space="0" w:color="auto"/>
        <w:left w:val="none" w:sz="0" w:space="0" w:color="auto"/>
        <w:bottom w:val="none" w:sz="0" w:space="0" w:color="auto"/>
        <w:right w:val="none" w:sz="0" w:space="0" w:color="auto"/>
      </w:divBdr>
    </w:div>
    <w:div w:id="1397629127">
      <w:bodyDiv w:val="1"/>
      <w:marLeft w:val="0"/>
      <w:marRight w:val="0"/>
      <w:marTop w:val="0"/>
      <w:marBottom w:val="0"/>
      <w:divBdr>
        <w:top w:val="none" w:sz="0" w:space="0" w:color="auto"/>
        <w:left w:val="none" w:sz="0" w:space="0" w:color="auto"/>
        <w:bottom w:val="none" w:sz="0" w:space="0" w:color="auto"/>
        <w:right w:val="none" w:sz="0" w:space="0" w:color="auto"/>
      </w:divBdr>
      <w:divsChild>
        <w:div w:id="1855268292">
          <w:marLeft w:val="0"/>
          <w:marRight w:val="0"/>
          <w:marTop w:val="0"/>
          <w:marBottom w:val="0"/>
          <w:divBdr>
            <w:top w:val="none" w:sz="0" w:space="0" w:color="auto"/>
            <w:left w:val="none" w:sz="0" w:space="0" w:color="auto"/>
            <w:bottom w:val="none" w:sz="0" w:space="0" w:color="auto"/>
            <w:right w:val="none" w:sz="0" w:space="0" w:color="auto"/>
          </w:divBdr>
        </w:div>
      </w:divsChild>
    </w:div>
    <w:div w:id="1398285286">
      <w:bodyDiv w:val="1"/>
      <w:marLeft w:val="0"/>
      <w:marRight w:val="0"/>
      <w:marTop w:val="0"/>
      <w:marBottom w:val="0"/>
      <w:divBdr>
        <w:top w:val="none" w:sz="0" w:space="0" w:color="auto"/>
        <w:left w:val="none" w:sz="0" w:space="0" w:color="auto"/>
        <w:bottom w:val="none" w:sz="0" w:space="0" w:color="auto"/>
        <w:right w:val="none" w:sz="0" w:space="0" w:color="auto"/>
      </w:divBdr>
    </w:div>
    <w:div w:id="1398627989">
      <w:bodyDiv w:val="1"/>
      <w:marLeft w:val="0"/>
      <w:marRight w:val="0"/>
      <w:marTop w:val="0"/>
      <w:marBottom w:val="0"/>
      <w:divBdr>
        <w:top w:val="none" w:sz="0" w:space="0" w:color="auto"/>
        <w:left w:val="none" w:sz="0" w:space="0" w:color="auto"/>
        <w:bottom w:val="none" w:sz="0" w:space="0" w:color="auto"/>
        <w:right w:val="none" w:sz="0" w:space="0" w:color="auto"/>
      </w:divBdr>
    </w:div>
    <w:div w:id="1399858746">
      <w:bodyDiv w:val="1"/>
      <w:marLeft w:val="0"/>
      <w:marRight w:val="0"/>
      <w:marTop w:val="0"/>
      <w:marBottom w:val="0"/>
      <w:divBdr>
        <w:top w:val="none" w:sz="0" w:space="0" w:color="auto"/>
        <w:left w:val="none" w:sz="0" w:space="0" w:color="auto"/>
        <w:bottom w:val="none" w:sz="0" w:space="0" w:color="auto"/>
        <w:right w:val="none" w:sz="0" w:space="0" w:color="auto"/>
      </w:divBdr>
    </w:div>
    <w:div w:id="1400981799">
      <w:bodyDiv w:val="1"/>
      <w:marLeft w:val="0"/>
      <w:marRight w:val="0"/>
      <w:marTop w:val="0"/>
      <w:marBottom w:val="0"/>
      <w:divBdr>
        <w:top w:val="none" w:sz="0" w:space="0" w:color="auto"/>
        <w:left w:val="none" w:sz="0" w:space="0" w:color="auto"/>
        <w:bottom w:val="none" w:sz="0" w:space="0" w:color="auto"/>
        <w:right w:val="none" w:sz="0" w:space="0" w:color="auto"/>
      </w:divBdr>
    </w:div>
    <w:div w:id="1401244040">
      <w:bodyDiv w:val="1"/>
      <w:marLeft w:val="0"/>
      <w:marRight w:val="0"/>
      <w:marTop w:val="0"/>
      <w:marBottom w:val="0"/>
      <w:divBdr>
        <w:top w:val="none" w:sz="0" w:space="0" w:color="auto"/>
        <w:left w:val="none" w:sz="0" w:space="0" w:color="auto"/>
        <w:bottom w:val="none" w:sz="0" w:space="0" w:color="auto"/>
        <w:right w:val="none" w:sz="0" w:space="0" w:color="auto"/>
      </w:divBdr>
    </w:div>
    <w:div w:id="1401949043">
      <w:bodyDiv w:val="1"/>
      <w:marLeft w:val="0"/>
      <w:marRight w:val="0"/>
      <w:marTop w:val="0"/>
      <w:marBottom w:val="0"/>
      <w:divBdr>
        <w:top w:val="none" w:sz="0" w:space="0" w:color="auto"/>
        <w:left w:val="none" w:sz="0" w:space="0" w:color="auto"/>
        <w:bottom w:val="none" w:sz="0" w:space="0" w:color="auto"/>
        <w:right w:val="none" w:sz="0" w:space="0" w:color="auto"/>
      </w:divBdr>
    </w:div>
    <w:div w:id="1402024671">
      <w:bodyDiv w:val="1"/>
      <w:marLeft w:val="0"/>
      <w:marRight w:val="0"/>
      <w:marTop w:val="0"/>
      <w:marBottom w:val="0"/>
      <w:divBdr>
        <w:top w:val="none" w:sz="0" w:space="0" w:color="auto"/>
        <w:left w:val="none" w:sz="0" w:space="0" w:color="auto"/>
        <w:bottom w:val="none" w:sz="0" w:space="0" w:color="auto"/>
        <w:right w:val="none" w:sz="0" w:space="0" w:color="auto"/>
      </w:divBdr>
    </w:div>
    <w:div w:id="1402605684">
      <w:bodyDiv w:val="1"/>
      <w:marLeft w:val="0"/>
      <w:marRight w:val="0"/>
      <w:marTop w:val="0"/>
      <w:marBottom w:val="0"/>
      <w:divBdr>
        <w:top w:val="none" w:sz="0" w:space="0" w:color="auto"/>
        <w:left w:val="none" w:sz="0" w:space="0" w:color="auto"/>
        <w:bottom w:val="none" w:sz="0" w:space="0" w:color="auto"/>
        <w:right w:val="none" w:sz="0" w:space="0" w:color="auto"/>
      </w:divBdr>
    </w:div>
    <w:div w:id="1402681010">
      <w:bodyDiv w:val="1"/>
      <w:marLeft w:val="0"/>
      <w:marRight w:val="0"/>
      <w:marTop w:val="0"/>
      <w:marBottom w:val="0"/>
      <w:divBdr>
        <w:top w:val="none" w:sz="0" w:space="0" w:color="auto"/>
        <w:left w:val="none" w:sz="0" w:space="0" w:color="auto"/>
        <w:bottom w:val="none" w:sz="0" w:space="0" w:color="auto"/>
        <w:right w:val="none" w:sz="0" w:space="0" w:color="auto"/>
      </w:divBdr>
      <w:divsChild>
        <w:div w:id="223950549">
          <w:marLeft w:val="1166"/>
          <w:marRight w:val="0"/>
          <w:marTop w:val="115"/>
          <w:marBottom w:val="120"/>
          <w:divBdr>
            <w:top w:val="none" w:sz="0" w:space="0" w:color="auto"/>
            <w:left w:val="none" w:sz="0" w:space="0" w:color="auto"/>
            <w:bottom w:val="none" w:sz="0" w:space="0" w:color="auto"/>
            <w:right w:val="none" w:sz="0" w:space="0" w:color="auto"/>
          </w:divBdr>
        </w:div>
        <w:div w:id="791245525">
          <w:marLeft w:val="547"/>
          <w:marRight w:val="0"/>
          <w:marTop w:val="134"/>
          <w:marBottom w:val="120"/>
          <w:divBdr>
            <w:top w:val="none" w:sz="0" w:space="0" w:color="auto"/>
            <w:left w:val="none" w:sz="0" w:space="0" w:color="auto"/>
            <w:bottom w:val="none" w:sz="0" w:space="0" w:color="auto"/>
            <w:right w:val="none" w:sz="0" w:space="0" w:color="auto"/>
          </w:divBdr>
        </w:div>
        <w:div w:id="874469214">
          <w:marLeft w:val="1166"/>
          <w:marRight w:val="0"/>
          <w:marTop w:val="115"/>
          <w:marBottom w:val="120"/>
          <w:divBdr>
            <w:top w:val="none" w:sz="0" w:space="0" w:color="auto"/>
            <w:left w:val="none" w:sz="0" w:space="0" w:color="auto"/>
            <w:bottom w:val="none" w:sz="0" w:space="0" w:color="auto"/>
            <w:right w:val="none" w:sz="0" w:space="0" w:color="auto"/>
          </w:divBdr>
        </w:div>
      </w:divsChild>
    </w:div>
    <w:div w:id="1403526479">
      <w:bodyDiv w:val="1"/>
      <w:marLeft w:val="0"/>
      <w:marRight w:val="0"/>
      <w:marTop w:val="0"/>
      <w:marBottom w:val="0"/>
      <w:divBdr>
        <w:top w:val="none" w:sz="0" w:space="0" w:color="auto"/>
        <w:left w:val="none" w:sz="0" w:space="0" w:color="auto"/>
        <w:bottom w:val="none" w:sz="0" w:space="0" w:color="auto"/>
        <w:right w:val="none" w:sz="0" w:space="0" w:color="auto"/>
      </w:divBdr>
    </w:div>
    <w:div w:id="1404063538">
      <w:bodyDiv w:val="1"/>
      <w:marLeft w:val="0"/>
      <w:marRight w:val="0"/>
      <w:marTop w:val="0"/>
      <w:marBottom w:val="0"/>
      <w:divBdr>
        <w:top w:val="none" w:sz="0" w:space="0" w:color="auto"/>
        <w:left w:val="none" w:sz="0" w:space="0" w:color="auto"/>
        <w:bottom w:val="none" w:sz="0" w:space="0" w:color="auto"/>
        <w:right w:val="none" w:sz="0" w:space="0" w:color="auto"/>
      </w:divBdr>
      <w:divsChild>
        <w:div w:id="834221098">
          <w:marLeft w:val="1800"/>
          <w:marRight w:val="0"/>
          <w:marTop w:val="91"/>
          <w:marBottom w:val="0"/>
          <w:divBdr>
            <w:top w:val="none" w:sz="0" w:space="0" w:color="auto"/>
            <w:left w:val="none" w:sz="0" w:space="0" w:color="auto"/>
            <w:bottom w:val="none" w:sz="0" w:space="0" w:color="auto"/>
            <w:right w:val="none" w:sz="0" w:space="0" w:color="auto"/>
          </w:divBdr>
        </w:div>
        <w:div w:id="926226953">
          <w:marLeft w:val="1166"/>
          <w:marRight w:val="0"/>
          <w:marTop w:val="106"/>
          <w:marBottom w:val="0"/>
          <w:divBdr>
            <w:top w:val="none" w:sz="0" w:space="0" w:color="auto"/>
            <w:left w:val="none" w:sz="0" w:space="0" w:color="auto"/>
            <w:bottom w:val="none" w:sz="0" w:space="0" w:color="auto"/>
            <w:right w:val="none" w:sz="0" w:space="0" w:color="auto"/>
          </w:divBdr>
        </w:div>
        <w:div w:id="1019090094">
          <w:marLeft w:val="1166"/>
          <w:marRight w:val="0"/>
          <w:marTop w:val="106"/>
          <w:marBottom w:val="0"/>
          <w:divBdr>
            <w:top w:val="none" w:sz="0" w:space="0" w:color="auto"/>
            <w:left w:val="none" w:sz="0" w:space="0" w:color="auto"/>
            <w:bottom w:val="none" w:sz="0" w:space="0" w:color="auto"/>
            <w:right w:val="none" w:sz="0" w:space="0" w:color="auto"/>
          </w:divBdr>
        </w:div>
        <w:div w:id="1245257385">
          <w:marLeft w:val="1800"/>
          <w:marRight w:val="0"/>
          <w:marTop w:val="77"/>
          <w:marBottom w:val="0"/>
          <w:divBdr>
            <w:top w:val="none" w:sz="0" w:space="0" w:color="auto"/>
            <w:left w:val="none" w:sz="0" w:space="0" w:color="auto"/>
            <w:bottom w:val="none" w:sz="0" w:space="0" w:color="auto"/>
            <w:right w:val="none" w:sz="0" w:space="0" w:color="auto"/>
          </w:divBdr>
        </w:div>
        <w:div w:id="1460033481">
          <w:marLeft w:val="1166"/>
          <w:marRight w:val="0"/>
          <w:marTop w:val="106"/>
          <w:marBottom w:val="0"/>
          <w:divBdr>
            <w:top w:val="none" w:sz="0" w:space="0" w:color="auto"/>
            <w:left w:val="none" w:sz="0" w:space="0" w:color="auto"/>
            <w:bottom w:val="none" w:sz="0" w:space="0" w:color="auto"/>
            <w:right w:val="none" w:sz="0" w:space="0" w:color="auto"/>
          </w:divBdr>
        </w:div>
        <w:div w:id="1740057849">
          <w:marLeft w:val="1800"/>
          <w:marRight w:val="0"/>
          <w:marTop w:val="91"/>
          <w:marBottom w:val="0"/>
          <w:divBdr>
            <w:top w:val="none" w:sz="0" w:space="0" w:color="auto"/>
            <w:left w:val="none" w:sz="0" w:space="0" w:color="auto"/>
            <w:bottom w:val="none" w:sz="0" w:space="0" w:color="auto"/>
            <w:right w:val="none" w:sz="0" w:space="0" w:color="auto"/>
          </w:divBdr>
        </w:div>
        <w:div w:id="1910336748">
          <w:marLeft w:val="1800"/>
          <w:marRight w:val="0"/>
          <w:marTop w:val="91"/>
          <w:marBottom w:val="0"/>
          <w:divBdr>
            <w:top w:val="none" w:sz="0" w:space="0" w:color="auto"/>
            <w:left w:val="none" w:sz="0" w:space="0" w:color="auto"/>
            <w:bottom w:val="none" w:sz="0" w:space="0" w:color="auto"/>
            <w:right w:val="none" w:sz="0" w:space="0" w:color="auto"/>
          </w:divBdr>
        </w:div>
        <w:div w:id="1995210616">
          <w:marLeft w:val="547"/>
          <w:marRight w:val="0"/>
          <w:marTop w:val="125"/>
          <w:marBottom w:val="0"/>
          <w:divBdr>
            <w:top w:val="none" w:sz="0" w:space="0" w:color="auto"/>
            <w:left w:val="none" w:sz="0" w:space="0" w:color="auto"/>
            <w:bottom w:val="none" w:sz="0" w:space="0" w:color="auto"/>
            <w:right w:val="none" w:sz="0" w:space="0" w:color="auto"/>
          </w:divBdr>
        </w:div>
      </w:divsChild>
    </w:div>
    <w:div w:id="1404833481">
      <w:bodyDiv w:val="1"/>
      <w:marLeft w:val="0"/>
      <w:marRight w:val="0"/>
      <w:marTop w:val="0"/>
      <w:marBottom w:val="0"/>
      <w:divBdr>
        <w:top w:val="none" w:sz="0" w:space="0" w:color="auto"/>
        <w:left w:val="none" w:sz="0" w:space="0" w:color="auto"/>
        <w:bottom w:val="none" w:sz="0" w:space="0" w:color="auto"/>
        <w:right w:val="none" w:sz="0" w:space="0" w:color="auto"/>
      </w:divBdr>
    </w:div>
    <w:div w:id="1405030792">
      <w:bodyDiv w:val="1"/>
      <w:marLeft w:val="0"/>
      <w:marRight w:val="0"/>
      <w:marTop w:val="0"/>
      <w:marBottom w:val="0"/>
      <w:divBdr>
        <w:top w:val="none" w:sz="0" w:space="0" w:color="auto"/>
        <w:left w:val="none" w:sz="0" w:space="0" w:color="auto"/>
        <w:bottom w:val="none" w:sz="0" w:space="0" w:color="auto"/>
        <w:right w:val="none" w:sz="0" w:space="0" w:color="auto"/>
      </w:divBdr>
    </w:div>
    <w:div w:id="1405419759">
      <w:bodyDiv w:val="1"/>
      <w:marLeft w:val="0"/>
      <w:marRight w:val="0"/>
      <w:marTop w:val="0"/>
      <w:marBottom w:val="0"/>
      <w:divBdr>
        <w:top w:val="none" w:sz="0" w:space="0" w:color="auto"/>
        <w:left w:val="none" w:sz="0" w:space="0" w:color="auto"/>
        <w:bottom w:val="none" w:sz="0" w:space="0" w:color="auto"/>
        <w:right w:val="none" w:sz="0" w:space="0" w:color="auto"/>
      </w:divBdr>
    </w:div>
    <w:div w:id="1405444452">
      <w:bodyDiv w:val="1"/>
      <w:marLeft w:val="0"/>
      <w:marRight w:val="0"/>
      <w:marTop w:val="0"/>
      <w:marBottom w:val="0"/>
      <w:divBdr>
        <w:top w:val="none" w:sz="0" w:space="0" w:color="auto"/>
        <w:left w:val="none" w:sz="0" w:space="0" w:color="auto"/>
        <w:bottom w:val="none" w:sz="0" w:space="0" w:color="auto"/>
        <w:right w:val="none" w:sz="0" w:space="0" w:color="auto"/>
      </w:divBdr>
    </w:div>
    <w:div w:id="1405686424">
      <w:bodyDiv w:val="1"/>
      <w:marLeft w:val="0"/>
      <w:marRight w:val="0"/>
      <w:marTop w:val="0"/>
      <w:marBottom w:val="0"/>
      <w:divBdr>
        <w:top w:val="none" w:sz="0" w:space="0" w:color="auto"/>
        <w:left w:val="none" w:sz="0" w:space="0" w:color="auto"/>
        <w:bottom w:val="none" w:sz="0" w:space="0" w:color="auto"/>
        <w:right w:val="none" w:sz="0" w:space="0" w:color="auto"/>
      </w:divBdr>
    </w:div>
    <w:div w:id="1406804321">
      <w:bodyDiv w:val="1"/>
      <w:marLeft w:val="0"/>
      <w:marRight w:val="0"/>
      <w:marTop w:val="0"/>
      <w:marBottom w:val="0"/>
      <w:divBdr>
        <w:top w:val="none" w:sz="0" w:space="0" w:color="auto"/>
        <w:left w:val="none" w:sz="0" w:space="0" w:color="auto"/>
        <w:bottom w:val="none" w:sz="0" w:space="0" w:color="auto"/>
        <w:right w:val="none" w:sz="0" w:space="0" w:color="auto"/>
      </w:divBdr>
    </w:div>
    <w:div w:id="1406807212">
      <w:bodyDiv w:val="1"/>
      <w:marLeft w:val="0"/>
      <w:marRight w:val="0"/>
      <w:marTop w:val="0"/>
      <w:marBottom w:val="0"/>
      <w:divBdr>
        <w:top w:val="none" w:sz="0" w:space="0" w:color="auto"/>
        <w:left w:val="none" w:sz="0" w:space="0" w:color="auto"/>
        <w:bottom w:val="none" w:sz="0" w:space="0" w:color="auto"/>
        <w:right w:val="none" w:sz="0" w:space="0" w:color="auto"/>
      </w:divBdr>
      <w:divsChild>
        <w:div w:id="717513086">
          <w:marLeft w:val="1080"/>
          <w:marRight w:val="0"/>
          <w:marTop w:val="100"/>
          <w:marBottom w:val="0"/>
          <w:divBdr>
            <w:top w:val="none" w:sz="0" w:space="0" w:color="auto"/>
            <w:left w:val="none" w:sz="0" w:space="0" w:color="auto"/>
            <w:bottom w:val="none" w:sz="0" w:space="0" w:color="auto"/>
            <w:right w:val="none" w:sz="0" w:space="0" w:color="auto"/>
          </w:divBdr>
        </w:div>
        <w:div w:id="869146571">
          <w:marLeft w:val="1080"/>
          <w:marRight w:val="0"/>
          <w:marTop w:val="100"/>
          <w:marBottom w:val="0"/>
          <w:divBdr>
            <w:top w:val="none" w:sz="0" w:space="0" w:color="auto"/>
            <w:left w:val="none" w:sz="0" w:space="0" w:color="auto"/>
            <w:bottom w:val="none" w:sz="0" w:space="0" w:color="auto"/>
            <w:right w:val="none" w:sz="0" w:space="0" w:color="auto"/>
          </w:divBdr>
        </w:div>
        <w:div w:id="1248730432">
          <w:marLeft w:val="1080"/>
          <w:marRight w:val="0"/>
          <w:marTop w:val="100"/>
          <w:marBottom w:val="0"/>
          <w:divBdr>
            <w:top w:val="none" w:sz="0" w:space="0" w:color="auto"/>
            <w:left w:val="none" w:sz="0" w:space="0" w:color="auto"/>
            <w:bottom w:val="none" w:sz="0" w:space="0" w:color="auto"/>
            <w:right w:val="none" w:sz="0" w:space="0" w:color="auto"/>
          </w:divBdr>
        </w:div>
        <w:div w:id="1530992346">
          <w:marLeft w:val="360"/>
          <w:marRight w:val="0"/>
          <w:marTop w:val="200"/>
          <w:marBottom w:val="0"/>
          <w:divBdr>
            <w:top w:val="none" w:sz="0" w:space="0" w:color="auto"/>
            <w:left w:val="none" w:sz="0" w:space="0" w:color="auto"/>
            <w:bottom w:val="none" w:sz="0" w:space="0" w:color="auto"/>
            <w:right w:val="none" w:sz="0" w:space="0" w:color="auto"/>
          </w:divBdr>
        </w:div>
        <w:div w:id="1985694212">
          <w:marLeft w:val="1080"/>
          <w:marRight w:val="0"/>
          <w:marTop w:val="100"/>
          <w:marBottom w:val="0"/>
          <w:divBdr>
            <w:top w:val="none" w:sz="0" w:space="0" w:color="auto"/>
            <w:left w:val="none" w:sz="0" w:space="0" w:color="auto"/>
            <w:bottom w:val="none" w:sz="0" w:space="0" w:color="auto"/>
            <w:right w:val="none" w:sz="0" w:space="0" w:color="auto"/>
          </w:divBdr>
        </w:div>
      </w:divsChild>
    </w:div>
    <w:div w:id="1408267461">
      <w:bodyDiv w:val="1"/>
      <w:marLeft w:val="0"/>
      <w:marRight w:val="0"/>
      <w:marTop w:val="0"/>
      <w:marBottom w:val="0"/>
      <w:divBdr>
        <w:top w:val="none" w:sz="0" w:space="0" w:color="auto"/>
        <w:left w:val="none" w:sz="0" w:space="0" w:color="auto"/>
        <w:bottom w:val="none" w:sz="0" w:space="0" w:color="auto"/>
        <w:right w:val="none" w:sz="0" w:space="0" w:color="auto"/>
      </w:divBdr>
      <w:divsChild>
        <w:div w:id="56512465">
          <w:marLeft w:val="1166"/>
          <w:marRight w:val="0"/>
          <w:marTop w:val="115"/>
          <w:marBottom w:val="0"/>
          <w:divBdr>
            <w:top w:val="none" w:sz="0" w:space="0" w:color="auto"/>
            <w:left w:val="none" w:sz="0" w:space="0" w:color="auto"/>
            <w:bottom w:val="none" w:sz="0" w:space="0" w:color="auto"/>
            <w:right w:val="none" w:sz="0" w:space="0" w:color="auto"/>
          </w:divBdr>
        </w:div>
        <w:div w:id="60255933">
          <w:marLeft w:val="547"/>
          <w:marRight w:val="0"/>
          <w:marTop w:val="115"/>
          <w:marBottom w:val="0"/>
          <w:divBdr>
            <w:top w:val="none" w:sz="0" w:space="0" w:color="auto"/>
            <w:left w:val="none" w:sz="0" w:space="0" w:color="auto"/>
            <w:bottom w:val="none" w:sz="0" w:space="0" w:color="auto"/>
            <w:right w:val="none" w:sz="0" w:space="0" w:color="auto"/>
          </w:divBdr>
        </w:div>
        <w:div w:id="1049458052">
          <w:marLeft w:val="1166"/>
          <w:marRight w:val="0"/>
          <w:marTop w:val="115"/>
          <w:marBottom w:val="0"/>
          <w:divBdr>
            <w:top w:val="none" w:sz="0" w:space="0" w:color="auto"/>
            <w:left w:val="none" w:sz="0" w:space="0" w:color="auto"/>
            <w:bottom w:val="none" w:sz="0" w:space="0" w:color="auto"/>
            <w:right w:val="none" w:sz="0" w:space="0" w:color="auto"/>
          </w:divBdr>
        </w:div>
        <w:div w:id="1239443072">
          <w:marLeft w:val="1800"/>
          <w:marRight w:val="0"/>
          <w:marTop w:val="96"/>
          <w:marBottom w:val="0"/>
          <w:divBdr>
            <w:top w:val="none" w:sz="0" w:space="0" w:color="auto"/>
            <w:left w:val="none" w:sz="0" w:space="0" w:color="auto"/>
            <w:bottom w:val="none" w:sz="0" w:space="0" w:color="auto"/>
            <w:right w:val="none" w:sz="0" w:space="0" w:color="auto"/>
          </w:divBdr>
        </w:div>
      </w:divsChild>
    </w:div>
    <w:div w:id="1408650482">
      <w:bodyDiv w:val="1"/>
      <w:marLeft w:val="0"/>
      <w:marRight w:val="0"/>
      <w:marTop w:val="0"/>
      <w:marBottom w:val="0"/>
      <w:divBdr>
        <w:top w:val="none" w:sz="0" w:space="0" w:color="auto"/>
        <w:left w:val="none" w:sz="0" w:space="0" w:color="auto"/>
        <w:bottom w:val="none" w:sz="0" w:space="0" w:color="auto"/>
        <w:right w:val="none" w:sz="0" w:space="0" w:color="auto"/>
      </w:divBdr>
    </w:div>
    <w:div w:id="1409691115">
      <w:bodyDiv w:val="1"/>
      <w:marLeft w:val="0"/>
      <w:marRight w:val="0"/>
      <w:marTop w:val="0"/>
      <w:marBottom w:val="0"/>
      <w:divBdr>
        <w:top w:val="none" w:sz="0" w:space="0" w:color="auto"/>
        <w:left w:val="none" w:sz="0" w:space="0" w:color="auto"/>
        <w:bottom w:val="none" w:sz="0" w:space="0" w:color="auto"/>
        <w:right w:val="none" w:sz="0" w:space="0" w:color="auto"/>
      </w:divBdr>
    </w:div>
    <w:div w:id="1409692354">
      <w:bodyDiv w:val="1"/>
      <w:marLeft w:val="0"/>
      <w:marRight w:val="0"/>
      <w:marTop w:val="0"/>
      <w:marBottom w:val="0"/>
      <w:divBdr>
        <w:top w:val="none" w:sz="0" w:space="0" w:color="auto"/>
        <w:left w:val="none" w:sz="0" w:space="0" w:color="auto"/>
        <w:bottom w:val="none" w:sz="0" w:space="0" w:color="auto"/>
        <w:right w:val="none" w:sz="0" w:space="0" w:color="auto"/>
      </w:divBdr>
      <w:divsChild>
        <w:div w:id="141895219">
          <w:marLeft w:val="547"/>
          <w:marRight w:val="0"/>
          <w:marTop w:val="134"/>
          <w:marBottom w:val="0"/>
          <w:divBdr>
            <w:top w:val="none" w:sz="0" w:space="0" w:color="auto"/>
            <w:left w:val="none" w:sz="0" w:space="0" w:color="auto"/>
            <w:bottom w:val="none" w:sz="0" w:space="0" w:color="auto"/>
            <w:right w:val="none" w:sz="0" w:space="0" w:color="auto"/>
          </w:divBdr>
        </w:div>
        <w:div w:id="658459008">
          <w:marLeft w:val="1166"/>
          <w:marRight w:val="0"/>
          <w:marTop w:val="115"/>
          <w:marBottom w:val="0"/>
          <w:divBdr>
            <w:top w:val="none" w:sz="0" w:space="0" w:color="auto"/>
            <w:left w:val="none" w:sz="0" w:space="0" w:color="auto"/>
            <w:bottom w:val="none" w:sz="0" w:space="0" w:color="auto"/>
            <w:right w:val="none" w:sz="0" w:space="0" w:color="auto"/>
          </w:divBdr>
        </w:div>
      </w:divsChild>
    </w:div>
    <w:div w:id="1410688931">
      <w:bodyDiv w:val="1"/>
      <w:marLeft w:val="0"/>
      <w:marRight w:val="0"/>
      <w:marTop w:val="0"/>
      <w:marBottom w:val="0"/>
      <w:divBdr>
        <w:top w:val="none" w:sz="0" w:space="0" w:color="auto"/>
        <w:left w:val="none" w:sz="0" w:space="0" w:color="auto"/>
        <w:bottom w:val="none" w:sz="0" w:space="0" w:color="auto"/>
        <w:right w:val="none" w:sz="0" w:space="0" w:color="auto"/>
      </w:divBdr>
      <w:divsChild>
        <w:div w:id="65491480">
          <w:marLeft w:val="1166"/>
          <w:marRight w:val="0"/>
          <w:marTop w:val="115"/>
          <w:marBottom w:val="0"/>
          <w:divBdr>
            <w:top w:val="none" w:sz="0" w:space="0" w:color="auto"/>
            <w:left w:val="none" w:sz="0" w:space="0" w:color="auto"/>
            <w:bottom w:val="none" w:sz="0" w:space="0" w:color="auto"/>
            <w:right w:val="none" w:sz="0" w:space="0" w:color="auto"/>
          </w:divBdr>
        </w:div>
        <w:div w:id="258561383">
          <w:marLeft w:val="547"/>
          <w:marRight w:val="0"/>
          <w:marTop w:val="134"/>
          <w:marBottom w:val="0"/>
          <w:divBdr>
            <w:top w:val="none" w:sz="0" w:space="0" w:color="auto"/>
            <w:left w:val="none" w:sz="0" w:space="0" w:color="auto"/>
            <w:bottom w:val="none" w:sz="0" w:space="0" w:color="auto"/>
            <w:right w:val="none" w:sz="0" w:space="0" w:color="auto"/>
          </w:divBdr>
        </w:div>
        <w:div w:id="529533221">
          <w:marLeft w:val="1166"/>
          <w:marRight w:val="0"/>
          <w:marTop w:val="115"/>
          <w:marBottom w:val="0"/>
          <w:divBdr>
            <w:top w:val="none" w:sz="0" w:space="0" w:color="auto"/>
            <w:left w:val="none" w:sz="0" w:space="0" w:color="auto"/>
            <w:bottom w:val="none" w:sz="0" w:space="0" w:color="auto"/>
            <w:right w:val="none" w:sz="0" w:space="0" w:color="auto"/>
          </w:divBdr>
        </w:div>
        <w:div w:id="562566215">
          <w:marLeft w:val="547"/>
          <w:marRight w:val="0"/>
          <w:marTop w:val="134"/>
          <w:marBottom w:val="0"/>
          <w:divBdr>
            <w:top w:val="none" w:sz="0" w:space="0" w:color="auto"/>
            <w:left w:val="none" w:sz="0" w:space="0" w:color="auto"/>
            <w:bottom w:val="none" w:sz="0" w:space="0" w:color="auto"/>
            <w:right w:val="none" w:sz="0" w:space="0" w:color="auto"/>
          </w:divBdr>
        </w:div>
        <w:div w:id="788159174">
          <w:marLeft w:val="547"/>
          <w:marRight w:val="0"/>
          <w:marTop w:val="134"/>
          <w:marBottom w:val="0"/>
          <w:divBdr>
            <w:top w:val="none" w:sz="0" w:space="0" w:color="auto"/>
            <w:left w:val="none" w:sz="0" w:space="0" w:color="auto"/>
            <w:bottom w:val="none" w:sz="0" w:space="0" w:color="auto"/>
            <w:right w:val="none" w:sz="0" w:space="0" w:color="auto"/>
          </w:divBdr>
        </w:div>
        <w:div w:id="1211840532">
          <w:marLeft w:val="1166"/>
          <w:marRight w:val="0"/>
          <w:marTop w:val="115"/>
          <w:marBottom w:val="0"/>
          <w:divBdr>
            <w:top w:val="none" w:sz="0" w:space="0" w:color="auto"/>
            <w:left w:val="none" w:sz="0" w:space="0" w:color="auto"/>
            <w:bottom w:val="none" w:sz="0" w:space="0" w:color="auto"/>
            <w:right w:val="none" w:sz="0" w:space="0" w:color="auto"/>
          </w:divBdr>
        </w:div>
        <w:div w:id="1475754431">
          <w:marLeft w:val="1166"/>
          <w:marRight w:val="0"/>
          <w:marTop w:val="115"/>
          <w:marBottom w:val="0"/>
          <w:divBdr>
            <w:top w:val="none" w:sz="0" w:space="0" w:color="auto"/>
            <w:left w:val="none" w:sz="0" w:space="0" w:color="auto"/>
            <w:bottom w:val="none" w:sz="0" w:space="0" w:color="auto"/>
            <w:right w:val="none" w:sz="0" w:space="0" w:color="auto"/>
          </w:divBdr>
        </w:div>
        <w:div w:id="1479953309">
          <w:marLeft w:val="547"/>
          <w:marRight w:val="0"/>
          <w:marTop w:val="134"/>
          <w:marBottom w:val="0"/>
          <w:divBdr>
            <w:top w:val="none" w:sz="0" w:space="0" w:color="auto"/>
            <w:left w:val="none" w:sz="0" w:space="0" w:color="auto"/>
            <w:bottom w:val="none" w:sz="0" w:space="0" w:color="auto"/>
            <w:right w:val="none" w:sz="0" w:space="0" w:color="auto"/>
          </w:divBdr>
        </w:div>
      </w:divsChild>
    </w:div>
    <w:div w:id="1410734924">
      <w:bodyDiv w:val="1"/>
      <w:marLeft w:val="0"/>
      <w:marRight w:val="0"/>
      <w:marTop w:val="0"/>
      <w:marBottom w:val="0"/>
      <w:divBdr>
        <w:top w:val="none" w:sz="0" w:space="0" w:color="auto"/>
        <w:left w:val="none" w:sz="0" w:space="0" w:color="auto"/>
        <w:bottom w:val="none" w:sz="0" w:space="0" w:color="auto"/>
        <w:right w:val="none" w:sz="0" w:space="0" w:color="auto"/>
      </w:divBdr>
    </w:div>
    <w:div w:id="1412242407">
      <w:bodyDiv w:val="1"/>
      <w:marLeft w:val="0"/>
      <w:marRight w:val="0"/>
      <w:marTop w:val="0"/>
      <w:marBottom w:val="0"/>
      <w:divBdr>
        <w:top w:val="none" w:sz="0" w:space="0" w:color="auto"/>
        <w:left w:val="none" w:sz="0" w:space="0" w:color="auto"/>
        <w:bottom w:val="none" w:sz="0" w:space="0" w:color="auto"/>
        <w:right w:val="none" w:sz="0" w:space="0" w:color="auto"/>
      </w:divBdr>
      <w:divsChild>
        <w:div w:id="186677793">
          <w:marLeft w:val="1800"/>
          <w:marRight w:val="0"/>
          <w:marTop w:val="140"/>
          <w:marBottom w:val="0"/>
          <w:divBdr>
            <w:top w:val="none" w:sz="0" w:space="0" w:color="auto"/>
            <w:left w:val="none" w:sz="0" w:space="0" w:color="auto"/>
            <w:bottom w:val="none" w:sz="0" w:space="0" w:color="auto"/>
            <w:right w:val="none" w:sz="0" w:space="0" w:color="auto"/>
          </w:divBdr>
        </w:div>
        <w:div w:id="333802355">
          <w:marLeft w:val="1800"/>
          <w:marRight w:val="0"/>
          <w:marTop w:val="140"/>
          <w:marBottom w:val="0"/>
          <w:divBdr>
            <w:top w:val="none" w:sz="0" w:space="0" w:color="auto"/>
            <w:left w:val="none" w:sz="0" w:space="0" w:color="auto"/>
            <w:bottom w:val="none" w:sz="0" w:space="0" w:color="auto"/>
            <w:right w:val="none" w:sz="0" w:space="0" w:color="auto"/>
          </w:divBdr>
        </w:div>
        <w:div w:id="576868892">
          <w:marLeft w:val="1800"/>
          <w:marRight w:val="0"/>
          <w:marTop w:val="140"/>
          <w:marBottom w:val="0"/>
          <w:divBdr>
            <w:top w:val="none" w:sz="0" w:space="0" w:color="auto"/>
            <w:left w:val="none" w:sz="0" w:space="0" w:color="auto"/>
            <w:bottom w:val="none" w:sz="0" w:space="0" w:color="auto"/>
            <w:right w:val="none" w:sz="0" w:space="0" w:color="auto"/>
          </w:divBdr>
        </w:div>
        <w:div w:id="760760271">
          <w:marLeft w:val="1166"/>
          <w:marRight w:val="0"/>
          <w:marTop w:val="140"/>
          <w:marBottom w:val="0"/>
          <w:divBdr>
            <w:top w:val="none" w:sz="0" w:space="0" w:color="auto"/>
            <w:left w:val="none" w:sz="0" w:space="0" w:color="auto"/>
            <w:bottom w:val="none" w:sz="0" w:space="0" w:color="auto"/>
            <w:right w:val="none" w:sz="0" w:space="0" w:color="auto"/>
          </w:divBdr>
        </w:div>
        <w:div w:id="859048495">
          <w:marLeft w:val="1166"/>
          <w:marRight w:val="0"/>
          <w:marTop w:val="140"/>
          <w:marBottom w:val="0"/>
          <w:divBdr>
            <w:top w:val="none" w:sz="0" w:space="0" w:color="auto"/>
            <w:left w:val="none" w:sz="0" w:space="0" w:color="auto"/>
            <w:bottom w:val="none" w:sz="0" w:space="0" w:color="auto"/>
            <w:right w:val="none" w:sz="0" w:space="0" w:color="auto"/>
          </w:divBdr>
        </w:div>
        <w:div w:id="1238051085">
          <w:marLeft w:val="1800"/>
          <w:marRight w:val="0"/>
          <w:marTop w:val="140"/>
          <w:marBottom w:val="0"/>
          <w:divBdr>
            <w:top w:val="none" w:sz="0" w:space="0" w:color="auto"/>
            <w:left w:val="none" w:sz="0" w:space="0" w:color="auto"/>
            <w:bottom w:val="none" w:sz="0" w:space="0" w:color="auto"/>
            <w:right w:val="none" w:sz="0" w:space="0" w:color="auto"/>
          </w:divBdr>
        </w:div>
        <w:div w:id="1849905050">
          <w:marLeft w:val="547"/>
          <w:marRight w:val="0"/>
          <w:marTop w:val="140"/>
          <w:marBottom w:val="0"/>
          <w:divBdr>
            <w:top w:val="none" w:sz="0" w:space="0" w:color="auto"/>
            <w:left w:val="none" w:sz="0" w:space="0" w:color="auto"/>
            <w:bottom w:val="none" w:sz="0" w:space="0" w:color="auto"/>
            <w:right w:val="none" w:sz="0" w:space="0" w:color="auto"/>
          </w:divBdr>
        </w:div>
      </w:divsChild>
    </w:div>
    <w:div w:id="1412434313">
      <w:bodyDiv w:val="1"/>
      <w:marLeft w:val="0"/>
      <w:marRight w:val="0"/>
      <w:marTop w:val="0"/>
      <w:marBottom w:val="0"/>
      <w:divBdr>
        <w:top w:val="none" w:sz="0" w:space="0" w:color="auto"/>
        <w:left w:val="none" w:sz="0" w:space="0" w:color="auto"/>
        <w:bottom w:val="none" w:sz="0" w:space="0" w:color="auto"/>
        <w:right w:val="none" w:sz="0" w:space="0" w:color="auto"/>
      </w:divBdr>
    </w:div>
    <w:div w:id="1412463870">
      <w:bodyDiv w:val="1"/>
      <w:marLeft w:val="0"/>
      <w:marRight w:val="0"/>
      <w:marTop w:val="0"/>
      <w:marBottom w:val="0"/>
      <w:divBdr>
        <w:top w:val="none" w:sz="0" w:space="0" w:color="auto"/>
        <w:left w:val="none" w:sz="0" w:space="0" w:color="auto"/>
        <w:bottom w:val="none" w:sz="0" w:space="0" w:color="auto"/>
        <w:right w:val="none" w:sz="0" w:space="0" w:color="auto"/>
      </w:divBdr>
    </w:div>
    <w:div w:id="1413314967">
      <w:bodyDiv w:val="1"/>
      <w:marLeft w:val="0"/>
      <w:marRight w:val="0"/>
      <w:marTop w:val="0"/>
      <w:marBottom w:val="0"/>
      <w:divBdr>
        <w:top w:val="none" w:sz="0" w:space="0" w:color="auto"/>
        <w:left w:val="none" w:sz="0" w:space="0" w:color="auto"/>
        <w:bottom w:val="none" w:sz="0" w:space="0" w:color="auto"/>
        <w:right w:val="none" w:sz="0" w:space="0" w:color="auto"/>
      </w:divBdr>
    </w:div>
    <w:div w:id="1414162557">
      <w:bodyDiv w:val="1"/>
      <w:marLeft w:val="0"/>
      <w:marRight w:val="0"/>
      <w:marTop w:val="0"/>
      <w:marBottom w:val="0"/>
      <w:divBdr>
        <w:top w:val="none" w:sz="0" w:space="0" w:color="auto"/>
        <w:left w:val="none" w:sz="0" w:space="0" w:color="auto"/>
        <w:bottom w:val="none" w:sz="0" w:space="0" w:color="auto"/>
        <w:right w:val="none" w:sz="0" w:space="0" w:color="auto"/>
      </w:divBdr>
    </w:div>
    <w:div w:id="1414279175">
      <w:bodyDiv w:val="1"/>
      <w:marLeft w:val="0"/>
      <w:marRight w:val="0"/>
      <w:marTop w:val="0"/>
      <w:marBottom w:val="0"/>
      <w:divBdr>
        <w:top w:val="none" w:sz="0" w:space="0" w:color="auto"/>
        <w:left w:val="none" w:sz="0" w:space="0" w:color="auto"/>
        <w:bottom w:val="none" w:sz="0" w:space="0" w:color="auto"/>
        <w:right w:val="none" w:sz="0" w:space="0" w:color="auto"/>
      </w:divBdr>
    </w:div>
    <w:div w:id="1414400959">
      <w:bodyDiv w:val="1"/>
      <w:marLeft w:val="0"/>
      <w:marRight w:val="0"/>
      <w:marTop w:val="0"/>
      <w:marBottom w:val="0"/>
      <w:divBdr>
        <w:top w:val="none" w:sz="0" w:space="0" w:color="auto"/>
        <w:left w:val="none" w:sz="0" w:space="0" w:color="auto"/>
        <w:bottom w:val="none" w:sz="0" w:space="0" w:color="auto"/>
        <w:right w:val="none" w:sz="0" w:space="0" w:color="auto"/>
      </w:divBdr>
    </w:div>
    <w:div w:id="1414426953">
      <w:bodyDiv w:val="1"/>
      <w:marLeft w:val="0"/>
      <w:marRight w:val="0"/>
      <w:marTop w:val="0"/>
      <w:marBottom w:val="0"/>
      <w:divBdr>
        <w:top w:val="none" w:sz="0" w:space="0" w:color="auto"/>
        <w:left w:val="none" w:sz="0" w:space="0" w:color="auto"/>
        <w:bottom w:val="none" w:sz="0" w:space="0" w:color="auto"/>
        <w:right w:val="none" w:sz="0" w:space="0" w:color="auto"/>
      </w:divBdr>
      <w:divsChild>
        <w:div w:id="717245720">
          <w:marLeft w:val="0"/>
          <w:marRight w:val="0"/>
          <w:marTop w:val="96"/>
          <w:marBottom w:val="0"/>
          <w:divBdr>
            <w:top w:val="none" w:sz="0" w:space="0" w:color="auto"/>
            <w:left w:val="none" w:sz="0" w:space="0" w:color="auto"/>
            <w:bottom w:val="none" w:sz="0" w:space="0" w:color="auto"/>
            <w:right w:val="none" w:sz="0" w:space="0" w:color="auto"/>
          </w:divBdr>
        </w:div>
        <w:div w:id="1265385525">
          <w:marLeft w:val="720"/>
          <w:marRight w:val="0"/>
          <w:marTop w:val="96"/>
          <w:marBottom w:val="0"/>
          <w:divBdr>
            <w:top w:val="none" w:sz="0" w:space="0" w:color="auto"/>
            <w:left w:val="none" w:sz="0" w:space="0" w:color="auto"/>
            <w:bottom w:val="none" w:sz="0" w:space="0" w:color="auto"/>
            <w:right w:val="none" w:sz="0" w:space="0" w:color="auto"/>
          </w:divBdr>
        </w:div>
      </w:divsChild>
    </w:div>
    <w:div w:id="1414469945">
      <w:bodyDiv w:val="1"/>
      <w:marLeft w:val="0"/>
      <w:marRight w:val="0"/>
      <w:marTop w:val="0"/>
      <w:marBottom w:val="0"/>
      <w:divBdr>
        <w:top w:val="none" w:sz="0" w:space="0" w:color="auto"/>
        <w:left w:val="none" w:sz="0" w:space="0" w:color="auto"/>
        <w:bottom w:val="none" w:sz="0" w:space="0" w:color="auto"/>
        <w:right w:val="none" w:sz="0" w:space="0" w:color="auto"/>
      </w:divBdr>
    </w:div>
    <w:div w:id="1415010613">
      <w:bodyDiv w:val="1"/>
      <w:marLeft w:val="0"/>
      <w:marRight w:val="0"/>
      <w:marTop w:val="0"/>
      <w:marBottom w:val="0"/>
      <w:divBdr>
        <w:top w:val="none" w:sz="0" w:space="0" w:color="auto"/>
        <w:left w:val="none" w:sz="0" w:space="0" w:color="auto"/>
        <w:bottom w:val="none" w:sz="0" w:space="0" w:color="auto"/>
        <w:right w:val="none" w:sz="0" w:space="0" w:color="auto"/>
      </w:divBdr>
    </w:div>
    <w:div w:id="1415081866">
      <w:bodyDiv w:val="1"/>
      <w:marLeft w:val="0"/>
      <w:marRight w:val="0"/>
      <w:marTop w:val="0"/>
      <w:marBottom w:val="0"/>
      <w:divBdr>
        <w:top w:val="none" w:sz="0" w:space="0" w:color="auto"/>
        <w:left w:val="none" w:sz="0" w:space="0" w:color="auto"/>
        <w:bottom w:val="none" w:sz="0" w:space="0" w:color="auto"/>
        <w:right w:val="none" w:sz="0" w:space="0" w:color="auto"/>
      </w:divBdr>
    </w:div>
    <w:div w:id="1415783073">
      <w:bodyDiv w:val="1"/>
      <w:marLeft w:val="0"/>
      <w:marRight w:val="0"/>
      <w:marTop w:val="0"/>
      <w:marBottom w:val="0"/>
      <w:divBdr>
        <w:top w:val="none" w:sz="0" w:space="0" w:color="auto"/>
        <w:left w:val="none" w:sz="0" w:space="0" w:color="auto"/>
        <w:bottom w:val="none" w:sz="0" w:space="0" w:color="auto"/>
        <w:right w:val="none" w:sz="0" w:space="0" w:color="auto"/>
      </w:divBdr>
      <w:divsChild>
        <w:div w:id="115486208">
          <w:marLeft w:val="1800"/>
          <w:marRight w:val="0"/>
          <w:marTop w:val="96"/>
          <w:marBottom w:val="0"/>
          <w:divBdr>
            <w:top w:val="none" w:sz="0" w:space="0" w:color="auto"/>
            <w:left w:val="none" w:sz="0" w:space="0" w:color="auto"/>
            <w:bottom w:val="none" w:sz="0" w:space="0" w:color="auto"/>
            <w:right w:val="none" w:sz="0" w:space="0" w:color="auto"/>
          </w:divBdr>
        </w:div>
        <w:div w:id="121657321">
          <w:marLeft w:val="1800"/>
          <w:marRight w:val="0"/>
          <w:marTop w:val="96"/>
          <w:marBottom w:val="0"/>
          <w:divBdr>
            <w:top w:val="none" w:sz="0" w:space="0" w:color="auto"/>
            <w:left w:val="none" w:sz="0" w:space="0" w:color="auto"/>
            <w:bottom w:val="none" w:sz="0" w:space="0" w:color="auto"/>
            <w:right w:val="none" w:sz="0" w:space="0" w:color="auto"/>
          </w:divBdr>
        </w:div>
        <w:div w:id="168328858">
          <w:marLeft w:val="1800"/>
          <w:marRight w:val="0"/>
          <w:marTop w:val="96"/>
          <w:marBottom w:val="0"/>
          <w:divBdr>
            <w:top w:val="none" w:sz="0" w:space="0" w:color="auto"/>
            <w:left w:val="none" w:sz="0" w:space="0" w:color="auto"/>
            <w:bottom w:val="none" w:sz="0" w:space="0" w:color="auto"/>
            <w:right w:val="none" w:sz="0" w:space="0" w:color="auto"/>
          </w:divBdr>
        </w:div>
        <w:div w:id="222761979">
          <w:marLeft w:val="1166"/>
          <w:marRight w:val="0"/>
          <w:marTop w:val="106"/>
          <w:marBottom w:val="0"/>
          <w:divBdr>
            <w:top w:val="none" w:sz="0" w:space="0" w:color="auto"/>
            <w:left w:val="none" w:sz="0" w:space="0" w:color="auto"/>
            <w:bottom w:val="none" w:sz="0" w:space="0" w:color="auto"/>
            <w:right w:val="none" w:sz="0" w:space="0" w:color="auto"/>
          </w:divBdr>
        </w:div>
        <w:div w:id="465515511">
          <w:marLeft w:val="1800"/>
          <w:marRight w:val="0"/>
          <w:marTop w:val="96"/>
          <w:marBottom w:val="0"/>
          <w:divBdr>
            <w:top w:val="none" w:sz="0" w:space="0" w:color="auto"/>
            <w:left w:val="none" w:sz="0" w:space="0" w:color="auto"/>
            <w:bottom w:val="none" w:sz="0" w:space="0" w:color="auto"/>
            <w:right w:val="none" w:sz="0" w:space="0" w:color="auto"/>
          </w:divBdr>
        </w:div>
        <w:div w:id="532041446">
          <w:marLeft w:val="1800"/>
          <w:marRight w:val="0"/>
          <w:marTop w:val="96"/>
          <w:marBottom w:val="0"/>
          <w:divBdr>
            <w:top w:val="none" w:sz="0" w:space="0" w:color="auto"/>
            <w:left w:val="none" w:sz="0" w:space="0" w:color="auto"/>
            <w:bottom w:val="none" w:sz="0" w:space="0" w:color="auto"/>
            <w:right w:val="none" w:sz="0" w:space="0" w:color="auto"/>
          </w:divBdr>
        </w:div>
        <w:div w:id="733624588">
          <w:marLeft w:val="1166"/>
          <w:marRight w:val="0"/>
          <w:marTop w:val="106"/>
          <w:marBottom w:val="0"/>
          <w:divBdr>
            <w:top w:val="none" w:sz="0" w:space="0" w:color="auto"/>
            <w:left w:val="none" w:sz="0" w:space="0" w:color="auto"/>
            <w:bottom w:val="none" w:sz="0" w:space="0" w:color="auto"/>
            <w:right w:val="none" w:sz="0" w:space="0" w:color="auto"/>
          </w:divBdr>
        </w:div>
        <w:div w:id="1290549023">
          <w:marLeft w:val="1800"/>
          <w:marRight w:val="0"/>
          <w:marTop w:val="96"/>
          <w:marBottom w:val="0"/>
          <w:divBdr>
            <w:top w:val="none" w:sz="0" w:space="0" w:color="auto"/>
            <w:left w:val="none" w:sz="0" w:space="0" w:color="auto"/>
            <w:bottom w:val="none" w:sz="0" w:space="0" w:color="auto"/>
            <w:right w:val="none" w:sz="0" w:space="0" w:color="auto"/>
          </w:divBdr>
        </w:div>
        <w:div w:id="1330404915">
          <w:marLeft w:val="1800"/>
          <w:marRight w:val="0"/>
          <w:marTop w:val="96"/>
          <w:marBottom w:val="0"/>
          <w:divBdr>
            <w:top w:val="none" w:sz="0" w:space="0" w:color="auto"/>
            <w:left w:val="none" w:sz="0" w:space="0" w:color="auto"/>
            <w:bottom w:val="none" w:sz="0" w:space="0" w:color="auto"/>
            <w:right w:val="none" w:sz="0" w:space="0" w:color="auto"/>
          </w:divBdr>
        </w:div>
        <w:div w:id="1423261524">
          <w:marLeft w:val="547"/>
          <w:marRight w:val="0"/>
          <w:marTop w:val="0"/>
          <w:marBottom w:val="0"/>
          <w:divBdr>
            <w:top w:val="none" w:sz="0" w:space="0" w:color="auto"/>
            <w:left w:val="none" w:sz="0" w:space="0" w:color="auto"/>
            <w:bottom w:val="none" w:sz="0" w:space="0" w:color="auto"/>
            <w:right w:val="none" w:sz="0" w:space="0" w:color="auto"/>
          </w:divBdr>
        </w:div>
        <w:div w:id="1492939643">
          <w:marLeft w:val="1166"/>
          <w:marRight w:val="0"/>
          <w:marTop w:val="106"/>
          <w:marBottom w:val="0"/>
          <w:divBdr>
            <w:top w:val="none" w:sz="0" w:space="0" w:color="auto"/>
            <w:left w:val="none" w:sz="0" w:space="0" w:color="auto"/>
            <w:bottom w:val="none" w:sz="0" w:space="0" w:color="auto"/>
            <w:right w:val="none" w:sz="0" w:space="0" w:color="auto"/>
          </w:divBdr>
        </w:div>
        <w:div w:id="1992563377">
          <w:marLeft w:val="1166"/>
          <w:marRight w:val="0"/>
          <w:marTop w:val="106"/>
          <w:marBottom w:val="0"/>
          <w:divBdr>
            <w:top w:val="none" w:sz="0" w:space="0" w:color="auto"/>
            <w:left w:val="none" w:sz="0" w:space="0" w:color="auto"/>
            <w:bottom w:val="none" w:sz="0" w:space="0" w:color="auto"/>
            <w:right w:val="none" w:sz="0" w:space="0" w:color="auto"/>
          </w:divBdr>
        </w:div>
      </w:divsChild>
    </w:div>
    <w:div w:id="1416321903">
      <w:bodyDiv w:val="1"/>
      <w:marLeft w:val="0"/>
      <w:marRight w:val="0"/>
      <w:marTop w:val="0"/>
      <w:marBottom w:val="0"/>
      <w:divBdr>
        <w:top w:val="none" w:sz="0" w:space="0" w:color="auto"/>
        <w:left w:val="none" w:sz="0" w:space="0" w:color="auto"/>
        <w:bottom w:val="none" w:sz="0" w:space="0" w:color="auto"/>
        <w:right w:val="none" w:sz="0" w:space="0" w:color="auto"/>
      </w:divBdr>
    </w:div>
    <w:div w:id="1417167623">
      <w:bodyDiv w:val="1"/>
      <w:marLeft w:val="0"/>
      <w:marRight w:val="0"/>
      <w:marTop w:val="0"/>
      <w:marBottom w:val="0"/>
      <w:divBdr>
        <w:top w:val="none" w:sz="0" w:space="0" w:color="auto"/>
        <w:left w:val="none" w:sz="0" w:space="0" w:color="auto"/>
        <w:bottom w:val="none" w:sz="0" w:space="0" w:color="auto"/>
        <w:right w:val="none" w:sz="0" w:space="0" w:color="auto"/>
      </w:divBdr>
      <w:divsChild>
        <w:div w:id="774642085">
          <w:marLeft w:val="547"/>
          <w:marRight w:val="0"/>
          <w:marTop w:val="144"/>
          <w:marBottom w:val="0"/>
          <w:divBdr>
            <w:top w:val="none" w:sz="0" w:space="0" w:color="auto"/>
            <w:left w:val="none" w:sz="0" w:space="0" w:color="auto"/>
            <w:bottom w:val="none" w:sz="0" w:space="0" w:color="auto"/>
            <w:right w:val="none" w:sz="0" w:space="0" w:color="auto"/>
          </w:divBdr>
        </w:div>
        <w:div w:id="838229739">
          <w:marLeft w:val="1166"/>
          <w:marRight w:val="0"/>
          <w:marTop w:val="125"/>
          <w:marBottom w:val="0"/>
          <w:divBdr>
            <w:top w:val="none" w:sz="0" w:space="0" w:color="auto"/>
            <w:left w:val="none" w:sz="0" w:space="0" w:color="auto"/>
            <w:bottom w:val="none" w:sz="0" w:space="0" w:color="auto"/>
            <w:right w:val="none" w:sz="0" w:space="0" w:color="auto"/>
          </w:divBdr>
        </w:div>
        <w:div w:id="968902580">
          <w:marLeft w:val="547"/>
          <w:marRight w:val="0"/>
          <w:marTop w:val="144"/>
          <w:marBottom w:val="0"/>
          <w:divBdr>
            <w:top w:val="none" w:sz="0" w:space="0" w:color="auto"/>
            <w:left w:val="none" w:sz="0" w:space="0" w:color="auto"/>
            <w:bottom w:val="none" w:sz="0" w:space="0" w:color="auto"/>
            <w:right w:val="none" w:sz="0" w:space="0" w:color="auto"/>
          </w:divBdr>
        </w:div>
        <w:div w:id="1942300100">
          <w:marLeft w:val="1166"/>
          <w:marRight w:val="0"/>
          <w:marTop w:val="125"/>
          <w:marBottom w:val="0"/>
          <w:divBdr>
            <w:top w:val="none" w:sz="0" w:space="0" w:color="auto"/>
            <w:left w:val="none" w:sz="0" w:space="0" w:color="auto"/>
            <w:bottom w:val="none" w:sz="0" w:space="0" w:color="auto"/>
            <w:right w:val="none" w:sz="0" w:space="0" w:color="auto"/>
          </w:divBdr>
        </w:div>
      </w:divsChild>
    </w:div>
    <w:div w:id="1417676457">
      <w:bodyDiv w:val="1"/>
      <w:marLeft w:val="0"/>
      <w:marRight w:val="0"/>
      <w:marTop w:val="0"/>
      <w:marBottom w:val="0"/>
      <w:divBdr>
        <w:top w:val="none" w:sz="0" w:space="0" w:color="auto"/>
        <w:left w:val="none" w:sz="0" w:space="0" w:color="auto"/>
        <w:bottom w:val="none" w:sz="0" w:space="0" w:color="auto"/>
        <w:right w:val="none" w:sz="0" w:space="0" w:color="auto"/>
      </w:divBdr>
      <w:divsChild>
        <w:div w:id="504323691">
          <w:marLeft w:val="1166"/>
          <w:marRight w:val="0"/>
          <w:marTop w:val="115"/>
          <w:marBottom w:val="0"/>
          <w:divBdr>
            <w:top w:val="none" w:sz="0" w:space="0" w:color="auto"/>
            <w:left w:val="none" w:sz="0" w:space="0" w:color="auto"/>
            <w:bottom w:val="none" w:sz="0" w:space="0" w:color="auto"/>
            <w:right w:val="none" w:sz="0" w:space="0" w:color="auto"/>
          </w:divBdr>
        </w:div>
        <w:div w:id="934047289">
          <w:marLeft w:val="547"/>
          <w:marRight w:val="0"/>
          <w:marTop w:val="134"/>
          <w:marBottom w:val="0"/>
          <w:divBdr>
            <w:top w:val="none" w:sz="0" w:space="0" w:color="auto"/>
            <w:left w:val="none" w:sz="0" w:space="0" w:color="auto"/>
            <w:bottom w:val="none" w:sz="0" w:space="0" w:color="auto"/>
            <w:right w:val="none" w:sz="0" w:space="0" w:color="auto"/>
          </w:divBdr>
        </w:div>
        <w:div w:id="1099906815">
          <w:marLeft w:val="1166"/>
          <w:marRight w:val="0"/>
          <w:marTop w:val="115"/>
          <w:marBottom w:val="0"/>
          <w:divBdr>
            <w:top w:val="none" w:sz="0" w:space="0" w:color="auto"/>
            <w:left w:val="none" w:sz="0" w:space="0" w:color="auto"/>
            <w:bottom w:val="none" w:sz="0" w:space="0" w:color="auto"/>
            <w:right w:val="none" w:sz="0" w:space="0" w:color="auto"/>
          </w:divBdr>
        </w:div>
        <w:div w:id="1972514090">
          <w:marLeft w:val="1800"/>
          <w:marRight w:val="0"/>
          <w:marTop w:val="96"/>
          <w:marBottom w:val="0"/>
          <w:divBdr>
            <w:top w:val="none" w:sz="0" w:space="0" w:color="auto"/>
            <w:left w:val="none" w:sz="0" w:space="0" w:color="auto"/>
            <w:bottom w:val="none" w:sz="0" w:space="0" w:color="auto"/>
            <w:right w:val="none" w:sz="0" w:space="0" w:color="auto"/>
          </w:divBdr>
        </w:div>
        <w:div w:id="1978367724">
          <w:marLeft w:val="1166"/>
          <w:marRight w:val="0"/>
          <w:marTop w:val="115"/>
          <w:marBottom w:val="0"/>
          <w:divBdr>
            <w:top w:val="none" w:sz="0" w:space="0" w:color="auto"/>
            <w:left w:val="none" w:sz="0" w:space="0" w:color="auto"/>
            <w:bottom w:val="none" w:sz="0" w:space="0" w:color="auto"/>
            <w:right w:val="none" w:sz="0" w:space="0" w:color="auto"/>
          </w:divBdr>
        </w:div>
      </w:divsChild>
    </w:div>
    <w:div w:id="1418287994">
      <w:bodyDiv w:val="1"/>
      <w:marLeft w:val="0"/>
      <w:marRight w:val="0"/>
      <w:marTop w:val="0"/>
      <w:marBottom w:val="0"/>
      <w:divBdr>
        <w:top w:val="none" w:sz="0" w:space="0" w:color="auto"/>
        <w:left w:val="none" w:sz="0" w:space="0" w:color="auto"/>
        <w:bottom w:val="none" w:sz="0" w:space="0" w:color="auto"/>
        <w:right w:val="none" w:sz="0" w:space="0" w:color="auto"/>
      </w:divBdr>
    </w:div>
    <w:div w:id="1418332092">
      <w:bodyDiv w:val="1"/>
      <w:marLeft w:val="0"/>
      <w:marRight w:val="0"/>
      <w:marTop w:val="0"/>
      <w:marBottom w:val="0"/>
      <w:divBdr>
        <w:top w:val="none" w:sz="0" w:space="0" w:color="auto"/>
        <w:left w:val="none" w:sz="0" w:space="0" w:color="auto"/>
        <w:bottom w:val="none" w:sz="0" w:space="0" w:color="auto"/>
        <w:right w:val="none" w:sz="0" w:space="0" w:color="auto"/>
      </w:divBdr>
    </w:div>
    <w:div w:id="1418746779">
      <w:bodyDiv w:val="1"/>
      <w:marLeft w:val="0"/>
      <w:marRight w:val="0"/>
      <w:marTop w:val="0"/>
      <w:marBottom w:val="0"/>
      <w:divBdr>
        <w:top w:val="none" w:sz="0" w:space="0" w:color="auto"/>
        <w:left w:val="none" w:sz="0" w:space="0" w:color="auto"/>
        <w:bottom w:val="none" w:sz="0" w:space="0" w:color="auto"/>
        <w:right w:val="none" w:sz="0" w:space="0" w:color="auto"/>
      </w:divBdr>
      <w:divsChild>
        <w:div w:id="476607381">
          <w:marLeft w:val="1800"/>
          <w:marRight w:val="0"/>
          <w:marTop w:val="86"/>
          <w:marBottom w:val="0"/>
          <w:divBdr>
            <w:top w:val="none" w:sz="0" w:space="0" w:color="auto"/>
            <w:left w:val="none" w:sz="0" w:space="0" w:color="auto"/>
            <w:bottom w:val="none" w:sz="0" w:space="0" w:color="auto"/>
            <w:right w:val="none" w:sz="0" w:space="0" w:color="auto"/>
          </w:divBdr>
        </w:div>
        <w:div w:id="1680353041">
          <w:marLeft w:val="547"/>
          <w:marRight w:val="0"/>
          <w:marTop w:val="115"/>
          <w:marBottom w:val="0"/>
          <w:divBdr>
            <w:top w:val="none" w:sz="0" w:space="0" w:color="auto"/>
            <w:left w:val="none" w:sz="0" w:space="0" w:color="auto"/>
            <w:bottom w:val="none" w:sz="0" w:space="0" w:color="auto"/>
            <w:right w:val="none" w:sz="0" w:space="0" w:color="auto"/>
          </w:divBdr>
        </w:div>
        <w:div w:id="1988316777">
          <w:marLeft w:val="1166"/>
          <w:marRight w:val="0"/>
          <w:marTop w:val="96"/>
          <w:marBottom w:val="0"/>
          <w:divBdr>
            <w:top w:val="none" w:sz="0" w:space="0" w:color="auto"/>
            <w:left w:val="none" w:sz="0" w:space="0" w:color="auto"/>
            <w:bottom w:val="none" w:sz="0" w:space="0" w:color="auto"/>
            <w:right w:val="none" w:sz="0" w:space="0" w:color="auto"/>
          </w:divBdr>
        </w:div>
      </w:divsChild>
    </w:div>
    <w:div w:id="1419719284">
      <w:bodyDiv w:val="1"/>
      <w:marLeft w:val="0"/>
      <w:marRight w:val="0"/>
      <w:marTop w:val="0"/>
      <w:marBottom w:val="0"/>
      <w:divBdr>
        <w:top w:val="none" w:sz="0" w:space="0" w:color="auto"/>
        <w:left w:val="none" w:sz="0" w:space="0" w:color="auto"/>
        <w:bottom w:val="none" w:sz="0" w:space="0" w:color="auto"/>
        <w:right w:val="none" w:sz="0" w:space="0" w:color="auto"/>
      </w:divBdr>
    </w:div>
    <w:div w:id="1420954309">
      <w:bodyDiv w:val="1"/>
      <w:marLeft w:val="0"/>
      <w:marRight w:val="0"/>
      <w:marTop w:val="0"/>
      <w:marBottom w:val="0"/>
      <w:divBdr>
        <w:top w:val="none" w:sz="0" w:space="0" w:color="auto"/>
        <w:left w:val="none" w:sz="0" w:space="0" w:color="auto"/>
        <w:bottom w:val="none" w:sz="0" w:space="0" w:color="auto"/>
        <w:right w:val="none" w:sz="0" w:space="0" w:color="auto"/>
      </w:divBdr>
    </w:div>
    <w:div w:id="1421177662">
      <w:bodyDiv w:val="1"/>
      <w:marLeft w:val="0"/>
      <w:marRight w:val="0"/>
      <w:marTop w:val="0"/>
      <w:marBottom w:val="0"/>
      <w:divBdr>
        <w:top w:val="none" w:sz="0" w:space="0" w:color="auto"/>
        <w:left w:val="none" w:sz="0" w:space="0" w:color="auto"/>
        <w:bottom w:val="none" w:sz="0" w:space="0" w:color="auto"/>
        <w:right w:val="none" w:sz="0" w:space="0" w:color="auto"/>
      </w:divBdr>
      <w:divsChild>
        <w:div w:id="171451944">
          <w:marLeft w:val="1166"/>
          <w:marRight w:val="0"/>
          <w:marTop w:val="96"/>
          <w:marBottom w:val="0"/>
          <w:divBdr>
            <w:top w:val="none" w:sz="0" w:space="0" w:color="auto"/>
            <w:left w:val="none" w:sz="0" w:space="0" w:color="auto"/>
            <w:bottom w:val="none" w:sz="0" w:space="0" w:color="auto"/>
            <w:right w:val="none" w:sz="0" w:space="0" w:color="auto"/>
          </w:divBdr>
        </w:div>
        <w:div w:id="266353208">
          <w:marLeft w:val="1800"/>
          <w:marRight w:val="0"/>
          <w:marTop w:val="91"/>
          <w:marBottom w:val="0"/>
          <w:divBdr>
            <w:top w:val="none" w:sz="0" w:space="0" w:color="auto"/>
            <w:left w:val="none" w:sz="0" w:space="0" w:color="auto"/>
            <w:bottom w:val="none" w:sz="0" w:space="0" w:color="auto"/>
            <w:right w:val="none" w:sz="0" w:space="0" w:color="auto"/>
          </w:divBdr>
        </w:div>
        <w:div w:id="312686466">
          <w:marLeft w:val="1166"/>
          <w:marRight w:val="0"/>
          <w:marTop w:val="96"/>
          <w:marBottom w:val="0"/>
          <w:divBdr>
            <w:top w:val="none" w:sz="0" w:space="0" w:color="auto"/>
            <w:left w:val="none" w:sz="0" w:space="0" w:color="auto"/>
            <w:bottom w:val="none" w:sz="0" w:space="0" w:color="auto"/>
            <w:right w:val="none" w:sz="0" w:space="0" w:color="auto"/>
          </w:divBdr>
        </w:div>
        <w:div w:id="662011089">
          <w:marLeft w:val="1800"/>
          <w:marRight w:val="0"/>
          <w:marTop w:val="91"/>
          <w:marBottom w:val="0"/>
          <w:divBdr>
            <w:top w:val="none" w:sz="0" w:space="0" w:color="auto"/>
            <w:left w:val="none" w:sz="0" w:space="0" w:color="auto"/>
            <w:bottom w:val="none" w:sz="0" w:space="0" w:color="auto"/>
            <w:right w:val="none" w:sz="0" w:space="0" w:color="auto"/>
          </w:divBdr>
        </w:div>
        <w:div w:id="886334862">
          <w:marLeft w:val="1800"/>
          <w:marRight w:val="0"/>
          <w:marTop w:val="91"/>
          <w:marBottom w:val="0"/>
          <w:divBdr>
            <w:top w:val="none" w:sz="0" w:space="0" w:color="auto"/>
            <w:left w:val="none" w:sz="0" w:space="0" w:color="auto"/>
            <w:bottom w:val="none" w:sz="0" w:space="0" w:color="auto"/>
            <w:right w:val="none" w:sz="0" w:space="0" w:color="auto"/>
          </w:divBdr>
        </w:div>
        <w:div w:id="954554947">
          <w:marLeft w:val="1166"/>
          <w:marRight w:val="0"/>
          <w:marTop w:val="96"/>
          <w:marBottom w:val="0"/>
          <w:divBdr>
            <w:top w:val="none" w:sz="0" w:space="0" w:color="auto"/>
            <w:left w:val="none" w:sz="0" w:space="0" w:color="auto"/>
            <w:bottom w:val="none" w:sz="0" w:space="0" w:color="auto"/>
            <w:right w:val="none" w:sz="0" w:space="0" w:color="auto"/>
          </w:divBdr>
        </w:div>
        <w:div w:id="1023940596">
          <w:marLeft w:val="1800"/>
          <w:marRight w:val="0"/>
          <w:marTop w:val="91"/>
          <w:marBottom w:val="0"/>
          <w:divBdr>
            <w:top w:val="none" w:sz="0" w:space="0" w:color="auto"/>
            <w:left w:val="none" w:sz="0" w:space="0" w:color="auto"/>
            <w:bottom w:val="none" w:sz="0" w:space="0" w:color="auto"/>
            <w:right w:val="none" w:sz="0" w:space="0" w:color="auto"/>
          </w:divBdr>
        </w:div>
        <w:div w:id="1488201773">
          <w:marLeft w:val="1166"/>
          <w:marRight w:val="0"/>
          <w:marTop w:val="96"/>
          <w:marBottom w:val="0"/>
          <w:divBdr>
            <w:top w:val="none" w:sz="0" w:space="0" w:color="auto"/>
            <w:left w:val="none" w:sz="0" w:space="0" w:color="auto"/>
            <w:bottom w:val="none" w:sz="0" w:space="0" w:color="auto"/>
            <w:right w:val="none" w:sz="0" w:space="0" w:color="auto"/>
          </w:divBdr>
        </w:div>
        <w:div w:id="2039547041">
          <w:marLeft w:val="547"/>
          <w:marRight w:val="0"/>
          <w:marTop w:val="115"/>
          <w:marBottom w:val="0"/>
          <w:divBdr>
            <w:top w:val="none" w:sz="0" w:space="0" w:color="auto"/>
            <w:left w:val="none" w:sz="0" w:space="0" w:color="auto"/>
            <w:bottom w:val="none" w:sz="0" w:space="0" w:color="auto"/>
            <w:right w:val="none" w:sz="0" w:space="0" w:color="auto"/>
          </w:divBdr>
        </w:div>
      </w:divsChild>
    </w:div>
    <w:div w:id="1421484314">
      <w:bodyDiv w:val="1"/>
      <w:marLeft w:val="0"/>
      <w:marRight w:val="0"/>
      <w:marTop w:val="0"/>
      <w:marBottom w:val="0"/>
      <w:divBdr>
        <w:top w:val="none" w:sz="0" w:space="0" w:color="auto"/>
        <w:left w:val="none" w:sz="0" w:space="0" w:color="auto"/>
        <w:bottom w:val="none" w:sz="0" w:space="0" w:color="auto"/>
        <w:right w:val="none" w:sz="0" w:space="0" w:color="auto"/>
      </w:divBdr>
    </w:div>
    <w:div w:id="1421563475">
      <w:bodyDiv w:val="1"/>
      <w:marLeft w:val="0"/>
      <w:marRight w:val="0"/>
      <w:marTop w:val="0"/>
      <w:marBottom w:val="0"/>
      <w:divBdr>
        <w:top w:val="none" w:sz="0" w:space="0" w:color="auto"/>
        <w:left w:val="none" w:sz="0" w:space="0" w:color="auto"/>
        <w:bottom w:val="none" w:sz="0" w:space="0" w:color="auto"/>
        <w:right w:val="none" w:sz="0" w:space="0" w:color="auto"/>
      </w:divBdr>
      <w:divsChild>
        <w:div w:id="361980390">
          <w:marLeft w:val="1166"/>
          <w:marRight w:val="0"/>
          <w:marTop w:val="96"/>
          <w:marBottom w:val="0"/>
          <w:divBdr>
            <w:top w:val="none" w:sz="0" w:space="0" w:color="auto"/>
            <w:left w:val="none" w:sz="0" w:space="0" w:color="auto"/>
            <w:bottom w:val="none" w:sz="0" w:space="0" w:color="auto"/>
            <w:right w:val="none" w:sz="0" w:space="0" w:color="auto"/>
          </w:divBdr>
        </w:div>
        <w:div w:id="1582762347">
          <w:marLeft w:val="1800"/>
          <w:marRight w:val="0"/>
          <w:marTop w:val="86"/>
          <w:marBottom w:val="0"/>
          <w:divBdr>
            <w:top w:val="none" w:sz="0" w:space="0" w:color="auto"/>
            <w:left w:val="none" w:sz="0" w:space="0" w:color="auto"/>
            <w:bottom w:val="none" w:sz="0" w:space="0" w:color="auto"/>
            <w:right w:val="none" w:sz="0" w:space="0" w:color="auto"/>
          </w:divBdr>
        </w:div>
        <w:div w:id="1745255098">
          <w:marLeft w:val="2520"/>
          <w:marRight w:val="0"/>
          <w:marTop w:val="77"/>
          <w:marBottom w:val="0"/>
          <w:divBdr>
            <w:top w:val="none" w:sz="0" w:space="0" w:color="auto"/>
            <w:left w:val="none" w:sz="0" w:space="0" w:color="auto"/>
            <w:bottom w:val="none" w:sz="0" w:space="0" w:color="auto"/>
            <w:right w:val="none" w:sz="0" w:space="0" w:color="auto"/>
          </w:divBdr>
        </w:div>
        <w:div w:id="1760903107">
          <w:marLeft w:val="2520"/>
          <w:marRight w:val="0"/>
          <w:marTop w:val="77"/>
          <w:marBottom w:val="0"/>
          <w:divBdr>
            <w:top w:val="none" w:sz="0" w:space="0" w:color="auto"/>
            <w:left w:val="none" w:sz="0" w:space="0" w:color="auto"/>
            <w:bottom w:val="none" w:sz="0" w:space="0" w:color="auto"/>
            <w:right w:val="none" w:sz="0" w:space="0" w:color="auto"/>
          </w:divBdr>
        </w:div>
        <w:div w:id="2008895246">
          <w:marLeft w:val="547"/>
          <w:marRight w:val="0"/>
          <w:marTop w:val="115"/>
          <w:marBottom w:val="0"/>
          <w:divBdr>
            <w:top w:val="none" w:sz="0" w:space="0" w:color="auto"/>
            <w:left w:val="none" w:sz="0" w:space="0" w:color="auto"/>
            <w:bottom w:val="none" w:sz="0" w:space="0" w:color="auto"/>
            <w:right w:val="none" w:sz="0" w:space="0" w:color="auto"/>
          </w:divBdr>
        </w:div>
      </w:divsChild>
    </w:div>
    <w:div w:id="1422068983">
      <w:bodyDiv w:val="1"/>
      <w:marLeft w:val="0"/>
      <w:marRight w:val="0"/>
      <w:marTop w:val="0"/>
      <w:marBottom w:val="0"/>
      <w:divBdr>
        <w:top w:val="none" w:sz="0" w:space="0" w:color="auto"/>
        <w:left w:val="none" w:sz="0" w:space="0" w:color="auto"/>
        <w:bottom w:val="none" w:sz="0" w:space="0" w:color="auto"/>
        <w:right w:val="none" w:sz="0" w:space="0" w:color="auto"/>
      </w:divBdr>
      <w:divsChild>
        <w:div w:id="117260437">
          <w:marLeft w:val="547"/>
          <w:marRight w:val="0"/>
          <w:marTop w:val="96"/>
          <w:marBottom w:val="0"/>
          <w:divBdr>
            <w:top w:val="none" w:sz="0" w:space="0" w:color="auto"/>
            <w:left w:val="none" w:sz="0" w:space="0" w:color="auto"/>
            <w:bottom w:val="none" w:sz="0" w:space="0" w:color="auto"/>
            <w:right w:val="none" w:sz="0" w:space="0" w:color="auto"/>
          </w:divBdr>
        </w:div>
        <w:div w:id="234366758">
          <w:marLeft w:val="547"/>
          <w:marRight w:val="0"/>
          <w:marTop w:val="96"/>
          <w:marBottom w:val="0"/>
          <w:divBdr>
            <w:top w:val="none" w:sz="0" w:space="0" w:color="auto"/>
            <w:left w:val="none" w:sz="0" w:space="0" w:color="auto"/>
            <w:bottom w:val="none" w:sz="0" w:space="0" w:color="auto"/>
            <w:right w:val="none" w:sz="0" w:space="0" w:color="auto"/>
          </w:divBdr>
        </w:div>
        <w:div w:id="948008585">
          <w:marLeft w:val="547"/>
          <w:marRight w:val="0"/>
          <w:marTop w:val="96"/>
          <w:marBottom w:val="0"/>
          <w:divBdr>
            <w:top w:val="none" w:sz="0" w:space="0" w:color="auto"/>
            <w:left w:val="none" w:sz="0" w:space="0" w:color="auto"/>
            <w:bottom w:val="none" w:sz="0" w:space="0" w:color="auto"/>
            <w:right w:val="none" w:sz="0" w:space="0" w:color="auto"/>
          </w:divBdr>
        </w:div>
        <w:div w:id="1347975713">
          <w:marLeft w:val="547"/>
          <w:marRight w:val="0"/>
          <w:marTop w:val="96"/>
          <w:marBottom w:val="0"/>
          <w:divBdr>
            <w:top w:val="none" w:sz="0" w:space="0" w:color="auto"/>
            <w:left w:val="none" w:sz="0" w:space="0" w:color="auto"/>
            <w:bottom w:val="none" w:sz="0" w:space="0" w:color="auto"/>
            <w:right w:val="none" w:sz="0" w:space="0" w:color="auto"/>
          </w:divBdr>
        </w:div>
        <w:div w:id="1381243689">
          <w:marLeft w:val="547"/>
          <w:marRight w:val="0"/>
          <w:marTop w:val="96"/>
          <w:marBottom w:val="0"/>
          <w:divBdr>
            <w:top w:val="none" w:sz="0" w:space="0" w:color="auto"/>
            <w:left w:val="none" w:sz="0" w:space="0" w:color="auto"/>
            <w:bottom w:val="none" w:sz="0" w:space="0" w:color="auto"/>
            <w:right w:val="none" w:sz="0" w:space="0" w:color="auto"/>
          </w:divBdr>
        </w:div>
        <w:div w:id="1743597827">
          <w:marLeft w:val="1166"/>
          <w:marRight w:val="0"/>
          <w:marTop w:val="86"/>
          <w:marBottom w:val="0"/>
          <w:divBdr>
            <w:top w:val="none" w:sz="0" w:space="0" w:color="auto"/>
            <w:left w:val="none" w:sz="0" w:space="0" w:color="auto"/>
            <w:bottom w:val="none" w:sz="0" w:space="0" w:color="auto"/>
            <w:right w:val="none" w:sz="0" w:space="0" w:color="auto"/>
          </w:divBdr>
        </w:div>
        <w:div w:id="1790082978">
          <w:marLeft w:val="547"/>
          <w:marRight w:val="0"/>
          <w:marTop w:val="96"/>
          <w:marBottom w:val="0"/>
          <w:divBdr>
            <w:top w:val="none" w:sz="0" w:space="0" w:color="auto"/>
            <w:left w:val="none" w:sz="0" w:space="0" w:color="auto"/>
            <w:bottom w:val="none" w:sz="0" w:space="0" w:color="auto"/>
            <w:right w:val="none" w:sz="0" w:space="0" w:color="auto"/>
          </w:divBdr>
        </w:div>
        <w:div w:id="2118333422">
          <w:marLeft w:val="547"/>
          <w:marRight w:val="0"/>
          <w:marTop w:val="96"/>
          <w:marBottom w:val="0"/>
          <w:divBdr>
            <w:top w:val="none" w:sz="0" w:space="0" w:color="auto"/>
            <w:left w:val="none" w:sz="0" w:space="0" w:color="auto"/>
            <w:bottom w:val="none" w:sz="0" w:space="0" w:color="auto"/>
            <w:right w:val="none" w:sz="0" w:space="0" w:color="auto"/>
          </w:divBdr>
        </w:div>
      </w:divsChild>
    </w:div>
    <w:div w:id="1422334654">
      <w:bodyDiv w:val="1"/>
      <w:marLeft w:val="0"/>
      <w:marRight w:val="0"/>
      <w:marTop w:val="0"/>
      <w:marBottom w:val="0"/>
      <w:divBdr>
        <w:top w:val="none" w:sz="0" w:space="0" w:color="auto"/>
        <w:left w:val="none" w:sz="0" w:space="0" w:color="auto"/>
        <w:bottom w:val="none" w:sz="0" w:space="0" w:color="auto"/>
        <w:right w:val="none" w:sz="0" w:space="0" w:color="auto"/>
      </w:divBdr>
      <w:divsChild>
        <w:div w:id="179660205">
          <w:marLeft w:val="1800"/>
          <w:marRight w:val="0"/>
          <w:marTop w:val="115"/>
          <w:marBottom w:val="0"/>
          <w:divBdr>
            <w:top w:val="none" w:sz="0" w:space="0" w:color="auto"/>
            <w:left w:val="none" w:sz="0" w:space="0" w:color="auto"/>
            <w:bottom w:val="none" w:sz="0" w:space="0" w:color="auto"/>
            <w:right w:val="none" w:sz="0" w:space="0" w:color="auto"/>
          </w:divBdr>
        </w:div>
        <w:div w:id="673605522">
          <w:marLeft w:val="547"/>
          <w:marRight w:val="0"/>
          <w:marTop w:val="154"/>
          <w:marBottom w:val="0"/>
          <w:divBdr>
            <w:top w:val="none" w:sz="0" w:space="0" w:color="auto"/>
            <w:left w:val="none" w:sz="0" w:space="0" w:color="auto"/>
            <w:bottom w:val="none" w:sz="0" w:space="0" w:color="auto"/>
            <w:right w:val="none" w:sz="0" w:space="0" w:color="auto"/>
          </w:divBdr>
        </w:div>
        <w:div w:id="839387923">
          <w:marLeft w:val="1166"/>
          <w:marRight w:val="0"/>
          <w:marTop w:val="134"/>
          <w:marBottom w:val="0"/>
          <w:divBdr>
            <w:top w:val="none" w:sz="0" w:space="0" w:color="auto"/>
            <w:left w:val="none" w:sz="0" w:space="0" w:color="auto"/>
            <w:bottom w:val="none" w:sz="0" w:space="0" w:color="auto"/>
            <w:right w:val="none" w:sz="0" w:space="0" w:color="auto"/>
          </w:divBdr>
        </w:div>
        <w:div w:id="1022711360">
          <w:marLeft w:val="1800"/>
          <w:marRight w:val="0"/>
          <w:marTop w:val="115"/>
          <w:marBottom w:val="0"/>
          <w:divBdr>
            <w:top w:val="none" w:sz="0" w:space="0" w:color="auto"/>
            <w:left w:val="none" w:sz="0" w:space="0" w:color="auto"/>
            <w:bottom w:val="none" w:sz="0" w:space="0" w:color="auto"/>
            <w:right w:val="none" w:sz="0" w:space="0" w:color="auto"/>
          </w:divBdr>
        </w:div>
        <w:div w:id="1642155039">
          <w:marLeft w:val="1800"/>
          <w:marRight w:val="0"/>
          <w:marTop w:val="115"/>
          <w:marBottom w:val="0"/>
          <w:divBdr>
            <w:top w:val="none" w:sz="0" w:space="0" w:color="auto"/>
            <w:left w:val="none" w:sz="0" w:space="0" w:color="auto"/>
            <w:bottom w:val="none" w:sz="0" w:space="0" w:color="auto"/>
            <w:right w:val="none" w:sz="0" w:space="0" w:color="auto"/>
          </w:divBdr>
        </w:div>
        <w:div w:id="2032800648">
          <w:marLeft w:val="1166"/>
          <w:marRight w:val="0"/>
          <w:marTop w:val="134"/>
          <w:marBottom w:val="0"/>
          <w:divBdr>
            <w:top w:val="none" w:sz="0" w:space="0" w:color="auto"/>
            <w:left w:val="none" w:sz="0" w:space="0" w:color="auto"/>
            <w:bottom w:val="none" w:sz="0" w:space="0" w:color="auto"/>
            <w:right w:val="none" w:sz="0" w:space="0" w:color="auto"/>
          </w:divBdr>
        </w:div>
        <w:div w:id="2073381383">
          <w:marLeft w:val="1800"/>
          <w:marRight w:val="0"/>
          <w:marTop w:val="115"/>
          <w:marBottom w:val="0"/>
          <w:divBdr>
            <w:top w:val="none" w:sz="0" w:space="0" w:color="auto"/>
            <w:left w:val="none" w:sz="0" w:space="0" w:color="auto"/>
            <w:bottom w:val="none" w:sz="0" w:space="0" w:color="auto"/>
            <w:right w:val="none" w:sz="0" w:space="0" w:color="auto"/>
          </w:divBdr>
        </w:div>
      </w:divsChild>
    </w:div>
    <w:div w:id="1422678300">
      <w:bodyDiv w:val="1"/>
      <w:marLeft w:val="0"/>
      <w:marRight w:val="0"/>
      <w:marTop w:val="0"/>
      <w:marBottom w:val="0"/>
      <w:divBdr>
        <w:top w:val="none" w:sz="0" w:space="0" w:color="auto"/>
        <w:left w:val="none" w:sz="0" w:space="0" w:color="auto"/>
        <w:bottom w:val="none" w:sz="0" w:space="0" w:color="auto"/>
        <w:right w:val="none" w:sz="0" w:space="0" w:color="auto"/>
      </w:divBdr>
      <w:divsChild>
        <w:div w:id="129591694">
          <w:marLeft w:val="547"/>
          <w:marRight w:val="0"/>
          <w:marTop w:val="115"/>
          <w:marBottom w:val="0"/>
          <w:divBdr>
            <w:top w:val="none" w:sz="0" w:space="0" w:color="auto"/>
            <w:left w:val="none" w:sz="0" w:space="0" w:color="auto"/>
            <w:bottom w:val="none" w:sz="0" w:space="0" w:color="auto"/>
            <w:right w:val="none" w:sz="0" w:space="0" w:color="auto"/>
          </w:divBdr>
        </w:div>
        <w:div w:id="1506893035">
          <w:marLeft w:val="547"/>
          <w:marRight w:val="0"/>
          <w:marTop w:val="115"/>
          <w:marBottom w:val="0"/>
          <w:divBdr>
            <w:top w:val="none" w:sz="0" w:space="0" w:color="auto"/>
            <w:left w:val="none" w:sz="0" w:space="0" w:color="auto"/>
            <w:bottom w:val="none" w:sz="0" w:space="0" w:color="auto"/>
            <w:right w:val="none" w:sz="0" w:space="0" w:color="auto"/>
          </w:divBdr>
        </w:div>
      </w:divsChild>
    </w:div>
    <w:div w:id="1422868497">
      <w:bodyDiv w:val="1"/>
      <w:marLeft w:val="0"/>
      <w:marRight w:val="0"/>
      <w:marTop w:val="0"/>
      <w:marBottom w:val="0"/>
      <w:divBdr>
        <w:top w:val="none" w:sz="0" w:space="0" w:color="auto"/>
        <w:left w:val="none" w:sz="0" w:space="0" w:color="auto"/>
        <w:bottom w:val="none" w:sz="0" w:space="0" w:color="auto"/>
        <w:right w:val="none" w:sz="0" w:space="0" w:color="auto"/>
      </w:divBdr>
    </w:div>
    <w:div w:id="1423332160">
      <w:bodyDiv w:val="1"/>
      <w:marLeft w:val="0"/>
      <w:marRight w:val="0"/>
      <w:marTop w:val="0"/>
      <w:marBottom w:val="0"/>
      <w:divBdr>
        <w:top w:val="none" w:sz="0" w:space="0" w:color="auto"/>
        <w:left w:val="none" w:sz="0" w:space="0" w:color="auto"/>
        <w:bottom w:val="none" w:sz="0" w:space="0" w:color="auto"/>
        <w:right w:val="none" w:sz="0" w:space="0" w:color="auto"/>
      </w:divBdr>
    </w:div>
    <w:div w:id="1423726027">
      <w:bodyDiv w:val="1"/>
      <w:marLeft w:val="0"/>
      <w:marRight w:val="0"/>
      <w:marTop w:val="0"/>
      <w:marBottom w:val="0"/>
      <w:divBdr>
        <w:top w:val="none" w:sz="0" w:space="0" w:color="auto"/>
        <w:left w:val="none" w:sz="0" w:space="0" w:color="auto"/>
        <w:bottom w:val="none" w:sz="0" w:space="0" w:color="auto"/>
        <w:right w:val="none" w:sz="0" w:space="0" w:color="auto"/>
      </w:divBdr>
    </w:div>
    <w:div w:id="1425146860">
      <w:bodyDiv w:val="1"/>
      <w:marLeft w:val="0"/>
      <w:marRight w:val="0"/>
      <w:marTop w:val="0"/>
      <w:marBottom w:val="0"/>
      <w:divBdr>
        <w:top w:val="none" w:sz="0" w:space="0" w:color="auto"/>
        <w:left w:val="none" w:sz="0" w:space="0" w:color="auto"/>
        <w:bottom w:val="none" w:sz="0" w:space="0" w:color="auto"/>
        <w:right w:val="none" w:sz="0" w:space="0" w:color="auto"/>
      </w:divBdr>
    </w:div>
    <w:div w:id="1426027188">
      <w:bodyDiv w:val="1"/>
      <w:marLeft w:val="0"/>
      <w:marRight w:val="0"/>
      <w:marTop w:val="0"/>
      <w:marBottom w:val="0"/>
      <w:divBdr>
        <w:top w:val="none" w:sz="0" w:space="0" w:color="auto"/>
        <w:left w:val="none" w:sz="0" w:space="0" w:color="auto"/>
        <w:bottom w:val="none" w:sz="0" w:space="0" w:color="auto"/>
        <w:right w:val="none" w:sz="0" w:space="0" w:color="auto"/>
      </w:divBdr>
    </w:div>
    <w:div w:id="1426069514">
      <w:bodyDiv w:val="1"/>
      <w:marLeft w:val="0"/>
      <w:marRight w:val="0"/>
      <w:marTop w:val="0"/>
      <w:marBottom w:val="0"/>
      <w:divBdr>
        <w:top w:val="none" w:sz="0" w:space="0" w:color="auto"/>
        <w:left w:val="none" w:sz="0" w:space="0" w:color="auto"/>
        <w:bottom w:val="none" w:sz="0" w:space="0" w:color="auto"/>
        <w:right w:val="none" w:sz="0" w:space="0" w:color="auto"/>
      </w:divBdr>
    </w:div>
    <w:div w:id="1426537903">
      <w:bodyDiv w:val="1"/>
      <w:marLeft w:val="0"/>
      <w:marRight w:val="0"/>
      <w:marTop w:val="0"/>
      <w:marBottom w:val="0"/>
      <w:divBdr>
        <w:top w:val="none" w:sz="0" w:space="0" w:color="auto"/>
        <w:left w:val="none" w:sz="0" w:space="0" w:color="auto"/>
        <w:bottom w:val="none" w:sz="0" w:space="0" w:color="auto"/>
        <w:right w:val="none" w:sz="0" w:space="0" w:color="auto"/>
      </w:divBdr>
    </w:div>
    <w:div w:id="1426994527">
      <w:bodyDiv w:val="1"/>
      <w:marLeft w:val="0"/>
      <w:marRight w:val="0"/>
      <w:marTop w:val="0"/>
      <w:marBottom w:val="0"/>
      <w:divBdr>
        <w:top w:val="none" w:sz="0" w:space="0" w:color="auto"/>
        <w:left w:val="none" w:sz="0" w:space="0" w:color="auto"/>
        <w:bottom w:val="none" w:sz="0" w:space="0" w:color="auto"/>
        <w:right w:val="none" w:sz="0" w:space="0" w:color="auto"/>
      </w:divBdr>
    </w:div>
    <w:div w:id="1427579004">
      <w:bodyDiv w:val="1"/>
      <w:marLeft w:val="0"/>
      <w:marRight w:val="0"/>
      <w:marTop w:val="0"/>
      <w:marBottom w:val="0"/>
      <w:divBdr>
        <w:top w:val="none" w:sz="0" w:space="0" w:color="auto"/>
        <w:left w:val="none" w:sz="0" w:space="0" w:color="auto"/>
        <w:bottom w:val="none" w:sz="0" w:space="0" w:color="auto"/>
        <w:right w:val="none" w:sz="0" w:space="0" w:color="auto"/>
      </w:divBdr>
    </w:div>
    <w:div w:id="1428964704">
      <w:bodyDiv w:val="1"/>
      <w:marLeft w:val="0"/>
      <w:marRight w:val="0"/>
      <w:marTop w:val="0"/>
      <w:marBottom w:val="0"/>
      <w:divBdr>
        <w:top w:val="none" w:sz="0" w:space="0" w:color="auto"/>
        <w:left w:val="none" w:sz="0" w:space="0" w:color="auto"/>
        <w:bottom w:val="none" w:sz="0" w:space="0" w:color="auto"/>
        <w:right w:val="none" w:sz="0" w:space="0" w:color="auto"/>
      </w:divBdr>
    </w:div>
    <w:div w:id="1429038978">
      <w:bodyDiv w:val="1"/>
      <w:marLeft w:val="0"/>
      <w:marRight w:val="0"/>
      <w:marTop w:val="0"/>
      <w:marBottom w:val="0"/>
      <w:divBdr>
        <w:top w:val="none" w:sz="0" w:space="0" w:color="auto"/>
        <w:left w:val="none" w:sz="0" w:space="0" w:color="auto"/>
        <w:bottom w:val="none" w:sz="0" w:space="0" w:color="auto"/>
        <w:right w:val="none" w:sz="0" w:space="0" w:color="auto"/>
      </w:divBdr>
    </w:div>
    <w:div w:id="1429959965">
      <w:bodyDiv w:val="1"/>
      <w:marLeft w:val="0"/>
      <w:marRight w:val="0"/>
      <w:marTop w:val="0"/>
      <w:marBottom w:val="0"/>
      <w:divBdr>
        <w:top w:val="none" w:sz="0" w:space="0" w:color="auto"/>
        <w:left w:val="none" w:sz="0" w:space="0" w:color="auto"/>
        <w:bottom w:val="none" w:sz="0" w:space="0" w:color="auto"/>
        <w:right w:val="none" w:sz="0" w:space="0" w:color="auto"/>
      </w:divBdr>
    </w:div>
    <w:div w:id="1431582667">
      <w:bodyDiv w:val="1"/>
      <w:marLeft w:val="0"/>
      <w:marRight w:val="0"/>
      <w:marTop w:val="0"/>
      <w:marBottom w:val="0"/>
      <w:divBdr>
        <w:top w:val="none" w:sz="0" w:space="0" w:color="auto"/>
        <w:left w:val="none" w:sz="0" w:space="0" w:color="auto"/>
        <w:bottom w:val="none" w:sz="0" w:space="0" w:color="auto"/>
        <w:right w:val="none" w:sz="0" w:space="0" w:color="auto"/>
      </w:divBdr>
    </w:div>
    <w:div w:id="1431974533">
      <w:bodyDiv w:val="1"/>
      <w:marLeft w:val="0"/>
      <w:marRight w:val="0"/>
      <w:marTop w:val="0"/>
      <w:marBottom w:val="0"/>
      <w:divBdr>
        <w:top w:val="none" w:sz="0" w:space="0" w:color="auto"/>
        <w:left w:val="none" w:sz="0" w:space="0" w:color="auto"/>
        <w:bottom w:val="none" w:sz="0" w:space="0" w:color="auto"/>
        <w:right w:val="none" w:sz="0" w:space="0" w:color="auto"/>
      </w:divBdr>
    </w:div>
    <w:div w:id="1432239887">
      <w:bodyDiv w:val="1"/>
      <w:marLeft w:val="0"/>
      <w:marRight w:val="0"/>
      <w:marTop w:val="0"/>
      <w:marBottom w:val="0"/>
      <w:divBdr>
        <w:top w:val="none" w:sz="0" w:space="0" w:color="auto"/>
        <w:left w:val="none" w:sz="0" w:space="0" w:color="auto"/>
        <w:bottom w:val="none" w:sz="0" w:space="0" w:color="auto"/>
        <w:right w:val="none" w:sz="0" w:space="0" w:color="auto"/>
      </w:divBdr>
    </w:div>
    <w:div w:id="1433167056">
      <w:bodyDiv w:val="1"/>
      <w:marLeft w:val="0"/>
      <w:marRight w:val="0"/>
      <w:marTop w:val="0"/>
      <w:marBottom w:val="0"/>
      <w:divBdr>
        <w:top w:val="none" w:sz="0" w:space="0" w:color="auto"/>
        <w:left w:val="none" w:sz="0" w:space="0" w:color="auto"/>
        <w:bottom w:val="none" w:sz="0" w:space="0" w:color="auto"/>
        <w:right w:val="none" w:sz="0" w:space="0" w:color="auto"/>
      </w:divBdr>
    </w:div>
    <w:div w:id="1433696336">
      <w:bodyDiv w:val="1"/>
      <w:marLeft w:val="0"/>
      <w:marRight w:val="0"/>
      <w:marTop w:val="0"/>
      <w:marBottom w:val="0"/>
      <w:divBdr>
        <w:top w:val="none" w:sz="0" w:space="0" w:color="auto"/>
        <w:left w:val="none" w:sz="0" w:space="0" w:color="auto"/>
        <w:bottom w:val="none" w:sz="0" w:space="0" w:color="auto"/>
        <w:right w:val="none" w:sz="0" w:space="0" w:color="auto"/>
      </w:divBdr>
    </w:div>
    <w:div w:id="1434786227">
      <w:bodyDiv w:val="1"/>
      <w:marLeft w:val="0"/>
      <w:marRight w:val="0"/>
      <w:marTop w:val="0"/>
      <w:marBottom w:val="0"/>
      <w:divBdr>
        <w:top w:val="none" w:sz="0" w:space="0" w:color="auto"/>
        <w:left w:val="none" w:sz="0" w:space="0" w:color="auto"/>
        <w:bottom w:val="none" w:sz="0" w:space="0" w:color="auto"/>
        <w:right w:val="none" w:sz="0" w:space="0" w:color="auto"/>
      </w:divBdr>
      <w:divsChild>
        <w:div w:id="1610971090">
          <w:marLeft w:val="0"/>
          <w:marRight w:val="0"/>
          <w:marTop w:val="0"/>
          <w:marBottom w:val="0"/>
          <w:divBdr>
            <w:top w:val="none" w:sz="0" w:space="0" w:color="auto"/>
            <w:left w:val="none" w:sz="0" w:space="0" w:color="auto"/>
            <w:bottom w:val="none" w:sz="0" w:space="0" w:color="auto"/>
            <w:right w:val="none" w:sz="0" w:space="0" w:color="auto"/>
          </w:divBdr>
          <w:divsChild>
            <w:div w:id="789401311">
              <w:marLeft w:val="0"/>
              <w:marRight w:val="0"/>
              <w:marTop w:val="0"/>
              <w:marBottom w:val="0"/>
              <w:divBdr>
                <w:top w:val="none" w:sz="0" w:space="0" w:color="auto"/>
                <w:left w:val="none" w:sz="0" w:space="0" w:color="auto"/>
                <w:bottom w:val="none" w:sz="0" w:space="0" w:color="auto"/>
                <w:right w:val="none" w:sz="0" w:space="0" w:color="auto"/>
              </w:divBdr>
            </w:div>
            <w:div w:id="1066879942">
              <w:marLeft w:val="0"/>
              <w:marRight w:val="0"/>
              <w:marTop w:val="0"/>
              <w:marBottom w:val="0"/>
              <w:divBdr>
                <w:top w:val="none" w:sz="0" w:space="0" w:color="auto"/>
                <w:left w:val="none" w:sz="0" w:space="0" w:color="auto"/>
                <w:bottom w:val="none" w:sz="0" w:space="0" w:color="auto"/>
                <w:right w:val="none" w:sz="0" w:space="0" w:color="auto"/>
              </w:divBdr>
            </w:div>
            <w:div w:id="1179739855">
              <w:marLeft w:val="0"/>
              <w:marRight w:val="0"/>
              <w:marTop w:val="0"/>
              <w:marBottom w:val="0"/>
              <w:divBdr>
                <w:top w:val="none" w:sz="0" w:space="0" w:color="auto"/>
                <w:left w:val="none" w:sz="0" w:space="0" w:color="auto"/>
                <w:bottom w:val="none" w:sz="0" w:space="0" w:color="auto"/>
                <w:right w:val="none" w:sz="0" w:space="0" w:color="auto"/>
              </w:divBdr>
            </w:div>
            <w:div w:id="1284532029">
              <w:marLeft w:val="0"/>
              <w:marRight w:val="0"/>
              <w:marTop w:val="0"/>
              <w:marBottom w:val="0"/>
              <w:divBdr>
                <w:top w:val="none" w:sz="0" w:space="0" w:color="auto"/>
                <w:left w:val="none" w:sz="0" w:space="0" w:color="auto"/>
                <w:bottom w:val="none" w:sz="0" w:space="0" w:color="auto"/>
                <w:right w:val="none" w:sz="0" w:space="0" w:color="auto"/>
              </w:divBdr>
            </w:div>
            <w:div w:id="2023168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86818">
      <w:bodyDiv w:val="1"/>
      <w:marLeft w:val="0"/>
      <w:marRight w:val="0"/>
      <w:marTop w:val="0"/>
      <w:marBottom w:val="0"/>
      <w:divBdr>
        <w:top w:val="none" w:sz="0" w:space="0" w:color="auto"/>
        <w:left w:val="none" w:sz="0" w:space="0" w:color="auto"/>
        <w:bottom w:val="none" w:sz="0" w:space="0" w:color="auto"/>
        <w:right w:val="none" w:sz="0" w:space="0" w:color="auto"/>
      </w:divBdr>
    </w:div>
    <w:div w:id="1435132228">
      <w:bodyDiv w:val="1"/>
      <w:marLeft w:val="0"/>
      <w:marRight w:val="0"/>
      <w:marTop w:val="0"/>
      <w:marBottom w:val="0"/>
      <w:divBdr>
        <w:top w:val="none" w:sz="0" w:space="0" w:color="auto"/>
        <w:left w:val="none" w:sz="0" w:space="0" w:color="auto"/>
        <w:bottom w:val="none" w:sz="0" w:space="0" w:color="auto"/>
        <w:right w:val="none" w:sz="0" w:space="0" w:color="auto"/>
      </w:divBdr>
    </w:div>
    <w:div w:id="1436169971">
      <w:bodyDiv w:val="1"/>
      <w:marLeft w:val="0"/>
      <w:marRight w:val="0"/>
      <w:marTop w:val="0"/>
      <w:marBottom w:val="0"/>
      <w:divBdr>
        <w:top w:val="none" w:sz="0" w:space="0" w:color="auto"/>
        <w:left w:val="none" w:sz="0" w:space="0" w:color="auto"/>
        <w:bottom w:val="none" w:sz="0" w:space="0" w:color="auto"/>
        <w:right w:val="none" w:sz="0" w:space="0" w:color="auto"/>
      </w:divBdr>
    </w:div>
    <w:div w:id="1436292923">
      <w:bodyDiv w:val="1"/>
      <w:marLeft w:val="0"/>
      <w:marRight w:val="0"/>
      <w:marTop w:val="0"/>
      <w:marBottom w:val="0"/>
      <w:divBdr>
        <w:top w:val="none" w:sz="0" w:space="0" w:color="auto"/>
        <w:left w:val="none" w:sz="0" w:space="0" w:color="auto"/>
        <w:bottom w:val="none" w:sz="0" w:space="0" w:color="auto"/>
        <w:right w:val="none" w:sz="0" w:space="0" w:color="auto"/>
      </w:divBdr>
    </w:div>
    <w:div w:id="1436558261">
      <w:bodyDiv w:val="1"/>
      <w:marLeft w:val="0"/>
      <w:marRight w:val="0"/>
      <w:marTop w:val="0"/>
      <w:marBottom w:val="0"/>
      <w:divBdr>
        <w:top w:val="none" w:sz="0" w:space="0" w:color="auto"/>
        <w:left w:val="none" w:sz="0" w:space="0" w:color="auto"/>
        <w:bottom w:val="none" w:sz="0" w:space="0" w:color="auto"/>
        <w:right w:val="none" w:sz="0" w:space="0" w:color="auto"/>
      </w:divBdr>
    </w:div>
    <w:div w:id="1436905560">
      <w:bodyDiv w:val="1"/>
      <w:marLeft w:val="0"/>
      <w:marRight w:val="0"/>
      <w:marTop w:val="0"/>
      <w:marBottom w:val="0"/>
      <w:divBdr>
        <w:top w:val="none" w:sz="0" w:space="0" w:color="auto"/>
        <w:left w:val="none" w:sz="0" w:space="0" w:color="auto"/>
        <w:bottom w:val="none" w:sz="0" w:space="0" w:color="auto"/>
        <w:right w:val="none" w:sz="0" w:space="0" w:color="auto"/>
      </w:divBdr>
    </w:div>
    <w:div w:id="1438526358">
      <w:bodyDiv w:val="1"/>
      <w:marLeft w:val="0"/>
      <w:marRight w:val="0"/>
      <w:marTop w:val="0"/>
      <w:marBottom w:val="0"/>
      <w:divBdr>
        <w:top w:val="none" w:sz="0" w:space="0" w:color="auto"/>
        <w:left w:val="none" w:sz="0" w:space="0" w:color="auto"/>
        <w:bottom w:val="none" w:sz="0" w:space="0" w:color="auto"/>
        <w:right w:val="none" w:sz="0" w:space="0" w:color="auto"/>
      </w:divBdr>
    </w:div>
    <w:div w:id="1439256528">
      <w:bodyDiv w:val="1"/>
      <w:marLeft w:val="0"/>
      <w:marRight w:val="0"/>
      <w:marTop w:val="0"/>
      <w:marBottom w:val="0"/>
      <w:divBdr>
        <w:top w:val="none" w:sz="0" w:space="0" w:color="auto"/>
        <w:left w:val="none" w:sz="0" w:space="0" w:color="auto"/>
        <w:bottom w:val="none" w:sz="0" w:space="0" w:color="auto"/>
        <w:right w:val="none" w:sz="0" w:space="0" w:color="auto"/>
      </w:divBdr>
    </w:div>
    <w:div w:id="1439328101">
      <w:bodyDiv w:val="1"/>
      <w:marLeft w:val="0"/>
      <w:marRight w:val="0"/>
      <w:marTop w:val="0"/>
      <w:marBottom w:val="0"/>
      <w:divBdr>
        <w:top w:val="none" w:sz="0" w:space="0" w:color="auto"/>
        <w:left w:val="none" w:sz="0" w:space="0" w:color="auto"/>
        <w:bottom w:val="none" w:sz="0" w:space="0" w:color="auto"/>
        <w:right w:val="none" w:sz="0" w:space="0" w:color="auto"/>
      </w:divBdr>
      <w:divsChild>
        <w:div w:id="412705742">
          <w:marLeft w:val="1800"/>
          <w:marRight w:val="0"/>
          <w:marTop w:val="86"/>
          <w:marBottom w:val="0"/>
          <w:divBdr>
            <w:top w:val="none" w:sz="0" w:space="0" w:color="auto"/>
            <w:left w:val="none" w:sz="0" w:space="0" w:color="auto"/>
            <w:bottom w:val="none" w:sz="0" w:space="0" w:color="auto"/>
            <w:right w:val="none" w:sz="0" w:space="0" w:color="auto"/>
          </w:divBdr>
        </w:div>
        <w:div w:id="550505658">
          <w:marLeft w:val="1166"/>
          <w:marRight w:val="0"/>
          <w:marTop w:val="96"/>
          <w:marBottom w:val="0"/>
          <w:divBdr>
            <w:top w:val="none" w:sz="0" w:space="0" w:color="auto"/>
            <w:left w:val="none" w:sz="0" w:space="0" w:color="auto"/>
            <w:bottom w:val="none" w:sz="0" w:space="0" w:color="auto"/>
            <w:right w:val="none" w:sz="0" w:space="0" w:color="auto"/>
          </w:divBdr>
        </w:div>
        <w:div w:id="551308209">
          <w:marLeft w:val="1800"/>
          <w:marRight w:val="0"/>
          <w:marTop w:val="86"/>
          <w:marBottom w:val="0"/>
          <w:divBdr>
            <w:top w:val="none" w:sz="0" w:space="0" w:color="auto"/>
            <w:left w:val="none" w:sz="0" w:space="0" w:color="auto"/>
            <w:bottom w:val="none" w:sz="0" w:space="0" w:color="auto"/>
            <w:right w:val="none" w:sz="0" w:space="0" w:color="auto"/>
          </w:divBdr>
        </w:div>
        <w:div w:id="1221014049">
          <w:marLeft w:val="1166"/>
          <w:marRight w:val="0"/>
          <w:marTop w:val="96"/>
          <w:marBottom w:val="0"/>
          <w:divBdr>
            <w:top w:val="none" w:sz="0" w:space="0" w:color="auto"/>
            <w:left w:val="none" w:sz="0" w:space="0" w:color="auto"/>
            <w:bottom w:val="none" w:sz="0" w:space="0" w:color="auto"/>
            <w:right w:val="none" w:sz="0" w:space="0" w:color="auto"/>
          </w:divBdr>
        </w:div>
        <w:div w:id="1648511093">
          <w:marLeft w:val="1800"/>
          <w:marRight w:val="0"/>
          <w:marTop w:val="86"/>
          <w:marBottom w:val="0"/>
          <w:divBdr>
            <w:top w:val="none" w:sz="0" w:space="0" w:color="auto"/>
            <w:left w:val="none" w:sz="0" w:space="0" w:color="auto"/>
            <w:bottom w:val="none" w:sz="0" w:space="0" w:color="auto"/>
            <w:right w:val="none" w:sz="0" w:space="0" w:color="auto"/>
          </w:divBdr>
        </w:div>
        <w:div w:id="1730494408">
          <w:marLeft w:val="547"/>
          <w:marRight w:val="0"/>
          <w:marTop w:val="115"/>
          <w:marBottom w:val="0"/>
          <w:divBdr>
            <w:top w:val="none" w:sz="0" w:space="0" w:color="auto"/>
            <w:left w:val="none" w:sz="0" w:space="0" w:color="auto"/>
            <w:bottom w:val="none" w:sz="0" w:space="0" w:color="auto"/>
            <w:right w:val="none" w:sz="0" w:space="0" w:color="auto"/>
          </w:divBdr>
        </w:div>
        <w:div w:id="1767967491">
          <w:marLeft w:val="1166"/>
          <w:marRight w:val="0"/>
          <w:marTop w:val="96"/>
          <w:marBottom w:val="0"/>
          <w:divBdr>
            <w:top w:val="none" w:sz="0" w:space="0" w:color="auto"/>
            <w:left w:val="none" w:sz="0" w:space="0" w:color="auto"/>
            <w:bottom w:val="none" w:sz="0" w:space="0" w:color="auto"/>
            <w:right w:val="none" w:sz="0" w:space="0" w:color="auto"/>
          </w:divBdr>
        </w:div>
      </w:divsChild>
    </w:div>
    <w:div w:id="1441949048">
      <w:bodyDiv w:val="1"/>
      <w:marLeft w:val="0"/>
      <w:marRight w:val="0"/>
      <w:marTop w:val="0"/>
      <w:marBottom w:val="0"/>
      <w:divBdr>
        <w:top w:val="none" w:sz="0" w:space="0" w:color="auto"/>
        <w:left w:val="none" w:sz="0" w:space="0" w:color="auto"/>
        <w:bottom w:val="none" w:sz="0" w:space="0" w:color="auto"/>
        <w:right w:val="none" w:sz="0" w:space="0" w:color="auto"/>
      </w:divBdr>
    </w:div>
    <w:div w:id="1442186934">
      <w:bodyDiv w:val="1"/>
      <w:marLeft w:val="0"/>
      <w:marRight w:val="0"/>
      <w:marTop w:val="0"/>
      <w:marBottom w:val="0"/>
      <w:divBdr>
        <w:top w:val="none" w:sz="0" w:space="0" w:color="auto"/>
        <w:left w:val="none" w:sz="0" w:space="0" w:color="auto"/>
        <w:bottom w:val="none" w:sz="0" w:space="0" w:color="auto"/>
        <w:right w:val="none" w:sz="0" w:space="0" w:color="auto"/>
      </w:divBdr>
    </w:div>
    <w:div w:id="1442262065">
      <w:bodyDiv w:val="1"/>
      <w:marLeft w:val="0"/>
      <w:marRight w:val="0"/>
      <w:marTop w:val="0"/>
      <w:marBottom w:val="0"/>
      <w:divBdr>
        <w:top w:val="none" w:sz="0" w:space="0" w:color="auto"/>
        <w:left w:val="none" w:sz="0" w:space="0" w:color="auto"/>
        <w:bottom w:val="none" w:sz="0" w:space="0" w:color="auto"/>
        <w:right w:val="none" w:sz="0" w:space="0" w:color="auto"/>
      </w:divBdr>
    </w:div>
    <w:div w:id="1442796710">
      <w:bodyDiv w:val="1"/>
      <w:marLeft w:val="0"/>
      <w:marRight w:val="0"/>
      <w:marTop w:val="0"/>
      <w:marBottom w:val="0"/>
      <w:divBdr>
        <w:top w:val="none" w:sz="0" w:space="0" w:color="auto"/>
        <w:left w:val="none" w:sz="0" w:space="0" w:color="auto"/>
        <w:bottom w:val="none" w:sz="0" w:space="0" w:color="auto"/>
        <w:right w:val="none" w:sz="0" w:space="0" w:color="auto"/>
      </w:divBdr>
    </w:div>
    <w:div w:id="1443109699">
      <w:bodyDiv w:val="1"/>
      <w:marLeft w:val="0"/>
      <w:marRight w:val="0"/>
      <w:marTop w:val="0"/>
      <w:marBottom w:val="0"/>
      <w:divBdr>
        <w:top w:val="none" w:sz="0" w:space="0" w:color="auto"/>
        <w:left w:val="none" w:sz="0" w:space="0" w:color="auto"/>
        <w:bottom w:val="none" w:sz="0" w:space="0" w:color="auto"/>
        <w:right w:val="none" w:sz="0" w:space="0" w:color="auto"/>
      </w:divBdr>
    </w:div>
    <w:div w:id="1443920713">
      <w:bodyDiv w:val="1"/>
      <w:marLeft w:val="0"/>
      <w:marRight w:val="0"/>
      <w:marTop w:val="0"/>
      <w:marBottom w:val="0"/>
      <w:divBdr>
        <w:top w:val="none" w:sz="0" w:space="0" w:color="auto"/>
        <w:left w:val="none" w:sz="0" w:space="0" w:color="auto"/>
        <w:bottom w:val="none" w:sz="0" w:space="0" w:color="auto"/>
        <w:right w:val="none" w:sz="0" w:space="0" w:color="auto"/>
      </w:divBdr>
    </w:div>
    <w:div w:id="1445926449">
      <w:bodyDiv w:val="1"/>
      <w:marLeft w:val="0"/>
      <w:marRight w:val="0"/>
      <w:marTop w:val="0"/>
      <w:marBottom w:val="0"/>
      <w:divBdr>
        <w:top w:val="none" w:sz="0" w:space="0" w:color="auto"/>
        <w:left w:val="none" w:sz="0" w:space="0" w:color="auto"/>
        <w:bottom w:val="none" w:sz="0" w:space="0" w:color="auto"/>
        <w:right w:val="none" w:sz="0" w:space="0" w:color="auto"/>
      </w:divBdr>
    </w:div>
    <w:div w:id="1446541113">
      <w:bodyDiv w:val="1"/>
      <w:marLeft w:val="0"/>
      <w:marRight w:val="0"/>
      <w:marTop w:val="0"/>
      <w:marBottom w:val="0"/>
      <w:divBdr>
        <w:top w:val="none" w:sz="0" w:space="0" w:color="auto"/>
        <w:left w:val="none" w:sz="0" w:space="0" w:color="auto"/>
        <w:bottom w:val="none" w:sz="0" w:space="0" w:color="auto"/>
        <w:right w:val="none" w:sz="0" w:space="0" w:color="auto"/>
      </w:divBdr>
    </w:div>
    <w:div w:id="1447313445">
      <w:bodyDiv w:val="1"/>
      <w:marLeft w:val="0"/>
      <w:marRight w:val="0"/>
      <w:marTop w:val="0"/>
      <w:marBottom w:val="0"/>
      <w:divBdr>
        <w:top w:val="none" w:sz="0" w:space="0" w:color="auto"/>
        <w:left w:val="none" w:sz="0" w:space="0" w:color="auto"/>
        <w:bottom w:val="none" w:sz="0" w:space="0" w:color="auto"/>
        <w:right w:val="none" w:sz="0" w:space="0" w:color="auto"/>
      </w:divBdr>
      <w:divsChild>
        <w:div w:id="245237474">
          <w:marLeft w:val="1800"/>
          <w:marRight w:val="0"/>
          <w:marTop w:val="115"/>
          <w:marBottom w:val="0"/>
          <w:divBdr>
            <w:top w:val="none" w:sz="0" w:space="0" w:color="auto"/>
            <w:left w:val="none" w:sz="0" w:space="0" w:color="auto"/>
            <w:bottom w:val="none" w:sz="0" w:space="0" w:color="auto"/>
            <w:right w:val="none" w:sz="0" w:space="0" w:color="auto"/>
          </w:divBdr>
        </w:div>
        <w:div w:id="730277777">
          <w:marLeft w:val="547"/>
          <w:marRight w:val="0"/>
          <w:marTop w:val="154"/>
          <w:marBottom w:val="0"/>
          <w:divBdr>
            <w:top w:val="none" w:sz="0" w:space="0" w:color="auto"/>
            <w:left w:val="none" w:sz="0" w:space="0" w:color="auto"/>
            <w:bottom w:val="none" w:sz="0" w:space="0" w:color="auto"/>
            <w:right w:val="none" w:sz="0" w:space="0" w:color="auto"/>
          </w:divBdr>
        </w:div>
        <w:div w:id="788208567">
          <w:marLeft w:val="547"/>
          <w:marRight w:val="0"/>
          <w:marTop w:val="154"/>
          <w:marBottom w:val="0"/>
          <w:divBdr>
            <w:top w:val="none" w:sz="0" w:space="0" w:color="auto"/>
            <w:left w:val="none" w:sz="0" w:space="0" w:color="auto"/>
            <w:bottom w:val="none" w:sz="0" w:space="0" w:color="auto"/>
            <w:right w:val="none" w:sz="0" w:space="0" w:color="auto"/>
          </w:divBdr>
        </w:div>
        <w:div w:id="1849980211">
          <w:marLeft w:val="1166"/>
          <w:marRight w:val="0"/>
          <w:marTop w:val="134"/>
          <w:marBottom w:val="0"/>
          <w:divBdr>
            <w:top w:val="none" w:sz="0" w:space="0" w:color="auto"/>
            <w:left w:val="none" w:sz="0" w:space="0" w:color="auto"/>
            <w:bottom w:val="none" w:sz="0" w:space="0" w:color="auto"/>
            <w:right w:val="none" w:sz="0" w:space="0" w:color="auto"/>
          </w:divBdr>
        </w:div>
        <w:div w:id="2142646621">
          <w:marLeft w:val="1166"/>
          <w:marRight w:val="0"/>
          <w:marTop w:val="134"/>
          <w:marBottom w:val="0"/>
          <w:divBdr>
            <w:top w:val="none" w:sz="0" w:space="0" w:color="auto"/>
            <w:left w:val="none" w:sz="0" w:space="0" w:color="auto"/>
            <w:bottom w:val="none" w:sz="0" w:space="0" w:color="auto"/>
            <w:right w:val="none" w:sz="0" w:space="0" w:color="auto"/>
          </w:divBdr>
        </w:div>
      </w:divsChild>
    </w:div>
    <w:div w:id="1447847417">
      <w:bodyDiv w:val="1"/>
      <w:marLeft w:val="0"/>
      <w:marRight w:val="0"/>
      <w:marTop w:val="0"/>
      <w:marBottom w:val="0"/>
      <w:divBdr>
        <w:top w:val="none" w:sz="0" w:space="0" w:color="auto"/>
        <w:left w:val="none" w:sz="0" w:space="0" w:color="auto"/>
        <w:bottom w:val="none" w:sz="0" w:space="0" w:color="auto"/>
        <w:right w:val="none" w:sz="0" w:space="0" w:color="auto"/>
      </w:divBdr>
    </w:div>
    <w:div w:id="1448429106">
      <w:bodyDiv w:val="1"/>
      <w:marLeft w:val="0"/>
      <w:marRight w:val="0"/>
      <w:marTop w:val="0"/>
      <w:marBottom w:val="0"/>
      <w:divBdr>
        <w:top w:val="none" w:sz="0" w:space="0" w:color="auto"/>
        <w:left w:val="none" w:sz="0" w:space="0" w:color="auto"/>
        <w:bottom w:val="none" w:sz="0" w:space="0" w:color="auto"/>
        <w:right w:val="none" w:sz="0" w:space="0" w:color="auto"/>
      </w:divBdr>
      <w:divsChild>
        <w:div w:id="1752240852">
          <w:marLeft w:val="0"/>
          <w:marRight w:val="0"/>
          <w:marTop w:val="0"/>
          <w:marBottom w:val="0"/>
          <w:divBdr>
            <w:top w:val="none" w:sz="0" w:space="0" w:color="auto"/>
            <w:left w:val="none" w:sz="0" w:space="0" w:color="auto"/>
            <w:bottom w:val="none" w:sz="0" w:space="0" w:color="auto"/>
            <w:right w:val="none" w:sz="0" w:space="0" w:color="auto"/>
          </w:divBdr>
        </w:div>
      </w:divsChild>
    </w:div>
    <w:div w:id="1448503607">
      <w:bodyDiv w:val="1"/>
      <w:marLeft w:val="0"/>
      <w:marRight w:val="0"/>
      <w:marTop w:val="0"/>
      <w:marBottom w:val="0"/>
      <w:divBdr>
        <w:top w:val="none" w:sz="0" w:space="0" w:color="auto"/>
        <w:left w:val="none" w:sz="0" w:space="0" w:color="auto"/>
        <w:bottom w:val="none" w:sz="0" w:space="0" w:color="auto"/>
        <w:right w:val="none" w:sz="0" w:space="0" w:color="auto"/>
      </w:divBdr>
    </w:div>
    <w:div w:id="1448692573">
      <w:bodyDiv w:val="1"/>
      <w:marLeft w:val="0"/>
      <w:marRight w:val="0"/>
      <w:marTop w:val="0"/>
      <w:marBottom w:val="0"/>
      <w:divBdr>
        <w:top w:val="none" w:sz="0" w:space="0" w:color="auto"/>
        <w:left w:val="none" w:sz="0" w:space="0" w:color="auto"/>
        <w:bottom w:val="none" w:sz="0" w:space="0" w:color="auto"/>
        <w:right w:val="none" w:sz="0" w:space="0" w:color="auto"/>
      </w:divBdr>
      <w:divsChild>
        <w:div w:id="470562345">
          <w:marLeft w:val="1166"/>
          <w:marRight w:val="0"/>
          <w:marTop w:val="77"/>
          <w:marBottom w:val="0"/>
          <w:divBdr>
            <w:top w:val="none" w:sz="0" w:space="0" w:color="auto"/>
            <w:left w:val="none" w:sz="0" w:space="0" w:color="auto"/>
            <w:bottom w:val="none" w:sz="0" w:space="0" w:color="auto"/>
            <w:right w:val="none" w:sz="0" w:space="0" w:color="auto"/>
          </w:divBdr>
        </w:div>
        <w:div w:id="619995801">
          <w:marLeft w:val="547"/>
          <w:marRight w:val="0"/>
          <w:marTop w:val="96"/>
          <w:marBottom w:val="0"/>
          <w:divBdr>
            <w:top w:val="none" w:sz="0" w:space="0" w:color="auto"/>
            <w:left w:val="none" w:sz="0" w:space="0" w:color="auto"/>
            <w:bottom w:val="none" w:sz="0" w:space="0" w:color="auto"/>
            <w:right w:val="none" w:sz="0" w:space="0" w:color="auto"/>
          </w:divBdr>
        </w:div>
        <w:div w:id="764417635">
          <w:marLeft w:val="1166"/>
          <w:marRight w:val="0"/>
          <w:marTop w:val="77"/>
          <w:marBottom w:val="0"/>
          <w:divBdr>
            <w:top w:val="none" w:sz="0" w:space="0" w:color="auto"/>
            <w:left w:val="none" w:sz="0" w:space="0" w:color="auto"/>
            <w:bottom w:val="none" w:sz="0" w:space="0" w:color="auto"/>
            <w:right w:val="none" w:sz="0" w:space="0" w:color="auto"/>
          </w:divBdr>
        </w:div>
        <w:div w:id="852258385">
          <w:marLeft w:val="547"/>
          <w:marRight w:val="0"/>
          <w:marTop w:val="96"/>
          <w:marBottom w:val="0"/>
          <w:divBdr>
            <w:top w:val="none" w:sz="0" w:space="0" w:color="auto"/>
            <w:left w:val="none" w:sz="0" w:space="0" w:color="auto"/>
            <w:bottom w:val="none" w:sz="0" w:space="0" w:color="auto"/>
            <w:right w:val="none" w:sz="0" w:space="0" w:color="auto"/>
          </w:divBdr>
        </w:div>
        <w:div w:id="872881860">
          <w:marLeft w:val="1166"/>
          <w:marRight w:val="0"/>
          <w:marTop w:val="77"/>
          <w:marBottom w:val="0"/>
          <w:divBdr>
            <w:top w:val="none" w:sz="0" w:space="0" w:color="auto"/>
            <w:left w:val="none" w:sz="0" w:space="0" w:color="auto"/>
            <w:bottom w:val="none" w:sz="0" w:space="0" w:color="auto"/>
            <w:right w:val="none" w:sz="0" w:space="0" w:color="auto"/>
          </w:divBdr>
        </w:div>
        <w:div w:id="1174152340">
          <w:marLeft w:val="547"/>
          <w:marRight w:val="0"/>
          <w:marTop w:val="96"/>
          <w:marBottom w:val="0"/>
          <w:divBdr>
            <w:top w:val="none" w:sz="0" w:space="0" w:color="auto"/>
            <w:left w:val="none" w:sz="0" w:space="0" w:color="auto"/>
            <w:bottom w:val="none" w:sz="0" w:space="0" w:color="auto"/>
            <w:right w:val="none" w:sz="0" w:space="0" w:color="auto"/>
          </w:divBdr>
        </w:div>
        <w:div w:id="1323780048">
          <w:marLeft w:val="1166"/>
          <w:marRight w:val="0"/>
          <w:marTop w:val="77"/>
          <w:marBottom w:val="0"/>
          <w:divBdr>
            <w:top w:val="none" w:sz="0" w:space="0" w:color="auto"/>
            <w:left w:val="none" w:sz="0" w:space="0" w:color="auto"/>
            <w:bottom w:val="none" w:sz="0" w:space="0" w:color="auto"/>
            <w:right w:val="none" w:sz="0" w:space="0" w:color="auto"/>
          </w:divBdr>
        </w:div>
        <w:div w:id="1434472696">
          <w:marLeft w:val="1166"/>
          <w:marRight w:val="0"/>
          <w:marTop w:val="77"/>
          <w:marBottom w:val="0"/>
          <w:divBdr>
            <w:top w:val="none" w:sz="0" w:space="0" w:color="auto"/>
            <w:left w:val="none" w:sz="0" w:space="0" w:color="auto"/>
            <w:bottom w:val="none" w:sz="0" w:space="0" w:color="auto"/>
            <w:right w:val="none" w:sz="0" w:space="0" w:color="auto"/>
          </w:divBdr>
        </w:div>
      </w:divsChild>
    </w:div>
    <w:div w:id="1448742420">
      <w:bodyDiv w:val="1"/>
      <w:marLeft w:val="0"/>
      <w:marRight w:val="0"/>
      <w:marTop w:val="0"/>
      <w:marBottom w:val="0"/>
      <w:divBdr>
        <w:top w:val="none" w:sz="0" w:space="0" w:color="auto"/>
        <w:left w:val="none" w:sz="0" w:space="0" w:color="auto"/>
        <w:bottom w:val="none" w:sz="0" w:space="0" w:color="auto"/>
        <w:right w:val="none" w:sz="0" w:space="0" w:color="auto"/>
      </w:divBdr>
      <w:divsChild>
        <w:div w:id="213470182">
          <w:marLeft w:val="1800"/>
          <w:marRight w:val="0"/>
          <w:marTop w:val="77"/>
          <w:marBottom w:val="120"/>
          <w:divBdr>
            <w:top w:val="none" w:sz="0" w:space="0" w:color="auto"/>
            <w:left w:val="none" w:sz="0" w:space="0" w:color="auto"/>
            <w:bottom w:val="none" w:sz="0" w:space="0" w:color="auto"/>
            <w:right w:val="none" w:sz="0" w:space="0" w:color="auto"/>
          </w:divBdr>
        </w:div>
        <w:div w:id="366487969">
          <w:marLeft w:val="1166"/>
          <w:marRight w:val="0"/>
          <w:marTop w:val="96"/>
          <w:marBottom w:val="120"/>
          <w:divBdr>
            <w:top w:val="none" w:sz="0" w:space="0" w:color="auto"/>
            <w:left w:val="none" w:sz="0" w:space="0" w:color="auto"/>
            <w:bottom w:val="none" w:sz="0" w:space="0" w:color="auto"/>
            <w:right w:val="none" w:sz="0" w:space="0" w:color="auto"/>
          </w:divBdr>
        </w:div>
        <w:div w:id="415983754">
          <w:marLeft w:val="2520"/>
          <w:marRight w:val="0"/>
          <w:marTop w:val="77"/>
          <w:marBottom w:val="120"/>
          <w:divBdr>
            <w:top w:val="none" w:sz="0" w:space="0" w:color="auto"/>
            <w:left w:val="none" w:sz="0" w:space="0" w:color="auto"/>
            <w:bottom w:val="none" w:sz="0" w:space="0" w:color="auto"/>
            <w:right w:val="none" w:sz="0" w:space="0" w:color="auto"/>
          </w:divBdr>
        </w:div>
        <w:div w:id="436409555">
          <w:marLeft w:val="547"/>
          <w:marRight w:val="0"/>
          <w:marTop w:val="115"/>
          <w:marBottom w:val="120"/>
          <w:divBdr>
            <w:top w:val="none" w:sz="0" w:space="0" w:color="auto"/>
            <w:left w:val="none" w:sz="0" w:space="0" w:color="auto"/>
            <w:bottom w:val="none" w:sz="0" w:space="0" w:color="auto"/>
            <w:right w:val="none" w:sz="0" w:space="0" w:color="auto"/>
          </w:divBdr>
        </w:div>
        <w:div w:id="947199484">
          <w:marLeft w:val="1800"/>
          <w:marRight w:val="0"/>
          <w:marTop w:val="77"/>
          <w:marBottom w:val="120"/>
          <w:divBdr>
            <w:top w:val="none" w:sz="0" w:space="0" w:color="auto"/>
            <w:left w:val="none" w:sz="0" w:space="0" w:color="auto"/>
            <w:bottom w:val="none" w:sz="0" w:space="0" w:color="auto"/>
            <w:right w:val="none" w:sz="0" w:space="0" w:color="auto"/>
          </w:divBdr>
        </w:div>
        <w:div w:id="957033536">
          <w:marLeft w:val="1800"/>
          <w:marRight w:val="0"/>
          <w:marTop w:val="77"/>
          <w:marBottom w:val="120"/>
          <w:divBdr>
            <w:top w:val="none" w:sz="0" w:space="0" w:color="auto"/>
            <w:left w:val="none" w:sz="0" w:space="0" w:color="auto"/>
            <w:bottom w:val="none" w:sz="0" w:space="0" w:color="auto"/>
            <w:right w:val="none" w:sz="0" w:space="0" w:color="auto"/>
          </w:divBdr>
        </w:div>
        <w:div w:id="1077438892">
          <w:marLeft w:val="1166"/>
          <w:marRight w:val="0"/>
          <w:marTop w:val="96"/>
          <w:marBottom w:val="120"/>
          <w:divBdr>
            <w:top w:val="none" w:sz="0" w:space="0" w:color="auto"/>
            <w:left w:val="none" w:sz="0" w:space="0" w:color="auto"/>
            <w:bottom w:val="none" w:sz="0" w:space="0" w:color="auto"/>
            <w:right w:val="none" w:sz="0" w:space="0" w:color="auto"/>
          </w:divBdr>
        </w:div>
        <w:div w:id="1564482642">
          <w:marLeft w:val="1800"/>
          <w:marRight w:val="0"/>
          <w:marTop w:val="77"/>
          <w:marBottom w:val="120"/>
          <w:divBdr>
            <w:top w:val="none" w:sz="0" w:space="0" w:color="auto"/>
            <w:left w:val="none" w:sz="0" w:space="0" w:color="auto"/>
            <w:bottom w:val="none" w:sz="0" w:space="0" w:color="auto"/>
            <w:right w:val="none" w:sz="0" w:space="0" w:color="auto"/>
          </w:divBdr>
        </w:div>
        <w:div w:id="1648165326">
          <w:marLeft w:val="2520"/>
          <w:marRight w:val="0"/>
          <w:marTop w:val="77"/>
          <w:marBottom w:val="120"/>
          <w:divBdr>
            <w:top w:val="none" w:sz="0" w:space="0" w:color="auto"/>
            <w:left w:val="none" w:sz="0" w:space="0" w:color="auto"/>
            <w:bottom w:val="none" w:sz="0" w:space="0" w:color="auto"/>
            <w:right w:val="none" w:sz="0" w:space="0" w:color="auto"/>
          </w:divBdr>
        </w:div>
        <w:div w:id="1813518177">
          <w:marLeft w:val="2520"/>
          <w:marRight w:val="0"/>
          <w:marTop w:val="77"/>
          <w:marBottom w:val="120"/>
          <w:divBdr>
            <w:top w:val="none" w:sz="0" w:space="0" w:color="auto"/>
            <w:left w:val="none" w:sz="0" w:space="0" w:color="auto"/>
            <w:bottom w:val="none" w:sz="0" w:space="0" w:color="auto"/>
            <w:right w:val="none" w:sz="0" w:space="0" w:color="auto"/>
          </w:divBdr>
        </w:div>
        <w:div w:id="1979677831">
          <w:marLeft w:val="2520"/>
          <w:marRight w:val="0"/>
          <w:marTop w:val="77"/>
          <w:marBottom w:val="120"/>
          <w:divBdr>
            <w:top w:val="none" w:sz="0" w:space="0" w:color="auto"/>
            <w:left w:val="none" w:sz="0" w:space="0" w:color="auto"/>
            <w:bottom w:val="none" w:sz="0" w:space="0" w:color="auto"/>
            <w:right w:val="none" w:sz="0" w:space="0" w:color="auto"/>
          </w:divBdr>
        </w:div>
        <w:div w:id="2095584212">
          <w:marLeft w:val="2520"/>
          <w:marRight w:val="0"/>
          <w:marTop w:val="77"/>
          <w:marBottom w:val="120"/>
          <w:divBdr>
            <w:top w:val="none" w:sz="0" w:space="0" w:color="auto"/>
            <w:left w:val="none" w:sz="0" w:space="0" w:color="auto"/>
            <w:bottom w:val="none" w:sz="0" w:space="0" w:color="auto"/>
            <w:right w:val="none" w:sz="0" w:space="0" w:color="auto"/>
          </w:divBdr>
        </w:div>
      </w:divsChild>
    </w:div>
    <w:div w:id="1450663113">
      <w:bodyDiv w:val="1"/>
      <w:marLeft w:val="0"/>
      <w:marRight w:val="0"/>
      <w:marTop w:val="0"/>
      <w:marBottom w:val="0"/>
      <w:divBdr>
        <w:top w:val="none" w:sz="0" w:space="0" w:color="auto"/>
        <w:left w:val="none" w:sz="0" w:space="0" w:color="auto"/>
        <w:bottom w:val="none" w:sz="0" w:space="0" w:color="auto"/>
        <w:right w:val="none" w:sz="0" w:space="0" w:color="auto"/>
      </w:divBdr>
      <w:divsChild>
        <w:div w:id="191651889">
          <w:marLeft w:val="1800"/>
          <w:marRight w:val="0"/>
          <w:marTop w:val="96"/>
          <w:marBottom w:val="0"/>
          <w:divBdr>
            <w:top w:val="none" w:sz="0" w:space="0" w:color="auto"/>
            <w:left w:val="none" w:sz="0" w:space="0" w:color="auto"/>
            <w:bottom w:val="none" w:sz="0" w:space="0" w:color="auto"/>
            <w:right w:val="none" w:sz="0" w:space="0" w:color="auto"/>
          </w:divBdr>
        </w:div>
        <w:div w:id="875852999">
          <w:marLeft w:val="1800"/>
          <w:marRight w:val="0"/>
          <w:marTop w:val="96"/>
          <w:marBottom w:val="0"/>
          <w:divBdr>
            <w:top w:val="none" w:sz="0" w:space="0" w:color="auto"/>
            <w:left w:val="none" w:sz="0" w:space="0" w:color="auto"/>
            <w:bottom w:val="none" w:sz="0" w:space="0" w:color="auto"/>
            <w:right w:val="none" w:sz="0" w:space="0" w:color="auto"/>
          </w:divBdr>
        </w:div>
        <w:div w:id="990017248">
          <w:marLeft w:val="1800"/>
          <w:marRight w:val="0"/>
          <w:marTop w:val="96"/>
          <w:marBottom w:val="0"/>
          <w:divBdr>
            <w:top w:val="none" w:sz="0" w:space="0" w:color="auto"/>
            <w:left w:val="none" w:sz="0" w:space="0" w:color="auto"/>
            <w:bottom w:val="none" w:sz="0" w:space="0" w:color="auto"/>
            <w:right w:val="none" w:sz="0" w:space="0" w:color="auto"/>
          </w:divBdr>
        </w:div>
        <w:div w:id="1017775867">
          <w:marLeft w:val="1800"/>
          <w:marRight w:val="0"/>
          <w:marTop w:val="96"/>
          <w:marBottom w:val="0"/>
          <w:divBdr>
            <w:top w:val="none" w:sz="0" w:space="0" w:color="auto"/>
            <w:left w:val="none" w:sz="0" w:space="0" w:color="auto"/>
            <w:bottom w:val="none" w:sz="0" w:space="0" w:color="auto"/>
            <w:right w:val="none" w:sz="0" w:space="0" w:color="auto"/>
          </w:divBdr>
        </w:div>
        <w:div w:id="1110003176">
          <w:marLeft w:val="1800"/>
          <w:marRight w:val="0"/>
          <w:marTop w:val="96"/>
          <w:marBottom w:val="0"/>
          <w:divBdr>
            <w:top w:val="none" w:sz="0" w:space="0" w:color="auto"/>
            <w:left w:val="none" w:sz="0" w:space="0" w:color="auto"/>
            <w:bottom w:val="none" w:sz="0" w:space="0" w:color="auto"/>
            <w:right w:val="none" w:sz="0" w:space="0" w:color="auto"/>
          </w:divBdr>
        </w:div>
        <w:div w:id="1361977053">
          <w:marLeft w:val="547"/>
          <w:marRight w:val="0"/>
          <w:marTop w:val="0"/>
          <w:marBottom w:val="0"/>
          <w:divBdr>
            <w:top w:val="none" w:sz="0" w:space="0" w:color="auto"/>
            <w:left w:val="none" w:sz="0" w:space="0" w:color="auto"/>
            <w:bottom w:val="none" w:sz="0" w:space="0" w:color="auto"/>
            <w:right w:val="none" w:sz="0" w:space="0" w:color="auto"/>
          </w:divBdr>
        </w:div>
        <w:div w:id="1426878871">
          <w:marLeft w:val="1166"/>
          <w:marRight w:val="0"/>
          <w:marTop w:val="106"/>
          <w:marBottom w:val="0"/>
          <w:divBdr>
            <w:top w:val="none" w:sz="0" w:space="0" w:color="auto"/>
            <w:left w:val="none" w:sz="0" w:space="0" w:color="auto"/>
            <w:bottom w:val="none" w:sz="0" w:space="0" w:color="auto"/>
            <w:right w:val="none" w:sz="0" w:space="0" w:color="auto"/>
          </w:divBdr>
        </w:div>
        <w:div w:id="1450659882">
          <w:marLeft w:val="1166"/>
          <w:marRight w:val="0"/>
          <w:marTop w:val="106"/>
          <w:marBottom w:val="0"/>
          <w:divBdr>
            <w:top w:val="none" w:sz="0" w:space="0" w:color="auto"/>
            <w:left w:val="none" w:sz="0" w:space="0" w:color="auto"/>
            <w:bottom w:val="none" w:sz="0" w:space="0" w:color="auto"/>
            <w:right w:val="none" w:sz="0" w:space="0" w:color="auto"/>
          </w:divBdr>
        </w:div>
        <w:div w:id="1986427164">
          <w:marLeft w:val="1166"/>
          <w:marRight w:val="0"/>
          <w:marTop w:val="106"/>
          <w:marBottom w:val="0"/>
          <w:divBdr>
            <w:top w:val="none" w:sz="0" w:space="0" w:color="auto"/>
            <w:left w:val="none" w:sz="0" w:space="0" w:color="auto"/>
            <w:bottom w:val="none" w:sz="0" w:space="0" w:color="auto"/>
            <w:right w:val="none" w:sz="0" w:space="0" w:color="auto"/>
          </w:divBdr>
        </w:div>
        <w:div w:id="2056197241">
          <w:marLeft w:val="1166"/>
          <w:marRight w:val="0"/>
          <w:marTop w:val="106"/>
          <w:marBottom w:val="0"/>
          <w:divBdr>
            <w:top w:val="none" w:sz="0" w:space="0" w:color="auto"/>
            <w:left w:val="none" w:sz="0" w:space="0" w:color="auto"/>
            <w:bottom w:val="none" w:sz="0" w:space="0" w:color="auto"/>
            <w:right w:val="none" w:sz="0" w:space="0" w:color="auto"/>
          </w:divBdr>
        </w:div>
      </w:divsChild>
    </w:div>
    <w:div w:id="1450784257">
      <w:bodyDiv w:val="1"/>
      <w:marLeft w:val="0"/>
      <w:marRight w:val="0"/>
      <w:marTop w:val="0"/>
      <w:marBottom w:val="0"/>
      <w:divBdr>
        <w:top w:val="none" w:sz="0" w:space="0" w:color="auto"/>
        <w:left w:val="none" w:sz="0" w:space="0" w:color="auto"/>
        <w:bottom w:val="none" w:sz="0" w:space="0" w:color="auto"/>
        <w:right w:val="none" w:sz="0" w:space="0" w:color="auto"/>
      </w:divBdr>
    </w:div>
    <w:div w:id="1451243132">
      <w:bodyDiv w:val="1"/>
      <w:marLeft w:val="0"/>
      <w:marRight w:val="0"/>
      <w:marTop w:val="0"/>
      <w:marBottom w:val="0"/>
      <w:divBdr>
        <w:top w:val="none" w:sz="0" w:space="0" w:color="auto"/>
        <w:left w:val="none" w:sz="0" w:space="0" w:color="auto"/>
        <w:bottom w:val="none" w:sz="0" w:space="0" w:color="auto"/>
        <w:right w:val="none" w:sz="0" w:space="0" w:color="auto"/>
      </w:divBdr>
    </w:div>
    <w:div w:id="1451313122">
      <w:bodyDiv w:val="1"/>
      <w:marLeft w:val="0"/>
      <w:marRight w:val="0"/>
      <w:marTop w:val="0"/>
      <w:marBottom w:val="0"/>
      <w:divBdr>
        <w:top w:val="none" w:sz="0" w:space="0" w:color="auto"/>
        <w:left w:val="none" w:sz="0" w:space="0" w:color="auto"/>
        <w:bottom w:val="none" w:sz="0" w:space="0" w:color="auto"/>
        <w:right w:val="none" w:sz="0" w:space="0" w:color="auto"/>
      </w:divBdr>
    </w:div>
    <w:div w:id="1452284430">
      <w:bodyDiv w:val="1"/>
      <w:marLeft w:val="0"/>
      <w:marRight w:val="0"/>
      <w:marTop w:val="0"/>
      <w:marBottom w:val="0"/>
      <w:divBdr>
        <w:top w:val="none" w:sz="0" w:space="0" w:color="auto"/>
        <w:left w:val="none" w:sz="0" w:space="0" w:color="auto"/>
        <w:bottom w:val="none" w:sz="0" w:space="0" w:color="auto"/>
        <w:right w:val="none" w:sz="0" w:space="0" w:color="auto"/>
      </w:divBdr>
    </w:div>
    <w:div w:id="1452552695">
      <w:bodyDiv w:val="1"/>
      <w:marLeft w:val="0"/>
      <w:marRight w:val="0"/>
      <w:marTop w:val="0"/>
      <w:marBottom w:val="0"/>
      <w:divBdr>
        <w:top w:val="none" w:sz="0" w:space="0" w:color="auto"/>
        <w:left w:val="none" w:sz="0" w:space="0" w:color="auto"/>
        <w:bottom w:val="none" w:sz="0" w:space="0" w:color="auto"/>
        <w:right w:val="none" w:sz="0" w:space="0" w:color="auto"/>
      </w:divBdr>
    </w:div>
    <w:div w:id="1452633320">
      <w:bodyDiv w:val="1"/>
      <w:marLeft w:val="0"/>
      <w:marRight w:val="0"/>
      <w:marTop w:val="0"/>
      <w:marBottom w:val="0"/>
      <w:divBdr>
        <w:top w:val="none" w:sz="0" w:space="0" w:color="auto"/>
        <w:left w:val="none" w:sz="0" w:space="0" w:color="auto"/>
        <w:bottom w:val="none" w:sz="0" w:space="0" w:color="auto"/>
        <w:right w:val="none" w:sz="0" w:space="0" w:color="auto"/>
      </w:divBdr>
    </w:div>
    <w:div w:id="1453211650">
      <w:bodyDiv w:val="1"/>
      <w:marLeft w:val="0"/>
      <w:marRight w:val="0"/>
      <w:marTop w:val="0"/>
      <w:marBottom w:val="0"/>
      <w:divBdr>
        <w:top w:val="none" w:sz="0" w:space="0" w:color="auto"/>
        <w:left w:val="none" w:sz="0" w:space="0" w:color="auto"/>
        <w:bottom w:val="none" w:sz="0" w:space="0" w:color="auto"/>
        <w:right w:val="none" w:sz="0" w:space="0" w:color="auto"/>
      </w:divBdr>
    </w:div>
    <w:div w:id="1453284706">
      <w:bodyDiv w:val="1"/>
      <w:marLeft w:val="0"/>
      <w:marRight w:val="0"/>
      <w:marTop w:val="0"/>
      <w:marBottom w:val="0"/>
      <w:divBdr>
        <w:top w:val="none" w:sz="0" w:space="0" w:color="auto"/>
        <w:left w:val="none" w:sz="0" w:space="0" w:color="auto"/>
        <w:bottom w:val="none" w:sz="0" w:space="0" w:color="auto"/>
        <w:right w:val="none" w:sz="0" w:space="0" w:color="auto"/>
      </w:divBdr>
    </w:div>
    <w:div w:id="1453523732">
      <w:bodyDiv w:val="1"/>
      <w:marLeft w:val="0"/>
      <w:marRight w:val="0"/>
      <w:marTop w:val="0"/>
      <w:marBottom w:val="0"/>
      <w:divBdr>
        <w:top w:val="none" w:sz="0" w:space="0" w:color="auto"/>
        <w:left w:val="none" w:sz="0" w:space="0" w:color="auto"/>
        <w:bottom w:val="none" w:sz="0" w:space="0" w:color="auto"/>
        <w:right w:val="none" w:sz="0" w:space="0" w:color="auto"/>
      </w:divBdr>
      <w:divsChild>
        <w:div w:id="145324879">
          <w:marLeft w:val="1800"/>
          <w:marRight w:val="0"/>
          <w:marTop w:val="91"/>
          <w:marBottom w:val="0"/>
          <w:divBdr>
            <w:top w:val="none" w:sz="0" w:space="0" w:color="auto"/>
            <w:left w:val="none" w:sz="0" w:space="0" w:color="auto"/>
            <w:bottom w:val="none" w:sz="0" w:space="0" w:color="auto"/>
            <w:right w:val="none" w:sz="0" w:space="0" w:color="auto"/>
          </w:divBdr>
        </w:div>
        <w:div w:id="431121602">
          <w:marLeft w:val="547"/>
          <w:marRight w:val="0"/>
          <w:marTop w:val="125"/>
          <w:marBottom w:val="0"/>
          <w:divBdr>
            <w:top w:val="none" w:sz="0" w:space="0" w:color="auto"/>
            <w:left w:val="none" w:sz="0" w:space="0" w:color="auto"/>
            <w:bottom w:val="none" w:sz="0" w:space="0" w:color="auto"/>
            <w:right w:val="none" w:sz="0" w:space="0" w:color="auto"/>
          </w:divBdr>
        </w:div>
        <w:div w:id="502431111">
          <w:marLeft w:val="2520"/>
          <w:marRight w:val="0"/>
          <w:marTop w:val="77"/>
          <w:marBottom w:val="0"/>
          <w:divBdr>
            <w:top w:val="none" w:sz="0" w:space="0" w:color="auto"/>
            <w:left w:val="none" w:sz="0" w:space="0" w:color="auto"/>
            <w:bottom w:val="none" w:sz="0" w:space="0" w:color="auto"/>
            <w:right w:val="none" w:sz="0" w:space="0" w:color="auto"/>
          </w:divBdr>
        </w:div>
        <w:div w:id="1101219750">
          <w:marLeft w:val="1800"/>
          <w:marRight w:val="0"/>
          <w:marTop w:val="91"/>
          <w:marBottom w:val="0"/>
          <w:divBdr>
            <w:top w:val="none" w:sz="0" w:space="0" w:color="auto"/>
            <w:left w:val="none" w:sz="0" w:space="0" w:color="auto"/>
            <w:bottom w:val="none" w:sz="0" w:space="0" w:color="auto"/>
            <w:right w:val="none" w:sz="0" w:space="0" w:color="auto"/>
          </w:divBdr>
        </w:div>
        <w:div w:id="1425347737">
          <w:marLeft w:val="2520"/>
          <w:marRight w:val="0"/>
          <w:marTop w:val="82"/>
          <w:marBottom w:val="0"/>
          <w:divBdr>
            <w:top w:val="none" w:sz="0" w:space="0" w:color="auto"/>
            <w:left w:val="none" w:sz="0" w:space="0" w:color="auto"/>
            <w:bottom w:val="none" w:sz="0" w:space="0" w:color="auto"/>
            <w:right w:val="none" w:sz="0" w:space="0" w:color="auto"/>
          </w:divBdr>
        </w:div>
        <w:div w:id="1669868855">
          <w:marLeft w:val="1166"/>
          <w:marRight w:val="0"/>
          <w:marTop w:val="106"/>
          <w:marBottom w:val="0"/>
          <w:divBdr>
            <w:top w:val="none" w:sz="0" w:space="0" w:color="auto"/>
            <w:left w:val="none" w:sz="0" w:space="0" w:color="auto"/>
            <w:bottom w:val="none" w:sz="0" w:space="0" w:color="auto"/>
            <w:right w:val="none" w:sz="0" w:space="0" w:color="auto"/>
          </w:divBdr>
        </w:div>
        <w:div w:id="1854492496">
          <w:marLeft w:val="1800"/>
          <w:marRight w:val="0"/>
          <w:marTop w:val="91"/>
          <w:marBottom w:val="0"/>
          <w:divBdr>
            <w:top w:val="none" w:sz="0" w:space="0" w:color="auto"/>
            <w:left w:val="none" w:sz="0" w:space="0" w:color="auto"/>
            <w:bottom w:val="none" w:sz="0" w:space="0" w:color="auto"/>
            <w:right w:val="none" w:sz="0" w:space="0" w:color="auto"/>
          </w:divBdr>
        </w:div>
        <w:div w:id="2029595700">
          <w:marLeft w:val="1800"/>
          <w:marRight w:val="0"/>
          <w:marTop w:val="91"/>
          <w:marBottom w:val="0"/>
          <w:divBdr>
            <w:top w:val="none" w:sz="0" w:space="0" w:color="auto"/>
            <w:left w:val="none" w:sz="0" w:space="0" w:color="auto"/>
            <w:bottom w:val="none" w:sz="0" w:space="0" w:color="auto"/>
            <w:right w:val="none" w:sz="0" w:space="0" w:color="auto"/>
          </w:divBdr>
        </w:div>
        <w:div w:id="2042709110">
          <w:marLeft w:val="1166"/>
          <w:marRight w:val="0"/>
          <w:marTop w:val="106"/>
          <w:marBottom w:val="0"/>
          <w:divBdr>
            <w:top w:val="none" w:sz="0" w:space="0" w:color="auto"/>
            <w:left w:val="none" w:sz="0" w:space="0" w:color="auto"/>
            <w:bottom w:val="none" w:sz="0" w:space="0" w:color="auto"/>
            <w:right w:val="none" w:sz="0" w:space="0" w:color="auto"/>
          </w:divBdr>
        </w:div>
      </w:divsChild>
    </w:div>
    <w:div w:id="1453553708">
      <w:bodyDiv w:val="1"/>
      <w:marLeft w:val="0"/>
      <w:marRight w:val="0"/>
      <w:marTop w:val="0"/>
      <w:marBottom w:val="0"/>
      <w:divBdr>
        <w:top w:val="none" w:sz="0" w:space="0" w:color="auto"/>
        <w:left w:val="none" w:sz="0" w:space="0" w:color="auto"/>
        <w:bottom w:val="none" w:sz="0" w:space="0" w:color="auto"/>
        <w:right w:val="none" w:sz="0" w:space="0" w:color="auto"/>
      </w:divBdr>
    </w:div>
    <w:div w:id="1453863033">
      <w:bodyDiv w:val="1"/>
      <w:marLeft w:val="0"/>
      <w:marRight w:val="0"/>
      <w:marTop w:val="0"/>
      <w:marBottom w:val="0"/>
      <w:divBdr>
        <w:top w:val="none" w:sz="0" w:space="0" w:color="auto"/>
        <w:left w:val="none" w:sz="0" w:space="0" w:color="auto"/>
        <w:bottom w:val="none" w:sz="0" w:space="0" w:color="auto"/>
        <w:right w:val="none" w:sz="0" w:space="0" w:color="auto"/>
      </w:divBdr>
    </w:div>
    <w:div w:id="1454321481">
      <w:bodyDiv w:val="1"/>
      <w:marLeft w:val="0"/>
      <w:marRight w:val="0"/>
      <w:marTop w:val="0"/>
      <w:marBottom w:val="0"/>
      <w:divBdr>
        <w:top w:val="none" w:sz="0" w:space="0" w:color="auto"/>
        <w:left w:val="none" w:sz="0" w:space="0" w:color="auto"/>
        <w:bottom w:val="none" w:sz="0" w:space="0" w:color="auto"/>
        <w:right w:val="none" w:sz="0" w:space="0" w:color="auto"/>
      </w:divBdr>
    </w:div>
    <w:div w:id="1454790840">
      <w:bodyDiv w:val="1"/>
      <w:marLeft w:val="0"/>
      <w:marRight w:val="0"/>
      <w:marTop w:val="0"/>
      <w:marBottom w:val="0"/>
      <w:divBdr>
        <w:top w:val="none" w:sz="0" w:space="0" w:color="auto"/>
        <w:left w:val="none" w:sz="0" w:space="0" w:color="auto"/>
        <w:bottom w:val="none" w:sz="0" w:space="0" w:color="auto"/>
        <w:right w:val="none" w:sz="0" w:space="0" w:color="auto"/>
      </w:divBdr>
      <w:divsChild>
        <w:div w:id="126776614">
          <w:marLeft w:val="547"/>
          <w:marRight w:val="0"/>
          <w:marTop w:val="134"/>
          <w:marBottom w:val="0"/>
          <w:divBdr>
            <w:top w:val="none" w:sz="0" w:space="0" w:color="auto"/>
            <w:left w:val="none" w:sz="0" w:space="0" w:color="auto"/>
            <w:bottom w:val="none" w:sz="0" w:space="0" w:color="auto"/>
            <w:right w:val="none" w:sz="0" w:space="0" w:color="auto"/>
          </w:divBdr>
        </w:div>
        <w:div w:id="847594217">
          <w:marLeft w:val="547"/>
          <w:marRight w:val="0"/>
          <w:marTop w:val="134"/>
          <w:marBottom w:val="0"/>
          <w:divBdr>
            <w:top w:val="none" w:sz="0" w:space="0" w:color="auto"/>
            <w:left w:val="none" w:sz="0" w:space="0" w:color="auto"/>
            <w:bottom w:val="none" w:sz="0" w:space="0" w:color="auto"/>
            <w:right w:val="none" w:sz="0" w:space="0" w:color="auto"/>
          </w:divBdr>
        </w:div>
        <w:div w:id="856694919">
          <w:marLeft w:val="1800"/>
          <w:marRight w:val="0"/>
          <w:marTop w:val="96"/>
          <w:marBottom w:val="0"/>
          <w:divBdr>
            <w:top w:val="none" w:sz="0" w:space="0" w:color="auto"/>
            <w:left w:val="none" w:sz="0" w:space="0" w:color="auto"/>
            <w:bottom w:val="none" w:sz="0" w:space="0" w:color="auto"/>
            <w:right w:val="none" w:sz="0" w:space="0" w:color="auto"/>
          </w:divBdr>
        </w:div>
        <w:div w:id="2048524605">
          <w:marLeft w:val="1166"/>
          <w:marRight w:val="0"/>
          <w:marTop w:val="115"/>
          <w:marBottom w:val="0"/>
          <w:divBdr>
            <w:top w:val="none" w:sz="0" w:space="0" w:color="auto"/>
            <w:left w:val="none" w:sz="0" w:space="0" w:color="auto"/>
            <w:bottom w:val="none" w:sz="0" w:space="0" w:color="auto"/>
            <w:right w:val="none" w:sz="0" w:space="0" w:color="auto"/>
          </w:divBdr>
        </w:div>
      </w:divsChild>
    </w:div>
    <w:div w:id="1456752074">
      <w:bodyDiv w:val="1"/>
      <w:marLeft w:val="0"/>
      <w:marRight w:val="0"/>
      <w:marTop w:val="0"/>
      <w:marBottom w:val="0"/>
      <w:divBdr>
        <w:top w:val="none" w:sz="0" w:space="0" w:color="auto"/>
        <w:left w:val="none" w:sz="0" w:space="0" w:color="auto"/>
        <w:bottom w:val="none" w:sz="0" w:space="0" w:color="auto"/>
        <w:right w:val="none" w:sz="0" w:space="0" w:color="auto"/>
      </w:divBdr>
    </w:div>
    <w:div w:id="1456832003">
      <w:bodyDiv w:val="1"/>
      <w:marLeft w:val="0"/>
      <w:marRight w:val="0"/>
      <w:marTop w:val="0"/>
      <w:marBottom w:val="0"/>
      <w:divBdr>
        <w:top w:val="none" w:sz="0" w:space="0" w:color="auto"/>
        <w:left w:val="none" w:sz="0" w:space="0" w:color="auto"/>
        <w:bottom w:val="none" w:sz="0" w:space="0" w:color="auto"/>
        <w:right w:val="none" w:sz="0" w:space="0" w:color="auto"/>
      </w:divBdr>
    </w:div>
    <w:div w:id="1458571767">
      <w:bodyDiv w:val="1"/>
      <w:marLeft w:val="0"/>
      <w:marRight w:val="0"/>
      <w:marTop w:val="0"/>
      <w:marBottom w:val="0"/>
      <w:divBdr>
        <w:top w:val="none" w:sz="0" w:space="0" w:color="auto"/>
        <w:left w:val="none" w:sz="0" w:space="0" w:color="auto"/>
        <w:bottom w:val="none" w:sz="0" w:space="0" w:color="auto"/>
        <w:right w:val="none" w:sz="0" w:space="0" w:color="auto"/>
      </w:divBdr>
    </w:div>
    <w:div w:id="1458645090">
      <w:bodyDiv w:val="1"/>
      <w:marLeft w:val="0"/>
      <w:marRight w:val="0"/>
      <w:marTop w:val="0"/>
      <w:marBottom w:val="0"/>
      <w:divBdr>
        <w:top w:val="none" w:sz="0" w:space="0" w:color="auto"/>
        <w:left w:val="none" w:sz="0" w:space="0" w:color="auto"/>
        <w:bottom w:val="none" w:sz="0" w:space="0" w:color="auto"/>
        <w:right w:val="none" w:sz="0" w:space="0" w:color="auto"/>
      </w:divBdr>
    </w:div>
    <w:div w:id="1458717979">
      <w:bodyDiv w:val="1"/>
      <w:marLeft w:val="0"/>
      <w:marRight w:val="0"/>
      <w:marTop w:val="0"/>
      <w:marBottom w:val="0"/>
      <w:divBdr>
        <w:top w:val="none" w:sz="0" w:space="0" w:color="auto"/>
        <w:left w:val="none" w:sz="0" w:space="0" w:color="auto"/>
        <w:bottom w:val="none" w:sz="0" w:space="0" w:color="auto"/>
        <w:right w:val="none" w:sz="0" w:space="0" w:color="auto"/>
      </w:divBdr>
    </w:div>
    <w:div w:id="1459489352">
      <w:bodyDiv w:val="1"/>
      <w:marLeft w:val="0"/>
      <w:marRight w:val="0"/>
      <w:marTop w:val="0"/>
      <w:marBottom w:val="0"/>
      <w:divBdr>
        <w:top w:val="none" w:sz="0" w:space="0" w:color="auto"/>
        <w:left w:val="none" w:sz="0" w:space="0" w:color="auto"/>
        <w:bottom w:val="none" w:sz="0" w:space="0" w:color="auto"/>
        <w:right w:val="none" w:sz="0" w:space="0" w:color="auto"/>
      </w:divBdr>
    </w:div>
    <w:div w:id="1459639637">
      <w:bodyDiv w:val="1"/>
      <w:marLeft w:val="0"/>
      <w:marRight w:val="0"/>
      <w:marTop w:val="0"/>
      <w:marBottom w:val="0"/>
      <w:divBdr>
        <w:top w:val="none" w:sz="0" w:space="0" w:color="auto"/>
        <w:left w:val="none" w:sz="0" w:space="0" w:color="auto"/>
        <w:bottom w:val="none" w:sz="0" w:space="0" w:color="auto"/>
        <w:right w:val="none" w:sz="0" w:space="0" w:color="auto"/>
      </w:divBdr>
    </w:div>
    <w:div w:id="1459956992">
      <w:bodyDiv w:val="1"/>
      <w:marLeft w:val="0"/>
      <w:marRight w:val="0"/>
      <w:marTop w:val="0"/>
      <w:marBottom w:val="0"/>
      <w:divBdr>
        <w:top w:val="none" w:sz="0" w:space="0" w:color="auto"/>
        <w:left w:val="none" w:sz="0" w:space="0" w:color="auto"/>
        <w:bottom w:val="none" w:sz="0" w:space="0" w:color="auto"/>
        <w:right w:val="none" w:sz="0" w:space="0" w:color="auto"/>
      </w:divBdr>
    </w:div>
    <w:div w:id="1460417583">
      <w:bodyDiv w:val="1"/>
      <w:marLeft w:val="0"/>
      <w:marRight w:val="0"/>
      <w:marTop w:val="0"/>
      <w:marBottom w:val="0"/>
      <w:divBdr>
        <w:top w:val="none" w:sz="0" w:space="0" w:color="auto"/>
        <w:left w:val="none" w:sz="0" w:space="0" w:color="auto"/>
        <w:bottom w:val="none" w:sz="0" w:space="0" w:color="auto"/>
        <w:right w:val="none" w:sz="0" w:space="0" w:color="auto"/>
      </w:divBdr>
    </w:div>
    <w:div w:id="1460806493">
      <w:bodyDiv w:val="1"/>
      <w:marLeft w:val="0"/>
      <w:marRight w:val="0"/>
      <w:marTop w:val="0"/>
      <w:marBottom w:val="0"/>
      <w:divBdr>
        <w:top w:val="none" w:sz="0" w:space="0" w:color="auto"/>
        <w:left w:val="none" w:sz="0" w:space="0" w:color="auto"/>
        <w:bottom w:val="none" w:sz="0" w:space="0" w:color="auto"/>
        <w:right w:val="none" w:sz="0" w:space="0" w:color="auto"/>
      </w:divBdr>
      <w:divsChild>
        <w:div w:id="381947754">
          <w:marLeft w:val="1800"/>
          <w:marRight w:val="0"/>
          <w:marTop w:val="96"/>
          <w:marBottom w:val="0"/>
          <w:divBdr>
            <w:top w:val="none" w:sz="0" w:space="0" w:color="auto"/>
            <w:left w:val="none" w:sz="0" w:space="0" w:color="auto"/>
            <w:bottom w:val="none" w:sz="0" w:space="0" w:color="auto"/>
            <w:right w:val="none" w:sz="0" w:space="0" w:color="auto"/>
          </w:divBdr>
        </w:div>
        <w:div w:id="563220598">
          <w:marLeft w:val="1800"/>
          <w:marRight w:val="0"/>
          <w:marTop w:val="96"/>
          <w:marBottom w:val="0"/>
          <w:divBdr>
            <w:top w:val="none" w:sz="0" w:space="0" w:color="auto"/>
            <w:left w:val="none" w:sz="0" w:space="0" w:color="auto"/>
            <w:bottom w:val="none" w:sz="0" w:space="0" w:color="auto"/>
            <w:right w:val="none" w:sz="0" w:space="0" w:color="auto"/>
          </w:divBdr>
        </w:div>
        <w:div w:id="1039210495">
          <w:marLeft w:val="1166"/>
          <w:marRight w:val="0"/>
          <w:marTop w:val="115"/>
          <w:marBottom w:val="0"/>
          <w:divBdr>
            <w:top w:val="none" w:sz="0" w:space="0" w:color="auto"/>
            <w:left w:val="none" w:sz="0" w:space="0" w:color="auto"/>
            <w:bottom w:val="none" w:sz="0" w:space="0" w:color="auto"/>
            <w:right w:val="none" w:sz="0" w:space="0" w:color="auto"/>
          </w:divBdr>
        </w:div>
        <w:div w:id="1445421312">
          <w:marLeft w:val="1166"/>
          <w:marRight w:val="0"/>
          <w:marTop w:val="115"/>
          <w:marBottom w:val="0"/>
          <w:divBdr>
            <w:top w:val="none" w:sz="0" w:space="0" w:color="auto"/>
            <w:left w:val="none" w:sz="0" w:space="0" w:color="auto"/>
            <w:bottom w:val="none" w:sz="0" w:space="0" w:color="auto"/>
            <w:right w:val="none" w:sz="0" w:space="0" w:color="auto"/>
          </w:divBdr>
        </w:div>
      </w:divsChild>
    </w:div>
    <w:div w:id="1460998560">
      <w:bodyDiv w:val="1"/>
      <w:marLeft w:val="0"/>
      <w:marRight w:val="0"/>
      <w:marTop w:val="0"/>
      <w:marBottom w:val="0"/>
      <w:divBdr>
        <w:top w:val="none" w:sz="0" w:space="0" w:color="auto"/>
        <w:left w:val="none" w:sz="0" w:space="0" w:color="auto"/>
        <w:bottom w:val="none" w:sz="0" w:space="0" w:color="auto"/>
        <w:right w:val="none" w:sz="0" w:space="0" w:color="auto"/>
      </w:divBdr>
    </w:div>
    <w:div w:id="1461192670">
      <w:bodyDiv w:val="1"/>
      <w:marLeft w:val="0"/>
      <w:marRight w:val="0"/>
      <w:marTop w:val="0"/>
      <w:marBottom w:val="0"/>
      <w:divBdr>
        <w:top w:val="none" w:sz="0" w:space="0" w:color="auto"/>
        <w:left w:val="none" w:sz="0" w:space="0" w:color="auto"/>
        <w:bottom w:val="none" w:sz="0" w:space="0" w:color="auto"/>
        <w:right w:val="none" w:sz="0" w:space="0" w:color="auto"/>
      </w:divBdr>
    </w:div>
    <w:div w:id="1461220345">
      <w:bodyDiv w:val="1"/>
      <w:marLeft w:val="0"/>
      <w:marRight w:val="0"/>
      <w:marTop w:val="0"/>
      <w:marBottom w:val="0"/>
      <w:divBdr>
        <w:top w:val="none" w:sz="0" w:space="0" w:color="auto"/>
        <w:left w:val="none" w:sz="0" w:space="0" w:color="auto"/>
        <w:bottom w:val="none" w:sz="0" w:space="0" w:color="auto"/>
        <w:right w:val="none" w:sz="0" w:space="0" w:color="auto"/>
      </w:divBdr>
    </w:div>
    <w:div w:id="1461731274">
      <w:bodyDiv w:val="1"/>
      <w:marLeft w:val="0"/>
      <w:marRight w:val="0"/>
      <w:marTop w:val="0"/>
      <w:marBottom w:val="0"/>
      <w:divBdr>
        <w:top w:val="none" w:sz="0" w:space="0" w:color="auto"/>
        <w:left w:val="none" w:sz="0" w:space="0" w:color="auto"/>
        <w:bottom w:val="none" w:sz="0" w:space="0" w:color="auto"/>
        <w:right w:val="none" w:sz="0" w:space="0" w:color="auto"/>
      </w:divBdr>
    </w:div>
    <w:div w:id="1462650592">
      <w:bodyDiv w:val="1"/>
      <w:marLeft w:val="0"/>
      <w:marRight w:val="0"/>
      <w:marTop w:val="0"/>
      <w:marBottom w:val="0"/>
      <w:divBdr>
        <w:top w:val="none" w:sz="0" w:space="0" w:color="auto"/>
        <w:left w:val="none" w:sz="0" w:space="0" w:color="auto"/>
        <w:bottom w:val="none" w:sz="0" w:space="0" w:color="auto"/>
        <w:right w:val="none" w:sz="0" w:space="0" w:color="auto"/>
      </w:divBdr>
    </w:div>
    <w:div w:id="1462651442">
      <w:bodyDiv w:val="1"/>
      <w:marLeft w:val="0"/>
      <w:marRight w:val="0"/>
      <w:marTop w:val="0"/>
      <w:marBottom w:val="0"/>
      <w:divBdr>
        <w:top w:val="none" w:sz="0" w:space="0" w:color="auto"/>
        <w:left w:val="none" w:sz="0" w:space="0" w:color="auto"/>
        <w:bottom w:val="none" w:sz="0" w:space="0" w:color="auto"/>
        <w:right w:val="none" w:sz="0" w:space="0" w:color="auto"/>
      </w:divBdr>
    </w:div>
    <w:div w:id="1463842187">
      <w:bodyDiv w:val="1"/>
      <w:marLeft w:val="0"/>
      <w:marRight w:val="0"/>
      <w:marTop w:val="0"/>
      <w:marBottom w:val="0"/>
      <w:divBdr>
        <w:top w:val="none" w:sz="0" w:space="0" w:color="auto"/>
        <w:left w:val="none" w:sz="0" w:space="0" w:color="auto"/>
        <w:bottom w:val="none" w:sz="0" w:space="0" w:color="auto"/>
        <w:right w:val="none" w:sz="0" w:space="0" w:color="auto"/>
      </w:divBdr>
      <w:divsChild>
        <w:div w:id="442845742">
          <w:marLeft w:val="547"/>
          <w:marRight w:val="0"/>
          <w:marTop w:val="96"/>
          <w:marBottom w:val="0"/>
          <w:divBdr>
            <w:top w:val="none" w:sz="0" w:space="0" w:color="auto"/>
            <w:left w:val="none" w:sz="0" w:space="0" w:color="auto"/>
            <w:bottom w:val="none" w:sz="0" w:space="0" w:color="auto"/>
            <w:right w:val="none" w:sz="0" w:space="0" w:color="auto"/>
          </w:divBdr>
        </w:div>
        <w:div w:id="1549948239">
          <w:marLeft w:val="547"/>
          <w:marRight w:val="0"/>
          <w:marTop w:val="96"/>
          <w:marBottom w:val="0"/>
          <w:divBdr>
            <w:top w:val="none" w:sz="0" w:space="0" w:color="auto"/>
            <w:left w:val="none" w:sz="0" w:space="0" w:color="auto"/>
            <w:bottom w:val="none" w:sz="0" w:space="0" w:color="auto"/>
            <w:right w:val="none" w:sz="0" w:space="0" w:color="auto"/>
          </w:divBdr>
        </w:div>
      </w:divsChild>
    </w:div>
    <w:div w:id="1464156821">
      <w:bodyDiv w:val="1"/>
      <w:marLeft w:val="0"/>
      <w:marRight w:val="0"/>
      <w:marTop w:val="0"/>
      <w:marBottom w:val="0"/>
      <w:divBdr>
        <w:top w:val="none" w:sz="0" w:space="0" w:color="auto"/>
        <w:left w:val="none" w:sz="0" w:space="0" w:color="auto"/>
        <w:bottom w:val="none" w:sz="0" w:space="0" w:color="auto"/>
        <w:right w:val="none" w:sz="0" w:space="0" w:color="auto"/>
      </w:divBdr>
    </w:div>
    <w:div w:id="1464347463">
      <w:bodyDiv w:val="1"/>
      <w:marLeft w:val="0"/>
      <w:marRight w:val="0"/>
      <w:marTop w:val="0"/>
      <w:marBottom w:val="0"/>
      <w:divBdr>
        <w:top w:val="none" w:sz="0" w:space="0" w:color="auto"/>
        <w:left w:val="none" w:sz="0" w:space="0" w:color="auto"/>
        <w:bottom w:val="none" w:sz="0" w:space="0" w:color="auto"/>
        <w:right w:val="none" w:sz="0" w:space="0" w:color="auto"/>
      </w:divBdr>
    </w:div>
    <w:div w:id="1464542006">
      <w:bodyDiv w:val="1"/>
      <w:marLeft w:val="0"/>
      <w:marRight w:val="0"/>
      <w:marTop w:val="0"/>
      <w:marBottom w:val="0"/>
      <w:divBdr>
        <w:top w:val="none" w:sz="0" w:space="0" w:color="auto"/>
        <w:left w:val="none" w:sz="0" w:space="0" w:color="auto"/>
        <w:bottom w:val="none" w:sz="0" w:space="0" w:color="auto"/>
        <w:right w:val="none" w:sz="0" w:space="0" w:color="auto"/>
      </w:divBdr>
    </w:div>
    <w:div w:id="1465543093">
      <w:bodyDiv w:val="1"/>
      <w:marLeft w:val="0"/>
      <w:marRight w:val="0"/>
      <w:marTop w:val="0"/>
      <w:marBottom w:val="0"/>
      <w:divBdr>
        <w:top w:val="none" w:sz="0" w:space="0" w:color="auto"/>
        <w:left w:val="none" w:sz="0" w:space="0" w:color="auto"/>
        <w:bottom w:val="none" w:sz="0" w:space="0" w:color="auto"/>
        <w:right w:val="none" w:sz="0" w:space="0" w:color="auto"/>
      </w:divBdr>
    </w:div>
    <w:div w:id="1466968501">
      <w:bodyDiv w:val="1"/>
      <w:marLeft w:val="0"/>
      <w:marRight w:val="0"/>
      <w:marTop w:val="0"/>
      <w:marBottom w:val="0"/>
      <w:divBdr>
        <w:top w:val="none" w:sz="0" w:space="0" w:color="auto"/>
        <w:left w:val="none" w:sz="0" w:space="0" w:color="auto"/>
        <w:bottom w:val="none" w:sz="0" w:space="0" w:color="auto"/>
        <w:right w:val="none" w:sz="0" w:space="0" w:color="auto"/>
      </w:divBdr>
      <w:divsChild>
        <w:div w:id="634456686">
          <w:marLeft w:val="1166"/>
          <w:marRight w:val="0"/>
          <w:marTop w:val="106"/>
          <w:marBottom w:val="0"/>
          <w:divBdr>
            <w:top w:val="none" w:sz="0" w:space="0" w:color="auto"/>
            <w:left w:val="none" w:sz="0" w:space="0" w:color="auto"/>
            <w:bottom w:val="none" w:sz="0" w:space="0" w:color="auto"/>
            <w:right w:val="none" w:sz="0" w:space="0" w:color="auto"/>
          </w:divBdr>
        </w:div>
        <w:div w:id="760564577">
          <w:marLeft w:val="1166"/>
          <w:marRight w:val="0"/>
          <w:marTop w:val="106"/>
          <w:marBottom w:val="0"/>
          <w:divBdr>
            <w:top w:val="none" w:sz="0" w:space="0" w:color="auto"/>
            <w:left w:val="none" w:sz="0" w:space="0" w:color="auto"/>
            <w:bottom w:val="none" w:sz="0" w:space="0" w:color="auto"/>
            <w:right w:val="none" w:sz="0" w:space="0" w:color="auto"/>
          </w:divBdr>
        </w:div>
        <w:div w:id="1948652608">
          <w:marLeft w:val="547"/>
          <w:marRight w:val="0"/>
          <w:marTop w:val="106"/>
          <w:marBottom w:val="0"/>
          <w:divBdr>
            <w:top w:val="none" w:sz="0" w:space="0" w:color="auto"/>
            <w:left w:val="none" w:sz="0" w:space="0" w:color="auto"/>
            <w:bottom w:val="none" w:sz="0" w:space="0" w:color="auto"/>
            <w:right w:val="none" w:sz="0" w:space="0" w:color="auto"/>
          </w:divBdr>
        </w:div>
        <w:div w:id="2092969989">
          <w:marLeft w:val="547"/>
          <w:marRight w:val="0"/>
          <w:marTop w:val="106"/>
          <w:marBottom w:val="0"/>
          <w:divBdr>
            <w:top w:val="none" w:sz="0" w:space="0" w:color="auto"/>
            <w:left w:val="none" w:sz="0" w:space="0" w:color="auto"/>
            <w:bottom w:val="none" w:sz="0" w:space="0" w:color="auto"/>
            <w:right w:val="none" w:sz="0" w:space="0" w:color="auto"/>
          </w:divBdr>
        </w:div>
      </w:divsChild>
    </w:div>
    <w:div w:id="1467166840">
      <w:bodyDiv w:val="1"/>
      <w:marLeft w:val="0"/>
      <w:marRight w:val="0"/>
      <w:marTop w:val="0"/>
      <w:marBottom w:val="0"/>
      <w:divBdr>
        <w:top w:val="none" w:sz="0" w:space="0" w:color="auto"/>
        <w:left w:val="none" w:sz="0" w:space="0" w:color="auto"/>
        <w:bottom w:val="none" w:sz="0" w:space="0" w:color="auto"/>
        <w:right w:val="none" w:sz="0" w:space="0" w:color="auto"/>
      </w:divBdr>
    </w:div>
    <w:div w:id="1468008915">
      <w:bodyDiv w:val="1"/>
      <w:marLeft w:val="0"/>
      <w:marRight w:val="0"/>
      <w:marTop w:val="0"/>
      <w:marBottom w:val="0"/>
      <w:divBdr>
        <w:top w:val="none" w:sz="0" w:space="0" w:color="auto"/>
        <w:left w:val="none" w:sz="0" w:space="0" w:color="auto"/>
        <w:bottom w:val="none" w:sz="0" w:space="0" w:color="auto"/>
        <w:right w:val="none" w:sz="0" w:space="0" w:color="auto"/>
      </w:divBdr>
    </w:div>
    <w:div w:id="1469012069">
      <w:bodyDiv w:val="1"/>
      <w:marLeft w:val="0"/>
      <w:marRight w:val="0"/>
      <w:marTop w:val="0"/>
      <w:marBottom w:val="0"/>
      <w:divBdr>
        <w:top w:val="none" w:sz="0" w:space="0" w:color="auto"/>
        <w:left w:val="none" w:sz="0" w:space="0" w:color="auto"/>
        <w:bottom w:val="none" w:sz="0" w:space="0" w:color="auto"/>
        <w:right w:val="none" w:sz="0" w:space="0" w:color="auto"/>
      </w:divBdr>
    </w:div>
    <w:div w:id="1469275739">
      <w:bodyDiv w:val="1"/>
      <w:marLeft w:val="0"/>
      <w:marRight w:val="0"/>
      <w:marTop w:val="0"/>
      <w:marBottom w:val="0"/>
      <w:divBdr>
        <w:top w:val="none" w:sz="0" w:space="0" w:color="auto"/>
        <w:left w:val="none" w:sz="0" w:space="0" w:color="auto"/>
        <w:bottom w:val="none" w:sz="0" w:space="0" w:color="auto"/>
        <w:right w:val="none" w:sz="0" w:space="0" w:color="auto"/>
      </w:divBdr>
    </w:div>
    <w:div w:id="1469587110">
      <w:bodyDiv w:val="1"/>
      <w:marLeft w:val="0"/>
      <w:marRight w:val="0"/>
      <w:marTop w:val="0"/>
      <w:marBottom w:val="0"/>
      <w:divBdr>
        <w:top w:val="none" w:sz="0" w:space="0" w:color="auto"/>
        <w:left w:val="none" w:sz="0" w:space="0" w:color="auto"/>
        <w:bottom w:val="none" w:sz="0" w:space="0" w:color="auto"/>
        <w:right w:val="none" w:sz="0" w:space="0" w:color="auto"/>
      </w:divBdr>
    </w:div>
    <w:div w:id="1469591027">
      <w:bodyDiv w:val="1"/>
      <w:marLeft w:val="0"/>
      <w:marRight w:val="0"/>
      <w:marTop w:val="0"/>
      <w:marBottom w:val="0"/>
      <w:divBdr>
        <w:top w:val="none" w:sz="0" w:space="0" w:color="auto"/>
        <w:left w:val="none" w:sz="0" w:space="0" w:color="auto"/>
        <w:bottom w:val="none" w:sz="0" w:space="0" w:color="auto"/>
        <w:right w:val="none" w:sz="0" w:space="0" w:color="auto"/>
      </w:divBdr>
      <w:divsChild>
        <w:div w:id="671568717">
          <w:marLeft w:val="1166"/>
          <w:marRight w:val="0"/>
          <w:marTop w:val="154"/>
          <w:marBottom w:val="0"/>
          <w:divBdr>
            <w:top w:val="none" w:sz="0" w:space="0" w:color="auto"/>
            <w:left w:val="none" w:sz="0" w:space="0" w:color="auto"/>
            <w:bottom w:val="none" w:sz="0" w:space="0" w:color="auto"/>
            <w:right w:val="none" w:sz="0" w:space="0" w:color="auto"/>
          </w:divBdr>
        </w:div>
        <w:div w:id="718672599">
          <w:marLeft w:val="547"/>
          <w:marRight w:val="0"/>
          <w:marTop w:val="154"/>
          <w:marBottom w:val="0"/>
          <w:divBdr>
            <w:top w:val="none" w:sz="0" w:space="0" w:color="auto"/>
            <w:left w:val="none" w:sz="0" w:space="0" w:color="auto"/>
            <w:bottom w:val="none" w:sz="0" w:space="0" w:color="auto"/>
            <w:right w:val="none" w:sz="0" w:space="0" w:color="auto"/>
          </w:divBdr>
        </w:div>
      </w:divsChild>
    </w:div>
    <w:div w:id="1469936940">
      <w:bodyDiv w:val="1"/>
      <w:marLeft w:val="0"/>
      <w:marRight w:val="0"/>
      <w:marTop w:val="0"/>
      <w:marBottom w:val="0"/>
      <w:divBdr>
        <w:top w:val="none" w:sz="0" w:space="0" w:color="auto"/>
        <w:left w:val="none" w:sz="0" w:space="0" w:color="auto"/>
        <w:bottom w:val="none" w:sz="0" w:space="0" w:color="auto"/>
        <w:right w:val="none" w:sz="0" w:space="0" w:color="auto"/>
      </w:divBdr>
    </w:div>
    <w:div w:id="1470055804">
      <w:bodyDiv w:val="1"/>
      <w:marLeft w:val="0"/>
      <w:marRight w:val="0"/>
      <w:marTop w:val="0"/>
      <w:marBottom w:val="0"/>
      <w:divBdr>
        <w:top w:val="none" w:sz="0" w:space="0" w:color="auto"/>
        <w:left w:val="none" w:sz="0" w:space="0" w:color="auto"/>
        <w:bottom w:val="none" w:sz="0" w:space="0" w:color="auto"/>
        <w:right w:val="none" w:sz="0" w:space="0" w:color="auto"/>
      </w:divBdr>
    </w:div>
    <w:div w:id="1470325252">
      <w:bodyDiv w:val="1"/>
      <w:marLeft w:val="0"/>
      <w:marRight w:val="0"/>
      <w:marTop w:val="0"/>
      <w:marBottom w:val="0"/>
      <w:divBdr>
        <w:top w:val="none" w:sz="0" w:space="0" w:color="auto"/>
        <w:left w:val="none" w:sz="0" w:space="0" w:color="auto"/>
        <w:bottom w:val="none" w:sz="0" w:space="0" w:color="auto"/>
        <w:right w:val="none" w:sz="0" w:space="0" w:color="auto"/>
      </w:divBdr>
    </w:div>
    <w:div w:id="1470705065">
      <w:bodyDiv w:val="1"/>
      <w:marLeft w:val="0"/>
      <w:marRight w:val="0"/>
      <w:marTop w:val="0"/>
      <w:marBottom w:val="0"/>
      <w:divBdr>
        <w:top w:val="none" w:sz="0" w:space="0" w:color="auto"/>
        <w:left w:val="none" w:sz="0" w:space="0" w:color="auto"/>
        <w:bottom w:val="none" w:sz="0" w:space="0" w:color="auto"/>
        <w:right w:val="none" w:sz="0" w:space="0" w:color="auto"/>
      </w:divBdr>
    </w:div>
    <w:div w:id="1470781181">
      <w:bodyDiv w:val="1"/>
      <w:marLeft w:val="0"/>
      <w:marRight w:val="0"/>
      <w:marTop w:val="0"/>
      <w:marBottom w:val="0"/>
      <w:divBdr>
        <w:top w:val="none" w:sz="0" w:space="0" w:color="auto"/>
        <w:left w:val="none" w:sz="0" w:space="0" w:color="auto"/>
        <w:bottom w:val="none" w:sz="0" w:space="0" w:color="auto"/>
        <w:right w:val="none" w:sz="0" w:space="0" w:color="auto"/>
      </w:divBdr>
    </w:div>
    <w:div w:id="1470903460">
      <w:bodyDiv w:val="1"/>
      <w:marLeft w:val="0"/>
      <w:marRight w:val="0"/>
      <w:marTop w:val="0"/>
      <w:marBottom w:val="0"/>
      <w:divBdr>
        <w:top w:val="none" w:sz="0" w:space="0" w:color="auto"/>
        <w:left w:val="none" w:sz="0" w:space="0" w:color="auto"/>
        <w:bottom w:val="none" w:sz="0" w:space="0" w:color="auto"/>
        <w:right w:val="none" w:sz="0" w:space="0" w:color="auto"/>
      </w:divBdr>
    </w:div>
    <w:div w:id="1471168869">
      <w:bodyDiv w:val="1"/>
      <w:marLeft w:val="0"/>
      <w:marRight w:val="0"/>
      <w:marTop w:val="0"/>
      <w:marBottom w:val="0"/>
      <w:divBdr>
        <w:top w:val="none" w:sz="0" w:space="0" w:color="auto"/>
        <w:left w:val="none" w:sz="0" w:space="0" w:color="auto"/>
        <w:bottom w:val="none" w:sz="0" w:space="0" w:color="auto"/>
        <w:right w:val="none" w:sz="0" w:space="0" w:color="auto"/>
      </w:divBdr>
    </w:div>
    <w:div w:id="1471904223">
      <w:bodyDiv w:val="1"/>
      <w:marLeft w:val="0"/>
      <w:marRight w:val="0"/>
      <w:marTop w:val="0"/>
      <w:marBottom w:val="0"/>
      <w:divBdr>
        <w:top w:val="none" w:sz="0" w:space="0" w:color="auto"/>
        <w:left w:val="none" w:sz="0" w:space="0" w:color="auto"/>
        <w:bottom w:val="none" w:sz="0" w:space="0" w:color="auto"/>
        <w:right w:val="none" w:sz="0" w:space="0" w:color="auto"/>
      </w:divBdr>
    </w:div>
    <w:div w:id="1473132838">
      <w:bodyDiv w:val="1"/>
      <w:marLeft w:val="0"/>
      <w:marRight w:val="0"/>
      <w:marTop w:val="0"/>
      <w:marBottom w:val="0"/>
      <w:divBdr>
        <w:top w:val="none" w:sz="0" w:space="0" w:color="auto"/>
        <w:left w:val="none" w:sz="0" w:space="0" w:color="auto"/>
        <w:bottom w:val="none" w:sz="0" w:space="0" w:color="auto"/>
        <w:right w:val="none" w:sz="0" w:space="0" w:color="auto"/>
      </w:divBdr>
    </w:div>
    <w:div w:id="1473599943">
      <w:bodyDiv w:val="1"/>
      <w:marLeft w:val="0"/>
      <w:marRight w:val="0"/>
      <w:marTop w:val="0"/>
      <w:marBottom w:val="0"/>
      <w:divBdr>
        <w:top w:val="none" w:sz="0" w:space="0" w:color="auto"/>
        <w:left w:val="none" w:sz="0" w:space="0" w:color="auto"/>
        <w:bottom w:val="none" w:sz="0" w:space="0" w:color="auto"/>
        <w:right w:val="none" w:sz="0" w:space="0" w:color="auto"/>
      </w:divBdr>
    </w:div>
    <w:div w:id="1474567011">
      <w:bodyDiv w:val="1"/>
      <w:marLeft w:val="0"/>
      <w:marRight w:val="0"/>
      <w:marTop w:val="0"/>
      <w:marBottom w:val="0"/>
      <w:divBdr>
        <w:top w:val="none" w:sz="0" w:space="0" w:color="auto"/>
        <w:left w:val="none" w:sz="0" w:space="0" w:color="auto"/>
        <w:bottom w:val="none" w:sz="0" w:space="0" w:color="auto"/>
        <w:right w:val="none" w:sz="0" w:space="0" w:color="auto"/>
      </w:divBdr>
    </w:div>
    <w:div w:id="1474906072">
      <w:bodyDiv w:val="1"/>
      <w:marLeft w:val="0"/>
      <w:marRight w:val="0"/>
      <w:marTop w:val="0"/>
      <w:marBottom w:val="0"/>
      <w:divBdr>
        <w:top w:val="none" w:sz="0" w:space="0" w:color="auto"/>
        <w:left w:val="none" w:sz="0" w:space="0" w:color="auto"/>
        <w:bottom w:val="none" w:sz="0" w:space="0" w:color="auto"/>
        <w:right w:val="none" w:sz="0" w:space="0" w:color="auto"/>
      </w:divBdr>
      <w:divsChild>
        <w:div w:id="1313288861">
          <w:marLeft w:val="547"/>
          <w:marRight w:val="0"/>
          <w:marTop w:val="134"/>
          <w:marBottom w:val="0"/>
          <w:divBdr>
            <w:top w:val="none" w:sz="0" w:space="0" w:color="auto"/>
            <w:left w:val="none" w:sz="0" w:space="0" w:color="auto"/>
            <w:bottom w:val="none" w:sz="0" w:space="0" w:color="auto"/>
            <w:right w:val="none" w:sz="0" w:space="0" w:color="auto"/>
          </w:divBdr>
        </w:div>
        <w:div w:id="1633947052">
          <w:marLeft w:val="547"/>
          <w:marRight w:val="0"/>
          <w:marTop w:val="134"/>
          <w:marBottom w:val="0"/>
          <w:divBdr>
            <w:top w:val="none" w:sz="0" w:space="0" w:color="auto"/>
            <w:left w:val="none" w:sz="0" w:space="0" w:color="auto"/>
            <w:bottom w:val="none" w:sz="0" w:space="0" w:color="auto"/>
            <w:right w:val="none" w:sz="0" w:space="0" w:color="auto"/>
          </w:divBdr>
        </w:div>
      </w:divsChild>
    </w:div>
    <w:div w:id="1475874036">
      <w:bodyDiv w:val="1"/>
      <w:marLeft w:val="0"/>
      <w:marRight w:val="0"/>
      <w:marTop w:val="0"/>
      <w:marBottom w:val="0"/>
      <w:divBdr>
        <w:top w:val="none" w:sz="0" w:space="0" w:color="auto"/>
        <w:left w:val="none" w:sz="0" w:space="0" w:color="auto"/>
        <w:bottom w:val="none" w:sz="0" w:space="0" w:color="auto"/>
        <w:right w:val="none" w:sz="0" w:space="0" w:color="auto"/>
      </w:divBdr>
    </w:div>
    <w:div w:id="1476215365">
      <w:bodyDiv w:val="1"/>
      <w:marLeft w:val="0"/>
      <w:marRight w:val="0"/>
      <w:marTop w:val="0"/>
      <w:marBottom w:val="0"/>
      <w:divBdr>
        <w:top w:val="none" w:sz="0" w:space="0" w:color="auto"/>
        <w:left w:val="none" w:sz="0" w:space="0" w:color="auto"/>
        <w:bottom w:val="none" w:sz="0" w:space="0" w:color="auto"/>
        <w:right w:val="none" w:sz="0" w:space="0" w:color="auto"/>
      </w:divBdr>
    </w:div>
    <w:div w:id="1476337734">
      <w:bodyDiv w:val="1"/>
      <w:marLeft w:val="0"/>
      <w:marRight w:val="0"/>
      <w:marTop w:val="0"/>
      <w:marBottom w:val="0"/>
      <w:divBdr>
        <w:top w:val="none" w:sz="0" w:space="0" w:color="auto"/>
        <w:left w:val="none" w:sz="0" w:space="0" w:color="auto"/>
        <w:bottom w:val="none" w:sz="0" w:space="0" w:color="auto"/>
        <w:right w:val="none" w:sz="0" w:space="0" w:color="auto"/>
      </w:divBdr>
      <w:divsChild>
        <w:div w:id="114953224">
          <w:marLeft w:val="1166"/>
          <w:marRight w:val="0"/>
          <w:marTop w:val="134"/>
          <w:marBottom w:val="0"/>
          <w:divBdr>
            <w:top w:val="none" w:sz="0" w:space="0" w:color="auto"/>
            <w:left w:val="none" w:sz="0" w:space="0" w:color="auto"/>
            <w:bottom w:val="none" w:sz="0" w:space="0" w:color="auto"/>
            <w:right w:val="none" w:sz="0" w:space="0" w:color="auto"/>
          </w:divBdr>
        </w:div>
        <w:div w:id="381637237">
          <w:marLeft w:val="1166"/>
          <w:marRight w:val="0"/>
          <w:marTop w:val="134"/>
          <w:marBottom w:val="0"/>
          <w:divBdr>
            <w:top w:val="none" w:sz="0" w:space="0" w:color="auto"/>
            <w:left w:val="none" w:sz="0" w:space="0" w:color="auto"/>
            <w:bottom w:val="none" w:sz="0" w:space="0" w:color="auto"/>
            <w:right w:val="none" w:sz="0" w:space="0" w:color="auto"/>
          </w:divBdr>
        </w:div>
        <w:div w:id="676689849">
          <w:marLeft w:val="1166"/>
          <w:marRight w:val="0"/>
          <w:marTop w:val="134"/>
          <w:marBottom w:val="0"/>
          <w:divBdr>
            <w:top w:val="none" w:sz="0" w:space="0" w:color="auto"/>
            <w:left w:val="none" w:sz="0" w:space="0" w:color="auto"/>
            <w:bottom w:val="none" w:sz="0" w:space="0" w:color="auto"/>
            <w:right w:val="none" w:sz="0" w:space="0" w:color="auto"/>
          </w:divBdr>
        </w:div>
        <w:div w:id="1112167349">
          <w:marLeft w:val="1166"/>
          <w:marRight w:val="0"/>
          <w:marTop w:val="134"/>
          <w:marBottom w:val="0"/>
          <w:divBdr>
            <w:top w:val="none" w:sz="0" w:space="0" w:color="auto"/>
            <w:left w:val="none" w:sz="0" w:space="0" w:color="auto"/>
            <w:bottom w:val="none" w:sz="0" w:space="0" w:color="auto"/>
            <w:right w:val="none" w:sz="0" w:space="0" w:color="auto"/>
          </w:divBdr>
        </w:div>
        <w:div w:id="1774201992">
          <w:marLeft w:val="547"/>
          <w:marRight w:val="0"/>
          <w:marTop w:val="154"/>
          <w:marBottom w:val="0"/>
          <w:divBdr>
            <w:top w:val="none" w:sz="0" w:space="0" w:color="auto"/>
            <w:left w:val="none" w:sz="0" w:space="0" w:color="auto"/>
            <w:bottom w:val="none" w:sz="0" w:space="0" w:color="auto"/>
            <w:right w:val="none" w:sz="0" w:space="0" w:color="auto"/>
          </w:divBdr>
        </w:div>
      </w:divsChild>
    </w:div>
    <w:div w:id="1476797782">
      <w:bodyDiv w:val="1"/>
      <w:marLeft w:val="0"/>
      <w:marRight w:val="0"/>
      <w:marTop w:val="0"/>
      <w:marBottom w:val="0"/>
      <w:divBdr>
        <w:top w:val="none" w:sz="0" w:space="0" w:color="auto"/>
        <w:left w:val="none" w:sz="0" w:space="0" w:color="auto"/>
        <w:bottom w:val="none" w:sz="0" w:space="0" w:color="auto"/>
        <w:right w:val="none" w:sz="0" w:space="0" w:color="auto"/>
      </w:divBdr>
      <w:divsChild>
        <w:div w:id="116023692">
          <w:marLeft w:val="0"/>
          <w:marRight w:val="0"/>
          <w:marTop w:val="0"/>
          <w:marBottom w:val="0"/>
          <w:divBdr>
            <w:top w:val="none" w:sz="0" w:space="0" w:color="auto"/>
            <w:left w:val="none" w:sz="0" w:space="0" w:color="auto"/>
            <w:bottom w:val="none" w:sz="0" w:space="0" w:color="auto"/>
            <w:right w:val="none" w:sz="0" w:space="0" w:color="auto"/>
          </w:divBdr>
        </w:div>
      </w:divsChild>
    </w:div>
    <w:div w:id="1478261830">
      <w:bodyDiv w:val="1"/>
      <w:marLeft w:val="0"/>
      <w:marRight w:val="0"/>
      <w:marTop w:val="0"/>
      <w:marBottom w:val="0"/>
      <w:divBdr>
        <w:top w:val="none" w:sz="0" w:space="0" w:color="auto"/>
        <w:left w:val="none" w:sz="0" w:space="0" w:color="auto"/>
        <w:bottom w:val="none" w:sz="0" w:space="0" w:color="auto"/>
        <w:right w:val="none" w:sz="0" w:space="0" w:color="auto"/>
      </w:divBdr>
    </w:div>
    <w:div w:id="1478496681">
      <w:bodyDiv w:val="1"/>
      <w:marLeft w:val="0"/>
      <w:marRight w:val="0"/>
      <w:marTop w:val="0"/>
      <w:marBottom w:val="0"/>
      <w:divBdr>
        <w:top w:val="none" w:sz="0" w:space="0" w:color="auto"/>
        <w:left w:val="none" w:sz="0" w:space="0" w:color="auto"/>
        <w:bottom w:val="none" w:sz="0" w:space="0" w:color="auto"/>
        <w:right w:val="none" w:sz="0" w:space="0" w:color="auto"/>
      </w:divBdr>
    </w:div>
    <w:div w:id="1478953388">
      <w:bodyDiv w:val="1"/>
      <w:marLeft w:val="0"/>
      <w:marRight w:val="0"/>
      <w:marTop w:val="0"/>
      <w:marBottom w:val="0"/>
      <w:divBdr>
        <w:top w:val="none" w:sz="0" w:space="0" w:color="auto"/>
        <w:left w:val="none" w:sz="0" w:space="0" w:color="auto"/>
        <w:bottom w:val="none" w:sz="0" w:space="0" w:color="auto"/>
        <w:right w:val="none" w:sz="0" w:space="0" w:color="auto"/>
      </w:divBdr>
    </w:div>
    <w:div w:id="1479570502">
      <w:bodyDiv w:val="1"/>
      <w:marLeft w:val="0"/>
      <w:marRight w:val="0"/>
      <w:marTop w:val="0"/>
      <w:marBottom w:val="0"/>
      <w:divBdr>
        <w:top w:val="none" w:sz="0" w:space="0" w:color="auto"/>
        <w:left w:val="none" w:sz="0" w:space="0" w:color="auto"/>
        <w:bottom w:val="none" w:sz="0" w:space="0" w:color="auto"/>
        <w:right w:val="none" w:sz="0" w:space="0" w:color="auto"/>
      </w:divBdr>
    </w:div>
    <w:div w:id="1479834957">
      <w:bodyDiv w:val="1"/>
      <w:marLeft w:val="0"/>
      <w:marRight w:val="0"/>
      <w:marTop w:val="0"/>
      <w:marBottom w:val="0"/>
      <w:divBdr>
        <w:top w:val="none" w:sz="0" w:space="0" w:color="auto"/>
        <w:left w:val="none" w:sz="0" w:space="0" w:color="auto"/>
        <w:bottom w:val="none" w:sz="0" w:space="0" w:color="auto"/>
        <w:right w:val="none" w:sz="0" w:space="0" w:color="auto"/>
      </w:divBdr>
    </w:div>
    <w:div w:id="1480803044">
      <w:bodyDiv w:val="1"/>
      <w:marLeft w:val="0"/>
      <w:marRight w:val="0"/>
      <w:marTop w:val="0"/>
      <w:marBottom w:val="0"/>
      <w:divBdr>
        <w:top w:val="none" w:sz="0" w:space="0" w:color="auto"/>
        <w:left w:val="none" w:sz="0" w:space="0" w:color="auto"/>
        <w:bottom w:val="none" w:sz="0" w:space="0" w:color="auto"/>
        <w:right w:val="none" w:sz="0" w:space="0" w:color="auto"/>
      </w:divBdr>
    </w:div>
    <w:div w:id="1480805646">
      <w:bodyDiv w:val="1"/>
      <w:marLeft w:val="0"/>
      <w:marRight w:val="0"/>
      <w:marTop w:val="0"/>
      <w:marBottom w:val="0"/>
      <w:divBdr>
        <w:top w:val="none" w:sz="0" w:space="0" w:color="auto"/>
        <w:left w:val="none" w:sz="0" w:space="0" w:color="auto"/>
        <w:bottom w:val="none" w:sz="0" w:space="0" w:color="auto"/>
        <w:right w:val="none" w:sz="0" w:space="0" w:color="auto"/>
      </w:divBdr>
    </w:div>
    <w:div w:id="1481654189">
      <w:bodyDiv w:val="1"/>
      <w:marLeft w:val="0"/>
      <w:marRight w:val="0"/>
      <w:marTop w:val="0"/>
      <w:marBottom w:val="0"/>
      <w:divBdr>
        <w:top w:val="none" w:sz="0" w:space="0" w:color="auto"/>
        <w:left w:val="none" w:sz="0" w:space="0" w:color="auto"/>
        <w:bottom w:val="none" w:sz="0" w:space="0" w:color="auto"/>
        <w:right w:val="none" w:sz="0" w:space="0" w:color="auto"/>
      </w:divBdr>
    </w:div>
    <w:div w:id="1482387822">
      <w:bodyDiv w:val="1"/>
      <w:marLeft w:val="0"/>
      <w:marRight w:val="0"/>
      <w:marTop w:val="0"/>
      <w:marBottom w:val="0"/>
      <w:divBdr>
        <w:top w:val="none" w:sz="0" w:space="0" w:color="auto"/>
        <w:left w:val="none" w:sz="0" w:space="0" w:color="auto"/>
        <w:bottom w:val="none" w:sz="0" w:space="0" w:color="auto"/>
        <w:right w:val="none" w:sz="0" w:space="0" w:color="auto"/>
      </w:divBdr>
    </w:div>
    <w:div w:id="1482577031">
      <w:bodyDiv w:val="1"/>
      <w:marLeft w:val="0"/>
      <w:marRight w:val="0"/>
      <w:marTop w:val="0"/>
      <w:marBottom w:val="0"/>
      <w:divBdr>
        <w:top w:val="none" w:sz="0" w:space="0" w:color="auto"/>
        <w:left w:val="none" w:sz="0" w:space="0" w:color="auto"/>
        <w:bottom w:val="none" w:sz="0" w:space="0" w:color="auto"/>
        <w:right w:val="none" w:sz="0" w:space="0" w:color="auto"/>
      </w:divBdr>
    </w:div>
    <w:div w:id="1482848334">
      <w:bodyDiv w:val="1"/>
      <w:marLeft w:val="0"/>
      <w:marRight w:val="0"/>
      <w:marTop w:val="0"/>
      <w:marBottom w:val="0"/>
      <w:divBdr>
        <w:top w:val="none" w:sz="0" w:space="0" w:color="auto"/>
        <w:left w:val="none" w:sz="0" w:space="0" w:color="auto"/>
        <w:bottom w:val="none" w:sz="0" w:space="0" w:color="auto"/>
        <w:right w:val="none" w:sz="0" w:space="0" w:color="auto"/>
      </w:divBdr>
    </w:div>
    <w:div w:id="1482890238">
      <w:bodyDiv w:val="1"/>
      <w:marLeft w:val="0"/>
      <w:marRight w:val="0"/>
      <w:marTop w:val="0"/>
      <w:marBottom w:val="0"/>
      <w:divBdr>
        <w:top w:val="none" w:sz="0" w:space="0" w:color="auto"/>
        <w:left w:val="none" w:sz="0" w:space="0" w:color="auto"/>
        <w:bottom w:val="none" w:sz="0" w:space="0" w:color="auto"/>
        <w:right w:val="none" w:sz="0" w:space="0" w:color="auto"/>
      </w:divBdr>
    </w:div>
    <w:div w:id="1482962400">
      <w:bodyDiv w:val="1"/>
      <w:marLeft w:val="0"/>
      <w:marRight w:val="0"/>
      <w:marTop w:val="0"/>
      <w:marBottom w:val="0"/>
      <w:divBdr>
        <w:top w:val="none" w:sz="0" w:space="0" w:color="auto"/>
        <w:left w:val="none" w:sz="0" w:space="0" w:color="auto"/>
        <w:bottom w:val="none" w:sz="0" w:space="0" w:color="auto"/>
        <w:right w:val="none" w:sz="0" w:space="0" w:color="auto"/>
      </w:divBdr>
    </w:div>
    <w:div w:id="1485244411">
      <w:bodyDiv w:val="1"/>
      <w:marLeft w:val="0"/>
      <w:marRight w:val="0"/>
      <w:marTop w:val="0"/>
      <w:marBottom w:val="0"/>
      <w:divBdr>
        <w:top w:val="none" w:sz="0" w:space="0" w:color="auto"/>
        <w:left w:val="none" w:sz="0" w:space="0" w:color="auto"/>
        <w:bottom w:val="none" w:sz="0" w:space="0" w:color="auto"/>
        <w:right w:val="none" w:sz="0" w:space="0" w:color="auto"/>
      </w:divBdr>
      <w:divsChild>
        <w:div w:id="193345343">
          <w:marLeft w:val="547"/>
          <w:marRight w:val="0"/>
          <w:marTop w:val="115"/>
          <w:marBottom w:val="0"/>
          <w:divBdr>
            <w:top w:val="none" w:sz="0" w:space="0" w:color="auto"/>
            <w:left w:val="none" w:sz="0" w:space="0" w:color="auto"/>
            <w:bottom w:val="none" w:sz="0" w:space="0" w:color="auto"/>
            <w:right w:val="none" w:sz="0" w:space="0" w:color="auto"/>
          </w:divBdr>
        </w:div>
        <w:div w:id="998922872">
          <w:marLeft w:val="1166"/>
          <w:marRight w:val="0"/>
          <w:marTop w:val="96"/>
          <w:marBottom w:val="0"/>
          <w:divBdr>
            <w:top w:val="none" w:sz="0" w:space="0" w:color="auto"/>
            <w:left w:val="none" w:sz="0" w:space="0" w:color="auto"/>
            <w:bottom w:val="none" w:sz="0" w:space="0" w:color="auto"/>
            <w:right w:val="none" w:sz="0" w:space="0" w:color="auto"/>
          </w:divBdr>
        </w:div>
        <w:div w:id="1013606880">
          <w:marLeft w:val="1166"/>
          <w:marRight w:val="0"/>
          <w:marTop w:val="96"/>
          <w:marBottom w:val="0"/>
          <w:divBdr>
            <w:top w:val="none" w:sz="0" w:space="0" w:color="auto"/>
            <w:left w:val="none" w:sz="0" w:space="0" w:color="auto"/>
            <w:bottom w:val="none" w:sz="0" w:space="0" w:color="auto"/>
            <w:right w:val="none" w:sz="0" w:space="0" w:color="auto"/>
          </w:divBdr>
        </w:div>
        <w:div w:id="1047333515">
          <w:marLeft w:val="1166"/>
          <w:marRight w:val="0"/>
          <w:marTop w:val="96"/>
          <w:marBottom w:val="0"/>
          <w:divBdr>
            <w:top w:val="none" w:sz="0" w:space="0" w:color="auto"/>
            <w:left w:val="none" w:sz="0" w:space="0" w:color="auto"/>
            <w:bottom w:val="none" w:sz="0" w:space="0" w:color="auto"/>
            <w:right w:val="none" w:sz="0" w:space="0" w:color="auto"/>
          </w:divBdr>
        </w:div>
        <w:div w:id="1119448233">
          <w:marLeft w:val="1166"/>
          <w:marRight w:val="0"/>
          <w:marTop w:val="96"/>
          <w:marBottom w:val="0"/>
          <w:divBdr>
            <w:top w:val="none" w:sz="0" w:space="0" w:color="auto"/>
            <w:left w:val="none" w:sz="0" w:space="0" w:color="auto"/>
            <w:bottom w:val="none" w:sz="0" w:space="0" w:color="auto"/>
            <w:right w:val="none" w:sz="0" w:space="0" w:color="auto"/>
          </w:divBdr>
        </w:div>
        <w:div w:id="1760758057">
          <w:marLeft w:val="1166"/>
          <w:marRight w:val="0"/>
          <w:marTop w:val="96"/>
          <w:marBottom w:val="0"/>
          <w:divBdr>
            <w:top w:val="none" w:sz="0" w:space="0" w:color="auto"/>
            <w:left w:val="none" w:sz="0" w:space="0" w:color="auto"/>
            <w:bottom w:val="none" w:sz="0" w:space="0" w:color="auto"/>
            <w:right w:val="none" w:sz="0" w:space="0" w:color="auto"/>
          </w:divBdr>
        </w:div>
        <w:div w:id="1973175709">
          <w:marLeft w:val="547"/>
          <w:marRight w:val="0"/>
          <w:marTop w:val="115"/>
          <w:marBottom w:val="0"/>
          <w:divBdr>
            <w:top w:val="none" w:sz="0" w:space="0" w:color="auto"/>
            <w:left w:val="none" w:sz="0" w:space="0" w:color="auto"/>
            <w:bottom w:val="none" w:sz="0" w:space="0" w:color="auto"/>
            <w:right w:val="none" w:sz="0" w:space="0" w:color="auto"/>
          </w:divBdr>
        </w:div>
        <w:div w:id="2044867408">
          <w:marLeft w:val="1166"/>
          <w:marRight w:val="0"/>
          <w:marTop w:val="96"/>
          <w:marBottom w:val="0"/>
          <w:divBdr>
            <w:top w:val="none" w:sz="0" w:space="0" w:color="auto"/>
            <w:left w:val="none" w:sz="0" w:space="0" w:color="auto"/>
            <w:bottom w:val="none" w:sz="0" w:space="0" w:color="auto"/>
            <w:right w:val="none" w:sz="0" w:space="0" w:color="auto"/>
          </w:divBdr>
        </w:div>
      </w:divsChild>
    </w:div>
    <w:div w:id="1485467329">
      <w:bodyDiv w:val="1"/>
      <w:marLeft w:val="0"/>
      <w:marRight w:val="0"/>
      <w:marTop w:val="0"/>
      <w:marBottom w:val="0"/>
      <w:divBdr>
        <w:top w:val="none" w:sz="0" w:space="0" w:color="auto"/>
        <w:left w:val="none" w:sz="0" w:space="0" w:color="auto"/>
        <w:bottom w:val="none" w:sz="0" w:space="0" w:color="auto"/>
        <w:right w:val="none" w:sz="0" w:space="0" w:color="auto"/>
      </w:divBdr>
    </w:div>
    <w:div w:id="1485972785">
      <w:bodyDiv w:val="1"/>
      <w:marLeft w:val="0"/>
      <w:marRight w:val="0"/>
      <w:marTop w:val="0"/>
      <w:marBottom w:val="0"/>
      <w:divBdr>
        <w:top w:val="none" w:sz="0" w:space="0" w:color="auto"/>
        <w:left w:val="none" w:sz="0" w:space="0" w:color="auto"/>
        <w:bottom w:val="none" w:sz="0" w:space="0" w:color="auto"/>
        <w:right w:val="none" w:sz="0" w:space="0" w:color="auto"/>
      </w:divBdr>
    </w:div>
    <w:div w:id="1486703624">
      <w:bodyDiv w:val="1"/>
      <w:marLeft w:val="0"/>
      <w:marRight w:val="0"/>
      <w:marTop w:val="0"/>
      <w:marBottom w:val="0"/>
      <w:divBdr>
        <w:top w:val="none" w:sz="0" w:space="0" w:color="auto"/>
        <w:left w:val="none" w:sz="0" w:space="0" w:color="auto"/>
        <w:bottom w:val="none" w:sz="0" w:space="0" w:color="auto"/>
        <w:right w:val="none" w:sz="0" w:space="0" w:color="auto"/>
      </w:divBdr>
    </w:div>
    <w:div w:id="1486780483">
      <w:bodyDiv w:val="1"/>
      <w:marLeft w:val="0"/>
      <w:marRight w:val="0"/>
      <w:marTop w:val="0"/>
      <w:marBottom w:val="0"/>
      <w:divBdr>
        <w:top w:val="none" w:sz="0" w:space="0" w:color="auto"/>
        <w:left w:val="none" w:sz="0" w:space="0" w:color="auto"/>
        <w:bottom w:val="none" w:sz="0" w:space="0" w:color="auto"/>
        <w:right w:val="none" w:sz="0" w:space="0" w:color="auto"/>
      </w:divBdr>
    </w:div>
    <w:div w:id="1486968567">
      <w:bodyDiv w:val="1"/>
      <w:marLeft w:val="0"/>
      <w:marRight w:val="0"/>
      <w:marTop w:val="0"/>
      <w:marBottom w:val="0"/>
      <w:divBdr>
        <w:top w:val="none" w:sz="0" w:space="0" w:color="auto"/>
        <w:left w:val="none" w:sz="0" w:space="0" w:color="auto"/>
        <w:bottom w:val="none" w:sz="0" w:space="0" w:color="auto"/>
        <w:right w:val="none" w:sz="0" w:space="0" w:color="auto"/>
      </w:divBdr>
    </w:div>
    <w:div w:id="1488280261">
      <w:bodyDiv w:val="1"/>
      <w:marLeft w:val="0"/>
      <w:marRight w:val="0"/>
      <w:marTop w:val="0"/>
      <w:marBottom w:val="0"/>
      <w:divBdr>
        <w:top w:val="none" w:sz="0" w:space="0" w:color="auto"/>
        <w:left w:val="none" w:sz="0" w:space="0" w:color="auto"/>
        <w:bottom w:val="none" w:sz="0" w:space="0" w:color="auto"/>
        <w:right w:val="none" w:sz="0" w:space="0" w:color="auto"/>
      </w:divBdr>
      <w:divsChild>
        <w:div w:id="922029060">
          <w:marLeft w:val="1166"/>
          <w:marRight w:val="0"/>
          <w:marTop w:val="77"/>
          <w:marBottom w:val="0"/>
          <w:divBdr>
            <w:top w:val="none" w:sz="0" w:space="0" w:color="auto"/>
            <w:left w:val="none" w:sz="0" w:space="0" w:color="auto"/>
            <w:bottom w:val="none" w:sz="0" w:space="0" w:color="auto"/>
            <w:right w:val="none" w:sz="0" w:space="0" w:color="auto"/>
          </w:divBdr>
        </w:div>
        <w:div w:id="936517827">
          <w:marLeft w:val="1166"/>
          <w:marRight w:val="0"/>
          <w:marTop w:val="77"/>
          <w:marBottom w:val="0"/>
          <w:divBdr>
            <w:top w:val="none" w:sz="0" w:space="0" w:color="auto"/>
            <w:left w:val="none" w:sz="0" w:space="0" w:color="auto"/>
            <w:bottom w:val="none" w:sz="0" w:space="0" w:color="auto"/>
            <w:right w:val="none" w:sz="0" w:space="0" w:color="auto"/>
          </w:divBdr>
        </w:div>
        <w:div w:id="1690984232">
          <w:marLeft w:val="1166"/>
          <w:marRight w:val="0"/>
          <w:marTop w:val="77"/>
          <w:marBottom w:val="0"/>
          <w:divBdr>
            <w:top w:val="none" w:sz="0" w:space="0" w:color="auto"/>
            <w:left w:val="none" w:sz="0" w:space="0" w:color="auto"/>
            <w:bottom w:val="none" w:sz="0" w:space="0" w:color="auto"/>
            <w:right w:val="none" w:sz="0" w:space="0" w:color="auto"/>
          </w:divBdr>
        </w:div>
        <w:div w:id="2038894810">
          <w:marLeft w:val="1166"/>
          <w:marRight w:val="0"/>
          <w:marTop w:val="77"/>
          <w:marBottom w:val="0"/>
          <w:divBdr>
            <w:top w:val="none" w:sz="0" w:space="0" w:color="auto"/>
            <w:left w:val="none" w:sz="0" w:space="0" w:color="auto"/>
            <w:bottom w:val="none" w:sz="0" w:space="0" w:color="auto"/>
            <w:right w:val="none" w:sz="0" w:space="0" w:color="auto"/>
          </w:divBdr>
        </w:div>
      </w:divsChild>
    </w:div>
    <w:div w:id="1488670055">
      <w:bodyDiv w:val="1"/>
      <w:marLeft w:val="0"/>
      <w:marRight w:val="0"/>
      <w:marTop w:val="0"/>
      <w:marBottom w:val="0"/>
      <w:divBdr>
        <w:top w:val="none" w:sz="0" w:space="0" w:color="auto"/>
        <w:left w:val="none" w:sz="0" w:space="0" w:color="auto"/>
        <w:bottom w:val="none" w:sz="0" w:space="0" w:color="auto"/>
        <w:right w:val="none" w:sz="0" w:space="0" w:color="auto"/>
      </w:divBdr>
    </w:div>
    <w:div w:id="1488746853">
      <w:bodyDiv w:val="1"/>
      <w:marLeft w:val="0"/>
      <w:marRight w:val="0"/>
      <w:marTop w:val="0"/>
      <w:marBottom w:val="0"/>
      <w:divBdr>
        <w:top w:val="none" w:sz="0" w:space="0" w:color="auto"/>
        <w:left w:val="none" w:sz="0" w:space="0" w:color="auto"/>
        <w:bottom w:val="none" w:sz="0" w:space="0" w:color="auto"/>
        <w:right w:val="none" w:sz="0" w:space="0" w:color="auto"/>
      </w:divBdr>
      <w:divsChild>
        <w:div w:id="1035350572">
          <w:marLeft w:val="1166"/>
          <w:marRight w:val="0"/>
          <w:marTop w:val="115"/>
          <w:marBottom w:val="0"/>
          <w:divBdr>
            <w:top w:val="none" w:sz="0" w:space="0" w:color="auto"/>
            <w:left w:val="none" w:sz="0" w:space="0" w:color="auto"/>
            <w:bottom w:val="none" w:sz="0" w:space="0" w:color="auto"/>
            <w:right w:val="none" w:sz="0" w:space="0" w:color="auto"/>
          </w:divBdr>
        </w:div>
        <w:div w:id="1411386498">
          <w:marLeft w:val="547"/>
          <w:marRight w:val="0"/>
          <w:marTop w:val="134"/>
          <w:marBottom w:val="0"/>
          <w:divBdr>
            <w:top w:val="none" w:sz="0" w:space="0" w:color="auto"/>
            <w:left w:val="none" w:sz="0" w:space="0" w:color="auto"/>
            <w:bottom w:val="none" w:sz="0" w:space="0" w:color="auto"/>
            <w:right w:val="none" w:sz="0" w:space="0" w:color="auto"/>
          </w:divBdr>
        </w:div>
      </w:divsChild>
    </w:div>
    <w:div w:id="1490711947">
      <w:bodyDiv w:val="1"/>
      <w:marLeft w:val="0"/>
      <w:marRight w:val="0"/>
      <w:marTop w:val="0"/>
      <w:marBottom w:val="0"/>
      <w:divBdr>
        <w:top w:val="none" w:sz="0" w:space="0" w:color="auto"/>
        <w:left w:val="none" w:sz="0" w:space="0" w:color="auto"/>
        <w:bottom w:val="none" w:sz="0" w:space="0" w:color="auto"/>
        <w:right w:val="none" w:sz="0" w:space="0" w:color="auto"/>
      </w:divBdr>
    </w:div>
    <w:div w:id="1490749439">
      <w:bodyDiv w:val="1"/>
      <w:marLeft w:val="0"/>
      <w:marRight w:val="0"/>
      <w:marTop w:val="0"/>
      <w:marBottom w:val="0"/>
      <w:divBdr>
        <w:top w:val="none" w:sz="0" w:space="0" w:color="auto"/>
        <w:left w:val="none" w:sz="0" w:space="0" w:color="auto"/>
        <w:bottom w:val="none" w:sz="0" w:space="0" w:color="auto"/>
        <w:right w:val="none" w:sz="0" w:space="0" w:color="auto"/>
      </w:divBdr>
    </w:div>
    <w:div w:id="1491096874">
      <w:bodyDiv w:val="1"/>
      <w:marLeft w:val="0"/>
      <w:marRight w:val="0"/>
      <w:marTop w:val="0"/>
      <w:marBottom w:val="0"/>
      <w:divBdr>
        <w:top w:val="none" w:sz="0" w:space="0" w:color="auto"/>
        <w:left w:val="none" w:sz="0" w:space="0" w:color="auto"/>
        <w:bottom w:val="none" w:sz="0" w:space="0" w:color="auto"/>
        <w:right w:val="none" w:sz="0" w:space="0" w:color="auto"/>
      </w:divBdr>
    </w:div>
    <w:div w:id="1491362231">
      <w:bodyDiv w:val="1"/>
      <w:marLeft w:val="0"/>
      <w:marRight w:val="0"/>
      <w:marTop w:val="0"/>
      <w:marBottom w:val="0"/>
      <w:divBdr>
        <w:top w:val="none" w:sz="0" w:space="0" w:color="auto"/>
        <w:left w:val="none" w:sz="0" w:space="0" w:color="auto"/>
        <w:bottom w:val="none" w:sz="0" w:space="0" w:color="auto"/>
        <w:right w:val="none" w:sz="0" w:space="0" w:color="auto"/>
      </w:divBdr>
    </w:div>
    <w:div w:id="1492989204">
      <w:bodyDiv w:val="1"/>
      <w:marLeft w:val="0"/>
      <w:marRight w:val="0"/>
      <w:marTop w:val="0"/>
      <w:marBottom w:val="0"/>
      <w:divBdr>
        <w:top w:val="none" w:sz="0" w:space="0" w:color="auto"/>
        <w:left w:val="none" w:sz="0" w:space="0" w:color="auto"/>
        <w:bottom w:val="none" w:sz="0" w:space="0" w:color="auto"/>
        <w:right w:val="none" w:sz="0" w:space="0" w:color="auto"/>
      </w:divBdr>
    </w:div>
    <w:div w:id="1493177573">
      <w:bodyDiv w:val="1"/>
      <w:marLeft w:val="0"/>
      <w:marRight w:val="0"/>
      <w:marTop w:val="0"/>
      <w:marBottom w:val="0"/>
      <w:divBdr>
        <w:top w:val="none" w:sz="0" w:space="0" w:color="auto"/>
        <w:left w:val="none" w:sz="0" w:space="0" w:color="auto"/>
        <w:bottom w:val="none" w:sz="0" w:space="0" w:color="auto"/>
        <w:right w:val="none" w:sz="0" w:space="0" w:color="auto"/>
      </w:divBdr>
      <w:divsChild>
        <w:div w:id="17122998">
          <w:marLeft w:val="547"/>
          <w:marRight w:val="0"/>
          <w:marTop w:val="115"/>
          <w:marBottom w:val="0"/>
          <w:divBdr>
            <w:top w:val="none" w:sz="0" w:space="0" w:color="auto"/>
            <w:left w:val="none" w:sz="0" w:space="0" w:color="auto"/>
            <w:bottom w:val="none" w:sz="0" w:space="0" w:color="auto"/>
            <w:right w:val="none" w:sz="0" w:space="0" w:color="auto"/>
          </w:divBdr>
        </w:div>
        <w:div w:id="672537644">
          <w:marLeft w:val="1166"/>
          <w:marRight w:val="0"/>
          <w:marTop w:val="96"/>
          <w:marBottom w:val="0"/>
          <w:divBdr>
            <w:top w:val="none" w:sz="0" w:space="0" w:color="auto"/>
            <w:left w:val="none" w:sz="0" w:space="0" w:color="auto"/>
            <w:bottom w:val="none" w:sz="0" w:space="0" w:color="auto"/>
            <w:right w:val="none" w:sz="0" w:space="0" w:color="auto"/>
          </w:divBdr>
        </w:div>
        <w:div w:id="1235699982">
          <w:marLeft w:val="1166"/>
          <w:marRight w:val="0"/>
          <w:marTop w:val="96"/>
          <w:marBottom w:val="0"/>
          <w:divBdr>
            <w:top w:val="none" w:sz="0" w:space="0" w:color="auto"/>
            <w:left w:val="none" w:sz="0" w:space="0" w:color="auto"/>
            <w:bottom w:val="none" w:sz="0" w:space="0" w:color="auto"/>
            <w:right w:val="none" w:sz="0" w:space="0" w:color="auto"/>
          </w:divBdr>
        </w:div>
        <w:div w:id="2048795680">
          <w:marLeft w:val="1166"/>
          <w:marRight w:val="0"/>
          <w:marTop w:val="96"/>
          <w:marBottom w:val="0"/>
          <w:divBdr>
            <w:top w:val="none" w:sz="0" w:space="0" w:color="auto"/>
            <w:left w:val="none" w:sz="0" w:space="0" w:color="auto"/>
            <w:bottom w:val="none" w:sz="0" w:space="0" w:color="auto"/>
            <w:right w:val="none" w:sz="0" w:space="0" w:color="auto"/>
          </w:divBdr>
        </w:div>
      </w:divsChild>
    </w:div>
    <w:div w:id="1493764697">
      <w:bodyDiv w:val="1"/>
      <w:marLeft w:val="0"/>
      <w:marRight w:val="0"/>
      <w:marTop w:val="0"/>
      <w:marBottom w:val="0"/>
      <w:divBdr>
        <w:top w:val="none" w:sz="0" w:space="0" w:color="auto"/>
        <w:left w:val="none" w:sz="0" w:space="0" w:color="auto"/>
        <w:bottom w:val="none" w:sz="0" w:space="0" w:color="auto"/>
        <w:right w:val="none" w:sz="0" w:space="0" w:color="auto"/>
      </w:divBdr>
    </w:div>
    <w:div w:id="1494564155">
      <w:bodyDiv w:val="1"/>
      <w:marLeft w:val="0"/>
      <w:marRight w:val="0"/>
      <w:marTop w:val="0"/>
      <w:marBottom w:val="0"/>
      <w:divBdr>
        <w:top w:val="none" w:sz="0" w:space="0" w:color="auto"/>
        <w:left w:val="none" w:sz="0" w:space="0" w:color="auto"/>
        <w:bottom w:val="none" w:sz="0" w:space="0" w:color="auto"/>
        <w:right w:val="none" w:sz="0" w:space="0" w:color="auto"/>
      </w:divBdr>
    </w:div>
    <w:div w:id="1494834295">
      <w:bodyDiv w:val="1"/>
      <w:marLeft w:val="0"/>
      <w:marRight w:val="0"/>
      <w:marTop w:val="0"/>
      <w:marBottom w:val="0"/>
      <w:divBdr>
        <w:top w:val="none" w:sz="0" w:space="0" w:color="auto"/>
        <w:left w:val="none" w:sz="0" w:space="0" w:color="auto"/>
        <w:bottom w:val="none" w:sz="0" w:space="0" w:color="auto"/>
        <w:right w:val="none" w:sz="0" w:space="0" w:color="auto"/>
      </w:divBdr>
    </w:div>
    <w:div w:id="1495947098">
      <w:bodyDiv w:val="1"/>
      <w:marLeft w:val="0"/>
      <w:marRight w:val="0"/>
      <w:marTop w:val="0"/>
      <w:marBottom w:val="0"/>
      <w:divBdr>
        <w:top w:val="none" w:sz="0" w:space="0" w:color="auto"/>
        <w:left w:val="none" w:sz="0" w:space="0" w:color="auto"/>
        <w:bottom w:val="none" w:sz="0" w:space="0" w:color="auto"/>
        <w:right w:val="none" w:sz="0" w:space="0" w:color="auto"/>
      </w:divBdr>
    </w:div>
    <w:div w:id="1496677609">
      <w:bodyDiv w:val="1"/>
      <w:marLeft w:val="0"/>
      <w:marRight w:val="0"/>
      <w:marTop w:val="0"/>
      <w:marBottom w:val="0"/>
      <w:divBdr>
        <w:top w:val="none" w:sz="0" w:space="0" w:color="auto"/>
        <w:left w:val="none" w:sz="0" w:space="0" w:color="auto"/>
        <w:bottom w:val="none" w:sz="0" w:space="0" w:color="auto"/>
        <w:right w:val="none" w:sz="0" w:space="0" w:color="auto"/>
      </w:divBdr>
    </w:div>
    <w:div w:id="1496803584">
      <w:bodyDiv w:val="1"/>
      <w:marLeft w:val="0"/>
      <w:marRight w:val="0"/>
      <w:marTop w:val="0"/>
      <w:marBottom w:val="0"/>
      <w:divBdr>
        <w:top w:val="none" w:sz="0" w:space="0" w:color="auto"/>
        <w:left w:val="none" w:sz="0" w:space="0" w:color="auto"/>
        <w:bottom w:val="none" w:sz="0" w:space="0" w:color="auto"/>
        <w:right w:val="none" w:sz="0" w:space="0" w:color="auto"/>
      </w:divBdr>
      <w:divsChild>
        <w:div w:id="836923544">
          <w:marLeft w:val="547"/>
          <w:marRight w:val="0"/>
          <w:marTop w:val="154"/>
          <w:marBottom w:val="0"/>
          <w:divBdr>
            <w:top w:val="none" w:sz="0" w:space="0" w:color="auto"/>
            <w:left w:val="none" w:sz="0" w:space="0" w:color="auto"/>
            <w:bottom w:val="none" w:sz="0" w:space="0" w:color="auto"/>
            <w:right w:val="none" w:sz="0" w:space="0" w:color="auto"/>
          </w:divBdr>
        </w:div>
        <w:div w:id="1152016134">
          <w:marLeft w:val="1166"/>
          <w:marRight w:val="0"/>
          <w:marTop w:val="134"/>
          <w:marBottom w:val="0"/>
          <w:divBdr>
            <w:top w:val="none" w:sz="0" w:space="0" w:color="auto"/>
            <w:left w:val="none" w:sz="0" w:space="0" w:color="auto"/>
            <w:bottom w:val="none" w:sz="0" w:space="0" w:color="auto"/>
            <w:right w:val="none" w:sz="0" w:space="0" w:color="auto"/>
          </w:divBdr>
        </w:div>
        <w:div w:id="1865291900">
          <w:marLeft w:val="1166"/>
          <w:marRight w:val="0"/>
          <w:marTop w:val="134"/>
          <w:marBottom w:val="0"/>
          <w:divBdr>
            <w:top w:val="none" w:sz="0" w:space="0" w:color="auto"/>
            <w:left w:val="none" w:sz="0" w:space="0" w:color="auto"/>
            <w:bottom w:val="none" w:sz="0" w:space="0" w:color="auto"/>
            <w:right w:val="none" w:sz="0" w:space="0" w:color="auto"/>
          </w:divBdr>
        </w:div>
        <w:div w:id="2092653950">
          <w:marLeft w:val="1800"/>
          <w:marRight w:val="0"/>
          <w:marTop w:val="115"/>
          <w:marBottom w:val="0"/>
          <w:divBdr>
            <w:top w:val="none" w:sz="0" w:space="0" w:color="auto"/>
            <w:left w:val="none" w:sz="0" w:space="0" w:color="auto"/>
            <w:bottom w:val="none" w:sz="0" w:space="0" w:color="auto"/>
            <w:right w:val="none" w:sz="0" w:space="0" w:color="auto"/>
          </w:divBdr>
        </w:div>
      </w:divsChild>
    </w:div>
    <w:div w:id="1497573091">
      <w:bodyDiv w:val="1"/>
      <w:marLeft w:val="0"/>
      <w:marRight w:val="0"/>
      <w:marTop w:val="0"/>
      <w:marBottom w:val="0"/>
      <w:divBdr>
        <w:top w:val="none" w:sz="0" w:space="0" w:color="auto"/>
        <w:left w:val="none" w:sz="0" w:space="0" w:color="auto"/>
        <w:bottom w:val="none" w:sz="0" w:space="0" w:color="auto"/>
        <w:right w:val="none" w:sz="0" w:space="0" w:color="auto"/>
      </w:divBdr>
    </w:div>
    <w:div w:id="1497652691">
      <w:bodyDiv w:val="1"/>
      <w:marLeft w:val="0"/>
      <w:marRight w:val="0"/>
      <w:marTop w:val="0"/>
      <w:marBottom w:val="0"/>
      <w:divBdr>
        <w:top w:val="none" w:sz="0" w:space="0" w:color="auto"/>
        <w:left w:val="none" w:sz="0" w:space="0" w:color="auto"/>
        <w:bottom w:val="none" w:sz="0" w:space="0" w:color="auto"/>
        <w:right w:val="none" w:sz="0" w:space="0" w:color="auto"/>
      </w:divBdr>
    </w:div>
    <w:div w:id="1498886102">
      <w:bodyDiv w:val="1"/>
      <w:marLeft w:val="0"/>
      <w:marRight w:val="0"/>
      <w:marTop w:val="0"/>
      <w:marBottom w:val="0"/>
      <w:divBdr>
        <w:top w:val="none" w:sz="0" w:space="0" w:color="auto"/>
        <w:left w:val="none" w:sz="0" w:space="0" w:color="auto"/>
        <w:bottom w:val="none" w:sz="0" w:space="0" w:color="auto"/>
        <w:right w:val="none" w:sz="0" w:space="0" w:color="auto"/>
      </w:divBdr>
    </w:div>
    <w:div w:id="1499687591">
      <w:bodyDiv w:val="1"/>
      <w:marLeft w:val="0"/>
      <w:marRight w:val="0"/>
      <w:marTop w:val="0"/>
      <w:marBottom w:val="0"/>
      <w:divBdr>
        <w:top w:val="none" w:sz="0" w:space="0" w:color="auto"/>
        <w:left w:val="none" w:sz="0" w:space="0" w:color="auto"/>
        <w:bottom w:val="none" w:sz="0" w:space="0" w:color="auto"/>
        <w:right w:val="none" w:sz="0" w:space="0" w:color="auto"/>
      </w:divBdr>
    </w:div>
    <w:div w:id="1499809912">
      <w:bodyDiv w:val="1"/>
      <w:marLeft w:val="0"/>
      <w:marRight w:val="0"/>
      <w:marTop w:val="0"/>
      <w:marBottom w:val="0"/>
      <w:divBdr>
        <w:top w:val="none" w:sz="0" w:space="0" w:color="auto"/>
        <w:left w:val="none" w:sz="0" w:space="0" w:color="auto"/>
        <w:bottom w:val="none" w:sz="0" w:space="0" w:color="auto"/>
        <w:right w:val="none" w:sz="0" w:space="0" w:color="auto"/>
      </w:divBdr>
    </w:div>
    <w:div w:id="1501390406">
      <w:bodyDiv w:val="1"/>
      <w:marLeft w:val="0"/>
      <w:marRight w:val="0"/>
      <w:marTop w:val="0"/>
      <w:marBottom w:val="0"/>
      <w:divBdr>
        <w:top w:val="none" w:sz="0" w:space="0" w:color="auto"/>
        <w:left w:val="none" w:sz="0" w:space="0" w:color="auto"/>
        <w:bottom w:val="none" w:sz="0" w:space="0" w:color="auto"/>
        <w:right w:val="none" w:sz="0" w:space="0" w:color="auto"/>
      </w:divBdr>
    </w:div>
    <w:div w:id="1501505961">
      <w:bodyDiv w:val="1"/>
      <w:marLeft w:val="0"/>
      <w:marRight w:val="0"/>
      <w:marTop w:val="0"/>
      <w:marBottom w:val="0"/>
      <w:divBdr>
        <w:top w:val="none" w:sz="0" w:space="0" w:color="auto"/>
        <w:left w:val="none" w:sz="0" w:space="0" w:color="auto"/>
        <w:bottom w:val="none" w:sz="0" w:space="0" w:color="auto"/>
        <w:right w:val="none" w:sz="0" w:space="0" w:color="auto"/>
      </w:divBdr>
      <w:divsChild>
        <w:div w:id="682635236">
          <w:marLeft w:val="1800"/>
          <w:marRight w:val="0"/>
          <w:marTop w:val="67"/>
          <w:marBottom w:val="0"/>
          <w:divBdr>
            <w:top w:val="none" w:sz="0" w:space="0" w:color="auto"/>
            <w:left w:val="none" w:sz="0" w:space="0" w:color="auto"/>
            <w:bottom w:val="none" w:sz="0" w:space="0" w:color="auto"/>
            <w:right w:val="none" w:sz="0" w:space="0" w:color="auto"/>
          </w:divBdr>
        </w:div>
        <w:div w:id="749011015">
          <w:marLeft w:val="1800"/>
          <w:marRight w:val="0"/>
          <w:marTop w:val="67"/>
          <w:marBottom w:val="0"/>
          <w:divBdr>
            <w:top w:val="none" w:sz="0" w:space="0" w:color="auto"/>
            <w:left w:val="none" w:sz="0" w:space="0" w:color="auto"/>
            <w:bottom w:val="none" w:sz="0" w:space="0" w:color="auto"/>
            <w:right w:val="none" w:sz="0" w:space="0" w:color="auto"/>
          </w:divBdr>
        </w:div>
        <w:div w:id="1207832773">
          <w:marLeft w:val="2520"/>
          <w:marRight w:val="0"/>
          <w:marTop w:val="67"/>
          <w:marBottom w:val="0"/>
          <w:divBdr>
            <w:top w:val="none" w:sz="0" w:space="0" w:color="auto"/>
            <w:left w:val="none" w:sz="0" w:space="0" w:color="auto"/>
            <w:bottom w:val="none" w:sz="0" w:space="0" w:color="auto"/>
            <w:right w:val="none" w:sz="0" w:space="0" w:color="auto"/>
          </w:divBdr>
        </w:div>
        <w:div w:id="1319648923">
          <w:marLeft w:val="1800"/>
          <w:marRight w:val="0"/>
          <w:marTop w:val="67"/>
          <w:marBottom w:val="0"/>
          <w:divBdr>
            <w:top w:val="none" w:sz="0" w:space="0" w:color="auto"/>
            <w:left w:val="none" w:sz="0" w:space="0" w:color="auto"/>
            <w:bottom w:val="none" w:sz="0" w:space="0" w:color="auto"/>
            <w:right w:val="none" w:sz="0" w:space="0" w:color="auto"/>
          </w:divBdr>
        </w:div>
        <w:div w:id="1393581697">
          <w:marLeft w:val="1800"/>
          <w:marRight w:val="0"/>
          <w:marTop w:val="67"/>
          <w:marBottom w:val="0"/>
          <w:divBdr>
            <w:top w:val="none" w:sz="0" w:space="0" w:color="auto"/>
            <w:left w:val="none" w:sz="0" w:space="0" w:color="auto"/>
            <w:bottom w:val="none" w:sz="0" w:space="0" w:color="auto"/>
            <w:right w:val="none" w:sz="0" w:space="0" w:color="auto"/>
          </w:divBdr>
        </w:div>
        <w:div w:id="1403018945">
          <w:marLeft w:val="1166"/>
          <w:marRight w:val="0"/>
          <w:marTop w:val="77"/>
          <w:marBottom w:val="0"/>
          <w:divBdr>
            <w:top w:val="none" w:sz="0" w:space="0" w:color="auto"/>
            <w:left w:val="none" w:sz="0" w:space="0" w:color="auto"/>
            <w:bottom w:val="none" w:sz="0" w:space="0" w:color="auto"/>
            <w:right w:val="none" w:sz="0" w:space="0" w:color="auto"/>
          </w:divBdr>
        </w:div>
        <w:div w:id="1774089096">
          <w:marLeft w:val="2520"/>
          <w:marRight w:val="0"/>
          <w:marTop w:val="67"/>
          <w:marBottom w:val="0"/>
          <w:divBdr>
            <w:top w:val="none" w:sz="0" w:space="0" w:color="auto"/>
            <w:left w:val="none" w:sz="0" w:space="0" w:color="auto"/>
            <w:bottom w:val="none" w:sz="0" w:space="0" w:color="auto"/>
            <w:right w:val="none" w:sz="0" w:space="0" w:color="auto"/>
          </w:divBdr>
        </w:div>
        <w:div w:id="1880781019">
          <w:marLeft w:val="547"/>
          <w:marRight w:val="0"/>
          <w:marTop w:val="86"/>
          <w:marBottom w:val="0"/>
          <w:divBdr>
            <w:top w:val="none" w:sz="0" w:space="0" w:color="auto"/>
            <w:left w:val="none" w:sz="0" w:space="0" w:color="auto"/>
            <w:bottom w:val="none" w:sz="0" w:space="0" w:color="auto"/>
            <w:right w:val="none" w:sz="0" w:space="0" w:color="auto"/>
          </w:divBdr>
        </w:div>
        <w:div w:id="2002003158">
          <w:marLeft w:val="1166"/>
          <w:marRight w:val="0"/>
          <w:marTop w:val="77"/>
          <w:marBottom w:val="0"/>
          <w:divBdr>
            <w:top w:val="none" w:sz="0" w:space="0" w:color="auto"/>
            <w:left w:val="none" w:sz="0" w:space="0" w:color="auto"/>
            <w:bottom w:val="none" w:sz="0" w:space="0" w:color="auto"/>
            <w:right w:val="none" w:sz="0" w:space="0" w:color="auto"/>
          </w:divBdr>
        </w:div>
      </w:divsChild>
    </w:div>
    <w:div w:id="1502937605">
      <w:bodyDiv w:val="1"/>
      <w:marLeft w:val="0"/>
      <w:marRight w:val="0"/>
      <w:marTop w:val="0"/>
      <w:marBottom w:val="0"/>
      <w:divBdr>
        <w:top w:val="none" w:sz="0" w:space="0" w:color="auto"/>
        <w:left w:val="none" w:sz="0" w:space="0" w:color="auto"/>
        <w:bottom w:val="none" w:sz="0" w:space="0" w:color="auto"/>
        <w:right w:val="none" w:sz="0" w:space="0" w:color="auto"/>
      </w:divBdr>
    </w:div>
    <w:div w:id="1503086986">
      <w:bodyDiv w:val="1"/>
      <w:marLeft w:val="0"/>
      <w:marRight w:val="0"/>
      <w:marTop w:val="0"/>
      <w:marBottom w:val="0"/>
      <w:divBdr>
        <w:top w:val="none" w:sz="0" w:space="0" w:color="auto"/>
        <w:left w:val="none" w:sz="0" w:space="0" w:color="auto"/>
        <w:bottom w:val="none" w:sz="0" w:space="0" w:color="auto"/>
        <w:right w:val="none" w:sz="0" w:space="0" w:color="auto"/>
      </w:divBdr>
      <w:divsChild>
        <w:div w:id="149752399">
          <w:marLeft w:val="274"/>
          <w:marRight w:val="0"/>
          <w:marTop w:val="91"/>
          <w:marBottom w:val="0"/>
          <w:divBdr>
            <w:top w:val="none" w:sz="0" w:space="0" w:color="auto"/>
            <w:left w:val="none" w:sz="0" w:space="0" w:color="auto"/>
            <w:bottom w:val="none" w:sz="0" w:space="0" w:color="auto"/>
            <w:right w:val="none" w:sz="0" w:space="0" w:color="auto"/>
          </w:divBdr>
        </w:div>
        <w:div w:id="182406378">
          <w:marLeft w:val="274"/>
          <w:marRight w:val="0"/>
          <w:marTop w:val="91"/>
          <w:marBottom w:val="0"/>
          <w:divBdr>
            <w:top w:val="none" w:sz="0" w:space="0" w:color="auto"/>
            <w:left w:val="none" w:sz="0" w:space="0" w:color="auto"/>
            <w:bottom w:val="none" w:sz="0" w:space="0" w:color="auto"/>
            <w:right w:val="none" w:sz="0" w:space="0" w:color="auto"/>
          </w:divBdr>
        </w:div>
        <w:div w:id="183634496">
          <w:marLeft w:val="274"/>
          <w:marRight w:val="0"/>
          <w:marTop w:val="91"/>
          <w:marBottom w:val="0"/>
          <w:divBdr>
            <w:top w:val="none" w:sz="0" w:space="0" w:color="auto"/>
            <w:left w:val="none" w:sz="0" w:space="0" w:color="auto"/>
            <w:bottom w:val="none" w:sz="0" w:space="0" w:color="auto"/>
            <w:right w:val="none" w:sz="0" w:space="0" w:color="auto"/>
          </w:divBdr>
        </w:div>
        <w:div w:id="291861022">
          <w:marLeft w:val="835"/>
          <w:marRight w:val="0"/>
          <w:marTop w:val="77"/>
          <w:marBottom w:val="0"/>
          <w:divBdr>
            <w:top w:val="none" w:sz="0" w:space="0" w:color="auto"/>
            <w:left w:val="none" w:sz="0" w:space="0" w:color="auto"/>
            <w:bottom w:val="none" w:sz="0" w:space="0" w:color="auto"/>
            <w:right w:val="none" w:sz="0" w:space="0" w:color="auto"/>
          </w:divBdr>
        </w:div>
        <w:div w:id="786777600">
          <w:marLeft w:val="835"/>
          <w:marRight w:val="0"/>
          <w:marTop w:val="77"/>
          <w:marBottom w:val="0"/>
          <w:divBdr>
            <w:top w:val="none" w:sz="0" w:space="0" w:color="auto"/>
            <w:left w:val="none" w:sz="0" w:space="0" w:color="auto"/>
            <w:bottom w:val="none" w:sz="0" w:space="0" w:color="auto"/>
            <w:right w:val="none" w:sz="0" w:space="0" w:color="auto"/>
          </w:divBdr>
        </w:div>
        <w:div w:id="810295283">
          <w:marLeft w:val="274"/>
          <w:marRight w:val="0"/>
          <w:marTop w:val="77"/>
          <w:marBottom w:val="0"/>
          <w:divBdr>
            <w:top w:val="none" w:sz="0" w:space="0" w:color="auto"/>
            <w:left w:val="none" w:sz="0" w:space="0" w:color="auto"/>
            <w:bottom w:val="none" w:sz="0" w:space="0" w:color="auto"/>
            <w:right w:val="none" w:sz="0" w:space="0" w:color="auto"/>
          </w:divBdr>
        </w:div>
        <w:div w:id="978925567">
          <w:marLeft w:val="274"/>
          <w:marRight w:val="0"/>
          <w:marTop w:val="91"/>
          <w:marBottom w:val="0"/>
          <w:divBdr>
            <w:top w:val="none" w:sz="0" w:space="0" w:color="auto"/>
            <w:left w:val="none" w:sz="0" w:space="0" w:color="auto"/>
            <w:bottom w:val="none" w:sz="0" w:space="0" w:color="auto"/>
            <w:right w:val="none" w:sz="0" w:space="0" w:color="auto"/>
          </w:divBdr>
        </w:div>
        <w:div w:id="1151336601">
          <w:marLeft w:val="835"/>
          <w:marRight w:val="0"/>
          <w:marTop w:val="77"/>
          <w:marBottom w:val="0"/>
          <w:divBdr>
            <w:top w:val="none" w:sz="0" w:space="0" w:color="auto"/>
            <w:left w:val="none" w:sz="0" w:space="0" w:color="auto"/>
            <w:bottom w:val="none" w:sz="0" w:space="0" w:color="auto"/>
            <w:right w:val="none" w:sz="0" w:space="0" w:color="auto"/>
          </w:divBdr>
        </w:div>
        <w:div w:id="1201283950">
          <w:marLeft w:val="835"/>
          <w:marRight w:val="0"/>
          <w:marTop w:val="77"/>
          <w:marBottom w:val="0"/>
          <w:divBdr>
            <w:top w:val="none" w:sz="0" w:space="0" w:color="auto"/>
            <w:left w:val="none" w:sz="0" w:space="0" w:color="auto"/>
            <w:bottom w:val="none" w:sz="0" w:space="0" w:color="auto"/>
            <w:right w:val="none" w:sz="0" w:space="0" w:color="auto"/>
          </w:divBdr>
        </w:div>
        <w:div w:id="1268387855">
          <w:marLeft w:val="835"/>
          <w:marRight w:val="0"/>
          <w:marTop w:val="77"/>
          <w:marBottom w:val="0"/>
          <w:divBdr>
            <w:top w:val="none" w:sz="0" w:space="0" w:color="auto"/>
            <w:left w:val="none" w:sz="0" w:space="0" w:color="auto"/>
            <w:bottom w:val="none" w:sz="0" w:space="0" w:color="auto"/>
            <w:right w:val="none" w:sz="0" w:space="0" w:color="auto"/>
          </w:divBdr>
        </w:div>
        <w:div w:id="1321812010">
          <w:marLeft w:val="835"/>
          <w:marRight w:val="0"/>
          <w:marTop w:val="77"/>
          <w:marBottom w:val="0"/>
          <w:divBdr>
            <w:top w:val="none" w:sz="0" w:space="0" w:color="auto"/>
            <w:left w:val="none" w:sz="0" w:space="0" w:color="auto"/>
            <w:bottom w:val="none" w:sz="0" w:space="0" w:color="auto"/>
            <w:right w:val="none" w:sz="0" w:space="0" w:color="auto"/>
          </w:divBdr>
        </w:div>
        <w:div w:id="1400055658">
          <w:marLeft w:val="835"/>
          <w:marRight w:val="0"/>
          <w:marTop w:val="77"/>
          <w:marBottom w:val="0"/>
          <w:divBdr>
            <w:top w:val="none" w:sz="0" w:space="0" w:color="auto"/>
            <w:left w:val="none" w:sz="0" w:space="0" w:color="auto"/>
            <w:bottom w:val="none" w:sz="0" w:space="0" w:color="auto"/>
            <w:right w:val="none" w:sz="0" w:space="0" w:color="auto"/>
          </w:divBdr>
        </w:div>
        <w:div w:id="1601062165">
          <w:marLeft w:val="835"/>
          <w:marRight w:val="0"/>
          <w:marTop w:val="77"/>
          <w:marBottom w:val="0"/>
          <w:divBdr>
            <w:top w:val="none" w:sz="0" w:space="0" w:color="auto"/>
            <w:left w:val="none" w:sz="0" w:space="0" w:color="auto"/>
            <w:bottom w:val="none" w:sz="0" w:space="0" w:color="auto"/>
            <w:right w:val="none" w:sz="0" w:space="0" w:color="auto"/>
          </w:divBdr>
        </w:div>
        <w:div w:id="1819952214">
          <w:marLeft w:val="835"/>
          <w:marRight w:val="0"/>
          <w:marTop w:val="77"/>
          <w:marBottom w:val="0"/>
          <w:divBdr>
            <w:top w:val="none" w:sz="0" w:space="0" w:color="auto"/>
            <w:left w:val="none" w:sz="0" w:space="0" w:color="auto"/>
            <w:bottom w:val="none" w:sz="0" w:space="0" w:color="auto"/>
            <w:right w:val="none" w:sz="0" w:space="0" w:color="auto"/>
          </w:divBdr>
        </w:div>
        <w:div w:id="1896773289">
          <w:marLeft w:val="835"/>
          <w:marRight w:val="0"/>
          <w:marTop w:val="77"/>
          <w:marBottom w:val="0"/>
          <w:divBdr>
            <w:top w:val="none" w:sz="0" w:space="0" w:color="auto"/>
            <w:left w:val="none" w:sz="0" w:space="0" w:color="auto"/>
            <w:bottom w:val="none" w:sz="0" w:space="0" w:color="auto"/>
            <w:right w:val="none" w:sz="0" w:space="0" w:color="auto"/>
          </w:divBdr>
        </w:div>
        <w:div w:id="2106144276">
          <w:marLeft w:val="835"/>
          <w:marRight w:val="0"/>
          <w:marTop w:val="77"/>
          <w:marBottom w:val="0"/>
          <w:divBdr>
            <w:top w:val="none" w:sz="0" w:space="0" w:color="auto"/>
            <w:left w:val="none" w:sz="0" w:space="0" w:color="auto"/>
            <w:bottom w:val="none" w:sz="0" w:space="0" w:color="auto"/>
            <w:right w:val="none" w:sz="0" w:space="0" w:color="auto"/>
          </w:divBdr>
        </w:div>
      </w:divsChild>
    </w:div>
    <w:div w:id="1503349129">
      <w:bodyDiv w:val="1"/>
      <w:marLeft w:val="0"/>
      <w:marRight w:val="0"/>
      <w:marTop w:val="0"/>
      <w:marBottom w:val="0"/>
      <w:divBdr>
        <w:top w:val="none" w:sz="0" w:space="0" w:color="auto"/>
        <w:left w:val="none" w:sz="0" w:space="0" w:color="auto"/>
        <w:bottom w:val="none" w:sz="0" w:space="0" w:color="auto"/>
        <w:right w:val="none" w:sz="0" w:space="0" w:color="auto"/>
      </w:divBdr>
    </w:div>
    <w:div w:id="1503400241">
      <w:bodyDiv w:val="1"/>
      <w:marLeft w:val="0"/>
      <w:marRight w:val="0"/>
      <w:marTop w:val="0"/>
      <w:marBottom w:val="0"/>
      <w:divBdr>
        <w:top w:val="none" w:sz="0" w:space="0" w:color="auto"/>
        <w:left w:val="none" w:sz="0" w:space="0" w:color="auto"/>
        <w:bottom w:val="none" w:sz="0" w:space="0" w:color="auto"/>
        <w:right w:val="none" w:sz="0" w:space="0" w:color="auto"/>
      </w:divBdr>
    </w:div>
    <w:div w:id="1503622871">
      <w:bodyDiv w:val="1"/>
      <w:marLeft w:val="0"/>
      <w:marRight w:val="0"/>
      <w:marTop w:val="0"/>
      <w:marBottom w:val="0"/>
      <w:divBdr>
        <w:top w:val="none" w:sz="0" w:space="0" w:color="auto"/>
        <w:left w:val="none" w:sz="0" w:space="0" w:color="auto"/>
        <w:bottom w:val="none" w:sz="0" w:space="0" w:color="auto"/>
        <w:right w:val="none" w:sz="0" w:space="0" w:color="auto"/>
      </w:divBdr>
      <w:divsChild>
        <w:div w:id="161048949">
          <w:marLeft w:val="1800"/>
          <w:marRight w:val="0"/>
          <w:marTop w:val="96"/>
          <w:marBottom w:val="0"/>
          <w:divBdr>
            <w:top w:val="none" w:sz="0" w:space="0" w:color="auto"/>
            <w:left w:val="none" w:sz="0" w:space="0" w:color="auto"/>
            <w:bottom w:val="none" w:sz="0" w:space="0" w:color="auto"/>
            <w:right w:val="none" w:sz="0" w:space="0" w:color="auto"/>
          </w:divBdr>
        </w:div>
        <w:div w:id="290132238">
          <w:marLeft w:val="1800"/>
          <w:marRight w:val="0"/>
          <w:marTop w:val="96"/>
          <w:marBottom w:val="0"/>
          <w:divBdr>
            <w:top w:val="none" w:sz="0" w:space="0" w:color="auto"/>
            <w:left w:val="none" w:sz="0" w:space="0" w:color="auto"/>
            <w:bottom w:val="none" w:sz="0" w:space="0" w:color="auto"/>
            <w:right w:val="none" w:sz="0" w:space="0" w:color="auto"/>
          </w:divBdr>
        </w:div>
        <w:div w:id="452676715">
          <w:marLeft w:val="1800"/>
          <w:marRight w:val="0"/>
          <w:marTop w:val="96"/>
          <w:marBottom w:val="0"/>
          <w:divBdr>
            <w:top w:val="none" w:sz="0" w:space="0" w:color="auto"/>
            <w:left w:val="none" w:sz="0" w:space="0" w:color="auto"/>
            <w:bottom w:val="none" w:sz="0" w:space="0" w:color="auto"/>
            <w:right w:val="none" w:sz="0" w:space="0" w:color="auto"/>
          </w:divBdr>
        </w:div>
        <w:div w:id="543369856">
          <w:marLeft w:val="1166"/>
          <w:marRight w:val="0"/>
          <w:marTop w:val="115"/>
          <w:marBottom w:val="0"/>
          <w:divBdr>
            <w:top w:val="none" w:sz="0" w:space="0" w:color="auto"/>
            <w:left w:val="none" w:sz="0" w:space="0" w:color="auto"/>
            <w:bottom w:val="none" w:sz="0" w:space="0" w:color="auto"/>
            <w:right w:val="none" w:sz="0" w:space="0" w:color="auto"/>
          </w:divBdr>
        </w:div>
        <w:div w:id="1906333298">
          <w:marLeft w:val="547"/>
          <w:marRight w:val="0"/>
          <w:marTop w:val="115"/>
          <w:marBottom w:val="0"/>
          <w:divBdr>
            <w:top w:val="none" w:sz="0" w:space="0" w:color="auto"/>
            <w:left w:val="none" w:sz="0" w:space="0" w:color="auto"/>
            <w:bottom w:val="none" w:sz="0" w:space="0" w:color="auto"/>
            <w:right w:val="none" w:sz="0" w:space="0" w:color="auto"/>
          </w:divBdr>
        </w:div>
        <w:div w:id="1934698879">
          <w:marLeft w:val="547"/>
          <w:marRight w:val="0"/>
          <w:marTop w:val="115"/>
          <w:marBottom w:val="0"/>
          <w:divBdr>
            <w:top w:val="none" w:sz="0" w:space="0" w:color="auto"/>
            <w:left w:val="none" w:sz="0" w:space="0" w:color="auto"/>
            <w:bottom w:val="none" w:sz="0" w:space="0" w:color="auto"/>
            <w:right w:val="none" w:sz="0" w:space="0" w:color="auto"/>
          </w:divBdr>
        </w:div>
      </w:divsChild>
    </w:div>
    <w:div w:id="1503742383">
      <w:bodyDiv w:val="1"/>
      <w:marLeft w:val="0"/>
      <w:marRight w:val="0"/>
      <w:marTop w:val="0"/>
      <w:marBottom w:val="0"/>
      <w:divBdr>
        <w:top w:val="none" w:sz="0" w:space="0" w:color="auto"/>
        <w:left w:val="none" w:sz="0" w:space="0" w:color="auto"/>
        <w:bottom w:val="none" w:sz="0" w:space="0" w:color="auto"/>
        <w:right w:val="none" w:sz="0" w:space="0" w:color="auto"/>
      </w:divBdr>
    </w:div>
    <w:div w:id="1503811733">
      <w:bodyDiv w:val="1"/>
      <w:marLeft w:val="0"/>
      <w:marRight w:val="0"/>
      <w:marTop w:val="0"/>
      <w:marBottom w:val="0"/>
      <w:divBdr>
        <w:top w:val="none" w:sz="0" w:space="0" w:color="auto"/>
        <w:left w:val="none" w:sz="0" w:space="0" w:color="auto"/>
        <w:bottom w:val="none" w:sz="0" w:space="0" w:color="auto"/>
        <w:right w:val="none" w:sz="0" w:space="0" w:color="auto"/>
      </w:divBdr>
    </w:div>
    <w:div w:id="1506286165">
      <w:bodyDiv w:val="1"/>
      <w:marLeft w:val="0"/>
      <w:marRight w:val="0"/>
      <w:marTop w:val="0"/>
      <w:marBottom w:val="0"/>
      <w:divBdr>
        <w:top w:val="none" w:sz="0" w:space="0" w:color="auto"/>
        <w:left w:val="none" w:sz="0" w:space="0" w:color="auto"/>
        <w:bottom w:val="none" w:sz="0" w:space="0" w:color="auto"/>
        <w:right w:val="none" w:sz="0" w:space="0" w:color="auto"/>
      </w:divBdr>
      <w:divsChild>
        <w:div w:id="242878113">
          <w:marLeft w:val="1166"/>
          <w:marRight w:val="0"/>
          <w:marTop w:val="96"/>
          <w:marBottom w:val="0"/>
          <w:divBdr>
            <w:top w:val="none" w:sz="0" w:space="0" w:color="auto"/>
            <w:left w:val="none" w:sz="0" w:space="0" w:color="auto"/>
            <w:bottom w:val="none" w:sz="0" w:space="0" w:color="auto"/>
            <w:right w:val="none" w:sz="0" w:space="0" w:color="auto"/>
          </w:divBdr>
        </w:div>
        <w:div w:id="899245298">
          <w:marLeft w:val="547"/>
          <w:marRight w:val="0"/>
          <w:marTop w:val="115"/>
          <w:marBottom w:val="0"/>
          <w:divBdr>
            <w:top w:val="none" w:sz="0" w:space="0" w:color="auto"/>
            <w:left w:val="none" w:sz="0" w:space="0" w:color="auto"/>
            <w:bottom w:val="none" w:sz="0" w:space="0" w:color="auto"/>
            <w:right w:val="none" w:sz="0" w:space="0" w:color="auto"/>
          </w:divBdr>
        </w:div>
        <w:div w:id="1018045015">
          <w:marLeft w:val="1166"/>
          <w:marRight w:val="0"/>
          <w:marTop w:val="96"/>
          <w:marBottom w:val="0"/>
          <w:divBdr>
            <w:top w:val="none" w:sz="0" w:space="0" w:color="auto"/>
            <w:left w:val="none" w:sz="0" w:space="0" w:color="auto"/>
            <w:bottom w:val="none" w:sz="0" w:space="0" w:color="auto"/>
            <w:right w:val="none" w:sz="0" w:space="0" w:color="auto"/>
          </w:divBdr>
        </w:div>
        <w:div w:id="1270897691">
          <w:marLeft w:val="1166"/>
          <w:marRight w:val="0"/>
          <w:marTop w:val="96"/>
          <w:marBottom w:val="0"/>
          <w:divBdr>
            <w:top w:val="none" w:sz="0" w:space="0" w:color="auto"/>
            <w:left w:val="none" w:sz="0" w:space="0" w:color="auto"/>
            <w:bottom w:val="none" w:sz="0" w:space="0" w:color="auto"/>
            <w:right w:val="none" w:sz="0" w:space="0" w:color="auto"/>
          </w:divBdr>
        </w:div>
      </w:divsChild>
    </w:div>
    <w:div w:id="1506749176">
      <w:bodyDiv w:val="1"/>
      <w:marLeft w:val="0"/>
      <w:marRight w:val="0"/>
      <w:marTop w:val="0"/>
      <w:marBottom w:val="0"/>
      <w:divBdr>
        <w:top w:val="none" w:sz="0" w:space="0" w:color="auto"/>
        <w:left w:val="none" w:sz="0" w:space="0" w:color="auto"/>
        <w:bottom w:val="none" w:sz="0" w:space="0" w:color="auto"/>
        <w:right w:val="none" w:sz="0" w:space="0" w:color="auto"/>
      </w:divBdr>
    </w:div>
    <w:div w:id="1506752015">
      <w:bodyDiv w:val="1"/>
      <w:marLeft w:val="0"/>
      <w:marRight w:val="0"/>
      <w:marTop w:val="0"/>
      <w:marBottom w:val="0"/>
      <w:divBdr>
        <w:top w:val="none" w:sz="0" w:space="0" w:color="auto"/>
        <w:left w:val="none" w:sz="0" w:space="0" w:color="auto"/>
        <w:bottom w:val="none" w:sz="0" w:space="0" w:color="auto"/>
        <w:right w:val="none" w:sz="0" w:space="0" w:color="auto"/>
      </w:divBdr>
    </w:div>
    <w:div w:id="1507554418">
      <w:bodyDiv w:val="1"/>
      <w:marLeft w:val="0"/>
      <w:marRight w:val="0"/>
      <w:marTop w:val="0"/>
      <w:marBottom w:val="0"/>
      <w:divBdr>
        <w:top w:val="none" w:sz="0" w:space="0" w:color="auto"/>
        <w:left w:val="none" w:sz="0" w:space="0" w:color="auto"/>
        <w:bottom w:val="none" w:sz="0" w:space="0" w:color="auto"/>
        <w:right w:val="none" w:sz="0" w:space="0" w:color="auto"/>
      </w:divBdr>
      <w:divsChild>
        <w:div w:id="247201901">
          <w:marLeft w:val="0"/>
          <w:marRight w:val="0"/>
          <w:marTop w:val="0"/>
          <w:marBottom w:val="0"/>
          <w:divBdr>
            <w:top w:val="none" w:sz="0" w:space="0" w:color="auto"/>
            <w:left w:val="none" w:sz="0" w:space="0" w:color="auto"/>
            <w:bottom w:val="none" w:sz="0" w:space="0" w:color="auto"/>
            <w:right w:val="none" w:sz="0" w:space="0" w:color="auto"/>
          </w:divBdr>
        </w:div>
      </w:divsChild>
    </w:div>
    <w:div w:id="1507937190">
      <w:bodyDiv w:val="1"/>
      <w:marLeft w:val="0"/>
      <w:marRight w:val="0"/>
      <w:marTop w:val="0"/>
      <w:marBottom w:val="0"/>
      <w:divBdr>
        <w:top w:val="none" w:sz="0" w:space="0" w:color="auto"/>
        <w:left w:val="none" w:sz="0" w:space="0" w:color="auto"/>
        <w:bottom w:val="none" w:sz="0" w:space="0" w:color="auto"/>
        <w:right w:val="none" w:sz="0" w:space="0" w:color="auto"/>
      </w:divBdr>
    </w:div>
    <w:div w:id="1508903381">
      <w:bodyDiv w:val="1"/>
      <w:marLeft w:val="0"/>
      <w:marRight w:val="0"/>
      <w:marTop w:val="0"/>
      <w:marBottom w:val="0"/>
      <w:divBdr>
        <w:top w:val="none" w:sz="0" w:space="0" w:color="auto"/>
        <w:left w:val="none" w:sz="0" w:space="0" w:color="auto"/>
        <w:bottom w:val="none" w:sz="0" w:space="0" w:color="auto"/>
        <w:right w:val="none" w:sz="0" w:space="0" w:color="auto"/>
      </w:divBdr>
    </w:div>
    <w:div w:id="1509518773">
      <w:bodyDiv w:val="1"/>
      <w:marLeft w:val="0"/>
      <w:marRight w:val="0"/>
      <w:marTop w:val="0"/>
      <w:marBottom w:val="0"/>
      <w:divBdr>
        <w:top w:val="none" w:sz="0" w:space="0" w:color="auto"/>
        <w:left w:val="none" w:sz="0" w:space="0" w:color="auto"/>
        <w:bottom w:val="none" w:sz="0" w:space="0" w:color="auto"/>
        <w:right w:val="none" w:sz="0" w:space="0" w:color="auto"/>
      </w:divBdr>
      <w:divsChild>
        <w:div w:id="439570229">
          <w:marLeft w:val="1800"/>
          <w:marRight w:val="0"/>
          <w:marTop w:val="91"/>
          <w:marBottom w:val="0"/>
          <w:divBdr>
            <w:top w:val="none" w:sz="0" w:space="0" w:color="auto"/>
            <w:left w:val="none" w:sz="0" w:space="0" w:color="auto"/>
            <w:bottom w:val="none" w:sz="0" w:space="0" w:color="auto"/>
            <w:right w:val="none" w:sz="0" w:space="0" w:color="auto"/>
          </w:divBdr>
        </w:div>
        <w:div w:id="491415259">
          <w:marLeft w:val="1166"/>
          <w:marRight w:val="0"/>
          <w:marTop w:val="106"/>
          <w:marBottom w:val="0"/>
          <w:divBdr>
            <w:top w:val="none" w:sz="0" w:space="0" w:color="auto"/>
            <w:left w:val="none" w:sz="0" w:space="0" w:color="auto"/>
            <w:bottom w:val="none" w:sz="0" w:space="0" w:color="auto"/>
            <w:right w:val="none" w:sz="0" w:space="0" w:color="auto"/>
          </w:divBdr>
        </w:div>
        <w:div w:id="566377522">
          <w:marLeft w:val="1166"/>
          <w:marRight w:val="0"/>
          <w:marTop w:val="106"/>
          <w:marBottom w:val="0"/>
          <w:divBdr>
            <w:top w:val="none" w:sz="0" w:space="0" w:color="auto"/>
            <w:left w:val="none" w:sz="0" w:space="0" w:color="auto"/>
            <w:bottom w:val="none" w:sz="0" w:space="0" w:color="auto"/>
            <w:right w:val="none" w:sz="0" w:space="0" w:color="auto"/>
          </w:divBdr>
        </w:div>
        <w:div w:id="730814704">
          <w:marLeft w:val="547"/>
          <w:marRight w:val="0"/>
          <w:marTop w:val="120"/>
          <w:marBottom w:val="0"/>
          <w:divBdr>
            <w:top w:val="none" w:sz="0" w:space="0" w:color="auto"/>
            <w:left w:val="none" w:sz="0" w:space="0" w:color="auto"/>
            <w:bottom w:val="none" w:sz="0" w:space="0" w:color="auto"/>
            <w:right w:val="none" w:sz="0" w:space="0" w:color="auto"/>
          </w:divBdr>
        </w:div>
        <w:div w:id="854922662">
          <w:marLeft w:val="1166"/>
          <w:marRight w:val="0"/>
          <w:marTop w:val="106"/>
          <w:marBottom w:val="0"/>
          <w:divBdr>
            <w:top w:val="none" w:sz="0" w:space="0" w:color="auto"/>
            <w:left w:val="none" w:sz="0" w:space="0" w:color="auto"/>
            <w:bottom w:val="none" w:sz="0" w:space="0" w:color="auto"/>
            <w:right w:val="none" w:sz="0" w:space="0" w:color="auto"/>
          </w:divBdr>
        </w:div>
        <w:div w:id="866721752">
          <w:marLeft w:val="547"/>
          <w:marRight w:val="0"/>
          <w:marTop w:val="120"/>
          <w:marBottom w:val="0"/>
          <w:divBdr>
            <w:top w:val="none" w:sz="0" w:space="0" w:color="auto"/>
            <w:left w:val="none" w:sz="0" w:space="0" w:color="auto"/>
            <w:bottom w:val="none" w:sz="0" w:space="0" w:color="auto"/>
            <w:right w:val="none" w:sz="0" w:space="0" w:color="auto"/>
          </w:divBdr>
        </w:div>
        <w:div w:id="873812266">
          <w:marLeft w:val="1166"/>
          <w:marRight w:val="0"/>
          <w:marTop w:val="106"/>
          <w:marBottom w:val="0"/>
          <w:divBdr>
            <w:top w:val="none" w:sz="0" w:space="0" w:color="auto"/>
            <w:left w:val="none" w:sz="0" w:space="0" w:color="auto"/>
            <w:bottom w:val="none" w:sz="0" w:space="0" w:color="auto"/>
            <w:right w:val="none" w:sz="0" w:space="0" w:color="auto"/>
          </w:divBdr>
        </w:div>
        <w:div w:id="991563933">
          <w:marLeft w:val="547"/>
          <w:marRight w:val="0"/>
          <w:marTop w:val="120"/>
          <w:marBottom w:val="0"/>
          <w:divBdr>
            <w:top w:val="none" w:sz="0" w:space="0" w:color="auto"/>
            <w:left w:val="none" w:sz="0" w:space="0" w:color="auto"/>
            <w:bottom w:val="none" w:sz="0" w:space="0" w:color="auto"/>
            <w:right w:val="none" w:sz="0" w:space="0" w:color="auto"/>
          </w:divBdr>
        </w:div>
        <w:div w:id="1547177395">
          <w:marLeft w:val="1166"/>
          <w:marRight w:val="0"/>
          <w:marTop w:val="106"/>
          <w:marBottom w:val="0"/>
          <w:divBdr>
            <w:top w:val="none" w:sz="0" w:space="0" w:color="auto"/>
            <w:left w:val="none" w:sz="0" w:space="0" w:color="auto"/>
            <w:bottom w:val="none" w:sz="0" w:space="0" w:color="auto"/>
            <w:right w:val="none" w:sz="0" w:space="0" w:color="auto"/>
          </w:divBdr>
        </w:div>
        <w:div w:id="1631520409">
          <w:marLeft w:val="1800"/>
          <w:marRight w:val="0"/>
          <w:marTop w:val="91"/>
          <w:marBottom w:val="0"/>
          <w:divBdr>
            <w:top w:val="none" w:sz="0" w:space="0" w:color="auto"/>
            <w:left w:val="none" w:sz="0" w:space="0" w:color="auto"/>
            <w:bottom w:val="none" w:sz="0" w:space="0" w:color="auto"/>
            <w:right w:val="none" w:sz="0" w:space="0" w:color="auto"/>
          </w:divBdr>
        </w:div>
        <w:div w:id="1728336584">
          <w:marLeft w:val="1800"/>
          <w:marRight w:val="0"/>
          <w:marTop w:val="91"/>
          <w:marBottom w:val="0"/>
          <w:divBdr>
            <w:top w:val="none" w:sz="0" w:space="0" w:color="auto"/>
            <w:left w:val="none" w:sz="0" w:space="0" w:color="auto"/>
            <w:bottom w:val="none" w:sz="0" w:space="0" w:color="auto"/>
            <w:right w:val="none" w:sz="0" w:space="0" w:color="auto"/>
          </w:divBdr>
        </w:div>
        <w:div w:id="2055813589">
          <w:marLeft w:val="1166"/>
          <w:marRight w:val="0"/>
          <w:marTop w:val="106"/>
          <w:marBottom w:val="0"/>
          <w:divBdr>
            <w:top w:val="none" w:sz="0" w:space="0" w:color="auto"/>
            <w:left w:val="none" w:sz="0" w:space="0" w:color="auto"/>
            <w:bottom w:val="none" w:sz="0" w:space="0" w:color="auto"/>
            <w:right w:val="none" w:sz="0" w:space="0" w:color="auto"/>
          </w:divBdr>
        </w:div>
      </w:divsChild>
    </w:div>
    <w:div w:id="1510102580">
      <w:bodyDiv w:val="1"/>
      <w:marLeft w:val="0"/>
      <w:marRight w:val="0"/>
      <w:marTop w:val="0"/>
      <w:marBottom w:val="0"/>
      <w:divBdr>
        <w:top w:val="none" w:sz="0" w:space="0" w:color="auto"/>
        <w:left w:val="none" w:sz="0" w:space="0" w:color="auto"/>
        <w:bottom w:val="none" w:sz="0" w:space="0" w:color="auto"/>
        <w:right w:val="none" w:sz="0" w:space="0" w:color="auto"/>
      </w:divBdr>
    </w:div>
    <w:div w:id="1510103736">
      <w:bodyDiv w:val="1"/>
      <w:marLeft w:val="0"/>
      <w:marRight w:val="0"/>
      <w:marTop w:val="0"/>
      <w:marBottom w:val="0"/>
      <w:divBdr>
        <w:top w:val="none" w:sz="0" w:space="0" w:color="auto"/>
        <w:left w:val="none" w:sz="0" w:space="0" w:color="auto"/>
        <w:bottom w:val="none" w:sz="0" w:space="0" w:color="auto"/>
        <w:right w:val="none" w:sz="0" w:space="0" w:color="auto"/>
      </w:divBdr>
      <w:divsChild>
        <w:div w:id="158429876">
          <w:marLeft w:val="1166"/>
          <w:marRight w:val="0"/>
          <w:marTop w:val="96"/>
          <w:marBottom w:val="0"/>
          <w:divBdr>
            <w:top w:val="none" w:sz="0" w:space="0" w:color="auto"/>
            <w:left w:val="none" w:sz="0" w:space="0" w:color="auto"/>
            <w:bottom w:val="none" w:sz="0" w:space="0" w:color="auto"/>
            <w:right w:val="none" w:sz="0" w:space="0" w:color="auto"/>
          </w:divBdr>
        </w:div>
        <w:div w:id="434642675">
          <w:marLeft w:val="1800"/>
          <w:marRight w:val="0"/>
          <w:marTop w:val="77"/>
          <w:marBottom w:val="0"/>
          <w:divBdr>
            <w:top w:val="none" w:sz="0" w:space="0" w:color="auto"/>
            <w:left w:val="none" w:sz="0" w:space="0" w:color="auto"/>
            <w:bottom w:val="none" w:sz="0" w:space="0" w:color="auto"/>
            <w:right w:val="none" w:sz="0" w:space="0" w:color="auto"/>
          </w:divBdr>
        </w:div>
        <w:div w:id="1063454863">
          <w:marLeft w:val="1166"/>
          <w:marRight w:val="0"/>
          <w:marTop w:val="96"/>
          <w:marBottom w:val="0"/>
          <w:divBdr>
            <w:top w:val="none" w:sz="0" w:space="0" w:color="auto"/>
            <w:left w:val="none" w:sz="0" w:space="0" w:color="auto"/>
            <w:bottom w:val="none" w:sz="0" w:space="0" w:color="auto"/>
            <w:right w:val="none" w:sz="0" w:space="0" w:color="auto"/>
          </w:divBdr>
        </w:div>
        <w:div w:id="1108816875">
          <w:marLeft w:val="1166"/>
          <w:marRight w:val="0"/>
          <w:marTop w:val="96"/>
          <w:marBottom w:val="0"/>
          <w:divBdr>
            <w:top w:val="none" w:sz="0" w:space="0" w:color="auto"/>
            <w:left w:val="none" w:sz="0" w:space="0" w:color="auto"/>
            <w:bottom w:val="none" w:sz="0" w:space="0" w:color="auto"/>
            <w:right w:val="none" w:sz="0" w:space="0" w:color="auto"/>
          </w:divBdr>
        </w:div>
        <w:div w:id="1269124158">
          <w:marLeft w:val="1166"/>
          <w:marRight w:val="0"/>
          <w:marTop w:val="96"/>
          <w:marBottom w:val="0"/>
          <w:divBdr>
            <w:top w:val="none" w:sz="0" w:space="0" w:color="auto"/>
            <w:left w:val="none" w:sz="0" w:space="0" w:color="auto"/>
            <w:bottom w:val="none" w:sz="0" w:space="0" w:color="auto"/>
            <w:right w:val="none" w:sz="0" w:space="0" w:color="auto"/>
          </w:divBdr>
        </w:div>
        <w:div w:id="1355302160">
          <w:marLeft w:val="547"/>
          <w:marRight w:val="0"/>
          <w:marTop w:val="115"/>
          <w:marBottom w:val="0"/>
          <w:divBdr>
            <w:top w:val="none" w:sz="0" w:space="0" w:color="auto"/>
            <w:left w:val="none" w:sz="0" w:space="0" w:color="auto"/>
            <w:bottom w:val="none" w:sz="0" w:space="0" w:color="auto"/>
            <w:right w:val="none" w:sz="0" w:space="0" w:color="auto"/>
          </w:divBdr>
        </w:div>
        <w:div w:id="1416975106">
          <w:marLeft w:val="547"/>
          <w:marRight w:val="0"/>
          <w:marTop w:val="115"/>
          <w:marBottom w:val="0"/>
          <w:divBdr>
            <w:top w:val="none" w:sz="0" w:space="0" w:color="auto"/>
            <w:left w:val="none" w:sz="0" w:space="0" w:color="auto"/>
            <w:bottom w:val="none" w:sz="0" w:space="0" w:color="auto"/>
            <w:right w:val="none" w:sz="0" w:space="0" w:color="auto"/>
          </w:divBdr>
        </w:div>
        <w:div w:id="1811903812">
          <w:marLeft w:val="1166"/>
          <w:marRight w:val="0"/>
          <w:marTop w:val="96"/>
          <w:marBottom w:val="0"/>
          <w:divBdr>
            <w:top w:val="none" w:sz="0" w:space="0" w:color="auto"/>
            <w:left w:val="none" w:sz="0" w:space="0" w:color="auto"/>
            <w:bottom w:val="none" w:sz="0" w:space="0" w:color="auto"/>
            <w:right w:val="none" w:sz="0" w:space="0" w:color="auto"/>
          </w:divBdr>
        </w:div>
        <w:div w:id="1866140664">
          <w:marLeft w:val="1800"/>
          <w:marRight w:val="0"/>
          <w:marTop w:val="77"/>
          <w:marBottom w:val="0"/>
          <w:divBdr>
            <w:top w:val="none" w:sz="0" w:space="0" w:color="auto"/>
            <w:left w:val="none" w:sz="0" w:space="0" w:color="auto"/>
            <w:bottom w:val="none" w:sz="0" w:space="0" w:color="auto"/>
            <w:right w:val="none" w:sz="0" w:space="0" w:color="auto"/>
          </w:divBdr>
        </w:div>
        <w:div w:id="1867596650">
          <w:marLeft w:val="1166"/>
          <w:marRight w:val="0"/>
          <w:marTop w:val="96"/>
          <w:marBottom w:val="0"/>
          <w:divBdr>
            <w:top w:val="none" w:sz="0" w:space="0" w:color="auto"/>
            <w:left w:val="none" w:sz="0" w:space="0" w:color="auto"/>
            <w:bottom w:val="none" w:sz="0" w:space="0" w:color="auto"/>
            <w:right w:val="none" w:sz="0" w:space="0" w:color="auto"/>
          </w:divBdr>
        </w:div>
        <w:div w:id="2114670056">
          <w:marLeft w:val="547"/>
          <w:marRight w:val="0"/>
          <w:marTop w:val="115"/>
          <w:marBottom w:val="0"/>
          <w:divBdr>
            <w:top w:val="none" w:sz="0" w:space="0" w:color="auto"/>
            <w:left w:val="none" w:sz="0" w:space="0" w:color="auto"/>
            <w:bottom w:val="none" w:sz="0" w:space="0" w:color="auto"/>
            <w:right w:val="none" w:sz="0" w:space="0" w:color="auto"/>
          </w:divBdr>
        </w:div>
      </w:divsChild>
    </w:div>
    <w:div w:id="1510755216">
      <w:bodyDiv w:val="1"/>
      <w:marLeft w:val="0"/>
      <w:marRight w:val="0"/>
      <w:marTop w:val="0"/>
      <w:marBottom w:val="0"/>
      <w:divBdr>
        <w:top w:val="none" w:sz="0" w:space="0" w:color="auto"/>
        <w:left w:val="none" w:sz="0" w:space="0" w:color="auto"/>
        <w:bottom w:val="none" w:sz="0" w:space="0" w:color="auto"/>
        <w:right w:val="none" w:sz="0" w:space="0" w:color="auto"/>
      </w:divBdr>
    </w:div>
    <w:div w:id="1510830009">
      <w:bodyDiv w:val="1"/>
      <w:marLeft w:val="0"/>
      <w:marRight w:val="0"/>
      <w:marTop w:val="0"/>
      <w:marBottom w:val="0"/>
      <w:divBdr>
        <w:top w:val="none" w:sz="0" w:space="0" w:color="auto"/>
        <w:left w:val="none" w:sz="0" w:space="0" w:color="auto"/>
        <w:bottom w:val="none" w:sz="0" w:space="0" w:color="auto"/>
        <w:right w:val="none" w:sz="0" w:space="0" w:color="auto"/>
      </w:divBdr>
    </w:div>
    <w:div w:id="1511485504">
      <w:bodyDiv w:val="1"/>
      <w:marLeft w:val="0"/>
      <w:marRight w:val="0"/>
      <w:marTop w:val="0"/>
      <w:marBottom w:val="0"/>
      <w:divBdr>
        <w:top w:val="none" w:sz="0" w:space="0" w:color="auto"/>
        <w:left w:val="none" w:sz="0" w:space="0" w:color="auto"/>
        <w:bottom w:val="none" w:sz="0" w:space="0" w:color="auto"/>
        <w:right w:val="none" w:sz="0" w:space="0" w:color="auto"/>
      </w:divBdr>
      <w:divsChild>
        <w:div w:id="134493267">
          <w:marLeft w:val="1166"/>
          <w:marRight w:val="0"/>
          <w:marTop w:val="86"/>
          <w:marBottom w:val="0"/>
          <w:divBdr>
            <w:top w:val="none" w:sz="0" w:space="0" w:color="auto"/>
            <w:left w:val="none" w:sz="0" w:space="0" w:color="auto"/>
            <w:bottom w:val="none" w:sz="0" w:space="0" w:color="auto"/>
            <w:right w:val="none" w:sz="0" w:space="0" w:color="auto"/>
          </w:divBdr>
        </w:div>
        <w:div w:id="650867581">
          <w:marLeft w:val="1166"/>
          <w:marRight w:val="0"/>
          <w:marTop w:val="86"/>
          <w:marBottom w:val="0"/>
          <w:divBdr>
            <w:top w:val="none" w:sz="0" w:space="0" w:color="auto"/>
            <w:left w:val="none" w:sz="0" w:space="0" w:color="auto"/>
            <w:bottom w:val="none" w:sz="0" w:space="0" w:color="auto"/>
            <w:right w:val="none" w:sz="0" w:space="0" w:color="auto"/>
          </w:divBdr>
        </w:div>
        <w:div w:id="692193141">
          <w:marLeft w:val="1800"/>
          <w:marRight w:val="0"/>
          <w:marTop w:val="86"/>
          <w:marBottom w:val="0"/>
          <w:divBdr>
            <w:top w:val="none" w:sz="0" w:space="0" w:color="auto"/>
            <w:left w:val="none" w:sz="0" w:space="0" w:color="auto"/>
            <w:bottom w:val="none" w:sz="0" w:space="0" w:color="auto"/>
            <w:right w:val="none" w:sz="0" w:space="0" w:color="auto"/>
          </w:divBdr>
        </w:div>
        <w:div w:id="703676365">
          <w:marLeft w:val="1166"/>
          <w:marRight w:val="0"/>
          <w:marTop w:val="86"/>
          <w:marBottom w:val="0"/>
          <w:divBdr>
            <w:top w:val="none" w:sz="0" w:space="0" w:color="auto"/>
            <w:left w:val="none" w:sz="0" w:space="0" w:color="auto"/>
            <w:bottom w:val="none" w:sz="0" w:space="0" w:color="auto"/>
            <w:right w:val="none" w:sz="0" w:space="0" w:color="auto"/>
          </w:divBdr>
        </w:div>
        <w:div w:id="788007324">
          <w:marLeft w:val="1166"/>
          <w:marRight w:val="0"/>
          <w:marTop w:val="86"/>
          <w:marBottom w:val="0"/>
          <w:divBdr>
            <w:top w:val="none" w:sz="0" w:space="0" w:color="auto"/>
            <w:left w:val="none" w:sz="0" w:space="0" w:color="auto"/>
            <w:bottom w:val="none" w:sz="0" w:space="0" w:color="auto"/>
            <w:right w:val="none" w:sz="0" w:space="0" w:color="auto"/>
          </w:divBdr>
        </w:div>
        <w:div w:id="982612869">
          <w:marLeft w:val="1166"/>
          <w:marRight w:val="0"/>
          <w:marTop w:val="86"/>
          <w:marBottom w:val="0"/>
          <w:divBdr>
            <w:top w:val="none" w:sz="0" w:space="0" w:color="auto"/>
            <w:left w:val="none" w:sz="0" w:space="0" w:color="auto"/>
            <w:bottom w:val="none" w:sz="0" w:space="0" w:color="auto"/>
            <w:right w:val="none" w:sz="0" w:space="0" w:color="auto"/>
          </w:divBdr>
        </w:div>
        <w:div w:id="1366248796">
          <w:marLeft w:val="547"/>
          <w:marRight w:val="0"/>
          <w:marTop w:val="86"/>
          <w:marBottom w:val="0"/>
          <w:divBdr>
            <w:top w:val="none" w:sz="0" w:space="0" w:color="auto"/>
            <w:left w:val="none" w:sz="0" w:space="0" w:color="auto"/>
            <w:bottom w:val="none" w:sz="0" w:space="0" w:color="auto"/>
            <w:right w:val="none" w:sz="0" w:space="0" w:color="auto"/>
          </w:divBdr>
        </w:div>
        <w:div w:id="1427117703">
          <w:marLeft w:val="547"/>
          <w:marRight w:val="0"/>
          <w:marTop w:val="86"/>
          <w:marBottom w:val="0"/>
          <w:divBdr>
            <w:top w:val="none" w:sz="0" w:space="0" w:color="auto"/>
            <w:left w:val="none" w:sz="0" w:space="0" w:color="auto"/>
            <w:bottom w:val="none" w:sz="0" w:space="0" w:color="auto"/>
            <w:right w:val="none" w:sz="0" w:space="0" w:color="auto"/>
          </w:divBdr>
        </w:div>
        <w:div w:id="1560238558">
          <w:marLeft w:val="1800"/>
          <w:marRight w:val="0"/>
          <w:marTop w:val="86"/>
          <w:marBottom w:val="0"/>
          <w:divBdr>
            <w:top w:val="none" w:sz="0" w:space="0" w:color="auto"/>
            <w:left w:val="none" w:sz="0" w:space="0" w:color="auto"/>
            <w:bottom w:val="none" w:sz="0" w:space="0" w:color="auto"/>
            <w:right w:val="none" w:sz="0" w:space="0" w:color="auto"/>
          </w:divBdr>
        </w:div>
        <w:div w:id="1640111504">
          <w:marLeft w:val="547"/>
          <w:marRight w:val="0"/>
          <w:marTop w:val="86"/>
          <w:marBottom w:val="0"/>
          <w:divBdr>
            <w:top w:val="none" w:sz="0" w:space="0" w:color="auto"/>
            <w:left w:val="none" w:sz="0" w:space="0" w:color="auto"/>
            <w:bottom w:val="none" w:sz="0" w:space="0" w:color="auto"/>
            <w:right w:val="none" w:sz="0" w:space="0" w:color="auto"/>
          </w:divBdr>
        </w:div>
        <w:div w:id="2034263597">
          <w:marLeft w:val="547"/>
          <w:marRight w:val="0"/>
          <w:marTop w:val="86"/>
          <w:marBottom w:val="0"/>
          <w:divBdr>
            <w:top w:val="none" w:sz="0" w:space="0" w:color="auto"/>
            <w:left w:val="none" w:sz="0" w:space="0" w:color="auto"/>
            <w:bottom w:val="none" w:sz="0" w:space="0" w:color="auto"/>
            <w:right w:val="none" w:sz="0" w:space="0" w:color="auto"/>
          </w:divBdr>
        </w:div>
        <w:div w:id="2072731050">
          <w:marLeft w:val="1166"/>
          <w:marRight w:val="0"/>
          <w:marTop w:val="86"/>
          <w:marBottom w:val="0"/>
          <w:divBdr>
            <w:top w:val="none" w:sz="0" w:space="0" w:color="auto"/>
            <w:left w:val="none" w:sz="0" w:space="0" w:color="auto"/>
            <w:bottom w:val="none" w:sz="0" w:space="0" w:color="auto"/>
            <w:right w:val="none" w:sz="0" w:space="0" w:color="auto"/>
          </w:divBdr>
        </w:div>
        <w:div w:id="2112967742">
          <w:marLeft w:val="547"/>
          <w:marRight w:val="0"/>
          <w:marTop w:val="86"/>
          <w:marBottom w:val="0"/>
          <w:divBdr>
            <w:top w:val="none" w:sz="0" w:space="0" w:color="auto"/>
            <w:left w:val="none" w:sz="0" w:space="0" w:color="auto"/>
            <w:bottom w:val="none" w:sz="0" w:space="0" w:color="auto"/>
            <w:right w:val="none" w:sz="0" w:space="0" w:color="auto"/>
          </w:divBdr>
        </w:div>
      </w:divsChild>
    </w:div>
    <w:div w:id="1512140852">
      <w:bodyDiv w:val="1"/>
      <w:marLeft w:val="0"/>
      <w:marRight w:val="0"/>
      <w:marTop w:val="0"/>
      <w:marBottom w:val="0"/>
      <w:divBdr>
        <w:top w:val="none" w:sz="0" w:space="0" w:color="auto"/>
        <w:left w:val="none" w:sz="0" w:space="0" w:color="auto"/>
        <w:bottom w:val="none" w:sz="0" w:space="0" w:color="auto"/>
        <w:right w:val="none" w:sz="0" w:space="0" w:color="auto"/>
      </w:divBdr>
      <w:divsChild>
        <w:div w:id="211357022">
          <w:marLeft w:val="0"/>
          <w:marRight w:val="0"/>
          <w:marTop w:val="0"/>
          <w:marBottom w:val="0"/>
          <w:divBdr>
            <w:top w:val="none" w:sz="0" w:space="0" w:color="auto"/>
            <w:left w:val="none" w:sz="0" w:space="0" w:color="auto"/>
            <w:bottom w:val="none" w:sz="0" w:space="0" w:color="auto"/>
            <w:right w:val="none" w:sz="0" w:space="0" w:color="auto"/>
          </w:divBdr>
          <w:divsChild>
            <w:div w:id="785344779">
              <w:marLeft w:val="0"/>
              <w:marRight w:val="0"/>
              <w:marTop w:val="0"/>
              <w:marBottom w:val="0"/>
              <w:divBdr>
                <w:top w:val="none" w:sz="0" w:space="0" w:color="auto"/>
                <w:left w:val="none" w:sz="0" w:space="0" w:color="auto"/>
                <w:bottom w:val="none" w:sz="0" w:space="0" w:color="auto"/>
                <w:right w:val="none" w:sz="0" w:space="0" w:color="auto"/>
              </w:divBdr>
            </w:div>
            <w:div w:id="874006153">
              <w:marLeft w:val="0"/>
              <w:marRight w:val="0"/>
              <w:marTop w:val="0"/>
              <w:marBottom w:val="0"/>
              <w:divBdr>
                <w:top w:val="none" w:sz="0" w:space="0" w:color="auto"/>
                <w:left w:val="none" w:sz="0" w:space="0" w:color="auto"/>
                <w:bottom w:val="none" w:sz="0" w:space="0" w:color="auto"/>
                <w:right w:val="none" w:sz="0" w:space="0" w:color="auto"/>
              </w:divBdr>
            </w:div>
            <w:div w:id="921181120">
              <w:marLeft w:val="0"/>
              <w:marRight w:val="0"/>
              <w:marTop w:val="0"/>
              <w:marBottom w:val="0"/>
              <w:divBdr>
                <w:top w:val="none" w:sz="0" w:space="0" w:color="auto"/>
                <w:left w:val="none" w:sz="0" w:space="0" w:color="auto"/>
                <w:bottom w:val="none" w:sz="0" w:space="0" w:color="auto"/>
                <w:right w:val="none" w:sz="0" w:space="0" w:color="auto"/>
              </w:divBdr>
            </w:div>
            <w:div w:id="214454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447453">
      <w:bodyDiv w:val="1"/>
      <w:marLeft w:val="0"/>
      <w:marRight w:val="0"/>
      <w:marTop w:val="0"/>
      <w:marBottom w:val="0"/>
      <w:divBdr>
        <w:top w:val="none" w:sz="0" w:space="0" w:color="auto"/>
        <w:left w:val="none" w:sz="0" w:space="0" w:color="auto"/>
        <w:bottom w:val="none" w:sz="0" w:space="0" w:color="auto"/>
        <w:right w:val="none" w:sz="0" w:space="0" w:color="auto"/>
      </w:divBdr>
    </w:div>
    <w:div w:id="1513375134">
      <w:bodyDiv w:val="1"/>
      <w:marLeft w:val="0"/>
      <w:marRight w:val="0"/>
      <w:marTop w:val="0"/>
      <w:marBottom w:val="0"/>
      <w:divBdr>
        <w:top w:val="none" w:sz="0" w:space="0" w:color="auto"/>
        <w:left w:val="none" w:sz="0" w:space="0" w:color="auto"/>
        <w:bottom w:val="none" w:sz="0" w:space="0" w:color="auto"/>
        <w:right w:val="none" w:sz="0" w:space="0" w:color="auto"/>
      </w:divBdr>
    </w:div>
    <w:div w:id="1513566972">
      <w:bodyDiv w:val="1"/>
      <w:marLeft w:val="0"/>
      <w:marRight w:val="0"/>
      <w:marTop w:val="0"/>
      <w:marBottom w:val="0"/>
      <w:divBdr>
        <w:top w:val="none" w:sz="0" w:space="0" w:color="auto"/>
        <w:left w:val="none" w:sz="0" w:space="0" w:color="auto"/>
        <w:bottom w:val="none" w:sz="0" w:space="0" w:color="auto"/>
        <w:right w:val="none" w:sz="0" w:space="0" w:color="auto"/>
      </w:divBdr>
    </w:div>
    <w:div w:id="1513686093">
      <w:bodyDiv w:val="1"/>
      <w:marLeft w:val="0"/>
      <w:marRight w:val="0"/>
      <w:marTop w:val="0"/>
      <w:marBottom w:val="0"/>
      <w:divBdr>
        <w:top w:val="none" w:sz="0" w:space="0" w:color="auto"/>
        <w:left w:val="none" w:sz="0" w:space="0" w:color="auto"/>
        <w:bottom w:val="none" w:sz="0" w:space="0" w:color="auto"/>
        <w:right w:val="none" w:sz="0" w:space="0" w:color="auto"/>
      </w:divBdr>
    </w:div>
    <w:div w:id="1514028438">
      <w:bodyDiv w:val="1"/>
      <w:marLeft w:val="0"/>
      <w:marRight w:val="0"/>
      <w:marTop w:val="0"/>
      <w:marBottom w:val="0"/>
      <w:divBdr>
        <w:top w:val="none" w:sz="0" w:space="0" w:color="auto"/>
        <w:left w:val="none" w:sz="0" w:space="0" w:color="auto"/>
        <w:bottom w:val="none" w:sz="0" w:space="0" w:color="auto"/>
        <w:right w:val="none" w:sz="0" w:space="0" w:color="auto"/>
      </w:divBdr>
    </w:div>
    <w:div w:id="1514145417">
      <w:bodyDiv w:val="1"/>
      <w:marLeft w:val="0"/>
      <w:marRight w:val="0"/>
      <w:marTop w:val="0"/>
      <w:marBottom w:val="0"/>
      <w:divBdr>
        <w:top w:val="none" w:sz="0" w:space="0" w:color="auto"/>
        <w:left w:val="none" w:sz="0" w:space="0" w:color="auto"/>
        <w:bottom w:val="none" w:sz="0" w:space="0" w:color="auto"/>
        <w:right w:val="none" w:sz="0" w:space="0" w:color="auto"/>
      </w:divBdr>
      <w:divsChild>
        <w:div w:id="257837597">
          <w:marLeft w:val="547"/>
          <w:marRight w:val="0"/>
          <w:marTop w:val="0"/>
          <w:marBottom w:val="0"/>
          <w:divBdr>
            <w:top w:val="none" w:sz="0" w:space="0" w:color="auto"/>
            <w:left w:val="none" w:sz="0" w:space="0" w:color="auto"/>
            <w:bottom w:val="none" w:sz="0" w:space="0" w:color="auto"/>
            <w:right w:val="none" w:sz="0" w:space="0" w:color="auto"/>
          </w:divBdr>
        </w:div>
      </w:divsChild>
    </w:div>
    <w:div w:id="1514765673">
      <w:bodyDiv w:val="1"/>
      <w:marLeft w:val="0"/>
      <w:marRight w:val="0"/>
      <w:marTop w:val="0"/>
      <w:marBottom w:val="0"/>
      <w:divBdr>
        <w:top w:val="none" w:sz="0" w:space="0" w:color="auto"/>
        <w:left w:val="none" w:sz="0" w:space="0" w:color="auto"/>
        <w:bottom w:val="none" w:sz="0" w:space="0" w:color="auto"/>
        <w:right w:val="none" w:sz="0" w:space="0" w:color="auto"/>
      </w:divBdr>
    </w:div>
    <w:div w:id="1514874602">
      <w:bodyDiv w:val="1"/>
      <w:marLeft w:val="0"/>
      <w:marRight w:val="0"/>
      <w:marTop w:val="0"/>
      <w:marBottom w:val="0"/>
      <w:divBdr>
        <w:top w:val="none" w:sz="0" w:space="0" w:color="auto"/>
        <w:left w:val="none" w:sz="0" w:space="0" w:color="auto"/>
        <w:bottom w:val="none" w:sz="0" w:space="0" w:color="auto"/>
        <w:right w:val="none" w:sz="0" w:space="0" w:color="auto"/>
      </w:divBdr>
    </w:div>
    <w:div w:id="1516770205">
      <w:bodyDiv w:val="1"/>
      <w:marLeft w:val="0"/>
      <w:marRight w:val="0"/>
      <w:marTop w:val="0"/>
      <w:marBottom w:val="0"/>
      <w:divBdr>
        <w:top w:val="none" w:sz="0" w:space="0" w:color="auto"/>
        <w:left w:val="none" w:sz="0" w:space="0" w:color="auto"/>
        <w:bottom w:val="none" w:sz="0" w:space="0" w:color="auto"/>
        <w:right w:val="none" w:sz="0" w:space="0" w:color="auto"/>
      </w:divBdr>
    </w:div>
    <w:div w:id="1518034385">
      <w:bodyDiv w:val="1"/>
      <w:marLeft w:val="0"/>
      <w:marRight w:val="0"/>
      <w:marTop w:val="0"/>
      <w:marBottom w:val="0"/>
      <w:divBdr>
        <w:top w:val="none" w:sz="0" w:space="0" w:color="auto"/>
        <w:left w:val="none" w:sz="0" w:space="0" w:color="auto"/>
        <w:bottom w:val="none" w:sz="0" w:space="0" w:color="auto"/>
        <w:right w:val="none" w:sz="0" w:space="0" w:color="auto"/>
      </w:divBdr>
    </w:div>
    <w:div w:id="1519080983">
      <w:bodyDiv w:val="1"/>
      <w:marLeft w:val="0"/>
      <w:marRight w:val="0"/>
      <w:marTop w:val="0"/>
      <w:marBottom w:val="0"/>
      <w:divBdr>
        <w:top w:val="none" w:sz="0" w:space="0" w:color="auto"/>
        <w:left w:val="none" w:sz="0" w:space="0" w:color="auto"/>
        <w:bottom w:val="none" w:sz="0" w:space="0" w:color="auto"/>
        <w:right w:val="none" w:sz="0" w:space="0" w:color="auto"/>
      </w:divBdr>
      <w:divsChild>
        <w:div w:id="105009225">
          <w:marLeft w:val="1166"/>
          <w:marRight w:val="0"/>
          <w:marTop w:val="86"/>
          <w:marBottom w:val="0"/>
          <w:divBdr>
            <w:top w:val="none" w:sz="0" w:space="0" w:color="auto"/>
            <w:left w:val="none" w:sz="0" w:space="0" w:color="auto"/>
            <w:bottom w:val="none" w:sz="0" w:space="0" w:color="auto"/>
            <w:right w:val="none" w:sz="0" w:space="0" w:color="auto"/>
          </w:divBdr>
        </w:div>
        <w:div w:id="354502707">
          <w:marLeft w:val="547"/>
          <w:marRight w:val="0"/>
          <w:marTop w:val="115"/>
          <w:marBottom w:val="0"/>
          <w:divBdr>
            <w:top w:val="none" w:sz="0" w:space="0" w:color="auto"/>
            <w:left w:val="none" w:sz="0" w:space="0" w:color="auto"/>
            <w:bottom w:val="none" w:sz="0" w:space="0" w:color="auto"/>
            <w:right w:val="none" w:sz="0" w:space="0" w:color="auto"/>
          </w:divBdr>
        </w:div>
        <w:div w:id="363211234">
          <w:marLeft w:val="1166"/>
          <w:marRight w:val="0"/>
          <w:marTop w:val="86"/>
          <w:marBottom w:val="0"/>
          <w:divBdr>
            <w:top w:val="none" w:sz="0" w:space="0" w:color="auto"/>
            <w:left w:val="none" w:sz="0" w:space="0" w:color="auto"/>
            <w:bottom w:val="none" w:sz="0" w:space="0" w:color="auto"/>
            <w:right w:val="none" w:sz="0" w:space="0" w:color="auto"/>
          </w:divBdr>
        </w:div>
        <w:div w:id="654646473">
          <w:marLeft w:val="1166"/>
          <w:marRight w:val="0"/>
          <w:marTop w:val="86"/>
          <w:marBottom w:val="0"/>
          <w:divBdr>
            <w:top w:val="none" w:sz="0" w:space="0" w:color="auto"/>
            <w:left w:val="none" w:sz="0" w:space="0" w:color="auto"/>
            <w:bottom w:val="none" w:sz="0" w:space="0" w:color="auto"/>
            <w:right w:val="none" w:sz="0" w:space="0" w:color="auto"/>
          </w:divBdr>
        </w:div>
        <w:div w:id="792554993">
          <w:marLeft w:val="1166"/>
          <w:marRight w:val="0"/>
          <w:marTop w:val="86"/>
          <w:marBottom w:val="0"/>
          <w:divBdr>
            <w:top w:val="none" w:sz="0" w:space="0" w:color="auto"/>
            <w:left w:val="none" w:sz="0" w:space="0" w:color="auto"/>
            <w:bottom w:val="none" w:sz="0" w:space="0" w:color="auto"/>
            <w:right w:val="none" w:sz="0" w:space="0" w:color="auto"/>
          </w:divBdr>
        </w:div>
      </w:divsChild>
    </w:div>
    <w:div w:id="1519272431">
      <w:bodyDiv w:val="1"/>
      <w:marLeft w:val="0"/>
      <w:marRight w:val="0"/>
      <w:marTop w:val="0"/>
      <w:marBottom w:val="0"/>
      <w:divBdr>
        <w:top w:val="none" w:sz="0" w:space="0" w:color="auto"/>
        <w:left w:val="none" w:sz="0" w:space="0" w:color="auto"/>
        <w:bottom w:val="none" w:sz="0" w:space="0" w:color="auto"/>
        <w:right w:val="none" w:sz="0" w:space="0" w:color="auto"/>
      </w:divBdr>
    </w:div>
    <w:div w:id="1519850199">
      <w:bodyDiv w:val="1"/>
      <w:marLeft w:val="0"/>
      <w:marRight w:val="0"/>
      <w:marTop w:val="0"/>
      <w:marBottom w:val="0"/>
      <w:divBdr>
        <w:top w:val="none" w:sz="0" w:space="0" w:color="auto"/>
        <w:left w:val="none" w:sz="0" w:space="0" w:color="auto"/>
        <w:bottom w:val="none" w:sz="0" w:space="0" w:color="auto"/>
        <w:right w:val="none" w:sz="0" w:space="0" w:color="auto"/>
      </w:divBdr>
    </w:div>
    <w:div w:id="1519852762">
      <w:bodyDiv w:val="1"/>
      <w:marLeft w:val="0"/>
      <w:marRight w:val="0"/>
      <w:marTop w:val="0"/>
      <w:marBottom w:val="0"/>
      <w:divBdr>
        <w:top w:val="none" w:sz="0" w:space="0" w:color="auto"/>
        <w:left w:val="none" w:sz="0" w:space="0" w:color="auto"/>
        <w:bottom w:val="none" w:sz="0" w:space="0" w:color="auto"/>
        <w:right w:val="none" w:sz="0" w:space="0" w:color="auto"/>
      </w:divBdr>
    </w:div>
    <w:div w:id="1520197671">
      <w:bodyDiv w:val="1"/>
      <w:marLeft w:val="0"/>
      <w:marRight w:val="0"/>
      <w:marTop w:val="0"/>
      <w:marBottom w:val="0"/>
      <w:divBdr>
        <w:top w:val="none" w:sz="0" w:space="0" w:color="auto"/>
        <w:left w:val="none" w:sz="0" w:space="0" w:color="auto"/>
        <w:bottom w:val="none" w:sz="0" w:space="0" w:color="auto"/>
        <w:right w:val="none" w:sz="0" w:space="0" w:color="auto"/>
      </w:divBdr>
      <w:divsChild>
        <w:div w:id="189490485">
          <w:marLeft w:val="1267"/>
          <w:marRight w:val="0"/>
          <w:marTop w:val="67"/>
          <w:marBottom w:val="0"/>
          <w:divBdr>
            <w:top w:val="none" w:sz="0" w:space="0" w:color="auto"/>
            <w:left w:val="none" w:sz="0" w:space="0" w:color="auto"/>
            <w:bottom w:val="none" w:sz="0" w:space="0" w:color="auto"/>
            <w:right w:val="none" w:sz="0" w:space="0" w:color="auto"/>
          </w:divBdr>
        </w:div>
        <w:div w:id="191000309">
          <w:marLeft w:val="418"/>
          <w:marRight w:val="0"/>
          <w:marTop w:val="86"/>
          <w:marBottom w:val="0"/>
          <w:divBdr>
            <w:top w:val="none" w:sz="0" w:space="0" w:color="auto"/>
            <w:left w:val="none" w:sz="0" w:space="0" w:color="auto"/>
            <w:bottom w:val="none" w:sz="0" w:space="0" w:color="auto"/>
            <w:right w:val="none" w:sz="0" w:space="0" w:color="auto"/>
          </w:divBdr>
        </w:div>
        <w:div w:id="370425355">
          <w:marLeft w:val="979"/>
          <w:marRight w:val="0"/>
          <w:marTop w:val="77"/>
          <w:marBottom w:val="0"/>
          <w:divBdr>
            <w:top w:val="none" w:sz="0" w:space="0" w:color="auto"/>
            <w:left w:val="none" w:sz="0" w:space="0" w:color="auto"/>
            <w:bottom w:val="none" w:sz="0" w:space="0" w:color="auto"/>
            <w:right w:val="none" w:sz="0" w:space="0" w:color="auto"/>
          </w:divBdr>
        </w:div>
        <w:div w:id="442500861">
          <w:marLeft w:val="979"/>
          <w:marRight w:val="0"/>
          <w:marTop w:val="77"/>
          <w:marBottom w:val="0"/>
          <w:divBdr>
            <w:top w:val="none" w:sz="0" w:space="0" w:color="auto"/>
            <w:left w:val="none" w:sz="0" w:space="0" w:color="auto"/>
            <w:bottom w:val="none" w:sz="0" w:space="0" w:color="auto"/>
            <w:right w:val="none" w:sz="0" w:space="0" w:color="auto"/>
          </w:divBdr>
        </w:div>
        <w:div w:id="643044685">
          <w:marLeft w:val="979"/>
          <w:marRight w:val="0"/>
          <w:marTop w:val="77"/>
          <w:marBottom w:val="0"/>
          <w:divBdr>
            <w:top w:val="none" w:sz="0" w:space="0" w:color="auto"/>
            <w:left w:val="none" w:sz="0" w:space="0" w:color="auto"/>
            <w:bottom w:val="none" w:sz="0" w:space="0" w:color="auto"/>
            <w:right w:val="none" w:sz="0" w:space="0" w:color="auto"/>
          </w:divBdr>
        </w:div>
        <w:div w:id="751313856">
          <w:marLeft w:val="979"/>
          <w:marRight w:val="0"/>
          <w:marTop w:val="77"/>
          <w:marBottom w:val="0"/>
          <w:divBdr>
            <w:top w:val="none" w:sz="0" w:space="0" w:color="auto"/>
            <w:left w:val="none" w:sz="0" w:space="0" w:color="auto"/>
            <w:bottom w:val="none" w:sz="0" w:space="0" w:color="auto"/>
            <w:right w:val="none" w:sz="0" w:space="0" w:color="auto"/>
          </w:divBdr>
        </w:div>
        <w:div w:id="768622033">
          <w:marLeft w:val="1267"/>
          <w:marRight w:val="0"/>
          <w:marTop w:val="67"/>
          <w:marBottom w:val="0"/>
          <w:divBdr>
            <w:top w:val="none" w:sz="0" w:space="0" w:color="auto"/>
            <w:left w:val="none" w:sz="0" w:space="0" w:color="auto"/>
            <w:bottom w:val="none" w:sz="0" w:space="0" w:color="auto"/>
            <w:right w:val="none" w:sz="0" w:space="0" w:color="auto"/>
          </w:divBdr>
        </w:div>
        <w:div w:id="946472101">
          <w:marLeft w:val="706"/>
          <w:marRight w:val="0"/>
          <w:marTop w:val="86"/>
          <w:marBottom w:val="0"/>
          <w:divBdr>
            <w:top w:val="none" w:sz="0" w:space="0" w:color="auto"/>
            <w:left w:val="none" w:sz="0" w:space="0" w:color="auto"/>
            <w:bottom w:val="none" w:sz="0" w:space="0" w:color="auto"/>
            <w:right w:val="none" w:sz="0" w:space="0" w:color="auto"/>
          </w:divBdr>
        </w:div>
        <w:div w:id="1169562995">
          <w:marLeft w:val="706"/>
          <w:marRight w:val="0"/>
          <w:marTop w:val="86"/>
          <w:marBottom w:val="0"/>
          <w:divBdr>
            <w:top w:val="none" w:sz="0" w:space="0" w:color="auto"/>
            <w:left w:val="none" w:sz="0" w:space="0" w:color="auto"/>
            <w:bottom w:val="none" w:sz="0" w:space="0" w:color="auto"/>
            <w:right w:val="none" w:sz="0" w:space="0" w:color="auto"/>
          </w:divBdr>
        </w:div>
        <w:div w:id="1348600925">
          <w:marLeft w:val="979"/>
          <w:marRight w:val="0"/>
          <w:marTop w:val="77"/>
          <w:marBottom w:val="0"/>
          <w:divBdr>
            <w:top w:val="none" w:sz="0" w:space="0" w:color="auto"/>
            <w:left w:val="none" w:sz="0" w:space="0" w:color="auto"/>
            <w:bottom w:val="none" w:sz="0" w:space="0" w:color="auto"/>
            <w:right w:val="none" w:sz="0" w:space="0" w:color="auto"/>
          </w:divBdr>
        </w:div>
        <w:div w:id="1420567153">
          <w:marLeft w:val="979"/>
          <w:marRight w:val="0"/>
          <w:marTop w:val="77"/>
          <w:marBottom w:val="0"/>
          <w:divBdr>
            <w:top w:val="none" w:sz="0" w:space="0" w:color="auto"/>
            <w:left w:val="none" w:sz="0" w:space="0" w:color="auto"/>
            <w:bottom w:val="none" w:sz="0" w:space="0" w:color="auto"/>
            <w:right w:val="none" w:sz="0" w:space="0" w:color="auto"/>
          </w:divBdr>
        </w:div>
        <w:div w:id="1770857820">
          <w:marLeft w:val="979"/>
          <w:marRight w:val="0"/>
          <w:marTop w:val="77"/>
          <w:marBottom w:val="0"/>
          <w:divBdr>
            <w:top w:val="none" w:sz="0" w:space="0" w:color="auto"/>
            <w:left w:val="none" w:sz="0" w:space="0" w:color="auto"/>
            <w:bottom w:val="none" w:sz="0" w:space="0" w:color="auto"/>
            <w:right w:val="none" w:sz="0" w:space="0" w:color="auto"/>
          </w:divBdr>
        </w:div>
      </w:divsChild>
    </w:div>
    <w:div w:id="1520198440">
      <w:bodyDiv w:val="1"/>
      <w:marLeft w:val="0"/>
      <w:marRight w:val="0"/>
      <w:marTop w:val="0"/>
      <w:marBottom w:val="0"/>
      <w:divBdr>
        <w:top w:val="none" w:sz="0" w:space="0" w:color="auto"/>
        <w:left w:val="none" w:sz="0" w:space="0" w:color="auto"/>
        <w:bottom w:val="none" w:sz="0" w:space="0" w:color="auto"/>
        <w:right w:val="none" w:sz="0" w:space="0" w:color="auto"/>
      </w:divBdr>
    </w:div>
    <w:div w:id="1520508976">
      <w:bodyDiv w:val="1"/>
      <w:marLeft w:val="0"/>
      <w:marRight w:val="0"/>
      <w:marTop w:val="0"/>
      <w:marBottom w:val="0"/>
      <w:divBdr>
        <w:top w:val="none" w:sz="0" w:space="0" w:color="auto"/>
        <w:left w:val="none" w:sz="0" w:space="0" w:color="auto"/>
        <w:bottom w:val="none" w:sz="0" w:space="0" w:color="auto"/>
        <w:right w:val="none" w:sz="0" w:space="0" w:color="auto"/>
      </w:divBdr>
      <w:divsChild>
        <w:div w:id="1186793785">
          <w:marLeft w:val="0"/>
          <w:marRight w:val="0"/>
          <w:marTop w:val="0"/>
          <w:marBottom w:val="0"/>
          <w:divBdr>
            <w:top w:val="none" w:sz="0" w:space="0" w:color="auto"/>
            <w:left w:val="none" w:sz="0" w:space="0" w:color="auto"/>
            <w:bottom w:val="none" w:sz="0" w:space="0" w:color="auto"/>
            <w:right w:val="none" w:sz="0" w:space="0" w:color="auto"/>
          </w:divBdr>
        </w:div>
      </w:divsChild>
    </w:div>
    <w:div w:id="1520923556">
      <w:bodyDiv w:val="1"/>
      <w:marLeft w:val="0"/>
      <w:marRight w:val="0"/>
      <w:marTop w:val="0"/>
      <w:marBottom w:val="0"/>
      <w:divBdr>
        <w:top w:val="none" w:sz="0" w:space="0" w:color="auto"/>
        <w:left w:val="none" w:sz="0" w:space="0" w:color="auto"/>
        <w:bottom w:val="none" w:sz="0" w:space="0" w:color="auto"/>
        <w:right w:val="none" w:sz="0" w:space="0" w:color="auto"/>
      </w:divBdr>
    </w:div>
    <w:div w:id="1521966702">
      <w:bodyDiv w:val="1"/>
      <w:marLeft w:val="0"/>
      <w:marRight w:val="0"/>
      <w:marTop w:val="0"/>
      <w:marBottom w:val="0"/>
      <w:divBdr>
        <w:top w:val="none" w:sz="0" w:space="0" w:color="auto"/>
        <w:left w:val="none" w:sz="0" w:space="0" w:color="auto"/>
        <w:bottom w:val="none" w:sz="0" w:space="0" w:color="auto"/>
        <w:right w:val="none" w:sz="0" w:space="0" w:color="auto"/>
      </w:divBdr>
    </w:div>
    <w:div w:id="1523326031">
      <w:bodyDiv w:val="1"/>
      <w:marLeft w:val="0"/>
      <w:marRight w:val="0"/>
      <w:marTop w:val="0"/>
      <w:marBottom w:val="0"/>
      <w:divBdr>
        <w:top w:val="none" w:sz="0" w:space="0" w:color="auto"/>
        <w:left w:val="none" w:sz="0" w:space="0" w:color="auto"/>
        <w:bottom w:val="none" w:sz="0" w:space="0" w:color="auto"/>
        <w:right w:val="none" w:sz="0" w:space="0" w:color="auto"/>
      </w:divBdr>
      <w:divsChild>
        <w:div w:id="949554900">
          <w:marLeft w:val="1166"/>
          <w:marRight w:val="0"/>
          <w:marTop w:val="115"/>
          <w:marBottom w:val="0"/>
          <w:divBdr>
            <w:top w:val="none" w:sz="0" w:space="0" w:color="auto"/>
            <w:left w:val="none" w:sz="0" w:space="0" w:color="auto"/>
            <w:bottom w:val="none" w:sz="0" w:space="0" w:color="auto"/>
            <w:right w:val="none" w:sz="0" w:space="0" w:color="auto"/>
          </w:divBdr>
        </w:div>
        <w:div w:id="1087926554">
          <w:marLeft w:val="1886"/>
          <w:marRight w:val="0"/>
          <w:marTop w:val="106"/>
          <w:marBottom w:val="0"/>
          <w:divBdr>
            <w:top w:val="none" w:sz="0" w:space="0" w:color="auto"/>
            <w:left w:val="none" w:sz="0" w:space="0" w:color="auto"/>
            <w:bottom w:val="none" w:sz="0" w:space="0" w:color="auto"/>
            <w:right w:val="none" w:sz="0" w:space="0" w:color="auto"/>
          </w:divBdr>
        </w:div>
        <w:div w:id="1107888014">
          <w:marLeft w:val="547"/>
          <w:marRight w:val="0"/>
          <w:marTop w:val="115"/>
          <w:marBottom w:val="0"/>
          <w:divBdr>
            <w:top w:val="none" w:sz="0" w:space="0" w:color="auto"/>
            <w:left w:val="none" w:sz="0" w:space="0" w:color="auto"/>
            <w:bottom w:val="none" w:sz="0" w:space="0" w:color="auto"/>
            <w:right w:val="none" w:sz="0" w:space="0" w:color="auto"/>
          </w:divBdr>
        </w:div>
        <w:div w:id="1128427172">
          <w:marLeft w:val="1886"/>
          <w:marRight w:val="0"/>
          <w:marTop w:val="106"/>
          <w:marBottom w:val="0"/>
          <w:divBdr>
            <w:top w:val="none" w:sz="0" w:space="0" w:color="auto"/>
            <w:left w:val="none" w:sz="0" w:space="0" w:color="auto"/>
            <w:bottom w:val="none" w:sz="0" w:space="0" w:color="auto"/>
            <w:right w:val="none" w:sz="0" w:space="0" w:color="auto"/>
          </w:divBdr>
        </w:div>
        <w:div w:id="1478719634">
          <w:marLeft w:val="1166"/>
          <w:marRight w:val="0"/>
          <w:marTop w:val="115"/>
          <w:marBottom w:val="0"/>
          <w:divBdr>
            <w:top w:val="none" w:sz="0" w:space="0" w:color="auto"/>
            <w:left w:val="none" w:sz="0" w:space="0" w:color="auto"/>
            <w:bottom w:val="none" w:sz="0" w:space="0" w:color="auto"/>
            <w:right w:val="none" w:sz="0" w:space="0" w:color="auto"/>
          </w:divBdr>
        </w:div>
        <w:div w:id="1925868947">
          <w:marLeft w:val="1886"/>
          <w:marRight w:val="0"/>
          <w:marTop w:val="106"/>
          <w:marBottom w:val="0"/>
          <w:divBdr>
            <w:top w:val="none" w:sz="0" w:space="0" w:color="auto"/>
            <w:left w:val="none" w:sz="0" w:space="0" w:color="auto"/>
            <w:bottom w:val="none" w:sz="0" w:space="0" w:color="auto"/>
            <w:right w:val="none" w:sz="0" w:space="0" w:color="auto"/>
          </w:divBdr>
        </w:div>
        <w:div w:id="1974557304">
          <w:marLeft w:val="1166"/>
          <w:marRight w:val="0"/>
          <w:marTop w:val="115"/>
          <w:marBottom w:val="0"/>
          <w:divBdr>
            <w:top w:val="none" w:sz="0" w:space="0" w:color="auto"/>
            <w:left w:val="none" w:sz="0" w:space="0" w:color="auto"/>
            <w:bottom w:val="none" w:sz="0" w:space="0" w:color="auto"/>
            <w:right w:val="none" w:sz="0" w:space="0" w:color="auto"/>
          </w:divBdr>
        </w:div>
      </w:divsChild>
    </w:div>
    <w:div w:id="1524131616">
      <w:bodyDiv w:val="1"/>
      <w:marLeft w:val="0"/>
      <w:marRight w:val="0"/>
      <w:marTop w:val="0"/>
      <w:marBottom w:val="0"/>
      <w:divBdr>
        <w:top w:val="none" w:sz="0" w:space="0" w:color="auto"/>
        <w:left w:val="none" w:sz="0" w:space="0" w:color="auto"/>
        <w:bottom w:val="none" w:sz="0" w:space="0" w:color="auto"/>
        <w:right w:val="none" w:sz="0" w:space="0" w:color="auto"/>
      </w:divBdr>
      <w:divsChild>
        <w:div w:id="1411392507">
          <w:marLeft w:val="547"/>
          <w:marRight w:val="0"/>
          <w:marTop w:val="154"/>
          <w:marBottom w:val="0"/>
          <w:divBdr>
            <w:top w:val="none" w:sz="0" w:space="0" w:color="auto"/>
            <w:left w:val="none" w:sz="0" w:space="0" w:color="auto"/>
            <w:bottom w:val="none" w:sz="0" w:space="0" w:color="auto"/>
            <w:right w:val="none" w:sz="0" w:space="0" w:color="auto"/>
          </w:divBdr>
        </w:div>
      </w:divsChild>
    </w:div>
    <w:div w:id="1524247341">
      <w:bodyDiv w:val="1"/>
      <w:marLeft w:val="0"/>
      <w:marRight w:val="0"/>
      <w:marTop w:val="0"/>
      <w:marBottom w:val="0"/>
      <w:divBdr>
        <w:top w:val="none" w:sz="0" w:space="0" w:color="auto"/>
        <w:left w:val="none" w:sz="0" w:space="0" w:color="auto"/>
        <w:bottom w:val="none" w:sz="0" w:space="0" w:color="auto"/>
        <w:right w:val="none" w:sz="0" w:space="0" w:color="auto"/>
      </w:divBdr>
    </w:div>
    <w:div w:id="1525360949">
      <w:bodyDiv w:val="1"/>
      <w:marLeft w:val="0"/>
      <w:marRight w:val="0"/>
      <w:marTop w:val="0"/>
      <w:marBottom w:val="0"/>
      <w:divBdr>
        <w:top w:val="none" w:sz="0" w:space="0" w:color="auto"/>
        <w:left w:val="none" w:sz="0" w:space="0" w:color="auto"/>
        <w:bottom w:val="none" w:sz="0" w:space="0" w:color="auto"/>
        <w:right w:val="none" w:sz="0" w:space="0" w:color="auto"/>
      </w:divBdr>
    </w:div>
    <w:div w:id="1525485654">
      <w:bodyDiv w:val="1"/>
      <w:marLeft w:val="0"/>
      <w:marRight w:val="0"/>
      <w:marTop w:val="0"/>
      <w:marBottom w:val="0"/>
      <w:divBdr>
        <w:top w:val="none" w:sz="0" w:space="0" w:color="auto"/>
        <w:left w:val="none" w:sz="0" w:space="0" w:color="auto"/>
        <w:bottom w:val="none" w:sz="0" w:space="0" w:color="auto"/>
        <w:right w:val="none" w:sz="0" w:space="0" w:color="auto"/>
      </w:divBdr>
      <w:divsChild>
        <w:div w:id="280305535">
          <w:marLeft w:val="1166"/>
          <w:marRight w:val="0"/>
          <w:marTop w:val="96"/>
          <w:marBottom w:val="0"/>
          <w:divBdr>
            <w:top w:val="none" w:sz="0" w:space="0" w:color="auto"/>
            <w:left w:val="none" w:sz="0" w:space="0" w:color="auto"/>
            <w:bottom w:val="none" w:sz="0" w:space="0" w:color="auto"/>
            <w:right w:val="none" w:sz="0" w:space="0" w:color="auto"/>
          </w:divBdr>
        </w:div>
        <w:div w:id="369106956">
          <w:marLeft w:val="1166"/>
          <w:marRight w:val="0"/>
          <w:marTop w:val="96"/>
          <w:marBottom w:val="0"/>
          <w:divBdr>
            <w:top w:val="none" w:sz="0" w:space="0" w:color="auto"/>
            <w:left w:val="none" w:sz="0" w:space="0" w:color="auto"/>
            <w:bottom w:val="none" w:sz="0" w:space="0" w:color="auto"/>
            <w:right w:val="none" w:sz="0" w:space="0" w:color="auto"/>
          </w:divBdr>
        </w:div>
        <w:div w:id="967710885">
          <w:marLeft w:val="547"/>
          <w:marRight w:val="0"/>
          <w:marTop w:val="115"/>
          <w:marBottom w:val="0"/>
          <w:divBdr>
            <w:top w:val="none" w:sz="0" w:space="0" w:color="auto"/>
            <w:left w:val="none" w:sz="0" w:space="0" w:color="auto"/>
            <w:bottom w:val="none" w:sz="0" w:space="0" w:color="auto"/>
            <w:right w:val="none" w:sz="0" w:space="0" w:color="auto"/>
          </w:divBdr>
        </w:div>
        <w:div w:id="1643071143">
          <w:marLeft w:val="1166"/>
          <w:marRight w:val="0"/>
          <w:marTop w:val="96"/>
          <w:marBottom w:val="0"/>
          <w:divBdr>
            <w:top w:val="none" w:sz="0" w:space="0" w:color="auto"/>
            <w:left w:val="none" w:sz="0" w:space="0" w:color="auto"/>
            <w:bottom w:val="none" w:sz="0" w:space="0" w:color="auto"/>
            <w:right w:val="none" w:sz="0" w:space="0" w:color="auto"/>
          </w:divBdr>
        </w:div>
        <w:div w:id="2124306247">
          <w:marLeft w:val="547"/>
          <w:marRight w:val="0"/>
          <w:marTop w:val="115"/>
          <w:marBottom w:val="0"/>
          <w:divBdr>
            <w:top w:val="none" w:sz="0" w:space="0" w:color="auto"/>
            <w:left w:val="none" w:sz="0" w:space="0" w:color="auto"/>
            <w:bottom w:val="none" w:sz="0" w:space="0" w:color="auto"/>
            <w:right w:val="none" w:sz="0" w:space="0" w:color="auto"/>
          </w:divBdr>
        </w:div>
      </w:divsChild>
    </w:div>
    <w:div w:id="1526282665">
      <w:bodyDiv w:val="1"/>
      <w:marLeft w:val="0"/>
      <w:marRight w:val="0"/>
      <w:marTop w:val="0"/>
      <w:marBottom w:val="0"/>
      <w:divBdr>
        <w:top w:val="none" w:sz="0" w:space="0" w:color="auto"/>
        <w:left w:val="none" w:sz="0" w:space="0" w:color="auto"/>
        <w:bottom w:val="none" w:sz="0" w:space="0" w:color="auto"/>
        <w:right w:val="none" w:sz="0" w:space="0" w:color="auto"/>
      </w:divBdr>
      <w:divsChild>
        <w:div w:id="966738714">
          <w:marLeft w:val="0"/>
          <w:marRight w:val="0"/>
          <w:marTop w:val="0"/>
          <w:marBottom w:val="0"/>
          <w:divBdr>
            <w:top w:val="none" w:sz="0" w:space="0" w:color="auto"/>
            <w:left w:val="none" w:sz="0" w:space="0" w:color="auto"/>
            <w:bottom w:val="none" w:sz="0" w:space="0" w:color="auto"/>
            <w:right w:val="none" w:sz="0" w:space="0" w:color="auto"/>
          </w:divBdr>
          <w:divsChild>
            <w:div w:id="1092121473">
              <w:marLeft w:val="0"/>
              <w:marRight w:val="0"/>
              <w:marTop w:val="0"/>
              <w:marBottom w:val="0"/>
              <w:divBdr>
                <w:top w:val="none" w:sz="0" w:space="0" w:color="auto"/>
                <w:left w:val="none" w:sz="0" w:space="0" w:color="auto"/>
                <w:bottom w:val="none" w:sz="0" w:space="0" w:color="auto"/>
                <w:right w:val="none" w:sz="0" w:space="0" w:color="auto"/>
              </w:divBdr>
            </w:div>
            <w:div w:id="1207570406">
              <w:marLeft w:val="0"/>
              <w:marRight w:val="0"/>
              <w:marTop w:val="0"/>
              <w:marBottom w:val="0"/>
              <w:divBdr>
                <w:top w:val="none" w:sz="0" w:space="0" w:color="auto"/>
                <w:left w:val="none" w:sz="0" w:space="0" w:color="auto"/>
                <w:bottom w:val="none" w:sz="0" w:space="0" w:color="auto"/>
                <w:right w:val="none" w:sz="0" w:space="0" w:color="auto"/>
              </w:divBdr>
            </w:div>
            <w:div w:id="2060665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479179">
      <w:bodyDiv w:val="1"/>
      <w:marLeft w:val="0"/>
      <w:marRight w:val="0"/>
      <w:marTop w:val="0"/>
      <w:marBottom w:val="0"/>
      <w:divBdr>
        <w:top w:val="none" w:sz="0" w:space="0" w:color="auto"/>
        <w:left w:val="none" w:sz="0" w:space="0" w:color="auto"/>
        <w:bottom w:val="none" w:sz="0" w:space="0" w:color="auto"/>
        <w:right w:val="none" w:sz="0" w:space="0" w:color="auto"/>
      </w:divBdr>
    </w:div>
    <w:div w:id="1526939650">
      <w:bodyDiv w:val="1"/>
      <w:marLeft w:val="0"/>
      <w:marRight w:val="0"/>
      <w:marTop w:val="0"/>
      <w:marBottom w:val="0"/>
      <w:divBdr>
        <w:top w:val="none" w:sz="0" w:space="0" w:color="auto"/>
        <w:left w:val="none" w:sz="0" w:space="0" w:color="auto"/>
        <w:bottom w:val="none" w:sz="0" w:space="0" w:color="auto"/>
        <w:right w:val="none" w:sz="0" w:space="0" w:color="auto"/>
      </w:divBdr>
    </w:div>
    <w:div w:id="1527207501">
      <w:bodyDiv w:val="1"/>
      <w:marLeft w:val="0"/>
      <w:marRight w:val="0"/>
      <w:marTop w:val="0"/>
      <w:marBottom w:val="0"/>
      <w:divBdr>
        <w:top w:val="none" w:sz="0" w:space="0" w:color="auto"/>
        <w:left w:val="none" w:sz="0" w:space="0" w:color="auto"/>
        <w:bottom w:val="none" w:sz="0" w:space="0" w:color="auto"/>
        <w:right w:val="none" w:sz="0" w:space="0" w:color="auto"/>
      </w:divBdr>
    </w:div>
    <w:div w:id="1528985707">
      <w:bodyDiv w:val="1"/>
      <w:marLeft w:val="0"/>
      <w:marRight w:val="0"/>
      <w:marTop w:val="0"/>
      <w:marBottom w:val="0"/>
      <w:divBdr>
        <w:top w:val="none" w:sz="0" w:space="0" w:color="auto"/>
        <w:left w:val="none" w:sz="0" w:space="0" w:color="auto"/>
        <w:bottom w:val="none" w:sz="0" w:space="0" w:color="auto"/>
        <w:right w:val="none" w:sz="0" w:space="0" w:color="auto"/>
      </w:divBdr>
      <w:divsChild>
        <w:div w:id="101386033">
          <w:marLeft w:val="1800"/>
          <w:marRight w:val="0"/>
          <w:marTop w:val="115"/>
          <w:marBottom w:val="0"/>
          <w:divBdr>
            <w:top w:val="none" w:sz="0" w:space="0" w:color="auto"/>
            <w:left w:val="none" w:sz="0" w:space="0" w:color="auto"/>
            <w:bottom w:val="none" w:sz="0" w:space="0" w:color="auto"/>
            <w:right w:val="none" w:sz="0" w:space="0" w:color="auto"/>
          </w:divBdr>
        </w:div>
        <w:div w:id="108745001">
          <w:marLeft w:val="2520"/>
          <w:marRight w:val="0"/>
          <w:marTop w:val="96"/>
          <w:marBottom w:val="0"/>
          <w:divBdr>
            <w:top w:val="none" w:sz="0" w:space="0" w:color="auto"/>
            <w:left w:val="none" w:sz="0" w:space="0" w:color="auto"/>
            <w:bottom w:val="none" w:sz="0" w:space="0" w:color="auto"/>
            <w:right w:val="none" w:sz="0" w:space="0" w:color="auto"/>
          </w:divBdr>
        </w:div>
        <w:div w:id="170537109">
          <w:marLeft w:val="1800"/>
          <w:marRight w:val="0"/>
          <w:marTop w:val="115"/>
          <w:marBottom w:val="0"/>
          <w:divBdr>
            <w:top w:val="none" w:sz="0" w:space="0" w:color="auto"/>
            <w:left w:val="none" w:sz="0" w:space="0" w:color="auto"/>
            <w:bottom w:val="none" w:sz="0" w:space="0" w:color="auto"/>
            <w:right w:val="none" w:sz="0" w:space="0" w:color="auto"/>
          </w:divBdr>
        </w:div>
        <w:div w:id="1221592693">
          <w:marLeft w:val="547"/>
          <w:marRight w:val="0"/>
          <w:marTop w:val="154"/>
          <w:marBottom w:val="0"/>
          <w:divBdr>
            <w:top w:val="none" w:sz="0" w:space="0" w:color="auto"/>
            <w:left w:val="none" w:sz="0" w:space="0" w:color="auto"/>
            <w:bottom w:val="none" w:sz="0" w:space="0" w:color="auto"/>
            <w:right w:val="none" w:sz="0" w:space="0" w:color="auto"/>
          </w:divBdr>
        </w:div>
        <w:div w:id="1349671177">
          <w:marLeft w:val="547"/>
          <w:marRight w:val="0"/>
          <w:marTop w:val="154"/>
          <w:marBottom w:val="0"/>
          <w:divBdr>
            <w:top w:val="none" w:sz="0" w:space="0" w:color="auto"/>
            <w:left w:val="none" w:sz="0" w:space="0" w:color="auto"/>
            <w:bottom w:val="none" w:sz="0" w:space="0" w:color="auto"/>
            <w:right w:val="none" w:sz="0" w:space="0" w:color="auto"/>
          </w:divBdr>
        </w:div>
      </w:divsChild>
    </w:div>
    <w:div w:id="1529637361">
      <w:bodyDiv w:val="1"/>
      <w:marLeft w:val="0"/>
      <w:marRight w:val="0"/>
      <w:marTop w:val="0"/>
      <w:marBottom w:val="0"/>
      <w:divBdr>
        <w:top w:val="none" w:sz="0" w:space="0" w:color="auto"/>
        <w:left w:val="none" w:sz="0" w:space="0" w:color="auto"/>
        <w:bottom w:val="none" w:sz="0" w:space="0" w:color="auto"/>
        <w:right w:val="none" w:sz="0" w:space="0" w:color="auto"/>
      </w:divBdr>
    </w:div>
    <w:div w:id="1530492006">
      <w:bodyDiv w:val="1"/>
      <w:marLeft w:val="0"/>
      <w:marRight w:val="0"/>
      <w:marTop w:val="0"/>
      <w:marBottom w:val="0"/>
      <w:divBdr>
        <w:top w:val="none" w:sz="0" w:space="0" w:color="auto"/>
        <w:left w:val="none" w:sz="0" w:space="0" w:color="auto"/>
        <w:bottom w:val="none" w:sz="0" w:space="0" w:color="auto"/>
        <w:right w:val="none" w:sz="0" w:space="0" w:color="auto"/>
      </w:divBdr>
    </w:div>
    <w:div w:id="1531334456">
      <w:bodyDiv w:val="1"/>
      <w:marLeft w:val="0"/>
      <w:marRight w:val="0"/>
      <w:marTop w:val="0"/>
      <w:marBottom w:val="0"/>
      <w:divBdr>
        <w:top w:val="none" w:sz="0" w:space="0" w:color="auto"/>
        <w:left w:val="none" w:sz="0" w:space="0" w:color="auto"/>
        <w:bottom w:val="none" w:sz="0" w:space="0" w:color="auto"/>
        <w:right w:val="none" w:sz="0" w:space="0" w:color="auto"/>
      </w:divBdr>
      <w:divsChild>
        <w:div w:id="382801013">
          <w:marLeft w:val="0"/>
          <w:marRight w:val="0"/>
          <w:marTop w:val="0"/>
          <w:marBottom w:val="0"/>
          <w:divBdr>
            <w:top w:val="none" w:sz="0" w:space="0" w:color="auto"/>
            <w:left w:val="none" w:sz="0" w:space="0" w:color="auto"/>
            <w:bottom w:val="none" w:sz="0" w:space="0" w:color="auto"/>
            <w:right w:val="none" w:sz="0" w:space="0" w:color="auto"/>
          </w:divBdr>
          <w:divsChild>
            <w:div w:id="363332031">
              <w:marLeft w:val="0"/>
              <w:marRight w:val="0"/>
              <w:marTop w:val="0"/>
              <w:marBottom w:val="0"/>
              <w:divBdr>
                <w:top w:val="none" w:sz="0" w:space="0" w:color="auto"/>
                <w:left w:val="none" w:sz="0" w:space="0" w:color="auto"/>
                <w:bottom w:val="none" w:sz="0" w:space="0" w:color="auto"/>
                <w:right w:val="none" w:sz="0" w:space="0" w:color="auto"/>
              </w:divBdr>
            </w:div>
            <w:div w:id="89523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576996">
      <w:bodyDiv w:val="1"/>
      <w:marLeft w:val="0"/>
      <w:marRight w:val="0"/>
      <w:marTop w:val="0"/>
      <w:marBottom w:val="0"/>
      <w:divBdr>
        <w:top w:val="none" w:sz="0" w:space="0" w:color="auto"/>
        <w:left w:val="none" w:sz="0" w:space="0" w:color="auto"/>
        <w:bottom w:val="none" w:sz="0" w:space="0" w:color="auto"/>
        <w:right w:val="none" w:sz="0" w:space="0" w:color="auto"/>
      </w:divBdr>
    </w:div>
    <w:div w:id="1531604912">
      <w:bodyDiv w:val="1"/>
      <w:marLeft w:val="0"/>
      <w:marRight w:val="0"/>
      <w:marTop w:val="0"/>
      <w:marBottom w:val="0"/>
      <w:divBdr>
        <w:top w:val="none" w:sz="0" w:space="0" w:color="auto"/>
        <w:left w:val="none" w:sz="0" w:space="0" w:color="auto"/>
        <w:bottom w:val="none" w:sz="0" w:space="0" w:color="auto"/>
        <w:right w:val="none" w:sz="0" w:space="0" w:color="auto"/>
      </w:divBdr>
    </w:div>
    <w:div w:id="1531869564">
      <w:bodyDiv w:val="1"/>
      <w:marLeft w:val="0"/>
      <w:marRight w:val="0"/>
      <w:marTop w:val="0"/>
      <w:marBottom w:val="0"/>
      <w:divBdr>
        <w:top w:val="none" w:sz="0" w:space="0" w:color="auto"/>
        <w:left w:val="none" w:sz="0" w:space="0" w:color="auto"/>
        <w:bottom w:val="none" w:sz="0" w:space="0" w:color="auto"/>
        <w:right w:val="none" w:sz="0" w:space="0" w:color="auto"/>
      </w:divBdr>
    </w:div>
    <w:div w:id="1532110243">
      <w:bodyDiv w:val="1"/>
      <w:marLeft w:val="0"/>
      <w:marRight w:val="0"/>
      <w:marTop w:val="0"/>
      <w:marBottom w:val="0"/>
      <w:divBdr>
        <w:top w:val="none" w:sz="0" w:space="0" w:color="auto"/>
        <w:left w:val="none" w:sz="0" w:space="0" w:color="auto"/>
        <w:bottom w:val="none" w:sz="0" w:space="0" w:color="auto"/>
        <w:right w:val="none" w:sz="0" w:space="0" w:color="auto"/>
      </w:divBdr>
    </w:div>
    <w:div w:id="1533105941">
      <w:bodyDiv w:val="1"/>
      <w:marLeft w:val="0"/>
      <w:marRight w:val="0"/>
      <w:marTop w:val="0"/>
      <w:marBottom w:val="0"/>
      <w:divBdr>
        <w:top w:val="none" w:sz="0" w:space="0" w:color="auto"/>
        <w:left w:val="none" w:sz="0" w:space="0" w:color="auto"/>
        <w:bottom w:val="none" w:sz="0" w:space="0" w:color="auto"/>
        <w:right w:val="none" w:sz="0" w:space="0" w:color="auto"/>
      </w:divBdr>
      <w:divsChild>
        <w:div w:id="255098277">
          <w:marLeft w:val="1166"/>
          <w:marRight w:val="0"/>
          <w:marTop w:val="96"/>
          <w:marBottom w:val="0"/>
          <w:divBdr>
            <w:top w:val="none" w:sz="0" w:space="0" w:color="auto"/>
            <w:left w:val="none" w:sz="0" w:space="0" w:color="auto"/>
            <w:bottom w:val="none" w:sz="0" w:space="0" w:color="auto"/>
            <w:right w:val="none" w:sz="0" w:space="0" w:color="auto"/>
          </w:divBdr>
        </w:div>
        <w:div w:id="501237208">
          <w:marLeft w:val="547"/>
          <w:marRight w:val="0"/>
          <w:marTop w:val="115"/>
          <w:marBottom w:val="0"/>
          <w:divBdr>
            <w:top w:val="none" w:sz="0" w:space="0" w:color="auto"/>
            <w:left w:val="none" w:sz="0" w:space="0" w:color="auto"/>
            <w:bottom w:val="none" w:sz="0" w:space="0" w:color="auto"/>
            <w:right w:val="none" w:sz="0" w:space="0" w:color="auto"/>
          </w:divBdr>
        </w:div>
        <w:div w:id="509415668">
          <w:marLeft w:val="1166"/>
          <w:marRight w:val="0"/>
          <w:marTop w:val="96"/>
          <w:marBottom w:val="0"/>
          <w:divBdr>
            <w:top w:val="none" w:sz="0" w:space="0" w:color="auto"/>
            <w:left w:val="none" w:sz="0" w:space="0" w:color="auto"/>
            <w:bottom w:val="none" w:sz="0" w:space="0" w:color="auto"/>
            <w:right w:val="none" w:sz="0" w:space="0" w:color="auto"/>
          </w:divBdr>
        </w:div>
        <w:div w:id="843516042">
          <w:marLeft w:val="1166"/>
          <w:marRight w:val="0"/>
          <w:marTop w:val="96"/>
          <w:marBottom w:val="0"/>
          <w:divBdr>
            <w:top w:val="none" w:sz="0" w:space="0" w:color="auto"/>
            <w:left w:val="none" w:sz="0" w:space="0" w:color="auto"/>
            <w:bottom w:val="none" w:sz="0" w:space="0" w:color="auto"/>
            <w:right w:val="none" w:sz="0" w:space="0" w:color="auto"/>
          </w:divBdr>
        </w:div>
        <w:div w:id="1644843641">
          <w:marLeft w:val="1166"/>
          <w:marRight w:val="0"/>
          <w:marTop w:val="96"/>
          <w:marBottom w:val="0"/>
          <w:divBdr>
            <w:top w:val="none" w:sz="0" w:space="0" w:color="auto"/>
            <w:left w:val="none" w:sz="0" w:space="0" w:color="auto"/>
            <w:bottom w:val="none" w:sz="0" w:space="0" w:color="auto"/>
            <w:right w:val="none" w:sz="0" w:space="0" w:color="auto"/>
          </w:divBdr>
        </w:div>
        <w:div w:id="1844661593">
          <w:marLeft w:val="547"/>
          <w:marRight w:val="0"/>
          <w:marTop w:val="115"/>
          <w:marBottom w:val="0"/>
          <w:divBdr>
            <w:top w:val="none" w:sz="0" w:space="0" w:color="auto"/>
            <w:left w:val="none" w:sz="0" w:space="0" w:color="auto"/>
            <w:bottom w:val="none" w:sz="0" w:space="0" w:color="auto"/>
            <w:right w:val="none" w:sz="0" w:space="0" w:color="auto"/>
          </w:divBdr>
        </w:div>
      </w:divsChild>
    </w:div>
    <w:div w:id="1533299078">
      <w:bodyDiv w:val="1"/>
      <w:marLeft w:val="0"/>
      <w:marRight w:val="0"/>
      <w:marTop w:val="0"/>
      <w:marBottom w:val="0"/>
      <w:divBdr>
        <w:top w:val="none" w:sz="0" w:space="0" w:color="auto"/>
        <w:left w:val="none" w:sz="0" w:space="0" w:color="auto"/>
        <w:bottom w:val="none" w:sz="0" w:space="0" w:color="auto"/>
        <w:right w:val="none" w:sz="0" w:space="0" w:color="auto"/>
      </w:divBdr>
    </w:div>
    <w:div w:id="1533834590">
      <w:bodyDiv w:val="1"/>
      <w:marLeft w:val="0"/>
      <w:marRight w:val="0"/>
      <w:marTop w:val="0"/>
      <w:marBottom w:val="0"/>
      <w:divBdr>
        <w:top w:val="none" w:sz="0" w:space="0" w:color="auto"/>
        <w:left w:val="none" w:sz="0" w:space="0" w:color="auto"/>
        <w:bottom w:val="none" w:sz="0" w:space="0" w:color="auto"/>
        <w:right w:val="none" w:sz="0" w:space="0" w:color="auto"/>
      </w:divBdr>
    </w:div>
    <w:div w:id="1534270878">
      <w:bodyDiv w:val="1"/>
      <w:marLeft w:val="0"/>
      <w:marRight w:val="0"/>
      <w:marTop w:val="0"/>
      <w:marBottom w:val="0"/>
      <w:divBdr>
        <w:top w:val="none" w:sz="0" w:space="0" w:color="auto"/>
        <w:left w:val="none" w:sz="0" w:space="0" w:color="auto"/>
        <w:bottom w:val="none" w:sz="0" w:space="0" w:color="auto"/>
        <w:right w:val="none" w:sz="0" w:space="0" w:color="auto"/>
      </w:divBdr>
    </w:div>
    <w:div w:id="1534922447">
      <w:bodyDiv w:val="1"/>
      <w:marLeft w:val="0"/>
      <w:marRight w:val="0"/>
      <w:marTop w:val="0"/>
      <w:marBottom w:val="0"/>
      <w:divBdr>
        <w:top w:val="none" w:sz="0" w:space="0" w:color="auto"/>
        <w:left w:val="none" w:sz="0" w:space="0" w:color="auto"/>
        <w:bottom w:val="none" w:sz="0" w:space="0" w:color="auto"/>
        <w:right w:val="none" w:sz="0" w:space="0" w:color="auto"/>
      </w:divBdr>
    </w:div>
    <w:div w:id="1535459292">
      <w:bodyDiv w:val="1"/>
      <w:marLeft w:val="0"/>
      <w:marRight w:val="0"/>
      <w:marTop w:val="0"/>
      <w:marBottom w:val="0"/>
      <w:divBdr>
        <w:top w:val="none" w:sz="0" w:space="0" w:color="auto"/>
        <w:left w:val="none" w:sz="0" w:space="0" w:color="auto"/>
        <w:bottom w:val="none" w:sz="0" w:space="0" w:color="auto"/>
        <w:right w:val="none" w:sz="0" w:space="0" w:color="auto"/>
      </w:divBdr>
      <w:divsChild>
        <w:div w:id="1771661538">
          <w:marLeft w:val="0"/>
          <w:marRight w:val="0"/>
          <w:marTop w:val="0"/>
          <w:marBottom w:val="0"/>
          <w:divBdr>
            <w:top w:val="none" w:sz="0" w:space="0" w:color="auto"/>
            <w:left w:val="none" w:sz="0" w:space="0" w:color="auto"/>
            <w:bottom w:val="none" w:sz="0" w:space="0" w:color="auto"/>
            <w:right w:val="none" w:sz="0" w:space="0" w:color="auto"/>
          </w:divBdr>
          <w:divsChild>
            <w:div w:id="272054075">
              <w:marLeft w:val="0"/>
              <w:marRight w:val="0"/>
              <w:marTop w:val="0"/>
              <w:marBottom w:val="0"/>
              <w:divBdr>
                <w:top w:val="none" w:sz="0" w:space="0" w:color="auto"/>
                <w:left w:val="none" w:sz="0" w:space="0" w:color="auto"/>
                <w:bottom w:val="none" w:sz="0" w:space="0" w:color="auto"/>
                <w:right w:val="none" w:sz="0" w:space="0" w:color="auto"/>
              </w:divBdr>
            </w:div>
            <w:div w:id="1073432621">
              <w:marLeft w:val="0"/>
              <w:marRight w:val="0"/>
              <w:marTop w:val="0"/>
              <w:marBottom w:val="0"/>
              <w:divBdr>
                <w:top w:val="none" w:sz="0" w:space="0" w:color="auto"/>
                <w:left w:val="none" w:sz="0" w:space="0" w:color="auto"/>
                <w:bottom w:val="none" w:sz="0" w:space="0" w:color="auto"/>
                <w:right w:val="none" w:sz="0" w:space="0" w:color="auto"/>
              </w:divBdr>
            </w:div>
            <w:div w:id="1516849729">
              <w:marLeft w:val="0"/>
              <w:marRight w:val="0"/>
              <w:marTop w:val="0"/>
              <w:marBottom w:val="0"/>
              <w:divBdr>
                <w:top w:val="none" w:sz="0" w:space="0" w:color="auto"/>
                <w:left w:val="none" w:sz="0" w:space="0" w:color="auto"/>
                <w:bottom w:val="none" w:sz="0" w:space="0" w:color="auto"/>
                <w:right w:val="none" w:sz="0" w:space="0" w:color="auto"/>
              </w:divBdr>
            </w:div>
            <w:div w:id="1714846471">
              <w:marLeft w:val="0"/>
              <w:marRight w:val="0"/>
              <w:marTop w:val="0"/>
              <w:marBottom w:val="0"/>
              <w:divBdr>
                <w:top w:val="none" w:sz="0" w:space="0" w:color="auto"/>
                <w:left w:val="none" w:sz="0" w:space="0" w:color="auto"/>
                <w:bottom w:val="none" w:sz="0" w:space="0" w:color="auto"/>
                <w:right w:val="none" w:sz="0" w:space="0" w:color="auto"/>
              </w:divBdr>
            </w:div>
            <w:div w:id="197389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532783">
      <w:bodyDiv w:val="1"/>
      <w:marLeft w:val="0"/>
      <w:marRight w:val="0"/>
      <w:marTop w:val="0"/>
      <w:marBottom w:val="0"/>
      <w:divBdr>
        <w:top w:val="none" w:sz="0" w:space="0" w:color="auto"/>
        <w:left w:val="none" w:sz="0" w:space="0" w:color="auto"/>
        <w:bottom w:val="none" w:sz="0" w:space="0" w:color="auto"/>
        <w:right w:val="none" w:sz="0" w:space="0" w:color="auto"/>
      </w:divBdr>
    </w:div>
    <w:div w:id="1536117715">
      <w:bodyDiv w:val="1"/>
      <w:marLeft w:val="0"/>
      <w:marRight w:val="0"/>
      <w:marTop w:val="0"/>
      <w:marBottom w:val="0"/>
      <w:divBdr>
        <w:top w:val="none" w:sz="0" w:space="0" w:color="auto"/>
        <w:left w:val="none" w:sz="0" w:space="0" w:color="auto"/>
        <w:bottom w:val="none" w:sz="0" w:space="0" w:color="auto"/>
        <w:right w:val="none" w:sz="0" w:space="0" w:color="auto"/>
      </w:divBdr>
    </w:div>
    <w:div w:id="1536695302">
      <w:bodyDiv w:val="1"/>
      <w:marLeft w:val="0"/>
      <w:marRight w:val="0"/>
      <w:marTop w:val="0"/>
      <w:marBottom w:val="0"/>
      <w:divBdr>
        <w:top w:val="none" w:sz="0" w:space="0" w:color="auto"/>
        <w:left w:val="none" w:sz="0" w:space="0" w:color="auto"/>
        <w:bottom w:val="none" w:sz="0" w:space="0" w:color="auto"/>
        <w:right w:val="none" w:sz="0" w:space="0" w:color="auto"/>
      </w:divBdr>
    </w:div>
    <w:div w:id="1537809101">
      <w:bodyDiv w:val="1"/>
      <w:marLeft w:val="0"/>
      <w:marRight w:val="0"/>
      <w:marTop w:val="0"/>
      <w:marBottom w:val="0"/>
      <w:divBdr>
        <w:top w:val="none" w:sz="0" w:space="0" w:color="auto"/>
        <w:left w:val="none" w:sz="0" w:space="0" w:color="auto"/>
        <w:bottom w:val="none" w:sz="0" w:space="0" w:color="auto"/>
        <w:right w:val="none" w:sz="0" w:space="0" w:color="auto"/>
      </w:divBdr>
    </w:div>
    <w:div w:id="1538003482">
      <w:bodyDiv w:val="1"/>
      <w:marLeft w:val="0"/>
      <w:marRight w:val="0"/>
      <w:marTop w:val="0"/>
      <w:marBottom w:val="0"/>
      <w:divBdr>
        <w:top w:val="none" w:sz="0" w:space="0" w:color="auto"/>
        <w:left w:val="none" w:sz="0" w:space="0" w:color="auto"/>
        <w:bottom w:val="none" w:sz="0" w:space="0" w:color="auto"/>
        <w:right w:val="none" w:sz="0" w:space="0" w:color="auto"/>
      </w:divBdr>
    </w:div>
    <w:div w:id="1538932310">
      <w:bodyDiv w:val="1"/>
      <w:marLeft w:val="0"/>
      <w:marRight w:val="0"/>
      <w:marTop w:val="0"/>
      <w:marBottom w:val="0"/>
      <w:divBdr>
        <w:top w:val="none" w:sz="0" w:space="0" w:color="auto"/>
        <w:left w:val="none" w:sz="0" w:space="0" w:color="auto"/>
        <w:bottom w:val="none" w:sz="0" w:space="0" w:color="auto"/>
        <w:right w:val="none" w:sz="0" w:space="0" w:color="auto"/>
      </w:divBdr>
      <w:divsChild>
        <w:div w:id="1700621409">
          <w:marLeft w:val="0"/>
          <w:marRight w:val="0"/>
          <w:marTop w:val="0"/>
          <w:marBottom w:val="0"/>
          <w:divBdr>
            <w:top w:val="none" w:sz="0" w:space="0" w:color="auto"/>
            <w:left w:val="none" w:sz="0" w:space="0" w:color="auto"/>
            <w:bottom w:val="none" w:sz="0" w:space="0" w:color="auto"/>
            <w:right w:val="none" w:sz="0" w:space="0" w:color="auto"/>
          </w:divBdr>
        </w:div>
      </w:divsChild>
    </w:div>
    <w:div w:id="1540045718">
      <w:bodyDiv w:val="1"/>
      <w:marLeft w:val="0"/>
      <w:marRight w:val="0"/>
      <w:marTop w:val="0"/>
      <w:marBottom w:val="0"/>
      <w:divBdr>
        <w:top w:val="none" w:sz="0" w:space="0" w:color="auto"/>
        <w:left w:val="none" w:sz="0" w:space="0" w:color="auto"/>
        <w:bottom w:val="none" w:sz="0" w:space="0" w:color="auto"/>
        <w:right w:val="none" w:sz="0" w:space="0" w:color="auto"/>
      </w:divBdr>
    </w:div>
    <w:div w:id="1541281394">
      <w:bodyDiv w:val="1"/>
      <w:marLeft w:val="0"/>
      <w:marRight w:val="0"/>
      <w:marTop w:val="0"/>
      <w:marBottom w:val="0"/>
      <w:divBdr>
        <w:top w:val="none" w:sz="0" w:space="0" w:color="auto"/>
        <w:left w:val="none" w:sz="0" w:space="0" w:color="auto"/>
        <w:bottom w:val="none" w:sz="0" w:space="0" w:color="auto"/>
        <w:right w:val="none" w:sz="0" w:space="0" w:color="auto"/>
      </w:divBdr>
    </w:div>
    <w:div w:id="1541551818">
      <w:bodyDiv w:val="1"/>
      <w:marLeft w:val="0"/>
      <w:marRight w:val="0"/>
      <w:marTop w:val="0"/>
      <w:marBottom w:val="0"/>
      <w:divBdr>
        <w:top w:val="none" w:sz="0" w:space="0" w:color="auto"/>
        <w:left w:val="none" w:sz="0" w:space="0" w:color="auto"/>
        <w:bottom w:val="none" w:sz="0" w:space="0" w:color="auto"/>
        <w:right w:val="none" w:sz="0" w:space="0" w:color="auto"/>
      </w:divBdr>
    </w:div>
    <w:div w:id="1541743696">
      <w:bodyDiv w:val="1"/>
      <w:marLeft w:val="0"/>
      <w:marRight w:val="0"/>
      <w:marTop w:val="0"/>
      <w:marBottom w:val="0"/>
      <w:divBdr>
        <w:top w:val="none" w:sz="0" w:space="0" w:color="auto"/>
        <w:left w:val="none" w:sz="0" w:space="0" w:color="auto"/>
        <w:bottom w:val="none" w:sz="0" w:space="0" w:color="auto"/>
        <w:right w:val="none" w:sz="0" w:space="0" w:color="auto"/>
      </w:divBdr>
      <w:divsChild>
        <w:div w:id="145243243">
          <w:marLeft w:val="1080"/>
          <w:marRight w:val="0"/>
          <w:marTop w:val="100"/>
          <w:marBottom w:val="0"/>
          <w:divBdr>
            <w:top w:val="none" w:sz="0" w:space="0" w:color="auto"/>
            <w:left w:val="none" w:sz="0" w:space="0" w:color="auto"/>
            <w:bottom w:val="none" w:sz="0" w:space="0" w:color="auto"/>
            <w:right w:val="none" w:sz="0" w:space="0" w:color="auto"/>
          </w:divBdr>
        </w:div>
        <w:div w:id="2000307178">
          <w:marLeft w:val="360"/>
          <w:marRight w:val="0"/>
          <w:marTop w:val="200"/>
          <w:marBottom w:val="0"/>
          <w:divBdr>
            <w:top w:val="none" w:sz="0" w:space="0" w:color="auto"/>
            <w:left w:val="none" w:sz="0" w:space="0" w:color="auto"/>
            <w:bottom w:val="none" w:sz="0" w:space="0" w:color="auto"/>
            <w:right w:val="none" w:sz="0" w:space="0" w:color="auto"/>
          </w:divBdr>
        </w:div>
      </w:divsChild>
    </w:div>
    <w:div w:id="1542865426">
      <w:bodyDiv w:val="1"/>
      <w:marLeft w:val="0"/>
      <w:marRight w:val="0"/>
      <w:marTop w:val="0"/>
      <w:marBottom w:val="0"/>
      <w:divBdr>
        <w:top w:val="none" w:sz="0" w:space="0" w:color="auto"/>
        <w:left w:val="none" w:sz="0" w:space="0" w:color="auto"/>
        <w:bottom w:val="none" w:sz="0" w:space="0" w:color="auto"/>
        <w:right w:val="none" w:sz="0" w:space="0" w:color="auto"/>
      </w:divBdr>
    </w:div>
    <w:div w:id="1543245511">
      <w:bodyDiv w:val="1"/>
      <w:marLeft w:val="0"/>
      <w:marRight w:val="0"/>
      <w:marTop w:val="0"/>
      <w:marBottom w:val="0"/>
      <w:divBdr>
        <w:top w:val="none" w:sz="0" w:space="0" w:color="auto"/>
        <w:left w:val="none" w:sz="0" w:space="0" w:color="auto"/>
        <w:bottom w:val="none" w:sz="0" w:space="0" w:color="auto"/>
        <w:right w:val="none" w:sz="0" w:space="0" w:color="auto"/>
      </w:divBdr>
    </w:div>
    <w:div w:id="1543785661">
      <w:bodyDiv w:val="1"/>
      <w:marLeft w:val="0"/>
      <w:marRight w:val="0"/>
      <w:marTop w:val="0"/>
      <w:marBottom w:val="0"/>
      <w:divBdr>
        <w:top w:val="none" w:sz="0" w:space="0" w:color="auto"/>
        <w:left w:val="none" w:sz="0" w:space="0" w:color="auto"/>
        <w:bottom w:val="none" w:sz="0" w:space="0" w:color="auto"/>
        <w:right w:val="none" w:sz="0" w:space="0" w:color="auto"/>
      </w:divBdr>
      <w:divsChild>
        <w:div w:id="1235241314">
          <w:marLeft w:val="0"/>
          <w:marRight w:val="0"/>
          <w:marTop w:val="96"/>
          <w:marBottom w:val="0"/>
          <w:divBdr>
            <w:top w:val="none" w:sz="0" w:space="0" w:color="auto"/>
            <w:left w:val="none" w:sz="0" w:space="0" w:color="auto"/>
            <w:bottom w:val="none" w:sz="0" w:space="0" w:color="auto"/>
            <w:right w:val="none" w:sz="0" w:space="0" w:color="auto"/>
          </w:divBdr>
        </w:div>
      </w:divsChild>
    </w:div>
    <w:div w:id="1543902002">
      <w:bodyDiv w:val="1"/>
      <w:marLeft w:val="0"/>
      <w:marRight w:val="0"/>
      <w:marTop w:val="0"/>
      <w:marBottom w:val="0"/>
      <w:divBdr>
        <w:top w:val="none" w:sz="0" w:space="0" w:color="auto"/>
        <w:left w:val="none" w:sz="0" w:space="0" w:color="auto"/>
        <w:bottom w:val="none" w:sz="0" w:space="0" w:color="auto"/>
        <w:right w:val="none" w:sz="0" w:space="0" w:color="auto"/>
      </w:divBdr>
    </w:div>
    <w:div w:id="1544246012">
      <w:bodyDiv w:val="1"/>
      <w:marLeft w:val="0"/>
      <w:marRight w:val="0"/>
      <w:marTop w:val="0"/>
      <w:marBottom w:val="0"/>
      <w:divBdr>
        <w:top w:val="none" w:sz="0" w:space="0" w:color="auto"/>
        <w:left w:val="none" w:sz="0" w:space="0" w:color="auto"/>
        <w:bottom w:val="none" w:sz="0" w:space="0" w:color="auto"/>
        <w:right w:val="none" w:sz="0" w:space="0" w:color="auto"/>
      </w:divBdr>
    </w:div>
    <w:div w:id="1544251038">
      <w:bodyDiv w:val="1"/>
      <w:marLeft w:val="0"/>
      <w:marRight w:val="0"/>
      <w:marTop w:val="0"/>
      <w:marBottom w:val="0"/>
      <w:divBdr>
        <w:top w:val="none" w:sz="0" w:space="0" w:color="auto"/>
        <w:left w:val="none" w:sz="0" w:space="0" w:color="auto"/>
        <w:bottom w:val="none" w:sz="0" w:space="0" w:color="auto"/>
        <w:right w:val="none" w:sz="0" w:space="0" w:color="auto"/>
      </w:divBdr>
    </w:div>
    <w:div w:id="1544294810">
      <w:bodyDiv w:val="1"/>
      <w:marLeft w:val="0"/>
      <w:marRight w:val="0"/>
      <w:marTop w:val="0"/>
      <w:marBottom w:val="0"/>
      <w:divBdr>
        <w:top w:val="none" w:sz="0" w:space="0" w:color="auto"/>
        <w:left w:val="none" w:sz="0" w:space="0" w:color="auto"/>
        <w:bottom w:val="none" w:sz="0" w:space="0" w:color="auto"/>
        <w:right w:val="none" w:sz="0" w:space="0" w:color="auto"/>
      </w:divBdr>
      <w:divsChild>
        <w:div w:id="127548985">
          <w:marLeft w:val="360"/>
          <w:marRight w:val="0"/>
          <w:marTop w:val="200"/>
          <w:marBottom w:val="0"/>
          <w:divBdr>
            <w:top w:val="none" w:sz="0" w:space="0" w:color="auto"/>
            <w:left w:val="none" w:sz="0" w:space="0" w:color="auto"/>
            <w:bottom w:val="none" w:sz="0" w:space="0" w:color="auto"/>
            <w:right w:val="none" w:sz="0" w:space="0" w:color="auto"/>
          </w:divBdr>
        </w:div>
        <w:div w:id="142426936">
          <w:marLeft w:val="2520"/>
          <w:marRight w:val="0"/>
          <w:marTop w:val="100"/>
          <w:marBottom w:val="0"/>
          <w:divBdr>
            <w:top w:val="none" w:sz="0" w:space="0" w:color="auto"/>
            <w:left w:val="none" w:sz="0" w:space="0" w:color="auto"/>
            <w:bottom w:val="none" w:sz="0" w:space="0" w:color="auto"/>
            <w:right w:val="none" w:sz="0" w:space="0" w:color="auto"/>
          </w:divBdr>
        </w:div>
        <w:div w:id="203251654">
          <w:marLeft w:val="1800"/>
          <w:marRight w:val="0"/>
          <w:marTop w:val="100"/>
          <w:marBottom w:val="0"/>
          <w:divBdr>
            <w:top w:val="none" w:sz="0" w:space="0" w:color="auto"/>
            <w:left w:val="none" w:sz="0" w:space="0" w:color="auto"/>
            <w:bottom w:val="none" w:sz="0" w:space="0" w:color="auto"/>
            <w:right w:val="none" w:sz="0" w:space="0" w:color="auto"/>
          </w:divBdr>
        </w:div>
        <w:div w:id="755326238">
          <w:marLeft w:val="1800"/>
          <w:marRight w:val="0"/>
          <w:marTop w:val="100"/>
          <w:marBottom w:val="0"/>
          <w:divBdr>
            <w:top w:val="none" w:sz="0" w:space="0" w:color="auto"/>
            <w:left w:val="none" w:sz="0" w:space="0" w:color="auto"/>
            <w:bottom w:val="none" w:sz="0" w:space="0" w:color="auto"/>
            <w:right w:val="none" w:sz="0" w:space="0" w:color="auto"/>
          </w:divBdr>
        </w:div>
        <w:div w:id="1188326715">
          <w:marLeft w:val="1800"/>
          <w:marRight w:val="0"/>
          <w:marTop w:val="100"/>
          <w:marBottom w:val="0"/>
          <w:divBdr>
            <w:top w:val="none" w:sz="0" w:space="0" w:color="auto"/>
            <w:left w:val="none" w:sz="0" w:space="0" w:color="auto"/>
            <w:bottom w:val="none" w:sz="0" w:space="0" w:color="auto"/>
            <w:right w:val="none" w:sz="0" w:space="0" w:color="auto"/>
          </w:divBdr>
        </w:div>
        <w:div w:id="1388913256">
          <w:marLeft w:val="1080"/>
          <w:marRight w:val="0"/>
          <w:marTop w:val="100"/>
          <w:marBottom w:val="0"/>
          <w:divBdr>
            <w:top w:val="none" w:sz="0" w:space="0" w:color="auto"/>
            <w:left w:val="none" w:sz="0" w:space="0" w:color="auto"/>
            <w:bottom w:val="none" w:sz="0" w:space="0" w:color="auto"/>
            <w:right w:val="none" w:sz="0" w:space="0" w:color="auto"/>
          </w:divBdr>
        </w:div>
        <w:div w:id="1542863414">
          <w:marLeft w:val="1800"/>
          <w:marRight w:val="0"/>
          <w:marTop w:val="100"/>
          <w:marBottom w:val="0"/>
          <w:divBdr>
            <w:top w:val="none" w:sz="0" w:space="0" w:color="auto"/>
            <w:left w:val="none" w:sz="0" w:space="0" w:color="auto"/>
            <w:bottom w:val="none" w:sz="0" w:space="0" w:color="auto"/>
            <w:right w:val="none" w:sz="0" w:space="0" w:color="auto"/>
          </w:divBdr>
        </w:div>
        <w:div w:id="1592929335">
          <w:marLeft w:val="360"/>
          <w:marRight w:val="0"/>
          <w:marTop w:val="200"/>
          <w:marBottom w:val="0"/>
          <w:divBdr>
            <w:top w:val="none" w:sz="0" w:space="0" w:color="auto"/>
            <w:left w:val="none" w:sz="0" w:space="0" w:color="auto"/>
            <w:bottom w:val="none" w:sz="0" w:space="0" w:color="auto"/>
            <w:right w:val="none" w:sz="0" w:space="0" w:color="auto"/>
          </w:divBdr>
        </w:div>
        <w:div w:id="1939288653">
          <w:marLeft w:val="1800"/>
          <w:marRight w:val="0"/>
          <w:marTop w:val="100"/>
          <w:marBottom w:val="0"/>
          <w:divBdr>
            <w:top w:val="none" w:sz="0" w:space="0" w:color="auto"/>
            <w:left w:val="none" w:sz="0" w:space="0" w:color="auto"/>
            <w:bottom w:val="none" w:sz="0" w:space="0" w:color="auto"/>
            <w:right w:val="none" w:sz="0" w:space="0" w:color="auto"/>
          </w:divBdr>
        </w:div>
        <w:div w:id="2098936929">
          <w:marLeft w:val="1080"/>
          <w:marRight w:val="0"/>
          <w:marTop w:val="100"/>
          <w:marBottom w:val="0"/>
          <w:divBdr>
            <w:top w:val="none" w:sz="0" w:space="0" w:color="auto"/>
            <w:left w:val="none" w:sz="0" w:space="0" w:color="auto"/>
            <w:bottom w:val="none" w:sz="0" w:space="0" w:color="auto"/>
            <w:right w:val="none" w:sz="0" w:space="0" w:color="auto"/>
          </w:divBdr>
        </w:div>
      </w:divsChild>
    </w:div>
    <w:div w:id="1545560162">
      <w:bodyDiv w:val="1"/>
      <w:marLeft w:val="0"/>
      <w:marRight w:val="0"/>
      <w:marTop w:val="0"/>
      <w:marBottom w:val="0"/>
      <w:divBdr>
        <w:top w:val="none" w:sz="0" w:space="0" w:color="auto"/>
        <w:left w:val="none" w:sz="0" w:space="0" w:color="auto"/>
        <w:bottom w:val="none" w:sz="0" w:space="0" w:color="auto"/>
        <w:right w:val="none" w:sz="0" w:space="0" w:color="auto"/>
      </w:divBdr>
    </w:div>
    <w:div w:id="1545797905">
      <w:bodyDiv w:val="1"/>
      <w:marLeft w:val="0"/>
      <w:marRight w:val="0"/>
      <w:marTop w:val="0"/>
      <w:marBottom w:val="0"/>
      <w:divBdr>
        <w:top w:val="none" w:sz="0" w:space="0" w:color="auto"/>
        <w:left w:val="none" w:sz="0" w:space="0" w:color="auto"/>
        <w:bottom w:val="none" w:sz="0" w:space="0" w:color="auto"/>
        <w:right w:val="none" w:sz="0" w:space="0" w:color="auto"/>
      </w:divBdr>
    </w:div>
    <w:div w:id="1547175689">
      <w:bodyDiv w:val="1"/>
      <w:marLeft w:val="0"/>
      <w:marRight w:val="0"/>
      <w:marTop w:val="0"/>
      <w:marBottom w:val="0"/>
      <w:divBdr>
        <w:top w:val="none" w:sz="0" w:space="0" w:color="auto"/>
        <w:left w:val="none" w:sz="0" w:space="0" w:color="auto"/>
        <w:bottom w:val="none" w:sz="0" w:space="0" w:color="auto"/>
        <w:right w:val="none" w:sz="0" w:space="0" w:color="auto"/>
      </w:divBdr>
      <w:divsChild>
        <w:div w:id="20742135">
          <w:marLeft w:val="1166"/>
          <w:marRight w:val="0"/>
          <w:marTop w:val="134"/>
          <w:marBottom w:val="0"/>
          <w:divBdr>
            <w:top w:val="none" w:sz="0" w:space="0" w:color="auto"/>
            <w:left w:val="none" w:sz="0" w:space="0" w:color="auto"/>
            <w:bottom w:val="none" w:sz="0" w:space="0" w:color="auto"/>
            <w:right w:val="none" w:sz="0" w:space="0" w:color="auto"/>
          </w:divBdr>
        </w:div>
        <w:div w:id="924997364">
          <w:marLeft w:val="547"/>
          <w:marRight w:val="0"/>
          <w:marTop w:val="154"/>
          <w:marBottom w:val="0"/>
          <w:divBdr>
            <w:top w:val="none" w:sz="0" w:space="0" w:color="auto"/>
            <w:left w:val="none" w:sz="0" w:space="0" w:color="auto"/>
            <w:bottom w:val="none" w:sz="0" w:space="0" w:color="auto"/>
            <w:right w:val="none" w:sz="0" w:space="0" w:color="auto"/>
          </w:divBdr>
        </w:div>
      </w:divsChild>
    </w:div>
    <w:div w:id="1547836533">
      <w:bodyDiv w:val="1"/>
      <w:marLeft w:val="0"/>
      <w:marRight w:val="0"/>
      <w:marTop w:val="0"/>
      <w:marBottom w:val="0"/>
      <w:divBdr>
        <w:top w:val="none" w:sz="0" w:space="0" w:color="auto"/>
        <w:left w:val="none" w:sz="0" w:space="0" w:color="auto"/>
        <w:bottom w:val="none" w:sz="0" w:space="0" w:color="auto"/>
        <w:right w:val="none" w:sz="0" w:space="0" w:color="auto"/>
      </w:divBdr>
    </w:div>
    <w:div w:id="1547985726">
      <w:bodyDiv w:val="1"/>
      <w:marLeft w:val="0"/>
      <w:marRight w:val="0"/>
      <w:marTop w:val="0"/>
      <w:marBottom w:val="0"/>
      <w:divBdr>
        <w:top w:val="none" w:sz="0" w:space="0" w:color="auto"/>
        <w:left w:val="none" w:sz="0" w:space="0" w:color="auto"/>
        <w:bottom w:val="none" w:sz="0" w:space="0" w:color="auto"/>
        <w:right w:val="none" w:sz="0" w:space="0" w:color="auto"/>
      </w:divBdr>
      <w:divsChild>
        <w:div w:id="659575944">
          <w:marLeft w:val="1166"/>
          <w:marRight w:val="0"/>
          <w:marTop w:val="115"/>
          <w:marBottom w:val="0"/>
          <w:divBdr>
            <w:top w:val="none" w:sz="0" w:space="0" w:color="auto"/>
            <w:left w:val="none" w:sz="0" w:space="0" w:color="auto"/>
            <w:bottom w:val="none" w:sz="0" w:space="0" w:color="auto"/>
            <w:right w:val="none" w:sz="0" w:space="0" w:color="auto"/>
          </w:divBdr>
        </w:div>
        <w:div w:id="1499686478">
          <w:marLeft w:val="1166"/>
          <w:marRight w:val="0"/>
          <w:marTop w:val="115"/>
          <w:marBottom w:val="0"/>
          <w:divBdr>
            <w:top w:val="none" w:sz="0" w:space="0" w:color="auto"/>
            <w:left w:val="none" w:sz="0" w:space="0" w:color="auto"/>
            <w:bottom w:val="none" w:sz="0" w:space="0" w:color="auto"/>
            <w:right w:val="none" w:sz="0" w:space="0" w:color="auto"/>
          </w:divBdr>
        </w:div>
        <w:div w:id="1706056875">
          <w:marLeft w:val="547"/>
          <w:marRight w:val="0"/>
          <w:marTop w:val="134"/>
          <w:marBottom w:val="0"/>
          <w:divBdr>
            <w:top w:val="none" w:sz="0" w:space="0" w:color="auto"/>
            <w:left w:val="none" w:sz="0" w:space="0" w:color="auto"/>
            <w:bottom w:val="none" w:sz="0" w:space="0" w:color="auto"/>
            <w:right w:val="none" w:sz="0" w:space="0" w:color="auto"/>
          </w:divBdr>
        </w:div>
        <w:div w:id="1715689345">
          <w:marLeft w:val="1800"/>
          <w:marRight w:val="0"/>
          <w:marTop w:val="96"/>
          <w:marBottom w:val="0"/>
          <w:divBdr>
            <w:top w:val="none" w:sz="0" w:space="0" w:color="auto"/>
            <w:left w:val="none" w:sz="0" w:space="0" w:color="auto"/>
            <w:bottom w:val="none" w:sz="0" w:space="0" w:color="auto"/>
            <w:right w:val="none" w:sz="0" w:space="0" w:color="auto"/>
          </w:divBdr>
        </w:div>
        <w:div w:id="1759708937">
          <w:marLeft w:val="1800"/>
          <w:marRight w:val="0"/>
          <w:marTop w:val="96"/>
          <w:marBottom w:val="0"/>
          <w:divBdr>
            <w:top w:val="none" w:sz="0" w:space="0" w:color="auto"/>
            <w:left w:val="none" w:sz="0" w:space="0" w:color="auto"/>
            <w:bottom w:val="none" w:sz="0" w:space="0" w:color="auto"/>
            <w:right w:val="none" w:sz="0" w:space="0" w:color="auto"/>
          </w:divBdr>
        </w:div>
      </w:divsChild>
    </w:div>
    <w:div w:id="1548183246">
      <w:bodyDiv w:val="1"/>
      <w:marLeft w:val="0"/>
      <w:marRight w:val="0"/>
      <w:marTop w:val="0"/>
      <w:marBottom w:val="0"/>
      <w:divBdr>
        <w:top w:val="none" w:sz="0" w:space="0" w:color="auto"/>
        <w:left w:val="none" w:sz="0" w:space="0" w:color="auto"/>
        <w:bottom w:val="none" w:sz="0" w:space="0" w:color="auto"/>
        <w:right w:val="none" w:sz="0" w:space="0" w:color="auto"/>
      </w:divBdr>
    </w:div>
    <w:div w:id="1548183718">
      <w:bodyDiv w:val="1"/>
      <w:marLeft w:val="0"/>
      <w:marRight w:val="0"/>
      <w:marTop w:val="0"/>
      <w:marBottom w:val="0"/>
      <w:divBdr>
        <w:top w:val="none" w:sz="0" w:space="0" w:color="auto"/>
        <w:left w:val="none" w:sz="0" w:space="0" w:color="auto"/>
        <w:bottom w:val="none" w:sz="0" w:space="0" w:color="auto"/>
        <w:right w:val="none" w:sz="0" w:space="0" w:color="auto"/>
      </w:divBdr>
      <w:divsChild>
        <w:div w:id="158354886">
          <w:marLeft w:val="547"/>
          <w:marRight w:val="0"/>
          <w:marTop w:val="154"/>
          <w:marBottom w:val="0"/>
          <w:divBdr>
            <w:top w:val="none" w:sz="0" w:space="0" w:color="auto"/>
            <w:left w:val="none" w:sz="0" w:space="0" w:color="auto"/>
            <w:bottom w:val="none" w:sz="0" w:space="0" w:color="auto"/>
            <w:right w:val="none" w:sz="0" w:space="0" w:color="auto"/>
          </w:divBdr>
        </w:div>
        <w:div w:id="589971696">
          <w:marLeft w:val="1800"/>
          <w:marRight w:val="0"/>
          <w:marTop w:val="115"/>
          <w:marBottom w:val="0"/>
          <w:divBdr>
            <w:top w:val="none" w:sz="0" w:space="0" w:color="auto"/>
            <w:left w:val="none" w:sz="0" w:space="0" w:color="auto"/>
            <w:bottom w:val="none" w:sz="0" w:space="0" w:color="auto"/>
            <w:right w:val="none" w:sz="0" w:space="0" w:color="auto"/>
          </w:divBdr>
        </w:div>
        <w:div w:id="1088233988">
          <w:marLeft w:val="1166"/>
          <w:marRight w:val="0"/>
          <w:marTop w:val="134"/>
          <w:marBottom w:val="0"/>
          <w:divBdr>
            <w:top w:val="none" w:sz="0" w:space="0" w:color="auto"/>
            <w:left w:val="none" w:sz="0" w:space="0" w:color="auto"/>
            <w:bottom w:val="none" w:sz="0" w:space="0" w:color="auto"/>
            <w:right w:val="none" w:sz="0" w:space="0" w:color="auto"/>
          </w:divBdr>
        </w:div>
        <w:div w:id="1211844067">
          <w:marLeft w:val="1166"/>
          <w:marRight w:val="0"/>
          <w:marTop w:val="134"/>
          <w:marBottom w:val="0"/>
          <w:divBdr>
            <w:top w:val="none" w:sz="0" w:space="0" w:color="auto"/>
            <w:left w:val="none" w:sz="0" w:space="0" w:color="auto"/>
            <w:bottom w:val="none" w:sz="0" w:space="0" w:color="auto"/>
            <w:right w:val="none" w:sz="0" w:space="0" w:color="auto"/>
          </w:divBdr>
        </w:div>
        <w:div w:id="1749493661">
          <w:marLeft w:val="1800"/>
          <w:marRight w:val="0"/>
          <w:marTop w:val="115"/>
          <w:marBottom w:val="0"/>
          <w:divBdr>
            <w:top w:val="none" w:sz="0" w:space="0" w:color="auto"/>
            <w:left w:val="none" w:sz="0" w:space="0" w:color="auto"/>
            <w:bottom w:val="none" w:sz="0" w:space="0" w:color="auto"/>
            <w:right w:val="none" w:sz="0" w:space="0" w:color="auto"/>
          </w:divBdr>
        </w:div>
        <w:div w:id="2056847956">
          <w:marLeft w:val="547"/>
          <w:marRight w:val="0"/>
          <w:marTop w:val="154"/>
          <w:marBottom w:val="0"/>
          <w:divBdr>
            <w:top w:val="none" w:sz="0" w:space="0" w:color="auto"/>
            <w:left w:val="none" w:sz="0" w:space="0" w:color="auto"/>
            <w:bottom w:val="none" w:sz="0" w:space="0" w:color="auto"/>
            <w:right w:val="none" w:sz="0" w:space="0" w:color="auto"/>
          </w:divBdr>
        </w:div>
      </w:divsChild>
    </w:div>
    <w:div w:id="1548486485">
      <w:bodyDiv w:val="1"/>
      <w:marLeft w:val="0"/>
      <w:marRight w:val="0"/>
      <w:marTop w:val="0"/>
      <w:marBottom w:val="0"/>
      <w:divBdr>
        <w:top w:val="none" w:sz="0" w:space="0" w:color="auto"/>
        <w:left w:val="none" w:sz="0" w:space="0" w:color="auto"/>
        <w:bottom w:val="none" w:sz="0" w:space="0" w:color="auto"/>
        <w:right w:val="none" w:sz="0" w:space="0" w:color="auto"/>
      </w:divBdr>
    </w:div>
    <w:div w:id="1549099470">
      <w:bodyDiv w:val="1"/>
      <w:marLeft w:val="0"/>
      <w:marRight w:val="0"/>
      <w:marTop w:val="0"/>
      <w:marBottom w:val="0"/>
      <w:divBdr>
        <w:top w:val="none" w:sz="0" w:space="0" w:color="auto"/>
        <w:left w:val="none" w:sz="0" w:space="0" w:color="auto"/>
        <w:bottom w:val="none" w:sz="0" w:space="0" w:color="auto"/>
        <w:right w:val="none" w:sz="0" w:space="0" w:color="auto"/>
      </w:divBdr>
    </w:div>
    <w:div w:id="1549418030">
      <w:bodyDiv w:val="1"/>
      <w:marLeft w:val="0"/>
      <w:marRight w:val="0"/>
      <w:marTop w:val="0"/>
      <w:marBottom w:val="0"/>
      <w:divBdr>
        <w:top w:val="none" w:sz="0" w:space="0" w:color="auto"/>
        <w:left w:val="none" w:sz="0" w:space="0" w:color="auto"/>
        <w:bottom w:val="none" w:sz="0" w:space="0" w:color="auto"/>
        <w:right w:val="none" w:sz="0" w:space="0" w:color="auto"/>
      </w:divBdr>
      <w:divsChild>
        <w:div w:id="652181456">
          <w:marLeft w:val="547"/>
          <w:marRight w:val="0"/>
          <w:marTop w:val="154"/>
          <w:marBottom w:val="0"/>
          <w:divBdr>
            <w:top w:val="none" w:sz="0" w:space="0" w:color="auto"/>
            <w:left w:val="none" w:sz="0" w:space="0" w:color="auto"/>
            <w:bottom w:val="none" w:sz="0" w:space="0" w:color="auto"/>
            <w:right w:val="none" w:sz="0" w:space="0" w:color="auto"/>
          </w:divBdr>
        </w:div>
        <w:div w:id="1528835015">
          <w:marLeft w:val="1166"/>
          <w:marRight w:val="0"/>
          <w:marTop w:val="134"/>
          <w:marBottom w:val="0"/>
          <w:divBdr>
            <w:top w:val="none" w:sz="0" w:space="0" w:color="auto"/>
            <w:left w:val="none" w:sz="0" w:space="0" w:color="auto"/>
            <w:bottom w:val="none" w:sz="0" w:space="0" w:color="auto"/>
            <w:right w:val="none" w:sz="0" w:space="0" w:color="auto"/>
          </w:divBdr>
        </w:div>
        <w:div w:id="1532260736">
          <w:marLeft w:val="1166"/>
          <w:marRight w:val="0"/>
          <w:marTop w:val="134"/>
          <w:marBottom w:val="0"/>
          <w:divBdr>
            <w:top w:val="none" w:sz="0" w:space="0" w:color="auto"/>
            <w:left w:val="none" w:sz="0" w:space="0" w:color="auto"/>
            <w:bottom w:val="none" w:sz="0" w:space="0" w:color="auto"/>
            <w:right w:val="none" w:sz="0" w:space="0" w:color="auto"/>
          </w:divBdr>
        </w:div>
      </w:divsChild>
    </w:div>
    <w:div w:id="1549874765">
      <w:bodyDiv w:val="1"/>
      <w:marLeft w:val="0"/>
      <w:marRight w:val="0"/>
      <w:marTop w:val="0"/>
      <w:marBottom w:val="0"/>
      <w:divBdr>
        <w:top w:val="none" w:sz="0" w:space="0" w:color="auto"/>
        <w:left w:val="none" w:sz="0" w:space="0" w:color="auto"/>
        <w:bottom w:val="none" w:sz="0" w:space="0" w:color="auto"/>
        <w:right w:val="none" w:sz="0" w:space="0" w:color="auto"/>
      </w:divBdr>
    </w:div>
    <w:div w:id="1550073288">
      <w:bodyDiv w:val="1"/>
      <w:marLeft w:val="0"/>
      <w:marRight w:val="0"/>
      <w:marTop w:val="0"/>
      <w:marBottom w:val="0"/>
      <w:divBdr>
        <w:top w:val="none" w:sz="0" w:space="0" w:color="auto"/>
        <w:left w:val="none" w:sz="0" w:space="0" w:color="auto"/>
        <w:bottom w:val="none" w:sz="0" w:space="0" w:color="auto"/>
        <w:right w:val="none" w:sz="0" w:space="0" w:color="auto"/>
      </w:divBdr>
    </w:div>
    <w:div w:id="1550146057">
      <w:bodyDiv w:val="1"/>
      <w:marLeft w:val="0"/>
      <w:marRight w:val="0"/>
      <w:marTop w:val="0"/>
      <w:marBottom w:val="0"/>
      <w:divBdr>
        <w:top w:val="none" w:sz="0" w:space="0" w:color="auto"/>
        <w:left w:val="none" w:sz="0" w:space="0" w:color="auto"/>
        <w:bottom w:val="none" w:sz="0" w:space="0" w:color="auto"/>
        <w:right w:val="none" w:sz="0" w:space="0" w:color="auto"/>
      </w:divBdr>
    </w:div>
    <w:div w:id="1550456055">
      <w:bodyDiv w:val="1"/>
      <w:marLeft w:val="0"/>
      <w:marRight w:val="0"/>
      <w:marTop w:val="0"/>
      <w:marBottom w:val="0"/>
      <w:divBdr>
        <w:top w:val="none" w:sz="0" w:space="0" w:color="auto"/>
        <w:left w:val="none" w:sz="0" w:space="0" w:color="auto"/>
        <w:bottom w:val="none" w:sz="0" w:space="0" w:color="auto"/>
        <w:right w:val="none" w:sz="0" w:space="0" w:color="auto"/>
      </w:divBdr>
    </w:div>
    <w:div w:id="1551458814">
      <w:bodyDiv w:val="1"/>
      <w:marLeft w:val="0"/>
      <w:marRight w:val="0"/>
      <w:marTop w:val="0"/>
      <w:marBottom w:val="0"/>
      <w:divBdr>
        <w:top w:val="none" w:sz="0" w:space="0" w:color="auto"/>
        <w:left w:val="none" w:sz="0" w:space="0" w:color="auto"/>
        <w:bottom w:val="none" w:sz="0" w:space="0" w:color="auto"/>
        <w:right w:val="none" w:sz="0" w:space="0" w:color="auto"/>
      </w:divBdr>
    </w:div>
    <w:div w:id="1551503631">
      <w:bodyDiv w:val="1"/>
      <w:marLeft w:val="0"/>
      <w:marRight w:val="0"/>
      <w:marTop w:val="0"/>
      <w:marBottom w:val="0"/>
      <w:divBdr>
        <w:top w:val="none" w:sz="0" w:space="0" w:color="auto"/>
        <w:left w:val="none" w:sz="0" w:space="0" w:color="auto"/>
        <w:bottom w:val="none" w:sz="0" w:space="0" w:color="auto"/>
        <w:right w:val="none" w:sz="0" w:space="0" w:color="auto"/>
      </w:divBdr>
    </w:div>
    <w:div w:id="1551571060">
      <w:bodyDiv w:val="1"/>
      <w:marLeft w:val="0"/>
      <w:marRight w:val="0"/>
      <w:marTop w:val="0"/>
      <w:marBottom w:val="0"/>
      <w:divBdr>
        <w:top w:val="none" w:sz="0" w:space="0" w:color="auto"/>
        <w:left w:val="none" w:sz="0" w:space="0" w:color="auto"/>
        <w:bottom w:val="none" w:sz="0" w:space="0" w:color="auto"/>
        <w:right w:val="none" w:sz="0" w:space="0" w:color="auto"/>
      </w:divBdr>
    </w:div>
    <w:div w:id="1551571421">
      <w:bodyDiv w:val="1"/>
      <w:marLeft w:val="0"/>
      <w:marRight w:val="0"/>
      <w:marTop w:val="0"/>
      <w:marBottom w:val="0"/>
      <w:divBdr>
        <w:top w:val="none" w:sz="0" w:space="0" w:color="auto"/>
        <w:left w:val="none" w:sz="0" w:space="0" w:color="auto"/>
        <w:bottom w:val="none" w:sz="0" w:space="0" w:color="auto"/>
        <w:right w:val="none" w:sz="0" w:space="0" w:color="auto"/>
      </w:divBdr>
    </w:div>
    <w:div w:id="1553273775">
      <w:bodyDiv w:val="1"/>
      <w:marLeft w:val="0"/>
      <w:marRight w:val="0"/>
      <w:marTop w:val="0"/>
      <w:marBottom w:val="0"/>
      <w:divBdr>
        <w:top w:val="none" w:sz="0" w:space="0" w:color="auto"/>
        <w:left w:val="none" w:sz="0" w:space="0" w:color="auto"/>
        <w:bottom w:val="none" w:sz="0" w:space="0" w:color="auto"/>
        <w:right w:val="none" w:sz="0" w:space="0" w:color="auto"/>
      </w:divBdr>
    </w:div>
    <w:div w:id="1553351055">
      <w:bodyDiv w:val="1"/>
      <w:marLeft w:val="0"/>
      <w:marRight w:val="0"/>
      <w:marTop w:val="0"/>
      <w:marBottom w:val="0"/>
      <w:divBdr>
        <w:top w:val="none" w:sz="0" w:space="0" w:color="auto"/>
        <w:left w:val="none" w:sz="0" w:space="0" w:color="auto"/>
        <w:bottom w:val="none" w:sz="0" w:space="0" w:color="auto"/>
        <w:right w:val="none" w:sz="0" w:space="0" w:color="auto"/>
      </w:divBdr>
      <w:divsChild>
        <w:div w:id="477501140">
          <w:marLeft w:val="0"/>
          <w:marRight w:val="0"/>
          <w:marTop w:val="0"/>
          <w:marBottom w:val="0"/>
          <w:divBdr>
            <w:top w:val="none" w:sz="0" w:space="0" w:color="auto"/>
            <w:left w:val="none" w:sz="0" w:space="0" w:color="auto"/>
            <w:bottom w:val="none" w:sz="0" w:space="0" w:color="auto"/>
            <w:right w:val="none" w:sz="0" w:space="0" w:color="auto"/>
          </w:divBdr>
          <w:divsChild>
            <w:div w:id="146090542">
              <w:marLeft w:val="0"/>
              <w:marRight w:val="0"/>
              <w:marTop w:val="0"/>
              <w:marBottom w:val="0"/>
              <w:divBdr>
                <w:top w:val="none" w:sz="0" w:space="0" w:color="auto"/>
                <w:left w:val="none" w:sz="0" w:space="0" w:color="auto"/>
                <w:bottom w:val="none" w:sz="0" w:space="0" w:color="auto"/>
                <w:right w:val="none" w:sz="0" w:space="0" w:color="auto"/>
              </w:divBdr>
            </w:div>
            <w:div w:id="1033577614">
              <w:marLeft w:val="0"/>
              <w:marRight w:val="0"/>
              <w:marTop w:val="0"/>
              <w:marBottom w:val="0"/>
              <w:divBdr>
                <w:top w:val="none" w:sz="0" w:space="0" w:color="auto"/>
                <w:left w:val="none" w:sz="0" w:space="0" w:color="auto"/>
                <w:bottom w:val="none" w:sz="0" w:space="0" w:color="auto"/>
                <w:right w:val="none" w:sz="0" w:space="0" w:color="auto"/>
              </w:divBdr>
            </w:div>
            <w:div w:id="1574243255">
              <w:marLeft w:val="0"/>
              <w:marRight w:val="0"/>
              <w:marTop w:val="0"/>
              <w:marBottom w:val="0"/>
              <w:divBdr>
                <w:top w:val="none" w:sz="0" w:space="0" w:color="auto"/>
                <w:left w:val="none" w:sz="0" w:space="0" w:color="auto"/>
                <w:bottom w:val="none" w:sz="0" w:space="0" w:color="auto"/>
                <w:right w:val="none" w:sz="0" w:space="0" w:color="auto"/>
              </w:divBdr>
            </w:div>
            <w:div w:id="1994554998">
              <w:marLeft w:val="0"/>
              <w:marRight w:val="0"/>
              <w:marTop w:val="0"/>
              <w:marBottom w:val="0"/>
              <w:divBdr>
                <w:top w:val="none" w:sz="0" w:space="0" w:color="auto"/>
                <w:left w:val="none" w:sz="0" w:space="0" w:color="auto"/>
                <w:bottom w:val="none" w:sz="0" w:space="0" w:color="auto"/>
                <w:right w:val="none" w:sz="0" w:space="0" w:color="auto"/>
              </w:divBdr>
            </w:div>
            <w:div w:id="207738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692722">
      <w:bodyDiv w:val="1"/>
      <w:marLeft w:val="0"/>
      <w:marRight w:val="0"/>
      <w:marTop w:val="0"/>
      <w:marBottom w:val="0"/>
      <w:divBdr>
        <w:top w:val="none" w:sz="0" w:space="0" w:color="auto"/>
        <w:left w:val="none" w:sz="0" w:space="0" w:color="auto"/>
        <w:bottom w:val="none" w:sz="0" w:space="0" w:color="auto"/>
        <w:right w:val="none" w:sz="0" w:space="0" w:color="auto"/>
      </w:divBdr>
      <w:divsChild>
        <w:div w:id="1540437585">
          <w:marLeft w:val="0"/>
          <w:marRight w:val="0"/>
          <w:marTop w:val="0"/>
          <w:marBottom w:val="0"/>
          <w:divBdr>
            <w:top w:val="none" w:sz="0" w:space="0" w:color="auto"/>
            <w:left w:val="none" w:sz="0" w:space="0" w:color="auto"/>
            <w:bottom w:val="none" w:sz="0" w:space="0" w:color="auto"/>
            <w:right w:val="none" w:sz="0" w:space="0" w:color="auto"/>
          </w:divBdr>
          <w:divsChild>
            <w:div w:id="160319744">
              <w:marLeft w:val="0"/>
              <w:marRight w:val="0"/>
              <w:marTop w:val="0"/>
              <w:marBottom w:val="0"/>
              <w:divBdr>
                <w:top w:val="none" w:sz="0" w:space="0" w:color="auto"/>
                <w:left w:val="none" w:sz="0" w:space="0" w:color="auto"/>
                <w:bottom w:val="none" w:sz="0" w:space="0" w:color="auto"/>
                <w:right w:val="none" w:sz="0" w:space="0" w:color="auto"/>
              </w:divBdr>
            </w:div>
            <w:div w:id="272439169">
              <w:marLeft w:val="0"/>
              <w:marRight w:val="0"/>
              <w:marTop w:val="0"/>
              <w:marBottom w:val="0"/>
              <w:divBdr>
                <w:top w:val="none" w:sz="0" w:space="0" w:color="auto"/>
                <w:left w:val="none" w:sz="0" w:space="0" w:color="auto"/>
                <w:bottom w:val="none" w:sz="0" w:space="0" w:color="auto"/>
                <w:right w:val="none" w:sz="0" w:space="0" w:color="auto"/>
              </w:divBdr>
            </w:div>
            <w:div w:id="430509219">
              <w:marLeft w:val="0"/>
              <w:marRight w:val="0"/>
              <w:marTop w:val="0"/>
              <w:marBottom w:val="0"/>
              <w:divBdr>
                <w:top w:val="none" w:sz="0" w:space="0" w:color="auto"/>
                <w:left w:val="none" w:sz="0" w:space="0" w:color="auto"/>
                <w:bottom w:val="none" w:sz="0" w:space="0" w:color="auto"/>
                <w:right w:val="none" w:sz="0" w:space="0" w:color="auto"/>
              </w:divBdr>
            </w:div>
            <w:div w:id="534537508">
              <w:marLeft w:val="0"/>
              <w:marRight w:val="0"/>
              <w:marTop w:val="0"/>
              <w:marBottom w:val="0"/>
              <w:divBdr>
                <w:top w:val="none" w:sz="0" w:space="0" w:color="auto"/>
                <w:left w:val="none" w:sz="0" w:space="0" w:color="auto"/>
                <w:bottom w:val="none" w:sz="0" w:space="0" w:color="auto"/>
                <w:right w:val="none" w:sz="0" w:space="0" w:color="auto"/>
              </w:divBdr>
            </w:div>
            <w:div w:id="1216895108">
              <w:marLeft w:val="0"/>
              <w:marRight w:val="0"/>
              <w:marTop w:val="0"/>
              <w:marBottom w:val="0"/>
              <w:divBdr>
                <w:top w:val="none" w:sz="0" w:space="0" w:color="auto"/>
                <w:left w:val="none" w:sz="0" w:space="0" w:color="auto"/>
                <w:bottom w:val="none" w:sz="0" w:space="0" w:color="auto"/>
                <w:right w:val="none" w:sz="0" w:space="0" w:color="auto"/>
              </w:divBdr>
            </w:div>
            <w:div w:id="1229145772">
              <w:marLeft w:val="0"/>
              <w:marRight w:val="0"/>
              <w:marTop w:val="0"/>
              <w:marBottom w:val="0"/>
              <w:divBdr>
                <w:top w:val="none" w:sz="0" w:space="0" w:color="auto"/>
                <w:left w:val="none" w:sz="0" w:space="0" w:color="auto"/>
                <w:bottom w:val="none" w:sz="0" w:space="0" w:color="auto"/>
                <w:right w:val="none" w:sz="0" w:space="0" w:color="auto"/>
              </w:divBdr>
            </w:div>
            <w:div w:id="1344865492">
              <w:marLeft w:val="0"/>
              <w:marRight w:val="0"/>
              <w:marTop w:val="0"/>
              <w:marBottom w:val="0"/>
              <w:divBdr>
                <w:top w:val="none" w:sz="0" w:space="0" w:color="auto"/>
                <w:left w:val="none" w:sz="0" w:space="0" w:color="auto"/>
                <w:bottom w:val="none" w:sz="0" w:space="0" w:color="auto"/>
                <w:right w:val="none" w:sz="0" w:space="0" w:color="auto"/>
              </w:divBdr>
            </w:div>
            <w:div w:id="1586692487">
              <w:marLeft w:val="0"/>
              <w:marRight w:val="0"/>
              <w:marTop w:val="0"/>
              <w:marBottom w:val="0"/>
              <w:divBdr>
                <w:top w:val="none" w:sz="0" w:space="0" w:color="auto"/>
                <w:left w:val="none" w:sz="0" w:space="0" w:color="auto"/>
                <w:bottom w:val="none" w:sz="0" w:space="0" w:color="auto"/>
                <w:right w:val="none" w:sz="0" w:space="0" w:color="auto"/>
              </w:divBdr>
            </w:div>
            <w:div w:id="185487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735052">
      <w:bodyDiv w:val="1"/>
      <w:marLeft w:val="0"/>
      <w:marRight w:val="0"/>
      <w:marTop w:val="0"/>
      <w:marBottom w:val="0"/>
      <w:divBdr>
        <w:top w:val="none" w:sz="0" w:space="0" w:color="auto"/>
        <w:left w:val="none" w:sz="0" w:space="0" w:color="auto"/>
        <w:bottom w:val="none" w:sz="0" w:space="0" w:color="auto"/>
        <w:right w:val="none" w:sz="0" w:space="0" w:color="auto"/>
      </w:divBdr>
    </w:div>
    <w:div w:id="1555121565">
      <w:bodyDiv w:val="1"/>
      <w:marLeft w:val="0"/>
      <w:marRight w:val="0"/>
      <w:marTop w:val="0"/>
      <w:marBottom w:val="0"/>
      <w:divBdr>
        <w:top w:val="none" w:sz="0" w:space="0" w:color="auto"/>
        <w:left w:val="none" w:sz="0" w:space="0" w:color="auto"/>
        <w:bottom w:val="none" w:sz="0" w:space="0" w:color="auto"/>
        <w:right w:val="none" w:sz="0" w:space="0" w:color="auto"/>
      </w:divBdr>
    </w:div>
    <w:div w:id="1555189728">
      <w:bodyDiv w:val="1"/>
      <w:marLeft w:val="0"/>
      <w:marRight w:val="0"/>
      <w:marTop w:val="0"/>
      <w:marBottom w:val="0"/>
      <w:divBdr>
        <w:top w:val="none" w:sz="0" w:space="0" w:color="auto"/>
        <w:left w:val="none" w:sz="0" w:space="0" w:color="auto"/>
        <w:bottom w:val="none" w:sz="0" w:space="0" w:color="auto"/>
        <w:right w:val="none" w:sz="0" w:space="0" w:color="auto"/>
      </w:divBdr>
      <w:divsChild>
        <w:div w:id="572468762">
          <w:marLeft w:val="547"/>
          <w:marRight w:val="0"/>
          <w:marTop w:val="115"/>
          <w:marBottom w:val="0"/>
          <w:divBdr>
            <w:top w:val="none" w:sz="0" w:space="0" w:color="auto"/>
            <w:left w:val="none" w:sz="0" w:space="0" w:color="auto"/>
            <w:bottom w:val="none" w:sz="0" w:space="0" w:color="auto"/>
            <w:right w:val="none" w:sz="0" w:space="0" w:color="auto"/>
          </w:divBdr>
        </w:div>
        <w:div w:id="842204636">
          <w:marLeft w:val="547"/>
          <w:marRight w:val="0"/>
          <w:marTop w:val="115"/>
          <w:marBottom w:val="0"/>
          <w:divBdr>
            <w:top w:val="none" w:sz="0" w:space="0" w:color="auto"/>
            <w:left w:val="none" w:sz="0" w:space="0" w:color="auto"/>
            <w:bottom w:val="none" w:sz="0" w:space="0" w:color="auto"/>
            <w:right w:val="none" w:sz="0" w:space="0" w:color="auto"/>
          </w:divBdr>
        </w:div>
        <w:div w:id="1017855751">
          <w:marLeft w:val="1166"/>
          <w:marRight w:val="0"/>
          <w:marTop w:val="96"/>
          <w:marBottom w:val="0"/>
          <w:divBdr>
            <w:top w:val="none" w:sz="0" w:space="0" w:color="auto"/>
            <w:left w:val="none" w:sz="0" w:space="0" w:color="auto"/>
            <w:bottom w:val="none" w:sz="0" w:space="0" w:color="auto"/>
            <w:right w:val="none" w:sz="0" w:space="0" w:color="auto"/>
          </w:divBdr>
        </w:div>
        <w:div w:id="2029286299">
          <w:marLeft w:val="547"/>
          <w:marRight w:val="0"/>
          <w:marTop w:val="115"/>
          <w:marBottom w:val="0"/>
          <w:divBdr>
            <w:top w:val="none" w:sz="0" w:space="0" w:color="auto"/>
            <w:left w:val="none" w:sz="0" w:space="0" w:color="auto"/>
            <w:bottom w:val="none" w:sz="0" w:space="0" w:color="auto"/>
            <w:right w:val="none" w:sz="0" w:space="0" w:color="auto"/>
          </w:divBdr>
        </w:div>
      </w:divsChild>
    </w:div>
    <w:div w:id="1557280082">
      <w:bodyDiv w:val="1"/>
      <w:marLeft w:val="0"/>
      <w:marRight w:val="0"/>
      <w:marTop w:val="0"/>
      <w:marBottom w:val="0"/>
      <w:divBdr>
        <w:top w:val="none" w:sz="0" w:space="0" w:color="auto"/>
        <w:left w:val="none" w:sz="0" w:space="0" w:color="auto"/>
        <w:bottom w:val="none" w:sz="0" w:space="0" w:color="auto"/>
        <w:right w:val="none" w:sz="0" w:space="0" w:color="auto"/>
      </w:divBdr>
    </w:div>
    <w:div w:id="1557352650">
      <w:bodyDiv w:val="1"/>
      <w:marLeft w:val="0"/>
      <w:marRight w:val="0"/>
      <w:marTop w:val="0"/>
      <w:marBottom w:val="0"/>
      <w:divBdr>
        <w:top w:val="none" w:sz="0" w:space="0" w:color="auto"/>
        <w:left w:val="none" w:sz="0" w:space="0" w:color="auto"/>
        <w:bottom w:val="none" w:sz="0" w:space="0" w:color="auto"/>
        <w:right w:val="none" w:sz="0" w:space="0" w:color="auto"/>
      </w:divBdr>
    </w:div>
    <w:div w:id="1557353963">
      <w:bodyDiv w:val="1"/>
      <w:marLeft w:val="0"/>
      <w:marRight w:val="0"/>
      <w:marTop w:val="0"/>
      <w:marBottom w:val="0"/>
      <w:divBdr>
        <w:top w:val="none" w:sz="0" w:space="0" w:color="auto"/>
        <w:left w:val="none" w:sz="0" w:space="0" w:color="auto"/>
        <w:bottom w:val="none" w:sz="0" w:space="0" w:color="auto"/>
        <w:right w:val="none" w:sz="0" w:space="0" w:color="auto"/>
      </w:divBdr>
    </w:div>
    <w:div w:id="1557547933">
      <w:bodyDiv w:val="1"/>
      <w:marLeft w:val="0"/>
      <w:marRight w:val="0"/>
      <w:marTop w:val="0"/>
      <w:marBottom w:val="0"/>
      <w:divBdr>
        <w:top w:val="none" w:sz="0" w:space="0" w:color="auto"/>
        <w:left w:val="none" w:sz="0" w:space="0" w:color="auto"/>
        <w:bottom w:val="none" w:sz="0" w:space="0" w:color="auto"/>
        <w:right w:val="none" w:sz="0" w:space="0" w:color="auto"/>
      </w:divBdr>
      <w:divsChild>
        <w:div w:id="506796833">
          <w:marLeft w:val="0"/>
          <w:marRight w:val="0"/>
          <w:marTop w:val="0"/>
          <w:marBottom w:val="0"/>
          <w:divBdr>
            <w:top w:val="none" w:sz="0" w:space="0" w:color="auto"/>
            <w:left w:val="none" w:sz="0" w:space="0" w:color="auto"/>
            <w:bottom w:val="none" w:sz="0" w:space="0" w:color="auto"/>
            <w:right w:val="none" w:sz="0" w:space="0" w:color="auto"/>
          </w:divBdr>
          <w:divsChild>
            <w:div w:id="1571621172">
              <w:marLeft w:val="0"/>
              <w:marRight w:val="0"/>
              <w:marTop w:val="0"/>
              <w:marBottom w:val="0"/>
              <w:divBdr>
                <w:top w:val="none" w:sz="0" w:space="0" w:color="auto"/>
                <w:left w:val="none" w:sz="0" w:space="0" w:color="auto"/>
                <w:bottom w:val="none" w:sz="0" w:space="0" w:color="auto"/>
                <w:right w:val="none" w:sz="0" w:space="0" w:color="auto"/>
              </w:divBdr>
            </w:div>
            <w:div w:id="1781802739">
              <w:marLeft w:val="0"/>
              <w:marRight w:val="0"/>
              <w:marTop w:val="0"/>
              <w:marBottom w:val="0"/>
              <w:divBdr>
                <w:top w:val="none" w:sz="0" w:space="0" w:color="auto"/>
                <w:left w:val="none" w:sz="0" w:space="0" w:color="auto"/>
                <w:bottom w:val="none" w:sz="0" w:space="0" w:color="auto"/>
                <w:right w:val="none" w:sz="0" w:space="0" w:color="auto"/>
              </w:divBdr>
            </w:div>
            <w:div w:id="205384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737883">
      <w:bodyDiv w:val="1"/>
      <w:marLeft w:val="0"/>
      <w:marRight w:val="0"/>
      <w:marTop w:val="0"/>
      <w:marBottom w:val="0"/>
      <w:divBdr>
        <w:top w:val="none" w:sz="0" w:space="0" w:color="auto"/>
        <w:left w:val="none" w:sz="0" w:space="0" w:color="auto"/>
        <w:bottom w:val="none" w:sz="0" w:space="0" w:color="auto"/>
        <w:right w:val="none" w:sz="0" w:space="0" w:color="auto"/>
      </w:divBdr>
    </w:div>
    <w:div w:id="1558279109">
      <w:bodyDiv w:val="1"/>
      <w:marLeft w:val="0"/>
      <w:marRight w:val="0"/>
      <w:marTop w:val="0"/>
      <w:marBottom w:val="0"/>
      <w:divBdr>
        <w:top w:val="none" w:sz="0" w:space="0" w:color="auto"/>
        <w:left w:val="none" w:sz="0" w:space="0" w:color="auto"/>
        <w:bottom w:val="none" w:sz="0" w:space="0" w:color="auto"/>
        <w:right w:val="none" w:sz="0" w:space="0" w:color="auto"/>
      </w:divBdr>
    </w:div>
    <w:div w:id="1559440519">
      <w:bodyDiv w:val="1"/>
      <w:marLeft w:val="0"/>
      <w:marRight w:val="0"/>
      <w:marTop w:val="0"/>
      <w:marBottom w:val="0"/>
      <w:divBdr>
        <w:top w:val="none" w:sz="0" w:space="0" w:color="auto"/>
        <w:left w:val="none" w:sz="0" w:space="0" w:color="auto"/>
        <w:bottom w:val="none" w:sz="0" w:space="0" w:color="auto"/>
        <w:right w:val="none" w:sz="0" w:space="0" w:color="auto"/>
      </w:divBdr>
    </w:div>
    <w:div w:id="1560050516">
      <w:bodyDiv w:val="1"/>
      <w:marLeft w:val="0"/>
      <w:marRight w:val="0"/>
      <w:marTop w:val="0"/>
      <w:marBottom w:val="0"/>
      <w:divBdr>
        <w:top w:val="none" w:sz="0" w:space="0" w:color="auto"/>
        <w:left w:val="none" w:sz="0" w:space="0" w:color="auto"/>
        <w:bottom w:val="none" w:sz="0" w:space="0" w:color="auto"/>
        <w:right w:val="none" w:sz="0" w:space="0" w:color="auto"/>
      </w:divBdr>
      <w:divsChild>
        <w:div w:id="320233863">
          <w:marLeft w:val="547"/>
          <w:marRight w:val="0"/>
          <w:marTop w:val="115"/>
          <w:marBottom w:val="0"/>
          <w:divBdr>
            <w:top w:val="none" w:sz="0" w:space="0" w:color="auto"/>
            <w:left w:val="none" w:sz="0" w:space="0" w:color="auto"/>
            <w:bottom w:val="none" w:sz="0" w:space="0" w:color="auto"/>
            <w:right w:val="none" w:sz="0" w:space="0" w:color="auto"/>
          </w:divBdr>
        </w:div>
        <w:div w:id="1855655894">
          <w:marLeft w:val="547"/>
          <w:marRight w:val="0"/>
          <w:marTop w:val="115"/>
          <w:marBottom w:val="0"/>
          <w:divBdr>
            <w:top w:val="none" w:sz="0" w:space="0" w:color="auto"/>
            <w:left w:val="none" w:sz="0" w:space="0" w:color="auto"/>
            <w:bottom w:val="none" w:sz="0" w:space="0" w:color="auto"/>
            <w:right w:val="none" w:sz="0" w:space="0" w:color="auto"/>
          </w:divBdr>
        </w:div>
        <w:div w:id="1972320072">
          <w:marLeft w:val="1166"/>
          <w:marRight w:val="0"/>
          <w:marTop w:val="96"/>
          <w:marBottom w:val="0"/>
          <w:divBdr>
            <w:top w:val="none" w:sz="0" w:space="0" w:color="auto"/>
            <w:left w:val="none" w:sz="0" w:space="0" w:color="auto"/>
            <w:bottom w:val="none" w:sz="0" w:space="0" w:color="auto"/>
            <w:right w:val="none" w:sz="0" w:space="0" w:color="auto"/>
          </w:divBdr>
        </w:div>
      </w:divsChild>
    </w:div>
    <w:div w:id="1560283769">
      <w:bodyDiv w:val="1"/>
      <w:marLeft w:val="0"/>
      <w:marRight w:val="0"/>
      <w:marTop w:val="0"/>
      <w:marBottom w:val="0"/>
      <w:divBdr>
        <w:top w:val="none" w:sz="0" w:space="0" w:color="auto"/>
        <w:left w:val="none" w:sz="0" w:space="0" w:color="auto"/>
        <w:bottom w:val="none" w:sz="0" w:space="0" w:color="auto"/>
        <w:right w:val="none" w:sz="0" w:space="0" w:color="auto"/>
      </w:divBdr>
    </w:div>
    <w:div w:id="1560362895">
      <w:bodyDiv w:val="1"/>
      <w:marLeft w:val="0"/>
      <w:marRight w:val="0"/>
      <w:marTop w:val="0"/>
      <w:marBottom w:val="0"/>
      <w:divBdr>
        <w:top w:val="none" w:sz="0" w:space="0" w:color="auto"/>
        <w:left w:val="none" w:sz="0" w:space="0" w:color="auto"/>
        <w:bottom w:val="none" w:sz="0" w:space="0" w:color="auto"/>
        <w:right w:val="none" w:sz="0" w:space="0" w:color="auto"/>
      </w:divBdr>
      <w:divsChild>
        <w:div w:id="696662803">
          <w:marLeft w:val="547"/>
          <w:marRight w:val="0"/>
          <w:marTop w:val="154"/>
          <w:marBottom w:val="0"/>
          <w:divBdr>
            <w:top w:val="none" w:sz="0" w:space="0" w:color="auto"/>
            <w:left w:val="none" w:sz="0" w:space="0" w:color="auto"/>
            <w:bottom w:val="none" w:sz="0" w:space="0" w:color="auto"/>
            <w:right w:val="none" w:sz="0" w:space="0" w:color="auto"/>
          </w:divBdr>
        </w:div>
      </w:divsChild>
    </w:div>
    <w:div w:id="1560631434">
      <w:bodyDiv w:val="1"/>
      <w:marLeft w:val="0"/>
      <w:marRight w:val="0"/>
      <w:marTop w:val="0"/>
      <w:marBottom w:val="0"/>
      <w:divBdr>
        <w:top w:val="none" w:sz="0" w:space="0" w:color="auto"/>
        <w:left w:val="none" w:sz="0" w:space="0" w:color="auto"/>
        <w:bottom w:val="none" w:sz="0" w:space="0" w:color="auto"/>
        <w:right w:val="none" w:sz="0" w:space="0" w:color="auto"/>
      </w:divBdr>
      <w:divsChild>
        <w:div w:id="3364096">
          <w:marLeft w:val="1800"/>
          <w:marRight w:val="0"/>
          <w:marTop w:val="100"/>
          <w:marBottom w:val="0"/>
          <w:divBdr>
            <w:top w:val="none" w:sz="0" w:space="0" w:color="auto"/>
            <w:left w:val="none" w:sz="0" w:space="0" w:color="auto"/>
            <w:bottom w:val="none" w:sz="0" w:space="0" w:color="auto"/>
            <w:right w:val="none" w:sz="0" w:space="0" w:color="auto"/>
          </w:divBdr>
        </w:div>
        <w:div w:id="7411708">
          <w:marLeft w:val="2520"/>
          <w:marRight w:val="0"/>
          <w:marTop w:val="100"/>
          <w:marBottom w:val="0"/>
          <w:divBdr>
            <w:top w:val="none" w:sz="0" w:space="0" w:color="auto"/>
            <w:left w:val="none" w:sz="0" w:space="0" w:color="auto"/>
            <w:bottom w:val="none" w:sz="0" w:space="0" w:color="auto"/>
            <w:right w:val="none" w:sz="0" w:space="0" w:color="auto"/>
          </w:divBdr>
        </w:div>
        <w:div w:id="335499909">
          <w:marLeft w:val="1800"/>
          <w:marRight w:val="0"/>
          <w:marTop w:val="100"/>
          <w:marBottom w:val="0"/>
          <w:divBdr>
            <w:top w:val="none" w:sz="0" w:space="0" w:color="auto"/>
            <w:left w:val="none" w:sz="0" w:space="0" w:color="auto"/>
            <w:bottom w:val="none" w:sz="0" w:space="0" w:color="auto"/>
            <w:right w:val="none" w:sz="0" w:space="0" w:color="auto"/>
          </w:divBdr>
        </w:div>
        <w:div w:id="759640249">
          <w:marLeft w:val="1080"/>
          <w:marRight w:val="0"/>
          <w:marTop w:val="100"/>
          <w:marBottom w:val="0"/>
          <w:divBdr>
            <w:top w:val="none" w:sz="0" w:space="0" w:color="auto"/>
            <w:left w:val="none" w:sz="0" w:space="0" w:color="auto"/>
            <w:bottom w:val="none" w:sz="0" w:space="0" w:color="auto"/>
            <w:right w:val="none" w:sz="0" w:space="0" w:color="auto"/>
          </w:divBdr>
        </w:div>
        <w:div w:id="837035577">
          <w:marLeft w:val="1080"/>
          <w:marRight w:val="0"/>
          <w:marTop w:val="100"/>
          <w:marBottom w:val="0"/>
          <w:divBdr>
            <w:top w:val="none" w:sz="0" w:space="0" w:color="auto"/>
            <w:left w:val="none" w:sz="0" w:space="0" w:color="auto"/>
            <w:bottom w:val="none" w:sz="0" w:space="0" w:color="auto"/>
            <w:right w:val="none" w:sz="0" w:space="0" w:color="auto"/>
          </w:divBdr>
        </w:div>
        <w:div w:id="1149712264">
          <w:marLeft w:val="1080"/>
          <w:marRight w:val="0"/>
          <w:marTop w:val="100"/>
          <w:marBottom w:val="0"/>
          <w:divBdr>
            <w:top w:val="none" w:sz="0" w:space="0" w:color="auto"/>
            <w:left w:val="none" w:sz="0" w:space="0" w:color="auto"/>
            <w:bottom w:val="none" w:sz="0" w:space="0" w:color="auto"/>
            <w:right w:val="none" w:sz="0" w:space="0" w:color="auto"/>
          </w:divBdr>
        </w:div>
        <w:div w:id="1295910676">
          <w:marLeft w:val="1800"/>
          <w:marRight w:val="0"/>
          <w:marTop w:val="100"/>
          <w:marBottom w:val="0"/>
          <w:divBdr>
            <w:top w:val="none" w:sz="0" w:space="0" w:color="auto"/>
            <w:left w:val="none" w:sz="0" w:space="0" w:color="auto"/>
            <w:bottom w:val="none" w:sz="0" w:space="0" w:color="auto"/>
            <w:right w:val="none" w:sz="0" w:space="0" w:color="auto"/>
          </w:divBdr>
        </w:div>
        <w:div w:id="1725634958">
          <w:marLeft w:val="1800"/>
          <w:marRight w:val="0"/>
          <w:marTop w:val="100"/>
          <w:marBottom w:val="0"/>
          <w:divBdr>
            <w:top w:val="none" w:sz="0" w:space="0" w:color="auto"/>
            <w:left w:val="none" w:sz="0" w:space="0" w:color="auto"/>
            <w:bottom w:val="none" w:sz="0" w:space="0" w:color="auto"/>
            <w:right w:val="none" w:sz="0" w:space="0" w:color="auto"/>
          </w:divBdr>
        </w:div>
        <w:div w:id="1747339024">
          <w:marLeft w:val="1800"/>
          <w:marRight w:val="0"/>
          <w:marTop w:val="100"/>
          <w:marBottom w:val="0"/>
          <w:divBdr>
            <w:top w:val="none" w:sz="0" w:space="0" w:color="auto"/>
            <w:left w:val="none" w:sz="0" w:space="0" w:color="auto"/>
            <w:bottom w:val="none" w:sz="0" w:space="0" w:color="auto"/>
            <w:right w:val="none" w:sz="0" w:space="0" w:color="auto"/>
          </w:divBdr>
        </w:div>
        <w:div w:id="2112361005">
          <w:marLeft w:val="360"/>
          <w:marRight w:val="0"/>
          <w:marTop w:val="200"/>
          <w:marBottom w:val="0"/>
          <w:divBdr>
            <w:top w:val="none" w:sz="0" w:space="0" w:color="auto"/>
            <w:left w:val="none" w:sz="0" w:space="0" w:color="auto"/>
            <w:bottom w:val="none" w:sz="0" w:space="0" w:color="auto"/>
            <w:right w:val="none" w:sz="0" w:space="0" w:color="auto"/>
          </w:divBdr>
        </w:div>
      </w:divsChild>
    </w:div>
    <w:div w:id="1560901618">
      <w:bodyDiv w:val="1"/>
      <w:marLeft w:val="0"/>
      <w:marRight w:val="0"/>
      <w:marTop w:val="0"/>
      <w:marBottom w:val="0"/>
      <w:divBdr>
        <w:top w:val="none" w:sz="0" w:space="0" w:color="auto"/>
        <w:left w:val="none" w:sz="0" w:space="0" w:color="auto"/>
        <w:bottom w:val="none" w:sz="0" w:space="0" w:color="auto"/>
        <w:right w:val="none" w:sz="0" w:space="0" w:color="auto"/>
      </w:divBdr>
    </w:div>
    <w:div w:id="1561282163">
      <w:bodyDiv w:val="1"/>
      <w:marLeft w:val="0"/>
      <w:marRight w:val="0"/>
      <w:marTop w:val="0"/>
      <w:marBottom w:val="0"/>
      <w:divBdr>
        <w:top w:val="none" w:sz="0" w:space="0" w:color="auto"/>
        <w:left w:val="none" w:sz="0" w:space="0" w:color="auto"/>
        <w:bottom w:val="none" w:sz="0" w:space="0" w:color="auto"/>
        <w:right w:val="none" w:sz="0" w:space="0" w:color="auto"/>
      </w:divBdr>
      <w:divsChild>
        <w:div w:id="99881831">
          <w:marLeft w:val="547"/>
          <w:marRight w:val="0"/>
          <w:marTop w:val="154"/>
          <w:marBottom w:val="0"/>
          <w:divBdr>
            <w:top w:val="none" w:sz="0" w:space="0" w:color="auto"/>
            <w:left w:val="none" w:sz="0" w:space="0" w:color="auto"/>
            <w:bottom w:val="none" w:sz="0" w:space="0" w:color="auto"/>
            <w:right w:val="none" w:sz="0" w:space="0" w:color="auto"/>
          </w:divBdr>
        </w:div>
        <w:div w:id="1279797527">
          <w:marLeft w:val="547"/>
          <w:marRight w:val="0"/>
          <w:marTop w:val="154"/>
          <w:marBottom w:val="0"/>
          <w:divBdr>
            <w:top w:val="none" w:sz="0" w:space="0" w:color="auto"/>
            <w:left w:val="none" w:sz="0" w:space="0" w:color="auto"/>
            <w:bottom w:val="none" w:sz="0" w:space="0" w:color="auto"/>
            <w:right w:val="none" w:sz="0" w:space="0" w:color="auto"/>
          </w:divBdr>
        </w:div>
      </w:divsChild>
    </w:div>
    <w:div w:id="1561399108">
      <w:bodyDiv w:val="1"/>
      <w:marLeft w:val="0"/>
      <w:marRight w:val="0"/>
      <w:marTop w:val="0"/>
      <w:marBottom w:val="0"/>
      <w:divBdr>
        <w:top w:val="none" w:sz="0" w:space="0" w:color="auto"/>
        <w:left w:val="none" w:sz="0" w:space="0" w:color="auto"/>
        <w:bottom w:val="none" w:sz="0" w:space="0" w:color="auto"/>
        <w:right w:val="none" w:sz="0" w:space="0" w:color="auto"/>
      </w:divBdr>
    </w:div>
    <w:div w:id="1561403103">
      <w:bodyDiv w:val="1"/>
      <w:marLeft w:val="0"/>
      <w:marRight w:val="0"/>
      <w:marTop w:val="0"/>
      <w:marBottom w:val="0"/>
      <w:divBdr>
        <w:top w:val="none" w:sz="0" w:space="0" w:color="auto"/>
        <w:left w:val="none" w:sz="0" w:space="0" w:color="auto"/>
        <w:bottom w:val="none" w:sz="0" w:space="0" w:color="auto"/>
        <w:right w:val="none" w:sz="0" w:space="0" w:color="auto"/>
      </w:divBdr>
    </w:div>
    <w:div w:id="1561591943">
      <w:bodyDiv w:val="1"/>
      <w:marLeft w:val="0"/>
      <w:marRight w:val="0"/>
      <w:marTop w:val="0"/>
      <w:marBottom w:val="0"/>
      <w:divBdr>
        <w:top w:val="none" w:sz="0" w:space="0" w:color="auto"/>
        <w:left w:val="none" w:sz="0" w:space="0" w:color="auto"/>
        <w:bottom w:val="none" w:sz="0" w:space="0" w:color="auto"/>
        <w:right w:val="none" w:sz="0" w:space="0" w:color="auto"/>
      </w:divBdr>
      <w:divsChild>
        <w:div w:id="313536694">
          <w:marLeft w:val="0"/>
          <w:marRight w:val="0"/>
          <w:marTop w:val="0"/>
          <w:marBottom w:val="0"/>
          <w:divBdr>
            <w:top w:val="none" w:sz="0" w:space="0" w:color="auto"/>
            <w:left w:val="none" w:sz="0" w:space="0" w:color="auto"/>
            <w:bottom w:val="none" w:sz="0" w:space="0" w:color="auto"/>
            <w:right w:val="none" w:sz="0" w:space="0" w:color="auto"/>
          </w:divBdr>
        </w:div>
      </w:divsChild>
    </w:div>
    <w:div w:id="1563590655">
      <w:bodyDiv w:val="1"/>
      <w:marLeft w:val="0"/>
      <w:marRight w:val="0"/>
      <w:marTop w:val="0"/>
      <w:marBottom w:val="0"/>
      <w:divBdr>
        <w:top w:val="none" w:sz="0" w:space="0" w:color="auto"/>
        <w:left w:val="none" w:sz="0" w:space="0" w:color="auto"/>
        <w:bottom w:val="none" w:sz="0" w:space="0" w:color="auto"/>
        <w:right w:val="none" w:sz="0" w:space="0" w:color="auto"/>
      </w:divBdr>
    </w:div>
    <w:div w:id="1565214698">
      <w:bodyDiv w:val="1"/>
      <w:marLeft w:val="0"/>
      <w:marRight w:val="0"/>
      <w:marTop w:val="0"/>
      <w:marBottom w:val="0"/>
      <w:divBdr>
        <w:top w:val="none" w:sz="0" w:space="0" w:color="auto"/>
        <w:left w:val="none" w:sz="0" w:space="0" w:color="auto"/>
        <w:bottom w:val="none" w:sz="0" w:space="0" w:color="auto"/>
        <w:right w:val="none" w:sz="0" w:space="0" w:color="auto"/>
      </w:divBdr>
      <w:divsChild>
        <w:div w:id="1104808659">
          <w:marLeft w:val="1440"/>
          <w:marRight w:val="0"/>
          <w:marTop w:val="0"/>
          <w:marBottom w:val="0"/>
          <w:divBdr>
            <w:top w:val="none" w:sz="0" w:space="0" w:color="auto"/>
            <w:left w:val="none" w:sz="0" w:space="0" w:color="auto"/>
            <w:bottom w:val="none" w:sz="0" w:space="0" w:color="auto"/>
            <w:right w:val="none" w:sz="0" w:space="0" w:color="auto"/>
          </w:divBdr>
        </w:div>
        <w:div w:id="2122718903">
          <w:marLeft w:val="576"/>
          <w:marRight w:val="0"/>
          <w:marTop w:val="0"/>
          <w:marBottom w:val="0"/>
          <w:divBdr>
            <w:top w:val="none" w:sz="0" w:space="0" w:color="auto"/>
            <w:left w:val="none" w:sz="0" w:space="0" w:color="auto"/>
            <w:bottom w:val="none" w:sz="0" w:space="0" w:color="auto"/>
            <w:right w:val="none" w:sz="0" w:space="0" w:color="auto"/>
          </w:divBdr>
        </w:div>
      </w:divsChild>
    </w:div>
    <w:div w:id="1565867471">
      <w:bodyDiv w:val="1"/>
      <w:marLeft w:val="0"/>
      <w:marRight w:val="0"/>
      <w:marTop w:val="0"/>
      <w:marBottom w:val="0"/>
      <w:divBdr>
        <w:top w:val="none" w:sz="0" w:space="0" w:color="auto"/>
        <w:left w:val="none" w:sz="0" w:space="0" w:color="auto"/>
        <w:bottom w:val="none" w:sz="0" w:space="0" w:color="auto"/>
        <w:right w:val="none" w:sz="0" w:space="0" w:color="auto"/>
      </w:divBdr>
    </w:div>
    <w:div w:id="1566532007">
      <w:bodyDiv w:val="1"/>
      <w:marLeft w:val="0"/>
      <w:marRight w:val="0"/>
      <w:marTop w:val="0"/>
      <w:marBottom w:val="0"/>
      <w:divBdr>
        <w:top w:val="none" w:sz="0" w:space="0" w:color="auto"/>
        <w:left w:val="none" w:sz="0" w:space="0" w:color="auto"/>
        <w:bottom w:val="none" w:sz="0" w:space="0" w:color="auto"/>
        <w:right w:val="none" w:sz="0" w:space="0" w:color="auto"/>
      </w:divBdr>
      <w:divsChild>
        <w:div w:id="24720963">
          <w:marLeft w:val="1800"/>
          <w:marRight w:val="0"/>
          <w:marTop w:val="72"/>
          <w:marBottom w:val="0"/>
          <w:divBdr>
            <w:top w:val="none" w:sz="0" w:space="0" w:color="auto"/>
            <w:left w:val="none" w:sz="0" w:space="0" w:color="auto"/>
            <w:bottom w:val="none" w:sz="0" w:space="0" w:color="auto"/>
            <w:right w:val="none" w:sz="0" w:space="0" w:color="auto"/>
          </w:divBdr>
        </w:div>
        <w:div w:id="95835324">
          <w:marLeft w:val="547"/>
          <w:marRight w:val="0"/>
          <w:marTop w:val="96"/>
          <w:marBottom w:val="0"/>
          <w:divBdr>
            <w:top w:val="none" w:sz="0" w:space="0" w:color="auto"/>
            <w:left w:val="none" w:sz="0" w:space="0" w:color="auto"/>
            <w:bottom w:val="none" w:sz="0" w:space="0" w:color="auto"/>
            <w:right w:val="none" w:sz="0" w:space="0" w:color="auto"/>
          </w:divBdr>
        </w:div>
        <w:div w:id="186524014">
          <w:marLeft w:val="1166"/>
          <w:marRight w:val="0"/>
          <w:marTop w:val="82"/>
          <w:marBottom w:val="0"/>
          <w:divBdr>
            <w:top w:val="none" w:sz="0" w:space="0" w:color="auto"/>
            <w:left w:val="none" w:sz="0" w:space="0" w:color="auto"/>
            <w:bottom w:val="none" w:sz="0" w:space="0" w:color="auto"/>
            <w:right w:val="none" w:sz="0" w:space="0" w:color="auto"/>
          </w:divBdr>
        </w:div>
        <w:div w:id="436147203">
          <w:marLeft w:val="1800"/>
          <w:marRight w:val="0"/>
          <w:marTop w:val="72"/>
          <w:marBottom w:val="0"/>
          <w:divBdr>
            <w:top w:val="none" w:sz="0" w:space="0" w:color="auto"/>
            <w:left w:val="none" w:sz="0" w:space="0" w:color="auto"/>
            <w:bottom w:val="none" w:sz="0" w:space="0" w:color="auto"/>
            <w:right w:val="none" w:sz="0" w:space="0" w:color="auto"/>
          </w:divBdr>
        </w:div>
        <w:div w:id="787042754">
          <w:marLeft w:val="1800"/>
          <w:marRight w:val="0"/>
          <w:marTop w:val="72"/>
          <w:marBottom w:val="0"/>
          <w:divBdr>
            <w:top w:val="none" w:sz="0" w:space="0" w:color="auto"/>
            <w:left w:val="none" w:sz="0" w:space="0" w:color="auto"/>
            <w:bottom w:val="none" w:sz="0" w:space="0" w:color="auto"/>
            <w:right w:val="none" w:sz="0" w:space="0" w:color="auto"/>
          </w:divBdr>
        </w:div>
        <w:div w:id="852915589">
          <w:marLeft w:val="2520"/>
          <w:marRight w:val="0"/>
          <w:marTop w:val="58"/>
          <w:marBottom w:val="0"/>
          <w:divBdr>
            <w:top w:val="none" w:sz="0" w:space="0" w:color="auto"/>
            <w:left w:val="none" w:sz="0" w:space="0" w:color="auto"/>
            <w:bottom w:val="none" w:sz="0" w:space="0" w:color="auto"/>
            <w:right w:val="none" w:sz="0" w:space="0" w:color="auto"/>
          </w:divBdr>
        </w:div>
        <w:div w:id="1165121241">
          <w:marLeft w:val="1166"/>
          <w:marRight w:val="0"/>
          <w:marTop w:val="72"/>
          <w:marBottom w:val="0"/>
          <w:divBdr>
            <w:top w:val="none" w:sz="0" w:space="0" w:color="auto"/>
            <w:left w:val="none" w:sz="0" w:space="0" w:color="auto"/>
            <w:bottom w:val="none" w:sz="0" w:space="0" w:color="auto"/>
            <w:right w:val="none" w:sz="0" w:space="0" w:color="auto"/>
          </w:divBdr>
        </w:div>
        <w:div w:id="1473714447">
          <w:marLeft w:val="634"/>
          <w:marRight w:val="0"/>
          <w:marTop w:val="72"/>
          <w:marBottom w:val="0"/>
          <w:divBdr>
            <w:top w:val="none" w:sz="0" w:space="0" w:color="auto"/>
            <w:left w:val="none" w:sz="0" w:space="0" w:color="auto"/>
            <w:bottom w:val="none" w:sz="0" w:space="0" w:color="auto"/>
            <w:right w:val="none" w:sz="0" w:space="0" w:color="auto"/>
          </w:divBdr>
        </w:div>
        <w:div w:id="1561742530">
          <w:marLeft w:val="1166"/>
          <w:marRight w:val="0"/>
          <w:marTop w:val="82"/>
          <w:marBottom w:val="0"/>
          <w:divBdr>
            <w:top w:val="none" w:sz="0" w:space="0" w:color="auto"/>
            <w:left w:val="none" w:sz="0" w:space="0" w:color="auto"/>
            <w:bottom w:val="none" w:sz="0" w:space="0" w:color="auto"/>
            <w:right w:val="none" w:sz="0" w:space="0" w:color="auto"/>
          </w:divBdr>
        </w:div>
        <w:div w:id="1628664734">
          <w:marLeft w:val="1800"/>
          <w:marRight w:val="0"/>
          <w:marTop w:val="77"/>
          <w:marBottom w:val="0"/>
          <w:divBdr>
            <w:top w:val="none" w:sz="0" w:space="0" w:color="auto"/>
            <w:left w:val="none" w:sz="0" w:space="0" w:color="auto"/>
            <w:bottom w:val="none" w:sz="0" w:space="0" w:color="auto"/>
            <w:right w:val="none" w:sz="0" w:space="0" w:color="auto"/>
          </w:divBdr>
        </w:div>
        <w:div w:id="1713308812">
          <w:marLeft w:val="1800"/>
          <w:marRight w:val="0"/>
          <w:marTop w:val="72"/>
          <w:marBottom w:val="0"/>
          <w:divBdr>
            <w:top w:val="none" w:sz="0" w:space="0" w:color="auto"/>
            <w:left w:val="none" w:sz="0" w:space="0" w:color="auto"/>
            <w:bottom w:val="none" w:sz="0" w:space="0" w:color="auto"/>
            <w:right w:val="none" w:sz="0" w:space="0" w:color="auto"/>
          </w:divBdr>
        </w:div>
        <w:div w:id="2128157338">
          <w:marLeft w:val="2520"/>
          <w:marRight w:val="0"/>
          <w:marTop w:val="58"/>
          <w:marBottom w:val="0"/>
          <w:divBdr>
            <w:top w:val="none" w:sz="0" w:space="0" w:color="auto"/>
            <w:left w:val="none" w:sz="0" w:space="0" w:color="auto"/>
            <w:bottom w:val="none" w:sz="0" w:space="0" w:color="auto"/>
            <w:right w:val="none" w:sz="0" w:space="0" w:color="auto"/>
          </w:divBdr>
        </w:div>
        <w:div w:id="2137600964">
          <w:marLeft w:val="2520"/>
          <w:marRight w:val="0"/>
          <w:marTop w:val="58"/>
          <w:marBottom w:val="0"/>
          <w:divBdr>
            <w:top w:val="none" w:sz="0" w:space="0" w:color="auto"/>
            <w:left w:val="none" w:sz="0" w:space="0" w:color="auto"/>
            <w:bottom w:val="none" w:sz="0" w:space="0" w:color="auto"/>
            <w:right w:val="none" w:sz="0" w:space="0" w:color="auto"/>
          </w:divBdr>
        </w:div>
      </w:divsChild>
    </w:div>
    <w:div w:id="1566917347">
      <w:bodyDiv w:val="1"/>
      <w:marLeft w:val="0"/>
      <w:marRight w:val="0"/>
      <w:marTop w:val="0"/>
      <w:marBottom w:val="0"/>
      <w:divBdr>
        <w:top w:val="none" w:sz="0" w:space="0" w:color="auto"/>
        <w:left w:val="none" w:sz="0" w:space="0" w:color="auto"/>
        <w:bottom w:val="none" w:sz="0" w:space="0" w:color="auto"/>
        <w:right w:val="none" w:sz="0" w:space="0" w:color="auto"/>
      </w:divBdr>
    </w:div>
    <w:div w:id="1567373598">
      <w:bodyDiv w:val="1"/>
      <w:marLeft w:val="0"/>
      <w:marRight w:val="0"/>
      <w:marTop w:val="0"/>
      <w:marBottom w:val="0"/>
      <w:divBdr>
        <w:top w:val="none" w:sz="0" w:space="0" w:color="auto"/>
        <w:left w:val="none" w:sz="0" w:space="0" w:color="auto"/>
        <w:bottom w:val="none" w:sz="0" w:space="0" w:color="auto"/>
        <w:right w:val="none" w:sz="0" w:space="0" w:color="auto"/>
      </w:divBdr>
      <w:divsChild>
        <w:div w:id="5061440">
          <w:marLeft w:val="547"/>
          <w:marRight w:val="0"/>
          <w:marTop w:val="96"/>
          <w:marBottom w:val="0"/>
          <w:divBdr>
            <w:top w:val="none" w:sz="0" w:space="0" w:color="auto"/>
            <w:left w:val="none" w:sz="0" w:space="0" w:color="auto"/>
            <w:bottom w:val="none" w:sz="0" w:space="0" w:color="auto"/>
            <w:right w:val="none" w:sz="0" w:space="0" w:color="auto"/>
          </w:divBdr>
        </w:div>
        <w:div w:id="107094044">
          <w:marLeft w:val="1166"/>
          <w:marRight w:val="0"/>
          <w:marTop w:val="82"/>
          <w:marBottom w:val="0"/>
          <w:divBdr>
            <w:top w:val="none" w:sz="0" w:space="0" w:color="auto"/>
            <w:left w:val="none" w:sz="0" w:space="0" w:color="auto"/>
            <w:bottom w:val="none" w:sz="0" w:space="0" w:color="auto"/>
            <w:right w:val="none" w:sz="0" w:space="0" w:color="auto"/>
          </w:divBdr>
        </w:div>
        <w:div w:id="256796452">
          <w:marLeft w:val="1800"/>
          <w:marRight w:val="0"/>
          <w:marTop w:val="72"/>
          <w:marBottom w:val="0"/>
          <w:divBdr>
            <w:top w:val="none" w:sz="0" w:space="0" w:color="auto"/>
            <w:left w:val="none" w:sz="0" w:space="0" w:color="auto"/>
            <w:bottom w:val="none" w:sz="0" w:space="0" w:color="auto"/>
            <w:right w:val="none" w:sz="0" w:space="0" w:color="auto"/>
          </w:divBdr>
        </w:div>
        <w:div w:id="948512224">
          <w:marLeft w:val="1166"/>
          <w:marRight w:val="0"/>
          <w:marTop w:val="91"/>
          <w:marBottom w:val="0"/>
          <w:divBdr>
            <w:top w:val="none" w:sz="0" w:space="0" w:color="auto"/>
            <w:left w:val="none" w:sz="0" w:space="0" w:color="auto"/>
            <w:bottom w:val="none" w:sz="0" w:space="0" w:color="auto"/>
            <w:right w:val="none" w:sz="0" w:space="0" w:color="auto"/>
          </w:divBdr>
        </w:div>
        <w:div w:id="1006177622">
          <w:marLeft w:val="547"/>
          <w:marRight w:val="0"/>
          <w:marTop w:val="96"/>
          <w:marBottom w:val="0"/>
          <w:divBdr>
            <w:top w:val="none" w:sz="0" w:space="0" w:color="auto"/>
            <w:left w:val="none" w:sz="0" w:space="0" w:color="auto"/>
            <w:bottom w:val="none" w:sz="0" w:space="0" w:color="auto"/>
            <w:right w:val="none" w:sz="0" w:space="0" w:color="auto"/>
          </w:divBdr>
        </w:div>
        <w:div w:id="1070346316">
          <w:marLeft w:val="1800"/>
          <w:marRight w:val="0"/>
          <w:marTop w:val="72"/>
          <w:marBottom w:val="0"/>
          <w:divBdr>
            <w:top w:val="none" w:sz="0" w:space="0" w:color="auto"/>
            <w:left w:val="none" w:sz="0" w:space="0" w:color="auto"/>
            <w:bottom w:val="none" w:sz="0" w:space="0" w:color="auto"/>
            <w:right w:val="none" w:sz="0" w:space="0" w:color="auto"/>
          </w:divBdr>
        </w:div>
        <w:div w:id="1155490840">
          <w:marLeft w:val="1800"/>
          <w:marRight w:val="0"/>
          <w:marTop w:val="72"/>
          <w:marBottom w:val="0"/>
          <w:divBdr>
            <w:top w:val="none" w:sz="0" w:space="0" w:color="auto"/>
            <w:left w:val="none" w:sz="0" w:space="0" w:color="auto"/>
            <w:bottom w:val="none" w:sz="0" w:space="0" w:color="auto"/>
            <w:right w:val="none" w:sz="0" w:space="0" w:color="auto"/>
          </w:divBdr>
        </w:div>
        <w:div w:id="1160148145">
          <w:marLeft w:val="1166"/>
          <w:marRight w:val="0"/>
          <w:marTop w:val="91"/>
          <w:marBottom w:val="0"/>
          <w:divBdr>
            <w:top w:val="none" w:sz="0" w:space="0" w:color="auto"/>
            <w:left w:val="none" w:sz="0" w:space="0" w:color="auto"/>
            <w:bottom w:val="none" w:sz="0" w:space="0" w:color="auto"/>
            <w:right w:val="none" w:sz="0" w:space="0" w:color="auto"/>
          </w:divBdr>
        </w:div>
        <w:div w:id="1266115778">
          <w:marLeft w:val="1800"/>
          <w:marRight w:val="0"/>
          <w:marTop w:val="72"/>
          <w:marBottom w:val="0"/>
          <w:divBdr>
            <w:top w:val="none" w:sz="0" w:space="0" w:color="auto"/>
            <w:left w:val="none" w:sz="0" w:space="0" w:color="auto"/>
            <w:bottom w:val="none" w:sz="0" w:space="0" w:color="auto"/>
            <w:right w:val="none" w:sz="0" w:space="0" w:color="auto"/>
          </w:divBdr>
        </w:div>
        <w:div w:id="1541360191">
          <w:marLeft w:val="1166"/>
          <w:marRight w:val="0"/>
          <w:marTop w:val="82"/>
          <w:marBottom w:val="0"/>
          <w:divBdr>
            <w:top w:val="none" w:sz="0" w:space="0" w:color="auto"/>
            <w:left w:val="none" w:sz="0" w:space="0" w:color="auto"/>
            <w:bottom w:val="none" w:sz="0" w:space="0" w:color="auto"/>
            <w:right w:val="none" w:sz="0" w:space="0" w:color="auto"/>
          </w:divBdr>
        </w:div>
        <w:div w:id="1862862111">
          <w:marLeft w:val="1166"/>
          <w:marRight w:val="0"/>
          <w:marTop w:val="82"/>
          <w:marBottom w:val="0"/>
          <w:divBdr>
            <w:top w:val="none" w:sz="0" w:space="0" w:color="auto"/>
            <w:left w:val="none" w:sz="0" w:space="0" w:color="auto"/>
            <w:bottom w:val="none" w:sz="0" w:space="0" w:color="auto"/>
            <w:right w:val="none" w:sz="0" w:space="0" w:color="auto"/>
          </w:divBdr>
        </w:div>
        <w:div w:id="1874883950">
          <w:marLeft w:val="1166"/>
          <w:marRight w:val="0"/>
          <w:marTop w:val="82"/>
          <w:marBottom w:val="0"/>
          <w:divBdr>
            <w:top w:val="none" w:sz="0" w:space="0" w:color="auto"/>
            <w:left w:val="none" w:sz="0" w:space="0" w:color="auto"/>
            <w:bottom w:val="none" w:sz="0" w:space="0" w:color="auto"/>
            <w:right w:val="none" w:sz="0" w:space="0" w:color="auto"/>
          </w:divBdr>
        </w:div>
        <w:div w:id="1886603712">
          <w:marLeft w:val="1166"/>
          <w:marRight w:val="0"/>
          <w:marTop w:val="82"/>
          <w:marBottom w:val="0"/>
          <w:divBdr>
            <w:top w:val="none" w:sz="0" w:space="0" w:color="auto"/>
            <w:left w:val="none" w:sz="0" w:space="0" w:color="auto"/>
            <w:bottom w:val="none" w:sz="0" w:space="0" w:color="auto"/>
            <w:right w:val="none" w:sz="0" w:space="0" w:color="auto"/>
          </w:divBdr>
        </w:div>
      </w:divsChild>
    </w:div>
    <w:div w:id="1567567657">
      <w:bodyDiv w:val="1"/>
      <w:marLeft w:val="0"/>
      <w:marRight w:val="0"/>
      <w:marTop w:val="0"/>
      <w:marBottom w:val="0"/>
      <w:divBdr>
        <w:top w:val="none" w:sz="0" w:space="0" w:color="auto"/>
        <w:left w:val="none" w:sz="0" w:space="0" w:color="auto"/>
        <w:bottom w:val="none" w:sz="0" w:space="0" w:color="auto"/>
        <w:right w:val="none" w:sz="0" w:space="0" w:color="auto"/>
      </w:divBdr>
    </w:div>
    <w:div w:id="1567835176">
      <w:bodyDiv w:val="1"/>
      <w:marLeft w:val="0"/>
      <w:marRight w:val="0"/>
      <w:marTop w:val="0"/>
      <w:marBottom w:val="0"/>
      <w:divBdr>
        <w:top w:val="none" w:sz="0" w:space="0" w:color="auto"/>
        <w:left w:val="none" w:sz="0" w:space="0" w:color="auto"/>
        <w:bottom w:val="none" w:sz="0" w:space="0" w:color="auto"/>
        <w:right w:val="none" w:sz="0" w:space="0" w:color="auto"/>
      </w:divBdr>
    </w:div>
    <w:div w:id="1568108905">
      <w:bodyDiv w:val="1"/>
      <w:marLeft w:val="0"/>
      <w:marRight w:val="0"/>
      <w:marTop w:val="0"/>
      <w:marBottom w:val="0"/>
      <w:divBdr>
        <w:top w:val="none" w:sz="0" w:space="0" w:color="auto"/>
        <w:left w:val="none" w:sz="0" w:space="0" w:color="auto"/>
        <w:bottom w:val="none" w:sz="0" w:space="0" w:color="auto"/>
        <w:right w:val="none" w:sz="0" w:space="0" w:color="auto"/>
      </w:divBdr>
    </w:div>
    <w:div w:id="1569150224">
      <w:bodyDiv w:val="1"/>
      <w:marLeft w:val="0"/>
      <w:marRight w:val="0"/>
      <w:marTop w:val="0"/>
      <w:marBottom w:val="0"/>
      <w:divBdr>
        <w:top w:val="none" w:sz="0" w:space="0" w:color="auto"/>
        <w:left w:val="none" w:sz="0" w:space="0" w:color="auto"/>
        <w:bottom w:val="none" w:sz="0" w:space="0" w:color="auto"/>
        <w:right w:val="none" w:sz="0" w:space="0" w:color="auto"/>
      </w:divBdr>
    </w:div>
    <w:div w:id="1569656703">
      <w:bodyDiv w:val="1"/>
      <w:marLeft w:val="0"/>
      <w:marRight w:val="0"/>
      <w:marTop w:val="0"/>
      <w:marBottom w:val="0"/>
      <w:divBdr>
        <w:top w:val="none" w:sz="0" w:space="0" w:color="auto"/>
        <w:left w:val="none" w:sz="0" w:space="0" w:color="auto"/>
        <w:bottom w:val="none" w:sz="0" w:space="0" w:color="auto"/>
        <w:right w:val="none" w:sz="0" w:space="0" w:color="auto"/>
      </w:divBdr>
      <w:divsChild>
        <w:div w:id="126700530">
          <w:marLeft w:val="2160"/>
          <w:marRight w:val="0"/>
          <w:marTop w:val="100"/>
          <w:marBottom w:val="0"/>
          <w:divBdr>
            <w:top w:val="none" w:sz="0" w:space="0" w:color="auto"/>
            <w:left w:val="none" w:sz="0" w:space="0" w:color="auto"/>
            <w:bottom w:val="none" w:sz="0" w:space="0" w:color="auto"/>
            <w:right w:val="none" w:sz="0" w:space="0" w:color="auto"/>
          </w:divBdr>
        </w:div>
        <w:div w:id="282804746">
          <w:marLeft w:val="360"/>
          <w:marRight w:val="0"/>
          <w:marTop w:val="100"/>
          <w:marBottom w:val="0"/>
          <w:divBdr>
            <w:top w:val="none" w:sz="0" w:space="0" w:color="auto"/>
            <w:left w:val="none" w:sz="0" w:space="0" w:color="auto"/>
            <w:bottom w:val="none" w:sz="0" w:space="0" w:color="auto"/>
            <w:right w:val="none" w:sz="0" w:space="0" w:color="auto"/>
          </w:divBdr>
        </w:div>
        <w:div w:id="367412878">
          <w:marLeft w:val="2160"/>
          <w:marRight w:val="0"/>
          <w:marTop w:val="100"/>
          <w:marBottom w:val="0"/>
          <w:divBdr>
            <w:top w:val="none" w:sz="0" w:space="0" w:color="auto"/>
            <w:left w:val="none" w:sz="0" w:space="0" w:color="auto"/>
            <w:bottom w:val="none" w:sz="0" w:space="0" w:color="auto"/>
            <w:right w:val="none" w:sz="0" w:space="0" w:color="auto"/>
          </w:divBdr>
        </w:div>
        <w:div w:id="1075855193">
          <w:marLeft w:val="360"/>
          <w:marRight w:val="0"/>
          <w:marTop w:val="200"/>
          <w:marBottom w:val="0"/>
          <w:divBdr>
            <w:top w:val="none" w:sz="0" w:space="0" w:color="auto"/>
            <w:left w:val="none" w:sz="0" w:space="0" w:color="auto"/>
            <w:bottom w:val="none" w:sz="0" w:space="0" w:color="auto"/>
            <w:right w:val="none" w:sz="0" w:space="0" w:color="auto"/>
          </w:divBdr>
        </w:div>
      </w:divsChild>
    </w:div>
    <w:div w:id="1569925403">
      <w:bodyDiv w:val="1"/>
      <w:marLeft w:val="0"/>
      <w:marRight w:val="0"/>
      <w:marTop w:val="0"/>
      <w:marBottom w:val="0"/>
      <w:divBdr>
        <w:top w:val="none" w:sz="0" w:space="0" w:color="auto"/>
        <w:left w:val="none" w:sz="0" w:space="0" w:color="auto"/>
        <w:bottom w:val="none" w:sz="0" w:space="0" w:color="auto"/>
        <w:right w:val="none" w:sz="0" w:space="0" w:color="auto"/>
      </w:divBdr>
    </w:div>
    <w:div w:id="1570071682">
      <w:bodyDiv w:val="1"/>
      <w:marLeft w:val="0"/>
      <w:marRight w:val="0"/>
      <w:marTop w:val="0"/>
      <w:marBottom w:val="0"/>
      <w:divBdr>
        <w:top w:val="none" w:sz="0" w:space="0" w:color="auto"/>
        <w:left w:val="none" w:sz="0" w:space="0" w:color="auto"/>
        <w:bottom w:val="none" w:sz="0" w:space="0" w:color="auto"/>
        <w:right w:val="none" w:sz="0" w:space="0" w:color="auto"/>
      </w:divBdr>
    </w:div>
    <w:div w:id="1570647956">
      <w:bodyDiv w:val="1"/>
      <w:marLeft w:val="0"/>
      <w:marRight w:val="0"/>
      <w:marTop w:val="0"/>
      <w:marBottom w:val="0"/>
      <w:divBdr>
        <w:top w:val="none" w:sz="0" w:space="0" w:color="auto"/>
        <w:left w:val="none" w:sz="0" w:space="0" w:color="auto"/>
        <w:bottom w:val="none" w:sz="0" w:space="0" w:color="auto"/>
        <w:right w:val="none" w:sz="0" w:space="0" w:color="auto"/>
      </w:divBdr>
      <w:divsChild>
        <w:div w:id="1031612791">
          <w:marLeft w:val="1166"/>
          <w:marRight w:val="0"/>
          <w:marTop w:val="173"/>
          <w:marBottom w:val="0"/>
          <w:divBdr>
            <w:top w:val="none" w:sz="0" w:space="0" w:color="auto"/>
            <w:left w:val="none" w:sz="0" w:space="0" w:color="auto"/>
            <w:bottom w:val="none" w:sz="0" w:space="0" w:color="auto"/>
            <w:right w:val="none" w:sz="0" w:space="0" w:color="auto"/>
          </w:divBdr>
        </w:div>
        <w:div w:id="1488086522">
          <w:marLeft w:val="1166"/>
          <w:marRight w:val="0"/>
          <w:marTop w:val="173"/>
          <w:marBottom w:val="0"/>
          <w:divBdr>
            <w:top w:val="none" w:sz="0" w:space="0" w:color="auto"/>
            <w:left w:val="none" w:sz="0" w:space="0" w:color="auto"/>
            <w:bottom w:val="none" w:sz="0" w:space="0" w:color="auto"/>
            <w:right w:val="none" w:sz="0" w:space="0" w:color="auto"/>
          </w:divBdr>
        </w:div>
        <w:div w:id="1941988534">
          <w:marLeft w:val="547"/>
          <w:marRight w:val="0"/>
          <w:marTop w:val="192"/>
          <w:marBottom w:val="0"/>
          <w:divBdr>
            <w:top w:val="none" w:sz="0" w:space="0" w:color="auto"/>
            <w:left w:val="none" w:sz="0" w:space="0" w:color="auto"/>
            <w:bottom w:val="none" w:sz="0" w:space="0" w:color="auto"/>
            <w:right w:val="none" w:sz="0" w:space="0" w:color="auto"/>
          </w:divBdr>
        </w:div>
      </w:divsChild>
    </w:div>
    <w:div w:id="1570991943">
      <w:bodyDiv w:val="1"/>
      <w:marLeft w:val="0"/>
      <w:marRight w:val="0"/>
      <w:marTop w:val="0"/>
      <w:marBottom w:val="0"/>
      <w:divBdr>
        <w:top w:val="none" w:sz="0" w:space="0" w:color="auto"/>
        <w:left w:val="none" w:sz="0" w:space="0" w:color="auto"/>
        <w:bottom w:val="none" w:sz="0" w:space="0" w:color="auto"/>
        <w:right w:val="none" w:sz="0" w:space="0" w:color="auto"/>
      </w:divBdr>
    </w:div>
    <w:div w:id="1571504608">
      <w:bodyDiv w:val="1"/>
      <w:marLeft w:val="0"/>
      <w:marRight w:val="0"/>
      <w:marTop w:val="0"/>
      <w:marBottom w:val="0"/>
      <w:divBdr>
        <w:top w:val="none" w:sz="0" w:space="0" w:color="auto"/>
        <w:left w:val="none" w:sz="0" w:space="0" w:color="auto"/>
        <w:bottom w:val="none" w:sz="0" w:space="0" w:color="auto"/>
        <w:right w:val="none" w:sz="0" w:space="0" w:color="auto"/>
      </w:divBdr>
    </w:div>
    <w:div w:id="1572277248">
      <w:bodyDiv w:val="1"/>
      <w:marLeft w:val="0"/>
      <w:marRight w:val="0"/>
      <w:marTop w:val="0"/>
      <w:marBottom w:val="0"/>
      <w:divBdr>
        <w:top w:val="none" w:sz="0" w:space="0" w:color="auto"/>
        <w:left w:val="none" w:sz="0" w:space="0" w:color="auto"/>
        <w:bottom w:val="none" w:sz="0" w:space="0" w:color="auto"/>
        <w:right w:val="none" w:sz="0" w:space="0" w:color="auto"/>
      </w:divBdr>
    </w:div>
    <w:div w:id="1572691705">
      <w:bodyDiv w:val="1"/>
      <w:marLeft w:val="0"/>
      <w:marRight w:val="0"/>
      <w:marTop w:val="0"/>
      <w:marBottom w:val="0"/>
      <w:divBdr>
        <w:top w:val="none" w:sz="0" w:space="0" w:color="auto"/>
        <w:left w:val="none" w:sz="0" w:space="0" w:color="auto"/>
        <w:bottom w:val="none" w:sz="0" w:space="0" w:color="auto"/>
        <w:right w:val="none" w:sz="0" w:space="0" w:color="auto"/>
      </w:divBdr>
    </w:div>
    <w:div w:id="1572813744">
      <w:bodyDiv w:val="1"/>
      <w:marLeft w:val="0"/>
      <w:marRight w:val="0"/>
      <w:marTop w:val="0"/>
      <w:marBottom w:val="0"/>
      <w:divBdr>
        <w:top w:val="none" w:sz="0" w:space="0" w:color="auto"/>
        <w:left w:val="none" w:sz="0" w:space="0" w:color="auto"/>
        <w:bottom w:val="none" w:sz="0" w:space="0" w:color="auto"/>
        <w:right w:val="none" w:sz="0" w:space="0" w:color="auto"/>
      </w:divBdr>
    </w:div>
    <w:div w:id="1573732964">
      <w:bodyDiv w:val="1"/>
      <w:marLeft w:val="0"/>
      <w:marRight w:val="0"/>
      <w:marTop w:val="0"/>
      <w:marBottom w:val="0"/>
      <w:divBdr>
        <w:top w:val="none" w:sz="0" w:space="0" w:color="auto"/>
        <w:left w:val="none" w:sz="0" w:space="0" w:color="auto"/>
        <w:bottom w:val="none" w:sz="0" w:space="0" w:color="auto"/>
        <w:right w:val="none" w:sz="0" w:space="0" w:color="auto"/>
      </w:divBdr>
    </w:div>
    <w:div w:id="1574700866">
      <w:bodyDiv w:val="1"/>
      <w:marLeft w:val="0"/>
      <w:marRight w:val="0"/>
      <w:marTop w:val="0"/>
      <w:marBottom w:val="0"/>
      <w:divBdr>
        <w:top w:val="none" w:sz="0" w:space="0" w:color="auto"/>
        <w:left w:val="none" w:sz="0" w:space="0" w:color="auto"/>
        <w:bottom w:val="none" w:sz="0" w:space="0" w:color="auto"/>
        <w:right w:val="none" w:sz="0" w:space="0" w:color="auto"/>
      </w:divBdr>
    </w:div>
    <w:div w:id="1574705315">
      <w:bodyDiv w:val="1"/>
      <w:marLeft w:val="0"/>
      <w:marRight w:val="0"/>
      <w:marTop w:val="0"/>
      <w:marBottom w:val="0"/>
      <w:divBdr>
        <w:top w:val="none" w:sz="0" w:space="0" w:color="auto"/>
        <w:left w:val="none" w:sz="0" w:space="0" w:color="auto"/>
        <w:bottom w:val="none" w:sz="0" w:space="0" w:color="auto"/>
        <w:right w:val="none" w:sz="0" w:space="0" w:color="auto"/>
      </w:divBdr>
    </w:div>
    <w:div w:id="1574776298">
      <w:bodyDiv w:val="1"/>
      <w:marLeft w:val="0"/>
      <w:marRight w:val="0"/>
      <w:marTop w:val="0"/>
      <w:marBottom w:val="0"/>
      <w:divBdr>
        <w:top w:val="none" w:sz="0" w:space="0" w:color="auto"/>
        <w:left w:val="none" w:sz="0" w:space="0" w:color="auto"/>
        <w:bottom w:val="none" w:sz="0" w:space="0" w:color="auto"/>
        <w:right w:val="none" w:sz="0" w:space="0" w:color="auto"/>
      </w:divBdr>
    </w:div>
    <w:div w:id="1575044310">
      <w:bodyDiv w:val="1"/>
      <w:marLeft w:val="0"/>
      <w:marRight w:val="0"/>
      <w:marTop w:val="0"/>
      <w:marBottom w:val="0"/>
      <w:divBdr>
        <w:top w:val="none" w:sz="0" w:space="0" w:color="auto"/>
        <w:left w:val="none" w:sz="0" w:space="0" w:color="auto"/>
        <w:bottom w:val="none" w:sz="0" w:space="0" w:color="auto"/>
        <w:right w:val="none" w:sz="0" w:space="0" w:color="auto"/>
      </w:divBdr>
    </w:div>
    <w:div w:id="1575163588">
      <w:bodyDiv w:val="1"/>
      <w:marLeft w:val="0"/>
      <w:marRight w:val="0"/>
      <w:marTop w:val="0"/>
      <w:marBottom w:val="0"/>
      <w:divBdr>
        <w:top w:val="none" w:sz="0" w:space="0" w:color="auto"/>
        <w:left w:val="none" w:sz="0" w:space="0" w:color="auto"/>
        <w:bottom w:val="none" w:sz="0" w:space="0" w:color="auto"/>
        <w:right w:val="none" w:sz="0" w:space="0" w:color="auto"/>
      </w:divBdr>
    </w:div>
    <w:div w:id="1575310181">
      <w:bodyDiv w:val="1"/>
      <w:marLeft w:val="0"/>
      <w:marRight w:val="0"/>
      <w:marTop w:val="0"/>
      <w:marBottom w:val="0"/>
      <w:divBdr>
        <w:top w:val="none" w:sz="0" w:space="0" w:color="auto"/>
        <w:left w:val="none" w:sz="0" w:space="0" w:color="auto"/>
        <w:bottom w:val="none" w:sz="0" w:space="0" w:color="auto"/>
        <w:right w:val="none" w:sz="0" w:space="0" w:color="auto"/>
      </w:divBdr>
    </w:div>
    <w:div w:id="1575316437">
      <w:bodyDiv w:val="1"/>
      <w:marLeft w:val="0"/>
      <w:marRight w:val="0"/>
      <w:marTop w:val="0"/>
      <w:marBottom w:val="0"/>
      <w:divBdr>
        <w:top w:val="none" w:sz="0" w:space="0" w:color="auto"/>
        <w:left w:val="none" w:sz="0" w:space="0" w:color="auto"/>
        <w:bottom w:val="none" w:sz="0" w:space="0" w:color="auto"/>
        <w:right w:val="none" w:sz="0" w:space="0" w:color="auto"/>
      </w:divBdr>
    </w:div>
    <w:div w:id="1575505273">
      <w:bodyDiv w:val="1"/>
      <w:marLeft w:val="0"/>
      <w:marRight w:val="0"/>
      <w:marTop w:val="0"/>
      <w:marBottom w:val="0"/>
      <w:divBdr>
        <w:top w:val="none" w:sz="0" w:space="0" w:color="auto"/>
        <w:left w:val="none" w:sz="0" w:space="0" w:color="auto"/>
        <w:bottom w:val="none" w:sz="0" w:space="0" w:color="auto"/>
        <w:right w:val="none" w:sz="0" w:space="0" w:color="auto"/>
      </w:divBdr>
    </w:div>
    <w:div w:id="1575772715">
      <w:bodyDiv w:val="1"/>
      <w:marLeft w:val="0"/>
      <w:marRight w:val="0"/>
      <w:marTop w:val="0"/>
      <w:marBottom w:val="0"/>
      <w:divBdr>
        <w:top w:val="none" w:sz="0" w:space="0" w:color="auto"/>
        <w:left w:val="none" w:sz="0" w:space="0" w:color="auto"/>
        <w:bottom w:val="none" w:sz="0" w:space="0" w:color="auto"/>
        <w:right w:val="none" w:sz="0" w:space="0" w:color="auto"/>
      </w:divBdr>
    </w:div>
    <w:div w:id="1576479285">
      <w:bodyDiv w:val="1"/>
      <w:marLeft w:val="0"/>
      <w:marRight w:val="0"/>
      <w:marTop w:val="0"/>
      <w:marBottom w:val="0"/>
      <w:divBdr>
        <w:top w:val="none" w:sz="0" w:space="0" w:color="auto"/>
        <w:left w:val="none" w:sz="0" w:space="0" w:color="auto"/>
        <w:bottom w:val="none" w:sz="0" w:space="0" w:color="auto"/>
        <w:right w:val="none" w:sz="0" w:space="0" w:color="auto"/>
      </w:divBdr>
    </w:div>
    <w:div w:id="1576743454">
      <w:bodyDiv w:val="1"/>
      <w:marLeft w:val="0"/>
      <w:marRight w:val="0"/>
      <w:marTop w:val="0"/>
      <w:marBottom w:val="0"/>
      <w:divBdr>
        <w:top w:val="none" w:sz="0" w:space="0" w:color="auto"/>
        <w:left w:val="none" w:sz="0" w:space="0" w:color="auto"/>
        <w:bottom w:val="none" w:sz="0" w:space="0" w:color="auto"/>
        <w:right w:val="none" w:sz="0" w:space="0" w:color="auto"/>
      </w:divBdr>
    </w:div>
    <w:div w:id="1577284959">
      <w:bodyDiv w:val="1"/>
      <w:marLeft w:val="0"/>
      <w:marRight w:val="0"/>
      <w:marTop w:val="0"/>
      <w:marBottom w:val="0"/>
      <w:divBdr>
        <w:top w:val="none" w:sz="0" w:space="0" w:color="auto"/>
        <w:left w:val="none" w:sz="0" w:space="0" w:color="auto"/>
        <w:bottom w:val="none" w:sz="0" w:space="0" w:color="auto"/>
        <w:right w:val="none" w:sz="0" w:space="0" w:color="auto"/>
      </w:divBdr>
    </w:div>
    <w:div w:id="1578055807">
      <w:bodyDiv w:val="1"/>
      <w:marLeft w:val="0"/>
      <w:marRight w:val="0"/>
      <w:marTop w:val="0"/>
      <w:marBottom w:val="0"/>
      <w:divBdr>
        <w:top w:val="none" w:sz="0" w:space="0" w:color="auto"/>
        <w:left w:val="none" w:sz="0" w:space="0" w:color="auto"/>
        <w:bottom w:val="none" w:sz="0" w:space="0" w:color="auto"/>
        <w:right w:val="none" w:sz="0" w:space="0" w:color="auto"/>
      </w:divBdr>
    </w:div>
    <w:div w:id="1578369505">
      <w:bodyDiv w:val="1"/>
      <w:marLeft w:val="0"/>
      <w:marRight w:val="0"/>
      <w:marTop w:val="0"/>
      <w:marBottom w:val="0"/>
      <w:divBdr>
        <w:top w:val="none" w:sz="0" w:space="0" w:color="auto"/>
        <w:left w:val="none" w:sz="0" w:space="0" w:color="auto"/>
        <w:bottom w:val="none" w:sz="0" w:space="0" w:color="auto"/>
        <w:right w:val="none" w:sz="0" w:space="0" w:color="auto"/>
      </w:divBdr>
    </w:div>
    <w:div w:id="1578632616">
      <w:bodyDiv w:val="1"/>
      <w:marLeft w:val="0"/>
      <w:marRight w:val="0"/>
      <w:marTop w:val="0"/>
      <w:marBottom w:val="0"/>
      <w:divBdr>
        <w:top w:val="none" w:sz="0" w:space="0" w:color="auto"/>
        <w:left w:val="none" w:sz="0" w:space="0" w:color="auto"/>
        <w:bottom w:val="none" w:sz="0" w:space="0" w:color="auto"/>
        <w:right w:val="none" w:sz="0" w:space="0" w:color="auto"/>
      </w:divBdr>
      <w:divsChild>
        <w:div w:id="851845009">
          <w:marLeft w:val="547"/>
          <w:marRight w:val="0"/>
          <w:marTop w:val="96"/>
          <w:marBottom w:val="0"/>
          <w:divBdr>
            <w:top w:val="none" w:sz="0" w:space="0" w:color="auto"/>
            <w:left w:val="none" w:sz="0" w:space="0" w:color="auto"/>
            <w:bottom w:val="none" w:sz="0" w:space="0" w:color="auto"/>
            <w:right w:val="none" w:sz="0" w:space="0" w:color="auto"/>
          </w:divBdr>
        </w:div>
        <w:div w:id="1171526441">
          <w:marLeft w:val="1166"/>
          <w:marRight w:val="0"/>
          <w:marTop w:val="86"/>
          <w:marBottom w:val="0"/>
          <w:divBdr>
            <w:top w:val="none" w:sz="0" w:space="0" w:color="auto"/>
            <w:left w:val="none" w:sz="0" w:space="0" w:color="auto"/>
            <w:bottom w:val="none" w:sz="0" w:space="0" w:color="auto"/>
            <w:right w:val="none" w:sz="0" w:space="0" w:color="auto"/>
          </w:divBdr>
        </w:div>
        <w:div w:id="1189678864">
          <w:marLeft w:val="547"/>
          <w:marRight w:val="0"/>
          <w:marTop w:val="96"/>
          <w:marBottom w:val="0"/>
          <w:divBdr>
            <w:top w:val="none" w:sz="0" w:space="0" w:color="auto"/>
            <w:left w:val="none" w:sz="0" w:space="0" w:color="auto"/>
            <w:bottom w:val="none" w:sz="0" w:space="0" w:color="auto"/>
            <w:right w:val="none" w:sz="0" w:space="0" w:color="auto"/>
          </w:divBdr>
        </w:div>
      </w:divsChild>
    </w:div>
    <w:div w:id="1578978583">
      <w:bodyDiv w:val="1"/>
      <w:marLeft w:val="0"/>
      <w:marRight w:val="0"/>
      <w:marTop w:val="0"/>
      <w:marBottom w:val="0"/>
      <w:divBdr>
        <w:top w:val="none" w:sz="0" w:space="0" w:color="auto"/>
        <w:left w:val="none" w:sz="0" w:space="0" w:color="auto"/>
        <w:bottom w:val="none" w:sz="0" w:space="0" w:color="auto"/>
        <w:right w:val="none" w:sz="0" w:space="0" w:color="auto"/>
      </w:divBdr>
    </w:div>
    <w:div w:id="1579169354">
      <w:bodyDiv w:val="1"/>
      <w:marLeft w:val="0"/>
      <w:marRight w:val="0"/>
      <w:marTop w:val="0"/>
      <w:marBottom w:val="0"/>
      <w:divBdr>
        <w:top w:val="none" w:sz="0" w:space="0" w:color="auto"/>
        <w:left w:val="none" w:sz="0" w:space="0" w:color="auto"/>
        <w:bottom w:val="none" w:sz="0" w:space="0" w:color="auto"/>
        <w:right w:val="none" w:sz="0" w:space="0" w:color="auto"/>
      </w:divBdr>
    </w:div>
    <w:div w:id="1579711463">
      <w:bodyDiv w:val="1"/>
      <w:marLeft w:val="0"/>
      <w:marRight w:val="0"/>
      <w:marTop w:val="0"/>
      <w:marBottom w:val="0"/>
      <w:divBdr>
        <w:top w:val="none" w:sz="0" w:space="0" w:color="auto"/>
        <w:left w:val="none" w:sz="0" w:space="0" w:color="auto"/>
        <w:bottom w:val="none" w:sz="0" w:space="0" w:color="auto"/>
        <w:right w:val="none" w:sz="0" w:space="0" w:color="auto"/>
      </w:divBdr>
    </w:div>
    <w:div w:id="1579751665">
      <w:bodyDiv w:val="1"/>
      <w:marLeft w:val="0"/>
      <w:marRight w:val="0"/>
      <w:marTop w:val="0"/>
      <w:marBottom w:val="0"/>
      <w:divBdr>
        <w:top w:val="none" w:sz="0" w:space="0" w:color="auto"/>
        <w:left w:val="none" w:sz="0" w:space="0" w:color="auto"/>
        <w:bottom w:val="none" w:sz="0" w:space="0" w:color="auto"/>
        <w:right w:val="none" w:sz="0" w:space="0" w:color="auto"/>
      </w:divBdr>
    </w:div>
    <w:div w:id="1579905345">
      <w:bodyDiv w:val="1"/>
      <w:marLeft w:val="0"/>
      <w:marRight w:val="0"/>
      <w:marTop w:val="0"/>
      <w:marBottom w:val="0"/>
      <w:divBdr>
        <w:top w:val="none" w:sz="0" w:space="0" w:color="auto"/>
        <w:left w:val="none" w:sz="0" w:space="0" w:color="auto"/>
        <w:bottom w:val="none" w:sz="0" w:space="0" w:color="auto"/>
        <w:right w:val="none" w:sz="0" w:space="0" w:color="auto"/>
      </w:divBdr>
    </w:div>
    <w:div w:id="1579944039">
      <w:bodyDiv w:val="1"/>
      <w:marLeft w:val="0"/>
      <w:marRight w:val="0"/>
      <w:marTop w:val="0"/>
      <w:marBottom w:val="0"/>
      <w:divBdr>
        <w:top w:val="none" w:sz="0" w:space="0" w:color="auto"/>
        <w:left w:val="none" w:sz="0" w:space="0" w:color="auto"/>
        <w:bottom w:val="none" w:sz="0" w:space="0" w:color="auto"/>
        <w:right w:val="none" w:sz="0" w:space="0" w:color="auto"/>
      </w:divBdr>
    </w:div>
    <w:div w:id="1580287793">
      <w:bodyDiv w:val="1"/>
      <w:marLeft w:val="0"/>
      <w:marRight w:val="0"/>
      <w:marTop w:val="0"/>
      <w:marBottom w:val="0"/>
      <w:divBdr>
        <w:top w:val="none" w:sz="0" w:space="0" w:color="auto"/>
        <w:left w:val="none" w:sz="0" w:space="0" w:color="auto"/>
        <w:bottom w:val="none" w:sz="0" w:space="0" w:color="auto"/>
        <w:right w:val="none" w:sz="0" w:space="0" w:color="auto"/>
      </w:divBdr>
    </w:div>
    <w:div w:id="1580365382">
      <w:bodyDiv w:val="1"/>
      <w:marLeft w:val="0"/>
      <w:marRight w:val="0"/>
      <w:marTop w:val="0"/>
      <w:marBottom w:val="0"/>
      <w:divBdr>
        <w:top w:val="none" w:sz="0" w:space="0" w:color="auto"/>
        <w:left w:val="none" w:sz="0" w:space="0" w:color="auto"/>
        <w:bottom w:val="none" w:sz="0" w:space="0" w:color="auto"/>
        <w:right w:val="none" w:sz="0" w:space="0" w:color="auto"/>
      </w:divBdr>
    </w:div>
    <w:div w:id="1580406178">
      <w:bodyDiv w:val="1"/>
      <w:marLeft w:val="0"/>
      <w:marRight w:val="0"/>
      <w:marTop w:val="0"/>
      <w:marBottom w:val="0"/>
      <w:divBdr>
        <w:top w:val="none" w:sz="0" w:space="0" w:color="auto"/>
        <w:left w:val="none" w:sz="0" w:space="0" w:color="auto"/>
        <w:bottom w:val="none" w:sz="0" w:space="0" w:color="auto"/>
        <w:right w:val="none" w:sz="0" w:space="0" w:color="auto"/>
      </w:divBdr>
    </w:div>
    <w:div w:id="1580478254">
      <w:bodyDiv w:val="1"/>
      <w:marLeft w:val="0"/>
      <w:marRight w:val="0"/>
      <w:marTop w:val="0"/>
      <w:marBottom w:val="0"/>
      <w:divBdr>
        <w:top w:val="none" w:sz="0" w:space="0" w:color="auto"/>
        <w:left w:val="none" w:sz="0" w:space="0" w:color="auto"/>
        <w:bottom w:val="none" w:sz="0" w:space="0" w:color="auto"/>
        <w:right w:val="none" w:sz="0" w:space="0" w:color="auto"/>
      </w:divBdr>
    </w:div>
    <w:div w:id="1580480047">
      <w:bodyDiv w:val="1"/>
      <w:marLeft w:val="0"/>
      <w:marRight w:val="0"/>
      <w:marTop w:val="0"/>
      <w:marBottom w:val="0"/>
      <w:divBdr>
        <w:top w:val="none" w:sz="0" w:space="0" w:color="auto"/>
        <w:left w:val="none" w:sz="0" w:space="0" w:color="auto"/>
        <w:bottom w:val="none" w:sz="0" w:space="0" w:color="auto"/>
        <w:right w:val="none" w:sz="0" w:space="0" w:color="auto"/>
      </w:divBdr>
    </w:div>
    <w:div w:id="1580556693">
      <w:bodyDiv w:val="1"/>
      <w:marLeft w:val="0"/>
      <w:marRight w:val="0"/>
      <w:marTop w:val="0"/>
      <w:marBottom w:val="0"/>
      <w:divBdr>
        <w:top w:val="none" w:sz="0" w:space="0" w:color="auto"/>
        <w:left w:val="none" w:sz="0" w:space="0" w:color="auto"/>
        <w:bottom w:val="none" w:sz="0" w:space="0" w:color="auto"/>
        <w:right w:val="none" w:sz="0" w:space="0" w:color="auto"/>
      </w:divBdr>
    </w:div>
    <w:div w:id="1580821953">
      <w:bodyDiv w:val="1"/>
      <w:marLeft w:val="0"/>
      <w:marRight w:val="0"/>
      <w:marTop w:val="0"/>
      <w:marBottom w:val="0"/>
      <w:divBdr>
        <w:top w:val="none" w:sz="0" w:space="0" w:color="auto"/>
        <w:left w:val="none" w:sz="0" w:space="0" w:color="auto"/>
        <w:bottom w:val="none" w:sz="0" w:space="0" w:color="auto"/>
        <w:right w:val="none" w:sz="0" w:space="0" w:color="auto"/>
      </w:divBdr>
    </w:div>
    <w:div w:id="1581015976">
      <w:bodyDiv w:val="1"/>
      <w:marLeft w:val="0"/>
      <w:marRight w:val="0"/>
      <w:marTop w:val="0"/>
      <w:marBottom w:val="0"/>
      <w:divBdr>
        <w:top w:val="none" w:sz="0" w:space="0" w:color="auto"/>
        <w:left w:val="none" w:sz="0" w:space="0" w:color="auto"/>
        <w:bottom w:val="none" w:sz="0" w:space="0" w:color="auto"/>
        <w:right w:val="none" w:sz="0" w:space="0" w:color="auto"/>
      </w:divBdr>
      <w:divsChild>
        <w:div w:id="756439549">
          <w:marLeft w:val="1166"/>
          <w:marRight w:val="0"/>
          <w:marTop w:val="96"/>
          <w:marBottom w:val="0"/>
          <w:divBdr>
            <w:top w:val="none" w:sz="0" w:space="0" w:color="auto"/>
            <w:left w:val="none" w:sz="0" w:space="0" w:color="auto"/>
            <w:bottom w:val="none" w:sz="0" w:space="0" w:color="auto"/>
            <w:right w:val="none" w:sz="0" w:space="0" w:color="auto"/>
          </w:divBdr>
        </w:div>
        <w:div w:id="1132014963">
          <w:marLeft w:val="547"/>
          <w:marRight w:val="0"/>
          <w:marTop w:val="115"/>
          <w:marBottom w:val="0"/>
          <w:divBdr>
            <w:top w:val="none" w:sz="0" w:space="0" w:color="auto"/>
            <w:left w:val="none" w:sz="0" w:space="0" w:color="auto"/>
            <w:bottom w:val="none" w:sz="0" w:space="0" w:color="auto"/>
            <w:right w:val="none" w:sz="0" w:space="0" w:color="auto"/>
          </w:divBdr>
        </w:div>
        <w:div w:id="1206334857">
          <w:marLeft w:val="547"/>
          <w:marRight w:val="0"/>
          <w:marTop w:val="115"/>
          <w:marBottom w:val="0"/>
          <w:divBdr>
            <w:top w:val="none" w:sz="0" w:space="0" w:color="auto"/>
            <w:left w:val="none" w:sz="0" w:space="0" w:color="auto"/>
            <w:bottom w:val="none" w:sz="0" w:space="0" w:color="auto"/>
            <w:right w:val="none" w:sz="0" w:space="0" w:color="auto"/>
          </w:divBdr>
        </w:div>
        <w:div w:id="1463188908">
          <w:marLeft w:val="1166"/>
          <w:marRight w:val="0"/>
          <w:marTop w:val="96"/>
          <w:marBottom w:val="0"/>
          <w:divBdr>
            <w:top w:val="none" w:sz="0" w:space="0" w:color="auto"/>
            <w:left w:val="none" w:sz="0" w:space="0" w:color="auto"/>
            <w:bottom w:val="none" w:sz="0" w:space="0" w:color="auto"/>
            <w:right w:val="none" w:sz="0" w:space="0" w:color="auto"/>
          </w:divBdr>
        </w:div>
        <w:div w:id="1511682558">
          <w:marLeft w:val="547"/>
          <w:marRight w:val="0"/>
          <w:marTop w:val="115"/>
          <w:marBottom w:val="0"/>
          <w:divBdr>
            <w:top w:val="none" w:sz="0" w:space="0" w:color="auto"/>
            <w:left w:val="none" w:sz="0" w:space="0" w:color="auto"/>
            <w:bottom w:val="none" w:sz="0" w:space="0" w:color="auto"/>
            <w:right w:val="none" w:sz="0" w:space="0" w:color="auto"/>
          </w:divBdr>
        </w:div>
      </w:divsChild>
    </w:div>
    <w:div w:id="1582136623">
      <w:bodyDiv w:val="1"/>
      <w:marLeft w:val="0"/>
      <w:marRight w:val="0"/>
      <w:marTop w:val="0"/>
      <w:marBottom w:val="0"/>
      <w:divBdr>
        <w:top w:val="none" w:sz="0" w:space="0" w:color="auto"/>
        <w:left w:val="none" w:sz="0" w:space="0" w:color="auto"/>
        <w:bottom w:val="none" w:sz="0" w:space="0" w:color="auto"/>
        <w:right w:val="none" w:sz="0" w:space="0" w:color="auto"/>
      </w:divBdr>
    </w:div>
    <w:div w:id="1582333736">
      <w:bodyDiv w:val="1"/>
      <w:marLeft w:val="0"/>
      <w:marRight w:val="0"/>
      <w:marTop w:val="0"/>
      <w:marBottom w:val="0"/>
      <w:divBdr>
        <w:top w:val="none" w:sz="0" w:space="0" w:color="auto"/>
        <w:left w:val="none" w:sz="0" w:space="0" w:color="auto"/>
        <w:bottom w:val="none" w:sz="0" w:space="0" w:color="auto"/>
        <w:right w:val="none" w:sz="0" w:space="0" w:color="auto"/>
      </w:divBdr>
    </w:div>
    <w:div w:id="1583025772">
      <w:bodyDiv w:val="1"/>
      <w:marLeft w:val="0"/>
      <w:marRight w:val="0"/>
      <w:marTop w:val="0"/>
      <w:marBottom w:val="0"/>
      <w:divBdr>
        <w:top w:val="none" w:sz="0" w:space="0" w:color="auto"/>
        <w:left w:val="none" w:sz="0" w:space="0" w:color="auto"/>
        <w:bottom w:val="none" w:sz="0" w:space="0" w:color="auto"/>
        <w:right w:val="none" w:sz="0" w:space="0" w:color="auto"/>
      </w:divBdr>
      <w:divsChild>
        <w:div w:id="5711690">
          <w:marLeft w:val="1800"/>
          <w:marRight w:val="0"/>
          <w:marTop w:val="86"/>
          <w:marBottom w:val="0"/>
          <w:divBdr>
            <w:top w:val="none" w:sz="0" w:space="0" w:color="auto"/>
            <w:left w:val="none" w:sz="0" w:space="0" w:color="auto"/>
            <w:bottom w:val="none" w:sz="0" w:space="0" w:color="auto"/>
            <w:right w:val="none" w:sz="0" w:space="0" w:color="auto"/>
          </w:divBdr>
        </w:div>
        <w:div w:id="260913825">
          <w:marLeft w:val="547"/>
          <w:marRight w:val="0"/>
          <w:marTop w:val="115"/>
          <w:marBottom w:val="0"/>
          <w:divBdr>
            <w:top w:val="none" w:sz="0" w:space="0" w:color="auto"/>
            <w:left w:val="none" w:sz="0" w:space="0" w:color="auto"/>
            <w:bottom w:val="none" w:sz="0" w:space="0" w:color="auto"/>
            <w:right w:val="none" w:sz="0" w:space="0" w:color="auto"/>
          </w:divBdr>
        </w:div>
        <w:div w:id="576593422">
          <w:marLeft w:val="1800"/>
          <w:marRight w:val="0"/>
          <w:marTop w:val="86"/>
          <w:marBottom w:val="0"/>
          <w:divBdr>
            <w:top w:val="none" w:sz="0" w:space="0" w:color="auto"/>
            <w:left w:val="none" w:sz="0" w:space="0" w:color="auto"/>
            <w:bottom w:val="none" w:sz="0" w:space="0" w:color="auto"/>
            <w:right w:val="none" w:sz="0" w:space="0" w:color="auto"/>
          </w:divBdr>
        </w:div>
        <w:div w:id="680860999">
          <w:marLeft w:val="1166"/>
          <w:marRight w:val="0"/>
          <w:marTop w:val="115"/>
          <w:marBottom w:val="0"/>
          <w:divBdr>
            <w:top w:val="none" w:sz="0" w:space="0" w:color="auto"/>
            <w:left w:val="none" w:sz="0" w:space="0" w:color="auto"/>
            <w:bottom w:val="none" w:sz="0" w:space="0" w:color="auto"/>
            <w:right w:val="none" w:sz="0" w:space="0" w:color="auto"/>
          </w:divBdr>
        </w:div>
        <w:div w:id="857890980">
          <w:marLeft w:val="1800"/>
          <w:marRight w:val="0"/>
          <w:marTop w:val="86"/>
          <w:marBottom w:val="0"/>
          <w:divBdr>
            <w:top w:val="none" w:sz="0" w:space="0" w:color="auto"/>
            <w:left w:val="none" w:sz="0" w:space="0" w:color="auto"/>
            <w:bottom w:val="none" w:sz="0" w:space="0" w:color="auto"/>
            <w:right w:val="none" w:sz="0" w:space="0" w:color="auto"/>
          </w:divBdr>
        </w:div>
        <w:div w:id="925728394">
          <w:marLeft w:val="1166"/>
          <w:marRight w:val="0"/>
          <w:marTop w:val="115"/>
          <w:marBottom w:val="0"/>
          <w:divBdr>
            <w:top w:val="none" w:sz="0" w:space="0" w:color="auto"/>
            <w:left w:val="none" w:sz="0" w:space="0" w:color="auto"/>
            <w:bottom w:val="none" w:sz="0" w:space="0" w:color="auto"/>
            <w:right w:val="none" w:sz="0" w:space="0" w:color="auto"/>
          </w:divBdr>
        </w:div>
        <w:div w:id="1522932909">
          <w:marLeft w:val="1800"/>
          <w:marRight w:val="0"/>
          <w:marTop w:val="86"/>
          <w:marBottom w:val="0"/>
          <w:divBdr>
            <w:top w:val="none" w:sz="0" w:space="0" w:color="auto"/>
            <w:left w:val="none" w:sz="0" w:space="0" w:color="auto"/>
            <w:bottom w:val="none" w:sz="0" w:space="0" w:color="auto"/>
            <w:right w:val="none" w:sz="0" w:space="0" w:color="auto"/>
          </w:divBdr>
        </w:div>
        <w:div w:id="1779980393">
          <w:marLeft w:val="1800"/>
          <w:marRight w:val="0"/>
          <w:marTop w:val="86"/>
          <w:marBottom w:val="0"/>
          <w:divBdr>
            <w:top w:val="none" w:sz="0" w:space="0" w:color="auto"/>
            <w:left w:val="none" w:sz="0" w:space="0" w:color="auto"/>
            <w:bottom w:val="none" w:sz="0" w:space="0" w:color="auto"/>
            <w:right w:val="none" w:sz="0" w:space="0" w:color="auto"/>
          </w:divBdr>
        </w:div>
      </w:divsChild>
    </w:div>
    <w:div w:id="1584217337">
      <w:bodyDiv w:val="1"/>
      <w:marLeft w:val="0"/>
      <w:marRight w:val="0"/>
      <w:marTop w:val="0"/>
      <w:marBottom w:val="0"/>
      <w:divBdr>
        <w:top w:val="none" w:sz="0" w:space="0" w:color="auto"/>
        <w:left w:val="none" w:sz="0" w:space="0" w:color="auto"/>
        <w:bottom w:val="none" w:sz="0" w:space="0" w:color="auto"/>
        <w:right w:val="none" w:sz="0" w:space="0" w:color="auto"/>
      </w:divBdr>
      <w:divsChild>
        <w:div w:id="312880227">
          <w:marLeft w:val="1166"/>
          <w:marRight w:val="0"/>
          <w:marTop w:val="134"/>
          <w:marBottom w:val="0"/>
          <w:divBdr>
            <w:top w:val="none" w:sz="0" w:space="0" w:color="auto"/>
            <w:left w:val="none" w:sz="0" w:space="0" w:color="auto"/>
            <w:bottom w:val="none" w:sz="0" w:space="0" w:color="auto"/>
            <w:right w:val="none" w:sz="0" w:space="0" w:color="auto"/>
          </w:divBdr>
        </w:div>
        <w:div w:id="569077890">
          <w:marLeft w:val="547"/>
          <w:marRight w:val="0"/>
          <w:marTop w:val="154"/>
          <w:marBottom w:val="0"/>
          <w:divBdr>
            <w:top w:val="none" w:sz="0" w:space="0" w:color="auto"/>
            <w:left w:val="none" w:sz="0" w:space="0" w:color="auto"/>
            <w:bottom w:val="none" w:sz="0" w:space="0" w:color="auto"/>
            <w:right w:val="none" w:sz="0" w:space="0" w:color="auto"/>
          </w:divBdr>
        </w:div>
      </w:divsChild>
    </w:div>
    <w:div w:id="1584291609">
      <w:bodyDiv w:val="1"/>
      <w:marLeft w:val="0"/>
      <w:marRight w:val="0"/>
      <w:marTop w:val="0"/>
      <w:marBottom w:val="0"/>
      <w:divBdr>
        <w:top w:val="none" w:sz="0" w:space="0" w:color="auto"/>
        <w:left w:val="none" w:sz="0" w:space="0" w:color="auto"/>
        <w:bottom w:val="none" w:sz="0" w:space="0" w:color="auto"/>
        <w:right w:val="none" w:sz="0" w:space="0" w:color="auto"/>
      </w:divBdr>
    </w:div>
    <w:div w:id="1585722213">
      <w:bodyDiv w:val="1"/>
      <w:marLeft w:val="0"/>
      <w:marRight w:val="0"/>
      <w:marTop w:val="0"/>
      <w:marBottom w:val="0"/>
      <w:divBdr>
        <w:top w:val="none" w:sz="0" w:space="0" w:color="auto"/>
        <w:left w:val="none" w:sz="0" w:space="0" w:color="auto"/>
        <w:bottom w:val="none" w:sz="0" w:space="0" w:color="auto"/>
        <w:right w:val="none" w:sz="0" w:space="0" w:color="auto"/>
      </w:divBdr>
    </w:div>
    <w:div w:id="1585723025">
      <w:bodyDiv w:val="1"/>
      <w:marLeft w:val="0"/>
      <w:marRight w:val="0"/>
      <w:marTop w:val="0"/>
      <w:marBottom w:val="0"/>
      <w:divBdr>
        <w:top w:val="none" w:sz="0" w:space="0" w:color="auto"/>
        <w:left w:val="none" w:sz="0" w:space="0" w:color="auto"/>
        <w:bottom w:val="none" w:sz="0" w:space="0" w:color="auto"/>
        <w:right w:val="none" w:sz="0" w:space="0" w:color="auto"/>
      </w:divBdr>
    </w:div>
    <w:div w:id="1586568614">
      <w:bodyDiv w:val="1"/>
      <w:marLeft w:val="0"/>
      <w:marRight w:val="0"/>
      <w:marTop w:val="0"/>
      <w:marBottom w:val="0"/>
      <w:divBdr>
        <w:top w:val="none" w:sz="0" w:space="0" w:color="auto"/>
        <w:left w:val="none" w:sz="0" w:space="0" w:color="auto"/>
        <w:bottom w:val="none" w:sz="0" w:space="0" w:color="auto"/>
        <w:right w:val="none" w:sz="0" w:space="0" w:color="auto"/>
      </w:divBdr>
    </w:div>
    <w:div w:id="1586842630">
      <w:bodyDiv w:val="1"/>
      <w:marLeft w:val="0"/>
      <w:marRight w:val="0"/>
      <w:marTop w:val="0"/>
      <w:marBottom w:val="0"/>
      <w:divBdr>
        <w:top w:val="none" w:sz="0" w:space="0" w:color="auto"/>
        <w:left w:val="none" w:sz="0" w:space="0" w:color="auto"/>
        <w:bottom w:val="none" w:sz="0" w:space="0" w:color="auto"/>
        <w:right w:val="none" w:sz="0" w:space="0" w:color="auto"/>
      </w:divBdr>
    </w:div>
    <w:div w:id="1588609026">
      <w:bodyDiv w:val="1"/>
      <w:marLeft w:val="0"/>
      <w:marRight w:val="0"/>
      <w:marTop w:val="0"/>
      <w:marBottom w:val="0"/>
      <w:divBdr>
        <w:top w:val="none" w:sz="0" w:space="0" w:color="auto"/>
        <w:left w:val="none" w:sz="0" w:space="0" w:color="auto"/>
        <w:bottom w:val="none" w:sz="0" w:space="0" w:color="auto"/>
        <w:right w:val="none" w:sz="0" w:space="0" w:color="auto"/>
      </w:divBdr>
    </w:div>
    <w:div w:id="1588686429">
      <w:bodyDiv w:val="1"/>
      <w:marLeft w:val="0"/>
      <w:marRight w:val="0"/>
      <w:marTop w:val="0"/>
      <w:marBottom w:val="0"/>
      <w:divBdr>
        <w:top w:val="none" w:sz="0" w:space="0" w:color="auto"/>
        <w:left w:val="none" w:sz="0" w:space="0" w:color="auto"/>
        <w:bottom w:val="none" w:sz="0" w:space="0" w:color="auto"/>
        <w:right w:val="none" w:sz="0" w:space="0" w:color="auto"/>
      </w:divBdr>
    </w:div>
    <w:div w:id="1590507585">
      <w:bodyDiv w:val="1"/>
      <w:marLeft w:val="0"/>
      <w:marRight w:val="0"/>
      <w:marTop w:val="0"/>
      <w:marBottom w:val="0"/>
      <w:divBdr>
        <w:top w:val="none" w:sz="0" w:space="0" w:color="auto"/>
        <w:left w:val="none" w:sz="0" w:space="0" w:color="auto"/>
        <w:bottom w:val="none" w:sz="0" w:space="0" w:color="auto"/>
        <w:right w:val="none" w:sz="0" w:space="0" w:color="auto"/>
      </w:divBdr>
    </w:div>
    <w:div w:id="1590849078">
      <w:bodyDiv w:val="1"/>
      <w:marLeft w:val="0"/>
      <w:marRight w:val="0"/>
      <w:marTop w:val="0"/>
      <w:marBottom w:val="0"/>
      <w:divBdr>
        <w:top w:val="none" w:sz="0" w:space="0" w:color="auto"/>
        <w:left w:val="none" w:sz="0" w:space="0" w:color="auto"/>
        <w:bottom w:val="none" w:sz="0" w:space="0" w:color="auto"/>
        <w:right w:val="none" w:sz="0" w:space="0" w:color="auto"/>
      </w:divBdr>
    </w:div>
    <w:div w:id="1591309705">
      <w:bodyDiv w:val="1"/>
      <w:marLeft w:val="0"/>
      <w:marRight w:val="0"/>
      <w:marTop w:val="0"/>
      <w:marBottom w:val="0"/>
      <w:divBdr>
        <w:top w:val="none" w:sz="0" w:space="0" w:color="auto"/>
        <w:left w:val="none" w:sz="0" w:space="0" w:color="auto"/>
        <w:bottom w:val="none" w:sz="0" w:space="0" w:color="auto"/>
        <w:right w:val="none" w:sz="0" w:space="0" w:color="auto"/>
      </w:divBdr>
      <w:divsChild>
        <w:div w:id="828445483">
          <w:marLeft w:val="360"/>
          <w:marRight w:val="0"/>
          <w:marTop w:val="200"/>
          <w:marBottom w:val="0"/>
          <w:divBdr>
            <w:top w:val="none" w:sz="0" w:space="0" w:color="auto"/>
            <w:left w:val="none" w:sz="0" w:space="0" w:color="auto"/>
            <w:bottom w:val="none" w:sz="0" w:space="0" w:color="auto"/>
            <w:right w:val="none" w:sz="0" w:space="0" w:color="auto"/>
          </w:divBdr>
        </w:div>
      </w:divsChild>
    </w:div>
    <w:div w:id="1591355711">
      <w:bodyDiv w:val="1"/>
      <w:marLeft w:val="0"/>
      <w:marRight w:val="0"/>
      <w:marTop w:val="0"/>
      <w:marBottom w:val="0"/>
      <w:divBdr>
        <w:top w:val="none" w:sz="0" w:space="0" w:color="auto"/>
        <w:left w:val="none" w:sz="0" w:space="0" w:color="auto"/>
        <w:bottom w:val="none" w:sz="0" w:space="0" w:color="auto"/>
        <w:right w:val="none" w:sz="0" w:space="0" w:color="auto"/>
      </w:divBdr>
      <w:divsChild>
        <w:div w:id="449278102">
          <w:marLeft w:val="1800"/>
          <w:marRight w:val="0"/>
          <w:marTop w:val="86"/>
          <w:marBottom w:val="0"/>
          <w:divBdr>
            <w:top w:val="none" w:sz="0" w:space="0" w:color="auto"/>
            <w:left w:val="none" w:sz="0" w:space="0" w:color="auto"/>
            <w:bottom w:val="none" w:sz="0" w:space="0" w:color="auto"/>
            <w:right w:val="none" w:sz="0" w:space="0" w:color="auto"/>
          </w:divBdr>
        </w:div>
        <w:div w:id="585579119">
          <w:marLeft w:val="1800"/>
          <w:marRight w:val="0"/>
          <w:marTop w:val="86"/>
          <w:marBottom w:val="0"/>
          <w:divBdr>
            <w:top w:val="none" w:sz="0" w:space="0" w:color="auto"/>
            <w:left w:val="none" w:sz="0" w:space="0" w:color="auto"/>
            <w:bottom w:val="none" w:sz="0" w:space="0" w:color="auto"/>
            <w:right w:val="none" w:sz="0" w:space="0" w:color="auto"/>
          </w:divBdr>
        </w:div>
        <w:div w:id="694428854">
          <w:marLeft w:val="1800"/>
          <w:marRight w:val="0"/>
          <w:marTop w:val="86"/>
          <w:marBottom w:val="0"/>
          <w:divBdr>
            <w:top w:val="none" w:sz="0" w:space="0" w:color="auto"/>
            <w:left w:val="none" w:sz="0" w:space="0" w:color="auto"/>
            <w:bottom w:val="none" w:sz="0" w:space="0" w:color="auto"/>
            <w:right w:val="none" w:sz="0" w:space="0" w:color="auto"/>
          </w:divBdr>
        </w:div>
        <w:div w:id="724718789">
          <w:marLeft w:val="547"/>
          <w:marRight w:val="0"/>
          <w:marTop w:val="106"/>
          <w:marBottom w:val="0"/>
          <w:divBdr>
            <w:top w:val="none" w:sz="0" w:space="0" w:color="auto"/>
            <w:left w:val="none" w:sz="0" w:space="0" w:color="auto"/>
            <w:bottom w:val="none" w:sz="0" w:space="0" w:color="auto"/>
            <w:right w:val="none" w:sz="0" w:space="0" w:color="auto"/>
          </w:divBdr>
        </w:div>
        <w:div w:id="786240939">
          <w:marLeft w:val="1166"/>
          <w:marRight w:val="0"/>
          <w:marTop w:val="106"/>
          <w:marBottom w:val="0"/>
          <w:divBdr>
            <w:top w:val="none" w:sz="0" w:space="0" w:color="auto"/>
            <w:left w:val="none" w:sz="0" w:space="0" w:color="auto"/>
            <w:bottom w:val="none" w:sz="0" w:space="0" w:color="auto"/>
            <w:right w:val="none" w:sz="0" w:space="0" w:color="auto"/>
          </w:divBdr>
        </w:div>
        <w:div w:id="864486627">
          <w:marLeft w:val="1800"/>
          <w:marRight w:val="0"/>
          <w:marTop w:val="86"/>
          <w:marBottom w:val="0"/>
          <w:divBdr>
            <w:top w:val="none" w:sz="0" w:space="0" w:color="auto"/>
            <w:left w:val="none" w:sz="0" w:space="0" w:color="auto"/>
            <w:bottom w:val="none" w:sz="0" w:space="0" w:color="auto"/>
            <w:right w:val="none" w:sz="0" w:space="0" w:color="auto"/>
          </w:divBdr>
        </w:div>
        <w:div w:id="880359475">
          <w:marLeft w:val="1800"/>
          <w:marRight w:val="0"/>
          <w:marTop w:val="86"/>
          <w:marBottom w:val="0"/>
          <w:divBdr>
            <w:top w:val="none" w:sz="0" w:space="0" w:color="auto"/>
            <w:left w:val="none" w:sz="0" w:space="0" w:color="auto"/>
            <w:bottom w:val="none" w:sz="0" w:space="0" w:color="auto"/>
            <w:right w:val="none" w:sz="0" w:space="0" w:color="auto"/>
          </w:divBdr>
        </w:div>
        <w:div w:id="1356076602">
          <w:marLeft w:val="1166"/>
          <w:marRight w:val="0"/>
          <w:marTop w:val="106"/>
          <w:marBottom w:val="0"/>
          <w:divBdr>
            <w:top w:val="none" w:sz="0" w:space="0" w:color="auto"/>
            <w:left w:val="none" w:sz="0" w:space="0" w:color="auto"/>
            <w:bottom w:val="none" w:sz="0" w:space="0" w:color="auto"/>
            <w:right w:val="none" w:sz="0" w:space="0" w:color="auto"/>
          </w:divBdr>
        </w:div>
        <w:div w:id="1600792765">
          <w:marLeft w:val="1166"/>
          <w:marRight w:val="0"/>
          <w:marTop w:val="106"/>
          <w:marBottom w:val="0"/>
          <w:divBdr>
            <w:top w:val="none" w:sz="0" w:space="0" w:color="auto"/>
            <w:left w:val="none" w:sz="0" w:space="0" w:color="auto"/>
            <w:bottom w:val="none" w:sz="0" w:space="0" w:color="auto"/>
            <w:right w:val="none" w:sz="0" w:space="0" w:color="auto"/>
          </w:divBdr>
        </w:div>
        <w:div w:id="1861048417">
          <w:marLeft w:val="1800"/>
          <w:marRight w:val="0"/>
          <w:marTop w:val="86"/>
          <w:marBottom w:val="0"/>
          <w:divBdr>
            <w:top w:val="none" w:sz="0" w:space="0" w:color="auto"/>
            <w:left w:val="none" w:sz="0" w:space="0" w:color="auto"/>
            <w:bottom w:val="none" w:sz="0" w:space="0" w:color="auto"/>
            <w:right w:val="none" w:sz="0" w:space="0" w:color="auto"/>
          </w:divBdr>
        </w:div>
      </w:divsChild>
    </w:div>
    <w:div w:id="1591356359">
      <w:bodyDiv w:val="1"/>
      <w:marLeft w:val="0"/>
      <w:marRight w:val="0"/>
      <w:marTop w:val="0"/>
      <w:marBottom w:val="0"/>
      <w:divBdr>
        <w:top w:val="none" w:sz="0" w:space="0" w:color="auto"/>
        <w:left w:val="none" w:sz="0" w:space="0" w:color="auto"/>
        <w:bottom w:val="none" w:sz="0" w:space="0" w:color="auto"/>
        <w:right w:val="none" w:sz="0" w:space="0" w:color="auto"/>
      </w:divBdr>
    </w:div>
    <w:div w:id="1593008592">
      <w:bodyDiv w:val="1"/>
      <w:marLeft w:val="0"/>
      <w:marRight w:val="0"/>
      <w:marTop w:val="0"/>
      <w:marBottom w:val="0"/>
      <w:divBdr>
        <w:top w:val="none" w:sz="0" w:space="0" w:color="auto"/>
        <w:left w:val="none" w:sz="0" w:space="0" w:color="auto"/>
        <w:bottom w:val="none" w:sz="0" w:space="0" w:color="auto"/>
        <w:right w:val="none" w:sz="0" w:space="0" w:color="auto"/>
      </w:divBdr>
    </w:div>
    <w:div w:id="1593316715">
      <w:bodyDiv w:val="1"/>
      <w:marLeft w:val="0"/>
      <w:marRight w:val="0"/>
      <w:marTop w:val="0"/>
      <w:marBottom w:val="0"/>
      <w:divBdr>
        <w:top w:val="none" w:sz="0" w:space="0" w:color="auto"/>
        <w:left w:val="none" w:sz="0" w:space="0" w:color="auto"/>
        <w:bottom w:val="none" w:sz="0" w:space="0" w:color="auto"/>
        <w:right w:val="none" w:sz="0" w:space="0" w:color="auto"/>
      </w:divBdr>
    </w:div>
    <w:div w:id="1593508881">
      <w:bodyDiv w:val="1"/>
      <w:marLeft w:val="0"/>
      <w:marRight w:val="0"/>
      <w:marTop w:val="0"/>
      <w:marBottom w:val="0"/>
      <w:divBdr>
        <w:top w:val="none" w:sz="0" w:space="0" w:color="auto"/>
        <w:left w:val="none" w:sz="0" w:space="0" w:color="auto"/>
        <w:bottom w:val="none" w:sz="0" w:space="0" w:color="auto"/>
        <w:right w:val="none" w:sz="0" w:space="0" w:color="auto"/>
      </w:divBdr>
    </w:div>
    <w:div w:id="1594975746">
      <w:bodyDiv w:val="1"/>
      <w:marLeft w:val="0"/>
      <w:marRight w:val="0"/>
      <w:marTop w:val="0"/>
      <w:marBottom w:val="0"/>
      <w:divBdr>
        <w:top w:val="none" w:sz="0" w:space="0" w:color="auto"/>
        <w:left w:val="none" w:sz="0" w:space="0" w:color="auto"/>
        <w:bottom w:val="none" w:sz="0" w:space="0" w:color="auto"/>
        <w:right w:val="none" w:sz="0" w:space="0" w:color="auto"/>
      </w:divBdr>
      <w:divsChild>
        <w:div w:id="35469371">
          <w:marLeft w:val="547"/>
          <w:marRight w:val="0"/>
          <w:marTop w:val="115"/>
          <w:marBottom w:val="0"/>
          <w:divBdr>
            <w:top w:val="none" w:sz="0" w:space="0" w:color="auto"/>
            <w:left w:val="none" w:sz="0" w:space="0" w:color="auto"/>
            <w:bottom w:val="none" w:sz="0" w:space="0" w:color="auto"/>
            <w:right w:val="none" w:sz="0" w:space="0" w:color="auto"/>
          </w:divBdr>
        </w:div>
        <w:div w:id="357394279">
          <w:marLeft w:val="1166"/>
          <w:marRight w:val="0"/>
          <w:marTop w:val="96"/>
          <w:marBottom w:val="0"/>
          <w:divBdr>
            <w:top w:val="none" w:sz="0" w:space="0" w:color="auto"/>
            <w:left w:val="none" w:sz="0" w:space="0" w:color="auto"/>
            <w:bottom w:val="none" w:sz="0" w:space="0" w:color="auto"/>
            <w:right w:val="none" w:sz="0" w:space="0" w:color="auto"/>
          </w:divBdr>
        </w:div>
        <w:div w:id="859783622">
          <w:marLeft w:val="547"/>
          <w:marRight w:val="0"/>
          <w:marTop w:val="115"/>
          <w:marBottom w:val="0"/>
          <w:divBdr>
            <w:top w:val="none" w:sz="0" w:space="0" w:color="auto"/>
            <w:left w:val="none" w:sz="0" w:space="0" w:color="auto"/>
            <w:bottom w:val="none" w:sz="0" w:space="0" w:color="auto"/>
            <w:right w:val="none" w:sz="0" w:space="0" w:color="auto"/>
          </w:divBdr>
        </w:div>
        <w:div w:id="1119379894">
          <w:marLeft w:val="1166"/>
          <w:marRight w:val="0"/>
          <w:marTop w:val="96"/>
          <w:marBottom w:val="0"/>
          <w:divBdr>
            <w:top w:val="none" w:sz="0" w:space="0" w:color="auto"/>
            <w:left w:val="none" w:sz="0" w:space="0" w:color="auto"/>
            <w:bottom w:val="none" w:sz="0" w:space="0" w:color="auto"/>
            <w:right w:val="none" w:sz="0" w:space="0" w:color="auto"/>
          </w:divBdr>
        </w:div>
        <w:div w:id="1129520279">
          <w:marLeft w:val="1166"/>
          <w:marRight w:val="0"/>
          <w:marTop w:val="96"/>
          <w:marBottom w:val="0"/>
          <w:divBdr>
            <w:top w:val="none" w:sz="0" w:space="0" w:color="auto"/>
            <w:left w:val="none" w:sz="0" w:space="0" w:color="auto"/>
            <w:bottom w:val="none" w:sz="0" w:space="0" w:color="auto"/>
            <w:right w:val="none" w:sz="0" w:space="0" w:color="auto"/>
          </w:divBdr>
        </w:div>
        <w:div w:id="1291669897">
          <w:marLeft w:val="547"/>
          <w:marRight w:val="0"/>
          <w:marTop w:val="115"/>
          <w:marBottom w:val="0"/>
          <w:divBdr>
            <w:top w:val="none" w:sz="0" w:space="0" w:color="auto"/>
            <w:left w:val="none" w:sz="0" w:space="0" w:color="auto"/>
            <w:bottom w:val="none" w:sz="0" w:space="0" w:color="auto"/>
            <w:right w:val="none" w:sz="0" w:space="0" w:color="auto"/>
          </w:divBdr>
        </w:div>
        <w:div w:id="1809276085">
          <w:marLeft w:val="1166"/>
          <w:marRight w:val="0"/>
          <w:marTop w:val="96"/>
          <w:marBottom w:val="0"/>
          <w:divBdr>
            <w:top w:val="none" w:sz="0" w:space="0" w:color="auto"/>
            <w:left w:val="none" w:sz="0" w:space="0" w:color="auto"/>
            <w:bottom w:val="none" w:sz="0" w:space="0" w:color="auto"/>
            <w:right w:val="none" w:sz="0" w:space="0" w:color="auto"/>
          </w:divBdr>
        </w:div>
      </w:divsChild>
    </w:div>
    <w:div w:id="1596549516">
      <w:bodyDiv w:val="1"/>
      <w:marLeft w:val="0"/>
      <w:marRight w:val="0"/>
      <w:marTop w:val="0"/>
      <w:marBottom w:val="0"/>
      <w:divBdr>
        <w:top w:val="none" w:sz="0" w:space="0" w:color="auto"/>
        <w:left w:val="none" w:sz="0" w:space="0" w:color="auto"/>
        <w:bottom w:val="none" w:sz="0" w:space="0" w:color="auto"/>
        <w:right w:val="none" w:sz="0" w:space="0" w:color="auto"/>
      </w:divBdr>
    </w:div>
    <w:div w:id="1596672585">
      <w:bodyDiv w:val="1"/>
      <w:marLeft w:val="0"/>
      <w:marRight w:val="0"/>
      <w:marTop w:val="0"/>
      <w:marBottom w:val="0"/>
      <w:divBdr>
        <w:top w:val="none" w:sz="0" w:space="0" w:color="auto"/>
        <w:left w:val="none" w:sz="0" w:space="0" w:color="auto"/>
        <w:bottom w:val="none" w:sz="0" w:space="0" w:color="auto"/>
        <w:right w:val="none" w:sz="0" w:space="0" w:color="auto"/>
      </w:divBdr>
    </w:div>
    <w:div w:id="1596936421">
      <w:bodyDiv w:val="1"/>
      <w:marLeft w:val="0"/>
      <w:marRight w:val="0"/>
      <w:marTop w:val="0"/>
      <w:marBottom w:val="0"/>
      <w:divBdr>
        <w:top w:val="none" w:sz="0" w:space="0" w:color="auto"/>
        <w:left w:val="none" w:sz="0" w:space="0" w:color="auto"/>
        <w:bottom w:val="none" w:sz="0" w:space="0" w:color="auto"/>
        <w:right w:val="none" w:sz="0" w:space="0" w:color="auto"/>
      </w:divBdr>
    </w:div>
    <w:div w:id="1598058378">
      <w:bodyDiv w:val="1"/>
      <w:marLeft w:val="0"/>
      <w:marRight w:val="0"/>
      <w:marTop w:val="0"/>
      <w:marBottom w:val="0"/>
      <w:divBdr>
        <w:top w:val="none" w:sz="0" w:space="0" w:color="auto"/>
        <w:left w:val="none" w:sz="0" w:space="0" w:color="auto"/>
        <w:bottom w:val="none" w:sz="0" w:space="0" w:color="auto"/>
        <w:right w:val="none" w:sz="0" w:space="0" w:color="auto"/>
      </w:divBdr>
    </w:div>
    <w:div w:id="1598295249">
      <w:bodyDiv w:val="1"/>
      <w:marLeft w:val="0"/>
      <w:marRight w:val="0"/>
      <w:marTop w:val="0"/>
      <w:marBottom w:val="0"/>
      <w:divBdr>
        <w:top w:val="none" w:sz="0" w:space="0" w:color="auto"/>
        <w:left w:val="none" w:sz="0" w:space="0" w:color="auto"/>
        <w:bottom w:val="none" w:sz="0" w:space="0" w:color="auto"/>
        <w:right w:val="none" w:sz="0" w:space="0" w:color="auto"/>
      </w:divBdr>
    </w:div>
    <w:div w:id="1598520681">
      <w:bodyDiv w:val="1"/>
      <w:marLeft w:val="0"/>
      <w:marRight w:val="0"/>
      <w:marTop w:val="0"/>
      <w:marBottom w:val="0"/>
      <w:divBdr>
        <w:top w:val="none" w:sz="0" w:space="0" w:color="auto"/>
        <w:left w:val="none" w:sz="0" w:space="0" w:color="auto"/>
        <w:bottom w:val="none" w:sz="0" w:space="0" w:color="auto"/>
        <w:right w:val="none" w:sz="0" w:space="0" w:color="auto"/>
      </w:divBdr>
    </w:div>
    <w:div w:id="1598562097">
      <w:bodyDiv w:val="1"/>
      <w:marLeft w:val="0"/>
      <w:marRight w:val="0"/>
      <w:marTop w:val="0"/>
      <w:marBottom w:val="0"/>
      <w:divBdr>
        <w:top w:val="none" w:sz="0" w:space="0" w:color="auto"/>
        <w:left w:val="none" w:sz="0" w:space="0" w:color="auto"/>
        <w:bottom w:val="none" w:sz="0" w:space="0" w:color="auto"/>
        <w:right w:val="none" w:sz="0" w:space="0" w:color="auto"/>
      </w:divBdr>
    </w:div>
    <w:div w:id="1599100888">
      <w:bodyDiv w:val="1"/>
      <w:marLeft w:val="0"/>
      <w:marRight w:val="0"/>
      <w:marTop w:val="0"/>
      <w:marBottom w:val="0"/>
      <w:divBdr>
        <w:top w:val="none" w:sz="0" w:space="0" w:color="auto"/>
        <w:left w:val="none" w:sz="0" w:space="0" w:color="auto"/>
        <w:bottom w:val="none" w:sz="0" w:space="0" w:color="auto"/>
        <w:right w:val="none" w:sz="0" w:space="0" w:color="auto"/>
      </w:divBdr>
    </w:div>
    <w:div w:id="1599866888">
      <w:bodyDiv w:val="1"/>
      <w:marLeft w:val="0"/>
      <w:marRight w:val="0"/>
      <w:marTop w:val="0"/>
      <w:marBottom w:val="0"/>
      <w:divBdr>
        <w:top w:val="none" w:sz="0" w:space="0" w:color="auto"/>
        <w:left w:val="none" w:sz="0" w:space="0" w:color="auto"/>
        <w:bottom w:val="none" w:sz="0" w:space="0" w:color="auto"/>
        <w:right w:val="none" w:sz="0" w:space="0" w:color="auto"/>
      </w:divBdr>
      <w:divsChild>
        <w:div w:id="313678139">
          <w:marLeft w:val="547"/>
          <w:marRight w:val="0"/>
          <w:marTop w:val="134"/>
          <w:marBottom w:val="0"/>
          <w:divBdr>
            <w:top w:val="none" w:sz="0" w:space="0" w:color="auto"/>
            <w:left w:val="none" w:sz="0" w:space="0" w:color="auto"/>
            <w:bottom w:val="none" w:sz="0" w:space="0" w:color="auto"/>
            <w:right w:val="none" w:sz="0" w:space="0" w:color="auto"/>
          </w:divBdr>
        </w:div>
        <w:div w:id="353767163">
          <w:marLeft w:val="547"/>
          <w:marRight w:val="0"/>
          <w:marTop w:val="134"/>
          <w:marBottom w:val="0"/>
          <w:divBdr>
            <w:top w:val="none" w:sz="0" w:space="0" w:color="auto"/>
            <w:left w:val="none" w:sz="0" w:space="0" w:color="auto"/>
            <w:bottom w:val="none" w:sz="0" w:space="0" w:color="auto"/>
            <w:right w:val="none" w:sz="0" w:space="0" w:color="auto"/>
          </w:divBdr>
        </w:div>
        <w:div w:id="2103837047">
          <w:marLeft w:val="1166"/>
          <w:marRight w:val="0"/>
          <w:marTop w:val="115"/>
          <w:marBottom w:val="0"/>
          <w:divBdr>
            <w:top w:val="none" w:sz="0" w:space="0" w:color="auto"/>
            <w:left w:val="none" w:sz="0" w:space="0" w:color="auto"/>
            <w:bottom w:val="none" w:sz="0" w:space="0" w:color="auto"/>
            <w:right w:val="none" w:sz="0" w:space="0" w:color="auto"/>
          </w:divBdr>
        </w:div>
      </w:divsChild>
    </w:div>
    <w:div w:id="1599950563">
      <w:bodyDiv w:val="1"/>
      <w:marLeft w:val="0"/>
      <w:marRight w:val="0"/>
      <w:marTop w:val="0"/>
      <w:marBottom w:val="0"/>
      <w:divBdr>
        <w:top w:val="none" w:sz="0" w:space="0" w:color="auto"/>
        <w:left w:val="none" w:sz="0" w:space="0" w:color="auto"/>
        <w:bottom w:val="none" w:sz="0" w:space="0" w:color="auto"/>
        <w:right w:val="none" w:sz="0" w:space="0" w:color="auto"/>
      </w:divBdr>
    </w:div>
    <w:div w:id="1600331561">
      <w:bodyDiv w:val="1"/>
      <w:marLeft w:val="0"/>
      <w:marRight w:val="0"/>
      <w:marTop w:val="0"/>
      <w:marBottom w:val="0"/>
      <w:divBdr>
        <w:top w:val="none" w:sz="0" w:space="0" w:color="auto"/>
        <w:left w:val="none" w:sz="0" w:space="0" w:color="auto"/>
        <w:bottom w:val="none" w:sz="0" w:space="0" w:color="auto"/>
        <w:right w:val="none" w:sz="0" w:space="0" w:color="auto"/>
      </w:divBdr>
    </w:div>
    <w:div w:id="1600480342">
      <w:bodyDiv w:val="1"/>
      <w:marLeft w:val="0"/>
      <w:marRight w:val="0"/>
      <w:marTop w:val="0"/>
      <w:marBottom w:val="0"/>
      <w:divBdr>
        <w:top w:val="none" w:sz="0" w:space="0" w:color="auto"/>
        <w:left w:val="none" w:sz="0" w:space="0" w:color="auto"/>
        <w:bottom w:val="none" w:sz="0" w:space="0" w:color="auto"/>
        <w:right w:val="none" w:sz="0" w:space="0" w:color="auto"/>
      </w:divBdr>
    </w:div>
    <w:div w:id="1600942871">
      <w:bodyDiv w:val="1"/>
      <w:marLeft w:val="0"/>
      <w:marRight w:val="0"/>
      <w:marTop w:val="0"/>
      <w:marBottom w:val="0"/>
      <w:divBdr>
        <w:top w:val="none" w:sz="0" w:space="0" w:color="auto"/>
        <w:left w:val="none" w:sz="0" w:space="0" w:color="auto"/>
        <w:bottom w:val="none" w:sz="0" w:space="0" w:color="auto"/>
        <w:right w:val="none" w:sz="0" w:space="0" w:color="auto"/>
      </w:divBdr>
    </w:div>
    <w:div w:id="1601258005">
      <w:bodyDiv w:val="1"/>
      <w:marLeft w:val="0"/>
      <w:marRight w:val="0"/>
      <w:marTop w:val="0"/>
      <w:marBottom w:val="0"/>
      <w:divBdr>
        <w:top w:val="none" w:sz="0" w:space="0" w:color="auto"/>
        <w:left w:val="none" w:sz="0" w:space="0" w:color="auto"/>
        <w:bottom w:val="none" w:sz="0" w:space="0" w:color="auto"/>
        <w:right w:val="none" w:sz="0" w:space="0" w:color="auto"/>
      </w:divBdr>
    </w:div>
    <w:div w:id="1601640270">
      <w:bodyDiv w:val="1"/>
      <w:marLeft w:val="0"/>
      <w:marRight w:val="0"/>
      <w:marTop w:val="0"/>
      <w:marBottom w:val="0"/>
      <w:divBdr>
        <w:top w:val="none" w:sz="0" w:space="0" w:color="auto"/>
        <w:left w:val="none" w:sz="0" w:space="0" w:color="auto"/>
        <w:bottom w:val="none" w:sz="0" w:space="0" w:color="auto"/>
        <w:right w:val="none" w:sz="0" w:space="0" w:color="auto"/>
      </w:divBdr>
      <w:divsChild>
        <w:div w:id="16928060">
          <w:marLeft w:val="1267"/>
          <w:marRight w:val="0"/>
          <w:marTop w:val="77"/>
          <w:marBottom w:val="0"/>
          <w:divBdr>
            <w:top w:val="none" w:sz="0" w:space="0" w:color="auto"/>
            <w:left w:val="none" w:sz="0" w:space="0" w:color="auto"/>
            <w:bottom w:val="none" w:sz="0" w:space="0" w:color="auto"/>
            <w:right w:val="none" w:sz="0" w:space="0" w:color="auto"/>
          </w:divBdr>
        </w:div>
        <w:div w:id="146174327">
          <w:marLeft w:val="1267"/>
          <w:marRight w:val="0"/>
          <w:marTop w:val="77"/>
          <w:marBottom w:val="0"/>
          <w:divBdr>
            <w:top w:val="none" w:sz="0" w:space="0" w:color="auto"/>
            <w:left w:val="none" w:sz="0" w:space="0" w:color="auto"/>
            <w:bottom w:val="none" w:sz="0" w:space="0" w:color="auto"/>
            <w:right w:val="none" w:sz="0" w:space="0" w:color="auto"/>
          </w:divBdr>
        </w:div>
        <w:div w:id="466239621">
          <w:marLeft w:val="1267"/>
          <w:marRight w:val="0"/>
          <w:marTop w:val="77"/>
          <w:marBottom w:val="0"/>
          <w:divBdr>
            <w:top w:val="none" w:sz="0" w:space="0" w:color="auto"/>
            <w:left w:val="none" w:sz="0" w:space="0" w:color="auto"/>
            <w:bottom w:val="none" w:sz="0" w:space="0" w:color="auto"/>
            <w:right w:val="none" w:sz="0" w:space="0" w:color="auto"/>
          </w:divBdr>
        </w:div>
        <w:div w:id="471675299">
          <w:marLeft w:val="1267"/>
          <w:marRight w:val="0"/>
          <w:marTop w:val="77"/>
          <w:marBottom w:val="0"/>
          <w:divBdr>
            <w:top w:val="none" w:sz="0" w:space="0" w:color="auto"/>
            <w:left w:val="none" w:sz="0" w:space="0" w:color="auto"/>
            <w:bottom w:val="none" w:sz="0" w:space="0" w:color="auto"/>
            <w:right w:val="none" w:sz="0" w:space="0" w:color="auto"/>
          </w:divBdr>
        </w:div>
        <w:div w:id="593826686">
          <w:marLeft w:val="1267"/>
          <w:marRight w:val="0"/>
          <w:marTop w:val="77"/>
          <w:marBottom w:val="0"/>
          <w:divBdr>
            <w:top w:val="none" w:sz="0" w:space="0" w:color="auto"/>
            <w:left w:val="none" w:sz="0" w:space="0" w:color="auto"/>
            <w:bottom w:val="none" w:sz="0" w:space="0" w:color="auto"/>
            <w:right w:val="none" w:sz="0" w:space="0" w:color="auto"/>
          </w:divBdr>
        </w:div>
        <w:div w:id="754209200">
          <w:marLeft w:val="850"/>
          <w:marRight w:val="0"/>
          <w:marTop w:val="77"/>
          <w:marBottom w:val="0"/>
          <w:divBdr>
            <w:top w:val="none" w:sz="0" w:space="0" w:color="auto"/>
            <w:left w:val="none" w:sz="0" w:space="0" w:color="auto"/>
            <w:bottom w:val="none" w:sz="0" w:space="0" w:color="auto"/>
            <w:right w:val="none" w:sz="0" w:space="0" w:color="auto"/>
          </w:divBdr>
        </w:div>
        <w:div w:id="1020468613">
          <w:marLeft w:val="1267"/>
          <w:marRight w:val="0"/>
          <w:marTop w:val="77"/>
          <w:marBottom w:val="0"/>
          <w:divBdr>
            <w:top w:val="none" w:sz="0" w:space="0" w:color="auto"/>
            <w:left w:val="none" w:sz="0" w:space="0" w:color="auto"/>
            <w:bottom w:val="none" w:sz="0" w:space="0" w:color="auto"/>
            <w:right w:val="none" w:sz="0" w:space="0" w:color="auto"/>
          </w:divBdr>
        </w:div>
        <w:div w:id="1037119292">
          <w:marLeft w:val="432"/>
          <w:marRight w:val="0"/>
          <w:marTop w:val="86"/>
          <w:marBottom w:val="0"/>
          <w:divBdr>
            <w:top w:val="none" w:sz="0" w:space="0" w:color="auto"/>
            <w:left w:val="none" w:sz="0" w:space="0" w:color="auto"/>
            <w:bottom w:val="none" w:sz="0" w:space="0" w:color="auto"/>
            <w:right w:val="none" w:sz="0" w:space="0" w:color="auto"/>
          </w:divBdr>
        </w:div>
        <w:div w:id="1155341156">
          <w:marLeft w:val="1267"/>
          <w:marRight w:val="0"/>
          <w:marTop w:val="77"/>
          <w:marBottom w:val="0"/>
          <w:divBdr>
            <w:top w:val="none" w:sz="0" w:space="0" w:color="auto"/>
            <w:left w:val="none" w:sz="0" w:space="0" w:color="auto"/>
            <w:bottom w:val="none" w:sz="0" w:space="0" w:color="auto"/>
            <w:right w:val="none" w:sz="0" w:space="0" w:color="auto"/>
          </w:divBdr>
        </w:div>
        <w:div w:id="1179345296">
          <w:marLeft w:val="1267"/>
          <w:marRight w:val="0"/>
          <w:marTop w:val="77"/>
          <w:marBottom w:val="0"/>
          <w:divBdr>
            <w:top w:val="none" w:sz="0" w:space="0" w:color="auto"/>
            <w:left w:val="none" w:sz="0" w:space="0" w:color="auto"/>
            <w:bottom w:val="none" w:sz="0" w:space="0" w:color="auto"/>
            <w:right w:val="none" w:sz="0" w:space="0" w:color="auto"/>
          </w:divBdr>
        </w:div>
        <w:div w:id="1468471687">
          <w:marLeft w:val="1267"/>
          <w:marRight w:val="0"/>
          <w:marTop w:val="77"/>
          <w:marBottom w:val="0"/>
          <w:divBdr>
            <w:top w:val="none" w:sz="0" w:space="0" w:color="auto"/>
            <w:left w:val="none" w:sz="0" w:space="0" w:color="auto"/>
            <w:bottom w:val="none" w:sz="0" w:space="0" w:color="auto"/>
            <w:right w:val="none" w:sz="0" w:space="0" w:color="auto"/>
          </w:divBdr>
        </w:div>
        <w:div w:id="1886327951">
          <w:marLeft w:val="850"/>
          <w:marRight w:val="0"/>
          <w:marTop w:val="77"/>
          <w:marBottom w:val="0"/>
          <w:divBdr>
            <w:top w:val="none" w:sz="0" w:space="0" w:color="auto"/>
            <w:left w:val="none" w:sz="0" w:space="0" w:color="auto"/>
            <w:bottom w:val="none" w:sz="0" w:space="0" w:color="auto"/>
            <w:right w:val="none" w:sz="0" w:space="0" w:color="auto"/>
          </w:divBdr>
        </w:div>
        <w:div w:id="1909487750">
          <w:marLeft w:val="850"/>
          <w:marRight w:val="0"/>
          <w:marTop w:val="77"/>
          <w:marBottom w:val="0"/>
          <w:divBdr>
            <w:top w:val="none" w:sz="0" w:space="0" w:color="auto"/>
            <w:left w:val="none" w:sz="0" w:space="0" w:color="auto"/>
            <w:bottom w:val="none" w:sz="0" w:space="0" w:color="auto"/>
            <w:right w:val="none" w:sz="0" w:space="0" w:color="auto"/>
          </w:divBdr>
        </w:div>
        <w:div w:id="2019193202">
          <w:marLeft w:val="1267"/>
          <w:marRight w:val="0"/>
          <w:marTop w:val="77"/>
          <w:marBottom w:val="0"/>
          <w:divBdr>
            <w:top w:val="none" w:sz="0" w:space="0" w:color="auto"/>
            <w:left w:val="none" w:sz="0" w:space="0" w:color="auto"/>
            <w:bottom w:val="none" w:sz="0" w:space="0" w:color="auto"/>
            <w:right w:val="none" w:sz="0" w:space="0" w:color="auto"/>
          </w:divBdr>
        </w:div>
      </w:divsChild>
    </w:div>
    <w:div w:id="1601913972">
      <w:bodyDiv w:val="1"/>
      <w:marLeft w:val="0"/>
      <w:marRight w:val="0"/>
      <w:marTop w:val="0"/>
      <w:marBottom w:val="0"/>
      <w:divBdr>
        <w:top w:val="none" w:sz="0" w:space="0" w:color="auto"/>
        <w:left w:val="none" w:sz="0" w:space="0" w:color="auto"/>
        <w:bottom w:val="none" w:sz="0" w:space="0" w:color="auto"/>
        <w:right w:val="none" w:sz="0" w:space="0" w:color="auto"/>
      </w:divBdr>
      <w:divsChild>
        <w:div w:id="244726669">
          <w:marLeft w:val="547"/>
          <w:marRight w:val="0"/>
          <w:marTop w:val="115"/>
          <w:marBottom w:val="0"/>
          <w:divBdr>
            <w:top w:val="none" w:sz="0" w:space="0" w:color="auto"/>
            <w:left w:val="none" w:sz="0" w:space="0" w:color="auto"/>
            <w:bottom w:val="none" w:sz="0" w:space="0" w:color="auto"/>
            <w:right w:val="none" w:sz="0" w:space="0" w:color="auto"/>
          </w:divBdr>
        </w:div>
        <w:div w:id="546375789">
          <w:marLeft w:val="547"/>
          <w:marRight w:val="0"/>
          <w:marTop w:val="115"/>
          <w:marBottom w:val="0"/>
          <w:divBdr>
            <w:top w:val="none" w:sz="0" w:space="0" w:color="auto"/>
            <w:left w:val="none" w:sz="0" w:space="0" w:color="auto"/>
            <w:bottom w:val="none" w:sz="0" w:space="0" w:color="auto"/>
            <w:right w:val="none" w:sz="0" w:space="0" w:color="auto"/>
          </w:divBdr>
        </w:div>
        <w:div w:id="936253293">
          <w:marLeft w:val="547"/>
          <w:marRight w:val="0"/>
          <w:marTop w:val="115"/>
          <w:marBottom w:val="0"/>
          <w:divBdr>
            <w:top w:val="none" w:sz="0" w:space="0" w:color="auto"/>
            <w:left w:val="none" w:sz="0" w:space="0" w:color="auto"/>
            <w:bottom w:val="none" w:sz="0" w:space="0" w:color="auto"/>
            <w:right w:val="none" w:sz="0" w:space="0" w:color="auto"/>
          </w:divBdr>
        </w:div>
        <w:div w:id="1798181388">
          <w:marLeft w:val="547"/>
          <w:marRight w:val="0"/>
          <w:marTop w:val="115"/>
          <w:marBottom w:val="0"/>
          <w:divBdr>
            <w:top w:val="none" w:sz="0" w:space="0" w:color="auto"/>
            <w:left w:val="none" w:sz="0" w:space="0" w:color="auto"/>
            <w:bottom w:val="none" w:sz="0" w:space="0" w:color="auto"/>
            <w:right w:val="none" w:sz="0" w:space="0" w:color="auto"/>
          </w:divBdr>
        </w:div>
      </w:divsChild>
    </w:div>
    <w:div w:id="1602369748">
      <w:bodyDiv w:val="1"/>
      <w:marLeft w:val="0"/>
      <w:marRight w:val="0"/>
      <w:marTop w:val="0"/>
      <w:marBottom w:val="0"/>
      <w:divBdr>
        <w:top w:val="none" w:sz="0" w:space="0" w:color="auto"/>
        <w:left w:val="none" w:sz="0" w:space="0" w:color="auto"/>
        <w:bottom w:val="none" w:sz="0" w:space="0" w:color="auto"/>
        <w:right w:val="none" w:sz="0" w:space="0" w:color="auto"/>
      </w:divBdr>
      <w:divsChild>
        <w:div w:id="180509937">
          <w:marLeft w:val="1166"/>
          <w:marRight w:val="0"/>
          <w:marTop w:val="115"/>
          <w:marBottom w:val="0"/>
          <w:divBdr>
            <w:top w:val="none" w:sz="0" w:space="0" w:color="auto"/>
            <w:left w:val="none" w:sz="0" w:space="0" w:color="auto"/>
            <w:bottom w:val="none" w:sz="0" w:space="0" w:color="auto"/>
            <w:right w:val="none" w:sz="0" w:space="0" w:color="auto"/>
          </w:divBdr>
        </w:div>
        <w:div w:id="786586786">
          <w:marLeft w:val="2520"/>
          <w:marRight w:val="0"/>
          <w:marTop w:val="77"/>
          <w:marBottom w:val="0"/>
          <w:divBdr>
            <w:top w:val="none" w:sz="0" w:space="0" w:color="auto"/>
            <w:left w:val="none" w:sz="0" w:space="0" w:color="auto"/>
            <w:bottom w:val="none" w:sz="0" w:space="0" w:color="auto"/>
            <w:right w:val="none" w:sz="0" w:space="0" w:color="auto"/>
          </w:divBdr>
        </w:div>
        <w:div w:id="853495794">
          <w:marLeft w:val="1800"/>
          <w:marRight w:val="0"/>
          <w:marTop w:val="96"/>
          <w:marBottom w:val="0"/>
          <w:divBdr>
            <w:top w:val="none" w:sz="0" w:space="0" w:color="auto"/>
            <w:left w:val="none" w:sz="0" w:space="0" w:color="auto"/>
            <w:bottom w:val="none" w:sz="0" w:space="0" w:color="auto"/>
            <w:right w:val="none" w:sz="0" w:space="0" w:color="auto"/>
          </w:divBdr>
        </w:div>
        <w:div w:id="966787399">
          <w:marLeft w:val="547"/>
          <w:marRight w:val="0"/>
          <w:marTop w:val="134"/>
          <w:marBottom w:val="0"/>
          <w:divBdr>
            <w:top w:val="none" w:sz="0" w:space="0" w:color="auto"/>
            <w:left w:val="none" w:sz="0" w:space="0" w:color="auto"/>
            <w:bottom w:val="none" w:sz="0" w:space="0" w:color="auto"/>
            <w:right w:val="none" w:sz="0" w:space="0" w:color="auto"/>
          </w:divBdr>
        </w:div>
        <w:div w:id="1217468365">
          <w:marLeft w:val="1800"/>
          <w:marRight w:val="0"/>
          <w:marTop w:val="96"/>
          <w:marBottom w:val="0"/>
          <w:divBdr>
            <w:top w:val="none" w:sz="0" w:space="0" w:color="auto"/>
            <w:left w:val="none" w:sz="0" w:space="0" w:color="auto"/>
            <w:bottom w:val="none" w:sz="0" w:space="0" w:color="auto"/>
            <w:right w:val="none" w:sz="0" w:space="0" w:color="auto"/>
          </w:divBdr>
        </w:div>
        <w:div w:id="1274509071">
          <w:marLeft w:val="1800"/>
          <w:marRight w:val="0"/>
          <w:marTop w:val="96"/>
          <w:marBottom w:val="0"/>
          <w:divBdr>
            <w:top w:val="none" w:sz="0" w:space="0" w:color="auto"/>
            <w:left w:val="none" w:sz="0" w:space="0" w:color="auto"/>
            <w:bottom w:val="none" w:sz="0" w:space="0" w:color="auto"/>
            <w:right w:val="none" w:sz="0" w:space="0" w:color="auto"/>
          </w:divBdr>
        </w:div>
        <w:div w:id="1563099592">
          <w:marLeft w:val="1166"/>
          <w:marRight w:val="0"/>
          <w:marTop w:val="115"/>
          <w:marBottom w:val="0"/>
          <w:divBdr>
            <w:top w:val="none" w:sz="0" w:space="0" w:color="auto"/>
            <w:left w:val="none" w:sz="0" w:space="0" w:color="auto"/>
            <w:bottom w:val="none" w:sz="0" w:space="0" w:color="auto"/>
            <w:right w:val="none" w:sz="0" w:space="0" w:color="auto"/>
          </w:divBdr>
        </w:div>
      </w:divsChild>
    </w:div>
    <w:div w:id="1602879985">
      <w:bodyDiv w:val="1"/>
      <w:marLeft w:val="0"/>
      <w:marRight w:val="0"/>
      <w:marTop w:val="0"/>
      <w:marBottom w:val="0"/>
      <w:divBdr>
        <w:top w:val="none" w:sz="0" w:space="0" w:color="auto"/>
        <w:left w:val="none" w:sz="0" w:space="0" w:color="auto"/>
        <w:bottom w:val="none" w:sz="0" w:space="0" w:color="auto"/>
        <w:right w:val="none" w:sz="0" w:space="0" w:color="auto"/>
      </w:divBdr>
    </w:div>
    <w:div w:id="1603145753">
      <w:bodyDiv w:val="1"/>
      <w:marLeft w:val="0"/>
      <w:marRight w:val="0"/>
      <w:marTop w:val="0"/>
      <w:marBottom w:val="0"/>
      <w:divBdr>
        <w:top w:val="none" w:sz="0" w:space="0" w:color="auto"/>
        <w:left w:val="none" w:sz="0" w:space="0" w:color="auto"/>
        <w:bottom w:val="none" w:sz="0" w:space="0" w:color="auto"/>
        <w:right w:val="none" w:sz="0" w:space="0" w:color="auto"/>
      </w:divBdr>
    </w:div>
    <w:div w:id="1603416991">
      <w:bodyDiv w:val="1"/>
      <w:marLeft w:val="0"/>
      <w:marRight w:val="0"/>
      <w:marTop w:val="0"/>
      <w:marBottom w:val="0"/>
      <w:divBdr>
        <w:top w:val="none" w:sz="0" w:space="0" w:color="auto"/>
        <w:left w:val="none" w:sz="0" w:space="0" w:color="auto"/>
        <w:bottom w:val="none" w:sz="0" w:space="0" w:color="auto"/>
        <w:right w:val="none" w:sz="0" w:space="0" w:color="auto"/>
      </w:divBdr>
      <w:divsChild>
        <w:div w:id="551309064">
          <w:marLeft w:val="547"/>
          <w:marRight w:val="0"/>
          <w:marTop w:val="154"/>
          <w:marBottom w:val="0"/>
          <w:divBdr>
            <w:top w:val="none" w:sz="0" w:space="0" w:color="auto"/>
            <w:left w:val="none" w:sz="0" w:space="0" w:color="auto"/>
            <w:bottom w:val="none" w:sz="0" w:space="0" w:color="auto"/>
            <w:right w:val="none" w:sz="0" w:space="0" w:color="auto"/>
          </w:divBdr>
        </w:div>
        <w:div w:id="1890532492">
          <w:marLeft w:val="1166"/>
          <w:marRight w:val="0"/>
          <w:marTop w:val="134"/>
          <w:marBottom w:val="0"/>
          <w:divBdr>
            <w:top w:val="none" w:sz="0" w:space="0" w:color="auto"/>
            <w:left w:val="none" w:sz="0" w:space="0" w:color="auto"/>
            <w:bottom w:val="none" w:sz="0" w:space="0" w:color="auto"/>
            <w:right w:val="none" w:sz="0" w:space="0" w:color="auto"/>
          </w:divBdr>
        </w:div>
      </w:divsChild>
    </w:div>
    <w:div w:id="1603806835">
      <w:bodyDiv w:val="1"/>
      <w:marLeft w:val="0"/>
      <w:marRight w:val="0"/>
      <w:marTop w:val="0"/>
      <w:marBottom w:val="0"/>
      <w:divBdr>
        <w:top w:val="none" w:sz="0" w:space="0" w:color="auto"/>
        <w:left w:val="none" w:sz="0" w:space="0" w:color="auto"/>
        <w:bottom w:val="none" w:sz="0" w:space="0" w:color="auto"/>
        <w:right w:val="none" w:sz="0" w:space="0" w:color="auto"/>
      </w:divBdr>
    </w:div>
    <w:div w:id="1604149671">
      <w:bodyDiv w:val="1"/>
      <w:marLeft w:val="0"/>
      <w:marRight w:val="0"/>
      <w:marTop w:val="0"/>
      <w:marBottom w:val="0"/>
      <w:divBdr>
        <w:top w:val="none" w:sz="0" w:space="0" w:color="auto"/>
        <w:left w:val="none" w:sz="0" w:space="0" w:color="auto"/>
        <w:bottom w:val="none" w:sz="0" w:space="0" w:color="auto"/>
        <w:right w:val="none" w:sz="0" w:space="0" w:color="auto"/>
      </w:divBdr>
      <w:divsChild>
        <w:div w:id="947078104">
          <w:marLeft w:val="0"/>
          <w:marRight w:val="0"/>
          <w:marTop w:val="0"/>
          <w:marBottom w:val="0"/>
          <w:divBdr>
            <w:top w:val="none" w:sz="0" w:space="0" w:color="auto"/>
            <w:left w:val="none" w:sz="0" w:space="0" w:color="auto"/>
            <w:bottom w:val="none" w:sz="0" w:space="0" w:color="auto"/>
            <w:right w:val="none" w:sz="0" w:space="0" w:color="auto"/>
          </w:divBdr>
          <w:divsChild>
            <w:div w:id="87389146">
              <w:marLeft w:val="0"/>
              <w:marRight w:val="0"/>
              <w:marTop w:val="0"/>
              <w:marBottom w:val="0"/>
              <w:divBdr>
                <w:top w:val="none" w:sz="0" w:space="0" w:color="auto"/>
                <w:left w:val="none" w:sz="0" w:space="0" w:color="auto"/>
                <w:bottom w:val="none" w:sz="0" w:space="0" w:color="auto"/>
                <w:right w:val="none" w:sz="0" w:space="0" w:color="auto"/>
              </w:divBdr>
            </w:div>
            <w:div w:id="528221496">
              <w:marLeft w:val="0"/>
              <w:marRight w:val="0"/>
              <w:marTop w:val="0"/>
              <w:marBottom w:val="0"/>
              <w:divBdr>
                <w:top w:val="none" w:sz="0" w:space="0" w:color="auto"/>
                <w:left w:val="none" w:sz="0" w:space="0" w:color="auto"/>
                <w:bottom w:val="none" w:sz="0" w:space="0" w:color="auto"/>
                <w:right w:val="none" w:sz="0" w:space="0" w:color="auto"/>
              </w:divBdr>
            </w:div>
            <w:div w:id="18477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261772">
      <w:bodyDiv w:val="1"/>
      <w:marLeft w:val="0"/>
      <w:marRight w:val="0"/>
      <w:marTop w:val="0"/>
      <w:marBottom w:val="0"/>
      <w:divBdr>
        <w:top w:val="none" w:sz="0" w:space="0" w:color="auto"/>
        <w:left w:val="none" w:sz="0" w:space="0" w:color="auto"/>
        <w:bottom w:val="none" w:sz="0" w:space="0" w:color="auto"/>
        <w:right w:val="none" w:sz="0" w:space="0" w:color="auto"/>
      </w:divBdr>
    </w:div>
    <w:div w:id="1605458377">
      <w:bodyDiv w:val="1"/>
      <w:marLeft w:val="0"/>
      <w:marRight w:val="0"/>
      <w:marTop w:val="0"/>
      <w:marBottom w:val="0"/>
      <w:divBdr>
        <w:top w:val="none" w:sz="0" w:space="0" w:color="auto"/>
        <w:left w:val="none" w:sz="0" w:space="0" w:color="auto"/>
        <w:bottom w:val="none" w:sz="0" w:space="0" w:color="auto"/>
        <w:right w:val="none" w:sz="0" w:space="0" w:color="auto"/>
      </w:divBdr>
    </w:div>
    <w:div w:id="1605919171">
      <w:bodyDiv w:val="1"/>
      <w:marLeft w:val="0"/>
      <w:marRight w:val="0"/>
      <w:marTop w:val="0"/>
      <w:marBottom w:val="0"/>
      <w:divBdr>
        <w:top w:val="none" w:sz="0" w:space="0" w:color="auto"/>
        <w:left w:val="none" w:sz="0" w:space="0" w:color="auto"/>
        <w:bottom w:val="none" w:sz="0" w:space="0" w:color="auto"/>
        <w:right w:val="none" w:sz="0" w:space="0" w:color="auto"/>
      </w:divBdr>
    </w:div>
    <w:div w:id="1606231877">
      <w:bodyDiv w:val="1"/>
      <w:marLeft w:val="0"/>
      <w:marRight w:val="0"/>
      <w:marTop w:val="0"/>
      <w:marBottom w:val="0"/>
      <w:divBdr>
        <w:top w:val="none" w:sz="0" w:space="0" w:color="auto"/>
        <w:left w:val="none" w:sz="0" w:space="0" w:color="auto"/>
        <w:bottom w:val="none" w:sz="0" w:space="0" w:color="auto"/>
        <w:right w:val="none" w:sz="0" w:space="0" w:color="auto"/>
      </w:divBdr>
    </w:div>
    <w:div w:id="1607496832">
      <w:bodyDiv w:val="1"/>
      <w:marLeft w:val="0"/>
      <w:marRight w:val="0"/>
      <w:marTop w:val="0"/>
      <w:marBottom w:val="0"/>
      <w:divBdr>
        <w:top w:val="none" w:sz="0" w:space="0" w:color="auto"/>
        <w:left w:val="none" w:sz="0" w:space="0" w:color="auto"/>
        <w:bottom w:val="none" w:sz="0" w:space="0" w:color="auto"/>
        <w:right w:val="none" w:sz="0" w:space="0" w:color="auto"/>
      </w:divBdr>
    </w:div>
    <w:div w:id="1607807532">
      <w:bodyDiv w:val="1"/>
      <w:marLeft w:val="0"/>
      <w:marRight w:val="0"/>
      <w:marTop w:val="0"/>
      <w:marBottom w:val="0"/>
      <w:divBdr>
        <w:top w:val="none" w:sz="0" w:space="0" w:color="auto"/>
        <w:left w:val="none" w:sz="0" w:space="0" w:color="auto"/>
        <w:bottom w:val="none" w:sz="0" w:space="0" w:color="auto"/>
        <w:right w:val="none" w:sz="0" w:space="0" w:color="auto"/>
      </w:divBdr>
    </w:div>
    <w:div w:id="1608464269">
      <w:bodyDiv w:val="1"/>
      <w:marLeft w:val="0"/>
      <w:marRight w:val="0"/>
      <w:marTop w:val="0"/>
      <w:marBottom w:val="0"/>
      <w:divBdr>
        <w:top w:val="none" w:sz="0" w:space="0" w:color="auto"/>
        <w:left w:val="none" w:sz="0" w:space="0" w:color="auto"/>
        <w:bottom w:val="none" w:sz="0" w:space="0" w:color="auto"/>
        <w:right w:val="none" w:sz="0" w:space="0" w:color="auto"/>
      </w:divBdr>
    </w:div>
    <w:div w:id="1608999513">
      <w:bodyDiv w:val="1"/>
      <w:marLeft w:val="0"/>
      <w:marRight w:val="0"/>
      <w:marTop w:val="0"/>
      <w:marBottom w:val="0"/>
      <w:divBdr>
        <w:top w:val="none" w:sz="0" w:space="0" w:color="auto"/>
        <w:left w:val="none" w:sz="0" w:space="0" w:color="auto"/>
        <w:bottom w:val="none" w:sz="0" w:space="0" w:color="auto"/>
        <w:right w:val="none" w:sz="0" w:space="0" w:color="auto"/>
      </w:divBdr>
    </w:div>
    <w:div w:id="1609465489">
      <w:bodyDiv w:val="1"/>
      <w:marLeft w:val="0"/>
      <w:marRight w:val="0"/>
      <w:marTop w:val="0"/>
      <w:marBottom w:val="0"/>
      <w:divBdr>
        <w:top w:val="none" w:sz="0" w:space="0" w:color="auto"/>
        <w:left w:val="none" w:sz="0" w:space="0" w:color="auto"/>
        <w:bottom w:val="none" w:sz="0" w:space="0" w:color="auto"/>
        <w:right w:val="none" w:sz="0" w:space="0" w:color="auto"/>
      </w:divBdr>
    </w:div>
    <w:div w:id="1609896654">
      <w:bodyDiv w:val="1"/>
      <w:marLeft w:val="0"/>
      <w:marRight w:val="0"/>
      <w:marTop w:val="0"/>
      <w:marBottom w:val="0"/>
      <w:divBdr>
        <w:top w:val="none" w:sz="0" w:space="0" w:color="auto"/>
        <w:left w:val="none" w:sz="0" w:space="0" w:color="auto"/>
        <w:bottom w:val="none" w:sz="0" w:space="0" w:color="auto"/>
        <w:right w:val="none" w:sz="0" w:space="0" w:color="auto"/>
      </w:divBdr>
    </w:div>
    <w:div w:id="1609970652">
      <w:bodyDiv w:val="1"/>
      <w:marLeft w:val="0"/>
      <w:marRight w:val="0"/>
      <w:marTop w:val="0"/>
      <w:marBottom w:val="0"/>
      <w:divBdr>
        <w:top w:val="none" w:sz="0" w:space="0" w:color="auto"/>
        <w:left w:val="none" w:sz="0" w:space="0" w:color="auto"/>
        <w:bottom w:val="none" w:sz="0" w:space="0" w:color="auto"/>
        <w:right w:val="none" w:sz="0" w:space="0" w:color="auto"/>
      </w:divBdr>
      <w:divsChild>
        <w:div w:id="1016813176">
          <w:marLeft w:val="547"/>
          <w:marRight w:val="0"/>
          <w:marTop w:val="154"/>
          <w:marBottom w:val="0"/>
          <w:divBdr>
            <w:top w:val="none" w:sz="0" w:space="0" w:color="auto"/>
            <w:left w:val="none" w:sz="0" w:space="0" w:color="auto"/>
            <w:bottom w:val="none" w:sz="0" w:space="0" w:color="auto"/>
            <w:right w:val="none" w:sz="0" w:space="0" w:color="auto"/>
          </w:divBdr>
        </w:div>
        <w:div w:id="1278290326">
          <w:marLeft w:val="1166"/>
          <w:marRight w:val="0"/>
          <w:marTop w:val="134"/>
          <w:marBottom w:val="0"/>
          <w:divBdr>
            <w:top w:val="none" w:sz="0" w:space="0" w:color="auto"/>
            <w:left w:val="none" w:sz="0" w:space="0" w:color="auto"/>
            <w:bottom w:val="none" w:sz="0" w:space="0" w:color="auto"/>
            <w:right w:val="none" w:sz="0" w:space="0" w:color="auto"/>
          </w:divBdr>
        </w:div>
        <w:div w:id="1447893263">
          <w:marLeft w:val="1166"/>
          <w:marRight w:val="0"/>
          <w:marTop w:val="134"/>
          <w:marBottom w:val="0"/>
          <w:divBdr>
            <w:top w:val="none" w:sz="0" w:space="0" w:color="auto"/>
            <w:left w:val="none" w:sz="0" w:space="0" w:color="auto"/>
            <w:bottom w:val="none" w:sz="0" w:space="0" w:color="auto"/>
            <w:right w:val="none" w:sz="0" w:space="0" w:color="auto"/>
          </w:divBdr>
        </w:div>
        <w:div w:id="1728458880">
          <w:marLeft w:val="1166"/>
          <w:marRight w:val="0"/>
          <w:marTop w:val="134"/>
          <w:marBottom w:val="0"/>
          <w:divBdr>
            <w:top w:val="none" w:sz="0" w:space="0" w:color="auto"/>
            <w:left w:val="none" w:sz="0" w:space="0" w:color="auto"/>
            <w:bottom w:val="none" w:sz="0" w:space="0" w:color="auto"/>
            <w:right w:val="none" w:sz="0" w:space="0" w:color="auto"/>
          </w:divBdr>
        </w:div>
        <w:div w:id="1812597443">
          <w:marLeft w:val="1166"/>
          <w:marRight w:val="0"/>
          <w:marTop w:val="134"/>
          <w:marBottom w:val="0"/>
          <w:divBdr>
            <w:top w:val="none" w:sz="0" w:space="0" w:color="auto"/>
            <w:left w:val="none" w:sz="0" w:space="0" w:color="auto"/>
            <w:bottom w:val="none" w:sz="0" w:space="0" w:color="auto"/>
            <w:right w:val="none" w:sz="0" w:space="0" w:color="auto"/>
          </w:divBdr>
        </w:div>
        <w:div w:id="1853760667">
          <w:marLeft w:val="547"/>
          <w:marRight w:val="0"/>
          <w:marTop w:val="173"/>
          <w:marBottom w:val="0"/>
          <w:divBdr>
            <w:top w:val="none" w:sz="0" w:space="0" w:color="auto"/>
            <w:left w:val="none" w:sz="0" w:space="0" w:color="auto"/>
            <w:bottom w:val="none" w:sz="0" w:space="0" w:color="auto"/>
            <w:right w:val="none" w:sz="0" w:space="0" w:color="auto"/>
          </w:divBdr>
        </w:div>
        <w:div w:id="1940289295">
          <w:marLeft w:val="1166"/>
          <w:marRight w:val="0"/>
          <w:marTop w:val="134"/>
          <w:marBottom w:val="0"/>
          <w:divBdr>
            <w:top w:val="none" w:sz="0" w:space="0" w:color="auto"/>
            <w:left w:val="none" w:sz="0" w:space="0" w:color="auto"/>
            <w:bottom w:val="none" w:sz="0" w:space="0" w:color="auto"/>
            <w:right w:val="none" w:sz="0" w:space="0" w:color="auto"/>
          </w:divBdr>
        </w:div>
      </w:divsChild>
    </w:div>
    <w:div w:id="1610970104">
      <w:bodyDiv w:val="1"/>
      <w:marLeft w:val="0"/>
      <w:marRight w:val="0"/>
      <w:marTop w:val="0"/>
      <w:marBottom w:val="0"/>
      <w:divBdr>
        <w:top w:val="none" w:sz="0" w:space="0" w:color="auto"/>
        <w:left w:val="none" w:sz="0" w:space="0" w:color="auto"/>
        <w:bottom w:val="none" w:sz="0" w:space="0" w:color="auto"/>
        <w:right w:val="none" w:sz="0" w:space="0" w:color="auto"/>
      </w:divBdr>
    </w:div>
    <w:div w:id="1611621209">
      <w:bodyDiv w:val="1"/>
      <w:marLeft w:val="0"/>
      <w:marRight w:val="0"/>
      <w:marTop w:val="0"/>
      <w:marBottom w:val="0"/>
      <w:divBdr>
        <w:top w:val="none" w:sz="0" w:space="0" w:color="auto"/>
        <w:left w:val="none" w:sz="0" w:space="0" w:color="auto"/>
        <w:bottom w:val="none" w:sz="0" w:space="0" w:color="auto"/>
        <w:right w:val="none" w:sz="0" w:space="0" w:color="auto"/>
      </w:divBdr>
    </w:div>
    <w:div w:id="1612127573">
      <w:bodyDiv w:val="1"/>
      <w:marLeft w:val="0"/>
      <w:marRight w:val="0"/>
      <w:marTop w:val="0"/>
      <w:marBottom w:val="0"/>
      <w:divBdr>
        <w:top w:val="none" w:sz="0" w:space="0" w:color="auto"/>
        <w:left w:val="none" w:sz="0" w:space="0" w:color="auto"/>
        <w:bottom w:val="none" w:sz="0" w:space="0" w:color="auto"/>
        <w:right w:val="none" w:sz="0" w:space="0" w:color="auto"/>
      </w:divBdr>
    </w:div>
    <w:div w:id="1612662264">
      <w:bodyDiv w:val="1"/>
      <w:marLeft w:val="0"/>
      <w:marRight w:val="0"/>
      <w:marTop w:val="0"/>
      <w:marBottom w:val="0"/>
      <w:divBdr>
        <w:top w:val="none" w:sz="0" w:space="0" w:color="auto"/>
        <w:left w:val="none" w:sz="0" w:space="0" w:color="auto"/>
        <w:bottom w:val="none" w:sz="0" w:space="0" w:color="auto"/>
        <w:right w:val="none" w:sz="0" w:space="0" w:color="auto"/>
      </w:divBdr>
    </w:div>
    <w:div w:id="1612710571">
      <w:bodyDiv w:val="1"/>
      <w:marLeft w:val="0"/>
      <w:marRight w:val="0"/>
      <w:marTop w:val="0"/>
      <w:marBottom w:val="0"/>
      <w:divBdr>
        <w:top w:val="none" w:sz="0" w:space="0" w:color="auto"/>
        <w:left w:val="none" w:sz="0" w:space="0" w:color="auto"/>
        <w:bottom w:val="none" w:sz="0" w:space="0" w:color="auto"/>
        <w:right w:val="none" w:sz="0" w:space="0" w:color="auto"/>
      </w:divBdr>
    </w:div>
    <w:div w:id="1612712158">
      <w:bodyDiv w:val="1"/>
      <w:marLeft w:val="0"/>
      <w:marRight w:val="0"/>
      <w:marTop w:val="0"/>
      <w:marBottom w:val="0"/>
      <w:divBdr>
        <w:top w:val="none" w:sz="0" w:space="0" w:color="auto"/>
        <w:left w:val="none" w:sz="0" w:space="0" w:color="auto"/>
        <w:bottom w:val="none" w:sz="0" w:space="0" w:color="auto"/>
        <w:right w:val="none" w:sz="0" w:space="0" w:color="auto"/>
      </w:divBdr>
    </w:div>
    <w:div w:id="1612932312">
      <w:bodyDiv w:val="1"/>
      <w:marLeft w:val="0"/>
      <w:marRight w:val="0"/>
      <w:marTop w:val="0"/>
      <w:marBottom w:val="0"/>
      <w:divBdr>
        <w:top w:val="none" w:sz="0" w:space="0" w:color="auto"/>
        <w:left w:val="none" w:sz="0" w:space="0" w:color="auto"/>
        <w:bottom w:val="none" w:sz="0" w:space="0" w:color="auto"/>
        <w:right w:val="none" w:sz="0" w:space="0" w:color="auto"/>
      </w:divBdr>
    </w:div>
    <w:div w:id="1613245120">
      <w:bodyDiv w:val="1"/>
      <w:marLeft w:val="0"/>
      <w:marRight w:val="0"/>
      <w:marTop w:val="0"/>
      <w:marBottom w:val="0"/>
      <w:divBdr>
        <w:top w:val="none" w:sz="0" w:space="0" w:color="auto"/>
        <w:left w:val="none" w:sz="0" w:space="0" w:color="auto"/>
        <w:bottom w:val="none" w:sz="0" w:space="0" w:color="auto"/>
        <w:right w:val="none" w:sz="0" w:space="0" w:color="auto"/>
      </w:divBdr>
    </w:div>
    <w:div w:id="1613394917">
      <w:bodyDiv w:val="1"/>
      <w:marLeft w:val="0"/>
      <w:marRight w:val="0"/>
      <w:marTop w:val="0"/>
      <w:marBottom w:val="0"/>
      <w:divBdr>
        <w:top w:val="none" w:sz="0" w:space="0" w:color="auto"/>
        <w:left w:val="none" w:sz="0" w:space="0" w:color="auto"/>
        <w:bottom w:val="none" w:sz="0" w:space="0" w:color="auto"/>
        <w:right w:val="none" w:sz="0" w:space="0" w:color="auto"/>
      </w:divBdr>
    </w:div>
    <w:div w:id="1613438755">
      <w:bodyDiv w:val="1"/>
      <w:marLeft w:val="0"/>
      <w:marRight w:val="0"/>
      <w:marTop w:val="0"/>
      <w:marBottom w:val="0"/>
      <w:divBdr>
        <w:top w:val="none" w:sz="0" w:space="0" w:color="auto"/>
        <w:left w:val="none" w:sz="0" w:space="0" w:color="auto"/>
        <w:bottom w:val="none" w:sz="0" w:space="0" w:color="auto"/>
        <w:right w:val="none" w:sz="0" w:space="0" w:color="auto"/>
      </w:divBdr>
    </w:div>
    <w:div w:id="1615019048">
      <w:bodyDiv w:val="1"/>
      <w:marLeft w:val="0"/>
      <w:marRight w:val="0"/>
      <w:marTop w:val="0"/>
      <w:marBottom w:val="0"/>
      <w:divBdr>
        <w:top w:val="none" w:sz="0" w:space="0" w:color="auto"/>
        <w:left w:val="none" w:sz="0" w:space="0" w:color="auto"/>
        <w:bottom w:val="none" w:sz="0" w:space="0" w:color="auto"/>
        <w:right w:val="none" w:sz="0" w:space="0" w:color="auto"/>
      </w:divBdr>
    </w:div>
    <w:div w:id="1615362568">
      <w:bodyDiv w:val="1"/>
      <w:marLeft w:val="0"/>
      <w:marRight w:val="0"/>
      <w:marTop w:val="0"/>
      <w:marBottom w:val="0"/>
      <w:divBdr>
        <w:top w:val="none" w:sz="0" w:space="0" w:color="auto"/>
        <w:left w:val="none" w:sz="0" w:space="0" w:color="auto"/>
        <w:bottom w:val="none" w:sz="0" w:space="0" w:color="auto"/>
        <w:right w:val="none" w:sz="0" w:space="0" w:color="auto"/>
      </w:divBdr>
    </w:div>
    <w:div w:id="1615988518">
      <w:bodyDiv w:val="1"/>
      <w:marLeft w:val="0"/>
      <w:marRight w:val="0"/>
      <w:marTop w:val="0"/>
      <w:marBottom w:val="0"/>
      <w:divBdr>
        <w:top w:val="none" w:sz="0" w:space="0" w:color="auto"/>
        <w:left w:val="none" w:sz="0" w:space="0" w:color="auto"/>
        <w:bottom w:val="none" w:sz="0" w:space="0" w:color="auto"/>
        <w:right w:val="none" w:sz="0" w:space="0" w:color="auto"/>
      </w:divBdr>
    </w:div>
    <w:div w:id="1616936596">
      <w:bodyDiv w:val="1"/>
      <w:marLeft w:val="0"/>
      <w:marRight w:val="0"/>
      <w:marTop w:val="0"/>
      <w:marBottom w:val="0"/>
      <w:divBdr>
        <w:top w:val="none" w:sz="0" w:space="0" w:color="auto"/>
        <w:left w:val="none" w:sz="0" w:space="0" w:color="auto"/>
        <w:bottom w:val="none" w:sz="0" w:space="0" w:color="auto"/>
        <w:right w:val="none" w:sz="0" w:space="0" w:color="auto"/>
      </w:divBdr>
    </w:div>
    <w:div w:id="1618484763">
      <w:bodyDiv w:val="1"/>
      <w:marLeft w:val="0"/>
      <w:marRight w:val="0"/>
      <w:marTop w:val="0"/>
      <w:marBottom w:val="0"/>
      <w:divBdr>
        <w:top w:val="none" w:sz="0" w:space="0" w:color="auto"/>
        <w:left w:val="none" w:sz="0" w:space="0" w:color="auto"/>
        <w:bottom w:val="none" w:sz="0" w:space="0" w:color="auto"/>
        <w:right w:val="none" w:sz="0" w:space="0" w:color="auto"/>
      </w:divBdr>
    </w:div>
    <w:div w:id="1618634967">
      <w:bodyDiv w:val="1"/>
      <w:marLeft w:val="0"/>
      <w:marRight w:val="0"/>
      <w:marTop w:val="0"/>
      <w:marBottom w:val="0"/>
      <w:divBdr>
        <w:top w:val="none" w:sz="0" w:space="0" w:color="auto"/>
        <w:left w:val="none" w:sz="0" w:space="0" w:color="auto"/>
        <w:bottom w:val="none" w:sz="0" w:space="0" w:color="auto"/>
        <w:right w:val="none" w:sz="0" w:space="0" w:color="auto"/>
      </w:divBdr>
      <w:divsChild>
        <w:div w:id="210698696">
          <w:marLeft w:val="1166"/>
          <w:marRight w:val="0"/>
          <w:marTop w:val="77"/>
          <w:marBottom w:val="0"/>
          <w:divBdr>
            <w:top w:val="none" w:sz="0" w:space="0" w:color="auto"/>
            <w:left w:val="none" w:sz="0" w:space="0" w:color="auto"/>
            <w:bottom w:val="none" w:sz="0" w:space="0" w:color="auto"/>
            <w:right w:val="none" w:sz="0" w:space="0" w:color="auto"/>
          </w:divBdr>
        </w:div>
        <w:div w:id="256257232">
          <w:marLeft w:val="547"/>
          <w:marRight w:val="0"/>
          <w:marTop w:val="86"/>
          <w:marBottom w:val="0"/>
          <w:divBdr>
            <w:top w:val="none" w:sz="0" w:space="0" w:color="auto"/>
            <w:left w:val="none" w:sz="0" w:space="0" w:color="auto"/>
            <w:bottom w:val="none" w:sz="0" w:space="0" w:color="auto"/>
            <w:right w:val="none" w:sz="0" w:space="0" w:color="auto"/>
          </w:divBdr>
        </w:div>
        <w:div w:id="896816339">
          <w:marLeft w:val="547"/>
          <w:marRight w:val="0"/>
          <w:marTop w:val="86"/>
          <w:marBottom w:val="0"/>
          <w:divBdr>
            <w:top w:val="none" w:sz="0" w:space="0" w:color="auto"/>
            <w:left w:val="none" w:sz="0" w:space="0" w:color="auto"/>
            <w:bottom w:val="none" w:sz="0" w:space="0" w:color="auto"/>
            <w:right w:val="none" w:sz="0" w:space="0" w:color="auto"/>
          </w:divBdr>
        </w:div>
        <w:div w:id="1244145650">
          <w:marLeft w:val="1166"/>
          <w:marRight w:val="0"/>
          <w:marTop w:val="77"/>
          <w:marBottom w:val="0"/>
          <w:divBdr>
            <w:top w:val="none" w:sz="0" w:space="0" w:color="auto"/>
            <w:left w:val="none" w:sz="0" w:space="0" w:color="auto"/>
            <w:bottom w:val="none" w:sz="0" w:space="0" w:color="auto"/>
            <w:right w:val="none" w:sz="0" w:space="0" w:color="auto"/>
          </w:divBdr>
        </w:div>
        <w:div w:id="1511288009">
          <w:marLeft w:val="547"/>
          <w:marRight w:val="0"/>
          <w:marTop w:val="86"/>
          <w:marBottom w:val="0"/>
          <w:divBdr>
            <w:top w:val="none" w:sz="0" w:space="0" w:color="auto"/>
            <w:left w:val="none" w:sz="0" w:space="0" w:color="auto"/>
            <w:bottom w:val="none" w:sz="0" w:space="0" w:color="auto"/>
            <w:right w:val="none" w:sz="0" w:space="0" w:color="auto"/>
          </w:divBdr>
        </w:div>
        <w:div w:id="1546064238">
          <w:marLeft w:val="547"/>
          <w:marRight w:val="0"/>
          <w:marTop w:val="96"/>
          <w:marBottom w:val="0"/>
          <w:divBdr>
            <w:top w:val="none" w:sz="0" w:space="0" w:color="auto"/>
            <w:left w:val="none" w:sz="0" w:space="0" w:color="auto"/>
            <w:bottom w:val="none" w:sz="0" w:space="0" w:color="auto"/>
            <w:right w:val="none" w:sz="0" w:space="0" w:color="auto"/>
          </w:divBdr>
        </w:div>
        <w:div w:id="1660688897">
          <w:marLeft w:val="1166"/>
          <w:marRight w:val="0"/>
          <w:marTop w:val="77"/>
          <w:marBottom w:val="0"/>
          <w:divBdr>
            <w:top w:val="none" w:sz="0" w:space="0" w:color="auto"/>
            <w:left w:val="none" w:sz="0" w:space="0" w:color="auto"/>
            <w:bottom w:val="none" w:sz="0" w:space="0" w:color="auto"/>
            <w:right w:val="none" w:sz="0" w:space="0" w:color="auto"/>
          </w:divBdr>
        </w:div>
        <w:div w:id="1753090331">
          <w:marLeft w:val="1166"/>
          <w:marRight w:val="0"/>
          <w:marTop w:val="77"/>
          <w:marBottom w:val="0"/>
          <w:divBdr>
            <w:top w:val="none" w:sz="0" w:space="0" w:color="auto"/>
            <w:left w:val="none" w:sz="0" w:space="0" w:color="auto"/>
            <w:bottom w:val="none" w:sz="0" w:space="0" w:color="auto"/>
            <w:right w:val="none" w:sz="0" w:space="0" w:color="auto"/>
          </w:divBdr>
        </w:div>
        <w:div w:id="1791782654">
          <w:marLeft w:val="1166"/>
          <w:marRight w:val="0"/>
          <w:marTop w:val="77"/>
          <w:marBottom w:val="0"/>
          <w:divBdr>
            <w:top w:val="none" w:sz="0" w:space="0" w:color="auto"/>
            <w:left w:val="none" w:sz="0" w:space="0" w:color="auto"/>
            <w:bottom w:val="none" w:sz="0" w:space="0" w:color="auto"/>
            <w:right w:val="none" w:sz="0" w:space="0" w:color="auto"/>
          </w:divBdr>
        </w:div>
        <w:div w:id="1795245236">
          <w:marLeft w:val="1166"/>
          <w:marRight w:val="0"/>
          <w:marTop w:val="77"/>
          <w:marBottom w:val="0"/>
          <w:divBdr>
            <w:top w:val="none" w:sz="0" w:space="0" w:color="auto"/>
            <w:left w:val="none" w:sz="0" w:space="0" w:color="auto"/>
            <w:bottom w:val="none" w:sz="0" w:space="0" w:color="auto"/>
            <w:right w:val="none" w:sz="0" w:space="0" w:color="auto"/>
          </w:divBdr>
        </w:div>
        <w:div w:id="1896426498">
          <w:marLeft w:val="1166"/>
          <w:marRight w:val="0"/>
          <w:marTop w:val="77"/>
          <w:marBottom w:val="0"/>
          <w:divBdr>
            <w:top w:val="none" w:sz="0" w:space="0" w:color="auto"/>
            <w:left w:val="none" w:sz="0" w:space="0" w:color="auto"/>
            <w:bottom w:val="none" w:sz="0" w:space="0" w:color="auto"/>
            <w:right w:val="none" w:sz="0" w:space="0" w:color="auto"/>
          </w:divBdr>
        </w:div>
        <w:div w:id="1920094374">
          <w:marLeft w:val="1166"/>
          <w:marRight w:val="0"/>
          <w:marTop w:val="77"/>
          <w:marBottom w:val="0"/>
          <w:divBdr>
            <w:top w:val="none" w:sz="0" w:space="0" w:color="auto"/>
            <w:left w:val="none" w:sz="0" w:space="0" w:color="auto"/>
            <w:bottom w:val="none" w:sz="0" w:space="0" w:color="auto"/>
            <w:right w:val="none" w:sz="0" w:space="0" w:color="auto"/>
          </w:divBdr>
        </w:div>
      </w:divsChild>
    </w:div>
    <w:div w:id="1618756602">
      <w:bodyDiv w:val="1"/>
      <w:marLeft w:val="0"/>
      <w:marRight w:val="0"/>
      <w:marTop w:val="0"/>
      <w:marBottom w:val="0"/>
      <w:divBdr>
        <w:top w:val="none" w:sz="0" w:space="0" w:color="auto"/>
        <w:left w:val="none" w:sz="0" w:space="0" w:color="auto"/>
        <w:bottom w:val="none" w:sz="0" w:space="0" w:color="auto"/>
        <w:right w:val="none" w:sz="0" w:space="0" w:color="auto"/>
      </w:divBdr>
      <w:divsChild>
        <w:div w:id="15424012">
          <w:marLeft w:val="1080"/>
          <w:marRight w:val="0"/>
          <w:marTop w:val="100"/>
          <w:marBottom w:val="0"/>
          <w:divBdr>
            <w:top w:val="none" w:sz="0" w:space="0" w:color="auto"/>
            <w:left w:val="none" w:sz="0" w:space="0" w:color="auto"/>
            <w:bottom w:val="none" w:sz="0" w:space="0" w:color="auto"/>
            <w:right w:val="none" w:sz="0" w:space="0" w:color="auto"/>
          </w:divBdr>
        </w:div>
        <w:div w:id="81264825">
          <w:marLeft w:val="360"/>
          <w:marRight w:val="0"/>
          <w:marTop w:val="200"/>
          <w:marBottom w:val="0"/>
          <w:divBdr>
            <w:top w:val="none" w:sz="0" w:space="0" w:color="auto"/>
            <w:left w:val="none" w:sz="0" w:space="0" w:color="auto"/>
            <w:bottom w:val="none" w:sz="0" w:space="0" w:color="auto"/>
            <w:right w:val="none" w:sz="0" w:space="0" w:color="auto"/>
          </w:divBdr>
        </w:div>
        <w:div w:id="378478551">
          <w:marLeft w:val="1080"/>
          <w:marRight w:val="0"/>
          <w:marTop w:val="100"/>
          <w:marBottom w:val="0"/>
          <w:divBdr>
            <w:top w:val="none" w:sz="0" w:space="0" w:color="auto"/>
            <w:left w:val="none" w:sz="0" w:space="0" w:color="auto"/>
            <w:bottom w:val="none" w:sz="0" w:space="0" w:color="auto"/>
            <w:right w:val="none" w:sz="0" w:space="0" w:color="auto"/>
          </w:divBdr>
        </w:div>
        <w:div w:id="676463992">
          <w:marLeft w:val="360"/>
          <w:marRight w:val="0"/>
          <w:marTop w:val="200"/>
          <w:marBottom w:val="0"/>
          <w:divBdr>
            <w:top w:val="none" w:sz="0" w:space="0" w:color="auto"/>
            <w:left w:val="none" w:sz="0" w:space="0" w:color="auto"/>
            <w:bottom w:val="none" w:sz="0" w:space="0" w:color="auto"/>
            <w:right w:val="none" w:sz="0" w:space="0" w:color="auto"/>
          </w:divBdr>
        </w:div>
        <w:div w:id="1327050918">
          <w:marLeft w:val="360"/>
          <w:marRight w:val="0"/>
          <w:marTop w:val="200"/>
          <w:marBottom w:val="0"/>
          <w:divBdr>
            <w:top w:val="none" w:sz="0" w:space="0" w:color="auto"/>
            <w:left w:val="none" w:sz="0" w:space="0" w:color="auto"/>
            <w:bottom w:val="none" w:sz="0" w:space="0" w:color="auto"/>
            <w:right w:val="none" w:sz="0" w:space="0" w:color="auto"/>
          </w:divBdr>
        </w:div>
      </w:divsChild>
    </w:div>
    <w:div w:id="1620644117">
      <w:bodyDiv w:val="1"/>
      <w:marLeft w:val="0"/>
      <w:marRight w:val="0"/>
      <w:marTop w:val="0"/>
      <w:marBottom w:val="0"/>
      <w:divBdr>
        <w:top w:val="none" w:sz="0" w:space="0" w:color="auto"/>
        <w:left w:val="none" w:sz="0" w:space="0" w:color="auto"/>
        <w:bottom w:val="none" w:sz="0" w:space="0" w:color="auto"/>
        <w:right w:val="none" w:sz="0" w:space="0" w:color="auto"/>
      </w:divBdr>
      <w:divsChild>
        <w:div w:id="114063845">
          <w:marLeft w:val="1166"/>
          <w:marRight w:val="0"/>
          <w:marTop w:val="96"/>
          <w:marBottom w:val="0"/>
          <w:divBdr>
            <w:top w:val="none" w:sz="0" w:space="0" w:color="auto"/>
            <w:left w:val="none" w:sz="0" w:space="0" w:color="auto"/>
            <w:bottom w:val="none" w:sz="0" w:space="0" w:color="auto"/>
            <w:right w:val="none" w:sz="0" w:space="0" w:color="auto"/>
          </w:divBdr>
        </w:div>
        <w:div w:id="310057778">
          <w:marLeft w:val="547"/>
          <w:marRight w:val="0"/>
          <w:marTop w:val="115"/>
          <w:marBottom w:val="0"/>
          <w:divBdr>
            <w:top w:val="none" w:sz="0" w:space="0" w:color="auto"/>
            <w:left w:val="none" w:sz="0" w:space="0" w:color="auto"/>
            <w:bottom w:val="none" w:sz="0" w:space="0" w:color="auto"/>
            <w:right w:val="none" w:sz="0" w:space="0" w:color="auto"/>
          </w:divBdr>
        </w:div>
        <w:div w:id="1007486863">
          <w:marLeft w:val="547"/>
          <w:marRight w:val="0"/>
          <w:marTop w:val="115"/>
          <w:marBottom w:val="0"/>
          <w:divBdr>
            <w:top w:val="none" w:sz="0" w:space="0" w:color="auto"/>
            <w:left w:val="none" w:sz="0" w:space="0" w:color="auto"/>
            <w:bottom w:val="none" w:sz="0" w:space="0" w:color="auto"/>
            <w:right w:val="none" w:sz="0" w:space="0" w:color="auto"/>
          </w:divBdr>
        </w:div>
        <w:div w:id="1008874497">
          <w:marLeft w:val="1166"/>
          <w:marRight w:val="0"/>
          <w:marTop w:val="96"/>
          <w:marBottom w:val="0"/>
          <w:divBdr>
            <w:top w:val="none" w:sz="0" w:space="0" w:color="auto"/>
            <w:left w:val="none" w:sz="0" w:space="0" w:color="auto"/>
            <w:bottom w:val="none" w:sz="0" w:space="0" w:color="auto"/>
            <w:right w:val="none" w:sz="0" w:space="0" w:color="auto"/>
          </w:divBdr>
        </w:div>
        <w:div w:id="1205798005">
          <w:marLeft w:val="1166"/>
          <w:marRight w:val="0"/>
          <w:marTop w:val="96"/>
          <w:marBottom w:val="0"/>
          <w:divBdr>
            <w:top w:val="none" w:sz="0" w:space="0" w:color="auto"/>
            <w:left w:val="none" w:sz="0" w:space="0" w:color="auto"/>
            <w:bottom w:val="none" w:sz="0" w:space="0" w:color="auto"/>
            <w:right w:val="none" w:sz="0" w:space="0" w:color="auto"/>
          </w:divBdr>
        </w:div>
        <w:div w:id="1213466245">
          <w:marLeft w:val="1166"/>
          <w:marRight w:val="0"/>
          <w:marTop w:val="96"/>
          <w:marBottom w:val="0"/>
          <w:divBdr>
            <w:top w:val="none" w:sz="0" w:space="0" w:color="auto"/>
            <w:left w:val="none" w:sz="0" w:space="0" w:color="auto"/>
            <w:bottom w:val="none" w:sz="0" w:space="0" w:color="auto"/>
            <w:right w:val="none" w:sz="0" w:space="0" w:color="auto"/>
          </w:divBdr>
        </w:div>
        <w:div w:id="2104910404">
          <w:marLeft w:val="1166"/>
          <w:marRight w:val="0"/>
          <w:marTop w:val="96"/>
          <w:marBottom w:val="0"/>
          <w:divBdr>
            <w:top w:val="none" w:sz="0" w:space="0" w:color="auto"/>
            <w:left w:val="none" w:sz="0" w:space="0" w:color="auto"/>
            <w:bottom w:val="none" w:sz="0" w:space="0" w:color="auto"/>
            <w:right w:val="none" w:sz="0" w:space="0" w:color="auto"/>
          </w:divBdr>
        </w:div>
      </w:divsChild>
    </w:div>
    <w:div w:id="1620647261">
      <w:bodyDiv w:val="1"/>
      <w:marLeft w:val="0"/>
      <w:marRight w:val="0"/>
      <w:marTop w:val="0"/>
      <w:marBottom w:val="0"/>
      <w:divBdr>
        <w:top w:val="none" w:sz="0" w:space="0" w:color="auto"/>
        <w:left w:val="none" w:sz="0" w:space="0" w:color="auto"/>
        <w:bottom w:val="none" w:sz="0" w:space="0" w:color="auto"/>
        <w:right w:val="none" w:sz="0" w:space="0" w:color="auto"/>
      </w:divBdr>
    </w:div>
    <w:div w:id="1621034819">
      <w:bodyDiv w:val="1"/>
      <w:marLeft w:val="0"/>
      <w:marRight w:val="0"/>
      <w:marTop w:val="0"/>
      <w:marBottom w:val="0"/>
      <w:divBdr>
        <w:top w:val="none" w:sz="0" w:space="0" w:color="auto"/>
        <w:left w:val="none" w:sz="0" w:space="0" w:color="auto"/>
        <w:bottom w:val="none" w:sz="0" w:space="0" w:color="auto"/>
        <w:right w:val="none" w:sz="0" w:space="0" w:color="auto"/>
      </w:divBdr>
    </w:div>
    <w:div w:id="1621181110">
      <w:bodyDiv w:val="1"/>
      <w:marLeft w:val="0"/>
      <w:marRight w:val="0"/>
      <w:marTop w:val="0"/>
      <w:marBottom w:val="0"/>
      <w:divBdr>
        <w:top w:val="none" w:sz="0" w:space="0" w:color="auto"/>
        <w:left w:val="none" w:sz="0" w:space="0" w:color="auto"/>
        <w:bottom w:val="none" w:sz="0" w:space="0" w:color="auto"/>
        <w:right w:val="none" w:sz="0" w:space="0" w:color="auto"/>
      </w:divBdr>
    </w:div>
    <w:div w:id="1621649856">
      <w:bodyDiv w:val="1"/>
      <w:marLeft w:val="0"/>
      <w:marRight w:val="0"/>
      <w:marTop w:val="0"/>
      <w:marBottom w:val="0"/>
      <w:divBdr>
        <w:top w:val="none" w:sz="0" w:space="0" w:color="auto"/>
        <w:left w:val="none" w:sz="0" w:space="0" w:color="auto"/>
        <w:bottom w:val="none" w:sz="0" w:space="0" w:color="auto"/>
        <w:right w:val="none" w:sz="0" w:space="0" w:color="auto"/>
      </w:divBdr>
    </w:div>
    <w:div w:id="1623271577">
      <w:bodyDiv w:val="1"/>
      <w:marLeft w:val="0"/>
      <w:marRight w:val="0"/>
      <w:marTop w:val="0"/>
      <w:marBottom w:val="0"/>
      <w:divBdr>
        <w:top w:val="none" w:sz="0" w:space="0" w:color="auto"/>
        <w:left w:val="none" w:sz="0" w:space="0" w:color="auto"/>
        <w:bottom w:val="none" w:sz="0" w:space="0" w:color="auto"/>
        <w:right w:val="none" w:sz="0" w:space="0" w:color="auto"/>
      </w:divBdr>
      <w:divsChild>
        <w:div w:id="834608416">
          <w:marLeft w:val="1166"/>
          <w:marRight w:val="0"/>
          <w:marTop w:val="115"/>
          <w:marBottom w:val="0"/>
          <w:divBdr>
            <w:top w:val="none" w:sz="0" w:space="0" w:color="auto"/>
            <w:left w:val="none" w:sz="0" w:space="0" w:color="auto"/>
            <w:bottom w:val="none" w:sz="0" w:space="0" w:color="auto"/>
            <w:right w:val="none" w:sz="0" w:space="0" w:color="auto"/>
          </w:divBdr>
        </w:div>
        <w:div w:id="964383910">
          <w:marLeft w:val="547"/>
          <w:marRight w:val="0"/>
          <w:marTop w:val="134"/>
          <w:marBottom w:val="0"/>
          <w:divBdr>
            <w:top w:val="none" w:sz="0" w:space="0" w:color="auto"/>
            <w:left w:val="none" w:sz="0" w:space="0" w:color="auto"/>
            <w:bottom w:val="none" w:sz="0" w:space="0" w:color="auto"/>
            <w:right w:val="none" w:sz="0" w:space="0" w:color="auto"/>
          </w:divBdr>
        </w:div>
        <w:div w:id="1079791844">
          <w:marLeft w:val="1800"/>
          <w:marRight w:val="0"/>
          <w:marTop w:val="96"/>
          <w:marBottom w:val="0"/>
          <w:divBdr>
            <w:top w:val="none" w:sz="0" w:space="0" w:color="auto"/>
            <w:left w:val="none" w:sz="0" w:space="0" w:color="auto"/>
            <w:bottom w:val="none" w:sz="0" w:space="0" w:color="auto"/>
            <w:right w:val="none" w:sz="0" w:space="0" w:color="auto"/>
          </w:divBdr>
        </w:div>
        <w:div w:id="1498494639">
          <w:marLeft w:val="1800"/>
          <w:marRight w:val="0"/>
          <w:marTop w:val="96"/>
          <w:marBottom w:val="0"/>
          <w:divBdr>
            <w:top w:val="none" w:sz="0" w:space="0" w:color="auto"/>
            <w:left w:val="none" w:sz="0" w:space="0" w:color="auto"/>
            <w:bottom w:val="none" w:sz="0" w:space="0" w:color="auto"/>
            <w:right w:val="none" w:sz="0" w:space="0" w:color="auto"/>
          </w:divBdr>
        </w:div>
        <w:div w:id="1568032326">
          <w:marLeft w:val="1166"/>
          <w:marRight w:val="0"/>
          <w:marTop w:val="115"/>
          <w:marBottom w:val="0"/>
          <w:divBdr>
            <w:top w:val="none" w:sz="0" w:space="0" w:color="auto"/>
            <w:left w:val="none" w:sz="0" w:space="0" w:color="auto"/>
            <w:bottom w:val="none" w:sz="0" w:space="0" w:color="auto"/>
            <w:right w:val="none" w:sz="0" w:space="0" w:color="auto"/>
          </w:divBdr>
        </w:div>
      </w:divsChild>
    </w:div>
    <w:div w:id="1624068736">
      <w:bodyDiv w:val="1"/>
      <w:marLeft w:val="0"/>
      <w:marRight w:val="0"/>
      <w:marTop w:val="0"/>
      <w:marBottom w:val="0"/>
      <w:divBdr>
        <w:top w:val="none" w:sz="0" w:space="0" w:color="auto"/>
        <w:left w:val="none" w:sz="0" w:space="0" w:color="auto"/>
        <w:bottom w:val="none" w:sz="0" w:space="0" w:color="auto"/>
        <w:right w:val="none" w:sz="0" w:space="0" w:color="auto"/>
      </w:divBdr>
      <w:divsChild>
        <w:div w:id="762652157">
          <w:marLeft w:val="547"/>
          <w:marRight w:val="0"/>
          <w:marTop w:val="154"/>
          <w:marBottom w:val="0"/>
          <w:divBdr>
            <w:top w:val="none" w:sz="0" w:space="0" w:color="auto"/>
            <w:left w:val="none" w:sz="0" w:space="0" w:color="auto"/>
            <w:bottom w:val="none" w:sz="0" w:space="0" w:color="auto"/>
            <w:right w:val="none" w:sz="0" w:space="0" w:color="auto"/>
          </w:divBdr>
        </w:div>
      </w:divsChild>
    </w:div>
    <w:div w:id="1624730577">
      <w:bodyDiv w:val="1"/>
      <w:marLeft w:val="0"/>
      <w:marRight w:val="0"/>
      <w:marTop w:val="0"/>
      <w:marBottom w:val="0"/>
      <w:divBdr>
        <w:top w:val="none" w:sz="0" w:space="0" w:color="auto"/>
        <w:left w:val="none" w:sz="0" w:space="0" w:color="auto"/>
        <w:bottom w:val="none" w:sz="0" w:space="0" w:color="auto"/>
        <w:right w:val="none" w:sz="0" w:space="0" w:color="auto"/>
      </w:divBdr>
    </w:div>
    <w:div w:id="1624919402">
      <w:bodyDiv w:val="1"/>
      <w:marLeft w:val="0"/>
      <w:marRight w:val="0"/>
      <w:marTop w:val="0"/>
      <w:marBottom w:val="0"/>
      <w:divBdr>
        <w:top w:val="none" w:sz="0" w:space="0" w:color="auto"/>
        <w:left w:val="none" w:sz="0" w:space="0" w:color="auto"/>
        <w:bottom w:val="none" w:sz="0" w:space="0" w:color="auto"/>
        <w:right w:val="none" w:sz="0" w:space="0" w:color="auto"/>
      </w:divBdr>
      <w:divsChild>
        <w:div w:id="601501179">
          <w:marLeft w:val="360"/>
          <w:marRight w:val="0"/>
          <w:marTop w:val="200"/>
          <w:marBottom w:val="0"/>
          <w:divBdr>
            <w:top w:val="none" w:sz="0" w:space="0" w:color="auto"/>
            <w:left w:val="none" w:sz="0" w:space="0" w:color="auto"/>
            <w:bottom w:val="none" w:sz="0" w:space="0" w:color="auto"/>
            <w:right w:val="none" w:sz="0" w:space="0" w:color="auto"/>
          </w:divBdr>
        </w:div>
        <w:div w:id="869100974">
          <w:marLeft w:val="360"/>
          <w:marRight w:val="0"/>
          <w:marTop w:val="200"/>
          <w:marBottom w:val="0"/>
          <w:divBdr>
            <w:top w:val="none" w:sz="0" w:space="0" w:color="auto"/>
            <w:left w:val="none" w:sz="0" w:space="0" w:color="auto"/>
            <w:bottom w:val="none" w:sz="0" w:space="0" w:color="auto"/>
            <w:right w:val="none" w:sz="0" w:space="0" w:color="auto"/>
          </w:divBdr>
        </w:div>
        <w:div w:id="953294222">
          <w:marLeft w:val="360"/>
          <w:marRight w:val="0"/>
          <w:marTop w:val="200"/>
          <w:marBottom w:val="0"/>
          <w:divBdr>
            <w:top w:val="none" w:sz="0" w:space="0" w:color="auto"/>
            <w:left w:val="none" w:sz="0" w:space="0" w:color="auto"/>
            <w:bottom w:val="none" w:sz="0" w:space="0" w:color="auto"/>
            <w:right w:val="none" w:sz="0" w:space="0" w:color="auto"/>
          </w:divBdr>
        </w:div>
        <w:div w:id="1321929081">
          <w:marLeft w:val="360"/>
          <w:marRight w:val="0"/>
          <w:marTop w:val="200"/>
          <w:marBottom w:val="0"/>
          <w:divBdr>
            <w:top w:val="none" w:sz="0" w:space="0" w:color="auto"/>
            <w:left w:val="none" w:sz="0" w:space="0" w:color="auto"/>
            <w:bottom w:val="none" w:sz="0" w:space="0" w:color="auto"/>
            <w:right w:val="none" w:sz="0" w:space="0" w:color="auto"/>
          </w:divBdr>
        </w:div>
        <w:div w:id="1573153438">
          <w:marLeft w:val="360"/>
          <w:marRight w:val="0"/>
          <w:marTop w:val="200"/>
          <w:marBottom w:val="0"/>
          <w:divBdr>
            <w:top w:val="none" w:sz="0" w:space="0" w:color="auto"/>
            <w:left w:val="none" w:sz="0" w:space="0" w:color="auto"/>
            <w:bottom w:val="none" w:sz="0" w:space="0" w:color="auto"/>
            <w:right w:val="none" w:sz="0" w:space="0" w:color="auto"/>
          </w:divBdr>
        </w:div>
        <w:div w:id="1697654738">
          <w:marLeft w:val="1080"/>
          <w:marRight w:val="0"/>
          <w:marTop w:val="100"/>
          <w:marBottom w:val="0"/>
          <w:divBdr>
            <w:top w:val="none" w:sz="0" w:space="0" w:color="auto"/>
            <w:left w:val="none" w:sz="0" w:space="0" w:color="auto"/>
            <w:bottom w:val="none" w:sz="0" w:space="0" w:color="auto"/>
            <w:right w:val="none" w:sz="0" w:space="0" w:color="auto"/>
          </w:divBdr>
        </w:div>
      </w:divsChild>
    </w:div>
    <w:div w:id="1625387753">
      <w:bodyDiv w:val="1"/>
      <w:marLeft w:val="0"/>
      <w:marRight w:val="0"/>
      <w:marTop w:val="0"/>
      <w:marBottom w:val="0"/>
      <w:divBdr>
        <w:top w:val="none" w:sz="0" w:space="0" w:color="auto"/>
        <w:left w:val="none" w:sz="0" w:space="0" w:color="auto"/>
        <w:bottom w:val="none" w:sz="0" w:space="0" w:color="auto"/>
        <w:right w:val="none" w:sz="0" w:space="0" w:color="auto"/>
      </w:divBdr>
    </w:div>
    <w:div w:id="1625842359">
      <w:bodyDiv w:val="1"/>
      <w:marLeft w:val="0"/>
      <w:marRight w:val="0"/>
      <w:marTop w:val="0"/>
      <w:marBottom w:val="0"/>
      <w:divBdr>
        <w:top w:val="none" w:sz="0" w:space="0" w:color="auto"/>
        <w:left w:val="none" w:sz="0" w:space="0" w:color="auto"/>
        <w:bottom w:val="none" w:sz="0" w:space="0" w:color="auto"/>
        <w:right w:val="none" w:sz="0" w:space="0" w:color="auto"/>
      </w:divBdr>
    </w:div>
    <w:div w:id="1626306932">
      <w:bodyDiv w:val="1"/>
      <w:marLeft w:val="0"/>
      <w:marRight w:val="0"/>
      <w:marTop w:val="0"/>
      <w:marBottom w:val="0"/>
      <w:divBdr>
        <w:top w:val="none" w:sz="0" w:space="0" w:color="auto"/>
        <w:left w:val="none" w:sz="0" w:space="0" w:color="auto"/>
        <w:bottom w:val="none" w:sz="0" w:space="0" w:color="auto"/>
        <w:right w:val="none" w:sz="0" w:space="0" w:color="auto"/>
      </w:divBdr>
    </w:div>
    <w:div w:id="1626353594">
      <w:bodyDiv w:val="1"/>
      <w:marLeft w:val="0"/>
      <w:marRight w:val="0"/>
      <w:marTop w:val="0"/>
      <w:marBottom w:val="0"/>
      <w:divBdr>
        <w:top w:val="none" w:sz="0" w:space="0" w:color="auto"/>
        <w:left w:val="none" w:sz="0" w:space="0" w:color="auto"/>
        <w:bottom w:val="none" w:sz="0" w:space="0" w:color="auto"/>
        <w:right w:val="none" w:sz="0" w:space="0" w:color="auto"/>
      </w:divBdr>
    </w:div>
    <w:div w:id="1627928739">
      <w:bodyDiv w:val="1"/>
      <w:marLeft w:val="0"/>
      <w:marRight w:val="0"/>
      <w:marTop w:val="0"/>
      <w:marBottom w:val="0"/>
      <w:divBdr>
        <w:top w:val="none" w:sz="0" w:space="0" w:color="auto"/>
        <w:left w:val="none" w:sz="0" w:space="0" w:color="auto"/>
        <w:bottom w:val="none" w:sz="0" w:space="0" w:color="auto"/>
        <w:right w:val="none" w:sz="0" w:space="0" w:color="auto"/>
      </w:divBdr>
    </w:div>
    <w:div w:id="1628120968">
      <w:bodyDiv w:val="1"/>
      <w:marLeft w:val="0"/>
      <w:marRight w:val="0"/>
      <w:marTop w:val="0"/>
      <w:marBottom w:val="0"/>
      <w:divBdr>
        <w:top w:val="none" w:sz="0" w:space="0" w:color="auto"/>
        <w:left w:val="none" w:sz="0" w:space="0" w:color="auto"/>
        <w:bottom w:val="none" w:sz="0" w:space="0" w:color="auto"/>
        <w:right w:val="none" w:sz="0" w:space="0" w:color="auto"/>
      </w:divBdr>
    </w:div>
    <w:div w:id="1628312176">
      <w:bodyDiv w:val="1"/>
      <w:marLeft w:val="0"/>
      <w:marRight w:val="0"/>
      <w:marTop w:val="0"/>
      <w:marBottom w:val="0"/>
      <w:divBdr>
        <w:top w:val="none" w:sz="0" w:space="0" w:color="auto"/>
        <w:left w:val="none" w:sz="0" w:space="0" w:color="auto"/>
        <w:bottom w:val="none" w:sz="0" w:space="0" w:color="auto"/>
        <w:right w:val="none" w:sz="0" w:space="0" w:color="auto"/>
      </w:divBdr>
    </w:div>
    <w:div w:id="1629507057">
      <w:bodyDiv w:val="1"/>
      <w:marLeft w:val="0"/>
      <w:marRight w:val="0"/>
      <w:marTop w:val="0"/>
      <w:marBottom w:val="0"/>
      <w:divBdr>
        <w:top w:val="none" w:sz="0" w:space="0" w:color="auto"/>
        <w:left w:val="none" w:sz="0" w:space="0" w:color="auto"/>
        <w:bottom w:val="none" w:sz="0" w:space="0" w:color="auto"/>
        <w:right w:val="none" w:sz="0" w:space="0" w:color="auto"/>
      </w:divBdr>
    </w:div>
    <w:div w:id="1629583646">
      <w:bodyDiv w:val="1"/>
      <w:marLeft w:val="0"/>
      <w:marRight w:val="0"/>
      <w:marTop w:val="0"/>
      <w:marBottom w:val="0"/>
      <w:divBdr>
        <w:top w:val="none" w:sz="0" w:space="0" w:color="auto"/>
        <w:left w:val="none" w:sz="0" w:space="0" w:color="auto"/>
        <w:bottom w:val="none" w:sz="0" w:space="0" w:color="auto"/>
        <w:right w:val="none" w:sz="0" w:space="0" w:color="auto"/>
      </w:divBdr>
    </w:div>
    <w:div w:id="1630163171">
      <w:bodyDiv w:val="1"/>
      <w:marLeft w:val="0"/>
      <w:marRight w:val="0"/>
      <w:marTop w:val="0"/>
      <w:marBottom w:val="0"/>
      <w:divBdr>
        <w:top w:val="none" w:sz="0" w:space="0" w:color="auto"/>
        <w:left w:val="none" w:sz="0" w:space="0" w:color="auto"/>
        <w:bottom w:val="none" w:sz="0" w:space="0" w:color="auto"/>
        <w:right w:val="none" w:sz="0" w:space="0" w:color="auto"/>
      </w:divBdr>
    </w:div>
    <w:div w:id="1631671079">
      <w:bodyDiv w:val="1"/>
      <w:marLeft w:val="0"/>
      <w:marRight w:val="0"/>
      <w:marTop w:val="0"/>
      <w:marBottom w:val="0"/>
      <w:divBdr>
        <w:top w:val="none" w:sz="0" w:space="0" w:color="auto"/>
        <w:left w:val="none" w:sz="0" w:space="0" w:color="auto"/>
        <w:bottom w:val="none" w:sz="0" w:space="0" w:color="auto"/>
        <w:right w:val="none" w:sz="0" w:space="0" w:color="auto"/>
      </w:divBdr>
    </w:div>
    <w:div w:id="1632056545">
      <w:bodyDiv w:val="1"/>
      <w:marLeft w:val="0"/>
      <w:marRight w:val="0"/>
      <w:marTop w:val="0"/>
      <w:marBottom w:val="0"/>
      <w:divBdr>
        <w:top w:val="none" w:sz="0" w:space="0" w:color="auto"/>
        <w:left w:val="none" w:sz="0" w:space="0" w:color="auto"/>
        <w:bottom w:val="none" w:sz="0" w:space="0" w:color="auto"/>
        <w:right w:val="none" w:sz="0" w:space="0" w:color="auto"/>
      </w:divBdr>
    </w:div>
    <w:div w:id="1632318802">
      <w:bodyDiv w:val="1"/>
      <w:marLeft w:val="0"/>
      <w:marRight w:val="0"/>
      <w:marTop w:val="0"/>
      <w:marBottom w:val="0"/>
      <w:divBdr>
        <w:top w:val="none" w:sz="0" w:space="0" w:color="auto"/>
        <w:left w:val="none" w:sz="0" w:space="0" w:color="auto"/>
        <w:bottom w:val="none" w:sz="0" w:space="0" w:color="auto"/>
        <w:right w:val="none" w:sz="0" w:space="0" w:color="auto"/>
      </w:divBdr>
    </w:div>
    <w:div w:id="1632856736">
      <w:bodyDiv w:val="1"/>
      <w:marLeft w:val="0"/>
      <w:marRight w:val="0"/>
      <w:marTop w:val="0"/>
      <w:marBottom w:val="0"/>
      <w:divBdr>
        <w:top w:val="none" w:sz="0" w:space="0" w:color="auto"/>
        <w:left w:val="none" w:sz="0" w:space="0" w:color="auto"/>
        <w:bottom w:val="none" w:sz="0" w:space="0" w:color="auto"/>
        <w:right w:val="none" w:sz="0" w:space="0" w:color="auto"/>
      </w:divBdr>
    </w:div>
    <w:div w:id="1633363491">
      <w:bodyDiv w:val="1"/>
      <w:marLeft w:val="0"/>
      <w:marRight w:val="0"/>
      <w:marTop w:val="0"/>
      <w:marBottom w:val="0"/>
      <w:divBdr>
        <w:top w:val="none" w:sz="0" w:space="0" w:color="auto"/>
        <w:left w:val="none" w:sz="0" w:space="0" w:color="auto"/>
        <w:bottom w:val="none" w:sz="0" w:space="0" w:color="auto"/>
        <w:right w:val="none" w:sz="0" w:space="0" w:color="auto"/>
      </w:divBdr>
    </w:div>
    <w:div w:id="1633898840">
      <w:bodyDiv w:val="1"/>
      <w:marLeft w:val="0"/>
      <w:marRight w:val="0"/>
      <w:marTop w:val="0"/>
      <w:marBottom w:val="0"/>
      <w:divBdr>
        <w:top w:val="none" w:sz="0" w:space="0" w:color="auto"/>
        <w:left w:val="none" w:sz="0" w:space="0" w:color="auto"/>
        <w:bottom w:val="none" w:sz="0" w:space="0" w:color="auto"/>
        <w:right w:val="none" w:sz="0" w:space="0" w:color="auto"/>
      </w:divBdr>
    </w:div>
    <w:div w:id="1634091386">
      <w:bodyDiv w:val="1"/>
      <w:marLeft w:val="0"/>
      <w:marRight w:val="0"/>
      <w:marTop w:val="0"/>
      <w:marBottom w:val="0"/>
      <w:divBdr>
        <w:top w:val="none" w:sz="0" w:space="0" w:color="auto"/>
        <w:left w:val="none" w:sz="0" w:space="0" w:color="auto"/>
        <w:bottom w:val="none" w:sz="0" w:space="0" w:color="auto"/>
        <w:right w:val="none" w:sz="0" w:space="0" w:color="auto"/>
      </w:divBdr>
    </w:div>
    <w:div w:id="1634798053">
      <w:bodyDiv w:val="1"/>
      <w:marLeft w:val="0"/>
      <w:marRight w:val="0"/>
      <w:marTop w:val="0"/>
      <w:marBottom w:val="0"/>
      <w:divBdr>
        <w:top w:val="none" w:sz="0" w:space="0" w:color="auto"/>
        <w:left w:val="none" w:sz="0" w:space="0" w:color="auto"/>
        <w:bottom w:val="none" w:sz="0" w:space="0" w:color="auto"/>
        <w:right w:val="none" w:sz="0" w:space="0" w:color="auto"/>
      </w:divBdr>
      <w:divsChild>
        <w:div w:id="1008101599">
          <w:marLeft w:val="547"/>
          <w:marRight w:val="0"/>
          <w:marTop w:val="115"/>
          <w:marBottom w:val="0"/>
          <w:divBdr>
            <w:top w:val="none" w:sz="0" w:space="0" w:color="auto"/>
            <w:left w:val="none" w:sz="0" w:space="0" w:color="auto"/>
            <w:bottom w:val="none" w:sz="0" w:space="0" w:color="auto"/>
            <w:right w:val="none" w:sz="0" w:space="0" w:color="auto"/>
          </w:divBdr>
        </w:div>
        <w:div w:id="1503542720">
          <w:marLeft w:val="1267"/>
          <w:marRight w:val="0"/>
          <w:marTop w:val="96"/>
          <w:marBottom w:val="0"/>
          <w:divBdr>
            <w:top w:val="none" w:sz="0" w:space="0" w:color="auto"/>
            <w:left w:val="none" w:sz="0" w:space="0" w:color="auto"/>
            <w:bottom w:val="none" w:sz="0" w:space="0" w:color="auto"/>
            <w:right w:val="none" w:sz="0" w:space="0" w:color="auto"/>
          </w:divBdr>
        </w:div>
        <w:div w:id="1757482388">
          <w:marLeft w:val="547"/>
          <w:marRight w:val="0"/>
          <w:marTop w:val="115"/>
          <w:marBottom w:val="0"/>
          <w:divBdr>
            <w:top w:val="none" w:sz="0" w:space="0" w:color="auto"/>
            <w:left w:val="none" w:sz="0" w:space="0" w:color="auto"/>
            <w:bottom w:val="none" w:sz="0" w:space="0" w:color="auto"/>
            <w:right w:val="none" w:sz="0" w:space="0" w:color="auto"/>
          </w:divBdr>
        </w:div>
      </w:divsChild>
    </w:div>
    <w:div w:id="1635453101">
      <w:bodyDiv w:val="1"/>
      <w:marLeft w:val="0"/>
      <w:marRight w:val="0"/>
      <w:marTop w:val="0"/>
      <w:marBottom w:val="0"/>
      <w:divBdr>
        <w:top w:val="none" w:sz="0" w:space="0" w:color="auto"/>
        <w:left w:val="none" w:sz="0" w:space="0" w:color="auto"/>
        <w:bottom w:val="none" w:sz="0" w:space="0" w:color="auto"/>
        <w:right w:val="none" w:sz="0" w:space="0" w:color="auto"/>
      </w:divBdr>
      <w:divsChild>
        <w:div w:id="1342388535">
          <w:marLeft w:val="1166"/>
          <w:marRight w:val="0"/>
          <w:marTop w:val="96"/>
          <w:marBottom w:val="0"/>
          <w:divBdr>
            <w:top w:val="none" w:sz="0" w:space="0" w:color="auto"/>
            <w:left w:val="none" w:sz="0" w:space="0" w:color="auto"/>
            <w:bottom w:val="none" w:sz="0" w:space="0" w:color="auto"/>
            <w:right w:val="none" w:sz="0" w:space="0" w:color="auto"/>
          </w:divBdr>
        </w:div>
        <w:div w:id="2145930455">
          <w:marLeft w:val="1627"/>
          <w:marRight w:val="0"/>
          <w:marTop w:val="96"/>
          <w:marBottom w:val="0"/>
          <w:divBdr>
            <w:top w:val="none" w:sz="0" w:space="0" w:color="auto"/>
            <w:left w:val="none" w:sz="0" w:space="0" w:color="auto"/>
            <w:bottom w:val="none" w:sz="0" w:space="0" w:color="auto"/>
            <w:right w:val="none" w:sz="0" w:space="0" w:color="auto"/>
          </w:divBdr>
        </w:div>
      </w:divsChild>
    </w:div>
    <w:div w:id="1635981346">
      <w:bodyDiv w:val="1"/>
      <w:marLeft w:val="0"/>
      <w:marRight w:val="0"/>
      <w:marTop w:val="0"/>
      <w:marBottom w:val="0"/>
      <w:divBdr>
        <w:top w:val="none" w:sz="0" w:space="0" w:color="auto"/>
        <w:left w:val="none" w:sz="0" w:space="0" w:color="auto"/>
        <w:bottom w:val="none" w:sz="0" w:space="0" w:color="auto"/>
        <w:right w:val="none" w:sz="0" w:space="0" w:color="auto"/>
      </w:divBdr>
    </w:div>
    <w:div w:id="1635987367">
      <w:bodyDiv w:val="1"/>
      <w:marLeft w:val="0"/>
      <w:marRight w:val="0"/>
      <w:marTop w:val="0"/>
      <w:marBottom w:val="0"/>
      <w:divBdr>
        <w:top w:val="none" w:sz="0" w:space="0" w:color="auto"/>
        <w:left w:val="none" w:sz="0" w:space="0" w:color="auto"/>
        <w:bottom w:val="none" w:sz="0" w:space="0" w:color="auto"/>
        <w:right w:val="none" w:sz="0" w:space="0" w:color="auto"/>
      </w:divBdr>
    </w:div>
    <w:div w:id="1636252069">
      <w:bodyDiv w:val="1"/>
      <w:marLeft w:val="0"/>
      <w:marRight w:val="0"/>
      <w:marTop w:val="0"/>
      <w:marBottom w:val="0"/>
      <w:divBdr>
        <w:top w:val="none" w:sz="0" w:space="0" w:color="auto"/>
        <w:left w:val="none" w:sz="0" w:space="0" w:color="auto"/>
        <w:bottom w:val="none" w:sz="0" w:space="0" w:color="auto"/>
        <w:right w:val="none" w:sz="0" w:space="0" w:color="auto"/>
      </w:divBdr>
    </w:div>
    <w:div w:id="1636373731">
      <w:bodyDiv w:val="1"/>
      <w:marLeft w:val="0"/>
      <w:marRight w:val="0"/>
      <w:marTop w:val="0"/>
      <w:marBottom w:val="0"/>
      <w:divBdr>
        <w:top w:val="none" w:sz="0" w:space="0" w:color="auto"/>
        <w:left w:val="none" w:sz="0" w:space="0" w:color="auto"/>
        <w:bottom w:val="none" w:sz="0" w:space="0" w:color="auto"/>
        <w:right w:val="none" w:sz="0" w:space="0" w:color="auto"/>
      </w:divBdr>
    </w:div>
    <w:div w:id="1636789569">
      <w:bodyDiv w:val="1"/>
      <w:marLeft w:val="0"/>
      <w:marRight w:val="0"/>
      <w:marTop w:val="0"/>
      <w:marBottom w:val="0"/>
      <w:divBdr>
        <w:top w:val="none" w:sz="0" w:space="0" w:color="auto"/>
        <w:left w:val="none" w:sz="0" w:space="0" w:color="auto"/>
        <w:bottom w:val="none" w:sz="0" w:space="0" w:color="auto"/>
        <w:right w:val="none" w:sz="0" w:space="0" w:color="auto"/>
      </w:divBdr>
    </w:div>
    <w:div w:id="1637291869">
      <w:bodyDiv w:val="1"/>
      <w:marLeft w:val="0"/>
      <w:marRight w:val="0"/>
      <w:marTop w:val="0"/>
      <w:marBottom w:val="0"/>
      <w:divBdr>
        <w:top w:val="none" w:sz="0" w:space="0" w:color="auto"/>
        <w:left w:val="none" w:sz="0" w:space="0" w:color="auto"/>
        <w:bottom w:val="none" w:sz="0" w:space="0" w:color="auto"/>
        <w:right w:val="none" w:sz="0" w:space="0" w:color="auto"/>
      </w:divBdr>
    </w:div>
    <w:div w:id="1637366950">
      <w:bodyDiv w:val="1"/>
      <w:marLeft w:val="0"/>
      <w:marRight w:val="0"/>
      <w:marTop w:val="0"/>
      <w:marBottom w:val="0"/>
      <w:divBdr>
        <w:top w:val="none" w:sz="0" w:space="0" w:color="auto"/>
        <w:left w:val="none" w:sz="0" w:space="0" w:color="auto"/>
        <w:bottom w:val="none" w:sz="0" w:space="0" w:color="auto"/>
        <w:right w:val="none" w:sz="0" w:space="0" w:color="auto"/>
      </w:divBdr>
    </w:div>
    <w:div w:id="1637370423">
      <w:bodyDiv w:val="1"/>
      <w:marLeft w:val="0"/>
      <w:marRight w:val="0"/>
      <w:marTop w:val="0"/>
      <w:marBottom w:val="0"/>
      <w:divBdr>
        <w:top w:val="none" w:sz="0" w:space="0" w:color="auto"/>
        <w:left w:val="none" w:sz="0" w:space="0" w:color="auto"/>
        <w:bottom w:val="none" w:sz="0" w:space="0" w:color="auto"/>
        <w:right w:val="none" w:sz="0" w:space="0" w:color="auto"/>
      </w:divBdr>
    </w:div>
    <w:div w:id="1637878700">
      <w:bodyDiv w:val="1"/>
      <w:marLeft w:val="0"/>
      <w:marRight w:val="0"/>
      <w:marTop w:val="0"/>
      <w:marBottom w:val="0"/>
      <w:divBdr>
        <w:top w:val="none" w:sz="0" w:space="0" w:color="auto"/>
        <w:left w:val="none" w:sz="0" w:space="0" w:color="auto"/>
        <w:bottom w:val="none" w:sz="0" w:space="0" w:color="auto"/>
        <w:right w:val="none" w:sz="0" w:space="0" w:color="auto"/>
      </w:divBdr>
    </w:div>
    <w:div w:id="1637878724">
      <w:bodyDiv w:val="1"/>
      <w:marLeft w:val="0"/>
      <w:marRight w:val="0"/>
      <w:marTop w:val="0"/>
      <w:marBottom w:val="0"/>
      <w:divBdr>
        <w:top w:val="none" w:sz="0" w:space="0" w:color="auto"/>
        <w:left w:val="none" w:sz="0" w:space="0" w:color="auto"/>
        <w:bottom w:val="none" w:sz="0" w:space="0" w:color="auto"/>
        <w:right w:val="none" w:sz="0" w:space="0" w:color="auto"/>
      </w:divBdr>
    </w:div>
    <w:div w:id="1639142512">
      <w:bodyDiv w:val="1"/>
      <w:marLeft w:val="0"/>
      <w:marRight w:val="0"/>
      <w:marTop w:val="0"/>
      <w:marBottom w:val="0"/>
      <w:divBdr>
        <w:top w:val="none" w:sz="0" w:space="0" w:color="auto"/>
        <w:left w:val="none" w:sz="0" w:space="0" w:color="auto"/>
        <w:bottom w:val="none" w:sz="0" w:space="0" w:color="auto"/>
        <w:right w:val="none" w:sz="0" w:space="0" w:color="auto"/>
      </w:divBdr>
    </w:div>
    <w:div w:id="1640459695">
      <w:bodyDiv w:val="1"/>
      <w:marLeft w:val="0"/>
      <w:marRight w:val="0"/>
      <w:marTop w:val="0"/>
      <w:marBottom w:val="0"/>
      <w:divBdr>
        <w:top w:val="none" w:sz="0" w:space="0" w:color="auto"/>
        <w:left w:val="none" w:sz="0" w:space="0" w:color="auto"/>
        <w:bottom w:val="none" w:sz="0" w:space="0" w:color="auto"/>
        <w:right w:val="none" w:sz="0" w:space="0" w:color="auto"/>
      </w:divBdr>
    </w:div>
    <w:div w:id="1640724812">
      <w:bodyDiv w:val="1"/>
      <w:marLeft w:val="0"/>
      <w:marRight w:val="0"/>
      <w:marTop w:val="0"/>
      <w:marBottom w:val="0"/>
      <w:divBdr>
        <w:top w:val="none" w:sz="0" w:space="0" w:color="auto"/>
        <w:left w:val="none" w:sz="0" w:space="0" w:color="auto"/>
        <w:bottom w:val="none" w:sz="0" w:space="0" w:color="auto"/>
        <w:right w:val="none" w:sz="0" w:space="0" w:color="auto"/>
      </w:divBdr>
    </w:div>
    <w:div w:id="1640959574">
      <w:bodyDiv w:val="1"/>
      <w:marLeft w:val="0"/>
      <w:marRight w:val="0"/>
      <w:marTop w:val="0"/>
      <w:marBottom w:val="0"/>
      <w:divBdr>
        <w:top w:val="none" w:sz="0" w:space="0" w:color="auto"/>
        <w:left w:val="none" w:sz="0" w:space="0" w:color="auto"/>
        <w:bottom w:val="none" w:sz="0" w:space="0" w:color="auto"/>
        <w:right w:val="none" w:sz="0" w:space="0" w:color="auto"/>
      </w:divBdr>
      <w:divsChild>
        <w:div w:id="210579870">
          <w:marLeft w:val="547"/>
          <w:marRight w:val="0"/>
          <w:marTop w:val="115"/>
          <w:marBottom w:val="0"/>
          <w:divBdr>
            <w:top w:val="none" w:sz="0" w:space="0" w:color="auto"/>
            <w:left w:val="none" w:sz="0" w:space="0" w:color="auto"/>
            <w:bottom w:val="none" w:sz="0" w:space="0" w:color="auto"/>
            <w:right w:val="none" w:sz="0" w:space="0" w:color="auto"/>
          </w:divBdr>
        </w:div>
        <w:div w:id="370617805">
          <w:marLeft w:val="1166"/>
          <w:marRight w:val="0"/>
          <w:marTop w:val="86"/>
          <w:marBottom w:val="0"/>
          <w:divBdr>
            <w:top w:val="none" w:sz="0" w:space="0" w:color="auto"/>
            <w:left w:val="none" w:sz="0" w:space="0" w:color="auto"/>
            <w:bottom w:val="none" w:sz="0" w:space="0" w:color="auto"/>
            <w:right w:val="none" w:sz="0" w:space="0" w:color="auto"/>
          </w:divBdr>
        </w:div>
        <w:div w:id="690225631">
          <w:marLeft w:val="1166"/>
          <w:marRight w:val="0"/>
          <w:marTop w:val="86"/>
          <w:marBottom w:val="0"/>
          <w:divBdr>
            <w:top w:val="none" w:sz="0" w:space="0" w:color="auto"/>
            <w:left w:val="none" w:sz="0" w:space="0" w:color="auto"/>
            <w:bottom w:val="none" w:sz="0" w:space="0" w:color="auto"/>
            <w:right w:val="none" w:sz="0" w:space="0" w:color="auto"/>
          </w:divBdr>
        </w:div>
        <w:div w:id="789711395">
          <w:marLeft w:val="1166"/>
          <w:marRight w:val="0"/>
          <w:marTop w:val="86"/>
          <w:marBottom w:val="0"/>
          <w:divBdr>
            <w:top w:val="none" w:sz="0" w:space="0" w:color="auto"/>
            <w:left w:val="none" w:sz="0" w:space="0" w:color="auto"/>
            <w:bottom w:val="none" w:sz="0" w:space="0" w:color="auto"/>
            <w:right w:val="none" w:sz="0" w:space="0" w:color="auto"/>
          </w:divBdr>
        </w:div>
        <w:div w:id="975722238">
          <w:marLeft w:val="1166"/>
          <w:marRight w:val="0"/>
          <w:marTop w:val="86"/>
          <w:marBottom w:val="0"/>
          <w:divBdr>
            <w:top w:val="none" w:sz="0" w:space="0" w:color="auto"/>
            <w:left w:val="none" w:sz="0" w:space="0" w:color="auto"/>
            <w:bottom w:val="none" w:sz="0" w:space="0" w:color="auto"/>
            <w:right w:val="none" w:sz="0" w:space="0" w:color="auto"/>
          </w:divBdr>
        </w:div>
        <w:div w:id="1016687878">
          <w:marLeft w:val="547"/>
          <w:marRight w:val="0"/>
          <w:marTop w:val="115"/>
          <w:marBottom w:val="0"/>
          <w:divBdr>
            <w:top w:val="none" w:sz="0" w:space="0" w:color="auto"/>
            <w:left w:val="none" w:sz="0" w:space="0" w:color="auto"/>
            <w:bottom w:val="none" w:sz="0" w:space="0" w:color="auto"/>
            <w:right w:val="none" w:sz="0" w:space="0" w:color="auto"/>
          </w:divBdr>
        </w:div>
        <w:div w:id="1401947243">
          <w:marLeft w:val="547"/>
          <w:marRight w:val="0"/>
          <w:marTop w:val="115"/>
          <w:marBottom w:val="0"/>
          <w:divBdr>
            <w:top w:val="none" w:sz="0" w:space="0" w:color="auto"/>
            <w:left w:val="none" w:sz="0" w:space="0" w:color="auto"/>
            <w:bottom w:val="none" w:sz="0" w:space="0" w:color="auto"/>
            <w:right w:val="none" w:sz="0" w:space="0" w:color="auto"/>
          </w:divBdr>
        </w:div>
        <w:div w:id="1707026201">
          <w:marLeft w:val="1166"/>
          <w:marRight w:val="0"/>
          <w:marTop w:val="86"/>
          <w:marBottom w:val="0"/>
          <w:divBdr>
            <w:top w:val="none" w:sz="0" w:space="0" w:color="auto"/>
            <w:left w:val="none" w:sz="0" w:space="0" w:color="auto"/>
            <w:bottom w:val="none" w:sz="0" w:space="0" w:color="auto"/>
            <w:right w:val="none" w:sz="0" w:space="0" w:color="auto"/>
          </w:divBdr>
        </w:div>
        <w:div w:id="1729187041">
          <w:marLeft w:val="1800"/>
          <w:marRight w:val="0"/>
          <w:marTop w:val="86"/>
          <w:marBottom w:val="0"/>
          <w:divBdr>
            <w:top w:val="none" w:sz="0" w:space="0" w:color="auto"/>
            <w:left w:val="none" w:sz="0" w:space="0" w:color="auto"/>
            <w:bottom w:val="none" w:sz="0" w:space="0" w:color="auto"/>
            <w:right w:val="none" w:sz="0" w:space="0" w:color="auto"/>
          </w:divBdr>
        </w:div>
        <w:div w:id="1730690095">
          <w:marLeft w:val="1166"/>
          <w:marRight w:val="0"/>
          <w:marTop w:val="86"/>
          <w:marBottom w:val="0"/>
          <w:divBdr>
            <w:top w:val="none" w:sz="0" w:space="0" w:color="auto"/>
            <w:left w:val="none" w:sz="0" w:space="0" w:color="auto"/>
            <w:bottom w:val="none" w:sz="0" w:space="0" w:color="auto"/>
            <w:right w:val="none" w:sz="0" w:space="0" w:color="auto"/>
          </w:divBdr>
        </w:div>
        <w:div w:id="1797260458">
          <w:marLeft w:val="1800"/>
          <w:marRight w:val="0"/>
          <w:marTop w:val="86"/>
          <w:marBottom w:val="0"/>
          <w:divBdr>
            <w:top w:val="none" w:sz="0" w:space="0" w:color="auto"/>
            <w:left w:val="none" w:sz="0" w:space="0" w:color="auto"/>
            <w:bottom w:val="none" w:sz="0" w:space="0" w:color="auto"/>
            <w:right w:val="none" w:sz="0" w:space="0" w:color="auto"/>
          </w:divBdr>
        </w:div>
        <w:div w:id="1976568998">
          <w:marLeft w:val="1166"/>
          <w:marRight w:val="0"/>
          <w:marTop w:val="86"/>
          <w:marBottom w:val="0"/>
          <w:divBdr>
            <w:top w:val="none" w:sz="0" w:space="0" w:color="auto"/>
            <w:left w:val="none" w:sz="0" w:space="0" w:color="auto"/>
            <w:bottom w:val="none" w:sz="0" w:space="0" w:color="auto"/>
            <w:right w:val="none" w:sz="0" w:space="0" w:color="auto"/>
          </w:divBdr>
        </w:div>
        <w:div w:id="2139764601">
          <w:marLeft w:val="1166"/>
          <w:marRight w:val="0"/>
          <w:marTop w:val="86"/>
          <w:marBottom w:val="0"/>
          <w:divBdr>
            <w:top w:val="none" w:sz="0" w:space="0" w:color="auto"/>
            <w:left w:val="none" w:sz="0" w:space="0" w:color="auto"/>
            <w:bottom w:val="none" w:sz="0" w:space="0" w:color="auto"/>
            <w:right w:val="none" w:sz="0" w:space="0" w:color="auto"/>
          </w:divBdr>
        </w:div>
      </w:divsChild>
    </w:div>
    <w:div w:id="1641298889">
      <w:bodyDiv w:val="1"/>
      <w:marLeft w:val="0"/>
      <w:marRight w:val="0"/>
      <w:marTop w:val="0"/>
      <w:marBottom w:val="0"/>
      <w:divBdr>
        <w:top w:val="none" w:sz="0" w:space="0" w:color="auto"/>
        <w:left w:val="none" w:sz="0" w:space="0" w:color="auto"/>
        <w:bottom w:val="none" w:sz="0" w:space="0" w:color="auto"/>
        <w:right w:val="none" w:sz="0" w:space="0" w:color="auto"/>
      </w:divBdr>
    </w:div>
    <w:div w:id="1642809848">
      <w:bodyDiv w:val="1"/>
      <w:marLeft w:val="0"/>
      <w:marRight w:val="0"/>
      <w:marTop w:val="0"/>
      <w:marBottom w:val="0"/>
      <w:divBdr>
        <w:top w:val="none" w:sz="0" w:space="0" w:color="auto"/>
        <w:left w:val="none" w:sz="0" w:space="0" w:color="auto"/>
        <w:bottom w:val="none" w:sz="0" w:space="0" w:color="auto"/>
        <w:right w:val="none" w:sz="0" w:space="0" w:color="auto"/>
      </w:divBdr>
      <w:divsChild>
        <w:div w:id="2035181074">
          <w:marLeft w:val="0"/>
          <w:marRight w:val="0"/>
          <w:marTop w:val="0"/>
          <w:marBottom w:val="0"/>
          <w:divBdr>
            <w:top w:val="none" w:sz="0" w:space="0" w:color="auto"/>
            <w:left w:val="none" w:sz="0" w:space="0" w:color="auto"/>
            <w:bottom w:val="none" w:sz="0" w:space="0" w:color="auto"/>
            <w:right w:val="none" w:sz="0" w:space="0" w:color="auto"/>
          </w:divBdr>
        </w:div>
      </w:divsChild>
    </w:div>
    <w:div w:id="1642923065">
      <w:bodyDiv w:val="1"/>
      <w:marLeft w:val="0"/>
      <w:marRight w:val="0"/>
      <w:marTop w:val="0"/>
      <w:marBottom w:val="0"/>
      <w:divBdr>
        <w:top w:val="none" w:sz="0" w:space="0" w:color="auto"/>
        <w:left w:val="none" w:sz="0" w:space="0" w:color="auto"/>
        <w:bottom w:val="none" w:sz="0" w:space="0" w:color="auto"/>
        <w:right w:val="none" w:sz="0" w:space="0" w:color="auto"/>
      </w:divBdr>
      <w:divsChild>
        <w:div w:id="1980842385">
          <w:marLeft w:val="0"/>
          <w:marRight w:val="0"/>
          <w:marTop w:val="0"/>
          <w:marBottom w:val="0"/>
          <w:divBdr>
            <w:top w:val="none" w:sz="0" w:space="0" w:color="auto"/>
            <w:left w:val="none" w:sz="0" w:space="0" w:color="auto"/>
            <w:bottom w:val="none" w:sz="0" w:space="0" w:color="auto"/>
            <w:right w:val="none" w:sz="0" w:space="0" w:color="auto"/>
          </w:divBdr>
          <w:divsChild>
            <w:div w:id="147019776">
              <w:marLeft w:val="0"/>
              <w:marRight w:val="0"/>
              <w:marTop w:val="0"/>
              <w:marBottom w:val="0"/>
              <w:divBdr>
                <w:top w:val="none" w:sz="0" w:space="0" w:color="auto"/>
                <w:left w:val="none" w:sz="0" w:space="0" w:color="auto"/>
                <w:bottom w:val="none" w:sz="0" w:space="0" w:color="auto"/>
                <w:right w:val="none" w:sz="0" w:space="0" w:color="auto"/>
              </w:divBdr>
            </w:div>
            <w:div w:id="174468567">
              <w:marLeft w:val="0"/>
              <w:marRight w:val="0"/>
              <w:marTop w:val="0"/>
              <w:marBottom w:val="0"/>
              <w:divBdr>
                <w:top w:val="none" w:sz="0" w:space="0" w:color="auto"/>
                <w:left w:val="none" w:sz="0" w:space="0" w:color="auto"/>
                <w:bottom w:val="none" w:sz="0" w:space="0" w:color="auto"/>
                <w:right w:val="none" w:sz="0" w:space="0" w:color="auto"/>
              </w:divBdr>
            </w:div>
            <w:div w:id="307709975">
              <w:marLeft w:val="0"/>
              <w:marRight w:val="0"/>
              <w:marTop w:val="0"/>
              <w:marBottom w:val="0"/>
              <w:divBdr>
                <w:top w:val="none" w:sz="0" w:space="0" w:color="auto"/>
                <w:left w:val="none" w:sz="0" w:space="0" w:color="auto"/>
                <w:bottom w:val="none" w:sz="0" w:space="0" w:color="auto"/>
                <w:right w:val="none" w:sz="0" w:space="0" w:color="auto"/>
              </w:divBdr>
            </w:div>
            <w:div w:id="360981239">
              <w:marLeft w:val="0"/>
              <w:marRight w:val="0"/>
              <w:marTop w:val="0"/>
              <w:marBottom w:val="0"/>
              <w:divBdr>
                <w:top w:val="none" w:sz="0" w:space="0" w:color="auto"/>
                <w:left w:val="none" w:sz="0" w:space="0" w:color="auto"/>
                <w:bottom w:val="none" w:sz="0" w:space="0" w:color="auto"/>
                <w:right w:val="none" w:sz="0" w:space="0" w:color="auto"/>
              </w:divBdr>
            </w:div>
            <w:div w:id="447089438">
              <w:marLeft w:val="0"/>
              <w:marRight w:val="0"/>
              <w:marTop w:val="0"/>
              <w:marBottom w:val="0"/>
              <w:divBdr>
                <w:top w:val="none" w:sz="0" w:space="0" w:color="auto"/>
                <w:left w:val="none" w:sz="0" w:space="0" w:color="auto"/>
                <w:bottom w:val="none" w:sz="0" w:space="0" w:color="auto"/>
                <w:right w:val="none" w:sz="0" w:space="0" w:color="auto"/>
              </w:divBdr>
            </w:div>
            <w:div w:id="479076061">
              <w:marLeft w:val="0"/>
              <w:marRight w:val="0"/>
              <w:marTop w:val="0"/>
              <w:marBottom w:val="0"/>
              <w:divBdr>
                <w:top w:val="none" w:sz="0" w:space="0" w:color="auto"/>
                <w:left w:val="none" w:sz="0" w:space="0" w:color="auto"/>
                <w:bottom w:val="none" w:sz="0" w:space="0" w:color="auto"/>
                <w:right w:val="none" w:sz="0" w:space="0" w:color="auto"/>
              </w:divBdr>
            </w:div>
            <w:div w:id="722219393">
              <w:marLeft w:val="0"/>
              <w:marRight w:val="0"/>
              <w:marTop w:val="0"/>
              <w:marBottom w:val="0"/>
              <w:divBdr>
                <w:top w:val="none" w:sz="0" w:space="0" w:color="auto"/>
                <w:left w:val="none" w:sz="0" w:space="0" w:color="auto"/>
                <w:bottom w:val="none" w:sz="0" w:space="0" w:color="auto"/>
                <w:right w:val="none" w:sz="0" w:space="0" w:color="auto"/>
              </w:divBdr>
            </w:div>
            <w:div w:id="789397427">
              <w:marLeft w:val="0"/>
              <w:marRight w:val="0"/>
              <w:marTop w:val="0"/>
              <w:marBottom w:val="0"/>
              <w:divBdr>
                <w:top w:val="none" w:sz="0" w:space="0" w:color="auto"/>
                <w:left w:val="none" w:sz="0" w:space="0" w:color="auto"/>
                <w:bottom w:val="none" w:sz="0" w:space="0" w:color="auto"/>
                <w:right w:val="none" w:sz="0" w:space="0" w:color="auto"/>
              </w:divBdr>
            </w:div>
            <w:div w:id="1207522206">
              <w:marLeft w:val="0"/>
              <w:marRight w:val="0"/>
              <w:marTop w:val="0"/>
              <w:marBottom w:val="0"/>
              <w:divBdr>
                <w:top w:val="none" w:sz="0" w:space="0" w:color="auto"/>
                <w:left w:val="none" w:sz="0" w:space="0" w:color="auto"/>
                <w:bottom w:val="none" w:sz="0" w:space="0" w:color="auto"/>
                <w:right w:val="none" w:sz="0" w:space="0" w:color="auto"/>
              </w:divBdr>
            </w:div>
            <w:div w:id="1459256242">
              <w:marLeft w:val="0"/>
              <w:marRight w:val="0"/>
              <w:marTop w:val="0"/>
              <w:marBottom w:val="0"/>
              <w:divBdr>
                <w:top w:val="none" w:sz="0" w:space="0" w:color="auto"/>
                <w:left w:val="none" w:sz="0" w:space="0" w:color="auto"/>
                <w:bottom w:val="none" w:sz="0" w:space="0" w:color="auto"/>
                <w:right w:val="none" w:sz="0" w:space="0" w:color="auto"/>
              </w:divBdr>
            </w:div>
            <w:div w:id="1522477281">
              <w:marLeft w:val="0"/>
              <w:marRight w:val="0"/>
              <w:marTop w:val="0"/>
              <w:marBottom w:val="0"/>
              <w:divBdr>
                <w:top w:val="none" w:sz="0" w:space="0" w:color="auto"/>
                <w:left w:val="none" w:sz="0" w:space="0" w:color="auto"/>
                <w:bottom w:val="none" w:sz="0" w:space="0" w:color="auto"/>
                <w:right w:val="none" w:sz="0" w:space="0" w:color="auto"/>
              </w:divBdr>
            </w:div>
            <w:div w:id="184208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346656">
      <w:bodyDiv w:val="1"/>
      <w:marLeft w:val="0"/>
      <w:marRight w:val="0"/>
      <w:marTop w:val="0"/>
      <w:marBottom w:val="0"/>
      <w:divBdr>
        <w:top w:val="none" w:sz="0" w:space="0" w:color="auto"/>
        <w:left w:val="none" w:sz="0" w:space="0" w:color="auto"/>
        <w:bottom w:val="none" w:sz="0" w:space="0" w:color="auto"/>
        <w:right w:val="none" w:sz="0" w:space="0" w:color="auto"/>
      </w:divBdr>
    </w:div>
    <w:div w:id="1644239814">
      <w:bodyDiv w:val="1"/>
      <w:marLeft w:val="0"/>
      <w:marRight w:val="0"/>
      <w:marTop w:val="0"/>
      <w:marBottom w:val="0"/>
      <w:divBdr>
        <w:top w:val="none" w:sz="0" w:space="0" w:color="auto"/>
        <w:left w:val="none" w:sz="0" w:space="0" w:color="auto"/>
        <w:bottom w:val="none" w:sz="0" w:space="0" w:color="auto"/>
        <w:right w:val="none" w:sz="0" w:space="0" w:color="auto"/>
      </w:divBdr>
    </w:div>
    <w:div w:id="1644575560">
      <w:bodyDiv w:val="1"/>
      <w:marLeft w:val="0"/>
      <w:marRight w:val="0"/>
      <w:marTop w:val="0"/>
      <w:marBottom w:val="0"/>
      <w:divBdr>
        <w:top w:val="none" w:sz="0" w:space="0" w:color="auto"/>
        <w:left w:val="none" w:sz="0" w:space="0" w:color="auto"/>
        <w:bottom w:val="none" w:sz="0" w:space="0" w:color="auto"/>
        <w:right w:val="none" w:sz="0" w:space="0" w:color="auto"/>
      </w:divBdr>
    </w:div>
    <w:div w:id="1645621501">
      <w:bodyDiv w:val="1"/>
      <w:marLeft w:val="0"/>
      <w:marRight w:val="0"/>
      <w:marTop w:val="0"/>
      <w:marBottom w:val="0"/>
      <w:divBdr>
        <w:top w:val="none" w:sz="0" w:space="0" w:color="auto"/>
        <w:left w:val="none" w:sz="0" w:space="0" w:color="auto"/>
        <w:bottom w:val="none" w:sz="0" w:space="0" w:color="auto"/>
        <w:right w:val="none" w:sz="0" w:space="0" w:color="auto"/>
      </w:divBdr>
    </w:div>
    <w:div w:id="1646084663">
      <w:bodyDiv w:val="1"/>
      <w:marLeft w:val="0"/>
      <w:marRight w:val="0"/>
      <w:marTop w:val="0"/>
      <w:marBottom w:val="0"/>
      <w:divBdr>
        <w:top w:val="none" w:sz="0" w:space="0" w:color="auto"/>
        <w:left w:val="none" w:sz="0" w:space="0" w:color="auto"/>
        <w:bottom w:val="none" w:sz="0" w:space="0" w:color="auto"/>
        <w:right w:val="none" w:sz="0" w:space="0" w:color="auto"/>
      </w:divBdr>
      <w:divsChild>
        <w:div w:id="765350216">
          <w:marLeft w:val="547"/>
          <w:marRight w:val="0"/>
          <w:marTop w:val="115"/>
          <w:marBottom w:val="0"/>
          <w:divBdr>
            <w:top w:val="none" w:sz="0" w:space="0" w:color="auto"/>
            <w:left w:val="none" w:sz="0" w:space="0" w:color="auto"/>
            <w:bottom w:val="none" w:sz="0" w:space="0" w:color="auto"/>
            <w:right w:val="none" w:sz="0" w:space="0" w:color="auto"/>
          </w:divBdr>
        </w:div>
        <w:div w:id="1498619585">
          <w:marLeft w:val="547"/>
          <w:marRight w:val="0"/>
          <w:marTop w:val="115"/>
          <w:marBottom w:val="0"/>
          <w:divBdr>
            <w:top w:val="none" w:sz="0" w:space="0" w:color="auto"/>
            <w:left w:val="none" w:sz="0" w:space="0" w:color="auto"/>
            <w:bottom w:val="none" w:sz="0" w:space="0" w:color="auto"/>
            <w:right w:val="none" w:sz="0" w:space="0" w:color="auto"/>
          </w:divBdr>
        </w:div>
      </w:divsChild>
    </w:div>
    <w:div w:id="1646280801">
      <w:bodyDiv w:val="1"/>
      <w:marLeft w:val="0"/>
      <w:marRight w:val="0"/>
      <w:marTop w:val="0"/>
      <w:marBottom w:val="0"/>
      <w:divBdr>
        <w:top w:val="none" w:sz="0" w:space="0" w:color="auto"/>
        <w:left w:val="none" w:sz="0" w:space="0" w:color="auto"/>
        <w:bottom w:val="none" w:sz="0" w:space="0" w:color="auto"/>
        <w:right w:val="none" w:sz="0" w:space="0" w:color="auto"/>
      </w:divBdr>
    </w:div>
    <w:div w:id="1647778087">
      <w:bodyDiv w:val="1"/>
      <w:marLeft w:val="0"/>
      <w:marRight w:val="0"/>
      <w:marTop w:val="0"/>
      <w:marBottom w:val="0"/>
      <w:divBdr>
        <w:top w:val="none" w:sz="0" w:space="0" w:color="auto"/>
        <w:left w:val="none" w:sz="0" w:space="0" w:color="auto"/>
        <w:bottom w:val="none" w:sz="0" w:space="0" w:color="auto"/>
        <w:right w:val="none" w:sz="0" w:space="0" w:color="auto"/>
      </w:divBdr>
      <w:divsChild>
        <w:div w:id="286350588">
          <w:marLeft w:val="1800"/>
          <w:marRight w:val="0"/>
          <w:marTop w:val="96"/>
          <w:marBottom w:val="0"/>
          <w:divBdr>
            <w:top w:val="none" w:sz="0" w:space="0" w:color="auto"/>
            <w:left w:val="none" w:sz="0" w:space="0" w:color="auto"/>
            <w:bottom w:val="none" w:sz="0" w:space="0" w:color="auto"/>
            <w:right w:val="none" w:sz="0" w:space="0" w:color="auto"/>
          </w:divBdr>
        </w:div>
        <w:div w:id="449324411">
          <w:marLeft w:val="1166"/>
          <w:marRight w:val="0"/>
          <w:marTop w:val="115"/>
          <w:marBottom w:val="0"/>
          <w:divBdr>
            <w:top w:val="none" w:sz="0" w:space="0" w:color="auto"/>
            <w:left w:val="none" w:sz="0" w:space="0" w:color="auto"/>
            <w:bottom w:val="none" w:sz="0" w:space="0" w:color="auto"/>
            <w:right w:val="none" w:sz="0" w:space="0" w:color="auto"/>
          </w:divBdr>
        </w:div>
        <w:div w:id="793792892">
          <w:marLeft w:val="1166"/>
          <w:marRight w:val="0"/>
          <w:marTop w:val="115"/>
          <w:marBottom w:val="0"/>
          <w:divBdr>
            <w:top w:val="none" w:sz="0" w:space="0" w:color="auto"/>
            <w:left w:val="none" w:sz="0" w:space="0" w:color="auto"/>
            <w:bottom w:val="none" w:sz="0" w:space="0" w:color="auto"/>
            <w:right w:val="none" w:sz="0" w:space="0" w:color="auto"/>
          </w:divBdr>
        </w:div>
        <w:div w:id="924145680">
          <w:marLeft w:val="1800"/>
          <w:marRight w:val="0"/>
          <w:marTop w:val="96"/>
          <w:marBottom w:val="0"/>
          <w:divBdr>
            <w:top w:val="none" w:sz="0" w:space="0" w:color="auto"/>
            <w:left w:val="none" w:sz="0" w:space="0" w:color="auto"/>
            <w:bottom w:val="none" w:sz="0" w:space="0" w:color="auto"/>
            <w:right w:val="none" w:sz="0" w:space="0" w:color="auto"/>
          </w:divBdr>
        </w:div>
        <w:div w:id="994380965">
          <w:marLeft w:val="1800"/>
          <w:marRight w:val="0"/>
          <w:marTop w:val="96"/>
          <w:marBottom w:val="0"/>
          <w:divBdr>
            <w:top w:val="none" w:sz="0" w:space="0" w:color="auto"/>
            <w:left w:val="none" w:sz="0" w:space="0" w:color="auto"/>
            <w:bottom w:val="none" w:sz="0" w:space="0" w:color="auto"/>
            <w:right w:val="none" w:sz="0" w:space="0" w:color="auto"/>
          </w:divBdr>
        </w:div>
        <w:div w:id="1035235870">
          <w:marLeft w:val="547"/>
          <w:marRight w:val="0"/>
          <w:marTop w:val="130"/>
          <w:marBottom w:val="0"/>
          <w:divBdr>
            <w:top w:val="none" w:sz="0" w:space="0" w:color="auto"/>
            <w:left w:val="none" w:sz="0" w:space="0" w:color="auto"/>
            <w:bottom w:val="none" w:sz="0" w:space="0" w:color="auto"/>
            <w:right w:val="none" w:sz="0" w:space="0" w:color="auto"/>
          </w:divBdr>
        </w:div>
      </w:divsChild>
    </w:div>
    <w:div w:id="1648241789">
      <w:bodyDiv w:val="1"/>
      <w:marLeft w:val="0"/>
      <w:marRight w:val="0"/>
      <w:marTop w:val="0"/>
      <w:marBottom w:val="0"/>
      <w:divBdr>
        <w:top w:val="none" w:sz="0" w:space="0" w:color="auto"/>
        <w:left w:val="none" w:sz="0" w:space="0" w:color="auto"/>
        <w:bottom w:val="none" w:sz="0" w:space="0" w:color="auto"/>
        <w:right w:val="none" w:sz="0" w:space="0" w:color="auto"/>
      </w:divBdr>
    </w:div>
    <w:div w:id="1648362009">
      <w:bodyDiv w:val="1"/>
      <w:marLeft w:val="0"/>
      <w:marRight w:val="0"/>
      <w:marTop w:val="0"/>
      <w:marBottom w:val="0"/>
      <w:divBdr>
        <w:top w:val="none" w:sz="0" w:space="0" w:color="auto"/>
        <w:left w:val="none" w:sz="0" w:space="0" w:color="auto"/>
        <w:bottom w:val="none" w:sz="0" w:space="0" w:color="auto"/>
        <w:right w:val="none" w:sz="0" w:space="0" w:color="auto"/>
      </w:divBdr>
    </w:div>
    <w:div w:id="1648365157">
      <w:bodyDiv w:val="1"/>
      <w:marLeft w:val="0"/>
      <w:marRight w:val="0"/>
      <w:marTop w:val="0"/>
      <w:marBottom w:val="0"/>
      <w:divBdr>
        <w:top w:val="none" w:sz="0" w:space="0" w:color="auto"/>
        <w:left w:val="none" w:sz="0" w:space="0" w:color="auto"/>
        <w:bottom w:val="none" w:sz="0" w:space="0" w:color="auto"/>
        <w:right w:val="none" w:sz="0" w:space="0" w:color="auto"/>
      </w:divBdr>
    </w:div>
    <w:div w:id="1648514748">
      <w:bodyDiv w:val="1"/>
      <w:marLeft w:val="0"/>
      <w:marRight w:val="0"/>
      <w:marTop w:val="0"/>
      <w:marBottom w:val="0"/>
      <w:divBdr>
        <w:top w:val="none" w:sz="0" w:space="0" w:color="auto"/>
        <w:left w:val="none" w:sz="0" w:space="0" w:color="auto"/>
        <w:bottom w:val="none" w:sz="0" w:space="0" w:color="auto"/>
        <w:right w:val="none" w:sz="0" w:space="0" w:color="auto"/>
      </w:divBdr>
    </w:div>
    <w:div w:id="1649244063">
      <w:bodyDiv w:val="1"/>
      <w:marLeft w:val="0"/>
      <w:marRight w:val="0"/>
      <w:marTop w:val="0"/>
      <w:marBottom w:val="0"/>
      <w:divBdr>
        <w:top w:val="none" w:sz="0" w:space="0" w:color="auto"/>
        <w:left w:val="none" w:sz="0" w:space="0" w:color="auto"/>
        <w:bottom w:val="none" w:sz="0" w:space="0" w:color="auto"/>
        <w:right w:val="none" w:sz="0" w:space="0" w:color="auto"/>
      </w:divBdr>
      <w:divsChild>
        <w:div w:id="284581282">
          <w:marLeft w:val="1166"/>
          <w:marRight w:val="0"/>
          <w:marTop w:val="77"/>
          <w:marBottom w:val="0"/>
          <w:divBdr>
            <w:top w:val="none" w:sz="0" w:space="0" w:color="auto"/>
            <w:left w:val="none" w:sz="0" w:space="0" w:color="auto"/>
            <w:bottom w:val="none" w:sz="0" w:space="0" w:color="auto"/>
            <w:right w:val="none" w:sz="0" w:space="0" w:color="auto"/>
          </w:divBdr>
        </w:div>
        <w:div w:id="571695894">
          <w:marLeft w:val="1166"/>
          <w:marRight w:val="0"/>
          <w:marTop w:val="77"/>
          <w:marBottom w:val="0"/>
          <w:divBdr>
            <w:top w:val="none" w:sz="0" w:space="0" w:color="auto"/>
            <w:left w:val="none" w:sz="0" w:space="0" w:color="auto"/>
            <w:bottom w:val="none" w:sz="0" w:space="0" w:color="auto"/>
            <w:right w:val="none" w:sz="0" w:space="0" w:color="auto"/>
          </w:divBdr>
        </w:div>
        <w:div w:id="933516612">
          <w:marLeft w:val="1166"/>
          <w:marRight w:val="0"/>
          <w:marTop w:val="77"/>
          <w:marBottom w:val="0"/>
          <w:divBdr>
            <w:top w:val="none" w:sz="0" w:space="0" w:color="auto"/>
            <w:left w:val="none" w:sz="0" w:space="0" w:color="auto"/>
            <w:bottom w:val="none" w:sz="0" w:space="0" w:color="auto"/>
            <w:right w:val="none" w:sz="0" w:space="0" w:color="auto"/>
          </w:divBdr>
        </w:div>
        <w:div w:id="1225487060">
          <w:marLeft w:val="547"/>
          <w:marRight w:val="0"/>
          <w:marTop w:val="96"/>
          <w:marBottom w:val="0"/>
          <w:divBdr>
            <w:top w:val="none" w:sz="0" w:space="0" w:color="auto"/>
            <w:left w:val="none" w:sz="0" w:space="0" w:color="auto"/>
            <w:bottom w:val="none" w:sz="0" w:space="0" w:color="auto"/>
            <w:right w:val="none" w:sz="0" w:space="0" w:color="auto"/>
          </w:divBdr>
        </w:div>
        <w:div w:id="1782408187">
          <w:marLeft w:val="1166"/>
          <w:marRight w:val="0"/>
          <w:marTop w:val="77"/>
          <w:marBottom w:val="0"/>
          <w:divBdr>
            <w:top w:val="none" w:sz="0" w:space="0" w:color="auto"/>
            <w:left w:val="none" w:sz="0" w:space="0" w:color="auto"/>
            <w:bottom w:val="none" w:sz="0" w:space="0" w:color="auto"/>
            <w:right w:val="none" w:sz="0" w:space="0" w:color="auto"/>
          </w:divBdr>
        </w:div>
        <w:div w:id="1802722440">
          <w:marLeft w:val="1166"/>
          <w:marRight w:val="0"/>
          <w:marTop w:val="77"/>
          <w:marBottom w:val="0"/>
          <w:divBdr>
            <w:top w:val="none" w:sz="0" w:space="0" w:color="auto"/>
            <w:left w:val="none" w:sz="0" w:space="0" w:color="auto"/>
            <w:bottom w:val="none" w:sz="0" w:space="0" w:color="auto"/>
            <w:right w:val="none" w:sz="0" w:space="0" w:color="auto"/>
          </w:divBdr>
        </w:div>
        <w:div w:id="1833527577">
          <w:marLeft w:val="547"/>
          <w:marRight w:val="0"/>
          <w:marTop w:val="96"/>
          <w:marBottom w:val="0"/>
          <w:divBdr>
            <w:top w:val="none" w:sz="0" w:space="0" w:color="auto"/>
            <w:left w:val="none" w:sz="0" w:space="0" w:color="auto"/>
            <w:bottom w:val="none" w:sz="0" w:space="0" w:color="auto"/>
            <w:right w:val="none" w:sz="0" w:space="0" w:color="auto"/>
          </w:divBdr>
        </w:div>
        <w:div w:id="1877808182">
          <w:marLeft w:val="547"/>
          <w:marRight w:val="0"/>
          <w:marTop w:val="96"/>
          <w:marBottom w:val="0"/>
          <w:divBdr>
            <w:top w:val="none" w:sz="0" w:space="0" w:color="auto"/>
            <w:left w:val="none" w:sz="0" w:space="0" w:color="auto"/>
            <w:bottom w:val="none" w:sz="0" w:space="0" w:color="auto"/>
            <w:right w:val="none" w:sz="0" w:space="0" w:color="auto"/>
          </w:divBdr>
        </w:div>
      </w:divsChild>
    </w:div>
    <w:div w:id="1650163412">
      <w:bodyDiv w:val="1"/>
      <w:marLeft w:val="0"/>
      <w:marRight w:val="0"/>
      <w:marTop w:val="0"/>
      <w:marBottom w:val="0"/>
      <w:divBdr>
        <w:top w:val="none" w:sz="0" w:space="0" w:color="auto"/>
        <w:left w:val="none" w:sz="0" w:space="0" w:color="auto"/>
        <w:bottom w:val="none" w:sz="0" w:space="0" w:color="auto"/>
        <w:right w:val="none" w:sz="0" w:space="0" w:color="auto"/>
      </w:divBdr>
    </w:div>
    <w:div w:id="1650986634">
      <w:bodyDiv w:val="1"/>
      <w:marLeft w:val="0"/>
      <w:marRight w:val="0"/>
      <w:marTop w:val="0"/>
      <w:marBottom w:val="0"/>
      <w:divBdr>
        <w:top w:val="none" w:sz="0" w:space="0" w:color="auto"/>
        <w:left w:val="none" w:sz="0" w:space="0" w:color="auto"/>
        <w:bottom w:val="none" w:sz="0" w:space="0" w:color="auto"/>
        <w:right w:val="none" w:sz="0" w:space="0" w:color="auto"/>
      </w:divBdr>
    </w:div>
    <w:div w:id="1651590087">
      <w:bodyDiv w:val="1"/>
      <w:marLeft w:val="0"/>
      <w:marRight w:val="0"/>
      <w:marTop w:val="0"/>
      <w:marBottom w:val="0"/>
      <w:divBdr>
        <w:top w:val="none" w:sz="0" w:space="0" w:color="auto"/>
        <w:left w:val="none" w:sz="0" w:space="0" w:color="auto"/>
        <w:bottom w:val="none" w:sz="0" w:space="0" w:color="auto"/>
        <w:right w:val="none" w:sz="0" w:space="0" w:color="auto"/>
      </w:divBdr>
    </w:div>
    <w:div w:id="1653487667">
      <w:bodyDiv w:val="1"/>
      <w:marLeft w:val="0"/>
      <w:marRight w:val="0"/>
      <w:marTop w:val="0"/>
      <w:marBottom w:val="0"/>
      <w:divBdr>
        <w:top w:val="none" w:sz="0" w:space="0" w:color="auto"/>
        <w:left w:val="none" w:sz="0" w:space="0" w:color="auto"/>
        <w:bottom w:val="none" w:sz="0" w:space="0" w:color="auto"/>
        <w:right w:val="none" w:sz="0" w:space="0" w:color="auto"/>
      </w:divBdr>
    </w:div>
    <w:div w:id="1653488695">
      <w:bodyDiv w:val="1"/>
      <w:marLeft w:val="0"/>
      <w:marRight w:val="0"/>
      <w:marTop w:val="0"/>
      <w:marBottom w:val="0"/>
      <w:divBdr>
        <w:top w:val="none" w:sz="0" w:space="0" w:color="auto"/>
        <w:left w:val="none" w:sz="0" w:space="0" w:color="auto"/>
        <w:bottom w:val="none" w:sz="0" w:space="0" w:color="auto"/>
        <w:right w:val="none" w:sz="0" w:space="0" w:color="auto"/>
      </w:divBdr>
    </w:div>
    <w:div w:id="1654218351">
      <w:bodyDiv w:val="1"/>
      <w:marLeft w:val="0"/>
      <w:marRight w:val="0"/>
      <w:marTop w:val="0"/>
      <w:marBottom w:val="0"/>
      <w:divBdr>
        <w:top w:val="none" w:sz="0" w:space="0" w:color="auto"/>
        <w:left w:val="none" w:sz="0" w:space="0" w:color="auto"/>
        <w:bottom w:val="none" w:sz="0" w:space="0" w:color="auto"/>
        <w:right w:val="none" w:sz="0" w:space="0" w:color="auto"/>
      </w:divBdr>
    </w:div>
    <w:div w:id="1654679278">
      <w:bodyDiv w:val="1"/>
      <w:marLeft w:val="0"/>
      <w:marRight w:val="0"/>
      <w:marTop w:val="0"/>
      <w:marBottom w:val="0"/>
      <w:divBdr>
        <w:top w:val="none" w:sz="0" w:space="0" w:color="auto"/>
        <w:left w:val="none" w:sz="0" w:space="0" w:color="auto"/>
        <w:bottom w:val="none" w:sz="0" w:space="0" w:color="auto"/>
        <w:right w:val="none" w:sz="0" w:space="0" w:color="auto"/>
      </w:divBdr>
    </w:div>
    <w:div w:id="1655254386">
      <w:bodyDiv w:val="1"/>
      <w:marLeft w:val="0"/>
      <w:marRight w:val="0"/>
      <w:marTop w:val="0"/>
      <w:marBottom w:val="0"/>
      <w:divBdr>
        <w:top w:val="none" w:sz="0" w:space="0" w:color="auto"/>
        <w:left w:val="none" w:sz="0" w:space="0" w:color="auto"/>
        <w:bottom w:val="none" w:sz="0" w:space="0" w:color="auto"/>
        <w:right w:val="none" w:sz="0" w:space="0" w:color="auto"/>
      </w:divBdr>
    </w:div>
    <w:div w:id="1656251998">
      <w:bodyDiv w:val="1"/>
      <w:marLeft w:val="0"/>
      <w:marRight w:val="0"/>
      <w:marTop w:val="0"/>
      <w:marBottom w:val="0"/>
      <w:divBdr>
        <w:top w:val="none" w:sz="0" w:space="0" w:color="auto"/>
        <w:left w:val="none" w:sz="0" w:space="0" w:color="auto"/>
        <w:bottom w:val="none" w:sz="0" w:space="0" w:color="auto"/>
        <w:right w:val="none" w:sz="0" w:space="0" w:color="auto"/>
      </w:divBdr>
    </w:div>
    <w:div w:id="1656453816">
      <w:bodyDiv w:val="1"/>
      <w:marLeft w:val="0"/>
      <w:marRight w:val="0"/>
      <w:marTop w:val="0"/>
      <w:marBottom w:val="0"/>
      <w:divBdr>
        <w:top w:val="none" w:sz="0" w:space="0" w:color="auto"/>
        <w:left w:val="none" w:sz="0" w:space="0" w:color="auto"/>
        <w:bottom w:val="none" w:sz="0" w:space="0" w:color="auto"/>
        <w:right w:val="none" w:sz="0" w:space="0" w:color="auto"/>
      </w:divBdr>
    </w:div>
    <w:div w:id="1656642675">
      <w:bodyDiv w:val="1"/>
      <w:marLeft w:val="0"/>
      <w:marRight w:val="0"/>
      <w:marTop w:val="0"/>
      <w:marBottom w:val="0"/>
      <w:divBdr>
        <w:top w:val="none" w:sz="0" w:space="0" w:color="auto"/>
        <w:left w:val="none" w:sz="0" w:space="0" w:color="auto"/>
        <w:bottom w:val="none" w:sz="0" w:space="0" w:color="auto"/>
        <w:right w:val="none" w:sz="0" w:space="0" w:color="auto"/>
      </w:divBdr>
    </w:div>
    <w:div w:id="1656686594">
      <w:bodyDiv w:val="1"/>
      <w:marLeft w:val="0"/>
      <w:marRight w:val="0"/>
      <w:marTop w:val="0"/>
      <w:marBottom w:val="0"/>
      <w:divBdr>
        <w:top w:val="none" w:sz="0" w:space="0" w:color="auto"/>
        <w:left w:val="none" w:sz="0" w:space="0" w:color="auto"/>
        <w:bottom w:val="none" w:sz="0" w:space="0" w:color="auto"/>
        <w:right w:val="none" w:sz="0" w:space="0" w:color="auto"/>
      </w:divBdr>
    </w:div>
    <w:div w:id="1657026863">
      <w:bodyDiv w:val="1"/>
      <w:marLeft w:val="0"/>
      <w:marRight w:val="0"/>
      <w:marTop w:val="0"/>
      <w:marBottom w:val="0"/>
      <w:divBdr>
        <w:top w:val="none" w:sz="0" w:space="0" w:color="auto"/>
        <w:left w:val="none" w:sz="0" w:space="0" w:color="auto"/>
        <w:bottom w:val="none" w:sz="0" w:space="0" w:color="auto"/>
        <w:right w:val="none" w:sz="0" w:space="0" w:color="auto"/>
      </w:divBdr>
    </w:div>
    <w:div w:id="1657107627">
      <w:bodyDiv w:val="1"/>
      <w:marLeft w:val="0"/>
      <w:marRight w:val="0"/>
      <w:marTop w:val="0"/>
      <w:marBottom w:val="0"/>
      <w:divBdr>
        <w:top w:val="none" w:sz="0" w:space="0" w:color="auto"/>
        <w:left w:val="none" w:sz="0" w:space="0" w:color="auto"/>
        <w:bottom w:val="none" w:sz="0" w:space="0" w:color="auto"/>
        <w:right w:val="none" w:sz="0" w:space="0" w:color="auto"/>
      </w:divBdr>
    </w:div>
    <w:div w:id="1657294658">
      <w:bodyDiv w:val="1"/>
      <w:marLeft w:val="0"/>
      <w:marRight w:val="0"/>
      <w:marTop w:val="0"/>
      <w:marBottom w:val="0"/>
      <w:divBdr>
        <w:top w:val="none" w:sz="0" w:space="0" w:color="auto"/>
        <w:left w:val="none" w:sz="0" w:space="0" w:color="auto"/>
        <w:bottom w:val="none" w:sz="0" w:space="0" w:color="auto"/>
        <w:right w:val="none" w:sz="0" w:space="0" w:color="auto"/>
      </w:divBdr>
      <w:divsChild>
        <w:div w:id="84115021">
          <w:marLeft w:val="547"/>
          <w:marRight w:val="0"/>
          <w:marTop w:val="115"/>
          <w:marBottom w:val="0"/>
          <w:divBdr>
            <w:top w:val="none" w:sz="0" w:space="0" w:color="auto"/>
            <w:left w:val="none" w:sz="0" w:space="0" w:color="auto"/>
            <w:bottom w:val="none" w:sz="0" w:space="0" w:color="auto"/>
            <w:right w:val="none" w:sz="0" w:space="0" w:color="auto"/>
          </w:divBdr>
        </w:div>
        <w:div w:id="480346103">
          <w:marLeft w:val="547"/>
          <w:marRight w:val="0"/>
          <w:marTop w:val="115"/>
          <w:marBottom w:val="0"/>
          <w:divBdr>
            <w:top w:val="none" w:sz="0" w:space="0" w:color="auto"/>
            <w:left w:val="none" w:sz="0" w:space="0" w:color="auto"/>
            <w:bottom w:val="none" w:sz="0" w:space="0" w:color="auto"/>
            <w:right w:val="none" w:sz="0" w:space="0" w:color="auto"/>
          </w:divBdr>
        </w:div>
        <w:div w:id="1461145302">
          <w:marLeft w:val="547"/>
          <w:marRight w:val="0"/>
          <w:marTop w:val="115"/>
          <w:marBottom w:val="0"/>
          <w:divBdr>
            <w:top w:val="none" w:sz="0" w:space="0" w:color="auto"/>
            <w:left w:val="none" w:sz="0" w:space="0" w:color="auto"/>
            <w:bottom w:val="none" w:sz="0" w:space="0" w:color="auto"/>
            <w:right w:val="none" w:sz="0" w:space="0" w:color="auto"/>
          </w:divBdr>
        </w:div>
        <w:div w:id="1855146349">
          <w:marLeft w:val="1166"/>
          <w:marRight w:val="0"/>
          <w:marTop w:val="96"/>
          <w:marBottom w:val="0"/>
          <w:divBdr>
            <w:top w:val="none" w:sz="0" w:space="0" w:color="auto"/>
            <w:left w:val="none" w:sz="0" w:space="0" w:color="auto"/>
            <w:bottom w:val="none" w:sz="0" w:space="0" w:color="auto"/>
            <w:right w:val="none" w:sz="0" w:space="0" w:color="auto"/>
          </w:divBdr>
        </w:div>
        <w:div w:id="1885872510">
          <w:marLeft w:val="1166"/>
          <w:marRight w:val="0"/>
          <w:marTop w:val="96"/>
          <w:marBottom w:val="0"/>
          <w:divBdr>
            <w:top w:val="none" w:sz="0" w:space="0" w:color="auto"/>
            <w:left w:val="none" w:sz="0" w:space="0" w:color="auto"/>
            <w:bottom w:val="none" w:sz="0" w:space="0" w:color="auto"/>
            <w:right w:val="none" w:sz="0" w:space="0" w:color="auto"/>
          </w:divBdr>
        </w:div>
        <w:div w:id="2075422123">
          <w:marLeft w:val="1166"/>
          <w:marRight w:val="0"/>
          <w:marTop w:val="96"/>
          <w:marBottom w:val="0"/>
          <w:divBdr>
            <w:top w:val="none" w:sz="0" w:space="0" w:color="auto"/>
            <w:left w:val="none" w:sz="0" w:space="0" w:color="auto"/>
            <w:bottom w:val="none" w:sz="0" w:space="0" w:color="auto"/>
            <w:right w:val="none" w:sz="0" w:space="0" w:color="auto"/>
          </w:divBdr>
        </w:div>
      </w:divsChild>
    </w:div>
    <w:div w:id="1658071071">
      <w:bodyDiv w:val="1"/>
      <w:marLeft w:val="0"/>
      <w:marRight w:val="0"/>
      <w:marTop w:val="0"/>
      <w:marBottom w:val="0"/>
      <w:divBdr>
        <w:top w:val="none" w:sz="0" w:space="0" w:color="auto"/>
        <w:left w:val="none" w:sz="0" w:space="0" w:color="auto"/>
        <w:bottom w:val="none" w:sz="0" w:space="0" w:color="auto"/>
        <w:right w:val="none" w:sz="0" w:space="0" w:color="auto"/>
      </w:divBdr>
    </w:div>
    <w:div w:id="1658455928">
      <w:bodyDiv w:val="1"/>
      <w:marLeft w:val="0"/>
      <w:marRight w:val="0"/>
      <w:marTop w:val="0"/>
      <w:marBottom w:val="0"/>
      <w:divBdr>
        <w:top w:val="none" w:sz="0" w:space="0" w:color="auto"/>
        <w:left w:val="none" w:sz="0" w:space="0" w:color="auto"/>
        <w:bottom w:val="none" w:sz="0" w:space="0" w:color="auto"/>
        <w:right w:val="none" w:sz="0" w:space="0" w:color="auto"/>
      </w:divBdr>
    </w:div>
    <w:div w:id="1658731793">
      <w:bodyDiv w:val="1"/>
      <w:marLeft w:val="0"/>
      <w:marRight w:val="0"/>
      <w:marTop w:val="0"/>
      <w:marBottom w:val="0"/>
      <w:divBdr>
        <w:top w:val="none" w:sz="0" w:space="0" w:color="auto"/>
        <w:left w:val="none" w:sz="0" w:space="0" w:color="auto"/>
        <w:bottom w:val="none" w:sz="0" w:space="0" w:color="auto"/>
        <w:right w:val="none" w:sz="0" w:space="0" w:color="auto"/>
      </w:divBdr>
      <w:divsChild>
        <w:div w:id="198132636">
          <w:marLeft w:val="1800"/>
          <w:marRight w:val="0"/>
          <w:marTop w:val="82"/>
          <w:marBottom w:val="0"/>
          <w:divBdr>
            <w:top w:val="none" w:sz="0" w:space="0" w:color="auto"/>
            <w:left w:val="none" w:sz="0" w:space="0" w:color="auto"/>
            <w:bottom w:val="none" w:sz="0" w:space="0" w:color="auto"/>
            <w:right w:val="none" w:sz="0" w:space="0" w:color="auto"/>
          </w:divBdr>
        </w:div>
        <w:div w:id="758217092">
          <w:marLeft w:val="1800"/>
          <w:marRight w:val="0"/>
          <w:marTop w:val="82"/>
          <w:marBottom w:val="0"/>
          <w:divBdr>
            <w:top w:val="none" w:sz="0" w:space="0" w:color="auto"/>
            <w:left w:val="none" w:sz="0" w:space="0" w:color="auto"/>
            <w:bottom w:val="none" w:sz="0" w:space="0" w:color="auto"/>
            <w:right w:val="none" w:sz="0" w:space="0" w:color="auto"/>
          </w:divBdr>
        </w:div>
        <w:div w:id="795609625">
          <w:marLeft w:val="1166"/>
          <w:marRight w:val="0"/>
          <w:marTop w:val="115"/>
          <w:marBottom w:val="0"/>
          <w:divBdr>
            <w:top w:val="none" w:sz="0" w:space="0" w:color="auto"/>
            <w:left w:val="none" w:sz="0" w:space="0" w:color="auto"/>
            <w:bottom w:val="none" w:sz="0" w:space="0" w:color="auto"/>
            <w:right w:val="none" w:sz="0" w:space="0" w:color="auto"/>
          </w:divBdr>
        </w:div>
        <w:div w:id="897742379">
          <w:marLeft w:val="1800"/>
          <w:marRight w:val="0"/>
          <w:marTop w:val="82"/>
          <w:marBottom w:val="0"/>
          <w:divBdr>
            <w:top w:val="none" w:sz="0" w:space="0" w:color="auto"/>
            <w:left w:val="none" w:sz="0" w:space="0" w:color="auto"/>
            <w:bottom w:val="none" w:sz="0" w:space="0" w:color="auto"/>
            <w:right w:val="none" w:sz="0" w:space="0" w:color="auto"/>
          </w:divBdr>
        </w:div>
        <w:div w:id="1061365147">
          <w:marLeft w:val="547"/>
          <w:marRight w:val="0"/>
          <w:marTop w:val="115"/>
          <w:marBottom w:val="0"/>
          <w:divBdr>
            <w:top w:val="none" w:sz="0" w:space="0" w:color="auto"/>
            <w:left w:val="none" w:sz="0" w:space="0" w:color="auto"/>
            <w:bottom w:val="none" w:sz="0" w:space="0" w:color="auto"/>
            <w:right w:val="none" w:sz="0" w:space="0" w:color="auto"/>
          </w:divBdr>
        </w:div>
        <w:div w:id="1087381089">
          <w:marLeft w:val="1166"/>
          <w:marRight w:val="0"/>
          <w:marTop w:val="96"/>
          <w:marBottom w:val="0"/>
          <w:divBdr>
            <w:top w:val="none" w:sz="0" w:space="0" w:color="auto"/>
            <w:left w:val="none" w:sz="0" w:space="0" w:color="auto"/>
            <w:bottom w:val="none" w:sz="0" w:space="0" w:color="auto"/>
            <w:right w:val="none" w:sz="0" w:space="0" w:color="auto"/>
          </w:divBdr>
        </w:div>
        <w:div w:id="1848669392">
          <w:marLeft w:val="1166"/>
          <w:marRight w:val="0"/>
          <w:marTop w:val="96"/>
          <w:marBottom w:val="0"/>
          <w:divBdr>
            <w:top w:val="none" w:sz="0" w:space="0" w:color="auto"/>
            <w:left w:val="none" w:sz="0" w:space="0" w:color="auto"/>
            <w:bottom w:val="none" w:sz="0" w:space="0" w:color="auto"/>
            <w:right w:val="none" w:sz="0" w:space="0" w:color="auto"/>
          </w:divBdr>
        </w:div>
        <w:div w:id="1906797194">
          <w:marLeft w:val="1800"/>
          <w:marRight w:val="0"/>
          <w:marTop w:val="82"/>
          <w:marBottom w:val="0"/>
          <w:divBdr>
            <w:top w:val="none" w:sz="0" w:space="0" w:color="auto"/>
            <w:left w:val="none" w:sz="0" w:space="0" w:color="auto"/>
            <w:bottom w:val="none" w:sz="0" w:space="0" w:color="auto"/>
            <w:right w:val="none" w:sz="0" w:space="0" w:color="auto"/>
          </w:divBdr>
        </w:div>
      </w:divsChild>
    </w:div>
    <w:div w:id="1660039933">
      <w:bodyDiv w:val="1"/>
      <w:marLeft w:val="0"/>
      <w:marRight w:val="0"/>
      <w:marTop w:val="0"/>
      <w:marBottom w:val="0"/>
      <w:divBdr>
        <w:top w:val="none" w:sz="0" w:space="0" w:color="auto"/>
        <w:left w:val="none" w:sz="0" w:space="0" w:color="auto"/>
        <w:bottom w:val="none" w:sz="0" w:space="0" w:color="auto"/>
        <w:right w:val="none" w:sz="0" w:space="0" w:color="auto"/>
      </w:divBdr>
    </w:div>
    <w:div w:id="1660578394">
      <w:bodyDiv w:val="1"/>
      <w:marLeft w:val="0"/>
      <w:marRight w:val="0"/>
      <w:marTop w:val="0"/>
      <w:marBottom w:val="0"/>
      <w:divBdr>
        <w:top w:val="none" w:sz="0" w:space="0" w:color="auto"/>
        <w:left w:val="none" w:sz="0" w:space="0" w:color="auto"/>
        <w:bottom w:val="none" w:sz="0" w:space="0" w:color="auto"/>
        <w:right w:val="none" w:sz="0" w:space="0" w:color="auto"/>
      </w:divBdr>
    </w:div>
    <w:div w:id="1660618818">
      <w:bodyDiv w:val="1"/>
      <w:marLeft w:val="0"/>
      <w:marRight w:val="0"/>
      <w:marTop w:val="0"/>
      <w:marBottom w:val="0"/>
      <w:divBdr>
        <w:top w:val="none" w:sz="0" w:space="0" w:color="auto"/>
        <w:left w:val="none" w:sz="0" w:space="0" w:color="auto"/>
        <w:bottom w:val="none" w:sz="0" w:space="0" w:color="auto"/>
        <w:right w:val="none" w:sz="0" w:space="0" w:color="auto"/>
      </w:divBdr>
    </w:div>
    <w:div w:id="1660767859">
      <w:bodyDiv w:val="1"/>
      <w:marLeft w:val="0"/>
      <w:marRight w:val="0"/>
      <w:marTop w:val="0"/>
      <w:marBottom w:val="0"/>
      <w:divBdr>
        <w:top w:val="none" w:sz="0" w:space="0" w:color="auto"/>
        <w:left w:val="none" w:sz="0" w:space="0" w:color="auto"/>
        <w:bottom w:val="none" w:sz="0" w:space="0" w:color="auto"/>
        <w:right w:val="none" w:sz="0" w:space="0" w:color="auto"/>
      </w:divBdr>
      <w:divsChild>
        <w:div w:id="1385103853">
          <w:marLeft w:val="0"/>
          <w:marRight w:val="0"/>
          <w:marTop w:val="0"/>
          <w:marBottom w:val="0"/>
          <w:divBdr>
            <w:top w:val="none" w:sz="0" w:space="0" w:color="auto"/>
            <w:left w:val="none" w:sz="0" w:space="0" w:color="auto"/>
            <w:bottom w:val="none" w:sz="0" w:space="0" w:color="auto"/>
            <w:right w:val="none" w:sz="0" w:space="0" w:color="auto"/>
          </w:divBdr>
          <w:divsChild>
            <w:div w:id="70854512">
              <w:marLeft w:val="0"/>
              <w:marRight w:val="0"/>
              <w:marTop w:val="0"/>
              <w:marBottom w:val="0"/>
              <w:divBdr>
                <w:top w:val="none" w:sz="0" w:space="0" w:color="auto"/>
                <w:left w:val="none" w:sz="0" w:space="0" w:color="auto"/>
                <w:bottom w:val="none" w:sz="0" w:space="0" w:color="auto"/>
                <w:right w:val="none" w:sz="0" w:space="0" w:color="auto"/>
              </w:divBdr>
            </w:div>
            <w:div w:id="10427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225420">
      <w:bodyDiv w:val="1"/>
      <w:marLeft w:val="0"/>
      <w:marRight w:val="0"/>
      <w:marTop w:val="0"/>
      <w:marBottom w:val="0"/>
      <w:divBdr>
        <w:top w:val="none" w:sz="0" w:space="0" w:color="auto"/>
        <w:left w:val="none" w:sz="0" w:space="0" w:color="auto"/>
        <w:bottom w:val="none" w:sz="0" w:space="0" w:color="auto"/>
        <w:right w:val="none" w:sz="0" w:space="0" w:color="auto"/>
      </w:divBdr>
    </w:div>
    <w:div w:id="1661303904">
      <w:bodyDiv w:val="1"/>
      <w:marLeft w:val="0"/>
      <w:marRight w:val="0"/>
      <w:marTop w:val="0"/>
      <w:marBottom w:val="0"/>
      <w:divBdr>
        <w:top w:val="none" w:sz="0" w:space="0" w:color="auto"/>
        <w:left w:val="none" w:sz="0" w:space="0" w:color="auto"/>
        <w:bottom w:val="none" w:sz="0" w:space="0" w:color="auto"/>
        <w:right w:val="none" w:sz="0" w:space="0" w:color="auto"/>
      </w:divBdr>
    </w:div>
    <w:div w:id="1661538648">
      <w:bodyDiv w:val="1"/>
      <w:marLeft w:val="0"/>
      <w:marRight w:val="0"/>
      <w:marTop w:val="0"/>
      <w:marBottom w:val="0"/>
      <w:divBdr>
        <w:top w:val="none" w:sz="0" w:space="0" w:color="auto"/>
        <w:left w:val="none" w:sz="0" w:space="0" w:color="auto"/>
        <w:bottom w:val="none" w:sz="0" w:space="0" w:color="auto"/>
        <w:right w:val="none" w:sz="0" w:space="0" w:color="auto"/>
      </w:divBdr>
    </w:div>
    <w:div w:id="1662804596">
      <w:bodyDiv w:val="1"/>
      <w:marLeft w:val="0"/>
      <w:marRight w:val="0"/>
      <w:marTop w:val="0"/>
      <w:marBottom w:val="0"/>
      <w:divBdr>
        <w:top w:val="none" w:sz="0" w:space="0" w:color="auto"/>
        <w:left w:val="none" w:sz="0" w:space="0" w:color="auto"/>
        <w:bottom w:val="none" w:sz="0" w:space="0" w:color="auto"/>
        <w:right w:val="none" w:sz="0" w:space="0" w:color="auto"/>
      </w:divBdr>
    </w:div>
    <w:div w:id="1663073370">
      <w:bodyDiv w:val="1"/>
      <w:marLeft w:val="0"/>
      <w:marRight w:val="0"/>
      <w:marTop w:val="0"/>
      <w:marBottom w:val="0"/>
      <w:divBdr>
        <w:top w:val="none" w:sz="0" w:space="0" w:color="auto"/>
        <w:left w:val="none" w:sz="0" w:space="0" w:color="auto"/>
        <w:bottom w:val="none" w:sz="0" w:space="0" w:color="auto"/>
        <w:right w:val="none" w:sz="0" w:space="0" w:color="auto"/>
      </w:divBdr>
      <w:divsChild>
        <w:div w:id="204560141">
          <w:marLeft w:val="1267"/>
          <w:marRight w:val="0"/>
          <w:marTop w:val="0"/>
          <w:marBottom w:val="0"/>
          <w:divBdr>
            <w:top w:val="none" w:sz="0" w:space="0" w:color="auto"/>
            <w:left w:val="none" w:sz="0" w:space="0" w:color="auto"/>
            <w:bottom w:val="none" w:sz="0" w:space="0" w:color="auto"/>
            <w:right w:val="none" w:sz="0" w:space="0" w:color="auto"/>
          </w:divBdr>
        </w:div>
        <w:div w:id="205606187">
          <w:marLeft w:val="634"/>
          <w:marRight w:val="0"/>
          <w:marTop w:val="0"/>
          <w:marBottom w:val="0"/>
          <w:divBdr>
            <w:top w:val="none" w:sz="0" w:space="0" w:color="auto"/>
            <w:left w:val="none" w:sz="0" w:space="0" w:color="auto"/>
            <w:bottom w:val="none" w:sz="0" w:space="0" w:color="auto"/>
            <w:right w:val="none" w:sz="0" w:space="0" w:color="auto"/>
          </w:divBdr>
        </w:div>
        <w:div w:id="462116024">
          <w:marLeft w:val="634"/>
          <w:marRight w:val="0"/>
          <w:marTop w:val="0"/>
          <w:marBottom w:val="0"/>
          <w:divBdr>
            <w:top w:val="none" w:sz="0" w:space="0" w:color="auto"/>
            <w:left w:val="none" w:sz="0" w:space="0" w:color="auto"/>
            <w:bottom w:val="none" w:sz="0" w:space="0" w:color="auto"/>
            <w:right w:val="none" w:sz="0" w:space="0" w:color="auto"/>
          </w:divBdr>
        </w:div>
        <w:div w:id="504976135">
          <w:marLeft w:val="634"/>
          <w:marRight w:val="0"/>
          <w:marTop w:val="0"/>
          <w:marBottom w:val="0"/>
          <w:divBdr>
            <w:top w:val="none" w:sz="0" w:space="0" w:color="auto"/>
            <w:left w:val="none" w:sz="0" w:space="0" w:color="auto"/>
            <w:bottom w:val="none" w:sz="0" w:space="0" w:color="auto"/>
            <w:right w:val="none" w:sz="0" w:space="0" w:color="auto"/>
          </w:divBdr>
        </w:div>
        <w:div w:id="664556859">
          <w:marLeft w:val="634"/>
          <w:marRight w:val="0"/>
          <w:marTop w:val="0"/>
          <w:marBottom w:val="0"/>
          <w:divBdr>
            <w:top w:val="none" w:sz="0" w:space="0" w:color="auto"/>
            <w:left w:val="none" w:sz="0" w:space="0" w:color="auto"/>
            <w:bottom w:val="none" w:sz="0" w:space="0" w:color="auto"/>
            <w:right w:val="none" w:sz="0" w:space="0" w:color="auto"/>
          </w:divBdr>
        </w:div>
        <w:div w:id="688606125">
          <w:marLeft w:val="1267"/>
          <w:marRight w:val="0"/>
          <w:marTop w:val="0"/>
          <w:marBottom w:val="0"/>
          <w:divBdr>
            <w:top w:val="none" w:sz="0" w:space="0" w:color="auto"/>
            <w:left w:val="none" w:sz="0" w:space="0" w:color="auto"/>
            <w:bottom w:val="none" w:sz="0" w:space="0" w:color="auto"/>
            <w:right w:val="none" w:sz="0" w:space="0" w:color="auto"/>
          </w:divBdr>
        </w:div>
        <w:div w:id="714038726">
          <w:marLeft w:val="634"/>
          <w:marRight w:val="0"/>
          <w:marTop w:val="0"/>
          <w:marBottom w:val="0"/>
          <w:divBdr>
            <w:top w:val="none" w:sz="0" w:space="0" w:color="auto"/>
            <w:left w:val="none" w:sz="0" w:space="0" w:color="auto"/>
            <w:bottom w:val="none" w:sz="0" w:space="0" w:color="auto"/>
            <w:right w:val="none" w:sz="0" w:space="0" w:color="auto"/>
          </w:divBdr>
        </w:div>
        <w:div w:id="722994666">
          <w:marLeft w:val="1354"/>
          <w:marRight w:val="0"/>
          <w:marTop w:val="0"/>
          <w:marBottom w:val="0"/>
          <w:divBdr>
            <w:top w:val="none" w:sz="0" w:space="0" w:color="auto"/>
            <w:left w:val="none" w:sz="0" w:space="0" w:color="auto"/>
            <w:bottom w:val="none" w:sz="0" w:space="0" w:color="auto"/>
            <w:right w:val="none" w:sz="0" w:space="0" w:color="auto"/>
          </w:divBdr>
        </w:div>
        <w:div w:id="783773787">
          <w:marLeft w:val="1267"/>
          <w:marRight w:val="0"/>
          <w:marTop w:val="0"/>
          <w:marBottom w:val="0"/>
          <w:divBdr>
            <w:top w:val="none" w:sz="0" w:space="0" w:color="auto"/>
            <w:left w:val="none" w:sz="0" w:space="0" w:color="auto"/>
            <w:bottom w:val="none" w:sz="0" w:space="0" w:color="auto"/>
            <w:right w:val="none" w:sz="0" w:space="0" w:color="auto"/>
          </w:divBdr>
        </w:div>
        <w:div w:id="1014649639">
          <w:marLeft w:val="634"/>
          <w:marRight w:val="0"/>
          <w:marTop w:val="0"/>
          <w:marBottom w:val="0"/>
          <w:divBdr>
            <w:top w:val="none" w:sz="0" w:space="0" w:color="auto"/>
            <w:left w:val="none" w:sz="0" w:space="0" w:color="auto"/>
            <w:bottom w:val="none" w:sz="0" w:space="0" w:color="auto"/>
            <w:right w:val="none" w:sz="0" w:space="0" w:color="auto"/>
          </w:divBdr>
        </w:div>
        <w:div w:id="1724478245">
          <w:marLeft w:val="634"/>
          <w:marRight w:val="0"/>
          <w:marTop w:val="0"/>
          <w:marBottom w:val="0"/>
          <w:divBdr>
            <w:top w:val="none" w:sz="0" w:space="0" w:color="auto"/>
            <w:left w:val="none" w:sz="0" w:space="0" w:color="auto"/>
            <w:bottom w:val="none" w:sz="0" w:space="0" w:color="auto"/>
            <w:right w:val="none" w:sz="0" w:space="0" w:color="auto"/>
          </w:divBdr>
        </w:div>
        <w:div w:id="1972707194">
          <w:marLeft w:val="634"/>
          <w:marRight w:val="0"/>
          <w:marTop w:val="0"/>
          <w:marBottom w:val="0"/>
          <w:divBdr>
            <w:top w:val="none" w:sz="0" w:space="0" w:color="auto"/>
            <w:left w:val="none" w:sz="0" w:space="0" w:color="auto"/>
            <w:bottom w:val="none" w:sz="0" w:space="0" w:color="auto"/>
            <w:right w:val="none" w:sz="0" w:space="0" w:color="auto"/>
          </w:divBdr>
        </w:div>
        <w:div w:id="2030060562">
          <w:marLeft w:val="1267"/>
          <w:marRight w:val="0"/>
          <w:marTop w:val="0"/>
          <w:marBottom w:val="0"/>
          <w:divBdr>
            <w:top w:val="none" w:sz="0" w:space="0" w:color="auto"/>
            <w:left w:val="none" w:sz="0" w:space="0" w:color="auto"/>
            <w:bottom w:val="none" w:sz="0" w:space="0" w:color="auto"/>
            <w:right w:val="none" w:sz="0" w:space="0" w:color="auto"/>
          </w:divBdr>
        </w:div>
      </w:divsChild>
    </w:div>
    <w:div w:id="1663656811">
      <w:bodyDiv w:val="1"/>
      <w:marLeft w:val="0"/>
      <w:marRight w:val="0"/>
      <w:marTop w:val="0"/>
      <w:marBottom w:val="0"/>
      <w:divBdr>
        <w:top w:val="none" w:sz="0" w:space="0" w:color="auto"/>
        <w:left w:val="none" w:sz="0" w:space="0" w:color="auto"/>
        <w:bottom w:val="none" w:sz="0" w:space="0" w:color="auto"/>
        <w:right w:val="none" w:sz="0" w:space="0" w:color="auto"/>
      </w:divBdr>
    </w:div>
    <w:div w:id="1663776785">
      <w:bodyDiv w:val="1"/>
      <w:marLeft w:val="0"/>
      <w:marRight w:val="0"/>
      <w:marTop w:val="0"/>
      <w:marBottom w:val="0"/>
      <w:divBdr>
        <w:top w:val="none" w:sz="0" w:space="0" w:color="auto"/>
        <w:left w:val="none" w:sz="0" w:space="0" w:color="auto"/>
        <w:bottom w:val="none" w:sz="0" w:space="0" w:color="auto"/>
        <w:right w:val="none" w:sz="0" w:space="0" w:color="auto"/>
      </w:divBdr>
    </w:div>
    <w:div w:id="1664119860">
      <w:bodyDiv w:val="1"/>
      <w:marLeft w:val="0"/>
      <w:marRight w:val="0"/>
      <w:marTop w:val="0"/>
      <w:marBottom w:val="0"/>
      <w:divBdr>
        <w:top w:val="none" w:sz="0" w:space="0" w:color="auto"/>
        <w:left w:val="none" w:sz="0" w:space="0" w:color="auto"/>
        <w:bottom w:val="none" w:sz="0" w:space="0" w:color="auto"/>
        <w:right w:val="none" w:sz="0" w:space="0" w:color="auto"/>
      </w:divBdr>
      <w:divsChild>
        <w:div w:id="1375084559">
          <w:marLeft w:val="547"/>
          <w:marRight w:val="0"/>
          <w:marTop w:val="96"/>
          <w:marBottom w:val="0"/>
          <w:divBdr>
            <w:top w:val="none" w:sz="0" w:space="0" w:color="auto"/>
            <w:left w:val="none" w:sz="0" w:space="0" w:color="auto"/>
            <w:bottom w:val="none" w:sz="0" w:space="0" w:color="auto"/>
            <w:right w:val="none" w:sz="0" w:space="0" w:color="auto"/>
          </w:divBdr>
        </w:div>
      </w:divsChild>
    </w:div>
    <w:div w:id="1664162546">
      <w:bodyDiv w:val="1"/>
      <w:marLeft w:val="0"/>
      <w:marRight w:val="0"/>
      <w:marTop w:val="0"/>
      <w:marBottom w:val="0"/>
      <w:divBdr>
        <w:top w:val="none" w:sz="0" w:space="0" w:color="auto"/>
        <w:left w:val="none" w:sz="0" w:space="0" w:color="auto"/>
        <w:bottom w:val="none" w:sz="0" w:space="0" w:color="auto"/>
        <w:right w:val="none" w:sz="0" w:space="0" w:color="auto"/>
      </w:divBdr>
    </w:div>
    <w:div w:id="1664309835">
      <w:bodyDiv w:val="1"/>
      <w:marLeft w:val="0"/>
      <w:marRight w:val="0"/>
      <w:marTop w:val="0"/>
      <w:marBottom w:val="0"/>
      <w:divBdr>
        <w:top w:val="none" w:sz="0" w:space="0" w:color="auto"/>
        <w:left w:val="none" w:sz="0" w:space="0" w:color="auto"/>
        <w:bottom w:val="none" w:sz="0" w:space="0" w:color="auto"/>
        <w:right w:val="none" w:sz="0" w:space="0" w:color="auto"/>
      </w:divBdr>
      <w:divsChild>
        <w:div w:id="715391222">
          <w:marLeft w:val="0"/>
          <w:marRight w:val="0"/>
          <w:marTop w:val="0"/>
          <w:marBottom w:val="0"/>
          <w:divBdr>
            <w:top w:val="none" w:sz="0" w:space="0" w:color="auto"/>
            <w:left w:val="none" w:sz="0" w:space="0" w:color="auto"/>
            <w:bottom w:val="none" w:sz="0" w:space="0" w:color="auto"/>
            <w:right w:val="none" w:sz="0" w:space="0" w:color="auto"/>
          </w:divBdr>
          <w:divsChild>
            <w:div w:id="497505884">
              <w:marLeft w:val="0"/>
              <w:marRight w:val="0"/>
              <w:marTop w:val="0"/>
              <w:marBottom w:val="0"/>
              <w:divBdr>
                <w:top w:val="none" w:sz="0" w:space="0" w:color="auto"/>
                <w:left w:val="none" w:sz="0" w:space="0" w:color="auto"/>
                <w:bottom w:val="none" w:sz="0" w:space="0" w:color="auto"/>
                <w:right w:val="none" w:sz="0" w:space="0" w:color="auto"/>
              </w:divBdr>
            </w:div>
            <w:div w:id="1428387739">
              <w:marLeft w:val="0"/>
              <w:marRight w:val="0"/>
              <w:marTop w:val="0"/>
              <w:marBottom w:val="0"/>
              <w:divBdr>
                <w:top w:val="none" w:sz="0" w:space="0" w:color="auto"/>
                <w:left w:val="none" w:sz="0" w:space="0" w:color="auto"/>
                <w:bottom w:val="none" w:sz="0" w:space="0" w:color="auto"/>
                <w:right w:val="none" w:sz="0" w:space="0" w:color="auto"/>
              </w:divBdr>
            </w:div>
            <w:div w:id="165487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476713">
      <w:bodyDiv w:val="1"/>
      <w:marLeft w:val="0"/>
      <w:marRight w:val="0"/>
      <w:marTop w:val="0"/>
      <w:marBottom w:val="0"/>
      <w:divBdr>
        <w:top w:val="none" w:sz="0" w:space="0" w:color="auto"/>
        <w:left w:val="none" w:sz="0" w:space="0" w:color="auto"/>
        <w:bottom w:val="none" w:sz="0" w:space="0" w:color="auto"/>
        <w:right w:val="none" w:sz="0" w:space="0" w:color="auto"/>
      </w:divBdr>
      <w:divsChild>
        <w:div w:id="526606804">
          <w:marLeft w:val="1800"/>
          <w:marRight w:val="0"/>
          <w:marTop w:val="77"/>
          <w:marBottom w:val="0"/>
          <w:divBdr>
            <w:top w:val="none" w:sz="0" w:space="0" w:color="auto"/>
            <w:left w:val="none" w:sz="0" w:space="0" w:color="auto"/>
            <w:bottom w:val="none" w:sz="0" w:space="0" w:color="auto"/>
            <w:right w:val="none" w:sz="0" w:space="0" w:color="auto"/>
          </w:divBdr>
        </w:div>
        <w:div w:id="613632619">
          <w:marLeft w:val="1166"/>
          <w:marRight w:val="0"/>
          <w:marTop w:val="96"/>
          <w:marBottom w:val="0"/>
          <w:divBdr>
            <w:top w:val="none" w:sz="0" w:space="0" w:color="auto"/>
            <w:left w:val="none" w:sz="0" w:space="0" w:color="auto"/>
            <w:bottom w:val="none" w:sz="0" w:space="0" w:color="auto"/>
            <w:right w:val="none" w:sz="0" w:space="0" w:color="auto"/>
          </w:divBdr>
        </w:div>
        <w:div w:id="796722905">
          <w:marLeft w:val="1166"/>
          <w:marRight w:val="0"/>
          <w:marTop w:val="96"/>
          <w:marBottom w:val="0"/>
          <w:divBdr>
            <w:top w:val="none" w:sz="0" w:space="0" w:color="auto"/>
            <w:left w:val="none" w:sz="0" w:space="0" w:color="auto"/>
            <w:bottom w:val="none" w:sz="0" w:space="0" w:color="auto"/>
            <w:right w:val="none" w:sz="0" w:space="0" w:color="auto"/>
          </w:divBdr>
        </w:div>
        <w:div w:id="994992835">
          <w:marLeft w:val="1800"/>
          <w:marRight w:val="0"/>
          <w:marTop w:val="77"/>
          <w:marBottom w:val="0"/>
          <w:divBdr>
            <w:top w:val="none" w:sz="0" w:space="0" w:color="auto"/>
            <w:left w:val="none" w:sz="0" w:space="0" w:color="auto"/>
            <w:bottom w:val="none" w:sz="0" w:space="0" w:color="auto"/>
            <w:right w:val="none" w:sz="0" w:space="0" w:color="auto"/>
          </w:divBdr>
        </w:div>
        <w:div w:id="1228498253">
          <w:marLeft w:val="547"/>
          <w:marRight w:val="0"/>
          <w:marTop w:val="115"/>
          <w:marBottom w:val="0"/>
          <w:divBdr>
            <w:top w:val="none" w:sz="0" w:space="0" w:color="auto"/>
            <w:left w:val="none" w:sz="0" w:space="0" w:color="auto"/>
            <w:bottom w:val="none" w:sz="0" w:space="0" w:color="auto"/>
            <w:right w:val="none" w:sz="0" w:space="0" w:color="auto"/>
          </w:divBdr>
        </w:div>
        <w:div w:id="1305550031">
          <w:marLeft w:val="547"/>
          <w:marRight w:val="0"/>
          <w:marTop w:val="115"/>
          <w:marBottom w:val="0"/>
          <w:divBdr>
            <w:top w:val="none" w:sz="0" w:space="0" w:color="auto"/>
            <w:left w:val="none" w:sz="0" w:space="0" w:color="auto"/>
            <w:bottom w:val="none" w:sz="0" w:space="0" w:color="auto"/>
            <w:right w:val="none" w:sz="0" w:space="0" w:color="auto"/>
          </w:divBdr>
        </w:div>
        <w:div w:id="1340045129">
          <w:marLeft w:val="547"/>
          <w:marRight w:val="0"/>
          <w:marTop w:val="115"/>
          <w:marBottom w:val="0"/>
          <w:divBdr>
            <w:top w:val="none" w:sz="0" w:space="0" w:color="auto"/>
            <w:left w:val="none" w:sz="0" w:space="0" w:color="auto"/>
            <w:bottom w:val="none" w:sz="0" w:space="0" w:color="auto"/>
            <w:right w:val="none" w:sz="0" w:space="0" w:color="auto"/>
          </w:divBdr>
        </w:div>
        <w:div w:id="1482695983">
          <w:marLeft w:val="1166"/>
          <w:marRight w:val="0"/>
          <w:marTop w:val="96"/>
          <w:marBottom w:val="0"/>
          <w:divBdr>
            <w:top w:val="none" w:sz="0" w:space="0" w:color="auto"/>
            <w:left w:val="none" w:sz="0" w:space="0" w:color="auto"/>
            <w:bottom w:val="none" w:sz="0" w:space="0" w:color="auto"/>
            <w:right w:val="none" w:sz="0" w:space="0" w:color="auto"/>
          </w:divBdr>
        </w:div>
        <w:div w:id="1746611906">
          <w:marLeft w:val="547"/>
          <w:marRight w:val="0"/>
          <w:marTop w:val="115"/>
          <w:marBottom w:val="0"/>
          <w:divBdr>
            <w:top w:val="none" w:sz="0" w:space="0" w:color="auto"/>
            <w:left w:val="none" w:sz="0" w:space="0" w:color="auto"/>
            <w:bottom w:val="none" w:sz="0" w:space="0" w:color="auto"/>
            <w:right w:val="none" w:sz="0" w:space="0" w:color="auto"/>
          </w:divBdr>
        </w:div>
        <w:div w:id="1950239797">
          <w:marLeft w:val="1800"/>
          <w:marRight w:val="0"/>
          <w:marTop w:val="77"/>
          <w:marBottom w:val="0"/>
          <w:divBdr>
            <w:top w:val="none" w:sz="0" w:space="0" w:color="auto"/>
            <w:left w:val="none" w:sz="0" w:space="0" w:color="auto"/>
            <w:bottom w:val="none" w:sz="0" w:space="0" w:color="auto"/>
            <w:right w:val="none" w:sz="0" w:space="0" w:color="auto"/>
          </w:divBdr>
        </w:div>
        <w:div w:id="2048095183">
          <w:marLeft w:val="547"/>
          <w:marRight w:val="0"/>
          <w:marTop w:val="115"/>
          <w:marBottom w:val="0"/>
          <w:divBdr>
            <w:top w:val="none" w:sz="0" w:space="0" w:color="auto"/>
            <w:left w:val="none" w:sz="0" w:space="0" w:color="auto"/>
            <w:bottom w:val="none" w:sz="0" w:space="0" w:color="auto"/>
            <w:right w:val="none" w:sz="0" w:space="0" w:color="auto"/>
          </w:divBdr>
        </w:div>
      </w:divsChild>
    </w:div>
    <w:div w:id="1665620393">
      <w:bodyDiv w:val="1"/>
      <w:marLeft w:val="0"/>
      <w:marRight w:val="0"/>
      <w:marTop w:val="0"/>
      <w:marBottom w:val="0"/>
      <w:divBdr>
        <w:top w:val="none" w:sz="0" w:space="0" w:color="auto"/>
        <w:left w:val="none" w:sz="0" w:space="0" w:color="auto"/>
        <w:bottom w:val="none" w:sz="0" w:space="0" w:color="auto"/>
        <w:right w:val="none" w:sz="0" w:space="0" w:color="auto"/>
      </w:divBdr>
    </w:div>
    <w:div w:id="1666320423">
      <w:bodyDiv w:val="1"/>
      <w:marLeft w:val="0"/>
      <w:marRight w:val="0"/>
      <w:marTop w:val="0"/>
      <w:marBottom w:val="0"/>
      <w:divBdr>
        <w:top w:val="none" w:sz="0" w:space="0" w:color="auto"/>
        <w:left w:val="none" w:sz="0" w:space="0" w:color="auto"/>
        <w:bottom w:val="none" w:sz="0" w:space="0" w:color="auto"/>
        <w:right w:val="none" w:sz="0" w:space="0" w:color="auto"/>
      </w:divBdr>
    </w:div>
    <w:div w:id="1666780449">
      <w:bodyDiv w:val="1"/>
      <w:marLeft w:val="0"/>
      <w:marRight w:val="0"/>
      <w:marTop w:val="0"/>
      <w:marBottom w:val="0"/>
      <w:divBdr>
        <w:top w:val="none" w:sz="0" w:space="0" w:color="auto"/>
        <w:left w:val="none" w:sz="0" w:space="0" w:color="auto"/>
        <w:bottom w:val="none" w:sz="0" w:space="0" w:color="auto"/>
        <w:right w:val="none" w:sz="0" w:space="0" w:color="auto"/>
      </w:divBdr>
    </w:div>
    <w:div w:id="1667978767">
      <w:bodyDiv w:val="1"/>
      <w:marLeft w:val="0"/>
      <w:marRight w:val="0"/>
      <w:marTop w:val="0"/>
      <w:marBottom w:val="0"/>
      <w:divBdr>
        <w:top w:val="none" w:sz="0" w:space="0" w:color="auto"/>
        <w:left w:val="none" w:sz="0" w:space="0" w:color="auto"/>
        <w:bottom w:val="none" w:sz="0" w:space="0" w:color="auto"/>
        <w:right w:val="none" w:sz="0" w:space="0" w:color="auto"/>
      </w:divBdr>
      <w:divsChild>
        <w:div w:id="1557277681">
          <w:marLeft w:val="547"/>
          <w:marRight w:val="0"/>
          <w:marTop w:val="154"/>
          <w:marBottom w:val="0"/>
          <w:divBdr>
            <w:top w:val="none" w:sz="0" w:space="0" w:color="auto"/>
            <w:left w:val="none" w:sz="0" w:space="0" w:color="auto"/>
            <w:bottom w:val="none" w:sz="0" w:space="0" w:color="auto"/>
            <w:right w:val="none" w:sz="0" w:space="0" w:color="auto"/>
          </w:divBdr>
        </w:div>
        <w:div w:id="1986081302">
          <w:marLeft w:val="547"/>
          <w:marRight w:val="0"/>
          <w:marTop w:val="154"/>
          <w:marBottom w:val="0"/>
          <w:divBdr>
            <w:top w:val="none" w:sz="0" w:space="0" w:color="auto"/>
            <w:left w:val="none" w:sz="0" w:space="0" w:color="auto"/>
            <w:bottom w:val="none" w:sz="0" w:space="0" w:color="auto"/>
            <w:right w:val="none" w:sz="0" w:space="0" w:color="auto"/>
          </w:divBdr>
        </w:div>
      </w:divsChild>
    </w:div>
    <w:div w:id="1668631907">
      <w:bodyDiv w:val="1"/>
      <w:marLeft w:val="0"/>
      <w:marRight w:val="0"/>
      <w:marTop w:val="0"/>
      <w:marBottom w:val="0"/>
      <w:divBdr>
        <w:top w:val="none" w:sz="0" w:space="0" w:color="auto"/>
        <w:left w:val="none" w:sz="0" w:space="0" w:color="auto"/>
        <w:bottom w:val="none" w:sz="0" w:space="0" w:color="auto"/>
        <w:right w:val="none" w:sz="0" w:space="0" w:color="auto"/>
      </w:divBdr>
    </w:div>
    <w:div w:id="1668708387">
      <w:bodyDiv w:val="1"/>
      <w:marLeft w:val="0"/>
      <w:marRight w:val="0"/>
      <w:marTop w:val="0"/>
      <w:marBottom w:val="0"/>
      <w:divBdr>
        <w:top w:val="none" w:sz="0" w:space="0" w:color="auto"/>
        <w:left w:val="none" w:sz="0" w:space="0" w:color="auto"/>
        <w:bottom w:val="none" w:sz="0" w:space="0" w:color="auto"/>
        <w:right w:val="none" w:sz="0" w:space="0" w:color="auto"/>
      </w:divBdr>
    </w:div>
    <w:div w:id="1668898375">
      <w:bodyDiv w:val="1"/>
      <w:marLeft w:val="0"/>
      <w:marRight w:val="0"/>
      <w:marTop w:val="0"/>
      <w:marBottom w:val="0"/>
      <w:divBdr>
        <w:top w:val="none" w:sz="0" w:space="0" w:color="auto"/>
        <w:left w:val="none" w:sz="0" w:space="0" w:color="auto"/>
        <w:bottom w:val="none" w:sz="0" w:space="0" w:color="auto"/>
        <w:right w:val="none" w:sz="0" w:space="0" w:color="auto"/>
      </w:divBdr>
      <w:divsChild>
        <w:div w:id="491607535">
          <w:marLeft w:val="0"/>
          <w:marRight w:val="0"/>
          <w:marTop w:val="0"/>
          <w:marBottom w:val="0"/>
          <w:divBdr>
            <w:top w:val="none" w:sz="0" w:space="0" w:color="auto"/>
            <w:left w:val="none" w:sz="0" w:space="0" w:color="auto"/>
            <w:bottom w:val="none" w:sz="0" w:space="0" w:color="auto"/>
            <w:right w:val="none" w:sz="0" w:space="0" w:color="auto"/>
          </w:divBdr>
          <w:divsChild>
            <w:div w:id="565187593">
              <w:marLeft w:val="0"/>
              <w:marRight w:val="0"/>
              <w:marTop w:val="0"/>
              <w:marBottom w:val="0"/>
              <w:divBdr>
                <w:top w:val="none" w:sz="0" w:space="0" w:color="auto"/>
                <w:left w:val="none" w:sz="0" w:space="0" w:color="auto"/>
                <w:bottom w:val="none" w:sz="0" w:space="0" w:color="auto"/>
                <w:right w:val="none" w:sz="0" w:space="0" w:color="auto"/>
              </w:divBdr>
            </w:div>
            <w:div w:id="728967046">
              <w:marLeft w:val="0"/>
              <w:marRight w:val="0"/>
              <w:marTop w:val="0"/>
              <w:marBottom w:val="0"/>
              <w:divBdr>
                <w:top w:val="none" w:sz="0" w:space="0" w:color="auto"/>
                <w:left w:val="none" w:sz="0" w:space="0" w:color="auto"/>
                <w:bottom w:val="none" w:sz="0" w:space="0" w:color="auto"/>
                <w:right w:val="none" w:sz="0" w:space="0" w:color="auto"/>
              </w:divBdr>
            </w:div>
            <w:div w:id="833423722">
              <w:marLeft w:val="0"/>
              <w:marRight w:val="0"/>
              <w:marTop w:val="0"/>
              <w:marBottom w:val="0"/>
              <w:divBdr>
                <w:top w:val="none" w:sz="0" w:space="0" w:color="auto"/>
                <w:left w:val="none" w:sz="0" w:space="0" w:color="auto"/>
                <w:bottom w:val="none" w:sz="0" w:space="0" w:color="auto"/>
                <w:right w:val="none" w:sz="0" w:space="0" w:color="auto"/>
              </w:divBdr>
            </w:div>
            <w:div w:id="1087120201">
              <w:marLeft w:val="0"/>
              <w:marRight w:val="0"/>
              <w:marTop w:val="0"/>
              <w:marBottom w:val="0"/>
              <w:divBdr>
                <w:top w:val="none" w:sz="0" w:space="0" w:color="auto"/>
                <w:left w:val="none" w:sz="0" w:space="0" w:color="auto"/>
                <w:bottom w:val="none" w:sz="0" w:space="0" w:color="auto"/>
                <w:right w:val="none" w:sz="0" w:space="0" w:color="auto"/>
              </w:divBdr>
            </w:div>
            <w:div w:id="1262647978">
              <w:marLeft w:val="0"/>
              <w:marRight w:val="0"/>
              <w:marTop w:val="0"/>
              <w:marBottom w:val="0"/>
              <w:divBdr>
                <w:top w:val="none" w:sz="0" w:space="0" w:color="auto"/>
                <w:left w:val="none" w:sz="0" w:space="0" w:color="auto"/>
                <w:bottom w:val="none" w:sz="0" w:space="0" w:color="auto"/>
                <w:right w:val="none" w:sz="0" w:space="0" w:color="auto"/>
              </w:divBdr>
            </w:div>
            <w:div w:id="1462070798">
              <w:marLeft w:val="0"/>
              <w:marRight w:val="0"/>
              <w:marTop w:val="0"/>
              <w:marBottom w:val="0"/>
              <w:divBdr>
                <w:top w:val="none" w:sz="0" w:space="0" w:color="auto"/>
                <w:left w:val="none" w:sz="0" w:space="0" w:color="auto"/>
                <w:bottom w:val="none" w:sz="0" w:space="0" w:color="auto"/>
                <w:right w:val="none" w:sz="0" w:space="0" w:color="auto"/>
              </w:divBdr>
            </w:div>
            <w:div w:id="1657150255">
              <w:marLeft w:val="0"/>
              <w:marRight w:val="0"/>
              <w:marTop w:val="0"/>
              <w:marBottom w:val="0"/>
              <w:divBdr>
                <w:top w:val="none" w:sz="0" w:space="0" w:color="auto"/>
                <w:left w:val="none" w:sz="0" w:space="0" w:color="auto"/>
                <w:bottom w:val="none" w:sz="0" w:space="0" w:color="auto"/>
                <w:right w:val="none" w:sz="0" w:space="0" w:color="auto"/>
              </w:divBdr>
            </w:div>
            <w:div w:id="1705666208">
              <w:marLeft w:val="0"/>
              <w:marRight w:val="0"/>
              <w:marTop w:val="0"/>
              <w:marBottom w:val="0"/>
              <w:divBdr>
                <w:top w:val="none" w:sz="0" w:space="0" w:color="auto"/>
                <w:left w:val="none" w:sz="0" w:space="0" w:color="auto"/>
                <w:bottom w:val="none" w:sz="0" w:space="0" w:color="auto"/>
                <w:right w:val="none" w:sz="0" w:space="0" w:color="auto"/>
              </w:divBdr>
            </w:div>
            <w:div w:id="1781215544">
              <w:marLeft w:val="0"/>
              <w:marRight w:val="0"/>
              <w:marTop w:val="0"/>
              <w:marBottom w:val="0"/>
              <w:divBdr>
                <w:top w:val="none" w:sz="0" w:space="0" w:color="auto"/>
                <w:left w:val="none" w:sz="0" w:space="0" w:color="auto"/>
                <w:bottom w:val="none" w:sz="0" w:space="0" w:color="auto"/>
                <w:right w:val="none" w:sz="0" w:space="0" w:color="auto"/>
              </w:divBdr>
            </w:div>
            <w:div w:id="214060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286740">
      <w:bodyDiv w:val="1"/>
      <w:marLeft w:val="0"/>
      <w:marRight w:val="0"/>
      <w:marTop w:val="0"/>
      <w:marBottom w:val="0"/>
      <w:divBdr>
        <w:top w:val="none" w:sz="0" w:space="0" w:color="auto"/>
        <w:left w:val="none" w:sz="0" w:space="0" w:color="auto"/>
        <w:bottom w:val="none" w:sz="0" w:space="0" w:color="auto"/>
        <w:right w:val="none" w:sz="0" w:space="0" w:color="auto"/>
      </w:divBdr>
    </w:div>
    <w:div w:id="1670137981">
      <w:bodyDiv w:val="1"/>
      <w:marLeft w:val="0"/>
      <w:marRight w:val="0"/>
      <w:marTop w:val="0"/>
      <w:marBottom w:val="0"/>
      <w:divBdr>
        <w:top w:val="none" w:sz="0" w:space="0" w:color="auto"/>
        <w:left w:val="none" w:sz="0" w:space="0" w:color="auto"/>
        <w:bottom w:val="none" w:sz="0" w:space="0" w:color="auto"/>
        <w:right w:val="none" w:sz="0" w:space="0" w:color="auto"/>
      </w:divBdr>
    </w:div>
    <w:div w:id="1670324788">
      <w:bodyDiv w:val="1"/>
      <w:marLeft w:val="0"/>
      <w:marRight w:val="0"/>
      <w:marTop w:val="0"/>
      <w:marBottom w:val="0"/>
      <w:divBdr>
        <w:top w:val="none" w:sz="0" w:space="0" w:color="auto"/>
        <w:left w:val="none" w:sz="0" w:space="0" w:color="auto"/>
        <w:bottom w:val="none" w:sz="0" w:space="0" w:color="auto"/>
        <w:right w:val="none" w:sz="0" w:space="0" w:color="auto"/>
      </w:divBdr>
    </w:div>
    <w:div w:id="1670593203">
      <w:bodyDiv w:val="1"/>
      <w:marLeft w:val="0"/>
      <w:marRight w:val="0"/>
      <w:marTop w:val="0"/>
      <w:marBottom w:val="0"/>
      <w:divBdr>
        <w:top w:val="none" w:sz="0" w:space="0" w:color="auto"/>
        <w:left w:val="none" w:sz="0" w:space="0" w:color="auto"/>
        <w:bottom w:val="none" w:sz="0" w:space="0" w:color="auto"/>
        <w:right w:val="none" w:sz="0" w:space="0" w:color="auto"/>
      </w:divBdr>
    </w:div>
    <w:div w:id="1670673911">
      <w:bodyDiv w:val="1"/>
      <w:marLeft w:val="0"/>
      <w:marRight w:val="0"/>
      <w:marTop w:val="0"/>
      <w:marBottom w:val="0"/>
      <w:divBdr>
        <w:top w:val="none" w:sz="0" w:space="0" w:color="auto"/>
        <w:left w:val="none" w:sz="0" w:space="0" w:color="auto"/>
        <w:bottom w:val="none" w:sz="0" w:space="0" w:color="auto"/>
        <w:right w:val="none" w:sz="0" w:space="0" w:color="auto"/>
      </w:divBdr>
    </w:div>
    <w:div w:id="1672096469">
      <w:bodyDiv w:val="1"/>
      <w:marLeft w:val="0"/>
      <w:marRight w:val="0"/>
      <w:marTop w:val="0"/>
      <w:marBottom w:val="0"/>
      <w:divBdr>
        <w:top w:val="none" w:sz="0" w:space="0" w:color="auto"/>
        <w:left w:val="none" w:sz="0" w:space="0" w:color="auto"/>
        <w:bottom w:val="none" w:sz="0" w:space="0" w:color="auto"/>
        <w:right w:val="none" w:sz="0" w:space="0" w:color="auto"/>
      </w:divBdr>
      <w:divsChild>
        <w:div w:id="482047979">
          <w:marLeft w:val="1080"/>
          <w:marRight w:val="0"/>
          <w:marTop w:val="100"/>
          <w:marBottom w:val="0"/>
          <w:divBdr>
            <w:top w:val="none" w:sz="0" w:space="0" w:color="auto"/>
            <w:left w:val="none" w:sz="0" w:space="0" w:color="auto"/>
            <w:bottom w:val="none" w:sz="0" w:space="0" w:color="auto"/>
            <w:right w:val="none" w:sz="0" w:space="0" w:color="auto"/>
          </w:divBdr>
        </w:div>
        <w:div w:id="533733613">
          <w:marLeft w:val="360"/>
          <w:marRight w:val="0"/>
          <w:marTop w:val="200"/>
          <w:marBottom w:val="0"/>
          <w:divBdr>
            <w:top w:val="none" w:sz="0" w:space="0" w:color="auto"/>
            <w:left w:val="none" w:sz="0" w:space="0" w:color="auto"/>
            <w:bottom w:val="none" w:sz="0" w:space="0" w:color="auto"/>
            <w:right w:val="none" w:sz="0" w:space="0" w:color="auto"/>
          </w:divBdr>
        </w:div>
        <w:div w:id="656154085">
          <w:marLeft w:val="1080"/>
          <w:marRight w:val="0"/>
          <w:marTop w:val="100"/>
          <w:marBottom w:val="0"/>
          <w:divBdr>
            <w:top w:val="none" w:sz="0" w:space="0" w:color="auto"/>
            <w:left w:val="none" w:sz="0" w:space="0" w:color="auto"/>
            <w:bottom w:val="none" w:sz="0" w:space="0" w:color="auto"/>
            <w:right w:val="none" w:sz="0" w:space="0" w:color="auto"/>
          </w:divBdr>
        </w:div>
        <w:div w:id="799081136">
          <w:marLeft w:val="1080"/>
          <w:marRight w:val="0"/>
          <w:marTop w:val="100"/>
          <w:marBottom w:val="0"/>
          <w:divBdr>
            <w:top w:val="none" w:sz="0" w:space="0" w:color="auto"/>
            <w:left w:val="none" w:sz="0" w:space="0" w:color="auto"/>
            <w:bottom w:val="none" w:sz="0" w:space="0" w:color="auto"/>
            <w:right w:val="none" w:sz="0" w:space="0" w:color="auto"/>
          </w:divBdr>
        </w:div>
        <w:div w:id="1068963959">
          <w:marLeft w:val="1080"/>
          <w:marRight w:val="0"/>
          <w:marTop w:val="100"/>
          <w:marBottom w:val="0"/>
          <w:divBdr>
            <w:top w:val="none" w:sz="0" w:space="0" w:color="auto"/>
            <w:left w:val="none" w:sz="0" w:space="0" w:color="auto"/>
            <w:bottom w:val="none" w:sz="0" w:space="0" w:color="auto"/>
            <w:right w:val="none" w:sz="0" w:space="0" w:color="auto"/>
          </w:divBdr>
        </w:div>
        <w:div w:id="1634142595">
          <w:marLeft w:val="360"/>
          <w:marRight w:val="0"/>
          <w:marTop w:val="200"/>
          <w:marBottom w:val="0"/>
          <w:divBdr>
            <w:top w:val="none" w:sz="0" w:space="0" w:color="auto"/>
            <w:left w:val="none" w:sz="0" w:space="0" w:color="auto"/>
            <w:bottom w:val="none" w:sz="0" w:space="0" w:color="auto"/>
            <w:right w:val="none" w:sz="0" w:space="0" w:color="auto"/>
          </w:divBdr>
        </w:div>
        <w:div w:id="2059234067">
          <w:marLeft w:val="360"/>
          <w:marRight w:val="0"/>
          <w:marTop w:val="200"/>
          <w:marBottom w:val="0"/>
          <w:divBdr>
            <w:top w:val="none" w:sz="0" w:space="0" w:color="auto"/>
            <w:left w:val="none" w:sz="0" w:space="0" w:color="auto"/>
            <w:bottom w:val="none" w:sz="0" w:space="0" w:color="auto"/>
            <w:right w:val="none" w:sz="0" w:space="0" w:color="auto"/>
          </w:divBdr>
        </w:div>
        <w:div w:id="2132816677">
          <w:marLeft w:val="360"/>
          <w:marRight w:val="0"/>
          <w:marTop w:val="200"/>
          <w:marBottom w:val="0"/>
          <w:divBdr>
            <w:top w:val="none" w:sz="0" w:space="0" w:color="auto"/>
            <w:left w:val="none" w:sz="0" w:space="0" w:color="auto"/>
            <w:bottom w:val="none" w:sz="0" w:space="0" w:color="auto"/>
            <w:right w:val="none" w:sz="0" w:space="0" w:color="auto"/>
          </w:divBdr>
        </w:div>
      </w:divsChild>
    </w:div>
    <w:div w:id="1672103549">
      <w:bodyDiv w:val="1"/>
      <w:marLeft w:val="0"/>
      <w:marRight w:val="0"/>
      <w:marTop w:val="0"/>
      <w:marBottom w:val="0"/>
      <w:divBdr>
        <w:top w:val="none" w:sz="0" w:space="0" w:color="auto"/>
        <w:left w:val="none" w:sz="0" w:space="0" w:color="auto"/>
        <w:bottom w:val="none" w:sz="0" w:space="0" w:color="auto"/>
        <w:right w:val="none" w:sz="0" w:space="0" w:color="auto"/>
      </w:divBdr>
      <w:divsChild>
        <w:div w:id="626200940">
          <w:marLeft w:val="547"/>
          <w:marRight w:val="0"/>
          <w:marTop w:val="144"/>
          <w:marBottom w:val="0"/>
          <w:divBdr>
            <w:top w:val="none" w:sz="0" w:space="0" w:color="auto"/>
            <w:left w:val="none" w:sz="0" w:space="0" w:color="auto"/>
            <w:bottom w:val="none" w:sz="0" w:space="0" w:color="auto"/>
            <w:right w:val="none" w:sz="0" w:space="0" w:color="auto"/>
          </w:divBdr>
        </w:div>
        <w:div w:id="973099086">
          <w:marLeft w:val="547"/>
          <w:marRight w:val="0"/>
          <w:marTop w:val="144"/>
          <w:marBottom w:val="0"/>
          <w:divBdr>
            <w:top w:val="none" w:sz="0" w:space="0" w:color="auto"/>
            <w:left w:val="none" w:sz="0" w:space="0" w:color="auto"/>
            <w:bottom w:val="none" w:sz="0" w:space="0" w:color="auto"/>
            <w:right w:val="none" w:sz="0" w:space="0" w:color="auto"/>
          </w:divBdr>
        </w:div>
        <w:div w:id="1653364905">
          <w:marLeft w:val="547"/>
          <w:marRight w:val="0"/>
          <w:marTop w:val="144"/>
          <w:marBottom w:val="0"/>
          <w:divBdr>
            <w:top w:val="none" w:sz="0" w:space="0" w:color="auto"/>
            <w:left w:val="none" w:sz="0" w:space="0" w:color="auto"/>
            <w:bottom w:val="none" w:sz="0" w:space="0" w:color="auto"/>
            <w:right w:val="none" w:sz="0" w:space="0" w:color="auto"/>
          </w:divBdr>
        </w:div>
        <w:div w:id="1956055514">
          <w:marLeft w:val="547"/>
          <w:marRight w:val="0"/>
          <w:marTop w:val="144"/>
          <w:marBottom w:val="0"/>
          <w:divBdr>
            <w:top w:val="none" w:sz="0" w:space="0" w:color="auto"/>
            <w:left w:val="none" w:sz="0" w:space="0" w:color="auto"/>
            <w:bottom w:val="none" w:sz="0" w:space="0" w:color="auto"/>
            <w:right w:val="none" w:sz="0" w:space="0" w:color="auto"/>
          </w:divBdr>
        </w:div>
        <w:div w:id="2021852639">
          <w:marLeft w:val="1166"/>
          <w:marRight w:val="0"/>
          <w:marTop w:val="110"/>
          <w:marBottom w:val="0"/>
          <w:divBdr>
            <w:top w:val="none" w:sz="0" w:space="0" w:color="auto"/>
            <w:left w:val="none" w:sz="0" w:space="0" w:color="auto"/>
            <w:bottom w:val="none" w:sz="0" w:space="0" w:color="auto"/>
            <w:right w:val="none" w:sz="0" w:space="0" w:color="auto"/>
          </w:divBdr>
        </w:div>
        <w:div w:id="2070686497">
          <w:marLeft w:val="1166"/>
          <w:marRight w:val="0"/>
          <w:marTop w:val="110"/>
          <w:marBottom w:val="0"/>
          <w:divBdr>
            <w:top w:val="none" w:sz="0" w:space="0" w:color="auto"/>
            <w:left w:val="none" w:sz="0" w:space="0" w:color="auto"/>
            <w:bottom w:val="none" w:sz="0" w:space="0" w:color="auto"/>
            <w:right w:val="none" w:sz="0" w:space="0" w:color="auto"/>
          </w:divBdr>
        </w:div>
      </w:divsChild>
    </w:div>
    <w:div w:id="1672416246">
      <w:bodyDiv w:val="1"/>
      <w:marLeft w:val="0"/>
      <w:marRight w:val="0"/>
      <w:marTop w:val="0"/>
      <w:marBottom w:val="0"/>
      <w:divBdr>
        <w:top w:val="none" w:sz="0" w:space="0" w:color="auto"/>
        <w:left w:val="none" w:sz="0" w:space="0" w:color="auto"/>
        <w:bottom w:val="none" w:sz="0" w:space="0" w:color="auto"/>
        <w:right w:val="none" w:sz="0" w:space="0" w:color="auto"/>
      </w:divBdr>
    </w:div>
    <w:div w:id="1672633573">
      <w:bodyDiv w:val="1"/>
      <w:marLeft w:val="0"/>
      <w:marRight w:val="0"/>
      <w:marTop w:val="0"/>
      <w:marBottom w:val="0"/>
      <w:divBdr>
        <w:top w:val="none" w:sz="0" w:space="0" w:color="auto"/>
        <w:left w:val="none" w:sz="0" w:space="0" w:color="auto"/>
        <w:bottom w:val="none" w:sz="0" w:space="0" w:color="auto"/>
        <w:right w:val="none" w:sz="0" w:space="0" w:color="auto"/>
      </w:divBdr>
    </w:div>
    <w:div w:id="1672681227">
      <w:bodyDiv w:val="1"/>
      <w:marLeft w:val="0"/>
      <w:marRight w:val="0"/>
      <w:marTop w:val="0"/>
      <w:marBottom w:val="0"/>
      <w:divBdr>
        <w:top w:val="none" w:sz="0" w:space="0" w:color="auto"/>
        <w:left w:val="none" w:sz="0" w:space="0" w:color="auto"/>
        <w:bottom w:val="none" w:sz="0" w:space="0" w:color="auto"/>
        <w:right w:val="none" w:sz="0" w:space="0" w:color="auto"/>
      </w:divBdr>
      <w:divsChild>
        <w:div w:id="79371268">
          <w:marLeft w:val="1166"/>
          <w:marRight w:val="0"/>
          <w:marTop w:val="96"/>
          <w:marBottom w:val="0"/>
          <w:divBdr>
            <w:top w:val="none" w:sz="0" w:space="0" w:color="auto"/>
            <w:left w:val="none" w:sz="0" w:space="0" w:color="auto"/>
            <w:bottom w:val="none" w:sz="0" w:space="0" w:color="auto"/>
            <w:right w:val="none" w:sz="0" w:space="0" w:color="auto"/>
          </w:divBdr>
        </w:div>
        <w:div w:id="110516733">
          <w:marLeft w:val="547"/>
          <w:marRight w:val="0"/>
          <w:marTop w:val="115"/>
          <w:marBottom w:val="0"/>
          <w:divBdr>
            <w:top w:val="none" w:sz="0" w:space="0" w:color="auto"/>
            <w:left w:val="none" w:sz="0" w:space="0" w:color="auto"/>
            <w:bottom w:val="none" w:sz="0" w:space="0" w:color="auto"/>
            <w:right w:val="none" w:sz="0" w:space="0" w:color="auto"/>
          </w:divBdr>
        </w:div>
        <w:div w:id="856626617">
          <w:marLeft w:val="1166"/>
          <w:marRight w:val="0"/>
          <w:marTop w:val="96"/>
          <w:marBottom w:val="0"/>
          <w:divBdr>
            <w:top w:val="none" w:sz="0" w:space="0" w:color="auto"/>
            <w:left w:val="none" w:sz="0" w:space="0" w:color="auto"/>
            <w:bottom w:val="none" w:sz="0" w:space="0" w:color="auto"/>
            <w:right w:val="none" w:sz="0" w:space="0" w:color="auto"/>
          </w:divBdr>
        </w:div>
        <w:div w:id="1540318568">
          <w:marLeft w:val="1166"/>
          <w:marRight w:val="0"/>
          <w:marTop w:val="96"/>
          <w:marBottom w:val="0"/>
          <w:divBdr>
            <w:top w:val="none" w:sz="0" w:space="0" w:color="auto"/>
            <w:left w:val="none" w:sz="0" w:space="0" w:color="auto"/>
            <w:bottom w:val="none" w:sz="0" w:space="0" w:color="auto"/>
            <w:right w:val="none" w:sz="0" w:space="0" w:color="auto"/>
          </w:divBdr>
        </w:div>
      </w:divsChild>
    </w:div>
    <w:div w:id="1672873799">
      <w:bodyDiv w:val="1"/>
      <w:marLeft w:val="0"/>
      <w:marRight w:val="0"/>
      <w:marTop w:val="0"/>
      <w:marBottom w:val="0"/>
      <w:divBdr>
        <w:top w:val="none" w:sz="0" w:space="0" w:color="auto"/>
        <w:left w:val="none" w:sz="0" w:space="0" w:color="auto"/>
        <w:bottom w:val="none" w:sz="0" w:space="0" w:color="auto"/>
        <w:right w:val="none" w:sz="0" w:space="0" w:color="auto"/>
      </w:divBdr>
    </w:div>
    <w:div w:id="1673220393">
      <w:bodyDiv w:val="1"/>
      <w:marLeft w:val="0"/>
      <w:marRight w:val="0"/>
      <w:marTop w:val="0"/>
      <w:marBottom w:val="0"/>
      <w:divBdr>
        <w:top w:val="none" w:sz="0" w:space="0" w:color="auto"/>
        <w:left w:val="none" w:sz="0" w:space="0" w:color="auto"/>
        <w:bottom w:val="none" w:sz="0" w:space="0" w:color="auto"/>
        <w:right w:val="none" w:sz="0" w:space="0" w:color="auto"/>
      </w:divBdr>
    </w:div>
    <w:div w:id="1674725553">
      <w:bodyDiv w:val="1"/>
      <w:marLeft w:val="0"/>
      <w:marRight w:val="0"/>
      <w:marTop w:val="0"/>
      <w:marBottom w:val="0"/>
      <w:divBdr>
        <w:top w:val="none" w:sz="0" w:space="0" w:color="auto"/>
        <w:left w:val="none" w:sz="0" w:space="0" w:color="auto"/>
        <w:bottom w:val="none" w:sz="0" w:space="0" w:color="auto"/>
        <w:right w:val="none" w:sz="0" w:space="0" w:color="auto"/>
      </w:divBdr>
      <w:divsChild>
        <w:div w:id="117183466">
          <w:marLeft w:val="1166"/>
          <w:marRight w:val="0"/>
          <w:marTop w:val="101"/>
          <w:marBottom w:val="0"/>
          <w:divBdr>
            <w:top w:val="none" w:sz="0" w:space="0" w:color="auto"/>
            <w:left w:val="none" w:sz="0" w:space="0" w:color="auto"/>
            <w:bottom w:val="none" w:sz="0" w:space="0" w:color="auto"/>
            <w:right w:val="none" w:sz="0" w:space="0" w:color="auto"/>
          </w:divBdr>
        </w:div>
        <w:div w:id="258106716">
          <w:marLeft w:val="547"/>
          <w:marRight w:val="0"/>
          <w:marTop w:val="120"/>
          <w:marBottom w:val="0"/>
          <w:divBdr>
            <w:top w:val="none" w:sz="0" w:space="0" w:color="auto"/>
            <w:left w:val="none" w:sz="0" w:space="0" w:color="auto"/>
            <w:bottom w:val="none" w:sz="0" w:space="0" w:color="auto"/>
            <w:right w:val="none" w:sz="0" w:space="0" w:color="auto"/>
          </w:divBdr>
        </w:div>
        <w:div w:id="415638348">
          <w:marLeft w:val="547"/>
          <w:marRight w:val="0"/>
          <w:marTop w:val="120"/>
          <w:marBottom w:val="0"/>
          <w:divBdr>
            <w:top w:val="none" w:sz="0" w:space="0" w:color="auto"/>
            <w:left w:val="none" w:sz="0" w:space="0" w:color="auto"/>
            <w:bottom w:val="none" w:sz="0" w:space="0" w:color="auto"/>
            <w:right w:val="none" w:sz="0" w:space="0" w:color="auto"/>
          </w:divBdr>
        </w:div>
        <w:div w:id="958679695">
          <w:marLeft w:val="1166"/>
          <w:marRight w:val="0"/>
          <w:marTop w:val="101"/>
          <w:marBottom w:val="0"/>
          <w:divBdr>
            <w:top w:val="none" w:sz="0" w:space="0" w:color="auto"/>
            <w:left w:val="none" w:sz="0" w:space="0" w:color="auto"/>
            <w:bottom w:val="none" w:sz="0" w:space="0" w:color="auto"/>
            <w:right w:val="none" w:sz="0" w:space="0" w:color="auto"/>
          </w:divBdr>
        </w:div>
        <w:div w:id="995691156">
          <w:marLeft w:val="1166"/>
          <w:marRight w:val="0"/>
          <w:marTop w:val="101"/>
          <w:marBottom w:val="0"/>
          <w:divBdr>
            <w:top w:val="none" w:sz="0" w:space="0" w:color="auto"/>
            <w:left w:val="none" w:sz="0" w:space="0" w:color="auto"/>
            <w:bottom w:val="none" w:sz="0" w:space="0" w:color="auto"/>
            <w:right w:val="none" w:sz="0" w:space="0" w:color="auto"/>
          </w:divBdr>
        </w:div>
        <w:div w:id="1485701549">
          <w:marLeft w:val="547"/>
          <w:marRight w:val="0"/>
          <w:marTop w:val="120"/>
          <w:marBottom w:val="0"/>
          <w:divBdr>
            <w:top w:val="none" w:sz="0" w:space="0" w:color="auto"/>
            <w:left w:val="none" w:sz="0" w:space="0" w:color="auto"/>
            <w:bottom w:val="none" w:sz="0" w:space="0" w:color="auto"/>
            <w:right w:val="none" w:sz="0" w:space="0" w:color="auto"/>
          </w:divBdr>
        </w:div>
        <w:div w:id="1562714050">
          <w:marLeft w:val="547"/>
          <w:marRight w:val="0"/>
          <w:marTop w:val="120"/>
          <w:marBottom w:val="0"/>
          <w:divBdr>
            <w:top w:val="none" w:sz="0" w:space="0" w:color="auto"/>
            <w:left w:val="none" w:sz="0" w:space="0" w:color="auto"/>
            <w:bottom w:val="none" w:sz="0" w:space="0" w:color="auto"/>
            <w:right w:val="none" w:sz="0" w:space="0" w:color="auto"/>
          </w:divBdr>
        </w:div>
      </w:divsChild>
    </w:div>
    <w:div w:id="1674800491">
      <w:bodyDiv w:val="1"/>
      <w:marLeft w:val="0"/>
      <w:marRight w:val="0"/>
      <w:marTop w:val="0"/>
      <w:marBottom w:val="0"/>
      <w:divBdr>
        <w:top w:val="none" w:sz="0" w:space="0" w:color="auto"/>
        <w:left w:val="none" w:sz="0" w:space="0" w:color="auto"/>
        <w:bottom w:val="none" w:sz="0" w:space="0" w:color="auto"/>
        <w:right w:val="none" w:sz="0" w:space="0" w:color="auto"/>
      </w:divBdr>
    </w:div>
    <w:div w:id="1674995487">
      <w:bodyDiv w:val="1"/>
      <w:marLeft w:val="0"/>
      <w:marRight w:val="0"/>
      <w:marTop w:val="0"/>
      <w:marBottom w:val="0"/>
      <w:divBdr>
        <w:top w:val="none" w:sz="0" w:space="0" w:color="auto"/>
        <w:left w:val="none" w:sz="0" w:space="0" w:color="auto"/>
        <w:bottom w:val="none" w:sz="0" w:space="0" w:color="auto"/>
        <w:right w:val="none" w:sz="0" w:space="0" w:color="auto"/>
      </w:divBdr>
      <w:divsChild>
        <w:div w:id="50925782">
          <w:marLeft w:val="0"/>
          <w:marRight w:val="0"/>
          <w:marTop w:val="0"/>
          <w:marBottom w:val="0"/>
          <w:divBdr>
            <w:top w:val="none" w:sz="0" w:space="0" w:color="auto"/>
            <w:left w:val="none" w:sz="0" w:space="0" w:color="auto"/>
            <w:bottom w:val="none" w:sz="0" w:space="0" w:color="auto"/>
            <w:right w:val="none" w:sz="0" w:space="0" w:color="auto"/>
          </w:divBdr>
        </w:div>
      </w:divsChild>
    </w:div>
    <w:div w:id="1675108755">
      <w:bodyDiv w:val="1"/>
      <w:marLeft w:val="0"/>
      <w:marRight w:val="0"/>
      <w:marTop w:val="0"/>
      <w:marBottom w:val="0"/>
      <w:divBdr>
        <w:top w:val="none" w:sz="0" w:space="0" w:color="auto"/>
        <w:left w:val="none" w:sz="0" w:space="0" w:color="auto"/>
        <w:bottom w:val="none" w:sz="0" w:space="0" w:color="auto"/>
        <w:right w:val="none" w:sz="0" w:space="0" w:color="auto"/>
      </w:divBdr>
    </w:div>
    <w:div w:id="1675302365">
      <w:bodyDiv w:val="1"/>
      <w:marLeft w:val="0"/>
      <w:marRight w:val="0"/>
      <w:marTop w:val="0"/>
      <w:marBottom w:val="0"/>
      <w:divBdr>
        <w:top w:val="none" w:sz="0" w:space="0" w:color="auto"/>
        <w:left w:val="none" w:sz="0" w:space="0" w:color="auto"/>
        <w:bottom w:val="none" w:sz="0" w:space="0" w:color="auto"/>
        <w:right w:val="none" w:sz="0" w:space="0" w:color="auto"/>
      </w:divBdr>
    </w:div>
    <w:div w:id="1675573392">
      <w:bodyDiv w:val="1"/>
      <w:marLeft w:val="0"/>
      <w:marRight w:val="0"/>
      <w:marTop w:val="0"/>
      <w:marBottom w:val="0"/>
      <w:divBdr>
        <w:top w:val="none" w:sz="0" w:space="0" w:color="auto"/>
        <w:left w:val="none" w:sz="0" w:space="0" w:color="auto"/>
        <w:bottom w:val="none" w:sz="0" w:space="0" w:color="auto"/>
        <w:right w:val="none" w:sz="0" w:space="0" w:color="auto"/>
      </w:divBdr>
      <w:divsChild>
        <w:div w:id="215895497">
          <w:marLeft w:val="1166"/>
          <w:marRight w:val="0"/>
          <w:marTop w:val="96"/>
          <w:marBottom w:val="0"/>
          <w:divBdr>
            <w:top w:val="none" w:sz="0" w:space="0" w:color="auto"/>
            <w:left w:val="none" w:sz="0" w:space="0" w:color="auto"/>
            <w:bottom w:val="none" w:sz="0" w:space="0" w:color="auto"/>
            <w:right w:val="none" w:sz="0" w:space="0" w:color="auto"/>
          </w:divBdr>
        </w:div>
        <w:div w:id="268008635">
          <w:marLeft w:val="547"/>
          <w:marRight w:val="0"/>
          <w:marTop w:val="115"/>
          <w:marBottom w:val="0"/>
          <w:divBdr>
            <w:top w:val="none" w:sz="0" w:space="0" w:color="auto"/>
            <w:left w:val="none" w:sz="0" w:space="0" w:color="auto"/>
            <w:bottom w:val="none" w:sz="0" w:space="0" w:color="auto"/>
            <w:right w:val="none" w:sz="0" w:space="0" w:color="auto"/>
          </w:divBdr>
        </w:div>
        <w:div w:id="1104109140">
          <w:marLeft w:val="1166"/>
          <w:marRight w:val="0"/>
          <w:marTop w:val="96"/>
          <w:marBottom w:val="0"/>
          <w:divBdr>
            <w:top w:val="none" w:sz="0" w:space="0" w:color="auto"/>
            <w:left w:val="none" w:sz="0" w:space="0" w:color="auto"/>
            <w:bottom w:val="none" w:sz="0" w:space="0" w:color="auto"/>
            <w:right w:val="none" w:sz="0" w:space="0" w:color="auto"/>
          </w:divBdr>
        </w:div>
        <w:div w:id="1287155689">
          <w:marLeft w:val="547"/>
          <w:marRight w:val="0"/>
          <w:marTop w:val="115"/>
          <w:marBottom w:val="0"/>
          <w:divBdr>
            <w:top w:val="none" w:sz="0" w:space="0" w:color="auto"/>
            <w:left w:val="none" w:sz="0" w:space="0" w:color="auto"/>
            <w:bottom w:val="none" w:sz="0" w:space="0" w:color="auto"/>
            <w:right w:val="none" w:sz="0" w:space="0" w:color="auto"/>
          </w:divBdr>
        </w:div>
        <w:div w:id="1291087361">
          <w:marLeft w:val="547"/>
          <w:marRight w:val="0"/>
          <w:marTop w:val="115"/>
          <w:marBottom w:val="0"/>
          <w:divBdr>
            <w:top w:val="none" w:sz="0" w:space="0" w:color="auto"/>
            <w:left w:val="none" w:sz="0" w:space="0" w:color="auto"/>
            <w:bottom w:val="none" w:sz="0" w:space="0" w:color="auto"/>
            <w:right w:val="none" w:sz="0" w:space="0" w:color="auto"/>
          </w:divBdr>
        </w:div>
        <w:div w:id="1383674509">
          <w:marLeft w:val="547"/>
          <w:marRight w:val="0"/>
          <w:marTop w:val="115"/>
          <w:marBottom w:val="0"/>
          <w:divBdr>
            <w:top w:val="none" w:sz="0" w:space="0" w:color="auto"/>
            <w:left w:val="none" w:sz="0" w:space="0" w:color="auto"/>
            <w:bottom w:val="none" w:sz="0" w:space="0" w:color="auto"/>
            <w:right w:val="none" w:sz="0" w:space="0" w:color="auto"/>
          </w:divBdr>
        </w:div>
      </w:divsChild>
    </w:div>
    <w:div w:id="1675913674">
      <w:bodyDiv w:val="1"/>
      <w:marLeft w:val="0"/>
      <w:marRight w:val="0"/>
      <w:marTop w:val="0"/>
      <w:marBottom w:val="0"/>
      <w:divBdr>
        <w:top w:val="none" w:sz="0" w:space="0" w:color="auto"/>
        <w:left w:val="none" w:sz="0" w:space="0" w:color="auto"/>
        <w:bottom w:val="none" w:sz="0" w:space="0" w:color="auto"/>
        <w:right w:val="none" w:sz="0" w:space="0" w:color="auto"/>
      </w:divBdr>
      <w:divsChild>
        <w:div w:id="1543831604">
          <w:marLeft w:val="0"/>
          <w:marRight w:val="0"/>
          <w:marTop w:val="0"/>
          <w:marBottom w:val="0"/>
          <w:divBdr>
            <w:top w:val="none" w:sz="0" w:space="0" w:color="auto"/>
            <w:left w:val="none" w:sz="0" w:space="0" w:color="auto"/>
            <w:bottom w:val="none" w:sz="0" w:space="0" w:color="auto"/>
            <w:right w:val="none" w:sz="0" w:space="0" w:color="auto"/>
          </w:divBdr>
        </w:div>
      </w:divsChild>
    </w:div>
    <w:div w:id="1676611982">
      <w:bodyDiv w:val="1"/>
      <w:marLeft w:val="0"/>
      <w:marRight w:val="0"/>
      <w:marTop w:val="0"/>
      <w:marBottom w:val="0"/>
      <w:divBdr>
        <w:top w:val="none" w:sz="0" w:space="0" w:color="auto"/>
        <w:left w:val="none" w:sz="0" w:space="0" w:color="auto"/>
        <w:bottom w:val="none" w:sz="0" w:space="0" w:color="auto"/>
        <w:right w:val="none" w:sz="0" w:space="0" w:color="auto"/>
      </w:divBdr>
    </w:div>
    <w:div w:id="1676952407">
      <w:bodyDiv w:val="1"/>
      <w:marLeft w:val="0"/>
      <w:marRight w:val="0"/>
      <w:marTop w:val="0"/>
      <w:marBottom w:val="0"/>
      <w:divBdr>
        <w:top w:val="none" w:sz="0" w:space="0" w:color="auto"/>
        <w:left w:val="none" w:sz="0" w:space="0" w:color="auto"/>
        <w:bottom w:val="none" w:sz="0" w:space="0" w:color="auto"/>
        <w:right w:val="none" w:sz="0" w:space="0" w:color="auto"/>
      </w:divBdr>
    </w:div>
    <w:div w:id="1678341666">
      <w:bodyDiv w:val="1"/>
      <w:marLeft w:val="0"/>
      <w:marRight w:val="0"/>
      <w:marTop w:val="0"/>
      <w:marBottom w:val="0"/>
      <w:divBdr>
        <w:top w:val="none" w:sz="0" w:space="0" w:color="auto"/>
        <w:left w:val="none" w:sz="0" w:space="0" w:color="auto"/>
        <w:bottom w:val="none" w:sz="0" w:space="0" w:color="auto"/>
        <w:right w:val="none" w:sz="0" w:space="0" w:color="auto"/>
      </w:divBdr>
    </w:div>
    <w:div w:id="1678384977">
      <w:bodyDiv w:val="1"/>
      <w:marLeft w:val="0"/>
      <w:marRight w:val="0"/>
      <w:marTop w:val="0"/>
      <w:marBottom w:val="0"/>
      <w:divBdr>
        <w:top w:val="none" w:sz="0" w:space="0" w:color="auto"/>
        <w:left w:val="none" w:sz="0" w:space="0" w:color="auto"/>
        <w:bottom w:val="none" w:sz="0" w:space="0" w:color="auto"/>
        <w:right w:val="none" w:sz="0" w:space="0" w:color="auto"/>
      </w:divBdr>
    </w:div>
    <w:div w:id="1678654663">
      <w:bodyDiv w:val="1"/>
      <w:marLeft w:val="0"/>
      <w:marRight w:val="0"/>
      <w:marTop w:val="0"/>
      <w:marBottom w:val="0"/>
      <w:divBdr>
        <w:top w:val="none" w:sz="0" w:space="0" w:color="auto"/>
        <w:left w:val="none" w:sz="0" w:space="0" w:color="auto"/>
        <w:bottom w:val="none" w:sz="0" w:space="0" w:color="auto"/>
        <w:right w:val="none" w:sz="0" w:space="0" w:color="auto"/>
      </w:divBdr>
    </w:div>
    <w:div w:id="1678733050">
      <w:bodyDiv w:val="1"/>
      <w:marLeft w:val="0"/>
      <w:marRight w:val="0"/>
      <w:marTop w:val="0"/>
      <w:marBottom w:val="0"/>
      <w:divBdr>
        <w:top w:val="none" w:sz="0" w:space="0" w:color="auto"/>
        <w:left w:val="none" w:sz="0" w:space="0" w:color="auto"/>
        <w:bottom w:val="none" w:sz="0" w:space="0" w:color="auto"/>
        <w:right w:val="none" w:sz="0" w:space="0" w:color="auto"/>
      </w:divBdr>
    </w:div>
    <w:div w:id="1678845179">
      <w:bodyDiv w:val="1"/>
      <w:marLeft w:val="0"/>
      <w:marRight w:val="0"/>
      <w:marTop w:val="0"/>
      <w:marBottom w:val="0"/>
      <w:divBdr>
        <w:top w:val="none" w:sz="0" w:space="0" w:color="auto"/>
        <w:left w:val="none" w:sz="0" w:space="0" w:color="auto"/>
        <w:bottom w:val="none" w:sz="0" w:space="0" w:color="auto"/>
        <w:right w:val="none" w:sz="0" w:space="0" w:color="auto"/>
      </w:divBdr>
      <w:divsChild>
        <w:div w:id="188378644">
          <w:marLeft w:val="1166"/>
          <w:marRight w:val="0"/>
          <w:marTop w:val="96"/>
          <w:marBottom w:val="0"/>
          <w:divBdr>
            <w:top w:val="none" w:sz="0" w:space="0" w:color="auto"/>
            <w:left w:val="none" w:sz="0" w:space="0" w:color="auto"/>
            <w:bottom w:val="none" w:sz="0" w:space="0" w:color="auto"/>
            <w:right w:val="none" w:sz="0" w:space="0" w:color="auto"/>
          </w:divBdr>
        </w:div>
        <w:div w:id="633877910">
          <w:marLeft w:val="1800"/>
          <w:marRight w:val="0"/>
          <w:marTop w:val="77"/>
          <w:marBottom w:val="0"/>
          <w:divBdr>
            <w:top w:val="none" w:sz="0" w:space="0" w:color="auto"/>
            <w:left w:val="none" w:sz="0" w:space="0" w:color="auto"/>
            <w:bottom w:val="none" w:sz="0" w:space="0" w:color="auto"/>
            <w:right w:val="none" w:sz="0" w:space="0" w:color="auto"/>
          </w:divBdr>
        </w:div>
        <w:div w:id="1583177335">
          <w:marLeft w:val="1800"/>
          <w:marRight w:val="0"/>
          <w:marTop w:val="77"/>
          <w:marBottom w:val="0"/>
          <w:divBdr>
            <w:top w:val="none" w:sz="0" w:space="0" w:color="auto"/>
            <w:left w:val="none" w:sz="0" w:space="0" w:color="auto"/>
            <w:bottom w:val="none" w:sz="0" w:space="0" w:color="auto"/>
            <w:right w:val="none" w:sz="0" w:space="0" w:color="auto"/>
          </w:divBdr>
        </w:div>
        <w:div w:id="2017531191">
          <w:marLeft w:val="1166"/>
          <w:marRight w:val="0"/>
          <w:marTop w:val="96"/>
          <w:marBottom w:val="0"/>
          <w:divBdr>
            <w:top w:val="none" w:sz="0" w:space="0" w:color="auto"/>
            <w:left w:val="none" w:sz="0" w:space="0" w:color="auto"/>
            <w:bottom w:val="none" w:sz="0" w:space="0" w:color="auto"/>
            <w:right w:val="none" w:sz="0" w:space="0" w:color="auto"/>
          </w:divBdr>
        </w:div>
      </w:divsChild>
    </w:div>
    <w:div w:id="1679697231">
      <w:bodyDiv w:val="1"/>
      <w:marLeft w:val="0"/>
      <w:marRight w:val="0"/>
      <w:marTop w:val="0"/>
      <w:marBottom w:val="0"/>
      <w:divBdr>
        <w:top w:val="none" w:sz="0" w:space="0" w:color="auto"/>
        <w:left w:val="none" w:sz="0" w:space="0" w:color="auto"/>
        <w:bottom w:val="none" w:sz="0" w:space="0" w:color="auto"/>
        <w:right w:val="none" w:sz="0" w:space="0" w:color="auto"/>
      </w:divBdr>
    </w:div>
    <w:div w:id="1682271743">
      <w:bodyDiv w:val="1"/>
      <w:marLeft w:val="0"/>
      <w:marRight w:val="0"/>
      <w:marTop w:val="0"/>
      <w:marBottom w:val="0"/>
      <w:divBdr>
        <w:top w:val="none" w:sz="0" w:space="0" w:color="auto"/>
        <w:left w:val="none" w:sz="0" w:space="0" w:color="auto"/>
        <w:bottom w:val="none" w:sz="0" w:space="0" w:color="auto"/>
        <w:right w:val="none" w:sz="0" w:space="0" w:color="auto"/>
      </w:divBdr>
    </w:div>
    <w:div w:id="1682513934">
      <w:bodyDiv w:val="1"/>
      <w:marLeft w:val="0"/>
      <w:marRight w:val="0"/>
      <w:marTop w:val="0"/>
      <w:marBottom w:val="0"/>
      <w:divBdr>
        <w:top w:val="none" w:sz="0" w:space="0" w:color="auto"/>
        <w:left w:val="none" w:sz="0" w:space="0" w:color="auto"/>
        <w:bottom w:val="none" w:sz="0" w:space="0" w:color="auto"/>
        <w:right w:val="none" w:sz="0" w:space="0" w:color="auto"/>
      </w:divBdr>
    </w:div>
    <w:div w:id="1683699393">
      <w:bodyDiv w:val="1"/>
      <w:marLeft w:val="0"/>
      <w:marRight w:val="0"/>
      <w:marTop w:val="0"/>
      <w:marBottom w:val="0"/>
      <w:divBdr>
        <w:top w:val="none" w:sz="0" w:space="0" w:color="auto"/>
        <w:left w:val="none" w:sz="0" w:space="0" w:color="auto"/>
        <w:bottom w:val="none" w:sz="0" w:space="0" w:color="auto"/>
        <w:right w:val="none" w:sz="0" w:space="0" w:color="auto"/>
      </w:divBdr>
    </w:div>
    <w:div w:id="1683975048">
      <w:bodyDiv w:val="1"/>
      <w:marLeft w:val="0"/>
      <w:marRight w:val="0"/>
      <w:marTop w:val="0"/>
      <w:marBottom w:val="0"/>
      <w:divBdr>
        <w:top w:val="none" w:sz="0" w:space="0" w:color="auto"/>
        <w:left w:val="none" w:sz="0" w:space="0" w:color="auto"/>
        <w:bottom w:val="none" w:sz="0" w:space="0" w:color="auto"/>
        <w:right w:val="none" w:sz="0" w:space="0" w:color="auto"/>
      </w:divBdr>
    </w:div>
    <w:div w:id="1684091371">
      <w:bodyDiv w:val="1"/>
      <w:marLeft w:val="0"/>
      <w:marRight w:val="0"/>
      <w:marTop w:val="0"/>
      <w:marBottom w:val="0"/>
      <w:divBdr>
        <w:top w:val="none" w:sz="0" w:space="0" w:color="auto"/>
        <w:left w:val="none" w:sz="0" w:space="0" w:color="auto"/>
        <w:bottom w:val="none" w:sz="0" w:space="0" w:color="auto"/>
        <w:right w:val="none" w:sz="0" w:space="0" w:color="auto"/>
      </w:divBdr>
    </w:div>
    <w:div w:id="1684210150">
      <w:bodyDiv w:val="1"/>
      <w:marLeft w:val="0"/>
      <w:marRight w:val="0"/>
      <w:marTop w:val="0"/>
      <w:marBottom w:val="0"/>
      <w:divBdr>
        <w:top w:val="none" w:sz="0" w:space="0" w:color="auto"/>
        <w:left w:val="none" w:sz="0" w:space="0" w:color="auto"/>
        <w:bottom w:val="none" w:sz="0" w:space="0" w:color="auto"/>
        <w:right w:val="none" w:sz="0" w:space="0" w:color="auto"/>
      </w:divBdr>
    </w:div>
    <w:div w:id="1684359132">
      <w:bodyDiv w:val="1"/>
      <w:marLeft w:val="0"/>
      <w:marRight w:val="0"/>
      <w:marTop w:val="0"/>
      <w:marBottom w:val="0"/>
      <w:divBdr>
        <w:top w:val="none" w:sz="0" w:space="0" w:color="auto"/>
        <w:left w:val="none" w:sz="0" w:space="0" w:color="auto"/>
        <w:bottom w:val="none" w:sz="0" w:space="0" w:color="auto"/>
        <w:right w:val="none" w:sz="0" w:space="0" w:color="auto"/>
      </w:divBdr>
    </w:div>
    <w:div w:id="1686520669">
      <w:bodyDiv w:val="1"/>
      <w:marLeft w:val="0"/>
      <w:marRight w:val="0"/>
      <w:marTop w:val="0"/>
      <w:marBottom w:val="0"/>
      <w:divBdr>
        <w:top w:val="none" w:sz="0" w:space="0" w:color="auto"/>
        <w:left w:val="none" w:sz="0" w:space="0" w:color="auto"/>
        <w:bottom w:val="none" w:sz="0" w:space="0" w:color="auto"/>
        <w:right w:val="none" w:sz="0" w:space="0" w:color="auto"/>
      </w:divBdr>
    </w:div>
    <w:div w:id="1686665114">
      <w:bodyDiv w:val="1"/>
      <w:marLeft w:val="0"/>
      <w:marRight w:val="0"/>
      <w:marTop w:val="0"/>
      <w:marBottom w:val="0"/>
      <w:divBdr>
        <w:top w:val="none" w:sz="0" w:space="0" w:color="auto"/>
        <w:left w:val="none" w:sz="0" w:space="0" w:color="auto"/>
        <w:bottom w:val="none" w:sz="0" w:space="0" w:color="auto"/>
        <w:right w:val="none" w:sz="0" w:space="0" w:color="auto"/>
      </w:divBdr>
      <w:divsChild>
        <w:div w:id="655188831">
          <w:marLeft w:val="547"/>
          <w:marRight w:val="0"/>
          <w:marTop w:val="154"/>
          <w:marBottom w:val="0"/>
          <w:divBdr>
            <w:top w:val="none" w:sz="0" w:space="0" w:color="auto"/>
            <w:left w:val="none" w:sz="0" w:space="0" w:color="auto"/>
            <w:bottom w:val="none" w:sz="0" w:space="0" w:color="auto"/>
            <w:right w:val="none" w:sz="0" w:space="0" w:color="auto"/>
          </w:divBdr>
        </w:div>
      </w:divsChild>
    </w:div>
    <w:div w:id="1686714652">
      <w:bodyDiv w:val="1"/>
      <w:marLeft w:val="0"/>
      <w:marRight w:val="0"/>
      <w:marTop w:val="0"/>
      <w:marBottom w:val="0"/>
      <w:divBdr>
        <w:top w:val="none" w:sz="0" w:space="0" w:color="auto"/>
        <w:left w:val="none" w:sz="0" w:space="0" w:color="auto"/>
        <w:bottom w:val="none" w:sz="0" w:space="0" w:color="auto"/>
        <w:right w:val="none" w:sz="0" w:space="0" w:color="auto"/>
      </w:divBdr>
      <w:divsChild>
        <w:div w:id="456991699">
          <w:marLeft w:val="0"/>
          <w:marRight w:val="0"/>
          <w:marTop w:val="96"/>
          <w:marBottom w:val="0"/>
          <w:divBdr>
            <w:top w:val="none" w:sz="0" w:space="0" w:color="auto"/>
            <w:left w:val="none" w:sz="0" w:space="0" w:color="auto"/>
            <w:bottom w:val="none" w:sz="0" w:space="0" w:color="auto"/>
            <w:right w:val="none" w:sz="0" w:space="0" w:color="auto"/>
          </w:divBdr>
        </w:div>
        <w:div w:id="2024165802">
          <w:marLeft w:val="0"/>
          <w:marRight w:val="0"/>
          <w:marTop w:val="96"/>
          <w:marBottom w:val="0"/>
          <w:divBdr>
            <w:top w:val="none" w:sz="0" w:space="0" w:color="auto"/>
            <w:left w:val="none" w:sz="0" w:space="0" w:color="auto"/>
            <w:bottom w:val="none" w:sz="0" w:space="0" w:color="auto"/>
            <w:right w:val="none" w:sz="0" w:space="0" w:color="auto"/>
          </w:divBdr>
        </w:div>
      </w:divsChild>
    </w:div>
    <w:div w:id="1686860238">
      <w:bodyDiv w:val="1"/>
      <w:marLeft w:val="0"/>
      <w:marRight w:val="0"/>
      <w:marTop w:val="0"/>
      <w:marBottom w:val="0"/>
      <w:divBdr>
        <w:top w:val="none" w:sz="0" w:space="0" w:color="auto"/>
        <w:left w:val="none" w:sz="0" w:space="0" w:color="auto"/>
        <w:bottom w:val="none" w:sz="0" w:space="0" w:color="auto"/>
        <w:right w:val="none" w:sz="0" w:space="0" w:color="auto"/>
      </w:divBdr>
      <w:divsChild>
        <w:div w:id="51319825">
          <w:marLeft w:val="0"/>
          <w:marRight w:val="0"/>
          <w:marTop w:val="0"/>
          <w:marBottom w:val="0"/>
          <w:divBdr>
            <w:top w:val="none" w:sz="0" w:space="0" w:color="auto"/>
            <w:left w:val="none" w:sz="0" w:space="0" w:color="auto"/>
            <w:bottom w:val="none" w:sz="0" w:space="0" w:color="auto"/>
            <w:right w:val="none" w:sz="0" w:space="0" w:color="auto"/>
          </w:divBdr>
          <w:divsChild>
            <w:div w:id="413357890">
              <w:marLeft w:val="0"/>
              <w:marRight w:val="0"/>
              <w:marTop w:val="0"/>
              <w:marBottom w:val="0"/>
              <w:divBdr>
                <w:top w:val="none" w:sz="0" w:space="0" w:color="auto"/>
                <w:left w:val="none" w:sz="0" w:space="0" w:color="auto"/>
                <w:bottom w:val="none" w:sz="0" w:space="0" w:color="auto"/>
                <w:right w:val="none" w:sz="0" w:space="0" w:color="auto"/>
              </w:divBdr>
            </w:div>
            <w:div w:id="421100350">
              <w:marLeft w:val="0"/>
              <w:marRight w:val="0"/>
              <w:marTop w:val="0"/>
              <w:marBottom w:val="0"/>
              <w:divBdr>
                <w:top w:val="none" w:sz="0" w:space="0" w:color="auto"/>
                <w:left w:val="none" w:sz="0" w:space="0" w:color="auto"/>
                <w:bottom w:val="none" w:sz="0" w:space="0" w:color="auto"/>
                <w:right w:val="none" w:sz="0" w:space="0" w:color="auto"/>
              </w:divBdr>
            </w:div>
            <w:div w:id="451900803">
              <w:marLeft w:val="0"/>
              <w:marRight w:val="0"/>
              <w:marTop w:val="0"/>
              <w:marBottom w:val="0"/>
              <w:divBdr>
                <w:top w:val="none" w:sz="0" w:space="0" w:color="auto"/>
                <w:left w:val="none" w:sz="0" w:space="0" w:color="auto"/>
                <w:bottom w:val="none" w:sz="0" w:space="0" w:color="auto"/>
                <w:right w:val="none" w:sz="0" w:space="0" w:color="auto"/>
              </w:divBdr>
            </w:div>
            <w:div w:id="617688986">
              <w:marLeft w:val="0"/>
              <w:marRight w:val="0"/>
              <w:marTop w:val="0"/>
              <w:marBottom w:val="0"/>
              <w:divBdr>
                <w:top w:val="none" w:sz="0" w:space="0" w:color="auto"/>
                <w:left w:val="none" w:sz="0" w:space="0" w:color="auto"/>
                <w:bottom w:val="none" w:sz="0" w:space="0" w:color="auto"/>
                <w:right w:val="none" w:sz="0" w:space="0" w:color="auto"/>
              </w:divBdr>
            </w:div>
            <w:div w:id="806240865">
              <w:marLeft w:val="0"/>
              <w:marRight w:val="0"/>
              <w:marTop w:val="0"/>
              <w:marBottom w:val="0"/>
              <w:divBdr>
                <w:top w:val="none" w:sz="0" w:space="0" w:color="auto"/>
                <w:left w:val="none" w:sz="0" w:space="0" w:color="auto"/>
                <w:bottom w:val="none" w:sz="0" w:space="0" w:color="auto"/>
                <w:right w:val="none" w:sz="0" w:space="0" w:color="auto"/>
              </w:divBdr>
            </w:div>
            <w:div w:id="1093207308">
              <w:marLeft w:val="0"/>
              <w:marRight w:val="0"/>
              <w:marTop w:val="0"/>
              <w:marBottom w:val="0"/>
              <w:divBdr>
                <w:top w:val="none" w:sz="0" w:space="0" w:color="auto"/>
                <w:left w:val="none" w:sz="0" w:space="0" w:color="auto"/>
                <w:bottom w:val="none" w:sz="0" w:space="0" w:color="auto"/>
                <w:right w:val="none" w:sz="0" w:space="0" w:color="auto"/>
              </w:divBdr>
            </w:div>
            <w:div w:id="1306471837">
              <w:marLeft w:val="0"/>
              <w:marRight w:val="0"/>
              <w:marTop w:val="0"/>
              <w:marBottom w:val="0"/>
              <w:divBdr>
                <w:top w:val="none" w:sz="0" w:space="0" w:color="auto"/>
                <w:left w:val="none" w:sz="0" w:space="0" w:color="auto"/>
                <w:bottom w:val="none" w:sz="0" w:space="0" w:color="auto"/>
                <w:right w:val="none" w:sz="0" w:space="0" w:color="auto"/>
              </w:divBdr>
            </w:div>
            <w:div w:id="1687639090">
              <w:marLeft w:val="0"/>
              <w:marRight w:val="0"/>
              <w:marTop w:val="0"/>
              <w:marBottom w:val="0"/>
              <w:divBdr>
                <w:top w:val="none" w:sz="0" w:space="0" w:color="auto"/>
                <w:left w:val="none" w:sz="0" w:space="0" w:color="auto"/>
                <w:bottom w:val="none" w:sz="0" w:space="0" w:color="auto"/>
                <w:right w:val="none" w:sz="0" w:space="0" w:color="auto"/>
              </w:divBdr>
            </w:div>
            <w:div w:id="213263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056849">
      <w:bodyDiv w:val="1"/>
      <w:marLeft w:val="0"/>
      <w:marRight w:val="0"/>
      <w:marTop w:val="0"/>
      <w:marBottom w:val="0"/>
      <w:divBdr>
        <w:top w:val="none" w:sz="0" w:space="0" w:color="auto"/>
        <w:left w:val="none" w:sz="0" w:space="0" w:color="auto"/>
        <w:bottom w:val="none" w:sz="0" w:space="0" w:color="auto"/>
        <w:right w:val="none" w:sz="0" w:space="0" w:color="auto"/>
      </w:divBdr>
    </w:div>
    <w:div w:id="1687977060">
      <w:bodyDiv w:val="1"/>
      <w:marLeft w:val="0"/>
      <w:marRight w:val="0"/>
      <w:marTop w:val="0"/>
      <w:marBottom w:val="0"/>
      <w:divBdr>
        <w:top w:val="none" w:sz="0" w:space="0" w:color="auto"/>
        <w:left w:val="none" w:sz="0" w:space="0" w:color="auto"/>
        <w:bottom w:val="none" w:sz="0" w:space="0" w:color="auto"/>
        <w:right w:val="none" w:sz="0" w:space="0" w:color="auto"/>
      </w:divBdr>
    </w:div>
    <w:div w:id="1688100867">
      <w:bodyDiv w:val="1"/>
      <w:marLeft w:val="0"/>
      <w:marRight w:val="0"/>
      <w:marTop w:val="0"/>
      <w:marBottom w:val="0"/>
      <w:divBdr>
        <w:top w:val="none" w:sz="0" w:space="0" w:color="auto"/>
        <w:left w:val="none" w:sz="0" w:space="0" w:color="auto"/>
        <w:bottom w:val="none" w:sz="0" w:space="0" w:color="auto"/>
        <w:right w:val="none" w:sz="0" w:space="0" w:color="auto"/>
      </w:divBdr>
    </w:div>
    <w:div w:id="1688482897">
      <w:bodyDiv w:val="1"/>
      <w:marLeft w:val="0"/>
      <w:marRight w:val="0"/>
      <w:marTop w:val="0"/>
      <w:marBottom w:val="0"/>
      <w:divBdr>
        <w:top w:val="none" w:sz="0" w:space="0" w:color="auto"/>
        <w:left w:val="none" w:sz="0" w:space="0" w:color="auto"/>
        <w:bottom w:val="none" w:sz="0" w:space="0" w:color="auto"/>
        <w:right w:val="none" w:sz="0" w:space="0" w:color="auto"/>
      </w:divBdr>
    </w:div>
    <w:div w:id="1688946349">
      <w:bodyDiv w:val="1"/>
      <w:marLeft w:val="0"/>
      <w:marRight w:val="0"/>
      <w:marTop w:val="0"/>
      <w:marBottom w:val="0"/>
      <w:divBdr>
        <w:top w:val="none" w:sz="0" w:space="0" w:color="auto"/>
        <w:left w:val="none" w:sz="0" w:space="0" w:color="auto"/>
        <w:bottom w:val="none" w:sz="0" w:space="0" w:color="auto"/>
        <w:right w:val="none" w:sz="0" w:space="0" w:color="auto"/>
      </w:divBdr>
      <w:divsChild>
        <w:div w:id="339553842">
          <w:marLeft w:val="547"/>
          <w:marRight w:val="0"/>
          <w:marTop w:val="115"/>
          <w:marBottom w:val="0"/>
          <w:divBdr>
            <w:top w:val="none" w:sz="0" w:space="0" w:color="auto"/>
            <w:left w:val="none" w:sz="0" w:space="0" w:color="auto"/>
            <w:bottom w:val="none" w:sz="0" w:space="0" w:color="auto"/>
            <w:right w:val="none" w:sz="0" w:space="0" w:color="auto"/>
          </w:divBdr>
        </w:div>
        <w:div w:id="515384819">
          <w:marLeft w:val="1166"/>
          <w:marRight w:val="0"/>
          <w:marTop w:val="115"/>
          <w:marBottom w:val="0"/>
          <w:divBdr>
            <w:top w:val="none" w:sz="0" w:space="0" w:color="auto"/>
            <w:left w:val="none" w:sz="0" w:space="0" w:color="auto"/>
            <w:bottom w:val="none" w:sz="0" w:space="0" w:color="auto"/>
            <w:right w:val="none" w:sz="0" w:space="0" w:color="auto"/>
          </w:divBdr>
        </w:div>
        <w:div w:id="1001658223">
          <w:marLeft w:val="547"/>
          <w:marRight w:val="0"/>
          <w:marTop w:val="115"/>
          <w:marBottom w:val="0"/>
          <w:divBdr>
            <w:top w:val="none" w:sz="0" w:space="0" w:color="auto"/>
            <w:left w:val="none" w:sz="0" w:space="0" w:color="auto"/>
            <w:bottom w:val="none" w:sz="0" w:space="0" w:color="auto"/>
            <w:right w:val="none" w:sz="0" w:space="0" w:color="auto"/>
          </w:divBdr>
        </w:div>
        <w:div w:id="1506558791">
          <w:marLeft w:val="547"/>
          <w:marRight w:val="0"/>
          <w:marTop w:val="115"/>
          <w:marBottom w:val="0"/>
          <w:divBdr>
            <w:top w:val="none" w:sz="0" w:space="0" w:color="auto"/>
            <w:left w:val="none" w:sz="0" w:space="0" w:color="auto"/>
            <w:bottom w:val="none" w:sz="0" w:space="0" w:color="auto"/>
            <w:right w:val="none" w:sz="0" w:space="0" w:color="auto"/>
          </w:divBdr>
        </w:div>
        <w:div w:id="2111580642">
          <w:marLeft w:val="547"/>
          <w:marRight w:val="0"/>
          <w:marTop w:val="115"/>
          <w:marBottom w:val="0"/>
          <w:divBdr>
            <w:top w:val="none" w:sz="0" w:space="0" w:color="auto"/>
            <w:left w:val="none" w:sz="0" w:space="0" w:color="auto"/>
            <w:bottom w:val="none" w:sz="0" w:space="0" w:color="auto"/>
            <w:right w:val="none" w:sz="0" w:space="0" w:color="auto"/>
          </w:divBdr>
        </w:div>
      </w:divsChild>
    </w:div>
    <w:div w:id="1689864699">
      <w:bodyDiv w:val="1"/>
      <w:marLeft w:val="0"/>
      <w:marRight w:val="0"/>
      <w:marTop w:val="0"/>
      <w:marBottom w:val="0"/>
      <w:divBdr>
        <w:top w:val="none" w:sz="0" w:space="0" w:color="auto"/>
        <w:left w:val="none" w:sz="0" w:space="0" w:color="auto"/>
        <w:bottom w:val="none" w:sz="0" w:space="0" w:color="auto"/>
        <w:right w:val="none" w:sz="0" w:space="0" w:color="auto"/>
      </w:divBdr>
    </w:div>
    <w:div w:id="1690135946">
      <w:bodyDiv w:val="1"/>
      <w:marLeft w:val="0"/>
      <w:marRight w:val="0"/>
      <w:marTop w:val="0"/>
      <w:marBottom w:val="0"/>
      <w:divBdr>
        <w:top w:val="none" w:sz="0" w:space="0" w:color="auto"/>
        <w:left w:val="none" w:sz="0" w:space="0" w:color="auto"/>
        <w:bottom w:val="none" w:sz="0" w:space="0" w:color="auto"/>
        <w:right w:val="none" w:sz="0" w:space="0" w:color="auto"/>
      </w:divBdr>
    </w:div>
    <w:div w:id="1690519663">
      <w:bodyDiv w:val="1"/>
      <w:marLeft w:val="0"/>
      <w:marRight w:val="0"/>
      <w:marTop w:val="0"/>
      <w:marBottom w:val="0"/>
      <w:divBdr>
        <w:top w:val="none" w:sz="0" w:space="0" w:color="auto"/>
        <w:left w:val="none" w:sz="0" w:space="0" w:color="auto"/>
        <w:bottom w:val="none" w:sz="0" w:space="0" w:color="auto"/>
        <w:right w:val="none" w:sz="0" w:space="0" w:color="auto"/>
      </w:divBdr>
    </w:div>
    <w:div w:id="1690520416">
      <w:bodyDiv w:val="1"/>
      <w:marLeft w:val="0"/>
      <w:marRight w:val="0"/>
      <w:marTop w:val="0"/>
      <w:marBottom w:val="0"/>
      <w:divBdr>
        <w:top w:val="none" w:sz="0" w:space="0" w:color="auto"/>
        <w:left w:val="none" w:sz="0" w:space="0" w:color="auto"/>
        <w:bottom w:val="none" w:sz="0" w:space="0" w:color="auto"/>
        <w:right w:val="none" w:sz="0" w:space="0" w:color="auto"/>
      </w:divBdr>
    </w:div>
    <w:div w:id="1690838353">
      <w:bodyDiv w:val="1"/>
      <w:marLeft w:val="0"/>
      <w:marRight w:val="0"/>
      <w:marTop w:val="0"/>
      <w:marBottom w:val="0"/>
      <w:divBdr>
        <w:top w:val="none" w:sz="0" w:space="0" w:color="auto"/>
        <w:left w:val="none" w:sz="0" w:space="0" w:color="auto"/>
        <w:bottom w:val="none" w:sz="0" w:space="0" w:color="auto"/>
        <w:right w:val="none" w:sz="0" w:space="0" w:color="auto"/>
      </w:divBdr>
    </w:div>
    <w:div w:id="1691371324">
      <w:bodyDiv w:val="1"/>
      <w:marLeft w:val="0"/>
      <w:marRight w:val="0"/>
      <w:marTop w:val="0"/>
      <w:marBottom w:val="0"/>
      <w:divBdr>
        <w:top w:val="none" w:sz="0" w:space="0" w:color="auto"/>
        <w:left w:val="none" w:sz="0" w:space="0" w:color="auto"/>
        <w:bottom w:val="none" w:sz="0" w:space="0" w:color="auto"/>
        <w:right w:val="none" w:sz="0" w:space="0" w:color="auto"/>
      </w:divBdr>
    </w:div>
    <w:div w:id="1691493296">
      <w:bodyDiv w:val="1"/>
      <w:marLeft w:val="0"/>
      <w:marRight w:val="0"/>
      <w:marTop w:val="0"/>
      <w:marBottom w:val="0"/>
      <w:divBdr>
        <w:top w:val="none" w:sz="0" w:space="0" w:color="auto"/>
        <w:left w:val="none" w:sz="0" w:space="0" w:color="auto"/>
        <w:bottom w:val="none" w:sz="0" w:space="0" w:color="auto"/>
        <w:right w:val="none" w:sz="0" w:space="0" w:color="auto"/>
      </w:divBdr>
    </w:div>
    <w:div w:id="1693412512">
      <w:bodyDiv w:val="1"/>
      <w:marLeft w:val="0"/>
      <w:marRight w:val="0"/>
      <w:marTop w:val="0"/>
      <w:marBottom w:val="0"/>
      <w:divBdr>
        <w:top w:val="none" w:sz="0" w:space="0" w:color="auto"/>
        <w:left w:val="none" w:sz="0" w:space="0" w:color="auto"/>
        <w:bottom w:val="none" w:sz="0" w:space="0" w:color="auto"/>
        <w:right w:val="none" w:sz="0" w:space="0" w:color="auto"/>
      </w:divBdr>
    </w:div>
    <w:div w:id="1695693193">
      <w:bodyDiv w:val="1"/>
      <w:marLeft w:val="0"/>
      <w:marRight w:val="0"/>
      <w:marTop w:val="0"/>
      <w:marBottom w:val="0"/>
      <w:divBdr>
        <w:top w:val="none" w:sz="0" w:space="0" w:color="auto"/>
        <w:left w:val="none" w:sz="0" w:space="0" w:color="auto"/>
        <w:bottom w:val="none" w:sz="0" w:space="0" w:color="auto"/>
        <w:right w:val="none" w:sz="0" w:space="0" w:color="auto"/>
      </w:divBdr>
    </w:div>
    <w:div w:id="1695693764">
      <w:bodyDiv w:val="1"/>
      <w:marLeft w:val="0"/>
      <w:marRight w:val="0"/>
      <w:marTop w:val="0"/>
      <w:marBottom w:val="0"/>
      <w:divBdr>
        <w:top w:val="none" w:sz="0" w:space="0" w:color="auto"/>
        <w:left w:val="none" w:sz="0" w:space="0" w:color="auto"/>
        <w:bottom w:val="none" w:sz="0" w:space="0" w:color="auto"/>
        <w:right w:val="none" w:sz="0" w:space="0" w:color="auto"/>
      </w:divBdr>
    </w:div>
    <w:div w:id="1696272410">
      <w:bodyDiv w:val="1"/>
      <w:marLeft w:val="0"/>
      <w:marRight w:val="0"/>
      <w:marTop w:val="0"/>
      <w:marBottom w:val="0"/>
      <w:divBdr>
        <w:top w:val="none" w:sz="0" w:space="0" w:color="auto"/>
        <w:left w:val="none" w:sz="0" w:space="0" w:color="auto"/>
        <w:bottom w:val="none" w:sz="0" w:space="0" w:color="auto"/>
        <w:right w:val="none" w:sz="0" w:space="0" w:color="auto"/>
      </w:divBdr>
    </w:div>
    <w:div w:id="1696345740">
      <w:bodyDiv w:val="1"/>
      <w:marLeft w:val="0"/>
      <w:marRight w:val="0"/>
      <w:marTop w:val="0"/>
      <w:marBottom w:val="0"/>
      <w:divBdr>
        <w:top w:val="none" w:sz="0" w:space="0" w:color="auto"/>
        <w:left w:val="none" w:sz="0" w:space="0" w:color="auto"/>
        <w:bottom w:val="none" w:sz="0" w:space="0" w:color="auto"/>
        <w:right w:val="none" w:sz="0" w:space="0" w:color="auto"/>
      </w:divBdr>
      <w:divsChild>
        <w:div w:id="129593558">
          <w:marLeft w:val="0"/>
          <w:marRight w:val="0"/>
          <w:marTop w:val="0"/>
          <w:marBottom w:val="0"/>
          <w:divBdr>
            <w:top w:val="none" w:sz="0" w:space="0" w:color="auto"/>
            <w:left w:val="none" w:sz="0" w:space="0" w:color="auto"/>
            <w:bottom w:val="none" w:sz="0" w:space="0" w:color="auto"/>
            <w:right w:val="none" w:sz="0" w:space="0" w:color="auto"/>
          </w:divBdr>
          <w:divsChild>
            <w:div w:id="1663043031">
              <w:marLeft w:val="0"/>
              <w:marRight w:val="0"/>
              <w:marTop w:val="0"/>
              <w:marBottom w:val="0"/>
              <w:divBdr>
                <w:top w:val="none" w:sz="0" w:space="0" w:color="auto"/>
                <w:left w:val="none" w:sz="0" w:space="0" w:color="auto"/>
                <w:bottom w:val="none" w:sz="0" w:space="0" w:color="auto"/>
                <w:right w:val="none" w:sz="0" w:space="0" w:color="auto"/>
              </w:divBdr>
            </w:div>
            <w:div w:id="175724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65519">
      <w:bodyDiv w:val="1"/>
      <w:marLeft w:val="0"/>
      <w:marRight w:val="0"/>
      <w:marTop w:val="0"/>
      <w:marBottom w:val="0"/>
      <w:divBdr>
        <w:top w:val="none" w:sz="0" w:space="0" w:color="auto"/>
        <w:left w:val="none" w:sz="0" w:space="0" w:color="auto"/>
        <w:bottom w:val="none" w:sz="0" w:space="0" w:color="auto"/>
        <w:right w:val="none" w:sz="0" w:space="0" w:color="auto"/>
      </w:divBdr>
    </w:div>
    <w:div w:id="1697585530">
      <w:bodyDiv w:val="1"/>
      <w:marLeft w:val="0"/>
      <w:marRight w:val="0"/>
      <w:marTop w:val="0"/>
      <w:marBottom w:val="0"/>
      <w:divBdr>
        <w:top w:val="none" w:sz="0" w:space="0" w:color="auto"/>
        <w:left w:val="none" w:sz="0" w:space="0" w:color="auto"/>
        <w:bottom w:val="none" w:sz="0" w:space="0" w:color="auto"/>
        <w:right w:val="none" w:sz="0" w:space="0" w:color="auto"/>
      </w:divBdr>
    </w:div>
    <w:div w:id="1697776710">
      <w:bodyDiv w:val="1"/>
      <w:marLeft w:val="0"/>
      <w:marRight w:val="0"/>
      <w:marTop w:val="0"/>
      <w:marBottom w:val="0"/>
      <w:divBdr>
        <w:top w:val="none" w:sz="0" w:space="0" w:color="auto"/>
        <w:left w:val="none" w:sz="0" w:space="0" w:color="auto"/>
        <w:bottom w:val="none" w:sz="0" w:space="0" w:color="auto"/>
        <w:right w:val="none" w:sz="0" w:space="0" w:color="auto"/>
      </w:divBdr>
      <w:divsChild>
        <w:div w:id="229535598">
          <w:marLeft w:val="547"/>
          <w:marRight w:val="0"/>
          <w:marTop w:val="134"/>
          <w:marBottom w:val="0"/>
          <w:divBdr>
            <w:top w:val="none" w:sz="0" w:space="0" w:color="auto"/>
            <w:left w:val="none" w:sz="0" w:space="0" w:color="auto"/>
            <w:bottom w:val="none" w:sz="0" w:space="0" w:color="auto"/>
            <w:right w:val="none" w:sz="0" w:space="0" w:color="auto"/>
          </w:divBdr>
        </w:div>
        <w:div w:id="913317102">
          <w:marLeft w:val="1166"/>
          <w:marRight w:val="0"/>
          <w:marTop w:val="115"/>
          <w:marBottom w:val="0"/>
          <w:divBdr>
            <w:top w:val="none" w:sz="0" w:space="0" w:color="auto"/>
            <w:left w:val="none" w:sz="0" w:space="0" w:color="auto"/>
            <w:bottom w:val="none" w:sz="0" w:space="0" w:color="auto"/>
            <w:right w:val="none" w:sz="0" w:space="0" w:color="auto"/>
          </w:divBdr>
        </w:div>
      </w:divsChild>
    </w:div>
    <w:div w:id="1698655282">
      <w:bodyDiv w:val="1"/>
      <w:marLeft w:val="0"/>
      <w:marRight w:val="0"/>
      <w:marTop w:val="0"/>
      <w:marBottom w:val="0"/>
      <w:divBdr>
        <w:top w:val="none" w:sz="0" w:space="0" w:color="auto"/>
        <w:left w:val="none" w:sz="0" w:space="0" w:color="auto"/>
        <w:bottom w:val="none" w:sz="0" w:space="0" w:color="auto"/>
        <w:right w:val="none" w:sz="0" w:space="0" w:color="auto"/>
      </w:divBdr>
    </w:div>
    <w:div w:id="1700545363">
      <w:bodyDiv w:val="1"/>
      <w:marLeft w:val="0"/>
      <w:marRight w:val="0"/>
      <w:marTop w:val="0"/>
      <w:marBottom w:val="0"/>
      <w:divBdr>
        <w:top w:val="none" w:sz="0" w:space="0" w:color="auto"/>
        <w:left w:val="none" w:sz="0" w:space="0" w:color="auto"/>
        <w:bottom w:val="none" w:sz="0" w:space="0" w:color="auto"/>
        <w:right w:val="none" w:sz="0" w:space="0" w:color="auto"/>
      </w:divBdr>
    </w:div>
    <w:div w:id="1702242130">
      <w:bodyDiv w:val="1"/>
      <w:marLeft w:val="0"/>
      <w:marRight w:val="0"/>
      <w:marTop w:val="0"/>
      <w:marBottom w:val="0"/>
      <w:divBdr>
        <w:top w:val="none" w:sz="0" w:space="0" w:color="auto"/>
        <w:left w:val="none" w:sz="0" w:space="0" w:color="auto"/>
        <w:bottom w:val="none" w:sz="0" w:space="0" w:color="auto"/>
        <w:right w:val="none" w:sz="0" w:space="0" w:color="auto"/>
      </w:divBdr>
      <w:divsChild>
        <w:div w:id="1521511434">
          <w:marLeft w:val="0"/>
          <w:marRight w:val="0"/>
          <w:marTop w:val="0"/>
          <w:marBottom w:val="0"/>
          <w:divBdr>
            <w:top w:val="none" w:sz="0" w:space="0" w:color="auto"/>
            <w:left w:val="none" w:sz="0" w:space="0" w:color="auto"/>
            <w:bottom w:val="none" w:sz="0" w:space="0" w:color="auto"/>
            <w:right w:val="none" w:sz="0" w:space="0" w:color="auto"/>
          </w:divBdr>
          <w:divsChild>
            <w:div w:id="24016747">
              <w:marLeft w:val="0"/>
              <w:marRight w:val="0"/>
              <w:marTop w:val="0"/>
              <w:marBottom w:val="0"/>
              <w:divBdr>
                <w:top w:val="none" w:sz="0" w:space="0" w:color="auto"/>
                <w:left w:val="none" w:sz="0" w:space="0" w:color="auto"/>
                <w:bottom w:val="none" w:sz="0" w:space="0" w:color="auto"/>
                <w:right w:val="none" w:sz="0" w:space="0" w:color="auto"/>
              </w:divBdr>
            </w:div>
            <w:div w:id="259874719">
              <w:marLeft w:val="0"/>
              <w:marRight w:val="0"/>
              <w:marTop w:val="0"/>
              <w:marBottom w:val="0"/>
              <w:divBdr>
                <w:top w:val="none" w:sz="0" w:space="0" w:color="auto"/>
                <w:left w:val="none" w:sz="0" w:space="0" w:color="auto"/>
                <w:bottom w:val="none" w:sz="0" w:space="0" w:color="auto"/>
                <w:right w:val="none" w:sz="0" w:space="0" w:color="auto"/>
              </w:divBdr>
            </w:div>
            <w:div w:id="565801244">
              <w:marLeft w:val="0"/>
              <w:marRight w:val="0"/>
              <w:marTop w:val="0"/>
              <w:marBottom w:val="0"/>
              <w:divBdr>
                <w:top w:val="none" w:sz="0" w:space="0" w:color="auto"/>
                <w:left w:val="none" w:sz="0" w:space="0" w:color="auto"/>
                <w:bottom w:val="none" w:sz="0" w:space="0" w:color="auto"/>
                <w:right w:val="none" w:sz="0" w:space="0" w:color="auto"/>
              </w:divBdr>
            </w:div>
            <w:div w:id="1136609641">
              <w:marLeft w:val="0"/>
              <w:marRight w:val="0"/>
              <w:marTop w:val="0"/>
              <w:marBottom w:val="0"/>
              <w:divBdr>
                <w:top w:val="none" w:sz="0" w:space="0" w:color="auto"/>
                <w:left w:val="none" w:sz="0" w:space="0" w:color="auto"/>
                <w:bottom w:val="none" w:sz="0" w:space="0" w:color="auto"/>
                <w:right w:val="none" w:sz="0" w:space="0" w:color="auto"/>
              </w:divBdr>
            </w:div>
            <w:div w:id="1465466936">
              <w:marLeft w:val="0"/>
              <w:marRight w:val="0"/>
              <w:marTop w:val="0"/>
              <w:marBottom w:val="0"/>
              <w:divBdr>
                <w:top w:val="none" w:sz="0" w:space="0" w:color="auto"/>
                <w:left w:val="none" w:sz="0" w:space="0" w:color="auto"/>
                <w:bottom w:val="none" w:sz="0" w:space="0" w:color="auto"/>
                <w:right w:val="none" w:sz="0" w:space="0" w:color="auto"/>
              </w:divBdr>
            </w:div>
            <w:div w:id="1505436735">
              <w:marLeft w:val="0"/>
              <w:marRight w:val="0"/>
              <w:marTop w:val="0"/>
              <w:marBottom w:val="0"/>
              <w:divBdr>
                <w:top w:val="none" w:sz="0" w:space="0" w:color="auto"/>
                <w:left w:val="none" w:sz="0" w:space="0" w:color="auto"/>
                <w:bottom w:val="none" w:sz="0" w:space="0" w:color="auto"/>
                <w:right w:val="none" w:sz="0" w:space="0" w:color="auto"/>
              </w:divBdr>
            </w:div>
            <w:div w:id="178896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434057">
      <w:bodyDiv w:val="1"/>
      <w:marLeft w:val="0"/>
      <w:marRight w:val="0"/>
      <w:marTop w:val="0"/>
      <w:marBottom w:val="0"/>
      <w:divBdr>
        <w:top w:val="none" w:sz="0" w:space="0" w:color="auto"/>
        <w:left w:val="none" w:sz="0" w:space="0" w:color="auto"/>
        <w:bottom w:val="none" w:sz="0" w:space="0" w:color="auto"/>
        <w:right w:val="none" w:sz="0" w:space="0" w:color="auto"/>
      </w:divBdr>
    </w:div>
    <w:div w:id="1702969541">
      <w:bodyDiv w:val="1"/>
      <w:marLeft w:val="0"/>
      <w:marRight w:val="0"/>
      <w:marTop w:val="0"/>
      <w:marBottom w:val="0"/>
      <w:divBdr>
        <w:top w:val="none" w:sz="0" w:space="0" w:color="auto"/>
        <w:left w:val="none" w:sz="0" w:space="0" w:color="auto"/>
        <w:bottom w:val="none" w:sz="0" w:space="0" w:color="auto"/>
        <w:right w:val="none" w:sz="0" w:space="0" w:color="auto"/>
      </w:divBdr>
      <w:divsChild>
        <w:div w:id="150371597">
          <w:marLeft w:val="547"/>
          <w:marRight w:val="0"/>
          <w:marTop w:val="154"/>
          <w:marBottom w:val="0"/>
          <w:divBdr>
            <w:top w:val="none" w:sz="0" w:space="0" w:color="auto"/>
            <w:left w:val="none" w:sz="0" w:space="0" w:color="auto"/>
            <w:bottom w:val="none" w:sz="0" w:space="0" w:color="auto"/>
            <w:right w:val="none" w:sz="0" w:space="0" w:color="auto"/>
          </w:divBdr>
        </w:div>
        <w:div w:id="1013805141">
          <w:marLeft w:val="1166"/>
          <w:marRight w:val="0"/>
          <w:marTop w:val="134"/>
          <w:marBottom w:val="0"/>
          <w:divBdr>
            <w:top w:val="none" w:sz="0" w:space="0" w:color="auto"/>
            <w:left w:val="none" w:sz="0" w:space="0" w:color="auto"/>
            <w:bottom w:val="none" w:sz="0" w:space="0" w:color="auto"/>
            <w:right w:val="none" w:sz="0" w:space="0" w:color="auto"/>
          </w:divBdr>
        </w:div>
        <w:div w:id="1342900629">
          <w:marLeft w:val="1166"/>
          <w:marRight w:val="0"/>
          <w:marTop w:val="134"/>
          <w:marBottom w:val="0"/>
          <w:divBdr>
            <w:top w:val="none" w:sz="0" w:space="0" w:color="auto"/>
            <w:left w:val="none" w:sz="0" w:space="0" w:color="auto"/>
            <w:bottom w:val="none" w:sz="0" w:space="0" w:color="auto"/>
            <w:right w:val="none" w:sz="0" w:space="0" w:color="auto"/>
          </w:divBdr>
        </w:div>
        <w:div w:id="1551578845">
          <w:marLeft w:val="1800"/>
          <w:marRight w:val="0"/>
          <w:marTop w:val="115"/>
          <w:marBottom w:val="0"/>
          <w:divBdr>
            <w:top w:val="none" w:sz="0" w:space="0" w:color="auto"/>
            <w:left w:val="none" w:sz="0" w:space="0" w:color="auto"/>
            <w:bottom w:val="none" w:sz="0" w:space="0" w:color="auto"/>
            <w:right w:val="none" w:sz="0" w:space="0" w:color="auto"/>
          </w:divBdr>
        </w:div>
      </w:divsChild>
    </w:div>
    <w:div w:id="1703094080">
      <w:bodyDiv w:val="1"/>
      <w:marLeft w:val="0"/>
      <w:marRight w:val="0"/>
      <w:marTop w:val="0"/>
      <w:marBottom w:val="0"/>
      <w:divBdr>
        <w:top w:val="none" w:sz="0" w:space="0" w:color="auto"/>
        <w:left w:val="none" w:sz="0" w:space="0" w:color="auto"/>
        <w:bottom w:val="none" w:sz="0" w:space="0" w:color="auto"/>
        <w:right w:val="none" w:sz="0" w:space="0" w:color="auto"/>
      </w:divBdr>
    </w:div>
    <w:div w:id="1703166118">
      <w:bodyDiv w:val="1"/>
      <w:marLeft w:val="0"/>
      <w:marRight w:val="0"/>
      <w:marTop w:val="0"/>
      <w:marBottom w:val="0"/>
      <w:divBdr>
        <w:top w:val="none" w:sz="0" w:space="0" w:color="auto"/>
        <w:left w:val="none" w:sz="0" w:space="0" w:color="auto"/>
        <w:bottom w:val="none" w:sz="0" w:space="0" w:color="auto"/>
        <w:right w:val="none" w:sz="0" w:space="0" w:color="auto"/>
      </w:divBdr>
    </w:div>
    <w:div w:id="1703432934">
      <w:bodyDiv w:val="1"/>
      <w:marLeft w:val="0"/>
      <w:marRight w:val="0"/>
      <w:marTop w:val="0"/>
      <w:marBottom w:val="0"/>
      <w:divBdr>
        <w:top w:val="none" w:sz="0" w:space="0" w:color="auto"/>
        <w:left w:val="none" w:sz="0" w:space="0" w:color="auto"/>
        <w:bottom w:val="none" w:sz="0" w:space="0" w:color="auto"/>
        <w:right w:val="none" w:sz="0" w:space="0" w:color="auto"/>
      </w:divBdr>
    </w:div>
    <w:div w:id="1703551517">
      <w:bodyDiv w:val="1"/>
      <w:marLeft w:val="0"/>
      <w:marRight w:val="0"/>
      <w:marTop w:val="0"/>
      <w:marBottom w:val="0"/>
      <w:divBdr>
        <w:top w:val="none" w:sz="0" w:space="0" w:color="auto"/>
        <w:left w:val="none" w:sz="0" w:space="0" w:color="auto"/>
        <w:bottom w:val="none" w:sz="0" w:space="0" w:color="auto"/>
        <w:right w:val="none" w:sz="0" w:space="0" w:color="auto"/>
      </w:divBdr>
    </w:div>
    <w:div w:id="1703945413">
      <w:bodyDiv w:val="1"/>
      <w:marLeft w:val="0"/>
      <w:marRight w:val="0"/>
      <w:marTop w:val="0"/>
      <w:marBottom w:val="0"/>
      <w:divBdr>
        <w:top w:val="none" w:sz="0" w:space="0" w:color="auto"/>
        <w:left w:val="none" w:sz="0" w:space="0" w:color="auto"/>
        <w:bottom w:val="none" w:sz="0" w:space="0" w:color="auto"/>
        <w:right w:val="none" w:sz="0" w:space="0" w:color="auto"/>
      </w:divBdr>
    </w:div>
    <w:div w:id="1704205750">
      <w:bodyDiv w:val="1"/>
      <w:marLeft w:val="0"/>
      <w:marRight w:val="0"/>
      <w:marTop w:val="0"/>
      <w:marBottom w:val="0"/>
      <w:divBdr>
        <w:top w:val="none" w:sz="0" w:space="0" w:color="auto"/>
        <w:left w:val="none" w:sz="0" w:space="0" w:color="auto"/>
        <w:bottom w:val="none" w:sz="0" w:space="0" w:color="auto"/>
        <w:right w:val="none" w:sz="0" w:space="0" w:color="auto"/>
      </w:divBdr>
    </w:div>
    <w:div w:id="1705860617">
      <w:bodyDiv w:val="1"/>
      <w:marLeft w:val="0"/>
      <w:marRight w:val="0"/>
      <w:marTop w:val="0"/>
      <w:marBottom w:val="0"/>
      <w:divBdr>
        <w:top w:val="none" w:sz="0" w:space="0" w:color="auto"/>
        <w:left w:val="none" w:sz="0" w:space="0" w:color="auto"/>
        <w:bottom w:val="none" w:sz="0" w:space="0" w:color="auto"/>
        <w:right w:val="none" w:sz="0" w:space="0" w:color="auto"/>
      </w:divBdr>
    </w:div>
    <w:div w:id="1705909602">
      <w:bodyDiv w:val="1"/>
      <w:marLeft w:val="0"/>
      <w:marRight w:val="0"/>
      <w:marTop w:val="0"/>
      <w:marBottom w:val="0"/>
      <w:divBdr>
        <w:top w:val="none" w:sz="0" w:space="0" w:color="auto"/>
        <w:left w:val="none" w:sz="0" w:space="0" w:color="auto"/>
        <w:bottom w:val="none" w:sz="0" w:space="0" w:color="auto"/>
        <w:right w:val="none" w:sz="0" w:space="0" w:color="auto"/>
      </w:divBdr>
      <w:divsChild>
        <w:div w:id="1204102389">
          <w:marLeft w:val="0"/>
          <w:marRight w:val="0"/>
          <w:marTop w:val="0"/>
          <w:marBottom w:val="0"/>
          <w:divBdr>
            <w:top w:val="none" w:sz="0" w:space="0" w:color="auto"/>
            <w:left w:val="none" w:sz="0" w:space="0" w:color="auto"/>
            <w:bottom w:val="none" w:sz="0" w:space="0" w:color="auto"/>
            <w:right w:val="none" w:sz="0" w:space="0" w:color="auto"/>
          </w:divBdr>
          <w:divsChild>
            <w:div w:id="36009644">
              <w:marLeft w:val="0"/>
              <w:marRight w:val="0"/>
              <w:marTop w:val="0"/>
              <w:marBottom w:val="0"/>
              <w:divBdr>
                <w:top w:val="none" w:sz="0" w:space="0" w:color="auto"/>
                <w:left w:val="none" w:sz="0" w:space="0" w:color="auto"/>
                <w:bottom w:val="none" w:sz="0" w:space="0" w:color="auto"/>
                <w:right w:val="none" w:sz="0" w:space="0" w:color="auto"/>
              </w:divBdr>
            </w:div>
            <w:div w:id="1057775765">
              <w:marLeft w:val="0"/>
              <w:marRight w:val="0"/>
              <w:marTop w:val="0"/>
              <w:marBottom w:val="0"/>
              <w:divBdr>
                <w:top w:val="none" w:sz="0" w:space="0" w:color="auto"/>
                <w:left w:val="none" w:sz="0" w:space="0" w:color="auto"/>
                <w:bottom w:val="none" w:sz="0" w:space="0" w:color="auto"/>
                <w:right w:val="none" w:sz="0" w:space="0" w:color="auto"/>
              </w:divBdr>
            </w:div>
            <w:div w:id="1195576319">
              <w:marLeft w:val="0"/>
              <w:marRight w:val="0"/>
              <w:marTop w:val="0"/>
              <w:marBottom w:val="0"/>
              <w:divBdr>
                <w:top w:val="none" w:sz="0" w:space="0" w:color="auto"/>
                <w:left w:val="none" w:sz="0" w:space="0" w:color="auto"/>
                <w:bottom w:val="none" w:sz="0" w:space="0" w:color="auto"/>
                <w:right w:val="none" w:sz="0" w:space="0" w:color="auto"/>
              </w:divBdr>
            </w:div>
            <w:div w:id="1410540085">
              <w:marLeft w:val="0"/>
              <w:marRight w:val="0"/>
              <w:marTop w:val="0"/>
              <w:marBottom w:val="0"/>
              <w:divBdr>
                <w:top w:val="none" w:sz="0" w:space="0" w:color="auto"/>
                <w:left w:val="none" w:sz="0" w:space="0" w:color="auto"/>
                <w:bottom w:val="none" w:sz="0" w:space="0" w:color="auto"/>
                <w:right w:val="none" w:sz="0" w:space="0" w:color="auto"/>
              </w:divBdr>
            </w:div>
            <w:div w:id="1557929799">
              <w:marLeft w:val="0"/>
              <w:marRight w:val="0"/>
              <w:marTop w:val="0"/>
              <w:marBottom w:val="0"/>
              <w:divBdr>
                <w:top w:val="none" w:sz="0" w:space="0" w:color="auto"/>
                <w:left w:val="none" w:sz="0" w:space="0" w:color="auto"/>
                <w:bottom w:val="none" w:sz="0" w:space="0" w:color="auto"/>
                <w:right w:val="none" w:sz="0" w:space="0" w:color="auto"/>
              </w:divBdr>
            </w:div>
            <w:div w:id="1812167335">
              <w:marLeft w:val="0"/>
              <w:marRight w:val="0"/>
              <w:marTop w:val="0"/>
              <w:marBottom w:val="0"/>
              <w:divBdr>
                <w:top w:val="none" w:sz="0" w:space="0" w:color="auto"/>
                <w:left w:val="none" w:sz="0" w:space="0" w:color="auto"/>
                <w:bottom w:val="none" w:sz="0" w:space="0" w:color="auto"/>
                <w:right w:val="none" w:sz="0" w:space="0" w:color="auto"/>
              </w:divBdr>
            </w:div>
            <w:div w:id="190664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676399">
      <w:bodyDiv w:val="1"/>
      <w:marLeft w:val="0"/>
      <w:marRight w:val="0"/>
      <w:marTop w:val="0"/>
      <w:marBottom w:val="0"/>
      <w:divBdr>
        <w:top w:val="none" w:sz="0" w:space="0" w:color="auto"/>
        <w:left w:val="none" w:sz="0" w:space="0" w:color="auto"/>
        <w:bottom w:val="none" w:sz="0" w:space="0" w:color="auto"/>
        <w:right w:val="none" w:sz="0" w:space="0" w:color="auto"/>
      </w:divBdr>
      <w:divsChild>
        <w:div w:id="1160543627">
          <w:marLeft w:val="547"/>
          <w:marRight w:val="0"/>
          <w:marTop w:val="192"/>
          <w:marBottom w:val="0"/>
          <w:divBdr>
            <w:top w:val="none" w:sz="0" w:space="0" w:color="auto"/>
            <w:left w:val="none" w:sz="0" w:space="0" w:color="auto"/>
            <w:bottom w:val="none" w:sz="0" w:space="0" w:color="auto"/>
            <w:right w:val="none" w:sz="0" w:space="0" w:color="auto"/>
          </w:divBdr>
        </w:div>
        <w:div w:id="1604217702">
          <w:marLeft w:val="547"/>
          <w:marRight w:val="0"/>
          <w:marTop w:val="192"/>
          <w:marBottom w:val="0"/>
          <w:divBdr>
            <w:top w:val="none" w:sz="0" w:space="0" w:color="auto"/>
            <w:left w:val="none" w:sz="0" w:space="0" w:color="auto"/>
            <w:bottom w:val="none" w:sz="0" w:space="0" w:color="auto"/>
            <w:right w:val="none" w:sz="0" w:space="0" w:color="auto"/>
          </w:divBdr>
        </w:div>
      </w:divsChild>
    </w:div>
    <w:div w:id="1707825041">
      <w:bodyDiv w:val="1"/>
      <w:marLeft w:val="0"/>
      <w:marRight w:val="0"/>
      <w:marTop w:val="0"/>
      <w:marBottom w:val="0"/>
      <w:divBdr>
        <w:top w:val="none" w:sz="0" w:space="0" w:color="auto"/>
        <w:left w:val="none" w:sz="0" w:space="0" w:color="auto"/>
        <w:bottom w:val="none" w:sz="0" w:space="0" w:color="auto"/>
        <w:right w:val="none" w:sz="0" w:space="0" w:color="auto"/>
      </w:divBdr>
      <w:divsChild>
        <w:div w:id="855342896">
          <w:marLeft w:val="547"/>
          <w:marRight w:val="0"/>
          <w:marTop w:val="115"/>
          <w:marBottom w:val="0"/>
          <w:divBdr>
            <w:top w:val="none" w:sz="0" w:space="0" w:color="auto"/>
            <w:left w:val="none" w:sz="0" w:space="0" w:color="auto"/>
            <w:bottom w:val="none" w:sz="0" w:space="0" w:color="auto"/>
            <w:right w:val="none" w:sz="0" w:space="0" w:color="auto"/>
          </w:divBdr>
        </w:div>
        <w:div w:id="1009411206">
          <w:marLeft w:val="1166"/>
          <w:marRight w:val="0"/>
          <w:marTop w:val="96"/>
          <w:marBottom w:val="0"/>
          <w:divBdr>
            <w:top w:val="none" w:sz="0" w:space="0" w:color="auto"/>
            <w:left w:val="none" w:sz="0" w:space="0" w:color="auto"/>
            <w:bottom w:val="none" w:sz="0" w:space="0" w:color="auto"/>
            <w:right w:val="none" w:sz="0" w:space="0" w:color="auto"/>
          </w:divBdr>
        </w:div>
        <w:div w:id="1217349545">
          <w:marLeft w:val="1166"/>
          <w:marRight w:val="0"/>
          <w:marTop w:val="96"/>
          <w:marBottom w:val="0"/>
          <w:divBdr>
            <w:top w:val="none" w:sz="0" w:space="0" w:color="auto"/>
            <w:left w:val="none" w:sz="0" w:space="0" w:color="auto"/>
            <w:bottom w:val="none" w:sz="0" w:space="0" w:color="auto"/>
            <w:right w:val="none" w:sz="0" w:space="0" w:color="auto"/>
          </w:divBdr>
        </w:div>
        <w:div w:id="1831821411">
          <w:marLeft w:val="547"/>
          <w:marRight w:val="0"/>
          <w:marTop w:val="115"/>
          <w:marBottom w:val="0"/>
          <w:divBdr>
            <w:top w:val="none" w:sz="0" w:space="0" w:color="auto"/>
            <w:left w:val="none" w:sz="0" w:space="0" w:color="auto"/>
            <w:bottom w:val="none" w:sz="0" w:space="0" w:color="auto"/>
            <w:right w:val="none" w:sz="0" w:space="0" w:color="auto"/>
          </w:divBdr>
        </w:div>
      </w:divsChild>
    </w:div>
    <w:div w:id="1708292998">
      <w:bodyDiv w:val="1"/>
      <w:marLeft w:val="0"/>
      <w:marRight w:val="0"/>
      <w:marTop w:val="0"/>
      <w:marBottom w:val="0"/>
      <w:divBdr>
        <w:top w:val="none" w:sz="0" w:space="0" w:color="auto"/>
        <w:left w:val="none" w:sz="0" w:space="0" w:color="auto"/>
        <w:bottom w:val="none" w:sz="0" w:space="0" w:color="auto"/>
        <w:right w:val="none" w:sz="0" w:space="0" w:color="auto"/>
      </w:divBdr>
      <w:divsChild>
        <w:div w:id="4984428">
          <w:marLeft w:val="2520"/>
          <w:marRight w:val="0"/>
          <w:marTop w:val="77"/>
          <w:marBottom w:val="0"/>
          <w:divBdr>
            <w:top w:val="none" w:sz="0" w:space="0" w:color="auto"/>
            <w:left w:val="none" w:sz="0" w:space="0" w:color="auto"/>
            <w:bottom w:val="none" w:sz="0" w:space="0" w:color="auto"/>
            <w:right w:val="none" w:sz="0" w:space="0" w:color="auto"/>
          </w:divBdr>
        </w:div>
        <w:div w:id="101802455">
          <w:marLeft w:val="1800"/>
          <w:marRight w:val="0"/>
          <w:marTop w:val="91"/>
          <w:marBottom w:val="0"/>
          <w:divBdr>
            <w:top w:val="none" w:sz="0" w:space="0" w:color="auto"/>
            <w:left w:val="none" w:sz="0" w:space="0" w:color="auto"/>
            <w:bottom w:val="none" w:sz="0" w:space="0" w:color="auto"/>
            <w:right w:val="none" w:sz="0" w:space="0" w:color="auto"/>
          </w:divBdr>
        </w:div>
        <w:div w:id="155650409">
          <w:marLeft w:val="2520"/>
          <w:marRight w:val="0"/>
          <w:marTop w:val="77"/>
          <w:marBottom w:val="0"/>
          <w:divBdr>
            <w:top w:val="none" w:sz="0" w:space="0" w:color="auto"/>
            <w:left w:val="none" w:sz="0" w:space="0" w:color="auto"/>
            <w:bottom w:val="none" w:sz="0" w:space="0" w:color="auto"/>
            <w:right w:val="none" w:sz="0" w:space="0" w:color="auto"/>
          </w:divBdr>
        </w:div>
        <w:div w:id="262420545">
          <w:marLeft w:val="1800"/>
          <w:marRight w:val="0"/>
          <w:marTop w:val="91"/>
          <w:marBottom w:val="0"/>
          <w:divBdr>
            <w:top w:val="none" w:sz="0" w:space="0" w:color="auto"/>
            <w:left w:val="none" w:sz="0" w:space="0" w:color="auto"/>
            <w:bottom w:val="none" w:sz="0" w:space="0" w:color="auto"/>
            <w:right w:val="none" w:sz="0" w:space="0" w:color="auto"/>
          </w:divBdr>
        </w:div>
        <w:div w:id="535049139">
          <w:marLeft w:val="1800"/>
          <w:marRight w:val="0"/>
          <w:marTop w:val="91"/>
          <w:marBottom w:val="0"/>
          <w:divBdr>
            <w:top w:val="none" w:sz="0" w:space="0" w:color="auto"/>
            <w:left w:val="none" w:sz="0" w:space="0" w:color="auto"/>
            <w:bottom w:val="none" w:sz="0" w:space="0" w:color="auto"/>
            <w:right w:val="none" w:sz="0" w:space="0" w:color="auto"/>
          </w:divBdr>
        </w:div>
        <w:div w:id="863204771">
          <w:marLeft w:val="547"/>
          <w:marRight w:val="0"/>
          <w:marTop w:val="120"/>
          <w:marBottom w:val="0"/>
          <w:divBdr>
            <w:top w:val="none" w:sz="0" w:space="0" w:color="auto"/>
            <w:left w:val="none" w:sz="0" w:space="0" w:color="auto"/>
            <w:bottom w:val="none" w:sz="0" w:space="0" w:color="auto"/>
            <w:right w:val="none" w:sz="0" w:space="0" w:color="auto"/>
          </w:divBdr>
        </w:div>
        <w:div w:id="1125083141">
          <w:marLeft w:val="1800"/>
          <w:marRight w:val="0"/>
          <w:marTop w:val="91"/>
          <w:marBottom w:val="0"/>
          <w:divBdr>
            <w:top w:val="none" w:sz="0" w:space="0" w:color="auto"/>
            <w:left w:val="none" w:sz="0" w:space="0" w:color="auto"/>
            <w:bottom w:val="none" w:sz="0" w:space="0" w:color="auto"/>
            <w:right w:val="none" w:sz="0" w:space="0" w:color="auto"/>
          </w:divBdr>
        </w:div>
        <w:div w:id="1304656073">
          <w:marLeft w:val="2520"/>
          <w:marRight w:val="0"/>
          <w:marTop w:val="77"/>
          <w:marBottom w:val="0"/>
          <w:divBdr>
            <w:top w:val="none" w:sz="0" w:space="0" w:color="auto"/>
            <w:left w:val="none" w:sz="0" w:space="0" w:color="auto"/>
            <w:bottom w:val="none" w:sz="0" w:space="0" w:color="auto"/>
            <w:right w:val="none" w:sz="0" w:space="0" w:color="auto"/>
          </w:divBdr>
        </w:div>
        <w:div w:id="1407997309">
          <w:marLeft w:val="2520"/>
          <w:marRight w:val="0"/>
          <w:marTop w:val="77"/>
          <w:marBottom w:val="0"/>
          <w:divBdr>
            <w:top w:val="none" w:sz="0" w:space="0" w:color="auto"/>
            <w:left w:val="none" w:sz="0" w:space="0" w:color="auto"/>
            <w:bottom w:val="none" w:sz="0" w:space="0" w:color="auto"/>
            <w:right w:val="none" w:sz="0" w:space="0" w:color="auto"/>
          </w:divBdr>
        </w:div>
        <w:div w:id="1818959418">
          <w:marLeft w:val="2520"/>
          <w:marRight w:val="0"/>
          <w:marTop w:val="77"/>
          <w:marBottom w:val="0"/>
          <w:divBdr>
            <w:top w:val="none" w:sz="0" w:space="0" w:color="auto"/>
            <w:left w:val="none" w:sz="0" w:space="0" w:color="auto"/>
            <w:bottom w:val="none" w:sz="0" w:space="0" w:color="auto"/>
            <w:right w:val="none" w:sz="0" w:space="0" w:color="auto"/>
          </w:divBdr>
        </w:div>
        <w:div w:id="1949579476">
          <w:marLeft w:val="1800"/>
          <w:marRight w:val="0"/>
          <w:marTop w:val="91"/>
          <w:marBottom w:val="0"/>
          <w:divBdr>
            <w:top w:val="none" w:sz="0" w:space="0" w:color="auto"/>
            <w:left w:val="none" w:sz="0" w:space="0" w:color="auto"/>
            <w:bottom w:val="none" w:sz="0" w:space="0" w:color="auto"/>
            <w:right w:val="none" w:sz="0" w:space="0" w:color="auto"/>
          </w:divBdr>
        </w:div>
        <w:div w:id="1978679047">
          <w:marLeft w:val="1800"/>
          <w:marRight w:val="0"/>
          <w:marTop w:val="91"/>
          <w:marBottom w:val="0"/>
          <w:divBdr>
            <w:top w:val="none" w:sz="0" w:space="0" w:color="auto"/>
            <w:left w:val="none" w:sz="0" w:space="0" w:color="auto"/>
            <w:bottom w:val="none" w:sz="0" w:space="0" w:color="auto"/>
            <w:right w:val="none" w:sz="0" w:space="0" w:color="auto"/>
          </w:divBdr>
        </w:div>
        <w:div w:id="2145074044">
          <w:marLeft w:val="2520"/>
          <w:marRight w:val="0"/>
          <w:marTop w:val="77"/>
          <w:marBottom w:val="0"/>
          <w:divBdr>
            <w:top w:val="none" w:sz="0" w:space="0" w:color="auto"/>
            <w:left w:val="none" w:sz="0" w:space="0" w:color="auto"/>
            <w:bottom w:val="none" w:sz="0" w:space="0" w:color="auto"/>
            <w:right w:val="none" w:sz="0" w:space="0" w:color="auto"/>
          </w:divBdr>
        </w:div>
      </w:divsChild>
    </w:div>
    <w:div w:id="1711226584">
      <w:bodyDiv w:val="1"/>
      <w:marLeft w:val="0"/>
      <w:marRight w:val="0"/>
      <w:marTop w:val="0"/>
      <w:marBottom w:val="0"/>
      <w:divBdr>
        <w:top w:val="none" w:sz="0" w:space="0" w:color="auto"/>
        <w:left w:val="none" w:sz="0" w:space="0" w:color="auto"/>
        <w:bottom w:val="none" w:sz="0" w:space="0" w:color="auto"/>
        <w:right w:val="none" w:sz="0" w:space="0" w:color="auto"/>
      </w:divBdr>
      <w:divsChild>
        <w:div w:id="315379511">
          <w:marLeft w:val="547"/>
          <w:marRight w:val="0"/>
          <w:marTop w:val="115"/>
          <w:marBottom w:val="0"/>
          <w:divBdr>
            <w:top w:val="none" w:sz="0" w:space="0" w:color="auto"/>
            <w:left w:val="none" w:sz="0" w:space="0" w:color="auto"/>
            <w:bottom w:val="none" w:sz="0" w:space="0" w:color="auto"/>
            <w:right w:val="none" w:sz="0" w:space="0" w:color="auto"/>
          </w:divBdr>
        </w:div>
        <w:div w:id="596669214">
          <w:marLeft w:val="547"/>
          <w:marRight w:val="0"/>
          <w:marTop w:val="115"/>
          <w:marBottom w:val="0"/>
          <w:divBdr>
            <w:top w:val="none" w:sz="0" w:space="0" w:color="auto"/>
            <w:left w:val="none" w:sz="0" w:space="0" w:color="auto"/>
            <w:bottom w:val="none" w:sz="0" w:space="0" w:color="auto"/>
            <w:right w:val="none" w:sz="0" w:space="0" w:color="auto"/>
          </w:divBdr>
        </w:div>
        <w:div w:id="791706663">
          <w:marLeft w:val="1166"/>
          <w:marRight w:val="0"/>
          <w:marTop w:val="96"/>
          <w:marBottom w:val="0"/>
          <w:divBdr>
            <w:top w:val="none" w:sz="0" w:space="0" w:color="auto"/>
            <w:left w:val="none" w:sz="0" w:space="0" w:color="auto"/>
            <w:bottom w:val="none" w:sz="0" w:space="0" w:color="auto"/>
            <w:right w:val="none" w:sz="0" w:space="0" w:color="auto"/>
          </w:divBdr>
        </w:div>
        <w:div w:id="795610786">
          <w:marLeft w:val="1166"/>
          <w:marRight w:val="0"/>
          <w:marTop w:val="96"/>
          <w:marBottom w:val="0"/>
          <w:divBdr>
            <w:top w:val="none" w:sz="0" w:space="0" w:color="auto"/>
            <w:left w:val="none" w:sz="0" w:space="0" w:color="auto"/>
            <w:bottom w:val="none" w:sz="0" w:space="0" w:color="auto"/>
            <w:right w:val="none" w:sz="0" w:space="0" w:color="auto"/>
          </w:divBdr>
        </w:div>
        <w:div w:id="871724573">
          <w:marLeft w:val="547"/>
          <w:marRight w:val="0"/>
          <w:marTop w:val="115"/>
          <w:marBottom w:val="0"/>
          <w:divBdr>
            <w:top w:val="none" w:sz="0" w:space="0" w:color="auto"/>
            <w:left w:val="none" w:sz="0" w:space="0" w:color="auto"/>
            <w:bottom w:val="none" w:sz="0" w:space="0" w:color="auto"/>
            <w:right w:val="none" w:sz="0" w:space="0" w:color="auto"/>
          </w:divBdr>
        </w:div>
        <w:div w:id="1217665427">
          <w:marLeft w:val="1166"/>
          <w:marRight w:val="0"/>
          <w:marTop w:val="96"/>
          <w:marBottom w:val="0"/>
          <w:divBdr>
            <w:top w:val="none" w:sz="0" w:space="0" w:color="auto"/>
            <w:left w:val="none" w:sz="0" w:space="0" w:color="auto"/>
            <w:bottom w:val="none" w:sz="0" w:space="0" w:color="auto"/>
            <w:right w:val="none" w:sz="0" w:space="0" w:color="auto"/>
          </w:divBdr>
        </w:div>
        <w:div w:id="1309358604">
          <w:marLeft w:val="1166"/>
          <w:marRight w:val="0"/>
          <w:marTop w:val="96"/>
          <w:marBottom w:val="0"/>
          <w:divBdr>
            <w:top w:val="none" w:sz="0" w:space="0" w:color="auto"/>
            <w:left w:val="none" w:sz="0" w:space="0" w:color="auto"/>
            <w:bottom w:val="none" w:sz="0" w:space="0" w:color="auto"/>
            <w:right w:val="none" w:sz="0" w:space="0" w:color="auto"/>
          </w:divBdr>
        </w:div>
        <w:div w:id="1330250738">
          <w:marLeft w:val="1800"/>
          <w:marRight w:val="0"/>
          <w:marTop w:val="86"/>
          <w:marBottom w:val="0"/>
          <w:divBdr>
            <w:top w:val="none" w:sz="0" w:space="0" w:color="auto"/>
            <w:left w:val="none" w:sz="0" w:space="0" w:color="auto"/>
            <w:bottom w:val="none" w:sz="0" w:space="0" w:color="auto"/>
            <w:right w:val="none" w:sz="0" w:space="0" w:color="auto"/>
          </w:divBdr>
        </w:div>
        <w:div w:id="1460025007">
          <w:marLeft w:val="1166"/>
          <w:marRight w:val="0"/>
          <w:marTop w:val="96"/>
          <w:marBottom w:val="0"/>
          <w:divBdr>
            <w:top w:val="none" w:sz="0" w:space="0" w:color="auto"/>
            <w:left w:val="none" w:sz="0" w:space="0" w:color="auto"/>
            <w:bottom w:val="none" w:sz="0" w:space="0" w:color="auto"/>
            <w:right w:val="none" w:sz="0" w:space="0" w:color="auto"/>
          </w:divBdr>
        </w:div>
      </w:divsChild>
    </w:div>
    <w:div w:id="1712265007">
      <w:bodyDiv w:val="1"/>
      <w:marLeft w:val="0"/>
      <w:marRight w:val="0"/>
      <w:marTop w:val="0"/>
      <w:marBottom w:val="0"/>
      <w:divBdr>
        <w:top w:val="none" w:sz="0" w:space="0" w:color="auto"/>
        <w:left w:val="none" w:sz="0" w:space="0" w:color="auto"/>
        <w:bottom w:val="none" w:sz="0" w:space="0" w:color="auto"/>
        <w:right w:val="none" w:sz="0" w:space="0" w:color="auto"/>
      </w:divBdr>
    </w:div>
    <w:div w:id="1712340459">
      <w:bodyDiv w:val="1"/>
      <w:marLeft w:val="0"/>
      <w:marRight w:val="0"/>
      <w:marTop w:val="0"/>
      <w:marBottom w:val="0"/>
      <w:divBdr>
        <w:top w:val="none" w:sz="0" w:space="0" w:color="auto"/>
        <w:left w:val="none" w:sz="0" w:space="0" w:color="auto"/>
        <w:bottom w:val="none" w:sz="0" w:space="0" w:color="auto"/>
        <w:right w:val="none" w:sz="0" w:space="0" w:color="auto"/>
      </w:divBdr>
    </w:div>
    <w:div w:id="1712341523">
      <w:bodyDiv w:val="1"/>
      <w:marLeft w:val="0"/>
      <w:marRight w:val="0"/>
      <w:marTop w:val="0"/>
      <w:marBottom w:val="0"/>
      <w:divBdr>
        <w:top w:val="none" w:sz="0" w:space="0" w:color="auto"/>
        <w:left w:val="none" w:sz="0" w:space="0" w:color="auto"/>
        <w:bottom w:val="none" w:sz="0" w:space="0" w:color="auto"/>
        <w:right w:val="none" w:sz="0" w:space="0" w:color="auto"/>
      </w:divBdr>
    </w:div>
    <w:div w:id="1712994797">
      <w:bodyDiv w:val="1"/>
      <w:marLeft w:val="0"/>
      <w:marRight w:val="0"/>
      <w:marTop w:val="0"/>
      <w:marBottom w:val="0"/>
      <w:divBdr>
        <w:top w:val="none" w:sz="0" w:space="0" w:color="auto"/>
        <w:left w:val="none" w:sz="0" w:space="0" w:color="auto"/>
        <w:bottom w:val="none" w:sz="0" w:space="0" w:color="auto"/>
        <w:right w:val="none" w:sz="0" w:space="0" w:color="auto"/>
      </w:divBdr>
    </w:div>
    <w:div w:id="1713311033">
      <w:bodyDiv w:val="1"/>
      <w:marLeft w:val="0"/>
      <w:marRight w:val="0"/>
      <w:marTop w:val="0"/>
      <w:marBottom w:val="0"/>
      <w:divBdr>
        <w:top w:val="none" w:sz="0" w:space="0" w:color="auto"/>
        <w:left w:val="none" w:sz="0" w:space="0" w:color="auto"/>
        <w:bottom w:val="none" w:sz="0" w:space="0" w:color="auto"/>
        <w:right w:val="none" w:sz="0" w:space="0" w:color="auto"/>
      </w:divBdr>
    </w:div>
    <w:div w:id="1714113118">
      <w:bodyDiv w:val="1"/>
      <w:marLeft w:val="0"/>
      <w:marRight w:val="0"/>
      <w:marTop w:val="0"/>
      <w:marBottom w:val="0"/>
      <w:divBdr>
        <w:top w:val="none" w:sz="0" w:space="0" w:color="auto"/>
        <w:left w:val="none" w:sz="0" w:space="0" w:color="auto"/>
        <w:bottom w:val="none" w:sz="0" w:space="0" w:color="auto"/>
        <w:right w:val="none" w:sz="0" w:space="0" w:color="auto"/>
      </w:divBdr>
    </w:div>
    <w:div w:id="1715155907">
      <w:bodyDiv w:val="1"/>
      <w:marLeft w:val="0"/>
      <w:marRight w:val="0"/>
      <w:marTop w:val="0"/>
      <w:marBottom w:val="0"/>
      <w:divBdr>
        <w:top w:val="none" w:sz="0" w:space="0" w:color="auto"/>
        <w:left w:val="none" w:sz="0" w:space="0" w:color="auto"/>
        <w:bottom w:val="none" w:sz="0" w:space="0" w:color="auto"/>
        <w:right w:val="none" w:sz="0" w:space="0" w:color="auto"/>
      </w:divBdr>
    </w:div>
    <w:div w:id="1715302488">
      <w:bodyDiv w:val="1"/>
      <w:marLeft w:val="0"/>
      <w:marRight w:val="0"/>
      <w:marTop w:val="0"/>
      <w:marBottom w:val="0"/>
      <w:divBdr>
        <w:top w:val="none" w:sz="0" w:space="0" w:color="auto"/>
        <w:left w:val="none" w:sz="0" w:space="0" w:color="auto"/>
        <w:bottom w:val="none" w:sz="0" w:space="0" w:color="auto"/>
        <w:right w:val="none" w:sz="0" w:space="0" w:color="auto"/>
      </w:divBdr>
      <w:divsChild>
        <w:div w:id="69037913">
          <w:marLeft w:val="547"/>
          <w:marRight w:val="0"/>
          <w:marTop w:val="96"/>
          <w:marBottom w:val="0"/>
          <w:divBdr>
            <w:top w:val="none" w:sz="0" w:space="0" w:color="auto"/>
            <w:left w:val="none" w:sz="0" w:space="0" w:color="auto"/>
            <w:bottom w:val="none" w:sz="0" w:space="0" w:color="auto"/>
            <w:right w:val="none" w:sz="0" w:space="0" w:color="auto"/>
          </w:divBdr>
        </w:div>
        <w:div w:id="1017846534">
          <w:marLeft w:val="547"/>
          <w:marRight w:val="0"/>
          <w:marTop w:val="96"/>
          <w:marBottom w:val="0"/>
          <w:divBdr>
            <w:top w:val="none" w:sz="0" w:space="0" w:color="auto"/>
            <w:left w:val="none" w:sz="0" w:space="0" w:color="auto"/>
            <w:bottom w:val="none" w:sz="0" w:space="0" w:color="auto"/>
            <w:right w:val="none" w:sz="0" w:space="0" w:color="auto"/>
          </w:divBdr>
        </w:div>
        <w:div w:id="1477723550">
          <w:marLeft w:val="547"/>
          <w:marRight w:val="0"/>
          <w:marTop w:val="96"/>
          <w:marBottom w:val="0"/>
          <w:divBdr>
            <w:top w:val="none" w:sz="0" w:space="0" w:color="auto"/>
            <w:left w:val="none" w:sz="0" w:space="0" w:color="auto"/>
            <w:bottom w:val="none" w:sz="0" w:space="0" w:color="auto"/>
            <w:right w:val="none" w:sz="0" w:space="0" w:color="auto"/>
          </w:divBdr>
        </w:div>
        <w:div w:id="1884557466">
          <w:marLeft w:val="547"/>
          <w:marRight w:val="0"/>
          <w:marTop w:val="96"/>
          <w:marBottom w:val="0"/>
          <w:divBdr>
            <w:top w:val="none" w:sz="0" w:space="0" w:color="auto"/>
            <w:left w:val="none" w:sz="0" w:space="0" w:color="auto"/>
            <w:bottom w:val="none" w:sz="0" w:space="0" w:color="auto"/>
            <w:right w:val="none" w:sz="0" w:space="0" w:color="auto"/>
          </w:divBdr>
        </w:div>
      </w:divsChild>
    </w:div>
    <w:div w:id="1715813052">
      <w:bodyDiv w:val="1"/>
      <w:marLeft w:val="0"/>
      <w:marRight w:val="0"/>
      <w:marTop w:val="0"/>
      <w:marBottom w:val="0"/>
      <w:divBdr>
        <w:top w:val="none" w:sz="0" w:space="0" w:color="auto"/>
        <w:left w:val="none" w:sz="0" w:space="0" w:color="auto"/>
        <w:bottom w:val="none" w:sz="0" w:space="0" w:color="auto"/>
        <w:right w:val="none" w:sz="0" w:space="0" w:color="auto"/>
      </w:divBdr>
    </w:div>
    <w:div w:id="1717198817">
      <w:bodyDiv w:val="1"/>
      <w:marLeft w:val="0"/>
      <w:marRight w:val="0"/>
      <w:marTop w:val="0"/>
      <w:marBottom w:val="0"/>
      <w:divBdr>
        <w:top w:val="none" w:sz="0" w:space="0" w:color="auto"/>
        <w:left w:val="none" w:sz="0" w:space="0" w:color="auto"/>
        <w:bottom w:val="none" w:sz="0" w:space="0" w:color="auto"/>
        <w:right w:val="none" w:sz="0" w:space="0" w:color="auto"/>
      </w:divBdr>
    </w:div>
    <w:div w:id="1718118787">
      <w:bodyDiv w:val="1"/>
      <w:marLeft w:val="0"/>
      <w:marRight w:val="0"/>
      <w:marTop w:val="0"/>
      <w:marBottom w:val="0"/>
      <w:divBdr>
        <w:top w:val="none" w:sz="0" w:space="0" w:color="auto"/>
        <w:left w:val="none" w:sz="0" w:space="0" w:color="auto"/>
        <w:bottom w:val="none" w:sz="0" w:space="0" w:color="auto"/>
        <w:right w:val="none" w:sz="0" w:space="0" w:color="auto"/>
      </w:divBdr>
    </w:div>
    <w:div w:id="1718361214">
      <w:bodyDiv w:val="1"/>
      <w:marLeft w:val="0"/>
      <w:marRight w:val="0"/>
      <w:marTop w:val="0"/>
      <w:marBottom w:val="0"/>
      <w:divBdr>
        <w:top w:val="none" w:sz="0" w:space="0" w:color="auto"/>
        <w:left w:val="none" w:sz="0" w:space="0" w:color="auto"/>
        <w:bottom w:val="none" w:sz="0" w:space="0" w:color="auto"/>
        <w:right w:val="none" w:sz="0" w:space="0" w:color="auto"/>
      </w:divBdr>
      <w:divsChild>
        <w:div w:id="368920963">
          <w:marLeft w:val="706"/>
          <w:marRight w:val="0"/>
          <w:marTop w:val="115"/>
          <w:marBottom w:val="0"/>
          <w:divBdr>
            <w:top w:val="none" w:sz="0" w:space="0" w:color="auto"/>
            <w:left w:val="none" w:sz="0" w:space="0" w:color="auto"/>
            <w:bottom w:val="none" w:sz="0" w:space="0" w:color="auto"/>
            <w:right w:val="none" w:sz="0" w:space="0" w:color="auto"/>
          </w:divBdr>
        </w:div>
        <w:div w:id="537744266">
          <w:marLeft w:val="418"/>
          <w:marRight w:val="0"/>
          <w:marTop w:val="115"/>
          <w:marBottom w:val="0"/>
          <w:divBdr>
            <w:top w:val="none" w:sz="0" w:space="0" w:color="auto"/>
            <w:left w:val="none" w:sz="0" w:space="0" w:color="auto"/>
            <w:bottom w:val="none" w:sz="0" w:space="0" w:color="auto"/>
            <w:right w:val="none" w:sz="0" w:space="0" w:color="auto"/>
          </w:divBdr>
        </w:div>
        <w:div w:id="852720988">
          <w:marLeft w:val="706"/>
          <w:marRight w:val="0"/>
          <w:marTop w:val="115"/>
          <w:marBottom w:val="0"/>
          <w:divBdr>
            <w:top w:val="none" w:sz="0" w:space="0" w:color="auto"/>
            <w:left w:val="none" w:sz="0" w:space="0" w:color="auto"/>
            <w:bottom w:val="none" w:sz="0" w:space="0" w:color="auto"/>
            <w:right w:val="none" w:sz="0" w:space="0" w:color="auto"/>
          </w:divBdr>
        </w:div>
      </w:divsChild>
    </w:div>
    <w:div w:id="1718623162">
      <w:bodyDiv w:val="1"/>
      <w:marLeft w:val="0"/>
      <w:marRight w:val="0"/>
      <w:marTop w:val="0"/>
      <w:marBottom w:val="0"/>
      <w:divBdr>
        <w:top w:val="none" w:sz="0" w:space="0" w:color="auto"/>
        <w:left w:val="none" w:sz="0" w:space="0" w:color="auto"/>
        <w:bottom w:val="none" w:sz="0" w:space="0" w:color="auto"/>
        <w:right w:val="none" w:sz="0" w:space="0" w:color="auto"/>
      </w:divBdr>
      <w:divsChild>
        <w:div w:id="1407413078">
          <w:marLeft w:val="547"/>
          <w:marRight w:val="0"/>
          <w:marTop w:val="154"/>
          <w:marBottom w:val="0"/>
          <w:divBdr>
            <w:top w:val="none" w:sz="0" w:space="0" w:color="auto"/>
            <w:left w:val="none" w:sz="0" w:space="0" w:color="auto"/>
            <w:bottom w:val="none" w:sz="0" w:space="0" w:color="auto"/>
            <w:right w:val="none" w:sz="0" w:space="0" w:color="auto"/>
          </w:divBdr>
        </w:div>
        <w:div w:id="1466508156">
          <w:marLeft w:val="547"/>
          <w:marRight w:val="0"/>
          <w:marTop w:val="154"/>
          <w:marBottom w:val="0"/>
          <w:divBdr>
            <w:top w:val="none" w:sz="0" w:space="0" w:color="auto"/>
            <w:left w:val="none" w:sz="0" w:space="0" w:color="auto"/>
            <w:bottom w:val="none" w:sz="0" w:space="0" w:color="auto"/>
            <w:right w:val="none" w:sz="0" w:space="0" w:color="auto"/>
          </w:divBdr>
        </w:div>
      </w:divsChild>
    </w:div>
    <w:div w:id="1719622081">
      <w:bodyDiv w:val="1"/>
      <w:marLeft w:val="0"/>
      <w:marRight w:val="0"/>
      <w:marTop w:val="0"/>
      <w:marBottom w:val="0"/>
      <w:divBdr>
        <w:top w:val="none" w:sz="0" w:space="0" w:color="auto"/>
        <w:left w:val="none" w:sz="0" w:space="0" w:color="auto"/>
        <w:bottom w:val="none" w:sz="0" w:space="0" w:color="auto"/>
        <w:right w:val="none" w:sz="0" w:space="0" w:color="auto"/>
      </w:divBdr>
    </w:div>
    <w:div w:id="1720284266">
      <w:bodyDiv w:val="1"/>
      <w:marLeft w:val="0"/>
      <w:marRight w:val="0"/>
      <w:marTop w:val="0"/>
      <w:marBottom w:val="0"/>
      <w:divBdr>
        <w:top w:val="none" w:sz="0" w:space="0" w:color="auto"/>
        <w:left w:val="none" w:sz="0" w:space="0" w:color="auto"/>
        <w:bottom w:val="none" w:sz="0" w:space="0" w:color="auto"/>
        <w:right w:val="none" w:sz="0" w:space="0" w:color="auto"/>
      </w:divBdr>
    </w:div>
    <w:div w:id="1720781687">
      <w:bodyDiv w:val="1"/>
      <w:marLeft w:val="0"/>
      <w:marRight w:val="0"/>
      <w:marTop w:val="0"/>
      <w:marBottom w:val="0"/>
      <w:divBdr>
        <w:top w:val="none" w:sz="0" w:space="0" w:color="auto"/>
        <w:left w:val="none" w:sz="0" w:space="0" w:color="auto"/>
        <w:bottom w:val="none" w:sz="0" w:space="0" w:color="auto"/>
        <w:right w:val="none" w:sz="0" w:space="0" w:color="auto"/>
      </w:divBdr>
      <w:divsChild>
        <w:div w:id="317618581">
          <w:marLeft w:val="0"/>
          <w:marRight w:val="0"/>
          <w:marTop w:val="0"/>
          <w:marBottom w:val="0"/>
          <w:divBdr>
            <w:top w:val="none" w:sz="0" w:space="0" w:color="auto"/>
            <w:left w:val="none" w:sz="0" w:space="0" w:color="auto"/>
            <w:bottom w:val="none" w:sz="0" w:space="0" w:color="auto"/>
            <w:right w:val="none" w:sz="0" w:space="0" w:color="auto"/>
          </w:divBdr>
          <w:divsChild>
            <w:div w:id="77098974">
              <w:marLeft w:val="0"/>
              <w:marRight w:val="0"/>
              <w:marTop w:val="0"/>
              <w:marBottom w:val="0"/>
              <w:divBdr>
                <w:top w:val="none" w:sz="0" w:space="0" w:color="auto"/>
                <w:left w:val="none" w:sz="0" w:space="0" w:color="auto"/>
                <w:bottom w:val="none" w:sz="0" w:space="0" w:color="auto"/>
                <w:right w:val="none" w:sz="0" w:space="0" w:color="auto"/>
              </w:divBdr>
            </w:div>
            <w:div w:id="229578963">
              <w:marLeft w:val="0"/>
              <w:marRight w:val="0"/>
              <w:marTop w:val="0"/>
              <w:marBottom w:val="0"/>
              <w:divBdr>
                <w:top w:val="none" w:sz="0" w:space="0" w:color="auto"/>
                <w:left w:val="none" w:sz="0" w:space="0" w:color="auto"/>
                <w:bottom w:val="none" w:sz="0" w:space="0" w:color="auto"/>
                <w:right w:val="none" w:sz="0" w:space="0" w:color="auto"/>
              </w:divBdr>
            </w:div>
            <w:div w:id="824857672">
              <w:marLeft w:val="0"/>
              <w:marRight w:val="0"/>
              <w:marTop w:val="0"/>
              <w:marBottom w:val="0"/>
              <w:divBdr>
                <w:top w:val="none" w:sz="0" w:space="0" w:color="auto"/>
                <w:left w:val="none" w:sz="0" w:space="0" w:color="auto"/>
                <w:bottom w:val="none" w:sz="0" w:space="0" w:color="auto"/>
                <w:right w:val="none" w:sz="0" w:space="0" w:color="auto"/>
              </w:divBdr>
            </w:div>
            <w:div w:id="1606420955">
              <w:marLeft w:val="0"/>
              <w:marRight w:val="0"/>
              <w:marTop w:val="0"/>
              <w:marBottom w:val="0"/>
              <w:divBdr>
                <w:top w:val="none" w:sz="0" w:space="0" w:color="auto"/>
                <w:left w:val="none" w:sz="0" w:space="0" w:color="auto"/>
                <w:bottom w:val="none" w:sz="0" w:space="0" w:color="auto"/>
                <w:right w:val="none" w:sz="0" w:space="0" w:color="auto"/>
              </w:divBdr>
            </w:div>
            <w:div w:id="189106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125907">
      <w:bodyDiv w:val="1"/>
      <w:marLeft w:val="0"/>
      <w:marRight w:val="0"/>
      <w:marTop w:val="0"/>
      <w:marBottom w:val="0"/>
      <w:divBdr>
        <w:top w:val="none" w:sz="0" w:space="0" w:color="auto"/>
        <w:left w:val="none" w:sz="0" w:space="0" w:color="auto"/>
        <w:bottom w:val="none" w:sz="0" w:space="0" w:color="auto"/>
        <w:right w:val="none" w:sz="0" w:space="0" w:color="auto"/>
      </w:divBdr>
      <w:divsChild>
        <w:div w:id="372850345">
          <w:marLeft w:val="0"/>
          <w:marRight w:val="0"/>
          <w:marTop w:val="0"/>
          <w:marBottom w:val="0"/>
          <w:divBdr>
            <w:top w:val="none" w:sz="0" w:space="0" w:color="auto"/>
            <w:left w:val="none" w:sz="0" w:space="0" w:color="auto"/>
            <w:bottom w:val="none" w:sz="0" w:space="0" w:color="auto"/>
            <w:right w:val="none" w:sz="0" w:space="0" w:color="auto"/>
          </w:divBdr>
          <w:divsChild>
            <w:div w:id="824466759">
              <w:marLeft w:val="0"/>
              <w:marRight w:val="0"/>
              <w:marTop w:val="0"/>
              <w:marBottom w:val="0"/>
              <w:divBdr>
                <w:top w:val="none" w:sz="0" w:space="0" w:color="auto"/>
                <w:left w:val="none" w:sz="0" w:space="0" w:color="auto"/>
                <w:bottom w:val="none" w:sz="0" w:space="0" w:color="auto"/>
                <w:right w:val="none" w:sz="0" w:space="0" w:color="auto"/>
              </w:divBdr>
            </w:div>
            <w:div w:id="166057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782142">
      <w:bodyDiv w:val="1"/>
      <w:marLeft w:val="0"/>
      <w:marRight w:val="0"/>
      <w:marTop w:val="0"/>
      <w:marBottom w:val="0"/>
      <w:divBdr>
        <w:top w:val="none" w:sz="0" w:space="0" w:color="auto"/>
        <w:left w:val="none" w:sz="0" w:space="0" w:color="auto"/>
        <w:bottom w:val="none" w:sz="0" w:space="0" w:color="auto"/>
        <w:right w:val="none" w:sz="0" w:space="0" w:color="auto"/>
      </w:divBdr>
    </w:div>
    <w:div w:id="1722090104">
      <w:bodyDiv w:val="1"/>
      <w:marLeft w:val="0"/>
      <w:marRight w:val="0"/>
      <w:marTop w:val="0"/>
      <w:marBottom w:val="0"/>
      <w:divBdr>
        <w:top w:val="none" w:sz="0" w:space="0" w:color="auto"/>
        <w:left w:val="none" w:sz="0" w:space="0" w:color="auto"/>
        <w:bottom w:val="none" w:sz="0" w:space="0" w:color="auto"/>
        <w:right w:val="none" w:sz="0" w:space="0" w:color="auto"/>
      </w:divBdr>
    </w:div>
    <w:div w:id="1722483730">
      <w:bodyDiv w:val="1"/>
      <w:marLeft w:val="0"/>
      <w:marRight w:val="0"/>
      <w:marTop w:val="0"/>
      <w:marBottom w:val="0"/>
      <w:divBdr>
        <w:top w:val="none" w:sz="0" w:space="0" w:color="auto"/>
        <w:left w:val="none" w:sz="0" w:space="0" w:color="auto"/>
        <w:bottom w:val="none" w:sz="0" w:space="0" w:color="auto"/>
        <w:right w:val="none" w:sz="0" w:space="0" w:color="auto"/>
      </w:divBdr>
    </w:div>
    <w:div w:id="1723165412">
      <w:bodyDiv w:val="1"/>
      <w:marLeft w:val="0"/>
      <w:marRight w:val="0"/>
      <w:marTop w:val="0"/>
      <w:marBottom w:val="0"/>
      <w:divBdr>
        <w:top w:val="none" w:sz="0" w:space="0" w:color="auto"/>
        <w:left w:val="none" w:sz="0" w:space="0" w:color="auto"/>
        <w:bottom w:val="none" w:sz="0" w:space="0" w:color="auto"/>
        <w:right w:val="none" w:sz="0" w:space="0" w:color="auto"/>
      </w:divBdr>
    </w:div>
    <w:div w:id="1723366072">
      <w:bodyDiv w:val="1"/>
      <w:marLeft w:val="0"/>
      <w:marRight w:val="0"/>
      <w:marTop w:val="0"/>
      <w:marBottom w:val="0"/>
      <w:divBdr>
        <w:top w:val="none" w:sz="0" w:space="0" w:color="auto"/>
        <w:left w:val="none" w:sz="0" w:space="0" w:color="auto"/>
        <w:bottom w:val="none" w:sz="0" w:space="0" w:color="auto"/>
        <w:right w:val="none" w:sz="0" w:space="0" w:color="auto"/>
      </w:divBdr>
    </w:div>
    <w:div w:id="1723628462">
      <w:bodyDiv w:val="1"/>
      <w:marLeft w:val="0"/>
      <w:marRight w:val="0"/>
      <w:marTop w:val="0"/>
      <w:marBottom w:val="0"/>
      <w:divBdr>
        <w:top w:val="none" w:sz="0" w:space="0" w:color="auto"/>
        <w:left w:val="none" w:sz="0" w:space="0" w:color="auto"/>
        <w:bottom w:val="none" w:sz="0" w:space="0" w:color="auto"/>
        <w:right w:val="none" w:sz="0" w:space="0" w:color="auto"/>
      </w:divBdr>
    </w:div>
    <w:div w:id="1724715845">
      <w:bodyDiv w:val="1"/>
      <w:marLeft w:val="0"/>
      <w:marRight w:val="0"/>
      <w:marTop w:val="0"/>
      <w:marBottom w:val="0"/>
      <w:divBdr>
        <w:top w:val="none" w:sz="0" w:space="0" w:color="auto"/>
        <w:left w:val="none" w:sz="0" w:space="0" w:color="auto"/>
        <w:bottom w:val="none" w:sz="0" w:space="0" w:color="auto"/>
        <w:right w:val="none" w:sz="0" w:space="0" w:color="auto"/>
      </w:divBdr>
    </w:div>
    <w:div w:id="1725132054">
      <w:bodyDiv w:val="1"/>
      <w:marLeft w:val="0"/>
      <w:marRight w:val="0"/>
      <w:marTop w:val="0"/>
      <w:marBottom w:val="0"/>
      <w:divBdr>
        <w:top w:val="none" w:sz="0" w:space="0" w:color="auto"/>
        <w:left w:val="none" w:sz="0" w:space="0" w:color="auto"/>
        <w:bottom w:val="none" w:sz="0" w:space="0" w:color="auto"/>
        <w:right w:val="none" w:sz="0" w:space="0" w:color="auto"/>
      </w:divBdr>
    </w:div>
    <w:div w:id="1725134813">
      <w:bodyDiv w:val="1"/>
      <w:marLeft w:val="0"/>
      <w:marRight w:val="0"/>
      <w:marTop w:val="0"/>
      <w:marBottom w:val="0"/>
      <w:divBdr>
        <w:top w:val="none" w:sz="0" w:space="0" w:color="auto"/>
        <w:left w:val="none" w:sz="0" w:space="0" w:color="auto"/>
        <w:bottom w:val="none" w:sz="0" w:space="0" w:color="auto"/>
        <w:right w:val="none" w:sz="0" w:space="0" w:color="auto"/>
      </w:divBdr>
    </w:div>
    <w:div w:id="1725985798">
      <w:bodyDiv w:val="1"/>
      <w:marLeft w:val="0"/>
      <w:marRight w:val="0"/>
      <w:marTop w:val="0"/>
      <w:marBottom w:val="0"/>
      <w:divBdr>
        <w:top w:val="none" w:sz="0" w:space="0" w:color="auto"/>
        <w:left w:val="none" w:sz="0" w:space="0" w:color="auto"/>
        <w:bottom w:val="none" w:sz="0" w:space="0" w:color="auto"/>
        <w:right w:val="none" w:sz="0" w:space="0" w:color="auto"/>
      </w:divBdr>
    </w:div>
    <w:div w:id="1726643596">
      <w:bodyDiv w:val="1"/>
      <w:marLeft w:val="0"/>
      <w:marRight w:val="0"/>
      <w:marTop w:val="0"/>
      <w:marBottom w:val="0"/>
      <w:divBdr>
        <w:top w:val="none" w:sz="0" w:space="0" w:color="auto"/>
        <w:left w:val="none" w:sz="0" w:space="0" w:color="auto"/>
        <w:bottom w:val="none" w:sz="0" w:space="0" w:color="auto"/>
        <w:right w:val="none" w:sz="0" w:space="0" w:color="auto"/>
      </w:divBdr>
    </w:div>
    <w:div w:id="1727215151">
      <w:bodyDiv w:val="1"/>
      <w:marLeft w:val="0"/>
      <w:marRight w:val="0"/>
      <w:marTop w:val="0"/>
      <w:marBottom w:val="0"/>
      <w:divBdr>
        <w:top w:val="none" w:sz="0" w:space="0" w:color="auto"/>
        <w:left w:val="none" w:sz="0" w:space="0" w:color="auto"/>
        <w:bottom w:val="none" w:sz="0" w:space="0" w:color="auto"/>
        <w:right w:val="none" w:sz="0" w:space="0" w:color="auto"/>
      </w:divBdr>
    </w:div>
    <w:div w:id="1727220288">
      <w:bodyDiv w:val="1"/>
      <w:marLeft w:val="0"/>
      <w:marRight w:val="0"/>
      <w:marTop w:val="0"/>
      <w:marBottom w:val="0"/>
      <w:divBdr>
        <w:top w:val="none" w:sz="0" w:space="0" w:color="auto"/>
        <w:left w:val="none" w:sz="0" w:space="0" w:color="auto"/>
        <w:bottom w:val="none" w:sz="0" w:space="0" w:color="auto"/>
        <w:right w:val="none" w:sz="0" w:space="0" w:color="auto"/>
      </w:divBdr>
    </w:div>
    <w:div w:id="1727485103">
      <w:bodyDiv w:val="1"/>
      <w:marLeft w:val="0"/>
      <w:marRight w:val="0"/>
      <w:marTop w:val="0"/>
      <w:marBottom w:val="0"/>
      <w:divBdr>
        <w:top w:val="none" w:sz="0" w:space="0" w:color="auto"/>
        <w:left w:val="none" w:sz="0" w:space="0" w:color="auto"/>
        <w:bottom w:val="none" w:sz="0" w:space="0" w:color="auto"/>
        <w:right w:val="none" w:sz="0" w:space="0" w:color="auto"/>
      </w:divBdr>
    </w:div>
    <w:div w:id="1727870372">
      <w:bodyDiv w:val="1"/>
      <w:marLeft w:val="0"/>
      <w:marRight w:val="0"/>
      <w:marTop w:val="0"/>
      <w:marBottom w:val="0"/>
      <w:divBdr>
        <w:top w:val="none" w:sz="0" w:space="0" w:color="auto"/>
        <w:left w:val="none" w:sz="0" w:space="0" w:color="auto"/>
        <w:bottom w:val="none" w:sz="0" w:space="0" w:color="auto"/>
        <w:right w:val="none" w:sz="0" w:space="0" w:color="auto"/>
      </w:divBdr>
      <w:divsChild>
        <w:div w:id="972751764">
          <w:marLeft w:val="547"/>
          <w:marRight w:val="0"/>
          <w:marTop w:val="115"/>
          <w:marBottom w:val="0"/>
          <w:divBdr>
            <w:top w:val="none" w:sz="0" w:space="0" w:color="auto"/>
            <w:left w:val="none" w:sz="0" w:space="0" w:color="auto"/>
            <w:bottom w:val="none" w:sz="0" w:space="0" w:color="auto"/>
            <w:right w:val="none" w:sz="0" w:space="0" w:color="auto"/>
          </w:divBdr>
        </w:div>
        <w:div w:id="1314530746">
          <w:marLeft w:val="547"/>
          <w:marRight w:val="0"/>
          <w:marTop w:val="115"/>
          <w:marBottom w:val="0"/>
          <w:divBdr>
            <w:top w:val="none" w:sz="0" w:space="0" w:color="auto"/>
            <w:left w:val="none" w:sz="0" w:space="0" w:color="auto"/>
            <w:bottom w:val="none" w:sz="0" w:space="0" w:color="auto"/>
            <w:right w:val="none" w:sz="0" w:space="0" w:color="auto"/>
          </w:divBdr>
        </w:div>
        <w:div w:id="1580098196">
          <w:marLeft w:val="720"/>
          <w:marRight w:val="0"/>
          <w:marTop w:val="96"/>
          <w:marBottom w:val="0"/>
          <w:divBdr>
            <w:top w:val="none" w:sz="0" w:space="0" w:color="auto"/>
            <w:left w:val="none" w:sz="0" w:space="0" w:color="auto"/>
            <w:bottom w:val="none" w:sz="0" w:space="0" w:color="auto"/>
            <w:right w:val="none" w:sz="0" w:space="0" w:color="auto"/>
          </w:divBdr>
        </w:div>
      </w:divsChild>
    </w:div>
    <w:div w:id="1728451999">
      <w:bodyDiv w:val="1"/>
      <w:marLeft w:val="0"/>
      <w:marRight w:val="0"/>
      <w:marTop w:val="0"/>
      <w:marBottom w:val="0"/>
      <w:divBdr>
        <w:top w:val="none" w:sz="0" w:space="0" w:color="auto"/>
        <w:left w:val="none" w:sz="0" w:space="0" w:color="auto"/>
        <w:bottom w:val="none" w:sz="0" w:space="0" w:color="auto"/>
        <w:right w:val="none" w:sz="0" w:space="0" w:color="auto"/>
      </w:divBdr>
    </w:div>
    <w:div w:id="1729720179">
      <w:bodyDiv w:val="1"/>
      <w:marLeft w:val="0"/>
      <w:marRight w:val="0"/>
      <w:marTop w:val="0"/>
      <w:marBottom w:val="0"/>
      <w:divBdr>
        <w:top w:val="none" w:sz="0" w:space="0" w:color="auto"/>
        <w:left w:val="none" w:sz="0" w:space="0" w:color="auto"/>
        <w:bottom w:val="none" w:sz="0" w:space="0" w:color="auto"/>
        <w:right w:val="none" w:sz="0" w:space="0" w:color="auto"/>
      </w:divBdr>
    </w:div>
    <w:div w:id="1729838764">
      <w:bodyDiv w:val="1"/>
      <w:marLeft w:val="0"/>
      <w:marRight w:val="0"/>
      <w:marTop w:val="0"/>
      <w:marBottom w:val="0"/>
      <w:divBdr>
        <w:top w:val="none" w:sz="0" w:space="0" w:color="auto"/>
        <w:left w:val="none" w:sz="0" w:space="0" w:color="auto"/>
        <w:bottom w:val="none" w:sz="0" w:space="0" w:color="auto"/>
        <w:right w:val="none" w:sz="0" w:space="0" w:color="auto"/>
      </w:divBdr>
    </w:div>
    <w:div w:id="1730106658">
      <w:bodyDiv w:val="1"/>
      <w:marLeft w:val="0"/>
      <w:marRight w:val="0"/>
      <w:marTop w:val="0"/>
      <w:marBottom w:val="0"/>
      <w:divBdr>
        <w:top w:val="none" w:sz="0" w:space="0" w:color="auto"/>
        <w:left w:val="none" w:sz="0" w:space="0" w:color="auto"/>
        <w:bottom w:val="none" w:sz="0" w:space="0" w:color="auto"/>
        <w:right w:val="none" w:sz="0" w:space="0" w:color="auto"/>
      </w:divBdr>
      <w:divsChild>
        <w:div w:id="1292055891">
          <w:marLeft w:val="547"/>
          <w:marRight w:val="0"/>
          <w:marTop w:val="154"/>
          <w:marBottom w:val="0"/>
          <w:divBdr>
            <w:top w:val="none" w:sz="0" w:space="0" w:color="auto"/>
            <w:left w:val="none" w:sz="0" w:space="0" w:color="auto"/>
            <w:bottom w:val="none" w:sz="0" w:space="0" w:color="auto"/>
            <w:right w:val="none" w:sz="0" w:space="0" w:color="auto"/>
          </w:divBdr>
        </w:div>
        <w:div w:id="1552233057">
          <w:marLeft w:val="1166"/>
          <w:marRight w:val="0"/>
          <w:marTop w:val="134"/>
          <w:marBottom w:val="0"/>
          <w:divBdr>
            <w:top w:val="none" w:sz="0" w:space="0" w:color="auto"/>
            <w:left w:val="none" w:sz="0" w:space="0" w:color="auto"/>
            <w:bottom w:val="none" w:sz="0" w:space="0" w:color="auto"/>
            <w:right w:val="none" w:sz="0" w:space="0" w:color="auto"/>
          </w:divBdr>
        </w:div>
        <w:div w:id="1573419848">
          <w:marLeft w:val="1800"/>
          <w:marRight w:val="0"/>
          <w:marTop w:val="115"/>
          <w:marBottom w:val="0"/>
          <w:divBdr>
            <w:top w:val="none" w:sz="0" w:space="0" w:color="auto"/>
            <w:left w:val="none" w:sz="0" w:space="0" w:color="auto"/>
            <w:bottom w:val="none" w:sz="0" w:space="0" w:color="auto"/>
            <w:right w:val="none" w:sz="0" w:space="0" w:color="auto"/>
          </w:divBdr>
        </w:div>
        <w:div w:id="1658148622">
          <w:marLeft w:val="1166"/>
          <w:marRight w:val="0"/>
          <w:marTop w:val="134"/>
          <w:marBottom w:val="0"/>
          <w:divBdr>
            <w:top w:val="none" w:sz="0" w:space="0" w:color="auto"/>
            <w:left w:val="none" w:sz="0" w:space="0" w:color="auto"/>
            <w:bottom w:val="none" w:sz="0" w:space="0" w:color="auto"/>
            <w:right w:val="none" w:sz="0" w:space="0" w:color="auto"/>
          </w:divBdr>
        </w:div>
      </w:divsChild>
    </w:div>
    <w:div w:id="1730768929">
      <w:bodyDiv w:val="1"/>
      <w:marLeft w:val="0"/>
      <w:marRight w:val="0"/>
      <w:marTop w:val="0"/>
      <w:marBottom w:val="0"/>
      <w:divBdr>
        <w:top w:val="none" w:sz="0" w:space="0" w:color="auto"/>
        <w:left w:val="none" w:sz="0" w:space="0" w:color="auto"/>
        <w:bottom w:val="none" w:sz="0" w:space="0" w:color="auto"/>
        <w:right w:val="none" w:sz="0" w:space="0" w:color="auto"/>
      </w:divBdr>
      <w:divsChild>
        <w:div w:id="454829702">
          <w:marLeft w:val="0"/>
          <w:marRight w:val="0"/>
          <w:marTop w:val="0"/>
          <w:marBottom w:val="0"/>
          <w:divBdr>
            <w:top w:val="none" w:sz="0" w:space="0" w:color="auto"/>
            <w:left w:val="none" w:sz="0" w:space="0" w:color="auto"/>
            <w:bottom w:val="none" w:sz="0" w:space="0" w:color="auto"/>
            <w:right w:val="none" w:sz="0" w:space="0" w:color="auto"/>
          </w:divBdr>
        </w:div>
      </w:divsChild>
    </w:div>
    <w:div w:id="1732579171">
      <w:bodyDiv w:val="1"/>
      <w:marLeft w:val="0"/>
      <w:marRight w:val="0"/>
      <w:marTop w:val="0"/>
      <w:marBottom w:val="0"/>
      <w:divBdr>
        <w:top w:val="none" w:sz="0" w:space="0" w:color="auto"/>
        <w:left w:val="none" w:sz="0" w:space="0" w:color="auto"/>
        <w:bottom w:val="none" w:sz="0" w:space="0" w:color="auto"/>
        <w:right w:val="none" w:sz="0" w:space="0" w:color="auto"/>
      </w:divBdr>
    </w:div>
    <w:div w:id="1732656329">
      <w:bodyDiv w:val="1"/>
      <w:marLeft w:val="0"/>
      <w:marRight w:val="0"/>
      <w:marTop w:val="0"/>
      <w:marBottom w:val="0"/>
      <w:divBdr>
        <w:top w:val="none" w:sz="0" w:space="0" w:color="auto"/>
        <w:left w:val="none" w:sz="0" w:space="0" w:color="auto"/>
        <w:bottom w:val="none" w:sz="0" w:space="0" w:color="auto"/>
        <w:right w:val="none" w:sz="0" w:space="0" w:color="auto"/>
      </w:divBdr>
    </w:div>
    <w:div w:id="1734543703">
      <w:bodyDiv w:val="1"/>
      <w:marLeft w:val="0"/>
      <w:marRight w:val="0"/>
      <w:marTop w:val="0"/>
      <w:marBottom w:val="0"/>
      <w:divBdr>
        <w:top w:val="none" w:sz="0" w:space="0" w:color="auto"/>
        <w:left w:val="none" w:sz="0" w:space="0" w:color="auto"/>
        <w:bottom w:val="none" w:sz="0" w:space="0" w:color="auto"/>
        <w:right w:val="none" w:sz="0" w:space="0" w:color="auto"/>
      </w:divBdr>
    </w:div>
    <w:div w:id="1734769922">
      <w:bodyDiv w:val="1"/>
      <w:marLeft w:val="0"/>
      <w:marRight w:val="0"/>
      <w:marTop w:val="0"/>
      <w:marBottom w:val="0"/>
      <w:divBdr>
        <w:top w:val="none" w:sz="0" w:space="0" w:color="auto"/>
        <w:left w:val="none" w:sz="0" w:space="0" w:color="auto"/>
        <w:bottom w:val="none" w:sz="0" w:space="0" w:color="auto"/>
        <w:right w:val="none" w:sz="0" w:space="0" w:color="auto"/>
      </w:divBdr>
    </w:div>
    <w:div w:id="1735617895">
      <w:bodyDiv w:val="1"/>
      <w:marLeft w:val="0"/>
      <w:marRight w:val="0"/>
      <w:marTop w:val="0"/>
      <w:marBottom w:val="0"/>
      <w:divBdr>
        <w:top w:val="none" w:sz="0" w:space="0" w:color="auto"/>
        <w:left w:val="none" w:sz="0" w:space="0" w:color="auto"/>
        <w:bottom w:val="none" w:sz="0" w:space="0" w:color="auto"/>
        <w:right w:val="none" w:sz="0" w:space="0" w:color="auto"/>
      </w:divBdr>
    </w:div>
    <w:div w:id="1736392411">
      <w:bodyDiv w:val="1"/>
      <w:marLeft w:val="0"/>
      <w:marRight w:val="0"/>
      <w:marTop w:val="0"/>
      <w:marBottom w:val="0"/>
      <w:divBdr>
        <w:top w:val="none" w:sz="0" w:space="0" w:color="auto"/>
        <w:left w:val="none" w:sz="0" w:space="0" w:color="auto"/>
        <w:bottom w:val="none" w:sz="0" w:space="0" w:color="auto"/>
        <w:right w:val="none" w:sz="0" w:space="0" w:color="auto"/>
      </w:divBdr>
    </w:div>
    <w:div w:id="1736900719">
      <w:bodyDiv w:val="1"/>
      <w:marLeft w:val="0"/>
      <w:marRight w:val="0"/>
      <w:marTop w:val="0"/>
      <w:marBottom w:val="0"/>
      <w:divBdr>
        <w:top w:val="none" w:sz="0" w:space="0" w:color="auto"/>
        <w:left w:val="none" w:sz="0" w:space="0" w:color="auto"/>
        <w:bottom w:val="none" w:sz="0" w:space="0" w:color="auto"/>
        <w:right w:val="none" w:sz="0" w:space="0" w:color="auto"/>
      </w:divBdr>
    </w:div>
    <w:div w:id="1737314950">
      <w:bodyDiv w:val="1"/>
      <w:marLeft w:val="0"/>
      <w:marRight w:val="0"/>
      <w:marTop w:val="0"/>
      <w:marBottom w:val="0"/>
      <w:divBdr>
        <w:top w:val="none" w:sz="0" w:space="0" w:color="auto"/>
        <w:left w:val="none" w:sz="0" w:space="0" w:color="auto"/>
        <w:bottom w:val="none" w:sz="0" w:space="0" w:color="auto"/>
        <w:right w:val="none" w:sz="0" w:space="0" w:color="auto"/>
      </w:divBdr>
    </w:div>
    <w:div w:id="1737433749">
      <w:bodyDiv w:val="1"/>
      <w:marLeft w:val="0"/>
      <w:marRight w:val="0"/>
      <w:marTop w:val="0"/>
      <w:marBottom w:val="0"/>
      <w:divBdr>
        <w:top w:val="none" w:sz="0" w:space="0" w:color="auto"/>
        <w:left w:val="none" w:sz="0" w:space="0" w:color="auto"/>
        <w:bottom w:val="none" w:sz="0" w:space="0" w:color="auto"/>
        <w:right w:val="none" w:sz="0" w:space="0" w:color="auto"/>
      </w:divBdr>
    </w:div>
    <w:div w:id="1737508447">
      <w:bodyDiv w:val="1"/>
      <w:marLeft w:val="0"/>
      <w:marRight w:val="0"/>
      <w:marTop w:val="0"/>
      <w:marBottom w:val="0"/>
      <w:divBdr>
        <w:top w:val="none" w:sz="0" w:space="0" w:color="auto"/>
        <w:left w:val="none" w:sz="0" w:space="0" w:color="auto"/>
        <w:bottom w:val="none" w:sz="0" w:space="0" w:color="auto"/>
        <w:right w:val="none" w:sz="0" w:space="0" w:color="auto"/>
      </w:divBdr>
      <w:divsChild>
        <w:div w:id="148833307">
          <w:marLeft w:val="1800"/>
          <w:marRight w:val="0"/>
          <w:marTop w:val="86"/>
          <w:marBottom w:val="0"/>
          <w:divBdr>
            <w:top w:val="none" w:sz="0" w:space="0" w:color="auto"/>
            <w:left w:val="none" w:sz="0" w:space="0" w:color="auto"/>
            <w:bottom w:val="none" w:sz="0" w:space="0" w:color="auto"/>
            <w:right w:val="none" w:sz="0" w:space="0" w:color="auto"/>
          </w:divBdr>
        </w:div>
        <w:div w:id="1007633586">
          <w:marLeft w:val="547"/>
          <w:marRight w:val="0"/>
          <w:marTop w:val="115"/>
          <w:marBottom w:val="0"/>
          <w:divBdr>
            <w:top w:val="none" w:sz="0" w:space="0" w:color="auto"/>
            <w:left w:val="none" w:sz="0" w:space="0" w:color="auto"/>
            <w:bottom w:val="none" w:sz="0" w:space="0" w:color="auto"/>
            <w:right w:val="none" w:sz="0" w:space="0" w:color="auto"/>
          </w:divBdr>
        </w:div>
        <w:div w:id="1476603652">
          <w:marLeft w:val="1800"/>
          <w:marRight w:val="0"/>
          <w:marTop w:val="86"/>
          <w:marBottom w:val="0"/>
          <w:divBdr>
            <w:top w:val="none" w:sz="0" w:space="0" w:color="auto"/>
            <w:left w:val="none" w:sz="0" w:space="0" w:color="auto"/>
            <w:bottom w:val="none" w:sz="0" w:space="0" w:color="auto"/>
            <w:right w:val="none" w:sz="0" w:space="0" w:color="auto"/>
          </w:divBdr>
        </w:div>
        <w:div w:id="1568493774">
          <w:marLeft w:val="1166"/>
          <w:marRight w:val="0"/>
          <w:marTop w:val="96"/>
          <w:marBottom w:val="0"/>
          <w:divBdr>
            <w:top w:val="none" w:sz="0" w:space="0" w:color="auto"/>
            <w:left w:val="none" w:sz="0" w:space="0" w:color="auto"/>
            <w:bottom w:val="none" w:sz="0" w:space="0" w:color="auto"/>
            <w:right w:val="none" w:sz="0" w:space="0" w:color="auto"/>
          </w:divBdr>
        </w:div>
        <w:div w:id="1751924766">
          <w:marLeft w:val="547"/>
          <w:marRight w:val="0"/>
          <w:marTop w:val="115"/>
          <w:marBottom w:val="0"/>
          <w:divBdr>
            <w:top w:val="none" w:sz="0" w:space="0" w:color="auto"/>
            <w:left w:val="none" w:sz="0" w:space="0" w:color="auto"/>
            <w:bottom w:val="none" w:sz="0" w:space="0" w:color="auto"/>
            <w:right w:val="none" w:sz="0" w:space="0" w:color="auto"/>
          </w:divBdr>
        </w:div>
        <w:div w:id="2003199571">
          <w:marLeft w:val="1166"/>
          <w:marRight w:val="0"/>
          <w:marTop w:val="106"/>
          <w:marBottom w:val="0"/>
          <w:divBdr>
            <w:top w:val="none" w:sz="0" w:space="0" w:color="auto"/>
            <w:left w:val="none" w:sz="0" w:space="0" w:color="auto"/>
            <w:bottom w:val="none" w:sz="0" w:space="0" w:color="auto"/>
            <w:right w:val="none" w:sz="0" w:space="0" w:color="auto"/>
          </w:divBdr>
        </w:div>
        <w:div w:id="2123066049">
          <w:marLeft w:val="1800"/>
          <w:marRight w:val="0"/>
          <w:marTop w:val="86"/>
          <w:marBottom w:val="0"/>
          <w:divBdr>
            <w:top w:val="none" w:sz="0" w:space="0" w:color="auto"/>
            <w:left w:val="none" w:sz="0" w:space="0" w:color="auto"/>
            <w:bottom w:val="none" w:sz="0" w:space="0" w:color="auto"/>
            <w:right w:val="none" w:sz="0" w:space="0" w:color="auto"/>
          </w:divBdr>
        </w:div>
      </w:divsChild>
    </w:div>
    <w:div w:id="1737849923">
      <w:bodyDiv w:val="1"/>
      <w:marLeft w:val="0"/>
      <w:marRight w:val="0"/>
      <w:marTop w:val="0"/>
      <w:marBottom w:val="0"/>
      <w:divBdr>
        <w:top w:val="none" w:sz="0" w:space="0" w:color="auto"/>
        <w:left w:val="none" w:sz="0" w:space="0" w:color="auto"/>
        <w:bottom w:val="none" w:sz="0" w:space="0" w:color="auto"/>
        <w:right w:val="none" w:sz="0" w:space="0" w:color="auto"/>
      </w:divBdr>
      <w:divsChild>
        <w:div w:id="643967325">
          <w:marLeft w:val="1166"/>
          <w:marRight w:val="0"/>
          <w:marTop w:val="115"/>
          <w:marBottom w:val="0"/>
          <w:divBdr>
            <w:top w:val="none" w:sz="0" w:space="0" w:color="auto"/>
            <w:left w:val="none" w:sz="0" w:space="0" w:color="auto"/>
            <w:bottom w:val="none" w:sz="0" w:space="0" w:color="auto"/>
            <w:right w:val="none" w:sz="0" w:space="0" w:color="auto"/>
          </w:divBdr>
        </w:div>
        <w:div w:id="1533499087">
          <w:marLeft w:val="1166"/>
          <w:marRight w:val="0"/>
          <w:marTop w:val="115"/>
          <w:marBottom w:val="0"/>
          <w:divBdr>
            <w:top w:val="none" w:sz="0" w:space="0" w:color="auto"/>
            <w:left w:val="none" w:sz="0" w:space="0" w:color="auto"/>
            <w:bottom w:val="none" w:sz="0" w:space="0" w:color="auto"/>
            <w:right w:val="none" w:sz="0" w:space="0" w:color="auto"/>
          </w:divBdr>
        </w:div>
        <w:div w:id="1805542322">
          <w:marLeft w:val="547"/>
          <w:marRight w:val="0"/>
          <w:marTop w:val="154"/>
          <w:marBottom w:val="0"/>
          <w:divBdr>
            <w:top w:val="none" w:sz="0" w:space="0" w:color="auto"/>
            <w:left w:val="none" w:sz="0" w:space="0" w:color="auto"/>
            <w:bottom w:val="none" w:sz="0" w:space="0" w:color="auto"/>
            <w:right w:val="none" w:sz="0" w:space="0" w:color="auto"/>
          </w:divBdr>
        </w:div>
      </w:divsChild>
    </w:div>
    <w:div w:id="1738362493">
      <w:bodyDiv w:val="1"/>
      <w:marLeft w:val="0"/>
      <w:marRight w:val="0"/>
      <w:marTop w:val="0"/>
      <w:marBottom w:val="0"/>
      <w:divBdr>
        <w:top w:val="none" w:sz="0" w:space="0" w:color="auto"/>
        <w:left w:val="none" w:sz="0" w:space="0" w:color="auto"/>
        <w:bottom w:val="none" w:sz="0" w:space="0" w:color="auto"/>
        <w:right w:val="none" w:sz="0" w:space="0" w:color="auto"/>
      </w:divBdr>
    </w:div>
    <w:div w:id="1739670821">
      <w:bodyDiv w:val="1"/>
      <w:marLeft w:val="0"/>
      <w:marRight w:val="0"/>
      <w:marTop w:val="0"/>
      <w:marBottom w:val="0"/>
      <w:divBdr>
        <w:top w:val="none" w:sz="0" w:space="0" w:color="auto"/>
        <w:left w:val="none" w:sz="0" w:space="0" w:color="auto"/>
        <w:bottom w:val="none" w:sz="0" w:space="0" w:color="auto"/>
        <w:right w:val="none" w:sz="0" w:space="0" w:color="auto"/>
      </w:divBdr>
    </w:div>
    <w:div w:id="1740057889">
      <w:bodyDiv w:val="1"/>
      <w:marLeft w:val="0"/>
      <w:marRight w:val="0"/>
      <w:marTop w:val="0"/>
      <w:marBottom w:val="0"/>
      <w:divBdr>
        <w:top w:val="none" w:sz="0" w:space="0" w:color="auto"/>
        <w:left w:val="none" w:sz="0" w:space="0" w:color="auto"/>
        <w:bottom w:val="none" w:sz="0" w:space="0" w:color="auto"/>
        <w:right w:val="none" w:sz="0" w:space="0" w:color="auto"/>
      </w:divBdr>
    </w:div>
    <w:div w:id="1740976273">
      <w:bodyDiv w:val="1"/>
      <w:marLeft w:val="0"/>
      <w:marRight w:val="0"/>
      <w:marTop w:val="0"/>
      <w:marBottom w:val="0"/>
      <w:divBdr>
        <w:top w:val="none" w:sz="0" w:space="0" w:color="auto"/>
        <w:left w:val="none" w:sz="0" w:space="0" w:color="auto"/>
        <w:bottom w:val="none" w:sz="0" w:space="0" w:color="auto"/>
        <w:right w:val="none" w:sz="0" w:space="0" w:color="auto"/>
      </w:divBdr>
    </w:div>
    <w:div w:id="1741370509">
      <w:bodyDiv w:val="1"/>
      <w:marLeft w:val="0"/>
      <w:marRight w:val="0"/>
      <w:marTop w:val="0"/>
      <w:marBottom w:val="0"/>
      <w:divBdr>
        <w:top w:val="none" w:sz="0" w:space="0" w:color="auto"/>
        <w:left w:val="none" w:sz="0" w:space="0" w:color="auto"/>
        <w:bottom w:val="none" w:sz="0" w:space="0" w:color="auto"/>
        <w:right w:val="none" w:sz="0" w:space="0" w:color="auto"/>
      </w:divBdr>
      <w:divsChild>
        <w:div w:id="44643637">
          <w:marLeft w:val="0"/>
          <w:marRight w:val="0"/>
          <w:marTop w:val="0"/>
          <w:marBottom w:val="0"/>
          <w:divBdr>
            <w:top w:val="none" w:sz="0" w:space="0" w:color="auto"/>
            <w:left w:val="none" w:sz="0" w:space="0" w:color="auto"/>
            <w:bottom w:val="none" w:sz="0" w:space="0" w:color="auto"/>
            <w:right w:val="none" w:sz="0" w:space="0" w:color="auto"/>
          </w:divBdr>
        </w:div>
        <w:div w:id="263419960">
          <w:marLeft w:val="0"/>
          <w:marRight w:val="0"/>
          <w:marTop w:val="0"/>
          <w:marBottom w:val="0"/>
          <w:divBdr>
            <w:top w:val="none" w:sz="0" w:space="0" w:color="auto"/>
            <w:left w:val="none" w:sz="0" w:space="0" w:color="auto"/>
            <w:bottom w:val="none" w:sz="0" w:space="0" w:color="auto"/>
            <w:right w:val="none" w:sz="0" w:space="0" w:color="auto"/>
          </w:divBdr>
        </w:div>
        <w:div w:id="325939085">
          <w:marLeft w:val="0"/>
          <w:marRight w:val="0"/>
          <w:marTop w:val="0"/>
          <w:marBottom w:val="0"/>
          <w:divBdr>
            <w:top w:val="none" w:sz="0" w:space="0" w:color="auto"/>
            <w:left w:val="none" w:sz="0" w:space="0" w:color="auto"/>
            <w:bottom w:val="none" w:sz="0" w:space="0" w:color="auto"/>
            <w:right w:val="none" w:sz="0" w:space="0" w:color="auto"/>
          </w:divBdr>
        </w:div>
        <w:div w:id="555362467">
          <w:marLeft w:val="0"/>
          <w:marRight w:val="0"/>
          <w:marTop w:val="0"/>
          <w:marBottom w:val="0"/>
          <w:divBdr>
            <w:top w:val="none" w:sz="0" w:space="0" w:color="auto"/>
            <w:left w:val="none" w:sz="0" w:space="0" w:color="auto"/>
            <w:bottom w:val="none" w:sz="0" w:space="0" w:color="auto"/>
            <w:right w:val="none" w:sz="0" w:space="0" w:color="auto"/>
          </w:divBdr>
        </w:div>
        <w:div w:id="996422732">
          <w:marLeft w:val="0"/>
          <w:marRight w:val="0"/>
          <w:marTop w:val="0"/>
          <w:marBottom w:val="0"/>
          <w:divBdr>
            <w:top w:val="none" w:sz="0" w:space="0" w:color="auto"/>
            <w:left w:val="none" w:sz="0" w:space="0" w:color="auto"/>
            <w:bottom w:val="none" w:sz="0" w:space="0" w:color="auto"/>
            <w:right w:val="none" w:sz="0" w:space="0" w:color="auto"/>
          </w:divBdr>
        </w:div>
        <w:div w:id="1493446712">
          <w:marLeft w:val="0"/>
          <w:marRight w:val="0"/>
          <w:marTop w:val="0"/>
          <w:marBottom w:val="0"/>
          <w:divBdr>
            <w:top w:val="none" w:sz="0" w:space="0" w:color="auto"/>
            <w:left w:val="none" w:sz="0" w:space="0" w:color="auto"/>
            <w:bottom w:val="none" w:sz="0" w:space="0" w:color="auto"/>
            <w:right w:val="none" w:sz="0" w:space="0" w:color="auto"/>
          </w:divBdr>
        </w:div>
        <w:div w:id="1736119355">
          <w:marLeft w:val="0"/>
          <w:marRight w:val="0"/>
          <w:marTop w:val="0"/>
          <w:marBottom w:val="0"/>
          <w:divBdr>
            <w:top w:val="none" w:sz="0" w:space="0" w:color="auto"/>
            <w:left w:val="none" w:sz="0" w:space="0" w:color="auto"/>
            <w:bottom w:val="none" w:sz="0" w:space="0" w:color="auto"/>
            <w:right w:val="none" w:sz="0" w:space="0" w:color="auto"/>
          </w:divBdr>
        </w:div>
      </w:divsChild>
    </w:div>
    <w:div w:id="1742219284">
      <w:bodyDiv w:val="1"/>
      <w:marLeft w:val="0"/>
      <w:marRight w:val="0"/>
      <w:marTop w:val="0"/>
      <w:marBottom w:val="0"/>
      <w:divBdr>
        <w:top w:val="none" w:sz="0" w:space="0" w:color="auto"/>
        <w:left w:val="none" w:sz="0" w:space="0" w:color="auto"/>
        <w:bottom w:val="none" w:sz="0" w:space="0" w:color="auto"/>
        <w:right w:val="none" w:sz="0" w:space="0" w:color="auto"/>
      </w:divBdr>
      <w:divsChild>
        <w:div w:id="565385636">
          <w:marLeft w:val="2520"/>
          <w:marRight w:val="0"/>
          <w:marTop w:val="180"/>
          <w:marBottom w:val="0"/>
          <w:divBdr>
            <w:top w:val="none" w:sz="0" w:space="0" w:color="auto"/>
            <w:left w:val="none" w:sz="0" w:space="0" w:color="auto"/>
            <w:bottom w:val="none" w:sz="0" w:space="0" w:color="auto"/>
            <w:right w:val="none" w:sz="0" w:space="0" w:color="auto"/>
          </w:divBdr>
        </w:div>
        <w:div w:id="1022130649">
          <w:marLeft w:val="547"/>
          <w:marRight w:val="0"/>
          <w:marTop w:val="180"/>
          <w:marBottom w:val="0"/>
          <w:divBdr>
            <w:top w:val="none" w:sz="0" w:space="0" w:color="auto"/>
            <w:left w:val="none" w:sz="0" w:space="0" w:color="auto"/>
            <w:bottom w:val="none" w:sz="0" w:space="0" w:color="auto"/>
            <w:right w:val="none" w:sz="0" w:space="0" w:color="auto"/>
          </w:divBdr>
        </w:div>
        <w:div w:id="1177306944">
          <w:marLeft w:val="1800"/>
          <w:marRight w:val="0"/>
          <w:marTop w:val="180"/>
          <w:marBottom w:val="0"/>
          <w:divBdr>
            <w:top w:val="none" w:sz="0" w:space="0" w:color="auto"/>
            <w:left w:val="none" w:sz="0" w:space="0" w:color="auto"/>
            <w:bottom w:val="none" w:sz="0" w:space="0" w:color="auto"/>
            <w:right w:val="none" w:sz="0" w:space="0" w:color="auto"/>
          </w:divBdr>
        </w:div>
        <w:div w:id="1182746605">
          <w:marLeft w:val="1166"/>
          <w:marRight w:val="0"/>
          <w:marTop w:val="180"/>
          <w:marBottom w:val="0"/>
          <w:divBdr>
            <w:top w:val="none" w:sz="0" w:space="0" w:color="auto"/>
            <w:left w:val="none" w:sz="0" w:space="0" w:color="auto"/>
            <w:bottom w:val="none" w:sz="0" w:space="0" w:color="auto"/>
            <w:right w:val="none" w:sz="0" w:space="0" w:color="auto"/>
          </w:divBdr>
        </w:div>
        <w:div w:id="1218083705">
          <w:marLeft w:val="1800"/>
          <w:marRight w:val="0"/>
          <w:marTop w:val="180"/>
          <w:marBottom w:val="0"/>
          <w:divBdr>
            <w:top w:val="none" w:sz="0" w:space="0" w:color="auto"/>
            <w:left w:val="none" w:sz="0" w:space="0" w:color="auto"/>
            <w:bottom w:val="none" w:sz="0" w:space="0" w:color="auto"/>
            <w:right w:val="none" w:sz="0" w:space="0" w:color="auto"/>
          </w:divBdr>
        </w:div>
        <w:div w:id="1758290120">
          <w:marLeft w:val="1800"/>
          <w:marRight w:val="0"/>
          <w:marTop w:val="180"/>
          <w:marBottom w:val="0"/>
          <w:divBdr>
            <w:top w:val="none" w:sz="0" w:space="0" w:color="auto"/>
            <w:left w:val="none" w:sz="0" w:space="0" w:color="auto"/>
            <w:bottom w:val="none" w:sz="0" w:space="0" w:color="auto"/>
            <w:right w:val="none" w:sz="0" w:space="0" w:color="auto"/>
          </w:divBdr>
        </w:div>
        <w:div w:id="1830947346">
          <w:marLeft w:val="1800"/>
          <w:marRight w:val="0"/>
          <w:marTop w:val="180"/>
          <w:marBottom w:val="0"/>
          <w:divBdr>
            <w:top w:val="none" w:sz="0" w:space="0" w:color="auto"/>
            <w:left w:val="none" w:sz="0" w:space="0" w:color="auto"/>
            <w:bottom w:val="none" w:sz="0" w:space="0" w:color="auto"/>
            <w:right w:val="none" w:sz="0" w:space="0" w:color="auto"/>
          </w:divBdr>
        </w:div>
        <w:div w:id="1914242224">
          <w:marLeft w:val="2520"/>
          <w:marRight w:val="0"/>
          <w:marTop w:val="180"/>
          <w:marBottom w:val="0"/>
          <w:divBdr>
            <w:top w:val="none" w:sz="0" w:space="0" w:color="auto"/>
            <w:left w:val="none" w:sz="0" w:space="0" w:color="auto"/>
            <w:bottom w:val="none" w:sz="0" w:space="0" w:color="auto"/>
            <w:right w:val="none" w:sz="0" w:space="0" w:color="auto"/>
          </w:divBdr>
        </w:div>
      </w:divsChild>
    </w:div>
    <w:div w:id="1742411623">
      <w:bodyDiv w:val="1"/>
      <w:marLeft w:val="0"/>
      <w:marRight w:val="0"/>
      <w:marTop w:val="0"/>
      <w:marBottom w:val="0"/>
      <w:divBdr>
        <w:top w:val="none" w:sz="0" w:space="0" w:color="auto"/>
        <w:left w:val="none" w:sz="0" w:space="0" w:color="auto"/>
        <w:bottom w:val="none" w:sz="0" w:space="0" w:color="auto"/>
        <w:right w:val="none" w:sz="0" w:space="0" w:color="auto"/>
      </w:divBdr>
    </w:div>
    <w:div w:id="1742749612">
      <w:bodyDiv w:val="1"/>
      <w:marLeft w:val="0"/>
      <w:marRight w:val="0"/>
      <w:marTop w:val="0"/>
      <w:marBottom w:val="0"/>
      <w:divBdr>
        <w:top w:val="none" w:sz="0" w:space="0" w:color="auto"/>
        <w:left w:val="none" w:sz="0" w:space="0" w:color="auto"/>
        <w:bottom w:val="none" w:sz="0" w:space="0" w:color="auto"/>
        <w:right w:val="none" w:sz="0" w:space="0" w:color="auto"/>
      </w:divBdr>
      <w:divsChild>
        <w:div w:id="86849075">
          <w:marLeft w:val="1800"/>
          <w:marRight w:val="0"/>
          <w:marTop w:val="96"/>
          <w:marBottom w:val="0"/>
          <w:divBdr>
            <w:top w:val="none" w:sz="0" w:space="0" w:color="auto"/>
            <w:left w:val="none" w:sz="0" w:space="0" w:color="auto"/>
            <w:bottom w:val="none" w:sz="0" w:space="0" w:color="auto"/>
            <w:right w:val="none" w:sz="0" w:space="0" w:color="auto"/>
          </w:divBdr>
        </w:div>
        <w:div w:id="746997958">
          <w:marLeft w:val="1800"/>
          <w:marRight w:val="0"/>
          <w:marTop w:val="96"/>
          <w:marBottom w:val="0"/>
          <w:divBdr>
            <w:top w:val="none" w:sz="0" w:space="0" w:color="auto"/>
            <w:left w:val="none" w:sz="0" w:space="0" w:color="auto"/>
            <w:bottom w:val="none" w:sz="0" w:space="0" w:color="auto"/>
            <w:right w:val="none" w:sz="0" w:space="0" w:color="auto"/>
          </w:divBdr>
        </w:div>
        <w:div w:id="1837530287">
          <w:marLeft w:val="1800"/>
          <w:marRight w:val="0"/>
          <w:marTop w:val="96"/>
          <w:marBottom w:val="0"/>
          <w:divBdr>
            <w:top w:val="none" w:sz="0" w:space="0" w:color="auto"/>
            <w:left w:val="none" w:sz="0" w:space="0" w:color="auto"/>
            <w:bottom w:val="none" w:sz="0" w:space="0" w:color="auto"/>
            <w:right w:val="none" w:sz="0" w:space="0" w:color="auto"/>
          </w:divBdr>
        </w:div>
        <w:div w:id="1957367325">
          <w:marLeft w:val="1166"/>
          <w:marRight w:val="0"/>
          <w:marTop w:val="115"/>
          <w:marBottom w:val="0"/>
          <w:divBdr>
            <w:top w:val="none" w:sz="0" w:space="0" w:color="auto"/>
            <w:left w:val="none" w:sz="0" w:space="0" w:color="auto"/>
            <w:bottom w:val="none" w:sz="0" w:space="0" w:color="auto"/>
            <w:right w:val="none" w:sz="0" w:space="0" w:color="auto"/>
          </w:divBdr>
        </w:div>
      </w:divsChild>
    </w:div>
    <w:div w:id="1744403477">
      <w:bodyDiv w:val="1"/>
      <w:marLeft w:val="0"/>
      <w:marRight w:val="0"/>
      <w:marTop w:val="0"/>
      <w:marBottom w:val="0"/>
      <w:divBdr>
        <w:top w:val="none" w:sz="0" w:space="0" w:color="auto"/>
        <w:left w:val="none" w:sz="0" w:space="0" w:color="auto"/>
        <w:bottom w:val="none" w:sz="0" w:space="0" w:color="auto"/>
        <w:right w:val="none" w:sz="0" w:space="0" w:color="auto"/>
      </w:divBdr>
    </w:div>
    <w:div w:id="1744908270">
      <w:bodyDiv w:val="1"/>
      <w:marLeft w:val="0"/>
      <w:marRight w:val="0"/>
      <w:marTop w:val="0"/>
      <w:marBottom w:val="0"/>
      <w:divBdr>
        <w:top w:val="none" w:sz="0" w:space="0" w:color="auto"/>
        <w:left w:val="none" w:sz="0" w:space="0" w:color="auto"/>
        <w:bottom w:val="none" w:sz="0" w:space="0" w:color="auto"/>
        <w:right w:val="none" w:sz="0" w:space="0" w:color="auto"/>
      </w:divBdr>
    </w:div>
    <w:div w:id="1747339841">
      <w:bodyDiv w:val="1"/>
      <w:marLeft w:val="0"/>
      <w:marRight w:val="0"/>
      <w:marTop w:val="0"/>
      <w:marBottom w:val="0"/>
      <w:divBdr>
        <w:top w:val="none" w:sz="0" w:space="0" w:color="auto"/>
        <w:left w:val="none" w:sz="0" w:space="0" w:color="auto"/>
        <w:bottom w:val="none" w:sz="0" w:space="0" w:color="auto"/>
        <w:right w:val="none" w:sz="0" w:space="0" w:color="auto"/>
      </w:divBdr>
    </w:div>
    <w:div w:id="1747386502">
      <w:bodyDiv w:val="1"/>
      <w:marLeft w:val="0"/>
      <w:marRight w:val="0"/>
      <w:marTop w:val="0"/>
      <w:marBottom w:val="0"/>
      <w:divBdr>
        <w:top w:val="none" w:sz="0" w:space="0" w:color="auto"/>
        <w:left w:val="none" w:sz="0" w:space="0" w:color="auto"/>
        <w:bottom w:val="none" w:sz="0" w:space="0" w:color="auto"/>
        <w:right w:val="none" w:sz="0" w:space="0" w:color="auto"/>
      </w:divBdr>
    </w:div>
    <w:div w:id="1747460566">
      <w:bodyDiv w:val="1"/>
      <w:marLeft w:val="0"/>
      <w:marRight w:val="0"/>
      <w:marTop w:val="0"/>
      <w:marBottom w:val="0"/>
      <w:divBdr>
        <w:top w:val="none" w:sz="0" w:space="0" w:color="auto"/>
        <w:left w:val="none" w:sz="0" w:space="0" w:color="auto"/>
        <w:bottom w:val="none" w:sz="0" w:space="0" w:color="auto"/>
        <w:right w:val="none" w:sz="0" w:space="0" w:color="auto"/>
      </w:divBdr>
    </w:div>
    <w:div w:id="1747461660">
      <w:bodyDiv w:val="1"/>
      <w:marLeft w:val="0"/>
      <w:marRight w:val="0"/>
      <w:marTop w:val="0"/>
      <w:marBottom w:val="0"/>
      <w:divBdr>
        <w:top w:val="none" w:sz="0" w:space="0" w:color="auto"/>
        <w:left w:val="none" w:sz="0" w:space="0" w:color="auto"/>
        <w:bottom w:val="none" w:sz="0" w:space="0" w:color="auto"/>
        <w:right w:val="none" w:sz="0" w:space="0" w:color="auto"/>
      </w:divBdr>
    </w:div>
    <w:div w:id="1748109390">
      <w:bodyDiv w:val="1"/>
      <w:marLeft w:val="0"/>
      <w:marRight w:val="0"/>
      <w:marTop w:val="0"/>
      <w:marBottom w:val="0"/>
      <w:divBdr>
        <w:top w:val="none" w:sz="0" w:space="0" w:color="auto"/>
        <w:left w:val="none" w:sz="0" w:space="0" w:color="auto"/>
        <w:bottom w:val="none" w:sz="0" w:space="0" w:color="auto"/>
        <w:right w:val="none" w:sz="0" w:space="0" w:color="auto"/>
      </w:divBdr>
    </w:div>
    <w:div w:id="1748261704">
      <w:bodyDiv w:val="1"/>
      <w:marLeft w:val="0"/>
      <w:marRight w:val="0"/>
      <w:marTop w:val="0"/>
      <w:marBottom w:val="0"/>
      <w:divBdr>
        <w:top w:val="none" w:sz="0" w:space="0" w:color="auto"/>
        <w:left w:val="none" w:sz="0" w:space="0" w:color="auto"/>
        <w:bottom w:val="none" w:sz="0" w:space="0" w:color="auto"/>
        <w:right w:val="none" w:sz="0" w:space="0" w:color="auto"/>
      </w:divBdr>
    </w:div>
    <w:div w:id="1748267874">
      <w:bodyDiv w:val="1"/>
      <w:marLeft w:val="0"/>
      <w:marRight w:val="0"/>
      <w:marTop w:val="0"/>
      <w:marBottom w:val="0"/>
      <w:divBdr>
        <w:top w:val="none" w:sz="0" w:space="0" w:color="auto"/>
        <w:left w:val="none" w:sz="0" w:space="0" w:color="auto"/>
        <w:bottom w:val="none" w:sz="0" w:space="0" w:color="auto"/>
        <w:right w:val="none" w:sz="0" w:space="0" w:color="auto"/>
      </w:divBdr>
    </w:div>
    <w:div w:id="1749157898">
      <w:bodyDiv w:val="1"/>
      <w:marLeft w:val="0"/>
      <w:marRight w:val="0"/>
      <w:marTop w:val="0"/>
      <w:marBottom w:val="0"/>
      <w:divBdr>
        <w:top w:val="none" w:sz="0" w:space="0" w:color="auto"/>
        <w:left w:val="none" w:sz="0" w:space="0" w:color="auto"/>
        <w:bottom w:val="none" w:sz="0" w:space="0" w:color="auto"/>
        <w:right w:val="none" w:sz="0" w:space="0" w:color="auto"/>
      </w:divBdr>
    </w:div>
    <w:div w:id="1749383047">
      <w:bodyDiv w:val="1"/>
      <w:marLeft w:val="0"/>
      <w:marRight w:val="0"/>
      <w:marTop w:val="0"/>
      <w:marBottom w:val="0"/>
      <w:divBdr>
        <w:top w:val="none" w:sz="0" w:space="0" w:color="auto"/>
        <w:left w:val="none" w:sz="0" w:space="0" w:color="auto"/>
        <w:bottom w:val="none" w:sz="0" w:space="0" w:color="auto"/>
        <w:right w:val="none" w:sz="0" w:space="0" w:color="auto"/>
      </w:divBdr>
    </w:div>
    <w:div w:id="1750341912">
      <w:bodyDiv w:val="1"/>
      <w:marLeft w:val="0"/>
      <w:marRight w:val="0"/>
      <w:marTop w:val="0"/>
      <w:marBottom w:val="0"/>
      <w:divBdr>
        <w:top w:val="none" w:sz="0" w:space="0" w:color="auto"/>
        <w:left w:val="none" w:sz="0" w:space="0" w:color="auto"/>
        <w:bottom w:val="none" w:sz="0" w:space="0" w:color="auto"/>
        <w:right w:val="none" w:sz="0" w:space="0" w:color="auto"/>
      </w:divBdr>
    </w:div>
    <w:div w:id="1750694958">
      <w:bodyDiv w:val="1"/>
      <w:marLeft w:val="0"/>
      <w:marRight w:val="0"/>
      <w:marTop w:val="0"/>
      <w:marBottom w:val="0"/>
      <w:divBdr>
        <w:top w:val="none" w:sz="0" w:space="0" w:color="auto"/>
        <w:left w:val="none" w:sz="0" w:space="0" w:color="auto"/>
        <w:bottom w:val="none" w:sz="0" w:space="0" w:color="auto"/>
        <w:right w:val="none" w:sz="0" w:space="0" w:color="auto"/>
      </w:divBdr>
    </w:div>
    <w:div w:id="1751000494">
      <w:bodyDiv w:val="1"/>
      <w:marLeft w:val="0"/>
      <w:marRight w:val="0"/>
      <w:marTop w:val="0"/>
      <w:marBottom w:val="0"/>
      <w:divBdr>
        <w:top w:val="none" w:sz="0" w:space="0" w:color="auto"/>
        <w:left w:val="none" w:sz="0" w:space="0" w:color="auto"/>
        <w:bottom w:val="none" w:sz="0" w:space="0" w:color="auto"/>
        <w:right w:val="none" w:sz="0" w:space="0" w:color="auto"/>
      </w:divBdr>
      <w:divsChild>
        <w:div w:id="1286498100">
          <w:marLeft w:val="0"/>
          <w:marRight w:val="0"/>
          <w:marTop w:val="0"/>
          <w:marBottom w:val="0"/>
          <w:divBdr>
            <w:top w:val="none" w:sz="0" w:space="0" w:color="auto"/>
            <w:left w:val="none" w:sz="0" w:space="0" w:color="auto"/>
            <w:bottom w:val="none" w:sz="0" w:space="0" w:color="auto"/>
            <w:right w:val="none" w:sz="0" w:space="0" w:color="auto"/>
          </w:divBdr>
          <w:divsChild>
            <w:div w:id="854466574">
              <w:marLeft w:val="0"/>
              <w:marRight w:val="0"/>
              <w:marTop w:val="0"/>
              <w:marBottom w:val="0"/>
              <w:divBdr>
                <w:top w:val="none" w:sz="0" w:space="0" w:color="auto"/>
                <w:left w:val="none" w:sz="0" w:space="0" w:color="auto"/>
                <w:bottom w:val="none" w:sz="0" w:space="0" w:color="auto"/>
                <w:right w:val="none" w:sz="0" w:space="0" w:color="auto"/>
              </w:divBdr>
            </w:div>
            <w:div w:id="1281955543">
              <w:marLeft w:val="0"/>
              <w:marRight w:val="0"/>
              <w:marTop w:val="0"/>
              <w:marBottom w:val="0"/>
              <w:divBdr>
                <w:top w:val="none" w:sz="0" w:space="0" w:color="auto"/>
                <w:left w:val="none" w:sz="0" w:space="0" w:color="auto"/>
                <w:bottom w:val="none" w:sz="0" w:space="0" w:color="auto"/>
                <w:right w:val="none" w:sz="0" w:space="0" w:color="auto"/>
              </w:divBdr>
            </w:div>
            <w:div w:id="153446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196953">
      <w:bodyDiv w:val="1"/>
      <w:marLeft w:val="0"/>
      <w:marRight w:val="0"/>
      <w:marTop w:val="0"/>
      <w:marBottom w:val="0"/>
      <w:divBdr>
        <w:top w:val="none" w:sz="0" w:space="0" w:color="auto"/>
        <w:left w:val="none" w:sz="0" w:space="0" w:color="auto"/>
        <w:bottom w:val="none" w:sz="0" w:space="0" w:color="auto"/>
        <w:right w:val="none" w:sz="0" w:space="0" w:color="auto"/>
      </w:divBdr>
    </w:div>
    <w:div w:id="1751922636">
      <w:bodyDiv w:val="1"/>
      <w:marLeft w:val="0"/>
      <w:marRight w:val="0"/>
      <w:marTop w:val="0"/>
      <w:marBottom w:val="0"/>
      <w:divBdr>
        <w:top w:val="none" w:sz="0" w:space="0" w:color="auto"/>
        <w:left w:val="none" w:sz="0" w:space="0" w:color="auto"/>
        <w:bottom w:val="none" w:sz="0" w:space="0" w:color="auto"/>
        <w:right w:val="none" w:sz="0" w:space="0" w:color="auto"/>
      </w:divBdr>
      <w:divsChild>
        <w:div w:id="10648651">
          <w:marLeft w:val="547"/>
          <w:marRight w:val="0"/>
          <w:marTop w:val="125"/>
          <w:marBottom w:val="0"/>
          <w:divBdr>
            <w:top w:val="none" w:sz="0" w:space="0" w:color="auto"/>
            <w:left w:val="none" w:sz="0" w:space="0" w:color="auto"/>
            <w:bottom w:val="none" w:sz="0" w:space="0" w:color="auto"/>
            <w:right w:val="none" w:sz="0" w:space="0" w:color="auto"/>
          </w:divBdr>
        </w:div>
      </w:divsChild>
    </w:div>
    <w:div w:id="1752660538">
      <w:bodyDiv w:val="1"/>
      <w:marLeft w:val="0"/>
      <w:marRight w:val="0"/>
      <w:marTop w:val="0"/>
      <w:marBottom w:val="0"/>
      <w:divBdr>
        <w:top w:val="none" w:sz="0" w:space="0" w:color="auto"/>
        <w:left w:val="none" w:sz="0" w:space="0" w:color="auto"/>
        <w:bottom w:val="none" w:sz="0" w:space="0" w:color="auto"/>
        <w:right w:val="none" w:sz="0" w:space="0" w:color="auto"/>
      </w:divBdr>
    </w:div>
    <w:div w:id="1752895915">
      <w:bodyDiv w:val="1"/>
      <w:marLeft w:val="0"/>
      <w:marRight w:val="0"/>
      <w:marTop w:val="0"/>
      <w:marBottom w:val="0"/>
      <w:divBdr>
        <w:top w:val="none" w:sz="0" w:space="0" w:color="auto"/>
        <w:left w:val="none" w:sz="0" w:space="0" w:color="auto"/>
        <w:bottom w:val="none" w:sz="0" w:space="0" w:color="auto"/>
        <w:right w:val="none" w:sz="0" w:space="0" w:color="auto"/>
      </w:divBdr>
    </w:div>
    <w:div w:id="1754424577">
      <w:bodyDiv w:val="1"/>
      <w:marLeft w:val="0"/>
      <w:marRight w:val="0"/>
      <w:marTop w:val="0"/>
      <w:marBottom w:val="0"/>
      <w:divBdr>
        <w:top w:val="none" w:sz="0" w:space="0" w:color="auto"/>
        <w:left w:val="none" w:sz="0" w:space="0" w:color="auto"/>
        <w:bottom w:val="none" w:sz="0" w:space="0" w:color="auto"/>
        <w:right w:val="none" w:sz="0" w:space="0" w:color="auto"/>
      </w:divBdr>
    </w:div>
    <w:div w:id="1754743743">
      <w:bodyDiv w:val="1"/>
      <w:marLeft w:val="0"/>
      <w:marRight w:val="0"/>
      <w:marTop w:val="0"/>
      <w:marBottom w:val="0"/>
      <w:divBdr>
        <w:top w:val="none" w:sz="0" w:space="0" w:color="auto"/>
        <w:left w:val="none" w:sz="0" w:space="0" w:color="auto"/>
        <w:bottom w:val="none" w:sz="0" w:space="0" w:color="auto"/>
        <w:right w:val="none" w:sz="0" w:space="0" w:color="auto"/>
      </w:divBdr>
    </w:div>
    <w:div w:id="1755124829">
      <w:bodyDiv w:val="1"/>
      <w:marLeft w:val="0"/>
      <w:marRight w:val="0"/>
      <w:marTop w:val="0"/>
      <w:marBottom w:val="0"/>
      <w:divBdr>
        <w:top w:val="none" w:sz="0" w:space="0" w:color="auto"/>
        <w:left w:val="none" w:sz="0" w:space="0" w:color="auto"/>
        <w:bottom w:val="none" w:sz="0" w:space="0" w:color="auto"/>
        <w:right w:val="none" w:sz="0" w:space="0" w:color="auto"/>
      </w:divBdr>
    </w:div>
    <w:div w:id="1755397218">
      <w:bodyDiv w:val="1"/>
      <w:marLeft w:val="0"/>
      <w:marRight w:val="0"/>
      <w:marTop w:val="0"/>
      <w:marBottom w:val="0"/>
      <w:divBdr>
        <w:top w:val="none" w:sz="0" w:space="0" w:color="auto"/>
        <w:left w:val="none" w:sz="0" w:space="0" w:color="auto"/>
        <w:bottom w:val="none" w:sz="0" w:space="0" w:color="auto"/>
        <w:right w:val="none" w:sz="0" w:space="0" w:color="auto"/>
      </w:divBdr>
    </w:div>
    <w:div w:id="1756364873">
      <w:bodyDiv w:val="1"/>
      <w:marLeft w:val="0"/>
      <w:marRight w:val="0"/>
      <w:marTop w:val="0"/>
      <w:marBottom w:val="0"/>
      <w:divBdr>
        <w:top w:val="none" w:sz="0" w:space="0" w:color="auto"/>
        <w:left w:val="none" w:sz="0" w:space="0" w:color="auto"/>
        <w:bottom w:val="none" w:sz="0" w:space="0" w:color="auto"/>
        <w:right w:val="none" w:sz="0" w:space="0" w:color="auto"/>
      </w:divBdr>
    </w:div>
    <w:div w:id="1756827564">
      <w:bodyDiv w:val="1"/>
      <w:marLeft w:val="0"/>
      <w:marRight w:val="0"/>
      <w:marTop w:val="0"/>
      <w:marBottom w:val="0"/>
      <w:divBdr>
        <w:top w:val="none" w:sz="0" w:space="0" w:color="auto"/>
        <w:left w:val="none" w:sz="0" w:space="0" w:color="auto"/>
        <w:bottom w:val="none" w:sz="0" w:space="0" w:color="auto"/>
        <w:right w:val="none" w:sz="0" w:space="0" w:color="auto"/>
      </w:divBdr>
    </w:div>
    <w:div w:id="1757244788">
      <w:bodyDiv w:val="1"/>
      <w:marLeft w:val="0"/>
      <w:marRight w:val="0"/>
      <w:marTop w:val="0"/>
      <w:marBottom w:val="0"/>
      <w:divBdr>
        <w:top w:val="none" w:sz="0" w:space="0" w:color="auto"/>
        <w:left w:val="none" w:sz="0" w:space="0" w:color="auto"/>
        <w:bottom w:val="none" w:sz="0" w:space="0" w:color="auto"/>
        <w:right w:val="none" w:sz="0" w:space="0" w:color="auto"/>
      </w:divBdr>
    </w:div>
    <w:div w:id="1757481655">
      <w:bodyDiv w:val="1"/>
      <w:marLeft w:val="0"/>
      <w:marRight w:val="0"/>
      <w:marTop w:val="0"/>
      <w:marBottom w:val="0"/>
      <w:divBdr>
        <w:top w:val="none" w:sz="0" w:space="0" w:color="auto"/>
        <w:left w:val="none" w:sz="0" w:space="0" w:color="auto"/>
        <w:bottom w:val="none" w:sz="0" w:space="0" w:color="auto"/>
        <w:right w:val="none" w:sz="0" w:space="0" w:color="auto"/>
      </w:divBdr>
      <w:divsChild>
        <w:div w:id="620914915">
          <w:marLeft w:val="0"/>
          <w:marRight w:val="0"/>
          <w:marTop w:val="0"/>
          <w:marBottom w:val="0"/>
          <w:divBdr>
            <w:top w:val="none" w:sz="0" w:space="0" w:color="auto"/>
            <w:left w:val="none" w:sz="0" w:space="0" w:color="auto"/>
            <w:bottom w:val="none" w:sz="0" w:space="0" w:color="auto"/>
            <w:right w:val="none" w:sz="0" w:space="0" w:color="auto"/>
          </w:divBdr>
          <w:divsChild>
            <w:div w:id="143162718">
              <w:marLeft w:val="0"/>
              <w:marRight w:val="0"/>
              <w:marTop w:val="0"/>
              <w:marBottom w:val="0"/>
              <w:divBdr>
                <w:top w:val="none" w:sz="0" w:space="0" w:color="auto"/>
                <w:left w:val="none" w:sz="0" w:space="0" w:color="auto"/>
                <w:bottom w:val="none" w:sz="0" w:space="0" w:color="auto"/>
                <w:right w:val="none" w:sz="0" w:space="0" w:color="auto"/>
              </w:divBdr>
            </w:div>
            <w:div w:id="605506661">
              <w:marLeft w:val="0"/>
              <w:marRight w:val="0"/>
              <w:marTop w:val="0"/>
              <w:marBottom w:val="0"/>
              <w:divBdr>
                <w:top w:val="none" w:sz="0" w:space="0" w:color="auto"/>
                <w:left w:val="none" w:sz="0" w:space="0" w:color="auto"/>
                <w:bottom w:val="none" w:sz="0" w:space="0" w:color="auto"/>
                <w:right w:val="none" w:sz="0" w:space="0" w:color="auto"/>
              </w:divBdr>
            </w:div>
            <w:div w:id="747772694">
              <w:marLeft w:val="0"/>
              <w:marRight w:val="0"/>
              <w:marTop w:val="0"/>
              <w:marBottom w:val="0"/>
              <w:divBdr>
                <w:top w:val="none" w:sz="0" w:space="0" w:color="auto"/>
                <w:left w:val="none" w:sz="0" w:space="0" w:color="auto"/>
                <w:bottom w:val="none" w:sz="0" w:space="0" w:color="auto"/>
                <w:right w:val="none" w:sz="0" w:space="0" w:color="auto"/>
              </w:divBdr>
            </w:div>
            <w:div w:id="818182634">
              <w:marLeft w:val="0"/>
              <w:marRight w:val="0"/>
              <w:marTop w:val="0"/>
              <w:marBottom w:val="0"/>
              <w:divBdr>
                <w:top w:val="none" w:sz="0" w:space="0" w:color="auto"/>
                <w:left w:val="none" w:sz="0" w:space="0" w:color="auto"/>
                <w:bottom w:val="none" w:sz="0" w:space="0" w:color="auto"/>
                <w:right w:val="none" w:sz="0" w:space="0" w:color="auto"/>
              </w:divBdr>
            </w:div>
            <w:div w:id="1320766719">
              <w:marLeft w:val="0"/>
              <w:marRight w:val="0"/>
              <w:marTop w:val="0"/>
              <w:marBottom w:val="0"/>
              <w:divBdr>
                <w:top w:val="none" w:sz="0" w:space="0" w:color="auto"/>
                <w:left w:val="none" w:sz="0" w:space="0" w:color="auto"/>
                <w:bottom w:val="none" w:sz="0" w:space="0" w:color="auto"/>
                <w:right w:val="none" w:sz="0" w:space="0" w:color="auto"/>
              </w:divBdr>
            </w:div>
            <w:div w:id="1971327654">
              <w:marLeft w:val="0"/>
              <w:marRight w:val="0"/>
              <w:marTop w:val="0"/>
              <w:marBottom w:val="0"/>
              <w:divBdr>
                <w:top w:val="none" w:sz="0" w:space="0" w:color="auto"/>
                <w:left w:val="none" w:sz="0" w:space="0" w:color="auto"/>
                <w:bottom w:val="none" w:sz="0" w:space="0" w:color="auto"/>
                <w:right w:val="none" w:sz="0" w:space="0" w:color="auto"/>
              </w:divBdr>
            </w:div>
            <w:div w:id="203450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38560">
      <w:bodyDiv w:val="1"/>
      <w:marLeft w:val="0"/>
      <w:marRight w:val="0"/>
      <w:marTop w:val="0"/>
      <w:marBottom w:val="0"/>
      <w:divBdr>
        <w:top w:val="none" w:sz="0" w:space="0" w:color="auto"/>
        <w:left w:val="none" w:sz="0" w:space="0" w:color="auto"/>
        <w:bottom w:val="none" w:sz="0" w:space="0" w:color="auto"/>
        <w:right w:val="none" w:sz="0" w:space="0" w:color="auto"/>
      </w:divBdr>
      <w:divsChild>
        <w:div w:id="85226850">
          <w:marLeft w:val="0"/>
          <w:marRight w:val="0"/>
          <w:marTop w:val="0"/>
          <w:marBottom w:val="0"/>
          <w:divBdr>
            <w:top w:val="none" w:sz="0" w:space="0" w:color="auto"/>
            <w:left w:val="none" w:sz="0" w:space="0" w:color="auto"/>
            <w:bottom w:val="none" w:sz="0" w:space="0" w:color="auto"/>
            <w:right w:val="none" w:sz="0" w:space="0" w:color="auto"/>
          </w:divBdr>
          <w:divsChild>
            <w:div w:id="1149437265">
              <w:marLeft w:val="0"/>
              <w:marRight w:val="0"/>
              <w:marTop w:val="0"/>
              <w:marBottom w:val="0"/>
              <w:divBdr>
                <w:top w:val="none" w:sz="0" w:space="0" w:color="auto"/>
                <w:left w:val="none" w:sz="0" w:space="0" w:color="auto"/>
                <w:bottom w:val="none" w:sz="0" w:space="0" w:color="auto"/>
                <w:right w:val="none" w:sz="0" w:space="0" w:color="auto"/>
              </w:divBdr>
            </w:div>
            <w:div w:id="183378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99550">
      <w:bodyDiv w:val="1"/>
      <w:marLeft w:val="0"/>
      <w:marRight w:val="0"/>
      <w:marTop w:val="0"/>
      <w:marBottom w:val="0"/>
      <w:divBdr>
        <w:top w:val="none" w:sz="0" w:space="0" w:color="auto"/>
        <w:left w:val="none" w:sz="0" w:space="0" w:color="auto"/>
        <w:bottom w:val="none" w:sz="0" w:space="0" w:color="auto"/>
        <w:right w:val="none" w:sz="0" w:space="0" w:color="auto"/>
      </w:divBdr>
    </w:div>
    <w:div w:id="1758601306">
      <w:bodyDiv w:val="1"/>
      <w:marLeft w:val="0"/>
      <w:marRight w:val="0"/>
      <w:marTop w:val="0"/>
      <w:marBottom w:val="0"/>
      <w:divBdr>
        <w:top w:val="none" w:sz="0" w:space="0" w:color="auto"/>
        <w:left w:val="none" w:sz="0" w:space="0" w:color="auto"/>
        <w:bottom w:val="none" w:sz="0" w:space="0" w:color="auto"/>
        <w:right w:val="none" w:sz="0" w:space="0" w:color="auto"/>
      </w:divBdr>
    </w:div>
    <w:div w:id="1759860642">
      <w:bodyDiv w:val="1"/>
      <w:marLeft w:val="0"/>
      <w:marRight w:val="0"/>
      <w:marTop w:val="0"/>
      <w:marBottom w:val="0"/>
      <w:divBdr>
        <w:top w:val="none" w:sz="0" w:space="0" w:color="auto"/>
        <w:left w:val="none" w:sz="0" w:space="0" w:color="auto"/>
        <w:bottom w:val="none" w:sz="0" w:space="0" w:color="auto"/>
        <w:right w:val="none" w:sz="0" w:space="0" w:color="auto"/>
      </w:divBdr>
    </w:div>
    <w:div w:id="1759981449">
      <w:bodyDiv w:val="1"/>
      <w:marLeft w:val="0"/>
      <w:marRight w:val="0"/>
      <w:marTop w:val="0"/>
      <w:marBottom w:val="0"/>
      <w:divBdr>
        <w:top w:val="none" w:sz="0" w:space="0" w:color="auto"/>
        <w:left w:val="none" w:sz="0" w:space="0" w:color="auto"/>
        <w:bottom w:val="none" w:sz="0" w:space="0" w:color="auto"/>
        <w:right w:val="none" w:sz="0" w:space="0" w:color="auto"/>
      </w:divBdr>
    </w:div>
    <w:div w:id="1760130372">
      <w:bodyDiv w:val="1"/>
      <w:marLeft w:val="0"/>
      <w:marRight w:val="0"/>
      <w:marTop w:val="0"/>
      <w:marBottom w:val="0"/>
      <w:divBdr>
        <w:top w:val="none" w:sz="0" w:space="0" w:color="auto"/>
        <w:left w:val="none" w:sz="0" w:space="0" w:color="auto"/>
        <w:bottom w:val="none" w:sz="0" w:space="0" w:color="auto"/>
        <w:right w:val="none" w:sz="0" w:space="0" w:color="auto"/>
      </w:divBdr>
    </w:div>
    <w:div w:id="1760708517">
      <w:bodyDiv w:val="1"/>
      <w:marLeft w:val="0"/>
      <w:marRight w:val="0"/>
      <w:marTop w:val="0"/>
      <w:marBottom w:val="0"/>
      <w:divBdr>
        <w:top w:val="none" w:sz="0" w:space="0" w:color="auto"/>
        <w:left w:val="none" w:sz="0" w:space="0" w:color="auto"/>
        <w:bottom w:val="none" w:sz="0" w:space="0" w:color="auto"/>
        <w:right w:val="none" w:sz="0" w:space="0" w:color="auto"/>
      </w:divBdr>
    </w:div>
    <w:div w:id="1761179783">
      <w:bodyDiv w:val="1"/>
      <w:marLeft w:val="0"/>
      <w:marRight w:val="0"/>
      <w:marTop w:val="0"/>
      <w:marBottom w:val="0"/>
      <w:divBdr>
        <w:top w:val="none" w:sz="0" w:space="0" w:color="auto"/>
        <w:left w:val="none" w:sz="0" w:space="0" w:color="auto"/>
        <w:bottom w:val="none" w:sz="0" w:space="0" w:color="auto"/>
        <w:right w:val="none" w:sz="0" w:space="0" w:color="auto"/>
      </w:divBdr>
    </w:div>
    <w:div w:id="1761293245">
      <w:bodyDiv w:val="1"/>
      <w:marLeft w:val="0"/>
      <w:marRight w:val="0"/>
      <w:marTop w:val="0"/>
      <w:marBottom w:val="0"/>
      <w:divBdr>
        <w:top w:val="none" w:sz="0" w:space="0" w:color="auto"/>
        <w:left w:val="none" w:sz="0" w:space="0" w:color="auto"/>
        <w:bottom w:val="none" w:sz="0" w:space="0" w:color="auto"/>
        <w:right w:val="none" w:sz="0" w:space="0" w:color="auto"/>
      </w:divBdr>
    </w:div>
    <w:div w:id="1761414063">
      <w:bodyDiv w:val="1"/>
      <w:marLeft w:val="0"/>
      <w:marRight w:val="0"/>
      <w:marTop w:val="0"/>
      <w:marBottom w:val="0"/>
      <w:divBdr>
        <w:top w:val="none" w:sz="0" w:space="0" w:color="auto"/>
        <w:left w:val="none" w:sz="0" w:space="0" w:color="auto"/>
        <w:bottom w:val="none" w:sz="0" w:space="0" w:color="auto"/>
        <w:right w:val="none" w:sz="0" w:space="0" w:color="auto"/>
      </w:divBdr>
    </w:div>
    <w:div w:id="1761946547">
      <w:bodyDiv w:val="1"/>
      <w:marLeft w:val="0"/>
      <w:marRight w:val="0"/>
      <w:marTop w:val="0"/>
      <w:marBottom w:val="0"/>
      <w:divBdr>
        <w:top w:val="none" w:sz="0" w:space="0" w:color="auto"/>
        <w:left w:val="none" w:sz="0" w:space="0" w:color="auto"/>
        <w:bottom w:val="none" w:sz="0" w:space="0" w:color="auto"/>
        <w:right w:val="none" w:sz="0" w:space="0" w:color="auto"/>
      </w:divBdr>
      <w:divsChild>
        <w:div w:id="1444499835">
          <w:marLeft w:val="0"/>
          <w:marRight w:val="0"/>
          <w:marTop w:val="0"/>
          <w:marBottom w:val="0"/>
          <w:divBdr>
            <w:top w:val="none" w:sz="0" w:space="0" w:color="auto"/>
            <w:left w:val="none" w:sz="0" w:space="0" w:color="auto"/>
            <w:bottom w:val="none" w:sz="0" w:space="0" w:color="auto"/>
            <w:right w:val="none" w:sz="0" w:space="0" w:color="auto"/>
          </w:divBdr>
          <w:divsChild>
            <w:div w:id="134369996">
              <w:marLeft w:val="0"/>
              <w:marRight w:val="0"/>
              <w:marTop w:val="0"/>
              <w:marBottom w:val="0"/>
              <w:divBdr>
                <w:top w:val="none" w:sz="0" w:space="0" w:color="auto"/>
                <w:left w:val="none" w:sz="0" w:space="0" w:color="auto"/>
                <w:bottom w:val="none" w:sz="0" w:space="0" w:color="auto"/>
                <w:right w:val="none" w:sz="0" w:space="0" w:color="auto"/>
              </w:divBdr>
            </w:div>
            <w:div w:id="364524646">
              <w:marLeft w:val="0"/>
              <w:marRight w:val="0"/>
              <w:marTop w:val="0"/>
              <w:marBottom w:val="0"/>
              <w:divBdr>
                <w:top w:val="none" w:sz="0" w:space="0" w:color="auto"/>
                <w:left w:val="none" w:sz="0" w:space="0" w:color="auto"/>
                <w:bottom w:val="none" w:sz="0" w:space="0" w:color="auto"/>
                <w:right w:val="none" w:sz="0" w:space="0" w:color="auto"/>
              </w:divBdr>
            </w:div>
            <w:div w:id="982080729">
              <w:marLeft w:val="0"/>
              <w:marRight w:val="0"/>
              <w:marTop w:val="0"/>
              <w:marBottom w:val="0"/>
              <w:divBdr>
                <w:top w:val="none" w:sz="0" w:space="0" w:color="auto"/>
                <w:left w:val="none" w:sz="0" w:space="0" w:color="auto"/>
                <w:bottom w:val="none" w:sz="0" w:space="0" w:color="auto"/>
                <w:right w:val="none" w:sz="0" w:space="0" w:color="auto"/>
              </w:divBdr>
            </w:div>
            <w:div w:id="1441757459">
              <w:marLeft w:val="0"/>
              <w:marRight w:val="0"/>
              <w:marTop w:val="0"/>
              <w:marBottom w:val="0"/>
              <w:divBdr>
                <w:top w:val="none" w:sz="0" w:space="0" w:color="auto"/>
                <w:left w:val="none" w:sz="0" w:space="0" w:color="auto"/>
                <w:bottom w:val="none" w:sz="0" w:space="0" w:color="auto"/>
                <w:right w:val="none" w:sz="0" w:space="0" w:color="auto"/>
              </w:divBdr>
            </w:div>
            <w:div w:id="196041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140833">
      <w:bodyDiv w:val="1"/>
      <w:marLeft w:val="0"/>
      <w:marRight w:val="0"/>
      <w:marTop w:val="0"/>
      <w:marBottom w:val="0"/>
      <w:divBdr>
        <w:top w:val="none" w:sz="0" w:space="0" w:color="auto"/>
        <w:left w:val="none" w:sz="0" w:space="0" w:color="auto"/>
        <w:bottom w:val="none" w:sz="0" w:space="0" w:color="auto"/>
        <w:right w:val="none" w:sz="0" w:space="0" w:color="auto"/>
      </w:divBdr>
    </w:div>
    <w:div w:id="1762337698">
      <w:bodyDiv w:val="1"/>
      <w:marLeft w:val="0"/>
      <w:marRight w:val="0"/>
      <w:marTop w:val="0"/>
      <w:marBottom w:val="0"/>
      <w:divBdr>
        <w:top w:val="none" w:sz="0" w:space="0" w:color="auto"/>
        <w:left w:val="none" w:sz="0" w:space="0" w:color="auto"/>
        <w:bottom w:val="none" w:sz="0" w:space="0" w:color="auto"/>
        <w:right w:val="none" w:sz="0" w:space="0" w:color="auto"/>
      </w:divBdr>
    </w:div>
    <w:div w:id="1762994021">
      <w:bodyDiv w:val="1"/>
      <w:marLeft w:val="0"/>
      <w:marRight w:val="0"/>
      <w:marTop w:val="0"/>
      <w:marBottom w:val="0"/>
      <w:divBdr>
        <w:top w:val="none" w:sz="0" w:space="0" w:color="auto"/>
        <w:left w:val="none" w:sz="0" w:space="0" w:color="auto"/>
        <w:bottom w:val="none" w:sz="0" w:space="0" w:color="auto"/>
        <w:right w:val="none" w:sz="0" w:space="0" w:color="auto"/>
      </w:divBdr>
    </w:div>
    <w:div w:id="1763331477">
      <w:bodyDiv w:val="1"/>
      <w:marLeft w:val="0"/>
      <w:marRight w:val="0"/>
      <w:marTop w:val="0"/>
      <w:marBottom w:val="0"/>
      <w:divBdr>
        <w:top w:val="none" w:sz="0" w:space="0" w:color="auto"/>
        <w:left w:val="none" w:sz="0" w:space="0" w:color="auto"/>
        <w:bottom w:val="none" w:sz="0" w:space="0" w:color="auto"/>
        <w:right w:val="none" w:sz="0" w:space="0" w:color="auto"/>
      </w:divBdr>
    </w:div>
    <w:div w:id="1763455899">
      <w:bodyDiv w:val="1"/>
      <w:marLeft w:val="0"/>
      <w:marRight w:val="0"/>
      <w:marTop w:val="0"/>
      <w:marBottom w:val="0"/>
      <w:divBdr>
        <w:top w:val="none" w:sz="0" w:space="0" w:color="auto"/>
        <w:left w:val="none" w:sz="0" w:space="0" w:color="auto"/>
        <w:bottom w:val="none" w:sz="0" w:space="0" w:color="auto"/>
        <w:right w:val="none" w:sz="0" w:space="0" w:color="auto"/>
      </w:divBdr>
    </w:div>
    <w:div w:id="1763532305">
      <w:bodyDiv w:val="1"/>
      <w:marLeft w:val="0"/>
      <w:marRight w:val="0"/>
      <w:marTop w:val="0"/>
      <w:marBottom w:val="0"/>
      <w:divBdr>
        <w:top w:val="none" w:sz="0" w:space="0" w:color="auto"/>
        <w:left w:val="none" w:sz="0" w:space="0" w:color="auto"/>
        <w:bottom w:val="none" w:sz="0" w:space="0" w:color="auto"/>
        <w:right w:val="none" w:sz="0" w:space="0" w:color="auto"/>
      </w:divBdr>
    </w:div>
    <w:div w:id="1764062285">
      <w:bodyDiv w:val="1"/>
      <w:marLeft w:val="0"/>
      <w:marRight w:val="0"/>
      <w:marTop w:val="0"/>
      <w:marBottom w:val="0"/>
      <w:divBdr>
        <w:top w:val="none" w:sz="0" w:space="0" w:color="auto"/>
        <w:left w:val="none" w:sz="0" w:space="0" w:color="auto"/>
        <w:bottom w:val="none" w:sz="0" w:space="0" w:color="auto"/>
        <w:right w:val="none" w:sz="0" w:space="0" w:color="auto"/>
      </w:divBdr>
      <w:divsChild>
        <w:div w:id="105387757">
          <w:marLeft w:val="547"/>
          <w:marRight w:val="0"/>
          <w:marTop w:val="134"/>
          <w:marBottom w:val="0"/>
          <w:divBdr>
            <w:top w:val="none" w:sz="0" w:space="0" w:color="auto"/>
            <w:left w:val="none" w:sz="0" w:space="0" w:color="auto"/>
            <w:bottom w:val="none" w:sz="0" w:space="0" w:color="auto"/>
            <w:right w:val="none" w:sz="0" w:space="0" w:color="auto"/>
          </w:divBdr>
        </w:div>
        <w:div w:id="1243755213">
          <w:marLeft w:val="1800"/>
          <w:marRight w:val="0"/>
          <w:marTop w:val="96"/>
          <w:marBottom w:val="0"/>
          <w:divBdr>
            <w:top w:val="none" w:sz="0" w:space="0" w:color="auto"/>
            <w:left w:val="none" w:sz="0" w:space="0" w:color="auto"/>
            <w:bottom w:val="none" w:sz="0" w:space="0" w:color="auto"/>
            <w:right w:val="none" w:sz="0" w:space="0" w:color="auto"/>
          </w:divBdr>
        </w:div>
        <w:div w:id="2145811481">
          <w:marLeft w:val="1166"/>
          <w:marRight w:val="0"/>
          <w:marTop w:val="115"/>
          <w:marBottom w:val="0"/>
          <w:divBdr>
            <w:top w:val="none" w:sz="0" w:space="0" w:color="auto"/>
            <w:left w:val="none" w:sz="0" w:space="0" w:color="auto"/>
            <w:bottom w:val="none" w:sz="0" w:space="0" w:color="auto"/>
            <w:right w:val="none" w:sz="0" w:space="0" w:color="auto"/>
          </w:divBdr>
        </w:div>
      </w:divsChild>
    </w:div>
    <w:div w:id="1764297223">
      <w:bodyDiv w:val="1"/>
      <w:marLeft w:val="0"/>
      <w:marRight w:val="0"/>
      <w:marTop w:val="0"/>
      <w:marBottom w:val="0"/>
      <w:divBdr>
        <w:top w:val="none" w:sz="0" w:space="0" w:color="auto"/>
        <w:left w:val="none" w:sz="0" w:space="0" w:color="auto"/>
        <w:bottom w:val="none" w:sz="0" w:space="0" w:color="auto"/>
        <w:right w:val="none" w:sz="0" w:space="0" w:color="auto"/>
      </w:divBdr>
    </w:div>
    <w:div w:id="1764833322">
      <w:bodyDiv w:val="1"/>
      <w:marLeft w:val="0"/>
      <w:marRight w:val="0"/>
      <w:marTop w:val="0"/>
      <w:marBottom w:val="0"/>
      <w:divBdr>
        <w:top w:val="none" w:sz="0" w:space="0" w:color="auto"/>
        <w:left w:val="none" w:sz="0" w:space="0" w:color="auto"/>
        <w:bottom w:val="none" w:sz="0" w:space="0" w:color="auto"/>
        <w:right w:val="none" w:sz="0" w:space="0" w:color="auto"/>
      </w:divBdr>
    </w:div>
    <w:div w:id="1765106440">
      <w:bodyDiv w:val="1"/>
      <w:marLeft w:val="0"/>
      <w:marRight w:val="0"/>
      <w:marTop w:val="0"/>
      <w:marBottom w:val="0"/>
      <w:divBdr>
        <w:top w:val="none" w:sz="0" w:space="0" w:color="auto"/>
        <w:left w:val="none" w:sz="0" w:space="0" w:color="auto"/>
        <w:bottom w:val="none" w:sz="0" w:space="0" w:color="auto"/>
        <w:right w:val="none" w:sz="0" w:space="0" w:color="auto"/>
      </w:divBdr>
    </w:div>
    <w:div w:id="1765607297">
      <w:bodyDiv w:val="1"/>
      <w:marLeft w:val="0"/>
      <w:marRight w:val="0"/>
      <w:marTop w:val="0"/>
      <w:marBottom w:val="0"/>
      <w:divBdr>
        <w:top w:val="none" w:sz="0" w:space="0" w:color="auto"/>
        <w:left w:val="none" w:sz="0" w:space="0" w:color="auto"/>
        <w:bottom w:val="none" w:sz="0" w:space="0" w:color="auto"/>
        <w:right w:val="none" w:sz="0" w:space="0" w:color="auto"/>
      </w:divBdr>
    </w:div>
    <w:div w:id="1765612769">
      <w:bodyDiv w:val="1"/>
      <w:marLeft w:val="0"/>
      <w:marRight w:val="0"/>
      <w:marTop w:val="0"/>
      <w:marBottom w:val="0"/>
      <w:divBdr>
        <w:top w:val="none" w:sz="0" w:space="0" w:color="auto"/>
        <w:left w:val="none" w:sz="0" w:space="0" w:color="auto"/>
        <w:bottom w:val="none" w:sz="0" w:space="0" w:color="auto"/>
        <w:right w:val="none" w:sz="0" w:space="0" w:color="auto"/>
      </w:divBdr>
    </w:div>
    <w:div w:id="1768304247">
      <w:bodyDiv w:val="1"/>
      <w:marLeft w:val="0"/>
      <w:marRight w:val="0"/>
      <w:marTop w:val="0"/>
      <w:marBottom w:val="0"/>
      <w:divBdr>
        <w:top w:val="none" w:sz="0" w:space="0" w:color="auto"/>
        <w:left w:val="none" w:sz="0" w:space="0" w:color="auto"/>
        <w:bottom w:val="none" w:sz="0" w:space="0" w:color="auto"/>
        <w:right w:val="none" w:sz="0" w:space="0" w:color="auto"/>
      </w:divBdr>
    </w:div>
    <w:div w:id="1768501372">
      <w:bodyDiv w:val="1"/>
      <w:marLeft w:val="0"/>
      <w:marRight w:val="0"/>
      <w:marTop w:val="0"/>
      <w:marBottom w:val="0"/>
      <w:divBdr>
        <w:top w:val="none" w:sz="0" w:space="0" w:color="auto"/>
        <w:left w:val="none" w:sz="0" w:space="0" w:color="auto"/>
        <w:bottom w:val="none" w:sz="0" w:space="0" w:color="auto"/>
        <w:right w:val="none" w:sz="0" w:space="0" w:color="auto"/>
      </w:divBdr>
      <w:divsChild>
        <w:div w:id="391971719">
          <w:marLeft w:val="1166"/>
          <w:marRight w:val="0"/>
          <w:marTop w:val="115"/>
          <w:marBottom w:val="120"/>
          <w:divBdr>
            <w:top w:val="none" w:sz="0" w:space="0" w:color="auto"/>
            <w:left w:val="none" w:sz="0" w:space="0" w:color="auto"/>
            <w:bottom w:val="none" w:sz="0" w:space="0" w:color="auto"/>
            <w:right w:val="none" w:sz="0" w:space="0" w:color="auto"/>
          </w:divBdr>
        </w:div>
        <w:div w:id="487215646">
          <w:marLeft w:val="547"/>
          <w:marRight w:val="0"/>
          <w:marTop w:val="134"/>
          <w:marBottom w:val="120"/>
          <w:divBdr>
            <w:top w:val="none" w:sz="0" w:space="0" w:color="auto"/>
            <w:left w:val="none" w:sz="0" w:space="0" w:color="auto"/>
            <w:bottom w:val="none" w:sz="0" w:space="0" w:color="auto"/>
            <w:right w:val="none" w:sz="0" w:space="0" w:color="auto"/>
          </w:divBdr>
        </w:div>
        <w:div w:id="1152525448">
          <w:marLeft w:val="547"/>
          <w:marRight w:val="0"/>
          <w:marTop w:val="134"/>
          <w:marBottom w:val="120"/>
          <w:divBdr>
            <w:top w:val="none" w:sz="0" w:space="0" w:color="auto"/>
            <w:left w:val="none" w:sz="0" w:space="0" w:color="auto"/>
            <w:bottom w:val="none" w:sz="0" w:space="0" w:color="auto"/>
            <w:right w:val="none" w:sz="0" w:space="0" w:color="auto"/>
          </w:divBdr>
        </w:div>
        <w:div w:id="1595047503">
          <w:marLeft w:val="1166"/>
          <w:marRight w:val="0"/>
          <w:marTop w:val="115"/>
          <w:marBottom w:val="120"/>
          <w:divBdr>
            <w:top w:val="none" w:sz="0" w:space="0" w:color="auto"/>
            <w:left w:val="none" w:sz="0" w:space="0" w:color="auto"/>
            <w:bottom w:val="none" w:sz="0" w:space="0" w:color="auto"/>
            <w:right w:val="none" w:sz="0" w:space="0" w:color="auto"/>
          </w:divBdr>
        </w:div>
      </w:divsChild>
    </w:div>
    <w:div w:id="1768572695">
      <w:bodyDiv w:val="1"/>
      <w:marLeft w:val="0"/>
      <w:marRight w:val="0"/>
      <w:marTop w:val="0"/>
      <w:marBottom w:val="0"/>
      <w:divBdr>
        <w:top w:val="none" w:sz="0" w:space="0" w:color="auto"/>
        <w:left w:val="none" w:sz="0" w:space="0" w:color="auto"/>
        <w:bottom w:val="none" w:sz="0" w:space="0" w:color="auto"/>
        <w:right w:val="none" w:sz="0" w:space="0" w:color="auto"/>
      </w:divBdr>
      <w:divsChild>
        <w:div w:id="47656929">
          <w:marLeft w:val="1166"/>
          <w:marRight w:val="0"/>
          <w:marTop w:val="134"/>
          <w:marBottom w:val="0"/>
          <w:divBdr>
            <w:top w:val="none" w:sz="0" w:space="0" w:color="auto"/>
            <w:left w:val="none" w:sz="0" w:space="0" w:color="auto"/>
            <w:bottom w:val="none" w:sz="0" w:space="0" w:color="auto"/>
            <w:right w:val="none" w:sz="0" w:space="0" w:color="auto"/>
          </w:divBdr>
        </w:div>
        <w:div w:id="640889383">
          <w:marLeft w:val="547"/>
          <w:marRight w:val="0"/>
          <w:marTop w:val="154"/>
          <w:marBottom w:val="0"/>
          <w:divBdr>
            <w:top w:val="none" w:sz="0" w:space="0" w:color="auto"/>
            <w:left w:val="none" w:sz="0" w:space="0" w:color="auto"/>
            <w:bottom w:val="none" w:sz="0" w:space="0" w:color="auto"/>
            <w:right w:val="none" w:sz="0" w:space="0" w:color="auto"/>
          </w:divBdr>
        </w:div>
        <w:div w:id="929196833">
          <w:marLeft w:val="1166"/>
          <w:marRight w:val="0"/>
          <w:marTop w:val="134"/>
          <w:marBottom w:val="0"/>
          <w:divBdr>
            <w:top w:val="none" w:sz="0" w:space="0" w:color="auto"/>
            <w:left w:val="none" w:sz="0" w:space="0" w:color="auto"/>
            <w:bottom w:val="none" w:sz="0" w:space="0" w:color="auto"/>
            <w:right w:val="none" w:sz="0" w:space="0" w:color="auto"/>
          </w:divBdr>
        </w:div>
        <w:div w:id="1245920364">
          <w:marLeft w:val="1166"/>
          <w:marRight w:val="0"/>
          <w:marTop w:val="134"/>
          <w:marBottom w:val="0"/>
          <w:divBdr>
            <w:top w:val="none" w:sz="0" w:space="0" w:color="auto"/>
            <w:left w:val="none" w:sz="0" w:space="0" w:color="auto"/>
            <w:bottom w:val="none" w:sz="0" w:space="0" w:color="auto"/>
            <w:right w:val="none" w:sz="0" w:space="0" w:color="auto"/>
          </w:divBdr>
        </w:div>
      </w:divsChild>
    </w:div>
    <w:div w:id="1769424019">
      <w:bodyDiv w:val="1"/>
      <w:marLeft w:val="0"/>
      <w:marRight w:val="0"/>
      <w:marTop w:val="0"/>
      <w:marBottom w:val="0"/>
      <w:divBdr>
        <w:top w:val="none" w:sz="0" w:space="0" w:color="auto"/>
        <w:left w:val="none" w:sz="0" w:space="0" w:color="auto"/>
        <w:bottom w:val="none" w:sz="0" w:space="0" w:color="auto"/>
        <w:right w:val="none" w:sz="0" w:space="0" w:color="auto"/>
      </w:divBdr>
    </w:div>
    <w:div w:id="1770739137">
      <w:bodyDiv w:val="1"/>
      <w:marLeft w:val="0"/>
      <w:marRight w:val="0"/>
      <w:marTop w:val="0"/>
      <w:marBottom w:val="0"/>
      <w:divBdr>
        <w:top w:val="none" w:sz="0" w:space="0" w:color="auto"/>
        <w:left w:val="none" w:sz="0" w:space="0" w:color="auto"/>
        <w:bottom w:val="none" w:sz="0" w:space="0" w:color="auto"/>
        <w:right w:val="none" w:sz="0" w:space="0" w:color="auto"/>
      </w:divBdr>
    </w:div>
    <w:div w:id="1770806037">
      <w:bodyDiv w:val="1"/>
      <w:marLeft w:val="0"/>
      <w:marRight w:val="0"/>
      <w:marTop w:val="0"/>
      <w:marBottom w:val="0"/>
      <w:divBdr>
        <w:top w:val="none" w:sz="0" w:space="0" w:color="auto"/>
        <w:left w:val="none" w:sz="0" w:space="0" w:color="auto"/>
        <w:bottom w:val="none" w:sz="0" w:space="0" w:color="auto"/>
        <w:right w:val="none" w:sz="0" w:space="0" w:color="auto"/>
      </w:divBdr>
      <w:divsChild>
        <w:div w:id="323046757">
          <w:marLeft w:val="1166"/>
          <w:marRight w:val="0"/>
          <w:marTop w:val="134"/>
          <w:marBottom w:val="0"/>
          <w:divBdr>
            <w:top w:val="none" w:sz="0" w:space="0" w:color="auto"/>
            <w:left w:val="none" w:sz="0" w:space="0" w:color="auto"/>
            <w:bottom w:val="none" w:sz="0" w:space="0" w:color="auto"/>
            <w:right w:val="none" w:sz="0" w:space="0" w:color="auto"/>
          </w:divBdr>
        </w:div>
        <w:div w:id="1047796924">
          <w:marLeft w:val="547"/>
          <w:marRight w:val="0"/>
          <w:marTop w:val="154"/>
          <w:marBottom w:val="0"/>
          <w:divBdr>
            <w:top w:val="none" w:sz="0" w:space="0" w:color="auto"/>
            <w:left w:val="none" w:sz="0" w:space="0" w:color="auto"/>
            <w:bottom w:val="none" w:sz="0" w:space="0" w:color="auto"/>
            <w:right w:val="none" w:sz="0" w:space="0" w:color="auto"/>
          </w:divBdr>
        </w:div>
        <w:div w:id="1053432509">
          <w:marLeft w:val="547"/>
          <w:marRight w:val="0"/>
          <w:marTop w:val="154"/>
          <w:marBottom w:val="0"/>
          <w:divBdr>
            <w:top w:val="none" w:sz="0" w:space="0" w:color="auto"/>
            <w:left w:val="none" w:sz="0" w:space="0" w:color="auto"/>
            <w:bottom w:val="none" w:sz="0" w:space="0" w:color="auto"/>
            <w:right w:val="none" w:sz="0" w:space="0" w:color="auto"/>
          </w:divBdr>
        </w:div>
        <w:div w:id="1611930771">
          <w:marLeft w:val="1800"/>
          <w:marRight w:val="0"/>
          <w:marTop w:val="115"/>
          <w:marBottom w:val="0"/>
          <w:divBdr>
            <w:top w:val="none" w:sz="0" w:space="0" w:color="auto"/>
            <w:left w:val="none" w:sz="0" w:space="0" w:color="auto"/>
            <w:bottom w:val="none" w:sz="0" w:space="0" w:color="auto"/>
            <w:right w:val="none" w:sz="0" w:space="0" w:color="auto"/>
          </w:divBdr>
        </w:div>
        <w:div w:id="1725255742">
          <w:marLeft w:val="1166"/>
          <w:marRight w:val="0"/>
          <w:marTop w:val="134"/>
          <w:marBottom w:val="0"/>
          <w:divBdr>
            <w:top w:val="none" w:sz="0" w:space="0" w:color="auto"/>
            <w:left w:val="none" w:sz="0" w:space="0" w:color="auto"/>
            <w:bottom w:val="none" w:sz="0" w:space="0" w:color="auto"/>
            <w:right w:val="none" w:sz="0" w:space="0" w:color="auto"/>
          </w:divBdr>
        </w:div>
        <w:div w:id="1811631803">
          <w:marLeft w:val="1166"/>
          <w:marRight w:val="0"/>
          <w:marTop w:val="134"/>
          <w:marBottom w:val="0"/>
          <w:divBdr>
            <w:top w:val="none" w:sz="0" w:space="0" w:color="auto"/>
            <w:left w:val="none" w:sz="0" w:space="0" w:color="auto"/>
            <w:bottom w:val="none" w:sz="0" w:space="0" w:color="auto"/>
            <w:right w:val="none" w:sz="0" w:space="0" w:color="auto"/>
          </w:divBdr>
        </w:div>
      </w:divsChild>
    </w:div>
    <w:div w:id="1770809577">
      <w:bodyDiv w:val="1"/>
      <w:marLeft w:val="0"/>
      <w:marRight w:val="0"/>
      <w:marTop w:val="0"/>
      <w:marBottom w:val="0"/>
      <w:divBdr>
        <w:top w:val="none" w:sz="0" w:space="0" w:color="auto"/>
        <w:left w:val="none" w:sz="0" w:space="0" w:color="auto"/>
        <w:bottom w:val="none" w:sz="0" w:space="0" w:color="auto"/>
        <w:right w:val="none" w:sz="0" w:space="0" w:color="auto"/>
      </w:divBdr>
      <w:divsChild>
        <w:div w:id="383524929">
          <w:marLeft w:val="547"/>
          <w:marRight w:val="0"/>
          <w:marTop w:val="115"/>
          <w:marBottom w:val="0"/>
          <w:divBdr>
            <w:top w:val="none" w:sz="0" w:space="0" w:color="auto"/>
            <w:left w:val="none" w:sz="0" w:space="0" w:color="auto"/>
            <w:bottom w:val="none" w:sz="0" w:space="0" w:color="auto"/>
            <w:right w:val="none" w:sz="0" w:space="0" w:color="auto"/>
          </w:divBdr>
        </w:div>
        <w:div w:id="1099064935">
          <w:marLeft w:val="1267"/>
          <w:marRight w:val="0"/>
          <w:marTop w:val="96"/>
          <w:marBottom w:val="0"/>
          <w:divBdr>
            <w:top w:val="none" w:sz="0" w:space="0" w:color="auto"/>
            <w:left w:val="none" w:sz="0" w:space="0" w:color="auto"/>
            <w:bottom w:val="none" w:sz="0" w:space="0" w:color="auto"/>
            <w:right w:val="none" w:sz="0" w:space="0" w:color="auto"/>
          </w:divBdr>
        </w:div>
        <w:div w:id="1486387512">
          <w:marLeft w:val="547"/>
          <w:marRight w:val="0"/>
          <w:marTop w:val="115"/>
          <w:marBottom w:val="0"/>
          <w:divBdr>
            <w:top w:val="none" w:sz="0" w:space="0" w:color="auto"/>
            <w:left w:val="none" w:sz="0" w:space="0" w:color="auto"/>
            <w:bottom w:val="none" w:sz="0" w:space="0" w:color="auto"/>
            <w:right w:val="none" w:sz="0" w:space="0" w:color="auto"/>
          </w:divBdr>
        </w:div>
      </w:divsChild>
    </w:div>
    <w:div w:id="1771318137">
      <w:bodyDiv w:val="1"/>
      <w:marLeft w:val="0"/>
      <w:marRight w:val="0"/>
      <w:marTop w:val="0"/>
      <w:marBottom w:val="0"/>
      <w:divBdr>
        <w:top w:val="none" w:sz="0" w:space="0" w:color="auto"/>
        <w:left w:val="none" w:sz="0" w:space="0" w:color="auto"/>
        <w:bottom w:val="none" w:sz="0" w:space="0" w:color="auto"/>
        <w:right w:val="none" w:sz="0" w:space="0" w:color="auto"/>
      </w:divBdr>
    </w:div>
    <w:div w:id="1773669336">
      <w:bodyDiv w:val="1"/>
      <w:marLeft w:val="0"/>
      <w:marRight w:val="0"/>
      <w:marTop w:val="0"/>
      <w:marBottom w:val="0"/>
      <w:divBdr>
        <w:top w:val="none" w:sz="0" w:space="0" w:color="auto"/>
        <w:left w:val="none" w:sz="0" w:space="0" w:color="auto"/>
        <w:bottom w:val="none" w:sz="0" w:space="0" w:color="auto"/>
        <w:right w:val="none" w:sz="0" w:space="0" w:color="auto"/>
      </w:divBdr>
    </w:div>
    <w:div w:id="1774201780">
      <w:bodyDiv w:val="1"/>
      <w:marLeft w:val="0"/>
      <w:marRight w:val="0"/>
      <w:marTop w:val="0"/>
      <w:marBottom w:val="0"/>
      <w:divBdr>
        <w:top w:val="none" w:sz="0" w:space="0" w:color="auto"/>
        <w:left w:val="none" w:sz="0" w:space="0" w:color="auto"/>
        <w:bottom w:val="none" w:sz="0" w:space="0" w:color="auto"/>
        <w:right w:val="none" w:sz="0" w:space="0" w:color="auto"/>
      </w:divBdr>
      <w:divsChild>
        <w:div w:id="59328710">
          <w:marLeft w:val="547"/>
          <w:marRight w:val="0"/>
          <w:marTop w:val="154"/>
          <w:marBottom w:val="0"/>
          <w:divBdr>
            <w:top w:val="none" w:sz="0" w:space="0" w:color="auto"/>
            <w:left w:val="none" w:sz="0" w:space="0" w:color="auto"/>
            <w:bottom w:val="none" w:sz="0" w:space="0" w:color="auto"/>
            <w:right w:val="none" w:sz="0" w:space="0" w:color="auto"/>
          </w:divBdr>
        </w:div>
        <w:div w:id="1437361614">
          <w:marLeft w:val="547"/>
          <w:marRight w:val="0"/>
          <w:marTop w:val="154"/>
          <w:marBottom w:val="0"/>
          <w:divBdr>
            <w:top w:val="none" w:sz="0" w:space="0" w:color="auto"/>
            <w:left w:val="none" w:sz="0" w:space="0" w:color="auto"/>
            <w:bottom w:val="none" w:sz="0" w:space="0" w:color="auto"/>
            <w:right w:val="none" w:sz="0" w:space="0" w:color="auto"/>
          </w:divBdr>
        </w:div>
        <w:div w:id="1916277110">
          <w:marLeft w:val="1166"/>
          <w:marRight w:val="0"/>
          <w:marTop w:val="134"/>
          <w:marBottom w:val="0"/>
          <w:divBdr>
            <w:top w:val="none" w:sz="0" w:space="0" w:color="auto"/>
            <w:left w:val="none" w:sz="0" w:space="0" w:color="auto"/>
            <w:bottom w:val="none" w:sz="0" w:space="0" w:color="auto"/>
            <w:right w:val="none" w:sz="0" w:space="0" w:color="auto"/>
          </w:divBdr>
        </w:div>
      </w:divsChild>
    </w:div>
    <w:div w:id="1774209138">
      <w:bodyDiv w:val="1"/>
      <w:marLeft w:val="0"/>
      <w:marRight w:val="0"/>
      <w:marTop w:val="0"/>
      <w:marBottom w:val="0"/>
      <w:divBdr>
        <w:top w:val="none" w:sz="0" w:space="0" w:color="auto"/>
        <w:left w:val="none" w:sz="0" w:space="0" w:color="auto"/>
        <w:bottom w:val="none" w:sz="0" w:space="0" w:color="auto"/>
        <w:right w:val="none" w:sz="0" w:space="0" w:color="auto"/>
      </w:divBdr>
    </w:div>
    <w:div w:id="1774477171">
      <w:bodyDiv w:val="1"/>
      <w:marLeft w:val="0"/>
      <w:marRight w:val="0"/>
      <w:marTop w:val="0"/>
      <w:marBottom w:val="0"/>
      <w:divBdr>
        <w:top w:val="none" w:sz="0" w:space="0" w:color="auto"/>
        <w:left w:val="none" w:sz="0" w:space="0" w:color="auto"/>
        <w:bottom w:val="none" w:sz="0" w:space="0" w:color="auto"/>
        <w:right w:val="none" w:sz="0" w:space="0" w:color="auto"/>
      </w:divBdr>
    </w:div>
    <w:div w:id="1774859045">
      <w:bodyDiv w:val="1"/>
      <w:marLeft w:val="0"/>
      <w:marRight w:val="0"/>
      <w:marTop w:val="0"/>
      <w:marBottom w:val="0"/>
      <w:divBdr>
        <w:top w:val="none" w:sz="0" w:space="0" w:color="auto"/>
        <w:left w:val="none" w:sz="0" w:space="0" w:color="auto"/>
        <w:bottom w:val="none" w:sz="0" w:space="0" w:color="auto"/>
        <w:right w:val="none" w:sz="0" w:space="0" w:color="auto"/>
      </w:divBdr>
    </w:div>
    <w:div w:id="1775704901">
      <w:bodyDiv w:val="1"/>
      <w:marLeft w:val="0"/>
      <w:marRight w:val="0"/>
      <w:marTop w:val="0"/>
      <w:marBottom w:val="0"/>
      <w:divBdr>
        <w:top w:val="none" w:sz="0" w:space="0" w:color="auto"/>
        <w:left w:val="none" w:sz="0" w:space="0" w:color="auto"/>
        <w:bottom w:val="none" w:sz="0" w:space="0" w:color="auto"/>
        <w:right w:val="none" w:sz="0" w:space="0" w:color="auto"/>
      </w:divBdr>
    </w:div>
    <w:div w:id="1776169632">
      <w:bodyDiv w:val="1"/>
      <w:marLeft w:val="0"/>
      <w:marRight w:val="0"/>
      <w:marTop w:val="0"/>
      <w:marBottom w:val="0"/>
      <w:divBdr>
        <w:top w:val="none" w:sz="0" w:space="0" w:color="auto"/>
        <w:left w:val="none" w:sz="0" w:space="0" w:color="auto"/>
        <w:bottom w:val="none" w:sz="0" w:space="0" w:color="auto"/>
        <w:right w:val="none" w:sz="0" w:space="0" w:color="auto"/>
      </w:divBdr>
    </w:div>
    <w:div w:id="1776553519">
      <w:bodyDiv w:val="1"/>
      <w:marLeft w:val="0"/>
      <w:marRight w:val="0"/>
      <w:marTop w:val="0"/>
      <w:marBottom w:val="0"/>
      <w:divBdr>
        <w:top w:val="none" w:sz="0" w:space="0" w:color="auto"/>
        <w:left w:val="none" w:sz="0" w:space="0" w:color="auto"/>
        <w:bottom w:val="none" w:sz="0" w:space="0" w:color="auto"/>
        <w:right w:val="none" w:sz="0" w:space="0" w:color="auto"/>
      </w:divBdr>
    </w:div>
    <w:div w:id="1777627508">
      <w:bodyDiv w:val="1"/>
      <w:marLeft w:val="0"/>
      <w:marRight w:val="0"/>
      <w:marTop w:val="0"/>
      <w:marBottom w:val="0"/>
      <w:divBdr>
        <w:top w:val="none" w:sz="0" w:space="0" w:color="auto"/>
        <w:left w:val="none" w:sz="0" w:space="0" w:color="auto"/>
        <w:bottom w:val="none" w:sz="0" w:space="0" w:color="auto"/>
        <w:right w:val="none" w:sz="0" w:space="0" w:color="auto"/>
      </w:divBdr>
      <w:divsChild>
        <w:div w:id="422411542">
          <w:marLeft w:val="547"/>
          <w:marRight w:val="0"/>
          <w:marTop w:val="120"/>
          <w:marBottom w:val="0"/>
          <w:divBdr>
            <w:top w:val="none" w:sz="0" w:space="0" w:color="auto"/>
            <w:left w:val="none" w:sz="0" w:space="0" w:color="auto"/>
            <w:bottom w:val="none" w:sz="0" w:space="0" w:color="auto"/>
            <w:right w:val="none" w:sz="0" w:space="0" w:color="auto"/>
          </w:divBdr>
        </w:div>
        <w:div w:id="758064379">
          <w:marLeft w:val="1166"/>
          <w:marRight w:val="0"/>
          <w:marTop w:val="106"/>
          <w:marBottom w:val="0"/>
          <w:divBdr>
            <w:top w:val="none" w:sz="0" w:space="0" w:color="auto"/>
            <w:left w:val="none" w:sz="0" w:space="0" w:color="auto"/>
            <w:bottom w:val="none" w:sz="0" w:space="0" w:color="auto"/>
            <w:right w:val="none" w:sz="0" w:space="0" w:color="auto"/>
          </w:divBdr>
        </w:div>
        <w:div w:id="1841432899">
          <w:marLeft w:val="1166"/>
          <w:marRight w:val="0"/>
          <w:marTop w:val="106"/>
          <w:marBottom w:val="0"/>
          <w:divBdr>
            <w:top w:val="none" w:sz="0" w:space="0" w:color="auto"/>
            <w:left w:val="none" w:sz="0" w:space="0" w:color="auto"/>
            <w:bottom w:val="none" w:sz="0" w:space="0" w:color="auto"/>
            <w:right w:val="none" w:sz="0" w:space="0" w:color="auto"/>
          </w:divBdr>
        </w:div>
      </w:divsChild>
    </w:div>
    <w:div w:id="1777670096">
      <w:bodyDiv w:val="1"/>
      <w:marLeft w:val="0"/>
      <w:marRight w:val="0"/>
      <w:marTop w:val="0"/>
      <w:marBottom w:val="0"/>
      <w:divBdr>
        <w:top w:val="none" w:sz="0" w:space="0" w:color="auto"/>
        <w:left w:val="none" w:sz="0" w:space="0" w:color="auto"/>
        <w:bottom w:val="none" w:sz="0" w:space="0" w:color="auto"/>
        <w:right w:val="none" w:sz="0" w:space="0" w:color="auto"/>
      </w:divBdr>
    </w:div>
    <w:div w:id="1778021670">
      <w:bodyDiv w:val="1"/>
      <w:marLeft w:val="0"/>
      <w:marRight w:val="0"/>
      <w:marTop w:val="0"/>
      <w:marBottom w:val="0"/>
      <w:divBdr>
        <w:top w:val="none" w:sz="0" w:space="0" w:color="auto"/>
        <w:left w:val="none" w:sz="0" w:space="0" w:color="auto"/>
        <w:bottom w:val="none" w:sz="0" w:space="0" w:color="auto"/>
        <w:right w:val="none" w:sz="0" w:space="0" w:color="auto"/>
      </w:divBdr>
    </w:div>
    <w:div w:id="1778207982">
      <w:bodyDiv w:val="1"/>
      <w:marLeft w:val="0"/>
      <w:marRight w:val="0"/>
      <w:marTop w:val="0"/>
      <w:marBottom w:val="0"/>
      <w:divBdr>
        <w:top w:val="none" w:sz="0" w:space="0" w:color="auto"/>
        <w:left w:val="none" w:sz="0" w:space="0" w:color="auto"/>
        <w:bottom w:val="none" w:sz="0" w:space="0" w:color="auto"/>
        <w:right w:val="none" w:sz="0" w:space="0" w:color="auto"/>
      </w:divBdr>
      <w:divsChild>
        <w:div w:id="1036080857">
          <w:marLeft w:val="547"/>
          <w:marRight w:val="0"/>
          <w:marTop w:val="154"/>
          <w:marBottom w:val="0"/>
          <w:divBdr>
            <w:top w:val="none" w:sz="0" w:space="0" w:color="auto"/>
            <w:left w:val="none" w:sz="0" w:space="0" w:color="auto"/>
            <w:bottom w:val="none" w:sz="0" w:space="0" w:color="auto"/>
            <w:right w:val="none" w:sz="0" w:space="0" w:color="auto"/>
          </w:divBdr>
        </w:div>
      </w:divsChild>
    </w:div>
    <w:div w:id="1778519822">
      <w:bodyDiv w:val="1"/>
      <w:marLeft w:val="0"/>
      <w:marRight w:val="0"/>
      <w:marTop w:val="0"/>
      <w:marBottom w:val="0"/>
      <w:divBdr>
        <w:top w:val="none" w:sz="0" w:space="0" w:color="auto"/>
        <w:left w:val="none" w:sz="0" w:space="0" w:color="auto"/>
        <w:bottom w:val="none" w:sz="0" w:space="0" w:color="auto"/>
        <w:right w:val="none" w:sz="0" w:space="0" w:color="auto"/>
      </w:divBdr>
      <w:divsChild>
        <w:div w:id="27340062">
          <w:marLeft w:val="1800"/>
          <w:marRight w:val="0"/>
          <w:marTop w:val="86"/>
          <w:marBottom w:val="0"/>
          <w:divBdr>
            <w:top w:val="none" w:sz="0" w:space="0" w:color="auto"/>
            <w:left w:val="none" w:sz="0" w:space="0" w:color="auto"/>
            <w:bottom w:val="none" w:sz="0" w:space="0" w:color="auto"/>
            <w:right w:val="none" w:sz="0" w:space="0" w:color="auto"/>
          </w:divBdr>
        </w:div>
        <w:div w:id="405954039">
          <w:marLeft w:val="1166"/>
          <w:marRight w:val="0"/>
          <w:marTop w:val="96"/>
          <w:marBottom w:val="0"/>
          <w:divBdr>
            <w:top w:val="none" w:sz="0" w:space="0" w:color="auto"/>
            <w:left w:val="none" w:sz="0" w:space="0" w:color="auto"/>
            <w:bottom w:val="none" w:sz="0" w:space="0" w:color="auto"/>
            <w:right w:val="none" w:sz="0" w:space="0" w:color="auto"/>
          </w:divBdr>
        </w:div>
        <w:div w:id="489563162">
          <w:marLeft w:val="1800"/>
          <w:marRight w:val="0"/>
          <w:marTop w:val="86"/>
          <w:marBottom w:val="0"/>
          <w:divBdr>
            <w:top w:val="none" w:sz="0" w:space="0" w:color="auto"/>
            <w:left w:val="none" w:sz="0" w:space="0" w:color="auto"/>
            <w:bottom w:val="none" w:sz="0" w:space="0" w:color="auto"/>
            <w:right w:val="none" w:sz="0" w:space="0" w:color="auto"/>
          </w:divBdr>
        </w:div>
        <w:div w:id="510149690">
          <w:marLeft w:val="547"/>
          <w:marRight w:val="0"/>
          <w:marTop w:val="96"/>
          <w:marBottom w:val="0"/>
          <w:divBdr>
            <w:top w:val="none" w:sz="0" w:space="0" w:color="auto"/>
            <w:left w:val="none" w:sz="0" w:space="0" w:color="auto"/>
            <w:bottom w:val="none" w:sz="0" w:space="0" w:color="auto"/>
            <w:right w:val="none" w:sz="0" w:space="0" w:color="auto"/>
          </w:divBdr>
        </w:div>
        <w:div w:id="1042824100">
          <w:marLeft w:val="1800"/>
          <w:marRight w:val="0"/>
          <w:marTop w:val="86"/>
          <w:marBottom w:val="0"/>
          <w:divBdr>
            <w:top w:val="none" w:sz="0" w:space="0" w:color="auto"/>
            <w:left w:val="none" w:sz="0" w:space="0" w:color="auto"/>
            <w:bottom w:val="none" w:sz="0" w:space="0" w:color="auto"/>
            <w:right w:val="none" w:sz="0" w:space="0" w:color="auto"/>
          </w:divBdr>
        </w:div>
        <w:div w:id="1161851009">
          <w:marLeft w:val="1166"/>
          <w:marRight w:val="0"/>
          <w:marTop w:val="96"/>
          <w:marBottom w:val="0"/>
          <w:divBdr>
            <w:top w:val="none" w:sz="0" w:space="0" w:color="auto"/>
            <w:left w:val="none" w:sz="0" w:space="0" w:color="auto"/>
            <w:bottom w:val="none" w:sz="0" w:space="0" w:color="auto"/>
            <w:right w:val="none" w:sz="0" w:space="0" w:color="auto"/>
          </w:divBdr>
        </w:div>
        <w:div w:id="1284772377">
          <w:marLeft w:val="1800"/>
          <w:marRight w:val="0"/>
          <w:marTop w:val="86"/>
          <w:marBottom w:val="0"/>
          <w:divBdr>
            <w:top w:val="none" w:sz="0" w:space="0" w:color="auto"/>
            <w:left w:val="none" w:sz="0" w:space="0" w:color="auto"/>
            <w:bottom w:val="none" w:sz="0" w:space="0" w:color="auto"/>
            <w:right w:val="none" w:sz="0" w:space="0" w:color="auto"/>
          </w:divBdr>
        </w:div>
      </w:divsChild>
    </w:div>
    <w:div w:id="1778671893">
      <w:bodyDiv w:val="1"/>
      <w:marLeft w:val="0"/>
      <w:marRight w:val="0"/>
      <w:marTop w:val="0"/>
      <w:marBottom w:val="0"/>
      <w:divBdr>
        <w:top w:val="none" w:sz="0" w:space="0" w:color="auto"/>
        <w:left w:val="none" w:sz="0" w:space="0" w:color="auto"/>
        <w:bottom w:val="none" w:sz="0" w:space="0" w:color="auto"/>
        <w:right w:val="none" w:sz="0" w:space="0" w:color="auto"/>
      </w:divBdr>
    </w:div>
    <w:div w:id="1779374012">
      <w:bodyDiv w:val="1"/>
      <w:marLeft w:val="0"/>
      <w:marRight w:val="0"/>
      <w:marTop w:val="0"/>
      <w:marBottom w:val="0"/>
      <w:divBdr>
        <w:top w:val="none" w:sz="0" w:space="0" w:color="auto"/>
        <w:left w:val="none" w:sz="0" w:space="0" w:color="auto"/>
        <w:bottom w:val="none" w:sz="0" w:space="0" w:color="auto"/>
        <w:right w:val="none" w:sz="0" w:space="0" w:color="auto"/>
      </w:divBdr>
    </w:div>
    <w:div w:id="1779913960">
      <w:bodyDiv w:val="1"/>
      <w:marLeft w:val="0"/>
      <w:marRight w:val="0"/>
      <w:marTop w:val="0"/>
      <w:marBottom w:val="0"/>
      <w:divBdr>
        <w:top w:val="none" w:sz="0" w:space="0" w:color="auto"/>
        <w:left w:val="none" w:sz="0" w:space="0" w:color="auto"/>
        <w:bottom w:val="none" w:sz="0" w:space="0" w:color="auto"/>
        <w:right w:val="none" w:sz="0" w:space="0" w:color="auto"/>
      </w:divBdr>
      <w:divsChild>
        <w:div w:id="1408456756">
          <w:marLeft w:val="1800"/>
          <w:marRight w:val="0"/>
          <w:marTop w:val="77"/>
          <w:marBottom w:val="0"/>
          <w:divBdr>
            <w:top w:val="none" w:sz="0" w:space="0" w:color="auto"/>
            <w:left w:val="none" w:sz="0" w:space="0" w:color="auto"/>
            <w:bottom w:val="none" w:sz="0" w:space="0" w:color="auto"/>
            <w:right w:val="none" w:sz="0" w:space="0" w:color="auto"/>
          </w:divBdr>
        </w:div>
        <w:div w:id="1489445069">
          <w:marLeft w:val="1166"/>
          <w:marRight w:val="0"/>
          <w:marTop w:val="96"/>
          <w:marBottom w:val="0"/>
          <w:divBdr>
            <w:top w:val="none" w:sz="0" w:space="0" w:color="auto"/>
            <w:left w:val="none" w:sz="0" w:space="0" w:color="auto"/>
            <w:bottom w:val="none" w:sz="0" w:space="0" w:color="auto"/>
            <w:right w:val="none" w:sz="0" w:space="0" w:color="auto"/>
          </w:divBdr>
        </w:div>
        <w:div w:id="1606691310">
          <w:marLeft w:val="547"/>
          <w:marRight w:val="0"/>
          <w:marTop w:val="115"/>
          <w:marBottom w:val="0"/>
          <w:divBdr>
            <w:top w:val="none" w:sz="0" w:space="0" w:color="auto"/>
            <w:left w:val="none" w:sz="0" w:space="0" w:color="auto"/>
            <w:bottom w:val="none" w:sz="0" w:space="0" w:color="auto"/>
            <w:right w:val="none" w:sz="0" w:space="0" w:color="auto"/>
          </w:divBdr>
        </w:div>
        <w:div w:id="1685787330">
          <w:marLeft w:val="1800"/>
          <w:marRight w:val="0"/>
          <w:marTop w:val="77"/>
          <w:marBottom w:val="0"/>
          <w:divBdr>
            <w:top w:val="none" w:sz="0" w:space="0" w:color="auto"/>
            <w:left w:val="none" w:sz="0" w:space="0" w:color="auto"/>
            <w:bottom w:val="none" w:sz="0" w:space="0" w:color="auto"/>
            <w:right w:val="none" w:sz="0" w:space="0" w:color="auto"/>
          </w:divBdr>
        </w:div>
      </w:divsChild>
    </w:div>
    <w:div w:id="1780294292">
      <w:bodyDiv w:val="1"/>
      <w:marLeft w:val="0"/>
      <w:marRight w:val="0"/>
      <w:marTop w:val="0"/>
      <w:marBottom w:val="0"/>
      <w:divBdr>
        <w:top w:val="none" w:sz="0" w:space="0" w:color="auto"/>
        <w:left w:val="none" w:sz="0" w:space="0" w:color="auto"/>
        <w:bottom w:val="none" w:sz="0" w:space="0" w:color="auto"/>
        <w:right w:val="none" w:sz="0" w:space="0" w:color="auto"/>
      </w:divBdr>
    </w:div>
    <w:div w:id="1780834898">
      <w:bodyDiv w:val="1"/>
      <w:marLeft w:val="0"/>
      <w:marRight w:val="0"/>
      <w:marTop w:val="0"/>
      <w:marBottom w:val="0"/>
      <w:divBdr>
        <w:top w:val="none" w:sz="0" w:space="0" w:color="auto"/>
        <w:left w:val="none" w:sz="0" w:space="0" w:color="auto"/>
        <w:bottom w:val="none" w:sz="0" w:space="0" w:color="auto"/>
        <w:right w:val="none" w:sz="0" w:space="0" w:color="auto"/>
      </w:divBdr>
      <w:divsChild>
        <w:div w:id="304360881">
          <w:marLeft w:val="360"/>
          <w:marRight w:val="0"/>
          <w:marTop w:val="200"/>
          <w:marBottom w:val="0"/>
          <w:divBdr>
            <w:top w:val="none" w:sz="0" w:space="0" w:color="auto"/>
            <w:left w:val="none" w:sz="0" w:space="0" w:color="auto"/>
            <w:bottom w:val="none" w:sz="0" w:space="0" w:color="auto"/>
            <w:right w:val="none" w:sz="0" w:space="0" w:color="auto"/>
          </w:divBdr>
        </w:div>
        <w:div w:id="633757604">
          <w:marLeft w:val="1080"/>
          <w:marRight w:val="0"/>
          <w:marTop w:val="100"/>
          <w:marBottom w:val="0"/>
          <w:divBdr>
            <w:top w:val="none" w:sz="0" w:space="0" w:color="auto"/>
            <w:left w:val="none" w:sz="0" w:space="0" w:color="auto"/>
            <w:bottom w:val="none" w:sz="0" w:space="0" w:color="auto"/>
            <w:right w:val="none" w:sz="0" w:space="0" w:color="auto"/>
          </w:divBdr>
        </w:div>
        <w:div w:id="693118478">
          <w:marLeft w:val="1080"/>
          <w:marRight w:val="0"/>
          <w:marTop w:val="100"/>
          <w:marBottom w:val="0"/>
          <w:divBdr>
            <w:top w:val="none" w:sz="0" w:space="0" w:color="auto"/>
            <w:left w:val="none" w:sz="0" w:space="0" w:color="auto"/>
            <w:bottom w:val="none" w:sz="0" w:space="0" w:color="auto"/>
            <w:right w:val="none" w:sz="0" w:space="0" w:color="auto"/>
          </w:divBdr>
        </w:div>
        <w:div w:id="1001855351">
          <w:marLeft w:val="1800"/>
          <w:marRight w:val="0"/>
          <w:marTop w:val="100"/>
          <w:marBottom w:val="0"/>
          <w:divBdr>
            <w:top w:val="none" w:sz="0" w:space="0" w:color="auto"/>
            <w:left w:val="none" w:sz="0" w:space="0" w:color="auto"/>
            <w:bottom w:val="none" w:sz="0" w:space="0" w:color="auto"/>
            <w:right w:val="none" w:sz="0" w:space="0" w:color="auto"/>
          </w:divBdr>
        </w:div>
        <w:div w:id="1725641426">
          <w:marLeft w:val="1080"/>
          <w:marRight w:val="0"/>
          <w:marTop w:val="100"/>
          <w:marBottom w:val="0"/>
          <w:divBdr>
            <w:top w:val="none" w:sz="0" w:space="0" w:color="auto"/>
            <w:left w:val="none" w:sz="0" w:space="0" w:color="auto"/>
            <w:bottom w:val="none" w:sz="0" w:space="0" w:color="auto"/>
            <w:right w:val="none" w:sz="0" w:space="0" w:color="auto"/>
          </w:divBdr>
        </w:div>
        <w:div w:id="1872454230">
          <w:marLeft w:val="1080"/>
          <w:marRight w:val="0"/>
          <w:marTop w:val="100"/>
          <w:marBottom w:val="0"/>
          <w:divBdr>
            <w:top w:val="none" w:sz="0" w:space="0" w:color="auto"/>
            <w:left w:val="none" w:sz="0" w:space="0" w:color="auto"/>
            <w:bottom w:val="none" w:sz="0" w:space="0" w:color="auto"/>
            <w:right w:val="none" w:sz="0" w:space="0" w:color="auto"/>
          </w:divBdr>
        </w:div>
      </w:divsChild>
    </w:div>
    <w:div w:id="1780907798">
      <w:bodyDiv w:val="1"/>
      <w:marLeft w:val="0"/>
      <w:marRight w:val="0"/>
      <w:marTop w:val="0"/>
      <w:marBottom w:val="0"/>
      <w:divBdr>
        <w:top w:val="none" w:sz="0" w:space="0" w:color="auto"/>
        <w:left w:val="none" w:sz="0" w:space="0" w:color="auto"/>
        <w:bottom w:val="none" w:sz="0" w:space="0" w:color="auto"/>
        <w:right w:val="none" w:sz="0" w:space="0" w:color="auto"/>
      </w:divBdr>
    </w:div>
    <w:div w:id="1781072631">
      <w:bodyDiv w:val="1"/>
      <w:marLeft w:val="0"/>
      <w:marRight w:val="0"/>
      <w:marTop w:val="0"/>
      <w:marBottom w:val="0"/>
      <w:divBdr>
        <w:top w:val="none" w:sz="0" w:space="0" w:color="auto"/>
        <w:left w:val="none" w:sz="0" w:space="0" w:color="auto"/>
        <w:bottom w:val="none" w:sz="0" w:space="0" w:color="auto"/>
        <w:right w:val="none" w:sz="0" w:space="0" w:color="auto"/>
      </w:divBdr>
    </w:div>
    <w:div w:id="1783070053">
      <w:bodyDiv w:val="1"/>
      <w:marLeft w:val="0"/>
      <w:marRight w:val="0"/>
      <w:marTop w:val="0"/>
      <w:marBottom w:val="0"/>
      <w:divBdr>
        <w:top w:val="none" w:sz="0" w:space="0" w:color="auto"/>
        <w:left w:val="none" w:sz="0" w:space="0" w:color="auto"/>
        <w:bottom w:val="none" w:sz="0" w:space="0" w:color="auto"/>
        <w:right w:val="none" w:sz="0" w:space="0" w:color="auto"/>
      </w:divBdr>
    </w:div>
    <w:div w:id="1783764577">
      <w:bodyDiv w:val="1"/>
      <w:marLeft w:val="0"/>
      <w:marRight w:val="0"/>
      <w:marTop w:val="0"/>
      <w:marBottom w:val="0"/>
      <w:divBdr>
        <w:top w:val="none" w:sz="0" w:space="0" w:color="auto"/>
        <w:left w:val="none" w:sz="0" w:space="0" w:color="auto"/>
        <w:bottom w:val="none" w:sz="0" w:space="0" w:color="auto"/>
        <w:right w:val="none" w:sz="0" w:space="0" w:color="auto"/>
      </w:divBdr>
    </w:div>
    <w:div w:id="1783962842">
      <w:bodyDiv w:val="1"/>
      <w:marLeft w:val="0"/>
      <w:marRight w:val="0"/>
      <w:marTop w:val="0"/>
      <w:marBottom w:val="0"/>
      <w:divBdr>
        <w:top w:val="none" w:sz="0" w:space="0" w:color="auto"/>
        <w:left w:val="none" w:sz="0" w:space="0" w:color="auto"/>
        <w:bottom w:val="none" w:sz="0" w:space="0" w:color="auto"/>
        <w:right w:val="none" w:sz="0" w:space="0" w:color="auto"/>
      </w:divBdr>
    </w:div>
    <w:div w:id="1784958457">
      <w:bodyDiv w:val="1"/>
      <w:marLeft w:val="0"/>
      <w:marRight w:val="0"/>
      <w:marTop w:val="0"/>
      <w:marBottom w:val="0"/>
      <w:divBdr>
        <w:top w:val="none" w:sz="0" w:space="0" w:color="auto"/>
        <w:left w:val="none" w:sz="0" w:space="0" w:color="auto"/>
        <w:bottom w:val="none" w:sz="0" w:space="0" w:color="auto"/>
        <w:right w:val="none" w:sz="0" w:space="0" w:color="auto"/>
      </w:divBdr>
    </w:div>
    <w:div w:id="1785149853">
      <w:bodyDiv w:val="1"/>
      <w:marLeft w:val="0"/>
      <w:marRight w:val="0"/>
      <w:marTop w:val="0"/>
      <w:marBottom w:val="0"/>
      <w:divBdr>
        <w:top w:val="none" w:sz="0" w:space="0" w:color="auto"/>
        <w:left w:val="none" w:sz="0" w:space="0" w:color="auto"/>
        <w:bottom w:val="none" w:sz="0" w:space="0" w:color="auto"/>
        <w:right w:val="none" w:sz="0" w:space="0" w:color="auto"/>
      </w:divBdr>
      <w:divsChild>
        <w:div w:id="1397505995">
          <w:marLeft w:val="547"/>
          <w:marRight w:val="0"/>
          <w:marTop w:val="115"/>
          <w:marBottom w:val="0"/>
          <w:divBdr>
            <w:top w:val="none" w:sz="0" w:space="0" w:color="auto"/>
            <w:left w:val="none" w:sz="0" w:space="0" w:color="auto"/>
            <w:bottom w:val="none" w:sz="0" w:space="0" w:color="auto"/>
            <w:right w:val="none" w:sz="0" w:space="0" w:color="auto"/>
          </w:divBdr>
        </w:div>
        <w:div w:id="1831750283">
          <w:marLeft w:val="1166"/>
          <w:marRight w:val="0"/>
          <w:marTop w:val="96"/>
          <w:marBottom w:val="0"/>
          <w:divBdr>
            <w:top w:val="none" w:sz="0" w:space="0" w:color="auto"/>
            <w:left w:val="none" w:sz="0" w:space="0" w:color="auto"/>
            <w:bottom w:val="none" w:sz="0" w:space="0" w:color="auto"/>
            <w:right w:val="none" w:sz="0" w:space="0" w:color="auto"/>
          </w:divBdr>
        </w:div>
        <w:div w:id="1943683461">
          <w:marLeft w:val="547"/>
          <w:marRight w:val="0"/>
          <w:marTop w:val="115"/>
          <w:marBottom w:val="0"/>
          <w:divBdr>
            <w:top w:val="none" w:sz="0" w:space="0" w:color="auto"/>
            <w:left w:val="none" w:sz="0" w:space="0" w:color="auto"/>
            <w:bottom w:val="none" w:sz="0" w:space="0" w:color="auto"/>
            <w:right w:val="none" w:sz="0" w:space="0" w:color="auto"/>
          </w:divBdr>
        </w:div>
      </w:divsChild>
    </w:div>
    <w:div w:id="1785156041">
      <w:bodyDiv w:val="1"/>
      <w:marLeft w:val="0"/>
      <w:marRight w:val="0"/>
      <w:marTop w:val="0"/>
      <w:marBottom w:val="0"/>
      <w:divBdr>
        <w:top w:val="none" w:sz="0" w:space="0" w:color="auto"/>
        <w:left w:val="none" w:sz="0" w:space="0" w:color="auto"/>
        <w:bottom w:val="none" w:sz="0" w:space="0" w:color="auto"/>
        <w:right w:val="none" w:sz="0" w:space="0" w:color="auto"/>
      </w:divBdr>
    </w:div>
    <w:div w:id="1786079954">
      <w:bodyDiv w:val="1"/>
      <w:marLeft w:val="0"/>
      <w:marRight w:val="0"/>
      <w:marTop w:val="0"/>
      <w:marBottom w:val="0"/>
      <w:divBdr>
        <w:top w:val="none" w:sz="0" w:space="0" w:color="auto"/>
        <w:left w:val="none" w:sz="0" w:space="0" w:color="auto"/>
        <w:bottom w:val="none" w:sz="0" w:space="0" w:color="auto"/>
        <w:right w:val="none" w:sz="0" w:space="0" w:color="auto"/>
      </w:divBdr>
    </w:div>
    <w:div w:id="1786727229">
      <w:bodyDiv w:val="1"/>
      <w:marLeft w:val="0"/>
      <w:marRight w:val="0"/>
      <w:marTop w:val="0"/>
      <w:marBottom w:val="0"/>
      <w:divBdr>
        <w:top w:val="none" w:sz="0" w:space="0" w:color="auto"/>
        <w:left w:val="none" w:sz="0" w:space="0" w:color="auto"/>
        <w:bottom w:val="none" w:sz="0" w:space="0" w:color="auto"/>
        <w:right w:val="none" w:sz="0" w:space="0" w:color="auto"/>
      </w:divBdr>
      <w:divsChild>
        <w:div w:id="155074314">
          <w:marLeft w:val="1166"/>
          <w:marRight w:val="0"/>
          <w:marTop w:val="96"/>
          <w:marBottom w:val="0"/>
          <w:divBdr>
            <w:top w:val="none" w:sz="0" w:space="0" w:color="auto"/>
            <w:left w:val="none" w:sz="0" w:space="0" w:color="auto"/>
            <w:bottom w:val="none" w:sz="0" w:space="0" w:color="auto"/>
            <w:right w:val="none" w:sz="0" w:space="0" w:color="auto"/>
          </w:divBdr>
        </w:div>
        <w:div w:id="255870559">
          <w:marLeft w:val="1166"/>
          <w:marRight w:val="0"/>
          <w:marTop w:val="96"/>
          <w:marBottom w:val="0"/>
          <w:divBdr>
            <w:top w:val="none" w:sz="0" w:space="0" w:color="auto"/>
            <w:left w:val="none" w:sz="0" w:space="0" w:color="auto"/>
            <w:bottom w:val="none" w:sz="0" w:space="0" w:color="auto"/>
            <w:right w:val="none" w:sz="0" w:space="0" w:color="auto"/>
          </w:divBdr>
        </w:div>
        <w:div w:id="313265523">
          <w:marLeft w:val="1166"/>
          <w:marRight w:val="0"/>
          <w:marTop w:val="96"/>
          <w:marBottom w:val="0"/>
          <w:divBdr>
            <w:top w:val="none" w:sz="0" w:space="0" w:color="auto"/>
            <w:left w:val="none" w:sz="0" w:space="0" w:color="auto"/>
            <w:bottom w:val="none" w:sz="0" w:space="0" w:color="auto"/>
            <w:right w:val="none" w:sz="0" w:space="0" w:color="auto"/>
          </w:divBdr>
        </w:div>
        <w:div w:id="956521411">
          <w:marLeft w:val="547"/>
          <w:marRight w:val="0"/>
          <w:marTop w:val="115"/>
          <w:marBottom w:val="0"/>
          <w:divBdr>
            <w:top w:val="none" w:sz="0" w:space="0" w:color="auto"/>
            <w:left w:val="none" w:sz="0" w:space="0" w:color="auto"/>
            <w:bottom w:val="none" w:sz="0" w:space="0" w:color="auto"/>
            <w:right w:val="none" w:sz="0" w:space="0" w:color="auto"/>
          </w:divBdr>
        </w:div>
        <w:div w:id="1932465831">
          <w:marLeft w:val="547"/>
          <w:marRight w:val="0"/>
          <w:marTop w:val="115"/>
          <w:marBottom w:val="0"/>
          <w:divBdr>
            <w:top w:val="none" w:sz="0" w:space="0" w:color="auto"/>
            <w:left w:val="none" w:sz="0" w:space="0" w:color="auto"/>
            <w:bottom w:val="none" w:sz="0" w:space="0" w:color="auto"/>
            <w:right w:val="none" w:sz="0" w:space="0" w:color="auto"/>
          </w:divBdr>
        </w:div>
        <w:div w:id="1933128653">
          <w:marLeft w:val="1800"/>
          <w:marRight w:val="0"/>
          <w:marTop w:val="77"/>
          <w:marBottom w:val="0"/>
          <w:divBdr>
            <w:top w:val="none" w:sz="0" w:space="0" w:color="auto"/>
            <w:left w:val="none" w:sz="0" w:space="0" w:color="auto"/>
            <w:bottom w:val="none" w:sz="0" w:space="0" w:color="auto"/>
            <w:right w:val="none" w:sz="0" w:space="0" w:color="auto"/>
          </w:divBdr>
        </w:div>
      </w:divsChild>
    </w:div>
    <w:div w:id="1787579387">
      <w:bodyDiv w:val="1"/>
      <w:marLeft w:val="0"/>
      <w:marRight w:val="0"/>
      <w:marTop w:val="0"/>
      <w:marBottom w:val="0"/>
      <w:divBdr>
        <w:top w:val="none" w:sz="0" w:space="0" w:color="auto"/>
        <w:left w:val="none" w:sz="0" w:space="0" w:color="auto"/>
        <w:bottom w:val="none" w:sz="0" w:space="0" w:color="auto"/>
        <w:right w:val="none" w:sz="0" w:space="0" w:color="auto"/>
      </w:divBdr>
      <w:divsChild>
        <w:div w:id="130176748">
          <w:marLeft w:val="547"/>
          <w:marRight w:val="0"/>
          <w:marTop w:val="134"/>
          <w:marBottom w:val="0"/>
          <w:divBdr>
            <w:top w:val="none" w:sz="0" w:space="0" w:color="auto"/>
            <w:left w:val="none" w:sz="0" w:space="0" w:color="auto"/>
            <w:bottom w:val="none" w:sz="0" w:space="0" w:color="auto"/>
            <w:right w:val="none" w:sz="0" w:space="0" w:color="auto"/>
          </w:divBdr>
        </w:div>
        <w:div w:id="459809729">
          <w:marLeft w:val="1166"/>
          <w:marRight w:val="0"/>
          <w:marTop w:val="115"/>
          <w:marBottom w:val="0"/>
          <w:divBdr>
            <w:top w:val="none" w:sz="0" w:space="0" w:color="auto"/>
            <w:left w:val="none" w:sz="0" w:space="0" w:color="auto"/>
            <w:bottom w:val="none" w:sz="0" w:space="0" w:color="auto"/>
            <w:right w:val="none" w:sz="0" w:space="0" w:color="auto"/>
          </w:divBdr>
        </w:div>
        <w:div w:id="1085954401">
          <w:marLeft w:val="1166"/>
          <w:marRight w:val="0"/>
          <w:marTop w:val="115"/>
          <w:marBottom w:val="0"/>
          <w:divBdr>
            <w:top w:val="none" w:sz="0" w:space="0" w:color="auto"/>
            <w:left w:val="none" w:sz="0" w:space="0" w:color="auto"/>
            <w:bottom w:val="none" w:sz="0" w:space="0" w:color="auto"/>
            <w:right w:val="none" w:sz="0" w:space="0" w:color="auto"/>
          </w:divBdr>
        </w:div>
        <w:div w:id="1704555134">
          <w:marLeft w:val="1166"/>
          <w:marRight w:val="0"/>
          <w:marTop w:val="115"/>
          <w:marBottom w:val="0"/>
          <w:divBdr>
            <w:top w:val="none" w:sz="0" w:space="0" w:color="auto"/>
            <w:left w:val="none" w:sz="0" w:space="0" w:color="auto"/>
            <w:bottom w:val="none" w:sz="0" w:space="0" w:color="auto"/>
            <w:right w:val="none" w:sz="0" w:space="0" w:color="auto"/>
          </w:divBdr>
        </w:div>
        <w:div w:id="1840461612">
          <w:marLeft w:val="1166"/>
          <w:marRight w:val="0"/>
          <w:marTop w:val="115"/>
          <w:marBottom w:val="0"/>
          <w:divBdr>
            <w:top w:val="none" w:sz="0" w:space="0" w:color="auto"/>
            <w:left w:val="none" w:sz="0" w:space="0" w:color="auto"/>
            <w:bottom w:val="none" w:sz="0" w:space="0" w:color="auto"/>
            <w:right w:val="none" w:sz="0" w:space="0" w:color="auto"/>
          </w:divBdr>
        </w:div>
      </w:divsChild>
    </w:div>
    <w:div w:id="1787699124">
      <w:bodyDiv w:val="1"/>
      <w:marLeft w:val="0"/>
      <w:marRight w:val="0"/>
      <w:marTop w:val="0"/>
      <w:marBottom w:val="0"/>
      <w:divBdr>
        <w:top w:val="none" w:sz="0" w:space="0" w:color="auto"/>
        <w:left w:val="none" w:sz="0" w:space="0" w:color="auto"/>
        <w:bottom w:val="none" w:sz="0" w:space="0" w:color="auto"/>
        <w:right w:val="none" w:sz="0" w:space="0" w:color="auto"/>
      </w:divBdr>
    </w:div>
    <w:div w:id="1788349784">
      <w:bodyDiv w:val="1"/>
      <w:marLeft w:val="0"/>
      <w:marRight w:val="0"/>
      <w:marTop w:val="0"/>
      <w:marBottom w:val="0"/>
      <w:divBdr>
        <w:top w:val="none" w:sz="0" w:space="0" w:color="auto"/>
        <w:left w:val="none" w:sz="0" w:space="0" w:color="auto"/>
        <w:bottom w:val="none" w:sz="0" w:space="0" w:color="auto"/>
        <w:right w:val="none" w:sz="0" w:space="0" w:color="auto"/>
      </w:divBdr>
      <w:divsChild>
        <w:div w:id="1063406378">
          <w:marLeft w:val="1166"/>
          <w:marRight w:val="0"/>
          <w:marTop w:val="134"/>
          <w:marBottom w:val="0"/>
          <w:divBdr>
            <w:top w:val="none" w:sz="0" w:space="0" w:color="auto"/>
            <w:left w:val="none" w:sz="0" w:space="0" w:color="auto"/>
            <w:bottom w:val="none" w:sz="0" w:space="0" w:color="auto"/>
            <w:right w:val="none" w:sz="0" w:space="0" w:color="auto"/>
          </w:divBdr>
        </w:div>
        <w:div w:id="1297878339">
          <w:marLeft w:val="547"/>
          <w:marRight w:val="0"/>
          <w:marTop w:val="154"/>
          <w:marBottom w:val="0"/>
          <w:divBdr>
            <w:top w:val="none" w:sz="0" w:space="0" w:color="auto"/>
            <w:left w:val="none" w:sz="0" w:space="0" w:color="auto"/>
            <w:bottom w:val="none" w:sz="0" w:space="0" w:color="auto"/>
            <w:right w:val="none" w:sz="0" w:space="0" w:color="auto"/>
          </w:divBdr>
        </w:div>
        <w:div w:id="1597664400">
          <w:marLeft w:val="1166"/>
          <w:marRight w:val="0"/>
          <w:marTop w:val="134"/>
          <w:marBottom w:val="0"/>
          <w:divBdr>
            <w:top w:val="none" w:sz="0" w:space="0" w:color="auto"/>
            <w:left w:val="none" w:sz="0" w:space="0" w:color="auto"/>
            <w:bottom w:val="none" w:sz="0" w:space="0" w:color="auto"/>
            <w:right w:val="none" w:sz="0" w:space="0" w:color="auto"/>
          </w:divBdr>
        </w:div>
      </w:divsChild>
    </w:div>
    <w:div w:id="1788768600">
      <w:bodyDiv w:val="1"/>
      <w:marLeft w:val="0"/>
      <w:marRight w:val="0"/>
      <w:marTop w:val="0"/>
      <w:marBottom w:val="0"/>
      <w:divBdr>
        <w:top w:val="none" w:sz="0" w:space="0" w:color="auto"/>
        <w:left w:val="none" w:sz="0" w:space="0" w:color="auto"/>
        <w:bottom w:val="none" w:sz="0" w:space="0" w:color="auto"/>
        <w:right w:val="none" w:sz="0" w:space="0" w:color="auto"/>
      </w:divBdr>
      <w:divsChild>
        <w:div w:id="159855312">
          <w:marLeft w:val="1166"/>
          <w:marRight w:val="0"/>
          <w:marTop w:val="86"/>
          <w:marBottom w:val="0"/>
          <w:divBdr>
            <w:top w:val="none" w:sz="0" w:space="0" w:color="auto"/>
            <w:left w:val="none" w:sz="0" w:space="0" w:color="auto"/>
            <w:bottom w:val="none" w:sz="0" w:space="0" w:color="auto"/>
            <w:right w:val="none" w:sz="0" w:space="0" w:color="auto"/>
          </w:divBdr>
        </w:div>
        <w:div w:id="454297939">
          <w:marLeft w:val="1166"/>
          <w:marRight w:val="0"/>
          <w:marTop w:val="86"/>
          <w:marBottom w:val="0"/>
          <w:divBdr>
            <w:top w:val="none" w:sz="0" w:space="0" w:color="auto"/>
            <w:left w:val="none" w:sz="0" w:space="0" w:color="auto"/>
            <w:bottom w:val="none" w:sz="0" w:space="0" w:color="auto"/>
            <w:right w:val="none" w:sz="0" w:space="0" w:color="auto"/>
          </w:divBdr>
        </w:div>
        <w:div w:id="495609841">
          <w:marLeft w:val="1800"/>
          <w:marRight w:val="0"/>
          <w:marTop w:val="77"/>
          <w:marBottom w:val="0"/>
          <w:divBdr>
            <w:top w:val="none" w:sz="0" w:space="0" w:color="auto"/>
            <w:left w:val="none" w:sz="0" w:space="0" w:color="auto"/>
            <w:bottom w:val="none" w:sz="0" w:space="0" w:color="auto"/>
            <w:right w:val="none" w:sz="0" w:space="0" w:color="auto"/>
          </w:divBdr>
        </w:div>
        <w:div w:id="729615827">
          <w:marLeft w:val="547"/>
          <w:marRight w:val="0"/>
          <w:marTop w:val="86"/>
          <w:marBottom w:val="0"/>
          <w:divBdr>
            <w:top w:val="none" w:sz="0" w:space="0" w:color="auto"/>
            <w:left w:val="none" w:sz="0" w:space="0" w:color="auto"/>
            <w:bottom w:val="none" w:sz="0" w:space="0" w:color="auto"/>
            <w:right w:val="none" w:sz="0" w:space="0" w:color="auto"/>
          </w:divBdr>
        </w:div>
        <w:div w:id="948270497">
          <w:marLeft w:val="1166"/>
          <w:marRight w:val="0"/>
          <w:marTop w:val="86"/>
          <w:marBottom w:val="0"/>
          <w:divBdr>
            <w:top w:val="none" w:sz="0" w:space="0" w:color="auto"/>
            <w:left w:val="none" w:sz="0" w:space="0" w:color="auto"/>
            <w:bottom w:val="none" w:sz="0" w:space="0" w:color="auto"/>
            <w:right w:val="none" w:sz="0" w:space="0" w:color="auto"/>
          </w:divBdr>
        </w:div>
        <w:div w:id="1170022523">
          <w:marLeft w:val="1800"/>
          <w:marRight w:val="0"/>
          <w:marTop w:val="67"/>
          <w:marBottom w:val="0"/>
          <w:divBdr>
            <w:top w:val="none" w:sz="0" w:space="0" w:color="auto"/>
            <w:left w:val="none" w:sz="0" w:space="0" w:color="auto"/>
            <w:bottom w:val="none" w:sz="0" w:space="0" w:color="auto"/>
            <w:right w:val="none" w:sz="0" w:space="0" w:color="auto"/>
          </w:divBdr>
        </w:div>
        <w:div w:id="1261522737">
          <w:marLeft w:val="1166"/>
          <w:marRight w:val="0"/>
          <w:marTop w:val="86"/>
          <w:marBottom w:val="0"/>
          <w:divBdr>
            <w:top w:val="none" w:sz="0" w:space="0" w:color="auto"/>
            <w:left w:val="none" w:sz="0" w:space="0" w:color="auto"/>
            <w:bottom w:val="none" w:sz="0" w:space="0" w:color="auto"/>
            <w:right w:val="none" w:sz="0" w:space="0" w:color="auto"/>
          </w:divBdr>
        </w:div>
        <w:div w:id="1564173172">
          <w:marLeft w:val="1166"/>
          <w:marRight w:val="0"/>
          <w:marTop w:val="86"/>
          <w:marBottom w:val="0"/>
          <w:divBdr>
            <w:top w:val="none" w:sz="0" w:space="0" w:color="auto"/>
            <w:left w:val="none" w:sz="0" w:space="0" w:color="auto"/>
            <w:bottom w:val="none" w:sz="0" w:space="0" w:color="auto"/>
            <w:right w:val="none" w:sz="0" w:space="0" w:color="auto"/>
          </w:divBdr>
        </w:div>
        <w:div w:id="1580603471">
          <w:marLeft w:val="1166"/>
          <w:marRight w:val="0"/>
          <w:marTop w:val="86"/>
          <w:marBottom w:val="0"/>
          <w:divBdr>
            <w:top w:val="none" w:sz="0" w:space="0" w:color="auto"/>
            <w:left w:val="none" w:sz="0" w:space="0" w:color="auto"/>
            <w:bottom w:val="none" w:sz="0" w:space="0" w:color="auto"/>
            <w:right w:val="none" w:sz="0" w:space="0" w:color="auto"/>
          </w:divBdr>
        </w:div>
        <w:div w:id="1615359256">
          <w:marLeft w:val="1800"/>
          <w:marRight w:val="0"/>
          <w:marTop w:val="77"/>
          <w:marBottom w:val="0"/>
          <w:divBdr>
            <w:top w:val="none" w:sz="0" w:space="0" w:color="auto"/>
            <w:left w:val="none" w:sz="0" w:space="0" w:color="auto"/>
            <w:bottom w:val="none" w:sz="0" w:space="0" w:color="auto"/>
            <w:right w:val="none" w:sz="0" w:space="0" w:color="auto"/>
          </w:divBdr>
        </w:div>
        <w:div w:id="2038769310">
          <w:marLeft w:val="1800"/>
          <w:marRight w:val="0"/>
          <w:marTop w:val="67"/>
          <w:marBottom w:val="0"/>
          <w:divBdr>
            <w:top w:val="none" w:sz="0" w:space="0" w:color="auto"/>
            <w:left w:val="none" w:sz="0" w:space="0" w:color="auto"/>
            <w:bottom w:val="none" w:sz="0" w:space="0" w:color="auto"/>
            <w:right w:val="none" w:sz="0" w:space="0" w:color="auto"/>
          </w:divBdr>
        </w:div>
        <w:div w:id="2104177871">
          <w:marLeft w:val="1800"/>
          <w:marRight w:val="0"/>
          <w:marTop w:val="77"/>
          <w:marBottom w:val="0"/>
          <w:divBdr>
            <w:top w:val="none" w:sz="0" w:space="0" w:color="auto"/>
            <w:left w:val="none" w:sz="0" w:space="0" w:color="auto"/>
            <w:bottom w:val="none" w:sz="0" w:space="0" w:color="auto"/>
            <w:right w:val="none" w:sz="0" w:space="0" w:color="auto"/>
          </w:divBdr>
        </w:div>
      </w:divsChild>
    </w:div>
    <w:div w:id="1789348580">
      <w:bodyDiv w:val="1"/>
      <w:marLeft w:val="0"/>
      <w:marRight w:val="0"/>
      <w:marTop w:val="0"/>
      <w:marBottom w:val="0"/>
      <w:divBdr>
        <w:top w:val="none" w:sz="0" w:space="0" w:color="auto"/>
        <w:left w:val="none" w:sz="0" w:space="0" w:color="auto"/>
        <w:bottom w:val="none" w:sz="0" w:space="0" w:color="auto"/>
        <w:right w:val="none" w:sz="0" w:space="0" w:color="auto"/>
      </w:divBdr>
    </w:div>
    <w:div w:id="1789622297">
      <w:bodyDiv w:val="1"/>
      <w:marLeft w:val="0"/>
      <w:marRight w:val="0"/>
      <w:marTop w:val="0"/>
      <w:marBottom w:val="0"/>
      <w:divBdr>
        <w:top w:val="none" w:sz="0" w:space="0" w:color="auto"/>
        <w:left w:val="none" w:sz="0" w:space="0" w:color="auto"/>
        <w:bottom w:val="none" w:sz="0" w:space="0" w:color="auto"/>
        <w:right w:val="none" w:sz="0" w:space="0" w:color="auto"/>
      </w:divBdr>
    </w:div>
    <w:div w:id="1789661887">
      <w:bodyDiv w:val="1"/>
      <w:marLeft w:val="0"/>
      <w:marRight w:val="0"/>
      <w:marTop w:val="0"/>
      <w:marBottom w:val="0"/>
      <w:divBdr>
        <w:top w:val="none" w:sz="0" w:space="0" w:color="auto"/>
        <w:left w:val="none" w:sz="0" w:space="0" w:color="auto"/>
        <w:bottom w:val="none" w:sz="0" w:space="0" w:color="auto"/>
        <w:right w:val="none" w:sz="0" w:space="0" w:color="auto"/>
      </w:divBdr>
    </w:div>
    <w:div w:id="1790586477">
      <w:bodyDiv w:val="1"/>
      <w:marLeft w:val="0"/>
      <w:marRight w:val="0"/>
      <w:marTop w:val="0"/>
      <w:marBottom w:val="0"/>
      <w:divBdr>
        <w:top w:val="none" w:sz="0" w:space="0" w:color="auto"/>
        <w:left w:val="none" w:sz="0" w:space="0" w:color="auto"/>
        <w:bottom w:val="none" w:sz="0" w:space="0" w:color="auto"/>
        <w:right w:val="none" w:sz="0" w:space="0" w:color="auto"/>
      </w:divBdr>
    </w:div>
    <w:div w:id="1790706473">
      <w:bodyDiv w:val="1"/>
      <w:marLeft w:val="0"/>
      <w:marRight w:val="0"/>
      <w:marTop w:val="0"/>
      <w:marBottom w:val="0"/>
      <w:divBdr>
        <w:top w:val="none" w:sz="0" w:space="0" w:color="auto"/>
        <w:left w:val="none" w:sz="0" w:space="0" w:color="auto"/>
        <w:bottom w:val="none" w:sz="0" w:space="0" w:color="auto"/>
        <w:right w:val="none" w:sz="0" w:space="0" w:color="auto"/>
      </w:divBdr>
    </w:div>
    <w:div w:id="1790783805">
      <w:bodyDiv w:val="1"/>
      <w:marLeft w:val="0"/>
      <w:marRight w:val="0"/>
      <w:marTop w:val="0"/>
      <w:marBottom w:val="0"/>
      <w:divBdr>
        <w:top w:val="none" w:sz="0" w:space="0" w:color="auto"/>
        <w:left w:val="none" w:sz="0" w:space="0" w:color="auto"/>
        <w:bottom w:val="none" w:sz="0" w:space="0" w:color="auto"/>
        <w:right w:val="none" w:sz="0" w:space="0" w:color="auto"/>
      </w:divBdr>
      <w:divsChild>
        <w:div w:id="214700678">
          <w:marLeft w:val="1800"/>
          <w:marRight w:val="0"/>
          <w:marTop w:val="82"/>
          <w:marBottom w:val="0"/>
          <w:divBdr>
            <w:top w:val="none" w:sz="0" w:space="0" w:color="auto"/>
            <w:left w:val="none" w:sz="0" w:space="0" w:color="auto"/>
            <w:bottom w:val="none" w:sz="0" w:space="0" w:color="auto"/>
            <w:right w:val="none" w:sz="0" w:space="0" w:color="auto"/>
          </w:divBdr>
        </w:div>
        <w:div w:id="595552660">
          <w:marLeft w:val="1166"/>
          <w:marRight w:val="0"/>
          <w:marTop w:val="96"/>
          <w:marBottom w:val="0"/>
          <w:divBdr>
            <w:top w:val="none" w:sz="0" w:space="0" w:color="auto"/>
            <w:left w:val="none" w:sz="0" w:space="0" w:color="auto"/>
            <w:bottom w:val="none" w:sz="0" w:space="0" w:color="auto"/>
            <w:right w:val="none" w:sz="0" w:space="0" w:color="auto"/>
          </w:divBdr>
        </w:div>
        <w:div w:id="708724891">
          <w:marLeft w:val="547"/>
          <w:marRight w:val="0"/>
          <w:marTop w:val="115"/>
          <w:marBottom w:val="0"/>
          <w:divBdr>
            <w:top w:val="none" w:sz="0" w:space="0" w:color="auto"/>
            <w:left w:val="none" w:sz="0" w:space="0" w:color="auto"/>
            <w:bottom w:val="none" w:sz="0" w:space="0" w:color="auto"/>
            <w:right w:val="none" w:sz="0" w:space="0" w:color="auto"/>
          </w:divBdr>
        </w:div>
        <w:div w:id="906107191">
          <w:marLeft w:val="1800"/>
          <w:marRight w:val="0"/>
          <w:marTop w:val="82"/>
          <w:marBottom w:val="0"/>
          <w:divBdr>
            <w:top w:val="none" w:sz="0" w:space="0" w:color="auto"/>
            <w:left w:val="none" w:sz="0" w:space="0" w:color="auto"/>
            <w:bottom w:val="none" w:sz="0" w:space="0" w:color="auto"/>
            <w:right w:val="none" w:sz="0" w:space="0" w:color="auto"/>
          </w:divBdr>
        </w:div>
        <w:div w:id="1105807844">
          <w:marLeft w:val="1166"/>
          <w:marRight w:val="0"/>
          <w:marTop w:val="96"/>
          <w:marBottom w:val="0"/>
          <w:divBdr>
            <w:top w:val="none" w:sz="0" w:space="0" w:color="auto"/>
            <w:left w:val="none" w:sz="0" w:space="0" w:color="auto"/>
            <w:bottom w:val="none" w:sz="0" w:space="0" w:color="auto"/>
            <w:right w:val="none" w:sz="0" w:space="0" w:color="auto"/>
          </w:divBdr>
        </w:div>
        <w:div w:id="1267881074">
          <w:marLeft w:val="1800"/>
          <w:marRight w:val="0"/>
          <w:marTop w:val="82"/>
          <w:marBottom w:val="0"/>
          <w:divBdr>
            <w:top w:val="none" w:sz="0" w:space="0" w:color="auto"/>
            <w:left w:val="none" w:sz="0" w:space="0" w:color="auto"/>
            <w:bottom w:val="none" w:sz="0" w:space="0" w:color="auto"/>
            <w:right w:val="none" w:sz="0" w:space="0" w:color="auto"/>
          </w:divBdr>
        </w:div>
        <w:div w:id="1791045680">
          <w:marLeft w:val="1166"/>
          <w:marRight w:val="0"/>
          <w:marTop w:val="96"/>
          <w:marBottom w:val="0"/>
          <w:divBdr>
            <w:top w:val="none" w:sz="0" w:space="0" w:color="auto"/>
            <w:left w:val="none" w:sz="0" w:space="0" w:color="auto"/>
            <w:bottom w:val="none" w:sz="0" w:space="0" w:color="auto"/>
            <w:right w:val="none" w:sz="0" w:space="0" w:color="auto"/>
          </w:divBdr>
        </w:div>
      </w:divsChild>
    </w:div>
    <w:div w:id="1790857509">
      <w:bodyDiv w:val="1"/>
      <w:marLeft w:val="0"/>
      <w:marRight w:val="0"/>
      <w:marTop w:val="0"/>
      <w:marBottom w:val="0"/>
      <w:divBdr>
        <w:top w:val="none" w:sz="0" w:space="0" w:color="auto"/>
        <w:left w:val="none" w:sz="0" w:space="0" w:color="auto"/>
        <w:bottom w:val="none" w:sz="0" w:space="0" w:color="auto"/>
        <w:right w:val="none" w:sz="0" w:space="0" w:color="auto"/>
      </w:divBdr>
    </w:div>
    <w:div w:id="1791586418">
      <w:bodyDiv w:val="1"/>
      <w:marLeft w:val="0"/>
      <w:marRight w:val="0"/>
      <w:marTop w:val="0"/>
      <w:marBottom w:val="0"/>
      <w:divBdr>
        <w:top w:val="none" w:sz="0" w:space="0" w:color="auto"/>
        <w:left w:val="none" w:sz="0" w:space="0" w:color="auto"/>
        <w:bottom w:val="none" w:sz="0" w:space="0" w:color="auto"/>
        <w:right w:val="none" w:sz="0" w:space="0" w:color="auto"/>
      </w:divBdr>
      <w:divsChild>
        <w:div w:id="25907841">
          <w:marLeft w:val="2074"/>
          <w:marRight w:val="0"/>
          <w:marTop w:val="67"/>
          <w:marBottom w:val="0"/>
          <w:divBdr>
            <w:top w:val="none" w:sz="0" w:space="0" w:color="auto"/>
            <w:left w:val="none" w:sz="0" w:space="0" w:color="auto"/>
            <w:bottom w:val="none" w:sz="0" w:space="0" w:color="auto"/>
            <w:right w:val="none" w:sz="0" w:space="0" w:color="auto"/>
          </w:divBdr>
        </w:div>
        <w:div w:id="331299753">
          <w:marLeft w:val="720"/>
          <w:marRight w:val="0"/>
          <w:marTop w:val="86"/>
          <w:marBottom w:val="0"/>
          <w:divBdr>
            <w:top w:val="none" w:sz="0" w:space="0" w:color="auto"/>
            <w:left w:val="none" w:sz="0" w:space="0" w:color="auto"/>
            <w:bottom w:val="none" w:sz="0" w:space="0" w:color="auto"/>
            <w:right w:val="none" w:sz="0" w:space="0" w:color="auto"/>
          </w:divBdr>
        </w:div>
        <w:div w:id="641732955">
          <w:marLeft w:val="2074"/>
          <w:marRight w:val="0"/>
          <w:marTop w:val="53"/>
          <w:marBottom w:val="0"/>
          <w:divBdr>
            <w:top w:val="none" w:sz="0" w:space="0" w:color="auto"/>
            <w:left w:val="none" w:sz="0" w:space="0" w:color="auto"/>
            <w:bottom w:val="none" w:sz="0" w:space="0" w:color="auto"/>
            <w:right w:val="none" w:sz="0" w:space="0" w:color="auto"/>
          </w:divBdr>
        </w:div>
        <w:div w:id="706108151">
          <w:marLeft w:val="2074"/>
          <w:marRight w:val="0"/>
          <w:marTop w:val="53"/>
          <w:marBottom w:val="0"/>
          <w:divBdr>
            <w:top w:val="none" w:sz="0" w:space="0" w:color="auto"/>
            <w:left w:val="none" w:sz="0" w:space="0" w:color="auto"/>
            <w:bottom w:val="none" w:sz="0" w:space="0" w:color="auto"/>
            <w:right w:val="none" w:sz="0" w:space="0" w:color="auto"/>
          </w:divBdr>
        </w:div>
        <w:div w:id="763035724">
          <w:marLeft w:val="720"/>
          <w:marRight w:val="0"/>
          <w:marTop w:val="86"/>
          <w:marBottom w:val="0"/>
          <w:divBdr>
            <w:top w:val="none" w:sz="0" w:space="0" w:color="auto"/>
            <w:left w:val="none" w:sz="0" w:space="0" w:color="auto"/>
            <w:bottom w:val="none" w:sz="0" w:space="0" w:color="auto"/>
            <w:right w:val="none" w:sz="0" w:space="0" w:color="auto"/>
          </w:divBdr>
        </w:div>
        <w:div w:id="787313571">
          <w:marLeft w:val="1354"/>
          <w:marRight w:val="0"/>
          <w:marTop w:val="77"/>
          <w:marBottom w:val="0"/>
          <w:divBdr>
            <w:top w:val="none" w:sz="0" w:space="0" w:color="auto"/>
            <w:left w:val="none" w:sz="0" w:space="0" w:color="auto"/>
            <w:bottom w:val="none" w:sz="0" w:space="0" w:color="auto"/>
            <w:right w:val="none" w:sz="0" w:space="0" w:color="auto"/>
          </w:divBdr>
        </w:div>
        <w:div w:id="843663455">
          <w:marLeft w:val="1354"/>
          <w:marRight w:val="0"/>
          <w:marTop w:val="77"/>
          <w:marBottom w:val="0"/>
          <w:divBdr>
            <w:top w:val="none" w:sz="0" w:space="0" w:color="auto"/>
            <w:left w:val="none" w:sz="0" w:space="0" w:color="auto"/>
            <w:bottom w:val="none" w:sz="0" w:space="0" w:color="auto"/>
            <w:right w:val="none" w:sz="0" w:space="0" w:color="auto"/>
          </w:divBdr>
        </w:div>
        <w:div w:id="879980697">
          <w:marLeft w:val="720"/>
          <w:marRight w:val="0"/>
          <w:marTop w:val="86"/>
          <w:marBottom w:val="0"/>
          <w:divBdr>
            <w:top w:val="none" w:sz="0" w:space="0" w:color="auto"/>
            <w:left w:val="none" w:sz="0" w:space="0" w:color="auto"/>
            <w:bottom w:val="none" w:sz="0" w:space="0" w:color="auto"/>
            <w:right w:val="none" w:sz="0" w:space="0" w:color="auto"/>
          </w:divBdr>
        </w:div>
        <w:div w:id="1229652897">
          <w:marLeft w:val="1354"/>
          <w:marRight w:val="0"/>
          <w:marTop w:val="77"/>
          <w:marBottom w:val="0"/>
          <w:divBdr>
            <w:top w:val="none" w:sz="0" w:space="0" w:color="auto"/>
            <w:left w:val="none" w:sz="0" w:space="0" w:color="auto"/>
            <w:bottom w:val="none" w:sz="0" w:space="0" w:color="auto"/>
            <w:right w:val="none" w:sz="0" w:space="0" w:color="auto"/>
          </w:divBdr>
        </w:div>
        <w:div w:id="1625233376">
          <w:marLeft w:val="1166"/>
          <w:marRight w:val="0"/>
          <w:marTop w:val="77"/>
          <w:marBottom w:val="0"/>
          <w:divBdr>
            <w:top w:val="none" w:sz="0" w:space="0" w:color="auto"/>
            <w:left w:val="none" w:sz="0" w:space="0" w:color="auto"/>
            <w:bottom w:val="none" w:sz="0" w:space="0" w:color="auto"/>
            <w:right w:val="none" w:sz="0" w:space="0" w:color="auto"/>
          </w:divBdr>
        </w:div>
        <w:div w:id="1630551554">
          <w:marLeft w:val="2074"/>
          <w:marRight w:val="0"/>
          <w:marTop w:val="67"/>
          <w:marBottom w:val="0"/>
          <w:divBdr>
            <w:top w:val="none" w:sz="0" w:space="0" w:color="auto"/>
            <w:left w:val="none" w:sz="0" w:space="0" w:color="auto"/>
            <w:bottom w:val="none" w:sz="0" w:space="0" w:color="auto"/>
            <w:right w:val="none" w:sz="0" w:space="0" w:color="auto"/>
          </w:divBdr>
        </w:div>
        <w:div w:id="1768501845">
          <w:marLeft w:val="1354"/>
          <w:marRight w:val="0"/>
          <w:marTop w:val="77"/>
          <w:marBottom w:val="0"/>
          <w:divBdr>
            <w:top w:val="none" w:sz="0" w:space="0" w:color="auto"/>
            <w:left w:val="none" w:sz="0" w:space="0" w:color="auto"/>
            <w:bottom w:val="none" w:sz="0" w:space="0" w:color="auto"/>
            <w:right w:val="none" w:sz="0" w:space="0" w:color="auto"/>
          </w:divBdr>
        </w:div>
        <w:div w:id="1875076707">
          <w:marLeft w:val="547"/>
          <w:marRight w:val="0"/>
          <w:marTop w:val="86"/>
          <w:marBottom w:val="0"/>
          <w:divBdr>
            <w:top w:val="none" w:sz="0" w:space="0" w:color="auto"/>
            <w:left w:val="none" w:sz="0" w:space="0" w:color="auto"/>
            <w:bottom w:val="none" w:sz="0" w:space="0" w:color="auto"/>
            <w:right w:val="none" w:sz="0" w:space="0" w:color="auto"/>
          </w:divBdr>
        </w:div>
        <w:div w:id="1924219287">
          <w:marLeft w:val="1354"/>
          <w:marRight w:val="0"/>
          <w:marTop w:val="77"/>
          <w:marBottom w:val="0"/>
          <w:divBdr>
            <w:top w:val="none" w:sz="0" w:space="0" w:color="auto"/>
            <w:left w:val="none" w:sz="0" w:space="0" w:color="auto"/>
            <w:bottom w:val="none" w:sz="0" w:space="0" w:color="auto"/>
            <w:right w:val="none" w:sz="0" w:space="0" w:color="auto"/>
          </w:divBdr>
        </w:div>
        <w:div w:id="1974946014">
          <w:marLeft w:val="720"/>
          <w:marRight w:val="0"/>
          <w:marTop w:val="86"/>
          <w:marBottom w:val="0"/>
          <w:divBdr>
            <w:top w:val="none" w:sz="0" w:space="0" w:color="auto"/>
            <w:left w:val="none" w:sz="0" w:space="0" w:color="auto"/>
            <w:bottom w:val="none" w:sz="0" w:space="0" w:color="auto"/>
            <w:right w:val="none" w:sz="0" w:space="0" w:color="auto"/>
          </w:divBdr>
        </w:div>
        <w:div w:id="2136747605">
          <w:marLeft w:val="2074"/>
          <w:marRight w:val="0"/>
          <w:marTop w:val="53"/>
          <w:marBottom w:val="0"/>
          <w:divBdr>
            <w:top w:val="none" w:sz="0" w:space="0" w:color="auto"/>
            <w:left w:val="none" w:sz="0" w:space="0" w:color="auto"/>
            <w:bottom w:val="none" w:sz="0" w:space="0" w:color="auto"/>
            <w:right w:val="none" w:sz="0" w:space="0" w:color="auto"/>
          </w:divBdr>
        </w:div>
      </w:divsChild>
    </w:div>
    <w:div w:id="1791702283">
      <w:bodyDiv w:val="1"/>
      <w:marLeft w:val="0"/>
      <w:marRight w:val="0"/>
      <w:marTop w:val="0"/>
      <w:marBottom w:val="0"/>
      <w:divBdr>
        <w:top w:val="none" w:sz="0" w:space="0" w:color="auto"/>
        <w:left w:val="none" w:sz="0" w:space="0" w:color="auto"/>
        <w:bottom w:val="none" w:sz="0" w:space="0" w:color="auto"/>
        <w:right w:val="none" w:sz="0" w:space="0" w:color="auto"/>
      </w:divBdr>
    </w:div>
    <w:div w:id="1792240952">
      <w:bodyDiv w:val="1"/>
      <w:marLeft w:val="0"/>
      <w:marRight w:val="0"/>
      <w:marTop w:val="0"/>
      <w:marBottom w:val="0"/>
      <w:divBdr>
        <w:top w:val="none" w:sz="0" w:space="0" w:color="auto"/>
        <w:left w:val="none" w:sz="0" w:space="0" w:color="auto"/>
        <w:bottom w:val="none" w:sz="0" w:space="0" w:color="auto"/>
        <w:right w:val="none" w:sz="0" w:space="0" w:color="auto"/>
      </w:divBdr>
      <w:divsChild>
        <w:div w:id="1149782630">
          <w:marLeft w:val="1166"/>
          <w:marRight w:val="0"/>
          <w:marTop w:val="115"/>
          <w:marBottom w:val="0"/>
          <w:divBdr>
            <w:top w:val="none" w:sz="0" w:space="0" w:color="auto"/>
            <w:left w:val="none" w:sz="0" w:space="0" w:color="auto"/>
            <w:bottom w:val="none" w:sz="0" w:space="0" w:color="auto"/>
            <w:right w:val="none" w:sz="0" w:space="0" w:color="auto"/>
          </w:divBdr>
        </w:div>
        <w:div w:id="1400981208">
          <w:marLeft w:val="1166"/>
          <w:marRight w:val="0"/>
          <w:marTop w:val="115"/>
          <w:marBottom w:val="0"/>
          <w:divBdr>
            <w:top w:val="none" w:sz="0" w:space="0" w:color="auto"/>
            <w:left w:val="none" w:sz="0" w:space="0" w:color="auto"/>
            <w:bottom w:val="none" w:sz="0" w:space="0" w:color="auto"/>
            <w:right w:val="none" w:sz="0" w:space="0" w:color="auto"/>
          </w:divBdr>
        </w:div>
        <w:div w:id="2026133446">
          <w:marLeft w:val="547"/>
          <w:marRight w:val="0"/>
          <w:marTop w:val="134"/>
          <w:marBottom w:val="0"/>
          <w:divBdr>
            <w:top w:val="none" w:sz="0" w:space="0" w:color="auto"/>
            <w:left w:val="none" w:sz="0" w:space="0" w:color="auto"/>
            <w:bottom w:val="none" w:sz="0" w:space="0" w:color="auto"/>
            <w:right w:val="none" w:sz="0" w:space="0" w:color="auto"/>
          </w:divBdr>
        </w:div>
        <w:div w:id="2102682634">
          <w:marLeft w:val="1166"/>
          <w:marRight w:val="0"/>
          <w:marTop w:val="115"/>
          <w:marBottom w:val="0"/>
          <w:divBdr>
            <w:top w:val="none" w:sz="0" w:space="0" w:color="auto"/>
            <w:left w:val="none" w:sz="0" w:space="0" w:color="auto"/>
            <w:bottom w:val="none" w:sz="0" w:space="0" w:color="auto"/>
            <w:right w:val="none" w:sz="0" w:space="0" w:color="auto"/>
          </w:divBdr>
        </w:div>
      </w:divsChild>
    </w:div>
    <w:div w:id="1792482088">
      <w:bodyDiv w:val="1"/>
      <w:marLeft w:val="0"/>
      <w:marRight w:val="0"/>
      <w:marTop w:val="0"/>
      <w:marBottom w:val="0"/>
      <w:divBdr>
        <w:top w:val="none" w:sz="0" w:space="0" w:color="auto"/>
        <w:left w:val="none" w:sz="0" w:space="0" w:color="auto"/>
        <w:bottom w:val="none" w:sz="0" w:space="0" w:color="auto"/>
        <w:right w:val="none" w:sz="0" w:space="0" w:color="auto"/>
      </w:divBdr>
      <w:divsChild>
        <w:div w:id="283779367">
          <w:marLeft w:val="1800"/>
          <w:marRight w:val="0"/>
          <w:marTop w:val="77"/>
          <w:marBottom w:val="0"/>
          <w:divBdr>
            <w:top w:val="none" w:sz="0" w:space="0" w:color="auto"/>
            <w:left w:val="none" w:sz="0" w:space="0" w:color="auto"/>
            <w:bottom w:val="none" w:sz="0" w:space="0" w:color="auto"/>
            <w:right w:val="none" w:sz="0" w:space="0" w:color="auto"/>
          </w:divBdr>
        </w:div>
        <w:div w:id="370493649">
          <w:marLeft w:val="2520"/>
          <w:marRight w:val="0"/>
          <w:marTop w:val="58"/>
          <w:marBottom w:val="0"/>
          <w:divBdr>
            <w:top w:val="none" w:sz="0" w:space="0" w:color="auto"/>
            <w:left w:val="none" w:sz="0" w:space="0" w:color="auto"/>
            <w:bottom w:val="none" w:sz="0" w:space="0" w:color="auto"/>
            <w:right w:val="none" w:sz="0" w:space="0" w:color="auto"/>
          </w:divBdr>
        </w:div>
        <w:div w:id="540166670">
          <w:marLeft w:val="1166"/>
          <w:marRight w:val="0"/>
          <w:marTop w:val="96"/>
          <w:marBottom w:val="0"/>
          <w:divBdr>
            <w:top w:val="none" w:sz="0" w:space="0" w:color="auto"/>
            <w:left w:val="none" w:sz="0" w:space="0" w:color="auto"/>
            <w:bottom w:val="none" w:sz="0" w:space="0" w:color="auto"/>
            <w:right w:val="none" w:sz="0" w:space="0" w:color="auto"/>
          </w:divBdr>
        </w:div>
        <w:div w:id="541408446">
          <w:marLeft w:val="1166"/>
          <w:marRight w:val="0"/>
          <w:marTop w:val="96"/>
          <w:marBottom w:val="0"/>
          <w:divBdr>
            <w:top w:val="none" w:sz="0" w:space="0" w:color="auto"/>
            <w:left w:val="none" w:sz="0" w:space="0" w:color="auto"/>
            <w:bottom w:val="none" w:sz="0" w:space="0" w:color="auto"/>
            <w:right w:val="none" w:sz="0" w:space="0" w:color="auto"/>
          </w:divBdr>
        </w:div>
        <w:div w:id="583807809">
          <w:marLeft w:val="1166"/>
          <w:marRight w:val="0"/>
          <w:marTop w:val="96"/>
          <w:marBottom w:val="0"/>
          <w:divBdr>
            <w:top w:val="none" w:sz="0" w:space="0" w:color="auto"/>
            <w:left w:val="none" w:sz="0" w:space="0" w:color="auto"/>
            <w:bottom w:val="none" w:sz="0" w:space="0" w:color="auto"/>
            <w:right w:val="none" w:sz="0" w:space="0" w:color="auto"/>
          </w:divBdr>
        </w:div>
        <w:div w:id="682706528">
          <w:marLeft w:val="2520"/>
          <w:marRight w:val="0"/>
          <w:marTop w:val="58"/>
          <w:marBottom w:val="0"/>
          <w:divBdr>
            <w:top w:val="none" w:sz="0" w:space="0" w:color="auto"/>
            <w:left w:val="none" w:sz="0" w:space="0" w:color="auto"/>
            <w:bottom w:val="none" w:sz="0" w:space="0" w:color="auto"/>
            <w:right w:val="none" w:sz="0" w:space="0" w:color="auto"/>
          </w:divBdr>
        </w:div>
        <w:div w:id="771128907">
          <w:marLeft w:val="1800"/>
          <w:marRight w:val="0"/>
          <w:marTop w:val="77"/>
          <w:marBottom w:val="0"/>
          <w:divBdr>
            <w:top w:val="none" w:sz="0" w:space="0" w:color="auto"/>
            <w:left w:val="none" w:sz="0" w:space="0" w:color="auto"/>
            <w:bottom w:val="none" w:sz="0" w:space="0" w:color="auto"/>
            <w:right w:val="none" w:sz="0" w:space="0" w:color="auto"/>
          </w:divBdr>
        </w:div>
        <w:div w:id="802767651">
          <w:marLeft w:val="547"/>
          <w:marRight w:val="0"/>
          <w:marTop w:val="115"/>
          <w:marBottom w:val="0"/>
          <w:divBdr>
            <w:top w:val="none" w:sz="0" w:space="0" w:color="auto"/>
            <w:left w:val="none" w:sz="0" w:space="0" w:color="auto"/>
            <w:bottom w:val="none" w:sz="0" w:space="0" w:color="auto"/>
            <w:right w:val="none" w:sz="0" w:space="0" w:color="auto"/>
          </w:divBdr>
        </w:div>
        <w:div w:id="1126465068">
          <w:marLeft w:val="547"/>
          <w:marRight w:val="0"/>
          <w:marTop w:val="115"/>
          <w:marBottom w:val="0"/>
          <w:divBdr>
            <w:top w:val="none" w:sz="0" w:space="0" w:color="auto"/>
            <w:left w:val="none" w:sz="0" w:space="0" w:color="auto"/>
            <w:bottom w:val="none" w:sz="0" w:space="0" w:color="auto"/>
            <w:right w:val="none" w:sz="0" w:space="0" w:color="auto"/>
          </w:divBdr>
        </w:div>
        <w:div w:id="1582717295">
          <w:marLeft w:val="2520"/>
          <w:marRight w:val="0"/>
          <w:marTop w:val="58"/>
          <w:marBottom w:val="0"/>
          <w:divBdr>
            <w:top w:val="none" w:sz="0" w:space="0" w:color="auto"/>
            <w:left w:val="none" w:sz="0" w:space="0" w:color="auto"/>
            <w:bottom w:val="none" w:sz="0" w:space="0" w:color="auto"/>
            <w:right w:val="none" w:sz="0" w:space="0" w:color="auto"/>
          </w:divBdr>
        </w:div>
        <w:div w:id="2009281944">
          <w:marLeft w:val="1800"/>
          <w:marRight w:val="0"/>
          <w:marTop w:val="77"/>
          <w:marBottom w:val="0"/>
          <w:divBdr>
            <w:top w:val="none" w:sz="0" w:space="0" w:color="auto"/>
            <w:left w:val="none" w:sz="0" w:space="0" w:color="auto"/>
            <w:bottom w:val="none" w:sz="0" w:space="0" w:color="auto"/>
            <w:right w:val="none" w:sz="0" w:space="0" w:color="auto"/>
          </w:divBdr>
        </w:div>
      </w:divsChild>
    </w:div>
    <w:div w:id="1793549972">
      <w:bodyDiv w:val="1"/>
      <w:marLeft w:val="0"/>
      <w:marRight w:val="0"/>
      <w:marTop w:val="0"/>
      <w:marBottom w:val="0"/>
      <w:divBdr>
        <w:top w:val="none" w:sz="0" w:space="0" w:color="auto"/>
        <w:left w:val="none" w:sz="0" w:space="0" w:color="auto"/>
        <w:bottom w:val="none" w:sz="0" w:space="0" w:color="auto"/>
        <w:right w:val="none" w:sz="0" w:space="0" w:color="auto"/>
      </w:divBdr>
    </w:div>
    <w:div w:id="1794857867">
      <w:bodyDiv w:val="1"/>
      <w:marLeft w:val="0"/>
      <w:marRight w:val="0"/>
      <w:marTop w:val="0"/>
      <w:marBottom w:val="0"/>
      <w:divBdr>
        <w:top w:val="none" w:sz="0" w:space="0" w:color="auto"/>
        <w:left w:val="none" w:sz="0" w:space="0" w:color="auto"/>
        <w:bottom w:val="none" w:sz="0" w:space="0" w:color="auto"/>
        <w:right w:val="none" w:sz="0" w:space="0" w:color="auto"/>
      </w:divBdr>
    </w:div>
    <w:div w:id="1794984738">
      <w:bodyDiv w:val="1"/>
      <w:marLeft w:val="0"/>
      <w:marRight w:val="0"/>
      <w:marTop w:val="0"/>
      <w:marBottom w:val="0"/>
      <w:divBdr>
        <w:top w:val="none" w:sz="0" w:space="0" w:color="auto"/>
        <w:left w:val="none" w:sz="0" w:space="0" w:color="auto"/>
        <w:bottom w:val="none" w:sz="0" w:space="0" w:color="auto"/>
        <w:right w:val="none" w:sz="0" w:space="0" w:color="auto"/>
      </w:divBdr>
    </w:div>
    <w:div w:id="1795052512">
      <w:bodyDiv w:val="1"/>
      <w:marLeft w:val="0"/>
      <w:marRight w:val="0"/>
      <w:marTop w:val="0"/>
      <w:marBottom w:val="0"/>
      <w:divBdr>
        <w:top w:val="none" w:sz="0" w:space="0" w:color="auto"/>
        <w:left w:val="none" w:sz="0" w:space="0" w:color="auto"/>
        <w:bottom w:val="none" w:sz="0" w:space="0" w:color="auto"/>
        <w:right w:val="none" w:sz="0" w:space="0" w:color="auto"/>
      </w:divBdr>
    </w:div>
    <w:div w:id="1795059900">
      <w:bodyDiv w:val="1"/>
      <w:marLeft w:val="0"/>
      <w:marRight w:val="0"/>
      <w:marTop w:val="0"/>
      <w:marBottom w:val="0"/>
      <w:divBdr>
        <w:top w:val="none" w:sz="0" w:space="0" w:color="auto"/>
        <w:left w:val="none" w:sz="0" w:space="0" w:color="auto"/>
        <w:bottom w:val="none" w:sz="0" w:space="0" w:color="auto"/>
        <w:right w:val="none" w:sz="0" w:space="0" w:color="auto"/>
      </w:divBdr>
      <w:divsChild>
        <w:div w:id="109782493">
          <w:marLeft w:val="1440"/>
          <w:marRight w:val="0"/>
          <w:marTop w:val="96"/>
          <w:marBottom w:val="0"/>
          <w:divBdr>
            <w:top w:val="none" w:sz="0" w:space="0" w:color="auto"/>
            <w:left w:val="none" w:sz="0" w:space="0" w:color="auto"/>
            <w:bottom w:val="none" w:sz="0" w:space="0" w:color="auto"/>
            <w:right w:val="none" w:sz="0" w:space="0" w:color="auto"/>
          </w:divBdr>
        </w:div>
        <w:div w:id="1075670303">
          <w:marLeft w:val="2160"/>
          <w:marRight w:val="0"/>
          <w:marTop w:val="96"/>
          <w:marBottom w:val="0"/>
          <w:divBdr>
            <w:top w:val="none" w:sz="0" w:space="0" w:color="auto"/>
            <w:left w:val="none" w:sz="0" w:space="0" w:color="auto"/>
            <w:bottom w:val="none" w:sz="0" w:space="0" w:color="auto"/>
            <w:right w:val="none" w:sz="0" w:space="0" w:color="auto"/>
          </w:divBdr>
        </w:div>
        <w:div w:id="1133790997">
          <w:marLeft w:val="2880"/>
          <w:marRight w:val="0"/>
          <w:marTop w:val="96"/>
          <w:marBottom w:val="0"/>
          <w:divBdr>
            <w:top w:val="none" w:sz="0" w:space="0" w:color="auto"/>
            <w:left w:val="none" w:sz="0" w:space="0" w:color="auto"/>
            <w:bottom w:val="none" w:sz="0" w:space="0" w:color="auto"/>
            <w:right w:val="none" w:sz="0" w:space="0" w:color="auto"/>
          </w:divBdr>
        </w:div>
        <w:div w:id="1394892045">
          <w:marLeft w:val="2160"/>
          <w:marRight w:val="0"/>
          <w:marTop w:val="96"/>
          <w:marBottom w:val="0"/>
          <w:divBdr>
            <w:top w:val="none" w:sz="0" w:space="0" w:color="auto"/>
            <w:left w:val="none" w:sz="0" w:space="0" w:color="auto"/>
            <w:bottom w:val="none" w:sz="0" w:space="0" w:color="auto"/>
            <w:right w:val="none" w:sz="0" w:space="0" w:color="auto"/>
          </w:divBdr>
        </w:div>
        <w:div w:id="1733843992">
          <w:marLeft w:val="2160"/>
          <w:marRight w:val="0"/>
          <w:marTop w:val="96"/>
          <w:marBottom w:val="0"/>
          <w:divBdr>
            <w:top w:val="none" w:sz="0" w:space="0" w:color="auto"/>
            <w:left w:val="none" w:sz="0" w:space="0" w:color="auto"/>
            <w:bottom w:val="none" w:sz="0" w:space="0" w:color="auto"/>
            <w:right w:val="none" w:sz="0" w:space="0" w:color="auto"/>
          </w:divBdr>
        </w:div>
        <w:div w:id="1775858074">
          <w:marLeft w:val="1440"/>
          <w:marRight w:val="0"/>
          <w:marTop w:val="96"/>
          <w:marBottom w:val="0"/>
          <w:divBdr>
            <w:top w:val="none" w:sz="0" w:space="0" w:color="auto"/>
            <w:left w:val="none" w:sz="0" w:space="0" w:color="auto"/>
            <w:bottom w:val="none" w:sz="0" w:space="0" w:color="auto"/>
            <w:right w:val="none" w:sz="0" w:space="0" w:color="auto"/>
          </w:divBdr>
        </w:div>
        <w:div w:id="2135976554">
          <w:marLeft w:val="720"/>
          <w:marRight w:val="0"/>
          <w:marTop w:val="96"/>
          <w:marBottom w:val="0"/>
          <w:divBdr>
            <w:top w:val="none" w:sz="0" w:space="0" w:color="auto"/>
            <w:left w:val="none" w:sz="0" w:space="0" w:color="auto"/>
            <w:bottom w:val="none" w:sz="0" w:space="0" w:color="auto"/>
            <w:right w:val="none" w:sz="0" w:space="0" w:color="auto"/>
          </w:divBdr>
        </w:div>
      </w:divsChild>
    </w:div>
    <w:div w:id="1795171751">
      <w:bodyDiv w:val="1"/>
      <w:marLeft w:val="0"/>
      <w:marRight w:val="0"/>
      <w:marTop w:val="0"/>
      <w:marBottom w:val="0"/>
      <w:divBdr>
        <w:top w:val="none" w:sz="0" w:space="0" w:color="auto"/>
        <w:left w:val="none" w:sz="0" w:space="0" w:color="auto"/>
        <w:bottom w:val="none" w:sz="0" w:space="0" w:color="auto"/>
        <w:right w:val="none" w:sz="0" w:space="0" w:color="auto"/>
      </w:divBdr>
    </w:div>
    <w:div w:id="1795248988">
      <w:bodyDiv w:val="1"/>
      <w:marLeft w:val="0"/>
      <w:marRight w:val="0"/>
      <w:marTop w:val="0"/>
      <w:marBottom w:val="0"/>
      <w:divBdr>
        <w:top w:val="none" w:sz="0" w:space="0" w:color="auto"/>
        <w:left w:val="none" w:sz="0" w:space="0" w:color="auto"/>
        <w:bottom w:val="none" w:sz="0" w:space="0" w:color="auto"/>
        <w:right w:val="none" w:sz="0" w:space="0" w:color="auto"/>
      </w:divBdr>
    </w:div>
    <w:div w:id="1795439739">
      <w:bodyDiv w:val="1"/>
      <w:marLeft w:val="0"/>
      <w:marRight w:val="0"/>
      <w:marTop w:val="0"/>
      <w:marBottom w:val="0"/>
      <w:divBdr>
        <w:top w:val="none" w:sz="0" w:space="0" w:color="auto"/>
        <w:left w:val="none" w:sz="0" w:space="0" w:color="auto"/>
        <w:bottom w:val="none" w:sz="0" w:space="0" w:color="auto"/>
        <w:right w:val="none" w:sz="0" w:space="0" w:color="auto"/>
      </w:divBdr>
    </w:div>
    <w:div w:id="1796293534">
      <w:bodyDiv w:val="1"/>
      <w:marLeft w:val="0"/>
      <w:marRight w:val="0"/>
      <w:marTop w:val="0"/>
      <w:marBottom w:val="0"/>
      <w:divBdr>
        <w:top w:val="none" w:sz="0" w:space="0" w:color="auto"/>
        <w:left w:val="none" w:sz="0" w:space="0" w:color="auto"/>
        <w:bottom w:val="none" w:sz="0" w:space="0" w:color="auto"/>
        <w:right w:val="none" w:sz="0" w:space="0" w:color="auto"/>
      </w:divBdr>
    </w:div>
    <w:div w:id="1797215923">
      <w:bodyDiv w:val="1"/>
      <w:marLeft w:val="0"/>
      <w:marRight w:val="0"/>
      <w:marTop w:val="0"/>
      <w:marBottom w:val="0"/>
      <w:divBdr>
        <w:top w:val="none" w:sz="0" w:space="0" w:color="auto"/>
        <w:left w:val="none" w:sz="0" w:space="0" w:color="auto"/>
        <w:bottom w:val="none" w:sz="0" w:space="0" w:color="auto"/>
        <w:right w:val="none" w:sz="0" w:space="0" w:color="auto"/>
      </w:divBdr>
    </w:div>
    <w:div w:id="1797724000">
      <w:bodyDiv w:val="1"/>
      <w:marLeft w:val="0"/>
      <w:marRight w:val="0"/>
      <w:marTop w:val="0"/>
      <w:marBottom w:val="0"/>
      <w:divBdr>
        <w:top w:val="none" w:sz="0" w:space="0" w:color="auto"/>
        <w:left w:val="none" w:sz="0" w:space="0" w:color="auto"/>
        <w:bottom w:val="none" w:sz="0" w:space="0" w:color="auto"/>
        <w:right w:val="none" w:sz="0" w:space="0" w:color="auto"/>
      </w:divBdr>
    </w:div>
    <w:div w:id="1798376578">
      <w:bodyDiv w:val="1"/>
      <w:marLeft w:val="0"/>
      <w:marRight w:val="0"/>
      <w:marTop w:val="0"/>
      <w:marBottom w:val="0"/>
      <w:divBdr>
        <w:top w:val="none" w:sz="0" w:space="0" w:color="auto"/>
        <w:left w:val="none" w:sz="0" w:space="0" w:color="auto"/>
        <w:bottom w:val="none" w:sz="0" w:space="0" w:color="auto"/>
        <w:right w:val="none" w:sz="0" w:space="0" w:color="auto"/>
      </w:divBdr>
    </w:div>
    <w:div w:id="1798797125">
      <w:bodyDiv w:val="1"/>
      <w:marLeft w:val="0"/>
      <w:marRight w:val="0"/>
      <w:marTop w:val="0"/>
      <w:marBottom w:val="0"/>
      <w:divBdr>
        <w:top w:val="none" w:sz="0" w:space="0" w:color="auto"/>
        <w:left w:val="none" w:sz="0" w:space="0" w:color="auto"/>
        <w:bottom w:val="none" w:sz="0" w:space="0" w:color="auto"/>
        <w:right w:val="none" w:sz="0" w:space="0" w:color="auto"/>
      </w:divBdr>
      <w:divsChild>
        <w:div w:id="156578887">
          <w:marLeft w:val="360"/>
          <w:marRight w:val="0"/>
          <w:marTop w:val="200"/>
          <w:marBottom w:val="0"/>
          <w:divBdr>
            <w:top w:val="none" w:sz="0" w:space="0" w:color="auto"/>
            <w:left w:val="none" w:sz="0" w:space="0" w:color="auto"/>
            <w:bottom w:val="none" w:sz="0" w:space="0" w:color="auto"/>
            <w:right w:val="none" w:sz="0" w:space="0" w:color="auto"/>
          </w:divBdr>
        </w:div>
        <w:div w:id="356780446">
          <w:marLeft w:val="1080"/>
          <w:marRight w:val="0"/>
          <w:marTop w:val="100"/>
          <w:marBottom w:val="0"/>
          <w:divBdr>
            <w:top w:val="none" w:sz="0" w:space="0" w:color="auto"/>
            <w:left w:val="none" w:sz="0" w:space="0" w:color="auto"/>
            <w:bottom w:val="none" w:sz="0" w:space="0" w:color="auto"/>
            <w:right w:val="none" w:sz="0" w:space="0" w:color="auto"/>
          </w:divBdr>
        </w:div>
      </w:divsChild>
    </w:div>
    <w:div w:id="1799030427">
      <w:bodyDiv w:val="1"/>
      <w:marLeft w:val="0"/>
      <w:marRight w:val="0"/>
      <w:marTop w:val="0"/>
      <w:marBottom w:val="0"/>
      <w:divBdr>
        <w:top w:val="none" w:sz="0" w:space="0" w:color="auto"/>
        <w:left w:val="none" w:sz="0" w:space="0" w:color="auto"/>
        <w:bottom w:val="none" w:sz="0" w:space="0" w:color="auto"/>
        <w:right w:val="none" w:sz="0" w:space="0" w:color="auto"/>
      </w:divBdr>
    </w:div>
    <w:div w:id="1799252545">
      <w:bodyDiv w:val="1"/>
      <w:marLeft w:val="0"/>
      <w:marRight w:val="0"/>
      <w:marTop w:val="0"/>
      <w:marBottom w:val="0"/>
      <w:divBdr>
        <w:top w:val="none" w:sz="0" w:space="0" w:color="auto"/>
        <w:left w:val="none" w:sz="0" w:space="0" w:color="auto"/>
        <w:bottom w:val="none" w:sz="0" w:space="0" w:color="auto"/>
        <w:right w:val="none" w:sz="0" w:space="0" w:color="auto"/>
      </w:divBdr>
    </w:div>
    <w:div w:id="1799684131">
      <w:bodyDiv w:val="1"/>
      <w:marLeft w:val="0"/>
      <w:marRight w:val="0"/>
      <w:marTop w:val="0"/>
      <w:marBottom w:val="0"/>
      <w:divBdr>
        <w:top w:val="none" w:sz="0" w:space="0" w:color="auto"/>
        <w:left w:val="none" w:sz="0" w:space="0" w:color="auto"/>
        <w:bottom w:val="none" w:sz="0" w:space="0" w:color="auto"/>
        <w:right w:val="none" w:sz="0" w:space="0" w:color="auto"/>
      </w:divBdr>
      <w:divsChild>
        <w:div w:id="158884185">
          <w:marLeft w:val="1166"/>
          <w:marRight w:val="0"/>
          <w:marTop w:val="115"/>
          <w:marBottom w:val="0"/>
          <w:divBdr>
            <w:top w:val="none" w:sz="0" w:space="0" w:color="auto"/>
            <w:left w:val="none" w:sz="0" w:space="0" w:color="auto"/>
            <w:bottom w:val="none" w:sz="0" w:space="0" w:color="auto"/>
            <w:right w:val="none" w:sz="0" w:space="0" w:color="auto"/>
          </w:divBdr>
        </w:div>
        <w:div w:id="358286883">
          <w:marLeft w:val="547"/>
          <w:marRight w:val="0"/>
          <w:marTop w:val="115"/>
          <w:marBottom w:val="0"/>
          <w:divBdr>
            <w:top w:val="none" w:sz="0" w:space="0" w:color="auto"/>
            <w:left w:val="none" w:sz="0" w:space="0" w:color="auto"/>
            <w:bottom w:val="none" w:sz="0" w:space="0" w:color="auto"/>
            <w:right w:val="none" w:sz="0" w:space="0" w:color="auto"/>
          </w:divBdr>
        </w:div>
        <w:div w:id="399794629">
          <w:marLeft w:val="1800"/>
          <w:marRight w:val="0"/>
          <w:marTop w:val="96"/>
          <w:marBottom w:val="0"/>
          <w:divBdr>
            <w:top w:val="none" w:sz="0" w:space="0" w:color="auto"/>
            <w:left w:val="none" w:sz="0" w:space="0" w:color="auto"/>
            <w:bottom w:val="none" w:sz="0" w:space="0" w:color="auto"/>
            <w:right w:val="none" w:sz="0" w:space="0" w:color="auto"/>
          </w:divBdr>
        </w:div>
        <w:div w:id="1007485429">
          <w:marLeft w:val="547"/>
          <w:marRight w:val="0"/>
          <w:marTop w:val="115"/>
          <w:marBottom w:val="0"/>
          <w:divBdr>
            <w:top w:val="none" w:sz="0" w:space="0" w:color="auto"/>
            <w:left w:val="none" w:sz="0" w:space="0" w:color="auto"/>
            <w:bottom w:val="none" w:sz="0" w:space="0" w:color="auto"/>
            <w:right w:val="none" w:sz="0" w:space="0" w:color="auto"/>
          </w:divBdr>
        </w:div>
        <w:div w:id="1434010994">
          <w:marLeft w:val="1166"/>
          <w:marRight w:val="0"/>
          <w:marTop w:val="115"/>
          <w:marBottom w:val="0"/>
          <w:divBdr>
            <w:top w:val="none" w:sz="0" w:space="0" w:color="auto"/>
            <w:left w:val="none" w:sz="0" w:space="0" w:color="auto"/>
            <w:bottom w:val="none" w:sz="0" w:space="0" w:color="auto"/>
            <w:right w:val="none" w:sz="0" w:space="0" w:color="auto"/>
          </w:divBdr>
        </w:div>
      </w:divsChild>
    </w:div>
    <w:div w:id="1799907150">
      <w:bodyDiv w:val="1"/>
      <w:marLeft w:val="0"/>
      <w:marRight w:val="0"/>
      <w:marTop w:val="0"/>
      <w:marBottom w:val="0"/>
      <w:divBdr>
        <w:top w:val="none" w:sz="0" w:space="0" w:color="auto"/>
        <w:left w:val="none" w:sz="0" w:space="0" w:color="auto"/>
        <w:bottom w:val="none" w:sz="0" w:space="0" w:color="auto"/>
        <w:right w:val="none" w:sz="0" w:space="0" w:color="auto"/>
      </w:divBdr>
      <w:divsChild>
        <w:div w:id="1840730588">
          <w:marLeft w:val="547"/>
          <w:marRight w:val="0"/>
          <w:marTop w:val="154"/>
          <w:marBottom w:val="0"/>
          <w:divBdr>
            <w:top w:val="none" w:sz="0" w:space="0" w:color="auto"/>
            <w:left w:val="none" w:sz="0" w:space="0" w:color="auto"/>
            <w:bottom w:val="none" w:sz="0" w:space="0" w:color="auto"/>
            <w:right w:val="none" w:sz="0" w:space="0" w:color="auto"/>
          </w:divBdr>
        </w:div>
        <w:div w:id="2047488680">
          <w:marLeft w:val="1166"/>
          <w:marRight w:val="0"/>
          <w:marTop w:val="134"/>
          <w:marBottom w:val="0"/>
          <w:divBdr>
            <w:top w:val="none" w:sz="0" w:space="0" w:color="auto"/>
            <w:left w:val="none" w:sz="0" w:space="0" w:color="auto"/>
            <w:bottom w:val="none" w:sz="0" w:space="0" w:color="auto"/>
            <w:right w:val="none" w:sz="0" w:space="0" w:color="auto"/>
          </w:divBdr>
        </w:div>
      </w:divsChild>
    </w:div>
    <w:div w:id="1800873470">
      <w:bodyDiv w:val="1"/>
      <w:marLeft w:val="0"/>
      <w:marRight w:val="0"/>
      <w:marTop w:val="0"/>
      <w:marBottom w:val="0"/>
      <w:divBdr>
        <w:top w:val="none" w:sz="0" w:space="0" w:color="auto"/>
        <w:left w:val="none" w:sz="0" w:space="0" w:color="auto"/>
        <w:bottom w:val="none" w:sz="0" w:space="0" w:color="auto"/>
        <w:right w:val="none" w:sz="0" w:space="0" w:color="auto"/>
      </w:divBdr>
    </w:div>
    <w:div w:id="1802191817">
      <w:bodyDiv w:val="1"/>
      <w:marLeft w:val="0"/>
      <w:marRight w:val="0"/>
      <w:marTop w:val="0"/>
      <w:marBottom w:val="0"/>
      <w:divBdr>
        <w:top w:val="none" w:sz="0" w:space="0" w:color="auto"/>
        <w:left w:val="none" w:sz="0" w:space="0" w:color="auto"/>
        <w:bottom w:val="none" w:sz="0" w:space="0" w:color="auto"/>
        <w:right w:val="none" w:sz="0" w:space="0" w:color="auto"/>
      </w:divBdr>
      <w:divsChild>
        <w:div w:id="655957961">
          <w:marLeft w:val="0"/>
          <w:marRight w:val="0"/>
          <w:marTop w:val="0"/>
          <w:marBottom w:val="0"/>
          <w:divBdr>
            <w:top w:val="none" w:sz="0" w:space="0" w:color="auto"/>
            <w:left w:val="none" w:sz="0" w:space="0" w:color="auto"/>
            <w:bottom w:val="none" w:sz="0" w:space="0" w:color="auto"/>
            <w:right w:val="none" w:sz="0" w:space="0" w:color="auto"/>
          </w:divBdr>
          <w:divsChild>
            <w:div w:id="1055085648">
              <w:marLeft w:val="0"/>
              <w:marRight w:val="0"/>
              <w:marTop w:val="0"/>
              <w:marBottom w:val="0"/>
              <w:divBdr>
                <w:top w:val="none" w:sz="0" w:space="0" w:color="auto"/>
                <w:left w:val="none" w:sz="0" w:space="0" w:color="auto"/>
                <w:bottom w:val="none" w:sz="0" w:space="0" w:color="auto"/>
                <w:right w:val="none" w:sz="0" w:space="0" w:color="auto"/>
              </w:divBdr>
            </w:div>
            <w:div w:id="147957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036288">
      <w:bodyDiv w:val="1"/>
      <w:marLeft w:val="0"/>
      <w:marRight w:val="0"/>
      <w:marTop w:val="0"/>
      <w:marBottom w:val="0"/>
      <w:divBdr>
        <w:top w:val="none" w:sz="0" w:space="0" w:color="auto"/>
        <w:left w:val="none" w:sz="0" w:space="0" w:color="auto"/>
        <w:bottom w:val="none" w:sz="0" w:space="0" w:color="auto"/>
        <w:right w:val="none" w:sz="0" w:space="0" w:color="auto"/>
      </w:divBdr>
    </w:div>
    <w:div w:id="1804611338">
      <w:bodyDiv w:val="1"/>
      <w:marLeft w:val="0"/>
      <w:marRight w:val="0"/>
      <w:marTop w:val="0"/>
      <w:marBottom w:val="0"/>
      <w:divBdr>
        <w:top w:val="none" w:sz="0" w:space="0" w:color="auto"/>
        <w:left w:val="none" w:sz="0" w:space="0" w:color="auto"/>
        <w:bottom w:val="none" w:sz="0" w:space="0" w:color="auto"/>
        <w:right w:val="none" w:sz="0" w:space="0" w:color="auto"/>
      </w:divBdr>
    </w:div>
    <w:div w:id="1804956960">
      <w:bodyDiv w:val="1"/>
      <w:marLeft w:val="0"/>
      <w:marRight w:val="0"/>
      <w:marTop w:val="0"/>
      <w:marBottom w:val="0"/>
      <w:divBdr>
        <w:top w:val="none" w:sz="0" w:space="0" w:color="auto"/>
        <w:left w:val="none" w:sz="0" w:space="0" w:color="auto"/>
        <w:bottom w:val="none" w:sz="0" w:space="0" w:color="auto"/>
        <w:right w:val="none" w:sz="0" w:space="0" w:color="auto"/>
      </w:divBdr>
    </w:div>
    <w:div w:id="1805194041">
      <w:bodyDiv w:val="1"/>
      <w:marLeft w:val="0"/>
      <w:marRight w:val="0"/>
      <w:marTop w:val="0"/>
      <w:marBottom w:val="0"/>
      <w:divBdr>
        <w:top w:val="none" w:sz="0" w:space="0" w:color="auto"/>
        <w:left w:val="none" w:sz="0" w:space="0" w:color="auto"/>
        <w:bottom w:val="none" w:sz="0" w:space="0" w:color="auto"/>
        <w:right w:val="none" w:sz="0" w:space="0" w:color="auto"/>
      </w:divBdr>
    </w:div>
    <w:div w:id="1805537243">
      <w:bodyDiv w:val="1"/>
      <w:marLeft w:val="0"/>
      <w:marRight w:val="0"/>
      <w:marTop w:val="0"/>
      <w:marBottom w:val="0"/>
      <w:divBdr>
        <w:top w:val="none" w:sz="0" w:space="0" w:color="auto"/>
        <w:left w:val="none" w:sz="0" w:space="0" w:color="auto"/>
        <w:bottom w:val="none" w:sz="0" w:space="0" w:color="auto"/>
        <w:right w:val="none" w:sz="0" w:space="0" w:color="auto"/>
      </w:divBdr>
    </w:div>
    <w:div w:id="1805854607">
      <w:bodyDiv w:val="1"/>
      <w:marLeft w:val="0"/>
      <w:marRight w:val="0"/>
      <w:marTop w:val="0"/>
      <w:marBottom w:val="0"/>
      <w:divBdr>
        <w:top w:val="none" w:sz="0" w:space="0" w:color="auto"/>
        <w:left w:val="none" w:sz="0" w:space="0" w:color="auto"/>
        <w:bottom w:val="none" w:sz="0" w:space="0" w:color="auto"/>
        <w:right w:val="none" w:sz="0" w:space="0" w:color="auto"/>
      </w:divBdr>
      <w:divsChild>
        <w:div w:id="33891136">
          <w:marLeft w:val="547"/>
          <w:marRight w:val="0"/>
          <w:marTop w:val="154"/>
          <w:marBottom w:val="0"/>
          <w:divBdr>
            <w:top w:val="none" w:sz="0" w:space="0" w:color="auto"/>
            <w:left w:val="none" w:sz="0" w:space="0" w:color="auto"/>
            <w:bottom w:val="none" w:sz="0" w:space="0" w:color="auto"/>
            <w:right w:val="none" w:sz="0" w:space="0" w:color="auto"/>
          </w:divBdr>
        </w:div>
        <w:div w:id="281807548">
          <w:marLeft w:val="1166"/>
          <w:marRight w:val="0"/>
          <w:marTop w:val="125"/>
          <w:marBottom w:val="0"/>
          <w:divBdr>
            <w:top w:val="none" w:sz="0" w:space="0" w:color="auto"/>
            <w:left w:val="none" w:sz="0" w:space="0" w:color="auto"/>
            <w:bottom w:val="none" w:sz="0" w:space="0" w:color="auto"/>
            <w:right w:val="none" w:sz="0" w:space="0" w:color="auto"/>
          </w:divBdr>
        </w:div>
        <w:div w:id="694964977">
          <w:marLeft w:val="1166"/>
          <w:marRight w:val="0"/>
          <w:marTop w:val="125"/>
          <w:marBottom w:val="0"/>
          <w:divBdr>
            <w:top w:val="none" w:sz="0" w:space="0" w:color="auto"/>
            <w:left w:val="none" w:sz="0" w:space="0" w:color="auto"/>
            <w:bottom w:val="none" w:sz="0" w:space="0" w:color="auto"/>
            <w:right w:val="none" w:sz="0" w:space="0" w:color="auto"/>
          </w:divBdr>
        </w:div>
        <w:div w:id="1611353728">
          <w:marLeft w:val="1166"/>
          <w:marRight w:val="0"/>
          <w:marTop w:val="125"/>
          <w:marBottom w:val="0"/>
          <w:divBdr>
            <w:top w:val="none" w:sz="0" w:space="0" w:color="auto"/>
            <w:left w:val="none" w:sz="0" w:space="0" w:color="auto"/>
            <w:bottom w:val="none" w:sz="0" w:space="0" w:color="auto"/>
            <w:right w:val="none" w:sz="0" w:space="0" w:color="auto"/>
          </w:divBdr>
        </w:div>
      </w:divsChild>
    </w:div>
    <w:div w:id="1806006215">
      <w:bodyDiv w:val="1"/>
      <w:marLeft w:val="0"/>
      <w:marRight w:val="0"/>
      <w:marTop w:val="0"/>
      <w:marBottom w:val="0"/>
      <w:divBdr>
        <w:top w:val="none" w:sz="0" w:space="0" w:color="auto"/>
        <w:left w:val="none" w:sz="0" w:space="0" w:color="auto"/>
        <w:bottom w:val="none" w:sz="0" w:space="0" w:color="auto"/>
        <w:right w:val="none" w:sz="0" w:space="0" w:color="auto"/>
      </w:divBdr>
    </w:div>
    <w:div w:id="1806192527">
      <w:bodyDiv w:val="1"/>
      <w:marLeft w:val="0"/>
      <w:marRight w:val="0"/>
      <w:marTop w:val="0"/>
      <w:marBottom w:val="0"/>
      <w:divBdr>
        <w:top w:val="none" w:sz="0" w:space="0" w:color="auto"/>
        <w:left w:val="none" w:sz="0" w:space="0" w:color="auto"/>
        <w:bottom w:val="none" w:sz="0" w:space="0" w:color="auto"/>
        <w:right w:val="none" w:sz="0" w:space="0" w:color="auto"/>
      </w:divBdr>
    </w:div>
    <w:div w:id="1806923473">
      <w:bodyDiv w:val="1"/>
      <w:marLeft w:val="0"/>
      <w:marRight w:val="0"/>
      <w:marTop w:val="0"/>
      <w:marBottom w:val="0"/>
      <w:divBdr>
        <w:top w:val="none" w:sz="0" w:space="0" w:color="auto"/>
        <w:left w:val="none" w:sz="0" w:space="0" w:color="auto"/>
        <w:bottom w:val="none" w:sz="0" w:space="0" w:color="auto"/>
        <w:right w:val="none" w:sz="0" w:space="0" w:color="auto"/>
      </w:divBdr>
    </w:div>
    <w:div w:id="1807432501">
      <w:bodyDiv w:val="1"/>
      <w:marLeft w:val="0"/>
      <w:marRight w:val="0"/>
      <w:marTop w:val="0"/>
      <w:marBottom w:val="0"/>
      <w:divBdr>
        <w:top w:val="none" w:sz="0" w:space="0" w:color="auto"/>
        <w:left w:val="none" w:sz="0" w:space="0" w:color="auto"/>
        <w:bottom w:val="none" w:sz="0" w:space="0" w:color="auto"/>
        <w:right w:val="none" w:sz="0" w:space="0" w:color="auto"/>
      </w:divBdr>
    </w:div>
    <w:div w:id="1807699617">
      <w:bodyDiv w:val="1"/>
      <w:marLeft w:val="0"/>
      <w:marRight w:val="0"/>
      <w:marTop w:val="0"/>
      <w:marBottom w:val="0"/>
      <w:divBdr>
        <w:top w:val="none" w:sz="0" w:space="0" w:color="auto"/>
        <w:left w:val="none" w:sz="0" w:space="0" w:color="auto"/>
        <w:bottom w:val="none" w:sz="0" w:space="0" w:color="auto"/>
        <w:right w:val="none" w:sz="0" w:space="0" w:color="auto"/>
      </w:divBdr>
    </w:div>
    <w:div w:id="1808863881">
      <w:bodyDiv w:val="1"/>
      <w:marLeft w:val="0"/>
      <w:marRight w:val="0"/>
      <w:marTop w:val="0"/>
      <w:marBottom w:val="0"/>
      <w:divBdr>
        <w:top w:val="none" w:sz="0" w:space="0" w:color="auto"/>
        <w:left w:val="none" w:sz="0" w:space="0" w:color="auto"/>
        <w:bottom w:val="none" w:sz="0" w:space="0" w:color="auto"/>
        <w:right w:val="none" w:sz="0" w:space="0" w:color="auto"/>
      </w:divBdr>
    </w:div>
    <w:div w:id="1809862062">
      <w:bodyDiv w:val="1"/>
      <w:marLeft w:val="0"/>
      <w:marRight w:val="0"/>
      <w:marTop w:val="0"/>
      <w:marBottom w:val="0"/>
      <w:divBdr>
        <w:top w:val="none" w:sz="0" w:space="0" w:color="auto"/>
        <w:left w:val="none" w:sz="0" w:space="0" w:color="auto"/>
        <w:bottom w:val="none" w:sz="0" w:space="0" w:color="auto"/>
        <w:right w:val="none" w:sz="0" w:space="0" w:color="auto"/>
      </w:divBdr>
      <w:divsChild>
        <w:div w:id="714701133">
          <w:marLeft w:val="1166"/>
          <w:marRight w:val="0"/>
          <w:marTop w:val="106"/>
          <w:marBottom w:val="0"/>
          <w:divBdr>
            <w:top w:val="none" w:sz="0" w:space="0" w:color="auto"/>
            <w:left w:val="none" w:sz="0" w:space="0" w:color="auto"/>
            <w:bottom w:val="none" w:sz="0" w:space="0" w:color="auto"/>
            <w:right w:val="none" w:sz="0" w:space="0" w:color="auto"/>
          </w:divBdr>
        </w:div>
        <w:div w:id="868640488">
          <w:marLeft w:val="1166"/>
          <w:marRight w:val="0"/>
          <w:marTop w:val="106"/>
          <w:marBottom w:val="0"/>
          <w:divBdr>
            <w:top w:val="none" w:sz="0" w:space="0" w:color="auto"/>
            <w:left w:val="none" w:sz="0" w:space="0" w:color="auto"/>
            <w:bottom w:val="none" w:sz="0" w:space="0" w:color="auto"/>
            <w:right w:val="none" w:sz="0" w:space="0" w:color="auto"/>
          </w:divBdr>
        </w:div>
        <w:div w:id="1114444376">
          <w:marLeft w:val="1166"/>
          <w:marRight w:val="0"/>
          <w:marTop w:val="106"/>
          <w:marBottom w:val="0"/>
          <w:divBdr>
            <w:top w:val="none" w:sz="0" w:space="0" w:color="auto"/>
            <w:left w:val="none" w:sz="0" w:space="0" w:color="auto"/>
            <w:bottom w:val="none" w:sz="0" w:space="0" w:color="auto"/>
            <w:right w:val="none" w:sz="0" w:space="0" w:color="auto"/>
          </w:divBdr>
        </w:div>
        <w:div w:id="1218280304">
          <w:marLeft w:val="547"/>
          <w:marRight w:val="0"/>
          <w:marTop w:val="120"/>
          <w:marBottom w:val="0"/>
          <w:divBdr>
            <w:top w:val="none" w:sz="0" w:space="0" w:color="auto"/>
            <w:left w:val="none" w:sz="0" w:space="0" w:color="auto"/>
            <w:bottom w:val="none" w:sz="0" w:space="0" w:color="auto"/>
            <w:right w:val="none" w:sz="0" w:space="0" w:color="auto"/>
          </w:divBdr>
        </w:div>
        <w:div w:id="1601453085">
          <w:marLeft w:val="1166"/>
          <w:marRight w:val="0"/>
          <w:marTop w:val="106"/>
          <w:marBottom w:val="0"/>
          <w:divBdr>
            <w:top w:val="none" w:sz="0" w:space="0" w:color="auto"/>
            <w:left w:val="none" w:sz="0" w:space="0" w:color="auto"/>
            <w:bottom w:val="none" w:sz="0" w:space="0" w:color="auto"/>
            <w:right w:val="none" w:sz="0" w:space="0" w:color="auto"/>
          </w:divBdr>
        </w:div>
        <w:div w:id="1608653729">
          <w:marLeft w:val="1166"/>
          <w:marRight w:val="0"/>
          <w:marTop w:val="106"/>
          <w:marBottom w:val="0"/>
          <w:divBdr>
            <w:top w:val="none" w:sz="0" w:space="0" w:color="auto"/>
            <w:left w:val="none" w:sz="0" w:space="0" w:color="auto"/>
            <w:bottom w:val="none" w:sz="0" w:space="0" w:color="auto"/>
            <w:right w:val="none" w:sz="0" w:space="0" w:color="auto"/>
          </w:divBdr>
        </w:div>
        <w:div w:id="1879119722">
          <w:marLeft w:val="547"/>
          <w:marRight w:val="0"/>
          <w:marTop w:val="120"/>
          <w:marBottom w:val="0"/>
          <w:divBdr>
            <w:top w:val="none" w:sz="0" w:space="0" w:color="auto"/>
            <w:left w:val="none" w:sz="0" w:space="0" w:color="auto"/>
            <w:bottom w:val="none" w:sz="0" w:space="0" w:color="auto"/>
            <w:right w:val="none" w:sz="0" w:space="0" w:color="auto"/>
          </w:divBdr>
        </w:div>
        <w:div w:id="2026832192">
          <w:marLeft w:val="547"/>
          <w:marRight w:val="0"/>
          <w:marTop w:val="120"/>
          <w:marBottom w:val="0"/>
          <w:divBdr>
            <w:top w:val="none" w:sz="0" w:space="0" w:color="auto"/>
            <w:left w:val="none" w:sz="0" w:space="0" w:color="auto"/>
            <w:bottom w:val="none" w:sz="0" w:space="0" w:color="auto"/>
            <w:right w:val="none" w:sz="0" w:space="0" w:color="auto"/>
          </w:divBdr>
        </w:div>
      </w:divsChild>
    </w:div>
    <w:div w:id="1810048584">
      <w:bodyDiv w:val="1"/>
      <w:marLeft w:val="0"/>
      <w:marRight w:val="0"/>
      <w:marTop w:val="0"/>
      <w:marBottom w:val="0"/>
      <w:divBdr>
        <w:top w:val="none" w:sz="0" w:space="0" w:color="auto"/>
        <w:left w:val="none" w:sz="0" w:space="0" w:color="auto"/>
        <w:bottom w:val="none" w:sz="0" w:space="0" w:color="auto"/>
        <w:right w:val="none" w:sz="0" w:space="0" w:color="auto"/>
      </w:divBdr>
    </w:div>
    <w:div w:id="1810434850">
      <w:bodyDiv w:val="1"/>
      <w:marLeft w:val="0"/>
      <w:marRight w:val="0"/>
      <w:marTop w:val="0"/>
      <w:marBottom w:val="0"/>
      <w:divBdr>
        <w:top w:val="none" w:sz="0" w:space="0" w:color="auto"/>
        <w:left w:val="none" w:sz="0" w:space="0" w:color="auto"/>
        <w:bottom w:val="none" w:sz="0" w:space="0" w:color="auto"/>
        <w:right w:val="none" w:sz="0" w:space="0" w:color="auto"/>
      </w:divBdr>
      <w:divsChild>
        <w:div w:id="463699280">
          <w:marLeft w:val="1166"/>
          <w:marRight w:val="0"/>
          <w:marTop w:val="106"/>
          <w:marBottom w:val="0"/>
          <w:divBdr>
            <w:top w:val="none" w:sz="0" w:space="0" w:color="auto"/>
            <w:left w:val="none" w:sz="0" w:space="0" w:color="auto"/>
            <w:bottom w:val="none" w:sz="0" w:space="0" w:color="auto"/>
            <w:right w:val="none" w:sz="0" w:space="0" w:color="auto"/>
          </w:divBdr>
        </w:div>
        <w:div w:id="769786935">
          <w:marLeft w:val="1800"/>
          <w:marRight w:val="0"/>
          <w:marTop w:val="91"/>
          <w:marBottom w:val="0"/>
          <w:divBdr>
            <w:top w:val="none" w:sz="0" w:space="0" w:color="auto"/>
            <w:left w:val="none" w:sz="0" w:space="0" w:color="auto"/>
            <w:bottom w:val="none" w:sz="0" w:space="0" w:color="auto"/>
            <w:right w:val="none" w:sz="0" w:space="0" w:color="auto"/>
          </w:divBdr>
        </w:div>
        <w:div w:id="1045761641">
          <w:marLeft w:val="1800"/>
          <w:marRight w:val="0"/>
          <w:marTop w:val="91"/>
          <w:marBottom w:val="0"/>
          <w:divBdr>
            <w:top w:val="none" w:sz="0" w:space="0" w:color="auto"/>
            <w:left w:val="none" w:sz="0" w:space="0" w:color="auto"/>
            <w:bottom w:val="none" w:sz="0" w:space="0" w:color="auto"/>
            <w:right w:val="none" w:sz="0" w:space="0" w:color="auto"/>
          </w:divBdr>
        </w:div>
        <w:div w:id="1076320384">
          <w:marLeft w:val="1800"/>
          <w:marRight w:val="0"/>
          <w:marTop w:val="91"/>
          <w:marBottom w:val="0"/>
          <w:divBdr>
            <w:top w:val="none" w:sz="0" w:space="0" w:color="auto"/>
            <w:left w:val="none" w:sz="0" w:space="0" w:color="auto"/>
            <w:bottom w:val="none" w:sz="0" w:space="0" w:color="auto"/>
            <w:right w:val="none" w:sz="0" w:space="0" w:color="auto"/>
          </w:divBdr>
        </w:div>
        <w:div w:id="1190876073">
          <w:marLeft w:val="547"/>
          <w:marRight w:val="0"/>
          <w:marTop w:val="106"/>
          <w:marBottom w:val="0"/>
          <w:divBdr>
            <w:top w:val="none" w:sz="0" w:space="0" w:color="auto"/>
            <w:left w:val="none" w:sz="0" w:space="0" w:color="auto"/>
            <w:bottom w:val="none" w:sz="0" w:space="0" w:color="auto"/>
            <w:right w:val="none" w:sz="0" w:space="0" w:color="auto"/>
          </w:divBdr>
        </w:div>
        <w:div w:id="1288858224">
          <w:marLeft w:val="1166"/>
          <w:marRight w:val="0"/>
          <w:marTop w:val="106"/>
          <w:marBottom w:val="0"/>
          <w:divBdr>
            <w:top w:val="none" w:sz="0" w:space="0" w:color="auto"/>
            <w:left w:val="none" w:sz="0" w:space="0" w:color="auto"/>
            <w:bottom w:val="none" w:sz="0" w:space="0" w:color="auto"/>
            <w:right w:val="none" w:sz="0" w:space="0" w:color="auto"/>
          </w:divBdr>
        </w:div>
        <w:div w:id="1520310038">
          <w:marLeft w:val="1166"/>
          <w:marRight w:val="0"/>
          <w:marTop w:val="106"/>
          <w:marBottom w:val="0"/>
          <w:divBdr>
            <w:top w:val="none" w:sz="0" w:space="0" w:color="auto"/>
            <w:left w:val="none" w:sz="0" w:space="0" w:color="auto"/>
            <w:bottom w:val="none" w:sz="0" w:space="0" w:color="auto"/>
            <w:right w:val="none" w:sz="0" w:space="0" w:color="auto"/>
          </w:divBdr>
        </w:div>
        <w:div w:id="1913152420">
          <w:marLeft w:val="1166"/>
          <w:marRight w:val="0"/>
          <w:marTop w:val="106"/>
          <w:marBottom w:val="0"/>
          <w:divBdr>
            <w:top w:val="none" w:sz="0" w:space="0" w:color="auto"/>
            <w:left w:val="none" w:sz="0" w:space="0" w:color="auto"/>
            <w:bottom w:val="none" w:sz="0" w:space="0" w:color="auto"/>
            <w:right w:val="none" w:sz="0" w:space="0" w:color="auto"/>
          </w:divBdr>
        </w:div>
      </w:divsChild>
    </w:div>
    <w:div w:id="1811172014">
      <w:bodyDiv w:val="1"/>
      <w:marLeft w:val="0"/>
      <w:marRight w:val="0"/>
      <w:marTop w:val="0"/>
      <w:marBottom w:val="0"/>
      <w:divBdr>
        <w:top w:val="none" w:sz="0" w:space="0" w:color="auto"/>
        <w:left w:val="none" w:sz="0" w:space="0" w:color="auto"/>
        <w:bottom w:val="none" w:sz="0" w:space="0" w:color="auto"/>
        <w:right w:val="none" w:sz="0" w:space="0" w:color="auto"/>
      </w:divBdr>
    </w:div>
    <w:div w:id="1811828023">
      <w:bodyDiv w:val="1"/>
      <w:marLeft w:val="0"/>
      <w:marRight w:val="0"/>
      <w:marTop w:val="0"/>
      <w:marBottom w:val="0"/>
      <w:divBdr>
        <w:top w:val="none" w:sz="0" w:space="0" w:color="auto"/>
        <w:left w:val="none" w:sz="0" w:space="0" w:color="auto"/>
        <w:bottom w:val="none" w:sz="0" w:space="0" w:color="auto"/>
        <w:right w:val="none" w:sz="0" w:space="0" w:color="auto"/>
      </w:divBdr>
    </w:div>
    <w:div w:id="1812359975">
      <w:bodyDiv w:val="1"/>
      <w:marLeft w:val="0"/>
      <w:marRight w:val="0"/>
      <w:marTop w:val="0"/>
      <w:marBottom w:val="0"/>
      <w:divBdr>
        <w:top w:val="none" w:sz="0" w:space="0" w:color="auto"/>
        <w:left w:val="none" w:sz="0" w:space="0" w:color="auto"/>
        <w:bottom w:val="none" w:sz="0" w:space="0" w:color="auto"/>
        <w:right w:val="none" w:sz="0" w:space="0" w:color="auto"/>
      </w:divBdr>
      <w:divsChild>
        <w:div w:id="43989527">
          <w:marLeft w:val="720"/>
          <w:marRight w:val="0"/>
          <w:marTop w:val="0"/>
          <w:marBottom w:val="0"/>
          <w:divBdr>
            <w:top w:val="none" w:sz="0" w:space="0" w:color="auto"/>
            <w:left w:val="none" w:sz="0" w:space="0" w:color="auto"/>
            <w:bottom w:val="none" w:sz="0" w:space="0" w:color="auto"/>
            <w:right w:val="none" w:sz="0" w:space="0" w:color="auto"/>
          </w:divBdr>
        </w:div>
        <w:div w:id="326907995">
          <w:marLeft w:val="720"/>
          <w:marRight w:val="0"/>
          <w:marTop w:val="0"/>
          <w:marBottom w:val="0"/>
          <w:divBdr>
            <w:top w:val="none" w:sz="0" w:space="0" w:color="auto"/>
            <w:left w:val="none" w:sz="0" w:space="0" w:color="auto"/>
            <w:bottom w:val="none" w:sz="0" w:space="0" w:color="auto"/>
            <w:right w:val="none" w:sz="0" w:space="0" w:color="auto"/>
          </w:divBdr>
        </w:div>
        <w:div w:id="380835972">
          <w:marLeft w:val="360"/>
          <w:marRight w:val="0"/>
          <w:marTop w:val="200"/>
          <w:marBottom w:val="0"/>
          <w:divBdr>
            <w:top w:val="none" w:sz="0" w:space="0" w:color="auto"/>
            <w:left w:val="none" w:sz="0" w:space="0" w:color="auto"/>
            <w:bottom w:val="none" w:sz="0" w:space="0" w:color="auto"/>
            <w:right w:val="none" w:sz="0" w:space="0" w:color="auto"/>
          </w:divBdr>
        </w:div>
        <w:div w:id="565917208">
          <w:marLeft w:val="720"/>
          <w:marRight w:val="0"/>
          <w:marTop w:val="0"/>
          <w:marBottom w:val="0"/>
          <w:divBdr>
            <w:top w:val="none" w:sz="0" w:space="0" w:color="auto"/>
            <w:left w:val="none" w:sz="0" w:space="0" w:color="auto"/>
            <w:bottom w:val="none" w:sz="0" w:space="0" w:color="auto"/>
            <w:right w:val="none" w:sz="0" w:space="0" w:color="auto"/>
          </w:divBdr>
        </w:div>
        <w:div w:id="860514403">
          <w:marLeft w:val="360"/>
          <w:marRight w:val="0"/>
          <w:marTop w:val="200"/>
          <w:marBottom w:val="0"/>
          <w:divBdr>
            <w:top w:val="none" w:sz="0" w:space="0" w:color="auto"/>
            <w:left w:val="none" w:sz="0" w:space="0" w:color="auto"/>
            <w:bottom w:val="none" w:sz="0" w:space="0" w:color="auto"/>
            <w:right w:val="none" w:sz="0" w:space="0" w:color="auto"/>
          </w:divBdr>
        </w:div>
        <w:div w:id="1640262937">
          <w:marLeft w:val="720"/>
          <w:marRight w:val="0"/>
          <w:marTop w:val="0"/>
          <w:marBottom w:val="0"/>
          <w:divBdr>
            <w:top w:val="none" w:sz="0" w:space="0" w:color="auto"/>
            <w:left w:val="none" w:sz="0" w:space="0" w:color="auto"/>
            <w:bottom w:val="none" w:sz="0" w:space="0" w:color="auto"/>
            <w:right w:val="none" w:sz="0" w:space="0" w:color="auto"/>
          </w:divBdr>
        </w:div>
        <w:div w:id="1694072770">
          <w:marLeft w:val="1440"/>
          <w:marRight w:val="0"/>
          <w:marTop w:val="0"/>
          <w:marBottom w:val="0"/>
          <w:divBdr>
            <w:top w:val="none" w:sz="0" w:space="0" w:color="auto"/>
            <w:left w:val="none" w:sz="0" w:space="0" w:color="auto"/>
            <w:bottom w:val="none" w:sz="0" w:space="0" w:color="auto"/>
            <w:right w:val="none" w:sz="0" w:space="0" w:color="auto"/>
          </w:divBdr>
        </w:div>
        <w:div w:id="1747654907">
          <w:marLeft w:val="1440"/>
          <w:marRight w:val="0"/>
          <w:marTop w:val="0"/>
          <w:marBottom w:val="0"/>
          <w:divBdr>
            <w:top w:val="none" w:sz="0" w:space="0" w:color="auto"/>
            <w:left w:val="none" w:sz="0" w:space="0" w:color="auto"/>
            <w:bottom w:val="none" w:sz="0" w:space="0" w:color="auto"/>
            <w:right w:val="none" w:sz="0" w:space="0" w:color="auto"/>
          </w:divBdr>
        </w:div>
        <w:div w:id="1776902546">
          <w:marLeft w:val="720"/>
          <w:marRight w:val="0"/>
          <w:marTop w:val="0"/>
          <w:marBottom w:val="0"/>
          <w:divBdr>
            <w:top w:val="none" w:sz="0" w:space="0" w:color="auto"/>
            <w:left w:val="none" w:sz="0" w:space="0" w:color="auto"/>
            <w:bottom w:val="none" w:sz="0" w:space="0" w:color="auto"/>
            <w:right w:val="none" w:sz="0" w:space="0" w:color="auto"/>
          </w:divBdr>
        </w:div>
        <w:div w:id="2018459820">
          <w:marLeft w:val="720"/>
          <w:marRight w:val="0"/>
          <w:marTop w:val="0"/>
          <w:marBottom w:val="0"/>
          <w:divBdr>
            <w:top w:val="none" w:sz="0" w:space="0" w:color="auto"/>
            <w:left w:val="none" w:sz="0" w:space="0" w:color="auto"/>
            <w:bottom w:val="none" w:sz="0" w:space="0" w:color="auto"/>
            <w:right w:val="none" w:sz="0" w:space="0" w:color="auto"/>
          </w:divBdr>
        </w:div>
      </w:divsChild>
    </w:div>
    <w:div w:id="1812406423">
      <w:bodyDiv w:val="1"/>
      <w:marLeft w:val="0"/>
      <w:marRight w:val="0"/>
      <w:marTop w:val="0"/>
      <w:marBottom w:val="0"/>
      <w:divBdr>
        <w:top w:val="none" w:sz="0" w:space="0" w:color="auto"/>
        <w:left w:val="none" w:sz="0" w:space="0" w:color="auto"/>
        <w:bottom w:val="none" w:sz="0" w:space="0" w:color="auto"/>
        <w:right w:val="none" w:sz="0" w:space="0" w:color="auto"/>
      </w:divBdr>
    </w:div>
    <w:div w:id="1814322586">
      <w:bodyDiv w:val="1"/>
      <w:marLeft w:val="0"/>
      <w:marRight w:val="0"/>
      <w:marTop w:val="0"/>
      <w:marBottom w:val="0"/>
      <w:divBdr>
        <w:top w:val="none" w:sz="0" w:space="0" w:color="auto"/>
        <w:left w:val="none" w:sz="0" w:space="0" w:color="auto"/>
        <w:bottom w:val="none" w:sz="0" w:space="0" w:color="auto"/>
        <w:right w:val="none" w:sz="0" w:space="0" w:color="auto"/>
      </w:divBdr>
    </w:div>
    <w:div w:id="1814982655">
      <w:bodyDiv w:val="1"/>
      <w:marLeft w:val="0"/>
      <w:marRight w:val="0"/>
      <w:marTop w:val="0"/>
      <w:marBottom w:val="0"/>
      <w:divBdr>
        <w:top w:val="none" w:sz="0" w:space="0" w:color="auto"/>
        <w:left w:val="none" w:sz="0" w:space="0" w:color="auto"/>
        <w:bottom w:val="none" w:sz="0" w:space="0" w:color="auto"/>
        <w:right w:val="none" w:sz="0" w:space="0" w:color="auto"/>
      </w:divBdr>
      <w:divsChild>
        <w:div w:id="1898856959">
          <w:marLeft w:val="547"/>
          <w:marRight w:val="0"/>
          <w:marTop w:val="0"/>
          <w:marBottom w:val="0"/>
          <w:divBdr>
            <w:top w:val="none" w:sz="0" w:space="0" w:color="auto"/>
            <w:left w:val="none" w:sz="0" w:space="0" w:color="auto"/>
            <w:bottom w:val="none" w:sz="0" w:space="0" w:color="auto"/>
            <w:right w:val="none" w:sz="0" w:space="0" w:color="auto"/>
          </w:divBdr>
        </w:div>
      </w:divsChild>
    </w:div>
    <w:div w:id="1815368412">
      <w:bodyDiv w:val="1"/>
      <w:marLeft w:val="0"/>
      <w:marRight w:val="0"/>
      <w:marTop w:val="0"/>
      <w:marBottom w:val="0"/>
      <w:divBdr>
        <w:top w:val="none" w:sz="0" w:space="0" w:color="auto"/>
        <w:left w:val="none" w:sz="0" w:space="0" w:color="auto"/>
        <w:bottom w:val="none" w:sz="0" w:space="0" w:color="auto"/>
        <w:right w:val="none" w:sz="0" w:space="0" w:color="auto"/>
      </w:divBdr>
    </w:div>
    <w:div w:id="1816138118">
      <w:bodyDiv w:val="1"/>
      <w:marLeft w:val="0"/>
      <w:marRight w:val="0"/>
      <w:marTop w:val="0"/>
      <w:marBottom w:val="0"/>
      <w:divBdr>
        <w:top w:val="none" w:sz="0" w:space="0" w:color="auto"/>
        <w:left w:val="none" w:sz="0" w:space="0" w:color="auto"/>
        <w:bottom w:val="none" w:sz="0" w:space="0" w:color="auto"/>
        <w:right w:val="none" w:sz="0" w:space="0" w:color="auto"/>
      </w:divBdr>
    </w:div>
    <w:div w:id="1816140761">
      <w:bodyDiv w:val="1"/>
      <w:marLeft w:val="0"/>
      <w:marRight w:val="0"/>
      <w:marTop w:val="0"/>
      <w:marBottom w:val="0"/>
      <w:divBdr>
        <w:top w:val="none" w:sz="0" w:space="0" w:color="auto"/>
        <w:left w:val="none" w:sz="0" w:space="0" w:color="auto"/>
        <w:bottom w:val="none" w:sz="0" w:space="0" w:color="auto"/>
        <w:right w:val="none" w:sz="0" w:space="0" w:color="auto"/>
      </w:divBdr>
    </w:div>
    <w:div w:id="1816605143">
      <w:bodyDiv w:val="1"/>
      <w:marLeft w:val="0"/>
      <w:marRight w:val="0"/>
      <w:marTop w:val="0"/>
      <w:marBottom w:val="0"/>
      <w:divBdr>
        <w:top w:val="none" w:sz="0" w:space="0" w:color="auto"/>
        <w:left w:val="none" w:sz="0" w:space="0" w:color="auto"/>
        <w:bottom w:val="none" w:sz="0" w:space="0" w:color="auto"/>
        <w:right w:val="none" w:sz="0" w:space="0" w:color="auto"/>
      </w:divBdr>
    </w:div>
    <w:div w:id="1817603976">
      <w:bodyDiv w:val="1"/>
      <w:marLeft w:val="0"/>
      <w:marRight w:val="0"/>
      <w:marTop w:val="0"/>
      <w:marBottom w:val="0"/>
      <w:divBdr>
        <w:top w:val="none" w:sz="0" w:space="0" w:color="auto"/>
        <w:left w:val="none" w:sz="0" w:space="0" w:color="auto"/>
        <w:bottom w:val="none" w:sz="0" w:space="0" w:color="auto"/>
        <w:right w:val="none" w:sz="0" w:space="0" w:color="auto"/>
      </w:divBdr>
    </w:div>
    <w:div w:id="1818497665">
      <w:bodyDiv w:val="1"/>
      <w:marLeft w:val="0"/>
      <w:marRight w:val="0"/>
      <w:marTop w:val="0"/>
      <w:marBottom w:val="0"/>
      <w:divBdr>
        <w:top w:val="none" w:sz="0" w:space="0" w:color="auto"/>
        <w:left w:val="none" w:sz="0" w:space="0" w:color="auto"/>
        <w:bottom w:val="none" w:sz="0" w:space="0" w:color="auto"/>
        <w:right w:val="none" w:sz="0" w:space="0" w:color="auto"/>
      </w:divBdr>
    </w:div>
    <w:div w:id="1822040195">
      <w:bodyDiv w:val="1"/>
      <w:marLeft w:val="0"/>
      <w:marRight w:val="0"/>
      <w:marTop w:val="0"/>
      <w:marBottom w:val="0"/>
      <w:divBdr>
        <w:top w:val="none" w:sz="0" w:space="0" w:color="auto"/>
        <w:left w:val="none" w:sz="0" w:space="0" w:color="auto"/>
        <w:bottom w:val="none" w:sz="0" w:space="0" w:color="auto"/>
        <w:right w:val="none" w:sz="0" w:space="0" w:color="auto"/>
      </w:divBdr>
      <w:divsChild>
        <w:div w:id="192547370">
          <w:marLeft w:val="1166"/>
          <w:marRight w:val="0"/>
          <w:marTop w:val="86"/>
          <w:marBottom w:val="0"/>
          <w:divBdr>
            <w:top w:val="none" w:sz="0" w:space="0" w:color="auto"/>
            <w:left w:val="none" w:sz="0" w:space="0" w:color="auto"/>
            <w:bottom w:val="none" w:sz="0" w:space="0" w:color="auto"/>
            <w:right w:val="none" w:sz="0" w:space="0" w:color="auto"/>
          </w:divBdr>
        </w:div>
        <w:div w:id="348457627">
          <w:marLeft w:val="547"/>
          <w:marRight w:val="0"/>
          <w:marTop w:val="96"/>
          <w:marBottom w:val="0"/>
          <w:divBdr>
            <w:top w:val="none" w:sz="0" w:space="0" w:color="auto"/>
            <w:left w:val="none" w:sz="0" w:space="0" w:color="auto"/>
            <w:bottom w:val="none" w:sz="0" w:space="0" w:color="auto"/>
            <w:right w:val="none" w:sz="0" w:space="0" w:color="auto"/>
          </w:divBdr>
        </w:div>
        <w:div w:id="424039136">
          <w:marLeft w:val="1166"/>
          <w:marRight w:val="0"/>
          <w:marTop w:val="86"/>
          <w:marBottom w:val="0"/>
          <w:divBdr>
            <w:top w:val="none" w:sz="0" w:space="0" w:color="auto"/>
            <w:left w:val="none" w:sz="0" w:space="0" w:color="auto"/>
            <w:bottom w:val="none" w:sz="0" w:space="0" w:color="auto"/>
            <w:right w:val="none" w:sz="0" w:space="0" w:color="auto"/>
          </w:divBdr>
        </w:div>
        <w:div w:id="1013457967">
          <w:marLeft w:val="547"/>
          <w:marRight w:val="0"/>
          <w:marTop w:val="96"/>
          <w:marBottom w:val="0"/>
          <w:divBdr>
            <w:top w:val="none" w:sz="0" w:space="0" w:color="auto"/>
            <w:left w:val="none" w:sz="0" w:space="0" w:color="auto"/>
            <w:bottom w:val="none" w:sz="0" w:space="0" w:color="auto"/>
            <w:right w:val="none" w:sz="0" w:space="0" w:color="auto"/>
          </w:divBdr>
        </w:div>
        <w:div w:id="1143889305">
          <w:marLeft w:val="1166"/>
          <w:marRight w:val="0"/>
          <w:marTop w:val="86"/>
          <w:marBottom w:val="0"/>
          <w:divBdr>
            <w:top w:val="none" w:sz="0" w:space="0" w:color="auto"/>
            <w:left w:val="none" w:sz="0" w:space="0" w:color="auto"/>
            <w:bottom w:val="none" w:sz="0" w:space="0" w:color="auto"/>
            <w:right w:val="none" w:sz="0" w:space="0" w:color="auto"/>
          </w:divBdr>
        </w:div>
        <w:div w:id="1147086936">
          <w:marLeft w:val="1166"/>
          <w:marRight w:val="0"/>
          <w:marTop w:val="86"/>
          <w:marBottom w:val="0"/>
          <w:divBdr>
            <w:top w:val="none" w:sz="0" w:space="0" w:color="auto"/>
            <w:left w:val="none" w:sz="0" w:space="0" w:color="auto"/>
            <w:bottom w:val="none" w:sz="0" w:space="0" w:color="auto"/>
            <w:right w:val="none" w:sz="0" w:space="0" w:color="auto"/>
          </w:divBdr>
        </w:div>
        <w:div w:id="1537502409">
          <w:marLeft w:val="1166"/>
          <w:marRight w:val="0"/>
          <w:marTop w:val="86"/>
          <w:marBottom w:val="0"/>
          <w:divBdr>
            <w:top w:val="none" w:sz="0" w:space="0" w:color="auto"/>
            <w:left w:val="none" w:sz="0" w:space="0" w:color="auto"/>
            <w:bottom w:val="none" w:sz="0" w:space="0" w:color="auto"/>
            <w:right w:val="none" w:sz="0" w:space="0" w:color="auto"/>
          </w:divBdr>
        </w:div>
        <w:div w:id="1562788249">
          <w:marLeft w:val="547"/>
          <w:marRight w:val="0"/>
          <w:marTop w:val="96"/>
          <w:marBottom w:val="0"/>
          <w:divBdr>
            <w:top w:val="none" w:sz="0" w:space="0" w:color="auto"/>
            <w:left w:val="none" w:sz="0" w:space="0" w:color="auto"/>
            <w:bottom w:val="none" w:sz="0" w:space="0" w:color="auto"/>
            <w:right w:val="none" w:sz="0" w:space="0" w:color="auto"/>
          </w:divBdr>
        </w:div>
        <w:div w:id="2019427372">
          <w:marLeft w:val="547"/>
          <w:marRight w:val="0"/>
          <w:marTop w:val="96"/>
          <w:marBottom w:val="0"/>
          <w:divBdr>
            <w:top w:val="none" w:sz="0" w:space="0" w:color="auto"/>
            <w:left w:val="none" w:sz="0" w:space="0" w:color="auto"/>
            <w:bottom w:val="none" w:sz="0" w:space="0" w:color="auto"/>
            <w:right w:val="none" w:sz="0" w:space="0" w:color="auto"/>
          </w:divBdr>
        </w:div>
        <w:div w:id="2075817053">
          <w:marLeft w:val="1166"/>
          <w:marRight w:val="0"/>
          <w:marTop w:val="86"/>
          <w:marBottom w:val="0"/>
          <w:divBdr>
            <w:top w:val="none" w:sz="0" w:space="0" w:color="auto"/>
            <w:left w:val="none" w:sz="0" w:space="0" w:color="auto"/>
            <w:bottom w:val="none" w:sz="0" w:space="0" w:color="auto"/>
            <w:right w:val="none" w:sz="0" w:space="0" w:color="auto"/>
          </w:divBdr>
        </w:div>
      </w:divsChild>
    </w:div>
    <w:div w:id="1822690742">
      <w:bodyDiv w:val="1"/>
      <w:marLeft w:val="0"/>
      <w:marRight w:val="0"/>
      <w:marTop w:val="0"/>
      <w:marBottom w:val="0"/>
      <w:divBdr>
        <w:top w:val="none" w:sz="0" w:space="0" w:color="auto"/>
        <w:left w:val="none" w:sz="0" w:space="0" w:color="auto"/>
        <w:bottom w:val="none" w:sz="0" w:space="0" w:color="auto"/>
        <w:right w:val="none" w:sz="0" w:space="0" w:color="auto"/>
      </w:divBdr>
    </w:div>
    <w:div w:id="1824076163">
      <w:bodyDiv w:val="1"/>
      <w:marLeft w:val="0"/>
      <w:marRight w:val="0"/>
      <w:marTop w:val="0"/>
      <w:marBottom w:val="0"/>
      <w:divBdr>
        <w:top w:val="none" w:sz="0" w:space="0" w:color="auto"/>
        <w:left w:val="none" w:sz="0" w:space="0" w:color="auto"/>
        <w:bottom w:val="none" w:sz="0" w:space="0" w:color="auto"/>
        <w:right w:val="none" w:sz="0" w:space="0" w:color="auto"/>
      </w:divBdr>
    </w:div>
    <w:div w:id="1824153799">
      <w:bodyDiv w:val="1"/>
      <w:marLeft w:val="0"/>
      <w:marRight w:val="0"/>
      <w:marTop w:val="0"/>
      <w:marBottom w:val="0"/>
      <w:divBdr>
        <w:top w:val="none" w:sz="0" w:space="0" w:color="auto"/>
        <w:left w:val="none" w:sz="0" w:space="0" w:color="auto"/>
        <w:bottom w:val="none" w:sz="0" w:space="0" w:color="auto"/>
        <w:right w:val="none" w:sz="0" w:space="0" w:color="auto"/>
      </w:divBdr>
    </w:div>
    <w:div w:id="1827285940">
      <w:bodyDiv w:val="1"/>
      <w:marLeft w:val="0"/>
      <w:marRight w:val="0"/>
      <w:marTop w:val="0"/>
      <w:marBottom w:val="0"/>
      <w:divBdr>
        <w:top w:val="none" w:sz="0" w:space="0" w:color="auto"/>
        <w:left w:val="none" w:sz="0" w:space="0" w:color="auto"/>
        <w:bottom w:val="none" w:sz="0" w:space="0" w:color="auto"/>
        <w:right w:val="none" w:sz="0" w:space="0" w:color="auto"/>
      </w:divBdr>
      <w:divsChild>
        <w:div w:id="68113762">
          <w:marLeft w:val="1166"/>
          <w:marRight w:val="0"/>
          <w:marTop w:val="96"/>
          <w:marBottom w:val="0"/>
          <w:divBdr>
            <w:top w:val="none" w:sz="0" w:space="0" w:color="auto"/>
            <w:left w:val="none" w:sz="0" w:space="0" w:color="auto"/>
            <w:bottom w:val="none" w:sz="0" w:space="0" w:color="auto"/>
            <w:right w:val="none" w:sz="0" w:space="0" w:color="auto"/>
          </w:divBdr>
        </w:div>
        <w:div w:id="317539404">
          <w:marLeft w:val="547"/>
          <w:marRight w:val="0"/>
          <w:marTop w:val="115"/>
          <w:marBottom w:val="0"/>
          <w:divBdr>
            <w:top w:val="none" w:sz="0" w:space="0" w:color="auto"/>
            <w:left w:val="none" w:sz="0" w:space="0" w:color="auto"/>
            <w:bottom w:val="none" w:sz="0" w:space="0" w:color="auto"/>
            <w:right w:val="none" w:sz="0" w:space="0" w:color="auto"/>
          </w:divBdr>
        </w:div>
        <w:div w:id="591359053">
          <w:marLeft w:val="1166"/>
          <w:marRight w:val="0"/>
          <w:marTop w:val="96"/>
          <w:marBottom w:val="0"/>
          <w:divBdr>
            <w:top w:val="none" w:sz="0" w:space="0" w:color="auto"/>
            <w:left w:val="none" w:sz="0" w:space="0" w:color="auto"/>
            <w:bottom w:val="none" w:sz="0" w:space="0" w:color="auto"/>
            <w:right w:val="none" w:sz="0" w:space="0" w:color="auto"/>
          </w:divBdr>
        </w:div>
        <w:div w:id="685789721">
          <w:marLeft w:val="547"/>
          <w:marRight w:val="0"/>
          <w:marTop w:val="115"/>
          <w:marBottom w:val="0"/>
          <w:divBdr>
            <w:top w:val="none" w:sz="0" w:space="0" w:color="auto"/>
            <w:left w:val="none" w:sz="0" w:space="0" w:color="auto"/>
            <w:bottom w:val="none" w:sz="0" w:space="0" w:color="auto"/>
            <w:right w:val="none" w:sz="0" w:space="0" w:color="auto"/>
          </w:divBdr>
        </w:div>
        <w:div w:id="826942462">
          <w:marLeft w:val="1166"/>
          <w:marRight w:val="0"/>
          <w:marTop w:val="96"/>
          <w:marBottom w:val="0"/>
          <w:divBdr>
            <w:top w:val="none" w:sz="0" w:space="0" w:color="auto"/>
            <w:left w:val="none" w:sz="0" w:space="0" w:color="auto"/>
            <w:bottom w:val="none" w:sz="0" w:space="0" w:color="auto"/>
            <w:right w:val="none" w:sz="0" w:space="0" w:color="auto"/>
          </w:divBdr>
        </w:div>
        <w:div w:id="1155217666">
          <w:marLeft w:val="1166"/>
          <w:marRight w:val="0"/>
          <w:marTop w:val="96"/>
          <w:marBottom w:val="0"/>
          <w:divBdr>
            <w:top w:val="none" w:sz="0" w:space="0" w:color="auto"/>
            <w:left w:val="none" w:sz="0" w:space="0" w:color="auto"/>
            <w:bottom w:val="none" w:sz="0" w:space="0" w:color="auto"/>
            <w:right w:val="none" w:sz="0" w:space="0" w:color="auto"/>
          </w:divBdr>
        </w:div>
        <w:div w:id="1964730140">
          <w:marLeft w:val="1166"/>
          <w:marRight w:val="0"/>
          <w:marTop w:val="96"/>
          <w:marBottom w:val="0"/>
          <w:divBdr>
            <w:top w:val="none" w:sz="0" w:space="0" w:color="auto"/>
            <w:left w:val="none" w:sz="0" w:space="0" w:color="auto"/>
            <w:bottom w:val="none" w:sz="0" w:space="0" w:color="auto"/>
            <w:right w:val="none" w:sz="0" w:space="0" w:color="auto"/>
          </w:divBdr>
        </w:div>
        <w:div w:id="1991059014">
          <w:marLeft w:val="1166"/>
          <w:marRight w:val="0"/>
          <w:marTop w:val="96"/>
          <w:marBottom w:val="0"/>
          <w:divBdr>
            <w:top w:val="none" w:sz="0" w:space="0" w:color="auto"/>
            <w:left w:val="none" w:sz="0" w:space="0" w:color="auto"/>
            <w:bottom w:val="none" w:sz="0" w:space="0" w:color="auto"/>
            <w:right w:val="none" w:sz="0" w:space="0" w:color="auto"/>
          </w:divBdr>
        </w:div>
        <w:div w:id="2126845285">
          <w:marLeft w:val="1166"/>
          <w:marRight w:val="0"/>
          <w:marTop w:val="96"/>
          <w:marBottom w:val="0"/>
          <w:divBdr>
            <w:top w:val="none" w:sz="0" w:space="0" w:color="auto"/>
            <w:left w:val="none" w:sz="0" w:space="0" w:color="auto"/>
            <w:bottom w:val="none" w:sz="0" w:space="0" w:color="auto"/>
            <w:right w:val="none" w:sz="0" w:space="0" w:color="auto"/>
          </w:divBdr>
        </w:div>
        <w:div w:id="2129352040">
          <w:marLeft w:val="547"/>
          <w:marRight w:val="0"/>
          <w:marTop w:val="115"/>
          <w:marBottom w:val="0"/>
          <w:divBdr>
            <w:top w:val="none" w:sz="0" w:space="0" w:color="auto"/>
            <w:left w:val="none" w:sz="0" w:space="0" w:color="auto"/>
            <w:bottom w:val="none" w:sz="0" w:space="0" w:color="auto"/>
            <w:right w:val="none" w:sz="0" w:space="0" w:color="auto"/>
          </w:divBdr>
        </w:div>
      </w:divsChild>
    </w:div>
    <w:div w:id="1827428301">
      <w:bodyDiv w:val="1"/>
      <w:marLeft w:val="0"/>
      <w:marRight w:val="0"/>
      <w:marTop w:val="0"/>
      <w:marBottom w:val="0"/>
      <w:divBdr>
        <w:top w:val="none" w:sz="0" w:space="0" w:color="auto"/>
        <w:left w:val="none" w:sz="0" w:space="0" w:color="auto"/>
        <w:bottom w:val="none" w:sz="0" w:space="0" w:color="auto"/>
        <w:right w:val="none" w:sz="0" w:space="0" w:color="auto"/>
      </w:divBdr>
    </w:div>
    <w:div w:id="1827890339">
      <w:bodyDiv w:val="1"/>
      <w:marLeft w:val="0"/>
      <w:marRight w:val="0"/>
      <w:marTop w:val="0"/>
      <w:marBottom w:val="0"/>
      <w:divBdr>
        <w:top w:val="none" w:sz="0" w:space="0" w:color="auto"/>
        <w:left w:val="none" w:sz="0" w:space="0" w:color="auto"/>
        <w:bottom w:val="none" w:sz="0" w:space="0" w:color="auto"/>
        <w:right w:val="none" w:sz="0" w:space="0" w:color="auto"/>
      </w:divBdr>
    </w:div>
    <w:div w:id="1828785285">
      <w:bodyDiv w:val="1"/>
      <w:marLeft w:val="0"/>
      <w:marRight w:val="0"/>
      <w:marTop w:val="0"/>
      <w:marBottom w:val="0"/>
      <w:divBdr>
        <w:top w:val="none" w:sz="0" w:space="0" w:color="auto"/>
        <w:left w:val="none" w:sz="0" w:space="0" w:color="auto"/>
        <w:bottom w:val="none" w:sz="0" w:space="0" w:color="auto"/>
        <w:right w:val="none" w:sz="0" w:space="0" w:color="auto"/>
      </w:divBdr>
    </w:div>
    <w:div w:id="1829175323">
      <w:bodyDiv w:val="1"/>
      <w:marLeft w:val="0"/>
      <w:marRight w:val="0"/>
      <w:marTop w:val="0"/>
      <w:marBottom w:val="0"/>
      <w:divBdr>
        <w:top w:val="none" w:sz="0" w:space="0" w:color="auto"/>
        <w:left w:val="none" w:sz="0" w:space="0" w:color="auto"/>
        <w:bottom w:val="none" w:sz="0" w:space="0" w:color="auto"/>
        <w:right w:val="none" w:sz="0" w:space="0" w:color="auto"/>
      </w:divBdr>
      <w:divsChild>
        <w:div w:id="839731828">
          <w:marLeft w:val="360"/>
          <w:marRight w:val="0"/>
          <w:marTop w:val="200"/>
          <w:marBottom w:val="0"/>
          <w:divBdr>
            <w:top w:val="none" w:sz="0" w:space="0" w:color="auto"/>
            <w:left w:val="none" w:sz="0" w:space="0" w:color="auto"/>
            <w:bottom w:val="none" w:sz="0" w:space="0" w:color="auto"/>
            <w:right w:val="none" w:sz="0" w:space="0" w:color="auto"/>
          </w:divBdr>
        </w:div>
        <w:div w:id="1610165290">
          <w:marLeft w:val="360"/>
          <w:marRight w:val="0"/>
          <w:marTop w:val="200"/>
          <w:marBottom w:val="0"/>
          <w:divBdr>
            <w:top w:val="none" w:sz="0" w:space="0" w:color="auto"/>
            <w:left w:val="none" w:sz="0" w:space="0" w:color="auto"/>
            <w:bottom w:val="none" w:sz="0" w:space="0" w:color="auto"/>
            <w:right w:val="none" w:sz="0" w:space="0" w:color="auto"/>
          </w:divBdr>
        </w:div>
      </w:divsChild>
    </w:div>
    <w:div w:id="1830517804">
      <w:bodyDiv w:val="1"/>
      <w:marLeft w:val="0"/>
      <w:marRight w:val="0"/>
      <w:marTop w:val="0"/>
      <w:marBottom w:val="0"/>
      <w:divBdr>
        <w:top w:val="none" w:sz="0" w:space="0" w:color="auto"/>
        <w:left w:val="none" w:sz="0" w:space="0" w:color="auto"/>
        <w:bottom w:val="none" w:sz="0" w:space="0" w:color="auto"/>
        <w:right w:val="none" w:sz="0" w:space="0" w:color="auto"/>
      </w:divBdr>
    </w:div>
    <w:div w:id="1830779681">
      <w:bodyDiv w:val="1"/>
      <w:marLeft w:val="0"/>
      <w:marRight w:val="0"/>
      <w:marTop w:val="0"/>
      <w:marBottom w:val="0"/>
      <w:divBdr>
        <w:top w:val="none" w:sz="0" w:space="0" w:color="auto"/>
        <w:left w:val="none" w:sz="0" w:space="0" w:color="auto"/>
        <w:bottom w:val="none" w:sz="0" w:space="0" w:color="auto"/>
        <w:right w:val="none" w:sz="0" w:space="0" w:color="auto"/>
      </w:divBdr>
    </w:div>
    <w:div w:id="1830906124">
      <w:bodyDiv w:val="1"/>
      <w:marLeft w:val="0"/>
      <w:marRight w:val="0"/>
      <w:marTop w:val="0"/>
      <w:marBottom w:val="0"/>
      <w:divBdr>
        <w:top w:val="none" w:sz="0" w:space="0" w:color="auto"/>
        <w:left w:val="none" w:sz="0" w:space="0" w:color="auto"/>
        <w:bottom w:val="none" w:sz="0" w:space="0" w:color="auto"/>
        <w:right w:val="none" w:sz="0" w:space="0" w:color="auto"/>
      </w:divBdr>
    </w:div>
    <w:div w:id="1832015141">
      <w:bodyDiv w:val="1"/>
      <w:marLeft w:val="0"/>
      <w:marRight w:val="0"/>
      <w:marTop w:val="0"/>
      <w:marBottom w:val="0"/>
      <w:divBdr>
        <w:top w:val="none" w:sz="0" w:space="0" w:color="auto"/>
        <w:left w:val="none" w:sz="0" w:space="0" w:color="auto"/>
        <w:bottom w:val="none" w:sz="0" w:space="0" w:color="auto"/>
        <w:right w:val="none" w:sz="0" w:space="0" w:color="auto"/>
      </w:divBdr>
    </w:div>
    <w:div w:id="1832794602">
      <w:bodyDiv w:val="1"/>
      <w:marLeft w:val="0"/>
      <w:marRight w:val="0"/>
      <w:marTop w:val="0"/>
      <w:marBottom w:val="0"/>
      <w:divBdr>
        <w:top w:val="none" w:sz="0" w:space="0" w:color="auto"/>
        <w:left w:val="none" w:sz="0" w:space="0" w:color="auto"/>
        <w:bottom w:val="none" w:sz="0" w:space="0" w:color="auto"/>
        <w:right w:val="none" w:sz="0" w:space="0" w:color="auto"/>
      </w:divBdr>
    </w:div>
    <w:div w:id="1833328272">
      <w:bodyDiv w:val="1"/>
      <w:marLeft w:val="0"/>
      <w:marRight w:val="0"/>
      <w:marTop w:val="0"/>
      <w:marBottom w:val="0"/>
      <w:divBdr>
        <w:top w:val="none" w:sz="0" w:space="0" w:color="auto"/>
        <w:left w:val="none" w:sz="0" w:space="0" w:color="auto"/>
        <w:bottom w:val="none" w:sz="0" w:space="0" w:color="auto"/>
        <w:right w:val="none" w:sz="0" w:space="0" w:color="auto"/>
      </w:divBdr>
    </w:div>
    <w:div w:id="1834680708">
      <w:bodyDiv w:val="1"/>
      <w:marLeft w:val="0"/>
      <w:marRight w:val="0"/>
      <w:marTop w:val="0"/>
      <w:marBottom w:val="0"/>
      <w:divBdr>
        <w:top w:val="none" w:sz="0" w:space="0" w:color="auto"/>
        <w:left w:val="none" w:sz="0" w:space="0" w:color="auto"/>
        <w:bottom w:val="none" w:sz="0" w:space="0" w:color="auto"/>
        <w:right w:val="none" w:sz="0" w:space="0" w:color="auto"/>
      </w:divBdr>
    </w:div>
    <w:div w:id="1835681629">
      <w:bodyDiv w:val="1"/>
      <w:marLeft w:val="0"/>
      <w:marRight w:val="0"/>
      <w:marTop w:val="0"/>
      <w:marBottom w:val="0"/>
      <w:divBdr>
        <w:top w:val="none" w:sz="0" w:space="0" w:color="auto"/>
        <w:left w:val="none" w:sz="0" w:space="0" w:color="auto"/>
        <w:bottom w:val="none" w:sz="0" w:space="0" w:color="auto"/>
        <w:right w:val="none" w:sz="0" w:space="0" w:color="auto"/>
      </w:divBdr>
      <w:divsChild>
        <w:div w:id="1523279001">
          <w:marLeft w:val="1166"/>
          <w:marRight w:val="0"/>
          <w:marTop w:val="115"/>
          <w:marBottom w:val="0"/>
          <w:divBdr>
            <w:top w:val="none" w:sz="0" w:space="0" w:color="auto"/>
            <w:left w:val="none" w:sz="0" w:space="0" w:color="auto"/>
            <w:bottom w:val="none" w:sz="0" w:space="0" w:color="auto"/>
            <w:right w:val="none" w:sz="0" w:space="0" w:color="auto"/>
          </w:divBdr>
        </w:div>
        <w:div w:id="1589119741">
          <w:marLeft w:val="547"/>
          <w:marRight w:val="0"/>
          <w:marTop w:val="134"/>
          <w:marBottom w:val="0"/>
          <w:divBdr>
            <w:top w:val="none" w:sz="0" w:space="0" w:color="auto"/>
            <w:left w:val="none" w:sz="0" w:space="0" w:color="auto"/>
            <w:bottom w:val="none" w:sz="0" w:space="0" w:color="auto"/>
            <w:right w:val="none" w:sz="0" w:space="0" w:color="auto"/>
          </w:divBdr>
        </w:div>
      </w:divsChild>
    </w:div>
    <w:div w:id="1836338967">
      <w:bodyDiv w:val="1"/>
      <w:marLeft w:val="0"/>
      <w:marRight w:val="0"/>
      <w:marTop w:val="0"/>
      <w:marBottom w:val="0"/>
      <w:divBdr>
        <w:top w:val="none" w:sz="0" w:space="0" w:color="auto"/>
        <w:left w:val="none" w:sz="0" w:space="0" w:color="auto"/>
        <w:bottom w:val="none" w:sz="0" w:space="0" w:color="auto"/>
        <w:right w:val="none" w:sz="0" w:space="0" w:color="auto"/>
      </w:divBdr>
    </w:div>
    <w:div w:id="1836528775">
      <w:bodyDiv w:val="1"/>
      <w:marLeft w:val="0"/>
      <w:marRight w:val="0"/>
      <w:marTop w:val="0"/>
      <w:marBottom w:val="0"/>
      <w:divBdr>
        <w:top w:val="none" w:sz="0" w:space="0" w:color="auto"/>
        <w:left w:val="none" w:sz="0" w:space="0" w:color="auto"/>
        <w:bottom w:val="none" w:sz="0" w:space="0" w:color="auto"/>
        <w:right w:val="none" w:sz="0" w:space="0" w:color="auto"/>
      </w:divBdr>
    </w:div>
    <w:div w:id="1837307213">
      <w:bodyDiv w:val="1"/>
      <w:marLeft w:val="0"/>
      <w:marRight w:val="0"/>
      <w:marTop w:val="0"/>
      <w:marBottom w:val="0"/>
      <w:divBdr>
        <w:top w:val="none" w:sz="0" w:space="0" w:color="auto"/>
        <w:left w:val="none" w:sz="0" w:space="0" w:color="auto"/>
        <w:bottom w:val="none" w:sz="0" w:space="0" w:color="auto"/>
        <w:right w:val="none" w:sz="0" w:space="0" w:color="auto"/>
      </w:divBdr>
    </w:div>
    <w:div w:id="1837378592">
      <w:bodyDiv w:val="1"/>
      <w:marLeft w:val="0"/>
      <w:marRight w:val="0"/>
      <w:marTop w:val="0"/>
      <w:marBottom w:val="0"/>
      <w:divBdr>
        <w:top w:val="none" w:sz="0" w:space="0" w:color="auto"/>
        <w:left w:val="none" w:sz="0" w:space="0" w:color="auto"/>
        <w:bottom w:val="none" w:sz="0" w:space="0" w:color="auto"/>
        <w:right w:val="none" w:sz="0" w:space="0" w:color="auto"/>
      </w:divBdr>
    </w:div>
    <w:div w:id="1838034954">
      <w:bodyDiv w:val="1"/>
      <w:marLeft w:val="0"/>
      <w:marRight w:val="0"/>
      <w:marTop w:val="0"/>
      <w:marBottom w:val="0"/>
      <w:divBdr>
        <w:top w:val="none" w:sz="0" w:space="0" w:color="auto"/>
        <w:left w:val="none" w:sz="0" w:space="0" w:color="auto"/>
        <w:bottom w:val="none" w:sz="0" w:space="0" w:color="auto"/>
        <w:right w:val="none" w:sz="0" w:space="0" w:color="auto"/>
      </w:divBdr>
    </w:div>
    <w:div w:id="1838378483">
      <w:bodyDiv w:val="1"/>
      <w:marLeft w:val="0"/>
      <w:marRight w:val="0"/>
      <w:marTop w:val="0"/>
      <w:marBottom w:val="0"/>
      <w:divBdr>
        <w:top w:val="none" w:sz="0" w:space="0" w:color="auto"/>
        <w:left w:val="none" w:sz="0" w:space="0" w:color="auto"/>
        <w:bottom w:val="none" w:sz="0" w:space="0" w:color="auto"/>
        <w:right w:val="none" w:sz="0" w:space="0" w:color="auto"/>
      </w:divBdr>
    </w:div>
    <w:div w:id="1838882647">
      <w:bodyDiv w:val="1"/>
      <w:marLeft w:val="0"/>
      <w:marRight w:val="0"/>
      <w:marTop w:val="0"/>
      <w:marBottom w:val="0"/>
      <w:divBdr>
        <w:top w:val="none" w:sz="0" w:space="0" w:color="auto"/>
        <w:left w:val="none" w:sz="0" w:space="0" w:color="auto"/>
        <w:bottom w:val="none" w:sz="0" w:space="0" w:color="auto"/>
        <w:right w:val="none" w:sz="0" w:space="0" w:color="auto"/>
      </w:divBdr>
    </w:div>
    <w:div w:id="1840150815">
      <w:bodyDiv w:val="1"/>
      <w:marLeft w:val="0"/>
      <w:marRight w:val="0"/>
      <w:marTop w:val="0"/>
      <w:marBottom w:val="0"/>
      <w:divBdr>
        <w:top w:val="none" w:sz="0" w:space="0" w:color="auto"/>
        <w:left w:val="none" w:sz="0" w:space="0" w:color="auto"/>
        <w:bottom w:val="none" w:sz="0" w:space="0" w:color="auto"/>
        <w:right w:val="none" w:sz="0" w:space="0" w:color="auto"/>
      </w:divBdr>
    </w:div>
    <w:div w:id="1841121403">
      <w:bodyDiv w:val="1"/>
      <w:marLeft w:val="0"/>
      <w:marRight w:val="0"/>
      <w:marTop w:val="0"/>
      <w:marBottom w:val="0"/>
      <w:divBdr>
        <w:top w:val="none" w:sz="0" w:space="0" w:color="auto"/>
        <w:left w:val="none" w:sz="0" w:space="0" w:color="auto"/>
        <w:bottom w:val="none" w:sz="0" w:space="0" w:color="auto"/>
        <w:right w:val="none" w:sz="0" w:space="0" w:color="auto"/>
      </w:divBdr>
    </w:div>
    <w:div w:id="1843354125">
      <w:bodyDiv w:val="1"/>
      <w:marLeft w:val="0"/>
      <w:marRight w:val="0"/>
      <w:marTop w:val="0"/>
      <w:marBottom w:val="0"/>
      <w:divBdr>
        <w:top w:val="none" w:sz="0" w:space="0" w:color="auto"/>
        <w:left w:val="none" w:sz="0" w:space="0" w:color="auto"/>
        <w:bottom w:val="none" w:sz="0" w:space="0" w:color="auto"/>
        <w:right w:val="none" w:sz="0" w:space="0" w:color="auto"/>
      </w:divBdr>
    </w:div>
    <w:div w:id="1843429321">
      <w:bodyDiv w:val="1"/>
      <w:marLeft w:val="0"/>
      <w:marRight w:val="0"/>
      <w:marTop w:val="0"/>
      <w:marBottom w:val="0"/>
      <w:divBdr>
        <w:top w:val="none" w:sz="0" w:space="0" w:color="auto"/>
        <w:left w:val="none" w:sz="0" w:space="0" w:color="auto"/>
        <w:bottom w:val="none" w:sz="0" w:space="0" w:color="auto"/>
        <w:right w:val="none" w:sz="0" w:space="0" w:color="auto"/>
      </w:divBdr>
    </w:div>
    <w:div w:id="1845822956">
      <w:bodyDiv w:val="1"/>
      <w:marLeft w:val="0"/>
      <w:marRight w:val="0"/>
      <w:marTop w:val="0"/>
      <w:marBottom w:val="0"/>
      <w:divBdr>
        <w:top w:val="none" w:sz="0" w:space="0" w:color="auto"/>
        <w:left w:val="none" w:sz="0" w:space="0" w:color="auto"/>
        <w:bottom w:val="none" w:sz="0" w:space="0" w:color="auto"/>
        <w:right w:val="none" w:sz="0" w:space="0" w:color="auto"/>
      </w:divBdr>
    </w:div>
    <w:div w:id="1846165392">
      <w:bodyDiv w:val="1"/>
      <w:marLeft w:val="0"/>
      <w:marRight w:val="0"/>
      <w:marTop w:val="0"/>
      <w:marBottom w:val="0"/>
      <w:divBdr>
        <w:top w:val="none" w:sz="0" w:space="0" w:color="auto"/>
        <w:left w:val="none" w:sz="0" w:space="0" w:color="auto"/>
        <w:bottom w:val="none" w:sz="0" w:space="0" w:color="auto"/>
        <w:right w:val="none" w:sz="0" w:space="0" w:color="auto"/>
      </w:divBdr>
    </w:div>
    <w:div w:id="1846506519">
      <w:bodyDiv w:val="1"/>
      <w:marLeft w:val="0"/>
      <w:marRight w:val="0"/>
      <w:marTop w:val="0"/>
      <w:marBottom w:val="0"/>
      <w:divBdr>
        <w:top w:val="none" w:sz="0" w:space="0" w:color="auto"/>
        <w:left w:val="none" w:sz="0" w:space="0" w:color="auto"/>
        <w:bottom w:val="none" w:sz="0" w:space="0" w:color="auto"/>
        <w:right w:val="none" w:sz="0" w:space="0" w:color="auto"/>
      </w:divBdr>
      <w:divsChild>
        <w:div w:id="72705841">
          <w:marLeft w:val="1800"/>
          <w:marRight w:val="0"/>
          <w:marTop w:val="72"/>
          <w:marBottom w:val="0"/>
          <w:divBdr>
            <w:top w:val="none" w:sz="0" w:space="0" w:color="auto"/>
            <w:left w:val="none" w:sz="0" w:space="0" w:color="auto"/>
            <w:bottom w:val="none" w:sz="0" w:space="0" w:color="auto"/>
            <w:right w:val="none" w:sz="0" w:space="0" w:color="auto"/>
          </w:divBdr>
        </w:div>
        <w:div w:id="76442004">
          <w:marLeft w:val="1800"/>
          <w:marRight w:val="0"/>
          <w:marTop w:val="72"/>
          <w:marBottom w:val="0"/>
          <w:divBdr>
            <w:top w:val="none" w:sz="0" w:space="0" w:color="auto"/>
            <w:left w:val="none" w:sz="0" w:space="0" w:color="auto"/>
            <w:bottom w:val="none" w:sz="0" w:space="0" w:color="auto"/>
            <w:right w:val="none" w:sz="0" w:space="0" w:color="auto"/>
          </w:divBdr>
        </w:div>
        <w:div w:id="135877460">
          <w:marLeft w:val="1166"/>
          <w:marRight w:val="0"/>
          <w:marTop w:val="86"/>
          <w:marBottom w:val="0"/>
          <w:divBdr>
            <w:top w:val="none" w:sz="0" w:space="0" w:color="auto"/>
            <w:left w:val="none" w:sz="0" w:space="0" w:color="auto"/>
            <w:bottom w:val="none" w:sz="0" w:space="0" w:color="auto"/>
            <w:right w:val="none" w:sz="0" w:space="0" w:color="auto"/>
          </w:divBdr>
        </w:div>
        <w:div w:id="201749753">
          <w:marLeft w:val="1166"/>
          <w:marRight w:val="0"/>
          <w:marTop w:val="86"/>
          <w:marBottom w:val="0"/>
          <w:divBdr>
            <w:top w:val="none" w:sz="0" w:space="0" w:color="auto"/>
            <w:left w:val="none" w:sz="0" w:space="0" w:color="auto"/>
            <w:bottom w:val="none" w:sz="0" w:space="0" w:color="auto"/>
            <w:right w:val="none" w:sz="0" w:space="0" w:color="auto"/>
          </w:divBdr>
        </w:div>
        <w:div w:id="318392025">
          <w:marLeft w:val="547"/>
          <w:marRight w:val="0"/>
          <w:marTop w:val="96"/>
          <w:marBottom w:val="0"/>
          <w:divBdr>
            <w:top w:val="none" w:sz="0" w:space="0" w:color="auto"/>
            <w:left w:val="none" w:sz="0" w:space="0" w:color="auto"/>
            <w:bottom w:val="none" w:sz="0" w:space="0" w:color="auto"/>
            <w:right w:val="none" w:sz="0" w:space="0" w:color="auto"/>
          </w:divBdr>
        </w:div>
        <w:div w:id="482888612">
          <w:marLeft w:val="2520"/>
          <w:marRight w:val="0"/>
          <w:marTop w:val="62"/>
          <w:marBottom w:val="0"/>
          <w:divBdr>
            <w:top w:val="none" w:sz="0" w:space="0" w:color="auto"/>
            <w:left w:val="none" w:sz="0" w:space="0" w:color="auto"/>
            <w:bottom w:val="none" w:sz="0" w:space="0" w:color="auto"/>
            <w:right w:val="none" w:sz="0" w:space="0" w:color="auto"/>
          </w:divBdr>
        </w:div>
        <w:div w:id="567420302">
          <w:marLeft w:val="1800"/>
          <w:marRight w:val="0"/>
          <w:marTop w:val="72"/>
          <w:marBottom w:val="0"/>
          <w:divBdr>
            <w:top w:val="none" w:sz="0" w:space="0" w:color="auto"/>
            <w:left w:val="none" w:sz="0" w:space="0" w:color="auto"/>
            <w:bottom w:val="none" w:sz="0" w:space="0" w:color="auto"/>
            <w:right w:val="none" w:sz="0" w:space="0" w:color="auto"/>
          </w:divBdr>
        </w:div>
        <w:div w:id="568855582">
          <w:marLeft w:val="1166"/>
          <w:marRight w:val="0"/>
          <w:marTop w:val="86"/>
          <w:marBottom w:val="0"/>
          <w:divBdr>
            <w:top w:val="none" w:sz="0" w:space="0" w:color="auto"/>
            <w:left w:val="none" w:sz="0" w:space="0" w:color="auto"/>
            <w:bottom w:val="none" w:sz="0" w:space="0" w:color="auto"/>
            <w:right w:val="none" w:sz="0" w:space="0" w:color="auto"/>
          </w:divBdr>
        </w:div>
        <w:div w:id="637801487">
          <w:marLeft w:val="547"/>
          <w:marRight w:val="0"/>
          <w:marTop w:val="96"/>
          <w:marBottom w:val="0"/>
          <w:divBdr>
            <w:top w:val="none" w:sz="0" w:space="0" w:color="auto"/>
            <w:left w:val="none" w:sz="0" w:space="0" w:color="auto"/>
            <w:bottom w:val="none" w:sz="0" w:space="0" w:color="auto"/>
            <w:right w:val="none" w:sz="0" w:space="0" w:color="auto"/>
          </w:divBdr>
        </w:div>
        <w:div w:id="754978131">
          <w:marLeft w:val="1166"/>
          <w:marRight w:val="0"/>
          <w:marTop w:val="86"/>
          <w:marBottom w:val="0"/>
          <w:divBdr>
            <w:top w:val="none" w:sz="0" w:space="0" w:color="auto"/>
            <w:left w:val="none" w:sz="0" w:space="0" w:color="auto"/>
            <w:bottom w:val="none" w:sz="0" w:space="0" w:color="auto"/>
            <w:right w:val="none" w:sz="0" w:space="0" w:color="auto"/>
          </w:divBdr>
        </w:div>
        <w:div w:id="1011294555">
          <w:marLeft w:val="1800"/>
          <w:marRight w:val="0"/>
          <w:marTop w:val="72"/>
          <w:marBottom w:val="0"/>
          <w:divBdr>
            <w:top w:val="none" w:sz="0" w:space="0" w:color="auto"/>
            <w:left w:val="none" w:sz="0" w:space="0" w:color="auto"/>
            <w:bottom w:val="none" w:sz="0" w:space="0" w:color="auto"/>
            <w:right w:val="none" w:sz="0" w:space="0" w:color="auto"/>
          </w:divBdr>
        </w:div>
        <w:div w:id="1215042033">
          <w:marLeft w:val="1166"/>
          <w:marRight w:val="0"/>
          <w:marTop w:val="86"/>
          <w:marBottom w:val="0"/>
          <w:divBdr>
            <w:top w:val="none" w:sz="0" w:space="0" w:color="auto"/>
            <w:left w:val="none" w:sz="0" w:space="0" w:color="auto"/>
            <w:bottom w:val="none" w:sz="0" w:space="0" w:color="auto"/>
            <w:right w:val="none" w:sz="0" w:space="0" w:color="auto"/>
          </w:divBdr>
        </w:div>
        <w:div w:id="1253854470">
          <w:marLeft w:val="1800"/>
          <w:marRight w:val="0"/>
          <w:marTop w:val="72"/>
          <w:marBottom w:val="0"/>
          <w:divBdr>
            <w:top w:val="none" w:sz="0" w:space="0" w:color="auto"/>
            <w:left w:val="none" w:sz="0" w:space="0" w:color="auto"/>
            <w:bottom w:val="none" w:sz="0" w:space="0" w:color="auto"/>
            <w:right w:val="none" w:sz="0" w:space="0" w:color="auto"/>
          </w:divBdr>
        </w:div>
      </w:divsChild>
    </w:div>
    <w:div w:id="1847136057">
      <w:bodyDiv w:val="1"/>
      <w:marLeft w:val="0"/>
      <w:marRight w:val="0"/>
      <w:marTop w:val="0"/>
      <w:marBottom w:val="0"/>
      <w:divBdr>
        <w:top w:val="none" w:sz="0" w:space="0" w:color="auto"/>
        <w:left w:val="none" w:sz="0" w:space="0" w:color="auto"/>
        <w:bottom w:val="none" w:sz="0" w:space="0" w:color="auto"/>
        <w:right w:val="none" w:sz="0" w:space="0" w:color="auto"/>
      </w:divBdr>
    </w:div>
    <w:div w:id="1847473998">
      <w:bodyDiv w:val="1"/>
      <w:marLeft w:val="0"/>
      <w:marRight w:val="0"/>
      <w:marTop w:val="0"/>
      <w:marBottom w:val="0"/>
      <w:divBdr>
        <w:top w:val="none" w:sz="0" w:space="0" w:color="auto"/>
        <w:left w:val="none" w:sz="0" w:space="0" w:color="auto"/>
        <w:bottom w:val="none" w:sz="0" w:space="0" w:color="auto"/>
        <w:right w:val="none" w:sz="0" w:space="0" w:color="auto"/>
      </w:divBdr>
    </w:div>
    <w:div w:id="1847860857">
      <w:bodyDiv w:val="1"/>
      <w:marLeft w:val="0"/>
      <w:marRight w:val="0"/>
      <w:marTop w:val="0"/>
      <w:marBottom w:val="0"/>
      <w:divBdr>
        <w:top w:val="none" w:sz="0" w:space="0" w:color="auto"/>
        <w:left w:val="none" w:sz="0" w:space="0" w:color="auto"/>
        <w:bottom w:val="none" w:sz="0" w:space="0" w:color="auto"/>
        <w:right w:val="none" w:sz="0" w:space="0" w:color="auto"/>
      </w:divBdr>
    </w:div>
    <w:div w:id="1848010135">
      <w:bodyDiv w:val="1"/>
      <w:marLeft w:val="0"/>
      <w:marRight w:val="0"/>
      <w:marTop w:val="0"/>
      <w:marBottom w:val="0"/>
      <w:divBdr>
        <w:top w:val="none" w:sz="0" w:space="0" w:color="auto"/>
        <w:left w:val="none" w:sz="0" w:space="0" w:color="auto"/>
        <w:bottom w:val="none" w:sz="0" w:space="0" w:color="auto"/>
        <w:right w:val="none" w:sz="0" w:space="0" w:color="auto"/>
      </w:divBdr>
      <w:divsChild>
        <w:div w:id="198205068">
          <w:marLeft w:val="547"/>
          <w:marRight w:val="0"/>
          <w:marTop w:val="154"/>
          <w:marBottom w:val="0"/>
          <w:divBdr>
            <w:top w:val="none" w:sz="0" w:space="0" w:color="auto"/>
            <w:left w:val="none" w:sz="0" w:space="0" w:color="auto"/>
            <w:bottom w:val="none" w:sz="0" w:space="0" w:color="auto"/>
            <w:right w:val="none" w:sz="0" w:space="0" w:color="auto"/>
          </w:divBdr>
        </w:div>
        <w:div w:id="690301144">
          <w:marLeft w:val="547"/>
          <w:marRight w:val="0"/>
          <w:marTop w:val="154"/>
          <w:marBottom w:val="0"/>
          <w:divBdr>
            <w:top w:val="none" w:sz="0" w:space="0" w:color="auto"/>
            <w:left w:val="none" w:sz="0" w:space="0" w:color="auto"/>
            <w:bottom w:val="none" w:sz="0" w:space="0" w:color="auto"/>
            <w:right w:val="none" w:sz="0" w:space="0" w:color="auto"/>
          </w:divBdr>
        </w:div>
        <w:div w:id="1296594728">
          <w:marLeft w:val="1800"/>
          <w:marRight w:val="0"/>
          <w:marTop w:val="115"/>
          <w:marBottom w:val="0"/>
          <w:divBdr>
            <w:top w:val="none" w:sz="0" w:space="0" w:color="auto"/>
            <w:left w:val="none" w:sz="0" w:space="0" w:color="auto"/>
            <w:bottom w:val="none" w:sz="0" w:space="0" w:color="auto"/>
            <w:right w:val="none" w:sz="0" w:space="0" w:color="auto"/>
          </w:divBdr>
        </w:div>
        <w:div w:id="1314289803">
          <w:marLeft w:val="1166"/>
          <w:marRight w:val="0"/>
          <w:marTop w:val="134"/>
          <w:marBottom w:val="0"/>
          <w:divBdr>
            <w:top w:val="none" w:sz="0" w:space="0" w:color="auto"/>
            <w:left w:val="none" w:sz="0" w:space="0" w:color="auto"/>
            <w:bottom w:val="none" w:sz="0" w:space="0" w:color="auto"/>
            <w:right w:val="none" w:sz="0" w:space="0" w:color="auto"/>
          </w:divBdr>
        </w:div>
        <w:div w:id="1389963001">
          <w:marLeft w:val="547"/>
          <w:marRight w:val="0"/>
          <w:marTop w:val="154"/>
          <w:marBottom w:val="0"/>
          <w:divBdr>
            <w:top w:val="none" w:sz="0" w:space="0" w:color="auto"/>
            <w:left w:val="none" w:sz="0" w:space="0" w:color="auto"/>
            <w:bottom w:val="none" w:sz="0" w:space="0" w:color="auto"/>
            <w:right w:val="none" w:sz="0" w:space="0" w:color="auto"/>
          </w:divBdr>
        </w:div>
      </w:divsChild>
    </w:div>
    <w:div w:id="1848519074">
      <w:bodyDiv w:val="1"/>
      <w:marLeft w:val="0"/>
      <w:marRight w:val="0"/>
      <w:marTop w:val="0"/>
      <w:marBottom w:val="0"/>
      <w:divBdr>
        <w:top w:val="none" w:sz="0" w:space="0" w:color="auto"/>
        <w:left w:val="none" w:sz="0" w:space="0" w:color="auto"/>
        <w:bottom w:val="none" w:sz="0" w:space="0" w:color="auto"/>
        <w:right w:val="none" w:sz="0" w:space="0" w:color="auto"/>
      </w:divBdr>
    </w:div>
    <w:div w:id="1848521954">
      <w:bodyDiv w:val="1"/>
      <w:marLeft w:val="0"/>
      <w:marRight w:val="0"/>
      <w:marTop w:val="0"/>
      <w:marBottom w:val="0"/>
      <w:divBdr>
        <w:top w:val="none" w:sz="0" w:space="0" w:color="auto"/>
        <w:left w:val="none" w:sz="0" w:space="0" w:color="auto"/>
        <w:bottom w:val="none" w:sz="0" w:space="0" w:color="auto"/>
        <w:right w:val="none" w:sz="0" w:space="0" w:color="auto"/>
      </w:divBdr>
      <w:divsChild>
        <w:div w:id="50005190">
          <w:marLeft w:val="1166"/>
          <w:marRight w:val="0"/>
          <w:marTop w:val="134"/>
          <w:marBottom w:val="0"/>
          <w:divBdr>
            <w:top w:val="none" w:sz="0" w:space="0" w:color="auto"/>
            <w:left w:val="none" w:sz="0" w:space="0" w:color="auto"/>
            <w:bottom w:val="none" w:sz="0" w:space="0" w:color="auto"/>
            <w:right w:val="none" w:sz="0" w:space="0" w:color="auto"/>
          </w:divBdr>
        </w:div>
        <w:div w:id="763187922">
          <w:marLeft w:val="547"/>
          <w:marRight w:val="0"/>
          <w:marTop w:val="154"/>
          <w:marBottom w:val="0"/>
          <w:divBdr>
            <w:top w:val="none" w:sz="0" w:space="0" w:color="auto"/>
            <w:left w:val="none" w:sz="0" w:space="0" w:color="auto"/>
            <w:bottom w:val="none" w:sz="0" w:space="0" w:color="auto"/>
            <w:right w:val="none" w:sz="0" w:space="0" w:color="auto"/>
          </w:divBdr>
        </w:div>
        <w:div w:id="1382753181">
          <w:marLeft w:val="547"/>
          <w:marRight w:val="0"/>
          <w:marTop w:val="154"/>
          <w:marBottom w:val="0"/>
          <w:divBdr>
            <w:top w:val="none" w:sz="0" w:space="0" w:color="auto"/>
            <w:left w:val="none" w:sz="0" w:space="0" w:color="auto"/>
            <w:bottom w:val="none" w:sz="0" w:space="0" w:color="auto"/>
            <w:right w:val="none" w:sz="0" w:space="0" w:color="auto"/>
          </w:divBdr>
        </w:div>
      </w:divsChild>
    </w:div>
    <w:div w:id="1850019049">
      <w:bodyDiv w:val="1"/>
      <w:marLeft w:val="0"/>
      <w:marRight w:val="0"/>
      <w:marTop w:val="0"/>
      <w:marBottom w:val="0"/>
      <w:divBdr>
        <w:top w:val="none" w:sz="0" w:space="0" w:color="auto"/>
        <w:left w:val="none" w:sz="0" w:space="0" w:color="auto"/>
        <w:bottom w:val="none" w:sz="0" w:space="0" w:color="auto"/>
        <w:right w:val="none" w:sz="0" w:space="0" w:color="auto"/>
      </w:divBdr>
      <w:divsChild>
        <w:div w:id="874847220">
          <w:marLeft w:val="360"/>
          <w:marRight w:val="0"/>
          <w:marTop w:val="200"/>
          <w:marBottom w:val="0"/>
          <w:divBdr>
            <w:top w:val="none" w:sz="0" w:space="0" w:color="auto"/>
            <w:left w:val="none" w:sz="0" w:space="0" w:color="auto"/>
            <w:bottom w:val="none" w:sz="0" w:space="0" w:color="auto"/>
            <w:right w:val="none" w:sz="0" w:space="0" w:color="auto"/>
          </w:divBdr>
        </w:div>
        <w:div w:id="894775695">
          <w:marLeft w:val="360"/>
          <w:marRight w:val="0"/>
          <w:marTop w:val="200"/>
          <w:marBottom w:val="0"/>
          <w:divBdr>
            <w:top w:val="none" w:sz="0" w:space="0" w:color="auto"/>
            <w:left w:val="none" w:sz="0" w:space="0" w:color="auto"/>
            <w:bottom w:val="none" w:sz="0" w:space="0" w:color="auto"/>
            <w:right w:val="none" w:sz="0" w:space="0" w:color="auto"/>
          </w:divBdr>
        </w:div>
        <w:div w:id="1323389814">
          <w:marLeft w:val="1800"/>
          <w:marRight w:val="0"/>
          <w:marTop w:val="100"/>
          <w:marBottom w:val="0"/>
          <w:divBdr>
            <w:top w:val="none" w:sz="0" w:space="0" w:color="auto"/>
            <w:left w:val="none" w:sz="0" w:space="0" w:color="auto"/>
            <w:bottom w:val="none" w:sz="0" w:space="0" w:color="auto"/>
            <w:right w:val="none" w:sz="0" w:space="0" w:color="auto"/>
          </w:divBdr>
        </w:div>
        <w:div w:id="1982613118">
          <w:marLeft w:val="1080"/>
          <w:marRight w:val="0"/>
          <w:marTop w:val="100"/>
          <w:marBottom w:val="0"/>
          <w:divBdr>
            <w:top w:val="none" w:sz="0" w:space="0" w:color="auto"/>
            <w:left w:val="none" w:sz="0" w:space="0" w:color="auto"/>
            <w:bottom w:val="none" w:sz="0" w:space="0" w:color="auto"/>
            <w:right w:val="none" w:sz="0" w:space="0" w:color="auto"/>
          </w:divBdr>
        </w:div>
      </w:divsChild>
    </w:div>
    <w:div w:id="1850637649">
      <w:bodyDiv w:val="1"/>
      <w:marLeft w:val="0"/>
      <w:marRight w:val="0"/>
      <w:marTop w:val="0"/>
      <w:marBottom w:val="0"/>
      <w:divBdr>
        <w:top w:val="none" w:sz="0" w:space="0" w:color="auto"/>
        <w:left w:val="none" w:sz="0" w:space="0" w:color="auto"/>
        <w:bottom w:val="none" w:sz="0" w:space="0" w:color="auto"/>
        <w:right w:val="none" w:sz="0" w:space="0" w:color="auto"/>
      </w:divBdr>
    </w:div>
    <w:div w:id="1850674388">
      <w:bodyDiv w:val="1"/>
      <w:marLeft w:val="0"/>
      <w:marRight w:val="0"/>
      <w:marTop w:val="0"/>
      <w:marBottom w:val="0"/>
      <w:divBdr>
        <w:top w:val="none" w:sz="0" w:space="0" w:color="auto"/>
        <w:left w:val="none" w:sz="0" w:space="0" w:color="auto"/>
        <w:bottom w:val="none" w:sz="0" w:space="0" w:color="auto"/>
        <w:right w:val="none" w:sz="0" w:space="0" w:color="auto"/>
      </w:divBdr>
      <w:divsChild>
        <w:div w:id="1387795333">
          <w:marLeft w:val="0"/>
          <w:marRight w:val="0"/>
          <w:marTop w:val="0"/>
          <w:marBottom w:val="0"/>
          <w:divBdr>
            <w:top w:val="none" w:sz="0" w:space="0" w:color="auto"/>
            <w:left w:val="none" w:sz="0" w:space="0" w:color="auto"/>
            <w:bottom w:val="none" w:sz="0" w:space="0" w:color="auto"/>
            <w:right w:val="none" w:sz="0" w:space="0" w:color="auto"/>
          </w:divBdr>
          <w:divsChild>
            <w:div w:id="351348508">
              <w:marLeft w:val="0"/>
              <w:marRight w:val="0"/>
              <w:marTop w:val="0"/>
              <w:marBottom w:val="0"/>
              <w:divBdr>
                <w:top w:val="none" w:sz="0" w:space="0" w:color="auto"/>
                <w:left w:val="none" w:sz="0" w:space="0" w:color="auto"/>
                <w:bottom w:val="none" w:sz="0" w:space="0" w:color="auto"/>
                <w:right w:val="none" w:sz="0" w:space="0" w:color="auto"/>
              </w:divBdr>
            </w:div>
            <w:div w:id="455635845">
              <w:marLeft w:val="0"/>
              <w:marRight w:val="0"/>
              <w:marTop w:val="0"/>
              <w:marBottom w:val="0"/>
              <w:divBdr>
                <w:top w:val="none" w:sz="0" w:space="0" w:color="auto"/>
                <w:left w:val="none" w:sz="0" w:space="0" w:color="auto"/>
                <w:bottom w:val="none" w:sz="0" w:space="0" w:color="auto"/>
                <w:right w:val="none" w:sz="0" w:space="0" w:color="auto"/>
              </w:divBdr>
            </w:div>
            <w:div w:id="516621861">
              <w:marLeft w:val="0"/>
              <w:marRight w:val="0"/>
              <w:marTop w:val="0"/>
              <w:marBottom w:val="0"/>
              <w:divBdr>
                <w:top w:val="none" w:sz="0" w:space="0" w:color="auto"/>
                <w:left w:val="none" w:sz="0" w:space="0" w:color="auto"/>
                <w:bottom w:val="none" w:sz="0" w:space="0" w:color="auto"/>
                <w:right w:val="none" w:sz="0" w:space="0" w:color="auto"/>
              </w:divBdr>
            </w:div>
            <w:div w:id="1444036037">
              <w:marLeft w:val="0"/>
              <w:marRight w:val="0"/>
              <w:marTop w:val="0"/>
              <w:marBottom w:val="0"/>
              <w:divBdr>
                <w:top w:val="none" w:sz="0" w:space="0" w:color="auto"/>
                <w:left w:val="none" w:sz="0" w:space="0" w:color="auto"/>
                <w:bottom w:val="none" w:sz="0" w:space="0" w:color="auto"/>
                <w:right w:val="none" w:sz="0" w:space="0" w:color="auto"/>
              </w:divBdr>
            </w:div>
            <w:div w:id="175331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676301">
      <w:bodyDiv w:val="1"/>
      <w:marLeft w:val="0"/>
      <w:marRight w:val="0"/>
      <w:marTop w:val="0"/>
      <w:marBottom w:val="0"/>
      <w:divBdr>
        <w:top w:val="none" w:sz="0" w:space="0" w:color="auto"/>
        <w:left w:val="none" w:sz="0" w:space="0" w:color="auto"/>
        <w:bottom w:val="none" w:sz="0" w:space="0" w:color="auto"/>
        <w:right w:val="none" w:sz="0" w:space="0" w:color="auto"/>
      </w:divBdr>
    </w:div>
    <w:div w:id="1850752305">
      <w:bodyDiv w:val="1"/>
      <w:marLeft w:val="0"/>
      <w:marRight w:val="0"/>
      <w:marTop w:val="0"/>
      <w:marBottom w:val="0"/>
      <w:divBdr>
        <w:top w:val="none" w:sz="0" w:space="0" w:color="auto"/>
        <w:left w:val="none" w:sz="0" w:space="0" w:color="auto"/>
        <w:bottom w:val="none" w:sz="0" w:space="0" w:color="auto"/>
        <w:right w:val="none" w:sz="0" w:space="0" w:color="auto"/>
      </w:divBdr>
    </w:div>
    <w:div w:id="1851212623">
      <w:bodyDiv w:val="1"/>
      <w:marLeft w:val="0"/>
      <w:marRight w:val="0"/>
      <w:marTop w:val="0"/>
      <w:marBottom w:val="0"/>
      <w:divBdr>
        <w:top w:val="none" w:sz="0" w:space="0" w:color="auto"/>
        <w:left w:val="none" w:sz="0" w:space="0" w:color="auto"/>
        <w:bottom w:val="none" w:sz="0" w:space="0" w:color="auto"/>
        <w:right w:val="none" w:sz="0" w:space="0" w:color="auto"/>
      </w:divBdr>
    </w:div>
    <w:div w:id="1852837706">
      <w:bodyDiv w:val="1"/>
      <w:marLeft w:val="0"/>
      <w:marRight w:val="0"/>
      <w:marTop w:val="0"/>
      <w:marBottom w:val="0"/>
      <w:divBdr>
        <w:top w:val="none" w:sz="0" w:space="0" w:color="auto"/>
        <w:left w:val="none" w:sz="0" w:space="0" w:color="auto"/>
        <w:bottom w:val="none" w:sz="0" w:space="0" w:color="auto"/>
        <w:right w:val="none" w:sz="0" w:space="0" w:color="auto"/>
      </w:divBdr>
    </w:div>
    <w:div w:id="1854297686">
      <w:bodyDiv w:val="1"/>
      <w:marLeft w:val="0"/>
      <w:marRight w:val="0"/>
      <w:marTop w:val="0"/>
      <w:marBottom w:val="0"/>
      <w:divBdr>
        <w:top w:val="none" w:sz="0" w:space="0" w:color="auto"/>
        <w:left w:val="none" w:sz="0" w:space="0" w:color="auto"/>
        <w:bottom w:val="none" w:sz="0" w:space="0" w:color="auto"/>
        <w:right w:val="none" w:sz="0" w:space="0" w:color="auto"/>
      </w:divBdr>
      <w:divsChild>
        <w:div w:id="711612569">
          <w:marLeft w:val="547"/>
          <w:marRight w:val="0"/>
          <w:marTop w:val="154"/>
          <w:marBottom w:val="0"/>
          <w:divBdr>
            <w:top w:val="none" w:sz="0" w:space="0" w:color="auto"/>
            <w:left w:val="none" w:sz="0" w:space="0" w:color="auto"/>
            <w:bottom w:val="none" w:sz="0" w:space="0" w:color="auto"/>
            <w:right w:val="none" w:sz="0" w:space="0" w:color="auto"/>
          </w:divBdr>
        </w:div>
        <w:div w:id="1594431317">
          <w:marLeft w:val="1166"/>
          <w:marRight w:val="0"/>
          <w:marTop w:val="134"/>
          <w:marBottom w:val="0"/>
          <w:divBdr>
            <w:top w:val="none" w:sz="0" w:space="0" w:color="auto"/>
            <w:left w:val="none" w:sz="0" w:space="0" w:color="auto"/>
            <w:bottom w:val="none" w:sz="0" w:space="0" w:color="auto"/>
            <w:right w:val="none" w:sz="0" w:space="0" w:color="auto"/>
          </w:divBdr>
        </w:div>
        <w:div w:id="1688945455">
          <w:marLeft w:val="1166"/>
          <w:marRight w:val="0"/>
          <w:marTop w:val="134"/>
          <w:marBottom w:val="0"/>
          <w:divBdr>
            <w:top w:val="none" w:sz="0" w:space="0" w:color="auto"/>
            <w:left w:val="none" w:sz="0" w:space="0" w:color="auto"/>
            <w:bottom w:val="none" w:sz="0" w:space="0" w:color="auto"/>
            <w:right w:val="none" w:sz="0" w:space="0" w:color="auto"/>
          </w:divBdr>
        </w:div>
      </w:divsChild>
    </w:div>
    <w:div w:id="1854496585">
      <w:bodyDiv w:val="1"/>
      <w:marLeft w:val="0"/>
      <w:marRight w:val="0"/>
      <w:marTop w:val="0"/>
      <w:marBottom w:val="0"/>
      <w:divBdr>
        <w:top w:val="none" w:sz="0" w:space="0" w:color="auto"/>
        <w:left w:val="none" w:sz="0" w:space="0" w:color="auto"/>
        <w:bottom w:val="none" w:sz="0" w:space="0" w:color="auto"/>
        <w:right w:val="none" w:sz="0" w:space="0" w:color="auto"/>
      </w:divBdr>
    </w:div>
    <w:div w:id="1856458311">
      <w:bodyDiv w:val="1"/>
      <w:marLeft w:val="0"/>
      <w:marRight w:val="0"/>
      <w:marTop w:val="0"/>
      <w:marBottom w:val="0"/>
      <w:divBdr>
        <w:top w:val="none" w:sz="0" w:space="0" w:color="auto"/>
        <w:left w:val="none" w:sz="0" w:space="0" w:color="auto"/>
        <w:bottom w:val="none" w:sz="0" w:space="0" w:color="auto"/>
        <w:right w:val="none" w:sz="0" w:space="0" w:color="auto"/>
      </w:divBdr>
    </w:div>
    <w:div w:id="1857306416">
      <w:bodyDiv w:val="1"/>
      <w:marLeft w:val="0"/>
      <w:marRight w:val="0"/>
      <w:marTop w:val="0"/>
      <w:marBottom w:val="0"/>
      <w:divBdr>
        <w:top w:val="none" w:sz="0" w:space="0" w:color="auto"/>
        <w:left w:val="none" w:sz="0" w:space="0" w:color="auto"/>
        <w:bottom w:val="none" w:sz="0" w:space="0" w:color="auto"/>
        <w:right w:val="none" w:sz="0" w:space="0" w:color="auto"/>
      </w:divBdr>
    </w:div>
    <w:div w:id="1858420213">
      <w:bodyDiv w:val="1"/>
      <w:marLeft w:val="0"/>
      <w:marRight w:val="0"/>
      <w:marTop w:val="0"/>
      <w:marBottom w:val="0"/>
      <w:divBdr>
        <w:top w:val="none" w:sz="0" w:space="0" w:color="auto"/>
        <w:left w:val="none" w:sz="0" w:space="0" w:color="auto"/>
        <w:bottom w:val="none" w:sz="0" w:space="0" w:color="auto"/>
        <w:right w:val="none" w:sz="0" w:space="0" w:color="auto"/>
      </w:divBdr>
    </w:div>
    <w:div w:id="1859077426">
      <w:bodyDiv w:val="1"/>
      <w:marLeft w:val="0"/>
      <w:marRight w:val="0"/>
      <w:marTop w:val="0"/>
      <w:marBottom w:val="0"/>
      <w:divBdr>
        <w:top w:val="none" w:sz="0" w:space="0" w:color="auto"/>
        <w:left w:val="none" w:sz="0" w:space="0" w:color="auto"/>
        <w:bottom w:val="none" w:sz="0" w:space="0" w:color="auto"/>
        <w:right w:val="none" w:sz="0" w:space="0" w:color="auto"/>
      </w:divBdr>
    </w:div>
    <w:div w:id="1859660007">
      <w:bodyDiv w:val="1"/>
      <w:marLeft w:val="0"/>
      <w:marRight w:val="0"/>
      <w:marTop w:val="0"/>
      <w:marBottom w:val="0"/>
      <w:divBdr>
        <w:top w:val="none" w:sz="0" w:space="0" w:color="auto"/>
        <w:left w:val="none" w:sz="0" w:space="0" w:color="auto"/>
        <w:bottom w:val="none" w:sz="0" w:space="0" w:color="auto"/>
        <w:right w:val="none" w:sz="0" w:space="0" w:color="auto"/>
      </w:divBdr>
      <w:divsChild>
        <w:div w:id="81074476">
          <w:marLeft w:val="547"/>
          <w:marRight w:val="0"/>
          <w:marTop w:val="115"/>
          <w:marBottom w:val="0"/>
          <w:divBdr>
            <w:top w:val="none" w:sz="0" w:space="0" w:color="auto"/>
            <w:left w:val="none" w:sz="0" w:space="0" w:color="auto"/>
            <w:bottom w:val="none" w:sz="0" w:space="0" w:color="auto"/>
            <w:right w:val="none" w:sz="0" w:space="0" w:color="auto"/>
          </w:divBdr>
        </w:div>
        <w:div w:id="234902751">
          <w:marLeft w:val="1166"/>
          <w:marRight w:val="0"/>
          <w:marTop w:val="96"/>
          <w:marBottom w:val="0"/>
          <w:divBdr>
            <w:top w:val="none" w:sz="0" w:space="0" w:color="auto"/>
            <w:left w:val="none" w:sz="0" w:space="0" w:color="auto"/>
            <w:bottom w:val="none" w:sz="0" w:space="0" w:color="auto"/>
            <w:right w:val="none" w:sz="0" w:space="0" w:color="auto"/>
          </w:divBdr>
        </w:div>
        <w:div w:id="285162738">
          <w:marLeft w:val="1800"/>
          <w:marRight w:val="0"/>
          <w:marTop w:val="77"/>
          <w:marBottom w:val="0"/>
          <w:divBdr>
            <w:top w:val="none" w:sz="0" w:space="0" w:color="auto"/>
            <w:left w:val="none" w:sz="0" w:space="0" w:color="auto"/>
            <w:bottom w:val="none" w:sz="0" w:space="0" w:color="auto"/>
            <w:right w:val="none" w:sz="0" w:space="0" w:color="auto"/>
          </w:divBdr>
        </w:div>
        <w:div w:id="1152716696">
          <w:marLeft w:val="1166"/>
          <w:marRight w:val="0"/>
          <w:marTop w:val="96"/>
          <w:marBottom w:val="0"/>
          <w:divBdr>
            <w:top w:val="none" w:sz="0" w:space="0" w:color="auto"/>
            <w:left w:val="none" w:sz="0" w:space="0" w:color="auto"/>
            <w:bottom w:val="none" w:sz="0" w:space="0" w:color="auto"/>
            <w:right w:val="none" w:sz="0" w:space="0" w:color="auto"/>
          </w:divBdr>
        </w:div>
        <w:div w:id="1344824657">
          <w:marLeft w:val="1800"/>
          <w:marRight w:val="0"/>
          <w:marTop w:val="77"/>
          <w:marBottom w:val="0"/>
          <w:divBdr>
            <w:top w:val="none" w:sz="0" w:space="0" w:color="auto"/>
            <w:left w:val="none" w:sz="0" w:space="0" w:color="auto"/>
            <w:bottom w:val="none" w:sz="0" w:space="0" w:color="auto"/>
            <w:right w:val="none" w:sz="0" w:space="0" w:color="auto"/>
          </w:divBdr>
        </w:div>
        <w:div w:id="1686324338">
          <w:marLeft w:val="1166"/>
          <w:marRight w:val="0"/>
          <w:marTop w:val="96"/>
          <w:marBottom w:val="0"/>
          <w:divBdr>
            <w:top w:val="none" w:sz="0" w:space="0" w:color="auto"/>
            <w:left w:val="none" w:sz="0" w:space="0" w:color="auto"/>
            <w:bottom w:val="none" w:sz="0" w:space="0" w:color="auto"/>
            <w:right w:val="none" w:sz="0" w:space="0" w:color="auto"/>
          </w:divBdr>
        </w:div>
        <w:div w:id="2021350863">
          <w:marLeft w:val="547"/>
          <w:marRight w:val="0"/>
          <w:marTop w:val="115"/>
          <w:marBottom w:val="0"/>
          <w:divBdr>
            <w:top w:val="none" w:sz="0" w:space="0" w:color="auto"/>
            <w:left w:val="none" w:sz="0" w:space="0" w:color="auto"/>
            <w:bottom w:val="none" w:sz="0" w:space="0" w:color="auto"/>
            <w:right w:val="none" w:sz="0" w:space="0" w:color="auto"/>
          </w:divBdr>
        </w:div>
      </w:divsChild>
    </w:div>
    <w:div w:id="1859805845">
      <w:bodyDiv w:val="1"/>
      <w:marLeft w:val="0"/>
      <w:marRight w:val="0"/>
      <w:marTop w:val="0"/>
      <w:marBottom w:val="0"/>
      <w:divBdr>
        <w:top w:val="none" w:sz="0" w:space="0" w:color="auto"/>
        <w:left w:val="none" w:sz="0" w:space="0" w:color="auto"/>
        <w:bottom w:val="none" w:sz="0" w:space="0" w:color="auto"/>
        <w:right w:val="none" w:sz="0" w:space="0" w:color="auto"/>
      </w:divBdr>
    </w:div>
    <w:div w:id="1860006331">
      <w:bodyDiv w:val="1"/>
      <w:marLeft w:val="0"/>
      <w:marRight w:val="0"/>
      <w:marTop w:val="0"/>
      <w:marBottom w:val="0"/>
      <w:divBdr>
        <w:top w:val="none" w:sz="0" w:space="0" w:color="auto"/>
        <w:left w:val="none" w:sz="0" w:space="0" w:color="auto"/>
        <w:bottom w:val="none" w:sz="0" w:space="0" w:color="auto"/>
        <w:right w:val="none" w:sz="0" w:space="0" w:color="auto"/>
      </w:divBdr>
    </w:div>
    <w:div w:id="1860387965">
      <w:bodyDiv w:val="1"/>
      <w:marLeft w:val="0"/>
      <w:marRight w:val="0"/>
      <w:marTop w:val="0"/>
      <w:marBottom w:val="0"/>
      <w:divBdr>
        <w:top w:val="none" w:sz="0" w:space="0" w:color="auto"/>
        <w:left w:val="none" w:sz="0" w:space="0" w:color="auto"/>
        <w:bottom w:val="none" w:sz="0" w:space="0" w:color="auto"/>
        <w:right w:val="none" w:sz="0" w:space="0" w:color="auto"/>
      </w:divBdr>
    </w:div>
    <w:div w:id="1860774333">
      <w:bodyDiv w:val="1"/>
      <w:marLeft w:val="0"/>
      <w:marRight w:val="0"/>
      <w:marTop w:val="0"/>
      <w:marBottom w:val="0"/>
      <w:divBdr>
        <w:top w:val="none" w:sz="0" w:space="0" w:color="auto"/>
        <w:left w:val="none" w:sz="0" w:space="0" w:color="auto"/>
        <w:bottom w:val="none" w:sz="0" w:space="0" w:color="auto"/>
        <w:right w:val="none" w:sz="0" w:space="0" w:color="auto"/>
      </w:divBdr>
      <w:divsChild>
        <w:div w:id="21396274">
          <w:marLeft w:val="1800"/>
          <w:marRight w:val="0"/>
          <w:marTop w:val="82"/>
          <w:marBottom w:val="0"/>
          <w:divBdr>
            <w:top w:val="none" w:sz="0" w:space="0" w:color="auto"/>
            <w:left w:val="none" w:sz="0" w:space="0" w:color="auto"/>
            <w:bottom w:val="none" w:sz="0" w:space="0" w:color="auto"/>
            <w:right w:val="none" w:sz="0" w:space="0" w:color="auto"/>
          </w:divBdr>
        </w:div>
        <w:div w:id="176817884">
          <w:marLeft w:val="1166"/>
          <w:marRight w:val="0"/>
          <w:marTop w:val="96"/>
          <w:marBottom w:val="0"/>
          <w:divBdr>
            <w:top w:val="none" w:sz="0" w:space="0" w:color="auto"/>
            <w:left w:val="none" w:sz="0" w:space="0" w:color="auto"/>
            <w:bottom w:val="none" w:sz="0" w:space="0" w:color="auto"/>
            <w:right w:val="none" w:sz="0" w:space="0" w:color="auto"/>
          </w:divBdr>
        </w:div>
        <w:div w:id="408161709">
          <w:marLeft w:val="1800"/>
          <w:marRight w:val="0"/>
          <w:marTop w:val="82"/>
          <w:marBottom w:val="0"/>
          <w:divBdr>
            <w:top w:val="none" w:sz="0" w:space="0" w:color="auto"/>
            <w:left w:val="none" w:sz="0" w:space="0" w:color="auto"/>
            <w:bottom w:val="none" w:sz="0" w:space="0" w:color="auto"/>
            <w:right w:val="none" w:sz="0" w:space="0" w:color="auto"/>
          </w:divBdr>
        </w:div>
        <w:div w:id="427239431">
          <w:marLeft w:val="1800"/>
          <w:marRight w:val="0"/>
          <w:marTop w:val="82"/>
          <w:marBottom w:val="0"/>
          <w:divBdr>
            <w:top w:val="none" w:sz="0" w:space="0" w:color="auto"/>
            <w:left w:val="none" w:sz="0" w:space="0" w:color="auto"/>
            <w:bottom w:val="none" w:sz="0" w:space="0" w:color="auto"/>
            <w:right w:val="none" w:sz="0" w:space="0" w:color="auto"/>
          </w:divBdr>
        </w:div>
        <w:div w:id="542786292">
          <w:marLeft w:val="1800"/>
          <w:marRight w:val="0"/>
          <w:marTop w:val="82"/>
          <w:marBottom w:val="0"/>
          <w:divBdr>
            <w:top w:val="none" w:sz="0" w:space="0" w:color="auto"/>
            <w:left w:val="none" w:sz="0" w:space="0" w:color="auto"/>
            <w:bottom w:val="none" w:sz="0" w:space="0" w:color="auto"/>
            <w:right w:val="none" w:sz="0" w:space="0" w:color="auto"/>
          </w:divBdr>
        </w:div>
        <w:div w:id="635069771">
          <w:marLeft w:val="1166"/>
          <w:marRight w:val="0"/>
          <w:marTop w:val="96"/>
          <w:marBottom w:val="0"/>
          <w:divBdr>
            <w:top w:val="none" w:sz="0" w:space="0" w:color="auto"/>
            <w:left w:val="none" w:sz="0" w:space="0" w:color="auto"/>
            <w:bottom w:val="none" w:sz="0" w:space="0" w:color="auto"/>
            <w:right w:val="none" w:sz="0" w:space="0" w:color="auto"/>
          </w:divBdr>
        </w:div>
        <w:div w:id="731083604">
          <w:marLeft w:val="547"/>
          <w:marRight w:val="0"/>
          <w:marTop w:val="106"/>
          <w:marBottom w:val="0"/>
          <w:divBdr>
            <w:top w:val="none" w:sz="0" w:space="0" w:color="auto"/>
            <w:left w:val="none" w:sz="0" w:space="0" w:color="auto"/>
            <w:bottom w:val="none" w:sz="0" w:space="0" w:color="auto"/>
            <w:right w:val="none" w:sz="0" w:space="0" w:color="auto"/>
          </w:divBdr>
        </w:div>
        <w:div w:id="808590167">
          <w:marLeft w:val="1800"/>
          <w:marRight w:val="0"/>
          <w:marTop w:val="82"/>
          <w:marBottom w:val="0"/>
          <w:divBdr>
            <w:top w:val="none" w:sz="0" w:space="0" w:color="auto"/>
            <w:left w:val="none" w:sz="0" w:space="0" w:color="auto"/>
            <w:bottom w:val="none" w:sz="0" w:space="0" w:color="auto"/>
            <w:right w:val="none" w:sz="0" w:space="0" w:color="auto"/>
          </w:divBdr>
        </w:div>
        <w:div w:id="1048723572">
          <w:marLeft w:val="1800"/>
          <w:marRight w:val="0"/>
          <w:marTop w:val="82"/>
          <w:marBottom w:val="0"/>
          <w:divBdr>
            <w:top w:val="none" w:sz="0" w:space="0" w:color="auto"/>
            <w:left w:val="none" w:sz="0" w:space="0" w:color="auto"/>
            <w:bottom w:val="none" w:sz="0" w:space="0" w:color="auto"/>
            <w:right w:val="none" w:sz="0" w:space="0" w:color="auto"/>
          </w:divBdr>
        </w:div>
        <w:div w:id="1171918136">
          <w:marLeft w:val="1800"/>
          <w:marRight w:val="0"/>
          <w:marTop w:val="82"/>
          <w:marBottom w:val="0"/>
          <w:divBdr>
            <w:top w:val="none" w:sz="0" w:space="0" w:color="auto"/>
            <w:left w:val="none" w:sz="0" w:space="0" w:color="auto"/>
            <w:bottom w:val="none" w:sz="0" w:space="0" w:color="auto"/>
            <w:right w:val="none" w:sz="0" w:space="0" w:color="auto"/>
          </w:divBdr>
        </w:div>
        <w:div w:id="1371757507">
          <w:marLeft w:val="547"/>
          <w:marRight w:val="0"/>
          <w:marTop w:val="106"/>
          <w:marBottom w:val="0"/>
          <w:divBdr>
            <w:top w:val="none" w:sz="0" w:space="0" w:color="auto"/>
            <w:left w:val="none" w:sz="0" w:space="0" w:color="auto"/>
            <w:bottom w:val="none" w:sz="0" w:space="0" w:color="auto"/>
            <w:right w:val="none" w:sz="0" w:space="0" w:color="auto"/>
          </w:divBdr>
        </w:div>
        <w:div w:id="1390761853">
          <w:marLeft w:val="1166"/>
          <w:marRight w:val="0"/>
          <w:marTop w:val="96"/>
          <w:marBottom w:val="0"/>
          <w:divBdr>
            <w:top w:val="none" w:sz="0" w:space="0" w:color="auto"/>
            <w:left w:val="none" w:sz="0" w:space="0" w:color="auto"/>
            <w:bottom w:val="none" w:sz="0" w:space="0" w:color="auto"/>
            <w:right w:val="none" w:sz="0" w:space="0" w:color="auto"/>
          </w:divBdr>
        </w:div>
        <w:div w:id="1463814386">
          <w:marLeft w:val="547"/>
          <w:marRight w:val="0"/>
          <w:marTop w:val="106"/>
          <w:marBottom w:val="0"/>
          <w:divBdr>
            <w:top w:val="none" w:sz="0" w:space="0" w:color="auto"/>
            <w:left w:val="none" w:sz="0" w:space="0" w:color="auto"/>
            <w:bottom w:val="none" w:sz="0" w:space="0" w:color="auto"/>
            <w:right w:val="none" w:sz="0" w:space="0" w:color="auto"/>
          </w:divBdr>
        </w:div>
        <w:div w:id="1880630016">
          <w:marLeft w:val="1800"/>
          <w:marRight w:val="0"/>
          <w:marTop w:val="82"/>
          <w:marBottom w:val="0"/>
          <w:divBdr>
            <w:top w:val="none" w:sz="0" w:space="0" w:color="auto"/>
            <w:left w:val="none" w:sz="0" w:space="0" w:color="auto"/>
            <w:bottom w:val="none" w:sz="0" w:space="0" w:color="auto"/>
            <w:right w:val="none" w:sz="0" w:space="0" w:color="auto"/>
          </w:divBdr>
        </w:div>
      </w:divsChild>
    </w:div>
    <w:div w:id="1861233424">
      <w:bodyDiv w:val="1"/>
      <w:marLeft w:val="0"/>
      <w:marRight w:val="0"/>
      <w:marTop w:val="0"/>
      <w:marBottom w:val="0"/>
      <w:divBdr>
        <w:top w:val="none" w:sz="0" w:space="0" w:color="auto"/>
        <w:left w:val="none" w:sz="0" w:space="0" w:color="auto"/>
        <w:bottom w:val="none" w:sz="0" w:space="0" w:color="auto"/>
        <w:right w:val="none" w:sz="0" w:space="0" w:color="auto"/>
      </w:divBdr>
    </w:div>
    <w:div w:id="1861241741">
      <w:bodyDiv w:val="1"/>
      <w:marLeft w:val="0"/>
      <w:marRight w:val="0"/>
      <w:marTop w:val="0"/>
      <w:marBottom w:val="0"/>
      <w:divBdr>
        <w:top w:val="none" w:sz="0" w:space="0" w:color="auto"/>
        <w:left w:val="none" w:sz="0" w:space="0" w:color="auto"/>
        <w:bottom w:val="none" w:sz="0" w:space="0" w:color="auto"/>
        <w:right w:val="none" w:sz="0" w:space="0" w:color="auto"/>
      </w:divBdr>
    </w:div>
    <w:div w:id="1861507738">
      <w:bodyDiv w:val="1"/>
      <w:marLeft w:val="0"/>
      <w:marRight w:val="0"/>
      <w:marTop w:val="0"/>
      <w:marBottom w:val="0"/>
      <w:divBdr>
        <w:top w:val="none" w:sz="0" w:space="0" w:color="auto"/>
        <w:left w:val="none" w:sz="0" w:space="0" w:color="auto"/>
        <w:bottom w:val="none" w:sz="0" w:space="0" w:color="auto"/>
        <w:right w:val="none" w:sz="0" w:space="0" w:color="auto"/>
      </w:divBdr>
    </w:div>
    <w:div w:id="1861816506">
      <w:bodyDiv w:val="1"/>
      <w:marLeft w:val="0"/>
      <w:marRight w:val="0"/>
      <w:marTop w:val="0"/>
      <w:marBottom w:val="0"/>
      <w:divBdr>
        <w:top w:val="none" w:sz="0" w:space="0" w:color="auto"/>
        <w:left w:val="none" w:sz="0" w:space="0" w:color="auto"/>
        <w:bottom w:val="none" w:sz="0" w:space="0" w:color="auto"/>
        <w:right w:val="none" w:sz="0" w:space="0" w:color="auto"/>
      </w:divBdr>
    </w:div>
    <w:div w:id="1862696023">
      <w:bodyDiv w:val="1"/>
      <w:marLeft w:val="0"/>
      <w:marRight w:val="0"/>
      <w:marTop w:val="0"/>
      <w:marBottom w:val="0"/>
      <w:divBdr>
        <w:top w:val="none" w:sz="0" w:space="0" w:color="auto"/>
        <w:left w:val="none" w:sz="0" w:space="0" w:color="auto"/>
        <w:bottom w:val="none" w:sz="0" w:space="0" w:color="auto"/>
        <w:right w:val="none" w:sz="0" w:space="0" w:color="auto"/>
      </w:divBdr>
    </w:div>
    <w:div w:id="1863979555">
      <w:bodyDiv w:val="1"/>
      <w:marLeft w:val="0"/>
      <w:marRight w:val="0"/>
      <w:marTop w:val="0"/>
      <w:marBottom w:val="0"/>
      <w:divBdr>
        <w:top w:val="none" w:sz="0" w:space="0" w:color="auto"/>
        <w:left w:val="none" w:sz="0" w:space="0" w:color="auto"/>
        <w:bottom w:val="none" w:sz="0" w:space="0" w:color="auto"/>
        <w:right w:val="none" w:sz="0" w:space="0" w:color="auto"/>
      </w:divBdr>
    </w:div>
    <w:div w:id="1864125270">
      <w:bodyDiv w:val="1"/>
      <w:marLeft w:val="0"/>
      <w:marRight w:val="0"/>
      <w:marTop w:val="0"/>
      <w:marBottom w:val="0"/>
      <w:divBdr>
        <w:top w:val="none" w:sz="0" w:space="0" w:color="auto"/>
        <w:left w:val="none" w:sz="0" w:space="0" w:color="auto"/>
        <w:bottom w:val="none" w:sz="0" w:space="0" w:color="auto"/>
        <w:right w:val="none" w:sz="0" w:space="0" w:color="auto"/>
      </w:divBdr>
    </w:div>
    <w:div w:id="1864200853">
      <w:bodyDiv w:val="1"/>
      <w:marLeft w:val="0"/>
      <w:marRight w:val="0"/>
      <w:marTop w:val="0"/>
      <w:marBottom w:val="0"/>
      <w:divBdr>
        <w:top w:val="none" w:sz="0" w:space="0" w:color="auto"/>
        <w:left w:val="none" w:sz="0" w:space="0" w:color="auto"/>
        <w:bottom w:val="none" w:sz="0" w:space="0" w:color="auto"/>
        <w:right w:val="none" w:sz="0" w:space="0" w:color="auto"/>
      </w:divBdr>
    </w:div>
    <w:div w:id="1864517894">
      <w:bodyDiv w:val="1"/>
      <w:marLeft w:val="0"/>
      <w:marRight w:val="0"/>
      <w:marTop w:val="0"/>
      <w:marBottom w:val="0"/>
      <w:divBdr>
        <w:top w:val="none" w:sz="0" w:space="0" w:color="auto"/>
        <w:left w:val="none" w:sz="0" w:space="0" w:color="auto"/>
        <w:bottom w:val="none" w:sz="0" w:space="0" w:color="auto"/>
        <w:right w:val="none" w:sz="0" w:space="0" w:color="auto"/>
      </w:divBdr>
    </w:div>
    <w:div w:id="1864711050">
      <w:bodyDiv w:val="1"/>
      <w:marLeft w:val="0"/>
      <w:marRight w:val="0"/>
      <w:marTop w:val="0"/>
      <w:marBottom w:val="0"/>
      <w:divBdr>
        <w:top w:val="none" w:sz="0" w:space="0" w:color="auto"/>
        <w:left w:val="none" w:sz="0" w:space="0" w:color="auto"/>
        <w:bottom w:val="none" w:sz="0" w:space="0" w:color="auto"/>
        <w:right w:val="none" w:sz="0" w:space="0" w:color="auto"/>
      </w:divBdr>
    </w:div>
    <w:div w:id="1865439524">
      <w:bodyDiv w:val="1"/>
      <w:marLeft w:val="0"/>
      <w:marRight w:val="0"/>
      <w:marTop w:val="0"/>
      <w:marBottom w:val="0"/>
      <w:divBdr>
        <w:top w:val="none" w:sz="0" w:space="0" w:color="auto"/>
        <w:left w:val="none" w:sz="0" w:space="0" w:color="auto"/>
        <w:bottom w:val="none" w:sz="0" w:space="0" w:color="auto"/>
        <w:right w:val="none" w:sz="0" w:space="0" w:color="auto"/>
      </w:divBdr>
    </w:div>
    <w:div w:id="1866214825">
      <w:bodyDiv w:val="1"/>
      <w:marLeft w:val="0"/>
      <w:marRight w:val="0"/>
      <w:marTop w:val="0"/>
      <w:marBottom w:val="0"/>
      <w:divBdr>
        <w:top w:val="none" w:sz="0" w:space="0" w:color="auto"/>
        <w:left w:val="none" w:sz="0" w:space="0" w:color="auto"/>
        <w:bottom w:val="none" w:sz="0" w:space="0" w:color="auto"/>
        <w:right w:val="none" w:sz="0" w:space="0" w:color="auto"/>
      </w:divBdr>
      <w:divsChild>
        <w:div w:id="871966652">
          <w:marLeft w:val="547"/>
          <w:marRight w:val="0"/>
          <w:marTop w:val="154"/>
          <w:marBottom w:val="0"/>
          <w:divBdr>
            <w:top w:val="none" w:sz="0" w:space="0" w:color="auto"/>
            <w:left w:val="none" w:sz="0" w:space="0" w:color="auto"/>
            <w:bottom w:val="none" w:sz="0" w:space="0" w:color="auto"/>
            <w:right w:val="none" w:sz="0" w:space="0" w:color="auto"/>
          </w:divBdr>
        </w:div>
      </w:divsChild>
    </w:div>
    <w:div w:id="1866672108">
      <w:bodyDiv w:val="1"/>
      <w:marLeft w:val="0"/>
      <w:marRight w:val="0"/>
      <w:marTop w:val="0"/>
      <w:marBottom w:val="0"/>
      <w:divBdr>
        <w:top w:val="none" w:sz="0" w:space="0" w:color="auto"/>
        <w:left w:val="none" w:sz="0" w:space="0" w:color="auto"/>
        <w:bottom w:val="none" w:sz="0" w:space="0" w:color="auto"/>
        <w:right w:val="none" w:sz="0" w:space="0" w:color="auto"/>
      </w:divBdr>
    </w:div>
    <w:div w:id="1866865253">
      <w:bodyDiv w:val="1"/>
      <w:marLeft w:val="0"/>
      <w:marRight w:val="0"/>
      <w:marTop w:val="0"/>
      <w:marBottom w:val="0"/>
      <w:divBdr>
        <w:top w:val="none" w:sz="0" w:space="0" w:color="auto"/>
        <w:left w:val="none" w:sz="0" w:space="0" w:color="auto"/>
        <w:bottom w:val="none" w:sz="0" w:space="0" w:color="auto"/>
        <w:right w:val="none" w:sz="0" w:space="0" w:color="auto"/>
      </w:divBdr>
      <w:divsChild>
        <w:div w:id="541788273">
          <w:marLeft w:val="1166"/>
          <w:marRight w:val="0"/>
          <w:marTop w:val="134"/>
          <w:marBottom w:val="0"/>
          <w:divBdr>
            <w:top w:val="none" w:sz="0" w:space="0" w:color="auto"/>
            <w:left w:val="none" w:sz="0" w:space="0" w:color="auto"/>
            <w:bottom w:val="none" w:sz="0" w:space="0" w:color="auto"/>
            <w:right w:val="none" w:sz="0" w:space="0" w:color="auto"/>
          </w:divBdr>
        </w:div>
        <w:div w:id="951131941">
          <w:marLeft w:val="1886"/>
          <w:marRight w:val="0"/>
          <w:marTop w:val="125"/>
          <w:marBottom w:val="0"/>
          <w:divBdr>
            <w:top w:val="none" w:sz="0" w:space="0" w:color="auto"/>
            <w:left w:val="none" w:sz="0" w:space="0" w:color="auto"/>
            <w:bottom w:val="none" w:sz="0" w:space="0" w:color="auto"/>
            <w:right w:val="none" w:sz="0" w:space="0" w:color="auto"/>
          </w:divBdr>
        </w:div>
        <w:div w:id="973750587">
          <w:marLeft w:val="1166"/>
          <w:marRight w:val="0"/>
          <w:marTop w:val="134"/>
          <w:marBottom w:val="0"/>
          <w:divBdr>
            <w:top w:val="none" w:sz="0" w:space="0" w:color="auto"/>
            <w:left w:val="none" w:sz="0" w:space="0" w:color="auto"/>
            <w:bottom w:val="none" w:sz="0" w:space="0" w:color="auto"/>
            <w:right w:val="none" w:sz="0" w:space="0" w:color="auto"/>
          </w:divBdr>
        </w:div>
        <w:div w:id="1028868294">
          <w:marLeft w:val="1166"/>
          <w:marRight w:val="0"/>
          <w:marTop w:val="134"/>
          <w:marBottom w:val="0"/>
          <w:divBdr>
            <w:top w:val="none" w:sz="0" w:space="0" w:color="auto"/>
            <w:left w:val="none" w:sz="0" w:space="0" w:color="auto"/>
            <w:bottom w:val="none" w:sz="0" w:space="0" w:color="auto"/>
            <w:right w:val="none" w:sz="0" w:space="0" w:color="auto"/>
          </w:divBdr>
        </w:div>
        <w:div w:id="1049767813">
          <w:marLeft w:val="547"/>
          <w:marRight w:val="0"/>
          <w:marTop w:val="134"/>
          <w:marBottom w:val="0"/>
          <w:divBdr>
            <w:top w:val="none" w:sz="0" w:space="0" w:color="auto"/>
            <w:left w:val="none" w:sz="0" w:space="0" w:color="auto"/>
            <w:bottom w:val="none" w:sz="0" w:space="0" w:color="auto"/>
            <w:right w:val="none" w:sz="0" w:space="0" w:color="auto"/>
          </w:divBdr>
        </w:div>
        <w:div w:id="1931231616">
          <w:marLeft w:val="547"/>
          <w:marRight w:val="0"/>
          <w:marTop w:val="134"/>
          <w:marBottom w:val="0"/>
          <w:divBdr>
            <w:top w:val="none" w:sz="0" w:space="0" w:color="auto"/>
            <w:left w:val="none" w:sz="0" w:space="0" w:color="auto"/>
            <w:bottom w:val="none" w:sz="0" w:space="0" w:color="auto"/>
            <w:right w:val="none" w:sz="0" w:space="0" w:color="auto"/>
          </w:divBdr>
        </w:div>
      </w:divsChild>
    </w:div>
    <w:div w:id="1868061619">
      <w:bodyDiv w:val="1"/>
      <w:marLeft w:val="0"/>
      <w:marRight w:val="0"/>
      <w:marTop w:val="0"/>
      <w:marBottom w:val="0"/>
      <w:divBdr>
        <w:top w:val="none" w:sz="0" w:space="0" w:color="auto"/>
        <w:left w:val="none" w:sz="0" w:space="0" w:color="auto"/>
        <w:bottom w:val="none" w:sz="0" w:space="0" w:color="auto"/>
        <w:right w:val="none" w:sz="0" w:space="0" w:color="auto"/>
      </w:divBdr>
    </w:div>
    <w:div w:id="1869297485">
      <w:bodyDiv w:val="1"/>
      <w:marLeft w:val="0"/>
      <w:marRight w:val="0"/>
      <w:marTop w:val="0"/>
      <w:marBottom w:val="0"/>
      <w:divBdr>
        <w:top w:val="none" w:sz="0" w:space="0" w:color="auto"/>
        <w:left w:val="none" w:sz="0" w:space="0" w:color="auto"/>
        <w:bottom w:val="none" w:sz="0" w:space="0" w:color="auto"/>
        <w:right w:val="none" w:sz="0" w:space="0" w:color="auto"/>
      </w:divBdr>
    </w:div>
    <w:div w:id="1869563409">
      <w:bodyDiv w:val="1"/>
      <w:marLeft w:val="0"/>
      <w:marRight w:val="0"/>
      <w:marTop w:val="0"/>
      <w:marBottom w:val="0"/>
      <w:divBdr>
        <w:top w:val="none" w:sz="0" w:space="0" w:color="auto"/>
        <w:left w:val="none" w:sz="0" w:space="0" w:color="auto"/>
        <w:bottom w:val="none" w:sz="0" w:space="0" w:color="auto"/>
        <w:right w:val="none" w:sz="0" w:space="0" w:color="auto"/>
      </w:divBdr>
    </w:div>
    <w:div w:id="1870141448">
      <w:bodyDiv w:val="1"/>
      <w:marLeft w:val="0"/>
      <w:marRight w:val="0"/>
      <w:marTop w:val="0"/>
      <w:marBottom w:val="0"/>
      <w:divBdr>
        <w:top w:val="none" w:sz="0" w:space="0" w:color="auto"/>
        <w:left w:val="none" w:sz="0" w:space="0" w:color="auto"/>
        <w:bottom w:val="none" w:sz="0" w:space="0" w:color="auto"/>
        <w:right w:val="none" w:sz="0" w:space="0" w:color="auto"/>
      </w:divBdr>
    </w:div>
    <w:div w:id="1870216498">
      <w:bodyDiv w:val="1"/>
      <w:marLeft w:val="0"/>
      <w:marRight w:val="0"/>
      <w:marTop w:val="0"/>
      <w:marBottom w:val="0"/>
      <w:divBdr>
        <w:top w:val="none" w:sz="0" w:space="0" w:color="auto"/>
        <w:left w:val="none" w:sz="0" w:space="0" w:color="auto"/>
        <w:bottom w:val="none" w:sz="0" w:space="0" w:color="auto"/>
        <w:right w:val="none" w:sz="0" w:space="0" w:color="auto"/>
      </w:divBdr>
    </w:div>
    <w:div w:id="1871603425">
      <w:bodyDiv w:val="1"/>
      <w:marLeft w:val="0"/>
      <w:marRight w:val="0"/>
      <w:marTop w:val="0"/>
      <w:marBottom w:val="0"/>
      <w:divBdr>
        <w:top w:val="none" w:sz="0" w:space="0" w:color="auto"/>
        <w:left w:val="none" w:sz="0" w:space="0" w:color="auto"/>
        <w:bottom w:val="none" w:sz="0" w:space="0" w:color="auto"/>
        <w:right w:val="none" w:sz="0" w:space="0" w:color="auto"/>
      </w:divBdr>
    </w:div>
    <w:div w:id="1871792760">
      <w:bodyDiv w:val="1"/>
      <w:marLeft w:val="0"/>
      <w:marRight w:val="0"/>
      <w:marTop w:val="0"/>
      <w:marBottom w:val="0"/>
      <w:divBdr>
        <w:top w:val="none" w:sz="0" w:space="0" w:color="auto"/>
        <w:left w:val="none" w:sz="0" w:space="0" w:color="auto"/>
        <w:bottom w:val="none" w:sz="0" w:space="0" w:color="auto"/>
        <w:right w:val="none" w:sz="0" w:space="0" w:color="auto"/>
      </w:divBdr>
    </w:div>
    <w:div w:id="1871915871">
      <w:bodyDiv w:val="1"/>
      <w:marLeft w:val="0"/>
      <w:marRight w:val="0"/>
      <w:marTop w:val="0"/>
      <w:marBottom w:val="0"/>
      <w:divBdr>
        <w:top w:val="none" w:sz="0" w:space="0" w:color="auto"/>
        <w:left w:val="none" w:sz="0" w:space="0" w:color="auto"/>
        <w:bottom w:val="none" w:sz="0" w:space="0" w:color="auto"/>
        <w:right w:val="none" w:sz="0" w:space="0" w:color="auto"/>
      </w:divBdr>
    </w:div>
    <w:div w:id="1871988171">
      <w:bodyDiv w:val="1"/>
      <w:marLeft w:val="0"/>
      <w:marRight w:val="0"/>
      <w:marTop w:val="0"/>
      <w:marBottom w:val="0"/>
      <w:divBdr>
        <w:top w:val="none" w:sz="0" w:space="0" w:color="auto"/>
        <w:left w:val="none" w:sz="0" w:space="0" w:color="auto"/>
        <w:bottom w:val="none" w:sz="0" w:space="0" w:color="auto"/>
        <w:right w:val="none" w:sz="0" w:space="0" w:color="auto"/>
      </w:divBdr>
      <w:divsChild>
        <w:div w:id="89398033">
          <w:marLeft w:val="0"/>
          <w:marRight w:val="0"/>
          <w:marTop w:val="0"/>
          <w:marBottom w:val="0"/>
          <w:divBdr>
            <w:top w:val="none" w:sz="0" w:space="0" w:color="auto"/>
            <w:left w:val="none" w:sz="0" w:space="0" w:color="auto"/>
            <w:bottom w:val="none" w:sz="0" w:space="0" w:color="auto"/>
            <w:right w:val="none" w:sz="0" w:space="0" w:color="auto"/>
          </w:divBdr>
          <w:divsChild>
            <w:div w:id="303779522">
              <w:marLeft w:val="0"/>
              <w:marRight w:val="0"/>
              <w:marTop w:val="0"/>
              <w:marBottom w:val="0"/>
              <w:divBdr>
                <w:top w:val="none" w:sz="0" w:space="0" w:color="auto"/>
                <w:left w:val="none" w:sz="0" w:space="0" w:color="auto"/>
                <w:bottom w:val="none" w:sz="0" w:space="0" w:color="auto"/>
                <w:right w:val="none" w:sz="0" w:space="0" w:color="auto"/>
              </w:divBdr>
            </w:div>
            <w:div w:id="1209877231">
              <w:marLeft w:val="0"/>
              <w:marRight w:val="0"/>
              <w:marTop w:val="0"/>
              <w:marBottom w:val="0"/>
              <w:divBdr>
                <w:top w:val="none" w:sz="0" w:space="0" w:color="auto"/>
                <w:left w:val="none" w:sz="0" w:space="0" w:color="auto"/>
                <w:bottom w:val="none" w:sz="0" w:space="0" w:color="auto"/>
                <w:right w:val="none" w:sz="0" w:space="0" w:color="auto"/>
              </w:divBdr>
            </w:div>
            <w:div w:id="194032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109294">
      <w:bodyDiv w:val="1"/>
      <w:marLeft w:val="0"/>
      <w:marRight w:val="0"/>
      <w:marTop w:val="0"/>
      <w:marBottom w:val="0"/>
      <w:divBdr>
        <w:top w:val="none" w:sz="0" w:space="0" w:color="auto"/>
        <w:left w:val="none" w:sz="0" w:space="0" w:color="auto"/>
        <w:bottom w:val="none" w:sz="0" w:space="0" w:color="auto"/>
        <w:right w:val="none" w:sz="0" w:space="0" w:color="auto"/>
      </w:divBdr>
    </w:div>
    <w:div w:id="1872305246">
      <w:bodyDiv w:val="1"/>
      <w:marLeft w:val="0"/>
      <w:marRight w:val="0"/>
      <w:marTop w:val="0"/>
      <w:marBottom w:val="0"/>
      <w:divBdr>
        <w:top w:val="none" w:sz="0" w:space="0" w:color="auto"/>
        <w:left w:val="none" w:sz="0" w:space="0" w:color="auto"/>
        <w:bottom w:val="none" w:sz="0" w:space="0" w:color="auto"/>
        <w:right w:val="none" w:sz="0" w:space="0" w:color="auto"/>
      </w:divBdr>
      <w:divsChild>
        <w:div w:id="152334906">
          <w:marLeft w:val="547"/>
          <w:marRight w:val="0"/>
          <w:marTop w:val="240"/>
          <w:marBottom w:val="0"/>
          <w:divBdr>
            <w:top w:val="none" w:sz="0" w:space="0" w:color="auto"/>
            <w:left w:val="none" w:sz="0" w:space="0" w:color="auto"/>
            <w:bottom w:val="none" w:sz="0" w:space="0" w:color="auto"/>
            <w:right w:val="none" w:sz="0" w:space="0" w:color="auto"/>
          </w:divBdr>
        </w:div>
        <w:div w:id="843011751">
          <w:marLeft w:val="547"/>
          <w:marRight w:val="0"/>
          <w:marTop w:val="240"/>
          <w:marBottom w:val="0"/>
          <w:divBdr>
            <w:top w:val="none" w:sz="0" w:space="0" w:color="auto"/>
            <w:left w:val="none" w:sz="0" w:space="0" w:color="auto"/>
            <w:bottom w:val="none" w:sz="0" w:space="0" w:color="auto"/>
            <w:right w:val="none" w:sz="0" w:space="0" w:color="auto"/>
          </w:divBdr>
        </w:div>
        <w:div w:id="2010212487">
          <w:marLeft w:val="1166"/>
          <w:marRight w:val="0"/>
          <w:marTop w:val="240"/>
          <w:marBottom w:val="0"/>
          <w:divBdr>
            <w:top w:val="none" w:sz="0" w:space="0" w:color="auto"/>
            <w:left w:val="none" w:sz="0" w:space="0" w:color="auto"/>
            <w:bottom w:val="none" w:sz="0" w:space="0" w:color="auto"/>
            <w:right w:val="none" w:sz="0" w:space="0" w:color="auto"/>
          </w:divBdr>
        </w:div>
      </w:divsChild>
    </w:div>
    <w:div w:id="1874341754">
      <w:bodyDiv w:val="1"/>
      <w:marLeft w:val="0"/>
      <w:marRight w:val="0"/>
      <w:marTop w:val="0"/>
      <w:marBottom w:val="0"/>
      <w:divBdr>
        <w:top w:val="none" w:sz="0" w:space="0" w:color="auto"/>
        <w:left w:val="none" w:sz="0" w:space="0" w:color="auto"/>
        <w:bottom w:val="none" w:sz="0" w:space="0" w:color="auto"/>
        <w:right w:val="none" w:sz="0" w:space="0" w:color="auto"/>
      </w:divBdr>
    </w:div>
    <w:div w:id="1874462967">
      <w:bodyDiv w:val="1"/>
      <w:marLeft w:val="0"/>
      <w:marRight w:val="0"/>
      <w:marTop w:val="0"/>
      <w:marBottom w:val="0"/>
      <w:divBdr>
        <w:top w:val="none" w:sz="0" w:space="0" w:color="auto"/>
        <w:left w:val="none" w:sz="0" w:space="0" w:color="auto"/>
        <w:bottom w:val="none" w:sz="0" w:space="0" w:color="auto"/>
        <w:right w:val="none" w:sz="0" w:space="0" w:color="auto"/>
      </w:divBdr>
    </w:div>
    <w:div w:id="1874465691">
      <w:bodyDiv w:val="1"/>
      <w:marLeft w:val="0"/>
      <w:marRight w:val="0"/>
      <w:marTop w:val="0"/>
      <w:marBottom w:val="0"/>
      <w:divBdr>
        <w:top w:val="none" w:sz="0" w:space="0" w:color="auto"/>
        <w:left w:val="none" w:sz="0" w:space="0" w:color="auto"/>
        <w:bottom w:val="none" w:sz="0" w:space="0" w:color="auto"/>
        <w:right w:val="none" w:sz="0" w:space="0" w:color="auto"/>
      </w:divBdr>
    </w:div>
    <w:div w:id="1875383889">
      <w:bodyDiv w:val="1"/>
      <w:marLeft w:val="0"/>
      <w:marRight w:val="0"/>
      <w:marTop w:val="0"/>
      <w:marBottom w:val="0"/>
      <w:divBdr>
        <w:top w:val="none" w:sz="0" w:space="0" w:color="auto"/>
        <w:left w:val="none" w:sz="0" w:space="0" w:color="auto"/>
        <w:bottom w:val="none" w:sz="0" w:space="0" w:color="auto"/>
        <w:right w:val="none" w:sz="0" w:space="0" w:color="auto"/>
      </w:divBdr>
    </w:div>
    <w:div w:id="1875456457">
      <w:bodyDiv w:val="1"/>
      <w:marLeft w:val="0"/>
      <w:marRight w:val="0"/>
      <w:marTop w:val="0"/>
      <w:marBottom w:val="0"/>
      <w:divBdr>
        <w:top w:val="none" w:sz="0" w:space="0" w:color="auto"/>
        <w:left w:val="none" w:sz="0" w:space="0" w:color="auto"/>
        <w:bottom w:val="none" w:sz="0" w:space="0" w:color="auto"/>
        <w:right w:val="none" w:sz="0" w:space="0" w:color="auto"/>
      </w:divBdr>
      <w:divsChild>
        <w:div w:id="1183010778">
          <w:marLeft w:val="360"/>
          <w:marRight w:val="0"/>
          <w:marTop w:val="200"/>
          <w:marBottom w:val="0"/>
          <w:divBdr>
            <w:top w:val="none" w:sz="0" w:space="0" w:color="auto"/>
            <w:left w:val="none" w:sz="0" w:space="0" w:color="auto"/>
            <w:bottom w:val="none" w:sz="0" w:space="0" w:color="auto"/>
            <w:right w:val="none" w:sz="0" w:space="0" w:color="auto"/>
          </w:divBdr>
        </w:div>
      </w:divsChild>
    </w:div>
    <w:div w:id="1875847852">
      <w:bodyDiv w:val="1"/>
      <w:marLeft w:val="0"/>
      <w:marRight w:val="0"/>
      <w:marTop w:val="0"/>
      <w:marBottom w:val="0"/>
      <w:divBdr>
        <w:top w:val="none" w:sz="0" w:space="0" w:color="auto"/>
        <w:left w:val="none" w:sz="0" w:space="0" w:color="auto"/>
        <w:bottom w:val="none" w:sz="0" w:space="0" w:color="auto"/>
        <w:right w:val="none" w:sz="0" w:space="0" w:color="auto"/>
      </w:divBdr>
    </w:div>
    <w:div w:id="1875925452">
      <w:bodyDiv w:val="1"/>
      <w:marLeft w:val="0"/>
      <w:marRight w:val="0"/>
      <w:marTop w:val="0"/>
      <w:marBottom w:val="0"/>
      <w:divBdr>
        <w:top w:val="none" w:sz="0" w:space="0" w:color="auto"/>
        <w:left w:val="none" w:sz="0" w:space="0" w:color="auto"/>
        <w:bottom w:val="none" w:sz="0" w:space="0" w:color="auto"/>
        <w:right w:val="none" w:sz="0" w:space="0" w:color="auto"/>
      </w:divBdr>
    </w:div>
    <w:div w:id="1876043382">
      <w:bodyDiv w:val="1"/>
      <w:marLeft w:val="0"/>
      <w:marRight w:val="0"/>
      <w:marTop w:val="0"/>
      <w:marBottom w:val="0"/>
      <w:divBdr>
        <w:top w:val="none" w:sz="0" w:space="0" w:color="auto"/>
        <w:left w:val="none" w:sz="0" w:space="0" w:color="auto"/>
        <w:bottom w:val="none" w:sz="0" w:space="0" w:color="auto"/>
        <w:right w:val="none" w:sz="0" w:space="0" w:color="auto"/>
      </w:divBdr>
    </w:div>
    <w:div w:id="1876379801">
      <w:bodyDiv w:val="1"/>
      <w:marLeft w:val="0"/>
      <w:marRight w:val="0"/>
      <w:marTop w:val="0"/>
      <w:marBottom w:val="0"/>
      <w:divBdr>
        <w:top w:val="none" w:sz="0" w:space="0" w:color="auto"/>
        <w:left w:val="none" w:sz="0" w:space="0" w:color="auto"/>
        <w:bottom w:val="none" w:sz="0" w:space="0" w:color="auto"/>
        <w:right w:val="none" w:sz="0" w:space="0" w:color="auto"/>
      </w:divBdr>
    </w:div>
    <w:div w:id="1876577090">
      <w:bodyDiv w:val="1"/>
      <w:marLeft w:val="0"/>
      <w:marRight w:val="0"/>
      <w:marTop w:val="0"/>
      <w:marBottom w:val="0"/>
      <w:divBdr>
        <w:top w:val="none" w:sz="0" w:space="0" w:color="auto"/>
        <w:left w:val="none" w:sz="0" w:space="0" w:color="auto"/>
        <w:bottom w:val="none" w:sz="0" w:space="0" w:color="auto"/>
        <w:right w:val="none" w:sz="0" w:space="0" w:color="auto"/>
      </w:divBdr>
    </w:div>
    <w:div w:id="1876767532">
      <w:bodyDiv w:val="1"/>
      <w:marLeft w:val="0"/>
      <w:marRight w:val="0"/>
      <w:marTop w:val="0"/>
      <w:marBottom w:val="0"/>
      <w:divBdr>
        <w:top w:val="none" w:sz="0" w:space="0" w:color="auto"/>
        <w:left w:val="none" w:sz="0" w:space="0" w:color="auto"/>
        <w:bottom w:val="none" w:sz="0" w:space="0" w:color="auto"/>
        <w:right w:val="none" w:sz="0" w:space="0" w:color="auto"/>
      </w:divBdr>
    </w:div>
    <w:div w:id="1876845183">
      <w:bodyDiv w:val="1"/>
      <w:marLeft w:val="0"/>
      <w:marRight w:val="0"/>
      <w:marTop w:val="0"/>
      <w:marBottom w:val="0"/>
      <w:divBdr>
        <w:top w:val="none" w:sz="0" w:space="0" w:color="auto"/>
        <w:left w:val="none" w:sz="0" w:space="0" w:color="auto"/>
        <w:bottom w:val="none" w:sz="0" w:space="0" w:color="auto"/>
        <w:right w:val="none" w:sz="0" w:space="0" w:color="auto"/>
      </w:divBdr>
    </w:div>
    <w:div w:id="1877113384">
      <w:bodyDiv w:val="1"/>
      <w:marLeft w:val="0"/>
      <w:marRight w:val="0"/>
      <w:marTop w:val="0"/>
      <w:marBottom w:val="0"/>
      <w:divBdr>
        <w:top w:val="none" w:sz="0" w:space="0" w:color="auto"/>
        <w:left w:val="none" w:sz="0" w:space="0" w:color="auto"/>
        <w:bottom w:val="none" w:sz="0" w:space="0" w:color="auto"/>
        <w:right w:val="none" w:sz="0" w:space="0" w:color="auto"/>
      </w:divBdr>
      <w:divsChild>
        <w:div w:id="15620367">
          <w:marLeft w:val="2520"/>
          <w:marRight w:val="0"/>
          <w:marTop w:val="77"/>
          <w:marBottom w:val="0"/>
          <w:divBdr>
            <w:top w:val="none" w:sz="0" w:space="0" w:color="auto"/>
            <w:left w:val="none" w:sz="0" w:space="0" w:color="auto"/>
            <w:bottom w:val="none" w:sz="0" w:space="0" w:color="auto"/>
            <w:right w:val="none" w:sz="0" w:space="0" w:color="auto"/>
          </w:divBdr>
        </w:div>
        <w:div w:id="140536842">
          <w:marLeft w:val="1166"/>
          <w:marRight w:val="0"/>
          <w:marTop w:val="77"/>
          <w:marBottom w:val="0"/>
          <w:divBdr>
            <w:top w:val="none" w:sz="0" w:space="0" w:color="auto"/>
            <w:left w:val="none" w:sz="0" w:space="0" w:color="auto"/>
            <w:bottom w:val="none" w:sz="0" w:space="0" w:color="auto"/>
            <w:right w:val="none" w:sz="0" w:space="0" w:color="auto"/>
          </w:divBdr>
        </w:div>
        <w:div w:id="486896635">
          <w:marLeft w:val="1800"/>
          <w:marRight w:val="0"/>
          <w:marTop w:val="77"/>
          <w:marBottom w:val="0"/>
          <w:divBdr>
            <w:top w:val="none" w:sz="0" w:space="0" w:color="auto"/>
            <w:left w:val="none" w:sz="0" w:space="0" w:color="auto"/>
            <w:bottom w:val="none" w:sz="0" w:space="0" w:color="auto"/>
            <w:right w:val="none" w:sz="0" w:space="0" w:color="auto"/>
          </w:divBdr>
        </w:div>
        <w:div w:id="815296429">
          <w:marLeft w:val="2520"/>
          <w:marRight w:val="0"/>
          <w:marTop w:val="77"/>
          <w:marBottom w:val="0"/>
          <w:divBdr>
            <w:top w:val="none" w:sz="0" w:space="0" w:color="auto"/>
            <w:left w:val="none" w:sz="0" w:space="0" w:color="auto"/>
            <w:bottom w:val="none" w:sz="0" w:space="0" w:color="auto"/>
            <w:right w:val="none" w:sz="0" w:space="0" w:color="auto"/>
          </w:divBdr>
        </w:div>
        <w:div w:id="1114596431">
          <w:marLeft w:val="1800"/>
          <w:marRight w:val="0"/>
          <w:marTop w:val="77"/>
          <w:marBottom w:val="0"/>
          <w:divBdr>
            <w:top w:val="none" w:sz="0" w:space="0" w:color="auto"/>
            <w:left w:val="none" w:sz="0" w:space="0" w:color="auto"/>
            <w:bottom w:val="none" w:sz="0" w:space="0" w:color="auto"/>
            <w:right w:val="none" w:sz="0" w:space="0" w:color="auto"/>
          </w:divBdr>
        </w:div>
        <w:div w:id="1397046726">
          <w:marLeft w:val="547"/>
          <w:marRight w:val="0"/>
          <w:marTop w:val="86"/>
          <w:marBottom w:val="0"/>
          <w:divBdr>
            <w:top w:val="none" w:sz="0" w:space="0" w:color="auto"/>
            <w:left w:val="none" w:sz="0" w:space="0" w:color="auto"/>
            <w:bottom w:val="none" w:sz="0" w:space="0" w:color="auto"/>
            <w:right w:val="none" w:sz="0" w:space="0" w:color="auto"/>
          </w:divBdr>
        </w:div>
        <w:div w:id="1540362144">
          <w:marLeft w:val="1800"/>
          <w:marRight w:val="0"/>
          <w:marTop w:val="77"/>
          <w:marBottom w:val="0"/>
          <w:divBdr>
            <w:top w:val="none" w:sz="0" w:space="0" w:color="auto"/>
            <w:left w:val="none" w:sz="0" w:space="0" w:color="auto"/>
            <w:bottom w:val="none" w:sz="0" w:space="0" w:color="auto"/>
            <w:right w:val="none" w:sz="0" w:space="0" w:color="auto"/>
          </w:divBdr>
        </w:div>
        <w:div w:id="1633514656">
          <w:marLeft w:val="2520"/>
          <w:marRight w:val="0"/>
          <w:marTop w:val="77"/>
          <w:marBottom w:val="0"/>
          <w:divBdr>
            <w:top w:val="none" w:sz="0" w:space="0" w:color="auto"/>
            <w:left w:val="none" w:sz="0" w:space="0" w:color="auto"/>
            <w:bottom w:val="none" w:sz="0" w:space="0" w:color="auto"/>
            <w:right w:val="none" w:sz="0" w:space="0" w:color="auto"/>
          </w:divBdr>
        </w:div>
        <w:div w:id="1869835588">
          <w:marLeft w:val="1800"/>
          <w:marRight w:val="0"/>
          <w:marTop w:val="77"/>
          <w:marBottom w:val="0"/>
          <w:divBdr>
            <w:top w:val="none" w:sz="0" w:space="0" w:color="auto"/>
            <w:left w:val="none" w:sz="0" w:space="0" w:color="auto"/>
            <w:bottom w:val="none" w:sz="0" w:space="0" w:color="auto"/>
            <w:right w:val="none" w:sz="0" w:space="0" w:color="auto"/>
          </w:divBdr>
        </w:div>
        <w:div w:id="1925146762">
          <w:marLeft w:val="1166"/>
          <w:marRight w:val="0"/>
          <w:marTop w:val="77"/>
          <w:marBottom w:val="0"/>
          <w:divBdr>
            <w:top w:val="none" w:sz="0" w:space="0" w:color="auto"/>
            <w:left w:val="none" w:sz="0" w:space="0" w:color="auto"/>
            <w:bottom w:val="none" w:sz="0" w:space="0" w:color="auto"/>
            <w:right w:val="none" w:sz="0" w:space="0" w:color="auto"/>
          </w:divBdr>
        </w:div>
      </w:divsChild>
    </w:div>
    <w:div w:id="1877691671">
      <w:bodyDiv w:val="1"/>
      <w:marLeft w:val="0"/>
      <w:marRight w:val="0"/>
      <w:marTop w:val="0"/>
      <w:marBottom w:val="0"/>
      <w:divBdr>
        <w:top w:val="none" w:sz="0" w:space="0" w:color="auto"/>
        <w:left w:val="none" w:sz="0" w:space="0" w:color="auto"/>
        <w:bottom w:val="none" w:sz="0" w:space="0" w:color="auto"/>
        <w:right w:val="none" w:sz="0" w:space="0" w:color="auto"/>
      </w:divBdr>
    </w:div>
    <w:div w:id="1878081323">
      <w:bodyDiv w:val="1"/>
      <w:marLeft w:val="0"/>
      <w:marRight w:val="0"/>
      <w:marTop w:val="0"/>
      <w:marBottom w:val="0"/>
      <w:divBdr>
        <w:top w:val="none" w:sz="0" w:space="0" w:color="auto"/>
        <w:left w:val="none" w:sz="0" w:space="0" w:color="auto"/>
        <w:bottom w:val="none" w:sz="0" w:space="0" w:color="auto"/>
        <w:right w:val="none" w:sz="0" w:space="0" w:color="auto"/>
      </w:divBdr>
    </w:div>
    <w:div w:id="1878663497">
      <w:bodyDiv w:val="1"/>
      <w:marLeft w:val="0"/>
      <w:marRight w:val="0"/>
      <w:marTop w:val="0"/>
      <w:marBottom w:val="0"/>
      <w:divBdr>
        <w:top w:val="none" w:sz="0" w:space="0" w:color="auto"/>
        <w:left w:val="none" w:sz="0" w:space="0" w:color="auto"/>
        <w:bottom w:val="none" w:sz="0" w:space="0" w:color="auto"/>
        <w:right w:val="none" w:sz="0" w:space="0" w:color="auto"/>
      </w:divBdr>
    </w:div>
    <w:div w:id="1879317606">
      <w:bodyDiv w:val="1"/>
      <w:marLeft w:val="0"/>
      <w:marRight w:val="0"/>
      <w:marTop w:val="0"/>
      <w:marBottom w:val="0"/>
      <w:divBdr>
        <w:top w:val="none" w:sz="0" w:space="0" w:color="auto"/>
        <w:left w:val="none" w:sz="0" w:space="0" w:color="auto"/>
        <w:bottom w:val="none" w:sz="0" w:space="0" w:color="auto"/>
        <w:right w:val="none" w:sz="0" w:space="0" w:color="auto"/>
      </w:divBdr>
    </w:div>
    <w:div w:id="1879466113">
      <w:bodyDiv w:val="1"/>
      <w:marLeft w:val="0"/>
      <w:marRight w:val="0"/>
      <w:marTop w:val="0"/>
      <w:marBottom w:val="0"/>
      <w:divBdr>
        <w:top w:val="none" w:sz="0" w:space="0" w:color="auto"/>
        <w:left w:val="none" w:sz="0" w:space="0" w:color="auto"/>
        <w:bottom w:val="none" w:sz="0" w:space="0" w:color="auto"/>
        <w:right w:val="none" w:sz="0" w:space="0" w:color="auto"/>
      </w:divBdr>
    </w:div>
    <w:div w:id="1879587573">
      <w:bodyDiv w:val="1"/>
      <w:marLeft w:val="0"/>
      <w:marRight w:val="0"/>
      <w:marTop w:val="0"/>
      <w:marBottom w:val="0"/>
      <w:divBdr>
        <w:top w:val="none" w:sz="0" w:space="0" w:color="auto"/>
        <w:left w:val="none" w:sz="0" w:space="0" w:color="auto"/>
        <w:bottom w:val="none" w:sz="0" w:space="0" w:color="auto"/>
        <w:right w:val="none" w:sz="0" w:space="0" w:color="auto"/>
      </w:divBdr>
    </w:div>
    <w:div w:id="1880775539">
      <w:bodyDiv w:val="1"/>
      <w:marLeft w:val="0"/>
      <w:marRight w:val="0"/>
      <w:marTop w:val="0"/>
      <w:marBottom w:val="0"/>
      <w:divBdr>
        <w:top w:val="none" w:sz="0" w:space="0" w:color="auto"/>
        <w:left w:val="none" w:sz="0" w:space="0" w:color="auto"/>
        <w:bottom w:val="none" w:sz="0" w:space="0" w:color="auto"/>
        <w:right w:val="none" w:sz="0" w:space="0" w:color="auto"/>
      </w:divBdr>
      <w:divsChild>
        <w:div w:id="584612998">
          <w:marLeft w:val="547"/>
          <w:marRight w:val="0"/>
          <w:marTop w:val="154"/>
          <w:marBottom w:val="0"/>
          <w:divBdr>
            <w:top w:val="none" w:sz="0" w:space="0" w:color="auto"/>
            <w:left w:val="none" w:sz="0" w:space="0" w:color="auto"/>
            <w:bottom w:val="none" w:sz="0" w:space="0" w:color="auto"/>
            <w:right w:val="none" w:sz="0" w:space="0" w:color="auto"/>
          </w:divBdr>
        </w:div>
        <w:div w:id="1444181100">
          <w:marLeft w:val="547"/>
          <w:marRight w:val="0"/>
          <w:marTop w:val="154"/>
          <w:marBottom w:val="0"/>
          <w:divBdr>
            <w:top w:val="none" w:sz="0" w:space="0" w:color="auto"/>
            <w:left w:val="none" w:sz="0" w:space="0" w:color="auto"/>
            <w:bottom w:val="none" w:sz="0" w:space="0" w:color="auto"/>
            <w:right w:val="none" w:sz="0" w:space="0" w:color="auto"/>
          </w:divBdr>
        </w:div>
        <w:div w:id="1547135726">
          <w:marLeft w:val="547"/>
          <w:marRight w:val="0"/>
          <w:marTop w:val="154"/>
          <w:marBottom w:val="0"/>
          <w:divBdr>
            <w:top w:val="none" w:sz="0" w:space="0" w:color="auto"/>
            <w:left w:val="none" w:sz="0" w:space="0" w:color="auto"/>
            <w:bottom w:val="none" w:sz="0" w:space="0" w:color="auto"/>
            <w:right w:val="none" w:sz="0" w:space="0" w:color="auto"/>
          </w:divBdr>
        </w:div>
      </w:divsChild>
    </w:div>
    <w:div w:id="1880782471">
      <w:bodyDiv w:val="1"/>
      <w:marLeft w:val="0"/>
      <w:marRight w:val="0"/>
      <w:marTop w:val="0"/>
      <w:marBottom w:val="0"/>
      <w:divBdr>
        <w:top w:val="none" w:sz="0" w:space="0" w:color="auto"/>
        <w:left w:val="none" w:sz="0" w:space="0" w:color="auto"/>
        <w:bottom w:val="none" w:sz="0" w:space="0" w:color="auto"/>
        <w:right w:val="none" w:sz="0" w:space="0" w:color="auto"/>
      </w:divBdr>
    </w:div>
    <w:div w:id="1881431694">
      <w:bodyDiv w:val="1"/>
      <w:marLeft w:val="0"/>
      <w:marRight w:val="0"/>
      <w:marTop w:val="0"/>
      <w:marBottom w:val="0"/>
      <w:divBdr>
        <w:top w:val="none" w:sz="0" w:space="0" w:color="auto"/>
        <w:left w:val="none" w:sz="0" w:space="0" w:color="auto"/>
        <w:bottom w:val="none" w:sz="0" w:space="0" w:color="auto"/>
        <w:right w:val="none" w:sz="0" w:space="0" w:color="auto"/>
      </w:divBdr>
      <w:divsChild>
        <w:div w:id="33701625">
          <w:marLeft w:val="1166"/>
          <w:marRight w:val="0"/>
          <w:marTop w:val="96"/>
          <w:marBottom w:val="0"/>
          <w:divBdr>
            <w:top w:val="none" w:sz="0" w:space="0" w:color="auto"/>
            <w:left w:val="none" w:sz="0" w:space="0" w:color="auto"/>
            <w:bottom w:val="none" w:sz="0" w:space="0" w:color="auto"/>
            <w:right w:val="none" w:sz="0" w:space="0" w:color="auto"/>
          </w:divBdr>
        </w:div>
        <w:div w:id="1409962018">
          <w:marLeft w:val="1166"/>
          <w:marRight w:val="0"/>
          <w:marTop w:val="96"/>
          <w:marBottom w:val="0"/>
          <w:divBdr>
            <w:top w:val="none" w:sz="0" w:space="0" w:color="auto"/>
            <w:left w:val="none" w:sz="0" w:space="0" w:color="auto"/>
            <w:bottom w:val="none" w:sz="0" w:space="0" w:color="auto"/>
            <w:right w:val="none" w:sz="0" w:space="0" w:color="auto"/>
          </w:divBdr>
        </w:div>
        <w:div w:id="1581331752">
          <w:marLeft w:val="547"/>
          <w:marRight w:val="0"/>
          <w:marTop w:val="115"/>
          <w:marBottom w:val="0"/>
          <w:divBdr>
            <w:top w:val="none" w:sz="0" w:space="0" w:color="auto"/>
            <w:left w:val="none" w:sz="0" w:space="0" w:color="auto"/>
            <w:bottom w:val="none" w:sz="0" w:space="0" w:color="auto"/>
            <w:right w:val="none" w:sz="0" w:space="0" w:color="auto"/>
          </w:divBdr>
        </w:div>
      </w:divsChild>
    </w:div>
    <w:div w:id="1882285936">
      <w:bodyDiv w:val="1"/>
      <w:marLeft w:val="0"/>
      <w:marRight w:val="0"/>
      <w:marTop w:val="0"/>
      <w:marBottom w:val="0"/>
      <w:divBdr>
        <w:top w:val="none" w:sz="0" w:space="0" w:color="auto"/>
        <w:left w:val="none" w:sz="0" w:space="0" w:color="auto"/>
        <w:bottom w:val="none" w:sz="0" w:space="0" w:color="auto"/>
        <w:right w:val="none" w:sz="0" w:space="0" w:color="auto"/>
      </w:divBdr>
      <w:divsChild>
        <w:div w:id="200020608">
          <w:marLeft w:val="547"/>
          <w:marRight w:val="0"/>
          <w:marTop w:val="96"/>
          <w:marBottom w:val="0"/>
          <w:divBdr>
            <w:top w:val="none" w:sz="0" w:space="0" w:color="auto"/>
            <w:left w:val="none" w:sz="0" w:space="0" w:color="auto"/>
            <w:bottom w:val="none" w:sz="0" w:space="0" w:color="auto"/>
            <w:right w:val="none" w:sz="0" w:space="0" w:color="auto"/>
          </w:divBdr>
        </w:div>
        <w:div w:id="425660149">
          <w:marLeft w:val="547"/>
          <w:marRight w:val="0"/>
          <w:marTop w:val="96"/>
          <w:marBottom w:val="0"/>
          <w:divBdr>
            <w:top w:val="none" w:sz="0" w:space="0" w:color="auto"/>
            <w:left w:val="none" w:sz="0" w:space="0" w:color="auto"/>
            <w:bottom w:val="none" w:sz="0" w:space="0" w:color="auto"/>
            <w:right w:val="none" w:sz="0" w:space="0" w:color="auto"/>
          </w:divBdr>
        </w:div>
        <w:div w:id="500973348">
          <w:marLeft w:val="547"/>
          <w:marRight w:val="0"/>
          <w:marTop w:val="96"/>
          <w:marBottom w:val="0"/>
          <w:divBdr>
            <w:top w:val="none" w:sz="0" w:space="0" w:color="auto"/>
            <w:left w:val="none" w:sz="0" w:space="0" w:color="auto"/>
            <w:bottom w:val="none" w:sz="0" w:space="0" w:color="auto"/>
            <w:right w:val="none" w:sz="0" w:space="0" w:color="auto"/>
          </w:divBdr>
        </w:div>
        <w:div w:id="688681428">
          <w:marLeft w:val="547"/>
          <w:marRight w:val="0"/>
          <w:marTop w:val="96"/>
          <w:marBottom w:val="0"/>
          <w:divBdr>
            <w:top w:val="none" w:sz="0" w:space="0" w:color="auto"/>
            <w:left w:val="none" w:sz="0" w:space="0" w:color="auto"/>
            <w:bottom w:val="none" w:sz="0" w:space="0" w:color="auto"/>
            <w:right w:val="none" w:sz="0" w:space="0" w:color="auto"/>
          </w:divBdr>
        </w:div>
        <w:div w:id="699010248">
          <w:marLeft w:val="547"/>
          <w:marRight w:val="0"/>
          <w:marTop w:val="96"/>
          <w:marBottom w:val="0"/>
          <w:divBdr>
            <w:top w:val="none" w:sz="0" w:space="0" w:color="auto"/>
            <w:left w:val="none" w:sz="0" w:space="0" w:color="auto"/>
            <w:bottom w:val="none" w:sz="0" w:space="0" w:color="auto"/>
            <w:right w:val="none" w:sz="0" w:space="0" w:color="auto"/>
          </w:divBdr>
        </w:div>
        <w:div w:id="780536783">
          <w:marLeft w:val="1166"/>
          <w:marRight w:val="0"/>
          <w:marTop w:val="77"/>
          <w:marBottom w:val="0"/>
          <w:divBdr>
            <w:top w:val="none" w:sz="0" w:space="0" w:color="auto"/>
            <w:left w:val="none" w:sz="0" w:space="0" w:color="auto"/>
            <w:bottom w:val="none" w:sz="0" w:space="0" w:color="auto"/>
            <w:right w:val="none" w:sz="0" w:space="0" w:color="auto"/>
          </w:divBdr>
        </w:div>
        <w:div w:id="995570846">
          <w:marLeft w:val="547"/>
          <w:marRight w:val="0"/>
          <w:marTop w:val="96"/>
          <w:marBottom w:val="0"/>
          <w:divBdr>
            <w:top w:val="none" w:sz="0" w:space="0" w:color="auto"/>
            <w:left w:val="none" w:sz="0" w:space="0" w:color="auto"/>
            <w:bottom w:val="none" w:sz="0" w:space="0" w:color="auto"/>
            <w:right w:val="none" w:sz="0" w:space="0" w:color="auto"/>
          </w:divBdr>
        </w:div>
        <w:div w:id="1388644230">
          <w:marLeft w:val="1166"/>
          <w:marRight w:val="0"/>
          <w:marTop w:val="77"/>
          <w:marBottom w:val="0"/>
          <w:divBdr>
            <w:top w:val="none" w:sz="0" w:space="0" w:color="auto"/>
            <w:left w:val="none" w:sz="0" w:space="0" w:color="auto"/>
            <w:bottom w:val="none" w:sz="0" w:space="0" w:color="auto"/>
            <w:right w:val="none" w:sz="0" w:space="0" w:color="auto"/>
          </w:divBdr>
        </w:div>
        <w:div w:id="1974552325">
          <w:marLeft w:val="547"/>
          <w:marRight w:val="0"/>
          <w:marTop w:val="96"/>
          <w:marBottom w:val="0"/>
          <w:divBdr>
            <w:top w:val="none" w:sz="0" w:space="0" w:color="auto"/>
            <w:left w:val="none" w:sz="0" w:space="0" w:color="auto"/>
            <w:bottom w:val="none" w:sz="0" w:space="0" w:color="auto"/>
            <w:right w:val="none" w:sz="0" w:space="0" w:color="auto"/>
          </w:divBdr>
        </w:div>
      </w:divsChild>
    </w:div>
    <w:div w:id="1883784235">
      <w:bodyDiv w:val="1"/>
      <w:marLeft w:val="0"/>
      <w:marRight w:val="0"/>
      <w:marTop w:val="0"/>
      <w:marBottom w:val="0"/>
      <w:divBdr>
        <w:top w:val="none" w:sz="0" w:space="0" w:color="auto"/>
        <w:left w:val="none" w:sz="0" w:space="0" w:color="auto"/>
        <w:bottom w:val="none" w:sz="0" w:space="0" w:color="auto"/>
        <w:right w:val="none" w:sz="0" w:space="0" w:color="auto"/>
      </w:divBdr>
    </w:div>
    <w:div w:id="1884826501">
      <w:bodyDiv w:val="1"/>
      <w:marLeft w:val="0"/>
      <w:marRight w:val="0"/>
      <w:marTop w:val="0"/>
      <w:marBottom w:val="0"/>
      <w:divBdr>
        <w:top w:val="none" w:sz="0" w:space="0" w:color="auto"/>
        <w:left w:val="none" w:sz="0" w:space="0" w:color="auto"/>
        <w:bottom w:val="none" w:sz="0" w:space="0" w:color="auto"/>
        <w:right w:val="none" w:sz="0" w:space="0" w:color="auto"/>
      </w:divBdr>
      <w:divsChild>
        <w:div w:id="14507247">
          <w:marLeft w:val="1166"/>
          <w:marRight w:val="0"/>
          <w:marTop w:val="96"/>
          <w:marBottom w:val="0"/>
          <w:divBdr>
            <w:top w:val="none" w:sz="0" w:space="0" w:color="auto"/>
            <w:left w:val="none" w:sz="0" w:space="0" w:color="auto"/>
            <w:bottom w:val="none" w:sz="0" w:space="0" w:color="auto"/>
            <w:right w:val="none" w:sz="0" w:space="0" w:color="auto"/>
          </w:divBdr>
        </w:div>
        <w:div w:id="155851921">
          <w:marLeft w:val="547"/>
          <w:marRight w:val="0"/>
          <w:marTop w:val="240"/>
          <w:marBottom w:val="0"/>
          <w:divBdr>
            <w:top w:val="none" w:sz="0" w:space="0" w:color="auto"/>
            <w:left w:val="none" w:sz="0" w:space="0" w:color="auto"/>
            <w:bottom w:val="none" w:sz="0" w:space="0" w:color="auto"/>
            <w:right w:val="none" w:sz="0" w:space="0" w:color="auto"/>
          </w:divBdr>
        </w:div>
        <w:div w:id="320426163">
          <w:marLeft w:val="547"/>
          <w:marRight w:val="0"/>
          <w:marTop w:val="240"/>
          <w:marBottom w:val="0"/>
          <w:divBdr>
            <w:top w:val="none" w:sz="0" w:space="0" w:color="auto"/>
            <w:left w:val="none" w:sz="0" w:space="0" w:color="auto"/>
            <w:bottom w:val="none" w:sz="0" w:space="0" w:color="auto"/>
            <w:right w:val="none" w:sz="0" w:space="0" w:color="auto"/>
          </w:divBdr>
        </w:div>
        <w:div w:id="336855398">
          <w:marLeft w:val="1166"/>
          <w:marRight w:val="0"/>
          <w:marTop w:val="96"/>
          <w:marBottom w:val="0"/>
          <w:divBdr>
            <w:top w:val="none" w:sz="0" w:space="0" w:color="auto"/>
            <w:left w:val="none" w:sz="0" w:space="0" w:color="auto"/>
            <w:bottom w:val="none" w:sz="0" w:space="0" w:color="auto"/>
            <w:right w:val="none" w:sz="0" w:space="0" w:color="auto"/>
          </w:divBdr>
        </w:div>
        <w:div w:id="1006829968">
          <w:marLeft w:val="1800"/>
          <w:marRight w:val="0"/>
          <w:marTop w:val="96"/>
          <w:marBottom w:val="0"/>
          <w:divBdr>
            <w:top w:val="none" w:sz="0" w:space="0" w:color="auto"/>
            <w:left w:val="none" w:sz="0" w:space="0" w:color="auto"/>
            <w:bottom w:val="none" w:sz="0" w:space="0" w:color="auto"/>
            <w:right w:val="none" w:sz="0" w:space="0" w:color="auto"/>
          </w:divBdr>
        </w:div>
        <w:div w:id="1732263104">
          <w:marLeft w:val="1800"/>
          <w:marRight w:val="0"/>
          <w:marTop w:val="96"/>
          <w:marBottom w:val="0"/>
          <w:divBdr>
            <w:top w:val="none" w:sz="0" w:space="0" w:color="auto"/>
            <w:left w:val="none" w:sz="0" w:space="0" w:color="auto"/>
            <w:bottom w:val="none" w:sz="0" w:space="0" w:color="auto"/>
            <w:right w:val="none" w:sz="0" w:space="0" w:color="auto"/>
          </w:divBdr>
        </w:div>
        <w:div w:id="1804035734">
          <w:marLeft w:val="1800"/>
          <w:marRight w:val="0"/>
          <w:marTop w:val="96"/>
          <w:marBottom w:val="0"/>
          <w:divBdr>
            <w:top w:val="none" w:sz="0" w:space="0" w:color="auto"/>
            <w:left w:val="none" w:sz="0" w:space="0" w:color="auto"/>
            <w:bottom w:val="none" w:sz="0" w:space="0" w:color="auto"/>
            <w:right w:val="none" w:sz="0" w:space="0" w:color="auto"/>
          </w:divBdr>
        </w:div>
        <w:div w:id="1886481671">
          <w:marLeft w:val="1166"/>
          <w:marRight w:val="0"/>
          <w:marTop w:val="96"/>
          <w:marBottom w:val="0"/>
          <w:divBdr>
            <w:top w:val="none" w:sz="0" w:space="0" w:color="auto"/>
            <w:left w:val="none" w:sz="0" w:space="0" w:color="auto"/>
            <w:bottom w:val="none" w:sz="0" w:space="0" w:color="auto"/>
            <w:right w:val="none" w:sz="0" w:space="0" w:color="auto"/>
          </w:divBdr>
        </w:div>
        <w:div w:id="2021731728">
          <w:marLeft w:val="1166"/>
          <w:marRight w:val="0"/>
          <w:marTop w:val="96"/>
          <w:marBottom w:val="0"/>
          <w:divBdr>
            <w:top w:val="none" w:sz="0" w:space="0" w:color="auto"/>
            <w:left w:val="none" w:sz="0" w:space="0" w:color="auto"/>
            <w:bottom w:val="none" w:sz="0" w:space="0" w:color="auto"/>
            <w:right w:val="none" w:sz="0" w:space="0" w:color="auto"/>
          </w:divBdr>
        </w:div>
      </w:divsChild>
    </w:div>
    <w:div w:id="1885407241">
      <w:bodyDiv w:val="1"/>
      <w:marLeft w:val="0"/>
      <w:marRight w:val="0"/>
      <w:marTop w:val="0"/>
      <w:marBottom w:val="0"/>
      <w:divBdr>
        <w:top w:val="none" w:sz="0" w:space="0" w:color="auto"/>
        <w:left w:val="none" w:sz="0" w:space="0" w:color="auto"/>
        <w:bottom w:val="none" w:sz="0" w:space="0" w:color="auto"/>
        <w:right w:val="none" w:sz="0" w:space="0" w:color="auto"/>
      </w:divBdr>
    </w:div>
    <w:div w:id="1886092355">
      <w:bodyDiv w:val="1"/>
      <w:marLeft w:val="0"/>
      <w:marRight w:val="0"/>
      <w:marTop w:val="0"/>
      <w:marBottom w:val="0"/>
      <w:divBdr>
        <w:top w:val="none" w:sz="0" w:space="0" w:color="auto"/>
        <w:left w:val="none" w:sz="0" w:space="0" w:color="auto"/>
        <w:bottom w:val="none" w:sz="0" w:space="0" w:color="auto"/>
        <w:right w:val="none" w:sz="0" w:space="0" w:color="auto"/>
      </w:divBdr>
      <w:divsChild>
        <w:div w:id="1808816507">
          <w:marLeft w:val="0"/>
          <w:marRight w:val="0"/>
          <w:marTop w:val="0"/>
          <w:marBottom w:val="0"/>
          <w:divBdr>
            <w:top w:val="none" w:sz="0" w:space="0" w:color="auto"/>
            <w:left w:val="none" w:sz="0" w:space="0" w:color="auto"/>
            <w:bottom w:val="none" w:sz="0" w:space="0" w:color="auto"/>
            <w:right w:val="none" w:sz="0" w:space="0" w:color="auto"/>
          </w:divBdr>
          <w:divsChild>
            <w:div w:id="757292458">
              <w:marLeft w:val="0"/>
              <w:marRight w:val="0"/>
              <w:marTop w:val="0"/>
              <w:marBottom w:val="0"/>
              <w:divBdr>
                <w:top w:val="none" w:sz="0" w:space="0" w:color="auto"/>
                <w:left w:val="none" w:sz="0" w:space="0" w:color="auto"/>
                <w:bottom w:val="none" w:sz="0" w:space="0" w:color="auto"/>
                <w:right w:val="none" w:sz="0" w:space="0" w:color="auto"/>
              </w:divBdr>
            </w:div>
            <w:div w:id="1240142532">
              <w:marLeft w:val="0"/>
              <w:marRight w:val="0"/>
              <w:marTop w:val="0"/>
              <w:marBottom w:val="0"/>
              <w:divBdr>
                <w:top w:val="none" w:sz="0" w:space="0" w:color="auto"/>
                <w:left w:val="none" w:sz="0" w:space="0" w:color="auto"/>
                <w:bottom w:val="none" w:sz="0" w:space="0" w:color="auto"/>
                <w:right w:val="none" w:sz="0" w:space="0" w:color="auto"/>
              </w:divBdr>
            </w:div>
            <w:div w:id="1247298897">
              <w:marLeft w:val="0"/>
              <w:marRight w:val="0"/>
              <w:marTop w:val="0"/>
              <w:marBottom w:val="0"/>
              <w:divBdr>
                <w:top w:val="none" w:sz="0" w:space="0" w:color="auto"/>
                <w:left w:val="none" w:sz="0" w:space="0" w:color="auto"/>
                <w:bottom w:val="none" w:sz="0" w:space="0" w:color="auto"/>
                <w:right w:val="none" w:sz="0" w:space="0" w:color="auto"/>
              </w:divBdr>
            </w:div>
            <w:div w:id="1343975179">
              <w:marLeft w:val="0"/>
              <w:marRight w:val="0"/>
              <w:marTop w:val="0"/>
              <w:marBottom w:val="0"/>
              <w:divBdr>
                <w:top w:val="none" w:sz="0" w:space="0" w:color="auto"/>
                <w:left w:val="none" w:sz="0" w:space="0" w:color="auto"/>
                <w:bottom w:val="none" w:sz="0" w:space="0" w:color="auto"/>
                <w:right w:val="none" w:sz="0" w:space="0" w:color="auto"/>
              </w:divBdr>
            </w:div>
            <w:div w:id="1436291709">
              <w:marLeft w:val="0"/>
              <w:marRight w:val="0"/>
              <w:marTop w:val="0"/>
              <w:marBottom w:val="0"/>
              <w:divBdr>
                <w:top w:val="none" w:sz="0" w:space="0" w:color="auto"/>
                <w:left w:val="none" w:sz="0" w:space="0" w:color="auto"/>
                <w:bottom w:val="none" w:sz="0" w:space="0" w:color="auto"/>
                <w:right w:val="none" w:sz="0" w:space="0" w:color="auto"/>
              </w:divBdr>
            </w:div>
            <w:div w:id="191909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57561">
      <w:bodyDiv w:val="1"/>
      <w:marLeft w:val="0"/>
      <w:marRight w:val="0"/>
      <w:marTop w:val="0"/>
      <w:marBottom w:val="0"/>
      <w:divBdr>
        <w:top w:val="none" w:sz="0" w:space="0" w:color="auto"/>
        <w:left w:val="none" w:sz="0" w:space="0" w:color="auto"/>
        <w:bottom w:val="none" w:sz="0" w:space="0" w:color="auto"/>
        <w:right w:val="none" w:sz="0" w:space="0" w:color="auto"/>
      </w:divBdr>
    </w:div>
    <w:div w:id="1886289013">
      <w:bodyDiv w:val="1"/>
      <w:marLeft w:val="0"/>
      <w:marRight w:val="0"/>
      <w:marTop w:val="0"/>
      <w:marBottom w:val="0"/>
      <w:divBdr>
        <w:top w:val="none" w:sz="0" w:space="0" w:color="auto"/>
        <w:left w:val="none" w:sz="0" w:space="0" w:color="auto"/>
        <w:bottom w:val="none" w:sz="0" w:space="0" w:color="auto"/>
        <w:right w:val="none" w:sz="0" w:space="0" w:color="auto"/>
      </w:divBdr>
      <w:divsChild>
        <w:div w:id="145242203">
          <w:marLeft w:val="1166"/>
          <w:marRight w:val="0"/>
          <w:marTop w:val="86"/>
          <w:marBottom w:val="0"/>
          <w:divBdr>
            <w:top w:val="none" w:sz="0" w:space="0" w:color="auto"/>
            <w:left w:val="none" w:sz="0" w:space="0" w:color="auto"/>
            <w:bottom w:val="none" w:sz="0" w:space="0" w:color="auto"/>
            <w:right w:val="none" w:sz="0" w:space="0" w:color="auto"/>
          </w:divBdr>
        </w:div>
        <w:div w:id="321739431">
          <w:marLeft w:val="1800"/>
          <w:marRight w:val="0"/>
          <w:marTop w:val="72"/>
          <w:marBottom w:val="0"/>
          <w:divBdr>
            <w:top w:val="none" w:sz="0" w:space="0" w:color="auto"/>
            <w:left w:val="none" w:sz="0" w:space="0" w:color="auto"/>
            <w:bottom w:val="none" w:sz="0" w:space="0" w:color="auto"/>
            <w:right w:val="none" w:sz="0" w:space="0" w:color="auto"/>
          </w:divBdr>
        </w:div>
        <w:div w:id="885677577">
          <w:marLeft w:val="1800"/>
          <w:marRight w:val="0"/>
          <w:marTop w:val="72"/>
          <w:marBottom w:val="0"/>
          <w:divBdr>
            <w:top w:val="none" w:sz="0" w:space="0" w:color="auto"/>
            <w:left w:val="none" w:sz="0" w:space="0" w:color="auto"/>
            <w:bottom w:val="none" w:sz="0" w:space="0" w:color="auto"/>
            <w:right w:val="none" w:sz="0" w:space="0" w:color="auto"/>
          </w:divBdr>
        </w:div>
        <w:div w:id="1039091704">
          <w:marLeft w:val="1166"/>
          <w:marRight w:val="0"/>
          <w:marTop w:val="86"/>
          <w:marBottom w:val="0"/>
          <w:divBdr>
            <w:top w:val="none" w:sz="0" w:space="0" w:color="auto"/>
            <w:left w:val="none" w:sz="0" w:space="0" w:color="auto"/>
            <w:bottom w:val="none" w:sz="0" w:space="0" w:color="auto"/>
            <w:right w:val="none" w:sz="0" w:space="0" w:color="auto"/>
          </w:divBdr>
        </w:div>
        <w:div w:id="1059552143">
          <w:marLeft w:val="2520"/>
          <w:marRight w:val="0"/>
          <w:marTop w:val="62"/>
          <w:marBottom w:val="0"/>
          <w:divBdr>
            <w:top w:val="none" w:sz="0" w:space="0" w:color="auto"/>
            <w:left w:val="none" w:sz="0" w:space="0" w:color="auto"/>
            <w:bottom w:val="none" w:sz="0" w:space="0" w:color="auto"/>
            <w:right w:val="none" w:sz="0" w:space="0" w:color="auto"/>
          </w:divBdr>
        </w:div>
        <w:div w:id="1104499261">
          <w:marLeft w:val="547"/>
          <w:marRight w:val="0"/>
          <w:marTop w:val="96"/>
          <w:marBottom w:val="0"/>
          <w:divBdr>
            <w:top w:val="none" w:sz="0" w:space="0" w:color="auto"/>
            <w:left w:val="none" w:sz="0" w:space="0" w:color="auto"/>
            <w:bottom w:val="none" w:sz="0" w:space="0" w:color="auto"/>
            <w:right w:val="none" w:sz="0" w:space="0" w:color="auto"/>
          </w:divBdr>
        </w:div>
        <w:div w:id="1147093789">
          <w:marLeft w:val="1800"/>
          <w:marRight w:val="0"/>
          <w:marTop w:val="72"/>
          <w:marBottom w:val="0"/>
          <w:divBdr>
            <w:top w:val="none" w:sz="0" w:space="0" w:color="auto"/>
            <w:left w:val="none" w:sz="0" w:space="0" w:color="auto"/>
            <w:bottom w:val="none" w:sz="0" w:space="0" w:color="auto"/>
            <w:right w:val="none" w:sz="0" w:space="0" w:color="auto"/>
          </w:divBdr>
        </w:div>
        <w:div w:id="1329674511">
          <w:marLeft w:val="1800"/>
          <w:marRight w:val="0"/>
          <w:marTop w:val="72"/>
          <w:marBottom w:val="0"/>
          <w:divBdr>
            <w:top w:val="none" w:sz="0" w:space="0" w:color="auto"/>
            <w:left w:val="none" w:sz="0" w:space="0" w:color="auto"/>
            <w:bottom w:val="none" w:sz="0" w:space="0" w:color="auto"/>
            <w:right w:val="none" w:sz="0" w:space="0" w:color="auto"/>
          </w:divBdr>
        </w:div>
        <w:div w:id="1746418119">
          <w:marLeft w:val="1166"/>
          <w:marRight w:val="0"/>
          <w:marTop w:val="86"/>
          <w:marBottom w:val="0"/>
          <w:divBdr>
            <w:top w:val="none" w:sz="0" w:space="0" w:color="auto"/>
            <w:left w:val="none" w:sz="0" w:space="0" w:color="auto"/>
            <w:bottom w:val="none" w:sz="0" w:space="0" w:color="auto"/>
            <w:right w:val="none" w:sz="0" w:space="0" w:color="auto"/>
          </w:divBdr>
        </w:div>
        <w:div w:id="1841969462">
          <w:marLeft w:val="547"/>
          <w:marRight w:val="0"/>
          <w:marTop w:val="96"/>
          <w:marBottom w:val="0"/>
          <w:divBdr>
            <w:top w:val="none" w:sz="0" w:space="0" w:color="auto"/>
            <w:left w:val="none" w:sz="0" w:space="0" w:color="auto"/>
            <w:bottom w:val="none" w:sz="0" w:space="0" w:color="auto"/>
            <w:right w:val="none" w:sz="0" w:space="0" w:color="auto"/>
          </w:divBdr>
        </w:div>
        <w:div w:id="2043355520">
          <w:marLeft w:val="1800"/>
          <w:marRight w:val="0"/>
          <w:marTop w:val="72"/>
          <w:marBottom w:val="0"/>
          <w:divBdr>
            <w:top w:val="none" w:sz="0" w:space="0" w:color="auto"/>
            <w:left w:val="none" w:sz="0" w:space="0" w:color="auto"/>
            <w:bottom w:val="none" w:sz="0" w:space="0" w:color="auto"/>
            <w:right w:val="none" w:sz="0" w:space="0" w:color="auto"/>
          </w:divBdr>
        </w:div>
      </w:divsChild>
    </w:div>
    <w:div w:id="1886719455">
      <w:bodyDiv w:val="1"/>
      <w:marLeft w:val="0"/>
      <w:marRight w:val="0"/>
      <w:marTop w:val="0"/>
      <w:marBottom w:val="0"/>
      <w:divBdr>
        <w:top w:val="none" w:sz="0" w:space="0" w:color="auto"/>
        <w:left w:val="none" w:sz="0" w:space="0" w:color="auto"/>
        <w:bottom w:val="none" w:sz="0" w:space="0" w:color="auto"/>
        <w:right w:val="none" w:sz="0" w:space="0" w:color="auto"/>
      </w:divBdr>
    </w:div>
    <w:div w:id="1887717187">
      <w:bodyDiv w:val="1"/>
      <w:marLeft w:val="0"/>
      <w:marRight w:val="0"/>
      <w:marTop w:val="0"/>
      <w:marBottom w:val="0"/>
      <w:divBdr>
        <w:top w:val="none" w:sz="0" w:space="0" w:color="auto"/>
        <w:left w:val="none" w:sz="0" w:space="0" w:color="auto"/>
        <w:bottom w:val="none" w:sz="0" w:space="0" w:color="auto"/>
        <w:right w:val="none" w:sz="0" w:space="0" w:color="auto"/>
      </w:divBdr>
    </w:div>
    <w:div w:id="1888451972">
      <w:bodyDiv w:val="1"/>
      <w:marLeft w:val="0"/>
      <w:marRight w:val="0"/>
      <w:marTop w:val="0"/>
      <w:marBottom w:val="0"/>
      <w:divBdr>
        <w:top w:val="none" w:sz="0" w:space="0" w:color="auto"/>
        <w:left w:val="none" w:sz="0" w:space="0" w:color="auto"/>
        <w:bottom w:val="none" w:sz="0" w:space="0" w:color="auto"/>
        <w:right w:val="none" w:sz="0" w:space="0" w:color="auto"/>
      </w:divBdr>
    </w:div>
    <w:div w:id="1890722271">
      <w:bodyDiv w:val="1"/>
      <w:marLeft w:val="0"/>
      <w:marRight w:val="0"/>
      <w:marTop w:val="0"/>
      <w:marBottom w:val="0"/>
      <w:divBdr>
        <w:top w:val="none" w:sz="0" w:space="0" w:color="auto"/>
        <w:left w:val="none" w:sz="0" w:space="0" w:color="auto"/>
        <w:bottom w:val="none" w:sz="0" w:space="0" w:color="auto"/>
        <w:right w:val="none" w:sz="0" w:space="0" w:color="auto"/>
      </w:divBdr>
    </w:div>
    <w:div w:id="1890916342">
      <w:bodyDiv w:val="1"/>
      <w:marLeft w:val="0"/>
      <w:marRight w:val="0"/>
      <w:marTop w:val="0"/>
      <w:marBottom w:val="0"/>
      <w:divBdr>
        <w:top w:val="none" w:sz="0" w:space="0" w:color="auto"/>
        <w:left w:val="none" w:sz="0" w:space="0" w:color="auto"/>
        <w:bottom w:val="none" w:sz="0" w:space="0" w:color="auto"/>
        <w:right w:val="none" w:sz="0" w:space="0" w:color="auto"/>
      </w:divBdr>
    </w:div>
    <w:div w:id="1892692519">
      <w:bodyDiv w:val="1"/>
      <w:marLeft w:val="0"/>
      <w:marRight w:val="0"/>
      <w:marTop w:val="0"/>
      <w:marBottom w:val="0"/>
      <w:divBdr>
        <w:top w:val="none" w:sz="0" w:space="0" w:color="auto"/>
        <w:left w:val="none" w:sz="0" w:space="0" w:color="auto"/>
        <w:bottom w:val="none" w:sz="0" w:space="0" w:color="auto"/>
        <w:right w:val="none" w:sz="0" w:space="0" w:color="auto"/>
      </w:divBdr>
    </w:div>
    <w:div w:id="1894341052">
      <w:bodyDiv w:val="1"/>
      <w:marLeft w:val="0"/>
      <w:marRight w:val="0"/>
      <w:marTop w:val="0"/>
      <w:marBottom w:val="0"/>
      <w:divBdr>
        <w:top w:val="none" w:sz="0" w:space="0" w:color="auto"/>
        <w:left w:val="none" w:sz="0" w:space="0" w:color="auto"/>
        <w:bottom w:val="none" w:sz="0" w:space="0" w:color="auto"/>
        <w:right w:val="none" w:sz="0" w:space="0" w:color="auto"/>
      </w:divBdr>
    </w:div>
    <w:div w:id="1895501362">
      <w:bodyDiv w:val="1"/>
      <w:marLeft w:val="0"/>
      <w:marRight w:val="0"/>
      <w:marTop w:val="0"/>
      <w:marBottom w:val="0"/>
      <w:divBdr>
        <w:top w:val="none" w:sz="0" w:space="0" w:color="auto"/>
        <w:left w:val="none" w:sz="0" w:space="0" w:color="auto"/>
        <w:bottom w:val="none" w:sz="0" w:space="0" w:color="auto"/>
        <w:right w:val="none" w:sz="0" w:space="0" w:color="auto"/>
      </w:divBdr>
    </w:div>
    <w:div w:id="1896237000">
      <w:bodyDiv w:val="1"/>
      <w:marLeft w:val="0"/>
      <w:marRight w:val="0"/>
      <w:marTop w:val="0"/>
      <w:marBottom w:val="0"/>
      <w:divBdr>
        <w:top w:val="none" w:sz="0" w:space="0" w:color="auto"/>
        <w:left w:val="none" w:sz="0" w:space="0" w:color="auto"/>
        <w:bottom w:val="none" w:sz="0" w:space="0" w:color="auto"/>
        <w:right w:val="none" w:sz="0" w:space="0" w:color="auto"/>
      </w:divBdr>
    </w:div>
    <w:div w:id="1897468106">
      <w:bodyDiv w:val="1"/>
      <w:marLeft w:val="0"/>
      <w:marRight w:val="0"/>
      <w:marTop w:val="0"/>
      <w:marBottom w:val="0"/>
      <w:divBdr>
        <w:top w:val="none" w:sz="0" w:space="0" w:color="auto"/>
        <w:left w:val="none" w:sz="0" w:space="0" w:color="auto"/>
        <w:bottom w:val="none" w:sz="0" w:space="0" w:color="auto"/>
        <w:right w:val="none" w:sz="0" w:space="0" w:color="auto"/>
      </w:divBdr>
    </w:div>
    <w:div w:id="1897546518">
      <w:bodyDiv w:val="1"/>
      <w:marLeft w:val="0"/>
      <w:marRight w:val="0"/>
      <w:marTop w:val="0"/>
      <w:marBottom w:val="0"/>
      <w:divBdr>
        <w:top w:val="none" w:sz="0" w:space="0" w:color="auto"/>
        <w:left w:val="none" w:sz="0" w:space="0" w:color="auto"/>
        <w:bottom w:val="none" w:sz="0" w:space="0" w:color="auto"/>
        <w:right w:val="none" w:sz="0" w:space="0" w:color="auto"/>
      </w:divBdr>
    </w:div>
    <w:div w:id="1897818829">
      <w:bodyDiv w:val="1"/>
      <w:marLeft w:val="0"/>
      <w:marRight w:val="0"/>
      <w:marTop w:val="0"/>
      <w:marBottom w:val="0"/>
      <w:divBdr>
        <w:top w:val="none" w:sz="0" w:space="0" w:color="auto"/>
        <w:left w:val="none" w:sz="0" w:space="0" w:color="auto"/>
        <w:bottom w:val="none" w:sz="0" w:space="0" w:color="auto"/>
        <w:right w:val="none" w:sz="0" w:space="0" w:color="auto"/>
      </w:divBdr>
    </w:div>
    <w:div w:id="1898010695">
      <w:bodyDiv w:val="1"/>
      <w:marLeft w:val="0"/>
      <w:marRight w:val="0"/>
      <w:marTop w:val="0"/>
      <w:marBottom w:val="0"/>
      <w:divBdr>
        <w:top w:val="none" w:sz="0" w:space="0" w:color="auto"/>
        <w:left w:val="none" w:sz="0" w:space="0" w:color="auto"/>
        <w:bottom w:val="none" w:sz="0" w:space="0" w:color="auto"/>
        <w:right w:val="none" w:sz="0" w:space="0" w:color="auto"/>
      </w:divBdr>
    </w:div>
    <w:div w:id="1898122058">
      <w:bodyDiv w:val="1"/>
      <w:marLeft w:val="0"/>
      <w:marRight w:val="0"/>
      <w:marTop w:val="0"/>
      <w:marBottom w:val="0"/>
      <w:divBdr>
        <w:top w:val="none" w:sz="0" w:space="0" w:color="auto"/>
        <w:left w:val="none" w:sz="0" w:space="0" w:color="auto"/>
        <w:bottom w:val="none" w:sz="0" w:space="0" w:color="auto"/>
        <w:right w:val="none" w:sz="0" w:space="0" w:color="auto"/>
      </w:divBdr>
    </w:div>
    <w:div w:id="1898200855">
      <w:bodyDiv w:val="1"/>
      <w:marLeft w:val="0"/>
      <w:marRight w:val="0"/>
      <w:marTop w:val="0"/>
      <w:marBottom w:val="0"/>
      <w:divBdr>
        <w:top w:val="none" w:sz="0" w:space="0" w:color="auto"/>
        <w:left w:val="none" w:sz="0" w:space="0" w:color="auto"/>
        <w:bottom w:val="none" w:sz="0" w:space="0" w:color="auto"/>
        <w:right w:val="none" w:sz="0" w:space="0" w:color="auto"/>
      </w:divBdr>
    </w:div>
    <w:div w:id="1899168516">
      <w:bodyDiv w:val="1"/>
      <w:marLeft w:val="0"/>
      <w:marRight w:val="0"/>
      <w:marTop w:val="0"/>
      <w:marBottom w:val="0"/>
      <w:divBdr>
        <w:top w:val="none" w:sz="0" w:space="0" w:color="auto"/>
        <w:left w:val="none" w:sz="0" w:space="0" w:color="auto"/>
        <w:bottom w:val="none" w:sz="0" w:space="0" w:color="auto"/>
        <w:right w:val="none" w:sz="0" w:space="0" w:color="auto"/>
      </w:divBdr>
    </w:div>
    <w:div w:id="1899169018">
      <w:bodyDiv w:val="1"/>
      <w:marLeft w:val="0"/>
      <w:marRight w:val="0"/>
      <w:marTop w:val="0"/>
      <w:marBottom w:val="0"/>
      <w:divBdr>
        <w:top w:val="none" w:sz="0" w:space="0" w:color="auto"/>
        <w:left w:val="none" w:sz="0" w:space="0" w:color="auto"/>
        <w:bottom w:val="none" w:sz="0" w:space="0" w:color="auto"/>
        <w:right w:val="none" w:sz="0" w:space="0" w:color="auto"/>
      </w:divBdr>
    </w:div>
    <w:div w:id="1900241941">
      <w:bodyDiv w:val="1"/>
      <w:marLeft w:val="0"/>
      <w:marRight w:val="0"/>
      <w:marTop w:val="0"/>
      <w:marBottom w:val="0"/>
      <w:divBdr>
        <w:top w:val="none" w:sz="0" w:space="0" w:color="auto"/>
        <w:left w:val="none" w:sz="0" w:space="0" w:color="auto"/>
        <w:bottom w:val="none" w:sz="0" w:space="0" w:color="auto"/>
        <w:right w:val="none" w:sz="0" w:space="0" w:color="auto"/>
      </w:divBdr>
      <w:divsChild>
        <w:div w:id="71508724">
          <w:marLeft w:val="1166"/>
          <w:marRight w:val="0"/>
          <w:marTop w:val="96"/>
          <w:marBottom w:val="0"/>
          <w:divBdr>
            <w:top w:val="none" w:sz="0" w:space="0" w:color="auto"/>
            <w:left w:val="none" w:sz="0" w:space="0" w:color="auto"/>
            <w:bottom w:val="none" w:sz="0" w:space="0" w:color="auto"/>
            <w:right w:val="none" w:sz="0" w:space="0" w:color="auto"/>
          </w:divBdr>
        </w:div>
        <w:div w:id="2113937730">
          <w:marLeft w:val="533"/>
          <w:marRight w:val="0"/>
          <w:marTop w:val="115"/>
          <w:marBottom w:val="0"/>
          <w:divBdr>
            <w:top w:val="none" w:sz="0" w:space="0" w:color="auto"/>
            <w:left w:val="none" w:sz="0" w:space="0" w:color="auto"/>
            <w:bottom w:val="none" w:sz="0" w:space="0" w:color="auto"/>
            <w:right w:val="none" w:sz="0" w:space="0" w:color="auto"/>
          </w:divBdr>
        </w:div>
      </w:divsChild>
    </w:div>
    <w:div w:id="1900359102">
      <w:bodyDiv w:val="1"/>
      <w:marLeft w:val="0"/>
      <w:marRight w:val="0"/>
      <w:marTop w:val="0"/>
      <w:marBottom w:val="0"/>
      <w:divBdr>
        <w:top w:val="none" w:sz="0" w:space="0" w:color="auto"/>
        <w:left w:val="none" w:sz="0" w:space="0" w:color="auto"/>
        <w:bottom w:val="none" w:sz="0" w:space="0" w:color="auto"/>
        <w:right w:val="none" w:sz="0" w:space="0" w:color="auto"/>
      </w:divBdr>
    </w:div>
    <w:div w:id="1901749260">
      <w:bodyDiv w:val="1"/>
      <w:marLeft w:val="0"/>
      <w:marRight w:val="0"/>
      <w:marTop w:val="0"/>
      <w:marBottom w:val="0"/>
      <w:divBdr>
        <w:top w:val="none" w:sz="0" w:space="0" w:color="auto"/>
        <w:left w:val="none" w:sz="0" w:space="0" w:color="auto"/>
        <w:bottom w:val="none" w:sz="0" w:space="0" w:color="auto"/>
        <w:right w:val="none" w:sz="0" w:space="0" w:color="auto"/>
      </w:divBdr>
    </w:div>
    <w:div w:id="1902132284">
      <w:bodyDiv w:val="1"/>
      <w:marLeft w:val="0"/>
      <w:marRight w:val="0"/>
      <w:marTop w:val="0"/>
      <w:marBottom w:val="0"/>
      <w:divBdr>
        <w:top w:val="none" w:sz="0" w:space="0" w:color="auto"/>
        <w:left w:val="none" w:sz="0" w:space="0" w:color="auto"/>
        <w:bottom w:val="none" w:sz="0" w:space="0" w:color="auto"/>
        <w:right w:val="none" w:sz="0" w:space="0" w:color="auto"/>
      </w:divBdr>
    </w:div>
    <w:div w:id="1902977975">
      <w:bodyDiv w:val="1"/>
      <w:marLeft w:val="0"/>
      <w:marRight w:val="0"/>
      <w:marTop w:val="0"/>
      <w:marBottom w:val="0"/>
      <w:divBdr>
        <w:top w:val="none" w:sz="0" w:space="0" w:color="auto"/>
        <w:left w:val="none" w:sz="0" w:space="0" w:color="auto"/>
        <w:bottom w:val="none" w:sz="0" w:space="0" w:color="auto"/>
        <w:right w:val="none" w:sz="0" w:space="0" w:color="auto"/>
      </w:divBdr>
    </w:div>
    <w:div w:id="1903519914">
      <w:bodyDiv w:val="1"/>
      <w:marLeft w:val="0"/>
      <w:marRight w:val="0"/>
      <w:marTop w:val="0"/>
      <w:marBottom w:val="0"/>
      <w:divBdr>
        <w:top w:val="none" w:sz="0" w:space="0" w:color="auto"/>
        <w:left w:val="none" w:sz="0" w:space="0" w:color="auto"/>
        <w:bottom w:val="none" w:sz="0" w:space="0" w:color="auto"/>
        <w:right w:val="none" w:sz="0" w:space="0" w:color="auto"/>
      </w:divBdr>
      <w:divsChild>
        <w:div w:id="810682531">
          <w:marLeft w:val="547"/>
          <w:marRight w:val="0"/>
          <w:marTop w:val="134"/>
          <w:marBottom w:val="0"/>
          <w:divBdr>
            <w:top w:val="none" w:sz="0" w:space="0" w:color="auto"/>
            <w:left w:val="none" w:sz="0" w:space="0" w:color="auto"/>
            <w:bottom w:val="none" w:sz="0" w:space="0" w:color="auto"/>
            <w:right w:val="none" w:sz="0" w:space="0" w:color="auto"/>
          </w:divBdr>
        </w:div>
        <w:div w:id="813180637">
          <w:marLeft w:val="547"/>
          <w:marRight w:val="0"/>
          <w:marTop w:val="134"/>
          <w:marBottom w:val="0"/>
          <w:divBdr>
            <w:top w:val="none" w:sz="0" w:space="0" w:color="auto"/>
            <w:left w:val="none" w:sz="0" w:space="0" w:color="auto"/>
            <w:bottom w:val="none" w:sz="0" w:space="0" w:color="auto"/>
            <w:right w:val="none" w:sz="0" w:space="0" w:color="auto"/>
          </w:divBdr>
        </w:div>
        <w:div w:id="969550700">
          <w:marLeft w:val="1166"/>
          <w:marRight w:val="0"/>
          <w:marTop w:val="115"/>
          <w:marBottom w:val="0"/>
          <w:divBdr>
            <w:top w:val="none" w:sz="0" w:space="0" w:color="auto"/>
            <w:left w:val="none" w:sz="0" w:space="0" w:color="auto"/>
            <w:bottom w:val="none" w:sz="0" w:space="0" w:color="auto"/>
            <w:right w:val="none" w:sz="0" w:space="0" w:color="auto"/>
          </w:divBdr>
        </w:div>
        <w:div w:id="1839078431">
          <w:marLeft w:val="1166"/>
          <w:marRight w:val="0"/>
          <w:marTop w:val="115"/>
          <w:marBottom w:val="0"/>
          <w:divBdr>
            <w:top w:val="none" w:sz="0" w:space="0" w:color="auto"/>
            <w:left w:val="none" w:sz="0" w:space="0" w:color="auto"/>
            <w:bottom w:val="none" w:sz="0" w:space="0" w:color="auto"/>
            <w:right w:val="none" w:sz="0" w:space="0" w:color="auto"/>
          </w:divBdr>
        </w:div>
        <w:div w:id="1877429971">
          <w:marLeft w:val="547"/>
          <w:marRight w:val="0"/>
          <w:marTop w:val="134"/>
          <w:marBottom w:val="0"/>
          <w:divBdr>
            <w:top w:val="none" w:sz="0" w:space="0" w:color="auto"/>
            <w:left w:val="none" w:sz="0" w:space="0" w:color="auto"/>
            <w:bottom w:val="none" w:sz="0" w:space="0" w:color="auto"/>
            <w:right w:val="none" w:sz="0" w:space="0" w:color="auto"/>
          </w:divBdr>
        </w:div>
        <w:div w:id="1986545220">
          <w:marLeft w:val="1166"/>
          <w:marRight w:val="0"/>
          <w:marTop w:val="96"/>
          <w:marBottom w:val="0"/>
          <w:divBdr>
            <w:top w:val="none" w:sz="0" w:space="0" w:color="auto"/>
            <w:left w:val="none" w:sz="0" w:space="0" w:color="auto"/>
            <w:bottom w:val="none" w:sz="0" w:space="0" w:color="auto"/>
            <w:right w:val="none" w:sz="0" w:space="0" w:color="auto"/>
          </w:divBdr>
        </w:div>
      </w:divsChild>
    </w:div>
    <w:div w:id="1903520314">
      <w:bodyDiv w:val="1"/>
      <w:marLeft w:val="0"/>
      <w:marRight w:val="0"/>
      <w:marTop w:val="0"/>
      <w:marBottom w:val="0"/>
      <w:divBdr>
        <w:top w:val="none" w:sz="0" w:space="0" w:color="auto"/>
        <w:left w:val="none" w:sz="0" w:space="0" w:color="auto"/>
        <w:bottom w:val="none" w:sz="0" w:space="0" w:color="auto"/>
        <w:right w:val="none" w:sz="0" w:space="0" w:color="auto"/>
      </w:divBdr>
    </w:div>
    <w:div w:id="1903639096">
      <w:bodyDiv w:val="1"/>
      <w:marLeft w:val="0"/>
      <w:marRight w:val="0"/>
      <w:marTop w:val="0"/>
      <w:marBottom w:val="0"/>
      <w:divBdr>
        <w:top w:val="none" w:sz="0" w:space="0" w:color="auto"/>
        <w:left w:val="none" w:sz="0" w:space="0" w:color="auto"/>
        <w:bottom w:val="none" w:sz="0" w:space="0" w:color="auto"/>
        <w:right w:val="none" w:sz="0" w:space="0" w:color="auto"/>
      </w:divBdr>
    </w:div>
    <w:div w:id="1904022594">
      <w:bodyDiv w:val="1"/>
      <w:marLeft w:val="0"/>
      <w:marRight w:val="0"/>
      <w:marTop w:val="0"/>
      <w:marBottom w:val="0"/>
      <w:divBdr>
        <w:top w:val="none" w:sz="0" w:space="0" w:color="auto"/>
        <w:left w:val="none" w:sz="0" w:space="0" w:color="auto"/>
        <w:bottom w:val="none" w:sz="0" w:space="0" w:color="auto"/>
        <w:right w:val="none" w:sz="0" w:space="0" w:color="auto"/>
      </w:divBdr>
    </w:div>
    <w:div w:id="1904218503">
      <w:bodyDiv w:val="1"/>
      <w:marLeft w:val="0"/>
      <w:marRight w:val="0"/>
      <w:marTop w:val="0"/>
      <w:marBottom w:val="0"/>
      <w:divBdr>
        <w:top w:val="none" w:sz="0" w:space="0" w:color="auto"/>
        <w:left w:val="none" w:sz="0" w:space="0" w:color="auto"/>
        <w:bottom w:val="none" w:sz="0" w:space="0" w:color="auto"/>
        <w:right w:val="none" w:sz="0" w:space="0" w:color="auto"/>
      </w:divBdr>
    </w:div>
    <w:div w:id="1905875880">
      <w:bodyDiv w:val="1"/>
      <w:marLeft w:val="0"/>
      <w:marRight w:val="0"/>
      <w:marTop w:val="0"/>
      <w:marBottom w:val="0"/>
      <w:divBdr>
        <w:top w:val="none" w:sz="0" w:space="0" w:color="auto"/>
        <w:left w:val="none" w:sz="0" w:space="0" w:color="auto"/>
        <w:bottom w:val="none" w:sz="0" w:space="0" w:color="auto"/>
        <w:right w:val="none" w:sz="0" w:space="0" w:color="auto"/>
      </w:divBdr>
    </w:div>
    <w:div w:id="1906180231">
      <w:bodyDiv w:val="1"/>
      <w:marLeft w:val="0"/>
      <w:marRight w:val="0"/>
      <w:marTop w:val="0"/>
      <w:marBottom w:val="0"/>
      <w:divBdr>
        <w:top w:val="none" w:sz="0" w:space="0" w:color="auto"/>
        <w:left w:val="none" w:sz="0" w:space="0" w:color="auto"/>
        <w:bottom w:val="none" w:sz="0" w:space="0" w:color="auto"/>
        <w:right w:val="none" w:sz="0" w:space="0" w:color="auto"/>
      </w:divBdr>
    </w:div>
    <w:div w:id="1906720364">
      <w:bodyDiv w:val="1"/>
      <w:marLeft w:val="0"/>
      <w:marRight w:val="0"/>
      <w:marTop w:val="0"/>
      <w:marBottom w:val="0"/>
      <w:divBdr>
        <w:top w:val="none" w:sz="0" w:space="0" w:color="auto"/>
        <w:left w:val="none" w:sz="0" w:space="0" w:color="auto"/>
        <w:bottom w:val="none" w:sz="0" w:space="0" w:color="auto"/>
        <w:right w:val="none" w:sz="0" w:space="0" w:color="auto"/>
      </w:divBdr>
      <w:divsChild>
        <w:div w:id="272791760">
          <w:marLeft w:val="547"/>
          <w:marRight w:val="0"/>
          <w:marTop w:val="154"/>
          <w:marBottom w:val="0"/>
          <w:divBdr>
            <w:top w:val="none" w:sz="0" w:space="0" w:color="auto"/>
            <w:left w:val="none" w:sz="0" w:space="0" w:color="auto"/>
            <w:bottom w:val="none" w:sz="0" w:space="0" w:color="auto"/>
            <w:right w:val="none" w:sz="0" w:space="0" w:color="auto"/>
          </w:divBdr>
        </w:div>
      </w:divsChild>
    </w:div>
    <w:div w:id="1908611724">
      <w:bodyDiv w:val="1"/>
      <w:marLeft w:val="0"/>
      <w:marRight w:val="0"/>
      <w:marTop w:val="0"/>
      <w:marBottom w:val="0"/>
      <w:divBdr>
        <w:top w:val="none" w:sz="0" w:space="0" w:color="auto"/>
        <w:left w:val="none" w:sz="0" w:space="0" w:color="auto"/>
        <w:bottom w:val="none" w:sz="0" w:space="0" w:color="auto"/>
        <w:right w:val="none" w:sz="0" w:space="0" w:color="auto"/>
      </w:divBdr>
      <w:divsChild>
        <w:div w:id="434323873">
          <w:marLeft w:val="547"/>
          <w:marRight w:val="0"/>
          <w:marTop w:val="115"/>
          <w:marBottom w:val="0"/>
          <w:divBdr>
            <w:top w:val="none" w:sz="0" w:space="0" w:color="auto"/>
            <w:left w:val="none" w:sz="0" w:space="0" w:color="auto"/>
            <w:bottom w:val="none" w:sz="0" w:space="0" w:color="auto"/>
            <w:right w:val="none" w:sz="0" w:space="0" w:color="auto"/>
          </w:divBdr>
        </w:div>
        <w:div w:id="624852190">
          <w:marLeft w:val="1166"/>
          <w:marRight w:val="0"/>
          <w:marTop w:val="96"/>
          <w:marBottom w:val="0"/>
          <w:divBdr>
            <w:top w:val="none" w:sz="0" w:space="0" w:color="auto"/>
            <w:left w:val="none" w:sz="0" w:space="0" w:color="auto"/>
            <w:bottom w:val="none" w:sz="0" w:space="0" w:color="auto"/>
            <w:right w:val="none" w:sz="0" w:space="0" w:color="auto"/>
          </w:divBdr>
        </w:div>
        <w:div w:id="693968250">
          <w:marLeft w:val="1800"/>
          <w:marRight w:val="0"/>
          <w:marTop w:val="96"/>
          <w:marBottom w:val="0"/>
          <w:divBdr>
            <w:top w:val="none" w:sz="0" w:space="0" w:color="auto"/>
            <w:left w:val="none" w:sz="0" w:space="0" w:color="auto"/>
            <w:bottom w:val="none" w:sz="0" w:space="0" w:color="auto"/>
            <w:right w:val="none" w:sz="0" w:space="0" w:color="auto"/>
          </w:divBdr>
        </w:div>
        <w:div w:id="1272083807">
          <w:marLeft w:val="1800"/>
          <w:marRight w:val="0"/>
          <w:marTop w:val="96"/>
          <w:marBottom w:val="0"/>
          <w:divBdr>
            <w:top w:val="none" w:sz="0" w:space="0" w:color="auto"/>
            <w:left w:val="none" w:sz="0" w:space="0" w:color="auto"/>
            <w:bottom w:val="none" w:sz="0" w:space="0" w:color="auto"/>
            <w:right w:val="none" w:sz="0" w:space="0" w:color="auto"/>
          </w:divBdr>
        </w:div>
        <w:div w:id="1641299049">
          <w:marLeft w:val="1166"/>
          <w:marRight w:val="0"/>
          <w:marTop w:val="96"/>
          <w:marBottom w:val="0"/>
          <w:divBdr>
            <w:top w:val="none" w:sz="0" w:space="0" w:color="auto"/>
            <w:left w:val="none" w:sz="0" w:space="0" w:color="auto"/>
            <w:bottom w:val="none" w:sz="0" w:space="0" w:color="auto"/>
            <w:right w:val="none" w:sz="0" w:space="0" w:color="auto"/>
          </w:divBdr>
        </w:div>
        <w:div w:id="1748654278">
          <w:marLeft w:val="547"/>
          <w:marRight w:val="0"/>
          <w:marTop w:val="115"/>
          <w:marBottom w:val="0"/>
          <w:divBdr>
            <w:top w:val="none" w:sz="0" w:space="0" w:color="auto"/>
            <w:left w:val="none" w:sz="0" w:space="0" w:color="auto"/>
            <w:bottom w:val="none" w:sz="0" w:space="0" w:color="auto"/>
            <w:right w:val="none" w:sz="0" w:space="0" w:color="auto"/>
          </w:divBdr>
        </w:div>
      </w:divsChild>
    </w:div>
    <w:div w:id="1908803886">
      <w:bodyDiv w:val="1"/>
      <w:marLeft w:val="0"/>
      <w:marRight w:val="0"/>
      <w:marTop w:val="0"/>
      <w:marBottom w:val="0"/>
      <w:divBdr>
        <w:top w:val="none" w:sz="0" w:space="0" w:color="auto"/>
        <w:left w:val="none" w:sz="0" w:space="0" w:color="auto"/>
        <w:bottom w:val="none" w:sz="0" w:space="0" w:color="auto"/>
        <w:right w:val="none" w:sz="0" w:space="0" w:color="auto"/>
      </w:divBdr>
      <w:divsChild>
        <w:div w:id="152570418">
          <w:marLeft w:val="547"/>
          <w:marRight w:val="0"/>
          <w:marTop w:val="96"/>
          <w:marBottom w:val="0"/>
          <w:divBdr>
            <w:top w:val="none" w:sz="0" w:space="0" w:color="auto"/>
            <w:left w:val="none" w:sz="0" w:space="0" w:color="auto"/>
            <w:bottom w:val="none" w:sz="0" w:space="0" w:color="auto"/>
            <w:right w:val="none" w:sz="0" w:space="0" w:color="auto"/>
          </w:divBdr>
        </w:div>
        <w:div w:id="633759665">
          <w:marLeft w:val="547"/>
          <w:marRight w:val="0"/>
          <w:marTop w:val="96"/>
          <w:marBottom w:val="0"/>
          <w:divBdr>
            <w:top w:val="none" w:sz="0" w:space="0" w:color="auto"/>
            <w:left w:val="none" w:sz="0" w:space="0" w:color="auto"/>
            <w:bottom w:val="none" w:sz="0" w:space="0" w:color="auto"/>
            <w:right w:val="none" w:sz="0" w:space="0" w:color="auto"/>
          </w:divBdr>
        </w:div>
        <w:div w:id="1120341626">
          <w:marLeft w:val="547"/>
          <w:marRight w:val="0"/>
          <w:marTop w:val="96"/>
          <w:marBottom w:val="0"/>
          <w:divBdr>
            <w:top w:val="none" w:sz="0" w:space="0" w:color="auto"/>
            <w:left w:val="none" w:sz="0" w:space="0" w:color="auto"/>
            <w:bottom w:val="none" w:sz="0" w:space="0" w:color="auto"/>
            <w:right w:val="none" w:sz="0" w:space="0" w:color="auto"/>
          </w:divBdr>
        </w:div>
        <w:div w:id="1142380710">
          <w:marLeft w:val="547"/>
          <w:marRight w:val="0"/>
          <w:marTop w:val="96"/>
          <w:marBottom w:val="0"/>
          <w:divBdr>
            <w:top w:val="none" w:sz="0" w:space="0" w:color="auto"/>
            <w:left w:val="none" w:sz="0" w:space="0" w:color="auto"/>
            <w:bottom w:val="none" w:sz="0" w:space="0" w:color="auto"/>
            <w:right w:val="none" w:sz="0" w:space="0" w:color="auto"/>
          </w:divBdr>
        </w:div>
        <w:div w:id="1483697545">
          <w:marLeft w:val="1166"/>
          <w:marRight w:val="0"/>
          <w:marTop w:val="86"/>
          <w:marBottom w:val="0"/>
          <w:divBdr>
            <w:top w:val="none" w:sz="0" w:space="0" w:color="auto"/>
            <w:left w:val="none" w:sz="0" w:space="0" w:color="auto"/>
            <w:bottom w:val="none" w:sz="0" w:space="0" w:color="auto"/>
            <w:right w:val="none" w:sz="0" w:space="0" w:color="auto"/>
          </w:divBdr>
        </w:div>
        <w:div w:id="1719235332">
          <w:marLeft w:val="1166"/>
          <w:marRight w:val="0"/>
          <w:marTop w:val="86"/>
          <w:marBottom w:val="0"/>
          <w:divBdr>
            <w:top w:val="none" w:sz="0" w:space="0" w:color="auto"/>
            <w:left w:val="none" w:sz="0" w:space="0" w:color="auto"/>
            <w:bottom w:val="none" w:sz="0" w:space="0" w:color="auto"/>
            <w:right w:val="none" w:sz="0" w:space="0" w:color="auto"/>
          </w:divBdr>
        </w:div>
      </w:divsChild>
    </w:div>
    <w:div w:id="1911504581">
      <w:bodyDiv w:val="1"/>
      <w:marLeft w:val="0"/>
      <w:marRight w:val="0"/>
      <w:marTop w:val="0"/>
      <w:marBottom w:val="0"/>
      <w:divBdr>
        <w:top w:val="none" w:sz="0" w:space="0" w:color="auto"/>
        <w:left w:val="none" w:sz="0" w:space="0" w:color="auto"/>
        <w:bottom w:val="none" w:sz="0" w:space="0" w:color="auto"/>
        <w:right w:val="none" w:sz="0" w:space="0" w:color="auto"/>
      </w:divBdr>
    </w:div>
    <w:div w:id="1911698366">
      <w:bodyDiv w:val="1"/>
      <w:marLeft w:val="0"/>
      <w:marRight w:val="0"/>
      <w:marTop w:val="0"/>
      <w:marBottom w:val="0"/>
      <w:divBdr>
        <w:top w:val="none" w:sz="0" w:space="0" w:color="auto"/>
        <w:left w:val="none" w:sz="0" w:space="0" w:color="auto"/>
        <w:bottom w:val="none" w:sz="0" w:space="0" w:color="auto"/>
        <w:right w:val="none" w:sz="0" w:space="0" w:color="auto"/>
      </w:divBdr>
    </w:div>
    <w:div w:id="1911766967">
      <w:bodyDiv w:val="1"/>
      <w:marLeft w:val="0"/>
      <w:marRight w:val="0"/>
      <w:marTop w:val="0"/>
      <w:marBottom w:val="0"/>
      <w:divBdr>
        <w:top w:val="none" w:sz="0" w:space="0" w:color="auto"/>
        <w:left w:val="none" w:sz="0" w:space="0" w:color="auto"/>
        <w:bottom w:val="none" w:sz="0" w:space="0" w:color="auto"/>
        <w:right w:val="none" w:sz="0" w:space="0" w:color="auto"/>
      </w:divBdr>
    </w:div>
    <w:div w:id="1912037197">
      <w:bodyDiv w:val="1"/>
      <w:marLeft w:val="0"/>
      <w:marRight w:val="0"/>
      <w:marTop w:val="0"/>
      <w:marBottom w:val="0"/>
      <w:divBdr>
        <w:top w:val="none" w:sz="0" w:space="0" w:color="auto"/>
        <w:left w:val="none" w:sz="0" w:space="0" w:color="auto"/>
        <w:bottom w:val="none" w:sz="0" w:space="0" w:color="auto"/>
        <w:right w:val="none" w:sz="0" w:space="0" w:color="auto"/>
      </w:divBdr>
    </w:div>
    <w:div w:id="1913274058">
      <w:bodyDiv w:val="1"/>
      <w:marLeft w:val="0"/>
      <w:marRight w:val="0"/>
      <w:marTop w:val="0"/>
      <w:marBottom w:val="0"/>
      <w:divBdr>
        <w:top w:val="none" w:sz="0" w:space="0" w:color="auto"/>
        <w:left w:val="none" w:sz="0" w:space="0" w:color="auto"/>
        <w:bottom w:val="none" w:sz="0" w:space="0" w:color="auto"/>
        <w:right w:val="none" w:sz="0" w:space="0" w:color="auto"/>
      </w:divBdr>
      <w:divsChild>
        <w:div w:id="72317553">
          <w:marLeft w:val="1166"/>
          <w:marRight w:val="0"/>
          <w:marTop w:val="86"/>
          <w:marBottom w:val="0"/>
          <w:divBdr>
            <w:top w:val="none" w:sz="0" w:space="0" w:color="auto"/>
            <w:left w:val="none" w:sz="0" w:space="0" w:color="auto"/>
            <w:bottom w:val="none" w:sz="0" w:space="0" w:color="auto"/>
            <w:right w:val="none" w:sz="0" w:space="0" w:color="auto"/>
          </w:divBdr>
        </w:div>
        <w:div w:id="461770883">
          <w:marLeft w:val="547"/>
          <w:marRight w:val="0"/>
          <w:marTop w:val="96"/>
          <w:marBottom w:val="0"/>
          <w:divBdr>
            <w:top w:val="none" w:sz="0" w:space="0" w:color="auto"/>
            <w:left w:val="none" w:sz="0" w:space="0" w:color="auto"/>
            <w:bottom w:val="none" w:sz="0" w:space="0" w:color="auto"/>
            <w:right w:val="none" w:sz="0" w:space="0" w:color="auto"/>
          </w:divBdr>
        </w:div>
        <w:div w:id="469637240">
          <w:marLeft w:val="1166"/>
          <w:marRight w:val="0"/>
          <w:marTop w:val="86"/>
          <w:marBottom w:val="0"/>
          <w:divBdr>
            <w:top w:val="none" w:sz="0" w:space="0" w:color="auto"/>
            <w:left w:val="none" w:sz="0" w:space="0" w:color="auto"/>
            <w:bottom w:val="none" w:sz="0" w:space="0" w:color="auto"/>
            <w:right w:val="none" w:sz="0" w:space="0" w:color="auto"/>
          </w:divBdr>
        </w:div>
        <w:div w:id="711542842">
          <w:marLeft w:val="547"/>
          <w:marRight w:val="0"/>
          <w:marTop w:val="96"/>
          <w:marBottom w:val="0"/>
          <w:divBdr>
            <w:top w:val="none" w:sz="0" w:space="0" w:color="auto"/>
            <w:left w:val="none" w:sz="0" w:space="0" w:color="auto"/>
            <w:bottom w:val="none" w:sz="0" w:space="0" w:color="auto"/>
            <w:right w:val="none" w:sz="0" w:space="0" w:color="auto"/>
          </w:divBdr>
        </w:div>
        <w:div w:id="784152447">
          <w:marLeft w:val="1800"/>
          <w:marRight w:val="0"/>
          <w:marTop w:val="67"/>
          <w:marBottom w:val="0"/>
          <w:divBdr>
            <w:top w:val="none" w:sz="0" w:space="0" w:color="auto"/>
            <w:left w:val="none" w:sz="0" w:space="0" w:color="auto"/>
            <w:bottom w:val="none" w:sz="0" w:space="0" w:color="auto"/>
            <w:right w:val="none" w:sz="0" w:space="0" w:color="auto"/>
          </w:divBdr>
        </w:div>
        <w:div w:id="953054619">
          <w:marLeft w:val="1166"/>
          <w:marRight w:val="0"/>
          <w:marTop w:val="86"/>
          <w:marBottom w:val="0"/>
          <w:divBdr>
            <w:top w:val="none" w:sz="0" w:space="0" w:color="auto"/>
            <w:left w:val="none" w:sz="0" w:space="0" w:color="auto"/>
            <w:bottom w:val="none" w:sz="0" w:space="0" w:color="auto"/>
            <w:right w:val="none" w:sz="0" w:space="0" w:color="auto"/>
          </w:divBdr>
        </w:div>
        <w:div w:id="1014914523">
          <w:marLeft w:val="1800"/>
          <w:marRight w:val="0"/>
          <w:marTop w:val="67"/>
          <w:marBottom w:val="0"/>
          <w:divBdr>
            <w:top w:val="none" w:sz="0" w:space="0" w:color="auto"/>
            <w:left w:val="none" w:sz="0" w:space="0" w:color="auto"/>
            <w:bottom w:val="none" w:sz="0" w:space="0" w:color="auto"/>
            <w:right w:val="none" w:sz="0" w:space="0" w:color="auto"/>
          </w:divBdr>
        </w:div>
        <w:div w:id="1112702254">
          <w:marLeft w:val="547"/>
          <w:marRight w:val="0"/>
          <w:marTop w:val="86"/>
          <w:marBottom w:val="0"/>
          <w:divBdr>
            <w:top w:val="none" w:sz="0" w:space="0" w:color="auto"/>
            <w:left w:val="none" w:sz="0" w:space="0" w:color="auto"/>
            <w:bottom w:val="none" w:sz="0" w:space="0" w:color="auto"/>
            <w:right w:val="none" w:sz="0" w:space="0" w:color="auto"/>
          </w:divBdr>
        </w:div>
        <w:div w:id="1247038093">
          <w:marLeft w:val="1166"/>
          <w:marRight w:val="0"/>
          <w:marTop w:val="86"/>
          <w:marBottom w:val="0"/>
          <w:divBdr>
            <w:top w:val="none" w:sz="0" w:space="0" w:color="auto"/>
            <w:left w:val="none" w:sz="0" w:space="0" w:color="auto"/>
            <w:bottom w:val="none" w:sz="0" w:space="0" w:color="auto"/>
            <w:right w:val="none" w:sz="0" w:space="0" w:color="auto"/>
          </w:divBdr>
        </w:div>
        <w:div w:id="1276015745">
          <w:marLeft w:val="1166"/>
          <w:marRight w:val="0"/>
          <w:marTop w:val="86"/>
          <w:marBottom w:val="0"/>
          <w:divBdr>
            <w:top w:val="none" w:sz="0" w:space="0" w:color="auto"/>
            <w:left w:val="none" w:sz="0" w:space="0" w:color="auto"/>
            <w:bottom w:val="none" w:sz="0" w:space="0" w:color="auto"/>
            <w:right w:val="none" w:sz="0" w:space="0" w:color="auto"/>
          </w:divBdr>
        </w:div>
        <w:div w:id="1367869368">
          <w:marLeft w:val="547"/>
          <w:marRight w:val="0"/>
          <w:marTop w:val="86"/>
          <w:marBottom w:val="0"/>
          <w:divBdr>
            <w:top w:val="none" w:sz="0" w:space="0" w:color="auto"/>
            <w:left w:val="none" w:sz="0" w:space="0" w:color="auto"/>
            <w:bottom w:val="none" w:sz="0" w:space="0" w:color="auto"/>
            <w:right w:val="none" w:sz="0" w:space="0" w:color="auto"/>
          </w:divBdr>
        </w:div>
        <w:div w:id="1518736463">
          <w:marLeft w:val="547"/>
          <w:marRight w:val="0"/>
          <w:marTop w:val="96"/>
          <w:marBottom w:val="0"/>
          <w:divBdr>
            <w:top w:val="none" w:sz="0" w:space="0" w:color="auto"/>
            <w:left w:val="none" w:sz="0" w:space="0" w:color="auto"/>
            <w:bottom w:val="none" w:sz="0" w:space="0" w:color="auto"/>
            <w:right w:val="none" w:sz="0" w:space="0" w:color="auto"/>
          </w:divBdr>
        </w:div>
        <w:div w:id="1699355539">
          <w:marLeft w:val="1166"/>
          <w:marRight w:val="0"/>
          <w:marTop w:val="86"/>
          <w:marBottom w:val="0"/>
          <w:divBdr>
            <w:top w:val="none" w:sz="0" w:space="0" w:color="auto"/>
            <w:left w:val="none" w:sz="0" w:space="0" w:color="auto"/>
            <w:bottom w:val="none" w:sz="0" w:space="0" w:color="auto"/>
            <w:right w:val="none" w:sz="0" w:space="0" w:color="auto"/>
          </w:divBdr>
        </w:div>
        <w:div w:id="2080515836">
          <w:marLeft w:val="1166"/>
          <w:marRight w:val="0"/>
          <w:marTop w:val="86"/>
          <w:marBottom w:val="0"/>
          <w:divBdr>
            <w:top w:val="none" w:sz="0" w:space="0" w:color="auto"/>
            <w:left w:val="none" w:sz="0" w:space="0" w:color="auto"/>
            <w:bottom w:val="none" w:sz="0" w:space="0" w:color="auto"/>
            <w:right w:val="none" w:sz="0" w:space="0" w:color="auto"/>
          </w:divBdr>
        </w:div>
      </w:divsChild>
    </w:div>
    <w:div w:id="1913464346">
      <w:bodyDiv w:val="1"/>
      <w:marLeft w:val="0"/>
      <w:marRight w:val="0"/>
      <w:marTop w:val="0"/>
      <w:marBottom w:val="0"/>
      <w:divBdr>
        <w:top w:val="none" w:sz="0" w:space="0" w:color="auto"/>
        <w:left w:val="none" w:sz="0" w:space="0" w:color="auto"/>
        <w:bottom w:val="none" w:sz="0" w:space="0" w:color="auto"/>
        <w:right w:val="none" w:sz="0" w:space="0" w:color="auto"/>
      </w:divBdr>
    </w:div>
    <w:div w:id="1913924233">
      <w:bodyDiv w:val="1"/>
      <w:marLeft w:val="0"/>
      <w:marRight w:val="0"/>
      <w:marTop w:val="0"/>
      <w:marBottom w:val="0"/>
      <w:divBdr>
        <w:top w:val="none" w:sz="0" w:space="0" w:color="auto"/>
        <w:left w:val="none" w:sz="0" w:space="0" w:color="auto"/>
        <w:bottom w:val="none" w:sz="0" w:space="0" w:color="auto"/>
        <w:right w:val="none" w:sz="0" w:space="0" w:color="auto"/>
      </w:divBdr>
    </w:div>
    <w:div w:id="1914000322">
      <w:bodyDiv w:val="1"/>
      <w:marLeft w:val="0"/>
      <w:marRight w:val="0"/>
      <w:marTop w:val="0"/>
      <w:marBottom w:val="0"/>
      <w:divBdr>
        <w:top w:val="none" w:sz="0" w:space="0" w:color="auto"/>
        <w:left w:val="none" w:sz="0" w:space="0" w:color="auto"/>
        <w:bottom w:val="none" w:sz="0" w:space="0" w:color="auto"/>
        <w:right w:val="none" w:sz="0" w:space="0" w:color="auto"/>
      </w:divBdr>
      <w:divsChild>
        <w:div w:id="1480615015">
          <w:marLeft w:val="0"/>
          <w:marRight w:val="0"/>
          <w:marTop w:val="0"/>
          <w:marBottom w:val="0"/>
          <w:divBdr>
            <w:top w:val="none" w:sz="0" w:space="0" w:color="auto"/>
            <w:left w:val="none" w:sz="0" w:space="0" w:color="auto"/>
            <w:bottom w:val="none" w:sz="0" w:space="0" w:color="auto"/>
            <w:right w:val="none" w:sz="0" w:space="0" w:color="auto"/>
          </w:divBdr>
        </w:div>
      </w:divsChild>
    </w:div>
    <w:div w:id="1914579573">
      <w:bodyDiv w:val="1"/>
      <w:marLeft w:val="0"/>
      <w:marRight w:val="0"/>
      <w:marTop w:val="0"/>
      <w:marBottom w:val="0"/>
      <w:divBdr>
        <w:top w:val="none" w:sz="0" w:space="0" w:color="auto"/>
        <w:left w:val="none" w:sz="0" w:space="0" w:color="auto"/>
        <w:bottom w:val="none" w:sz="0" w:space="0" w:color="auto"/>
        <w:right w:val="none" w:sz="0" w:space="0" w:color="auto"/>
      </w:divBdr>
    </w:div>
    <w:div w:id="1915774027">
      <w:bodyDiv w:val="1"/>
      <w:marLeft w:val="0"/>
      <w:marRight w:val="0"/>
      <w:marTop w:val="0"/>
      <w:marBottom w:val="0"/>
      <w:divBdr>
        <w:top w:val="none" w:sz="0" w:space="0" w:color="auto"/>
        <w:left w:val="none" w:sz="0" w:space="0" w:color="auto"/>
        <w:bottom w:val="none" w:sz="0" w:space="0" w:color="auto"/>
        <w:right w:val="none" w:sz="0" w:space="0" w:color="auto"/>
      </w:divBdr>
    </w:div>
    <w:div w:id="1916282814">
      <w:bodyDiv w:val="1"/>
      <w:marLeft w:val="0"/>
      <w:marRight w:val="0"/>
      <w:marTop w:val="0"/>
      <w:marBottom w:val="0"/>
      <w:divBdr>
        <w:top w:val="none" w:sz="0" w:space="0" w:color="auto"/>
        <w:left w:val="none" w:sz="0" w:space="0" w:color="auto"/>
        <w:bottom w:val="none" w:sz="0" w:space="0" w:color="auto"/>
        <w:right w:val="none" w:sz="0" w:space="0" w:color="auto"/>
      </w:divBdr>
    </w:div>
    <w:div w:id="1917206223">
      <w:bodyDiv w:val="1"/>
      <w:marLeft w:val="0"/>
      <w:marRight w:val="0"/>
      <w:marTop w:val="0"/>
      <w:marBottom w:val="0"/>
      <w:divBdr>
        <w:top w:val="none" w:sz="0" w:space="0" w:color="auto"/>
        <w:left w:val="none" w:sz="0" w:space="0" w:color="auto"/>
        <w:bottom w:val="none" w:sz="0" w:space="0" w:color="auto"/>
        <w:right w:val="none" w:sz="0" w:space="0" w:color="auto"/>
      </w:divBdr>
    </w:div>
    <w:div w:id="1917207038">
      <w:bodyDiv w:val="1"/>
      <w:marLeft w:val="0"/>
      <w:marRight w:val="0"/>
      <w:marTop w:val="0"/>
      <w:marBottom w:val="0"/>
      <w:divBdr>
        <w:top w:val="none" w:sz="0" w:space="0" w:color="auto"/>
        <w:left w:val="none" w:sz="0" w:space="0" w:color="auto"/>
        <w:bottom w:val="none" w:sz="0" w:space="0" w:color="auto"/>
        <w:right w:val="none" w:sz="0" w:space="0" w:color="auto"/>
      </w:divBdr>
    </w:div>
    <w:div w:id="1917588239">
      <w:bodyDiv w:val="1"/>
      <w:marLeft w:val="0"/>
      <w:marRight w:val="0"/>
      <w:marTop w:val="0"/>
      <w:marBottom w:val="0"/>
      <w:divBdr>
        <w:top w:val="none" w:sz="0" w:space="0" w:color="auto"/>
        <w:left w:val="none" w:sz="0" w:space="0" w:color="auto"/>
        <w:bottom w:val="none" w:sz="0" w:space="0" w:color="auto"/>
        <w:right w:val="none" w:sz="0" w:space="0" w:color="auto"/>
      </w:divBdr>
      <w:divsChild>
        <w:div w:id="393360796">
          <w:marLeft w:val="547"/>
          <w:marRight w:val="0"/>
          <w:marTop w:val="134"/>
          <w:marBottom w:val="0"/>
          <w:divBdr>
            <w:top w:val="none" w:sz="0" w:space="0" w:color="auto"/>
            <w:left w:val="none" w:sz="0" w:space="0" w:color="auto"/>
            <w:bottom w:val="none" w:sz="0" w:space="0" w:color="auto"/>
            <w:right w:val="none" w:sz="0" w:space="0" w:color="auto"/>
          </w:divBdr>
        </w:div>
        <w:div w:id="1510673952">
          <w:marLeft w:val="547"/>
          <w:marRight w:val="0"/>
          <w:marTop w:val="134"/>
          <w:marBottom w:val="0"/>
          <w:divBdr>
            <w:top w:val="none" w:sz="0" w:space="0" w:color="auto"/>
            <w:left w:val="none" w:sz="0" w:space="0" w:color="auto"/>
            <w:bottom w:val="none" w:sz="0" w:space="0" w:color="auto"/>
            <w:right w:val="none" w:sz="0" w:space="0" w:color="auto"/>
          </w:divBdr>
        </w:div>
      </w:divsChild>
    </w:div>
    <w:div w:id="1917787696">
      <w:bodyDiv w:val="1"/>
      <w:marLeft w:val="0"/>
      <w:marRight w:val="0"/>
      <w:marTop w:val="0"/>
      <w:marBottom w:val="0"/>
      <w:divBdr>
        <w:top w:val="none" w:sz="0" w:space="0" w:color="auto"/>
        <w:left w:val="none" w:sz="0" w:space="0" w:color="auto"/>
        <w:bottom w:val="none" w:sz="0" w:space="0" w:color="auto"/>
        <w:right w:val="none" w:sz="0" w:space="0" w:color="auto"/>
      </w:divBdr>
    </w:div>
    <w:div w:id="1918131377">
      <w:bodyDiv w:val="1"/>
      <w:marLeft w:val="0"/>
      <w:marRight w:val="0"/>
      <w:marTop w:val="0"/>
      <w:marBottom w:val="0"/>
      <w:divBdr>
        <w:top w:val="none" w:sz="0" w:space="0" w:color="auto"/>
        <w:left w:val="none" w:sz="0" w:space="0" w:color="auto"/>
        <w:bottom w:val="none" w:sz="0" w:space="0" w:color="auto"/>
        <w:right w:val="none" w:sz="0" w:space="0" w:color="auto"/>
      </w:divBdr>
    </w:div>
    <w:div w:id="1918245313">
      <w:bodyDiv w:val="1"/>
      <w:marLeft w:val="0"/>
      <w:marRight w:val="0"/>
      <w:marTop w:val="0"/>
      <w:marBottom w:val="0"/>
      <w:divBdr>
        <w:top w:val="none" w:sz="0" w:space="0" w:color="auto"/>
        <w:left w:val="none" w:sz="0" w:space="0" w:color="auto"/>
        <w:bottom w:val="none" w:sz="0" w:space="0" w:color="auto"/>
        <w:right w:val="none" w:sz="0" w:space="0" w:color="auto"/>
      </w:divBdr>
    </w:div>
    <w:div w:id="1919166910">
      <w:bodyDiv w:val="1"/>
      <w:marLeft w:val="0"/>
      <w:marRight w:val="0"/>
      <w:marTop w:val="0"/>
      <w:marBottom w:val="0"/>
      <w:divBdr>
        <w:top w:val="none" w:sz="0" w:space="0" w:color="auto"/>
        <w:left w:val="none" w:sz="0" w:space="0" w:color="auto"/>
        <w:bottom w:val="none" w:sz="0" w:space="0" w:color="auto"/>
        <w:right w:val="none" w:sz="0" w:space="0" w:color="auto"/>
      </w:divBdr>
    </w:div>
    <w:div w:id="1919440400">
      <w:bodyDiv w:val="1"/>
      <w:marLeft w:val="0"/>
      <w:marRight w:val="0"/>
      <w:marTop w:val="0"/>
      <w:marBottom w:val="0"/>
      <w:divBdr>
        <w:top w:val="none" w:sz="0" w:space="0" w:color="auto"/>
        <w:left w:val="none" w:sz="0" w:space="0" w:color="auto"/>
        <w:bottom w:val="none" w:sz="0" w:space="0" w:color="auto"/>
        <w:right w:val="none" w:sz="0" w:space="0" w:color="auto"/>
      </w:divBdr>
    </w:div>
    <w:div w:id="1919974415">
      <w:bodyDiv w:val="1"/>
      <w:marLeft w:val="0"/>
      <w:marRight w:val="0"/>
      <w:marTop w:val="0"/>
      <w:marBottom w:val="0"/>
      <w:divBdr>
        <w:top w:val="none" w:sz="0" w:space="0" w:color="auto"/>
        <w:left w:val="none" w:sz="0" w:space="0" w:color="auto"/>
        <w:bottom w:val="none" w:sz="0" w:space="0" w:color="auto"/>
        <w:right w:val="none" w:sz="0" w:space="0" w:color="auto"/>
      </w:divBdr>
    </w:div>
    <w:div w:id="1922131937">
      <w:bodyDiv w:val="1"/>
      <w:marLeft w:val="0"/>
      <w:marRight w:val="0"/>
      <w:marTop w:val="0"/>
      <w:marBottom w:val="0"/>
      <w:divBdr>
        <w:top w:val="none" w:sz="0" w:space="0" w:color="auto"/>
        <w:left w:val="none" w:sz="0" w:space="0" w:color="auto"/>
        <w:bottom w:val="none" w:sz="0" w:space="0" w:color="auto"/>
        <w:right w:val="none" w:sz="0" w:space="0" w:color="auto"/>
      </w:divBdr>
    </w:div>
    <w:div w:id="1922326951">
      <w:bodyDiv w:val="1"/>
      <w:marLeft w:val="0"/>
      <w:marRight w:val="0"/>
      <w:marTop w:val="0"/>
      <w:marBottom w:val="0"/>
      <w:divBdr>
        <w:top w:val="none" w:sz="0" w:space="0" w:color="auto"/>
        <w:left w:val="none" w:sz="0" w:space="0" w:color="auto"/>
        <w:bottom w:val="none" w:sz="0" w:space="0" w:color="auto"/>
        <w:right w:val="none" w:sz="0" w:space="0" w:color="auto"/>
      </w:divBdr>
      <w:divsChild>
        <w:div w:id="83307451">
          <w:marLeft w:val="547"/>
          <w:marRight w:val="0"/>
          <w:marTop w:val="154"/>
          <w:marBottom w:val="0"/>
          <w:divBdr>
            <w:top w:val="none" w:sz="0" w:space="0" w:color="auto"/>
            <w:left w:val="none" w:sz="0" w:space="0" w:color="auto"/>
            <w:bottom w:val="none" w:sz="0" w:space="0" w:color="auto"/>
            <w:right w:val="none" w:sz="0" w:space="0" w:color="auto"/>
          </w:divBdr>
        </w:div>
        <w:div w:id="1815176132">
          <w:marLeft w:val="547"/>
          <w:marRight w:val="0"/>
          <w:marTop w:val="154"/>
          <w:marBottom w:val="0"/>
          <w:divBdr>
            <w:top w:val="none" w:sz="0" w:space="0" w:color="auto"/>
            <w:left w:val="none" w:sz="0" w:space="0" w:color="auto"/>
            <w:bottom w:val="none" w:sz="0" w:space="0" w:color="auto"/>
            <w:right w:val="none" w:sz="0" w:space="0" w:color="auto"/>
          </w:divBdr>
        </w:div>
      </w:divsChild>
    </w:div>
    <w:div w:id="1922567759">
      <w:bodyDiv w:val="1"/>
      <w:marLeft w:val="0"/>
      <w:marRight w:val="0"/>
      <w:marTop w:val="0"/>
      <w:marBottom w:val="0"/>
      <w:divBdr>
        <w:top w:val="none" w:sz="0" w:space="0" w:color="auto"/>
        <w:left w:val="none" w:sz="0" w:space="0" w:color="auto"/>
        <w:bottom w:val="none" w:sz="0" w:space="0" w:color="auto"/>
        <w:right w:val="none" w:sz="0" w:space="0" w:color="auto"/>
      </w:divBdr>
      <w:divsChild>
        <w:div w:id="941491593">
          <w:marLeft w:val="547"/>
          <w:marRight w:val="0"/>
          <w:marTop w:val="115"/>
          <w:marBottom w:val="120"/>
          <w:divBdr>
            <w:top w:val="none" w:sz="0" w:space="0" w:color="auto"/>
            <w:left w:val="none" w:sz="0" w:space="0" w:color="auto"/>
            <w:bottom w:val="none" w:sz="0" w:space="0" w:color="auto"/>
            <w:right w:val="none" w:sz="0" w:space="0" w:color="auto"/>
          </w:divBdr>
        </w:div>
        <w:div w:id="1525706152">
          <w:marLeft w:val="1166"/>
          <w:marRight w:val="0"/>
          <w:marTop w:val="96"/>
          <w:marBottom w:val="120"/>
          <w:divBdr>
            <w:top w:val="none" w:sz="0" w:space="0" w:color="auto"/>
            <w:left w:val="none" w:sz="0" w:space="0" w:color="auto"/>
            <w:bottom w:val="none" w:sz="0" w:space="0" w:color="auto"/>
            <w:right w:val="none" w:sz="0" w:space="0" w:color="auto"/>
          </w:divBdr>
        </w:div>
      </w:divsChild>
    </w:div>
    <w:div w:id="1922714334">
      <w:bodyDiv w:val="1"/>
      <w:marLeft w:val="0"/>
      <w:marRight w:val="0"/>
      <w:marTop w:val="0"/>
      <w:marBottom w:val="0"/>
      <w:divBdr>
        <w:top w:val="none" w:sz="0" w:space="0" w:color="auto"/>
        <w:left w:val="none" w:sz="0" w:space="0" w:color="auto"/>
        <w:bottom w:val="none" w:sz="0" w:space="0" w:color="auto"/>
        <w:right w:val="none" w:sz="0" w:space="0" w:color="auto"/>
      </w:divBdr>
    </w:div>
    <w:div w:id="1922829851">
      <w:bodyDiv w:val="1"/>
      <w:marLeft w:val="0"/>
      <w:marRight w:val="0"/>
      <w:marTop w:val="0"/>
      <w:marBottom w:val="0"/>
      <w:divBdr>
        <w:top w:val="none" w:sz="0" w:space="0" w:color="auto"/>
        <w:left w:val="none" w:sz="0" w:space="0" w:color="auto"/>
        <w:bottom w:val="none" w:sz="0" w:space="0" w:color="auto"/>
        <w:right w:val="none" w:sz="0" w:space="0" w:color="auto"/>
      </w:divBdr>
    </w:div>
    <w:div w:id="1923950081">
      <w:bodyDiv w:val="1"/>
      <w:marLeft w:val="0"/>
      <w:marRight w:val="0"/>
      <w:marTop w:val="0"/>
      <w:marBottom w:val="0"/>
      <w:divBdr>
        <w:top w:val="none" w:sz="0" w:space="0" w:color="auto"/>
        <w:left w:val="none" w:sz="0" w:space="0" w:color="auto"/>
        <w:bottom w:val="none" w:sz="0" w:space="0" w:color="auto"/>
        <w:right w:val="none" w:sz="0" w:space="0" w:color="auto"/>
      </w:divBdr>
    </w:div>
    <w:div w:id="1925020471">
      <w:bodyDiv w:val="1"/>
      <w:marLeft w:val="0"/>
      <w:marRight w:val="0"/>
      <w:marTop w:val="0"/>
      <w:marBottom w:val="0"/>
      <w:divBdr>
        <w:top w:val="none" w:sz="0" w:space="0" w:color="auto"/>
        <w:left w:val="none" w:sz="0" w:space="0" w:color="auto"/>
        <w:bottom w:val="none" w:sz="0" w:space="0" w:color="auto"/>
        <w:right w:val="none" w:sz="0" w:space="0" w:color="auto"/>
      </w:divBdr>
    </w:div>
    <w:div w:id="1925411885">
      <w:bodyDiv w:val="1"/>
      <w:marLeft w:val="0"/>
      <w:marRight w:val="0"/>
      <w:marTop w:val="0"/>
      <w:marBottom w:val="0"/>
      <w:divBdr>
        <w:top w:val="none" w:sz="0" w:space="0" w:color="auto"/>
        <w:left w:val="none" w:sz="0" w:space="0" w:color="auto"/>
        <w:bottom w:val="none" w:sz="0" w:space="0" w:color="auto"/>
        <w:right w:val="none" w:sz="0" w:space="0" w:color="auto"/>
      </w:divBdr>
    </w:div>
    <w:div w:id="1925527307">
      <w:bodyDiv w:val="1"/>
      <w:marLeft w:val="0"/>
      <w:marRight w:val="0"/>
      <w:marTop w:val="0"/>
      <w:marBottom w:val="0"/>
      <w:divBdr>
        <w:top w:val="none" w:sz="0" w:space="0" w:color="auto"/>
        <w:left w:val="none" w:sz="0" w:space="0" w:color="auto"/>
        <w:bottom w:val="none" w:sz="0" w:space="0" w:color="auto"/>
        <w:right w:val="none" w:sz="0" w:space="0" w:color="auto"/>
      </w:divBdr>
    </w:div>
    <w:div w:id="1926650651">
      <w:bodyDiv w:val="1"/>
      <w:marLeft w:val="0"/>
      <w:marRight w:val="0"/>
      <w:marTop w:val="0"/>
      <w:marBottom w:val="0"/>
      <w:divBdr>
        <w:top w:val="none" w:sz="0" w:space="0" w:color="auto"/>
        <w:left w:val="none" w:sz="0" w:space="0" w:color="auto"/>
        <w:bottom w:val="none" w:sz="0" w:space="0" w:color="auto"/>
        <w:right w:val="none" w:sz="0" w:space="0" w:color="auto"/>
      </w:divBdr>
    </w:div>
    <w:div w:id="1926765790">
      <w:bodyDiv w:val="1"/>
      <w:marLeft w:val="0"/>
      <w:marRight w:val="0"/>
      <w:marTop w:val="0"/>
      <w:marBottom w:val="0"/>
      <w:divBdr>
        <w:top w:val="none" w:sz="0" w:space="0" w:color="auto"/>
        <w:left w:val="none" w:sz="0" w:space="0" w:color="auto"/>
        <w:bottom w:val="none" w:sz="0" w:space="0" w:color="auto"/>
        <w:right w:val="none" w:sz="0" w:space="0" w:color="auto"/>
      </w:divBdr>
    </w:div>
    <w:div w:id="1926986564">
      <w:bodyDiv w:val="1"/>
      <w:marLeft w:val="0"/>
      <w:marRight w:val="0"/>
      <w:marTop w:val="0"/>
      <w:marBottom w:val="0"/>
      <w:divBdr>
        <w:top w:val="none" w:sz="0" w:space="0" w:color="auto"/>
        <w:left w:val="none" w:sz="0" w:space="0" w:color="auto"/>
        <w:bottom w:val="none" w:sz="0" w:space="0" w:color="auto"/>
        <w:right w:val="none" w:sz="0" w:space="0" w:color="auto"/>
      </w:divBdr>
    </w:div>
    <w:div w:id="1927810265">
      <w:bodyDiv w:val="1"/>
      <w:marLeft w:val="0"/>
      <w:marRight w:val="0"/>
      <w:marTop w:val="0"/>
      <w:marBottom w:val="0"/>
      <w:divBdr>
        <w:top w:val="none" w:sz="0" w:space="0" w:color="auto"/>
        <w:left w:val="none" w:sz="0" w:space="0" w:color="auto"/>
        <w:bottom w:val="none" w:sz="0" w:space="0" w:color="auto"/>
        <w:right w:val="none" w:sz="0" w:space="0" w:color="auto"/>
      </w:divBdr>
    </w:div>
    <w:div w:id="1927884792">
      <w:bodyDiv w:val="1"/>
      <w:marLeft w:val="0"/>
      <w:marRight w:val="0"/>
      <w:marTop w:val="0"/>
      <w:marBottom w:val="0"/>
      <w:divBdr>
        <w:top w:val="none" w:sz="0" w:space="0" w:color="auto"/>
        <w:left w:val="none" w:sz="0" w:space="0" w:color="auto"/>
        <w:bottom w:val="none" w:sz="0" w:space="0" w:color="auto"/>
        <w:right w:val="none" w:sz="0" w:space="0" w:color="auto"/>
      </w:divBdr>
      <w:divsChild>
        <w:div w:id="1460612275">
          <w:marLeft w:val="547"/>
          <w:marRight w:val="0"/>
          <w:marTop w:val="154"/>
          <w:marBottom w:val="0"/>
          <w:divBdr>
            <w:top w:val="none" w:sz="0" w:space="0" w:color="auto"/>
            <w:left w:val="none" w:sz="0" w:space="0" w:color="auto"/>
            <w:bottom w:val="none" w:sz="0" w:space="0" w:color="auto"/>
            <w:right w:val="none" w:sz="0" w:space="0" w:color="auto"/>
          </w:divBdr>
        </w:div>
        <w:div w:id="1578050782">
          <w:marLeft w:val="547"/>
          <w:marRight w:val="0"/>
          <w:marTop w:val="154"/>
          <w:marBottom w:val="0"/>
          <w:divBdr>
            <w:top w:val="none" w:sz="0" w:space="0" w:color="auto"/>
            <w:left w:val="none" w:sz="0" w:space="0" w:color="auto"/>
            <w:bottom w:val="none" w:sz="0" w:space="0" w:color="auto"/>
            <w:right w:val="none" w:sz="0" w:space="0" w:color="auto"/>
          </w:divBdr>
        </w:div>
      </w:divsChild>
    </w:div>
    <w:div w:id="1928223095">
      <w:bodyDiv w:val="1"/>
      <w:marLeft w:val="0"/>
      <w:marRight w:val="0"/>
      <w:marTop w:val="0"/>
      <w:marBottom w:val="0"/>
      <w:divBdr>
        <w:top w:val="none" w:sz="0" w:space="0" w:color="auto"/>
        <w:left w:val="none" w:sz="0" w:space="0" w:color="auto"/>
        <w:bottom w:val="none" w:sz="0" w:space="0" w:color="auto"/>
        <w:right w:val="none" w:sz="0" w:space="0" w:color="auto"/>
      </w:divBdr>
    </w:div>
    <w:div w:id="1928344295">
      <w:bodyDiv w:val="1"/>
      <w:marLeft w:val="0"/>
      <w:marRight w:val="0"/>
      <w:marTop w:val="0"/>
      <w:marBottom w:val="0"/>
      <w:divBdr>
        <w:top w:val="none" w:sz="0" w:space="0" w:color="auto"/>
        <w:left w:val="none" w:sz="0" w:space="0" w:color="auto"/>
        <w:bottom w:val="none" w:sz="0" w:space="0" w:color="auto"/>
        <w:right w:val="none" w:sz="0" w:space="0" w:color="auto"/>
      </w:divBdr>
      <w:divsChild>
        <w:div w:id="410389054">
          <w:marLeft w:val="1166"/>
          <w:marRight w:val="0"/>
          <w:marTop w:val="134"/>
          <w:marBottom w:val="0"/>
          <w:divBdr>
            <w:top w:val="none" w:sz="0" w:space="0" w:color="auto"/>
            <w:left w:val="none" w:sz="0" w:space="0" w:color="auto"/>
            <w:bottom w:val="none" w:sz="0" w:space="0" w:color="auto"/>
            <w:right w:val="none" w:sz="0" w:space="0" w:color="auto"/>
          </w:divBdr>
        </w:div>
        <w:div w:id="1637681181">
          <w:marLeft w:val="547"/>
          <w:marRight w:val="0"/>
          <w:marTop w:val="154"/>
          <w:marBottom w:val="0"/>
          <w:divBdr>
            <w:top w:val="none" w:sz="0" w:space="0" w:color="auto"/>
            <w:left w:val="none" w:sz="0" w:space="0" w:color="auto"/>
            <w:bottom w:val="none" w:sz="0" w:space="0" w:color="auto"/>
            <w:right w:val="none" w:sz="0" w:space="0" w:color="auto"/>
          </w:divBdr>
        </w:div>
        <w:div w:id="1681464468">
          <w:marLeft w:val="1166"/>
          <w:marRight w:val="0"/>
          <w:marTop w:val="134"/>
          <w:marBottom w:val="0"/>
          <w:divBdr>
            <w:top w:val="none" w:sz="0" w:space="0" w:color="auto"/>
            <w:left w:val="none" w:sz="0" w:space="0" w:color="auto"/>
            <w:bottom w:val="none" w:sz="0" w:space="0" w:color="auto"/>
            <w:right w:val="none" w:sz="0" w:space="0" w:color="auto"/>
          </w:divBdr>
        </w:div>
      </w:divsChild>
    </w:div>
    <w:div w:id="1929077092">
      <w:bodyDiv w:val="1"/>
      <w:marLeft w:val="0"/>
      <w:marRight w:val="0"/>
      <w:marTop w:val="0"/>
      <w:marBottom w:val="0"/>
      <w:divBdr>
        <w:top w:val="none" w:sz="0" w:space="0" w:color="auto"/>
        <w:left w:val="none" w:sz="0" w:space="0" w:color="auto"/>
        <w:bottom w:val="none" w:sz="0" w:space="0" w:color="auto"/>
        <w:right w:val="none" w:sz="0" w:space="0" w:color="auto"/>
      </w:divBdr>
    </w:div>
    <w:div w:id="1929148075">
      <w:bodyDiv w:val="1"/>
      <w:marLeft w:val="0"/>
      <w:marRight w:val="0"/>
      <w:marTop w:val="0"/>
      <w:marBottom w:val="0"/>
      <w:divBdr>
        <w:top w:val="none" w:sz="0" w:space="0" w:color="auto"/>
        <w:left w:val="none" w:sz="0" w:space="0" w:color="auto"/>
        <w:bottom w:val="none" w:sz="0" w:space="0" w:color="auto"/>
        <w:right w:val="none" w:sz="0" w:space="0" w:color="auto"/>
      </w:divBdr>
    </w:div>
    <w:div w:id="1929346152">
      <w:bodyDiv w:val="1"/>
      <w:marLeft w:val="0"/>
      <w:marRight w:val="0"/>
      <w:marTop w:val="0"/>
      <w:marBottom w:val="0"/>
      <w:divBdr>
        <w:top w:val="none" w:sz="0" w:space="0" w:color="auto"/>
        <w:left w:val="none" w:sz="0" w:space="0" w:color="auto"/>
        <w:bottom w:val="none" w:sz="0" w:space="0" w:color="auto"/>
        <w:right w:val="none" w:sz="0" w:space="0" w:color="auto"/>
      </w:divBdr>
    </w:div>
    <w:div w:id="1929657880">
      <w:bodyDiv w:val="1"/>
      <w:marLeft w:val="0"/>
      <w:marRight w:val="0"/>
      <w:marTop w:val="0"/>
      <w:marBottom w:val="0"/>
      <w:divBdr>
        <w:top w:val="none" w:sz="0" w:space="0" w:color="auto"/>
        <w:left w:val="none" w:sz="0" w:space="0" w:color="auto"/>
        <w:bottom w:val="none" w:sz="0" w:space="0" w:color="auto"/>
        <w:right w:val="none" w:sz="0" w:space="0" w:color="auto"/>
      </w:divBdr>
    </w:div>
    <w:div w:id="1930263259">
      <w:bodyDiv w:val="1"/>
      <w:marLeft w:val="0"/>
      <w:marRight w:val="0"/>
      <w:marTop w:val="0"/>
      <w:marBottom w:val="0"/>
      <w:divBdr>
        <w:top w:val="none" w:sz="0" w:space="0" w:color="auto"/>
        <w:left w:val="none" w:sz="0" w:space="0" w:color="auto"/>
        <w:bottom w:val="none" w:sz="0" w:space="0" w:color="auto"/>
        <w:right w:val="none" w:sz="0" w:space="0" w:color="auto"/>
      </w:divBdr>
      <w:divsChild>
        <w:div w:id="703360317">
          <w:marLeft w:val="547"/>
          <w:marRight w:val="0"/>
          <w:marTop w:val="240"/>
          <w:marBottom w:val="0"/>
          <w:divBdr>
            <w:top w:val="none" w:sz="0" w:space="0" w:color="auto"/>
            <w:left w:val="none" w:sz="0" w:space="0" w:color="auto"/>
            <w:bottom w:val="none" w:sz="0" w:space="0" w:color="auto"/>
            <w:right w:val="none" w:sz="0" w:space="0" w:color="auto"/>
          </w:divBdr>
        </w:div>
      </w:divsChild>
    </w:div>
    <w:div w:id="1930498949">
      <w:bodyDiv w:val="1"/>
      <w:marLeft w:val="0"/>
      <w:marRight w:val="0"/>
      <w:marTop w:val="0"/>
      <w:marBottom w:val="0"/>
      <w:divBdr>
        <w:top w:val="none" w:sz="0" w:space="0" w:color="auto"/>
        <w:left w:val="none" w:sz="0" w:space="0" w:color="auto"/>
        <w:bottom w:val="none" w:sz="0" w:space="0" w:color="auto"/>
        <w:right w:val="none" w:sz="0" w:space="0" w:color="auto"/>
      </w:divBdr>
      <w:divsChild>
        <w:div w:id="151140667">
          <w:marLeft w:val="547"/>
          <w:marRight w:val="0"/>
          <w:marTop w:val="134"/>
          <w:marBottom w:val="0"/>
          <w:divBdr>
            <w:top w:val="none" w:sz="0" w:space="0" w:color="auto"/>
            <w:left w:val="none" w:sz="0" w:space="0" w:color="auto"/>
            <w:bottom w:val="none" w:sz="0" w:space="0" w:color="auto"/>
            <w:right w:val="none" w:sz="0" w:space="0" w:color="auto"/>
          </w:divBdr>
        </w:div>
        <w:div w:id="211503819">
          <w:marLeft w:val="547"/>
          <w:marRight w:val="0"/>
          <w:marTop w:val="134"/>
          <w:marBottom w:val="0"/>
          <w:divBdr>
            <w:top w:val="none" w:sz="0" w:space="0" w:color="auto"/>
            <w:left w:val="none" w:sz="0" w:space="0" w:color="auto"/>
            <w:bottom w:val="none" w:sz="0" w:space="0" w:color="auto"/>
            <w:right w:val="none" w:sz="0" w:space="0" w:color="auto"/>
          </w:divBdr>
        </w:div>
        <w:div w:id="870922337">
          <w:marLeft w:val="1166"/>
          <w:marRight w:val="0"/>
          <w:marTop w:val="115"/>
          <w:marBottom w:val="0"/>
          <w:divBdr>
            <w:top w:val="none" w:sz="0" w:space="0" w:color="auto"/>
            <w:left w:val="none" w:sz="0" w:space="0" w:color="auto"/>
            <w:bottom w:val="none" w:sz="0" w:space="0" w:color="auto"/>
            <w:right w:val="none" w:sz="0" w:space="0" w:color="auto"/>
          </w:divBdr>
        </w:div>
        <w:div w:id="884948188">
          <w:marLeft w:val="547"/>
          <w:marRight w:val="0"/>
          <w:marTop w:val="134"/>
          <w:marBottom w:val="0"/>
          <w:divBdr>
            <w:top w:val="none" w:sz="0" w:space="0" w:color="auto"/>
            <w:left w:val="none" w:sz="0" w:space="0" w:color="auto"/>
            <w:bottom w:val="none" w:sz="0" w:space="0" w:color="auto"/>
            <w:right w:val="none" w:sz="0" w:space="0" w:color="auto"/>
          </w:divBdr>
        </w:div>
        <w:div w:id="1166630541">
          <w:marLeft w:val="1166"/>
          <w:marRight w:val="0"/>
          <w:marTop w:val="96"/>
          <w:marBottom w:val="0"/>
          <w:divBdr>
            <w:top w:val="none" w:sz="0" w:space="0" w:color="auto"/>
            <w:left w:val="none" w:sz="0" w:space="0" w:color="auto"/>
            <w:bottom w:val="none" w:sz="0" w:space="0" w:color="auto"/>
            <w:right w:val="none" w:sz="0" w:space="0" w:color="auto"/>
          </w:divBdr>
        </w:div>
        <w:div w:id="1795831044">
          <w:marLeft w:val="547"/>
          <w:marRight w:val="0"/>
          <w:marTop w:val="134"/>
          <w:marBottom w:val="0"/>
          <w:divBdr>
            <w:top w:val="none" w:sz="0" w:space="0" w:color="auto"/>
            <w:left w:val="none" w:sz="0" w:space="0" w:color="auto"/>
            <w:bottom w:val="none" w:sz="0" w:space="0" w:color="auto"/>
            <w:right w:val="none" w:sz="0" w:space="0" w:color="auto"/>
          </w:divBdr>
        </w:div>
      </w:divsChild>
    </w:div>
    <w:div w:id="1930655078">
      <w:bodyDiv w:val="1"/>
      <w:marLeft w:val="0"/>
      <w:marRight w:val="0"/>
      <w:marTop w:val="0"/>
      <w:marBottom w:val="0"/>
      <w:divBdr>
        <w:top w:val="none" w:sz="0" w:space="0" w:color="auto"/>
        <w:left w:val="none" w:sz="0" w:space="0" w:color="auto"/>
        <w:bottom w:val="none" w:sz="0" w:space="0" w:color="auto"/>
        <w:right w:val="none" w:sz="0" w:space="0" w:color="auto"/>
      </w:divBdr>
    </w:div>
    <w:div w:id="1930962963">
      <w:bodyDiv w:val="1"/>
      <w:marLeft w:val="0"/>
      <w:marRight w:val="0"/>
      <w:marTop w:val="0"/>
      <w:marBottom w:val="0"/>
      <w:divBdr>
        <w:top w:val="none" w:sz="0" w:space="0" w:color="auto"/>
        <w:left w:val="none" w:sz="0" w:space="0" w:color="auto"/>
        <w:bottom w:val="none" w:sz="0" w:space="0" w:color="auto"/>
        <w:right w:val="none" w:sz="0" w:space="0" w:color="auto"/>
      </w:divBdr>
    </w:div>
    <w:div w:id="1932081809">
      <w:bodyDiv w:val="1"/>
      <w:marLeft w:val="0"/>
      <w:marRight w:val="0"/>
      <w:marTop w:val="0"/>
      <w:marBottom w:val="0"/>
      <w:divBdr>
        <w:top w:val="none" w:sz="0" w:space="0" w:color="auto"/>
        <w:left w:val="none" w:sz="0" w:space="0" w:color="auto"/>
        <w:bottom w:val="none" w:sz="0" w:space="0" w:color="auto"/>
        <w:right w:val="none" w:sz="0" w:space="0" w:color="auto"/>
      </w:divBdr>
    </w:div>
    <w:div w:id="1933080828">
      <w:bodyDiv w:val="1"/>
      <w:marLeft w:val="0"/>
      <w:marRight w:val="0"/>
      <w:marTop w:val="0"/>
      <w:marBottom w:val="0"/>
      <w:divBdr>
        <w:top w:val="none" w:sz="0" w:space="0" w:color="auto"/>
        <w:left w:val="none" w:sz="0" w:space="0" w:color="auto"/>
        <w:bottom w:val="none" w:sz="0" w:space="0" w:color="auto"/>
        <w:right w:val="none" w:sz="0" w:space="0" w:color="auto"/>
      </w:divBdr>
    </w:div>
    <w:div w:id="1934243043">
      <w:bodyDiv w:val="1"/>
      <w:marLeft w:val="0"/>
      <w:marRight w:val="0"/>
      <w:marTop w:val="0"/>
      <w:marBottom w:val="0"/>
      <w:divBdr>
        <w:top w:val="none" w:sz="0" w:space="0" w:color="auto"/>
        <w:left w:val="none" w:sz="0" w:space="0" w:color="auto"/>
        <w:bottom w:val="none" w:sz="0" w:space="0" w:color="auto"/>
        <w:right w:val="none" w:sz="0" w:space="0" w:color="auto"/>
      </w:divBdr>
      <w:divsChild>
        <w:div w:id="1776242042">
          <w:marLeft w:val="547"/>
          <w:marRight w:val="0"/>
          <w:marTop w:val="115"/>
          <w:marBottom w:val="0"/>
          <w:divBdr>
            <w:top w:val="none" w:sz="0" w:space="0" w:color="auto"/>
            <w:left w:val="none" w:sz="0" w:space="0" w:color="auto"/>
            <w:bottom w:val="none" w:sz="0" w:space="0" w:color="auto"/>
            <w:right w:val="none" w:sz="0" w:space="0" w:color="auto"/>
          </w:divBdr>
        </w:div>
      </w:divsChild>
    </w:div>
    <w:div w:id="1934389115">
      <w:bodyDiv w:val="1"/>
      <w:marLeft w:val="0"/>
      <w:marRight w:val="0"/>
      <w:marTop w:val="0"/>
      <w:marBottom w:val="0"/>
      <w:divBdr>
        <w:top w:val="none" w:sz="0" w:space="0" w:color="auto"/>
        <w:left w:val="none" w:sz="0" w:space="0" w:color="auto"/>
        <w:bottom w:val="none" w:sz="0" w:space="0" w:color="auto"/>
        <w:right w:val="none" w:sz="0" w:space="0" w:color="auto"/>
      </w:divBdr>
      <w:divsChild>
        <w:div w:id="79299304">
          <w:marLeft w:val="2707"/>
          <w:marRight w:val="0"/>
          <w:marTop w:val="77"/>
          <w:marBottom w:val="0"/>
          <w:divBdr>
            <w:top w:val="none" w:sz="0" w:space="0" w:color="auto"/>
            <w:left w:val="none" w:sz="0" w:space="0" w:color="auto"/>
            <w:bottom w:val="none" w:sz="0" w:space="0" w:color="auto"/>
            <w:right w:val="none" w:sz="0" w:space="0" w:color="auto"/>
          </w:divBdr>
        </w:div>
        <w:div w:id="121268694">
          <w:marLeft w:val="3427"/>
          <w:marRight w:val="0"/>
          <w:marTop w:val="58"/>
          <w:marBottom w:val="0"/>
          <w:divBdr>
            <w:top w:val="none" w:sz="0" w:space="0" w:color="auto"/>
            <w:left w:val="none" w:sz="0" w:space="0" w:color="auto"/>
            <w:bottom w:val="none" w:sz="0" w:space="0" w:color="auto"/>
            <w:right w:val="none" w:sz="0" w:space="0" w:color="auto"/>
          </w:divBdr>
        </w:div>
        <w:div w:id="265115867">
          <w:marLeft w:val="1987"/>
          <w:marRight w:val="0"/>
          <w:marTop w:val="77"/>
          <w:marBottom w:val="0"/>
          <w:divBdr>
            <w:top w:val="none" w:sz="0" w:space="0" w:color="auto"/>
            <w:left w:val="none" w:sz="0" w:space="0" w:color="auto"/>
            <w:bottom w:val="none" w:sz="0" w:space="0" w:color="auto"/>
            <w:right w:val="none" w:sz="0" w:space="0" w:color="auto"/>
          </w:divBdr>
        </w:div>
        <w:div w:id="418867602">
          <w:marLeft w:val="3427"/>
          <w:marRight w:val="0"/>
          <w:marTop w:val="58"/>
          <w:marBottom w:val="0"/>
          <w:divBdr>
            <w:top w:val="none" w:sz="0" w:space="0" w:color="auto"/>
            <w:left w:val="none" w:sz="0" w:space="0" w:color="auto"/>
            <w:bottom w:val="none" w:sz="0" w:space="0" w:color="auto"/>
            <w:right w:val="none" w:sz="0" w:space="0" w:color="auto"/>
          </w:divBdr>
        </w:div>
        <w:div w:id="619997876">
          <w:marLeft w:val="547"/>
          <w:marRight w:val="0"/>
          <w:marTop w:val="86"/>
          <w:marBottom w:val="0"/>
          <w:divBdr>
            <w:top w:val="none" w:sz="0" w:space="0" w:color="auto"/>
            <w:left w:val="none" w:sz="0" w:space="0" w:color="auto"/>
            <w:bottom w:val="none" w:sz="0" w:space="0" w:color="auto"/>
            <w:right w:val="none" w:sz="0" w:space="0" w:color="auto"/>
          </w:divBdr>
        </w:div>
        <w:div w:id="643697921">
          <w:marLeft w:val="3427"/>
          <w:marRight w:val="0"/>
          <w:marTop w:val="58"/>
          <w:marBottom w:val="0"/>
          <w:divBdr>
            <w:top w:val="none" w:sz="0" w:space="0" w:color="auto"/>
            <w:left w:val="none" w:sz="0" w:space="0" w:color="auto"/>
            <w:bottom w:val="none" w:sz="0" w:space="0" w:color="auto"/>
            <w:right w:val="none" w:sz="0" w:space="0" w:color="auto"/>
          </w:divBdr>
        </w:div>
        <w:div w:id="1204440694">
          <w:marLeft w:val="3427"/>
          <w:marRight w:val="0"/>
          <w:marTop w:val="58"/>
          <w:marBottom w:val="0"/>
          <w:divBdr>
            <w:top w:val="none" w:sz="0" w:space="0" w:color="auto"/>
            <w:left w:val="none" w:sz="0" w:space="0" w:color="auto"/>
            <w:bottom w:val="none" w:sz="0" w:space="0" w:color="auto"/>
            <w:right w:val="none" w:sz="0" w:space="0" w:color="auto"/>
          </w:divBdr>
        </w:div>
        <w:div w:id="1309169257">
          <w:marLeft w:val="1987"/>
          <w:marRight w:val="0"/>
          <w:marTop w:val="77"/>
          <w:marBottom w:val="0"/>
          <w:divBdr>
            <w:top w:val="none" w:sz="0" w:space="0" w:color="auto"/>
            <w:left w:val="none" w:sz="0" w:space="0" w:color="auto"/>
            <w:bottom w:val="none" w:sz="0" w:space="0" w:color="auto"/>
            <w:right w:val="none" w:sz="0" w:space="0" w:color="auto"/>
          </w:divBdr>
        </w:div>
        <w:div w:id="1510170728">
          <w:marLeft w:val="2707"/>
          <w:marRight w:val="0"/>
          <w:marTop w:val="77"/>
          <w:marBottom w:val="0"/>
          <w:divBdr>
            <w:top w:val="none" w:sz="0" w:space="0" w:color="auto"/>
            <w:left w:val="none" w:sz="0" w:space="0" w:color="auto"/>
            <w:bottom w:val="none" w:sz="0" w:space="0" w:color="auto"/>
            <w:right w:val="none" w:sz="0" w:space="0" w:color="auto"/>
          </w:divBdr>
        </w:div>
        <w:div w:id="1610816377">
          <w:marLeft w:val="1987"/>
          <w:marRight w:val="0"/>
          <w:marTop w:val="77"/>
          <w:marBottom w:val="0"/>
          <w:divBdr>
            <w:top w:val="none" w:sz="0" w:space="0" w:color="auto"/>
            <w:left w:val="none" w:sz="0" w:space="0" w:color="auto"/>
            <w:bottom w:val="none" w:sz="0" w:space="0" w:color="auto"/>
            <w:right w:val="none" w:sz="0" w:space="0" w:color="auto"/>
          </w:divBdr>
        </w:div>
        <w:div w:id="1611473425">
          <w:marLeft w:val="2707"/>
          <w:marRight w:val="0"/>
          <w:marTop w:val="77"/>
          <w:marBottom w:val="0"/>
          <w:divBdr>
            <w:top w:val="none" w:sz="0" w:space="0" w:color="auto"/>
            <w:left w:val="none" w:sz="0" w:space="0" w:color="auto"/>
            <w:bottom w:val="none" w:sz="0" w:space="0" w:color="auto"/>
            <w:right w:val="none" w:sz="0" w:space="0" w:color="auto"/>
          </w:divBdr>
        </w:div>
        <w:div w:id="1777359398">
          <w:marLeft w:val="2707"/>
          <w:marRight w:val="0"/>
          <w:marTop w:val="77"/>
          <w:marBottom w:val="0"/>
          <w:divBdr>
            <w:top w:val="none" w:sz="0" w:space="0" w:color="auto"/>
            <w:left w:val="none" w:sz="0" w:space="0" w:color="auto"/>
            <w:bottom w:val="none" w:sz="0" w:space="0" w:color="auto"/>
            <w:right w:val="none" w:sz="0" w:space="0" w:color="auto"/>
          </w:divBdr>
        </w:div>
        <w:div w:id="1939870893">
          <w:marLeft w:val="1166"/>
          <w:marRight w:val="0"/>
          <w:marTop w:val="77"/>
          <w:marBottom w:val="0"/>
          <w:divBdr>
            <w:top w:val="none" w:sz="0" w:space="0" w:color="auto"/>
            <w:left w:val="none" w:sz="0" w:space="0" w:color="auto"/>
            <w:bottom w:val="none" w:sz="0" w:space="0" w:color="auto"/>
            <w:right w:val="none" w:sz="0" w:space="0" w:color="auto"/>
          </w:divBdr>
        </w:div>
      </w:divsChild>
    </w:div>
    <w:div w:id="1936329524">
      <w:bodyDiv w:val="1"/>
      <w:marLeft w:val="0"/>
      <w:marRight w:val="0"/>
      <w:marTop w:val="0"/>
      <w:marBottom w:val="0"/>
      <w:divBdr>
        <w:top w:val="none" w:sz="0" w:space="0" w:color="auto"/>
        <w:left w:val="none" w:sz="0" w:space="0" w:color="auto"/>
        <w:bottom w:val="none" w:sz="0" w:space="0" w:color="auto"/>
        <w:right w:val="none" w:sz="0" w:space="0" w:color="auto"/>
      </w:divBdr>
      <w:divsChild>
        <w:div w:id="857504865">
          <w:marLeft w:val="2520"/>
          <w:marRight w:val="0"/>
          <w:marTop w:val="58"/>
          <w:marBottom w:val="0"/>
          <w:divBdr>
            <w:top w:val="none" w:sz="0" w:space="0" w:color="auto"/>
            <w:left w:val="none" w:sz="0" w:space="0" w:color="auto"/>
            <w:bottom w:val="none" w:sz="0" w:space="0" w:color="auto"/>
            <w:right w:val="none" w:sz="0" w:space="0" w:color="auto"/>
          </w:divBdr>
        </w:div>
        <w:div w:id="1275602586">
          <w:marLeft w:val="1166"/>
          <w:marRight w:val="0"/>
          <w:marTop w:val="96"/>
          <w:marBottom w:val="0"/>
          <w:divBdr>
            <w:top w:val="none" w:sz="0" w:space="0" w:color="auto"/>
            <w:left w:val="none" w:sz="0" w:space="0" w:color="auto"/>
            <w:bottom w:val="none" w:sz="0" w:space="0" w:color="auto"/>
            <w:right w:val="none" w:sz="0" w:space="0" w:color="auto"/>
          </w:divBdr>
        </w:div>
        <w:div w:id="1315527986">
          <w:marLeft w:val="1800"/>
          <w:marRight w:val="0"/>
          <w:marTop w:val="77"/>
          <w:marBottom w:val="0"/>
          <w:divBdr>
            <w:top w:val="none" w:sz="0" w:space="0" w:color="auto"/>
            <w:left w:val="none" w:sz="0" w:space="0" w:color="auto"/>
            <w:bottom w:val="none" w:sz="0" w:space="0" w:color="auto"/>
            <w:right w:val="none" w:sz="0" w:space="0" w:color="auto"/>
          </w:divBdr>
        </w:div>
        <w:div w:id="1349982445">
          <w:marLeft w:val="2520"/>
          <w:marRight w:val="0"/>
          <w:marTop w:val="58"/>
          <w:marBottom w:val="0"/>
          <w:divBdr>
            <w:top w:val="none" w:sz="0" w:space="0" w:color="auto"/>
            <w:left w:val="none" w:sz="0" w:space="0" w:color="auto"/>
            <w:bottom w:val="none" w:sz="0" w:space="0" w:color="auto"/>
            <w:right w:val="none" w:sz="0" w:space="0" w:color="auto"/>
          </w:divBdr>
        </w:div>
        <w:div w:id="1520048808">
          <w:marLeft w:val="1166"/>
          <w:marRight w:val="0"/>
          <w:marTop w:val="96"/>
          <w:marBottom w:val="0"/>
          <w:divBdr>
            <w:top w:val="none" w:sz="0" w:space="0" w:color="auto"/>
            <w:left w:val="none" w:sz="0" w:space="0" w:color="auto"/>
            <w:bottom w:val="none" w:sz="0" w:space="0" w:color="auto"/>
            <w:right w:val="none" w:sz="0" w:space="0" w:color="auto"/>
          </w:divBdr>
        </w:div>
        <w:div w:id="1833791096">
          <w:marLeft w:val="1166"/>
          <w:marRight w:val="0"/>
          <w:marTop w:val="96"/>
          <w:marBottom w:val="0"/>
          <w:divBdr>
            <w:top w:val="none" w:sz="0" w:space="0" w:color="auto"/>
            <w:left w:val="none" w:sz="0" w:space="0" w:color="auto"/>
            <w:bottom w:val="none" w:sz="0" w:space="0" w:color="auto"/>
            <w:right w:val="none" w:sz="0" w:space="0" w:color="auto"/>
          </w:divBdr>
        </w:div>
        <w:div w:id="2023430777">
          <w:marLeft w:val="547"/>
          <w:marRight w:val="0"/>
          <w:marTop w:val="115"/>
          <w:marBottom w:val="0"/>
          <w:divBdr>
            <w:top w:val="none" w:sz="0" w:space="0" w:color="auto"/>
            <w:left w:val="none" w:sz="0" w:space="0" w:color="auto"/>
            <w:bottom w:val="none" w:sz="0" w:space="0" w:color="auto"/>
            <w:right w:val="none" w:sz="0" w:space="0" w:color="auto"/>
          </w:divBdr>
        </w:div>
      </w:divsChild>
    </w:div>
    <w:div w:id="1936862640">
      <w:bodyDiv w:val="1"/>
      <w:marLeft w:val="0"/>
      <w:marRight w:val="0"/>
      <w:marTop w:val="0"/>
      <w:marBottom w:val="0"/>
      <w:divBdr>
        <w:top w:val="none" w:sz="0" w:space="0" w:color="auto"/>
        <w:left w:val="none" w:sz="0" w:space="0" w:color="auto"/>
        <w:bottom w:val="none" w:sz="0" w:space="0" w:color="auto"/>
        <w:right w:val="none" w:sz="0" w:space="0" w:color="auto"/>
      </w:divBdr>
    </w:div>
    <w:div w:id="1936941983">
      <w:bodyDiv w:val="1"/>
      <w:marLeft w:val="0"/>
      <w:marRight w:val="0"/>
      <w:marTop w:val="0"/>
      <w:marBottom w:val="0"/>
      <w:divBdr>
        <w:top w:val="none" w:sz="0" w:space="0" w:color="auto"/>
        <w:left w:val="none" w:sz="0" w:space="0" w:color="auto"/>
        <w:bottom w:val="none" w:sz="0" w:space="0" w:color="auto"/>
        <w:right w:val="none" w:sz="0" w:space="0" w:color="auto"/>
      </w:divBdr>
      <w:divsChild>
        <w:div w:id="2132362628">
          <w:marLeft w:val="0"/>
          <w:marRight w:val="0"/>
          <w:marTop w:val="0"/>
          <w:marBottom w:val="0"/>
          <w:divBdr>
            <w:top w:val="none" w:sz="0" w:space="0" w:color="auto"/>
            <w:left w:val="none" w:sz="0" w:space="0" w:color="auto"/>
            <w:bottom w:val="none" w:sz="0" w:space="0" w:color="auto"/>
            <w:right w:val="none" w:sz="0" w:space="0" w:color="auto"/>
          </w:divBdr>
          <w:divsChild>
            <w:div w:id="347757683">
              <w:marLeft w:val="0"/>
              <w:marRight w:val="0"/>
              <w:marTop w:val="0"/>
              <w:marBottom w:val="0"/>
              <w:divBdr>
                <w:top w:val="none" w:sz="0" w:space="0" w:color="auto"/>
                <w:left w:val="none" w:sz="0" w:space="0" w:color="auto"/>
                <w:bottom w:val="none" w:sz="0" w:space="0" w:color="auto"/>
                <w:right w:val="none" w:sz="0" w:space="0" w:color="auto"/>
              </w:divBdr>
            </w:div>
            <w:div w:id="767697705">
              <w:marLeft w:val="0"/>
              <w:marRight w:val="0"/>
              <w:marTop w:val="0"/>
              <w:marBottom w:val="0"/>
              <w:divBdr>
                <w:top w:val="none" w:sz="0" w:space="0" w:color="auto"/>
                <w:left w:val="none" w:sz="0" w:space="0" w:color="auto"/>
                <w:bottom w:val="none" w:sz="0" w:space="0" w:color="auto"/>
                <w:right w:val="none" w:sz="0" w:space="0" w:color="auto"/>
              </w:divBdr>
            </w:div>
            <w:div w:id="835267376">
              <w:marLeft w:val="0"/>
              <w:marRight w:val="0"/>
              <w:marTop w:val="0"/>
              <w:marBottom w:val="0"/>
              <w:divBdr>
                <w:top w:val="none" w:sz="0" w:space="0" w:color="auto"/>
                <w:left w:val="none" w:sz="0" w:space="0" w:color="auto"/>
                <w:bottom w:val="none" w:sz="0" w:space="0" w:color="auto"/>
                <w:right w:val="none" w:sz="0" w:space="0" w:color="auto"/>
              </w:divBdr>
            </w:div>
            <w:div w:id="1008479416">
              <w:marLeft w:val="0"/>
              <w:marRight w:val="0"/>
              <w:marTop w:val="0"/>
              <w:marBottom w:val="0"/>
              <w:divBdr>
                <w:top w:val="none" w:sz="0" w:space="0" w:color="auto"/>
                <w:left w:val="none" w:sz="0" w:space="0" w:color="auto"/>
                <w:bottom w:val="none" w:sz="0" w:space="0" w:color="auto"/>
                <w:right w:val="none" w:sz="0" w:space="0" w:color="auto"/>
              </w:divBdr>
            </w:div>
            <w:div w:id="1225021975">
              <w:marLeft w:val="0"/>
              <w:marRight w:val="0"/>
              <w:marTop w:val="0"/>
              <w:marBottom w:val="0"/>
              <w:divBdr>
                <w:top w:val="none" w:sz="0" w:space="0" w:color="auto"/>
                <w:left w:val="none" w:sz="0" w:space="0" w:color="auto"/>
                <w:bottom w:val="none" w:sz="0" w:space="0" w:color="auto"/>
                <w:right w:val="none" w:sz="0" w:space="0" w:color="auto"/>
              </w:divBdr>
            </w:div>
            <w:div w:id="1330518591">
              <w:marLeft w:val="0"/>
              <w:marRight w:val="0"/>
              <w:marTop w:val="0"/>
              <w:marBottom w:val="0"/>
              <w:divBdr>
                <w:top w:val="none" w:sz="0" w:space="0" w:color="auto"/>
                <w:left w:val="none" w:sz="0" w:space="0" w:color="auto"/>
                <w:bottom w:val="none" w:sz="0" w:space="0" w:color="auto"/>
                <w:right w:val="none" w:sz="0" w:space="0" w:color="auto"/>
              </w:divBdr>
            </w:div>
            <w:div w:id="1421634389">
              <w:marLeft w:val="0"/>
              <w:marRight w:val="0"/>
              <w:marTop w:val="0"/>
              <w:marBottom w:val="0"/>
              <w:divBdr>
                <w:top w:val="none" w:sz="0" w:space="0" w:color="auto"/>
                <w:left w:val="none" w:sz="0" w:space="0" w:color="auto"/>
                <w:bottom w:val="none" w:sz="0" w:space="0" w:color="auto"/>
                <w:right w:val="none" w:sz="0" w:space="0" w:color="auto"/>
              </w:divBdr>
            </w:div>
            <w:div w:id="179621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173162">
      <w:bodyDiv w:val="1"/>
      <w:marLeft w:val="0"/>
      <w:marRight w:val="0"/>
      <w:marTop w:val="0"/>
      <w:marBottom w:val="0"/>
      <w:divBdr>
        <w:top w:val="none" w:sz="0" w:space="0" w:color="auto"/>
        <w:left w:val="none" w:sz="0" w:space="0" w:color="auto"/>
        <w:bottom w:val="none" w:sz="0" w:space="0" w:color="auto"/>
        <w:right w:val="none" w:sz="0" w:space="0" w:color="auto"/>
      </w:divBdr>
      <w:divsChild>
        <w:div w:id="1618105002">
          <w:marLeft w:val="0"/>
          <w:marRight w:val="0"/>
          <w:marTop w:val="0"/>
          <w:marBottom w:val="0"/>
          <w:divBdr>
            <w:top w:val="none" w:sz="0" w:space="0" w:color="auto"/>
            <w:left w:val="none" w:sz="0" w:space="0" w:color="auto"/>
            <w:bottom w:val="none" w:sz="0" w:space="0" w:color="auto"/>
            <w:right w:val="none" w:sz="0" w:space="0" w:color="auto"/>
          </w:divBdr>
        </w:div>
      </w:divsChild>
    </w:div>
    <w:div w:id="1939177122">
      <w:bodyDiv w:val="1"/>
      <w:marLeft w:val="0"/>
      <w:marRight w:val="0"/>
      <w:marTop w:val="0"/>
      <w:marBottom w:val="0"/>
      <w:divBdr>
        <w:top w:val="none" w:sz="0" w:space="0" w:color="auto"/>
        <w:left w:val="none" w:sz="0" w:space="0" w:color="auto"/>
        <w:bottom w:val="none" w:sz="0" w:space="0" w:color="auto"/>
        <w:right w:val="none" w:sz="0" w:space="0" w:color="auto"/>
      </w:divBdr>
    </w:div>
    <w:div w:id="1939556142">
      <w:bodyDiv w:val="1"/>
      <w:marLeft w:val="0"/>
      <w:marRight w:val="0"/>
      <w:marTop w:val="0"/>
      <w:marBottom w:val="0"/>
      <w:divBdr>
        <w:top w:val="none" w:sz="0" w:space="0" w:color="auto"/>
        <w:left w:val="none" w:sz="0" w:space="0" w:color="auto"/>
        <w:bottom w:val="none" w:sz="0" w:space="0" w:color="auto"/>
        <w:right w:val="none" w:sz="0" w:space="0" w:color="auto"/>
      </w:divBdr>
    </w:div>
    <w:div w:id="1940328457">
      <w:bodyDiv w:val="1"/>
      <w:marLeft w:val="0"/>
      <w:marRight w:val="0"/>
      <w:marTop w:val="0"/>
      <w:marBottom w:val="0"/>
      <w:divBdr>
        <w:top w:val="none" w:sz="0" w:space="0" w:color="auto"/>
        <w:left w:val="none" w:sz="0" w:space="0" w:color="auto"/>
        <w:bottom w:val="none" w:sz="0" w:space="0" w:color="auto"/>
        <w:right w:val="none" w:sz="0" w:space="0" w:color="auto"/>
      </w:divBdr>
    </w:div>
    <w:div w:id="1940916053">
      <w:bodyDiv w:val="1"/>
      <w:marLeft w:val="0"/>
      <w:marRight w:val="0"/>
      <w:marTop w:val="0"/>
      <w:marBottom w:val="0"/>
      <w:divBdr>
        <w:top w:val="none" w:sz="0" w:space="0" w:color="auto"/>
        <w:left w:val="none" w:sz="0" w:space="0" w:color="auto"/>
        <w:bottom w:val="none" w:sz="0" w:space="0" w:color="auto"/>
        <w:right w:val="none" w:sz="0" w:space="0" w:color="auto"/>
      </w:divBdr>
    </w:div>
    <w:div w:id="1941254002">
      <w:bodyDiv w:val="1"/>
      <w:marLeft w:val="0"/>
      <w:marRight w:val="0"/>
      <w:marTop w:val="0"/>
      <w:marBottom w:val="0"/>
      <w:divBdr>
        <w:top w:val="none" w:sz="0" w:space="0" w:color="auto"/>
        <w:left w:val="none" w:sz="0" w:space="0" w:color="auto"/>
        <w:bottom w:val="none" w:sz="0" w:space="0" w:color="auto"/>
        <w:right w:val="none" w:sz="0" w:space="0" w:color="auto"/>
      </w:divBdr>
    </w:div>
    <w:div w:id="1941521988">
      <w:bodyDiv w:val="1"/>
      <w:marLeft w:val="0"/>
      <w:marRight w:val="0"/>
      <w:marTop w:val="0"/>
      <w:marBottom w:val="0"/>
      <w:divBdr>
        <w:top w:val="none" w:sz="0" w:space="0" w:color="auto"/>
        <w:left w:val="none" w:sz="0" w:space="0" w:color="auto"/>
        <w:bottom w:val="none" w:sz="0" w:space="0" w:color="auto"/>
        <w:right w:val="none" w:sz="0" w:space="0" w:color="auto"/>
      </w:divBdr>
      <w:divsChild>
        <w:div w:id="214899838">
          <w:marLeft w:val="1800"/>
          <w:marRight w:val="0"/>
          <w:marTop w:val="77"/>
          <w:marBottom w:val="0"/>
          <w:divBdr>
            <w:top w:val="none" w:sz="0" w:space="0" w:color="auto"/>
            <w:left w:val="none" w:sz="0" w:space="0" w:color="auto"/>
            <w:bottom w:val="none" w:sz="0" w:space="0" w:color="auto"/>
            <w:right w:val="none" w:sz="0" w:space="0" w:color="auto"/>
          </w:divBdr>
        </w:div>
        <w:div w:id="261574928">
          <w:marLeft w:val="1166"/>
          <w:marRight w:val="0"/>
          <w:marTop w:val="96"/>
          <w:marBottom w:val="0"/>
          <w:divBdr>
            <w:top w:val="none" w:sz="0" w:space="0" w:color="auto"/>
            <w:left w:val="none" w:sz="0" w:space="0" w:color="auto"/>
            <w:bottom w:val="none" w:sz="0" w:space="0" w:color="auto"/>
            <w:right w:val="none" w:sz="0" w:space="0" w:color="auto"/>
          </w:divBdr>
        </w:div>
        <w:div w:id="774248895">
          <w:marLeft w:val="1166"/>
          <w:marRight w:val="0"/>
          <w:marTop w:val="96"/>
          <w:marBottom w:val="0"/>
          <w:divBdr>
            <w:top w:val="none" w:sz="0" w:space="0" w:color="auto"/>
            <w:left w:val="none" w:sz="0" w:space="0" w:color="auto"/>
            <w:bottom w:val="none" w:sz="0" w:space="0" w:color="auto"/>
            <w:right w:val="none" w:sz="0" w:space="0" w:color="auto"/>
          </w:divBdr>
        </w:div>
        <w:div w:id="898325591">
          <w:marLeft w:val="547"/>
          <w:marRight w:val="0"/>
          <w:marTop w:val="115"/>
          <w:marBottom w:val="0"/>
          <w:divBdr>
            <w:top w:val="none" w:sz="0" w:space="0" w:color="auto"/>
            <w:left w:val="none" w:sz="0" w:space="0" w:color="auto"/>
            <w:bottom w:val="none" w:sz="0" w:space="0" w:color="auto"/>
            <w:right w:val="none" w:sz="0" w:space="0" w:color="auto"/>
          </w:divBdr>
        </w:div>
        <w:div w:id="1070733923">
          <w:marLeft w:val="1166"/>
          <w:marRight w:val="0"/>
          <w:marTop w:val="96"/>
          <w:marBottom w:val="0"/>
          <w:divBdr>
            <w:top w:val="none" w:sz="0" w:space="0" w:color="auto"/>
            <w:left w:val="none" w:sz="0" w:space="0" w:color="auto"/>
            <w:bottom w:val="none" w:sz="0" w:space="0" w:color="auto"/>
            <w:right w:val="none" w:sz="0" w:space="0" w:color="auto"/>
          </w:divBdr>
        </w:div>
        <w:div w:id="1098909041">
          <w:marLeft w:val="1166"/>
          <w:marRight w:val="0"/>
          <w:marTop w:val="96"/>
          <w:marBottom w:val="0"/>
          <w:divBdr>
            <w:top w:val="none" w:sz="0" w:space="0" w:color="auto"/>
            <w:left w:val="none" w:sz="0" w:space="0" w:color="auto"/>
            <w:bottom w:val="none" w:sz="0" w:space="0" w:color="auto"/>
            <w:right w:val="none" w:sz="0" w:space="0" w:color="auto"/>
          </w:divBdr>
        </w:div>
        <w:div w:id="1994601900">
          <w:marLeft w:val="1800"/>
          <w:marRight w:val="0"/>
          <w:marTop w:val="77"/>
          <w:marBottom w:val="0"/>
          <w:divBdr>
            <w:top w:val="none" w:sz="0" w:space="0" w:color="auto"/>
            <w:left w:val="none" w:sz="0" w:space="0" w:color="auto"/>
            <w:bottom w:val="none" w:sz="0" w:space="0" w:color="auto"/>
            <w:right w:val="none" w:sz="0" w:space="0" w:color="auto"/>
          </w:divBdr>
        </w:div>
        <w:div w:id="2015299187">
          <w:marLeft w:val="547"/>
          <w:marRight w:val="0"/>
          <w:marTop w:val="115"/>
          <w:marBottom w:val="0"/>
          <w:divBdr>
            <w:top w:val="none" w:sz="0" w:space="0" w:color="auto"/>
            <w:left w:val="none" w:sz="0" w:space="0" w:color="auto"/>
            <w:bottom w:val="none" w:sz="0" w:space="0" w:color="auto"/>
            <w:right w:val="none" w:sz="0" w:space="0" w:color="auto"/>
          </w:divBdr>
        </w:div>
      </w:divsChild>
    </w:div>
    <w:div w:id="1941527170">
      <w:bodyDiv w:val="1"/>
      <w:marLeft w:val="0"/>
      <w:marRight w:val="0"/>
      <w:marTop w:val="0"/>
      <w:marBottom w:val="0"/>
      <w:divBdr>
        <w:top w:val="none" w:sz="0" w:space="0" w:color="auto"/>
        <w:left w:val="none" w:sz="0" w:space="0" w:color="auto"/>
        <w:bottom w:val="none" w:sz="0" w:space="0" w:color="auto"/>
        <w:right w:val="none" w:sz="0" w:space="0" w:color="auto"/>
      </w:divBdr>
      <w:divsChild>
        <w:div w:id="13697548">
          <w:marLeft w:val="1166"/>
          <w:marRight w:val="0"/>
          <w:marTop w:val="96"/>
          <w:marBottom w:val="0"/>
          <w:divBdr>
            <w:top w:val="none" w:sz="0" w:space="0" w:color="auto"/>
            <w:left w:val="none" w:sz="0" w:space="0" w:color="auto"/>
            <w:bottom w:val="none" w:sz="0" w:space="0" w:color="auto"/>
            <w:right w:val="none" w:sz="0" w:space="0" w:color="auto"/>
          </w:divBdr>
        </w:div>
        <w:div w:id="586962696">
          <w:marLeft w:val="547"/>
          <w:marRight w:val="0"/>
          <w:marTop w:val="96"/>
          <w:marBottom w:val="0"/>
          <w:divBdr>
            <w:top w:val="none" w:sz="0" w:space="0" w:color="auto"/>
            <w:left w:val="none" w:sz="0" w:space="0" w:color="auto"/>
            <w:bottom w:val="none" w:sz="0" w:space="0" w:color="auto"/>
            <w:right w:val="none" w:sz="0" w:space="0" w:color="auto"/>
          </w:divBdr>
        </w:div>
        <w:div w:id="971011219">
          <w:marLeft w:val="1800"/>
          <w:marRight w:val="0"/>
          <w:marTop w:val="86"/>
          <w:marBottom w:val="0"/>
          <w:divBdr>
            <w:top w:val="none" w:sz="0" w:space="0" w:color="auto"/>
            <w:left w:val="none" w:sz="0" w:space="0" w:color="auto"/>
            <w:bottom w:val="none" w:sz="0" w:space="0" w:color="auto"/>
            <w:right w:val="none" w:sz="0" w:space="0" w:color="auto"/>
          </w:divBdr>
        </w:div>
        <w:div w:id="1019163000">
          <w:marLeft w:val="1800"/>
          <w:marRight w:val="0"/>
          <w:marTop w:val="86"/>
          <w:marBottom w:val="0"/>
          <w:divBdr>
            <w:top w:val="none" w:sz="0" w:space="0" w:color="auto"/>
            <w:left w:val="none" w:sz="0" w:space="0" w:color="auto"/>
            <w:bottom w:val="none" w:sz="0" w:space="0" w:color="auto"/>
            <w:right w:val="none" w:sz="0" w:space="0" w:color="auto"/>
          </w:divBdr>
        </w:div>
        <w:div w:id="1022247301">
          <w:marLeft w:val="1800"/>
          <w:marRight w:val="0"/>
          <w:marTop w:val="86"/>
          <w:marBottom w:val="0"/>
          <w:divBdr>
            <w:top w:val="none" w:sz="0" w:space="0" w:color="auto"/>
            <w:left w:val="none" w:sz="0" w:space="0" w:color="auto"/>
            <w:bottom w:val="none" w:sz="0" w:space="0" w:color="auto"/>
            <w:right w:val="none" w:sz="0" w:space="0" w:color="auto"/>
          </w:divBdr>
        </w:div>
        <w:div w:id="1092775716">
          <w:marLeft w:val="1166"/>
          <w:marRight w:val="0"/>
          <w:marTop w:val="96"/>
          <w:marBottom w:val="0"/>
          <w:divBdr>
            <w:top w:val="none" w:sz="0" w:space="0" w:color="auto"/>
            <w:left w:val="none" w:sz="0" w:space="0" w:color="auto"/>
            <w:bottom w:val="none" w:sz="0" w:space="0" w:color="auto"/>
            <w:right w:val="none" w:sz="0" w:space="0" w:color="auto"/>
          </w:divBdr>
        </w:div>
        <w:div w:id="1423800028">
          <w:marLeft w:val="1800"/>
          <w:marRight w:val="0"/>
          <w:marTop w:val="86"/>
          <w:marBottom w:val="0"/>
          <w:divBdr>
            <w:top w:val="none" w:sz="0" w:space="0" w:color="auto"/>
            <w:left w:val="none" w:sz="0" w:space="0" w:color="auto"/>
            <w:bottom w:val="none" w:sz="0" w:space="0" w:color="auto"/>
            <w:right w:val="none" w:sz="0" w:space="0" w:color="auto"/>
          </w:divBdr>
        </w:div>
        <w:div w:id="1504972429">
          <w:marLeft w:val="547"/>
          <w:marRight w:val="0"/>
          <w:marTop w:val="96"/>
          <w:marBottom w:val="0"/>
          <w:divBdr>
            <w:top w:val="none" w:sz="0" w:space="0" w:color="auto"/>
            <w:left w:val="none" w:sz="0" w:space="0" w:color="auto"/>
            <w:bottom w:val="none" w:sz="0" w:space="0" w:color="auto"/>
            <w:right w:val="none" w:sz="0" w:space="0" w:color="auto"/>
          </w:divBdr>
        </w:div>
        <w:div w:id="1839691749">
          <w:marLeft w:val="1800"/>
          <w:marRight w:val="0"/>
          <w:marTop w:val="86"/>
          <w:marBottom w:val="0"/>
          <w:divBdr>
            <w:top w:val="none" w:sz="0" w:space="0" w:color="auto"/>
            <w:left w:val="none" w:sz="0" w:space="0" w:color="auto"/>
            <w:bottom w:val="none" w:sz="0" w:space="0" w:color="auto"/>
            <w:right w:val="none" w:sz="0" w:space="0" w:color="auto"/>
          </w:divBdr>
        </w:div>
      </w:divsChild>
    </w:div>
    <w:div w:id="1941796724">
      <w:bodyDiv w:val="1"/>
      <w:marLeft w:val="0"/>
      <w:marRight w:val="0"/>
      <w:marTop w:val="0"/>
      <w:marBottom w:val="0"/>
      <w:divBdr>
        <w:top w:val="none" w:sz="0" w:space="0" w:color="auto"/>
        <w:left w:val="none" w:sz="0" w:space="0" w:color="auto"/>
        <w:bottom w:val="none" w:sz="0" w:space="0" w:color="auto"/>
        <w:right w:val="none" w:sz="0" w:space="0" w:color="auto"/>
      </w:divBdr>
    </w:div>
    <w:div w:id="1942255338">
      <w:bodyDiv w:val="1"/>
      <w:marLeft w:val="0"/>
      <w:marRight w:val="0"/>
      <w:marTop w:val="0"/>
      <w:marBottom w:val="0"/>
      <w:divBdr>
        <w:top w:val="none" w:sz="0" w:space="0" w:color="auto"/>
        <w:left w:val="none" w:sz="0" w:space="0" w:color="auto"/>
        <w:bottom w:val="none" w:sz="0" w:space="0" w:color="auto"/>
        <w:right w:val="none" w:sz="0" w:space="0" w:color="auto"/>
      </w:divBdr>
    </w:div>
    <w:div w:id="1942949915">
      <w:bodyDiv w:val="1"/>
      <w:marLeft w:val="0"/>
      <w:marRight w:val="0"/>
      <w:marTop w:val="0"/>
      <w:marBottom w:val="0"/>
      <w:divBdr>
        <w:top w:val="none" w:sz="0" w:space="0" w:color="auto"/>
        <w:left w:val="none" w:sz="0" w:space="0" w:color="auto"/>
        <w:bottom w:val="none" w:sz="0" w:space="0" w:color="auto"/>
        <w:right w:val="none" w:sz="0" w:space="0" w:color="auto"/>
      </w:divBdr>
    </w:div>
    <w:div w:id="1942952019">
      <w:bodyDiv w:val="1"/>
      <w:marLeft w:val="0"/>
      <w:marRight w:val="0"/>
      <w:marTop w:val="0"/>
      <w:marBottom w:val="0"/>
      <w:divBdr>
        <w:top w:val="none" w:sz="0" w:space="0" w:color="auto"/>
        <w:left w:val="none" w:sz="0" w:space="0" w:color="auto"/>
        <w:bottom w:val="none" w:sz="0" w:space="0" w:color="auto"/>
        <w:right w:val="none" w:sz="0" w:space="0" w:color="auto"/>
      </w:divBdr>
    </w:div>
    <w:div w:id="1944144068">
      <w:bodyDiv w:val="1"/>
      <w:marLeft w:val="0"/>
      <w:marRight w:val="0"/>
      <w:marTop w:val="0"/>
      <w:marBottom w:val="0"/>
      <w:divBdr>
        <w:top w:val="none" w:sz="0" w:space="0" w:color="auto"/>
        <w:left w:val="none" w:sz="0" w:space="0" w:color="auto"/>
        <w:bottom w:val="none" w:sz="0" w:space="0" w:color="auto"/>
        <w:right w:val="none" w:sz="0" w:space="0" w:color="auto"/>
      </w:divBdr>
    </w:div>
    <w:div w:id="1944534750">
      <w:bodyDiv w:val="1"/>
      <w:marLeft w:val="0"/>
      <w:marRight w:val="0"/>
      <w:marTop w:val="0"/>
      <w:marBottom w:val="0"/>
      <w:divBdr>
        <w:top w:val="none" w:sz="0" w:space="0" w:color="auto"/>
        <w:left w:val="none" w:sz="0" w:space="0" w:color="auto"/>
        <w:bottom w:val="none" w:sz="0" w:space="0" w:color="auto"/>
        <w:right w:val="none" w:sz="0" w:space="0" w:color="auto"/>
      </w:divBdr>
    </w:div>
    <w:div w:id="1944997741">
      <w:bodyDiv w:val="1"/>
      <w:marLeft w:val="0"/>
      <w:marRight w:val="0"/>
      <w:marTop w:val="0"/>
      <w:marBottom w:val="0"/>
      <w:divBdr>
        <w:top w:val="none" w:sz="0" w:space="0" w:color="auto"/>
        <w:left w:val="none" w:sz="0" w:space="0" w:color="auto"/>
        <w:bottom w:val="none" w:sz="0" w:space="0" w:color="auto"/>
        <w:right w:val="none" w:sz="0" w:space="0" w:color="auto"/>
      </w:divBdr>
      <w:divsChild>
        <w:div w:id="818838943">
          <w:marLeft w:val="0"/>
          <w:marRight w:val="0"/>
          <w:marTop w:val="0"/>
          <w:marBottom w:val="0"/>
          <w:divBdr>
            <w:top w:val="none" w:sz="0" w:space="0" w:color="auto"/>
            <w:left w:val="none" w:sz="0" w:space="0" w:color="auto"/>
            <w:bottom w:val="none" w:sz="0" w:space="0" w:color="auto"/>
            <w:right w:val="none" w:sz="0" w:space="0" w:color="auto"/>
          </w:divBdr>
        </w:div>
      </w:divsChild>
    </w:div>
    <w:div w:id="1945527983">
      <w:bodyDiv w:val="1"/>
      <w:marLeft w:val="0"/>
      <w:marRight w:val="0"/>
      <w:marTop w:val="0"/>
      <w:marBottom w:val="0"/>
      <w:divBdr>
        <w:top w:val="none" w:sz="0" w:space="0" w:color="auto"/>
        <w:left w:val="none" w:sz="0" w:space="0" w:color="auto"/>
        <w:bottom w:val="none" w:sz="0" w:space="0" w:color="auto"/>
        <w:right w:val="none" w:sz="0" w:space="0" w:color="auto"/>
      </w:divBdr>
    </w:div>
    <w:div w:id="1945578127">
      <w:bodyDiv w:val="1"/>
      <w:marLeft w:val="0"/>
      <w:marRight w:val="0"/>
      <w:marTop w:val="0"/>
      <w:marBottom w:val="0"/>
      <w:divBdr>
        <w:top w:val="none" w:sz="0" w:space="0" w:color="auto"/>
        <w:left w:val="none" w:sz="0" w:space="0" w:color="auto"/>
        <w:bottom w:val="none" w:sz="0" w:space="0" w:color="auto"/>
        <w:right w:val="none" w:sz="0" w:space="0" w:color="auto"/>
      </w:divBdr>
    </w:div>
    <w:div w:id="1945724698">
      <w:bodyDiv w:val="1"/>
      <w:marLeft w:val="0"/>
      <w:marRight w:val="0"/>
      <w:marTop w:val="0"/>
      <w:marBottom w:val="0"/>
      <w:divBdr>
        <w:top w:val="none" w:sz="0" w:space="0" w:color="auto"/>
        <w:left w:val="none" w:sz="0" w:space="0" w:color="auto"/>
        <w:bottom w:val="none" w:sz="0" w:space="0" w:color="auto"/>
        <w:right w:val="none" w:sz="0" w:space="0" w:color="auto"/>
      </w:divBdr>
    </w:div>
    <w:div w:id="1947033167">
      <w:bodyDiv w:val="1"/>
      <w:marLeft w:val="0"/>
      <w:marRight w:val="0"/>
      <w:marTop w:val="0"/>
      <w:marBottom w:val="0"/>
      <w:divBdr>
        <w:top w:val="none" w:sz="0" w:space="0" w:color="auto"/>
        <w:left w:val="none" w:sz="0" w:space="0" w:color="auto"/>
        <w:bottom w:val="none" w:sz="0" w:space="0" w:color="auto"/>
        <w:right w:val="none" w:sz="0" w:space="0" w:color="auto"/>
      </w:divBdr>
    </w:div>
    <w:div w:id="1947033882">
      <w:bodyDiv w:val="1"/>
      <w:marLeft w:val="0"/>
      <w:marRight w:val="0"/>
      <w:marTop w:val="0"/>
      <w:marBottom w:val="0"/>
      <w:divBdr>
        <w:top w:val="none" w:sz="0" w:space="0" w:color="auto"/>
        <w:left w:val="none" w:sz="0" w:space="0" w:color="auto"/>
        <w:bottom w:val="none" w:sz="0" w:space="0" w:color="auto"/>
        <w:right w:val="none" w:sz="0" w:space="0" w:color="auto"/>
      </w:divBdr>
    </w:div>
    <w:div w:id="1947734933">
      <w:bodyDiv w:val="1"/>
      <w:marLeft w:val="0"/>
      <w:marRight w:val="0"/>
      <w:marTop w:val="0"/>
      <w:marBottom w:val="0"/>
      <w:divBdr>
        <w:top w:val="none" w:sz="0" w:space="0" w:color="auto"/>
        <w:left w:val="none" w:sz="0" w:space="0" w:color="auto"/>
        <w:bottom w:val="none" w:sz="0" w:space="0" w:color="auto"/>
        <w:right w:val="none" w:sz="0" w:space="0" w:color="auto"/>
      </w:divBdr>
    </w:div>
    <w:div w:id="1948075549">
      <w:bodyDiv w:val="1"/>
      <w:marLeft w:val="0"/>
      <w:marRight w:val="0"/>
      <w:marTop w:val="0"/>
      <w:marBottom w:val="0"/>
      <w:divBdr>
        <w:top w:val="none" w:sz="0" w:space="0" w:color="auto"/>
        <w:left w:val="none" w:sz="0" w:space="0" w:color="auto"/>
        <w:bottom w:val="none" w:sz="0" w:space="0" w:color="auto"/>
        <w:right w:val="none" w:sz="0" w:space="0" w:color="auto"/>
      </w:divBdr>
    </w:div>
    <w:div w:id="1948585753">
      <w:bodyDiv w:val="1"/>
      <w:marLeft w:val="0"/>
      <w:marRight w:val="0"/>
      <w:marTop w:val="0"/>
      <w:marBottom w:val="0"/>
      <w:divBdr>
        <w:top w:val="none" w:sz="0" w:space="0" w:color="auto"/>
        <w:left w:val="none" w:sz="0" w:space="0" w:color="auto"/>
        <w:bottom w:val="none" w:sz="0" w:space="0" w:color="auto"/>
        <w:right w:val="none" w:sz="0" w:space="0" w:color="auto"/>
      </w:divBdr>
      <w:divsChild>
        <w:div w:id="1113669105">
          <w:marLeft w:val="1800"/>
          <w:marRight w:val="0"/>
          <w:marTop w:val="120"/>
          <w:marBottom w:val="0"/>
          <w:divBdr>
            <w:top w:val="none" w:sz="0" w:space="0" w:color="auto"/>
            <w:left w:val="none" w:sz="0" w:space="0" w:color="auto"/>
            <w:bottom w:val="none" w:sz="0" w:space="0" w:color="auto"/>
            <w:right w:val="none" w:sz="0" w:space="0" w:color="auto"/>
          </w:divBdr>
        </w:div>
      </w:divsChild>
    </w:div>
    <w:div w:id="1948924042">
      <w:bodyDiv w:val="1"/>
      <w:marLeft w:val="0"/>
      <w:marRight w:val="0"/>
      <w:marTop w:val="0"/>
      <w:marBottom w:val="0"/>
      <w:divBdr>
        <w:top w:val="none" w:sz="0" w:space="0" w:color="auto"/>
        <w:left w:val="none" w:sz="0" w:space="0" w:color="auto"/>
        <w:bottom w:val="none" w:sz="0" w:space="0" w:color="auto"/>
        <w:right w:val="none" w:sz="0" w:space="0" w:color="auto"/>
      </w:divBdr>
    </w:div>
    <w:div w:id="1949117519">
      <w:bodyDiv w:val="1"/>
      <w:marLeft w:val="0"/>
      <w:marRight w:val="0"/>
      <w:marTop w:val="0"/>
      <w:marBottom w:val="0"/>
      <w:divBdr>
        <w:top w:val="none" w:sz="0" w:space="0" w:color="auto"/>
        <w:left w:val="none" w:sz="0" w:space="0" w:color="auto"/>
        <w:bottom w:val="none" w:sz="0" w:space="0" w:color="auto"/>
        <w:right w:val="none" w:sz="0" w:space="0" w:color="auto"/>
      </w:divBdr>
    </w:div>
    <w:div w:id="1949923897">
      <w:bodyDiv w:val="1"/>
      <w:marLeft w:val="0"/>
      <w:marRight w:val="0"/>
      <w:marTop w:val="0"/>
      <w:marBottom w:val="0"/>
      <w:divBdr>
        <w:top w:val="none" w:sz="0" w:space="0" w:color="auto"/>
        <w:left w:val="none" w:sz="0" w:space="0" w:color="auto"/>
        <w:bottom w:val="none" w:sz="0" w:space="0" w:color="auto"/>
        <w:right w:val="none" w:sz="0" w:space="0" w:color="auto"/>
      </w:divBdr>
    </w:div>
    <w:div w:id="1951158982">
      <w:bodyDiv w:val="1"/>
      <w:marLeft w:val="0"/>
      <w:marRight w:val="0"/>
      <w:marTop w:val="0"/>
      <w:marBottom w:val="0"/>
      <w:divBdr>
        <w:top w:val="none" w:sz="0" w:space="0" w:color="auto"/>
        <w:left w:val="none" w:sz="0" w:space="0" w:color="auto"/>
        <w:bottom w:val="none" w:sz="0" w:space="0" w:color="auto"/>
        <w:right w:val="none" w:sz="0" w:space="0" w:color="auto"/>
      </w:divBdr>
    </w:div>
    <w:div w:id="1951352514">
      <w:bodyDiv w:val="1"/>
      <w:marLeft w:val="0"/>
      <w:marRight w:val="0"/>
      <w:marTop w:val="0"/>
      <w:marBottom w:val="0"/>
      <w:divBdr>
        <w:top w:val="none" w:sz="0" w:space="0" w:color="auto"/>
        <w:left w:val="none" w:sz="0" w:space="0" w:color="auto"/>
        <w:bottom w:val="none" w:sz="0" w:space="0" w:color="auto"/>
        <w:right w:val="none" w:sz="0" w:space="0" w:color="auto"/>
      </w:divBdr>
      <w:divsChild>
        <w:div w:id="47730767">
          <w:marLeft w:val="1080"/>
          <w:marRight w:val="0"/>
          <w:marTop w:val="100"/>
          <w:marBottom w:val="0"/>
          <w:divBdr>
            <w:top w:val="none" w:sz="0" w:space="0" w:color="auto"/>
            <w:left w:val="none" w:sz="0" w:space="0" w:color="auto"/>
            <w:bottom w:val="none" w:sz="0" w:space="0" w:color="auto"/>
            <w:right w:val="none" w:sz="0" w:space="0" w:color="auto"/>
          </w:divBdr>
        </w:div>
        <w:div w:id="278536145">
          <w:marLeft w:val="1080"/>
          <w:marRight w:val="0"/>
          <w:marTop w:val="100"/>
          <w:marBottom w:val="0"/>
          <w:divBdr>
            <w:top w:val="none" w:sz="0" w:space="0" w:color="auto"/>
            <w:left w:val="none" w:sz="0" w:space="0" w:color="auto"/>
            <w:bottom w:val="none" w:sz="0" w:space="0" w:color="auto"/>
            <w:right w:val="none" w:sz="0" w:space="0" w:color="auto"/>
          </w:divBdr>
        </w:div>
        <w:div w:id="698971324">
          <w:marLeft w:val="360"/>
          <w:marRight w:val="0"/>
          <w:marTop w:val="200"/>
          <w:marBottom w:val="0"/>
          <w:divBdr>
            <w:top w:val="none" w:sz="0" w:space="0" w:color="auto"/>
            <w:left w:val="none" w:sz="0" w:space="0" w:color="auto"/>
            <w:bottom w:val="none" w:sz="0" w:space="0" w:color="auto"/>
            <w:right w:val="none" w:sz="0" w:space="0" w:color="auto"/>
          </w:divBdr>
        </w:div>
        <w:div w:id="1025907157">
          <w:marLeft w:val="360"/>
          <w:marRight w:val="0"/>
          <w:marTop w:val="200"/>
          <w:marBottom w:val="0"/>
          <w:divBdr>
            <w:top w:val="none" w:sz="0" w:space="0" w:color="auto"/>
            <w:left w:val="none" w:sz="0" w:space="0" w:color="auto"/>
            <w:bottom w:val="none" w:sz="0" w:space="0" w:color="auto"/>
            <w:right w:val="none" w:sz="0" w:space="0" w:color="auto"/>
          </w:divBdr>
        </w:div>
        <w:div w:id="1092552890">
          <w:marLeft w:val="1080"/>
          <w:marRight w:val="0"/>
          <w:marTop w:val="100"/>
          <w:marBottom w:val="0"/>
          <w:divBdr>
            <w:top w:val="none" w:sz="0" w:space="0" w:color="auto"/>
            <w:left w:val="none" w:sz="0" w:space="0" w:color="auto"/>
            <w:bottom w:val="none" w:sz="0" w:space="0" w:color="auto"/>
            <w:right w:val="none" w:sz="0" w:space="0" w:color="auto"/>
          </w:divBdr>
        </w:div>
      </w:divsChild>
    </w:div>
    <w:div w:id="1951669048">
      <w:bodyDiv w:val="1"/>
      <w:marLeft w:val="0"/>
      <w:marRight w:val="0"/>
      <w:marTop w:val="0"/>
      <w:marBottom w:val="0"/>
      <w:divBdr>
        <w:top w:val="none" w:sz="0" w:space="0" w:color="auto"/>
        <w:left w:val="none" w:sz="0" w:space="0" w:color="auto"/>
        <w:bottom w:val="none" w:sz="0" w:space="0" w:color="auto"/>
        <w:right w:val="none" w:sz="0" w:space="0" w:color="auto"/>
      </w:divBdr>
      <w:divsChild>
        <w:div w:id="252251832">
          <w:marLeft w:val="1166"/>
          <w:marRight w:val="0"/>
          <w:marTop w:val="77"/>
          <w:marBottom w:val="0"/>
          <w:divBdr>
            <w:top w:val="none" w:sz="0" w:space="0" w:color="auto"/>
            <w:left w:val="none" w:sz="0" w:space="0" w:color="auto"/>
            <w:bottom w:val="none" w:sz="0" w:space="0" w:color="auto"/>
            <w:right w:val="none" w:sz="0" w:space="0" w:color="auto"/>
          </w:divBdr>
        </w:div>
        <w:div w:id="276763562">
          <w:marLeft w:val="1166"/>
          <w:marRight w:val="0"/>
          <w:marTop w:val="77"/>
          <w:marBottom w:val="0"/>
          <w:divBdr>
            <w:top w:val="none" w:sz="0" w:space="0" w:color="auto"/>
            <w:left w:val="none" w:sz="0" w:space="0" w:color="auto"/>
            <w:bottom w:val="none" w:sz="0" w:space="0" w:color="auto"/>
            <w:right w:val="none" w:sz="0" w:space="0" w:color="auto"/>
          </w:divBdr>
        </w:div>
        <w:div w:id="285242084">
          <w:marLeft w:val="1166"/>
          <w:marRight w:val="0"/>
          <w:marTop w:val="77"/>
          <w:marBottom w:val="0"/>
          <w:divBdr>
            <w:top w:val="none" w:sz="0" w:space="0" w:color="auto"/>
            <w:left w:val="none" w:sz="0" w:space="0" w:color="auto"/>
            <w:bottom w:val="none" w:sz="0" w:space="0" w:color="auto"/>
            <w:right w:val="none" w:sz="0" w:space="0" w:color="auto"/>
          </w:divBdr>
        </w:div>
        <w:div w:id="319501258">
          <w:marLeft w:val="547"/>
          <w:marRight w:val="0"/>
          <w:marTop w:val="96"/>
          <w:marBottom w:val="0"/>
          <w:divBdr>
            <w:top w:val="none" w:sz="0" w:space="0" w:color="auto"/>
            <w:left w:val="none" w:sz="0" w:space="0" w:color="auto"/>
            <w:bottom w:val="none" w:sz="0" w:space="0" w:color="auto"/>
            <w:right w:val="none" w:sz="0" w:space="0" w:color="auto"/>
          </w:divBdr>
        </w:div>
        <w:div w:id="472910173">
          <w:marLeft w:val="1166"/>
          <w:marRight w:val="0"/>
          <w:marTop w:val="77"/>
          <w:marBottom w:val="0"/>
          <w:divBdr>
            <w:top w:val="none" w:sz="0" w:space="0" w:color="auto"/>
            <w:left w:val="none" w:sz="0" w:space="0" w:color="auto"/>
            <w:bottom w:val="none" w:sz="0" w:space="0" w:color="auto"/>
            <w:right w:val="none" w:sz="0" w:space="0" w:color="auto"/>
          </w:divBdr>
        </w:div>
        <w:div w:id="476916740">
          <w:marLeft w:val="1166"/>
          <w:marRight w:val="0"/>
          <w:marTop w:val="77"/>
          <w:marBottom w:val="0"/>
          <w:divBdr>
            <w:top w:val="none" w:sz="0" w:space="0" w:color="auto"/>
            <w:left w:val="none" w:sz="0" w:space="0" w:color="auto"/>
            <w:bottom w:val="none" w:sz="0" w:space="0" w:color="auto"/>
            <w:right w:val="none" w:sz="0" w:space="0" w:color="auto"/>
          </w:divBdr>
        </w:div>
        <w:div w:id="1035615823">
          <w:marLeft w:val="1166"/>
          <w:marRight w:val="0"/>
          <w:marTop w:val="77"/>
          <w:marBottom w:val="0"/>
          <w:divBdr>
            <w:top w:val="none" w:sz="0" w:space="0" w:color="auto"/>
            <w:left w:val="none" w:sz="0" w:space="0" w:color="auto"/>
            <w:bottom w:val="none" w:sz="0" w:space="0" w:color="auto"/>
            <w:right w:val="none" w:sz="0" w:space="0" w:color="auto"/>
          </w:divBdr>
        </w:div>
        <w:div w:id="1143039323">
          <w:marLeft w:val="547"/>
          <w:marRight w:val="0"/>
          <w:marTop w:val="96"/>
          <w:marBottom w:val="0"/>
          <w:divBdr>
            <w:top w:val="none" w:sz="0" w:space="0" w:color="auto"/>
            <w:left w:val="none" w:sz="0" w:space="0" w:color="auto"/>
            <w:bottom w:val="none" w:sz="0" w:space="0" w:color="auto"/>
            <w:right w:val="none" w:sz="0" w:space="0" w:color="auto"/>
          </w:divBdr>
        </w:div>
        <w:div w:id="1362170148">
          <w:marLeft w:val="1166"/>
          <w:marRight w:val="0"/>
          <w:marTop w:val="77"/>
          <w:marBottom w:val="0"/>
          <w:divBdr>
            <w:top w:val="none" w:sz="0" w:space="0" w:color="auto"/>
            <w:left w:val="none" w:sz="0" w:space="0" w:color="auto"/>
            <w:bottom w:val="none" w:sz="0" w:space="0" w:color="auto"/>
            <w:right w:val="none" w:sz="0" w:space="0" w:color="auto"/>
          </w:divBdr>
        </w:div>
        <w:div w:id="1448423811">
          <w:marLeft w:val="547"/>
          <w:marRight w:val="0"/>
          <w:marTop w:val="96"/>
          <w:marBottom w:val="0"/>
          <w:divBdr>
            <w:top w:val="none" w:sz="0" w:space="0" w:color="auto"/>
            <w:left w:val="none" w:sz="0" w:space="0" w:color="auto"/>
            <w:bottom w:val="none" w:sz="0" w:space="0" w:color="auto"/>
            <w:right w:val="none" w:sz="0" w:space="0" w:color="auto"/>
          </w:divBdr>
        </w:div>
      </w:divsChild>
    </w:div>
    <w:div w:id="1951813704">
      <w:bodyDiv w:val="1"/>
      <w:marLeft w:val="0"/>
      <w:marRight w:val="0"/>
      <w:marTop w:val="0"/>
      <w:marBottom w:val="0"/>
      <w:divBdr>
        <w:top w:val="none" w:sz="0" w:space="0" w:color="auto"/>
        <w:left w:val="none" w:sz="0" w:space="0" w:color="auto"/>
        <w:bottom w:val="none" w:sz="0" w:space="0" w:color="auto"/>
        <w:right w:val="none" w:sz="0" w:space="0" w:color="auto"/>
      </w:divBdr>
    </w:div>
    <w:div w:id="1952398911">
      <w:bodyDiv w:val="1"/>
      <w:marLeft w:val="0"/>
      <w:marRight w:val="0"/>
      <w:marTop w:val="0"/>
      <w:marBottom w:val="0"/>
      <w:divBdr>
        <w:top w:val="none" w:sz="0" w:space="0" w:color="auto"/>
        <w:left w:val="none" w:sz="0" w:space="0" w:color="auto"/>
        <w:bottom w:val="none" w:sz="0" w:space="0" w:color="auto"/>
        <w:right w:val="none" w:sz="0" w:space="0" w:color="auto"/>
      </w:divBdr>
    </w:div>
    <w:div w:id="1953634190">
      <w:bodyDiv w:val="1"/>
      <w:marLeft w:val="0"/>
      <w:marRight w:val="0"/>
      <w:marTop w:val="0"/>
      <w:marBottom w:val="0"/>
      <w:divBdr>
        <w:top w:val="none" w:sz="0" w:space="0" w:color="auto"/>
        <w:left w:val="none" w:sz="0" w:space="0" w:color="auto"/>
        <w:bottom w:val="none" w:sz="0" w:space="0" w:color="auto"/>
        <w:right w:val="none" w:sz="0" w:space="0" w:color="auto"/>
      </w:divBdr>
      <w:divsChild>
        <w:div w:id="732510111">
          <w:marLeft w:val="1166"/>
          <w:marRight w:val="0"/>
          <w:marTop w:val="115"/>
          <w:marBottom w:val="0"/>
          <w:divBdr>
            <w:top w:val="none" w:sz="0" w:space="0" w:color="auto"/>
            <w:left w:val="none" w:sz="0" w:space="0" w:color="auto"/>
            <w:bottom w:val="none" w:sz="0" w:space="0" w:color="auto"/>
            <w:right w:val="none" w:sz="0" w:space="0" w:color="auto"/>
          </w:divBdr>
        </w:div>
        <w:div w:id="1053045143">
          <w:marLeft w:val="1166"/>
          <w:marRight w:val="0"/>
          <w:marTop w:val="115"/>
          <w:marBottom w:val="0"/>
          <w:divBdr>
            <w:top w:val="none" w:sz="0" w:space="0" w:color="auto"/>
            <w:left w:val="none" w:sz="0" w:space="0" w:color="auto"/>
            <w:bottom w:val="none" w:sz="0" w:space="0" w:color="auto"/>
            <w:right w:val="none" w:sz="0" w:space="0" w:color="auto"/>
          </w:divBdr>
        </w:div>
        <w:div w:id="1105005618">
          <w:marLeft w:val="547"/>
          <w:marRight w:val="0"/>
          <w:marTop w:val="130"/>
          <w:marBottom w:val="0"/>
          <w:divBdr>
            <w:top w:val="none" w:sz="0" w:space="0" w:color="auto"/>
            <w:left w:val="none" w:sz="0" w:space="0" w:color="auto"/>
            <w:bottom w:val="none" w:sz="0" w:space="0" w:color="auto"/>
            <w:right w:val="none" w:sz="0" w:space="0" w:color="auto"/>
          </w:divBdr>
        </w:div>
        <w:div w:id="1280994671">
          <w:marLeft w:val="1166"/>
          <w:marRight w:val="0"/>
          <w:marTop w:val="115"/>
          <w:marBottom w:val="0"/>
          <w:divBdr>
            <w:top w:val="none" w:sz="0" w:space="0" w:color="auto"/>
            <w:left w:val="none" w:sz="0" w:space="0" w:color="auto"/>
            <w:bottom w:val="none" w:sz="0" w:space="0" w:color="auto"/>
            <w:right w:val="none" w:sz="0" w:space="0" w:color="auto"/>
          </w:divBdr>
        </w:div>
        <w:div w:id="1458451432">
          <w:marLeft w:val="547"/>
          <w:marRight w:val="0"/>
          <w:marTop w:val="130"/>
          <w:marBottom w:val="0"/>
          <w:divBdr>
            <w:top w:val="none" w:sz="0" w:space="0" w:color="auto"/>
            <w:left w:val="none" w:sz="0" w:space="0" w:color="auto"/>
            <w:bottom w:val="none" w:sz="0" w:space="0" w:color="auto"/>
            <w:right w:val="none" w:sz="0" w:space="0" w:color="auto"/>
          </w:divBdr>
        </w:div>
        <w:div w:id="1474181054">
          <w:marLeft w:val="1800"/>
          <w:marRight w:val="0"/>
          <w:marTop w:val="96"/>
          <w:marBottom w:val="0"/>
          <w:divBdr>
            <w:top w:val="none" w:sz="0" w:space="0" w:color="auto"/>
            <w:left w:val="none" w:sz="0" w:space="0" w:color="auto"/>
            <w:bottom w:val="none" w:sz="0" w:space="0" w:color="auto"/>
            <w:right w:val="none" w:sz="0" w:space="0" w:color="auto"/>
          </w:divBdr>
        </w:div>
        <w:div w:id="1927230484">
          <w:marLeft w:val="1800"/>
          <w:marRight w:val="0"/>
          <w:marTop w:val="96"/>
          <w:marBottom w:val="0"/>
          <w:divBdr>
            <w:top w:val="none" w:sz="0" w:space="0" w:color="auto"/>
            <w:left w:val="none" w:sz="0" w:space="0" w:color="auto"/>
            <w:bottom w:val="none" w:sz="0" w:space="0" w:color="auto"/>
            <w:right w:val="none" w:sz="0" w:space="0" w:color="auto"/>
          </w:divBdr>
        </w:div>
      </w:divsChild>
    </w:div>
    <w:div w:id="1955793833">
      <w:bodyDiv w:val="1"/>
      <w:marLeft w:val="0"/>
      <w:marRight w:val="0"/>
      <w:marTop w:val="0"/>
      <w:marBottom w:val="0"/>
      <w:divBdr>
        <w:top w:val="none" w:sz="0" w:space="0" w:color="auto"/>
        <w:left w:val="none" w:sz="0" w:space="0" w:color="auto"/>
        <w:bottom w:val="none" w:sz="0" w:space="0" w:color="auto"/>
        <w:right w:val="none" w:sz="0" w:space="0" w:color="auto"/>
      </w:divBdr>
    </w:div>
    <w:div w:id="1956019676">
      <w:bodyDiv w:val="1"/>
      <w:marLeft w:val="0"/>
      <w:marRight w:val="0"/>
      <w:marTop w:val="0"/>
      <w:marBottom w:val="0"/>
      <w:divBdr>
        <w:top w:val="none" w:sz="0" w:space="0" w:color="auto"/>
        <w:left w:val="none" w:sz="0" w:space="0" w:color="auto"/>
        <w:bottom w:val="none" w:sz="0" w:space="0" w:color="auto"/>
        <w:right w:val="none" w:sz="0" w:space="0" w:color="auto"/>
      </w:divBdr>
    </w:div>
    <w:div w:id="1956330301">
      <w:bodyDiv w:val="1"/>
      <w:marLeft w:val="0"/>
      <w:marRight w:val="0"/>
      <w:marTop w:val="0"/>
      <w:marBottom w:val="0"/>
      <w:divBdr>
        <w:top w:val="none" w:sz="0" w:space="0" w:color="auto"/>
        <w:left w:val="none" w:sz="0" w:space="0" w:color="auto"/>
        <w:bottom w:val="none" w:sz="0" w:space="0" w:color="auto"/>
        <w:right w:val="none" w:sz="0" w:space="0" w:color="auto"/>
      </w:divBdr>
    </w:div>
    <w:div w:id="1956518037">
      <w:bodyDiv w:val="1"/>
      <w:marLeft w:val="0"/>
      <w:marRight w:val="0"/>
      <w:marTop w:val="0"/>
      <w:marBottom w:val="0"/>
      <w:divBdr>
        <w:top w:val="none" w:sz="0" w:space="0" w:color="auto"/>
        <w:left w:val="none" w:sz="0" w:space="0" w:color="auto"/>
        <w:bottom w:val="none" w:sz="0" w:space="0" w:color="auto"/>
        <w:right w:val="none" w:sz="0" w:space="0" w:color="auto"/>
      </w:divBdr>
    </w:div>
    <w:div w:id="1957060265">
      <w:bodyDiv w:val="1"/>
      <w:marLeft w:val="0"/>
      <w:marRight w:val="0"/>
      <w:marTop w:val="0"/>
      <w:marBottom w:val="0"/>
      <w:divBdr>
        <w:top w:val="none" w:sz="0" w:space="0" w:color="auto"/>
        <w:left w:val="none" w:sz="0" w:space="0" w:color="auto"/>
        <w:bottom w:val="none" w:sz="0" w:space="0" w:color="auto"/>
        <w:right w:val="none" w:sz="0" w:space="0" w:color="auto"/>
      </w:divBdr>
    </w:div>
    <w:div w:id="1957788047">
      <w:bodyDiv w:val="1"/>
      <w:marLeft w:val="0"/>
      <w:marRight w:val="0"/>
      <w:marTop w:val="0"/>
      <w:marBottom w:val="0"/>
      <w:divBdr>
        <w:top w:val="none" w:sz="0" w:space="0" w:color="auto"/>
        <w:left w:val="none" w:sz="0" w:space="0" w:color="auto"/>
        <w:bottom w:val="none" w:sz="0" w:space="0" w:color="auto"/>
        <w:right w:val="none" w:sz="0" w:space="0" w:color="auto"/>
      </w:divBdr>
      <w:divsChild>
        <w:div w:id="380909232">
          <w:marLeft w:val="1800"/>
          <w:marRight w:val="0"/>
          <w:marTop w:val="120"/>
          <w:marBottom w:val="120"/>
          <w:divBdr>
            <w:top w:val="none" w:sz="0" w:space="0" w:color="auto"/>
            <w:left w:val="none" w:sz="0" w:space="0" w:color="auto"/>
            <w:bottom w:val="none" w:sz="0" w:space="0" w:color="auto"/>
            <w:right w:val="none" w:sz="0" w:space="0" w:color="auto"/>
          </w:divBdr>
        </w:div>
        <w:div w:id="731003593">
          <w:marLeft w:val="1800"/>
          <w:marRight w:val="0"/>
          <w:marTop w:val="120"/>
          <w:marBottom w:val="120"/>
          <w:divBdr>
            <w:top w:val="none" w:sz="0" w:space="0" w:color="auto"/>
            <w:left w:val="none" w:sz="0" w:space="0" w:color="auto"/>
            <w:bottom w:val="none" w:sz="0" w:space="0" w:color="auto"/>
            <w:right w:val="none" w:sz="0" w:space="0" w:color="auto"/>
          </w:divBdr>
        </w:div>
        <w:div w:id="1067073690">
          <w:marLeft w:val="1166"/>
          <w:marRight w:val="0"/>
          <w:marTop w:val="96"/>
          <w:marBottom w:val="0"/>
          <w:divBdr>
            <w:top w:val="none" w:sz="0" w:space="0" w:color="auto"/>
            <w:left w:val="none" w:sz="0" w:space="0" w:color="auto"/>
            <w:bottom w:val="none" w:sz="0" w:space="0" w:color="auto"/>
            <w:right w:val="none" w:sz="0" w:space="0" w:color="auto"/>
          </w:divBdr>
        </w:div>
        <w:div w:id="1079711969">
          <w:marLeft w:val="1800"/>
          <w:marRight w:val="0"/>
          <w:marTop w:val="120"/>
          <w:marBottom w:val="120"/>
          <w:divBdr>
            <w:top w:val="none" w:sz="0" w:space="0" w:color="auto"/>
            <w:left w:val="none" w:sz="0" w:space="0" w:color="auto"/>
            <w:bottom w:val="none" w:sz="0" w:space="0" w:color="auto"/>
            <w:right w:val="none" w:sz="0" w:space="0" w:color="auto"/>
          </w:divBdr>
        </w:div>
        <w:div w:id="1830246792">
          <w:marLeft w:val="1800"/>
          <w:marRight w:val="0"/>
          <w:marTop w:val="120"/>
          <w:marBottom w:val="120"/>
          <w:divBdr>
            <w:top w:val="none" w:sz="0" w:space="0" w:color="auto"/>
            <w:left w:val="none" w:sz="0" w:space="0" w:color="auto"/>
            <w:bottom w:val="none" w:sz="0" w:space="0" w:color="auto"/>
            <w:right w:val="none" w:sz="0" w:space="0" w:color="auto"/>
          </w:divBdr>
        </w:div>
        <w:div w:id="1952932899">
          <w:marLeft w:val="547"/>
          <w:marRight w:val="0"/>
          <w:marTop w:val="115"/>
          <w:marBottom w:val="0"/>
          <w:divBdr>
            <w:top w:val="none" w:sz="0" w:space="0" w:color="auto"/>
            <w:left w:val="none" w:sz="0" w:space="0" w:color="auto"/>
            <w:bottom w:val="none" w:sz="0" w:space="0" w:color="auto"/>
            <w:right w:val="none" w:sz="0" w:space="0" w:color="auto"/>
          </w:divBdr>
        </w:div>
      </w:divsChild>
    </w:div>
    <w:div w:id="1959027105">
      <w:bodyDiv w:val="1"/>
      <w:marLeft w:val="0"/>
      <w:marRight w:val="0"/>
      <w:marTop w:val="0"/>
      <w:marBottom w:val="0"/>
      <w:divBdr>
        <w:top w:val="none" w:sz="0" w:space="0" w:color="auto"/>
        <w:left w:val="none" w:sz="0" w:space="0" w:color="auto"/>
        <w:bottom w:val="none" w:sz="0" w:space="0" w:color="auto"/>
        <w:right w:val="none" w:sz="0" w:space="0" w:color="auto"/>
      </w:divBdr>
    </w:div>
    <w:div w:id="1959949853">
      <w:bodyDiv w:val="1"/>
      <w:marLeft w:val="0"/>
      <w:marRight w:val="0"/>
      <w:marTop w:val="0"/>
      <w:marBottom w:val="0"/>
      <w:divBdr>
        <w:top w:val="none" w:sz="0" w:space="0" w:color="auto"/>
        <w:left w:val="none" w:sz="0" w:space="0" w:color="auto"/>
        <w:bottom w:val="none" w:sz="0" w:space="0" w:color="auto"/>
        <w:right w:val="none" w:sz="0" w:space="0" w:color="auto"/>
      </w:divBdr>
    </w:div>
    <w:div w:id="1960991133">
      <w:bodyDiv w:val="1"/>
      <w:marLeft w:val="0"/>
      <w:marRight w:val="0"/>
      <w:marTop w:val="0"/>
      <w:marBottom w:val="0"/>
      <w:divBdr>
        <w:top w:val="none" w:sz="0" w:space="0" w:color="auto"/>
        <w:left w:val="none" w:sz="0" w:space="0" w:color="auto"/>
        <w:bottom w:val="none" w:sz="0" w:space="0" w:color="auto"/>
        <w:right w:val="none" w:sz="0" w:space="0" w:color="auto"/>
      </w:divBdr>
    </w:div>
    <w:div w:id="1961834108">
      <w:bodyDiv w:val="1"/>
      <w:marLeft w:val="0"/>
      <w:marRight w:val="0"/>
      <w:marTop w:val="0"/>
      <w:marBottom w:val="0"/>
      <w:divBdr>
        <w:top w:val="none" w:sz="0" w:space="0" w:color="auto"/>
        <w:left w:val="none" w:sz="0" w:space="0" w:color="auto"/>
        <w:bottom w:val="none" w:sz="0" w:space="0" w:color="auto"/>
        <w:right w:val="none" w:sz="0" w:space="0" w:color="auto"/>
      </w:divBdr>
    </w:div>
    <w:div w:id="1962110651">
      <w:bodyDiv w:val="1"/>
      <w:marLeft w:val="0"/>
      <w:marRight w:val="0"/>
      <w:marTop w:val="0"/>
      <w:marBottom w:val="0"/>
      <w:divBdr>
        <w:top w:val="none" w:sz="0" w:space="0" w:color="auto"/>
        <w:left w:val="none" w:sz="0" w:space="0" w:color="auto"/>
        <w:bottom w:val="none" w:sz="0" w:space="0" w:color="auto"/>
        <w:right w:val="none" w:sz="0" w:space="0" w:color="auto"/>
      </w:divBdr>
    </w:div>
    <w:div w:id="1962415673">
      <w:bodyDiv w:val="1"/>
      <w:marLeft w:val="0"/>
      <w:marRight w:val="0"/>
      <w:marTop w:val="0"/>
      <w:marBottom w:val="0"/>
      <w:divBdr>
        <w:top w:val="none" w:sz="0" w:space="0" w:color="auto"/>
        <w:left w:val="none" w:sz="0" w:space="0" w:color="auto"/>
        <w:bottom w:val="none" w:sz="0" w:space="0" w:color="auto"/>
        <w:right w:val="none" w:sz="0" w:space="0" w:color="auto"/>
      </w:divBdr>
    </w:div>
    <w:div w:id="1962573035">
      <w:bodyDiv w:val="1"/>
      <w:marLeft w:val="0"/>
      <w:marRight w:val="0"/>
      <w:marTop w:val="0"/>
      <w:marBottom w:val="0"/>
      <w:divBdr>
        <w:top w:val="none" w:sz="0" w:space="0" w:color="auto"/>
        <w:left w:val="none" w:sz="0" w:space="0" w:color="auto"/>
        <w:bottom w:val="none" w:sz="0" w:space="0" w:color="auto"/>
        <w:right w:val="none" w:sz="0" w:space="0" w:color="auto"/>
      </w:divBdr>
    </w:div>
    <w:div w:id="1962614812">
      <w:bodyDiv w:val="1"/>
      <w:marLeft w:val="0"/>
      <w:marRight w:val="0"/>
      <w:marTop w:val="0"/>
      <w:marBottom w:val="0"/>
      <w:divBdr>
        <w:top w:val="none" w:sz="0" w:space="0" w:color="auto"/>
        <w:left w:val="none" w:sz="0" w:space="0" w:color="auto"/>
        <w:bottom w:val="none" w:sz="0" w:space="0" w:color="auto"/>
        <w:right w:val="none" w:sz="0" w:space="0" w:color="auto"/>
      </w:divBdr>
    </w:div>
    <w:div w:id="1965110727">
      <w:bodyDiv w:val="1"/>
      <w:marLeft w:val="0"/>
      <w:marRight w:val="0"/>
      <w:marTop w:val="0"/>
      <w:marBottom w:val="0"/>
      <w:divBdr>
        <w:top w:val="none" w:sz="0" w:space="0" w:color="auto"/>
        <w:left w:val="none" w:sz="0" w:space="0" w:color="auto"/>
        <w:bottom w:val="none" w:sz="0" w:space="0" w:color="auto"/>
        <w:right w:val="none" w:sz="0" w:space="0" w:color="auto"/>
      </w:divBdr>
    </w:div>
    <w:div w:id="1965310250">
      <w:bodyDiv w:val="1"/>
      <w:marLeft w:val="0"/>
      <w:marRight w:val="0"/>
      <w:marTop w:val="0"/>
      <w:marBottom w:val="0"/>
      <w:divBdr>
        <w:top w:val="none" w:sz="0" w:space="0" w:color="auto"/>
        <w:left w:val="none" w:sz="0" w:space="0" w:color="auto"/>
        <w:bottom w:val="none" w:sz="0" w:space="0" w:color="auto"/>
        <w:right w:val="none" w:sz="0" w:space="0" w:color="auto"/>
      </w:divBdr>
    </w:div>
    <w:div w:id="1965849110">
      <w:bodyDiv w:val="1"/>
      <w:marLeft w:val="0"/>
      <w:marRight w:val="0"/>
      <w:marTop w:val="0"/>
      <w:marBottom w:val="0"/>
      <w:divBdr>
        <w:top w:val="none" w:sz="0" w:space="0" w:color="auto"/>
        <w:left w:val="none" w:sz="0" w:space="0" w:color="auto"/>
        <w:bottom w:val="none" w:sz="0" w:space="0" w:color="auto"/>
        <w:right w:val="none" w:sz="0" w:space="0" w:color="auto"/>
      </w:divBdr>
    </w:div>
    <w:div w:id="1966690214">
      <w:bodyDiv w:val="1"/>
      <w:marLeft w:val="0"/>
      <w:marRight w:val="0"/>
      <w:marTop w:val="0"/>
      <w:marBottom w:val="0"/>
      <w:divBdr>
        <w:top w:val="none" w:sz="0" w:space="0" w:color="auto"/>
        <w:left w:val="none" w:sz="0" w:space="0" w:color="auto"/>
        <w:bottom w:val="none" w:sz="0" w:space="0" w:color="auto"/>
        <w:right w:val="none" w:sz="0" w:space="0" w:color="auto"/>
      </w:divBdr>
      <w:divsChild>
        <w:div w:id="767045201">
          <w:marLeft w:val="547"/>
          <w:marRight w:val="0"/>
          <w:marTop w:val="96"/>
          <w:marBottom w:val="0"/>
          <w:divBdr>
            <w:top w:val="none" w:sz="0" w:space="0" w:color="auto"/>
            <w:left w:val="none" w:sz="0" w:space="0" w:color="auto"/>
            <w:bottom w:val="none" w:sz="0" w:space="0" w:color="auto"/>
            <w:right w:val="none" w:sz="0" w:space="0" w:color="auto"/>
          </w:divBdr>
        </w:div>
        <w:div w:id="1656494595">
          <w:marLeft w:val="1166"/>
          <w:marRight w:val="0"/>
          <w:marTop w:val="96"/>
          <w:marBottom w:val="0"/>
          <w:divBdr>
            <w:top w:val="none" w:sz="0" w:space="0" w:color="auto"/>
            <w:left w:val="none" w:sz="0" w:space="0" w:color="auto"/>
            <w:bottom w:val="none" w:sz="0" w:space="0" w:color="auto"/>
            <w:right w:val="none" w:sz="0" w:space="0" w:color="auto"/>
          </w:divBdr>
        </w:div>
      </w:divsChild>
    </w:div>
    <w:div w:id="1967083888">
      <w:bodyDiv w:val="1"/>
      <w:marLeft w:val="0"/>
      <w:marRight w:val="0"/>
      <w:marTop w:val="0"/>
      <w:marBottom w:val="0"/>
      <w:divBdr>
        <w:top w:val="none" w:sz="0" w:space="0" w:color="auto"/>
        <w:left w:val="none" w:sz="0" w:space="0" w:color="auto"/>
        <w:bottom w:val="none" w:sz="0" w:space="0" w:color="auto"/>
        <w:right w:val="none" w:sz="0" w:space="0" w:color="auto"/>
      </w:divBdr>
    </w:div>
    <w:div w:id="1967345961">
      <w:bodyDiv w:val="1"/>
      <w:marLeft w:val="0"/>
      <w:marRight w:val="0"/>
      <w:marTop w:val="0"/>
      <w:marBottom w:val="0"/>
      <w:divBdr>
        <w:top w:val="none" w:sz="0" w:space="0" w:color="auto"/>
        <w:left w:val="none" w:sz="0" w:space="0" w:color="auto"/>
        <w:bottom w:val="none" w:sz="0" w:space="0" w:color="auto"/>
        <w:right w:val="none" w:sz="0" w:space="0" w:color="auto"/>
      </w:divBdr>
    </w:div>
    <w:div w:id="1967466468">
      <w:bodyDiv w:val="1"/>
      <w:marLeft w:val="0"/>
      <w:marRight w:val="0"/>
      <w:marTop w:val="0"/>
      <w:marBottom w:val="0"/>
      <w:divBdr>
        <w:top w:val="none" w:sz="0" w:space="0" w:color="auto"/>
        <w:left w:val="none" w:sz="0" w:space="0" w:color="auto"/>
        <w:bottom w:val="none" w:sz="0" w:space="0" w:color="auto"/>
        <w:right w:val="none" w:sz="0" w:space="0" w:color="auto"/>
      </w:divBdr>
    </w:div>
    <w:div w:id="1967807961">
      <w:bodyDiv w:val="1"/>
      <w:marLeft w:val="0"/>
      <w:marRight w:val="0"/>
      <w:marTop w:val="0"/>
      <w:marBottom w:val="0"/>
      <w:divBdr>
        <w:top w:val="none" w:sz="0" w:space="0" w:color="auto"/>
        <w:left w:val="none" w:sz="0" w:space="0" w:color="auto"/>
        <w:bottom w:val="none" w:sz="0" w:space="0" w:color="auto"/>
        <w:right w:val="none" w:sz="0" w:space="0" w:color="auto"/>
      </w:divBdr>
    </w:div>
    <w:div w:id="1968118703">
      <w:bodyDiv w:val="1"/>
      <w:marLeft w:val="0"/>
      <w:marRight w:val="0"/>
      <w:marTop w:val="0"/>
      <w:marBottom w:val="0"/>
      <w:divBdr>
        <w:top w:val="none" w:sz="0" w:space="0" w:color="auto"/>
        <w:left w:val="none" w:sz="0" w:space="0" w:color="auto"/>
        <w:bottom w:val="none" w:sz="0" w:space="0" w:color="auto"/>
        <w:right w:val="none" w:sz="0" w:space="0" w:color="auto"/>
      </w:divBdr>
      <w:divsChild>
        <w:div w:id="714232472">
          <w:marLeft w:val="1800"/>
          <w:marRight w:val="0"/>
          <w:marTop w:val="86"/>
          <w:marBottom w:val="0"/>
          <w:divBdr>
            <w:top w:val="none" w:sz="0" w:space="0" w:color="auto"/>
            <w:left w:val="none" w:sz="0" w:space="0" w:color="auto"/>
            <w:bottom w:val="none" w:sz="0" w:space="0" w:color="auto"/>
            <w:right w:val="none" w:sz="0" w:space="0" w:color="auto"/>
          </w:divBdr>
        </w:div>
        <w:div w:id="897209322">
          <w:marLeft w:val="1166"/>
          <w:marRight w:val="0"/>
          <w:marTop w:val="96"/>
          <w:marBottom w:val="0"/>
          <w:divBdr>
            <w:top w:val="none" w:sz="0" w:space="0" w:color="auto"/>
            <w:left w:val="none" w:sz="0" w:space="0" w:color="auto"/>
            <w:bottom w:val="none" w:sz="0" w:space="0" w:color="auto"/>
            <w:right w:val="none" w:sz="0" w:space="0" w:color="auto"/>
          </w:divBdr>
        </w:div>
        <w:div w:id="944845591">
          <w:marLeft w:val="1800"/>
          <w:marRight w:val="0"/>
          <w:marTop w:val="86"/>
          <w:marBottom w:val="0"/>
          <w:divBdr>
            <w:top w:val="none" w:sz="0" w:space="0" w:color="auto"/>
            <w:left w:val="none" w:sz="0" w:space="0" w:color="auto"/>
            <w:bottom w:val="none" w:sz="0" w:space="0" w:color="auto"/>
            <w:right w:val="none" w:sz="0" w:space="0" w:color="auto"/>
          </w:divBdr>
        </w:div>
        <w:div w:id="1021589132">
          <w:marLeft w:val="1800"/>
          <w:marRight w:val="0"/>
          <w:marTop w:val="86"/>
          <w:marBottom w:val="0"/>
          <w:divBdr>
            <w:top w:val="none" w:sz="0" w:space="0" w:color="auto"/>
            <w:left w:val="none" w:sz="0" w:space="0" w:color="auto"/>
            <w:bottom w:val="none" w:sz="0" w:space="0" w:color="auto"/>
            <w:right w:val="none" w:sz="0" w:space="0" w:color="auto"/>
          </w:divBdr>
        </w:div>
        <w:div w:id="1244296230">
          <w:marLeft w:val="547"/>
          <w:marRight w:val="0"/>
          <w:marTop w:val="115"/>
          <w:marBottom w:val="0"/>
          <w:divBdr>
            <w:top w:val="none" w:sz="0" w:space="0" w:color="auto"/>
            <w:left w:val="none" w:sz="0" w:space="0" w:color="auto"/>
            <w:bottom w:val="none" w:sz="0" w:space="0" w:color="auto"/>
            <w:right w:val="none" w:sz="0" w:space="0" w:color="auto"/>
          </w:divBdr>
        </w:div>
        <w:div w:id="1504735041">
          <w:marLeft w:val="547"/>
          <w:marRight w:val="0"/>
          <w:marTop w:val="115"/>
          <w:marBottom w:val="0"/>
          <w:divBdr>
            <w:top w:val="none" w:sz="0" w:space="0" w:color="auto"/>
            <w:left w:val="none" w:sz="0" w:space="0" w:color="auto"/>
            <w:bottom w:val="none" w:sz="0" w:space="0" w:color="auto"/>
            <w:right w:val="none" w:sz="0" w:space="0" w:color="auto"/>
          </w:divBdr>
        </w:div>
        <w:div w:id="1550265391">
          <w:marLeft w:val="1166"/>
          <w:marRight w:val="0"/>
          <w:marTop w:val="96"/>
          <w:marBottom w:val="0"/>
          <w:divBdr>
            <w:top w:val="none" w:sz="0" w:space="0" w:color="auto"/>
            <w:left w:val="none" w:sz="0" w:space="0" w:color="auto"/>
            <w:bottom w:val="none" w:sz="0" w:space="0" w:color="auto"/>
            <w:right w:val="none" w:sz="0" w:space="0" w:color="auto"/>
          </w:divBdr>
        </w:div>
      </w:divsChild>
    </w:div>
    <w:div w:id="1969123415">
      <w:bodyDiv w:val="1"/>
      <w:marLeft w:val="0"/>
      <w:marRight w:val="0"/>
      <w:marTop w:val="0"/>
      <w:marBottom w:val="0"/>
      <w:divBdr>
        <w:top w:val="none" w:sz="0" w:space="0" w:color="auto"/>
        <w:left w:val="none" w:sz="0" w:space="0" w:color="auto"/>
        <w:bottom w:val="none" w:sz="0" w:space="0" w:color="auto"/>
        <w:right w:val="none" w:sz="0" w:space="0" w:color="auto"/>
      </w:divBdr>
    </w:div>
    <w:div w:id="1969434379">
      <w:bodyDiv w:val="1"/>
      <w:marLeft w:val="0"/>
      <w:marRight w:val="0"/>
      <w:marTop w:val="0"/>
      <w:marBottom w:val="0"/>
      <w:divBdr>
        <w:top w:val="none" w:sz="0" w:space="0" w:color="auto"/>
        <w:left w:val="none" w:sz="0" w:space="0" w:color="auto"/>
        <w:bottom w:val="none" w:sz="0" w:space="0" w:color="auto"/>
        <w:right w:val="none" w:sz="0" w:space="0" w:color="auto"/>
      </w:divBdr>
    </w:div>
    <w:div w:id="1969700402">
      <w:bodyDiv w:val="1"/>
      <w:marLeft w:val="0"/>
      <w:marRight w:val="0"/>
      <w:marTop w:val="0"/>
      <w:marBottom w:val="0"/>
      <w:divBdr>
        <w:top w:val="none" w:sz="0" w:space="0" w:color="auto"/>
        <w:left w:val="none" w:sz="0" w:space="0" w:color="auto"/>
        <w:bottom w:val="none" w:sz="0" w:space="0" w:color="auto"/>
        <w:right w:val="none" w:sz="0" w:space="0" w:color="auto"/>
      </w:divBdr>
    </w:div>
    <w:div w:id="1969777519">
      <w:bodyDiv w:val="1"/>
      <w:marLeft w:val="0"/>
      <w:marRight w:val="0"/>
      <w:marTop w:val="0"/>
      <w:marBottom w:val="0"/>
      <w:divBdr>
        <w:top w:val="none" w:sz="0" w:space="0" w:color="auto"/>
        <w:left w:val="none" w:sz="0" w:space="0" w:color="auto"/>
        <w:bottom w:val="none" w:sz="0" w:space="0" w:color="auto"/>
        <w:right w:val="none" w:sz="0" w:space="0" w:color="auto"/>
      </w:divBdr>
    </w:div>
    <w:div w:id="1971282867">
      <w:bodyDiv w:val="1"/>
      <w:marLeft w:val="0"/>
      <w:marRight w:val="0"/>
      <w:marTop w:val="0"/>
      <w:marBottom w:val="0"/>
      <w:divBdr>
        <w:top w:val="none" w:sz="0" w:space="0" w:color="auto"/>
        <w:left w:val="none" w:sz="0" w:space="0" w:color="auto"/>
        <w:bottom w:val="none" w:sz="0" w:space="0" w:color="auto"/>
        <w:right w:val="none" w:sz="0" w:space="0" w:color="auto"/>
      </w:divBdr>
    </w:div>
    <w:div w:id="1972320785">
      <w:bodyDiv w:val="1"/>
      <w:marLeft w:val="0"/>
      <w:marRight w:val="0"/>
      <w:marTop w:val="0"/>
      <w:marBottom w:val="0"/>
      <w:divBdr>
        <w:top w:val="none" w:sz="0" w:space="0" w:color="auto"/>
        <w:left w:val="none" w:sz="0" w:space="0" w:color="auto"/>
        <w:bottom w:val="none" w:sz="0" w:space="0" w:color="auto"/>
        <w:right w:val="none" w:sz="0" w:space="0" w:color="auto"/>
      </w:divBdr>
    </w:div>
    <w:div w:id="1973050849">
      <w:bodyDiv w:val="1"/>
      <w:marLeft w:val="0"/>
      <w:marRight w:val="0"/>
      <w:marTop w:val="0"/>
      <w:marBottom w:val="0"/>
      <w:divBdr>
        <w:top w:val="none" w:sz="0" w:space="0" w:color="auto"/>
        <w:left w:val="none" w:sz="0" w:space="0" w:color="auto"/>
        <w:bottom w:val="none" w:sz="0" w:space="0" w:color="auto"/>
        <w:right w:val="none" w:sz="0" w:space="0" w:color="auto"/>
      </w:divBdr>
      <w:divsChild>
        <w:div w:id="20714854">
          <w:marLeft w:val="547"/>
          <w:marRight w:val="0"/>
          <w:marTop w:val="154"/>
          <w:marBottom w:val="0"/>
          <w:divBdr>
            <w:top w:val="none" w:sz="0" w:space="0" w:color="auto"/>
            <w:left w:val="none" w:sz="0" w:space="0" w:color="auto"/>
            <w:bottom w:val="none" w:sz="0" w:space="0" w:color="auto"/>
            <w:right w:val="none" w:sz="0" w:space="0" w:color="auto"/>
          </w:divBdr>
        </w:div>
        <w:div w:id="1586920415">
          <w:marLeft w:val="547"/>
          <w:marRight w:val="0"/>
          <w:marTop w:val="154"/>
          <w:marBottom w:val="0"/>
          <w:divBdr>
            <w:top w:val="none" w:sz="0" w:space="0" w:color="auto"/>
            <w:left w:val="none" w:sz="0" w:space="0" w:color="auto"/>
            <w:bottom w:val="none" w:sz="0" w:space="0" w:color="auto"/>
            <w:right w:val="none" w:sz="0" w:space="0" w:color="auto"/>
          </w:divBdr>
        </w:div>
        <w:div w:id="1736588869">
          <w:marLeft w:val="547"/>
          <w:marRight w:val="0"/>
          <w:marTop w:val="154"/>
          <w:marBottom w:val="0"/>
          <w:divBdr>
            <w:top w:val="none" w:sz="0" w:space="0" w:color="auto"/>
            <w:left w:val="none" w:sz="0" w:space="0" w:color="auto"/>
            <w:bottom w:val="none" w:sz="0" w:space="0" w:color="auto"/>
            <w:right w:val="none" w:sz="0" w:space="0" w:color="auto"/>
          </w:divBdr>
        </w:div>
      </w:divsChild>
    </w:div>
    <w:div w:id="1973052694">
      <w:bodyDiv w:val="1"/>
      <w:marLeft w:val="0"/>
      <w:marRight w:val="0"/>
      <w:marTop w:val="0"/>
      <w:marBottom w:val="0"/>
      <w:divBdr>
        <w:top w:val="none" w:sz="0" w:space="0" w:color="auto"/>
        <w:left w:val="none" w:sz="0" w:space="0" w:color="auto"/>
        <w:bottom w:val="none" w:sz="0" w:space="0" w:color="auto"/>
        <w:right w:val="none" w:sz="0" w:space="0" w:color="auto"/>
      </w:divBdr>
    </w:div>
    <w:div w:id="1973897631">
      <w:bodyDiv w:val="1"/>
      <w:marLeft w:val="0"/>
      <w:marRight w:val="0"/>
      <w:marTop w:val="0"/>
      <w:marBottom w:val="0"/>
      <w:divBdr>
        <w:top w:val="none" w:sz="0" w:space="0" w:color="auto"/>
        <w:left w:val="none" w:sz="0" w:space="0" w:color="auto"/>
        <w:bottom w:val="none" w:sz="0" w:space="0" w:color="auto"/>
        <w:right w:val="none" w:sz="0" w:space="0" w:color="auto"/>
      </w:divBdr>
      <w:divsChild>
        <w:div w:id="1540901356">
          <w:marLeft w:val="0"/>
          <w:marRight w:val="0"/>
          <w:marTop w:val="0"/>
          <w:marBottom w:val="0"/>
          <w:divBdr>
            <w:top w:val="none" w:sz="0" w:space="0" w:color="auto"/>
            <w:left w:val="none" w:sz="0" w:space="0" w:color="auto"/>
            <w:bottom w:val="none" w:sz="0" w:space="0" w:color="auto"/>
            <w:right w:val="none" w:sz="0" w:space="0" w:color="auto"/>
          </w:divBdr>
        </w:div>
      </w:divsChild>
    </w:div>
    <w:div w:id="1974285839">
      <w:bodyDiv w:val="1"/>
      <w:marLeft w:val="0"/>
      <w:marRight w:val="0"/>
      <w:marTop w:val="0"/>
      <w:marBottom w:val="0"/>
      <w:divBdr>
        <w:top w:val="none" w:sz="0" w:space="0" w:color="auto"/>
        <w:left w:val="none" w:sz="0" w:space="0" w:color="auto"/>
        <w:bottom w:val="none" w:sz="0" w:space="0" w:color="auto"/>
        <w:right w:val="none" w:sz="0" w:space="0" w:color="auto"/>
      </w:divBdr>
    </w:div>
    <w:div w:id="1974410104">
      <w:bodyDiv w:val="1"/>
      <w:marLeft w:val="0"/>
      <w:marRight w:val="0"/>
      <w:marTop w:val="0"/>
      <w:marBottom w:val="0"/>
      <w:divBdr>
        <w:top w:val="none" w:sz="0" w:space="0" w:color="auto"/>
        <w:left w:val="none" w:sz="0" w:space="0" w:color="auto"/>
        <w:bottom w:val="none" w:sz="0" w:space="0" w:color="auto"/>
        <w:right w:val="none" w:sz="0" w:space="0" w:color="auto"/>
      </w:divBdr>
    </w:div>
    <w:div w:id="1974748576">
      <w:bodyDiv w:val="1"/>
      <w:marLeft w:val="0"/>
      <w:marRight w:val="0"/>
      <w:marTop w:val="0"/>
      <w:marBottom w:val="0"/>
      <w:divBdr>
        <w:top w:val="none" w:sz="0" w:space="0" w:color="auto"/>
        <w:left w:val="none" w:sz="0" w:space="0" w:color="auto"/>
        <w:bottom w:val="none" w:sz="0" w:space="0" w:color="auto"/>
        <w:right w:val="none" w:sz="0" w:space="0" w:color="auto"/>
      </w:divBdr>
    </w:div>
    <w:div w:id="1975452946">
      <w:bodyDiv w:val="1"/>
      <w:marLeft w:val="0"/>
      <w:marRight w:val="0"/>
      <w:marTop w:val="0"/>
      <w:marBottom w:val="0"/>
      <w:divBdr>
        <w:top w:val="none" w:sz="0" w:space="0" w:color="auto"/>
        <w:left w:val="none" w:sz="0" w:space="0" w:color="auto"/>
        <w:bottom w:val="none" w:sz="0" w:space="0" w:color="auto"/>
        <w:right w:val="none" w:sz="0" w:space="0" w:color="auto"/>
      </w:divBdr>
    </w:div>
    <w:div w:id="1975480846">
      <w:bodyDiv w:val="1"/>
      <w:marLeft w:val="0"/>
      <w:marRight w:val="0"/>
      <w:marTop w:val="0"/>
      <w:marBottom w:val="0"/>
      <w:divBdr>
        <w:top w:val="none" w:sz="0" w:space="0" w:color="auto"/>
        <w:left w:val="none" w:sz="0" w:space="0" w:color="auto"/>
        <w:bottom w:val="none" w:sz="0" w:space="0" w:color="auto"/>
        <w:right w:val="none" w:sz="0" w:space="0" w:color="auto"/>
      </w:divBdr>
    </w:div>
    <w:div w:id="1975870120">
      <w:bodyDiv w:val="1"/>
      <w:marLeft w:val="0"/>
      <w:marRight w:val="0"/>
      <w:marTop w:val="0"/>
      <w:marBottom w:val="0"/>
      <w:divBdr>
        <w:top w:val="none" w:sz="0" w:space="0" w:color="auto"/>
        <w:left w:val="none" w:sz="0" w:space="0" w:color="auto"/>
        <w:bottom w:val="none" w:sz="0" w:space="0" w:color="auto"/>
        <w:right w:val="none" w:sz="0" w:space="0" w:color="auto"/>
      </w:divBdr>
    </w:div>
    <w:div w:id="1975941931">
      <w:bodyDiv w:val="1"/>
      <w:marLeft w:val="0"/>
      <w:marRight w:val="0"/>
      <w:marTop w:val="0"/>
      <w:marBottom w:val="0"/>
      <w:divBdr>
        <w:top w:val="none" w:sz="0" w:space="0" w:color="auto"/>
        <w:left w:val="none" w:sz="0" w:space="0" w:color="auto"/>
        <w:bottom w:val="none" w:sz="0" w:space="0" w:color="auto"/>
        <w:right w:val="none" w:sz="0" w:space="0" w:color="auto"/>
      </w:divBdr>
    </w:div>
    <w:div w:id="1976177417">
      <w:bodyDiv w:val="1"/>
      <w:marLeft w:val="0"/>
      <w:marRight w:val="0"/>
      <w:marTop w:val="0"/>
      <w:marBottom w:val="0"/>
      <w:divBdr>
        <w:top w:val="none" w:sz="0" w:space="0" w:color="auto"/>
        <w:left w:val="none" w:sz="0" w:space="0" w:color="auto"/>
        <w:bottom w:val="none" w:sz="0" w:space="0" w:color="auto"/>
        <w:right w:val="none" w:sz="0" w:space="0" w:color="auto"/>
      </w:divBdr>
      <w:divsChild>
        <w:div w:id="839472003">
          <w:marLeft w:val="0"/>
          <w:marRight w:val="0"/>
          <w:marTop w:val="0"/>
          <w:marBottom w:val="0"/>
          <w:divBdr>
            <w:top w:val="none" w:sz="0" w:space="0" w:color="auto"/>
            <w:left w:val="none" w:sz="0" w:space="0" w:color="auto"/>
            <w:bottom w:val="none" w:sz="0" w:space="0" w:color="auto"/>
            <w:right w:val="none" w:sz="0" w:space="0" w:color="auto"/>
          </w:divBdr>
          <w:divsChild>
            <w:div w:id="200350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253443">
      <w:bodyDiv w:val="1"/>
      <w:marLeft w:val="0"/>
      <w:marRight w:val="0"/>
      <w:marTop w:val="0"/>
      <w:marBottom w:val="0"/>
      <w:divBdr>
        <w:top w:val="none" w:sz="0" w:space="0" w:color="auto"/>
        <w:left w:val="none" w:sz="0" w:space="0" w:color="auto"/>
        <w:bottom w:val="none" w:sz="0" w:space="0" w:color="auto"/>
        <w:right w:val="none" w:sz="0" w:space="0" w:color="auto"/>
      </w:divBdr>
    </w:div>
    <w:div w:id="1977445480">
      <w:bodyDiv w:val="1"/>
      <w:marLeft w:val="0"/>
      <w:marRight w:val="0"/>
      <w:marTop w:val="0"/>
      <w:marBottom w:val="0"/>
      <w:divBdr>
        <w:top w:val="none" w:sz="0" w:space="0" w:color="auto"/>
        <w:left w:val="none" w:sz="0" w:space="0" w:color="auto"/>
        <w:bottom w:val="none" w:sz="0" w:space="0" w:color="auto"/>
        <w:right w:val="none" w:sz="0" w:space="0" w:color="auto"/>
      </w:divBdr>
    </w:div>
    <w:div w:id="1977953588">
      <w:bodyDiv w:val="1"/>
      <w:marLeft w:val="0"/>
      <w:marRight w:val="0"/>
      <w:marTop w:val="0"/>
      <w:marBottom w:val="0"/>
      <w:divBdr>
        <w:top w:val="none" w:sz="0" w:space="0" w:color="auto"/>
        <w:left w:val="none" w:sz="0" w:space="0" w:color="auto"/>
        <w:bottom w:val="none" w:sz="0" w:space="0" w:color="auto"/>
        <w:right w:val="none" w:sz="0" w:space="0" w:color="auto"/>
      </w:divBdr>
      <w:divsChild>
        <w:div w:id="51320331">
          <w:marLeft w:val="547"/>
          <w:marRight w:val="0"/>
          <w:marTop w:val="96"/>
          <w:marBottom w:val="0"/>
          <w:divBdr>
            <w:top w:val="none" w:sz="0" w:space="0" w:color="auto"/>
            <w:left w:val="none" w:sz="0" w:space="0" w:color="auto"/>
            <w:bottom w:val="none" w:sz="0" w:space="0" w:color="auto"/>
            <w:right w:val="none" w:sz="0" w:space="0" w:color="auto"/>
          </w:divBdr>
        </w:div>
        <w:div w:id="198516150">
          <w:marLeft w:val="2520"/>
          <w:marRight w:val="0"/>
          <w:marTop w:val="67"/>
          <w:marBottom w:val="0"/>
          <w:divBdr>
            <w:top w:val="none" w:sz="0" w:space="0" w:color="auto"/>
            <w:left w:val="none" w:sz="0" w:space="0" w:color="auto"/>
            <w:bottom w:val="none" w:sz="0" w:space="0" w:color="auto"/>
            <w:right w:val="none" w:sz="0" w:space="0" w:color="auto"/>
          </w:divBdr>
        </w:div>
        <w:div w:id="687872418">
          <w:marLeft w:val="2520"/>
          <w:marRight w:val="0"/>
          <w:marTop w:val="67"/>
          <w:marBottom w:val="0"/>
          <w:divBdr>
            <w:top w:val="none" w:sz="0" w:space="0" w:color="auto"/>
            <w:left w:val="none" w:sz="0" w:space="0" w:color="auto"/>
            <w:bottom w:val="none" w:sz="0" w:space="0" w:color="auto"/>
            <w:right w:val="none" w:sz="0" w:space="0" w:color="auto"/>
          </w:divBdr>
        </w:div>
        <w:div w:id="777872879">
          <w:marLeft w:val="2520"/>
          <w:marRight w:val="0"/>
          <w:marTop w:val="67"/>
          <w:marBottom w:val="0"/>
          <w:divBdr>
            <w:top w:val="none" w:sz="0" w:space="0" w:color="auto"/>
            <w:left w:val="none" w:sz="0" w:space="0" w:color="auto"/>
            <w:bottom w:val="none" w:sz="0" w:space="0" w:color="auto"/>
            <w:right w:val="none" w:sz="0" w:space="0" w:color="auto"/>
          </w:divBdr>
        </w:div>
        <w:div w:id="831069529">
          <w:marLeft w:val="1800"/>
          <w:marRight w:val="0"/>
          <w:marTop w:val="120"/>
          <w:marBottom w:val="0"/>
          <w:divBdr>
            <w:top w:val="none" w:sz="0" w:space="0" w:color="auto"/>
            <w:left w:val="none" w:sz="0" w:space="0" w:color="auto"/>
            <w:bottom w:val="none" w:sz="0" w:space="0" w:color="auto"/>
            <w:right w:val="none" w:sz="0" w:space="0" w:color="auto"/>
          </w:divBdr>
        </w:div>
        <w:div w:id="860170453">
          <w:marLeft w:val="2520"/>
          <w:marRight w:val="0"/>
          <w:marTop w:val="67"/>
          <w:marBottom w:val="0"/>
          <w:divBdr>
            <w:top w:val="none" w:sz="0" w:space="0" w:color="auto"/>
            <w:left w:val="none" w:sz="0" w:space="0" w:color="auto"/>
            <w:bottom w:val="none" w:sz="0" w:space="0" w:color="auto"/>
            <w:right w:val="none" w:sz="0" w:space="0" w:color="auto"/>
          </w:divBdr>
        </w:div>
        <w:div w:id="919674878">
          <w:marLeft w:val="1166"/>
          <w:marRight w:val="0"/>
          <w:marTop w:val="77"/>
          <w:marBottom w:val="0"/>
          <w:divBdr>
            <w:top w:val="none" w:sz="0" w:space="0" w:color="auto"/>
            <w:left w:val="none" w:sz="0" w:space="0" w:color="auto"/>
            <w:bottom w:val="none" w:sz="0" w:space="0" w:color="auto"/>
            <w:right w:val="none" w:sz="0" w:space="0" w:color="auto"/>
          </w:divBdr>
        </w:div>
        <w:div w:id="1431119690">
          <w:marLeft w:val="2520"/>
          <w:marRight w:val="0"/>
          <w:marTop w:val="67"/>
          <w:marBottom w:val="0"/>
          <w:divBdr>
            <w:top w:val="none" w:sz="0" w:space="0" w:color="auto"/>
            <w:left w:val="none" w:sz="0" w:space="0" w:color="auto"/>
            <w:bottom w:val="none" w:sz="0" w:space="0" w:color="auto"/>
            <w:right w:val="none" w:sz="0" w:space="0" w:color="auto"/>
          </w:divBdr>
        </w:div>
        <w:div w:id="1464152438">
          <w:marLeft w:val="2520"/>
          <w:marRight w:val="0"/>
          <w:marTop w:val="67"/>
          <w:marBottom w:val="0"/>
          <w:divBdr>
            <w:top w:val="none" w:sz="0" w:space="0" w:color="auto"/>
            <w:left w:val="none" w:sz="0" w:space="0" w:color="auto"/>
            <w:bottom w:val="none" w:sz="0" w:space="0" w:color="auto"/>
            <w:right w:val="none" w:sz="0" w:space="0" w:color="auto"/>
          </w:divBdr>
        </w:div>
        <w:div w:id="1530337624">
          <w:marLeft w:val="1166"/>
          <w:marRight w:val="0"/>
          <w:marTop w:val="77"/>
          <w:marBottom w:val="0"/>
          <w:divBdr>
            <w:top w:val="none" w:sz="0" w:space="0" w:color="auto"/>
            <w:left w:val="none" w:sz="0" w:space="0" w:color="auto"/>
            <w:bottom w:val="none" w:sz="0" w:space="0" w:color="auto"/>
            <w:right w:val="none" w:sz="0" w:space="0" w:color="auto"/>
          </w:divBdr>
        </w:div>
        <w:div w:id="1624195328">
          <w:marLeft w:val="1166"/>
          <w:marRight w:val="0"/>
          <w:marTop w:val="120"/>
          <w:marBottom w:val="0"/>
          <w:divBdr>
            <w:top w:val="none" w:sz="0" w:space="0" w:color="auto"/>
            <w:left w:val="none" w:sz="0" w:space="0" w:color="auto"/>
            <w:bottom w:val="none" w:sz="0" w:space="0" w:color="auto"/>
            <w:right w:val="none" w:sz="0" w:space="0" w:color="auto"/>
          </w:divBdr>
        </w:div>
        <w:div w:id="1796175951">
          <w:marLeft w:val="547"/>
          <w:marRight w:val="0"/>
          <w:marTop w:val="120"/>
          <w:marBottom w:val="0"/>
          <w:divBdr>
            <w:top w:val="none" w:sz="0" w:space="0" w:color="auto"/>
            <w:left w:val="none" w:sz="0" w:space="0" w:color="auto"/>
            <w:bottom w:val="none" w:sz="0" w:space="0" w:color="auto"/>
            <w:right w:val="none" w:sz="0" w:space="0" w:color="auto"/>
          </w:divBdr>
        </w:div>
        <w:div w:id="2014645265">
          <w:marLeft w:val="1166"/>
          <w:marRight w:val="0"/>
          <w:marTop w:val="77"/>
          <w:marBottom w:val="0"/>
          <w:divBdr>
            <w:top w:val="none" w:sz="0" w:space="0" w:color="auto"/>
            <w:left w:val="none" w:sz="0" w:space="0" w:color="auto"/>
            <w:bottom w:val="none" w:sz="0" w:space="0" w:color="auto"/>
            <w:right w:val="none" w:sz="0" w:space="0" w:color="auto"/>
          </w:divBdr>
        </w:div>
      </w:divsChild>
    </w:div>
    <w:div w:id="1978149154">
      <w:bodyDiv w:val="1"/>
      <w:marLeft w:val="0"/>
      <w:marRight w:val="0"/>
      <w:marTop w:val="0"/>
      <w:marBottom w:val="0"/>
      <w:divBdr>
        <w:top w:val="none" w:sz="0" w:space="0" w:color="auto"/>
        <w:left w:val="none" w:sz="0" w:space="0" w:color="auto"/>
        <w:bottom w:val="none" w:sz="0" w:space="0" w:color="auto"/>
        <w:right w:val="none" w:sz="0" w:space="0" w:color="auto"/>
      </w:divBdr>
    </w:div>
    <w:div w:id="1978415219">
      <w:bodyDiv w:val="1"/>
      <w:marLeft w:val="0"/>
      <w:marRight w:val="0"/>
      <w:marTop w:val="0"/>
      <w:marBottom w:val="0"/>
      <w:divBdr>
        <w:top w:val="none" w:sz="0" w:space="0" w:color="auto"/>
        <w:left w:val="none" w:sz="0" w:space="0" w:color="auto"/>
        <w:bottom w:val="none" w:sz="0" w:space="0" w:color="auto"/>
        <w:right w:val="none" w:sz="0" w:space="0" w:color="auto"/>
      </w:divBdr>
    </w:div>
    <w:div w:id="1978609207">
      <w:bodyDiv w:val="1"/>
      <w:marLeft w:val="0"/>
      <w:marRight w:val="0"/>
      <w:marTop w:val="0"/>
      <w:marBottom w:val="0"/>
      <w:divBdr>
        <w:top w:val="none" w:sz="0" w:space="0" w:color="auto"/>
        <w:left w:val="none" w:sz="0" w:space="0" w:color="auto"/>
        <w:bottom w:val="none" w:sz="0" w:space="0" w:color="auto"/>
        <w:right w:val="none" w:sz="0" w:space="0" w:color="auto"/>
      </w:divBdr>
    </w:div>
    <w:div w:id="1979341048">
      <w:bodyDiv w:val="1"/>
      <w:marLeft w:val="0"/>
      <w:marRight w:val="0"/>
      <w:marTop w:val="0"/>
      <w:marBottom w:val="0"/>
      <w:divBdr>
        <w:top w:val="none" w:sz="0" w:space="0" w:color="auto"/>
        <w:left w:val="none" w:sz="0" w:space="0" w:color="auto"/>
        <w:bottom w:val="none" w:sz="0" w:space="0" w:color="auto"/>
        <w:right w:val="none" w:sz="0" w:space="0" w:color="auto"/>
      </w:divBdr>
    </w:div>
    <w:div w:id="1980454231">
      <w:bodyDiv w:val="1"/>
      <w:marLeft w:val="0"/>
      <w:marRight w:val="0"/>
      <w:marTop w:val="0"/>
      <w:marBottom w:val="0"/>
      <w:divBdr>
        <w:top w:val="none" w:sz="0" w:space="0" w:color="auto"/>
        <w:left w:val="none" w:sz="0" w:space="0" w:color="auto"/>
        <w:bottom w:val="none" w:sz="0" w:space="0" w:color="auto"/>
        <w:right w:val="none" w:sz="0" w:space="0" w:color="auto"/>
      </w:divBdr>
    </w:div>
    <w:div w:id="1980574745">
      <w:bodyDiv w:val="1"/>
      <w:marLeft w:val="0"/>
      <w:marRight w:val="0"/>
      <w:marTop w:val="0"/>
      <w:marBottom w:val="0"/>
      <w:divBdr>
        <w:top w:val="none" w:sz="0" w:space="0" w:color="auto"/>
        <w:left w:val="none" w:sz="0" w:space="0" w:color="auto"/>
        <w:bottom w:val="none" w:sz="0" w:space="0" w:color="auto"/>
        <w:right w:val="none" w:sz="0" w:space="0" w:color="auto"/>
      </w:divBdr>
    </w:div>
    <w:div w:id="1980987079">
      <w:bodyDiv w:val="1"/>
      <w:marLeft w:val="0"/>
      <w:marRight w:val="0"/>
      <w:marTop w:val="0"/>
      <w:marBottom w:val="0"/>
      <w:divBdr>
        <w:top w:val="none" w:sz="0" w:space="0" w:color="auto"/>
        <w:left w:val="none" w:sz="0" w:space="0" w:color="auto"/>
        <w:bottom w:val="none" w:sz="0" w:space="0" w:color="auto"/>
        <w:right w:val="none" w:sz="0" w:space="0" w:color="auto"/>
      </w:divBdr>
    </w:div>
    <w:div w:id="1981302765">
      <w:bodyDiv w:val="1"/>
      <w:marLeft w:val="0"/>
      <w:marRight w:val="0"/>
      <w:marTop w:val="0"/>
      <w:marBottom w:val="0"/>
      <w:divBdr>
        <w:top w:val="none" w:sz="0" w:space="0" w:color="auto"/>
        <w:left w:val="none" w:sz="0" w:space="0" w:color="auto"/>
        <w:bottom w:val="none" w:sz="0" w:space="0" w:color="auto"/>
        <w:right w:val="none" w:sz="0" w:space="0" w:color="auto"/>
      </w:divBdr>
      <w:divsChild>
        <w:div w:id="193733485">
          <w:marLeft w:val="547"/>
          <w:marRight w:val="0"/>
          <w:marTop w:val="96"/>
          <w:marBottom w:val="0"/>
          <w:divBdr>
            <w:top w:val="none" w:sz="0" w:space="0" w:color="auto"/>
            <w:left w:val="none" w:sz="0" w:space="0" w:color="auto"/>
            <w:bottom w:val="none" w:sz="0" w:space="0" w:color="auto"/>
            <w:right w:val="none" w:sz="0" w:space="0" w:color="auto"/>
          </w:divBdr>
        </w:div>
        <w:div w:id="997804240">
          <w:marLeft w:val="547"/>
          <w:marRight w:val="0"/>
          <w:marTop w:val="96"/>
          <w:marBottom w:val="0"/>
          <w:divBdr>
            <w:top w:val="none" w:sz="0" w:space="0" w:color="auto"/>
            <w:left w:val="none" w:sz="0" w:space="0" w:color="auto"/>
            <w:bottom w:val="none" w:sz="0" w:space="0" w:color="auto"/>
            <w:right w:val="none" w:sz="0" w:space="0" w:color="auto"/>
          </w:divBdr>
        </w:div>
        <w:div w:id="1134374514">
          <w:marLeft w:val="547"/>
          <w:marRight w:val="0"/>
          <w:marTop w:val="96"/>
          <w:marBottom w:val="0"/>
          <w:divBdr>
            <w:top w:val="none" w:sz="0" w:space="0" w:color="auto"/>
            <w:left w:val="none" w:sz="0" w:space="0" w:color="auto"/>
            <w:bottom w:val="none" w:sz="0" w:space="0" w:color="auto"/>
            <w:right w:val="none" w:sz="0" w:space="0" w:color="auto"/>
          </w:divBdr>
        </w:div>
        <w:div w:id="1854370690">
          <w:marLeft w:val="547"/>
          <w:marRight w:val="0"/>
          <w:marTop w:val="96"/>
          <w:marBottom w:val="0"/>
          <w:divBdr>
            <w:top w:val="none" w:sz="0" w:space="0" w:color="auto"/>
            <w:left w:val="none" w:sz="0" w:space="0" w:color="auto"/>
            <w:bottom w:val="none" w:sz="0" w:space="0" w:color="auto"/>
            <w:right w:val="none" w:sz="0" w:space="0" w:color="auto"/>
          </w:divBdr>
        </w:div>
      </w:divsChild>
    </w:div>
    <w:div w:id="1981423174">
      <w:bodyDiv w:val="1"/>
      <w:marLeft w:val="0"/>
      <w:marRight w:val="0"/>
      <w:marTop w:val="0"/>
      <w:marBottom w:val="0"/>
      <w:divBdr>
        <w:top w:val="none" w:sz="0" w:space="0" w:color="auto"/>
        <w:left w:val="none" w:sz="0" w:space="0" w:color="auto"/>
        <w:bottom w:val="none" w:sz="0" w:space="0" w:color="auto"/>
        <w:right w:val="none" w:sz="0" w:space="0" w:color="auto"/>
      </w:divBdr>
    </w:div>
    <w:div w:id="1981568892">
      <w:bodyDiv w:val="1"/>
      <w:marLeft w:val="0"/>
      <w:marRight w:val="0"/>
      <w:marTop w:val="0"/>
      <w:marBottom w:val="0"/>
      <w:divBdr>
        <w:top w:val="none" w:sz="0" w:space="0" w:color="auto"/>
        <w:left w:val="none" w:sz="0" w:space="0" w:color="auto"/>
        <w:bottom w:val="none" w:sz="0" w:space="0" w:color="auto"/>
        <w:right w:val="none" w:sz="0" w:space="0" w:color="auto"/>
      </w:divBdr>
    </w:div>
    <w:div w:id="1982035457">
      <w:bodyDiv w:val="1"/>
      <w:marLeft w:val="0"/>
      <w:marRight w:val="0"/>
      <w:marTop w:val="0"/>
      <w:marBottom w:val="0"/>
      <w:divBdr>
        <w:top w:val="none" w:sz="0" w:space="0" w:color="auto"/>
        <w:left w:val="none" w:sz="0" w:space="0" w:color="auto"/>
        <w:bottom w:val="none" w:sz="0" w:space="0" w:color="auto"/>
        <w:right w:val="none" w:sz="0" w:space="0" w:color="auto"/>
      </w:divBdr>
    </w:div>
    <w:div w:id="1983197172">
      <w:bodyDiv w:val="1"/>
      <w:marLeft w:val="0"/>
      <w:marRight w:val="0"/>
      <w:marTop w:val="0"/>
      <w:marBottom w:val="0"/>
      <w:divBdr>
        <w:top w:val="none" w:sz="0" w:space="0" w:color="auto"/>
        <w:left w:val="none" w:sz="0" w:space="0" w:color="auto"/>
        <w:bottom w:val="none" w:sz="0" w:space="0" w:color="auto"/>
        <w:right w:val="none" w:sz="0" w:space="0" w:color="auto"/>
      </w:divBdr>
    </w:div>
    <w:div w:id="1986086326">
      <w:bodyDiv w:val="1"/>
      <w:marLeft w:val="0"/>
      <w:marRight w:val="0"/>
      <w:marTop w:val="0"/>
      <w:marBottom w:val="0"/>
      <w:divBdr>
        <w:top w:val="none" w:sz="0" w:space="0" w:color="auto"/>
        <w:left w:val="none" w:sz="0" w:space="0" w:color="auto"/>
        <w:bottom w:val="none" w:sz="0" w:space="0" w:color="auto"/>
        <w:right w:val="none" w:sz="0" w:space="0" w:color="auto"/>
      </w:divBdr>
      <w:divsChild>
        <w:div w:id="46148898">
          <w:marLeft w:val="1166"/>
          <w:marRight w:val="0"/>
          <w:marTop w:val="115"/>
          <w:marBottom w:val="0"/>
          <w:divBdr>
            <w:top w:val="none" w:sz="0" w:space="0" w:color="auto"/>
            <w:left w:val="none" w:sz="0" w:space="0" w:color="auto"/>
            <w:bottom w:val="none" w:sz="0" w:space="0" w:color="auto"/>
            <w:right w:val="none" w:sz="0" w:space="0" w:color="auto"/>
          </w:divBdr>
        </w:div>
        <w:div w:id="244416202">
          <w:marLeft w:val="547"/>
          <w:marRight w:val="0"/>
          <w:marTop w:val="134"/>
          <w:marBottom w:val="0"/>
          <w:divBdr>
            <w:top w:val="none" w:sz="0" w:space="0" w:color="auto"/>
            <w:left w:val="none" w:sz="0" w:space="0" w:color="auto"/>
            <w:bottom w:val="none" w:sz="0" w:space="0" w:color="auto"/>
            <w:right w:val="none" w:sz="0" w:space="0" w:color="auto"/>
          </w:divBdr>
        </w:div>
        <w:div w:id="445467139">
          <w:marLeft w:val="1166"/>
          <w:marRight w:val="0"/>
          <w:marTop w:val="115"/>
          <w:marBottom w:val="0"/>
          <w:divBdr>
            <w:top w:val="none" w:sz="0" w:space="0" w:color="auto"/>
            <w:left w:val="none" w:sz="0" w:space="0" w:color="auto"/>
            <w:bottom w:val="none" w:sz="0" w:space="0" w:color="auto"/>
            <w:right w:val="none" w:sz="0" w:space="0" w:color="auto"/>
          </w:divBdr>
        </w:div>
      </w:divsChild>
    </w:div>
    <w:div w:id="1986473717">
      <w:bodyDiv w:val="1"/>
      <w:marLeft w:val="0"/>
      <w:marRight w:val="0"/>
      <w:marTop w:val="0"/>
      <w:marBottom w:val="0"/>
      <w:divBdr>
        <w:top w:val="none" w:sz="0" w:space="0" w:color="auto"/>
        <w:left w:val="none" w:sz="0" w:space="0" w:color="auto"/>
        <w:bottom w:val="none" w:sz="0" w:space="0" w:color="auto"/>
        <w:right w:val="none" w:sz="0" w:space="0" w:color="auto"/>
      </w:divBdr>
    </w:div>
    <w:div w:id="1986659497">
      <w:bodyDiv w:val="1"/>
      <w:marLeft w:val="0"/>
      <w:marRight w:val="0"/>
      <w:marTop w:val="0"/>
      <w:marBottom w:val="0"/>
      <w:divBdr>
        <w:top w:val="none" w:sz="0" w:space="0" w:color="auto"/>
        <w:left w:val="none" w:sz="0" w:space="0" w:color="auto"/>
        <w:bottom w:val="none" w:sz="0" w:space="0" w:color="auto"/>
        <w:right w:val="none" w:sz="0" w:space="0" w:color="auto"/>
      </w:divBdr>
    </w:div>
    <w:div w:id="1987202212">
      <w:bodyDiv w:val="1"/>
      <w:marLeft w:val="0"/>
      <w:marRight w:val="0"/>
      <w:marTop w:val="0"/>
      <w:marBottom w:val="0"/>
      <w:divBdr>
        <w:top w:val="none" w:sz="0" w:space="0" w:color="auto"/>
        <w:left w:val="none" w:sz="0" w:space="0" w:color="auto"/>
        <w:bottom w:val="none" w:sz="0" w:space="0" w:color="auto"/>
        <w:right w:val="none" w:sz="0" w:space="0" w:color="auto"/>
      </w:divBdr>
    </w:div>
    <w:div w:id="1987277677">
      <w:bodyDiv w:val="1"/>
      <w:marLeft w:val="0"/>
      <w:marRight w:val="0"/>
      <w:marTop w:val="0"/>
      <w:marBottom w:val="0"/>
      <w:divBdr>
        <w:top w:val="none" w:sz="0" w:space="0" w:color="auto"/>
        <w:left w:val="none" w:sz="0" w:space="0" w:color="auto"/>
        <w:bottom w:val="none" w:sz="0" w:space="0" w:color="auto"/>
        <w:right w:val="none" w:sz="0" w:space="0" w:color="auto"/>
      </w:divBdr>
    </w:div>
    <w:div w:id="1987541192">
      <w:bodyDiv w:val="1"/>
      <w:marLeft w:val="0"/>
      <w:marRight w:val="0"/>
      <w:marTop w:val="0"/>
      <w:marBottom w:val="0"/>
      <w:divBdr>
        <w:top w:val="none" w:sz="0" w:space="0" w:color="auto"/>
        <w:left w:val="none" w:sz="0" w:space="0" w:color="auto"/>
        <w:bottom w:val="none" w:sz="0" w:space="0" w:color="auto"/>
        <w:right w:val="none" w:sz="0" w:space="0" w:color="auto"/>
      </w:divBdr>
    </w:div>
    <w:div w:id="1987780791">
      <w:bodyDiv w:val="1"/>
      <w:marLeft w:val="0"/>
      <w:marRight w:val="0"/>
      <w:marTop w:val="0"/>
      <w:marBottom w:val="0"/>
      <w:divBdr>
        <w:top w:val="none" w:sz="0" w:space="0" w:color="auto"/>
        <w:left w:val="none" w:sz="0" w:space="0" w:color="auto"/>
        <w:bottom w:val="none" w:sz="0" w:space="0" w:color="auto"/>
        <w:right w:val="none" w:sz="0" w:space="0" w:color="auto"/>
      </w:divBdr>
    </w:div>
    <w:div w:id="1989241849">
      <w:bodyDiv w:val="1"/>
      <w:marLeft w:val="0"/>
      <w:marRight w:val="0"/>
      <w:marTop w:val="0"/>
      <w:marBottom w:val="0"/>
      <w:divBdr>
        <w:top w:val="none" w:sz="0" w:space="0" w:color="auto"/>
        <w:left w:val="none" w:sz="0" w:space="0" w:color="auto"/>
        <w:bottom w:val="none" w:sz="0" w:space="0" w:color="auto"/>
        <w:right w:val="none" w:sz="0" w:space="0" w:color="auto"/>
      </w:divBdr>
      <w:divsChild>
        <w:div w:id="247470556">
          <w:marLeft w:val="547"/>
          <w:marRight w:val="0"/>
          <w:marTop w:val="106"/>
          <w:marBottom w:val="0"/>
          <w:divBdr>
            <w:top w:val="none" w:sz="0" w:space="0" w:color="auto"/>
            <w:left w:val="none" w:sz="0" w:space="0" w:color="auto"/>
            <w:bottom w:val="none" w:sz="0" w:space="0" w:color="auto"/>
            <w:right w:val="none" w:sz="0" w:space="0" w:color="auto"/>
          </w:divBdr>
        </w:div>
        <w:div w:id="1602757868">
          <w:marLeft w:val="547"/>
          <w:marRight w:val="0"/>
          <w:marTop w:val="106"/>
          <w:marBottom w:val="0"/>
          <w:divBdr>
            <w:top w:val="none" w:sz="0" w:space="0" w:color="auto"/>
            <w:left w:val="none" w:sz="0" w:space="0" w:color="auto"/>
            <w:bottom w:val="none" w:sz="0" w:space="0" w:color="auto"/>
            <w:right w:val="none" w:sz="0" w:space="0" w:color="auto"/>
          </w:divBdr>
        </w:div>
        <w:div w:id="2100102874">
          <w:marLeft w:val="547"/>
          <w:marRight w:val="0"/>
          <w:marTop w:val="106"/>
          <w:marBottom w:val="0"/>
          <w:divBdr>
            <w:top w:val="none" w:sz="0" w:space="0" w:color="auto"/>
            <w:left w:val="none" w:sz="0" w:space="0" w:color="auto"/>
            <w:bottom w:val="none" w:sz="0" w:space="0" w:color="auto"/>
            <w:right w:val="none" w:sz="0" w:space="0" w:color="auto"/>
          </w:divBdr>
        </w:div>
      </w:divsChild>
    </w:div>
    <w:div w:id="1989548316">
      <w:bodyDiv w:val="1"/>
      <w:marLeft w:val="0"/>
      <w:marRight w:val="0"/>
      <w:marTop w:val="0"/>
      <w:marBottom w:val="0"/>
      <w:divBdr>
        <w:top w:val="none" w:sz="0" w:space="0" w:color="auto"/>
        <w:left w:val="none" w:sz="0" w:space="0" w:color="auto"/>
        <w:bottom w:val="none" w:sz="0" w:space="0" w:color="auto"/>
        <w:right w:val="none" w:sz="0" w:space="0" w:color="auto"/>
      </w:divBdr>
    </w:div>
    <w:div w:id="1990085687">
      <w:bodyDiv w:val="1"/>
      <w:marLeft w:val="0"/>
      <w:marRight w:val="0"/>
      <w:marTop w:val="0"/>
      <w:marBottom w:val="0"/>
      <w:divBdr>
        <w:top w:val="none" w:sz="0" w:space="0" w:color="auto"/>
        <w:left w:val="none" w:sz="0" w:space="0" w:color="auto"/>
        <w:bottom w:val="none" w:sz="0" w:space="0" w:color="auto"/>
        <w:right w:val="none" w:sz="0" w:space="0" w:color="auto"/>
      </w:divBdr>
    </w:div>
    <w:div w:id="1990160934">
      <w:bodyDiv w:val="1"/>
      <w:marLeft w:val="0"/>
      <w:marRight w:val="0"/>
      <w:marTop w:val="0"/>
      <w:marBottom w:val="0"/>
      <w:divBdr>
        <w:top w:val="none" w:sz="0" w:space="0" w:color="auto"/>
        <w:left w:val="none" w:sz="0" w:space="0" w:color="auto"/>
        <w:bottom w:val="none" w:sz="0" w:space="0" w:color="auto"/>
        <w:right w:val="none" w:sz="0" w:space="0" w:color="auto"/>
      </w:divBdr>
      <w:divsChild>
        <w:div w:id="274294496">
          <w:marLeft w:val="547"/>
          <w:marRight w:val="0"/>
          <w:marTop w:val="134"/>
          <w:marBottom w:val="0"/>
          <w:divBdr>
            <w:top w:val="none" w:sz="0" w:space="0" w:color="auto"/>
            <w:left w:val="none" w:sz="0" w:space="0" w:color="auto"/>
            <w:bottom w:val="none" w:sz="0" w:space="0" w:color="auto"/>
            <w:right w:val="none" w:sz="0" w:space="0" w:color="auto"/>
          </w:divBdr>
        </w:div>
        <w:div w:id="389622158">
          <w:marLeft w:val="547"/>
          <w:marRight w:val="0"/>
          <w:marTop w:val="134"/>
          <w:marBottom w:val="0"/>
          <w:divBdr>
            <w:top w:val="none" w:sz="0" w:space="0" w:color="auto"/>
            <w:left w:val="none" w:sz="0" w:space="0" w:color="auto"/>
            <w:bottom w:val="none" w:sz="0" w:space="0" w:color="auto"/>
            <w:right w:val="none" w:sz="0" w:space="0" w:color="auto"/>
          </w:divBdr>
        </w:div>
        <w:div w:id="479158208">
          <w:marLeft w:val="1166"/>
          <w:marRight w:val="0"/>
          <w:marTop w:val="115"/>
          <w:marBottom w:val="0"/>
          <w:divBdr>
            <w:top w:val="none" w:sz="0" w:space="0" w:color="auto"/>
            <w:left w:val="none" w:sz="0" w:space="0" w:color="auto"/>
            <w:bottom w:val="none" w:sz="0" w:space="0" w:color="auto"/>
            <w:right w:val="none" w:sz="0" w:space="0" w:color="auto"/>
          </w:divBdr>
        </w:div>
        <w:div w:id="679161935">
          <w:marLeft w:val="1800"/>
          <w:marRight w:val="0"/>
          <w:marTop w:val="96"/>
          <w:marBottom w:val="0"/>
          <w:divBdr>
            <w:top w:val="none" w:sz="0" w:space="0" w:color="auto"/>
            <w:left w:val="none" w:sz="0" w:space="0" w:color="auto"/>
            <w:bottom w:val="none" w:sz="0" w:space="0" w:color="auto"/>
            <w:right w:val="none" w:sz="0" w:space="0" w:color="auto"/>
          </w:divBdr>
        </w:div>
        <w:div w:id="774979839">
          <w:marLeft w:val="1166"/>
          <w:marRight w:val="0"/>
          <w:marTop w:val="115"/>
          <w:marBottom w:val="0"/>
          <w:divBdr>
            <w:top w:val="none" w:sz="0" w:space="0" w:color="auto"/>
            <w:left w:val="none" w:sz="0" w:space="0" w:color="auto"/>
            <w:bottom w:val="none" w:sz="0" w:space="0" w:color="auto"/>
            <w:right w:val="none" w:sz="0" w:space="0" w:color="auto"/>
          </w:divBdr>
        </w:div>
        <w:div w:id="1466504489">
          <w:marLeft w:val="1166"/>
          <w:marRight w:val="0"/>
          <w:marTop w:val="115"/>
          <w:marBottom w:val="0"/>
          <w:divBdr>
            <w:top w:val="none" w:sz="0" w:space="0" w:color="auto"/>
            <w:left w:val="none" w:sz="0" w:space="0" w:color="auto"/>
            <w:bottom w:val="none" w:sz="0" w:space="0" w:color="auto"/>
            <w:right w:val="none" w:sz="0" w:space="0" w:color="auto"/>
          </w:divBdr>
        </w:div>
        <w:div w:id="2027360824">
          <w:marLeft w:val="1800"/>
          <w:marRight w:val="0"/>
          <w:marTop w:val="96"/>
          <w:marBottom w:val="0"/>
          <w:divBdr>
            <w:top w:val="none" w:sz="0" w:space="0" w:color="auto"/>
            <w:left w:val="none" w:sz="0" w:space="0" w:color="auto"/>
            <w:bottom w:val="none" w:sz="0" w:space="0" w:color="auto"/>
            <w:right w:val="none" w:sz="0" w:space="0" w:color="auto"/>
          </w:divBdr>
        </w:div>
      </w:divsChild>
    </w:div>
    <w:div w:id="1990936627">
      <w:bodyDiv w:val="1"/>
      <w:marLeft w:val="0"/>
      <w:marRight w:val="0"/>
      <w:marTop w:val="0"/>
      <w:marBottom w:val="0"/>
      <w:divBdr>
        <w:top w:val="none" w:sz="0" w:space="0" w:color="auto"/>
        <w:left w:val="none" w:sz="0" w:space="0" w:color="auto"/>
        <w:bottom w:val="none" w:sz="0" w:space="0" w:color="auto"/>
        <w:right w:val="none" w:sz="0" w:space="0" w:color="auto"/>
      </w:divBdr>
      <w:divsChild>
        <w:div w:id="290984401">
          <w:marLeft w:val="1166"/>
          <w:marRight w:val="0"/>
          <w:marTop w:val="96"/>
          <w:marBottom w:val="120"/>
          <w:divBdr>
            <w:top w:val="none" w:sz="0" w:space="0" w:color="auto"/>
            <w:left w:val="none" w:sz="0" w:space="0" w:color="auto"/>
            <w:bottom w:val="none" w:sz="0" w:space="0" w:color="auto"/>
            <w:right w:val="none" w:sz="0" w:space="0" w:color="auto"/>
          </w:divBdr>
        </w:div>
        <w:div w:id="1046174633">
          <w:marLeft w:val="547"/>
          <w:marRight w:val="0"/>
          <w:marTop w:val="115"/>
          <w:marBottom w:val="120"/>
          <w:divBdr>
            <w:top w:val="none" w:sz="0" w:space="0" w:color="auto"/>
            <w:left w:val="none" w:sz="0" w:space="0" w:color="auto"/>
            <w:bottom w:val="none" w:sz="0" w:space="0" w:color="auto"/>
            <w:right w:val="none" w:sz="0" w:space="0" w:color="auto"/>
          </w:divBdr>
        </w:div>
        <w:div w:id="1108281158">
          <w:marLeft w:val="547"/>
          <w:marRight w:val="0"/>
          <w:marTop w:val="115"/>
          <w:marBottom w:val="120"/>
          <w:divBdr>
            <w:top w:val="none" w:sz="0" w:space="0" w:color="auto"/>
            <w:left w:val="none" w:sz="0" w:space="0" w:color="auto"/>
            <w:bottom w:val="none" w:sz="0" w:space="0" w:color="auto"/>
            <w:right w:val="none" w:sz="0" w:space="0" w:color="auto"/>
          </w:divBdr>
        </w:div>
        <w:div w:id="1153182983">
          <w:marLeft w:val="1166"/>
          <w:marRight w:val="0"/>
          <w:marTop w:val="96"/>
          <w:marBottom w:val="120"/>
          <w:divBdr>
            <w:top w:val="none" w:sz="0" w:space="0" w:color="auto"/>
            <w:left w:val="none" w:sz="0" w:space="0" w:color="auto"/>
            <w:bottom w:val="none" w:sz="0" w:space="0" w:color="auto"/>
            <w:right w:val="none" w:sz="0" w:space="0" w:color="auto"/>
          </w:divBdr>
        </w:div>
        <w:div w:id="1671323735">
          <w:marLeft w:val="1166"/>
          <w:marRight w:val="0"/>
          <w:marTop w:val="96"/>
          <w:marBottom w:val="120"/>
          <w:divBdr>
            <w:top w:val="none" w:sz="0" w:space="0" w:color="auto"/>
            <w:left w:val="none" w:sz="0" w:space="0" w:color="auto"/>
            <w:bottom w:val="none" w:sz="0" w:space="0" w:color="auto"/>
            <w:right w:val="none" w:sz="0" w:space="0" w:color="auto"/>
          </w:divBdr>
        </w:div>
      </w:divsChild>
    </w:div>
    <w:div w:id="1991253244">
      <w:bodyDiv w:val="1"/>
      <w:marLeft w:val="0"/>
      <w:marRight w:val="0"/>
      <w:marTop w:val="0"/>
      <w:marBottom w:val="0"/>
      <w:divBdr>
        <w:top w:val="none" w:sz="0" w:space="0" w:color="auto"/>
        <w:left w:val="none" w:sz="0" w:space="0" w:color="auto"/>
        <w:bottom w:val="none" w:sz="0" w:space="0" w:color="auto"/>
        <w:right w:val="none" w:sz="0" w:space="0" w:color="auto"/>
      </w:divBdr>
    </w:div>
    <w:div w:id="1992294570">
      <w:bodyDiv w:val="1"/>
      <w:marLeft w:val="0"/>
      <w:marRight w:val="0"/>
      <w:marTop w:val="0"/>
      <w:marBottom w:val="0"/>
      <w:divBdr>
        <w:top w:val="none" w:sz="0" w:space="0" w:color="auto"/>
        <w:left w:val="none" w:sz="0" w:space="0" w:color="auto"/>
        <w:bottom w:val="none" w:sz="0" w:space="0" w:color="auto"/>
        <w:right w:val="none" w:sz="0" w:space="0" w:color="auto"/>
      </w:divBdr>
    </w:div>
    <w:div w:id="1993169567">
      <w:bodyDiv w:val="1"/>
      <w:marLeft w:val="0"/>
      <w:marRight w:val="0"/>
      <w:marTop w:val="0"/>
      <w:marBottom w:val="0"/>
      <w:divBdr>
        <w:top w:val="none" w:sz="0" w:space="0" w:color="auto"/>
        <w:left w:val="none" w:sz="0" w:space="0" w:color="auto"/>
        <w:bottom w:val="none" w:sz="0" w:space="0" w:color="auto"/>
        <w:right w:val="none" w:sz="0" w:space="0" w:color="auto"/>
      </w:divBdr>
    </w:div>
    <w:div w:id="1993867544">
      <w:bodyDiv w:val="1"/>
      <w:marLeft w:val="0"/>
      <w:marRight w:val="0"/>
      <w:marTop w:val="0"/>
      <w:marBottom w:val="0"/>
      <w:divBdr>
        <w:top w:val="none" w:sz="0" w:space="0" w:color="auto"/>
        <w:left w:val="none" w:sz="0" w:space="0" w:color="auto"/>
        <w:bottom w:val="none" w:sz="0" w:space="0" w:color="auto"/>
        <w:right w:val="none" w:sz="0" w:space="0" w:color="auto"/>
      </w:divBdr>
    </w:div>
    <w:div w:id="1994410212">
      <w:bodyDiv w:val="1"/>
      <w:marLeft w:val="0"/>
      <w:marRight w:val="0"/>
      <w:marTop w:val="0"/>
      <w:marBottom w:val="0"/>
      <w:divBdr>
        <w:top w:val="none" w:sz="0" w:space="0" w:color="auto"/>
        <w:left w:val="none" w:sz="0" w:space="0" w:color="auto"/>
        <w:bottom w:val="none" w:sz="0" w:space="0" w:color="auto"/>
        <w:right w:val="none" w:sz="0" w:space="0" w:color="auto"/>
      </w:divBdr>
    </w:div>
    <w:div w:id="1994485433">
      <w:bodyDiv w:val="1"/>
      <w:marLeft w:val="0"/>
      <w:marRight w:val="0"/>
      <w:marTop w:val="0"/>
      <w:marBottom w:val="0"/>
      <w:divBdr>
        <w:top w:val="none" w:sz="0" w:space="0" w:color="auto"/>
        <w:left w:val="none" w:sz="0" w:space="0" w:color="auto"/>
        <w:bottom w:val="none" w:sz="0" w:space="0" w:color="auto"/>
        <w:right w:val="none" w:sz="0" w:space="0" w:color="auto"/>
      </w:divBdr>
      <w:divsChild>
        <w:div w:id="180556264">
          <w:marLeft w:val="547"/>
          <w:marRight w:val="0"/>
          <w:marTop w:val="134"/>
          <w:marBottom w:val="0"/>
          <w:divBdr>
            <w:top w:val="none" w:sz="0" w:space="0" w:color="auto"/>
            <w:left w:val="none" w:sz="0" w:space="0" w:color="auto"/>
            <w:bottom w:val="none" w:sz="0" w:space="0" w:color="auto"/>
            <w:right w:val="none" w:sz="0" w:space="0" w:color="auto"/>
          </w:divBdr>
        </w:div>
        <w:div w:id="994800645">
          <w:marLeft w:val="1166"/>
          <w:marRight w:val="0"/>
          <w:marTop w:val="115"/>
          <w:marBottom w:val="0"/>
          <w:divBdr>
            <w:top w:val="none" w:sz="0" w:space="0" w:color="auto"/>
            <w:left w:val="none" w:sz="0" w:space="0" w:color="auto"/>
            <w:bottom w:val="none" w:sz="0" w:space="0" w:color="auto"/>
            <w:right w:val="none" w:sz="0" w:space="0" w:color="auto"/>
          </w:divBdr>
        </w:div>
        <w:div w:id="1311444954">
          <w:marLeft w:val="547"/>
          <w:marRight w:val="0"/>
          <w:marTop w:val="134"/>
          <w:marBottom w:val="0"/>
          <w:divBdr>
            <w:top w:val="none" w:sz="0" w:space="0" w:color="auto"/>
            <w:left w:val="none" w:sz="0" w:space="0" w:color="auto"/>
            <w:bottom w:val="none" w:sz="0" w:space="0" w:color="auto"/>
            <w:right w:val="none" w:sz="0" w:space="0" w:color="auto"/>
          </w:divBdr>
        </w:div>
        <w:div w:id="2143307669">
          <w:marLeft w:val="1166"/>
          <w:marRight w:val="0"/>
          <w:marTop w:val="115"/>
          <w:marBottom w:val="0"/>
          <w:divBdr>
            <w:top w:val="none" w:sz="0" w:space="0" w:color="auto"/>
            <w:left w:val="none" w:sz="0" w:space="0" w:color="auto"/>
            <w:bottom w:val="none" w:sz="0" w:space="0" w:color="auto"/>
            <w:right w:val="none" w:sz="0" w:space="0" w:color="auto"/>
          </w:divBdr>
        </w:div>
      </w:divsChild>
    </w:div>
    <w:div w:id="1994525624">
      <w:bodyDiv w:val="1"/>
      <w:marLeft w:val="0"/>
      <w:marRight w:val="0"/>
      <w:marTop w:val="0"/>
      <w:marBottom w:val="0"/>
      <w:divBdr>
        <w:top w:val="none" w:sz="0" w:space="0" w:color="auto"/>
        <w:left w:val="none" w:sz="0" w:space="0" w:color="auto"/>
        <w:bottom w:val="none" w:sz="0" w:space="0" w:color="auto"/>
        <w:right w:val="none" w:sz="0" w:space="0" w:color="auto"/>
      </w:divBdr>
    </w:div>
    <w:div w:id="1994605916">
      <w:bodyDiv w:val="1"/>
      <w:marLeft w:val="0"/>
      <w:marRight w:val="0"/>
      <w:marTop w:val="0"/>
      <w:marBottom w:val="0"/>
      <w:divBdr>
        <w:top w:val="none" w:sz="0" w:space="0" w:color="auto"/>
        <w:left w:val="none" w:sz="0" w:space="0" w:color="auto"/>
        <w:bottom w:val="none" w:sz="0" w:space="0" w:color="auto"/>
        <w:right w:val="none" w:sz="0" w:space="0" w:color="auto"/>
      </w:divBdr>
    </w:div>
    <w:div w:id="1996955610">
      <w:bodyDiv w:val="1"/>
      <w:marLeft w:val="0"/>
      <w:marRight w:val="0"/>
      <w:marTop w:val="0"/>
      <w:marBottom w:val="0"/>
      <w:divBdr>
        <w:top w:val="none" w:sz="0" w:space="0" w:color="auto"/>
        <w:left w:val="none" w:sz="0" w:space="0" w:color="auto"/>
        <w:bottom w:val="none" w:sz="0" w:space="0" w:color="auto"/>
        <w:right w:val="none" w:sz="0" w:space="0" w:color="auto"/>
      </w:divBdr>
    </w:div>
    <w:div w:id="1997606380">
      <w:bodyDiv w:val="1"/>
      <w:marLeft w:val="0"/>
      <w:marRight w:val="0"/>
      <w:marTop w:val="0"/>
      <w:marBottom w:val="0"/>
      <w:divBdr>
        <w:top w:val="none" w:sz="0" w:space="0" w:color="auto"/>
        <w:left w:val="none" w:sz="0" w:space="0" w:color="auto"/>
        <w:bottom w:val="none" w:sz="0" w:space="0" w:color="auto"/>
        <w:right w:val="none" w:sz="0" w:space="0" w:color="auto"/>
      </w:divBdr>
      <w:divsChild>
        <w:div w:id="292488226">
          <w:marLeft w:val="1166"/>
          <w:marRight w:val="0"/>
          <w:marTop w:val="125"/>
          <w:marBottom w:val="0"/>
          <w:divBdr>
            <w:top w:val="none" w:sz="0" w:space="0" w:color="auto"/>
            <w:left w:val="none" w:sz="0" w:space="0" w:color="auto"/>
            <w:bottom w:val="none" w:sz="0" w:space="0" w:color="auto"/>
            <w:right w:val="none" w:sz="0" w:space="0" w:color="auto"/>
          </w:divBdr>
        </w:div>
        <w:div w:id="872305537">
          <w:marLeft w:val="547"/>
          <w:marRight w:val="0"/>
          <w:marTop w:val="144"/>
          <w:marBottom w:val="0"/>
          <w:divBdr>
            <w:top w:val="none" w:sz="0" w:space="0" w:color="auto"/>
            <w:left w:val="none" w:sz="0" w:space="0" w:color="auto"/>
            <w:bottom w:val="none" w:sz="0" w:space="0" w:color="auto"/>
            <w:right w:val="none" w:sz="0" w:space="0" w:color="auto"/>
          </w:divBdr>
        </w:div>
        <w:div w:id="1558932899">
          <w:marLeft w:val="1166"/>
          <w:marRight w:val="0"/>
          <w:marTop w:val="125"/>
          <w:marBottom w:val="0"/>
          <w:divBdr>
            <w:top w:val="none" w:sz="0" w:space="0" w:color="auto"/>
            <w:left w:val="none" w:sz="0" w:space="0" w:color="auto"/>
            <w:bottom w:val="none" w:sz="0" w:space="0" w:color="auto"/>
            <w:right w:val="none" w:sz="0" w:space="0" w:color="auto"/>
          </w:divBdr>
        </w:div>
        <w:div w:id="1616253503">
          <w:marLeft w:val="1166"/>
          <w:marRight w:val="0"/>
          <w:marTop w:val="125"/>
          <w:marBottom w:val="0"/>
          <w:divBdr>
            <w:top w:val="none" w:sz="0" w:space="0" w:color="auto"/>
            <w:left w:val="none" w:sz="0" w:space="0" w:color="auto"/>
            <w:bottom w:val="none" w:sz="0" w:space="0" w:color="auto"/>
            <w:right w:val="none" w:sz="0" w:space="0" w:color="auto"/>
          </w:divBdr>
        </w:div>
      </w:divsChild>
    </w:div>
    <w:div w:id="1997758518">
      <w:bodyDiv w:val="1"/>
      <w:marLeft w:val="0"/>
      <w:marRight w:val="0"/>
      <w:marTop w:val="0"/>
      <w:marBottom w:val="0"/>
      <w:divBdr>
        <w:top w:val="none" w:sz="0" w:space="0" w:color="auto"/>
        <w:left w:val="none" w:sz="0" w:space="0" w:color="auto"/>
        <w:bottom w:val="none" w:sz="0" w:space="0" w:color="auto"/>
        <w:right w:val="none" w:sz="0" w:space="0" w:color="auto"/>
      </w:divBdr>
    </w:div>
    <w:div w:id="1997950595">
      <w:bodyDiv w:val="1"/>
      <w:marLeft w:val="0"/>
      <w:marRight w:val="0"/>
      <w:marTop w:val="0"/>
      <w:marBottom w:val="0"/>
      <w:divBdr>
        <w:top w:val="none" w:sz="0" w:space="0" w:color="auto"/>
        <w:left w:val="none" w:sz="0" w:space="0" w:color="auto"/>
        <w:bottom w:val="none" w:sz="0" w:space="0" w:color="auto"/>
        <w:right w:val="none" w:sz="0" w:space="0" w:color="auto"/>
      </w:divBdr>
    </w:div>
    <w:div w:id="1998461293">
      <w:bodyDiv w:val="1"/>
      <w:marLeft w:val="0"/>
      <w:marRight w:val="0"/>
      <w:marTop w:val="0"/>
      <w:marBottom w:val="0"/>
      <w:divBdr>
        <w:top w:val="none" w:sz="0" w:space="0" w:color="auto"/>
        <w:left w:val="none" w:sz="0" w:space="0" w:color="auto"/>
        <w:bottom w:val="none" w:sz="0" w:space="0" w:color="auto"/>
        <w:right w:val="none" w:sz="0" w:space="0" w:color="auto"/>
      </w:divBdr>
    </w:div>
    <w:div w:id="1998727533">
      <w:bodyDiv w:val="1"/>
      <w:marLeft w:val="0"/>
      <w:marRight w:val="0"/>
      <w:marTop w:val="0"/>
      <w:marBottom w:val="0"/>
      <w:divBdr>
        <w:top w:val="none" w:sz="0" w:space="0" w:color="auto"/>
        <w:left w:val="none" w:sz="0" w:space="0" w:color="auto"/>
        <w:bottom w:val="none" w:sz="0" w:space="0" w:color="auto"/>
        <w:right w:val="none" w:sz="0" w:space="0" w:color="auto"/>
      </w:divBdr>
      <w:divsChild>
        <w:div w:id="214050373">
          <w:marLeft w:val="547"/>
          <w:marRight w:val="0"/>
          <w:marTop w:val="86"/>
          <w:marBottom w:val="0"/>
          <w:divBdr>
            <w:top w:val="none" w:sz="0" w:space="0" w:color="auto"/>
            <w:left w:val="none" w:sz="0" w:space="0" w:color="auto"/>
            <w:bottom w:val="none" w:sz="0" w:space="0" w:color="auto"/>
            <w:right w:val="none" w:sz="0" w:space="0" w:color="auto"/>
          </w:divBdr>
        </w:div>
        <w:div w:id="864831890">
          <w:marLeft w:val="547"/>
          <w:marRight w:val="0"/>
          <w:marTop w:val="86"/>
          <w:marBottom w:val="0"/>
          <w:divBdr>
            <w:top w:val="none" w:sz="0" w:space="0" w:color="auto"/>
            <w:left w:val="none" w:sz="0" w:space="0" w:color="auto"/>
            <w:bottom w:val="none" w:sz="0" w:space="0" w:color="auto"/>
            <w:right w:val="none" w:sz="0" w:space="0" w:color="auto"/>
          </w:divBdr>
        </w:div>
        <w:div w:id="1229533604">
          <w:marLeft w:val="1166"/>
          <w:marRight w:val="0"/>
          <w:marTop w:val="77"/>
          <w:marBottom w:val="0"/>
          <w:divBdr>
            <w:top w:val="none" w:sz="0" w:space="0" w:color="auto"/>
            <w:left w:val="none" w:sz="0" w:space="0" w:color="auto"/>
            <w:bottom w:val="none" w:sz="0" w:space="0" w:color="auto"/>
            <w:right w:val="none" w:sz="0" w:space="0" w:color="auto"/>
          </w:divBdr>
        </w:div>
        <w:div w:id="1639843448">
          <w:marLeft w:val="1166"/>
          <w:marRight w:val="0"/>
          <w:marTop w:val="77"/>
          <w:marBottom w:val="0"/>
          <w:divBdr>
            <w:top w:val="none" w:sz="0" w:space="0" w:color="auto"/>
            <w:left w:val="none" w:sz="0" w:space="0" w:color="auto"/>
            <w:bottom w:val="none" w:sz="0" w:space="0" w:color="auto"/>
            <w:right w:val="none" w:sz="0" w:space="0" w:color="auto"/>
          </w:divBdr>
        </w:div>
      </w:divsChild>
    </w:div>
    <w:div w:id="1999265786">
      <w:bodyDiv w:val="1"/>
      <w:marLeft w:val="0"/>
      <w:marRight w:val="0"/>
      <w:marTop w:val="0"/>
      <w:marBottom w:val="0"/>
      <w:divBdr>
        <w:top w:val="none" w:sz="0" w:space="0" w:color="auto"/>
        <w:left w:val="none" w:sz="0" w:space="0" w:color="auto"/>
        <w:bottom w:val="none" w:sz="0" w:space="0" w:color="auto"/>
        <w:right w:val="none" w:sz="0" w:space="0" w:color="auto"/>
      </w:divBdr>
    </w:div>
    <w:div w:id="1999458997">
      <w:bodyDiv w:val="1"/>
      <w:marLeft w:val="0"/>
      <w:marRight w:val="0"/>
      <w:marTop w:val="0"/>
      <w:marBottom w:val="0"/>
      <w:divBdr>
        <w:top w:val="none" w:sz="0" w:space="0" w:color="auto"/>
        <w:left w:val="none" w:sz="0" w:space="0" w:color="auto"/>
        <w:bottom w:val="none" w:sz="0" w:space="0" w:color="auto"/>
        <w:right w:val="none" w:sz="0" w:space="0" w:color="auto"/>
      </w:divBdr>
    </w:div>
    <w:div w:id="1999772231">
      <w:bodyDiv w:val="1"/>
      <w:marLeft w:val="0"/>
      <w:marRight w:val="0"/>
      <w:marTop w:val="0"/>
      <w:marBottom w:val="0"/>
      <w:divBdr>
        <w:top w:val="none" w:sz="0" w:space="0" w:color="auto"/>
        <w:left w:val="none" w:sz="0" w:space="0" w:color="auto"/>
        <w:bottom w:val="none" w:sz="0" w:space="0" w:color="auto"/>
        <w:right w:val="none" w:sz="0" w:space="0" w:color="auto"/>
      </w:divBdr>
    </w:div>
    <w:div w:id="2000309350">
      <w:bodyDiv w:val="1"/>
      <w:marLeft w:val="0"/>
      <w:marRight w:val="0"/>
      <w:marTop w:val="0"/>
      <w:marBottom w:val="0"/>
      <w:divBdr>
        <w:top w:val="none" w:sz="0" w:space="0" w:color="auto"/>
        <w:left w:val="none" w:sz="0" w:space="0" w:color="auto"/>
        <w:bottom w:val="none" w:sz="0" w:space="0" w:color="auto"/>
        <w:right w:val="none" w:sz="0" w:space="0" w:color="auto"/>
      </w:divBdr>
    </w:div>
    <w:div w:id="2000846818">
      <w:bodyDiv w:val="1"/>
      <w:marLeft w:val="0"/>
      <w:marRight w:val="0"/>
      <w:marTop w:val="0"/>
      <w:marBottom w:val="0"/>
      <w:divBdr>
        <w:top w:val="none" w:sz="0" w:space="0" w:color="auto"/>
        <w:left w:val="none" w:sz="0" w:space="0" w:color="auto"/>
        <w:bottom w:val="none" w:sz="0" w:space="0" w:color="auto"/>
        <w:right w:val="none" w:sz="0" w:space="0" w:color="auto"/>
      </w:divBdr>
      <w:divsChild>
        <w:div w:id="998965948">
          <w:marLeft w:val="547"/>
          <w:marRight w:val="0"/>
          <w:marTop w:val="96"/>
          <w:marBottom w:val="0"/>
          <w:divBdr>
            <w:top w:val="none" w:sz="0" w:space="0" w:color="auto"/>
            <w:left w:val="none" w:sz="0" w:space="0" w:color="auto"/>
            <w:bottom w:val="none" w:sz="0" w:space="0" w:color="auto"/>
            <w:right w:val="none" w:sz="0" w:space="0" w:color="auto"/>
          </w:divBdr>
        </w:div>
        <w:div w:id="1249195325">
          <w:marLeft w:val="547"/>
          <w:marRight w:val="0"/>
          <w:marTop w:val="96"/>
          <w:marBottom w:val="0"/>
          <w:divBdr>
            <w:top w:val="none" w:sz="0" w:space="0" w:color="auto"/>
            <w:left w:val="none" w:sz="0" w:space="0" w:color="auto"/>
            <w:bottom w:val="none" w:sz="0" w:space="0" w:color="auto"/>
            <w:right w:val="none" w:sz="0" w:space="0" w:color="auto"/>
          </w:divBdr>
        </w:div>
        <w:div w:id="1864779368">
          <w:marLeft w:val="547"/>
          <w:marRight w:val="0"/>
          <w:marTop w:val="96"/>
          <w:marBottom w:val="0"/>
          <w:divBdr>
            <w:top w:val="none" w:sz="0" w:space="0" w:color="auto"/>
            <w:left w:val="none" w:sz="0" w:space="0" w:color="auto"/>
            <w:bottom w:val="none" w:sz="0" w:space="0" w:color="auto"/>
            <w:right w:val="none" w:sz="0" w:space="0" w:color="auto"/>
          </w:divBdr>
        </w:div>
      </w:divsChild>
    </w:div>
    <w:div w:id="2002150741">
      <w:bodyDiv w:val="1"/>
      <w:marLeft w:val="0"/>
      <w:marRight w:val="0"/>
      <w:marTop w:val="0"/>
      <w:marBottom w:val="0"/>
      <w:divBdr>
        <w:top w:val="none" w:sz="0" w:space="0" w:color="auto"/>
        <w:left w:val="none" w:sz="0" w:space="0" w:color="auto"/>
        <w:bottom w:val="none" w:sz="0" w:space="0" w:color="auto"/>
        <w:right w:val="none" w:sz="0" w:space="0" w:color="auto"/>
      </w:divBdr>
      <w:divsChild>
        <w:div w:id="194074993">
          <w:marLeft w:val="547"/>
          <w:marRight w:val="0"/>
          <w:marTop w:val="154"/>
          <w:marBottom w:val="0"/>
          <w:divBdr>
            <w:top w:val="none" w:sz="0" w:space="0" w:color="auto"/>
            <w:left w:val="none" w:sz="0" w:space="0" w:color="auto"/>
            <w:bottom w:val="none" w:sz="0" w:space="0" w:color="auto"/>
            <w:right w:val="none" w:sz="0" w:space="0" w:color="auto"/>
          </w:divBdr>
        </w:div>
        <w:div w:id="996499563">
          <w:marLeft w:val="1166"/>
          <w:marRight w:val="0"/>
          <w:marTop w:val="134"/>
          <w:marBottom w:val="0"/>
          <w:divBdr>
            <w:top w:val="none" w:sz="0" w:space="0" w:color="auto"/>
            <w:left w:val="none" w:sz="0" w:space="0" w:color="auto"/>
            <w:bottom w:val="none" w:sz="0" w:space="0" w:color="auto"/>
            <w:right w:val="none" w:sz="0" w:space="0" w:color="auto"/>
          </w:divBdr>
        </w:div>
        <w:div w:id="1404371668">
          <w:marLeft w:val="1166"/>
          <w:marRight w:val="0"/>
          <w:marTop w:val="134"/>
          <w:marBottom w:val="0"/>
          <w:divBdr>
            <w:top w:val="none" w:sz="0" w:space="0" w:color="auto"/>
            <w:left w:val="none" w:sz="0" w:space="0" w:color="auto"/>
            <w:bottom w:val="none" w:sz="0" w:space="0" w:color="auto"/>
            <w:right w:val="none" w:sz="0" w:space="0" w:color="auto"/>
          </w:divBdr>
        </w:div>
        <w:div w:id="1581478246">
          <w:marLeft w:val="1166"/>
          <w:marRight w:val="0"/>
          <w:marTop w:val="134"/>
          <w:marBottom w:val="0"/>
          <w:divBdr>
            <w:top w:val="none" w:sz="0" w:space="0" w:color="auto"/>
            <w:left w:val="none" w:sz="0" w:space="0" w:color="auto"/>
            <w:bottom w:val="none" w:sz="0" w:space="0" w:color="auto"/>
            <w:right w:val="none" w:sz="0" w:space="0" w:color="auto"/>
          </w:divBdr>
        </w:div>
      </w:divsChild>
    </w:div>
    <w:div w:id="2002157327">
      <w:bodyDiv w:val="1"/>
      <w:marLeft w:val="0"/>
      <w:marRight w:val="0"/>
      <w:marTop w:val="0"/>
      <w:marBottom w:val="0"/>
      <w:divBdr>
        <w:top w:val="none" w:sz="0" w:space="0" w:color="auto"/>
        <w:left w:val="none" w:sz="0" w:space="0" w:color="auto"/>
        <w:bottom w:val="none" w:sz="0" w:space="0" w:color="auto"/>
        <w:right w:val="none" w:sz="0" w:space="0" w:color="auto"/>
      </w:divBdr>
    </w:div>
    <w:div w:id="2002930706">
      <w:bodyDiv w:val="1"/>
      <w:marLeft w:val="0"/>
      <w:marRight w:val="0"/>
      <w:marTop w:val="0"/>
      <w:marBottom w:val="0"/>
      <w:divBdr>
        <w:top w:val="none" w:sz="0" w:space="0" w:color="auto"/>
        <w:left w:val="none" w:sz="0" w:space="0" w:color="auto"/>
        <w:bottom w:val="none" w:sz="0" w:space="0" w:color="auto"/>
        <w:right w:val="none" w:sz="0" w:space="0" w:color="auto"/>
      </w:divBdr>
    </w:div>
    <w:div w:id="2003044415">
      <w:bodyDiv w:val="1"/>
      <w:marLeft w:val="0"/>
      <w:marRight w:val="0"/>
      <w:marTop w:val="0"/>
      <w:marBottom w:val="0"/>
      <w:divBdr>
        <w:top w:val="none" w:sz="0" w:space="0" w:color="auto"/>
        <w:left w:val="none" w:sz="0" w:space="0" w:color="auto"/>
        <w:bottom w:val="none" w:sz="0" w:space="0" w:color="auto"/>
        <w:right w:val="none" w:sz="0" w:space="0" w:color="auto"/>
      </w:divBdr>
    </w:div>
    <w:div w:id="2003122900">
      <w:bodyDiv w:val="1"/>
      <w:marLeft w:val="0"/>
      <w:marRight w:val="0"/>
      <w:marTop w:val="0"/>
      <w:marBottom w:val="0"/>
      <w:divBdr>
        <w:top w:val="none" w:sz="0" w:space="0" w:color="auto"/>
        <w:left w:val="none" w:sz="0" w:space="0" w:color="auto"/>
        <w:bottom w:val="none" w:sz="0" w:space="0" w:color="auto"/>
        <w:right w:val="none" w:sz="0" w:space="0" w:color="auto"/>
      </w:divBdr>
    </w:div>
    <w:div w:id="2003192296">
      <w:bodyDiv w:val="1"/>
      <w:marLeft w:val="0"/>
      <w:marRight w:val="0"/>
      <w:marTop w:val="0"/>
      <w:marBottom w:val="0"/>
      <w:divBdr>
        <w:top w:val="none" w:sz="0" w:space="0" w:color="auto"/>
        <w:left w:val="none" w:sz="0" w:space="0" w:color="auto"/>
        <w:bottom w:val="none" w:sz="0" w:space="0" w:color="auto"/>
        <w:right w:val="none" w:sz="0" w:space="0" w:color="auto"/>
      </w:divBdr>
    </w:div>
    <w:div w:id="2003578761">
      <w:bodyDiv w:val="1"/>
      <w:marLeft w:val="0"/>
      <w:marRight w:val="0"/>
      <w:marTop w:val="0"/>
      <w:marBottom w:val="0"/>
      <w:divBdr>
        <w:top w:val="none" w:sz="0" w:space="0" w:color="auto"/>
        <w:left w:val="none" w:sz="0" w:space="0" w:color="auto"/>
        <w:bottom w:val="none" w:sz="0" w:space="0" w:color="auto"/>
        <w:right w:val="none" w:sz="0" w:space="0" w:color="auto"/>
      </w:divBdr>
      <w:divsChild>
        <w:div w:id="64760843">
          <w:marLeft w:val="1166"/>
          <w:marRight w:val="0"/>
          <w:marTop w:val="96"/>
          <w:marBottom w:val="0"/>
          <w:divBdr>
            <w:top w:val="none" w:sz="0" w:space="0" w:color="auto"/>
            <w:left w:val="none" w:sz="0" w:space="0" w:color="auto"/>
            <w:bottom w:val="none" w:sz="0" w:space="0" w:color="auto"/>
            <w:right w:val="none" w:sz="0" w:space="0" w:color="auto"/>
          </w:divBdr>
        </w:div>
        <w:div w:id="148716384">
          <w:marLeft w:val="547"/>
          <w:marRight w:val="0"/>
          <w:marTop w:val="115"/>
          <w:marBottom w:val="0"/>
          <w:divBdr>
            <w:top w:val="none" w:sz="0" w:space="0" w:color="auto"/>
            <w:left w:val="none" w:sz="0" w:space="0" w:color="auto"/>
            <w:bottom w:val="none" w:sz="0" w:space="0" w:color="auto"/>
            <w:right w:val="none" w:sz="0" w:space="0" w:color="auto"/>
          </w:divBdr>
        </w:div>
        <w:div w:id="1436245662">
          <w:marLeft w:val="1166"/>
          <w:marRight w:val="0"/>
          <w:marTop w:val="96"/>
          <w:marBottom w:val="0"/>
          <w:divBdr>
            <w:top w:val="none" w:sz="0" w:space="0" w:color="auto"/>
            <w:left w:val="none" w:sz="0" w:space="0" w:color="auto"/>
            <w:bottom w:val="none" w:sz="0" w:space="0" w:color="auto"/>
            <w:right w:val="none" w:sz="0" w:space="0" w:color="auto"/>
          </w:divBdr>
        </w:div>
      </w:divsChild>
    </w:div>
    <w:div w:id="2005744617">
      <w:bodyDiv w:val="1"/>
      <w:marLeft w:val="0"/>
      <w:marRight w:val="0"/>
      <w:marTop w:val="0"/>
      <w:marBottom w:val="0"/>
      <w:divBdr>
        <w:top w:val="none" w:sz="0" w:space="0" w:color="auto"/>
        <w:left w:val="none" w:sz="0" w:space="0" w:color="auto"/>
        <w:bottom w:val="none" w:sz="0" w:space="0" w:color="auto"/>
        <w:right w:val="none" w:sz="0" w:space="0" w:color="auto"/>
      </w:divBdr>
      <w:divsChild>
        <w:div w:id="184489700">
          <w:marLeft w:val="1166"/>
          <w:marRight w:val="0"/>
          <w:marTop w:val="106"/>
          <w:marBottom w:val="0"/>
          <w:divBdr>
            <w:top w:val="none" w:sz="0" w:space="0" w:color="auto"/>
            <w:left w:val="none" w:sz="0" w:space="0" w:color="auto"/>
            <w:bottom w:val="none" w:sz="0" w:space="0" w:color="auto"/>
            <w:right w:val="none" w:sz="0" w:space="0" w:color="auto"/>
          </w:divBdr>
        </w:div>
        <w:div w:id="715619770">
          <w:marLeft w:val="1166"/>
          <w:marRight w:val="0"/>
          <w:marTop w:val="106"/>
          <w:marBottom w:val="0"/>
          <w:divBdr>
            <w:top w:val="none" w:sz="0" w:space="0" w:color="auto"/>
            <w:left w:val="none" w:sz="0" w:space="0" w:color="auto"/>
            <w:bottom w:val="none" w:sz="0" w:space="0" w:color="auto"/>
            <w:right w:val="none" w:sz="0" w:space="0" w:color="auto"/>
          </w:divBdr>
        </w:div>
        <w:div w:id="717121423">
          <w:marLeft w:val="1166"/>
          <w:marRight w:val="0"/>
          <w:marTop w:val="106"/>
          <w:marBottom w:val="0"/>
          <w:divBdr>
            <w:top w:val="none" w:sz="0" w:space="0" w:color="auto"/>
            <w:left w:val="none" w:sz="0" w:space="0" w:color="auto"/>
            <w:bottom w:val="none" w:sz="0" w:space="0" w:color="auto"/>
            <w:right w:val="none" w:sz="0" w:space="0" w:color="auto"/>
          </w:divBdr>
        </w:div>
        <w:div w:id="802239436">
          <w:marLeft w:val="547"/>
          <w:marRight w:val="0"/>
          <w:marTop w:val="120"/>
          <w:marBottom w:val="0"/>
          <w:divBdr>
            <w:top w:val="none" w:sz="0" w:space="0" w:color="auto"/>
            <w:left w:val="none" w:sz="0" w:space="0" w:color="auto"/>
            <w:bottom w:val="none" w:sz="0" w:space="0" w:color="auto"/>
            <w:right w:val="none" w:sz="0" w:space="0" w:color="auto"/>
          </w:divBdr>
        </w:div>
        <w:div w:id="882251680">
          <w:marLeft w:val="547"/>
          <w:marRight w:val="0"/>
          <w:marTop w:val="120"/>
          <w:marBottom w:val="0"/>
          <w:divBdr>
            <w:top w:val="none" w:sz="0" w:space="0" w:color="auto"/>
            <w:left w:val="none" w:sz="0" w:space="0" w:color="auto"/>
            <w:bottom w:val="none" w:sz="0" w:space="0" w:color="auto"/>
            <w:right w:val="none" w:sz="0" w:space="0" w:color="auto"/>
          </w:divBdr>
        </w:div>
        <w:div w:id="1957176046">
          <w:marLeft w:val="1166"/>
          <w:marRight w:val="0"/>
          <w:marTop w:val="106"/>
          <w:marBottom w:val="0"/>
          <w:divBdr>
            <w:top w:val="none" w:sz="0" w:space="0" w:color="auto"/>
            <w:left w:val="none" w:sz="0" w:space="0" w:color="auto"/>
            <w:bottom w:val="none" w:sz="0" w:space="0" w:color="auto"/>
            <w:right w:val="none" w:sz="0" w:space="0" w:color="auto"/>
          </w:divBdr>
        </w:div>
        <w:div w:id="2071151909">
          <w:marLeft w:val="547"/>
          <w:marRight w:val="0"/>
          <w:marTop w:val="120"/>
          <w:marBottom w:val="0"/>
          <w:divBdr>
            <w:top w:val="none" w:sz="0" w:space="0" w:color="auto"/>
            <w:left w:val="none" w:sz="0" w:space="0" w:color="auto"/>
            <w:bottom w:val="none" w:sz="0" w:space="0" w:color="auto"/>
            <w:right w:val="none" w:sz="0" w:space="0" w:color="auto"/>
          </w:divBdr>
        </w:div>
      </w:divsChild>
    </w:div>
    <w:div w:id="2006123459">
      <w:bodyDiv w:val="1"/>
      <w:marLeft w:val="0"/>
      <w:marRight w:val="0"/>
      <w:marTop w:val="0"/>
      <w:marBottom w:val="0"/>
      <w:divBdr>
        <w:top w:val="none" w:sz="0" w:space="0" w:color="auto"/>
        <w:left w:val="none" w:sz="0" w:space="0" w:color="auto"/>
        <w:bottom w:val="none" w:sz="0" w:space="0" w:color="auto"/>
        <w:right w:val="none" w:sz="0" w:space="0" w:color="auto"/>
      </w:divBdr>
    </w:div>
    <w:div w:id="2006472519">
      <w:bodyDiv w:val="1"/>
      <w:marLeft w:val="0"/>
      <w:marRight w:val="0"/>
      <w:marTop w:val="0"/>
      <w:marBottom w:val="0"/>
      <w:divBdr>
        <w:top w:val="none" w:sz="0" w:space="0" w:color="auto"/>
        <w:left w:val="none" w:sz="0" w:space="0" w:color="auto"/>
        <w:bottom w:val="none" w:sz="0" w:space="0" w:color="auto"/>
        <w:right w:val="none" w:sz="0" w:space="0" w:color="auto"/>
      </w:divBdr>
    </w:div>
    <w:div w:id="2007199218">
      <w:bodyDiv w:val="1"/>
      <w:marLeft w:val="0"/>
      <w:marRight w:val="0"/>
      <w:marTop w:val="0"/>
      <w:marBottom w:val="0"/>
      <w:divBdr>
        <w:top w:val="none" w:sz="0" w:space="0" w:color="auto"/>
        <w:left w:val="none" w:sz="0" w:space="0" w:color="auto"/>
        <w:bottom w:val="none" w:sz="0" w:space="0" w:color="auto"/>
        <w:right w:val="none" w:sz="0" w:space="0" w:color="auto"/>
      </w:divBdr>
    </w:div>
    <w:div w:id="2008358149">
      <w:bodyDiv w:val="1"/>
      <w:marLeft w:val="0"/>
      <w:marRight w:val="0"/>
      <w:marTop w:val="0"/>
      <w:marBottom w:val="0"/>
      <w:divBdr>
        <w:top w:val="none" w:sz="0" w:space="0" w:color="auto"/>
        <w:left w:val="none" w:sz="0" w:space="0" w:color="auto"/>
        <w:bottom w:val="none" w:sz="0" w:space="0" w:color="auto"/>
        <w:right w:val="none" w:sz="0" w:space="0" w:color="auto"/>
      </w:divBdr>
      <w:divsChild>
        <w:div w:id="67116077">
          <w:marLeft w:val="547"/>
          <w:marRight w:val="0"/>
          <w:marTop w:val="154"/>
          <w:marBottom w:val="0"/>
          <w:divBdr>
            <w:top w:val="none" w:sz="0" w:space="0" w:color="auto"/>
            <w:left w:val="none" w:sz="0" w:space="0" w:color="auto"/>
            <w:bottom w:val="none" w:sz="0" w:space="0" w:color="auto"/>
            <w:right w:val="none" w:sz="0" w:space="0" w:color="auto"/>
          </w:divBdr>
        </w:div>
        <w:div w:id="271597248">
          <w:marLeft w:val="1166"/>
          <w:marRight w:val="0"/>
          <w:marTop w:val="115"/>
          <w:marBottom w:val="0"/>
          <w:divBdr>
            <w:top w:val="none" w:sz="0" w:space="0" w:color="auto"/>
            <w:left w:val="none" w:sz="0" w:space="0" w:color="auto"/>
            <w:bottom w:val="none" w:sz="0" w:space="0" w:color="auto"/>
            <w:right w:val="none" w:sz="0" w:space="0" w:color="auto"/>
          </w:divBdr>
        </w:div>
      </w:divsChild>
    </w:div>
    <w:div w:id="2008511541">
      <w:bodyDiv w:val="1"/>
      <w:marLeft w:val="0"/>
      <w:marRight w:val="0"/>
      <w:marTop w:val="0"/>
      <w:marBottom w:val="0"/>
      <w:divBdr>
        <w:top w:val="none" w:sz="0" w:space="0" w:color="auto"/>
        <w:left w:val="none" w:sz="0" w:space="0" w:color="auto"/>
        <w:bottom w:val="none" w:sz="0" w:space="0" w:color="auto"/>
        <w:right w:val="none" w:sz="0" w:space="0" w:color="auto"/>
      </w:divBdr>
    </w:div>
    <w:div w:id="2009287502">
      <w:bodyDiv w:val="1"/>
      <w:marLeft w:val="0"/>
      <w:marRight w:val="0"/>
      <w:marTop w:val="0"/>
      <w:marBottom w:val="0"/>
      <w:divBdr>
        <w:top w:val="none" w:sz="0" w:space="0" w:color="auto"/>
        <w:left w:val="none" w:sz="0" w:space="0" w:color="auto"/>
        <w:bottom w:val="none" w:sz="0" w:space="0" w:color="auto"/>
        <w:right w:val="none" w:sz="0" w:space="0" w:color="auto"/>
      </w:divBdr>
    </w:div>
    <w:div w:id="2009483264">
      <w:bodyDiv w:val="1"/>
      <w:marLeft w:val="0"/>
      <w:marRight w:val="0"/>
      <w:marTop w:val="0"/>
      <w:marBottom w:val="0"/>
      <w:divBdr>
        <w:top w:val="none" w:sz="0" w:space="0" w:color="auto"/>
        <w:left w:val="none" w:sz="0" w:space="0" w:color="auto"/>
        <w:bottom w:val="none" w:sz="0" w:space="0" w:color="auto"/>
        <w:right w:val="none" w:sz="0" w:space="0" w:color="auto"/>
      </w:divBdr>
    </w:div>
    <w:div w:id="2010473829">
      <w:bodyDiv w:val="1"/>
      <w:marLeft w:val="0"/>
      <w:marRight w:val="0"/>
      <w:marTop w:val="0"/>
      <w:marBottom w:val="0"/>
      <w:divBdr>
        <w:top w:val="none" w:sz="0" w:space="0" w:color="auto"/>
        <w:left w:val="none" w:sz="0" w:space="0" w:color="auto"/>
        <w:bottom w:val="none" w:sz="0" w:space="0" w:color="auto"/>
        <w:right w:val="none" w:sz="0" w:space="0" w:color="auto"/>
      </w:divBdr>
    </w:div>
    <w:div w:id="2012366241">
      <w:bodyDiv w:val="1"/>
      <w:marLeft w:val="0"/>
      <w:marRight w:val="0"/>
      <w:marTop w:val="0"/>
      <w:marBottom w:val="0"/>
      <w:divBdr>
        <w:top w:val="none" w:sz="0" w:space="0" w:color="auto"/>
        <w:left w:val="none" w:sz="0" w:space="0" w:color="auto"/>
        <w:bottom w:val="none" w:sz="0" w:space="0" w:color="auto"/>
        <w:right w:val="none" w:sz="0" w:space="0" w:color="auto"/>
      </w:divBdr>
    </w:div>
    <w:div w:id="2012442069">
      <w:bodyDiv w:val="1"/>
      <w:marLeft w:val="0"/>
      <w:marRight w:val="0"/>
      <w:marTop w:val="0"/>
      <w:marBottom w:val="0"/>
      <w:divBdr>
        <w:top w:val="none" w:sz="0" w:space="0" w:color="auto"/>
        <w:left w:val="none" w:sz="0" w:space="0" w:color="auto"/>
        <w:bottom w:val="none" w:sz="0" w:space="0" w:color="auto"/>
        <w:right w:val="none" w:sz="0" w:space="0" w:color="auto"/>
      </w:divBdr>
    </w:div>
    <w:div w:id="2012753149">
      <w:bodyDiv w:val="1"/>
      <w:marLeft w:val="0"/>
      <w:marRight w:val="0"/>
      <w:marTop w:val="0"/>
      <w:marBottom w:val="0"/>
      <w:divBdr>
        <w:top w:val="none" w:sz="0" w:space="0" w:color="auto"/>
        <w:left w:val="none" w:sz="0" w:space="0" w:color="auto"/>
        <w:bottom w:val="none" w:sz="0" w:space="0" w:color="auto"/>
        <w:right w:val="none" w:sz="0" w:space="0" w:color="auto"/>
      </w:divBdr>
    </w:div>
    <w:div w:id="2014260837">
      <w:bodyDiv w:val="1"/>
      <w:marLeft w:val="0"/>
      <w:marRight w:val="0"/>
      <w:marTop w:val="0"/>
      <w:marBottom w:val="0"/>
      <w:divBdr>
        <w:top w:val="none" w:sz="0" w:space="0" w:color="auto"/>
        <w:left w:val="none" w:sz="0" w:space="0" w:color="auto"/>
        <w:bottom w:val="none" w:sz="0" w:space="0" w:color="auto"/>
        <w:right w:val="none" w:sz="0" w:space="0" w:color="auto"/>
      </w:divBdr>
      <w:divsChild>
        <w:div w:id="80105490">
          <w:marLeft w:val="1166"/>
          <w:marRight w:val="0"/>
          <w:marTop w:val="82"/>
          <w:marBottom w:val="0"/>
          <w:divBdr>
            <w:top w:val="none" w:sz="0" w:space="0" w:color="auto"/>
            <w:left w:val="none" w:sz="0" w:space="0" w:color="auto"/>
            <w:bottom w:val="none" w:sz="0" w:space="0" w:color="auto"/>
            <w:right w:val="none" w:sz="0" w:space="0" w:color="auto"/>
          </w:divBdr>
        </w:div>
        <w:div w:id="204757587">
          <w:marLeft w:val="1800"/>
          <w:marRight w:val="0"/>
          <w:marTop w:val="67"/>
          <w:marBottom w:val="0"/>
          <w:divBdr>
            <w:top w:val="none" w:sz="0" w:space="0" w:color="auto"/>
            <w:left w:val="none" w:sz="0" w:space="0" w:color="auto"/>
            <w:bottom w:val="none" w:sz="0" w:space="0" w:color="auto"/>
            <w:right w:val="none" w:sz="0" w:space="0" w:color="auto"/>
          </w:divBdr>
        </w:div>
        <w:div w:id="520818428">
          <w:marLeft w:val="1800"/>
          <w:marRight w:val="0"/>
          <w:marTop w:val="67"/>
          <w:marBottom w:val="0"/>
          <w:divBdr>
            <w:top w:val="none" w:sz="0" w:space="0" w:color="auto"/>
            <w:left w:val="none" w:sz="0" w:space="0" w:color="auto"/>
            <w:bottom w:val="none" w:sz="0" w:space="0" w:color="auto"/>
            <w:right w:val="none" w:sz="0" w:space="0" w:color="auto"/>
          </w:divBdr>
        </w:div>
        <w:div w:id="629673461">
          <w:marLeft w:val="1166"/>
          <w:marRight w:val="0"/>
          <w:marTop w:val="82"/>
          <w:marBottom w:val="0"/>
          <w:divBdr>
            <w:top w:val="none" w:sz="0" w:space="0" w:color="auto"/>
            <w:left w:val="none" w:sz="0" w:space="0" w:color="auto"/>
            <w:bottom w:val="none" w:sz="0" w:space="0" w:color="auto"/>
            <w:right w:val="none" w:sz="0" w:space="0" w:color="auto"/>
          </w:divBdr>
        </w:div>
        <w:div w:id="997419063">
          <w:marLeft w:val="1800"/>
          <w:marRight w:val="0"/>
          <w:marTop w:val="82"/>
          <w:marBottom w:val="0"/>
          <w:divBdr>
            <w:top w:val="none" w:sz="0" w:space="0" w:color="auto"/>
            <w:left w:val="none" w:sz="0" w:space="0" w:color="auto"/>
            <w:bottom w:val="none" w:sz="0" w:space="0" w:color="auto"/>
            <w:right w:val="none" w:sz="0" w:space="0" w:color="auto"/>
          </w:divBdr>
        </w:div>
        <w:div w:id="1021081852">
          <w:marLeft w:val="1166"/>
          <w:marRight w:val="0"/>
          <w:marTop w:val="82"/>
          <w:marBottom w:val="0"/>
          <w:divBdr>
            <w:top w:val="none" w:sz="0" w:space="0" w:color="auto"/>
            <w:left w:val="none" w:sz="0" w:space="0" w:color="auto"/>
            <w:bottom w:val="none" w:sz="0" w:space="0" w:color="auto"/>
            <w:right w:val="none" w:sz="0" w:space="0" w:color="auto"/>
          </w:divBdr>
        </w:div>
        <w:div w:id="1191528981">
          <w:marLeft w:val="547"/>
          <w:marRight w:val="0"/>
          <w:marTop w:val="115"/>
          <w:marBottom w:val="0"/>
          <w:divBdr>
            <w:top w:val="none" w:sz="0" w:space="0" w:color="auto"/>
            <w:left w:val="none" w:sz="0" w:space="0" w:color="auto"/>
            <w:bottom w:val="none" w:sz="0" w:space="0" w:color="auto"/>
            <w:right w:val="none" w:sz="0" w:space="0" w:color="auto"/>
          </w:divBdr>
        </w:div>
        <w:div w:id="1335298328">
          <w:marLeft w:val="547"/>
          <w:marRight w:val="0"/>
          <w:marTop w:val="115"/>
          <w:marBottom w:val="0"/>
          <w:divBdr>
            <w:top w:val="none" w:sz="0" w:space="0" w:color="auto"/>
            <w:left w:val="none" w:sz="0" w:space="0" w:color="auto"/>
            <w:bottom w:val="none" w:sz="0" w:space="0" w:color="auto"/>
            <w:right w:val="none" w:sz="0" w:space="0" w:color="auto"/>
          </w:divBdr>
        </w:div>
        <w:div w:id="1431856015">
          <w:marLeft w:val="1166"/>
          <w:marRight w:val="0"/>
          <w:marTop w:val="82"/>
          <w:marBottom w:val="0"/>
          <w:divBdr>
            <w:top w:val="none" w:sz="0" w:space="0" w:color="auto"/>
            <w:left w:val="none" w:sz="0" w:space="0" w:color="auto"/>
            <w:bottom w:val="none" w:sz="0" w:space="0" w:color="auto"/>
            <w:right w:val="none" w:sz="0" w:space="0" w:color="auto"/>
          </w:divBdr>
        </w:div>
        <w:div w:id="1494179605">
          <w:marLeft w:val="1800"/>
          <w:marRight w:val="0"/>
          <w:marTop w:val="67"/>
          <w:marBottom w:val="0"/>
          <w:divBdr>
            <w:top w:val="none" w:sz="0" w:space="0" w:color="auto"/>
            <w:left w:val="none" w:sz="0" w:space="0" w:color="auto"/>
            <w:bottom w:val="none" w:sz="0" w:space="0" w:color="auto"/>
            <w:right w:val="none" w:sz="0" w:space="0" w:color="auto"/>
          </w:divBdr>
        </w:div>
        <w:div w:id="1816145811">
          <w:marLeft w:val="1800"/>
          <w:marRight w:val="0"/>
          <w:marTop w:val="82"/>
          <w:marBottom w:val="0"/>
          <w:divBdr>
            <w:top w:val="none" w:sz="0" w:space="0" w:color="auto"/>
            <w:left w:val="none" w:sz="0" w:space="0" w:color="auto"/>
            <w:bottom w:val="none" w:sz="0" w:space="0" w:color="auto"/>
            <w:right w:val="none" w:sz="0" w:space="0" w:color="auto"/>
          </w:divBdr>
        </w:div>
        <w:div w:id="2019963485">
          <w:marLeft w:val="1166"/>
          <w:marRight w:val="0"/>
          <w:marTop w:val="82"/>
          <w:marBottom w:val="0"/>
          <w:divBdr>
            <w:top w:val="none" w:sz="0" w:space="0" w:color="auto"/>
            <w:left w:val="none" w:sz="0" w:space="0" w:color="auto"/>
            <w:bottom w:val="none" w:sz="0" w:space="0" w:color="auto"/>
            <w:right w:val="none" w:sz="0" w:space="0" w:color="auto"/>
          </w:divBdr>
        </w:div>
      </w:divsChild>
    </w:div>
    <w:div w:id="2014332240">
      <w:bodyDiv w:val="1"/>
      <w:marLeft w:val="0"/>
      <w:marRight w:val="0"/>
      <w:marTop w:val="0"/>
      <w:marBottom w:val="0"/>
      <w:divBdr>
        <w:top w:val="none" w:sz="0" w:space="0" w:color="auto"/>
        <w:left w:val="none" w:sz="0" w:space="0" w:color="auto"/>
        <w:bottom w:val="none" w:sz="0" w:space="0" w:color="auto"/>
        <w:right w:val="none" w:sz="0" w:space="0" w:color="auto"/>
      </w:divBdr>
    </w:div>
    <w:div w:id="2014408041">
      <w:bodyDiv w:val="1"/>
      <w:marLeft w:val="0"/>
      <w:marRight w:val="0"/>
      <w:marTop w:val="0"/>
      <w:marBottom w:val="0"/>
      <w:divBdr>
        <w:top w:val="none" w:sz="0" w:space="0" w:color="auto"/>
        <w:left w:val="none" w:sz="0" w:space="0" w:color="auto"/>
        <w:bottom w:val="none" w:sz="0" w:space="0" w:color="auto"/>
        <w:right w:val="none" w:sz="0" w:space="0" w:color="auto"/>
      </w:divBdr>
    </w:div>
    <w:div w:id="2015254963">
      <w:bodyDiv w:val="1"/>
      <w:marLeft w:val="0"/>
      <w:marRight w:val="0"/>
      <w:marTop w:val="0"/>
      <w:marBottom w:val="0"/>
      <w:divBdr>
        <w:top w:val="none" w:sz="0" w:space="0" w:color="auto"/>
        <w:left w:val="none" w:sz="0" w:space="0" w:color="auto"/>
        <w:bottom w:val="none" w:sz="0" w:space="0" w:color="auto"/>
        <w:right w:val="none" w:sz="0" w:space="0" w:color="auto"/>
      </w:divBdr>
    </w:div>
    <w:div w:id="2016301759">
      <w:bodyDiv w:val="1"/>
      <w:marLeft w:val="0"/>
      <w:marRight w:val="0"/>
      <w:marTop w:val="0"/>
      <w:marBottom w:val="0"/>
      <w:divBdr>
        <w:top w:val="none" w:sz="0" w:space="0" w:color="auto"/>
        <w:left w:val="none" w:sz="0" w:space="0" w:color="auto"/>
        <w:bottom w:val="none" w:sz="0" w:space="0" w:color="auto"/>
        <w:right w:val="none" w:sz="0" w:space="0" w:color="auto"/>
      </w:divBdr>
      <w:divsChild>
        <w:div w:id="1571765802">
          <w:marLeft w:val="418"/>
          <w:marRight w:val="0"/>
          <w:marTop w:val="154"/>
          <w:marBottom w:val="0"/>
          <w:divBdr>
            <w:top w:val="none" w:sz="0" w:space="0" w:color="auto"/>
            <w:left w:val="none" w:sz="0" w:space="0" w:color="auto"/>
            <w:bottom w:val="none" w:sz="0" w:space="0" w:color="auto"/>
            <w:right w:val="none" w:sz="0" w:space="0" w:color="auto"/>
          </w:divBdr>
        </w:div>
      </w:divsChild>
    </w:div>
    <w:div w:id="2016682840">
      <w:bodyDiv w:val="1"/>
      <w:marLeft w:val="0"/>
      <w:marRight w:val="0"/>
      <w:marTop w:val="0"/>
      <w:marBottom w:val="0"/>
      <w:divBdr>
        <w:top w:val="none" w:sz="0" w:space="0" w:color="auto"/>
        <w:left w:val="none" w:sz="0" w:space="0" w:color="auto"/>
        <w:bottom w:val="none" w:sz="0" w:space="0" w:color="auto"/>
        <w:right w:val="none" w:sz="0" w:space="0" w:color="auto"/>
      </w:divBdr>
    </w:div>
    <w:div w:id="2017295301">
      <w:bodyDiv w:val="1"/>
      <w:marLeft w:val="0"/>
      <w:marRight w:val="0"/>
      <w:marTop w:val="0"/>
      <w:marBottom w:val="0"/>
      <w:divBdr>
        <w:top w:val="none" w:sz="0" w:space="0" w:color="auto"/>
        <w:left w:val="none" w:sz="0" w:space="0" w:color="auto"/>
        <w:bottom w:val="none" w:sz="0" w:space="0" w:color="auto"/>
        <w:right w:val="none" w:sz="0" w:space="0" w:color="auto"/>
      </w:divBdr>
      <w:divsChild>
        <w:div w:id="437918777">
          <w:marLeft w:val="547"/>
          <w:marRight w:val="0"/>
          <w:marTop w:val="115"/>
          <w:marBottom w:val="0"/>
          <w:divBdr>
            <w:top w:val="none" w:sz="0" w:space="0" w:color="auto"/>
            <w:left w:val="none" w:sz="0" w:space="0" w:color="auto"/>
            <w:bottom w:val="none" w:sz="0" w:space="0" w:color="auto"/>
            <w:right w:val="none" w:sz="0" w:space="0" w:color="auto"/>
          </w:divBdr>
        </w:div>
        <w:div w:id="494537231">
          <w:marLeft w:val="1166"/>
          <w:marRight w:val="0"/>
          <w:marTop w:val="96"/>
          <w:marBottom w:val="0"/>
          <w:divBdr>
            <w:top w:val="none" w:sz="0" w:space="0" w:color="auto"/>
            <w:left w:val="none" w:sz="0" w:space="0" w:color="auto"/>
            <w:bottom w:val="none" w:sz="0" w:space="0" w:color="auto"/>
            <w:right w:val="none" w:sz="0" w:space="0" w:color="auto"/>
          </w:divBdr>
        </w:div>
        <w:div w:id="1184441169">
          <w:marLeft w:val="1800"/>
          <w:marRight w:val="0"/>
          <w:marTop w:val="96"/>
          <w:marBottom w:val="0"/>
          <w:divBdr>
            <w:top w:val="none" w:sz="0" w:space="0" w:color="auto"/>
            <w:left w:val="none" w:sz="0" w:space="0" w:color="auto"/>
            <w:bottom w:val="none" w:sz="0" w:space="0" w:color="auto"/>
            <w:right w:val="none" w:sz="0" w:space="0" w:color="auto"/>
          </w:divBdr>
        </w:div>
        <w:div w:id="1247228459">
          <w:marLeft w:val="1800"/>
          <w:marRight w:val="0"/>
          <w:marTop w:val="96"/>
          <w:marBottom w:val="0"/>
          <w:divBdr>
            <w:top w:val="none" w:sz="0" w:space="0" w:color="auto"/>
            <w:left w:val="none" w:sz="0" w:space="0" w:color="auto"/>
            <w:bottom w:val="none" w:sz="0" w:space="0" w:color="auto"/>
            <w:right w:val="none" w:sz="0" w:space="0" w:color="auto"/>
          </w:divBdr>
        </w:div>
      </w:divsChild>
    </w:div>
    <w:div w:id="2018388010">
      <w:bodyDiv w:val="1"/>
      <w:marLeft w:val="0"/>
      <w:marRight w:val="0"/>
      <w:marTop w:val="0"/>
      <w:marBottom w:val="0"/>
      <w:divBdr>
        <w:top w:val="none" w:sz="0" w:space="0" w:color="auto"/>
        <w:left w:val="none" w:sz="0" w:space="0" w:color="auto"/>
        <w:bottom w:val="none" w:sz="0" w:space="0" w:color="auto"/>
        <w:right w:val="none" w:sz="0" w:space="0" w:color="auto"/>
      </w:divBdr>
    </w:div>
    <w:div w:id="2018655215">
      <w:bodyDiv w:val="1"/>
      <w:marLeft w:val="0"/>
      <w:marRight w:val="0"/>
      <w:marTop w:val="0"/>
      <w:marBottom w:val="0"/>
      <w:divBdr>
        <w:top w:val="none" w:sz="0" w:space="0" w:color="auto"/>
        <w:left w:val="none" w:sz="0" w:space="0" w:color="auto"/>
        <w:bottom w:val="none" w:sz="0" w:space="0" w:color="auto"/>
        <w:right w:val="none" w:sz="0" w:space="0" w:color="auto"/>
      </w:divBdr>
      <w:divsChild>
        <w:div w:id="548957979">
          <w:marLeft w:val="0"/>
          <w:marRight w:val="0"/>
          <w:marTop w:val="0"/>
          <w:marBottom w:val="0"/>
          <w:divBdr>
            <w:top w:val="none" w:sz="0" w:space="0" w:color="auto"/>
            <w:left w:val="none" w:sz="0" w:space="0" w:color="auto"/>
            <w:bottom w:val="none" w:sz="0" w:space="0" w:color="auto"/>
            <w:right w:val="none" w:sz="0" w:space="0" w:color="auto"/>
          </w:divBdr>
          <w:divsChild>
            <w:div w:id="121777667">
              <w:marLeft w:val="0"/>
              <w:marRight w:val="0"/>
              <w:marTop w:val="0"/>
              <w:marBottom w:val="0"/>
              <w:divBdr>
                <w:top w:val="none" w:sz="0" w:space="0" w:color="auto"/>
                <w:left w:val="none" w:sz="0" w:space="0" w:color="auto"/>
                <w:bottom w:val="none" w:sz="0" w:space="0" w:color="auto"/>
                <w:right w:val="none" w:sz="0" w:space="0" w:color="auto"/>
              </w:divBdr>
            </w:div>
            <w:div w:id="918179170">
              <w:marLeft w:val="0"/>
              <w:marRight w:val="0"/>
              <w:marTop w:val="0"/>
              <w:marBottom w:val="0"/>
              <w:divBdr>
                <w:top w:val="none" w:sz="0" w:space="0" w:color="auto"/>
                <w:left w:val="none" w:sz="0" w:space="0" w:color="auto"/>
                <w:bottom w:val="none" w:sz="0" w:space="0" w:color="auto"/>
                <w:right w:val="none" w:sz="0" w:space="0" w:color="auto"/>
              </w:divBdr>
            </w:div>
            <w:div w:id="1089080720">
              <w:marLeft w:val="0"/>
              <w:marRight w:val="0"/>
              <w:marTop w:val="0"/>
              <w:marBottom w:val="0"/>
              <w:divBdr>
                <w:top w:val="none" w:sz="0" w:space="0" w:color="auto"/>
                <w:left w:val="none" w:sz="0" w:space="0" w:color="auto"/>
                <w:bottom w:val="none" w:sz="0" w:space="0" w:color="auto"/>
                <w:right w:val="none" w:sz="0" w:space="0" w:color="auto"/>
              </w:divBdr>
            </w:div>
            <w:div w:id="1153371578">
              <w:marLeft w:val="0"/>
              <w:marRight w:val="0"/>
              <w:marTop w:val="0"/>
              <w:marBottom w:val="0"/>
              <w:divBdr>
                <w:top w:val="none" w:sz="0" w:space="0" w:color="auto"/>
                <w:left w:val="none" w:sz="0" w:space="0" w:color="auto"/>
                <w:bottom w:val="none" w:sz="0" w:space="0" w:color="auto"/>
                <w:right w:val="none" w:sz="0" w:space="0" w:color="auto"/>
              </w:divBdr>
            </w:div>
            <w:div w:id="1306736490">
              <w:marLeft w:val="0"/>
              <w:marRight w:val="0"/>
              <w:marTop w:val="0"/>
              <w:marBottom w:val="0"/>
              <w:divBdr>
                <w:top w:val="none" w:sz="0" w:space="0" w:color="auto"/>
                <w:left w:val="none" w:sz="0" w:space="0" w:color="auto"/>
                <w:bottom w:val="none" w:sz="0" w:space="0" w:color="auto"/>
                <w:right w:val="none" w:sz="0" w:space="0" w:color="auto"/>
              </w:divBdr>
            </w:div>
            <w:div w:id="1461220340">
              <w:marLeft w:val="0"/>
              <w:marRight w:val="0"/>
              <w:marTop w:val="0"/>
              <w:marBottom w:val="0"/>
              <w:divBdr>
                <w:top w:val="none" w:sz="0" w:space="0" w:color="auto"/>
                <w:left w:val="none" w:sz="0" w:space="0" w:color="auto"/>
                <w:bottom w:val="none" w:sz="0" w:space="0" w:color="auto"/>
                <w:right w:val="none" w:sz="0" w:space="0" w:color="auto"/>
              </w:divBdr>
            </w:div>
            <w:div w:id="1983847111">
              <w:marLeft w:val="0"/>
              <w:marRight w:val="0"/>
              <w:marTop w:val="0"/>
              <w:marBottom w:val="0"/>
              <w:divBdr>
                <w:top w:val="none" w:sz="0" w:space="0" w:color="auto"/>
                <w:left w:val="none" w:sz="0" w:space="0" w:color="auto"/>
                <w:bottom w:val="none" w:sz="0" w:space="0" w:color="auto"/>
                <w:right w:val="none" w:sz="0" w:space="0" w:color="auto"/>
              </w:divBdr>
            </w:div>
            <w:div w:id="201576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505804">
      <w:bodyDiv w:val="1"/>
      <w:marLeft w:val="0"/>
      <w:marRight w:val="0"/>
      <w:marTop w:val="0"/>
      <w:marBottom w:val="0"/>
      <w:divBdr>
        <w:top w:val="none" w:sz="0" w:space="0" w:color="auto"/>
        <w:left w:val="none" w:sz="0" w:space="0" w:color="auto"/>
        <w:bottom w:val="none" w:sz="0" w:space="0" w:color="auto"/>
        <w:right w:val="none" w:sz="0" w:space="0" w:color="auto"/>
      </w:divBdr>
      <w:divsChild>
        <w:div w:id="221409851">
          <w:marLeft w:val="1800"/>
          <w:marRight w:val="0"/>
          <w:marTop w:val="82"/>
          <w:marBottom w:val="0"/>
          <w:divBdr>
            <w:top w:val="none" w:sz="0" w:space="0" w:color="auto"/>
            <w:left w:val="none" w:sz="0" w:space="0" w:color="auto"/>
            <w:bottom w:val="none" w:sz="0" w:space="0" w:color="auto"/>
            <w:right w:val="none" w:sz="0" w:space="0" w:color="auto"/>
          </w:divBdr>
        </w:div>
        <w:div w:id="726418101">
          <w:marLeft w:val="1800"/>
          <w:marRight w:val="0"/>
          <w:marTop w:val="86"/>
          <w:marBottom w:val="0"/>
          <w:divBdr>
            <w:top w:val="none" w:sz="0" w:space="0" w:color="auto"/>
            <w:left w:val="none" w:sz="0" w:space="0" w:color="auto"/>
            <w:bottom w:val="none" w:sz="0" w:space="0" w:color="auto"/>
            <w:right w:val="none" w:sz="0" w:space="0" w:color="auto"/>
          </w:divBdr>
        </w:div>
        <w:div w:id="758139065">
          <w:marLeft w:val="1800"/>
          <w:marRight w:val="0"/>
          <w:marTop w:val="82"/>
          <w:marBottom w:val="0"/>
          <w:divBdr>
            <w:top w:val="none" w:sz="0" w:space="0" w:color="auto"/>
            <w:left w:val="none" w:sz="0" w:space="0" w:color="auto"/>
            <w:bottom w:val="none" w:sz="0" w:space="0" w:color="auto"/>
            <w:right w:val="none" w:sz="0" w:space="0" w:color="auto"/>
          </w:divBdr>
        </w:div>
        <w:div w:id="781875408">
          <w:marLeft w:val="1800"/>
          <w:marRight w:val="0"/>
          <w:marTop w:val="82"/>
          <w:marBottom w:val="0"/>
          <w:divBdr>
            <w:top w:val="none" w:sz="0" w:space="0" w:color="auto"/>
            <w:left w:val="none" w:sz="0" w:space="0" w:color="auto"/>
            <w:bottom w:val="none" w:sz="0" w:space="0" w:color="auto"/>
            <w:right w:val="none" w:sz="0" w:space="0" w:color="auto"/>
          </w:divBdr>
        </w:div>
        <w:div w:id="910390299">
          <w:marLeft w:val="1166"/>
          <w:marRight w:val="0"/>
          <w:marTop w:val="96"/>
          <w:marBottom w:val="0"/>
          <w:divBdr>
            <w:top w:val="none" w:sz="0" w:space="0" w:color="auto"/>
            <w:left w:val="none" w:sz="0" w:space="0" w:color="auto"/>
            <w:bottom w:val="none" w:sz="0" w:space="0" w:color="auto"/>
            <w:right w:val="none" w:sz="0" w:space="0" w:color="auto"/>
          </w:divBdr>
        </w:div>
        <w:div w:id="1335111584">
          <w:marLeft w:val="547"/>
          <w:marRight w:val="0"/>
          <w:marTop w:val="106"/>
          <w:marBottom w:val="0"/>
          <w:divBdr>
            <w:top w:val="none" w:sz="0" w:space="0" w:color="auto"/>
            <w:left w:val="none" w:sz="0" w:space="0" w:color="auto"/>
            <w:bottom w:val="none" w:sz="0" w:space="0" w:color="auto"/>
            <w:right w:val="none" w:sz="0" w:space="0" w:color="auto"/>
          </w:divBdr>
        </w:div>
        <w:div w:id="1340428313">
          <w:marLeft w:val="1166"/>
          <w:marRight w:val="0"/>
          <w:marTop w:val="96"/>
          <w:marBottom w:val="0"/>
          <w:divBdr>
            <w:top w:val="none" w:sz="0" w:space="0" w:color="auto"/>
            <w:left w:val="none" w:sz="0" w:space="0" w:color="auto"/>
            <w:bottom w:val="none" w:sz="0" w:space="0" w:color="auto"/>
            <w:right w:val="none" w:sz="0" w:space="0" w:color="auto"/>
          </w:divBdr>
        </w:div>
        <w:div w:id="1685279580">
          <w:marLeft w:val="1800"/>
          <w:marRight w:val="0"/>
          <w:marTop w:val="82"/>
          <w:marBottom w:val="0"/>
          <w:divBdr>
            <w:top w:val="none" w:sz="0" w:space="0" w:color="auto"/>
            <w:left w:val="none" w:sz="0" w:space="0" w:color="auto"/>
            <w:bottom w:val="none" w:sz="0" w:space="0" w:color="auto"/>
            <w:right w:val="none" w:sz="0" w:space="0" w:color="auto"/>
          </w:divBdr>
        </w:div>
        <w:div w:id="2144230697">
          <w:marLeft w:val="1800"/>
          <w:marRight w:val="0"/>
          <w:marTop w:val="86"/>
          <w:marBottom w:val="0"/>
          <w:divBdr>
            <w:top w:val="none" w:sz="0" w:space="0" w:color="auto"/>
            <w:left w:val="none" w:sz="0" w:space="0" w:color="auto"/>
            <w:bottom w:val="none" w:sz="0" w:space="0" w:color="auto"/>
            <w:right w:val="none" w:sz="0" w:space="0" w:color="auto"/>
          </w:divBdr>
        </w:div>
      </w:divsChild>
    </w:div>
    <w:div w:id="2020768707">
      <w:bodyDiv w:val="1"/>
      <w:marLeft w:val="0"/>
      <w:marRight w:val="0"/>
      <w:marTop w:val="0"/>
      <w:marBottom w:val="0"/>
      <w:divBdr>
        <w:top w:val="none" w:sz="0" w:space="0" w:color="auto"/>
        <w:left w:val="none" w:sz="0" w:space="0" w:color="auto"/>
        <w:bottom w:val="none" w:sz="0" w:space="0" w:color="auto"/>
        <w:right w:val="none" w:sz="0" w:space="0" w:color="auto"/>
      </w:divBdr>
    </w:div>
    <w:div w:id="2020883708">
      <w:bodyDiv w:val="1"/>
      <w:marLeft w:val="0"/>
      <w:marRight w:val="0"/>
      <w:marTop w:val="0"/>
      <w:marBottom w:val="0"/>
      <w:divBdr>
        <w:top w:val="none" w:sz="0" w:space="0" w:color="auto"/>
        <w:left w:val="none" w:sz="0" w:space="0" w:color="auto"/>
        <w:bottom w:val="none" w:sz="0" w:space="0" w:color="auto"/>
        <w:right w:val="none" w:sz="0" w:space="0" w:color="auto"/>
      </w:divBdr>
    </w:div>
    <w:div w:id="2021809634">
      <w:bodyDiv w:val="1"/>
      <w:marLeft w:val="0"/>
      <w:marRight w:val="0"/>
      <w:marTop w:val="0"/>
      <w:marBottom w:val="0"/>
      <w:divBdr>
        <w:top w:val="none" w:sz="0" w:space="0" w:color="auto"/>
        <w:left w:val="none" w:sz="0" w:space="0" w:color="auto"/>
        <w:bottom w:val="none" w:sz="0" w:space="0" w:color="auto"/>
        <w:right w:val="none" w:sz="0" w:space="0" w:color="auto"/>
      </w:divBdr>
      <w:divsChild>
        <w:div w:id="422992412">
          <w:marLeft w:val="1440"/>
          <w:marRight w:val="0"/>
          <w:marTop w:val="0"/>
          <w:marBottom w:val="0"/>
          <w:divBdr>
            <w:top w:val="none" w:sz="0" w:space="0" w:color="auto"/>
            <w:left w:val="none" w:sz="0" w:space="0" w:color="auto"/>
            <w:bottom w:val="none" w:sz="0" w:space="0" w:color="auto"/>
            <w:right w:val="none" w:sz="0" w:space="0" w:color="auto"/>
          </w:divBdr>
        </w:div>
        <w:div w:id="1144157432">
          <w:marLeft w:val="1440"/>
          <w:marRight w:val="0"/>
          <w:marTop w:val="0"/>
          <w:marBottom w:val="0"/>
          <w:divBdr>
            <w:top w:val="none" w:sz="0" w:space="0" w:color="auto"/>
            <w:left w:val="none" w:sz="0" w:space="0" w:color="auto"/>
            <w:bottom w:val="none" w:sz="0" w:space="0" w:color="auto"/>
            <w:right w:val="none" w:sz="0" w:space="0" w:color="auto"/>
          </w:divBdr>
        </w:div>
        <w:div w:id="1656181527">
          <w:marLeft w:val="720"/>
          <w:marRight w:val="0"/>
          <w:marTop w:val="0"/>
          <w:marBottom w:val="0"/>
          <w:divBdr>
            <w:top w:val="none" w:sz="0" w:space="0" w:color="auto"/>
            <w:left w:val="none" w:sz="0" w:space="0" w:color="auto"/>
            <w:bottom w:val="none" w:sz="0" w:space="0" w:color="auto"/>
            <w:right w:val="none" w:sz="0" w:space="0" w:color="auto"/>
          </w:divBdr>
        </w:div>
        <w:div w:id="2114281103">
          <w:marLeft w:val="1440"/>
          <w:marRight w:val="0"/>
          <w:marTop w:val="0"/>
          <w:marBottom w:val="0"/>
          <w:divBdr>
            <w:top w:val="none" w:sz="0" w:space="0" w:color="auto"/>
            <w:left w:val="none" w:sz="0" w:space="0" w:color="auto"/>
            <w:bottom w:val="none" w:sz="0" w:space="0" w:color="auto"/>
            <w:right w:val="none" w:sz="0" w:space="0" w:color="auto"/>
          </w:divBdr>
        </w:div>
      </w:divsChild>
    </w:div>
    <w:div w:id="2021882061">
      <w:bodyDiv w:val="1"/>
      <w:marLeft w:val="0"/>
      <w:marRight w:val="0"/>
      <w:marTop w:val="0"/>
      <w:marBottom w:val="0"/>
      <w:divBdr>
        <w:top w:val="none" w:sz="0" w:space="0" w:color="auto"/>
        <w:left w:val="none" w:sz="0" w:space="0" w:color="auto"/>
        <w:bottom w:val="none" w:sz="0" w:space="0" w:color="auto"/>
        <w:right w:val="none" w:sz="0" w:space="0" w:color="auto"/>
      </w:divBdr>
    </w:div>
    <w:div w:id="2022273551">
      <w:bodyDiv w:val="1"/>
      <w:marLeft w:val="0"/>
      <w:marRight w:val="0"/>
      <w:marTop w:val="0"/>
      <w:marBottom w:val="0"/>
      <w:divBdr>
        <w:top w:val="none" w:sz="0" w:space="0" w:color="auto"/>
        <w:left w:val="none" w:sz="0" w:space="0" w:color="auto"/>
        <w:bottom w:val="none" w:sz="0" w:space="0" w:color="auto"/>
        <w:right w:val="none" w:sz="0" w:space="0" w:color="auto"/>
      </w:divBdr>
    </w:div>
    <w:div w:id="2022313527">
      <w:bodyDiv w:val="1"/>
      <w:marLeft w:val="0"/>
      <w:marRight w:val="0"/>
      <w:marTop w:val="0"/>
      <w:marBottom w:val="0"/>
      <w:divBdr>
        <w:top w:val="none" w:sz="0" w:space="0" w:color="auto"/>
        <w:left w:val="none" w:sz="0" w:space="0" w:color="auto"/>
        <w:bottom w:val="none" w:sz="0" w:space="0" w:color="auto"/>
        <w:right w:val="none" w:sz="0" w:space="0" w:color="auto"/>
      </w:divBdr>
    </w:div>
    <w:div w:id="2022511264">
      <w:bodyDiv w:val="1"/>
      <w:marLeft w:val="0"/>
      <w:marRight w:val="0"/>
      <w:marTop w:val="0"/>
      <w:marBottom w:val="0"/>
      <w:divBdr>
        <w:top w:val="none" w:sz="0" w:space="0" w:color="auto"/>
        <w:left w:val="none" w:sz="0" w:space="0" w:color="auto"/>
        <w:bottom w:val="none" w:sz="0" w:space="0" w:color="auto"/>
        <w:right w:val="none" w:sz="0" w:space="0" w:color="auto"/>
      </w:divBdr>
    </w:div>
    <w:div w:id="2022589263">
      <w:bodyDiv w:val="1"/>
      <w:marLeft w:val="0"/>
      <w:marRight w:val="0"/>
      <w:marTop w:val="0"/>
      <w:marBottom w:val="0"/>
      <w:divBdr>
        <w:top w:val="none" w:sz="0" w:space="0" w:color="auto"/>
        <w:left w:val="none" w:sz="0" w:space="0" w:color="auto"/>
        <w:bottom w:val="none" w:sz="0" w:space="0" w:color="auto"/>
        <w:right w:val="none" w:sz="0" w:space="0" w:color="auto"/>
      </w:divBdr>
    </w:div>
    <w:div w:id="2023318230">
      <w:bodyDiv w:val="1"/>
      <w:marLeft w:val="0"/>
      <w:marRight w:val="0"/>
      <w:marTop w:val="0"/>
      <w:marBottom w:val="0"/>
      <w:divBdr>
        <w:top w:val="none" w:sz="0" w:space="0" w:color="auto"/>
        <w:left w:val="none" w:sz="0" w:space="0" w:color="auto"/>
        <w:bottom w:val="none" w:sz="0" w:space="0" w:color="auto"/>
        <w:right w:val="none" w:sz="0" w:space="0" w:color="auto"/>
      </w:divBdr>
      <w:divsChild>
        <w:div w:id="1847404106">
          <w:marLeft w:val="547"/>
          <w:marRight w:val="0"/>
          <w:marTop w:val="154"/>
          <w:marBottom w:val="0"/>
          <w:divBdr>
            <w:top w:val="none" w:sz="0" w:space="0" w:color="auto"/>
            <w:left w:val="none" w:sz="0" w:space="0" w:color="auto"/>
            <w:bottom w:val="none" w:sz="0" w:space="0" w:color="auto"/>
            <w:right w:val="none" w:sz="0" w:space="0" w:color="auto"/>
          </w:divBdr>
        </w:div>
      </w:divsChild>
    </w:div>
    <w:div w:id="2023627207">
      <w:bodyDiv w:val="1"/>
      <w:marLeft w:val="0"/>
      <w:marRight w:val="0"/>
      <w:marTop w:val="0"/>
      <w:marBottom w:val="0"/>
      <w:divBdr>
        <w:top w:val="none" w:sz="0" w:space="0" w:color="auto"/>
        <w:left w:val="none" w:sz="0" w:space="0" w:color="auto"/>
        <w:bottom w:val="none" w:sz="0" w:space="0" w:color="auto"/>
        <w:right w:val="none" w:sz="0" w:space="0" w:color="auto"/>
      </w:divBdr>
      <w:divsChild>
        <w:div w:id="413205358">
          <w:marLeft w:val="547"/>
          <w:marRight w:val="0"/>
          <w:marTop w:val="134"/>
          <w:marBottom w:val="0"/>
          <w:divBdr>
            <w:top w:val="none" w:sz="0" w:space="0" w:color="auto"/>
            <w:left w:val="none" w:sz="0" w:space="0" w:color="auto"/>
            <w:bottom w:val="none" w:sz="0" w:space="0" w:color="auto"/>
            <w:right w:val="none" w:sz="0" w:space="0" w:color="auto"/>
          </w:divBdr>
        </w:div>
        <w:div w:id="912088253">
          <w:marLeft w:val="1166"/>
          <w:marRight w:val="0"/>
          <w:marTop w:val="115"/>
          <w:marBottom w:val="0"/>
          <w:divBdr>
            <w:top w:val="none" w:sz="0" w:space="0" w:color="auto"/>
            <w:left w:val="none" w:sz="0" w:space="0" w:color="auto"/>
            <w:bottom w:val="none" w:sz="0" w:space="0" w:color="auto"/>
            <w:right w:val="none" w:sz="0" w:space="0" w:color="auto"/>
          </w:divBdr>
        </w:div>
        <w:div w:id="1390762647">
          <w:marLeft w:val="1166"/>
          <w:marRight w:val="0"/>
          <w:marTop w:val="115"/>
          <w:marBottom w:val="0"/>
          <w:divBdr>
            <w:top w:val="none" w:sz="0" w:space="0" w:color="auto"/>
            <w:left w:val="none" w:sz="0" w:space="0" w:color="auto"/>
            <w:bottom w:val="none" w:sz="0" w:space="0" w:color="auto"/>
            <w:right w:val="none" w:sz="0" w:space="0" w:color="auto"/>
          </w:divBdr>
        </w:div>
      </w:divsChild>
    </w:div>
    <w:div w:id="2023820095">
      <w:bodyDiv w:val="1"/>
      <w:marLeft w:val="0"/>
      <w:marRight w:val="0"/>
      <w:marTop w:val="0"/>
      <w:marBottom w:val="0"/>
      <w:divBdr>
        <w:top w:val="none" w:sz="0" w:space="0" w:color="auto"/>
        <w:left w:val="none" w:sz="0" w:space="0" w:color="auto"/>
        <w:bottom w:val="none" w:sz="0" w:space="0" w:color="auto"/>
        <w:right w:val="none" w:sz="0" w:space="0" w:color="auto"/>
      </w:divBdr>
    </w:div>
    <w:div w:id="2024041634">
      <w:bodyDiv w:val="1"/>
      <w:marLeft w:val="0"/>
      <w:marRight w:val="0"/>
      <w:marTop w:val="0"/>
      <w:marBottom w:val="0"/>
      <w:divBdr>
        <w:top w:val="none" w:sz="0" w:space="0" w:color="auto"/>
        <w:left w:val="none" w:sz="0" w:space="0" w:color="auto"/>
        <w:bottom w:val="none" w:sz="0" w:space="0" w:color="auto"/>
        <w:right w:val="none" w:sz="0" w:space="0" w:color="auto"/>
      </w:divBdr>
    </w:div>
    <w:div w:id="2025596041">
      <w:bodyDiv w:val="1"/>
      <w:marLeft w:val="0"/>
      <w:marRight w:val="0"/>
      <w:marTop w:val="0"/>
      <w:marBottom w:val="0"/>
      <w:divBdr>
        <w:top w:val="none" w:sz="0" w:space="0" w:color="auto"/>
        <w:left w:val="none" w:sz="0" w:space="0" w:color="auto"/>
        <w:bottom w:val="none" w:sz="0" w:space="0" w:color="auto"/>
        <w:right w:val="none" w:sz="0" w:space="0" w:color="auto"/>
      </w:divBdr>
    </w:div>
    <w:div w:id="2026666290">
      <w:bodyDiv w:val="1"/>
      <w:marLeft w:val="0"/>
      <w:marRight w:val="0"/>
      <w:marTop w:val="0"/>
      <w:marBottom w:val="0"/>
      <w:divBdr>
        <w:top w:val="none" w:sz="0" w:space="0" w:color="auto"/>
        <w:left w:val="none" w:sz="0" w:space="0" w:color="auto"/>
        <w:bottom w:val="none" w:sz="0" w:space="0" w:color="auto"/>
        <w:right w:val="none" w:sz="0" w:space="0" w:color="auto"/>
      </w:divBdr>
    </w:div>
    <w:div w:id="2027360732">
      <w:bodyDiv w:val="1"/>
      <w:marLeft w:val="0"/>
      <w:marRight w:val="0"/>
      <w:marTop w:val="0"/>
      <w:marBottom w:val="0"/>
      <w:divBdr>
        <w:top w:val="none" w:sz="0" w:space="0" w:color="auto"/>
        <w:left w:val="none" w:sz="0" w:space="0" w:color="auto"/>
        <w:bottom w:val="none" w:sz="0" w:space="0" w:color="auto"/>
        <w:right w:val="none" w:sz="0" w:space="0" w:color="auto"/>
      </w:divBdr>
    </w:div>
    <w:div w:id="2027437743">
      <w:bodyDiv w:val="1"/>
      <w:marLeft w:val="0"/>
      <w:marRight w:val="0"/>
      <w:marTop w:val="0"/>
      <w:marBottom w:val="0"/>
      <w:divBdr>
        <w:top w:val="none" w:sz="0" w:space="0" w:color="auto"/>
        <w:left w:val="none" w:sz="0" w:space="0" w:color="auto"/>
        <w:bottom w:val="none" w:sz="0" w:space="0" w:color="auto"/>
        <w:right w:val="none" w:sz="0" w:space="0" w:color="auto"/>
      </w:divBdr>
      <w:divsChild>
        <w:div w:id="208961283">
          <w:marLeft w:val="1800"/>
          <w:marRight w:val="0"/>
          <w:marTop w:val="96"/>
          <w:marBottom w:val="0"/>
          <w:divBdr>
            <w:top w:val="none" w:sz="0" w:space="0" w:color="auto"/>
            <w:left w:val="none" w:sz="0" w:space="0" w:color="auto"/>
            <w:bottom w:val="none" w:sz="0" w:space="0" w:color="auto"/>
            <w:right w:val="none" w:sz="0" w:space="0" w:color="auto"/>
          </w:divBdr>
        </w:div>
        <w:div w:id="340621060">
          <w:marLeft w:val="1800"/>
          <w:marRight w:val="0"/>
          <w:marTop w:val="96"/>
          <w:marBottom w:val="0"/>
          <w:divBdr>
            <w:top w:val="none" w:sz="0" w:space="0" w:color="auto"/>
            <w:left w:val="none" w:sz="0" w:space="0" w:color="auto"/>
            <w:bottom w:val="none" w:sz="0" w:space="0" w:color="auto"/>
            <w:right w:val="none" w:sz="0" w:space="0" w:color="auto"/>
          </w:divBdr>
        </w:div>
        <w:div w:id="361632261">
          <w:marLeft w:val="547"/>
          <w:marRight w:val="0"/>
          <w:marTop w:val="96"/>
          <w:marBottom w:val="0"/>
          <w:divBdr>
            <w:top w:val="none" w:sz="0" w:space="0" w:color="auto"/>
            <w:left w:val="none" w:sz="0" w:space="0" w:color="auto"/>
            <w:bottom w:val="none" w:sz="0" w:space="0" w:color="auto"/>
            <w:right w:val="none" w:sz="0" w:space="0" w:color="auto"/>
          </w:divBdr>
        </w:div>
        <w:div w:id="1140608092">
          <w:marLeft w:val="1166"/>
          <w:marRight w:val="0"/>
          <w:marTop w:val="96"/>
          <w:marBottom w:val="0"/>
          <w:divBdr>
            <w:top w:val="none" w:sz="0" w:space="0" w:color="auto"/>
            <w:left w:val="none" w:sz="0" w:space="0" w:color="auto"/>
            <w:bottom w:val="none" w:sz="0" w:space="0" w:color="auto"/>
            <w:right w:val="none" w:sz="0" w:space="0" w:color="auto"/>
          </w:divBdr>
        </w:div>
      </w:divsChild>
    </w:div>
    <w:div w:id="2028290055">
      <w:bodyDiv w:val="1"/>
      <w:marLeft w:val="0"/>
      <w:marRight w:val="0"/>
      <w:marTop w:val="0"/>
      <w:marBottom w:val="0"/>
      <w:divBdr>
        <w:top w:val="none" w:sz="0" w:space="0" w:color="auto"/>
        <w:left w:val="none" w:sz="0" w:space="0" w:color="auto"/>
        <w:bottom w:val="none" w:sz="0" w:space="0" w:color="auto"/>
        <w:right w:val="none" w:sz="0" w:space="0" w:color="auto"/>
      </w:divBdr>
    </w:div>
    <w:div w:id="2028364538">
      <w:bodyDiv w:val="1"/>
      <w:marLeft w:val="0"/>
      <w:marRight w:val="0"/>
      <w:marTop w:val="0"/>
      <w:marBottom w:val="0"/>
      <w:divBdr>
        <w:top w:val="none" w:sz="0" w:space="0" w:color="auto"/>
        <w:left w:val="none" w:sz="0" w:space="0" w:color="auto"/>
        <w:bottom w:val="none" w:sz="0" w:space="0" w:color="auto"/>
        <w:right w:val="none" w:sz="0" w:space="0" w:color="auto"/>
      </w:divBdr>
    </w:div>
    <w:div w:id="2028560701">
      <w:bodyDiv w:val="1"/>
      <w:marLeft w:val="0"/>
      <w:marRight w:val="0"/>
      <w:marTop w:val="0"/>
      <w:marBottom w:val="0"/>
      <w:divBdr>
        <w:top w:val="none" w:sz="0" w:space="0" w:color="auto"/>
        <w:left w:val="none" w:sz="0" w:space="0" w:color="auto"/>
        <w:bottom w:val="none" w:sz="0" w:space="0" w:color="auto"/>
        <w:right w:val="none" w:sz="0" w:space="0" w:color="auto"/>
      </w:divBdr>
    </w:div>
    <w:div w:id="2029721872">
      <w:bodyDiv w:val="1"/>
      <w:marLeft w:val="0"/>
      <w:marRight w:val="0"/>
      <w:marTop w:val="0"/>
      <w:marBottom w:val="0"/>
      <w:divBdr>
        <w:top w:val="none" w:sz="0" w:space="0" w:color="auto"/>
        <w:left w:val="none" w:sz="0" w:space="0" w:color="auto"/>
        <w:bottom w:val="none" w:sz="0" w:space="0" w:color="auto"/>
        <w:right w:val="none" w:sz="0" w:space="0" w:color="auto"/>
      </w:divBdr>
    </w:div>
    <w:div w:id="2030526470">
      <w:bodyDiv w:val="1"/>
      <w:marLeft w:val="0"/>
      <w:marRight w:val="0"/>
      <w:marTop w:val="0"/>
      <w:marBottom w:val="0"/>
      <w:divBdr>
        <w:top w:val="none" w:sz="0" w:space="0" w:color="auto"/>
        <w:left w:val="none" w:sz="0" w:space="0" w:color="auto"/>
        <w:bottom w:val="none" w:sz="0" w:space="0" w:color="auto"/>
        <w:right w:val="none" w:sz="0" w:space="0" w:color="auto"/>
      </w:divBdr>
      <w:divsChild>
        <w:div w:id="292298613">
          <w:marLeft w:val="1166"/>
          <w:marRight w:val="0"/>
          <w:marTop w:val="96"/>
          <w:marBottom w:val="0"/>
          <w:divBdr>
            <w:top w:val="none" w:sz="0" w:space="0" w:color="auto"/>
            <w:left w:val="none" w:sz="0" w:space="0" w:color="auto"/>
            <w:bottom w:val="none" w:sz="0" w:space="0" w:color="auto"/>
            <w:right w:val="none" w:sz="0" w:space="0" w:color="auto"/>
          </w:divBdr>
        </w:div>
        <w:div w:id="812916036">
          <w:marLeft w:val="1800"/>
          <w:marRight w:val="0"/>
          <w:marTop w:val="77"/>
          <w:marBottom w:val="0"/>
          <w:divBdr>
            <w:top w:val="none" w:sz="0" w:space="0" w:color="auto"/>
            <w:left w:val="none" w:sz="0" w:space="0" w:color="auto"/>
            <w:bottom w:val="none" w:sz="0" w:space="0" w:color="auto"/>
            <w:right w:val="none" w:sz="0" w:space="0" w:color="auto"/>
          </w:divBdr>
        </w:div>
        <w:div w:id="1199506999">
          <w:marLeft w:val="547"/>
          <w:marRight w:val="0"/>
          <w:marTop w:val="115"/>
          <w:marBottom w:val="0"/>
          <w:divBdr>
            <w:top w:val="none" w:sz="0" w:space="0" w:color="auto"/>
            <w:left w:val="none" w:sz="0" w:space="0" w:color="auto"/>
            <w:bottom w:val="none" w:sz="0" w:space="0" w:color="auto"/>
            <w:right w:val="none" w:sz="0" w:space="0" w:color="auto"/>
          </w:divBdr>
        </w:div>
        <w:div w:id="1236666276">
          <w:marLeft w:val="1800"/>
          <w:marRight w:val="0"/>
          <w:marTop w:val="77"/>
          <w:marBottom w:val="0"/>
          <w:divBdr>
            <w:top w:val="none" w:sz="0" w:space="0" w:color="auto"/>
            <w:left w:val="none" w:sz="0" w:space="0" w:color="auto"/>
            <w:bottom w:val="none" w:sz="0" w:space="0" w:color="auto"/>
            <w:right w:val="none" w:sz="0" w:space="0" w:color="auto"/>
          </w:divBdr>
        </w:div>
        <w:div w:id="1644042004">
          <w:marLeft w:val="1166"/>
          <w:marRight w:val="0"/>
          <w:marTop w:val="96"/>
          <w:marBottom w:val="0"/>
          <w:divBdr>
            <w:top w:val="none" w:sz="0" w:space="0" w:color="auto"/>
            <w:left w:val="none" w:sz="0" w:space="0" w:color="auto"/>
            <w:bottom w:val="none" w:sz="0" w:space="0" w:color="auto"/>
            <w:right w:val="none" w:sz="0" w:space="0" w:color="auto"/>
          </w:divBdr>
        </w:div>
        <w:div w:id="1662848696">
          <w:marLeft w:val="1166"/>
          <w:marRight w:val="0"/>
          <w:marTop w:val="96"/>
          <w:marBottom w:val="0"/>
          <w:divBdr>
            <w:top w:val="none" w:sz="0" w:space="0" w:color="auto"/>
            <w:left w:val="none" w:sz="0" w:space="0" w:color="auto"/>
            <w:bottom w:val="none" w:sz="0" w:space="0" w:color="auto"/>
            <w:right w:val="none" w:sz="0" w:space="0" w:color="auto"/>
          </w:divBdr>
        </w:div>
        <w:div w:id="1692417952">
          <w:marLeft w:val="1166"/>
          <w:marRight w:val="0"/>
          <w:marTop w:val="96"/>
          <w:marBottom w:val="0"/>
          <w:divBdr>
            <w:top w:val="none" w:sz="0" w:space="0" w:color="auto"/>
            <w:left w:val="none" w:sz="0" w:space="0" w:color="auto"/>
            <w:bottom w:val="none" w:sz="0" w:space="0" w:color="auto"/>
            <w:right w:val="none" w:sz="0" w:space="0" w:color="auto"/>
          </w:divBdr>
        </w:div>
        <w:div w:id="1985507954">
          <w:marLeft w:val="1800"/>
          <w:marRight w:val="0"/>
          <w:marTop w:val="77"/>
          <w:marBottom w:val="0"/>
          <w:divBdr>
            <w:top w:val="none" w:sz="0" w:space="0" w:color="auto"/>
            <w:left w:val="none" w:sz="0" w:space="0" w:color="auto"/>
            <w:bottom w:val="none" w:sz="0" w:space="0" w:color="auto"/>
            <w:right w:val="none" w:sz="0" w:space="0" w:color="auto"/>
          </w:divBdr>
        </w:div>
      </w:divsChild>
    </w:div>
    <w:div w:id="2030713109">
      <w:bodyDiv w:val="1"/>
      <w:marLeft w:val="0"/>
      <w:marRight w:val="0"/>
      <w:marTop w:val="0"/>
      <w:marBottom w:val="0"/>
      <w:divBdr>
        <w:top w:val="none" w:sz="0" w:space="0" w:color="auto"/>
        <w:left w:val="none" w:sz="0" w:space="0" w:color="auto"/>
        <w:bottom w:val="none" w:sz="0" w:space="0" w:color="auto"/>
        <w:right w:val="none" w:sz="0" w:space="0" w:color="auto"/>
      </w:divBdr>
      <w:divsChild>
        <w:div w:id="74397338">
          <w:marLeft w:val="1166"/>
          <w:marRight w:val="0"/>
          <w:marTop w:val="60"/>
          <w:marBottom w:val="0"/>
          <w:divBdr>
            <w:top w:val="none" w:sz="0" w:space="0" w:color="auto"/>
            <w:left w:val="none" w:sz="0" w:space="0" w:color="auto"/>
            <w:bottom w:val="none" w:sz="0" w:space="0" w:color="auto"/>
            <w:right w:val="none" w:sz="0" w:space="0" w:color="auto"/>
          </w:divBdr>
        </w:div>
        <w:div w:id="189495455">
          <w:marLeft w:val="2520"/>
          <w:marRight w:val="0"/>
          <w:marTop w:val="60"/>
          <w:marBottom w:val="0"/>
          <w:divBdr>
            <w:top w:val="none" w:sz="0" w:space="0" w:color="auto"/>
            <w:left w:val="none" w:sz="0" w:space="0" w:color="auto"/>
            <w:bottom w:val="none" w:sz="0" w:space="0" w:color="auto"/>
            <w:right w:val="none" w:sz="0" w:space="0" w:color="auto"/>
          </w:divBdr>
        </w:div>
        <w:div w:id="441267563">
          <w:marLeft w:val="1800"/>
          <w:marRight w:val="0"/>
          <w:marTop w:val="60"/>
          <w:marBottom w:val="0"/>
          <w:divBdr>
            <w:top w:val="none" w:sz="0" w:space="0" w:color="auto"/>
            <w:left w:val="none" w:sz="0" w:space="0" w:color="auto"/>
            <w:bottom w:val="none" w:sz="0" w:space="0" w:color="auto"/>
            <w:right w:val="none" w:sz="0" w:space="0" w:color="auto"/>
          </w:divBdr>
        </w:div>
        <w:div w:id="541405524">
          <w:marLeft w:val="1166"/>
          <w:marRight w:val="0"/>
          <w:marTop w:val="60"/>
          <w:marBottom w:val="0"/>
          <w:divBdr>
            <w:top w:val="none" w:sz="0" w:space="0" w:color="auto"/>
            <w:left w:val="none" w:sz="0" w:space="0" w:color="auto"/>
            <w:bottom w:val="none" w:sz="0" w:space="0" w:color="auto"/>
            <w:right w:val="none" w:sz="0" w:space="0" w:color="auto"/>
          </w:divBdr>
        </w:div>
        <w:div w:id="947397775">
          <w:marLeft w:val="1166"/>
          <w:marRight w:val="0"/>
          <w:marTop w:val="60"/>
          <w:marBottom w:val="0"/>
          <w:divBdr>
            <w:top w:val="none" w:sz="0" w:space="0" w:color="auto"/>
            <w:left w:val="none" w:sz="0" w:space="0" w:color="auto"/>
            <w:bottom w:val="none" w:sz="0" w:space="0" w:color="auto"/>
            <w:right w:val="none" w:sz="0" w:space="0" w:color="auto"/>
          </w:divBdr>
        </w:div>
        <w:div w:id="1207329474">
          <w:marLeft w:val="2520"/>
          <w:marRight w:val="0"/>
          <w:marTop w:val="60"/>
          <w:marBottom w:val="0"/>
          <w:divBdr>
            <w:top w:val="none" w:sz="0" w:space="0" w:color="auto"/>
            <w:left w:val="none" w:sz="0" w:space="0" w:color="auto"/>
            <w:bottom w:val="none" w:sz="0" w:space="0" w:color="auto"/>
            <w:right w:val="none" w:sz="0" w:space="0" w:color="auto"/>
          </w:divBdr>
        </w:div>
        <w:div w:id="1258253680">
          <w:marLeft w:val="1800"/>
          <w:marRight w:val="0"/>
          <w:marTop w:val="60"/>
          <w:marBottom w:val="0"/>
          <w:divBdr>
            <w:top w:val="none" w:sz="0" w:space="0" w:color="auto"/>
            <w:left w:val="none" w:sz="0" w:space="0" w:color="auto"/>
            <w:bottom w:val="none" w:sz="0" w:space="0" w:color="auto"/>
            <w:right w:val="none" w:sz="0" w:space="0" w:color="auto"/>
          </w:divBdr>
        </w:div>
        <w:div w:id="1473332152">
          <w:marLeft w:val="2520"/>
          <w:marRight w:val="0"/>
          <w:marTop w:val="60"/>
          <w:marBottom w:val="0"/>
          <w:divBdr>
            <w:top w:val="none" w:sz="0" w:space="0" w:color="auto"/>
            <w:left w:val="none" w:sz="0" w:space="0" w:color="auto"/>
            <w:bottom w:val="none" w:sz="0" w:space="0" w:color="auto"/>
            <w:right w:val="none" w:sz="0" w:space="0" w:color="auto"/>
          </w:divBdr>
        </w:div>
        <w:div w:id="1576090351">
          <w:marLeft w:val="1166"/>
          <w:marRight w:val="0"/>
          <w:marTop w:val="60"/>
          <w:marBottom w:val="0"/>
          <w:divBdr>
            <w:top w:val="none" w:sz="0" w:space="0" w:color="auto"/>
            <w:left w:val="none" w:sz="0" w:space="0" w:color="auto"/>
            <w:bottom w:val="none" w:sz="0" w:space="0" w:color="auto"/>
            <w:right w:val="none" w:sz="0" w:space="0" w:color="auto"/>
          </w:divBdr>
        </w:div>
        <w:div w:id="1576666436">
          <w:marLeft w:val="1800"/>
          <w:marRight w:val="0"/>
          <w:marTop w:val="60"/>
          <w:marBottom w:val="0"/>
          <w:divBdr>
            <w:top w:val="none" w:sz="0" w:space="0" w:color="auto"/>
            <w:left w:val="none" w:sz="0" w:space="0" w:color="auto"/>
            <w:bottom w:val="none" w:sz="0" w:space="0" w:color="auto"/>
            <w:right w:val="none" w:sz="0" w:space="0" w:color="auto"/>
          </w:divBdr>
        </w:div>
        <w:div w:id="1851601786">
          <w:marLeft w:val="2520"/>
          <w:marRight w:val="0"/>
          <w:marTop w:val="60"/>
          <w:marBottom w:val="0"/>
          <w:divBdr>
            <w:top w:val="none" w:sz="0" w:space="0" w:color="auto"/>
            <w:left w:val="none" w:sz="0" w:space="0" w:color="auto"/>
            <w:bottom w:val="none" w:sz="0" w:space="0" w:color="auto"/>
            <w:right w:val="none" w:sz="0" w:space="0" w:color="auto"/>
          </w:divBdr>
        </w:div>
        <w:div w:id="1950889818">
          <w:marLeft w:val="547"/>
          <w:marRight w:val="0"/>
          <w:marTop w:val="96"/>
          <w:marBottom w:val="0"/>
          <w:divBdr>
            <w:top w:val="none" w:sz="0" w:space="0" w:color="auto"/>
            <w:left w:val="none" w:sz="0" w:space="0" w:color="auto"/>
            <w:bottom w:val="none" w:sz="0" w:space="0" w:color="auto"/>
            <w:right w:val="none" w:sz="0" w:space="0" w:color="auto"/>
          </w:divBdr>
        </w:div>
        <w:div w:id="1991131941">
          <w:marLeft w:val="1800"/>
          <w:marRight w:val="0"/>
          <w:marTop w:val="60"/>
          <w:marBottom w:val="0"/>
          <w:divBdr>
            <w:top w:val="none" w:sz="0" w:space="0" w:color="auto"/>
            <w:left w:val="none" w:sz="0" w:space="0" w:color="auto"/>
            <w:bottom w:val="none" w:sz="0" w:space="0" w:color="auto"/>
            <w:right w:val="none" w:sz="0" w:space="0" w:color="auto"/>
          </w:divBdr>
        </w:div>
        <w:div w:id="2083405778">
          <w:marLeft w:val="1800"/>
          <w:marRight w:val="0"/>
          <w:marTop w:val="60"/>
          <w:marBottom w:val="0"/>
          <w:divBdr>
            <w:top w:val="none" w:sz="0" w:space="0" w:color="auto"/>
            <w:left w:val="none" w:sz="0" w:space="0" w:color="auto"/>
            <w:bottom w:val="none" w:sz="0" w:space="0" w:color="auto"/>
            <w:right w:val="none" w:sz="0" w:space="0" w:color="auto"/>
          </w:divBdr>
        </w:div>
        <w:div w:id="2134590449">
          <w:marLeft w:val="1800"/>
          <w:marRight w:val="0"/>
          <w:marTop w:val="60"/>
          <w:marBottom w:val="0"/>
          <w:divBdr>
            <w:top w:val="none" w:sz="0" w:space="0" w:color="auto"/>
            <w:left w:val="none" w:sz="0" w:space="0" w:color="auto"/>
            <w:bottom w:val="none" w:sz="0" w:space="0" w:color="auto"/>
            <w:right w:val="none" w:sz="0" w:space="0" w:color="auto"/>
          </w:divBdr>
        </w:div>
      </w:divsChild>
    </w:div>
    <w:div w:id="2031255163">
      <w:bodyDiv w:val="1"/>
      <w:marLeft w:val="0"/>
      <w:marRight w:val="0"/>
      <w:marTop w:val="0"/>
      <w:marBottom w:val="0"/>
      <w:divBdr>
        <w:top w:val="none" w:sz="0" w:space="0" w:color="auto"/>
        <w:left w:val="none" w:sz="0" w:space="0" w:color="auto"/>
        <w:bottom w:val="none" w:sz="0" w:space="0" w:color="auto"/>
        <w:right w:val="none" w:sz="0" w:space="0" w:color="auto"/>
      </w:divBdr>
    </w:div>
    <w:div w:id="2031758279">
      <w:bodyDiv w:val="1"/>
      <w:marLeft w:val="0"/>
      <w:marRight w:val="0"/>
      <w:marTop w:val="0"/>
      <w:marBottom w:val="0"/>
      <w:divBdr>
        <w:top w:val="none" w:sz="0" w:space="0" w:color="auto"/>
        <w:left w:val="none" w:sz="0" w:space="0" w:color="auto"/>
        <w:bottom w:val="none" w:sz="0" w:space="0" w:color="auto"/>
        <w:right w:val="none" w:sz="0" w:space="0" w:color="auto"/>
      </w:divBdr>
    </w:div>
    <w:div w:id="2031837725">
      <w:bodyDiv w:val="1"/>
      <w:marLeft w:val="0"/>
      <w:marRight w:val="0"/>
      <w:marTop w:val="0"/>
      <w:marBottom w:val="0"/>
      <w:divBdr>
        <w:top w:val="none" w:sz="0" w:space="0" w:color="auto"/>
        <w:left w:val="none" w:sz="0" w:space="0" w:color="auto"/>
        <w:bottom w:val="none" w:sz="0" w:space="0" w:color="auto"/>
        <w:right w:val="none" w:sz="0" w:space="0" w:color="auto"/>
      </w:divBdr>
    </w:div>
    <w:div w:id="2032298552">
      <w:bodyDiv w:val="1"/>
      <w:marLeft w:val="0"/>
      <w:marRight w:val="0"/>
      <w:marTop w:val="0"/>
      <w:marBottom w:val="0"/>
      <w:divBdr>
        <w:top w:val="none" w:sz="0" w:space="0" w:color="auto"/>
        <w:left w:val="none" w:sz="0" w:space="0" w:color="auto"/>
        <w:bottom w:val="none" w:sz="0" w:space="0" w:color="auto"/>
        <w:right w:val="none" w:sz="0" w:space="0" w:color="auto"/>
      </w:divBdr>
      <w:divsChild>
        <w:div w:id="333073976">
          <w:marLeft w:val="1166"/>
          <w:marRight w:val="0"/>
          <w:marTop w:val="110"/>
          <w:marBottom w:val="0"/>
          <w:divBdr>
            <w:top w:val="none" w:sz="0" w:space="0" w:color="auto"/>
            <w:left w:val="none" w:sz="0" w:space="0" w:color="auto"/>
            <w:bottom w:val="none" w:sz="0" w:space="0" w:color="auto"/>
            <w:right w:val="none" w:sz="0" w:space="0" w:color="auto"/>
          </w:divBdr>
        </w:div>
        <w:div w:id="417480480">
          <w:marLeft w:val="547"/>
          <w:marRight w:val="0"/>
          <w:marTop w:val="130"/>
          <w:marBottom w:val="0"/>
          <w:divBdr>
            <w:top w:val="none" w:sz="0" w:space="0" w:color="auto"/>
            <w:left w:val="none" w:sz="0" w:space="0" w:color="auto"/>
            <w:bottom w:val="none" w:sz="0" w:space="0" w:color="auto"/>
            <w:right w:val="none" w:sz="0" w:space="0" w:color="auto"/>
          </w:divBdr>
        </w:div>
        <w:div w:id="715009324">
          <w:marLeft w:val="1166"/>
          <w:marRight w:val="0"/>
          <w:marTop w:val="110"/>
          <w:marBottom w:val="0"/>
          <w:divBdr>
            <w:top w:val="none" w:sz="0" w:space="0" w:color="auto"/>
            <w:left w:val="none" w:sz="0" w:space="0" w:color="auto"/>
            <w:bottom w:val="none" w:sz="0" w:space="0" w:color="auto"/>
            <w:right w:val="none" w:sz="0" w:space="0" w:color="auto"/>
          </w:divBdr>
        </w:div>
        <w:div w:id="859587253">
          <w:marLeft w:val="1166"/>
          <w:marRight w:val="0"/>
          <w:marTop w:val="110"/>
          <w:marBottom w:val="0"/>
          <w:divBdr>
            <w:top w:val="none" w:sz="0" w:space="0" w:color="auto"/>
            <w:left w:val="none" w:sz="0" w:space="0" w:color="auto"/>
            <w:bottom w:val="none" w:sz="0" w:space="0" w:color="auto"/>
            <w:right w:val="none" w:sz="0" w:space="0" w:color="auto"/>
          </w:divBdr>
        </w:div>
        <w:div w:id="1261719505">
          <w:marLeft w:val="547"/>
          <w:marRight w:val="0"/>
          <w:marTop w:val="130"/>
          <w:marBottom w:val="0"/>
          <w:divBdr>
            <w:top w:val="none" w:sz="0" w:space="0" w:color="auto"/>
            <w:left w:val="none" w:sz="0" w:space="0" w:color="auto"/>
            <w:bottom w:val="none" w:sz="0" w:space="0" w:color="auto"/>
            <w:right w:val="none" w:sz="0" w:space="0" w:color="auto"/>
          </w:divBdr>
        </w:div>
        <w:div w:id="1351764286">
          <w:marLeft w:val="1166"/>
          <w:marRight w:val="0"/>
          <w:marTop w:val="110"/>
          <w:marBottom w:val="0"/>
          <w:divBdr>
            <w:top w:val="none" w:sz="0" w:space="0" w:color="auto"/>
            <w:left w:val="none" w:sz="0" w:space="0" w:color="auto"/>
            <w:bottom w:val="none" w:sz="0" w:space="0" w:color="auto"/>
            <w:right w:val="none" w:sz="0" w:space="0" w:color="auto"/>
          </w:divBdr>
        </w:div>
        <w:div w:id="1757049935">
          <w:marLeft w:val="1166"/>
          <w:marRight w:val="0"/>
          <w:marTop w:val="110"/>
          <w:marBottom w:val="0"/>
          <w:divBdr>
            <w:top w:val="none" w:sz="0" w:space="0" w:color="auto"/>
            <w:left w:val="none" w:sz="0" w:space="0" w:color="auto"/>
            <w:bottom w:val="none" w:sz="0" w:space="0" w:color="auto"/>
            <w:right w:val="none" w:sz="0" w:space="0" w:color="auto"/>
          </w:divBdr>
        </w:div>
        <w:div w:id="1858232111">
          <w:marLeft w:val="547"/>
          <w:marRight w:val="0"/>
          <w:marTop w:val="125"/>
          <w:marBottom w:val="0"/>
          <w:divBdr>
            <w:top w:val="none" w:sz="0" w:space="0" w:color="auto"/>
            <w:left w:val="none" w:sz="0" w:space="0" w:color="auto"/>
            <w:bottom w:val="none" w:sz="0" w:space="0" w:color="auto"/>
            <w:right w:val="none" w:sz="0" w:space="0" w:color="auto"/>
          </w:divBdr>
        </w:div>
      </w:divsChild>
    </w:div>
    <w:div w:id="2032606407">
      <w:bodyDiv w:val="1"/>
      <w:marLeft w:val="0"/>
      <w:marRight w:val="0"/>
      <w:marTop w:val="0"/>
      <w:marBottom w:val="0"/>
      <w:divBdr>
        <w:top w:val="none" w:sz="0" w:space="0" w:color="auto"/>
        <w:left w:val="none" w:sz="0" w:space="0" w:color="auto"/>
        <w:bottom w:val="none" w:sz="0" w:space="0" w:color="auto"/>
        <w:right w:val="none" w:sz="0" w:space="0" w:color="auto"/>
      </w:divBdr>
    </w:div>
    <w:div w:id="2032684276">
      <w:bodyDiv w:val="1"/>
      <w:marLeft w:val="0"/>
      <w:marRight w:val="0"/>
      <w:marTop w:val="0"/>
      <w:marBottom w:val="0"/>
      <w:divBdr>
        <w:top w:val="none" w:sz="0" w:space="0" w:color="auto"/>
        <w:left w:val="none" w:sz="0" w:space="0" w:color="auto"/>
        <w:bottom w:val="none" w:sz="0" w:space="0" w:color="auto"/>
        <w:right w:val="none" w:sz="0" w:space="0" w:color="auto"/>
      </w:divBdr>
      <w:divsChild>
        <w:div w:id="953950548">
          <w:marLeft w:val="547"/>
          <w:marRight w:val="0"/>
          <w:marTop w:val="134"/>
          <w:marBottom w:val="0"/>
          <w:divBdr>
            <w:top w:val="none" w:sz="0" w:space="0" w:color="auto"/>
            <w:left w:val="none" w:sz="0" w:space="0" w:color="auto"/>
            <w:bottom w:val="none" w:sz="0" w:space="0" w:color="auto"/>
            <w:right w:val="none" w:sz="0" w:space="0" w:color="auto"/>
          </w:divBdr>
        </w:div>
        <w:div w:id="1331955752">
          <w:marLeft w:val="1166"/>
          <w:marRight w:val="0"/>
          <w:marTop w:val="115"/>
          <w:marBottom w:val="0"/>
          <w:divBdr>
            <w:top w:val="none" w:sz="0" w:space="0" w:color="auto"/>
            <w:left w:val="none" w:sz="0" w:space="0" w:color="auto"/>
            <w:bottom w:val="none" w:sz="0" w:space="0" w:color="auto"/>
            <w:right w:val="none" w:sz="0" w:space="0" w:color="auto"/>
          </w:divBdr>
        </w:div>
        <w:div w:id="1605529274">
          <w:marLeft w:val="547"/>
          <w:marRight w:val="0"/>
          <w:marTop w:val="134"/>
          <w:marBottom w:val="0"/>
          <w:divBdr>
            <w:top w:val="none" w:sz="0" w:space="0" w:color="auto"/>
            <w:left w:val="none" w:sz="0" w:space="0" w:color="auto"/>
            <w:bottom w:val="none" w:sz="0" w:space="0" w:color="auto"/>
            <w:right w:val="none" w:sz="0" w:space="0" w:color="auto"/>
          </w:divBdr>
        </w:div>
      </w:divsChild>
    </w:div>
    <w:div w:id="2033533699">
      <w:bodyDiv w:val="1"/>
      <w:marLeft w:val="0"/>
      <w:marRight w:val="0"/>
      <w:marTop w:val="0"/>
      <w:marBottom w:val="0"/>
      <w:divBdr>
        <w:top w:val="none" w:sz="0" w:space="0" w:color="auto"/>
        <w:left w:val="none" w:sz="0" w:space="0" w:color="auto"/>
        <w:bottom w:val="none" w:sz="0" w:space="0" w:color="auto"/>
        <w:right w:val="none" w:sz="0" w:space="0" w:color="auto"/>
      </w:divBdr>
    </w:div>
    <w:div w:id="2033870715">
      <w:bodyDiv w:val="1"/>
      <w:marLeft w:val="0"/>
      <w:marRight w:val="0"/>
      <w:marTop w:val="0"/>
      <w:marBottom w:val="0"/>
      <w:divBdr>
        <w:top w:val="none" w:sz="0" w:space="0" w:color="auto"/>
        <w:left w:val="none" w:sz="0" w:space="0" w:color="auto"/>
        <w:bottom w:val="none" w:sz="0" w:space="0" w:color="auto"/>
        <w:right w:val="none" w:sz="0" w:space="0" w:color="auto"/>
      </w:divBdr>
      <w:divsChild>
        <w:div w:id="473526983">
          <w:marLeft w:val="1166"/>
          <w:marRight w:val="0"/>
          <w:marTop w:val="115"/>
          <w:marBottom w:val="0"/>
          <w:divBdr>
            <w:top w:val="none" w:sz="0" w:space="0" w:color="auto"/>
            <w:left w:val="none" w:sz="0" w:space="0" w:color="auto"/>
            <w:bottom w:val="none" w:sz="0" w:space="0" w:color="auto"/>
            <w:right w:val="none" w:sz="0" w:space="0" w:color="auto"/>
          </w:divBdr>
        </w:div>
        <w:div w:id="736515787">
          <w:marLeft w:val="547"/>
          <w:marRight w:val="0"/>
          <w:marTop w:val="115"/>
          <w:marBottom w:val="0"/>
          <w:divBdr>
            <w:top w:val="none" w:sz="0" w:space="0" w:color="auto"/>
            <w:left w:val="none" w:sz="0" w:space="0" w:color="auto"/>
            <w:bottom w:val="none" w:sz="0" w:space="0" w:color="auto"/>
            <w:right w:val="none" w:sz="0" w:space="0" w:color="auto"/>
          </w:divBdr>
        </w:div>
      </w:divsChild>
    </w:div>
    <w:div w:id="2036343524">
      <w:bodyDiv w:val="1"/>
      <w:marLeft w:val="0"/>
      <w:marRight w:val="0"/>
      <w:marTop w:val="0"/>
      <w:marBottom w:val="0"/>
      <w:divBdr>
        <w:top w:val="none" w:sz="0" w:space="0" w:color="auto"/>
        <w:left w:val="none" w:sz="0" w:space="0" w:color="auto"/>
        <w:bottom w:val="none" w:sz="0" w:space="0" w:color="auto"/>
        <w:right w:val="none" w:sz="0" w:space="0" w:color="auto"/>
      </w:divBdr>
      <w:divsChild>
        <w:div w:id="90127260">
          <w:marLeft w:val="1166"/>
          <w:marRight w:val="0"/>
          <w:marTop w:val="134"/>
          <w:marBottom w:val="0"/>
          <w:divBdr>
            <w:top w:val="none" w:sz="0" w:space="0" w:color="auto"/>
            <w:left w:val="none" w:sz="0" w:space="0" w:color="auto"/>
            <w:bottom w:val="none" w:sz="0" w:space="0" w:color="auto"/>
            <w:right w:val="none" w:sz="0" w:space="0" w:color="auto"/>
          </w:divBdr>
        </w:div>
        <w:div w:id="960569574">
          <w:marLeft w:val="547"/>
          <w:marRight w:val="0"/>
          <w:marTop w:val="154"/>
          <w:marBottom w:val="0"/>
          <w:divBdr>
            <w:top w:val="none" w:sz="0" w:space="0" w:color="auto"/>
            <w:left w:val="none" w:sz="0" w:space="0" w:color="auto"/>
            <w:bottom w:val="none" w:sz="0" w:space="0" w:color="auto"/>
            <w:right w:val="none" w:sz="0" w:space="0" w:color="auto"/>
          </w:divBdr>
        </w:div>
      </w:divsChild>
    </w:div>
    <w:div w:id="2036925009">
      <w:bodyDiv w:val="1"/>
      <w:marLeft w:val="0"/>
      <w:marRight w:val="0"/>
      <w:marTop w:val="0"/>
      <w:marBottom w:val="0"/>
      <w:divBdr>
        <w:top w:val="none" w:sz="0" w:space="0" w:color="auto"/>
        <w:left w:val="none" w:sz="0" w:space="0" w:color="auto"/>
        <w:bottom w:val="none" w:sz="0" w:space="0" w:color="auto"/>
        <w:right w:val="none" w:sz="0" w:space="0" w:color="auto"/>
      </w:divBdr>
    </w:div>
    <w:div w:id="2037079961">
      <w:bodyDiv w:val="1"/>
      <w:marLeft w:val="0"/>
      <w:marRight w:val="0"/>
      <w:marTop w:val="0"/>
      <w:marBottom w:val="0"/>
      <w:divBdr>
        <w:top w:val="none" w:sz="0" w:space="0" w:color="auto"/>
        <w:left w:val="none" w:sz="0" w:space="0" w:color="auto"/>
        <w:bottom w:val="none" w:sz="0" w:space="0" w:color="auto"/>
        <w:right w:val="none" w:sz="0" w:space="0" w:color="auto"/>
      </w:divBdr>
      <w:divsChild>
        <w:div w:id="290601995">
          <w:marLeft w:val="1166"/>
          <w:marRight w:val="0"/>
          <w:marTop w:val="101"/>
          <w:marBottom w:val="0"/>
          <w:divBdr>
            <w:top w:val="none" w:sz="0" w:space="0" w:color="auto"/>
            <w:left w:val="none" w:sz="0" w:space="0" w:color="auto"/>
            <w:bottom w:val="none" w:sz="0" w:space="0" w:color="auto"/>
            <w:right w:val="none" w:sz="0" w:space="0" w:color="auto"/>
          </w:divBdr>
        </w:div>
        <w:div w:id="712728087">
          <w:marLeft w:val="547"/>
          <w:marRight w:val="0"/>
          <w:marTop w:val="120"/>
          <w:marBottom w:val="0"/>
          <w:divBdr>
            <w:top w:val="none" w:sz="0" w:space="0" w:color="auto"/>
            <w:left w:val="none" w:sz="0" w:space="0" w:color="auto"/>
            <w:bottom w:val="none" w:sz="0" w:space="0" w:color="auto"/>
            <w:right w:val="none" w:sz="0" w:space="0" w:color="auto"/>
          </w:divBdr>
        </w:div>
        <w:div w:id="1407142340">
          <w:marLeft w:val="1166"/>
          <w:marRight w:val="0"/>
          <w:marTop w:val="101"/>
          <w:marBottom w:val="0"/>
          <w:divBdr>
            <w:top w:val="none" w:sz="0" w:space="0" w:color="auto"/>
            <w:left w:val="none" w:sz="0" w:space="0" w:color="auto"/>
            <w:bottom w:val="none" w:sz="0" w:space="0" w:color="auto"/>
            <w:right w:val="none" w:sz="0" w:space="0" w:color="auto"/>
          </w:divBdr>
        </w:div>
      </w:divsChild>
    </w:div>
    <w:div w:id="2037122114">
      <w:bodyDiv w:val="1"/>
      <w:marLeft w:val="0"/>
      <w:marRight w:val="0"/>
      <w:marTop w:val="0"/>
      <w:marBottom w:val="0"/>
      <w:divBdr>
        <w:top w:val="none" w:sz="0" w:space="0" w:color="auto"/>
        <w:left w:val="none" w:sz="0" w:space="0" w:color="auto"/>
        <w:bottom w:val="none" w:sz="0" w:space="0" w:color="auto"/>
        <w:right w:val="none" w:sz="0" w:space="0" w:color="auto"/>
      </w:divBdr>
    </w:div>
    <w:div w:id="2038462771">
      <w:bodyDiv w:val="1"/>
      <w:marLeft w:val="0"/>
      <w:marRight w:val="0"/>
      <w:marTop w:val="0"/>
      <w:marBottom w:val="0"/>
      <w:divBdr>
        <w:top w:val="none" w:sz="0" w:space="0" w:color="auto"/>
        <w:left w:val="none" w:sz="0" w:space="0" w:color="auto"/>
        <w:bottom w:val="none" w:sz="0" w:space="0" w:color="auto"/>
        <w:right w:val="none" w:sz="0" w:space="0" w:color="auto"/>
      </w:divBdr>
    </w:div>
    <w:div w:id="2039240066">
      <w:bodyDiv w:val="1"/>
      <w:marLeft w:val="0"/>
      <w:marRight w:val="0"/>
      <w:marTop w:val="0"/>
      <w:marBottom w:val="0"/>
      <w:divBdr>
        <w:top w:val="none" w:sz="0" w:space="0" w:color="auto"/>
        <w:left w:val="none" w:sz="0" w:space="0" w:color="auto"/>
        <w:bottom w:val="none" w:sz="0" w:space="0" w:color="auto"/>
        <w:right w:val="none" w:sz="0" w:space="0" w:color="auto"/>
      </w:divBdr>
    </w:div>
    <w:div w:id="2039814027">
      <w:bodyDiv w:val="1"/>
      <w:marLeft w:val="0"/>
      <w:marRight w:val="0"/>
      <w:marTop w:val="0"/>
      <w:marBottom w:val="0"/>
      <w:divBdr>
        <w:top w:val="none" w:sz="0" w:space="0" w:color="auto"/>
        <w:left w:val="none" w:sz="0" w:space="0" w:color="auto"/>
        <w:bottom w:val="none" w:sz="0" w:space="0" w:color="auto"/>
        <w:right w:val="none" w:sz="0" w:space="0" w:color="auto"/>
      </w:divBdr>
    </w:div>
    <w:div w:id="2039961445">
      <w:bodyDiv w:val="1"/>
      <w:marLeft w:val="0"/>
      <w:marRight w:val="0"/>
      <w:marTop w:val="0"/>
      <w:marBottom w:val="0"/>
      <w:divBdr>
        <w:top w:val="none" w:sz="0" w:space="0" w:color="auto"/>
        <w:left w:val="none" w:sz="0" w:space="0" w:color="auto"/>
        <w:bottom w:val="none" w:sz="0" w:space="0" w:color="auto"/>
        <w:right w:val="none" w:sz="0" w:space="0" w:color="auto"/>
      </w:divBdr>
      <w:divsChild>
        <w:div w:id="591167417">
          <w:marLeft w:val="547"/>
          <w:marRight w:val="0"/>
          <w:marTop w:val="154"/>
          <w:marBottom w:val="0"/>
          <w:divBdr>
            <w:top w:val="none" w:sz="0" w:space="0" w:color="auto"/>
            <w:left w:val="none" w:sz="0" w:space="0" w:color="auto"/>
            <w:bottom w:val="none" w:sz="0" w:space="0" w:color="auto"/>
            <w:right w:val="none" w:sz="0" w:space="0" w:color="auto"/>
          </w:divBdr>
        </w:div>
        <w:div w:id="849759364">
          <w:marLeft w:val="547"/>
          <w:marRight w:val="0"/>
          <w:marTop w:val="154"/>
          <w:marBottom w:val="0"/>
          <w:divBdr>
            <w:top w:val="none" w:sz="0" w:space="0" w:color="auto"/>
            <w:left w:val="none" w:sz="0" w:space="0" w:color="auto"/>
            <w:bottom w:val="none" w:sz="0" w:space="0" w:color="auto"/>
            <w:right w:val="none" w:sz="0" w:space="0" w:color="auto"/>
          </w:divBdr>
        </w:div>
        <w:div w:id="981039824">
          <w:marLeft w:val="547"/>
          <w:marRight w:val="0"/>
          <w:marTop w:val="154"/>
          <w:marBottom w:val="0"/>
          <w:divBdr>
            <w:top w:val="none" w:sz="0" w:space="0" w:color="auto"/>
            <w:left w:val="none" w:sz="0" w:space="0" w:color="auto"/>
            <w:bottom w:val="none" w:sz="0" w:space="0" w:color="auto"/>
            <w:right w:val="none" w:sz="0" w:space="0" w:color="auto"/>
          </w:divBdr>
        </w:div>
      </w:divsChild>
    </w:div>
    <w:div w:id="2040201663">
      <w:bodyDiv w:val="1"/>
      <w:marLeft w:val="0"/>
      <w:marRight w:val="0"/>
      <w:marTop w:val="0"/>
      <w:marBottom w:val="0"/>
      <w:divBdr>
        <w:top w:val="none" w:sz="0" w:space="0" w:color="auto"/>
        <w:left w:val="none" w:sz="0" w:space="0" w:color="auto"/>
        <w:bottom w:val="none" w:sz="0" w:space="0" w:color="auto"/>
        <w:right w:val="none" w:sz="0" w:space="0" w:color="auto"/>
      </w:divBdr>
    </w:div>
    <w:div w:id="2040277893">
      <w:bodyDiv w:val="1"/>
      <w:marLeft w:val="0"/>
      <w:marRight w:val="0"/>
      <w:marTop w:val="0"/>
      <w:marBottom w:val="0"/>
      <w:divBdr>
        <w:top w:val="none" w:sz="0" w:space="0" w:color="auto"/>
        <w:left w:val="none" w:sz="0" w:space="0" w:color="auto"/>
        <w:bottom w:val="none" w:sz="0" w:space="0" w:color="auto"/>
        <w:right w:val="none" w:sz="0" w:space="0" w:color="auto"/>
      </w:divBdr>
    </w:div>
    <w:div w:id="2040888159">
      <w:bodyDiv w:val="1"/>
      <w:marLeft w:val="0"/>
      <w:marRight w:val="0"/>
      <w:marTop w:val="0"/>
      <w:marBottom w:val="0"/>
      <w:divBdr>
        <w:top w:val="none" w:sz="0" w:space="0" w:color="auto"/>
        <w:left w:val="none" w:sz="0" w:space="0" w:color="auto"/>
        <w:bottom w:val="none" w:sz="0" w:space="0" w:color="auto"/>
        <w:right w:val="none" w:sz="0" w:space="0" w:color="auto"/>
      </w:divBdr>
    </w:div>
    <w:div w:id="2042585728">
      <w:bodyDiv w:val="1"/>
      <w:marLeft w:val="0"/>
      <w:marRight w:val="0"/>
      <w:marTop w:val="0"/>
      <w:marBottom w:val="0"/>
      <w:divBdr>
        <w:top w:val="none" w:sz="0" w:space="0" w:color="auto"/>
        <w:left w:val="none" w:sz="0" w:space="0" w:color="auto"/>
        <w:bottom w:val="none" w:sz="0" w:space="0" w:color="auto"/>
        <w:right w:val="none" w:sz="0" w:space="0" w:color="auto"/>
      </w:divBdr>
    </w:div>
    <w:div w:id="2042781055">
      <w:bodyDiv w:val="1"/>
      <w:marLeft w:val="0"/>
      <w:marRight w:val="0"/>
      <w:marTop w:val="0"/>
      <w:marBottom w:val="0"/>
      <w:divBdr>
        <w:top w:val="none" w:sz="0" w:space="0" w:color="auto"/>
        <w:left w:val="none" w:sz="0" w:space="0" w:color="auto"/>
        <w:bottom w:val="none" w:sz="0" w:space="0" w:color="auto"/>
        <w:right w:val="none" w:sz="0" w:space="0" w:color="auto"/>
      </w:divBdr>
    </w:div>
    <w:div w:id="2043089025">
      <w:bodyDiv w:val="1"/>
      <w:marLeft w:val="0"/>
      <w:marRight w:val="0"/>
      <w:marTop w:val="0"/>
      <w:marBottom w:val="0"/>
      <w:divBdr>
        <w:top w:val="none" w:sz="0" w:space="0" w:color="auto"/>
        <w:left w:val="none" w:sz="0" w:space="0" w:color="auto"/>
        <w:bottom w:val="none" w:sz="0" w:space="0" w:color="auto"/>
        <w:right w:val="none" w:sz="0" w:space="0" w:color="auto"/>
      </w:divBdr>
    </w:div>
    <w:div w:id="2044015894">
      <w:bodyDiv w:val="1"/>
      <w:marLeft w:val="0"/>
      <w:marRight w:val="0"/>
      <w:marTop w:val="0"/>
      <w:marBottom w:val="0"/>
      <w:divBdr>
        <w:top w:val="none" w:sz="0" w:space="0" w:color="auto"/>
        <w:left w:val="none" w:sz="0" w:space="0" w:color="auto"/>
        <w:bottom w:val="none" w:sz="0" w:space="0" w:color="auto"/>
        <w:right w:val="none" w:sz="0" w:space="0" w:color="auto"/>
      </w:divBdr>
    </w:div>
    <w:div w:id="2044330262">
      <w:bodyDiv w:val="1"/>
      <w:marLeft w:val="0"/>
      <w:marRight w:val="0"/>
      <w:marTop w:val="0"/>
      <w:marBottom w:val="0"/>
      <w:divBdr>
        <w:top w:val="none" w:sz="0" w:space="0" w:color="auto"/>
        <w:left w:val="none" w:sz="0" w:space="0" w:color="auto"/>
        <w:bottom w:val="none" w:sz="0" w:space="0" w:color="auto"/>
        <w:right w:val="none" w:sz="0" w:space="0" w:color="auto"/>
      </w:divBdr>
    </w:div>
    <w:div w:id="2044743729">
      <w:bodyDiv w:val="1"/>
      <w:marLeft w:val="0"/>
      <w:marRight w:val="0"/>
      <w:marTop w:val="0"/>
      <w:marBottom w:val="0"/>
      <w:divBdr>
        <w:top w:val="none" w:sz="0" w:space="0" w:color="auto"/>
        <w:left w:val="none" w:sz="0" w:space="0" w:color="auto"/>
        <w:bottom w:val="none" w:sz="0" w:space="0" w:color="auto"/>
        <w:right w:val="none" w:sz="0" w:space="0" w:color="auto"/>
      </w:divBdr>
    </w:div>
    <w:div w:id="2045710860">
      <w:bodyDiv w:val="1"/>
      <w:marLeft w:val="0"/>
      <w:marRight w:val="0"/>
      <w:marTop w:val="0"/>
      <w:marBottom w:val="0"/>
      <w:divBdr>
        <w:top w:val="none" w:sz="0" w:space="0" w:color="auto"/>
        <w:left w:val="none" w:sz="0" w:space="0" w:color="auto"/>
        <w:bottom w:val="none" w:sz="0" w:space="0" w:color="auto"/>
        <w:right w:val="none" w:sz="0" w:space="0" w:color="auto"/>
      </w:divBdr>
    </w:div>
    <w:div w:id="2046325048">
      <w:bodyDiv w:val="1"/>
      <w:marLeft w:val="0"/>
      <w:marRight w:val="0"/>
      <w:marTop w:val="0"/>
      <w:marBottom w:val="0"/>
      <w:divBdr>
        <w:top w:val="none" w:sz="0" w:space="0" w:color="auto"/>
        <w:left w:val="none" w:sz="0" w:space="0" w:color="auto"/>
        <w:bottom w:val="none" w:sz="0" w:space="0" w:color="auto"/>
        <w:right w:val="none" w:sz="0" w:space="0" w:color="auto"/>
      </w:divBdr>
      <w:divsChild>
        <w:div w:id="155607160">
          <w:marLeft w:val="1800"/>
          <w:marRight w:val="0"/>
          <w:marTop w:val="67"/>
          <w:marBottom w:val="0"/>
          <w:divBdr>
            <w:top w:val="none" w:sz="0" w:space="0" w:color="auto"/>
            <w:left w:val="none" w:sz="0" w:space="0" w:color="auto"/>
            <w:bottom w:val="none" w:sz="0" w:space="0" w:color="auto"/>
            <w:right w:val="none" w:sz="0" w:space="0" w:color="auto"/>
          </w:divBdr>
        </w:div>
        <w:div w:id="198319762">
          <w:marLeft w:val="1800"/>
          <w:marRight w:val="0"/>
          <w:marTop w:val="67"/>
          <w:marBottom w:val="0"/>
          <w:divBdr>
            <w:top w:val="none" w:sz="0" w:space="0" w:color="auto"/>
            <w:left w:val="none" w:sz="0" w:space="0" w:color="auto"/>
            <w:bottom w:val="none" w:sz="0" w:space="0" w:color="auto"/>
            <w:right w:val="none" w:sz="0" w:space="0" w:color="auto"/>
          </w:divBdr>
        </w:div>
        <w:div w:id="348142999">
          <w:marLeft w:val="1800"/>
          <w:marRight w:val="0"/>
          <w:marTop w:val="67"/>
          <w:marBottom w:val="0"/>
          <w:divBdr>
            <w:top w:val="none" w:sz="0" w:space="0" w:color="auto"/>
            <w:left w:val="none" w:sz="0" w:space="0" w:color="auto"/>
            <w:bottom w:val="none" w:sz="0" w:space="0" w:color="auto"/>
            <w:right w:val="none" w:sz="0" w:space="0" w:color="auto"/>
          </w:divBdr>
        </w:div>
        <w:div w:id="434984217">
          <w:marLeft w:val="1800"/>
          <w:marRight w:val="0"/>
          <w:marTop w:val="67"/>
          <w:marBottom w:val="0"/>
          <w:divBdr>
            <w:top w:val="none" w:sz="0" w:space="0" w:color="auto"/>
            <w:left w:val="none" w:sz="0" w:space="0" w:color="auto"/>
            <w:bottom w:val="none" w:sz="0" w:space="0" w:color="auto"/>
            <w:right w:val="none" w:sz="0" w:space="0" w:color="auto"/>
          </w:divBdr>
        </w:div>
        <w:div w:id="998851385">
          <w:marLeft w:val="1800"/>
          <w:marRight w:val="0"/>
          <w:marTop w:val="67"/>
          <w:marBottom w:val="0"/>
          <w:divBdr>
            <w:top w:val="none" w:sz="0" w:space="0" w:color="auto"/>
            <w:left w:val="none" w:sz="0" w:space="0" w:color="auto"/>
            <w:bottom w:val="none" w:sz="0" w:space="0" w:color="auto"/>
            <w:right w:val="none" w:sz="0" w:space="0" w:color="auto"/>
          </w:divBdr>
        </w:div>
        <w:div w:id="1134909276">
          <w:marLeft w:val="1166"/>
          <w:marRight w:val="0"/>
          <w:marTop w:val="86"/>
          <w:marBottom w:val="0"/>
          <w:divBdr>
            <w:top w:val="none" w:sz="0" w:space="0" w:color="auto"/>
            <w:left w:val="none" w:sz="0" w:space="0" w:color="auto"/>
            <w:bottom w:val="none" w:sz="0" w:space="0" w:color="auto"/>
            <w:right w:val="none" w:sz="0" w:space="0" w:color="auto"/>
          </w:divBdr>
        </w:div>
        <w:div w:id="1277978603">
          <w:marLeft w:val="1166"/>
          <w:marRight w:val="0"/>
          <w:marTop w:val="86"/>
          <w:marBottom w:val="0"/>
          <w:divBdr>
            <w:top w:val="none" w:sz="0" w:space="0" w:color="auto"/>
            <w:left w:val="none" w:sz="0" w:space="0" w:color="auto"/>
            <w:bottom w:val="none" w:sz="0" w:space="0" w:color="auto"/>
            <w:right w:val="none" w:sz="0" w:space="0" w:color="auto"/>
          </w:divBdr>
        </w:div>
        <w:div w:id="1627422002">
          <w:marLeft w:val="547"/>
          <w:marRight w:val="0"/>
          <w:marTop w:val="96"/>
          <w:marBottom w:val="0"/>
          <w:divBdr>
            <w:top w:val="none" w:sz="0" w:space="0" w:color="auto"/>
            <w:left w:val="none" w:sz="0" w:space="0" w:color="auto"/>
            <w:bottom w:val="none" w:sz="0" w:space="0" w:color="auto"/>
            <w:right w:val="none" w:sz="0" w:space="0" w:color="auto"/>
          </w:divBdr>
        </w:div>
        <w:div w:id="1646163609">
          <w:marLeft w:val="1800"/>
          <w:marRight w:val="0"/>
          <w:marTop w:val="67"/>
          <w:marBottom w:val="0"/>
          <w:divBdr>
            <w:top w:val="none" w:sz="0" w:space="0" w:color="auto"/>
            <w:left w:val="none" w:sz="0" w:space="0" w:color="auto"/>
            <w:bottom w:val="none" w:sz="0" w:space="0" w:color="auto"/>
            <w:right w:val="none" w:sz="0" w:space="0" w:color="auto"/>
          </w:divBdr>
        </w:div>
        <w:div w:id="1774783918">
          <w:marLeft w:val="1800"/>
          <w:marRight w:val="0"/>
          <w:marTop w:val="67"/>
          <w:marBottom w:val="0"/>
          <w:divBdr>
            <w:top w:val="none" w:sz="0" w:space="0" w:color="auto"/>
            <w:left w:val="none" w:sz="0" w:space="0" w:color="auto"/>
            <w:bottom w:val="none" w:sz="0" w:space="0" w:color="auto"/>
            <w:right w:val="none" w:sz="0" w:space="0" w:color="auto"/>
          </w:divBdr>
        </w:div>
        <w:div w:id="1850218388">
          <w:marLeft w:val="1166"/>
          <w:marRight w:val="0"/>
          <w:marTop w:val="86"/>
          <w:marBottom w:val="0"/>
          <w:divBdr>
            <w:top w:val="none" w:sz="0" w:space="0" w:color="auto"/>
            <w:left w:val="none" w:sz="0" w:space="0" w:color="auto"/>
            <w:bottom w:val="none" w:sz="0" w:space="0" w:color="auto"/>
            <w:right w:val="none" w:sz="0" w:space="0" w:color="auto"/>
          </w:divBdr>
        </w:div>
      </w:divsChild>
    </w:div>
    <w:div w:id="2046756354">
      <w:bodyDiv w:val="1"/>
      <w:marLeft w:val="0"/>
      <w:marRight w:val="0"/>
      <w:marTop w:val="0"/>
      <w:marBottom w:val="0"/>
      <w:divBdr>
        <w:top w:val="none" w:sz="0" w:space="0" w:color="auto"/>
        <w:left w:val="none" w:sz="0" w:space="0" w:color="auto"/>
        <w:bottom w:val="none" w:sz="0" w:space="0" w:color="auto"/>
        <w:right w:val="none" w:sz="0" w:space="0" w:color="auto"/>
      </w:divBdr>
      <w:divsChild>
        <w:div w:id="692266824">
          <w:marLeft w:val="547"/>
          <w:marRight w:val="0"/>
          <w:marTop w:val="154"/>
          <w:marBottom w:val="0"/>
          <w:divBdr>
            <w:top w:val="none" w:sz="0" w:space="0" w:color="auto"/>
            <w:left w:val="none" w:sz="0" w:space="0" w:color="auto"/>
            <w:bottom w:val="none" w:sz="0" w:space="0" w:color="auto"/>
            <w:right w:val="none" w:sz="0" w:space="0" w:color="auto"/>
          </w:divBdr>
        </w:div>
        <w:div w:id="2046443309">
          <w:marLeft w:val="547"/>
          <w:marRight w:val="0"/>
          <w:marTop w:val="154"/>
          <w:marBottom w:val="0"/>
          <w:divBdr>
            <w:top w:val="none" w:sz="0" w:space="0" w:color="auto"/>
            <w:left w:val="none" w:sz="0" w:space="0" w:color="auto"/>
            <w:bottom w:val="none" w:sz="0" w:space="0" w:color="auto"/>
            <w:right w:val="none" w:sz="0" w:space="0" w:color="auto"/>
          </w:divBdr>
        </w:div>
        <w:div w:id="2131237381">
          <w:marLeft w:val="547"/>
          <w:marRight w:val="0"/>
          <w:marTop w:val="154"/>
          <w:marBottom w:val="0"/>
          <w:divBdr>
            <w:top w:val="none" w:sz="0" w:space="0" w:color="auto"/>
            <w:left w:val="none" w:sz="0" w:space="0" w:color="auto"/>
            <w:bottom w:val="none" w:sz="0" w:space="0" w:color="auto"/>
            <w:right w:val="none" w:sz="0" w:space="0" w:color="auto"/>
          </w:divBdr>
        </w:div>
      </w:divsChild>
    </w:div>
    <w:div w:id="2048022554">
      <w:bodyDiv w:val="1"/>
      <w:marLeft w:val="0"/>
      <w:marRight w:val="0"/>
      <w:marTop w:val="0"/>
      <w:marBottom w:val="0"/>
      <w:divBdr>
        <w:top w:val="none" w:sz="0" w:space="0" w:color="auto"/>
        <w:left w:val="none" w:sz="0" w:space="0" w:color="auto"/>
        <w:bottom w:val="none" w:sz="0" w:space="0" w:color="auto"/>
        <w:right w:val="none" w:sz="0" w:space="0" w:color="auto"/>
      </w:divBdr>
    </w:div>
    <w:div w:id="2049141849">
      <w:bodyDiv w:val="1"/>
      <w:marLeft w:val="0"/>
      <w:marRight w:val="0"/>
      <w:marTop w:val="0"/>
      <w:marBottom w:val="0"/>
      <w:divBdr>
        <w:top w:val="none" w:sz="0" w:space="0" w:color="auto"/>
        <w:left w:val="none" w:sz="0" w:space="0" w:color="auto"/>
        <w:bottom w:val="none" w:sz="0" w:space="0" w:color="auto"/>
        <w:right w:val="none" w:sz="0" w:space="0" w:color="auto"/>
      </w:divBdr>
      <w:divsChild>
        <w:div w:id="540636138">
          <w:marLeft w:val="1166"/>
          <w:marRight w:val="0"/>
          <w:marTop w:val="134"/>
          <w:marBottom w:val="0"/>
          <w:divBdr>
            <w:top w:val="none" w:sz="0" w:space="0" w:color="auto"/>
            <w:left w:val="none" w:sz="0" w:space="0" w:color="auto"/>
            <w:bottom w:val="none" w:sz="0" w:space="0" w:color="auto"/>
            <w:right w:val="none" w:sz="0" w:space="0" w:color="auto"/>
          </w:divBdr>
        </w:div>
        <w:div w:id="760373713">
          <w:marLeft w:val="1166"/>
          <w:marRight w:val="0"/>
          <w:marTop w:val="134"/>
          <w:marBottom w:val="0"/>
          <w:divBdr>
            <w:top w:val="none" w:sz="0" w:space="0" w:color="auto"/>
            <w:left w:val="none" w:sz="0" w:space="0" w:color="auto"/>
            <w:bottom w:val="none" w:sz="0" w:space="0" w:color="auto"/>
            <w:right w:val="none" w:sz="0" w:space="0" w:color="auto"/>
          </w:divBdr>
        </w:div>
        <w:div w:id="1698969984">
          <w:marLeft w:val="547"/>
          <w:marRight w:val="0"/>
          <w:marTop w:val="154"/>
          <w:marBottom w:val="0"/>
          <w:divBdr>
            <w:top w:val="none" w:sz="0" w:space="0" w:color="auto"/>
            <w:left w:val="none" w:sz="0" w:space="0" w:color="auto"/>
            <w:bottom w:val="none" w:sz="0" w:space="0" w:color="auto"/>
            <w:right w:val="none" w:sz="0" w:space="0" w:color="auto"/>
          </w:divBdr>
        </w:div>
      </w:divsChild>
    </w:div>
    <w:div w:id="2049256909">
      <w:bodyDiv w:val="1"/>
      <w:marLeft w:val="0"/>
      <w:marRight w:val="0"/>
      <w:marTop w:val="0"/>
      <w:marBottom w:val="0"/>
      <w:divBdr>
        <w:top w:val="none" w:sz="0" w:space="0" w:color="auto"/>
        <w:left w:val="none" w:sz="0" w:space="0" w:color="auto"/>
        <w:bottom w:val="none" w:sz="0" w:space="0" w:color="auto"/>
        <w:right w:val="none" w:sz="0" w:space="0" w:color="auto"/>
      </w:divBdr>
    </w:div>
    <w:div w:id="2049454319">
      <w:bodyDiv w:val="1"/>
      <w:marLeft w:val="0"/>
      <w:marRight w:val="0"/>
      <w:marTop w:val="0"/>
      <w:marBottom w:val="0"/>
      <w:divBdr>
        <w:top w:val="none" w:sz="0" w:space="0" w:color="auto"/>
        <w:left w:val="none" w:sz="0" w:space="0" w:color="auto"/>
        <w:bottom w:val="none" w:sz="0" w:space="0" w:color="auto"/>
        <w:right w:val="none" w:sz="0" w:space="0" w:color="auto"/>
      </w:divBdr>
    </w:div>
    <w:div w:id="2051606183">
      <w:bodyDiv w:val="1"/>
      <w:marLeft w:val="0"/>
      <w:marRight w:val="0"/>
      <w:marTop w:val="0"/>
      <w:marBottom w:val="0"/>
      <w:divBdr>
        <w:top w:val="none" w:sz="0" w:space="0" w:color="auto"/>
        <w:left w:val="none" w:sz="0" w:space="0" w:color="auto"/>
        <w:bottom w:val="none" w:sz="0" w:space="0" w:color="auto"/>
        <w:right w:val="none" w:sz="0" w:space="0" w:color="auto"/>
      </w:divBdr>
      <w:divsChild>
        <w:div w:id="955988993">
          <w:marLeft w:val="0"/>
          <w:marRight w:val="0"/>
          <w:marTop w:val="0"/>
          <w:marBottom w:val="0"/>
          <w:divBdr>
            <w:top w:val="none" w:sz="0" w:space="0" w:color="auto"/>
            <w:left w:val="none" w:sz="0" w:space="0" w:color="auto"/>
            <w:bottom w:val="none" w:sz="0" w:space="0" w:color="auto"/>
            <w:right w:val="none" w:sz="0" w:space="0" w:color="auto"/>
          </w:divBdr>
          <w:divsChild>
            <w:div w:id="2979150">
              <w:marLeft w:val="0"/>
              <w:marRight w:val="0"/>
              <w:marTop w:val="0"/>
              <w:marBottom w:val="0"/>
              <w:divBdr>
                <w:top w:val="none" w:sz="0" w:space="0" w:color="auto"/>
                <w:left w:val="none" w:sz="0" w:space="0" w:color="auto"/>
                <w:bottom w:val="none" w:sz="0" w:space="0" w:color="auto"/>
                <w:right w:val="none" w:sz="0" w:space="0" w:color="auto"/>
              </w:divBdr>
            </w:div>
            <w:div w:id="207911695">
              <w:marLeft w:val="0"/>
              <w:marRight w:val="0"/>
              <w:marTop w:val="0"/>
              <w:marBottom w:val="0"/>
              <w:divBdr>
                <w:top w:val="none" w:sz="0" w:space="0" w:color="auto"/>
                <w:left w:val="none" w:sz="0" w:space="0" w:color="auto"/>
                <w:bottom w:val="none" w:sz="0" w:space="0" w:color="auto"/>
                <w:right w:val="none" w:sz="0" w:space="0" w:color="auto"/>
              </w:divBdr>
            </w:div>
            <w:div w:id="249042926">
              <w:marLeft w:val="0"/>
              <w:marRight w:val="0"/>
              <w:marTop w:val="0"/>
              <w:marBottom w:val="0"/>
              <w:divBdr>
                <w:top w:val="none" w:sz="0" w:space="0" w:color="auto"/>
                <w:left w:val="none" w:sz="0" w:space="0" w:color="auto"/>
                <w:bottom w:val="none" w:sz="0" w:space="0" w:color="auto"/>
                <w:right w:val="none" w:sz="0" w:space="0" w:color="auto"/>
              </w:divBdr>
            </w:div>
            <w:div w:id="316569716">
              <w:marLeft w:val="0"/>
              <w:marRight w:val="0"/>
              <w:marTop w:val="0"/>
              <w:marBottom w:val="0"/>
              <w:divBdr>
                <w:top w:val="none" w:sz="0" w:space="0" w:color="auto"/>
                <w:left w:val="none" w:sz="0" w:space="0" w:color="auto"/>
                <w:bottom w:val="none" w:sz="0" w:space="0" w:color="auto"/>
                <w:right w:val="none" w:sz="0" w:space="0" w:color="auto"/>
              </w:divBdr>
            </w:div>
            <w:div w:id="376465926">
              <w:marLeft w:val="0"/>
              <w:marRight w:val="0"/>
              <w:marTop w:val="0"/>
              <w:marBottom w:val="0"/>
              <w:divBdr>
                <w:top w:val="none" w:sz="0" w:space="0" w:color="auto"/>
                <w:left w:val="none" w:sz="0" w:space="0" w:color="auto"/>
                <w:bottom w:val="none" w:sz="0" w:space="0" w:color="auto"/>
                <w:right w:val="none" w:sz="0" w:space="0" w:color="auto"/>
              </w:divBdr>
            </w:div>
            <w:div w:id="444270306">
              <w:marLeft w:val="0"/>
              <w:marRight w:val="0"/>
              <w:marTop w:val="0"/>
              <w:marBottom w:val="0"/>
              <w:divBdr>
                <w:top w:val="none" w:sz="0" w:space="0" w:color="auto"/>
                <w:left w:val="none" w:sz="0" w:space="0" w:color="auto"/>
                <w:bottom w:val="none" w:sz="0" w:space="0" w:color="auto"/>
                <w:right w:val="none" w:sz="0" w:space="0" w:color="auto"/>
              </w:divBdr>
            </w:div>
            <w:div w:id="489057231">
              <w:marLeft w:val="0"/>
              <w:marRight w:val="0"/>
              <w:marTop w:val="0"/>
              <w:marBottom w:val="0"/>
              <w:divBdr>
                <w:top w:val="none" w:sz="0" w:space="0" w:color="auto"/>
                <w:left w:val="none" w:sz="0" w:space="0" w:color="auto"/>
                <w:bottom w:val="none" w:sz="0" w:space="0" w:color="auto"/>
                <w:right w:val="none" w:sz="0" w:space="0" w:color="auto"/>
              </w:divBdr>
            </w:div>
            <w:div w:id="744843736">
              <w:marLeft w:val="0"/>
              <w:marRight w:val="0"/>
              <w:marTop w:val="0"/>
              <w:marBottom w:val="0"/>
              <w:divBdr>
                <w:top w:val="none" w:sz="0" w:space="0" w:color="auto"/>
                <w:left w:val="none" w:sz="0" w:space="0" w:color="auto"/>
                <w:bottom w:val="none" w:sz="0" w:space="0" w:color="auto"/>
                <w:right w:val="none" w:sz="0" w:space="0" w:color="auto"/>
              </w:divBdr>
            </w:div>
            <w:div w:id="1391878491">
              <w:marLeft w:val="0"/>
              <w:marRight w:val="0"/>
              <w:marTop w:val="0"/>
              <w:marBottom w:val="0"/>
              <w:divBdr>
                <w:top w:val="none" w:sz="0" w:space="0" w:color="auto"/>
                <w:left w:val="none" w:sz="0" w:space="0" w:color="auto"/>
                <w:bottom w:val="none" w:sz="0" w:space="0" w:color="auto"/>
                <w:right w:val="none" w:sz="0" w:space="0" w:color="auto"/>
              </w:divBdr>
            </w:div>
            <w:div w:id="1462960769">
              <w:marLeft w:val="0"/>
              <w:marRight w:val="0"/>
              <w:marTop w:val="0"/>
              <w:marBottom w:val="0"/>
              <w:divBdr>
                <w:top w:val="none" w:sz="0" w:space="0" w:color="auto"/>
                <w:left w:val="none" w:sz="0" w:space="0" w:color="auto"/>
                <w:bottom w:val="none" w:sz="0" w:space="0" w:color="auto"/>
                <w:right w:val="none" w:sz="0" w:space="0" w:color="auto"/>
              </w:divBdr>
            </w:div>
            <w:div w:id="1814638463">
              <w:marLeft w:val="0"/>
              <w:marRight w:val="0"/>
              <w:marTop w:val="0"/>
              <w:marBottom w:val="0"/>
              <w:divBdr>
                <w:top w:val="none" w:sz="0" w:space="0" w:color="auto"/>
                <w:left w:val="none" w:sz="0" w:space="0" w:color="auto"/>
                <w:bottom w:val="none" w:sz="0" w:space="0" w:color="auto"/>
                <w:right w:val="none" w:sz="0" w:space="0" w:color="auto"/>
              </w:divBdr>
            </w:div>
            <w:div w:id="209886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957483">
      <w:bodyDiv w:val="1"/>
      <w:marLeft w:val="0"/>
      <w:marRight w:val="0"/>
      <w:marTop w:val="0"/>
      <w:marBottom w:val="0"/>
      <w:divBdr>
        <w:top w:val="none" w:sz="0" w:space="0" w:color="auto"/>
        <w:left w:val="none" w:sz="0" w:space="0" w:color="auto"/>
        <w:bottom w:val="none" w:sz="0" w:space="0" w:color="auto"/>
        <w:right w:val="none" w:sz="0" w:space="0" w:color="auto"/>
      </w:divBdr>
    </w:div>
    <w:div w:id="2052069751">
      <w:bodyDiv w:val="1"/>
      <w:marLeft w:val="0"/>
      <w:marRight w:val="0"/>
      <w:marTop w:val="0"/>
      <w:marBottom w:val="0"/>
      <w:divBdr>
        <w:top w:val="none" w:sz="0" w:space="0" w:color="auto"/>
        <w:left w:val="none" w:sz="0" w:space="0" w:color="auto"/>
        <w:bottom w:val="none" w:sz="0" w:space="0" w:color="auto"/>
        <w:right w:val="none" w:sz="0" w:space="0" w:color="auto"/>
      </w:divBdr>
    </w:div>
    <w:div w:id="2052151758">
      <w:bodyDiv w:val="1"/>
      <w:marLeft w:val="0"/>
      <w:marRight w:val="0"/>
      <w:marTop w:val="0"/>
      <w:marBottom w:val="0"/>
      <w:divBdr>
        <w:top w:val="none" w:sz="0" w:space="0" w:color="auto"/>
        <w:left w:val="none" w:sz="0" w:space="0" w:color="auto"/>
        <w:bottom w:val="none" w:sz="0" w:space="0" w:color="auto"/>
        <w:right w:val="none" w:sz="0" w:space="0" w:color="auto"/>
      </w:divBdr>
    </w:div>
    <w:div w:id="2052266683">
      <w:bodyDiv w:val="1"/>
      <w:marLeft w:val="0"/>
      <w:marRight w:val="0"/>
      <w:marTop w:val="0"/>
      <w:marBottom w:val="0"/>
      <w:divBdr>
        <w:top w:val="none" w:sz="0" w:space="0" w:color="auto"/>
        <w:left w:val="none" w:sz="0" w:space="0" w:color="auto"/>
        <w:bottom w:val="none" w:sz="0" w:space="0" w:color="auto"/>
        <w:right w:val="none" w:sz="0" w:space="0" w:color="auto"/>
      </w:divBdr>
      <w:divsChild>
        <w:div w:id="31617368">
          <w:marLeft w:val="547"/>
          <w:marRight w:val="0"/>
          <w:marTop w:val="96"/>
          <w:marBottom w:val="0"/>
          <w:divBdr>
            <w:top w:val="none" w:sz="0" w:space="0" w:color="auto"/>
            <w:left w:val="none" w:sz="0" w:space="0" w:color="auto"/>
            <w:bottom w:val="none" w:sz="0" w:space="0" w:color="auto"/>
            <w:right w:val="none" w:sz="0" w:space="0" w:color="auto"/>
          </w:divBdr>
        </w:div>
        <w:div w:id="62024829">
          <w:marLeft w:val="547"/>
          <w:marRight w:val="0"/>
          <w:marTop w:val="96"/>
          <w:marBottom w:val="0"/>
          <w:divBdr>
            <w:top w:val="none" w:sz="0" w:space="0" w:color="auto"/>
            <w:left w:val="none" w:sz="0" w:space="0" w:color="auto"/>
            <w:bottom w:val="none" w:sz="0" w:space="0" w:color="auto"/>
            <w:right w:val="none" w:sz="0" w:space="0" w:color="auto"/>
          </w:divBdr>
        </w:div>
        <w:div w:id="425226076">
          <w:marLeft w:val="1166"/>
          <w:marRight w:val="0"/>
          <w:marTop w:val="86"/>
          <w:marBottom w:val="0"/>
          <w:divBdr>
            <w:top w:val="none" w:sz="0" w:space="0" w:color="auto"/>
            <w:left w:val="none" w:sz="0" w:space="0" w:color="auto"/>
            <w:bottom w:val="none" w:sz="0" w:space="0" w:color="auto"/>
            <w:right w:val="none" w:sz="0" w:space="0" w:color="auto"/>
          </w:divBdr>
        </w:div>
        <w:div w:id="601959885">
          <w:marLeft w:val="1166"/>
          <w:marRight w:val="0"/>
          <w:marTop w:val="86"/>
          <w:marBottom w:val="0"/>
          <w:divBdr>
            <w:top w:val="none" w:sz="0" w:space="0" w:color="auto"/>
            <w:left w:val="none" w:sz="0" w:space="0" w:color="auto"/>
            <w:bottom w:val="none" w:sz="0" w:space="0" w:color="auto"/>
            <w:right w:val="none" w:sz="0" w:space="0" w:color="auto"/>
          </w:divBdr>
        </w:div>
        <w:div w:id="773211884">
          <w:marLeft w:val="547"/>
          <w:marRight w:val="0"/>
          <w:marTop w:val="96"/>
          <w:marBottom w:val="0"/>
          <w:divBdr>
            <w:top w:val="none" w:sz="0" w:space="0" w:color="auto"/>
            <w:left w:val="none" w:sz="0" w:space="0" w:color="auto"/>
            <w:bottom w:val="none" w:sz="0" w:space="0" w:color="auto"/>
            <w:right w:val="none" w:sz="0" w:space="0" w:color="auto"/>
          </w:divBdr>
        </w:div>
        <w:div w:id="789857239">
          <w:marLeft w:val="547"/>
          <w:marRight w:val="0"/>
          <w:marTop w:val="96"/>
          <w:marBottom w:val="0"/>
          <w:divBdr>
            <w:top w:val="none" w:sz="0" w:space="0" w:color="auto"/>
            <w:left w:val="none" w:sz="0" w:space="0" w:color="auto"/>
            <w:bottom w:val="none" w:sz="0" w:space="0" w:color="auto"/>
            <w:right w:val="none" w:sz="0" w:space="0" w:color="auto"/>
          </w:divBdr>
        </w:div>
        <w:div w:id="1264847934">
          <w:marLeft w:val="547"/>
          <w:marRight w:val="0"/>
          <w:marTop w:val="96"/>
          <w:marBottom w:val="0"/>
          <w:divBdr>
            <w:top w:val="none" w:sz="0" w:space="0" w:color="auto"/>
            <w:left w:val="none" w:sz="0" w:space="0" w:color="auto"/>
            <w:bottom w:val="none" w:sz="0" w:space="0" w:color="auto"/>
            <w:right w:val="none" w:sz="0" w:space="0" w:color="auto"/>
          </w:divBdr>
        </w:div>
        <w:div w:id="1689991549">
          <w:marLeft w:val="1166"/>
          <w:marRight w:val="0"/>
          <w:marTop w:val="86"/>
          <w:marBottom w:val="0"/>
          <w:divBdr>
            <w:top w:val="none" w:sz="0" w:space="0" w:color="auto"/>
            <w:left w:val="none" w:sz="0" w:space="0" w:color="auto"/>
            <w:bottom w:val="none" w:sz="0" w:space="0" w:color="auto"/>
            <w:right w:val="none" w:sz="0" w:space="0" w:color="auto"/>
          </w:divBdr>
        </w:div>
        <w:div w:id="1722820704">
          <w:marLeft w:val="1166"/>
          <w:marRight w:val="0"/>
          <w:marTop w:val="86"/>
          <w:marBottom w:val="0"/>
          <w:divBdr>
            <w:top w:val="none" w:sz="0" w:space="0" w:color="auto"/>
            <w:left w:val="none" w:sz="0" w:space="0" w:color="auto"/>
            <w:bottom w:val="none" w:sz="0" w:space="0" w:color="auto"/>
            <w:right w:val="none" w:sz="0" w:space="0" w:color="auto"/>
          </w:divBdr>
        </w:div>
        <w:div w:id="1751998825">
          <w:marLeft w:val="1166"/>
          <w:marRight w:val="0"/>
          <w:marTop w:val="86"/>
          <w:marBottom w:val="0"/>
          <w:divBdr>
            <w:top w:val="none" w:sz="0" w:space="0" w:color="auto"/>
            <w:left w:val="none" w:sz="0" w:space="0" w:color="auto"/>
            <w:bottom w:val="none" w:sz="0" w:space="0" w:color="auto"/>
            <w:right w:val="none" w:sz="0" w:space="0" w:color="auto"/>
          </w:divBdr>
        </w:div>
        <w:div w:id="2126654238">
          <w:marLeft w:val="1166"/>
          <w:marRight w:val="0"/>
          <w:marTop w:val="86"/>
          <w:marBottom w:val="0"/>
          <w:divBdr>
            <w:top w:val="none" w:sz="0" w:space="0" w:color="auto"/>
            <w:left w:val="none" w:sz="0" w:space="0" w:color="auto"/>
            <w:bottom w:val="none" w:sz="0" w:space="0" w:color="auto"/>
            <w:right w:val="none" w:sz="0" w:space="0" w:color="auto"/>
          </w:divBdr>
        </w:div>
      </w:divsChild>
    </w:div>
    <w:div w:id="2052681180">
      <w:bodyDiv w:val="1"/>
      <w:marLeft w:val="0"/>
      <w:marRight w:val="0"/>
      <w:marTop w:val="0"/>
      <w:marBottom w:val="0"/>
      <w:divBdr>
        <w:top w:val="none" w:sz="0" w:space="0" w:color="auto"/>
        <w:left w:val="none" w:sz="0" w:space="0" w:color="auto"/>
        <w:bottom w:val="none" w:sz="0" w:space="0" w:color="auto"/>
        <w:right w:val="none" w:sz="0" w:space="0" w:color="auto"/>
      </w:divBdr>
      <w:divsChild>
        <w:div w:id="254025090">
          <w:marLeft w:val="432"/>
          <w:marRight w:val="0"/>
          <w:marTop w:val="86"/>
          <w:marBottom w:val="0"/>
          <w:divBdr>
            <w:top w:val="none" w:sz="0" w:space="0" w:color="auto"/>
            <w:left w:val="none" w:sz="0" w:space="0" w:color="auto"/>
            <w:bottom w:val="none" w:sz="0" w:space="0" w:color="auto"/>
            <w:right w:val="none" w:sz="0" w:space="0" w:color="auto"/>
          </w:divBdr>
        </w:div>
        <w:div w:id="576935768">
          <w:marLeft w:val="1267"/>
          <w:marRight w:val="0"/>
          <w:marTop w:val="77"/>
          <w:marBottom w:val="0"/>
          <w:divBdr>
            <w:top w:val="none" w:sz="0" w:space="0" w:color="auto"/>
            <w:left w:val="none" w:sz="0" w:space="0" w:color="auto"/>
            <w:bottom w:val="none" w:sz="0" w:space="0" w:color="auto"/>
            <w:right w:val="none" w:sz="0" w:space="0" w:color="auto"/>
          </w:divBdr>
        </w:div>
        <w:div w:id="715593052">
          <w:marLeft w:val="1267"/>
          <w:marRight w:val="0"/>
          <w:marTop w:val="77"/>
          <w:marBottom w:val="0"/>
          <w:divBdr>
            <w:top w:val="none" w:sz="0" w:space="0" w:color="auto"/>
            <w:left w:val="none" w:sz="0" w:space="0" w:color="auto"/>
            <w:bottom w:val="none" w:sz="0" w:space="0" w:color="auto"/>
            <w:right w:val="none" w:sz="0" w:space="0" w:color="auto"/>
          </w:divBdr>
        </w:div>
        <w:div w:id="938606927">
          <w:marLeft w:val="432"/>
          <w:marRight w:val="0"/>
          <w:marTop w:val="86"/>
          <w:marBottom w:val="0"/>
          <w:divBdr>
            <w:top w:val="none" w:sz="0" w:space="0" w:color="auto"/>
            <w:left w:val="none" w:sz="0" w:space="0" w:color="auto"/>
            <w:bottom w:val="none" w:sz="0" w:space="0" w:color="auto"/>
            <w:right w:val="none" w:sz="0" w:space="0" w:color="auto"/>
          </w:divBdr>
        </w:div>
        <w:div w:id="967390880">
          <w:marLeft w:val="1267"/>
          <w:marRight w:val="0"/>
          <w:marTop w:val="77"/>
          <w:marBottom w:val="0"/>
          <w:divBdr>
            <w:top w:val="none" w:sz="0" w:space="0" w:color="auto"/>
            <w:left w:val="none" w:sz="0" w:space="0" w:color="auto"/>
            <w:bottom w:val="none" w:sz="0" w:space="0" w:color="auto"/>
            <w:right w:val="none" w:sz="0" w:space="0" w:color="auto"/>
          </w:divBdr>
        </w:div>
        <w:div w:id="1452555090">
          <w:marLeft w:val="1267"/>
          <w:marRight w:val="0"/>
          <w:marTop w:val="77"/>
          <w:marBottom w:val="0"/>
          <w:divBdr>
            <w:top w:val="none" w:sz="0" w:space="0" w:color="auto"/>
            <w:left w:val="none" w:sz="0" w:space="0" w:color="auto"/>
            <w:bottom w:val="none" w:sz="0" w:space="0" w:color="auto"/>
            <w:right w:val="none" w:sz="0" w:space="0" w:color="auto"/>
          </w:divBdr>
        </w:div>
        <w:div w:id="1487360691">
          <w:marLeft w:val="1699"/>
          <w:marRight w:val="0"/>
          <w:marTop w:val="77"/>
          <w:marBottom w:val="0"/>
          <w:divBdr>
            <w:top w:val="none" w:sz="0" w:space="0" w:color="auto"/>
            <w:left w:val="none" w:sz="0" w:space="0" w:color="auto"/>
            <w:bottom w:val="none" w:sz="0" w:space="0" w:color="auto"/>
            <w:right w:val="none" w:sz="0" w:space="0" w:color="auto"/>
          </w:divBdr>
        </w:div>
        <w:div w:id="1529291905">
          <w:marLeft w:val="850"/>
          <w:marRight w:val="0"/>
          <w:marTop w:val="77"/>
          <w:marBottom w:val="0"/>
          <w:divBdr>
            <w:top w:val="none" w:sz="0" w:space="0" w:color="auto"/>
            <w:left w:val="none" w:sz="0" w:space="0" w:color="auto"/>
            <w:bottom w:val="none" w:sz="0" w:space="0" w:color="auto"/>
            <w:right w:val="none" w:sz="0" w:space="0" w:color="auto"/>
          </w:divBdr>
        </w:div>
        <w:div w:id="1642079715">
          <w:marLeft w:val="850"/>
          <w:marRight w:val="0"/>
          <w:marTop w:val="77"/>
          <w:marBottom w:val="0"/>
          <w:divBdr>
            <w:top w:val="none" w:sz="0" w:space="0" w:color="auto"/>
            <w:left w:val="none" w:sz="0" w:space="0" w:color="auto"/>
            <w:bottom w:val="none" w:sz="0" w:space="0" w:color="auto"/>
            <w:right w:val="none" w:sz="0" w:space="0" w:color="auto"/>
          </w:divBdr>
        </w:div>
        <w:div w:id="1811164930">
          <w:marLeft w:val="850"/>
          <w:marRight w:val="0"/>
          <w:marTop w:val="77"/>
          <w:marBottom w:val="0"/>
          <w:divBdr>
            <w:top w:val="none" w:sz="0" w:space="0" w:color="auto"/>
            <w:left w:val="none" w:sz="0" w:space="0" w:color="auto"/>
            <w:bottom w:val="none" w:sz="0" w:space="0" w:color="auto"/>
            <w:right w:val="none" w:sz="0" w:space="0" w:color="auto"/>
          </w:divBdr>
        </w:div>
      </w:divsChild>
    </w:div>
    <w:div w:id="2052682319">
      <w:bodyDiv w:val="1"/>
      <w:marLeft w:val="0"/>
      <w:marRight w:val="0"/>
      <w:marTop w:val="0"/>
      <w:marBottom w:val="0"/>
      <w:divBdr>
        <w:top w:val="none" w:sz="0" w:space="0" w:color="auto"/>
        <w:left w:val="none" w:sz="0" w:space="0" w:color="auto"/>
        <w:bottom w:val="none" w:sz="0" w:space="0" w:color="auto"/>
        <w:right w:val="none" w:sz="0" w:space="0" w:color="auto"/>
      </w:divBdr>
      <w:divsChild>
        <w:div w:id="20016758">
          <w:marLeft w:val="1166"/>
          <w:marRight w:val="0"/>
          <w:marTop w:val="134"/>
          <w:marBottom w:val="0"/>
          <w:divBdr>
            <w:top w:val="none" w:sz="0" w:space="0" w:color="auto"/>
            <w:left w:val="none" w:sz="0" w:space="0" w:color="auto"/>
            <w:bottom w:val="none" w:sz="0" w:space="0" w:color="auto"/>
            <w:right w:val="none" w:sz="0" w:space="0" w:color="auto"/>
          </w:divBdr>
        </w:div>
        <w:div w:id="236326543">
          <w:marLeft w:val="1166"/>
          <w:marRight w:val="0"/>
          <w:marTop w:val="134"/>
          <w:marBottom w:val="0"/>
          <w:divBdr>
            <w:top w:val="none" w:sz="0" w:space="0" w:color="auto"/>
            <w:left w:val="none" w:sz="0" w:space="0" w:color="auto"/>
            <w:bottom w:val="none" w:sz="0" w:space="0" w:color="auto"/>
            <w:right w:val="none" w:sz="0" w:space="0" w:color="auto"/>
          </w:divBdr>
        </w:div>
        <w:div w:id="611788828">
          <w:marLeft w:val="547"/>
          <w:marRight w:val="0"/>
          <w:marTop w:val="154"/>
          <w:marBottom w:val="0"/>
          <w:divBdr>
            <w:top w:val="none" w:sz="0" w:space="0" w:color="auto"/>
            <w:left w:val="none" w:sz="0" w:space="0" w:color="auto"/>
            <w:bottom w:val="none" w:sz="0" w:space="0" w:color="auto"/>
            <w:right w:val="none" w:sz="0" w:space="0" w:color="auto"/>
          </w:divBdr>
        </w:div>
        <w:div w:id="801460837">
          <w:marLeft w:val="2520"/>
          <w:marRight w:val="0"/>
          <w:marTop w:val="86"/>
          <w:marBottom w:val="0"/>
          <w:divBdr>
            <w:top w:val="none" w:sz="0" w:space="0" w:color="auto"/>
            <w:left w:val="none" w:sz="0" w:space="0" w:color="auto"/>
            <w:bottom w:val="none" w:sz="0" w:space="0" w:color="auto"/>
            <w:right w:val="none" w:sz="0" w:space="0" w:color="auto"/>
          </w:divBdr>
        </w:div>
        <w:div w:id="1285885976">
          <w:marLeft w:val="1800"/>
          <w:marRight w:val="0"/>
          <w:marTop w:val="115"/>
          <w:marBottom w:val="0"/>
          <w:divBdr>
            <w:top w:val="none" w:sz="0" w:space="0" w:color="auto"/>
            <w:left w:val="none" w:sz="0" w:space="0" w:color="auto"/>
            <w:bottom w:val="none" w:sz="0" w:space="0" w:color="auto"/>
            <w:right w:val="none" w:sz="0" w:space="0" w:color="auto"/>
          </w:divBdr>
        </w:div>
        <w:div w:id="2131126134">
          <w:marLeft w:val="1800"/>
          <w:marRight w:val="0"/>
          <w:marTop w:val="115"/>
          <w:marBottom w:val="0"/>
          <w:divBdr>
            <w:top w:val="none" w:sz="0" w:space="0" w:color="auto"/>
            <w:left w:val="none" w:sz="0" w:space="0" w:color="auto"/>
            <w:bottom w:val="none" w:sz="0" w:space="0" w:color="auto"/>
            <w:right w:val="none" w:sz="0" w:space="0" w:color="auto"/>
          </w:divBdr>
        </w:div>
      </w:divsChild>
    </w:div>
    <w:div w:id="2052993269">
      <w:bodyDiv w:val="1"/>
      <w:marLeft w:val="0"/>
      <w:marRight w:val="0"/>
      <w:marTop w:val="0"/>
      <w:marBottom w:val="0"/>
      <w:divBdr>
        <w:top w:val="none" w:sz="0" w:space="0" w:color="auto"/>
        <w:left w:val="none" w:sz="0" w:space="0" w:color="auto"/>
        <w:bottom w:val="none" w:sz="0" w:space="0" w:color="auto"/>
        <w:right w:val="none" w:sz="0" w:space="0" w:color="auto"/>
      </w:divBdr>
    </w:div>
    <w:div w:id="2053143442">
      <w:bodyDiv w:val="1"/>
      <w:marLeft w:val="0"/>
      <w:marRight w:val="0"/>
      <w:marTop w:val="0"/>
      <w:marBottom w:val="0"/>
      <w:divBdr>
        <w:top w:val="none" w:sz="0" w:space="0" w:color="auto"/>
        <w:left w:val="none" w:sz="0" w:space="0" w:color="auto"/>
        <w:bottom w:val="none" w:sz="0" w:space="0" w:color="auto"/>
        <w:right w:val="none" w:sz="0" w:space="0" w:color="auto"/>
      </w:divBdr>
      <w:divsChild>
        <w:div w:id="115373030">
          <w:marLeft w:val="1166"/>
          <w:marRight w:val="0"/>
          <w:marTop w:val="134"/>
          <w:marBottom w:val="0"/>
          <w:divBdr>
            <w:top w:val="none" w:sz="0" w:space="0" w:color="auto"/>
            <w:left w:val="none" w:sz="0" w:space="0" w:color="auto"/>
            <w:bottom w:val="none" w:sz="0" w:space="0" w:color="auto"/>
            <w:right w:val="none" w:sz="0" w:space="0" w:color="auto"/>
          </w:divBdr>
        </w:div>
        <w:div w:id="138428086">
          <w:marLeft w:val="1166"/>
          <w:marRight w:val="0"/>
          <w:marTop w:val="134"/>
          <w:marBottom w:val="0"/>
          <w:divBdr>
            <w:top w:val="none" w:sz="0" w:space="0" w:color="auto"/>
            <w:left w:val="none" w:sz="0" w:space="0" w:color="auto"/>
            <w:bottom w:val="none" w:sz="0" w:space="0" w:color="auto"/>
            <w:right w:val="none" w:sz="0" w:space="0" w:color="auto"/>
          </w:divBdr>
        </w:div>
        <w:div w:id="220678975">
          <w:marLeft w:val="547"/>
          <w:marRight w:val="0"/>
          <w:marTop w:val="154"/>
          <w:marBottom w:val="0"/>
          <w:divBdr>
            <w:top w:val="none" w:sz="0" w:space="0" w:color="auto"/>
            <w:left w:val="none" w:sz="0" w:space="0" w:color="auto"/>
            <w:bottom w:val="none" w:sz="0" w:space="0" w:color="auto"/>
            <w:right w:val="none" w:sz="0" w:space="0" w:color="auto"/>
          </w:divBdr>
        </w:div>
        <w:div w:id="309750446">
          <w:marLeft w:val="547"/>
          <w:marRight w:val="0"/>
          <w:marTop w:val="154"/>
          <w:marBottom w:val="0"/>
          <w:divBdr>
            <w:top w:val="none" w:sz="0" w:space="0" w:color="auto"/>
            <w:left w:val="none" w:sz="0" w:space="0" w:color="auto"/>
            <w:bottom w:val="none" w:sz="0" w:space="0" w:color="auto"/>
            <w:right w:val="none" w:sz="0" w:space="0" w:color="auto"/>
          </w:divBdr>
        </w:div>
      </w:divsChild>
    </w:div>
    <w:div w:id="2053264537">
      <w:bodyDiv w:val="1"/>
      <w:marLeft w:val="0"/>
      <w:marRight w:val="0"/>
      <w:marTop w:val="0"/>
      <w:marBottom w:val="0"/>
      <w:divBdr>
        <w:top w:val="none" w:sz="0" w:space="0" w:color="auto"/>
        <w:left w:val="none" w:sz="0" w:space="0" w:color="auto"/>
        <w:bottom w:val="none" w:sz="0" w:space="0" w:color="auto"/>
        <w:right w:val="none" w:sz="0" w:space="0" w:color="auto"/>
      </w:divBdr>
    </w:div>
    <w:div w:id="2054690397">
      <w:bodyDiv w:val="1"/>
      <w:marLeft w:val="0"/>
      <w:marRight w:val="0"/>
      <w:marTop w:val="0"/>
      <w:marBottom w:val="0"/>
      <w:divBdr>
        <w:top w:val="none" w:sz="0" w:space="0" w:color="auto"/>
        <w:left w:val="none" w:sz="0" w:space="0" w:color="auto"/>
        <w:bottom w:val="none" w:sz="0" w:space="0" w:color="auto"/>
        <w:right w:val="none" w:sz="0" w:space="0" w:color="auto"/>
      </w:divBdr>
    </w:div>
    <w:div w:id="2055694797">
      <w:bodyDiv w:val="1"/>
      <w:marLeft w:val="0"/>
      <w:marRight w:val="0"/>
      <w:marTop w:val="0"/>
      <w:marBottom w:val="0"/>
      <w:divBdr>
        <w:top w:val="none" w:sz="0" w:space="0" w:color="auto"/>
        <w:left w:val="none" w:sz="0" w:space="0" w:color="auto"/>
        <w:bottom w:val="none" w:sz="0" w:space="0" w:color="auto"/>
        <w:right w:val="none" w:sz="0" w:space="0" w:color="auto"/>
      </w:divBdr>
    </w:div>
    <w:div w:id="2056469955">
      <w:bodyDiv w:val="1"/>
      <w:marLeft w:val="0"/>
      <w:marRight w:val="0"/>
      <w:marTop w:val="0"/>
      <w:marBottom w:val="0"/>
      <w:divBdr>
        <w:top w:val="none" w:sz="0" w:space="0" w:color="auto"/>
        <w:left w:val="none" w:sz="0" w:space="0" w:color="auto"/>
        <w:bottom w:val="none" w:sz="0" w:space="0" w:color="auto"/>
        <w:right w:val="none" w:sz="0" w:space="0" w:color="auto"/>
      </w:divBdr>
    </w:div>
    <w:div w:id="2058041074">
      <w:bodyDiv w:val="1"/>
      <w:marLeft w:val="0"/>
      <w:marRight w:val="0"/>
      <w:marTop w:val="0"/>
      <w:marBottom w:val="0"/>
      <w:divBdr>
        <w:top w:val="none" w:sz="0" w:space="0" w:color="auto"/>
        <w:left w:val="none" w:sz="0" w:space="0" w:color="auto"/>
        <w:bottom w:val="none" w:sz="0" w:space="0" w:color="auto"/>
        <w:right w:val="none" w:sz="0" w:space="0" w:color="auto"/>
      </w:divBdr>
    </w:div>
    <w:div w:id="2058429335">
      <w:bodyDiv w:val="1"/>
      <w:marLeft w:val="0"/>
      <w:marRight w:val="0"/>
      <w:marTop w:val="0"/>
      <w:marBottom w:val="0"/>
      <w:divBdr>
        <w:top w:val="none" w:sz="0" w:space="0" w:color="auto"/>
        <w:left w:val="none" w:sz="0" w:space="0" w:color="auto"/>
        <w:bottom w:val="none" w:sz="0" w:space="0" w:color="auto"/>
        <w:right w:val="none" w:sz="0" w:space="0" w:color="auto"/>
      </w:divBdr>
      <w:divsChild>
        <w:div w:id="93408585">
          <w:marLeft w:val="1166"/>
          <w:marRight w:val="0"/>
          <w:marTop w:val="115"/>
          <w:marBottom w:val="120"/>
          <w:divBdr>
            <w:top w:val="none" w:sz="0" w:space="0" w:color="auto"/>
            <w:left w:val="none" w:sz="0" w:space="0" w:color="auto"/>
            <w:bottom w:val="none" w:sz="0" w:space="0" w:color="auto"/>
            <w:right w:val="none" w:sz="0" w:space="0" w:color="auto"/>
          </w:divBdr>
        </w:div>
        <w:div w:id="124468971">
          <w:marLeft w:val="1166"/>
          <w:marRight w:val="0"/>
          <w:marTop w:val="115"/>
          <w:marBottom w:val="120"/>
          <w:divBdr>
            <w:top w:val="none" w:sz="0" w:space="0" w:color="auto"/>
            <w:left w:val="none" w:sz="0" w:space="0" w:color="auto"/>
            <w:bottom w:val="none" w:sz="0" w:space="0" w:color="auto"/>
            <w:right w:val="none" w:sz="0" w:space="0" w:color="auto"/>
          </w:divBdr>
        </w:div>
        <w:div w:id="1390954893">
          <w:marLeft w:val="547"/>
          <w:marRight w:val="0"/>
          <w:marTop w:val="134"/>
          <w:marBottom w:val="120"/>
          <w:divBdr>
            <w:top w:val="none" w:sz="0" w:space="0" w:color="auto"/>
            <w:left w:val="none" w:sz="0" w:space="0" w:color="auto"/>
            <w:bottom w:val="none" w:sz="0" w:space="0" w:color="auto"/>
            <w:right w:val="none" w:sz="0" w:space="0" w:color="auto"/>
          </w:divBdr>
        </w:div>
      </w:divsChild>
    </w:div>
    <w:div w:id="2059206818">
      <w:bodyDiv w:val="1"/>
      <w:marLeft w:val="0"/>
      <w:marRight w:val="0"/>
      <w:marTop w:val="0"/>
      <w:marBottom w:val="0"/>
      <w:divBdr>
        <w:top w:val="none" w:sz="0" w:space="0" w:color="auto"/>
        <w:left w:val="none" w:sz="0" w:space="0" w:color="auto"/>
        <w:bottom w:val="none" w:sz="0" w:space="0" w:color="auto"/>
        <w:right w:val="none" w:sz="0" w:space="0" w:color="auto"/>
      </w:divBdr>
    </w:div>
    <w:div w:id="2059351778">
      <w:bodyDiv w:val="1"/>
      <w:marLeft w:val="0"/>
      <w:marRight w:val="0"/>
      <w:marTop w:val="0"/>
      <w:marBottom w:val="0"/>
      <w:divBdr>
        <w:top w:val="none" w:sz="0" w:space="0" w:color="auto"/>
        <w:left w:val="none" w:sz="0" w:space="0" w:color="auto"/>
        <w:bottom w:val="none" w:sz="0" w:space="0" w:color="auto"/>
        <w:right w:val="none" w:sz="0" w:space="0" w:color="auto"/>
      </w:divBdr>
    </w:div>
    <w:div w:id="2059894407">
      <w:bodyDiv w:val="1"/>
      <w:marLeft w:val="0"/>
      <w:marRight w:val="0"/>
      <w:marTop w:val="0"/>
      <w:marBottom w:val="0"/>
      <w:divBdr>
        <w:top w:val="none" w:sz="0" w:space="0" w:color="auto"/>
        <w:left w:val="none" w:sz="0" w:space="0" w:color="auto"/>
        <w:bottom w:val="none" w:sz="0" w:space="0" w:color="auto"/>
        <w:right w:val="none" w:sz="0" w:space="0" w:color="auto"/>
      </w:divBdr>
    </w:div>
    <w:div w:id="2060977210">
      <w:bodyDiv w:val="1"/>
      <w:marLeft w:val="0"/>
      <w:marRight w:val="0"/>
      <w:marTop w:val="0"/>
      <w:marBottom w:val="0"/>
      <w:divBdr>
        <w:top w:val="none" w:sz="0" w:space="0" w:color="auto"/>
        <w:left w:val="none" w:sz="0" w:space="0" w:color="auto"/>
        <w:bottom w:val="none" w:sz="0" w:space="0" w:color="auto"/>
        <w:right w:val="none" w:sz="0" w:space="0" w:color="auto"/>
      </w:divBdr>
    </w:div>
    <w:div w:id="2061632322">
      <w:bodyDiv w:val="1"/>
      <w:marLeft w:val="0"/>
      <w:marRight w:val="0"/>
      <w:marTop w:val="0"/>
      <w:marBottom w:val="0"/>
      <w:divBdr>
        <w:top w:val="none" w:sz="0" w:space="0" w:color="auto"/>
        <w:left w:val="none" w:sz="0" w:space="0" w:color="auto"/>
        <w:bottom w:val="none" w:sz="0" w:space="0" w:color="auto"/>
        <w:right w:val="none" w:sz="0" w:space="0" w:color="auto"/>
      </w:divBdr>
    </w:div>
    <w:div w:id="2062359910">
      <w:bodyDiv w:val="1"/>
      <w:marLeft w:val="0"/>
      <w:marRight w:val="0"/>
      <w:marTop w:val="0"/>
      <w:marBottom w:val="0"/>
      <w:divBdr>
        <w:top w:val="none" w:sz="0" w:space="0" w:color="auto"/>
        <w:left w:val="none" w:sz="0" w:space="0" w:color="auto"/>
        <w:bottom w:val="none" w:sz="0" w:space="0" w:color="auto"/>
        <w:right w:val="none" w:sz="0" w:space="0" w:color="auto"/>
      </w:divBdr>
    </w:div>
    <w:div w:id="2062710908">
      <w:bodyDiv w:val="1"/>
      <w:marLeft w:val="0"/>
      <w:marRight w:val="0"/>
      <w:marTop w:val="0"/>
      <w:marBottom w:val="0"/>
      <w:divBdr>
        <w:top w:val="none" w:sz="0" w:space="0" w:color="auto"/>
        <w:left w:val="none" w:sz="0" w:space="0" w:color="auto"/>
        <w:bottom w:val="none" w:sz="0" w:space="0" w:color="auto"/>
        <w:right w:val="none" w:sz="0" w:space="0" w:color="auto"/>
      </w:divBdr>
    </w:div>
    <w:div w:id="2064595431">
      <w:bodyDiv w:val="1"/>
      <w:marLeft w:val="0"/>
      <w:marRight w:val="0"/>
      <w:marTop w:val="0"/>
      <w:marBottom w:val="0"/>
      <w:divBdr>
        <w:top w:val="none" w:sz="0" w:space="0" w:color="auto"/>
        <w:left w:val="none" w:sz="0" w:space="0" w:color="auto"/>
        <w:bottom w:val="none" w:sz="0" w:space="0" w:color="auto"/>
        <w:right w:val="none" w:sz="0" w:space="0" w:color="auto"/>
      </w:divBdr>
    </w:div>
    <w:div w:id="2064602250">
      <w:bodyDiv w:val="1"/>
      <w:marLeft w:val="0"/>
      <w:marRight w:val="0"/>
      <w:marTop w:val="0"/>
      <w:marBottom w:val="0"/>
      <w:divBdr>
        <w:top w:val="none" w:sz="0" w:space="0" w:color="auto"/>
        <w:left w:val="none" w:sz="0" w:space="0" w:color="auto"/>
        <w:bottom w:val="none" w:sz="0" w:space="0" w:color="auto"/>
        <w:right w:val="none" w:sz="0" w:space="0" w:color="auto"/>
      </w:divBdr>
      <w:divsChild>
        <w:div w:id="1503348193">
          <w:marLeft w:val="1166"/>
          <w:marRight w:val="0"/>
          <w:marTop w:val="115"/>
          <w:marBottom w:val="0"/>
          <w:divBdr>
            <w:top w:val="none" w:sz="0" w:space="0" w:color="auto"/>
            <w:left w:val="none" w:sz="0" w:space="0" w:color="auto"/>
            <w:bottom w:val="none" w:sz="0" w:space="0" w:color="auto"/>
            <w:right w:val="none" w:sz="0" w:space="0" w:color="auto"/>
          </w:divBdr>
        </w:div>
        <w:div w:id="1603296851">
          <w:marLeft w:val="1800"/>
          <w:marRight w:val="0"/>
          <w:marTop w:val="96"/>
          <w:marBottom w:val="0"/>
          <w:divBdr>
            <w:top w:val="none" w:sz="0" w:space="0" w:color="auto"/>
            <w:left w:val="none" w:sz="0" w:space="0" w:color="auto"/>
            <w:bottom w:val="none" w:sz="0" w:space="0" w:color="auto"/>
            <w:right w:val="none" w:sz="0" w:space="0" w:color="auto"/>
          </w:divBdr>
        </w:div>
        <w:div w:id="1618949564">
          <w:marLeft w:val="1166"/>
          <w:marRight w:val="0"/>
          <w:marTop w:val="115"/>
          <w:marBottom w:val="0"/>
          <w:divBdr>
            <w:top w:val="none" w:sz="0" w:space="0" w:color="auto"/>
            <w:left w:val="none" w:sz="0" w:space="0" w:color="auto"/>
            <w:bottom w:val="none" w:sz="0" w:space="0" w:color="auto"/>
            <w:right w:val="none" w:sz="0" w:space="0" w:color="auto"/>
          </w:divBdr>
        </w:div>
        <w:div w:id="1755780812">
          <w:marLeft w:val="1166"/>
          <w:marRight w:val="0"/>
          <w:marTop w:val="115"/>
          <w:marBottom w:val="0"/>
          <w:divBdr>
            <w:top w:val="none" w:sz="0" w:space="0" w:color="auto"/>
            <w:left w:val="none" w:sz="0" w:space="0" w:color="auto"/>
            <w:bottom w:val="none" w:sz="0" w:space="0" w:color="auto"/>
            <w:right w:val="none" w:sz="0" w:space="0" w:color="auto"/>
          </w:divBdr>
        </w:div>
        <w:div w:id="1807702235">
          <w:marLeft w:val="547"/>
          <w:marRight w:val="0"/>
          <w:marTop w:val="115"/>
          <w:marBottom w:val="0"/>
          <w:divBdr>
            <w:top w:val="none" w:sz="0" w:space="0" w:color="auto"/>
            <w:left w:val="none" w:sz="0" w:space="0" w:color="auto"/>
            <w:bottom w:val="none" w:sz="0" w:space="0" w:color="auto"/>
            <w:right w:val="none" w:sz="0" w:space="0" w:color="auto"/>
          </w:divBdr>
        </w:div>
      </w:divsChild>
    </w:div>
    <w:div w:id="2064939696">
      <w:bodyDiv w:val="1"/>
      <w:marLeft w:val="0"/>
      <w:marRight w:val="0"/>
      <w:marTop w:val="0"/>
      <w:marBottom w:val="0"/>
      <w:divBdr>
        <w:top w:val="none" w:sz="0" w:space="0" w:color="auto"/>
        <w:left w:val="none" w:sz="0" w:space="0" w:color="auto"/>
        <w:bottom w:val="none" w:sz="0" w:space="0" w:color="auto"/>
        <w:right w:val="none" w:sz="0" w:space="0" w:color="auto"/>
      </w:divBdr>
      <w:divsChild>
        <w:div w:id="729697779">
          <w:marLeft w:val="547"/>
          <w:marRight w:val="0"/>
          <w:marTop w:val="115"/>
          <w:marBottom w:val="0"/>
          <w:divBdr>
            <w:top w:val="none" w:sz="0" w:space="0" w:color="auto"/>
            <w:left w:val="none" w:sz="0" w:space="0" w:color="auto"/>
            <w:bottom w:val="none" w:sz="0" w:space="0" w:color="auto"/>
            <w:right w:val="none" w:sz="0" w:space="0" w:color="auto"/>
          </w:divBdr>
        </w:div>
        <w:div w:id="855776559">
          <w:marLeft w:val="547"/>
          <w:marRight w:val="0"/>
          <w:marTop w:val="115"/>
          <w:marBottom w:val="0"/>
          <w:divBdr>
            <w:top w:val="none" w:sz="0" w:space="0" w:color="auto"/>
            <w:left w:val="none" w:sz="0" w:space="0" w:color="auto"/>
            <w:bottom w:val="none" w:sz="0" w:space="0" w:color="auto"/>
            <w:right w:val="none" w:sz="0" w:space="0" w:color="auto"/>
          </w:divBdr>
        </w:div>
        <w:div w:id="2137676383">
          <w:marLeft w:val="547"/>
          <w:marRight w:val="0"/>
          <w:marTop w:val="115"/>
          <w:marBottom w:val="0"/>
          <w:divBdr>
            <w:top w:val="none" w:sz="0" w:space="0" w:color="auto"/>
            <w:left w:val="none" w:sz="0" w:space="0" w:color="auto"/>
            <w:bottom w:val="none" w:sz="0" w:space="0" w:color="auto"/>
            <w:right w:val="none" w:sz="0" w:space="0" w:color="auto"/>
          </w:divBdr>
        </w:div>
      </w:divsChild>
    </w:div>
    <w:div w:id="2066954612">
      <w:bodyDiv w:val="1"/>
      <w:marLeft w:val="0"/>
      <w:marRight w:val="0"/>
      <w:marTop w:val="0"/>
      <w:marBottom w:val="0"/>
      <w:divBdr>
        <w:top w:val="none" w:sz="0" w:space="0" w:color="auto"/>
        <w:left w:val="none" w:sz="0" w:space="0" w:color="auto"/>
        <w:bottom w:val="none" w:sz="0" w:space="0" w:color="auto"/>
        <w:right w:val="none" w:sz="0" w:space="0" w:color="auto"/>
      </w:divBdr>
      <w:divsChild>
        <w:div w:id="3095272">
          <w:marLeft w:val="1166"/>
          <w:marRight w:val="0"/>
          <w:marTop w:val="86"/>
          <w:marBottom w:val="0"/>
          <w:divBdr>
            <w:top w:val="none" w:sz="0" w:space="0" w:color="auto"/>
            <w:left w:val="none" w:sz="0" w:space="0" w:color="auto"/>
            <w:bottom w:val="none" w:sz="0" w:space="0" w:color="auto"/>
            <w:right w:val="none" w:sz="0" w:space="0" w:color="auto"/>
          </w:divBdr>
        </w:div>
        <w:div w:id="413287822">
          <w:marLeft w:val="547"/>
          <w:marRight w:val="0"/>
          <w:marTop w:val="115"/>
          <w:marBottom w:val="0"/>
          <w:divBdr>
            <w:top w:val="none" w:sz="0" w:space="0" w:color="auto"/>
            <w:left w:val="none" w:sz="0" w:space="0" w:color="auto"/>
            <w:bottom w:val="none" w:sz="0" w:space="0" w:color="auto"/>
            <w:right w:val="none" w:sz="0" w:space="0" w:color="auto"/>
          </w:divBdr>
        </w:div>
        <w:div w:id="881331174">
          <w:marLeft w:val="1166"/>
          <w:marRight w:val="0"/>
          <w:marTop w:val="86"/>
          <w:marBottom w:val="0"/>
          <w:divBdr>
            <w:top w:val="none" w:sz="0" w:space="0" w:color="auto"/>
            <w:left w:val="none" w:sz="0" w:space="0" w:color="auto"/>
            <w:bottom w:val="none" w:sz="0" w:space="0" w:color="auto"/>
            <w:right w:val="none" w:sz="0" w:space="0" w:color="auto"/>
          </w:divBdr>
        </w:div>
        <w:div w:id="1131628514">
          <w:marLeft w:val="1166"/>
          <w:marRight w:val="0"/>
          <w:marTop w:val="86"/>
          <w:marBottom w:val="0"/>
          <w:divBdr>
            <w:top w:val="none" w:sz="0" w:space="0" w:color="auto"/>
            <w:left w:val="none" w:sz="0" w:space="0" w:color="auto"/>
            <w:bottom w:val="none" w:sz="0" w:space="0" w:color="auto"/>
            <w:right w:val="none" w:sz="0" w:space="0" w:color="auto"/>
          </w:divBdr>
        </w:div>
        <w:div w:id="1845363259">
          <w:marLeft w:val="1166"/>
          <w:marRight w:val="0"/>
          <w:marTop w:val="86"/>
          <w:marBottom w:val="0"/>
          <w:divBdr>
            <w:top w:val="none" w:sz="0" w:space="0" w:color="auto"/>
            <w:left w:val="none" w:sz="0" w:space="0" w:color="auto"/>
            <w:bottom w:val="none" w:sz="0" w:space="0" w:color="auto"/>
            <w:right w:val="none" w:sz="0" w:space="0" w:color="auto"/>
          </w:divBdr>
        </w:div>
      </w:divsChild>
    </w:div>
    <w:div w:id="2069498715">
      <w:bodyDiv w:val="1"/>
      <w:marLeft w:val="0"/>
      <w:marRight w:val="0"/>
      <w:marTop w:val="0"/>
      <w:marBottom w:val="0"/>
      <w:divBdr>
        <w:top w:val="none" w:sz="0" w:space="0" w:color="auto"/>
        <w:left w:val="none" w:sz="0" w:space="0" w:color="auto"/>
        <w:bottom w:val="none" w:sz="0" w:space="0" w:color="auto"/>
        <w:right w:val="none" w:sz="0" w:space="0" w:color="auto"/>
      </w:divBdr>
    </w:div>
    <w:div w:id="2069646419">
      <w:bodyDiv w:val="1"/>
      <w:marLeft w:val="0"/>
      <w:marRight w:val="0"/>
      <w:marTop w:val="0"/>
      <w:marBottom w:val="0"/>
      <w:divBdr>
        <w:top w:val="none" w:sz="0" w:space="0" w:color="auto"/>
        <w:left w:val="none" w:sz="0" w:space="0" w:color="auto"/>
        <w:bottom w:val="none" w:sz="0" w:space="0" w:color="auto"/>
        <w:right w:val="none" w:sz="0" w:space="0" w:color="auto"/>
      </w:divBdr>
    </w:div>
    <w:div w:id="2070417462">
      <w:bodyDiv w:val="1"/>
      <w:marLeft w:val="0"/>
      <w:marRight w:val="0"/>
      <w:marTop w:val="0"/>
      <w:marBottom w:val="0"/>
      <w:divBdr>
        <w:top w:val="none" w:sz="0" w:space="0" w:color="auto"/>
        <w:left w:val="none" w:sz="0" w:space="0" w:color="auto"/>
        <w:bottom w:val="none" w:sz="0" w:space="0" w:color="auto"/>
        <w:right w:val="none" w:sz="0" w:space="0" w:color="auto"/>
      </w:divBdr>
    </w:div>
    <w:div w:id="2070495265">
      <w:bodyDiv w:val="1"/>
      <w:marLeft w:val="0"/>
      <w:marRight w:val="0"/>
      <w:marTop w:val="0"/>
      <w:marBottom w:val="0"/>
      <w:divBdr>
        <w:top w:val="none" w:sz="0" w:space="0" w:color="auto"/>
        <w:left w:val="none" w:sz="0" w:space="0" w:color="auto"/>
        <w:bottom w:val="none" w:sz="0" w:space="0" w:color="auto"/>
        <w:right w:val="none" w:sz="0" w:space="0" w:color="auto"/>
      </w:divBdr>
      <w:divsChild>
        <w:div w:id="74791641">
          <w:marLeft w:val="547"/>
          <w:marRight w:val="0"/>
          <w:marTop w:val="86"/>
          <w:marBottom w:val="0"/>
          <w:divBdr>
            <w:top w:val="none" w:sz="0" w:space="0" w:color="auto"/>
            <w:left w:val="none" w:sz="0" w:space="0" w:color="auto"/>
            <w:bottom w:val="none" w:sz="0" w:space="0" w:color="auto"/>
            <w:right w:val="none" w:sz="0" w:space="0" w:color="auto"/>
          </w:divBdr>
        </w:div>
        <w:div w:id="206648617">
          <w:marLeft w:val="547"/>
          <w:marRight w:val="0"/>
          <w:marTop w:val="86"/>
          <w:marBottom w:val="0"/>
          <w:divBdr>
            <w:top w:val="none" w:sz="0" w:space="0" w:color="auto"/>
            <w:left w:val="none" w:sz="0" w:space="0" w:color="auto"/>
            <w:bottom w:val="none" w:sz="0" w:space="0" w:color="auto"/>
            <w:right w:val="none" w:sz="0" w:space="0" w:color="auto"/>
          </w:divBdr>
        </w:div>
        <w:div w:id="230579747">
          <w:marLeft w:val="1166"/>
          <w:marRight w:val="0"/>
          <w:marTop w:val="67"/>
          <w:marBottom w:val="0"/>
          <w:divBdr>
            <w:top w:val="none" w:sz="0" w:space="0" w:color="auto"/>
            <w:left w:val="none" w:sz="0" w:space="0" w:color="auto"/>
            <w:bottom w:val="none" w:sz="0" w:space="0" w:color="auto"/>
            <w:right w:val="none" w:sz="0" w:space="0" w:color="auto"/>
          </w:divBdr>
        </w:div>
        <w:div w:id="534655951">
          <w:marLeft w:val="547"/>
          <w:marRight w:val="0"/>
          <w:marTop w:val="86"/>
          <w:marBottom w:val="0"/>
          <w:divBdr>
            <w:top w:val="none" w:sz="0" w:space="0" w:color="auto"/>
            <w:left w:val="none" w:sz="0" w:space="0" w:color="auto"/>
            <w:bottom w:val="none" w:sz="0" w:space="0" w:color="auto"/>
            <w:right w:val="none" w:sz="0" w:space="0" w:color="auto"/>
          </w:divBdr>
        </w:div>
        <w:div w:id="565914000">
          <w:marLeft w:val="547"/>
          <w:marRight w:val="0"/>
          <w:marTop w:val="86"/>
          <w:marBottom w:val="0"/>
          <w:divBdr>
            <w:top w:val="none" w:sz="0" w:space="0" w:color="auto"/>
            <w:left w:val="none" w:sz="0" w:space="0" w:color="auto"/>
            <w:bottom w:val="none" w:sz="0" w:space="0" w:color="auto"/>
            <w:right w:val="none" w:sz="0" w:space="0" w:color="auto"/>
          </w:divBdr>
        </w:div>
        <w:div w:id="659894975">
          <w:marLeft w:val="1166"/>
          <w:marRight w:val="0"/>
          <w:marTop w:val="67"/>
          <w:marBottom w:val="0"/>
          <w:divBdr>
            <w:top w:val="none" w:sz="0" w:space="0" w:color="auto"/>
            <w:left w:val="none" w:sz="0" w:space="0" w:color="auto"/>
            <w:bottom w:val="none" w:sz="0" w:space="0" w:color="auto"/>
            <w:right w:val="none" w:sz="0" w:space="0" w:color="auto"/>
          </w:divBdr>
        </w:div>
        <w:div w:id="934556445">
          <w:marLeft w:val="1166"/>
          <w:marRight w:val="0"/>
          <w:marTop w:val="67"/>
          <w:marBottom w:val="0"/>
          <w:divBdr>
            <w:top w:val="none" w:sz="0" w:space="0" w:color="auto"/>
            <w:left w:val="none" w:sz="0" w:space="0" w:color="auto"/>
            <w:bottom w:val="none" w:sz="0" w:space="0" w:color="auto"/>
            <w:right w:val="none" w:sz="0" w:space="0" w:color="auto"/>
          </w:divBdr>
        </w:div>
        <w:div w:id="987975833">
          <w:marLeft w:val="1166"/>
          <w:marRight w:val="0"/>
          <w:marTop w:val="67"/>
          <w:marBottom w:val="0"/>
          <w:divBdr>
            <w:top w:val="none" w:sz="0" w:space="0" w:color="auto"/>
            <w:left w:val="none" w:sz="0" w:space="0" w:color="auto"/>
            <w:bottom w:val="none" w:sz="0" w:space="0" w:color="auto"/>
            <w:right w:val="none" w:sz="0" w:space="0" w:color="auto"/>
          </w:divBdr>
        </w:div>
        <w:div w:id="1142963741">
          <w:marLeft w:val="1166"/>
          <w:marRight w:val="0"/>
          <w:marTop w:val="67"/>
          <w:marBottom w:val="0"/>
          <w:divBdr>
            <w:top w:val="none" w:sz="0" w:space="0" w:color="auto"/>
            <w:left w:val="none" w:sz="0" w:space="0" w:color="auto"/>
            <w:bottom w:val="none" w:sz="0" w:space="0" w:color="auto"/>
            <w:right w:val="none" w:sz="0" w:space="0" w:color="auto"/>
          </w:divBdr>
        </w:div>
        <w:div w:id="1335034341">
          <w:marLeft w:val="1166"/>
          <w:marRight w:val="0"/>
          <w:marTop w:val="67"/>
          <w:marBottom w:val="0"/>
          <w:divBdr>
            <w:top w:val="none" w:sz="0" w:space="0" w:color="auto"/>
            <w:left w:val="none" w:sz="0" w:space="0" w:color="auto"/>
            <w:bottom w:val="none" w:sz="0" w:space="0" w:color="auto"/>
            <w:right w:val="none" w:sz="0" w:space="0" w:color="auto"/>
          </w:divBdr>
        </w:div>
        <w:div w:id="1522356117">
          <w:marLeft w:val="547"/>
          <w:marRight w:val="0"/>
          <w:marTop w:val="86"/>
          <w:marBottom w:val="0"/>
          <w:divBdr>
            <w:top w:val="none" w:sz="0" w:space="0" w:color="auto"/>
            <w:left w:val="none" w:sz="0" w:space="0" w:color="auto"/>
            <w:bottom w:val="none" w:sz="0" w:space="0" w:color="auto"/>
            <w:right w:val="none" w:sz="0" w:space="0" w:color="auto"/>
          </w:divBdr>
        </w:div>
        <w:div w:id="1575889926">
          <w:marLeft w:val="1166"/>
          <w:marRight w:val="0"/>
          <w:marTop w:val="67"/>
          <w:marBottom w:val="0"/>
          <w:divBdr>
            <w:top w:val="none" w:sz="0" w:space="0" w:color="auto"/>
            <w:left w:val="none" w:sz="0" w:space="0" w:color="auto"/>
            <w:bottom w:val="none" w:sz="0" w:space="0" w:color="auto"/>
            <w:right w:val="none" w:sz="0" w:space="0" w:color="auto"/>
          </w:divBdr>
        </w:div>
        <w:div w:id="1780637244">
          <w:marLeft w:val="1166"/>
          <w:marRight w:val="0"/>
          <w:marTop w:val="67"/>
          <w:marBottom w:val="0"/>
          <w:divBdr>
            <w:top w:val="none" w:sz="0" w:space="0" w:color="auto"/>
            <w:left w:val="none" w:sz="0" w:space="0" w:color="auto"/>
            <w:bottom w:val="none" w:sz="0" w:space="0" w:color="auto"/>
            <w:right w:val="none" w:sz="0" w:space="0" w:color="auto"/>
          </w:divBdr>
        </w:div>
        <w:div w:id="1956937388">
          <w:marLeft w:val="1166"/>
          <w:marRight w:val="0"/>
          <w:marTop w:val="67"/>
          <w:marBottom w:val="0"/>
          <w:divBdr>
            <w:top w:val="none" w:sz="0" w:space="0" w:color="auto"/>
            <w:left w:val="none" w:sz="0" w:space="0" w:color="auto"/>
            <w:bottom w:val="none" w:sz="0" w:space="0" w:color="auto"/>
            <w:right w:val="none" w:sz="0" w:space="0" w:color="auto"/>
          </w:divBdr>
        </w:div>
      </w:divsChild>
    </w:div>
    <w:div w:id="2071490535">
      <w:bodyDiv w:val="1"/>
      <w:marLeft w:val="0"/>
      <w:marRight w:val="0"/>
      <w:marTop w:val="0"/>
      <w:marBottom w:val="0"/>
      <w:divBdr>
        <w:top w:val="none" w:sz="0" w:space="0" w:color="auto"/>
        <w:left w:val="none" w:sz="0" w:space="0" w:color="auto"/>
        <w:bottom w:val="none" w:sz="0" w:space="0" w:color="auto"/>
        <w:right w:val="none" w:sz="0" w:space="0" w:color="auto"/>
      </w:divBdr>
      <w:divsChild>
        <w:div w:id="353769450">
          <w:marLeft w:val="547"/>
          <w:marRight w:val="0"/>
          <w:marTop w:val="154"/>
          <w:marBottom w:val="0"/>
          <w:divBdr>
            <w:top w:val="none" w:sz="0" w:space="0" w:color="auto"/>
            <w:left w:val="none" w:sz="0" w:space="0" w:color="auto"/>
            <w:bottom w:val="none" w:sz="0" w:space="0" w:color="auto"/>
            <w:right w:val="none" w:sz="0" w:space="0" w:color="auto"/>
          </w:divBdr>
        </w:div>
        <w:div w:id="1755277853">
          <w:marLeft w:val="1166"/>
          <w:marRight w:val="0"/>
          <w:marTop w:val="134"/>
          <w:marBottom w:val="0"/>
          <w:divBdr>
            <w:top w:val="none" w:sz="0" w:space="0" w:color="auto"/>
            <w:left w:val="none" w:sz="0" w:space="0" w:color="auto"/>
            <w:bottom w:val="none" w:sz="0" w:space="0" w:color="auto"/>
            <w:right w:val="none" w:sz="0" w:space="0" w:color="auto"/>
          </w:divBdr>
        </w:div>
      </w:divsChild>
    </w:div>
    <w:div w:id="2072465189">
      <w:bodyDiv w:val="1"/>
      <w:marLeft w:val="0"/>
      <w:marRight w:val="0"/>
      <w:marTop w:val="0"/>
      <w:marBottom w:val="0"/>
      <w:divBdr>
        <w:top w:val="none" w:sz="0" w:space="0" w:color="auto"/>
        <w:left w:val="none" w:sz="0" w:space="0" w:color="auto"/>
        <w:bottom w:val="none" w:sz="0" w:space="0" w:color="auto"/>
        <w:right w:val="none" w:sz="0" w:space="0" w:color="auto"/>
      </w:divBdr>
    </w:div>
    <w:div w:id="2072999409">
      <w:bodyDiv w:val="1"/>
      <w:marLeft w:val="0"/>
      <w:marRight w:val="0"/>
      <w:marTop w:val="0"/>
      <w:marBottom w:val="0"/>
      <w:divBdr>
        <w:top w:val="none" w:sz="0" w:space="0" w:color="auto"/>
        <w:left w:val="none" w:sz="0" w:space="0" w:color="auto"/>
        <w:bottom w:val="none" w:sz="0" w:space="0" w:color="auto"/>
        <w:right w:val="none" w:sz="0" w:space="0" w:color="auto"/>
      </w:divBdr>
    </w:div>
    <w:div w:id="2073040567">
      <w:bodyDiv w:val="1"/>
      <w:marLeft w:val="0"/>
      <w:marRight w:val="0"/>
      <w:marTop w:val="0"/>
      <w:marBottom w:val="0"/>
      <w:divBdr>
        <w:top w:val="none" w:sz="0" w:space="0" w:color="auto"/>
        <w:left w:val="none" w:sz="0" w:space="0" w:color="auto"/>
        <w:bottom w:val="none" w:sz="0" w:space="0" w:color="auto"/>
        <w:right w:val="none" w:sz="0" w:space="0" w:color="auto"/>
      </w:divBdr>
    </w:div>
    <w:div w:id="2073115779">
      <w:bodyDiv w:val="1"/>
      <w:marLeft w:val="0"/>
      <w:marRight w:val="0"/>
      <w:marTop w:val="0"/>
      <w:marBottom w:val="0"/>
      <w:divBdr>
        <w:top w:val="none" w:sz="0" w:space="0" w:color="auto"/>
        <w:left w:val="none" w:sz="0" w:space="0" w:color="auto"/>
        <w:bottom w:val="none" w:sz="0" w:space="0" w:color="auto"/>
        <w:right w:val="none" w:sz="0" w:space="0" w:color="auto"/>
      </w:divBdr>
      <w:divsChild>
        <w:div w:id="556405040">
          <w:marLeft w:val="1080"/>
          <w:marRight w:val="0"/>
          <w:marTop w:val="100"/>
          <w:marBottom w:val="0"/>
          <w:divBdr>
            <w:top w:val="none" w:sz="0" w:space="0" w:color="auto"/>
            <w:left w:val="none" w:sz="0" w:space="0" w:color="auto"/>
            <w:bottom w:val="none" w:sz="0" w:space="0" w:color="auto"/>
            <w:right w:val="none" w:sz="0" w:space="0" w:color="auto"/>
          </w:divBdr>
        </w:div>
        <w:div w:id="2002192950">
          <w:marLeft w:val="360"/>
          <w:marRight w:val="0"/>
          <w:marTop w:val="200"/>
          <w:marBottom w:val="0"/>
          <w:divBdr>
            <w:top w:val="none" w:sz="0" w:space="0" w:color="auto"/>
            <w:left w:val="none" w:sz="0" w:space="0" w:color="auto"/>
            <w:bottom w:val="none" w:sz="0" w:space="0" w:color="auto"/>
            <w:right w:val="none" w:sz="0" w:space="0" w:color="auto"/>
          </w:divBdr>
        </w:div>
      </w:divsChild>
    </w:div>
    <w:div w:id="2073459997">
      <w:bodyDiv w:val="1"/>
      <w:marLeft w:val="0"/>
      <w:marRight w:val="0"/>
      <w:marTop w:val="0"/>
      <w:marBottom w:val="0"/>
      <w:divBdr>
        <w:top w:val="none" w:sz="0" w:space="0" w:color="auto"/>
        <w:left w:val="none" w:sz="0" w:space="0" w:color="auto"/>
        <w:bottom w:val="none" w:sz="0" w:space="0" w:color="auto"/>
        <w:right w:val="none" w:sz="0" w:space="0" w:color="auto"/>
      </w:divBdr>
      <w:divsChild>
        <w:div w:id="189297215">
          <w:marLeft w:val="1800"/>
          <w:marRight w:val="0"/>
          <w:marTop w:val="62"/>
          <w:marBottom w:val="0"/>
          <w:divBdr>
            <w:top w:val="none" w:sz="0" w:space="0" w:color="auto"/>
            <w:left w:val="none" w:sz="0" w:space="0" w:color="auto"/>
            <w:bottom w:val="none" w:sz="0" w:space="0" w:color="auto"/>
            <w:right w:val="none" w:sz="0" w:space="0" w:color="auto"/>
          </w:divBdr>
        </w:div>
        <w:div w:id="267587387">
          <w:marLeft w:val="547"/>
          <w:marRight w:val="0"/>
          <w:marTop w:val="91"/>
          <w:marBottom w:val="0"/>
          <w:divBdr>
            <w:top w:val="none" w:sz="0" w:space="0" w:color="auto"/>
            <w:left w:val="none" w:sz="0" w:space="0" w:color="auto"/>
            <w:bottom w:val="none" w:sz="0" w:space="0" w:color="auto"/>
            <w:right w:val="none" w:sz="0" w:space="0" w:color="auto"/>
          </w:divBdr>
        </w:div>
        <w:div w:id="401489477">
          <w:marLeft w:val="1166"/>
          <w:marRight w:val="0"/>
          <w:marTop w:val="82"/>
          <w:marBottom w:val="0"/>
          <w:divBdr>
            <w:top w:val="none" w:sz="0" w:space="0" w:color="auto"/>
            <w:left w:val="none" w:sz="0" w:space="0" w:color="auto"/>
            <w:bottom w:val="none" w:sz="0" w:space="0" w:color="auto"/>
            <w:right w:val="none" w:sz="0" w:space="0" w:color="auto"/>
          </w:divBdr>
        </w:div>
        <w:div w:id="501698107">
          <w:marLeft w:val="1166"/>
          <w:marRight w:val="0"/>
          <w:marTop w:val="82"/>
          <w:marBottom w:val="0"/>
          <w:divBdr>
            <w:top w:val="none" w:sz="0" w:space="0" w:color="auto"/>
            <w:left w:val="none" w:sz="0" w:space="0" w:color="auto"/>
            <w:bottom w:val="none" w:sz="0" w:space="0" w:color="auto"/>
            <w:right w:val="none" w:sz="0" w:space="0" w:color="auto"/>
          </w:divBdr>
        </w:div>
        <w:div w:id="550508153">
          <w:marLeft w:val="1166"/>
          <w:marRight w:val="0"/>
          <w:marTop w:val="82"/>
          <w:marBottom w:val="0"/>
          <w:divBdr>
            <w:top w:val="none" w:sz="0" w:space="0" w:color="auto"/>
            <w:left w:val="none" w:sz="0" w:space="0" w:color="auto"/>
            <w:bottom w:val="none" w:sz="0" w:space="0" w:color="auto"/>
            <w:right w:val="none" w:sz="0" w:space="0" w:color="auto"/>
          </w:divBdr>
        </w:div>
        <w:div w:id="780995314">
          <w:marLeft w:val="1166"/>
          <w:marRight w:val="0"/>
          <w:marTop w:val="82"/>
          <w:marBottom w:val="0"/>
          <w:divBdr>
            <w:top w:val="none" w:sz="0" w:space="0" w:color="auto"/>
            <w:left w:val="none" w:sz="0" w:space="0" w:color="auto"/>
            <w:bottom w:val="none" w:sz="0" w:space="0" w:color="auto"/>
            <w:right w:val="none" w:sz="0" w:space="0" w:color="auto"/>
          </w:divBdr>
        </w:div>
        <w:div w:id="946161491">
          <w:marLeft w:val="1166"/>
          <w:marRight w:val="0"/>
          <w:marTop w:val="82"/>
          <w:marBottom w:val="0"/>
          <w:divBdr>
            <w:top w:val="none" w:sz="0" w:space="0" w:color="auto"/>
            <w:left w:val="none" w:sz="0" w:space="0" w:color="auto"/>
            <w:bottom w:val="none" w:sz="0" w:space="0" w:color="auto"/>
            <w:right w:val="none" w:sz="0" w:space="0" w:color="auto"/>
          </w:divBdr>
        </w:div>
        <w:div w:id="1115952197">
          <w:marLeft w:val="547"/>
          <w:marRight w:val="0"/>
          <w:marTop w:val="91"/>
          <w:marBottom w:val="0"/>
          <w:divBdr>
            <w:top w:val="none" w:sz="0" w:space="0" w:color="auto"/>
            <w:left w:val="none" w:sz="0" w:space="0" w:color="auto"/>
            <w:bottom w:val="none" w:sz="0" w:space="0" w:color="auto"/>
            <w:right w:val="none" w:sz="0" w:space="0" w:color="auto"/>
          </w:divBdr>
        </w:div>
        <w:div w:id="1639873862">
          <w:marLeft w:val="1800"/>
          <w:marRight w:val="0"/>
          <w:marTop w:val="62"/>
          <w:marBottom w:val="0"/>
          <w:divBdr>
            <w:top w:val="none" w:sz="0" w:space="0" w:color="auto"/>
            <w:left w:val="none" w:sz="0" w:space="0" w:color="auto"/>
            <w:bottom w:val="none" w:sz="0" w:space="0" w:color="auto"/>
            <w:right w:val="none" w:sz="0" w:space="0" w:color="auto"/>
          </w:divBdr>
        </w:div>
        <w:div w:id="1821382718">
          <w:marLeft w:val="1166"/>
          <w:marRight w:val="0"/>
          <w:marTop w:val="82"/>
          <w:marBottom w:val="0"/>
          <w:divBdr>
            <w:top w:val="none" w:sz="0" w:space="0" w:color="auto"/>
            <w:left w:val="none" w:sz="0" w:space="0" w:color="auto"/>
            <w:bottom w:val="none" w:sz="0" w:space="0" w:color="auto"/>
            <w:right w:val="none" w:sz="0" w:space="0" w:color="auto"/>
          </w:divBdr>
        </w:div>
        <w:div w:id="2080516599">
          <w:marLeft w:val="1166"/>
          <w:marRight w:val="0"/>
          <w:marTop w:val="82"/>
          <w:marBottom w:val="0"/>
          <w:divBdr>
            <w:top w:val="none" w:sz="0" w:space="0" w:color="auto"/>
            <w:left w:val="none" w:sz="0" w:space="0" w:color="auto"/>
            <w:bottom w:val="none" w:sz="0" w:space="0" w:color="auto"/>
            <w:right w:val="none" w:sz="0" w:space="0" w:color="auto"/>
          </w:divBdr>
        </w:div>
      </w:divsChild>
    </w:div>
    <w:div w:id="2073499107">
      <w:bodyDiv w:val="1"/>
      <w:marLeft w:val="0"/>
      <w:marRight w:val="0"/>
      <w:marTop w:val="0"/>
      <w:marBottom w:val="0"/>
      <w:divBdr>
        <w:top w:val="none" w:sz="0" w:space="0" w:color="auto"/>
        <w:left w:val="none" w:sz="0" w:space="0" w:color="auto"/>
        <w:bottom w:val="none" w:sz="0" w:space="0" w:color="auto"/>
        <w:right w:val="none" w:sz="0" w:space="0" w:color="auto"/>
      </w:divBdr>
    </w:div>
    <w:div w:id="2074155851">
      <w:bodyDiv w:val="1"/>
      <w:marLeft w:val="0"/>
      <w:marRight w:val="0"/>
      <w:marTop w:val="0"/>
      <w:marBottom w:val="0"/>
      <w:divBdr>
        <w:top w:val="none" w:sz="0" w:space="0" w:color="auto"/>
        <w:left w:val="none" w:sz="0" w:space="0" w:color="auto"/>
        <w:bottom w:val="none" w:sz="0" w:space="0" w:color="auto"/>
        <w:right w:val="none" w:sz="0" w:space="0" w:color="auto"/>
      </w:divBdr>
    </w:div>
    <w:div w:id="2074355846">
      <w:bodyDiv w:val="1"/>
      <w:marLeft w:val="0"/>
      <w:marRight w:val="0"/>
      <w:marTop w:val="0"/>
      <w:marBottom w:val="0"/>
      <w:divBdr>
        <w:top w:val="none" w:sz="0" w:space="0" w:color="auto"/>
        <w:left w:val="none" w:sz="0" w:space="0" w:color="auto"/>
        <w:bottom w:val="none" w:sz="0" w:space="0" w:color="auto"/>
        <w:right w:val="none" w:sz="0" w:space="0" w:color="auto"/>
      </w:divBdr>
      <w:divsChild>
        <w:div w:id="1420057423">
          <w:marLeft w:val="547"/>
          <w:marRight w:val="0"/>
          <w:marTop w:val="154"/>
          <w:marBottom w:val="0"/>
          <w:divBdr>
            <w:top w:val="none" w:sz="0" w:space="0" w:color="auto"/>
            <w:left w:val="none" w:sz="0" w:space="0" w:color="auto"/>
            <w:bottom w:val="none" w:sz="0" w:space="0" w:color="auto"/>
            <w:right w:val="none" w:sz="0" w:space="0" w:color="auto"/>
          </w:divBdr>
        </w:div>
      </w:divsChild>
    </w:div>
    <w:div w:id="2074617330">
      <w:bodyDiv w:val="1"/>
      <w:marLeft w:val="0"/>
      <w:marRight w:val="0"/>
      <w:marTop w:val="0"/>
      <w:marBottom w:val="0"/>
      <w:divBdr>
        <w:top w:val="none" w:sz="0" w:space="0" w:color="auto"/>
        <w:left w:val="none" w:sz="0" w:space="0" w:color="auto"/>
        <w:bottom w:val="none" w:sz="0" w:space="0" w:color="auto"/>
        <w:right w:val="none" w:sz="0" w:space="0" w:color="auto"/>
      </w:divBdr>
      <w:divsChild>
        <w:div w:id="45420361">
          <w:marLeft w:val="547"/>
          <w:marRight w:val="0"/>
          <w:marTop w:val="96"/>
          <w:marBottom w:val="0"/>
          <w:divBdr>
            <w:top w:val="none" w:sz="0" w:space="0" w:color="auto"/>
            <w:left w:val="none" w:sz="0" w:space="0" w:color="auto"/>
            <w:bottom w:val="none" w:sz="0" w:space="0" w:color="auto"/>
            <w:right w:val="none" w:sz="0" w:space="0" w:color="auto"/>
          </w:divBdr>
        </w:div>
      </w:divsChild>
    </w:div>
    <w:div w:id="2075425199">
      <w:bodyDiv w:val="1"/>
      <w:marLeft w:val="0"/>
      <w:marRight w:val="0"/>
      <w:marTop w:val="0"/>
      <w:marBottom w:val="0"/>
      <w:divBdr>
        <w:top w:val="none" w:sz="0" w:space="0" w:color="auto"/>
        <w:left w:val="none" w:sz="0" w:space="0" w:color="auto"/>
        <w:bottom w:val="none" w:sz="0" w:space="0" w:color="auto"/>
        <w:right w:val="none" w:sz="0" w:space="0" w:color="auto"/>
      </w:divBdr>
      <w:divsChild>
        <w:div w:id="3679593">
          <w:marLeft w:val="1800"/>
          <w:marRight w:val="0"/>
          <w:marTop w:val="96"/>
          <w:marBottom w:val="0"/>
          <w:divBdr>
            <w:top w:val="none" w:sz="0" w:space="0" w:color="auto"/>
            <w:left w:val="none" w:sz="0" w:space="0" w:color="auto"/>
            <w:bottom w:val="none" w:sz="0" w:space="0" w:color="auto"/>
            <w:right w:val="none" w:sz="0" w:space="0" w:color="auto"/>
          </w:divBdr>
        </w:div>
        <w:div w:id="43986685">
          <w:marLeft w:val="2520"/>
          <w:marRight w:val="0"/>
          <w:marTop w:val="96"/>
          <w:marBottom w:val="0"/>
          <w:divBdr>
            <w:top w:val="none" w:sz="0" w:space="0" w:color="auto"/>
            <w:left w:val="none" w:sz="0" w:space="0" w:color="auto"/>
            <w:bottom w:val="none" w:sz="0" w:space="0" w:color="auto"/>
            <w:right w:val="none" w:sz="0" w:space="0" w:color="auto"/>
          </w:divBdr>
        </w:div>
        <w:div w:id="793327855">
          <w:marLeft w:val="547"/>
          <w:marRight w:val="0"/>
          <w:marTop w:val="134"/>
          <w:marBottom w:val="0"/>
          <w:divBdr>
            <w:top w:val="none" w:sz="0" w:space="0" w:color="auto"/>
            <w:left w:val="none" w:sz="0" w:space="0" w:color="auto"/>
            <w:bottom w:val="none" w:sz="0" w:space="0" w:color="auto"/>
            <w:right w:val="none" w:sz="0" w:space="0" w:color="auto"/>
          </w:divBdr>
        </w:div>
        <w:div w:id="910232710">
          <w:marLeft w:val="1800"/>
          <w:marRight w:val="0"/>
          <w:marTop w:val="96"/>
          <w:marBottom w:val="0"/>
          <w:divBdr>
            <w:top w:val="none" w:sz="0" w:space="0" w:color="auto"/>
            <w:left w:val="none" w:sz="0" w:space="0" w:color="auto"/>
            <w:bottom w:val="none" w:sz="0" w:space="0" w:color="auto"/>
            <w:right w:val="none" w:sz="0" w:space="0" w:color="auto"/>
          </w:divBdr>
        </w:div>
        <w:div w:id="1028987267">
          <w:marLeft w:val="1166"/>
          <w:marRight w:val="0"/>
          <w:marTop w:val="115"/>
          <w:marBottom w:val="0"/>
          <w:divBdr>
            <w:top w:val="none" w:sz="0" w:space="0" w:color="auto"/>
            <w:left w:val="none" w:sz="0" w:space="0" w:color="auto"/>
            <w:bottom w:val="none" w:sz="0" w:space="0" w:color="auto"/>
            <w:right w:val="none" w:sz="0" w:space="0" w:color="auto"/>
          </w:divBdr>
        </w:div>
        <w:div w:id="1170412279">
          <w:marLeft w:val="2520"/>
          <w:marRight w:val="0"/>
          <w:marTop w:val="96"/>
          <w:marBottom w:val="0"/>
          <w:divBdr>
            <w:top w:val="none" w:sz="0" w:space="0" w:color="auto"/>
            <w:left w:val="none" w:sz="0" w:space="0" w:color="auto"/>
            <w:bottom w:val="none" w:sz="0" w:space="0" w:color="auto"/>
            <w:right w:val="none" w:sz="0" w:space="0" w:color="auto"/>
          </w:divBdr>
        </w:div>
        <w:div w:id="1213807826">
          <w:marLeft w:val="1800"/>
          <w:marRight w:val="0"/>
          <w:marTop w:val="96"/>
          <w:marBottom w:val="0"/>
          <w:divBdr>
            <w:top w:val="none" w:sz="0" w:space="0" w:color="auto"/>
            <w:left w:val="none" w:sz="0" w:space="0" w:color="auto"/>
            <w:bottom w:val="none" w:sz="0" w:space="0" w:color="auto"/>
            <w:right w:val="none" w:sz="0" w:space="0" w:color="auto"/>
          </w:divBdr>
        </w:div>
        <w:div w:id="1777364643">
          <w:marLeft w:val="2520"/>
          <w:marRight w:val="0"/>
          <w:marTop w:val="96"/>
          <w:marBottom w:val="0"/>
          <w:divBdr>
            <w:top w:val="none" w:sz="0" w:space="0" w:color="auto"/>
            <w:left w:val="none" w:sz="0" w:space="0" w:color="auto"/>
            <w:bottom w:val="none" w:sz="0" w:space="0" w:color="auto"/>
            <w:right w:val="none" w:sz="0" w:space="0" w:color="auto"/>
          </w:divBdr>
        </w:div>
      </w:divsChild>
    </w:div>
    <w:div w:id="2075546081">
      <w:bodyDiv w:val="1"/>
      <w:marLeft w:val="0"/>
      <w:marRight w:val="0"/>
      <w:marTop w:val="0"/>
      <w:marBottom w:val="0"/>
      <w:divBdr>
        <w:top w:val="none" w:sz="0" w:space="0" w:color="auto"/>
        <w:left w:val="none" w:sz="0" w:space="0" w:color="auto"/>
        <w:bottom w:val="none" w:sz="0" w:space="0" w:color="auto"/>
        <w:right w:val="none" w:sz="0" w:space="0" w:color="auto"/>
      </w:divBdr>
    </w:div>
    <w:div w:id="2075622015">
      <w:bodyDiv w:val="1"/>
      <w:marLeft w:val="0"/>
      <w:marRight w:val="0"/>
      <w:marTop w:val="0"/>
      <w:marBottom w:val="0"/>
      <w:divBdr>
        <w:top w:val="none" w:sz="0" w:space="0" w:color="auto"/>
        <w:left w:val="none" w:sz="0" w:space="0" w:color="auto"/>
        <w:bottom w:val="none" w:sz="0" w:space="0" w:color="auto"/>
        <w:right w:val="none" w:sz="0" w:space="0" w:color="auto"/>
      </w:divBdr>
      <w:divsChild>
        <w:div w:id="311567389">
          <w:marLeft w:val="0"/>
          <w:marRight w:val="0"/>
          <w:marTop w:val="0"/>
          <w:marBottom w:val="0"/>
          <w:divBdr>
            <w:top w:val="none" w:sz="0" w:space="0" w:color="auto"/>
            <w:left w:val="none" w:sz="0" w:space="0" w:color="auto"/>
            <w:bottom w:val="none" w:sz="0" w:space="0" w:color="auto"/>
            <w:right w:val="none" w:sz="0" w:space="0" w:color="auto"/>
          </w:divBdr>
          <w:divsChild>
            <w:div w:id="30499848">
              <w:marLeft w:val="0"/>
              <w:marRight w:val="0"/>
              <w:marTop w:val="0"/>
              <w:marBottom w:val="0"/>
              <w:divBdr>
                <w:top w:val="none" w:sz="0" w:space="0" w:color="auto"/>
                <w:left w:val="none" w:sz="0" w:space="0" w:color="auto"/>
                <w:bottom w:val="none" w:sz="0" w:space="0" w:color="auto"/>
                <w:right w:val="none" w:sz="0" w:space="0" w:color="auto"/>
              </w:divBdr>
            </w:div>
            <w:div w:id="92744184">
              <w:marLeft w:val="0"/>
              <w:marRight w:val="0"/>
              <w:marTop w:val="0"/>
              <w:marBottom w:val="0"/>
              <w:divBdr>
                <w:top w:val="none" w:sz="0" w:space="0" w:color="auto"/>
                <w:left w:val="none" w:sz="0" w:space="0" w:color="auto"/>
                <w:bottom w:val="none" w:sz="0" w:space="0" w:color="auto"/>
                <w:right w:val="none" w:sz="0" w:space="0" w:color="auto"/>
              </w:divBdr>
            </w:div>
            <w:div w:id="131486035">
              <w:marLeft w:val="0"/>
              <w:marRight w:val="0"/>
              <w:marTop w:val="0"/>
              <w:marBottom w:val="0"/>
              <w:divBdr>
                <w:top w:val="none" w:sz="0" w:space="0" w:color="auto"/>
                <w:left w:val="none" w:sz="0" w:space="0" w:color="auto"/>
                <w:bottom w:val="none" w:sz="0" w:space="0" w:color="auto"/>
                <w:right w:val="none" w:sz="0" w:space="0" w:color="auto"/>
              </w:divBdr>
            </w:div>
            <w:div w:id="133986437">
              <w:marLeft w:val="0"/>
              <w:marRight w:val="0"/>
              <w:marTop w:val="0"/>
              <w:marBottom w:val="0"/>
              <w:divBdr>
                <w:top w:val="none" w:sz="0" w:space="0" w:color="auto"/>
                <w:left w:val="none" w:sz="0" w:space="0" w:color="auto"/>
                <w:bottom w:val="none" w:sz="0" w:space="0" w:color="auto"/>
                <w:right w:val="none" w:sz="0" w:space="0" w:color="auto"/>
              </w:divBdr>
            </w:div>
            <w:div w:id="163784576">
              <w:marLeft w:val="0"/>
              <w:marRight w:val="0"/>
              <w:marTop w:val="0"/>
              <w:marBottom w:val="0"/>
              <w:divBdr>
                <w:top w:val="none" w:sz="0" w:space="0" w:color="auto"/>
                <w:left w:val="none" w:sz="0" w:space="0" w:color="auto"/>
                <w:bottom w:val="none" w:sz="0" w:space="0" w:color="auto"/>
                <w:right w:val="none" w:sz="0" w:space="0" w:color="auto"/>
              </w:divBdr>
            </w:div>
            <w:div w:id="402409196">
              <w:marLeft w:val="0"/>
              <w:marRight w:val="0"/>
              <w:marTop w:val="0"/>
              <w:marBottom w:val="0"/>
              <w:divBdr>
                <w:top w:val="none" w:sz="0" w:space="0" w:color="auto"/>
                <w:left w:val="none" w:sz="0" w:space="0" w:color="auto"/>
                <w:bottom w:val="none" w:sz="0" w:space="0" w:color="auto"/>
                <w:right w:val="none" w:sz="0" w:space="0" w:color="auto"/>
              </w:divBdr>
            </w:div>
            <w:div w:id="433749087">
              <w:marLeft w:val="0"/>
              <w:marRight w:val="0"/>
              <w:marTop w:val="0"/>
              <w:marBottom w:val="0"/>
              <w:divBdr>
                <w:top w:val="none" w:sz="0" w:space="0" w:color="auto"/>
                <w:left w:val="none" w:sz="0" w:space="0" w:color="auto"/>
                <w:bottom w:val="none" w:sz="0" w:space="0" w:color="auto"/>
                <w:right w:val="none" w:sz="0" w:space="0" w:color="auto"/>
              </w:divBdr>
            </w:div>
            <w:div w:id="435367072">
              <w:marLeft w:val="0"/>
              <w:marRight w:val="0"/>
              <w:marTop w:val="0"/>
              <w:marBottom w:val="0"/>
              <w:divBdr>
                <w:top w:val="none" w:sz="0" w:space="0" w:color="auto"/>
                <w:left w:val="none" w:sz="0" w:space="0" w:color="auto"/>
                <w:bottom w:val="none" w:sz="0" w:space="0" w:color="auto"/>
                <w:right w:val="none" w:sz="0" w:space="0" w:color="auto"/>
              </w:divBdr>
            </w:div>
            <w:div w:id="565190098">
              <w:marLeft w:val="0"/>
              <w:marRight w:val="0"/>
              <w:marTop w:val="0"/>
              <w:marBottom w:val="0"/>
              <w:divBdr>
                <w:top w:val="none" w:sz="0" w:space="0" w:color="auto"/>
                <w:left w:val="none" w:sz="0" w:space="0" w:color="auto"/>
                <w:bottom w:val="none" w:sz="0" w:space="0" w:color="auto"/>
                <w:right w:val="none" w:sz="0" w:space="0" w:color="auto"/>
              </w:divBdr>
            </w:div>
            <w:div w:id="674765505">
              <w:marLeft w:val="0"/>
              <w:marRight w:val="0"/>
              <w:marTop w:val="0"/>
              <w:marBottom w:val="0"/>
              <w:divBdr>
                <w:top w:val="none" w:sz="0" w:space="0" w:color="auto"/>
                <w:left w:val="none" w:sz="0" w:space="0" w:color="auto"/>
                <w:bottom w:val="none" w:sz="0" w:space="0" w:color="auto"/>
                <w:right w:val="none" w:sz="0" w:space="0" w:color="auto"/>
              </w:divBdr>
            </w:div>
            <w:div w:id="1026834537">
              <w:marLeft w:val="0"/>
              <w:marRight w:val="0"/>
              <w:marTop w:val="0"/>
              <w:marBottom w:val="0"/>
              <w:divBdr>
                <w:top w:val="none" w:sz="0" w:space="0" w:color="auto"/>
                <w:left w:val="none" w:sz="0" w:space="0" w:color="auto"/>
                <w:bottom w:val="none" w:sz="0" w:space="0" w:color="auto"/>
                <w:right w:val="none" w:sz="0" w:space="0" w:color="auto"/>
              </w:divBdr>
            </w:div>
            <w:div w:id="1199204089">
              <w:marLeft w:val="0"/>
              <w:marRight w:val="0"/>
              <w:marTop w:val="0"/>
              <w:marBottom w:val="0"/>
              <w:divBdr>
                <w:top w:val="none" w:sz="0" w:space="0" w:color="auto"/>
                <w:left w:val="none" w:sz="0" w:space="0" w:color="auto"/>
                <w:bottom w:val="none" w:sz="0" w:space="0" w:color="auto"/>
                <w:right w:val="none" w:sz="0" w:space="0" w:color="auto"/>
              </w:divBdr>
            </w:div>
            <w:div w:id="1516268562">
              <w:marLeft w:val="0"/>
              <w:marRight w:val="0"/>
              <w:marTop w:val="0"/>
              <w:marBottom w:val="0"/>
              <w:divBdr>
                <w:top w:val="none" w:sz="0" w:space="0" w:color="auto"/>
                <w:left w:val="none" w:sz="0" w:space="0" w:color="auto"/>
                <w:bottom w:val="none" w:sz="0" w:space="0" w:color="auto"/>
                <w:right w:val="none" w:sz="0" w:space="0" w:color="auto"/>
              </w:divBdr>
            </w:div>
            <w:div w:id="1847862318">
              <w:marLeft w:val="0"/>
              <w:marRight w:val="0"/>
              <w:marTop w:val="0"/>
              <w:marBottom w:val="0"/>
              <w:divBdr>
                <w:top w:val="none" w:sz="0" w:space="0" w:color="auto"/>
                <w:left w:val="none" w:sz="0" w:space="0" w:color="auto"/>
                <w:bottom w:val="none" w:sz="0" w:space="0" w:color="auto"/>
                <w:right w:val="none" w:sz="0" w:space="0" w:color="auto"/>
              </w:divBdr>
            </w:div>
            <w:div w:id="2044666694">
              <w:marLeft w:val="0"/>
              <w:marRight w:val="0"/>
              <w:marTop w:val="0"/>
              <w:marBottom w:val="0"/>
              <w:divBdr>
                <w:top w:val="none" w:sz="0" w:space="0" w:color="auto"/>
                <w:left w:val="none" w:sz="0" w:space="0" w:color="auto"/>
                <w:bottom w:val="none" w:sz="0" w:space="0" w:color="auto"/>
                <w:right w:val="none" w:sz="0" w:space="0" w:color="auto"/>
              </w:divBdr>
            </w:div>
            <w:div w:id="212356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926094">
      <w:bodyDiv w:val="1"/>
      <w:marLeft w:val="0"/>
      <w:marRight w:val="0"/>
      <w:marTop w:val="0"/>
      <w:marBottom w:val="0"/>
      <w:divBdr>
        <w:top w:val="none" w:sz="0" w:space="0" w:color="auto"/>
        <w:left w:val="none" w:sz="0" w:space="0" w:color="auto"/>
        <w:bottom w:val="none" w:sz="0" w:space="0" w:color="auto"/>
        <w:right w:val="none" w:sz="0" w:space="0" w:color="auto"/>
      </w:divBdr>
    </w:div>
    <w:div w:id="2076469608">
      <w:bodyDiv w:val="1"/>
      <w:marLeft w:val="0"/>
      <w:marRight w:val="0"/>
      <w:marTop w:val="0"/>
      <w:marBottom w:val="0"/>
      <w:divBdr>
        <w:top w:val="none" w:sz="0" w:space="0" w:color="auto"/>
        <w:left w:val="none" w:sz="0" w:space="0" w:color="auto"/>
        <w:bottom w:val="none" w:sz="0" w:space="0" w:color="auto"/>
        <w:right w:val="none" w:sz="0" w:space="0" w:color="auto"/>
      </w:divBdr>
    </w:div>
    <w:div w:id="2077777833">
      <w:bodyDiv w:val="1"/>
      <w:marLeft w:val="0"/>
      <w:marRight w:val="0"/>
      <w:marTop w:val="0"/>
      <w:marBottom w:val="0"/>
      <w:divBdr>
        <w:top w:val="none" w:sz="0" w:space="0" w:color="auto"/>
        <w:left w:val="none" w:sz="0" w:space="0" w:color="auto"/>
        <w:bottom w:val="none" w:sz="0" w:space="0" w:color="auto"/>
        <w:right w:val="none" w:sz="0" w:space="0" w:color="auto"/>
      </w:divBdr>
    </w:div>
    <w:div w:id="2077893639">
      <w:bodyDiv w:val="1"/>
      <w:marLeft w:val="0"/>
      <w:marRight w:val="0"/>
      <w:marTop w:val="0"/>
      <w:marBottom w:val="0"/>
      <w:divBdr>
        <w:top w:val="none" w:sz="0" w:space="0" w:color="auto"/>
        <w:left w:val="none" w:sz="0" w:space="0" w:color="auto"/>
        <w:bottom w:val="none" w:sz="0" w:space="0" w:color="auto"/>
        <w:right w:val="none" w:sz="0" w:space="0" w:color="auto"/>
      </w:divBdr>
    </w:div>
    <w:div w:id="2078015663">
      <w:bodyDiv w:val="1"/>
      <w:marLeft w:val="0"/>
      <w:marRight w:val="0"/>
      <w:marTop w:val="0"/>
      <w:marBottom w:val="0"/>
      <w:divBdr>
        <w:top w:val="none" w:sz="0" w:space="0" w:color="auto"/>
        <w:left w:val="none" w:sz="0" w:space="0" w:color="auto"/>
        <w:bottom w:val="none" w:sz="0" w:space="0" w:color="auto"/>
        <w:right w:val="none" w:sz="0" w:space="0" w:color="auto"/>
      </w:divBdr>
      <w:divsChild>
        <w:div w:id="524637190">
          <w:marLeft w:val="547"/>
          <w:marRight w:val="0"/>
          <w:marTop w:val="154"/>
          <w:marBottom w:val="0"/>
          <w:divBdr>
            <w:top w:val="none" w:sz="0" w:space="0" w:color="auto"/>
            <w:left w:val="none" w:sz="0" w:space="0" w:color="auto"/>
            <w:bottom w:val="none" w:sz="0" w:space="0" w:color="auto"/>
            <w:right w:val="none" w:sz="0" w:space="0" w:color="auto"/>
          </w:divBdr>
        </w:div>
        <w:div w:id="1540052274">
          <w:marLeft w:val="1166"/>
          <w:marRight w:val="0"/>
          <w:marTop w:val="134"/>
          <w:marBottom w:val="0"/>
          <w:divBdr>
            <w:top w:val="none" w:sz="0" w:space="0" w:color="auto"/>
            <w:left w:val="none" w:sz="0" w:space="0" w:color="auto"/>
            <w:bottom w:val="none" w:sz="0" w:space="0" w:color="auto"/>
            <w:right w:val="none" w:sz="0" w:space="0" w:color="auto"/>
          </w:divBdr>
        </w:div>
      </w:divsChild>
    </w:div>
    <w:div w:id="2078086829">
      <w:bodyDiv w:val="1"/>
      <w:marLeft w:val="0"/>
      <w:marRight w:val="0"/>
      <w:marTop w:val="0"/>
      <w:marBottom w:val="0"/>
      <w:divBdr>
        <w:top w:val="none" w:sz="0" w:space="0" w:color="auto"/>
        <w:left w:val="none" w:sz="0" w:space="0" w:color="auto"/>
        <w:bottom w:val="none" w:sz="0" w:space="0" w:color="auto"/>
        <w:right w:val="none" w:sz="0" w:space="0" w:color="auto"/>
      </w:divBdr>
    </w:div>
    <w:div w:id="2078624618">
      <w:bodyDiv w:val="1"/>
      <w:marLeft w:val="0"/>
      <w:marRight w:val="0"/>
      <w:marTop w:val="0"/>
      <w:marBottom w:val="0"/>
      <w:divBdr>
        <w:top w:val="none" w:sz="0" w:space="0" w:color="auto"/>
        <w:left w:val="none" w:sz="0" w:space="0" w:color="auto"/>
        <w:bottom w:val="none" w:sz="0" w:space="0" w:color="auto"/>
        <w:right w:val="none" w:sz="0" w:space="0" w:color="auto"/>
      </w:divBdr>
    </w:div>
    <w:div w:id="2078672016">
      <w:bodyDiv w:val="1"/>
      <w:marLeft w:val="0"/>
      <w:marRight w:val="0"/>
      <w:marTop w:val="0"/>
      <w:marBottom w:val="0"/>
      <w:divBdr>
        <w:top w:val="none" w:sz="0" w:space="0" w:color="auto"/>
        <w:left w:val="none" w:sz="0" w:space="0" w:color="auto"/>
        <w:bottom w:val="none" w:sz="0" w:space="0" w:color="auto"/>
        <w:right w:val="none" w:sz="0" w:space="0" w:color="auto"/>
      </w:divBdr>
    </w:div>
    <w:div w:id="2078700942">
      <w:bodyDiv w:val="1"/>
      <w:marLeft w:val="0"/>
      <w:marRight w:val="0"/>
      <w:marTop w:val="0"/>
      <w:marBottom w:val="0"/>
      <w:divBdr>
        <w:top w:val="none" w:sz="0" w:space="0" w:color="auto"/>
        <w:left w:val="none" w:sz="0" w:space="0" w:color="auto"/>
        <w:bottom w:val="none" w:sz="0" w:space="0" w:color="auto"/>
        <w:right w:val="none" w:sz="0" w:space="0" w:color="auto"/>
      </w:divBdr>
    </w:div>
    <w:div w:id="2079477547">
      <w:bodyDiv w:val="1"/>
      <w:marLeft w:val="0"/>
      <w:marRight w:val="0"/>
      <w:marTop w:val="0"/>
      <w:marBottom w:val="0"/>
      <w:divBdr>
        <w:top w:val="none" w:sz="0" w:space="0" w:color="auto"/>
        <w:left w:val="none" w:sz="0" w:space="0" w:color="auto"/>
        <w:bottom w:val="none" w:sz="0" w:space="0" w:color="auto"/>
        <w:right w:val="none" w:sz="0" w:space="0" w:color="auto"/>
      </w:divBdr>
    </w:div>
    <w:div w:id="2080982772">
      <w:bodyDiv w:val="1"/>
      <w:marLeft w:val="0"/>
      <w:marRight w:val="0"/>
      <w:marTop w:val="0"/>
      <w:marBottom w:val="0"/>
      <w:divBdr>
        <w:top w:val="none" w:sz="0" w:space="0" w:color="auto"/>
        <w:left w:val="none" w:sz="0" w:space="0" w:color="auto"/>
        <w:bottom w:val="none" w:sz="0" w:space="0" w:color="auto"/>
        <w:right w:val="none" w:sz="0" w:space="0" w:color="auto"/>
      </w:divBdr>
    </w:div>
    <w:div w:id="2081050563">
      <w:bodyDiv w:val="1"/>
      <w:marLeft w:val="0"/>
      <w:marRight w:val="0"/>
      <w:marTop w:val="0"/>
      <w:marBottom w:val="0"/>
      <w:divBdr>
        <w:top w:val="none" w:sz="0" w:space="0" w:color="auto"/>
        <w:left w:val="none" w:sz="0" w:space="0" w:color="auto"/>
        <w:bottom w:val="none" w:sz="0" w:space="0" w:color="auto"/>
        <w:right w:val="none" w:sz="0" w:space="0" w:color="auto"/>
      </w:divBdr>
      <w:divsChild>
        <w:div w:id="961812286">
          <w:marLeft w:val="1166"/>
          <w:marRight w:val="0"/>
          <w:marTop w:val="60"/>
          <w:marBottom w:val="120"/>
          <w:divBdr>
            <w:top w:val="none" w:sz="0" w:space="0" w:color="auto"/>
            <w:left w:val="none" w:sz="0" w:space="0" w:color="auto"/>
            <w:bottom w:val="none" w:sz="0" w:space="0" w:color="auto"/>
            <w:right w:val="none" w:sz="0" w:space="0" w:color="auto"/>
          </w:divBdr>
        </w:div>
        <w:div w:id="1536655249">
          <w:marLeft w:val="1166"/>
          <w:marRight w:val="0"/>
          <w:marTop w:val="60"/>
          <w:marBottom w:val="120"/>
          <w:divBdr>
            <w:top w:val="none" w:sz="0" w:space="0" w:color="auto"/>
            <w:left w:val="none" w:sz="0" w:space="0" w:color="auto"/>
            <w:bottom w:val="none" w:sz="0" w:space="0" w:color="auto"/>
            <w:right w:val="none" w:sz="0" w:space="0" w:color="auto"/>
          </w:divBdr>
        </w:div>
        <w:div w:id="1743016329">
          <w:marLeft w:val="547"/>
          <w:marRight w:val="0"/>
          <w:marTop w:val="60"/>
          <w:marBottom w:val="120"/>
          <w:divBdr>
            <w:top w:val="none" w:sz="0" w:space="0" w:color="auto"/>
            <w:left w:val="none" w:sz="0" w:space="0" w:color="auto"/>
            <w:bottom w:val="none" w:sz="0" w:space="0" w:color="auto"/>
            <w:right w:val="none" w:sz="0" w:space="0" w:color="auto"/>
          </w:divBdr>
        </w:div>
      </w:divsChild>
    </w:div>
    <w:div w:id="2081366303">
      <w:bodyDiv w:val="1"/>
      <w:marLeft w:val="0"/>
      <w:marRight w:val="0"/>
      <w:marTop w:val="0"/>
      <w:marBottom w:val="0"/>
      <w:divBdr>
        <w:top w:val="none" w:sz="0" w:space="0" w:color="auto"/>
        <w:left w:val="none" w:sz="0" w:space="0" w:color="auto"/>
        <w:bottom w:val="none" w:sz="0" w:space="0" w:color="auto"/>
        <w:right w:val="none" w:sz="0" w:space="0" w:color="auto"/>
      </w:divBdr>
    </w:div>
    <w:div w:id="2083410094">
      <w:bodyDiv w:val="1"/>
      <w:marLeft w:val="0"/>
      <w:marRight w:val="0"/>
      <w:marTop w:val="0"/>
      <w:marBottom w:val="0"/>
      <w:divBdr>
        <w:top w:val="none" w:sz="0" w:space="0" w:color="auto"/>
        <w:left w:val="none" w:sz="0" w:space="0" w:color="auto"/>
        <w:bottom w:val="none" w:sz="0" w:space="0" w:color="auto"/>
        <w:right w:val="none" w:sz="0" w:space="0" w:color="auto"/>
      </w:divBdr>
    </w:div>
    <w:div w:id="2083522114">
      <w:bodyDiv w:val="1"/>
      <w:marLeft w:val="0"/>
      <w:marRight w:val="0"/>
      <w:marTop w:val="0"/>
      <w:marBottom w:val="0"/>
      <w:divBdr>
        <w:top w:val="none" w:sz="0" w:space="0" w:color="auto"/>
        <w:left w:val="none" w:sz="0" w:space="0" w:color="auto"/>
        <w:bottom w:val="none" w:sz="0" w:space="0" w:color="auto"/>
        <w:right w:val="none" w:sz="0" w:space="0" w:color="auto"/>
      </w:divBdr>
    </w:div>
    <w:div w:id="2083746774">
      <w:bodyDiv w:val="1"/>
      <w:marLeft w:val="0"/>
      <w:marRight w:val="0"/>
      <w:marTop w:val="0"/>
      <w:marBottom w:val="0"/>
      <w:divBdr>
        <w:top w:val="none" w:sz="0" w:space="0" w:color="auto"/>
        <w:left w:val="none" w:sz="0" w:space="0" w:color="auto"/>
        <w:bottom w:val="none" w:sz="0" w:space="0" w:color="auto"/>
        <w:right w:val="none" w:sz="0" w:space="0" w:color="auto"/>
      </w:divBdr>
    </w:div>
    <w:div w:id="2083945447">
      <w:bodyDiv w:val="1"/>
      <w:marLeft w:val="0"/>
      <w:marRight w:val="0"/>
      <w:marTop w:val="0"/>
      <w:marBottom w:val="0"/>
      <w:divBdr>
        <w:top w:val="none" w:sz="0" w:space="0" w:color="auto"/>
        <w:left w:val="none" w:sz="0" w:space="0" w:color="auto"/>
        <w:bottom w:val="none" w:sz="0" w:space="0" w:color="auto"/>
        <w:right w:val="none" w:sz="0" w:space="0" w:color="auto"/>
      </w:divBdr>
      <w:divsChild>
        <w:div w:id="1428454378">
          <w:marLeft w:val="0"/>
          <w:marRight w:val="0"/>
          <w:marTop w:val="0"/>
          <w:marBottom w:val="0"/>
          <w:divBdr>
            <w:top w:val="none" w:sz="0" w:space="0" w:color="auto"/>
            <w:left w:val="none" w:sz="0" w:space="0" w:color="auto"/>
            <w:bottom w:val="none" w:sz="0" w:space="0" w:color="auto"/>
            <w:right w:val="none" w:sz="0" w:space="0" w:color="auto"/>
          </w:divBdr>
        </w:div>
      </w:divsChild>
    </w:div>
    <w:div w:id="2084524241">
      <w:bodyDiv w:val="1"/>
      <w:marLeft w:val="0"/>
      <w:marRight w:val="0"/>
      <w:marTop w:val="0"/>
      <w:marBottom w:val="0"/>
      <w:divBdr>
        <w:top w:val="none" w:sz="0" w:space="0" w:color="auto"/>
        <w:left w:val="none" w:sz="0" w:space="0" w:color="auto"/>
        <w:bottom w:val="none" w:sz="0" w:space="0" w:color="auto"/>
        <w:right w:val="none" w:sz="0" w:space="0" w:color="auto"/>
      </w:divBdr>
    </w:div>
    <w:div w:id="2084837058">
      <w:bodyDiv w:val="1"/>
      <w:marLeft w:val="0"/>
      <w:marRight w:val="0"/>
      <w:marTop w:val="0"/>
      <w:marBottom w:val="0"/>
      <w:divBdr>
        <w:top w:val="none" w:sz="0" w:space="0" w:color="auto"/>
        <w:left w:val="none" w:sz="0" w:space="0" w:color="auto"/>
        <w:bottom w:val="none" w:sz="0" w:space="0" w:color="auto"/>
        <w:right w:val="none" w:sz="0" w:space="0" w:color="auto"/>
      </w:divBdr>
    </w:div>
    <w:div w:id="2084908183">
      <w:bodyDiv w:val="1"/>
      <w:marLeft w:val="0"/>
      <w:marRight w:val="0"/>
      <w:marTop w:val="0"/>
      <w:marBottom w:val="0"/>
      <w:divBdr>
        <w:top w:val="none" w:sz="0" w:space="0" w:color="auto"/>
        <w:left w:val="none" w:sz="0" w:space="0" w:color="auto"/>
        <w:bottom w:val="none" w:sz="0" w:space="0" w:color="auto"/>
        <w:right w:val="none" w:sz="0" w:space="0" w:color="auto"/>
      </w:divBdr>
    </w:div>
    <w:div w:id="2084989290">
      <w:bodyDiv w:val="1"/>
      <w:marLeft w:val="0"/>
      <w:marRight w:val="0"/>
      <w:marTop w:val="0"/>
      <w:marBottom w:val="0"/>
      <w:divBdr>
        <w:top w:val="none" w:sz="0" w:space="0" w:color="auto"/>
        <w:left w:val="none" w:sz="0" w:space="0" w:color="auto"/>
        <w:bottom w:val="none" w:sz="0" w:space="0" w:color="auto"/>
        <w:right w:val="none" w:sz="0" w:space="0" w:color="auto"/>
      </w:divBdr>
    </w:div>
    <w:div w:id="2086173902">
      <w:bodyDiv w:val="1"/>
      <w:marLeft w:val="0"/>
      <w:marRight w:val="0"/>
      <w:marTop w:val="0"/>
      <w:marBottom w:val="0"/>
      <w:divBdr>
        <w:top w:val="none" w:sz="0" w:space="0" w:color="auto"/>
        <w:left w:val="none" w:sz="0" w:space="0" w:color="auto"/>
        <w:bottom w:val="none" w:sz="0" w:space="0" w:color="auto"/>
        <w:right w:val="none" w:sz="0" w:space="0" w:color="auto"/>
      </w:divBdr>
    </w:div>
    <w:div w:id="2086493418">
      <w:bodyDiv w:val="1"/>
      <w:marLeft w:val="0"/>
      <w:marRight w:val="0"/>
      <w:marTop w:val="0"/>
      <w:marBottom w:val="0"/>
      <w:divBdr>
        <w:top w:val="none" w:sz="0" w:space="0" w:color="auto"/>
        <w:left w:val="none" w:sz="0" w:space="0" w:color="auto"/>
        <w:bottom w:val="none" w:sz="0" w:space="0" w:color="auto"/>
        <w:right w:val="none" w:sz="0" w:space="0" w:color="auto"/>
      </w:divBdr>
    </w:div>
    <w:div w:id="2086561289">
      <w:bodyDiv w:val="1"/>
      <w:marLeft w:val="0"/>
      <w:marRight w:val="0"/>
      <w:marTop w:val="0"/>
      <w:marBottom w:val="0"/>
      <w:divBdr>
        <w:top w:val="none" w:sz="0" w:space="0" w:color="auto"/>
        <w:left w:val="none" w:sz="0" w:space="0" w:color="auto"/>
        <w:bottom w:val="none" w:sz="0" w:space="0" w:color="auto"/>
        <w:right w:val="none" w:sz="0" w:space="0" w:color="auto"/>
      </w:divBdr>
    </w:div>
    <w:div w:id="2086612753">
      <w:bodyDiv w:val="1"/>
      <w:marLeft w:val="0"/>
      <w:marRight w:val="0"/>
      <w:marTop w:val="0"/>
      <w:marBottom w:val="0"/>
      <w:divBdr>
        <w:top w:val="none" w:sz="0" w:space="0" w:color="auto"/>
        <w:left w:val="none" w:sz="0" w:space="0" w:color="auto"/>
        <w:bottom w:val="none" w:sz="0" w:space="0" w:color="auto"/>
        <w:right w:val="none" w:sz="0" w:space="0" w:color="auto"/>
      </w:divBdr>
      <w:divsChild>
        <w:div w:id="157619391">
          <w:marLeft w:val="1166"/>
          <w:marRight w:val="0"/>
          <w:marTop w:val="115"/>
          <w:marBottom w:val="120"/>
          <w:divBdr>
            <w:top w:val="none" w:sz="0" w:space="0" w:color="auto"/>
            <w:left w:val="none" w:sz="0" w:space="0" w:color="auto"/>
            <w:bottom w:val="none" w:sz="0" w:space="0" w:color="auto"/>
            <w:right w:val="none" w:sz="0" w:space="0" w:color="auto"/>
          </w:divBdr>
        </w:div>
        <w:div w:id="218132645">
          <w:marLeft w:val="1166"/>
          <w:marRight w:val="0"/>
          <w:marTop w:val="115"/>
          <w:marBottom w:val="120"/>
          <w:divBdr>
            <w:top w:val="none" w:sz="0" w:space="0" w:color="auto"/>
            <w:left w:val="none" w:sz="0" w:space="0" w:color="auto"/>
            <w:bottom w:val="none" w:sz="0" w:space="0" w:color="auto"/>
            <w:right w:val="none" w:sz="0" w:space="0" w:color="auto"/>
          </w:divBdr>
        </w:div>
        <w:div w:id="1814130637">
          <w:marLeft w:val="547"/>
          <w:marRight w:val="0"/>
          <w:marTop w:val="134"/>
          <w:marBottom w:val="120"/>
          <w:divBdr>
            <w:top w:val="none" w:sz="0" w:space="0" w:color="auto"/>
            <w:left w:val="none" w:sz="0" w:space="0" w:color="auto"/>
            <w:bottom w:val="none" w:sz="0" w:space="0" w:color="auto"/>
            <w:right w:val="none" w:sz="0" w:space="0" w:color="auto"/>
          </w:divBdr>
        </w:div>
      </w:divsChild>
    </w:div>
    <w:div w:id="2086878530">
      <w:bodyDiv w:val="1"/>
      <w:marLeft w:val="0"/>
      <w:marRight w:val="0"/>
      <w:marTop w:val="0"/>
      <w:marBottom w:val="0"/>
      <w:divBdr>
        <w:top w:val="none" w:sz="0" w:space="0" w:color="auto"/>
        <w:left w:val="none" w:sz="0" w:space="0" w:color="auto"/>
        <w:bottom w:val="none" w:sz="0" w:space="0" w:color="auto"/>
        <w:right w:val="none" w:sz="0" w:space="0" w:color="auto"/>
      </w:divBdr>
    </w:div>
    <w:div w:id="2086880911">
      <w:bodyDiv w:val="1"/>
      <w:marLeft w:val="0"/>
      <w:marRight w:val="0"/>
      <w:marTop w:val="0"/>
      <w:marBottom w:val="0"/>
      <w:divBdr>
        <w:top w:val="none" w:sz="0" w:space="0" w:color="auto"/>
        <w:left w:val="none" w:sz="0" w:space="0" w:color="auto"/>
        <w:bottom w:val="none" w:sz="0" w:space="0" w:color="auto"/>
        <w:right w:val="none" w:sz="0" w:space="0" w:color="auto"/>
      </w:divBdr>
      <w:divsChild>
        <w:div w:id="118114986">
          <w:marLeft w:val="1080"/>
          <w:marRight w:val="0"/>
          <w:marTop w:val="100"/>
          <w:marBottom w:val="0"/>
          <w:divBdr>
            <w:top w:val="none" w:sz="0" w:space="0" w:color="auto"/>
            <w:left w:val="none" w:sz="0" w:space="0" w:color="auto"/>
            <w:bottom w:val="none" w:sz="0" w:space="0" w:color="auto"/>
            <w:right w:val="none" w:sz="0" w:space="0" w:color="auto"/>
          </w:divBdr>
        </w:div>
        <w:div w:id="441995914">
          <w:marLeft w:val="360"/>
          <w:marRight w:val="0"/>
          <w:marTop w:val="200"/>
          <w:marBottom w:val="0"/>
          <w:divBdr>
            <w:top w:val="none" w:sz="0" w:space="0" w:color="auto"/>
            <w:left w:val="none" w:sz="0" w:space="0" w:color="auto"/>
            <w:bottom w:val="none" w:sz="0" w:space="0" w:color="auto"/>
            <w:right w:val="none" w:sz="0" w:space="0" w:color="auto"/>
          </w:divBdr>
        </w:div>
        <w:div w:id="1051151130">
          <w:marLeft w:val="360"/>
          <w:marRight w:val="0"/>
          <w:marTop w:val="200"/>
          <w:marBottom w:val="0"/>
          <w:divBdr>
            <w:top w:val="none" w:sz="0" w:space="0" w:color="auto"/>
            <w:left w:val="none" w:sz="0" w:space="0" w:color="auto"/>
            <w:bottom w:val="none" w:sz="0" w:space="0" w:color="auto"/>
            <w:right w:val="none" w:sz="0" w:space="0" w:color="auto"/>
          </w:divBdr>
        </w:div>
        <w:div w:id="1290280145">
          <w:marLeft w:val="1080"/>
          <w:marRight w:val="0"/>
          <w:marTop w:val="100"/>
          <w:marBottom w:val="0"/>
          <w:divBdr>
            <w:top w:val="none" w:sz="0" w:space="0" w:color="auto"/>
            <w:left w:val="none" w:sz="0" w:space="0" w:color="auto"/>
            <w:bottom w:val="none" w:sz="0" w:space="0" w:color="auto"/>
            <w:right w:val="none" w:sz="0" w:space="0" w:color="auto"/>
          </w:divBdr>
        </w:div>
        <w:div w:id="1439791852">
          <w:marLeft w:val="1080"/>
          <w:marRight w:val="0"/>
          <w:marTop w:val="100"/>
          <w:marBottom w:val="0"/>
          <w:divBdr>
            <w:top w:val="none" w:sz="0" w:space="0" w:color="auto"/>
            <w:left w:val="none" w:sz="0" w:space="0" w:color="auto"/>
            <w:bottom w:val="none" w:sz="0" w:space="0" w:color="auto"/>
            <w:right w:val="none" w:sz="0" w:space="0" w:color="auto"/>
          </w:divBdr>
        </w:div>
      </w:divsChild>
    </w:div>
    <w:div w:id="2088456238">
      <w:bodyDiv w:val="1"/>
      <w:marLeft w:val="0"/>
      <w:marRight w:val="0"/>
      <w:marTop w:val="0"/>
      <w:marBottom w:val="0"/>
      <w:divBdr>
        <w:top w:val="none" w:sz="0" w:space="0" w:color="auto"/>
        <w:left w:val="none" w:sz="0" w:space="0" w:color="auto"/>
        <w:bottom w:val="none" w:sz="0" w:space="0" w:color="auto"/>
        <w:right w:val="none" w:sz="0" w:space="0" w:color="auto"/>
      </w:divBdr>
    </w:div>
    <w:div w:id="2089229676">
      <w:bodyDiv w:val="1"/>
      <w:marLeft w:val="0"/>
      <w:marRight w:val="0"/>
      <w:marTop w:val="0"/>
      <w:marBottom w:val="0"/>
      <w:divBdr>
        <w:top w:val="none" w:sz="0" w:space="0" w:color="auto"/>
        <w:left w:val="none" w:sz="0" w:space="0" w:color="auto"/>
        <w:bottom w:val="none" w:sz="0" w:space="0" w:color="auto"/>
        <w:right w:val="none" w:sz="0" w:space="0" w:color="auto"/>
      </w:divBdr>
    </w:div>
    <w:div w:id="2090077340">
      <w:bodyDiv w:val="1"/>
      <w:marLeft w:val="0"/>
      <w:marRight w:val="0"/>
      <w:marTop w:val="0"/>
      <w:marBottom w:val="0"/>
      <w:divBdr>
        <w:top w:val="none" w:sz="0" w:space="0" w:color="auto"/>
        <w:left w:val="none" w:sz="0" w:space="0" w:color="auto"/>
        <w:bottom w:val="none" w:sz="0" w:space="0" w:color="auto"/>
        <w:right w:val="none" w:sz="0" w:space="0" w:color="auto"/>
      </w:divBdr>
    </w:div>
    <w:div w:id="2090999334">
      <w:bodyDiv w:val="1"/>
      <w:marLeft w:val="0"/>
      <w:marRight w:val="0"/>
      <w:marTop w:val="0"/>
      <w:marBottom w:val="0"/>
      <w:divBdr>
        <w:top w:val="none" w:sz="0" w:space="0" w:color="auto"/>
        <w:left w:val="none" w:sz="0" w:space="0" w:color="auto"/>
        <w:bottom w:val="none" w:sz="0" w:space="0" w:color="auto"/>
        <w:right w:val="none" w:sz="0" w:space="0" w:color="auto"/>
      </w:divBdr>
    </w:div>
    <w:div w:id="2091154510">
      <w:bodyDiv w:val="1"/>
      <w:marLeft w:val="0"/>
      <w:marRight w:val="0"/>
      <w:marTop w:val="0"/>
      <w:marBottom w:val="0"/>
      <w:divBdr>
        <w:top w:val="none" w:sz="0" w:space="0" w:color="auto"/>
        <w:left w:val="none" w:sz="0" w:space="0" w:color="auto"/>
        <w:bottom w:val="none" w:sz="0" w:space="0" w:color="auto"/>
        <w:right w:val="none" w:sz="0" w:space="0" w:color="auto"/>
      </w:divBdr>
    </w:div>
    <w:div w:id="2092114832">
      <w:bodyDiv w:val="1"/>
      <w:marLeft w:val="0"/>
      <w:marRight w:val="0"/>
      <w:marTop w:val="0"/>
      <w:marBottom w:val="0"/>
      <w:divBdr>
        <w:top w:val="none" w:sz="0" w:space="0" w:color="auto"/>
        <w:left w:val="none" w:sz="0" w:space="0" w:color="auto"/>
        <w:bottom w:val="none" w:sz="0" w:space="0" w:color="auto"/>
        <w:right w:val="none" w:sz="0" w:space="0" w:color="auto"/>
      </w:divBdr>
      <w:divsChild>
        <w:div w:id="99959638">
          <w:marLeft w:val="1166"/>
          <w:marRight w:val="0"/>
          <w:marTop w:val="96"/>
          <w:marBottom w:val="0"/>
          <w:divBdr>
            <w:top w:val="none" w:sz="0" w:space="0" w:color="auto"/>
            <w:left w:val="none" w:sz="0" w:space="0" w:color="auto"/>
            <w:bottom w:val="none" w:sz="0" w:space="0" w:color="auto"/>
            <w:right w:val="none" w:sz="0" w:space="0" w:color="auto"/>
          </w:divBdr>
        </w:div>
        <w:div w:id="138302232">
          <w:marLeft w:val="1166"/>
          <w:marRight w:val="0"/>
          <w:marTop w:val="96"/>
          <w:marBottom w:val="0"/>
          <w:divBdr>
            <w:top w:val="none" w:sz="0" w:space="0" w:color="auto"/>
            <w:left w:val="none" w:sz="0" w:space="0" w:color="auto"/>
            <w:bottom w:val="none" w:sz="0" w:space="0" w:color="auto"/>
            <w:right w:val="none" w:sz="0" w:space="0" w:color="auto"/>
          </w:divBdr>
        </w:div>
        <w:div w:id="269896087">
          <w:marLeft w:val="1166"/>
          <w:marRight w:val="0"/>
          <w:marTop w:val="96"/>
          <w:marBottom w:val="0"/>
          <w:divBdr>
            <w:top w:val="none" w:sz="0" w:space="0" w:color="auto"/>
            <w:left w:val="none" w:sz="0" w:space="0" w:color="auto"/>
            <w:bottom w:val="none" w:sz="0" w:space="0" w:color="auto"/>
            <w:right w:val="none" w:sz="0" w:space="0" w:color="auto"/>
          </w:divBdr>
        </w:div>
        <w:div w:id="458499209">
          <w:marLeft w:val="547"/>
          <w:marRight w:val="0"/>
          <w:marTop w:val="115"/>
          <w:marBottom w:val="0"/>
          <w:divBdr>
            <w:top w:val="none" w:sz="0" w:space="0" w:color="auto"/>
            <w:left w:val="none" w:sz="0" w:space="0" w:color="auto"/>
            <w:bottom w:val="none" w:sz="0" w:space="0" w:color="auto"/>
            <w:right w:val="none" w:sz="0" w:space="0" w:color="auto"/>
          </w:divBdr>
        </w:div>
        <w:div w:id="492723594">
          <w:marLeft w:val="1166"/>
          <w:marRight w:val="0"/>
          <w:marTop w:val="96"/>
          <w:marBottom w:val="0"/>
          <w:divBdr>
            <w:top w:val="none" w:sz="0" w:space="0" w:color="auto"/>
            <w:left w:val="none" w:sz="0" w:space="0" w:color="auto"/>
            <w:bottom w:val="none" w:sz="0" w:space="0" w:color="auto"/>
            <w:right w:val="none" w:sz="0" w:space="0" w:color="auto"/>
          </w:divBdr>
        </w:div>
        <w:div w:id="1263033951">
          <w:marLeft w:val="1800"/>
          <w:marRight w:val="0"/>
          <w:marTop w:val="77"/>
          <w:marBottom w:val="0"/>
          <w:divBdr>
            <w:top w:val="none" w:sz="0" w:space="0" w:color="auto"/>
            <w:left w:val="none" w:sz="0" w:space="0" w:color="auto"/>
            <w:bottom w:val="none" w:sz="0" w:space="0" w:color="auto"/>
            <w:right w:val="none" w:sz="0" w:space="0" w:color="auto"/>
          </w:divBdr>
        </w:div>
        <w:div w:id="1546796040">
          <w:marLeft w:val="547"/>
          <w:marRight w:val="0"/>
          <w:marTop w:val="115"/>
          <w:marBottom w:val="0"/>
          <w:divBdr>
            <w:top w:val="none" w:sz="0" w:space="0" w:color="auto"/>
            <w:left w:val="none" w:sz="0" w:space="0" w:color="auto"/>
            <w:bottom w:val="none" w:sz="0" w:space="0" w:color="auto"/>
            <w:right w:val="none" w:sz="0" w:space="0" w:color="auto"/>
          </w:divBdr>
        </w:div>
      </w:divsChild>
    </w:div>
    <w:div w:id="2092505405">
      <w:bodyDiv w:val="1"/>
      <w:marLeft w:val="0"/>
      <w:marRight w:val="0"/>
      <w:marTop w:val="0"/>
      <w:marBottom w:val="0"/>
      <w:divBdr>
        <w:top w:val="none" w:sz="0" w:space="0" w:color="auto"/>
        <w:left w:val="none" w:sz="0" w:space="0" w:color="auto"/>
        <w:bottom w:val="none" w:sz="0" w:space="0" w:color="auto"/>
        <w:right w:val="none" w:sz="0" w:space="0" w:color="auto"/>
      </w:divBdr>
      <w:divsChild>
        <w:div w:id="599529810">
          <w:marLeft w:val="547"/>
          <w:marRight w:val="0"/>
          <w:marTop w:val="130"/>
          <w:marBottom w:val="0"/>
          <w:divBdr>
            <w:top w:val="none" w:sz="0" w:space="0" w:color="auto"/>
            <w:left w:val="none" w:sz="0" w:space="0" w:color="auto"/>
            <w:bottom w:val="none" w:sz="0" w:space="0" w:color="auto"/>
            <w:right w:val="none" w:sz="0" w:space="0" w:color="auto"/>
          </w:divBdr>
        </w:div>
        <w:div w:id="1180662354">
          <w:marLeft w:val="547"/>
          <w:marRight w:val="0"/>
          <w:marTop w:val="130"/>
          <w:marBottom w:val="0"/>
          <w:divBdr>
            <w:top w:val="none" w:sz="0" w:space="0" w:color="auto"/>
            <w:left w:val="none" w:sz="0" w:space="0" w:color="auto"/>
            <w:bottom w:val="none" w:sz="0" w:space="0" w:color="auto"/>
            <w:right w:val="none" w:sz="0" w:space="0" w:color="auto"/>
          </w:divBdr>
        </w:div>
        <w:div w:id="1329021191">
          <w:marLeft w:val="1166"/>
          <w:marRight w:val="0"/>
          <w:marTop w:val="115"/>
          <w:marBottom w:val="0"/>
          <w:divBdr>
            <w:top w:val="none" w:sz="0" w:space="0" w:color="auto"/>
            <w:left w:val="none" w:sz="0" w:space="0" w:color="auto"/>
            <w:bottom w:val="none" w:sz="0" w:space="0" w:color="auto"/>
            <w:right w:val="none" w:sz="0" w:space="0" w:color="auto"/>
          </w:divBdr>
        </w:div>
        <w:div w:id="1441486766">
          <w:marLeft w:val="547"/>
          <w:marRight w:val="0"/>
          <w:marTop w:val="130"/>
          <w:marBottom w:val="0"/>
          <w:divBdr>
            <w:top w:val="none" w:sz="0" w:space="0" w:color="auto"/>
            <w:left w:val="none" w:sz="0" w:space="0" w:color="auto"/>
            <w:bottom w:val="none" w:sz="0" w:space="0" w:color="auto"/>
            <w:right w:val="none" w:sz="0" w:space="0" w:color="auto"/>
          </w:divBdr>
        </w:div>
        <w:div w:id="1966539921">
          <w:marLeft w:val="1166"/>
          <w:marRight w:val="0"/>
          <w:marTop w:val="115"/>
          <w:marBottom w:val="0"/>
          <w:divBdr>
            <w:top w:val="none" w:sz="0" w:space="0" w:color="auto"/>
            <w:left w:val="none" w:sz="0" w:space="0" w:color="auto"/>
            <w:bottom w:val="none" w:sz="0" w:space="0" w:color="auto"/>
            <w:right w:val="none" w:sz="0" w:space="0" w:color="auto"/>
          </w:divBdr>
        </w:div>
        <w:div w:id="2088650110">
          <w:marLeft w:val="547"/>
          <w:marRight w:val="0"/>
          <w:marTop w:val="130"/>
          <w:marBottom w:val="0"/>
          <w:divBdr>
            <w:top w:val="none" w:sz="0" w:space="0" w:color="auto"/>
            <w:left w:val="none" w:sz="0" w:space="0" w:color="auto"/>
            <w:bottom w:val="none" w:sz="0" w:space="0" w:color="auto"/>
            <w:right w:val="none" w:sz="0" w:space="0" w:color="auto"/>
          </w:divBdr>
        </w:div>
      </w:divsChild>
    </w:div>
    <w:div w:id="2092696439">
      <w:bodyDiv w:val="1"/>
      <w:marLeft w:val="0"/>
      <w:marRight w:val="0"/>
      <w:marTop w:val="0"/>
      <w:marBottom w:val="0"/>
      <w:divBdr>
        <w:top w:val="none" w:sz="0" w:space="0" w:color="auto"/>
        <w:left w:val="none" w:sz="0" w:space="0" w:color="auto"/>
        <w:bottom w:val="none" w:sz="0" w:space="0" w:color="auto"/>
        <w:right w:val="none" w:sz="0" w:space="0" w:color="auto"/>
      </w:divBdr>
    </w:div>
    <w:div w:id="2093115738">
      <w:bodyDiv w:val="1"/>
      <w:marLeft w:val="0"/>
      <w:marRight w:val="0"/>
      <w:marTop w:val="0"/>
      <w:marBottom w:val="0"/>
      <w:divBdr>
        <w:top w:val="none" w:sz="0" w:space="0" w:color="auto"/>
        <w:left w:val="none" w:sz="0" w:space="0" w:color="auto"/>
        <w:bottom w:val="none" w:sz="0" w:space="0" w:color="auto"/>
        <w:right w:val="none" w:sz="0" w:space="0" w:color="auto"/>
      </w:divBdr>
      <w:divsChild>
        <w:div w:id="1959291818">
          <w:marLeft w:val="1080"/>
          <w:marRight w:val="0"/>
          <w:marTop w:val="100"/>
          <w:marBottom w:val="0"/>
          <w:divBdr>
            <w:top w:val="none" w:sz="0" w:space="0" w:color="auto"/>
            <w:left w:val="none" w:sz="0" w:space="0" w:color="auto"/>
            <w:bottom w:val="none" w:sz="0" w:space="0" w:color="auto"/>
            <w:right w:val="none" w:sz="0" w:space="0" w:color="auto"/>
          </w:divBdr>
        </w:div>
      </w:divsChild>
    </w:div>
    <w:div w:id="2093351511">
      <w:bodyDiv w:val="1"/>
      <w:marLeft w:val="0"/>
      <w:marRight w:val="0"/>
      <w:marTop w:val="0"/>
      <w:marBottom w:val="0"/>
      <w:divBdr>
        <w:top w:val="none" w:sz="0" w:space="0" w:color="auto"/>
        <w:left w:val="none" w:sz="0" w:space="0" w:color="auto"/>
        <w:bottom w:val="none" w:sz="0" w:space="0" w:color="auto"/>
        <w:right w:val="none" w:sz="0" w:space="0" w:color="auto"/>
      </w:divBdr>
      <w:divsChild>
        <w:div w:id="171725115">
          <w:marLeft w:val="547"/>
          <w:marRight w:val="0"/>
          <w:marTop w:val="130"/>
          <w:marBottom w:val="0"/>
          <w:divBdr>
            <w:top w:val="none" w:sz="0" w:space="0" w:color="auto"/>
            <w:left w:val="none" w:sz="0" w:space="0" w:color="auto"/>
            <w:bottom w:val="none" w:sz="0" w:space="0" w:color="auto"/>
            <w:right w:val="none" w:sz="0" w:space="0" w:color="auto"/>
          </w:divBdr>
        </w:div>
        <w:div w:id="412511770">
          <w:marLeft w:val="547"/>
          <w:marRight w:val="0"/>
          <w:marTop w:val="130"/>
          <w:marBottom w:val="0"/>
          <w:divBdr>
            <w:top w:val="none" w:sz="0" w:space="0" w:color="auto"/>
            <w:left w:val="none" w:sz="0" w:space="0" w:color="auto"/>
            <w:bottom w:val="none" w:sz="0" w:space="0" w:color="auto"/>
            <w:right w:val="none" w:sz="0" w:space="0" w:color="auto"/>
          </w:divBdr>
        </w:div>
        <w:div w:id="692998204">
          <w:marLeft w:val="1166"/>
          <w:marRight w:val="0"/>
          <w:marTop w:val="115"/>
          <w:marBottom w:val="0"/>
          <w:divBdr>
            <w:top w:val="none" w:sz="0" w:space="0" w:color="auto"/>
            <w:left w:val="none" w:sz="0" w:space="0" w:color="auto"/>
            <w:bottom w:val="none" w:sz="0" w:space="0" w:color="auto"/>
            <w:right w:val="none" w:sz="0" w:space="0" w:color="auto"/>
          </w:divBdr>
        </w:div>
        <w:div w:id="1174102186">
          <w:marLeft w:val="1166"/>
          <w:marRight w:val="0"/>
          <w:marTop w:val="115"/>
          <w:marBottom w:val="0"/>
          <w:divBdr>
            <w:top w:val="none" w:sz="0" w:space="0" w:color="auto"/>
            <w:left w:val="none" w:sz="0" w:space="0" w:color="auto"/>
            <w:bottom w:val="none" w:sz="0" w:space="0" w:color="auto"/>
            <w:right w:val="none" w:sz="0" w:space="0" w:color="auto"/>
          </w:divBdr>
        </w:div>
        <w:div w:id="1365716485">
          <w:marLeft w:val="547"/>
          <w:marRight w:val="0"/>
          <w:marTop w:val="130"/>
          <w:marBottom w:val="0"/>
          <w:divBdr>
            <w:top w:val="none" w:sz="0" w:space="0" w:color="auto"/>
            <w:left w:val="none" w:sz="0" w:space="0" w:color="auto"/>
            <w:bottom w:val="none" w:sz="0" w:space="0" w:color="auto"/>
            <w:right w:val="none" w:sz="0" w:space="0" w:color="auto"/>
          </w:divBdr>
        </w:div>
        <w:div w:id="1737164894">
          <w:marLeft w:val="1166"/>
          <w:marRight w:val="0"/>
          <w:marTop w:val="115"/>
          <w:marBottom w:val="0"/>
          <w:divBdr>
            <w:top w:val="none" w:sz="0" w:space="0" w:color="auto"/>
            <w:left w:val="none" w:sz="0" w:space="0" w:color="auto"/>
            <w:bottom w:val="none" w:sz="0" w:space="0" w:color="auto"/>
            <w:right w:val="none" w:sz="0" w:space="0" w:color="auto"/>
          </w:divBdr>
        </w:div>
      </w:divsChild>
    </w:div>
    <w:div w:id="2093771756">
      <w:bodyDiv w:val="1"/>
      <w:marLeft w:val="0"/>
      <w:marRight w:val="0"/>
      <w:marTop w:val="0"/>
      <w:marBottom w:val="0"/>
      <w:divBdr>
        <w:top w:val="none" w:sz="0" w:space="0" w:color="auto"/>
        <w:left w:val="none" w:sz="0" w:space="0" w:color="auto"/>
        <w:bottom w:val="none" w:sz="0" w:space="0" w:color="auto"/>
        <w:right w:val="none" w:sz="0" w:space="0" w:color="auto"/>
      </w:divBdr>
    </w:div>
    <w:div w:id="2094279059">
      <w:bodyDiv w:val="1"/>
      <w:marLeft w:val="0"/>
      <w:marRight w:val="0"/>
      <w:marTop w:val="0"/>
      <w:marBottom w:val="0"/>
      <w:divBdr>
        <w:top w:val="none" w:sz="0" w:space="0" w:color="auto"/>
        <w:left w:val="none" w:sz="0" w:space="0" w:color="auto"/>
        <w:bottom w:val="none" w:sz="0" w:space="0" w:color="auto"/>
        <w:right w:val="none" w:sz="0" w:space="0" w:color="auto"/>
      </w:divBdr>
      <w:divsChild>
        <w:div w:id="510725412">
          <w:marLeft w:val="547"/>
          <w:marRight w:val="0"/>
          <w:marTop w:val="106"/>
          <w:marBottom w:val="0"/>
          <w:divBdr>
            <w:top w:val="none" w:sz="0" w:space="0" w:color="auto"/>
            <w:left w:val="none" w:sz="0" w:space="0" w:color="auto"/>
            <w:bottom w:val="none" w:sz="0" w:space="0" w:color="auto"/>
            <w:right w:val="none" w:sz="0" w:space="0" w:color="auto"/>
          </w:divBdr>
        </w:div>
        <w:div w:id="969670872">
          <w:marLeft w:val="547"/>
          <w:marRight w:val="0"/>
          <w:marTop w:val="106"/>
          <w:marBottom w:val="0"/>
          <w:divBdr>
            <w:top w:val="none" w:sz="0" w:space="0" w:color="auto"/>
            <w:left w:val="none" w:sz="0" w:space="0" w:color="auto"/>
            <w:bottom w:val="none" w:sz="0" w:space="0" w:color="auto"/>
            <w:right w:val="none" w:sz="0" w:space="0" w:color="auto"/>
          </w:divBdr>
        </w:div>
        <w:div w:id="1263342011">
          <w:marLeft w:val="1166"/>
          <w:marRight w:val="0"/>
          <w:marTop w:val="96"/>
          <w:marBottom w:val="0"/>
          <w:divBdr>
            <w:top w:val="none" w:sz="0" w:space="0" w:color="auto"/>
            <w:left w:val="none" w:sz="0" w:space="0" w:color="auto"/>
            <w:bottom w:val="none" w:sz="0" w:space="0" w:color="auto"/>
            <w:right w:val="none" w:sz="0" w:space="0" w:color="auto"/>
          </w:divBdr>
        </w:div>
        <w:div w:id="1293829642">
          <w:marLeft w:val="547"/>
          <w:marRight w:val="0"/>
          <w:marTop w:val="106"/>
          <w:marBottom w:val="0"/>
          <w:divBdr>
            <w:top w:val="none" w:sz="0" w:space="0" w:color="auto"/>
            <w:left w:val="none" w:sz="0" w:space="0" w:color="auto"/>
            <w:bottom w:val="none" w:sz="0" w:space="0" w:color="auto"/>
            <w:right w:val="none" w:sz="0" w:space="0" w:color="auto"/>
          </w:divBdr>
        </w:div>
        <w:div w:id="1622570589">
          <w:marLeft w:val="547"/>
          <w:marRight w:val="0"/>
          <w:marTop w:val="106"/>
          <w:marBottom w:val="0"/>
          <w:divBdr>
            <w:top w:val="none" w:sz="0" w:space="0" w:color="auto"/>
            <w:left w:val="none" w:sz="0" w:space="0" w:color="auto"/>
            <w:bottom w:val="none" w:sz="0" w:space="0" w:color="auto"/>
            <w:right w:val="none" w:sz="0" w:space="0" w:color="auto"/>
          </w:divBdr>
        </w:div>
        <w:div w:id="1728341032">
          <w:marLeft w:val="1166"/>
          <w:marRight w:val="0"/>
          <w:marTop w:val="96"/>
          <w:marBottom w:val="0"/>
          <w:divBdr>
            <w:top w:val="none" w:sz="0" w:space="0" w:color="auto"/>
            <w:left w:val="none" w:sz="0" w:space="0" w:color="auto"/>
            <w:bottom w:val="none" w:sz="0" w:space="0" w:color="auto"/>
            <w:right w:val="none" w:sz="0" w:space="0" w:color="auto"/>
          </w:divBdr>
        </w:div>
        <w:div w:id="1784420735">
          <w:marLeft w:val="1166"/>
          <w:marRight w:val="0"/>
          <w:marTop w:val="96"/>
          <w:marBottom w:val="0"/>
          <w:divBdr>
            <w:top w:val="none" w:sz="0" w:space="0" w:color="auto"/>
            <w:left w:val="none" w:sz="0" w:space="0" w:color="auto"/>
            <w:bottom w:val="none" w:sz="0" w:space="0" w:color="auto"/>
            <w:right w:val="none" w:sz="0" w:space="0" w:color="auto"/>
          </w:divBdr>
        </w:div>
        <w:div w:id="1952786615">
          <w:marLeft w:val="1166"/>
          <w:marRight w:val="0"/>
          <w:marTop w:val="96"/>
          <w:marBottom w:val="0"/>
          <w:divBdr>
            <w:top w:val="none" w:sz="0" w:space="0" w:color="auto"/>
            <w:left w:val="none" w:sz="0" w:space="0" w:color="auto"/>
            <w:bottom w:val="none" w:sz="0" w:space="0" w:color="auto"/>
            <w:right w:val="none" w:sz="0" w:space="0" w:color="auto"/>
          </w:divBdr>
        </w:div>
      </w:divsChild>
    </w:div>
    <w:div w:id="2095661207">
      <w:bodyDiv w:val="1"/>
      <w:marLeft w:val="0"/>
      <w:marRight w:val="0"/>
      <w:marTop w:val="0"/>
      <w:marBottom w:val="0"/>
      <w:divBdr>
        <w:top w:val="none" w:sz="0" w:space="0" w:color="auto"/>
        <w:left w:val="none" w:sz="0" w:space="0" w:color="auto"/>
        <w:bottom w:val="none" w:sz="0" w:space="0" w:color="auto"/>
        <w:right w:val="none" w:sz="0" w:space="0" w:color="auto"/>
      </w:divBdr>
      <w:divsChild>
        <w:div w:id="220672329">
          <w:marLeft w:val="1166"/>
          <w:marRight w:val="0"/>
          <w:marTop w:val="115"/>
          <w:marBottom w:val="0"/>
          <w:divBdr>
            <w:top w:val="none" w:sz="0" w:space="0" w:color="auto"/>
            <w:left w:val="none" w:sz="0" w:space="0" w:color="auto"/>
            <w:bottom w:val="none" w:sz="0" w:space="0" w:color="auto"/>
            <w:right w:val="none" w:sz="0" w:space="0" w:color="auto"/>
          </w:divBdr>
        </w:div>
        <w:div w:id="411196529">
          <w:marLeft w:val="1800"/>
          <w:marRight w:val="0"/>
          <w:marTop w:val="96"/>
          <w:marBottom w:val="0"/>
          <w:divBdr>
            <w:top w:val="none" w:sz="0" w:space="0" w:color="auto"/>
            <w:left w:val="none" w:sz="0" w:space="0" w:color="auto"/>
            <w:bottom w:val="none" w:sz="0" w:space="0" w:color="auto"/>
            <w:right w:val="none" w:sz="0" w:space="0" w:color="auto"/>
          </w:divBdr>
        </w:div>
        <w:div w:id="500702755">
          <w:marLeft w:val="1166"/>
          <w:marRight w:val="0"/>
          <w:marTop w:val="115"/>
          <w:marBottom w:val="0"/>
          <w:divBdr>
            <w:top w:val="none" w:sz="0" w:space="0" w:color="auto"/>
            <w:left w:val="none" w:sz="0" w:space="0" w:color="auto"/>
            <w:bottom w:val="none" w:sz="0" w:space="0" w:color="auto"/>
            <w:right w:val="none" w:sz="0" w:space="0" w:color="auto"/>
          </w:divBdr>
        </w:div>
        <w:div w:id="1014646034">
          <w:marLeft w:val="1166"/>
          <w:marRight w:val="0"/>
          <w:marTop w:val="115"/>
          <w:marBottom w:val="0"/>
          <w:divBdr>
            <w:top w:val="none" w:sz="0" w:space="0" w:color="auto"/>
            <w:left w:val="none" w:sz="0" w:space="0" w:color="auto"/>
            <w:bottom w:val="none" w:sz="0" w:space="0" w:color="auto"/>
            <w:right w:val="none" w:sz="0" w:space="0" w:color="auto"/>
          </w:divBdr>
        </w:div>
        <w:div w:id="1070735786">
          <w:marLeft w:val="1166"/>
          <w:marRight w:val="0"/>
          <w:marTop w:val="115"/>
          <w:marBottom w:val="0"/>
          <w:divBdr>
            <w:top w:val="none" w:sz="0" w:space="0" w:color="auto"/>
            <w:left w:val="none" w:sz="0" w:space="0" w:color="auto"/>
            <w:bottom w:val="none" w:sz="0" w:space="0" w:color="auto"/>
            <w:right w:val="none" w:sz="0" w:space="0" w:color="auto"/>
          </w:divBdr>
        </w:div>
        <w:div w:id="1392583780">
          <w:marLeft w:val="1800"/>
          <w:marRight w:val="0"/>
          <w:marTop w:val="96"/>
          <w:marBottom w:val="0"/>
          <w:divBdr>
            <w:top w:val="none" w:sz="0" w:space="0" w:color="auto"/>
            <w:left w:val="none" w:sz="0" w:space="0" w:color="auto"/>
            <w:bottom w:val="none" w:sz="0" w:space="0" w:color="auto"/>
            <w:right w:val="none" w:sz="0" w:space="0" w:color="auto"/>
          </w:divBdr>
        </w:div>
        <w:div w:id="1918781342">
          <w:marLeft w:val="1166"/>
          <w:marRight w:val="0"/>
          <w:marTop w:val="115"/>
          <w:marBottom w:val="0"/>
          <w:divBdr>
            <w:top w:val="none" w:sz="0" w:space="0" w:color="auto"/>
            <w:left w:val="none" w:sz="0" w:space="0" w:color="auto"/>
            <w:bottom w:val="none" w:sz="0" w:space="0" w:color="auto"/>
            <w:right w:val="none" w:sz="0" w:space="0" w:color="auto"/>
          </w:divBdr>
        </w:div>
      </w:divsChild>
    </w:div>
    <w:div w:id="2095740039">
      <w:bodyDiv w:val="1"/>
      <w:marLeft w:val="0"/>
      <w:marRight w:val="0"/>
      <w:marTop w:val="0"/>
      <w:marBottom w:val="0"/>
      <w:divBdr>
        <w:top w:val="none" w:sz="0" w:space="0" w:color="auto"/>
        <w:left w:val="none" w:sz="0" w:space="0" w:color="auto"/>
        <w:bottom w:val="none" w:sz="0" w:space="0" w:color="auto"/>
        <w:right w:val="none" w:sz="0" w:space="0" w:color="auto"/>
      </w:divBdr>
    </w:div>
    <w:div w:id="2095859495">
      <w:bodyDiv w:val="1"/>
      <w:marLeft w:val="0"/>
      <w:marRight w:val="0"/>
      <w:marTop w:val="0"/>
      <w:marBottom w:val="0"/>
      <w:divBdr>
        <w:top w:val="none" w:sz="0" w:space="0" w:color="auto"/>
        <w:left w:val="none" w:sz="0" w:space="0" w:color="auto"/>
        <w:bottom w:val="none" w:sz="0" w:space="0" w:color="auto"/>
        <w:right w:val="none" w:sz="0" w:space="0" w:color="auto"/>
      </w:divBdr>
    </w:div>
    <w:div w:id="2096172139">
      <w:bodyDiv w:val="1"/>
      <w:marLeft w:val="0"/>
      <w:marRight w:val="0"/>
      <w:marTop w:val="0"/>
      <w:marBottom w:val="0"/>
      <w:divBdr>
        <w:top w:val="none" w:sz="0" w:space="0" w:color="auto"/>
        <w:left w:val="none" w:sz="0" w:space="0" w:color="auto"/>
        <w:bottom w:val="none" w:sz="0" w:space="0" w:color="auto"/>
        <w:right w:val="none" w:sz="0" w:space="0" w:color="auto"/>
      </w:divBdr>
    </w:div>
    <w:div w:id="2096586342">
      <w:bodyDiv w:val="1"/>
      <w:marLeft w:val="0"/>
      <w:marRight w:val="0"/>
      <w:marTop w:val="0"/>
      <w:marBottom w:val="0"/>
      <w:divBdr>
        <w:top w:val="none" w:sz="0" w:space="0" w:color="auto"/>
        <w:left w:val="none" w:sz="0" w:space="0" w:color="auto"/>
        <w:bottom w:val="none" w:sz="0" w:space="0" w:color="auto"/>
        <w:right w:val="none" w:sz="0" w:space="0" w:color="auto"/>
      </w:divBdr>
      <w:divsChild>
        <w:div w:id="83110530">
          <w:marLeft w:val="547"/>
          <w:marRight w:val="0"/>
          <w:marTop w:val="115"/>
          <w:marBottom w:val="0"/>
          <w:divBdr>
            <w:top w:val="none" w:sz="0" w:space="0" w:color="auto"/>
            <w:left w:val="none" w:sz="0" w:space="0" w:color="auto"/>
            <w:bottom w:val="none" w:sz="0" w:space="0" w:color="auto"/>
            <w:right w:val="none" w:sz="0" w:space="0" w:color="auto"/>
          </w:divBdr>
        </w:div>
        <w:div w:id="335884925">
          <w:marLeft w:val="1166"/>
          <w:marRight w:val="0"/>
          <w:marTop w:val="115"/>
          <w:marBottom w:val="0"/>
          <w:divBdr>
            <w:top w:val="none" w:sz="0" w:space="0" w:color="auto"/>
            <w:left w:val="none" w:sz="0" w:space="0" w:color="auto"/>
            <w:bottom w:val="none" w:sz="0" w:space="0" w:color="auto"/>
            <w:right w:val="none" w:sz="0" w:space="0" w:color="auto"/>
          </w:divBdr>
        </w:div>
        <w:div w:id="482815697">
          <w:marLeft w:val="547"/>
          <w:marRight w:val="0"/>
          <w:marTop w:val="115"/>
          <w:marBottom w:val="0"/>
          <w:divBdr>
            <w:top w:val="none" w:sz="0" w:space="0" w:color="auto"/>
            <w:left w:val="none" w:sz="0" w:space="0" w:color="auto"/>
            <w:bottom w:val="none" w:sz="0" w:space="0" w:color="auto"/>
            <w:right w:val="none" w:sz="0" w:space="0" w:color="auto"/>
          </w:divBdr>
        </w:div>
        <w:div w:id="870724027">
          <w:marLeft w:val="547"/>
          <w:marRight w:val="0"/>
          <w:marTop w:val="115"/>
          <w:marBottom w:val="0"/>
          <w:divBdr>
            <w:top w:val="none" w:sz="0" w:space="0" w:color="auto"/>
            <w:left w:val="none" w:sz="0" w:space="0" w:color="auto"/>
            <w:bottom w:val="none" w:sz="0" w:space="0" w:color="auto"/>
            <w:right w:val="none" w:sz="0" w:space="0" w:color="auto"/>
          </w:divBdr>
        </w:div>
        <w:div w:id="1209686815">
          <w:marLeft w:val="1166"/>
          <w:marRight w:val="0"/>
          <w:marTop w:val="115"/>
          <w:marBottom w:val="0"/>
          <w:divBdr>
            <w:top w:val="none" w:sz="0" w:space="0" w:color="auto"/>
            <w:left w:val="none" w:sz="0" w:space="0" w:color="auto"/>
            <w:bottom w:val="none" w:sz="0" w:space="0" w:color="auto"/>
            <w:right w:val="none" w:sz="0" w:space="0" w:color="auto"/>
          </w:divBdr>
        </w:div>
        <w:div w:id="1838885479">
          <w:marLeft w:val="547"/>
          <w:marRight w:val="0"/>
          <w:marTop w:val="115"/>
          <w:marBottom w:val="0"/>
          <w:divBdr>
            <w:top w:val="none" w:sz="0" w:space="0" w:color="auto"/>
            <w:left w:val="none" w:sz="0" w:space="0" w:color="auto"/>
            <w:bottom w:val="none" w:sz="0" w:space="0" w:color="auto"/>
            <w:right w:val="none" w:sz="0" w:space="0" w:color="auto"/>
          </w:divBdr>
        </w:div>
      </w:divsChild>
    </w:div>
    <w:div w:id="2098481804">
      <w:bodyDiv w:val="1"/>
      <w:marLeft w:val="0"/>
      <w:marRight w:val="0"/>
      <w:marTop w:val="0"/>
      <w:marBottom w:val="0"/>
      <w:divBdr>
        <w:top w:val="none" w:sz="0" w:space="0" w:color="auto"/>
        <w:left w:val="none" w:sz="0" w:space="0" w:color="auto"/>
        <w:bottom w:val="none" w:sz="0" w:space="0" w:color="auto"/>
        <w:right w:val="none" w:sz="0" w:space="0" w:color="auto"/>
      </w:divBdr>
      <w:divsChild>
        <w:div w:id="388309187">
          <w:marLeft w:val="547"/>
          <w:marRight w:val="0"/>
          <w:marTop w:val="115"/>
          <w:marBottom w:val="0"/>
          <w:divBdr>
            <w:top w:val="none" w:sz="0" w:space="0" w:color="auto"/>
            <w:left w:val="none" w:sz="0" w:space="0" w:color="auto"/>
            <w:bottom w:val="none" w:sz="0" w:space="0" w:color="auto"/>
            <w:right w:val="none" w:sz="0" w:space="0" w:color="auto"/>
          </w:divBdr>
        </w:div>
        <w:div w:id="679817051">
          <w:marLeft w:val="547"/>
          <w:marRight w:val="0"/>
          <w:marTop w:val="115"/>
          <w:marBottom w:val="0"/>
          <w:divBdr>
            <w:top w:val="none" w:sz="0" w:space="0" w:color="auto"/>
            <w:left w:val="none" w:sz="0" w:space="0" w:color="auto"/>
            <w:bottom w:val="none" w:sz="0" w:space="0" w:color="auto"/>
            <w:right w:val="none" w:sz="0" w:space="0" w:color="auto"/>
          </w:divBdr>
        </w:div>
        <w:div w:id="705252104">
          <w:marLeft w:val="547"/>
          <w:marRight w:val="0"/>
          <w:marTop w:val="115"/>
          <w:marBottom w:val="0"/>
          <w:divBdr>
            <w:top w:val="none" w:sz="0" w:space="0" w:color="auto"/>
            <w:left w:val="none" w:sz="0" w:space="0" w:color="auto"/>
            <w:bottom w:val="none" w:sz="0" w:space="0" w:color="auto"/>
            <w:right w:val="none" w:sz="0" w:space="0" w:color="auto"/>
          </w:divBdr>
        </w:div>
        <w:div w:id="851265230">
          <w:marLeft w:val="547"/>
          <w:marRight w:val="0"/>
          <w:marTop w:val="115"/>
          <w:marBottom w:val="0"/>
          <w:divBdr>
            <w:top w:val="none" w:sz="0" w:space="0" w:color="auto"/>
            <w:left w:val="none" w:sz="0" w:space="0" w:color="auto"/>
            <w:bottom w:val="none" w:sz="0" w:space="0" w:color="auto"/>
            <w:right w:val="none" w:sz="0" w:space="0" w:color="auto"/>
          </w:divBdr>
        </w:div>
      </w:divsChild>
    </w:div>
    <w:div w:id="2098600093">
      <w:bodyDiv w:val="1"/>
      <w:marLeft w:val="0"/>
      <w:marRight w:val="0"/>
      <w:marTop w:val="0"/>
      <w:marBottom w:val="0"/>
      <w:divBdr>
        <w:top w:val="none" w:sz="0" w:space="0" w:color="auto"/>
        <w:left w:val="none" w:sz="0" w:space="0" w:color="auto"/>
        <w:bottom w:val="none" w:sz="0" w:space="0" w:color="auto"/>
        <w:right w:val="none" w:sz="0" w:space="0" w:color="auto"/>
      </w:divBdr>
    </w:div>
    <w:div w:id="2099322215">
      <w:bodyDiv w:val="1"/>
      <w:marLeft w:val="0"/>
      <w:marRight w:val="0"/>
      <w:marTop w:val="0"/>
      <w:marBottom w:val="0"/>
      <w:divBdr>
        <w:top w:val="none" w:sz="0" w:space="0" w:color="auto"/>
        <w:left w:val="none" w:sz="0" w:space="0" w:color="auto"/>
        <w:bottom w:val="none" w:sz="0" w:space="0" w:color="auto"/>
        <w:right w:val="none" w:sz="0" w:space="0" w:color="auto"/>
      </w:divBdr>
      <w:divsChild>
        <w:div w:id="555824024">
          <w:marLeft w:val="720"/>
          <w:marRight w:val="0"/>
          <w:marTop w:val="240"/>
          <w:marBottom w:val="0"/>
          <w:divBdr>
            <w:top w:val="none" w:sz="0" w:space="0" w:color="auto"/>
            <w:left w:val="none" w:sz="0" w:space="0" w:color="auto"/>
            <w:bottom w:val="none" w:sz="0" w:space="0" w:color="auto"/>
            <w:right w:val="none" w:sz="0" w:space="0" w:color="auto"/>
          </w:divBdr>
        </w:div>
        <w:div w:id="771246542">
          <w:marLeft w:val="720"/>
          <w:marRight w:val="0"/>
          <w:marTop w:val="240"/>
          <w:marBottom w:val="0"/>
          <w:divBdr>
            <w:top w:val="none" w:sz="0" w:space="0" w:color="auto"/>
            <w:left w:val="none" w:sz="0" w:space="0" w:color="auto"/>
            <w:bottom w:val="none" w:sz="0" w:space="0" w:color="auto"/>
            <w:right w:val="none" w:sz="0" w:space="0" w:color="auto"/>
          </w:divBdr>
        </w:div>
        <w:div w:id="922029404">
          <w:marLeft w:val="1440"/>
          <w:marRight w:val="0"/>
          <w:marTop w:val="120"/>
          <w:marBottom w:val="0"/>
          <w:divBdr>
            <w:top w:val="none" w:sz="0" w:space="0" w:color="auto"/>
            <w:left w:val="none" w:sz="0" w:space="0" w:color="auto"/>
            <w:bottom w:val="none" w:sz="0" w:space="0" w:color="auto"/>
            <w:right w:val="none" w:sz="0" w:space="0" w:color="auto"/>
          </w:divBdr>
        </w:div>
        <w:div w:id="1135413145">
          <w:marLeft w:val="1440"/>
          <w:marRight w:val="0"/>
          <w:marTop w:val="120"/>
          <w:marBottom w:val="0"/>
          <w:divBdr>
            <w:top w:val="none" w:sz="0" w:space="0" w:color="auto"/>
            <w:left w:val="none" w:sz="0" w:space="0" w:color="auto"/>
            <w:bottom w:val="none" w:sz="0" w:space="0" w:color="auto"/>
            <w:right w:val="none" w:sz="0" w:space="0" w:color="auto"/>
          </w:divBdr>
        </w:div>
        <w:div w:id="1489974864">
          <w:marLeft w:val="1440"/>
          <w:marRight w:val="0"/>
          <w:marTop w:val="120"/>
          <w:marBottom w:val="0"/>
          <w:divBdr>
            <w:top w:val="none" w:sz="0" w:space="0" w:color="auto"/>
            <w:left w:val="none" w:sz="0" w:space="0" w:color="auto"/>
            <w:bottom w:val="none" w:sz="0" w:space="0" w:color="auto"/>
            <w:right w:val="none" w:sz="0" w:space="0" w:color="auto"/>
          </w:divBdr>
        </w:div>
      </w:divsChild>
    </w:div>
    <w:div w:id="2100246074">
      <w:bodyDiv w:val="1"/>
      <w:marLeft w:val="0"/>
      <w:marRight w:val="0"/>
      <w:marTop w:val="0"/>
      <w:marBottom w:val="0"/>
      <w:divBdr>
        <w:top w:val="none" w:sz="0" w:space="0" w:color="auto"/>
        <w:left w:val="none" w:sz="0" w:space="0" w:color="auto"/>
        <w:bottom w:val="none" w:sz="0" w:space="0" w:color="auto"/>
        <w:right w:val="none" w:sz="0" w:space="0" w:color="auto"/>
      </w:divBdr>
    </w:div>
    <w:div w:id="2100323141">
      <w:bodyDiv w:val="1"/>
      <w:marLeft w:val="0"/>
      <w:marRight w:val="0"/>
      <w:marTop w:val="0"/>
      <w:marBottom w:val="0"/>
      <w:divBdr>
        <w:top w:val="none" w:sz="0" w:space="0" w:color="auto"/>
        <w:left w:val="none" w:sz="0" w:space="0" w:color="auto"/>
        <w:bottom w:val="none" w:sz="0" w:space="0" w:color="auto"/>
        <w:right w:val="none" w:sz="0" w:space="0" w:color="auto"/>
      </w:divBdr>
    </w:div>
    <w:div w:id="2100519844">
      <w:bodyDiv w:val="1"/>
      <w:marLeft w:val="0"/>
      <w:marRight w:val="0"/>
      <w:marTop w:val="0"/>
      <w:marBottom w:val="0"/>
      <w:divBdr>
        <w:top w:val="none" w:sz="0" w:space="0" w:color="auto"/>
        <w:left w:val="none" w:sz="0" w:space="0" w:color="auto"/>
        <w:bottom w:val="none" w:sz="0" w:space="0" w:color="auto"/>
        <w:right w:val="none" w:sz="0" w:space="0" w:color="auto"/>
      </w:divBdr>
    </w:div>
    <w:div w:id="2100978417">
      <w:bodyDiv w:val="1"/>
      <w:marLeft w:val="0"/>
      <w:marRight w:val="0"/>
      <w:marTop w:val="0"/>
      <w:marBottom w:val="0"/>
      <w:divBdr>
        <w:top w:val="none" w:sz="0" w:space="0" w:color="auto"/>
        <w:left w:val="none" w:sz="0" w:space="0" w:color="auto"/>
        <w:bottom w:val="none" w:sz="0" w:space="0" w:color="auto"/>
        <w:right w:val="none" w:sz="0" w:space="0" w:color="auto"/>
      </w:divBdr>
    </w:div>
    <w:div w:id="2101215426">
      <w:bodyDiv w:val="1"/>
      <w:marLeft w:val="0"/>
      <w:marRight w:val="0"/>
      <w:marTop w:val="0"/>
      <w:marBottom w:val="0"/>
      <w:divBdr>
        <w:top w:val="none" w:sz="0" w:space="0" w:color="auto"/>
        <w:left w:val="none" w:sz="0" w:space="0" w:color="auto"/>
        <w:bottom w:val="none" w:sz="0" w:space="0" w:color="auto"/>
        <w:right w:val="none" w:sz="0" w:space="0" w:color="auto"/>
      </w:divBdr>
    </w:div>
    <w:div w:id="2102214696">
      <w:bodyDiv w:val="1"/>
      <w:marLeft w:val="0"/>
      <w:marRight w:val="0"/>
      <w:marTop w:val="0"/>
      <w:marBottom w:val="0"/>
      <w:divBdr>
        <w:top w:val="none" w:sz="0" w:space="0" w:color="auto"/>
        <w:left w:val="none" w:sz="0" w:space="0" w:color="auto"/>
        <w:bottom w:val="none" w:sz="0" w:space="0" w:color="auto"/>
        <w:right w:val="none" w:sz="0" w:space="0" w:color="auto"/>
      </w:divBdr>
      <w:divsChild>
        <w:div w:id="273951390">
          <w:marLeft w:val="1166"/>
          <w:marRight w:val="0"/>
          <w:marTop w:val="96"/>
          <w:marBottom w:val="0"/>
          <w:divBdr>
            <w:top w:val="none" w:sz="0" w:space="0" w:color="auto"/>
            <w:left w:val="none" w:sz="0" w:space="0" w:color="auto"/>
            <w:bottom w:val="none" w:sz="0" w:space="0" w:color="auto"/>
            <w:right w:val="none" w:sz="0" w:space="0" w:color="auto"/>
          </w:divBdr>
        </w:div>
        <w:div w:id="452409474">
          <w:marLeft w:val="1166"/>
          <w:marRight w:val="0"/>
          <w:marTop w:val="96"/>
          <w:marBottom w:val="0"/>
          <w:divBdr>
            <w:top w:val="none" w:sz="0" w:space="0" w:color="auto"/>
            <w:left w:val="none" w:sz="0" w:space="0" w:color="auto"/>
            <w:bottom w:val="none" w:sz="0" w:space="0" w:color="auto"/>
            <w:right w:val="none" w:sz="0" w:space="0" w:color="auto"/>
          </w:divBdr>
        </w:div>
        <w:div w:id="520166008">
          <w:marLeft w:val="547"/>
          <w:marRight w:val="0"/>
          <w:marTop w:val="115"/>
          <w:marBottom w:val="0"/>
          <w:divBdr>
            <w:top w:val="none" w:sz="0" w:space="0" w:color="auto"/>
            <w:left w:val="none" w:sz="0" w:space="0" w:color="auto"/>
            <w:bottom w:val="none" w:sz="0" w:space="0" w:color="auto"/>
            <w:right w:val="none" w:sz="0" w:space="0" w:color="auto"/>
          </w:divBdr>
        </w:div>
        <w:div w:id="741827149">
          <w:marLeft w:val="1166"/>
          <w:marRight w:val="0"/>
          <w:marTop w:val="96"/>
          <w:marBottom w:val="0"/>
          <w:divBdr>
            <w:top w:val="none" w:sz="0" w:space="0" w:color="auto"/>
            <w:left w:val="none" w:sz="0" w:space="0" w:color="auto"/>
            <w:bottom w:val="none" w:sz="0" w:space="0" w:color="auto"/>
            <w:right w:val="none" w:sz="0" w:space="0" w:color="auto"/>
          </w:divBdr>
        </w:div>
        <w:div w:id="926621129">
          <w:marLeft w:val="1800"/>
          <w:marRight w:val="0"/>
          <w:marTop w:val="86"/>
          <w:marBottom w:val="0"/>
          <w:divBdr>
            <w:top w:val="none" w:sz="0" w:space="0" w:color="auto"/>
            <w:left w:val="none" w:sz="0" w:space="0" w:color="auto"/>
            <w:bottom w:val="none" w:sz="0" w:space="0" w:color="auto"/>
            <w:right w:val="none" w:sz="0" w:space="0" w:color="auto"/>
          </w:divBdr>
        </w:div>
        <w:div w:id="1494907100">
          <w:marLeft w:val="547"/>
          <w:marRight w:val="0"/>
          <w:marTop w:val="115"/>
          <w:marBottom w:val="0"/>
          <w:divBdr>
            <w:top w:val="none" w:sz="0" w:space="0" w:color="auto"/>
            <w:left w:val="none" w:sz="0" w:space="0" w:color="auto"/>
            <w:bottom w:val="none" w:sz="0" w:space="0" w:color="auto"/>
            <w:right w:val="none" w:sz="0" w:space="0" w:color="auto"/>
          </w:divBdr>
        </w:div>
        <w:div w:id="1812938012">
          <w:marLeft w:val="547"/>
          <w:marRight w:val="0"/>
          <w:marTop w:val="115"/>
          <w:marBottom w:val="0"/>
          <w:divBdr>
            <w:top w:val="none" w:sz="0" w:space="0" w:color="auto"/>
            <w:left w:val="none" w:sz="0" w:space="0" w:color="auto"/>
            <w:bottom w:val="none" w:sz="0" w:space="0" w:color="auto"/>
            <w:right w:val="none" w:sz="0" w:space="0" w:color="auto"/>
          </w:divBdr>
        </w:div>
        <w:div w:id="2071608195">
          <w:marLeft w:val="1166"/>
          <w:marRight w:val="0"/>
          <w:marTop w:val="96"/>
          <w:marBottom w:val="0"/>
          <w:divBdr>
            <w:top w:val="none" w:sz="0" w:space="0" w:color="auto"/>
            <w:left w:val="none" w:sz="0" w:space="0" w:color="auto"/>
            <w:bottom w:val="none" w:sz="0" w:space="0" w:color="auto"/>
            <w:right w:val="none" w:sz="0" w:space="0" w:color="auto"/>
          </w:divBdr>
        </w:div>
      </w:divsChild>
    </w:div>
    <w:div w:id="2102989151">
      <w:bodyDiv w:val="1"/>
      <w:marLeft w:val="0"/>
      <w:marRight w:val="0"/>
      <w:marTop w:val="0"/>
      <w:marBottom w:val="0"/>
      <w:divBdr>
        <w:top w:val="none" w:sz="0" w:space="0" w:color="auto"/>
        <w:left w:val="none" w:sz="0" w:space="0" w:color="auto"/>
        <w:bottom w:val="none" w:sz="0" w:space="0" w:color="auto"/>
        <w:right w:val="none" w:sz="0" w:space="0" w:color="auto"/>
      </w:divBdr>
    </w:div>
    <w:div w:id="2103336452">
      <w:bodyDiv w:val="1"/>
      <w:marLeft w:val="0"/>
      <w:marRight w:val="0"/>
      <w:marTop w:val="0"/>
      <w:marBottom w:val="0"/>
      <w:divBdr>
        <w:top w:val="none" w:sz="0" w:space="0" w:color="auto"/>
        <w:left w:val="none" w:sz="0" w:space="0" w:color="auto"/>
        <w:bottom w:val="none" w:sz="0" w:space="0" w:color="auto"/>
        <w:right w:val="none" w:sz="0" w:space="0" w:color="auto"/>
      </w:divBdr>
    </w:div>
    <w:div w:id="2103989323">
      <w:bodyDiv w:val="1"/>
      <w:marLeft w:val="0"/>
      <w:marRight w:val="0"/>
      <w:marTop w:val="0"/>
      <w:marBottom w:val="0"/>
      <w:divBdr>
        <w:top w:val="none" w:sz="0" w:space="0" w:color="auto"/>
        <w:left w:val="none" w:sz="0" w:space="0" w:color="auto"/>
        <w:bottom w:val="none" w:sz="0" w:space="0" w:color="auto"/>
        <w:right w:val="none" w:sz="0" w:space="0" w:color="auto"/>
      </w:divBdr>
    </w:div>
    <w:div w:id="2104296507">
      <w:bodyDiv w:val="1"/>
      <w:marLeft w:val="0"/>
      <w:marRight w:val="0"/>
      <w:marTop w:val="0"/>
      <w:marBottom w:val="0"/>
      <w:divBdr>
        <w:top w:val="none" w:sz="0" w:space="0" w:color="auto"/>
        <w:left w:val="none" w:sz="0" w:space="0" w:color="auto"/>
        <w:bottom w:val="none" w:sz="0" w:space="0" w:color="auto"/>
        <w:right w:val="none" w:sz="0" w:space="0" w:color="auto"/>
      </w:divBdr>
    </w:div>
    <w:div w:id="2104375059">
      <w:bodyDiv w:val="1"/>
      <w:marLeft w:val="0"/>
      <w:marRight w:val="0"/>
      <w:marTop w:val="0"/>
      <w:marBottom w:val="0"/>
      <w:divBdr>
        <w:top w:val="none" w:sz="0" w:space="0" w:color="auto"/>
        <w:left w:val="none" w:sz="0" w:space="0" w:color="auto"/>
        <w:bottom w:val="none" w:sz="0" w:space="0" w:color="auto"/>
        <w:right w:val="none" w:sz="0" w:space="0" w:color="auto"/>
      </w:divBdr>
      <w:divsChild>
        <w:div w:id="1497190312">
          <w:marLeft w:val="547"/>
          <w:marRight w:val="0"/>
          <w:marTop w:val="134"/>
          <w:marBottom w:val="0"/>
          <w:divBdr>
            <w:top w:val="none" w:sz="0" w:space="0" w:color="auto"/>
            <w:left w:val="none" w:sz="0" w:space="0" w:color="auto"/>
            <w:bottom w:val="none" w:sz="0" w:space="0" w:color="auto"/>
            <w:right w:val="none" w:sz="0" w:space="0" w:color="auto"/>
          </w:divBdr>
        </w:div>
      </w:divsChild>
    </w:div>
    <w:div w:id="2104573431">
      <w:bodyDiv w:val="1"/>
      <w:marLeft w:val="0"/>
      <w:marRight w:val="0"/>
      <w:marTop w:val="0"/>
      <w:marBottom w:val="0"/>
      <w:divBdr>
        <w:top w:val="none" w:sz="0" w:space="0" w:color="auto"/>
        <w:left w:val="none" w:sz="0" w:space="0" w:color="auto"/>
        <w:bottom w:val="none" w:sz="0" w:space="0" w:color="auto"/>
        <w:right w:val="none" w:sz="0" w:space="0" w:color="auto"/>
      </w:divBdr>
      <w:divsChild>
        <w:div w:id="646401061">
          <w:marLeft w:val="547"/>
          <w:marRight w:val="0"/>
          <w:marTop w:val="134"/>
          <w:marBottom w:val="120"/>
          <w:divBdr>
            <w:top w:val="none" w:sz="0" w:space="0" w:color="auto"/>
            <w:left w:val="none" w:sz="0" w:space="0" w:color="auto"/>
            <w:bottom w:val="none" w:sz="0" w:space="0" w:color="auto"/>
            <w:right w:val="none" w:sz="0" w:space="0" w:color="auto"/>
          </w:divBdr>
        </w:div>
        <w:div w:id="843280721">
          <w:marLeft w:val="547"/>
          <w:marRight w:val="0"/>
          <w:marTop w:val="134"/>
          <w:marBottom w:val="120"/>
          <w:divBdr>
            <w:top w:val="none" w:sz="0" w:space="0" w:color="auto"/>
            <w:left w:val="none" w:sz="0" w:space="0" w:color="auto"/>
            <w:bottom w:val="none" w:sz="0" w:space="0" w:color="auto"/>
            <w:right w:val="none" w:sz="0" w:space="0" w:color="auto"/>
          </w:divBdr>
        </w:div>
        <w:div w:id="1031761200">
          <w:marLeft w:val="1166"/>
          <w:marRight w:val="0"/>
          <w:marTop w:val="115"/>
          <w:marBottom w:val="120"/>
          <w:divBdr>
            <w:top w:val="none" w:sz="0" w:space="0" w:color="auto"/>
            <w:left w:val="none" w:sz="0" w:space="0" w:color="auto"/>
            <w:bottom w:val="none" w:sz="0" w:space="0" w:color="auto"/>
            <w:right w:val="none" w:sz="0" w:space="0" w:color="auto"/>
          </w:divBdr>
        </w:div>
        <w:div w:id="1476414756">
          <w:marLeft w:val="1166"/>
          <w:marRight w:val="0"/>
          <w:marTop w:val="115"/>
          <w:marBottom w:val="120"/>
          <w:divBdr>
            <w:top w:val="none" w:sz="0" w:space="0" w:color="auto"/>
            <w:left w:val="none" w:sz="0" w:space="0" w:color="auto"/>
            <w:bottom w:val="none" w:sz="0" w:space="0" w:color="auto"/>
            <w:right w:val="none" w:sz="0" w:space="0" w:color="auto"/>
          </w:divBdr>
        </w:div>
      </w:divsChild>
    </w:div>
    <w:div w:id="2105565088">
      <w:bodyDiv w:val="1"/>
      <w:marLeft w:val="0"/>
      <w:marRight w:val="0"/>
      <w:marTop w:val="0"/>
      <w:marBottom w:val="0"/>
      <w:divBdr>
        <w:top w:val="none" w:sz="0" w:space="0" w:color="auto"/>
        <w:left w:val="none" w:sz="0" w:space="0" w:color="auto"/>
        <w:bottom w:val="none" w:sz="0" w:space="0" w:color="auto"/>
        <w:right w:val="none" w:sz="0" w:space="0" w:color="auto"/>
      </w:divBdr>
    </w:div>
    <w:div w:id="2106226819">
      <w:bodyDiv w:val="1"/>
      <w:marLeft w:val="0"/>
      <w:marRight w:val="0"/>
      <w:marTop w:val="0"/>
      <w:marBottom w:val="0"/>
      <w:divBdr>
        <w:top w:val="none" w:sz="0" w:space="0" w:color="auto"/>
        <w:left w:val="none" w:sz="0" w:space="0" w:color="auto"/>
        <w:bottom w:val="none" w:sz="0" w:space="0" w:color="auto"/>
        <w:right w:val="none" w:sz="0" w:space="0" w:color="auto"/>
      </w:divBdr>
      <w:divsChild>
        <w:div w:id="596443910">
          <w:marLeft w:val="1800"/>
          <w:marRight w:val="0"/>
          <w:marTop w:val="100"/>
          <w:marBottom w:val="0"/>
          <w:divBdr>
            <w:top w:val="none" w:sz="0" w:space="0" w:color="auto"/>
            <w:left w:val="none" w:sz="0" w:space="0" w:color="auto"/>
            <w:bottom w:val="none" w:sz="0" w:space="0" w:color="auto"/>
            <w:right w:val="none" w:sz="0" w:space="0" w:color="auto"/>
          </w:divBdr>
        </w:div>
        <w:div w:id="1148396596">
          <w:marLeft w:val="1080"/>
          <w:marRight w:val="0"/>
          <w:marTop w:val="100"/>
          <w:marBottom w:val="0"/>
          <w:divBdr>
            <w:top w:val="none" w:sz="0" w:space="0" w:color="auto"/>
            <w:left w:val="none" w:sz="0" w:space="0" w:color="auto"/>
            <w:bottom w:val="none" w:sz="0" w:space="0" w:color="auto"/>
            <w:right w:val="none" w:sz="0" w:space="0" w:color="auto"/>
          </w:divBdr>
        </w:div>
        <w:div w:id="1260524868">
          <w:marLeft w:val="1080"/>
          <w:marRight w:val="0"/>
          <w:marTop w:val="100"/>
          <w:marBottom w:val="0"/>
          <w:divBdr>
            <w:top w:val="none" w:sz="0" w:space="0" w:color="auto"/>
            <w:left w:val="none" w:sz="0" w:space="0" w:color="auto"/>
            <w:bottom w:val="none" w:sz="0" w:space="0" w:color="auto"/>
            <w:right w:val="none" w:sz="0" w:space="0" w:color="auto"/>
          </w:divBdr>
        </w:div>
        <w:div w:id="1852723145">
          <w:marLeft w:val="1080"/>
          <w:marRight w:val="0"/>
          <w:marTop w:val="100"/>
          <w:marBottom w:val="0"/>
          <w:divBdr>
            <w:top w:val="none" w:sz="0" w:space="0" w:color="auto"/>
            <w:left w:val="none" w:sz="0" w:space="0" w:color="auto"/>
            <w:bottom w:val="none" w:sz="0" w:space="0" w:color="auto"/>
            <w:right w:val="none" w:sz="0" w:space="0" w:color="auto"/>
          </w:divBdr>
        </w:div>
        <w:div w:id="1917787262">
          <w:marLeft w:val="360"/>
          <w:marRight w:val="0"/>
          <w:marTop w:val="200"/>
          <w:marBottom w:val="0"/>
          <w:divBdr>
            <w:top w:val="none" w:sz="0" w:space="0" w:color="auto"/>
            <w:left w:val="none" w:sz="0" w:space="0" w:color="auto"/>
            <w:bottom w:val="none" w:sz="0" w:space="0" w:color="auto"/>
            <w:right w:val="none" w:sz="0" w:space="0" w:color="auto"/>
          </w:divBdr>
        </w:div>
      </w:divsChild>
    </w:div>
    <w:div w:id="2107577525">
      <w:bodyDiv w:val="1"/>
      <w:marLeft w:val="0"/>
      <w:marRight w:val="0"/>
      <w:marTop w:val="0"/>
      <w:marBottom w:val="0"/>
      <w:divBdr>
        <w:top w:val="none" w:sz="0" w:space="0" w:color="auto"/>
        <w:left w:val="none" w:sz="0" w:space="0" w:color="auto"/>
        <w:bottom w:val="none" w:sz="0" w:space="0" w:color="auto"/>
        <w:right w:val="none" w:sz="0" w:space="0" w:color="auto"/>
      </w:divBdr>
    </w:div>
    <w:div w:id="2107604816">
      <w:bodyDiv w:val="1"/>
      <w:marLeft w:val="0"/>
      <w:marRight w:val="0"/>
      <w:marTop w:val="0"/>
      <w:marBottom w:val="0"/>
      <w:divBdr>
        <w:top w:val="none" w:sz="0" w:space="0" w:color="auto"/>
        <w:left w:val="none" w:sz="0" w:space="0" w:color="auto"/>
        <w:bottom w:val="none" w:sz="0" w:space="0" w:color="auto"/>
        <w:right w:val="none" w:sz="0" w:space="0" w:color="auto"/>
      </w:divBdr>
    </w:div>
    <w:div w:id="2107731005">
      <w:bodyDiv w:val="1"/>
      <w:marLeft w:val="0"/>
      <w:marRight w:val="0"/>
      <w:marTop w:val="0"/>
      <w:marBottom w:val="0"/>
      <w:divBdr>
        <w:top w:val="none" w:sz="0" w:space="0" w:color="auto"/>
        <w:left w:val="none" w:sz="0" w:space="0" w:color="auto"/>
        <w:bottom w:val="none" w:sz="0" w:space="0" w:color="auto"/>
        <w:right w:val="none" w:sz="0" w:space="0" w:color="auto"/>
      </w:divBdr>
      <w:divsChild>
        <w:div w:id="189532124">
          <w:marLeft w:val="1166"/>
          <w:marRight w:val="0"/>
          <w:marTop w:val="134"/>
          <w:marBottom w:val="0"/>
          <w:divBdr>
            <w:top w:val="none" w:sz="0" w:space="0" w:color="auto"/>
            <w:left w:val="none" w:sz="0" w:space="0" w:color="auto"/>
            <w:bottom w:val="none" w:sz="0" w:space="0" w:color="auto"/>
            <w:right w:val="none" w:sz="0" w:space="0" w:color="auto"/>
          </w:divBdr>
        </w:div>
        <w:div w:id="1008211365">
          <w:marLeft w:val="547"/>
          <w:marRight w:val="0"/>
          <w:marTop w:val="154"/>
          <w:marBottom w:val="0"/>
          <w:divBdr>
            <w:top w:val="none" w:sz="0" w:space="0" w:color="auto"/>
            <w:left w:val="none" w:sz="0" w:space="0" w:color="auto"/>
            <w:bottom w:val="none" w:sz="0" w:space="0" w:color="auto"/>
            <w:right w:val="none" w:sz="0" w:space="0" w:color="auto"/>
          </w:divBdr>
        </w:div>
        <w:div w:id="1071930670">
          <w:marLeft w:val="1800"/>
          <w:marRight w:val="0"/>
          <w:marTop w:val="115"/>
          <w:marBottom w:val="0"/>
          <w:divBdr>
            <w:top w:val="none" w:sz="0" w:space="0" w:color="auto"/>
            <w:left w:val="none" w:sz="0" w:space="0" w:color="auto"/>
            <w:bottom w:val="none" w:sz="0" w:space="0" w:color="auto"/>
            <w:right w:val="none" w:sz="0" w:space="0" w:color="auto"/>
          </w:divBdr>
        </w:div>
        <w:div w:id="2144425403">
          <w:marLeft w:val="1166"/>
          <w:marRight w:val="0"/>
          <w:marTop w:val="134"/>
          <w:marBottom w:val="0"/>
          <w:divBdr>
            <w:top w:val="none" w:sz="0" w:space="0" w:color="auto"/>
            <w:left w:val="none" w:sz="0" w:space="0" w:color="auto"/>
            <w:bottom w:val="none" w:sz="0" w:space="0" w:color="auto"/>
            <w:right w:val="none" w:sz="0" w:space="0" w:color="auto"/>
          </w:divBdr>
        </w:div>
      </w:divsChild>
    </w:div>
    <w:div w:id="2109425860">
      <w:bodyDiv w:val="1"/>
      <w:marLeft w:val="0"/>
      <w:marRight w:val="0"/>
      <w:marTop w:val="0"/>
      <w:marBottom w:val="0"/>
      <w:divBdr>
        <w:top w:val="none" w:sz="0" w:space="0" w:color="auto"/>
        <w:left w:val="none" w:sz="0" w:space="0" w:color="auto"/>
        <w:bottom w:val="none" w:sz="0" w:space="0" w:color="auto"/>
        <w:right w:val="none" w:sz="0" w:space="0" w:color="auto"/>
      </w:divBdr>
    </w:div>
    <w:div w:id="2109541327">
      <w:bodyDiv w:val="1"/>
      <w:marLeft w:val="0"/>
      <w:marRight w:val="0"/>
      <w:marTop w:val="0"/>
      <w:marBottom w:val="0"/>
      <w:divBdr>
        <w:top w:val="none" w:sz="0" w:space="0" w:color="auto"/>
        <w:left w:val="none" w:sz="0" w:space="0" w:color="auto"/>
        <w:bottom w:val="none" w:sz="0" w:space="0" w:color="auto"/>
        <w:right w:val="none" w:sz="0" w:space="0" w:color="auto"/>
      </w:divBdr>
    </w:div>
    <w:div w:id="2109613009">
      <w:bodyDiv w:val="1"/>
      <w:marLeft w:val="0"/>
      <w:marRight w:val="0"/>
      <w:marTop w:val="0"/>
      <w:marBottom w:val="0"/>
      <w:divBdr>
        <w:top w:val="none" w:sz="0" w:space="0" w:color="auto"/>
        <w:left w:val="none" w:sz="0" w:space="0" w:color="auto"/>
        <w:bottom w:val="none" w:sz="0" w:space="0" w:color="auto"/>
        <w:right w:val="none" w:sz="0" w:space="0" w:color="auto"/>
      </w:divBdr>
    </w:div>
    <w:div w:id="2109767255">
      <w:bodyDiv w:val="1"/>
      <w:marLeft w:val="0"/>
      <w:marRight w:val="0"/>
      <w:marTop w:val="0"/>
      <w:marBottom w:val="0"/>
      <w:divBdr>
        <w:top w:val="none" w:sz="0" w:space="0" w:color="auto"/>
        <w:left w:val="none" w:sz="0" w:space="0" w:color="auto"/>
        <w:bottom w:val="none" w:sz="0" w:space="0" w:color="auto"/>
        <w:right w:val="none" w:sz="0" w:space="0" w:color="auto"/>
      </w:divBdr>
    </w:div>
    <w:div w:id="2110660587">
      <w:bodyDiv w:val="1"/>
      <w:marLeft w:val="0"/>
      <w:marRight w:val="0"/>
      <w:marTop w:val="0"/>
      <w:marBottom w:val="0"/>
      <w:divBdr>
        <w:top w:val="none" w:sz="0" w:space="0" w:color="auto"/>
        <w:left w:val="none" w:sz="0" w:space="0" w:color="auto"/>
        <w:bottom w:val="none" w:sz="0" w:space="0" w:color="auto"/>
        <w:right w:val="none" w:sz="0" w:space="0" w:color="auto"/>
      </w:divBdr>
    </w:div>
    <w:div w:id="2111074477">
      <w:bodyDiv w:val="1"/>
      <w:marLeft w:val="0"/>
      <w:marRight w:val="0"/>
      <w:marTop w:val="0"/>
      <w:marBottom w:val="0"/>
      <w:divBdr>
        <w:top w:val="none" w:sz="0" w:space="0" w:color="auto"/>
        <w:left w:val="none" w:sz="0" w:space="0" w:color="auto"/>
        <w:bottom w:val="none" w:sz="0" w:space="0" w:color="auto"/>
        <w:right w:val="none" w:sz="0" w:space="0" w:color="auto"/>
      </w:divBdr>
    </w:div>
    <w:div w:id="2111314136">
      <w:bodyDiv w:val="1"/>
      <w:marLeft w:val="0"/>
      <w:marRight w:val="0"/>
      <w:marTop w:val="0"/>
      <w:marBottom w:val="0"/>
      <w:divBdr>
        <w:top w:val="none" w:sz="0" w:space="0" w:color="auto"/>
        <w:left w:val="none" w:sz="0" w:space="0" w:color="auto"/>
        <w:bottom w:val="none" w:sz="0" w:space="0" w:color="auto"/>
        <w:right w:val="none" w:sz="0" w:space="0" w:color="auto"/>
      </w:divBdr>
    </w:div>
    <w:div w:id="2111387893">
      <w:bodyDiv w:val="1"/>
      <w:marLeft w:val="0"/>
      <w:marRight w:val="0"/>
      <w:marTop w:val="0"/>
      <w:marBottom w:val="0"/>
      <w:divBdr>
        <w:top w:val="none" w:sz="0" w:space="0" w:color="auto"/>
        <w:left w:val="none" w:sz="0" w:space="0" w:color="auto"/>
        <w:bottom w:val="none" w:sz="0" w:space="0" w:color="auto"/>
        <w:right w:val="none" w:sz="0" w:space="0" w:color="auto"/>
      </w:divBdr>
    </w:div>
    <w:div w:id="2111854479">
      <w:bodyDiv w:val="1"/>
      <w:marLeft w:val="0"/>
      <w:marRight w:val="0"/>
      <w:marTop w:val="0"/>
      <w:marBottom w:val="0"/>
      <w:divBdr>
        <w:top w:val="none" w:sz="0" w:space="0" w:color="auto"/>
        <w:left w:val="none" w:sz="0" w:space="0" w:color="auto"/>
        <w:bottom w:val="none" w:sz="0" w:space="0" w:color="auto"/>
        <w:right w:val="none" w:sz="0" w:space="0" w:color="auto"/>
      </w:divBdr>
    </w:div>
    <w:div w:id="2112629783">
      <w:bodyDiv w:val="1"/>
      <w:marLeft w:val="0"/>
      <w:marRight w:val="0"/>
      <w:marTop w:val="0"/>
      <w:marBottom w:val="0"/>
      <w:divBdr>
        <w:top w:val="none" w:sz="0" w:space="0" w:color="auto"/>
        <w:left w:val="none" w:sz="0" w:space="0" w:color="auto"/>
        <w:bottom w:val="none" w:sz="0" w:space="0" w:color="auto"/>
        <w:right w:val="none" w:sz="0" w:space="0" w:color="auto"/>
      </w:divBdr>
    </w:div>
    <w:div w:id="2113084892">
      <w:bodyDiv w:val="1"/>
      <w:marLeft w:val="0"/>
      <w:marRight w:val="0"/>
      <w:marTop w:val="0"/>
      <w:marBottom w:val="0"/>
      <w:divBdr>
        <w:top w:val="none" w:sz="0" w:space="0" w:color="auto"/>
        <w:left w:val="none" w:sz="0" w:space="0" w:color="auto"/>
        <w:bottom w:val="none" w:sz="0" w:space="0" w:color="auto"/>
        <w:right w:val="none" w:sz="0" w:space="0" w:color="auto"/>
      </w:divBdr>
      <w:divsChild>
        <w:div w:id="1375419910">
          <w:marLeft w:val="0"/>
          <w:marRight w:val="0"/>
          <w:marTop w:val="0"/>
          <w:marBottom w:val="0"/>
          <w:divBdr>
            <w:top w:val="none" w:sz="0" w:space="0" w:color="auto"/>
            <w:left w:val="none" w:sz="0" w:space="0" w:color="auto"/>
            <w:bottom w:val="none" w:sz="0" w:space="0" w:color="auto"/>
            <w:right w:val="none" w:sz="0" w:space="0" w:color="auto"/>
          </w:divBdr>
          <w:divsChild>
            <w:div w:id="622613175">
              <w:marLeft w:val="0"/>
              <w:marRight w:val="0"/>
              <w:marTop w:val="0"/>
              <w:marBottom w:val="0"/>
              <w:divBdr>
                <w:top w:val="none" w:sz="0" w:space="0" w:color="auto"/>
                <w:left w:val="none" w:sz="0" w:space="0" w:color="auto"/>
                <w:bottom w:val="none" w:sz="0" w:space="0" w:color="auto"/>
                <w:right w:val="none" w:sz="0" w:space="0" w:color="auto"/>
              </w:divBdr>
            </w:div>
            <w:div w:id="212264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352926">
      <w:bodyDiv w:val="1"/>
      <w:marLeft w:val="0"/>
      <w:marRight w:val="0"/>
      <w:marTop w:val="0"/>
      <w:marBottom w:val="0"/>
      <w:divBdr>
        <w:top w:val="none" w:sz="0" w:space="0" w:color="auto"/>
        <w:left w:val="none" w:sz="0" w:space="0" w:color="auto"/>
        <w:bottom w:val="none" w:sz="0" w:space="0" w:color="auto"/>
        <w:right w:val="none" w:sz="0" w:space="0" w:color="auto"/>
      </w:divBdr>
    </w:div>
    <w:div w:id="2113427919">
      <w:bodyDiv w:val="1"/>
      <w:marLeft w:val="0"/>
      <w:marRight w:val="0"/>
      <w:marTop w:val="0"/>
      <w:marBottom w:val="0"/>
      <w:divBdr>
        <w:top w:val="none" w:sz="0" w:space="0" w:color="auto"/>
        <w:left w:val="none" w:sz="0" w:space="0" w:color="auto"/>
        <w:bottom w:val="none" w:sz="0" w:space="0" w:color="auto"/>
        <w:right w:val="none" w:sz="0" w:space="0" w:color="auto"/>
      </w:divBdr>
    </w:div>
    <w:div w:id="2113625767">
      <w:bodyDiv w:val="1"/>
      <w:marLeft w:val="0"/>
      <w:marRight w:val="0"/>
      <w:marTop w:val="0"/>
      <w:marBottom w:val="0"/>
      <w:divBdr>
        <w:top w:val="none" w:sz="0" w:space="0" w:color="auto"/>
        <w:left w:val="none" w:sz="0" w:space="0" w:color="auto"/>
        <w:bottom w:val="none" w:sz="0" w:space="0" w:color="auto"/>
        <w:right w:val="none" w:sz="0" w:space="0" w:color="auto"/>
      </w:divBdr>
    </w:div>
    <w:div w:id="2114400540">
      <w:bodyDiv w:val="1"/>
      <w:marLeft w:val="0"/>
      <w:marRight w:val="0"/>
      <w:marTop w:val="0"/>
      <w:marBottom w:val="0"/>
      <w:divBdr>
        <w:top w:val="none" w:sz="0" w:space="0" w:color="auto"/>
        <w:left w:val="none" w:sz="0" w:space="0" w:color="auto"/>
        <w:bottom w:val="none" w:sz="0" w:space="0" w:color="auto"/>
        <w:right w:val="none" w:sz="0" w:space="0" w:color="auto"/>
      </w:divBdr>
      <w:divsChild>
        <w:div w:id="274412731">
          <w:marLeft w:val="547"/>
          <w:marRight w:val="0"/>
          <w:marTop w:val="134"/>
          <w:marBottom w:val="0"/>
          <w:divBdr>
            <w:top w:val="none" w:sz="0" w:space="0" w:color="auto"/>
            <w:left w:val="none" w:sz="0" w:space="0" w:color="auto"/>
            <w:bottom w:val="none" w:sz="0" w:space="0" w:color="auto"/>
            <w:right w:val="none" w:sz="0" w:space="0" w:color="auto"/>
          </w:divBdr>
        </w:div>
      </w:divsChild>
    </w:div>
    <w:div w:id="2114661879">
      <w:bodyDiv w:val="1"/>
      <w:marLeft w:val="0"/>
      <w:marRight w:val="0"/>
      <w:marTop w:val="0"/>
      <w:marBottom w:val="0"/>
      <w:divBdr>
        <w:top w:val="none" w:sz="0" w:space="0" w:color="auto"/>
        <w:left w:val="none" w:sz="0" w:space="0" w:color="auto"/>
        <w:bottom w:val="none" w:sz="0" w:space="0" w:color="auto"/>
        <w:right w:val="none" w:sz="0" w:space="0" w:color="auto"/>
      </w:divBdr>
    </w:div>
    <w:div w:id="2116288534">
      <w:bodyDiv w:val="1"/>
      <w:marLeft w:val="0"/>
      <w:marRight w:val="0"/>
      <w:marTop w:val="0"/>
      <w:marBottom w:val="0"/>
      <w:divBdr>
        <w:top w:val="none" w:sz="0" w:space="0" w:color="auto"/>
        <w:left w:val="none" w:sz="0" w:space="0" w:color="auto"/>
        <w:bottom w:val="none" w:sz="0" w:space="0" w:color="auto"/>
        <w:right w:val="none" w:sz="0" w:space="0" w:color="auto"/>
      </w:divBdr>
    </w:div>
    <w:div w:id="2116361831">
      <w:bodyDiv w:val="1"/>
      <w:marLeft w:val="0"/>
      <w:marRight w:val="0"/>
      <w:marTop w:val="0"/>
      <w:marBottom w:val="0"/>
      <w:divBdr>
        <w:top w:val="none" w:sz="0" w:space="0" w:color="auto"/>
        <w:left w:val="none" w:sz="0" w:space="0" w:color="auto"/>
        <w:bottom w:val="none" w:sz="0" w:space="0" w:color="auto"/>
        <w:right w:val="none" w:sz="0" w:space="0" w:color="auto"/>
      </w:divBdr>
    </w:div>
    <w:div w:id="2116555076">
      <w:bodyDiv w:val="1"/>
      <w:marLeft w:val="0"/>
      <w:marRight w:val="0"/>
      <w:marTop w:val="0"/>
      <w:marBottom w:val="0"/>
      <w:divBdr>
        <w:top w:val="none" w:sz="0" w:space="0" w:color="auto"/>
        <w:left w:val="none" w:sz="0" w:space="0" w:color="auto"/>
        <w:bottom w:val="none" w:sz="0" w:space="0" w:color="auto"/>
        <w:right w:val="none" w:sz="0" w:space="0" w:color="auto"/>
      </w:divBdr>
    </w:div>
    <w:div w:id="2117747728">
      <w:bodyDiv w:val="1"/>
      <w:marLeft w:val="0"/>
      <w:marRight w:val="0"/>
      <w:marTop w:val="0"/>
      <w:marBottom w:val="0"/>
      <w:divBdr>
        <w:top w:val="none" w:sz="0" w:space="0" w:color="auto"/>
        <w:left w:val="none" w:sz="0" w:space="0" w:color="auto"/>
        <w:bottom w:val="none" w:sz="0" w:space="0" w:color="auto"/>
        <w:right w:val="none" w:sz="0" w:space="0" w:color="auto"/>
      </w:divBdr>
    </w:div>
    <w:div w:id="2118136923">
      <w:bodyDiv w:val="1"/>
      <w:marLeft w:val="0"/>
      <w:marRight w:val="0"/>
      <w:marTop w:val="0"/>
      <w:marBottom w:val="0"/>
      <w:divBdr>
        <w:top w:val="none" w:sz="0" w:space="0" w:color="auto"/>
        <w:left w:val="none" w:sz="0" w:space="0" w:color="auto"/>
        <w:bottom w:val="none" w:sz="0" w:space="0" w:color="auto"/>
        <w:right w:val="none" w:sz="0" w:space="0" w:color="auto"/>
      </w:divBdr>
    </w:div>
    <w:div w:id="2118329790">
      <w:bodyDiv w:val="1"/>
      <w:marLeft w:val="0"/>
      <w:marRight w:val="0"/>
      <w:marTop w:val="0"/>
      <w:marBottom w:val="0"/>
      <w:divBdr>
        <w:top w:val="none" w:sz="0" w:space="0" w:color="auto"/>
        <w:left w:val="none" w:sz="0" w:space="0" w:color="auto"/>
        <w:bottom w:val="none" w:sz="0" w:space="0" w:color="auto"/>
        <w:right w:val="none" w:sz="0" w:space="0" w:color="auto"/>
      </w:divBdr>
    </w:div>
    <w:div w:id="2118409177">
      <w:bodyDiv w:val="1"/>
      <w:marLeft w:val="0"/>
      <w:marRight w:val="0"/>
      <w:marTop w:val="0"/>
      <w:marBottom w:val="0"/>
      <w:divBdr>
        <w:top w:val="none" w:sz="0" w:space="0" w:color="auto"/>
        <w:left w:val="none" w:sz="0" w:space="0" w:color="auto"/>
        <w:bottom w:val="none" w:sz="0" w:space="0" w:color="auto"/>
        <w:right w:val="none" w:sz="0" w:space="0" w:color="auto"/>
      </w:divBdr>
    </w:div>
    <w:div w:id="2119566859">
      <w:bodyDiv w:val="1"/>
      <w:marLeft w:val="0"/>
      <w:marRight w:val="0"/>
      <w:marTop w:val="0"/>
      <w:marBottom w:val="0"/>
      <w:divBdr>
        <w:top w:val="none" w:sz="0" w:space="0" w:color="auto"/>
        <w:left w:val="none" w:sz="0" w:space="0" w:color="auto"/>
        <w:bottom w:val="none" w:sz="0" w:space="0" w:color="auto"/>
        <w:right w:val="none" w:sz="0" w:space="0" w:color="auto"/>
      </w:divBdr>
    </w:div>
    <w:div w:id="2120833005">
      <w:bodyDiv w:val="1"/>
      <w:marLeft w:val="0"/>
      <w:marRight w:val="0"/>
      <w:marTop w:val="0"/>
      <w:marBottom w:val="0"/>
      <w:divBdr>
        <w:top w:val="none" w:sz="0" w:space="0" w:color="auto"/>
        <w:left w:val="none" w:sz="0" w:space="0" w:color="auto"/>
        <w:bottom w:val="none" w:sz="0" w:space="0" w:color="auto"/>
        <w:right w:val="none" w:sz="0" w:space="0" w:color="auto"/>
      </w:divBdr>
    </w:div>
    <w:div w:id="2121295096">
      <w:bodyDiv w:val="1"/>
      <w:marLeft w:val="0"/>
      <w:marRight w:val="0"/>
      <w:marTop w:val="0"/>
      <w:marBottom w:val="0"/>
      <w:divBdr>
        <w:top w:val="none" w:sz="0" w:space="0" w:color="auto"/>
        <w:left w:val="none" w:sz="0" w:space="0" w:color="auto"/>
        <w:bottom w:val="none" w:sz="0" w:space="0" w:color="auto"/>
        <w:right w:val="none" w:sz="0" w:space="0" w:color="auto"/>
      </w:divBdr>
    </w:div>
    <w:div w:id="2121874038">
      <w:bodyDiv w:val="1"/>
      <w:marLeft w:val="0"/>
      <w:marRight w:val="0"/>
      <w:marTop w:val="0"/>
      <w:marBottom w:val="0"/>
      <w:divBdr>
        <w:top w:val="none" w:sz="0" w:space="0" w:color="auto"/>
        <w:left w:val="none" w:sz="0" w:space="0" w:color="auto"/>
        <w:bottom w:val="none" w:sz="0" w:space="0" w:color="auto"/>
        <w:right w:val="none" w:sz="0" w:space="0" w:color="auto"/>
      </w:divBdr>
    </w:div>
    <w:div w:id="2122261140">
      <w:bodyDiv w:val="1"/>
      <w:marLeft w:val="0"/>
      <w:marRight w:val="0"/>
      <w:marTop w:val="0"/>
      <w:marBottom w:val="0"/>
      <w:divBdr>
        <w:top w:val="none" w:sz="0" w:space="0" w:color="auto"/>
        <w:left w:val="none" w:sz="0" w:space="0" w:color="auto"/>
        <w:bottom w:val="none" w:sz="0" w:space="0" w:color="auto"/>
        <w:right w:val="none" w:sz="0" w:space="0" w:color="auto"/>
      </w:divBdr>
    </w:div>
    <w:div w:id="2122411245">
      <w:bodyDiv w:val="1"/>
      <w:marLeft w:val="0"/>
      <w:marRight w:val="0"/>
      <w:marTop w:val="0"/>
      <w:marBottom w:val="0"/>
      <w:divBdr>
        <w:top w:val="none" w:sz="0" w:space="0" w:color="auto"/>
        <w:left w:val="none" w:sz="0" w:space="0" w:color="auto"/>
        <w:bottom w:val="none" w:sz="0" w:space="0" w:color="auto"/>
        <w:right w:val="none" w:sz="0" w:space="0" w:color="auto"/>
      </w:divBdr>
    </w:div>
    <w:div w:id="2122845193">
      <w:bodyDiv w:val="1"/>
      <w:marLeft w:val="0"/>
      <w:marRight w:val="0"/>
      <w:marTop w:val="0"/>
      <w:marBottom w:val="0"/>
      <w:divBdr>
        <w:top w:val="none" w:sz="0" w:space="0" w:color="auto"/>
        <w:left w:val="none" w:sz="0" w:space="0" w:color="auto"/>
        <w:bottom w:val="none" w:sz="0" w:space="0" w:color="auto"/>
        <w:right w:val="none" w:sz="0" w:space="0" w:color="auto"/>
      </w:divBdr>
    </w:div>
    <w:div w:id="2123257057">
      <w:bodyDiv w:val="1"/>
      <w:marLeft w:val="0"/>
      <w:marRight w:val="0"/>
      <w:marTop w:val="0"/>
      <w:marBottom w:val="0"/>
      <w:divBdr>
        <w:top w:val="none" w:sz="0" w:space="0" w:color="auto"/>
        <w:left w:val="none" w:sz="0" w:space="0" w:color="auto"/>
        <w:bottom w:val="none" w:sz="0" w:space="0" w:color="auto"/>
        <w:right w:val="none" w:sz="0" w:space="0" w:color="auto"/>
      </w:divBdr>
    </w:div>
    <w:div w:id="2123717722">
      <w:bodyDiv w:val="1"/>
      <w:marLeft w:val="0"/>
      <w:marRight w:val="0"/>
      <w:marTop w:val="0"/>
      <w:marBottom w:val="0"/>
      <w:divBdr>
        <w:top w:val="none" w:sz="0" w:space="0" w:color="auto"/>
        <w:left w:val="none" w:sz="0" w:space="0" w:color="auto"/>
        <w:bottom w:val="none" w:sz="0" w:space="0" w:color="auto"/>
        <w:right w:val="none" w:sz="0" w:space="0" w:color="auto"/>
      </w:divBdr>
    </w:div>
    <w:div w:id="2123913769">
      <w:bodyDiv w:val="1"/>
      <w:marLeft w:val="0"/>
      <w:marRight w:val="0"/>
      <w:marTop w:val="0"/>
      <w:marBottom w:val="0"/>
      <w:divBdr>
        <w:top w:val="none" w:sz="0" w:space="0" w:color="auto"/>
        <w:left w:val="none" w:sz="0" w:space="0" w:color="auto"/>
        <w:bottom w:val="none" w:sz="0" w:space="0" w:color="auto"/>
        <w:right w:val="none" w:sz="0" w:space="0" w:color="auto"/>
      </w:divBdr>
      <w:divsChild>
        <w:div w:id="253128865">
          <w:marLeft w:val="0"/>
          <w:marRight w:val="0"/>
          <w:marTop w:val="0"/>
          <w:marBottom w:val="0"/>
          <w:divBdr>
            <w:top w:val="none" w:sz="0" w:space="0" w:color="auto"/>
            <w:left w:val="none" w:sz="0" w:space="0" w:color="auto"/>
            <w:bottom w:val="none" w:sz="0" w:space="0" w:color="auto"/>
            <w:right w:val="none" w:sz="0" w:space="0" w:color="auto"/>
          </w:divBdr>
        </w:div>
      </w:divsChild>
    </w:div>
    <w:div w:id="2124230999">
      <w:bodyDiv w:val="1"/>
      <w:marLeft w:val="0"/>
      <w:marRight w:val="0"/>
      <w:marTop w:val="0"/>
      <w:marBottom w:val="0"/>
      <w:divBdr>
        <w:top w:val="none" w:sz="0" w:space="0" w:color="auto"/>
        <w:left w:val="none" w:sz="0" w:space="0" w:color="auto"/>
        <w:bottom w:val="none" w:sz="0" w:space="0" w:color="auto"/>
        <w:right w:val="none" w:sz="0" w:space="0" w:color="auto"/>
      </w:divBdr>
      <w:divsChild>
        <w:div w:id="76949321">
          <w:marLeft w:val="1166"/>
          <w:marRight w:val="0"/>
          <w:marTop w:val="96"/>
          <w:marBottom w:val="0"/>
          <w:divBdr>
            <w:top w:val="none" w:sz="0" w:space="0" w:color="auto"/>
            <w:left w:val="none" w:sz="0" w:space="0" w:color="auto"/>
            <w:bottom w:val="none" w:sz="0" w:space="0" w:color="auto"/>
            <w:right w:val="none" w:sz="0" w:space="0" w:color="auto"/>
          </w:divBdr>
        </w:div>
        <w:div w:id="447892484">
          <w:marLeft w:val="1800"/>
          <w:marRight w:val="0"/>
          <w:marTop w:val="77"/>
          <w:marBottom w:val="0"/>
          <w:divBdr>
            <w:top w:val="none" w:sz="0" w:space="0" w:color="auto"/>
            <w:left w:val="none" w:sz="0" w:space="0" w:color="auto"/>
            <w:bottom w:val="none" w:sz="0" w:space="0" w:color="auto"/>
            <w:right w:val="none" w:sz="0" w:space="0" w:color="auto"/>
          </w:divBdr>
        </w:div>
        <w:div w:id="553203902">
          <w:marLeft w:val="2520"/>
          <w:marRight w:val="0"/>
          <w:marTop w:val="77"/>
          <w:marBottom w:val="0"/>
          <w:divBdr>
            <w:top w:val="none" w:sz="0" w:space="0" w:color="auto"/>
            <w:left w:val="none" w:sz="0" w:space="0" w:color="auto"/>
            <w:bottom w:val="none" w:sz="0" w:space="0" w:color="auto"/>
            <w:right w:val="none" w:sz="0" w:space="0" w:color="auto"/>
          </w:divBdr>
        </w:div>
        <w:div w:id="612320197">
          <w:marLeft w:val="1800"/>
          <w:marRight w:val="0"/>
          <w:marTop w:val="77"/>
          <w:marBottom w:val="0"/>
          <w:divBdr>
            <w:top w:val="none" w:sz="0" w:space="0" w:color="auto"/>
            <w:left w:val="none" w:sz="0" w:space="0" w:color="auto"/>
            <w:bottom w:val="none" w:sz="0" w:space="0" w:color="auto"/>
            <w:right w:val="none" w:sz="0" w:space="0" w:color="auto"/>
          </w:divBdr>
        </w:div>
        <w:div w:id="1039159900">
          <w:marLeft w:val="1800"/>
          <w:marRight w:val="0"/>
          <w:marTop w:val="77"/>
          <w:marBottom w:val="0"/>
          <w:divBdr>
            <w:top w:val="none" w:sz="0" w:space="0" w:color="auto"/>
            <w:left w:val="none" w:sz="0" w:space="0" w:color="auto"/>
            <w:bottom w:val="none" w:sz="0" w:space="0" w:color="auto"/>
            <w:right w:val="none" w:sz="0" w:space="0" w:color="auto"/>
          </w:divBdr>
        </w:div>
        <w:div w:id="1102796164">
          <w:marLeft w:val="1166"/>
          <w:marRight w:val="0"/>
          <w:marTop w:val="96"/>
          <w:marBottom w:val="0"/>
          <w:divBdr>
            <w:top w:val="none" w:sz="0" w:space="0" w:color="auto"/>
            <w:left w:val="none" w:sz="0" w:space="0" w:color="auto"/>
            <w:bottom w:val="none" w:sz="0" w:space="0" w:color="auto"/>
            <w:right w:val="none" w:sz="0" w:space="0" w:color="auto"/>
          </w:divBdr>
        </w:div>
        <w:div w:id="1152864601">
          <w:marLeft w:val="1800"/>
          <w:marRight w:val="0"/>
          <w:marTop w:val="77"/>
          <w:marBottom w:val="0"/>
          <w:divBdr>
            <w:top w:val="none" w:sz="0" w:space="0" w:color="auto"/>
            <w:left w:val="none" w:sz="0" w:space="0" w:color="auto"/>
            <w:bottom w:val="none" w:sz="0" w:space="0" w:color="auto"/>
            <w:right w:val="none" w:sz="0" w:space="0" w:color="auto"/>
          </w:divBdr>
        </w:div>
        <w:div w:id="1603565029">
          <w:marLeft w:val="1800"/>
          <w:marRight w:val="0"/>
          <w:marTop w:val="77"/>
          <w:marBottom w:val="0"/>
          <w:divBdr>
            <w:top w:val="none" w:sz="0" w:space="0" w:color="auto"/>
            <w:left w:val="none" w:sz="0" w:space="0" w:color="auto"/>
            <w:bottom w:val="none" w:sz="0" w:space="0" w:color="auto"/>
            <w:right w:val="none" w:sz="0" w:space="0" w:color="auto"/>
          </w:divBdr>
        </w:div>
        <w:div w:id="1835534776">
          <w:marLeft w:val="547"/>
          <w:marRight w:val="0"/>
          <w:marTop w:val="115"/>
          <w:marBottom w:val="0"/>
          <w:divBdr>
            <w:top w:val="none" w:sz="0" w:space="0" w:color="auto"/>
            <w:left w:val="none" w:sz="0" w:space="0" w:color="auto"/>
            <w:bottom w:val="none" w:sz="0" w:space="0" w:color="auto"/>
            <w:right w:val="none" w:sz="0" w:space="0" w:color="auto"/>
          </w:divBdr>
        </w:div>
        <w:div w:id="1980113822">
          <w:marLeft w:val="1800"/>
          <w:marRight w:val="0"/>
          <w:marTop w:val="77"/>
          <w:marBottom w:val="0"/>
          <w:divBdr>
            <w:top w:val="none" w:sz="0" w:space="0" w:color="auto"/>
            <w:left w:val="none" w:sz="0" w:space="0" w:color="auto"/>
            <w:bottom w:val="none" w:sz="0" w:space="0" w:color="auto"/>
            <w:right w:val="none" w:sz="0" w:space="0" w:color="auto"/>
          </w:divBdr>
        </w:div>
      </w:divsChild>
    </w:div>
    <w:div w:id="2124568729">
      <w:bodyDiv w:val="1"/>
      <w:marLeft w:val="0"/>
      <w:marRight w:val="0"/>
      <w:marTop w:val="0"/>
      <w:marBottom w:val="0"/>
      <w:divBdr>
        <w:top w:val="none" w:sz="0" w:space="0" w:color="auto"/>
        <w:left w:val="none" w:sz="0" w:space="0" w:color="auto"/>
        <w:bottom w:val="none" w:sz="0" w:space="0" w:color="auto"/>
        <w:right w:val="none" w:sz="0" w:space="0" w:color="auto"/>
      </w:divBdr>
      <w:divsChild>
        <w:div w:id="32311392">
          <w:marLeft w:val="1800"/>
          <w:marRight w:val="0"/>
          <w:marTop w:val="0"/>
          <w:marBottom w:val="0"/>
          <w:divBdr>
            <w:top w:val="none" w:sz="0" w:space="0" w:color="auto"/>
            <w:left w:val="none" w:sz="0" w:space="0" w:color="auto"/>
            <w:bottom w:val="none" w:sz="0" w:space="0" w:color="auto"/>
            <w:right w:val="none" w:sz="0" w:space="0" w:color="auto"/>
          </w:divBdr>
        </w:div>
        <w:div w:id="133912141">
          <w:marLeft w:val="2520"/>
          <w:marRight w:val="0"/>
          <w:marTop w:val="67"/>
          <w:marBottom w:val="0"/>
          <w:divBdr>
            <w:top w:val="none" w:sz="0" w:space="0" w:color="auto"/>
            <w:left w:val="none" w:sz="0" w:space="0" w:color="auto"/>
            <w:bottom w:val="none" w:sz="0" w:space="0" w:color="auto"/>
            <w:right w:val="none" w:sz="0" w:space="0" w:color="auto"/>
          </w:divBdr>
        </w:div>
        <w:div w:id="459347364">
          <w:marLeft w:val="1166"/>
          <w:marRight w:val="0"/>
          <w:marTop w:val="0"/>
          <w:marBottom w:val="0"/>
          <w:divBdr>
            <w:top w:val="none" w:sz="0" w:space="0" w:color="auto"/>
            <w:left w:val="none" w:sz="0" w:space="0" w:color="auto"/>
            <w:bottom w:val="none" w:sz="0" w:space="0" w:color="auto"/>
            <w:right w:val="none" w:sz="0" w:space="0" w:color="auto"/>
          </w:divBdr>
        </w:div>
        <w:div w:id="560748293">
          <w:marLeft w:val="2520"/>
          <w:marRight w:val="0"/>
          <w:marTop w:val="67"/>
          <w:marBottom w:val="0"/>
          <w:divBdr>
            <w:top w:val="none" w:sz="0" w:space="0" w:color="auto"/>
            <w:left w:val="none" w:sz="0" w:space="0" w:color="auto"/>
            <w:bottom w:val="none" w:sz="0" w:space="0" w:color="auto"/>
            <w:right w:val="none" w:sz="0" w:space="0" w:color="auto"/>
          </w:divBdr>
        </w:div>
        <w:div w:id="814567103">
          <w:marLeft w:val="1800"/>
          <w:marRight w:val="0"/>
          <w:marTop w:val="0"/>
          <w:marBottom w:val="0"/>
          <w:divBdr>
            <w:top w:val="none" w:sz="0" w:space="0" w:color="auto"/>
            <w:left w:val="none" w:sz="0" w:space="0" w:color="auto"/>
            <w:bottom w:val="none" w:sz="0" w:space="0" w:color="auto"/>
            <w:right w:val="none" w:sz="0" w:space="0" w:color="auto"/>
          </w:divBdr>
        </w:div>
        <w:div w:id="863249028">
          <w:marLeft w:val="2520"/>
          <w:marRight w:val="0"/>
          <w:marTop w:val="67"/>
          <w:marBottom w:val="0"/>
          <w:divBdr>
            <w:top w:val="none" w:sz="0" w:space="0" w:color="auto"/>
            <w:left w:val="none" w:sz="0" w:space="0" w:color="auto"/>
            <w:bottom w:val="none" w:sz="0" w:space="0" w:color="auto"/>
            <w:right w:val="none" w:sz="0" w:space="0" w:color="auto"/>
          </w:divBdr>
        </w:div>
        <w:div w:id="893855743">
          <w:marLeft w:val="1166"/>
          <w:marRight w:val="0"/>
          <w:marTop w:val="0"/>
          <w:marBottom w:val="0"/>
          <w:divBdr>
            <w:top w:val="none" w:sz="0" w:space="0" w:color="auto"/>
            <w:left w:val="none" w:sz="0" w:space="0" w:color="auto"/>
            <w:bottom w:val="none" w:sz="0" w:space="0" w:color="auto"/>
            <w:right w:val="none" w:sz="0" w:space="0" w:color="auto"/>
          </w:divBdr>
        </w:div>
        <w:div w:id="1060061093">
          <w:marLeft w:val="1800"/>
          <w:marRight w:val="0"/>
          <w:marTop w:val="86"/>
          <w:marBottom w:val="0"/>
          <w:divBdr>
            <w:top w:val="none" w:sz="0" w:space="0" w:color="auto"/>
            <w:left w:val="none" w:sz="0" w:space="0" w:color="auto"/>
            <w:bottom w:val="none" w:sz="0" w:space="0" w:color="auto"/>
            <w:right w:val="none" w:sz="0" w:space="0" w:color="auto"/>
          </w:divBdr>
        </w:div>
        <w:div w:id="1270628524">
          <w:marLeft w:val="2520"/>
          <w:marRight w:val="0"/>
          <w:marTop w:val="67"/>
          <w:marBottom w:val="0"/>
          <w:divBdr>
            <w:top w:val="none" w:sz="0" w:space="0" w:color="auto"/>
            <w:left w:val="none" w:sz="0" w:space="0" w:color="auto"/>
            <w:bottom w:val="none" w:sz="0" w:space="0" w:color="auto"/>
            <w:right w:val="none" w:sz="0" w:space="0" w:color="auto"/>
          </w:divBdr>
        </w:div>
        <w:div w:id="1772312949">
          <w:marLeft w:val="2520"/>
          <w:marRight w:val="0"/>
          <w:marTop w:val="67"/>
          <w:marBottom w:val="0"/>
          <w:divBdr>
            <w:top w:val="none" w:sz="0" w:space="0" w:color="auto"/>
            <w:left w:val="none" w:sz="0" w:space="0" w:color="auto"/>
            <w:bottom w:val="none" w:sz="0" w:space="0" w:color="auto"/>
            <w:right w:val="none" w:sz="0" w:space="0" w:color="auto"/>
          </w:divBdr>
        </w:div>
        <w:div w:id="1772315278">
          <w:marLeft w:val="1800"/>
          <w:marRight w:val="0"/>
          <w:marTop w:val="86"/>
          <w:marBottom w:val="0"/>
          <w:divBdr>
            <w:top w:val="none" w:sz="0" w:space="0" w:color="auto"/>
            <w:left w:val="none" w:sz="0" w:space="0" w:color="auto"/>
            <w:bottom w:val="none" w:sz="0" w:space="0" w:color="auto"/>
            <w:right w:val="none" w:sz="0" w:space="0" w:color="auto"/>
          </w:divBdr>
        </w:div>
        <w:div w:id="2095083534">
          <w:marLeft w:val="1800"/>
          <w:marRight w:val="0"/>
          <w:marTop w:val="0"/>
          <w:marBottom w:val="0"/>
          <w:divBdr>
            <w:top w:val="none" w:sz="0" w:space="0" w:color="auto"/>
            <w:left w:val="none" w:sz="0" w:space="0" w:color="auto"/>
            <w:bottom w:val="none" w:sz="0" w:space="0" w:color="auto"/>
            <w:right w:val="none" w:sz="0" w:space="0" w:color="auto"/>
          </w:divBdr>
        </w:div>
        <w:div w:id="2103988301">
          <w:marLeft w:val="2520"/>
          <w:marRight w:val="0"/>
          <w:marTop w:val="67"/>
          <w:marBottom w:val="0"/>
          <w:divBdr>
            <w:top w:val="none" w:sz="0" w:space="0" w:color="auto"/>
            <w:left w:val="none" w:sz="0" w:space="0" w:color="auto"/>
            <w:bottom w:val="none" w:sz="0" w:space="0" w:color="auto"/>
            <w:right w:val="none" w:sz="0" w:space="0" w:color="auto"/>
          </w:divBdr>
        </w:div>
      </w:divsChild>
    </w:div>
    <w:div w:id="2124884630">
      <w:bodyDiv w:val="1"/>
      <w:marLeft w:val="0"/>
      <w:marRight w:val="0"/>
      <w:marTop w:val="0"/>
      <w:marBottom w:val="0"/>
      <w:divBdr>
        <w:top w:val="none" w:sz="0" w:space="0" w:color="auto"/>
        <w:left w:val="none" w:sz="0" w:space="0" w:color="auto"/>
        <w:bottom w:val="none" w:sz="0" w:space="0" w:color="auto"/>
        <w:right w:val="none" w:sz="0" w:space="0" w:color="auto"/>
      </w:divBdr>
    </w:div>
    <w:div w:id="2125227661">
      <w:bodyDiv w:val="1"/>
      <w:marLeft w:val="0"/>
      <w:marRight w:val="0"/>
      <w:marTop w:val="0"/>
      <w:marBottom w:val="0"/>
      <w:divBdr>
        <w:top w:val="none" w:sz="0" w:space="0" w:color="auto"/>
        <w:left w:val="none" w:sz="0" w:space="0" w:color="auto"/>
        <w:bottom w:val="none" w:sz="0" w:space="0" w:color="auto"/>
        <w:right w:val="none" w:sz="0" w:space="0" w:color="auto"/>
      </w:divBdr>
    </w:div>
    <w:div w:id="2126270441">
      <w:bodyDiv w:val="1"/>
      <w:marLeft w:val="0"/>
      <w:marRight w:val="0"/>
      <w:marTop w:val="0"/>
      <w:marBottom w:val="0"/>
      <w:divBdr>
        <w:top w:val="none" w:sz="0" w:space="0" w:color="auto"/>
        <w:left w:val="none" w:sz="0" w:space="0" w:color="auto"/>
        <w:bottom w:val="none" w:sz="0" w:space="0" w:color="auto"/>
        <w:right w:val="none" w:sz="0" w:space="0" w:color="auto"/>
      </w:divBdr>
    </w:div>
    <w:div w:id="2127383860">
      <w:bodyDiv w:val="1"/>
      <w:marLeft w:val="0"/>
      <w:marRight w:val="0"/>
      <w:marTop w:val="0"/>
      <w:marBottom w:val="0"/>
      <w:divBdr>
        <w:top w:val="none" w:sz="0" w:space="0" w:color="auto"/>
        <w:left w:val="none" w:sz="0" w:space="0" w:color="auto"/>
        <w:bottom w:val="none" w:sz="0" w:space="0" w:color="auto"/>
        <w:right w:val="none" w:sz="0" w:space="0" w:color="auto"/>
      </w:divBdr>
    </w:div>
    <w:div w:id="2127507227">
      <w:bodyDiv w:val="1"/>
      <w:marLeft w:val="0"/>
      <w:marRight w:val="0"/>
      <w:marTop w:val="0"/>
      <w:marBottom w:val="0"/>
      <w:divBdr>
        <w:top w:val="none" w:sz="0" w:space="0" w:color="auto"/>
        <w:left w:val="none" w:sz="0" w:space="0" w:color="auto"/>
        <w:bottom w:val="none" w:sz="0" w:space="0" w:color="auto"/>
        <w:right w:val="none" w:sz="0" w:space="0" w:color="auto"/>
      </w:divBdr>
      <w:divsChild>
        <w:div w:id="143086852">
          <w:marLeft w:val="1166"/>
          <w:marRight w:val="0"/>
          <w:marTop w:val="96"/>
          <w:marBottom w:val="0"/>
          <w:divBdr>
            <w:top w:val="none" w:sz="0" w:space="0" w:color="auto"/>
            <w:left w:val="none" w:sz="0" w:space="0" w:color="auto"/>
            <w:bottom w:val="none" w:sz="0" w:space="0" w:color="auto"/>
            <w:right w:val="none" w:sz="0" w:space="0" w:color="auto"/>
          </w:divBdr>
        </w:div>
        <w:div w:id="857349227">
          <w:marLeft w:val="547"/>
          <w:marRight w:val="0"/>
          <w:marTop w:val="115"/>
          <w:marBottom w:val="0"/>
          <w:divBdr>
            <w:top w:val="none" w:sz="0" w:space="0" w:color="auto"/>
            <w:left w:val="none" w:sz="0" w:space="0" w:color="auto"/>
            <w:bottom w:val="none" w:sz="0" w:space="0" w:color="auto"/>
            <w:right w:val="none" w:sz="0" w:space="0" w:color="auto"/>
          </w:divBdr>
        </w:div>
        <w:div w:id="905066737">
          <w:marLeft w:val="1166"/>
          <w:marRight w:val="0"/>
          <w:marTop w:val="96"/>
          <w:marBottom w:val="0"/>
          <w:divBdr>
            <w:top w:val="none" w:sz="0" w:space="0" w:color="auto"/>
            <w:left w:val="none" w:sz="0" w:space="0" w:color="auto"/>
            <w:bottom w:val="none" w:sz="0" w:space="0" w:color="auto"/>
            <w:right w:val="none" w:sz="0" w:space="0" w:color="auto"/>
          </w:divBdr>
        </w:div>
        <w:div w:id="986545760">
          <w:marLeft w:val="1166"/>
          <w:marRight w:val="0"/>
          <w:marTop w:val="96"/>
          <w:marBottom w:val="0"/>
          <w:divBdr>
            <w:top w:val="none" w:sz="0" w:space="0" w:color="auto"/>
            <w:left w:val="none" w:sz="0" w:space="0" w:color="auto"/>
            <w:bottom w:val="none" w:sz="0" w:space="0" w:color="auto"/>
            <w:right w:val="none" w:sz="0" w:space="0" w:color="auto"/>
          </w:divBdr>
        </w:div>
        <w:div w:id="1212421433">
          <w:marLeft w:val="1800"/>
          <w:marRight w:val="0"/>
          <w:marTop w:val="77"/>
          <w:marBottom w:val="0"/>
          <w:divBdr>
            <w:top w:val="none" w:sz="0" w:space="0" w:color="auto"/>
            <w:left w:val="none" w:sz="0" w:space="0" w:color="auto"/>
            <w:bottom w:val="none" w:sz="0" w:space="0" w:color="auto"/>
            <w:right w:val="none" w:sz="0" w:space="0" w:color="auto"/>
          </w:divBdr>
        </w:div>
        <w:div w:id="1548101342">
          <w:marLeft w:val="1166"/>
          <w:marRight w:val="0"/>
          <w:marTop w:val="96"/>
          <w:marBottom w:val="0"/>
          <w:divBdr>
            <w:top w:val="none" w:sz="0" w:space="0" w:color="auto"/>
            <w:left w:val="none" w:sz="0" w:space="0" w:color="auto"/>
            <w:bottom w:val="none" w:sz="0" w:space="0" w:color="auto"/>
            <w:right w:val="none" w:sz="0" w:space="0" w:color="auto"/>
          </w:divBdr>
        </w:div>
        <w:div w:id="1582256706">
          <w:marLeft w:val="1166"/>
          <w:marRight w:val="0"/>
          <w:marTop w:val="96"/>
          <w:marBottom w:val="0"/>
          <w:divBdr>
            <w:top w:val="none" w:sz="0" w:space="0" w:color="auto"/>
            <w:left w:val="none" w:sz="0" w:space="0" w:color="auto"/>
            <w:bottom w:val="none" w:sz="0" w:space="0" w:color="auto"/>
            <w:right w:val="none" w:sz="0" w:space="0" w:color="auto"/>
          </w:divBdr>
        </w:div>
        <w:div w:id="1828784074">
          <w:marLeft w:val="547"/>
          <w:marRight w:val="0"/>
          <w:marTop w:val="115"/>
          <w:marBottom w:val="0"/>
          <w:divBdr>
            <w:top w:val="none" w:sz="0" w:space="0" w:color="auto"/>
            <w:left w:val="none" w:sz="0" w:space="0" w:color="auto"/>
            <w:bottom w:val="none" w:sz="0" w:space="0" w:color="auto"/>
            <w:right w:val="none" w:sz="0" w:space="0" w:color="auto"/>
          </w:divBdr>
        </w:div>
      </w:divsChild>
    </w:div>
    <w:div w:id="2128426670">
      <w:bodyDiv w:val="1"/>
      <w:marLeft w:val="0"/>
      <w:marRight w:val="0"/>
      <w:marTop w:val="0"/>
      <w:marBottom w:val="0"/>
      <w:divBdr>
        <w:top w:val="none" w:sz="0" w:space="0" w:color="auto"/>
        <w:left w:val="none" w:sz="0" w:space="0" w:color="auto"/>
        <w:bottom w:val="none" w:sz="0" w:space="0" w:color="auto"/>
        <w:right w:val="none" w:sz="0" w:space="0" w:color="auto"/>
      </w:divBdr>
    </w:div>
    <w:div w:id="2129156476">
      <w:bodyDiv w:val="1"/>
      <w:marLeft w:val="0"/>
      <w:marRight w:val="0"/>
      <w:marTop w:val="0"/>
      <w:marBottom w:val="0"/>
      <w:divBdr>
        <w:top w:val="none" w:sz="0" w:space="0" w:color="auto"/>
        <w:left w:val="none" w:sz="0" w:space="0" w:color="auto"/>
        <w:bottom w:val="none" w:sz="0" w:space="0" w:color="auto"/>
        <w:right w:val="none" w:sz="0" w:space="0" w:color="auto"/>
      </w:divBdr>
    </w:div>
    <w:div w:id="2129274493">
      <w:bodyDiv w:val="1"/>
      <w:marLeft w:val="0"/>
      <w:marRight w:val="0"/>
      <w:marTop w:val="0"/>
      <w:marBottom w:val="0"/>
      <w:divBdr>
        <w:top w:val="none" w:sz="0" w:space="0" w:color="auto"/>
        <w:left w:val="none" w:sz="0" w:space="0" w:color="auto"/>
        <w:bottom w:val="none" w:sz="0" w:space="0" w:color="auto"/>
        <w:right w:val="none" w:sz="0" w:space="0" w:color="auto"/>
      </w:divBdr>
    </w:div>
    <w:div w:id="2129540261">
      <w:bodyDiv w:val="1"/>
      <w:marLeft w:val="0"/>
      <w:marRight w:val="0"/>
      <w:marTop w:val="0"/>
      <w:marBottom w:val="0"/>
      <w:divBdr>
        <w:top w:val="none" w:sz="0" w:space="0" w:color="auto"/>
        <w:left w:val="none" w:sz="0" w:space="0" w:color="auto"/>
        <w:bottom w:val="none" w:sz="0" w:space="0" w:color="auto"/>
        <w:right w:val="none" w:sz="0" w:space="0" w:color="auto"/>
      </w:divBdr>
    </w:div>
    <w:div w:id="2129927044">
      <w:bodyDiv w:val="1"/>
      <w:marLeft w:val="0"/>
      <w:marRight w:val="0"/>
      <w:marTop w:val="0"/>
      <w:marBottom w:val="0"/>
      <w:divBdr>
        <w:top w:val="none" w:sz="0" w:space="0" w:color="auto"/>
        <w:left w:val="none" w:sz="0" w:space="0" w:color="auto"/>
        <w:bottom w:val="none" w:sz="0" w:space="0" w:color="auto"/>
        <w:right w:val="none" w:sz="0" w:space="0" w:color="auto"/>
      </w:divBdr>
      <w:divsChild>
        <w:div w:id="163861108">
          <w:marLeft w:val="1166"/>
          <w:marRight w:val="0"/>
          <w:marTop w:val="96"/>
          <w:marBottom w:val="0"/>
          <w:divBdr>
            <w:top w:val="none" w:sz="0" w:space="0" w:color="auto"/>
            <w:left w:val="none" w:sz="0" w:space="0" w:color="auto"/>
            <w:bottom w:val="none" w:sz="0" w:space="0" w:color="auto"/>
            <w:right w:val="none" w:sz="0" w:space="0" w:color="auto"/>
          </w:divBdr>
        </w:div>
        <w:div w:id="215550150">
          <w:marLeft w:val="547"/>
          <w:marRight w:val="0"/>
          <w:marTop w:val="115"/>
          <w:marBottom w:val="0"/>
          <w:divBdr>
            <w:top w:val="none" w:sz="0" w:space="0" w:color="auto"/>
            <w:left w:val="none" w:sz="0" w:space="0" w:color="auto"/>
            <w:bottom w:val="none" w:sz="0" w:space="0" w:color="auto"/>
            <w:right w:val="none" w:sz="0" w:space="0" w:color="auto"/>
          </w:divBdr>
        </w:div>
        <w:div w:id="401682415">
          <w:marLeft w:val="1166"/>
          <w:marRight w:val="0"/>
          <w:marTop w:val="96"/>
          <w:marBottom w:val="0"/>
          <w:divBdr>
            <w:top w:val="none" w:sz="0" w:space="0" w:color="auto"/>
            <w:left w:val="none" w:sz="0" w:space="0" w:color="auto"/>
            <w:bottom w:val="none" w:sz="0" w:space="0" w:color="auto"/>
            <w:right w:val="none" w:sz="0" w:space="0" w:color="auto"/>
          </w:divBdr>
        </w:div>
        <w:div w:id="461924249">
          <w:marLeft w:val="547"/>
          <w:marRight w:val="0"/>
          <w:marTop w:val="115"/>
          <w:marBottom w:val="0"/>
          <w:divBdr>
            <w:top w:val="none" w:sz="0" w:space="0" w:color="auto"/>
            <w:left w:val="none" w:sz="0" w:space="0" w:color="auto"/>
            <w:bottom w:val="none" w:sz="0" w:space="0" w:color="auto"/>
            <w:right w:val="none" w:sz="0" w:space="0" w:color="auto"/>
          </w:divBdr>
        </w:div>
        <w:div w:id="485129723">
          <w:marLeft w:val="1166"/>
          <w:marRight w:val="0"/>
          <w:marTop w:val="96"/>
          <w:marBottom w:val="0"/>
          <w:divBdr>
            <w:top w:val="none" w:sz="0" w:space="0" w:color="auto"/>
            <w:left w:val="none" w:sz="0" w:space="0" w:color="auto"/>
            <w:bottom w:val="none" w:sz="0" w:space="0" w:color="auto"/>
            <w:right w:val="none" w:sz="0" w:space="0" w:color="auto"/>
          </w:divBdr>
        </w:div>
        <w:div w:id="839124876">
          <w:marLeft w:val="1166"/>
          <w:marRight w:val="0"/>
          <w:marTop w:val="96"/>
          <w:marBottom w:val="0"/>
          <w:divBdr>
            <w:top w:val="none" w:sz="0" w:space="0" w:color="auto"/>
            <w:left w:val="none" w:sz="0" w:space="0" w:color="auto"/>
            <w:bottom w:val="none" w:sz="0" w:space="0" w:color="auto"/>
            <w:right w:val="none" w:sz="0" w:space="0" w:color="auto"/>
          </w:divBdr>
        </w:div>
        <w:div w:id="1047873756">
          <w:marLeft w:val="1166"/>
          <w:marRight w:val="0"/>
          <w:marTop w:val="96"/>
          <w:marBottom w:val="0"/>
          <w:divBdr>
            <w:top w:val="none" w:sz="0" w:space="0" w:color="auto"/>
            <w:left w:val="none" w:sz="0" w:space="0" w:color="auto"/>
            <w:bottom w:val="none" w:sz="0" w:space="0" w:color="auto"/>
            <w:right w:val="none" w:sz="0" w:space="0" w:color="auto"/>
          </w:divBdr>
        </w:div>
      </w:divsChild>
    </w:div>
    <w:div w:id="2130272241">
      <w:bodyDiv w:val="1"/>
      <w:marLeft w:val="0"/>
      <w:marRight w:val="0"/>
      <w:marTop w:val="0"/>
      <w:marBottom w:val="0"/>
      <w:divBdr>
        <w:top w:val="none" w:sz="0" w:space="0" w:color="auto"/>
        <w:left w:val="none" w:sz="0" w:space="0" w:color="auto"/>
        <w:bottom w:val="none" w:sz="0" w:space="0" w:color="auto"/>
        <w:right w:val="none" w:sz="0" w:space="0" w:color="auto"/>
      </w:divBdr>
    </w:div>
    <w:div w:id="2130931533">
      <w:bodyDiv w:val="1"/>
      <w:marLeft w:val="0"/>
      <w:marRight w:val="0"/>
      <w:marTop w:val="0"/>
      <w:marBottom w:val="0"/>
      <w:divBdr>
        <w:top w:val="none" w:sz="0" w:space="0" w:color="auto"/>
        <w:left w:val="none" w:sz="0" w:space="0" w:color="auto"/>
        <w:bottom w:val="none" w:sz="0" w:space="0" w:color="auto"/>
        <w:right w:val="none" w:sz="0" w:space="0" w:color="auto"/>
      </w:divBdr>
    </w:div>
    <w:div w:id="2130932606">
      <w:bodyDiv w:val="1"/>
      <w:marLeft w:val="0"/>
      <w:marRight w:val="0"/>
      <w:marTop w:val="0"/>
      <w:marBottom w:val="0"/>
      <w:divBdr>
        <w:top w:val="none" w:sz="0" w:space="0" w:color="auto"/>
        <w:left w:val="none" w:sz="0" w:space="0" w:color="auto"/>
        <w:bottom w:val="none" w:sz="0" w:space="0" w:color="auto"/>
        <w:right w:val="none" w:sz="0" w:space="0" w:color="auto"/>
      </w:divBdr>
    </w:div>
    <w:div w:id="2130972500">
      <w:bodyDiv w:val="1"/>
      <w:marLeft w:val="0"/>
      <w:marRight w:val="0"/>
      <w:marTop w:val="0"/>
      <w:marBottom w:val="0"/>
      <w:divBdr>
        <w:top w:val="none" w:sz="0" w:space="0" w:color="auto"/>
        <w:left w:val="none" w:sz="0" w:space="0" w:color="auto"/>
        <w:bottom w:val="none" w:sz="0" w:space="0" w:color="auto"/>
        <w:right w:val="none" w:sz="0" w:space="0" w:color="auto"/>
      </w:divBdr>
      <w:divsChild>
        <w:div w:id="569775778">
          <w:marLeft w:val="1800"/>
          <w:marRight w:val="0"/>
          <w:marTop w:val="96"/>
          <w:marBottom w:val="0"/>
          <w:divBdr>
            <w:top w:val="none" w:sz="0" w:space="0" w:color="auto"/>
            <w:left w:val="none" w:sz="0" w:space="0" w:color="auto"/>
            <w:bottom w:val="none" w:sz="0" w:space="0" w:color="auto"/>
            <w:right w:val="none" w:sz="0" w:space="0" w:color="auto"/>
          </w:divBdr>
        </w:div>
        <w:div w:id="634873219">
          <w:marLeft w:val="1166"/>
          <w:marRight w:val="0"/>
          <w:marTop w:val="115"/>
          <w:marBottom w:val="0"/>
          <w:divBdr>
            <w:top w:val="none" w:sz="0" w:space="0" w:color="auto"/>
            <w:left w:val="none" w:sz="0" w:space="0" w:color="auto"/>
            <w:bottom w:val="none" w:sz="0" w:space="0" w:color="auto"/>
            <w:right w:val="none" w:sz="0" w:space="0" w:color="auto"/>
          </w:divBdr>
        </w:div>
        <w:div w:id="874855355">
          <w:marLeft w:val="1800"/>
          <w:marRight w:val="0"/>
          <w:marTop w:val="96"/>
          <w:marBottom w:val="0"/>
          <w:divBdr>
            <w:top w:val="none" w:sz="0" w:space="0" w:color="auto"/>
            <w:left w:val="none" w:sz="0" w:space="0" w:color="auto"/>
            <w:bottom w:val="none" w:sz="0" w:space="0" w:color="auto"/>
            <w:right w:val="none" w:sz="0" w:space="0" w:color="auto"/>
          </w:divBdr>
        </w:div>
        <w:div w:id="921181512">
          <w:marLeft w:val="1166"/>
          <w:marRight w:val="0"/>
          <w:marTop w:val="115"/>
          <w:marBottom w:val="0"/>
          <w:divBdr>
            <w:top w:val="none" w:sz="0" w:space="0" w:color="auto"/>
            <w:left w:val="none" w:sz="0" w:space="0" w:color="auto"/>
            <w:bottom w:val="none" w:sz="0" w:space="0" w:color="auto"/>
            <w:right w:val="none" w:sz="0" w:space="0" w:color="auto"/>
          </w:divBdr>
        </w:div>
        <w:div w:id="1627933965">
          <w:marLeft w:val="547"/>
          <w:marRight w:val="0"/>
          <w:marTop w:val="134"/>
          <w:marBottom w:val="0"/>
          <w:divBdr>
            <w:top w:val="none" w:sz="0" w:space="0" w:color="auto"/>
            <w:left w:val="none" w:sz="0" w:space="0" w:color="auto"/>
            <w:bottom w:val="none" w:sz="0" w:space="0" w:color="auto"/>
            <w:right w:val="none" w:sz="0" w:space="0" w:color="auto"/>
          </w:divBdr>
        </w:div>
      </w:divsChild>
    </w:div>
    <w:div w:id="2131045317">
      <w:bodyDiv w:val="1"/>
      <w:marLeft w:val="0"/>
      <w:marRight w:val="0"/>
      <w:marTop w:val="0"/>
      <w:marBottom w:val="0"/>
      <w:divBdr>
        <w:top w:val="none" w:sz="0" w:space="0" w:color="auto"/>
        <w:left w:val="none" w:sz="0" w:space="0" w:color="auto"/>
        <w:bottom w:val="none" w:sz="0" w:space="0" w:color="auto"/>
        <w:right w:val="none" w:sz="0" w:space="0" w:color="auto"/>
      </w:divBdr>
    </w:div>
    <w:div w:id="2131245552">
      <w:bodyDiv w:val="1"/>
      <w:marLeft w:val="0"/>
      <w:marRight w:val="0"/>
      <w:marTop w:val="0"/>
      <w:marBottom w:val="0"/>
      <w:divBdr>
        <w:top w:val="none" w:sz="0" w:space="0" w:color="auto"/>
        <w:left w:val="none" w:sz="0" w:space="0" w:color="auto"/>
        <w:bottom w:val="none" w:sz="0" w:space="0" w:color="auto"/>
        <w:right w:val="none" w:sz="0" w:space="0" w:color="auto"/>
      </w:divBdr>
    </w:div>
    <w:div w:id="2131312597">
      <w:bodyDiv w:val="1"/>
      <w:marLeft w:val="0"/>
      <w:marRight w:val="0"/>
      <w:marTop w:val="0"/>
      <w:marBottom w:val="0"/>
      <w:divBdr>
        <w:top w:val="none" w:sz="0" w:space="0" w:color="auto"/>
        <w:left w:val="none" w:sz="0" w:space="0" w:color="auto"/>
        <w:bottom w:val="none" w:sz="0" w:space="0" w:color="auto"/>
        <w:right w:val="none" w:sz="0" w:space="0" w:color="auto"/>
      </w:divBdr>
    </w:div>
    <w:div w:id="2131312713">
      <w:bodyDiv w:val="1"/>
      <w:marLeft w:val="0"/>
      <w:marRight w:val="0"/>
      <w:marTop w:val="0"/>
      <w:marBottom w:val="0"/>
      <w:divBdr>
        <w:top w:val="none" w:sz="0" w:space="0" w:color="auto"/>
        <w:left w:val="none" w:sz="0" w:space="0" w:color="auto"/>
        <w:bottom w:val="none" w:sz="0" w:space="0" w:color="auto"/>
        <w:right w:val="none" w:sz="0" w:space="0" w:color="auto"/>
      </w:divBdr>
    </w:div>
    <w:div w:id="2131432195">
      <w:bodyDiv w:val="1"/>
      <w:marLeft w:val="0"/>
      <w:marRight w:val="0"/>
      <w:marTop w:val="0"/>
      <w:marBottom w:val="0"/>
      <w:divBdr>
        <w:top w:val="none" w:sz="0" w:space="0" w:color="auto"/>
        <w:left w:val="none" w:sz="0" w:space="0" w:color="auto"/>
        <w:bottom w:val="none" w:sz="0" w:space="0" w:color="auto"/>
        <w:right w:val="none" w:sz="0" w:space="0" w:color="auto"/>
      </w:divBdr>
    </w:div>
    <w:div w:id="2131701456">
      <w:bodyDiv w:val="1"/>
      <w:marLeft w:val="0"/>
      <w:marRight w:val="0"/>
      <w:marTop w:val="0"/>
      <w:marBottom w:val="0"/>
      <w:divBdr>
        <w:top w:val="none" w:sz="0" w:space="0" w:color="auto"/>
        <w:left w:val="none" w:sz="0" w:space="0" w:color="auto"/>
        <w:bottom w:val="none" w:sz="0" w:space="0" w:color="auto"/>
        <w:right w:val="none" w:sz="0" w:space="0" w:color="auto"/>
      </w:divBdr>
      <w:divsChild>
        <w:div w:id="3171552">
          <w:marLeft w:val="1166"/>
          <w:marRight w:val="0"/>
          <w:marTop w:val="101"/>
          <w:marBottom w:val="0"/>
          <w:divBdr>
            <w:top w:val="none" w:sz="0" w:space="0" w:color="auto"/>
            <w:left w:val="none" w:sz="0" w:space="0" w:color="auto"/>
            <w:bottom w:val="none" w:sz="0" w:space="0" w:color="auto"/>
            <w:right w:val="none" w:sz="0" w:space="0" w:color="auto"/>
          </w:divBdr>
        </w:div>
        <w:div w:id="1904367189">
          <w:marLeft w:val="547"/>
          <w:marRight w:val="0"/>
          <w:marTop w:val="120"/>
          <w:marBottom w:val="0"/>
          <w:divBdr>
            <w:top w:val="none" w:sz="0" w:space="0" w:color="auto"/>
            <w:left w:val="none" w:sz="0" w:space="0" w:color="auto"/>
            <w:bottom w:val="none" w:sz="0" w:space="0" w:color="auto"/>
            <w:right w:val="none" w:sz="0" w:space="0" w:color="auto"/>
          </w:divBdr>
        </w:div>
      </w:divsChild>
    </w:div>
    <w:div w:id="2132169806">
      <w:bodyDiv w:val="1"/>
      <w:marLeft w:val="0"/>
      <w:marRight w:val="0"/>
      <w:marTop w:val="0"/>
      <w:marBottom w:val="0"/>
      <w:divBdr>
        <w:top w:val="none" w:sz="0" w:space="0" w:color="auto"/>
        <w:left w:val="none" w:sz="0" w:space="0" w:color="auto"/>
        <w:bottom w:val="none" w:sz="0" w:space="0" w:color="auto"/>
        <w:right w:val="none" w:sz="0" w:space="0" w:color="auto"/>
      </w:divBdr>
    </w:div>
    <w:div w:id="2132360903">
      <w:bodyDiv w:val="1"/>
      <w:marLeft w:val="0"/>
      <w:marRight w:val="0"/>
      <w:marTop w:val="0"/>
      <w:marBottom w:val="0"/>
      <w:divBdr>
        <w:top w:val="none" w:sz="0" w:space="0" w:color="auto"/>
        <w:left w:val="none" w:sz="0" w:space="0" w:color="auto"/>
        <w:bottom w:val="none" w:sz="0" w:space="0" w:color="auto"/>
        <w:right w:val="none" w:sz="0" w:space="0" w:color="auto"/>
      </w:divBdr>
      <w:divsChild>
        <w:div w:id="415714639">
          <w:marLeft w:val="1166"/>
          <w:marRight w:val="0"/>
          <w:marTop w:val="96"/>
          <w:marBottom w:val="0"/>
          <w:divBdr>
            <w:top w:val="none" w:sz="0" w:space="0" w:color="auto"/>
            <w:left w:val="none" w:sz="0" w:space="0" w:color="auto"/>
            <w:bottom w:val="none" w:sz="0" w:space="0" w:color="auto"/>
            <w:right w:val="none" w:sz="0" w:space="0" w:color="auto"/>
          </w:divBdr>
        </w:div>
        <w:div w:id="576403063">
          <w:marLeft w:val="1166"/>
          <w:marRight w:val="0"/>
          <w:marTop w:val="96"/>
          <w:marBottom w:val="0"/>
          <w:divBdr>
            <w:top w:val="none" w:sz="0" w:space="0" w:color="auto"/>
            <w:left w:val="none" w:sz="0" w:space="0" w:color="auto"/>
            <w:bottom w:val="none" w:sz="0" w:space="0" w:color="auto"/>
            <w:right w:val="none" w:sz="0" w:space="0" w:color="auto"/>
          </w:divBdr>
        </w:div>
        <w:div w:id="1272741745">
          <w:marLeft w:val="547"/>
          <w:marRight w:val="0"/>
          <w:marTop w:val="115"/>
          <w:marBottom w:val="0"/>
          <w:divBdr>
            <w:top w:val="none" w:sz="0" w:space="0" w:color="auto"/>
            <w:left w:val="none" w:sz="0" w:space="0" w:color="auto"/>
            <w:bottom w:val="none" w:sz="0" w:space="0" w:color="auto"/>
            <w:right w:val="none" w:sz="0" w:space="0" w:color="auto"/>
          </w:divBdr>
        </w:div>
        <w:div w:id="1503426408">
          <w:marLeft w:val="1166"/>
          <w:marRight w:val="0"/>
          <w:marTop w:val="96"/>
          <w:marBottom w:val="0"/>
          <w:divBdr>
            <w:top w:val="none" w:sz="0" w:space="0" w:color="auto"/>
            <w:left w:val="none" w:sz="0" w:space="0" w:color="auto"/>
            <w:bottom w:val="none" w:sz="0" w:space="0" w:color="auto"/>
            <w:right w:val="none" w:sz="0" w:space="0" w:color="auto"/>
          </w:divBdr>
        </w:div>
        <w:div w:id="2099667246">
          <w:marLeft w:val="547"/>
          <w:marRight w:val="0"/>
          <w:marTop w:val="115"/>
          <w:marBottom w:val="0"/>
          <w:divBdr>
            <w:top w:val="none" w:sz="0" w:space="0" w:color="auto"/>
            <w:left w:val="none" w:sz="0" w:space="0" w:color="auto"/>
            <w:bottom w:val="none" w:sz="0" w:space="0" w:color="auto"/>
            <w:right w:val="none" w:sz="0" w:space="0" w:color="auto"/>
          </w:divBdr>
        </w:div>
      </w:divsChild>
    </w:div>
    <w:div w:id="2132623361">
      <w:bodyDiv w:val="1"/>
      <w:marLeft w:val="0"/>
      <w:marRight w:val="0"/>
      <w:marTop w:val="0"/>
      <w:marBottom w:val="0"/>
      <w:divBdr>
        <w:top w:val="none" w:sz="0" w:space="0" w:color="auto"/>
        <w:left w:val="none" w:sz="0" w:space="0" w:color="auto"/>
        <w:bottom w:val="none" w:sz="0" w:space="0" w:color="auto"/>
        <w:right w:val="none" w:sz="0" w:space="0" w:color="auto"/>
      </w:divBdr>
      <w:divsChild>
        <w:div w:id="81725230">
          <w:marLeft w:val="1166"/>
          <w:marRight w:val="0"/>
          <w:marTop w:val="86"/>
          <w:marBottom w:val="0"/>
          <w:divBdr>
            <w:top w:val="none" w:sz="0" w:space="0" w:color="auto"/>
            <w:left w:val="none" w:sz="0" w:space="0" w:color="auto"/>
            <w:bottom w:val="none" w:sz="0" w:space="0" w:color="auto"/>
            <w:right w:val="none" w:sz="0" w:space="0" w:color="auto"/>
          </w:divBdr>
        </w:div>
        <w:div w:id="524291559">
          <w:marLeft w:val="1166"/>
          <w:marRight w:val="0"/>
          <w:marTop w:val="86"/>
          <w:marBottom w:val="0"/>
          <w:divBdr>
            <w:top w:val="none" w:sz="0" w:space="0" w:color="auto"/>
            <w:left w:val="none" w:sz="0" w:space="0" w:color="auto"/>
            <w:bottom w:val="none" w:sz="0" w:space="0" w:color="auto"/>
            <w:right w:val="none" w:sz="0" w:space="0" w:color="auto"/>
          </w:divBdr>
        </w:div>
        <w:div w:id="584263939">
          <w:marLeft w:val="547"/>
          <w:marRight w:val="0"/>
          <w:marTop w:val="96"/>
          <w:marBottom w:val="0"/>
          <w:divBdr>
            <w:top w:val="none" w:sz="0" w:space="0" w:color="auto"/>
            <w:left w:val="none" w:sz="0" w:space="0" w:color="auto"/>
            <w:bottom w:val="none" w:sz="0" w:space="0" w:color="auto"/>
            <w:right w:val="none" w:sz="0" w:space="0" w:color="auto"/>
          </w:divBdr>
        </w:div>
        <w:div w:id="1229267582">
          <w:marLeft w:val="1166"/>
          <w:marRight w:val="0"/>
          <w:marTop w:val="86"/>
          <w:marBottom w:val="0"/>
          <w:divBdr>
            <w:top w:val="none" w:sz="0" w:space="0" w:color="auto"/>
            <w:left w:val="none" w:sz="0" w:space="0" w:color="auto"/>
            <w:bottom w:val="none" w:sz="0" w:space="0" w:color="auto"/>
            <w:right w:val="none" w:sz="0" w:space="0" w:color="auto"/>
          </w:divBdr>
        </w:div>
        <w:div w:id="1229414944">
          <w:marLeft w:val="547"/>
          <w:marRight w:val="0"/>
          <w:marTop w:val="96"/>
          <w:marBottom w:val="0"/>
          <w:divBdr>
            <w:top w:val="none" w:sz="0" w:space="0" w:color="auto"/>
            <w:left w:val="none" w:sz="0" w:space="0" w:color="auto"/>
            <w:bottom w:val="none" w:sz="0" w:space="0" w:color="auto"/>
            <w:right w:val="none" w:sz="0" w:space="0" w:color="auto"/>
          </w:divBdr>
        </w:div>
        <w:div w:id="1321688629">
          <w:marLeft w:val="547"/>
          <w:marRight w:val="0"/>
          <w:marTop w:val="96"/>
          <w:marBottom w:val="0"/>
          <w:divBdr>
            <w:top w:val="none" w:sz="0" w:space="0" w:color="auto"/>
            <w:left w:val="none" w:sz="0" w:space="0" w:color="auto"/>
            <w:bottom w:val="none" w:sz="0" w:space="0" w:color="auto"/>
            <w:right w:val="none" w:sz="0" w:space="0" w:color="auto"/>
          </w:divBdr>
        </w:div>
        <w:div w:id="1400712109">
          <w:marLeft w:val="547"/>
          <w:marRight w:val="0"/>
          <w:marTop w:val="96"/>
          <w:marBottom w:val="0"/>
          <w:divBdr>
            <w:top w:val="none" w:sz="0" w:space="0" w:color="auto"/>
            <w:left w:val="none" w:sz="0" w:space="0" w:color="auto"/>
            <w:bottom w:val="none" w:sz="0" w:space="0" w:color="auto"/>
            <w:right w:val="none" w:sz="0" w:space="0" w:color="auto"/>
          </w:divBdr>
        </w:div>
        <w:div w:id="1765683884">
          <w:marLeft w:val="1166"/>
          <w:marRight w:val="0"/>
          <w:marTop w:val="86"/>
          <w:marBottom w:val="0"/>
          <w:divBdr>
            <w:top w:val="none" w:sz="0" w:space="0" w:color="auto"/>
            <w:left w:val="none" w:sz="0" w:space="0" w:color="auto"/>
            <w:bottom w:val="none" w:sz="0" w:space="0" w:color="auto"/>
            <w:right w:val="none" w:sz="0" w:space="0" w:color="auto"/>
          </w:divBdr>
        </w:div>
        <w:div w:id="1790082695">
          <w:marLeft w:val="1166"/>
          <w:marRight w:val="0"/>
          <w:marTop w:val="86"/>
          <w:marBottom w:val="0"/>
          <w:divBdr>
            <w:top w:val="none" w:sz="0" w:space="0" w:color="auto"/>
            <w:left w:val="none" w:sz="0" w:space="0" w:color="auto"/>
            <w:bottom w:val="none" w:sz="0" w:space="0" w:color="auto"/>
            <w:right w:val="none" w:sz="0" w:space="0" w:color="auto"/>
          </w:divBdr>
        </w:div>
        <w:div w:id="1883244822">
          <w:marLeft w:val="1800"/>
          <w:marRight w:val="0"/>
          <w:marTop w:val="86"/>
          <w:marBottom w:val="0"/>
          <w:divBdr>
            <w:top w:val="none" w:sz="0" w:space="0" w:color="auto"/>
            <w:left w:val="none" w:sz="0" w:space="0" w:color="auto"/>
            <w:bottom w:val="none" w:sz="0" w:space="0" w:color="auto"/>
            <w:right w:val="none" w:sz="0" w:space="0" w:color="auto"/>
          </w:divBdr>
        </w:div>
      </w:divsChild>
    </w:div>
    <w:div w:id="2132937202">
      <w:bodyDiv w:val="1"/>
      <w:marLeft w:val="0"/>
      <w:marRight w:val="0"/>
      <w:marTop w:val="0"/>
      <w:marBottom w:val="0"/>
      <w:divBdr>
        <w:top w:val="none" w:sz="0" w:space="0" w:color="auto"/>
        <w:left w:val="none" w:sz="0" w:space="0" w:color="auto"/>
        <w:bottom w:val="none" w:sz="0" w:space="0" w:color="auto"/>
        <w:right w:val="none" w:sz="0" w:space="0" w:color="auto"/>
      </w:divBdr>
    </w:div>
    <w:div w:id="2134711852">
      <w:bodyDiv w:val="1"/>
      <w:marLeft w:val="0"/>
      <w:marRight w:val="0"/>
      <w:marTop w:val="0"/>
      <w:marBottom w:val="0"/>
      <w:divBdr>
        <w:top w:val="none" w:sz="0" w:space="0" w:color="auto"/>
        <w:left w:val="none" w:sz="0" w:space="0" w:color="auto"/>
        <w:bottom w:val="none" w:sz="0" w:space="0" w:color="auto"/>
        <w:right w:val="none" w:sz="0" w:space="0" w:color="auto"/>
      </w:divBdr>
      <w:divsChild>
        <w:div w:id="1289121703">
          <w:marLeft w:val="547"/>
          <w:marRight w:val="0"/>
          <w:marTop w:val="154"/>
          <w:marBottom w:val="0"/>
          <w:divBdr>
            <w:top w:val="none" w:sz="0" w:space="0" w:color="auto"/>
            <w:left w:val="none" w:sz="0" w:space="0" w:color="auto"/>
            <w:bottom w:val="none" w:sz="0" w:space="0" w:color="auto"/>
            <w:right w:val="none" w:sz="0" w:space="0" w:color="auto"/>
          </w:divBdr>
        </w:div>
        <w:div w:id="1306737624">
          <w:marLeft w:val="547"/>
          <w:marRight w:val="0"/>
          <w:marTop w:val="154"/>
          <w:marBottom w:val="0"/>
          <w:divBdr>
            <w:top w:val="none" w:sz="0" w:space="0" w:color="auto"/>
            <w:left w:val="none" w:sz="0" w:space="0" w:color="auto"/>
            <w:bottom w:val="none" w:sz="0" w:space="0" w:color="auto"/>
            <w:right w:val="none" w:sz="0" w:space="0" w:color="auto"/>
          </w:divBdr>
        </w:div>
      </w:divsChild>
    </w:div>
    <w:div w:id="2134980314">
      <w:bodyDiv w:val="1"/>
      <w:marLeft w:val="0"/>
      <w:marRight w:val="0"/>
      <w:marTop w:val="0"/>
      <w:marBottom w:val="0"/>
      <w:divBdr>
        <w:top w:val="none" w:sz="0" w:space="0" w:color="auto"/>
        <w:left w:val="none" w:sz="0" w:space="0" w:color="auto"/>
        <w:bottom w:val="none" w:sz="0" w:space="0" w:color="auto"/>
        <w:right w:val="none" w:sz="0" w:space="0" w:color="auto"/>
      </w:divBdr>
    </w:div>
    <w:div w:id="2135098578">
      <w:bodyDiv w:val="1"/>
      <w:marLeft w:val="0"/>
      <w:marRight w:val="0"/>
      <w:marTop w:val="0"/>
      <w:marBottom w:val="0"/>
      <w:divBdr>
        <w:top w:val="none" w:sz="0" w:space="0" w:color="auto"/>
        <w:left w:val="none" w:sz="0" w:space="0" w:color="auto"/>
        <w:bottom w:val="none" w:sz="0" w:space="0" w:color="auto"/>
        <w:right w:val="none" w:sz="0" w:space="0" w:color="auto"/>
      </w:divBdr>
    </w:div>
    <w:div w:id="2135246853">
      <w:bodyDiv w:val="1"/>
      <w:marLeft w:val="0"/>
      <w:marRight w:val="0"/>
      <w:marTop w:val="0"/>
      <w:marBottom w:val="0"/>
      <w:divBdr>
        <w:top w:val="none" w:sz="0" w:space="0" w:color="auto"/>
        <w:left w:val="none" w:sz="0" w:space="0" w:color="auto"/>
        <w:bottom w:val="none" w:sz="0" w:space="0" w:color="auto"/>
        <w:right w:val="none" w:sz="0" w:space="0" w:color="auto"/>
      </w:divBdr>
    </w:div>
    <w:div w:id="2135783401">
      <w:bodyDiv w:val="1"/>
      <w:marLeft w:val="0"/>
      <w:marRight w:val="0"/>
      <w:marTop w:val="0"/>
      <w:marBottom w:val="0"/>
      <w:divBdr>
        <w:top w:val="none" w:sz="0" w:space="0" w:color="auto"/>
        <w:left w:val="none" w:sz="0" w:space="0" w:color="auto"/>
        <w:bottom w:val="none" w:sz="0" w:space="0" w:color="auto"/>
        <w:right w:val="none" w:sz="0" w:space="0" w:color="auto"/>
      </w:divBdr>
      <w:divsChild>
        <w:div w:id="1525559056">
          <w:marLeft w:val="0"/>
          <w:marRight w:val="0"/>
          <w:marTop w:val="0"/>
          <w:marBottom w:val="0"/>
          <w:divBdr>
            <w:top w:val="none" w:sz="0" w:space="0" w:color="auto"/>
            <w:left w:val="none" w:sz="0" w:space="0" w:color="auto"/>
            <w:bottom w:val="none" w:sz="0" w:space="0" w:color="auto"/>
            <w:right w:val="none" w:sz="0" w:space="0" w:color="auto"/>
          </w:divBdr>
          <w:divsChild>
            <w:div w:id="1387870988">
              <w:marLeft w:val="0"/>
              <w:marRight w:val="0"/>
              <w:marTop w:val="0"/>
              <w:marBottom w:val="0"/>
              <w:divBdr>
                <w:top w:val="none" w:sz="0" w:space="0" w:color="auto"/>
                <w:left w:val="none" w:sz="0" w:space="0" w:color="auto"/>
                <w:bottom w:val="none" w:sz="0" w:space="0" w:color="auto"/>
                <w:right w:val="none" w:sz="0" w:space="0" w:color="auto"/>
              </w:divBdr>
            </w:div>
            <w:div w:id="1470366232">
              <w:marLeft w:val="0"/>
              <w:marRight w:val="0"/>
              <w:marTop w:val="0"/>
              <w:marBottom w:val="0"/>
              <w:divBdr>
                <w:top w:val="none" w:sz="0" w:space="0" w:color="auto"/>
                <w:left w:val="none" w:sz="0" w:space="0" w:color="auto"/>
                <w:bottom w:val="none" w:sz="0" w:space="0" w:color="auto"/>
                <w:right w:val="none" w:sz="0" w:space="0" w:color="auto"/>
              </w:divBdr>
            </w:div>
            <w:div w:id="147321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561307">
      <w:bodyDiv w:val="1"/>
      <w:marLeft w:val="0"/>
      <w:marRight w:val="0"/>
      <w:marTop w:val="0"/>
      <w:marBottom w:val="0"/>
      <w:divBdr>
        <w:top w:val="none" w:sz="0" w:space="0" w:color="auto"/>
        <w:left w:val="none" w:sz="0" w:space="0" w:color="auto"/>
        <w:bottom w:val="none" w:sz="0" w:space="0" w:color="auto"/>
        <w:right w:val="none" w:sz="0" w:space="0" w:color="auto"/>
      </w:divBdr>
      <w:divsChild>
        <w:div w:id="123735629">
          <w:marLeft w:val="547"/>
          <w:marRight w:val="0"/>
          <w:marTop w:val="115"/>
          <w:marBottom w:val="0"/>
          <w:divBdr>
            <w:top w:val="none" w:sz="0" w:space="0" w:color="auto"/>
            <w:left w:val="none" w:sz="0" w:space="0" w:color="auto"/>
            <w:bottom w:val="none" w:sz="0" w:space="0" w:color="auto"/>
            <w:right w:val="none" w:sz="0" w:space="0" w:color="auto"/>
          </w:divBdr>
        </w:div>
        <w:div w:id="1120339111">
          <w:marLeft w:val="1166"/>
          <w:marRight w:val="0"/>
          <w:marTop w:val="86"/>
          <w:marBottom w:val="0"/>
          <w:divBdr>
            <w:top w:val="none" w:sz="0" w:space="0" w:color="auto"/>
            <w:left w:val="none" w:sz="0" w:space="0" w:color="auto"/>
            <w:bottom w:val="none" w:sz="0" w:space="0" w:color="auto"/>
            <w:right w:val="none" w:sz="0" w:space="0" w:color="auto"/>
          </w:divBdr>
        </w:div>
        <w:div w:id="1369645496">
          <w:marLeft w:val="1166"/>
          <w:marRight w:val="0"/>
          <w:marTop w:val="86"/>
          <w:marBottom w:val="0"/>
          <w:divBdr>
            <w:top w:val="none" w:sz="0" w:space="0" w:color="auto"/>
            <w:left w:val="none" w:sz="0" w:space="0" w:color="auto"/>
            <w:bottom w:val="none" w:sz="0" w:space="0" w:color="auto"/>
            <w:right w:val="none" w:sz="0" w:space="0" w:color="auto"/>
          </w:divBdr>
        </w:div>
        <w:div w:id="1940212287">
          <w:marLeft w:val="1166"/>
          <w:marRight w:val="0"/>
          <w:marTop w:val="86"/>
          <w:marBottom w:val="0"/>
          <w:divBdr>
            <w:top w:val="none" w:sz="0" w:space="0" w:color="auto"/>
            <w:left w:val="none" w:sz="0" w:space="0" w:color="auto"/>
            <w:bottom w:val="none" w:sz="0" w:space="0" w:color="auto"/>
            <w:right w:val="none" w:sz="0" w:space="0" w:color="auto"/>
          </w:divBdr>
        </w:div>
        <w:div w:id="1945307271">
          <w:marLeft w:val="1800"/>
          <w:marRight w:val="0"/>
          <w:marTop w:val="77"/>
          <w:marBottom w:val="0"/>
          <w:divBdr>
            <w:top w:val="none" w:sz="0" w:space="0" w:color="auto"/>
            <w:left w:val="none" w:sz="0" w:space="0" w:color="auto"/>
            <w:bottom w:val="none" w:sz="0" w:space="0" w:color="auto"/>
            <w:right w:val="none" w:sz="0" w:space="0" w:color="auto"/>
          </w:divBdr>
        </w:div>
      </w:divsChild>
    </w:div>
    <w:div w:id="2136946366">
      <w:bodyDiv w:val="1"/>
      <w:marLeft w:val="0"/>
      <w:marRight w:val="0"/>
      <w:marTop w:val="0"/>
      <w:marBottom w:val="0"/>
      <w:divBdr>
        <w:top w:val="none" w:sz="0" w:space="0" w:color="auto"/>
        <w:left w:val="none" w:sz="0" w:space="0" w:color="auto"/>
        <w:bottom w:val="none" w:sz="0" w:space="0" w:color="auto"/>
        <w:right w:val="none" w:sz="0" w:space="0" w:color="auto"/>
      </w:divBdr>
    </w:div>
    <w:div w:id="2137333453">
      <w:bodyDiv w:val="1"/>
      <w:marLeft w:val="0"/>
      <w:marRight w:val="0"/>
      <w:marTop w:val="0"/>
      <w:marBottom w:val="0"/>
      <w:divBdr>
        <w:top w:val="none" w:sz="0" w:space="0" w:color="auto"/>
        <w:left w:val="none" w:sz="0" w:space="0" w:color="auto"/>
        <w:bottom w:val="none" w:sz="0" w:space="0" w:color="auto"/>
        <w:right w:val="none" w:sz="0" w:space="0" w:color="auto"/>
      </w:divBdr>
      <w:divsChild>
        <w:div w:id="1025979130">
          <w:marLeft w:val="1800"/>
          <w:marRight w:val="0"/>
          <w:marTop w:val="115"/>
          <w:marBottom w:val="0"/>
          <w:divBdr>
            <w:top w:val="none" w:sz="0" w:space="0" w:color="auto"/>
            <w:left w:val="none" w:sz="0" w:space="0" w:color="auto"/>
            <w:bottom w:val="none" w:sz="0" w:space="0" w:color="auto"/>
            <w:right w:val="none" w:sz="0" w:space="0" w:color="auto"/>
          </w:divBdr>
        </w:div>
        <w:div w:id="1040205355">
          <w:marLeft w:val="1166"/>
          <w:marRight w:val="0"/>
          <w:marTop w:val="134"/>
          <w:marBottom w:val="0"/>
          <w:divBdr>
            <w:top w:val="none" w:sz="0" w:space="0" w:color="auto"/>
            <w:left w:val="none" w:sz="0" w:space="0" w:color="auto"/>
            <w:bottom w:val="none" w:sz="0" w:space="0" w:color="auto"/>
            <w:right w:val="none" w:sz="0" w:space="0" w:color="auto"/>
          </w:divBdr>
        </w:div>
        <w:div w:id="1113987004">
          <w:marLeft w:val="547"/>
          <w:marRight w:val="0"/>
          <w:marTop w:val="154"/>
          <w:marBottom w:val="0"/>
          <w:divBdr>
            <w:top w:val="none" w:sz="0" w:space="0" w:color="auto"/>
            <w:left w:val="none" w:sz="0" w:space="0" w:color="auto"/>
            <w:bottom w:val="none" w:sz="0" w:space="0" w:color="auto"/>
            <w:right w:val="none" w:sz="0" w:space="0" w:color="auto"/>
          </w:divBdr>
        </w:div>
        <w:div w:id="1165558788">
          <w:marLeft w:val="1166"/>
          <w:marRight w:val="0"/>
          <w:marTop w:val="134"/>
          <w:marBottom w:val="0"/>
          <w:divBdr>
            <w:top w:val="none" w:sz="0" w:space="0" w:color="auto"/>
            <w:left w:val="none" w:sz="0" w:space="0" w:color="auto"/>
            <w:bottom w:val="none" w:sz="0" w:space="0" w:color="auto"/>
            <w:right w:val="none" w:sz="0" w:space="0" w:color="auto"/>
          </w:divBdr>
        </w:div>
      </w:divsChild>
    </w:div>
    <w:div w:id="2138138824">
      <w:bodyDiv w:val="1"/>
      <w:marLeft w:val="0"/>
      <w:marRight w:val="0"/>
      <w:marTop w:val="0"/>
      <w:marBottom w:val="0"/>
      <w:divBdr>
        <w:top w:val="none" w:sz="0" w:space="0" w:color="auto"/>
        <w:left w:val="none" w:sz="0" w:space="0" w:color="auto"/>
        <w:bottom w:val="none" w:sz="0" w:space="0" w:color="auto"/>
        <w:right w:val="none" w:sz="0" w:space="0" w:color="auto"/>
      </w:divBdr>
    </w:div>
    <w:div w:id="2138139049">
      <w:bodyDiv w:val="1"/>
      <w:marLeft w:val="0"/>
      <w:marRight w:val="0"/>
      <w:marTop w:val="0"/>
      <w:marBottom w:val="0"/>
      <w:divBdr>
        <w:top w:val="none" w:sz="0" w:space="0" w:color="auto"/>
        <w:left w:val="none" w:sz="0" w:space="0" w:color="auto"/>
        <w:bottom w:val="none" w:sz="0" w:space="0" w:color="auto"/>
        <w:right w:val="none" w:sz="0" w:space="0" w:color="auto"/>
      </w:divBdr>
    </w:div>
    <w:div w:id="2139564035">
      <w:bodyDiv w:val="1"/>
      <w:marLeft w:val="0"/>
      <w:marRight w:val="0"/>
      <w:marTop w:val="0"/>
      <w:marBottom w:val="0"/>
      <w:divBdr>
        <w:top w:val="none" w:sz="0" w:space="0" w:color="auto"/>
        <w:left w:val="none" w:sz="0" w:space="0" w:color="auto"/>
        <w:bottom w:val="none" w:sz="0" w:space="0" w:color="auto"/>
        <w:right w:val="none" w:sz="0" w:space="0" w:color="auto"/>
      </w:divBdr>
      <w:divsChild>
        <w:div w:id="494296216">
          <w:marLeft w:val="1800"/>
          <w:marRight w:val="0"/>
          <w:marTop w:val="96"/>
          <w:marBottom w:val="0"/>
          <w:divBdr>
            <w:top w:val="none" w:sz="0" w:space="0" w:color="auto"/>
            <w:left w:val="none" w:sz="0" w:space="0" w:color="auto"/>
            <w:bottom w:val="none" w:sz="0" w:space="0" w:color="auto"/>
            <w:right w:val="none" w:sz="0" w:space="0" w:color="auto"/>
          </w:divBdr>
        </w:div>
        <w:div w:id="1090660198">
          <w:marLeft w:val="2520"/>
          <w:marRight w:val="0"/>
          <w:marTop w:val="86"/>
          <w:marBottom w:val="0"/>
          <w:divBdr>
            <w:top w:val="none" w:sz="0" w:space="0" w:color="auto"/>
            <w:left w:val="none" w:sz="0" w:space="0" w:color="auto"/>
            <w:bottom w:val="none" w:sz="0" w:space="0" w:color="auto"/>
            <w:right w:val="none" w:sz="0" w:space="0" w:color="auto"/>
          </w:divBdr>
        </w:div>
        <w:div w:id="1200974049">
          <w:marLeft w:val="1166"/>
          <w:marRight w:val="0"/>
          <w:marTop w:val="115"/>
          <w:marBottom w:val="0"/>
          <w:divBdr>
            <w:top w:val="none" w:sz="0" w:space="0" w:color="auto"/>
            <w:left w:val="none" w:sz="0" w:space="0" w:color="auto"/>
            <w:bottom w:val="none" w:sz="0" w:space="0" w:color="auto"/>
            <w:right w:val="none" w:sz="0" w:space="0" w:color="auto"/>
          </w:divBdr>
        </w:div>
        <w:div w:id="1424570260">
          <w:marLeft w:val="1800"/>
          <w:marRight w:val="0"/>
          <w:marTop w:val="96"/>
          <w:marBottom w:val="0"/>
          <w:divBdr>
            <w:top w:val="none" w:sz="0" w:space="0" w:color="auto"/>
            <w:left w:val="none" w:sz="0" w:space="0" w:color="auto"/>
            <w:bottom w:val="none" w:sz="0" w:space="0" w:color="auto"/>
            <w:right w:val="none" w:sz="0" w:space="0" w:color="auto"/>
          </w:divBdr>
        </w:div>
        <w:div w:id="1446582889">
          <w:marLeft w:val="1800"/>
          <w:marRight w:val="0"/>
          <w:marTop w:val="96"/>
          <w:marBottom w:val="0"/>
          <w:divBdr>
            <w:top w:val="none" w:sz="0" w:space="0" w:color="auto"/>
            <w:left w:val="none" w:sz="0" w:space="0" w:color="auto"/>
            <w:bottom w:val="none" w:sz="0" w:space="0" w:color="auto"/>
            <w:right w:val="none" w:sz="0" w:space="0" w:color="auto"/>
          </w:divBdr>
        </w:div>
        <w:div w:id="1493329153">
          <w:marLeft w:val="2520"/>
          <w:marRight w:val="0"/>
          <w:marTop w:val="86"/>
          <w:marBottom w:val="0"/>
          <w:divBdr>
            <w:top w:val="none" w:sz="0" w:space="0" w:color="auto"/>
            <w:left w:val="none" w:sz="0" w:space="0" w:color="auto"/>
            <w:bottom w:val="none" w:sz="0" w:space="0" w:color="auto"/>
            <w:right w:val="none" w:sz="0" w:space="0" w:color="auto"/>
          </w:divBdr>
        </w:div>
        <w:div w:id="1544175486">
          <w:marLeft w:val="1800"/>
          <w:marRight w:val="0"/>
          <w:marTop w:val="96"/>
          <w:marBottom w:val="0"/>
          <w:divBdr>
            <w:top w:val="none" w:sz="0" w:space="0" w:color="auto"/>
            <w:left w:val="none" w:sz="0" w:space="0" w:color="auto"/>
            <w:bottom w:val="none" w:sz="0" w:space="0" w:color="auto"/>
            <w:right w:val="none" w:sz="0" w:space="0" w:color="auto"/>
          </w:divBdr>
        </w:div>
        <w:div w:id="1919097360">
          <w:marLeft w:val="2520"/>
          <w:marRight w:val="0"/>
          <w:marTop w:val="86"/>
          <w:marBottom w:val="0"/>
          <w:divBdr>
            <w:top w:val="none" w:sz="0" w:space="0" w:color="auto"/>
            <w:left w:val="none" w:sz="0" w:space="0" w:color="auto"/>
            <w:bottom w:val="none" w:sz="0" w:space="0" w:color="auto"/>
            <w:right w:val="none" w:sz="0" w:space="0" w:color="auto"/>
          </w:divBdr>
        </w:div>
      </w:divsChild>
    </w:div>
    <w:div w:id="2139687905">
      <w:bodyDiv w:val="1"/>
      <w:marLeft w:val="0"/>
      <w:marRight w:val="0"/>
      <w:marTop w:val="0"/>
      <w:marBottom w:val="0"/>
      <w:divBdr>
        <w:top w:val="none" w:sz="0" w:space="0" w:color="auto"/>
        <w:left w:val="none" w:sz="0" w:space="0" w:color="auto"/>
        <w:bottom w:val="none" w:sz="0" w:space="0" w:color="auto"/>
        <w:right w:val="none" w:sz="0" w:space="0" w:color="auto"/>
      </w:divBdr>
    </w:div>
    <w:div w:id="2140218980">
      <w:bodyDiv w:val="1"/>
      <w:marLeft w:val="0"/>
      <w:marRight w:val="0"/>
      <w:marTop w:val="0"/>
      <w:marBottom w:val="0"/>
      <w:divBdr>
        <w:top w:val="none" w:sz="0" w:space="0" w:color="auto"/>
        <w:left w:val="none" w:sz="0" w:space="0" w:color="auto"/>
        <w:bottom w:val="none" w:sz="0" w:space="0" w:color="auto"/>
        <w:right w:val="none" w:sz="0" w:space="0" w:color="auto"/>
      </w:divBdr>
      <w:divsChild>
        <w:div w:id="541328706">
          <w:marLeft w:val="547"/>
          <w:marRight w:val="0"/>
          <w:marTop w:val="115"/>
          <w:marBottom w:val="0"/>
          <w:divBdr>
            <w:top w:val="none" w:sz="0" w:space="0" w:color="auto"/>
            <w:left w:val="none" w:sz="0" w:space="0" w:color="auto"/>
            <w:bottom w:val="none" w:sz="0" w:space="0" w:color="auto"/>
            <w:right w:val="none" w:sz="0" w:space="0" w:color="auto"/>
          </w:divBdr>
        </w:div>
        <w:div w:id="1603104672">
          <w:marLeft w:val="1800"/>
          <w:marRight w:val="0"/>
          <w:marTop w:val="67"/>
          <w:marBottom w:val="0"/>
          <w:divBdr>
            <w:top w:val="none" w:sz="0" w:space="0" w:color="auto"/>
            <w:left w:val="none" w:sz="0" w:space="0" w:color="auto"/>
            <w:bottom w:val="none" w:sz="0" w:space="0" w:color="auto"/>
            <w:right w:val="none" w:sz="0" w:space="0" w:color="auto"/>
          </w:divBdr>
        </w:div>
        <w:div w:id="1727945246">
          <w:marLeft w:val="1166"/>
          <w:marRight w:val="0"/>
          <w:marTop w:val="96"/>
          <w:marBottom w:val="0"/>
          <w:divBdr>
            <w:top w:val="none" w:sz="0" w:space="0" w:color="auto"/>
            <w:left w:val="none" w:sz="0" w:space="0" w:color="auto"/>
            <w:bottom w:val="none" w:sz="0" w:space="0" w:color="auto"/>
            <w:right w:val="none" w:sz="0" w:space="0" w:color="auto"/>
          </w:divBdr>
        </w:div>
      </w:divsChild>
    </w:div>
    <w:div w:id="2142267048">
      <w:bodyDiv w:val="1"/>
      <w:marLeft w:val="0"/>
      <w:marRight w:val="0"/>
      <w:marTop w:val="0"/>
      <w:marBottom w:val="0"/>
      <w:divBdr>
        <w:top w:val="none" w:sz="0" w:space="0" w:color="auto"/>
        <w:left w:val="none" w:sz="0" w:space="0" w:color="auto"/>
        <w:bottom w:val="none" w:sz="0" w:space="0" w:color="auto"/>
        <w:right w:val="none" w:sz="0" w:space="0" w:color="auto"/>
      </w:divBdr>
      <w:divsChild>
        <w:div w:id="2146770582">
          <w:marLeft w:val="0"/>
          <w:marRight w:val="0"/>
          <w:marTop w:val="0"/>
          <w:marBottom w:val="0"/>
          <w:divBdr>
            <w:top w:val="none" w:sz="0" w:space="0" w:color="auto"/>
            <w:left w:val="none" w:sz="0" w:space="0" w:color="auto"/>
            <w:bottom w:val="none" w:sz="0" w:space="0" w:color="auto"/>
            <w:right w:val="none" w:sz="0" w:space="0" w:color="auto"/>
          </w:divBdr>
        </w:div>
      </w:divsChild>
    </w:div>
    <w:div w:id="2142378486">
      <w:bodyDiv w:val="1"/>
      <w:marLeft w:val="0"/>
      <w:marRight w:val="0"/>
      <w:marTop w:val="0"/>
      <w:marBottom w:val="0"/>
      <w:divBdr>
        <w:top w:val="none" w:sz="0" w:space="0" w:color="auto"/>
        <w:left w:val="none" w:sz="0" w:space="0" w:color="auto"/>
        <w:bottom w:val="none" w:sz="0" w:space="0" w:color="auto"/>
        <w:right w:val="none" w:sz="0" w:space="0" w:color="auto"/>
      </w:divBdr>
    </w:div>
    <w:div w:id="2142534127">
      <w:bodyDiv w:val="1"/>
      <w:marLeft w:val="0"/>
      <w:marRight w:val="0"/>
      <w:marTop w:val="0"/>
      <w:marBottom w:val="0"/>
      <w:divBdr>
        <w:top w:val="none" w:sz="0" w:space="0" w:color="auto"/>
        <w:left w:val="none" w:sz="0" w:space="0" w:color="auto"/>
        <w:bottom w:val="none" w:sz="0" w:space="0" w:color="auto"/>
        <w:right w:val="none" w:sz="0" w:space="0" w:color="auto"/>
      </w:divBdr>
    </w:div>
    <w:div w:id="2142572091">
      <w:bodyDiv w:val="1"/>
      <w:marLeft w:val="0"/>
      <w:marRight w:val="0"/>
      <w:marTop w:val="0"/>
      <w:marBottom w:val="0"/>
      <w:divBdr>
        <w:top w:val="none" w:sz="0" w:space="0" w:color="auto"/>
        <w:left w:val="none" w:sz="0" w:space="0" w:color="auto"/>
        <w:bottom w:val="none" w:sz="0" w:space="0" w:color="auto"/>
        <w:right w:val="none" w:sz="0" w:space="0" w:color="auto"/>
      </w:divBdr>
    </w:div>
    <w:div w:id="2142963000">
      <w:bodyDiv w:val="1"/>
      <w:marLeft w:val="0"/>
      <w:marRight w:val="0"/>
      <w:marTop w:val="0"/>
      <w:marBottom w:val="0"/>
      <w:divBdr>
        <w:top w:val="none" w:sz="0" w:space="0" w:color="auto"/>
        <w:left w:val="none" w:sz="0" w:space="0" w:color="auto"/>
        <w:bottom w:val="none" w:sz="0" w:space="0" w:color="auto"/>
        <w:right w:val="none" w:sz="0" w:space="0" w:color="auto"/>
      </w:divBdr>
    </w:div>
    <w:div w:id="2143379346">
      <w:bodyDiv w:val="1"/>
      <w:marLeft w:val="0"/>
      <w:marRight w:val="0"/>
      <w:marTop w:val="0"/>
      <w:marBottom w:val="0"/>
      <w:divBdr>
        <w:top w:val="none" w:sz="0" w:space="0" w:color="auto"/>
        <w:left w:val="none" w:sz="0" w:space="0" w:color="auto"/>
        <w:bottom w:val="none" w:sz="0" w:space="0" w:color="auto"/>
        <w:right w:val="none" w:sz="0" w:space="0" w:color="auto"/>
      </w:divBdr>
    </w:div>
    <w:div w:id="2143883317">
      <w:bodyDiv w:val="1"/>
      <w:marLeft w:val="0"/>
      <w:marRight w:val="0"/>
      <w:marTop w:val="0"/>
      <w:marBottom w:val="0"/>
      <w:divBdr>
        <w:top w:val="none" w:sz="0" w:space="0" w:color="auto"/>
        <w:left w:val="none" w:sz="0" w:space="0" w:color="auto"/>
        <w:bottom w:val="none" w:sz="0" w:space="0" w:color="auto"/>
        <w:right w:val="none" w:sz="0" w:space="0" w:color="auto"/>
      </w:divBdr>
    </w:div>
    <w:div w:id="2144148754">
      <w:bodyDiv w:val="1"/>
      <w:marLeft w:val="0"/>
      <w:marRight w:val="0"/>
      <w:marTop w:val="0"/>
      <w:marBottom w:val="0"/>
      <w:divBdr>
        <w:top w:val="none" w:sz="0" w:space="0" w:color="auto"/>
        <w:left w:val="none" w:sz="0" w:space="0" w:color="auto"/>
        <w:bottom w:val="none" w:sz="0" w:space="0" w:color="auto"/>
        <w:right w:val="none" w:sz="0" w:space="0" w:color="auto"/>
      </w:divBdr>
    </w:div>
    <w:div w:id="2145462186">
      <w:bodyDiv w:val="1"/>
      <w:marLeft w:val="0"/>
      <w:marRight w:val="0"/>
      <w:marTop w:val="0"/>
      <w:marBottom w:val="0"/>
      <w:divBdr>
        <w:top w:val="none" w:sz="0" w:space="0" w:color="auto"/>
        <w:left w:val="none" w:sz="0" w:space="0" w:color="auto"/>
        <w:bottom w:val="none" w:sz="0" w:space="0" w:color="auto"/>
        <w:right w:val="none" w:sz="0" w:space="0" w:color="auto"/>
      </w:divBdr>
      <w:divsChild>
        <w:div w:id="1911304422">
          <w:marLeft w:val="0"/>
          <w:marRight w:val="0"/>
          <w:marTop w:val="0"/>
          <w:marBottom w:val="0"/>
          <w:divBdr>
            <w:top w:val="none" w:sz="0" w:space="0" w:color="auto"/>
            <w:left w:val="none" w:sz="0" w:space="0" w:color="auto"/>
            <w:bottom w:val="none" w:sz="0" w:space="0" w:color="auto"/>
            <w:right w:val="none" w:sz="0" w:space="0" w:color="auto"/>
          </w:divBdr>
          <w:divsChild>
            <w:div w:id="254557885">
              <w:marLeft w:val="0"/>
              <w:marRight w:val="0"/>
              <w:marTop w:val="0"/>
              <w:marBottom w:val="0"/>
              <w:divBdr>
                <w:top w:val="none" w:sz="0" w:space="0" w:color="auto"/>
                <w:left w:val="none" w:sz="0" w:space="0" w:color="auto"/>
                <w:bottom w:val="none" w:sz="0" w:space="0" w:color="auto"/>
                <w:right w:val="none" w:sz="0" w:space="0" w:color="auto"/>
              </w:divBdr>
            </w:div>
            <w:div w:id="165571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807261">
      <w:bodyDiv w:val="1"/>
      <w:marLeft w:val="0"/>
      <w:marRight w:val="0"/>
      <w:marTop w:val="0"/>
      <w:marBottom w:val="0"/>
      <w:divBdr>
        <w:top w:val="none" w:sz="0" w:space="0" w:color="auto"/>
        <w:left w:val="none" w:sz="0" w:space="0" w:color="auto"/>
        <w:bottom w:val="none" w:sz="0" w:space="0" w:color="auto"/>
        <w:right w:val="none" w:sz="0" w:space="0" w:color="auto"/>
      </w:divBdr>
    </w:div>
    <w:div w:id="2146653160">
      <w:bodyDiv w:val="1"/>
      <w:marLeft w:val="0"/>
      <w:marRight w:val="0"/>
      <w:marTop w:val="0"/>
      <w:marBottom w:val="0"/>
      <w:divBdr>
        <w:top w:val="none" w:sz="0" w:space="0" w:color="auto"/>
        <w:left w:val="none" w:sz="0" w:space="0" w:color="auto"/>
        <w:bottom w:val="none" w:sz="0" w:space="0" w:color="auto"/>
        <w:right w:val="none" w:sz="0" w:space="0" w:color="auto"/>
      </w:divBdr>
      <w:divsChild>
        <w:div w:id="1212495696">
          <w:marLeft w:val="1166"/>
          <w:marRight w:val="0"/>
          <w:marTop w:val="115"/>
          <w:marBottom w:val="0"/>
          <w:divBdr>
            <w:top w:val="none" w:sz="0" w:space="0" w:color="auto"/>
            <w:left w:val="none" w:sz="0" w:space="0" w:color="auto"/>
            <w:bottom w:val="none" w:sz="0" w:space="0" w:color="auto"/>
            <w:right w:val="none" w:sz="0" w:space="0" w:color="auto"/>
          </w:divBdr>
        </w:div>
        <w:div w:id="1952393774">
          <w:marLeft w:val="547"/>
          <w:marRight w:val="0"/>
          <w:marTop w:val="115"/>
          <w:marBottom w:val="0"/>
          <w:divBdr>
            <w:top w:val="none" w:sz="0" w:space="0" w:color="auto"/>
            <w:left w:val="none" w:sz="0" w:space="0" w:color="auto"/>
            <w:bottom w:val="none" w:sz="0" w:space="0" w:color="auto"/>
            <w:right w:val="none" w:sz="0" w:space="0" w:color="auto"/>
          </w:divBdr>
        </w:div>
      </w:divsChild>
    </w:div>
    <w:div w:id="21472412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522" Type="http://schemas.openxmlformats.org/officeDocument/2006/relationships/hyperlink" Target="../Docs/R1-2403882.zip" TargetMode="External"/><Relationship Id="rId1827" Type="http://schemas.openxmlformats.org/officeDocument/2006/relationships/hyperlink" Target="../Docs/R1-2403979.zip" TargetMode="External"/><Relationship Id="rId21" Type="http://schemas.openxmlformats.org/officeDocument/2006/relationships/hyperlink" Target="../Docs/R1-2404933.zip" TargetMode="External"/><Relationship Id="rId2089" Type="http://schemas.openxmlformats.org/officeDocument/2006/relationships/hyperlink" Target="../Docs/R1-2404314.zip" TargetMode="External"/><Relationship Id="rId170" Type="http://schemas.openxmlformats.org/officeDocument/2006/relationships/hyperlink" Target="../Docs/R1-2405352.zip" TargetMode="External"/><Relationship Id="rId2296" Type="http://schemas.openxmlformats.org/officeDocument/2006/relationships/hyperlink" Target="../Docs/R1-2404694.zip" TargetMode="External"/><Relationship Id="rId268" Type="http://schemas.openxmlformats.org/officeDocument/2006/relationships/hyperlink" Target="../Docs/R1-2404479.zip" TargetMode="External"/><Relationship Id="rId475" Type="http://schemas.openxmlformats.org/officeDocument/2006/relationships/hyperlink" Target="../Docs/R1-2405309.zip" TargetMode="External"/><Relationship Id="rId682" Type="http://schemas.openxmlformats.org/officeDocument/2006/relationships/hyperlink" Target="../Docs/R1-2404999.zip" TargetMode="External"/><Relationship Id="rId2156" Type="http://schemas.openxmlformats.org/officeDocument/2006/relationships/hyperlink" Target="../Docs/R1-2404328.zip" TargetMode="External"/><Relationship Id="rId2363" Type="http://schemas.openxmlformats.org/officeDocument/2006/relationships/hyperlink" Target="../Docs/R1-2405092.zip" TargetMode="External"/><Relationship Id="rId2570" Type="http://schemas.openxmlformats.org/officeDocument/2006/relationships/hyperlink" Target="../Docs/R1-2405706.zip" TargetMode="External"/><Relationship Id="rId128" Type="http://schemas.openxmlformats.org/officeDocument/2006/relationships/hyperlink" Target="../Docs/R1-2403832.zip" TargetMode="External"/><Relationship Id="rId335" Type="http://schemas.openxmlformats.org/officeDocument/2006/relationships/hyperlink" Target="../Docs/R1-2405204.zip" TargetMode="External"/><Relationship Id="rId542" Type="http://schemas.openxmlformats.org/officeDocument/2006/relationships/hyperlink" Target="../Docs/R1-2404749.zip" TargetMode="External"/><Relationship Id="rId987" Type="http://schemas.openxmlformats.org/officeDocument/2006/relationships/hyperlink" Target="../Docs/R1-2403835.zip" TargetMode="External"/><Relationship Id="rId1172" Type="http://schemas.openxmlformats.org/officeDocument/2006/relationships/hyperlink" Target="../Docs/R1-2404495.zip" TargetMode="External"/><Relationship Id="rId2016" Type="http://schemas.openxmlformats.org/officeDocument/2006/relationships/hyperlink" Target="../Docs/R1-2404035.zip" TargetMode="External"/><Relationship Id="rId2223" Type="http://schemas.openxmlformats.org/officeDocument/2006/relationships/hyperlink" Target="../Docs/R1-2404305.zip" TargetMode="External"/><Relationship Id="rId2430" Type="http://schemas.openxmlformats.org/officeDocument/2006/relationships/hyperlink" Target="https://portal.3gpp.org/desktopmodules/Release/ReleaseDetails.aspx?releaseId=193" TargetMode="External"/><Relationship Id="rId2668" Type="http://schemas.openxmlformats.org/officeDocument/2006/relationships/hyperlink" Target="https://portal.3gpp.org/desktopmodules/Release/ReleaseDetails.aspx?releaseId=193" TargetMode="External"/><Relationship Id="rId402" Type="http://schemas.openxmlformats.org/officeDocument/2006/relationships/hyperlink" Target="../Docs/R1-2404716.zip" TargetMode="External"/><Relationship Id="rId847" Type="http://schemas.openxmlformats.org/officeDocument/2006/relationships/hyperlink" Target="../Docs/R1-2405392.zip" TargetMode="External"/><Relationship Id="rId1032" Type="http://schemas.openxmlformats.org/officeDocument/2006/relationships/hyperlink" Target="../Docs/R1-2405492.zip" TargetMode="External"/><Relationship Id="rId1477" Type="http://schemas.openxmlformats.org/officeDocument/2006/relationships/hyperlink" Target="../Docs/R1-2405298.zip" TargetMode="External"/><Relationship Id="rId1684" Type="http://schemas.openxmlformats.org/officeDocument/2006/relationships/hyperlink" Target="../Docs/R1-2405595.zip" TargetMode="External"/><Relationship Id="rId1891" Type="http://schemas.openxmlformats.org/officeDocument/2006/relationships/hyperlink" Target="../Docs/R1-2404859.zip" TargetMode="External"/><Relationship Id="rId2528" Type="http://schemas.openxmlformats.org/officeDocument/2006/relationships/hyperlink" Target="https://portal.3gpp.org/desktopmodules/Release/ReleaseDetails.aspx?releaseId=193" TargetMode="External"/><Relationship Id="rId2735" Type="http://schemas.openxmlformats.org/officeDocument/2006/relationships/hyperlink" Target="../Docs/R1-2405566.zip" TargetMode="External"/><Relationship Id="rId707" Type="http://schemas.openxmlformats.org/officeDocument/2006/relationships/hyperlink" Target="../Docs/R1-2405447.zip" TargetMode="External"/><Relationship Id="rId914" Type="http://schemas.openxmlformats.org/officeDocument/2006/relationships/hyperlink" Target="../Docs/R1-2404311.zip" TargetMode="External"/><Relationship Id="rId1337" Type="http://schemas.openxmlformats.org/officeDocument/2006/relationships/hyperlink" Target="../Docs/R1-2405153.zip" TargetMode="External"/><Relationship Id="rId1544" Type="http://schemas.openxmlformats.org/officeDocument/2006/relationships/hyperlink" Target="../Docs/R1-2404892.zip" TargetMode="External"/><Relationship Id="rId1751" Type="http://schemas.openxmlformats.org/officeDocument/2006/relationships/hyperlink" Target="../Docs/R1-2405341.zip" TargetMode="External"/><Relationship Id="rId1989" Type="http://schemas.openxmlformats.org/officeDocument/2006/relationships/hyperlink" Target="../Docs/R1-2404185.zip" TargetMode="External"/><Relationship Id="rId2802" Type="http://schemas.openxmlformats.org/officeDocument/2006/relationships/hyperlink" Target="../Docs/R1-2403838.zip" TargetMode="External"/><Relationship Id="rId43" Type="http://schemas.openxmlformats.org/officeDocument/2006/relationships/hyperlink" Target="../Docs/R1-2404828.zip" TargetMode="External"/><Relationship Id="rId1404" Type="http://schemas.openxmlformats.org/officeDocument/2006/relationships/hyperlink" Target="../Docs/R1-2404957.zip" TargetMode="External"/><Relationship Id="rId1611" Type="http://schemas.openxmlformats.org/officeDocument/2006/relationships/hyperlink" Target="../Docs/R1-2404577.zip" TargetMode="External"/><Relationship Id="rId1849" Type="http://schemas.openxmlformats.org/officeDocument/2006/relationships/hyperlink" Target="../Docs/R1-2403979.zip" TargetMode="External"/><Relationship Id="rId192" Type="http://schemas.openxmlformats.org/officeDocument/2006/relationships/hyperlink" Target="../Docs/R1-2404080.zip" TargetMode="External"/><Relationship Id="rId1709" Type="http://schemas.openxmlformats.org/officeDocument/2006/relationships/hyperlink" Target="../Docs/R1-2404224.zip" TargetMode="External"/><Relationship Id="rId1916" Type="http://schemas.openxmlformats.org/officeDocument/2006/relationships/hyperlink" Target="../Docs/R1-2404122.zip" TargetMode="External"/><Relationship Id="rId497" Type="http://schemas.openxmlformats.org/officeDocument/2006/relationships/hyperlink" Target="../Docs/R1-2405472.zip" TargetMode="External"/><Relationship Id="rId2080" Type="http://schemas.openxmlformats.org/officeDocument/2006/relationships/hyperlink" Target="../Docs/R1-2405681.zip" TargetMode="External"/><Relationship Id="rId2178" Type="http://schemas.openxmlformats.org/officeDocument/2006/relationships/hyperlink" Target="../Docs/R1-2405249.zip" TargetMode="External"/><Relationship Id="rId2385" Type="http://schemas.openxmlformats.org/officeDocument/2006/relationships/hyperlink" Target="../Docs/R1-2404672.zip" TargetMode="External"/><Relationship Id="rId357" Type="http://schemas.openxmlformats.org/officeDocument/2006/relationships/hyperlink" Target="../Docs/R1-2404370.zip" TargetMode="External"/><Relationship Id="rId1194" Type="http://schemas.openxmlformats.org/officeDocument/2006/relationships/hyperlink" Target="../Docs/R1-2405485.zip" TargetMode="External"/><Relationship Id="rId2038" Type="http://schemas.openxmlformats.org/officeDocument/2006/relationships/hyperlink" Target="../Docs/R1-2405073.zip" TargetMode="External"/><Relationship Id="rId2592" Type="http://schemas.openxmlformats.org/officeDocument/2006/relationships/hyperlink" Target="https://portal.3gpp.org/desktopmodules/Specifications/SpecificationDetails.aspx?specificationId=3215" TargetMode="External"/><Relationship Id="rId217" Type="http://schemas.openxmlformats.org/officeDocument/2006/relationships/hyperlink" Target="../Docs/R1-2405318.zip" TargetMode="External"/><Relationship Id="rId564" Type="http://schemas.openxmlformats.org/officeDocument/2006/relationships/hyperlink" Target="../Docs/R1-2405672.zip" TargetMode="External"/><Relationship Id="rId771" Type="http://schemas.openxmlformats.org/officeDocument/2006/relationships/hyperlink" Target="../Docs/R1-2404599.zip" TargetMode="External"/><Relationship Id="rId869" Type="http://schemas.openxmlformats.org/officeDocument/2006/relationships/hyperlink" Target="../Docs/R1-2403918.zip" TargetMode="External"/><Relationship Id="rId1499" Type="http://schemas.openxmlformats.org/officeDocument/2006/relationships/hyperlink" Target="../Docs/R1-2404596.zip" TargetMode="External"/><Relationship Id="rId2245" Type="http://schemas.openxmlformats.org/officeDocument/2006/relationships/hyperlink" Target="../Docs/R1-2404306.zip" TargetMode="External"/><Relationship Id="rId2452" Type="http://schemas.openxmlformats.org/officeDocument/2006/relationships/hyperlink" Target="https://portal.3gpp.org/desktopmodules/WorkItem/WorkItemDetails.aspx?workitemId=981137" TargetMode="External"/><Relationship Id="rId424" Type="http://schemas.openxmlformats.org/officeDocument/2006/relationships/hyperlink" Target="../Docs/R1-2405450.zip" TargetMode="External"/><Relationship Id="rId631" Type="http://schemas.openxmlformats.org/officeDocument/2006/relationships/hyperlink" Target="../Docs/R1-2405581.zip" TargetMode="External"/><Relationship Id="rId729" Type="http://schemas.openxmlformats.org/officeDocument/2006/relationships/hyperlink" Target="../Docs/R1-2403959.zip" TargetMode="External"/><Relationship Id="rId1054" Type="http://schemas.openxmlformats.org/officeDocument/2006/relationships/hyperlink" Target="../Docs/R1-2404604.zip" TargetMode="External"/><Relationship Id="rId1261" Type="http://schemas.openxmlformats.org/officeDocument/2006/relationships/hyperlink" Target="../Docs/R1-2403892.zip" TargetMode="External"/><Relationship Id="rId1359" Type="http://schemas.openxmlformats.org/officeDocument/2006/relationships/hyperlink" Target="../Docs/R1-2404499.zip" TargetMode="External"/><Relationship Id="rId2105" Type="http://schemas.openxmlformats.org/officeDocument/2006/relationships/hyperlink" Target="../Docs/R1-2405110.zip" TargetMode="External"/><Relationship Id="rId2312" Type="http://schemas.openxmlformats.org/officeDocument/2006/relationships/hyperlink" Target="../Docs/R1-2405730.zip" TargetMode="External"/><Relationship Id="rId2757" Type="http://schemas.openxmlformats.org/officeDocument/2006/relationships/hyperlink" Target="../Docs/R1-2403823.zip" TargetMode="External"/><Relationship Id="rId936" Type="http://schemas.openxmlformats.org/officeDocument/2006/relationships/hyperlink" Target="../Docs/R1-2405068.zip" TargetMode="External"/><Relationship Id="rId1121" Type="http://schemas.openxmlformats.org/officeDocument/2006/relationships/hyperlink" Target="../Docs/R1-2404277.zip" TargetMode="External"/><Relationship Id="rId1219" Type="http://schemas.openxmlformats.org/officeDocument/2006/relationships/hyperlink" Target="../Docs/R1-2405037.zip" TargetMode="External"/><Relationship Id="rId1566" Type="http://schemas.openxmlformats.org/officeDocument/2006/relationships/hyperlink" Target="../Docs/R1-2404120.zip" TargetMode="External"/><Relationship Id="rId1773" Type="http://schemas.openxmlformats.org/officeDocument/2006/relationships/hyperlink" Target="../Docs/R1-2405247.zip" TargetMode="External"/><Relationship Id="rId1980" Type="http://schemas.openxmlformats.org/officeDocument/2006/relationships/hyperlink" Target="../Docs/R1-2405107.zip" TargetMode="External"/><Relationship Id="rId2617" Type="http://schemas.openxmlformats.org/officeDocument/2006/relationships/hyperlink" Target="https://portal.3gpp.org/desktopmodules/WorkItem/WorkItemDetails.aspx?workitemId=940197" TargetMode="External"/><Relationship Id="rId2824" Type="http://schemas.openxmlformats.org/officeDocument/2006/relationships/hyperlink" Target="../Docs/R1-2405764.zip" TargetMode="External"/><Relationship Id="rId65" Type="http://schemas.openxmlformats.org/officeDocument/2006/relationships/hyperlink" Target="../Docs/R1-2404198.zip" TargetMode="External"/><Relationship Id="rId1426" Type="http://schemas.openxmlformats.org/officeDocument/2006/relationships/hyperlink" Target="../Docs/R1-2404457.zip" TargetMode="External"/><Relationship Id="rId1633" Type="http://schemas.openxmlformats.org/officeDocument/2006/relationships/hyperlink" Target="../Docs/R1-2405246.zip" TargetMode="External"/><Relationship Id="rId1840" Type="http://schemas.openxmlformats.org/officeDocument/2006/relationships/hyperlink" Target="../Docs/R1-2405341.zip" TargetMode="External"/><Relationship Id="rId1700" Type="http://schemas.openxmlformats.org/officeDocument/2006/relationships/hyperlink" Target="../Docs/R1-2404859.zip" TargetMode="External"/><Relationship Id="rId1938" Type="http://schemas.openxmlformats.org/officeDocument/2006/relationships/hyperlink" Target="../Docs/R1-2404122.zip" TargetMode="External"/><Relationship Id="rId281" Type="http://schemas.openxmlformats.org/officeDocument/2006/relationships/hyperlink" Target="../Docs/R1-2404071.zip" TargetMode="External"/><Relationship Id="rId141" Type="http://schemas.openxmlformats.org/officeDocument/2006/relationships/hyperlink" Target="../Docs/R1-2403899.zip" TargetMode="External"/><Relationship Id="rId379" Type="http://schemas.openxmlformats.org/officeDocument/2006/relationships/hyperlink" Target="../Docs/R1-2404752.zip" TargetMode="External"/><Relationship Id="rId586" Type="http://schemas.openxmlformats.org/officeDocument/2006/relationships/hyperlink" Target="../Docs/R1-2405463.zip" TargetMode="External"/><Relationship Id="rId793" Type="http://schemas.openxmlformats.org/officeDocument/2006/relationships/hyperlink" Target="../Docs/R1-2404846.zip" TargetMode="External"/><Relationship Id="rId2267" Type="http://schemas.openxmlformats.org/officeDocument/2006/relationships/hyperlink" Target="../Docs/R1-2405465.zip" TargetMode="External"/><Relationship Id="rId2474" Type="http://schemas.openxmlformats.org/officeDocument/2006/relationships/hyperlink" Target="https://portal.3gpp.org/desktopmodules/Release/ReleaseDetails.aspx?releaseId=193" TargetMode="External"/><Relationship Id="rId2681" Type="http://schemas.openxmlformats.org/officeDocument/2006/relationships/hyperlink" Target="https://portal.3gpp.org/desktopmodules/Release/ReleaseDetails.aspx?releaseId=193" TargetMode="External"/><Relationship Id="rId7" Type="http://schemas.openxmlformats.org/officeDocument/2006/relationships/footnotes" Target="footnotes.xml"/><Relationship Id="rId239" Type="http://schemas.openxmlformats.org/officeDocument/2006/relationships/image" Target="media/image8.wmf"/><Relationship Id="rId446" Type="http://schemas.openxmlformats.org/officeDocument/2006/relationships/hyperlink" Target="../Docs/R1-2405197.zip" TargetMode="External"/><Relationship Id="rId653" Type="http://schemas.openxmlformats.org/officeDocument/2006/relationships/hyperlink" Target="../Docs/R1-2405738.zip" TargetMode="External"/><Relationship Id="rId1076" Type="http://schemas.openxmlformats.org/officeDocument/2006/relationships/hyperlink" Target="../Docs/R1-2403868.zip" TargetMode="External"/><Relationship Id="rId1283" Type="http://schemas.openxmlformats.org/officeDocument/2006/relationships/hyperlink" Target="../Docs/R1-2404772.zip" TargetMode="External"/><Relationship Id="rId1490" Type="http://schemas.openxmlformats.org/officeDocument/2006/relationships/hyperlink" Target="../Docs/R1-2404287.zip" TargetMode="External"/><Relationship Id="rId2127" Type="http://schemas.openxmlformats.org/officeDocument/2006/relationships/hyperlink" Target="../Docs/R1-2404435.zip" TargetMode="External"/><Relationship Id="rId2334" Type="http://schemas.openxmlformats.org/officeDocument/2006/relationships/hyperlink" Target="../Docs/R1-2405264.zip" TargetMode="External"/><Relationship Id="rId2779" Type="http://schemas.openxmlformats.org/officeDocument/2006/relationships/hyperlink" Target="https://portal.3gpp.org/desktopmodules/Release/ReleaseDetails.aspx?releaseId=193" TargetMode="External"/><Relationship Id="rId306" Type="http://schemas.openxmlformats.org/officeDocument/2006/relationships/hyperlink" Target="../Docs/R1-2404238.zip" TargetMode="External"/><Relationship Id="rId860" Type="http://schemas.openxmlformats.org/officeDocument/2006/relationships/hyperlink" Target="../Docs/R1-2405564.zip" TargetMode="External"/><Relationship Id="rId958" Type="http://schemas.openxmlformats.org/officeDocument/2006/relationships/hyperlink" Target="../Docs/R1-2404316.zip" TargetMode="External"/><Relationship Id="rId1143" Type="http://schemas.openxmlformats.org/officeDocument/2006/relationships/hyperlink" Target="../Docs/R1-2405187.zip" TargetMode="External"/><Relationship Id="rId1588" Type="http://schemas.openxmlformats.org/officeDocument/2006/relationships/hyperlink" Target="../Docs/R1-2405219.zip" TargetMode="External"/><Relationship Id="rId1795" Type="http://schemas.openxmlformats.org/officeDocument/2006/relationships/hyperlink" Target="../Docs/R1-2405363.zip" TargetMode="External"/><Relationship Id="rId2541" Type="http://schemas.openxmlformats.org/officeDocument/2006/relationships/hyperlink" Target="https://portal.3gpp.org/desktopmodules/Specifications/SpecificationDetails.aspx?specificationId=3215" TargetMode="External"/><Relationship Id="rId2639" Type="http://schemas.openxmlformats.org/officeDocument/2006/relationships/hyperlink" Target="https://portal.3gpp.org/desktopmodules/Release/ReleaseDetails.aspx?releaseId=193" TargetMode="External"/><Relationship Id="rId2846" Type="http://schemas.microsoft.com/office/2011/relationships/people" Target="people.xml"/><Relationship Id="rId87" Type="http://schemas.openxmlformats.org/officeDocument/2006/relationships/hyperlink" Target="../Docs/R1-2403828.zip" TargetMode="External"/><Relationship Id="rId513" Type="http://schemas.openxmlformats.org/officeDocument/2006/relationships/hyperlink" Target="../Docs/R1-2404236.zip" TargetMode="External"/><Relationship Id="rId720" Type="http://schemas.openxmlformats.org/officeDocument/2006/relationships/hyperlink" Target="../Docs/R1-2404052.zip" TargetMode="External"/><Relationship Id="rId818" Type="http://schemas.openxmlformats.org/officeDocument/2006/relationships/hyperlink" Target="../Docs/R1-2405529.zip" TargetMode="External"/><Relationship Id="rId1350" Type="http://schemas.openxmlformats.org/officeDocument/2006/relationships/hyperlink" Target="../Docs/R1-2404009.zip" TargetMode="External"/><Relationship Id="rId1448" Type="http://schemas.openxmlformats.org/officeDocument/2006/relationships/hyperlink" Target="../Docs/R1-2404005.zip" TargetMode="External"/><Relationship Id="rId1655" Type="http://schemas.openxmlformats.org/officeDocument/2006/relationships/hyperlink" Target="../Docs/R1-2404690.zip" TargetMode="External"/><Relationship Id="rId2401" Type="http://schemas.openxmlformats.org/officeDocument/2006/relationships/hyperlink" Target="../Docs/R1-2405515.zip" TargetMode="External"/><Relationship Id="rId2706" Type="http://schemas.openxmlformats.org/officeDocument/2006/relationships/hyperlink" Target="https://portal.3gpp.org/desktopmodules/Specifications/SpecificationDetails.aspx?specificationId=3216" TargetMode="External"/><Relationship Id="rId1003" Type="http://schemas.openxmlformats.org/officeDocument/2006/relationships/hyperlink" Target="../Docs/R1-2404492.zip" TargetMode="External"/><Relationship Id="rId1210" Type="http://schemas.openxmlformats.org/officeDocument/2006/relationships/hyperlink" Target="../Docs/R1-2404552.zip" TargetMode="External"/><Relationship Id="rId1308" Type="http://schemas.openxmlformats.org/officeDocument/2006/relationships/hyperlink" Target="../Docs/R1-2404048.zip" TargetMode="External"/><Relationship Id="rId1862" Type="http://schemas.openxmlformats.org/officeDocument/2006/relationships/hyperlink" Target="../Docs/R1-2405341.zip" TargetMode="External"/><Relationship Id="rId1515" Type="http://schemas.openxmlformats.org/officeDocument/2006/relationships/hyperlink" Target="../Docs/R1-2405243.zip" TargetMode="External"/><Relationship Id="rId1722" Type="http://schemas.openxmlformats.org/officeDocument/2006/relationships/hyperlink" Target="../Docs/R1-2403979.zip" TargetMode="External"/><Relationship Id="rId14" Type="http://schemas.openxmlformats.org/officeDocument/2006/relationships/hyperlink" Target="../Docs/R1-2403823.zip" TargetMode="External"/><Relationship Id="rId2191" Type="http://schemas.openxmlformats.org/officeDocument/2006/relationships/hyperlink" Target="../Docs/R1-2403878.zip" TargetMode="External"/><Relationship Id="rId163" Type="http://schemas.openxmlformats.org/officeDocument/2006/relationships/hyperlink" Target="../Docs/R1-2405733.zip" TargetMode="External"/><Relationship Id="rId370" Type="http://schemas.openxmlformats.org/officeDocument/2006/relationships/hyperlink" Target="../Docs/R1-2405474.zip" TargetMode="External"/><Relationship Id="rId2051" Type="http://schemas.openxmlformats.org/officeDocument/2006/relationships/hyperlink" Target="../Docs/R1-2404036.zip" TargetMode="External"/><Relationship Id="rId2289" Type="http://schemas.openxmlformats.org/officeDocument/2006/relationships/hyperlink" Target="../Docs/R1-2404323.zip" TargetMode="External"/><Relationship Id="rId2496" Type="http://schemas.openxmlformats.org/officeDocument/2006/relationships/hyperlink" Target="https://portal.3gpp.org/desktopmodules/WorkItem/WorkItemDetails.aspx?workitemId=940196" TargetMode="External"/><Relationship Id="rId230" Type="http://schemas.openxmlformats.org/officeDocument/2006/relationships/oleObject" Target="embeddings/oleObject2.bin"/><Relationship Id="rId468" Type="http://schemas.openxmlformats.org/officeDocument/2006/relationships/hyperlink" Target="../Docs/R1-2404731.zip" TargetMode="External"/><Relationship Id="rId675" Type="http://schemas.openxmlformats.org/officeDocument/2006/relationships/hyperlink" Target="../Docs/R1-2404373.zip" TargetMode="External"/><Relationship Id="rId882" Type="http://schemas.openxmlformats.org/officeDocument/2006/relationships/hyperlink" Target="../Docs/R1-2405611.zip" TargetMode="External"/><Relationship Id="rId1098" Type="http://schemas.openxmlformats.org/officeDocument/2006/relationships/hyperlink" Target="../Docs/R1-2404881.zip" TargetMode="External"/><Relationship Id="rId2149" Type="http://schemas.openxmlformats.org/officeDocument/2006/relationships/hyperlink" Target="../Docs/R1-2403921.zip" TargetMode="External"/><Relationship Id="rId2356" Type="http://schemas.openxmlformats.org/officeDocument/2006/relationships/hyperlink" Target="../Docs/R1-2404786.zip" TargetMode="External"/><Relationship Id="rId2563" Type="http://schemas.openxmlformats.org/officeDocument/2006/relationships/hyperlink" Target="../Docs/R1-2405704.zip" TargetMode="External"/><Relationship Id="rId2770" Type="http://schemas.openxmlformats.org/officeDocument/2006/relationships/hyperlink" Target="https://portal.3gpp.org/desktopmodules/WorkItem/WorkItemDetails.aspx?workitemId=940195" TargetMode="External"/><Relationship Id="rId328" Type="http://schemas.openxmlformats.org/officeDocument/2006/relationships/hyperlink" Target="../Docs/R1-2405596.zip" TargetMode="External"/><Relationship Id="rId535" Type="http://schemas.openxmlformats.org/officeDocument/2006/relationships/hyperlink" Target="../Docs/R1-2404581.zip" TargetMode="External"/><Relationship Id="rId742" Type="http://schemas.openxmlformats.org/officeDocument/2006/relationships/hyperlink" Target="../Docs/R1-2405482.zip" TargetMode="External"/><Relationship Id="rId1165" Type="http://schemas.openxmlformats.org/officeDocument/2006/relationships/hyperlink" Target="../Docs/R1-2404109.zip" TargetMode="External"/><Relationship Id="rId1372" Type="http://schemas.openxmlformats.org/officeDocument/2006/relationships/hyperlink" Target="../Docs/R1-2405241.zip" TargetMode="External"/><Relationship Id="rId2009" Type="http://schemas.openxmlformats.org/officeDocument/2006/relationships/hyperlink" Target="../Docs/R1-2405631.zip" TargetMode="External"/><Relationship Id="rId2216" Type="http://schemas.openxmlformats.org/officeDocument/2006/relationships/hyperlink" Target="../Docs/R1-2403926.zip" TargetMode="External"/><Relationship Id="rId2423" Type="http://schemas.openxmlformats.org/officeDocument/2006/relationships/hyperlink" Target="https://portal.3gpp.org/desktopmodules/Specifications/SpecificationDetails.aspx?specificationId=3215" TargetMode="External"/><Relationship Id="rId2630" Type="http://schemas.openxmlformats.org/officeDocument/2006/relationships/hyperlink" Target="../Docs/R1-2405740.zip" TargetMode="External"/><Relationship Id="rId602" Type="http://schemas.openxmlformats.org/officeDocument/2006/relationships/hyperlink" Target="../Docs/R1-2405703.zip" TargetMode="External"/><Relationship Id="rId1025" Type="http://schemas.openxmlformats.org/officeDocument/2006/relationships/hyperlink" Target="../Docs/R1-2405490.zip" TargetMode="External"/><Relationship Id="rId1232" Type="http://schemas.openxmlformats.org/officeDocument/2006/relationships/hyperlink" Target="../Docs/R1-2404173.zip" TargetMode="External"/><Relationship Id="rId1677" Type="http://schemas.openxmlformats.org/officeDocument/2006/relationships/hyperlink" Target="../Docs/R1-2405247.zip" TargetMode="External"/><Relationship Id="rId1884" Type="http://schemas.openxmlformats.org/officeDocument/2006/relationships/hyperlink" Target="../Docs/R1-2404625.zip" TargetMode="External"/><Relationship Id="rId2728" Type="http://schemas.openxmlformats.org/officeDocument/2006/relationships/hyperlink" Target="https://portal.3gpp.org/desktopmodules/Release/ReleaseDetails.aspx?releaseId=193" TargetMode="External"/><Relationship Id="rId907" Type="http://schemas.openxmlformats.org/officeDocument/2006/relationships/hyperlink" Target="../Docs/R1-2403973.zip" TargetMode="External"/><Relationship Id="rId1537" Type="http://schemas.openxmlformats.org/officeDocument/2006/relationships/hyperlink" Target="../Docs/R1-2404576.zip" TargetMode="External"/><Relationship Id="rId1744" Type="http://schemas.openxmlformats.org/officeDocument/2006/relationships/hyperlink" Target="../Docs/R1-2405363.zip" TargetMode="External"/><Relationship Id="rId1951" Type="http://schemas.openxmlformats.org/officeDocument/2006/relationships/hyperlink" Target="../Docs/R1-2404334.zip" TargetMode="External"/><Relationship Id="rId36" Type="http://schemas.openxmlformats.org/officeDocument/2006/relationships/hyperlink" Target="../Docs/R1-2403824.zip" TargetMode="External"/><Relationship Id="rId1604" Type="http://schemas.openxmlformats.org/officeDocument/2006/relationships/hyperlink" Target="../Docs/R1-2404293.zip" TargetMode="External"/><Relationship Id="rId185" Type="http://schemas.openxmlformats.org/officeDocument/2006/relationships/hyperlink" Target="../Docs/R1-2405317.zip" TargetMode="External"/><Relationship Id="rId1811" Type="http://schemas.openxmlformats.org/officeDocument/2006/relationships/hyperlink" Target="../Docs/R1-2405341.zip" TargetMode="External"/><Relationship Id="rId1909" Type="http://schemas.openxmlformats.org/officeDocument/2006/relationships/hyperlink" Target="../Docs/R1-2403942.zip" TargetMode="External"/><Relationship Id="rId392" Type="http://schemas.openxmlformats.org/officeDocument/2006/relationships/hyperlink" Target="../Docs/R1-2405231.zip" TargetMode="External"/><Relationship Id="rId697" Type="http://schemas.openxmlformats.org/officeDocument/2006/relationships/hyperlink" Target="../Docs/R1-2405405.zip" TargetMode="External"/><Relationship Id="rId2073" Type="http://schemas.openxmlformats.org/officeDocument/2006/relationships/hyperlink" Target="../Docs/R1-2405109.zip" TargetMode="External"/><Relationship Id="rId2280" Type="http://schemas.openxmlformats.org/officeDocument/2006/relationships/hyperlink" Target="../Docs/R1-2404003.zip" TargetMode="External"/><Relationship Id="rId2378" Type="http://schemas.openxmlformats.org/officeDocument/2006/relationships/hyperlink" Target="../Docs/R1-2404310.zip" TargetMode="External"/><Relationship Id="rId252" Type="http://schemas.openxmlformats.org/officeDocument/2006/relationships/oleObject" Target="embeddings/oleObject13.bin"/><Relationship Id="rId1187" Type="http://schemas.openxmlformats.org/officeDocument/2006/relationships/hyperlink" Target="../Docs/R1-2405239.zip" TargetMode="External"/><Relationship Id="rId2140" Type="http://schemas.openxmlformats.org/officeDocument/2006/relationships/hyperlink" Target="../Docs/R1-2405009.zip" TargetMode="External"/><Relationship Id="rId2585" Type="http://schemas.openxmlformats.org/officeDocument/2006/relationships/hyperlink" Target="https://portal.3gpp.org/desktopmodules/WorkItem/WorkItemDetails.aspx?workitemId=860151" TargetMode="External"/><Relationship Id="rId2792" Type="http://schemas.openxmlformats.org/officeDocument/2006/relationships/hyperlink" Target="https://portal.3gpp.org/desktopmodules/WorkItem/WorkItemDetails.aspx?workitemId=1031077" TargetMode="External"/><Relationship Id="rId112" Type="http://schemas.openxmlformats.org/officeDocument/2006/relationships/hyperlink" Target="../Docs/R1-2405130.zip" TargetMode="External"/><Relationship Id="rId557" Type="http://schemas.openxmlformats.org/officeDocument/2006/relationships/hyperlink" Target="../Docs/R1-2405670.zip" TargetMode="External"/><Relationship Id="rId764" Type="http://schemas.openxmlformats.org/officeDocument/2006/relationships/hyperlink" Target="../Docs/R1-2404149.zip" TargetMode="External"/><Relationship Id="rId971" Type="http://schemas.openxmlformats.org/officeDocument/2006/relationships/hyperlink" Target="../Docs/R1-2404683.zip" TargetMode="External"/><Relationship Id="rId1394" Type="http://schemas.openxmlformats.org/officeDocument/2006/relationships/hyperlink" Target="../Docs/R1-2404401.zip" TargetMode="External"/><Relationship Id="rId1699" Type="http://schemas.openxmlformats.org/officeDocument/2006/relationships/hyperlink" Target="../Docs/R1-2404463.zip" TargetMode="External"/><Relationship Id="rId2000" Type="http://schemas.openxmlformats.org/officeDocument/2006/relationships/hyperlink" Target="../Docs/R1-2403943.zip" TargetMode="External"/><Relationship Id="rId2238" Type="http://schemas.openxmlformats.org/officeDocument/2006/relationships/hyperlink" Target="https://www.3gpp.org/ftp/TSG_RAN/TSG_RAN/TSGR_102/Docs/RP-234036.zip" TargetMode="External"/><Relationship Id="rId2445" Type="http://schemas.openxmlformats.org/officeDocument/2006/relationships/hyperlink" Target="../Docs/R1-2405574.zip" TargetMode="External"/><Relationship Id="rId2652" Type="http://schemas.openxmlformats.org/officeDocument/2006/relationships/hyperlink" Target="https://portal.3gpp.org/desktopmodules/WorkItem/WorkItemDetails.aspx?workitemId=981138" TargetMode="External"/><Relationship Id="rId417" Type="http://schemas.openxmlformats.org/officeDocument/2006/relationships/image" Target="media/image27.png"/><Relationship Id="rId624" Type="http://schemas.openxmlformats.org/officeDocument/2006/relationships/hyperlink" Target="../Docs/R1-2405395.zip" TargetMode="External"/><Relationship Id="rId831" Type="http://schemas.openxmlformats.org/officeDocument/2006/relationships/hyperlink" Target="../Docs/R1-2405390.zip" TargetMode="External"/><Relationship Id="rId1047" Type="http://schemas.openxmlformats.org/officeDocument/2006/relationships/hyperlink" Target="../Docs/R1-2404447.zip" TargetMode="External"/><Relationship Id="rId1254" Type="http://schemas.openxmlformats.org/officeDocument/2006/relationships/hyperlink" Target="../Docs/R1-2405188.zip" TargetMode="External"/><Relationship Id="rId1461" Type="http://schemas.openxmlformats.org/officeDocument/2006/relationships/hyperlink" Target="../Docs/R1-2404674.zip" TargetMode="External"/><Relationship Id="rId2305" Type="http://schemas.openxmlformats.org/officeDocument/2006/relationships/hyperlink" Target="../Docs/R1-2405226.zip" TargetMode="External"/><Relationship Id="rId2512" Type="http://schemas.openxmlformats.org/officeDocument/2006/relationships/hyperlink" Target="https://portal.3gpp.org/desktopmodules/Release/ReleaseDetails.aspx?releaseId=193" TargetMode="External"/><Relationship Id="rId929" Type="http://schemas.openxmlformats.org/officeDocument/2006/relationships/hyperlink" Target="../Docs/R1-2404737.zip" TargetMode="External"/><Relationship Id="rId1114" Type="http://schemas.openxmlformats.org/officeDocument/2006/relationships/hyperlink" Target="../Docs/R1-2403900.zip" TargetMode="External"/><Relationship Id="rId1321" Type="http://schemas.openxmlformats.org/officeDocument/2006/relationships/hyperlink" Target="../Docs/R1-2404597.zip" TargetMode="External"/><Relationship Id="rId1559" Type="http://schemas.openxmlformats.org/officeDocument/2006/relationships/hyperlink" Target="../Docs/R1-2403845.zip" TargetMode="External"/><Relationship Id="rId1766" Type="http://schemas.openxmlformats.org/officeDocument/2006/relationships/hyperlink" Target="../Docs/R1-2404033.zip" TargetMode="External"/><Relationship Id="rId1973" Type="http://schemas.openxmlformats.org/officeDocument/2006/relationships/hyperlink" Target="../Docs/R1-2405179.zip" TargetMode="External"/><Relationship Id="rId2817" Type="http://schemas.openxmlformats.org/officeDocument/2006/relationships/hyperlink" Target="../Docs/R1-2405756.zip" TargetMode="External"/><Relationship Id="rId58" Type="http://schemas.openxmlformats.org/officeDocument/2006/relationships/hyperlink" Target="../Docs/R1-2404848.zip" TargetMode="External"/><Relationship Id="rId1419" Type="http://schemas.openxmlformats.org/officeDocument/2006/relationships/hyperlink" Target="../Docs/R1-2404027.zip" TargetMode="External"/><Relationship Id="rId1626" Type="http://schemas.openxmlformats.org/officeDocument/2006/relationships/hyperlink" Target="../Docs/R1-2405105.zip" TargetMode="External"/><Relationship Id="rId1833" Type="http://schemas.openxmlformats.org/officeDocument/2006/relationships/hyperlink" Target="../Docs/R1-2405363.zip" TargetMode="External"/><Relationship Id="rId1900" Type="http://schemas.openxmlformats.org/officeDocument/2006/relationships/hyperlink" Target="../Docs/R1-2405363.zip" TargetMode="External"/><Relationship Id="rId2095" Type="http://schemas.openxmlformats.org/officeDocument/2006/relationships/hyperlink" Target="../Docs/R1-2404629.zip" TargetMode="External"/><Relationship Id="rId274" Type="http://schemas.openxmlformats.org/officeDocument/2006/relationships/hyperlink" Target="../Docs/R1-2405644.zip" TargetMode="External"/><Relationship Id="rId481" Type="http://schemas.openxmlformats.org/officeDocument/2006/relationships/hyperlink" Target="../Docs/R1-2405453.zip" TargetMode="External"/><Relationship Id="rId2162" Type="http://schemas.openxmlformats.org/officeDocument/2006/relationships/hyperlink" Target="../Docs/R1-2404477.zip" TargetMode="External"/><Relationship Id="rId134" Type="http://schemas.openxmlformats.org/officeDocument/2006/relationships/hyperlink" Target="../Docs/R1-2405063.zip" TargetMode="External"/><Relationship Id="rId579" Type="http://schemas.openxmlformats.org/officeDocument/2006/relationships/hyperlink" Target="../Docs/R1-2405194.zip" TargetMode="External"/><Relationship Id="rId786" Type="http://schemas.openxmlformats.org/officeDocument/2006/relationships/hyperlink" Target="../Docs/R1-2404836.zip" TargetMode="External"/><Relationship Id="rId993" Type="http://schemas.openxmlformats.org/officeDocument/2006/relationships/hyperlink" Target="../Docs/R1-2403931.zip" TargetMode="External"/><Relationship Id="rId2467" Type="http://schemas.openxmlformats.org/officeDocument/2006/relationships/hyperlink" Target="https://portal.3gpp.org/desktopmodules/Specifications/SpecificationDetails.aspx?specificationId=3216" TargetMode="External"/><Relationship Id="rId2674" Type="http://schemas.openxmlformats.org/officeDocument/2006/relationships/hyperlink" Target="../Docs/R1-2405756.zip" TargetMode="External"/><Relationship Id="rId341" Type="http://schemas.openxmlformats.org/officeDocument/2006/relationships/hyperlink" Target="../Docs/R1-2405624.zip" TargetMode="External"/><Relationship Id="rId439" Type="http://schemas.openxmlformats.org/officeDocument/2006/relationships/hyperlink" Target="../Docs/R1-2404083.zip" TargetMode="External"/><Relationship Id="rId646" Type="http://schemas.openxmlformats.org/officeDocument/2006/relationships/hyperlink" Target="../Docs/R1-2405623.zip" TargetMode="External"/><Relationship Id="rId1069" Type="http://schemas.openxmlformats.org/officeDocument/2006/relationships/hyperlink" Target="../Docs/R1-2405237.zip" TargetMode="External"/><Relationship Id="rId1276" Type="http://schemas.openxmlformats.org/officeDocument/2006/relationships/hyperlink" Target="../Docs/R1-2404453.zip" TargetMode="External"/><Relationship Id="rId1483" Type="http://schemas.openxmlformats.org/officeDocument/2006/relationships/hyperlink" Target="../Docs/R1-2403889.zip" TargetMode="External"/><Relationship Id="rId2022" Type="http://schemas.openxmlformats.org/officeDocument/2006/relationships/hyperlink" Target="../Docs/R1-2404320.zip" TargetMode="External"/><Relationship Id="rId2327" Type="http://schemas.openxmlformats.org/officeDocument/2006/relationships/hyperlink" Target="../Docs/R1-2404725.zip" TargetMode="External"/><Relationship Id="rId201" Type="http://schemas.openxmlformats.org/officeDocument/2006/relationships/hyperlink" Target="../Docs/R1-2405515.zip" TargetMode="External"/><Relationship Id="rId506" Type="http://schemas.openxmlformats.org/officeDocument/2006/relationships/hyperlink" Target="../Docs/R1-2405233.zip" TargetMode="External"/><Relationship Id="rId853" Type="http://schemas.openxmlformats.org/officeDocument/2006/relationships/hyperlink" Target="../Docs/R1-2405368.zip" TargetMode="External"/><Relationship Id="rId1136" Type="http://schemas.openxmlformats.org/officeDocument/2006/relationships/hyperlink" Target="../Docs/R1-2404882.zip" TargetMode="External"/><Relationship Id="rId1690" Type="http://schemas.openxmlformats.org/officeDocument/2006/relationships/hyperlink" Target="../Docs/R1-2405162.zip" TargetMode="External"/><Relationship Id="rId1788" Type="http://schemas.openxmlformats.org/officeDocument/2006/relationships/hyperlink" Target="../Docs/R1-2405341.zip" TargetMode="External"/><Relationship Id="rId1995" Type="http://schemas.openxmlformats.org/officeDocument/2006/relationships/hyperlink" Target="../Docs/R1-2404225.zip" TargetMode="External"/><Relationship Id="rId2534" Type="http://schemas.openxmlformats.org/officeDocument/2006/relationships/hyperlink" Target="https://portal.3gpp.org/desktopmodules/WorkItem/WorkItemDetails.aspx?workitemId=940198" TargetMode="External"/><Relationship Id="rId2741" Type="http://schemas.openxmlformats.org/officeDocument/2006/relationships/hyperlink" Target="https://portal.3gpp.org/desktopmodules/Release/ReleaseDetails.aspx?releaseId=194" TargetMode="External"/><Relationship Id="rId2839" Type="http://schemas.openxmlformats.org/officeDocument/2006/relationships/hyperlink" Target="../Docs/R1-2405649.zip" TargetMode="External"/><Relationship Id="rId713" Type="http://schemas.openxmlformats.org/officeDocument/2006/relationships/hyperlink" Target="../Docs/R1-2404372.zip" TargetMode="External"/><Relationship Id="rId920" Type="http://schemas.openxmlformats.org/officeDocument/2006/relationships/hyperlink" Target="../Docs/R1-2404536.zip" TargetMode="External"/><Relationship Id="rId1343" Type="http://schemas.openxmlformats.org/officeDocument/2006/relationships/hyperlink" Target="../Docs/R1-2405656.zip" TargetMode="External"/><Relationship Id="rId1550" Type="http://schemas.openxmlformats.org/officeDocument/2006/relationships/hyperlink" Target="../Docs/R1-2405159.zip" TargetMode="External"/><Relationship Id="rId1648" Type="http://schemas.openxmlformats.org/officeDocument/2006/relationships/hyperlink" Target="../Docs/R1-2404333.zip" TargetMode="External"/><Relationship Id="rId2601" Type="http://schemas.openxmlformats.org/officeDocument/2006/relationships/hyperlink" Target="https://portal.3gpp.org/desktopmodules/WorkItem/WorkItemDetails.aspx?workitemId=940198" TargetMode="External"/><Relationship Id="rId1203" Type="http://schemas.openxmlformats.org/officeDocument/2006/relationships/hyperlink" Target="../Docs/R1-2404110.zip" TargetMode="External"/><Relationship Id="rId1410" Type="http://schemas.openxmlformats.org/officeDocument/2006/relationships/hyperlink" Target="../Docs/R1-2405435.zip" TargetMode="External"/><Relationship Id="rId1508" Type="http://schemas.openxmlformats.org/officeDocument/2006/relationships/hyperlink" Target="../Docs/R1-2404963.zip" TargetMode="External"/><Relationship Id="rId1855" Type="http://schemas.openxmlformats.org/officeDocument/2006/relationships/hyperlink" Target="../Docs/R1-2403979.zip" TargetMode="External"/><Relationship Id="rId1715" Type="http://schemas.openxmlformats.org/officeDocument/2006/relationships/hyperlink" Target="../Docs/R1-2405341.zip" TargetMode="External"/><Relationship Id="rId1922" Type="http://schemas.openxmlformats.org/officeDocument/2006/relationships/hyperlink" Target="../Docs/R1-2405106.zip" TargetMode="External"/><Relationship Id="rId296" Type="http://schemas.openxmlformats.org/officeDocument/2006/relationships/hyperlink" Target="../Docs/R1-2405591.zip" TargetMode="External"/><Relationship Id="rId2184" Type="http://schemas.openxmlformats.org/officeDocument/2006/relationships/hyperlink" Target="https://www.3gpp.org/ftp/TSG_RAN/TSG_RAN/TSGR_102/Docs/RP-234018.zip" TargetMode="External"/><Relationship Id="rId2391" Type="http://schemas.openxmlformats.org/officeDocument/2006/relationships/hyperlink" Target="../Docs/R1-2405175.zip" TargetMode="External"/><Relationship Id="rId156" Type="http://schemas.openxmlformats.org/officeDocument/2006/relationships/hyperlink" Target="../Docs/R1-2404218.zip" TargetMode="External"/><Relationship Id="rId363" Type="http://schemas.openxmlformats.org/officeDocument/2006/relationships/hyperlink" Target="../Docs/R1-2404351.zip" TargetMode="External"/><Relationship Id="rId570" Type="http://schemas.openxmlformats.org/officeDocument/2006/relationships/hyperlink" Target="../Docs/R1-2405715.zip" TargetMode="External"/><Relationship Id="rId2044" Type="http://schemas.openxmlformats.org/officeDocument/2006/relationships/hyperlink" Target="../Docs/R1-2405519.zip" TargetMode="External"/><Relationship Id="rId2251" Type="http://schemas.openxmlformats.org/officeDocument/2006/relationships/hyperlink" Target="../Docs/R1-2404524.zip" TargetMode="External"/><Relationship Id="rId2489" Type="http://schemas.openxmlformats.org/officeDocument/2006/relationships/hyperlink" Target="../Docs/R1-2405627.zip" TargetMode="External"/><Relationship Id="rId2696" Type="http://schemas.openxmlformats.org/officeDocument/2006/relationships/hyperlink" Target="https://portal.3gpp.org/desktopmodules/Release/ReleaseDetails.aspx?releaseId=192" TargetMode="External"/><Relationship Id="rId223" Type="http://schemas.openxmlformats.org/officeDocument/2006/relationships/hyperlink" Target="../Docs/R1-2404069.zip" TargetMode="External"/><Relationship Id="rId430" Type="http://schemas.openxmlformats.org/officeDocument/2006/relationships/image" Target="media/image31.wmf"/><Relationship Id="rId668" Type="http://schemas.openxmlformats.org/officeDocument/2006/relationships/hyperlink" Target="../Docs/R1-2405719.zip" TargetMode="External"/><Relationship Id="rId875" Type="http://schemas.openxmlformats.org/officeDocument/2006/relationships/hyperlink" Target="../Docs/R1-2404484.zip" TargetMode="External"/><Relationship Id="rId1060" Type="http://schemas.openxmlformats.org/officeDocument/2006/relationships/hyperlink" Target="../Docs/R1-2404768.zip" TargetMode="External"/><Relationship Id="rId1298" Type="http://schemas.openxmlformats.org/officeDocument/2006/relationships/hyperlink" Target="../Docs/R1-2405423.zip" TargetMode="External"/><Relationship Id="rId2111" Type="http://schemas.openxmlformats.org/officeDocument/2006/relationships/hyperlink" Target="../Docs/R1-2405721.zip" TargetMode="External"/><Relationship Id="rId2349" Type="http://schemas.openxmlformats.org/officeDocument/2006/relationships/hyperlink" Target="../Docs/R1-2404392.zip" TargetMode="External"/><Relationship Id="rId2556" Type="http://schemas.openxmlformats.org/officeDocument/2006/relationships/hyperlink" Target="https://portal.3gpp.org/desktopmodules/Specifications/SpecificationDetails.aspx?specificationId=3213" TargetMode="External"/><Relationship Id="rId2763" Type="http://schemas.openxmlformats.org/officeDocument/2006/relationships/hyperlink" Target="https://portal.3gpp.org/desktopmodules/WorkItem/WorkItemDetails.aspx?workitemId=981138" TargetMode="External"/><Relationship Id="rId528" Type="http://schemas.openxmlformats.org/officeDocument/2006/relationships/hyperlink" Target="../Docs/R1-2404256.zip" TargetMode="External"/><Relationship Id="rId735" Type="http://schemas.openxmlformats.org/officeDocument/2006/relationships/hyperlink" Target="../Docs/R1-2404994.zip" TargetMode="External"/><Relationship Id="rId942" Type="http://schemas.openxmlformats.org/officeDocument/2006/relationships/hyperlink" Target="../Docs/R1-2405234.zip" TargetMode="External"/><Relationship Id="rId1158" Type="http://schemas.openxmlformats.org/officeDocument/2006/relationships/hyperlink" Target="../Docs/R1-2405445.zip" TargetMode="External"/><Relationship Id="rId1365" Type="http://schemas.openxmlformats.org/officeDocument/2006/relationships/hyperlink" Target="../Docs/R1-2404774.zip" TargetMode="External"/><Relationship Id="rId1572" Type="http://schemas.openxmlformats.org/officeDocument/2006/relationships/hyperlink" Target="../Docs/R1-2404461.zip" TargetMode="External"/><Relationship Id="rId2209" Type="http://schemas.openxmlformats.org/officeDocument/2006/relationships/hyperlink" Target="../Docs/R1-2405360.zip" TargetMode="External"/><Relationship Id="rId2416" Type="http://schemas.openxmlformats.org/officeDocument/2006/relationships/hyperlink" Target="https://portal.3gpp.org/desktopmodules/WorkItem/WorkItemDetails.aspx?workitemId=940197" TargetMode="External"/><Relationship Id="rId2623" Type="http://schemas.openxmlformats.org/officeDocument/2006/relationships/hyperlink" Target="https://portal.3gpp.org/desktopmodules/Release/ReleaseDetails.aspx?releaseId=193" TargetMode="External"/><Relationship Id="rId1018" Type="http://schemas.openxmlformats.org/officeDocument/2006/relationships/hyperlink" Target="../Docs/R1-2405032.zip" TargetMode="External"/><Relationship Id="rId1225" Type="http://schemas.openxmlformats.org/officeDocument/2006/relationships/hyperlink" Target="../Docs/R1-2403853.zip" TargetMode="External"/><Relationship Id="rId1432" Type="http://schemas.openxmlformats.org/officeDocument/2006/relationships/hyperlink" Target="../Docs/R1-2404889.zip" TargetMode="External"/><Relationship Id="rId1877" Type="http://schemas.openxmlformats.org/officeDocument/2006/relationships/hyperlink" Target="../Docs/R1-2405363.zip" TargetMode="External"/><Relationship Id="rId2830" Type="http://schemas.openxmlformats.org/officeDocument/2006/relationships/hyperlink" Target="../Docs/R1-2405747.zip" TargetMode="External"/><Relationship Id="rId71" Type="http://schemas.openxmlformats.org/officeDocument/2006/relationships/hyperlink" Target="../Docs/R1-2404969.zip" TargetMode="External"/><Relationship Id="rId802" Type="http://schemas.openxmlformats.org/officeDocument/2006/relationships/hyperlink" Target="../Docs/R1-2405138.zip" TargetMode="External"/><Relationship Id="rId1737" Type="http://schemas.openxmlformats.org/officeDocument/2006/relationships/hyperlink" Target="../Docs/R1-2405106.zip" TargetMode="External"/><Relationship Id="rId1944" Type="http://schemas.openxmlformats.org/officeDocument/2006/relationships/hyperlink" Target="../Docs/R1-2403943.zip" TargetMode="External"/><Relationship Id="rId29" Type="http://schemas.openxmlformats.org/officeDocument/2006/relationships/hyperlink" Target="../Docs/R1-2404443.zip" TargetMode="External"/><Relationship Id="rId178" Type="http://schemas.openxmlformats.org/officeDocument/2006/relationships/hyperlink" Target="../Docs/R1-2405660.zip" TargetMode="External"/><Relationship Id="rId1804" Type="http://schemas.openxmlformats.org/officeDocument/2006/relationships/hyperlink" Target="../Docs/R1-2405341.zip" TargetMode="External"/><Relationship Id="rId385" Type="http://schemas.openxmlformats.org/officeDocument/2006/relationships/hyperlink" Target="../Docs/R1-2405232.zip" TargetMode="External"/><Relationship Id="rId592" Type="http://schemas.openxmlformats.org/officeDocument/2006/relationships/hyperlink" Target="../Docs/R1-2405458.zip" TargetMode="External"/><Relationship Id="rId2066" Type="http://schemas.openxmlformats.org/officeDocument/2006/relationships/hyperlink" Target="../Docs/R1-2404805.zip" TargetMode="External"/><Relationship Id="rId2273" Type="http://schemas.openxmlformats.org/officeDocument/2006/relationships/hyperlink" Target="https://www.3gpp.org/ftp/TSG_RAN/TSG_RAN/TSGR_102/Docs/RP-234077.zip" TargetMode="External"/><Relationship Id="rId2480" Type="http://schemas.openxmlformats.org/officeDocument/2006/relationships/hyperlink" Target="https://portal.3gpp.org/desktopmodules/WorkItem/WorkItemDetails.aspx?workitemId=940196" TargetMode="External"/><Relationship Id="rId245" Type="http://schemas.openxmlformats.org/officeDocument/2006/relationships/image" Target="media/image11.wmf"/><Relationship Id="rId452" Type="http://schemas.openxmlformats.org/officeDocument/2006/relationships/hyperlink" Target="../Docs/R1-2404013.zip" TargetMode="External"/><Relationship Id="rId897" Type="http://schemas.openxmlformats.org/officeDocument/2006/relationships/hyperlink" Target="../Docs/R1-2405004.zip" TargetMode="External"/><Relationship Id="rId1082" Type="http://schemas.openxmlformats.org/officeDocument/2006/relationships/hyperlink" Target="../Docs/R1-2404105.zip" TargetMode="External"/><Relationship Id="rId2133" Type="http://schemas.openxmlformats.org/officeDocument/2006/relationships/hyperlink" Target="../Docs/R1-2404632.zip" TargetMode="External"/><Relationship Id="rId2340" Type="http://schemas.openxmlformats.org/officeDocument/2006/relationships/hyperlink" Target="../Docs/R1-2404043.zip" TargetMode="External"/><Relationship Id="rId2578" Type="http://schemas.openxmlformats.org/officeDocument/2006/relationships/hyperlink" Target="../Docs/R1-2405709.zip" TargetMode="External"/><Relationship Id="rId2785" Type="http://schemas.openxmlformats.org/officeDocument/2006/relationships/hyperlink" Target="https://portal.3gpp.org/desktopmodules/Release/ReleaseDetails.aspx?releaseId=193" TargetMode="External"/><Relationship Id="rId105" Type="http://schemas.openxmlformats.org/officeDocument/2006/relationships/hyperlink" Target="../Docs/R1-2404535.zip" TargetMode="External"/><Relationship Id="rId312" Type="http://schemas.openxmlformats.org/officeDocument/2006/relationships/hyperlink" Target="../Docs/R1-2405541.zip" TargetMode="External"/><Relationship Id="rId757" Type="http://schemas.openxmlformats.org/officeDocument/2006/relationships/hyperlink" Target="../Docs/R1-2405585.zip" TargetMode="External"/><Relationship Id="rId964" Type="http://schemas.openxmlformats.org/officeDocument/2006/relationships/hyperlink" Target="../Docs/R1-2404491.zip" TargetMode="External"/><Relationship Id="rId1387" Type="http://schemas.openxmlformats.org/officeDocument/2006/relationships/hyperlink" Target="../Docs/R1-2403886.zip" TargetMode="External"/><Relationship Id="rId1594" Type="http://schemas.openxmlformats.org/officeDocument/2006/relationships/hyperlink" Target="../Docs/R1-2405729.zip" TargetMode="External"/><Relationship Id="rId2200" Type="http://schemas.openxmlformats.org/officeDocument/2006/relationships/hyperlink" Target="../Docs/R1-2404212.zip" TargetMode="External"/><Relationship Id="rId2438" Type="http://schemas.openxmlformats.org/officeDocument/2006/relationships/hyperlink" Target="https://portal.3gpp.org/desktopmodules/Release/ReleaseDetails.aspx?releaseId=193" TargetMode="External"/><Relationship Id="rId2645" Type="http://schemas.openxmlformats.org/officeDocument/2006/relationships/hyperlink" Target="../Docs/R1-2405748.zip" TargetMode="External"/><Relationship Id="rId93" Type="http://schemas.openxmlformats.org/officeDocument/2006/relationships/hyperlink" Target="../Docs/R1-2404268.zip" TargetMode="External"/><Relationship Id="rId617" Type="http://schemas.openxmlformats.org/officeDocument/2006/relationships/hyperlink" Target="../Docs/R1-2405378.zip" TargetMode="External"/><Relationship Id="rId824" Type="http://schemas.openxmlformats.org/officeDocument/2006/relationships/hyperlink" Target="../Docs/R1-2405663.zip" TargetMode="External"/><Relationship Id="rId1247" Type="http://schemas.openxmlformats.org/officeDocument/2006/relationships/hyperlink" Target="../Docs/R1-2404771.zip" TargetMode="External"/><Relationship Id="rId1454" Type="http://schemas.openxmlformats.org/officeDocument/2006/relationships/hyperlink" Target="../Docs/R1-2404403.zip" TargetMode="External"/><Relationship Id="rId1661" Type="http://schemas.openxmlformats.org/officeDocument/2006/relationships/hyperlink" Target="../Docs/R1-2404808.zip" TargetMode="External"/><Relationship Id="rId1899" Type="http://schemas.openxmlformats.org/officeDocument/2006/relationships/hyperlink" Target="../Docs/R1-2405363.zip" TargetMode="External"/><Relationship Id="rId2505" Type="http://schemas.openxmlformats.org/officeDocument/2006/relationships/hyperlink" Target="https://portal.3gpp.org/desktopmodules/Release/ReleaseDetails.aspx?releaseId=193" TargetMode="External"/><Relationship Id="rId2712" Type="http://schemas.openxmlformats.org/officeDocument/2006/relationships/hyperlink" Target="https://portal.3gpp.org/desktopmodules/Specifications/SpecificationDetails.aspx?specificationId=3213" TargetMode="External"/><Relationship Id="rId1107" Type="http://schemas.openxmlformats.org/officeDocument/2006/relationships/hyperlink" Target="../Docs/R1-2405503.zip" TargetMode="External"/><Relationship Id="rId1314" Type="http://schemas.openxmlformats.org/officeDocument/2006/relationships/hyperlink" Target="../Docs/R1-2404282.zip" TargetMode="External"/><Relationship Id="rId1521" Type="http://schemas.openxmlformats.org/officeDocument/2006/relationships/hyperlink" Target="../Docs/R1-2403862.zip" TargetMode="External"/><Relationship Id="rId1759" Type="http://schemas.openxmlformats.org/officeDocument/2006/relationships/hyperlink" Target="../Docs/R1-2404625.zip" TargetMode="External"/><Relationship Id="rId1966" Type="http://schemas.openxmlformats.org/officeDocument/2006/relationships/hyperlink" Target="../Docs/R1-2404896.zip" TargetMode="External"/><Relationship Id="rId1619" Type="http://schemas.openxmlformats.org/officeDocument/2006/relationships/hyperlink" Target="../Docs/R1-2404807.zip" TargetMode="External"/><Relationship Id="rId1826" Type="http://schemas.openxmlformats.org/officeDocument/2006/relationships/hyperlink" Target="../Docs/R1-2403942.zip" TargetMode="External"/><Relationship Id="rId20" Type="http://schemas.openxmlformats.org/officeDocument/2006/relationships/hyperlink" Target="../Docs/R1-2404143.zip" TargetMode="External"/><Relationship Id="rId2088" Type="http://schemas.openxmlformats.org/officeDocument/2006/relationships/hyperlink" Target="../Docs/R1-2404298.zip" TargetMode="External"/><Relationship Id="rId2295" Type="http://schemas.openxmlformats.org/officeDocument/2006/relationships/hyperlink" Target="../Docs/R1-2404692.zip" TargetMode="External"/><Relationship Id="rId267" Type="http://schemas.openxmlformats.org/officeDocument/2006/relationships/hyperlink" Target="../Docs/R1-2404269.zip" TargetMode="External"/><Relationship Id="rId474" Type="http://schemas.openxmlformats.org/officeDocument/2006/relationships/hyperlink" Target="../Docs/R1-2405308.zip" TargetMode="External"/><Relationship Id="rId2155" Type="http://schemas.openxmlformats.org/officeDocument/2006/relationships/hyperlink" Target="../Docs/R1-2404303.zip" TargetMode="External"/><Relationship Id="rId127" Type="http://schemas.openxmlformats.org/officeDocument/2006/relationships/hyperlink" Target="../Docs/R1-2405323.zip" TargetMode="External"/><Relationship Id="rId681" Type="http://schemas.openxmlformats.org/officeDocument/2006/relationships/hyperlink" Target="../Docs/R1-2404998.zip" TargetMode="External"/><Relationship Id="rId779" Type="http://schemas.openxmlformats.org/officeDocument/2006/relationships/hyperlink" Target="../Docs/R1-2404647.zip" TargetMode="External"/><Relationship Id="rId986" Type="http://schemas.openxmlformats.org/officeDocument/2006/relationships/hyperlink" Target="../Docs/R1-2405388.zip" TargetMode="External"/><Relationship Id="rId2362" Type="http://schemas.openxmlformats.org/officeDocument/2006/relationships/hyperlink" Target="../Docs/R1-2405059.zip" TargetMode="External"/><Relationship Id="rId2667" Type="http://schemas.openxmlformats.org/officeDocument/2006/relationships/hyperlink" Target="../Docs/R1-2405754.zip" TargetMode="External"/><Relationship Id="rId334" Type="http://schemas.openxmlformats.org/officeDocument/2006/relationships/hyperlink" Target="../Docs/R1-2405203.zip" TargetMode="External"/><Relationship Id="rId541" Type="http://schemas.openxmlformats.org/officeDocument/2006/relationships/hyperlink" Target="../Docs/R1-2404748.zip" TargetMode="External"/><Relationship Id="rId639" Type="http://schemas.openxmlformats.org/officeDocument/2006/relationships/hyperlink" Target="../Docs/R1-2404936.zip" TargetMode="External"/><Relationship Id="rId1171" Type="http://schemas.openxmlformats.org/officeDocument/2006/relationships/hyperlink" Target="../Docs/R1-2404450.zip" TargetMode="External"/><Relationship Id="rId1269" Type="http://schemas.openxmlformats.org/officeDocument/2006/relationships/hyperlink" Target="../Docs/R1-2404112.zip" TargetMode="External"/><Relationship Id="rId1476" Type="http://schemas.openxmlformats.org/officeDocument/2006/relationships/hyperlink" Target="../Docs/R1-2405269.zip" TargetMode="External"/><Relationship Id="rId2015" Type="http://schemas.openxmlformats.org/officeDocument/2006/relationships/hyperlink" Target="../Docs/R1-2403948.zip" TargetMode="External"/><Relationship Id="rId2222" Type="http://schemas.openxmlformats.org/officeDocument/2006/relationships/hyperlink" Target="../Docs/R1-2404213.zip" TargetMode="External"/><Relationship Id="rId401" Type="http://schemas.openxmlformats.org/officeDocument/2006/relationships/hyperlink" Target="../Docs/R1-2405333.zip" TargetMode="External"/><Relationship Id="rId846" Type="http://schemas.openxmlformats.org/officeDocument/2006/relationships/hyperlink" Target="../Docs/R1-2405394.zip" TargetMode="External"/><Relationship Id="rId1031" Type="http://schemas.openxmlformats.org/officeDocument/2006/relationships/hyperlink" Target="../Docs/R1-2405492.zip" TargetMode="External"/><Relationship Id="rId1129" Type="http://schemas.openxmlformats.org/officeDocument/2006/relationships/hyperlink" Target="../Docs/R1-2404587.zip" TargetMode="External"/><Relationship Id="rId1683" Type="http://schemas.openxmlformats.org/officeDocument/2006/relationships/hyperlink" Target="../Docs/R1-2404463.zip" TargetMode="External"/><Relationship Id="rId1890" Type="http://schemas.openxmlformats.org/officeDocument/2006/relationships/hyperlink" Target="../Docs/R1-2403942.zip" TargetMode="External"/><Relationship Id="rId1988" Type="http://schemas.openxmlformats.org/officeDocument/2006/relationships/hyperlink" Target="../Docs/R1-2404225.zip" TargetMode="External"/><Relationship Id="rId2527" Type="http://schemas.openxmlformats.org/officeDocument/2006/relationships/hyperlink" Target="../Docs/R1-2405664.zip" TargetMode="External"/><Relationship Id="rId2734" Type="http://schemas.openxmlformats.org/officeDocument/2006/relationships/hyperlink" Target="https://portal.3gpp.org/desktopmodules/Release/ReleaseDetails.aspx?releaseId=193" TargetMode="External"/><Relationship Id="rId706" Type="http://schemas.openxmlformats.org/officeDocument/2006/relationships/hyperlink" Target="../Docs/R1-2405448.zip" TargetMode="External"/><Relationship Id="rId913" Type="http://schemas.openxmlformats.org/officeDocument/2006/relationships/hyperlink" Target="../Docs/R1-2404272.zip" TargetMode="External"/><Relationship Id="rId1336" Type="http://schemas.openxmlformats.org/officeDocument/2006/relationships/hyperlink" Target="../Docs/R1-2405113.zip" TargetMode="External"/><Relationship Id="rId1543" Type="http://schemas.openxmlformats.org/officeDocument/2006/relationships/hyperlink" Target="../Docs/R1-2404872.zip" TargetMode="External"/><Relationship Id="rId1750" Type="http://schemas.openxmlformats.org/officeDocument/2006/relationships/hyperlink" Target="../Docs/R1-2404561.zip" TargetMode="External"/><Relationship Id="rId2801" Type="http://schemas.openxmlformats.org/officeDocument/2006/relationships/hyperlink" Target="https://portal.3gpp.org/desktopmodules/WorkItem/WorkItemDetails.aspx?workitemId=941106" TargetMode="External"/><Relationship Id="rId42" Type="http://schemas.openxmlformats.org/officeDocument/2006/relationships/hyperlink" Target="../Docs/R1-2404357.zip" TargetMode="External"/><Relationship Id="rId1403" Type="http://schemas.openxmlformats.org/officeDocument/2006/relationships/hyperlink" Target="../Docs/R1-2404939.zip" TargetMode="External"/><Relationship Id="rId1610" Type="http://schemas.openxmlformats.org/officeDocument/2006/relationships/hyperlink" Target="../Docs/R1-2404560.zip" TargetMode="External"/><Relationship Id="rId1848" Type="http://schemas.openxmlformats.org/officeDocument/2006/relationships/hyperlink" Target="../Docs/R1-2404625.zip" TargetMode="External"/><Relationship Id="rId191" Type="http://schemas.openxmlformats.org/officeDocument/2006/relationships/hyperlink" Target="../Docs/R1-2404079.zip" TargetMode="External"/><Relationship Id="rId1708" Type="http://schemas.openxmlformats.org/officeDocument/2006/relationships/hyperlink" Target="../Docs/R1-2405341.zip" TargetMode="External"/><Relationship Id="rId1915" Type="http://schemas.openxmlformats.org/officeDocument/2006/relationships/hyperlink" Target="../Docs/R1-2405162.zip" TargetMode="External"/><Relationship Id="rId289" Type="http://schemas.openxmlformats.org/officeDocument/2006/relationships/hyperlink" Target="../Docs/R1-2405718.zip" TargetMode="External"/><Relationship Id="rId496" Type="http://schemas.openxmlformats.org/officeDocument/2006/relationships/hyperlink" Target="../Docs/R1-2405256.zip" TargetMode="External"/><Relationship Id="rId2177" Type="http://schemas.openxmlformats.org/officeDocument/2006/relationships/hyperlink" Target="../Docs/R1-2405168.zip" TargetMode="External"/><Relationship Id="rId2384" Type="http://schemas.openxmlformats.org/officeDocument/2006/relationships/hyperlink" Target="../Docs/R1-2404610.zip" TargetMode="External"/><Relationship Id="rId2591" Type="http://schemas.openxmlformats.org/officeDocument/2006/relationships/hyperlink" Target="https://portal.3gpp.org/desktopmodules/Release/ReleaseDetails.aspx?releaseId=193" TargetMode="External"/><Relationship Id="rId149" Type="http://schemas.openxmlformats.org/officeDocument/2006/relationships/hyperlink" Target="../Docs/R1-2404660.zip" TargetMode="External"/><Relationship Id="rId356" Type="http://schemas.openxmlformats.org/officeDocument/2006/relationships/hyperlink" Target="../Docs/R1-2404368.zip" TargetMode="External"/><Relationship Id="rId563" Type="http://schemas.openxmlformats.org/officeDocument/2006/relationships/hyperlink" Target="../Docs/R1-2404791.zip" TargetMode="External"/><Relationship Id="rId770" Type="http://schemas.openxmlformats.org/officeDocument/2006/relationships/hyperlink" Target="../Docs/R1-2404375.zip" TargetMode="External"/><Relationship Id="rId1193" Type="http://schemas.openxmlformats.org/officeDocument/2006/relationships/hyperlink" Target="../Docs/R1-2405488.zip" TargetMode="External"/><Relationship Id="rId2037" Type="http://schemas.openxmlformats.org/officeDocument/2006/relationships/hyperlink" Target="../Docs/R1-2405051.zip" TargetMode="External"/><Relationship Id="rId2244" Type="http://schemas.openxmlformats.org/officeDocument/2006/relationships/hyperlink" Target="../Docs/R1-2404193.zip" TargetMode="External"/><Relationship Id="rId2451" Type="http://schemas.openxmlformats.org/officeDocument/2006/relationships/hyperlink" Target="https://portal.3gpp.org/desktopmodules/Specifications/SpecificationDetails.aspx?specificationId=3216" TargetMode="External"/><Relationship Id="rId2689" Type="http://schemas.openxmlformats.org/officeDocument/2006/relationships/hyperlink" Target="https://portal.3gpp.org/desktopmodules/Specifications/SpecificationDetails.aspx?specificationId=3215" TargetMode="External"/><Relationship Id="rId216" Type="http://schemas.openxmlformats.org/officeDocument/2006/relationships/hyperlink" Target="../Docs/R1-2404365.zip" TargetMode="External"/><Relationship Id="rId423" Type="http://schemas.openxmlformats.org/officeDocument/2006/relationships/hyperlink" Target="../Docs/R1-2403828.zip" TargetMode="External"/><Relationship Id="rId868" Type="http://schemas.openxmlformats.org/officeDocument/2006/relationships/hyperlink" Target="../Docs/R1-2405570.zip" TargetMode="External"/><Relationship Id="rId1053" Type="http://schemas.openxmlformats.org/officeDocument/2006/relationships/hyperlink" Target="../Docs/R1-2404585.zip" TargetMode="External"/><Relationship Id="rId1260" Type="http://schemas.openxmlformats.org/officeDocument/2006/relationships/hyperlink" Target="../Docs/R1-2403874.zip" TargetMode="External"/><Relationship Id="rId1498" Type="http://schemas.openxmlformats.org/officeDocument/2006/relationships/hyperlink" Target="../Docs/R1-2404593.zip" TargetMode="External"/><Relationship Id="rId2104" Type="http://schemas.openxmlformats.org/officeDocument/2006/relationships/hyperlink" Target="../Docs/R1-2405075.zip" TargetMode="External"/><Relationship Id="rId2549" Type="http://schemas.openxmlformats.org/officeDocument/2006/relationships/hyperlink" Target="https://portal.3gpp.org/desktopmodules/Specifications/SpecificationDetails.aspx?specificationId=3216" TargetMode="External"/><Relationship Id="rId2756" Type="http://schemas.openxmlformats.org/officeDocument/2006/relationships/hyperlink" Target="https://portal.3gpp.org/desktopmodules/WorkItem/WorkItemDetails.aspx?workitemId=1021098" TargetMode="External"/><Relationship Id="rId630" Type="http://schemas.openxmlformats.org/officeDocument/2006/relationships/hyperlink" Target="../Docs/R1-2405581.zip" TargetMode="External"/><Relationship Id="rId728" Type="http://schemas.openxmlformats.org/officeDocument/2006/relationships/hyperlink" Target="../Docs/R1-2405455.zip" TargetMode="External"/><Relationship Id="rId935" Type="http://schemas.openxmlformats.org/officeDocument/2006/relationships/hyperlink" Target="../Docs/R1-2405030.zip" TargetMode="External"/><Relationship Id="rId1358" Type="http://schemas.openxmlformats.org/officeDocument/2006/relationships/hyperlink" Target="../Docs/R1-2404455.zip" TargetMode="External"/><Relationship Id="rId1565" Type="http://schemas.openxmlformats.org/officeDocument/2006/relationships/hyperlink" Target="../Docs/R1-2404031.zip" TargetMode="External"/><Relationship Id="rId1772" Type="http://schemas.openxmlformats.org/officeDocument/2006/relationships/hyperlink" Target="../Docs/R1-2404625.zip" TargetMode="External"/><Relationship Id="rId2311" Type="http://schemas.openxmlformats.org/officeDocument/2006/relationships/hyperlink" Target="../Docs/R1-2404204.zip" TargetMode="External"/><Relationship Id="rId2409" Type="http://schemas.openxmlformats.org/officeDocument/2006/relationships/hyperlink" Target="../Docs/R1-2405528.zip" TargetMode="External"/><Relationship Id="rId2616" Type="http://schemas.openxmlformats.org/officeDocument/2006/relationships/hyperlink" Target="https://portal.3gpp.org/desktopmodules/Specifications/SpecificationDetails.aspx?specificationId=3215" TargetMode="External"/><Relationship Id="rId64" Type="http://schemas.openxmlformats.org/officeDocument/2006/relationships/hyperlink" Target="../Docs/R1-2405287.zip" TargetMode="External"/><Relationship Id="rId1120" Type="http://schemas.openxmlformats.org/officeDocument/2006/relationships/hyperlink" Target="../Docs/R1-2404239.zip" TargetMode="External"/><Relationship Id="rId1218" Type="http://schemas.openxmlformats.org/officeDocument/2006/relationships/hyperlink" Target="../Docs/R1-2404972.zip" TargetMode="External"/><Relationship Id="rId1425" Type="http://schemas.openxmlformats.org/officeDocument/2006/relationships/hyperlink" Target="../Docs/R1-2404428.zip" TargetMode="External"/><Relationship Id="rId2823" Type="http://schemas.openxmlformats.org/officeDocument/2006/relationships/hyperlink" Target="../Docs/R1-2405762.zip" TargetMode="External"/><Relationship Id="rId1632" Type="http://schemas.openxmlformats.org/officeDocument/2006/relationships/hyperlink" Target="../Docs/R1-2405211.zip" TargetMode="External"/><Relationship Id="rId1937" Type="http://schemas.openxmlformats.org/officeDocument/2006/relationships/hyperlink" Target="../Docs/R1-2404561.zip" TargetMode="External"/><Relationship Id="rId2199" Type="http://schemas.openxmlformats.org/officeDocument/2006/relationships/hyperlink" Target="../Docs/R1-2404191.zip" TargetMode="External"/><Relationship Id="rId280" Type="http://schemas.openxmlformats.org/officeDocument/2006/relationships/hyperlink" Target="../Docs/R1-2405686.zip" TargetMode="External"/><Relationship Id="rId140" Type="http://schemas.openxmlformats.org/officeDocument/2006/relationships/hyperlink" Target="../Docs/R1-2403835.zip" TargetMode="External"/><Relationship Id="rId378" Type="http://schemas.openxmlformats.org/officeDocument/2006/relationships/hyperlink" Target="../Docs/R1-2404711.zip" TargetMode="External"/><Relationship Id="rId585" Type="http://schemas.openxmlformats.org/officeDocument/2006/relationships/hyperlink" Target="../Docs/R1-2405462.zip" TargetMode="External"/><Relationship Id="rId792" Type="http://schemas.openxmlformats.org/officeDocument/2006/relationships/hyperlink" Target="../Docs/R1-2404845.zip" TargetMode="External"/><Relationship Id="rId2059" Type="http://schemas.openxmlformats.org/officeDocument/2006/relationships/hyperlink" Target="../Docs/R1-2404510.zip" TargetMode="External"/><Relationship Id="rId2266" Type="http://schemas.openxmlformats.org/officeDocument/2006/relationships/hyperlink" Target="../Docs/R1-2405464.zip" TargetMode="External"/><Relationship Id="rId2473" Type="http://schemas.openxmlformats.org/officeDocument/2006/relationships/hyperlink" Target="../Docs/R1-2405621.zip" TargetMode="External"/><Relationship Id="rId2680" Type="http://schemas.openxmlformats.org/officeDocument/2006/relationships/hyperlink" Target="../Docs/R1-2405758.zip" TargetMode="External"/><Relationship Id="rId6" Type="http://schemas.openxmlformats.org/officeDocument/2006/relationships/webSettings" Target="webSettings.xml"/><Relationship Id="rId238" Type="http://schemas.openxmlformats.org/officeDocument/2006/relationships/oleObject" Target="embeddings/oleObject6.bin"/><Relationship Id="rId445" Type="http://schemas.openxmlformats.org/officeDocument/2006/relationships/hyperlink" Target="../Docs/R1-2405196.zip" TargetMode="External"/><Relationship Id="rId652" Type="http://schemas.openxmlformats.org/officeDocument/2006/relationships/hyperlink" Target="../Docs/R1-2403790.zip" TargetMode="External"/><Relationship Id="rId1075" Type="http://schemas.openxmlformats.org/officeDocument/2006/relationships/hyperlink" Target="../Docs/R1-2405419.zip" TargetMode="External"/><Relationship Id="rId1282" Type="http://schemas.openxmlformats.org/officeDocument/2006/relationships/hyperlink" Target="../Docs/R1-2404732.zip" TargetMode="External"/><Relationship Id="rId2126" Type="http://schemas.openxmlformats.org/officeDocument/2006/relationships/hyperlink" Target="../Docs/R1-2404413.zip" TargetMode="External"/><Relationship Id="rId2333" Type="http://schemas.openxmlformats.org/officeDocument/2006/relationships/hyperlink" Target="../Docs/R1-2405173.zip" TargetMode="External"/><Relationship Id="rId2540" Type="http://schemas.openxmlformats.org/officeDocument/2006/relationships/hyperlink" Target="https://portal.3gpp.org/desktopmodules/Release/ReleaseDetails.aspx?releaseId=193" TargetMode="External"/><Relationship Id="rId2778" Type="http://schemas.openxmlformats.org/officeDocument/2006/relationships/hyperlink" Target="../Docs/R1-2403830.zip" TargetMode="External"/><Relationship Id="rId305" Type="http://schemas.openxmlformats.org/officeDocument/2006/relationships/hyperlink" Target="../Docs/R1-2404228.zip" TargetMode="External"/><Relationship Id="rId512" Type="http://schemas.openxmlformats.org/officeDocument/2006/relationships/hyperlink" Target="../Docs/R1-2404161.zip" TargetMode="External"/><Relationship Id="rId957" Type="http://schemas.openxmlformats.org/officeDocument/2006/relationships/hyperlink" Target="../Docs/R1-2404273.zip" TargetMode="External"/><Relationship Id="rId1142" Type="http://schemas.openxmlformats.org/officeDocument/2006/relationships/hyperlink" Target="../Docs/R1-2405148.zip" TargetMode="External"/><Relationship Id="rId1587" Type="http://schemas.openxmlformats.org/officeDocument/2006/relationships/hyperlink" Target="../Docs/R1-2405185.zip" TargetMode="External"/><Relationship Id="rId1794" Type="http://schemas.openxmlformats.org/officeDocument/2006/relationships/hyperlink" Target="../Docs/R1-2405341.zip" TargetMode="External"/><Relationship Id="rId2400" Type="http://schemas.openxmlformats.org/officeDocument/2006/relationships/hyperlink" Target="https://portal.3gpp.org/desktopmodules/WorkItem/WorkItemDetails.aspx?workitemId=860140" TargetMode="External"/><Relationship Id="rId2638" Type="http://schemas.openxmlformats.org/officeDocument/2006/relationships/hyperlink" Target="../Docs/R1-2405746.zip" TargetMode="External"/><Relationship Id="rId2845" Type="http://schemas.openxmlformats.org/officeDocument/2006/relationships/fontTable" Target="fontTable.xml"/><Relationship Id="rId86" Type="http://schemas.openxmlformats.org/officeDocument/2006/relationships/hyperlink" Target="../Docs/R1-2404949.zip" TargetMode="External"/><Relationship Id="rId817" Type="http://schemas.openxmlformats.org/officeDocument/2006/relationships/hyperlink" Target="../Docs/R1-2405529.zip" TargetMode="External"/><Relationship Id="rId1002" Type="http://schemas.openxmlformats.org/officeDocument/2006/relationships/hyperlink" Target="../Docs/R1-2404446.zip" TargetMode="External"/><Relationship Id="rId1447" Type="http://schemas.openxmlformats.org/officeDocument/2006/relationships/hyperlink" Target="../Docs/R1-2403954.zip" TargetMode="External"/><Relationship Id="rId1654" Type="http://schemas.openxmlformats.org/officeDocument/2006/relationships/hyperlink" Target="../Docs/R1-2404625.zip" TargetMode="External"/><Relationship Id="rId1861" Type="http://schemas.openxmlformats.org/officeDocument/2006/relationships/hyperlink" Target="../Docs/R1-2403942.zip" TargetMode="External"/><Relationship Id="rId2705" Type="http://schemas.openxmlformats.org/officeDocument/2006/relationships/hyperlink" Target="https://portal.3gpp.org/desktopmodules/Release/ReleaseDetails.aspx?releaseId=193" TargetMode="External"/><Relationship Id="rId1307" Type="http://schemas.openxmlformats.org/officeDocument/2006/relationships/hyperlink" Target="../Docs/R1-2404024.zip" TargetMode="External"/><Relationship Id="rId1514" Type="http://schemas.openxmlformats.org/officeDocument/2006/relationships/hyperlink" Target="../Docs/R1-2405217.zip" TargetMode="External"/><Relationship Id="rId1721" Type="http://schemas.openxmlformats.org/officeDocument/2006/relationships/hyperlink" Target="../Docs/R1-2405595.zip" TargetMode="External"/><Relationship Id="rId1959" Type="http://schemas.openxmlformats.org/officeDocument/2006/relationships/hyperlink" Target="../Docs/R1-2404691.zip" TargetMode="External"/><Relationship Id="rId13" Type="http://schemas.openxmlformats.org/officeDocument/2006/relationships/hyperlink" Target="../Docs/R1-2403822.zip" TargetMode="External"/><Relationship Id="rId1819" Type="http://schemas.openxmlformats.org/officeDocument/2006/relationships/hyperlink" Target="../Docs/R1-2405363.zip" TargetMode="External"/><Relationship Id="rId2190" Type="http://schemas.openxmlformats.org/officeDocument/2006/relationships/hyperlink" Target="../Docs/R1-2405339.zip" TargetMode="External"/><Relationship Id="rId2288" Type="http://schemas.openxmlformats.org/officeDocument/2006/relationships/hyperlink" Target="../Docs/R1-2404307.zip" TargetMode="External"/><Relationship Id="rId2495" Type="http://schemas.openxmlformats.org/officeDocument/2006/relationships/hyperlink" Target="https://portal.3gpp.org/desktopmodules/Specifications/SpecificationDetails.aspx?specificationId=3216" TargetMode="External"/><Relationship Id="rId162" Type="http://schemas.openxmlformats.org/officeDocument/2006/relationships/hyperlink" Target="../Docs/R1-2405733.zip" TargetMode="External"/><Relationship Id="rId467" Type="http://schemas.openxmlformats.org/officeDocument/2006/relationships/hyperlink" Target="../Docs/R1-2404730.zip" TargetMode="External"/><Relationship Id="rId1097" Type="http://schemas.openxmlformats.org/officeDocument/2006/relationships/hyperlink" Target="../Docs/R1-2404769.zip" TargetMode="External"/><Relationship Id="rId2050" Type="http://schemas.openxmlformats.org/officeDocument/2006/relationships/hyperlink" Target="../Docs/R1-2403949.zip" TargetMode="External"/><Relationship Id="rId2148" Type="http://schemas.openxmlformats.org/officeDocument/2006/relationships/hyperlink" Target="../Docs/R1-2403917.zip" TargetMode="External"/><Relationship Id="rId674" Type="http://schemas.openxmlformats.org/officeDocument/2006/relationships/hyperlink" Target="../Docs/R1-2404366.zip" TargetMode="External"/><Relationship Id="rId881" Type="http://schemas.openxmlformats.org/officeDocument/2006/relationships/hyperlink" Target="../Docs/R1-2405252.zip" TargetMode="External"/><Relationship Id="rId979" Type="http://schemas.openxmlformats.org/officeDocument/2006/relationships/hyperlink" Target="../Docs/R1-2405144.zip" TargetMode="External"/><Relationship Id="rId2355" Type="http://schemas.openxmlformats.org/officeDocument/2006/relationships/hyperlink" Target="../Docs/R1-2404693.zip" TargetMode="External"/><Relationship Id="rId2562" Type="http://schemas.openxmlformats.org/officeDocument/2006/relationships/hyperlink" Target="https://portal.3gpp.org/desktopmodules/Specifications/SpecificationDetails.aspx?specificationId=3215" TargetMode="External"/><Relationship Id="rId327" Type="http://schemas.openxmlformats.org/officeDocument/2006/relationships/hyperlink" Target="../Docs/R1-2405596.zip" TargetMode="External"/><Relationship Id="rId534" Type="http://schemas.openxmlformats.org/officeDocument/2006/relationships/hyperlink" Target="../Docs/R1-2404380.zip" TargetMode="External"/><Relationship Id="rId741" Type="http://schemas.openxmlformats.org/officeDocument/2006/relationships/hyperlink" Target="../Docs/R1-2405482.zip" TargetMode="External"/><Relationship Id="rId839" Type="http://schemas.openxmlformats.org/officeDocument/2006/relationships/hyperlink" Target="../Docs/R1-2405390.zip" TargetMode="External"/><Relationship Id="rId1164" Type="http://schemas.openxmlformats.org/officeDocument/2006/relationships/hyperlink" Target="../Docs/R1-2405365.zip" TargetMode="External"/><Relationship Id="rId1371" Type="http://schemas.openxmlformats.org/officeDocument/2006/relationships/hyperlink" Target="../Docs/R1-2405154.zip" TargetMode="External"/><Relationship Id="rId1469" Type="http://schemas.openxmlformats.org/officeDocument/2006/relationships/hyperlink" Target="../Docs/R1-2405044.zip" TargetMode="External"/><Relationship Id="rId2008" Type="http://schemas.openxmlformats.org/officeDocument/2006/relationships/hyperlink" Target="../Docs/R1-2405163.zip" TargetMode="External"/><Relationship Id="rId2215" Type="http://schemas.openxmlformats.org/officeDocument/2006/relationships/hyperlink" Target="../Docs/R1-2403908.zip" TargetMode="External"/><Relationship Id="rId2422" Type="http://schemas.openxmlformats.org/officeDocument/2006/relationships/hyperlink" Target="https://portal.3gpp.org/desktopmodules/Release/ReleaseDetails.aspx?releaseId=193" TargetMode="External"/><Relationship Id="rId601" Type="http://schemas.openxmlformats.org/officeDocument/2006/relationships/hyperlink" Target="../Docs/R1-2405635.zip" TargetMode="External"/><Relationship Id="rId1024" Type="http://schemas.openxmlformats.org/officeDocument/2006/relationships/hyperlink" Target="../Docs/R1-2405489.zip" TargetMode="External"/><Relationship Id="rId1231" Type="http://schemas.openxmlformats.org/officeDocument/2006/relationships/hyperlink" Target="../Docs/R1-2404111.zip" TargetMode="External"/><Relationship Id="rId1676" Type="http://schemas.openxmlformats.org/officeDocument/2006/relationships/hyperlink" Target="../Docs/R1-2405213.zip" TargetMode="External"/><Relationship Id="rId1883" Type="http://schemas.openxmlformats.org/officeDocument/2006/relationships/hyperlink" Target="../Docs/R1-2405363.zip" TargetMode="External"/><Relationship Id="rId2727" Type="http://schemas.openxmlformats.org/officeDocument/2006/relationships/hyperlink" Target="../Docs/R1-2405511.zip" TargetMode="External"/><Relationship Id="rId906" Type="http://schemas.openxmlformats.org/officeDocument/2006/relationships/hyperlink" Target="../Docs/R1-2403929.zip" TargetMode="External"/><Relationship Id="rId1329" Type="http://schemas.openxmlformats.org/officeDocument/2006/relationships/hyperlink" Target="../Docs/R1-2404804.zip" TargetMode="External"/><Relationship Id="rId1536" Type="http://schemas.openxmlformats.org/officeDocument/2006/relationships/hyperlink" Target="../Docs/R1-2404558.zip" TargetMode="External"/><Relationship Id="rId1743" Type="http://schemas.openxmlformats.org/officeDocument/2006/relationships/hyperlink" Target="../Docs/R1-2405106.zip" TargetMode="External"/><Relationship Id="rId1950" Type="http://schemas.openxmlformats.org/officeDocument/2006/relationships/hyperlink" Target="../Docs/R1-2404295.zip" TargetMode="External"/><Relationship Id="rId35" Type="http://schemas.openxmlformats.org/officeDocument/2006/relationships/hyperlink" Target="../Docs/R1-2405322.zip" TargetMode="External"/><Relationship Id="rId1603" Type="http://schemas.openxmlformats.org/officeDocument/2006/relationships/hyperlink" Target="../Docs/R1-2404223.zip" TargetMode="External"/><Relationship Id="rId1810" Type="http://schemas.openxmlformats.org/officeDocument/2006/relationships/hyperlink" Target="../Docs/R1-2404859.zip" TargetMode="External"/><Relationship Id="rId184" Type="http://schemas.openxmlformats.org/officeDocument/2006/relationships/hyperlink" Target="../Docs/R1-2405316.zip" TargetMode="External"/><Relationship Id="rId391" Type="http://schemas.openxmlformats.org/officeDocument/2006/relationships/hyperlink" Target="../Docs/R1-2404157.zip" TargetMode="External"/><Relationship Id="rId1908" Type="http://schemas.openxmlformats.org/officeDocument/2006/relationships/hyperlink" Target="../Docs/R1-2404463.zip" TargetMode="External"/><Relationship Id="rId2072" Type="http://schemas.openxmlformats.org/officeDocument/2006/relationships/hyperlink" Target="../Docs/R1-2405074.zip" TargetMode="External"/><Relationship Id="rId251" Type="http://schemas.openxmlformats.org/officeDocument/2006/relationships/image" Target="media/image14.wmf"/><Relationship Id="rId489" Type="http://schemas.openxmlformats.org/officeDocument/2006/relationships/hyperlink" Target="../Docs/R1-2405312.zip" TargetMode="External"/><Relationship Id="rId696" Type="http://schemas.openxmlformats.org/officeDocument/2006/relationships/hyperlink" Target="../Docs/R1-2405404.zip" TargetMode="External"/><Relationship Id="rId2377" Type="http://schemas.openxmlformats.org/officeDocument/2006/relationships/hyperlink" Target="../Docs/R1-2404264.zip" TargetMode="External"/><Relationship Id="rId2584" Type="http://schemas.openxmlformats.org/officeDocument/2006/relationships/hyperlink" Target="https://portal.3gpp.org/desktopmodules/Specifications/SpecificationDetails.aspx?specificationId=3215" TargetMode="External"/><Relationship Id="rId2791" Type="http://schemas.openxmlformats.org/officeDocument/2006/relationships/hyperlink" Target="https://portal.3gpp.org/desktopmodules/Release/ReleaseDetails.aspx?releaseId=194" TargetMode="External"/><Relationship Id="rId349" Type="http://schemas.openxmlformats.org/officeDocument/2006/relationships/hyperlink" Target="../Docs/R1-2404094.zip" TargetMode="External"/><Relationship Id="rId556" Type="http://schemas.openxmlformats.org/officeDocument/2006/relationships/hyperlink" Target="../Docs/R1-2405670.zip" TargetMode="External"/><Relationship Id="rId763" Type="http://schemas.openxmlformats.org/officeDocument/2006/relationships/hyperlink" Target="../Docs/R1-2404148.zip" TargetMode="External"/><Relationship Id="rId1186" Type="http://schemas.openxmlformats.org/officeDocument/2006/relationships/hyperlink" Target="../Docs/R1-2405206.zip" TargetMode="External"/><Relationship Id="rId1393" Type="http://schemas.openxmlformats.org/officeDocument/2006/relationships/hyperlink" Target="../Docs/R1-2404284.zip" TargetMode="External"/><Relationship Id="rId2237" Type="http://schemas.openxmlformats.org/officeDocument/2006/relationships/image" Target="media/image35.png"/><Relationship Id="rId2444" Type="http://schemas.openxmlformats.org/officeDocument/2006/relationships/hyperlink" Target="https://portal.3gpp.org/desktopmodules/WorkItem/WorkItemDetails.aspx?workitemId=860140" TargetMode="External"/><Relationship Id="rId111" Type="http://schemas.openxmlformats.org/officeDocument/2006/relationships/hyperlink" Target="../Docs/R1-2405129.zip" TargetMode="External"/><Relationship Id="rId209" Type="http://schemas.openxmlformats.org/officeDocument/2006/relationships/hyperlink" Target="../Docs/R1-2404363.zip" TargetMode="External"/><Relationship Id="rId416" Type="http://schemas.openxmlformats.org/officeDocument/2006/relationships/image" Target="media/image26.png"/><Relationship Id="rId970" Type="http://schemas.openxmlformats.org/officeDocument/2006/relationships/hyperlink" Target="../Docs/R1-2404659.zip" TargetMode="External"/><Relationship Id="rId1046" Type="http://schemas.openxmlformats.org/officeDocument/2006/relationships/hyperlink" Target="../Docs/R1-2404423.zip" TargetMode="External"/><Relationship Id="rId1253" Type="http://schemas.openxmlformats.org/officeDocument/2006/relationships/hyperlink" Target="../Docs/R1-2405151.zip" TargetMode="External"/><Relationship Id="rId1698" Type="http://schemas.openxmlformats.org/officeDocument/2006/relationships/hyperlink" Target="../Docs/R1-2403979.zip" TargetMode="External"/><Relationship Id="rId2651" Type="http://schemas.openxmlformats.org/officeDocument/2006/relationships/hyperlink" Target="https://portal.3gpp.org/desktopmodules/Specifications/SpecificationDetails.aspx?specificationId=3213" TargetMode="External"/><Relationship Id="rId2749" Type="http://schemas.openxmlformats.org/officeDocument/2006/relationships/hyperlink" Target="https://portal.3gpp.org/desktopmodules/Release/ReleaseDetails.aspx?releaseId=193" TargetMode="External"/><Relationship Id="rId623" Type="http://schemas.openxmlformats.org/officeDocument/2006/relationships/hyperlink" Target="../Docs/R1-2405334.zip" TargetMode="External"/><Relationship Id="rId830" Type="http://schemas.openxmlformats.org/officeDocument/2006/relationships/hyperlink" Target="../Docs/R1-2405538.zip" TargetMode="External"/><Relationship Id="rId928" Type="http://schemas.openxmlformats.org/officeDocument/2006/relationships/hyperlink" Target="../Docs/R1-2404721.zip" TargetMode="External"/><Relationship Id="rId1460" Type="http://schemas.openxmlformats.org/officeDocument/2006/relationships/hyperlink" Target="../Docs/R1-2404620.zip" TargetMode="External"/><Relationship Id="rId1558" Type="http://schemas.openxmlformats.org/officeDocument/2006/relationships/hyperlink" Target="../Docs/R1-2404292.zip" TargetMode="External"/><Relationship Id="rId1765" Type="http://schemas.openxmlformats.org/officeDocument/2006/relationships/hyperlink" Target="../Docs/R1-2404625.zip" TargetMode="External"/><Relationship Id="rId2304" Type="http://schemas.openxmlformats.org/officeDocument/2006/relationships/hyperlink" Target="../Docs/R1-2405172.zip" TargetMode="External"/><Relationship Id="rId2511" Type="http://schemas.openxmlformats.org/officeDocument/2006/relationships/hyperlink" Target="../Docs/R1-2405651.zip" TargetMode="External"/><Relationship Id="rId2609" Type="http://schemas.openxmlformats.org/officeDocument/2006/relationships/hyperlink" Target="https://portal.3gpp.org/desktopmodules/WorkItem/WorkItemDetails.aspx?workitemId=920042" TargetMode="External"/><Relationship Id="rId57" Type="http://schemas.openxmlformats.org/officeDocument/2006/relationships/hyperlink" Target="../Docs/R1-2404359.zip" TargetMode="External"/><Relationship Id="rId1113" Type="http://schemas.openxmlformats.org/officeDocument/2006/relationships/hyperlink" Target="../Docs/R1-2403877.zip" TargetMode="External"/><Relationship Id="rId1320" Type="http://schemas.openxmlformats.org/officeDocument/2006/relationships/hyperlink" Target="../Docs/R1-2404517.zip" TargetMode="External"/><Relationship Id="rId1418" Type="http://schemas.openxmlformats.org/officeDocument/2006/relationships/hyperlink" Target="../Docs/R1-2403953.zip" TargetMode="External"/><Relationship Id="rId1972" Type="http://schemas.openxmlformats.org/officeDocument/2006/relationships/hyperlink" Target="../Docs/R1-2405163.zip" TargetMode="External"/><Relationship Id="rId2816" Type="http://schemas.openxmlformats.org/officeDocument/2006/relationships/hyperlink" Target="../Docs/R1-2405752.zip" TargetMode="External"/><Relationship Id="rId1625" Type="http://schemas.openxmlformats.org/officeDocument/2006/relationships/hyperlink" Target="../Docs/R1-2405084.zip" TargetMode="External"/><Relationship Id="rId1832" Type="http://schemas.openxmlformats.org/officeDocument/2006/relationships/hyperlink" Target="../Docs/R1-2405341.zip" TargetMode="External"/><Relationship Id="rId2094" Type="http://schemas.openxmlformats.org/officeDocument/2006/relationships/hyperlink" Target="../Docs/R1-2404565.zip" TargetMode="External"/><Relationship Id="rId273" Type="http://schemas.openxmlformats.org/officeDocument/2006/relationships/hyperlink" Target="../Docs/R1-2405521.zip" TargetMode="External"/><Relationship Id="rId480" Type="http://schemas.openxmlformats.org/officeDocument/2006/relationships/hyperlink" Target="../Docs/R1-2404856.zip" TargetMode="External"/><Relationship Id="rId2161" Type="http://schemas.openxmlformats.org/officeDocument/2006/relationships/hyperlink" Target="../Docs/R1-2404469.zip" TargetMode="External"/><Relationship Id="rId2399" Type="http://schemas.openxmlformats.org/officeDocument/2006/relationships/hyperlink" Target="https://portal.3gpp.org/desktopmodules/Specifications/SpecificationDetails.aspx?specificationId=3216" TargetMode="External"/><Relationship Id="rId133" Type="http://schemas.openxmlformats.org/officeDocument/2006/relationships/hyperlink" Target="../Docs/R1-2404246.zip" TargetMode="External"/><Relationship Id="rId340" Type="http://schemas.openxmlformats.org/officeDocument/2006/relationships/hyperlink" Target="../Docs/R1-2405476.zip" TargetMode="External"/><Relationship Id="rId578" Type="http://schemas.openxmlformats.org/officeDocument/2006/relationships/hyperlink" Target="../Docs/R1-2405193.zip" TargetMode="External"/><Relationship Id="rId785" Type="http://schemas.openxmlformats.org/officeDocument/2006/relationships/hyperlink" Target="../Docs/R1-2404835.zip" TargetMode="External"/><Relationship Id="rId992" Type="http://schemas.openxmlformats.org/officeDocument/2006/relationships/hyperlink" Target="../Docs/R1-2403909.zip" TargetMode="External"/><Relationship Id="rId2021" Type="http://schemas.openxmlformats.org/officeDocument/2006/relationships/hyperlink" Target="../Docs/R1-2404312.zip" TargetMode="External"/><Relationship Id="rId2259" Type="http://schemas.openxmlformats.org/officeDocument/2006/relationships/hyperlink" Target="../Docs/R1-2404900.zip" TargetMode="External"/><Relationship Id="rId2466" Type="http://schemas.openxmlformats.org/officeDocument/2006/relationships/hyperlink" Target="https://portal.3gpp.org/desktopmodules/Release/ReleaseDetails.aspx?releaseId=193" TargetMode="External"/><Relationship Id="rId2673" Type="http://schemas.openxmlformats.org/officeDocument/2006/relationships/hyperlink" Target="https://portal.3gpp.org/desktopmodules/WorkItem/WorkItemDetails.aspx?workitemId=940196" TargetMode="External"/><Relationship Id="rId200" Type="http://schemas.openxmlformats.org/officeDocument/2006/relationships/hyperlink" Target="../Docs/R1-2405514.zip" TargetMode="External"/><Relationship Id="rId438" Type="http://schemas.openxmlformats.org/officeDocument/2006/relationships/hyperlink" Target="../Docs/R1-2404082.zip" TargetMode="External"/><Relationship Id="rId645" Type="http://schemas.openxmlformats.org/officeDocument/2006/relationships/hyperlink" Target="../Docs/R1-2405587.zip" TargetMode="External"/><Relationship Id="rId852" Type="http://schemas.openxmlformats.org/officeDocument/2006/relationships/hyperlink" Target="../Docs/R1-2405367.zip" TargetMode="External"/><Relationship Id="rId1068" Type="http://schemas.openxmlformats.org/officeDocument/2006/relationships/hyperlink" Target="../Docs/R1-2405210.zip" TargetMode="External"/><Relationship Id="rId1275" Type="http://schemas.openxmlformats.org/officeDocument/2006/relationships/hyperlink" Target="../Docs/R1-2404425.zip" TargetMode="External"/><Relationship Id="rId1482" Type="http://schemas.openxmlformats.org/officeDocument/2006/relationships/hyperlink" Target="../Docs/R1-2403861.zip" TargetMode="External"/><Relationship Id="rId2119" Type="http://schemas.openxmlformats.org/officeDocument/2006/relationships/hyperlink" Target="../Docs/R1-2403964.zip" TargetMode="External"/><Relationship Id="rId2326" Type="http://schemas.openxmlformats.org/officeDocument/2006/relationships/hyperlink" Target="../Docs/R1-2404608.zip" TargetMode="External"/><Relationship Id="rId2533" Type="http://schemas.openxmlformats.org/officeDocument/2006/relationships/hyperlink" Target="https://portal.3gpp.org/desktopmodules/Specifications/SpecificationDetails.aspx?specificationId=3215" TargetMode="External"/><Relationship Id="rId2740" Type="http://schemas.openxmlformats.org/officeDocument/2006/relationships/hyperlink" Target="../Docs/R1-2405578.zip" TargetMode="External"/><Relationship Id="rId505" Type="http://schemas.openxmlformats.org/officeDocument/2006/relationships/hyperlink" Target="../Docs/R1-2405233.zip" TargetMode="External"/><Relationship Id="rId712" Type="http://schemas.openxmlformats.org/officeDocument/2006/relationships/hyperlink" Target="../Docs/R1-2404372.zip" TargetMode="External"/><Relationship Id="rId1135" Type="http://schemas.openxmlformats.org/officeDocument/2006/relationships/hyperlink" Target="../Docs/R1-2404813.zip" TargetMode="External"/><Relationship Id="rId1342" Type="http://schemas.openxmlformats.org/officeDocument/2006/relationships/hyperlink" Target="../Docs/R1-2405377.zip" TargetMode="External"/><Relationship Id="rId1787" Type="http://schemas.openxmlformats.org/officeDocument/2006/relationships/hyperlink" Target="../Docs/R1-2403979.zip" TargetMode="External"/><Relationship Id="rId1994" Type="http://schemas.openxmlformats.org/officeDocument/2006/relationships/hyperlink" Target="../Docs/R1-2404562.zip" TargetMode="External"/><Relationship Id="rId2838" Type="http://schemas.openxmlformats.org/officeDocument/2006/relationships/hyperlink" Target="../Docs/R1-2405760.zip" TargetMode="External"/><Relationship Id="rId79" Type="http://schemas.openxmlformats.org/officeDocument/2006/relationships/hyperlink" Target="../Docs/R1-2405279.zip" TargetMode="External"/><Relationship Id="rId1202" Type="http://schemas.openxmlformats.org/officeDocument/2006/relationships/hyperlink" Target="../Docs/R1-2404046.zip" TargetMode="External"/><Relationship Id="rId1647" Type="http://schemas.openxmlformats.org/officeDocument/2006/relationships/hyperlink" Target="../Docs/R1-2404294.zip" TargetMode="External"/><Relationship Id="rId1854" Type="http://schemas.openxmlformats.org/officeDocument/2006/relationships/hyperlink" Target="../Docs/R1-2404625.zip" TargetMode="External"/><Relationship Id="rId2600" Type="http://schemas.openxmlformats.org/officeDocument/2006/relationships/hyperlink" Target="https://portal.3gpp.org/desktopmodules/Specifications/SpecificationDetails.aspx?specificationId=3216" TargetMode="External"/><Relationship Id="rId1507" Type="http://schemas.openxmlformats.org/officeDocument/2006/relationships/hyperlink" Target="../Docs/R1-2404891.zip" TargetMode="External"/><Relationship Id="rId1714" Type="http://schemas.openxmlformats.org/officeDocument/2006/relationships/hyperlink" Target="../Docs/R1-2404224.zip" TargetMode="External"/><Relationship Id="rId295" Type="http://schemas.openxmlformats.org/officeDocument/2006/relationships/hyperlink" Target="../Docs/R1-2404913.zip" TargetMode="External"/><Relationship Id="rId1921" Type="http://schemas.openxmlformats.org/officeDocument/2006/relationships/hyperlink" Target="../Docs/R1-2404561.zip" TargetMode="External"/><Relationship Id="rId2183" Type="http://schemas.openxmlformats.org/officeDocument/2006/relationships/hyperlink" Target="../Docs/R1-2404636.zip" TargetMode="External"/><Relationship Id="rId2390" Type="http://schemas.openxmlformats.org/officeDocument/2006/relationships/hyperlink" Target="../Docs/R1-2405093.zip" TargetMode="External"/><Relationship Id="rId2488" Type="http://schemas.openxmlformats.org/officeDocument/2006/relationships/hyperlink" Target="https://portal.3gpp.org/desktopmodules/WorkItem/WorkItemDetails.aspx?workitemId=940196" TargetMode="External"/><Relationship Id="rId155" Type="http://schemas.openxmlformats.org/officeDocument/2006/relationships/hyperlink" Target="../Docs/R1-2404206.zip" TargetMode="External"/><Relationship Id="rId362" Type="http://schemas.openxmlformats.org/officeDocument/2006/relationships/hyperlink" Target="../Docs/R1-2405022.zip" TargetMode="External"/><Relationship Id="rId1297" Type="http://schemas.openxmlformats.org/officeDocument/2006/relationships/hyperlink" Target="../Docs/R1-2405422.zip" TargetMode="External"/><Relationship Id="rId2043" Type="http://schemas.openxmlformats.org/officeDocument/2006/relationships/hyperlink" Target="../Docs/R1-2405499.zip" TargetMode="External"/><Relationship Id="rId2250" Type="http://schemas.openxmlformats.org/officeDocument/2006/relationships/hyperlink" Target="../Docs/R1-2404515.zip" TargetMode="External"/><Relationship Id="rId2695" Type="http://schemas.openxmlformats.org/officeDocument/2006/relationships/hyperlink" Target="../Docs/R1-2405762.zip" TargetMode="External"/><Relationship Id="rId222" Type="http://schemas.openxmlformats.org/officeDocument/2006/relationships/hyperlink" Target="../Docs/R1-2405559.zip" TargetMode="External"/><Relationship Id="rId667" Type="http://schemas.openxmlformats.org/officeDocument/2006/relationships/hyperlink" Target="../Docs/R1-2405583.zip" TargetMode="External"/><Relationship Id="rId874" Type="http://schemas.openxmlformats.org/officeDocument/2006/relationships/hyperlink" Target="../Docs/R1-2404382.zip" TargetMode="External"/><Relationship Id="rId2110" Type="http://schemas.openxmlformats.org/officeDocument/2006/relationships/hyperlink" Target="../Docs/R1-2405659.zip" TargetMode="External"/><Relationship Id="rId2348" Type="http://schemas.openxmlformats.org/officeDocument/2006/relationships/hyperlink" Target="../Docs/R1-2404325.zip" TargetMode="External"/><Relationship Id="rId2555" Type="http://schemas.openxmlformats.org/officeDocument/2006/relationships/hyperlink" Target="https://portal.3gpp.org/desktopmodules/Release/ReleaseDetails.aspx?releaseId=193" TargetMode="External"/><Relationship Id="rId2762" Type="http://schemas.openxmlformats.org/officeDocument/2006/relationships/hyperlink" Target="https://portal.3gpp.org/desktopmodules/Release/ReleaseDetails.aspx?releaseId=193" TargetMode="External"/><Relationship Id="rId527" Type="http://schemas.openxmlformats.org/officeDocument/2006/relationships/hyperlink" Target="../Docs/R1-2404255.zip" TargetMode="External"/><Relationship Id="rId734" Type="http://schemas.openxmlformats.org/officeDocument/2006/relationships/hyperlink" Target="../Docs/R1-2404993.zip" TargetMode="External"/><Relationship Id="rId941" Type="http://schemas.openxmlformats.org/officeDocument/2006/relationships/hyperlink" Target="../Docs/R1-2405223.zip" TargetMode="External"/><Relationship Id="rId1157" Type="http://schemas.openxmlformats.org/officeDocument/2006/relationships/hyperlink" Target="../Docs/R1-2403901.zip" TargetMode="External"/><Relationship Id="rId1364" Type="http://schemas.openxmlformats.org/officeDocument/2006/relationships/hyperlink" Target="../Docs/R1-2404726.zip" TargetMode="External"/><Relationship Id="rId1571" Type="http://schemas.openxmlformats.org/officeDocument/2006/relationships/hyperlink" Target="../Docs/R1-2404432.zip" TargetMode="External"/><Relationship Id="rId2208" Type="http://schemas.openxmlformats.org/officeDocument/2006/relationships/hyperlink" Target="../Docs/R1-2405169.zip" TargetMode="External"/><Relationship Id="rId2415" Type="http://schemas.openxmlformats.org/officeDocument/2006/relationships/hyperlink" Target="https://portal.3gpp.org/desktopmodules/Specifications/SpecificationDetails.aspx?specificationId=3216" TargetMode="External"/><Relationship Id="rId2622" Type="http://schemas.openxmlformats.org/officeDocument/2006/relationships/hyperlink" Target="../Docs/R1-2405738.zip" TargetMode="External"/><Relationship Id="rId70" Type="http://schemas.openxmlformats.org/officeDocument/2006/relationships/hyperlink" Target="../Docs/R1-2404827.zip" TargetMode="External"/><Relationship Id="rId801" Type="http://schemas.openxmlformats.org/officeDocument/2006/relationships/hyperlink" Target="../Docs/R1-2405067.zip" TargetMode="External"/><Relationship Id="rId1017" Type="http://schemas.openxmlformats.org/officeDocument/2006/relationships/hyperlink" Target="../Docs/R1-2405015.zip" TargetMode="External"/><Relationship Id="rId1224" Type="http://schemas.openxmlformats.org/officeDocument/2006/relationships/hyperlink" Target="../Docs/R1-2403852.zip" TargetMode="External"/><Relationship Id="rId1431" Type="http://schemas.openxmlformats.org/officeDocument/2006/relationships/hyperlink" Target="../Docs/R1-2404869.zip" TargetMode="External"/><Relationship Id="rId1669" Type="http://schemas.openxmlformats.org/officeDocument/2006/relationships/hyperlink" Target="../Docs/R1-2405106.zip" TargetMode="External"/><Relationship Id="rId1876" Type="http://schemas.openxmlformats.org/officeDocument/2006/relationships/hyperlink" Target="../Docs/R1-2405341.zip" TargetMode="External"/><Relationship Id="rId1529" Type="http://schemas.openxmlformats.org/officeDocument/2006/relationships/hyperlink" Target="../Docs/R1-2404220.zip" TargetMode="External"/><Relationship Id="rId1736" Type="http://schemas.openxmlformats.org/officeDocument/2006/relationships/hyperlink" Target="../Docs/R1-2404758.zip" TargetMode="External"/><Relationship Id="rId1943" Type="http://schemas.openxmlformats.org/officeDocument/2006/relationships/hyperlink" Target="../Docs/R1-2403895.zip" TargetMode="External"/><Relationship Id="rId28" Type="http://schemas.openxmlformats.org/officeDocument/2006/relationships/hyperlink" Target="../Docs/R1-2404267.zip" TargetMode="External"/><Relationship Id="rId1803" Type="http://schemas.openxmlformats.org/officeDocument/2006/relationships/hyperlink" Target="../Docs/R1-2403942.zip" TargetMode="External"/><Relationship Id="rId177" Type="http://schemas.openxmlformats.org/officeDocument/2006/relationships/hyperlink" Target="../Docs/R1-2404075.zip" TargetMode="External"/><Relationship Id="rId384" Type="http://schemas.openxmlformats.org/officeDocument/2006/relationships/hyperlink" Target="../Docs/R1-2405231.zip" TargetMode="External"/><Relationship Id="rId591" Type="http://schemas.openxmlformats.org/officeDocument/2006/relationships/hyperlink" Target="../Docs/R1-2405103.zip" TargetMode="External"/><Relationship Id="rId2065" Type="http://schemas.openxmlformats.org/officeDocument/2006/relationships/hyperlink" Target="../Docs/R1-2404782.zip" TargetMode="External"/><Relationship Id="rId2272" Type="http://schemas.openxmlformats.org/officeDocument/2006/relationships/hyperlink" Target="https://www.3gpp.org/ftp/TSG_RAN/TSG_RAN/TSGR_103/Docs/RP-240775.zip" TargetMode="External"/><Relationship Id="rId244" Type="http://schemas.openxmlformats.org/officeDocument/2006/relationships/oleObject" Target="embeddings/oleObject9.bin"/><Relationship Id="rId689" Type="http://schemas.openxmlformats.org/officeDocument/2006/relationships/hyperlink" Target="../Docs/R1-2405402.zip" TargetMode="External"/><Relationship Id="rId896" Type="http://schemas.openxmlformats.org/officeDocument/2006/relationships/hyperlink" Target="../Docs/R1-2404910.zip" TargetMode="External"/><Relationship Id="rId1081" Type="http://schemas.openxmlformats.org/officeDocument/2006/relationships/hyperlink" Target="../Docs/R1-2404055.zip" TargetMode="External"/><Relationship Id="rId2577" Type="http://schemas.openxmlformats.org/officeDocument/2006/relationships/hyperlink" Target="https://portal.3gpp.org/desktopmodules/WorkItem/WorkItemDetails.aspx?workitemId=981138" TargetMode="External"/><Relationship Id="rId2784" Type="http://schemas.openxmlformats.org/officeDocument/2006/relationships/hyperlink" Target="../Docs/R1-2403832.zip" TargetMode="External"/><Relationship Id="rId451" Type="http://schemas.openxmlformats.org/officeDocument/2006/relationships/hyperlink" Target="../Docs/R1-2403958.zip" TargetMode="External"/><Relationship Id="rId549" Type="http://schemas.openxmlformats.org/officeDocument/2006/relationships/hyperlink" Target="../Docs/R1-2405305.zip" TargetMode="External"/><Relationship Id="rId756" Type="http://schemas.openxmlformats.org/officeDocument/2006/relationships/hyperlink" Target="../Docs/R1-2405584.zip" TargetMode="External"/><Relationship Id="rId1179" Type="http://schemas.openxmlformats.org/officeDocument/2006/relationships/hyperlink" Target="../Docs/R1-2404883.zip" TargetMode="External"/><Relationship Id="rId1386" Type="http://schemas.openxmlformats.org/officeDocument/2006/relationships/hyperlink" Target="../Docs/R1-2403885.zip" TargetMode="External"/><Relationship Id="rId1593" Type="http://schemas.openxmlformats.org/officeDocument/2006/relationships/hyperlink" Target="../Docs/R1-2405549.zip" TargetMode="External"/><Relationship Id="rId2132" Type="http://schemas.openxmlformats.org/officeDocument/2006/relationships/hyperlink" Target="../Docs/R1-2404573.zip" TargetMode="External"/><Relationship Id="rId2437" Type="http://schemas.openxmlformats.org/officeDocument/2006/relationships/hyperlink" Target="../Docs/R1-2405555.zip" TargetMode="External"/><Relationship Id="rId104" Type="http://schemas.openxmlformats.org/officeDocument/2006/relationships/hyperlink" Target="../Docs/R1-2403833.zip" TargetMode="External"/><Relationship Id="rId311" Type="http://schemas.openxmlformats.org/officeDocument/2006/relationships/hyperlink" Target="../Docs/R1-2405540.zip" TargetMode="External"/><Relationship Id="rId409" Type="http://schemas.openxmlformats.org/officeDocument/2006/relationships/hyperlink" Target="../Docs/R1-2405522.zip" TargetMode="External"/><Relationship Id="rId963" Type="http://schemas.openxmlformats.org/officeDocument/2006/relationships/hyperlink" Target="../Docs/R1-2404478.zip" TargetMode="External"/><Relationship Id="rId1039" Type="http://schemas.openxmlformats.org/officeDocument/2006/relationships/hyperlink" Target="../Docs/R1-2404000.zip" TargetMode="External"/><Relationship Id="rId1246" Type="http://schemas.openxmlformats.org/officeDocument/2006/relationships/hyperlink" Target="../Docs/R1-2404658.zip" TargetMode="External"/><Relationship Id="rId1898" Type="http://schemas.openxmlformats.org/officeDocument/2006/relationships/hyperlink" Target="../Docs/R1-2403979.zip" TargetMode="External"/><Relationship Id="rId2644" Type="http://schemas.openxmlformats.org/officeDocument/2006/relationships/hyperlink" Target="https://portal.3gpp.org/desktopmodules/Specifications/SpecificationDetails.aspx?specificationId=3217" TargetMode="External"/><Relationship Id="rId92" Type="http://schemas.openxmlformats.org/officeDocument/2006/relationships/hyperlink" Target="../Docs/R1-2404244.zip" TargetMode="External"/><Relationship Id="rId616" Type="http://schemas.openxmlformats.org/officeDocument/2006/relationships/hyperlink" Target="../Docs/R1-2405014.zip" TargetMode="External"/><Relationship Id="rId823" Type="http://schemas.openxmlformats.org/officeDocument/2006/relationships/hyperlink" Target="../Docs/R1-2405663.zip" TargetMode="External"/><Relationship Id="rId1453" Type="http://schemas.openxmlformats.org/officeDocument/2006/relationships/hyperlink" Target="../Docs/R1-2404345.zip" TargetMode="External"/><Relationship Id="rId1660" Type="http://schemas.openxmlformats.org/officeDocument/2006/relationships/hyperlink" Target="../Docs/R1-2404800.zip" TargetMode="External"/><Relationship Id="rId1758" Type="http://schemas.openxmlformats.org/officeDocument/2006/relationships/hyperlink" Target="../Docs/R1-2405363.zip" TargetMode="External"/><Relationship Id="rId2504" Type="http://schemas.openxmlformats.org/officeDocument/2006/relationships/hyperlink" Target="../Docs/R1-2405649.zip" TargetMode="External"/><Relationship Id="rId2711" Type="http://schemas.openxmlformats.org/officeDocument/2006/relationships/hyperlink" Target="https://portal.3gpp.org/desktopmodules/Release/ReleaseDetails.aspx?releaseId=192" TargetMode="External"/><Relationship Id="rId2809" Type="http://schemas.openxmlformats.org/officeDocument/2006/relationships/hyperlink" Target="https://portal.3gpp.org/desktopmodules/WorkItem/WorkItemDetails.aspx?workitemId=981138" TargetMode="External"/><Relationship Id="rId1106" Type="http://schemas.openxmlformats.org/officeDocument/2006/relationships/hyperlink" Target="../Docs/R1-2405502.zip" TargetMode="External"/><Relationship Id="rId1313" Type="http://schemas.openxmlformats.org/officeDocument/2006/relationships/hyperlink" Target="../Docs/R1-2404175.zip" TargetMode="External"/><Relationship Id="rId1520" Type="http://schemas.openxmlformats.org/officeDocument/2006/relationships/hyperlink" Target="../Docs/R1-2403844.zip" TargetMode="External"/><Relationship Id="rId1965" Type="http://schemas.openxmlformats.org/officeDocument/2006/relationships/hyperlink" Target="../Docs/R1-2404860.zip" TargetMode="External"/><Relationship Id="rId1618" Type="http://schemas.openxmlformats.org/officeDocument/2006/relationships/hyperlink" Target="../Docs/R1-2404795.zip" TargetMode="External"/><Relationship Id="rId1825" Type="http://schemas.openxmlformats.org/officeDocument/2006/relationships/hyperlink" Target="../Docs/R1-2404561.zip" TargetMode="External"/><Relationship Id="rId199" Type="http://schemas.openxmlformats.org/officeDocument/2006/relationships/hyperlink" Target="../Docs/R1-2404251.zip" TargetMode="External"/><Relationship Id="rId2087" Type="http://schemas.openxmlformats.org/officeDocument/2006/relationships/hyperlink" Target="../Docs/R1-2404188.zip" TargetMode="External"/><Relationship Id="rId2294" Type="http://schemas.openxmlformats.org/officeDocument/2006/relationships/hyperlink" Target="../Docs/R1-2404670.zip" TargetMode="External"/><Relationship Id="rId266" Type="http://schemas.openxmlformats.org/officeDocument/2006/relationships/hyperlink" Target="../Docs/R1-2404229.zip" TargetMode="External"/><Relationship Id="rId473" Type="http://schemas.openxmlformats.org/officeDocument/2006/relationships/hyperlink" Target="../Docs/R1-2405221.zip" TargetMode="External"/><Relationship Id="rId680" Type="http://schemas.openxmlformats.org/officeDocument/2006/relationships/hyperlink" Target="../Docs/R1-2404997.zip" TargetMode="External"/><Relationship Id="rId2154" Type="http://schemas.openxmlformats.org/officeDocument/2006/relationships/hyperlink" Target="../Docs/R1-2404190.zip" TargetMode="External"/><Relationship Id="rId2361" Type="http://schemas.openxmlformats.org/officeDocument/2006/relationships/hyperlink" Target="../Docs/R1-2405011.zip" TargetMode="External"/><Relationship Id="rId2599" Type="http://schemas.openxmlformats.org/officeDocument/2006/relationships/hyperlink" Target="https://portal.3gpp.org/desktopmodules/Release/ReleaseDetails.aspx?releaseId=193" TargetMode="External"/><Relationship Id="rId126" Type="http://schemas.openxmlformats.org/officeDocument/2006/relationships/hyperlink" Target="../Docs/R1-2405007.zip" TargetMode="External"/><Relationship Id="rId333" Type="http://schemas.openxmlformats.org/officeDocument/2006/relationships/hyperlink" Target="../Docs/R1-2405023.zip" TargetMode="External"/><Relationship Id="rId540" Type="http://schemas.openxmlformats.org/officeDocument/2006/relationships/hyperlink" Target="../Docs/R1-2404747.zip" TargetMode="External"/><Relationship Id="rId778" Type="http://schemas.openxmlformats.org/officeDocument/2006/relationships/hyperlink" Target="../Docs/R1-2404646.zip" TargetMode="External"/><Relationship Id="rId985" Type="http://schemas.openxmlformats.org/officeDocument/2006/relationships/hyperlink" Target="../Docs/R1-2405387.zip" TargetMode="External"/><Relationship Id="rId1170" Type="http://schemas.openxmlformats.org/officeDocument/2006/relationships/hyperlink" Target="../Docs/R1-2404395.zip" TargetMode="External"/><Relationship Id="rId2014" Type="http://schemas.openxmlformats.org/officeDocument/2006/relationships/hyperlink" Target="../Docs/R1-2403879.zip" TargetMode="External"/><Relationship Id="rId2221" Type="http://schemas.openxmlformats.org/officeDocument/2006/relationships/hyperlink" Target="../Docs/R1-2404192.zip" TargetMode="External"/><Relationship Id="rId2459" Type="http://schemas.openxmlformats.org/officeDocument/2006/relationships/hyperlink" Target="https://portal.3gpp.org/desktopmodules/Specifications/SpecificationDetails.aspx?specificationId=3213" TargetMode="External"/><Relationship Id="rId2666" Type="http://schemas.openxmlformats.org/officeDocument/2006/relationships/hyperlink" Target="https://portal.3gpp.org/desktopmodules/Specifications/SpecificationDetails.aspx?specificationId=3214" TargetMode="External"/><Relationship Id="rId638" Type="http://schemas.openxmlformats.org/officeDocument/2006/relationships/hyperlink" Target="../Docs/R1-2404850.zip" TargetMode="External"/><Relationship Id="rId845" Type="http://schemas.openxmlformats.org/officeDocument/2006/relationships/hyperlink" Target="../Docs/R1-2405393.zip" TargetMode="External"/><Relationship Id="rId1030" Type="http://schemas.openxmlformats.org/officeDocument/2006/relationships/hyperlink" Target="../Docs/R1-2405492.zip" TargetMode="External"/><Relationship Id="rId1268" Type="http://schemas.openxmlformats.org/officeDocument/2006/relationships/hyperlink" Target="../Docs/R1-2404057.zip" TargetMode="External"/><Relationship Id="rId1475" Type="http://schemas.openxmlformats.org/officeDocument/2006/relationships/hyperlink" Target="../Docs/R1-2405242.zip" TargetMode="External"/><Relationship Id="rId1682" Type="http://schemas.openxmlformats.org/officeDocument/2006/relationships/hyperlink" Target="../Docs/R1-2405373.zip" TargetMode="External"/><Relationship Id="rId2319" Type="http://schemas.openxmlformats.org/officeDocument/2006/relationships/hyperlink" Target="../Docs/R1-2404308.zip" TargetMode="External"/><Relationship Id="rId2526" Type="http://schemas.openxmlformats.org/officeDocument/2006/relationships/hyperlink" Target="https://portal.3gpp.org/desktopmodules/WorkItem/WorkItemDetails.aspx?workitemId=800185" TargetMode="External"/><Relationship Id="rId2733" Type="http://schemas.openxmlformats.org/officeDocument/2006/relationships/hyperlink" Target="../Docs/R1-2405563.zip" TargetMode="External"/><Relationship Id="rId400" Type="http://schemas.openxmlformats.org/officeDocument/2006/relationships/hyperlink" Target="../Docs/R1-2405722.zip" TargetMode="External"/><Relationship Id="rId705" Type="http://schemas.openxmlformats.org/officeDocument/2006/relationships/hyperlink" Target="../Docs/R1-2405707.zip" TargetMode="External"/><Relationship Id="rId1128" Type="http://schemas.openxmlformats.org/officeDocument/2006/relationships/hyperlink" Target="../Docs/R1-2404574.zip" TargetMode="External"/><Relationship Id="rId1335" Type="http://schemas.openxmlformats.org/officeDocument/2006/relationships/hyperlink" Target="../Docs/R1-2405097.zip" TargetMode="External"/><Relationship Id="rId1542" Type="http://schemas.openxmlformats.org/officeDocument/2006/relationships/hyperlink" Target="../Docs/R1-2404799.zip" TargetMode="External"/><Relationship Id="rId1987" Type="http://schemas.openxmlformats.org/officeDocument/2006/relationships/hyperlink" Target="../Docs/R1-2405163.zip" TargetMode="External"/><Relationship Id="rId912" Type="http://schemas.openxmlformats.org/officeDocument/2006/relationships/hyperlink" Target="../Docs/R1-2404165.zip" TargetMode="External"/><Relationship Id="rId1847" Type="http://schemas.openxmlformats.org/officeDocument/2006/relationships/hyperlink" Target="../Docs/R1-2405363.zip" TargetMode="External"/><Relationship Id="rId2800" Type="http://schemas.openxmlformats.org/officeDocument/2006/relationships/hyperlink" Target="https://portal.3gpp.org/desktopmodules/Release/ReleaseDetails.aspx?releaseId=193" TargetMode="External"/><Relationship Id="rId41" Type="http://schemas.openxmlformats.org/officeDocument/2006/relationships/hyperlink" Target="../Docs/R1-2404356.zip" TargetMode="External"/><Relationship Id="rId1402" Type="http://schemas.openxmlformats.org/officeDocument/2006/relationships/hyperlink" Target="../Docs/R1-2404888.zip" TargetMode="External"/><Relationship Id="rId1707" Type="http://schemas.openxmlformats.org/officeDocument/2006/relationships/hyperlink" Target="../Docs/R1-2403942.zip" TargetMode="External"/><Relationship Id="rId190" Type="http://schemas.openxmlformats.org/officeDocument/2006/relationships/hyperlink" Target="../Docs/R1-2404078.zip" TargetMode="External"/><Relationship Id="rId288" Type="http://schemas.openxmlformats.org/officeDocument/2006/relationships/hyperlink" Target="../Docs/R1-2405717.zip" TargetMode="External"/><Relationship Id="rId1914" Type="http://schemas.openxmlformats.org/officeDocument/2006/relationships/hyperlink" Target="../Docs/R1-2404758.zip" TargetMode="External"/><Relationship Id="rId495" Type="http://schemas.openxmlformats.org/officeDocument/2006/relationships/hyperlink" Target="../Docs/R1-2404946.zip" TargetMode="External"/><Relationship Id="rId2176" Type="http://schemas.openxmlformats.org/officeDocument/2006/relationships/hyperlink" Target="../Docs/R1-2405098.zip" TargetMode="External"/><Relationship Id="rId2383" Type="http://schemas.openxmlformats.org/officeDocument/2006/relationships/hyperlink" Target="../Docs/R1-2404534.zip" TargetMode="External"/><Relationship Id="rId2590" Type="http://schemas.openxmlformats.org/officeDocument/2006/relationships/hyperlink" Target="../Docs/R1-2405714.zip" TargetMode="External"/><Relationship Id="rId148" Type="http://schemas.openxmlformats.org/officeDocument/2006/relationships/hyperlink" Target="../Docs/R1-2404545.zip" TargetMode="External"/><Relationship Id="rId355" Type="http://schemas.openxmlformats.org/officeDocument/2006/relationships/hyperlink" Target="../Docs/R1-2404254.zip" TargetMode="External"/><Relationship Id="rId562" Type="http://schemas.openxmlformats.org/officeDocument/2006/relationships/hyperlink" Target="../Docs/R1-2405675.zip" TargetMode="External"/><Relationship Id="rId1192" Type="http://schemas.openxmlformats.org/officeDocument/2006/relationships/hyperlink" Target="../Docs/R1-2405484.zip" TargetMode="External"/><Relationship Id="rId2036" Type="http://schemas.openxmlformats.org/officeDocument/2006/relationships/hyperlink" Target="../Docs/R1-2404966.zip" TargetMode="External"/><Relationship Id="rId2243" Type="http://schemas.openxmlformats.org/officeDocument/2006/relationships/hyperlink" Target="../Docs/R1-2404131.zip" TargetMode="External"/><Relationship Id="rId2450" Type="http://schemas.openxmlformats.org/officeDocument/2006/relationships/hyperlink" Target="https://portal.3gpp.org/desktopmodules/Release/ReleaseDetails.aspx?releaseId=193" TargetMode="External"/><Relationship Id="rId2688" Type="http://schemas.openxmlformats.org/officeDocument/2006/relationships/hyperlink" Target="https://portal.3gpp.org/desktopmodules/Release/ReleaseDetails.aspx?releaseId=193" TargetMode="External"/><Relationship Id="rId215" Type="http://schemas.openxmlformats.org/officeDocument/2006/relationships/hyperlink" Target="../Docs/R1-2405518.zip" TargetMode="External"/><Relationship Id="rId422" Type="http://schemas.openxmlformats.org/officeDocument/2006/relationships/hyperlink" Target="../Docs/R1-2405580.zip" TargetMode="External"/><Relationship Id="rId867" Type="http://schemas.openxmlformats.org/officeDocument/2006/relationships/hyperlink" Target="../Docs/R1-2401941.zip" TargetMode="External"/><Relationship Id="rId1052" Type="http://schemas.openxmlformats.org/officeDocument/2006/relationships/hyperlink" Target="../Docs/R1-2404571.zip" TargetMode="External"/><Relationship Id="rId1497" Type="http://schemas.openxmlformats.org/officeDocument/2006/relationships/hyperlink" Target="../Docs/R1-2404557.zip" TargetMode="External"/><Relationship Id="rId2103" Type="http://schemas.openxmlformats.org/officeDocument/2006/relationships/hyperlink" Target="../Docs/R1-2405053.zip" TargetMode="External"/><Relationship Id="rId2310" Type="http://schemas.openxmlformats.org/officeDocument/2006/relationships/hyperlink" Target="../Docs/R1-2404203.zip" TargetMode="External"/><Relationship Id="rId2548" Type="http://schemas.openxmlformats.org/officeDocument/2006/relationships/hyperlink" Target="https://portal.3gpp.org/desktopmodules/Release/ReleaseDetails.aspx?releaseId=193" TargetMode="External"/><Relationship Id="rId2755" Type="http://schemas.openxmlformats.org/officeDocument/2006/relationships/hyperlink" Target="https://portal.3gpp.org/desktopmodules/Release/ReleaseDetails.aspx?releaseId=194" TargetMode="External"/><Relationship Id="rId727" Type="http://schemas.openxmlformats.org/officeDocument/2006/relationships/hyperlink" Target="../Docs/R1-2405606.zip" TargetMode="External"/><Relationship Id="rId934" Type="http://schemas.openxmlformats.org/officeDocument/2006/relationships/hyperlink" Target="../Docs/R1-2404904.zip" TargetMode="External"/><Relationship Id="rId1357" Type="http://schemas.openxmlformats.org/officeDocument/2006/relationships/hyperlink" Target="../Docs/R1-2404400.zip" TargetMode="External"/><Relationship Id="rId1564" Type="http://schemas.openxmlformats.org/officeDocument/2006/relationships/hyperlink" Target="../Docs/R1-2403968.zip" TargetMode="External"/><Relationship Id="rId1771" Type="http://schemas.openxmlformats.org/officeDocument/2006/relationships/hyperlink" Target="../Docs/R1-2404122.zip" TargetMode="External"/><Relationship Id="rId2408" Type="http://schemas.openxmlformats.org/officeDocument/2006/relationships/hyperlink" Target="https://portal.3gpp.org/desktopmodules/WorkItem/WorkItemDetails.aspx?workitemId=940196" TargetMode="External"/><Relationship Id="rId2615" Type="http://schemas.openxmlformats.org/officeDocument/2006/relationships/hyperlink" Target="https://portal.3gpp.org/desktopmodules/Release/ReleaseDetails.aspx?releaseId=193" TargetMode="External"/><Relationship Id="rId2822" Type="http://schemas.openxmlformats.org/officeDocument/2006/relationships/hyperlink" Target="../Docs/R1-2405758.zip" TargetMode="External"/><Relationship Id="rId63" Type="http://schemas.openxmlformats.org/officeDocument/2006/relationships/hyperlink" Target="../Docs/R1-2405134.zip" TargetMode="External"/><Relationship Id="rId1217" Type="http://schemas.openxmlformats.org/officeDocument/2006/relationships/hyperlink" Target="../Docs/R1-2404920.zip" TargetMode="External"/><Relationship Id="rId1424" Type="http://schemas.openxmlformats.org/officeDocument/2006/relationships/hyperlink" Target="../Docs/R1-2404402.zip" TargetMode="External"/><Relationship Id="rId1631" Type="http://schemas.openxmlformats.org/officeDocument/2006/relationships/hyperlink" Target="../Docs/R1-2405201.zip" TargetMode="External"/><Relationship Id="rId1869" Type="http://schemas.openxmlformats.org/officeDocument/2006/relationships/hyperlink" Target="../Docs/R1-2404561.zip" TargetMode="External"/><Relationship Id="rId1729" Type="http://schemas.openxmlformats.org/officeDocument/2006/relationships/hyperlink" Target="../Docs/R1-2404625.zip" TargetMode="External"/><Relationship Id="rId1936" Type="http://schemas.openxmlformats.org/officeDocument/2006/relationships/hyperlink" Target="../Docs/R1-2404561.zip" TargetMode="External"/><Relationship Id="rId2198" Type="http://schemas.openxmlformats.org/officeDocument/2006/relationships/hyperlink" Target="../Docs/R1-2404129.zip" TargetMode="External"/><Relationship Id="rId377" Type="http://schemas.openxmlformats.org/officeDocument/2006/relationships/hyperlink" Target="../Docs/R1-2404710.zip" TargetMode="External"/><Relationship Id="rId584" Type="http://schemas.openxmlformats.org/officeDocument/2006/relationships/hyperlink" Target="../Docs/R1-2403810.zip" TargetMode="External"/><Relationship Id="rId2058" Type="http://schemas.openxmlformats.org/officeDocument/2006/relationships/hyperlink" Target="../Docs/R1-2404466.zip" TargetMode="External"/><Relationship Id="rId2265" Type="http://schemas.openxmlformats.org/officeDocument/2006/relationships/hyperlink" Target="../Docs/R1-2405176.zip" TargetMode="External"/><Relationship Id="rId5" Type="http://schemas.openxmlformats.org/officeDocument/2006/relationships/settings" Target="settings.xml"/><Relationship Id="rId237" Type="http://schemas.openxmlformats.org/officeDocument/2006/relationships/image" Target="media/image7.wmf"/><Relationship Id="rId791" Type="http://schemas.openxmlformats.org/officeDocument/2006/relationships/hyperlink" Target="../Docs/R1-2404844.zip" TargetMode="External"/><Relationship Id="rId889" Type="http://schemas.openxmlformats.org/officeDocument/2006/relationships/hyperlink" Target="../Docs/R1-2404102.zip" TargetMode="External"/><Relationship Id="rId1074" Type="http://schemas.openxmlformats.org/officeDocument/2006/relationships/hyperlink" Target="../Docs/R1-2405419.zip" TargetMode="External"/><Relationship Id="rId2472" Type="http://schemas.openxmlformats.org/officeDocument/2006/relationships/hyperlink" Target="https://portal.3gpp.org/desktopmodules/WorkItem/WorkItemDetails.aspx?workitemId=970180" TargetMode="External"/><Relationship Id="rId2777" Type="http://schemas.openxmlformats.org/officeDocument/2006/relationships/hyperlink" Target="https://portal.3gpp.org/desktopmodules/Release/ReleaseDetails.aspx?releaseId=193" TargetMode="External"/><Relationship Id="rId444" Type="http://schemas.openxmlformats.org/officeDocument/2006/relationships/hyperlink" Target="../Docs/R1-2405099.zip" TargetMode="External"/><Relationship Id="rId651" Type="http://schemas.openxmlformats.org/officeDocument/2006/relationships/hyperlink" Target="../Docs/R1-2403582.zip" TargetMode="External"/><Relationship Id="rId749" Type="http://schemas.openxmlformats.org/officeDocument/2006/relationships/hyperlink" Target="../Docs/R1-2405456.zip" TargetMode="External"/><Relationship Id="rId1281" Type="http://schemas.openxmlformats.org/officeDocument/2006/relationships/hyperlink" Target="../Docs/R1-2404615.zip" TargetMode="External"/><Relationship Id="rId1379" Type="http://schemas.openxmlformats.org/officeDocument/2006/relationships/hyperlink" Target="https://www.3gpp.org/ftp/TSG_RAN/TSG_RAN/TSGR_103/Docs/RP-240826.zip" TargetMode="External"/><Relationship Id="rId1586" Type="http://schemas.openxmlformats.org/officeDocument/2006/relationships/hyperlink" Target="../Docs/R1-2405160.zip" TargetMode="External"/><Relationship Id="rId2125" Type="http://schemas.openxmlformats.org/officeDocument/2006/relationships/hyperlink" Target="../Docs/R1-2404327.zip" TargetMode="External"/><Relationship Id="rId2332" Type="http://schemas.openxmlformats.org/officeDocument/2006/relationships/hyperlink" Target="../Docs/R1-2405091.zip" TargetMode="External"/><Relationship Id="rId304" Type="http://schemas.openxmlformats.org/officeDocument/2006/relationships/hyperlink" Target="../Docs/R1-2404228.zip" TargetMode="External"/><Relationship Id="rId511" Type="http://schemas.openxmlformats.org/officeDocument/2006/relationships/hyperlink" Target="../Docs/R1-2404160.zip" TargetMode="External"/><Relationship Id="rId609" Type="http://schemas.openxmlformats.org/officeDocument/2006/relationships/hyperlink" Target="../Docs/R1-2403924.zip" TargetMode="External"/><Relationship Id="rId956" Type="http://schemas.openxmlformats.org/officeDocument/2006/relationships/hyperlink" Target="../Docs/R1-2404166.zip" TargetMode="External"/><Relationship Id="rId1141" Type="http://schemas.openxmlformats.org/officeDocument/2006/relationships/hyperlink" Target="../Docs/R1-2405122.zip" TargetMode="External"/><Relationship Id="rId1239" Type="http://schemas.openxmlformats.org/officeDocument/2006/relationships/hyperlink" Target="../Docs/R1-2404476.zip" TargetMode="External"/><Relationship Id="rId1793" Type="http://schemas.openxmlformats.org/officeDocument/2006/relationships/hyperlink" Target="../Docs/R1-2403979.zip" TargetMode="External"/><Relationship Id="rId2637" Type="http://schemas.openxmlformats.org/officeDocument/2006/relationships/hyperlink" Target="https://portal.3gpp.org/desktopmodules/WorkItem/WorkItemDetails.aspx?workitemId=940196" TargetMode="External"/><Relationship Id="rId2844" Type="http://schemas.openxmlformats.org/officeDocument/2006/relationships/header" Target="header2.xml"/><Relationship Id="rId85" Type="http://schemas.openxmlformats.org/officeDocument/2006/relationships/hyperlink" Target="../Docs/R1-2404843.zip" TargetMode="External"/><Relationship Id="rId816" Type="http://schemas.openxmlformats.org/officeDocument/2006/relationships/hyperlink" Target="../Docs/R1-2405528.zip" TargetMode="External"/><Relationship Id="rId1001" Type="http://schemas.openxmlformats.org/officeDocument/2006/relationships/hyperlink" Target="../Docs/R1-2404422.zip" TargetMode="External"/><Relationship Id="rId1446" Type="http://schemas.openxmlformats.org/officeDocument/2006/relationships/hyperlink" Target="../Docs/R1-2403888.zip" TargetMode="External"/><Relationship Id="rId1653" Type="http://schemas.openxmlformats.org/officeDocument/2006/relationships/hyperlink" Target="../Docs/R1-2404561.zip" TargetMode="External"/><Relationship Id="rId1860" Type="http://schemas.openxmlformats.org/officeDocument/2006/relationships/hyperlink" Target="../Docs/R1-2404625.zip" TargetMode="External"/><Relationship Id="rId2704" Type="http://schemas.openxmlformats.org/officeDocument/2006/relationships/hyperlink" Target="../Docs/R1-2405765.zip" TargetMode="External"/><Relationship Id="rId1306" Type="http://schemas.openxmlformats.org/officeDocument/2006/relationships/hyperlink" Target="../Docs/R1-2404008.zip" TargetMode="External"/><Relationship Id="rId1513" Type="http://schemas.openxmlformats.org/officeDocument/2006/relationships/hyperlink" Target="../Docs/R1-2405208.zip" TargetMode="External"/><Relationship Id="rId1720" Type="http://schemas.openxmlformats.org/officeDocument/2006/relationships/hyperlink" Target="../Docs/R1-2404408.zip" TargetMode="External"/><Relationship Id="rId1958" Type="http://schemas.openxmlformats.org/officeDocument/2006/relationships/hyperlink" Target="../Docs/R1-2404626.zip" TargetMode="External"/><Relationship Id="rId12" Type="http://schemas.openxmlformats.org/officeDocument/2006/relationships/hyperlink" Target="../Docs/R1-2403820.zip" TargetMode="External"/><Relationship Id="rId1818" Type="http://schemas.openxmlformats.org/officeDocument/2006/relationships/hyperlink" Target="../Docs/R1-2404122.zip" TargetMode="External"/><Relationship Id="rId161" Type="http://schemas.openxmlformats.org/officeDocument/2006/relationships/hyperlink" Target="../Docs/R1-2405733.zip" TargetMode="External"/><Relationship Id="rId399" Type="http://schemas.openxmlformats.org/officeDocument/2006/relationships/hyperlink" Target="../Docs/R1-2405520.zip" TargetMode="External"/><Relationship Id="rId2287" Type="http://schemas.openxmlformats.org/officeDocument/2006/relationships/hyperlink" Target="../Docs/R1-2404261.zip" TargetMode="External"/><Relationship Id="rId2494" Type="http://schemas.openxmlformats.org/officeDocument/2006/relationships/hyperlink" Target="https://portal.3gpp.org/desktopmodules/Release/ReleaseDetails.aspx?releaseId=193" TargetMode="External"/><Relationship Id="rId259" Type="http://schemas.openxmlformats.org/officeDocument/2006/relationships/oleObject" Target="embeddings/oleObject17.bin"/><Relationship Id="rId466" Type="http://schemas.openxmlformats.org/officeDocument/2006/relationships/hyperlink" Target="../Docs/R1-2404482.zip" TargetMode="External"/><Relationship Id="rId673" Type="http://schemas.openxmlformats.org/officeDocument/2006/relationships/hyperlink" Target="../Docs/R1-2404156.zip" TargetMode="External"/><Relationship Id="rId880" Type="http://schemas.openxmlformats.org/officeDocument/2006/relationships/hyperlink" Target="../Docs/R1-2405141.zip" TargetMode="External"/><Relationship Id="rId1096" Type="http://schemas.openxmlformats.org/officeDocument/2006/relationships/hyperlink" Target="../Docs/R1-2404764.zip" TargetMode="External"/><Relationship Id="rId2147" Type="http://schemas.openxmlformats.org/officeDocument/2006/relationships/hyperlink" Target="../Docs/R1-2404488.zip" TargetMode="External"/><Relationship Id="rId2354" Type="http://schemas.openxmlformats.org/officeDocument/2006/relationships/hyperlink" Target="../Docs/R1-2404671.zip" TargetMode="External"/><Relationship Id="rId2561" Type="http://schemas.openxmlformats.org/officeDocument/2006/relationships/hyperlink" Target="https://portal.3gpp.org/desktopmodules/Release/ReleaseDetails.aspx?releaseId=193" TargetMode="External"/><Relationship Id="rId2799" Type="http://schemas.openxmlformats.org/officeDocument/2006/relationships/hyperlink" Target="../Docs/R1-2403837.zip" TargetMode="External"/><Relationship Id="rId119" Type="http://schemas.openxmlformats.org/officeDocument/2006/relationships/hyperlink" Target="../Docs/R1-2404342.zip" TargetMode="External"/><Relationship Id="rId326" Type="http://schemas.openxmlformats.org/officeDocument/2006/relationships/hyperlink" Target="../Docs/R1-2405560.zip" TargetMode="External"/><Relationship Id="rId533" Type="http://schemas.openxmlformats.org/officeDocument/2006/relationships/hyperlink" Target="../Docs/R1-2404343.zip" TargetMode="External"/><Relationship Id="rId978" Type="http://schemas.openxmlformats.org/officeDocument/2006/relationships/hyperlink" Target="../Docs/R1-2405120.zip" TargetMode="External"/><Relationship Id="rId1163" Type="http://schemas.openxmlformats.org/officeDocument/2006/relationships/hyperlink" Target="../Docs/R1-2405382.zip" TargetMode="External"/><Relationship Id="rId1370" Type="http://schemas.openxmlformats.org/officeDocument/2006/relationships/hyperlink" Target="../Docs/R1-2405062.zip" TargetMode="External"/><Relationship Id="rId2007" Type="http://schemas.openxmlformats.org/officeDocument/2006/relationships/hyperlink" Target="../Docs/R1-2404464.zip" TargetMode="External"/><Relationship Id="rId2214" Type="http://schemas.openxmlformats.org/officeDocument/2006/relationships/hyperlink" Target="../Docs/R1-2403857.zip" TargetMode="External"/><Relationship Id="rId2659" Type="http://schemas.openxmlformats.org/officeDocument/2006/relationships/hyperlink" Target="https://portal.3gpp.org/desktopmodules/Specifications/SpecificationDetails.aspx?specificationId=3214" TargetMode="External"/><Relationship Id="rId740" Type="http://schemas.openxmlformats.org/officeDocument/2006/relationships/hyperlink" Target="../Docs/R1-2405481.zip" TargetMode="External"/><Relationship Id="rId838" Type="http://schemas.openxmlformats.org/officeDocument/2006/relationships/hyperlink" Target="../Docs/R1-2405537.zip" TargetMode="External"/><Relationship Id="rId1023" Type="http://schemas.openxmlformats.org/officeDocument/2006/relationships/hyperlink" Target="../Docs/R1-2405290.zip" TargetMode="External"/><Relationship Id="rId1468" Type="http://schemas.openxmlformats.org/officeDocument/2006/relationships/hyperlink" Target="../Docs/R1-2404962.zip" TargetMode="External"/><Relationship Id="rId1675" Type="http://schemas.openxmlformats.org/officeDocument/2006/relationships/hyperlink" Target="../Docs/R1-2405207.zip" TargetMode="External"/><Relationship Id="rId1882" Type="http://schemas.openxmlformats.org/officeDocument/2006/relationships/hyperlink" Target="../Docs/R1-2404625.zip" TargetMode="External"/><Relationship Id="rId2421" Type="http://schemas.openxmlformats.org/officeDocument/2006/relationships/hyperlink" Target="../Docs/R1-2405537.zip" TargetMode="External"/><Relationship Id="rId2519" Type="http://schemas.openxmlformats.org/officeDocument/2006/relationships/hyperlink" Target="../Docs/R1-2405661.zip" TargetMode="External"/><Relationship Id="rId2726" Type="http://schemas.openxmlformats.org/officeDocument/2006/relationships/hyperlink" Target="https://portal.3gpp.org/desktopmodules/WorkItem/WorkItemDetails.aspx?workitemId=981138" TargetMode="External"/><Relationship Id="rId600" Type="http://schemas.openxmlformats.org/officeDocument/2006/relationships/hyperlink" Target="../Docs/R1-2405635.zip" TargetMode="External"/><Relationship Id="rId1230" Type="http://schemas.openxmlformats.org/officeDocument/2006/relationships/hyperlink" Target="../Docs/R1-2404022.zip" TargetMode="External"/><Relationship Id="rId1328" Type="http://schemas.openxmlformats.org/officeDocument/2006/relationships/hyperlink" Target="../Docs/R1-2404773.zip" TargetMode="External"/><Relationship Id="rId1535" Type="http://schemas.openxmlformats.org/officeDocument/2006/relationships/hyperlink" Target="../Docs/R1-2404520.zip" TargetMode="External"/><Relationship Id="rId905" Type="http://schemas.openxmlformats.org/officeDocument/2006/relationships/hyperlink" Target="../Docs/R1-2403914.zip" TargetMode="External"/><Relationship Id="rId1742" Type="http://schemas.openxmlformats.org/officeDocument/2006/relationships/hyperlink" Target="../Docs/R1-2404561.zip" TargetMode="External"/><Relationship Id="rId34" Type="http://schemas.openxmlformats.org/officeDocument/2006/relationships/hyperlink" Target="../Docs/R1-2405132.zip" TargetMode="External"/><Relationship Id="rId1602" Type="http://schemas.openxmlformats.org/officeDocument/2006/relationships/hyperlink" Target="../Docs/R1-2404183.zip" TargetMode="External"/><Relationship Id="rId183" Type="http://schemas.openxmlformats.org/officeDocument/2006/relationships/hyperlink" Target="../Docs/R1-2405616.zip" TargetMode="External"/><Relationship Id="rId390" Type="http://schemas.openxmlformats.org/officeDocument/2006/relationships/hyperlink" Target="../Docs/R1-2405746.zip" TargetMode="External"/><Relationship Id="rId1907" Type="http://schemas.openxmlformats.org/officeDocument/2006/relationships/hyperlink" Target="../Docs/R1-2404408.zip" TargetMode="External"/><Relationship Id="rId2071" Type="http://schemas.openxmlformats.org/officeDocument/2006/relationships/hyperlink" Target="../Docs/R1-2405052.zip" TargetMode="External"/><Relationship Id="rId250" Type="http://schemas.openxmlformats.org/officeDocument/2006/relationships/oleObject" Target="embeddings/oleObject12.bin"/><Relationship Id="rId488" Type="http://schemas.openxmlformats.org/officeDocument/2006/relationships/hyperlink" Target="../Docs/R1-2405311.zip" TargetMode="External"/><Relationship Id="rId695" Type="http://schemas.openxmlformats.org/officeDocument/2006/relationships/hyperlink" Target="../Docs/R1-2405406.zip" TargetMode="External"/><Relationship Id="rId2169" Type="http://schemas.openxmlformats.org/officeDocument/2006/relationships/hyperlink" Target="../Docs/R1-2404915.zip" TargetMode="External"/><Relationship Id="rId2376" Type="http://schemas.openxmlformats.org/officeDocument/2006/relationships/hyperlink" Target="../Docs/R1-2404217.zip" TargetMode="External"/><Relationship Id="rId2583" Type="http://schemas.openxmlformats.org/officeDocument/2006/relationships/hyperlink" Target="https://portal.3gpp.org/desktopmodules/Release/ReleaseDetails.aspx?releaseId=193" TargetMode="External"/><Relationship Id="rId2790" Type="http://schemas.openxmlformats.org/officeDocument/2006/relationships/hyperlink" Target="../Docs/R1-2403834.zip" TargetMode="External"/><Relationship Id="rId110" Type="http://schemas.openxmlformats.org/officeDocument/2006/relationships/hyperlink" Target="../Docs/R1-2405019.zip" TargetMode="External"/><Relationship Id="rId348" Type="http://schemas.openxmlformats.org/officeDocument/2006/relationships/hyperlink" Target="../Docs/R1-2404093.zip" TargetMode="External"/><Relationship Id="rId555" Type="http://schemas.openxmlformats.org/officeDocument/2006/relationships/hyperlink" Target="../Docs/R1-2404790.zip" TargetMode="External"/><Relationship Id="rId762" Type="http://schemas.openxmlformats.org/officeDocument/2006/relationships/hyperlink" Target="../Docs/R1-2404086.zip" TargetMode="External"/><Relationship Id="rId1185" Type="http://schemas.openxmlformats.org/officeDocument/2006/relationships/hyperlink" Target="../Docs/R1-2405149.zip" TargetMode="External"/><Relationship Id="rId1392" Type="http://schemas.openxmlformats.org/officeDocument/2006/relationships/hyperlink" Target="../Docs/R1-2404177.zip" TargetMode="External"/><Relationship Id="rId2029" Type="http://schemas.openxmlformats.org/officeDocument/2006/relationships/hyperlink" Target="../Docs/R1-2404664.zip" TargetMode="External"/><Relationship Id="rId2236" Type="http://schemas.openxmlformats.org/officeDocument/2006/relationships/image" Target="media/image34.png"/><Relationship Id="rId2443" Type="http://schemas.openxmlformats.org/officeDocument/2006/relationships/hyperlink" Target="https://portal.3gpp.org/desktopmodules/Specifications/SpecificationDetails.aspx?specificationId=3216" TargetMode="External"/><Relationship Id="rId2650" Type="http://schemas.openxmlformats.org/officeDocument/2006/relationships/hyperlink" Target="https://portal.3gpp.org/desktopmodules/Release/ReleaseDetails.aspx?releaseId=193" TargetMode="External"/><Relationship Id="rId208" Type="http://schemas.openxmlformats.org/officeDocument/2006/relationships/hyperlink" Target="../Docs/R1-2405552.zip" TargetMode="External"/><Relationship Id="rId415" Type="http://schemas.openxmlformats.org/officeDocument/2006/relationships/image" Target="media/image25.png"/><Relationship Id="rId622" Type="http://schemas.openxmlformats.org/officeDocument/2006/relationships/hyperlink" Target="../Docs/R1-2405328.zip" TargetMode="External"/><Relationship Id="rId1045" Type="http://schemas.openxmlformats.org/officeDocument/2006/relationships/hyperlink" Target="../Docs/R1-2404387.zip" TargetMode="External"/><Relationship Id="rId1252" Type="http://schemas.openxmlformats.org/officeDocument/2006/relationships/hyperlink" Target="../Docs/R1-2405038.zip" TargetMode="External"/><Relationship Id="rId1697" Type="http://schemas.openxmlformats.org/officeDocument/2006/relationships/hyperlink" Target="../Docs/R1-2404625.zip" TargetMode="External"/><Relationship Id="rId2303" Type="http://schemas.openxmlformats.org/officeDocument/2006/relationships/hyperlink" Target="../Docs/R1-2405117.zip" TargetMode="External"/><Relationship Id="rId2510" Type="http://schemas.openxmlformats.org/officeDocument/2006/relationships/hyperlink" Target="https://portal.3gpp.org/desktopmodules/WorkItem/WorkItemDetails.aspx?workitemId=860140" TargetMode="External"/><Relationship Id="rId2748" Type="http://schemas.openxmlformats.org/officeDocument/2006/relationships/hyperlink" Target="../Docs/R1-2405671.zip" TargetMode="External"/><Relationship Id="rId927" Type="http://schemas.openxmlformats.org/officeDocument/2006/relationships/hyperlink" Target="../Docs/R1-2404701.zip" TargetMode="External"/><Relationship Id="rId1112" Type="http://schemas.openxmlformats.org/officeDocument/2006/relationships/hyperlink" Target="../Docs/R1-2403872.zip" TargetMode="External"/><Relationship Id="rId1557" Type="http://schemas.openxmlformats.org/officeDocument/2006/relationships/hyperlink" Target="../Docs/R1-2404291.zip" TargetMode="External"/><Relationship Id="rId1764" Type="http://schemas.openxmlformats.org/officeDocument/2006/relationships/hyperlink" Target="../Docs/R1-2405363.zip" TargetMode="External"/><Relationship Id="rId1971" Type="http://schemas.openxmlformats.org/officeDocument/2006/relationships/hyperlink" Target="../Docs/R1-2405128.zip" TargetMode="External"/><Relationship Id="rId2608" Type="http://schemas.openxmlformats.org/officeDocument/2006/relationships/hyperlink" Target="https://portal.3gpp.org/desktopmodules/Specifications/SpecificationDetails.aspx?specificationId=3215" TargetMode="External"/><Relationship Id="rId2815" Type="http://schemas.openxmlformats.org/officeDocument/2006/relationships/hyperlink" Target="https://portal.3gpp.org/desktopmodules/WorkItem/WorkItemDetails.aspx?workitemId=941112" TargetMode="External"/><Relationship Id="rId56" Type="http://schemas.openxmlformats.org/officeDocument/2006/relationships/hyperlink" Target="../Docs/R1-2404358.zip" TargetMode="External"/><Relationship Id="rId1417" Type="http://schemas.openxmlformats.org/officeDocument/2006/relationships/hyperlink" Target="../Docs/R1-2403887.zip" TargetMode="External"/><Relationship Id="rId1624" Type="http://schemas.openxmlformats.org/officeDocument/2006/relationships/hyperlink" Target="../Docs/R1-2405070.zip" TargetMode="External"/><Relationship Id="rId1831" Type="http://schemas.openxmlformats.org/officeDocument/2006/relationships/hyperlink" Target="../Docs/R1-2403979.zip" TargetMode="External"/><Relationship Id="rId1929" Type="http://schemas.openxmlformats.org/officeDocument/2006/relationships/hyperlink" Target="../Docs/R1-2404561.zip" TargetMode="External"/><Relationship Id="rId2093" Type="http://schemas.openxmlformats.org/officeDocument/2006/relationships/hyperlink" Target="../Docs/R1-2404511.zip" TargetMode="External"/><Relationship Id="rId2398" Type="http://schemas.openxmlformats.org/officeDocument/2006/relationships/hyperlink" Target="https://portal.3gpp.org/desktopmodules/Release/ReleaseDetails.aspx?releaseId=192" TargetMode="External"/><Relationship Id="rId272" Type="http://schemas.openxmlformats.org/officeDocument/2006/relationships/hyperlink" Target="../Docs/R1-2405420.zip" TargetMode="External"/><Relationship Id="rId577" Type="http://schemas.openxmlformats.org/officeDocument/2006/relationships/hyperlink" Target="../Docs/R1-2405192.zip" TargetMode="External"/><Relationship Id="rId2160" Type="http://schemas.openxmlformats.org/officeDocument/2006/relationships/hyperlink" Target="../Docs/R1-2404436.zip" TargetMode="External"/><Relationship Id="rId2258" Type="http://schemas.openxmlformats.org/officeDocument/2006/relationships/hyperlink" Target="../Docs/R1-2404874.zip" TargetMode="External"/><Relationship Id="rId132" Type="http://schemas.openxmlformats.org/officeDocument/2006/relationships/hyperlink" Target="../Docs/R1-2404245.zip" TargetMode="External"/><Relationship Id="rId784" Type="http://schemas.openxmlformats.org/officeDocument/2006/relationships/hyperlink" Target="../Docs/R1-2404834.zip" TargetMode="External"/><Relationship Id="rId991" Type="http://schemas.openxmlformats.org/officeDocument/2006/relationships/hyperlink" Target="../Docs/R1-2405389.zip" TargetMode="External"/><Relationship Id="rId1067" Type="http://schemas.openxmlformats.org/officeDocument/2006/relationships/hyperlink" Target="../Docs/R1-2405146.zip" TargetMode="External"/><Relationship Id="rId2020" Type="http://schemas.openxmlformats.org/officeDocument/2006/relationships/hyperlink" Target="../Docs/R1-2404296.zip" TargetMode="External"/><Relationship Id="rId2465" Type="http://schemas.openxmlformats.org/officeDocument/2006/relationships/hyperlink" Target="../Docs/R1-2405608.zip" TargetMode="External"/><Relationship Id="rId2672" Type="http://schemas.openxmlformats.org/officeDocument/2006/relationships/hyperlink" Target="https://portal.3gpp.org/desktopmodules/Specifications/SpecificationDetails.aspx?specificationId=3214" TargetMode="External"/><Relationship Id="rId437" Type="http://schemas.openxmlformats.org/officeDocument/2006/relationships/hyperlink" Target="../Docs/R1-2404081.zip" TargetMode="External"/><Relationship Id="rId644" Type="http://schemas.openxmlformats.org/officeDocument/2006/relationships/hyperlink" Target="../Docs/R1-2405267.zip" TargetMode="External"/><Relationship Id="rId851" Type="http://schemas.openxmlformats.org/officeDocument/2006/relationships/hyperlink" Target="../Docs/R1-2405366.zip" TargetMode="External"/><Relationship Id="rId1274" Type="http://schemas.openxmlformats.org/officeDocument/2006/relationships/hyperlink" Target="../Docs/R1-2404398.zip" TargetMode="External"/><Relationship Id="rId1481" Type="http://schemas.openxmlformats.org/officeDocument/2006/relationships/hyperlink" Target="../Docs/R1-2403843.zip" TargetMode="External"/><Relationship Id="rId1579" Type="http://schemas.openxmlformats.org/officeDocument/2006/relationships/hyperlink" Target="../Docs/R1-2404902.zip" TargetMode="External"/><Relationship Id="rId2118" Type="http://schemas.openxmlformats.org/officeDocument/2006/relationships/hyperlink" Target="../Docs/R1-2403920.zip" TargetMode="External"/><Relationship Id="rId2325" Type="http://schemas.openxmlformats.org/officeDocument/2006/relationships/hyperlink" Target="../Docs/R1-2404580.zip" TargetMode="External"/><Relationship Id="rId2532" Type="http://schemas.openxmlformats.org/officeDocument/2006/relationships/hyperlink" Target="https://portal.3gpp.org/desktopmodules/Release/ReleaseDetails.aspx?releaseId=193" TargetMode="External"/><Relationship Id="rId504" Type="http://schemas.openxmlformats.org/officeDocument/2006/relationships/hyperlink" Target="../Docs/R1-2405724.zip" TargetMode="External"/><Relationship Id="rId711" Type="http://schemas.openxmlformats.org/officeDocument/2006/relationships/hyperlink" Target="../Docs/R1-2405597.zip" TargetMode="External"/><Relationship Id="rId949" Type="http://schemas.openxmlformats.org/officeDocument/2006/relationships/hyperlink" Target="../Docs/R1-2405679.zip" TargetMode="External"/><Relationship Id="rId1134" Type="http://schemas.openxmlformats.org/officeDocument/2006/relationships/hyperlink" Target="../Docs/R1-2404770.zip" TargetMode="External"/><Relationship Id="rId1341" Type="http://schemas.openxmlformats.org/officeDocument/2006/relationships/hyperlink" Target="../Docs/R1-2405376.zip" TargetMode="External"/><Relationship Id="rId1786" Type="http://schemas.openxmlformats.org/officeDocument/2006/relationships/hyperlink" Target="../Docs/R1-2405595.zip" TargetMode="External"/><Relationship Id="rId1993" Type="http://schemas.openxmlformats.org/officeDocument/2006/relationships/hyperlink" Target="../Docs/R1-2404626.zip" TargetMode="External"/><Relationship Id="rId2837" Type="http://schemas.openxmlformats.org/officeDocument/2006/relationships/hyperlink" Target="../Docs/R1-2405755.zip" TargetMode="External"/><Relationship Id="rId78" Type="http://schemas.openxmlformats.org/officeDocument/2006/relationships/hyperlink" Target="../Docs/R1-2404011.zip" TargetMode="External"/><Relationship Id="rId809" Type="http://schemas.openxmlformats.org/officeDocument/2006/relationships/hyperlink" Target="../Docs/R1-2405353.zip" TargetMode="External"/><Relationship Id="rId1201" Type="http://schemas.openxmlformats.org/officeDocument/2006/relationships/hyperlink" Target="../Docs/R1-2404021.zip" TargetMode="External"/><Relationship Id="rId1439" Type="http://schemas.openxmlformats.org/officeDocument/2006/relationships/hyperlink" Target="../Docs/R1-2405297.zip" TargetMode="External"/><Relationship Id="rId1646" Type="http://schemas.openxmlformats.org/officeDocument/2006/relationships/hyperlink" Target="../Docs/R1-2404224.zip" TargetMode="External"/><Relationship Id="rId1853" Type="http://schemas.openxmlformats.org/officeDocument/2006/relationships/hyperlink" Target="../Docs/R1-2405363.zip" TargetMode="External"/><Relationship Id="rId1506" Type="http://schemas.openxmlformats.org/officeDocument/2006/relationships/hyperlink" Target="../Docs/R1-2404871.zip" TargetMode="External"/><Relationship Id="rId1713" Type="http://schemas.openxmlformats.org/officeDocument/2006/relationships/hyperlink" Target="../Docs/R1-2405595.zip" TargetMode="External"/><Relationship Id="rId1920" Type="http://schemas.openxmlformats.org/officeDocument/2006/relationships/hyperlink" Target="../Docs/R1-2404625.zip" TargetMode="External"/><Relationship Id="rId294" Type="http://schemas.openxmlformats.org/officeDocument/2006/relationships/hyperlink" Target="../Docs/R1-2404913.zip" TargetMode="External"/><Relationship Id="rId2182" Type="http://schemas.openxmlformats.org/officeDocument/2006/relationships/hyperlink" Target="../Docs/R1-2404635.zip" TargetMode="External"/><Relationship Id="rId154" Type="http://schemas.openxmlformats.org/officeDocument/2006/relationships/hyperlink" Target="../Docs/R1-2405018.zip" TargetMode="External"/><Relationship Id="rId361" Type="http://schemas.openxmlformats.org/officeDocument/2006/relationships/hyperlink" Target="../Docs/R1-2405021.zip" TargetMode="External"/><Relationship Id="rId599" Type="http://schemas.openxmlformats.org/officeDocument/2006/relationships/hyperlink" Target="../Docs/R1-2405702.zip" TargetMode="External"/><Relationship Id="rId2042" Type="http://schemas.openxmlformats.org/officeDocument/2006/relationships/hyperlink" Target="../Docs/R1-2405254.zip" TargetMode="External"/><Relationship Id="rId2487" Type="http://schemas.openxmlformats.org/officeDocument/2006/relationships/hyperlink" Target="https://portal.3gpp.org/desktopmodules/Specifications/SpecificationDetails.aspx?specificationId=3214" TargetMode="External"/><Relationship Id="rId2694" Type="http://schemas.openxmlformats.org/officeDocument/2006/relationships/hyperlink" Target="https://portal.3gpp.org/desktopmodules/WorkItem/WorkItemDetails.aspx?workitemId=981138" TargetMode="External"/><Relationship Id="rId459" Type="http://schemas.openxmlformats.org/officeDocument/2006/relationships/hyperlink" Target="../Docs/R1-2404234.zip" TargetMode="External"/><Relationship Id="rId666" Type="http://schemas.openxmlformats.org/officeDocument/2006/relationships/hyperlink" Target="../Docs/R1-2405583.zip" TargetMode="External"/><Relationship Id="rId873" Type="http://schemas.openxmlformats.org/officeDocument/2006/relationships/hyperlink" Target="../Docs/R1-2404270.zip" TargetMode="External"/><Relationship Id="rId1089" Type="http://schemas.openxmlformats.org/officeDocument/2006/relationships/hyperlink" Target="../Docs/R1-2404549.zip" TargetMode="External"/><Relationship Id="rId1296" Type="http://schemas.openxmlformats.org/officeDocument/2006/relationships/hyperlink" Target="../Docs/R1-2405280.zip" TargetMode="External"/><Relationship Id="rId2347" Type="http://schemas.openxmlformats.org/officeDocument/2006/relationships/hyperlink" Target="../Docs/R1-2404319.zip" TargetMode="External"/><Relationship Id="rId2554" Type="http://schemas.openxmlformats.org/officeDocument/2006/relationships/hyperlink" Target="../Docs/R1-2405701.zip" TargetMode="External"/><Relationship Id="rId221" Type="http://schemas.openxmlformats.org/officeDocument/2006/relationships/hyperlink" Target="../Docs/R1-2404227.zip" TargetMode="External"/><Relationship Id="rId319" Type="http://schemas.openxmlformats.org/officeDocument/2006/relationships/hyperlink" Target="../Docs/R1-2405013.zip" TargetMode="External"/><Relationship Id="rId526" Type="http://schemas.openxmlformats.org/officeDocument/2006/relationships/hyperlink" Target="../Docs/R1-2404162.zip" TargetMode="External"/><Relationship Id="rId1156" Type="http://schemas.openxmlformats.org/officeDocument/2006/relationships/hyperlink" Target="../Docs/R1-2405340.zip" TargetMode="External"/><Relationship Id="rId1363" Type="http://schemas.openxmlformats.org/officeDocument/2006/relationships/hyperlink" Target="../Docs/R1-2404662.zip" TargetMode="External"/><Relationship Id="rId2207" Type="http://schemas.openxmlformats.org/officeDocument/2006/relationships/hyperlink" Target="../Docs/R1-2404925.zip" TargetMode="External"/><Relationship Id="rId2761" Type="http://schemas.openxmlformats.org/officeDocument/2006/relationships/hyperlink" Target="../Docs/R1-2403824.zip" TargetMode="External"/><Relationship Id="rId733" Type="http://schemas.openxmlformats.org/officeDocument/2006/relationships/hyperlink" Target="../Docs/R1-2404155.zip" TargetMode="External"/><Relationship Id="rId940" Type="http://schemas.openxmlformats.org/officeDocument/2006/relationships/hyperlink" Target="../Docs/R1-2405143.zip" TargetMode="External"/><Relationship Id="rId1016" Type="http://schemas.openxmlformats.org/officeDocument/2006/relationships/hyperlink" Target="../Docs/R1-2404906.zip" TargetMode="External"/><Relationship Id="rId1570" Type="http://schemas.openxmlformats.org/officeDocument/2006/relationships/hyperlink" Target="../Docs/R1-2404406.zip" TargetMode="External"/><Relationship Id="rId1668" Type="http://schemas.openxmlformats.org/officeDocument/2006/relationships/hyperlink" Target="../Docs/R1-2405085.zip" TargetMode="External"/><Relationship Id="rId1875" Type="http://schemas.openxmlformats.org/officeDocument/2006/relationships/hyperlink" Target="../Docs/R1-2403979.zip" TargetMode="External"/><Relationship Id="rId2414" Type="http://schemas.openxmlformats.org/officeDocument/2006/relationships/hyperlink" Target="https://portal.3gpp.org/desktopmodules/Release/ReleaseDetails.aspx?releaseId=193" TargetMode="External"/><Relationship Id="rId2621" Type="http://schemas.openxmlformats.org/officeDocument/2006/relationships/hyperlink" Target="https://portal.3gpp.org/desktopmodules/WorkItem/WorkItemDetails.aspx?workitemId=940194" TargetMode="External"/><Relationship Id="rId2719" Type="http://schemas.openxmlformats.org/officeDocument/2006/relationships/hyperlink" Target="https://portal.3gpp.org/desktopmodules/Release/ReleaseDetails.aspx?releaseId=192" TargetMode="External"/><Relationship Id="rId800" Type="http://schemas.openxmlformats.org/officeDocument/2006/relationships/hyperlink" Target="../Docs/R1-2405027.zip" TargetMode="External"/><Relationship Id="rId1223" Type="http://schemas.openxmlformats.org/officeDocument/2006/relationships/hyperlink" Target="../Docs/R1-2403851.zip" TargetMode="External"/><Relationship Id="rId1430" Type="http://schemas.openxmlformats.org/officeDocument/2006/relationships/hyperlink" Target="../Docs/R1-2404794.zip" TargetMode="External"/><Relationship Id="rId1528" Type="http://schemas.openxmlformats.org/officeDocument/2006/relationships/hyperlink" Target="../Docs/R1-2404181.zip" TargetMode="External"/><Relationship Id="rId1735" Type="http://schemas.openxmlformats.org/officeDocument/2006/relationships/hyperlink" Target="../Docs/R1-2404758.zip" TargetMode="External"/><Relationship Id="rId1942" Type="http://schemas.openxmlformats.org/officeDocument/2006/relationships/hyperlink" Target="../Docs/R1-2403871.zip" TargetMode="External"/><Relationship Id="rId27" Type="http://schemas.openxmlformats.org/officeDocument/2006/relationships/hyperlink" Target="../Docs/R1-2404266.zip" TargetMode="External"/><Relationship Id="rId1802" Type="http://schemas.openxmlformats.org/officeDocument/2006/relationships/hyperlink" Target="../Docs/R1-2404625.zip" TargetMode="External"/><Relationship Id="rId176" Type="http://schemas.openxmlformats.org/officeDocument/2006/relationships/hyperlink" Target="../Docs/R1-2405479.zip" TargetMode="External"/><Relationship Id="rId383" Type="http://schemas.openxmlformats.org/officeDocument/2006/relationships/hyperlink" Target="../Docs/R1-2405230.zip" TargetMode="External"/><Relationship Id="rId590" Type="http://schemas.openxmlformats.org/officeDocument/2006/relationships/hyperlink" Target="../Docs/R1-2405102.zip" TargetMode="External"/><Relationship Id="rId2064" Type="http://schemas.openxmlformats.org/officeDocument/2006/relationships/hyperlink" Target="../Docs/R1-2404761.zip" TargetMode="External"/><Relationship Id="rId2271" Type="http://schemas.openxmlformats.org/officeDocument/2006/relationships/hyperlink" Target="../Docs/R1-2405666.zip" TargetMode="External"/><Relationship Id="rId243" Type="http://schemas.openxmlformats.org/officeDocument/2006/relationships/image" Target="media/image10.wmf"/><Relationship Id="rId450" Type="http://schemas.openxmlformats.org/officeDocument/2006/relationships/hyperlink" Target="../Docs/R1-2405384.zip" TargetMode="External"/><Relationship Id="rId688" Type="http://schemas.openxmlformats.org/officeDocument/2006/relationships/hyperlink" Target="../Docs/R1-2405401.zip" TargetMode="External"/><Relationship Id="rId895" Type="http://schemas.openxmlformats.org/officeDocument/2006/relationships/hyperlink" Target="../Docs/R1-2404887.zip" TargetMode="External"/><Relationship Id="rId1080" Type="http://schemas.openxmlformats.org/officeDocument/2006/relationships/hyperlink" Target="../Docs/R1-2404018.zip" TargetMode="External"/><Relationship Id="rId2131" Type="http://schemas.openxmlformats.org/officeDocument/2006/relationships/hyperlink" Target="../Docs/R1-2404541.zip" TargetMode="External"/><Relationship Id="rId2369" Type="http://schemas.openxmlformats.org/officeDocument/2006/relationships/hyperlink" Target="../Docs/R1-2405593.zip" TargetMode="External"/><Relationship Id="rId2576" Type="http://schemas.openxmlformats.org/officeDocument/2006/relationships/hyperlink" Target="https://portal.3gpp.org/desktopmodules/Specifications/SpecificationDetails.aspx?specificationId=3216" TargetMode="External"/><Relationship Id="rId2783" Type="http://schemas.openxmlformats.org/officeDocument/2006/relationships/hyperlink" Target="https://portal.3gpp.org/desktopmodules/WorkItem/WorkItemDetails.aspx?workitemId=941106" TargetMode="External"/><Relationship Id="rId103" Type="http://schemas.openxmlformats.org/officeDocument/2006/relationships/hyperlink" Target="../Docs/R1-2405400.zip" TargetMode="External"/><Relationship Id="rId310" Type="http://schemas.openxmlformats.org/officeDocument/2006/relationships/hyperlink" Target="../Docs/R1-2405543.zip" TargetMode="External"/><Relationship Id="rId548" Type="http://schemas.openxmlformats.org/officeDocument/2006/relationships/hyperlink" Target="../Docs/R1-2405225.zip" TargetMode="External"/><Relationship Id="rId755" Type="http://schemas.openxmlformats.org/officeDocument/2006/relationships/hyperlink" Target="../Docs/R1-2404198.zip" TargetMode="External"/><Relationship Id="rId962" Type="http://schemas.openxmlformats.org/officeDocument/2006/relationships/hyperlink" Target="../Docs/R1-2404445.zip" TargetMode="External"/><Relationship Id="rId1178" Type="http://schemas.openxmlformats.org/officeDocument/2006/relationships/hyperlink" Target="../Docs/R1-2404687.zip" TargetMode="External"/><Relationship Id="rId1385" Type="http://schemas.openxmlformats.org/officeDocument/2006/relationships/hyperlink" Target="../Docs/R1-2403858.zip" TargetMode="External"/><Relationship Id="rId1592" Type="http://schemas.openxmlformats.org/officeDocument/2006/relationships/hyperlink" Target="../Docs/R1-2405438.zip" TargetMode="External"/><Relationship Id="rId2229" Type="http://schemas.openxmlformats.org/officeDocument/2006/relationships/hyperlink" Target="../Docs/R1-2405082.zip" TargetMode="External"/><Relationship Id="rId2436" Type="http://schemas.openxmlformats.org/officeDocument/2006/relationships/hyperlink" Target="https://portal.3gpp.org/desktopmodules/WorkItem/WorkItemDetails.aspx?workitemId=981138" TargetMode="External"/><Relationship Id="rId2643" Type="http://schemas.openxmlformats.org/officeDocument/2006/relationships/hyperlink" Target="https://portal.3gpp.org/desktopmodules/Release/ReleaseDetails.aspx?releaseId=193" TargetMode="External"/><Relationship Id="rId91" Type="http://schemas.openxmlformats.org/officeDocument/2006/relationships/hyperlink" Target="../Docs/R1-2404243.zip" TargetMode="External"/><Relationship Id="rId408" Type="http://schemas.openxmlformats.org/officeDocument/2006/relationships/image" Target="media/image21.png"/><Relationship Id="rId615" Type="http://schemas.openxmlformats.org/officeDocument/2006/relationships/hyperlink" Target="../Docs/R1-2405475.zip" TargetMode="External"/><Relationship Id="rId822" Type="http://schemas.openxmlformats.org/officeDocument/2006/relationships/hyperlink" Target="../Docs/R1-2405555.zip" TargetMode="External"/><Relationship Id="rId1038" Type="http://schemas.openxmlformats.org/officeDocument/2006/relationships/hyperlink" Target="../Docs/R1-2403976.zip" TargetMode="External"/><Relationship Id="rId1245" Type="http://schemas.openxmlformats.org/officeDocument/2006/relationships/hyperlink" Target="../Docs/R1-2404614.zip" TargetMode="External"/><Relationship Id="rId1452" Type="http://schemas.openxmlformats.org/officeDocument/2006/relationships/hyperlink" Target="../Docs/R1-2404286.zip" TargetMode="External"/><Relationship Id="rId1897" Type="http://schemas.openxmlformats.org/officeDocument/2006/relationships/hyperlink" Target="../Docs/R1-2405363.zip" TargetMode="External"/><Relationship Id="rId2503" Type="http://schemas.openxmlformats.org/officeDocument/2006/relationships/hyperlink" Target="https://portal.3gpp.org/desktopmodules/Specifications/SpecificationDetails.aspx?specificationId=3215" TargetMode="External"/><Relationship Id="rId1105" Type="http://schemas.openxmlformats.org/officeDocument/2006/relationships/hyperlink" Target="../Docs/R1-2405501.zip" TargetMode="External"/><Relationship Id="rId1312" Type="http://schemas.openxmlformats.org/officeDocument/2006/relationships/hyperlink" Target="../Docs/R1-2404113.zip" TargetMode="External"/><Relationship Id="rId1757" Type="http://schemas.openxmlformats.org/officeDocument/2006/relationships/hyperlink" Target="../Docs/R1-2404859.zip" TargetMode="External"/><Relationship Id="rId1964" Type="http://schemas.openxmlformats.org/officeDocument/2006/relationships/hyperlink" Target="../Docs/R1-2404821.zip" TargetMode="External"/><Relationship Id="rId2710" Type="http://schemas.openxmlformats.org/officeDocument/2006/relationships/hyperlink" Target="../Docs/R1-2405769.zip" TargetMode="External"/><Relationship Id="rId2808" Type="http://schemas.openxmlformats.org/officeDocument/2006/relationships/hyperlink" Target="https://portal.3gpp.org/desktopmodules/Release/ReleaseDetails.aspx?releaseId=193" TargetMode="External"/><Relationship Id="rId49" Type="http://schemas.openxmlformats.org/officeDocument/2006/relationships/hyperlink" Target="../Docs/R1-2401708.zip" TargetMode="External"/><Relationship Id="rId1617" Type="http://schemas.openxmlformats.org/officeDocument/2006/relationships/hyperlink" Target="../Docs/R1-2404779.zip" TargetMode="External"/><Relationship Id="rId1824" Type="http://schemas.openxmlformats.org/officeDocument/2006/relationships/hyperlink" Target="../Docs/R1-2405341.zip" TargetMode="External"/><Relationship Id="rId198" Type="http://schemas.openxmlformats.org/officeDocument/2006/relationships/hyperlink" Target="../Docs/R1-2404250.zip" TargetMode="External"/><Relationship Id="rId2086" Type="http://schemas.openxmlformats.org/officeDocument/2006/relationships/hyperlink" Target="../Docs/R1-2405512.zip" TargetMode="External"/><Relationship Id="rId2293" Type="http://schemas.openxmlformats.org/officeDocument/2006/relationships/hyperlink" Target="../Docs/R1-2404607.zip" TargetMode="External"/><Relationship Id="rId2598" Type="http://schemas.openxmlformats.org/officeDocument/2006/relationships/hyperlink" Target="../Docs/R1-2405716.zip" TargetMode="External"/><Relationship Id="rId265" Type="http://schemas.openxmlformats.org/officeDocument/2006/relationships/oleObject" Target="embeddings/oleObject21.bin"/><Relationship Id="rId472" Type="http://schemas.openxmlformats.org/officeDocument/2006/relationships/hyperlink" Target="../Docs/R1-2405220.zip" TargetMode="External"/><Relationship Id="rId2153" Type="http://schemas.openxmlformats.org/officeDocument/2006/relationships/hyperlink" Target="../Docs/R1-2404128.zip" TargetMode="External"/><Relationship Id="rId2360" Type="http://schemas.openxmlformats.org/officeDocument/2006/relationships/hyperlink" Target="../Docs/R1-2404976.zip" TargetMode="External"/><Relationship Id="rId125" Type="http://schemas.openxmlformats.org/officeDocument/2006/relationships/hyperlink" Target="../Docs/R1-2404930.zip" TargetMode="External"/><Relationship Id="rId332" Type="http://schemas.openxmlformats.org/officeDocument/2006/relationships/hyperlink" Target="../Docs/R1-2405229.zip" TargetMode="External"/><Relationship Id="rId777" Type="http://schemas.openxmlformats.org/officeDocument/2006/relationships/hyperlink" Target="../Docs/R1-2404645.zip" TargetMode="External"/><Relationship Id="rId984" Type="http://schemas.openxmlformats.org/officeDocument/2006/relationships/hyperlink" Target="../Docs/R1-2405386.zip" TargetMode="External"/><Relationship Id="rId2013" Type="http://schemas.openxmlformats.org/officeDocument/2006/relationships/hyperlink" Target="../Docs/R1-2403864.zip" TargetMode="External"/><Relationship Id="rId2220" Type="http://schemas.openxmlformats.org/officeDocument/2006/relationships/hyperlink" Target="../Docs/R1-2404130.zip" TargetMode="External"/><Relationship Id="rId2458" Type="http://schemas.openxmlformats.org/officeDocument/2006/relationships/hyperlink" Target="https://portal.3gpp.org/desktopmodules/Release/ReleaseDetails.aspx?releaseId=193" TargetMode="External"/><Relationship Id="rId2665" Type="http://schemas.openxmlformats.org/officeDocument/2006/relationships/hyperlink" Target="https://portal.3gpp.org/desktopmodules/Release/ReleaseDetails.aspx?releaseId=192" TargetMode="External"/><Relationship Id="rId637" Type="http://schemas.openxmlformats.org/officeDocument/2006/relationships/hyperlink" Target="../Docs/R1-2404218.zip" TargetMode="External"/><Relationship Id="rId844" Type="http://schemas.openxmlformats.org/officeDocument/2006/relationships/hyperlink" Target="../Docs/R1-2405394.zip" TargetMode="External"/><Relationship Id="rId1267" Type="http://schemas.openxmlformats.org/officeDocument/2006/relationships/hyperlink" Target="../Docs/R1-2404047.zip" TargetMode="External"/><Relationship Id="rId1474" Type="http://schemas.openxmlformats.org/officeDocument/2006/relationships/hyperlink" Target="../Docs/R1-2405224.zip" TargetMode="External"/><Relationship Id="rId1681" Type="http://schemas.openxmlformats.org/officeDocument/2006/relationships/hyperlink" Target="../Docs/R1-2405372.zip" TargetMode="External"/><Relationship Id="rId2318" Type="http://schemas.openxmlformats.org/officeDocument/2006/relationships/hyperlink" Target="../Docs/R1-2404262.zip" TargetMode="External"/><Relationship Id="rId2525" Type="http://schemas.openxmlformats.org/officeDocument/2006/relationships/hyperlink" Target="https://portal.3gpp.org/desktopmodules/Specifications/SpecificationDetails.aspx?specificationId=3216" TargetMode="External"/><Relationship Id="rId2732" Type="http://schemas.openxmlformats.org/officeDocument/2006/relationships/hyperlink" Target="https://portal.3gpp.org/desktopmodules/WorkItem/WorkItemDetails.aspx?workitemId=940197" TargetMode="External"/><Relationship Id="rId704" Type="http://schemas.openxmlformats.org/officeDocument/2006/relationships/hyperlink" Target="../Docs/R1-2403825.zip" TargetMode="External"/><Relationship Id="rId911" Type="http://schemas.openxmlformats.org/officeDocument/2006/relationships/hyperlink" Target="../Docs/R1-2404137.zip" TargetMode="External"/><Relationship Id="rId1127" Type="http://schemas.openxmlformats.org/officeDocument/2006/relationships/hyperlink" Target="../Docs/R1-2404550.zip" TargetMode="External"/><Relationship Id="rId1334" Type="http://schemas.openxmlformats.org/officeDocument/2006/relationships/hyperlink" Target="../Docs/R1-2405061.zip" TargetMode="External"/><Relationship Id="rId1541" Type="http://schemas.openxmlformats.org/officeDocument/2006/relationships/hyperlink" Target="../Docs/R1-2404777.zip" TargetMode="External"/><Relationship Id="rId1779" Type="http://schemas.openxmlformats.org/officeDocument/2006/relationships/hyperlink" Target="../Docs/R1-2404561.zip" TargetMode="External"/><Relationship Id="rId1986" Type="http://schemas.openxmlformats.org/officeDocument/2006/relationships/hyperlink" Target="../Docs/R1-2405107.zip" TargetMode="External"/><Relationship Id="rId40" Type="http://schemas.openxmlformats.org/officeDocument/2006/relationships/hyperlink" Target="../Docs/R1-2404140.zip" TargetMode="External"/><Relationship Id="rId1401" Type="http://schemas.openxmlformats.org/officeDocument/2006/relationships/hyperlink" Target="../Docs/R1-2404868.zip" TargetMode="External"/><Relationship Id="rId1639" Type="http://schemas.openxmlformats.org/officeDocument/2006/relationships/hyperlink" Target="../Docs/R1-2403870.zip" TargetMode="External"/><Relationship Id="rId1846" Type="http://schemas.openxmlformats.org/officeDocument/2006/relationships/hyperlink" Target="../Docs/R1-2404507.zip" TargetMode="External"/><Relationship Id="rId1706" Type="http://schemas.openxmlformats.org/officeDocument/2006/relationships/hyperlink" Target="../Docs/R1-2404463.zip" TargetMode="External"/><Relationship Id="rId1913" Type="http://schemas.openxmlformats.org/officeDocument/2006/relationships/hyperlink" Target="../Docs/R1-2404859.zip" TargetMode="External"/><Relationship Id="rId287" Type="http://schemas.openxmlformats.org/officeDocument/2006/relationships/hyperlink" Target="../Docs/R1-2405639.zip" TargetMode="External"/><Relationship Id="rId494" Type="http://schemas.openxmlformats.org/officeDocument/2006/relationships/hyperlink" Target="../Docs/R1-2404231.zip" TargetMode="External"/><Relationship Id="rId2175" Type="http://schemas.openxmlformats.org/officeDocument/2006/relationships/hyperlink" Target="../Docs/R1-2405095.zip" TargetMode="External"/><Relationship Id="rId2382" Type="http://schemas.openxmlformats.org/officeDocument/2006/relationships/hyperlink" Target="../Docs/R1-2404474.zip" TargetMode="External"/><Relationship Id="rId147" Type="http://schemas.openxmlformats.org/officeDocument/2006/relationships/hyperlink" Target="../Docs/R1-2404353.zip" TargetMode="External"/><Relationship Id="rId354" Type="http://schemas.openxmlformats.org/officeDocument/2006/relationships/hyperlink" Target="../Docs/R1-2404253.zip" TargetMode="External"/><Relationship Id="rId799" Type="http://schemas.openxmlformats.org/officeDocument/2006/relationships/hyperlink" Target="../Docs/R1-2405026.zip" TargetMode="External"/><Relationship Id="rId1191" Type="http://schemas.openxmlformats.org/officeDocument/2006/relationships/hyperlink" Target="../Docs/R1-2405487.zip" TargetMode="External"/><Relationship Id="rId2035" Type="http://schemas.openxmlformats.org/officeDocument/2006/relationships/hyperlink" Target="../Docs/R1-2404942.zip" TargetMode="External"/><Relationship Id="rId2687" Type="http://schemas.openxmlformats.org/officeDocument/2006/relationships/hyperlink" Target="../Docs/R1-2405760.zip" TargetMode="External"/><Relationship Id="rId561" Type="http://schemas.openxmlformats.org/officeDocument/2006/relationships/hyperlink" Target="../Docs/R1-2405674.zip" TargetMode="External"/><Relationship Id="rId659" Type="http://schemas.openxmlformats.org/officeDocument/2006/relationships/hyperlink" Target="../Docs/R1-2405562.zip" TargetMode="External"/><Relationship Id="rId866" Type="http://schemas.openxmlformats.org/officeDocument/2006/relationships/hyperlink" Target="../Docs/R1-2405569.zip" TargetMode="External"/><Relationship Id="rId1289" Type="http://schemas.openxmlformats.org/officeDocument/2006/relationships/hyperlink" Target="../Docs/R1-2405060.zip" TargetMode="External"/><Relationship Id="rId1496" Type="http://schemas.openxmlformats.org/officeDocument/2006/relationships/hyperlink" Target="../Docs/R1-2404519.zip" TargetMode="External"/><Relationship Id="rId2242" Type="http://schemas.openxmlformats.org/officeDocument/2006/relationships/hyperlink" Target="../Docs/R1-2404045.zip" TargetMode="External"/><Relationship Id="rId2547" Type="http://schemas.openxmlformats.org/officeDocument/2006/relationships/hyperlink" Target="../Docs/R1-2405676.zip" TargetMode="External"/><Relationship Id="rId214" Type="http://schemas.openxmlformats.org/officeDocument/2006/relationships/hyperlink" Target="../Docs/R1-2405574.zip" TargetMode="External"/><Relationship Id="rId421" Type="http://schemas.openxmlformats.org/officeDocument/2006/relationships/hyperlink" Target="../Docs/R1-2405621.zip" TargetMode="External"/><Relationship Id="rId519" Type="http://schemas.openxmlformats.org/officeDocument/2006/relationships/hyperlink" Target="../Docs/R1-2405008.zip" TargetMode="External"/><Relationship Id="rId1051" Type="http://schemas.openxmlformats.org/officeDocument/2006/relationships/hyperlink" Target="../Docs/R1-2404548.zip" TargetMode="External"/><Relationship Id="rId1149" Type="http://schemas.openxmlformats.org/officeDocument/2006/relationships/hyperlink" Target="../Docs/R1-2404713.zip" TargetMode="External"/><Relationship Id="rId1356" Type="http://schemas.openxmlformats.org/officeDocument/2006/relationships/hyperlink" Target="../Docs/R1-2404283.zip" TargetMode="External"/><Relationship Id="rId2102" Type="http://schemas.openxmlformats.org/officeDocument/2006/relationships/hyperlink" Target="../Docs/R1-2404968.zip" TargetMode="External"/><Relationship Id="rId2754" Type="http://schemas.openxmlformats.org/officeDocument/2006/relationships/hyperlink" Target="../Docs/R1-2405736.zip" TargetMode="External"/><Relationship Id="rId726" Type="http://schemas.openxmlformats.org/officeDocument/2006/relationships/hyperlink" Target="../Docs/R1-2405454.zip" TargetMode="External"/><Relationship Id="rId933" Type="http://schemas.openxmlformats.org/officeDocument/2006/relationships/hyperlink" Target="../Docs/R1-2404903.zip" TargetMode="External"/><Relationship Id="rId1009" Type="http://schemas.openxmlformats.org/officeDocument/2006/relationships/hyperlink" Target="../Docs/R1-2404603.zip" TargetMode="External"/><Relationship Id="rId1563" Type="http://schemas.openxmlformats.org/officeDocument/2006/relationships/hyperlink" Target="../Docs/R1-2403957.zip" TargetMode="External"/><Relationship Id="rId1770" Type="http://schemas.openxmlformats.org/officeDocument/2006/relationships/hyperlink" Target="../Docs/R1-2404625.zip" TargetMode="External"/><Relationship Id="rId1868" Type="http://schemas.openxmlformats.org/officeDocument/2006/relationships/hyperlink" Target="../Docs/R1-2404859.zip" TargetMode="External"/><Relationship Id="rId2407" Type="http://schemas.openxmlformats.org/officeDocument/2006/relationships/hyperlink" Target="https://portal.3gpp.org/desktopmodules/Specifications/SpecificationDetails.aspx?specificationId=3214" TargetMode="External"/><Relationship Id="rId2614" Type="http://schemas.openxmlformats.org/officeDocument/2006/relationships/hyperlink" Target="../Docs/R1-2405728.zip" TargetMode="External"/><Relationship Id="rId2821" Type="http://schemas.openxmlformats.org/officeDocument/2006/relationships/hyperlink" Target="../Docs/R1-2405753.zip" TargetMode="External"/><Relationship Id="rId62" Type="http://schemas.openxmlformats.org/officeDocument/2006/relationships/hyperlink" Target="../Docs/R1-2404981.zip" TargetMode="External"/><Relationship Id="rId1216" Type="http://schemas.openxmlformats.org/officeDocument/2006/relationships/hyperlink" Target="../Docs/R1-2404884.zip" TargetMode="External"/><Relationship Id="rId1423" Type="http://schemas.openxmlformats.org/officeDocument/2006/relationships/hyperlink" Target="../Docs/R1-2404321.zip" TargetMode="External"/><Relationship Id="rId1630" Type="http://schemas.openxmlformats.org/officeDocument/2006/relationships/hyperlink" Target="../Docs/R1-2405161.zip" TargetMode="External"/><Relationship Id="rId1728" Type="http://schemas.openxmlformats.org/officeDocument/2006/relationships/hyperlink" Target="../Docs/R1-2405363.zip" TargetMode="External"/><Relationship Id="rId1935" Type="http://schemas.openxmlformats.org/officeDocument/2006/relationships/hyperlink" Target="../Docs/R1-2404561.zip" TargetMode="External"/><Relationship Id="rId2197" Type="http://schemas.openxmlformats.org/officeDocument/2006/relationships/hyperlink" Target="../Docs/R1-2403996.zip" TargetMode="External"/><Relationship Id="rId169" Type="http://schemas.openxmlformats.org/officeDocument/2006/relationships/hyperlink" Target="../Docs/R1-2405534.zip" TargetMode="External"/><Relationship Id="rId376" Type="http://schemas.openxmlformats.org/officeDocument/2006/relationships/hyperlink" Target="../Docs/R1-2404709.zip" TargetMode="External"/><Relationship Id="rId583" Type="http://schemas.openxmlformats.org/officeDocument/2006/relationships/hyperlink" Target="../Docs/R1-2405617.zip" TargetMode="External"/><Relationship Id="rId790" Type="http://schemas.openxmlformats.org/officeDocument/2006/relationships/hyperlink" Target="../Docs/R1-2404840.zip" TargetMode="External"/><Relationship Id="rId2057" Type="http://schemas.openxmlformats.org/officeDocument/2006/relationships/hyperlink" Target="../Docs/R1-2404411.zip" TargetMode="External"/><Relationship Id="rId2264" Type="http://schemas.openxmlformats.org/officeDocument/2006/relationships/hyperlink" Target="../Docs/R1-2405171.zip" TargetMode="External"/><Relationship Id="rId2471" Type="http://schemas.openxmlformats.org/officeDocument/2006/relationships/hyperlink" Target="https://portal.3gpp.org/desktopmodules/Specifications/SpecificationDetails.aspx?specificationId=3215" TargetMode="External"/><Relationship Id="rId4" Type="http://schemas.openxmlformats.org/officeDocument/2006/relationships/styles" Target="styles.xml"/><Relationship Id="rId236" Type="http://schemas.openxmlformats.org/officeDocument/2006/relationships/oleObject" Target="embeddings/oleObject5.bin"/><Relationship Id="rId443" Type="http://schemas.openxmlformats.org/officeDocument/2006/relationships/hyperlink" Target="../Docs/R1-2405065.zip" TargetMode="External"/><Relationship Id="rId650" Type="http://schemas.openxmlformats.org/officeDocument/2006/relationships/hyperlink" Target="../Docs/R1-2403737.zip" TargetMode="External"/><Relationship Id="rId888" Type="http://schemas.openxmlformats.org/officeDocument/2006/relationships/hyperlink" Target="../Docs/R1-2403972.zip" TargetMode="External"/><Relationship Id="rId1073" Type="http://schemas.openxmlformats.org/officeDocument/2006/relationships/hyperlink" Target="../Docs/R1-2405417.zip" TargetMode="External"/><Relationship Id="rId1280" Type="http://schemas.openxmlformats.org/officeDocument/2006/relationships/hyperlink" Target="../Docs/R1-2404595.zip" TargetMode="External"/><Relationship Id="rId2124" Type="http://schemas.openxmlformats.org/officeDocument/2006/relationships/hyperlink" Target="../Docs/R1-2404302.zip" TargetMode="External"/><Relationship Id="rId2331" Type="http://schemas.openxmlformats.org/officeDocument/2006/relationships/hyperlink" Target="../Docs/R1-2405058.zip" TargetMode="External"/><Relationship Id="rId2569" Type="http://schemas.openxmlformats.org/officeDocument/2006/relationships/hyperlink" Target="https://portal.3gpp.org/desktopmodules/WorkItem/WorkItemDetails.aspx?workitemId=981137" TargetMode="External"/><Relationship Id="rId2776" Type="http://schemas.openxmlformats.org/officeDocument/2006/relationships/hyperlink" Target="../Docs/R1-2403829.zip" TargetMode="External"/><Relationship Id="rId303" Type="http://schemas.openxmlformats.org/officeDocument/2006/relationships/hyperlink" Target="../Docs/R1-2405710.zip" TargetMode="External"/><Relationship Id="rId748" Type="http://schemas.openxmlformats.org/officeDocument/2006/relationships/hyperlink" Target="../Docs/R1-2404982.zip" TargetMode="External"/><Relationship Id="rId955" Type="http://schemas.openxmlformats.org/officeDocument/2006/relationships/hyperlink" Target="../Docs/R1-2404138.zip" TargetMode="External"/><Relationship Id="rId1140" Type="http://schemas.openxmlformats.org/officeDocument/2006/relationships/hyperlink" Target="../Docs/R1-2405111.zip" TargetMode="External"/><Relationship Id="rId1378" Type="http://schemas.openxmlformats.org/officeDocument/2006/relationships/hyperlink" Target="../Docs/R1-2405641.zip" TargetMode="External"/><Relationship Id="rId1585" Type="http://schemas.openxmlformats.org/officeDocument/2006/relationships/hyperlink" Target="../Docs/R1-2405081.zip" TargetMode="External"/><Relationship Id="rId1792" Type="http://schemas.openxmlformats.org/officeDocument/2006/relationships/hyperlink" Target="../Docs/R1-2404561.zip" TargetMode="External"/><Relationship Id="rId2429" Type="http://schemas.openxmlformats.org/officeDocument/2006/relationships/hyperlink" Target="../Docs/R1-2405539.zip" TargetMode="External"/><Relationship Id="rId2636" Type="http://schemas.openxmlformats.org/officeDocument/2006/relationships/hyperlink" Target="https://portal.3gpp.org/desktopmodules/Specifications/SpecificationDetails.aspx?specificationId=3214" TargetMode="External"/><Relationship Id="rId2843" Type="http://schemas.openxmlformats.org/officeDocument/2006/relationships/hyperlink" Target="../Docs/R1-2405772.zip" TargetMode="External"/><Relationship Id="rId84" Type="http://schemas.openxmlformats.org/officeDocument/2006/relationships/hyperlink" Target="../Docs/R1-2404842.zip" TargetMode="External"/><Relationship Id="rId510" Type="http://schemas.openxmlformats.org/officeDocument/2006/relationships/hyperlink" Target="../Docs/R1-2403982.zip" TargetMode="External"/><Relationship Id="rId608" Type="http://schemas.openxmlformats.org/officeDocument/2006/relationships/hyperlink" Target="../Docs/R1-2403923.zip" TargetMode="External"/><Relationship Id="rId815" Type="http://schemas.openxmlformats.org/officeDocument/2006/relationships/hyperlink" Target="../Docs/R1-2405527.zip" TargetMode="External"/><Relationship Id="rId1238" Type="http://schemas.openxmlformats.org/officeDocument/2006/relationships/hyperlink" Target="../Docs/R1-2404452.zip" TargetMode="External"/><Relationship Id="rId1445" Type="http://schemas.openxmlformats.org/officeDocument/2006/relationships/hyperlink" Target="../Docs/R1-2403881.zip" TargetMode="External"/><Relationship Id="rId1652" Type="http://schemas.openxmlformats.org/officeDocument/2006/relationships/hyperlink" Target="../Docs/R1-2404507.zip" TargetMode="External"/><Relationship Id="rId1000" Type="http://schemas.openxmlformats.org/officeDocument/2006/relationships/hyperlink" Target="../Docs/R1-2404386.zip" TargetMode="External"/><Relationship Id="rId1305" Type="http://schemas.openxmlformats.org/officeDocument/2006/relationships/hyperlink" Target="../Docs/R1-2403935.zip" TargetMode="External"/><Relationship Id="rId1957" Type="http://schemas.openxmlformats.org/officeDocument/2006/relationships/hyperlink" Target="../Docs/R1-2404578.zip" TargetMode="External"/><Relationship Id="rId2703" Type="http://schemas.openxmlformats.org/officeDocument/2006/relationships/hyperlink" Target="https://portal.3gpp.org/desktopmodules/Specifications/SpecificationDetails.aspx?specificationId=3215" TargetMode="External"/><Relationship Id="rId1512" Type="http://schemas.openxmlformats.org/officeDocument/2006/relationships/hyperlink" Target="../Docs/R1-2405183.zip" TargetMode="External"/><Relationship Id="rId1817" Type="http://schemas.openxmlformats.org/officeDocument/2006/relationships/hyperlink" Target="../Docs/R1-2405363.zip" TargetMode="External"/><Relationship Id="rId11" Type="http://schemas.openxmlformats.org/officeDocument/2006/relationships/hyperlink" Target="https://www.3gpp.org/about-3gpp/legal-matters" TargetMode="External"/><Relationship Id="rId398" Type="http://schemas.openxmlformats.org/officeDocument/2006/relationships/hyperlink" Target="../Docs/R1-2405398.zip" TargetMode="External"/><Relationship Id="rId2079" Type="http://schemas.openxmlformats.org/officeDocument/2006/relationships/hyperlink" Target="../Docs/R1-2404301.zip" TargetMode="External"/><Relationship Id="rId160" Type="http://schemas.openxmlformats.org/officeDocument/2006/relationships/hyperlink" Target="../Docs/R1-2405684.zip" TargetMode="External"/><Relationship Id="rId2286" Type="http://schemas.openxmlformats.org/officeDocument/2006/relationships/hyperlink" Target="../Docs/R1-2404214.zip" TargetMode="External"/><Relationship Id="rId2493" Type="http://schemas.openxmlformats.org/officeDocument/2006/relationships/hyperlink" Target="../Docs/R1-2405628.zip" TargetMode="External"/><Relationship Id="rId258" Type="http://schemas.openxmlformats.org/officeDocument/2006/relationships/image" Target="media/image17.wmf"/><Relationship Id="rId465" Type="http://schemas.openxmlformats.org/officeDocument/2006/relationships/hyperlink" Target="../Docs/R1-2404481.zip" TargetMode="External"/><Relationship Id="rId672" Type="http://schemas.openxmlformats.org/officeDocument/2006/relationships/hyperlink" Target="../Docs/R1-2404153.zip" TargetMode="External"/><Relationship Id="rId1095" Type="http://schemas.openxmlformats.org/officeDocument/2006/relationships/hyperlink" Target="../Docs/R1-2404756.zip" TargetMode="External"/><Relationship Id="rId2146" Type="http://schemas.openxmlformats.org/officeDocument/2006/relationships/hyperlink" Target="../Docs/R1-2404487.zip" TargetMode="External"/><Relationship Id="rId2353" Type="http://schemas.openxmlformats.org/officeDocument/2006/relationships/hyperlink" Target="../Docs/R1-2404609.zip" TargetMode="External"/><Relationship Id="rId2560" Type="http://schemas.openxmlformats.org/officeDocument/2006/relationships/hyperlink" Target="../Docs/R1-2405703.zip" TargetMode="External"/><Relationship Id="rId2798" Type="http://schemas.openxmlformats.org/officeDocument/2006/relationships/hyperlink" Target="https://portal.3gpp.org/desktopmodules/WorkItem/WorkItemDetails.aspx?workitemId=941106" TargetMode="External"/><Relationship Id="rId118" Type="http://schemas.openxmlformats.org/officeDocument/2006/relationships/hyperlink" Target="../Docs/R1-2404265.zip" TargetMode="External"/><Relationship Id="rId325" Type="http://schemas.openxmlformats.org/officeDocument/2006/relationships/hyperlink" Target="../Docs/R1-2404068.zip" TargetMode="External"/><Relationship Id="rId532" Type="http://schemas.openxmlformats.org/officeDocument/2006/relationships/hyperlink" Target="../Docs/R1-2404260.zip" TargetMode="External"/><Relationship Id="rId977" Type="http://schemas.openxmlformats.org/officeDocument/2006/relationships/hyperlink" Target="../Docs/R1-2405069.zip" TargetMode="External"/><Relationship Id="rId1162" Type="http://schemas.openxmlformats.org/officeDocument/2006/relationships/hyperlink" Target="../Docs/R1-2404020.zip" TargetMode="External"/><Relationship Id="rId2006" Type="http://schemas.openxmlformats.org/officeDocument/2006/relationships/hyperlink" Target="../Docs/R1-2404626.zip" TargetMode="External"/><Relationship Id="rId2213" Type="http://schemas.openxmlformats.org/officeDocument/2006/relationships/hyperlink" Target="../Docs/R1-2405589.zip" TargetMode="External"/><Relationship Id="rId2420" Type="http://schemas.openxmlformats.org/officeDocument/2006/relationships/hyperlink" Target="https://portal.3gpp.org/desktopmodules/WorkItem/WorkItemDetails.aspx?workitemId=940197" TargetMode="External"/><Relationship Id="rId2658" Type="http://schemas.openxmlformats.org/officeDocument/2006/relationships/hyperlink" Target="https://portal.3gpp.org/desktopmodules/Release/ReleaseDetails.aspx?releaseId=193" TargetMode="External"/><Relationship Id="rId837" Type="http://schemas.openxmlformats.org/officeDocument/2006/relationships/hyperlink" Target="../Docs/R1-2405390.zip" TargetMode="External"/><Relationship Id="rId1022" Type="http://schemas.openxmlformats.org/officeDocument/2006/relationships/hyperlink" Target="../Docs/R1-2405236.zip" TargetMode="External"/><Relationship Id="rId1467" Type="http://schemas.openxmlformats.org/officeDocument/2006/relationships/hyperlink" Target="../Docs/R1-2404959.zip" TargetMode="External"/><Relationship Id="rId1674" Type="http://schemas.openxmlformats.org/officeDocument/2006/relationships/hyperlink" Target="../Docs/R1-2405595.zip" TargetMode="External"/><Relationship Id="rId1881" Type="http://schemas.openxmlformats.org/officeDocument/2006/relationships/hyperlink" Target="../Docs/R1-2405363.zip" TargetMode="External"/><Relationship Id="rId2518" Type="http://schemas.openxmlformats.org/officeDocument/2006/relationships/hyperlink" Target="https://portal.3gpp.org/desktopmodules/WorkItem/WorkItemDetails.aspx?workitemId=800185" TargetMode="External"/><Relationship Id="rId2725" Type="http://schemas.openxmlformats.org/officeDocument/2006/relationships/hyperlink" Target="https://portal.3gpp.org/desktopmodules/Release/ReleaseDetails.aspx?releaseId=193" TargetMode="External"/><Relationship Id="rId904" Type="http://schemas.openxmlformats.org/officeDocument/2006/relationships/hyperlink" Target="../Docs/R1-2403866.zip" TargetMode="External"/><Relationship Id="rId1327" Type="http://schemas.openxmlformats.org/officeDocument/2006/relationships/hyperlink" Target="../Docs/R1-2404740.zip" TargetMode="External"/><Relationship Id="rId1534" Type="http://schemas.openxmlformats.org/officeDocument/2006/relationships/hyperlink" Target="../Docs/R1-2404504.zip" TargetMode="External"/><Relationship Id="rId1741" Type="http://schemas.openxmlformats.org/officeDocument/2006/relationships/hyperlink" Target="../Docs/R1-2404625.zip" TargetMode="External"/><Relationship Id="rId1979" Type="http://schemas.openxmlformats.org/officeDocument/2006/relationships/hyperlink" Target="../Docs/R1-2404409.zip" TargetMode="External"/><Relationship Id="rId33" Type="http://schemas.openxmlformats.org/officeDocument/2006/relationships/hyperlink" Target="../Docs/R1-2404956.zip" TargetMode="External"/><Relationship Id="rId1601" Type="http://schemas.openxmlformats.org/officeDocument/2006/relationships/hyperlink" Target="../Docs/R1-2404121.zip" TargetMode="External"/><Relationship Id="rId1839" Type="http://schemas.openxmlformats.org/officeDocument/2006/relationships/hyperlink" Target="../Docs/R1-2404561.zip" TargetMode="External"/><Relationship Id="rId182" Type="http://schemas.openxmlformats.org/officeDocument/2006/relationships/hyperlink" Target="../Docs/R1-2405662.zip" TargetMode="External"/><Relationship Id="rId1906" Type="http://schemas.openxmlformats.org/officeDocument/2006/relationships/hyperlink" Target="../Docs/R1-2403942.zip" TargetMode="External"/><Relationship Id="rId487" Type="http://schemas.openxmlformats.org/officeDocument/2006/relationships/hyperlink" Target="../Docs/R1-2405228.zip" TargetMode="External"/><Relationship Id="rId694" Type="http://schemas.openxmlformats.org/officeDocument/2006/relationships/hyperlink" Target="../Docs/R1-2405449.zip" TargetMode="External"/><Relationship Id="rId2070" Type="http://schemas.openxmlformats.org/officeDocument/2006/relationships/hyperlink" Target="../Docs/R1-2404967.zip" TargetMode="External"/><Relationship Id="rId2168" Type="http://schemas.openxmlformats.org/officeDocument/2006/relationships/hyperlink" Target="../Docs/R1-2404876.zip" TargetMode="External"/><Relationship Id="rId2375" Type="http://schemas.openxmlformats.org/officeDocument/2006/relationships/hyperlink" Target="../Docs/R1-2404197.zip" TargetMode="External"/><Relationship Id="rId347" Type="http://schemas.openxmlformats.org/officeDocument/2006/relationships/hyperlink" Target="../Docs/R1-2404092.zip" TargetMode="External"/><Relationship Id="rId999" Type="http://schemas.openxmlformats.org/officeDocument/2006/relationships/hyperlink" Target="../Docs/R1-2404274.zip" TargetMode="External"/><Relationship Id="rId1184" Type="http://schemas.openxmlformats.org/officeDocument/2006/relationships/hyperlink" Target="../Docs/R1-2405036.zip" TargetMode="External"/><Relationship Id="rId2028" Type="http://schemas.openxmlformats.org/officeDocument/2006/relationships/hyperlink" Target="../Docs/R1-2404627.zip" TargetMode="External"/><Relationship Id="rId2582" Type="http://schemas.openxmlformats.org/officeDocument/2006/relationships/hyperlink" Target="../Docs/R1-2405710.zip" TargetMode="External"/><Relationship Id="rId554" Type="http://schemas.openxmlformats.org/officeDocument/2006/relationships/hyperlink" Target="../Docs/R1-2405332.zip" TargetMode="External"/><Relationship Id="rId761" Type="http://schemas.openxmlformats.org/officeDocument/2006/relationships/hyperlink" Target="../Docs/R1-2404085.zip" TargetMode="External"/><Relationship Id="rId859" Type="http://schemas.openxmlformats.org/officeDocument/2006/relationships/hyperlink" Target="../Docs/R1-2405564.zip" TargetMode="External"/><Relationship Id="rId1391" Type="http://schemas.openxmlformats.org/officeDocument/2006/relationships/hyperlink" Target="../Docs/R1-2404115.zip" TargetMode="External"/><Relationship Id="rId1489" Type="http://schemas.openxmlformats.org/officeDocument/2006/relationships/hyperlink" Target="../Docs/R1-2404219.zip" TargetMode="External"/><Relationship Id="rId1696" Type="http://schemas.openxmlformats.org/officeDocument/2006/relationships/hyperlink" Target="../Docs/R1-2405363.zip" TargetMode="External"/><Relationship Id="rId2235" Type="http://schemas.openxmlformats.org/officeDocument/2006/relationships/hyperlink" Target="../Docs/R1-2405546.zip" TargetMode="External"/><Relationship Id="rId2442" Type="http://schemas.openxmlformats.org/officeDocument/2006/relationships/hyperlink" Target="https://portal.3gpp.org/desktopmodules/Release/ReleaseDetails.aspx?releaseId=192" TargetMode="External"/><Relationship Id="rId207" Type="http://schemas.openxmlformats.org/officeDocument/2006/relationships/hyperlink" Target="../Docs/R1-2404363.zip" TargetMode="External"/><Relationship Id="rId414" Type="http://schemas.openxmlformats.org/officeDocument/2006/relationships/image" Target="media/image24.png"/><Relationship Id="rId621" Type="http://schemas.openxmlformats.org/officeDocument/2006/relationships/hyperlink" Target="../Docs/R1-2405327.zip" TargetMode="External"/><Relationship Id="rId1044" Type="http://schemas.openxmlformats.org/officeDocument/2006/relationships/hyperlink" Target="../Docs/R1-2404275.zip" TargetMode="External"/><Relationship Id="rId1251" Type="http://schemas.openxmlformats.org/officeDocument/2006/relationships/hyperlink" Target="../Docs/R1-2404973.zip" TargetMode="External"/><Relationship Id="rId1349" Type="http://schemas.openxmlformats.org/officeDocument/2006/relationships/hyperlink" Target="../Docs/R1-2403936.zip" TargetMode="External"/><Relationship Id="rId2302" Type="http://schemas.openxmlformats.org/officeDocument/2006/relationships/hyperlink" Target="../Docs/R1-2405090.zip" TargetMode="External"/><Relationship Id="rId2747" Type="http://schemas.openxmlformats.org/officeDocument/2006/relationships/hyperlink" Target="https://portal.3gpp.org/desktopmodules/Release/ReleaseDetails.aspx?releaseId=193" TargetMode="External"/><Relationship Id="rId719" Type="http://schemas.openxmlformats.org/officeDocument/2006/relationships/hyperlink" Target="../Docs/R1-2405320.zip" TargetMode="External"/><Relationship Id="rId926" Type="http://schemas.openxmlformats.org/officeDocument/2006/relationships/hyperlink" Target="../Docs/R1-2404682.zip" TargetMode="External"/><Relationship Id="rId1111" Type="http://schemas.openxmlformats.org/officeDocument/2006/relationships/hyperlink" Target="../Docs/R1-2403846.zip" TargetMode="External"/><Relationship Id="rId1556" Type="http://schemas.openxmlformats.org/officeDocument/2006/relationships/hyperlink" Target="../Docs/R1-2404290.zip" TargetMode="External"/><Relationship Id="rId1763" Type="http://schemas.openxmlformats.org/officeDocument/2006/relationships/hyperlink" Target="../Docs/R1-2404033.zip" TargetMode="External"/><Relationship Id="rId1970" Type="http://schemas.openxmlformats.org/officeDocument/2006/relationships/hyperlink" Target="../Docs/R1-2405107.zip" TargetMode="External"/><Relationship Id="rId2607" Type="http://schemas.openxmlformats.org/officeDocument/2006/relationships/hyperlink" Target="https://portal.3gpp.org/desktopmodules/Release/ReleaseDetails.aspx?releaseId=193" TargetMode="External"/><Relationship Id="rId2814" Type="http://schemas.openxmlformats.org/officeDocument/2006/relationships/hyperlink" Target="https://portal.3gpp.org/desktopmodules/Release/ReleaseDetails.aspx?releaseId=193" TargetMode="External"/><Relationship Id="rId55" Type="http://schemas.openxmlformats.org/officeDocument/2006/relationships/hyperlink" Target="../Docs/R1-2404141.zip" TargetMode="External"/><Relationship Id="rId1209" Type="http://schemas.openxmlformats.org/officeDocument/2006/relationships/hyperlink" Target="../Docs/R1-2404451.zip" TargetMode="External"/><Relationship Id="rId1416" Type="http://schemas.openxmlformats.org/officeDocument/2006/relationships/hyperlink" Target="../Docs/R1-2403880.zip" TargetMode="External"/><Relationship Id="rId1623" Type="http://schemas.openxmlformats.org/officeDocument/2006/relationships/hyperlink" Target="../Docs/R1-2405048.zip" TargetMode="External"/><Relationship Id="rId1830" Type="http://schemas.openxmlformats.org/officeDocument/2006/relationships/hyperlink" Target="../Docs/R1-2404561.zip" TargetMode="External"/><Relationship Id="rId1928" Type="http://schemas.openxmlformats.org/officeDocument/2006/relationships/hyperlink" Target="../Docs/R1-2404463.zip" TargetMode="External"/><Relationship Id="rId2092" Type="http://schemas.openxmlformats.org/officeDocument/2006/relationships/hyperlink" Target="../Docs/R1-2404467.zip" TargetMode="External"/><Relationship Id="rId271" Type="http://schemas.openxmlformats.org/officeDocument/2006/relationships/hyperlink" Target="../Docs/R1-2404954.zip" TargetMode="External"/><Relationship Id="rId2397" Type="http://schemas.openxmlformats.org/officeDocument/2006/relationships/hyperlink" Target="../Docs/R1-2405514.zip" TargetMode="External"/><Relationship Id="rId131" Type="http://schemas.openxmlformats.org/officeDocument/2006/relationships/hyperlink" Target="../Docs/R1-2404142.zip" TargetMode="External"/><Relationship Id="rId369" Type="http://schemas.openxmlformats.org/officeDocument/2006/relationships/hyperlink" Target="../Docs/R1-2405627.zip" TargetMode="External"/><Relationship Id="rId576" Type="http://schemas.openxmlformats.org/officeDocument/2006/relationships/hyperlink" Target="../Docs/R1-2404922.zip" TargetMode="External"/><Relationship Id="rId783" Type="http://schemas.openxmlformats.org/officeDocument/2006/relationships/hyperlink" Target="../Docs/R1-2404833.zip" TargetMode="External"/><Relationship Id="rId990" Type="http://schemas.openxmlformats.org/officeDocument/2006/relationships/hyperlink" Target="../Docs/R1-2405578.zip" TargetMode="External"/><Relationship Id="rId2257" Type="http://schemas.openxmlformats.org/officeDocument/2006/relationships/hyperlink" Target="../Docs/R1-2404738.zip" TargetMode="External"/><Relationship Id="rId2464" Type="http://schemas.openxmlformats.org/officeDocument/2006/relationships/hyperlink" Target="https://portal.3gpp.org/desktopmodules/WorkItem/WorkItemDetails.aspx?workitemId=981138" TargetMode="External"/><Relationship Id="rId2671" Type="http://schemas.openxmlformats.org/officeDocument/2006/relationships/hyperlink" Target="https://portal.3gpp.org/desktopmodules/Release/ReleaseDetails.aspx?releaseId=193" TargetMode="External"/><Relationship Id="rId229" Type="http://schemas.openxmlformats.org/officeDocument/2006/relationships/image" Target="media/image3.wmf"/><Relationship Id="rId436" Type="http://schemas.openxmlformats.org/officeDocument/2006/relationships/hyperlink" Target="../Docs/R1-2405359.zip" TargetMode="External"/><Relationship Id="rId643" Type="http://schemas.openxmlformats.org/officeDocument/2006/relationships/hyperlink" Target="../Docs/R1-2405266.zip" TargetMode="External"/><Relationship Id="rId1066" Type="http://schemas.openxmlformats.org/officeDocument/2006/relationships/hyperlink" Target="../Docs/R1-2405116.zip" TargetMode="External"/><Relationship Id="rId1273" Type="http://schemas.openxmlformats.org/officeDocument/2006/relationships/hyperlink" Target="../Docs/R1-2404348.zip" TargetMode="External"/><Relationship Id="rId1480" Type="http://schemas.openxmlformats.org/officeDocument/2006/relationships/hyperlink" Target="../Docs/R1-2405441.zip" TargetMode="External"/><Relationship Id="rId2117" Type="http://schemas.openxmlformats.org/officeDocument/2006/relationships/hyperlink" Target="../Docs/R1-2403916.zip" TargetMode="External"/><Relationship Id="rId2324" Type="http://schemas.openxmlformats.org/officeDocument/2006/relationships/hyperlink" Target="../Docs/R1-2404533.zip" TargetMode="External"/><Relationship Id="rId2769" Type="http://schemas.openxmlformats.org/officeDocument/2006/relationships/hyperlink" Target="https://portal.3gpp.org/desktopmodules/Release/ReleaseDetails.aspx?releaseId=193" TargetMode="External"/><Relationship Id="rId850" Type="http://schemas.openxmlformats.org/officeDocument/2006/relationships/hyperlink" Target="../Docs/R1-2404642.zip" TargetMode="External"/><Relationship Id="rId948" Type="http://schemas.openxmlformats.org/officeDocument/2006/relationships/hyperlink" Target="../Docs/R1-2405430.zip" TargetMode="External"/><Relationship Id="rId1133" Type="http://schemas.openxmlformats.org/officeDocument/2006/relationships/hyperlink" Target="../Docs/R1-2404746.zip" TargetMode="External"/><Relationship Id="rId1578" Type="http://schemas.openxmlformats.org/officeDocument/2006/relationships/hyperlink" Target="../Docs/R1-2404893.zip" TargetMode="External"/><Relationship Id="rId1785" Type="http://schemas.openxmlformats.org/officeDocument/2006/relationships/hyperlink" Target="../Docs/R1-2404859.zip" TargetMode="External"/><Relationship Id="rId1992" Type="http://schemas.openxmlformats.org/officeDocument/2006/relationships/hyperlink" Target="../Docs/R1-2404626.zip" TargetMode="External"/><Relationship Id="rId2531" Type="http://schemas.openxmlformats.org/officeDocument/2006/relationships/hyperlink" Target="../Docs/R1-2405672.zip" TargetMode="External"/><Relationship Id="rId2629" Type="http://schemas.openxmlformats.org/officeDocument/2006/relationships/hyperlink" Target="https://portal.3gpp.org/desktopmodules/WorkItem/WorkItemDetails.aspx?workitemId=941106" TargetMode="External"/><Relationship Id="rId2836" Type="http://schemas.openxmlformats.org/officeDocument/2006/relationships/hyperlink" Target="../Docs/R1-2405759.zip" TargetMode="External"/><Relationship Id="rId77" Type="http://schemas.openxmlformats.org/officeDocument/2006/relationships/hyperlink" Target="../Docs/R1-2403826.zip" TargetMode="External"/><Relationship Id="rId503" Type="http://schemas.openxmlformats.org/officeDocument/2006/relationships/hyperlink" Target="../Docs/R1-2405725.zip" TargetMode="External"/><Relationship Id="rId710" Type="http://schemas.openxmlformats.org/officeDocument/2006/relationships/hyperlink" Target="../Docs/R1-2405544.zip" TargetMode="External"/><Relationship Id="rId808" Type="http://schemas.openxmlformats.org/officeDocument/2006/relationships/hyperlink" Target="../Docs/R1-2405353.zip" TargetMode="External"/><Relationship Id="rId1340" Type="http://schemas.openxmlformats.org/officeDocument/2006/relationships/hyperlink" Target="../Docs/R1-2405375.zip" TargetMode="External"/><Relationship Id="rId1438" Type="http://schemas.openxmlformats.org/officeDocument/2006/relationships/hyperlink" Target="../Docs/R1-2405215.zip" TargetMode="External"/><Relationship Id="rId1645" Type="http://schemas.openxmlformats.org/officeDocument/2006/relationships/hyperlink" Target="../Docs/R1-2404184.zip" TargetMode="External"/><Relationship Id="rId1200" Type="http://schemas.openxmlformats.org/officeDocument/2006/relationships/hyperlink" Target="../Docs/R1-2403983.zip" TargetMode="External"/><Relationship Id="rId1852" Type="http://schemas.openxmlformats.org/officeDocument/2006/relationships/hyperlink" Target="../Docs/R1-2404758.zip" TargetMode="External"/><Relationship Id="rId1505" Type="http://schemas.openxmlformats.org/officeDocument/2006/relationships/hyperlink" Target="../Docs/R1-2404803.zip" TargetMode="External"/><Relationship Id="rId1712" Type="http://schemas.openxmlformats.org/officeDocument/2006/relationships/hyperlink" Target="../Docs/R1-2404561.zip" TargetMode="External"/><Relationship Id="rId293" Type="http://schemas.openxmlformats.org/officeDocument/2006/relationships/hyperlink" Target="../Docs/R1-2404912.zip" TargetMode="External"/><Relationship Id="rId2181" Type="http://schemas.openxmlformats.org/officeDocument/2006/relationships/hyperlink" Target="../Docs/R1-2404634.zip" TargetMode="External"/><Relationship Id="rId88" Type="http://schemas.openxmlformats.org/officeDocument/2006/relationships/hyperlink" Target="../Docs/R1-2404012.zip" TargetMode="External"/><Relationship Id="rId153" Type="http://schemas.openxmlformats.org/officeDocument/2006/relationships/hyperlink" Target="../Docs/R1-2404953.zip" TargetMode="External"/><Relationship Id="rId360" Type="http://schemas.openxmlformats.org/officeDocument/2006/relationships/hyperlink" Target="../Docs/R1-2404917.zip" TargetMode="External"/><Relationship Id="rId598" Type="http://schemas.openxmlformats.org/officeDocument/2006/relationships/hyperlink" Target="../Docs/R1-2405634.zip" TargetMode="External"/><Relationship Id="rId819" Type="http://schemas.openxmlformats.org/officeDocument/2006/relationships/hyperlink" Target="../Docs/R1-2405530.zip" TargetMode="External"/><Relationship Id="rId1004" Type="http://schemas.openxmlformats.org/officeDocument/2006/relationships/hyperlink" Target="../Docs/R1-2404527.zip" TargetMode="External"/><Relationship Id="rId1211" Type="http://schemas.openxmlformats.org/officeDocument/2006/relationships/hyperlink" Target="../Docs/R1-2404589.zip" TargetMode="External"/><Relationship Id="rId1656" Type="http://schemas.openxmlformats.org/officeDocument/2006/relationships/hyperlink" Target="../Docs/R1-2404698.zip" TargetMode="External"/><Relationship Id="rId1863" Type="http://schemas.openxmlformats.org/officeDocument/2006/relationships/hyperlink" Target="../Docs/R1-2404859.zip" TargetMode="External"/><Relationship Id="rId2041" Type="http://schemas.openxmlformats.org/officeDocument/2006/relationships/hyperlink" Target="../Docs/R1-2405164.zip" TargetMode="External"/><Relationship Id="rId2279" Type="http://schemas.openxmlformats.org/officeDocument/2006/relationships/hyperlink" Target="../Docs/R1-2403993.zip" TargetMode="External"/><Relationship Id="rId2486" Type="http://schemas.openxmlformats.org/officeDocument/2006/relationships/hyperlink" Target="https://portal.3gpp.org/desktopmodules/Release/ReleaseDetails.aspx?releaseId=193" TargetMode="External"/><Relationship Id="rId2693" Type="http://schemas.openxmlformats.org/officeDocument/2006/relationships/hyperlink" Target="https://portal.3gpp.org/desktopmodules/Specifications/SpecificationDetails.aspx?specificationId=3215" TargetMode="External"/><Relationship Id="rId2707" Type="http://schemas.openxmlformats.org/officeDocument/2006/relationships/hyperlink" Target="../Docs/R1-2405767.zip" TargetMode="External"/><Relationship Id="rId220" Type="http://schemas.openxmlformats.org/officeDocument/2006/relationships/hyperlink" Target="../Docs/R1-2404066.zip" TargetMode="External"/><Relationship Id="rId458" Type="http://schemas.openxmlformats.org/officeDocument/2006/relationships/hyperlink" Target="../Docs/R1-2404233.zip" TargetMode="External"/><Relationship Id="rId665" Type="http://schemas.openxmlformats.org/officeDocument/2006/relationships/hyperlink" Target="../Docs/R1-2403837.zip" TargetMode="External"/><Relationship Id="rId872" Type="http://schemas.openxmlformats.org/officeDocument/2006/relationships/hyperlink" Target="../Docs/R1-2404163.zip" TargetMode="External"/><Relationship Id="rId1088" Type="http://schemas.openxmlformats.org/officeDocument/2006/relationships/hyperlink" Target="../Docs/R1-2404540.zip" TargetMode="External"/><Relationship Id="rId1295" Type="http://schemas.openxmlformats.org/officeDocument/2006/relationships/hyperlink" Target="../Docs/R1-2405259.zip" TargetMode="External"/><Relationship Id="rId1309" Type="http://schemas.openxmlformats.org/officeDocument/2006/relationships/hyperlink" Target="../Docs/R1-2404056.zip" TargetMode="External"/><Relationship Id="rId1516" Type="http://schemas.openxmlformats.org/officeDocument/2006/relationships/hyperlink" Target="../Docs/R1-2405273.zip" TargetMode="External"/><Relationship Id="rId1723" Type="http://schemas.openxmlformats.org/officeDocument/2006/relationships/hyperlink" Target="../Docs/R1-2405341.zip" TargetMode="External"/><Relationship Id="rId1930" Type="http://schemas.openxmlformats.org/officeDocument/2006/relationships/hyperlink" Target="../Docs/R1-2404224.zip" TargetMode="External"/><Relationship Id="rId2139" Type="http://schemas.openxmlformats.org/officeDocument/2006/relationships/hyperlink" Target="../Docs/R1-2405002.zip" TargetMode="External"/><Relationship Id="rId2346" Type="http://schemas.openxmlformats.org/officeDocument/2006/relationships/hyperlink" Target="../Docs/R1-2404315.zip" TargetMode="External"/><Relationship Id="rId2553" Type="http://schemas.openxmlformats.org/officeDocument/2006/relationships/hyperlink" Target="https://portal.3gpp.org/desktopmodules/Specifications/SpecificationDetails.aspx?specificationId=3215" TargetMode="External"/><Relationship Id="rId2760" Type="http://schemas.openxmlformats.org/officeDocument/2006/relationships/hyperlink" Target="../Docs/R1-2401754.zip" TargetMode="External"/><Relationship Id="rId15" Type="http://schemas.openxmlformats.org/officeDocument/2006/relationships/hyperlink" Target="../Docs/R1-2401754.zip" TargetMode="External"/><Relationship Id="rId318" Type="http://schemas.openxmlformats.org/officeDocument/2006/relationships/hyperlink" Target="../Docs/R1-2405643.zip" TargetMode="External"/><Relationship Id="rId525" Type="http://schemas.openxmlformats.org/officeDocument/2006/relationships/hyperlink" Target="../Docs/R1-2403928.zip" TargetMode="External"/><Relationship Id="rId732" Type="http://schemas.openxmlformats.org/officeDocument/2006/relationships/hyperlink" Target="../Docs/R1-2404052.zip" TargetMode="External"/><Relationship Id="rId1155" Type="http://schemas.openxmlformats.org/officeDocument/2006/relationships/hyperlink" Target="../Docs/R1-2403884.zip" TargetMode="External"/><Relationship Id="rId1362" Type="http://schemas.openxmlformats.org/officeDocument/2006/relationships/hyperlink" Target="../Docs/R1-2404617.zip" TargetMode="External"/><Relationship Id="rId2192" Type="http://schemas.openxmlformats.org/officeDocument/2006/relationships/hyperlink" Target="../Docs/R1-2405339.zip" TargetMode="External"/><Relationship Id="rId2206" Type="http://schemas.openxmlformats.org/officeDocument/2006/relationships/hyperlink" Target="../Docs/R1-2404543.zip" TargetMode="External"/><Relationship Id="rId2413" Type="http://schemas.openxmlformats.org/officeDocument/2006/relationships/hyperlink" Target="../Docs/R1-2405535.zip" TargetMode="External"/><Relationship Id="rId2620" Type="http://schemas.openxmlformats.org/officeDocument/2006/relationships/hyperlink" Target="https://portal.3gpp.org/desktopmodules/Specifications/SpecificationDetails.aspx?specificationId=3216" TargetMode="External"/><Relationship Id="rId99" Type="http://schemas.openxmlformats.org/officeDocument/2006/relationships/hyperlink" Target="../Docs/R1-2404755.zip" TargetMode="External"/><Relationship Id="rId164" Type="http://schemas.openxmlformats.org/officeDocument/2006/relationships/hyperlink" Target="../Docs/R1-2403836.zip" TargetMode="External"/><Relationship Id="rId371" Type="http://schemas.openxmlformats.org/officeDocument/2006/relationships/hyperlink" Target="../Docs/R1-2404095.zip" TargetMode="External"/><Relationship Id="rId1015" Type="http://schemas.openxmlformats.org/officeDocument/2006/relationships/hyperlink" Target="../Docs/R1-2404879.zip" TargetMode="External"/><Relationship Id="rId1222" Type="http://schemas.openxmlformats.org/officeDocument/2006/relationships/hyperlink" Target="../Docs/R1-2403850.zip" TargetMode="External"/><Relationship Id="rId1667" Type="http://schemas.openxmlformats.org/officeDocument/2006/relationships/hyperlink" Target="../Docs/R1-2405341.zip" TargetMode="External"/><Relationship Id="rId1874" Type="http://schemas.openxmlformats.org/officeDocument/2006/relationships/hyperlink" Target="../Docs/R1-2404625.zip" TargetMode="External"/><Relationship Id="rId2052" Type="http://schemas.openxmlformats.org/officeDocument/2006/relationships/hyperlink" Target="../Docs/R1-2404125.zip" TargetMode="External"/><Relationship Id="rId2497" Type="http://schemas.openxmlformats.org/officeDocument/2006/relationships/hyperlink" Target="../Docs/R1-2405629.zip" TargetMode="External"/><Relationship Id="rId2718" Type="http://schemas.openxmlformats.org/officeDocument/2006/relationships/hyperlink" Target="../Docs/R1-2405771.zip" TargetMode="External"/><Relationship Id="rId469" Type="http://schemas.openxmlformats.org/officeDocument/2006/relationships/hyperlink" Target="../Docs/R1-2404855.zip" TargetMode="External"/><Relationship Id="rId676" Type="http://schemas.openxmlformats.org/officeDocument/2006/relationships/hyperlink" Target="../Docs/R1-2404990.zip" TargetMode="External"/><Relationship Id="rId883" Type="http://schemas.openxmlformats.org/officeDocument/2006/relationships/hyperlink" Target="../Docs/R1-2405613.zip" TargetMode="External"/><Relationship Id="rId1099" Type="http://schemas.openxmlformats.org/officeDocument/2006/relationships/hyperlink" Target="../Docs/R1-2404908.zip" TargetMode="External"/><Relationship Id="rId1527" Type="http://schemas.openxmlformats.org/officeDocument/2006/relationships/hyperlink" Target="../Docs/R1-2404119.zip" TargetMode="External"/><Relationship Id="rId1734" Type="http://schemas.openxmlformats.org/officeDocument/2006/relationships/hyperlink" Target="../Docs/R1-2404625.zip" TargetMode="External"/><Relationship Id="rId1941" Type="http://schemas.openxmlformats.org/officeDocument/2006/relationships/hyperlink" Target="../Docs/R1-2405658.zip" TargetMode="External"/><Relationship Id="rId2357" Type="http://schemas.openxmlformats.org/officeDocument/2006/relationships/hyperlink" Target="../Docs/R1-2404801.zip" TargetMode="External"/><Relationship Id="rId2564" Type="http://schemas.openxmlformats.org/officeDocument/2006/relationships/hyperlink" Target="https://portal.3gpp.org/desktopmodules/Release/ReleaseDetails.aspx?releaseId=193" TargetMode="External"/><Relationship Id="rId26" Type="http://schemas.openxmlformats.org/officeDocument/2006/relationships/hyperlink" Target="../Docs/R1-2404209.zip" TargetMode="External"/><Relationship Id="rId231" Type="http://schemas.openxmlformats.org/officeDocument/2006/relationships/image" Target="media/image4.wmf"/><Relationship Id="rId329" Type="http://schemas.openxmlformats.org/officeDocument/2006/relationships/hyperlink" Target="../Docs/R1-2405700.zip" TargetMode="External"/><Relationship Id="rId536" Type="http://schemas.openxmlformats.org/officeDocument/2006/relationships/hyperlink" Target="../Docs/R1-2404718.zip" TargetMode="External"/><Relationship Id="rId1166" Type="http://schemas.openxmlformats.org/officeDocument/2006/relationships/hyperlink" Target="../Docs/R1-2404171.zip" TargetMode="External"/><Relationship Id="rId1373" Type="http://schemas.openxmlformats.org/officeDocument/2006/relationships/hyperlink" Target="../Docs/R1-2405282.zip" TargetMode="External"/><Relationship Id="rId2217" Type="http://schemas.openxmlformats.org/officeDocument/2006/relationships/hyperlink" Target="../Docs/R1-2403963.zip" TargetMode="External"/><Relationship Id="rId2771" Type="http://schemas.openxmlformats.org/officeDocument/2006/relationships/hyperlink" Target="../Docs/R1-2403827.zip" TargetMode="External"/><Relationship Id="rId175" Type="http://schemas.openxmlformats.org/officeDocument/2006/relationships/hyperlink" Target="../Docs/R1-2404077.zip" TargetMode="External"/><Relationship Id="rId743" Type="http://schemas.openxmlformats.org/officeDocument/2006/relationships/hyperlink" Target="../Docs/R1-2405601.zip" TargetMode="External"/><Relationship Id="rId950" Type="http://schemas.openxmlformats.org/officeDocument/2006/relationships/hyperlink" Target="../Docs/R1-2405680.zip" TargetMode="External"/><Relationship Id="rId1026" Type="http://schemas.openxmlformats.org/officeDocument/2006/relationships/hyperlink" Target="../Docs/R1-2405491.zip" TargetMode="External"/><Relationship Id="rId1580" Type="http://schemas.openxmlformats.org/officeDocument/2006/relationships/hyperlink" Target="../Docs/R1-2404938.zip" TargetMode="External"/><Relationship Id="rId1678" Type="http://schemas.openxmlformats.org/officeDocument/2006/relationships/hyperlink" Target="../Docs/R1-2405370.zip" TargetMode="External"/><Relationship Id="rId1801" Type="http://schemas.openxmlformats.org/officeDocument/2006/relationships/hyperlink" Target="../Docs/R1-2405363.zip" TargetMode="External"/><Relationship Id="rId1885" Type="http://schemas.openxmlformats.org/officeDocument/2006/relationships/hyperlink" Target="../Docs/R1-2403942.zip" TargetMode="External"/><Relationship Id="rId2424" Type="http://schemas.openxmlformats.org/officeDocument/2006/relationships/hyperlink" Target="https://portal.3gpp.org/desktopmodules/WorkItem/WorkItemDetails.aspx?workitemId=940197" TargetMode="External"/><Relationship Id="rId2631" Type="http://schemas.openxmlformats.org/officeDocument/2006/relationships/hyperlink" Target="https://portal.3gpp.org/desktopmodules/Release/ReleaseDetails.aspx?releaseId=193" TargetMode="External"/><Relationship Id="rId2729" Type="http://schemas.openxmlformats.org/officeDocument/2006/relationships/hyperlink" Target="https://portal.3gpp.org/desktopmodules/WorkItem/WorkItemDetails.aspx?workitemId=981138" TargetMode="External"/><Relationship Id="rId382" Type="http://schemas.openxmlformats.org/officeDocument/2006/relationships/hyperlink" Target="../Docs/R1-2404157.zip" TargetMode="External"/><Relationship Id="rId603" Type="http://schemas.openxmlformats.org/officeDocument/2006/relationships/hyperlink" Target="../Docs/R1-2405636.zip" TargetMode="External"/><Relationship Id="rId687" Type="http://schemas.openxmlformats.org/officeDocument/2006/relationships/hyperlink" Target="../Docs/R1-2405321.zip" TargetMode="External"/><Relationship Id="rId810" Type="http://schemas.openxmlformats.org/officeDocument/2006/relationships/hyperlink" Target="../Docs/R1-2405353.zip" TargetMode="External"/><Relationship Id="rId908" Type="http://schemas.openxmlformats.org/officeDocument/2006/relationships/hyperlink" Target="../Docs/R1-2403998.zip" TargetMode="External"/><Relationship Id="rId1233" Type="http://schemas.openxmlformats.org/officeDocument/2006/relationships/hyperlink" Target="../Docs/R1-2404242.zip" TargetMode="External"/><Relationship Id="rId1440" Type="http://schemas.openxmlformats.org/officeDocument/2006/relationships/hyperlink" Target="../Docs/R1-2405431.zip" TargetMode="External"/><Relationship Id="rId1538" Type="http://schemas.openxmlformats.org/officeDocument/2006/relationships/hyperlink" Target="../Docs/R1-2404594.zip" TargetMode="External"/><Relationship Id="rId2063" Type="http://schemas.openxmlformats.org/officeDocument/2006/relationships/hyperlink" Target="../Docs/R1-2404706.zip" TargetMode="External"/><Relationship Id="rId2270" Type="http://schemas.openxmlformats.org/officeDocument/2006/relationships/hyperlink" Target="../Docs/R1-2405736.zip" TargetMode="External"/><Relationship Id="rId2368" Type="http://schemas.openxmlformats.org/officeDocument/2006/relationships/hyperlink" Target="../Docs/R1-2405507.zip" TargetMode="External"/><Relationship Id="rId242" Type="http://schemas.openxmlformats.org/officeDocument/2006/relationships/oleObject" Target="embeddings/oleObject8.bin"/><Relationship Id="rId894" Type="http://schemas.openxmlformats.org/officeDocument/2006/relationships/hyperlink" Target="../Docs/R1-2404824.zip" TargetMode="External"/><Relationship Id="rId1177" Type="http://schemas.openxmlformats.org/officeDocument/2006/relationships/hyperlink" Target="../Docs/R1-2404668.zip" TargetMode="External"/><Relationship Id="rId1300" Type="http://schemas.openxmlformats.org/officeDocument/2006/relationships/hyperlink" Target="../Docs/R1-2405425.zip" TargetMode="External"/><Relationship Id="rId1745" Type="http://schemas.openxmlformats.org/officeDocument/2006/relationships/hyperlink" Target="../Docs/R1-2404625.zip" TargetMode="External"/><Relationship Id="rId1952" Type="http://schemas.openxmlformats.org/officeDocument/2006/relationships/hyperlink" Target="../Docs/R1-2404409.zip" TargetMode="External"/><Relationship Id="rId2130" Type="http://schemas.openxmlformats.org/officeDocument/2006/relationships/hyperlink" Target="../Docs/R1-2404522.zip" TargetMode="External"/><Relationship Id="rId2575" Type="http://schemas.openxmlformats.org/officeDocument/2006/relationships/hyperlink" Target="https://portal.3gpp.org/desktopmodules/Release/ReleaseDetails.aspx?releaseId=193" TargetMode="External"/><Relationship Id="rId2782" Type="http://schemas.openxmlformats.org/officeDocument/2006/relationships/hyperlink" Target="https://portal.3gpp.org/desktopmodules/Release/ReleaseDetails.aspx?releaseId=193" TargetMode="External"/><Relationship Id="rId37" Type="http://schemas.openxmlformats.org/officeDocument/2006/relationships/hyperlink" Target="../Docs/R1-2403986.zip" TargetMode="External"/><Relationship Id="rId102" Type="http://schemas.openxmlformats.org/officeDocument/2006/relationships/hyperlink" Target="../Docs/R1-2405186.zip" TargetMode="External"/><Relationship Id="rId547" Type="http://schemas.openxmlformats.org/officeDocument/2006/relationships/hyperlink" Target="../Docs/R1-2404929.zip" TargetMode="External"/><Relationship Id="rId754" Type="http://schemas.openxmlformats.org/officeDocument/2006/relationships/hyperlink" Target="../Docs/R1-2405511.zip" TargetMode="External"/><Relationship Id="rId961" Type="http://schemas.openxmlformats.org/officeDocument/2006/relationships/hyperlink" Target="../Docs/R1-2404385.zip" TargetMode="External"/><Relationship Id="rId1384" Type="http://schemas.openxmlformats.org/officeDocument/2006/relationships/hyperlink" Target="../Docs/R1-2403840.zip" TargetMode="External"/><Relationship Id="rId1591" Type="http://schemas.openxmlformats.org/officeDocument/2006/relationships/hyperlink" Target="../Docs/R1-2405301.zip" TargetMode="External"/><Relationship Id="rId1605" Type="http://schemas.openxmlformats.org/officeDocument/2006/relationships/hyperlink" Target="../Docs/R1-2404332.zip" TargetMode="External"/><Relationship Id="rId1689" Type="http://schemas.openxmlformats.org/officeDocument/2006/relationships/hyperlink" Target="../Docs/R1-2404625.zip" TargetMode="External"/><Relationship Id="rId1812" Type="http://schemas.openxmlformats.org/officeDocument/2006/relationships/hyperlink" Target="../Docs/R1-2405363.zip" TargetMode="External"/><Relationship Id="rId2228" Type="http://schemas.openxmlformats.org/officeDocument/2006/relationships/hyperlink" Target="../Docs/R1-2404544.zip" TargetMode="External"/><Relationship Id="rId2435" Type="http://schemas.openxmlformats.org/officeDocument/2006/relationships/hyperlink" Target="https://portal.3gpp.org/desktopmodules/Specifications/SpecificationDetails.aspx?specificationId=3212" TargetMode="External"/><Relationship Id="rId2642" Type="http://schemas.openxmlformats.org/officeDocument/2006/relationships/hyperlink" Target="../Docs/R1-2405747.zip" TargetMode="External"/><Relationship Id="rId90" Type="http://schemas.openxmlformats.org/officeDocument/2006/relationships/hyperlink" Target="../Docs/R1-2404144.zip" TargetMode="External"/><Relationship Id="rId186" Type="http://schemas.openxmlformats.org/officeDocument/2006/relationships/hyperlink" Target="../Docs/R1-2405532.zip" TargetMode="External"/><Relationship Id="rId393" Type="http://schemas.openxmlformats.org/officeDocument/2006/relationships/hyperlink" Target="../Docs/R1-2405232.zip" TargetMode="External"/><Relationship Id="rId407" Type="http://schemas.openxmlformats.org/officeDocument/2006/relationships/hyperlink" Target="../Docs/R1-2405426.zip" TargetMode="External"/><Relationship Id="rId614" Type="http://schemas.openxmlformats.org/officeDocument/2006/relationships/hyperlink" Target="../Docs/R1-2405475.zip" TargetMode="External"/><Relationship Id="rId821" Type="http://schemas.openxmlformats.org/officeDocument/2006/relationships/hyperlink" Target="../Docs/R1-2405554.zip" TargetMode="External"/><Relationship Id="rId1037" Type="http://schemas.openxmlformats.org/officeDocument/2006/relationships/hyperlink" Target="../Docs/R1-2403932.zip" TargetMode="External"/><Relationship Id="rId1244" Type="http://schemas.openxmlformats.org/officeDocument/2006/relationships/hyperlink" Target="../Docs/R1-2404590.zip" TargetMode="External"/><Relationship Id="rId1451" Type="http://schemas.openxmlformats.org/officeDocument/2006/relationships/hyperlink" Target="../Docs/R1-2404179.zip" TargetMode="External"/><Relationship Id="rId1896" Type="http://schemas.openxmlformats.org/officeDocument/2006/relationships/hyperlink" Target="../Docs/R1-2405341.zip" TargetMode="External"/><Relationship Id="rId2074" Type="http://schemas.openxmlformats.org/officeDocument/2006/relationships/hyperlink" Target="../Docs/R1-2405165.zip" TargetMode="External"/><Relationship Id="rId2281" Type="http://schemas.openxmlformats.org/officeDocument/2006/relationships/hyperlink" Target="../Docs/R1-2404041.zip" TargetMode="External"/><Relationship Id="rId2502" Type="http://schemas.openxmlformats.org/officeDocument/2006/relationships/hyperlink" Target="https://portal.3gpp.org/desktopmodules/Release/ReleaseDetails.aspx?releaseId=193" TargetMode="External"/><Relationship Id="rId253" Type="http://schemas.openxmlformats.org/officeDocument/2006/relationships/image" Target="media/image15.wmf"/><Relationship Id="rId460" Type="http://schemas.openxmlformats.org/officeDocument/2006/relationships/hyperlink" Target="../Docs/R1-2404235.zip" TargetMode="External"/><Relationship Id="rId698" Type="http://schemas.openxmlformats.org/officeDocument/2006/relationships/hyperlink" Target="../Docs/R1-2405449.zip" TargetMode="External"/><Relationship Id="rId919" Type="http://schemas.openxmlformats.org/officeDocument/2006/relationships/hyperlink" Target="../Docs/R1-2404525.zip" TargetMode="External"/><Relationship Id="rId1090" Type="http://schemas.openxmlformats.org/officeDocument/2006/relationships/hyperlink" Target="../Docs/R1-2404586.zip" TargetMode="External"/><Relationship Id="rId1104" Type="http://schemas.openxmlformats.org/officeDocument/2006/relationships/hyperlink" Target="../Docs/R1-2405304.zip" TargetMode="External"/><Relationship Id="rId1311" Type="http://schemas.openxmlformats.org/officeDocument/2006/relationships/hyperlink" Target="../Docs/R1-2405349.zip" TargetMode="External"/><Relationship Id="rId1549" Type="http://schemas.openxmlformats.org/officeDocument/2006/relationships/hyperlink" Target="../Docs/R1-2405080.zip" TargetMode="External"/><Relationship Id="rId1756" Type="http://schemas.openxmlformats.org/officeDocument/2006/relationships/hyperlink" Target="../Docs/R1-2405341.zip" TargetMode="External"/><Relationship Id="rId1963" Type="http://schemas.openxmlformats.org/officeDocument/2006/relationships/hyperlink" Target="../Docs/R1-2404809.zip" TargetMode="External"/><Relationship Id="rId2141" Type="http://schemas.openxmlformats.org/officeDocument/2006/relationships/hyperlink" Target="../Docs/R1-2405054.zip" TargetMode="External"/><Relationship Id="rId2379" Type="http://schemas.openxmlformats.org/officeDocument/2006/relationships/hyperlink" Target="../Docs/R1-2404326.zip" TargetMode="External"/><Relationship Id="rId2586" Type="http://schemas.openxmlformats.org/officeDocument/2006/relationships/hyperlink" Target="../Docs/R1-2405713.zip" TargetMode="External"/><Relationship Id="rId2793" Type="http://schemas.openxmlformats.org/officeDocument/2006/relationships/hyperlink" Target="../Docs/R1-2403835.zip" TargetMode="External"/><Relationship Id="rId2807" Type="http://schemas.openxmlformats.org/officeDocument/2006/relationships/hyperlink" Target="../Docs/R1-2404198.zip" TargetMode="External"/><Relationship Id="rId48" Type="http://schemas.openxmlformats.org/officeDocument/2006/relationships/hyperlink" Target="../Docs/R1-2405286.zip" TargetMode="External"/><Relationship Id="rId113" Type="http://schemas.openxmlformats.org/officeDocument/2006/relationships/hyperlink" Target="../Docs/R1-2404200.zip" TargetMode="External"/><Relationship Id="rId320" Type="http://schemas.openxmlformats.org/officeDocument/2006/relationships/hyperlink" Target="../Docs/R1-2405013.zip" TargetMode="External"/><Relationship Id="rId558" Type="http://schemas.openxmlformats.org/officeDocument/2006/relationships/hyperlink" Target="../Docs/R1-2405671.zip" TargetMode="External"/><Relationship Id="rId765" Type="http://schemas.openxmlformats.org/officeDocument/2006/relationships/hyperlink" Target="../Docs/R1-2404150.zip" TargetMode="External"/><Relationship Id="rId972" Type="http://schemas.openxmlformats.org/officeDocument/2006/relationships/hyperlink" Target="../Docs/R1-2404763.zip" TargetMode="External"/><Relationship Id="rId1188" Type="http://schemas.openxmlformats.org/officeDocument/2006/relationships/hyperlink" Target="../Docs/R1-2405255.zip" TargetMode="External"/><Relationship Id="rId1395" Type="http://schemas.openxmlformats.org/officeDocument/2006/relationships/hyperlink" Target="../Docs/R1-2404427.zip" TargetMode="External"/><Relationship Id="rId1409" Type="http://schemas.openxmlformats.org/officeDocument/2006/relationships/hyperlink" Target="../Docs/R1-2405296.zip" TargetMode="External"/><Relationship Id="rId1616" Type="http://schemas.openxmlformats.org/officeDocument/2006/relationships/hyperlink" Target="../Docs/R1-2404757.zip" TargetMode="External"/><Relationship Id="rId1823" Type="http://schemas.openxmlformats.org/officeDocument/2006/relationships/hyperlink" Target="../Docs/R1-2403942.zip" TargetMode="External"/><Relationship Id="rId2001" Type="http://schemas.openxmlformats.org/officeDocument/2006/relationships/hyperlink" Target="../Docs/R1-2405107.zip" TargetMode="External"/><Relationship Id="rId2239" Type="http://schemas.openxmlformats.org/officeDocument/2006/relationships/hyperlink" Target="https://www.3gpp.org/ftp/TSG_RAN/TSG_RAN/TSGR_103/Docs/RP-240791.zip" TargetMode="External"/><Relationship Id="rId2446" Type="http://schemas.openxmlformats.org/officeDocument/2006/relationships/hyperlink" Target="https://portal.3gpp.org/desktopmodules/Release/ReleaseDetails.aspx?releaseId=193" TargetMode="External"/><Relationship Id="rId2653" Type="http://schemas.openxmlformats.org/officeDocument/2006/relationships/hyperlink" Target="../Docs/R1-2405750.zip" TargetMode="External"/><Relationship Id="rId197" Type="http://schemas.openxmlformats.org/officeDocument/2006/relationships/hyperlink" Target="../Docs/R1-2404249.zip" TargetMode="External"/><Relationship Id="rId418" Type="http://schemas.openxmlformats.org/officeDocument/2006/relationships/image" Target="media/image28.png"/><Relationship Id="rId625" Type="http://schemas.openxmlformats.org/officeDocument/2006/relationships/hyperlink" Target="../Docs/R1-2405328.zip" TargetMode="External"/><Relationship Id="rId832" Type="http://schemas.openxmlformats.org/officeDocument/2006/relationships/hyperlink" Target="../Docs/R1-2405535.zip" TargetMode="External"/><Relationship Id="rId1048" Type="http://schemas.openxmlformats.org/officeDocument/2006/relationships/hyperlink" Target="../Docs/R1-2404493.zip" TargetMode="External"/><Relationship Id="rId1255" Type="http://schemas.openxmlformats.org/officeDocument/2006/relationships/hyperlink" Target="../Docs/R1-2405272.zip" TargetMode="External"/><Relationship Id="rId1462" Type="http://schemas.openxmlformats.org/officeDocument/2006/relationships/hyperlink" Target="../Docs/R1-2404743.zip" TargetMode="External"/><Relationship Id="rId2085" Type="http://schemas.openxmlformats.org/officeDocument/2006/relationships/hyperlink" Target="../Docs/R1-2404126.zip" TargetMode="External"/><Relationship Id="rId2292" Type="http://schemas.openxmlformats.org/officeDocument/2006/relationships/hyperlink" Target="../Docs/R1-2404471.zip" TargetMode="External"/><Relationship Id="rId2306" Type="http://schemas.openxmlformats.org/officeDocument/2006/relationships/hyperlink" Target="../Docs/R1-2405251.zip" TargetMode="External"/><Relationship Id="rId2513" Type="http://schemas.openxmlformats.org/officeDocument/2006/relationships/hyperlink" Target="https://portal.3gpp.org/desktopmodules/Specifications/SpecificationDetails.aspx?specificationId=3216" TargetMode="External"/><Relationship Id="rId264" Type="http://schemas.openxmlformats.org/officeDocument/2006/relationships/image" Target="media/image19.wmf"/><Relationship Id="rId471" Type="http://schemas.openxmlformats.org/officeDocument/2006/relationships/hyperlink" Target="../Docs/R1-2405020.zip" TargetMode="External"/><Relationship Id="rId1115" Type="http://schemas.openxmlformats.org/officeDocument/2006/relationships/hyperlink" Target="../Docs/R1-2403944.zip" TargetMode="External"/><Relationship Id="rId1322" Type="http://schemas.openxmlformats.org/officeDocument/2006/relationships/hyperlink" Target="../Docs/R1-2404616.zip" TargetMode="External"/><Relationship Id="rId1767" Type="http://schemas.openxmlformats.org/officeDocument/2006/relationships/hyperlink" Target="../Docs/R1-2403979.zip" TargetMode="External"/><Relationship Id="rId1974" Type="http://schemas.openxmlformats.org/officeDocument/2006/relationships/hyperlink" Target="../Docs/R1-2405209.zip" TargetMode="External"/><Relationship Id="rId2152" Type="http://schemas.openxmlformats.org/officeDocument/2006/relationships/hyperlink" Target="../Docs/R1-2404039.zip" TargetMode="External"/><Relationship Id="rId2597" Type="http://schemas.openxmlformats.org/officeDocument/2006/relationships/hyperlink" Target="https://portal.3gpp.org/desktopmodules/WorkItem/WorkItemDetails.aspx?workitemId=940198" TargetMode="External"/><Relationship Id="rId2720" Type="http://schemas.openxmlformats.org/officeDocument/2006/relationships/hyperlink" Target="https://portal.3gpp.org/desktopmodules/Specifications/SpecificationDetails.aspx?specificationId=3216" TargetMode="External"/><Relationship Id="rId2818" Type="http://schemas.openxmlformats.org/officeDocument/2006/relationships/hyperlink" Target="../Docs/R1-2405757.zip" TargetMode="External"/><Relationship Id="rId59" Type="http://schemas.openxmlformats.org/officeDocument/2006/relationships/hyperlink" Target="../Docs/R1-2404849.zip" TargetMode="External"/><Relationship Id="rId124" Type="http://schemas.openxmlformats.org/officeDocument/2006/relationships/hyperlink" Target="../Docs/R1-2404830.zip" TargetMode="External"/><Relationship Id="rId569" Type="http://schemas.openxmlformats.org/officeDocument/2006/relationships/hyperlink" Target="../Docs/R1-2405713.zip" TargetMode="External"/><Relationship Id="rId776" Type="http://schemas.openxmlformats.org/officeDocument/2006/relationships/hyperlink" Target="../Docs/R1-2404644.zip" TargetMode="External"/><Relationship Id="rId983" Type="http://schemas.openxmlformats.org/officeDocument/2006/relationships/hyperlink" Target="../Docs/R1-2405385.zip" TargetMode="External"/><Relationship Id="rId1199" Type="http://schemas.openxmlformats.org/officeDocument/2006/relationships/hyperlink" Target="../Docs/R1-2403946.zip" TargetMode="External"/><Relationship Id="rId1627" Type="http://schemas.openxmlformats.org/officeDocument/2006/relationships/hyperlink" Target="../Docs/R1-2405114.zip" TargetMode="External"/><Relationship Id="rId1834" Type="http://schemas.openxmlformats.org/officeDocument/2006/relationships/hyperlink" Target="../Docs/R1-2405363.zip" TargetMode="External"/><Relationship Id="rId2457" Type="http://schemas.openxmlformats.org/officeDocument/2006/relationships/hyperlink" Target="../Docs/R1-2405601.zip" TargetMode="External"/><Relationship Id="rId2664" Type="http://schemas.openxmlformats.org/officeDocument/2006/relationships/hyperlink" Target="../Docs/R1-2405753.zip" TargetMode="External"/><Relationship Id="rId331" Type="http://schemas.openxmlformats.org/officeDocument/2006/relationships/hyperlink" Target="../Docs/R1-2404369.zip" TargetMode="External"/><Relationship Id="rId429" Type="http://schemas.openxmlformats.org/officeDocument/2006/relationships/hyperlink" Target="../Docs/R1-2405358.zip" TargetMode="External"/><Relationship Id="rId636" Type="http://schemas.openxmlformats.org/officeDocument/2006/relationships/hyperlink" Target="../Docs/R1-2404211.zip" TargetMode="External"/><Relationship Id="rId1059" Type="http://schemas.openxmlformats.org/officeDocument/2006/relationships/hyperlink" Target="../Docs/R1-2404745.zip" TargetMode="External"/><Relationship Id="rId1266" Type="http://schemas.openxmlformats.org/officeDocument/2006/relationships/hyperlink" Target="../Docs/R1-2404023.zip" TargetMode="External"/><Relationship Id="rId1473" Type="http://schemas.openxmlformats.org/officeDocument/2006/relationships/hyperlink" Target="../Docs/R1-2405216.zip" TargetMode="External"/><Relationship Id="rId2012" Type="http://schemas.openxmlformats.org/officeDocument/2006/relationships/hyperlink" Target="../Docs/R1-2405735.zip" TargetMode="External"/><Relationship Id="rId2096" Type="http://schemas.openxmlformats.org/officeDocument/2006/relationships/hyperlink" Target="../Docs/R1-2404666.zip" TargetMode="External"/><Relationship Id="rId2317" Type="http://schemas.openxmlformats.org/officeDocument/2006/relationships/hyperlink" Target="../Docs/R1-2404215.zip" TargetMode="External"/><Relationship Id="rId843" Type="http://schemas.openxmlformats.org/officeDocument/2006/relationships/hyperlink" Target="../Docs/R1-2405393.zip" TargetMode="External"/><Relationship Id="rId1126" Type="http://schemas.openxmlformats.org/officeDocument/2006/relationships/hyperlink" Target="../Docs/R1-2404494.zip" TargetMode="External"/><Relationship Id="rId1680" Type="http://schemas.openxmlformats.org/officeDocument/2006/relationships/hyperlink" Target="../Docs/R1-2405106.zip" TargetMode="External"/><Relationship Id="rId1778" Type="http://schemas.openxmlformats.org/officeDocument/2006/relationships/hyperlink" Target="../Docs/R1-2404859.zip" TargetMode="External"/><Relationship Id="rId1901" Type="http://schemas.openxmlformats.org/officeDocument/2006/relationships/hyperlink" Target="../Docs/R1-2403942.zip" TargetMode="External"/><Relationship Id="rId1985" Type="http://schemas.openxmlformats.org/officeDocument/2006/relationships/hyperlink" Target="../Docs/R1-2404562.zip" TargetMode="External"/><Relationship Id="rId2524" Type="http://schemas.openxmlformats.org/officeDocument/2006/relationships/hyperlink" Target="https://portal.3gpp.org/desktopmodules/Release/ReleaseDetails.aspx?releaseId=193" TargetMode="External"/><Relationship Id="rId2731" Type="http://schemas.openxmlformats.org/officeDocument/2006/relationships/hyperlink" Target="https://portal.3gpp.org/desktopmodules/Release/ReleaseDetails.aspx?releaseId=193" TargetMode="External"/><Relationship Id="rId2829" Type="http://schemas.openxmlformats.org/officeDocument/2006/relationships/hyperlink" Target="../Docs/R1-2405765.zip" TargetMode="External"/><Relationship Id="rId275" Type="http://schemas.openxmlformats.org/officeDocument/2006/relationships/hyperlink" Target="../Docs/R1-2405118.zip" TargetMode="External"/><Relationship Id="rId482" Type="http://schemas.openxmlformats.org/officeDocument/2006/relationships/hyperlink" Target="../Docs/R1-2405734.zip" TargetMode="External"/><Relationship Id="rId703" Type="http://schemas.openxmlformats.org/officeDocument/2006/relationships/hyperlink" Target="../Docs/R1-2403825.zip" TargetMode="External"/><Relationship Id="rId910" Type="http://schemas.openxmlformats.org/officeDocument/2006/relationships/hyperlink" Target="../Docs/R1-2404015.zip" TargetMode="External"/><Relationship Id="rId1333" Type="http://schemas.openxmlformats.org/officeDocument/2006/relationships/hyperlink" Target="../Docs/R1-2405040.zip" TargetMode="External"/><Relationship Id="rId1540" Type="http://schemas.openxmlformats.org/officeDocument/2006/relationships/hyperlink" Target="../Docs/R1-2404676.zip" TargetMode="External"/><Relationship Id="rId1638" Type="http://schemas.openxmlformats.org/officeDocument/2006/relationships/hyperlink" Target="../Docs/R1-2405723.zip" TargetMode="External"/><Relationship Id="rId2163" Type="http://schemas.openxmlformats.org/officeDocument/2006/relationships/hyperlink" Target="../Docs/R1-2404513.zip" TargetMode="External"/><Relationship Id="rId2370" Type="http://schemas.openxmlformats.org/officeDocument/2006/relationships/hyperlink" Target="../Docs/R1-2405648.zip" TargetMode="External"/><Relationship Id="rId135" Type="http://schemas.openxmlformats.org/officeDocument/2006/relationships/hyperlink" Target="../Docs/R1-2404825.zip" TargetMode="External"/><Relationship Id="rId342" Type="http://schemas.openxmlformats.org/officeDocument/2006/relationships/hyperlink" Target="../Docs/R1-2403854.zip" TargetMode="External"/><Relationship Id="rId787" Type="http://schemas.openxmlformats.org/officeDocument/2006/relationships/hyperlink" Target="../Docs/R1-2404837.zip" TargetMode="External"/><Relationship Id="rId994" Type="http://schemas.openxmlformats.org/officeDocument/2006/relationships/hyperlink" Target="../Docs/R1-2403975.zip" TargetMode="External"/><Relationship Id="rId1400" Type="http://schemas.openxmlformats.org/officeDocument/2006/relationships/hyperlink" Target="../Docs/R1-2404793.zip" TargetMode="External"/><Relationship Id="rId1845" Type="http://schemas.openxmlformats.org/officeDocument/2006/relationships/hyperlink" Target="../Docs/R1-2404859.zip" TargetMode="External"/><Relationship Id="rId2023" Type="http://schemas.openxmlformats.org/officeDocument/2006/relationships/hyperlink" Target="../Docs/R1-2404410.zip" TargetMode="External"/><Relationship Id="rId2230" Type="http://schemas.openxmlformats.org/officeDocument/2006/relationships/hyperlink" Target="../Docs/R1-2405170.zip" TargetMode="External"/><Relationship Id="rId2468" Type="http://schemas.openxmlformats.org/officeDocument/2006/relationships/hyperlink" Target="https://portal.3gpp.org/desktopmodules/WorkItem/WorkItemDetails.aspx?workitemId=940194" TargetMode="External"/><Relationship Id="rId2675" Type="http://schemas.openxmlformats.org/officeDocument/2006/relationships/hyperlink" Target="https://portal.3gpp.org/desktopmodules/Release/ReleaseDetails.aspx?releaseId=192" TargetMode="External"/><Relationship Id="rId202" Type="http://schemas.openxmlformats.org/officeDocument/2006/relationships/hyperlink" Target="../Docs/R1-2405467.zip" TargetMode="External"/><Relationship Id="rId647" Type="http://schemas.openxmlformats.org/officeDocument/2006/relationships/hyperlink" Target="../Docs/R1-2403737.zip" TargetMode="External"/><Relationship Id="rId854" Type="http://schemas.openxmlformats.org/officeDocument/2006/relationships/hyperlink" Target="../Docs/R1-2405368.zip" TargetMode="External"/><Relationship Id="rId1277" Type="http://schemas.openxmlformats.org/officeDocument/2006/relationships/hyperlink" Target="../Docs/R1-2404497.zip" TargetMode="External"/><Relationship Id="rId1484" Type="http://schemas.openxmlformats.org/officeDocument/2006/relationships/hyperlink" Target="../Docs/R1-2403955.zip" TargetMode="External"/><Relationship Id="rId1691" Type="http://schemas.openxmlformats.org/officeDocument/2006/relationships/hyperlink" Target="../Docs/R1-2403979.zip" TargetMode="External"/><Relationship Id="rId1705" Type="http://schemas.openxmlformats.org/officeDocument/2006/relationships/hyperlink" Target="../Docs/R1-2404625.zip" TargetMode="External"/><Relationship Id="rId1912" Type="http://schemas.openxmlformats.org/officeDocument/2006/relationships/hyperlink" Target="../Docs/R1-2404224.zip" TargetMode="External"/><Relationship Id="rId2328" Type="http://schemas.openxmlformats.org/officeDocument/2006/relationships/hyperlink" Target="../Docs/R1-2404736.zip" TargetMode="External"/><Relationship Id="rId2535" Type="http://schemas.openxmlformats.org/officeDocument/2006/relationships/hyperlink" Target="../Docs/R1-2405673.zip" TargetMode="External"/><Relationship Id="rId2742" Type="http://schemas.openxmlformats.org/officeDocument/2006/relationships/hyperlink" Target="https://portal.3gpp.org/desktopmodules/WorkItem/WorkItemDetails.aspx?workitemId=1020068" TargetMode="External"/><Relationship Id="rId286" Type="http://schemas.openxmlformats.org/officeDocument/2006/relationships/hyperlink" Target="../Docs/R1-2405524.zip" TargetMode="External"/><Relationship Id="rId493" Type="http://schemas.openxmlformats.org/officeDocument/2006/relationships/hyperlink" Target="../Docs/R1-2405198.zip" TargetMode="External"/><Relationship Id="rId507" Type="http://schemas.openxmlformats.org/officeDocument/2006/relationships/hyperlink" Target="../Docs/R1-2404367.zip" TargetMode="External"/><Relationship Id="rId714" Type="http://schemas.openxmlformats.org/officeDocument/2006/relationships/hyperlink" Target="../Docs/R1-2404052.zip" TargetMode="External"/><Relationship Id="rId921" Type="http://schemas.openxmlformats.org/officeDocument/2006/relationships/hyperlink" Target="../Docs/R1-2404546.zip" TargetMode="External"/><Relationship Id="rId1137" Type="http://schemas.openxmlformats.org/officeDocument/2006/relationships/hyperlink" Target="../Docs/R1-2404918.zip" TargetMode="External"/><Relationship Id="rId1344" Type="http://schemas.openxmlformats.org/officeDocument/2006/relationships/hyperlink" Target="../Docs/R1-2405657.zip" TargetMode="External"/><Relationship Id="rId1551" Type="http://schemas.openxmlformats.org/officeDocument/2006/relationships/hyperlink" Target="../Docs/R1-2405184.zip" TargetMode="External"/><Relationship Id="rId1789" Type="http://schemas.openxmlformats.org/officeDocument/2006/relationships/hyperlink" Target="../Docs/R1-2404859.zip" TargetMode="External"/><Relationship Id="rId1996" Type="http://schemas.openxmlformats.org/officeDocument/2006/relationships/hyperlink" Target="../Docs/R1-2403943.zip" TargetMode="External"/><Relationship Id="rId2174" Type="http://schemas.openxmlformats.org/officeDocument/2006/relationships/hyperlink" Target="../Docs/R1-2405055.zip" TargetMode="External"/><Relationship Id="rId2381" Type="http://schemas.openxmlformats.org/officeDocument/2006/relationships/hyperlink" Target="../Docs/R1-2404442.zip" TargetMode="External"/><Relationship Id="rId2602" Type="http://schemas.openxmlformats.org/officeDocument/2006/relationships/hyperlink" Target="../Docs/R1-2405722.zip" TargetMode="External"/><Relationship Id="rId50" Type="http://schemas.openxmlformats.org/officeDocument/2006/relationships/hyperlink" Target="../Docs/R1-2403825.zip" TargetMode="External"/><Relationship Id="rId146" Type="http://schemas.openxmlformats.org/officeDocument/2006/relationships/hyperlink" Target="../Docs/R1-2404352.zip" TargetMode="External"/><Relationship Id="rId353" Type="http://schemas.openxmlformats.org/officeDocument/2006/relationships/hyperlink" Target="../Docs/R1-2404252.zip" TargetMode="External"/><Relationship Id="rId560" Type="http://schemas.openxmlformats.org/officeDocument/2006/relationships/hyperlink" Target="../Docs/R1-2404749.zip" TargetMode="External"/><Relationship Id="rId798" Type="http://schemas.openxmlformats.org/officeDocument/2006/relationships/hyperlink" Target="../Docs/R1-2405025.zip" TargetMode="External"/><Relationship Id="rId1190" Type="http://schemas.openxmlformats.org/officeDocument/2006/relationships/hyperlink" Target="../Docs/R1-2404108.zip" TargetMode="External"/><Relationship Id="rId1204" Type="http://schemas.openxmlformats.org/officeDocument/2006/relationships/hyperlink" Target="../Docs/R1-2404172.zip" TargetMode="External"/><Relationship Id="rId1411" Type="http://schemas.openxmlformats.org/officeDocument/2006/relationships/hyperlink" Target="../Docs/R1-2405436.zip" TargetMode="External"/><Relationship Id="rId1649" Type="http://schemas.openxmlformats.org/officeDocument/2006/relationships/hyperlink" Target="../Docs/R1-2404408.zip" TargetMode="External"/><Relationship Id="rId1856" Type="http://schemas.openxmlformats.org/officeDocument/2006/relationships/hyperlink" Target="../Docs/R1-2404859.zip" TargetMode="External"/><Relationship Id="rId2034" Type="http://schemas.openxmlformats.org/officeDocument/2006/relationships/hyperlink" Target="../Docs/R1-2404897.zip" TargetMode="External"/><Relationship Id="rId2241" Type="http://schemas.openxmlformats.org/officeDocument/2006/relationships/hyperlink" Target="../Docs/R1-2404040.zip" TargetMode="External"/><Relationship Id="rId2479" Type="http://schemas.openxmlformats.org/officeDocument/2006/relationships/hyperlink" Target="https://portal.3gpp.org/desktopmodules/Specifications/SpecificationDetails.aspx?specificationId=3216" TargetMode="External"/><Relationship Id="rId2686" Type="http://schemas.openxmlformats.org/officeDocument/2006/relationships/hyperlink" Target="https://portal.3gpp.org/desktopmodules/WorkItem/WorkItemDetails.aspx?workitemId=940194" TargetMode="External"/><Relationship Id="rId213" Type="http://schemas.openxmlformats.org/officeDocument/2006/relationships/hyperlink" Target="../Docs/R1-2405573.zip" TargetMode="External"/><Relationship Id="rId420" Type="http://schemas.openxmlformats.org/officeDocument/2006/relationships/image" Target="media/image30.png"/><Relationship Id="rId658" Type="http://schemas.openxmlformats.org/officeDocument/2006/relationships/hyperlink" Target="../Docs/R1-2405562.zip" TargetMode="External"/><Relationship Id="rId865" Type="http://schemas.openxmlformats.org/officeDocument/2006/relationships/hyperlink" Target="../Docs/R1-2405568.zip" TargetMode="External"/><Relationship Id="rId1050" Type="http://schemas.openxmlformats.org/officeDocument/2006/relationships/hyperlink" Target="../Docs/R1-2404539.zip" TargetMode="External"/><Relationship Id="rId1288" Type="http://schemas.openxmlformats.org/officeDocument/2006/relationships/hyperlink" Target="../Docs/R1-2405039.zip" TargetMode="External"/><Relationship Id="rId1495" Type="http://schemas.openxmlformats.org/officeDocument/2006/relationships/hyperlink" Target="../Docs/R1-2404503.zip" TargetMode="External"/><Relationship Id="rId1509" Type="http://schemas.openxmlformats.org/officeDocument/2006/relationships/hyperlink" Target="../Docs/R1-2405045.zip" TargetMode="External"/><Relationship Id="rId1716" Type="http://schemas.openxmlformats.org/officeDocument/2006/relationships/hyperlink" Target="../Docs/R1-2404463.zip" TargetMode="External"/><Relationship Id="rId1923" Type="http://schemas.openxmlformats.org/officeDocument/2006/relationships/hyperlink" Target="../Docs/R1-2404122.zip" TargetMode="External"/><Relationship Id="rId2101" Type="http://schemas.openxmlformats.org/officeDocument/2006/relationships/hyperlink" Target="../Docs/R1-2404899.zip" TargetMode="External"/><Relationship Id="rId2339" Type="http://schemas.openxmlformats.org/officeDocument/2006/relationships/hyperlink" Target="../Docs/R1-2403940.zip" TargetMode="External"/><Relationship Id="rId2546" Type="http://schemas.openxmlformats.org/officeDocument/2006/relationships/hyperlink" Target="https://portal.3gpp.org/desktopmodules/WorkItem/WorkItemDetails.aspx?workitemId=940198" TargetMode="External"/><Relationship Id="rId2753" Type="http://schemas.openxmlformats.org/officeDocument/2006/relationships/hyperlink" Target="https://portal.3gpp.org/desktopmodules/WorkItem/WorkItemDetails.aspx?workitemId=941106" TargetMode="External"/><Relationship Id="rId297" Type="http://schemas.openxmlformats.org/officeDocument/2006/relationships/hyperlink" Target="../Docs/R1-2404210.zip" TargetMode="External"/><Relationship Id="rId518" Type="http://schemas.openxmlformats.org/officeDocument/2006/relationships/hyperlink" Target="../Docs/R1-2404765.zip" TargetMode="External"/><Relationship Id="rId725" Type="http://schemas.openxmlformats.org/officeDocument/2006/relationships/hyperlink" Target="../Docs/R1-2404987.zip" TargetMode="External"/><Relationship Id="rId932" Type="http://schemas.openxmlformats.org/officeDocument/2006/relationships/hyperlink" Target="../Docs/R1-2404877.zip" TargetMode="External"/><Relationship Id="rId1148" Type="http://schemas.openxmlformats.org/officeDocument/2006/relationships/hyperlink" Target="../Docs/R1-2404712.zip" TargetMode="External"/><Relationship Id="rId1355" Type="http://schemas.openxmlformats.org/officeDocument/2006/relationships/hyperlink" Target="../Docs/R1-2404222.zip" TargetMode="External"/><Relationship Id="rId1562" Type="http://schemas.openxmlformats.org/officeDocument/2006/relationships/hyperlink" Target="../Docs/R1-2403891.zip" TargetMode="External"/><Relationship Id="rId2185" Type="http://schemas.openxmlformats.org/officeDocument/2006/relationships/hyperlink" Target="../Docs/R1-2405698.zip" TargetMode="External"/><Relationship Id="rId2392" Type="http://schemas.openxmlformats.org/officeDocument/2006/relationships/hyperlink" Target="../Docs/R1-2405178.zip" TargetMode="External"/><Relationship Id="rId2406" Type="http://schemas.openxmlformats.org/officeDocument/2006/relationships/hyperlink" Target="https://portal.3gpp.org/desktopmodules/Release/ReleaseDetails.aspx?releaseId=193" TargetMode="External"/><Relationship Id="rId2613" Type="http://schemas.openxmlformats.org/officeDocument/2006/relationships/hyperlink" Target="https://portal.3gpp.org/desktopmodules/WorkItem/WorkItemDetails.aspx?workitemId=940197" TargetMode="External"/><Relationship Id="rId157" Type="http://schemas.openxmlformats.org/officeDocument/2006/relationships/hyperlink" Target="../Docs/R1-2404754.zip" TargetMode="External"/><Relationship Id="rId364" Type="http://schemas.openxmlformats.org/officeDocument/2006/relationships/hyperlink" Target="../Docs/R1-2405629.zip" TargetMode="External"/><Relationship Id="rId1008" Type="http://schemas.openxmlformats.org/officeDocument/2006/relationships/hyperlink" Target="../Docs/R1-2404584.zip" TargetMode="External"/><Relationship Id="rId1215" Type="http://schemas.openxmlformats.org/officeDocument/2006/relationships/hyperlink" Target="../Docs/R1-2404814.zip" TargetMode="External"/><Relationship Id="rId1422" Type="http://schemas.openxmlformats.org/officeDocument/2006/relationships/hyperlink" Target="../Docs/R1-2404285.zip" TargetMode="External"/><Relationship Id="rId1867" Type="http://schemas.openxmlformats.org/officeDocument/2006/relationships/hyperlink" Target="../Docs/R1-2403942.zip" TargetMode="External"/><Relationship Id="rId2045" Type="http://schemas.openxmlformats.org/officeDocument/2006/relationships/hyperlink" Target="../Docs/R1-2405600.zip" TargetMode="External"/><Relationship Id="rId2697" Type="http://schemas.openxmlformats.org/officeDocument/2006/relationships/hyperlink" Target="https://portal.3gpp.org/desktopmodules/Specifications/SpecificationDetails.aspx?specificationId=3215" TargetMode="External"/><Relationship Id="rId2820" Type="http://schemas.openxmlformats.org/officeDocument/2006/relationships/hyperlink" Target="../Docs/R1-2405770.zip" TargetMode="External"/><Relationship Id="rId61" Type="http://schemas.openxmlformats.org/officeDocument/2006/relationships/hyperlink" Target="../Docs/R1-2404980.zip" TargetMode="External"/><Relationship Id="rId571" Type="http://schemas.openxmlformats.org/officeDocument/2006/relationships/hyperlink" Target="../Docs/R1-2405714.zip" TargetMode="External"/><Relationship Id="rId669" Type="http://schemas.openxmlformats.org/officeDocument/2006/relationships/hyperlink" Target="../Docs/R1-2404741.zip" TargetMode="External"/><Relationship Id="rId876" Type="http://schemas.openxmlformats.org/officeDocument/2006/relationships/hyperlink" Target="../Docs/R1-2404523.zip" TargetMode="External"/><Relationship Id="rId1299" Type="http://schemas.openxmlformats.org/officeDocument/2006/relationships/hyperlink" Target="../Docs/R1-2405424.zip" TargetMode="External"/><Relationship Id="rId1727" Type="http://schemas.openxmlformats.org/officeDocument/2006/relationships/hyperlink" Target="../Docs/R1-2404507.zip" TargetMode="External"/><Relationship Id="rId1934" Type="http://schemas.openxmlformats.org/officeDocument/2006/relationships/hyperlink" Target="../Docs/R1-2404561.zip" TargetMode="External"/><Relationship Id="rId2252" Type="http://schemas.openxmlformats.org/officeDocument/2006/relationships/hyperlink" Target="../Docs/R1-2404531.zip" TargetMode="External"/><Relationship Id="rId2557" Type="http://schemas.openxmlformats.org/officeDocument/2006/relationships/hyperlink" Target="../Docs/R1-2405702.zip" TargetMode="External"/><Relationship Id="rId19" Type="http://schemas.openxmlformats.org/officeDocument/2006/relationships/hyperlink" Target="../Docs/R1-2404208.zip" TargetMode="External"/><Relationship Id="rId224" Type="http://schemas.openxmlformats.org/officeDocument/2006/relationships/hyperlink" Target="../Docs/R1-2404070.zip" TargetMode="External"/><Relationship Id="rId431" Type="http://schemas.openxmlformats.org/officeDocument/2006/relationships/oleObject" Target="embeddings/oleObject22.bin"/><Relationship Id="rId529" Type="http://schemas.openxmlformats.org/officeDocument/2006/relationships/hyperlink" Target="../Docs/R1-2404257.zip" TargetMode="External"/><Relationship Id="rId736" Type="http://schemas.openxmlformats.org/officeDocument/2006/relationships/hyperlink" Target="../Docs/R1-2404995.zip" TargetMode="External"/><Relationship Id="rId1061" Type="http://schemas.openxmlformats.org/officeDocument/2006/relationships/hyperlink" Target="../Docs/R1-2404880.zip" TargetMode="External"/><Relationship Id="rId1159" Type="http://schemas.openxmlformats.org/officeDocument/2006/relationships/hyperlink" Target="../Docs/R1-2403945.zip" TargetMode="External"/><Relationship Id="rId1366" Type="http://schemas.openxmlformats.org/officeDocument/2006/relationships/hyperlink" Target="../Docs/R1-2404818.zip" TargetMode="External"/><Relationship Id="rId2112" Type="http://schemas.openxmlformats.org/officeDocument/2006/relationships/hyperlink" Target="https://www.3gpp.org/ftp/TSG_RAN/TSG_RAN/TSGR_103/Docs/RP-240799.zip" TargetMode="External"/><Relationship Id="rId2196" Type="http://schemas.openxmlformats.org/officeDocument/2006/relationships/hyperlink" Target="../Docs/R1-2403991.zip" TargetMode="External"/><Relationship Id="rId2417" Type="http://schemas.openxmlformats.org/officeDocument/2006/relationships/hyperlink" Target="../Docs/R1-2405536.zip" TargetMode="External"/><Relationship Id="rId2764" Type="http://schemas.openxmlformats.org/officeDocument/2006/relationships/hyperlink" Target="../Docs/R1-2401708.zip" TargetMode="External"/><Relationship Id="rId168" Type="http://schemas.openxmlformats.org/officeDocument/2006/relationships/hyperlink" Target="../Docs/R1-2404947.zip" TargetMode="External"/><Relationship Id="rId943" Type="http://schemas.openxmlformats.org/officeDocument/2006/relationships/hyperlink" Target="../Docs/R1-2405284.zip" TargetMode="External"/><Relationship Id="rId1019" Type="http://schemas.openxmlformats.org/officeDocument/2006/relationships/hyperlink" Target="../Docs/R1-2405088.zip" TargetMode="External"/><Relationship Id="rId1573" Type="http://schemas.openxmlformats.org/officeDocument/2006/relationships/hyperlink" Target="../Docs/R1-2404505.zip" TargetMode="External"/><Relationship Id="rId1780" Type="http://schemas.openxmlformats.org/officeDocument/2006/relationships/hyperlink" Target="../Docs/R1-2405595.zip" TargetMode="External"/><Relationship Id="rId1878" Type="http://schemas.openxmlformats.org/officeDocument/2006/relationships/hyperlink" Target="../Docs/R1-2404625.zip" TargetMode="External"/><Relationship Id="rId2624" Type="http://schemas.openxmlformats.org/officeDocument/2006/relationships/hyperlink" Target="https://portal.3gpp.org/desktopmodules/Specifications/SpecificationDetails.aspx?specificationId=3213" TargetMode="External"/><Relationship Id="rId2831" Type="http://schemas.openxmlformats.org/officeDocument/2006/relationships/hyperlink" Target="../Docs/R1-2405748.zip" TargetMode="External"/><Relationship Id="rId72" Type="http://schemas.openxmlformats.org/officeDocument/2006/relationships/hyperlink" Target="../Docs/R1-2404984.zip" TargetMode="External"/><Relationship Id="rId375" Type="http://schemas.openxmlformats.org/officeDocument/2006/relationships/hyperlink" Target="../Docs/R1-2404708.zip" TargetMode="External"/><Relationship Id="rId582" Type="http://schemas.openxmlformats.org/officeDocument/2006/relationships/hyperlink" Target="../Docs/R1-2405607.zip" TargetMode="External"/><Relationship Id="rId803" Type="http://schemas.openxmlformats.org/officeDocument/2006/relationships/hyperlink" Target="../Docs/R1-2405353.zip" TargetMode="External"/><Relationship Id="rId1226" Type="http://schemas.openxmlformats.org/officeDocument/2006/relationships/hyperlink" Target="../Docs/R1-2403849.zip" TargetMode="External"/><Relationship Id="rId1433" Type="http://schemas.openxmlformats.org/officeDocument/2006/relationships/hyperlink" Target="../Docs/R1-2404940.zip" TargetMode="External"/><Relationship Id="rId1640" Type="http://schemas.openxmlformats.org/officeDocument/2006/relationships/hyperlink" Target="../Docs/R1-2403942.zip" TargetMode="External"/><Relationship Id="rId1738" Type="http://schemas.openxmlformats.org/officeDocument/2006/relationships/hyperlink" Target="../Docs/R1-2405162.zip" TargetMode="External"/><Relationship Id="rId2056" Type="http://schemas.openxmlformats.org/officeDocument/2006/relationships/hyperlink" Target="../Docs/R1-2404313.zip" TargetMode="External"/><Relationship Id="rId2263" Type="http://schemas.openxmlformats.org/officeDocument/2006/relationships/hyperlink" Target="../Docs/R1-2405083.zip" TargetMode="External"/><Relationship Id="rId2470" Type="http://schemas.openxmlformats.org/officeDocument/2006/relationships/hyperlink" Target="https://portal.3gpp.org/desktopmodules/Release/ReleaseDetails.aspx?releaseId=193" TargetMode="External"/><Relationship Id="rId3" Type="http://schemas.openxmlformats.org/officeDocument/2006/relationships/numbering" Target="numbering.xml"/><Relationship Id="rId235" Type="http://schemas.openxmlformats.org/officeDocument/2006/relationships/image" Target="media/image6.wmf"/><Relationship Id="rId442" Type="http://schemas.openxmlformats.org/officeDocument/2006/relationships/hyperlink" Target="../Docs/R1-2405064.zip" TargetMode="External"/><Relationship Id="rId887" Type="http://schemas.openxmlformats.org/officeDocument/2006/relationships/hyperlink" Target="../Docs/R1-2403919.zip" TargetMode="External"/><Relationship Id="rId1072" Type="http://schemas.openxmlformats.org/officeDocument/2006/relationships/hyperlink" Target="../Docs/R1-2405416.zip" TargetMode="External"/><Relationship Id="rId1500" Type="http://schemas.openxmlformats.org/officeDocument/2006/relationships/hyperlink" Target="../Docs/R1-2404621.zip" TargetMode="External"/><Relationship Id="rId1945" Type="http://schemas.openxmlformats.org/officeDocument/2006/relationships/hyperlink" Target="../Docs/R1-2403980.zip" TargetMode="External"/><Relationship Id="rId2123" Type="http://schemas.openxmlformats.org/officeDocument/2006/relationships/hyperlink" Target="../Docs/R1-2404189.zip" TargetMode="External"/><Relationship Id="rId2330" Type="http://schemas.openxmlformats.org/officeDocument/2006/relationships/hyperlink" Target="../Docs/R1-2404862.zip" TargetMode="External"/><Relationship Id="rId2568" Type="http://schemas.openxmlformats.org/officeDocument/2006/relationships/hyperlink" Target="https://portal.3gpp.org/desktopmodules/Specifications/SpecificationDetails.aspx?specificationId=3216" TargetMode="External"/><Relationship Id="rId2775" Type="http://schemas.openxmlformats.org/officeDocument/2006/relationships/hyperlink" Target="https://portal.3gpp.org/desktopmodules/Release/ReleaseDetails.aspx?releaseId=193" TargetMode="External"/><Relationship Id="rId302" Type="http://schemas.openxmlformats.org/officeDocument/2006/relationships/hyperlink" Target="../Docs/R1-2405709.zip" TargetMode="External"/><Relationship Id="rId747" Type="http://schemas.openxmlformats.org/officeDocument/2006/relationships/hyperlink" Target="../Docs/R1-2404982.zip" TargetMode="External"/><Relationship Id="rId954" Type="http://schemas.openxmlformats.org/officeDocument/2006/relationships/hyperlink" Target="../Docs/R1-2404002.zip" TargetMode="External"/><Relationship Id="rId1377" Type="http://schemas.openxmlformats.org/officeDocument/2006/relationships/hyperlink" Target="../Docs/R1-2405641.zip" TargetMode="External"/><Relationship Id="rId1584" Type="http://schemas.openxmlformats.org/officeDocument/2006/relationships/hyperlink" Target="../Docs/R1-2405047.zip" TargetMode="External"/><Relationship Id="rId1791" Type="http://schemas.openxmlformats.org/officeDocument/2006/relationships/hyperlink" Target="../Docs/R1-2404625.zip" TargetMode="External"/><Relationship Id="rId1805" Type="http://schemas.openxmlformats.org/officeDocument/2006/relationships/hyperlink" Target="../Docs/R1-2404859.zip" TargetMode="External"/><Relationship Id="rId2428" Type="http://schemas.openxmlformats.org/officeDocument/2006/relationships/hyperlink" Target="https://portal.3gpp.org/desktopmodules/WorkItem/WorkItemDetails.aspx?workitemId=940197" TargetMode="External"/><Relationship Id="rId2635" Type="http://schemas.openxmlformats.org/officeDocument/2006/relationships/hyperlink" Target="https://portal.3gpp.org/desktopmodules/Release/ReleaseDetails.aspx?releaseId=193" TargetMode="External"/><Relationship Id="rId2842" Type="http://schemas.openxmlformats.org/officeDocument/2006/relationships/hyperlink" Target="../Docs/R1-2405696.zip" TargetMode="External"/><Relationship Id="rId83" Type="http://schemas.openxmlformats.org/officeDocument/2006/relationships/hyperlink" Target="../Docs/R1-2404638.zip" TargetMode="External"/><Relationship Id="rId179" Type="http://schemas.openxmlformats.org/officeDocument/2006/relationships/hyperlink" Target="../Docs/R1-2405614.zip" TargetMode="External"/><Relationship Id="rId386" Type="http://schemas.openxmlformats.org/officeDocument/2006/relationships/hyperlink" Target="../Docs/R1-2405295.zip" TargetMode="External"/><Relationship Id="rId593" Type="http://schemas.openxmlformats.org/officeDocument/2006/relationships/hyperlink" Target="../Docs/R1-2405637.zip" TargetMode="External"/><Relationship Id="rId607" Type="http://schemas.openxmlformats.org/officeDocument/2006/relationships/hyperlink" Target="../Docs/R1-2403922.zip" TargetMode="External"/><Relationship Id="rId814" Type="http://schemas.openxmlformats.org/officeDocument/2006/relationships/hyperlink" Target="../Docs/R1-2405527.zip" TargetMode="External"/><Relationship Id="rId1237" Type="http://schemas.openxmlformats.org/officeDocument/2006/relationships/hyperlink" Target="../Docs/R1-2404424.zip" TargetMode="External"/><Relationship Id="rId1444" Type="http://schemas.openxmlformats.org/officeDocument/2006/relationships/hyperlink" Target="../Docs/R1-2403860.zip" TargetMode="External"/><Relationship Id="rId1651" Type="http://schemas.openxmlformats.org/officeDocument/2006/relationships/hyperlink" Target="../Docs/R1-2404463.zip" TargetMode="External"/><Relationship Id="rId1889" Type="http://schemas.openxmlformats.org/officeDocument/2006/relationships/hyperlink" Target="../Docs/R1-2405341.zip" TargetMode="External"/><Relationship Id="rId2067" Type="http://schemas.openxmlformats.org/officeDocument/2006/relationships/hyperlink" Target="../Docs/R1-2404853.zip" TargetMode="External"/><Relationship Id="rId2274" Type="http://schemas.openxmlformats.org/officeDocument/2006/relationships/hyperlink" Target="../Docs/R1-2405699.zip" TargetMode="External"/><Relationship Id="rId2481" Type="http://schemas.openxmlformats.org/officeDocument/2006/relationships/hyperlink" Target="../Docs/R1-2405625.zip" TargetMode="External"/><Relationship Id="rId2702" Type="http://schemas.openxmlformats.org/officeDocument/2006/relationships/hyperlink" Target="https://portal.3gpp.org/desktopmodules/Release/ReleaseDetails.aspx?releaseId=193" TargetMode="External"/><Relationship Id="rId246" Type="http://schemas.openxmlformats.org/officeDocument/2006/relationships/oleObject" Target="embeddings/oleObject10.bin"/><Relationship Id="rId453" Type="http://schemas.openxmlformats.org/officeDocument/2006/relationships/hyperlink" Target="../Docs/R1-2404087.zip" TargetMode="External"/><Relationship Id="rId660" Type="http://schemas.openxmlformats.org/officeDocument/2006/relationships/hyperlink" Target="../Docs/R1-2405563.zip" TargetMode="External"/><Relationship Id="rId898" Type="http://schemas.openxmlformats.org/officeDocument/2006/relationships/hyperlink" Target="../Docs/R1-2405029.zip" TargetMode="External"/><Relationship Id="rId1083" Type="http://schemas.openxmlformats.org/officeDocument/2006/relationships/hyperlink" Target="../Docs/R1-2404169.zip" TargetMode="External"/><Relationship Id="rId1290" Type="http://schemas.openxmlformats.org/officeDocument/2006/relationships/hyperlink" Target="../Docs/R1-2405112.zip" TargetMode="External"/><Relationship Id="rId1304" Type="http://schemas.openxmlformats.org/officeDocument/2006/relationships/hyperlink" Target="../Docs/R1-2403912.zip" TargetMode="External"/><Relationship Id="rId1511" Type="http://schemas.openxmlformats.org/officeDocument/2006/relationships/hyperlink" Target="../Docs/R1-2405158.zip" TargetMode="External"/><Relationship Id="rId1749" Type="http://schemas.openxmlformats.org/officeDocument/2006/relationships/hyperlink" Target="../Docs/R1-2404507.zip" TargetMode="External"/><Relationship Id="rId1956" Type="http://schemas.openxmlformats.org/officeDocument/2006/relationships/hyperlink" Target="../Docs/R1-2404562.zip" TargetMode="External"/><Relationship Id="rId2134" Type="http://schemas.openxmlformats.org/officeDocument/2006/relationships/hyperlink" Target="../Docs/R1-2404651.zip" TargetMode="External"/><Relationship Id="rId2341" Type="http://schemas.openxmlformats.org/officeDocument/2006/relationships/hyperlink" Target="../Docs/R1-2404134.zip" TargetMode="External"/><Relationship Id="rId2579" Type="http://schemas.openxmlformats.org/officeDocument/2006/relationships/hyperlink" Target="https://portal.3gpp.org/desktopmodules/Release/ReleaseDetails.aspx?releaseId=192" TargetMode="External"/><Relationship Id="rId2786" Type="http://schemas.openxmlformats.org/officeDocument/2006/relationships/hyperlink" Target="https://portal.3gpp.org/desktopmodules/WorkItem/WorkItemDetails.aspx?workitemId=991144" TargetMode="External"/><Relationship Id="rId106" Type="http://schemas.openxmlformats.org/officeDocument/2006/relationships/hyperlink" Target="../Docs/R1-2404483.zip" TargetMode="External"/><Relationship Id="rId313" Type="http://schemas.openxmlformats.org/officeDocument/2006/relationships/hyperlink" Target="../Docs/R1-2405542.zip" TargetMode="External"/><Relationship Id="rId758" Type="http://schemas.openxmlformats.org/officeDocument/2006/relationships/hyperlink" Target="../Docs/R1-2405585.zip" TargetMode="External"/><Relationship Id="rId965" Type="http://schemas.openxmlformats.org/officeDocument/2006/relationships/hyperlink" Target="../Docs/R1-2404526.zip" TargetMode="External"/><Relationship Id="rId1150" Type="http://schemas.openxmlformats.org/officeDocument/2006/relationships/hyperlink" Target="../Docs/R1-2404714.zip" TargetMode="External"/><Relationship Id="rId1388" Type="http://schemas.openxmlformats.org/officeDocument/2006/relationships/hyperlink" Target="../Docs/R1-2403952.zip" TargetMode="External"/><Relationship Id="rId1595" Type="http://schemas.openxmlformats.org/officeDocument/2006/relationships/hyperlink" Target="https://www.3gpp.org/ftp/TSG_RAN/TSG_RAN/TSGR_103/Docs/RP-240170.zip" TargetMode="External"/><Relationship Id="rId1609" Type="http://schemas.openxmlformats.org/officeDocument/2006/relationships/hyperlink" Target="../Docs/R1-2404506.zip" TargetMode="External"/><Relationship Id="rId1816" Type="http://schemas.openxmlformats.org/officeDocument/2006/relationships/hyperlink" Target="../Docs/R1-2403979.zip" TargetMode="External"/><Relationship Id="rId2439" Type="http://schemas.openxmlformats.org/officeDocument/2006/relationships/hyperlink" Target="https://portal.3gpp.org/desktopmodules/Specifications/SpecificationDetails.aspx?specificationId=3216" TargetMode="External"/><Relationship Id="rId2646" Type="http://schemas.openxmlformats.org/officeDocument/2006/relationships/hyperlink" Target="https://portal.3gpp.org/desktopmodules/Release/ReleaseDetails.aspx?releaseId=193" TargetMode="External"/><Relationship Id="rId10" Type="http://schemas.openxmlformats.org/officeDocument/2006/relationships/hyperlink" Target="https://www.etsi.org/intellectual-property-rights/ipr" TargetMode="External"/><Relationship Id="rId94" Type="http://schemas.openxmlformats.org/officeDocument/2006/relationships/hyperlink" Target="../Docs/R1-2404341.zip" TargetMode="External"/><Relationship Id="rId397" Type="http://schemas.openxmlformats.org/officeDocument/2006/relationships/hyperlink" Target="../Docs/R1-2405139.zip" TargetMode="External"/><Relationship Id="rId520" Type="http://schemas.openxmlformats.org/officeDocument/2006/relationships/hyperlink" Target="../Docs/R1-2405278.zip" TargetMode="External"/><Relationship Id="rId618" Type="http://schemas.openxmlformats.org/officeDocument/2006/relationships/hyperlink" Target="../Docs/R1-2405690.zip" TargetMode="External"/><Relationship Id="rId825" Type="http://schemas.openxmlformats.org/officeDocument/2006/relationships/hyperlink" Target="../Docs/R1-2405664.zip" TargetMode="External"/><Relationship Id="rId1248" Type="http://schemas.openxmlformats.org/officeDocument/2006/relationships/hyperlink" Target="../Docs/R1-2404815.zip" TargetMode="External"/><Relationship Id="rId1455" Type="http://schemas.openxmlformats.org/officeDocument/2006/relationships/hyperlink" Target="../Docs/R1-2404429.zip" TargetMode="External"/><Relationship Id="rId1662" Type="http://schemas.openxmlformats.org/officeDocument/2006/relationships/hyperlink" Target="../Docs/R1-2404820.zip" TargetMode="External"/><Relationship Id="rId2078" Type="http://schemas.openxmlformats.org/officeDocument/2006/relationships/hyperlink" Target="../Docs/R1-2404300.zip" TargetMode="External"/><Relationship Id="rId2201" Type="http://schemas.openxmlformats.org/officeDocument/2006/relationships/hyperlink" Target="../Docs/R1-2404304.zip" TargetMode="External"/><Relationship Id="rId2285" Type="http://schemas.openxmlformats.org/officeDocument/2006/relationships/hyperlink" Target="../Docs/R1-2404201.zip" TargetMode="External"/><Relationship Id="rId2492" Type="http://schemas.openxmlformats.org/officeDocument/2006/relationships/hyperlink" Target="https://portal.3gpp.org/desktopmodules/WorkItem/WorkItemDetails.aspx?workitemId=940196" TargetMode="External"/><Relationship Id="rId2506" Type="http://schemas.openxmlformats.org/officeDocument/2006/relationships/hyperlink" Target="https://portal.3gpp.org/desktopmodules/Specifications/SpecificationDetails.aspx?specificationId=3215" TargetMode="External"/><Relationship Id="rId257" Type="http://schemas.openxmlformats.org/officeDocument/2006/relationships/oleObject" Target="embeddings/oleObject16.bin"/><Relationship Id="rId464" Type="http://schemas.openxmlformats.org/officeDocument/2006/relationships/hyperlink" Target="../Docs/R1-2404379.zip" TargetMode="External"/><Relationship Id="rId1010" Type="http://schemas.openxmlformats.org/officeDocument/2006/relationships/hyperlink" Target="../Docs/R1-2404653.zip" TargetMode="External"/><Relationship Id="rId1094" Type="http://schemas.openxmlformats.org/officeDocument/2006/relationships/hyperlink" Target="../Docs/R1-2404704.zip" TargetMode="External"/><Relationship Id="rId1108" Type="http://schemas.openxmlformats.org/officeDocument/2006/relationships/hyperlink" Target="../Docs/R1-2405504.zip" TargetMode="External"/><Relationship Id="rId1315" Type="http://schemas.openxmlformats.org/officeDocument/2006/relationships/hyperlink" Target="../Docs/R1-2404318.zip" TargetMode="External"/><Relationship Id="rId1967" Type="http://schemas.openxmlformats.org/officeDocument/2006/relationships/hyperlink" Target="../Docs/R1-2405050.zip" TargetMode="External"/><Relationship Id="rId2145" Type="http://schemas.openxmlformats.org/officeDocument/2006/relationships/hyperlink" Target="../Docs/R1-2404486.zip" TargetMode="External"/><Relationship Id="rId2713" Type="http://schemas.openxmlformats.org/officeDocument/2006/relationships/hyperlink" Target="https://portal.3gpp.org/desktopmodules/WorkItem/WorkItemDetails.aspx?workitemId=941106" TargetMode="External"/><Relationship Id="rId2797" Type="http://schemas.openxmlformats.org/officeDocument/2006/relationships/hyperlink" Target="https://portal.3gpp.org/desktopmodules/Release/ReleaseDetails.aspx?releaseId=193" TargetMode="External"/><Relationship Id="rId117" Type="http://schemas.openxmlformats.org/officeDocument/2006/relationships/hyperlink" Target="../Docs/R1-2404248.zip" TargetMode="External"/><Relationship Id="rId671" Type="http://schemas.openxmlformats.org/officeDocument/2006/relationships/hyperlink" Target="../Docs/R1-2405687.zip" TargetMode="External"/><Relationship Id="rId769" Type="http://schemas.openxmlformats.org/officeDocument/2006/relationships/hyperlink" Target="../Docs/R1-2404374.zip" TargetMode="External"/><Relationship Id="rId976" Type="http://schemas.openxmlformats.org/officeDocument/2006/relationships/hyperlink" Target="../Docs/R1-2405031.zip" TargetMode="External"/><Relationship Id="rId1399" Type="http://schemas.openxmlformats.org/officeDocument/2006/relationships/hyperlink" Target="../Docs/R1-2404618.zip" TargetMode="External"/><Relationship Id="rId2352" Type="http://schemas.openxmlformats.org/officeDocument/2006/relationships/hyperlink" Target="../Docs/R1-2404473.zip" TargetMode="External"/><Relationship Id="rId2657" Type="http://schemas.openxmlformats.org/officeDocument/2006/relationships/hyperlink" Target="../Docs/R1-2405751.zip" TargetMode="External"/><Relationship Id="rId324" Type="http://schemas.openxmlformats.org/officeDocument/2006/relationships/hyperlink" Target="../Docs/R1-2404067.zip" TargetMode="External"/><Relationship Id="rId531" Type="http://schemas.openxmlformats.org/officeDocument/2006/relationships/hyperlink" Target="../Docs/R1-2404259.zip" TargetMode="External"/><Relationship Id="rId629" Type="http://schemas.openxmlformats.org/officeDocument/2006/relationships/hyperlink" Target="../Docs/R1-2405396.zip" TargetMode="External"/><Relationship Id="rId1161" Type="http://schemas.openxmlformats.org/officeDocument/2006/relationships/hyperlink" Target="../Docs/R1-2404004.zip" TargetMode="External"/><Relationship Id="rId1259" Type="http://schemas.openxmlformats.org/officeDocument/2006/relationships/hyperlink" Target="https://www.3gpp.org/ftp/TSG_RAN/TSG_RAN/TSGR_103/Docs/RP-240789.zip" TargetMode="External"/><Relationship Id="rId1466" Type="http://schemas.openxmlformats.org/officeDocument/2006/relationships/hyperlink" Target="../Docs/R1-2404941.zip" TargetMode="External"/><Relationship Id="rId2005" Type="http://schemas.openxmlformats.org/officeDocument/2006/relationships/hyperlink" Target="../Docs/R1-2404626.zip" TargetMode="External"/><Relationship Id="rId2212" Type="http://schemas.openxmlformats.org/officeDocument/2006/relationships/hyperlink" Target="../Docs/R1-2405588.zip" TargetMode="External"/><Relationship Id="rId836" Type="http://schemas.openxmlformats.org/officeDocument/2006/relationships/hyperlink" Target="../Docs/R1-2405539.zip" TargetMode="External"/><Relationship Id="rId1021" Type="http://schemas.openxmlformats.org/officeDocument/2006/relationships/hyperlink" Target="../Docs/R1-2405145.zip" TargetMode="External"/><Relationship Id="rId1119" Type="http://schemas.openxmlformats.org/officeDocument/2006/relationships/hyperlink" Target="../Docs/R1-2404170.zip" TargetMode="External"/><Relationship Id="rId1673" Type="http://schemas.openxmlformats.org/officeDocument/2006/relationships/hyperlink" Target="../Docs/R1-2405202.zip" TargetMode="External"/><Relationship Id="rId1880" Type="http://schemas.openxmlformats.org/officeDocument/2006/relationships/hyperlink" Target="../Docs/R1-2404859.zip" TargetMode="External"/><Relationship Id="rId1978" Type="http://schemas.openxmlformats.org/officeDocument/2006/relationships/hyperlink" Target="../Docs/R1-2405630.zip" TargetMode="External"/><Relationship Id="rId2517" Type="http://schemas.openxmlformats.org/officeDocument/2006/relationships/hyperlink" Target="https://portal.3gpp.org/desktopmodules/Specifications/SpecificationDetails.aspx?specificationId=3216" TargetMode="External"/><Relationship Id="rId2724" Type="http://schemas.openxmlformats.org/officeDocument/2006/relationships/hyperlink" Target="../Docs/R1-2405456.zip" TargetMode="External"/><Relationship Id="rId903" Type="http://schemas.openxmlformats.org/officeDocument/2006/relationships/hyperlink" Target="../Docs/R1-2405695.zip" TargetMode="External"/><Relationship Id="rId1326" Type="http://schemas.openxmlformats.org/officeDocument/2006/relationships/hyperlink" Target="../Docs/R1-2404733.zip" TargetMode="External"/><Relationship Id="rId1533" Type="http://schemas.openxmlformats.org/officeDocument/2006/relationships/hyperlink" Target="../Docs/R1-2404460.zip" TargetMode="External"/><Relationship Id="rId1740" Type="http://schemas.openxmlformats.org/officeDocument/2006/relationships/hyperlink" Target="../Docs/R1-2405363.zip" TargetMode="External"/><Relationship Id="rId32" Type="http://schemas.openxmlformats.org/officeDocument/2006/relationships/hyperlink" Target="../Docs/R1-2405343.zip" TargetMode="External"/><Relationship Id="rId1600" Type="http://schemas.openxmlformats.org/officeDocument/2006/relationships/hyperlink" Target="../Docs/R1-2404032.zip" TargetMode="External"/><Relationship Id="rId1838" Type="http://schemas.openxmlformats.org/officeDocument/2006/relationships/hyperlink" Target="../Docs/R1-2405341.zip" TargetMode="External"/><Relationship Id="rId181" Type="http://schemas.openxmlformats.org/officeDocument/2006/relationships/hyperlink" Target="../Docs/R1-2405615.zip" TargetMode="External"/><Relationship Id="rId1905" Type="http://schemas.openxmlformats.org/officeDocument/2006/relationships/hyperlink" Target="../Docs/R1-2404561.zip" TargetMode="External"/><Relationship Id="rId279" Type="http://schemas.openxmlformats.org/officeDocument/2006/relationships/hyperlink" Target="../Docs/R1-2405737.zip" TargetMode="External"/><Relationship Id="rId486" Type="http://schemas.openxmlformats.org/officeDocument/2006/relationships/hyperlink" Target="../Docs/R1-2405020.zip" TargetMode="External"/><Relationship Id="rId693" Type="http://schemas.openxmlformats.org/officeDocument/2006/relationships/hyperlink" Target="../Docs/R1-2405405.zip" TargetMode="External"/><Relationship Id="rId2167" Type="http://schemas.openxmlformats.org/officeDocument/2006/relationships/hyperlink" Target="../Docs/R1-2404724.zip" TargetMode="External"/><Relationship Id="rId2374" Type="http://schemas.openxmlformats.org/officeDocument/2006/relationships/hyperlink" Target="../Docs/R1-2404135.zip" TargetMode="External"/><Relationship Id="rId2581" Type="http://schemas.openxmlformats.org/officeDocument/2006/relationships/hyperlink" Target="https://portal.3gpp.org/desktopmodules/WorkItem/WorkItemDetails.aspx?workitemId=860151" TargetMode="External"/><Relationship Id="rId139" Type="http://schemas.openxmlformats.org/officeDocument/2006/relationships/hyperlink" Target="../Docs/R1-2405647.zip" TargetMode="External"/><Relationship Id="rId346" Type="http://schemas.openxmlformats.org/officeDocument/2006/relationships/hyperlink" Target="../Docs/R1-2405626.zip" TargetMode="External"/><Relationship Id="rId553" Type="http://schemas.openxmlformats.org/officeDocument/2006/relationships/hyperlink" Target="../Docs/R1-2405325.zip" TargetMode="External"/><Relationship Id="rId760" Type="http://schemas.openxmlformats.org/officeDocument/2006/relationships/hyperlink" Target="../Docs/R1-2405692.zip" TargetMode="External"/><Relationship Id="rId998" Type="http://schemas.openxmlformats.org/officeDocument/2006/relationships/hyperlink" Target="../Docs/R1-2404167.zip" TargetMode="External"/><Relationship Id="rId1183" Type="http://schemas.openxmlformats.org/officeDocument/2006/relationships/hyperlink" Target="../Docs/R1-2405005.zip" TargetMode="External"/><Relationship Id="rId1390" Type="http://schemas.openxmlformats.org/officeDocument/2006/relationships/hyperlink" Target="../Docs/R1-2405364.zip" TargetMode="External"/><Relationship Id="rId2027" Type="http://schemas.openxmlformats.org/officeDocument/2006/relationships/hyperlink" Target="../Docs/R1-2404579.zip" TargetMode="External"/><Relationship Id="rId2234" Type="http://schemas.openxmlformats.org/officeDocument/2006/relationships/hyperlink" Target="../Docs/R1-2405545.zip" TargetMode="External"/><Relationship Id="rId2441" Type="http://schemas.openxmlformats.org/officeDocument/2006/relationships/hyperlink" Target="../Docs/R1-2405573.zip" TargetMode="External"/><Relationship Id="rId2679" Type="http://schemas.openxmlformats.org/officeDocument/2006/relationships/hyperlink" Target="https://portal.3gpp.org/desktopmodules/Specifications/SpecificationDetails.aspx?specificationId=3214" TargetMode="External"/><Relationship Id="rId206" Type="http://schemas.openxmlformats.org/officeDocument/2006/relationships/hyperlink" Target="../Docs/R1-2405651.zip" TargetMode="External"/><Relationship Id="rId413" Type="http://schemas.openxmlformats.org/officeDocument/2006/relationships/image" Target="media/image23.png"/><Relationship Id="rId858" Type="http://schemas.openxmlformats.org/officeDocument/2006/relationships/hyperlink" Target="../Docs/R1-2405369.zip" TargetMode="External"/><Relationship Id="rId1043" Type="http://schemas.openxmlformats.org/officeDocument/2006/relationships/hyperlink" Target="../Docs/R1-2404168.zip" TargetMode="External"/><Relationship Id="rId1488" Type="http://schemas.openxmlformats.org/officeDocument/2006/relationships/hyperlink" Target="../Docs/R1-2404180.zip" TargetMode="External"/><Relationship Id="rId1695" Type="http://schemas.openxmlformats.org/officeDocument/2006/relationships/hyperlink" Target="../Docs/R1-2404758.zip" TargetMode="External"/><Relationship Id="rId2539" Type="http://schemas.openxmlformats.org/officeDocument/2006/relationships/hyperlink" Target="../Docs/R1-2405674.zip" TargetMode="External"/><Relationship Id="rId2746" Type="http://schemas.openxmlformats.org/officeDocument/2006/relationships/hyperlink" Target="../Docs/R1-2405619.zip" TargetMode="External"/><Relationship Id="rId620" Type="http://schemas.openxmlformats.org/officeDocument/2006/relationships/hyperlink" Target="../Docs/R1-2405261.zip" TargetMode="External"/><Relationship Id="rId718" Type="http://schemas.openxmlformats.org/officeDocument/2006/relationships/hyperlink" Target="../Docs/R1-2403959.zip" TargetMode="External"/><Relationship Id="rId925" Type="http://schemas.openxmlformats.org/officeDocument/2006/relationships/hyperlink" Target="../Docs/R1-2404655.zip" TargetMode="External"/><Relationship Id="rId1250" Type="http://schemas.openxmlformats.org/officeDocument/2006/relationships/hyperlink" Target="../Docs/R1-2404921.zip" TargetMode="External"/><Relationship Id="rId1348" Type="http://schemas.openxmlformats.org/officeDocument/2006/relationships/hyperlink" Target="../Docs/R1-2403913.zip" TargetMode="External"/><Relationship Id="rId1555" Type="http://schemas.openxmlformats.org/officeDocument/2006/relationships/hyperlink" Target="../Docs/R1-2405300.zip" TargetMode="External"/><Relationship Id="rId1762" Type="http://schemas.openxmlformats.org/officeDocument/2006/relationships/hyperlink" Target="../Docs/R1-2405341.zip" TargetMode="External"/><Relationship Id="rId2301" Type="http://schemas.openxmlformats.org/officeDocument/2006/relationships/hyperlink" Target="../Docs/R1-2405057.zip" TargetMode="External"/><Relationship Id="rId2606" Type="http://schemas.openxmlformats.org/officeDocument/2006/relationships/hyperlink" Target="../Docs/R1-2405725.zip" TargetMode="External"/><Relationship Id="rId1110" Type="http://schemas.openxmlformats.org/officeDocument/2006/relationships/hyperlink" Target="https://www.3gpp.org/ftp/TSG_RAN/TSG_RAN/TSGR_103/Docs/RP-240087.zip" TargetMode="External"/><Relationship Id="rId1208" Type="http://schemas.openxmlformats.org/officeDocument/2006/relationships/hyperlink" Target="../Docs/R1-2404396.zip" TargetMode="External"/><Relationship Id="rId1415" Type="http://schemas.openxmlformats.org/officeDocument/2006/relationships/hyperlink" Target="../Docs/R1-2403859.zip" TargetMode="External"/><Relationship Id="rId2813" Type="http://schemas.openxmlformats.org/officeDocument/2006/relationships/hyperlink" Target="../Docs/R1-2404200.zip" TargetMode="External"/><Relationship Id="rId54" Type="http://schemas.openxmlformats.org/officeDocument/2006/relationships/hyperlink" Target="../Docs/R1-2403987.zip" TargetMode="External"/><Relationship Id="rId1622" Type="http://schemas.openxmlformats.org/officeDocument/2006/relationships/hyperlink" Target="../Docs/R1-2404894.zip" TargetMode="External"/><Relationship Id="rId1927" Type="http://schemas.openxmlformats.org/officeDocument/2006/relationships/hyperlink" Target="../Docs/R1-2404561.zip" TargetMode="External"/><Relationship Id="rId2091" Type="http://schemas.openxmlformats.org/officeDocument/2006/relationships/hyperlink" Target="../Docs/R1-2404440.zip" TargetMode="External"/><Relationship Id="rId2189" Type="http://schemas.openxmlformats.org/officeDocument/2006/relationships/hyperlink" Target="../Docs/R1-2403856.zip" TargetMode="External"/><Relationship Id="rId270" Type="http://schemas.openxmlformats.org/officeDocument/2006/relationships/hyperlink" Target="../Docs/R1-2404945.zip" TargetMode="External"/><Relationship Id="rId2396" Type="http://schemas.openxmlformats.org/officeDocument/2006/relationships/footer" Target="footer1.xml"/><Relationship Id="rId130" Type="http://schemas.openxmlformats.org/officeDocument/2006/relationships/hyperlink" Target="../Docs/R1-2404064.zip" TargetMode="External"/><Relationship Id="rId368" Type="http://schemas.openxmlformats.org/officeDocument/2006/relationships/hyperlink" Target="../Docs/R1-2405556.zip" TargetMode="External"/><Relationship Id="rId575" Type="http://schemas.openxmlformats.org/officeDocument/2006/relationships/hyperlink" Target="../Docs/R1-2404598.zip" TargetMode="External"/><Relationship Id="rId782" Type="http://schemas.openxmlformats.org/officeDocument/2006/relationships/hyperlink" Target="../Docs/R1-2404832.zip" TargetMode="External"/><Relationship Id="rId2049" Type="http://schemas.openxmlformats.org/officeDocument/2006/relationships/hyperlink" Target="../Docs/R1-2403865.zip" TargetMode="External"/><Relationship Id="rId2256" Type="http://schemas.openxmlformats.org/officeDocument/2006/relationships/hyperlink" Target="../Docs/R1-2404735.zip" TargetMode="External"/><Relationship Id="rId2463" Type="http://schemas.openxmlformats.org/officeDocument/2006/relationships/hyperlink" Target="https://portal.3gpp.org/desktopmodules/Specifications/SpecificationDetails.aspx?specificationId=3216" TargetMode="External"/><Relationship Id="rId2670" Type="http://schemas.openxmlformats.org/officeDocument/2006/relationships/hyperlink" Target="../Docs/R1-2405755.zip" TargetMode="External"/><Relationship Id="rId228" Type="http://schemas.openxmlformats.org/officeDocument/2006/relationships/oleObject" Target="embeddings/oleObject1.bin"/><Relationship Id="rId435" Type="http://schemas.openxmlformats.org/officeDocument/2006/relationships/hyperlink" Target="../Docs/R1-2403735.zip" TargetMode="External"/><Relationship Id="rId642" Type="http://schemas.openxmlformats.org/officeDocument/2006/relationships/hyperlink" Target="../Docs/R1-2405262.zip" TargetMode="External"/><Relationship Id="rId1065" Type="http://schemas.openxmlformats.org/officeDocument/2006/relationships/hyperlink" Target="../Docs/R1-2405089.zip" TargetMode="External"/><Relationship Id="rId1272" Type="http://schemas.openxmlformats.org/officeDocument/2006/relationships/hyperlink" Target="../Docs/R1-2404317.zip" TargetMode="External"/><Relationship Id="rId2116" Type="http://schemas.openxmlformats.org/officeDocument/2006/relationships/hyperlink" Target="../Docs/R1-2404822.zip" TargetMode="External"/><Relationship Id="rId2323" Type="http://schemas.openxmlformats.org/officeDocument/2006/relationships/hyperlink" Target="../Docs/R1-2404472.zip" TargetMode="External"/><Relationship Id="rId2530" Type="http://schemas.openxmlformats.org/officeDocument/2006/relationships/hyperlink" Target="https://portal.3gpp.org/desktopmodules/WorkItem/WorkItemDetails.aspx?workitemId=940197" TargetMode="External"/><Relationship Id="rId2768" Type="http://schemas.openxmlformats.org/officeDocument/2006/relationships/hyperlink" Target="../Docs/R1-2403826.zip" TargetMode="External"/><Relationship Id="rId502" Type="http://schemas.openxmlformats.org/officeDocument/2006/relationships/hyperlink" Target="../Docs/R1-2405531.zip" TargetMode="External"/><Relationship Id="rId947" Type="http://schemas.openxmlformats.org/officeDocument/2006/relationships/hyperlink" Target="../Docs/R1-2405429.zip" TargetMode="External"/><Relationship Id="rId1132" Type="http://schemas.openxmlformats.org/officeDocument/2006/relationships/hyperlink" Target="../Docs/R1-2404739.zip" TargetMode="External"/><Relationship Id="rId1577" Type="http://schemas.openxmlformats.org/officeDocument/2006/relationships/hyperlink" Target="../Docs/R1-2404873.zip" TargetMode="External"/><Relationship Id="rId1784" Type="http://schemas.openxmlformats.org/officeDocument/2006/relationships/hyperlink" Target="../Docs/R1-2403942.zip" TargetMode="External"/><Relationship Id="rId1991" Type="http://schemas.openxmlformats.org/officeDocument/2006/relationships/hyperlink" Target="../Docs/R1-2404464.zip" TargetMode="External"/><Relationship Id="rId2628" Type="http://schemas.openxmlformats.org/officeDocument/2006/relationships/hyperlink" Target="https://portal.3gpp.org/desktopmodules/Specifications/SpecificationDetails.aspx?specificationId=3215" TargetMode="External"/><Relationship Id="rId2835" Type="http://schemas.openxmlformats.org/officeDocument/2006/relationships/hyperlink" Target="../Docs/R1-2405751.zip" TargetMode="External"/><Relationship Id="rId76" Type="http://schemas.openxmlformats.org/officeDocument/2006/relationships/hyperlink" Target="../Docs/R1-2405329.zip" TargetMode="External"/><Relationship Id="rId807" Type="http://schemas.openxmlformats.org/officeDocument/2006/relationships/hyperlink" Target="../Docs/R1-2405353.zip" TargetMode="External"/><Relationship Id="rId1437" Type="http://schemas.openxmlformats.org/officeDocument/2006/relationships/hyperlink" Target="../Docs/R1-2405156.zip" TargetMode="External"/><Relationship Id="rId1644" Type="http://schemas.openxmlformats.org/officeDocument/2006/relationships/hyperlink" Target="../Docs/R1-2405363.zip" TargetMode="External"/><Relationship Id="rId1851" Type="http://schemas.openxmlformats.org/officeDocument/2006/relationships/hyperlink" Target="../Docs/R1-2405341.zip" TargetMode="External"/><Relationship Id="rId1504" Type="http://schemas.openxmlformats.org/officeDocument/2006/relationships/hyperlink" Target="../Docs/R1-2404798.zip" TargetMode="External"/><Relationship Id="rId1711" Type="http://schemas.openxmlformats.org/officeDocument/2006/relationships/hyperlink" Target="../Docs/R1-2404507.zip" TargetMode="External"/><Relationship Id="rId1949" Type="http://schemas.openxmlformats.org/officeDocument/2006/relationships/hyperlink" Target="../Docs/R1-2404225.zip" TargetMode="External"/><Relationship Id="rId292" Type="http://schemas.openxmlformats.org/officeDocument/2006/relationships/hyperlink" Target="../Docs/R1-2404911.zip" TargetMode="External"/><Relationship Id="rId1809" Type="http://schemas.openxmlformats.org/officeDocument/2006/relationships/hyperlink" Target="../Docs/R1-2403942.zip" TargetMode="External"/><Relationship Id="rId597" Type="http://schemas.openxmlformats.org/officeDocument/2006/relationships/hyperlink" Target="../Docs/R1-2405634.zip" TargetMode="External"/><Relationship Id="rId2180" Type="http://schemas.openxmlformats.org/officeDocument/2006/relationships/hyperlink" Target="../Docs/R1-2404633.zip" TargetMode="External"/><Relationship Id="rId2278" Type="http://schemas.openxmlformats.org/officeDocument/2006/relationships/hyperlink" Target="../Docs/R1-2403989.zip" TargetMode="External"/><Relationship Id="rId2485" Type="http://schemas.openxmlformats.org/officeDocument/2006/relationships/hyperlink" Target="../Docs/R1-2405626.zip" TargetMode="External"/><Relationship Id="rId152" Type="http://schemas.openxmlformats.org/officeDocument/2006/relationships/hyperlink" Target="../Docs/R1-2404909.zip" TargetMode="External"/><Relationship Id="rId457" Type="http://schemas.openxmlformats.org/officeDocument/2006/relationships/hyperlink" Target="../Docs/R1-2404232.zip" TargetMode="External"/><Relationship Id="rId1087" Type="http://schemas.openxmlformats.org/officeDocument/2006/relationships/hyperlink" Target="../Docs/R1-2404529.zip" TargetMode="External"/><Relationship Id="rId1294" Type="http://schemas.openxmlformats.org/officeDocument/2006/relationships/hyperlink" Target="../Docs/R1-2405240.zip" TargetMode="External"/><Relationship Id="rId2040" Type="http://schemas.openxmlformats.org/officeDocument/2006/relationships/hyperlink" Target="../Docs/R1-2405108.zip" TargetMode="External"/><Relationship Id="rId2138" Type="http://schemas.openxmlformats.org/officeDocument/2006/relationships/hyperlink" Target="../Docs/R1-2404931.zip" TargetMode="External"/><Relationship Id="rId2692" Type="http://schemas.openxmlformats.org/officeDocument/2006/relationships/hyperlink" Target="https://portal.3gpp.org/desktopmodules/Release/ReleaseDetails.aspx?releaseId=193" TargetMode="External"/><Relationship Id="rId664" Type="http://schemas.openxmlformats.org/officeDocument/2006/relationships/hyperlink" Target="../Docs/R1-2405622.zip" TargetMode="External"/><Relationship Id="rId871" Type="http://schemas.openxmlformats.org/officeDocument/2006/relationships/hyperlink" Target="../Docs/R1-2404101.zip" TargetMode="External"/><Relationship Id="rId969" Type="http://schemas.openxmlformats.org/officeDocument/2006/relationships/hyperlink" Target="../Docs/R1-2404650.zip" TargetMode="External"/><Relationship Id="rId1599" Type="http://schemas.openxmlformats.org/officeDocument/2006/relationships/hyperlink" Target="../Docs/R1-2403978.zip" TargetMode="External"/><Relationship Id="rId2345" Type="http://schemas.openxmlformats.org/officeDocument/2006/relationships/hyperlink" Target="../Docs/R1-2404309.zip" TargetMode="External"/><Relationship Id="rId2552" Type="http://schemas.openxmlformats.org/officeDocument/2006/relationships/hyperlink" Target="https://portal.3gpp.org/desktopmodules/Release/ReleaseDetails.aspx?releaseId=193" TargetMode="External"/><Relationship Id="rId317" Type="http://schemas.openxmlformats.org/officeDocument/2006/relationships/hyperlink" Target="../Docs/R1-2405642.zip" TargetMode="External"/><Relationship Id="rId524" Type="http://schemas.openxmlformats.org/officeDocument/2006/relationships/hyperlink" Target="../Docs/R1-2403927.zip" TargetMode="External"/><Relationship Id="rId731" Type="http://schemas.openxmlformats.org/officeDocument/2006/relationships/hyperlink" Target="../Docs/R1-2403971.zip" TargetMode="External"/><Relationship Id="rId1154" Type="http://schemas.openxmlformats.org/officeDocument/2006/relationships/hyperlink" Target="../Docs/R1-2403876.zip" TargetMode="External"/><Relationship Id="rId1361" Type="http://schemas.openxmlformats.org/officeDocument/2006/relationships/hyperlink" Target="../Docs/R1-2404530.zip" TargetMode="External"/><Relationship Id="rId1459" Type="http://schemas.openxmlformats.org/officeDocument/2006/relationships/hyperlink" Target="../Docs/R1-2404592.zip" TargetMode="External"/><Relationship Id="rId2205" Type="http://schemas.openxmlformats.org/officeDocument/2006/relationships/hyperlink" Target="../Docs/R1-2404521.zip" TargetMode="External"/><Relationship Id="rId2412" Type="http://schemas.openxmlformats.org/officeDocument/2006/relationships/hyperlink" Target="https://portal.3gpp.org/desktopmodules/WorkItem/WorkItemDetails.aspx?workitemId=940197" TargetMode="External"/><Relationship Id="rId98" Type="http://schemas.openxmlformats.org/officeDocument/2006/relationships/hyperlink" Target="../Docs/R1-2404679.zip" TargetMode="External"/><Relationship Id="rId829" Type="http://schemas.openxmlformats.org/officeDocument/2006/relationships/hyperlink" Target="../Docs/R1-2405390.zip" TargetMode="External"/><Relationship Id="rId1014" Type="http://schemas.openxmlformats.org/officeDocument/2006/relationships/hyperlink" Target="../Docs/R1-2404810.zip" TargetMode="External"/><Relationship Id="rId1221" Type="http://schemas.openxmlformats.org/officeDocument/2006/relationships/hyperlink" Target="../Docs/R1-2405150.zip" TargetMode="External"/><Relationship Id="rId1666" Type="http://schemas.openxmlformats.org/officeDocument/2006/relationships/hyperlink" Target="../Docs/R1-2405071.zip" TargetMode="External"/><Relationship Id="rId1873" Type="http://schemas.openxmlformats.org/officeDocument/2006/relationships/hyperlink" Target="../Docs/R1-2405363.zip" TargetMode="External"/><Relationship Id="rId2717" Type="http://schemas.openxmlformats.org/officeDocument/2006/relationships/hyperlink" Target="https://portal.3gpp.org/desktopmodules/WorkItem/WorkItemDetails.aspx?workitemId=941106" TargetMode="External"/><Relationship Id="rId1319" Type="http://schemas.openxmlformats.org/officeDocument/2006/relationships/hyperlink" Target="../Docs/R1-2404498.zip" TargetMode="External"/><Relationship Id="rId1526" Type="http://schemas.openxmlformats.org/officeDocument/2006/relationships/hyperlink" Target="../Docs/R1-2404030.zip" TargetMode="External"/><Relationship Id="rId1733" Type="http://schemas.openxmlformats.org/officeDocument/2006/relationships/hyperlink" Target="../Docs/R1-2405363.zip" TargetMode="External"/><Relationship Id="rId1940" Type="http://schemas.openxmlformats.org/officeDocument/2006/relationships/hyperlink" Target="../Docs/R1-2405632.zip" TargetMode="External"/><Relationship Id="rId25" Type="http://schemas.openxmlformats.org/officeDocument/2006/relationships/hyperlink" Target="../Docs/R1-2403837.zip" TargetMode="External"/><Relationship Id="rId1800" Type="http://schemas.openxmlformats.org/officeDocument/2006/relationships/hyperlink" Target="../Docs/R1-2404561.zip" TargetMode="External"/><Relationship Id="rId174" Type="http://schemas.openxmlformats.org/officeDocument/2006/relationships/hyperlink" Target="../Docs/R1-2404076.zip" TargetMode="External"/><Relationship Id="rId381" Type="http://schemas.openxmlformats.org/officeDocument/2006/relationships/hyperlink" Target="../Docs/R1-2405473.zip" TargetMode="External"/><Relationship Id="rId2062" Type="http://schemas.openxmlformats.org/officeDocument/2006/relationships/hyperlink" Target="../Docs/R1-2404665.zip" TargetMode="External"/><Relationship Id="rId241" Type="http://schemas.openxmlformats.org/officeDocument/2006/relationships/image" Target="media/image9.wmf"/><Relationship Id="rId479" Type="http://schemas.openxmlformats.org/officeDocument/2006/relationships/hyperlink" Target="../Docs/R1-2404235.zip" TargetMode="External"/><Relationship Id="rId686" Type="http://schemas.openxmlformats.org/officeDocument/2006/relationships/hyperlink" Target="../Docs/R1-2405314.zip" TargetMode="External"/><Relationship Id="rId893" Type="http://schemas.openxmlformats.org/officeDocument/2006/relationships/hyperlink" Target="../Docs/R1-2404485.zip" TargetMode="External"/><Relationship Id="rId2367" Type="http://schemas.openxmlformats.org/officeDocument/2006/relationships/hyperlink" Target="../Docs/R1-2405506.zip" TargetMode="External"/><Relationship Id="rId2574" Type="http://schemas.openxmlformats.org/officeDocument/2006/relationships/hyperlink" Target="../Docs/R1-2405707.zip" TargetMode="External"/><Relationship Id="rId2781" Type="http://schemas.openxmlformats.org/officeDocument/2006/relationships/hyperlink" Target="../Docs/R1-2403831.zip" TargetMode="External"/><Relationship Id="rId339" Type="http://schemas.openxmlformats.org/officeDocument/2006/relationships/hyperlink" Target="../Docs/R1-2403854.zip" TargetMode="External"/><Relationship Id="rId546" Type="http://schemas.openxmlformats.org/officeDocument/2006/relationships/hyperlink" Target="../Docs/R1-2404928.zip" TargetMode="External"/><Relationship Id="rId753" Type="http://schemas.openxmlformats.org/officeDocument/2006/relationships/hyperlink" Target="../Docs/R1-2405510.zip" TargetMode="External"/><Relationship Id="rId1176" Type="http://schemas.openxmlformats.org/officeDocument/2006/relationships/hyperlink" Target="../Docs/R1-2404612.zip" TargetMode="External"/><Relationship Id="rId1383" Type="http://schemas.openxmlformats.org/officeDocument/2006/relationships/hyperlink" Target="../Docs/R1-2405696.zip" TargetMode="External"/><Relationship Id="rId2227" Type="http://schemas.openxmlformats.org/officeDocument/2006/relationships/hyperlink" Target="../Docs/R1-2404437.zip" TargetMode="External"/><Relationship Id="rId2434" Type="http://schemas.openxmlformats.org/officeDocument/2006/relationships/hyperlink" Target="https://portal.3gpp.org/desktopmodules/Release/ReleaseDetails.aspx?releaseId=193" TargetMode="External"/><Relationship Id="rId101" Type="http://schemas.openxmlformats.org/officeDocument/2006/relationships/hyperlink" Target="../Docs/R1-2405330.zip" TargetMode="External"/><Relationship Id="rId406" Type="http://schemas.openxmlformats.org/officeDocument/2006/relationships/hyperlink" Target="../Docs/R1-2405139.zip" TargetMode="External"/><Relationship Id="rId960" Type="http://schemas.openxmlformats.org/officeDocument/2006/relationships/hyperlink" Target="../Docs/R1-2404347.zip" TargetMode="External"/><Relationship Id="rId1036" Type="http://schemas.openxmlformats.org/officeDocument/2006/relationships/hyperlink" Target="../Docs/R1-2403910.zip" TargetMode="External"/><Relationship Id="rId1243" Type="http://schemas.openxmlformats.org/officeDocument/2006/relationships/hyperlink" Target="../Docs/R1-2404568.zip" TargetMode="External"/><Relationship Id="rId1590" Type="http://schemas.openxmlformats.org/officeDocument/2006/relationships/hyperlink" Target="../Docs/R1-2405275.zip" TargetMode="External"/><Relationship Id="rId1688" Type="http://schemas.openxmlformats.org/officeDocument/2006/relationships/hyperlink" Target="../Docs/R1-2405363.zip" TargetMode="External"/><Relationship Id="rId1895" Type="http://schemas.openxmlformats.org/officeDocument/2006/relationships/hyperlink" Target="../Docs/R1-2403979.zip" TargetMode="External"/><Relationship Id="rId2641" Type="http://schemas.openxmlformats.org/officeDocument/2006/relationships/hyperlink" Target="https://portal.3gpp.org/desktopmodules/WorkItem/WorkItemDetails.aspx?workitemId=940196" TargetMode="External"/><Relationship Id="rId2739" Type="http://schemas.openxmlformats.org/officeDocument/2006/relationships/hyperlink" Target="https://portal.3gpp.org/desktopmodules/WorkItem/WorkItemDetails.aspx?workitemId=940104" TargetMode="External"/><Relationship Id="rId613" Type="http://schemas.openxmlformats.org/officeDocument/2006/relationships/hyperlink" Target="../Docs/R1-2404812.zip" TargetMode="External"/><Relationship Id="rId820" Type="http://schemas.openxmlformats.org/officeDocument/2006/relationships/hyperlink" Target="../Docs/R1-2405554.zip" TargetMode="External"/><Relationship Id="rId918" Type="http://schemas.openxmlformats.org/officeDocument/2006/relationships/hyperlink" Target="../Docs/R1-2404490.zip" TargetMode="External"/><Relationship Id="rId1450" Type="http://schemas.openxmlformats.org/officeDocument/2006/relationships/hyperlink" Target="../Docs/R1-2404117.zip" TargetMode="External"/><Relationship Id="rId1548" Type="http://schemas.openxmlformats.org/officeDocument/2006/relationships/hyperlink" Target="../Docs/R1-2405046.zip" TargetMode="External"/><Relationship Id="rId1755" Type="http://schemas.openxmlformats.org/officeDocument/2006/relationships/hyperlink" Target="../Docs/R1-2405595.zip" TargetMode="External"/><Relationship Id="rId2501" Type="http://schemas.openxmlformats.org/officeDocument/2006/relationships/hyperlink" Target="../Docs/R1-2405644.zip" TargetMode="External"/><Relationship Id="rId1103" Type="http://schemas.openxmlformats.org/officeDocument/2006/relationships/hyperlink" Target="../Docs/R1-2405212.zip" TargetMode="External"/><Relationship Id="rId1310" Type="http://schemas.openxmlformats.org/officeDocument/2006/relationships/hyperlink" Target="../Docs/R1-2404058.zip" TargetMode="External"/><Relationship Id="rId1408" Type="http://schemas.openxmlformats.org/officeDocument/2006/relationships/hyperlink" Target="../Docs/R1-2405214.zip" TargetMode="External"/><Relationship Id="rId1962" Type="http://schemas.openxmlformats.org/officeDocument/2006/relationships/hyperlink" Target="../Docs/R1-2404797.zip" TargetMode="External"/><Relationship Id="rId2806" Type="http://schemas.openxmlformats.org/officeDocument/2006/relationships/hyperlink" Target="https://portal.3gpp.org/desktopmodules/Release/ReleaseDetails.aspx?releaseId=193" TargetMode="External"/><Relationship Id="rId47" Type="http://schemas.openxmlformats.org/officeDocument/2006/relationships/hyperlink" Target="../Docs/R1-2405133.zip" TargetMode="External"/><Relationship Id="rId1615" Type="http://schemas.openxmlformats.org/officeDocument/2006/relationships/hyperlink" Target="../Docs/R1-2404697.zip" TargetMode="External"/><Relationship Id="rId1822" Type="http://schemas.openxmlformats.org/officeDocument/2006/relationships/hyperlink" Target="../Docs/R1-2404561.zip" TargetMode="External"/><Relationship Id="rId196" Type="http://schemas.openxmlformats.org/officeDocument/2006/relationships/hyperlink" Target="../Docs/R1-2405744.zip" TargetMode="External"/><Relationship Id="rId2084" Type="http://schemas.openxmlformats.org/officeDocument/2006/relationships/hyperlink" Target="../Docs/R1-2404037.zip" TargetMode="External"/><Relationship Id="rId2291" Type="http://schemas.openxmlformats.org/officeDocument/2006/relationships/hyperlink" Target="../Docs/R1-2404441.zip" TargetMode="External"/><Relationship Id="rId263" Type="http://schemas.openxmlformats.org/officeDocument/2006/relationships/oleObject" Target="embeddings/oleObject20.bin"/><Relationship Id="rId470" Type="http://schemas.openxmlformats.org/officeDocument/2006/relationships/hyperlink" Target="../Docs/R1-2404856.zip" TargetMode="External"/><Relationship Id="rId2151" Type="http://schemas.openxmlformats.org/officeDocument/2006/relationships/hyperlink" Target="../Docs/R1-2403995.zip" TargetMode="External"/><Relationship Id="rId2389" Type="http://schemas.openxmlformats.org/officeDocument/2006/relationships/hyperlink" Target="../Docs/R1-2404864.zip" TargetMode="External"/><Relationship Id="rId2596" Type="http://schemas.openxmlformats.org/officeDocument/2006/relationships/hyperlink" Target="https://portal.3gpp.org/desktopmodules/Specifications/SpecificationDetails.aspx?specificationId=3215" TargetMode="External"/><Relationship Id="rId123" Type="http://schemas.openxmlformats.org/officeDocument/2006/relationships/hyperlink" Target="../Docs/R1-2404829.zip" TargetMode="External"/><Relationship Id="rId330" Type="http://schemas.openxmlformats.org/officeDocument/2006/relationships/hyperlink" Target="../Docs/R1-2404091.zip" TargetMode="External"/><Relationship Id="rId568" Type="http://schemas.openxmlformats.org/officeDocument/2006/relationships/image" Target="media/image33.wmf"/><Relationship Id="rId775" Type="http://schemas.openxmlformats.org/officeDocument/2006/relationships/hyperlink" Target="../Docs/R1-2404643.zip" TargetMode="External"/><Relationship Id="rId982" Type="http://schemas.openxmlformats.org/officeDocument/2006/relationships/hyperlink" Target="../Docs/R1-2405283.zip" TargetMode="External"/><Relationship Id="rId1198" Type="http://schemas.openxmlformats.org/officeDocument/2006/relationships/hyperlink" Target="../Docs/R1-2403902.zip" TargetMode="External"/><Relationship Id="rId2011" Type="http://schemas.openxmlformats.org/officeDocument/2006/relationships/hyperlink" Target="https://www.3gpp.org/ftp/TSG_RAN/TSG_RAN/TSGR_103/Docs/RP-240801.zip" TargetMode="External"/><Relationship Id="rId2249" Type="http://schemas.openxmlformats.org/officeDocument/2006/relationships/hyperlink" Target="../Docs/R1-2404470.zip" TargetMode="External"/><Relationship Id="rId2456" Type="http://schemas.openxmlformats.org/officeDocument/2006/relationships/hyperlink" Target="https://portal.3gpp.org/desktopmodules/WorkItem/WorkItemDetails.aspx?workitemId=940197" TargetMode="External"/><Relationship Id="rId2663" Type="http://schemas.openxmlformats.org/officeDocument/2006/relationships/hyperlink" Target="https://portal.3gpp.org/desktopmodules/Specifications/SpecificationDetails.aspx?specificationId=3214" TargetMode="External"/><Relationship Id="rId428" Type="http://schemas.openxmlformats.org/officeDocument/2006/relationships/hyperlink" Target="../Docs/R1-2405357.zip" TargetMode="External"/><Relationship Id="rId635" Type="http://schemas.openxmlformats.org/officeDocument/2006/relationships/hyperlink" Target="../Docs/R1-2404014.zip" TargetMode="External"/><Relationship Id="rId842" Type="http://schemas.openxmlformats.org/officeDocument/2006/relationships/hyperlink" Target="../Docs/R1-2405394.zip" TargetMode="External"/><Relationship Id="rId1058" Type="http://schemas.openxmlformats.org/officeDocument/2006/relationships/hyperlink" Target="../Docs/R1-2404722.zip" TargetMode="External"/><Relationship Id="rId1265" Type="http://schemas.openxmlformats.org/officeDocument/2006/relationships/hyperlink" Target="../Docs/R1-2404007.zip" TargetMode="External"/><Relationship Id="rId1472" Type="http://schemas.openxmlformats.org/officeDocument/2006/relationships/hyperlink" Target="../Docs/R1-2405157.zip" TargetMode="External"/><Relationship Id="rId2109" Type="http://schemas.openxmlformats.org/officeDocument/2006/relationships/hyperlink" Target="../Docs/R1-2405592.zip" TargetMode="External"/><Relationship Id="rId2316" Type="http://schemas.openxmlformats.org/officeDocument/2006/relationships/hyperlink" Target="../Docs/R1-2404195.zip" TargetMode="External"/><Relationship Id="rId2523" Type="http://schemas.openxmlformats.org/officeDocument/2006/relationships/hyperlink" Target="../Docs/R1-2405662.zip" TargetMode="External"/><Relationship Id="rId2730" Type="http://schemas.openxmlformats.org/officeDocument/2006/relationships/hyperlink" Target="../Docs/R1-2405530.zip" TargetMode="External"/><Relationship Id="rId702" Type="http://schemas.openxmlformats.org/officeDocument/2006/relationships/hyperlink" Target="../Docs/R1-2405446.zip" TargetMode="External"/><Relationship Id="rId1125" Type="http://schemas.openxmlformats.org/officeDocument/2006/relationships/hyperlink" Target="../Docs/R1-2404475.zip" TargetMode="External"/><Relationship Id="rId1332" Type="http://schemas.openxmlformats.org/officeDocument/2006/relationships/hyperlink" Target="../Docs/R1-2404934.zip" TargetMode="External"/><Relationship Id="rId1777" Type="http://schemas.openxmlformats.org/officeDocument/2006/relationships/hyperlink" Target="../Docs/R1-2404224.zip" TargetMode="External"/><Relationship Id="rId1984" Type="http://schemas.openxmlformats.org/officeDocument/2006/relationships/hyperlink" Target="../Docs/R1-2404123.zip" TargetMode="External"/><Relationship Id="rId2828" Type="http://schemas.openxmlformats.org/officeDocument/2006/relationships/hyperlink" Target="../Docs/R1-2405763.zip" TargetMode="External"/><Relationship Id="rId69" Type="http://schemas.openxmlformats.org/officeDocument/2006/relationships/hyperlink" Target="../Docs/R1-2404728.zip" TargetMode="External"/><Relationship Id="rId1637" Type="http://schemas.openxmlformats.org/officeDocument/2006/relationships/hyperlink" Target="../Docs/R1-2405495.zip" TargetMode="External"/><Relationship Id="rId1844" Type="http://schemas.openxmlformats.org/officeDocument/2006/relationships/hyperlink" Target="../Docs/R1-2405341.zip" TargetMode="External"/><Relationship Id="rId1704" Type="http://schemas.openxmlformats.org/officeDocument/2006/relationships/hyperlink" Target="../Docs/R1-2405363.zip" TargetMode="External"/><Relationship Id="rId285" Type="http://schemas.openxmlformats.org/officeDocument/2006/relationships/hyperlink" Target="../Docs/R1-2405191.zip" TargetMode="External"/><Relationship Id="rId1911" Type="http://schemas.openxmlformats.org/officeDocument/2006/relationships/hyperlink" Target="../Docs/R1-2405341.zip" TargetMode="External"/><Relationship Id="rId492" Type="http://schemas.openxmlformats.org/officeDocument/2006/relationships/hyperlink" Target="../Docs/R1-2405609.zip" TargetMode="External"/><Relationship Id="rId797" Type="http://schemas.openxmlformats.org/officeDocument/2006/relationships/hyperlink" Target="../Docs/R1-2404975.zip" TargetMode="External"/><Relationship Id="rId2173" Type="http://schemas.openxmlformats.org/officeDocument/2006/relationships/hyperlink" Target="../Docs/R1-2405010.zip" TargetMode="External"/><Relationship Id="rId2380" Type="http://schemas.openxmlformats.org/officeDocument/2006/relationships/hyperlink" Target="../Docs/R1-2404393.zip" TargetMode="External"/><Relationship Id="rId2478" Type="http://schemas.openxmlformats.org/officeDocument/2006/relationships/hyperlink" Target="https://portal.3gpp.org/desktopmodules/Release/ReleaseDetails.aspx?releaseId=193" TargetMode="External"/><Relationship Id="rId145" Type="http://schemas.openxmlformats.org/officeDocument/2006/relationships/hyperlink" Target="../Docs/R1-2404146.zip" TargetMode="External"/><Relationship Id="rId352" Type="http://schemas.openxmlformats.org/officeDocument/2006/relationships/hyperlink" Target="../Docs/R1-2404159.zip" TargetMode="External"/><Relationship Id="rId1287" Type="http://schemas.openxmlformats.org/officeDocument/2006/relationships/hyperlink" Target="../Docs/R1-2404955.zip" TargetMode="External"/><Relationship Id="rId2033" Type="http://schemas.openxmlformats.org/officeDocument/2006/relationships/hyperlink" Target="../Docs/R1-2404852.zip" TargetMode="External"/><Relationship Id="rId2240" Type="http://schemas.openxmlformats.org/officeDocument/2006/relationships/hyperlink" Target="../Docs/R1-2403951.zip" TargetMode="External"/><Relationship Id="rId2685" Type="http://schemas.openxmlformats.org/officeDocument/2006/relationships/hyperlink" Target="https://portal.3gpp.org/desktopmodules/Specifications/SpecificationDetails.aspx?specificationId=3215" TargetMode="External"/><Relationship Id="rId212" Type="http://schemas.openxmlformats.org/officeDocument/2006/relationships/hyperlink" Target="../Docs/R1-2405513.zip" TargetMode="External"/><Relationship Id="rId657" Type="http://schemas.openxmlformats.org/officeDocument/2006/relationships/hyperlink" Target="../Docs/R1-2405561.zip" TargetMode="External"/><Relationship Id="rId864" Type="http://schemas.openxmlformats.org/officeDocument/2006/relationships/hyperlink" Target="../Docs/R1-2405567.zip" TargetMode="External"/><Relationship Id="rId1494" Type="http://schemas.openxmlformats.org/officeDocument/2006/relationships/hyperlink" Target="../Docs/R1-2404459.zip" TargetMode="External"/><Relationship Id="rId1799" Type="http://schemas.openxmlformats.org/officeDocument/2006/relationships/hyperlink" Target="../Docs/R1-2404625.zip" TargetMode="External"/><Relationship Id="rId2100" Type="http://schemas.openxmlformats.org/officeDocument/2006/relationships/hyperlink" Target="../Docs/R1-2404854.zip" TargetMode="External"/><Relationship Id="rId2338" Type="http://schemas.openxmlformats.org/officeDocument/2006/relationships/hyperlink" Target="../Docs/R1-2405550.zip" TargetMode="External"/><Relationship Id="rId2545" Type="http://schemas.openxmlformats.org/officeDocument/2006/relationships/hyperlink" Target="https://portal.3gpp.org/desktopmodules/Specifications/SpecificationDetails.aspx?specificationId=3216" TargetMode="External"/><Relationship Id="rId2752" Type="http://schemas.openxmlformats.org/officeDocument/2006/relationships/hyperlink" Target="https://portal.3gpp.org/desktopmodules/Release/ReleaseDetails.aspx?releaseId=193" TargetMode="External"/><Relationship Id="rId517" Type="http://schemas.openxmlformats.org/officeDocument/2006/relationships/hyperlink" Target="../Docs/R1-2404420.zip" TargetMode="External"/><Relationship Id="rId724" Type="http://schemas.openxmlformats.org/officeDocument/2006/relationships/hyperlink" Target="../Docs/R1-2404986.zip" TargetMode="External"/><Relationship Id="rId931" Type="http://schemas.openxmlformats.org/officeDocument/2006/relationships/hyperlink" Target="../Docs/R1-2404802.zip" TargetMode="External"/><Relationship Id="rId1147" Type="http://schemas.openxmlformats.org/officeDocument/2006/relationships/hyperlink" Target="../Docs/R1-2405271.zip" TargetMode="External"/><Relationship Id="rId1354" Type="http://schemas.openxmlformats.org/officeDocument/2006/relationships/hyperlink" Target="../Docs/R1-2404176.zip" TargetMode="External"/><Relationship Id="rId1561" Type="http://schemas.openxmlformats.org/officeDocument/2006/relationships/hyperlink" Target="../Docs/R1-2403883.zip" TargetMode="External"/><Relationship Id="rId2405" Type="http://schemas.openxmlformats.org/officeDocument/2006/relationships/hyperlink" Target="../Docs/R1-2405522.zip" TargetMode="External"/><Relationship Id="rId2612" Type="http://schemas.openxmlformats.org/officeDocument/2006/relationships/hyperlink" Target="https://portal.3gpp.org/desktopmodules/Specifications/SpecificationDetails.aspx?specificationId=3216" TargetMode="External"/><Relationship Id="rId60" Type="http://schemas.openxmlformats.org/officeDocument/2006/relationships/hyperlink" Target="../Docs/R1-2404951.zip" TargetMode="External"/><Relationship Id="rId1007" Type="http://schemas.openxmlformats.org/officeDocument/2006/relationships/hyperlink" Target="../Docs/R1-2404569.zip" TargetMode="External"/><Relationship Id="rId1214" Type="http://schemas.openxmlformats.org/officeDocument/2006/relationships/hyperlink" Target="../Docs/R1-2404688.zip" TargetMode="External"/><Relationship Id="rId1421" Type="http://schemas.openxmlformats.org/officeDocument/2006/relationships/hyperlink" Target="../Docs/R1-2404178.zip" TargetMode="External"/><Relationship Id="rId1659" Type="http://schemas.openxmlformats.org/officeDocument/2006/relationships/hyperlink" Target="../Docs/R1-2404796.zip" TargetMode="External"/><Relationship Id="rId1866" Type="http://schemas.openxmlformats.org/officeDocument/2006/relationships/hyperlink" Target="../Docs/R1-2405341.zip" TargetMode="External"/><Relationship Id="rId1519" Type="http://schemas.openxmlformats.org/officeDocument/2006/relationships/hyperlink" Target="../Docs/R1-2405381.zip" TargetMode="External"/><Relationship Id="rId1726" Type="http://schemas.openxmlformats.org/officeDocument/2006/relationships/hyperlink" Target="../Docs/R1-2404122.zip" TargetMode="External"/><Relationship Id="rId1933" Type="http://schemas.openxmlformats.org/officeDocument/2006/relationships/hyperlink" Target="../Docs/R1-2404224.zip" TargetMode="External"/><Relationship Id="rId18" Type="http://schemas.openxmlformats.org/officeDocument/2006/relationships/hyperlink" Target="../Docs/R1-2404207.zip" TargetMode="External"/><Relationship Id="rId2195" Type="http://schemas.openxmlformats.org/officeDocument/2006/relationships/hyperlink" Target="../Docs/R1-2403962.zip" TargetMode="External"/><Relationship Id="rId167" Type="http://schemas.openxmlformats.org/officeDocument/2006/relationships/hyperlink" Target="../Docs/R1-2405352.zip" TargetMode="External"/><Relationship Id="rId374" Type="http://schemas.openxmlformats.org/officeDocument/2006/relationships/hyperlink" Target="../Docs/R1-2404681.zip" TargetMode="External"/><Relationship Id="rId581" Type="http://schemas.openxmlformats.org/officeDocument/2006/relationships/hyperlink" Target="../Docs/R1-2405461.zip" TargetMode="External"/><Relationship Id="rId2055" Type="http://schemas.openxmlformats.org/officeDocument/2006/relationships/hyperlink" Target="../Docs/R1-2404297.zip" TargetMode="External"/><Relationship Id="rId2262" Type="http://schemas.openxmlformats.org/officeDocument/2006/relationships/hyperlink" Target="../Docs/R1-2405056.zip" TargetMode="External"/><Relationship Id="rId234" Type="http://schemas.openxmlformats.org/officeDocument/2006/relationships/oleObject" Target="embeddings/oleObject4.bin"/><Relationship Id="rId679" Type="http://schemas.openxmlformats.org/officeDocument/2006/relationships/hyperlink" Target="../Docs/R1-2404996.zip" TargetMode="External"/><Relationship Id="rId886" Type="http://schemas.openxmlformats.org/officeDocument/2006/relationships/hyperlink" Target="../Docs/R1-2405571.zip" TargetMode="External"/><Relationship Id="rId2567" Type="http://schemas.openxmlformats.org/officeDocument/2006/relationships/hyperlink" Target="https://portal.3gpp.org/desktopmodules/Release/ReleaseDetails.aspx?releaseId=193" TargetMode="External"/><Relationship Id="rId2774" Type="http://schemas.openxmlformats.org/officeDocument/2006/relationships/hyperlink" Target="../Docs/R1-2403828.zip" TargetMode="External"/><Relationship Id="rId2" Type="http://schemas.openxmlformats.org/officeDocument/2006/relationships/customXml" Target="../customXml/item1.xml"/><Relationship Id="rId441" Type="http://schemas.openxmlformats.org/officeDocument/2006/relationships/hyperlink" Target="../Docs/R1-2404886.zip" TargetMode="External"/><Relationship Id="rId539" Type="http://schemas.openxmlformats.org/officeDocument/2006/relationships/hyperlink" Target="../Docs/R1-2404729.zip" TargetMode="External"/><Relationship Id="rId746" Type="http://schemas.openxmlformats.org/officeDocument/2006/relationships/hyperlink" Target="../Docs/R1-2405457.zip" TargetMode="External"/><Relationship Id="rId1071" Type="http://schemas.openxmlformats.org/officeDocument/2006/relationships/hyperlink" Target="../Docs/R1-2405415.zip" TargetMode="External"/><Relationship Id="rId1169" Type="http://schemas.openxmlformats.org/officeDocument/2006/relationships/hyperlink" Target="../Docs/R1-2404337.zip" TargetMode="External"/><Relationship Id="rId1376" Type="http://schemas.openxmlformats.org/officeDocument/2006/relationships/hyperlink" Target="../Docs/R1-2405470.zip" TargetMode="External"/><Relationship Id="rId1583" Type="http://schemas.openxmlformats.org/officeDocument/2006/relationships/hyperlink" Target="../Docs/R1-2405006.zip" TargetMode="External"/><Relationship Id="rId2122" Type="http://schemas.openxmlformats.org/officeDocument/2006/relationships/hyperlink" Target="../Docs/R1-2404127.zip" TargetMode="External"/><Relationship Id="rId2427" Type="http://schemas.openxmlformats.org/officeDocument/2006/relationships/hyperlink" Target="https://portal.3gpp.org/desktopmodules/Specifications/SpecificationDetails.aspx?specificationId=3216" TargetMode="External"/><Relationship Id="rId301" Type="http://schemas.openxmlformats.org/officeDocument/2006/relationships/hyperlink" Target="../Docs/R1-2405652.zip" TargetMode="External"/><Relationship Id="rId953" Type="http://schemas.openxmlformats.org/officeDocument/2006/relationships/hyperlink" Target="../Docs/R1-2403974.zip" TargetMode="External"/><Relationship Id="rId1029" Type="http://schemas.openxmlformats.org/officeDocument/2006/relationships/hyperlink" Target="../Docs/R1-2405492.zip" TargetMode="External"/><Relationship Id="rId1236" Type="http://schemas.openxmlformats.org/officeDocument/2006/relationships/hyperlink" Target="../Docs/R1-2404397.zip" TargetMode="External"/><Relationship Id="rId1790" Type="http://schemas.openxmlformats.org/officeDocument/2006/relationships/hyperlink" Target="../Docs/R1-2405363.zip" TargetMode="External"/><Relationship Id="rId1888" Type="http://schemas.openxmlformats.org/officeDocument/2006/relationships/hyperlink" Target="../Docs/R1-2404561.zip" TargetMode="External"/><Relationship Id="rId2634" Type="http://schemas.openxmlformats.org/officeDocument/2006/relationships/hyperlink" Target="../Docs/R1-2405744.zip" TargetMode="External"/><Relationship Id="rId2841" Type="http://schemas.openxmlformats.org/officeDocument/2006/relationships/hyperlink" Target="../Docs/R1-2405696.zip" TargetMode="External"/><Relationship Id="rId82" Type="http://schemas.openxmlformats.org/officeDocument/2006/relationships/hyperlink" Target="../Docs/R1-2404360.zip" TargetMode="External"/><Relationship Id="rId606" Type="http://schemas.openxmlformats.org/officeDocument/2006/relationships/hyperlink" Target="../Docs/R1-2405693.zip" TargetMode="External"/><Relationship Id="rId813" Type="http://schemas.openxmlformats.org/officeDocument/2006/relationships/hyperlink" Target="../Docs/R1-2405354.zip" TargetMode="External"/><Relationship Id="rId1443" Type="http://schemas.openxmlformats.org/officeDocument/2006/relationships/hyperlink" Target="../Docs/R1-2403842.zip" TargetMode="External"/><Relationship Id="rId1650" Type="http://schemas.openxmlformats.org/officeDocument/2006/relationships/hyperlink" Target="../Docs/R1-2404434.zip" TargetMode="External"/><Relationship Id="rId1748" Type="http://schemas.openxmlformats.org/officeDocument/2006/relationships/hyperlink" Target="../Docs/R1-2404859.zip" TargetMode="External"/><Relationship Id="rId2701" Type="http://schemas.openxmlformats.org/officeDocument/2006/relationships/hyperlink" Target="../Docs/R1-2405764.zip" TargetMode="External"/><Relationship Id="rId1303" Type="http://schemas.openxmlformats.org/officeDocument/2006/relationships/hyperlink" Target="../Docs/R1-2403905.zip" TargetMode="External"/><Relationship Id="rId1510" Type="http://schemas.openxmlformats.org/officeDocument/2006/relationships/hyperlink" Target="../Docs/R1-2405079.zip" TargetMode="External"/><Relationship Id="rId1955" Type="http://schemas.openxmlformats.org/officeDocument/2006/relationships/hyperlink" Target="../Docs/R1-2404508.zip" TargetMode="External"/><Relationship Id="rId1608" Type="http://schemas.openxmlformats.org/officeDocument/2006/relationships/hyperlink" Target="../Docs/R1-2404462.zip" TargetMode="External"/><Relationship Id="rId1815" Type="http://schemas.openxmlformats.org/officeDocument/2006/relationships/hyperlink" Target="../Docs/R1-2405363.zip" TargetMode="External"/><Relationship Id="rId189" Type="http://schemas.openxmlformats.org/officeDocument/2006/relationships/hyperlink" Target="../Docs/R1-2405726.zip" TargetMode="External"/><Relationship Id="rId396" Type="http://schemas.openxmlformats.org/officeDocument/2006/relationships/hyperlink" Target="../Docs/R1-2404100.zip" TargetMode="External"/><Relationship Id="rId2077" Type="http://schemas.openxmlformats.org/officeDocument/2006/relationships/hyperlink" Target="../Docs/R1-2404299.zip" TargetMode="External"/><Relationship Id="rId2284" Type="http://schemas.openxmlformats.org/officeDocument/2006/relationships/hyperlink" Target="../Docs/R1-2405342.zip" TargetMode="External"/><Relationship Id="rId2491" Type="http://schemas.openxmlformats.org/officeDocument/2006/relationships/hyperlink" Target="https://portal.3gpp.org/desktopmodules/Specifications/SpecificationDetails.aspx?specificationId=3216" TargetMode="External"/><Relationship Id="rId256" Type="http://schemas.openxmlformats.org/officeDocument/2006/relationships/oleObject" Target="embeddings/oleObject15.bin"/><Relationship Id="rId463" Type="http://schemas.openxmlformats.org/officeDocument/2006/relationships/hyperlink" Target="../Docs/R1-2404378.zip" TargetMode="External"/><Relationship Id="rId670" Type="http://schemas.openxmlformats.org/officeDocument/2006/relationships/hyperlink" Target="../Docs/R1-2405572.zip" TargetMode="External"/><Relationship Id="rId1093" Type="http://schemas.openxmlformats.org/officeDocument/2006/relationships/hyperlink" Target="../Docs/R1-2404686.zip" TargetMode="External"/><Relationship Id="rId2144" Type="http://schemas.openxmlformats.org/officeDocument/2006/relationships/hyperlink" Target="../Docs/R1-2405167.zip" TargetMode="External"/><Relationship Id="rId2351" Type="http://schemas.openxmlformats.org/officeDocument/2006/relationships/hyperlink" Target="../Docs/R1-2404439.zip" TargetMode="External"/><Relationship Id="rId2589" Type="http://schemas.openxmlformats.org/officeDocument/2006/relationships/hyperlink" Target="https://portal.3gpp.org/desktopmodules/WorkItem/WorkItemDetails.aspx?workitemId=940198" TargetMode="External"/><Relationship Id="rId2796" Type="http://schemas.openxmlformats.org/officeDocument/2006/relationships/hyperlink" Target="../Docs/R1-2403836.zip" TargetMode="External"/><Relationship Id="rId116" Type="http://schemas.openxmlformats.org/officeDocument/2006/relationships/hyperlink" Target="../Docs/R1-2404247.zip" TargetMode="External"/><Relationship Id="rId323" Type="http://schemas.openxmlformats.org/officeDocument/2006/relationships/hyperlink" Target="../Docs/R1-2405338.zip" TargetMode="External"/><Relationship Id="rId530" Type="http://schemas.openxmlformats.org/officeDocument/2006/relationships/hyperlink" Target="../Docs/R1-2404258.zip" TargetMode="External"/><Relationship Id="rId768" Type="http://schemas.openxmlformats.org/officeDocument/2006/relationships/hyperlink" Target="../Docs/R1-2404371.zip" TargetMode="External"/><Relationship Id="rId975" Type="http://schemas.openxmlformats.org/officeDocument/2006/relationships/hyperlink" Target="../Docs/R1-2404905.zip" TargetMode="External"/><Relationship Id="rId1160" Type="http://schemas.openxmlformats.org/officeDocument/2006/relationships/hyperlink" Target="../Docs/R1-2403981.zip" TargetMode="External"/><Relationship Id="rId1398" Type="http://schemas.openxmlformats.org/officeDocument/2006/relationships/hyperlink" Target="../Docs/R1-2404554.zip" TargetMode="External"/><Relationship Id="rId2004" Type="http://schemas.openxmlformats.org/officeDocument/2006/relationships/hyperlink" Target="../Docs/R1-2404562.zip" TargetMode="External"/><Relationship Id="rId2211" Type="http://schemas.openxmlformats.org/officeDocument/2006/relationships/hyperlink" Target="../Docs/R1-2405362.zip" TargetMode="External"/><Relationship Id="rId2449" Type="http://schemas.openxmlformats.org/officeDocument/2006/relationships/hyperlink" Target="../Docs/R1-2405576.zip" TargetMode="External"/><Relationship Id="rId2656" Type="http://schemas.openxmlformats.org/officeDocument/2006/relationships/hyperlink" Target="https://portal.3gpp.org/desktopmodules/WorkItem/WorkItemDetails.aspx?workitemId=940197" TargetMode="External"/><Relationship Id="rId628" Type="http://schemas.openxmlformats.org/officeDocument/2006/relationships/hyperlink" Target="../Docs/R1-2405261.zip" TargetMode="External"/><Relationship Id="rId835" Type="http://schemas.openxmlformats.org/officeDocument/2006/relationships/hyperlink" Target="../Docs/R1-2405390.zip" TargetMode="External"/><Relationship Id="rId1258" Type="http://schemas.openxmlformats.org/officeDocument/2006/relationships/hyperlink" Target="../Docs/R1-2405348.zip" TargetMode="External"/><Relationship Id="rId1465" Type="http://schemas.openxmlformats.org/officeDocument/2006/relationships/hyperlink" Target="../Docs/R1-2404890.zip" TargetMode="External"/><Relationship Id="rId1672" Type="http://schemas.openxmlformats.org/officeDocument/2006/relationships/hyperlink" Target="../Docs/R1-2405182.zip" TargetMode="External"/><Relationship Id="rId2309" Type="http://schemas.openxmlformats.org/officeDocument/2006/relationships/hyperlink" Target="../Docs/R1-2404202.zip" TargetMode="External"/><Relationship Id="rId2516" Type="http://schemas.openxmlformats.org/officeDocument/2006/relationships/hyperlink" Target="https://portal.3gpp.org/desktopmodules/Release/ReleaseDetails.aspx?releaseId=191" TargetMode="External"/><Relationship Id="rId2723" Type="http://schemas.openxmlformats.org/officeDocument/2006/relationships/hyperlink" Target="https://portal.3gpp.org/desktopmodules/WorkItem/WorkItemDetails.aspx?workitemId=981138" TargetMode="External"/><Relationship Id="rId1020" Type="http://schemas.openxmlformats.org/officeDocument/2006/relationships/hyperlink" Target="../Docs/R1-2405125.zip" TargetMode="External"/><Relationship Id="rId1118" Type="http://schemas.openxmlformats.org/officeDocument/2006/relationships/hyperlink" Target="../Docs/R1-2404106.zip" TargetMode="External"/><Relationship Id="rId1325" Type="http://schemas.openxmlformats.org/officeDocument/2006/relationships/hyperlink" Target="../Docs/R1-2404696.zip" TargetMode="External"/><Relationship Id="rId1532" Type="http://schemas.openxmlformats.org/officeDocument/2006/relationships/hyperlink" Target="../Docs/R1-2404431.zip" TargetMode="External"/><Relationship Id="rId1977" Type="http://schemas.openxmlformats.org/officeDocument/2006/relationships/hyperlink" Target="../Docs/R1-2405460.zip" TargetMode="External"/><Relationship Id="rId902" Type="http://schemas.openxmlformats.org/officeDocument/2006/relationships/hyperlink" Target="https://www.3gpp.org/ftp/TSG_RAN/TSG_RAN/TSGR_103/Docs/RP-240774.zip" TargetMode="External"/><Relationship Id="rId1837" Type="http://schemas.openxmlformats.org/officeDocument/2006/relationships/hyperlink" Target="../Docs/R1-2403942.zip" TargetMode="External"/><Relationship Id="rId31" Type="http://schemas.openxmlformats.org/officeDocument/2006/relationships/hyperlink" Target="../Docs/R1-2404851.zip" TargetMode="External"/><Relationship Id="rId2099" Type="http://schemas.openxmlformats.org/officeDocument/2006/relationships/hyperlink" Target="../Docs/R1-2404783.zip" TargetMode="External"/><Relationship Id="rId180" Type="http://schemas.openxmlformats.org/officeDocument/2006/relationships/hyperlink" Target="../Docs/R1-2405661.zip" TargetMode="External"/><Relationship Id="rId278" Type="http://schemas.openxmlformats.org/officeDocument/2006/relationships/hyperlink" Target="../Docs/R1-2405604.zip" TargetMode="External"/><Relationship Id="rId1904" Type="http://schemas.openxmlformats.org/officeDocument/2006/relationships/hyperlink" Target="../Docs/R1-2405341.zip" TargetMode="External"/><Relationship Id="rId485" Type="http://schemas.openxmlformats.org/officeDocument/2006/relationships/hyperlink" Target="../Docs/R1-2405137.zip" TargetMode="External"/><Relationship Id="rId692" Type="http://schemas.openxmlformats.org/officeDocument/2006/relationships/hyperlink" Target="../Docs/R1-2405404.zip" TargetMode="External"/><Relationship Id="rId2166" Type="http://schemas.openxmlformats.org/officeDocument/2006/relationships/hyperlink" Target="../Docs/R1-2404652.zip" TargetMode="External"/><Relationship Id="rId2373" Type="http://schemas.openxmlformats.org/officeDocument/2006/relationships/hyperlink" Target="../Docs/R1-2404044.zip" TargetMode="External"/><Relationship Id="rId2580" Type="http://schemas.openxmlformats.org/officeDocument/2006/relationships/hyperlink" Target="https://portal.3gpp.org/desktopmodules/Specifications/SpecificationDetails.aspx?specificationId=3215" TargetMode="External"/><Relationship Id="rId138" Type="http://schemas.openxmlformats.org/officeDocument/2006/relationships/hyperlink" Target="../Docs/R1-2405302.zip" TargetMode="External"/><Relationship Id="rId345" Type="http://schemas.openxmlformats.org/officeDocument/2006/relationships/hyperlink" Target="../Docs/R1-2405478.zip" TargetMode="External"/><Relationship Id="rId552" Type="http://schemas.openxmlformats.org/officeDocument/2006/relationships/hyperlink" Target="../Docs/R1-2405324.zip" TargetMode="External"/><Relationship Id="rId997" Type="http://schemas.openxmlformats.org/officeDocument/2006/relationships/hyperlink" Target="../Docs/R1-2404103.zip" TargetMode="External"/><Relationship Id="rId1182" Type="http://schemas.openxmlformats.org/officeDocument/2006/relationships/hyperlink" Target="../Docs/R1-2404971.zip" TargetMode="External"/><Relationship Id="rId2026" Type="http://schemas.openxmlformats.org/officeDocument/2006/relationships/hyperlink" Target="../Docs/R1-2404563.zip" TargetMode="External"/><Relationship Id="rId2233" Type="http://schemas.openxmlformats.org/officeDocument/2006/relationships/hyperlink" Target="../Docs/R1-2405444.zip" TargetMode="External"/><Relationship Id="rId2440" Type="http://schemas.openxmlformats.org/officeDocument/2006/relationships/hyperlink" Target="https://portal.3gpp.org/desktopmodules/WorkItem/WorkItemDetails.aspx?workitemId=940197" TargetMode="External"/><Relationship Id="rId2678" Type="http://schemas.openxmlformats.org/officeDocument/2006/relationships/hyperlink" Target="https://portal.3gpp.org/desktopmodules/Release/ReleaseDetails.aspx?releaseId=193" TargetMode="External"/><Relationship Id="rId205" Type="http://schemas.openxmlformats.org/officeDocument/2006/relationships/hyperlink" Target="../Docs/R1-2405650.zip" TargetMode="External"/><Relationship Id="rId412" Type="http://schemas.openxmlformats.org/officeDocument/2006/relationships/image" Target="media/image22.png"/><Relationship Id="rId857" Type="http://schemas.openxmlformats.org/officeDocument/2006/relationships/hyperlink" Target="../Docs/R1-2405728.zip" TargetMode="External"/><Relationship Id="rId1042" Type="http://schemas.openxmlformats.org/officeDocument/2006/relationships/hyperlink" Target="../Docs/R1-2404104.zip" TargetMode="External"/><Relationship Id="rId1487" Type="http://schemas.openxmlformats.org/officeDocument/2006/relationships/hyperlink" Target="../Docs/R1-2404118.zip" TargetMode="External"/><Relationship Id="rId1694" Type="http://schemas.openxmlformats.org/officeDocument/2006/relationships/hyperlink" Target="../Docs/R1-2405341.zip" TargetMode="External"/><Relationship Id="rId2300" Type="http://schemas.openxmlformats.org/officeDocument/2006/relationships/hyperlink" Target="../Docs/R1-2404916.zip" TargetMode="External"/><Relationship Id="rId2538" Type="http://schemas.openxmlformats.org/officeDocument/2006/relationships/hyperlink" Target="https://portal.3gpp.org/desktopmodules/WorkItem/WorkItemDetails.aspx?workitemId=940198" TargetMode="External"/><Relationship Id="rId2745" Type="http://schemas.openxmlformats.org/officeDocument/2006/relationships/hyperlink" Target="https://portal.3gpp.org/desktopmodules/WorkItem/WorkItemDetails.aspx?workitemId=981138" TargetMode="External"/><Relationship Id="rId717" Type="http://schemas.openxmlformats.org/officeDocument/2006/relationships/hyperlink" Target="../Docs/R1-2405351.zip" TargetMode="External"/><Relationship Id="rId924" Type="http://schemas.openxmlformats.org/officeDocument/2006/relationships/hyperlink" Target="../Docs/R1-2404601.zip" TargetMode="External"/><Relationship Id="rId1347" Type="http://schemas.openxmlformats.org/officeDocument/2006/relationships/hyperlink" Target="../Docs/R1-2403906.zip" TargetMode="External"/><Relationship Id="rId1554" Type="http://schemas.openxmlformats.org/officeDocument/2006/relationships/hyperlink" Target="../Docs/R1-2405274.zip" TargetMode="External"/><Relationship Id="rId1761" Type="http://schemas.openxmlformats.org/officeDocument/2006/relationships/hyperlink" Target="../Docs/R1-2405247.zip" TargetMode="External"/><Relationship Id="rId1999" Type="http://schemas.openxmlformats.org/officeDocument/2006/relationships/hyperlink" Target="../Docs/R1-2404626.zip" TargetMode="External"/><Relationship Id="rId2605" Type="http://schemas.openxmlformats.org/officeDocument/2006/relationships/hyperlink" Target="https://portal.3gpp.org/desktopmodules/WorkItem/WorkItemDetails.aspx?workitemId=940196" TargetMode="External"/><Relationship Id="rId2812" Type="http://schemas.openxmlformats.org/officeDocument/2006/relationships/hyperlink" Target="https://portal.3gpp.org/desktopmodules/WorkItem/WorkItemDetails.aspx?workitemId=940198" TargetMode="External"/><Relationship Id="rId53" Type="http://schemas.openxmlformats.org/officeDocument/2006/relationships/hyperlink" Target="../Docs/R1-2403830.zip" TargetMode="External"/><Relationship Id="rId1207" Type="http://schemas.openxmlformats.org/officeDocument/2006/relationships/hyperlink" Target="../Docs/R1-2404338.zip" TargetMode="External"/><Relationship Id="rId1414" Type="http://schemas.openxmlformats.org/officeDocument/2006/relationships/hyperlink" Target="../Docs/R1-2403841.zip" TargetMode="External"/><Relationship Id="rId1621" Type="http://schemas.openxmlformats.org/officeDocument/2006/relationships/hyperlink" Target="../Docs/R1-2404858.zip" TargetMode="External"/><Relationship Id="rId1859" Type="http://schemas.openxmlformats.org/officeDocument/2006/relationships/hyperlink" Target="../Docs/R1-2405363.zip" TargetMode="External"/><Relationship Id="rId1719" Type="http://schemas.openxmlformats.org/officeDocument/2006/relationships/hyperlink" Target="../Docs/R1-2404561.zip" TargetMode="External"/><Relationship Id="rId1926" Type="http://schemas.openxmlformats.org/officeDocument/2006/relationships/hyperlink" Target="../Docs/R1-2404224.zip" TargetMode="External"/><Relationship Id="rId2090" Type="http://schemas.openxmlformats.org/officeDocument/2006/relationships/hyperlink" Target="../Docs/R1-2404412.zip" TargetMode="External"/><Relationship Id="rId2188" Type="http://schemas.openxmlformats.org/officeDocument/2006/relationships/hyperlink" Target="../Docs/R1-2405646.zip" TargetMode="External"/><Relationship Id="rId2395" Type="http://schemas.openxmlformats.org/officeDocument/2006/relationships/header" Target="header1.xml"/><Relationship Id="rId367" Type="http://schemas.openxmlformats.org/officeDocument/2006/relationships/image" Target="media/image20.png"/><Relationship Id="rId574" Type="http://schemas.openxmlformats.org/officeDocument/2006/relationships/hyperlink" Target="../Docs/R1-2405691.zip" TargetMode="External"/><Relationship Id="rId2048" Type="http://schemas.openxmlformats.org/officeDocument/2006/relationships/hyperlink" Target="../Docs/R1-2405732.zip" TargetMode="External"/><Relationship Id="rId2255" Type="http://schemas.openxmlformats.org/officeDocument/2006/relationships/hyperlink" Target="../Docs/R1-2404667.zip" TargetMode="External"/><Relationship Id="rId227" Type="http://schemas.openxmlformats.org/officeDocument/2006/relationships/image" Target="media/image2.wmf"/><Relationship Id="rId781" Type="http://schemas.openxmlformats.org/officeDocument/2006/relationships/hyperlink" Target="../Docs/R1-2404831.zip" TargetMode="External"/><Relationship Id="rId879" Type="http://schemas.openxmlformats.org/officeDocument/2006/relationships/hyperlink" Target="../Docs/R1-2405028.zip" TargetMode="External"/><Relationship Id="rId2462" Type="http://schemas.openxmlformats.org/officeDocument/2006/relationships/hyperlink" Target="https://portal.3gpp.org/desktopmodules/Release/ReleaseDetails.aspx?releaseId=193" TargetMode="External"/><Relationship Id="rId2767" Type="http://schemas.openxmlformats.org/officeDocument/2006/relationships/hyperlink" Target="https://portal.3gpp.org/desktopmodules/WorkItem/WorkItemDetails.aspx?workitemId=981138" TargetMode="External"/><Relationship Id="rId434" Type="http://schemas.openxmlformats.org/officeDocument/2006/relationships/hyperlink" Target="../Docs/R1-2403610.zip" TargetMode="External"/><Relationship Id="rId641" Type="http://schemas.openxmlformats.org/officeDocument/2006/relationships/hyperlink" Target="../Docs/R1-2405066.zip" TargetMode="External"/><Relationship Id="rId739" Type="http://schemas.openxmlformats.org/officeDocument/2006/relationships/hyperlink" Target="../Docs/R1-2405315.zip" TargetMode="External"/><Relationship Id="rId1064" Type="http://schemas.openxmlformats.org/officeDocument/2006/relationships/hyperlink" Target="../Docs/R1-2405033.zip" TargetMode="External"/><Relationship Id="rId1271" Type="http://schemas.openxmlformats.org/officeDocument/2006/relationships/hyperlink" Target="../Docs/R1-2404281.zip" TargetMode="External"/><Relationship Id="rId1369" Type="http://schemas.openxmlformats.org/officeDocument/2006/relationships/hyperlink" Target="../Docs/R1-2405041.zip" TargetMode="External"/><Relationship Id="rId1576" Type="http://schemas.openxmlformats.org/officeDocument/2006/relationships/hyperlink" Target="../Docs/R1-2404778.zip" TargetMode="External"/><Relationship Id="rId2115" Type="http://schemas.openxmlformats.org/officeDocument/2006/relationships/hyperlink" Target="../Docs/R1-2404631.zip" TargetMode="External"/><Relationship Id="rId2322" Type="http://schemas.openxmlformats.org/officeDocument/2006/relationships/hyperlink" Target="../Docs/R1-2404438.zip" TargetMode="External"/><Relationship Id="rId501" Type="http://schemas.openxmlformats.org/officeDocument/2006/relationships/hyperlink" Target="../Docs/R1-2405531.zip" TargetMode="External"/><Relationship Id="rId946" Type="http://schemas.openxmlformats.org/officeDocument/2006/relationships/hyperlink" Target="../Docs/R1-2405428.zip" TargetMode="External"/><Relationship Id="rId1131" Type="http://schemas.openxmlformats.org/officeDocument/2006/relationships/hyperlink" Target="../Docs/R1-2404657.zip" TargetMode="External"/><Relationship Id="rId1229" Type="http://schemas.openxmlformats.org/officeDocument/2006/relationships/hyperlink" Target="../Docs/R1-2403984.zip" TargetMode="External"/><Relationship Id="rId1783" Type="http://schemas.openxmlformats.org/officeDocument/2006/relationships/hyperlink" Target="../Docs/R1-2404561.zip" TargetMode="External"/><Relationship Id="rId1990" Type="http://schemas.openxmlformats.org/officeDocument/2006/relationships/hyperlink" Target="../Docs/R1-2404334.zip" TargetMode="External"/><Relationship Id="rId2627" Type="http://schemas.openxmlformats.org/officeDocument/2006/relationships/hyperlink" Target="https://portal.3gpp.org/desktopmodules/Release/ReleaseDetails.aspx?releaseId=193" TargetMode="External"/><Relationship Id="rId2834" Type="http://schemas.openxmlformats.org/officeDocument/2006/relationships/hyperlink" Target="../Docs/R1-2405761.zip" TargetMode="External"/><Relationship Id="rId75" Type="http://schemas.openxmlformats.org/officeDocument/2006/relationships/hyperlink" Target="../Docs/R1-2405285.zip" TargetMode="External"/><Relationship Id="rId806" Type="http://schemas.openxmlformats.org/officeDocument/2006/relationships/hyperlink" Target="../Docs/R1-2405353.zip" TargetMode="External"/><Relationship Id="rId1436" Type="http://schemas.openxmlformats.org/officeDocument/2006/relationships/hyperlink" Target="../Docs/R1-2405077.zip" TargetMode="External"/><Relationship Id="rId1643" Type="http://schemas.openxmlformats.org/officeDocument/2006/relationships/hyperlink" Target="../Docs/R1-2404122.zip" TargetMode="External"/><Relationship Id="rId1850" Type="http://schemas.openxmlformats.org/officeDocument/2006/relationships/hyperlink" Target="../Docs/R1-2404408.zip" TargetMode="External"/><Relationship Id="rId1503" Type="http://schemas.openxmlformats.org/officeDocument/2006/relationships/hyperlink" Target="../Docs/R1-2404776.zip" TargetMode="External"/><Relationship Id="rId1710" Type="http://schemas.openxmlformats.org/officeDocument/2006/relationships/hyperlink" Target="../Docs/R1-2404859.zip" TargetMode="External"/><Relationship Id="rId1948" Type="http://schemas.openxmlformats.org/officeDocument/2006/relationships/hyperlink" Target="../Docs/R1-2404185.zip" TargetMode="External"/><Relationship Id="rId291" Type="http://schemas.openxmlformats.org/officeDocument/2006/relationships/hyperlink" Target="../Docs/R1-2404073.zip" TargetMode="External"/><Relationship Id="rId1808" Type="http://schemas.openxmlformats.org/officeDocument/2006/relationships/hyperlink" Target="../Docs/R1-2404561.zip" TargetMode="External"/><Relationship Id="rId151" Type="http://schemas.openxmlformats.org/officeDocument/2006/relationships/hyperlink" Target="../Docs/R1-2404700.zip" TargetMode="External"/><Relationship Id="rId389" Type="http://schemas.openxmlformats.org/officeDocument/2006/relationships/hyperlink" Target="../Docs/R1-2405618.zip" TargetMode="External"/><Relationship Id="rId596" Type="http://schemas.openxmlformats.org/officeDocument/2006/relationships/hyperlink" Target="../Docs/R1-2405701.zip" TargetMode="External"/><Relationship Id="rId2277" Type="http://schemas.openxmlformats.org/officeDocument/2006/relationships/hyperlink" Target="../Docs/R1-2403938.zip" TargetMode="External"/><Relationship Id="rId2484" Type="http://schemas.openxmlformats.org/officeDocument/2006/relationships/hyperlink" Target="https://portal.3gpp.org/desktopmodules/WorkItem/WorkItemDetails.aspx?workitemId=940196" TargetMode="External"/><Relationship Id="rId2691" Type="http://schemas.openxmlformats.org/officeDocument/2006/relationships/hyperlink" Target="../Docs/R1-2405761.zip" TargetMode="External"/><Relationship Id="rId249" Type="http://schemas.openxmlformats.org/officeDocument/2006/relationships/image" Target="media/image13.wmf"/><Relationship Id="rId456" Type="http://schemas.openxmlformats.org/officeDocument/2006/relationships/hyperlink" Target="../Docs/R1-2404147.zip" TargetMode="External"/><Relationship Id="rId663" Type="http://schemas.openxmlformats.org/officeDocument/2006/relationships/hyperlink" Target="../Docs/R1-2403837.zip" TargetMode="External"/><Relationship Id="rId870" Type="http://schemas.openxmlformats.org/officeDocument/2006/relationships/hyperlink" Target="../Docs/R1-2404006.zip" TargetMode="External"/><Relationship Id="rId1086" Type="http://schemas.openxmlformats.org/officeDocument/2006/relationships/hyperlink" Target="../Docs/R1-2404448.zip" TargetMode="External"/><Relationship Id="rId1293" Type="http://schemas.openxmlformats.org/officeDocument/2006/relationships/hyperlink" Target="../Docs/R1-2405199.zip" TargetMode="External"/><Relationship Id="rId2137" Type="http://schemas.openxmlformats.org/officeDocument/2006/relationships/hyperlink" Target="../Docs/R1-2404914.zip" TargetMode="External"/><Relationship Id="rId2344" Type="http://schemas.openxmlformats.org/officeDocument/2006/relationships/hyperlink" Target="../Docs/R1-2404263.zip" TargetMode="External"/><Relationship Id="rId2551" Type="http://schemas.openxmlformats.org/officeDocument/2006/relationships/hyperlink" Target="../Docs/R1-2405700.zip" TargetMode="External"/><Relationship Id="rId2789" Type="http://schemas.openxmlformats.org/officeDocument/2006/relationships/hyperlink" Target="https://portal.3gpp.org/desktopmodules/WorkItem/WorkItemDetails.aspx?workitemId=941112" TargetMode="External"/><Relationship Id="rId109" Type="http://schemas.openxmlformats.org/officeDocument/2006/relationships/hyperlink" Target="../Docs/R1-2404948.zip" TargetMode="External"/><Relationship Id="rId316" Type="http://schemas.openxmlformats.org/officeDocument/2006/relationships/hyperlink" Target="../Docs/R1-2405643.zip" TargetMode="External"/><Relationship Id="rId523" Type="http://schemas.openxmlformats.org/officeDocument/2006/relationships/hyperlink" Target="../Docs/R1-2405688.zip" TargetMode="External"/><Relationship Id="rId968" Type="http://schemas.openxmlformats.org/officeDocument/2006/relationships/hyperlink" Target="../Docs/R1-2404602.zip" TargetMode="External"/><Relationship Id="rId1153" Type="http://schemas.openxmlformats.org/officeDocument/2006/relationships/hyperlink" Target="../Docs/R1-2403847.zip" TargetMode="External"/><Relationship Id="rId1598" Type="http://schemas.openxmlformats.org/officeDocument/2006/relationships/hyperlink" Target="../Docs/R1-2403960.zip" TargetMode="External"/><Relationship Id="rId2204" Type="http://schemas.openxmlformats.org/officeDocument/2006/relationships/hyperlink" Target="../Docs/R1-2404514.zip" TargetMode="External"/><Relationship Id="rId2649" Type="http://schemas.openxmlformats.org/officeDocument/2006/relationships/hyperlink" Target="../Docs/R1-2405749.zip" TargetMode="External"/><Relationship Id="rId97" Type="http://schemas.openxmlformats.org/officeDocument/2006/relationships/hyperlink" Target="../Docs/R1-2404355.zip" TargetMode="External"/><Relationship Id="rId730" Type="http://schemas.openxmlformats.org/officeDocument/2006/relationships/hyperlink" Target="../Docs/R1-2403970.zip" TargetMode="External"/><Relationship Id="rId828" Type="http://schemas.openxmlformats.org/officeDocument/2006/relationships/hyperlink" Target="../Docs/R1-2405390.zip" TargetMode="External"/><Relationship Id="rId1013" Type="http://schemas.openxmlformats.org/officeDocument/2006/relationships/hyperlink" Target="../Docs/R1-2404744.zip" TargetMode="External"/><Relationship Id="rId1360" Type="http://schemas.openxmlformats.org/officeDocument/2006/relationships/hyperlink" Target="../Docs/R1-2404518.zip" TargetMode="External"/><Relationship Id="rId1458" Type="http://schemas.openxmlformats.org/officeDocument/2006/relationships/hyperlink" Target="../Docs/R1-2404556.zip" TargetMode="External"/><Relationship Id="rId1665" Type="http://schemas.openxmlformats.org/officeDocument/2006/relationships/hyperlink" Target="../Docs/R1-2405049.zip" TargetMode="External"/><Relationship Id="rId1872" Type="http://schemas.openxmlformats.org/officeDocument/2006/relationships/hyperlink" Target="../Docs/R1-2404859.zip" TargetMode="External"/><Relationship Id="rId2411" Type="http://schemas.openxmlformats.org/officeDocument/2006/relationships/hyperlink" Target="https://portal.3gpp.org/desktopmodules/Specifications/SpecificationDetails.aspx?specificationId=3216" TargetMode="External"/><Relationship Id="rId2509" Type="http://schemas.openxmlformats.org/officeDocument/2006/relationships/hyperlink" Target="https://portal.3gpp.org/desktopmodules/Specifications/SpecificationDetails.aspx?specificationId=3216" TargetMode="External"/><Relationship Id="rId2716" Type="http://schemas.openxmlformats.org/officeDocument/2006/relationships/hyperlink" Target="https://portal.3gpp.org/desktopmodules/Specifications/SpecificationDetails.aspx?specificationId=3213" TargetMode="External"/><Relationship Id="rId1220" Type="http://schemas.openxmlformats.org/officeDocument/2006/relationships/hyperlink" Target="../Docs/R1-2405119.zip" TargetMode="External"/><Relationship Id="rId1318" Type="http://schemas.openxmlformats.org/officeDocument/2006/relationships/hyperlink" Target="../Docs/R1-2404454.zip" TargetMode="External"/><Relationship Id="rId1525" Type="http://schemas.openxmlformats.org/officeDocument/2006/relationships/hyperlink" Target="../Docs/R1-2403967.zip" TargetMode="External"/><Relationship Id="rId1732" Type="http://schemas.openxmlformats.org/officeDocument/2006/relationships/hyperlink" Target="../Docs/R1-2405341.zip" TargetMode="External"/><Relationship Id="rId24" Type="http://schemas.openxmlformats.org/officeDocument/2006/relationships/hyperlink" Target="../Docs/R1-2404952.zip" TargetMode="External"/><Relationship Id="rId2299" Type="http://schemas.openxmlformats.org/officeDocument/2006/relationships/hyperlink" Target="../Docs/R1-2404861.zip" TargetMode="External"/><Relationship Id="rId173" Type="http://schemas.openxmlformats.org/officeDocument/2006/relationships/hyperlink" Target="../Docs/R1-2404075.zip" TargetMode="External"/><Relationship Id="rId380" Type="http://schemas.openxmlformats.org/officeDocument/2006/relationships/hyperlink" Target="../Docs/R1-2405345.zip" TargetMode="External"/><Relationship Id="rId2061" Type="http://schemas.openxmlformats.org/officeDocument/2006/relationships/hyperlink" Target="../Docs/R1-2404628.zip" TargetMode="External"/><Relationship Id="rId240" Type="http://schemas.openxmlformats.org/officeDocument/2006/relationships/oleObject" Target="embeddings/oleObject7.bin"/><Relationship Id="rId478" Type="http://schemas.openxmlformats.org/officeDocument/2006/relationships/hyperlink" Target="../Docs/R1-2405452.zip" TargetMode="External"/><Relationship Id="rId685" Type="http://schemas.openxmlformats.org/officeDocument/2006/relationships/hyperlink" Target="../Docs/R1-2405313.zip" TargetMode="External"/><Relationship Id="rId892" Type="http://schemas.openxmlformats.org/officeDocument/2006/relationships/hyperlink" Target="../Docs/R1-2404383.zip" TargetMode="External"/><Relationship Id="rId2159" Type="http://schemas.openxmlformats.org/officeDocument/2006/relationships/hyperlink" Target="../Docs/R1-2404417.zip" TargetMode="External"/><Relationship Id="rId2366" Type="http://schemas.openxmlformats.org/officeDocument/2006/relationships/hyperlink" Target="../Docs/R1-2405265.zip" TargetMode="External"/><Relationship Id="rId2573" Type="http://schemas.openxmlformats.org/officeDocument/2006/relationships/hyperlink" Target="https://portal.3gpp.org/desktopmodules/WorkItem/WorkItemDetails.aspx?workitemId=941106" TargetMode="External"/><Relationship Id="rId2780" Type="http://schemas.openxmlformats.org/officeDocument/2006/relationships/hyperlink" Target="https://portal.3gpp.org/desktopmodules/WorkItem/WorkItemDetails.aspx?workitemId=981138" TargetMode="External"/><Relationship Id="rId100" Type="http://schemas.openxmlformats.org/officeDocument/2006/relationships/hyperlink" Target="../Docs/R1-2404826.zip" TargetMode="External"/><Relationship Id="rId338" Type="http://schemas.openxmlformats.org/officeDocument/2006/relationships/hyperlink" Target="../Docs/R1-2405294.zip" TargetMode="External"/><Relationship Id="rId545" Type="http://schemas.openxmlformats.org/officeDocument/2006/relationships/hyperlink" Target="../Docs/R1-2404927.zip" TargetMode="External"/><Relationship Id="rId752" Type="http://schemas.openxmlformats.org/officeDocument/2006/relationships/hyperlink" Target="../Docs/R1-2405510.zip" TargetMode="External"/><Relationship Id="rId1175" Type="http://schemas.openxmlformats.org/officeDocument/2006/relationships/hyperlink" Target="../Docs/R1-2404588.zip" TargetMode="External"/><Relationship Id="rId1382" Type="http://schemas.openxmlformats.org/officeDocument/2006/relationships/hyperlink" Target="../Docs/R1-2405696.zip" TargetMode="External"/><Relationship Id="rId2019" Type="http://schemas.openxmlformats.org/officeDocument/2006/relationships/hyperlink" Target="../Docs/R1-2404186.zip" TargetMode="External"/><Relationship Id="rId2226" Type="http://schemas.openxmlformats.org/officeDocument/2006/relationships/hyperlink" Target="../Docs/R1-2404416.zip" TargetMode="External"/><Relationship Id="rId2433" Type="http://schemas.openxmlformats.org/officeDocument/2006/relationships/hyperlink" Target="../Docs/R1-2405544.zip" TargetMode="External"/><Relationship Id="rId2640" Type="http://schemas.openxmlformats.org/officeDocument/2006/relationships/hyperlink" Target="https://portal.3gpp.org/desktopmodules/Specifications/SpecificationDetails.aspx?specificationId=3216" TargetMode="External"/><Relationship Id="rId405" Type="http://schemas.openxmlformats.org/officeDocument/2006/relationships/hyperlink" Target="../Docs/R1-2405268.zip" TargetMode="External"/><Relationship Id="rId612" Type="http://schemas.openxmlformats.org/officeDocument/2006/relationships/hyperlink" Target="../Docs/R1-2403924.zip" TargetMode="External"/><Relationship Id="rId1035" Type="http://schemas.openxmlformats.org/officeDocument/2006/relationships/hyperlink" Target="../Docs/R1-2403897.zip" TargetMode="External"/><Relationship Id="rId1242" Type="http://schemas.openxmlformats.org/officeDocument/2006/relationships/hyperlink" Target="../Docs/R1-2404553.zip" TargetMode="External"/><Relationship Id="rId1687" Type="http://schemas.openxmlformats.org/officeDocument/2006/relationships/hyperlink" Target="../Docs/R1-2404507.zip" TargetMode="External"/><Relationship Id="rId1894" Type="http://schemas.openxmlformats.org/officeDocument/2006/relationships/hyperlink" Target="../Docs/R1-2405363.zip" TargetMode="External"/><Relationship Id="rId2500" Type="http://schemas.openxmlformats.org/officeDocument/2006/relationships/hyperlink" Target="https://portal.3gpp.org/desktopmodules/WorkItem/WorkItemDetails.aspx?workitemId=940196" TargetMode="External"/><Relationship Id="rId2738" Type="http://schemas.openxmlformats.org/officeDocument/2006/relationships/hyperlink" Target="https://portal.3gpp.org/desktopmodules/Release/ReleaseDetails.aspx?releaseId=193" TargetMode="External"/><Relationship Id="rId917" Type="http://schemas.openxmlformats.org/officeDocument/2006/relationships/hyperlink" Target="../Docs/R1-2404444.zip" TargetMode="External"/><Relationship Id="rId1102" Type="http://schemas.openxmlformats.org/officeDocument/2006/relationships/hyperlink" Target="../Docs/R1-2405147.zip" TargetMode="External"/><Relationship Id="rId1547" Type="http://schemas.openxmlformats.org/officeDocument/2006/relationships/hyperlink" Target="../Docs/R1-2404964.zip" TargetMode="External"/><Relationship Id="rId1754" Type="http://schemas.openxmlformats.org/officeDocument/2006/relationships/hyperlink" Target="../Docs/R1-2404859.zip" TargetMode="External"/><Relationship Id="rId1961" Type="http://schemas.openxmlformats.org/officeDocument/2006/relationships/hyperlink" Target="../Docs/R1-2404781.zip" TargetMode="External"/><Relationship Id="rId2805" Type="http://schemas.openxmlformats.org/officeDocument/2006/relationships/hyperlink" Target="../Docs/R1-2403839.zip" TargetMode="External"/><Relationship Id="rId46" Type="http://schemas.openxmlformats.org/officeDocument/2006/relationships/hyperlink" Target="../Docs/R1-2404983.zip" TargetMode="External"/><Relationship Id="rId1407" Type="http://schemas.openxmlformats.org/officeDocument/2006/relationships/hyperlink" Target="../Docs/R1-2405155.zip" TargetMode="External"/><Relationship Id="rId1614" Type="http://schemas.openxmlformats.org/officeDocument/2006/relationships/hyperlink" Target="../Docs/R1-2404689.zip" TargetMode="External"/><Relationship Id="rId1821" Type="http://schemas.openxmlformats.org/officeDocument/2006/relationships/hyperlink" Target="../Docs/R1-2404224.zip" TargetMode="External"/><Relationship Id="rId195" Type="http://schemas.openxmlformats.org/officeDocument/2006/relationships/hyperlink" Target="../Docs/R1-2405720.zip" TargetMode="External"/><Relationship Id="rId1919" Type="http://schemas.openxmlformats.org/officeDocument/2006/relationships/hyperlink" Target="../Docs/R1-2405363.zip" TargetMode="External"/><Relationship Id="rId2083" Type="http://schemas.openxmlformats.org/officeDocument/2006/relationships/hyperlink" Target="../Docs/R1-2404001.zip" TargetMode="External"/><Relationship Id="rId2290" Type="http://schemas.openxmlformats.org/officeDocument/2006/relationships/hyperlink" Target="../Docs/R1-2404390.zip" TargetMode="External"/><Relationship Id="rId2388" Type="http://schemas.openxmlformats.org/officeDocument/2006/relationships/hyperlink" Target="../Docs/R1-2404787.zip" TargetMode="External"/><Relationship Id="rId2595" Type="http://schemas.openxmlformats.org/officeDocument/2006/relationships/hyperlink" Target="https://portal.3gpp.org/desktopmodules/Release/ReleaseDetails.aspx?releaseId=193" TargetMode="External"/><Relationship Id="rId262" Type="http://schemas.openxmlformats.org/officeDocument/2006/relationships/oleObject" Target="embeddings/oleObject19.bin"/><Relationship Id="rId567" Type="http://schemas.openxmlformats.org/officeDocument/2006/relationships/image" Target="media/image32.wmf"/><Relationship Id="rId1197" Type="http://schemas.openxmlformats.org/officeDocument/2006/relationships/hyperlink" Target="../Docs/R1-2403848.zip" TargetMode="External"/><Relationship Id="rId2150" Type="http://schemas.openxmlformats.org/officeDocument/2006/relationships/hyperlink" Target="../Docs/R1-2403965.zip" TargetMode="External"/><Relationship Id="rId2248" Type="http://schemas.openxmlformats.org/officeDocument/2006/relationships/hyperlink" Target="../Docs/R1-2404389.zip" TargetMode="External"/><Relationship Id="rId122" Type="http://schemas.openxmlformats.org/officeDocument/2006/relationships/hyperlink" Target="../Docs/R1-2404753.zip" TargetMode="External"/><Relationship Id="rId774" Type="http://schemas.openxmlformats.org/officeDocument/2006/relationships/hyperlink" Target="../Docs/R1-2404641.zip" TargetMode="External"/><Relationship Id="rId981" Type="http://schemas.openxmlformats.org/officeDocument/2006/relationships/hyperlink" Target="../Docs/R1-2405277.zip" TargetMode="External"/><Relationship Id="rId1057" Type="http://schemas.openxmlformats.org/officeDocument/2006/relationships/hyperlink" Target="../Docs/R1-2404703.zip" TargetMode="External"/><Relationship Id="rId2010" Type="http://schemas.openxmlformats.org/officeDocument/2006/relationships/hyperlink" Target="../Docs/R1-2405743.zip" TargetMode="External"/><Relationship Id="rId2455" Type="http://schemas.openxmlformats.org/officeDocument/2006/relationships/hyperlink" Target="https://portal.3gpp.org/desktopmodules/Specifications/SpecificationDetails.aspx?specificationId=3216" TargetMode="External"/><Relationship Id="rId2662" Type="http://schemas.openxmlformats.org/officeDocument/2006/relationships/hyperlink" Target="https://portal.3gpp.org/desktopmodules/Release/ReleaseDetails.aspx?releaseId=191" TargetMode="External"/><Relationship Id="rId427" Type="http://schemas.openxmlformats.org/officeDocument/2006/relationships/hyperlink" Target="../Docs/R1-2404084.zip" TargetMode="External"/><Relationship Id="rId634" Type="http://schemas.openxmlformats.org/officeDocument/2006/relationships/hyperlink" Target="../Docs/R1-2403937.zip" TargetMode="External"/><Relationship Id="rId841" Type="http://schemas.openxmlformats.org/officeDocument/2006/relationships/hyperlink" Target="../Docs/R1-2405393.zip" TargetMode="External"/><Relationship Id="rId1264" Type="http://schemas.openxmlformats.org/officeDocument/2006/relationships/hyperlink" Target="../Docs/R1-2403934.zip" TargetMode="External"/><Relationship Id="rId1471" Type="http://schemas.openxmlformats.org/officeDocument/2006/relationships/hyperlink" Target="../Docs/R1-2405124.zip" TargetMode="External"/><Relationship Id="rId1569" Type="http://schemas.openxmlformats.org/officeDocument/2006/relationships/hyperlink" Target="../Docs/R1-2404289.zip" TargetMode="External"/><Relationship Id="rId2108" Type="http://schemas.openxmlformats.org/officeDocument/2006/relationships/hyperlink" Target="../Docs/R1-2405471.zip" TargetMode="External"/><Relationship Id="rId2315" Type="http://schemas.openxmlformats.org/officeDocument/2006/relationships/hyperlink" Target="../Docs/R1-2404133.zip" TargetMode="External"/><Relationship Id="rId2522" Type="http://schemas.openxmlformats.org/officeDocument/2006/relationships/hyperlink" Target="https://portal.3gpp.org/desktopmodules/WorkItem/WorkItemDetails.aspx?workitemId=800185" TargetMode="External"/><Relationship Id="rId701" Type="http://schemas.openxmlformats.org/officeDocument/2006/relationships/hyperlink" Target="../Docs/R1-2405321.zip" TargetMode="External"/><Relationship Id="rId939" Type="http://schemas.openxmlformats.org/officeDocument/2006/relationships/hyperlink" Target="../Docs/R1-2405121.zip" TargetMode="External"/><Relationship Id="rId1124" Type="http://schemas.openxmlformats.org/officeDocument/2006/relationships/hyperlink" Target="../Docs/R1-2404449.zip" TargetMode="External"/><Relationship Id="rId1331" Type="http://schemas.openxmlformats.org/officeDocument/2006/relationships/hyperlink" Target="../Docs/R1-2404866.zip" TargetMode="External"/><Relationship Id="rId1776" Type="http://schemas.openxmlformats.org/officeDocument/2006/relationships/hyperlink" Target="../Docs/R1-2405341.zip" TargetMode="External"/><Relationship Id="rId1983" Type="http://schemas.openxmlformats.org/officeDocument/2006/relationships/hyperlink" Target="../Docs/R1-2404334.zip" TargetMode="External"/><Relationship Id="rId2827" Type="http://schemas.openxmlformats.org/officeDocument/2006/relationships/hyperlink" Target="../Docs/R1-2405754.zip" TargetMode="External"/><Relationship Id="rId68" Type="http://schemas.openxmlformats.org/officeDocument/2006/relationships/hyperlink" Target="../Docs/R1-2404727.zip" TargetMode="External"/><Relationship Id="rId1429" Type="http://schemas.openxmlformats.org/officeDocument/2006/relationships/hyperlink" Target="../Docs/R1-2404619.zip" TargetMode="External"/><Relationship Id="rId1636" Type="http://schemas.openxmlformats.org/officeDocument/2006/relationships/hyperlink" Target="../Docs/R1-2405497.zip" TargetMode="External"/><Relationship Id="rId1843" Type="http://schemas.openxmlformats.org/officeDocument/2006/relationships/hyperlink" Target="../Docs/R1-2405595.zip" TargetMode="External"/><Relationship Id="rId1703" Type="http://schemas.openxmlformats.org/officeDocument/2006/relationships/hyperlink" Target="../Docs/R1-2405162.zip" TargetMode="External"/><Relationship Id="rId1910" Type="http://schemas.openxmlformats.org/officeDocument/2006/relationships/hyperlink" Target="../Docs/R1-2403979.zip" TargetMode="External"/><Relationship Id="rId284" Type="http://schemas.openxmlformats.org/officeDocument/2006/relationships/hyperlink" Target="../Docs/R1-2405190.zip" TargetMode="External"/><Relationship Id="rId491" Type="http://schemas.openxmlformats.org/officeDocument/2006/relationships/hyperlink" Target="../Docs/R1-2405608.zip" TargetMode="External"/><Relationship Id="rId2172" Type="http://schemas.openxmlformats.org/officeDocument/2006/relationships/hyperlink" Target="../Docs/R1-2405003.zip" TargetMode="External"/><Relationship Id="rId144" Type="http://schemas.openxmlformats.org/officeDocument/2006/relationships/hyperlink" Target="../Docs/R1-2404061.zip" TargetMode="External"/><Relationship Id="rId589" Type="http://schemas.openxmlformats.org/officeDocument/2006/relationships/hyperlink" Target="../Docs/R1-2405101.zip" TargetMode="External"/><Relationship Id="rId796" Type="http://schemas.openxmlformats.org/officeDocument/2006/relationships/hyperlink" Target="../Docs/R1-2404974.zip" TargetMode="External"/><Relationship Id="rId2477" Type="http://schemas.openxmlformats.org/officeDocument/2006/relationships/hyperlink" Target="../Docs/R1-2405624.zip" TargetMode="External"/><Relationship Id="rId2684" Type="http://schemas.openxmlformats.org/officeDocument/2006/relationships/hyperlink" Target="https://portal.3gpp.org/desktopmodules/Release/ReleaseDetails.aspx?releaseId=193" TargetMode="External"/><Relationship Id="rId351" Type="http://schemas.openxmlformats.org/officeDocument/2006/relationships/hyperlink" Target="../Docs/R1-2404158.zip" TargetMode="External"/><Relationship Id="rId449" Type="http://schemas.openxmlformats.org/officeDocument/2006/relationships/hyperlink" Target="../Docs/R1-2405705.zip" TargetMode="External"/><Relationship Id="rId656" Type="http://schemas.openxmlformats.org/officeDocument/2006/relationships/hyperlink" Target="../Docs/R1-2403829.zip" TargetMode="External"/><Relationship Id="rId863" Type="http://schemas.openxmlformats.org/officeDocument/2006/relationships/hyperlink" Target="../Docs/R1-2405567.zip" TargetMode="External"/><Relationship Id="rId1079" Type="http://schemas.openxmlformats.org/officeDocument/2006/relationships/hyperlink" Target="../Docs/R1-2403977.zip" TargetMode="External"/><Relationship Id="rId1286" Type="http://schemas.openxmlformats.org/officeDocument/2006/relationships/hyperlink" Target="../Docs/R1-2404865.zip" TargetMode="External"/><Relationship Id="rId1493" Type="http://schemas.openxmlformats.org/officeDocument/2006/relationships/hyperlink" Target="../Docs/R1-2404430.zip" TargetMode="External"/><Relationship Id="rId2032" Type="http://schemas.openxmlformats.org/officeDocument/2006/relationships/hyperlink" Target="../Docs/R1-2404760.zip" TargetMode="External"/><Relationship Id="rId2337" Type="http://schemas.openxmlformats.org/officeDocument/2006/relationships/hyperlink" Target="../Docs/R1-2405741.zip" TargetMode="External"/><Relationship Id="rId2544" Type="http://schemas.openxmlformats.org/officeDocument/2006/relationships/hyperlink" Target="https://portal.3gpp.org/desktopmodules/Release/ReleaseDetails.aspx?releaseId=193" TargetMode="External"/><Relationship Id="rId211" Type="http://schemas.openxmlformats.org/officeDocument/2006/relationships/hyperlink" Target="../Docs/R1-2405466.zip" TargetMode="External"/><Relationship Id="rId309" Type="http://schemas.openxmlformats.org/officeDocument/2006/relationships/hyperlink" Target="../Docs/R1-2405260.zip" TargetMode="External"/><Relationship Id="rId516" Type="http://schemas.openxmlformats.org/officeDocument/2006/relationships/hyperlink" Target="../Docs/R1-2404419.zip" TargetMode="External"/><Relationship Id="rId1146" Type="http://schemas.openxmlformats.org/officeDocument/2006/relationships/hyperlink" Target="../Docs/R1-2405258.zip" TargetMode="External"/><Relationship Id="rId1798" Type="http://schemas.openxmlformats.org/officeDocument/2006/relationships/hyperlink" Target="../Docs/R1-2405363.zip" TargetMode="External"/><Relationship Id="rId2751" Type="http://schemas.openxmlformats.org/officeDocument/2006/relationships/hyperlink" Target="../Docs/R1-2405719.zip" TargetMode="External"/><Relationship Id="rId723" Type="http://schemas.openxmlformats.org/officeDocument/2006/relationships/hyperlink" Target="../Docs/R1-2404989.zip" TargetMode="External"/><Relationship Id="rId930" Type="http://schemas.openxmlformats.org/officeDocument/2006/relationships/hyperlink" Target="../Docs/R1-2404766.zip" TargetMode="External"/><Relationship Id="rId1006" Type="http://schemas.openxmlformats.org/officeDocument/2006/relationships/hyperlink" Target="../Docs/R1-2404547.zip" TargetMode="External"/><Relationship Id="rId1353" Type="http://schemas.openxmlformats.org/officeDocument/2006/relationships/hyperlink" Target="../Docs/R1-2404114.zip" TargetMode="External"/><Relationship Id="rId1560" Type="http://schemas.openxmlformats.org/officeDocument/2006/relationships/hyperlink" Target="../Docs/R1-2403863.zip" TargetMode="External"/><Relationship Id="rId1658" Type="http://schemas.openxmlformats.org/officeDocument/2006/relationships/hyperlink" Target="../Docs/R1-2404780.zip" TargetMode="External"/><Relationship Id="rId1865" Type="http://schemas.openxmlformats.org/officeDocument/2006/relationships/hyperlink" Target="../Docs/R1-2404561.zip" TargetMode="External"/><Relationship Id="rId2404" Type="http://schemas.openxmlformats.org/officeDocument/2006/relationships/hyperlink" Target="https://portal.3gpp.org/desktopmodules/WorkItem/WorkItemDetails.aspx?workitemId=860140" TargetMode="External"/><Relationship Id="rId2611" Type="http://schemas.openxmlformats.org/officeDocument/2006/relationships/hyperlink" Target="https://portal.3gpp.org/desktopmodules/Release/ReleaseDetails.aspx?releaseId=193" TargetMode="External"/><Relationship Id="rId2709" Type="http://schemas.openxmlformats.org/officeDocument/2006/relationships/hyperlink" Target="https://portal.3gpp.org/desktopmodules/Specifications/SpecificationDetails.aspx?specificationId=3216" TargetMode="External"/><Relationship Id="rId1213" Type="http://schemas.openxmlformats.org/officeDocument/2006/relationships/hyperlink" Target="../Docs/R1-2404669.zip" TargetMode="External"/><Relationship Id="rId1420" Type="http://schemas.openxmlformats.org/officeDocument/2006/relationships/hyperlink" Target="../Docs/R1-2404116.zip" TargetMode="External"/><Relationship Id="rId1518" Type="http://schemas.openxmlformats.org/officeDocument/2006/relationships/hyperlink" Target="../Docs/R1-2405380.zip" TargetMode="External"/><Relationship Id="rId1725" Type="http://schemas.openxmlformats.org/officeDocument/2006/relationships/hyperlink" Target="../Docs/R1-2405162.zip" TargetMode="External"/><Relationship Id="rId1932" Type="http://schemas.openxmlformats.org/officeDocument/2006/relationships/hyperlink" Target="../Docs/R1-2404561.zip" TargetMode="External"/><Relationship Id="rId17" Type="http://schemas.openxmlformats.org/officeDocument/2006/relationships/hyperlink" Target="../Docs/R1-2404062.zip" TargetMode="External"/><Relationship Id="rId2194" Type="http://schemas.openxmlformats.org/officeDocument/2006/relationships/hyperlink" Target="../Docs/R1-2403925.zip" TargetMode="External"/><Relationship Id="rId166" Type="http://schemas.openxmlformats.org/officeDocument/2006/relationships/hyperlink" Target="../Docs/R1-2403839.zip" TargetMode="External"/><Relationship Id="rId373" Type="http://schemas.openxmlformats.org/officeDocument/2006/relationships/hyperlink" Target="../Docs/R1-2404680.zip" TargetMode="External"/><Relationship Id="rId580" Type="http://schemas.openxmlformats.org/officeDocument/2006/relationships/hyperlink" Target="../Docs/R1-2405195.zip" TargetMode="External"/><Relationship Id="rId2054" Type="http://schemas.openxmlformats.org/officeDocument/2006/relationships/hyperlink" Target="../Docs/R1-2404187.zip" TargetMode="External"/><Relationship Id="rId2261" Type="http://schemas.openxmlformats.org/officeDocument/2006/relationships/hyperlink" Target="../Docs/R1-2405012.zip" TargetMode="External"/><Relationship Id="rId2499" Type="http://schemas.openxmlformats.org/officeDocument/2006/relationships/hyperlink" Target="https://portal.3gpp.org/desktopmodules/Specifications/SpecificationDetails.aspx?specificationId=3216" TargetMode="External"/><Relationship Id="rId1" Type="http://schemas.microsoft.com/office/2006/relationships/keyMapCustomizations" Target="customizations.xml"/><Relationship Id="rId233" Type="http://schemas.openxmlformats.org/officeDocument/2006/relationships/image" Target="media/image5.wmf"/><Relationship Id="rId440" Type="http://schemas.openxmlformats.org/officeDocument/2006/relationships/hyperlink" Target="../Docs/R1-2404322.zip" TargetMode="External"/><Relationship Id="rId678" Type="http://schemas.openxmlformats.org/officeDocument/2006/relationships/hyperlink" Target="../Docs/R1-2404992.zip" TargetMode="External"/><Relationship Id="rId885" Type="http://schemas.openxmlformats.org/officeDocument/2006/relationships/hyperlink" Target="../Docs/R1-2405742.zip" TargetMode="External"/><Relationship Id="rId1070" Type="http://schemas.openxmlformats.org/officeDocument/2006/relationships/hyperlink" Target="../Docs/R1-2405414.zip" TargetMode="External"/><Relationship Id="rId2121" Type="http://schemas.openxmlformats.org/officeDocument/2006/relationships/hyperlink" Target="../Docs/R1-2404038.zip" TargetMode="External"/><Relationship Id="rId2359" Type="http://schemas.openxmlformats.org/officeDocument/2006/relationships/hyperlink" Target="../Docs/R1-2404863.zip" TargetMode="External"/><Relationship Id="rId2566" Type="http://schemas.openxmlformats.org/officeDocument/2006/relationships/hyperlink" Target="../Docs/R1-2405705.zip" TargetMode="External"/><Relationship Id="rId2773" Type="http://schemas.openxmlformats.org/officeDocument/2006/relationships/hyperlink" Target="https://portal.3gpp.org/desktopmodules/WorkItem/WorkItemDetails.aspx?workitemId=940197" TargetMode="External"/><Relationship Id="rId300" Type="http://schemas.openxmlformats.org/officeDocument/2006/relationships/hyperlink" Target="../Docs/R1-2405652.zip" TargetMode="External"/><Relationship Id="rId538" Type="http://schemas.openxmlformats.org/officeDocument/2006/relationships/hyperlink" Target="../Docs/R1-2404720.zip" TargetMode="External"/><Relationship Id="rId745" Type="http://schemas.openxmlformats.org/officeDocument/2006/relationships/hyperlink" Target="../Docs/R1-2401708.zip" TargetMode="External"/><Relationship Id="rId952" Type="http://schemas.openxmlformats.org/officeDocument/2006/relationships/hyperlink" Target="../Docs/R1-2403930.zip" TargetMode="External"/><Relationship Id="rId1168" Type="http://schemas.openxmlformats.org/officeDocument/2006/relationships/hyperlink" Target="../Docs/R1-2404278.zip" TargetMode="External"/><Relationship Id="rId1375" Type="http://schemas.openxmlformats.org/officeDocument/2006/relationships/hyperlink" Target="../Docs/R1-2405469.zip" TargetMode="External"/><Relationship Id="rId1582" Type="http://schemas.openxmlformats.org/officeDocument/2006/relationships/hyperlink" Target="../Docs/R1-2404965.zip" TargetMode="External"/><Relationship Id="rId2219" Type="http://schemas.openxmlformats.org/officeDocument/2006/relationships/hyperlink" Target="../Docs/R1-2403997.zip" TargetMode="External"/><Relationship Id="rId2426" Type="http://schemas.openxmlformats.org/officeDocument/2006/relationships/hyperlink" Target="https://portal.3gpp.org/desktopmodules/Release/ReleaseDetails.aspx?releaseId=193" TargetMode="External"/><Relationship Id="rId2633" Type="http://schemas.openxmlformats.org/officeDocument/2006/relationships/hyperlink" Target="https://portal.3gpp.org/desktopmodules/WorkItem/WorkItemDetails.aspx?workitemId=941106" TargetMode="External"/><Relationship Id="rId81" Type="http://schemas.openxmlformats.org/officeDocument/2006/relationships/hyperlink" Target="../Docs/R1-2404139.zip" TargetMode="External"/><Relationship Id="rId605" Type="http://schemas.openxmlformats.org/officeDocument/2006/relationships/hyperlink" Target="../Docs/R1-2405704.zip" TargetMode="External"/><Relationship Id="rId812" Type="http://schemas.openxmlformats.org/officeDocument/2006/relationships/hyperlink" Target="../Docs/R1-2405353.zip" TargetMode="External"/><Relationship Id="rId1028" Type="http://schemas.openxmlformats.org/officeDocument/2006/relationships/hyperlink" Target="../Docs/R1-2405492.zip" TargetMode="External"/><Relationship Id="rId1235" Type="http://schemas.openxmlformats.org/officeDocument/2006/relationships/hyperlink" Target="../Docs/R1-2404339.zip" TargetMode="External"/><Relationship Id="rId1442" Type="http://schemas.openxmlformats.org/officeDocument/2006/relationships/hyperlink" Target="../Docs/R1-2405433.zip" TargetMode="External"/><Relationship Id="rId1887" Type="http://schemas.openxmlformats.org/officeDocument/2006/relationships/hyperlink" Target="../Docs/R1-2404859.zip" TargetMode="External"/><Relationship Id="rId2840" Type="http://schemas.openxmlformats.org/officeDocument/2006/relationships/hyperlink" Target="../Docs/R1-2405603.zip" TargetMode="External"/><Relationship Id="rId1302" Type="http://schemas.openxmlformats.org/officeDocument/2006/relationships/hyperlink" Target="../Docs/R1-2403893.zip" TargetMode="External"/><Relationship Id="rId1747" Type="http://schemas.openxmlformats.org/officeDocument/2006/relationships/hyperlink" Target="../Docs/R1-2405341.zip" TargetMode="External"/><Relationship Id="rId1954" Type="http://schemas.openxmlformats.org/officeDocument/2006/relationships/hyperlink" Target="../Docs/R1-2404489.zip" TargetMode="External"/><Relationship Id="rId2700" Type="http://schemas.openxmlformats.org/officeDocument/2006/relationships/hyperlink" Target="https://portal.3gpp.org/desktopmodules/Specifications/SpecificationDetails.aspx?specificationId=3215" TargetMode="External"/><Relationship Id="rId39" Type="http://schemas.openxmlformats.org/officeDocument/2006/relationships/hyperlink" Target="../Docs/R1-2404051.zip" TargetMode="External"/><Relationship Id="rId1607" Type="http://schemas.openxmlformats.org/officeDocument/2006/relationships/hyperlink" Target="../Docs/R1-2404433.zip" TargetMode="External"/><Relationship Id="rId1814" Type="http://schemas.openxmlformats.org/officeDocument/2006/relationships/hyperlink" Target="../Docs/R1-2405341.zip" TargetMode="External"/><Relationship Id="rId188" Type="http://schemas.openxmlformats.org/officeDocument/2006/relationships/hyperlink" Target="../Docs/R1-2405317.zip" TargetMode="External"/><Relationship Id="rId395" Type="http://schemas.openxmlformats.org/officeDocument/2006/relationships/hyperlink" Target="../Docs/R1-2404099.zip" TargetMode="External"/><Relationship Id="rId2076" Type="http://schemas.openxmlformats.org/officeDocument/2006/relationships/hyperlink" Target="../Docs/R1-2405253.zip" TargetMode="External"/><Relationship Id="rId2283" Type="http://schemas.openxmlformats.org/officeDocument/2006/relationships/hyperlink" Target="../Docs/R1-2404194.zip" TargetMode="External"/><Relationship Id="rId2490" Type="http://schemas.openxmlformats.org/officeDocument/2006/relationships/hyperlink" Target="https://portal.3gpp.org/desktopmodules/Release/ReleaseDetails.aspx?releaseId=193" TargetMode="External"/><Relationship Id="rId2588" Type="http://schemas.openxmlformats.org/officeDocument/2006/relationships/hyperlink" Target="https://portal.3gpp.org/desktopmodules/Specifications/SpecificationDetails.aspx?specificationId=3215" TargetMode="External"/><Relationship Id="rId255" Type="http://schemas.openxmlformats.org/officeDocument/2006/relationships/image" Target="media/image16.wmf"/><Relationship Id="rId462" Type="http://schemas.openxmlformats.org/officeDocument/2006/relationships/hyperlink" Target="../Docs/R1-2404377.zip" TargetMode="External"/><Relationship Id="rId1092" Type="http://schemas.openxmlformats.org/officeDocument/2006/relationships/hyperlink" Target="../Docs/R1-2404656.zip" TargetMode="External"/><Relationship Id="rId1397" Type="http://schemas.openxmlformats.org/officeDocument/2006/relationships/hyperlink" Target="../Docs/R1-2404500.zip" TargetMode="External"/><Relationship Id="rId2143" Type="http://schemas.openxmlformats.org/officeDocument/2006/relationships/hyperlink" Target="../Docs/R1-2405115.zip" TargetMode="External"/><Relationship Id="rId2350" Type="http://schemas.openxmlformats.org/officeDocument/2006/relationships/hyperlink" Target="../Docs/R1-2404418.zip" TargetMode="External"/><Relationship Id="rId2795" Type="http://schemas.openxmlformats.org/officeDocument/2006/relationships/hyperlink" Target="https://portal.3gpp.org/desktopmodules/WorkItem/WorkItemDetails.aspx?workitemId=1020068" TargetMode="External"/><Relationship Id="rId115" Type="http://schemas.openxmlformats.org/officeDocument/2006/relationships/hyperlink" Target="../Docs/R1-2404145.zip" TargetMode="External"/><Relationship Id="rId322" Type="http://schemas.openxmlformats.org/officeDocument/2006/relationships/hyperlink" Target="../Docs/R1-2405338.zip" TargetMode="External"/><Relationship Id="rId767" Type="http://schemas.openxmlformats.org/officeDocument/2006/relationships/hyperlink" Target="../Docs/R1-2404152.zip" TargetMode="External"/><Relationship Id="rId974" Type="http://schemas.openxmlformats.org/officeDocument/2006/relationships/hyperlink" Target="../Docs/R1-2404878.zip" TargetMode="External"/><Relationship Id="rId2003" Type="http://schemas.openxmlformats.org/officeDocument/2006/relationships/hyperlink" Target="../Docs/R1-2403980.zip" TargetMode="External"/><Relationship Id="rId2210" Type="http://schemas.openxmlformats.org/officeDocument/2006/relationships/hyperlink" Target="../Docs/R1-2405361.zip" TargetMode="External"/><Relationship Id="rId2448" Type="http://schemas.openxmlformats.org/officeDocument/2006/relationships/hyperlink" Target="https://portal.3gpp.org/desktopmodules/WorkItem/WorkItemDetails.aspx?workitemId=860140" TargetMode="External"/><Relationship Id="rId2655" Type="http://schemas.openxmlformats.org/officeDocument/2006/relationships/hyperlink" Target="https://portal.3gpp.org/desktopmodules/Specifications/SpecificationDetails.aspx?specificationId=3213" TargetMode="External"/><Relationship Id="rId627" Type="http://schemas.openxmlformats.org/officeDocument/2006/relationships/hyperlink" Target="../Docs/R1-2405706.zip" TargetMode="External"/><Relationship Id="rId834" Type="http://schemas.openxmlformats.org/officeDocument/2006/relationships/hyperlink" Target="../Docs/R1-2405536.zip" TargetMode="External"/><Relationship Id="rId1257" Type="http://schemas.openxmlformats.org/officeDocument/2006/relationships/hyperlink" Target="../Docs/R1-2405347.zip" TargetMode="External"/><Relationship Id="rId1464" Type="http://schemas.openxmlformats.org/officeDocument/2006/relationships/hyperlink" Target="../Docs/R1-2404870.zip" TargetMode="External"/><Relationship Id="rId1671" Type="http://schemas.openxmlformats.org/officeDocument/2006/relationships/hyperlink" Target="../Docs/R1-2405177.zip" TargetMode="External"/><Relationship Id="rId2308" Type="http://schemas.openxmlformats.org/officeDocument/2006/relationships/hyperlink" Target="../Docs/R1-2405263.zip" TargetMode="External"/><Relationship Id="rId2515" Type="http://schemas.openxmlformats.org/officeDocument/2006/relationships/hyperlink" Target="../Docs/R1-2405660.zip" TargetMode="External"/><Relationship Id="rId2722" Type="http://schemas.openxmlformats.org/officeDocument/2006/relationships/hyperlink" Target="https://portal.3gpp.org/desktopmodules/Release/ReleaseDetails.aspx?releaseId=193" TargetMode="External"/><Relationship Id="rId901" Type="http://schemas.openxmlformats.org/officeDocument/2006/relationships/hyperlink" Target="../Docs/R1-2405602.zip" TargetMode="External"/><Relationship Id="rId1117" Type="http://schemas.openxmlformats.org/officeDocument/2006/relationships/hyperlink" Target="../Docs/R1-2404019.zip" TargetMode="External"/><Relationship Id="rId1324" Type="http://schemas.openxmlformats.org/officeDocument/2006/relationships/hyperlink" Target="../Docs/R1-2404678.zip" TargetMode="External"/><Relationship Id="rId1531" Type="http://schemas.openxmlformats.org/officeDocument/2006/relationships/hyperlink" Target="../Docs/R1-2404405.zip" TargetMode="External"/><Relationship Id="rId1769" Type="http://schemas.openxmlformats.org/officeDocument/2006/relationships/hyperlink" Target="../Docs/R1-2405363.zip" TargetMode="External"/><Relationship Id="rId1976" Type="http://schemas.openxmlformats.org/officeDocument/2006/relationships/hyperlink" Target="../Docs/R1-2405459.zip" TargetMode="External"/><Relationship Id="rId30" Type="http://schemas.openxmlformats.org/officeDocument/2006/relationships/hyperlink" Target="../Docs/R1-2404788.zip" TargetMode="External"/><Relationship Id="rId1629" Type="http://schemas.openxmlformats.org/officeDocument/2006/relationships/hyperlink" Target="../Docs/R1-2405127.zip" TargetMode="External"/><Relationship Id="rId1836" Type="http://schemas.openxmlformats.org/officeDocument/2006/relationships/hyperlink" Target="../Docs/R1-2405363.zip" TargetMode="External"/><Relationship Id="rId1903" Type="http://schemas.openxmlformats.org/officeDocument/2006/relationships/hyperlink" Target="../Docs/R1-2404561.zip" TargetMode="External"/><Relationship Id="rId2098" Type="http://schemas.openxmlformats.org/officeDocument/2006/relationships/hyperlink" Target="../Docs/R1-2404762.zip" TargetMode="External"/><Relationship Id="rId277" Type="http://schemas.openxmlformats.org/officeDocument/2006/relationships/hyperlink" Target="../Docs/R1-2405399.zip" TargetMode="External"/><Relationship Id="rId484" Type="http://schemas.openxmlformats.org/officeDocument/2006/relationships/hyperlink" Target="../Docs/R1-2404855.zip" TargetMode="External"/><Relationship Id="rId2165" Type="http://schemas.openxmlformats.org/officeDocument/2006/relationships/hyperlink" Target="../Docs/R1-2404570.zip" TargetMode="External"/><Relationship Id="rId137" Type="http://schemas.openxmlformats.org/officeDocument/2006/relationships/hyperlink" Target="../Docs/R1-2405331.zip" TargetMode="External"/><Relationship Id="rId344" Type="http://schemas.openxmlformats.org/officeDocument/2006/relationships/hyperlink" Target="../Docs/R1-2405625.zip" TargetMode="External"/><Relationship Id="rId691" Type="http://schemas.openxmlformats.org/officeDocument/2006/relationships/hyperlink" Target="../Docs/R1-2405403.zip" TargetMode="External"/><Relationship Id="rId789" Type="http://schemas.openxmlformats.org/officeDocument/2006/relationships/hyperlink" Target="../Docs/R1-2404839.zip" TargetMode="External"/><Relationship Id="rId996" Type="http://schemas.openxmlformats.org/officeDocument/2006/relationships/hyperlink" Target="../Docs/R1-2404053.zip" TargetMode="External"/><Relationship Id="rId2025" Type="http://schemas.openxmlformats.org/officeDocument/2006/relationships/hyperlink" Target="../Docs/R1-2404509.zip" TargetMode="External"/><Relationship Id="rId2372" Type="http://schemas.openxmlformats.org/officeDocument/2006/relationships/hyperlink" Target="../Docs/R1-2403941.zip" TargetMode="External"/><Relationship Id="rId2677" Type="http://schemas.openxmlformats.org/officeDocument/2006/relationships/hyperlink" Target="../Docs/R1-2405757.zip" TargetMode="External"/><Relationship Id="rId551" Type="http://schemas.openxmlformats.org/officeDocument/2006/relationships/hyperlink" Target="../Docs/R1-2405307.zip" TargetMode="External"/><Relationship Id="rId649" Type="http://schemas.openxmlformats.org/officeDocument/2006/relationships/hyperlink" Target="../Docs/R1-2403790.zip" TargetMode="External"/><Relationship Id="rId856" Type="http://schemas.openxmlformats.org/officeDocument/2006/relationships/hyperlink" Target="../Docs/R1-2405368.zip" TargetMode="External"/><Relationship Id="rId1181" Type="http://schemas.openxmlformats.org/officeDocument/2006/relationships/hyperlink" Target="../Docs/R1-2404923.zip" TargetMode="External"/><Relationship Id="rId1279" Type="http://schemas.openxmlformats.org/officeDocument/2006/relationships/hyperlink" Target="../Docs/R1-2404591.zip" TargetMode="External"/><Relationship Id="rId1486" Type="http://schemas.openxmlformats.org/officeDocument/2006/relationships/hyperlink" Target="../Docs/R1-2404029.zip" TargetMode="External"/><Relationship Id="rId2232" Type="http://schemas.openxmlformats.org/officeDocument/2006/relationships/hyperlink" Target="../Docs/R1-2405443.zip" TargetMode="External"/><Relationship Id="rId2537" Type="http://schemas.openxmlformats.org/officeDocument/2006/relationships/hyperlink" Target="https://portal.3gpp.org/desktopmodules/Specifications/SpecificationDetails.aspx?specificationId=3215" TargetMode="External"/><Relationship Id="rId204" Type="http://schemas.openxmlformats.org/officeDocument/2006/relationships/hyperlink" Target="../Docs/R1-2405551.zip" TargetMode="External"/><Relationship Id="rId411" Type="http://schemas.openxmlformats.org/officeDocument/2006/relationships/hyperlink" Target="../Docs/R1-2404090.zip" TargetMode="External"/><Relationship Id="rId509" Type="http://schemas.openxmlformats.org/officeDocument/2006/relationships/hyperlink" Target="../Docs/R1-2405689.zip" TargetMode="External"/><Relationship Id="rId1041" Type="http://schemas.openxmlformats.org/officeDocument/2006/relationships/hyperlink" Target="../Docs/R1-2404054.zip" TargetMode="External"/><Relationship Id="rId1139" Type="http://schemas.openxmlformats.org/officeDocument/2006/relationships/hyperlink" Target="../Docs/R1-2405035.zip" TargetMode="External"/><Relationship Id="rId1346" Type="http://schemas.openxmlformats.org/officeDocument/2006/relationships/hyperlink" Target="../Docs/R1-2403894.zip" TargetMode="External"/><Relationship Id="rId1693" Type="http://schemas.openxmlformats.org/officeDocument/2006/relationships/hyperlink" Target="../Docs/R1-2404408.zip" TargetMode="External"/><Relationship Id="rId1998" Type="http://schemas.openxmlformats.org/officeDocument/2006/relationships/hyperlink" Target="../Docs/R1-2404464.zip" TargetMode="External"/><Relationship Id="rId2744" Type="http://schemas.openxmlformats.org/officeDocument/2006/relationships/hyperlink" Target="https://portal.3gpp.org/desktopmodules/Release/ReleaseDetails.aspx?releaseId=193" TargetMode="External"/><Relationship Id="rId716" Type="http://schemas.openxmlformats.org/officeDocument/2006/relationships/hyperlink" Target="../Docs/R1-2404992.zip" TargetMode="External"/><Relationship Id="rId923" Type="http://schemas.openxmlformats.org/officeDocument/2006/relationships/hyperlink" Target="../Docs/R1-2404582.zip" TargetMode="External"/><Relationship Id="rId1553" Type="http://schemas.openxmlformats.org/officeDocument/2006/relationships/hyperlink" Target="../Docs/R1-2405244.zip" TargetMode="External"/><Relationship Id="rId1760" Type="http://schemas.openxmlformats.org/officeDocument/2006/relationships/hyperlink" Target="../Docs/R1-2403979.zip" TargetMode="External"/><Relationship Id="rId1858" Type="http://schemas.openxmlformats.org/officeDocument/2006/relationships/hyperlink" Target="../Docs/R1-2404625.zip" TargetMode="External"/><Relationship Id="rId2604" Type="http://schemas.openxmlformats.org/officeDocument/2006/relationships/hyperlink" Target="https://portal.3gpp.org/desktopmodules/Specifications/SpecificationDetails.aspx?specificationId=3216" TargetMode="External"/><Relationship Id="rId2811" Type="http://schemas.openxmlformats.org/officeDocument/2006/relationships/hyperlink" Target="https://portal.3gpp.org/desktopmodules/Release/ReleaseDetails.aspx?releaseId=193" TargetMode="External"/><Relationship Id="rId52" Type="http://schemas.openxmlformats.org/officeDocument/2006/relationships/hyperlink" Target="../Docs/R1-2404979.zip" TargetMode="External"/><Relationship Id="rId1206" Type="http://schemas.openxmlformats.org/officeDocument/2006/relationships/hyperlink" Target="../Docs/R1-2404279.zip" TargetMode="External"/><Relationship Id="rId1413" Type="http://schemas.openxmlformats.org/officeDocument/2006/relationships/hyperlink" Target="../Docs/R1-2405745.zip" TargetMode="External"/><Relationship Id="rId1620" Type="http://schemas.openxmlformats.org/officeDocument/2006/relationships/hyperlink" Target="../Docs/R1-2404819.zip" TargetMode="External"/><Relationship Id="rId1718" Type="http://schemas.openxmlformats.org/officeDocument/2006/relationships/hyperlink" Target="../Docs/R1-2404859.zip" TargetMode="External"/><Relationship Id="rId1925" Type="http://schemas.openxmlformats.org/officeDocument/2006/relationships/hyperlink" Target="../Docs/R1-2404463.zip" TargetMode="External"/><Relationship Id="rId299" Type="http://schemas.openxmlformats.org/officeDocument/2006/relationships/hyperlink" Target="../Docs/R1-2405640.zip" TargetMode="External"/><Relationship Id="rId2187" Type="http://schemas.openxmlformats.org/officeDocument/2006/relationships/hyperlink" Target="../Docs/R1-2405646.zip" TargetMode="External"/><Relationship Id="rId2394" Type="http://schemas.openxmlformats.org/officeDocument/2006/relationships/hyperlink" Target="../Docs/R1-2405494.zip" TargetMode="External"/><Relationship Id="rId159" Type="http://schemas.openxmlformats.org/officeDocument/2006/relationships/hyperlink" Target="../Docs/R1-2401943.zip" TargetMode="External"/><Relationship Id="rId366" Type="http://schemas.openxmlformats.org/officeDocument/2006/relationships/hyperlink" Target="../Docs/R1-2405628.zip" TargetMode="External"/><Relationship Id="rId573" Type="http://schemas.openxmlformats.org/officeDocument/2006/relationships/hyperlink" Target="../Docs/R1-2405669.zip" TargetMode="External"/><Relationship Id="rId780" Type="http://schemas.openxmlformats.org/officeDocument/2006/relationships/hyperlink" Target="../Docs/R1-2404663.zip" TargetMode="External"/><Relationship Id="rId2047" Type="http://schemas.openxmlformats.org/officeDocument/2006/relationships/hyperlink" Target="../Docs/R1-2405708.zip" TargetMode="External"/><Relationship Id="rId2254" Type="http://schemas.openxmlformats.org/officeDocument/2006/relationships/hyperlink" Target="../Docs/R1-2404606.zip" TargetMode="External"/><Relationship Id="rId2461" Type="http://schemas.openxmlformats.org/officeDocument/2006/relationships/hyperlink" Target="../Docs/R1-2405606.zip" TargetMode="External"/><Relationship Id="rId2699" Type="http://schemas.openxmlformats.org/officeDocument/2006/relationships/hyperlink" Target="https://portal.3gpp.org/desktopmodules/Release/ReleaseDetails.aspx?releaseId=193" TargetMode="External"/><Relationship Id="rId226" Type="http://schemas.openxmlformats.org/officeDocument/2006/relationships/hyperlink" Target="../Docs/R1-2405603.zip" TargetMode="External"/><Relationship Id="rId433" Type="http://schemas.openxmlformats.org/officeDocument/2006/relationships/hyperlink" Target="../Docs/R1-2403611.zip" TargetMode="External"/><Relationship Id="rId878" Type="http://schemas.openxmlformats.org/officeDocument/2006/relationships/hyperlink" Target="../Docs/R1-2404857.zip" TargetMode="External"/><Relationship Id="rId1063" Type="http://schemas.openxmlformats.org/officeDocument/2006/relationships/hyperlink" Target="../Docs/R1-2405016.zip" TargetMode="External"/><Relationship Id="rId1270" Type="http://schemas.openxmlformats.org/officeDocument/2006/relationships/hyperlink" Target="../Docs/R1-2404174.zip" TargetMode="External"/><Relationship Id="rId2114" Type="http://schemas.openxmlformats.org/officeDocument/2006/relationships/hyperlink" Target="../Docs/R1-2404630.zip" TargetMode="External"/><Relationship Id="rId2559" Type="http://schemas.openxmlformats.org/officeDocument/2006/relationships/hyperlink" Target="https://portal.3gpp.org/desktopmodules/Specifications/SpecificationDetails.aspx?specificationId=3214" TargetMode="External"/><Relationship Id="rId2766" Type="http://schemas.openxmlformats.org/officeDocument/2006/relationships/hyperlink" Target="https://portal.3gpp.org/desktopmodules/Release/ReleaseDetails.aspx?releaseId=193" TargetMode="External"/><Relationship Id="rId640" Type="http://schemas.openxmlformats.org/officeDocument/2006/relationships/hyperlink" Target="../Docs/R1-2405024.zip" TargetMode="External"/><Relationship Id="rId738" Type="http://schemas.openxmlformats.org/officeDocument/2006/relationships/hyperlink" Target="../Docs/R1-2405289.zip" TargetMode="External"/><Relationship Id="rId945" Type="http://schemas.openxmlformats.org/officeDocument/2006/relationships/hyperlink" Target="../Docs/R1-2405427.zip" TargetMode="External"/><Relationship Id="rId1368" Type="http://schemas.openxmlformats.org/officeDocument/2006/relationships/hyperlink" Target="../Docs/R1-2404935.zip" TargetMode="External"/><Relationship Id="rId1575" Type="http://schemas.openxmlformats.org/officeDocument/2006/relationships/hyperlink" Target="../Docs/R1-2404623.zip" TargetMode="External"/><Relationship Id="rId1782" Type="http://schemas.openxmlformats.org/officeDocument/2006/relationships/hyperlink" Target="../Docs/R1-2405341.zip" TargetMode="External"/><Relationship Id="rId2321" Type="http://schemas.openxmlformats.org/officeDocument/2006/relationships/hyperlink" Target="../Docs/R1-2404391.zip" TargetMode="External"/><Relationship Id="rId2419" Type="http://schemas.openxmlformats.org/officeDocument/2006/relationships/hyperlink" Target="https://portal.3gpp.org/desktopmodules/Specifications/SpecificationDetails.aspx?specificationId=3216" TargetMode="External"/><Relationship Id="rId2626" Type="http://schemas.openxmlformats.org/officeDocument/2006/relationships/hyperlink" Target="../Docs/R1-2405739.zip" TargetMode="External"/><Relationship Id="rId2833" Type="http://schemas.openxmlformats.org/officeDocument/2006/relationships/hyperlink" Target="../Docs/R1-2405749.zip" TargetMode="External"/><Relationship Id="rId74" Type="http://schemas.openxmlformats.org/officeDocument/2006/relationships/hyperlink" Target="../Docs/R1-2405135.zip" TargetMode="External"/><Relationship Id="rId500" Type="http://schemas.openxmlformats.org/officeDocument/2006/relationships/hyperlink" Target="../Docs/R1-2405523.zip" TargetMode="External"/><Relationship Id="rId805" Type="http://schemas.openxmlformats.org/officeDocument/2006/relationships/hyperlink" Target="../Docs/R1-2405353.zip" TargetMode="External"/><Relationship Id="rId1130" Type="http://schemas.openxmlformats.org/officeDocument/2006/relationships/hyperlink" Target="../Docs/R1-2404611.zip" TargetMode="External"/><Relationship Id="rId1228" Type="http://schemas.openxmlformats.org/officeDocument/2006/relationships/hyperlink" Target="../Docs/R1-2403947.zip" TargetMode="External"/><Relationship Id="rId1435" Type="http://schemas.openxmlformats.org/officeDocument/2006/relationships/hyperlink" Target="../Docs/R1-2405043.zip" TargetMode="External"/><Relationship Id="rId1642" Type="http://schemas.openxmlformats.org/officeDocument/2006/relationships/hyperlink" Target="../Docs/R1-2404033.zip" TargetMode="External"/><Relationship Id="rId1947" Type="http://schemas.openxmlformats.org/officeDocument/2006/relationships/hyperlink" Target="../Docs/R1-2404123.zip" TargetMode="External"/><Relationship Id="rId1502" Type="http://schemas.openxmlformats.org/officeDocument/2006/relationships/hyperlink" Target="../Docs/R1-2404734.zip" TargetMode="External"/><Relationship Id="rId1807" Type="http://schemas.openxmlformats.org/officeDocument/2006/relationships/hyperlink" Target="../Docs/R1-2405341.zip" TargetMode="External"/><Relationship Id="rId290" Type="http://schemas.openxmlformats.org/officeDocument/2006/relationships/hyperlink" Target="../Docs/R1-2404073.zip" TargetMode="External"/><Relationship Id="rId388" Type="http://schemas.openxmlformats.org/officeDocument/2006/relationships/hyperlink" Target="../Docs/R1-2405295.zip" TargetMode="External"/><Relationship Id="rId2069" Type="http://schemas.openxmlformats.org/officeDocument/2006/relationships/hyperlink" Target="../Docs/R1-2404943.zip" TargetMode="External"/><Relationship Id="rId150" Type="http://schemas.openxmlformats.org/officeDocument/2006/relationships/hyperlink" Target="../Docs/R1-2404699.zip" TargetMode="External"/><Relationship Id="rId595" Type="http://schemas.openxmlformats.org/officeDocument/2006/relationships/hyperlink" Target="../Docs/R1-2405633.zip" TargetMode="External"/><Relationship Id="rId2276" Type="http://schemas.openxmlformats.org/officeDocument/2006/relationships/hyperlink" Target="../Docs/R1-2405421.zip" TargetMode="External"/><Relationship Id="rId2483" Type="http://schemas.openxmlformats.org/officeDocument/2006/relationships/hyperlink" Target="https://portal.3gpp.org/desktopmodules/Specifications/SpecificationDetails.aspx?specificationId=3216" TargetMode="External"/><Relationship Id="rId2690" Type="http://schemas.openxmlformats.org/officeDocument/2006/relationships/hyperlink" Target="https://portal.3gpp.org/desktopmodules/WorkItem/WorkItemDetails.aspx?workitemId=940196" TargetMode="External"/><Relationship Id="rId248" Type="http://schemas.openxmlformats.org/officeDocument/2006/relationships/oleObject" Target="embeddings/oleObject11.bin"/><Relationship Id="rId455" Type="http://schemas.openxmlformats.org/officeDocument/2006/relationships/hyperlink" Target="../Docs/R1-2404089.zip" TargetMode="External"/><Relationship Id="rId662" Type="http://schemas.openxmlformats.org/officeDocument/2006/relationships/hyperlink" Target="../Docs/R1-2405582.zip" TargetMode="External"/><Relationship Id="rId1085" Type="http://schemas.openxmlformats.org/officeDocument/2006/relationships/hyperlink" Target="../Docs/R1-2404388.zip" TargetMode="External"/><Relationship Id="rId1292" Type="http://schemas.openxmlformats.org/officeDocument/2006/relationships/hyperlink" Target="../Docs/R1-2405152.zip" TargetMode="External"/><Relationship Id="rId2136" Type="http://schemas.openxmlformats.org/officeDocument/2006/relationships/hyperlink" Target="../Docs/R1-2404875.zip" TargetMode="External"/><Relationship Id="rId2343" Type="http://schemas.openxmlformats.org/officeDocument/2006/relationships/hyperlink" Target="../Docs/R1-2404216.zip" TargetMode="External"/><Relationship Id="rId2550" Type="http://schemas.openxmlformats.org/officeDocument/2006/relationships/hyperlink" Target="https://portal.3gpp.org/desktopmodules/WorkItem/WorkItemDetails.aspx?workitemId=940198" TargetMode="External"/><Relationship Id="rId2788" Type="http://schemas.openxmlformats.org/officeDocument/2006/relationships/hyperlink" Target="https://portal.3gpp.org/desktopmodules/Release/ReleaseDetails.aspx?releaseId=193" TargetMode="External"/><Relationship Id="rId108" Type="http://schemas.openxmlformats.org/officeDocument/2006/relationships/hyperlink" Target="../Docs/R1-2404811.zip" TargetMode="External"/><Relationship Id="rId315" Type="http://schemas.openxmlformats.org/officeDocument/2006/relationships/hyperlink" Target="../Docs/R1-2405642.zip" TargetMode="External"/><Relationship Id="rId522" Type="http://schemas.openxmlformats.org/officeDocument/2006/relationships/hyperlink" Target="../Docs/R1-2405407.zip" TargetMode="External"/><Relationship Id="rId967" Type="http://schemas.openxmlformats.org/officeDocument/2006/relationships/hyperlink" Target="../Docs/R1-2404583.zip" TargetMode="External"/><Relationship Id="rId1152" Type="http://schemas.openxmlformats.org/officeDocument/2006/relationships/hyperlink" Target="../Docs/R1-2405638.zip" TargetMode="External"/><Relationship Id="rId1597" Type="http://schemas.openxmlformats.org/officeDocument/2006/relationships/hyperlink" Target="../Docs/R1-2403896.zip" TargetMode="External"/><Relationship Id="rId2203" Type="http://schemas.openxmlformats.org/officeDocument/2006/relationships/hyperlink" Target="../Docs/R1-2404415.zip" TargetMode="External"/><Relationship Id="rId2410" Type="http://schemas.openxmlformats.org/officeDocument/2006/relationships/hyperlink" Target="https://portal.3gpp.org/desktopmodules/Release/ReleaseDetails.aspx?releaseId=193" TargetMode="External"/><Relationship Id="rId2648" Type="http://schemas.openxmlformats.org/officeDocument/2006/relationships/hyperlink" Target="https://portal.3gpp.org/desktopmodules/WorkItem/WorkItemDetails.aspx?workitemId=940197" TargetMode="External"/><Relationship Id="rId96" Type="http://schemas.openxmlformats.org/officeDocument/2006/relationships/hyperlink" Target="../Docs/R1-2404354.zip" TargetMode="External"/><Relationship Id="rId827" Type="http://schemas.openxmlformats.org/officeDocument/2006/relationships/hyperlink" Target="../Docs/R1-2405355.zip" TargetMode="External"/><Relationship Id="rId1012" Type="http://schemas.openxmlformats.org/officeDocument/2006/relationships/hyperlink" Target="../Docs/R1-2404702.zip" TargetMode="External"/><Relationship Id="rId1457" Type="http://schemas.openxmlformats.org/officeDocument/2006/relationships/hyperlink" Target="../Docs/R1-2404502.zip" TargetMode="External"/><Relationship Id="rId1664" Type="http://schemas.openxmlformats.org/officeDocument/2006/relationships/hyperlink" Target="../Docs/R1-2404895.zip" TargetMode="External"/><Relationship Id="rId1871" Type="http://schemas.openxmlformats.org/officeDocument/2006/relationships/hyperlink" Target="../Docs/R1-2405341.zip" TargetMode="External"/><Relationship Id="rId2508" Type="http://schemas.openxmlformats.org/officeDocument/2006/relationships/hyperlink" Target="https://portal.3gpp.org/desktopmodules/Release/ReleaseDetails.aspx?releaseId=192" TargetMode="External"/><Relationship Id="rId2715" Type="http://schemas.openxmlformats.org/officeDocument/2006/relationships/hyperlink" Target="https://portal.3gpp.org/desktopmodules/Release/ReleaseDetails.aspx?releaseId=193" TargetMode="External"/><Relationship Id="rId1317" Type="http://schemas.openxmlformats.org/officeDocument/2006/relationships/hyperlink" Target="../Docs/R1-2404426.zip" TargetMode="External"/><Relationship Id="rId1524" Type="http://schemas.openxmlformats.org/officeDocument/2006/relationships/hyperlink" Target="../Docs/R1-2403956.zip" TargetMode="External"/><Relationship Id="rId1731" Type="http://schemas.openxmlformats.org/officeDocument/2006/relationships/hyperlink" Target="../Docs/R1-2403979.zip" TargetMode="External"/><Relationship Id="rId1969" Type="http://schemas.openxmlformats.org/officeDocument/2006/relationships/hyperlink" Target="../Docs/R1-2405086.zip" TargetMode="External"/><Relationship Id="rId23" Type="http://schemas.openxmlformats.org/officeDocument/2006/relationships/hyperlink" Target="../Docs/R1-2403831.zip" TargetMode="External"/><Relationship Id="rId1829" Type="http://schemas.openxmlformats.org/officeDocument/2006/relationships/hyperlink" Target="../Docs/R1-2405363.zip" TargetMode="External"/><Relationship Id="rId2298" Type="http://schemas.openxmlformats.org/officeDocument/2006/relationships/hyperlink" Target="../Docs/R1-2404789.zip" TargetMode="External"/><Relationship Id="rId172" Type="http://schemas.openxmlformats.org/officeDocument/2006/relationships/hyperlink" Target="../Docs/R1-2404074.zip" TargetMode="External"/><Relationship Id="rId477" Type="http://schemas.openxmlformats.org/officeDocument/2006/relationships/hyperlink" Target="../Docs/R1-2405451.zip" TargetMode="External"/><Relationship Id="rId684" Type="http://schemas.openxmlformats.org/officeDocument/2006/relationships/hyperlink" Target="../Docs/R1-2405001.zip" TargetMode="External"/><Relationship Id="rId2060" Type="http://schemas.openxmlformats.org/officeDocument/2006/relationships/hyperlink" Target="../Docs/R1-2404564.zip" TargetMode="External"/><Relationship Id="rId2158" Type="http://schemas.openxmlformats.org/officeDocument/2006/relationships/hyperlink" Target="../Docs/R1-2404414.zip" TargetMode="External"/><Relationship Id="rId2365" Type="http://schemas.openxmlformats.org/officeDocument/2006/relationships/hyperlink" Target="../Docs/R1-2405227.zip" TargetMode="External"/><Relationship Id="rId337" Type="http://schemas.openxmlformats.org/officeDocument/2006/relationships/hyperlink" Target="../Docs/R1-2405293.zip" TargetMode="External"/><Relationship Id="rId891" Type="http://schemas.openxmlformats.org/officeDocument/2006/relationships/hyperlink" Target="../Docs/R1-2404271.zip" TargetMode="External"/><Relationship Id="rId989" Type="http://schemas.openxmlformats.org/officeDocument/2006/relationships/hyperlink" Target="../Docs/R1-2405577.zip" TargetMode="External"/><Relationship Id="rId2018" Type="http://schemas.openxmlformats.org/officeDocument/2006/relationships/hyperlink" Target="../Docs/R1-2404124.zip" TargetMode="External"/><Relationship Id="rId2572" Type="http://schemas.openxmlformats.org/officeDocument/2006/relationships/hyperlink" Target="https://portal.3gpp.org/desktopmodules/Specifications/SpecificationDetails.aspx?specificationId=3215" TargetMode="External"/><Relationship Id="rId544" Type="http://schemas.openxmlformats.org/officeDocument/2006/relationships/hyperlink" Target="../Docs/R1-2404751.zip" TargetMode="External"/><Relationship Id="rId751" Type="http://schemas.openxmlformats.org/officeDocument/2006/relationships/hyperlink" Target="../Docs/R1-2405509.zip" TargetMode="External"/><Relationship Id="rId849" Type="http://schemas.openxmlformats.org/officeDocument/2006/relationships/hyperlink" Target="../Docs/R1-2405526.zip" TargetMode="External"/><Relationship Id="rId1174" Type="http://schemas.openxmlformats.org/officeDocument/2006/relationships/hyperlink" Target="../Docs/R1-2404575.zip" TargetMode="External"/><Relationship Id="rId1381" Type="http://schemas.openxmlformats.org/officeDocument/2006/relationships/hyperlink" Target="../Docs/R1-2405696.zip" TargetMode="External"/><Relationship Id="rId1479" Type="http://schemas.openxmlformats.org/officeDocument/2006/relationships/hyperlink" Target="../Docs/R1-2405440.zip" TargetMode="External"/><Relationship Id="rId1686" Type="http://schemas.openxmlformats.org/officeDocument/2006/relationships/hyperlink" Target="../Docs/R1-2404859.zip" TargetMode="External"/><Relationship Id="rId2225" Type="http://schemas.openxmlformats.org/officeDocument/2006/relationships/hyperlink" Target="../Docs/R1-2404340.zip" TargetMode="External"/><Relationship Id="rId2432" Type="http://schemas.openxmlformats.org/officeDocument/2006/relationships/hyperlink" Target="https://portal.3gpp.org/desktopmodules/WorkItem/WorkItemDetails.aspx?workitemId=940197" TargetMode="External"/><Relationship Id="rId404" Type="http://schemas.openxmlformats.org/officeDocument/2006/relationships/hyperlink" Target="../Docs/R1-2404823.zip" TargetMode="External"/><Relationship Id="rId611" Type="http://schemas.openxmlformats.org/officeDocument/2006/relationships/hyperlink" Target="../Docs/R1-2403923.zip" TargetMode="External"/><Relationship Id="rId1034" Type="http://schemas.openxmlformats.org/officeDocument/2006/relationships/hyperlink" Target="../Docs/R1-2403867.zip" TargetMode="External"/><Relationship Id="rId1241" Type="http://schemas.openxmlformats.org/officeDocument/2006/relationships/hyperlink" Target="../Docs/R1-2404532.zip" TargetMode="External"/><Relationship Id="rId1339" Type="http://schemas.openxmlformats.org/officeDocument/2006/relationships/hyperlink" Target="../Docs/R1-2405281.zip" TargetMode="External"/><Relationship Id="rId1893" Type="http://schemas.openxmlformats.org/officeDocument/2006/relationships/hyperlink" Target="../Docs/R1-2405341.zip" TargetMode="External"/><Relationship Id="rId2737" Type="http://schemas.openxmlformats.org/officeDocument/2006/relationships/hyperlink" Target="../Docs/R1-2405569.zip" TargetMode="External"/><Relationship Id="rId709" Type="http://schemas.openxmlformats.org/officeDocument/2006/relationships/hyperlink" Target="../Docs/R1-2405500.zip" TargetMode="External"/><Relationship Id="rId916" Type="http://schemas.openxmlformats.org/officeDocument/2006/relationships/hyperlink" Target="../Docs/R1-2404421.zip" TargetMode="External"/><Relationship Id="rId1101" Type="http://schemas.openxmlformats.org/officeDocument/2006/relationships/hyperlink" Target="../Docs/R1-2405034.zip" TargetMode="External"/><Relationship Id="rId1546" Type="http://schemas.openxmlformats.org/officeDocument/2006/relationships/hyperlink" Target="../Docs/R1-2404937.zip" TargetMode="External"/><Relationship Id="rId1753" Type="http://schemas.openxmlformats.org/officeDocument/2006/relationships/hyperlink" Target="../Docs/R1-2403942.zip" TargetMode="External"/><Relationship Id="rId1960" Type="http://schemas.openxmlformats.org/officeDocument/2006/relationships/hyperlink" Target="../Docs/R1-2404759.zip" TargetMode="External"/><Relationship Id="rId2804" Type="http://schemas.openxmlformats.org/officeDocument/2006/relationships/hyperlink" Target="https://portal.3gpp.org/desktopmodules/WorkItem/WorkItemDetails.aspx?workitemId=940198" TargetMode="External"/><Relationship Id="rId45" Type="http://schemas.openxmlformats.org/officeDocument/2006/relationships/hyperlink" Target="../Docs/R1-2404982.zip" TargetMode="External"/><Relationship Id="rId1406" Type="http://schemas.openxmlformats.org/officeDocument/2006/relationships/hyperlink" Target="../Docs/R1-2405076.zip" TargetMode="External"/><Relationship Id="rId1613" Type="http://schemas.openxmlformats.org/officeDocument/2006/relationships/hyperlink" Target="../Docs/R1-2404648.zip" TargetMode="External"/><Relationship Id="rId1820" Type="http://schemas.openxmlformats.org/officeDocument/2006/relationships/hyperlink" Target="../Docs/R1-2405341.zip" TargetMode="External"/><Relationship Id="rId194" Type="http://schemas.openxmlformats.org/officeDocument/2006/relationships/hyperlink" Target="../Docs/R1-2405579.zip" TargetMode="External"/><Relationship Id="rId1918" Type="http://schemas.openxmlformats.org/officeDocument/2006/relationships/hyperlink" Target="../Docs/R1-2404033.zip" TargetMode="External"/><Relationship Id="rId2082" Type="http://schemas.openxmlformats.org/officeDocument/2006/relationships/hyperlink" Target="../Docs/R1-2403950.zip" TargetMode="External"/><Relationship Id="rId261" Type="http://schemas.openxmlformats.org/officeDocument/2006/relationships/oleObject" Target="embeddings/oleObject18.bin"/><Relationship Id="rId499" Type="http://schemas.openxmlformats.org/officeDocument/2006/relationships/hyperlink" Target="../Docs/R1-2404946.zip" TargetMode="External"/><Relationship Id="rId2387" Type="http://schemas.openxmlformats.org/officeDocument/2006/relationships/hyperlink" Target="../Docs/R1-2404742.zip" TargetMode="External"/><Relationship Id="rId2594" Type="http://schemas.openxmlformats.org/officeDocument/2006/relationships/hyperlink" Target="../Docs/R1-2405715.zip" TargetMode="External"/><Relationship Id="rId359" Type="http://schemas.openxmlformats.org/officeDocument/2006/relationships/hyperlink" Target="../Docs/R1-2404673.zip" TargetMode="External"/><Relationship Id="rId566" Type="http://schemas.openxmlformats.org/officeDocument/2006/relationships/hyperlink" Target="../Docs/R1-2405668.zip" TargetMode="External"/><Relationship Id="rId773" Type="http://schemas.openxmlformats.org/officeDocument/2006/relationships/hyperlink" Target="../Docs/R1-2404640.zip" TargetMode="External"/><Relationship Id="rId1196" Type="http://schemas.openxmlformats.org/officeDocument/2006/relationships/hyperlink" Target="../Docs/R1-2405486.zip" TargetMode="External"/><Relationship Id="rId2247" Type="http://schemas.openxmlformats.org/officeDocument/2006/relationships/hyperlink" Target="../Docs/R1-2404346.zip" TargetMode="External"/><Relationship Id="rId2454" Type="http://schemas.openxmlformats.org/officeDocument/2006/relationships/hyperlink" Target="https://portal.3gpp.org/desktopmodules/Release/ReleaseDetails.aspx?releaseId=193" TargetMode="External"/><Relationship Id="rId121" Type="http://schemas.openxmlformats.org/officeDocument/2006/relationships/hyperlink" Target="../Docs/R1-2404677.zip" TargetMode="External"/><Relationship Id="rId219" Type="http://schemas.openxmlformats.org/officeDocument/2006/relationships/hyperlink" Target="../Docs/R1-2404065.zip" TargetMode="External"/><Relationship Id="rId426" Type="http://schemas.openxmlformats.org/officeDocument/2006/relationships/hyperlink" Target="../Docs/R1-2404081.zip" TargetMode="External"/><Relationship Id="rId633" Type="http://schemas.openxmlformats.org/officeDocument/2006/relationships/hyperlink" Target="../Docs/R1-2405397.zip" TargetMode="External"/><Relationship Id="rId980" Type="http://schemas.openxmlformats.org/officeDocument/2006/relationships/hyperlink" Target="../Docs/R1-2405235.zip" TargetMode="External"/><Relationship Id="rId1056" Type="http://schemas.openxmlformats.org/officeDocument/2006/relationships/hyperlink" Target="../Docs/R1-2404685.zip" TargetMode="External"/><Relationship Id="rId1263" Type="http://schemas.openxmlformats.org/officeDocument/2006/relationships/hyperlink" Target="../Docs/R1-2403911.zip" TargetMode="External"/><Relationship Id="rId2107" Type="http://schemas.openxmlformats.org/officeDocument/2006/relationships/hyperlink" Target="../Docs/R1-2405166.zip" TargetMode="External"/><Relationship Id="rId2314" Type="http://schemas.openxmlformats.org/officeDocument/2006/relationships/hyperlink" Target="../Docs/R1-2404042.zip" TargetMode="External"/><Relationship Id="rId2661" Type="http://schemas.openxmlformats.org/officeDocument/2006/relationships/hyperlink" Target="../Docs/R1-2405752.zip" TargetMode="External"/><Relationship Id="rId2759" Type="http://schemas.openxmlformats.org/officeDocument/2006/relationships/hyperlink" Target="https://portal.3gpp.org/desktopmodules/WorkItem/WorkItemDetails.aspx?workitemId=940104" TargetMode="External"/><Relationship Id="rId840" Type="http://schemas.openxmlformats.org/officeDocument/2006/relationships/hyperlink" Target="../Docs/R1-2405391.zip" TargetMode="External"/><Relationship Id="rId938" Type="http://schemas.openxmlformats.org/officeDocument/2006/relationships/hyperlink" Target="../Docs/R1-2405096.zip" TargetMode="External"/><Relationship Id="rId1470" Type="http://schemas.openxmlformats.org/officeDocument/2006/relationships/hyperlink" Target="../Docs/R1-2405078.zip" TargetMode="External"/><Relationship Id="rId1568" Type="http://schemas.openxmlformats.org/officeDocument/2006/relationships/hyperlink" Target="../Docs/R1-2404221.zip" TargetMode="External"/><Relationship Id="rId1775" Type="http://schemas.openxmlformats.org/officeDocument/2006/relationships/hyperlink" Target="../Docs/R1-2403942.zip" TargetMode="External"/><Relationship Id="rId2521" Type="http://schemas.openxmlformats.org/officeDocument/2006/relationships/hyperlink" Target="https://portal.3gpp.org/desktopmodules/Specifications/SpecificationDetails.aspx?specificationId=3216" TargetMode="External"/><Relationship Id="rId2619" Type="http://schemas.openxmlformats.org/officeDocument/2006/relationships/hyperlink" Target="https://portal.3gpp.org/desktopmodules/Release/ReleaseDetails.aspx?releaseId=193" TargetMode="External"/><Relationship Id="rId2826" Type="http://schemas.openxmlformats.org/officeDocument/2006/relationships/hyperlink" Target="../Docs/R1-2405767.zip" TargetMode="External"/><Relationship Id="rId67" Type="http://schemas.openxmlformats.org/officeDocument/2006/relationships/hyperlink" Target="../Docs/R1-2404649.zip" TargetMode="External"/><Relationship Id="rId700" Type="http://schemas.openxmlformats.org/officeDocument/2006/relationships/hyperlink" Target="../Docs/R1-2404052.zip" TargetMode="External"/><Relationship Id="rId1123" Type="http://schemas.openxmlformats.org/officeDocument/2006/relationships/hyperlink" Target="../Docs/R1-2404394.zip" TargetMode="External"/><Relationship Id="rId1330" Type="http://schemas.openxmlformats.org/officeDocument/2006/relationships/hyperlink" Target="../Docs/R1-2404817.zip" TargetMode="External"/><Relationship Id="rId1428" Type="http://schemas.openxmlformats.org/officeDocument/2006/relationships/hyperlink" Target="../Docs/R1-2404555.zip" TargetMode="External"/><Relationship Id="rId1635" Type="http://schemas.openxmlformats.org/officeDocument/2006/relationships/hyperlink" Target="../Docs/R1-2405496.zip" TargetMode="External"/><Relationship Id="rId1982" Type="http://schemas.openxmlformats.org/officeDocument/2006/relationships/hyperlink" Target="../Docs/R1-2404185.zip" TargetMode="External"/><Relationship Id="rId1842" Type="http://schemas.openxmlformats.org/officeDocument/2006/relationships/hyperlink" Target="../Docs/R1-2403942.zip" TargetMode="External"/><Relationship Id="rId1702" Type="http://schemas.openxmlformats.org/officeDocument/2006/relationships/hyperlink" Target="../Docs/R1-2404625.zip" TargetMode="External"/><Relationship Id="rId283" Type="http://schemas.openxmlformats.org/officeDocument/2006/relationships/hyperlink" Target="../Docs/R1-2405189.zip" TargetMode="External"/><Relationship Id="rId490" Type="http://schemas.openxmlformats.org/officeDocument/2006/relationships/hyperlink" Target="../Docs/R1-2405408.zip" TargetMode="External"/><Relationship Id="rId2171" Type="http://schemas.openxmlformats.org/officeDocument/2006/relationships/hyperlink" Target="../Docs/R1-2404926.zip" TargetMode="External"/><Relationship Id="rId143" Type="http://schemas.openxmlformats.org/officeDocument/2006/relationships/hyperlink" Target="../Docs/R1-2404060.zip" TargetMode="External"/><Relationship Id="rId350" Type="http://schemas.openxmlformats.org/officeDocument/2006/relationships/hyperlink" Target="../Docs/R1-2404097.zip" TargetMode="External"/><Relationship Id="rId588" Type="http://schemas.openxmlformats.org/officeDocument/2006/relationships/hyperlink" Target="../Docs/R1-2405100.zip" TargetMode="External"/><Relationship Id="rId795" Type="http://schemas.openxmlformats.org/officeDocument/2006/relationships/hyperlink" Target="../Docs/R1-2404944.zip" TargetMode="External"/><Relationship Id="rId2031" Type="http://schemas.openxmlformats.org/officeDocument/2006/relationships/hyperlink" Target="../Docs/R1-2404705.zip" TargetMode="External"/><Relationship Id="rId2269" Type="http://schemas.openxmlformats.org/officeDocument/2006/relationships/hyperlink" Target="../Docs/R1-2405667.zip" TargetMode="External"/><Relationship Id="rId2476" Type="http://schemas.openxmlformats.org/officeDocument/2006/relationships/hyperlink" Target="https://portal.3gpp.org/desktopmodules/WorkItem/WorkItemDetails.aspx?workitemId=940196" TargetMode="External"/><Relationship Id="rId2683" Type="http://schemas.openxmlformats.org/officeDocument/2006/relationships/hyperlink" Target="../Docs/R1-2405759.zip" TargetMode="External"/><Relationship Id="rId9" Type="http://schemas.openxmlformats.org/officeDocument/2006/relationships/image" Target="media/image1.png"/><Relationship Id="rId210" Type="http://schemas.openxmlformats.org/officeDocument/2006/relationships/hyperlink" Target="../Docs/R1-2405270.zip" TargetMode="External"/><Relationship Id="rId448" Type="http://schemas.openxmlformats.org/officeDocument/2006/relationships/hyperlink" Target="../Docs/R1-2405483.zip" TargetMode="External"/><Relationship Id="rId655" Type="http://schemas.openxmlformats.org/officeDocument/2006/relationships/hyperlink" Target="../Docs/R1-2405740.zip" TargetMode="External"/><Relationship Id="rId862" Type="http://schemas.openxmlformats.org/officeDocument/2006/relationships/hyperlink" Target="../Docs/R1-2405566.zip" TargetMode="External"/><Relationship Id="rId1078" Type="http://schemas.openxmlformats.org/officeDocument/2006/relationships/hyperlink" Target="../Docs/R1-2403933.zip" TargetMode="External"/><Relationship Id="rId1285" Type="http://schemas.openxmlformats.org/officeDocument/2006/relationships/hyperlink" Target="../Docs/R1-2404816.zip" TargetMode="External"/><Relationship Id="rId1492" Type="http://schemas.openxmlformats.org/officeDocument/2006/relationships/hyperlink" Target="../Docs/R1-2404404.zip" TargetMode="External"/><Relationship Id="rId2129" Type="http://schemas.openxmlformats.org/officeDocument/2006/relationships/hyperlink" Target="../Docs/R1-2404512.zip" TargetMode="External"/><Relationship Id="rId2336" Type="http://schemas.openxmlformats.org/officeDocument/2006/relationships/hyperlink" Target="../Docs/R1-2405517.zip" TargetMode="External"/><Relationship Id="rId2543" Type="http://schemas.openxmlformats.org/officeDocument/2006/relationships/hyperlink" Target="../Docs/R1-2405675.zip" TargetMode="External"/><Relationship Id="rId2750" Type="http://schemas.openxmlformats.org/officeDocument/2006/relationships/hyperlink" Target="https://portal.3gpp.org/desktopmodules/WorkItem/WorkItemDetails.aspx?workitemId=940198" TargetMode="External"/><Relationship Id="rId308" Type="http://schemas.openxmlformats.org/officeDocument/2006/relationships/hyperlink" Target="../Docs/R1-2405654.zip" TargetMode="External"/><Relationship Id="rId515" Type="http://schemas.openxmlformats.org/officeDocument/2006/relationships/hyperlink" Target="../Docs/R1-2404381.zip" TargetMode="External"/><Relationship Id="rId722" Type="http://schemas.openxmlformats.org/officeDocument/2006/relationships/hyperlink" Target="../Docs/R1-2404988.zip" TargetMode="External"/><Relationship Id="rId1145" Type="http://schemas.openxmlformats.org/officeDocument/2006/relationships/hyperlink" Target="../Docs/R1-2405238.zip" TargetMode="External"/><Relationship Id="rId1352" Type="http://schemas.openxmlformats.org/officeDocument/2006/relationships/hyperlink" Target="../Docs/R1-2404049.zip" TargetMode="External"/><Relationship Id="rId1797" Type="http://schemas.openxmlformats.org/officeDocument/2006/relationships/hyperlink" Target="../Docs/R1-2404859.zip" TargetMode="External"/><Relationship Id="rId2403" Type="http://schemas.openxmlformats.org/officeDocument/2006/relationships/hyperlink" Target="https://portal.3gpp.org/desktopmodules/Specifications/SpecificationDetails.aspx?specificationId=3216" TargetMode="External"/><Relationship Id="rId89" Type="http://schemas.openxmlformats.org/officeDocument/2006/relationships/hyperlink" Target="../Docs/R1-2404063.zip" TargetMode="External"/><Relationship Id="rId1005" Type="http://schemas.openxmlformats.org/officeDocument/2006/relationships/hyperlink" Target="../Docs/R1-2404538.zip" TargetMode="External"/><Relationship Id="rId1212" Type="http://schemas.openxmlformats.org/officeDocument/2006/relationships/hyperlink" Target="../Docs/R1-2404613.zip" TargetMode="External"/><Relationship Id="rId1657" Type="http://schemas.openxmlformats.org/officeDocument/2006/relationships/hyperlink" Target="../Docs/R1-2404758.zip" TargetMode="External"/><Relationship Id="rId1864" Type="http://schemas.openxmlformats.org/officeDocument/2006/relationships/hyperlink" Target="../Docs/R1-2404507.zip" TargetMode="External"/><Relationship Id="rId2610" Type="http://schemas.openxmlformats.org/officeDocument/2006/relationships/hyperlink" Target="../Docs/R1-2405727.zip" TargetMode="External"/><Relationship Id="rId2708" Type="http://schemas.openxmlformats.org/officeDocument/2006/relationships/hyperlink" Target="https://portal.3gpp.org/desktopmodules/Release/ReleaseDetails.aspx?releaseId=193" TargetMode="External"/><Relationship Id="rId1517" Type="http://schemas.openxmlformats.org/officeDocument/2006/relationships/hyperlink" Target="../Docs/R1-2405379.zip" TargetMode="External"/><Relationship Id="rId1724" Type="http://schemas.openxmlformats.org/officeDocument/2006/relationships/hyperlink" Target="../Docs/R1-2404859.zip" TargetMode="External"/><Relationship Id="rId16" Type="http://schemas.openxmlformats.org/officeDocument/2006/relationships/hyperlink" Target="../Docs/R1-2403829.zip" TargetMode="External"/><Relationship Id="rId1931" Type="http://schemas.openxmlformats.org/officeDocument/2006/relationships/hyperlink" Target="../Docs/R1-2404561.zip" TargetMode="External"/><Relationship Id="rId2193" Type="http://schemas.openxmlformats.org/officeDocument/2006/relationships/hyperlink" Target="../Docs/R1-2403907.zip" TargetMode="External"/><Relationship Id="rId2498" Type="http://schemas.openxmlformats.org/officeDocument/2006/relationships/hyperlink" Target="https://portal.3gpp.org/desktopmodules/Release/ReleaseDetails.aspx?releaseId=193" TargetMode="External"/><Relationship Id="rId165" Type="http://schemas.openxmlformats.org/officeDocument/2006/relationships/hyperlink" Target="../Docs/R1-2403838.zip" TargetMode="External"/><Relationship Id="rId372" Type="http://schemas.openxmlformats.org/officeDocument/2006/relationships/hyperlink" Target="../Docs/R1-2404096.zip" TargetMode="External"/><Relationship Id="rId677" Type="http://schemas.openxmlformats.org/officeDocument/2006/relationships/hyperlink" Target="../Docs/R1-2404991.zip" TargetMode="External"/><Relationship Id="rId2053" Type="http://schemas.openxmlformats.org/officeDocument/2006/relationships/hyperlink" Target="../Docs/R1-2404136.zip" TargetMode="External"/><Relationship Id="rId2260" Type="http://schemas.openxmlformats.org/officeDocument/2006/relationships/hyperlink" Target="../Docs/R1-2404932.zip" TargetMode="External"/><Relationship Id="rId2358" Type="http://schemas.openxmlformats.org/officeDocument/2006/relationships/hyperlink" Target="../Docs/R1-2404806.zip" TargetMode="External"/><Relationship Id="rId232" Type="http://schemas.openxmlformats.org/officeDocument/2006/relationships/oleObject" Target="embeddings/oleObject3.bin"/><Relationship Id="rId884" Type="http://schemas.openxmlformats.org/officeDocument/2006/relationships/hyperlink" Target="../Docs/R1-2405677.zip" TargetMode="External"/><Relationship Id="rId2120" Type="http://schemas.openxmlformats.org/officeDocument/2006/relationships/hyperlink" Target="../Docs/R1-2403994.zip" TargetMode="External"/><Relationship Id="rId2565" Type="http://schemas.openxmlformats.org/officeDocument/2006/relationships/hyperlink" Target="https://portal.3gpp.org/desktopmodules/Specifications/SpecificationDetails.aspx?specificationId=3216" TargetMode="External"/><Relationship Id="rId2772" Type="http://schemas.openxmlformats.org/officeDocument/2006/relationships/hyperlink" Target="https://portal.3gpp.org/desktopmodules/Release/ReleaseDetails.aspx?releaseId=193" TargetMode="External"/><Relationship Id="rId537" Type="http://schemas.openxmlformats.org/officeDocument/2006/relationships/hyperlink" Target="../Docs/R1-2404719.zip" TargetMode="External"/><Relationship Id="rId744" Type="http://schemas.openxmlformats.org/officeDocument/2006/relationships/hyperlink" Target="../Docs/R1-2403824.zip" TargetMode="External"/><Relationship Id="rId951" Type="http://schemas.openxmlformats.org/officeDocument/2006/relationships/hyperlink" Target="../Docs/R1-2403898.zip" TargetMode="External"/><Relationship Id="rId1167" Type="http://schemas.openxmlformats.org/officeDocument/2006/relationships/hyperlink" Target="../Docs/R1-2404240.zip" TargetMode="External"/><Relationship Id="rId1374" Type="http://schemas.openxmlformats.org/officeDocument/2006/relationships/hyperlink" Target="../Docs/R1-2405468.zip" TargetMode="External"/><Relationship Id="rId1581" Type="http://schemas.openxmlformats.org/officeDocument/2006/relationships/hyperlink" Target="../Docs/R1-2404960.zip" TargetMode="External"/><Relationship Id="rId1679" Type="http://schemas.openxmlformats.org/officeDocument/2006/relationships/hyperlink" Target="../Docs/R1-2405371.zip" TargetMode="External"/><Relationship Id="rId2218" Type="http://schemas.openxmlformats.org/officeDocument/2006/relationships/hyperlink" Target="../Docs/R1-2403992.zip" TargetMode="External"/><Relationship Id="rId2425" Type="http://schemas.openxmlformats.org/officeDocument/2006/relationships/hyperlink" Target="../Docs/R1-2405538.zip" TargetMode="External"/><Relationship Id="rId2632" Type="http://schemas.openxmlformats.org/officeDocument/2006/relationships/hyperlink" Target="https://portal.3gpp.org/desktopmodules/Specifications/SpecificationDetails.aspx?specificationId=3216" TargetMode="External"/><Relationship Id="rId80" Type="http://schemas.openxmlformats.org/officeDocument/2006/relationships/hyperlink" Target="../Docs/R1-2403827.zip" TargetMode="External"/><Relationship Id="rId604" Type="http://schemas.openxmlformats.org/officeDocument/2006/relationships/hyperlink" Target="../Docs/R1-2405636.zip" TargetMode="External"/><Relationship Id="rId811" Type="http://schemas.openxmlformats.org/officeDocument/2006/relationships/hyperlink" Target="../Docs/R1-2403827.zip" TargetMode="External"/><Relationship Id="rId1027" Type="http://schemas.openxmlformats.org/officeDocument/2006/relationships/hyperlink" Target="../Docs/R1-2405492.zip" TargetMode="External"/><Relationship Id="rId1234" Type="http://schemas.openxmlformats.org/officeDocument/2006/relationships/hyperlink" Target="../Docs/R1-2404280.zip" TargetMode="External"/><Relationship Id="rId1441" Type="http://schemas.openxmlformats.org/officeDocument/2006/relationships/hyperlink" Target="../Docs/R1-2405432.zip" TargetMode="External"/><Relationship Id="rId1886" Type="http://schemas.openxmlformats.org/officeDocument/2006/relationships/hyperlink" Target="../Docs/R1-2405341.zip" TargetMode="External"/><Relationship Id="rId909" Type="http://schemas.openxmlformats.org/officeDocument/2006/relationships/hyperlink" Target="../Docs/R1-2403999.zip" TargetMode="External"/><Relationship Id="rId1301" Type="http://schemas.openxmlformats.org/officeDocument/2006/relationships/hyperlink" Target="../Docs/R1-2403873.zip" TargetMode="External"/><Relationship Id="rId1539" Type="http://schemas.openxmlformats.org/officeDocument/2006/relationships/hyperlink" Target="../Docs/R1-2404622.zip" TargetMode="External"/><Relationship Id="rId1746" Type="http://schemas.openxmlformats.org/officeDocument/2006/relationships/hyperlink" Target="../Docs/R1-2403942.zip" TargetMode="External"/><Relationship Id="rId1953" Type="http://schemas.openxmlformats.org/officeDocument/2006/relationships/hyperlink" Target="../Docs/R1-2404464.zip" TargetMode="External"/><Relationship Id="rId38" Type="http://schemas.openxmlformats.org/officeDocument/2006/relationships/hyperlink" Target="../Docs/R1-2404010.zip" TargetMode="External"/><Relationship Id="rId1606" Type="http://schemas.openxmlformats.org/officeDocument/2006/relationships/hyperlink" Target="../Docs/R1-2404407.zip" TargetMode="External"/><Relationship Id="rId1813" Type="http://schemas.openxmlformats.org/officeDocument/2006/relationships/hyperlink" Target="../Docs/R1-2403979.zip" TargetMode="External"/><Relationship Id="rId187" Type="http://schemas.openxmlformats.org/officeDocument/2006/relationships/hyperlink" Target="../Docs/R1-2405533.zip" TargetMode="External"/><Relationship Id="rId394" Type="http://schemas.openxmlformats.org/officeDocument/2006/relationships/hyperlink" Target="../Docs/R1-2404098.zip" TargetMode="External"/><Relationship Id="rId2075" Type="http://schemas.openxmlformats.org/officeDocument/2006/relationships/hyperlink" Target="../Docs/R1-2405180.zip" TargetMode="External"/><Relationship Id="rId2282" Type="http://schemas.openxmlformats.org/officeDocument/2006/relationships/hyperlink" Target="../Docs/R1-2404132.zip" TargetMode="External"/><Relationship Id="rId254" Type="http://schemas.openxmlformats.org/officeDocument/2006/relationships/oleObject" Target="embeddings/oleObject14.bin"/><Relationship Id="rId699" Type="http://schemas.openxmlformats.org/officeDocument/2006/relationships/hyperlink" Target="../Docs/R1-2405406.zip" TargetMode="External"/><Relationship Id="rId1091" Type="http://schemas.openxmlformats.org/officeDocument/2006/relationships/hyperlink" Target="../Docs/R1-2404605.zip" TargetMode="External"/><Relationship Id="rId2587" Type="http://schemas.openxmlformats.org/officeDocument/2006/relationships/hyperlink" Target="https://portal.3gpp.org/desktopmodules/Release/ReleaseDetails.aspx?releaseId=193" TargetMode="External"/><Relationship Id="rId2794" Type="http://schemas.openxmlformats.org/officeDocument/2006/relationships/hyperlink" Target="https://portal.3gpp.org/desktopmodules/Release/ReleaseDetails.aspx?releaseId=194" TargetMode="External"/><Relationship Id="rId114" Type="http://schemas.openxmlformats.org/officeDocument/2006/relationships/hyperlink" Target="../Docs/R1-2404199.zip" TargetMode="External"/><Relationship Id="rId461" Type="http://schemas.openxmlformats.org/officeDocument/2006/relationships/hyperlink" Target="../Docs/R1-2404376.zip" TargetMode="External"/><Relationship Id="rId559" Type="http://schemas.openxmlformats.org/officeDocument/2006/relationships/hyperlink" Target="../Docs/R1-2405676.zip" TargetMode="External"/><Relationship Id="rId766" Type="http://schemas.openxmlformats.org/officeDocument/2006/relationships/hyperlink" Target="../Docs/R1-2404151.zip" TargetMode="External"/><Relationship Id="rId1189" Type="http://schemas.openxmlformats.org/officeDocument/2006/relationships/hyperlink" Target="../Docs/R1-2404107.zip" TargetMode="External"/><Relationship Id="rId1396" Type="http://schemas.openxmlformats.org/officeDocument/2006/relationships/hyperlink" Target="../Docs/R1-2404456.zip" TargetMode="External"/><Relationship Id="rId2142" Type="http://schemas.openxmlformats.org/officeDocument/2006/relationships/hyperlink" Target="../Docs/R1-2405094.zip" TargetMode="External"/><Relationship Id="rId2447" Type="http://schemas.openxmlformats.org/officeDocument/2006/relationships/hyperlink" Target="https://portal.3gpp.org/desktopmodules/Specifications/SpecificationDetails.aspx?specificationId=3216" TargetMode="External"/><Relationship Id="rId321" Type="http://schemas.openxmlformats.org/officeDocument/2006/relationships/hyperlink" Target="../Docs/R1-2405337.zip" TargetMode="External"/><Relationship Id="rId419" Type="http://schemas.openxmlformats.org/officeDocument/2006/relationships/image" Target="media/image29.png"/><Relationship Id="rId626" Type="http://schemas.openxmlformats.org/officeDocument/2006/relationships/hyperlink" Target="../Docs/R1-2405334.zip" TargetMode="External"/><Relationship Id="rId973" Type="http://schemas.openxmlformats.org/officeDocument/2006/relationships/hyperlink" Target="../Docs/R1-2404767.zip" TargetMode="External"/><Relationship Id="rId1049" Type="http://schemas.openxmlformats.org/officeDocument/2006/relationships/hyperlink" Target="../Docs/R1-2404528.zip" TargetMode="External"/><Relationship Id="rId1256" Type="http://schemas.openxmlformats.org/officeDocument/2006/relationships/hyperlink" Target="../Docs/R1-2405346.zip" TargetMode="External"/><Relationship Id="rId2002" Type="http://schemas.openxmlformats.org/officeDocument/2006/relationships/hyperlink" Target="../Docs/R1-2403980.zip" TargetMode="External"/><Relationship Id="rId2307" Type="http://schemas.openxmlformats.org/officeDocument/2006/relationships/hyperlink" Target="../Docs/R1-2405257.zip" TargetMode="External"/><Relationship Id="rId2654" Type="http://schemas.openxmlformats.org/officeDocument/2006/relationships/hyperlink" Target="https://portal.3gpp.org/desktopmodules/Release/ReleaseDetails.aspx?releaseId=193" TargetMode="External"/><Relationship Id="rId833" Type="http://schemas.openxmlformats.org/officeDocument/2006/relationships/hyperlink" Target="../Docs/R1-2405390.zip" TargetMode="External"/><Relationship Id="rId1116" Type="http://schemas.openxmlformats.org/officeDocument/2006/relationships/hyperlink" Target="../Docs/R1-2403985.zip" TargetMode="External"/><Relationship Id="rId1463" Type="http://schemas.openxmlformats.org/officeDocument/2006/relationships/hyperlink" Target="../Docs/R1-2404775.zip" TargetMode="External"/><Relationship Id="rId1670" Type="http://schemas.openxmlformats.org/officeDocument/2006/relationships/hyperlink" Target="../Docs/R1-2405162.zip" TargetMode="External"/><Relationship Id="rId1768" Type="http://schemas.openxmlformats.org/officeDocument/2006/relationships/hyperlink" Target="../Docs/R1-2404859.zip" TargetMode="External"/><Relationship Id="rId2514" Type="http://schemas.openxmlformats.org/officeDocument/2006/relationships/hyperlink" Target="https://portal.3gpp.org/desktopmodules/WorkItem/WorkItemDetails.aspx?workitemId=860140" TargetMode="External"/><Relationship Id="rId2721" Type="http://schemas.openxmlformats.org/officeDocument/2006/relationships/hyperlink" Target="../Docs/R1-2405403.zip" TargetMode="External"/><Relationship Id="rId2819" Type="http://schemas.openxmlformats.org/officeDocument/2006/relationships/hyperlink" Target="../Docs/R1-2405769.zip" TargetMode="External"/><Relationship Id="rId900" Type="http://schemas.openxmlformats.org/officeDocument/2006/relationships/hyperlink" Target="../Docs/R1-2405142.zip" TargetMode="External"/><Relationship Id="rId1323" Type="http://schemas.openxmlformats.org/officeDocument/2006/relationships/hyperlink" Target="../Docs/R1-2404661.zip" TargetMode="External"/><Relationship Id="rId1530" Type="http://schemas.openxmlformats.org/officeDocument/2006/relationships/hyperlink" Target="../Docs/R1-2404288.zip" TargetMode="External"/><Relationship Id="rId1628" Type="http://schemas.openxmlformats.org/officeDocument/2006/relationships/hyperlink" Target="../Docs/R1-2405126.zip" TargetMode="External"/><Relationship Id="rId1975" Type="http://schemas.openxmlformats.org/officeDocument/2006/relationships/hyperlink" Target="../Docs/R1-2405248.zip" TargetMode="External"/><Relationship Id="rId1835" Type="http://schemas.openxmlformats.org/officeDocument/2006/relationships/hyperlink" Target="../Docs/R1-2404561.zip" TargetMode="External"/><Relationship Id="rId1902" Type="http://schemas.openxmlformats.org/officeDocument/2006/relationships/hyperlink" Target="../Docs/R1-2405341.zip" TargetMode="External"/><Relationship Id="rId2097" Type="http://schemas.openxmlformats.org/officeDocument/2006/relationships/hyperlink" Target="../Docs/R1-2404707.zip" TargetMode="External"/><Relationship Id="rId276" Type="http://schemas.openxmlformats.org/officeDocument/2006/relationships/hyperlink" Target="../Docs/R1-2405291.zip" TargetMode="External"/><Relationship Id="rId483" Type="http://schemas.openxmlformats.org/officeDocument/2006/relationships/hyperlink" Target="../Docs/R1-2405731.zip" TargetMode="External"/><Relationship Id="rId690" Type="http://schemas.openxmlformats.org/officeDocument/2006/relationships/hyperlink" Target="../Docs/R1-2405402.zip" TargetMode="External"/><Relationship Id="rId2164" Type="http://schemas.openxmlformats.org/officeDocument/2006/relationships/hyperlink" Target="../Docs/R1-2404542.zip" TargetMode="External"/><Relationship Id="rId2371" Type="http://schemas.openxmlformats.org/officeDocument/2006/relationships/hyperlink" Target="../Docs/R1-2405685.zip" TargetMode="External"/><Relationship Id="rId136" Type="http://schemas.openxmlformats.org/officeDocument/2006/relationships/hyperlink" Target="../Docs/R1-2405131.zip" TargetMode="External"/><Relationship Id="rId343" Type="http://schemas.openxmlformats.org/officeDocument/2006/relationships/hyperlink" Target="../Docs/R1-2405477.zip" TargetMode="External"/><Relationship Id="rId550" Type="http://schemas.openxmlformats.org/officeDocument/2006/relationships/hyperlink" Target="../Docs/R1-2405306.zip" TargetMode="External"/><Relationship Id="rId788" Type="http://schemas.openxmlformats.org/officeDocument/2006/relationships/hyperlink" Target="../Docs/R1-2404838.zip" TargetMode="External"/><Relationship Id="rId995" Type="http://schemas.openxmlformats.org/officeDocument/2006/relationships/hyperlink" Target="../Docs/R1-2404016.zip" TargetMode="External"/><Relationship Id="rId1180" Type="http://schemas.openxmlformats.org/officeDocument/2006/relationships/hyperlink" Target="../Docs/R1-2404919.zip" TargetMode="External"/><Relationship Id="rId2024" Type="http://schemas.openxmlformats.org/officeDocument/2006/relationships/hyperlink" Target="../Docs/R1-2404465.zip" TargetMode="External"/><Relationship Id="rId2231" Type="http://schemas.openxmlformats.org/officeDocument/2006/relationships/hyperlink" Target="../Docs/R1-2405250.zip" TargetMode="External"/><Relationship Id="rId2469" Type="http://schemas.openxmlformats.org/officeDocument/2006/relationships/hyperlink" Target="../Docs/R1-2405617.zip" TargetMode="External"/><Relationship Id="rId2676" Type="http://schemas.openxmlformats.org/officeDocument/2006/relationships/hyperlink" Target="https://portal.3gpp.org/desktopmodules/Specifications/SpecificationDetails.aspx?specificationId=3214" TargetMode="External"/><Relationship Id="rId203" Type="http://schemas.openxmlformats.org/officeDocument/2006/relationships/hyperlink" Target="../Docs/R1-2404362.zip" TargetMode="External"/><Relationship Id="rId648" Type="http://schemas.openxmlformats.org/officeDocument/2006/relationships/hyperlink" Target="../Docs/R1-2403582.zip" TargetMode="External"/><Relationship Id="rId855" Type="http://schemas.openxmlformats.org/officeDocument/2006/relationships/hyperlink" Target="../Docs/R1-2405727.zip" TargetMode="External"/><Relationship Id="rId1040" Type="http://schemas.openxmlformats.org/officeDocument/2006/relationships/hyperlink" Target="../Docs/R1-2404017.zip" TargetMode="External"/><Relationship Id="rId1278" Type="http://schemas.openxmlformats.org/officeDocument/2006/relationships/hyperlink" Target="../Docs/R1-2404516.zip" TargetMode="External"/><Relationship Id="rId1485" Type="http://schemas.openxmlformats.org/officeDocument/2006/relationships/hyperlink" Target="../Docs/R1-2403966.zip" TargetMode="External"/><Relationship Id="rId1692" Type="http://schemas.openxmlformats.org/officeDocument/2006/relationships/hyperlink" Target="../Docs/R1-2404122.zip" TargetMode="External"/><Relationship Id="rId2329" Type="http://schemas.openxmlformats.org/officeDocument/2006/relationships/hyperlink" Target="../Docs/R1-2404785.zip" TargetMode="External"/><Relationship Id="rId2536" Type="http://schemas.openxmlformats.org/officeDocument/2006/relationships/hyperlink" Target="https://portal.3gpp.org/desktopmodules/Release/ReleaseDetails.aspx?releaseId=193" TargetMode="External"/><Relationship Id="rId2743" Type="http://schemas.openxmlformats.org/officeDocument/2006/relationships/hyperlink" Target="../Docs/R1-2405586.zip" TargetMode="External"/><Relationship Id="rId410" Type="http://schemas.openxmlformats.org/officeDocument/2006/relationships/hyperlink" Target="../Docs/R1-2404977.zip" TargetMode="External"/><Relationship Id="rId508" Type="http://schemas.openxmlformats.org/officeDocument/2006/relationships/hyperlink" Target="../Docs/R1-2404367.zip" TargetMode="External"/><Relationship Id="rId715" Type="http://schemas.openxmlformats.org/officeDocument/2006/relationships/hyperlink" Target="../Docs/R1-2404153.zip" TargetMode="External"/><Relationship Id="rId922" Type="http://schemas.openxmlformats.org/officeDocument/2006/relationships/hyperlink" Target="../Docs/R1-2404567.zip" TargetMode="External"/><Relationship Id="rId1138" Type="http://schemas.openxmlformats.org/officeDocument/2006/relationships/hyperlink" Target="../Docs/R1-2404970.zip" TargetMode="External"/><Relationship Id="rId1345" Type="http://schemas.openxmlformats.org/officeDocument/2006/relationships/hyperlink" Target="../Docs/R1-2403875.zip" TargetMode="External"/><Relationship Id="rId1552" Type="http://schemas.openxmlformats.org/officeDocument/2006/relationships/hyperlink" Target="../Docs/R1-2405218.zip" TargetMode="External"/><Relationship Id="rId1997" Type="http://schemas.openxmlformats.org/officeDocument/2006/relationships/hyperlink" Target="../Docs/R1-2404626.zip" TargetMode="External"/><Relationship Id="rId2603" Type="http://schemas.openxmlformats.org/officeDocument/2006/relationships/hyperlink" Target="https://portal.3gpp.org/desktopmodules/Release/ReleaseDetails.aspx?releaseId=193" TargetMode="External"/><Relationship Id="rId1205" Type="http://schemas.openxmlformats.org/officeDocument/2006/relationships/hyperlink" Target="../Docs/R1-2404241.zip" TargetMode="External"/><Relationship Id="rId1857" Type="http://schemas.openxmlformats.org/officeDocument/2006/relationships/hyperlink" Target="../Docs/R1-2405363.zip" TargetMode="External"/><Relationship Id="rId2810" Type="http://schemas.openxmlformats.org/officeDocument/2006/relationships/hyperlink" Target="../Docs/R1-2404199.zip" TargetMode="External"/><Relationship Id="rId51" Type="http://schemas.openxmlformats.org/officeDocument/2006/relationships/hyperlink" Target="../Docs/R1-2404978.zip" TargetMode="External"/><Relationship Id="rId1412" Type="http://schemas.openxmlformats.org/officeDocument/2006/relationships/hyperlink" Target="../Docs/R1-2405437.zip" TargetMode="External"/><Relationship Id="rId1717" Type="http://schemas.openxmlformats.org/officeDocument/2006/relationships/hyperlink" Target="../Docs/R1-2403942.zip" TargetMode="External"/><Relationship Id="rId1924" Type="http://schemas.openxmlformats.org/officeDocument/2006/relationships/hyperlink" Target="../Docs/R1-2405632.zip" TargetMode="External"/><Relationship Id="rId298" Type="http://schemas.openxmlformats.org/officeDocument/2006/relationships/hyperlink" Target="../Docs/R1-2405575.zip" TargetMode="External"/><Relationship Id="rId158" Type="http://schemas.openxmlformats.org/officeDocument/2006/relationships/hyperlink" Target="../Docs/R1-2405136.zip" TargetMode="External"/><Relationship Id="rId2186" Type="http://schemas.openxmlformats.org/officeDocument/2006/relationships/hyperlink" Target="../Docs/R1-2403969.zip" TargetMode="External"/><Relationship Id="rId2393" Type="http://schemas.openxmlformats.org/officeDocument/2006/relationships/hyperlink" Target="../Docs/R1-2405493.zip" TargetMode="External"/><Relationship Id="rId2698" Type="http://schemas.openxmlformats.org/officeDocument/2006/relationships/hyperlink" Target="../Docs/R1-2405763.zip" TargetMode="External"/><Relationship Id="rId365" Type="http://schemas.openxmlformats.org/officeDocument/2006/relationships/hyperlink" Target="../Docs/R1-2405557.zip" TargetMode="External"/><Relationship Id="rId572" Type="http://schemas.openxmlformats.org/officeDocument/2006/relationships/hyperlink" Target="../Docs/R1-2405716.zip" TargetMode="External"/><Relationship Id="rId2046" Type="http://schemas.openxmlformats.org/officeDocument/2006/relationships/hyperlink" Target="../Docs/R1-2405645.zip" TargetMode="External"/><Relationship Id="rId2253" Type="http://schemas.openxmlformats.org/officeDocument/2006/relationships/hyperlink" Target="../Docs/R1-2404566.zip" TargetMode="External"/><Relationship Id="rId2460" Type="http://schemas.openxmlformats.org/officeDocument/2006/relationships/hyperlink" Target="https://portal.3gpp.org/desktopmodules/WorkItem/WorkItemDetails.aspx?workitemId=981138" TargetMode="External"/><Relationship Id="rId225" Type="http://schemas.openxmlformats.org/officeDocument/2006/relationships/hyperlink" Target="../Docs/R1-2404226.zip" TargetMode="External"/><Relationship Id="rId432" Type="http://schemas.openxmlformats.org/officeDocument/2006/relationships/hyperlink" Target="../Docs/R1-2405576.zip" TargetMode="External"/><Relationship Id="rId877" Type="http://schemas.openxmlformats.org/officeDocument/2006/relationships/hyperlink" Target="../Docs/R1-2404841.zip" TargetMode="External"/><Relationship Id="rId1062" Type="http://schemas.openxmlformats.org/officeDocument/2006/relationships/hyperlink" Target="../Docs/R1-2404907.zip" TargetMode="External"/><Relationship Id="rId2113" Type="http://schemas.openxmlformats.org/officeDocument/2006/relationships/hyperlink" Target="../Docs/R1-2405697.zip" TargetMode="External"/><Relationship Id="rId2320" Type="http://schemas.openxmlformats.org/officeDocument/2006/relationships/hyperlink" Target="../Docs/R1-2404324.zip" TargetMode="External"/><Relationship Id="rId2558" Type="http://schemas.openxmlformats.org/officeDocument/2006/relationships/hyperlink" Target="https://portal.3gpp.org/desktopmodules/Release/ReleaseDetails.aspx?releaseId=193" TargetMode="External"/><Relationship Id="rId2765" Type="http://schemas.openxmlformats.org/officeDocument/2006/relationships/hyperlink" Target="../Docs/R1-2403825.zip" TargetMode="External"/><Relationship Id="rId737" Type="http://schemas.openxmlformats.org/officeDocument/2006/relationships/hyperlink" Target="../Docs/R1-2405288.zip" TargetMode="External"/><Relationship Id="rId944" Type="http://schemas.openxmlformats.org/officeDocument/2006/relationships/hyperlink" Target="../Docs/R1-2405336.zip" TargetMode="External"/><Relationship Id="rId1367" Type="http://schemas.openxmlformats.org/officeDocument/2006/relationships/hyperlink" Target="../Docs/R1-2404867.zip" TargetMode="External"/><Relationship Id="rId1574" Type="http://schemas.openxmlformats.org/officeDocument/2006/relationships/hyperlink" Target="../Docs/R1-2404559.zip" TargetMode="External"/><Relationship Id="rId1781" Type="http://schemas.openxmlformats.org/officeDocument/2006/relationships/hyperlink" Target="../Docs/R1-2404224.zip" TargetMode="External"/><Relationship Id="rId2418" Type="http://schemas.openxmlformats.org/officeDocument/2006/relationships/hyperlink" Target="https://portal.3gpp.org/desktopmodules/Release/ReleaseDetails.aspx?releaseId=193" TargetMode="External"/><Relationship Id="rId2625" Type="http://schemas.openxmlformats.org/officeDocument/2006/relationships/hyperlink" Target="https://portal.3gpp.org/desktopmodules/WorkItem/WorkItemDetails.aspx?workitemId=941106" TargetMode="External"/><Relationship Id="rId2832" Type="http://schemas.openxmlformats.org/officeDocument/2006/relationships/hyperlink" Target="../Docs/R1-2405750.zip" TargetMode="External"/><Relationship Id="rId73" Type="http://schemas.openxmlformats.org/officeDocument/2006/relationships/hyperlink" Target="../Docs/R1-2404985.zip" TargetMode="External"/><Relationship Id="rId804" Type="http://schemas.openxmlformats.org/officeDocument/2006/relationships/hyperlink" Target="../Docs/R1-2405353.zip" TargetMode="External"/><Relationship Id="rId1227" Type="http://schemas.openxmlformats.org/officeDocument/2006/relationships/hyperlink" Target="../Docs/R1-2403903.zip" TargetMode="External"/><Relationship Id="rId1434" Type="http://schemas.openxmlformats.org/officeDocument/2006/relationships/hyperlink" Target="../Docs/R1-2404958.zip" TargetMode="External"/><Relationship Id="rId1641" Type="http://schemas.openxmlformats.org/officeDocument/2006/relationships/hyperlink" Target="../Docs/R1-2403979.zip" TargetMode="External"/><Relationship Id="rId1879" Type="http://schemas.openxmlformats.org/officeDocument/2006/relationships/hyperlink" Target="../Docs/R1-2403979.zip" TargetMode="External"/><Relationship Id="rId1501" Type="http://schemas.openxmlformats.org/officeDocument/2006/relationships/hyperlink" Target="../Docs/R1-2404675.zip" TargetMode="External"/><Relationship Id="rId1739" Type="http://schemas.openxmlformats.org/officeDocument/2006/relationships/hyperlink" Target="../Docs/R1-2404859.zip" TargetMode="External"/><Relationship Id="rId1946" Type="http://schemas.openxmlformats.org/officeDocument/2006/relationships/hyperlink" Target="../Docs/R1-2404034.zip" TargetMode="External"/><Relationship Id="rId1806" Type="http://schemas.openxmlformats.org/officeDocument/2006/relationships/hyperlink" Target="../Docs/R1-2404561.zip" TargetMode="External"/><Relationship Id="rId387" Type="http://schemas.openxmlformats.org/officeDocument/2006/relationships/hyperlink" Target="../Docs/R1-2405344.zip" TargetMode="External"/><Relationship Id="rId594" Type="http://schemas.openxmlformats.org/officeDocument/2006/relationships/hyperlink" Target="../Docs/R1-2405633.zip" TargetMode="External"/><Relationship Id="rId2068" Type="http://schemas.openxmlformats.org/officeDocument/2006/relationships/hyperlink" Target="../Docs/R1-2404898.zip" TargetMode="External"/><Relationship Id="rId2275" Type="http://schemas.openxmlformats.org/officeDocument/2006/relationships/hyperlink" Target="../Docs/R1-2404205.zip" TargetMode="External"/><Relationship Id="rId247" Type="http://schemas.openxmlformats.org/officeDocument/2006/relationships/image" Target="media/image12.wmf"/><Relationship Id="rId899" Type="http://schemas.openxmlformats.org/officeDocument/2006/relationships/hyperlink" Target="../Docs/R1-2405104.zip" TargetMode="External"/><Relationship Id="rId1084" Type="http://schemas.openxmlformats.org/officeDocument/2006/relationships/hyperlink" Target="../Docs/R1-2404276.zip" TargetMode="External"/><Relationship Id="rId2482" Type="http://schemas.openxmlformats.org/officeDocument/2006/relationships/hyperlink" Target="https://portal.3gpp.org/desktopmodules/Release/ReleaseDetails.aspx?releaseId=193" TargetMode="External"/><Relationship Id="rId2787" Type="http://schemas.openxmlformats.org/officeDocument/2006/relationships/hyperlink" Target="../Docs/R1-2403833.zip" TargetMode="External"/><Relationship Id="rId107" Type="http://schemas.openxmlformats.org/officeDocument/2006/relationships/hyperlink" Target="../Docs/R1-2404361.zip" TargetMode="External"/><Relationship Id="rId454" Type="http://schemas.openxmlformats.org/officeDocument/2006/relationships/hyperlink" Target="../Docs/R1-2404088.zip" TargetMode="External"/><Relationship Id="rId661" Type="http://schemas.openxmlformats.org/officeDocument/2006/relationships/hyperlink" Target="../Docs/R1-2403837.zip" TargetMode="External"/><Relationship Id="rId759" Type="http://schemas.openxmlformats.org/officeDocument/2006/relationships/hyperlink" Target="../Docs/R1-2405586.zip" TargetMode="External"/><Relationship Id="rId966" Type="http://schemas.openxmlformats.org/officeDocument/2006/relationships/hyperlink" Target="../Docs/R1-2404537.zip" TargetMode="External"/><Relationship Id="rId1291" Type="http://schemas.openxmlformats.org/officeDocument/2006/relationships/hyperlink" Target="../Docs/R1-2405123.zip" TargetMode="External"/><Relationship Id="rId1389" Type="http://schemas.openxmlformats.org/officeDocument/2006/relationships/hyperlink" Target="../Docs/R1-2404026.zip" TargetMode="External"/><Relationship Id="rId1596" Type="http://schemas.openxmlformats.org/officeDocument/2006/relationships/hyperlink" Target="../Docs/R1-2403869.zip" TargetMode="External"/><Relationship Id="rId2135" Type="http://schemas.openxmlformats.org/officeDocument/2006/relationships/hyperlink" Target="../Docs/R1-2404723.zip" TargetMode="External"/><Relationship Id="rId2342" Type="http://schemas.openxmlformats.org/officeDocument/2006/relationships/hyperlink" Target="../Docs/R1-2404196.zip" TargetMode="External"/><Relationship Id="rId2647" Type="http://schemas.openxmlformats.org/officeDocument/2006/relationships/hyperlink" Target="https://portal.3gpp.org/desktopmodules/Specifications/SpecificationDetails.aspx?specificationId=3435" TargetMode="External"/><Relationship Id="rId314" Type="http://schemas.openxmlformats.org/officeDocument/2006/relationships/hyperlink" Target="../Docs/R1-2405605.zip" TargetMode="External"/><Relationship Id="rId521" Type="http://schemas.openxmlformats.org/officeDocument/2006/relationships/hyperlink" Target="../Docs/R1-2405335.zip" TargetMode="External"/><Relationship Id="rId619" Type="http://schemas.openxmlformats.org/officeDocument/2006/relationships/hyperlink" Target="../Docs/R1-2405140.zip" TargetMode="External"/><Relationship Id="rId1151" Type="http://schemas.openxmlformats.org/officeDocument/2006/relationships/hyperlink" Target="../Docs/R1-2404715.zip" TargetMode="External"/><Relationship Id="rId1249" Type="http://schemas.openxmlformats.org/officeDocument/2006/relationships/hyperlink" Target="../Docs/R1-2404885.zip" TargetMode="External"/><Relationship Id="rId2202" Type="http://schemas.openxmlformats.org/officeDocument/2006/relationships/hyperlink" Target="../Docs/R1-2404331.zip" TargetMode="External"/><Relationship Id="rId95" Type="http://schemas.openxmlformats.org/officeDocument/2006/relationships/hyperlink" Target="../Docs/R1-2404350.zip" TargetMode="External"/><Relationship Id="rId826" Type="http://schemas.openxmlformats.org/officeDocument/2006/relationships/hyperlink" Target="../Docs/R1-2405356.zip" TargetMode="External"/><Relationship Id="rId1011" Type="http://schemas.openxmlformats.org/officeDocument/2006/relationships/hyperlink" Target="../Docs/R1-2404684.zip" TargetMode="External"/><Relationship Id="rId1109" Type="http://schemas.openxmlformats.org/officeDocument/2006/relationships/hyperlink" Target="../Docs/R1-2405505.zip" TargetMode="External"/><Relationship Id="rId1456" Type="http://schemas.openxmlformats.org/officeDocument/2006/relationships/hyperlink" Target="../Docs/R1-2404458.zip" TargetMode="External"/><Relationship Id="rId1663" Type="http://schemas.openxmlformats.org/officeDocument/2006/relationships/hyperlink" Target="../Docs/R1-2404859.zip" TargetMode="External"/><Relationship Id="rId1870" Type="http://schemas.openxmlformats.org/officeDocument/2006/relationships/hyperlink" Target="../Docs/R1-2405595.zip" TargetMode="External"/><Relationship Id="rId1968" Type="http://schemas.openxmlformats.org/officeDocument/2006/relationships/hyperlink" Target="../Docs/R1-2405072.zip" TargetMode="External"/><Relationship Id="rId2507" Type="http://schemas.openxmlformats.org/officeDocument/2006/relationships/hyperlink" Target="../Docs/R1-2405650.zip" TargetMode="External"/><Relationship Id="rId2714" Type="http://schemas.openxmlformats.org/officeDocument/2006/relationships/hyperlink" Target="../Docs/R1-2405770.zip" TargetMode="External"/><Relationship Id="rId1316" Type="http://schemas.openxmlformats.org/officeDocument/2006/relationships/hyperlink" Target="../Docs/R1-2404399.zip" TargetMode="External"/><Relationship Id="rId1523" Type="http://schemas.openxmlformats.org/officeDocument/2006/relationships/hyperlink" Target="../Docs/R1-2403890.zip" TargetMode="External"/><Relationship Id="rId1730" Type="http://schemas.openxmlformats.org/officeDocument/2006/relationships/hyperlink" Target="../Docs/R1-2404561.zip" TargetMode="External"/><Relationship Id="rId22" Type="http://schemas.openxmlformats.org/officeDocument/2006/relationships/hyperlink" Target="../Docs/R1-2405326.zip" TargetMode="External"/><Relationship Id="rId1828" Type="http://schemas.openxmlformats.org/officeDocument/2006/relationships/hyperlink" Target="../Docs/R1-2405341.zip" TargetMode="External"/><Relationship Id="rId171" Type="http://schemas.openxmlformats.org/officeDocument/2006/relationships/hyperlink" Target="../Docs/R1-2405590.zip" TargetMode="External"/><Relationship Id="rId2297" Type="http://schemas.openxmlformats.org/officeDocument/2006/relationships/hyperlink" Target="../Docs/R1-2404784.zip" TargetMode="External"/><Relationship Id="rId269" Type="http://schemas.openxmlformats.org/officeDocument/2006/relationships/hyperlink" Target="../Docs/R1-2404480.zip" TargetMode="External"/><Relationship Id="rId476" Type="http://schemas.openxmlformats.org/officeDocument/2006/relationships/hyperlink" Target="../Docs/R1-2405310.zip" TargetMode="External"/><Relationship Id="rId683" Type="http://schemas.openxmlformats.org/officeDocument/2006/relationships/hyperlink" Target="../Docs/R1-2405000.zip" TargetMode="External"/><Relationship Id="rId890" Type="http://schemas.openxmlformats.org/officeDocument/2006/relationships/hyperlink" Target="../Docs/R1-2404164.zip" TargetMode="External"/><Relationship Id="rId2157" Type="http://schemas.openxmlformats.org/officeDocument/2006/relationships/hyperlink" Target="../Docs/R1-2404344.zip" TargetMode="External"/><Relationship Id="rId2364" Type="http://schemas.openxmlformats.org/officeDocument/2006/relationships/hyperlink" Target="../Docs/R1-2405174.zip" TargetMode="External"/><Relationship Id="rId2571" Type="http://schemas.openxmlformats.org/officeDocument/2006/relationships/hyperlink" Target="https://portal.3gpp.org/desktopmodules/Release/ReleaseDetails.aspx?releaseId=193" TargetMode="External"/><Relationship Id="rId129" Type="http://schemas.openxmlformats.org/officeDocument/2006/relationships/hyperlink" Target="../Docs/R1-2403834.zip" TargetMode="External"/><Relationship Id="rId336" Type="http://schemas.openxmlformats.org/officeDocument/2006/relationships/hyperlink" Target="../Docs/R1-2405292.zip" TargetMode="External"/><Relationship Id="rId543" Type="http://schemas.openxmlformats.org/officeDocument/2006/relationships/hyperlink" Target="../Docs/R1-2404750.zip" TargetMode="External"/><Relationship Id="rId988" Type="http://schemas.openxmlformats.org/officeDocument/2006/relationships/hyperlink" Target="../Docs/R1-2405577.zip" TargetMode="External"/><Relationship Id="rId1173" Type="http://schemas.openxmlformats.org/officeDocument/2006/relationships/hyperlink" Target="../Docs/R1-2404551.zip" TargetMode="External"/><Relationship Id="rId1380" Type="http://schemas.openxmlformats.org/officeDocument/2006/relationships/hyperlink" Target="https://www.3gpp.org/ftp/TSG_RAN/TSG_RAN/TSGR_103/Docs/RP-240854.zip" TargetMode="External"/><Relationship Id="rId2017" Type="http://schemas.openxmlformats.org/officeDocument/2006/relationships/hyperlink" Target="../Docs/R1-2404059.zip" TargetMode="External"/><Relationship Id="rId2224" Type="http://schemas.openxmlformats.org/officeDocument/2006/relationships/hyperlink" Target="../Docs/R1-2404330.zip" TargetMode="External"/><Relationship Id="rId2669" Type="http://schemas.openxmlformats.org/officeDocument/2006/relationships/hyperlink" Target="https://portal.3gpp.org/desktopmodules/Specifications/SpecificationDetails.aspx?specificationId=3214" TargetMode="External"/><Relationship Id="rId403" Type="http://schemas.openxmlformats.org/officeDocument/2006/relationships/hyperlink" Target="../Docs/R1-2404717.zip" TargetMode="External"/><Relationship Id="rId750" Type="http://schemas.openxmlformats.org/officeDocument/2006/relationships/hyperlink" Target="../Docs/R1-2403830.zip" TargetMode="External"/><Relationship Id="rId848" Type="http://schemas.openxmlformats.org/officeDocument/2006/relationships/hyperlink" Target="../Docs/R1-2405525.zip" TargetMode="External"/><Relationship Id="rId1033" Type="http://schemas.openxmlformats.org/officeDocument/2006/relationships/hyperlink" Target="../Docs/R1-2405683.zip" TargetMode="External"/><Relationship Id="rId1478" Type="http://schemas.openxmlformats.org/officeDocument/2006/relationships/hyperlink" Target="../Docs/R1-2405439.zip" TargetMode="External"/><Relationship Id="rId1685" Type="http://schemas.openxmlformats.org/officeDocument/2006/relationships/hyperlink" Target="../Docs/R1-2405341.zip" TargetMode="External"/><Relationship Id="rId1892" Type="http://schemas.openxmlformats.org/officeDocument/2006/relationships/hyperlink" Target="../Docs/R1-2404561.zip" TargetMode="External"/><Relationship Id="rId2431" Type="http://schemas.openxmlformats.org/officeDocument/2006/relationships/hyperlink" Target="https://portal.3gpp.org/desktopmodules/Specifications/SpecificationDetails.aspx?specificationId=3215" TargetMode="External"/><Relationship Id="rId2529" Type="http://schemas.openxmlformats.org/officeDocument/2006/relationships/hyperlink" Target="https://portal.3gpp.org/desktopmodules/Specifications/SpecificationDetails.aspx?specificationId=3435" TargetMode="External"/><Relationship Id="rId2736" Type="http://schemas.openxmlformats.org/officeDocument/2006/relationships/hyperlink" Target="https://portal.3gpp.org/desktopmodules/Release/ReleaseDetails.aspx?releaseId=193" TargetMode="External"/><Relationship Id="rId610" Type="http://schemas.openxmlformats.org/officeDocument/2006/relationships/hyperlink" Target="../Docs/R1-2403922.zip" TargetMode="External"/><Relationship Id="rId708" Type="http://schemas.openxmlformats.org/officeDocument/2006/relationships/hyperlink" Target="../Docs/R1-2405442.zip" TargetMode="External"/><Relationship Id="rId915" Type="http://schemas.openxmlformats.org/officeDocument/2006/relationships/hyperlink" Target="../Docs/R1-2404384.zip" TargetMode="External"/><Relationship Id="rId1240" Type="http://schemas.openxmlformats.org/officeDocument/2006/relationships/hyperlink" Target="../Docs/R1-2404496.zip" TargetMode="External"/><Relationship Id="rId1338" Type="http://schemas.openxmlformats.org/officeDocument/2006/relationships/hyperlink" Target="../Docs/R1-2405200.zip" TargetMode="External"/><Relationship Id="rId1545" Type="http://schemas.openxmlformats.org/officeDocument/2006/relationships/hyperlink" Target="../Docs/R1-2404901.zip" TargetMode="External"/><Relationship Id="rId1100" Type="http://schemas.openxmlformats.org/officeDocument/2006/relationships/hyperlink" Target="../Docs/R1-2405017.zip" TargetMode="External"/><Relationship Id="rId1405" Type="http://schemas.openxmlformats.org/officeDocument/2006/relationships/hyperlink" Target="../Docs/R1-2405042.zip" TargetMode="External"/><Relationship Id="rId1752" Type="http://schemas.openxmlformats.org/officeDocument/2006/relationships/hyperlink" Target="../Docs/R1-2404561.zip" TargetMode="External"/><Relationship Id="rId2803" Type="http://schemas.openxmlformats.org/officeDocument/2006/relationships/hyperlink" Target="https://portal.3gpp.org/desktopmodules/Release/ReleaseDetails.aspx?releaseId=193" TargetMode="External"/><Relationship Id="rId44" Type="http://schemas.openxmlformats.org/officeDocument/2006/relationships/hyperlink" Target="../Docs/R1-2404950.zip" TargetMode="External"/><Relationship Id="rId1612" Type="http://schemas.openxmlformats.org/officeDocument/2006/relationships/hyperlink" Target="../Docs/R1-2404624.zip" TargetMode="External"/><Relationship Id="rId1917" Type="http://schemas.openxmlformats.org/officeDocument/2006/relationships/hyperlink" Target="../Docs/R1-2404507.zip" TargetMode="External"/><Relationship Id="rId193" Type="http://schemas.openxmlformats.org/officeDocument/2006/relationships/hyperlink" Target="../Docs/R1-2405579.zip" TargetMode="External"/><Relationship Id="rId498" Type="http://schemas.openxmlformats.org/officeDocument/2006/relationships/hyperlink" Target="../Docs/R1-2405256.zip" TargetMode="External"/><Relationship Id="rId2081" Type="http://schemas.openxmlformats.org/officeDocument/2006/relationships/hyperlink" Target="../Docs/R1-2405682.zip" TargetMode="External"/><Relationship Id="rId2179" Type="http://schemas.openxmlformats.org/officeDocument/2006/relationships/hyperlink" Target="../Docs/R1-2405276.zip" TargetMode="External"/><Relationship Id="rId260" Type="http://schemas.openxmlformats.org/officeDocument/2006/relationships/image" Target="media/image18.wmf"/><Relationship Id="rId2386" Type="http://schemas.openxmlformats.org/officeDocument/2006/relationships/hyperlink" Target="../Docs/R1-2404695.zip" TargetMode="External"/><Relationship Id="rId2593" Type="http://schemas.openxmlformats.org/officeDocument/2006/relationships/hyperlink" Target="https://portal.3gpp.org/desktopmodules/WorkItem/WorkItemDetails.aspx?workitemId=940198" TargetMode="External"/><Relationship Id="rId120" Type="http://schemas.openxmlformats.org/officeDocument/2006/relationships/hyperlink" Target="../Docs/R1-2404349.zip" TargetMode="External"/><Relationship Id="rId358" Type="http://schemas.openxmlformats.org/officeDocument/2006/relationships/hyperlink" Target="../Docs/R1-2404600.zip" TargetMode="External"/><Relationship Id="rId565" Type="http://schemas.openxmlformats.org/officeDocument/2006/relationships/hyperlink" Target="../Docs/R1-2405673.zip" TargetMode="External"/><Relationship Id="rId772" Type="http://schemas.openxmlformats.org/officeDocument/2006/relationships/hyperlink" Target="../Docs/R1-2404639.zip" TargetMode="External"/><Relationship Id="rId1195" Type="http://schemas.openxmlformats.org/officeDocument/2006/relationships/hyperlink" Target="../Docs/R1-2405678.zip" TargetMode="External"/><Relationship Id="rId2039" Type="http://schemas.openxmlformats.org/officeDocument/2006/relationships/hyperlink" Target="../Docs/R1-2405374.zip" TargetMode="External"/><Relationship Id="rId2246" Type="http://schemas.openxmlformats.org/officeDocument/2006/relationships/hyperlink" Target="../Docs/R1-2404335.zip" TargetMode="External"/><Relationship Id="rId2453" Type="http://schemas.openxmlformats.org/officeDocument/2006/relationships/hyperlink" Target="../Docs/R1-2405591.zip" TargetMode="External"/><Relationship Id="rId2660" Type="http://schemas.openxmlformats.org/officeDocument/2006/relationships/hyperlink" Target="https://portal.3gpp.org/desktopmodules/WorkItem/WorkItemDetails.aspx?workitemId=940194" TargetMode="External"/><Relationship Id="rId218" Type="http://schemas.openxmlformats.org/officeDocument/2006/relationships/hyperlink" Target="../Docs/R1-2405319.zip" TargetMode="External"/><Relationship Id="rId425" Type="http://schemas.openxmlformats.org/officeDocument/2006/relationships/hyperlink" Target="../Docs/R1-2405619.zip" TargetMode="External"/><Relationship Id="rId632" Type="http://schemas.openxmlformats.org/officeDocument/2006/relationships/hyperlink" Target="../Docs/R1-2405581.zip" TargetMode="External"/><Relationship Id="rId1055" Type="http://schemas.openxmlformats.org/officeDocument/2006/relationships/hyperlink" Target="../Docs/R1-2404654.zip" TargetMode="External"/><Relationship Id="rId1262" Type="http://schemas.openxmlformats.org/officeDocument/2006/relationships/hyperlink" Target="../Docs/R1-2403904.zip" TargetMode="External"/><Relationship Id="rId2106" Type="http://schemas.openxmlformats.org/officeDocument/2006/relationships/hyperlink" Target="../Docs/R1-2405508.zip" TargetMode="External"/><Relationship Id="rId2313" Type="http://schemas.openxmlformats.org/officeDocument/2006/relationships/hyperlink" Target="../Docs/R1-2403939.zip" TargetMode="External"/><Relationship Id="rId2520" Type="http://schemas.openxmlformats.org/officeDocument/2006/relationships/hyperlink" Target="https://portal.3gpp.org/desktopmodules/Release/ReleaseDetails.aspx?releaseId=192" TargetMode="External"/><Relationship Id="rId2758" Type="http://schemas.openxmlformats.org/officeDocument/2006/relationships/hyperlink" Target="https://portal.3gpp.org/desktopmodules/Release/ReleaseDetails.aspx?releaseId=193" TargetMode="External"/><Relationship Id="rId937" Type="http://schemas.openxmlformats.org/officeDocument/2006/relationships/hyperlink" Target="../Docs/R1-2405087.zip" TargetMode="External"/><Relationship Id="rId1122" Type="http://schemas.openxmlformats.org/officeDocument/2006/relationships/hyperlink" Target="../Docs/R1-2404336.zip" TargetMode="External"/><Relationship Id="rId1567" Type="http://schemas.openxmlformats.org/officeDocument/2006/relationships/hyperlink" Target="../Docs/R1-2404182.zip" TargetMode="External"/><Relationship Id="rId1774" Type="http://schemas.openxmlformats.org/officeDocument/2006/relationships/hyperlink" Target="../Docs/R1-2405363.zip" TargetMode="External"/><Relationship Id="rId1981" Type="http://schemas.openxmlformats.org/officeDocument/2006/relationships/hyperlink" Target="../Docs/R1-2404225.zip" TargetMode="External"/><Relationship Id="rId2618" Type="http://schemas.openxmlformats.org/officeDocument/2006/relationships/hyperlink" Target="../Docs/R1-2405734.zip" TargetMode="External"/><Relationship Id="rId2825" Type="http://schemas.openxmlformats.org/officeDocument/2006/relationships/hyperlink" Target="../Docs/R1-2405771.zip" TargetMode="External"/><Relationship Id="rId66" Type="http://schemas.openxmlformats.org/officeDocument/2006/relationships/hyperlink" Target="../Docs/R1-2404050.zip" TargetMode="External"/><Relationship Id="rId1427" Type="http://schemas.openxmlformats.org/officeDocument/2006/relationships/hyperlink" Target="../Docs/R1-2404501.zip" TargetMode="External"/><Relationship Id="rId1634" Type="http://schemas.openxmlformats.org/officeDocument/2006/relationships/hyperlink" Target="../Docs/R1-2405498.zip" TargetMode="External"/><Relationship Id="rId1841" Type="http://schemas.openxmlformats.org/officeDocument/2006/relationships/hyperlink" Target="../Docs/R1-2404561.zip" TargetMode="External"/><Relationship Id="rId1939" Type="http://schemas.openxmlformats.org/officeDocument/2006/relationships/hyperlink" Target="../Docs/R1-2405595.zip" TargetMode="External"/><Relationship Id="rId1701" Type="http://schemas.openxmlformats.org/officeDocument/2006/relationships/hyperlink" Target="../Docs/R1-2405363.zip" TargetMode="External"/><Relationship Id="rId282" Type="http://schemas.openxmlformats.org/officeDocument/2006/relationships/hyperlink" Target="../Docs/R1-2404072.zip" TargetMode="External"/><Relationship Id="rId587" Type="http://schemas.openxmlformats.org/officeDocument/2006/relationships/hyperlink" Target="../Docs/R1-2405694.zip" TargetMode="External"/><Relationship Id="rId2170" Type="http://schemas.openxmlformats.org/officeDocument/2006/relationships/hyperlink" Target="../Docs/R1-2404924.zip" TargetMode="External"/><Relationship Id="rId2268" Type="http://schemas.openxmlformats.org/officeDocument/2006/relationships/hyperlink" Target="../Docs/R1-2405665.zip" TargetMode="External"/><Relationship Id="rId8" Type="http://schemas.openxmlformats.org/officeDocument/2006/relationships/endnotes" Target="endnotes.xml"/><Relationship Id="rId142" Type="http://schemas.openxmlformats.org/officeDocument/2006/relationships/hyperlink" Target="../Docs/R1-2403988.zip" TargetMode="External"/><Relationship Id="rId447" Type="http://schemas.openxmlformats.org/officeDocument/2006/relationships/hyperlink" Target="../Docs/R1-2405383.zip" TargetMode="External"/><Relationship Id="rId794" Type="http://schemas.openxmlformats.org/officeDocument/2006/relationships/hyperlink" Target="../Docs/R1-2404847.zip" TargetMode="External"/><Relationship Id="rId1077" Type="http://schemas.openxmlformats.org/officeDocument/2006/relationships/hyperlink" Target="../Docs/R1-2403915.zip" TargetMode="External"/><Relationship Id="rId2030" Type="http://schemas.openxmlformats.org/officeDocument/2006/relationships/hyperlink" Target="../Docs/R1-2405655.zip" TargetMode="External"/><Relationship Id="rId2128" Type="http://schemas.openxmlformats.org/officeDocument/2006/relationships/hyperlink" Target="../Docs/R1-2404468.zip" TargetMode="External"/><Relationship Id="rId2475" Type="http://schemas.openxmlformats.org/officeDocument/2006/relationships/hyperlink" Target="https://portal.3gpp.org/desktopmodules/Specifications/SpecificationDetails.aspx?specificationId=3216" TargetMode="External"/><Relationship Id="rId2682" Type="http://schemas.openxmlformats.org/officeDocument/2006/relationships/hyperlink" Target="https://portal.3gpp.org/desktopmodules/Specifications/SpecificationDetails.aspx?specificationId=3214" TargetMode="External"/><Relationship Id="rId654" Type="http://schemas.openxmlformats.org/officeDocument/2006/relationships/hyperlink" Target="../Docs/R1-2405739.zip" TargetMode="External"/><Relationship Id="rId861" Type="http://schemas.openxmlformats.org/officeDocument/2006/relationships/hyperlink" Target="../Docs/R1-2405565.zip" TargetMode="External"/><Relationship Id="rId959" Type="http://schemas.openxmlformats.org/officeDocument/2006/relationships/hyperlink" Target="../Docs/R1-2405350.zip" TargetMode="External"/><Relationship Id="rId1284" Type="http://schemas.openxmlformats.org/officeDocument/2006/relationships/hyperlink" Target="../Docs/R1-2404792.zip" TargetMode="External"/><Relationship Id="rId1491" Type="http://schemas.openxmlformats.org/officeDocument/2006/relationships/hyperlink" Target="../Docs/R1-2404329.zip" TargetMode="External"/><Relationship Id="rId1589" Type="http://schemas.openxmlformats.org/officeDocument/2006/relationships/hyperlink" Target="../Docs/R1-2405245.zip" TargetMode="External"/><Relationship Id="rId2335" Type="http://schemas.openxmlformats.org/officeDocument/2006/relationships/hyperlink" Target="../Docs/R1-2405516.zip" TargetMode="External"/><Relationship Id="rId2542" Type="http://schemas.openxmlformats.org/officeDocument/2006/relationships/hyperlink" Target="https://portal.3gpp.org/desktopmodules/WorkItem/WorkItemDetails.aspx?workitemId=940198" TargetMode="External"/><Relationship Id="rId307" Type="http://schemas.openxmlformats.org/officeDocument/2006/relationships/hyperlink" Target="../Docs/R1-2405653.zip" TargetMode="External"/><Relationship Id="rId514" Type="http://schemas.openxmlformats.org/officeDocument/2006/relationships/hyperlink" Target="../Docs/R1-2404237.zip" TargetMode="External"/><Relationship Id="rId721" Type="http://schemas.openxmlformats.org/officeDocument/2006/relationships/hyperlink" Target="../Docs/R1-2404154.zip" TargetMode="External"/><Relationship Id="rId1144" Type="http://schemas.openxmlformats.org/officeDocument/2006/relationships/hyperlink" Target="../Docs/R1-2405205.zip" TargetMode="External"/><Relationship Id="rId1351" Type="http://schemas.openxmlformats.org/officeDocument/2006/relationships/hyperlink" Target="../Docs/R1-2404025.zip" TargetMode="External"/><Relationship Id="rId1449" Type="http://schemas.openxmlformats.org/officeDocument/2006/relationships/hyperlink" Target="../Docs/R1-2404028.zip" TargetMode="External"/><Relationship Id="rId1796" Type="http://schemas.openxmlformats.org/officeDocument/2006/relationships/hyperlink" Target="../Docs/R1-2404625.zip" TargetMode="External"/><Relationship Id="rId2402" Type="http://schemas.openxmlformats.org/officeDocument/2006/relationships/hyperlink" Target="https://portal.3gpp.org/desktopmodules/Release/ReleaseDetails.aspx?releaseId=193" TargetMode="External"/><Relationship Id="rId284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erias\AppData\Roaming\Microsoft\Templates\3gpp_7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1DCEEC-EDAA-4DE4-A59D-1D2A80D3E3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3gpp_70.dot</Template>
  <TotalTime>851</TotalTime>
  <Pages>170</Pages>
  <Words>100023</Words>
  <Characters>570133</Characters>
  <Application>Microsoft Office Word</Application>
  <DocSecurity>0</DocSecurity>
  <Lines>4751</Lines>
  <Paragraphs>1337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RAN1#90bis</vt:lpstr>
      <vt:lpstr>RAN1#90bis</vt:lpstr>
    </vt:vector>
  </TitlesOfParts>
  <Company>ETSI</Company>
  <LinksUpToDate>false</LinksUpToDate>
  <CharactersWithSpaces>668819</CharactersWithSpaces>
  <SharedDoc>false</SharedDoc>
  <HLinks>
    <vt:vector size="8130" baseType="variant">
      <vt:variant>
        <vt:i4>4653059</vt:i4>
      </vt:variant>
      <vt:variant>
        <vt:i4>4446</vt:i4>
      </vt:variant>
      <vt:variant>
        <vt:i4>0</vt:i4>
      </vt:variant>
      <vt:variant>
        <vt:i4>5</vt:i4>
      </vt:variant>
      <vt:variant>
        <vt:lpwstr>../Docs/R1-136008.zip</vt:lpwstr>
      </vt:variant>
      <vt:variant>
        <vt:lpwstr/>
      </vt:variant>
      <vt:variant>
        <vt:i4>4587530</vt:i4>
      </vt:variant>
      <vt:variant>
        <vt:i4>4443</vt:i4>
      </vt:variant>
      <vt:variant>
        <vt:i4>0</vt:i4>
      </vt:variant>
      <vt:variant>
        <vt:i4>5</vt:i4>
      </vt:variant>
      <vt:variant>
        <vt:lpwstr>../Docs/R1-136011.zip</vt:lpwstr>
      </vt:variant>
      <vt:variant>
        <vt:lpwstr/>
      </vt:variant>
      <vt:variant>
        <vt:i4>4259843</vt:i4>
      </vt:variant>
      <vt:variant>
        <vt:i4>4440</vt:i4>
      </vt:variant>
      <vt:variant>
        <vt:i4>0</vt:i4>
      </vt:variant>
      <vt:variant>
        <vt:i4>5</vt:i4>
      </vt:variant>
      <vt:variant>
        <vt:lpwstr>../Docs/R1-135951.zip</vt:lpwstr>
      </vt:variant>
      <vt:variant>
        <vt:lpwstr/>
      </vt:variant>
      <vt:variant>
        <vt:i4>4456461</vt:i4>
      </vt:variant>
      <vt:variant>
        <vt:i4>4437</vt:i4>
      </vt:variant>
      <vt:variant>
        <vt:i4>0</vt:i4>
      </vt:variant>
      <vt:variant>
        <vt:i4>5</vt:i4>
      </vt:variant>
      <vt:variant>
        <vt:lpwstr>../Docs/R1-136036.zip</vt:lpwstr>
      </vt:variant>
      <vt:variant>
        <vt:lpwstr/>
      </vt:variant>
      <vt:variant>
        <vt:i4>4521994</vt:i4>
      </vt:variant>
      <vt:variant>
        <vt:i4>4434</vt:i4>
      </vt:variant>
      <vt:variant>
        <vt:i4>0</vt:i4>
      </vt:variant>
      <vt:variant>
        <vt:i4>5</vt:i4>
      </vt:variant>
      <vt:variant>
        <vt:lpwstr>../Docs/R1-136021.zip</vt:lpwstr>
      </vt:variant>
      <vt:variant>
        <vt:lpwstr/>
      </vt:variant>
      <vt:variant>
        <vt:i4>4325388</vt:i4>
      </vt:variant>
      <vt:variant>
        <vt:i4>4431</vt:i4>
      </vt:variant>
      <vt:variant>
        <vt:i4>0</vt:i4>
      </vt:variant>
      <vt:variant>
        <vt:i4>5</vt:i4>
      </vt:variant>
      <vt:variant>
        <vt:lpwstr>../Docs/R1-136057.zip</vt:lpwstr>
      </vt:variant>
      <vt:variant>
        <vt:lpwstr/>
      </vt:variant>
      <vt:variant>
        <vt:i4>4325388</vt:i4>
      </vt:variant>
      <vt:variant>
        <vt:i4>4428</vt:i4>
      </vt:variant>
      <vt:variant>
        <vt:i4>0</vt:i4>
      </vt:variant>
      <vt:variant>
        <vt:i4>5</vt:i4>
      </vt:variant>
      <vt:variant>
        <vt:lpwstr>../Docs/R1-136057.zip</vt:lpwstr>
      </vt:variant>
      <vt:variant>
        <vt:lpwstr/>
      </vt:variant>
      <vt:variant>
        <vt:i4>4194305</vt:i4>
      </vt:variant>
      <vt:variant>
        <vt:i4>4425</vt:i4>
      </vt:variant>
      <vt:variant>
        <vt:i4>0</vt:i4>
      </vt:variant>
      <vt:variant>
        <vt:i4>5</vt:i4>
      </vt:variant>
      <vt:variant>
        <vt:lpwstr>../Docs/R1-135943.zip</vt:lpwstr>
      </vt:variant>
      <vt:variant>
        <vt:lpwstr/>
      </vt:variant>
      <vt:variant>
        <vt:i4>4653069</vt:i4>
      </vt:variant>
      <vt:variant>
        <vt:i4>4422</vt:i4>
      </vt:variant>
      <vt:variant>
        <vt:i4>0</vt:i4>
      </vt:variant>
      <vt:variant>
        <vt:i4>5</vt:i4>
      </vt:variant>
      <vt:variant>
        <vt:lpwstr>../Docs/R1-136006.zip</vt:lpwstr>
      </vt:variant>
      <vt:variant>
        <vt:lpwstr/>
      </vt:variant>
      <vt:variant>
        <vt:i4>4521998</vt:i4>
      </vt:variant>
      <vt:variant>
        <vt:i4>4419</vt:i4>
      </vt:variant>
      <vt:variant>
        <vt:i4>0</vt:i4>
      </vt:variant>
      <vt:variant>
        <vt:i4>5</vt:i4>
      </vt:variant>
      <vt:variant>
        <vt:lpwstr>../Docs/R1-136025.zip</vt:lpwstr>
      </vt:variant>
      <vt:variant>
        <vt:lpwstr/>
      </vt:variant>
      <vt:variant>
        <vt:i4>5177352</vt:i4>
      </vt:variant>
      <vt:variant>
        <vt:i4>4416</vt:i4>
      </vt:variant>
      <vt:variant>
        <vt:i4>0</vt:i4>
      </vt:variant>
      <vt:variant>
        <vt:i4>5</vt:i4>
      </vt:variant>
      <vt:variant>
        <vt:lpwstr>../Docs/R1-136083.zip</vt:lpwstr>
      </vt:variant>
      <vt:variant>
        <vt:lpwstr/>
      </vt:variant>
      <vt:variant>
        <vt:i4>5177353</vt:i4>
      </vt:variant>
      <vt:variant>
        <vt:i4>4413</vt:i4>
      </vt:variant>
      <vt:variant>
        <vt:i4>0</vt:i4>
      </vt:variant>
      <vt:variant>
        <vt:i4>5</vt:i4>
      </vt:variant>
      <vt:variant>
        <vt:lpwstr>../Docs/R1-136082.zip</vt:lpwstr>
      </vt:variant>
      <vt:variant>
        <vt:lpwstr/>
      </vt:variant>
      <vt:variant>
        <vt:i4>5177353</vt:i4>
      </vt:variant>
      <vt:variant>
        <vt:i4>4410</vt:i4>
      </vt:variant>
      <vt:variant>
        <vt:i4>0</vt:i4>
      </vt:variant>
      <vt:variant>
        <vt:i4>5</vt:i4>
      </vt:variant>
      <vt:variant>
        <vt:lpwstr>../Docs/R1-136082.zip</vt:lpwstr>
      </vt:variant>
      <vt:variant>
        <vt:lpwstr/>
      </vt:variant>
      <vt:variant>
        <vt:i4>5177355</vt:i4>
      </vt:variant>
      <vt:variant>
        <vt:i4>4407</vt:i4>
      </vt:variant>
      <vt:variant>
        <vt:i4>0</vt:i4>
      </vt:variant>
      <vt:variant>
        <vt:i4>5</vt:i4>
      </vt:variant>
      <vt:variant>
        <vt:lpwstr>../Docs/R1-136080.zip</vt:lpwstr>
      </vt:variant>
      <vt:variant>
        <vt:lpwstr/>
      </vt:variant>
      <vt:variant>
        <vt:i4>5046282</vt:i4>
      </vt:variant>
      <vt:variant>
        <vt:i4>4404</vt:i4>
      </vt:variant>
      <vt:variant>
        <vt:i4>0</vt:i4>
      </vt:variant>
      <vt:variant>
        <vt:i4>5</vt:i4>
      </vt:variant>
      <vt:variant>
        <vt:lpwstr>../Docs/R1-135998.zip</vt:lpwstr>
      </vt:variant>
      <vt:variant>
        <vt:lpwstr/>
      </vt:variant>
      <vt:variant>
        <vt:i4>4521986</vt:i4>
      </vt:variant>
      <vt:variant>
        <vt:i4>4401</vt:i4>
      </vt:variant>
      <vt:variant>
        <vt:i4>0</vt:i4>
      </vt:variant>
      <vt:variant>
        <vt:i4>5</vt:i4>
      </vt:variant>
      <vt:variant>
        <vt:lpwstr>../Docs/R1-135910.zip</vt:lpwstr>
      </vt:variant>
      <vt:variant>
        <vt:lpwstr/>
      </vt:variant>
      <vt:variant>
        <vt:i4>4390925</vt:i4>
      </vt:variant>
      <vt:variant>
        <vt:i4>4398</vt:i4>
      </vt:variant>
      <vt:variant>
        <vt:i4>0</vt:i4>
      </vt:variant>
      <vt:variant>
        <vt:i4>5</vt:i4>
      </vt:variant>
      <vt:variant>
        <vt:lpwstr>../Docs/R1-136046.zip</vt:lpwstr>
      </vt:variant>
      <vt:variant>
        <vt:lpwstr/>
      </vt:variant>
      <vt:variant>
        <vt:i4>4390925</vt:i4>
      </vt:variant>
      <vt:variant>
        <vt:i4>4395</vt:i4>
      </vt:variant>
      <vt:variant>
        <vt:i4>0</vt:i4>
      </vt:variant>
      <vt:variant>
        <vt:i4>5</vt:i4>
      </vt:variant>
      <vt:variant>
        <vt:lpwstr>../Docs/R1-136046.zip</vt:lpwstr>
      </vt:variant>
      <vt:variant>
        <vt:lpwstr/>
      </vt:variant>
      <vt:variant>
        <vt:i4>4390927</vt:i4>
      </vt:variant>
      <vt:variant>
        <vt:i4>4392</vt:i4>
      </vt:variant>
      <vt:variant>
        <vt:i4>0</vt:i4>
      </vt:variant>
      <vt:variant>
        <vt:i4>5</vt:i4>
      </vt:variant>
      <vt:variant>
        <vt:lpwstr>../Docs/R1-136044.zip</vt:lpwstr>
      </vt:variant>
      <vt:variant>
        <vt:lpwstr/>
      </vt:variant>
      <vt:variant>
        <vt:i4>4390921</vt:i4>
      </vt:variant>
      <vt:variant>
        <vt:i4>4389</vt:i4>
      </vt:variant>
      <vt:variant>
        <vt:i4>0</vt:i4>
      </vt:variant>
      <vt:variant>
        <vt:i4>5</vt:i4>
      </vt:variant>
      <vt:variant>
        <vt:lpwstr>../Docs/R1-136042.zip</vt:lpwstr>
      </vt:variant>
      <vt:variant>
        <vt:lpwstr/>
      </vt:variant>
      <vt:variant>
        <vt:i4>4390920</vt:i4>
      </vt:variant>
      <vt:variant>
        <vt:i4>4386</vt:i4>
      </vt:variant>
      <vt:variant>
        <vt:i4>0</vt:i4>
      </vt:variant>
      <vt:variant>
        <vt:i4>5</vt:i4>
      </vt:variant>
      <vt:variant>
        <vt:lpwstr>../Docs/R1-136043.zip</vt:lpwstr>
      </vt:variant>
      <vt:variant>
        <vt:lpwstr/>
      </vt:variant>
      <vt:variant>
        <vt:i4>4587527</vt:i4>
      </vt:variant>
      <vt:variant>
        <vt:i4>4383</vt:i4>
      </vt:variant>
      <vt:variant>
        <vt:i4>0</vt:i4>
      </vt:variant>
      <vt:variant>
        <vt:i4>5</vt:i4>
      </vt:variant>
      <vt:variant>
        <vt:lpwstr>../Docs/R1-135925.zip</vt:lpwstr>
      </vt:variant>
      <vt:variant>
        <vt:lpwstr/>
      </vt:variant>
      <vt:variant>
        <vt:i4>4587524</vt:i4>
      </vt:variant>
      <vt:variant>
        <vt:i4>4380</vt:i4>
      </vt:variant>
      <vt:variant>
        <vt:i4>0</vt:i4>
      </vt:variant>
      <vt:variant>
        <vt:i4>5</vt:i4>
      </vt:variant>
      <vt:variant>
        <vt:lpwstr>../Docs/R1-135926.zip</vt:lpwstr>
      </vt:variant>
      <vt:variant>
        <vt:lpwstr/>
      </vt:variant>
      <vt:variant>
        <vt:i4>5046274</vt:i4>
      </vt:variant>
      <vt:variant>
        <vt:i4>4377</vt:i4>
      </vt:variant>
      <vt:variant>
        <vt:i4>0</vt:i4>
      </vt:variant>
      <vt:variant>
        <vt:i4>5</vt:i4>
      </vt:variant>
      <vt:variant>
        <vt:lpwstr>../Docs/R1-135990.zip</vt:lpwstr>
      </vt:variant>
      <vt:variant>
        <vt:lpwstr/>
      </vt:variant>
      <vt:variant>
        <vt:i4>5046277</vt:i4>
      </vt:variant>
      <vt:variant>
        <vt:i4>4374</vt:i4>
      </vt:variant>
      <vt:variant>
        <vt:i4>0</vt:i4>
      </vt:variant>
      <vt:variant>
        <vt:i4>5</vt:i4>
      </vt:variant>
      <vt:variant>
        <vt:lpwstr>../Docs/R1-135997.zip</vt:lpwstr>
      </vt:variant>
      <vt:variant>
        <vt:lpwstr/>
      </vt:variant>
      <vt:variant>
        <vt:i4>4980746</vt:i4>
      </vt:variant>
      <vt:variant>
        <vt:i4>4371</vt:i4>
      </vt:variant>
      <vt:variant>
        <vt:i4>0</vt:i4>
      </vt:variant>
      <vt:variant>
        <vt:i4>5</vt:i4>
      </vt:variant>
      <vt:variant>
        <vt:lpwstr>../Docs/R1-135786.zip</vt:lpwstr>
      </vt:variant>
      <vt:variant>
        <vt:lpwstr/>
      </vt:variant>
      <vt:variant>
        <vt:i4>4980745</vt:i4>
      </vt:variant>
      <vt:variant>
        <vt:i4>4368</vt:i4>
      </vt:variant>
      <vt:variant>
        <vt:i4>0</vt:i4>
      </vt:variant>
      <vt:variant>
        <vt:i4>5</vt:i4>
      </vt:variant>
      <vt:variant>
        <vt:lpwstr>../Docs/R1-135785.zip</vt:lpwstr>
      </vt:variant>
      <vt:variant>
        <vt:lpwstr/>
      </vt:variant>
      <vt:variant>
        <vt:i4>4980747</vt:i4>
      </vt:variant>
      <vt:variant>
        <vt:i4>4365</vt:i4>
      </vt:variant>
      <vt:variant>
        <vt:i4>0</vt:i4>
      </vt:variant>
      <vt:variant>
        <vt:i4>5</vt:i4>
      </vt:variant>
      <vt:variant>
        <vt:lpwstr>../Docs/R1-135989.zip</vt:lpwstr>
      </vt:variant>
      <vt:variant>
        <vt:lpwstr/>
      </vt:variant>
      <vt:variant>
        <vt:i4>5046276</vt:i4>
      </vt:variant>
      <vt:variant>
        <vt:i4>4362</vt:i4>
      </vt:variant>
      <vt:variant>
        <vt:i4>0</vt:i4>
      </vt:variant>
      <vt:variant>
        <vt:i4>5</vt:i4>
      </vt:variant>
      <vt:variant>
        <vt:lpwstr>../Docs/R1-135996.zip</vt:lpwstr>
      </vt:variant>
      <vt:variant>
        <vt:lpwstr/>
      </vt:variant>
      <vt:variant>
        <vt:i4>5046285</vt:i4>
      </vt:variant>
      <vt:variant>
        <vt:i4>4359</vt:i4>
      </vt:variant>
      <vt:variant>
        <vt:i4>0</vt:i4>
      </vt:variant>
      <vt:variant>
        <vt:i4>5</vt:i4>
      </vt:variant>
      <vt:variant>
        <vt:lpwstr>../Docs/R1-135690.zip</vt:lpwstr>
      </vt:variant>
      <vt:variant>
        <vt:lpwstr/>
      </vt:variant>
      <vt:variant>
        <vt:i4>4194314</vt:i4>
      </vt:variant>
      <vt:variant>
        <vt:i4>4356</vt:i4>
      </vt:variant>
      <vt:variant>
        <vt:i4>0</vt:i4>
      </vt:variant>
      <vt:variant>
        <vt:i4>5</vt:i4>
      </vt:variant>
      <vt:variant>
        <vt:lpwstr>../Docs/R1-135849.zip</vt:lpwstr>
      </vt:variant>
      <vt:variant>
        <vt:lpwstr/>
      </vt:variant>
      <vt:variant>
        <vt:i4>4325390</vt:i4>
      </vt:variant>
      <vt:variant>
        <vt:i4>4353</vt:i4>
      </vt:variant>
      <vt:variant>
        <vt:i4>0</vt:i4>
      </vt:variant>
      <vt:variant>
        <vt:i4>5</vt:i4>
      </vt:variant>
      <vt:variant>
        <vt:lpwstr>../Docs/R1-136055.zip</vt:lpwstr>
      </vt:variant>
      <vt:variant>
        <vt:lpwstr/>
      </vt:variant>
      <vt:variant>
        <vt:i4>4259854</vt:i4>
      </vt:variant>
      <vt:variant>
        <vt:i4>4350</vt:i4>
      </vt:variant>
      <vt:variant>
        <vt:i4>0</vt:i4>
      </vt:variant>
      <vt:variant>
        <vt:i4>5</vt:i4>
      </vt:variant>
      <vt:variant>
        <vt:lpwstr>../Docs/R1-136065.zip</vt:lpwstr>
      </vt:variant>
      <vt:variant>
        <vt:lpwstr/>
      </vt:variant>
      <vt:variant>
        <vt:i4>4325383</vt:i4>
      </vt:variant>
      <vt:variant>
        <vt:i4>4347</vt:i4>
      </vt:variant>
      <vt:variant>
        <vt:i4>0</vt:i4>
      </vt:variant>
      <vt:variant>
        <vt:i4>5</vt:i4>
      </vt:variant>
      <vt:variant>
        <vt:lpwstr>../Docs/R1-135864.zip</vt:lpwstr>
      </vt:variant>
      <vt:variant>
        <vt:lpwstr/>
      </vt:variant>
      <vt:variant>
        <vt:i4>4980740</vt:i4>
      </vt:variant>
      <vt:variant>
        <vt:i4>4344</vt:i4>
      </vt:variant>
      <vt:variant>
        <vt:i4>0</vt:i4>
      </vt:variant>
      <vt:variant>
        <vt:i4>5</vt:i4>
      </vt:variant>
      <vt:variant>
        <vt:lpwstr>../Docs/R1-135986.zip</vt:lpwstr>
      </vt:variant>
      <vt:variant>
        <vt:lpwstr/>
      </vt:variant>
      <vt:variant>
        <vt:i4>4390926</vt:i4>
      </vt:variant>
      <vt:variant>
        <vt:i4>4341</vt:i4>
      </vt:variant>
      <vt:variant>
        <vt:i4>0</vt:i4>
      </vt:variant>
      <vt:variant>
        <vt:i4>5</vt:i4>
      </vt:variant>
      <vt:variant>
        <vt:lpwstr>../Docs/R1-136045.zip</vt:lpwstr>
      </vt:variant>
      <vt:variant>
        <vt:lpwstr/>
      </vt:variant>
      <vt:variant>
        <vt:i4>4456463</vt:i4>
      </vt:variant>
      <vt:variant>
        <vt:i4>4338</vt:i4>
      </vt:variant>
      <vt:variant>
        <vt:i4>0</vt:i4>
      </vt:variant>
      <vt:variant>
        <vt:i4>5</vt:i4>
      </vt:variant>
      <vt:variant>
        <vt:lpwstr>../Docs/R1-136034.zip</vt:lpwstr>
      </vt:variant>
      <vt:variant>
        <vt:lpwstr/>
      </vt:variant>
      <vt:variant>
        <vt:i4>4653071</vt:i4>
      </vt:variant>
      <vt:variant>
        <vt:i4>4335</vt:i4>
      </vt:variant>
      <vt:variant>
        <vt:i4>0</vt:i4>
      </vt:variant>
      <vt:variant>
        <vt:i4>5</vt:i4>
      </vt:variant>
      <vt:variant>
        <vt:lpwstr>../Docs/R1-136004.zip</vt:lpwstr>
      </vt:variant>
      <vt:variant>
        <vt:lpwstr/>
      </vt:variant>
      <vt:variant>
        <vt:i4>4653057</vt:i4>
      </vt:variant>
      <vt:variant>
        <vt:i4>4332</vt:i4>
      </vt:variant>
      <vt:variant>
        <vt:i4>0</vt:i4>
      </vt:variant>
      <vt:variant>
        <vt:i4>5</vt:i4>
      </vt:variant>
      <vt:variant>
        <vt:lpwstr>../Docs/R1-135832.zip</vt:lpwstr>
      </vt:variant>
      <vt:variant>
        <vt:lpwstr/>
      </vt:variant>
      <vt:variant>
        <vt:i4>4456450</vt:i4>
      </vt:variant>
      <vt:variant>
        <vt:i4>4329</vt:i4>
      </vt:variant>
      <vt:variant>
        <vt:i4>0</vt:i4>
      </vt:variant>
      <vt:variant>
        <vt:i4>5</vt:i4>
      </vt:variant>
      <vt:variant>
        <vt:lpwstr>../Docs/R1-135009.zip</vt:lpwstr>
      </vt:variant>
      <vt:variant>
        <vt:lpwstr/>
      </vt:variant>
      <vt:variant>
        <vt:i4>4325386</vt:i4>
      </vt:variant>
      <vt:variant>
        <vt:i4>4326</vt:i4>
      </vt:variant>
      <vt:variant>
        <vt:i4>0</vt:i4>
      </vt:variant>
      <vt:variant>
        <vt:i4>5</vt:i4>
      </vt:variant>
      <vt:variant>
        <vt:lpwstr>../Docs/R1-132819.zip</vt:lpwstr>
      </vt:variant>
      <vt:variant>
        <vt:lpwstr/>
      </vt:variant>
      <vt:variant>
        <vt:i4>4456451</vt:i4>
      </vt:variant>
      <vt:variant>
        <vt:i4>4323</vt:i4>
      </vt:variant>
      <vt:variant>
        <vt:i4>0</vt:i4>
      </vt:variant>
      <vt:variant>
        <vt:i4>5</vt:i4>
      </vt:variant>
      <vt:variant>
        <vt:lpwstr>../Docs/R1-135008.zip</vt:lpwstr>
      </vt:variant>
      <vt:variant>
        <vt:lpwstr/>
      </vt:variant>
      <vt:variant>
        <vt:i4>4456460</vt:i4>
      </vt:variant>
      <vt:variant>
        <vt:i4>4320</vt:i4>
      </vt:variant>
      <vt:variant>
        <vt:i4>0</vt:i4>
      </vt:variant>
      <vt:variant>
        <vt:i4>5</vt:i4>
      </vt:variant>
      <vt:variant>
        <vt:lpwstr>../Docs/R1-135007.zip</vt:lpwstr>
      </vt:variant>
      <vt:variant>
        <vt:lpwstr/>
      </vt:variant>
      <vt:variant>
        <vt:i4>4456461</vt:i4>
      </vt:variant>
      <vt:variant>
        <vt:i4>4317</vt:i4>
      </vt:variant>
      <vt:variant>
        <vt:i4>0</vt:i4>
      </vt:variant>
      <vt:variant>
        <vt:i4>5</vt:i4>
      </vt:variant>
      <vt:variant>
        <vt:lpwstr>../Docs/R1-135006.zip</vt:lpwstr>
      </vt:variant>
      <vt:variant>
        <vt:lpwstr/>
      </vt:variant>
      <vt:variant>
        <vt:i4>4456462</vt:i4>
      </vt:variant>
      <vt:variant>
        <vt:i4>4314</vt:i4>
      </vt:variant>
      <vt:variant>
        <vt:i4>0</vt:i4>
      </vt:variant>
      <vt:variant>
        <vt:i4>5</vt:i4>
      </vt:variant>
      <vt:variant>
        <vt:lpwstr>../Docs/R1-135005.zip</vt:lpwstr>
      </vt:variant>
      <vt:variant>
        <vt:lpwstr/>
      </vt:variant>
      <vt:variant>
        <vt:i4>4456463</vt:i4>
      </vt:variant>
      <vt:variant>
        <vt:i4>4311</vt:i4>
      </vt:variant>
      <vt:variant>
        <vt:i4>0</vt:i4>
      </vt:variant>
      <vt:variant>
        <vt:i4>5</vt:i4>
      </vt:variant>
      <vt:variant>
        <vt:lpwstr>../Docs/R1-135004.zip</vt:lpwstr>
      </vt:variant>
      <vt:variant>
        <vt:lpwstr/>
      </vt:variant>
      <vt:variant>
        <vt:i4>4456456</vt:i4>
      </vt:variant>
      <vt:variant>
        <vt:i4>4308</vt:i4>
      </vt:variant>
      <vt:variant>
        <vt:i4>0</vt:i4>
      </vt:variant>
      <vt:variant>
        <vt:i4>5</vt:i4>
      </vt:variant>
      <vt:variant>
        <vt:lpwstr>../Docs/R1-135003.zip</vt:lpwstr>
      </vt:variant>
      <vt:variant>
        <vt:lpwstr/>
      </vt:variant>
      <vt:variant>
        <vt:i4>4456457</vt:i4>
      </vt:variant>
      <vt:variant>
        <vt:i4>4305</vt:i4>
      </vt:variant>
      <vt:variant>
        <vt:i4>0</vt:i4>
      </vt:variant>
      <vt:variant>
        <vt:i4>5</vt:i4>
      </vt:variant>
      <vt:variant>
        <vt:lpwstr>../Docs/R1-135002.zip</vt:lpwstr>
      </vt:variant>
      <vt:variant>
        <vt:lpwstr/>
      </vt:variant>
      <vt:variant>
        <vt:i4>4259852</vt:i4>
      </vt:variant>
      <vt:variant>
        <vt:i4>4302</vt:i4>
      </vt:variant>
      <vt:variant>
        <vt:i4>0</vt:i4>
      </vt:variant>
      <vt:variant>
        <vt:i4>5</vt:i4>
      </vt:variant>
      <vt:variant>
        <vt:lpwstr>../Docs/R1-136067.zip</vt:lpwstr>
      </vt:variant>
      <vt:variant>
        <vt:lpwstr/>
      </vt:variant>
      <vt:variant>
        <vt:i4>4325383</vt:i4>
      </vt:variant>
      <vt:variant>
        <vt:i4>4299</vt:i4>
      </vt:variant>
      <vt:variant>
        <vt:i4>0</vt:i4>
      </vt:variant>
      <vt:variant>
        <vt:i4>5</vt:i4>
      </vt:variant>
      <vt:variant>
        <vt:lpwstr>../Docs/R1-135864.zip</vt:lpwstr>
      </vt:variant>
      <vt:variant>
        <vt:lpwstr/>
      </vt:variant>
      <vt:variant>
        <vt:i4>4980740</vt:i4>
      </vt:variant>
      <vt:variant>
        <vt:i4>4296</vt:i4>
      </vt:variant>
      <vt:variant>
        <vt:i4>0</vt:i4>
      </vt:variant>
      <vt:variant>
        <vt:i4>5</vt:i4>
      </vt:variant>
      <vt:variant>
        <vt:lpwstr>../Docs/R1-135986.zip</vt:lpwstr>
      </vt:variant>
      <vt:variant>
        <vt:lpwstr/>
      </vt:variant>
      <vt:variant>
        <vt:i4>4390926</vt:i4>
      </vt:variant>
      <vt:variant>
        <vt:i4>4293</vt:i4>
      </vt:variant>
      <vt:variant>
        <vt:i4>0</vt:i4>
      </vt:variant>
      <vt:variant>
        <vt:i4>5</vt:i4>
      </vt:variant>
      <vt:variant>
        <vt:lpwstr>../Docs/R1-136045.zip</vt:lpwstr>
      </vt:variant>
      <vt:variant>
        <vt:lpwstr/>
      </vt:variant>
      <vt:variant>
        <vt:i4>4521999</vt:i4>
      </vt:variant>
      <vt:variant>
        <vt:i4>4290</vt:i4>
      </vt:variant>
      <vt:variant>
        <vt:i4>0</vt:i4>
      </vt:variant>
      <vt:variant>
        <vt:i4>5</vt:i4>
      </vt:variant>
      <vt:variant>
        <vt:lpwstr>../Docs/R1-136024.zip</vt:lpwstr>
      </vt:variant>
      <vt:variant>
        <vt:lpwstr/>
      </vt:variant>
      <vt:variant>
        <vt:i4>4521994</vt:i4>
      </vt:variant>
      <vt:variant>
        <vt:i4>4287</vt:i4>
      </vt:variant>
      <vt:variant>
        <vt:i4>0</vt:i4>
      </vt:variant>
      <vt:variant>
        <vt:i4>5</vt:i4>
      </vt:variant>
      <vt:variant>
        <vt:lpwstr>../Docs/R1-135918.zip</vt:lpwstr>
      </vt:variant>
      <vt:variant>
        <vt:lpwstr/>
      </vt:variant>
      <vt:variant>
        <vt:i4>4521995</vt:i4>
      </vt:variant>
      <vt:variant>
        <vt:i4>4284</vt:i4>
      </vt:variant>
      <vt:variant>
        <vt:i4>0</vt:i4>
      </vt:variant>
      <vt:variant>
        <vt:i4>5</vt:i4>
      </vt:variant>
      <vt:variant>
        <vt:lpwstr>../Docs/R1-135919.zip</vt:lpwstr>
      </vt:variant>
      <vt:variant>
        <vt:lpwstr/>
      </vt:variant>
      <vt:variant>
        <vt:i4>4259854</vt:i4>
      </vt:variant>
      <vt:variant>
        <vt:i4>4281</vt:i4>
      </vt:variant>
      <vt:variant>
        <vt:i4>0</vt:i4>
      </vt:variant>
      <vt:variant>
        <vt:i4>5</vt:i4>
      </vt:variant>
      <vt:variant>
        <vt:lpwstr>../Docs/R1-136065.zip</vt:lpwstr>
      </vt:variant>
      <vt:variant>
        <vt:lpwstr/>
      </vt:variant>
      <vt:variant>
        <vt:i4>4653057</vt:i4>
      </vt:variant>
      <vt:variant>
        <vt:i4>4278</vt:i4>
      </vt:variant>
      <vt:variant>
        <vt:i4>0</vt:i4>
      </vt:variant>
      <vt:variant>
        <vt:i4>5</vt:i4>
      </vt:variant>
      <vt:variant>
        <vt:lpwstr>../Docs/R1-135832.zip</vt:lpwstr>
      </vt:variant>
      <vt:variant>
        <vt:lpwstr/>
      </vt:variant>
      <vt:variant>
        <vt:i4>4194313</vt:i4>
      </vt:variant>
      <vt:variant>
        <vt:i4>4275</vt:i4>
      </vt:variant>
      <vt:variant>
        <vt:i4>0</vt:i4>
      </vt:variant>
      <vt:variant>
        <vt:i4>5</vt:i4>
      </vt:variant>
      <vt:variant>
        <vt:lpwstr>../Docs/R1-136072.zip</vt:lpwstr>
      </vt:variant>
      <vt:variant>
        <vt:lpwstr/>
      </vt:variant>
      <vt:variant>
        <vt:i4>4980741</vt:i4>
      </vt:variant>
      <vt:variant>
        <vt:i4>4272</vt:i4>
      </vt:variant>
      <vt:variant>
        <vt:i4>0</vt:i4>
      </vt:variant>
      <vt:variant>
        <vt:i4>5</vt:i4>
      </vt:variant>
      <vt:variant>
        <vt:lpwstr>../Docs/R1-135987.zip</vt:lpwstr>
      </vt:variant>
      <vt:variant>
        <vt:lpwstr/>
      </vt:variant>
      <vt:variant>
        <vt:i4>4653069</vt:i4>
      </vt:variant>
      <vt:variant>
        <vt:i4>4269</vt:i4>
      </vt:variant>
      <vt:variant>
        <vt:i4>0</vt:i4>
      </vt:variant>
      <vt:variant>
        <vt:i4>5</vt:i4>
      </vt:variant>
      <vt:variant>
        <vt:lpwstr>../Docs/R1-134127.zip</vt:lpwstr>
      </vt:variant>
      <vt:variant>
        <vt:lpwstr/>
      </vt:variant>
      <vt:variant>
        <vt:i4>4587533</vt:i4>
      </vt:variant>
      <vt:variant>
        <vt:i4>4266</vt:i4>
      </vt:variant>
      <vt:variant>
        <vt:i4>0</vt:i4>
      </vt:variant>
      <vt:variant>
        <vt:i4>5</vt:i4>
      </vt:variant>
      <vt:variant>
        <vt:lpwstr>../Docs/R1-135127.zip</vt:lpwstr>
      </vt:variant>
      <vt:variant>
        <vt:lpwstr/>
      </vt:variant>
      <vt:variant>
        <vt:i4>4587532</vt:i4>
      </vt:variant>
      <vt:variant>
        <vt:i4>4263</vt:i4>
      </vt:variant>
      <vt:variant>
        <vt:i4>0</vt:i4>
      </vt:variant>
      <vt:variant>
        <vt:i4>5</vt:i4>
      </vt:variant>
      <vt:variant>
        <vt:lpwstr>../Docs/R1-135126.zip</vt:lpwstr>
      </vt:variant>
      <vt:variant>
        <vt:lpwstr/>
      </vt:variant>
      <vt:variant>
        <vt:i4>4325383</vt:i4>
      </vt:variant>
      <vt:variant>
        <vt:i4>4260</vt:i4>
      </vt:variant>
      <vt:variant>
        <vt:i4>0</vt:i4>
      </vt:variant>
      <vt:variant>
        <vt:i4>5</vt:i4>
      </vt:variant>
      <vt:variant>
        <vt:lpwstr>../Docs/R1-135569.zip</vt:lpwstr>
      </vt:variant>
      <vt:variant>
        <vt:lpwstr/>
      </vt:variant>
      <vt:variant>
        <vt:i4>4653067</vt:i4>
      </vt:variant>
      <vt:variant>
        <vt:i4>4257</vt:i4>
      </vt:variant>
      <vt:variant>
        <vt:i4>0</vt:i4>
      </vt:variant>
      <vt:variant>
        <vt:i4>5</vt:i4>
      </vt:variant>
      <vt:variant>
        <vt:lpwstr>../Docs/R1-135838.zip</vt:lpwstr>
      </vt:variant>
      <vt:variant>
        <vt:lpwstr/>
      </vt:variant>
      <vt:variant>
        <vt:i4>4390926</vt:i4>
      </vt:variant>
      <vt:variant>
        <vt:i4>4254</vt:i4>
      </vt:variant>
      <vt:variant>
        <vt:i4>0</vt:i4>
      </vt:variant>
      <vt:variant>
        <vt:i4>5</vt:i4>
      </vt:variant>
      <vt:variant>
        <vt:lpwstr>../Docs/R1-135772.zip</vt:lpwstr>
      </vt:variant>
      <vt:variant>
        <vt:lpwstr/>
      </vt:variant>
      <vt:variant>
        <vt:i4>4325382</vt:i4>
      </vt:variant>
      <vt:variant>
        <vt:i4>4251</vt:i4>
      </vt:variant>
      <vt:variant>
        <vt:i4>0</vt:i4>
      </vt:variant>
      <vt:variant>
        <vt:i4>5</vt:i4>
      </vt:variant>
      <vt:variant>
        <vt:lpwstr>../Docs/R1-135568.zip</vt:lpwstr>
      </vt:variant>
      <vt:variant>
        <vt:lpwstr/>
      </vt:variant>
      <vt:variant>
        <vt:i4>5046284</vt:i4>
      </vt:variant>
      <vt:variant>
        <vt:i4>4248</vt:i4>
      </vt:variant>
      <vt:variant>
        <vt:i4>0</vt:i4>
      </vt:variant>
      <vt:variant>
        <vt:i4>5</vt:i4>
      </vt:variant>
      <vt:variant>
        <vt:lpwstr>../Docs/R1-135493.zip</vt:lpwstr>
      </vt:variant>
      <vt:variant>
        <vt:lpwstr/>
      </vt:variant>
      <vt:variant>
        <vt:i4>5046280</vt:i4>
      </vt:variant>
      <vt:variant>
        <vt:i4>4245</vt:i4>
      </vt:variant>
      <vt:variant>
        <vt:i4>0</vt:i4>
      </vt:variant>
      <vt:variant>
        <vt:i4>5</vt:i4>
      </vt:variant>
      <vt:variant>
        <vt:lpwstr>../Docs/R1-134380.zip</vt:lpwstr>
      </vt:variant>
      <vt:variant>
        <vt:lpwstr/>
      </vt:variant>
      <vt:variant>
        <vt:i4>4456462</vt:i4>
      </vt:variant>
      <vt:variant>
        <vt:i4>4242</vt:i4>
      </vt:variant>
      <vt:variant>
        <vt:i4>0</vt:i4>
      </vt:variant>
      <vt:variant>
        <vt:i4>5</vt:i4>
      </vt:variant>
      <vt:variant>
        <vt:lpwstr>../Docs/R1-135401.zip</vt:lpwstr>
      </vt:variant>
      <vt:variant>
        <vt:lpwstr/>
      </vt:variant>
      <vt:variant>
        <vt:i4>4980744</vt:i4>
      </vt:variant>
      <vt:variant>
        <vt:i4>4239</vt:i4>
      </vt:variant>
      <vt:variant>
        <vt:i4>0</vt:i4>
      </vt:variant>
      <vt:variant>
        <vt:i4>5</vt:i4>
      </vt:variant>
      <vt:variant>
        <vt:lpwstr>../Docs/R1-135380.zip</vt:lpwstr>
      </vt:variant>
      <vt:variant>
        <vt:lpwstr/>
      </vt:variant>
      <vt:variant>
        <vt:i4>4980745</vt:i4>
      </vt:variant>
      <vt:variant>
        <vt:i4>4236</vt:i4>
      </vt:variant>
      <vt:variant>
        <vt:i4>0</vt:i4>
      </vt:variant>
      <vt:variant>
        <vt:i4>5</vt:i4>
      </vt:variant>
      <vt:variant>
        <vt:lpwstr>../Docs/R1-135280.zip</vt:lpwstr>
      </vt:variant>
      <vt:variant>
        <vt:lpwstr/>
      </vt:variant>
      <vt:variant>
        <vt:i4>4653057</vt:i4>
      </vt:variant>
      <vt:variant>
        <vt:i4>4233</vt:i4>
      </vt:variant>
      <vt:variant>
        <vt:i4>0</vt:i4>
      </vt:variant>
      <vt:variant>
        <vt:i4>5</vt:i4>
      </vt:variant>
      <vt:variant>
        <vt:lpwstr>../Docs/R1-135238.zip</vt:lpwstr>
      </vt:variant>
      <vt:variant>
        <vt:lpwstr/>
      </vt:variant>
      <vt:variant>
        <vt:i4>4980744</vt:i4>
      </vt:variant>
      <vt:variant>
        <vt:i4>4230</vt:i4>
      </vt:variant>
      <vt:variant>
        <vt:i4>0</vt:i4>
      </vt:variant>
      <vt:variant>
        <vt:i4>5</vt:i4>
      </vt:variant>
      <vt:variant>
        <vt:lpwstr>../Docs/R1-135182.zip</vt:lpwstr>
      </vt:variant>
      <vt:variant>
        <vt:lpwstr/>
      </vt:variant>
      <vt:variant>
        <vt:i4>4521996</vt:i4>
      </vt:variant>
      <vt:variant>
        <vt:i4>4227</vt:i4>
      </vt:variant>
      <vt:variant>
        <vt:i4>0</vt:i4>
      </vt:variant>
      <vt:variant>
        <vt:i4>5</vt:i4>
      </vt:variant>
      <vt:variant>
        <vt:lpwstr>../Docs/R1-135017.zip</vt:lpwstr>
      </vt:variant>
      <vt:variant>
        <vt:lpwstr/>
      </vt:variant>
      <vt:variant>
        <vt:i4>4390914</vt:i4>
      </vt:variant>
      <vt:variant>
        <vt:i4>4224</vt:i4>
      </vt:variant>
      <vt:variant>
        <vt:i4>0</vt:i4>
      </vt:variant>
      <vt:variant>
        <vt:i4>5</vt:i4>
      </vt:variant>
      <vt:variant>
        <vt:lpwstr>../Docs/R1-136049.zip</vt:lpwstr>
      </vt:variant>
      <vt:variant>
        <vt:lpwstr/>
      </vt:variant>
      <vt:variant>
        <vt:i4>4325376</vt:i4>
      </vt:variant>
      <vt:variant>
        <vt:i4>4221</vt:i4>
      </vt:variant>
      <vt:variant>
        <vt:i4>0</vt:i4>
      </vt:variant>
      <vt:variant>
        <vt:i4>5</vt:i4>
      </vt:variant>
      <vt:variant>
        <vt:lpwstr>../Docs/R1-135962.zip</vt:lpwstr>
      </vt:variant>
      <vt:variant>
        <vt:lpwstr/>
      </vt:variant>
      <vt:variant>
        <vt:i4>4653064</vt:i4>
      </vt:variant>
      <vt:variant>
        <vt:i4>4215</vt:i4>
      </vt:variant>
      <vt:variant>
        <vt:i4>0</vt:i4>
      </vt:variant>
      <vt:variant>
        <vt:i4>5</vt:i4>
      </vt:variant>
      <vt:variant>
        <vt:lpwstr>../Docs/R1-135437.zip</vt:lpwstr>
      </vt:variant>
      <vt:variant>
        <vt:lpwstr/>
      </vt:variant>
      <vt:variant>
        <vt:i4>4980743</vt:i4>
      </vt:variant>
      <vt:variant>
        <vt:i4>4212</vt:i4>
      </vt:variant>
      <vt:variant>
        <vt:i4>0</vt:i4>
      </vt:variant>
      <vt:variant>
        <vt:i4>5</vt:i4>
      </vt:variant>
      <vt:variant>
        <vt:lpwstr>../Docs/R1-135884.zip</vt:lpwstr>
      </vt:variant>
      <vt:variant>
        <vt:lpwstr/>
      </vt:variant>
      <vt:variant>
        <vt:i4>4259853</vt:i4>
      </vt:variant>
      <vt:variant>
        <vt:i4>4209</vt:i4>
      </vt:variant>
      <vt:variant>
        <vt:i4>0</vt:i4>
      </vt:variant>
      <vt:variant>
        <vt:i4>5</vt:i4>
      </vt:variant>
      <vt:variant>
        <vt:lpwstr>../Docs/R1-135553.zip</vt:lpwstr>
      </vt:variant>
      <vt:variant>
        <vt:lpwstr/>
      </vt:variant>
      <vt:variant>
        <vt:i4>4194313</vt:i4>
      </vt:variant>
      <vt:variant>
        <vt:i4>4206</vt:i4>
      </vt:variant>
      <vt:variant>
        <vt:i4>0</vt:i4>
      </vt:variant>
      <vt:variant>
        <vt:i4>5</vt:i4>
      </vt:variant>
      <vt:variant>
        <vt:lpwstr>../Docs/R1-135547.zip</vt:lpwstr>
      </vt:variant>
      <vt:variant>
        <vt:lpwstr/>
      </vt:variant>
      <vt:variant>
        <vt:i4>4653067</vt:i4>
      </vt:variant>
      <vt:variant>
        <vt:i4>4203</vt:i4>
      </vt:variant>
      <vt:variant>
        <vt:i4>0</vt:i4>
      </vt:variant>
      <vt:variant>
        <vt:i4>5</vt:i4>
      </vt:variant>
      <vt:variant>
        <vt:lpwstr>../Docs/R1-135333.zip</vt:lpwstr>
      </vt:variant>
      <vt:variant>
        <vt:lpwstr/>
      </vt:variant>
      <vt:variant>
        <vt:i4>4587535</vt:i4>
      </vt:variant>
      <vt:variant>
        <vt:i4>4200</vt:i4>
      </vt:variant>
      <vt:variant>
        <vt:i4>0</vt:i4>
      </vt:variant>
      <vt:variant>
        <vt:i4>5</vt:i4>
      </vt:variant>
      <vt:variant>
        <vt:lpwstr>../Docs/R1-135125.zip</vt:lpwstr>
      </vt:variant>
      <vt:variant>
        <vt:lpwstr/>
      </vt:variant>
      <vt:variant>
        <vt:i4>4653071</vt:i4>
      </vt:variant>
      <vt:variant>
        <vt:i4>4197</vt:i4>
      </vt:variant>
      <vt:variant>
        <vt:i4>0</vt:i4>
      </vt:variant>
      <vt:variant>
        <vt:i4>5</vt:i4>
      </vt:variant>
      <vt:variant>
        <vt:lpwstr>../Docs/R1-135236.zip</vt:lpwstr>
      </vt:variant>
      <vt:variant>
        <vt:lpwstr/>
      </vt:variant>
      <vt:variant>
        <vt:i4>5046277</vt:i4>
      </vt:variant>
      <vt:variant>
        <vt:i4>4194</vt:i4>
      </vt:variant>
      <vt:variant>
        <vt:i4>0</vt:i4>
      </vt:variant>
      <vt:variant>
        <vt:i4>5</vt:i4>
      </vt:variant>
      <vt:variant>
        <vt:lpwstr>../Docs/R1-135896.zip</vt:lpwstr>
      </vt:variant>
      <vt:variant>
        <vt:lpwstr/>
      </vt:variant>
      <vt:variant>
        <vt:i4>4325385</vt:i4>
      </vt:variant>
      <vt:variant>
        <vt:i4>4191</vt:i4>
      </vt:variant>
      <vt:variant>
        <vt:i4>0</vt:i4>
      </vt:variant>
      <vt:variant>
        <vt:i4>5</vt:i4>
      </vt:variant>
      <vt:variant>
        <vt:lpwstr>../Docs/R1-135567.zip</vt:lpwstr>
      </vt:variant>
      <vt:variant>
        <vt:lpwstr/>
      </vt:variant>
      <vt:variant>
        <vt:i4>4653060</vt:i4>
      </vt:variant>
      <vt:variant>
        <vt:i4>4188</vt:i4>
      </vt:variant>
      <vt:variant>
        <vt:i4>0</vt:i4>
      </vt:variant>
      <vt:variant>
        <vt:i4>5</vt:i4>
      </vt:variant>
      <vt:variant>
        <vt:lpwstr>../Docs/R1-135837.zip</vt:lpwstr>
      </vt:variant>
      <vt:variant>
        <vt:lpwstr/>
      </vt:variant>
      <vt:variant>
        <vt:i4>4653069</vt:i4>
      </vt:variant>
      <vt:variant>
        <vt:i4>4185</vt:i4>
      </vt:variant>
      <vt:variant>
        <vt:i4>0</vt:i4>
      </vt:variant>
      <vt:variant>
        <vt:i4>5</vt:i4>
      </vt:variant>
      <vt:variant>
        <vt:lpwstr>../Docs/R1-135533.zip</vt:lpwstr>
      </vt:variant>
      <vt:variant>
        <vt:lpwstr/>
      </vt:variant>
      <vt:variant>
        <vt:i4>4390912</vt:i4>
      </vt:variant>
      <vt:variant>
        <vt:i4>4182</vt:i4>
      </vt:variant>
      <vt:variant>
        <vt:i4>0</vt:i4>
      </vt:variant>
      <vt:variant>
        <vt:i4>5</vt:i4>
      </vt:variant>
      <vt:variant>
        <vt:lpwstr>../Docs/R1-135378.zip</vt:lpwstr>
      </vt:variant>
      <vt:variant>
        <vt:lpwstr/>
      </vt:variant>
      <vt:variant>
        <vt:i4>4653070</vt:i4>
      </vt:variant>
      <vt:variant>
        <vt:i4>4179</vt:i4>
      </vt:variant>
      <vt:variant>
        <vt:i4>0</vt:i4>
      </vt:variant>
      <vt:variant>
        <vt:i4>5</vt:i4>
      </vt:variant>
      <vt:variant>
        <vt:lpwstr>../Docs/R1-135237.zip</vt:lpwstr>
      </vt:variant>
      <vt:variant>
        <vt:lpwstr/>
      </vt:variant>
      <vt:variant>
        <vt:i4>4587534</vt:i4>
      </vt:variant>
      <vt:variant>
        <vt:i4>4176</vt:i4>
      </vt:variant>
      <vt:variant>
        <vt:i4>0</vt:i4>
      </vt:variant>
      <vt:variant>
        <vt:i4>5</vt:i4>
      </vt:variant>
      <vt:variant>
        <vt:lpwstr>../Docs/R1-135124.zip</vt:lpwstr>
      </vt:variant>
      <vt:variant>
        <vt:lpwstr/>
      </vt:variant>
      <vt:variant>
        <vt:i4>4325387</vt:i4>
      </vt:variant>
      <vt:variant>
        <vt:i4>4173</vt:i4>
      </vt:variant>
      <vt:variant>
        <vt:i4>0</vt:i4>
      </vt:variant>
      <vt:variant>
        <vt:i4>5</vt:i4>
      </vt:variant>
      <vt:variant>
        <vt:lpwstr>../Docs/R1-136050.zip</vt:lpwstr>
      </vt:variant>
      <vt:variant>
        <vt:lpwstr/>
      </vt:variant>
      <vt:variant>
        <vt:i4>4325386</vt:i4>
      </vt:variant>
      <vt:variant>
        <vt:i4>4170</vt:i4>
      </vt:variant>
      <vt:variant>
        <vt:i4>0</vt:i4>
      </vt:variant>
      <vt:variant>
        <vt:i4>5</vt:i4>
      </vt:variant>
      <vt:variant>
        <vt:lpwstr>../Docs/R1-135968.zip</vt:lpwstr>
      </vt:variant>
      <vt:variant>
        <vt:lpwstr/>
      </vt:variant>
      <vt:variant>
        <vt:i4>4653065</vt:i4>
      </vt:variant>
      <vt:variant>
        <vt:i4>4167</vt:i4>
      </vt:variant>
      <vt:variant>
        <vt:i4>0</vt:i4>
      </vt:variant>
      <vt:variant>
        <vt:i4>5</vt:i4>
      </vt:variant>
      <vt:variant>
        <vt:lpwstr>../Docs/R1-135436.zip</vt:lpwstr>
      </vt:variant>
      <vt:variant>
        <vt:lpwstr/>
      </vt:variant>
      <vt:variant>
        <vt:i4>4980736</vt:i4>
      </vt:variant>
      <vt:variant>
        <vt:i4>4164</vt:i4>
      </vt:variant>
      <vt:variant>
        <vt:i4>0</vt:i4>
      </vt:variant>
      <vt:variant>
        <vt:i4>5</vt:i4>
      </vt:variant>
      <vt:variant>
        <vt:lpwstr>../Docs/R1-135883.zip</vt:lpwstr>
      </vt:variant>
      <vt:variant>
        <vt:lpwstr/>
      </vt:variant>
      <vt:variant>
        <vt:i4>4390913</vt:i4>
      </vt:variant>
      <vt:variant>
        <vt:i4>4161</vt:i4>
      </vt:variant>
      <vt:variant>
        <vt:i4>0</vt:i4>
      </vt:variant>
      <vt:variant>
        <vt:i4>5</vt:i4>
      </vt:variant>
      <vt:variant>
        <vt:lpwstr>../Docs/R1-135379.zip</vt:lpwstr>
      </vt:variant>
      <vt:variant>
        <vt:lpwstr/>
      </vt:variant>
      <vt:variant>
        <vt:i4>4980738</vt:i4>
      </vt:variant>
      <vt:variant>
        <vt:i4>4158</vt:i4>
      </vt:variant>
      <vt:variant>
        <vt:i4>0</vt:i4>
      </vt:variant>
      <vt:variant>
        <vt:i4>5</vt:i4>
      </vt:variant>
      <vt:variant>
        <vt:lpwstr>../Docs/R1-135881.zip</vt:lpwstr>
      </vt:variant>
      <vt:variant>
        <vt:lpwstr/>
      </vt:variant>
      <vt:variant>
        <vt:i4>4653068</vt:i4>
      </vt:variant>
      <vt:variant>
        <vt:i4>4155</vt:i4>
      </vt:variant>
      <vt:variant>
        <vt:i4>0</vt:i4>
      </vt:variant>
      <vt:variant>
        <vt:i4>5</vt:i4>
      </vt:variant>
      <vt:variant>
        <vt:lpwstr>../Docs/R1-135235.zip</vt:lpwstr>
      </vt:variant>
      <vt:variant>
        <vt:lpwstr/>
      </vt:variant>
      <vt:variant>
        <vt:i4>4456455</vt:i4>
      </vt:variant>
      <vt:variant>
        <vt:i4>4152</vt:i4>
      </vt:variant>
      <vt:variant>
        <vt:i4>0</vt:i4>
      </vt:variant>
      <vt:variant>
        <vt:i4>5</vt:i4>
      </vt:variant>
      <vt:variant>
        <vt:lpwstr>../Docs/R1-135905.zip</vt:lpwstr>
      </vt:variant>
      <vt:variant>
        <vt:lpwstr/>
      </vt:variant>
      <vt:variant>
        <vt:i4>4653069</vt:i4>
      </vt:variant>
      <vt:variant>
        <vt:i4>4149</vt:i4>
      </vt:variant>
      <vt:variant>
        <vt:i4>0</vt:i4>
      </vt:variant>
      <vt:variant>
        <vt:i4>5</vt:i4>
      </vt:variant>
      <vt:variant>
        <vt:lpwstr>../Docs/R1-135234.zip</vt:lpwstr>
      </vt:variant>
      <vt:variant>
        <vt:lpwstr/>
      </vt:variant>
      <vt:variant>
        <vt:i4>4456451</vt:i4>
      </vt:variant>
      <vt:variant>
        <vt:i4>4146</vt:i4>
      </vt:variant>
      <vt:variant>
        <vt:i4>0</vt:i4>
      </vt:variant>
      <vt:variant>
        <vt:i4>5</vt:i4>
      </vt:variant>
      <vt:variant>
        <vt:lpwstr>../Docs/R1-135901.zip</vt:lpwstr>
      </vt:variant>
      <vt:variant>
        <vt:lpwstr/>
      </vt:variant>
      <vt:variant>
        <vt:i4>4653066</vt:i4>
      </vt:variant>
      <vt:variant>
        <vt:i4>4143</vt:i4>
      </vt:variant>
      <vt:variant>
        <vt:i4>0</vt:i4>
      </vt:variant>
      <vt:variant>
        <vt:i4>5</vt:i4>
      </vt:variant>
      <vt:variant>
        <vt:lpwstr>../Docs/R1-135435.zip</vt:lpwstr>
      </vt:variant>
      <vt:variant>
        <vt:lpwstr/>
      </vt:variant>
      <vt:variant>
        <vt:i4>4980737</vt:i4>
      </vt:variant>
      <vt:variant>
        <vt:i4>4140</vt:i4>
      </vt:variant>
      <vt:variant>
        <vt:i4>0</vt:i4>
      </vt:variant>
      <vt:variant>
        <vt:i4>5</vt:i4>
      </vt:variant>
      <vt:variant>
        <vt:lpwstr>../Docs/R1-135882.zip</vt:lpwstr>
      </vt:variant>
      <vt:variant>
        <vt:lpwstr/>
      </vt:variant>
      <vt:variant>
        <vt:i4>4325384</vt:i4>
      </vt:variant>
      <vt:variant>
        <vt:i4>4137</vt:i4>
      </vt:variant>
      <vt:variant>
        <vt:i4>0</vt:i4>
      </vt:variant>
      <vt:variant>
        <vt:i4>5</vt:i4>
      </vt:variant>
      <vt:variant>
        <vt:lpwstr>../Docs/R1-135566.zip</vt:lpwstr>
      </vt:variant>
      <vt:variant>
        <vt:lpwstr/>
      </vt:variant>
      <vt:variant>
        <vt:i4>4194310</vt:i4>
      </vt:variant>
      <vt:variant>
        <vt:i4>4134</vt:i4>
      </vt:variant>
      <vt:variant>
        <vt:i4>0</vt:i4>
      </vt:variant>
      <vt:variant>
        <vt:i4>5</vt:i4>
      </vt:variant>
      <vt:variant>
        <vt:lpwstr>../Docs/R1-135548.zip</vt:lpwstr>
      </vt:variant>
      <vt:variant>
        <vt:lpwstr/>
      </vt:variant>
      <vt:variant>
        <vt:i4>4194312</vt:i4>
      </vt:variant>
      <vt:variant>
        <vt:i4>4131</vt:i4>
      </vt:variant>
      <vt:variant>
        <vt:i4>0</vt:i4>
      </vt:variant>
      <vt:variant>
        <vt:i4>5</vt:i4>
      </vt:variant>
      <vt:variant>
        <vt:lpwstr>../Docs/R1-135546.zip</vt:lpwstr>
      </vt:variant>
      <vt:variant>
        <vt:lpwstr/>
      </vt:variant>
      <vt:variant>
        <vt:i4>4653065</vt:i4>
      </vt:variant>
      <vt:variant>
        <vt:i4>4128</vt:i4>
      </vt:variant>
      <vt:variant>
        <vt:i4>0</vt:i4>
      </vt:variant>
      <vt:variant>
        <vt:i4>5</vt:i4>
      </vt:variant>
      <vt:variant>
        <vt:lpwstr>../Docs/R1-135331.zip</vt:lpwstr>
      </vt:variant>
      <vt:variant>
        <vt:lpwstr/>
      </vt:variant>
      <vt:variant>
        <vt:i4>4653064</vt:i4>
      </vt:variant>
      <vt:variant>
        <vt:i4>4125</vt:i4>
      </vt:variant>
      <vt:variant>
        <vt:i4>0</vt:i4>
      </vt:variant>
      <vt:variant>
        <vt:i4>5</vt:i4>
      </vt:variant>
      <vt:variant>
        <vt:lpwstr>../Docs/R1-135330.zip</vt:lpwstr>
      </vt:variant>
      <vt:variant>
        <vt:lpwstr/>
      </vt:variant>
      <vt:variant>
        <vt:i4>4653066</vt:i4>
      </vt:variant>
      <vt:variant>
        <vt:i4>4122</vt:i4>
      </vt:variant>
      <vt:variant>
        <vt:i4>0</vt:i4>
      </vt:variant>
      <vt:variant>
        <vt:i4>5</vt:i4>
      </vt:variant>
      <vt:variant>
        <vt:lpwstr>../Docs/R1-135233.zip</vt:lpwstr>
      </vt:variant>
      <vt:variant>
        <vt:lpwstr/>
      </vt:variant>
      <vt:variant>
        <vt:i4>4653067</vt:i4>
      </vt:variant>
      <vt:variant>
        <vt:i4>4119</vt:i4>
      </vt:variant>
      <vt:variant>
        <vt:i4>0</vt:i4>
      </vt:variant>
      <vt:variant>
        <vt:i4>5</vt:i4>
      </vt:variant>
      <vt:variant>
        <vt:lpwstr>../Docs/R1-135232.zip</vt:lpwstr>
      </vt:variant>
      <vt:variant>
        <vt:lpwstr/>
      </vt:variant>
      <vt:variant>
        <vt:i4>4194314</vt:i4>
      </vt:variant>
      <vt:variant>
        <vt:i4>4116</vt:i4>
      </vt:variant>
      <vt:variant>
        <vt:i4>0</vt:i4>
      </vt:variant>
      <vt:variant>
        <vt:i4>5</vt:i4>
      </vt:variant>
      <vt:variant>
        <vt:lpwstr>../Docs/R1-136071.zip</vt:lpwstr>
      </vt:variant>
      <vt:variant>
        <vt:lpwstr/>
      </vt:variant>
      <vt:variant>
        <vt:i4>4390914</vt:i4>
      </vt:variant>
      <vt:variant>
        <vt:i4>4113</vt:i4>
      </vt:variant>
      <vt:variant>
        <vt:i4>0</vt:i4>
      </vt:variant>
      <vt:variant>
        <vt:i4>5</vt:i4>
      </vt:variant>
      <vt:variant>
        <vt:lpwstr>../Docs/R1-135970.zip</vt:lpwstr>
      </vt:variant>
      <vt:variant>
        <vt:lpwstr/>
      </vt:variant>
      <vt:variant>
        <vt:i4>4390912</vt:i4>
      </vt:variant>
      <vt:variant>
        <vt:i4>4110</vt:i4>
      </vt:variant>
      <vt:variant>
        <vt:i4>0</vt:i4>
      </vt:variant>
      <vt:variant>
        <vt:i4>5</vt:i4>
      </vt:variant>
      <vt:variant>
        <vt:lpwstr>../Docs/R1-135972.zip</vt:lpwstr>
      </vt:variant>
      <vt:variant>
        <vt:lpwstr/>
      </vt:variant>
      <vt:variant>
        <vt:i4>4653065</vt:i4>
      </vt:variant>
      <vt:variant>
        <vt:i4>4107</vt:i4>
      </vt:variant>
      <vt:variant>
        <vt:i4>0</vt:i4>
      </vt:variant>
      <vt:variant>
        <vt:i4>5</vt:i4>
      </vt:variant>
      <vt:variant>
        <vt:lpwstr>../Docs/R1-135331.zip</vt:lpwstr>
      </vt:variant>
      <vt:variant>
        <vt:lpwstr/>
      </vt:variant>
      <vt:variant>
        <vt:i4>4390913</vt:i4>
      </vt:variant>
      <vt:variant>
        <vt:i4>4104</vt:i4>
      </vt:variant>
      <vt:variant>
        <vt:i4>0</vt:i4>
      </vt:variant>
      <vt:variant>
        <vt:i4>5</vt:i4>
      </vt:variant>
      <vt:variant>
        <vt:lpwstr>../Docs/R1-135973.zip</vt:lpwstr>
      </vt:variant>
      <vt:variant>
        <vt:lpwstr/>
      </vt:variant>
      <vt:variant>
        <vt:i4>4390912</vt:i4>
      </vt:variant>
      <vt:variant>
        <vt:i4>4101</vt:i4>
      </vt:variant>
      <vt:variant>
        <vt:i4>0</vt:i4>
      </vt:variant>
      <vt:variant>
        <vt:i4>5</vt:i4>
      </vt:variant>
      <vt:variant>
        <vt:lpwstr>../Docs/R1-135972.zip</vt:lpwstr>
      </vt:variant>
      <vt:variant>
        <vt:lpwstr/>
      </vt:variant>
      <vt:variant>
        <vt:i4>4390914</vt:i4>
      </vt:variant>
      <vt:variant>
        <vt:i4>4098</vt:i4>
      </vt:variant>
      <vt:variant>
        <vt:i4>0</vt:i4>
      </vt:variant>
      <vt:variant>
        <vt:i4>5</vt:i4>
      </vt:variant>
      <vt:variant>
        <vt:lpwstr>../Docs/R1-135970.zip</vt:lpwstr>
      </vt:variant>
      <vt:variant>
        <vt:lpwstr/>
      </vt:variant>
      <vt:variant>
        <vt:i4>4587529</vt:i4>
      </vt:variant>
      <vt:variant>
        <vt:i4>4095</vt:i4>
      </vt:variant>
      <vt:variant>
        <vt:i4>0</vt:i4>
      </vt:variant>
      <vt:variant>
        <vt:i4>5</vt:i4>
      </vt:variant>
      <vt:variant>
        <vt:lpwstr>../Docs/R1-134634.zip</vt:lpwstr>
      </vt:variant>
      <vt:variant>
        <vt:lpwstr/>
      </vt:variant>
      <vt:variant>
        <vt:i4>4390925</vt:i4>
      </vt:variant>
      <vt:variant>
        <vt:i4>4092</vt:i4>
      </vt:variant>
      <vt:variant>
        <vt:i4>0</vt:i4>
      </vt:variant>
      <vt:variant>
        <vt:i4>5</vt:i4>
      </vt:variant>
      <vt:variant>
        <vt:lpwstr>../Docs/R1-135771.zip</vt:lpwstr>
      </vt:variant>
      <vt:variant>
        <vt:lpwstr/>
      </vt:variant>
      <vt:variant>
        <vt:i4>4456454</vt:i4>
      </vt:variant>
      <vt:variant>
        <vt:i4>4089</vt:i4>
      </vt:variant>
      <vt:variant>
        <vt:i4>0</vt:i4>
      </vt:variant>
      <vt:variant>
        <vt:i4>5</vt:i4>
      </vt:variant>
      <vt:variant>
        <vt:lpwstr>../Docs/R1-135904.zip</vt:lpwstr>
      </vt:variant>
      <vt:variant>
        <vt:lpwstr/>
      </vt:variant>
      <vt:variant>
        <vt:i4>4325387</vt:i4>
      </vt:variant>
      <vt:variant>
        <vt:i4>4086</vt:i4>
      </vt:variant>
      <vt:variant>
        <vt:i4>0</vt:i4>
      </vt:variant>
      <vt:variant>
        <vt:i4>5</vt:i4>
      </vt:variant>
      <vt:variant>
        <vt:lpwstr>../Docs/R1-135565.zip</vt:lpwstr>
      </vt:variant>
      <vt:variant>
        <vt:lpwstr/>
      </vt:variant>
      <vt:variant>
        <vt:i4>4653066</vt:i4>
      </vt:variant>
      <vt:variant>
        <vt:i4>4083</vt:i4>
      </vt:variant>
      <vt:variant>
        <vt:i4>0</vt:i4>
      </vt:variant>
      <vt:variant>
        <vt:i4>5</vt:i4>
      </vt:variant>
      <vt:variant>
        <vt:lpwstr>../Docs/R1-135534.zip</vt:lpwstr>
      </vt:variant>
      <vt:variant>
        <vt:lpwstr/>
      </vt:variant>
      <vt:variant>
        <vt:i4>4587529</vt:i4>
      </vt:variant>
      <vt:variant>
        <vt:i4>4080</vt:i4>
      </vt:variant>
      <vt:variant>
        <vt:i4>0</vt:i4>
      </vt:variant>
      <vt:variant>
        <vt:i4>5</vt:i4>
      </vt:variant>
      <vt:variant>
        <vt:lpwstr>../Docs/R1-134634.zip</vt:lpwstr>
      </vt:variant>
      <vt:variant>
        <vt:lpwstr/>
      </vt:variant>
      <vt:variant>
        <vt:i4>4587529</vt:i4>
      </vt:variant>
      <vt:variant>
        <vt:i4>4077</vt:i4>
      </vt:variant>
      <vt:variant>
        <vt:i4>0</vt:i4>
      </vt:variant>
      <vt:variant>
        <vt:i4>5</vt:i4>
      </vt:variant>
      <vt:variant>
        <vt:lpwstr>../Docs/R1-134634.zip</vt:lpwstr>
      </vt:variant>
      <vt:variant>
        <vt:lpwstr/>
      </vt:variant>
      <vt:variant>
        <vt:i4>4587529</vt:i4>
      </vt:variant>
      <vt:variant>
        <vt:i4>4074</vt:i4>
      </vt:variant>
      <vt:variant>
        <vt:i4>0</vt:i4>
      </vt:variant>
      <vt:variant>
        <vt:i4>5</vt:i4>
      </vt:variant>
      <vt:variant>
        <vt:lpwstr>../Docs/R1-134634.zip</vt:lpwstr>
      </vt:variant>
      <vt:variant>
        <vt:lpwstr/>
      </vt:variant>
      <vt:variant>
        <vt:i4>4587529</vt:i4>
      </vt:variant>
      <vt:variant>
        <vt:i4>4071</vt:i4>
      </vt:variant>
      <vt:variant>
        <vt:i4>0</vt:i4>
      </vt:variant>
      <vt:variant>
        <vt:i4>5</vt:i4>
      </vt:variant>
      <vt:variant>
        <vt:lpwstr>../Docs/R1-135123.zip</vt:lpwstr>
      </vt:variant>
      <vt:variant>
        <vt:lpwstr/>
      </vt:variant>
      <vt:variant>
        <vt:i4>2162690</vt:i4>
      </vt:variant>
      <vt:variant>
        <vt:i4>4068</vt:i4>
      </vt:variant>
      <vt:variant>
        <vt:i4>0</vt:i4>
      </vt:variant>
      <vt:variant>
        <vt:i4>5</vt:i4>
      </vt:variant>
      <vt:variant>
        <vt:lpwstr>http://www.3gpp.org/ftp/tsg_ran/TSG_RAN/TSGR_59/Docs/RP-130404.zip</vt:lpwstr>
      </vt:variant>
      <vt:variant>
        <vt:lpwstr/>
      </vt:variant>
      <vt:variant>
        <vt:i4>4390920</vt:i4>
      </vt:variant>
      <vt:variant>
        <vt:i4>4065</vt:i4>
      </vt:variant>
      <vt:variant>
        <vt:i4>0</vt:i4>
      </vt:variant>
      <vt:variant>
        <vt:i4>5</vt:i4>
      </vt:variant>
      <vt:variant>
        <vt:lpwstr>../Docs/R1-135271.zip</vt:lpwstr>
      </vt:variant>
      <vt:variant>
        <vt:lpwstr/>
      </vt:variant>
      <vt:variant>
        <vt:i4>4653059</vt:i4>
      </vt:variant>
      <vt:variant>
        <vt:i4>4062</vt:i4>
      </vt:variant>
      <vt:variant>
        <vt:i4>0</vt:i4>
      </vt:variant>
      <vt:variant>
        <vt:i4>5</vt:i4>
      </vt:variant>
      <vt:variant>
        <vt:lpwstr>../Docs/R1-136008.zip</vt:lpwstr>
      </vt:variant>
      <vt:variant>
        <vt:lpwstr/>
      </vt:variant>
      <vt:variant>
        <vt:i4>4194315</vt:i4>
      </vt:variant>
      <vt:variant>
        <vt:i4>4059</vt:i4>
      </vt:variant>
      <vt:variant>
        <vt:i4>0</vt:i4>
      </vt:variant>
      <vt:variant>
        <vt:i4>5</vt:i4>
      </vt:variant>
      <vt:variant>
        <vt:lpwstr>../Docs/R1-135242.zip</vt:lpwstr>
      </vt:variant>
      <vt:variant>
        <vt:lpwstr/>
      </vt:variant>
      <vt:variant>
        <vt:i4>4521997</vt:i4>
      </vt:variant>
      <vt:variant>
        <vt:i4>4056</vt:i4>
      </vt:variant>
      <vt:variant>
        <vt:i4>0</vt:i4>
      </vt:variant>
      <vt:variant>
        <vt:i4>5</vt:i4>
      </vt:variant>
      <vt:variant>
        <vt:lpwstr>../Docs/R1-135412.zip</vt:lpwstr>
      </vt:variant>
      <vt:variant>
        <vt:lpwstr/>
      </vt:variant>
      <vt:variant>
        <vt:i4>5046286</vt:i4>
      </vt:variant>
      <vt:variant>
        <vt:i4>4053</vt:i4>
      </vt:variant>
      <vt:variant>
        <vt:i4>0</vt:i4>
      </vt:variant>
      <vt:variant>
        <vt:i4>5</vt:i4>
      </vt:variant>
      <vt:variant>
        <vt:lpwstr>../Docs/R1-135491.zip</vt:lpwstr>
      </vt:variant>
      <vt:variant>
        <vt:lpwstr/>
      </vt:variant>
      <vt:variant>
        <vt:i4>5046281</vt:i4>
      </vt:variant>
      <vt:variant>
        <vt:i4>4050</vt:i4>
      </vt:variant>
      <vt:variant>
        <vt:i4>0</vt:i4>
      </vt:variant>
      <vt:variant>
        <vt:i4>5</vt:i4>
      </vt:variant>
      <vt:variant>
        <vt:lpwstr>../Docs/R1-135597.zip</vt:lpwstr>
      </vt:variant>
      <vt:variant>
        <vt:lpwstr/>
      </vt:variant>
      <vt:variant>
        <vt:i4>4587530</vt:i4>
      </vt:variant>
      <vt:variant>
        <vt:i4>4047</vt:i4>
      </vt:variant>
      <vt:variant>
        <vt:i4>0</vt:i4>
      </vt:variant>
      <vt:variant>
        <vt:i4>5</vt:i4>
      </vt:variant>
      <vt:variant>
        <vt:lpwstr>../Docs/R1-135524.zip</vt:lpwstr>
      </vt:variant>
      <vt:variant>
        <vt:lpwstr/>
      </vt:variant>
      <vt:variant>
        <vt:i4>4390927</vt:i4>
      </vt:variant>
      <vt:variant>
        <vt:i4>4044</vt:i4>
      </vt:variant>
      <vt:variant>
        <vt:i4>0</vt:i4>
      </vt:variant>
      <vt:variant>
        <vt:i4>5</vt:i4>
      </vt:variant>
      <vt:variant>
        <vt:lpwstr>../Docs/R1-135377.zip</vt:lpwstr>
      </vt:variant>
      <vt:variant>
        <vt:lpwstr/>
      </vt:variant>
      <vt:variant>
        <vt:i4>4194319</vt:i4>
      </vt:variant>
      <vt:variant>
        <vt:i4>4041</vt:i4>
      </vt:variant>
      <vt:variant>
        <vt:i4>0</vt:i4>
      </vt:variant>
      <vt:variant>
        <vt:i4>5</vt:i4>
      </vt:variant>
      <vt:variant>
        <vt:lpwstr>../Docs/R1-135145.zip</vt:lpwstr>
      </vt:variant>
      <vt:variant>
        <vt:lpwstr/>
      </vt:variant>
      <vt:variant>
        <vt:i4>5046285</vt:i4>
      </vt:variant>
      <vt:variant>
        <vt:i4>4038</vt:i4>
      </vt:variant>
      <vt:variant>
        <vt:i4>0</vt:i4>
      </vt:variant>
      <vt:variant>
        <vt:i4>5</vt:i4>
      </vt:variant>
      <vt:variant>
        <vt:lpwstr>../Docs/R1-135096.zip</vt:lpwstr>
      </vt:variant>
      <vt:variant>
        <vt:lpwstr/>
      </vt:variant>
      <vt:variant>
        <vt:i4>4456459</vt:i4>
      </vt:variant>
      <vt:variant>
        <vt:i4>4035</vt:i4>
      </vt:variant>
      <vt:variant>
        <vt:i4>0</vt:i4>
      </vt:variant>
      <vt:variant>
        <vt:i4>5</vt:i4>
      </vt:variant>
      <vt:variant>
        <vt:lpwstr>../Docs/R1-135404.zip</vt:lpwstr>
      </vt:variant>
      <vt:variant>
        <vt:lpwstr/>
      </vt:variant>
      <vt:variant>
        <vt:i4>4587528</vt:i4>
      </vt:variant>
      <vt:variant>
        <vt:i4>4032</vt:i4>
      </vt:variant>
      <vt:variant>
        <vt:i4>0</vt:i4>
      </vt:variant>
      <vt:variant>
        <vt:i4>5</vt:i4>
      </vt:variant>
      <vt:variant>
        <vt:lpwstr>../Docs/R1-135122.zip</vt:lpwstr>
      </vt:variant>
      <vt:variant>
        <vt:lpwstr/>
      </vt:variant>
      <vt:variant>
        <vt:i4>4259852</vt:i4>
      </vt:variant>
      <vt:variant>
        <vt:i4>4029</vt:i4>
      </vt:variant>
      <vt:variant>
        <vt:i4>0</vt:i4>
      </vt:variant>
      <vt:variant>
        <vt:i4>5</vt:i4>
      </vt:variant>
      <vt:variant>
        <vt:lpwstr>../Docs/R1-135552.zip</vt:lpwstr>
      </vt:variant>
      <vt:variant>
        <vt:lpwstr/>
      </vt:variant>
      <vt:variant>
        <vt:i4>5046285</vt:i4>
      </vt:variant>
      <vt:variant>
        <vt:i4>4026</vt:i4>
      </vt:variant>
      <vt:variant>
        <vt:i4>0</vt:i4>
      </vt:variant>
      <vt:variant>
        <vt:i4>5</vt:i4>
      </vt:variant>
      <vt:variant>
        <vt:lpwstr>../Docs/R1-135492.zip</vt:lpwstr>
      </vt:variant>
      <vt:variant>
        <vt:lpwstr/>
      </vt:variant>
      <vt:variant>
        <vt:i4>4390924</vt:i4>
      </vt:variant>
      <vt:variant>
        <vt:i4>4023</vt:i4>
      </vt:variant>
      <vt:variant>
        <vt:i4>0</vt:i4>
      </vt:variant>
      <vt:variant>
        <vt:i4>5</vt:i4>
      </vt:variant>
      <vt:variant>
        <vt:lpwstr>../Docs/R1-135770.zip</vt:lpwstr>
      </vt:variant>
      <vt:variant>
        <vt:lpwstr/>
      </vt:variant>
      <vt:variant>
        <vt:i4>4653064</vt:i4>
      </vt:variant>
      <vt:variant>
        <vt:i4>4020</vt:i4>
      </vt:variant>
      <vt:variant>
        <vt:i4>0</vt:i4>
      </vt:variant>
      <vt:variant>
        <vt:i4>5</vt:i4>
      </vt:variant>
      <vt:variant>
        <vt:lpwstr>../Docs/R1-135231.zip</vt:lpwstr>
      </vt:variant>
      <vt:variant>
        <vt:lpwstr/>
      </vt:variant>
      <vt:variant>
        <vt:i4>4194306</vt:i4>
      </vt:variant>
      <vt:variant>
        <vt:i4>4017</vt:i4>
      </vt:variant>
      <vt:variant>
        <vt:i4>0</vt:i4>
      </vt:variant>
      <vt:variant>
        <vt:i4>5</vt:i4>
      </vt:variant>
      <vt:variant>
        <vt:lpwstr>../Docs/R1-135049.zip</vt:lpwstr>
      </vt:variant>
      <vt:variant>
        <vt:lpwstr/>
      </vt:variant>
      <vt:variant>
        <vt:i4>4980747</vt:i4>
      </vt:variant>
      <vt:variant>
        <vt:i4>4014</vt:i4>
      </vt:variant>
      <vt:variant>
        <vt:i4>0</vt:i4>
      </vt:variant>
      <vt:variant>
        <vt:i4>5</vt:i4>
      </vt:variant>
      <vt:variant>
        <vt:lpwstr>../Docs/R1-135181.zip</vt:lpwstr>
      </vt:variant>
      <vt:variant>
        <vt:lpwstr/>
      </vt:variant>
      <vt:variant>
        <vt:i4>4194315</vt:i4>
      </vt:variant>
      <vt:variant>
        <vt:i4>4011</vt:i4>
      </vt:variant>
      <vt:variant>
        <vt:i4>0</vt:i4>
      </vt:variant>
      <vt:variant>
        <vt:i4>5</vt:i4>
      </vt:variant>
      <vt:variant>
        <vt:lpwstr>../Docs/R1-135545.zip</vt:lpwstr>
      </vt:variant>
      <vt:variant>
        <vt:lpwstr/>
      </vt:variant>
      <vt:variant>
        <vt:i4>4259848</vt:i4>
      </vt:variant>
      <vt:variant>
        <vt:i4>4008</vt:i4>
      </vt:variant>
      <vt:variant>
        <vt:i4>0</vt:i4>
      </vt:variant>
      <vt:variant>
        <vt:i4>5</vt:i4>
      </vt:variant>
      <vt:variant>
        <vt:lpwstr>../Docs/R1-135251.zip</vt:lpwstr>
      </vt:variant>
      <vt:variant>
        <vt:lpwstr/>
      </vt:variant>
      <vt:variant>
        <vt:i4>4194307</vt:i4>
      </vt:variant>
      <vt:variant>
        <vt:i4>4005</vt:i4>
      </vt:variant>
      <vt:variant>
        <vt:i4>0</vt:i4>
      </vt:variant>
      <vt:variant>
        <vt:i4>5</vt:i4>
      </vt:variant>
      <vt:variant>
        <vt:lpwstr>../Docs/R1-136078.zip</vt:lpwstr>
      </vt:variant>
      <vt:variant>
        <vt:lpwstr/>
      </vt:variant>
      <vt:variant>
        <vt:i4>4194316</vt:i4>
      </vt:variant>
      <vt:variant>
        <vt:i4>4002</vt:i4>
      </vt:variant>
      <vt:variant>
        <vt:i4>0</vt:i4>
      </vt:variant>
      <vt:variant>
        <vt:i4>5</vt:i4>
      </vt:variant>
      <vt:variant>
        <vt:lpwstr>../Docs/R1-136077.zip</vt:lpwstr>
      </vt:variant>
      <vt:variant>
        <vt:lpwstr/>
      </vt:variant>
      <vt:variant>
        <vt:i4>4587521</vt:i4>
      </vt:variant>
      <vt:variant>
        <vt:i4>3999</vt:i4>
      </vt:variant>
      <vt:variant>
        <vt:i4>0</vt:i4>
      </vt:variant>
      <vt:variant>
        <vt:i4>5</vt:i4>
      </vt:variant>
      <vt:variant>
        <vt:lpwstr>../Docs/R1-135923.zip</vt:lpwstr>
      </vt:variant>
      <vt:variant>
        <vt:lpwstr/>
      </vt:variant>
      <vt:variant>
        <vt:i4>4587526</vt:i4>
      </vt:variant>
      <vt:variant>
        <vt:i4>3996</vt:i4>
      </vt:variant>
      <vt:variant>
        <vt:i4>0</vt:i4>
      </vt:variant>
      <vt:variant>
        <vt:i4>5</vt:i4>
      </vt:variant>
      <vt:variant>
        <vt:lpwstr>../Docs/R1-135924.zip</vt:lpwstr>
      </vt:variant>
      <vt:variant>
        <vt:lpwstr/>
      </vt:variant>
      <vt:variant>
        <vt:i4>4587526</vt:i4>
      </vt:variant>
      <vt:variant>
        <vt:i4>3993</vt:i4>
      </vt:variant>
      <vt:variant>
        <vt:i4>0</vt:i4>
      </vt:variant>
      <vt:variant>
        <vt:i4>5</vt:i4>
      </vt:variant>
      <vt:variant>
        <vt:lpwstr>../Docs/R1-135924.zip</vt:lpwstr>
      </vt:variant>
      <vt:variant>
        <vt:lpwstr/>
      </vt:variant>
      <vt:variant>
        <vt:i4>4587521</vt:i4>
      </vt:variant>
      <vt:variant>
        <vt:i4>3990</vt:i4>
      </vt:variant>
      <vt:variant>
        <vt:i4>0</vt:i4>
      </vt:variant>
      <vt:variant>
        <vt:i4>5</vt:i4>
      </vt:variant>
      <vt:variant>
        <vt:lpwstr>../Docs/R1-135923.zip</vt:lpwstr>
      </vt:variant>
      <vt:variant>
        <vt:lpwstr/>
      </vt:variant>
      <vt:variant>
        <vt:i4>4587520</vt:i4>
      </vt:variant>
      <vt:variant>
        <vt:i4>3987</vt:i4>
      </vt:variant>
      <vt:variant>
        <vt:i4>0</vt:i4>
      </vt:variant>
      <vt:variant>
        <vt:i4>5</vt:i4>
      </vt:variant>
      <vt:variant>
        <vt:lpwstr>../Docs/R1-135922.zip</vt:lpwstr>
      </vt:variant>
      <vt:variant>
        <vt:lpwstr/>
      </vt:variant>
      <vt:variant>
        <vt:i4>4587523</vt:i4>
      </vt:variant>
      <vt:variant>
        <vt:i4>3984</vt:i4>
      </vt:variant>
      <vt:variant>
        <vt:i4>0</vt:i4>
      </vt:variant>
      <vt:variant>
        <vt:i4>5</vt:i4>
      </vt:variant>
      <vt:variant>
        <vt:lpwstr>../Docs/R1-135921.zip</vt:lpwstr>
      </vt:variant>
      <vt:variant>
        <vt:lpwstr/>
      </vt:variant>
      <vt:variant>
        <vt:i4>4587523</vt:i4>
      </vt:variant>
      <vt:variant>
        <vt:i4>3981</vt:i4>
      </vt:variant>
      <vt:variant>
        <vt:i4>0</vt:i4>
      </vt:variant>
      <vt:variant>
        <vt:i4>5</vt:i4>
      </vt:variant>
      <vt:variant>
        <vt:lpwstr>../Docs/R1-135921.zip</vt:lpwstr>
      </vt:variant>
      <vt:variant>
        <vt:lpwstr/>
      </vt:variant>
      <vt:variant>
        <vt:i4>4587531</vt:i4>
      </vt:variant>
      <vt:variant>
        <vt:i4>3978</vt:i4>
      </vt:variant>
      <vt:variant>
        <vt:i4>0</vt:i4>
      </vt:variant>
      <vt:variant>
        <vt:i4>5</vt:i4>
      </vt:variant>
      <vt:variant>
        <vt:lpwstr>../Docs/R1-136010.zip</vt:lpwstr>
      </vt:variant>
      <vt:variant>
        <vt:lpwstr/>
      </vt:variant>
      <vt:variant>
        <vt:i4>4653068</vt:i4>
      </vt:variant>
      <vt:variant>
        <vt:i4>3975</vt:i4>
      </vt:variant>
      <vt:variant>
        <vt:i4>0</vt:i4>
      </vt:variant>
      <vt:variant>
        <vt:i4>5</vt:i4>
      </vt:variant>
      <vt:variant>
        <vt:lpwstr>../Docs/R1-136007.zip</vt:lpwstr>
      </vt:variant>
      <vt:variant>
        <vt:lpwstr/>
      </vt:variant>
      <vt:variant>
        <vt:i4>4259842</vt:i4>
      </vt:variant>
      <vt:variant>
        <vt:i4>3972</vt:i4>
      </vt:variant>
      <vt:variant>
        <vt:i4>0</vt:i4>
      </vt:variant>
      <vt:variant>
        <vt:i4>5</vt:i4>
      </vt:variant>
      <vt:variant>
        <vt:lpwstr>../Docs/R1-135950.zip</vt:lpwstr>
      </vt:variant>
      <vt:variant>
        <vt:lpwstr/>
      </vt:variant>
      <vt:variant>
        <vt:i4>4259841</vt:i4>
      </vt:variant>
      <vt:variant>
        <vt:i4>3969</vt:i4>
      </vt:variant>
      <vt:variant>
        <vt:i4>0</vt:i4>
      </vt:variant>
      <vt:variant>
        <vt:i4>5</vt:i4>
      </vt:variant>
      <vt:variant>
        <vt:lpwstr>../Docs/R1-135953.zip</vt:lpwstr>
      </vt:variant>
      <vt:variant>
        <vt:lpwstr/>
      </vt:variant>
      <vt:variant>
        <vt:i4>4587534</vt:i4>
      </vt:variant>
      <vt:variant>
        <vt:i4>3966</vt:i4>
      </vt:variant>
      <vt:variant>
        <vt:i4>0</vt:i4>
      </vt:variant>
      <vt:variant>
        <vt:i4>5</vt:i4>
      </vt:variant>
      <vt:variant>
        <vt:lpwstr>../Docs/R1-135227.zip</vt:lpwstr>
      </vt:variant>
      <vt:variant>
        <vt:lpwstr/>
      </vt:variant>
      <vt:variant>
        <vt:i4>4653058</vt:i4>
      </vt:variant>
      <vt:variant>
        <vt:i4>3963</vt:i4>
      </vt:variant>
      <vt:variant>
        <vt:i4>0</vt:i4>
      </vt:variant>
      <vt:variant>
        <vt:i4>5</vt:i4>
      </vt:variant>
      <vt:variant>
        <vt:lpwstr>../Docs/R1-135831.zip</vt:lpwstr>
      </vt:variant>
      <vt:variant>
        <vt:lpwstr/>
      </vt:variant>
      <vt:variant>
        <vt:i4>4587534</vt:i4>
      </vt:variant>
      <vt:variant>
        <vt:i4>3960</vt:i4>
      </vt:variant>
      <vt:variant>
        <vt:i4>0</vt:i4>
      </vt:variant>
      <vt:variant>
        <vt:i4>5</vt:i4>
      </vt:variant>
      <vt:variant>
        <vt:lpwstr>../Docs/R1-135227.zip</vt:lpwstr>
      </vt:variant>
      <vt:variant>
        <vt:lpwstr/>
      </vt:variant>
      <vt:variant>
        <vt:i4>4456451</vt:i4>
      </vt:variant>
      <vt:variant>
        <vt:i4>3957</vt:i4>
      </vt:variant>
      <vt:variant>
        <vt:i4>0</vt:i4>
      </vt:variant>
      <vt:variant>
        <vt:i4>5</vt:i4>
      </vt:variant>
      <vt:variant>
        <vt:lpwstr>../Docs/R1-135800.zip</vt:lpwstr>
      </vt:variant>
      <vt:variant>
        <vt:lpwstr/>
      </vt:variant>
      <vt:variant>
        <vt:i4>4980746</vt:i4>
      </vt:variant>
      <vt:variant>
        <vt:i4>3954</vt:i4>
      </vt:variant>
      <vt:variant>
        <vt:i4>0</vt:i4>
      </vt:variant>
      <vt:variant>
        <vt:i4>5</vt:i4>
      </vt:variant>
      <vt:variant>
        <vt:lpwstr>../Docs/R1-135180.zip</vt:lpwstr>
      </vt:variant>
      <vt:variant>
        <vt:lpwstr/>
      </vt:variant>
      <vt:variant>
        <vt:i4>4653056</vt:i4>
      </vt:variant>
      <vt:variant>
        <vt:i4>3951</vt:i4>
      </vt:variant>
      <vt:variant>
        <vt:i4>0</vt:i4>
      </vt:variant>
      <vt:variant>
        <vt:i4>5</vt:i4>
      </vt:variant>
      <vt:variant>
        <vt:lpwstr>../Docs/R1-135239.zip</vt:lpwstr>
      </vt:variant>
      <vt:variant>
        <vt:lpwstr/>
      </vt:variant>
      <vt:variant>
        <vt:i4>4587521</vt:i4>
      </vt:variant>
      <vt:variant>
        <vt:i4>3948</vt:i4>
      </vt:variant>
      <vt:variant>
        <vt:i4>0</vt:i4>
      </vt:variant>
      <vt:variant>
        <vt:i4>5</vt:i4>
      </vt:variant>
      <vt:variant>
        <vt:lpwstr>../Docs/R1-135329.zip</vt:lpwstr>
      </vt:variant>
      <vt:variant>
        <vt:lpwstr/>
      </vt:variant>
      <vt:variant>
        <vt:i4>4390925</vt:i4>
      </vt:variant>
      <vt:variant>
        <vt:i4>3945</vt:i4>
      </vt:variant>
      <vt:variant>
        <vt:i4>0</vt:i4>
      </vt:variant>
      <vt:variant>
        <vt:i4>5</vt:i4>
      </vt:variant>
      <vt:variant>
        <vt:lpwstr>../Docs/R1-135375.zip</vt:lpwstr>
      </vt:variant>
      <vt:variant>
        <vt:lpwstr/>
      </vt:variant>
      <vt:variant>
        <vt:i4>4194307</vt:i4>
      </vt:variant>
      <vt:variant>
        <vt:i4>3942</vt:i4>
      </vt:variant>
      <vt:variant>
        <vt:i4>0</vt:i4>
      </vt:variant>
      <vt:variant>
        <vt:i4>5</vt:i4>
      </vt:variant>
      <vt:variant>
        <vt:lpwstr>../Docs/R1-135048.zip</vt:lpwstr>
      </vt:variant>
      <vt:variant>
        <vt:lpwstr/>
      </vt:variant>
      <vt:variant>
        <vt:i4>4194306</vt:i4>
      </vt:variant>
      <vt:variant>
        <vt:i4>3939</vt:i4>
      </vt:variant>
      <vt:variant>
        <vt:i4>0</vt:i4>
      </vt:variant>
      <vt:variant>
        <vt:i4>5</vt:i4>
      </vt:variant>
      <vt:variant>
        <vt:lpwstr>../Docs/R1-135940.zip</vt:lpwstr>
      </vt:variant>
      <vt:variant>
        <vt:lpwstr/>
      </vt:variant>
      <vt:variant>
        <vt:i4>5046287</vt:i4>
      </vt:variant>
      <vt:variant>
        <vt:i4>3936</vt:i4>
      </vt:variant>
      <vt:variant>
        <vt:i4>0</vt:i4>
      </vt:variant>
      <vt:variant>
        <vt:i4>5</vt:i4>
      </vt:variant>
      <vt:variant>
        <vt:lpwstr>../Docs/R1-135490.zip</vt:lpwstr>
      </vt:variant>
      <vt:variant>
        <vt:lpwstr/>
      </vt:variant>
      <vt:variant>
        <vt:i4>4325381</vt:i4>
      </vt:variant>
      <vt:variant>
        <vt:i4>3933</vt:i4>
      </vt:variant>
      <vt:variant>
        <vt:i4>0</vt:i4>
      </vt:variant>
      <vt:variant>
        <vt:i4>5</vt:i4>
      </vt:variant>
      <vt:variant>
        <vt:lpwstr>../Docs/R1-135769.zip</vt:lpwstr>
      </vt:variant>
      <vt:variant>
        <vt:lpwstr/>
      </vt:variant>
      <vt:variant>
        <vt:i4>4390926</vt:i4>
      </vt:variant>
      <vt:variant>
        <vt:i4>3930</vt:i4>
      </vt:variant>
      <vt:variant>
        <vt:i4>0</vt:i4>
      </vt:variant>
      <vt:variant>
        <vt:i4>5</vt:i4>
      </vt:variant>
      <vt:variant>
        <vt:lpwstr>../Docs/R1-135376.zip</vt:lpwstr>
      </vt:variant>
      <vt:variant>
        <vt:lpwstr/>
      </vt:variant>
      <vt:variant>
        <vt:i4>4390915</vt:i4>
      </vt:variant>
      <vt:variant>
        <vt:i4>3927</vt:i4>
      </vt:variant>
      <vt:variant>
        <vt:i4>0</vt:i4>
      </vt:variant>
      <vt:variant>
        <vt:i4>5</vt:i4>
      </vt:variant>
      <vt:variant>
        <vt:lpwstr>../Docs/R1-135179.zip</vt:lpwstr>
      </vt:variant>
      <vt:variant>
        <vt:lpwstr/>
      </vt:variant>
      <vt:variant>
        <vt:i4>5046275</vt:i4>
      </vt:variant>
      <vt:variant>
        <vt:i4>3924</vt:i4>
      </vt:variant>
      <vt:variant>
        <vt:i4>0</vt:i4>
      </vt:variant>
      <vt:variant>
        <vt:i4>5</vt:i4>
      </vt:variant>
      <vt:variant>
        <vt:lpwstr>../Docs/R1-135890.zip</vt:lpwstr>
      </vt:variant>
      <vt:variant>
        <vt:lpwstr/>
      </vt:variant>
      <vt:variant>
        <vt:i4>4194313</vt:i4>
      </vt:variant>
      <vt:variant>
        <vt:i4>3921</vt:i4>
      </vt:variant>
      <vt:variant>
        <vt:i4>0</vt:i4>
      </vt:variant>
      <vt:variant>
        <vt:i4>5</vt:i4>
      </vt:variant>
      <vt:variant>
        <vt:lpwstr>../Docs/R1-135240.zip</vt:lpwstr>
      </vt:variant>
      <vt:variant>
        <vt:lpwstr/>
      </vt:variant>
      <vt:variant>
        <vt:i4>4194312</vt:i4>
      </vt:variant>
      <vt:variant>
        <vt:i4>3918</vt:i4>
      </vt:variant>
      <vt:variant>
        <vt:i4>0</vt:i4>
      </vt:variant>
      <vt:variant>
        <vt:i4>5</vt:i4>
      </vt:variant>
      <vt:variant>
        <vt:lpwstr>../Docs/R1-135241.zip</vt:lpwstr>
      </vt:variant>
      <vt:variant>
        <vt:lpwstr/>
      </vt:variant>
      <vt:variant>
        <vt:i4>4653065</vt:i4>
      </vt:variant>
      <vt:variant>
        <vt:i4>3915</vt:i4>
      </vt:variant>
      <vt:variant>
        <vt:i4>0</vt:i4>
      </vt:variant>
      <vt:variant>
        <vt:i4>5</vt:i4>
      </vt:variant>
      <vt:variant>
        <vt:lpwstr>../Docs/R1-135230.zip</vt:lpwstr>
      </vt:variant>
      <vt:variant>
        <vt:lpwstr/>
      </vt:variant>
      <vt:variant>
        <vt:i4>4587520</vt:i4>
      </vt:variant>
      <vt:variant>
        <vt:i4>3912</vt:i4>
      </vt:variant>
      <vt:variant>
        <vt:i4>0</vt:i4>
      </vt:variant>
      <vt:variant>
        <vt:i4>5</vt:i4>
      </vt:variant>
      <vt:variant>
        <vt:lpwstr>../Docs/R1-135229.zip</vt:lpwstr>
      </vt:variant>
      <vt:variant>
        <vt:lpwstr/>
      </vt:variant>
      <vt:variant>
        <vt:i4>4587525</vt:i4>
      </vt:variant>
      <vt:variant>
        <vt:i4>3909</vt:i4>
      </vt:variant>
      <vt:variant>
        <vt:i4>0</vt:i4>
      </vt:variant>
      <vt:variant>
        <vt:i4>5</vt:i4>
      </vt:variant>
      <vt:variant>
        <vt:lpwstr>../Docs/R1-135826.zip</vt:lpwstr>
      </vt:variant>
      <vt:variant>
        <vt:lpwstr/>
      </vt:variant>
      <vt:variant>
        <vt:i4>4587521</vt:i4>
      </vt:variant>
      <vt:variant>
        <vt:i4>3906</vt:i4>
      </vt:variant>
      <vt:variant>
        <vt:i4>0</vt:i4>
      </vt:variant>
      <vt:variant>
        <vt:i4>5</vt:i4>
      </vt:variant>
      <vt:variant>
        <vt:lpwstr>../Docs/R1-135228.zip</vt:lpwstr>
      </vt:variant>
      <vt:variant>
        <vt:lpwstr/>
      </vt:variant>
      <vt:variant>
        <vt:i4>4587526</vt:i4>
      </vt:variant>
      <vt:variant>
        <vt:i4>3903</vt:i4>
      </vt:variant>
      <vt:variant>
        <vt:i4>0</vt:i4>
      </vt:variant>
      <vt:variant>
        <vt:i4>5</vt:i4>
      </vt:variant>
      <vt:variant>
        <vt:lpwstr>../Docs/R1-135825.zip</vt:lpwstr>
      </vt:variant>
      <vt:variant>
        <vt:lpwstr/>
      </vt:variant>
      <vt:variant>
        <vt:i4>5046280</vt:i4>
      </vt:variant>
      <vt:variant>
        <vt:i4>3900</vt:i4>
      </vt:variant>
      <vt:variant>
        <vt:i4>0</vt:i4>
      </vt:variant>
      <vt:variant>
        <vt:i4>5</vt:i4>
      </vt:variant>
      <vt:variant>
        <vt:lpwstr>../Docs/R1-135596.zip</vt:lpwstr>
      </vt:variant>
      <vt:variant>
        <vt:lpwstr/>
      </vt:variant>
      <vt:variant>
        <vt:i4>5046283</vt:i4>
      </vt:variant>
      <vt:variant>
        <vt:i4>3897</vt:i4>
      </vt:variant>
      <vt:variant>
        <vt:i4>0</vt:i4>
      </vt:variant>
      <vt:variant>
        <vt:i4>5</vt:i4>
      </vt:variant>
      <vt:variant>
        <vt:lpwstr>../Docs/R1-135595.zip</vt:lpwstr>
      </vt:variant>
      <vt:variant>
        <vt:lpwstr/>
      </vt:variant>
      <vt:variant>
        <vt:i4>4587533</vt:i4>
      </vt:variant>
      <vt:variant>
        <vt:i4>3894</vt:i4>
      </vt:variant>
      <vt:variant>
        <vt:i4>0</vt:i4>
      </vt:variant>
      <vt:variant>
        <vt:i4>5</vt:i4>
      </vt:variant>
      <vt:variant>
        <vt:lpwstr>../Docs/R1-135523.zip</vt:lpwstr>
      </vt:variant>
      <vt:variant>
        <vt:lpwstr/>
      </vt:variant>
      <vt:variant>
        <vt:i4>4980740</vt:i4>
      </vt:variant>
      <vt:variant>
        <vt:i4>3891</vt:i4>
      </vt:variant>
      <vt:variant>
        <vt:i4>0</vt:i4>
      </vt:variant>
      <vt:variant>
        <vt:i4>5</vt:i4>
      </vt:variant>
      <vt:variant>
        <vt:lpwstr>../Docs/R1-135887.zip</vt:lpwstr>
      </vt:variant>
      <vt:variant>
        <vt:lpwstr/>
      </vt:variant>
      <vt:variant>
        <vt:i4>4587522</vt:i4>
      </vt:variant>
      <vt:variant>
        <vt:i4>3888</vt:i4>
      </vt:variant>
      <vt:variant>
        <vt:i4>0</vt:i4>
      </vt:variant>
      <vt:variant>
        <vt:i4>5</vt:i4>
      </vt:variant>
      <vt:variant>
        <vt:lpwstr>../Docs/R1-135920.zip</vt:lpwstr>
      </vt:variant>
      <vt:variant>
        <vt:lpwstr/>
      </vt:variant>
      <vt:variant>
        <vt:i4>4456453</vt:i4>
      </vt:variant>
      <vt:variant>
        <vt:i4>3885</vt:i4>
      </vt:variant>
      <vt:variant>
        <vt:i4>0</vt:i4>
      </vt:variant>
      <vt:variant>
        <vt:i4>5</vt:i4>
      </vt:variant>
      <vt:variant>
        <vt:lpwstr>../Docs/R1-135907.zip</vt:lpwstr>
      </vt:variant>
      <vt:variant>
        <vt:lpwstr/>
      </vt:variant>
      <vt:variant>
        <vt:i4>4521985</vt:i4>
      </vt:variant>
      <vt:variant>
        <vt:i4>3882</vt:i4>
      </vt:variant>
      <vt:variant>
        <vt:i4>0</vt:i4>
      </vt:variant>
      <vt:variant>
        <vt:i4>5</vt:i4>
      </vt:variant>
      <vt:variant>
        <vt:lpwstr>../Docs/R1-135913.zip</vt:lpwstr>
      </vt:variant>
      <vt:variant>
        <vt:lpwstr/>
      </vt:variant>
      <vt:variant>
        <vt:i4>4521985</vt:i4>
      </vt:variant>
      <vt:variant>
        <vt:i4>3879</vt:i4>
      </vt:variant>
      <vt:variant>
        <vt:i4>0</vt:i4>
      </vt:variant>
      <vt:variant>
        <vt:i4>5</vt:i4>
      </vt:variant>
      <vt:variant>
        <vt:lpwstr>../Docs/R1-135913.zip</vt:lpwstr>
      </vt:variant>
      <vt:variant>
        <vt:lpwstr/>
      </vt:variant>
      <vt:variant>
        <vt:i4>4456453</vt:i4>
      </vt:variant>
      <vt:variant>
        <vt:i4>3876</vt:i4>
      </vt:variant>
      <vt:variant>
        <vt:i4>0</vt:i4>
      </vt:variant>
      <vt:variant>
        <vt:i4>5</vt:i4>
      </vt:variant>
      <vt:variant>
        <vt:lpwstr>../Docs/R1-135907.zip</vt:lpwstr>
      </vt:variant>
      <vt:variant>
        <vt:lpwstr/>
      </vt:variant>
      <vt:variant>
        <vt:i4>4456456</vt:i4>
      </vt:variant>
      <vt:variant>
        <vt:i4>3873</vt:i4>
      </vt:variant>
      <vt:variant>
        <vt:i4>0</vt:i4>
      </vt:variant>
      <vt:variant>
        <vt:i4>5</vt:i4>
      </vt:variant>
      <vt:variant>
        <vt:lpwstr>../Docs/R1-136033.zip</vt:lpwstr>
      </vt:variant>
      <vt:variant>
        <vt:lpwstr/>
      </vt:variant>
      <vt:variant>
        <vt:i4>2949135</vt:i4>
      </vt:variant>
      <vt:variant>
        <vt:i4>3870</vt:i4>
      </vt:variant>
      <vt:variant>
        <vt:i4>0</vt:i4>
      </vt:variant>
      <vt:variant>
        <vt:i4>5</vt:i4>
      </vt:variant>
      <vt:variant>
        <vt:lpwstr>http://www.3gpp.org/ftp/tsg_ran/TSG_RAN/TSGR_60/Docs/RP-130847.zip</vt:lpwstr>
      </vt:variant>
      <vt:variant>
        <vt:lpwstr/>
      </vt:variant>
      <vt:variant>
        <vt:i4>4980742</vt:i4>
      </vt:variant>
      <vt:variant>
        <vt:i4>3867</vt:i4>
      </vt:variant>
      <vt:variant>
        <vt:i4>0</vt:i4>
      </vt:variant>
      <vt:variant>
        <vt:i4>5</vt:i4>
      </vt:variant>
      <vt:variant>
        <vt:lpwstr>../Docs/R1-135489.zip</vt:lpwstr>
      </vt:variant>
      <vt:variant>
        <vt:lpwstr/>
      </vt:variant>
      <vt:variant>
        <vt:i4>4521994</vt:i4>
      </vt:variant>
      <vt:variant>
        <vt:i4>3864</vt:i4>
      </vt:variant>
      <vt:variant>
        <vt:i4>0</vt:i4>
      </vt:variant>
      <vt:variant>
        <vt:i4>5</vt:i4>
      </vt:variant>
      <vt:variant>
        <vt:lpwstr>../Docs/R1-135415.zip</vt:lpwstr>
      </vt:variant>
      <vt:variant>
        <vt:lpwstr/>
      </vt:variant>
      <vt:variant>
        <vt:i4>4521986</vt:i4>
      </vt:variant>
      <vt:variant>
        <vt:i4>3861</vt:i4>
      </vt:variant>
      <vt:variant>
        <vt:i4>0</vt:i4>
      </vt:variant>
      <vt:variant>
        <vt:i4>5</vt:i4>
      </vt:variant>
      <vt:variant>
        <vt:lpwstr>../Docs/R1-135910.zip</vt:lpwstr>
      </vt:variant>
      <vt:variant>
        <vt:lpwstr/>
      </vt:variant>
      <vt:variant>
        <vt:i4>4456459</vt:i4>
      </vt:variant>
      <vt:variant>
        <vt:i4>3858</vt:i4>
      </vt:variant>
      <vt:variant>
        <vt:i4>0</vt:i4>
      </vt:variant>
      <vt:variant>
        <vt:i4>5</vt:i4>
      </vt:variant>
      <vt:variant>
        <vt:lpwstr>../Docs/R1-135909.zip</vt:lpwstr>
      </vt:variant>
      <vt:variant>
        <vt:lpwstr/>
      </vt:variant>
      <vt:variant>
        <vt:i4>4587520</vt:i4>
      </vt:variant>
      <vt:variant>
        <vt:i4>3855</vt:i4>
      </vt:variant>
      <vt:variant>
        <vt:i4>0</vt:i4>
      </vt:variant>
      <vt:variant>
        <vt:i4>5</vt:i4>
      </vt:variant>
      <vt:variant>
        <vt:lpwstr>../Docs/R1-135328.zip</vt:lpwstr>
      </vt:variant>
      <vt:variant>
        <vt:lpwstr/>
      </vt:variant>
      <vt:variant>
        <vt:i4>5046276</vt:i4>
      </vt:variant>
      <vt:variant>
        <vt:i4>3852</vt:i4>
      </vt:variant>
      <vt:variant>
        <vt:i4>0</vt:i4>
      </vt:variant>
      <vt:variant>
        <vt:i4>5</vt:i4>
      </vt:variant>
      <vt:variant>
        <vt:lpwstr>../Docs/R1-135897.zip</vt:lpwstr>
      </vt:variant>
      <vt:variant>
        <vt:lpwstr/>
      </vt:variant>
      <vt:variant>
        <vt:i4>4587535</vt:i4>
      </vt:variant>
      <vt:variant>
        <vt:i4>3849</vt:i4>
      </vt:variant>
      <vt:variant>
        <vt:i4>0</vt:i4>
      </vt:variant>
      <vt:variant>
        <vt:i4>5</vt:i4>
      </vt:variant>
      <vt:variant>
        <vt:lpwstr>../Docs/R1-135327.zip</vt:lpwstr>
      </vt:variant>
      <vt:variant>
        <vt:lpwstr/>
      </vt:variant>
      <vt:variant>
        <vt:i4>4456458</vt:i4>
      </vt:variant>
      <vt:variant>
        <vt:i4>3846</vt:i4>
      </vt:variant>
      <vt:variant>
        <vt:i4>0</vt:i4>
      </vt:variant>
      <vt:variant>
        <vt:i4>5</vt:i4>
      </vt:variant>
      <vt:variant>
        <vt:lpwstr>../Docs/R1-135908.zip</vt:lpwstr>
      </vt:variant>
      <vt:variant>
        <vt:lpwstr/>
      </vt:variant>
      <vt:variant>
        <vt:i4>4980739</vt:i4>
      </vt:variant>
      <vt:variant>
        <vt:i4>3843</vt:i4>
      </vt:variant>
      <vt:variant>
        <vt:i4>0</vt:i4>
      </vt:variant>
      <vt:variant>
        <vt:i4>5</vt:i4>
      </vt:variant>
      <vt:variant>
        <vt:lpwstr>../Docs/R1-135981.zip</vt:lpwstr>
      </vt:variant>
      <vt:variant>
        <vt:lpwstr/>
      </vt:variant>
      <vt:variant>
        <vt:i4>4456458</vt:i4>
      </vt:variant>
      <vt:variant>
        <vt:i4>3840</vt:i4>
      </vt:variant>
      <vt:variant>
        <vt:i4>0</vt:i4>
      </vt:variant>
      <vt:variant>
        <vt:i4>5</vt:i4>
      </vt:variant>
      <vt:variant>
        <vt:lpwstr>../Docs/R1-135908.zip</vt:lpwstr>
      </vt:variant>
      <vt:variant>
        <vt:lpwstr/>
      </vt:variant>
      <vt:variant>
        <vt:i4>4456458</vt:i4>
      </vt:variant>
      <vt:variant>
        <vt:i4>3837</vt:i4>
      </vt:variant>
      <vt:variant>
        <vt:i4>0</vt:i4>
      </vt:variant>
      <vt:variant>
        <vt:i4>5</vt:i4>
      </vt:variant>
      <vt:variant>
        <vt:lpwstr>../Docs/R1-135908.zip</vt:lpwstr>
      </vt:variant>
      <vt:variant>
        <vt:lpwstr/>
      </vt:variant>
      <vt:variant>
        <vt:i4>4587523</vt:i4>
      </vt:variant>
      <vt:variant>
        <vt:i4>3834</vt:i4>
      </vt:variant>
      <vt:variant>
        <vt:i4>0</vt:i4>
      </vt:variant>
      <vt:variant>
        <vt:i4>5</vt:i4>
      </vt:variant>
      <vt:variant>
        <vt:lpwstr>../Docs/R1-134931.zip</vt:lpwstr>
      </vt:variant>
      <vt:variant>
        <vt:lpwstr/>
      </vt:variant>
      <vt:variant>
        <vt:i4>4653061</vt:i4>
      </vt:variant>
      <vt:variant>
        <vt:i4>3831</vt:i4>
      </vt:variant>
      <vt:variant>
        <vt:i4>0</vt:i4>
      </vt:variant>
      <vt:variant>
        <vt:i4>5</vt:i4>
      </vt:variant>
      <vt:variant>
        <vt:lpwstr>../Docs/R1-135836.zip</vt:lpwstr>
      </vt:variant>
      <vt:variant>
        <vt:lpwstr/>
      </vt:variant>
      <vt:variant>
        <vt:i4>4390925</vt:i4>
      </vt:variant>
      <vt:variant>
        <vt:i4>3828</vt:i4>
      </vt:variant>
      <vt:variant>
        <vt:i4>0</vt:i4>
      </vt:variant>
      <vt:variant>
        <vt:i4>5</vt:i4>
      </vt:variant>
      <vt:variant>
        <vt:lpwstr>../Docs/R1-135670.zip</vt:lpwstr>
      </vt:variant>
      <vt:variant>
        <vt:lpwstr/>
      </vt:variant>
      <vt:variant>
        <vt:i4>4521988</vt:i4>
      </vt:variant>
      <vt:variant>
        <vt:i4>3825</vt:i4>
      </vt:variant>
      <vt:variant>
        <vt:i4>0</vt:i4>
      </vt:variant>
      <vt:variant>
        <vt:i4>5</vt:i4>
      </vt:variant>
      <vt:variant>
        <vt:lpwstr>../Docs/R1-135817.zip</vt:lpwstr>
      </vt:variant>
      <vt:variant>
        <vt:lpwstr/>
      </vt:variant>
      <vt:variant>
        <vt:i4>4521993</vt:i4>
      </vt:variant>
      <vt:variant>
        <vt:i4>3822</vt:i4>
      </vt:variant>
      <vt:variant>
        <vt:i4>0</vt:i4>
      </vt:variant>
      <vt:variant>
        <vt:i4>5</vt:i4>
      </vt:variant>
      <vt:variant>
        <vt:lpwstr>../Docs/R1-135614.zip</vt:lpwstr>
      </vt:variant>
      <vt:variant>
        <vt:lpwstr/>
      </vt:variant>
      <vt:variant>
        <vt:i4>4194314</vt:i4>
      </vt:variant>
      <vt:variant>
        <vt:i4>3819</vt:i4>
      </vt:variant>
      <vt:variant>
        <vt:i4>0</vt:i4>
      </vt:variant>
      <vt:variant>
        <vt:i4>5</vt:i4>
      </vt:variant>
      <vt:variant>
        <vt:lpwstr>../Docs/R1-135544.zip</vt:lpwstr>
      </vt:variant>
      <vt:variant>
        <vt:lpwstr/>
      </vt:variant>
      <vt:variant>
        <vt:i4>4980743</vt:i4>
      </vt:variant>
      <vt:variant>
        <vt:i4>3816</vt:i4>
      </vt:variant>
      <vt:variant>
        <vt:i4>0</vt:i4>
      </vt:variant>
      <vt:variant>
        <vt:i4>5</vt:i4>
      </vt:variant>
      <vt:variant>
        <vt:lpwstr>../Docs/R1-135488.zip</vt:lpwstr>
      </vt:variant>
      <vt:variant>
        <vt:lpwstr/>
      </vt:variant>
      <vt:variant>
        <vt:i4>4980744</vt:i4>
      </vt:variant>
      <vt:variant>
        <vt:i4>3813</vt:i4>
      </vt:variant>
      <vt:variant>
        <vt:i4>0</vt:i4>
      </vt:variant>
      <vt:variant>
        <vt:i4>5</vt:i4>
      </vt:variant>
      <vt:variant>
        <vt:lpwstr>../Docs/R1-135487.zip</vt:lpwstr>
      </vt:variant>
      <vt:variant>
        <vt:lpwstr/>
      </vt:variant>
      <vt:variant>
        <vt:i4>4194318</vt:i4>
      </vt:variant>
      <vt:variant>
        <vt:i4>3810</vt:i4>
      </vt:variant>
      <vt:variant>
        <vt:i4>0</vt:i4>
      </vt:variant>
      <vt:variant>
        <vt:i4>5</vt:i4>
      </vt:variant>
      <vt:variant>
        <vt:lpwstr>../Docs/R1-135144.zip</vt:lpwstr>
      </vt:variant>
      <vt:variant>
        <vt:lpwstr/>
      </vt:variant>
      <vt:variant>
        <vt:i4>5046283</vt:i4>
      </vt:variant>
      <vt:variant>
        <vt:i4>3807</vt:i4>
      </vt:variant>
      <vt:variant>
        <vt:i4>0</vt:i4>
      </vt:variant>
      <vt:variant>
        <vt:i4>5</vt:i4>
      </vt:variant>
      <vt:variant>
        <vt:lpwstr>../Docs/R1-135090.zip</vt:lpwstr>
      </vt:variant>
      <vt:variant>
        <vt:lpwstr/>
      </vt:variant>
      <vt:variant>
        <vt:i4>4653061</vt:i4>
      </vt:variant>
      <vt:variant>
        <vt:i4>3804</vt:i4>
      </vt:variant>
      <vt:variant>
        <vt:i4>0</vt:i4>
      </vt:variant>
      <vt:variant>
        <vt:i4>5</vt:i4>
      </vt:variant>
      <vt:variant>
        <vt:lpwstr>../Docs/R1-135937.zip</vt:lpwstr>
      </vt:variant>
      <vt:variant>
        <vt:lpwstr/>
      </vt:variant>
      <vt:variant>
        <vt:i4>4194316</vt:i4>
      </vt:variant>
      <vt:variant>
        <vt:i4>3801</vt:i4>
      </vt:variant>
      <vt:variant>
        <vt:i4>0</vt:i4>
      </vt:variant>
      <vt:variant>
        <vt:i4>5</vt:i4>
      </vt:variant>
      <vt:variant>
        <vt:lpwstr>../Docs/R1-135047.zip</vt:lpwstr>
      </vt:variant>
      <vt:variant>
        <vt:lpwstr/>
      </vt:variant>
      <vt:variant>
        <vt:i4>4587531</vt:i4>
      </vt:variant>
      <vt:variant>
        <vt:i4>3798</vt:i4>
      </vt:variant>
      <vt:variant>
        <vt:i4>0</vt:i4>
      </vt:variant>
      <vt:variant>
        <vt:i4>5</vt:i4>
      </vt:variant>
      <vt:variant>
        <vt:lpwstr>../Docs/R1-135121.zip</vt:lpwstr>
      </vt:variant>
      <vt:variant>
        <vt:lpwstr/>
      </vt:variant>
      <vt:variant>
        <vt:i4>4259847</vt:i4>
      </vt:variant>
      <vt:variant>
        <vt:i4>3795</vt:i4>
      </vt:variant>
      <vt:variant>
        <vt:i4>0</vt:i4>
      </vt:variant>
      <vt:variant>
        <vt:i4>5</vt:i4>
      </vt:variant>
      <vt:variant>
        <vt:lpwstr>../Docs/R1-135955.zip</vt:lpwstr>
      </vt:variant>
      <vt:variant>
        <vt:lpwstr/>
      </vt:variant>
      <vt:variant>
        <vt:i4>4587535</vt:i4>
      </vt:variant>
      <vt:variant>
        <vt:i4>3792</vt:i4>
      </vt:variant>
      <vt:variant>
        <vt:i4>0</vt:i4>
      </vt:variant>
      <vt:variant>
        <vt:i4>5</vt:i4>
      </vt:variant>
      <vt:variant>
        <vt:lpwstr>../Docs/R1-135226.zip</vt:lpwstr>
      </vt:variant>
      <vt:variant>
        <vt:lpwstr/>
      </vt:variant>
      <vt:variant>
        <vt:i4>4587534</vt:i4>
      </vt:variant>
      <vt:variant>
        <vt:i4>3789</vt:i4>
      </vt:variant>
      <vt:variant>
        <vt:i4>0</vt:i4>
      </vt:variant>
      <vt:variant>
        <vt:i4>5</vt:i4>
      </vt:variant>
      <vt:variant>
        <vt:lpwstr>../Docs/R1-135326.zip</vt:lpwstr>
      </vt:variant>
      <vt:variant>
        <vt:lpwstr/>
      </vt:variant>
      <vt:variant>
        <vt:i4>4390914</vt:i4>
      </vt:variant>
      <vt:variant>
        <vt:i4>3786</vt:i4>
      </vt:variant>
      <vt:variant>
        <vt:i4>0</vt:i4>
      </vt:variant>
      <vt:variant>
        <vt:i4>5</vt:i4>
      </vt:variant>
      <vt:variant>
        <vt:lpwstr>../Docs/R1-135178.zip</vt:lpwstr>
      </vt:variant>
      <vt:variant>
        <vt:lpwstr/>
      </vt:variant>
      <vt:variant>
        <vt:i4>4587532</vt:i4>
      </vt:variant>
      <vt:variant>
        <vt:i4>3783</vt:i4>
      </vt:variant>
      <vt:variant>
        <vt:i4>0</vt:i4>
      </vt:variant>
      <vt:variant>
        <vt:i4>5</vt:i4>
      </vt:variant>
      <vt:variant>
        <vt:lpwstr>../Docs/R1-135225.zip</vt:lpwstr>
      </vt:variant>
      <vt:variant>
        <vt:lpwstr/>
      </vt:variant>
      <vt:variant>
        <vt:i4>4653066</vt:i4>
      </vt:variant>
      <vt:variant>
        <vt:i4>3780</vt:i4>
      </vt:variant>
      <vt:variant>
        <vt:i4>0</vt:i4>
      </vt:variant>
      <vt:variant>
        <vt:i4>5</vt:i4>
      </vt:variant>
      <vt:variant>
        <vt:lpwstr>../Docs/R1-135938.zip</vt:lpwstr>
      </vt:variant>
      <vt:variant>
        <vt:lpwstr/>
      </vt:variant>
      <vt:variant>
        <vt:i4>4521992</vt:i4>
      </vt:variant>
      <vt:variant>
        <vt:i4>3777</vt:i4>
      </vt:variant>
      <vt:variant>
        <vt:i4>0</vt:i4>
      </vt:variant>
      <vt:variant>
        <vt:i4>5</vt:i4>
      </vt:variant>
      <vt:variant>
        <vt:lpwstr>../Docs/R1-135417.zip</vt:lpwstr>
      </vt:variant>
      <vt:variant>
        <vt:lpwstr/>
      </vt:variant>
      <vt:variant>
        <vt:i4>4390916</vt:i4>
      </vt:variant>
      <vt:variant>
        <vt:i4>3774</vt:i4>
      </vt:variant>
      <vt:variant>
        <vt:i4>0</vt:i4>
      </vt:variant>
      <vt:variant>
        <vt:i4>5</vt:i4>
      </vt:variant>
      <vt:variant>
        <vt:lpwstr>../Docs/R1-135877.zip</vt:lpwstr>
      </vt:variant>
      <vt:variant>
        <vt:lpwstr/>
      </vt:variant>
      <vt:variant>
        <vt:i4>4587530</vt:i4>
      </vt:variant>
      <vt:variant>
        <vt:i4>3771</vt:i4>
      </vt:variant>
      <vt:variant>
        <vt:i4>0</vt:i4>
      </vt:variant>
      <vt:variant>
        <vt:i4>5</vt:i4>
      </vt:variant>
      <vt:variant>
        <vt:lpwstr>../Docs/R1-135120.zip</vt:lpwstr>
      </vt:variant>
      <vt:variant>
        <vt:lpwstr/>
      </vt:variant>
      <vt:variant>
        <vt:i4>4587531</vt:i4>
      </vt:variant>
      <vt:variant>
        <vt:i4>3768</vt:i4>
      </vt:variant>
      <vt:variant>
        <vt:i4>0</vt:i4>
      </vt:variant>
      <vt:variant>
        <vt:i4>5</vt:i4>
      </vt:variant>
      <vt:variant>
        <vt:lpwstr>../Docs/R1-135828.zip</vt:lpwstr>
      </vt:variant>
      <vt:variant>
        <vt:lpwstr/>
      </vt:variant>
      <vt:variant>
        <vt:i4>4521994</vt:i4>
      </vt:variant>
      <vt:variant>
        <vt:i4>3765</vt:i4>
      </vt:variant>
      <vt:variant>
        <vt:i4>0</vt:i4>
      </vt:variant>
      <vt:variant>
        <vt:i4>5</vt:i4>
      </vt:variant>
      <vt:variant>
        <vt:lpwstr>../Docs/R1-135617.zip</vt:lpwstr>
      </vt:variant>
      <vt:variant>
        <vt:lpwstr/>
      </vt:variant>
      <vt:variant>
        <vt:i4>5046282</vt:i4>
      </vt:variant>
      <vt:variant>
        <vt:i4>3762</vt:i4>
      </vt:variant>
      <vt:variant>
        <vt:i4>0</vt:i4>
      </vt:variant>
      <vt:variant>
        <vt:i4>5</vt:i4>
      </vt:variant>
      <vt:variant>
        <vt:lpwstr>../Docs/R1-135594.zip</vt:lpwstr>
      </vt:variant>
      <vt:variant>
        <vt:lpwstr/>
      </vt:variant>
      <vt:variant>
        <vt:i4>4653070</vt:i4>
      </vt:variant>
      <vt:variant>
        <vt:i4>3759</vt:i4>
      </vt:variant>
      <vt:variant>
        <vt:i4>0</vt:i4>
      </vt:variant>
      <vt:variant>
        <vt:i4>5</vt:i4>
      </vt:variant>
      <vt:variant>
        <vt:lpwstr>../Docs/R1-135530.zip</vt:lpwstr>
      </vt:variant>
      <vt:variant>
        <vt:lpwstr/>
      </vt:variant>
      <vt:variant>
        <vt:i4>4587532</vt:i4>
      </vt:variant>
      <vt:variant>
        <vt:i4>3756</vt:i4>
      </vt:variant>
      <vt:variant>
        <vt:i4>0</vt:i4>
      </vt:variant>
      <vt:variant>
        <vt:i4>5</vt:i4>
      </vt:variant>
      <vt:variant>
        <vt:lpwstr>../Docs/R1-135522.zip</vt:lpwstr>
      </vt:variant>
      <vt:variant>
        <vt:lpwstr/>
      </vt:variant>
      <vt:variant>
        <vt:i4>4456459</vt:i4>
      </vt:variant>
      <vt:variant>
        <vt:i4>3753</vt:i4>
      </vt:variant>
      <vt:variant>
        <vt:i4>0</vt:i4>
      </vt:variant>
      <vt:variant>
        <vt:i4>5</vt:i4>
      </vt:variant>
      <vt:variant>
        <vt:lpwstr>../Docs/R1-135505.zip</vt:lpwstr>
      </vt:variant>
      <vt:variant>
        <vt:lpwstr/>
      </vt:variant>
      <vt:variant>
        <vt:i4>5046279</vt:i4>
      </vt:variant>
      <vt:variant>
        <vt:i4>3750</vt:i4>
      </vt:variant>
      <vt:variant>
        <vt:i4>0</vt:i4>
      </vt:variant>
      <vt:variant>
        <vt:i4>5</vt:i4>
      </vt:variant>
      <vt:variant>
        <vt:lpwstr>../Docs/R1-135498.zip</vt:lpwstr>
      </vt:variant>
      <vt:variant>
        <vt:lpwstr/>
      </vt:variant>
      <vt:variant>
        <vt:i4>4980745</vt:i4>
      </vt:variant>
      <vt:variant>
        <vt:i4>3747</vt:i4>
      </vt:variant>
      <vt:variant>
        <vt:i4>0</vt:i4>
      </vt:variant>
      <vt:variant>
        <vt:i4>5</vt:i4>
      </vt:variant>
      <vt:variant>
        <vt:lpwstr>../Docs/R1-135486.zip</vt:lpwstr>
      </vt:variant>
      <vt:variant>
        <vt:lpwstr/>
      </vt:variant>
      <vt:variant>
        <vt:i4>4980746</vt:i4>
      </vt:variant>
      <vt:variant>
        <vt:i4>3744</vt:i4>
      </vt:variant>
      <vt:variant>
        <vt:i4>0</vt:i4>
      </vt:variant>
      <vt:variant>
        <vt:i4>5</vt:i4>
      </vt:variant>
      <vt:variant>
        <vt:lpwstr>../Docs/R1-135485.zip</vt:lpwstr>
      </vt:variant>
      <vt:variant>
        <vt:lpwstr/>
      </vt:variant>
      <vt:variant>
        <vt:i4>4259854</vt:i4>
      </vt:variant>
      <vt:variant>
        <vt:i4>3741</vt:i4>
      </vt:variant>
      <vt:variant>
        <vt:i4>0</vt:i4>
      </vt:variant>
      <vt:variant>
        <vt:i4>5</vt:i4>
      </vt:variant>
      <vt:variant>
        <vt:lpwstr>../Docs/R1-135451.zip</vt:lpwstr>
      </vt:variant>
      <vt:variant>
        <vt:lpwstr/>
      </vt:variant>
      <vt:variant>
        <vt:i4>4390923</vt:i4>
      </vt:variant>
      <vt:variant>
        <vt:i4>3738</vt:i4>
      </vt:variant>
      <vt:variant>
        <vt:i4>0</vt:i4>
      </vt:variant>
      <vt:variant>
        <vt:i4>5</vt:i4>
      </vt:variant>
      <vt:variant>
        <vt:lpwstr>../Docs/R1-135373.zip</vt:lpwstr>
      </vt:variant>
      <vt:variant>
        <vt:lpwstr/>
      </vt:variant>
      <vt:variant>
        <vt:i4>4390922</vt:i4>
      </vt:variant>
      <vt:variant>
        <vt:i4>3735</vt:i4>
      </vt:variant>
      <vt:variant>
        <vt:i4>0</vt:i4>
      </vt:variant>
      <vt:variant>
        <vt:i4>5</vt:i4>
      </vt:variant>
      <vt:variant>
        <vt:lpwstr>../Docs/R1-135372.zip</vt:lpwstr>
      </vt:variant>
      <vt:variant>
        <vt:lpwstr/>
      </vt:variant>
      <vt:variant>
        <vt:i4>4587533</vt:i4>
      </vt:variant>
      <vt:variant>
        <vt:i4>3732</vt:i4>
      </vt:variant>
      <vt:variant>
        <vt:i4>0</vt:i4>
      </vt:variant>
      <vt:variant>
        <vt:i4>5</vt:i4>
      </vt:variant>
      <vt:variant>
        <vt:lpwstr>../Docs/R1-135325.zip</vt:lpwstr>
      </vt:variant>
      <vt:variant>
        <vt:lpwstr/>
      </vt:variant>
      <vt:variant>
        <vt:i4>4390912</vt:i4>
      </vt:variant>
      <vt:variant>
        <vt:i4>3729</vt:i4>
      </vt:variant>
      <vt:variant>
        <vt:i4>0</vt:i4>
      </vt:variant>
      <vt:variant>
        <vt:i4>5</vt:i4>
      </vt:variant>
      <vt:variant>
        <vt:lpwstr>../Docs/R1-135279.zip</vt:lpwstr>
      </vt:variant>
      <vt:variant>
        <vt:lpwstr/>
      </vt:variant>
      <vt:variant>
        <vt:i4>4325376</vt:i4>
      </vt:variant>
      <vt:variant>
        <vt:i4>3726</vt:i4>
      </vt:variant>
      <vt:variant>
        <vt:i4>0</vt:i4>
      </vt:variant>
      <vt:variant>
        <vt:i4>5</vt:i4>
      </vt:variant>
      <vt:variant>
        <vt:lpwstr>../Docs/R1-135269.zip</vt:lpwstr>
      </vt:variant>
      <vt:variant>
        <vt:lpwstr/>
      </vt:variant>
      <vt:variant>
        <vt:i4>4587533</vt:i4>
      </vt:variant>
      <vt:variant>
        <vt:i4>3723</vt:i4>
      </vt:variant>
      <vt:variant>
        <vt:i4>0</vt:i4>
      </vt:variant>
      <vt:variant>
        <vt:i4>5</vt:i4>
      </vt:variant>
      <vt:variant>
        <vt:lpwstr>../Docs/R1-135224.zip</vt:lpwstr>
      </vt:variant>
      <vt:variant>
        <vt:lpwstr/>
      </vt:variant>
      <vt:variant>
        <vt:i4>4521987</vt:i4>
      </vt:variant>
      <vt:variant>
        <vt:i4>3720</vt:i4>
      </vt:variant>
      <vt:variant>
        <vt:i4>0</vt:i4>
      </vt:variant>
      <vt:variant>
        <vt:i4>5</vt:i4>
      </vt:variant>
      <vt:variant>
        <vt:lpwstr>../Docs/R1-135119.zip</vt:lpwstr>
      </vt:variant>
      <vt:variant>
        <vt:lpwstr/>
      </vt:variant>
      <vt:variant>
        <vt:i4>4980738</vt:i4>
      </vt:variant>
      <vt:variant>
        <vt:i4>3717</vt:i4>
      </vt:variant>
      <vt:variant>
        <vt:i4>0</vt:i4>
      </vt:variant>
      <vt:variant>
        <vt:i4>5</vt:i4>
      </vt:variant>
      <vt:variant>
        <vt:lpwstr>../Docs/R1-135089.zip</vt:lpwstr>
      </vt:variant>
      <vt:variant>
        <vt:lpwstr/>
      </vt:variant>
      <vt:variant>
        <vt:i4>4194317</vt:i4>
      </vt:variant>
      <vt:variant>
        <vt:i4>3714</vt:i4>
      </vt:variant>
      <vt:variant>
        <vt:i4>0</vt:i4>
      </vt:variant>
      <vt:variant>
        <vt:i4>5</vt:i4>
      </vt:variant>
      <vt:variant>
        <vt:lpwstr>../Docs/R1-135046.zip</vt:lpwstr>
      </vt:variant>
      <vt:variant>
        <vt:lpwstr/>
      </vt:variant>
      <vt:variant>
        <vt:i4>4194318</vt:i4>
      </vt:variant>
      <vt:variant>
        <vt:i4>3711</vt:i4>
      </vt:variant>
      <vt:variant>
        <vt:i4>0</vt:i4>
      </vt:variant>
      <vt:variant>
        <vt:i4>5</vt:i4>
      </vt:variant>
      <vt:variant>
        <vt:lpwstr>../Docs/R1-135045.zip</vt:lpwstr>
      </vt:variant>
      <vt:variant>
        <vt:lpwstr/>
      </vt:variant>
      <vt:variant>
        <vt:i4>4521986</vt:i4>
      </vt:variant>
      <vt:variant>
        <vt:i4>3708</vt:i4>
      </vt:variant>
      <vt:variant>
        <vt:i4>0</vt:i4>
      </vt:variant>
      <vt:variant>
        <vt:i4>5</vt:i4>
      </vt:variant>
      <vt:variant>
        <vt:lpwstr>../Docs/R1-135118.zip</vt:lpwstr>
      </vt:variant>
      <vt:variant>
        <vt:lpwstr/>
      </vt:variant>
      <vt:variant>
        <vt:i4>4587524</vt:i4>
      </vt:variant>
      <vt:variant>
        <vt:i4>3705</vt:i4>
      </vt:variant>
      <vt:variant>
        <vt:i4>0</vt:i4>
      </vt:variant>
      <vt:variant>
        <vt:i4>5</vt:i4>
      </vt:variant>
      <vt:variant>
        <vt:lpwstr>../Docs/R1-135827.zip</vt:lpwstr>
      </vt:variant>
      <vt:variant>
        <vt:lpwstr/>
      </vt:variant>
      <vt:variant>
        <vt:i4>4521987</vt:i4>
      </vt:variant>
      <vt:variant>
        <vt:i4>3702</vt:i4>
      </vt:variant>
      <vt:variant>
        <vt:i4>0</vt:i4>
      </vt:variant>
      <vt:variant>
        <vt:i4>5</vt:i4>
      </vt:variant>
      <vt:variant>
        <vt:lpwstr>../Docs/R1-135810.zip</vt:lpwstr>
      </vt:variant>
      <vt:variant>
        <vt:lpwstr/>
      </vt:variant>
      <vt:variant>
        <vt:i4>4325384</vt:i4>
      </vt:variant>
      <vt:variant>
        <vt:i4>3699</vt:i4>
      </vt:variant>
      <vt:variant>
        <vt:i4>0</vt:i4>
      </vt:variant>
      <vt:variant>
        <vt:i4>5</vt:i4>
      </vt:variant>
      <vt:variant>
        <vt:lpwstr>../Docs/R1-135764.zip</vt:lpwstr>
      </vt:variant>
      <vt:variant>
        <vt:lpwstr/>
      </vt:variant>
      <vt:variant>
        <vt:i4>4390924</vt:i4>
      </vt:variant>
      <vt:variant>
        <vt:i4>3696</vt:i4>
      </vt:variant>
      <vt:variant>
        <vt:i4>0</vt:i4>
      </vt:variant>
      <vt:variant>
        <vt:i4>5</vt:i4>
      </vt:variant>
      <vt:variant>
        <vt:lpwstr>../Docs/R1-135671.zip</vt:lpwstr>
      </vt:variant>
      <vt:variant>
        <vt:lpwstr/>
      </vt:variant>
      <vt:variant>
        <vt:i4>5046285</vt:i4>
      </vt:variant>
      <vt:variant>
        <vt:i4>3693</vt:i4>
      </vt:variant>
      <vt:variant>
        <vt:i4>0</vt:i4>
      </vt:variant>
      <vt:variant>
        <vt:i4>5</vt:i4>
      </vt:variant>
      <vt:variant>
        <vt:lpwstr>../Docs/R1-135593.zip</vt:lpwstr>
      </vt:variant>
      <vt:variant>
        <vt:lpwstr/>
      </vt:variant>
      <vt:variant>
        <vt:i4>4587527</vt:i4>
      </vt:variant>
      <vt:variant>
        <vt:i4>3690</vt:i4>
      </vt:variant>
      <vt:variant>
        <vt:i4>0</vt:i4>
      </vt:variant>
      <vt:variant>
        <vt:i4>5</vt:i4>
      </vt:variant>
      <vt:variant>
        <vt:lpwstr>../Docs/R1-135529.zip</vt:lpwstr>
      </vt:variant>
      <vt:variant>
        <vt:lpwstr/>
      </vt:variant>
      <vt:variant>
        <vt:i4>4587535</vt:i4>
      </vt:variant>
      <vt:variant>
        <vt:i4>3687</vt:i4>
      </vt:variant>
      <vt:variant>
        <vt:i4>0</vt:i4>
      </vt:variant>
      <vt:variant>
        <vt:i4>5</vt:i4>
      </vt:variant>
      <vt:variant>
        <vt:lpwstr>../Docs/R1-135521.zip</vt:lpwstr>
      </vt:variant>
      <vt:variant>
        <vt:lpwstr/>
      </vt:variant>
      <vt:variant>
        <vt:i4>5046280</vt:i4>
      </vt:variant>
      <vt:variant>
        <vt:i4>3684</vt:i4>
      </vt:variant>
      <vt:variant>
        <vt:i4>0</vt:i4>
      </vt:variant>
      <vt:variant>
        <vt:i4>5</vt:i4>
      </vt:variant>
      <vt:variant>
        <vt:lpwstr>../Docs/R1-135497.zip</vt:lpwstr>
      </vt:variant>
      <vt:variant>
        <vt:lpwstr/>
      </vt:variant>
      <vt:variant>
        <vt:i4>5046281</vt:i4>
      </vt:variant>
      <vt:variant>
        <vt:i4>3681</vt:i4>
      </vt:variant>
      <vt:variant>
        <vt:i4>0</vt:i4>
      </vt:variant>
      <vt:variant>
        <vt:i4>5</vt:i4>
      </vt:variant>
      <vt:variant>
        <vt:lpwstr>../Docs/R1-135496.zip</vt:lpwstr>
      </vt:variant>
      <vt:variant>
        <vt:lpwstr/>
      </vt:variant>
      <vt:variant>
        <vt:i4>4980747</vt:i4>
      </vt:variant>
      <vt:variant>
        <vt:i4>3678</vt:i4>
      </vt:variant>
      <vt:variant>
        <vt:i4>0</vt:i4>
      </vt:variant>
      <vt:variant>
        <vt:i4>5</vt:i4>
      </vt:variant>
      <vt:variant>
        <vt:lpwstr>../Docs/R1-135484.zip</vt:lpwstr>
      </vt:variant>
      <vt:variant>
        <vt:lpwstr/>
      </vt:variant>
      <vt:variant>
        <vt:i4>4521993</vt:i4>
      </vt:variant>
      <vt:variant>
        <vt:i4>3675</vt:i4>
      </vt:variant>
      <vt:variant>
        <vt:i4>0</vt:i4>
      </vt:variant>
      <vt:variant>
        <vt:i4>5</vt:i4>
      </vt:variant>
      <vt:variant>
        <vt:lpwstr>../Docs/R1-135416.zip</vt:lpwstr>
      </vt:variant>
      <vt:variant>
        <vt:lpwstr/>
      </vt:variant>
      <vt:variant>
        <vt:i4>4390921</vt:i4>
      </vt:variant>
      <vt:variant>
        <vt:i4>3672</vt:i4>
      </vt:variant>
      <vt:variant>
        <vt:i4>0</vt:i4>
      </vt:variant>
      <vt:variant>
        <vt:i4>5</vt:i4>
      </vt:variant>
      <vt:variant>
        <vt:lpwstr>../Docs/R1-135371.zip</vt:lpwstr>
      </vt:variant>
      <vt:variant>
        <vt:lpwstr/>
      </vt:variant>
      <vt:variant>
        <vt:i4>4587532</vt:i4>
      </vt:variant>
      <vt:variant>
        <vt:i4>3669</vt:i4>
      </vt:variant>
      <vt:variant>
        <vt:i4>0</vt:i4>
      </vt:variant>
      <vt:variant>
        <vt:i4>5</vt:i4>
      </vt:variant>
      <vt:variant>
        <vt:lpwstr>../Docs/R1-135324.zip</vt:lpwstr>
      </vt:variant>
      <vt:variant>
        <vt:lpwstr/>
      </vt:variant>
      <vt:variant>
        <vt:i4>4390925</vt:i4>
      </vt:variant>
      <vt:variant>
        <vt:i4>3666</vt:i4>
      </vt:variant>
      <vt:variant>
        <vt:i4>0</vt:i4>
      </vt:variant>
      <vt:variant>
        <vt:i4>5</vt:i4>
      </vt:variant>
      <vt:variant>
        <vt:lpwstr>../Docs/R1-135177.zip</vt:lpwstr>
      </vt:variant>
      <vt:variant>
        <vt:lpwstr/>
      </vt:variant>
      <vt:variant>
        <vt:i4>4521997</vt:i4>
      </vt:variant>
      <vt:variant>
        <vt:i4>3663</vt:i4>
      </vt:variant>
      <vt:variant>
        <vt:i4>0</vt:i4>
      </vt:variant>
      <vt:variant>
        <vt:i4>5</vt:i4>
      </vt:variant>
      <vt:variant>
        <vt:lpwstr>../Docs/R1-135117.zip</vt:lpwstr>
      </vt:variant>
      <vt:variant>
        <vt:lpwstr/>
      </vt:variant>
      <vt:variant>
        <vt:i4>4980739</vt:i4>
      </vt:variant>
      <vt:variant>
        <vt:i4>3660</vt:i4>
      </vt:variant>
      <vt:variant>
        <vt:i4>0</vt:i4>
      </vt:variant>
      <vt:variant>
        <vt:i4>5</vt:i4>
      </vt:variant>
      <vt:variant>
        <vt:lpwstr>../Docs/R1-135088.zip</vt:lpwstr>
      </vt:variant>
      <vt:variant>
        <vt:lpwstr/>
      </vt:variant>
      <vt:variant>
        <vt:i4>4194319</vt:i4>
      </vt:variant>
      <vt:variant>
        <vt:i4>3657</vt:i4>
      </vt:variant>
      <vt:variant>
        <vt:i4>0</vt:i4>
      </vt:variant>
      <vt:variant>
        <vt:i4>5</vt:i4>
      </vt:variant>
      <vt:variant>
        <vt:lpwstr>../Docs/R1-135044.zip</vt:lpwstr>
      </vt:variant>
      <vt:variant>
        <vt:lpwstr/>
      </vt:variant>
      <vt:variant>
        <vt:i4>4390922</vt:i4>
      </vt:variant>
      <vt:variant>
        <vt:i4>3654</vt:i4>
      </vt:variant>
      <vt:variant>
        <vt:i4>0</vt:i4>
      </vt:variant>
      <vt:variant>
        <vt:i4>5</vt:i4>
      </vt:variant>
      <vt:variant>
        <vt:lpwstr>../Docs/R1-135978.zip</vt:lpwstr>
      </vt:variant>
      <vt:variant>
        <vt:lpwstr/>
      </vt:variant>
      <vt:variant>
        <vt:i4>4390917</vt:i4>
      </vt:variant>
      <vt:variant>
        <vt:i4>3651</vt:i4>
      </vt:variant>
      <vt:variant>
        <vt:i4>0</vt:i4>
      </vt:variant>
      <vt:variant>
        <vt:i4>5</vt:i4>
      </vt:variant>
      <vt:variant>
        <vt:lpwstr>../Docs/R1-135977.zip</vt:lpwstr>
      </vt:variant>
      <vt:variant>
        <vt:lpwstr/>
      </vt:variant>
      <vt:variant>
        <vt:i4>4587531</vt:i4>
      </vt:variant>
      <vt:variant>
        <vt:i4>3648</vt:i4>
      </vt:variant>
      <vt:variant>
        <vt:i4>0</vt:i4>
      </vt:variant>
      <vt:variant>
        <vt:i4>5</vt:i4>
      </vt:variant>
      <vt:variant>
        <vt:lpwstr>../Docs/R1-135323.zip</vt:lpwstr>
      </vt:variant>
      <vt:variant>
        <vt:lpwstr/>
      </vt:variant>
      <vt:variant>
        <vt:i4>4456458</vt:i4>
      </vt:variant>
      <vt:variant>
        <vt:i4>3645</vt:i4>
      </vt:variant>
      <vt:variant>
        <vt:i4>0</vt:i4>
      </vt:variant>
      <vt:variant>
        <vt:i4>5</vt:i4>
      </vt:variant>
      <vt:variant>
        <vt:lpwstr>../Docs/R1-135504.zip</vt:lpwstr>
      </vt:variant>
      <vt:variant>
        <vt:lpwstr/>
      </vt:variant>
      <vt:variant>
        <vt:i4>4194313</vt:i4>
      </vt:variant>
      <vt:variant>
        <vt:i4>3642</vt:i4>
      </vt:variant>
      <vt:variant>
        <vt:i4>0</vt:i4>
      </vt:variant>
      <vt:variant>
        <vt:i4>5</vt:i4>
      </vt:variant>
      <vt:variant>
        <vt:lpwstr>../Docs/R1-135143.zip</vt:lpwstr>
      </vt:variant>
      <vt:variant>
        <vt:lpwstr/>
      </vt:variant>
      <vt:variant>
        <vt:i4>4587530</vt:i4>
      </vt:variant>
      <vt:variant>
        <vt:i4>3639</vt:i4>
      </vt:variant>
      <vt:variant>
        <vt:i4>0</vt:i4>
      </vt:variant>
      <vt:variant>
        <vt:i4>5</vt:i4>
      </vt:variant>
      <vt:variant>
        <vt:lpwstr>../Docs/R1-135223.zip</vt:lpwstr>
      </vt:variant>
      <vt:variant>
        <vt:lpwstr/>
      </vt:variant>
      <vt:variant>
        <vt:i4>4653058</vt:i4>
      </vt:variant>
      <vt:variant>
        <vt:i4>3636</vt:i4>
      </vt:variant>
      <vt:variant>
        <vt:i4>0</vt:i4>
      </vt:variant>
      <vt:variant>
        <vt:i4>5</vt:i4>
      </vt:variant>
      <vt:variant>
        <vt:lpwstr>../Docs/R1-135930.zip</vt:lpwstr>
      </vt:variant>
      <vt:variant>
        <vt:lpwstr/>
      </vt:variant>
      <vt:variant>
        <vt:i4>4521991</vt:i4>
      </vt:variant>
      <vt:variant>
        <vt:i4>3633</vt:i4>
      </vt:variant>
      <vt:variant>
        <vt:i4>0</vt:i4>
      </vt:variant>
      <vt:variant>
        <vt:i4>5</vt:i4>
      </vt:variant>
      <vt:variant>
        <vt:lpwstr>../Docs/R1-135418.zip</vt:lpwstr>
      </vt:variant>
      <vt:variant>
        <vt:lpwstr/>
      </vt:variant>
      <vt:variant>
        <vt:i4>4390923</vt:i4>
      </vt:variant>
      <vt:variant>
        <vt:i4>3630</vt:i4>
      </vt:variant>
      <vt:variant>
        <vt:i4>0</vt:i4>
      </vt:variant>
      <vt:variant>
        <vt:i4>5</vt:i4>
      </vt:variant>
      <vt:variant>
        <vt:lpwstr>../Docs/R1-135878.zip</vt:lpwstr>
      </vt:variant>
      <vt:variant>
        <vt:lpwstr/>
      </vt:variant>
      <vt:variant>
        <vt:i4>4456452</vt:i4>
      </vt:variant>
      <vt:variant>
        <vt:i4>3627</vt:i4>
      </vt:variant>
      <vt:variant>
        <vt:i4>0</vt:i4>
      </vt:variant>
      <vt:variant>
        <vt:i4>5</vt:i4>
      </vt:variant>
      <vt:variant>
        <vt:lpwstr>../Docs/R1-135807.zip</vt:lpwstr>
      </vt:variant>
      <vt:variant>
        <vt:lpwstr/>
      </vt:variant>
      <vt:variant>
        <vt:i4>5046284</vt:i4>
      </vt:variant>
      <vt:variant>
        <vt:i4>3624</vt:i4>
      </vt:variant>
      <vt:variant>
        <vt:i4>0</vt:i4>
      </vt:variant>
      <vt:variant>
        <vt:i4>5</vt:i4>
      </vt:variant>
      <vt:variant>
        <vt:lpwstr>../Docs/R1-135592.zip</vt:lpwstr>
      </vt:variant>
      <vt:variant>
        <vt:lpwstr/>
      </vt:variant>
      <vt:variant>
        <vt:i4>4194317</vt:i4>
      </vt:variant>
      <vt:variant>
        <vt:i4>3621</vt:i4>
      </vt:variant>
      <vt:variant>
        <vt:i4>0</vt:i4>
      </vt:variant>
      <vt:variant>
        <vt:i4>5</vt:i4>
      </vt:variant>
      <vt:variant>
        <vt:lpwstr>../Docs/R1-135543.zip</vt:lpwstr>
      </vt:variant>
      <vt:variant>
        <vt:lpwstr/>
      </vt:variant>
      <vt:variant>
        <vt:i4>4980749</vt:i4>
      </vt:variant>
      <vt:variant>
        <vt:i4>3618</vt:i4>
      </vt:variant>
      <vt:variant>
        <vt:i4>0</vt:i4>
      </vt:variant>
      <vt:variant>
        <vt:i4>5</vt:i4>
      </vt:variant>
      <vt:variant>
        <vt:lpwstr>../Docs/R1-135482.zip</vt:lpwstr>
      </vt:variant>
      <vt:variant>
        <vt:lpwstr/>
      </vt:variant>
      <vt:variant>
        <vt:i4>4390920</vt:i4>
      </vt:variant>
      <vt:variant>
        <vt:i4>3615</vt:i4>
      </vt:variant>
      <vt:variant>
        <vt:i4>0</vt:i4>
      </vt:variant>
      <vt:variant>
        <vt:i4>5</vt:i4>
      </vt:variant>
      <vt:variant>
        <vt:lpwstr>../Docs/R1-135370.zip</vt:lpwstr>
      </vt:variant>
      <vt:variant>
        <vt:lpwstr/>
      </vt:variant>
      <vt:variant>
        <vt:i4>4587528</vt:i4>
      </vt:variant>
      <vt:variant>
        <vt:i4>3612</vt:i4>
      </vt:variant>
      <vt:variant>
        <vt:i4>0</vt:i4>
      </vt:variant>
      <vt:variant>
        <vt:i4>5</vt:i4>
      </vt:variant>
      <vt:variant>
        <vt:lpwstr>../Docs/R1-135221.zip</vt:lpwstr>
      </vt:variant>
      <vt:variant>
        <vt:lpwstr/>
      </vt:variant>
      <vt:variant>
        <vt:i4>4194312</vt:i4>
      </vt:variant>
      <vt:variant>
        <vt:i4>3609</vt:i4>
      </vt:variant>
      <vt:variant>
        <vt:i4>0</vt:i4>
      </vt:variant>
      <vt:variant>
        <vt:i4>5</vt:i4>
      </vt:variant>
      <vt:variant>
        <vt:lpwstr>../Docs/R1-135142.zip</vt:lpwstr>
      </vt:variant>
      <vt:variant>
        <vt:lpwstr/>
      </vt:variant>
      <vt:variant>
        <vt:i4>4521999</vt:i4>
      </vt:variant>
      <vt:variant>
        <vt:i4>3606</vt:i4>
      </vt:variant>
      <vt:variant>
        <vt:i4>0</vt:i4>
      </vt:variant>
      <vt:variant>
        <vt:i4>5</vt:i4>
      </vt:variant>
      <vt:variant>
        <vt:lpwstr>../Docs/R1-135115.zip</vt:lpwstr>
      </vt:variant>
      <vt:variant>
        <vt:lpwstr/>
      </vt:variant>
      <vt:variant>
        <vt:i4>4653067</vt:i4>
      </vt:variant>
      <vt:variant>
        <vt:i4>3603</vt:i4>
      </vt:variant>
      <vt:variant>
        <vt:i4>0</vt:i4>
      </vt:variant>
      <vt:variant>
        <vt:i4>5</vt:i4>
      </vt:variant>
      <vt:variant>
        <vt:lpwstr>../Docs/R1-135939.zip</vt:lpwstr>
      </vt:variant>
      <vt:variant>
        <vt:lpwstr/>
      </vt:variant>
      <vt:variant>
        <vt:i4>5046280</vt:i4>
      </vt:variant>
      <vt:variant>
        <vt:i4>3600</vt:i4>
      </vt:variant>
      <vt:variant>
        <vt:i4>0</vt:i4>
      </vt:variant>
      <vt:variant>
        <vt:i4>5</vt:i4>
      </vt:variant>
      <vt:variant>
        <vt:lpwstr>../Docs/R1-135093.zip</vt:lpwstr>
      </vt:variant>
      <vt:variant>
        <vt:lpwstr/>
      </vt:variant>
      <vt:variant>
        <vt:i4>4653063</vt:i4>
      </vt:variant>
      <vt:variant>
        <vt:i4>3597</vt:i4>
      </vt:variant>
      <vt:variant>
        <vt:i4>0</vt:i4>
      </vt:variant>
      <vt:variant>
        <vt:i4>5</vt:i4>
      </vt:variant>
      <vt:variant>
        <vt:lpwstr>../Docs/R1-135935.zip</vt:lpwstr>
      </vt:variant>
      <vt:variant>
        <vt:lpwstr/>
      </vt:variant>
      <vt:variant>
        <vt:i4>4653059</vt:i4>
      </vt:variant>
      <vt:variant>
        <vt:i4>3594</vt:i4>
      </vt:variant>
      <vt:variant>
        <vt:i4>0</vt:i4>
      </vt:variant>
      <vt:variant>
        <vt:i4>5</vt:i4>
      </vt:variant>
      <vt:variant>
        <vt:lpwstr>../Docs/R1-135931.zip</vt:lpwstr>
      </vt:variant>
      <vt:variant>
        <vt:lpwstr/>
      </vt:variant>
      <vt:variant>
        <vt:i4>4980741</vt:i4>
      </vt:variant>
      <vt:variant>
        <vt:i4>3591</vt:i4>
      </vt:variant>
      <vt:variant>
        <vt:i4>0</vt:i4>
      </vt:variant>
      <vt:variant>
        <vt:i4>5</vt:i4>
      </vt:variant>
      <vt:variant>
        <vt:lpwstr>../Docs/R1-135886.zip</vt:lpwstr>
      </vt:variant>
      <vt:variant>
        <vt:lpwstr/>
      </vt:variant>
      <vt:variant>
        <vt:i4>4587530</vt:i4>
      </vt:variant>
      <vt:variant>
        <vt:i4>3588</vt:i4>
      </vt:variant>
      <vt:variant>
        <vt:i4>0</vt:i4>
      </vt:variant>
      <vt:variant>
        <vt:i4>5</vt:i4>
      </vt:variant>
      <vt:variant>
        <vt:lpwstr>../Docs/R1-135322.zip</vt:lpwstr>
      </vt:variant>
      <vt:variant>
        <vt:lpwstr/>
      </vt:variant>
      <vt:variant>
        <vt:i4>4456458</vt:i4>
      </vt:variant>
      <vt:variant>
        <vt:i4>3585</vt:i4>
      </vt:variant>
      <vt:variant>
        <vt:i4>0</vt:i4>
      </vt:variant>
      <vt:variant>
        <vt:i4>5</vt:i4>
      </vt:variant>
      <vt:variant>
        <vt:lpwstr>../Docs/R1-135809.zip</vt:lpwstr>
      </vt:variant>
      <vt:variant>
        <vt:lpwstr/>
      </vt:variant>
      <vt:variant>
        <vt:i4>4653060</vt:i4>
      </vt:variant>
      <vt:variant>
        <vt:i4>3582</vt:i4>
      </vt:variant>
      <vt:variant>
        <vt:i4>0</vt:i4>
      </vt:variant>
      <vt:variant>
        <vt:i4>5</vt:i4>
      </vt:variant>
      <vt:variant>
        <vt:lpwstr>../Docs/R1-135936.zip</vt:lpwstr>
      </vt:variant>
      <vt:variant>
        <vt:lpwstr/>
      </vt:variant>
      <vt:variant>
        <vt:i4>4456454</vt:i4>
      </vt:variant>
      <vt:variant>
        <vt:i4>3579</vt:i4>
      </vt:variant>
      <vt:variant>
        <vt:i4>0</vt:i4>
      </vt:variant>
      <vt:variant>
        <vt:i4>5</vt:i4>
      </vt:variant>
      <vt:variant>
        <vt:lpwstr>../Docs/R1-134815.zip</vt:lpwstr>
      </vt:variant>
      <vt:variant>
        <vt:lpwstr/>
      </vt:variant>
      <vt:variant>
        <vt:i4>4456463</vt:i4>
      </vt:variant>
      <vt:variant>
        <vt:i4>3576</vt:i4>
      </vt:variant>
      <vt:variant>
        <vt:i4>0</vt:i4>
      </vt:variant>
      <vt:variant>
        <vt:i4>5</vt:i4>
      </vt:variant>
      <vt:variant>
        <vt:lpwstr>../Docs/R1-135400.zip</vt:lpwstr>
      </vt:variant>
      <vt:variant>
        <vt:lpwstr/>
      </vt:variant>
      <vt:variant>
        <vt:i4>4456459</vt:i4>
      </vt:variant>
      <vt:variant>
        <vt:i4>3573</vt:i4>
      </vt:variant>
      <vt:variant>
        <vt:i4>0</vt:i4>
      </vt:variant>
      <vt:variant>
        <vt:i4>5</vt:i4>
      </vt:variant>
      <vt:variant>
        <vt:lpwstr>../Docs/R1-135808.zip</vt:lpwstr>
      </vt:variant>
      <vt:variant>
        <vt:lpwstr/>
      </vt:variant>
      <vt:variant>
        <vt:i4>4980748</vt:i4>
      </vt:variant>
      <vt:variant>
        <vt:i4>3570</vt:i4>
      </vt:variant>
      <vt:variant>
        <vt:i4>0</vt:i4>
      </vt:variant>
      <vt:variant>
        <vt:i4>5</vt:i4>
      </vt:variant>
      <vt:variant>
        <vt:lpwstr>../Docs/R1-135483.zip</vt:lpwstr>
      </vt:variant>
      <vt:variant>
        <vt:lpwstr/>
      </vt:variant>
      <vt:variant>
        <vt:i4>4980750</vt:i4>
      </vt:variant>
      <vt:variant>
        <vt:i4>3567</vt:i4>
      </vt:variant>
      <vt:variant>
        <vt:i4>0</vt:i4>
      </vt:variant>
      <vt:variant>
        <vt:i4>5</vt:i4>
      </vt:variant>
      <vt:variant>
        <vt:lpwstr>../Docs/R1-135481.zip</vt:lpwstr>
      </vt:variant>
      <vt:variant>
        <vt:lpwstr/>
      </vt:variant>
      <vt:variant>
        <vt:i4>4587528</vt:i4>
      </vt:variant>
      <vt:variant>
        <vt:i4>3564</vt:i4>
      </vt:variant>
      <vt:variant>
        <vt:i4>0</vt:i4>
      </vt:variant>
      <vt:variant>
        <vt:i4>5</vt:i4>
      </vt:variant>
      <vt:variant>
        <vt:lpwstr>../Docs/R1-135320.zip</vt:lpwstr>
      </vt:variant>
      <vt:variant>
        <vt:lpwstr/>
      </vt:variant>
      <vt:variant>
        <vt:i4>4587531</vt:i4>
      </vt:variant>
      <vt:variant>
        <vt:i4>3561</vt:i4>
      </vt:variant>
      <vt:variant>
        <vt:i4>0</vt:i4>
      </vt:variant>
      <vt:variant>
        <vt:i4>5</vt:i4>
      </vt:variant>
      <vt:variant>
        <vt:lpwstr>../Docs/R1-135222.zip</vt:lpwstr>
      </vt:variant>
      <vt:variant>
        <vt:lpwstr/>
      </vt:variant>
      <vt:variant>
        <vt:i4>5046287</vt:i4>
      </vt:variant>
      <vt:variant>
        <vt:i4>3558</vt:i4>
      </vt:variant>
      <vt:variant>
        <vt:i4>0</vt:i4>
      </vt:variant>
      <vt:variant>
        <vt:i4>5</vt:i4>
      </vt:variant>
      <vt:variant>
        <vt:lpwstr>../Docs/R1-135094.zip</vt:lpwstr>
      </vt:variant>
      <vt:variant>
        <vt:lpwstr/>
      </vt:variant>
      <vt:variant>
        <vt:i4>4390921</vt:i4>
      </vt:variant>
      <vt:variant>
        <vt:i4>3555</vt:i4>
      </vt:variant>
      <vt:variant>
        <vt:i4>0</vt:i4>
      </vt:variant>
      <vt:variant>
        <vt:i4>5</vt:i4>
      </vt:variant>
      <vt:variant>
        <vt:lpwstr>../Docs/R1-134567.zip</vt:lpwstr>
      </vt:variant>
      <vt:variant>
        <vt:lpwstr/>
      </vt:variant>
      <vt:variant>
        <vt:i4>4456458</vt:i4>
      </vt:variant>
      <vt:variant>
        <vt:i4>3552</vt:i4>
      </vt:variant>
      <vt:variant>
        <vt:i4>0</vt:i4>
      </vt:variant>
      <vt:variant>
        <vt:i4>5</vt:i4>
      </vt:variant>
      <vt:variant>
        <vt:lpwstr>../Docs/R1-135607.zip</vt:lpwstr>
      </vt:variant>
      <vt:variant>
        <vt:lpwstr/>
      </vt:variant>
      <vt:variant>
        <vt:i4>4194313</vt:i4>
      </vt:variant>
      <vt:variant>
        <vt:i4>3549</vt:i4>
      </vt:variant>
      <vt:variant>
        <vt:i4>0</vt:i4>
      </vt:variant>
      <vt:variant>
        <vt:i4>5</vt:i4>
      </vt:variant>
      <vt:variant>
        <vt:lpwstr>../Docs/R1-135042.zip</vt:lpwstr>
      </vt:variant>
      <vt:variant>
        <vt:lpwstr/>
      </vt:variant>
      <vt:variant>
        <vt:i4>4521996</vt:i4>
      </vt:variant>
      <vt:variant>
        <vt:i4>3546</vt:i4>
      </vt:variant>
      <vt:variant>
        <vt:i4>0</vt:i4>
      </vt:variant>
      <vt:variant>
        <vt:i4>5</vt:i4>
      </vt:variant>
      <vt:variant>
        <vt:lpwstr>../Docs/R1-135116.zip</vt:lpwstr>
      </vt:variant>
      <vt:variant>
        <vt:lpwstr/>
      </vt:variant>
      <vt:variant>
        <vt:i4>4653062</vt:i4>
      </vt:variant>
      <vt:variant>
        <vt:i4>3543</vt:i4>
      </vt:variant>
      <vt:variant>
        <vt:i4>0</vt:i4>
      </vt:variant>
      <vt:variant>
        <vt:i4>5</vt:i4>
      </vt:variant>
      <vt:variant>
        <vt:lpwstr>../Docs/R1-135934.zip</vt:lpwstr>
      </vt:variant>
      <vt:variant>
        <vt:lpwstr/>
      </vt:variant>
      <vt:variant>
        <vt:i4>4456453</vt:i4>
      </vt:variant>
      <vt:variant>
        <vt:i4>3540</vt:i4>
      </vt:variant>
      <vt:variant>
        <vt:i4>0</vt:i4>
      </vt:variant>
      <vt:variant>
        <vt:i4>5</vt:i4>
      </vt:variant>
      <vt:variant>
        <vt:lpwstr>../Docs/R1-135806.zip</vt:lpwstr>
      </vt:variant>
      <vt:variant>
        <vt:lpwstr/>
      </vt:variant>
      <vt:variant>
        <vt:i4>4456454</vt:i4>
      </vt:variant>
      <vt:variant>
        <vt:i4>3537</vt:i4>
      </vt:variant>
      <vt:variant>
        <vt:i4>0</vt:i4>
      </vt:variant>
      <vt:variant>
        <vt:i4>5</vt:i4>
      </vt:variant>
      <vt:variant>
        <vt:lpwstr>../Docs/R1-135805.zip</vt:lpwstr>
      </vt:variant>
      <vt:variant>
        <vt:lpwstr/>
      </vt:variant>
      <vt:variant>
        <vt:i4>4521998</vt:i4>
      </vt:variant>
      <vt:variant>
        <vt:i4>3534</vt:i4>
      </vt:variant>
      <vt:variant>
        <vt:i4>0</vt:i4>
      </vt:variant>
      <vt:variant>
        <vt:i4>5</vt:i4>
      </vt:variant>
      <vt:variant>
        <vt:lpwstr>../Docs/R1-135613.zip</vt:lpwstr>
      </vt:variant>
      <vt:variant>
        <vt:lpwstr/>
      </vt:variant>
      <vt:variant>
        <vt:i4>4456459</vt:i4>
      </vt:variant>
      <vt:variant>
        <vt:i4>3531</vt:i4>
      </vt:variant>
      <vt:variant>
        <vt:i4>0</vt:i4>
      </vt:variant>
      <vt:variant>
        <vt:i4>5</vt:i4>
      </vt:variant>
      <vt:variant>
        <vt:lpwstr>../Docs/R1-135606.zip</vt:lpwstr>
      </vt:variant>
      <vt:variant>
        <vt:lpwstr/>
      </vt:variant>
      <vt:variant>
        <vt:i4>5046282</vt:i4>
      </vt:variant>
      <vt:variant>
        <vt:i4>3528</vt:i4>
      </vt:variant>
      <vt:variant>
        <vt:i4>0</vt:i4>
      </vt:variant>
      <vt:variant>
        <vt:i4>5</vt:i4>
      </vt:variant>
      <vt:variant>
        <vt:lpwstr>../Docs/R1-135495.zip</vt:lpwstr>
      </vt:variant>
      <vt:variant>
        <vt:lpwstr/>
      </vt:variant>
      <vt:variant>
        <vt:i4>5046283</vt:i4>
      </vt:variant>
      <vt:variant>
        <vt:i4>3525</vt:i4>
      </vt:variant>
      <vt:variant>
        <vt:i4>0</vt:i4>
      </vt:variant>
      <vt:variant>
        <vt:i4>5</vt:i4>
      </vt:variant>
      <vt:variant>
        <vt:lpwstr>../Docs/R1-135494.zip</vt:lpwstr>
      </vt:variant>
      <vt:variant>
        <vt:lpwstr/>
      </vt:variant>
      <vt:variant>
        <vt:i4>4980751</vt:i4>
      </vt:variant>
      <vt:variant>
        <vt:i4>3522</vt:i4>
      </vt:variant>
      <vt:variant>
        <vt:i4>0</vt:i4>
      </vt:variant>
      <vt:variant>
        <vt:i4>5</vt:i4>
      </vt:variant>
      <vt:variant>
        <vt:lpwstr>../Docs/R1-135480.zip</vt:lpwstr>
      </vt:variant>
      <vt:variant>
        <vt:lpwstr/>
      </vt:variant>
      <vt:variant>
        <vt:i4>5046273</vt:i4>
      </vt:variant>
      <vt:variant>
        <vt:i4>3519</vt:i4>
      </vt:variant>
      <vt:variant>
        <vt:i4>0</vt:i4>
      </vt:variant>
      <vt:variant>
        <vt:i4>5</vt:i4>
      </vt:variant>
      <vt:variant>
        <vt:lpwstr>../Docs/R1-135399.zip</vt:lpwstr>
      </vt:variant>
      <vt:variant>
        <vt:lpwstr/>
      </vt:variant>
      <vt:variant>
        <vt:i4>4980750</vt:i4>
      </vt:variant>
      <vt:variant>
        <vt:i4>3516</vt:i4>
      </vt:variant>
      <vt:variant>
        <vt:i4>0</vt:i4>
      </vt:variant>
      <vt:variant>
        <vt:i4>5</vt:i4>
      </vt:variant>
      <vt:variant>
        <vt:lpwstr>../Docs/R1-135386.zip</vt:lpwstr>
      </vt:variant>
      <vt:variant>
        <vt:lpwstr/>
      </vt:variant>
      <vt:variant>
        <vt:i4>4980749</vt:i4>
      </vt:variant>
      <vt:variant>
        <vt:i4>3513</vt:i4>
      </vt:variant>
      <vt:variant>
        <vt:i4>0</vt:i4>
      </vt:variant>
      <vt:variant>
        <vt:i4>5</vt:i4>
      </vt:variant>
      <vt:variant>
        <vt:lpwstr>../Docs/R1-135385.zip</vt:lpwstr>
      </vt:variant>
      <vt:variant>
        <vt:lpwstr/>
      </vt:variant>
      <vt:variant>
        <vt:i4>4325377</vt:i4>
      </vt:variant>
      <vt:variant>
        <vt:i4>3510</vt:i4>
      </vt:variant>
      <vt:variant>
        <vt:i4>0</vt:i4>
      </vt:variant>
      <vt:variant>
        <vt:i4>5</vt:i4>
      </vt:variant>
      <vt:variant>
        <vt:lpwstr>../Docs/R1-135369.zip</vt:lpwstr>
      </vt:variant>
      <vt:variant>
        <vt:lpwstr/>
      </vt:variant>
      <vt:variant>
        <vt:i4>4587529</vt:i4>
      </vt:variant>
      <vt:variant>
        <vt:i4>3507</vt:i4>
      </vt:variant>
      <vt:variant>
        <vt:i4>0</vt:i4>
      </vt:variant>
      <vt:variant>
        <vt:i4>5</vt:i4>
      </vt:variant>
      <vt:variant>
        <vt:lpwstr>../Docs/R1-135321.zip</vt:lpwstr>
      </vt:variant>
      <vt:variant>
        <vt:lpwstr/>
      </vt:variant>
      <vt:variant>
        <vt:i4>4521985</vt:i4>
      </vt:variant>
      <vt:variant>
        <vt:i4>3504</vt:i4>
      </vt:variant>
      <vt:variant>
        <vt:i4>0</vt:i4>
      </vt:variant>
      <vt:variant>
        <vt:i4>5</vt:i4>
      </vt:variant>
      <vt:variant>
        <vt:lpwstr>../Docs/R1-135319.zip</vt:lpwstr>
      </vt:variant>
      <vt:variant>
        <vt:lpwstr/>
      </vt:variant>
      <vt:variant>
        <vt:i4>4521984</vt:i4>
      </vt:variant>
      <vt:variant>
        <vt:i4>3501</vt:i4>
      </vt:variant>
      <vt:variant>
        <vt:i4>0</vt:i4>
      </vt:variant>
      <vt:variant>
        <vt:i4>5</vt:i4>
      </vt:variant>
      <vt:variant>
        <vt:lpwstr>../Docs/R1-135318.zip</vt:lpwstr>
      </vt:variant>
      <vt:variant>
        <vt:lpwstr/>
      </vt:variant>
      <vt:variant>
        <vt:i4>4390913</vt:i4>
      </vt:variant>
      <vt:variant>
        <vt:i4>3498</vt:i4>
      </vt:variant>
      <vt:variant>
        <vt:i4>0</vt:i4>
      </vt:variant>
      <vt:variant>
        <vt:i4>5</vt:i4>
      </vt:variant>
      <vt:variant>
        <vt:lpwstr>../Docs/R1-135278.zip</vt:lpwstr>
      </vt:variant>
      <vt:variant>
        <vt:lpwstr/>
      </vt:variant>
      <vt:variant>
        <vt:i4>4390921</vt:i4>
      </vt:variant>
      <vt:variant>
        <vt:i4>3495</vt:i4>
      </vt:variant>
      <vt:variant>
        <vt:i4>0</vt:i4>
      </vt:variant>
      <vt:variant>
        <vt:i4>5</vt:i4>
      </vt:variant>
      <vt:variant>
        <vt:lpwstr>../Docs/R1-135270.zip</vt:lpwstr>
      </vt:variant>
      <vt:variant>
        <vt:lpwstr/>
      </vt:variant>
      <vt:variant>
        <vt:i4>4587529</vt:i4>
      </vt:variant>
      <vt:variant>
        <vt:i4>3492</vt:i4>
      </vt:variant>
      <vt:variant>
        <vt:i4>0</vt:i4>
      </vt:variant>
      <vt:variant>
        <vt:i4>5</vt:i4>
      </vt:variant>
      <vt:variant>
        <vt:lpwstr>../Docs/R1-135220.zip</vt:lpwstr>
      </vt:variant>
      <vt:variant>
        <vt:lpwstr/>
      </vt:variant>
      <vt:variant>
        <vt:i4>4390924</vt:i4>
      </vt:variant>
      <vt:variant>
        <vt:i4>3489</vt:i4>
      </vt:variant>
      <vt:variant>
        <vt:i4>0</vt:i4>
      </vt:variant>
      <vt:variant>
        <vt:i4>5</vt:i4>
      </vt:variant>
      <vt:variant>
        <vt:lpwstr>../Docs/R1-135176.zip</vt:lpwstr>
      </vt:variant>
      <vt:variant>
        <vt:lpwstr/>
      </vt:variant>
      <vt:variant>
        <vt:i4>4194315</vt:i4>
      </vt:variant>
      <vt:variant>
        <vt:i4>3486</vt:i4>
      </vt:variant>
      <vt:variant>
        <vt:i4>0</vt:i4>
      </vt:variant>
      <vt:variant>
        <vt:i4>5</vt:i4>
      </vt:variant>
      <vt:variant>
        <vt:lpwstr>../Docs/R1-135141.zip</vt:lpwstr>
      </vt:variant>
      <vt:variant>
        <vt:lpwstr/>
      </vt:variant>
      <vt:variant>
        <vt:i4>5046281</vt:i4>
      </vt:variant>
      <vt:variant>
        <vt:i4>3483</vt:i4>
      </vt:variant>
      <vt:variant>
        <vt:i4>0</vt:i4>
      </vt:variant>
      <vt:variant>
        <vt:i4>5</vt:i4>
      </vt:variant>
      <vt:variant>
        <vt:lpwstr>../Docs/R1-135092.zip</vt:lpwstr>
      </vt:variant>
      <vt:variant>
        <vt:lpwstr/>
      </vt:variant>
      <vt:variant>
        <vt:i4>4390919</vt:i4>
      </vt:variant>
      <vt:variant>
        <vt:i4>3480</vt:i4>
      </vt:variant>
      <vt:variant>
        <vt:i4>0</vt:i4>
      </vt:variant>
      <vt:variant>
        <vt:i4>5</vt:i4>
      </vt:variant>
      <vt:variant>
        <vt:lpwstr>../Docs/R1-135975.zip</vt:lpwstr>
      </vt:variant>
      <vt:variant>
        <vt:lpwstr/>
      </vt:variant>
      <vt:variant>
        <vt:i4>4653056</vt:i4>
      </vt:variant>
      <vt:variant>
        <vt:i4>3477</vt:i4>
      </vt:variant>
      <vt:variant>
        <vt:i4>0</vt:i4>
      </vt:variant>
      <vt:variant>
        <vt:i4>5</vt:i4>
      </vt:variant>
      <vt:variant>
        <vt:lpwstr>../Docs/R1-135932.zip</vt:lpwstr>
      </vt:variant>
      <vt:variant>
        <vt:lpwstr/>
      </vt:variant>
      <vt:variant>
        <vt:i4>4587531</vt:i4>
      </vt:variant>
      <vt:variant>
        <vt:i4>3474</vt:i4>
      </vt:variant>
      <vt:variant>
        <vt:i4>0</vt:i4>
      </vt:variant>
      <vt:variant>
        <vt:i4>5</vt:i4>
      </vt:variant>
      <vt:variant>
        <vt:lpwstr>../Docs/R1-135929.zip</vt:lpwstr>
      </vt:variant>
      <vt:variant>
        <vt:lpwstr/>
      </vt:variant>
      <vt:variant>
        <vt:i4>4390927</vt:i4>
      </vt:variant>
      <vt:variant>
        <vt:i4>3471</vt:i4>
      </vt:variant>
      <vt:variant>
        <vt:i4>0</vt:i4>
      </vt:variant>
      <vt:variant>
        <vt:i4>5</vt:i4>
      </vt:variant>
      <vt:variant>
        <vt:lpwstr>../Docs/R1-135175.zip</vt:lpwstr>
      </vt:variant>
      <vt:variant>
        <vt:lpwstr/>
      </vt:variant>
      <vt:variant>
        <vt:i4>4456455</vt:i4>
      </vt:variant>
      <vt:variant>
        <vt:i4>3468</vt:i4>
      </vt:variant>
      <vt:variant>
        <vt:i4>0</vt:i4>
      </vt:variant>
      <vt:variant>
        <vt:i4>5</vt:i4>
      </vt:variant>
      <vt:variant>
        <vt:lpwstr>../Docs/R1-135804.zip</vt:lpwstr>
      </vt:variant>
      <vt:variant>
        <vt:lpwstr/>
      </vt:variant>
      <vt:variant>
        <vt:i4>4456449</vt:i4>
      </vt:variant>
      <vt:variant>
        <vt:i4>3465</vt:i4>
      </vt:variant>
      <vt:variant>
        <vt:i4>0</vt:i4>
      </vt:variant>
      <vt:variant>
        <vt:i4>5</vt:i4>
      </vt:variant>
      <vt:variant>
        <vt:lpwstr>../Docs/R1-135903.zip</vt:lpwstr>
      </vt:variant>
      <vt:variant>
        <vt:lpwstr/>
      </vt:variant>
      <vt:variant>
        <vt:i4>4390926</vt:i4>
      </vt:variant>
      <vt:variant>
        <vt:i4>3462</vt:i4>
      </vt:variant>
      <vt:variant>
        <vt:i4>0</vt:i4>
      </vt:variant>
      <vt:variant>
        <vt:i4>5</vt:i4>
      </vt:variant>
      <vt:variant>
        <vt:lpwstr>../Docs/R1-135277.zip</vt:lpwstr>
      </vt:variant>
      <vt:variant>
        <vt:lpwstr/>
      </vt:variant>
      <vt:variant>
        <vt:i4>4390918</vt:i4>
      </vt:variant>
      <vt:variant>
        <vt:i4>3459</vt:i4>
      </vt:variant>
      <vt:variant>
        <vt:i4>0</vt:i4>
      </vt:variant>
      <vt:variant>
        <vt:i4>5</vt:i4>
      </vt:variant>
      <vt:variant>
        <vt:lpwstr>../Docs/R1-135479.zip</vt:lpwstr>
      </vt:variant>
      <vt:variant>
        <vt:lpwstr/>
      </vt:variant>
      <vt:variant>
        <vt:i4>4653068</vt:i4>
      </vt:variant>
      <vt:variant>
        <vt:i4>3456</vt:i4>
      </vt:variant>
      <vt:variant>
        <vt:i4>0</vt:i4>
      </vt:variant>
      <vt:variant>
        <vt:i4>5</vt:i4>
      </vt:variant>
      <vt:variant>
        <vt:lpwstr>../Docs/R1-135532.zip</vt:lpwstr>
      </vt:variant>
      <vt:variant>
        <vt:lpwstr/>
      </vt:variant>
      <vt:variant>
        <vt:i4>4259850</vt:i4>
      </vt:variant>
      <vt:variant>
        <vt:i4>3453</vt:i4>
      </vt:variant>
      <vt:variant>
        <vt:i4>0</vt:i4>
      </vt:variant>
      <vt:variant>
        <vt:i4>5</vt:i4>
      </vt:variant>
      <vt:variant>
        <vt:lpwstr>../Docs/R1-135554.zip</vt:lpwstr>
      </vt:variant>
      <vt:variant>
        <vt:lpwstr/>
      </vt:variant>
      <vt:variant>
        <vt:i4>4194316</vt:i4>
      </vt:variant>
      <vt:variant>
        <vt:i4>3450</vt:i4>
      </vt:variant>
      <vt:variant>
        <vt:i4>0</vt:i4>
      </vt:variant>
      <vt:variant>
        <vt:i4>5</vt:i4>
      </vt:variant>
      <vt:variant>
        <vt:lpwstr>../Docs/R1-135542.zip</vt:lpwstr>
      </vt:variant>
      <vt:variant>
        <vt:lpwstr/>
      </vt:variant>
      <vt:variant>
        <vt:i4>4521999</vt:i4>
      </vt:variant>
      <vt:variant>
        <vt:i4>3447</vt:i4>
      </vt:variant>
      <vt:variant>
        <vt:i4>0</vt:i4>
      </vt:variant>
      <vt:variant>
        <vt:i4>5</vt:i4>
      </vt:variant>
      <vt:variant>
        <vt:lpwstr>../Docs/R1-135317.zip</vt:lpwstr>
      </vt:variant>
      <vt:variant>
        <vt:lpwstr/>
      </vt:variant>
      <vt:variant>
        <vt:i4>4194314</vt:i4>
      </vt:variant>
      <vt:variant>
        <vt:i4>3444</vt:i4>
      </vt:variant>
      <vt:variant>
        <vt:i4>0</vt:i4>
      </vt:variant>
      <vt:variant>
        <vt:i4>5</vt:i4>
      </vt:variant>
      <vt:variant>
        <vt:lpwstr>../Docs/R1-135140.zip</vt:lpwstr>
      </vt:variant>
      <vt:variant>
        <vt:lpwstr/>
      </vt:variant>
      <vt:variant>
        <vt:i4>4325376</vt:i4>
      </vt:variant>
      <vt:variant>
        <vt:i4>3441</vt:i4>
      </vt:variant>
      <vt:variant>
        <vt:i4>0</vt:i4>
      </vt:variant>
      <vt:variant>
        <vt:i4>5</vt:i4>
      </vt:variant>
      <vt:variant>
        <vt:lpwstr>../Docs/R1-135368.zip</vt:lpwstr>
      </vt:variant>
      <vt:variant>
        <vt:lpwstr/>
      </vt:variant>
      <vt:variant>
        <vt:i4>4194314</vt:i4>
      </vt:variant>
      <vt:variant>
        <vt:i4>3438</vt:i4>
      </vt:variant>
      <vt:variant>
        <vt:i4>0</vt:i4>
      </vt:variant>
      <vt:variant>
        <vt:i4>5</vt:i4>
      </vt:variant>
      <vt:variant>
        <vt:lpwstr>../Docs/R1-135041.zip</vt:lpwstr>
      </vt:variant>
      <vt:variant>
        <vt:lpwstr/>
      </vt:variant>
      <vt:variant>
        <vt:i4>4521993</vt:i4>
      </vt:variant>
      <vt:variant>
        <vt:i4>3435</vt:i4>
      </vt:variant>
      <vt:variant>
        <vt:i4>0</vt:i4>
      </vt:variant>
      <vt:variant>
        <vt:i4>5</vt:i4>
      </vt:variant>
      <vt:variant>
        <vt:lpwstr>../Docs/R1-135113.zip</vt:lpwstr>
      </vt:variant>
      <vt:variant>
        <vt:lpwstr/>
      </vt:variant>
      <vt:variant>
        <vt:i4>5046282</vt:i4>
      </vt:variant>
      <vt:variant>
        <vt:i4>3432</vt:i4>
      </vt:variant>
      <vt:variant>
        <vt:i4>0</vt:i4>
      </vt:variant>
      <vt:variant>
        <vt:i4>5</vt:i4>
      </vt:variant>
      <vt:variant>
        <vt:lpwstr>../Docs/R1-135091.zip</vt:lpwstr>
      </vt:variant>
      <vt:variant>
        <vt:lpwstr/>
      </vt:variant>
      <vt:variant>
        <vt:i4>4456448</vt:i4>
      </vt:variant>
      <vt:variant>
        <vt:i4>3429</vt:i4>
      </vt:variant>
      <vt:variant>
        <vt:i4>0</vt:i4>
      </vt:variant>
      <vt:variant>
        <vt:i4>5</vt:i4>
      </vt:variant>
      <vt:variant>
        <vt:lpwstr>../Docs/R1-135803.zip</vt:lpwstr>
      </vt:variant>
      <vt:variant>
        <vt:lpwstr/>
      </vt:variant>
      <vt:variant>
        <vt:i4>4521998</vt:i4>
      </vt:variant>
      <vt:variant>
        <vt:i4>3426</vt:i4>
      </vt:variant>
      <vt:variant>
        <vt:i4>0</vt:i4>
      </vt:variant>
      <vt:variant>
        <vt:i4>5</vt:i4>
      </vt:variant>
      <vt:variant>
        <vt:lpwstr>../Docs/R1-135316.zip</vt:lpwstr>
      </vt:variant>
      <vt:variant>
        <vt:lpwstr/>
      </vt:variant>
      <vt:variant>
        <vt:i4>4325377</vt:i4>
      </vt:variant>
      <vt:variant>
        <vt:i4>3423</vt:i4>
      </vt:variant>
      <vt:variant>
        <vt:i4>0</vt:i4>
      </vt:variant>
      <vt:variant>
        <vt:i4>5</vt:i4>
      </vt:variant>
      <vt:variant>
        <vt:lpwstr>../Docs/R1-135268.zip</vt:lpwstr>
      </vt:variant>
      <vt:variant>
        <vt:lpwstr/>
      </vt:variant>
      <vt:variant>
        <vt:i4>5046287</vt:i4>
      </vt:variant>
      <vt:variant>
        <vt:i4>3420</vt:i4>
      </vt:variant>
      <vt:variant>
        <vt:i4>0</vt:i4>
      </vt:variant>
      <vt:variant>
        <vt:i4>5</vt:i4>
      </vt:variant>
      <vt:variant>
        <vt:lpwstr>../Docs/R1-135591.zip</vt:lpwstr>
      </vt:variant>
      <vt:variant>
        <vt:lpwstr/>
      </vt:variant>
      <vt:variant>
        <vt:i4>4521984</vt:i4>
      </vt:variant>
      <vt:variant>
        <vt:i4>3417</vt:i4>
      </vt:variant>
      <vt:variant>
        <vt:i4>0</vt:i4>
      </vt:variant>
      <vt:variant>
        <vt:i4>5</vt:i4>
      </vt:variant>
      <vt:variant>
        <vt:lpwstr>../Docs/R1-135219.zip</vt:lpwstr>
      </vt:variant>
      <vt:variant>
        <vt:lpwstr/>
      </vt:variant>
      <vt:variant>
        <vt:i4>4456461</vt:i4>
      </vt:variant>
      <vt:variant>
        <vt:i4>3414</vt:i4>
      </vt:variant>
      <vt:variant>
        <vt:i4>0</vt:i4>
      </vt:variant>
      <vt:variant>
        <vt:i4>5</vt:i4>
      </vt:variant>
      <vt:variant>
        <vt:lpwstr>../Docs/R1-135402.zip</vt:lpwstr>
      </vt:variant>
      <vt:variant>
        <vt:lpwstr/>
      </vt:variant>
      <vt:variant>
        <vt:i4>5046272</vt:i4>
      </vt:variant>
      <vt:variant>
        <vt:i4>3411</vt:i4>
      </vt:variant>
      <vt:variant>
        <vt:i4>0</vt:i4>
      </vt:variant>
      <vt:variant>
        <vt:i4>5</vt:i4>
      </vt:variant>
      <vt:variant>
        <vt:lpwstr>../Docs/R1-135398.zip</vt:lpwstr>
      </vt:variant>
      <vt:variant>
        <vt:lpwstr/>
      </vt:variant>
      <vt:variant>
        <vt:i4>4521998</vt:i4>
      </vt:variant>
      <vt:variant>
        <vt:i4>3408</vt:i4>
      </vt:variant>
      <vt:variant>
        <vt:i4>0</vt:i4>
      </vt:variant>
      <vt:variant>
        <vt:i4>5</vt:i4>
      </vt:variant>
      <vt:variant>
        <vt:lpwstr>../Docs/R1-135114.zip</vt:lpwstr>
      </vt:variant>
      <vt:variant>
        <vt:lpwstr/>
      </vt:variant>
      <vt:variant>
        <vt:i4>4456457</vt:i4>
      </vt:variant>
      <vt:variant>
        <vt:i4>3405</vt:i4>
      </vt:variant>
      <vt:variant>
        <vt:i4>0</vt:i4>
      </vt:variant>
      <vt:variant>
        <vt:i4>5</vt:i4>
      </vt:variant>
      <vt:variant>
        <vt:lpwstr>../Docs/R1-136032.zip</vt:lpwstr>
      </vt:variant>
      <vt:variant>
        <vt:lpwstr/>
      </vt:variant>
      <vt:variant>
        <vt:i4>2686977</vt:i4>
      </vt:variant>
      <vt:variant>
        <vt:i4>3402</vt:i4>
      </vt:variant>
      <vt:variant>
        <vt:i4>0</vt:i4>
      </vt:variant>
      <vt:variant>
        <vt:i4>5</vt:i4>
      </vt:variant>
      <vt:variant>
        <vt:lpwstr>http://www.3gpp.org/ftp/tsg_ran/TSG_RAN/TSGR_58/Docs/RP-122009.zip</vt:lpwstr>
      </vt:variant>
      <vt:variant>
        <vt:lpwstr/>
      </vt:variant>
      <vt:variant>
        <vt:i4>4521985</vt:i4>
      </vt:variant>
      <vt:variant>
        <vt:i4>3399</vt:i4>
      </vt:variant>
      <vt:variant>
        <vt:i4>0</vt:i4>
      </vt:variant>
      <vt:variant>
        <vt:i4>5</vt:i4>
      </vt:variant>
      <vt:variant>
        <vt:lpwstr>../Docs/R1-135218.zip</vt:lpwstr>
      </vt:variant>
      <vt:variant>
        <vt:lpwstr/>
      </vt:variant>
      <vt:variant>
        <vt:i4>4587534</vt:i4>
      </vt:variant>
      <vt:variant>
        <vt:i4>3396</vt:i4>
      </vt:variant>
      <vt:variant>
        <vt:i4>0</vt:i4>
      </vt:variant>
      <vt:variant>
        <vt:i4>5</vt:i4>
      </vt:variant>
      <vt:variant>
        <vt:lpwstr>../Docs/R1-136015.zip</vt:lpwstr>
      </vt:variant>
      <vt:variant>
        <vt:lpwstr/>
      </vt:variant>
      <vt:variant>
        <vt:i4>4587534</vt:i4>
      </vt:variant>
      <vt:variant>
        <vt:i4>3393</vt:i4>
      </vt:variant>
      <vt:variant>
        <vt:i4>0</vt:i4>
      </vt:variant>
      <vt:variant>
        <vt:i4>5</vt:i4>
      </vt:variant>
      <vt:variant>
        <vt:lpwstr>../Docs/R1-136015.zip</vt:lpwstr>
      </vt:variant>
      <vt:variant>
        <vt:lpwstr/>
      </vt:variant>
      <vt:variant>
        <vt:i4>4325380</vt:i4>
      </vt:variant>
      <vt:variant>
        <vt:i4>3390</vt:i4>
      </vt:variant>
      <vt:variant>
        <vt:i4>0</vt:i4>
      </vt:variant>
      <vt:variant>
        <vt:i4>5</vt:i4>
      </vt:variant>
      <vt:variant>
        <vt:lpwstr>../Docs/R1-135768.zip</vt:lpwstr>
      </vt:variant>
      <vt:variant>
        <vt:lpwstr/>
      </vt:variant>
      <vt:variant>
        <vt:i4>4456458</vt:i4>
      </vt:variant>
      <vt:variant>
        <vt:i4>3387</vt:i4>
      </vt:variant>
      <vt:variant>
        <vt:i4>0</vt:i4>
      </vt:variant>
      <vt:variant>
        <vt:i4>5</vt:i4>
      </vt:variant>
      <vt:variant>
        <vt:lpwstr>../Docs/R1-135706.zip</vt:lpwstr>
      </vt:variant>
      <vt:variant>
        <vt:lpwstr/>
      </vt:variant>
      <vt:variant>
        <vt:i4>4653066</vt:i4>
      </vt:variant>
      <vt:variant>
        <vt:i4>3384</vt:i4>
      </vt:variant>
      <vt:variant>
        <vt:i4>0</vt:i4>
      </vt:variant>
      <vt:variant>
        <vt:i4>5</vt:i4>
      </vt:variant>
      <vt:variant>
        <vt:lpwstr>../Docs/R1-135637.zip</vt:lpwstr>
      </vt:variant>
      <vt:variant>
        <vt:lpwstr/>
      </vt:variant>
      <vt:variant>
        <vt:i4>4194319</vt:i4>
      </vt:variant>
      <vt:variant>
        <vt:i4>3381</vt:i4>
      </vt:variant>
      <vt:variant>
        <vt:i4>0</vt:i4>
      </vt:variant>
      <vt:variant>
        <vt:i4>5</vt:i4>
      </vt:variant>
      <vt:variant>
        <vt:lpwstr>../Docs/R1-135541.zip</vt:lpwstr>
      </vt:variant>
      <vt:variant>
        <vt:lpwstr/>
      </vt:variant>
      <vt:variant>
        <vt:i4>4587529</vt:i4>
      </vt:variant>
      <vt:variant>
        <vt:i4>3378</vt:i4>
      </vt:variant>
      <vt:variant>
        <vt:i4>0</vt:i4>
      </vt:variant>
      <vt:variant>
        <vt:i4>5</vt:i4>
      </vt:variant>
      <vt:variant>
        <vt:lpwstr>../Docs/R1-135527.zip</vt:lpwstr>
      </vt:variant>
      <vt:variant>
        <vt:lpwstr/>
      </vt:variant>
      <vt:variant>
        <vt:i4>4390919</vt:i4>
      </vt:variant>
      <vt:variant>
        <vt:i4>3375</vt:i4>
      </vt:variant>
      <vt:variant>
        <vt:i4>0</vt:i4>
      </vt:variant>
      <vt:variant>
        <vt:i4>5</vt:i4>
      </vt:variant>
      <vt:variant>
        <vt:lpwstr>../Docs/R1-135478.zip</vt:lpwstr>
      </vt:variant>
      <vt:variant>
        <vt:lpwstr/>
      </vt:variant>
      <vt:variant>
        <vt:i4>4194310</vt:i4>
      </vt:variant>
      <vt:variant>
        <vt:i4>3372</vt:i4>
      </vt:variant>
      <vt:variant>
        <vt:i4>0</vt:i4>
      </vt:variant>
      <vt:variant>
        <vt:i4>5</vt:i4>
      </vt:variant>
      <vt:variant>
        <vt:lpwstr>../Docs/R1-135449.zip</vt:lpwstr>
      </vt:variant>
      <vt:variant>
        <vt:lpwstr/>
      </vt:variant>
      <vt:variant>
        <vt:i4>4456456</vt:i4>
      </vt:variant>
      <vt:variant>
        <vt:i4>3369</vt:i4>
      </vt:variant>
      <vt:variant>
        <vt:i4>0</vt:i4>
      </vt:variant>
      <vt:variant>
        <vt:i4>5</vt:i4>
      </vt:variant>
      <vt:variant>
        <vt:lpwstr>../Docs/R1-135407.zip</vt:lpwstr>
      </vt:variant>
      <vt:variant>
        <vt:lpwstr/>
      </vt:variant>
      <vt:variant>
        <vt:i4>4980748</vt:i4>
      </vt:variant>
      <vt:variant>
        <vt:i4>3366</vt:i4>
      </vt:variant>
      <vt:variant>
        <vt:i4>0</vt:i4>
      </vt:variant>
      <vt:variant>
        <vt:i4>5</vt:i4>
      </vt:variant>
      <vt:variant>
        <vt:lpwstr>../Docs/R1-135384.zip</vt:lpwstr>
      </vt:variant>
      <vt:variant>
        <vt:lpwstr/>
      </vt:variant>
      <vt:variant>
        <vt:i4>4194306</vt:i4>
      </vt:variant>
      <vt:variant>
        <vt:i4>3363</vt:i4>
      </vt:variant>
      <vt:variant>
        <vt:i4>0</vt:i4>
      </vt:variant>
      <vt:variant>
        <vt:i4>5</vt:i4>
      </vt:variant>
      <vt:variant>
        <vt:lpwstr>../Docs/R1-135841.zip</vt:lpwstr>
      </vt:variant>
      <vt:variant>
        <vt:lpwstr/>
      </vt:variant>
      <vt:variant>
        <vt:i4>4521997</vt:i4>
      </vt:variant>
      <vt:variant>
        <vt:i4>3360</vt:i4>
      </vt:variant>
      <vt:variant>
        <vt:i4>0</vt:i4>
      </vt:variant>
      <vt:variant>
        <vt:i4>5</vt:i4>
      </vt:variant>
      <vt:variant>
        <vt:lpwstr>../Docs/R1-135315.zip</vt:lpwstr>
      </vt:variant>
      <vt:variant>
        <vt:lpwstr/>
      </vt:variant>
      <vt:variant>
        <vt:i4>4521998</vt:i4>
      </vt:variant>
      <vt:variant>
        <vt:i4>3357</vt:i4>
      </vt:variant>
      <vt:variant>
        <vt:i4>0</vt:i4>
      </vt:variant>
      <vt:variant>
        <vt:i4>5</vt:i4>
      </vt:variant>
      <vt:variant>
        <vt:lpwstr>../Docs/R1-135217.zip</vt:lpwstr>
      </vt:variant>
      <vt:variant>
        <vt:lpwstr/>
      </vt:variant>
      <vt:variant>
        <vt:i4>4390926</vt:i4>
      </vt:variant>
      <vt:variant>
        <vt:i4>3354</vt:i4>
      </vt:variant>
      <vt:variant>
        <vt:i4>0</vt:i4>
      </vt:variant>
      <vt:variant>
        <vt:i4>5</vt:i4>
      </vt:variant>
      <vt:variant>
        <vt:lpwstr>../Docs/R1-135174.zip</vt:lpwstr>
      </vt:variant>
      <vt:variant>
        <vt:lpwstr/>
      </vt:variant>
      <vt:variant>
        <vt:i4>4521985</vt:i4>
      </vt:variant>
      <vt:variant>
        <vt:i4>3351</vt:i4>
      </vt:variant>
      <vt:variant>
        <vt:i4>0</vt:i4>
      </vt:variant>
      <vt:variant>
        <vt:i4>5</vt:i4>
      </vt:variant>
      <vt:variant>
        <vt:lpwstr>../Docs/R1-135812.zip</vt:lpwstr>
      </vt:variant>
      <vt:variant>
        <vt:lpwstr/>
      </vt:variant>
      <vt:variant>
        <vt:i4>4653067</vt:i4>
      </vt:variant>
      <vt:variant>
        <vt:i4>3348</vt:i4>
      </vt:variant>
      <vt:variant>
        <vt:i4>0</vt:i4>
      </vt:variant>
      <vt:variant>
        <vt:i4>5</vt:i4>
      </vt:variant>
      <vt:variant>
        <vt:lpwstr>../Docs/R1-135636.zip</vt:lpwstr>
      </vt:variant>
      <vt:variant>
        <vt:lpwstr/>
      </vt:variant>
      <vt:variant>
        <vt:i4>4456457</vt:i4>
      </vt:variant>
      <vt:variant>
        <vt:i4>3345</vt:i4>
      </vt:variant>
      <vt:variant>
        <vt:i4>0</vt:i4>
      </vt:variant>
      <vt:variant>
        <vt:i4>5</vt:i4>
      </vt:variant>
      <vt:variant>
        <vt:lpwstr>../Docs/R1-135604.zip</vt:lpwstr>
      </vt:variant>
      <vt:variant>
        <vt:lpwstr/>
      </vt:variant>
      <vt:variant>
        <vt:i4>4194311</vt:i4>
      </vt:variant>
      <vt:variant>
        <vt:i4>3342</vt:i4>
      </vt:variant>
      <vt:variant>
        <vt:i4>0</vt:i4>
      </vt:variant>
      <vt:variant>
        <vt:i4>5</vt:i4>
      </vt:variant>
      <vt:variant>
        <vt:lpwstr>../Docs/R1-135549.zip</vt:lpwstr>
      </vt:variant>
      <vt:variant>
        <vt:lpwstr/>
      </vt:variant>
      <vt:variant>
        <vt:i4>4587528</vt:i4>
      </vt:variant>
      <vt:variant>
        <vt:i4>3339</vt:i4>
      </vt:variant>
      <vt:variant>
        <vt:i4>0</vt:i4>
      </vt:variant>
      <vt:variant>
        <vt:i4>5</vt:i4>
      </vt:variant>
      <vt:variant>
        <vt:lpwstr>../Docs/R1-135526.zip</vt:lpwstr>
      </vt:variant>
      <vt:variant>
        <vt:lpwstr/>
      </vt:variant>
      <vt:variant>
        <vt:i4>4587534</vt:i4>
      </vt:variant>
      <vt:variant>
        <vt:i4>3336</vt:i4>
      </vt:variant>
      <vt:variant>
        <vt:i4>0</vt:i4>
      </vt:variant>
      <vt:variant>
        <vt:i4>5</vt:i4>
      </vt:variant>
      <vt:variant>
        <vt:lpwstr>../Docs/R1-135520.zip</vt:lpwstr>
      </vt:variant>
      <vt:variant>
        <vt:lpwstr/>
      </vt:variant>
      <vt:variant>
        <vt:i4>4325388</vt:i4>
      </vt:variant>
      <vt:variant>
        <vt:i4>3333</vt:i4>
      </vt:variant>
      <vt:variant>
        <vt:i4>0</vt:i4>
      </vt:variant>
      <vt:variant>
        <vt:i4>5</vt:i4>
      </vt:variant>
      <vt:variant>
        <vt:lpwstr>../Docs/R1-135265.zip</vt:lpwstr>
      </vt:variant>
      <vt:variant>
        <vt:lpwstr/>
      </vt:variant>
      <vt:variant>
        <vt:i4>4390921</vt:i4>
      </vt:variant>
      <vt:variant>
        <vt:i4>3330</vt:i4>
      </vt:variant>
      <vt:variant>
        <vt:i4>0</vt:i4>
      </vt:variant>
      <vt:variant>
        <vt:i4>5</vt:i4>
      </vt:variant>
      <vt:variant>
        <vt:lpwstr>../Docs/R1-135173.zip</vt:lpwstr>
      </vt:variant>
      <vt:variant>
        <vt:lpwstr/>
      </vt:variant>
      <vt:variant>
        <vt:i4>4980748</vt:i4>
      </vt:variant>
      <vt:variant>
        <vt:i4>3327</vt:i4>
      </vt:variant>
      <vt:variant>
        <vt:i4>0</vt:i4>
      </vt:variant>
      <vt:variant>
        <vt:i4>5</vt:i4>
      </vt:variant>
      <vt:variant>
        <vt:lpwstr>../Docs/R1-135087.zip</vt:lpwstr>
      </vt:variant>
      <vt:variant>
        <vt:lpwstr/>
      </vt:variant>
      <vt:variant>
        <vt:i4>4521986</vt:i4>
      </vt:variant>
      <vt:variant>
        <vt:i4>3324</vt:i4>
      </vt:variant>
      <vt:variant>
        <vt:i4>0</vt:i4>
      </vt:variant>
      <vt:variant>
        <vt:i4>5</vt:i4>
      </vt:variant>
      <vt:variant>
        <vt:lpwstr>../Docs/R1-135811.zip</vt:lpwstr>
      </vt:variant>
      <vt:variant>
        <vt:lpwstr/>
      </vt:variant>
      <vt:variant>
        <vt:i4>4325387</vt:i4>
      </vt:variant>
      <vt:variant>
        <vt:i4>3321</vt:i4>
      </vt:variant>
      <vt:variant>
        <vt:i4>0</vt:i4>
      </vt:variant>
      <vt:variant>
        <vt:i4>5</vt:i4>
      </vt:variant>
      <vt:variant>
        <vt:lpwstr>../Docs/R1-135767.zip</vt:lpwstr>
      </vt:variant>
      <vt:variant>
        <vt:lpwstr/>
      </vt:variant>
      <vt:variant>
        <vt:i4>4390917</vt:i4>
      </vt:variant>
      <vt:variant>
        <vt:i4>3318</vt:i4>
      </vt:variant>
      <vt:variant>
        <vt:i4>0</vt:i4>
      </vt:variant>
      <vt:variant>
        <vt:i4>5</vt:i4>
      </vt:variant>
      <vt:variant>
        <vt:lpwstr>../Docs/R1-135678.zip</vt:lpwstr>
      </vt:variant>
      <vt:variant>
        <vt:lpwstr/>
      </vt:variant>
      <vt:variant>
        <vt:i4>4521991</vt:i4>
      </vt:variant>
      <vt:variant>
        <vt:i4>3315</vt:i4>
      </vt:variant>
      <vt:variant>
        <vt:i4>0</vt:i4>
      </vt:variant>
      <vt:variant>
        <vt:i4>5</vt:i4>
      </vt:variant>
      <vt:variant>
        <vt:lpwstr>../Docs/R1-135519.zip</vt:lpwstr>
      </vt:variant>
      <vt:variant>
        <vt:lpwstr/>
      </vt:variant>
      <vt:variant>
        <vt:i4>4390920</vt:i4>
      </vt:variant>
      <vt:variant>
        <vt:i4>3312</vt:i4>
      </vt:variant>
      <vt:variant>
        <vt:i4>0</vt:i4>
      </vt:variant>
      <vt:variant>
        <vt:i4>5</vt:i4>
      </vt:variant>
      <vt:variant>
        <vt:lpwstr>../Docs/R1-135477.zip</vt:lpwstr>
      </vt:variant>
      <vt:variant>
        <vt:lpwstr/>
      </vt:variant>
      <vt:variant>
        <vt:i4>4456455</vt:i4>
      </vt:variant>
      <vt:variant>
        <vt:i4>3309</vt:i4>
      </vt:variant>
      <vt:variant>
        <vt:i4>0</vt:i4>
      </vt:variant>
      <vt:variant>
        <vt:i4>5</vt:i4>
      </vt:variant>
      <vt:variant>
        <vt:lpwstr>../Docs/R1-135408.zip</vt:lpwstr>
      </vt:variant>
      <vt:variant>
        <vt:lpwstr/>
      </vt:variant>
      <vt:variant>
        <vt:i4>4521996</vt:i4>
      </vt:variant>
      <vt:variant>
        <vt:i4>3306</vt:i4>
      </vt:variant>
      <vt:variant>
        <vt:i4>0</vt:i4>
      </vt:variant>
      <vt:variant>
        <vt:i4>5</vt:i4>
      </vt:variant>
      <vt:variant>
        <vt:lpwstr>../Docs/R1-135314.zip</vt:lpwstr>
      </vt:variant>
      <vt:variant>
        <vt:lpwstr/>
      </vt:variant>
      <vt:variant>
        <vt:i4>4521999</vt:i4>
      </vt:variant>
      <vt:variant>
        <vt:i4>3303</vt:i4>
      </vt:variant>
      <vt:variant>
        <vt:i4>0</vt:i4>
      </vt:variant>
      <vt:variant>
        <vt:i4>5</vt:i4>
      </vt:variant>
      <vt:variant>
        <vt:lpwstr>../Docs/R1-135216.zip</vt:lpwstr>
      </vt:variant>
      <vt:variant>
        <vt:lpwstr/>
      </vt:variant>
      <vt:variant>
        <vt:i4>4653059</vt:i4>
      </vt:variant>
      <vt:variant>
        <vt:i4>3300</vt:i4>
      </vt:variant>
      <vt:variant>
        <vt:i4>0</vt:i4>
      </vt:variant>
      <vt:variant>
        <vt:i4>5</vt:i4>
      </vt:variant>
      <vt:variant>
        <vt:lpwstr>../Docs/R1-135139.zip</vt:lpwstr>
      </vt:variant>
      <vt:variant>
        <vt:lpwstr/>
      </vt:variant>
      <vt:variant>
        <vt:i4>4521992</vt:i4>
      </vt:variant>
      <vt:variant>
        <vt:i4>3297</vt:i4>
      </vt:variant>
      <vt:variant>
        <vt:i4>0</vt:i4>
      </vt:variant>
      <vt:variant>
        <vt:i4>5</vt:i4>
      </vt:variant>
      <vt:variant>
        <vt:lpwstr>../Docs/R1-135112.zip</vt:lpwstr>
      </vt:variant>
      <vt:variant>
        <vt:lpwstr/>
      </vt:variant>
      <vt:variant>
        <vt:i4>4980749</vt:i4>
      </vt:variant>
      <vt:variant>
        <vt:i4>3294</vt:i4>
      </vt:variant>
      <vt:variant>
        <vt:i4>0</vt:i4>
      </vt:variant>
      <vt:variant>
        <vt:i4>5</vt:i4>
      </vt:variant>
      <vt:variant>
        <vt:lpwstr>../Docs/R1-135086.zip</vt:lpwstr>
      </vt:variant>
      <vt:variant>
        <vt:lpwstr/>
      </vt:variant>
      <vt:variant>
        <vt:i4>4194315</vt:i4>
      </vt:variant>
      <vt:variant>
        <vt:i4>3291</vt:i4>
      </vt:variant>
      <vt:variant>
        <vt:i4>0</vt:i4>
      </vt:variant>
      <vt:variant>
        <vt:i4>5</vt:i4>
      </vt:variant>
      <vt:variant>
        <vt:lpwstr>../Docs/R1-135040.zip</vt:lpwstr>
      </vt:variant>
      <vt:variant>
        <vt:lpwstr/>
      </vt:variant>
      <vt:variant>
        <vt:i4>5046286</vt:i4>
      </vt:variant>
      <vt:variant>
        <vt:i4>3288</vt:i4>
      </vt:variant>
      <vt:variant>
        <vt:i4>0</vt:i4>
      </vt:variant>
      <vt:variant>
        <vt:i4>5</vt:i4>
      </vt:variant>
      <vt:variant>
        <vt:lpwstr>../Docs/R1-135590.zip</vt:lpwstr>
      </vt:variant>
      <vt:variant>
        <vt:lpwstr/>
      </vt:variant>
      <vt:variant>
        <vt:i4>4194315</vt:i4>
      </vt:variant>
      <vt:variant>
        <vt:i4>3285</vt:i4>
      </vt:variant>
      <vt:variant>
        <vt:i4>0</vt:i4>
      </vt:variant>
      <vt:variant>
        <vt:i4>5</vt:i4>
      </vt:variant>
      <vt:variant>
        <vt:lpwstr>../Docs/R1-135949.zip</vt:lpwstr>
      </vt:variant>
      <vt:variant>
        <vt:lpwstr/>
      </vt:variant>
      <vt:variant>
        <vt:i4>4653067</vt:i4>
      </vt:variant>
      <vt:variant>
        <vt:i4>3282</vt:i4>
      </vt:variant>
      <vt:variant>
        <vt:i4>0</vt:i4>
      </vt:variant>
      <vt:variant>
        <vt:i4>5</vt:i4>
      </vt:variant>
      <vt:variant>
        <vt:lpwstr>../Docs/R1-136000.zip</vt:lpwstr>
      </vt:variant>
      <vt:variant>
        <vt:lpwstr/>
      </vt:variant>
      <vt:variant>
        <vt:i4>4259840</vt:i4>
      </vt:variant>
      <vt:variant>
        <vt:i4>3279</vt:i4>
      </vt:variant>
      <vt:variant>
        <vt:i4>0</vt:i4>
      </vt:variant>
      <vt:variant>
        <vt:i4>5</vt:i4>
      </vt:variant>
      <vt:variant>
        <vt:lpwstr>../Docs/R1-135952.zip</vt:lpwstr>
      </vt:variant>
      <vt:variant>
        <vt:lpwstr/>
      </vt:variant>
      <vt:variant>
        <vt:i4>4653067</vt:i4>
      </vt:variant>
      <vt:variant>
        <vt:i4>3276</vt:i4>
      </vt:variant>
      <vt:variant>
        <vt:i4>0</vt:i4>
      </vt:variant>
      <vt:variant>
        <vt:i4>5</vt:i4>
      </vt:variant>
      <vt:variant>
        <vt:lpwstr>../Docs/R1-136000.zip</vt:lpwstr>
      </vt:variant>
      <vt:variant>
        <vt:lpwstr/>
      </vt:variant>
      <vt:variant>
        <vt:i4>4259840</vt:i4>
      </vt:variant>
      <vt:variant>
        <vt:i4>3273</vt:i4>
      </vt:variant>
      <vt:variant>
        <vt:i4>0</vt:i4>
      </vt:variant>
      <vt:variant>
        <vt:i4>5</vt:i4>
      </vt:variant>
      <vt:variant>
        <vt:lpwstr>../Docs/R1-135952.zip</vt:lpwstr>
      </vt:variant>
      <vt:variant>
        <vt:lpwstr/>
      </vt:variant>
      <vt:variant>
        <vt:i4>4325386</vt:i4>
      </vt:variant>
      <vt:variant>
        <vt:i4>3270</vt:i4>
      </vt:variant>
      <vt:variant>
        <vt:i4>0</vt:i4>
      </vt:variant>
      <vt:variant>
        <vt:i4>5</vt:i4>
      </vt:variant>
      <vt:variant>
        <vt:lpwstr>../Docs/R1-135766.zip</vt:lpwstr>
      </vt:variant>
      <vt:variant>
        <vt:lpwstr/>
      </vt:variant>
      <vt:variant>
        <vt:i4>4456462</vt:i4>
      </vt:variant>
      <vt:variant>
        <vt:i4>3267</vt:i4>
      </vt:variant>
      <vt:variant>
        <vt:i4>0</vt:i4>
      </vt:variant>
      <vt:variant>
        <vt:i4>5</vt:i4>
      </vt:variant>
      <vt:variant>
        <vt:lpwstr>../Docs/R1-135603.zip</vt:lpwstr>
      </vt:variant>
      <vt:variant>
        <vt:lpwstr/>
      </vt:variant>
      <vt:variant>
        <vt:i4>4194311</vt:i4>
      </vt:variant>
      <vt:variant>
        <vt:i4>3264</vt:i4>
      </vt:variant>
      <vt:variant>
        <vt:i4>0</vt:i4>
      </vt:variant>
      <vt:variant>
        <vt:i4>5</vt:i4>
      </vt:variant>
      <vt:variant>
        <vt:lpwstr>../Docs/R1-135549.zip</vt:lpwstr>
      </vt:variant>
      <vt:variant>
        <vt:lpwstr/>
      </vt:variant>
      <vt:variant>
        <vt:i4>4521995</vt:i4>
      </vt:variant>
      <vt:variant>
        <vt:i4>3261</vt:i4>
      </vt:variant>
      <vt:variant>
        <vt:i4>0</vt:i4>
      </vt:variant>
      <vt:variant>
        <vt:i4>5</vt:i4>
      </vt:variant>
      <vt:variant>
        <vt:lpwstr>../Docs/R1-135313.zip</vt:lpwstr>
      </vt:variant>
      <vt:variant>
        <vt:lpwstr/>
      </vt:variant>
      <vt:variant>
        <vt:i4>4390920</vt:i4>
      </vt:variant>
      <vt:variant>
        <vt:i4>3258</vt:i4>
      </vt:variant>
      <vt:variant>
        <vt:i4>0</vt:i4>
      </vt:variant>
      <vt:variant>
        <vt:i4>5</vt:i4>
      </vt:variant>
      <vt:variant>
        <vt:lpwstr>../Docs/R1-135172.zip</vt:lpwstr>
      </vt:variant>
      <vt:variant>
        <vt:lpwstr/>
      </vt:variant>
      <vt:variant>
        <vt:i4>4980750</vt:i4>
      </vt:variant>
      <vt:variant>
        <vt:i4>3255</vt:i4>
      </vt:variant>
      <vt:variant>
        <vt:i4>0</vt:i4>
      </vt:variant>
      <vt:variant>
        <vt:i4>5</vt:i4>
      </vt:variant>
      <vt:variant>
        <vt:lpwstr>../Docs/R1-135085.zip</vt:lpwstr>
      </vt:variant>
      <vt:variant>
        <vt:lpwstr/>
      </vt:variant>
      <vt:variant>
        <vt:i4>4587523</vt:i4>
      </vt:variant>
      <vt:variant>
        <vt:i4>3252</vt:i4>
      </vt:variant>
      <vt:variant>
        <vt:i4>0</vt:i4>
      </vt:variant>
      <vt:variant>
        <vt:i4>5</vt:i4>
      </vt:variant>
      <vt:variant>
        <vt:lpwstr>../Docs/R1-136018.zip</vt:lpwstr>
      </vt:variant>
      <vt:variant>
        <vt:lpwstr/>
      </vt:variant>
      <vt:variant>
        <vt:i4>4980743</vt:i4>
      </vt:variant>
      <vt:variant>
        <vt:i4>3249</vt:i4>
      </vt:variant>
      <vt:variant>
        <vt:i4>0</vt:i4>
      </vt:variant>
      <vt:variant>
        <vt:i4>5</vt:i4>
      </vt:variant>
      <vt:variant>
        <vt:lpwstr>../Docs/R1-135589.zip</vt:lpwstr>
      </vt:variant>
      <vt:variant>
        <vt:lpwstr/>
      </vt:variant>
      <vt:variant>
        <vt:i4>4259854</vt:i4>
      </vt:variant>
      <vt:variant>
        <vt:i4>3246</vt:i4>
      </vt:variant>
      <vt:variant>
        <vt:i4>0</vt:i4>
      </vt:variant>
      <vt:variant>
        <vt:i4>5</vt:i4>
      </vt:variant>
      <vt:variant>
        <vt:lpwstr>../Docs/R1-135550.zip</vt:lpwstr>
      </vt:variant>
      <vt:variant>
        <vt:lpwstr/>
      </vt:variant>
      <vt:variant>
        <vt:i4>4390921</vt:i4>
      </vt:variant>
      <vt:variant>
        <vt:i4>3243</vt:i4>
      </vt:variant>
      <vt:variant>
        <vt:i4>0</vt:i4>
      </vt:variant>
      <vt:variant>
        <vt:i4>5</vt:i4>
      </vt:variant>
      <vt:variant>
        <vt:lpwstr>../Docs/R1-135476.zip</vt:lpwstr>
      </vt:variant>
      <vt:variant>
        <vt:lpwstr/>
      </vt:variant>
      <vt:variant>
        <vt:i4>4456454</vt:i4>
      </vt:variant>
      <vt:variant>
        <vt:i4>3240</vt:i4>
      </vt:variant>
      <vt:variant>
        <vt:i4>0</vt:i4>
      </vt:variant>
      <vt:variant>
        <vt:i4>5</vt:i4>
      </vt:variant>
      <vt:variant>
        <vt:lpwstr>../Docs/R1-135409.zip</vt:lpwstr>
      </vt:variant>
      <vt:variant>
        <vt:lpwstr/>
      </vt:variant>
      <vt:variant>
        <vt:i4>4980749</vt:i4>
      </vt:variant>
      <vt:variant>
        <vt:i4>3237</vt:i4>
      </vt:variant>
      <vt:variant>
        <vt:i4>0</vt:i4>
      </vt:variant>
      <vt:variant>
        <vt:i4>5</vt:i4>
      </vt:variant>
      <vt:variant>
        <vt:lpwstr>../Docs/R1-135284.zip</vt:lpwstr>
      </vt:variant>
      <vt:variant>
        <vt:lpwstr/>
      </vt:variant>
      <vt:variant>
        <vt:i4>4521996</vt:i4>
      </vt:variant>
      <vt:variant>
        <vt:i4>3234</vt:i4>
      </vt:variant>
      <vt:variant>
        <vt:i4>0</vt:i4>
      </vt:variant>
      <vt:variant>
        <vt:i4>5</vt:i4>
      </vt:variant>
      <vt:variant>
        <vt:lpwstr>../Docs/R1-135215.zip</vt:lpwstr>
      </vt:variant>
      <vt:variant>
        <vt:lpwstr/>
      </vt:variant>
      <vt:variant>
        <vt:i4>4521995</vt:i4>
      </vt:variant>
      <vt:variant>
        <vt:i4>3231</vt:i4>
      </vt:variant>
      <vt:variant>
        <vt:i4>0</vt:i4>
      </vt:variant>
      <vt:variant>
        <vt:i4>5</vt:i4>
      </vt:variant>
      <vt:variant>
        <vt:lpwstr>../Docs/R1-135111.zip</vt:lpwstr>
      </vt:variant>
      <vt:variant>
        <vt:lpwstr/>
      </vt:variant>
      <vt:variant>
        <vt:i4>4980750</vt:i4>
      </vt:variant>
      <vt:variant>
        <vt:i4>3228</vt:i4>
      </vt:variant>
      <vt:variant>
        <vt:i4>0</vt:i4>
      </vt:variant>
      <vt:variant>
        <vt:i4>5</vt:i4>
      </vt:variant>
      <vt:variant>
        <vt:lpwstr>../Docs/R1-135085.zip</vt:lpwstr>
      </vt:variant>
      <vt:variant>
        <vt:lpwstr/>
      </vt:variant>
      <vt:variant>
        <vt:i4>4653058</vt:i4>
      </vt:variant>
      <vt:variant>
        <vt:i4>3225</vt:i4>
      </vt:variant>
      <vt:variant>
        <vt:i4>0</vt:i4>
      </vt:variant>
      <vt:variant>
        <vt:i4>5</vt:i4>
      </vt:variant>
      <vt:variant>
        <vt:lpwstr>../Docs/R1-135039.zip</vt:lpwstr>
      </vt:variant>
      <vt:variant>
        <vt:lpwstr/>
      </vt:variant>
      <vt:variant>
        <vt:i4>4456450</vt:i4>
      </vt:variant>
      <vt:variant>
        <vt:i4>3222</vt:i4>
      </vt:variant>
      <vt:variant>
        <vt:i4>0</vt:i4>
      </vt:variant>
      <vt:variant>
        <vt:i4>5</vt:i4>
      </vt:variant>
      <vt:variant>
        <vt:lpwstr>../Docs/R1-135900.zip</vt:lpwstr>
      </vt:variant>
      <vt:variant>
        <vt:lpwstr/>
      </vt:variant>
      <vt:variant>
        <vt:i4>5046283</vt:i4>
      </vt:variant>
      <vt:variant>
        <vt:i4>3219</vt:i4>
      </vt:variant>
      <vt:variant>
        <vt:i4>0</vt:i4>
      </vt:variant>
      <vt:variant>
        <vt:i4>5</vt:i4>
      </vt:variant>
      <vt:variant>
        <vt:lpwstr>../Docs/R1-135999.zip</vt:lpwstr>
      </vt:variant>
      <vt:variant>
        <vt:lpwstr/>
      </vt:variant>
      <vt:variant>
        <vt:i4>4194318</vt:i4>
      </vt:variant>
      <vt:variant>
        <vt:i4>3216</vt:i4>
      </vt:variant>
      <vt:variant>
        <vt:i4>0</vt:i4>
      </vt:variant>
      <vt:variant>
        <vt:i4>5</vt:i4>
      </vt:variant>
      <vt:variant>
        <vt:lpwstr>../Docs/R1-135540.zip</vt:lpwstr>
      </vt:variant>
      <vt:variant>
        <vt:lpwstr/>
      </vt:variant>
      <vt:variant>
        <vt:i4>4390922</vt:i4>
      </vt:variant>
      <vt:variant>
        <vt:i4>3213</vt:i4>
      </vt:variant>
      <vt:variant>
        <vt:i4>0</vt:i4>
      </vt:variant>
      <vt:variant>
        <vt:i4>5</vt:i4>
      </vt:variant>
      <vt:variant>
        <vt:lpwstr>../Docs/R1-135475.zip</vt:lpwstr>
      </vt:variant>
      <vt:variant>
        <vt:lpwstr/>
      </vt:variant>
      <vt:variant>
        <vt:i4>4521993</vt:i4>
      </vt:variant>
      <vt:variant>
        <vt:i4>3210</vt:i4>
      </vt:variant>
      <vt:variant>
        <vt:i4>0</vt:i4>
      </vt:variant>
      <vt:variant>
        <vt:i4>5</vt:i4>
      </vt:variant>
      <vt:variant>
        <vt:lpwstr>../Docs/R1-135311.zip</vt:lpwstr>
      </vt:variant>
      <vt:variant>
        <vt:lpwstr/>
      </vt:variant>
      <vt:variant>
        <vt:i4>4521997</vt:i4>
      </vt:variant>
      <vt:variant>
        <vt:i4>3207</vt:i4>
      </vt:variant>
      <vt:variant>
        <vt:i4>0</vt:i4>
      </vt:variant>
      <vt:variant>
        <vt:i4>5</vt:i4>
      </vt:variant>
      <vt:variant>
        <vt:lpwstr>../Docs/R1-135214.zip</vt:lpwstr>
      </vt:variant>
      <vt:variant>
        <vt:lpwstr/>
      </vt:variant>
      <vt:variant>
        <vt:i4>4521997</vt:i4>
      </vt:variant>
      <vt:variant>
        <vt:i4>3204</vt:i4>
      </vt:variant>
      <vt:variant>
        <vt:i4>0</vt:i4>
      </vt:variant>
      <vt:variant>
        <vt:i4>5</vt:i4>
      </vt:variant>
      <vt:variant>
        <vt:lpwstr>../Docs/R1-136026.zip</vt:lpwstr>
      </vt:variant>
      <vt:variant>
        <vt:lpwstr/>
      </vt:variant>
      <vt:variant>
        <vt:i4>4521997</vt:i4>
      </vt:variant>
      <vt:variant>
        <vt:i4>3201</vt:i4>
      </vt:variant>
      <vt:variant>
        <vt:i4>0</vt:i4>
      </vt:variant>
      <vt:variant>
        <vt:i4>5</vt:i4>
      </vt:variant>
      <vt:variant>
        <vt:lpwstr>../Docs/R1-136026.zip</vt:lpwstr>
      </vt:variant>
      <vt:variant>
        <vt:lpwstr/>
      </vt:variant>
      <vt:variant>
        <vt:i4>4521997</vt:i4>
      </vt:variant>
      <vt:variant>
        <vt:i4>3198</vt:i4>
      </vt:variant>
      <vt:variant>
        <vt:i4>0</vt:i4>
      </vt:variant>
      <vt:variant>
        <vt:i4>5</vt:i4>
      </vt:variant>
      <vt:variant>
        <vt:lpwstr>../Docs/R1-136026.zip</vt:lpwstr>
      </vt:variant>
      <vt:variant>
        <vt:lpwstr/>
      </vt:variant>
      <vt:variant>
        <vt:i4>4587530</vt:i4>
      </vt:variant>
      <vt:variant>
        <vt:i4>3192</vt:i4>
      </vt:variant>
      <vt:variant>
        <vt:i4>0</vt:i4>
      </vt:variant>
      <vt:variant>
        <vt:i4>5</vt:i4>
      </vt:variant>
      <vt:variant>
        <vt:lpwstr>../Docs/R1-136011.zip</vt:lpwstr>
      </vt:variant>
      <vt:variant>
        <vt:lpwstr/>
      </vt:variant>
      <vt:variant>
        <vt:i4>4587530</vt:i4>
      </vt:variant>
      <vt:variant>
        <vt:i4>3189</vt:i4>
      </vt:variant>
      <vt:variant>
        <vt:i4>0</vt:i4>
      </vt:variant>
      <vt:variant>
        <vt:i4>5</vt:i4>
      </vt:variant>
      <vt:variant>
        <vt:lpwstr>../Docs/R1-136011.zip</vt:lpwstr>
      </vt:variant>
      <vt:variant>
        <vt:lpwstr/>
      </vt:variant>
      <vt:variant>
        <vt:i4>4259843</vt:i4>
      </vt:variant>
      <vt:variant>
        <vt:i4>3186</vt:i4>
      </vt:variant>
      <vt:variant>
        <vt:i4>0</vt:i4>
      </vt:variant>
      <vt:variant>
        <vt:i4>5</vt:i4>
      </vt:variant>
      <vt:variant>
        <vt:lpwstr>../Docs/R1-135951.zip</vt:lpwstr>
      </vt:variant>
      <vt:variant>
        <vt:lpwstr/>
      </vt:variant>
      <vt:variant>
        <vt:i4>4194309</vt:i4>
      </vt:variant>
      <vt:variant>
        <vt:i4>3177</vt:i4>
      </vt:variant>
      <vt:variant>
        <vt:i4>0</vt:i4>
      </vt:variant>
      <vt:variant>
        <vt:i4>5</vt:i4>
      </vt:variant>
      <vt:variant>
        <vt:lpwstr>../Docs/R1-135947.zip</vt:lpwstr>
      </vt:variant>
      <vt:variant>
        <vt:lpwstr/>
      </vt:variant>
      <vt:variant>
        <vt:i4>4194309</vt:i4>
      </vt:variant>
      <vt:variant>
        <vt:i4>3174</vt:i4>
      </vt:variant>
      <vt:variant>
        <vt:i4>0</vt:i4>
      </vt:variant>
      <vt:variant>
        <vt:i4>5</vt:i4>
      </vt:variant>
      <vt:variant>
        <vt:lpwstr>../Docs/R1-135947.zip</vt:lpwstr>
      </vt:variant>
      <vt:variant>
        <vt:lpwstr/>
      </vt:variant>
      <vt:variant>
        <vt:i4>4325385</vt:i4>
      </vt:variant>
      <vt:variant>
        <vt:i4>3171</vt:i4>
      </vt:variant>
      <vt:variant>
        <vt:i4>0</vt:i4>
      </vt:variant>
      <vt:variant>
        <vt:i4>5</vt:i4>
      </vt:variant>
      <vt:variant>
        <vt:lpwstr>../Docs/R1-135765.zip</vt:lpwstr>
      </vt:variant>
      <vt:variant>
        <vt:lpwstr/>
      </vt:variant>
      <vt:variant>
        <vt:i4>4653064</vt:i4>
      </vt:variant>
      <vt:variant>
        <vt:i4>3168</vt:i4>
      </vt:variant>
      <vt:variant>
        <vt:i4>0</vt:i4>
      </vt:variant>
      <vt:variant>
        <vt:i4>5</vt:i4>
      </vt:variant>
      <vt:variant>
        <vt:lpwstr>../Docs/R1-135635.zip</vt:lpwstr>
      </vt:variant>
      <vt:variant>
        <vt:lpwstr/>
      </vt:variant>
      <vt:variant>
        <vt:i4>4456448</vt:i4>
      </vt:variant>
      <vt:variant>
        <vt:i4>3165</vt:i4>
      </vt:variant>
      <vt:variant>
        <vt:i4>0</vt:i4>
      </vt:variant>
      <vt:variant>
        <vt:i4>5</vt:i4>
      </vt:variant>
      <vt:variant>
        <vt:lpwstr>../Docs/R1-135902.zip</vt:lpwstr>
      </vt:variant>
      <vt:variant>
        <vt:lpwstr/>
      </vt:variant>
      <vt:variant>
        <vt:i4>4980742</vt:i4>
      </vt:variant>
      <vt:variant>
        <vt:i4>3162</vt:i4>
      </vt:variant>
      <vt:variant>
        <vt:i4>0</vt:i4>
      </vt:variant>
      <vt:variant>
        <vt:i4>5</vt:i4>
      </vt:variant>
      <vt:variant>
        <vt:lpwstr>../Docs/R1-135588.zip</vt:lpwstr>
      </vt:variant>
      <vt:variant>
        <vt:lpwstr/>
      </vt:variant>
      <vt:variant>
        <vt:i4>4194314</vt:i4>
      </vt:variant>
      <vt:variant>
        <vt:i4>3159</vt:i4>
      </vt:variant>
      <vt:variant>
        <vt:i4>0</vt:i4>
      </vt:variant>
      <vt:variant>
        <vt:i4>5</vt:i4>
      </vt:variant>
      <vt:variant>
        <vt:lpwstr>../Docs/R1-135948.zip</vt:lpwstr>
      </vt:variant>
      <vt:variant>
        <vt:lpwstr/>
      </vt:variant>
      <vt:variant>
        <vt:i4>4653071</vt:i4>
      </vt:variant>
      <vt:variant>
        <vt:i4>3156</vt:i4>
      </vt:variant>
      <vt:variant>
        <vt:i4>0</vt:i4>
      </vt:variant>
      <vt:variant>
        <vt:i4>5</vt:i4>
      </vt:variant>
      <vt:variant>
        <vt:lpwstr>../Docs/R1-135531.zip</vt:lpwstr>
      </vt:variant>
      <vt:variant>
        <vt:lpwstr/>
      </vt:variant>
      <vt:variant>
        <vt:i4>4194307</vt:i4>
      </vt:variant>
      <vt:variant>
        <vt:i4>3153</vt:i4>
      </vt:variant>
      <vt:variant>
        <vt:i4>0</vt:i4>
      </vt:variant>
      <vt:variant>
        <vt:i4>5</vt:i4>
      </vt:variant>
      <vt:variant>
        <vt:lpwstr>../Docs/R1-135840.zip</vt:lpwstr>
      </vt:variant>
      <vt:variant>
        <vt:lpwstr/>
      </vt:variant>
      <vt:variant>
        <vt:i4>4587526</vt:i4>
      </vt:variant>
      <vt:variant>
        <vt:i4>3150</vt:i4>
      </vt:variant>
      <vt:variant>
        <vt:i4>0</vt:i4>
      </vt:variant>
      <vt:variant>
        <vt:i4>5</vt:i4>
      </vt:variant>
      <vt:variant>
        <vt:lpwstr>../Docs/R1-135528.zip</vt:lpwstr>
      </vt:variant>
      <vt:variant>
        <vt:lpwstr/>
      </vt:variant>
      <vt:variant>
        <vt:i4>4521990</vt:i4>
      </vt:variant>
      <vt:variant>
        <vt:i4>3147</vt:i4>
      </vt:variant>
      <vt:variant>
        <vt:i4>0</vt:i4>
      </vt:variant>
      <vt:variant>
        <vt:i4>5</vt:i4>
      </vt:variant>
      <vt:variant>
        <vt:lpwstr>../Docs/R1-135518.zip</vt:lpwstr>
      </vt:variant>
      <vt:variant>
        <vt:lpwstr/>
      </vt:variant>
      <vt:variant>
        <vt:i4>4587522</vt:i4>
      </vt:variant>
      <vt:variant>
        <vt:i4>3144</vt:i4>
      </vt:variant>
      <vt:variant>
        <vt:i4>0</vt:i4>
      </vt:variant>
      <vt:variant>
        <vt:i4>5</vt:i4>
      </vt:variant>
      <vt:variant>
        <vt:lpwstr>../Docs/R1-135821.zip</vt:lpwstr>
      </vt:variant>
      <vt:variant>
        <vt:lpwstr/>
      </vt:variant>
      <vt:variant>
        <vt:i4>4521992</vt:i4>
      </vt:variant>
      <vt:variant>
        <vt:i4>3141</vt:i4>
      </vt:variant>
      <vt:variant>
        <vt:i4>0</vt:i4>
      </vt:variant>
      <vt:variant>
        <vt:i4>5</vt:i4>
      </vt:variant>
      <vt:variant>
        <vt:lpwstr>../Docs/R1-135310.zip</vt:lpwstr>
      </vt:variant>
      <vt:variant>
        <vt:lpwstr/>
      </vt:variant>
      <vt:variant>
        <vt:i4>5046278</vt:i4>
      </vt:variant>
      <vt:variant>
        <vt:i4>3138</vt:i4>
      </vt:variant>
      <vt:variant>
        <vt:i4>0</vt:i4>
      </vt:variant>
      <vt:variant>
        <vt:i4>5</vt:i4>
      </vt:variant>
      <vt:variant>
        <vt:lpwstr>../Docs/R1-135895.zip</vt:lpwstr>
      </vt:variant>
      <vt:variant>
        <vt:lpwstr/>
      </vt:variant>
      <vt:variant>
        <vt:i4>4521994</vt:i4>
      </vt:variant>
      <vt:variant>
        <vt:i4>3135</vt:i4>
      </vt:variant>
      <vt:variant>
        <vt:i4>0</vt:i4>
      </vt:variant>
      <vt:variant>
        <vt:i4>5</vt:i4>
      </vt:variant>
      <vt:variant>
        <vt:lpwstr>../Docs/R1-135213.zip</vt:lpwstr>
      </vt:variant>
      <vt:variant>
        <vt:lpwstr/>
      </vt:variant>
      <vt:variant>
        <vt:i4>4456450</vt:i4>
      </vt:variant>
      <vt:variant>
        <vt:i4>3132</vt:i4>
      </vt:variant>
      <vt:variant>
        <vt:i4>0</vt:i4>
      </vt:variant>
      <vt:variant>
        <vt:i4>5</vt:i4>
      </vt:variant>
      <vt:variant>
        <vt:lpwstr>../Docs/R1-135900.zip</vt:lpwstr>
      </vt:variant>
      <vt:variant>
        <vt:lpwstr/>
      </vt:variant>
      <vt:variant>
        <vt:i4>4390923</vt:i4>
      </vt:variant>
      <vt:variant>
        <vt:i4>3129</vt:i4>
      </vt:variant>
      <vt:variant>
        <vt:i4>0</vt:i4>
      </vt:variant>
      <vt:variant>
        <vt:i4>5</vt:i4>
      </vt:variant>
      <vt:variant>
        <vt:lpwstr>../Docs/R1-135171.zip</vt:lpwstr>
      </vt:variant>
      <vt:variant>
        <vt:lpwstr/>
      </vt:variant>
      <vt:variant>
        <vt:i4>4587523</vt:i4>
      </vt:variant>
      <vt:variant>
        <vt:i4>3126</vt:i4>
      </vt:variant>
      <vt:variant>
        <vt:i4>0</vt:i4>
      </vt:variant>
      <vt:variant>
        <vt:i4>5</vt:i4>
      </vt:variant>
      <vt:variant>
        <vt:lpwstr>../Docs/R1-135820.zip</vt:lpwstr>
      </vt:variant>
      <vt:variant>
        <vt:lpwstr/>
      </vt:variant>
      <vt:variant>
        <vt:i4>4390922</vt:i4>
      </vt:variant>
      <vt:variant>
        <vt:i4>3123</vt:i4>
      </vt:variant>
      <vt:variant>
        <vt:i4>0</vt:i4>
      </vt:variant>
      <vt:variant>
        <vt:i4>5</vt:i4>
      </vt:variant>
      <vt:variant>
        <vt:lpwstr>../Docs/R1-135170.zip</vt:lpwstr>
      </vt:variant>
      <vt:variant>
        <vt:lpwstr/>
      </vt:variant>
      <vt:variant>
        <vt:i4>4521994</vt:i4>
      </vt:variant>
      <vt:variant>
        <vt:i4>3120</vt:i4>
      </vt:variant>
      <vt:variant>
        <vt:i4>0</vt:i4>
      </vt:variant>
      <vt:variant>
        <vt:i4>5</vt:i4>
      </vt:variant>
      <vt:variant>
        <vt:lpwstr>../Docs/R1-135819.zip</vt:lpwstr>
      </vt:variant>
      <vt:variant>
        <vt:lpwstr/>
      </vt:variant>
      <vt:variant>
        <vt:i4>4456453</vt:i4>
      </vt:variant>
      <vt:variant>
        <vt:i4>3117</vt:i4>
      </vt:variant>
      <vt:variant>
        <vt:i4>0</vt:i4>
      </vt:variant>
      <vt:variant>
        <vt:i4>5</vt:i4>
      </vt:variant>
      <vt:variant>
        <vt:lpwstr>../Docs/R1-135709.zip</vt:lpwstr>
      </vt:variant>
      <vt:variant>
        <vt:lpwstr/>
      </vt:variant>
      <vt:variant>
        <vt:i4>4456461</vt:i4>
      </vt:variant>
      <vt:variant>
        <vt:i4>3114</vt:i4>
      </vt:variant>
      <vt:variant>
        <vt:i4>0</vt:i4>
      </vt:variant>
      <vt:variant>
        <vt:i4>5</vt:i4>
      </vt:variant>
      <vt:variant>
        <vt:lpwstr>../Docs/R1-136036.zip</vt:lpwstr>
      </vt:variant>
      <vt:variant>
        <vt:lpwstr/>
      </vt:variant>
      <vt:variant>
        <vt:i4>4521994</vt:i4>
      </vt:variant>
      <vt:variant>
        <vt:i4>3111</vt:i4>
      </vt:variant>
      <vt:variant>
        <vt:i4>0</vt:i4>
      </vt:variant>
      <vt:variant>
        <vt:i4>5</vt:i4>
      </vt:variant>
      <vt:variant>
        <vt:lpwstr>../Docs/R1-136021.zip</vt:lpwstr>
      </vt:variant>
      <vt:variant>
        <vt:lpwstr/>
      </vt:variant>
      <vt:variant>
        <vt:i4>4456461</vt:i4>
      </vt:variant>
      <vt:variant>
        <vt:i4>3108</vt:i4>
      </vt:variant>
      <vt:variant>
        <vt:i4>0</vt:i4>
      </vt:variant>
      <vt:variant>
        <vt:i4>5</vt:i4>
      </vt:variant>
      <vt:variant>
        <vt:lpwstr>../Docs/R1-136036.zip</vt:lpwstr>
      </vt:variant>
      <vt:variant>
        <vt:lpwstr/>
      </vt:variant>
      <vt:variant>
        <vt:i4>4980745</vt:i4>
      </vt:variant>
      <vt:variant>
        <vt:i4>3105</vt:i4>
      </vt:variant>
      <vt:variant>
        <vt:i4>0</vt:i4>
      </vt:variant>
      <vt:variant>
        <vt:i4>5</vt:i4>
      </vt:variant>
      <vt:variant>
        <vt:lpwstr>../Docs/R1-135587.zip</vt:lpwstr>
      </vt:variant>
      <vt:variant>
        <vt:lpwstr/>
      </vt:variant>
      <vt:variant>
        <vt:i4>4521994</vt:i4>
      </vt:variant>
      <vt:variant>
        <vt:i4>3102</vt:i4>
      </vt:variant>
      <vt:variant>
        <vt:i4>0</vt:i4>
      </vt:variant>
      <vt:variant>
        <vt:i4>5</vt:i4>
      </vt:variant>
      <vt:variant>
        <vt:lpwstr>../Docs/R1-136021.zip</vt:lpwstr>
      </vt:variant>
      <vt:variant>
        <vt:lpwstr/>
      </vt:variant>
      <vt:variant>
        <vt:i4>4456452</vt:i4>
      </vt:variant>
      <vt:variant>
        <vt:i4>3099</vt:i4>
      </vt:variant>
      <vt:variant>
        <vt:i4>0</vt:i4>
      </vt:variant>
      <vt:variant>
        <vt:i4>5</vt:i4>
      </vt:variant>
      <vt:variant>
        <vt:lpwstr>../Docs/R1-135708.zip</vt:lpwstr>
      </vt:variant>
      <vt:variant>
        <vt:lpwstr/>
      </vt:variant>
      <vt:variant>
        <vt:i4>4456459</vt:i4>
      </vt:variant>
      <vt:variant>
        <vt:i4>3096</vt:i4>
      </vt:variant>
      <vt:variant>
        <vt:i4>0</vt:i4>
      </vt:variant>
      <vt:variant>
        <vt:i4>5</vt:i4>
      </vt:variant>
      <vt:variant>
        <vt:lpwstr>../Docs/R1-135707.zip</vt:lpwstr>
      </vt:variant>
      <vt:variant>
        <vt:lpwstr/>
      </vt:variant>
      <vt:variant>
        <vt:i4>4521994</vt:i4>
      </vt:variant>
      <vt:variant>
        <vt:i4>3093</vt:i4>
      </vt:variant>
      <vt:variant>
        <vt:i4>0</vt:i4>
      </vt:variant>
      <vt:variant>
        <vt:i4>5</vt:i4>
      </vt:variant>
      <vt:variant>
        <vt:lpwstr>../Docs/R1-135312.zip</vt:lpwstr>
      </vt:variant>
      <vt:variant>
        <vt:lpwstr/>
      </vt:variant>
      <vt:variant>
        <vt:i4>4980745</vt:i4>
      </vt:variant>
      <vt:variant>
        <vt:i4>3090</vt:i4>
      </vt:variant>
      <vt:variant>
        <vt:i4>0</vt:i4>
      </vt:variant>
      <vt:variant>
        <vt:i4>5</vt:i4>
      </vt:variant>
      <vt:variant>
        <vt:lpwstr>../Docs/R1-135587.zip</vt:lpwstr>
      </vt:variant>
      <vt:variant>
        <vt:lpwstr/>
      </vt:variant>
      <vt:variant>
        <vt:i4>4456458</vt:i4>
      </vt:variant>
      <vt:variant>
        <vt:i4>3087</vt:i4>
      </vt:variant>
      <vt:variant>
        <vt:i4>0</vt:i4>
      </vt:variant>
      <vt:variant>
        <vt:i4>5</vt:i4>
      </vt:variant>
      <vt:variant>
        <vt:lpwstr>../Docs/R1-136031.zip</vt:lpwstr>
      </vt:variant>
      <vt:variant>
        <vt:lpwstr/>
      </vt:variant>
      <vt:variant>
        <vt:i4>2359298</vt:i4>
      </vt:variant>
      <vt:variant>
        <vt:i4>3084</vt:i4>
      </vt:variant>
      <vt:variant>
        <vt:i4>0</vt:i4>
      </vt:variant>
      <vt:variant>
        <vt:i4>5</vt:i4>
      </vt:variant>
      <vt:variant>
        <vt:lpwstr>http://www.3gpp.org/ftp/tsg_ran/TSG_RAN/TSGR_58/Docs/RP-122034.zip</vt:lpwstr>
      </vt:variant>
      <vt:variant>
        <vt:lpwstr/>
      </vt:variant>
      <vt:variant>
        <vt:i4>4521996</vt:i4>
      </vt:variant>
      <vt:variant>
        <vt:i4>3081</vt:i4>
      </vt:variant>
      <vt:variant>
        <vt:i4>0</vt:i4>
      </vt:variant>
      <vt:variant>
        <vt:i4>5</vt:i4>
      </vt:variant>
      <vt:variant>
        <vt:lpwstr>../Docs/R1-136027.zip</vt:lpwstr>
      </vt:variant>
      <vt:variant>
        <vt:lpwstr/>
      </vt:variant>
      <vt:variant>
        <vt:i4>4653070</vt:i4>
      </vt:variant>
      <vt:variant>
        <vt:i4>3078</vt:i4>
      </vt:variant>
      <vt:variant>
        <vt:i4>0</vt:i4>
      </vt:variant>
      <vt:variant>
        <vt:i4>5</vt:i4>
      </vt:variant>
      <vt:variant>
        <vt:lpwstr>../Docs/R1-136005.zip</vt:lpwstr>
      </vt:variant>
      <vt:variant>
        <vt:lpwstr/>
      </vt:variant>
      <vt:variant>
        <vt:i4>4521995</vt:i4>
      </vt:variant>
      <vt:variant>
        <vt:i4>3075</vt:i4>
      </vt:variant>
      <vt:variant>
        <vt:i4>0</vt:i4>
      </vt:variant>
      <vt:variant>
        <vt:i4>5</vt:i4>
      </vt:variant>
      <vt:variant>
        <vt:lpwstr>../Docs/R1-136020.zip</vt:lpwstr>
      </vt:variant>
      <vt:variant>
        <vt:lpwstr/>
      </vt:variant>
      <vt:variant>
        <vt:i4>4587528</vt:i4>
      </vt:variant>
      <vt:variant>
        <vt:i4>3072</vt:i4>
      </vt:variant>
      <vt:variant>
        <vt:i4>0</vt:i4>
      </vt:variant>
      <vt:variant>
        <vt:i4>5</vt:i4>
      </vt:variant>
      <vt:variant>
        <vt:lpwstr>../Docs/R1-136013.zip</vt:lpwstr>
      </vt:variant>
      <vt:variant>
        <vt:lpwstr/>
      </vt:variant>
      <vt:variant>
        <vt:i4>4587529</vt:i4>
      </vt:variant>
      <vt:variant>
        <vt:i4>3069</vt:i4>
      </vt:variant>
      <vt:variant>
        <vt:i4>0</vt:i4>
      </vt:variant>
      <vt:variant>
        <vt:i4>5</vt:i4>
      </vt:variant>
      <vt:variant>
        <vt:lpwstr>../Docs/R1-136012.zip</vt:lpwstr>
      </vt:variant>
      <vt:variant>
        <vt:lpwstr/>
      </vt:variant>
      <vt:variant>
        <vt:i4>4653065</vt:i4>
      </vt:variant>
      <vt:variant>
        <vt:i4>3066</vt:i4>
      </vt:variant>
      <vt:variant>
        <vt:i4>0</vt:i4>
      </vt:variant>
      <vt:variant>
        <vt:i4>5</vt:i4>
      </vt:variant>
      <vt:variant>
        <vt:lpwstr>../Docs/R1-136002.zip</vt:lpwstr>
      </vt:variant>
      <vt:variant>
        <vt:lpwstr/>
      </vt:variant>
      <vt:variant>
        <vt:i4>4325389</vt:i4>
      </vt:variant>
      <vt:variant>
        <vt:i4>3063</vt:i4>
      </vt:variant>
      <vt:variant>
        <vt:i4>0</vt:i4>
      </vt:variant>
      <vt:variant>
        <vt:i4>5</vt:i4>
      </vt:variant>
      <vt:variant>
        <vt:lpwstr>../Docs/R1-135264.zip</vt:lpwstr>
      </vt:variant>
      <vt:variant>
        <vt:lpwstr/>
      </vt:variant>
      <vt:variant>
        <vt:i4>4325386</vt:i4>
      </vt:variant>
      <vt:variant>
        <vt:i4>3060</vt:i4>
      </vt:variant>
      <vt:variant>
        <vt:i4>0</vt:i4>
      </vt:variant>
      <vt:variant>
        <vt:i4>5</vt:i4>
      </vt:variant>
      <vt:variant>
        <vt:lpwstr>../Docs/R1-135263.zip</vt:lpwstr>
      </vt:variant>
      <vt:variant>
        <vt:lpwstr/>
      </vt:variant>
      <vt:variant>
        <vt:i4>4325379</vt:i4>
      </vt:variant>
      <vt:variant>
        <vt:i4>3057</vt:i4>
      </vt:variant>
      <vt:variant>
        <vt:i4>0</vt:i4>
      </vt:variant>
      <vt:variant>
        <vt:i4>5</vt:i4>
      </vt:variant>
      <vt:variant>
        <vt:lpwstr>../Docs/R1-135169.zip</vt:lpwstr>
      </vt:variant>
      <vt:variant>
        <vt:lpwstr/>
      </vt:variant>
      <vt:variant>
        <vt:i4>4587532</vt:i4>
      </vt:variant>
      <vt:variant>
        <vt:i4>3054</vt:i4>
      </vt:variant>
      <vt:variant>
        <vt:i4>0</vt:i4>
      </vt:variant>
      <vt:variant>
        <vt:i4>5</vt:i4>
      </vt:variant>
      <vt:variant>
        <vt:lpwstr>../Docs/R1-134136.zip</vt:lpwstr>
      </vt:variant>
      <vt:variant>
        <vt:lpwstr/>
      </vt:variant>
      <vt:variant>
        <vt:i4>4521994</vt:i4>
      </vt:variant>
      <vt:variant>
        <vt:i4>3051</vt:i4>
      </vt:variant>
      <vt:variant>
        <vt:i4>0</vt:i4>
      </vt:variant>
      <vt:variant>
        <vt:i4>5</vt:i4>
      </vt:variant>
      <vt:variant>
        <vt:lpwstr>../Docs/R1-135110.zip</vt:lpwstr>
      </vt:variant>
      <vt:variant>
        <vt:lpwstr/>
      </vt:variant>
      <vt:variant>
        <vt:i4>4325391</vt:i4>
      </vt:variant>
      <vt:variant>
        <vt:i4>3048</vt:i4>
      </vt:variant>
      <vt:variant>
        <vt:i4>0</vt:i4>
      </vt:variant>
      <vt:variant>
        <vt:i4>5</vt:i4>
      </vt:variant>
      <vt:variant>
        <vt:lpwstr>../Docs/R1-136054.zip</vt:lpwstr>
      </vt:variant>
      <vt:variant>
        <vt:lpwstr/>
      </vt:variant>
      <vt:variant>
        <vt:i4>4456462</vt:i4>
      </vt:variant>
      <vt:variant>
        <vt:i4>3045</vt:i4>
      </vt:variant>
      <vt:variant>
        <vt:i4>0</vt:i4>
      </vt:variant>
      <vt:variant>
        <vt:i4>5</vt:i4>
      </vt:variant>
      <vt:variant>
        <vt:lpwstr>../Docs/R1-136035.zip</vt:lpwstr>
      </vt:variant>
      <vt:variant>
        <vt:lpwstr/>
      </vt:variant>
      <vt:variant>
        <vt:i4>4456457</vt:i4>
      </vt:variant>
      <vt:variant>
        <vt:i4>3042</vt:i4>
      </vt:variant>
      <vt:variant>
        <vt:i4>0</vt:i4>
      </vt:variant>
      <vt:variant>
        <vt:i4>5</vt:i4>
      </vt:variant>
      <vt:variant>
        <vt:lpwstr>../Docs/R1-135406.zip</vt:lpwstr>
      </vt:variant>
      <vt:variant>
        <vt:lpwstr/>
      </vt:variant>
      <vt:variant>
        <vt:i4>4456449</vt:i4>
      </vt:variant>
      <vt:variant>
        <vt:i4>3039</vt:i4>
      </vt:variant>
      <vt:variant>
        <vt:i4>0</vt:i4>
      </vt:variant>
      <vt:variant>
        <vt:i4>5</vt:i4>
      </vt:variant>
      <vt:variant>
        <vt:lpwstr>../Docs/R1-135309.zip</vt:lpwstr>
      </vt:variant>
      <vt:variant>
        <vt:lpwstr/>
      </vt:variant>
      <vt:variant>
        <vt:i4>4653059</vt:i4>
      </vt:variant>
      <vt:variant>
        <vt:i4>3036</vt:i4>
      </vt:variant>
      <vt:variant>
        <vt:i4>0</vt:i4>
      </vt:variant>
      <vt:variant>
        <vt:i4>5</vt:i4>
      </vt:variant>
      <vt:variant>
        <vt:lpwstr>../Docs/R1-135038.zip</vt:lpwstr>
      </vt:variant>
      <vt:variant>
        <vt:lpwstr/>
      </vt:variant>
      <vt:variant>
        <vt:i4>4325387</vt:i4>
      </vt:variant>
      <vt:variant>
        <vt:i4>3033</vt:i4>
      </vt:variant>
      <vt:variant>
        <vt:i4>0</vt:i4>
      </vt:variant>
      <vt:variant>
        <vt:i4>5</vt:i4>
      </vt:variant>
      <vt:variant>
        <vt:lpwstr>../Docs/R1-135666.zip</vt:lpwstr>
      </vt:variant>
      <vt:variant>
        <vt:lpwstr/>
      </vt:variant>
      <vt:variant>
        <vt:i4>4390918</vt:i4>
      </vt:variant>
      <vt:variant>
        <vt:i4>3030</vt:i4>
      </vt:variant>
      <vt:variant>
        <vt:i4>0</vt:i4>
      </vt:variant>
      <vt:variant>
        <vt:i4>5</vt:i4>
      </vt:variant>
      <vt:variant>
        <vt:lpwstr>../Docs/R1-135875.zip</vt:lpwstr>
      </vt:variant>
      <vt:variant>
        <vt:lpwstr/>
      </vt:variant>
      <vt:variant>
        <vt:i4>4325384</vt:i4>
      </vt:variant>
      <vt:variant>
        <vt:i4>3027</vt:i4>
      </vt:variant>
      <vt:variant>
        <vt:i4>0</vt:i4>
      </vt:variant>
      <vt:variant>
        <vt:i4>5</vt:i4>
      </vt:variant>
      <vt:variant>
        <vt:lpwstr>../Docs/R1-135665.zip</vt:lpwstr>
      </vt:variant>
      <vt:variant>
        <vt:lpwstr/>
      </vt:variant>
      <vt:variant>
        <vt:i4>4390919</vt:i4>
      </vt:variant>
      <vt:variant>
        <vt:i4>3024</vt:i4>
      </vt:variant>
      <vt:variant>
        <vt:i4>0</vt:i4>
      </vt:variant>
      <vt:variant>
        <vt:i4>5</vt:i4>
      </vt:variant>
      <vt:variant>
        <vt:lpwstr>../Docs/R1-135874.zip</vt:lpwstr>
      </vt:variant>
      <vt:variant>
        <vt:lpwstr/>
      </vt:variant>
      <vt:variant>
        <vt:i4>4390916</vt:i4>
      </vt:variant>
      <vt:variant>
        <vt:i4>3021</vt:i4>
      </vt:variant>
      <vt:variant>
        <vt:i4>0</vt:i4>
      </vt:variant>
      <vt:variant>
        <vt:i4>5</vt:i4>
      </vt:variant>
      <vt:variant>
        <vt:lpwstr>../Docs/R1-135679.zip</vt:lpwstr>
      </vt:variant>
      <vt:variant>
        <vt:lpwstr/>
      </vt:variant>
      <vt:variant>
        <vt:i4>4587530</vt:i4>
      </vt:variant>
      <vt:variant>
        <vt:i4>3018</vt:i4>
      </vt:variant>
      <vt:variant>
        <vt:i4>0</vt:i4>
      </vt:variant>
      <vt:variant>
        <vt:i4>5</vt:i4>
      </vt:variant>
      <vt:variant>
        <vt:lpwstr>../Docs/R1-135829.zip</vt:lpwstr>
      </vt:variant>
      <vt:variant>
        <vt:lpwstr/>
      </vt:variant>
      <vt:variant>
        <vt:i4>4259855</vt:i4>
      </vt:variant>
      <vt:variant>
        <vt:i4>3015</vt:i4>
      </vt:variant>
      <vt:variant>
        <vt:i4>0</vt:i4>
      </vt:variant>
      <vt:variant>
        <vt:i4>5</vt:i4>
      </vt:variant>
      <vt:variant>
        <vt:lpwstr>../Docs/R1-135551.zip</vt:lpwstr>
      </vt:variant>
      <vt:variant>
        <vt:lpwstr/>
      </vt:variant>
      <vt:variant>
        <vt:i4>4390923</vt:i4>
      </vt:variant>
      <vt:variant>
        <vt:i4>3012</vt:i4>
      </vt:variant>
      <vt:variant>
        <vt:i4>0</vt:i4>
      </vt:variant>
      <vt:variant>
        <vt:i4>5</vt:i4>
      </vt:variant>
      <vt:variant>
        <vt:lpwstr>../Docs/R1-135474.zip</vt:lpwstr>
      </vt:variant>
      <vt:variant>
        <vt:lpwstr/>
      </vt:variant>
      <vt:variant>
        <vt:i4>4259852</vt:i4>
      </vt:variant>
      <vt:variant>
        <vt:i4>3009</vt:i4>
      </vt:variant>
      <vt:variant>
        <vt:i4>0</vt:i4>
      </vt:variant>
      <vt:variant>
        <vt:i4>5</vt:i4>
      </vt:variant>
      <vt:variant>
        <vt:lpwstr>../Docs/R1-135354.zip</vt:lpwstr>
      </vt:variant>
      <vt:variant>
        <vt:lpwstr/>
      </vt:variant>
      <vt:variant>
        <vt:i4>4521995</vt:i4>
      </vt:variant>
      <vt:variant>
        <vt:i4>3006</vt:i4>
      </vt:variant>
      <vt:variant>
        <vt:i4>0</vt:i4>
      </vt:variant>
      <vt:variant>
        <vt:i4>5</vt:i4>
      </vt:variant>
      <vt:variant>
        <vt:lpwstr>../Docs/R1-135212.zip</vt:lpwstr>
      </vt:variant>
      <vt:variant>
        <vt:lpwstr/>
      </vt:variant>
      <vt:variant>
        <vt:i4>4325378</vt:i4>
      </vt:variant>
      <vt:variant>
        <vt:i4>3003</vt:i4>
      </vt:variant>
      <vt:variant>
        <vt:i4>0</vt:i4>
      </vt:variant>
      <vt:variant>
        <vt:i4>5</vt:i4>
      </vt:variant>
      <vt:variant>
        <vt:lpwstr>../Docs/R1-135168.zip</vt:lpwstr>
      </vt:variant>
      <vt:variant>
        <vt:lpwstr/>
      </vt:variant>
      <vt:variant>
        <vt:i4>4980751</vt:i4>
      </vt:variant>
      <vt:variant>
        <vt:i4>3000</vt:i4>
      </vt:variant>
      <vt:variant>
        <vt:i4>0</vt:i4>
      </vt:variant>
      <vt:variant>
        <vt:i4>5</vt:i4>
      </vt:variant>
      <vt:variant>
        <vt:lpwstr>../Docs/R1-135084.zip</vt:lpwstr>
      </vt:variant>
      <vt:variant>
        <vt:lpwstr/>
      </vt:variant>
      <vt:variant>
        <vt:i4>4325384</vt:i4>
      </vt:variant>
      <vt:variant>
        <vt:i4>2997</vt:i4>
      </vt:variant>
      <vt:variant>
        <vt:i4>0</vt:i4>
      </vt:variant>
      <vt:variant>
        <vt:i4>5</vt:i4>
      </vt:variant>
      <vt:variant>
        <vt:lpwstr>../Docs/R1-136053.zip</vt:lpwstr>
      </vt:variant>
      <vt:variant>
        <vt:lpwstr/>
      </vt:variant>
      <vt:variant>
        <vt:i4>4259844</vt:i4>
      </vt:variant>
      <vt:variant>
        <vt:i4>2994</vt:i4>
      </vt:variant>
      <vt:variant>
        <vt:i4>0</vt:i4>
      </vt:variant>
      <vt:variant>
        <vt:i4>5</vt:i4>
      </vt:variant>
      <vt:variant>
        <vt:lpwstr>../Docs/R1-135956.zip</vt:lpwstr>
      </vt:variant>
      <vt:variant>
        <vt:lpwstr/>
      </vt:variant>
      <vt:variant>
        <vt:i4>4521996</vt:i4>
      </vt:variant>
      <vt:variant>
        <vt:i4>2991</vt:i4>
      </vt:variant>
      <vt:variant>
        <vt:i4>0</vt:i4>
      </vt:variant>
      <vt:variant>
        <vt:i4>5</vt:i4>
      </vt:variant>
      <vt:variant>
        <vt:lpwstr>../Docs/R1-136027.zip</vt:lpwstr>
      </vt:variant>
      <vt:variant>
        <vt:lpwstr/>
      </vt:variant>
      <vt:variant>
        <vt:i4>4259844</vt:i4>
      </vt:variant>
      <vt:variant>
        <vt:i4>2988</vt:i4>
      </vt:variant>
      <vt:variant>
        <vt:i4>0</vt:i4>
      </vt:variant>
      <vt:variant>
        <vt:i4>5</vt:i4>
      </vt:variant>
      <vt:variant>
        <vt:lpwstr>../Docs/R1-135956.zip</vt:lpwstr>
      </vt:variant>
      <vt:variant>
        <vt:lpwstr/>
      </vt:variant>
      <vt:variant>
        <vt:i4>4390916</vt:i4>
      </vt:variant>
      <vt:variant>
        <vt:i4>2985</vt:i4>
      </vt:variant>
      <vt:variant>
        <vt:i4>0</vt:i4>
      </vt:variant>
      <vt:variant>
        <vt:i4>5</vt:i4>
      </vt:variant>
      <vt:variant>
        <vt:lpwstr>../Docs/R1-134966.zip</vt:lpwstr>
      </vt:variant>
      <vt:variant>
        <vt:lpwstr/>
      </vt:variant>
      <vt:variant>
        <vt:i4>4653070</vt:i4>
      </vt:variant>
      <vt:variant>
        <vt:i4>2982</vt:i4>
      </vt:variant>
      <vt:variant>
        <vt:i4>0</vt:i4>
      </vt:variant>
      <vt:variant>
        <vt:i4>5</vt:i4>
      </vt:variant>
      <vt:variant>
        <vt:lpwstr>../Docs/R1-135633.zip</vt:lpwstr>
      </vt:variant>
      <vt:variant>
        <vt:lpwstr/>
      </vt:variant>
      <vt:variant>
        <vt:i4>4980744</vt:i4>
      </vt:variant>
      <vt:variant>
        <vt:i4>2979</vt:i4>
      </vt:variant>
      <vt:variant>
        <vt:i4>0</vt:i4>
      </vt:variant>
      <vt:variant>
        <vt:i4>5</vt:i4>
      </vt:variant>
      <vt:variant>
        <vt:lpwstr>../Docs/R1-135586.zip</vt:lpwstr>
      </vt:variant>
      <vt:variant>
        <vt:lpwstr/>
      </vt:variant>
      <vt:variant>
        <vt:i4>4653059</vt:i4>
      </vt:variant>
      <vt:variant>
        <vt:i4>2976</vt:i4>
      </vt:variant>
      <vt:variant>
        <vt:i4>0</vt:i4>
      </vt:variant>
      <vt:variant>
        <vt:i4>5</vt:i4>
      </vt:variant>
      <vt:variant>
        <vt:lpwstr>../Docs/R1-135038.zip</vt:lpwstr>
      </vt:variant>
      <vt:variant>
        <vt:lpwstr/>
      </vt:variant>
      <vt:variant>
        <vt:i4>4653068</vt:i4>
      </vt:variant>
      <vt:variant>
        <vt:i4>2973</vt:i4>
      </vt:variant>
      <vt:variant>
        <vt:i4>0</vt:i4>
      </vt:variant>
      <vt:variant>
        <vt:i4>5</vt:i4>
      </vt:variant>
      <vt:variant>
        <vt:lpwstr>../Docs/R1-135037.zip</vt:lpwstr>
      </vt:variant>
      <vt:variant>
        <vt:lpwstr/>
      </vt:variant>
      <vt:variant>
        <vt:i4>4653068</vt:i4>
      </vt:variant>
      <vt:variant>
        <vt:i4>2970</vt:i4>
      </vt:variant>
      <vt:variant>
        <vt:i4>0</vt:i4>
      </vt:variant>
      <vt:variant>
        <vt:i4>5</vt:i4>
      </vt:variant>
      <vt:variant>
        <vt:lpwstr>../Docs/R1-135433.zip</vt:lpwstr>
      </vt:variant>
      <vt:variant>
        <vt:lpwstr/>
      </vt:variant>
      <vt:variant>
        <vt:i4>4653063</vt:i4>
      </vt:variant>
      <vt:variant>
        <vt:i4>2967</vt:i4>
      </vt:variant>
      <vt:variant>
        <vt:i4>0</vt:i4>
      </vt:variant>
      <vt:variant>
        <vt:i4>5</vt:i4>
      </vt:variant>
      <vt:variant>
        <vt:lpwstr>../Docs/R1-135834.zip</vt:lpwstr>
      </vt:variant>
      <vt:variant>
        <vt:lpwstr/>
      </vt:variant>
      <vt:variant>
        <vt:i4>4653069</vt:i4>
      </vt:variant>
      <vt:variant>
        <vt:i4>2964</vt:i4>
      </vt:variant>
      <vt:variant>
        <vt:i4>0</vt:i4>
      </vt:variant>
      <vt:variant>
        <vt:i4>5</vt:i4>
      </vt:variant>
      <vt:variant>
        <vt:lpwstr>../Docs/R1-135137.zip</vt:lpwstr>
      </vt:variant>
      <vt:variant>
        <vt:lpwstr/>
      </vt:variant>
      <vt:variant>
        <vt:i4>4587527</vt:i4>
      </vt:variant>
      <vt:variant>
        <vt:i4>2961</vt:i4>
      </vt:variant>
      <vt:variant>
        <vt:i4>0</vt:i4>
      </vt:variant>
      <vt:variant>
        <vt:i4>5</vt:i4>
      </vt:variant>
      <vt:variant>
        <vt:lpwstr>../Docs/R1-135824.zip</vt:lpwstr>
      </vt:variant>
      <vt:variant>
        <vt:lpwstr/>
      </vt:variant>
      <vt:variant>
        <vt:i4>4390922</vt:i4>
      </vt:variant>
      <vt:variant>
        <vt:i4>2958</vt:i4>
      </vt:variant>
      <vt:variant>
        <vt:i4>0</vt:i4>
      </vt:variant>
      <vt:variant>
        <vt:i4>5</vt:i4>
      </vt:variant>
      <vt:variant>
        <vt:lpwstr>../Docs/R1-135677.zip</vt:lpwstr>
      </vt:variant>
      <vt:variant>
        <vt:lpwstr/>
      </vt:variant>
      <vt:variant>
        <vt:i4>4390923</vt:i4>
      </vt:variant>
      <vt:variant>
        <vt:i4>2955</vt:i4>
      </vt:variant>
      <vt:variant>
        <vt:i4>0</vt:i4>
      </vt:variant>
      <vt:variant>
        <vt:i4>5</vt:i4>
      </vt:variant>
      <vt:variant>
        <vt:lpwstr>../Docs/R1-135676.zip</vt:lpwstr>
      </vt:variant>
      <vt:variant>
        <vt:lpwstr/>
      </vt:variant>
      <vt:variant>
        <vt:i4>4390926</vt:i4>
      </vt:variant>
      <vt:variant>
        <vt:i4>2952</vt:i4>
      </vt:variant>
      <vt:variant>
        <vt:i4>0</vt:i4>
      </vt:variant>
      <vt:variant>
        <vt:i4>5</vt:i4>
      </vt:variant>
      <vt:variant>
        <vt:lpwstr>../Docs/R1-135673.zip</vt:lpwstr>
      </vt:variant>
      <vt:variant>
        <vt:lpwstr/>
      </vt:variant>
      <vt:variant>
        <vt:i4>4325385</vt:i4>
      </vt:variant>
      <vt:variant>
        <vt:i4>2949</vt:i4>
      </vt:variant>
      <vt:variant>
        <vt:i4>0</vt:i4>
      </vt:variant>
      <vt:variant>
        <vt:i4>5</vt:i4>
      </vt:variant>
      <vt:variant>
        <vt:lpwstr>../Docs/R1-135664.zip</vt:lpwstr>
      </vt:variant>
      <vt:variant>
        <vt:lpwstr/>
      </vt:variant>
      <vt:variant>
        <vt:i4>4325390</vt:i4>
      </vt:variant>
      <vt:variant>
        <vt:i4>2946</vt:i4>
      </vt:variant>
      <vt:variant>
        <vt:i4>0</vt:i4>
      </vt:variant>
      <vt:variant>
        <vt:i4>5</vt:i4>
      </vt:variant>
      <vt:variant>
        <vt:lpwstr>../Docs/R1-135663.zip</vt:lpwstr>
      </vt:variant>
      <vt:variant>
        <vt:lpwstr/>
      </vt:variant>
      <vt:variant>
        <vt:i4>4325391</vt:i4>
      </vt:variant>
      <vt:variant>
        <vt:i4>2943</vt:i4>
      </vt:variant>
      <vt:variant>
        <vt:i4>0</vt:i4>
      </vt:variant>
      <vt:variant>
        <vt:i4>5</vt:i4>
      </vt:variant>
      <vt:variant>
        <vt:lpwstr>../Docs/R1-135662.zip</vt:lpwstr>
      </vt:variant>
      <vt:variant>
        <vt:lpwstr/>
      </vt:variant>
      <vt:variant>
        <vt:i4>4325388</vt:i4>
      </vt:variant>
      <vt:variant>
        <vt:i4>2940</vt:i4>
      </vt:variant>
      <vt:variant>
        <vt:i4>0</vt:i4>
      </vt:variant>
      <vt:variant>
        <vt:i4>5</vt:i4>
      </vt:variant>
      <vt:variant>
        <vt:lpwstr>../Docs/R1-135661.zip</vt:lpwstr>
      </vt:variant>
      <vt:variant>
        <vt:lpwstr/>
      </vt:variant>
      <vt:variant>
        <vt:i4>4325389</vt:i4>
      </vt:variant>
      <vt:variant>
        <vt:i4>2937</vt:i4>
      </vt:variant>
      <vt:variant>
        <vt:i4>0</vt:i4>
      </vt:variant>
      <vt:variant>
        <vt:i4>5</vt:i4>
      </vt:variant>
      <vt:variant>
        <vt:lpwstr>../Docs/R1-135660.zip</vt:lpwstr>
      </vt:variant>
      <vt:variant>
        <vt:lpwstr/>
      </vt:variant>
      <vt:variant>
        <vt:i4>4259845</vt:i4>
      </vt:variant>
      <vt:variant>
        <vt:i4>2934</vt:i4>
      </vt:variant>
      <vt:variant>
        <vt:i4>0</vt:i4>
      </vt:variant>
      <vt:variant>
        <vt:i4>5</vt:i4>
      </vt:variant>
      <vt:variant>
        <vt:lpwstr>../Docs/R1-135658.zip</vt:lpwstr>
      </vt:variant>
      <vt:variant>
        <vt:lpwstr/>
      </vt:variant>
      <vt:variant>
        <vt:i4>4653065</vt:i4>
      </vt:variant>
      <vt:variant>
        <vt:i4>2931</vt:i4>
      </vt:variant>
      <vt:variant>
        <vt:i4>0</vt:i4>
      </vt:variant>
      <vt:variant>
        <vt:i4>5</vt:i4>
      </vt:variant>
      <vt:variant>
        <vt:lpwstr>../Docs/R1-135634.zip</vt:lpwstr>
      </vt:variant>
      <vt:variant>
        <vt:lpwstr/>
      </vt:variant>
      <vt:variant>
        <vt:i4>4456453</vt:i4>
      </vt:variant>
      <vt:variant>
        <vt:i4>2928</vt:i4>
      </vt:variant>
      <vt:variant>
        <vt:i4>0</vt:i4>
      </vt:variant>
      <vt:variant>
        <vt:i4>5</vt:i4>
      </vt:variant>
      <vt:variant>
        <vt:lpwstr>../Docs/R1-135608.zip</vt:lpwstr>
      </vt:variant>
      <vt:variant>
        <vt:lpwstr/>
      </vt:variant>
      <vt:variant>
        <vt:i4>4980747</vt:i4>
      </vt:variant>
      <vt:variant>
        <vt:i4>2925</vt:i4>
      </vt:variant>
      <vt:variant>
        <vt:i4>0</vt:i4>
      </vt:variant>
      <vt:variant>
        <vt:i4>5</vt:i4>
      </vt:variant>
      <vt:variant>
        <vt:lpwstr>../Docs/R1-135585.zip</vt:lpwstr>
      </vt:variant>
      <vt:variant>
        <vt:lpwstr/>
      </vt:variant>
      <vt:variant>
        <vt:i4>4653063</vt:i4>
      </vt:variant>
      <vt:variant>
        <vt:i4>2922</vt:i4>
      </vt:variant>
      <vt:variant>
        <vt:i4>0</vt:i4>
      </vt:variant>
      <vt:variant>
        <vt:i4>5</vt:i4>
      </vt:variant>
      <vt:variant>
        <vt:lpwstr>../Docs/R1-135539.zip</vt:lpwstr>
      </vt:variant>
      <vt:variant>
        <vt:lpwstr/>
      </vt:variant>
      <vt:variant>
        <vt:i4>4521995</vt:i4>
      </vt:variant>
      <vt:variant>
        <vt:i4>2919</vt:i4>
      </vt:variant>
      <vt:variant>
        <vt:i4>0</vt:i4>
      </vt:variant>
      <vt:variant>
        <vt:i4>5</vt:i4>
      </vt:variant>
      <vt:variant>
        <vt:lpwstr>../Docs/R1-135515.zip</vt:lpwstr>
      </vt:variant>
      <vt:variant>
        <vt:lpwstr/>
      </vt:variant>
      <vt:variant>
        <vt:i4>4390924</vt:i4>
      </vt:variant>
      <vt:variant>
        <vt:i4>2916</vt:i4>
      </vt:variant>
      <vt:variant>
        <vt:i4>0</vt:i4>
      </vt:variant>
      <vt:variant>
        <vt:i4>5</vt:i4>
      </vt:variant>
      <vt:variant>
        <vt:lpwstr>../Docs/R1-135473.zip</vt:lpwstr>
      </vt:variant>
      <vt:variant>
        <vt:lpwstr/>
      </vt:variant>
      <vt:variant>
        <vt:i4>4194311</vt:i4>
      </vt:variant>
      <vt:variant>
        <vt:i4>2913</vt:i4>
      </vt:variant>
      <vt:variant>
        <vt:i4>0</vt:i4>
      </vt:variant>
      <vt:variant>
        <vt:i4>5</vt:i4>
      </vt:variant>
      <vt:variant>
        <vt:lpwstr>../Docs/R1-135448.zip</vt:lpwstr>
      </vt:variant>
      <vt:variant>
        <vt:lpwstr/>
      </vt:variant>
      <vt:variant>
        <vt:i4>4653067</vt:i4>
      </vt:variant>
      <vt:variant>
        <vt:i4>2910</vt:i4>
      </vt:variant>
      <vt:variant>
        <vt:i4>0</vt:i4>
      </vt:variant>
      <vt:variant>
        <vt:i4>5</vt:i4>
      </vt:variant>
      <vt:variant>
        <vt:lpwstr>../Docs/R1-135434.zip</vt:lpwstr>
      </vt:variant>
      <vt:variant>
        <vt:lpwstr/>
      </vt:variant>
      <vt:variant>
        <vt:i4>4456458</vt:i4>
      </vt:variant>
      <vt:variant>
        <vt:i4>2907</vt:i4>
      </vt:variant>
      <vt:variant>
        <vt:i4>0</vt:i4>
      </vt:variant>
      <vt:variant>
        <vt:i4>5</vt:i4>
      </vt:variant>
      <vt:variant>
        <vt:lpwstr>../Docs/R1-135405.zip</vt:lpwstr>
      </vt:variant>
      <vt:variant>
        <vt:lpwstr/>
      </vt:variant>
      <vt:variant>
        <vt:i4>4325388</vt:i4>
      </vt:variant>
      <vt:variant>
        <vt:i4>2904</vt:i4>
      </vt:variant>
      <vt:variant>
        <vt:i4>0</vt:i4>
      </vt:variant>
      <vt:variant>
        <vt:i4>5</vt:i4>
      </vt:variant>
      <vt:variant>
        <vt:lpwstr>../Docs/R1-134374.zip</vt:lpwstr>
      </vt:variant>
      <vt:variant>
        <vt:lpwstr/>
      </vt:variant>
      <vt:variant>
        <vt:i4>5046287</vt:i4>
      </vt:variant>
      <vt:variant>
        <vt:i4>2901</vt:i4>
      </vt:variant>
      <vt:variant>
        <vt:i4>0</vt:i4>
      </vt:variant>
      <vt:variant>
        <vt:i4>5</vt:i4>
      </vt:variant>
      <vt:variant>
        <vt:lpwstr>../Docs/R1-135397.zip</vt:lpwstr>
      </vt:variant>
      <vt:variant>
        <vt:lpwstr/>
      </vt:variant>
      <vt:variant>
        <vt:i4>5046286</vt:i4>
      </vt:variant>
      <vt:variant>
        <vt:i4>2898</vt:i4>
      </vt:variant>
      <vt:variant>
        <vt:i4>0</vt:i4>
      </vt:variant>
      <vt:variant>
        <vt:i4>5</vt:i4>
      </vt:variant>
      <vt:variant>
        <vt:lpwstr>../Docs/R1-135396.zip</vt:lpwstr>
      </vt:variant>
      <vt:variant>
        <vt:lpwstr/>
      </vt:variant>
      <vt:variant>
        <vt:i4>4259851</vt:i4>
      </vt:variant>
      <vt:variant>
        <vt:i4>2895</vt:i4>
      </vt:variant>
      <vt:variant>
        <vt:i4>0</vt:i4>
      </vt:variant>
      <vt:variant>
        <vt:i4>5</vt:i4>
      </vt:variant>
      <vt:variant>
        <vt:lpwstr>../Docs/R1-135353.zip</vt:lpwstr>
      </vt:variant>
      <vt:variant>
        <vt:lpwstr/>
      </vt:variant>
      <vt:variant>
        <vt:i4>4259850</vt:i4>
      </vt:variant>
      <vt:variant>
        <vt:i4>2892</vt:i4>
      </vt:variant>
      <vt:variant>
        <vt:i4>0</vt:i4>
      </vt:variant>
      <vt:variant>
        <vt:i4>5</vt:i4>
      </vt:variant>
      <vt:variant>
        <vt:lpwstr>../Docs/R1-135352.zip</vt:lpwstr>
      </vt:variant>
      <vt:variant>
        <vt:lpwstr/>
      </vt:variant>
      <vt:variant>
        <vt:i4>4259849</vt:i4>
      </vt:variant>
      <vt:variant>
        <vt:i4>2889</vt:i4>
      </vt:variant>
      <vt:variant>
        <vt:i4>0</vt:i4>
      </vt:variant>
      <vt:variant>
        <vt:i4>5</vt:i4>
      </vt:variant>
      <vt:variant>
        <vt:lpwstr>../Docs/R1-135351.zip</vt:lpwstr>
      </vt:variant>
      <vt:variant>
        <vt:lpwstr/>
      </vt:variant>
      <vt:variant>
        <vt:i4>4259848</vt:i4>
      </vt:variant>
      <vt:variant>
        <vt:i4>2886</vt:i4>
      </vt:variant>
      <vt:variant>
        <vt:i4>0</vt:i4>
      </vt:variant>
      <vt:variant>
        <vt:i4>5</vt:i4>
      </vt:variant>
      <vt:variant>
        <vt:lpwstr>../Docs/R1-135350.zip</vt:lpwstr>
      </vt:variant>
      <vt:variant>
        <vt:lpwstr/>
      </vt:variant>
      <vt:variant>
        <vt:i4>4456448</vt:i4>
      </vt:variant>
      <vt:variant>
        <vt:i4>2883</vt:i4>
      </vt:variant>
      <vt:variant>
        <vt:i4>0</vt:i4>
      </vt:variant>
      <vt:variant>
        <vt:i4>5</vt:i4>
      </vt:variant>
      <vt:variant>
        <vt:lpwstr>../Docs/R1-135308.zip</vt:lpwstr>
      </vt:variant>
      <vt:variant>
        <vt:lpwstr/>
      </vt:variant>
      <vt:variant>
        <vt:i4>4456463</vt:i4>
      </vt:variant>
      <vt:variant>
        <vt:i4>2880</vt:i4>
      </vt:variant>
      <vt:variant>
        <vt:i4>0</vt:i4>
      </vt:variant>
      <vt:variant>
        <vt:i4>5</vt:i4>
      </vt:variant>
      <vt:variant>
        <vt:lpwstr>../Docs/R1-135307.zip</vt:lpwstr>
      </vt:variant>
      <vt:variant>
        <vt:lpwstr/>
      </vt:variant>
      <vt:variant>
        <vt:i4>4390927</vt:i4>
      </vt:variant>
      <vt:variant>
        <vt:i4>2877</vt:i4>
      </vt:variant>
      <vt:variant>
        <vt:i4>0</vt:i4>
      </vt:variant>
      <vt:variant>
        <vt:i4>5</vt:i4>
      </vt:variant>
      <vt:variant>
        <vt:lpwstr>../Docs/R1-135276.zip</vt:lpwstr>
      </vt:variant>
      <vt:variant>
        <vt:lpwstr/>
      </vt:variant>
      <vt:variant>
        <vt:i4>4325387</vt:i4>
      </vt:variant>
      <vt:variant>
        <vt:i4>2874</vt:i4>
      </vt:variant>
      <vt:variant>
        <vt:i4>0</vt:i4>
      </vt:variant>
      <vt:variant>
        <vt:i4>5</vt:i4>
      </vt:variant>
      <vt:variant>
        <vt:lpwstr>../Docs/R1-135262.zip</vt:lpwstr>
      </vt:variant>
      <vt:variant>
        <vt:lpwstr/>
      </vt:variant>
      <vt:variant>
        <vt:i4>4259849</vt:i4>
      </vt:variant>
      <vt:variant>
        <vt:i4>2871</vt:i4>
      </vt:variant>
      <vt:variant>
        <vt:i4>0</vt:i4>
      </vt:variant>
      <vt:variant>
        <vt:i4>5</vt:i4>
      </vt:variant>
      <vt:variant>
        <vt:lpwstr>../Docs/R1-135250.zip</vt:lpwstr>
      </vt:variant>
      <vt:variant>
        <vt:lpwstr/>
      </vt:variant>
      <vt:variant>
        <vt:i4>4521992</vt:i4>
      </vt:variant>
      <vt:variant>
        <vt:i4>2868</vt:i4>
      </vt:variant>
      <vt:variant>
        <vt:i4>0</vt:i4>
      </vt:variant>
      <vt:variant>
        <vt:i4>5</vt:i4>
      </vt:variant>
      <vt:variant>
        <vt:lpwstr>../Docs/R1-135211.zip</vt:lpwstr>
      </vt:variant>
      <vt:variant>
        <vt:lpwstr/>
      </vt:variant>
      <vt:variant>
        <vt:i4>4521993</vt:i4>
      </vt:variant>
      <vt:variant>
        <vt:i4>2865</vt:i4>
      </vt:variant>
      <vt:variant>
        <vt:i4>0</vt:i4>
      </vt:variant>
      <vt:variant>
        <vt:i4>5</vt:i4>
      </vt:variant>
      <vt:variant>
        <vt:lpwstr>../Docs/R1-135210.zip</vt:lpwstr>
      </vt:variant>
      <vt:variant>
        <vt:lpwstr/>
      </vt:variant>
      <vt:variant>
        <vt:i4>4456448</vt:i4>
      </vt:variant>
      <vt:variant>
        <vt:i4>2862</vt:i4>
      </vt:variant>
      <vt:variant>
        <vt:i4>0</vt:i4>
      </vt:variant>
      <vt:variant>
        <vt:i4>5</vt:i4>
      </vt:variant>
      <vt:variant>
        <vt:lpwstr>../Docs/R1-135209.zip</vt:lpwstr>
      </vt:variant>
      <vt:variant>
        <vt:lpwstr/>
      </vt:variant>
      <vt:variant>
        <vt:i4>4653058</vt:i4>
      </vt:variant>
      <vt:variant>
        <vt:i4>2859</vt:i4>
      </vt:variant>
      <vt:variant>
        <vt:i4>0</vt:i4>
      </vt:variant>
      <vt:variant>
        <vt:i4>5</vt:i4>
      </vt:variant>
      <vt:variant>
        <vt:lpwstr>../Docs/R1-135138.zip</vt:lpwstr>
      </vt:variant>
      <vt:variant>
        <vt:lpwstr/>
      </vt:variant>
      <vt:variant>
        <vt:i4>4456451</vt:i4>
      </vt:variant>
      <vt:variant>
        <vt:i4>2856</vt:i4>
      </vt:variant>
      <vt:variant>
        <vt:i4>0</vt:i4>
      </vt:variant>
      <vt:variant>
        <vt:i4>5</vt:i4>
      </vt:variant>
      <vt:variant>
        <vt:lpwstr>../Docs/R1-135109.zip</vt:lpwstr>
      </vt:variant>
      <vt:variant>
        <vt:lpwstr/>
      </vt:variant>
      <vt:variant>
        <vt:i4>4980744</vt:i4>
      </vt:variant>
      <vt:variant>
        <vt:i4>2853</vt:i4>
      </vt:variant>
      <vt:variant>
        <vt:i4>0</vt:i4>
      </vt:variant>
      <vt:variant>
        <vt:i4>5</vt:i4>
      </vt:variant>
      <vt:variant>
        <vt:lpwstr>../Docs/R1-135083.zip</vt:lpwstr>
      </vt:variant>
      <vt:variant>
        <vt:lpwstr/>
      </vt:variant>
      <vt:variant>
        <vt:i4>4980745</vt:i4>
      </vt:variant>
      <vt:variant>
        <vt:i4>2850</vt:i4>
      </vt:variant>
      <vt:variant>
        <vt:i4>0</vt:i4>
      </vt:variant>
      <vt:variant>
        <vt:i4>5</vt:i4>
      </vt:variant>
      <vt:variant>
        <vt:lpwstr>../Docs/R1-135082.zip</vt:lpwstr>
      </vt:variant>
      <vt:variant>
        <vt:lpwstr/>
      </vt:variant>
      <vt:variant>
        <vt:i4>4980747</vt:i4>
      </vt:variant>
      <vt:variant>
        <vt:i4>2847</vt:i4>
      </vt:variant>
      <vt:variant>
        <vt:i4>0</vt:i4>
      </vt:variant>
      <vt:variant>
        <vt:i4>5</vt:i4>
      </vt:variant>
      <vt:variant>
        <vt:lpwstr>../Docs/R1-135080.zip</vt:lpwstr>
      </vt:variant>
      <vt:variant>
        <vt:lpwstr/>
      </vt:variant>
      <vt:variant>
        <vt:i4>4653069</vt:i4>
      </vt:variant>
      <vt:variant>
        <vt:i4>2844</vt:i4>
      </vt:variant>
      <vt:variant>
        <vt:i4>0</vt:i4>
      </vt:variant>
      <vt:variant>
        <vt:i4>5</vt:i4>
      </vt:variant>
      <vt:variant>
        <vt:lpwstr>../Docs/R1-135036.zip</vt:lpwstr>
      </vt:variant>
      <vt:variant>
        <vt:lpwstr/>
      </vt:variant>
      <vt:variant>
        <vt:i4>4653070</vt:i4>
      </vt:variant>
      <vt:variant>
        <vt:i4>2841</vt:i4>
      </vt:variant>
      <vt:variant>
        <vt:i4>0</vt:i4>
      </vt:variant>
      <vt:variant>
        <vt:i4>5</vt:i4>
      </vt:variant>
      <vt:variant>
        <vt:lpwstr>../Docs/R1-135035.zip</vt:lpwstr>
      </vt:variant>
      <vt:variant>
        <vt:lpwstr/>
      </vt:variant>
      <vt:variant>
        <vt:i4>4653071</vt:i4>
      </vt:variant>
      <vt:variant>
        <vt:i4>2838</vt:i4>
      </vt:variant>
      <vt:variant>
        <vt:i4>0</vt:i4>
      </vt:variant>
      <vt:variant>
        <vt:i4>5</vt:i4>
      </vt:variant>
      <vt:variant>
        <vt:lpwstr>../Docs/R1-135034.zip</vt:lpwstr>
      </vt:variant>
      <vt:variant>
        <vt:lpwstr/>
      </vt:variant>
      <vt:variant>
        <vt:i4>4325378</vt:i4>
      </vt:variant>
      <vt:variant>
        <vt:i4>2835</vt:i4>
      </vt:variant>
      <vt:variant>
        <vt:i4>0</vt:i4>
      </vt:variant>
      <vt:variant>
        <vt:i4>5</vt:i4>
      </vt:variant>
      <vt:variant>
        <vt:lpwstr>../Docs/R1-136059.zip</vt:lpwstr>
      </vt:variant>
      <vt:variant>
        <vt:lpwstr/>
      </vt:variant>
      <vt:variant>
        <vt:i4>4653070</vt:i4>
      </vt:variant>
      <vt:variant>
        <vt:i4>2832</vt:i4>
      </vt:variant>
      <vt:variant>
        <vt:i4>0</vt:i4>
      </vt:variant>
      <vt:variant>
        <vt:i4>5</vt:i4>
      </vt:variant>
      <vt:variant>
        <vt:lpwstr>../Docs/R1-136005.zip</vt:lpwstr>
      </vt:variant>
      <vt:variant>
        <vt:lpwstr/>
      </vt:variant>
      <vt:variant>
        <vt:i4>4325389</vt:i4>
      </vt:variant>
      <vt:variant>
        <vt:i4>2829</vt:i4>
      </vt:variant>
      <vt:variant>
        <vt:i4>0</vt:i4>
      </vt:variant>
      <vt:variant>
        <vt:i4>5</vt:i4>
      </vt:variant>
      <vt:variant>
        <vt:lpwstr>../Docs/R1-136056.zip</vt:lpwstr>
      </vt:variant>
      <vt:variant>
        <vt:lpwstr/>
      </vt:variant>
      <vt:variant>
        <vt:i4>4325389</vt:i4>
      </vt:variant>
      <vt:variant>
        <vt:i4>2826</vt:i4>
      </vt:variant>
      <vt:variant>
        <vt:i4>0</vt:i4>
      </vt:variant>
      <vt:variant>
        <vt:i4>5</vt:i4>
      </vt:variant>
      <vt:variant>
        <vt:lpwstr>../Docs/R1-136056.zip</vt:lpwstr>
      </vt:variant>
      <vt:variant>
        <vt:lpwstr/>
      </vt:variant>
      <vt:variant>
        <vt:i4>4653070</vt:i4>
      </vt:variant>
      <vt:variant>
        <vt:i4>2823</vt:i4>
      </vt:variant>
      <vt:variant>
        <vt:i4>0</vt:i4>
      </vt:variant>
      <vt:variant>
        <vt:i4>5</vt:i4>
      </vt:variant>
      <vt:variant>
        <vt:lpwstr>../Docs/R1-136005.zip</vt:lpwstr>
      </vt:variant>
      <vt:variant>
        <vt:lpwstr/>
      </vt:variant>
      <vt:variant>
        <vt:i4>4653070</vt:i4>
      </vt:variant>
      <vt:variant>
        <vt:i4>2820</vt:i4>
      </vt:variant>
      <vt:variant>
        <vt:i4>0</vt:i4>
      </vt:variant>
      <vt:variant>
        <vt:i4>5</vt:i4>
      </vt:variant>
      <vt:variant>
        <vt:lpwstr>../Docs/R1-136005.zip</vt:lpwstr>
      </vt:variant>
      <vt:variant>
        <vt:lpwstr/>
      </vt:variant>
      <vt:variant>
        <vt:i4>4521992</vt:i4>
      </vt:variant>
      <vt:variant>
        <vt:i4>2817</vt:i4>
      </vt:variant>
      <vt:variant>
        <vt:i4>0</vt:i4>
      </vt:variant>
      <vt:variant>
        <vt:i4>5</vt:i4>
      </vt:variant>
      <vt:variant>
        <vt:lpwstr>../Docs/R1-135516.zip</vt:lpwstr>
      </vt:variant>
      <vt:variant>
        <vt:lpwstr/>
      </vt:variant>
      <vt:variant>
        <vt:i4>4259845</vt:i4>
      </vt:variant>
      <vt:variant>
        <vt:i4>2814</vt:i4>
      </vt:variant>
      <vt:variant>
        <vt:i4>0</vt:i4>
      </vt:variant>
      <vt:variant>
        <vt:i4>5</vt:i4>
      </vt:variant>
      <vt:variant>
        <vt:lpwstr>../Docs/R1-135957.zip</vt:lpwstr>
      </vt:variant>
      <vt:variant>
        <vt:lpwstr/>
      </vt:variant>
      <vt:variant>
        <vt:i4>4521992</vt:i4>
      </vt:variant>
      <vt:variant>
        <vt:i4>2811</vt:i4>
      </vt:variant>
      <vt:variant>
        <vt:i4>0</vt:i4>
      </vt:variant>
      <vt:variant>
        <vt:i4>5</vt:i4>
      </vt:variant>
      <vt:variant>
        <vt:lpwstr>../Docs/R1-135516.zip</vt:lpwstr>
      </vt:variant>
      <vt:variant>
        <vt:lpwstr/>
      </vt:variant>
      <vt:variant>
        <vt:i4>4521992</vt:i4>
      </vt:variant>
      <vt:variant>
        <vt:i4>2808</vt:i4>
      </vt:variant>
      <vt:variant>
        <vt:i4>0</vt:i4>
      </vt:variant>
      <vt:variant>
        <vt:i4>5</vt:i4>
      </vt:variant>
      <vt:variant>
        <vt:lpwstr>../Docs/R1-135516.zip</vt:lpwstr>
      </vt:variant>
      <vt:variant>
        <vt:lpwstr/>
      </vt:variant>
      <vt:variant>
        <vt:i4>4653069</vt:i4>
      </vt:variant>
      <vt:variant>
        <vt:i4>2805</vt:i4>
      </vt:variant>
      <vt:variant>
        <vt:i4>0</vt:i4>
      </vt:variant>
      <vt:variant>
        <vt:i4>5</vt:i4>
      </vt:variant>
      <vt:variant>
        <vt:lpwstr>../Docs/R1-135432.zip</vt:lpwstr>
      </vt:variant>
      <vt:variant>
        <vt:lpwstr/>
      </vt:variant>
      <vt:variant>
        <vt:i4>4653056</vt:i4>
      </vt:variant>
      <vt:variant>
        <vt:i4>2802</vt:i4>
      </vt:variant>
      <vt:variant>
        <vt:i4>0</vt:i4>
      </vt:variant>
      <vt:variant>
        <vt:i4>5</vt:i4>
      </vt:variant>
      <vt:variant>
        <vt:lpwstr>../Docs/R1-135833.zip</vt:lpwstr>
      </vt:variant>
      <vt:variant>
        <vt:lpwstr/>
      </vt:variant>
      <vt:variant>
        <vt:i4>4980745</vt:i4>
      </vt:variant>
      <vt:variant>
        <vt:i4>2799</vt:i4>
      </vt:variant>
      <vt:variant>
        <vt:i4>0</vt:i4>
      </vt:variant>
      <vt:variant>
        <vt:i4>5</vt:i4>
      </vt:variant>
      <vt:variant>
        <vt:lpwstr>../Docs/R1-135381.zip</vt:lpwstr>
      </vt:variant>
      <vt:variant>
        <vt:lpwstr/>
      </vt:variant>
      <vt:variant>
        <vt:i4>4325388</vt:i4>
      </vt:variant>
      <vt:variant>
        <vt:i4>2796</vt:i4>
      </vt:variant>
      <vt:variant>
        <vt:i4>0</vt:i4>
      </vt:variant>
      <vt:variant>
        <vt:i4>5</vt:i4>
      </vt:variant>
      <vt:variant>
        <vt:lpwstr>../Docs/R1-135166.zip</vt:lpwstr>
      </vt:variant>
      <vt:variant>
        <vt:lpwstr/>
      </vt:variant>
      <vt:variant>
        <vt:i4>5046273</vt:i4>
      </vt:variant>
      <vt:variant>
        <vt:i4>2793</vt:i4>
      </vt:variant>
      <vt:variant>
        <vt:i4>0</vt:i4>
      </vt:variant>
      <vt:variant>
        <vt:i4>5</vt:i4>
      </vt:variant>
      <vt:variant>
        <vt:lpwstr>../Docs/R1-135892.zip</vt:lpwstr>
      </vt:variant>
      <vt:variant>
        <vt:lpwstr/>
      </vt:variant>
      <vt:variant>
        <vt:i4>4325385</vt:i4>
      </vt:variant>
      <vt:variant>
        <vt:i4>2790</vt:i4>
      </vt:variant>
      <vt:variant>
        <vt:i4>0</vt:i4>
      </vt:variant>
      <vt:variant>
        <vt:i4>5</vt:i4>
      </vt:variant>
      <vt:variant>
        <vt:lpwstr>../Docs/R1-136052.zip</vt:lpwstr>
      </vt:variant>
      <vt:variant>
        <vt:lpwstr/>
      </vt:variant>
      <vt:variant>
        <vt:i4>4980746</vt:i4>
      </vt:variant>
      <vt:variant>
        <vt:i4>2787</vt:i4>
      </vt:variant>
      <vt:variant>
        <vt:i4>0</vt:i4>
      </vt:variant>
      <vt:variant>
        <vt:i4>5</vt:i4>
      </vt:variant>
      <vt:variant>
        <vt:lpwstr>../Docs/R1-135081.zip</vt:lpwstr>
      </vt:variant>
      <vt:variant>
        <vt:lpwstr/>
      </vt:variant>
      <vt:variant>
        <vt:i4>4259851</vt:i4>
      </vt:variant>
      <vt:variant>
        <vt:i4>2784</vt:i4>
      </vt:variant>
      <vt:variant>
        <vt:i4>0</vt:i4>
      </vt:variant>
      <vt:variant>
        <vt:i4>5</vt:i4>
      </vt:variant>
      <vt:variant>
        <vt:lpwstr>../Docs/R1-135959.zip</vt:lpwstr>
      </vt:variant>
      <vt:variant>
        <vt:lpwstr/>
      </vt:variant>
      <vt:variant>
        <vt:i4>4521995</vt:i4>
      </vt:variant>
      <vt:variant>
        <vt:i4>2781</vt:i4>
      </vt:variant>
      <vt:variant>
        <vt:i4>0</vt:i4>
      </vt:variant>
      <vt:variant>
        <vt:i4>5</vt:i4>
      </vt:variant>
      <vt:variant>
        <vt:lpwstr>../Docs/R1-136020.zip</vt:lpwstr>
      </vt:variant>
      <vt:variant>
        <vt:lpwstr/>
      </vt:variant>
      <vt:variant>
        <vt:i4>4259851</vt:i4>
      </vt:variant>
      <vt:variant>
        <vt:i4>2778</vt:i4>
      </vt:variant>
      <vt:variant>
        <vt:i4>0</vt:i4>
      </vt:variant>
      <vt:variant>
        <vt:i4>5</vt:i4>
      </vt:variant>
      <vt:variant>
        <vt:lpwstr>../Docs/R1-135959.zip</vt:lpwstr>
      </vt:variant>
      <vt:variant>
        <vt:lpwstr/>
      </vt:variant>
      <vt:variant>
        <vt:i4>5046272</vt:i4>
      </vt:variant>
      <vt:variant>
        <vt:i4>2775</vt:i4>
      </vt:variant>
      <vt:variant>
        <vt:i4>0</vt:i4>
      </vt:variant>
      <vt:variant>
        <vt:i4>5</vt:i4>
      </vt:variant>
      <vt:variant>
        <vt:lpwstr>../Docs/R1-135893.zip</vt:lpwstr>
      </vt:variant>
      <vt:variant>
        <vt:lpwstr/>
      </vt:variant>
      <vt:variant>
        <vt:i4>4259851</vt:i4>
      </vt:variant>
      <vt:variant>
        <vt:i4>2772</vt:i4>
      </vt:variant>
      <vt:variant>
        <vt:i4>0</vt:i4>
      </vt:variant>
      <vt:variant>
        <vt:i4>5</vt:i4>
      </vt:variant>
      <vt:variant>
        <vt:lpwstr>../Docs/R1-135959.zip</vt:lpwstr>
      </vt:variant>
      <vt:variant>
        <vt:lpwstr/>
      </vt:variant>
      <vt:variant>
        <vt:i4>5046272</vt:i4>
      </vt:variant>
      <vt:variant>
        <vt:i4>2769</vt:i4>
      </vt:variant>
      <vt:variant>
        <vt:i4>0</vt:i4>
      </vt:variant>
      <vt:variant>
        <vt:i4>5</vt:i4>
      </vt:variant>
      <vt:variant>
        <vt:lpwstr>../Docs/R1-135893.zip</vt:lpwstr>
      </vt:variant>
      <vt:variant>
        <vt:lpwstr/>
      </vt:variant>
      <vt:variant>
        <vt:i4>5046272</vt:i4>
      </vt:variant>
      <vt:variant>
        <vt:i4>2766</vt:i4>
      </vt:variant>
      <vt:variant>
        <vt:i4>0</vt:i4>
      </vt:variant>
      <vt:variant>
        <vt:i4>5</vt:i4>
      </vt:variant>
      <vt:variant>
        <vt:lpwstr>../Docs/R1-135893.zip</vt:lpwstr>
      </vt:variant>
      <vt:variant>
        <vt:lpwstr/>
      </vt:variant>
      <vt:variant>
        <vt:i4>4259844</vt:i4>
      </vt:variant>
      <vt:variant>
        <vt:i4>2763</vt:i4>
      </vt:variant>
      <vt:variant>
        <vt:i4>0</vt:i4>
      </vt:variant>
      <vt:variant>
        <vt:i4>5</vt:i4>
      </vt:variant>
      <vt:variant>
        <vt:lpwstr>../Docs/R1-135659.zip</vt:lpwstr>
      </vt:variant>
      <vt:variant>
        <vt:lpwstr/>
      </vt:variant>
      <vt:variant>
        <vt:i4>4390917</vt:i4>
      </vt:variant>
      <vt:variant>
        <vt:i4>2760</vt:i4>
      </vt:variant>
      <vt:variant>
        <vt:i4>0</vt:i4>
      </vt:variant>
      <vt:variant>
        <vt:i4>5</vt:i4>
      </vt:variant>
      <vt:variant>
        <vt:lpwstr>../Docs/R1-135876.zip</vt:lpwstr>
      </vt:variant>
      <vt:variant>
        <vt:lpwstr/>
      </vt:variant>
      <vt:variant>
        <vt:i4>4521994</vt:i4>
      </vt:variant>
      <vt:variant>
        <vt:i4>2757</vt:i4>
      </vt:variant>
      <vt:variant>
        <vt:i4>0</vt:i4>
      </vt:variant>
      <vt:variant>
        <vt:i4>5</vt:i4>
      </vt:variant>
      <vt:variant>
        <vt:lpwstr>../Docs/R1-135514.zip</vt:lpwstr>
      </vt:variant>
      <vt:variant>
        <vt:lpwstr/>
      </vt:variant>
      <vt:variant>
        <vt:i4>4653070</vt:i4>
      </vt:variant>
      <vt:variant>
        <vt:i4>2754</vt:i4>
      </vt:variant>
      <vt:variant>
        <vt:i4>0</vt:i4>
      </vt:variant>
      <vt:variant>
        <vt:i4>5</vt:i4>
      </vt:variant>
      <vt:variant>
        <vt:lpwstr>../Docs/R1-135431.zip</vt:lpwstr>
      </vt:variant>
      <vt:variant>
        <vt:lpwstr/>
      </vt:variant>
      <vt:variant>
        <vt:i4>4194305</vt:i4>
      </vt:variant>
      <vt:variant>
        <vt:i4>2751</vt:i4>
      </vt:variant>
      <vt:variant>
        <vt:i4>0</vt:i4>
      </vt:variant>
      <vt:variant>
        <vt:i4>5</vt:i4>
      </vt:variant>
      <vt:variant>
        <vt:lpwstr>../Docs/R1-135349.zip</vt:lpwstr>
      </vt:variant>
      <vt:variant>
        <vt:lpwstr/>
      </vt:variant>
      <vt:variant>
        <vt:i4>4980746</vt:i4>
      </vt:variant>
      <vt:variant>
        <vt:i4>2748</vt:i4>
      </vt:variant>
      <vt:variant>
        <vt:i4>0</vt:i4>
      </vt:variant>
      <vt:variant>
        <vt:i4>5</vt:i4>
      </vt:variant>
      <vt:variant>
        <vt:lpwstr>../Docs/R1-135081.zip</vt:lpwstr>
      </vt:variant>
      <vt:variant>
        <vt:lpwstr/>
      </vt:variant>
      <vt:variant>
        <vt:i4>4521999</vt:i4>
      </vt:variant>
      <vt:variant>
        <vt:i4>2745</vt:i4>
      </vt:variant>
      <vt:variant>
        <vt:i4>0</vt:i4>
      </vt:variant>
      <vt:variant>
        <vt:i4>5</vt:i4>
      </vt:variant>
      <vt:variant>
        <vt:lpwstr>../Docs/R1-135612.zip</vt:lpwstr>
      </vt:variant>
      <vt:variant>
        <vt:lpwstr/>
      </vt:variant>
      <vt:variant>
        <vt:i4>4980739</vt:i4>
      </vt:variant>
      <vt:variant>
        <vt:i4>2742</vt:i4>
      </vt:variant>
      <vt:variant>
        <vt:i4>0</vt:i4>
      </vt:variant>
      <vt:variant>
        <vt:i4>5</vt:i4>
      </vt:variant>
      <vt:variant>
        <vt:lpwstr>../Docs/R1-135880.zip</vt:lpwstr>
      </vt:variant>
      <vt:variant>
        <vt:lpwstr/>
      </vt:variant>
      <vt:variant>
        <vt:i4>4259851</vt:i4>
      </vt:variant>
      <vt:variant>
        <vt:i4>2739</vt:i4>
      </vt:variant>
      <vt:variant>
        <vt:i4>0</vt:i4>
      </vt:variant>
      <vt:variant>
        <vt:i4>5</vt:i4>
      </vt:variant>
      <vt:variant>
        <vt:lpwstr>../Docs/R1-135656.zip</vt:lpwstr>
      </vt:variant>
      <vt:variant>
        <vt:lpwstr/>
      </vt:variant>
      <vt:variant>
        <vt:i4>4390922</vt:i4>
      </vt:variant>
      <vt:variant>
        <vt:i4>2736</vt:i4>
      </vt:variant>
      <vt:variant>
        <vt:i4>0</vt:i4>
      </vt:variant>
      <vt:variant>
        <vt:i4>5</vt:i4>
      </vt:variant>
      <vt:variant>
        <vt:lpwstr>../Docs/R1-135879.zip</vt:lpwstr>
      </vt:variant>
      <vt:variant>
        <vt:lpwstr/>
      </vt:variant>
      <vt:variant>
        <vt:i4>4456460</vt:i4>
      </vt:variant>
      <vt:variant>
        <vt:i4>2733</vt:i4>
      </vt:variant>
      <vt:variant>
        <vt:i4>0</vt:i4>
      </vt:variant>
      <vt:variant>
        <vt:i4>5</vt:i4>
      </vt:variant>
      <vt:variant>
        <vt:lpwstr>../Docs/R1-135403.zip</vt:lpwstr>
      </vt:variant>
      <vt:variant>
        <vt:lpwstr/>
      </vt:variant>
      <vt:variant>
        <vt:i4>4390912</vt:i4>
      </vt:variant>
      <vt:variant>
        <vt:i4>2730</vt:i4>
      </vt:variant>
      <vt:variant>
        <vt:i4>0</vt:i4>
      </vt:variant>
      <vt:variant>
        <vt:i4>5</vt:i4>
      </vt:variant>
      <vt:variant>
        <vt:lpwstr>../Docs/R1-135873.zip</vt:lpwstr>
      </vt:variant>
      <vt:variant>
        <vt:lpwstr/>
      </vt:variant>
      <vt:variant>
        <vt:i4>4259848</vt:i4>
      </vt:variant>
      <vt:variant>
        <vt:i4>2727</vt:i4>
      </vt:variant>
      <vt:variant>
        <vt:i4>0</vt:i4>
      </vt:variant>
      <vt:variant>
        <vt:i4>5</vt:i4>
      </vt:variant>
      <vt:variant>
        <vt:lpwstr>../Docs/R1-135655.zip</vt:lpwstr>
      </vt:variant>
      <vt:variant>
        <vt:lpwstr/>
      </vt:variant>
      <vt:variant>
        <vt:i4>4521997</vt:i4>
      </vt:variant>
      <vt:variant>
        <vt:i4>2724</vt:i4>
      </vt:variant>
      <vt:variant>
        <vt:i4>0</vt:i4>
      </vt:variant>
      <vt:variant>
        <vt:i4>5</vt:i4>
      </vt:variant>
      <vt:variant>
        <vt:lpwstr>../Docs/R1-135610.zip</vt:lpwstr>
      </vt:variant>
      <vt:variant>
        <vt:lpwstr/>
      </vt:variant>
      <vt:variant>
        <vt:i4>4980746</vt:i4>
      </vt:variant>
      <vt:variant>
        <vt:i4>2721</vt:i4>
      </vt:variant>
      <vt:variant>
        <vt:i4>0</vt:i4>
      </vt:variant>
      <vt:variant>
        <vt:i4>5</vt:i4>
      </vt:variant>
      <vt:variant>
        <vt:lpwstr>../Docs/R1-135584.zip</vt:lpwstr>
      </vt:variant>
      <vt:variant>
        <vt:lpwstr/>
      </vt:variant>
      <vt:variant>
        <vt:i4>4390925</vt:i4>
      </vt:variant>
      <vt:variant>
        <vt:i4>2718</vt:i4>
      </vt:variant>
      <vt:variant>
        <vt:i4>0</vt:i4>
      </vt:variant>
      <vt:variant>
        <vt:i4>5</vt:i4>
      </vt:variant>
      <vt:variant>
        <vt:lpwstr>../Docs/R1-135472.zip</vt:lpwstr>
      </vt:variant>
      <vt:variant>
        <vt:lpwstr/>
      </vt:variant>
      <vt:variant>
        <vt:i4>4390926</vt:i4>
      </vt:variant>
      <vt:variant>
        <vt:i4>2715</vt:i4>
      </vt:variant>
      <vt:variant>
        <vt:i4>0</vt:i4>
      </vt:variant>
      <vt:variant>
        <vt:i4>5</vt:i4>
      </vt:variant>
      <vt:variant>
        <vt:lpwstr>../Docs/R1-135471.zip</vt:lpwstr>
      </vt:variant>
      <vt:variant>
        <vt:lpwstr/>
      </vt:variant>
      <vt:variant>
        <vt:i4>4194304</vt:i4>
      </vt:variant>
      <vt:variant>
        <vt:i4>2712</vt:i4>
      </vt:variant>
      <vt:variant>
        <vt:i4>0</vt:i4>
      </vt:variant>
      <vt:variant>
        <vt:i4>5</vt:i4>
      </vt:variant>
      <vt:variant>
        <vt:lpwstr>../Docs/R1-135348.zip</vt:lpwstr>
      </vt:variant>
      <vt:variant>
        <vt:lpwstr/>
      </vt:variant>
      <vt:variant>
        <vt:i4>4456462</vt:i4>
      </vt:variant>
      <vt:variant>
        <vt:i4>2709</vt:i4>
      </vt:variant>
      <vt:variant>
        <vt:i4>0</vt:i4>
      </vt:variant>
      <vt:variant>
        <vt:i4>5</vt:i4>
      </vt:variant>
      <vt:variant>
        <vt:lpwstr>../Docs/R1-135306.zip</vt:lpwstr>
      </vt:variant>
      <vt:variant>
        <vt:lpwstr/>
      </vt:variant>
      <vt:variant>
        <vt:i4>4194304</vt:i4>
      </vt:variant>
      <vt:variant>
        <vt:i4>2706</vt:i4>
      </vt:variant>
      <vt:variant>
        <vt:i4>0</vt:i4>
      </vt:variant>
      <vt:variant>
        <vt:i4>5</vt:i4>
      </vt:variant>
      <vt:variant>
        <vt:lpwstr>../Docs/R1-135249.zip</vt:lpwstr>
      </vt:variant>
      <vt:variant>
        <vt:lpwstr/>
      </vt:variant>
      <vt:variant>
        <vt:i4>4325391</vt:i4>
      </vt:variant>
      <vt:variant>
        <vt:i4>2703</vt:i4>
      </vt:variant>
      <vt:variant>
        <vt:i4>0</vt:i4>
      </vt:variant>
      <vt:variant>
        <vt:i4>5</vt:i4>
      </vt:variant>
      <vt:variant>
        <vt:lpwstr>../Docs/R1-135165.zip</vt:lpwstr>
      </vt:variant>
      <vt:variant>
        <vt:lpwstr/>
      </vt:variant>
      <vt:variant>
        <vt:i4>4390914</vt:i4>
      </vt:variant>
      <vt:variant>
        <vt:i4>2700</vt:i4>
      </vt:variant>
      <vt:variant>
        <vt:i4>0</vt:i4>
      </vt:variant>
      <vt:variant>
        <vt:i4>5</vt:i4>
      </vt:variant>
      <vt:variant>
        <vt:lpwstr>../Docs/R1-135079.zip</vt:lpwstr>
      </vt:variant>
      <vt:variant>
        <vt:lpwstr/>
      </vt:variant>
      <vt:variant>
        <vt:i4>4653064</vt:i4>
      </vt:variant>
      <vt:variant>
        <vt:i4>2697</vt:i4>
      </vt:variant>
      <vt:variant>
        <vt:i4>0</vt:i4>
      </vt:variant>
      <vt:variant>
        <vt:i4>5</vt:i4>
      </vt:variant>
      <vt:variant>
        <vt:lpwstr>../Docs/R1-135033.zip</vt:lpwstr>
      </vt:variant>
      <vt:variant>
        <vt:lpwstr/>
      </vt:variant>
      <vt:variant>
        <vt:i4>4194306</vt:i4>
      </vt:variant>
      <vt:variant>
        <vt:i4>2694</vt:i4>
      </vt:variant>
      <vt:variant>
        <vt:i4>0</vt:i4>
      </vt:variant>
      <vt:variant>
        <vt:i4>5</vt:i4>
      </vt:variant>
      <vt:variant>
        <vt:lpwstr>../Docs/R1-136079.zip</vt:lpwstr>
      </vt:variant>
      <vt:variant>
        <vt:lpwstr/>
      </vt:variant>
      <vt:variant>
        <vt:i4>4325379</vt:i4>
      </vt:variant>
      <vt:variant>
        <vt:i4>2691</vt:i4>
      </vt:variant>
      <vt:variant>
        <vt:i4>0</vt:i4>
      </vt:variant>
      <vt:variant>
        <vt:i4>5</vt:i4>
      </vt:variant>
      <vt:variant>
        <vt:lpwstr>../Docs/R1-136058.zip</vt:lpwstr>
      </vt:variant>
      <vt:variant>
        <vt:lpwstr/>
      </vt:variant>
      <vt:variant>
        <vt:i4>4325379</vt:i4>
      </vt:variant>
      <vt:variant>
        <vt:i4>2688</vt:i4>
      </vt:variant>
      <vt:variant>
        <vt:i4>0</vt:i4>
      </vt:variant>
      <vt:variant>
        <vt:i4>5</vt:i4>
      </vt:variant>
      <vt:variant>
        <vt:lpwstr>../Docs/R1-136058.zip</vt:lpwstr>
      </vt:variant>
      <vt:variant>
        <vt:lpwstr/>
      </vt:variant>
      <vt:variant>
        <vt:i4>4587529</vt:i4>
      </vt:variant>
      <vt:variant>
        <vt:i4>2685</vt:i4>
      </vt:variant>
      <vt:variant>
        <vt:i4>0</vt:i4>
      </vt:variant>
      <vt:variant>
        <vt:i4>5</vt:i4>
      </vt:variant>
      <vt:variant>
        <vt:lpwstr>../Docs/R1-136012.zip</vt:lpwstr>
      </vt:variant>
      <vt:variant>
        <vt:lpwstr/>
      </vt:variant>
      <vt:variant>
        <vt:i4>4456460</vt:i4>
      </vt:variant>
      <vt:variant>
        <vt:i4>2682</vt:i4>
      </vt:variant>
      <vt:variant>
        <vt:i4>0</vt:i4>
      </vt:variant>
      <vt:variant>
        <vt:i4>5</vt:i4>
      </vt:variant>
      <vt:variant>
        <vt:lpwstr>../Docs/R1-136037.zip</vt:lpwstr>
      </vt:variant>
      <vt:variant>
        <vt:lpwstr/>
      </vt:variant>
      <vt:variant>
        <vt:i4>4259855</vt:i4>
      </vt:variant>
      <vt:variant>
        <vt:i4>2679</vt:i4>
      </vt:variant>
      <vt:variant>
        <vt:i4>0</vt:i4>
      </vt:variant>
      <vt:variant>
        <vt:i4>5</vt:i4>
      </vt:variant>
      <vt:variant>
        <vt:lpwstr>../Docs/R1-135450.zip</vt:lpwstr>
      </vt:variant>
      <vt:variant>
        <vt:lpwstr/>
      </vt:variant>
      <vt:variant>
        <vt:i4>4194306</vt:i4>
      </vt:variant>
      <vt:variant>
        <vt:i4>2676</vt:i4>
      </vt:variant>
      <vt:variant>
        <vt:i4>0</vt:i4>
      </vt:variant>
      <vt:variant>
        <vt:i4>5</vt:i4>
      </vt:variant>
      <vt:variant>
        <vt:lpwstr>../Docs/R1-132138.zip</vt:lpwstr>
      </vt:variant>
      <vt:variant>
        <vt:lpwstr/>
      </vt:variant>
      <vt:variant>
        <vt:i4>5046285</vt:i4>
      </vt:variant>
      <vt:variant>
        <vt:i4>2673</vt:i4>
      </vt:variant>
      <vt:variant>
        <vt:i4>0</vt:i4>
      </vt:variant>
      <vt:variant>
        <vt:i4>5</vt:i4>
      </vt:variant>
      <vt:variant>
        <vt:lpwstr>../Docs/R1-135395.zip</vt:lpwstr>
      </vt:variant>
      <vt:variant>
        <vt:lpwstr/>
      </vt:variant>
      <vt:variant>
        <vt:i4>4456449</vt:i4>
      </vt:variant>
      <vt:variant>
        <vt:i4>2670</vt:i4>
      </vt:variant>
      <vt:variant>
        <vt:i4>0</vt:i4>
      </vt:variant>
      <vt:variant>
        <vt:i4>5</vt:i4>
      </vt:variant>
      <vt:variant>
        <vt:lpwstr>../Docs/R1-135208.zip</vt:lpwstr>
      </vt:variant>
      <vt:variant>
        <vt:lpwstr/>
      </vt:variant>
      <vt:variant>
        <vt:i4>4325386</vt:i4>
      </vt:variant>
      <vt:variant>
        <vt:i4>2667</vt:i4>
      </vt:variant>
      <vt:variant>
        <vt:i4>0</vt:i4>
      </vt:variant>
      <vt:variant>
        <vt:i4>5</vt:i4>
      </vt:variant>
      <vt:variant>
        <vt:lpwstr>../Docs/R1-136051.zip</vt:lpwstr>
      </vt:variant>
      <vt:variant>
        <vt:lpwstr/>
      </vt:variant>
      <vt:variant>
        <vt:i4>4587528</vt:i4>
      </vt:variant>
      <vt:variant>
        <vt:i4>2664</vt:i4>
      </vt:variant>
      <vt:variant>
        <vt:i4>0</vt:i4>
      </vt:variant>
      <vt:variant>
        <vt:i4>5</vt:i4>
      </vt:variant>
      <vt:variant>
        <vt:lpwstr>../Docs/R1-136013.zip</vt:lpwstr>
      </vt:variant>
      <vt:variant>
        <vt:lpwstr/>
      </vt:variant>
      <vt:variant>
        <vt:i4>4456451</vt:i4>
      </vt:variant>
      <vt:variant>
        <vt:i4>2661</vt:i4>
      </vt:variant>
      <vt:variant>
        <vt:i4>0</vt:i4>
      </vt:variant>
      <vt:variant>
        <vt:i4>5</vt:i4>
      </vt:variant>
      <vt:variant>
        <vt:lpwstr>../Docs/R1-136038.zip</vt:lpwstr>
      </vt:variant>
      <vt:variant>
        <vt:lpwstr/>
      </vt:variant>
      <vt:variant>
        <vt:i4>4259850</vt:i4>
      </vt:variant>
      <vt:variant>
        <vt:i4>2658</vt:i4>
      </vt:variant>
      <vt:variant>
        <vt:i4>0</vt:i4>
      </vt:variant>
      <vt:variant>
        <vt:i4>5</vt:i4>
      </vt:variant>
      <vt:variant>
        <vt:lpwstr>../Docs/R1-135958.zip</vt:lpwstr>
      </vt:variant>
      <vt:variant>
        <vt:lpwstr/>
      </vt:variant>
      <vt:variant>
        <vt:i4>4653065</vt:i4>
      </vt:variant>
      <vt:variant>
        <vt:i4>2655</vt:i4>
      </vt:variant>
      <vt:variant>
        <vt:i4>0</vt:i4>
      </vt:variant>
      <vt:variant>
        <vt:i4>5</vt:i4>
      </vt:variant>
      <vt:variant>
        <vt:lpwstr>../Docs/R1-135032.zip</vt:lpwstr>
      </vt:variant>
      <vt:variant>
        <vt:lpwstr/>
      </vt:variant>
      <vt:variant>
        <vt:i4>4259850</vt:i4>
      </vt:variant>
      <vt:variant>
        <vt:i4>2652</vt:i4>
      </vt:variant>
      <vt:variant>
        <vt:i4>0</vt:i4>
      </vt:variant>
      <vt:variant>
        <vt:i4>5</vt:i4>
      </vt:variant>
      <vt:variant>
        <vt:lpwstr>../Docs/R1-135657.zip</vt:lpwstr>
      </vt:variant>
      <vt:variant>
        <vt:lpwstr/>
      </vt:variant>
      <vt:variant>
        <vt:i4>4980749</vt:i4>
      </vt:variant>
      <vt:variant>
        <vt:i4>2649</vt:i4>
      </vt:variant>
      <vt:variant>
        <vt:i4>0</vt:i4>
      </vt:variant>
      <vt:variant>
        <vt:i4>5</vt:i4>
      </vt:variant>
      <vt:variant>
        <vt:lpwstr>../Docs/R1-135583.zip</vt:lpwstr>
      </vt:variant>
      <vt:variant>
        <vt:lpwstr/>
      </vt:variant>
      <vt:variant>
        <vt:i4>4390915</vt:i4>
      </vt:variant>
      <vt:variant>
        <vt:i4>2646</vt:i4>
      </vt:variant>
      <vt:variant>
        <vt:i4>0</vt:i4>
      </vt:variant>
      <vt:variant>
        <vt:i4>5</vt:i4>
      </vt:variant>
      <vt:variant>
        <vt:lpwstr>../Docs/R1-135078.zip</vt:lpwstr>
      </vt:variant>
      <vt:variant>
        <vt:lpwstr/>
      </vt:variant>
      <vt:variant>
        <vt:i4>2228236</vt:i4>
      </vt:variant>
      <vt:variant>
        <vt:i4>2643</vt:i4>
      </vt:variant>
      <vt:variant>
        <vt:i4>0</vt:i4>
      </vt:variant>
      <vt:variant>
        <vt:i4>5</vt:i4>
      </vt:variant>
      <vt:variant>
        <vt:lpwstr>http://www.3gpp.org/ftp/tsg_ran/TSG_RAN/TSGR_61/Docs/RP-131373.zip</vt:lpwstr>
      </vt:variant>
      <vt:variant>
        <vt:lpwstr/>
      </vt:variant>
      <vt:variant>
        <vt:i4>2228226</vt:i4>
      </vt:variant>
      <vt:variant>
        <vt:i4>2640</vt:i4>
      </vt:variant>
      <vt:variant>
        <vt:i4>0</vt:i4>
      </vt:variant>
      <vt:variant>
        <vt:i4>5</vt:i4>
      </vt:variant>
      <vt:variant>
        <vt:lpwstr>http://www.3gpp.org/ftp/tsg_ran/TSG_RAN/TSGR_58/Docs/RP-122032.zip</vt:lpwstr>
      </vt:variant>
      <vt:variant>
        <vt:lpwstr/>
      </vt:variant>
      <vt:variant>
        <vt:i4>4456450</vt:i4>
      </vt:variant>
      <vt:variant>
        <vt:i4>2637</vt:i4>
      </vt:variant>
      <vt:variant>
        <vt:i4>0</vt:i4>
      </vt:variant>
      <vt:variant>
        <vt:i4>5</vt:i4>
      </vt:variant>
      <vt:variant>
        <vt:lpwstr>../Docs/R1-135801.zip</vt:lpwstr>
      </vt:variant>
      <vt:variant>
        <vt:lpwstr/>
      </vt:variant>
      <vt:variant>
        <vt:i4>4980748</vt:i4>
      </vt:variant>
      <vt:variant>
        <vt:i4>2634</vt:i4>
      </vt:variant>
      <vt:variant>
        <vt:i4>0</vt:i4>
      </vt:variant>
      <vt:variant>
        <vt:i4>5</vt:i4>
      </vt:variant>
      <vt:variant>
        <vt:lpwstr>../Docs/R1-135582.zip</vt:lpwstr>
      </vt:variant>
      <vt:variant>
        <vt:lpwstr/>
      </vt:variant>
      <vt:variant>
        <vt:i4>4390927</vt:i4>
      </vt:variant>
      <vt:variant>
        <vt:i4>2631</vt:i4>
      </vt:variant>
      <vt:variant>
        <vt:i4>0</vt:i4>
      </vt:variant>
      <vt:variant>
        <vt:i4>5</vt:i4>
      </vt:variant>
      <vt:variant>
        <vt:lpwstr>../Docs/R1-135470.zip</vt:lpwstr>
      </vt:variant>
      <vt:variant>
        <vt:lpwstr/>
      </vt:variant>
      <vt:variant>
        <vt:i4>4390924</vt:i4>
      </vt:variant>
      <vt:variant>
        <vt:i4>2628</vt:i4>
      </vt:variant>
      <vt:variant>
        <vt:i4>0</vt:i4>
      </vt:variant>
      <vt:variant>
        <vt:i4>5</vt:i4>
      </vt:variant>
      <vt:variant>
        <vt:lpwstr>../Docs/R1-135077.zip</vt:lpwstr>
      </vt:variant>
      <vt:variant>
        <vt:lpwstr/>
      </vt:variant>
      <vt:variant>
        <vt:i4>4653066</vt:i4>
      </vt:variant>
      <vt:variant>
        <vt:i4>2625</vt:i4>
      </vt:variant>
      <vt:variant>
        <vt:i4>0</vt:i4>
      </vt:variant>
      <vt:variant>
        <vt:i4>5</vt:i4>
      </vt:variant>
      <vt:variant>
        <vt:lpwstr>../Docs/R1-135031.zip</vt:lpwstr>
      </vt:variant>
      <vt:variant>
        <vt:lpwstr/>
      </vt:variant>
      <vt:variant>
        <vt:i4>4653067</vt:i4>
      </vt:variant>
      <vt:variant>
        <vt:i4>2622</vt:i4>
      </vt:variant>
      <vt:variant>
        <vt:i4>0</vt:i4>
      </vt:variant>
      <vt:variant>
        <vt:i4>5</vt:i4>
      </vt:variant>
      <vt:variant>
        <vt:lpwstr>../Docs/R1-135030.zip</vt:lpwstr>
      </vt:variant>
      <vt:variant>
        <vt:lpwstr/>
      </vt:variant>
      <vt:variant>
        <vt:i4>4521995</vt:i4>
      </vt:variant>
      <vt:variant>
        <vt:i4>2619</vt:i4>
      </vt:variant>
      <vt:variant>
        <vt:i4>0</vt:i4>
      </vt:variant>
      <vt:variant>
        <vt:i4>5</vt:i4>
      </vt:variant>
      <vt:variant>
        <vt:lpwstr>../Docs/R1-135919.zip</vt:lpwstr>
      </vt:variant>
      <vt:variant>
        <vt:lpwstr/>
      </vt:variant>
      <vt:variant>
        <vt:i4>4521995</vt:i4>
      </vt:variant>
      <vt:variant>
        <vt:i4>2616</vt:i4>
      </vt:variant>
      <vt:variant>
        <vt:i4>0</vt:i4>
      </vt:variant>
      <vt:variant>
        <vt:i4>5</vt:i4>
      </vt:variant>
      <vt:variant>
        <vt:lpwstr>../Docs/R1-135919.zip</vt:lpwstr>
      </vt:variant>
      <vt:variant>
        <vt:lpwstr/>
      </vt:variant>
      <vt:variant>
        <vt:i4>4521984</vt:i4>
      </vt:variant>
      <vt:variant>
        <vt:i4>2613</vt:i4>
      </vt:variant>
      <vt:variant>
        <vt:i4>0</vt:i4>
      </vt:variant>
      <vt:variant>
        <vt:i4>5</vt:i4>
      </vt:variant>
      <vt:variant>
        <vt:lpwstr>../Docs/R1-135912.zip</vt:lpwstr>
      </vt:variant>
      <vt:variant>
        <vt:lpwstr/>
      </vt:variant>
      <vt:variant>
        <vt:i4>4521994</vt:i4>
      </vt:variant>
      <vt:variant>
        <vt:i4>2610</vt:i4>
      </vt:variant>
      <vt:variant>
        <vt:i4>0</vt:i4>
      </vt:variant>
      <vt:variant>
        <vt:i4>5</vt:i4>
      </vt:variant>
      <vt:variant>
        <vt:lpwstr>../Docs/R1-135918.zip</vt:lpwstr>
      </vt:variant>
      <vt:variant>
        <vt:lpwstr/>
      </vt:variant>
      <vt:variant>
        <vt:i4>4521987</vt:i4>
      </vt:variant>
      <vt:variant>
        <vt:i4>2607</vt:i4>
      </vt:variant>
      <vt:variant>
        <vt:i4>0</vt:i4>
      </vt:variant>
      <vt:variant>
        <vt:i4>5</vt:i4>
      </vt:variant>
      <vt:variant>
        <vt:lpwstr>../Docs/R1-135911.zip</vt:lpwstr>
      </vt:variant>
      <vt:variant>
        <vt:lpwstr/>
      </vt:variant>
      <vt:variant>
        <vt:i4>4521984</vt:i4>
      </vt:variant>
      <vt:variant>
        <vt:i4>2604</vt:i4>
      </vt:variant>
      <vt:variant>
        <vt:i4>0</vt:i4>
      </vt:variant>
      <vt:variant>
        <vt:i4>5</vt:i4>
      </vt:variant>
      <vt:variant>
        <vt:lpwstr>../Docs/R1-135912.zip</vt:lpwstr>
      </vt:variant>
      <vt:variant>
        <vt:lpwstr/>
      </vt:variant>
      <vt:variant>
        <vt:i4>4521987</vt:i4>
      </vt:variant>
      <vt:variant>
        <vt:i4>2601</vt:i4>
      </vt:variant>
      <vt:variant>
        <vt:i4>0</vt:i4>
      </vt:variant>
      <vt:variant>
        <vt:i4>5</vt:i4>
      </vt:variant>
      <vt:variant>
        <vt:lpwstr>../Docs/R1-135911.zip</vt:lpwstr>
      </vt:variant>
      <vt:variant>
        <vt:lpwstr/>
      </vt:variant>
      <vt:variant>
        <vt:i4>4390922</vt:i4>
      </vt:variant>
      <vt:variant>
        <vt:i4>2598</vt:i4>
      </vt:variant>
      <vt:variant>
        <vt:i4>0</vt:i4>
      </vt:variant>
      <vt:variant>
        <vt:i4>5</vt:i4>
      </vt:variant>
      <vt:variant>
        <vt:lpwstr>../Docs/R1-135273.zip</vt:lpwstr>
      </vt:variant>
      <vt:variant>
        <vt:lpwstr/>
      </vt:variant>
      <vt:variant>
        <vt:i4>4456461</vt:i4>
      </vt:variant>
      <vt:variant>
        <vt:i4>2595</vt:i4>
      </vt:variant>
      <vt:variant>
        <vt:i4>0</vt:i4>
      </vt:variant>
      <vt:variant>
        <vt:i4>5</vt:i4>
      </vt:variant>
      <vt:variant>
        <vt:lpwstr>../Docs/R1-135305.zip</vt:lpwstr>
      </vt:variant>
      <vt:variant>
        <vt:lpwstr/>
      </vt:variant>
      <vt:variant>
        <vt:i4>4456460</vt:i4>
      </vt:variant>
      <vt:variant>
        <vt:i4>2592</vt:i4>
      </vt:variant>
      <vt:variant>
        <vt:i4>0</vt:i4>
      </vt:variant>
      <vt:variant>
        <vt:i4>5</vt:i4>
      </vt:variant>
      <vt:variant>
        <vt:lpwstr>../Docs/R1-135304.zip</vt:lpwstr>
      </vt:variant>
      <vt:variant>
        <vt:lpwstr/>
      </vt:variant>
      <vt:variant>
        <vt:i4>4325390</vt:i4>
      </vt:variant>
      <vt:variant>
        <vt:i4>2589</vt:i4>
      </vt:variant>
      <vt:variant>
        <vt:i4>0</vt:i4>
      </vt:variant>
      <vt:variant>
        <vt:i4>5</vt:i4>
      </vt:variant>
      <vt:variant>
        <vt:lpwstr>../Docs/R1-135164.zip</vt:lpwstr>
      </vt:variant>
      <vt:variant>
        <vt:lpwstr/>
      </vt:variant>
      <vt:variant>
        <vt:i4>4653066</vt:i4>
      </vt:variant>
      <vt:variant>
        <vt:i4>2586</vt:i4>
      </vt:variant>
      <vt:variant>
        <vt:i4>0</vt:i4>
      </vt:variant>
      <vt:variant>
        <vt:i4>5</vt:i4>
      </vt:variant>
      <vt:variant>
        <vt:lpwstr>../Docs/R1-135839.zip</vt:lpwstr>
      </vt:variant>
      <vt:variant>
        <vt:lpwstr/>
      </vt:variant>
      <vt:variant>
        <vt:i4>4325381</vt:i4>
      </vt:variant>
      <vt:variant>
        <vt:i4>2583</vt:i4>
      </vt:variant>
      <vt:variant>
        <vt:i4>0</vt:i4>
      </vt:variant>
      <vt:variant>
        <vt:i4>5</vt:i4>
      </vt:variant>
      <vt:variant>
        <vt:lpwstr>../Docs/R1-135668.zip</vt:lpwstr>
      </vt:variant>
      <vt:variant>
        <vt:lpwstr/>
      </vt:variant>
      <vt:variant>
        <vt:i4>4325386</vt:i4>
      </vt:variant>
      <vt:variant>
        <vt:i4>2580</vt:i4>
      </vt:variant>
      <vt:variant>
        <vt:i4>0</vt:i4>
      </vt:variant>
      <vt:variant>
        <vt:i4>5</vt:i4>
      </vt:variant>
      <vt:variant>
        <vt:lpwstr>../Docs/R1-135667.zip</vt:lpwstr>
      </vt:variant>
      <vt:variant>
        <vt:lpwstr/>
      </vt:variant>
      <vt:variant>
        <vt:i4>4456462</vt:i4>
      </vt:variant>
      <vt:variant>
        <vt:i4>2577</vt:i4>
      </vt:variant>
      <vt:variant>
        <vt:i4>0</vt:i4>
      </vt:variant>
      <vt:variant>
        <vt:i4>5</vt:i4>
      </vt:variant>
      <vt:variant>
        <vt:lpwstr>../Docs/R1-135207.zip</vt:lpwstr>
      </vt:variant>
      <vt:variant>
        <vt:lpwstr/>
      </vt:variant>
      <vt:variant>
        <vt:i4>4456459</vt:i4>
      </vt:variant>
      <vt:variant>
        <vt:i4>2574</vt:i4>
      </vt:variant>
      <vt:variant>
        <vt:i4>0</vt:i4>
      </vt:variant>
      <vt:variant>
        <vt:i4>5</vt:i4>
      </vt:variant>
      <vt:variant>
        <vt:lpwstr>../Docs/R1-136030.zip</vt:lpwstr>
      </vt:variant>
      <vt:variant>
        <vt:lpwstr/>
      </vt:variant>
      <vt:variant>
        <vt:i4>2621453</vt:i4>
      </vt:variant>
      <vt:variant>
        <vt:i4>2571</vt:i4>
      </vt:variant>
      <vt:variant>
        <vt:i4>0</vt:i4>
      </vt:variant>
      <vt:variant>
        <vt:i4>5</vt:i4>
      </vt:variant>
      <vt:variant>
        <vt:lpwstr>http://www.3gpp.org/ftp/tsg_ran/TSG_RAN/TSGR_61/Docs/RP-131369.zip</vt:lpwstr>
      </vt:variant>
      <vt:variant>
        <vt:lpwstr/>
      </vt:variant>
      <vt:variant>
        <vt:i4>4325390</vt:i4>
      </vt:variant>
      <vt:variant>
        <vt:i4>2568</vt:i4>
      </vt:variant>
      <vt:variant>
        <vt:i4>0</vt:i4>
      </vt:variant>
      <vt:variant>
        <vt:i4>5</vt:i4>
      </vt:variant>
      <vt:variant>
        <vt:lpwstr>../Docs/R1-136055.zip</vt:lpwstr>
      </vt:variant>
      <vt:variant>
        <vt:lpwstr/>
      </vt:variant>
      <vt:variant>
        <vt:i4>4521993</vt:i4>
      </vt:variant>
      <vt:variant>
        <vt:i4>2565</vt:i4>
      </vt:variant>
      <vt:variant>
        <vt:i4>0</vt:i4>
      </vt:variant>
      <vt:variant>
        <vt:i4>5</vt:i4>
      </vt:variant>
      <vt:variant>
        <vt:lpwstr>../Docs/R1-136022.zip</vt:lpwstr>
      </vt:variant>
      <vt:variant>
        <vt:lpwstr/>
      </vt:variant>
      <vt:variant>
        <vt:i4>4980737</vt:i4>
      </vt:variant>
      <vt:variant>
        <vt:i4>2562</vt:i4>
      </vt:variant>
      <vt:variant>
        <vt:i4>0</vt:i4>
      </vt:variant>
      <vt:variant>
        <vt:i4>5</vt:i4>
      </vt:variant>
      <vt:variant>
        <vt:lpwstr>../Docs/R1-135983.zip</vt:lpwstr>
      </vt:variant>
      <vt:variant>
        <vt:lpwstr/>
      </vt:variant>
      <vt:variant>
        <vt:i4>4980751</vt:i4>
      </vt:variant>
      <vt:variant>
        <vt:i4>2559</vt:i4>
      </vt:variant>
      <vt:variant>
        <vt:i4>0</vt:i4>
      </vt:variant>
      <vt:variant>
        <vt:i4>5</vt:i4>
      </vt:variant>
      <vt:variant>
        <vt:lpwstr>../Docs/R1-135581.zip</vt:lpwstr>
      </vt:variant>
      <vt:variant>
        <vt:lpwstr/>
      </vt:variant>
      <vt:variant>
        <vt:i4>4325382</vt:i4>
      </vt:variant>
      <vt:variant>
        <vt:i4>2556</vt:i4>
      </vt:variant>
      <vt:variant>
        <vt:i4>0</vt:i4>
      </vt:variant>
      <vt:variant>
        <vt:i4>5</vt:i4>
      </vt:variant>
      <vt:variant>
        <vt:lpwstr>../Docs/R1-135469.zip</vt:lpwstr>
      </vt:variant>
      <vt:variant>
        <vt:lpwstr/>
      </vt:variant>
      <vt:variant>
        <vt:i4>4194318</vt:i4>
      </vt:variant>
      <vt:variant>
        <vt:i4>2553</vt:i4>
      </vt:variant>
      <vt:variant>
        <vt:i4>0</vt:i4>
      </vt:variant>
      <vt:variant>
        <vt:i4>5</vt:i4>
      </vt:variant>
      <vt:variant>
        <vt:lpwstr>../Docs/R1-135346.zip</vt:lpwstr>
      </vt:variant>
      <vt:variant>
        <vt:lpwstr/>
      </vt:variant>
      <vt:variant>
        <vt:i4>4980746</vt:i4>
      </vt:variant>
      <vt:variant>
        <vt:i4>2550</vt:i4>
      </vt:variant>
      <vt:variant>
        <vt:i4>0</vt:i4>
      </vt:variant>
      <vt:variant>
        <vt:i4>5</vt:i4>
      </vt:variant>
      <vt:variant>
        <vt:lpwstr>../Docs/R1-135283.zip</vt:lpwstr>
      </vt:variant>
      <vt:variant>
        <vt:lpwstr/>
      </vt:variant>
      <vt:variant>
        <vt:i4>4325385</vt:i4>
      </vt:variant>
      <vt:variant>
        <vt:i4>2547</vt:i4>
      </vt:variant>
      <vt:variant>
        <vt:i4>0</vt:i4>
      </vt:variant>
      <vt:variant>
        <vt:i4>5</vt:i4>
      </vt:variant>
      <vt:variant>
        <vt:lpwstr>../Docs/R1-135163.zip</vt:lpwstr>
      </vt:variant>
      <vt:variant>
        <vt:lpwstr/>
      </vt:variant>
      <vt:variant>
        <vt:i4>4587522</vt:i4>
      </vt:variant>
      <vt:variant>
        <vt:i4>2544</vt:i4>
      </vt:variant>
      <vt:variant>
        <vt:i4>0</vt:i4>
      </vt:variant>
      <vt:variant>
        <vt:i4>5</vt:i4>
      </vt:variant>
      <vt:variant>
        <vt:lpwstr>../Docs/R1-135029.zip</vt:lpwstr>
      </vt:variant>
      <vt:variant>
        <vt:lpwstr/>
      </vt:variant>
      <vt:variant>
        <vt:i4>4980738</vt:i4>
      </vt:variant>
      <vt:variant>
        <vt:i4>2541</vt:i4>
      </vt:variant>
      <vt:variant>
        <vt:i4>0</vt:i4>
      </vt:variant>
      <vt:variant>
        <vt:i4>5</vt:i4>
      </vt:variant>
      <vt:variant>
        <vt:lpwstr>../Docs/R1-135980.zip</vt:lpwstr>
      </vt:variant>
      <vt:variant>
        <vt:lpwstr/>
      </vt:variant>
      <vt:variant>
        <vt:i4>4390916</vt:i4>
      </vt:variant>
      <vt:variant>
        <vt:i4>2538</vt:i4>
      </vt:variant>
      <vt:variant>
        <vt:i4>0</vt:i4>
      </vt:variant>
      <vt:variant>
        <vt:i4>5</vt:i4>
      </vt:variant>
      <vt:variant>
        <vt:lpwstr>../Docs/R1-135976.zip</vt:lpwstr>
      </vt:variant>
      <vt:variant>
        <vt:lpwstr/>
      </vt:variant>
      <vt:variant>
        <vt:i4>4390927</vt:i4>
      </vt:variant>
      <vt:variant>
        <vt:i4>2535</vt:i4>
      </vt:variant>
      <vt:variant>
        <vt:i4>0</vt:i4>
      </vt:variant>
      <vt:variant>
        <vt:i4>5</vt:i4>
      </vt:variant>
      <vt:variant>
        <vt:lpwstr>../Docs/R1-135672.zip</vt:lpwstr>
      </vt:variant>
      <vt:variant>
        <vt:lpwstr/>
      </vt:variant>
      <vt:variant>
        <vt:i4>4259849</vt:i4>
      </vt:variant>
      <vt:variant>
        <vt:i4>2532</vt:i4>
      </vt:variant>
      <vt:variant>
        <vt:i4>0</vt:i4>
      </vt:variant>
      <vt:variant>
        <vt:i4>5</vt:i4>
      </vt:variant>
      <vt:variant>
        <vt:lpwstr>../Docs/R1-135654.zip</vt:lpwstr>
      </vt:variant>
      <vt:variant>
        <vt:lpwstr/>
      </vt:variant>
      <vt:variant>
        <vt:i4>4653071</vt:i4>
      </vt:variant>
      <vt:variant>
        <vt:i4>2529</vt:i4>
      </vt:variant>
      <vt:variant>
        <vt:i4>0</vt:i4>
      </vt:variant>
      <vt:variant>
        <vt:i4>5</vt:i4>
      </vt:variant>
      <vt:variant>
        <vt:lpwstr>../Docs/R1-135632.zip</vt:lpwstr>
      </vt:variant>
      <vt:variant>
        <vt:lpwstr/>
      </vt:variant>
      <vt:variant>
        <vt:i4>4980750</vt:i4>
      </vt:variant>
      <vt:variant>
        <vt:i4>2526</vt:i4>
      </vt:variant>
      <vt:variant>
        <vt:i4>0</vt:i4>
      </vt:variant>
      <vt:variant>
        <vt:i4>5</vt:i4>
      </vt:variant>
      <vt:variant>
        <vt:lpwstr>../Docs/R1-135580.zip</vt:lpwstr>
      </vt:variant>
      <vt:variant>
        <vt:lpwstr/>
      </vt:variant>
      <vt:variant>
        <vt:i4>4456461</vt:i4>
      </vt:variant>
      <vt:variant>
        <vt:i4>2523</vt:i4>
      </vt:variant>
      <vt:variant>
        <vt:i4>0</vt:i4>
      </vt:variant>
      <vt:variant>
        <vt:i4>5</vt:i4>
      </vt:variant>
      <vt:variant>
        <vt:lpwstr>../Docs/R1-135503.zip</vt:lpwstr>
      </vt:variant>
      <vt:variant>
        <vt:lpwstr/>
      </vt:variant>
      <vt:variant>
        <vt:i4>4325383</vt:i4>
      </vt:variant>
      <vt:variant>
        <vt:i4>2520</vt:i4>
      </vt:variant>
      <vt:variant>
        <vt:i4>0</vt:i4>
      </vt:variant>
      <vt:variant>
        <vt:i4>5</vt:i4>
      </vt:variant>
      <vt:variant>
        <vt:lpwstr>../Docs/R1-135468.zip</vt:lpwstr>
      </vt:variant>
      <vt:variant>
        <vt:lpwstr/>
      </vt:variant>
      <vt:variant>
        <vt:i4>4456459</vt:i4>
      </vt:variant>
      <vt:variant>
        <vt:i4>2517</vt:i4>
      </vt:variant>
      <vt:variant>
        <vt:i4>0</vt:i4>
      </vt:variant>
      <vt:variant>
        <vt:i4>5</vt:i4>
      </vt:variant>
      <vt:variant>
        <vt:lpwstr>../Docs/R1-135303.zip</vt:lpwstr>
      </vt:variant>
      <vt:variant>
        <vt:lpwstr/>
      </vt:variant>
      <vt:variant>
        <vt:i4>4325384</vt:i4>
      </vt:variant>
      <vt:variant>
        <vt:i4>2514</vt:i4>
      </vt:variant>
      <vt:variant>
        <vt:i4>0</vt:i4>
      </vt:variant>
      <vt:variant>
        <vt:i4>5</vt:i4>
      </vt:variant>
      <vt:variant>
        <vt:lpwstr>../Docs/R1-135261.zip</vt:lpwstr>
      </vt:variant>
      <vt:variant>
        <vt:lpwstr/>
      </vt:variant>
      <vt:variant>
        <vt:i4>4325385</vt:i4>
      </vt:variant>
      <vt:variant>
        <vt:i4>2511</vt:i4>
      </vt:variant>
      <vt:variant>
        <vt:i4>0</vt:i4>
      </vt:variant>
      <vt:variant>
        <vt:i4>5</vt:i4>
      </vt:variant>
      <vt:variant>
        <vt:lpwstr>../Docs/R1-135260.zip</vt:lpwstr>
      </vt:variant>
      <vt:variant>
        <vt:lpwstr/>
      </vt:variant>
      <vt:variant>
        <vt:i4>4456463</vt:i4>
      </vt:variant>
      <vt:variant>
        <vt:i4>2508</vt:i4>
      </vt:variant>
      <vt:variant>
        <vt:i4>0</vt:i4>
      </vt:variant>
      <vt:variant>
        <vt:i4>5</vt:i4>
      </vt:variant>
      <vt:variant>
        <vt:lpwstr>../Docs/R1-135206.zip</vt:lpwstr>
      </vt:variant>
      <vt:variant>
        <vt:lpwstr/>
      </vt:variant>
      <vt:variant>
        <vt:i4>4325384</vt:i4>
      </vt:variant>
      <vt:variant>
        <vt:i4>2505</vt:i4>
      </vt:variant>
      <vt:variant>
        <vt:i4>0</vt:i4>
      </vt:variant>
      <vt:variant>
        <vt:i4>5</vt:i4>
      </vt:variant>
      <vt:variant>
        <vt:lpwstr>../Docs/R1-135162.zip</vt:lpwstr>
      </vt:variant>
      <vt:variant>
        <vt:lpwstr/>
      </vt:variant>
      <vt:variant>
        <vt:i4>4456450</vt:i4>
      </vt:variant>
      <vt:variant>
        <vt:i4>2502</vt:i4>
      </vt:variant>
      <vt:variant>
        <vt:i4>0</vt:i4>
      </vt:variant>
      <vt:variant>
        <vt:i4>5</vt:i4>
      </vt:variant>
      <vt:variant>
        <vt:lpwstr>../Docs/R1-135108.zip</vt:lpwstr>
      </vt:variant>
      <vt:variant>
        <vt:lpwstr/>
      </vt:variant>
      <vt:variant>
        <vt:i4>4390925</vt:i4>
      </vt:variant>
      <vt:variant>
        <vt:i4>2499</vt:i4>
      </vt:variant>
      <vt:variant>
        <vt:i4>0</vt:i4>
      </vt:variant>
      <vt:variant>
        <vt:i4>5</vt:i4>
      </vt:variant>
      <vt:variant>
        <vt:lpwstr>../Docs/R1-135076.zip</vt:lpwstr>
      </vt:variant>
      <vt:variant>
        <vt:lpwstr/>
      </vt:variant>
      <vt:variant>
        <vt:i4>4587523</vt:i4>
      </vt:variant>
      <vt:variant>
        <vt:i4>2496</vt:i4>
      </vt:variant>
      <vt:variant>
        <vt:i4>0</vt:i4>
      </vt:variant>
      <vt:variant>
        <vt:i4>5</vt:i4>
      </vt:variant>
      <vt:variant>
        <vt:lpwstr>../Docs/R1-135028.zip</vt:lpwstr>
      </vt:variant>
      <vt:variant>
        <vt:lpwstr/>
      </vt:variant>
      <vt:variant>
        <vt:i4>4259854</vt:i4>
      </vt:variant>
      <vt:variant>
        <vt:i4>2493</vt:i4>
      </vt:variant>
      <vt:variant>
        <vt:i4>0</vt:i4>
      </vt:variant>
      <vt:variant>
        <vt:i4>5</vt:i4>
      </vt:variant>
      <vt:variant>
        <vt:lpwstr>../Docs/R1-135653.zip</vt:lpwstr>
      </vt:variant>
      <vt:variant>
        <vt:lpwstr/>
      </vt:variant>
      <vt:variant>
        <vt:i4>4390927</vt:i4>
      </vt:variant>
      <vt:variant>
        <vt:i4>2490</vt:i4>
      </vt:variant>
      <vt:variant>
        <vt:i4>0</vt:i4>
      </vt:variant>
      <vt:variant>
        <vt:i4>5</vt:i4>
      </vt:variant>
      <vt:variant>
        <vt:lpwstr>../Docs/R1-134561.zip</vt:lpwstr>
      </vt:variant>
      <vt:variant>
        <vt:lpwstr/>
      </vt:variant>
      <vt:variant>
        <vt:i4>4456463</vt:i4>
      </vt:variant>
      <vt:variant>
        <vt:i4>2487</vt:i4>
      </vt:variant>
      <vt:variant>
        <vt:i4>0</vt:i4>
      </vt:variant>
      <vt:variant>
        <vt:i4>5</vt:i4>
      </vt:variant>
      <vt:variant>
        <vt:lpwstr>../Docs/R1-135602.zip</vt:lpwstr>
      </vt:variant>
      <vt:variant>
        <vt:lpwstr/>
      </vt:variant>
      <vt:variant>
        <vt:i4>4390919</vt:i4>
      </vt:variant>
      <vt:variant>
        <vt:i4>2484</vt:i4>
      </vt:variant>
      <vt:variant>
        <vt:i4>0</vt:i4>
      </vt:variant>
      <vt:variant>
        <vt:i4>5</vt:i4>
      </vt:variant>
      <vt:variant>
        <vt:lpwstr>../Docs/R1-135579.zip</vt:lpwstr>
      </vt:variant>
      <vt:variant>
        <vt:lpwstr/>
      </vt:variant>
      <vt:variant>
        <vt:i4>4325384</vt:i4>
      </vt:variant>
      <vt:variant>
        <vt:i4>2481</vt:i4>
      </vt:variant>
      <vt:variant>
        <vt:i4>0</vt:i4>
      </vt:variant>
      <vt:variant>
        <vt:i4>5</vt:i4>
      </vt:variant>
      <vt:variant>
        <vt:lpwstr>../Docs/R1-135467.zip</vt:lpwstr>
      </vt:variant>
      <vt:variant>
        <vt:lpwstr/>
      </vt:variant>
      <vt:variant>
        <vt:i4>4194319</vt:i4>
      </vt:variant>
      <vt:variant>
        <vt:i4>2478</vt:i4>
      </vt:variant>
      <vt:variant>
        <vt:i4>0</vt:i4>
      </vt:variant>
      <vt:variant>
        <vt:i4>5</vt:i4>
      </vt:variant>
      <vt:variant>
        <vt:lpwstr>../Docs/R1-135347.zip</vt:lpwstr>
      </vt:variant>
      <vt:variant>
        <vt:lpwstr/>
      </vt:variant>
      <vt:variant>
        <vt:i4>4456458</vt:i4>
      </vt:variant>
      <vt:variant>
        <vt:i4>2475</vt:i4>
      </vt:variant>
      <vt:variant>
        <vt:i4>0</vt:i4>
      </vt:variant>
      <vt:variant>
        <vt:i4>5</vt:i4>
      </vt:variant>
      <vt:variant>
        <vt:lpwstr>../Docs/R1-135302.zip</vt:lpwstr>
      </vt:variant>
      <vt:variant>
        <vt:lpwstr/>
      </vt:variant>
      <vt:variant>
        <vt:i4>4980747</vt:i4>
      </vt:variant>
      <vt:variant>
        <vt:i4>2472</vt:i4>
      </vt:variant>
      <vt:variant>
        <vt:i4>0</vt:i4>
      </vt:variant>
      <vt:variant>
        <vt:i4>5</vt:i4>
      </vt:variant>
      <vt:variant>
        <vt:lpwstr>../Docs/R1-135282.zip</vt:lpwstr>
      </vt:variant>
      <vt:variant>
        <vt:lpwstr/>
      </vt:variant>
      <vt:variant>
        <vt:i4>4456460</vt:i4>
      </vt:variant>
      <vt:variant>
        <vt:i4>2469</vt:i4>
      </vt:variant>
      <vt:variant>
        <vt:i4>0</vt:i4>
      </vt:variant>
      <vt:variant>
        <vt:i4>5</vt:i4>
      </vt:variant>
      <vt:variant>
        <vt:lpwstr>../Docs/R1-135205.zip</vt:lpwstr>
      </vt:variant>
      <vt:variant>
        <vt:lpwstr/>
      </vt:variant>
      <vt:variant>
        <vt:i4>4325387</vt:i4>
      </vt:variant>
      <vt:variant>
        <vt:i4>2466</vt:i4>
      </vt:variant>
      <vt:variant>
        <vt:i4>0</vt:i4>
      </vt:variant>
      <vt:variant>
        <vt:i4>5</vt:i4>
      </vt:variant>
      <vt:variant>
        <vt:lpwstr>../Docs/R1-135161.zip</vt:lpwstr>
      </vt:variant>
      <vt:variant>
        <vt:lpwstr/>
      </vt:variant>
      <vt:variant>
        <vt:i4>4653068</vt:i4>
      </vt:variant>
      <vt:variant>
        <vt:i4>2463</vt:i4>
      </vt:variant>
      <vt:variant>
        <vt:i4>0</vt:i4>
      </vt:variant>
      <vt:variant>
        <vt:i4>5</vt:i4>
      </vt:variant>
      <vt:variant>
        <vt:lpwstr>../Docs/R1-135136.zip</vt:lpwstr>
      </vt:variant>
      <vt:variant>
        <vt:lpwstr/>
      </vt:variant>
      <vt:variant>
        <vt:i4>4456461</vt:i4>
      </vt:variant>
      <vt:variant>
        <vt:i4>2460</vt:i4>
      </vt:variant>
      <vt:variant>
        <vt:i4>0</vt:i4>
      </vt:variant>
      <vt:variant>
        <vt:i4>5</vt:i4>
      </vt:variant>
      <vt:variant>
        <vt:lpwstr>../Docs/R1-135107.zip</vt:lpwstr>
      </vt:variant>
      <vt:variant>
        <vt:lpwstr/>
      </vt:variant>
      <vt:variant>
        <vt:i4>4587532</vt:i4>
      </vt:variant>
      <vt:variant>
        <vt:i4>2457</vt:i4>
      </vt:variant>
      <vt:variant>
        <vt:i4>0</vt:i4>
      </vt:variant>
      <vt:variant>
        <vt:i4>5</vt:i4>
      </vt:variant>
      <vt:variant>
        <vt:lpwstr>../Docs/R1-135027.zip</vt:lpwstr>
      </vt:variant>
      <vt:variant>
        <vt:lpwstr/>
      </vt:variant>
      <vt:variant>
        <vt:i4>4980744</vt:i4>
      </vt:variant>
      <vt:variant>
        <vt:i4>2454</vt:i4>
      </vt:variant>
      <vt:variant>
        <vt:i4>0</vt:i4>
      </vt:variant>
      <vt:variant>
        <vt:i4>5</vt:i4>
      </vt:variant>
      <vt:variant>
        <vt:lpwstr>../Docs/R1-135281.zip</vt:lpwstr>
      </vt:variant>
      <vt:variant>
        <vt:lpwstr/>
      </vt:variant>
      <vt:variant>
        <vt:i4>4521986</vt:i4>
      </vt:variant>
      <vt:variant>
        <vt:i4>2451</vt:i4>
      </vt:variant>
      <vt:variant>
        <vt:i4>0</vt:i4>
      </vt:variant>
      <vt:variant>
        <vt:i4>5</vt:i4>
      </vt:variant>
      <vt:variant>
        <vt:lpwstr>../Docs/R1-136029.zip</vt:lpwstr>
      </vt:variant>
      <vt:variant>
        <vt:lpwstr/>
      </vt:variant>
      <vt:variant>
        <vt:i4>2686984</vt:i4>
      </vt:variant>
      <vt:variant>
        <vt:i4>2448</vt:i4>
      </vt:variant>
      <vt:variant>
        <vt:i4>0</vt:i4>
      </vt:variant>
      <vt:variant>
        <vt:i4>5</vt:i4>
      </vt:variant>
      <vt:variant>
        <vt:lpwstr>http://www.3gpp.org/ftp/tsg_ran/TSG_RAN/TSGR_60/Docs/RP-130833.zip</vt:lpwstr>
      </vt:variant>
      <vt:variant>
        <vt:lpwstr/>
      </vt:variant>
      <vt:variant>
        <vt:i4>4653058</vt:i4>
      </vt:variant>
      <vt:variant>
        <vt:i4>2445</vt:i4>
      </vt:variant>
      <vt:variant>
        <vt:i4>0</vt:i4>
      </vt:variant>
      <vt:variant>
        <vt:i4>5</vt:i4>
      </vt:variant>
      <vt:variant>
        <vt:lpwstr>../Docs/R1-136009.zip</vt:lpwstr>
      </vt:variant>
      <vt:variant>
        <vt:lpwstr/>
      </vt:variant>
      <vt:variant>
        <vt:i4>4653064</vt:i4>
      </vt:variant>
      <vt:variant>
        <vt:i4>2439</vt:i4>
      </vt:variant>
      <vt:variant>
        <vt:i4>0</vt:i4>
      </vt:variant>
      <vt:variant>
        <vt:i4>5</vt:i4>
      </vt:variant>
      <vt:variant>
        <vt:lpwstr>../Docs/R1-136003.zip</vt:lpwstr>
      </vt:variant>
      <vt:variant>
        <vt:lpwstr/>
      </vt:variant>
      <vt:variant>
        <vt:i4>4259840</vt:i4>
      </vt:variant>
      <vt:variant>
        <vt:i4>2436</vt:i4>
      </vt:variant>
      <vt:variant>
        <vt:i4>0</vt:i4>
      </vt:variant>
      <vt:variant>
        <vt:i4>5</vt:i4>
      </vt:variant>
      <vt:variant>
        <vt:lpwstr>../Docs/R1-135259.zip</vt:lpwstr>
      </vt:variant>
      <vt:variant>
        <vt:lpwstr/>
      </vt:variant>
      <vt:variant>
        <vt:i4>4653062</vt:i4>
      </vt:variant>
      <vt:variant>
        <vt:i4>2433</vt:i4>
      </vt:variant>
      <vt:variant>
        <vt:i4>0</vt:i4>
      </vt:variant>
      <vt:variant>
        <vt:i4>5</vt:i4>
      </vt:variant>
      <vt:variant>
        <vt:lpwstr>../Docs/R1-135835.zip</vt:lpwstr>
      </vt:variant>
      <vt:variant>
        <vt:lpwstr/>
      </vt:variant>
      <vt:variant>
        <vt:i4>4194314</vt:i4>
      </vt:variant>
      <vt:variant>
        <vt:i4>2430</vt:i4>
      </vt:variant>
      <vt:variant>
        <vt:i4>0</vt:i4>
      </vt:variant>
      <vt:variant>
        <vt:i4>5</vt:i4>
      </vt:variant>
      <vt:variant>
        <vt:lpwstr>../Docs/R1-135243.zip</vt:lpwstr>
      </vt:variant>
      <vt:variant>
        <vt:lpwstr/>
      </vt:variant>
      <vt:variant>
        <vt:i4>4521984</vt:i4>
      </vt:variant>
      <vt:variant>
        <vt:i4>2427</vt:i4>
      </vt:variant>
      <vt:variant>
        <vt:i4>0</vt:i4>
      </vt:variant>
      <vt:variant>
        <vt:i4>5</vt:i4>
      </vt:variant>
      <vt:variant>
        <vt:lpwstr>../Docs/R1-135813.zip</vt:lpwstr>
      </vt:variant>
      <vt:variant>
        <vt:lpwstr/>
      </vt:variant>
      <vt:variant>
        <vt:i4>4390920</vt:i4>
      </vt:variant>
      <vt:variant>
        <vt:i4>2424</vt:i4>
      </vt:variant>
      <vt:variant>
        <vt:i4>0</vt:i4>
      </vt:variant>
      <vt:variant>
        <vt:i4>5</vt:i4>
      </vt:variant>
      <vt:variant>
        <vt:lpwstr>../Docs/R1-135774.zip</vt:lpwstr>
      </vt:variant>
      <vt:variant>
        <vt:lpwstr/>
      </vt:variant>
      <vt:variant>
        <vt:i4>4259855</vt:i4>
      </vt:variant>
      <vt:variant>
        <vt:i4>2421</vt:i4>
      </vt:variant>
      <vt:variant>
        <vt:i4>0</vt:i4>
      </vt:variant>
      <vt:variant>
        <vt:i4>5</vt:i4>
      </vt:variant>
      <vt:variant>
        <vt:lpwstr>../Docs/R1-135652.zip</vt:lpwstr>
      </vt:variant>
      <vt:variant>
        <vt:lpwstr/>
      </vt:variant>
      <vt:variant>
        <vt:i4>4259852</vt:i4>
      </vt:variant>
      <vt:variant>
        <vt:i4>2418</vt:i4>
      </vt:variant>
      <vt:variant>
        <vt:i4>0</vt:i4>
      </vt:variant>
      <vt:variant>
        <vt:i4>5</vt:i4>
      </vt:variant>
      <vt:variant>
        <vt:lpwstr>../Docs/R1-135651.zip</vt:lpwstr>
      </vt:variant>
      <vt:variant>
        <vt:lpwstr/>
      </vt:variant>
      <vt:variant>
        <vt:i4>4259853</vt:i4>
      </vt:variant>
      <vt:variant>
        <vt:i4>2415</vt:i4>
      </vt:variant>
      <vt:variant>
        <vt:i4>0</vt:i4>
      </vt:variant>
      <vt:variant>
        <vt:i4>5</vt:i4>
      </vt:variant>
      <vt:variant>
        <vt:lpwstr>../Docs/R1-135650.zip</vt:lpwstr>
      </vt:variant>
      <vt:variant>
        <vt:lpwstr/>
      </vt:variant>
      <vt:variant>
        <vt:i4>4194308</vt:i4>
      </vt:variant>
      <vt:variant>
        <vt:i4>2412</vt:i4>
      </vt:variant>
      <vt:variant>
        <vt:i4>0</vt:i4>
      </vt:variant>
      <vt:variant>
        <vt:i4>5</vt:i4>
      </vt:variant>
      <vt:variant>
        <vt:lpwstr>../Docs/R1-135649.zip</vt:lpwstr>
      </vt:variant>
      <vt:variant>
        <vt:lpwstr/>
      </vt:variant>
      <vt:variant>
        <vt:i4>4653069</vt:i4>
      </vt:variant>
      <vt:variant>
        <vt:i4>2409</vt:i4>
      </vt:variant>
      <vt:variant>
        <vt:i4>0</vt:i4>
      </vt:variant>
      <vt:variant>
        <vt:i4>5</vt:i4>
      </vt:variant>
      <vt:variant>
        <vt:lpwstr>../Docs/R1-135630.zip</vt:lpwstr>
      </vt:variant>
      <vt:variant>
        <vt:lpwstr/>
      </vt:variant>
      <vt:variant>
        <vt:i4>4587524</vt:i4>
      </vt:variant>
      <vt:variant>
        <vt:i4>2406</vt:i4>
      </vt:variant>
      <vt:variant>
        <vt:i4>0</vt:i4>
      </vt:variant>
      <vt:variant>
        <vt:i4>5</vt:i4>
      </vt:variant>
      <vt:variant>
        <vt:lpwstr>../Docs/R1-135629.zip</vt:lpwstr>
      </vt:variant>
      <vt:variant>
        <vt:lpwstr/>
      </vt:variant>
      <vt:variant>
        <vt:i4>4587525</vt:i4>
      </vt:variant>
      <vt:variant>
        <vt:i4>2403</vt:i4>
      </vt:variant>
      <vt:variant>
        <vt:i4>0</vt:i4>
      </vt:variant>
      <vt:variant>
        <vt:i4>5</vt:i4>
      </vt:variant>
      <vt:variant>
        <vt:lpwstr>../Docs/R1-135628.zip</vt:lpwstr>
      </vt:variant>
      <vt:variant>
        <vt:lpwstr/>
      </vt:variant>
      <vt:variant>
        <vt:i4>4521992</vt:i4>
      </vt:variant>
      <vt:variant>
        <vt:i4>2400</vt:i4>
      </vt:variant>
      <vt:variant>
        <vt:i4>0</vt:i4>
      </vt:variant>
      <vt:variant>
        <vt:i4>5</vt:i4>
      </vt:variant>
      <vt:variant>
        <vt:lpwstr>../Docs/R1-135615.zip</vt:lpwstr>
      </vt:variant>
      <vt:variant>
        <vt:lpwstr/>
      </vt:variant>
      <vt:variant>
        <vt:i4>4390918</vt:i4>
      </vt:variant>
      <vt:variant>
        <vt:i4>2397</vt:i4>
      </vt:variant>
      <vt:variant>
        <vt:i4>0</vt:i4>
      </vt:variant>
      <vt:variant>
        <vt:i4>5</vt:i4>
      </vt:variant>
      <vt:variant>
        <vt:lpwstr>../Docs/R1-135578.zip</vt:lpwstr>
      </vt:variant>
      <vt:variant>
        <vt:lpwstr/>
      </vt:variant>
      <vt:variant>
        <vt:i4>4259848</vt:i4>
      </vt:variant>
      <vt:variant>
        <vt:i4>2394</vt:i4>
      </vt:variant>
      <vt:variant>
        <vt:i4>0</vt:i4>
      </vt:variant>
      <vt:variant>
        <vt:i4>5</vt:i4>
      </vt:variant>
      <vt:variant>
        <vt:lpwstr>../Docs/R1-135556.zip</vt:lpwstr>
      </vt:variant>
      <vt:variant>
        <vt:lpwstr/>
      </vt:variant>
      <vt:variant>
        <vt:i4>4521996</vt:i4>
      </vt:variant>
      <vt:variant>
        <vt:i4>2391</vt:i4>
      </vt:variant>
      <vt:variant>
        <vt:i4>0</vt:i4>
      </vt:variant>
      <vt:variant>
        <vt:i4>5</vt:i4>
      </vt:variant>
      <vt:variant>
        <vt:lpwstr>../Docs/R1-135512.zip</vt:lpwstr>
      </vt:variant>
      <vt:variant>
        <vt:lpwstr/>
      </vt:variant>
      <vt:variant>
        <vt:i4>4325385</vt:i4>
      </vt:variant>
      <vt:variant>
        <vt:i4>2388</vt:i4>
      </vt:variant>
      <vt:variant>
        <vt:i4>0</vt:i4>
      </vt:variant>
      <vt:variant>
        <vt:i4>5</vt:i4>
      </vt:variant>
      <vt:variant>
        <vt:lpwstr>../Docs/R1-135466.zip</vt:lpwstr>
      </vt:variant>
      <vt:variant>
        <vt:lpwstr/>
      </vt:variant>
      <vt:variant>
        <vt:i4>4325386</vt:i4>
      </vt:variant>
      <vt:variant>
        <vt:i4>2385</vt:i4>
      </vt:variant>
      <vt:variant>
        <vt:i4>0</vt:i4>
      </vt:variant>
      <vt:variant>
        <vt:i4>5</vt:i4>
      </vt:variant>
      <vt:variant>
        <vt:lpwstr>../Docs/R1-135465.zip</vt:lpwstr>
      </vt:variant>
      <vt:variant>
        <vt:lpwstr/>
      </vt:variant>
      <vt:variant>
        <vt:i4>4325387</vt:i4>
      </vt:variant>
      <vt:variant>
        <vt:i4>2382</vt:i4>
      </vt:variant>
      <vt:variant>
        <vt:i4>0</vt:i4>
      </vt:variant>
      <vt:variant>
        <vt:i4>5</vt:i4>
      </vt:variant>
      <vt:variant>
        <vt:lpwstr>../Docs/R1-135464.zip</vt:lpwstr>
      </vt:variant>
      <vt:variant>
        <vt:lpwstr/>
      </vt:variant>
      <vt:variant>
        <vt:i4>4325388</vt:i4>
      </vt:variant>
      <vt:variant>
        <vt:i4>2379</vt:i4>
      </vt:variant>
      <vt:variant>
        <vt:i4>0</vt:i4>
      </vt:variant>
      <vt:variant>
        <vt:i4>5</vt:i4>
      </vt:variant>
      <vt:variant>
        <vt:lpwstr>../Docs/R1-135463.zip</vt:lpwstr>
      </vt:variant>
      <vt:variant>
        <vt:lpwstr/>
      </vt:variant>
      <vt:variant>
        <vt:i4>4194312</vt:i4>
      </vt:variant>
      <vt:variant>
        <vt:i4>2376</vt:i4>
      </vt:variant>
      <vt:variant>
        <vt:i4>0</vt:i4>
      </vt:variant>
      <vt:variant>
        <vt:i4>5</vt:i4>
      </vt:variant>
      <vt:variant>
        <vt:lpwstr>../Docs/R1-135447.zip</vt:lpwstr>
      </vt:variant>
      <vt:variant>
        <vt:lpwstr/>
      </vt:variant>
      <vt:variant>
        <vt:i4>4194316</vt:i4>
      </vt:variant>
      <vt:variant>
        <vt:i4>2373</vt:i4>
      </vt:variant>
      <vt:variant>
        <vt:i4>0</vt:i4>
      </vt:variant>
      <vt:variant>
        <vt:i4>5</vt:i4>
      </vt:variant>
      <vt:variant>
        <vt:lpwstr>../Docs/R1-135443.zip</vt:lpwstr>
      </vt:variant>
      <vt:variant>
        <vt:lpwstr/>
      </vt:variant>
      <vt:variant>
        <vt:i4>4194317</vt:i4>
      </vt:variant>
      <vt:variant>
        <vt:i4>2370</vt:i4>
      </vt:variant>
      <vt:variant>
        <vt:i4>0</vt:i4>
      </vt:variant>
      <vt:variant>
        <vt:i4>5</vt:i4>
      </vt:variant>
      <vt:variant>
        <vt:lpwstr>../Docs/R1-135442.zip</vt:lpwstr>
      </vt:variant>
      <vt:variant>
        <vt:lpwstr/>
      </vt:variant>
      <vt:variant>
        <vt:i4>4653071</vt:i4>
      </vt:variant>
      <vt:variant>
        <vt:i4>2367</vt:i4>
      </vt:variant>
      <vt:variant>
        <vt:i4>0</vt:i4>
      </vt:variant>
      <vt:variant>
        <vt:i4>5</vt:i4>
      </vt:variant>
      <vt:variant>
        <vt:lpwstr>../Docs/R1-135430.zip</vt:lpwstr>
      </vt:variant>
      <vt:variant>
        <vt:lpwstr/>
      </vt:variant>
      <vt:variant>
        <vt:i4>4587526</vt:i4>
      </vt:variant>
      <vt:variant>
        <vt:i4>2364</vt:i4>
      </vt:variant>
      <vt:variant>
        <vt:i4>0</vt:i4>
      </vt:variant>
      <vt:variant>
        <vt:i4>5</vt:i4>
      </vt:variant>
      <vt:variant>
        <vt:lpwstr>../Docs/R1-135429.zip</vt:lpwstr>
      </vt:variant>
      <vt:variant>
        <vt:lpwstr/>
      </vt:variant>
      <vt:variant>
        <vt:i4>4980747</vt:i4>
      </vt:variant>
      <vt:variant>
        <vt:i4>2361</vt:i4>
      </vt:variant>
      <vt:variant>
        <vt:i4>0</vt:i4>
      </vt:variant>
      <vt:variant>
        <vt:i4>5</vt:i4>
      </vt:variant>
      <vt:variant>
        <vt:lpwstr>../Docs/R1-135383.zip</vt:lpwstr>
      </vt:variant>
      <vt:variant>
        <vt:lpwstr/>
      </vt:variant>
      <vt:variant>
        <vt:i4>4194317</vt:i4>
      </vt:variant>
      <vt:variant>
        <vt:i4>2358</vt:i4>
      </vt:variant>
      <vt:variant>
        <vt:i4>0</vt:i4>
      </vt:variant>
      <vt:variant>
        <vt:i4>5</vt:i4>
      </vt:variant>
      <vt:variant>
        <vt:lpwstr>../Docs/R1-135345.zip</vt:lpwstr>
      </vt:variant>
      <vt:variant>
        <vt:lpwstr/>
      </vt:variant>
      <vt:variant>
        <vt:i4>4194316</vt:i4>
      </vt:variant>
      <vt:variant>
        <vt:i4>2355</vt:i4>
      </vt:variant>
      <vt:variant>
        <vt:i4>0</vt:i4>
      </vt:variant>
      <vt:variant>
        <vt:i4>5</vt:i4>
      </vt:variant>
      <vt:variant>
        <vt:lpwstr>../Docs/R1-135344.zip</vt:lpwstr>
      </vt:variant>
      <vt:variant>
        <vt:lpwstr/>
      </vt:variant>
      <vt:variant>
        <vt:i4>4194315</vt:i4>
      </vt:variant>
      <vt:variant>
        <vt:i4>2352</vt:i4>
      </vt:variant>
      <vt:variant>
        <vt:i4>0</vt:i4>
      </vt:variant>
      <vt:variant>
        <vt:i4>5</vt:i4>
      </vt:variant>
      <vt:variant>
        <vt:lpwstr>../Docs/R1-135343.zip</vt:lpwstr>
      </vt:variant>
      <vt:variant>
        <vt:lpwstr/>
      </vt:variant>
      <vt:variant>
        <vt:i4>4456457</vt:i4>
      </vt:variant>
      <vt:variant>
        <vt:i4>2349</vt:i4>
      </vt:variant>
      <vt:variant>
        <vt:i4>0</vt:i4>
      </vt:variant>
      <vt:variant>
        <vt:i4>5</vt:i4>
      </vt:variant>
      <vt:variant>
        <vt:lpwstr>../Docs/R1-135301.zip</vt:lpwstr>
      </vt:variant>
      <vt:variant>
        <vt:lpwstr/>
      </vt:variant>
      <vt:variant>
        <vt:i4>4390925</vt:i4>
      </vt:variant>
      <vt:variant>
        <vt:i4>2346</vt:i4>
      </vt:variant>
      <vt:variant>
        <vt:i4>0</vt:i4>
      </vt:variant>
      <vt:variant>
        <vt:i4>5</vt:i4>
      </vt:variant>
      <vt:variant>
        <vt:lpwstr>../Docs/R1-135274.zip</vt:lpwstr>
      </vt:variant>
      <vt:variant>
        <vt:lpwstr/>
      </vt:variant>
      <vt:variant>
        <vt:i4>4259841</vt:i4>
      </vt:variant>
      <vt:variant>
        <vt:i4>2343</vt:i4>
      </vt:variant>
      <vt:variant>
        <vt:i4>0</vt:i4>
      </vt:variant>
      <vt:variant>
        <vt:i4>5</vt:i4>
      </vt:variant>
      <vt:variant>
        <vt:lpwstr>../Docs/R1-135258.zip</vt:lpwstr>
      </vt:variant>
      <vt:variant>
        <vt:lpwstr/>
      </vt:variant>
      <vt:variant>
        <vt:i4>4456461</vt:i4>
      </vt:variant>
      <vt:variant>
        <vt:i4>2340</vt:i4>
      </vt:variant>
      <vt:variant>
        <vt:i4>0</vt:i4>
      </vt:variant>
      <vt:variant>
        <vt:i4>5</vt:i4>
      </vt:variant>
      <vt:variant>
        <vt:lpwstr>../Docs/R1-135204.zip</vt:lpwstr>
      </vt:variant>
      <vt:variant>
        <vt:lpwstr/>
      </vt:variant>
      <vt:variant>
        <vt:i4>4456458</vt:i4>
      </vt:variant>
      <vt:variant>
        <vt:i4>2337</vt:i4>
      </vt:variant>
      <vt:variant>
        <vt:i4>0</vt:i4>
      </vt:variant>
      <vt:variant>
        <vt:i4>5</vt:i4>
      </vt:variant>
      <vt:variant>
        <vt:lpwstr>../Docs/R1-135203.zip</vt:lpwstr>
      </vt:variant>
      <vt:variant>
        <vt:lpwstr/>
      </vt:variant>
      <vt:variant>
        <vt:i4>4456459</vt:i4>
      </vt:variant>
      <vt:variant>
        <vt:i4>2334</vt:i4>
      </vt:variant>
      <vt:variant>
        <vt:i4>0</vt:i4>
      </vt:variant>
      <vt:variant>
        <vt:i4>5</vt:i4>
      </vt:variant>
      <vt:variant>
        <vt:lpwstr>../Docs/R1-135202.zip</vt:lpwstr>
      </vt:variant>
      <vt:variant>
        <vt:lpwstr/>
      </vt:variant>
      <vt:variant>
        <vt:i4>4456456</vt:i4>
      </vt:variant>
      <vt:variant>
        <vt:i4>2331</vt:i4>
      </vt:variant>
      <vt:variant>
        <vt:i4>0</vt:i4>
      </vt:variant>
      <vt:variant>
        <vt:i4>5</vt:i4>
      </vt:variant>
      <vt:variant>
        <vt:lpwstr>../Docs/R1-135201.zip</vt:lpwstr>
      </vt:variant>
      <vt:variant>
        <vt:lpwstr/>
      </vt:variant>
      <vt:variant>
        <vt:i4>4325386</vt:i4>
      </vt:variant>
      <vt:variant>
        <vt:i4>2328</vt:i4>
      </vt:variant>
      <vt:variant>
        <vt:i4>0</vt:i4>
      </vt:variant>
      <vt:variant>
        <vt:i4>5</vt:i4>
      </vt:variant>
      <vt:variant>
        <vt:lpwstr>../Docs/R1-135160.zip</vt:lpwstr>
      </vt:variant>
      <vt:variant>
        <vt:lpwstr/>
      </vt:variant>
      <vt:variant>
        <vt:i4>4456460</vt:i4>
      </vt:variant>
      <vt:variant>
        <vt:i4>2325</vt:i4>
      </vt:variant>
      <vt:variant>
        <vt:i4>0</vt:i4>
      </vt:variant>
      <vt:variant>
        <vt:i4>5</vt:i4>
      </vt:variant>
      <vt:variant>
        <vt:lpwstr>../Docs/R1-135106.zip</vt:lpwstr>
      </vt:variant>
      <vt:variant>
        <vt:lpwstr/>
      </vt:variant>
      <vt:variant>
        <vt:i4>4390926</vt:i4>
      </vt:variant>
      <vt:variant>
        <vt:i4>2322</vt:i4>
      </vt:variant>
      <vt:variant>
        <vt:i4>0</vt:i4>
      </vt:variant>
      <vt:variant>
        <vt:i4>5</vt:i4>
      </vt:variant>
      <vt:variant>
        <vt:lpwstr>../Docs/R1-135075.zip</vt:lpwstr>
      </vt:variant>
      <vt:variant>
        <vt:lpwstr/>
      </vt:variant>
      <vt:variant>
        <vt:i4>4390927</vt:i4>
      </vt:variant>
      <vt:variant>
        <vt:i4>2319</vt:i4>
      </vt:variant>
      <vt:variant>
        <vt:i4>0</vt:i4>
      </vt:variant>
      <vt:variant>
        <vt:i4>5</vt:i4>
      </vt:variant>
      <vt:variant>
        <vt:lpwstr>../Docs/R1-135074.zip</vt:lpwstr>
      </vt:variant>
      <vt:variant>
        <vt:lpwstr/>
      </vt:variant>
      <vt:variant>
        <vt:i4>4390920</vt:i4>
      </vt:variant>
      <vt:variant>
        <vt:i4>2316</vt:i4>
      </vt:variant>
      <vt:variant>
        <vt:i4>0</vt:i4>
      </vt:variant>
      <vt:variant>
        <vt:i4>5</vt:i4>
      </vt:variant>
      <vt:variant>
        <vt:lpwstr>../Docs/R1-135073.zip</vt:lpwstr>
      </vt:variant>
      <vt:variant>
        <vt:lpwstr/>
      </vt:variant>
      <vt:variant>
        <vt:i4>4390921</vt:i4>
      </vt:variant>
      <vt:variant>
        <vt:i4>2313</vt:i4>
      </vt:variant>
      <vt:variant>
        <vt:i4>0</vt:i4>
      </vt:variant>
      <vt:variant>
        <vt:i4>5</vt:i4>
      </vt:variant>
      <vt:variant>
        <vt:lpwstr>../Docs/R1-135072.zip</vt:lpwstr>
      </vt:variant>
      <vt:variant>
        <vt:lpwstr/>
      </vt:variant>
      <vt:variant>
        <vt:i4>4390922</vt:i4>
      </vt:variant>
      <vt:variant>
        <vt:i4>2310</vt:i4>
      </vt:variant>
      <vt:variant>
        <vt:i4>0</vt:i4>
      </vt:variant>
      <vt:variant>
        <vt:i4>5</vt:i4>
      </vt:variant>
      <vt:variant>
        <vt:lpwstr>../Docs/R1-135071.zip</vt:lpwstr>
      </vt:variant>
      <vt:variant>
        <vt:lpwstr/>
      </vt:variant>
      <vt:variant>
        <vt:i4>4390923</vt:i4>
      </vt:variant>
      <vt:variant>
        <vt:i4>2307</vt:i4>
      </vt:variant>
      <vt:variant>
        <vt:i4>0</vt:i4>
      </vt:variant>
      <vt:variant>
        <vt:i4>5</vt:i4>
      </vt:variant>
      <vt:variant>
        <vt:lpwstr>../Docs/R1-135070.zip</vt:lpwstr>
      </vt:variant>
      <vt:variant>
        <vt:lpwstr/>
      </vt:variant>
      <vt:variant>
        <vt:i4>4587533</vt:i4>
      </vt:variant>
      <vt:variant>
        <vt:i4>2304</vt:i4>
      </vt:variant>
      <vt:variant>
        <vt:i4>0</vt:i4>
      </vt:variant>
      <vt:variant>
        <vt:i4>5</vt:i4>
      </vt:variant>
      <vt:variant>
        <vt:lpwstr>../Docs/R1-135026.zip</vt:lpwstr>
      </vt:variant>
      <vt:variant>
        <vt:lpwstr/>
      </vt:variant>
      <vt:variant>
        <vt:i4>4587534</vt:i4>
      </vt:variant>
      <vt:variant>
        <vt:i4>2301</vt:i4>
      </vt:variant>
      <vt:variant>
        <vt:i4>0</vt:i4>
      </vt:variant>
      <vt:variant>
        <vt:i4>5</vt:i4>
      </vt:variant>
      <vt:variant>
        <vt:lpwstr>../Docs/R1-135025.zip</vt:lpwstr>
      </vt:variant>
      <vt:variant>
        <vt:lpwstr/>
      </vt:variant>
      <vt:variant>
        <vt:i4>4587535</vt:i4>
      </vt:variant>
      <vt:variant>
        <vt:i4>2298</vt:i4>
      </vt:variant>
      <vt:variant>
        <vt:i4>0</vt:i4>
      </vt:variant>
      <vt:variant>
        <vt:i4>5</vt:i4>
      </vt:variant>
      <vt:variant>
        <vt:lpwstr>../Docs/R1-135024.zip</vt:lpwstr>
      </vt:variant>
      <vt:variant>
        <vt:lpwstr/>
      </vt:variant>
      <vt:variant>
        <vt:i4>4587528</vt:i4>
      </vt:variant>
      <vt:variant>
        <vt:i4>2295</vt:i4>
      </vt:variant>
      <vt:variant>
        <vt:i4>0</vt:i4>
      </vt:variant>
      <vt:variant>
        <vt:i4>5</vt:i4>
      </vt:variant>
      <vt:variant>
        <vt:lpwstr>../Docs/R1-135023.zip</vt:lpwstr>
      </vt:variant>
      <vt:variant>
        <vt:lpwstr/>
      </vt:variant>
      <vt:variant>
        <vt:i4>4521999</vt:i4>
      </vt:variant>
      <vt:variant>
        <vt:i4>2292</vt:i4>
      </vt:variant>
      <vt:variant>
        <vt:i4>0</vt:i4>
      </vt:variant>
      <vt:variant>
        <vt:i4>5</vt:i4>
      </vt:variant>
      <vt:variant>
        <vt:lpwstr>../Docs/R1-136024.zip</vt:lpwstr>
      </vt:variant>
      <vt:variant>
        <vt:lpwstr/>
      </vt:variant>
      <vt:variant>
        <vt:i4>4587535</vt:i4>
      </vt:variant>
      <vt:variant>
        <vt:i4>2289</vt:i4>
      </vt:variant>
      <vt:variant>
        <vt:i4>0</vt:i4>
      </vt:variant>
      <vt:variant>
        <vt:i4>5</vt:i4>
      </vt:variant>
      <vt:variant>
        <vt:lpwstr>../Docs/R1-136014.zip</vt:lpwstr>
      </vt:variant>
      <vt:variant>
        <vt:lpwstr/>
      </vt:variant>
      <vt:variant>
        <vt:i4>4456452</vt:i4>
      </vt:variant>
      <vt:variant>
        <vt:i4>2286</vt:i4>
      </vt:variant>
      <vt:variant>
        <vt:i4>0</vt:i4>
      </vt:variant>
      <vt:variant>
        <vt:i4>5</vt:i4>
      </vt:variant>
      <vt:variant>
        <vt:lpwstr>../Docs/R1-135906.zip</vt:lpwstr>
      </vt:variant>
      <vt:variant>
        <vt:lpwstr/>
      </vt:variant>
      <vt:variant>
        <vt:i4>4194307</vt:i4>
      </vt:variant>
      <vt:variant>
        <vt:i4>2283</vt:i4>
      </vt:variant>
      <vt:variant>
        <vt:i4>0</vt:i4>
      </vt:variant>
      <vt:variant>
        <vt:i4>5</vt:i4>
      </vt:variant>
      <vt:variant>
        <vt:lpwstr>../Docs/R1-135941.zip</vt:lpwstr>
      </vt:variant>
      <vt:variant>
        <vt:lpwstr/>
      </vt:variant>
      <vt:variant>
        <vt:i4>4456452</vt:i4>
      </vt:variant>
      <vt:variant>
        <vt:i4>2280</vt:i4>
      </vt:variant>
      <vt:variant>
        <vt:i4>0</vt:i4>
      </vt:variant>
      <vt:variant>
        <vt:i4>5</vt:i4>
      </vt:variant>
      <vt:variant>
        <vt:lpwstr>../Docs/R1-135906.zip</vt:lpwstr>
      </vt:variant>
      <vt:variant>
        <vt:lpwstr/>
      </vt:variant>
      <vt:variant>
        <vt:i4>4653057</vt:i4>
      </vt:variant>
      <vt:variant>
        <vt:i4>2277</vt:i4>
      </vt:variant>
      <vt:variant>
        <vt:i4>0</vt:i4>
      </vt:variant>
      <vt:variant>
        <vt:i4>5</vt:i4>
      </vt:variant>
      <vt:variant>
        <vt:lpwstr>../Docs/R1-135933.zip</vt:lpwstr>
      </vt:variant>
      <vt:variant>
        <vt:lpwstr/>
      </vt:variant>
      <vt:variant>
        <vt:i4>5046282</vt:i4>
      </vt:variant>
      <vt:variant>
        <vt:i4>2274</vt:i4>
      </vt:variant>
      <vt:variant>
        <vt:i4>0</vt:i4>
      </vt:variant>
      <vt:variant>
        <vt:i4>5</vt:i4>
      </vt:variant>
      <vt:variant>
        <vt:lpwstr>../Docs/R1-135899.zip</vt:lpwstr>
      </vt:variant>
      <vt:variant>
        <vt:lpwstr/>
      </vt:variant>
      <vt:variant>
        <vt:i4>4587532</vt:i4>
      </vt:variant>
      <vt:variant>
        <vt:i4>2271</vt:i4>
      </vt:variant>
      <vt:variant>
        <vt:i4>0</vt:i4>
      </vt:variant>
      <vt:variant>
        <vt:i4>5</vt:i4>
      </vt:variant>
      <vt:variant>
        <vt:lpwstr>../Docs/R1-136017.zip</vt:lpwstr>
      </vt:variant>
      <vt:variant>
        <vt:lpwstr/>
      </vt:variant>
      <vt:variant>
        <vt:i4>4587533</vt:i4>
      </vt:variant>
      <vt:variant>
        <vt:i4>2268</vt:i4>
      </vt:variant>
      <vt:variant>
        <vt:i4>0</vt:i4>
      </vt:variant>
      <vt:variant>
        <vt:i4>5</vt:i4>
      </vt:variant>
      <vt:variant>
        <vt:lpwstr>../Docs/R1-136016.zip</vt:lpwstr>
      </vt:variant>
      <vt:variant>
        <vt:lpwstr/>
      </vt:variant>
      <vt:variant>
        <vt:i4>4653058</vt:i4>
      </vt:variant>
      <vt:variant>
        <vt:i4>2265</vt:i4>
      </vt:variant>
      <vt:variant>
        <vt:i4>0</vt:i4>
      </vt:variant>
      <vt:variant>
        <vt:i4>5</vt:i4>
      </vt:variant>
      <vt:variant>
        <vt:lpwstr>../Docs/R1-136009.zip</vt:lpwstr>
      </vt:variant>
      <vt:variant>
        <vt:lpwstr/>
      </vt:variant>
      <vt:variant>
        <vt:i4>5046283</vt:i4>
      </vt:variant>
      <vt:variant>
        <vt:i4>2262</vt:i4>
      </vt:variant>
      <vt:variant>
        <vt:i4>0</vt:i4>
      </vt:variant>
      <vt:variant>
        <vt:i4>5</vt:i4>
      </vt:variant>
      <vt:variant>
        <vt:lpwstr>../Docs/R1-135898.zip</vt:lpwstr>
      </vt:variant>
      <vt:variant>
        <vt:lpwstr/>
      </vt:variant>
      <vt:variant>
        <vt:i4>4194305</vt:i4>
      </vt:variant>
      <vt:variant>
        <vt:i4>2259</vt:i4>
      </vt:variant>
      <vt:variant>
        <vt:i4>0</vt:i4>
      </vt:variant>
      <vt:variant>
        <vt:i4>5</vt:i4>
      </vt:variant>
      <vt:variant>
        <vt:lpwstr>../Docs/R1-135248.zip</vt:lpwstr>
      </vt:variant>
      <vt:variant>
        <vt:lpwstr/>
      </vt:variant>
      <vt:variant>
        <vt:i4>4521997</vt:i4>
      </vt:variant>
      <vt:variant>
        <vt:i4>2256</vt:i4>
      </vt:variant>
      <vt:variant>
        <vt:i4>0</vt:i4>
      </vt:variant>
      <vt:variant>
        <vt:i4>5</vt:i4>
      </vt:variant>
      <vt:variant>
        <vt:lpwstr>../Docs/R1-135513.zip</vt:lpwstr>
      </vt:variant>
      <vt:variant>
        <vt:lpwstr/>
      </vt:variant>
      <vt:variant>
        <vt:i4>4390921</vt:i4>
      </vt:variant>
      <vt:variant>
        <vt:i4>2253</vt:i4>
      </vt:variant>
      <vt:variant>
        <vt:i4>0</vt:i4>
      </vt:variant>
      <vt:variant>
        <vt:i4>5</vt:i4>
      </vt:variant>
      <vt:variant>
        <vt:lpwstr>../Docs/R1-135577.zip</vt:lpwstr>
      </vt:variant>
      <vt:variant>
        <vt:lpwstr/>
      </vt:variant>
      <vt:variant>
        <vt:i4>4259853</vt:i4>
      </vt:variant>
      <vt:variant>
        <vt:i4>2250</vt:i4>
      </vt:variant>
      <vt:variant>
        <vt:i4>0</vt:i4>
      </vt:variant>
      <vt:variant>
        <vt:i4>5</vt:i4>
      </vt:variant>
      <vt:variant>
        <vt:lpwstr>../Docs/R1-135355.zip</vt:lpwstr>
      </vt:variant>
      <vt:variant>
        <vt:lpwstr/>
      </vt:variant>
      <vt:variant>
        <vt:i4>4390924</vt:i4>
      </vt:variant>
      <vt:variant>
        <vt:i4>2247</vt:i4>
      </vt:variant>
      <vt:variant>
        <vt:i4>0</vt:i4>
      </vt:variant>
      <vt:variant>
        <vt:i4>5</vt:i4>
      </vt:variant>
      <vt:variant>
        <vt:lpwstr>../Docs/R1-135275.zip</vt:lpwstr>
      </vt:variant>
      <vt:variant>
        <vt:lpwstr/>
      </vt:variant>
      <vt:variant>
        <vt:i4>2621442</vt:i4>
      </vt:variant>
      <vt:variant>
        <vt:i4>2244</vt:i4>
      </vt:variant>
      <vt:variant>
        <vt:i4>0</vt:i4>
      </vt:variant>
      <vt:variant>
        <vt:i4>5</vt:i4>
      </vt:variant>
      <vt:variant>
        <vt:lpwstr>http://www.3gpp.org/ftp/tsg_ran/TSG_RAN/TSGR_61/Docs/RP-131399.zip</vt:lpwstr>
      </vt:variant>
      <vt:variant>
        <vt:lpwstr/>
      </vt:variant>
      <vt:variant>
        <vt:i4>4194313</vt:i4>
      </vt:variant>
      <vt:variant>
        <vt:i4>2241</vt:i4>
      </vt:variant>
      <vt:variant>
        <vt:i4>0</vt:i4>
      </vt:variant>
      <vt:variant>
        <vt:i4>5</vt:i4>
      </vt:variant>
      <vt:variant>
        <vt:lpwstr>../Docs/R1-135446.zip</vt:lpwstr>
      </vt:variant>
      <vt:variant>
        <vt:lpwstr/>
      </vt:variant>
      <vt:variant>
        <vt:i4>4456456</vt:i4>
      </vt:variant>
      <vt:variant>
        <vt:i4>2238</vt:i4>
      </vt:variant>
      <vt:variant>
        <vt:i4>0</vt:i4>
      </vt:variant>
      <vt:variant>
        <vt:i4>5</vt:i4>
      </vt:variant>
      <vt:variant>
        <vt:lpwstr>../Docs/R1-135300.zip</vt:lpwstr>
      </vt:variant>
      <vt:variant>
        <vt:lpwstr/>
      </vt:variant>
      <vt:variant>
        <vt:i4>5046272</vt:i4>
      </vt:variant>
      <vt:variant>
        <vt:i4>2235</vt:i4>
      </vt:variant>
      <vt:variant>
        <vt:i4>0</vt:i4>
      </vt:variant>
      <vt:variant>
        <vt:i4>5</vt:i4>
      </vt:variant>
      <vt:variant>
        <vt:lpwstr>../Docs/R1-135299.zip</vt:lpwstr>
      </vt:variant>
      <vt:variant>
        <vt:lpwstr/>
      </vt:variant>
      <vt:variant>
        <vt:i4>4456457</vt:i4>
      </vt:variant>
      <vt:variant>
        <vt:i4>2232</vt:i4>
      </vt:variant>
      <vt:variant>
        <vt:i4>0</vt:i4>
      </vt:variant>
      <vt:variant>
        <vt:i4>5</vt:i4>
      </vt:variant>
      <vt:variant>
        <vt:lpwstr>../Docs/R1-135200.zip</vt:lpwstr>
      </vt:variant>
      <vt:variant>
        <vt:lpwstr/>
      </vt:variant>
      <vt:variant>
        <vt:i4>4259843</vt:i4>
      </vt:variant>
      <vt:variant>
        <vt:i4>2229</vt:i4>
      </vt:variant>
      <vt:variant>
        <vt:i4>0</vt:i4>
      </vt:variant>
      <vt:variant>
        <vt:i4>5</vt:i4>
      </vt:variant>
      <vt:variant>
        <vt:lpwstr>../Docs/R1-135159.zip</vt:lpwstr>
      </vt:variant>
      <vt:variant>
        <vt:lpwstr/>
      </vt:variant>
      <vt:variant>
        <vt:i4>4653071</vt:i4>
      </vt:variant>
      <vt:variant>
        <vt:i4>2226</vt:i4>
      </vt:variant>
      <vt:variant>
        <vt:i4>0</vt:i4>
      </vt:variant>
      <vt:variant>
        <vt:i4>5</vt:i4>
      </vt:variant>
      <vt:variant>
        <vt:lpwstr>../Docs/R1-135135.zip</vt:lpwstr>
      </vt:variant>
      <vt:variant>
        <vt:lpwstr/>
      </vt:variant>
      <vt:variant>
        <vt:i4>4653070</vt:i4>
      </vt:variant>
      <vt:variant>
        <vt:i4>2223</vt:i4>
      </vt:variant>
      <vt:variant>
        <vt:i4>0</vt:i4>
      </vt:variant>
      <vt:variant>
        <vt:i4>5</vt:i4>
      </vt:variant>
      <vt:variant>
        <vt:lpwstr>../Docs/R1-135134.zip</vt:lpwstr>
      </vt:variant>
      <vt:variant>
        <vt:lpwstr/>
      </vt:variant>
      <vt:variant>
        <vt:i4>4325378</vt:i4>
      </vt:variant>
      <vt:variant>
        <vt:i4>2220</vt:i4>
      </vt:variant>
      <vt:variant>
        <vt:i4>0</vt:i4>
      </vt:variant>
      <vt:variant>
        <vt:i4>5</vt:i4>
      </vt:variant>
      <vt:variant>
        <vt:lpwstr>../Docs/R1-135069.zip</vt:lpwstr>
      </vt:variant>
      <vt:variant>
        <vt:lpwstr/>
      </vt:variant>
      <vt:variant>
        <vt:i4>4259842</vt:i4>
      </vt:variant>
      <vt:variant>
        <vt:i4>2217</vt:i4>
      </vt:variant>
      <vt:variant>
        <vt:i4>0</vt:i4>
      </vt:variant>
      <vt:variant>
        <vt:i4>5</vt:i4>
      </vt:variant>
      <vt:variant>
        <vt:lpwstr>../Docs/R1-135158.zip</vt:lpwstr>
      </vt:variant>
      <vt:variant>
        <vt:lpwstr/>
      </vt:variant>
      <vt:variant>
        <vt:i4>4653066</vt:i4>
      </vt:variant>
      <vt:variant>
        <vt:i4>2214</vt:i4>
      </vt:variant>
      <vt:variant>
        <vt:i4>0</vt:i4>
      </vt:variant>
      <vt:variant>
        <vt:i4>5</vt:i4>
      </vt:variant>
      <vt:variant>
        <vt:lpwstr>../Docs/R1-136001.zip</vt:lpwstr>
      </vt:variant>
      <vt:variant>
        <vt:lpwstr/>
      </vt:variant>
      <vt:variant>
        <vt:i4>4194311</vt:i4>
      </vt:variant>
      <vt:variant>
        <vt:i4>2211</vt:i4>
      </vt:variant>
      <vt:variant>
        <vt:i4>0</vt:i4>
      </vt:variant>
      <vt:variant>
        <vt:i4>5</vt:i4>
      </vt:variant>
      <vt:variant>
        <vt:lpwstr>../Docs/R1-135945.zip</vt:lpwstr>
      </vt:variant>
      <vt:variant>
        <vt:lpwstr/>
      </vt:variant>
      <vt:variant>
        <vt:i4>4390920</vt:i4>
      </vt:variant>
      <vt:variant>
        <vt:i4>2208</vt:i4>
      </vt:variant>
      <vt:variant>
        <vt:i4>0</vt:i4>
      </vt:variant>
      <vt:variant>
        <vt:i4>5</vt:i4>
      </vt:variant>
      <vt:variant>
        <vt:lpwstr>../Docs/R1-135675.zip</vt:lpwstr>
      </vt:variant>
      <vt:variant>
        <vt:lpwstr/>
      </vt:variant>
      <vt:variant>
        <vt:i4>4194309</vt:i4>
      </vt:variant>
      <vt:variant>
        <vt:i4>2205</vt:i4>
      </vt:variant>
      <vt:variant>
        <vt:i4>0</vt:i4>
      </vt:variant>
      <vt:variant>
        <vt:i4>5</vt:i4>
      </vt:variant>
      <vt:variant>
        <vt:lpwstr>../Docs/R1-135648.zip</vt:lpwstr>
      </vt:variant>
      <vt:variant>
        <vt:lpwstr/>
      </vt:variant>
      <vt:variant>
        <vt:i4>4456452</vt:i4>
      </vt:variant>
      <vt:variant>
        <vt:i4>2202</vt:i4>
      </vt:variant>
      <vt:variant>
        <vt:i4>0</vt:i4>
      </vt:variant>
      <vt:variant>
        <vt:i4>5</vt:i4>
      </vt:variant>
      <vt:variant>
        <vt:lpwstr>../Docs/R1-135609.zip</vt:lpwstr>
      </vt:variant>
      <vt:variant>
        <vt:lpwstr/>
      </vt:variant>
      <vt:variant>
        <vt:i4>4456454</vt:i4>
      </vt:variant>
      <vt:variant>
        <vt:i4>2199</vt:i4>
      </vt:variant>
      <vt:variant>
        <vt:i4>0</vt:i4>
      </vt:variant>
      <vt:variant>
        <vt:i4>5</vt:i4>
      </vt:variant>
      <vt:variant>
        <vt:lpwstr>../Docs/R1-134518.zip</vt:lpwstr>
      </vt:variant>
      <vt:variant>
        <vt:lpwstr/>
      </vt:variant>
      <vt:variant>
        <vt:i4>4390920</vt:i4>
      </vt:variant>
      <vt:variant>
        <vt:i4>2196</vt:i4>
      </vt:variant>
      <vt:variant>
        <vt:i4>0</vt:i4>
      </vt:variant>
      <vt:variant>
        <vt:i4>5</vt:i4>
      </vt:variant>
      <vt:variant>
        <vt:lpwstr>../Docs/R1-135576.zip</vt:lpwstr>
      </vt:variant>
      <vt:variant>
        <vt:lpwstr/>
      </vt:variant>
      <vt:variant>
        <vt:i4>4521999</vt:i4>
      </vt:variant>
      <vt:variant>
        <vt:i4>2193</vt:i4>
      </vt:variant>
      <vt:variant>
        <vt:i4>0</vt:i4>
      </vt:variant>
      <vt:variant>
        <vt:i4>5</vt:i4>
      </vt:variant>
      <vt:variant>
        <vt:lpwstr>../Docs/R1-135511.zip</vt:lpwstr>
      </vt:variant>
      <vt:variant>
        <vt:lpwstr/>
      </vt:variant>
      <vt:variant>
        <vt:i4>4325389</vt:i4>
      </vt:variant>
      <vt:variant>
        <vt:i4>2190</vt:i4>
      </vt:variant>
      <vt:variant>
        <vt:i4>0</vt:i4>
      </vt:variant>
      <vt:variant>
        <vt:i4>5</vt:i4>
      </vt:variant>
      <vt:variant>
        <vt:lpwstr>../Docs/R1-135462.zip</vt:lpwstr>
      </vt:variant>
      <vt:variant>
        <vt:lpwstr/>
      </vt:variant>
      <vt:variant>
        <vt:i4>4259852</vt:i4>
      </vt:variant>
      <vt:variant>
        <vt:i4>2187</vt:i4>
      </vt:variant>
      <vt:variant>
        <vt:i4>0</vt:i4>
      </vt:variant>
      <vt:variant>
        <vt:i4>5</vt:i4>
      </vt:variant>
      <vt:variant>
        <vt:lpwstr>../Docs/R1-134443.zip</vt:lpwstr>
      </vt:variant>
      <vt:variant>
        <vt:lpwstr/>
      </vt:variant>
      <vt:variant>
        <vt:i4>4587527</vt:i4>
      </vt:variant>
      <vt:variant>
        <vt:i4>2184</vt:i4>
      </vt:variant>
      <vt:variant>
        <vt:i4>0</vt:i4>
      </vt:variant>
      <vt:variant>
        <vt:i4>5</vt:i4>
      </vt:variant>
      <vt:variant>
        <vt:lpwstr>../Docs/R1-135428.zip</vt:lpwstr>
      </vt:variant>
      <vt:variant>
        <vt:lpwstr/>
      </vt:variant>
      <vt:variant>
        <vt:i4>4587528</vt:i4>
      </vt:variant>
      <vt:variant>
        <vt:i4>2181</vt:i4>
      </vt:variant>
      <vt:variant>
        <vt:i4>0</vt:i4>
      </vt:variant>
      <vt:variant>
        <vt:i4>5</vt:i4>
      </vt:variant>
      <vt:variant>
        <vt:lpwstr>../Docs/R1-135427.zip</vt:lpwstr>
      </vt:variant>
      <vt:variant>
        <vt:lpwstr/>
      </vt:variant>
      <vt:variant>
        <vt:i4>4325386</vt:i4>
      </vt:variant>
      <vt:variant>
        <vt:i4>2178</vt:i4>
      </vt:variant>
      <vt:variant>
        <vt:i4>0</vt:i4>
      </vt:variant>
      <vt:variant>
        <vt:i4>5</vt:i4>
      </vt:variant>
      <vt:variant>
        <vt:lpwstr>../Docs/R1-135362.zip</vt:lpwstr>
      </vt:variant>
      <vt:variant>
        <vt:lpwstr/>
      </vt:variant>
      <vt:variant>
        <vt:i4>5046273</vt:i4>
      </vt:variant>
      <vt:variant>
        <vt:i4>2175</vt:i4>
      </vt:variant>
      <vt:variant>
        <vt:i4>0</vt:i4>
      </vt:variant>
      <vt:variant>
        <vt:i4>5</vt:i4>
      </vt:variant>
      <vt:variant>
        <vt:lpwstr>../Docs/R1-135298.zip</vt:lpwstr>
      </vt:variant>
      <vt:variant>
        <vt:lpwstr/>
      </vt:variant>
      <vt:variant>
        <vt:i4>4325390</vt:i4>
      </vt:variant>
      <vt:variant>
        <vt:i4>2172</vt:i4>
      </vt:variant>
      <vt:variant>
        <vt:i4>0</vt:i4>
      </vt:variant>
      <vt:variant>
        <vt:i4>5</vt:i4>
      </vt:variant>
      <vt:variant>
        <vt:lpwstr>../Docs/R1-135267.zip</vt:lpwstr>
      </vt:variant>
      <vt:variant>
        <vt:lpwstr/>
      </vt:variant>
      <vt:variant>
        <vt:i4>5046285</vt:i4>
      </vt:variant>
      <vt:variant>
        <vt:i4>2169</vt:i4>
      </vt:variant>
      <vt:variant>
        <vt:i4>0</vt:i4>
      </vt:variant>
      <vt:variant>
        <vt:i4>5</vt:i4>
      </vt:variant>
      <vt:variant>
        <vt:lpwstr>../Docs/R1-135197.zip</vt:lpwstr>
      </vt:variant>
      <vt:variant>
        <vt:lpwstr/>
      </vt:variant>
      <vt:variant>
        <vt:i4>4325379</vt:i4>
      </vt:variant>
      <vt:variant>
        <vt:i4>2166</vt:i4>
      </vt:variant>
      <vt:variant>
        <vt:i4>0</vt:i4>
      </vt:variant>
      <vt:variant>
        <vt:i4>5</vt:i4>
      </vt:variant>
      <vt:variant>
        <vt:lpwstr>../Docs/R1-135068.zip</vt:lpwstr>
      </vt:variant>
      <vt:variant>
        <vt:lpwstr/>
      </vt:variant>
      <vt:variant>
        <vt:i4>4587529</vt:i4>
      </vt:variant>
      <vt:variant>
        <vt:i4>2163</vt:i4>
      </vt:variant>
      <vt:variant>
        <vt:i4>0</vt:i4>
      </vt:variant>
      <vt:variant>
        <vt:i4>5</vt:i4>
      </vt:variant>
      <vt:variant>
        <vt:lpwstr>../Docs/R1-135022.zip</vt:lpwstr>
      </vt:variant>
      <vt:variant>
        <vt:lpwstr/>
      </vt:variant>
      <vt:variant>
        <vt:i4>4194308</vt:i4>
      </vt:variant>
      <vt:variant>
        <vt:i4>2160</vt:i4>
      </vt:variant>
      <vt:variant>
        <vt:i4>0</vt:i4>
      </vt:variant>
      <vt:variant>
        <vt:i4>5</vt:i4>
      </vt:variant>
      <vt:variant>
        <vt:lpwstr>../Docs/R1-135946.zip</vt:lpwstr>
      </vt:variant>
      <vt:variant>
        <vt:lpwstr/>
      </vt:variant>
      <vt:variant>
        <vt:i4>4390921</vt:i4>
      </vt:variant>
      <vt:variant>
        <vt:i4>2157</vt:i4>
      </vt:variant>
      <vt:variant>
        <vt:i4>0</vt:i4>
      </vt:variant>
      <vt:variant>
        <vt:i4>5</vt:i4>
      </vt:variant>
      <vt:variant>
        <vt:lpwstr>../Docs/R1-135674.zip</vt:lpwstr>
      </vt:variant>
      <vt:variant>
        <vt:lpwstr/>
      </vt:variant>
      <vt:variant>
        <vt:i4>4194314</vt:i4>
      </vt:variant>
      <vt:variant>
        <vt:i4>2154</vt:i4>
      </vt:variant>
      <vt:variant>
        <vt:i4>0</vt:i4>
      </vt:variant>
      <vt:variant>
        <vt:i4>5</vt:i4>
      </vt:variant>
      <vt:variant>
        <vt:lpwstr>../Docs/R1-135647.zip</vt:lpwstr>
      </vt:variant>
      <vt:variant>
        <vt:lpwstr/>
      </vt:variant>
      <vt:variant>
        <vt:i4>4194315</vt:i4>
      </vt:variant>
      <vt:variant>
        <vt:i4>2151</vt:i4>
      </vt:variant>
      <vt:variant>
        <vt:i4>0</vt:i4>
      </vt:variant>
      <vt:variant>
        <vt:i4>5</vt:i4>
      </vt:variant>
      <vt:variant>
        <vt:lpwstr>../Docs/R1-135646.zip</vt:lpwstr>
      </vt:variant>
      <vt:variant>
        <vt:lpwstr/>
      </vt:variant>
      <vt:variant>
        <vt:i4>4653070</vt:i4>
      </vt:variant>
      <vt:variant>
        <vt:i4>2148</vt:i4>
      </vt:variant>
      <vt:variant>
        <vt:i4>0</vt:i4>
      </vt:variant>
      <vt:variant>
        <vt:i4>5</vt:i4>
      </vt:variant>
      <vt:variant>
        <vt:lpwstr>../Docs/R1-134520.zip</vt:lpwstr>
      </vt:variant>
      <vt:variant>
        <vt:lpwstr/>
      </vt:variant>
      <vt:variant>
        <vt:i4>4390923</vt:i4>
      </vt:variant>
      <vt:variant>
        <vt:i4>2145</vt:i4>
      </vt:variant>
      <vt:variant>
        <vt:i4>0</vt:i4>
      </vt:variant>
      <vt:variant>
        <vt:i4>5</vt:i4>
      </vt:variant>
      <vt:variant>
        <vt:lpwstr>../Docs/R1-135575.zip</vt:lpwstr>
      </vt:variant>
      <vt:variant>
        <vt:lpwstr/>
      </vt:variant>
      <vt:variant>
        <vt:i4>4456455</vt:i4>
      </vt:variant>
      <vt:variant>
        <vt:i4>2142</vt:i4>
      </vt:variant>
      <vt:variant>
        <vt:i4>0</vt:i4>
      </vt:variant>
      <vt:variant>
        <vt:i4>5</vt:i4>
      </vt:variant>
      <vt:variant>
        <vt:lpwstr>../Docs/R1-134519.zip</vt:lpwstr>
      </vt:variant>
      <vt:variant>
        <vt:lpwstr/>
      </vt:variant>
      <vt:variant>
        <vt:i4>4390922</vt:i4>
      </vt:variant>
      <vt:variant>
        <vt:i4>2139</vt:i4>
      </vt:variant>
      <vt:variant>
        <vt:i4>0</vt:i4>
      </vt:variant>
      <vt:variant>
        <vt:i4>5</vt:i4>
      </vt:variant>
      <vt:variant>
        <vt:lpwstr>../Docs/R1-135574.zip</vt:lpwstr>
      </vt:variant>
      <vt:variant>
        <vt:lpwstr/>
      </vt:variant>
      <vt:variant>
        <vt:i4>4521998</vt:i4>
      </vt:variant>
      <vt:variant>
        <vt:i4>2136</vt:i4>
      </vt:variant>
      <vt:variant>
        <vt:i4>0</vt:i4>
      </vt:variant>
      <vt:variant>
        <vt:i4>5</vt:i4>
      </vt:variant>
      <vt:variant>
        <vt:lpwstr>../Docs/R1-135510.zip</vt:lpwstr>
      </vt:variant>
      <vt:variant>
        <vt:lpwstr/>
      </vt:variant>
      <vt:variant>
        <vt:i4>4325390</vt:i4>
      </vt:variant>
      <vt:variant>
        <vt:i4>2133</vt:i4>
      </vt:variant>
      <vt:variant>
        <vt:i4>0</vt:i4>
      </vt:variant>
      <vt:variant>
        <vt:i4>5</vt:i4>
      </vt:variant>
      <vt:variant>
        <vt:lpwstr>../Docs/R1-135461.zip</vt:lpwstr>
      </vt:variant>
      <vt:variant>
        <vt:lpwstr/>
      </vt:variant>
      <vt:variant>
        <vt:i4>4259850</vt:i4>
      </vt:variant>
      <vt:variant>
        <vt:i4>2130</vt:i4>
      </vt:variant>
      <vt:variant>
        <vt:i4>0</vt:i4>
      </vt:variant>
      <vt:variant>
        <vt:i4>5</vt:i4>
      </vt:variant>
      <vt:variant>
        <vt:lpwstr>../Docs/R1-134445.zip</vt:lpwstr>
      </vt:variant>
      <vt:variant>
        <vt:lpwstr/>
      </vt:variant>
      <vt:variant>
        <vt:i4>4587529</vt:i4>
      </vt:variant>
      <vt:variant>
        <vt:i4>2127</vt:i4>
      </vt:variant>
      <vt:variant>
        <vt:i4>0</vt:i4>
      </vt:variant>
      <vt:variant>
        <vt:i4>5</vt:i4>
      </vt:variant>
      <vt:variant>
        <vt:lpwstr>../Docs/R1-135426.zip</vt:lpwstr>
      </vt:variant>
      <vt:variant>
        <vt:lpwstr/>
      </vt:variant>
      <vt:variant>
        <vt:i4>4587530</vt:i4>
      </vt:variant>
      <vt:variant>
        <vt:i4>2124</vt:i4>
      </vt:variant>
      <vt:variant>
        <vt:i4>0</vt:i4>
      </vt:variant>
      <vt:variant>
        <vt:i4>5</vt:i4>
      </vt:variant>
      <vt:variant>
        <vt:lpwstr>../Docs/R1-135425.zip</vt:lpwstr>
      </vt:variant>
      <vt:variant>
        <vt:lpwstr/>
      </vt:variant>
      <vt:variant>
        <vt:i4>5046284</vt:i4>
      </vt:variant>
      <vt:variant>
        <vt:i4>2121</vt:i4>
      </vt:variant>
      <vt:variant>
        <vt:i4>0</vt:i4>
      </vt:variant>
      <vt:variant>
        <vt:i4>5</vt:i4>
      </vt:variant>
      <vt:variant>
        <vt:lpwstr>../Docs/R1-135394.zip</vt:lpwstr>
      </vt:variant>
      <vt:variant>
        <vt:lpwstr/>
      </vt:variant>
      <vt:variant>
        <vt:i4>4325385</vt:i4>
      </vt:variant>
      <vt:variant>
        <vt:i4>2118</vt:i4>
      </vt:variant>
      <vt:variant>
        <vt:i4>0</vt:i4>
      </vt:variant>
      <vt:variant>
        <vt:i4>5</vt:i4>
      </vt:variant>
      <vt:variant>
        <vt:lpwstr>../Docs/R1-135361.zip</vt:lpwstr>
      </vt:variant>
      <vt:variant>
        <vt:lpwstr/>
      </vt:variant>
      <vt:variant>
        <vt:i4>4325384</vt:i4>
      </vt:variant>
      <vt:variant>
        <vt:i4>2115</vt:i4>
      </vt:variant>
      <vt:variant>
        <vt:i4>0</vt:i4>
      </vt:variant>
      <vt:variant>
        <vt:i4>5</vt:i4>
      </vt:variant>
      <vt:variant>
        <vt:lpwstr>../Docs/R1-135360.zip</vt:lpwstr>
      </vt:variant>
      <vt:variant>
        <vt:lpwstr/>
      </vt:variant>
      <vt:variant>
        <vt:i4>5046286</vt:i4>
      </vt:variant>
      <vt:variant>
        <vt:i4>2112</vt:i4>
      </vt:variant>
      <vt:variant>
        <vt:i4>0</vt:i4>
      </vt:variant>
      <vt:variant>
        <vt:i4>5</vt:i4>
      </vt:variant>
      <vt:variant>
        <vt:lpwstr>../Docs/R1-135297.zip</vt:lpwstr>
      </vt:variant>
      <vt:variant>
        <vt:lpwstr/>
      </vt:variant>
      <vt:variant>
        <vt:i4>5046275</vt:i4>
      </vt:variant>
      <vt:variant>
        <vt:i4>2109</vt:i4>
      </vt:variant>
      <vt:variant>
        <vt:i4>0</vt:i4>
      </vt:variant>
      <vt:variant>
        <vt:i4>5</vt:i4>
      </vt:variant>
      <vt:variant>
        <vt:lpwstr>../Docs/R1-135199.zip</vt:lpwstr>
      </vt:variant>
      <vt:variant>
        <vt:lpwstr/>
      </vt:variant>
      <vt:variant>
        <vt:i4>5046274</vt:i4>
      </vt:variant>
      <vt:variant>
        <vt:i4>2106</vt:i4>
      </vt:variant>
      <vt:variant>
        <vt:i4>0</vt:i4>
      </vt:variant>
      <vt:variant>
        <vt:i4>5</vt:i4>
      </vt:variant>
      <vt:variant>
        <vt:lpwstr>../Docs/R1-135198.zip</vt:lpwstr>
      </vt:variant>
      <vt:variant>
        <vt:lpwstr/>
      </vt:variant>
      <vt:variant>
        <vt:i4>4259853</vt:i4>
      </vt:variant>
      <vt:variant>
        <vt:i4>2103</vt:i4>
      </vt:variant>
      <vt:variant>
        <vt:i4>0</vt:i4>
      </vt:variant>
      <vt:variant>
        <vt:i4>5</vt:i4>
      </vt:variant>
      <vt:variant>
        <vt:lpwstr>../Docs/R1-135157.zip</vt:lpwstr>
      </vt:variant>
      <vt:variant>
        <vt:lpwstr/>
      </vt:variant>
      <vt:variant>
        <vt:i4>4259852</vt:i4>
      </vt:variant>
      <vt:variant>
        <vt:i4>2100</vt:i4>
      </vt:variant>
      <vt:variant>
        <vt:i4>0</vt:i4>
      </vt:variant>
      <vt:variant>
        <vt:i4>5</vt:i4>
      </vt:variant>
      <vt:variant>
        <vt:lpwstr>../Docs/R1-135156.zip</vt:lpwstr>
      </vt:variant>
      <vt:variant>
        <vt:lpwstr/>
      </vt:variant>
      <vt:variant>
        <vt:i4>4653064</vt:i4>
      </vt:variant>
      <vt:variant>
        <vt:i4>2097</vt:i4>
      </vt:variant>
      <vt:variant>
        <vt:i4>0</vt:i4>
      </vt:variant>
      <vt:variant>
        <vt:i4>5</vt:i4>
      </vt:variant>
      <vt:variant>
        <vt:lpwstr>../Docs/R1-135132.zip</vt:lpwstr>
      </vt:variant>
      <vt:variant>
        <vt:lpwstr/>
      </vt:variant>
      <vt:variant>
        <vt:i4>4456463</vt:i4>
      </vt:variant>
      <vt:variant>
        <vt:i4>2094</vt:i4>
      </vt:variant>
      <vt:variant>
        <vt:i4>0</vt:i4>
      </vt:variant>
      <vt:variant>
        <vt:i4>5</vt:i4>
      </vt:variant>
      <vt:variant>
        <vt:lpwstr>../Docs/R1-135105.zip</vt:lpwstr>
      </vt:variant>
      <vt:variant>
        <vt:lpwstr/>
      </vt:variant>
      <vt:variant>
        <vt:i4>4325388</vt:i4>
      </vt:variant>
      <vt:variant>
        <vt:i4>2091</vt:i4>
      </vt:variant>
      <vt:variant>
        <vt:i4>0</vt:i4>
      </vt:variant>
      <vt:variant>
        <vt:i4>5</vt:i4>
      </vt:variant>
      <vt:variant>
        <vt:lpwstr>../Docs/R1-135067.zip</vt:lpwstr>
      </vt:variant>
      <vt:variant>
        <vt:lpwstr/>
      </vt:variant>
      <vt:variant>
        <vt:i4>4325389</vt:i4>
      </vt:variant>
      <vt:variant>
        <vt:i4>2088</vt:i4>
      </vt:variant>
      <vt:variant>
        <vt:i4>0</vt:i4>
      </vt:variant>
      <vt:variant>
        <vt:i4>5</vt:i4>
      </vt:variant>
      <vt:variant>
        <vt:lpwstr>../Docs/R1-135066.zip</vt:lpwstr>
      </vt:variant>
      <vt:variant>
        <vt:lpwstr/>
      </vt:variant>
      <vt:variant>
        <vt:i4>4587530</vt:i4>
      </vt:variant>
      <vt:variant>
        <vt:i4>2085</vt:i4>
      </vt:variant>
      <vt:variant>
        <vt:i4>0</vt:i4>
      </vt:variant>
      <vt:variant>
        <vt:i4>5</vt:i4>
      </vt:variant>
      <vt:variant>
        <vt:lpwstr>../Docs/R1-135021.zip</vt:lpwstr>
      </vt:variant>
      <vt:variant>
        <vt:lpwstr/>
      </vt:variant>
      <vt:variant>
        <vt:i4>4653066</vt:i4>
      </vt:variant>
      <vt:variant>
        <vt:i4>2082</vt:i4>
      </vt:variant>
      <vt:variant>
        <vt:i4>0</vt:i4>
      </vt:variant>
      <vt:variant>
        <vt:i4>5</vt:i4>
      </vt:variant>
      <vt:variant>
        <vt:lpwstr>../Docs/R1-135130.zip</vt:lpwstr>
      </vt:variant>
      <vt:variant>
        <vt:lpwstr/>
      </vt:variant>
      <vt:variant>
        <vt:i4>4587521</vt:i4>
      </vt:variant>
      <vt:variant>
        <vt:i4>2079</vt:i4>
      </vt:variant>
      <vt:variant>
        <vt:i4>0</vt:i4>
      </vt:variant>
      <vt:variant>
        <vt:i4>5</vt:i4>
      </vt:variant>
      <vt:variant>
        <vt:lpwstr>../Docs/R1-135822.zip</vt:lpwstr>
      </vt:variant>
      <vt:variant>
        <vt:lpwstr/>
      </vt:variant>
      <vt:variant>
        <vt:i4>4194312</vt:i4>
      </vt:variant>
      <vt:variant>
        <vt:i4>2076</vt:i4>
      </vt:variant>
      <vt:variant>
        <vt:i4>0</vt:i4>
      </vt:variant>
      <vt:variant>
        <vt:i4>5</vt:i4>
      </vt:variant>
      <vt:variant>
        <vt:lpwstr>../Docs/R1-135645.zip</vt:lpwstr>
      </vt:variant>
      <vt:variant>
        <vt:lpwstr/>
      </vt:variant>
      <vt:variant>
        <vt:i4>4390925</vt:i4>
      </vt:variant>
      <vt:variant>
        <vt:i4>2073</vt:i4>
      </vt:variant>
      <vt:variant>
        <vt:i4>0</vt:i4>
      </vt:variant>
      <vt:variant>
        <vt:i4>5</vt:i4>
      </vt:variant>
      <vt:variant>
        <vt:lpwstr>../Docs/R1-135573.zip</vt:lpwstr>
      </vt:variant>
      <vt:variant>
        <vt:lpwstr/>
      </vt:variant>
      <vt:variant>
        <vt:i4>4456455</vt:i4>
      </vt:variant>
      <vt:variant>
        <vt:i4>2070</vt:i4>
      </vt:variant>
      <vt:variant>
        <vt:i4>0</vt:i4>
      </vt:variant>
      <vt:variant>
        <vt:i4>5</vt:i4>
      </vt:variant>
      <vt:variant>
        <vt:lpwstr>../Docs/R1-135509.zip</vt:lpwstr>
      </vt:variant>
      <vt:variant>
        <vt:lpwstr/>
      </vt:variant>
      <vt:variant>
        <vt:i4>4325391</vt:i4>
      </vt:variant>
      <vt:variant>
        <vt:i4>2067</vt:i4>
      </vt:variant>
      <vt:variant>
        <vt:i4>0</vt:i4>
      </vt:variant>
      <vt:variant>
        <vt:i4>5</vt:i4>
      </vt:variant>
      <vt:variant>
        <vt:lpwstr>../Docs/R1-135460.zip</vt:lpwstr>
      </vt:variant>
      <vt:variant>
        <vt:lpwstr/>
      </vt:variant>
      <vt:variant>
        <vt:i4>4587531</vt:i4>
      </vt:variant>
      <vt:variant>
        <vt:i4>2064</vt:i4>
      </vt:variant>
      <vt:variant>
        <vt:i4>0</vt:i4>
      </vt:variant>
      <vt:variant>
        <vt:i4>5</vt:i4>
      </vt:variant>
      <vt:variant>
        <vt:lpwstr>../Docs/R1-135424.zip</vt:lpwstr>
      </vt:variant>
      <vt:variant>
        <vt:lpwstr/>
      </vt:variant>
      <vt:variant>
        <vt:i4>4980746</vt:i4>
      </vt:variant>
      <vt:variant>
        <vt:i4>2061</vt:i4>
      </vt:variant>
      <vt:variant>
        <vt:i4>0</vt:i4>
      </vt:variant>
      <vt:variant>
        <vt:i4>5</vt:i4>
      </vt:variant>
      <vt:variant>
        <vt:lpwstr>../Docs/R1-135382.zip</vt:lpwstr>
      </vt:variant>
      <vt:variant>
        <vt:lpwstr/>
      </vt:variant>
      <vt:variant>
        <vt:i4>4259841</vt:i4>
      </vt:variant>
      <vt:variant>
        <vt:i4>2058</vt:i4>
      </vt:variant>
      <vt:variant>
        <vt:i4>0</vt:i4>
      </vt:variant>
      <vt:variant>
        <vt:i4>5</vt:i4>
      </vt:variant>
      <vt:variant>
        <vt:lpwstr>../Docs/R1-135359.zip</vt:lpwstr>
      </vt:variant>
      <vt:variant>
        <vt:lpwstr/>
      </vt:variant>
      <vt:variant>
        <vt:i4>4194314</vt:i4>
      </vt:variant>
      <vt:variant>
        <vt:i4>2055</vt:i4>
      </vt:variant>
      <vt:variant>
        <vt:i4>0</vt:i4>
      </vt:variant>
      <vt:variant>
        <vt:i4>5</vt:i4>
      </vt:variant>
      <vt:variant>
        <vt:lpwstr>../Docs/R1-135342.zip</vt:lpwstr>
      </vt:variant>
      <vt:variant>
        <vt:lpwstr/>
      </vt:variant>
      <vt:variant>
        <vt:i4>5046287</vt:i4>
      </vt:variant>
      <vt:variant>
        <vt:i4>2052</vt:i4>
      </vt:variant>
      <vt:variant>
        <vt:i4>0</vt:i4>
      </vt:variant>
      <vt:variant>
        <vt:i4>5</vt:i4>
      </vt:variant>
      <vt:variant>
        <vt:lpwstr>../Docs/R1-135296.zip</vt:lpwstr>
      </vt:variant>
      <vt:variant>
        <vt:lpwstr/>
      </vt:variant>
      <vt:variant>
        <vt:i4>5046284</vt:i4>
      </vt:variant>
      <vt:variant>
        <vt:i4>2049</vt:i4>
      </vt:variant>
      <vt:variant>
        <vt:i4>0</vt:i4>
      </vt:variant>
      <vt:variant>
        <vt:i4>5</vt:i4>
      </vt:variant>
      <vt:variant>
        <vt:lpwstr>../Docs/R1-135196.zip</vt:lpwstr>
      </vt:variant>
      <vt:variant>
        <vt:lpwstr/>
      </vt:variant>
      <vt:variant>
        <vt:i4>4259855</vt:i4>
      </vt:variant>
      <vt:variant>
        <vt:i4>2046</vt:i4>
      </vt:variant>
      <vt:variant>
        <vt:i4>0</vt:i4>
      </vt:variant>
      <vt:variant>
        <vt:i4>5</vt:i4>
      </vt:variant>
      <vt:variant>
        <vt:lpwstr>../Docs/R1-135155.zip</vt:lpwstr>
      </vt:variant>
      <vt:variant>
        <vt:lpwstr/>
      </vt:variant>
      <vt:variant>
        <vt:i4>4653067</vt:i4>
      </vt:variant>
      <vt:variant>
        <vt:i4>2043</vt:i4>
      </vt:variant>
      <vt:variant>
        <vt:i4>0</vt:i4>
      </vt:variant>
      <vt:variant>
        <vt:i4>5</vt:i4>
      </vt:variant>
      <vt:variant>
        <vt:lpwstr>../Docs/R1-135131.zip</vt:lpwstr>
      </vt:variant>
      <vt:variant>
        <vt:lpwstr/>
      </vt:variant>
      <vt:variant>
        <vt:i4>4325390</vt:i4>
      </vt:variant>
      <vt:variant>
        <vt:i4>2040</vt:i4>
      </vt:variant>
      <vt:variant>
        <vt:i4>0</vt:i4>
      </vt:variant>
      <vt:variant>
        <vt:i4>5</vt:i4>
      </vt:variant>
      <vt:variant>
        <vt:lpwstr>../Docs/R1-135065.zip</vt:lpwstr>
      </vt:variant>
      <vt:variant>
        <vt:lpwstr/>
      </vt:variant>
      <vt:variant>
        <vt:i4>4587531</vt:i4>
      </vt:variant>
      <vt:variant>
        <vt:i4>2037</vt:i4>
      </vt:variant>
      <vt:variant>
        <vt:i4>0</vt:i4>
      </vt:variant>
      <vt:variant>
        <vt:i4>5</vt:i4>
      </vt:variant>
      <vt:variant>
        <vt:lpwstr>../Docs/R1-135020.zip</vt:lpwstr>
      </vt:variant>
      <vt:variant>
        <vt:lpwstr/>
      </vt:variant>
      <vt:variant>
        <vt:i4>4259851</vt:i4>
      </vt:variant>
      <vt:variant>
        <vt:i4>2034</vt:i4>
      </vt:variant>
      <vt:variant>
        <vt:i4>0</vt:i4>
      </vt:variant>
      <vt:variant>
        <vt:i4>5</vt:i4>
      </vt:variant>
      <vt:variant>
        <vt:lpwstr>../Docs/R1-136060.zip</vt:lpwstr>
      </vt:variant>
      <vt:variant>
        <vt:lpwstr/>
      </vt:variant>
      <vt:variant>
        <vt:i4>4325388</vt:i4>
      </vt:variant>
      <vt:variant>
        <vt:i4>2031</vt:i4>
      </vt:variant>
      <vt:variant>
        <vt:i4>0</vt:i4>
      </vt:variant>
      <vt:variant>
        <vt:i4>5</vt:i4>
      </vt:variant>
      <vt:variant>
        <vt:lpwstr>../Docs/R1-136057.zip</vt:lpwstr>
      </vt:variant>
      <vt:variant>
        <vt:lpwstr/>
      </vt:variant>
      <vt:variant>
        <vt:i4>4325388</vt:i4>
      </vt:variant>
      <vt:variant>
        <vt:i4>2028</vt:i4>
      </vt:variant>
      <vt:variant>
        <vt:i4>0</vt:i4>
      </vt:variant>
      <vt:variant>
        <vt:i4>5</vt:i4>
      </vt:variant>
      <vt:variant>
        <vt:lpwstr>../Docs/R1-136057.zip</vt:lpwstr>
      </vt:variant>
      <vt:variant>
        <vt:lpwstr/>
      </vt:variant>
      <vt:variant>
        <vt:i4>4194310</vt:i4>
      </vt:variant>
      <vt:variant>
        <vt:i4>2025</vt:i4>
      </vt:variant>
      <vt:variant>
        <vt:i4>0</vt:i4>
      </vt:variant>
      <vt:variant>
        <vt:i4>5</vt:i4>
      </vt:variant>
      <vt:variant>
        <vt:lpwstr>../Docs/R1-135944.zip</vt:lpwstr>
      </vt:variant>
      <vt:variant>
        <vt:lpwstr/>
      </vt:variant>
      <vt:variant>
        <vt:i4>4456462</vt:i4>
      </vt:variant>
      <vt:variant>
        <vt:i4>2022</vt:i4>
      </vt:variant>
      <vt:variant>
        <vt:i4>0</vt:i4>
      </vt:variant>
      <vt:variant>
        <vt:i4>5</vt:i4>
      </vt:variant>
      <vt:variant>
        <vt:lpwstr>../Docs/R1-135104.zip</vt:lpwstr>
      </vt:variant>
      <vt:variant>
        <vt:lpwstr/>
      </vt:variant>
      <vt:variant>
        <vt:i4>4194310</vt:i4>
      </vt:variant>
      <vt:variant>
        <vt:i4>2019</vt:i4>
      </vt:variant>
      <vt:variant>
        <vt:i4>0</vt:i4>
      </vt:variant>
      <vt:variant>
        <vt:i4>5</vt:i4>
      </vt:variant>
      <vt:variant>
        <vt:lpwstr>../Docs/R1-135944.zip</vt:lpwstr>
      </vt:variant>
      <vt:variant>
        <vt:lpwstr/>
      </vt:variant>
      <vt:variant>
        <vt:i4>4653065</vt:i4>
      </vt:variant>
      <vt:variant>
        <vt:i4>2016</vt:i4>
      </vt:variant>
      <vt:variant>
        <vt:i4>0</vt:i4>
      </vt:variant>
      <vt:variant>
        <vt:i4>5</vt:i4>
      </vt:variant>
      <vt:variant>
        <vt:lpwstr>../Docs/R1-135133.zip</vt:lpwstr>
      </vt:variant>
      <vt:variant>
        <vt:lpwstr/>
      </vt:variant>
      <vt:variant>
        <vt:i4>4587520</vt:i4>
      </vt:variant>
      <vt:variant>
        <vt:i4>2013</vt:i4>
      </vt:variant>
      <vt:variant>
        <vt:i4>0</vt:i4>
      </vt:variant>
      <vt:variant>
        <vt:i4>5</vt:i4>
      </vt:variant>
      <vt:variant>
        <vt:lpwstr>../Docs/R1-135823.zip</vt:lpwstr>
      </vt:variant>
      <vt:variant>
        <vt:lpwstr/>
      </vt:variant>
      <vt:variant>
        <vt:i4>4194313</vt:i4>
      </vt:variant>
      <vt:variant>
        <vt:i4>2010</vt:i4>
      </vt:variant>
      <vt:variant>
        <vt:i4>0</vt:i4>
      </vt:variant>
      <vt:variant>
        <vt:i4>5</vt:i4>
      </vt:variant>
      <vt:variant>
        <vt:lpwstr>../Docs/R1-135644.zip</vt:lpwstr>
      </vt:variant>
      <vt:variant>
        <vt:lpwstr/>
      </vt:variant>
      <vt:variant>
        <vt:i4>4194311</vt:i4>
      </vt:variant>
      <vt:variant>
        <vt:i4>2007</vt:i4>
      </vt:variant>
      <vt:variant>
        <vt:i4>0</vt:i4>
      </vt:variant>
      <vt:variant>
        <vt:i4>5</vt:i4>
      </vt:variant>
      <vt:variant>
        <vt:lpwstr>../Docs/R1-134559.zip</vt:lpwstr>
      </vt:variant>
      <vt:variant>
        <vt:lpwstr/>
      </vt:variant>
      <vt:variant>
        <vt:i4>4456460</vt:i4>
      </vt:variant>
      <vt:variant>
        <vt:i4>2004</vt:i4>
      </vt:variant>
      <vt:variant>
        <vt:i4>0</vt:i4>
      </vt:variant>
      <vt:variant>
        <vt:i4>5</vt:i4>
      </vt:variant>
      <vt:variant>
        <vt:lpwstr>../Docs/R1-135601.zip</vt:lpwstr>
      </vt:variant>
      <vt:variant>
        <vt:lpwstr/>
      </vt:variant>
      <vt:variant>
        <vt:i4>4390924</vt:i4>
      </vt:variant>
      <vt:variant>
        <vt:i4>2001</vt:i4>
      </vt:variant>
      <vt:variant>
        <vt:i4>0</vt:i4>
      </vt:variant>
      <vt:variant>
        <vt:i4>5</vt:i4>
      </vt:variant>
      <vt:variant>
        <vt:lpwstr>../Docs/R1-135572.zip</vt:lpwstr>
      </vt:variant>
      <vt:variant>
        <vt:lpwstr/>
      </vt:variant>
      <vt:variant>
        <vt:i4>4390927</vt:i4>
      </vt:variant>
      <vt:variant>
        <vt:i4>1998</vt:i4>
      </vt:variant>
      <vt:variant>
        <vt:i4>0</vt:i4>
      </vt:variant>
      <vt:variant>
        <vt:i4>5</vt:i4>
      </vt:variant>
      <vt:variant>
        <vt:lpwstr>../Docs/R1-135571.zip</vt:lpwstr>
      </vt:variant>
      <vt:variant>
        <vt:lpwstr/>
      </vt:variant>
      <vt:variant>
        <vt:i4>4456460</vt:i4>
      </vt:variant>
      <vt:variant>
        <vt:i4>1995</vt:i4>
      </vt:variant>
      <vt:variant>
        <vt:i4>0</vt:i4>
      </vt:variant>
      <vt:variant>
        <vt:i4>5</vt:i4>
      </vt:variant>
      <vt:variant>
        <vt:lpwstr>../Docs/R1-135502.zip</vt:lpwstr>
      </vt:variant>
      <vt:variant>
        <vt:lpwstr/>
      </vt:variant>
      <vt:variant>
        <vt:i4>4259846</vt:i4>
      </vt:variant>
      <vt:variant>
        <vt:i4>1992</vt:i4>
      </vt:variant>
      <vt:variant>
        <vt:i4>0</vt:i4>
      </vt:variant>
      <vt:variant>
        <vt:i4>5</vt:i4>
      </vt:variant>
      <vt:variant>
        <vt:lpwstr>../Docs/R1-135459.zip</vt:lpwstr>
      </vt:variant>
      <vt:variant>
        <vt:lpwstr/>
      </vt:variant>
      <vt:variant>
        <vt:i4>4259847</vt:i4>
      </vt:variant>
      <vt:variant>
        <vt:i4>1989</vt:i4>
      </vt:variant>
      <vt:variant>
        <vt:i4>0</vt:i4>
      </vt:variant>
      <vt:variant>
        <vt:i4>5</vt:i4>
      </vt:variant>
      <vt:variant>
        <vt:lpwstr>../Docs/R1-135458.zip</vt:lpwstr>
      </vt:variant>
      <vt:variant>
        <vt:lpwstr/>
      </vt:variant>
      <vt:variant>
        <vt:i4>4521995</vt:i4>
      </vt:variant>
      <vt:variant>
        <vt:i4>1986</vt:i4>
      </vt:variant>
      <vt:variant>
        <vt:i4>0</vt:i4>
      </vt:variant>
      <vt:variant>
        <vt:i4>5</vt:i4>
      </vt:variant>
      <vt:variant>
        <vt:lpwstr>../Docs/R1-135414.zip</vt:lpwstr>
      </vt:variant>
      <vt:variant>
        <vt:lpwstr/>
      </vt:variant>
      <vt:variant>
        <vt:i4>4325387</vt:i4>
      </vt:variant>
      <vt:variant>
        <vt:i4>1983</vt:i4>
      </vt:variant>
      <vt:variant>
        <vt:i4>0</vt:i4>
      </vt:variant>
      <vt:variant>
        <vt:i4>5</vt:i4>
      </vt:variant>
      <vt:variant>
        <vt:lpwstr>../Docs/R1-134373.zip</vt:lpwstr>
      </vt:variant>
      <vt:variant>
        <vt:lpwstr/>
      </vt:variant>
      <vt:variant>
        <vt:i4>5046283</vt:i4>
      </vt:variant>
      <vt:variant>
        <vt:i4>1980</vt:i4>
      </vt:variant>
      <vt:variant>
        <vt:i4>0</vt:i4>
      </vt:variant>
      <vt:variant>
        <vt:i4>5</vt:i4>
      </vt:variant>
      <vt:variant>
        <vt:lpwstr>../Docs/R1-135393.zip</vt:lpwstr>
      </vt:variant>
      <vt:variant>
        <vt:lpwstr/>
      </vt:variant>
      <vt:variant>
        <vt:i4>4325387</vt:i4>
      </vt:variant>
      <vt:variant>
        <vt:i4>1977</vt:i4>
      </vt:variant>
      <vt:variant>
        <vt:i4>0</vt:i4>
      </vt:variant>
      <vt:variant>
        <vt:i4>5</vt:i4>
      </vt:variant>
      <vt:variant>
        <vt:lpwstr>../Docs/R1-135363.zip</vt:lpwstr>
      </vt:variant>
      <vt:variant>
        <vt:lpwstr/>
      </vt:variant>
      <vt:variant>
        <vt:i4>4259840</vt:i4>
      </vt:variant>
      <vt:variant>
        <vt:i4>1974</vt:i4>
      </vt:variant>
      <vt:variant>
        <vt:i4>0</vt:i4>
      </vt:variant>
      <vt:variant>
        <vt:i4>5</vt:i4>
      </vt:variant>
      <vt:variant>
        <vt:lpwstr>../Docs/R1-135358.zip</vt:lpwstr>
      </vt:variant>
      <vt:variant>
        <vt:lpwstr/>
      </vt:variant>
      <vt:variant>
        <vt:i4>4259855</vt:i4>
      </vt:variant>
      <vt:variant>
        <vt:i4>1971</vt:i4>
      </vt:variant>
      <vt:variant>
        <vt:i4>0</vt:i4>
      </vt:variant>
      <vt:variant>
        <vt:i4>5</vt:i4>
      </vt:variant>
      <vt:variant>
        <vt:lpwstr>../Docs/R1-135357.zip</vt:lpwstr>
      </vt:variant>
      <vt:variant>
        <vt:lpwstr/>
      </vt:variant>
      <vt:variant>
        <vt:i4>5046284</vt:i4>
      </vt:variant>
      <vt:variant>
        <vt:i4>1968</vt:i4>
      </vt:variant>
      <vt:variant>
        <vt:i4>0</vt:i4>
      </vt:variant>
      <vt:variant>
        <vt:i4>5</vt:i4>
      </vt:variant>
      <vt:variant>
        <vt:lpwstr>../Docs/R1-135295.zip</vt:lpwstr>
      </vt:variant>
      <vt:variant>
        <vt:lpwstr/>
      </vt:variant>
      <vt:variant>
        <vt:i4>4259850</vt:i4>
      </vt:variant>
      <vt:variant>
        <vt:i4>1965</vt:i4>
      </vt:variant>
      <vt:variant>
        <vt:i4>0</vt:i4>
      </vt:variant>
      <vt:variant>
        <vt:i4>5</vt:i4>
      </vt:variant>
      <vt:variant>
        <vt:lpwstr>../Docs/R1-135253.zip</vt:lpwstr>
      </vt:variant>
      <vt:variant>
        <vt:lpwstr/>
      </vt:variant>
      <vt:variant>
        <vt:i4>4259851</vt:i4>
      </vt:variant>
      <vt:variant>
        <vt:i4>1962</vt:i4>
      </vt:variant>
      <vt:variant>
        <vt:i4>0</vt:i4>
      </vt:variant>
      <vt:variant>
        <vt:i4>5</vt:i4>
      </vt:variant>
      <vt:variant>
        <vt:lpwstr>../Docs/R1-135252.zip</vt:lpwstr>
      </vt:variant>
      <vt:variant>
        <vt:lpwstr/>
      </vt:variant>
      <vt:variant>
        <vt:i4>5046287</vt:i4>
      </vt:variant>
      <vt:variant>
        <vt:i4>1959</vt:i4>
      </vt:variant>
      <vt:variant>
        <vt:i4>0</vt:i4>
      </vt:variant>
      <vt:variant>
        <vt:i4>5</vt:i4>
      </vt:variant>
      <vt:variant>
        <vt:lpwstr>../Docs/R1-135195.zip</vt:lpwstr>
      </vt:variant>
      <vt:variant>
        <vt:lpwstr/>
      </vt:variant>
      <vt:variant>
        <vt:i4>4259854</vt:i4>
      </vt:variant>
      <vt:variant>
        <vt:i4>1956</vt:i4>
      </vt:variant>
      <vt:variant>
        <vt:i4>0</vt:i4>
      </vt:variant>
      <vt:variant>
        <vt:i4>5</vt:i4>
      </vt:variant>
      <vt:variant>
        <vt:lpwstr>../Docs/R1-135154.zip</vt:lpwstr>
      </vt:variant>
      <vt:variant>
        <vt:lpwstr/>
      </vt:variant>
      <vt:variant>
        <vt:i4>4587523</vt:i4>
      </vt:variant>
      <vt:variant>
        <vt:i4>1953</vt:i4>
      </vt:variant>
      <vt:variant>
        <vt:i4>0</vt:i4>
      </vt:variant>
      <vt:variant>
        <vt:i4>5</vt:i4>
      </vt:variant>
      <vt:variant>
        <vt:lpwstr>../Docs/R1-135129.zip</vt:lpwstr>
      </vt:variant>
      <vt:variant>
        <vt:lpwstr/>
      </vt:variant>
      <vt:variant>
        <vt:i4>4325391</vt:i4>
      </vt:variant>
      <vt:variant>
        <vt:i4>1950</vt:i4>
      </vt:variant>
      <vt:variant>
        <vt:i4>0</vt:i4>
      </vt:variant>
      <vt:variant>
        <vt:i4>5</vt:i4>
      </vt:variant>
      <vt:variant>
        <vt:lpwstr>../Docs/R1-135064.zip</vt:lpwstr>
      </vt:variant>
      <vt:variant>
        <vt:lpwstr/>
      </vt:variant>
      <vt:variant>
        <vt:i4>4325384</vt:i4>
      </vt:variant>
      <vt:variant>
        <vt:i4>1947</vt:i4>
      </vt:variant>
      <vt:variant>
        <vt:i4>0</vt:i4>
      </vt:variant>
      <vt:variant>
        <vt:i4>5</vt:i4>
      </vt:variant>
      <vt:variant>
        <vt:lpwstr>../Docs/R1-135063.zip</vt:lpwstr>
      </vt:variant>
      <vt:variant>
        <vt:lpwstr/>
      </vt:variant>
      <vt:variant>
        <vt:i4>4456457</vt:i4>
      </vt:variant>
      <vt:variant>
        <vt:i4>1944</vt:i4>
      </vt:variant>
      <vt:variant>
        <vt:i4>0</vt:i4>
      </vt:variant>
      <vt:variant>
        <vt:i4>5</vt:i4>
      </vt:variant>
      <vt:variant>
        <vt:lpwstr>../Docs/R1-135103.zip</vt:lpwstr>
      </vt:variant>
      <vt:variant>
        <vt:lpwstr/>
      </vt:variant>
      <vt:variant>
        <vt:i4>4521986</vt:i4>
      </vt:variant>
      <vt:variant>
        <vt:i4>1941</vt:i4>
      </vt:variant>
      <vt:variant>
        <vt:i4>0</vt:i4>
      </vt:variant>
      <vt:variant>
        <vt:i4>5</vt:i4>
      </vt:variant>
      <vt:variant>
        <vt:lpwstr>../Docs/R1-135019.zip</vt:lpwstr>
      </vt:variant>
      <vt:variant>
        <vt:lpwstr/>
      </vt:variant>
      <vt:variant>
        <vt:i4>4194305</vt:i4>
      </vt:variant>
      <vt:variant>
        <vt:i4>1938</vt:i4>
      </vt:variant>
      <vt:variant>
        <vt:i4>0</vt:i4>
      </vt:variant>
      <vt:variant>
        <vt:i4>5</vt:i4>
      </vt:variant>
      <vt:variant>
        <vt:lpwstr>../Docs/R1-135943.zip</vt:lpwstr>
      </vt:variant>
      <vt:variant>
        <vt:lpwstr/>
      </vt:variant>
      <vt:variant>
        <vt:i4>4587532</vt:i4>
      </vt:variant>
      <vt:variant>
        <vt:i4>1935</vt:i4>
      </vt:variant>
      <vt:variant>
        <vt:i4>0</vt:i4>
      </vt:variant>
      <vt:variant>
        <vt:i4>5</vt:i4>
      </vt:variant>
      <vt:variant>
        <vt:lpwstr>../Docs/R1-135423.zip</vt:lpwstr>
      </vt:variant>
      <vt:variant>
        <vt:lpwstr/>
      </vt:variant>
      <vt:variant>
        <vt:i4>4587533</vt:i4>
      </vt:variant>
      <vt:variant>
        <vt:i4>1932</vt:i4>
      </vt:variant>
      <vt:variant>
        <vt:i4>0</vt:i4>
      </vt:variant>
      <vt:variant>
        <vt:i4>5</vt:i4>
      </vt:variant>
      <vt:variant>
        <vt:lpwstr>../Docs/R1-135422.zip</vt:lpwstr>
      </vt:variant>
      <vt:variant>
        <vt:lpwstr/>
      </vt:variant>
      <vt:variant>
        <vt:i4>4653069</vt:i4>
      </vt:variant>
      <vt:variant>
        <vt:i4>1929</vt:i4>
      </vt:variant>
      <vt:variant>
        <vt:i4>0</vt:i4>
      </vt:variant>
      <vt:variant>
        <vt:i4>5</vt:i4>
      </vt:variant>
      <vt:variant>
        <vt:lpwstr>../Docs/R1-136006.zip</vt:lpwstr>
      </vt:variant>
      <vt:variant>
        <vt:lpwstr/>
      </vt:variant>
      <vt:variant>
        <vt:i4>5046282</vt:i4>
      </vt:variant>
      <vt:variant>
        <vt:i4>1926</vt:i4>
      </vt:variant>
      <vt:variant>
        <vt:i4>0</vt:i4>
      </vt:variant>
      <vt:variant>
        <vt:i4>5</vt:i4>
      </vt:variant>
      <vt:variant>
        <vt:lpwstr>../Docs/R1-135392.zip</vt:lpwstr>
      </vt:variant>
      <vt:variant>
        <vt:lpwstr/>
      </vt:variant>
      <vt:variant>
        <vt:i4>4325391</vt:i4>
      </vt:variant>
      <vt:variant>
        <vt:i4>1923</vt:i4>
      </vt:variant>
      <vt:variant>
        <vt:i4>0</vt:i4>
      </vt:variant>
      <vt:variant>
        <vt:i4>5</vt:i4>
      </vt:variant>
      <vt:variant>
        <vt:lpwstr>../Docs/R1-135763.zip</vt:lpwstr>
      </vt:variant>
      <vt:variant>
        <vt:lpwstr/>
      </vt:variant>
      <vt:variant>
        <vt:i4>4194318</vt:i4>
      </vt:variant>
      <vt:variant>
        <vt:i4>1920</vt:i4>
      </vt:variant>
      <vt:variant>
        <vt:i4>0</vt:i4>
      </vt:variant>
      <vt:variant>
        <vt:i4>5</vt:i4>
      </vt:variant>
      <vt:variant>
        <vt:lpwstr>../Docs/R1-135643.zip</vt:lpwstr>
      </vt:variant>
      <vt:variant>
        <vt:lpwstr/>
      </vt:variant>
      <vt:variant>
        <vt:i4>4194310</vt:i4>
      </vt:variant>
      <vt:variant>
        <vt:i4>1917</vt:i4>
      </vt:variant>
      <vt:variant>
        <vt:i4>0</vt:i4>
      </vt:variant>
      <vt:variant>
        <vt:i4>5</vt:i4>
      </vt:variant>
      <vt:variant>
        <vt:lpwstr>../Docs/R1-134558.zip</vt:lpwstr>
      </vt:variant>
      <vt:variant>
        <vt:lpwstr/>
      </vt:variant>
      <vt:variant>
        <vt:i4>4456461</vt:i4>
      </vt:variant>
      <vt:variant>
        <vt:i4>1914</vt:i4>
      </vt:variant>
      <vt:variant>
        <vt:i4>0</vt:i4>
      </vt:variant>
      <vt:variant>
        <vt:i4>5</vt:i4>
      </vt:variant>
      <vt:variant>
        <vt:lpwstr>../Docs/R1-135600.zip</vt:lpwstr>
      </vt:variant>
      <vt:variant>
        <vt:lpwstr/>
      </vt:variant>
      <vt:variant>
        <vt:i4>4390926</vt:i4>
      </vt:variant>
      <vt:variant>
        <vt:i4>1911</vt:i4>
      </vt:variant>
      <vt:variant>
        <vt:i4>0</vt:i4>
      </vt:variant>
      <vt:variant>
        <vt:i4>5</vt:i4>
      </vt:variant>
      <vt:variant>
        <vt:lpwstr>../Docs/R1-135570.zip</vt:lpwstr>
      </vt:variant>
      <vt:variant>
        <vt:lpwstr/>
      </vt:variant>
      <vt:variant>
        <vt:i4>4259848</vt:i4>
      </vt:variant>
      <vt:variant>
        <vt:i4>1908</vt:i4>
      </vt:variant>
      <vt:variant>
        <vt:i4>0</vt:i4>
      </vt:variant>
      <vt:variant>
        <vt:i4>5</vt:i4>
      </vt:variant>
      <vt:variant>
        <vt:lpwstr>../Docs/R1-135457.zip</vt:lpwstr>
      </vt:variant>
      <vt:variant>
        <vt:lpwstr/>
      </vt:variant>
      <vt:variant>
        <vt:i4>4259854</vt:i4>
      </vt:variant>
      <vt:variant>
        <vt:i4>1905</vt:i4>
      </vt:variant>
      <vt:variant>
        <vt:i4>0</vt:i4>
      </vt:variant>
      <vt:variant>
        <vt:i4>5</vt:i4>
      </vt:variant>
      <vt:variant>
        <vt:lpwstr>../Docs/R1-135356.zip</vt:lpwstr>
      </vt:variant>
      <vt:variant>
        <vt:lpwstr/>
      </vt:variant>
      <vt:variant>
        <vt:i4>4194313</vt:i4>
      </vt:variant>
      <vt:variant>
        <vt:i4>1902</vt:i4>
      </vt:variant>
      <vt:variant>
        <vt:i4>0</vt:i4>
      </vt:variant>
      <vt:variant>
        <vt:i4>5</vt:i4>
      </vt:variant>
      <vt:variant>
        <vt:lpwstr>../Docs/R1-135341.zip</vt:lpwstr>
      </vt:variant>
      <vt:variant>
        <vt:lpwstr/>
      </vt:variant>
      <vt:variant>
        <vt:i4>4325391</vt:i4>
      </vt:variant>
      <vt:variant>
        <vt:i4>1899</vt:i4>
      </vt:variant>
      <vt:variant>
        <vt:i4>0</vt:i4>
      </vt:variant>
      <vt:variant>
        <vt:i4>5</vt:i4>
      </vt:variant>
      <vt:variant>
        <vt:lpwstr>../Docs/R1-135266.zip</vt:lpwstr>
      </vt:variant>
      <vt:variant>
        <vt:lpwstr/>
      </vt:variant>
      <vt:variant>
        <vt:i4>4259853</vt:i4>
      </vt:variant>
      <vt:variant>
        <vt:i4>1896</vt:i4>
      </vt:variant>
      <vt:variant>
        <vt:i4>0</vt:i4>
      </vt:variant>
      <vt:variant>
        <vt:i4>5</vt:i4>
      </vt:variant>
      <vt:variant>
        <vt:lpwstr>../Docs/R1-135254.zip</vt:lpwstr>
      </vt:variant>
      <vt:variant>
        <vt:lpwstr/>
      </vt:variant>
      <vt:variant>
        <vt:i4>5046286</vt:i4>
      </vt:variant>
      <vt:variant>
        <vt:i4>1893</vt:i4>
      </vt:variant>
      <vt:variant>
        <vt:i4>0</vt:i4>
      </vt:variant>
      <vt:variant>
        <vt:i4>5</vt:i4>
      </vt:variant>
      <vt:variant>
        <vt:lpwstr>../Docs/R1-135194.zip</vt:lpwstr>
      </vt:variant>
      <vt:variant>
        <vt:lpwstr/>
      </vt:variant>
      <vt:variant>
        <vt:i4>4259849</vt:i4>
      </vt:variant>
      <vt:variant>
        <vt:i4>1890</vt:i4>
      </vt:variant>
      <vt:variant>
        <vt:i4>0</vt:i4>
      </vt:variant>
      <vt:variant>
        <vt:i4>5</vt:i4>
      </vt:variant>
      <vt:variant>
        <vt:lpwstr>../Docs/R1-135153.zip</vt:lpwstr>
      </vt:variant>
      <vt:variant>
        <vt:lpwstr/>
      </vt:variant>
      <vt:variant>
        <vt:i4>4259848</vt:i4>
      </vt:variant>
      <vt:variant>
        <vt:i4>1887</vt:i4>
      </vt:variant>
      <vt:variant>
        <vt:i4>0</vt:i4>
      </vt:variant>
      <vt:variant>
        <vt:i4>5</vt:i4>
      </vt:variant>
      <vt:variant>
        <vt:lpwstr>../Docs/R1-135152.zip</vt:lpwstr>
      </vt:variant>
      <vt:variant>
        <vt:lpwstr/>
      </vt:variant>
      <vt:variant>
        <vt:i4>4456456</vt:i4>
      </vt:variant>
      <vt:variant>
        <vt:i4>1884</vt:i4>
      </vt:variant>
      <vt:variant>
        <vt:i4>0</vt:i4>
      </vt:variant>
      <vt:variant>
        <vt:i4>5</vt:i4>
      </vt:variant>
      <vt:variant>
        <vt:lpwstr>../Docs/R1-135102.zip</vt:lpwstr>
      </vt:variant>
      <vt:variant>
        <vt:lpwstr/>
      </vt:variant>
      <vt:variant>
        <vt:i4>4325385</vt:i4>
      </vt:variant>
      <vt:variant>
        <vt:i4>1881</vt:i4>
      </vt:variant>
      <vt:variant>
        <vt:i4>0</vt:i4>
      </vt:variant>
      <vt:variant>
        <vt:i4>5</vt:i4>
      </vt:variant>
      <vt:variant>
        <vt:lpwstr>../Docs/R1-135062.zip</vt:lpwstr>
      </vt:variant>
      <vt:variant>
        <vt:lpwstr/>
      </vt:variant>
      <vt:variant>
        <vt:i4>4521987</vt:i4>
      </vt:variant>
      <vt:variant>
        <vt:i4>1878</vt:i4>
      </vt:variant>
      <vt:variant>
        <vt:i4>0</vt:i4>
      </vt:variant>
      <vt:variant>
        <vt:i4>5</vt:i4>
      </vt:variant>
      <vt:variant>
        <vt:lpwstr>../Docs/R1-135018.zip</vt:lpwstr>
      </vt:variant>
      <vt:variant>
        <vt:lpwstr/>
      </vt:variant>
      <vt:variant>
        <vt:i4>4456449</vt:i4>
      </vt:variant>
      <vt:variant>
        <vt:i4>1875</vt:i4>
      </vt:variant>
      <vt:variant>
        <vt:i4>0</vt:i4>
      </vt:variant>
      <vt:variant>
        <vt:i4>5</vt:i4>
      </vt:variant>
      <vt:variant>
        <vt:lpwstr>../Docs/R1-135802.zip</vt:lpwstr>
      </vt:variant>
      <vt:variant>
        <vt:lpwstr/>
      </vt:variant>
      <vt:variant>
        <vt:i4>4456449</vt:i4>
      </vt:variant>
      <vt:variant>
        <vt:i4>1872</vt:i4>
      </vt:variant>
      <vt:variant>
        <vt:i4>0</vt:i4>
      </vt:variant>
      <vt:variant>
        <vt:i4>5</vt:i4>
      </vt:variant>
      <vt:variant>
        <vt:lpwstr>../Docs/R1-135802.zip</vt:lpwstr>
      </vt:variant>
      <vt:variant>
        <vt:lpwstr/>
      </vt:variant>
      <vt:variant>
        <vt:i4>2228239</vt:i4>
      </vt:variant>
      <vt:variant>
        <vt:i4>1869</vt:i4>
      </vt:variant>
      <vt:variant>
        <vt:i4>0</vt:i4>
      </vt:variant>
      <vt:variant>
        <vt:i4>5</vt:i4>
      </vt:variant>
      <vt:variant>
        <vt:lpwstr>http://www.3gpp.org/ftp/tsg_ran/TSG_RAN/TSGR_60/Docs/RP-130848.zip</vt:lpwstr>
      </vt:variant>
      <vt:variant>
        <vt:lpwstr/>
      </vt:variant>
      <vt:variant>
        <vt:i4>4259849</vt:i4>
      </vt:variant>
      <vt:variant>
        <vt:i4>1866</vt:i4>
      </vt:variant>
      <vt:variant>
        <vt:i4>0</vt:i4>
      </vt:variant>
      <vt:variant>
        <vt:i4>5</vt:i4>
      </vt:variant>
      <vt:variant>
        <vt:lpwstr>../Docs/R1-135456.zip</vt:lpwstr>
      </vt:variant>
      <vt:variant>
        <vt:lpwstr/>
      </vt:variant>
      <vt:variant>
        <vt:i4>4521996</vt:i4>
      </vt:variant>
      <vt:variant>
        <vt:i4>1863</vt:i4>
      </vt:variant>
      <vt:variant>
        <vt:i4>0</vt:i4>
      </vt:variant>
      <vt:variant>
        <vt:i4>5</vt:i4>
      </vt:variant>
      <vt:variant>
        <vt:lpwstr>../Docs/R1-135413.zip</vt:lpwstr>
      </vt:variant>
      <vt:variant>
        <vt:lpwstr/>
      </vt:variant>
      <vt:variant>
        <vt:i4>5046285</vt:i4>
      </vt:variant>
      <vt:variant>
        <vt:i4>1860</vt:i4>
      </vt:variant>
      <vt:variant>
        <vt:i4>0</vt:i4>
      </vt:variant>
      <vt:variant>
        <vt:i4>5</vt:i4>
      </vt:variant>
      <vt:variant>
        <vt:lpwstr>../Docs/R1-135294.zip</vt:lpwstr>
      </vt:variant>
      <vt:variant>
        <vt:lpwstr/>
      </vt:variant>
      <vt:variant>
        <vt:i4>5046282</vt:i4>
      </vt:variant>
      <vt:variant>
        <vt:i4>1857</vt:i4>
      </vt:variant>
      <vt:variant>
        <vt:i4>0</vt:i4>
      </vt:variant>
      <vt:variant>
        <vt:i4>5</vt:i4>
      </vt:variant>
      <vt:variant>
        <vt:lpwstr>../Docs/R1-135293.zip</vt:lpwstr>
      </vt:variant>
      <vt:variant>
        <vt:lpwstr/>
      </vt:variant>
      <vt:variant>
        <vt:i4>4325386</vt:i4>
      </vt:variant>
      <vt:variant>
        <vt:i4>1854</vt:i4>
      </vt:variant>
      <vt:variant>
        <vt:i4>0</vt:i4>
      </vt:variant>
      <vt:variant>
        <vt:i4>5</vt:i4>
      </vt:variant>
      <vt:variant>
        <vt:lpwstr>../Docs/R1-135061.zip</vt:lpwstr>
      </vt:variant>
      <vt:variant>
        <vt:lpwstr/>
      </vt:variant>
      <vt:variant>
        <vt:i4>4194319</vt:i4>
      </vt:variant>
      <vt:variant>
        <vt:i4>1851</vt:i4>
      </vt:variant>
      <vt:variant>
        <vt:i4>0</vt:i4>
      </vt:variant>
      <vt:variant>
        <vt:i4>5</vt:i4>
      </vt:variant>
      <vt:variant>
        <vt:lpwstr>../Docs/R1-135642.zip</vt:lpwstr>
      </vt:variant>
      <vt:variant>
        <vt:lpwstr/>
      </vt:variant>
      <vt:variant>
        <vt:i4>4325386</vt:i4>
      </vt:variant>
      <vt:variant>
        <vt:i4>1848</vt:i4>
      </vt:variant>
      <vt:variant>
        <vt:i4>0</vt:i4>
      </vt:variant>
      <vt:variant>
        <vt:i4>5</vt:i4>
      </vt:variant>
      <vt:variant>
        <vt:lpwstr>../Docs/R1-135564.zip</vt:lpwstr>
      </vt:variant>
      <vt:variant>
        <vt:lpwstr/>
      </vt:variant>
      <vt:variant>
        <vt:i4>4653065</vt:i4>
      </vt:variant>
      <vt:variant>
        <vt:i4>1845</vt:i4>
      </vt:variant>
      <vt:variant>
        <vt:i4>0</vt:i4>
      </vt:variant>
      <vt:variant>
        <vt:i4>5</vt:i4>
      </vt:variant>
      <vt:variant>
        <vt:lpwstr>../Docs/R1-135537.zip</vt:lpwstr>
      </vt:variant>
      <vt:variant>
        <vt:lpwstr/>
      </vt:variant>
      <vt:variant>
        <vt:i4>4194312</vt:i4>
      </vt:variant>
      <vt:variant>
        <vt:i4>1842</vt:i4>
      </vt:variant>
      <vt:variant>
        <vt:i4>0</vt:i4>
      </vt:variant>
      <vt:variant>
        <vt:i4>5</vt:i4>
      </vt:variant>
      <vt:variant>
        <vt:lpwstr>../Docs/R1-135340.zip</vt:lpwstr>
      </vt:variant>
      <vt:variant>
        <vt:lpwstr/>
      </vt:variant>
      <vt:variant>
        <vt:i4>5046281</vt:i4>
      </vt:variant>
      <vt:variant>
        <vt:i4>1839</vt:i4>
      </vt:variant>
      <vt:variant>
        <vt:i4>0</vt:i4>
      </vt:variant>
      <vt:variant>
        <vt:i4>5</vt:i4>
      </vt:variant>
      <vt:variant>
        <vt:lpwstr>../Docs/R1-135193.zip</vt:lpwstr>
      </vt:variant>
      <vt:variant>
        <vt:lpwstr/>
      </vt:variant>
      <vt:variant>
        <vt:i4>5046280</vt:i4>
      </vt:variant>
      <vt:variant>
        <vt:i4>1836</vt:i4>
      </vt:variant>
      <vt:variant>
        <vt:i4>0</vt:i4>
      </vt:variant>
      <vt:variant>
        <vt:i4>5</vt:i4>
      </vt:variant>
      <vt:variant>
        <vt:lpwstr>../Docs/R1-135192.zip</vt:lpwstr>
      </vt:variant>
      <vt:variant>
        <vt:lpwstr/>
      </vt:variant>
      <vt:variant>
        <vt:i4>4325387</vt:i4>
      </vt:variant>
      <vt:variant>
        <vt:i4>1833</vt:i4>
      </vt:variant>
      <vt:variant>
        <vt:i4>0</vt:i4>
      </vt:variant>
      <vt:variant>
        <vt:i4>5</vt:i4>
      </vt:variant>
      <vt:variant>
        <vt:lpwstr>../Docs/R1-135060.zip</vt:lpwstr>
      </vt:variant>
      <vt:variant>
        <vt:lpwstr/>
      </vt:variant>
      <vt:variant>
        <vt:i4>4325381</vt:i4>
      </vt:variant>
      <vt:variant>
        <vt:i4>1830</vt:i4>
      </vt:variant>
      <vt:variant>
        <vt:i4>0</vt:i4>
      </vt:variant>
      <vt:variant>
        <vt:i4>5</vt:i4>
      </vt:variant>
      <vt:variant>
        <vt:lpwstr>../Docs/R1-135967.zip</vt:lpwstr>
      </vt:variant>
      <vt:variant>
        <vt:lpwstr/>
      </vt:variant>
      <vt:variant>
        <vt:i4>4194319</vt:i4>
      </vt:variant>
      <vt:variant>
        <vt:i4>1827</vt:i4>
      </vt:variant>
      <vt:variant>
        <vt:i4>0</vt:i4>
      </vt:variant>
      <vt:variant>
        <vt:i4>5</vt:i4>
      </vt:variant>
      <vt:variant>
        <vt:lpwstr>../Docs/R1-135642.zip</vt:lpwstr>
      </vt:variant>
      <vt:variant>
        <vt:lpwstr/>
      </vt:variant>
      <vt:variant>
        <vt:i4>4194316</vt:i4>
      </vt:variant>
      <vt:variant>
        <vt:i4>1824</vt:i4>
      </vt:variant>
      <vt:variant>
        <vt:i4>0</vt:i4>
      </vt:variant>
      <vt:variant>
        <vt:i4>5</vt:i4>
      </vt:variant>
      <vt:variant>
        <vt:lpwstr>../Docs/R1-135641.zip</vt:lpwstr>
      </vt:variant>
      <vt:variant>
        <vt:lpwstr/>
      </vt:variant>
      <vt:variant>
        <vt:i4>4259850</vt:i4>
      </vt:variant>
      <vt:variant>
        <vt:i4>1821</vt:i4>
      </vt:variant>
      <vt:variant>
        <vt:i4>0</vt:i4>
      </vt:variant>
      <vt:variant>
        <vt:i4>5</vt:i4>
      </vt:variant>
      <vt:variant>
        <vt:lpwstr>../Docs/R1-135455.zip</vt:lpwstr>
      </vt:variant>
      <vt:variant>
        <vt:lpwstr/>
      </vt:variant>
      <vt:variant>
        <vt:i4>4325390</vt:i4>
      </vt:variant>
      <vt:variant>
        <vt:i4>1818</vt:i4>
      </vt:variant>
      <vt:variant>
        <vt:i4>0</vt:i4>
      </vt:variant>
      <vt:variant>
        <vt:i4>5</vt:i4>
      </vt:variant>
      <vt:variant>
        <vt:lpwstr>../Docs/R1-135366.zip</vt:lpwstr>
      </vt:variant>
      <vt:variant>
        <vt:lpwstr/>
      </vt:variant>
      <vt:variant>
        <vt:i4>5046282</vt:i4>
      </vt:variant>
      <vt:variant>
        <vt:i4>1815</vt:i4>
      </vt:variant>
      <vt:variant>
        <vt:i4>0</vt:i4>
      </vt:variant>
      <vt:variant>
        <vt:i4>5</vt:i4>
      </vt:variant>
      <vt:variant>
        <vt:lpwstr>../Docs/R1-135190.zip</vt:lpwstr>
      </vt:variant>
      <vt:variant>
        <vt:lpwstr/>
      </vt:variant>
      <vt:variant>
        <vt:i4>4521997</vt:i4>
      </vt:variant>
      <vt:variant>
        <vt:i4>1812</vt:i4>
      </vt:variant>
      <vt:variant>
        <vt:i4>0</vt:i4>
      </vt:variant>
      <vt:variant>
        <vt:i4>5</vt:i4>
      </vt:variant>
      <vt:variant>
        <vt:lpwstr>../Docs/R1-135016.zip</vt:lpwstr>
      </vt:variant>
      <vt:variant>
        <vt:lpwstr/>
      </vt:variant>
      <vt:variant>
        <vt:i4>4521999</vt:i4>
      </vt:variant>
      <vt:variant>
        <vt:i4>1809</vt:i4>
      </vt:variant>
      <vt:variant>
        <vt:i4>0</vt:i4>
      </vt:variant>
      <vt:variant>
        <vt:i4>5</vt:i4>
      </vt:variant>
      <vt:variant>
        <vt:lpwstr>../Docs/R1-135014.zip</vt:lpwstr>
      </vt:variant>
      <vt:variant>
        <vt:lpwstr/>
      </vt:variant>
      <vt:variant>
        <vt:i4>4194316</vt:i4>
      </vt:variant>
      <vt:variant>
        <vt:i4>1806</vt:i4>
      </vt:variant>
      <vt:variant>
        <vt:i4>0</vt:i4>
      </vt:variant>
      <vt:variant>
        <vt:i4>5</vt:i4>
      </vt:variant>
      <vt:variant>
        <vt:lpwstr>../Docs/R1-135641.zip</vt:lpwstr>
      </vt:variant>
      <vt:variant>
        <vt:lpwstr/>
      </vt:variant>
      <vt:variant>
        <vt:i4>5046279</vt:i4>
      </vt:variant>
      <vt:variant>
        <vt:i4>1803</vt:i4>
      </vt:variant>
      <vt:variant>
        <vt:i4>0</vt:i4>
      </vt:variant>
      <vt:variant>
        <vt:i4>5</vt:i4>
      </vt:variant>
      <vt:variant>
        <vt:lpwstr>../Docs/R1-135599.zip</vt:lpwstr>
      </vt:variant>
      <vt:variant>
        <vt:lpwstr/>
      </vt:variant>
      <vt:variant>
        <vt:i4>4325388</vt:i4>
      </vt:variant>
      <vt:variant>
        <vt:i4>1800</vt:i4>
      </vt:variant>
      <vt:variant>
        <vt:i4>0</vt:i4>
      </vt:variant>
      <vt:variant>
        <vt:i4>5</vt:i4>
      </vt:variant>
      <vt:variant>
        <vt:lpwstr>../Docs/R1-135562.zip</vt:lpwstr>
      </vt:variant>
      <vt:variant>
        <vt:lpwstr/>
      </vt:variant>
      <vt:variant>
        <vt:i4>4653064</vt:i4>
      </vt:variant>
      <vt:variant>
        <vt:i4>1797</vt:i4>
      </vt:variant>
      <vt:variant>
        <vt:i4>0</vt:i4>
      </vt:variant>
      <vt:variant>
        <vt:i4>5</vt:i4>
      </vt:variant>
      <vt:variant>
        <vt:lpwstr>../Docs/R1-135536.zip</vt:lpwstr>
      </vt:variant>
      <vt:variant>
        <vt:lpwstr/>
      </vt:variant>
      <vt:variant>
        <vt:i4>4456454</vt:i4>
      </vt:variant>
      <vt:variant>
        <vt:i4>1794</vt:i4>
      </vt:variant>
      <vt:variant>
        <vt:i4>0</vt:i4>
      </vt:variant>
      <vt:variant>
        <vt:i4>5</vt:i4>
      </vt:variant>
      <vt:variant>
        <vt:lpwstr>../Docs/R1-135508.zip</vt:lpwstr>
      </vt:variant>
      <vt:variant>
        <vt:lpwstr/>
      </vt:variant>
      <vt:variant>
        <vt:i4>4259850</vt:i4>
      </vt:variant>
      <vt:variant>
        <vt:i4>1791</vt:i4>
      </vt:variant>
      <vt:variant>
        <vt:i4>0</vt:i4>
      </vt:variant>
      <vt:variant>
        <vt:i4>5</vt:i4>
      </vt:variant>
      <vt:variant>
        <vt:lpwstr>../Docs/R1-135455.zip</vt:lpwstr>
      </vt:variant>
      <vt:variant>
        <vt:lpwstr/>
      </vt:variant>
      <vt:variant>
        <vt:i4>4194314</vt:i4>
      </vt:variant>
      <vt:variant>
        <vt:i4>1788</vt:i4>
      </vt:variant>
      <vt:variant>
        <vt:i4>0</vt:i4>
      </vt:variant>
      <vt:variant>
        <vt:i4>5</vt:i4>
      </vt:variant>
      <vt:variant>
        <vt:lpwstr>../Docs/R1-135445.zip</vt:lpwstr>
      </vt:variant>
      <vt:variant>
        <vt:lpwstr/>
      </vt:variant>
      <vt:variant>
        <vt:i4>4587534</vt:i4>
      </vt:variant>
      <vt:variant>
        <vt:i4>1785</vt:i4>
      </vt:variant>
      <vt:variant>
        <vt:i4>0</vt:i4>
      </vt:variant>
      <vt:variant>
        <vt:i4>5</vt:i4>
      </vt:variant>
      <vt:variant>
        <vt:lpwstr>../Docs/R1-135421.zip</vt:lpwstr>
      </vt:variant>
      <vt:variant>
        <vt:lpwstr/>
      </vt:variant>
      <vt:variant>
        <vt:i4>4521998</vt:i4>
      </vt:variant>
      <vt:variant>
        <vt:i4>1782</vt:i4>
      </vt:variant>
      <vt:variant>
        <vt:i4>0</vt:i4>
      </vt:variant>
      <vt:variant>
        <vt:i4>5</vt:i4>
      </vt:variant>
      <vt:variant>
        <vt:lpwstr>../Docs/R1-135411.zip</vt:lpwstr>
      </vt:variant>
      <vt:variant>
        <vt:lpwstr/>
      </vt:variant>
      <vt:variant>
        <vt:i4>4325390</vt:i4>
      </vt:variant>
      <vt:variant>
        <vt:i4>1779</vt:i4>
      </vt:variant>
      <vt:variant>
        <vt:i4>0</vt:i4>
      </vt:variant>
      <vt:variant>
        <vt:i4>5</vt:i4>
      </vt:variant>
      <vt:variant>
        <vt:lpwstr>../Docs/R1-135366.zip</vt:lpwstr>
      </vt:variant>
      <vt:variant>
        <vt:lpwstr/>
      </vt:variant>
      <vt:variant>
        <vt:i4>4653057</vt:i4>
      </vt:variant>
      <vt:variant>
        <vt:i4>1776</vt:i4>
      </vt:variant>
      <vt:variant>
        <vt:i4>0</vt:i4>
      </vt:variant>
      <vt:variant>
        <vt:i4>5</vt:i4>
      </vt:variant>
      <vt:variant>
        <vt:lpwstr>../Docs/R1-135339.zip</vt:lpwstr>
      </vt:variant>
      <vt:variant>
        <vt:lpwstr/>
      </vt:variant>
      <vt:variant>
        <vt:i4>5046280</vt:i4>
      </vt:variant>
      <vt:variant>
        <vt:i4>1773</vt:i4>
      </vt:variant>
      <vt:variant>
        <vt:i4>0</vt:i4>
      </vt:variant>
      <vt:variant>
        <vt:i4>5</vt:i4>
      </vt:variant>
      <vt:variant>
        <vt:lpwstr>../Docs/R1-135291.zip</vt:lpwstr>
      </vt:variant>
      <vt:variant>
        <vt:lpwstr/>
      </vt:variant>
      <vt:variant>
        <vt:i4>4259855</vt:i4>
      </vt:variant>
      <vt:variant>
        <vt:i4>1770</vt:i4>
      </vt:variant>
      <vt:variant>
        <vt:i4>0</vt:i4>
      </vt:variant>
      <vt:variant>
        <vt:i4>5</vt:i4>
      </vt:variant>
      <vt:variant>
        <vt:lpwstr>../Docs/R1-135256.zip</vt:lpwstr>
      </vt:variant>
      <vt:variant>
        <vt:lpwstr/>
      </vt:variant>
      <vt:variant>
        <vt:i4>5046283</vt:i4>
      </vt:variant>
      <vt:variant>
        <vt:i4>1767</vt:i4>
      </vt:variant>
      <vt:variant>
        <vt:i4>0</vt:i4>
      </vt:variant>
      <vt:variant>
        <vt:i4>5</vt:i4>
      </vt:variant>
      <vt:variant>
        <vt:lpwstr>../Docs/R1-135191.zip</vt:lpwstr>
      </vt:variant>
      <vt:variant>
        <vt:lpwstr/>
      </vt:variant>
      <vt:variant>
        <vt:i4>4259842</vt:i4>
      </vt:variant>
      <vt:variant>
        <vt:i4>1764</vt:i4>
      </vt:variant>
      <vt:variant>
        <vt:i4>0</vt:i4>
      </vt:variant>
      <vt:variant>
        <vt:i4>5</vt:i4>
      </vt:variant>
      <vt:variant>
        <vt:lpwstr>../Docs/R1-135059.zip</vt:lpwstr>
      </vt:variant>
      <vt:variant>
        <vt:lpwstr/>
      </vt:variant>
      <vt:variant>
        <vt:i4>4521998</vt:i4>
      </vt:variant>
      <vt:variant>
        <vt:i4>1761</vt:i4>
      </vt:variant>
      <vt:variant>
        <vt:i4>0</vt:i4>
      </vt:variant>
      <vt:variant>
        <vt:i4>5</vt:i4>
      </vt:variant>
      <vt:variant>
        <vt:lpwstr>../Docs/R1-135015.zip</vt:lpwstr>
      </vt:variant>
      <vt:variant>
        <vt:lpwstr/>
      </vt:variant>
      <vt:variant>
        <vt:i4>5046279</vt:i4>
      </vt:variant>
      <vt:variant>
        <vt:i4>1758</vt:i4>
      </vt:variant>
      <vt:variant>
        <vt:i4>0</vt:i4>
      </vt:variant>
      <vt:variant>
        <vt:i4>5</vt:i4>
      </vt:variant>
      <vt:variant>
        <vt:lpwstr>../Docs/R1-135599.zip</vt:lpwstr>
      </vt:variant>
      <vt:variant>
        <vt:lpwstr/>
      </vt:variant>
      <vt:variant>
        <vt:i4>4325388</vt:i4>
      </vt:variant>
      <vt:variant>
        <vt:i4>1755</vt:i4>
      </vt:variant>
      <vt:variant>
        <vt:i4>0</vt:i4>
      </vt:variant>
      <vt:variant>
        <vt:i4>5</vt:i4>
      </vt:variant>
      <vt:variant>
        <vt:lpwstr>../Docs/R1-135562.zip</vt:lpwstr>
      </vt:variant>
      <vt:variant>
        <vt:lpwstr/>
      </vt:variant>
      <vt:variant>
        <vt:i4>4456454</vt:i4>
      </vt:variant>
      <vt:variant>
        <vt:i4>1752</vt:i4>
      </vt:variant>
      <vt:variant>
        <vt:i4>0</vt:i4>
      </vt:variant>
      <vt:variant>
        <vt:i4>5</vt:i4>
      </vt:variant>
      <vt:variant>
        <vt:lpwstr>../Docs/R1-135508.zip</vt:lpwstr>
      </vt:variant>
      <vt:variant>
        <vt:lpwstr/>
      </vt:variant>
      <vt:variant>
        <vt:i4>5046283</vt:i4>
      </vt:variant>
      <vt:variant>
        <vt:i4>1749</vt:i4>
      </vt:variant>
      <vt:variant>
        <vt:i4>0</vt:i4>
      </vt:variant>
      <vt:variant>
        <vt:i4>5</vt:i4>
      </vt:variant>
      <vt:variant>
        <vt:lpwstr>../Docs/R1-135292.zip</vt:lpwstr>
      </vt:variant>
      <vt:variant>
        <vt:lpwstr/>
      </vt:variant>
      <vt:variant>
        <vt:i4>5046283</vt:i4>
      </vt:variant>
      <vt:variant>
        <vt:i4>1746</vt:i4>
      </vt:variant>
      <vt:variant>
        <vt:i4>0</vt:i4>
      </vt:variant>
      <vt:variant>
        <vt:i4>5</vt:i4>
      </vt:variant>
      <vt:variant>
        <vt:lpwstr>../Docs/R1-135191.zip</vt:lpwstr>
      </vt:variant>
      <vt:variant>
        <vt:lpwstr/>
      </vt:variant>
      <vt:variant>
        <vt:i4>4980739</vt:i4>
      </vt:variant>
      <vt:variant>
        <vt:i4>1743</vt:i4>
      </vt:variant>
      <vt:variant>
        <vt:i4>0</vt:i4>
      </vt:variant>
      <vt:variant>
        <vt:i4>5</vt:i4>
      </vt:variant>
      <vt:variant>
        <vt:lpwstr>../Docs/R1-135189.zip</vt:lpwstr>
      </vt:variant>
      <vt:variant>
        <vt:lpwstr/>
      </vt:variant>
      <vt:variant>
        <vt:i4>4259843</vt:i4>
      </vt:variant>
      <vt:variant>
        <vt:i4>1740</vt:i4>
      </vt:variant>
      <vt:variant>
        <vt:i4>0</vt:i4>
      </vt:variant>
      <vt:variant>
        <vt:i4>5</vt:i4>
      </vt:variant>
      <vt:variant>
        <vt:lpwstr>../Docs/R1-135058.zip</vt:lpwstr>
      </vt:variant>
      <vt:variant>
        <vt:lpwstr/>
      </vt:variant>
      <vt:variant>
        <vt:i4>4194318</vt:i4>
      </vt:variant>
      <vt:variant>
        <vt:i4>1737</vt:i4>
      </vt:variant>
      <vt:variant>
        <vt:i4>0</vt:i4>
      </vt:variant>
      <vt:variant>
        <vt:i4>5</vt:i4>
      </vt:variant>
      <vt:variant>
        <vt:lpwstr>../Docs/R1-135247.zip</vt:lpwstr>
      </vt:variant>
      <vt:variant>
        <vt:lpwstr/>
      </vt:variant>
      <vt:variant>
        <vt:i4>4194319</vt:i4>
      </vt:variant>
      <vt:variant>
        <vt:i4>1734</vt:i4>
      </vt:variant>
      <vt:variant>
        <vt:i4>0</vt:i4>
      </vt:variant>
      <vt:variant>
        <vt:i4>5</vt:i4>
      </vt:variant>
      <vt:variant>
        <vt:lpwstr>../Docs/R1-135642.zip</vt:lpwstr>
      </vt:variant>
      <vt:variant>
        <vt:lpwstr/>
      </vt:variant>
      <vt:variant>
        <vt:i4>4325389</vt:i4>
      </vt:variant>
      <vt:variant>
        <vt:i4>1731</vt:i4>
      </vt:variant>
      <vt:variant>
        <vt:i4>0</vt:i4>
      </vt:variant>
      <vt:variant>
        <vt:i4>5</vt:i4>
      </vt:variant>
      <vt:variant>
        <vt:lpwstr>../Docs/R1-135563.zip</vt:lpwstr>
      </vt:variant>
      <vt:variant>
        <vt:lpwstr/>
      </vt:variant>
      <vt:variant>
        <vt:i4>4456454</vt:i4>
      </vt:variant>
      <vt:variant>
        <vt:i4>1728</vt:i4>
      </vt:variant>
      <vt:variant>
        <vt:i4>0</vt:i4>
      </vt:variant>
      <vt:variant>
        <vt:i4>5</vt:i4>
      </vt:variant>
      <vt:variant>
        <vt:lpwstr>../Docs/R1-135508.zip</vt:lpwstr>
      </vt:variant>
      <vt:variant>
        <vt:lpwstr/>
      </vt:variant>
      <vt:variant>
        <vt:i4>4456463</vt:i4>
      </vt:variant>
      <vt:variant>
        <vt:i4>1725</vt:i4>
      </vt:variant>
      <vt:variant>
        <vt:i4>0</vt:i4>
      </vt:variant>
      <vt:variant>
        <vt:i4>5</vt:i4>
      </vt:variant>
      <vt:variant>
        <vt:lpwstr>../Docs/R1-135501.zip</vt:lpwstr>
      </vt:variant>
      <vt:variant>
        <vt:lpwstr/>
      </vt:variant>
      <vt:variant>
        <vt:i4>4259850</vt:i4>
      </vt:variant>
      <vt:variant>
        <vt:i4>1722</vt:i4>
      </vt:variant>
      <vt:variant>
        <vt:i4>0</vt:i4>
      </vt:variant>
      <vt:variant>
        <vt:i4>5</vt:i4>
      </vt:variant>
      <vt:variant>
        <vt:lpwstr>../Docs/R1-135455.zip</vt:lpwstr>
      </vt:variant>
      <vt:variant>
        <vt:lpwstr/>
      </vt:variant>
      <vt:variant>
        <vt:i4>5046281</vt:i4>
      </vt:variant>
      <vt:variant>
        <vt:i4>1719</vt:i4>
      </vt:variant>
      <vt:variant>
        <vt:i4>0</vt:i4>
      </vt:variant>
      <vt:variant>
        <vt:i4>5</vt:i4>
      </vt:variant>
      <vt:variant>
        <vt:lpwstr>../Docs/R1-135391.zip</vt:lpwstr>
      </vt:variant>
      <vt:variant>
        <vt:lpwstr/>
      </vt:variant>
      <vt:variant>
        <vt:i4>4259854</vt:i4>
      </vt:variant>
      <vt:variant>
        <vt:i4>1716</vt:i4>
      </vt:variant>
      <vt:variant>
        <vt:i4>0</vt:i4>
      </vt:variant>
      <vt:variant>
        <vt:i4>5</vt:i4>
      </vt:variant>
      <vt:variant>
        <vt:lpwstr>../Docs/R1-135257.zip</vt:lpwstr>
      </vt:variant>
      <vt:variant>
        <vt:lpwstr/>
      </vt:variant>
      <vt:variant>
        <vt:i4>5046282</vt:i4>
      </vt:variant>
      <vt:variant>
        <vt:i4>1713</vt:i4>
      </vt:variant>
      <vt:variant>
        <vt:i4>0</vt:i4>
      </vt:variant>
      <vt:variant>
        <vt:i4>5</vt:i4>
      </vt:variant>
      <vt:variant>
        <vt:lpwstr>../Docs/R1-135190.zip</vt:lpwstr>
      </vt:variant>
      <vt:variant>
        <vt:lpwstr/>
      </vt:variant>
      <vt:variant>
        <vt:i4>4259843</vt:i4>
      </vt:variant>
      <vt:variant>
        <vt:i4>1710</vt:i4>
      </vt:variant>
      <vt:variant>
        <vt:i4>0</vt:i4>
      </vt:variant>
      <vt:variant>
        <vt:i4>5</vt:i4>
      </vt:variant>
      <vt:variant>
        <vt:lpwstr>../Docs/R1-135058.zip</vt:lpwstr>
      </vt:variant>
      <vt:variant>
        <vt:lpwstr/>
      </vt:variant>
      <vt:variant>
        <vt:i4>4521999</vt:i4>
      </vt:variant>
      <vt:variant>
        <vt:i4>1707</vt:i4>
      </vt:variant>
      <vt:variant>
        <vt:i4>0</vt:i4>
      </vt:variant>
      <vt:variant>
        <vt:i4>5</vt:i4>
      </vt:variant>
      <vt:variant>
        <vt:lpwstr>../Docs/R1-135014.zip</vt:lpwstr>
      </vt:variant>
      <vt:variant>
        <vt:lpwstr/>
      </vt:variant>
      <vt:variant>
        <vt:i4>4587525</vt:i4>
      </vt:variant>
      <vt:variant>
        <vt:i4>1704</vt:i4>
      </vt:variant>
      <vt:variant>
        <vt:i4>0</vt:i4>
      </vt:variant>
      <vt:variant>
        <vt:i4>5</vt:i4>
      </vt:variant>
      <vt:variant>
        <vt:lpwstr>../Docs/R1-135729.zip</vt:lpwstr>
      </vt:variant>
      <vt:variant>
        <vt:lpwstr/>
      </vt:variant>
      <vt:variant>
        <vt:i4>4325379</vt:i4>
      </vt:variant>
      <vt:variant>
        <vt:i4>1701</vt:i4>
      </vt:variant>
      <vt:variant>
        <vt:i4>0</vt:i4>
      </vt:variant>
      <vt:variant>
        <vt:i4>5</vt:i4>
      </vt:variant>
      <vt:variant>
        <vt:lpwstr>../Docs/R1-135961.zip</vt:lpwstr>
      </vt:variant>
      <vt:variant>
        <vt:lpwstr/>
      </vt:variant>
      <vt:variant>
        <vt:i4>4587524</vt:i4>
      </vt:variant>
      <vt:variant>
        <vt:i4>1698</vt:i4>
      </vt:variant>
      <vt:variant>
        <vt:i4>0</vt:i4>
      </vt:variant>
      <vt:variant>
        <vt:i4>5</vt:i4>
      </vt:variant>
      <vt:variant>
        <vt:lpwstr>../Docs/R1-135728.zip</vt:lpwstr>
      </vt:variant>
      <vt:variant>
        <vt:lpwstr/>
      </vt:variant>
      <vt:variant>
        <vt:i4>4587531</vt:i4>
      </vt:variant>
      <vt:variant>
        <vt:i4>1695</vt:i4>
      </vt:variant>
      <vt:variant>
        <vt:i4>0</vt:i4>
      </vt:variant>
      <vt:variant>
        <vt:i4>5</vt:i4>
      </vt:variant>
      <vt:variant>
        <vt:lpwstr>../Docs/R1-135727.zip</vt:lpwstr>
      </vt:variant>
      <vt:variant>
        <vt:lpwstr/>
      </vt:variant>
      <vt:variant>
        <vt:i4>4194317</vt:i4>
      </vt:variant>
      <vt:variant>
        <vt:i4>1692</vt:i4>
      </vt:variant>
      <vt:variant>
        <vt:i4>0</vt:i4>
      </vt:variant>
      <vt:variant>
        <vt:i4>5</vt:i4>
      </vt:variant>
      <vt:variant>
        <vt:lpwstr>../Docs/R1-135640.zip</vt:lpwstr>
      </vt:variant>
      <vt:variant>
        <vt:lpwstr/>
      </vt:variant>
      <vt:variant>
        <vt:i4>4325391</vt:i4>
      </vt:variant>
      <vt:variant>
        <vt:i4>1689</vt:i4>
      </vt:variant>
      <vt:variant>
        <vt:i4>0</vt:i4>
      </vt:variant>
      <vt:variant>
        <vt:i4>5</vt:i4>
      </vt:variant>
      <vt:variant>
        <vt:lpwstr>../Docs/R1-135561.zip</vt:lpwstr>
      </vt:variant>
      <vt:variant>
        <vt:lpwstr/>
      </vt:variant>
      <vt:variant>
        <vt:i4>4456457</vt:i4>
      </vt:variant>
      <vt:variant>
        <vt:i4>1686</vt:i4>
      </vt:variant>
      <vt:variant>
        <vt:i4>0</vt:i4>
      </vt:variant>
      <vt:variant>
        <vt:i4>5</vt:i4>
      </vt:variant>
      <vt:variant>
        <vt:lpwstr>../Docs/R1-135507.zip</vt:lpwstr>
      </vt:variant>
      <vt:variant>
        <vt:lpwstr/>
      </vt:variant>
      <vt:variant>
        <vt:i4>4259851</vt:i4>
      </vt:variant>
      <vt:variant>
        <vt:i4>1683</vt:i4>
      </vt:variant>
      <vt:variant>
        <vt:i4>0</vt:i4>
      </vt:variant>
      <vt:variant>
        <vt:i4>5</vt:i4>
      </vt:variant>
      <vt:variant>
        <vt:lpwstr>../Docs/R1-135454.zip</vt:lpwstr>
      </vt:variant>
      <vt:variant>
        <vt:lpwstr/>
      </vt:variant>
      <vt:variant>
        <vt:i4>4587535</vt:i4>
      </vt:variant>
      <vt:variant>
        <vt:i4>1680</vt:i4>
      </vt:variant>
      <vt:variant>
        <vt:i4>0</vt:i4>
      </vt:variant>
      <vt:variant>
        <vt:i4>5</vt:i4>
      </vt:variant>
      <vt:variant>
        <vt:lpwstr>../Docs/R1-135420.zip</vt:lpwstr>
      </vt:variant>
      <vt:variant>
        <vt:lpwstr/>
      </vt:variant>
      <vt:variant>
        <vt:i4>5046280</vt:i4>
      </vt:variant>
      <vt:variant>
        <vt:i4>1677</vt:i4>
      </vt:variant>
      <vt:variant>
        <vt:i4>0</vt:i4>
      </vt:variant>
      <vt:variant>
        <vt:i4>5</vt:i4>
      </vt:variant>
      <vt:variant>
        <vt:lpwstr>../Docs/R1-135390.zip</vt:lpwstr>
      </vt:variant>
      <vt:variant>
        <vt:lpwstr/>
      </vt:variant>
      <vt:variant>
        <vt:i4>4325384</vt:i4>
      </vt:variant>
      <vt:variant>
        <vt:i4>1674</vt:i4>
      </vt:variant>
      <vt:variant>
        <vt:i4>0</vt:i4>
      </vt:variant>
      <vt:variant>
        <vt:i4>5</vt:i4>
      </vt:variant>
      <vt:variant>
        <vt:lpwstr>../Docs/R1-134370.zip</vt:lpwstr>
      </vt:variant>
      <vt:variant>
        <vt:lpwstr/>
      </vt:variant>
      <vt:variant>
        <vt:i4>4980737</vt:i4>
      </vt:variant>
      <vt:variant>
        <vt:i4>1671</vt:i4>
      </vt:variant>
      <vt:variant>
        <vt:i4>0</vt:i4>
      </vt:variant>
      <vt:variant>
        <vt:i4>5</vt:i4>
      </vt:variant>
      <vt:variant>
        <vt:lpwstr>../Docs/R1-135389.zip</vt:lpwstr>
      </vt:variant>
      <vt:variant>
        <vt:lpwstr/>
      </vt:variant>
      <vt:variant>
        <vt:i4>4325389</vt:i4>
      </vt:variant>
      <vt:variant>
        <vt:i4>1668</vt:i4>
      </vt:variant>
      <vt:variant>
        <vt:i4>0</vt:i4>
      </vt:variant>
      <vt:variant>
        <vt:i4>5</vt:i4>
      </vt:variant>
      <vt:variant>
        <vt:lpwstr>../Docs/R1-135365.zip</vt:lpwstr>
      </vt:variant>
      <vt:variant>
        <vt:lpwstr/>
      </vt:variant>
      <vt:variant>
        <vt:i4>5046281</vt:i4>
      </vt:variant>
      <vt:variant>
        <vt:i4>1665</vt:i4>
      </vt:variant>
      <vt:variant>
        <vt:i4>0</vt:i4>
      </vt:variant>
      <vt:variant>
        <vt:i4>5</vt:i4>
      </vt:variant>
      <vt:variant>
        <vt:lpwstr>../Docs/R1-135290.zip</vt:lpwstr>
      </vt:variant>
      <vt:variant>
        <vt:lpwstr/>
      </vt:variant>
      <vt:variant>
        <vt:i4>4259852</vt:i4>
      </vt:variant>
      <vt:variant>
        <vt:i4>1662</vt:i4>
      </vt:variant>
      <vt:variant>
        <vt:i4>0</vt:i4>
      </vt:variant>
      <vt:variant>
        <vt:i4>5</vt:i4>
      </vt:variant>
      <vt:variant>
        <vt:lpwstr>../Docs/R1-135255.zip</vt:lpwstr>
      </vt:variant>
      <vt:variant>
        <vt:lpwstr/>
      </vt:variant>
      <vt:variant>
        <vt:i4>4194319</vt:i4>
      </vt:variant>
      <vt:variant>
        <vt:i4>1659</vt:i4>
      </vt:variant>
      <vt:variant>
        <vt:i4>0</vt:i4>
      </vt:variant>
      <vt:variant>
        <vt:i4>5</vt:i4>
      </vt:variant>
      <vt:variant>
        <vt:lpwstr>../Docs/R1-135246.zip</vt:lpwstr>
      </vt:variant>
      <vt:variant>
        <vt:lpwstr/>
      </vt:variant>
      <vt:variant>
        <vt:i4>4587522</vt:i4>
      </vt:variant>
      <vt:variant>
        <vt:i4>1656</vt:i4>
      </vt:variant>
      <vt:variant>
        <vt:i4>0</vt:i4>
      </vt:variant>
      <vt:variant>
        <vt:i4>5</vt:i4>
      </vt:variant>
      <vt:variant>
        <vt:lpwstr>../Docs/R1-135128.zip</vt:lpwstr>
      </vt:variant>
      <vt:variant>
        <vt:lpwstr/>
      </vt:variant>
      <vt:variant>
        <vt:i4>4456459</vt:i4>
      </vt:variant>
      <vt:variant>
        <vt:i4>1653</vt:i4>
      </vt:variant>
      <vt:variant>
        <vt:i4>0</vt:i4>
      </vt:variant>
      <vt:variant>
        <vt:i4>5</vt:i4>
      </vt:variant>
      <vt:variant>
        <vt:lpwstr>../Docs/R1-135101.zip</vt:lpwstr>
      </vt:variant>
      <vt:variant>
        <vt:lpwstr/>
      </vt:variant>
      <vt:variant>
        <vt:i4>4259852</vt:i4>
      </vt:variant>
      <vt:variant>
        <vt:i4>1650</vt:i4>
      </vt:variant>
      <vt:variant>
        <vt:i4>0</vt:i4>
      </vt:variant>
      <vt:variant>
        <vt:i4>5</vt:i4>
      </vt:variant>
      <vt:variant>
        <vt:lpwstr>../Docs/R1-135057.zip</vt:lpwstr>
      </vt:variant>
      <vt:variant>
        <vt:lpwstr/>
      </vt:variant>
      <vt:variant>
        <vt:i4>4521998</vt:i4>
      </vt:variant>
      <vt:variant>
        <vt:i4>1647</vt:i4>
      </vt:variant>
      <vt:variant>
        <vt:i4>0</vt:i4>
      </vt:variant>
      <vt:variant>
        <vt:i4>5</vt:i4>
      </vt:variant>
      <vt:variant>
        <vt:lpwstr>../Docs/R1-136025.zip</vt:lpwstr>
      </vt:variant>
      <vt:variant>
        <vt:lpwstr/>
      </vt:variant>
      <vt:variant>
        <vt:i4>4521998</vt:i4>
      </vt:variant>
      <vt:variant>
        <vt:i4>1644</vt:i4>
      </vt:variant>
      <vt:variant>
        <vt:i4>0</vt:i4>
      </vt:variant>
      <vt:variant>
        <vt:i4>5</vt:i4>
      </vt:variant>
      <vt:variant>
        <vt:lpwstr>../Docs/R1-136025.zip</vt:lpwstr>
      </vt:variant>
      <vt:variant>
        <vt:lpwstr/>
      </vt:variant>
      <vt:variant>
        <vt:i4>4521998</vt:i4>
      </vt:variant>
      <vt:variant>
        <vt:i4>1641</vt:i4>
      </vt:variant>
      <vt:variant>
        <vt:i4>0</vt:i4>
      </vt:variant>
      <vt:variant>
        <vt:i4>5</vt:i4>
      </vt:variant>
      <vt:variant>
        <vt:lpwstr>../Docs/R1-136025.zip</vt:lpwstr>
      </vt:variant>
      <vt:variant>
        <vt:lpwstr/>
      </vt:variant>
      <vt:variant>
        <vt:i4>4325377</vt:i4>
      </vt:variant>
      <vt:variant>
        <vt:i4>1638</vt:i4>
      </vt:variant>
      <vt:variant>
        <vt:i4>0</vt:i4>
      </vt:variant>
      <vt:variant>
        <vt:i4>5</vt:i4>
      </vt:variant>
      <vt:variant>
        <vt:lpwstr>../Docs/R1-135963.zip</vt:lpwstr>
      </vt:variant>
      <vt:variant>
        <vt:lpwstr/>
      </vt:variant>
      <vt:variant>
        <vt:i4>4325382</vt:i4>
      </vt:variant>
      <vt:variant>
        <vt:i4>1635</vt:i4>
      </vt:variant>
      <vt:variant>
        <vt:i4>0</vt:i4>
      </vt:variant>
      <vt:variant>
        <vt:i4>5</vt:i4>
      </vt:variant>
      <vt:variant>
        <vt:lpwstr>../Docs/R1-135964.zip</vt:lpwstr>
      </vt:variant>
      <vt:variant>
        <vt:lpwstr/>
      </vt:variant>
      <vt:variant>
        <vt:i4>4325383</vt:i4>
      </vt:variant>
      <vt:variant>
        <vt:i4>1632</vt:i4>
      </vt:variant>
      <vt:variant>
        <vt:i4>0</vt:i4>
      </vt:variant>
      <vt:variant>
        <vt:i4>5</vt:i4>
      </vt:variant>
      <vt:variant>
        <vt:lpwstr>../Docs/R1-135965.zip</vt:lpwstr>
      </vt:variant>
      <vt:variant>
        <vt:lpwstr/>
      </vt:variant>
      <vt:variant>
        <vt:i4>4980738</vt:i4>
      </vt:variant>
      <vt:variant>
        <vt:i4>1629</vt:i4>
      </vt:variant>
      <vt:variant>
        <vt:i4>0</vt:i4>
      </vt:variant>
      <vt:variant>
        <vt:i4>5</vt:i4>
      </vt:variant>
      <vt:variant>
        <vt:lpwstr>../Docs/R1-135188.zip</vt:lpwstr>
      </vt:variant>
      <vt:variant>
        <vt:lpwstr/>
      </vt:variant>
      <vt:variant>
        <vt:i4>4259851</vt:i4>
      </vt:variant>
      <vt:variant>
        <vt:i4>1626</vt:i4>
      </vt:variant>
      <vt:variant>
        <vt:i4>0</vt:i4>
      </vt:variant>
      <vt:variant>
        <vt:i4>5</vt:i4>
      </vt:variant>
      <vt:variant>
        <vt:lpwstr>../Docs/R1-135151.zip</vt:lpwstr>
      </vt:variant>
      <vt:variant>
        <vt:lpwstr/>
      </vt:variant>
      <vt:variant>
        <vt:i4>4521992</vt:i4>
      </vt:variant>
      <vt:variant>
        <vt:i4>1623</vt:i4>
      </vt:variant>
      <vt:variant>
        <vt:i4>0</vt:i4>
      </vt:variant>
      <vt:variant>
        <vt:i4>5</vt:i4>
      </vt:variant>
      <vt:variant>
        <vt:lpwstr>../Docs/R1-135013.zip</vt:lpwstr>
      </vt:variant>
      <vt:variant>
        <vt:lpwstr/>
      </vt:variant>
      <vt:variant>
        <vt:i4>4325378</vt:i4>
      </vt:variant>
      <vt:variant>
        <vt:i4>1620</vt:i4>
      </vt:variant>
      <vt:variant>
        <vt:i4>0</vt:i4>
      </vt:variant>
      <vt:variant>
        <vt:i4>5</vt:i4>
      </vt:variant>
      <vt:variant>
        <vt:lpwstr>../Docs/R1-135960.zip</vt:lpwstr>
      </vt:variant>
      <vt:variant>
        <vt:lpwstr/>
      </vt:variant>
      <vt:variant>
        <vt:i4>4325390</vt:i4>
      </vt:variant>
      <vt:variant>
        <vt:i4>1617</vt:i4>
      </vt:variant>
      <vt:variant>
        <vt:i4>0</vt:i4>
      </vt:variant>
      <vt:variant>
        <vt:i4>5</vt:i4>
      </vt:variant>
      <vt:variant>
        <vt:lpwstr>../Docs/R1-135560.zip</vt:lpwstr>
      </vt:variant>
      <vt:variant>
        <vt:lpwstr/>
      </vt:variant>
      <vt:variant>
        <vt:i4>4456456</vt:i4>
      </vt:variant>
      <vt:variant>
        <vt:i4>1614</vt:i4>
      </vt:variant>
      <vt:variant>
        <vt:i4>0</vt:i4>
      </vt:variant>
      <vt:variant>
        <vt:i4>5</vt:i4>
      </vt:variant>
      <vt:variant>
        <vt:lpwstr>../Docs/R1-135506.zip</vt:lpwstr>
      </vt:variant>
      <vt:variant>
        <vt:lpwstr/>
      </vt:variant>
      <vt:variant>
        <vt:i4>4980736</vt:i4>
      </vt:variant>
      <vt:variant>
        <vt:i4>1611</vt:i4>
      </vt:variant>
      <vt:variant>
        <vt:i4>0</vt:i4>
      </vt:variant>
      <vt:variant>
        <vt:i4>5</vt:i4>
      </vt:variant>
      <vt:variant>
        <vt:lpwstr>../Docs/R1-135289.zip</vt:lpwstr>
      </vt:variant>
      <vt:variant>
        <vt:lpwstr/>
      </vt:variant>
      <vt:variant>
        <vt:i4>4980749</vt:i4>
      </vt:variant>
      <vt:variant>
        <vt:i4>1608</vt:i4>
      </vt:variant>
      <vt:variant>
        <vt:i4>0</vt:i4>
      </vt:variant>
      <vt:variant>
        <vt:i4>5</vt:i4>
      </vt:variant>
      <vt:variant>
        <vt:lpwstr>../Docs/R1-135187.zip</vt:lpwstr>
      </vt:variant>
      <vt:variant>
        <vt:lpwstr/>
      </vt:variant>
      <vt:variant>
        <vt:i4>4456458</vt:i4>
      </vt:variant>
      <vt:variant>
        <vt:i4>1605</vt:i4>
      </vt:variant>
      <vt:variant>
        <vt:i4>0</vt:i4>
      </vt:variant>
      <vt:variant>
        <vt:i4>5</vt:i4>
      </vt:variant>
      <vt:variant>
        <vt:lpwstr>../Docs/R1-135100.zip</vt:lpwstr>
      </vt:variant>
      <vt:variant>
        <vt:lpwstr/>
      </vt:variant>
      <vt:variant>
        <vt:i4>4259853</vt:i4>
      </vt:variant>
      <vt:variant>
        <vt:i4>1602</vt:i4>
      </vt:variant>
      <vt:variant>
        <vt:i4>0</vt:i4>
      </vt:variant>
      <vt:variant>
        <vt:i4>5</vt:i4>
      </vt:variant>
      <vt:variant>
        <vt:lpwstr>../Docs/R1-135056.zip</vt:lpwstr>
      </vt:variant>
      <vt:variant>
        <vt:lpwstr/>
      </vt:variant>
      <vt:variant>
        <vt:i4>4653060</vt:i4>
      </vt:variant>
      <vt:variant>
        <vt:i4>1599</vt:i4>
      </vt:variant>
      <vt:variant>
        <vt:i4>0</vt:i4>
      </vt:variant>
      <vt:variant>
        <vt:i4>5</vt:i4>
      </vt:variant>
      <vt:variant>
        <vt:lpwstr>../Docs/R1-135639.zip</vt:lpwstr>
      </vt:variant>
      <vt:variant>
        <vt:lpwstr/>
      </vt:variant>
      <vt:variant>
        <vt:i4>4653067</vt:i4>
      </vt:variant>
      <vt:variant>
        <vt:i4>1596</vt:i4>
      </vt:variant>
      <vt:variant>
        <vt:i4>0</vt:i4>
      </vt:variant>
      <vt:variant>
        <vt:i4>5</vt:i4>
      </vt:variant>
      <vt:variant>
        <vt:lpwstr>../Docs/R1-135535.zip</vt:lpwstr>
      </vt:variant>
      <vt:variant>
        <vt:lpwstr/>
      </vt:variant>
      <vt:variant>
        <vt:i4>4456462</vt:i4>
      </vt:variant>
      <vt:variant>
        <vt:i4>1593</vt:i4>
      </vt:variant>
      <vt:variant>
        <vt:i4>0</vt:i4>
      </vt:variant>
      <vt:variant>
        <vt:i4>5</vt:i4>
      </vt:variant>
      <vt:variant>
        <vt:lpwstr>../Docs/R1-135500.zip</vt:lpwstr>
      </vt:variant>
      <vt:variant>
        <vt:lpwstr/>
      </vt:variant>
      <vt:variant>
        <vt:i4>4259852</vt:i4>
      </vt:variant>
      <vt:variant>
        <vt:i4>1590</vt:i4>
      </vt:variant>
      <vt:variant>
        <vt:i4>0</vt:i4>
      </vt:variant>
      <vt:variant>
        <vt:i4>5</vt:i4>
      </vt:variant>
      <vt:variant>
        <vt:lpwstr>../Docs/R1-135453.zip</vt:lpwstr>
      </vt:variant>
      <vt:variant>
        <vt:lpwstr/>
      </vt:variant>
      <vt:variant>
        <vt:i4>4194315</vt:i4>
      </vt:variant>
      <vt:variant>
        <vt:i4>1587</vt:i4>
      </vt:variant>
      <vt:variant>
        <vt:i4>0</vt:i4>
      </vt:variant>
      <vt:variant>
        <vt:i4>5</vt:i4>
      </vt:variant>
      <vt:variant>
        <vt:lpwstr>../Docs/R1-135444.zip</vt:lpwstr>
      </vt:variant>
      <vt:variant>
        <vt:lpwstr/>
      </vt:variant>
      <vt:variant>
        <vt:i4>4980736</vt:i4>
      </vt:variant>
      <vt:variant>
        <vt:i4>1584</vt:i4>
      </vt:variant>
      <vt:variant>
        <vt:i4>0</vt:i4>
      </vt:variant>
      <vt:variant>
        <vt:i4>5</vt:i4>
      </vt:variant>
      <vt:variant>
        <vt:lpwstr>../Docs/R1-135388.zip</vt:lpwstr>
      </vt:variant>
      <vt:variant>
        <vt:lpwstr/>
      </vt:variant>
      <vt:variant>
        <vt:i4>4325391</vt:i4>
      </vt:variant>
      <vt:variant>
        <vt:i4>1581</vt:i4>
      </vt:variant>
      <vt:variant>
        <vt:i4>0</vt:i4>
      </vt:variant>
      <vt:variant>
        <vt:i4>5</vt:i4>
      </vt:variant>
      <vt:variant>
        <vt:lpwstr>../Docs/R1-135367.zip</vt:lpwstr>
      </vt:variant>
      <vt:variant>
        <vt:lpwstr/>
      </vt:variant>
      <vt:variant>
        <vt:i4>4653056</vt:i4>
      </vt:variant>
      <vt:variant>
        <vt:i4>1578</vt:i4>
      </vt:variant>
      <vt:variant>
        <vt:i4>0</vt:i4>
      </vt:variant>
      <vt:variant>
        <vt:i4>5</vt:i4>
      </vt:variant>
      <vt:variant>
        <vt:lpwstr>../Docs/R1-135338.zip</vt:lpwstr>
      </vt:variant>
      <vt:variant>
        <vt:lpwstr/>
      </vt:variant>
      <vt:variant>
        <vt:i4>4653071</vt:i4>
      </vt:variant>
      <vt:variant>
        <vt:i4>1575</vt:i4>
      </vt:variant>
      <vt:variant>
        <vt:i4>0</vt:i4>
      </vt:variant>
      <vt:variant>
        <vt:i4>5</vt:i4>
      </vt:variant>
      <vt:variant>
        <vt:lpwstr>../Docs/R1-135337.zip</vt:lpwstr>
      </vt:variant>
      <vt:variant>
        <vt:lpwstr/>
      </vt:variant>
      <vt:variant>
        <vt:i4>4980737</vt:i4>
      </vt:variant>
      <vt:variant>
        <vt:i4>1572</vt:i4>
      </vt:variant>
      <vt:variant>
        <vt:i4>0</vt:i4>
      </vt:variant>
      <vt:variant>
        <vt:i4>5</vt:i4>
      </vt:variant>
      <vt:variant>
        <vt:lpwstr>../Docs/R1-135288.zip</vt:lpwstr>
      </vt:variant>
      <vt:variant>
        <vt:lpwstr/>
      </vt:variant>
      <vt:variant>
        <vt:i4>4194316</vt:i4>
      </vt:variant>
      <vt:variant>
        <vt:i4>1569</vt:i4>
      </vt:variant>
      <vt:variant>
        <vt:i4>0</vt:i4>
      </vt:variant>
      <vt:variant>
        <vt:i4>5</vt:i4>
      </vt:variant>
      <vt:variant>
        <vt:lpwstr>../Docs/R1-135245.zip</vt:lpwstr>
      </vt:variant>
      <vt:variant>
        <vt:lpwstr/>
      </vt:variant>
      <vt:variant>
        <vt:i4>4980748</vt:i4>
      </vt:variant>
      <vt:variant>
        <vt:i4>1566</vt:i4>
      </vt:variant>
      <vt:variant>
        <vt:i4>0</vt:i4>
      </vt:variant>
      <vt:variant>
        <vt:i4>5</vt:i4>
      </vt:variant>
      <vt:variant>
        <vt:lpwstr>../Docs/R1-135186.zip</vt:lpwstr>
      </vt:variant>
      <vt:variant>
        <vt:lpwstr/>
      </vt:variant>
      <vt:variant>
        <vt:i4>4259850</vt:i4>
      </vt:variant>
      <vt:variant>
        <vt:i4>1563</vt:i4>
      </vt:variant>
      <vt:variant>
        <vt:i4>0</vt:i4>
      </vt:variant>
      <vt:variant>
        <vt:i4>5</vt:i4>
      </vt:variant>
      <vt:variant>
        <vt:lpwstr>../Docs/R1-135150.zip</vt:lpwstr>
      </vt:variant>
      <vt:variant>
        <vt:lpwstr/>
      </vt:variant>
      <vt:variant>
        <vt:i4>5046274</vt:i4>
      </vt:variant>
      <vt:variant>
        <vt:i4>1560</vt:i4>
      </vt:variant>
      <vt:variant>
        <vt:i4>0</vt:i4>
      </vt:variant>
      <vt:variant>
        <vt:i4>5</vt:i4>
      </vt:variant>
      <vt:variant>
        <vt:lpwstr>../Docs/R1-135099.zip</vt:lpwstr>
      </vt:variant>
      <vt:variant>
        <vt:lpwstr/>
      </vt:variant>
      <vt:variant>
        <vt:i4>4259854</vt:i4>
      </vt:variant>
      <vt:variant>
        <vt:i4>1557</vt:i4>
      </vt:variant>
      <vt:variant>
        <vt:i4>0</vt:i4>
      </vt:variant>
      <vt:variant>
        <vt:i4>5</vt:i4>
      </vt:variant>
      <vt:variant>
        <vt:lpwstr>../Docs/R1-135055.zip</vt:lpwstr>
      </vt:variant>
      <vt:variant>
        <vt:lpwstr/>
      </vt:variant>
      <vt:variant>
        <vt:i4>4521993</vt:i4>
      </vt:variant>
      <vt:variant>
        <vt:i4>1554</vt:i4>
      </vt:variant>
      <vt:variant>
        <vt:i4>0</vt:i4>
      </vt:variant>
      <vt:variant>
        <vt:i4>5</vt:i4>
      </vt:variant>
      <vt:variant>
        <vt:lpwstr>../Docs/R1-135012.zip</vt:lpwstr>
      </vt:variant>
      <vt:variant>
        <vt:lpwstr/>
      </vt:variant>
      <vt:variant>
        <vt:i4>4259846</vt:i4>
      </vt:variant>
      <vt:variant>
        <vt:i4>1551</vt:i4>
      </vt:variant>
      <vt:variant>
        <vt:i4>0</vt:i4>
      </vt:variant>
      <vt:variant>
        <vt:i4>5</vt:i4>
      </vt:variant>
      <vt:variant>
        <vt:lpwstr>../Docs/R1-135954.zip</vt:lpwstr>
      </vt:variant>
      <vt:variant>
        <vt:lpwstr/>
      </vt:variant>
      <vt:variant>
        <vt:i4>4259855</vt:i4>
      </vt:variant>
      <vt:variant>
        <vt:i4>1548</vt:i4>
      </vt:variant>
      <vt:variant>
        <vt:i4>0</vt:i4>
      </vt:variant>
      <vt:variant>
        <vt:i4>5</vt:i4>
      </vt:variant>
      <vt:variant>
        <vt:lpwstr>../Docs/R1-135054.zip</vt:lpwstr>
      </vt:variant>
      <vt:variant>
        <vt:lpwstr/>
      </vt:variant>
      <vt:variant>
        <vt:i4>4194304</vt:i4>
      </vt:variant>
      <vt:variant>
        <vt:i4>1545</vt:i4>
      </vt:variant>
      <vt:variant>
        <vt:i4>0</vt:i4>
      </vt:variant>
      <vt:variant>
        <vt:i4>5</vt:i4>
      </vt:variant>
      <vt:variant>
        <vt:lpwstr>../Docs/R1-135942.zip</vt:lpwstr>
      </vt:variant>
      <vt:variant>
        <vt:lpwstr/>
      </vt:variant>
      <vt:variant>
        <vt:i4>4325380</vt:i4>
      </vt:variant>
      <vt:variant>
        <vt:i4>1542</vt:i4>
      </vt:variant>
      <vt:variant>
        <vt:i4>0</vt:i4>
      </vt:variant>
      <vt:variant>
        <vt:i4>5</vt:i4>
      </vt:variant>
      <vt:variant>
        <vt:lpwstr>../Docs/R1-135966.zip</vt:lpwstr>
      </vt:variant>
      <vt:variant>
        <vt:lpwstr/>
      </vt:variant>
      <vt:variant>
        <vt:i4>4259846</vt:i4>
      </vt:variant>
      <vt:variant>
        <vt:i4>1539</vt:i4>
      </vt:variant>
      <vt:variant>
        <vt:i4>0</vt:i4>
      </vt:variant>
      <vt:variant>
        <vt:i4>5</vt:i4>
      </vt:variant>
      <vt:variant>
        <vt:lpwstr>../Docs/R1-135558.zip</vt:lpwstr>
      </vt:variant>
      <vt:variant>
        <vt:lpwstr/>
      </vt:variant>
      <vt:variant>
        <vt:i4>5046278</vt:i4>
      </vt:variant>
      <vt:variant>
        <vt:i4>1536</vt:i4>
      </vt:variant>
      <vt:variant>
        <vt:i4>0</vt:i4>
      </vt:variant>
      <vt:variant>
        <vt:i4>5</vt:i4>
      </vt:variant>
      <vt:variant>
        <vt:lpwstr>../Docs/R1-135499.zip</vt:lpwstr>
      </vt:variant>
      <vt:variant>
        <vt:lpwstr/>
      </vt:variant>
      <vt:variant>
        <vt:i4>4980751</vt:i4>
      </vt:variant>
      <vt:variant>
        <vt:i4>1533</vt:i4>
      </vt:variant>
      <vt:variant>
        <vt:i4>0</vt:i4>
      </vt:variant>
      <vt:variant>
        <vt:i4>5</vt:i4>
      </vt:variant>
      <vt:variant>
        <vt:lpwstr>../Docs/R1-135286.zip</vt:lpwstr>
      </vt:variant>
      <vt:variant>
        <vt:lpwstr/>
      </vt:variant>
      <vt:variant>
        <vt:i4>4194317</vt:i4>
      </vt:variant>
      <vt:variant>
        <vt:i4>1530</vt:i4>
      </vt:variant>
      <vt:variant>
        <vt:i4>0</vt:i4>
      </vt:variant>
      <vt:variant>
        <vt:i4>5</vt:i4>
      </vt:variant>
      <vt:variant>
        <vt:lpwstr>../Docs/R1-135244.zip</vt:lpwstr>
      </vt:variant>
      <vt:variant>
        <vt:lpwstr/>
      </vt:variant>
      <vt:variant>
        <vt:i4>4259849</vt:i4>
      </vt:variant>
      <vt:variant>
        <vt:i4>1527</vt:i4>
      </vt:variant>
      <vt:variant>
        <vt:i4>0</vt:i4>
      </vt:variant>
      <vt:variant>
        <vt:i4>5</vt:i4>
      </vt:variant>
      <vt:variant>
        <vt:lpwstr>../Docs/R1-135052.zip</vt:lpwstr>
      </vt:variant>
      <vt:variant>
        <vt:lpwstr/>
      </vt:variant>
      <vt:variant>
        <vt:i4>4521989</vt:i4>
      </vt:variant>
      <vt:variant>
        <vt:i4>1524</vt:i4>
      </vt:variant>
      <vt:variant>
        <vt:i4>0</vt:i4>
      </vt:variant>
      <vt:variant>
        <vt:i4>5</vt:i4>
      </vt:variant>
      <vt:variant>
        <vt:lpwstr>../Docs/R1-135816.zip</vt:lpwstr>
      </vt:variant>
      <vt:variant>
        <vt:lpwstr/>
      </vt:variant>
      <vt:variant>
        <vt:i4>4653061</vt:i4>
      </vt:variant>
      <vt:variant>
        <vt:i4>1521</vt:i4>
      </vt:variant>
      <vt:variant>
        <vt:i4>0</vt:i4>
      </vt:variant>
      <vt:variant>
        <vt:i4>5</vt:i4>
      </vt:variant>
      <vt:variant>
        <vt:lpwstr>../Docs/R1-135638.zip</vt:lpwstr>
      </vt:variant>
      <vt:variant>
        <vt:lpwstr/>
      </vt:variant>
      <vt:variant>
        <vt:i4>4521995</vt:i4>
      </vt:variant>
      <vt:variant>
        <vt:i4>1518</vt:i4>
      </vt:variant>
      <vt:variant>
        <vt:i4>0</vt:i4>
      </vt:variant>
      <vt:variant>
        <vt:i4>5</vt:i4>
      </vt:variant>
      <vt:variant>
        <vt:lpwstr>../Docs/R1-135616.zip</vt:lpwstr>
      </vt:variant>
      <vt:variant>
        <vt:lpwstr/>
      </vt:variant>
      <vt:variant>
        <vt:i4>5046278</vt:i4>
      </vt:variant>
      <vt:variant>
        <vt:i4>1515</vt:i4>
      </vt:variant>
      <vt:variant>
        <vt:i4>0</vt:i4>
      </vt:variant>
      <vt:variant>
        <vt:i4>5</vt:i4>
      </vt:variant>
      <vt:variant>
        <vt:lpwstr>../Docs/R1-135598.zip</vt:lpwstr>
      </vt:variant>
      <vt:variant>
        <vt:lpwstr/>
      </vt:variant>
      <vt:variant>
        <vt:i4>4259847</vt:i4>
      </vt:variant>
      <vt:variant>
        <vt:i4>1512</vt:i4>
      </vt:variant>
      <vt:variant>
        <vt:i4>0</vt:i4>
      </vt:variant>
      <vt:variant>
        <vt:i4>5</vt:i4>
      </vt:variant>
      <vt:variant>
        <vt:lpwstr>../Docs/R1-135559.zip</vt:lpwstr>
      </vt:variant>
      <vt:variant>
        <vt:lpwstr/>
      </vt:variant>
      <vt:variant>
        <vt:i4>5046278</vt:i4>
      </vt:variant>
      <vt:variant>
        <vt:i4>1509</vt:i4>
      </vt:variant>
      <vt:variant>
        <vt:i4>0</vt:i4>
      </vt:variant>
      <vt:variant>
        <vt:i4>5</vt:i4>
      </vt:variant>
      <vt:variant>
        <vt:lpwstr>../Docs/R1-135499.zip</vt:lpwstr>
      </vt:variant>
      <vt:variant>
        <vt:lpwstr/>
      </vt:variant>
      <vt:variant>
        <vt:i4>4259853</vt:i4>
      </vt:variant>
      <vt:variant>
        <vt:i4>1506</vt:i4>
      </vt:variant>
      <vt:variant>
        <vt:i4>0</vt:i4>
      </vt:variant>
      <vt:variant>
        <vt:i4>5</vt:i4>
      </vt:variant>
      <vt:variant>
        <vt:lpwstr>../Docs/R1-135452.zip</vt:lpwstr>
      </vt:variant>
      <vt:variant>
        <vt:lpwstr/>
      </vt:variant>
      <vt:variant>
        <vt:i4>4521990</vt:i4>
      </vt:variant>
      <vt:variant>
        <vt:i4>1503</vt:i4>
      </vt:variant>
      <vt:variant>
        <vt:i4>0</vt:i4>
      </vt:variant>
      <vt:variant>
        <vt:i4>5</vt:i4>
      </vt:variant>
      <vt:variant>
        <vt:lpwstr>../Docs/R1-135419.zip</vt:lpwstr>
      </vt:variant>
      <vt:variant>
        <vt:lpwstr/>
      </vt:variant>
      <vt:variant>
        <vt:i4>4980751</vt:i4>
      </vt:variant>
      <vt:variant>
        <vt:i4>1500</vt:i4>
      </vt:variant>
      <vt:variant>
        <vt:i4>0</vt:i4>
      </vt:variant>
      <vt:variant>
        <vt:i4>5</vt:i4>
      </vt:variant>
      <vt:variant>
        <vt:lpwstr>../Docs/R1-135387.zip</vt:lpwstr>
      </vt:variant>
      <vt:variant>
        <vt:lpwstr/>
      </vt:variant>
      <vt:variant>
        <vt:i4>4325388</vt:i4>
      </vt:variant>
      <vt:variant>
        <vt:i4>1497</vt:i4>
      </vt:variant>
      <vt:variant>
        <vt:i4>0</vt:i4>
      </vt:variant>
      <vt:variant>
        <vt:i4>5</vt:i4>
      </vt:variant>
      <vt:variant>
        <vt:lpwstr>../Docs/R1-135364.zip</vt:lpwstr>
      </vt:variant>
      <vt:variant>
        <vt:lpwstr/>
      </vt:variant>
      <vt:variant>
        <vt:i4>4653070</vt:i4>
      </vt:variant>
      <vt:variant>
        <vt:i4>1494</vt:i4>
      </vt:variant>
      <vt:variant>
        <vt:i4>0</vt:i4>
      </vt:variant>
      <vt:variant>
        <vt:i4>5</vt:i4>
      </vt:variant>
      <vt:variant>
        <vt:lpwstr>../Docs/R1-135336.zip</vt:lpwstr>
      </vt:variant>
      <vt:variant>
        <vt:lpwstr/>
      </vt:variant>
      <vt:variant>
        <vt:i4>4194317</vt:i4>
      </vt:variant>
      <vt:variant>
        <vt:i4>1491</vt:i4>
      </vt:variant>
      <vt:variant>
        <vt:i4>0</vt:i4>
      </vt:variant>
      <vt:variant>
        <vt:i4>5</vt:i4>
      </vt:variant>
      <vt:variant>
        <vt:lpwstr>../Docs/R1-135244.zip</vt:lpwstr>
      </vt:variant>
      <vt:variant>
        <vt:lpwstr/>
      </vt:variant>
      <vt:variant>
        <vt:i4>4194307</vt:i4>
      </vt:variant>
      <vt:variant>
        <vt:i4>1488</vt:i4>
      </vt:variant>
      <vt:variant>
        <vt:i4>0</vt:i4>
      </vt:variant>
      <vt:variant>
        <vt:i4>5</vt:i4>
      </vt:variant>
      <vt:variant>
        <vt:lpwstr>../Docs/R1-135149.zip</vt:lpwstr>
      </vt:variant>
      <vt:variant>
        <vt:lpwstr/>
      </vt:variant>
      <vt:variant>
        <vt:i4>4521991</vt:i4>
      </vt:variant>
      <vt:variant>
        <vt:i4>1485</vt:i4>
      </vt:variant>
      <vt:variant>
        <vt:i4>0</vt:i4>
      </vt:variant>
      <vt:variant>
        <vt:i4>5</vt:i4>
      </vt:variant>
      <vt:variant>
        <vt:lpwstr>../Docs/R1-135814.zip</vt:lpwstr>
      </vt:variant>
      <vt:variant>
        <vt:lpwstr/>
      </vt:variant>
      <vt:variant>
        <vt:i4>5046275</vt:i4>
      </vt:variant>
      <vt:variant>
        <vt:i4>1482</vt:i4>
      </vt:variant>
      <vt:variant>
        <vt:i4>0</vt:i4>
      </vt:variant>
      <vt:variant>
        <vt:i4>5</vt:i4>
      </vt:variant>
      <vt:variant>
        <vt:lpwstr>../Docs/R1-135098.zip</vt:lpwstr>
      </vt:variant>
      <vt:variant>
        <vt:lpwstr/>
      </vt:variant>
      <vt:variant>
        <vt:i4>4521994</vt:i4>
      </vt:variant>
      <vt:variant>
        <vt:i4>1479</vt:i4>
      </vt:variant>
      <vt:variant>
        <vt:i4>0</vt:i4>
      </vt:variant>
      <vt:variant>
        <vt:i4>5</vt:i4>
      </vt:variant>
      <vt:variant>
        <vt:lpwstr>../Docs/R1-135011.zip</vt:lpwstr>
      </vt:variant>
      <vt:variant>
        <vt:lpwstr/>
      </vt:variant>
      <vt:variant>
        <vt:i4>4980750</vt:i4>
      </vt:variant>
      <vt:variant>
        <vt:i4>1476</vt:i4>
      </vt:variant>
      <vt:variant>
        <vt:i4>0</vt:i4>
      </vt:variant>
      <vt:variant>
        <vt:i4>5</vt:i4>
      </vt:variant>
      <vt:variant>
        <vt:lpwstr>../Docs/R1-135287.zip</vt:lpwstr>
      </vt:variant>
      <vt:variant>
        <vt:lpwstr/>
      </vt:variant>
      <vt:variant>
        <vt:i4>4980751</vt:i4>
      </vt:variant>
      <vt:variant>
        <vt:i4>1473</vt:i4>
      </vt:variant>
      <vt:variant>
        <vt:i4>0</vt:i4>
      </vt:variant>
      <vt:variant>
        <vt:i4>5</vt:i4>
      </vt:variant>
      <vt:variant>
        <vt:lpwstr>../Docs/R1-135185.zip</vt:lpwstr>
      </vt:variant>
      <vt:variant>
        <vt:lpwstr/>
      </vt:variant>
      <vt:variant>
        <vt:i4>4259849</vt:i4>
      </vt:variant>
      <vt:variant>
        <vt:i4>1470</vt:i4>
      </vt:variant>
      <vt:variant>
        <vt:i4>0</vt:i4>
      </vt:variant>
      <vt:variant>
        <vt:i4>5</vt:i4>
      </vt:variant>
      <vt:variant>
        <vt:lpwstr>../Docs/R1-135052.zip</vt:lpwstr>
      </vt:variant>
      <vt:variant>
        <vt:lpwstr/>
      </vt:variant>
      <vt:variant>
        <vt:i4>4521989</vt:i4>
      </vt:variant>
      <vt:variant>
        <vt:i4>1467</vt:i4>
      </vt:variant>
      <vt:variant>
        <vt:i4>0</vt:i4>
      </vt:variant>
      <vt:variant>
        <vt:i4>5</vt:i4>
      </vt:variant>
      <vt:variant>
        <vt:lpwstr>../Docs/R1-135816.zip</vt:lpwstr>
      </vt:variant>
      <vt:variant>
        <vt:lpwstr/>
      </vt:variant>
      <vt:variant>
        <vt:i4>4259848</vt:i4>
      </vt:variant>
      <vt:variant>
        <vt:i4>1464</vt:i4>
      </vt:variant>
      <vt:variant>
        <vt:i4>0</vt:i4>
      </vt:variant>
      <vt:variant>
        <vt:i4>5</vt:i4>
      </vt:variant>
      <vt:variant>
        <vt:lpwstr>../Docs/R1-135053.zip</vt:lpwstr>
      </vt:variant>
      <vt:variant>
        <vt:lpwstr/>
      </vt:variant>
      <vt:variant>
        <vt:i4>4653061</vt:i4>
      </vt:variant>
      <vt:variant>
        <vt:i4>1461</vt:i4>
      </vt:variant>
      <vt:variant>
        <vt:i4>0</vt:i4>
      </vt:variant>
      <vt:variant>
        <vt:i4>5</vt:i4>
      </vt:variant>
      <vt:variant>
        <vt:lpwstr>../Docs/R1-135638.zip</vt:lpwstr>
      </vt:variant>
      <vt:variant>
        <vt:lpwstr/>
      </vt:variant>
      <vt:variant>
        <vt:i4>5046278</vt:i4>
      </vt:variant>
      <vt:variant>
        <vt:i4>1458</vt:i4>
      </vt:variant>
      <vt:variant>
        <vt:i4>0</vt:i4>
      </vt:variant>
      <vt:variant>
        <vt:i4>5</vt:i4>
      </vt:variant>
      <vt:variant>
        <vt:lpwstr>../Docs/R1-135598.zip</vt:lpwstr>
      </vt:variant>
      <vt:variant>
        <vt:lpwstr/>
      </vt:variant>
      <vt:variant>
        <vt:i4>5046278</vt:i4>
      </vt:variant>
      <vt:variant>
        <vt:i4>1455</vt:i4>
      </vt:variant>
      <vt:variant>
        <vt:i4>0</vt:i4>
      </vt:variant>
      <vt:variant>
        <vt:i4>5</vt:i4>
      </vt:variant>
      <vt:variant>
        <vt:lpwstr>../Docs/R1-135499.zip</vt:lpwstr>
      </vt:variant>
      <vt:variant>
        <vt:lpwstr/>
      </vt:variant>
      <vt:variant>
        <vt:i4>4521999</vt:i4>
      </vt:variant>
      <vt:variant>
        <vt:i4>1452</vt:i4>
      </vt:variant>
      <vt:variant>
        <vt:i4>0</vt:i4>
      </vt:variant>
      <vt:variant>
        <vt:i4>5</vt:i4>
      </vt:variant>
      <vt:variant>
        <vt:lpwstr>../Docs/R1-135410.zip</vt:lpwstr>
      </vt:variant>
      <vt:variant>
        <vt:lpwstr/>
      </vt:variant>
      <vt:variant>
        <vt:i4>4653069</vt:i4>
      </vt:variant>
      <vt:variant>
        <vt:i4>1449</vt:i4>
      </vt:variant>
      <vt:variant>
        <vt:i4>0</vt:i4>
      </vt:variant>
      <vt:variant>
        <vt:i4>5</vt:i4>
      </vt:variant>
      <vt:variant>
        <vt:lpwstr>../Docs/R1-135335.zip</vt:lpwstr>
      </vt:variant>
      <vt:variant>
        <vt:lpwstr/>
      </vt:variant>
      <vt:variant>
        <vt:i4>4653068</vt:i4>
      </vt:variant>
      <vt:variant>
        <vt:i4>1446</vt:i4>
      </vt:variant>
      <vt:variant>
        <vt:i4>0</vt:i4>
      </vt:variant>
      <vt:variant>
        <vt:i4>5</vt:i4>
      </vt:variant>
      <vt:variant>
        <vt:lpwstr>../Docs/R1-135334.zip</vt:lpwstr>
      </vt:variant>
      <vt:variant>
        <vt:lpwstr/>
      </vt:variant>
      <vt:variant>
        <vt:i4>4980751</vt:i4>
      </vt:variant>
      <vt:variant>
        <vt:i4>1443</vt:i4>
      </vt:variant>
      <vt:variant>
        <vt:i4>0</vt:i4>
      </vt:variant>
      <vt:variant>
        <vt:i4>5</vt:i4>
      </vt:variant>
      <vt:variant>
        <vt:lpwstr>../Docs/R1-135286.zip</vt:lpwstr>
      </vt:variant>
      <vt:variant>
        <vt:lpwstr/>
      </vt:variant>
      <vt:variant>
        <vt:i4>4194307</vt:i4>
      </vt:variant>
      <vt:variant>
        <vt:i4>1440</vt:i4>
      </vt:variant>
      <vt:variant>
        <vt:i4>0</vt:i4>
      </vt:variant>
      <vt:variant>
        <vt:i4>5</vt:i4>
      </vt:variant>
      <vt:variant>
        <vt:lpwstr>../Docs/R1-135149.zip</vt:lpwstr>
      </vt:variant>
      <vt:variant>
        <vt:lpwstr/>
      </vt:variant>
      <vt:variant>
        <vt:i4>4521991</vt:i4>
      </vt:variant>
      <vt:variant>
        <vt:i4>1437</vt:i4>
      </vt:variant>
      <vt:variant>
        <vt:i4>0</vt:i4>
      </vt:variant>
      <vt:variant>
        <vt:i4>5</vt:i4>
      </vt:variant>
      <vt:variant>
        <vt:lpwstr>../Docs/R1-135814.zip</vt:lpwstr>
      </vt:variant>
      <vt:variant>
        <vt:lpwstr/>
      </vt:variant>
      <vt:variant>
        <vt:i4>5046275</vt:i4>
      </vt:variant>
      <vt:variant>
        <vt:i4>1434</vt:i4>
      </vt:variant>
      <vt:variant>
        <vt:i4>0</vt:i4>
      </vt:variant>
      <vt:variant>
        <vt:i4>5</vt:i4>
      </vt:variant>
      <vt:variant>
        <vt:lpwstr>../Docs/R1-135098.zip</vt:lpwstr>
      </vt:variant>
      <vt:variant>
        <vt:lpwstr/>
      </vt:variant>
      <vt:variant>
        <vt:i4>4259849</vt:i4>
      </vt:variant>
      <vt:variant>
        <vt:i4>1431</vt:i4>
      </vt:variant>
      <vt:variant>
        <vt:i4>0</vt:i4>
      </vt:variant>
      <vt:variant>
        <vt:i4>5</vt:i4>
      </vt:variant>
      <vt:variant>
        <vt:lpwstr>../Docs/R1-135052.zip</vt:lpwstr>
      </vt:variant>
      <vt:variant>
        <vt:lpwstr/>
      </vt:variant>
      <vt:variant>
        <vt:i4>4521989</vt:i4>
      </vt:variant>
      <vt:variant>
        <vt:i4>1428</vt:i4>
      </vt:variant>
      <vt:variant>
        <vt:i4>0</vt:i4>
      </vt:variant>
      <vt:variant>
        <vt:i4>5</vt:i4>
      </vt:variant>
      <vt:variant>
        <vt:lpwstr>../Docs/R1-135816.zip</vt:lpwstr>
      </vt:variant>
      <vt:variant>
        <vt:lpwstr/>
      </vt:variant>
      <vt:variant>
        <vt:i4>4259846</vt:i4>
      </vt:variant>
      <vt:variant>
        <vt:i4>1425</vt:i4>
      </vt:variant>
      <vt:variant>
        <vt:i4>0</vt:i4>
      </vt:variant>
      <vt:variant>
        <vt:i4>5</vt:i4>
      </vt:variant>
      <vt:variant>
        <vt:lpwstr>../Docs/R1-135558.zip</vt:lpwstr>
      </vt:variant>
      <vt:variant>
        <vt:lpwstr/>
      </vt:variant>
      <vt:variant>
        <vt:i4>4259853</vt:i4>
      </vt:variant>
      <vt:variant>
        <vt:i4>1422</vt:i4>
      </vt:variant>
      <vt:variant>
        <vt:i4>0</vt:i4>
      </vt:variant>
      <vt:variant>
        <vt:i4>5</vt:i4>
      </vt:variant>
      <vt:variant>
        <vt:lpwstr>../Docs/R1-135452.zip</vt:lpwstr>
      </vt:variant>
      <vt:variant>
        <vt:lpwstr/>
      </vt:variant>
      <vt:variant>
        <vt:i4>4521995</vt:i4>
      </vt:variant>
      <vt:variant>
        <vt:i4>1419</vt:i4>
      </vt:variant>
      <vt:variant>
        <vt:i4>0</vt:i4>
      </vt:variant>
      <vt:variant>
        <vt:i4>5</vt:i4>
      </vt:variant>
      <vt:variant>
        <vt:lpwstr>../Docs/R1-135010.zip</vt:lpwstr>
      </vt:variant>
      <vt:variant>
        <vt:lpwstr/>
      </vt:variant>
      <vt:variant>
        <vt:i4>4325378</vt:i4>
      </vt:variant>
      <vt:variant>
        <vt:i4>1416</vt:i4>
      </vt:variant>
      <vt:variant>
        <vt:i4>0</vt:i4>
      </vt:variant>
      <vt:variant>
        <vt:i4>5</vt:i4>
      </vt:variant>
      <vt:variant>
        <vt:lpwstr>../Docs/R1-135960.zip</vt:lpwstr>
      </vt:variant>
      <vt:variant>
        <vt:lpwstr/>
      </vt:variant>
      <vt:variant>
        <vt:i4>4521987</vt:i4>
      </vt:variant>
      <vt:variant>
        <vt:i4>1413</vt:i4>
      </vt:variant>
      <vt:variant>
        <vt:i4>0</vt:i4>
      </vt:variant>
      <vt:variant>
        <vt:i4>5</vt:i4>
      </vt:variant>
      <vt:variant>
        <vt:lpwstr>../Docs/R1-136028.zip</vt:lpwstr>
      </vt:variant>
      <vt:variant>
        <vt:lpwstr/>
      </vt:variant>
      <vt:variant>
        <vt:i4>2424837</vt:i4>
      </vt:variant>
      <vt:variant>
        <vt:i4>1410</vt:i4>
      </vt:variant>
      <vt:variant>
        <vt:i4>0</vt:i4>
      </vt:variant>
      <vt:variant>
        <vt:i4>5</vt:i4>
      </vt:variant>
      <vt:variant>
        <vt:lpwstr>http://www.3gpp.org/ftp/tsg_ran/TSG_RAN/TSGR_58/Docs/RP-121772.zip</vt:lpwstr>
      </vt:variant>
      <vt:variant>
        <vt:lpwstr/>
      </vt:variant>
      <vt:variant>
        <vt:i4>4980748</vt:i4>
      </vt:variant>
      <vt:variant>
        <vt:i4>1407</vt:i4>
      </vt:variant>
      <vt:variant>
        <vt:i4>0</vt:i4>
      </vt:variant>
      <vt:variant>
        <vt:i4>5</vt:i4>
      </vt:variant>
      <vt:variant>
        <vt:lpwstr>../Docs/R1-135285.zip</vt:lpwstr>
      </vt:variant>
      <vt:variant>
        <vt:lpwstr/>
      </vt:variant>
      <vt:variant>
        <vt:i4>5046278</vt:i4>
      </vt:variant>
      <vt:variant>
        <vt:i4>1404</vt:i4>
      </vt:variant>
      <vt:variant>
        <vt:i4>0</vt:i4>
      </vt:variant>
      <vt:variant>
        <vt:i4>5</vt:i4>
      </vt:variant>
      <vt:variant>
        <vt:lpwstr>../Docs/R1-134984.zip</vt:lpwstr>
      </vt:variant>
      <vt:variant>
        <vt:lpwstr/>
      </vt:variant>
      <vt:variant>
        <vt:i4>4390927</vt:i4>
      </vt:variant>
      <vt:variant>
        <vt:i4>1401</vt:i4>
      </vt:variant>
      <vt:variant>
        <vt:i4>0</vt:i4>
      </vt:variant>
      <vt:variant>
        <vt:i4>5</vt:i4>
      </vt:variant>
      <vt:variant>
        <vt:lpwstr>../Docs/R1-135773.zip</vt:lpwstr>
      </vt:variant>
      <vt:variant>
        <vt:lpwstr/>
      </vt:variant>
      <vt:variant>
        <vt:i4>4980748</vt:i4>
      </vt:variant>
      <vt:variant>
        <vt:i4>1398</vt:i4>
      </vt:variant>
      <vt:variant>
        <vt:i4>0</vt:i4>
      </vt:variant>
      <vt:variant>
        <vt:i4>5</vt:i4>
      </vt:variant>
      <vt:variant>
        <vt:lpwstr>../Docs/R1-135285.zip</vt:lpwstr>
      </vt:variant>
      <vt:variant>
        <vt:lpwstr/>
      </vt:variant>
      <vt:variant>
        <vt:i4>4980750</vt:i4>
      </vt:variant>
      <vt:variant>
        <vt:i4>1395</vt:i4>
      </vt:variant>
      <vt:variant>
        <vt:i4>0</vt:i4>
      </vt:variant>
      <vt:variant>
        <vt:i4>5</vt:i4>
      </vt:variant>
      <vt:variant>
        <vt:lpwstr>../Docs/R1-135184.zip</vt:lpwstr>
      </vt:variant>
      <vt:variant>
        <vt:lpwstr/>
      </vt:variant>
      <vt:variant>
        <vt:i4>5046279</vt:i4>
      </vt:variant>
      <vt:variant>
        <vt:i4>1392</vt:i4>
      </vt:variant>
      <vt:variant>
        <vt:i4>0</vt:i4>
      </vt:variant>
      <vt:variant>
        <vt:i4>5</vt:i4>
      </vt:variant>
      <vt:variant>
        <vt:lpwstr>../Docs/R1-135894.zip</vt:lpwstr>
      </vt:variant>
      <vt:variant>
        <vt:lpwstr/>
      </vt:variant>
      <vt:variant>
        <vt:i4>4980750</vt:i4>
      </vt:variant>
      <vt:variant>
        <vt:i4>1359</vt:i4>
      </vt:variant>
      <vt:variant>
        <vt:i4>0</vt:i4>
      </vt:variant>
      <vt:variant>
        <vt:i4>5</vt:i4>
      </vt:variant>
      <vt:variant>
        <vt:lpwstr>../Docs/R1-135184.zip</vt:lpwstr>
      </vt:variant>
      <vt:variant>
        <vt:lpwstr/>
      </vt:variant>
      <vt:variant>
        <vt:i4>4194312</vt:i4>
      </vt:variant>
      <vt:variant>
        <vt:i4>1356</vt:i4>
      </vt:variant>
      <vt:variant>
        <vt:i4>0</vt:i4>
      </vt:variant>
      <vt:variant>
        <vt:i4>5</vt:i4>
      </vt:variant>
      <vt:variant>
        <vt:lpwstr>../Docs/R1-136073.zip</vt:lpwstr>
      </vt:variant>
      <vt:variant>
        <vt:lpwstr/>
      </vt:variant>
      <vt:variant>
        <vt:i4>4980746</vt:i4>
      </vt:variant>
      <vt:variant>
        <vt:i4>1353</vt:i4>
      </vt:variant>
      <vt:variant>
        <vt:i4>0</vt:i4>
      </vt:variant>
      <vt:variant>
        <vt:i4>5</vt:i4>
      </vt:variant>
      <vt:variant>
        <vt:lpwstr>../Docs/R1-135889.zip</vt:lpwstr>
      </vt:variant>
      <vt:variant>
        <vt:lpwstr/>
      </vt:variant>
      <vt:variant>
        <vt:i4>4194306</vt:i4>
      </vt:variant>
      <vt:variant>
        <vt:i4>1350</vt:i4>
      </vt:variant>
      <vt:variant>
        <vt:i4>0</vt:i4>
      </vt:variant>
      <vt:variant>
        <vt:i4>5</vt:i4>
      </vt:variant>
      <vt:variant>
        <vt:lpwstr>../Docs/R1-135148.zip</vt:lpwstr>
      </vt:variant>
      <vt:variant>
        <vt:lpwstr/>
      </vt:variant>
      <vt:variant>
        <vt:i4>4980747</vt:i4>
      </vt:variant>
      <vt:variant>
        <vt:i4>1347</vt:i4>
      </vt:variant>
      <vt:variant>
        <vt:i4>0</vt:i4>
      </vt:variant>
      <vt:variant>
        <vt:i4>5</vt:i4>
      </vt:variant>
      <vt:variant>
        <vt:lpwstr>../Docs/R1-135888.zip</vt:lpwstr>
      </vt:variant>
      <vt:variant>
        <vt:lpwstr/>
      </vt:variant>
      <vt:variant>
        <vt:i4>4194317</vt:i4>
      </vt:variant>
      <vt:variant>
        <vt:i4>1344</vt:i4>
      </vt:variant>
      <vt:variant>
        <vt:i4>0</vt:i4>
      </vt:variant>
      <vt:variant>
        <vt:i4>5</vt:i4>
      </vt:variant>
      <vt:variant>
        <vt:lpwstr>../Docs/R1-135147.zip</vt:lpwstr>
      </vt:variant>
      <vt:variant>
        <vt:lpwstr/>
      </vt:variant>
      <vt:variant>
        <vt:i4>5046284</vt:i4>
      </vt:variant>
      <vt:variant>
        <vt:i4>1341</vt:i4>
      </vt:variant>
      <vt:variant>
        <vt:i4>0</vt:i4>
      </vt:variant>
      <vt:variant>
        <vt:i4>5</vt:i4>
      </vt:variant>
      <vt:variant>
        <vt:lpwstr>../Docs/R1-135097.zip</vt:lpwstr>
      </vt:variant>
      <vt:variant>
        <vt:lpwstr/>
      </vt:variant>
      <vt:variant>
        <vt:i4>4980745</vt:i4>
      </vt:variant>
      <vt:variant>
        <vt:i4>1338</vt:i4>
      </vt:variant>
      <vt:variant>
        <vt:i4>0</vt:i4>
      </vt:variant>
      <vt:variant>
        <vt:i4>5</vt:i4>
      </vt:variant>
      <vt:variant>
        <vt:lpwstr>../Docs/R1-135183.zip</vt:lpwstr>
      </vt:variant>
      <vt:variant>
        <vt:lpwstr/>
      </vt:variant>
      <vt:variant>
        <vt:i4>4194319</vt:i4>
      </vt:variant>
      <vt:variant>
        <vt:i4>1335</vt:i4>
      </vt:variant>
      <vt:variant>
        <vt:i4>0</vt:i4>
      </vt:variant>
      <vt:variant>
        <vt:i4>5</vt:i4>
      </vt:variant>
      <vt:variant>
        <vt:lpwstr>../Docs/R1-136074.zip</vt:lpwstr>
      </vt:variant>
      <vt:variant>
        <vt:lpwstr/>
      </vt:variant>
      <vt:variant>
        <vt:i4>4194317</vt:i4>
      </vt:variant>
      <vt:variant>
        <vt:i4>1332</vt:i4>
      </vt:variant>
      <vt:variant>
        <vt:i4>0</vt:i4>
      </vt:variant>
      <vt:variant>
        <vt:i4>5</vt:i4>
      </vt:variant>
      <vt:variant>
        <vt:lpwstr>../Docs/R1-136076.zip</vt:lpwstr>
      </vt:variant>
      <vt:variant>
        <vt:lpwstr/>
      </vt:variant>
      <vt:variant>
        <vt:i4>4521996</vt:i4>
      </vt:variant>
      <vt:variant>
        <vt:i4>1329</vt:i4>
      </vt:variant>
      <vt:variant>
        <vt:i4>0</vt:i4>
      </vt:variant>
      <vt:variant>
        <vt:i4>5</vt:i4>
      </vt:variant>
      <vt:variant>
        <vt:lpwstr>../Docs/R1-135611.zip</vt:lpwstr>
      </vt:variant>
      <vt:variant>
        <vt:lpwstr/>
      </vt:variant>
      <vt:variant>
        <vt:i4>4194318</vt:i4>
      </vt:variant>
      <vt:variant>
        <vt:i4>1326</vt:i4>
      </vt:variant>
      <vt:variant>
        <vt:i4>0</vt:i4>
      </vt:variant>
      <vt:variant>
        <vt:i4>5</vt:i4>
      </vt:variant>
      <vt:variant>
        <vt:lpwstr>../Docs/R1-136075.zip</vt:lpwstr>
      </vt:variant>
      <vt:variant>
        <vt:lpwstr/>
      </vt:variant>
      <vt:variant>
        <vt:i4>4194319</vt:i4>
      </vt:variant>
      <vt:variant>
        <vt:i4>1323</vt:i4>
      </vt:variant>
      <vt:variant>
        <vt:i4>0</vt:i4>
      </vt:variant>
      <vt:variant>
        <vt:i4>5</vt:i4>
      </vt:variant>
      <vt:variant>
        <vt:lpwstr>../Docs/R1-136074.zip</vt:lpwstr>
      </vt:variant>
      <vt:variant>
        <vt:lpwstr/>
      </vt:variant>
      <vt:variant>
        <vt:i4>4521996</vt:i4>
      </vt:variant>
      <vt:variant>
        <vt:i4>1320</vt:i4>
      </vt:variant>
      <vt:variant>
        <vt:i4>0</vt:i4>
      </vt:variant>
      <vt:variant>
        <vt:i4>5</vt:i4>
      </vt:variant>
      <vt:variant>
        <vt:lpwstr>../Docs/R1-135611.zip</vt:lpwstr>
      </vt:variant>
      <vt:variant>
        <vt:lpwstr/>
      </vt:variant>
      <vt:variant>
        <vt:i4>4521996</vt:i4>
      </vt:variant>
      <vt:variant>
        <vt:i4>1317</vt:i4>
      </vt:variant>
      <vt:variant>
        <vt:i4>0</vt:i4>
      </vt:variant>
      <vt:variant>
        <vt:i4>5</vt:i4>
      </vt:variant>
      <vt:variant>
        <vt:lpwstr>../Docs/R1-135611.zip</vt:lpwstr>
      </vt:variant>
      <vt:variant>
        <vt:lpwstr/>
      </vt:variant>
      <vt:variant>
        <vt:i4>4390923</vt:i4>
      </vt:variant>
      <vt:variant>
        <vt:i4>1314</vt:i4>
      </vt:variant>
      <vt:variant>
        <vt:i4>0</vt:i4>
      </vt:variant>
      <vt:variant>
        <vt:i4>5</vt:i4>
      </vt:variant>
      <vt:variant>
        <vt:lpwstr>../Docs/R1-135272.zip</vt:lpwstr>
      </vt:variant>
      <vt:variant>
        <vt:lpwstr/>
      </vt:variant>
      <vt:variant>
        <vt:i4>4521995</vt:i4>
      </vt:variant>
      <vt:variant>
        <vt:i4>1311</vt:i4>
      </vt:variant>
      <vt:variant>
        <vt:i4>0</vt:i4>
      </vt:variant>
      <vt:variant>
        <vt:i4>5</vt:i4>
      </vt:variant>
      <vt:variant>
        <vt:lpwstr>../Docs/R1-135818.zip</vt:lpwstr>
      </vt:variant>
      <vt:variant>
        <vt:lpwstr/>
      </vt:variant>
      <vt:variant>
        <vt:i4>4521996</vt:i4>
      </vt:variant>
      <vt:variant>
        <vt:i4>1308</vt:i4>
      </vt:variant>
      <vt:variant>
        <vt:i4>0</vt:i4>
      </vt:variant>
      <vt:variant>
        <vt:i4>5</vt:i4>
      </vt:variant>
      <vt:variant>
        <vt:lpwstr>../Docs/R1-135611.zip</vt:lpwstr>
      </vt:variant>
      <vt:variant>
        <vt:lpwstr/>
      </vt:variant>
      <vt:variant>
        <vt:i4>4325383</vt:i4>
      </vt:variant>
      <vt:variant>
        <vt:i4>1305</vt:i4>
      </vt:variant>
      <vt:variant>
        <vt:i4>0</vt:i4>
      </vt:variant>
      <vt:variant>
        <vt:i4>5</vt:i4>
      </vt:variant>
      <vt:variant>
        <vt:lpwstr>../Docs/R1-135864.zip</vt:lpwstr>
      </vt:variant>
      <vt:variant>
        <vt:lpwstr/>
      </vt:variant>
      <vt:variant>
        <vt:i4>4325390</vt:i4>
      </vt:variant>
      <vt:variant>
        <vt:i4>1302</vt:i4>
      </vt:variant>
      <vt:variant>
        <vt:i4>0</vt:i4>
      </vt:variant>
      <vt:variant>
        <vt:i4>5</vt:i4>
      </vt:variant>
      <vt:variant>
        <vt:lpwstr>../Docs/R1-135762.zip</vt:lpwstr>
      </vt:variant>
      <vt:variant>
        <vt:lpwstr/>
      </vt:variant>
      <vt:variant>
        <vt:i4>4587528</vt:i4>
      </vt:variant>
      <vt:variant>
        <vt:i4>1299</vt:i4>
      </vt:variant>
      <vt:variant>
        <vt:i4>0</vt:i4>
      </vt:variant>
      <vt:variant>
        <vt:i4>5</vt:i4>
      </vt:variant>
      <vt:variant>
        <vt:lpwstr>../Docs/R1-135724.zip</vt:lpwstr>
      </vt:variant>
      <vt:variant>
        <vt:lpwstr/>
      </vt:variant>
      <vt:variant>
        <vt:i4>4259843</vt:i4>
      </vt:variant>
      <vt:variant>
        <vt:i4>1296</vt:i4>
      </vt:variant>
      <vt:variant>
        <vt:i4>0</vt:i4>
      </vt:variant>
      <vt:variant>
        <vt:i4>5</vt:i4>
      </vt:variant>
      <vt:variant>
        <vt:lpwstr>../Docs/R1-135850.zip</vt:lpwstr>
      </vt:variant>
      <vt:variant>
        <vt:lpwstr/>
      </vt:variant>
      <vt:variant>
        <vt:i4>4259850</vt:i4>
      </vt:variant>
      <vt:variant>
        <vt:i4>1293</vt:i4>
      </vt:variant>
      <vt:variant>
        <vt:i4>0</vt:i4>
      </vt:variant>
      <vt:variant>
        <vt:i4>5</vt:i4>
      </vt:variant>
      <vt:variant>
        <vt:lpwstr>../Docs/R1-135051.zip</vt:lpwstr>
      </vt:variant>
      <vt:variant>
        <vt:lpwstr/>
      </vt:variant>
      <vt:variant>
        <vt:i4>4259851</vt:i4>
      </vt:variant>
      <vt:variant>
        <vt:i4>1290</vt:i4>
      </vt:variant>
      <vt:variant>
        <vt:i4>0</vt:i4>
      </vt:variant>
      <vt:variant>
        <vt:i4>5</vt:i4>
      </vt:variant>
      <vt:variant>
        <vt:lpwstr>../Docs/R1-135050.zip</vt:lpwstr>
      </vt:variant>
      <vt:variant>
        <vt:lpwstr/>
      </vt:variant>
      <vt:variant>
        <vt:i4>6946838</vt:i4>
      </vt:variant>
      <vt:variant>
        <vt:i4>1287</vt:i4>
      </vt:variant>
      <vt:variant>
        <vt:i4>0</vt:i4>
      </vt:variant>
      <vt:variant>
        <vt:i4>5</vt:i4>
      </vt:variant>
      <vt:variant>
        <vt:lpwstr>http://ftp.3gpp.org/tsg_ran/TSG_RAN/TSGR_61/Docs/RP-131386.zip</vt:lpwstr>
      </vt:variant>
      <vt:variant>
        <vt:lpwstr/>
      </vt:variant>
      <vt:variant>
        <vt:i4>4259844</vt:i4>
      </vt:variant>
      <vt:variant>
        <vt:i4>1284</vt:i4>
      </vt:variant>
      <vt:variant>
        <vt:i4>0</vt:i4>
      </vt:variant>
      <vt:variant>
        <vt:i4>5</vt:i4>
      </vt:variant>
      <vt:variant>
        <vt:lpwstr>../Docs/R1-135857.zip</vt:lpwstr>
      </vt:variant>
      <vt:variant>
        <vt:lpwstr/>
      </vt:variant>
      <vt:variant>
        <vt:i4>4325376</vt:i4>
      </vt:variant>
      <vt:variant>
        <vt:i4>1281</vt:i4>
      </vt:variant>
      <vt:variant>
        <vt:i4>0</vt:i4>
      </vt:variant>
      <vt:variant>
        <vt:i4>5</vt:i4>
      </vt:variant>
      <vt:variant>
        <vt:lpwstr>../Docs/R1-135863.zip</vt:lpwstr>
      </vt:variant>
      <vt:variant>
        <vt:lpwstr/>
      </vt:variant>
      <vt:variant>
        <vt:i4>4456457</vt:i4>
      </vt:variant>
      <vt:variant>
        <vt:i4>1278</vt:i4>
      </vt:variant>
      <vt:variant>
        <vt:i4>0</vt:i4>
      </vt:variant>
      <vt:variant>
        <vt:i4>5</vt:i4>
      </vt:variant>
      <vt:variant>
        <vt:lpwstr>../Docs/R1-135705.zip</vt:lpwstr>
      </vt:variant>
      <vt:variant>
        <vt:lpwstr/>
      </vt:variant>
      <vt:variant>
        <vt:i4>4456456</vt:i4>
      </vt:variant>
      <vt:variant>
        <vt:i4>1275</vt:i4>
      </vt:variant>
      <vt:variant>
        <vt:i4>0</vt:i4>
      </vt:variant>
      <vt:variant>
        <vt:i4>5</vt:i4>
      </vt:variant>
      <vt:variant>
        <vt:lpwstr>../Docs/R1-135704.zip</vt:lpwstr>
      </vt:variant>
      <vt:variant>
        <vt:lpwstr/>
      </vt:variant>
      <vt:variant>
        <vt:i4>4325382</vt:i4>
      </vt:variant>
      <vt:variant>
        <vt:i4>1272</vt:i4>
      </vt:variant>
      <vt:variant>
        <vt:i4>0</vt:i4>
      </vt:variant>
      <vt:variant>
        <vt:i4>5</vt:i4>
      </vt:variant>
      <vt:variant>
        <vt:lpwstr>../Docs/R1-135865.zip</vt:lpwstr>
      </vt:variant>
      <vt:variant>
        <vt:lpwstr/>
      </vt:variant>
      <vt:variant>
        <vt:i4>4456456</vt:i4>
      </vt:variant>
      <vt:variant>
        <vt:i4>1269</vt:i4>
      </vt:variant>
      <vt:variant>
        <vt:i4>0</vt:i4>
      </vt:variant>
      <vt:variant>
        <vt:i4>5</vt:i4>
      </vt:variant>
      <vt:variant>
        <vt:lpwstr>../Docs/R1-135704.zip</vt:lpwstr>
      </vt:variant>
      <vt:variant>
        <vt:lpwstr/>
      </vt:variant>
      <vt:variant>
        <vt:i4>4456463</vt:i4>
      </vt:variant>
      <vt:variant>
        <vt:i4>1266</vt:i4>
      </vt:variant>
      <vt:variant>
        <vt:i4>0</vt:i4>
      </vt:variant>
      <vt:variant>
        <vt:i4>5</vt:i4>
      </vt:variant>
      <vt:variant>
        <vt:lpwstr>../Docs/R1-135703.zip</vt:lpwstr>
      </vt:variant>
      <vt:variant>
        <vt:lpwstr/>
      </vt:variant>
      <vt:variant>
        <vt:i4>4456462</vt:i4>
      </vt:variant>
      <vt:variant>
        <vt:i4>1263</vt:i4>
      </vt:variant>
      <vt:variant>
        <vt:i4>0</vt:i4>
      </vt:variant>
      <vt:variant>
        <vt:i4>5</vt:i4>
      </vt:variant>
      <vt:variant>
        <vt:lpwstr>../Docs/R1-135702.zip</vt:lpwstr>
      </vt:variant>
      <vt:variant>
        <vt:lpwstr/>
      </vt:variant>
      <vt:variant>
        <vt:i4>4325377</vt:i4>
      </vt:variant>
      <vt:variant>
        <vt:i4>1260</vt:i4>
      </vt:variant>
      <vt:variant>
        <vt:i4>0</vt:i4>
      </vt:variant>
      <vt:variant>
        <vt:i4>5</vt:i4>
      </vt:variant>
      <vt:variant>
        <vt:lpwstr>../Docs/R1-135862.zip</vt:lpwstr>
      </vt:variant>
      <vt:variant>
        <vt:lpwstr/>
      </vt:variant>
      <vt:variant>
        <vt:i4>4456462</vt:i4>
      </vt:variant>
      <vt:variant>
        <vt:i4>1257</vt:i4>
      </vt:variant>
      <vt:variant>
        <vt:i4>0</vt:i4>
      </vt:variant>
      <vt:variant>
        <vt:i4>5</vt:i4>
      </vt:variant>
      <vt:variant>
        <vt:lpwstr>../Docs/R1-135702.zip</vt:lpwstr>
      </vt:variant>
      <vt:variant>
        <vt:lpwstr/>
      </vt:variant>
      <vt:variant>
        <vt:i4>4456461</vt:i4>
      </vt:variant>
      <vt:variant>
        <vt:i4>1254</vt:i4>
      </vt:variant>
      <vt:variant>
        <vt:i4>0</vt:i4>
      </vt:variant>
      <vt:variant>
        <vt:i4>5</vt:i4>
      </vt:variant>
      <vt:variant>
        <vt:lpwstr>../Docs/R1-135701.zip</vt:lpwstr>
      </vt:variant>
      <vt:variant>
        <vt:lpwstr/>
      </vt:variant>
      <vt:variant>
        <vt:i4>4587528</vt:i4>
      </vt:variant>
      <vt:variant>
        <vt:i4>1251</vt:i4>
      </vt:variant>
      <vt:variant>
        <vt:i4>0</vt:i4>
      </vt:variant>
      <vt:variant>
        <vt:i4>5</vt:i4>
      </vt:variant>
      <vt:variant>
        <vt:lpwstr>../Docs/R1-135625.zip</vt:lpwstr>
      </vt:variant>
      <vt:variant>
        <vt:lpwstr/>
      </vt:variant>
      <vt:variant>
        <vt:i4>4587529</vt:i4>
      </vt:variant>
      <vt:variant>
        <vt:i4>1248</vt:i4>
      </vt:variant>
      <vt:variant>
        <vt:i4>0</vt:i4>
      </vt:variant>
      <vt:variant>
        <vt:i4>5</vt:i4>
      </vt:variant>
      <vt:variant>
        <vt:lpwstr>../Docs/R1-135624.zip</vt:lpwstr>
      </vt:variant>
      <vt:variant>
        <vt:lpwstr/>
      </vt:variant>
      <vt:variant>
        <vt:i4>4456460</vt:i4>
      </vt:variant>
      <vt:variant>
        <vt:i4>1245</vt:i4>
      </vt:variant>
      <vt:variant>
        <vt:i4>0</vt:i4>
      </vt:variant>
      <vt:variant>
        <vt:i4>5</vt:i4>
      </vt:variant>
      <vt:variant>
        <vt:lpwstr>../Docs/R1-135700.zip</vt:lpwstr>
      </vt:variant>
      <vt:variant>
        <vt:lpwstr/>
      </vt:variant>
      <vt:variant>
        <vt:i4>4587535</vt:i4>
      </vt:variant>
      <vt:variant>
        <vt:i4>1242</vt:i4>
      </vt:variant>
      <vt:variant>
        <vt:i4>0</vt:i4>
      </vt:variant>
      <vt:variant>
        <vt:i4>5</vt:i4>
      </vt:variant>
      <vt:variant>
        <vt:lpwstr>../Docs/R1-135723.zip</vt:lpwstr>
      </vt:variant>
      <vt:variant>
        <vt:lpwstr/>
      </vt:variant>
      <vt:variant>
        <vt:i4>4325378</vt:i4>
      </vt:variant>
      <vt:variant>
        <vt:i4>1239</vt:i4>
      </vt:variant>
      <vt:variant>
        <vt:i4>0</vt:i4>
      </vt:variant>
      <vt:variant>
        <vt:i4>5</vt:i4>
      </vt:variant>
      <vt:variant>
        <vt:lpwstr>../Docs/R1-135861.zip</vt:lpwstr>
      </vt:variant>
      <vt:variant>
        <vt:lpwstr/>
      </vt:variant>
      <vt:variant>
        <vt:i4>4521995</vt:i4>
      </vt:variant>
      <vt:variant>
        <vt:i4>1236</vt:i4>
      </vt:variant>
      <vt:variant>
        <vt:i4>0</vt:i4>
      </vt:variant>
      <vt:variant>
        <vt:i4>5</vt:i4>
      </vt:variant>
      <vt:variant>
        <vt:lpwstr>../Docs/R1-135717.zip</vt:lpwstr>
      </vt:variant>
      <vt:variant>
        <vt:lpwstr/>
      </vt:variant>
      <vt:variant>
        <vt:i4>4587532</vt:i4>
      </vt:variant>
      <vt:variant>
        <vt:i4>1233</vt:i4>
      </vt:variant>
      <vt:variant>
        <vt:i4>0</vt:i4>
      </vt:variant>
      <vt:variant>
        <vt:i4>5</vt:i4>
      </vt:variant>
      <vt:variant>
        <vt:lpwstr>../Docs/R1-135720.zip</vt:lpwstr>
      </vt:variant>
      <vt:variant>
        <vt:lpwstr/>
      </vt:variant>
      <vt:variant>
        <vt:i4>4980742</vt:i4>
      </vt:variant>
      <vt:variant>
        <vt:i4>1230</vt:i4>
      </vt:variant>
      <vt:variant>
        <vt:i4>0</vt:i4>
      </vt:variant>
      <vt:variant>
        <vt:i4>5</vt:i4>
      </vt:variant>
      <vt:variant>
        <vt:lpwstr>../Docs/R1-135984.zip</vt:lpwstr>
      </vt:variant>
      <vt:variant>
        <vt:lpwstr/>
      </vt:variant>
      <vt:variant>
        <vt:i4>4521989</vt:i4>
      </vt:variant>
      <vt:variant>
        <vt:i4>1227</vt:i4>
      </vt:variant>
      <vt:variant>
        <vt:i4>0</vt:i4>
      </vt:variant>
      <vt:variant>
        <vt:i4>5</vt:i4>
      </vt:variant>
      <vt:variant>
        <vt:lpwstr>../Docs/R1-135719.zip</vt:lpwstr>
      </vt:variant>
      <vt:variant>
        <vt:lpwstr/>
      </vt:variant>
      <vt:variant>
        <vt:i4>5046277</vt:i4>
      </vt:variant>
      <vt:variant>
        <vt:i4>1224</vt:i4>
      </vt:variant>
      <vt:variant>
        <vt:i4>0</vt:i4>
      </vt:variant>
      <vt:variant>
        <vt:i4>5</vt:i4>
      </vt:variant>
      <vt:variant>
        <vt:lpwstr>../Docs/R1-135799.zip</vt:lpwstr>
      </vt:variant>
      <vt:variant>
        <vt:lpwstr/>
      </vt:variant>
      <vt:variant>
        <vt:i4>4259850</vt:i4>
      </vt:variant>
      <vt:variant>
        <vt:i4>1221</vt:i4>
      </vt:variant>
      <vt:variant>
        <vt:i4>0</vt:i4>
      </vt:variant>
      <vt:variant>
        <vt:i4>5</vt:i4>
      </vt:variant>
      <vt:variant>
        <vt:lpwstr>../Docs/R1-135859.zip</vt:lpwstr>
      </vt:variant>
      <vt:variant>
        <vt:lpwstr/>
      </vt:variant>
      <vt:variant>
        <vt:i4>4587534</vt:i4>
      </vt:variant>
      <vt:variant>
        <vt:i4>1218</vt:i4>
      </vt:variant>
      <vt:variant>
        <vt:i4>0</vt:i4>
      </vt:variant>
      <vt:variant>
        <vt:i4>5</vt:i4>
      </vt:variant>
      <vt:variant>
        <vt:lpwstr>../Docs/R1-135722.zip</vt:lpwstr>
      </vt:variant>
      <vt:variant>
        <vt:lpwstr/>
      </vt:variant>
      <vt:variant>
        <vt:i4>4259851</vt:i4>
      </vt:variant>
      <vt:variant>
        <vt:i4>1215</vt:i4>
      </vt:variant>
      <vt:variant>
        <vt:i4>0</vt:i4>
      </vt:variant>
      <vt:variant>
        <vt:i4>5</vt:i4>
      </vt:variant>
      <vt:variant>
        <vt:lpwstr>../Docs/R1-135858.zip</vt:lpwstr>
      </vt:variant>
      <vt:variant>
        <vt:lpwstr/>
      </vt:variant>
      <vt:variant>
        <vt:i4>4587533</vt:i4>
      </vt:variant>
      <vt:variant>
        <vt:i4>1212</vt:i4>
      </vt:variant>
      <vt:variant>
        <vt:i4>0</vt:i4>
      </vt:variant>
      <vt:variant>
        <vt:i4>5</vt:i4>
      </vt:variant>
      <vt:variant>
        <vt:lpwstr>../Docs/R1-135721.zip</vt:lpwstr>
      </vt:variant>
      <vt:variant>
        <vt:lpwstr/>
      </vt:variant>
      <vt:variant>
        <vt:i4>4521988</vt:i4>
      </vt:variant>
      <vt:variant>
        <vt:i4>1209</vt:i4>
      </vt:variant>
      <vt:variant>
        <vt:i4>0</vt:i4>
      </vt:variant>
      <vt:variant>
        <vt:i4>5</vt:i4>
      </vt:variant>
      <vt:variant>
        <vt:lpwstr>../Docs/R1-135718.zip</vt:lpwstr>
      </vt:variant>
      <vt:variant>
        <vt:lpwstr/>
      </vt:variant>
      <vt:variant>
        <vt:i4>5046276</vt:i4>
      </vt:variant>
      <vt:variant>
        <vt:i4>1206</vt:i4>
      </vt:variant>
      <vt:variant>
        <vt:i4>0</vt:i4>
      </vt:variant>
      <vt:variant>
        <vt:i4>5</vt:i4>
      </vt:variant>
      <vt:variant>
        <vt:lpwstr>../Docs/R1-135699.zip</vt:lpwstr>
      </vt:variant>
      <vt:variant>
        <vt:lpwstr/>
      </vt:variant>
      <vt:variant>
        <vt:i4>4259842</vt:i4>
      </vt:variant>
      <vt:variant>
        <vt:i4>1203</vt:i4>
      </vt:variant>
      <vt:variant>
        <vt:i4>0</vt:i4>
      </vt:variant>
      <vt:variant>
        <vt:i4>5</vt:i4>
      </vt:variant>
      <vt:variant>
        <vt:lpwstr>../Docs/R1-135851.zip</vt:lpwstr>
      </vt:variant>
      <vt:variant>
        <vt:lpwstr/>
      </vt:variant>
      <vt:variant>
        <vt:i4>4587534</vt:i4>
      </vt:variant>
      <vt:variant>
        <vt:i4>1200</vt:i4>
      </vt:variant>
      <vt:variant>
        <vt:i4>0</vt:i4>
      </vt:variant>
      <vt:variant>
        <vt:i4>5</vt:i4>
      </vt:variant>
      <vt:variant>
        <vt:lpwstr>../Docs/R1-135623.zip</vt:lpwstr>
      </vt:variant>
      <vt:variant>
        <vt:lpwstr/>
      </vt:variant>
      <vt:variant>
        <vt:i4>4259846</vt:i4>
      </vt:variant>
      <vt:variant>
        <vt:i4>1197</vt:i4>
      </vt:variant>
      <vt:variant>
        <vt:i4>0</vt:i4>
      </vt:variant>
      <vt:variant>
        <vt:i4>5</vt:i4>
      </vt:variant>
      <vt:variant>
        <vt:lpwstr>../Docs/R1-135855.zip</vt:lpwstr>
      </vt:variant>
      <vt:variant>
        <vt:lpwstr/>
      </vt:variant>
      <vt:variant>
        <vt:i4>4325388</vt:i4>
      </vt:variant>
      <vt:variant>
        <vt:i4>1194</vt:i4>
      </vt:variant>
      <vt:variant>
        <vt:i4>0</vt:i4>
      </vt:variant>
      <vt:variant>
        <vt:i4>5</vt:i4>
      </vt:variant>
      <vt:variant>
        <vt:lpwstr>../Docs/R1-135760.zip</vt:lpwstr>
      </vt:variant>
      <vt:variant>
        <vt:lpwstr/>
      </vt:variant>
      <vt:variant>
        <vt:i4>5046282</vt:i4>
      </vt:variant>
      <vt:variant>
        <vt:i4>1191</vt:i4>
      </vt:variant>
      <vt:variant>
        <vt:i4>0</vt:i4>
      </vt:variant>
      <vt:variant>
        <vt:i4>5</vt:i4>
      </vt:variant>
      <vt:variant>
        <vt:lpwstr>../Docs/R1-135697.zip</vt:lpwstr>
      </vt:variant>
      <vt:variant>
        <vt:lpwstr/>
      </vt:variant>
      <vt:variant>
        <vt:i4>4259847</vt:i4>
      </vt:variant>
      <vt:variant>
        <vt:i4>1188</vt:i4>
      </vt:variant>
      <vt:variant>
        <vt:i4>0</vt:i4>
      </vt:variant>
      <vt:variant>
        <vt:i4>5</vt:i4>
      </vt:variant>
      <vt:variant>
        <vt:lpwstr>../Docs/R1-135854.zip</vt:lpwstr>
      </vt:variant>
      <vt:variant>
        <vt:lpwstr/>
      </vt:variant>
      <vt:variant>
        <vt:i4>4259845</vt:i4>
      </vt:variant>
      <vt:variant>
        <vt:i4>1185</vt:i4>
      </vt:variant>
      <vt:variant>
        <vt:i4>0</vt:i4>
      </vt:variant>
      <vt:variant>
        <vt:i4>5</vt:i4>
      </vt:variant>
      <vt:variant>
        <vt:lpwstr>../Docs/R1-135759.zip</vt:lpwstr>
      </vt:variant>
      <vt:variant>
        <vt:lpwstr/>
      </vt:variant>
      <vt:variant>
        <vt:i4>4259844</vt:i4>
      </vt:variant>
      <vt:variant>
        <vt:i4>1182</vt:i4>
      </vt:variant>
      <vt:variant>
        <vt:i4>0</vt:i4>
      </vt:variant>
      <vt:variant>
        <vt:i4>5</vt:i4>
      </vt:variant>
      <vt:variant>
        <vt:lpwstr>../Docs/R1-135758.zip</vt:lpwstr>
      </vt:variant>
      <vt:variant>
        <vt:lpwstr/>
      </vt:variant>
      <vt:variant>
        <vt:i4>4980743</vt:i4>
      </vt:variant>
      <vt:variant>
        <vt:i4>1179</vt:i4>
      </vt:variant>
      <vt:variant>
        <vt:i4>0</vt:i4>
      </vt:variant>
      <vt:variant>
        <vt:i4>5</vt:i4>
      </vt:variant>
      <vt:variant>
        <vt:lpwstr>../Docs/R1-135985.zip</vt:lpwstr>
      </vt:variant>
      <vt:variant>
        <vt:lpwstr/>
      </vt:variant>
      <vt:variant>
        <vt:i4>4325389</vt:i4>
      </vt:variant>
      <vt:variant>
        <vt:i4>1176</vt:i4>
      </vt:variant>
      <vt:variant>
        <vt:i4>0</vt:i4>
      </vt:variant>
      <vt:variant>
        <vt:i4>5</vt:i4>
      </vt:variant>
      <vt:variant>
        <vt:lpwstr>../Docs/R1-135761.zip</vt:lpwstr>
      </vt:variant>
      <vt:variant>
        <vt:lpwstr/>
      </vt:variant>
      <vt:variant>
        <vt:i4>5046281</vt:i4>
      </vt:variant>
      <vt:variant>
        <vt:i4>1173</vt:i4>
      </vt:variant>
      <vt:variant>
        <vt:i4>0</vt:i4>
      </vt:variant>
      <vt:variant>
        <vt:i4>5</vt:i4>
      </vt:variant>
      <vt:variant>
        <vt:lpwstr>../Docs/R1-135694.zip</vt:lpwstr>
      </vt:variant>
      <vt:variant>
        <vt:lpwstr/>
      </vt:variant>
      <vt:variant>
        <vt:i4>4259840</vt:i4>
      </vt:variant>
      <vt:variant>
        <vt:i4>1170</vt:i4>
      </vt:variant>
      <vt:variant>
        <vt:i4>0</vt:i4>
      </vt:variant>
      <vt:variant>
        <vt:i4>5</vt:i4>
      </vt:variant>
      <vt:variant>
        <vt:lpwstr>../Docs/R1-135853.zip</vt:lpwstr>
      </vt:variant>
      <vt:variant>
        <vt:lpwstr/>
      </vt:variant>
      <vt:variant>
        <vt:i4>5046277</vt:i4>
      </vt:variant>
      <vt:variant>
        <vt:i4>1167</vt:i4>
      </vt:variant>
      <vt:variant>
        <vt:i4>0</vt:i4>
      </vt:variant>
      <vt:variant>
        <vt:i4>5</vt:i4>
      </vt:variant>
      <vt:variant>
        <vt:lpwstr>../Docs/R1-135698.zip</vt:lpwstr>
      </vt:variant>
      <vt:variant>
        <vt:lpwstr/>
      </vt:variant>
      <vt:variant>
        <vt:i4>5046277</vt:i4>
      </vt:variant>
      <vt:variant>
        <vt:i4>1164</vt:i4>
      </vt:variant>
      <vt:variant>
        <vt:i4>0</vt:i4>
      </vt:variant>
      <vt:variant>
        <vt:i4>5</vt:i4>
      </vt:variant>
      <vt:variant>
        <vt:lpwstr>../Docs/R1-135698.zip</vt:lpwstr>
      </vt:variant>
      <vt:variant>
        <vt:lpwstr/>
      </vt:variant>
      <vt:variant>
        <vt:i4>4259841</vt:i4>
      </vt:variant>
      <vt:variant>
        <vt:i4>1161</vt:i4>
      </vt:variant>
      <vt:variant>
        <vt:i4>0</vt:i4>
      </vt:variant>
      <vt:variant>
        <vt:i4>5</vt:i4>
      </vt:variant>
      <vt:variant>
        <vt:lpwstr>../Docs/R1-135852.zip</vt:lpwstr>
      </vt:variant>
      <vt:variant>
        <vt:lpwstr/>
      </vt:variant>
      <vt:variant>
        <vt:i4>4259850</vt:i4>
      </vt:variant>
      <vt:variant>
        <vt:i4>1158</vt:i4>
      </vt:variant>
      <vt:variant>
        <vt:i4>0</vt:i4>
      </vt:variant>
      <vt:variant>
        <vt:i4>5</vt:i4>
      </vt:variant>
      <vt:variant>
        <vt:lpwstr>../Docs/R1-135756.zip</vt:lpwstr>
      </vt:variant>
      <vt:variant>
        <vt:lpwstr/>
      </vt:variant>
      <vt:variant>
        <vt:i4>5046283</vt:i4>
      </vt:variant>
      <vt:variant>
        <vt:i4>1155</vt:i4>
      </vt:variant>
      <vt:variant>
        <vt:i4>0</vt:i4>
      </vt:variant>
      <vt:variant>
        <vt:i4>5</vt:i4>
      </vt:variant>
      <vt:variant>
        <vt:lpwstr>../Docs/R1-135696.zip</vt:lpwstr>
      </vt:variant>
      <vt:variant>
        <vt:lpwstr/>
      </vt:variant>
      <vt:variant>
        <vt:i4>4259849</vt:i4>
      </vt:variant>
      <vt:variant>
        <vt:i4>1152</vt:i4>
      </vt:variant>
      <vt:variant>
        <vt:i4>0</vt:i4>
      </vt:variant>
      <vt:variant>
        <vt:i4>5</vt:i4>
      </vt:variant>
      <vt:variant>
        <vt:lpwstr>../Docs/R1-135755.zip</vt:lpwstr>
      </vt:variant>
      <vt:variant>
        <vt:lpwstr/>
      </vt:variant>
      <vt:variant>
        <vt:i4>5046280</vt:i4>
      </vt:variant>
      <vt:variant>
        <vt:i4>1149</vt:i4>
      </vt:variant>
      <vt:variant>
        <vt:i4>0</vt:i4>
      </vt:variant>
      <vt:variant>
        <vt:i4>5</vt:i4>
      </vt:variant>
      <vt:variant>
        <vt:lpwstr>../Docs/R1-135695.zip</vt:lpwstr>
      </vt:variant>
      <vt:variant>
        <vt:lpwstr/>
      </vt:variant>
      <vt:variant>
        <vt:i4>4259845</vt:i4>
      </vt:variant>
      <vt:variant>
        <vt:i4>1146</vt:i4>
      </vt:variant>
      <vt:variant>
        <vt:i4>0</vt:i4>
      </vt:variant>
      <vt:variant>
        <vt:i4>5</vt:i4>
      </vt:variant>
      <vt:variant>
        <vt:lpwstr>../Docs/R1-135856.zip</vt:lpwstr>
      </vt:variant>
      <vt:variant>
        <vt:lpwstr/>
      </vt:variant>
      <vt:variant>
        <vt:i4>4259844</vt:i4>
      </vt:variant>
      <vt:variant>
        <vt:i4>1143</vt:i4>
      </vt:variant>
      <vt:variant>
        <vt:i4>0</vt:i4>
      </vt:variant>
      <vt:variant>
        <vt:i4>5</vt:i4>
      </vt:variant>
      <vt:variant>
        <vt:lpwstr>../Docs/R1-133738.zip</vt:lpwstr>
      </vt:variant>
      <vt:variant>
        <vt:lpwstr/>
      </vt:variant>
      <vt:variant>
        <vt:i4>4259851</vt:i4>
      </vt:variant>
      <vt:variant>
        <vt:i4>1140</vt:i4>
      </vt:variant>
      <vt:variant>
        <vt:i4>0</vt:i4>
      </vt:variant>
      <vt:variant>
        <vt:i4>5</vt:i4>
      </vt:variant>
      <vt:variant>
        <vt:lpwstr>../Docs/R1-135757.zip</vt:lpwstr>
      </vt:variant>
      <vt:variant>
        <vt:lpwstr/>
      </vt:variant>
      <vt:variant>
        <vt:i4>4980741</vt:i4>
      </vt:variant>
      <vt:variant>
        <vt:i4>1137</vt:i4>
      </vt:variant>
      <vt:variant>
        <vt:i4>0</vt:i4>
      </vt:variant>
      <vt:variant>
        <vt:i4>5</vt:i4>
      </vt:variant>
      <vt:variant>
        <vt:lpwstr>../Docs/R1-135987.zip</vt:lpwstr>
      </vt:variant>
      <vt:variant>
        <vt:lpwstr/>
      </vt:variant>
      <vt:variant>
        <vt:i4>6226016</vt:i4>
      </vt:variant>
      <vt:variant>
        <vt:i4>1134</vt:i4>
      </vt:variant>
      <vt:variant>
        <vt:i4>0</vt:i4>
      </vt:variant>
      <vt:variant>
        <vt:i4>5</vt:i4>
      </vt:variant>
      <vt:variant>
        <vt:lpwstr>http://www.3gpp.org/ftp/tsg_ran/WG2_RL2/TSGR2_81/Docs/R2-130758.zip</vt:lpwstr>
      </vt:variant>
      <vt:variant>
        <vt:lpwstr/>
      </vt:variant>
      <vt:variant>
        <vt:i4>2424838</vt:i4>
      </vt:variant>
      <vt:variant>
        <vt:i4>1131</vt:i4>
      </vt:variant>
      <vt:variant>
        <vt:i4>0</vt:i4>
      </vt:variant>
      <vt:variant>
        <vt:i4>5</vt:i4>
      </vt:variant>
      <vt:variant>
        <vt:lpwstr>http://www.3gpp.org/ftp/tsg_ran/TSG_RAN/TSGR_59/Docs/RP-130347.zip</vt:lpwstr>
      </vt:variant>
      <vt:variant>
        <vt:lpwstr/>
      </vt:variant>
      <vt:variant>
        <vt:i4>4390921</vt:i4>
      </vt:variant>
      <vt:variant>
        <vt:i4>1128</vt:i4>
      </vt:variant>
      <vt:variant>
        <vt:i4>0</vt:i4>
      </vt:variant>
      <vt:variant>
        <vt:i4>5</vt:i4>
      </vt:variant>
      <vt:variant>
        <vt:lpwstr>../Docs/R1-136042.zip</vt:lpwstr>
      </vt:variant>
      <vt:variant>
        <vt:lpwstr/>
      </vt:variant>
      <vt:variant>
        <vt:i4>4587525</vt:i4>
      </vt:variant>
      <vt:variant>
        <vt:i4>1125</vt:i4>
      </vt:variant>
      <vt:variant>
        <vt:i4>0</vt:i4>
      </vt:variant>
      <vt:variant>
        <vt:i4>5</vt:i4>
      </vt:variant>
      <vt:variant>
        <vt:lpwstr>../Docs/R1-135927.zip</vt:lpwstr>
      </vt:variant>
      <vt:variant>
        <vt:lpwstr/>
      </vt:variant>
      <vt:variant>
        <vt:i4>4390921</vt:i4>
      </vt:variant>
      <vt:variant>
        <vt:i4>1122</vt:i4>
      </vt:variant>
      <vt:variant>
        <vt:i4>0</vt:i4>
      </vt:variant>
      <vt:variant>
        <vt:i4>5</vt:i4>
      </vt:variant>
      <vt:variant>
        <vt:lpwstr>../Docs/R1-136042.zip</vt:lpwstr>
      </vt:variant>
      <vt:variant>
        <vt:lpwstr/>
      </vt:variant>
      <vt:variant>
        <vt:i4>4587525</vt:i4>
      </vt:variant>
      <vt:variant>
        <vt:i4>1119</vt:i4>
      </vt:variant>
      <vt:variant>
        <vt:i4>0</vt:i4>
      </vt:variant>
      <vt:variant>
        <vt:i4>5</vt:i4>
      </vt:variant>
      <vt:variant>
        <vt:lpwstr>../Docs/R1-135927.zip</vt:lpwstr>
      </vt:variant>
      <vt:variant>
        <vt:lpwstr/>
      </vt:variant>
      <vt:variant>
        <vt:i4>5046276</vt:i4>
      </vt:variant>
      <vt:variant>
        <vt:i4>1116</vt:i4>
      </vt:variant>
      <vt:variant>
        <vt:i4>0</vt:i4>
      </vt:variant>
      <vt:variant>
        <vt:i4>5</vt:i4>
      </vt:variant>
      <vt:variant>
        <vt:lpwstr>../Docs/R1-135798.zip</vt:lpwstr>
      </vt:variant>
      <vt:variant>
        <vt:lpwstr/>
      </vt:variant>
      <vt:variant>
        <vt:i4>4259848</vt:i4>
      </vt:variant>
      <vt:variant>
        <vt:i4>1113</vt:i4>
      </vt:variant>
      <vt:variant>
        <vt:i4>0</vt:i4>
      </vt:variant>
      <vt:variant>
        <vt:i4>5</vt:i4>
      </vt:variant>
      <vt:variant>
        <vt:lpwstr>../Docs/R1-135754.zip</vt:lpwstr>
      </vt:variant>
      <vt:variant>
        <vt:lpwstr/>
      </vt:variant>
      <vt:variant>
        <vt:i4>4521990</vt:i4>
      </vt:variant>
      <vt:variant>
        <vt:i4>1110</vt:i4>
      </vt:variant>
      <vt:variant>
        <vt:i4>0</vt:i4>
      </vt:variant>
      <vt:variant>
        <vt:i4>5</vt:i4>
      </vt:variant>
      <vt:variant>
        <vt:lpwstr>../Docs/R1-135815.zip</vt:lpwstr>
      </vt:variant>
      <vt:variant>
        <vt:lpwstr/>
      </vt:variant>
      <vt:variant>
        <vt:i4>4587530</vt:i4>
      </vt:variant>
      <vt:variant>
        <vt:i4>1107</vt:i4>
      </vt:variant>
      <vt:variant>
        <vt:i4>0</vt:i4>
      </vt:variant>
      <vt:variant>
        <vt:i4>5</vt:i4>
      </vt:variant>
      <vt:variant>
        <vt:lpwstr>../Docs/R1-135627.zip</vt:lpwstr>
      </vt:variant>
      <vt:variant>
        <vt:lpwstr/>
      </vt:variant>
      <vt:variant>
        <vt:i4>4390922</vt:i4>
      </vt:variant>
      <vt:variant>
        <vt:i4>1104</vt:i4>
      </vt:variant>
      <vt:variant>
        <vt:i4>0</vt:i4>
      </vt:variant>
      <vt:variant>
        <vt:i4>5</vt:i4>
      </vt:variant>
      <vt:variant>
        <vt:lpwstr>../Docs/R1-136041.zip</vt:lpwstr>
      </vt:variant>
      <vt:variant>
        <vt:lpwstr/>
      </vt:variant>
      <vt:variant>
        <vt:i4>4390922</vt:i4>
      </vt:variant>
      <vt:variant>
        <vt:i4>1101</vt:i4>
      </vt:variant>
      <vt:variant>
        <vt:i4>0</vt:i4>
      </vt:variant>
      <vt:variant>
        <vt:i4>5</vt:i4>
      </vt:variant>
      <vt:variant>
        <vt:lpwstr>../Docs/R1-136041.zip</vt:lpwstr>
      </vt:variant>
      <vt:variant>
        <vt:lpwstr/>
      </vt:variant>
      <vt:variant>
        <vt:i4>4325387</vt:i4>
      </vt:variant>
      <vt:variant>
        <vt:i4>1098</vt:i4>
      </vt:variant>
      <vt:variant>
        <vt:i4>0</vt:i4>
      </vt:variant>
      <vt:variant>
        <vt:i4>5</vt:i4>
      </vt:variant>
      <vt:variant>
        <vt:lpwstr>../Docs/R1-135969.zip</vt:lpwstr>
      </vt:variant>
      <vt:variant>
        <vt:lpwstr/>
      </vt:variant>
      <vt:variant>
        <vt:i4>4521988</vt:i4>
      </vt:variant>
      <vt:variant>
        <vt:i4>1095</vt:i4>
      </vt:variant>
      <vt:variant>
        <vt:i4>0</vt:i4>
      </vt:variant>
      <vt:variant>
        <vt:i4>5</vt:i4>
      </vt:variant>
      <vt:variant>
        <vt:lpwstr>../Docs/R1-135916.zip</vt:lpwstr>
      </vt:variant>
      <vt:variant>
        <vt:lpwstr/>
      </vt:variant>
      <vt:variant>
        <vt:i4>4521988</vt:i4>
      </vt:variant>
      <vt:variant>
        <vt:i4>1092</vt:i4>
      </vt:variant>
      <vt:variant>
        <vt:i4>0</vt:i4>
      </vt:variant>
      <vt:variant>
        <vt:i4>5</vt:i4>
      </vt:variant>
      <vt:variant>
        <vt:lpwstr>../Docs/R1-135916.zip</vt:lpwstr>
      </vt:variant>
      <vt:variant>
        <vt:lpwstr/>
      </vt:variant>
      <vt:variant>
        <vt:i4>4587531</vt:i4>
      </vt:variant>
      <vt:variant>
        <vt:i4>1089</vt:i4>
      </vt:variant>
      <vt:variant>
        <vt:i4>0</vt:i4>
      </vt:variant>
      <vt:variant>
        <vt:i4>5</vt:i4>
      </vt:variant>
      <vt:variant>
        <vt:lpwstr>../Docs/R1-135626.zip</vt:lpwstr>
      </vt:variant>
      <vt:variant>
        <vt:lpwstr/>
      </vt:variant>
      <vt:variant>
        <vt:i4>4325387</vt:i4>
      </vt:variant>
      <vt:variant>
        <vt:i4>1086</vt:i4>
      </vt:variant>
      <vt:variant>
        <vt:i4>0</vt:i4>
      </vt:variant>
      <vt:variant>
        <vt:i4>5</vt:i4>
      </vt:variant>
      <vt:variant>
        <vt:lpwstr>../Docs/R1-135969.zip</vt:lpwstr>
      </vt:variant>
      <vt:variant>
        <vt:lpwstr/>
      </vt:variant>
      <vt:variant>
        <vt:i4>4325387</vt:i4>
      </vt:variant>
      <vt:variant>
        <vt:i4>1083</vt:i4>
      </vt:variant>
      <vt:variant>
        <vt:i4>0</vt:i4>
      </vt:variant>
      <vt:variant>
        <vt:i4>5</vt:i4>
      </vt:variant>
      <vt:variant>
        <vt:lpwstr>../Docs/R1-135969.zip</vt:lpwstr>
      </vt:variant>
      <vt:variant>
        <vt:lpwstr/>
      </vt:variant>
      <vt:variant>
        <vt:i4>4587531</vt:i4>
      </vt:variant>
      <vt:variant>
        <vt:i4>1080</vt:i4>
      </vt:variant>
      <vt:variant>
        <vt:i4>0</vt:i4>
      </vt:variant>
      <vt:variant>
        <vt:i4>5</vt:i4>
      </vt:variant>
      <vt:variant>
        <vt:lpwstr>../Docs/R1-135626.zip</vt:lpwstr>
      </vt:variant>
      <vt:variant>
        <vt:lpwstr/>
      </vt:variant>
      <vt:variant>
        <vt:i4>4259854</vt:i4>
      </vt:variant>
      <vt:variant>
        <vt:i4>1077</vt:i4>
      </vt:variant>
      <vt:variant>
        <vt:i4>0</vt:i4>
      </vt:variant>
      <vt:variant>
        <vt:i4>5</vt:i4>
      </vt:variant>
      <vt:variant>
        <vt:lpwstr>../Docs/R1-135752.zip</vt:lpwstr>
      </vt:variant>
      <vt:variant>
        <vt:lpwstr/>
      </vt:variant>
      <vt:variant>
        <vt:i4>4259852</vt:i4>
      </vt:variant>
      <vt:variant>
        <vt:i4>1074</vt:i4>
      </vt:variant>
      <vt:variant>
        <vt:i4>0</vt:i4>
      </vt:variant>
      <vt:variant>
        <vt:i4>5</vt:i4>
      </vt:variant>
      <vt:variant>
        <vt:lpwstr>../Docs/R1-135750.zip</vt:lpwstr>
      </vt:variant>
      <vt:variant>
        <vt:lpwstr/>
      </vt:variant>
      <vt:variant>
        <vt:i4>4194309</vt:i4>
      </vt:variant>
      <vt:variant>
        <vt:i4>1071</vt:i4>
      </vt:variant>
      <vt:variant>
        <vt:i4>0</vt:i4>
      </vt:variant>
      <vt:variant>
        <vt:i4>5</vt:i4>
      </vt:variant>
      <vt:variant>
        <vt:lpwstr>../Docs/R1-135749.zip</vt:lpwstr>
      </vt:variant>
      <vt:variant>
        <vt:lpwstr/>
      </vt:variant>
      <vt:variant>
        <vt:i4>4194308</vt:i4>
      </vt:variant>
      <vt:variant>
        <vt:i4>1068</vt:i4>
      </vt:variant>
      <vt:variant>
        <vt:i4>0</vt:i4>
      </vt:variant>
      <vt:variant>
        <vt:i4>5</vt:i4>
      </vt:variant>
      <vt:variant>
        <vt:lpwstr>../Docs/R1-135748.zip</vt:lpwstr>
      </vt:variant>
      <vt:variant>
        <vt:lpwstr/>
      </vt:variant>
      <vt:variant>
        <vt:i4>4194315</vt:i4>
      </vt:variant>
      <vt:variant>
        <vt:i4>1065</vt:i4>
      </vt:variant>
      <vt:variant>
        <vt:i4>0</vt:i4>
      </vt:variant>
      <vt:variant>
        <vt:i4>5</vt:i4>
      </vt:variant>
      <vt:variant>
        <vt:lpwstr>../Docs/R1-135747.zip</vt:lpwstr>
      </vt:variant>
      <vt:variant>
        <vt:lpwstr/>
      </vt:variant>
      <vt:variant>
        <vt:i4>4194314</vt:i4>
      </vt:variant>
      <vt:variant>
        <vt:i4>1062</vt:i4>
      </vt:variant>
      <vt:variant>
        <vt:i4>0</vt:i4>
      </vt:variant>
      <vt:variant>
        <vt:i4>5</vt:i4>
      </vt:variant>
      <vt:variant>
        <vt:lpwstr>../Docs/R1-135746.zip</vt:lpwstr>
      </vt:variant>
      <vt:variant>
        <vt:lpwstr/>
      </vt:variant>
      <vt:variant>
        <vt:i4>4587530</vt:i4>
      </vt:variant>
      <vt:variant>
        <vt:i4>1059</vt:i4>
      </vt:variant>
      <vt:variant>
        <vt:i4>0</vt:i4>
      </vt:variant>
      <vt:variant>
        <vt:i4>5</vt:i4>
      </vt:variant>
      <vt:variant>
        <vt:lpwstr>../Docs/R1-135726.zip</vt:lpwstr>
      </vt:variant>
      <vt:variant>
        <vt:lpwstr/>
      </vt:variant>
      <vt:variant>
        <vt:i4>4587529</vt:i4>
      </vt:variant>
      <vt:variant>
        <vt:i4>1056</vt:i4>
      </vt:variant>
      <vt:variant>
        <vt:i4>0</vt:i4>
      </vt:variant>
      <vt:variant>
        <vt:i4>5</vt:i4>
      </vt:variant>
      <vt:variant>
        <vt:lpwstr>../Docs/R1-135725.zip</vt:lpwstr>
      </vt:variant>
      <vt:variant>
        <vt:lpwstr/>
      </vt:variant>
      <vt:variant>
        <vt:i4>5046283</vt:i4>
      </vt:variant>
      <vt:variant>
        <vt:i4>1053</vt:i4>
      </vt:variant>
      <vt:variant>
        <vt:i4>0</vt:i4>
      </vt:variant>
      <vt:variant>
        <vt:i4>5</vt:i4>
      </vt:variant>
      <vt:variant>
        <vt:lpwstr>../Docs/R1-135797.zip</vt:lpwstr>
      </vt:variant>
      <vt:variant>
        <vt:lpwstr/>
      </vt:variant>
      <vt:variant>
        <vt:i4>4390923</vt:i4>
      </vt:variant>
      <vt:variant>
        <vt:i4>1050</vt:i4>
      </vt:variant>
      <vt:variant>
        <vt:i4>0</vt:i4>
      </vt:variant>
      <vt:variant>
        <vt:i4>5</vt:i4>
      </vt:variant>
      <vt:variant>
        <vt:lpwstr>../Docs/R1-136040.zip</vt:lpwstr>
      </vt:variant>
      <vt:variant>
        <vt:lpwstr/>
      </vt:variant>
      <vt:variant>
        <vt:i4>4390923</vt:i4>
      </vt:variant>
      <vt:variant>
        <vt:i4>1047</vt:i4>
      </vt:variant>
      <vt:variant>
        <vt:i4>0</vt:i4>
      </vt:variant>
      <vt:variant>
        <vt:i4>5</vt:i4>
      </vt:variant>
      <vt:variant>
        <vt:lpwstr>../Docs/R1-136040.zip</vt:lpwstr>
      </vt:variant>
      <vt:variant>
        <vt:lpwstr/>
      </vt:variant>
      <vt:variant>
        <vt:i4>4521994</vt:i4>
      </vt:variant>
      <vt:variant>
        <vt:i4>1044</vt:i4>
      </vt:variant>
      <vt:variant>
        <vt:i4>0</vt:i4>
      </vt:variant>
      <vt:variant>
        <vt:i4>5</vt:i4>
      </vt:variant>
      <vt:variant>
        <vt:lpwstr>../Docs/R1-135716.zip</vt:lpwstr>
      </vt:variant>
      <vt:variant>
        <vt:lpwstr/>
      </vt:variant>
      <vt:variant>
        <vt:i4>4456450</vt:i4>
      </vt:variant>
      <vt:variant>
        <vt:i4>1041</vt:i4>
      </vt:variant>
      <vt:variant>
        <vt:i4>0</vt:i4>
      </vt:variant>
      <vt:variant>
        <vt:i4>5</vt:i4>
      </vt:variant>
      <vt:variant>
        <vt:lpwstr>../Docs/R1-136039.zip</vt:lpwstr>
      </vt:variant>
      <vt:variant>
        <vt:lpwstr/>
      </vt:variant>
      <vt:variant>
        <vt:i4>4456450</vt:i4>
      </vt:variant>
      <vt:variant>
        <vt:i4>1038</vt:i4>
      </vt:variant>
      <vt:variant>
        <vt:i4>0</vt:i4>
      </vt:variant>
      <vt:variant>
        <vt:i4>5</vt:i4>
      </vt:variant>
      <vt:variant>
        <vt:lpwstr>../Docs/R1-136039.zip</vt:lpwstr>
      </vt:variant>
      <vt:variant>
        <vt:lpwstr/>
      </vt:variant>
      <vt:variant>
        <vt:i4>4521993</vt:i4>
      </vt:variant>
      <vt:variant>
        <vt:i4>1035</vt:i4>
      </vt:variant>
      <vt:variant>
        <vt:i4>0</vt:i4>
      </vt:variant>
      <vt:variant>
        <vt:i4>5</vt:i4>
      </vt:variant>
      <vt:variant>
        <vt:lpwstr>../Docs/R1-135715.zip</vt:lpwstr>
      </vt:variant>
      <vt:variant>
        <vt:lpwstr/>
      </vt:variant>
      <vt:variant>
        <vt:i4>5046282</vt:i4>
      </vt:variant>
      <vt:variant>
        <vt:i4>1032</vt:i4>
      </vt:variant>
      <vt:variant>
        <vt:i4>0</vt:i4>
      </vt:variant>
      <vt:variant>
        <vt:i4>5</vt:i4>
      </vt:variant>
      <vt:variant>
        <vt:lpwstr>../Docs/R1-135796.zip</vt:lpwstr>
      </vt:variant>
      <vt:variant>
        <vt:lpwstr/>
      </vt:variant>
      <vt:variant>
        <vt:i4>5046281</vt:i4>
      </vt:variant>
      <vt:variant>
        <vt:i4>1029</vt:i4>
      </vt:variant>
      <vt:variant>
        <vt:i4>0</vt:i4>
      </vt:variant>
      <vt:variant>
        <vt:i4>5</vt:i4>
      </vt:variant>
      <vt:variant>
        <vt:lpwstr>../Docs/R1-135795.zip</vt:lpwstr>
      </vt:variant>
      <vt:variant>
        <vt:lpwstr/>
      </vt:variant>
      <vt:variant>
        <vt:i4>4259855</vt:i4>
      </vt:variant>
      <vt:variant>
        <vt:i4>1026</vt:i4>
      </vt:variant>
      <vt:variant>
        <vt:i4>0</vt:i4>
      </vt:variant>
      <vt:variant>
        <vt:i4>5</vt:i4>
      </vt:variant>
      <vt:variant>
        <vt:lpwstr>../Docs/R1-135753.zip</vt:lpwstr>
      </vt:variant>
      <vt:variant>
        <vt:lpwstr/>
      </vt:variant>
      <vt:variant>
        <vt:i4>4521992</vt:i4>
      </vt:variant>
      <vt:variant>
        <vt:i4>1023</vt:i4>
      </vt:variant>
      <vt:variant>
        <vt:i4>0</vt:i4>
      </vt:variant>
      <vt:variant>
        <vt:i4>5</vt:i4>
      </vt:variant>
      <vt:variant>
        <vt:lpwstr>../Docs/R1-135714.zip</vt:lpwstr>
      </vt:variant>
      <vt:variant>
        <vt:lpwstr/>
      </vt:variant>
      <vt:variant>
        <vt:i4>5046286</vt:i4>
      </vt:variant>
      <vt:variant>
        <vt:i4>1020</vt:i4>
      </vt:variant>
      <vt:variant>
        <vt:i4>0</vt:i4>
      </vt:variant>
      <vt:variant>
        <vt:i4>5</vt:i4>
      </vt:variant>
      <vt:variant>
        <vt:lpwstr>../Docs/R1-135693.zip</vt:lpwstr>
      </vt:variant>
      <vt:variant>
        <vt:lpwstr/>
      </vt:variant>
      <vt:variant>
        <vt:i4>4259853</vt:i4>
      </vt:variant>
      <vt:variant>
        <vt:i4>1017</vt:i4>
      </vt:variant>
      <vt:variant>
        <vt:i4>0</vt:i4>
      </vt:variant>
      <vt:variant>
        <vt:i4>5</vt:i4>
      </vt:variant>
      <vt:variant>
        <vt:lpwstr>../Docs/R1-135751.zip</vt:lpwstr>
      </vt:variant>
      <vt:variant>
        <vt:lpwstr/>
      </vt:variant>
      <vt:variant>
        <vt:i4>5046287</vt:i4>
      </vt:variant>
      <vt:variant>
        <vt:i4>1014</vt:i4>
      </vt:variant>
      <vt:variant>
        <vt:i4>0</vt:i4>
      </vt:variant>
      <vt:variant>
        <vt:i4>5</vt:i4>
      </vt:variant>
      <vt:variant>
        <vt:lpwstr>../Docs/R1-135692.zip</vt:lpwstr>
      </vt:variant>
      <vt:variant>
        <vt:lpwstr/>
      </vt:variant>
      <vt:variant>
        <vt:i4>5046286</vt:i4>
      </vt:variant>
      <vt:variant>
        <vt:i4>1011</vt:i4>
      </vt:variant>
      <vt:variant>
        <vt:i4>0</vt:i4>
      </vt:variant>
      <vt:variant>
        <vt:i4>5</vt:i4>
      </vt:variant>
      <vt:variant>
        <vt:lpwstr>../Docs/R1-135792.zip</vt:lpwstr>
      </vt:variant>
      <vt:variant>
        <vt:lpwstr/>
      </vt:variant>
      <vt:variant>
        <vt:i4>4587527</vt:i4>
      </vt:variant>
      <vt:variant>
        <vt:i4>1008</vt:i4>
      </vt:variant>
      <vt:variant>
        <vt:i4>0</vt:i4>
      </vt:variant>
      <vt:variant>
        <vt:i4>5</vt:i4>
      </vt:variant>
      <vt:variant>
        <vt:lpwstr>../Docs/R1-135925.zip</vt:lpwstr>
      </vt:variant>
      <vt:variant>
        <vt:lpwstr/>
      </vt:variant>
      <vt:variant>
        <vt:i4>4587524</vt:i4>
      </vt:variant>
      <vt:variant>
        <vt:i4>1005</vt:i4>
      </vt:variant>
      <vt:variant>
        <vt:i4>0</vt:i4>
      </vt:variant>
      <vt:variant>
        <vt:i4>5</vt:i4>
      </vt:variant>
      <vt:variant>
        <vt:lpwstr>../Docs/R1-135926.zip</vt:lpwstr>
      </vt:variant>
      <vt:variant>
        <vt:lpwstr/>
      </vt:variant>
      <vt:variant>
        <vt:i4>4587524</vt:i4>
      </vt:variant>
      <vt:variant>
        <vt:i4>1002</vt:i4>
      </vt:variant>
      <vt:variant>
        <vt:i4>0</vt:i4>
      </vt:variant>
      <vt:variant>
        <vt:i4>5</vt:i4>
      </vt:variant>
      <vt:variant>
        <vt:lpwstr>../Docs/R1-135926.zip</vt:lpwstr>
      </vt:variant>
      <vt:variant>
        <vt:lpwstr/>
      </vt:variant>
      <vt:variant>
        <vt:i4>4587524</vt:i4>
      </vt:variant>
      <vt:variant>
        <vt:i4>999</vt:i4>
      </vt:variant>
      <vt:variant>
        <vt:i4>0</vt:i4>
      </vt:variant>
      <vt:variant>
        <vt:i4>5</vt:i4>
      </vt:variant>
      <vt:variant>
        <vt:lpwstr>../Docs/R1-135926.zip</vt:lpwstr>
      </vt:variant>
      <vt:variant>
        <vt:lpwstr/>
      </vt:variant>
      <vt:variant>
        <vt:i4>4587527</vt:i4>
      </vt:variant>
      <vt:variant>
        <vt:i4>996</vt:i4>
      </vt:variant>
      <vt:variant>
        <vt:i4>0</vt:i4>
      </vt:variant>
      <vt:variant>
        <vt:i4>5</vt:i4>
      </vt:variant>
      <vt:variant>
        <vt:lpwstr>../Docs/R1-135925.zip</vt:lpwstr>
      </vt:variant>
      <vt:variant>
        <vt:lpwstr/>
      </vt:variant>
      <vt:variant>
        <vt:i4>5046285</vt:i4>
      </vt:variant>
      <vt:variant>
        <vt:i4>993</vt:i4>
      </vt:variant>
      <vt:variant>
        <vt:i4>0</vt:i4>
      </vt:variant>
      <vt:variant>
        <vt:i4>5</vt:i4>
      </vt:variant>
      <vt:variant>
        <vt:lpwstr>../Docs/R1-135791.zip</vt:lpwstr>
      </vt:variant>
      <vt:variant>
        <vt:lpwstr/>
      </vt:variant>
      <vt:variant>
        <vt:i4>5046284</vt:i4>
      </vt:variant>
      <vt:variant>
        <vt:i4>990</vt:i4>
      </vt:variant>
      <vt:variant>
        <vt:i4>0</vt:i4>
      </vt:variant>
      <vt:variant>
        <vt:i4>5</vt:i4>
      </vt:variant>
      <vt:variant>
        <vt:lpwstr>../Docs/R1-135790.zip</vt:lpwstr>
      </vt:variant>
      <vt:variant>
        <vt:lpwstr/>
      </vt:variant>
      <vt:variant>
        <vt:i4>4521989</vt:i4>
      </vt:variant>
      <vt:variant>
        <vt:i4>987</vt:i4>
      </vt:variant>
      <vt:variant>
        <vt:i4>0</vt:i4>
      </vt:variant>
      <vt:variant>
        <vt:i4>5</vt:i4>
      </vt:variant>
      <vt:variant>
        <vt:lpwstr>../Docs/R1-135917.zip</vt:lpwstr>
      </vt:variant>
      <vt:variant>
        <vt:lpwstr/>
      </vt:variant>
      <vt:variant>
        <vt:i4>5046284</vt:i4>
      </vt:variant>
      <vt:variant>
        <vt:i4>984</vt:i4>
      </vt:variant>
      <vt:variant>
        <vt:i4>0</vt:i4>
      </vt:variant>
      <vt:variant>
        <vt:i4>5</vt:i4>
      </vt:variant>
      <vt:variant>
        <vt:lpwstr>../Docs/R1-135790.zip</vt:lpwstr>
      </vt:variant>
      <vt:variant>
        <vt:lpwstr/>
      </vt:variant>
      <vt:variant>
        <vt:i4>4521990</vt:i4>
      </vt:variant>
      <vt:variant>
        <vt:i4>981</vt:i4>
      </vt:variant>
      <vt:variant>
        <vt:i4>0</vt:i4>
      </vt:variant>
      <vt:variant>
        <vt:i4>5</vt:i4>
      </vt:variant>
      <vt:variant>
        <vt:lpwstr>../Docs/R1-135914.zip</vt:lpwstr>
      </vt:variant>
      <vt:variant>
        <vt:lpwstr/>
      </vt:variant>
      <vt:variant>
        <vt:i4>4980741</vt:i4>
      </vt:variant>
      <vt:variant>
        <vt:i4>978</vt:i4>
      </vt:variant>
      <vt:variant>
        <vt:i4>0</vt:i4>
      </vt:variant>
      <vt:variant>
        <vt:i4>5</vt:i4>
      </vt:variant>
      <vt:variant>
        <vt:lpwstr>../Docs/R1-135789.zip</vt:lpwstr>
      </vt:variant>
      <vt:variant>
        <vt:lpwstr/>
      </vt:variant>
      <vt:variant>
        <vt:i4>4194313</vt:i4>
      </vt:variant>
      <vt:variant>
        <vt:i4>975</vt:i4>
      </vt:variant>
      <vt:variant>
        <vt:i4>0</vt:i4>
      </vt:variant>
      <vt:variant>
        <vt:i4>5</vt:i4>
      </vt:variant>
      <vt:variant>
        <vt:lpwstr>../Docs/R1-135745.zip</vt:lpwstr>
      </vt:variant>
      <vt:variant>
        <vt:lpwstr/>
      </vt:variant>
      <vt:variant>
        <vt:i4>4194312</vt:i4>
      </vt:variant>
      <vt:variant>
        <vt:i4>972</vt:i4>
      </vt:variant>
      <vt:variant>
        <vt:i4>0</vt:i4>
      </vt:variant>
      <vt:variant>
        <vt:i4>5</vt:i4>
      </vt:variant>
      <vt:variant>
        <vt:lpwstr>../Docs/R1-135744.zip</vt:lpwstr>
      </vt:variant>
      <vt:variant>
        <vt:lpwstr/>
      </vt:variant>
      <vt:variant>
        <vt:i4>5046284</vt:i4>
      </vt:variant>
      <vt:variant>
        <vt:i4>969</vt:i4>
      </vt:variant>
      <vt:variant>
        <vt:i4>0</vt:i4>
      </vt:variant>
      <vt:variant>
        <vt:i4>5</vt:i4>
      </vt:variant>
      <vt:variant>
        <vt:lpwstr>../Docs/R1-135691.zip</vt:lpwstr>
      </vt:variant>
      <vt:variant>
        <vt:lpwstr/>
      </vt:variant>
      <vt:variant>
        <vt:i4>4194316</vt:i4>
      </vt:variant>
      <vt:variant>
        <vt:i4>966</vt:i4>
      </vt:variant>
      <vt:variant>
        <vt:i4>0</vt:i4>
      </vt:variant>
      <vt:variant>
        <vt:i4>5</vt:i4>
      </vt:variant>
      <vt:variant>
        <vt:lpwstr>../Docs/R1-135740.zip</vt:lpwstr>
      </vt:variant>
      <vt:variant>
        <vt:lpwstr/>
      </vt:variant>
      <vt:variant>
        <vt:i4>4653061</vt:i4>
      </vt:variant>
      <vt:variant>
        <vt:i4>963</vt:i4>
      </vt:variant>
      <vt:variant>
        <vt:i4>0</vt:i4>
      </vt:variant>
      <vt:variant>
        <vt:i4>5</vt:i4>
      </vt:variant>
      <vt:variant>
        <vt:lpwstr>../Docs/R1-135739.zip</vt:lpwstr>
      </vt:variant>
      <vt:variant>
        <vt:lpwstr/>
      </vt:variant>
      <vt:variant>
        <vt:i4>4980740</vt:i4>
      </vt:variant>
      <vt:variant>
        <vt:i4>960</vt:i4>
      </vt:variant>
      <vt:variant>
        <vt:i4>0</vt:i4>
      </vt:variant>
      <vt:variant>
        <vt:i4>5</vt:i4>
      </vt:variant>
      <vt:variant>
        <vt:lpwstr>../Docs/R1-135788.zip</vt:lpwstr>
      </vt:variant>
      <vt:variant>
        <vt:lpwstr/>
      </vt:variant>
      <vt:variant>
        <vt:i4>4194319</vt:i4>
      </vt:variant>
      <vt:variant>
        <vt:i4>957</vt:i4>
      </vt:variant>
      <vt:variant>
        <vt:i4>0</vt:i4>
      </vt:variant>
      <vt:variant>
        <vt:i4>5</vt:i4>
      </vt:variant>
      <vt:variant>
        <vt:lpwstr>../Docs/R1-135743.zip</vt:lpwstr>
      </vt:variant>
      <vt:variant>
        <vt:lpwstr/>
      </vt:variant>
      <vt:variant>
        <vt:i4>4194318</vt:i4>
      </vt:variant>
      <vt:variant>
        <vt:i4>954</vt:i4>
      </vt:variant>
      <vt:variant>
        <vt:i4>0</vt:i4>
      </vt:variant>
      <vt:variant>
        <vt:i4>5</vt:i4>
      </vt:variant>
      <vt:variant>
        <vt:lpwstr>../Docs/R1-135742.zip</vt:lpwstr>
      </vt:variant>
      <vt:variant>
        <vt:lpwstr/>
      </vt:variant>
      <vt:variant>
        <vt:i4>4194317</vt:i4>
      </vt:variant>
      <vt:variant>
        <vt:i4>951</vt:i4>
      </vt:variant>
      <vt:variant>
        <vt:i4>0</vt:i4>
      </vt:variant>
      <vt:variant>
        <vt:i4>5</vt:i4>
      </vt:variant>
      <vt:variant>
        <vt:lpwstr>../Docs/R1-135741.zip</vt:lpwstr>
      </vt:variant>
      <vt:variant>
        <vt:lpwstr/>
      </vt:variant>
      <vt:variant>
        <vt:i4>2555919</vt:i4>
      </vt:variant>
      <vt:variant>
        <vt:i4>948</vt:i4>
      </vt:variant>
      <vt:variant>
        <vt:i4>0</vt:i4>
      </vt:variant>
      <vt:variant>
        <vt:i4>5</vt:i4>
      </vt:variant>
      <vt:variant>
        <vt:lpwstr>http://www.3gpp.org/ftp/tsg_ran/TSG_RAN/TSGR_61/Docs/RP-131346.zip</vt:lpwstr>
      </vt:variant>
      <vt:variant>
        <vt:lpwstr/>
      </vt:variant>
      <vt:variant>
        <vt:i4>2228224</vt:i4>
      </vt:variant>
      <vt:variant>
        <vt:i4>945</vt:i4>
      </vt:variant>
      <vt:variant>
        <vt:i4>0</vt:i4>
      </vt:variant>
      <vt:variant>
        <vt:i4>5</vt:i4>
      </vt:variant>
      <vt:variant>
        <vt:lpwstr>http://www.3gpp.org/ftp/tsg_ran/TSG_RAN/TSGR_59/Docs/RP-130221.zip</vt:lpwstr>
      </vt:variant>
      <vt:variant>
        <vt:lpwstr/>
      </vt:variant>
      <vt:variant>
        <vt:i4>5046274</vt:i4>
      </vt:variant>
      <vt:variant>
        <vt:i4>942</vt:i4>
      </vt:variant>
      <vt:variant>
        <vt:i4>0</vt:i4>
      </vt:variant>
      <vt:variant>
        <vt:i4>5</vt:i4>
      </vt:variant>
      <vt:variant>
        <vt:lpwstr>../Docs/R1-135990.zip</vt:lpwstr>
      </vt:variant>
      <vt:variant>
        <vt:lpwstr/>
      </vt:variant>
      <vt:variant>
        <vt:i4>5046274</vt:i4>
      </vt:variant>
      <vt:variant>
        <vt:i4>939</vt:i4>
      </vt:variant>
      <vt:variant>
        <vt:i4>0</vt:i4>
      </vt:variant>
      <vt:variant>
        <vt:i4>5</vt:i4>
      </vt:variant>
      <vt:variant>
        <vt:lpwstr>../Docs/R1-135990.zip</vt:lpwstr>
      </vt:variant>
      <vt:variant>
        <vt:lpwstr/>
      </vt:variant>
      <vt:variant>
        <vt:i4>4980747</vt:i4>
      </vt:variant>
      <vt:variant>
        <vt:i4>936</vt:i4>
      </vt:variant>
      <vt:variant>
        <vt:i4>0</vt:i4>
      </vt:variant>
      <vt:variant>
        <vt:i4>5</vt:i4>
      </vt:variant>
      <vt:variant>
        <vt:lpwstr>../Docs/R1-135787.zip</vt:lpwstr>
      </vt:variant>
      <vt:variant>
        <vt:lpwstr/>
      </vt:variant>
      <vt:variant>
        <vt:i4>5046285</vt:i4>
      </vt:variant>
      <vt:variant>
        <vt:i4>933</vt:i4>
      </vt:variant>
      <vt:variant>
        <vt:i4>0</vt:i4>
      </vt:variant>
      <vt:variant>
        <vt:i4>5</vt:i4>
      </vt:variant>
      <vt:variant>
        <vt:lpwstr>../Docs/R1-135690.zip</vt:lpwstr>
      </vt:variant>
      <vt:variant>
        <vt:lpwstr/>
      </vt:variant>
      <vt:variant>
        <vt:i4>4980741</vt:i4>
      </vt:variant>
      <vt:variant>
        <vt:i4>930</vt:i4>
      </vt:variant>
      <vt:variant>
        <vt:i4>0</vt:i4>
      </vt:variant>
      <vt:variant>
        <vt:i4>5</vt:i4>
      </vt:variant>
      <vt:variant>
        <vt:lpwstr>../Docs/R1-135688.zip</vt:lpwstr>
      </vt:variant>
      <vt:variant>
        <vt:lpwstr/>
      </vt:variant>
      <vt:variant>
        <vt:i4>4980746</vt:i4>
      </vt:variant>
      <vt:variant>
        <vt:i4>927</vt:i4>
      </vt:variant>
      <vt:variant>
        <vt:i4>0</vt:i4>
      </vt:variant>
      <vt:variant>
        <vt:i4>5</vt:i4>
      </vt:variant>
      <vt:variant>
        <vt:lpwstr>../Docs/R1-135786.zip</vt:lpwstr>
      </vt:variant>
      <vt:variant>
        <vt:lpwstr/>
      </vt:variant>
      <vt:variant>
        <vt:i4>4980745</vt:i4>
      </vt:variant>
      <vt:variant>
        <vt:i4>924</vt:i4>
      </vt:variant>
      <vt:variant>
        <vt:i4>0</vt:i4>
      </vt:variant>
      <vt:variant>
        <vt:i4>5</vt:i4>
      </vt:variant>
      <vt:variant>
        <vt:lpwstr>../Docs/R1-135785.zip</vt:lpwstr>
      </vt:variant>
      <vt:variant>
        <vt:lpwstr/>
      </vt:variant>
      <vt:variant>
        <vt:i4>4980746</vt:i4>
      </vt:variant>
      <vt:variant>
        <vt:i4>921</vt:i4>
      </vt:variant>
      <vt:variant>
        <vt:i4>0</vt:i4>
      </vt:variant>
      <vt:variant>
        <vt:i4>5</vt:i4>
      </vt:variant>
      <vt:variant>
        <vt:lpwstr>../Docs/R1-135786.zip</vt:lpwstr>
      </vt:variant>
      <vt:variant>
        <vt:lpwstr/>
      </vt:variant>
      <vt:variant>
        <vt:i4>4980745</vt:i4>
      </vt:variant>
      <vt:variant>
        <vt:i4>918</vt:i4>
      </vt:variant>
      <vt:variant>
        <vt:i4>0</vt:i4>
      </vt:variant>
      <vt:variant>
        <vt:i4>5</vt:i4>
      </vt:variant>
      <vt:variant>
        <vt:lpwstr>../Docs/R1-135785.zip</vt:lpwstr>
      </vt:variant>
      <vt:variant>
        <vt:lpwstr/>
      </vt:variant>
      <vt:variant>
        <vt:i4>4653060</vt:i4>
      </vt:variant>
      <vt:variant>
        <vt:i4>915</vt:i4>
      </vt:variant>
      <vt:variant>
        <vt:i4>0</vt:i4>
      </vt:variant>
      <vt:variant>
        <vt:i4>5</vt:i4>
      </vt:variant>
      <vt:variant>
        <vt:lpwstr>../Docs/R1-135738.zip</vt:lpwstr>
      </vt:variant>
      <vt:variant>
        <vt:lpwstr/>
      </vt:variant>
      <vt:variant>
        <vt:i4>4653067</vt:i4>
      </vt:variant>
      <vt:variant>
        <vt:i4>912</vt:i4>
      </vt:variant>
      <vt:variant>
        <vt:i4>0</vt:i4>
      </vt:variant>
      <vt:variant>
        <vt:i4>5</vt:i4>
      </vt:variant>
      <vt:variant>
        <vt:lpwstr>../Docs/R1-135737.zip</vt:lpwstr>
      </vt:variant>
      <vt:variant>
        <vt:lpwstr/>
      </vt:variant>
      <vt:variant>
        <vt:i4>4653066</vt:i4>
      </vt:variant>
      <vt:variant>
        <vt:i4>909</vt:i4>
      </vt:variant>
      <vt:variant>
        <vt:i4>0</vt:i4>
      </vt:variant>
      <vt:variant>
        <vt:i4>5</vt:i4>
      </vt:variant>
      <vt:variant>
        <vt:lpwstr>../Docs/R1-135736.zip</vt:lpwstr>
      </vt:variant>
      <vt:variant>
        <vt:lpwstr/>
      </vt:variant>
      <vt:variant>
        <vt:i4>4653065</vt:i4>
      </vt:variant>
      <vt:variant>
        <vt:i4>906</vt:i4>
      </vt:variant>
      <vt:variant>
        <vt:i4>0</vt:i4>
      </vt:variant>
      <vt:variant>
        <vt:i4>5</vt:i4>
      </vt:variant>
      <vt:variant>
        <vt:lpwstr>../Docs/R1-135735.zip</vt:lpwstr>
      </vt:variant>
      <vt:variant>
        <vt:lpwstr/>
      </vt:variant>
      <vt:variant>
        <vt:i4>4653064</vt:i4>
      </vt:variant>
      <vt:variant>
        <vt:i4>903</vt:i4>
      </vt:variant>
      <vt:variant>
        <vt:i4>0</vt:i4>
      </vt:variant>
      <vt:variant>
        <vt:i4>5</vt:i4>
      </vt:variant>
      <vt:variant>
        <vt:lpwstr>../Docs/R1-135734.zip</vt:lpwstr>
      </vt:variant>
      <vt:variant>
        <vt:lpwstr/>
      </vt:variant>
      <vt:variant>
        <vt:i4>4653071</vt:i4>
      </vt:variant>
      <vt:variant>
        <vt:i4>900</vt:i4>
      </vt:variant>
      <vt:variant>
        <vt:i4>0</vt:i4>
      </vt:variant>
      <vt:variant>
        <vt:i4>5</vt:i4>
      </vt:variant>
      <vt:variant>
        <vt:lpwstr>../Docs/R1-135733.zip</vt:lpwstr>
      </vt:variant>
      <vt:variant>
        <vt:lpwstr/>
      </vt:variant>
      <vt:variant>
        <vt:i4>4653070</vt:i4>
      </vt:variant>
      <vt:variant>
        <vt:i4>897</vt:i4>
      </vt:variant>
      <vt:variant>
        <vt:i4>0</vt:i4>
      </vt:variant>
      <vt:variant>
        <vt:i4>5</vt:i4>
      </vt:variant>
      <vt:variant>
        <vt:lpwstr>../Docs/R1-135732.zip</vt:lpwstr>
      </vt:variant>
      <vt:variant>
        <vt:lpwstr/>
      </vt:variant>
      <vt:variant>
        <vt:i4>4653069</vt:i4>
      </vt:variant>
      <vt:variant>
        <vt:i4>894</vt:i4>
      </vt:variant>
      <vt:variant>
        <vt:i4>0</vt:i4>
      </vt:variant>
      <vt:variant>
        <vt:i4>5</vt:i4>
      </vt:variant>
      <vt:variant>
        <vt:lpwstr>../Docs/R1-135731.zip</vt:lpwstr>
      </vt:variant>
      <vt:variant>
        <vt:lpwstr/>
      </vt:variant>
      <vt:variant>
        <vt:i4>4521999</vt:i4>
      </vt:variant>
      <vt:variant>
        <vt:i4>891</vt:i4>
      </vt:variant>
      <vt:variant>
        <vt:i4>0</vt:i4>
      </vt:variant>
      <vt:variant>
        <vt:i4>5</vt:i4>
      </vt:variant>
      <vt:variant>
        <vt:lpwstr>../Docs/R1-135713.zip</vt:lpwstr>
      </vt:variant>
      <vt:variant>
        <vt:lpwstr/>
      </vt:variant>
      <vt:variant>
        <vt:i4>4980746</vt:i4>
      </vt:variant>
      <vt:variant>
        <vt:i4>888</vt:i4>
      </vt:variant>
      <vt:variant>
        <vt:i4>0</vt:i4>
      </vt:variant>
      <vt:variant>
        <vt:i4>5</vt:i4>
      </vt:variant>
      <vt:variant>
        <vt:lpwstr>../Docs/R1-135687.zip</vt:lpwstr>
      </vt:variant>
      <vt:variant>
        <vt:lpwstr/>
      </vt:variant>
      <vt:variant>
        <vt:i4>4980747</vt:i4>
      </vt:variant>
      <vt:variant>
        <vt:i4>885</vt:i4>
      </vt:variant>
      <vt:variant>
        <vt:i4>0</vt:i4>
      </vt:variant>
      <vt:variant>
        <vt:i4>5</vt:i4>
      </vt:variant>
      <vt:variant>
        <vt:lpwstr>../Docs/R1-135686.zip</vt:lpwstr>
      </vt:variant>
      <vt:variant>
        <vt:lpwstr/>
      </vt:variant>
      <vt:variant>
        <vt:i4>4980744</vt:i4>
      </vt:variant>
      <vt:variant>
        <vt:i4>882</vt:i4>
      </vt:variant>
      <vt:variant>
        <vt:i4>0</vt:i4>
      </vt:variant>
      <vt:variant>
        <vt:i4>5</vt:i4>
      </vt:variant>
      <vt:variant>
        <vt:lpwstr>../Docs/R1-135784.zip</vt:lpwstr>
      </vt:variant>
      <vt:variant>
        <vt:lpwstr/>
      </vt:variant>
      <vt:variant>
        <vt:i4>4390915</vt:i4>
      </vt:variant>
      <vt:variant>
        <vt:i4>879</vt:i4>
      </vt:variant>
      <vt:variant>
        <vt:i4>0</vt:i4>
      </vt:variant>
      <vt:variant>
        <vt:i4>5</vt:i4>
      </vt:variant>
      <vt:variant>
        <vt:lpwstr>../Docs/R1-135870.zip</vt:lpwstr>
      </vt:variant>
      <vt:variant>
        <vt:lpwstr/>
      </vt:variant>
      <vt:variant>
        <vt:i4>4980746</vt:i4>
      </vt:variant>
      <vt:variant>
        <vt:i4>876</vt:i4>
      </vt:variant>
      <vt:variant>
        <vt:i4>0</vt:i4>
      </vt:variant>
      <vt:variant>
        <vt:i4>5</vt:i4>
      </vt:variant>
      <vt:variant>
        <vt:lpwstr>../Docs/R1-135988.zip</vt:lpwstr>
      </vt:variant>
      <vt:variant>
        <vt:lpwstr/>
      </vt:variant>
      <vt:variant>
        <vt:i4>4390915</vt:i4>
      </vt:variant>
      <vt:variant>
        <vt:i4>873</vt:i4>
      </vt:variant>
      <vt:variant>
        <vt:i4>0</vt:i4>
      </vt:variant>
      <vt:variant>
        <vt:i4>5</vt:i4>
      </vt:variant>
      <vt:variant>
        <vt:lpwstr>../Docs/R1-135870.zip</vt:lpwstr>
      </vt:variant>
      <vt:variant>
        <vt:lpwstr/>
      </vt:variant>
      <vt:variant>
        <vt:i4>4653068</vt:i4>
      </vt:variant>
      <vt:variant>
        <vt:i4>870</vt:i4>
      </vt:variant>
      <vt:variant>
        <vt:i4>0</vt:i4>
      </vt:variant>
      <vt:variant>
        <vt:i4>5</vt:i4>
      </vt:variant>
      <vt:variant>
        <vt:lpwstr>../Docs/R1-135730.zip</vt:lpwstr>
      </vt:variant>
      <vt:variant>
        <vt:lpwstr/>
      </vt:variant>
      <vt:variant>
        <vt:i4>4980745</vt:i4>
      </vt:variant>
      <vt:variant>
        <vt:i4>867</vt:i4>
      </vt:variant>
      <vt:variant>
        <vt:i4>0</vt:i4>
      </vt:variant>
      <vt:variant>
        <vt:i4>5</vt:i4>
      </vt:variant>
      <vt:variant>
        <vt:lpwstr>../Docs/R1-135684.zip</vt:lpwstr>
      </vt:variant>
      <vt:variant>
        <vt:lpwstr/>
      </vt:variant>
      <vt:variant>
        <vt:i4>4325386</vt:i4>
      </vt:variant>
      <vt:variant>
        <vt:i4>864</vt:i4>
      </vt:variant>
      <vt:variant>
        <vt:i4>0</vt:i4>
      </vt:variant>
      <vt:variant>
        <vt:i4>5</vt:i4>
      </vt:variant>
      <vt:variant>
        <vt:lpwstr>../Docs/R1-135869.zip</vt:lpwstr>
      </vt:variant>
      <vt:variant>
        <vt:lpwstr/>
      </vt:variant>
      <vt:variant>
        <vt:i4>4325386</vt:i4>
      </vt:variant>
      <vt:variant>
        <vt:i4>861</vt:i4>
      </vt:variant>
      <vt:variant>
        <vt:i4>0</vt:i4>
      </vt:variant>
      <vt:variant>
        <vt:i4>5</vt:i4>
      </vt:variant>
      <vt:variant>
        <vt:lpwstr>../Docs/R1-135869.zip</vt:lpwstr>
      </vt:variant>
      <vt:variant>
        <vt:lpwstr/>
      </vt:variant>
      <vt:variant>
        <vt:i4>4980745</vt:i4>
      </vt:variant>
      <vt:variant>
        <vt:i4>858</vt:i4>
      </vt:variant>
      <vt:variant>
        <vt:i4>0</vt:i4>
      </vt:variant>
      <vt:variant>
        <vt:i4>5</vt:i4>
      </vt:variant>
      <vt:variant>
        <vt:lpwstr>../Docs/R1-135684.zip</vt:lpwstr>
      </vt:variant>
      <vt:variant>
        <vt:lpwstr/>
      </vt:variant>
      <vt:variant>
        <vt:i4>4980751</vt:i4>
      </vt:variant>
      <vt:variant>
        <vt:i4>855</vt:i4>
      </vt:variant>
      <vt:variant>
        <vt:i4>0</vt:i4>
      </vt:variant>
      <vt:variant>
        <vt:i4>5</vt:i4>
      </vt:variant>
      <vt:variant>
        <vt:lpwstr>../Docs/R1-135783.zip</vt:lpwstr>
      </vt:variant>
      <vt:variant>
        <vt:lpwstr/>
      </vt:variant>
      <vt:variant>
        <vt:i4>4980750</vt:i4>
      </vt:variant>
      <vt:variant>
        <vt:i4>852</vt:i4>
      </vt:variant>
      <vt:variant>
        <vt:i4>0</vt:i4>
      </vt:variant>
      <vt:variant>
        <vt:i4>5</vt:i4>
      </vt:variant>
      <vt:variant>
        <vt:lpwstr>../Docs/R1-135782.zip</vt:lpwstr>
      </vt:variant>
      <vt:variant>
        <vt:lpwstr/>
      </vt:variant>
      <vt:variant>
        <vt:i4>4980751</vt:i4>
      </vt:variant>
      <vt:variant>
        <vt:i4>849</vt:i4>
      </vt:variant>
      <vt:variant>
        <vt:i4>0</vt:i4>
      </vt:variant>
      <vt:variant>
        <vt:i4>5</vt:i4>
      </vt:variant>
      <vt:variant>
        <vt:lpwstr>../Docs/R1-135783.zip</vt:lpwstr>
      </vt:variant>
      <vt:variant>
        <vt:lpwstr/>
      </vt:variant>
      <vt:variant>
        <vt:i4>4980750</vt:i4>
      </vt:variant>
      <vt:variant>
        <vt:i4>846</vt:i4>
      </vt:variant>
      <vt:variant>
        <vt:i4>0</vt:i4>
      </vt:variant>
      <vt:variant>
        <vt:i4>5</vt:i4>
      </vt:variant>
      <vt:variant>
        <vt:lpwstr>../Docs/R1-135782.zip</vt:lpwstr>
      </vt:variant>
      <vt:variant>
        <vt:lpwstr/>
      </vt:variant>
      <vt:variant>
        <vt:i4>4980744</vt:i4>
      </vt:variant>
      <vt:variant>
        <vt:i4>843</vt:i4>
      </vt:variant>
      <vt:variant>
        <vt:i4>0</vt:i4>
      </vt:variant>
      <vt:variant>
        <vt:i4>5</vt:i4>
      </vt:variant>
      <vt:variant>
        <vt:lpwstr>../Docs/R1-135685.zip</vt:lpwstr>
      </vt:variant>
      <vt:variant>
        <vt:lpwstr/>
      </vt:variant>
      <vt:variant>
        <vt:i4>4325387</vt:i4>
      </vt:variant>
      <vt:variant>
        <vt:i4>840</vt:i4>
      </vt:variant>
      <vt:variant>
        <vt:i4>0</vt:i4>
      </vt:variant>
      <vt:variant>
        <vt:i4>5</vt:i4>
      </vt:variant>
      <vt:variant>
        <vt:lpwstr>../Docs/R1-135868.zip</vt:lpwstr>
      </vt:variant>
      <vt:variant>
        <vt:lpwstr/>
      </vt:variant>
      <vt:variant>
        <vt:i4>4194316</vt:i4>
      </vt:variant>
      <vt:variant>
        <vt:i4>837</vt:i4>
      </vt:variant>
      <vt:variant>
        <vt:i4>0</vt:i4>
      </vt:variant>
      <vt:variant>
        <vt:i4>5</vt:i4>
      </vt:variant>
      <vt:variant>
        <vt:lpwstr>../Docs/R1-135146.zip</vt:lpwstr>
      </vt:variant>
      <vt:variant>
        <vt:lpwstr/>
      </vt:variant>
      <vt:variant>
        <vt:i4>4325387</vt:i4>
      </vt:variant>
      <vt:variant>
        <vt:i4>834</vt:i4>
      </vt:variant>
      <vt:variant>
        <vt:i4>0</vt:i4>
      </vt:variant>
      <vt:variant>
        <vt:i4>5</vt:i4>
      </vt:variant>
      <vt:variant>
        <vt:lpwstr>../Docs/R1-135868.zip</vt:lpwstr>
      </vt:variant>
      <vt:variant>
        <vt:lpwstr/>
      </vt:variant>
      <vt:variant>
        <vt:i4>4194316</vt:i4>
      </vt:variant>
      <vt:variant>
        <vt:i4>831</vt:i4>
      </vt:variant>
      <vt:variant>
        <vt:i4>0</vt:i4>
      </vt:variant>
      <vt:variant>
        <vt:i4>5</vt:i4>
      </vt:variant>
      <vt:variant>
        <vt:lpwstr>../Docs/R1-135146.zip</vt:lpwstr>
      </vt:variant>
      <vt:variant>
        <vt:lpwstr/>
      </vt:variant>
      <vt:variant>
        <vt:i4>4259849</vt:i4>
      </vt:variant>
      <vt:variant>
        <vt:i4>828</vt:i4>
      </vt:variant>
      <vt:variant>
        <vt:i4>0</vt:i4>
      </vt:variant>
      <vt:variant>
        <vt:i4>5</vt:i4>
      </vt:variant>
      <vt:variant>
        <vt:lpwstr>../Docs/R1-135557.zip</vt:lpwstr>
      </vt:variant>
      <vt:variant>
        <vt:lpwstr/>
      </vt:variant>
      <vt:variant>
        <vt:i4>4980747</vt:i4>
      </vt:variant>
      <vt:variant>
        <vt:i4>825</vt:i4>
      </vt:variant>
      <vt:variant>
        <vt:i4>0</vt:i4>
      </vt:variant>
      <vt:variant>
        <vt:i4>5</vt:i4>
      </vt:variant>
      <vt:variant>
        <vt:lpwstr>../Docs/R1-135989.zip</vt:lpwstr>
      </vt:variant>
      <vt:variant>
        <vt:lpwstr/>
      </vt:variant>
      <vt:variant>
        <vt:i4>4980750</vt:i4>
      </vt:variant>
      <vt:variant>
        <vt:i4>822</vt:i4>
      </vt:variant>
      <vt:variant>
        <vt:i4>0</vt:i4>
      </vt:variant>
      <vt:variant>
        <vt:i4>5</vt:i4>
      </vt:variant>
      <vt:variant>
        <vt:lpwstr>../Docs/R1-135683.zip</vt:lpwstr>
      </vt:variant>
      <vt:variant>
        <vt:lpwstr/>
      </vt:variant>
      <vt:variant>
        <vt:i4>4980751</vt:i4>
      </vt:variant>
      <vt:variant>
        <vt:i4>819</vt:i4>
      </vt:variant>
      <vt:variant>
        <vt:i4>0</vt:i4>
      </vt:variant>
      <vt:variant>
        <vt:i4>5</vt:i4>
      </vt:variant>
      <vt:variant>
        <vt:lpwstr>../Docs/R1-135682.zip</vt:lpwstr>
      </vt:variant>
      <vt:variant>
        <vt:lpwstr/>
      </vt:variant>
      <vt:variant>
        <vt:i4>4980748</vt:i4>
      </vt:variant>
      <vt:variant>
        <vt:i4>816</vt:i4>
      </vt:variant>
      <vt:variant>
        <vt:i4>0</vt:i4>
      </vt:variant>
      <vt:variant>
        <vt:i4>5</vt:i4>
      </vt:variant>
      <vt:variant>
        <vt:lpwstr>../Docs/R1-135681.zip</vt:lpwstr>
      </vt:variant>
      <vt:variant>
        <vt:lpwstr/>
      </vt:variant>
      <vt:variant>
        <vt:i4>4521998</vt:i4>
      </vt:variant>
      <vt:variant>
        <vt:i4>813</vt:i4>
      </vt:variant>
      <vt:variant>
        <vt:i4>0</vt:i4>
      </vt:variant>
      <vt:variant>
        <vt:i4>5</vt:i4>
      </vt:variant>
      <vt:variant>
        <vt:lpwstr>../Docs/R1-135712.zip</vt:lpwstr>
      </vt:variant>
      <vt:variant>
        <vt:lpwstr/>
      </vt:variant>
      <vt:variant>
        <vt:i4>4521997</vt:i4>
      </vt:variant>
      <vt:variant>
        <vt:i4>810</vt:i4>
      </vt:variant>
      <vt:variant>
        <vt:i4>0</vt:i4>
      </vt:variant>
      <vt:variant>
        <vt:i4>5</vt:i4>
      </vt:variant>
      <vt:variant>
        <vt:lpwstr>../Docs/R1-135711.zip</vt:lpwstr>
      </vt:variant>
      <vt:variant>
        <vt:lpwstr/>
      </vt:variant>
      <vt:variant>
        <vt:i4>4587532</vt:i4>
      </vt:variant>
      <vt:variant>
        <vt:i4>807</vt:i4>
      </vt:variant>
      <vt:variant>
        <vt:i4>0</vt:i4>
      </vt:variant>
      <vt:variant>
        <vt:i4>5</vt:i4>
      </vt:variant>
      <vt:variant>
        <vt:lpwstr>../Docs/R1-135621.zip</vt:lpwstr>
      </vt:variant>
      <vt:variant>
        <vt:lpwstr/>
      </vt:variant>
      <vt:variant>
        <vt:i4>4521998</vt:i4>
      </vt:variant>
      <vt:variant>
        <vt:i4>804</vt:i4>
      </vt:variant>
      <vt:variant>
        <vt:i4>0</vt:i4>
      </vt:variant>
      <vt:variant>
        <vt:i4>5</vt:i4>
      </vt:variant>
      <vt:variant>
        <vt:lpwstr>../Docs/R1-135712.zip</vt:lpwstr>
      </vt:variant>
      <vt:variant>
        <vt:lpwstr/>
      </vt:variant>
      <vt:variant>
        <vt:i4>4325381</vt:i4>
      </vt:variant>
      <vt:variant>
        <vt:i4>801</vt:i4>
      </vt:variant>
      <vt:variant>
        <vt:i4>0</vt:i4>
      </vt:variant>
      <vt:variant>
        <vt:i4>5</vt:i4>
      </vt:variant>
      <vt:variant>
        <vt:lpwstr>../Docs/R1-135866.zip</vt:lpwstr>
      </vt:variant>
      <vt:variant>
        <vt:lpwstr/>
      </vt:variant>
      <vt:variant>
        <vt:i4>4325380</vt:i4>
      </vt:variant>
      <vt:variant>
        <vt:i4>798</vt:i4>
      </vt:variant>
      <vt:variant>
        <vt:i4>0</vt:i4>
      </vt:variant>
      <vt:variant>
        <vt:i4>5</vt:i4>
      </vt:variant>
      <vt:variant>
        <vt:lpwstr>../Docs/R1-135867.zip</vt:lpwstr>
      </vt:variant>
      <vt:variant>
        <vt:lpwstr/>
      </vt:variant>
      <vt:variant>
        <vt:i4>4980750</vt:i4>
      </vt:variant>
      <vt:variant>
        <vt:i4>795</vt:i4>
      </vt:variant>
      <vt:variant>
        <vt:i4>0</vt:i4>
      </vt:variant>
      <vt:variant>
        <vt:i4>5</vt:i4>
      </vt:variant>
      <vt:variant>
        <vt:lpwstr>../Docs/R1-135683.zip</vt:lpwstr>
      </vt:variant>
      <vt:variant>
        <vt:lpwstr/>
      </vt:variant>
      <vt:variant>
        <vt:i4>4980751</vt:i4>
      </vt:variant>
      <vt:variant>
        <vt:i4>792</vt:i4>
      </vt:variant>
      <vt:variant>
        <vt:i4>0</vt:i4>
      </vt:variant>
      <vt:variant>
        <vt:i4>5</vt:i4>
      </vt:variant>
      <vt:variant>
        <vt:lpwstr>../Docs/R1-135682.zip</vt:lpwstr>
      </vt:variant>
      <vt:variant>
        <vt:lpwstr/>
      </vt:variant>
      <vt:variant>
        <vt:i4>4980748</vt:i4>
      </vt:variant>
      <vt:variant>
        <vt:i4>789</vt:i4>
      </vt:variant>
      <vt:variant>
        <vt:i4>0</vt:i4>
      </vt:variant>
      <vt:variant>
        <vt:i4>5</vt:i4>
      </vt:variant>
      <vt:variant>
        <vt:lpwstr>../Docs/R1-135681.zip</vt:lpwstr>
      </vt:variant>
      <vt:variant>
        <vt:lpwstr/>
      </vt:variant>
      <vt:variant>
        <vt:i4>4587535</vt:i4>
      </vt:variant>
      <vt:variant>
        <vt:i4>786</vt:i4>
      </vt:variant>
      <vt:variant>
        <vt:i4>0</vt:i4>
      </vt:variant>
      <vt:variant>
        <vt:i4>5</vt:i4>
      </vt:variant>
      <vt:variant>
        <vt:lpwstr>../Docs/R1-135622.zip</vt:lpwstr>
      </vt:variant>
      <vt:variant>
        <vt:lpwstr/>
      </vt:variant>
      <vt:variant>
        <vt:i4>2490383</vt:i4>
      </vt:variant>
      <vt:variant>
        <vt:i4>783</vt:i4>
      </vt:variant>
      <vt:variant>
        <vt:i4>0</vt:i4>
      </vt:variant>
      <vt:variant>
        <vt:i4>5</vt:i4>
      </vt:variant>
      <vt:variant>
        <vt:lpwstr>http://www.3gpp.org/ftp/tsg_ran/TSG_RAN/TSGR_61/Docs/RP-131347.zip</vt:lpwstr>
      </vt:variant>
      <vt:variant>
        <vt:lpwstr/>
      </vt:variant>
      <vt:variant>
        <vt:i4>2228238</vt:i4>
      </vt:variant>
      <vt:variant>
        <vt:i4>780</vt:i4>
      </vt:variant>
      <vt:variant>
        <vt:i4>0</vt:i4>
      </vt:variant>
      <vt:variant>
        <vt:i4>5</vt:i4>
      </vt:variant>
      <vt:variant>
        <vt:lpwstr>http://www.3gpp.org/ftp/tsg_ran/TSG_RAN/TSGR_57/Docs/RP-121436.zip</vt:lpwstr>
      </vt:variant>
      <vt:variant>
        <vt:lpwstr/>
      </vt:variant>
      <vt:variant>
        <vt:i4>4194318</vt:i4>
      </vt:variant>
      <vt:variant>
        <vt:i4>777</vt:i4>
      </vt:variant>
      <vt:variant>
        <vt:i4>0</vt:i4>
      </vt:variant>
      <vt:variant>
        <vt:i4>5</vt:i4>
      </vt:variant>
      <vt:variant>
        <vt:lpwstr>../Docs/R1-135441.zip</vt:lpwstr>
      </vt:variant>
      <vt:variant>
        <vt:lpwstr/>
      </vt:variant>
      <vt:variant>
        <vt:i4>4521988</vt:i4>
      </vt:variant>
      <vt:variant>
        <vt:i4>774</vt:i4>
      </vt:variant>
      <vt:variant>
        <vt:i4>0</vt:i4>
      </vt:variant>
      <vt:variant>
        <vt:i4>5</vt:i4>
      </vt:variant>
      <vt:variant>
        <vt:lpwstr>../Docs/R1-135619.zip</vt:lpwstr>
      </vt:variant>
      <vt:variant>
        <vt:lpwstr/>
      </vt:variant>
      <vt:variant>
        <vt:i4>4390917</vt:i4>
      </vt:variant>
      <vt:variant>
        <vt:i4>771</vt:i4>
      </vt:variant>
      <vt:variant>
        <vt:i4>0</vt:i4>
      </vt:variant>
      <vt:variant>
        <vt:i4>5</vt:i4>
      </vt:variant>
      <vt:variant>
        <vt:lpwstr>../Docs/R1-135779.zip</vt:lpwstr>
      </vt:variant>
      <vt:variant>
        <vt:lpwstr/>
      </vt:variant>
      <vt:variant>
        <vt:i4>4980749</vt:i4>
      </vt:variant>
      <vt:variant>
        <vt:i4>768</vt:i4>
      </vt:variant>
      <vt:variant>
        <vt:i4>0</vt:i4>
      </vt:variant>
      <vt:variant>
        <vt:i4>5</vt:i4>
      </vt:variant>
      <vt:variant>
        <vt:lpwstr>../Docs/R1-135680.zip</vt:lpwstr>
      </vt:variant>
      <vt:variant>
        <vt:lpwstr/>
      </vt:variant>
      <vt:variant>
        <vt:i4>4390916</vt:i4>
      </vt:variant>
      <vt:variant>
        <vt:i4>765</vt:i4>
      </vt:variant>
      <vt:variant>
        <vt:i4>0</vt:i4>
      </vt:variant>
      <vt:variant>
        <vt:i4>5</vt:i4>
      </vt:variant>
      <vt:variant>
        <vt:lpwstr>../Docs/R1-135778.zip</vt:lpwstr>
      </vt:variant>
      <vt:variant>
        <vt:lpwstr/>
      </vt:variant>
      <vt:variant>
        <vt:i4>4390923</vt:i4>
      </vt:variant>
      <vt:variant>
        <vt:i4>762</vt:i4>
      </vt:variant>
      <vt:variant>
        <vt:i4>0</vt:i4>
      </vt:variant>
      <vt:variant>
        <vt:i4>5</vt:i4>
      </vt:variant>
      <vt:variant>
        <vt:lpwstr>../Docs/R1-135777.zip</vt:lpwstr>
      </vt:variant>
      <vt:variant>
        <vt:lpwstr/>
      </vt:variant>
      <vt:variant>
        <vt:i4>4653062</vt:i4>
      </vt:variant>
      <vt:variant>
        <vt:i4>759</vt:i4>
      </vt:variant>
      <vt:variant>
        <vt:i4>0</vt:i4>
      </vt:variant>
      <vt:variant>
        <vt:i4>5</vt:i4>
      </vt:variant>
      <vt:variant>
        <vt:lpwstr>../Docs/R1-135439.zip</vt:lpwstr>
      </vt:variant>
      <vt:variant>
        <vt:lpwstr/>
      </vt:variant>
      <vt:variant>
        <vt:i4>4390922</vt:i4>
      </vt:variant>
      <vt:variant>
        <vt:i4>756</vt:i4>
      </vt:variant>
      <vt:variant>
        <vt:i4>0</vt:i4>
      </vt:variant>
      <vt:variant>
        <vt:i4>5</vt:i4>
      </vt:variant>
      <vt:variant>
        <vt:lpwstr>../Docs/R1-135776.zip</vt:lpwstr>
      </vt:variant>
      <vt:variant>
        <vt:lpwstr/>
      </vt:variant>
      <vt:variant>
        <vt:i4>4194319</vt:i4>
      </vt:variant>
      <vt:variant>
        <vt:i4>753</vt:i4>
      </vt:variant>
      <vt:variant>
        <vt:i4>0</vt:i4>
      </vt:variant>
      <vt:variant>
        <vt:i4>5</vt:i4>
      </vt:variant>
      <vt:variant>
        <vt:lpwstr>../Docs/R1-135440.zip</vt:lpwstr>
      </vt:variant>
      <vt:variant>
        <vt:lpwstr/>
      </vt:variant>
      <vt:variant>
        <vt:i4>4653063</vt:i4>
      </vt:variant>
      <vt:variant>
        <vt:i4>750</vt:i4>
      </vt:variant>
      <vt:variant>
        <vt:i4>0</vt:i4>
      </vt:variant>
      <vt:variant>
        <vt:i4>5</vt:i4>
      </vt:variant>
      <vt:variant>
        <vt:lpwstr>../Docs/R1-135438.zip</vt:lpwstr>
      </vt:variant>
      <vt:variant>
        <vt:lpwstr/>
      </vt:variant>
      <vt:variant>
        <vt:i4>4390921</vt:i4>
      </vt:variant>
      <vt:variant>
        <vt:i4>747</vt:i4>
      </vt:variant>
      <vt:variant>
        <vt:i4>0</vt:i4>
      </vt:variant>
      <vt:variant>
        <vt:i4>5</vt:i4>
      </vt:variant>
      <vt:variant>
        <vt:lpwstr>../Docs/R1-135775.zip</vt:lpwstr>
      </vt:variant>
      <vt:variant>
        <vt:lpwstr/>
      </vt:variant>
      <vt:variant>
        <vt:i4>2490382</vt:i4>
      </vt:variant>
      <vt:variant>
        <vt:i4>744</vt:i4>
      </vt:variant>
      <vt:variant>
        <vt:i4>0</vt:i4>
      </vt:variant>
      <vt:variant>
        <vt:i4>5</vt:i4>
      </vt:variant>
      <vt:variant>
        <vt:lpwstr>http://www.3gpp.org/ftp/tsg_ran/TSG_RAN/TSGR_61/Docs/RP-131357.zip</vt:lpwstr>
      </vt:variant>
      <vt:variant>
        <vt:lpwstr/>
      </vt:variant>
      <vt:variant>
        <vt:i4>4980740</vt:i4>
      </vt:variant>
      <vt:variant>
        <vt:i4>741</vt:i4>
      </vt:variant>
      <vt:variant>
        <vt:i4>0</vt:i4>
      </vt:variant>
      <vt:variant>
        <vt:i4>5</vt:i4>
      </vt:variant>
      <vt:variant>
        <vt:lpwstr>../Docs/R1-135986.zip</vt:lpwstr>
      </vt:variant>
      <vt:variant>
        <vt:lpwstr/>
      </vt:variant>
      <vt:variant>
        <vt:i4>4980740</vt:i4>
      </vt:variant>
      <vt:variant>
        <vt:i4>738</vt:i4>
      </vt:variant>
      <vt:variant>
        <vt:i4>0</vt:i4>
      </vt:variant>
      <vt:variant>
        <vt:i4>5</vt:i4>
      </vt:variant>
      <vt:variant>
        <vt:lpwstr>../Docs/R1-135986.zip</vt:lpwstr>
      </vt:variant>
      <vt:variant>
        <vt:lpwstr/>
      </vt:variant>
      <vt:variant>
        <vt:i4>4521989</vt:i4>
      </vt:variant>
      <vt:variant>
        <vt:i4>735</vt:i4>
      </vt:variant>
      <vt:variant>
        <vt:i4>0</vt:i4>
      </vt:variant>
      <vt:variant>
        <vt:i4>5</vt:i4>
      </vt:variant>
      <vt:variant>
        <vt:lpwstr>../Docs/R1-135618.zip</vt:lpwstr>
      </vt:variant>
      <vt:variant>
        <vt:lpwstr/>
      </vt:variant>
      <vt:variant>
        <vt:i4>5046275</vt:i4>
      </vt:variant>
      <vt:variant>
        <vt:i4>732</vt:i4>
      </vt:variant>
      <vt:variant>
        <vt:i4>0</vt:i4>
      </vt:variant>
      <vt:variant>
        <vt:i4>5</vt:i4>
      </vt:variant>
      <vt:variant>
        <vt:lpwstr>../Docs/R1-135991.zip</vt:lpwstr>
      </vt:variant>
      <vt:variant>
        <vt:lpwstr/>
      </vt:variant>
      <vt:variant>
        <vt:i4>4653071</vt:i4>
      </vt:variant>
      <vt:variant>
        <vt:i4>729</vt:i4>
      </vt:variant>
      <vt:variant>
        <vt:i4>0</vt:i4>
      </vt:variant>
      <vt:variant>
        <vt:i4>5</vt:i4>
      </vt:variant>
      <vt:variant>
        <vt:lpwstr>../Docs/R1-136004.zip</vt:lpwstr>
      </vt:variant>
      <vt:variant>
        <vt:lpwstr/>
      </vt:variant>
      <vt:variant>
        <vt:i4>4194313</vt:i4>
      </vt:variant>
      <vt:variant>
        <vt:i4>726</vt:i4>
      </vt:variant>
      <vt:variant>
        <vt:i4>0</vt:i4>
      </vt:variant>
      <vt:variant>
        <vt:i4>5</vt:i4>
      </vt:variant>
      <vt:variant>
        <vt:lpwstr>../Docs/R1-136072.zip</vt:lpwstr>
      </vt:variant>
      <vt:variant>
        <vt:lpwstr/>
      </vt:variant>
      <vt:variant>
        <vt:i4>4390913</vt:i4>
      </vt:variant>
      <vt:variant>
        <vt:i4>723</vt:i4>
      </vt:variant>
      <vt:variant>
        <vt:i4>0</vt:i4>
      </vt:variant>
      <vt:variant>
        <vt:i4>5</vt:i4>
      </vt:variant>
      <vt:variant>
        <vt:lpwstr>../Docs/R1-135872.zip</vt:lpwstr>
      </vt:variant>
      <vt:variant>
        <vt:lpwstr/>
      </vt:variant>
      <vt:variant>
        <vt:i4>4390918</vt:i4>
      </vt:variant>
      <vt:variant>
        <vt:i4>720</vt:i4>
      </vt:variant>
      <vt:variant>
        <vt:i4>0</vt:i4>
      </vt:variant>
      <vt:variant>
        <vt:i4>5</vt:i4>
      </vt:variant>
      <vt:variant>
        <vt:lpwstr>../Docs/R1-135974.zip</vt:lpwstr>
      </vt:variant>
      <vt:variant>
        <vt:lpwstr/>
      </vt:variant>
      <vt:variant>
        <vt:i4>4390913</vt:i4>
      </vt:variant>
      <vt:variant>
        <vt:i4>717</vt:i4>
      </vt:variant>
      <vt:variant>
        <vt:i4>0</vt:i4>
      </vt:variant>
      <vt:variant>
        <vt:i4>5</vt:i4>
      </vt:variant>
      <vt:variant>
        <vt:lpwstr>../Docs/R1-135872.zip</vt:lpwstr>
      </vt:variant>
      <vt:variant>
        <vt:lpwstr/>
      </vt:variant>
      <vt:variant>
        <vt:i4>4653057</vt:i4>
      </vt:variant>
      <vt:variant>
        <vt:i4>714</vt:i4>
      </vt:variant>
      <vt:variant>
        <vt:i4>0</vt:i4>
      </vt:variant>
      <vt:variant>
        <vt:i4>5</vt:i4>
      </vt:variant>
      <vt:variant>
        <vt:lpwstr>../Docs/R1-135832.zip</vt:lpwstr>
      </vt:variant>
      <vt:variant>
        <vt:lpwstr/>
      </vt:variant>
      <vt:variant>
        <vt:i4>4456463</vt:i4>
      </vt:variant>
      <vt:variant>
        <vt:i4>711</vt:i4>
      </vt:variant>
      <vt:variant>
        <vt:i4>0</vt:i4>
      </vt:variant>
      <vt:variant>
        <vt:i4>5</vt:i4>
      </vt:variant>
      <vt:variant>
        <vt:lpwstr>../Docs/R1-136034.zip</vt:lpwstr>
      </vt:variant>
      <vt:variant>
        <vt:lpwstr/>
      </vt:variant>
      <vt:variant>
        <vt:i4>4456450</vt:i4>
      </vt:variant>
      <vt:variant>
        <vt:i4>708</vt:i4>
      </vt:variant>
      <vt:variant>
        <vt:i4>0</vt:i4>
      </vt:variant>
      <vt:variant>
        <vt:i4>5</vt:i4>
      </vt:variant>
      <vt:variant>
        <vt:lpwstr>../Docs/R1-135009.zip</vt:lpwstr>
      </vt:variant>
      <vt:variant>
        <vt:lpwstr/>
      </vt:variant>
      <vt:variant>
        <vt:i4>4325386</vt:i4>
      </vt:variant>
      <vt:variant>
        <vt:i4>705</vt:i4>
      </vt:variant>
      <vt:variant>
        <vt:i4>0</vt:i4>
      </vt:variant>
      <vt:variant>
        <vt:i4>5</vt:i4>
      </vt:variant>
      <vt:variant>
        <vt:lpwstr>../Docs/R1-132819.zip</vt:lpwstr>
      </vt:variant>
      <vt:variant>
        <vt:lpwstr/>
      </vt:variant>
      <vt:variant>
        <vt:i4>4456451</vt:i4>
      </vt:variant>
      <vt:variant>
        <vt:i4>702</vt:i4>
      </vt:variant>
      <vt:variant>
        <vt:i4>0</vt:i4>
      </vt:variant>
      <vt:variant>
        <vt:i4>5</vt:i4>
      </vt:variant>
      <vt:variant>
        <vt:lpwstr>../Docs/R1-135008.zip</vt:lpwstr>
      </vt:variant>
      <vt:variant>
        <vt:lpwstr/>
      </vt:variant>
      <vt:variant>
        <vt:i4>4456460</vt:i4>
      </vt:variant>
      <vt:variant>
        <vt:i4>699</vt:i4>
      </vt:variant>
      <vt:variant>
        <vt:i4>0</vt:i4>
      </vt:variant>
      <vt:variant>
        <vt:i4>5</vt:i4>
      </vt:variant>
      <vt:variant>
        <vt:lpwstr>../Docs/R1-135007.zip</vt:lpwstr>
      </vt:variant>
      <vt:variant>
        <vt:lpwstr/>
      </vt:variant>
      <vt:variant>
        <vt:i4>4456462</vt:i4>
      </vt:variant>
      <vt:variant>
        <vt:i4>696</vt:i4>
      </vt:variant>
      <vt:variant>
        <vt:i4>0</vt:i4>
      </vt:variant>
      <vt:variant>
        <vt:i4>5</vt:i4>
      </vt:variant>
      <vt:variant>
        <vt:lpwstr>../Docs/R1-135005.zip</vt:lpwstr>
      </vt:variant>
      <vt:variant>
        <vt:lpwstr/>
      </vt:variant>
      <vt:variant>
        <vt:i4>4456461</vt:i4>
      </vt:variant>
      <vt:variant>
        <vt:i4>693</vt:i4>
      </vt:variant>
      <vt:variant>
        <vt:i4>0</vt:i4>
      </vt:variant>
      <vt:variant>
        <vt:i4>5</vt:i4>
      </vt:variant>
      <vt:variant>
        <vt:lpwstr>../Docs/R1-135006.zip</vt:lpwstr>
      </vt:variant>
      <vt:variant>
        <vt:lpwstr/>
      </vt:variant>
      <vt:variant>
        <vt:i4>4456456</vt:i4>
      </vt:variant>
      <vt:variant>
        <vt:i4>690</vt:i4>
      </vt:variant>
      <vt:variant>
        <vt:i4>0</vt:i4>
      </vt:variant>
      <vt:variant>
        <vt:i4>5</vt:i4>
      </vt:variant>
      <vt:variant>
        <vt:lpwstr>../Docs/R1-135003.zip</vt:lpwstr>
      </vt:variant>
      <vt:variant>
        <vt:lpwstr/>
      </vt:variant>
      <vt:variant>
        <vt:i4>4456463</vt:i4>
      </vt:variant>
      <vt:variant>
        <vt:i4>687</vt:i4>
      </vt:variant>
      <vt:variant>
        <vt:i4>0</vt:i4>
      </vt:variant>
      <vt:variant>
        <vt:i4>5</vt:i4>
      </vt:variant>
      <vt:variant>
        <vt:lpwstr>../Docs/R1-135004.zip</vt:lpwstr>
      </vt:variant>
      <vt:variant>
        <vt:lpwstr/>
      </vt:variant>
      <vt:variant>
        <vt:i4>4456457</vt:i4>
      </vt:variant>
      <vt:variant>
        <vt:i4>684</vt:i4>
      </vt:variant>
      <vt:variant>
        <vt:i4>0</vt:i4>
      </vt:variant>
      <vt:variant>
        <vt:i4>5</vt:i4>
      </vt:variant>
      <vt:variant>
        <vt:lpwstr>../Docs/R1-135002.zip</vt:lpwstr>
      </vt:variant>
      <vt:variant>
        <vt:lpwstr/>
      </vt:variant>
      <vt:variant>
        <vt:i4>4456458</vt:i4>
      </vt:variant>
      <vt:variant>
        <vt:i4>681</vt:i4>
      </vt:variant>
      <vt:variant>
        <vt:i4>0</vt:i4>
      </vt:variant>
      <vt:variant>
        <vt:i4>5</vt:i4>
      </vt:variant>
      <vt:variant>
        <vt:lpwstr>../Docs/R1-135001.zip</vt:lpwstr>
      </vt:variant>
      <vt:variant>
        <vt:lpwstr/>
      </vt:variant>
      <vt:variant>
        <vt:i4>4456459</vt:i4>
      </vt:variant>
      <vt:variant>
        <vt:i4>678</vt:i4>
      </vt:variant>
      <vt:variant>
        <vt:i4>0</vt:i4>
      </vt:variant>
      <vt:variant>
        <vt:i4>5</vt:i4>
      </vt:variant>
      <vt:variant>
        <vt:lpwstr>../Docs/R1-135000.zip</vt:lpwstr>
      </vt:variant>
      <vt:variant>
        <vt:lpwstr/>
      </vt:variant>
      <vt:variant>
        <vt:i4>7209064</vt:i4>
      </vt:variant>
      <vt:variant>
        <vt:i4>675</vt:i4>
      </vt:variant>
      <vt:variant>
        <vt:i4>0</vt:i4>
      </vt:variant>
      <vt:variant>
        <vt:i4>5</vt:i4>
      </vt:variant>
      <vt:variant>
        <vt:lpwstr>http://webapp.etsi.org/Ipr/</vt:lpwstr>
      </vt:variant>
      <vt:variant>
        <vt:lpwstr/>
      </vt:variant>
      <vt:variant>
        <vt:i4>2031664</vt:i4>
      </vt:variant>
      <vt:variant>
        <vt:i4>668</vt:i4>
      </vt:variant>
      <vt:variant>
        <vt:i4>0</vt:i4>
      </vt:variant>
      <vt:variant>
        <vt:i4>5</vt:i4>
      </vt:variant>
      <vt:variant>
        <vt:lpwstr/>
      </vt:variant>
      <vt:variant>
        <vt:lpwstr>_Toc372721392</vt:lpwstr>
      </vt:variant>
      <vt:variant>
        <vt:i4>2031664</vt:i4>
      </vt:variant>
      <vt:variant>
        <vt:i4>662</vt:i4>
      </vt:variant>
      <vt:variant>
        <vt:i4>0</vt:i4>
      </vt:variant>
      <vt:variant>
        <vt:i4>5</vt:i4>
      </vt:variant>
      <vt:variant>
        <vt:lpwstr/>
      </vt:variant>
      <vt:variant>
        <vt:lpwstr>_Toc372721391</vt:lpwstr>
      </vt:variant>
      <vt:variant>
        <vt:i4>2031664</vt:i4>
      </vt:variant>
      <vt:variant>
        <vt:i4>656</vt:i4>
      </vt:variant>
      <vt:variant>
        <vt:i4>0</vt:i4>
      </vt:variant>
      <vt:variant>
        <vt:i4>5</vt:i4>
      </vt:variant>
      <vt:variant>
        <vt:lpwstr/>
      </vt:variant>
      <vt:variant>
        <vt:lpwstr>_Toc372721390</vt:lpwstr>
      </vt:variant>
      <vt:variant>
        <vt:i4>1966128</vt:i4>
      </vt:variant>
      <vt:variant>
        <vt:i4>650</vt:i4>
      </vt:variant>
      <vt:variant>
        <vt:i4>0</vt:i4>
      </vt:variant>
      <vt:variant>
        <vt:i4>5</vt:i4>
      </vt:variant>
      <vt:variant>
        <vt:lpwstr/>
      </vt:variant>
      <vt:variant>
        <vt:lpwstr>_Toc372721389</vt:lpwstr>
      </vt:variant>
      <vt:variant>
        <vt:i4>1966128</vt:i4>
      </vt:variant>
      <vt:variant>
        <vt:i4>644</vt:i4>
      </vt:variant>
      <vt:variant>
        <vt:i4>0</vt:i4>
      </vt:variant>
      <vt:variant>
        <vt:i4>5</vt:i4>
      </vt:variant>
      <vt:variant>
        <vt:lpwstr/>
      </vt:variant>
      <vt:variant>
        <vt:lpwstr>_Toc372721388</vt:lpwstr>
      </vt:variant>
      <vt:variant>
        <vt:i4>1966128</vt:i4>
      </vt:variant>
      <vt:variant>
        <vt:i4>638</vt:i4>
      </vt:variant>
      <vt:variant>
        <vt:i4>0</vt:i4>
      </vt:variant>
      <vt:variant>
        <vt:i4>5</vt:i4>
      </vt:variant>
      <vt:variant>
        <vt:lpwstr/>
      </vt:variant>
      <vt:variant>
        <vt:lpwstr>_Toc372721387</vt:lpwstr>
      </vt:variant>
      <vt:variant>
        <vt:i4>1966128</vt:i4>
      </vt:variant>
      <vt:variant>
        <vt:i4>632</vt:i4>
      </vt:variant>
      <vt:variant>
        <vt:i4>0</vt:i4>
      </vt:variant>
      <vt:variant>
        <vt:i4>5</vt:i4>
      </vt:variant>
      <vt:variant>
        <vt:lpwstr/>
      </vt:variant>
      <vt:variant>
        <vt:lpwstr>_Toc372721386</vt:lpwstr>
      </vt:variant>
      <vt:variant>
        <vt:i4>1966128</vt:i4>
      </vt:variant>
      <vt:variant>
        <vt:i4>626</vt:i4>
      </vt:variant>
      <vt:variant>
        <vt:i4>0</vt:i4>
      </vt:variant>
      <vt:variant>
        <vt:i4>5</vt:i4>
      </vt:variant>
      <vt:variant>
        <vt:lpwstr/>
      </vt:variant>
      <vt:variant>
        <vt:lpwstr>_Toc372721385</vt:lpwstr>
      </vt:variant>
      <vt:variant>
        <vt:i4>1966128</vt:i4>
      </vt:variant>
      <vt:variant>
        <vt:i4>620</vt:i4>
      </vt:variant>
      <vt:variant>
        <vt:i4>0</vt:i4>
      </vt:variant>
      <vt:variant>
        <vt:i4>5</vt:i4>
      </vt:variant>
      <vt:variant>
        <vt:lpwstr/>
      </vt:variant>
      <vt:variant>
        <vt:lpwstr>_Toc372721384</vt:lpwstr>
      </vt:variant>
      <vt:variant>
        <vt:i4>1966128</vt:i4>
      </vt:variant>
      <vt:variant>
        <vt:i4>614</vt:i4>
      </vt:variant>
      <vt:variant>
        <vt:i4>0</vt:i4>
      </vt:variant>
      <vt:variant>
        <vt:i4>5</vt:i4>
      </vt:variant>
      <vt:variant>
        <vt:lpwstr/>
      </vt:variant>
      <vt:variant>
        <vt:lpwstr>_Toc372721383</vt:lpwstr>
      </vt:variant>
      <vt:variant>
        <vt:i4>1966128</vt:i4>
      </vt:variant>
      <vt:variant>
        <vt:i4>608</vt:i4>
      </vt:variant>
      <vt:variant>
        <vt:i4>0</vt:i4>
      </vt:variant>
      <vt:variant>
        <vt:i4>5</vt:i4>
      </vt:variant>
      <vt:variant>
        <vt:lpwstr/>
      </vt:variant>
      <vt:variant>
        <vt:lpwstr>_Toc372721382</vt:lpwstr>
      </vt:variant>
      <vt:variant>
        <vt:i4>1966128</vt:i4>
      </vt:variant>
      <vt:variant>
        <vt:i4>602</vt:i4>
      </vt:variant>
      <vt:variant>
        <vt:i4>0</vt:i4>
      </vt:variant>
      <vt:variant>
        <vt:i4>5</vt:i4>
      </vt:variant>
      <vt:variant>
        <vt:lpwstr/>
      </vt:variant>
      <vt:variant>
        <vt:lpwstr>_Toc372721381</vt:lpwstr>
      </vt:variant>
      <vt:variant>
        <vt:i4>1966128</vt:i4>
      </vt:variant>
      <vt:variant>
        <vt:i4>596</vt:i4>
      </vt:variant>
      <vt:variant>
        <vt:i4>0</vt:i4>
      </vt:variant>
      <vt:variant>
        <vt:i4>5</vt:i4>
      </vt:variant>
      <vt:variant>
        <vt:lpwstr/>
      </vt:variant>
      <vt:variant>
        <vt:lpwstr>_Toc372721380</vt:lpwstr>
      </vt:variant>
      <vt:variant>
        <vt:i4>1114160</vt:i4>
      </vt:variant>
      <vt:variant>
        <vt:i4>590</vt:i4>
      </vt:variant>
      <vt:variant>
        <vt:i4>0</vt:i4>
      </vt:variant>
      <vt:variant>
        <vt:i4>5</vt:i4>
      </vt:variant>
      <vt:variant>
        <vt:lpwstr/>
      </vt:variant>
      <vt:variant>
        <vt:lpwstr>_Toc372721379</vt:lpwstr>
      </vt:variant>
      <vt:variant>
        <vt:i4>1114160</vt:i4>
      </vt:variant>
      <vt:variant>
        <vt:i4>584</vt:i4>
      </vt:variant>
      <vt:variant>
        <vt:i4>0</vt:i4>
      </vt:variant>
      <vt:variant>
        <vt:i4>5</vt:i4>
      </vt:variant>
      <vt:variant>
        <vt:lpwstr/>
      </vt:variant>
      <vt:variant>
        <vt:lpwstr>_Toc372721378</vt:lpwstr>
      </vt:variant>
      <vt:variant>
        <vt:i4>1114160</vt:i4>
      </vt:variant>
      <vt:variant>
        <vt:i4>578</vt:i4>
      </vt:variant>
      <vt:variant>
        <vt:i4>0</vt:i4>
      </vt:variant>
      <vt:variant>
        <vt:i4>5</vt:i4>
      </vt:variant>
      <vt:variant>
        <vt:lpwstr/>
      </vt:variant>
      <vt:variant>
        <vt:lpwstr>_Toc372721377</vt:lpwstr>
      </vt:variant>
      <vt:variant>
        <vt:i4>1114160</vt:i4>
      </vt:variant>
      <vt:variant>
        <vt:i4>572</vt:i4>
      </vt:variant>
      <vt:variant>
        <vt:i4>0</vt:i4>
      </vt:variant>
      <vt:variant>
        <vt:i4>5</vt:i4>
      </vt:variant>
      <vt:variant>
        <vt:lpwstr/>
      </vt:variant>
      <vt:variant>
        <vt:lpwstr>_Toc372721376</vt:lpwstr>
      </vt:variant>
      <vt:variant>
        <vt:i4>1114160</vt:i4>
      </vt:variant>
      <vt:variant>
        <vt:i4>566</vt:i4>
      </vt:variant>
      <vt:variant>
        <vt:i4>0</vt:i4>
      </vt:variant>
      <vt:variant>
        <vt:i4>5</vt:i4>
      </vt:variant>
      <vt:variant>
        <vt:lpwstr/>
      </vt:variant>
      <vt:variant>
        <vt:lpwstr>_Toc372721375</vt:lpwstr>
      </vt:variant>
      <vt:variant>
        <vt:i4>1114160</vt:i4>
      </vt:variant>
      <vt:variant>
        <vt:i4>560</vt:i4>
      </vt:variant>
      <vt:variant>
        <vt:i4>0</vt:i4>
      </vt:variant>
      <vt:variant>
        <vt:i4>5</vt:i4>
      </vt:variant>
      <vt:variant>
        <vt:lpwstr/>
      </vt:variant>
      <vt:variant>
        <vt:lpwstr>_Toc372721374</vt:lpwstr>
      </vt:variant>
      <vt:variant>
        <vt:i4>1114160</vt:i4>
      </vt:variant>
      <vt:variant>
        <vt:i4>554</vt:i4>
      </vt:variant>
      <vt:variant>
        <vt:i4>0</vt:i4>
      </vt:variant>
      <vt:variant>
        <vt:i4>5</vt:i4>
      </vt:variant>
      <vt:variant>
        <vt:lpwstr/>
      </vt:variant>
      <vt:variant>
        <vt:lpwstr>_Toc372721373</vt:lpwstr>
      </vt:variant>
      <vt:variant>
        <vt:i4>1114160</vt:i4>
      </vt:variant>
      <vt:variant>
        <vt:i4>548</vt:i4>
      </vt:variant>
      <vt:variant>
        <vt:i4>0</vt:i4>
      </vt:variant>
      <vt:variant>
        <vt:i4>5</vt:i4>
      </vt:variant>
      <vt:variant>
        <vt:lpwstr/>
      </vt:variant>
      <vt:variant>
        <vt:lpwstr>_Toc372721372</vt:lpwstr>
      </vt:variant>
      <vt:variant>
        <vt:i4>1114160</vt:i4>
      </vt:variant>
      <vt:variant>
        <vt:i4>542</vt:i4>
      </vt:variant>
      <vt:variant>
        <vt:i4>0</vt:i4>
      </vt:variant>
      <vt:variant>
        <vt:i4>5</vt:i4>
      </vt:variant>
      <vt:variant>
        <vt:lpwstr/>
      </vt:variant>
      <vt:variant>
        <vt:lpwstr>_Toc372721371</vt:lpwstr>
      </vt:variant>
      <vt:variant>
        <vt:i4>1114160</vt:i4>
      </vt:variant>
      <vt:variant>
        <vt:i4>536</vt:i4>
      </vt:variant>
      <vt:variant>
        <vt:i4>0</vt:i4>
      </vt:variant>
      <vt:variant>
        <vt:i4>5</vt:i4>
      </vt:variant>
      <vt:variant>
        <vt:lpwstr/>
      </vt:variant>
      <vt:variant>
        <vt:lpwstr>_Toc372721370</vt:lpwstr>
      </vt:variant>
      <vt:variant>
        <vt:i4>1048624</vt:i4>
      </vt:variant>
      <vt:variant>
        <vt:i4>530</vt:i4>
      </vt:variant>
      <vt:variant>
        <vt:i4>0</vt:i4>
      </vt:variant>
      <vt:variant>
        <vt:i4>5</vt:i4>
      </vt:variant>
      <vt:variant>
        <vt:lpwstr/>
      </vt:variant>
      <vt:variant>
        <vt:lpwstr>_Toc372721369</vt:lpwstr>
      </vt:variant>
      <vt:variant>
        <vt:i4>1048624</vt:i4>
      </vt:variant>
      <vt:variant>
        <vt:i4>524</vt:i4>
      </vt:variant>
      <vt:variant>
        <vt:i4>0</vt:i4>
      </vt:variant>
      <vt:variant>
        <vt:i4>5</vt:i4>
      </vt:variant>
      <vt:variant>
        <vt:lpwstr/>
      </vt:variant>
      <vt:variant>
        <vt:lpwstr>_Toc372721368</vt:lpwstr>
      </vt:variant>
      <vt:variant>
        <vt:i4>1048624</vt:i4>
      </vt:variant>
      <vt:variant>
        <vt:i4>518</vt:i4>
      </vt:variant>
      <vt:variant>
        <vt:i4>0</vt:i4>
      </vt:variant>
      <vt:variant>
        <vt:i4>5</vt:i4>
      </vt:variant>
      <vt:variant>
        <vt:lpwstr/>
      </vt:variant>
      <vt:variant>
        <vt:lpwstr>_Toc372721367</vt:lpwstr>
      </vt:variant>
      <vt:variant>
        <vt:i4>1048624</vt:i4>
      </vt:variant>
      <vt:variant>
        <vt:i4>512</vt:i4>
      </vt:variant>
      <vt:variant>
        <vt:i4>0</vt:i4>
      </vt:variant>
      <vt:variant>
        <vt:i4>5</vt:i4>
      </vt:variant>
      <vt:variant>
        <vt:lpwstr/>
      </vt:variant>
      <vt:variant>
        <vt:lpwstr>_Toc372721366</vt:lpwstr>
      </vt:variant>
      <vt:variant>
        <vt:i4>1048624</vt:i4>
      </vt:variant>
      <vt:variant>
        <vt:i4>506</vt:i4>
      </vt:variant>
      <vt:variant>
        <vt:i4>0</vt:i4>
      </vt:variant>
      <vt:variant>
        <vt:i4>5</vt:i4>
      </vt:variant>
      <vt:variant>
        <vt:lpwstr/>
      </vt:variant>
      <vt:variant>
        <vt:lpwstr>_Toc372721365</vt:lpwstr>
      </vt:variant>
      <vt:variant>
        <vt:i4>1048624</vt:i4>
      </vt:variant>
      <vt:variant>
        <vt:i4>500</vt:i4>
      </vt:variant>
      <vt:variant>
        <vt:i4>0</vt:i4>
      </vt:variant>
      <vt:variant>
        <vt:i4>5</vt:i4>
      </vt:variant>
      <vt:variant>
        <vt:lpwstr/>
      </vt:variant>
      <vt:variant>
        <vt:lpwstr>_Toc372721364</vt:lpwstr>
      </vt:variant>
      <vt:variant>
        <vt:i4>1048624</vt:i4>
      </vt:variant>
      <vt:variant>
        <vt:i4>494</vt:i4>
      </vt:variant>
      <vt:variant>
        <vt:i4>0</vt:i4>
      </vt:variant>
      <vt:variant>
        <vt:i4>5</vt:i4>
      </vt:variant>
      <vt:variant>
        <vt:lpwstr/>
      </vt:variant>
      <vt:variant>
        <vt:lpwstr>_Toc372721363</vt:lpwstr>
      </vt:variant>
      <vt:variant>
        <vt:i4>1048624</vt:i4>
      </vt:variant>
      <vt:variant>
        <vt:i4>488</vt:i4>
      </vt:variant>
      <vt:variant>
        <vt:i4>0</vt:i4>
      </vt:variant>
      <vt:variant>
        <vt:i4>5</vt:i4>
      </vt:variant>
      <vt:variant>
        <vt:lpwstr/>
      </vt:variant>
      <vt:variant>
        <vt:lpwstr>_Toc372721362</vt:lpwstr>
      </vt:variant>
      <vt:variant>
        <vt:i4>1048624</vt:i4>
      </vt:variant>
      <vt:variant>
        <vt:i4>482</vt:i4>
      </vt:variant>
      <vt:variant>
        <vt:i4>0</vt:i4>
      </vt:variant>
      <vt:variant>
        <vt:i4>5</vt:i4>
      </vt:variant>
      <vt:variant>
        <vt:lpwstr/>
      </vt:variant>
      <vt:variant>
        <vt:lpwstr>_Toc372721361</vt:lpwstr>
      </vt:variant>
      <vt:variant>
        <vt:i4>1048624</vt:i4>
      </vt:variant>
      <vt:variant>
        <vt:i4>476</vt:i4>
      </vt:variant>
      <vt:variant>
        <vt:i4>0</vt:i4>
      </vt:variant>
      <vt:variant>
        <vt:i4>5</vt:i4>
      </vt:variant>
      <vt:variant>
        <vt:lpwstr/>
      </vt:variant>
      <vt:variant>
        <vt:lpwstr>_Toc372721360</vt:lpwstr>
      </vt:variant>
      <vt:variant>
        <vt:i4>1245232</vt:i4>
      </vt:variant>
      <vt:variant>
        <vt:i4>470</vt:i4>
      </vt:variant>
      <vt:variant>
        <vt:i4>0</vt:i4>
      </vt:variant>
      <vt:variant>
        <vt:i4>5</vt:i4>
      </vt:variant>
      <vt:variant>
        <vt:lpwstr/>
      </vt:variant>
      <vt:variant>
        <vt:lpwstr>_Toc372721359</vt:lpwstr>
      </vt:variant>
      <vt:variant>
        <vt:i4>1245232</vt:i4>
      </vt:variant>
      <vt:variant>
        <vt:i4>464</vt:i4>
      </vt:variant>
      <vt:variant>
        <vt:i4>0</vt:i4>
      </vt:variant>
      <vt:variant>
        <vt:i4>5</vt:i4>
      </vt:variant>
      <vt:variant>
        <vt:lpwstr/>
      </vt:variant>
      <vt:variant>
        <vt:lpwstr>_Toc372721358</vt:lpwstr>
      </vt:variant>
      <vt:variant>
        <vt:i4>1245232</vt:i4>
      </vt:variant>
      <vt:variant>
        <vt:i4>458</vt:i4>
      </vt:variant>
      <vt:variant>
        <vt:i4>0</vt:i4>
      </vt:variant>
      <vt:variant>
        <vt:i4>5</vt:i4>
      </vt:variant>
      <vt:variant>
        <vt:lpwstr/>
      </vt:variant>
      <vt:variant>
        <vt:lpwstr>_Toc372721357</vt:lpwstr>
      </vt:variant>
      <vt:variant>
        <vt:i4>1245232</vt:i4>
      </vt:variant>
      <vt:variant>
        <vt:i4>452</vt:i4>
      </vt:variant>
      <vt:variant>
        <vt:i4>0</vt:i4>
      </vt:variant>
      <vt:variant>
        <vt:i4>5</vt:i4>
      </vt:variant>
      <vt:variant>
        <vt:lpwstr/>
      </vt:variant>
      <vt:variant>
        <vt:lpwstr>_Toc372721356</vt:lpwstr>
      </vt:variant>
      <vt:variant>
        <vt:i4>1245232</vt:i4>
      </vt:variant>
      <vt:variant>
        <vt:i4>446</vt:i4>
      </vt:variant>
      <vt:variant>
        <vt:i4>0</vt:i4>
      </vt:variant>
      <vt:variant>
        <vt:i4>5</vt:i4>
      </vt:variant>
      <vt:variant>
        <vt:lpwstr/>
      </vt:variant>
      <vt:variant>
        <vt:lpwstr>_Toc372721355</vt:lpwstr>
      </vt:variant>
      <vt:variant>
        <vt:i4>1245232</vt:i4>
      </vt:variant>
      <vt:variant>
        <vt:i4>440</vt:i4>
      </vt:variant>
      <vt:variant>
        <vt:i4>0</vt:i4>
      </vt:variant>
      <vt:variant>
        <vt:i4>5</vt:i4>
      </vt:variant>
      <vt:variant>
        <vt:lpwstr/>
      </vt:variant>
      <vt:variant>
        <vt:lpwstr>_Toc372721354</vt:lpwstr>
      </vt:variant>
      <vt:variant>
        <vt:i4>1245232</vt:i4>
      </vt:variant>
      <vt:variant>
        <vt:i4>434</vt:i4>
      </vt:variant>
      <vt:variant>
        <vt:i4>0</vt:i4>
      </vt:variant>
      <vt:variant>
        <vt:i4>5</vt:i4>
      </vt:variant>
      <vt:variant>
        <vt:lpwstr/>
      </vt:variant>
      <vt:variant>
        <vt:lpwstr>_Toc372721353</vt:lpwstr>
      </vt:variant>
      <vt:variant>
        <vt:i4>1245232</vt:i4>
      </vt:variant>
      <vt:variant>
        <vt:i4>428</vt:i4>
      </vt:variant>
      <vt:variant>
        <vt:i4>0</vt:i4>
      </vt:variant>
      <vt:variant>
        <vt:i4>5</vt:i4>
      </vt:variant>
      <vt:variant>
        <vt:lpwstr/>
      </vt:variant>
      <vt:variant>
        <vt:lpwstr>_Toc372721352</vt:lpwstr>
      </vt:variant>
      <vt:variant>
        <vt:i4>1245232</vt:i4>
      </vt:variant>
      <vt:variant>
        <vt:i4>422</vt:i4>
      </vt:variant>
      <vt:variant>
        <vt:i4>0</vt:i4>
      </vt:variant>
      <vt:variant>
        <vt:i4>5</vt:i4>
      </vt:variant>
      <vt:variant>
        <vt:lpwstr/>
      </vt:variant>
      <vt:variant>
        <vt:lpwstr>_Toc372721351</vt:lpwstr>
      </vt:variant>
      <vt:variant>
        <vt:i4>1245232</vt:i4>
      </vt:variant>
      <vt:variant>
        <vt:i4>416</vt:i4>
      </vt:variant>
      <vt:variant>
        <vt:i4>0</vt:i4>
      </vt:variant>
      <vt:variant>
        <vt:i4>5</vt:i4>
      </vt:variant>
      <vt:variant>
        <vt:lpwstr/>
      </vt:variant>
      <vt:variant>
        <vt:lpwstr>_Toc372721350</vt:lpwstr>
      </vt:variant>
      <vt:variant>
        <vt:i4>1179696</vt:i4>
      </vt:variant>
      <vt:variant>
        <vt:i4>410</vt:i4>
      </vt:variant>
      <vt:variant>
        <vt:i4>0</vt:i4>
      </vt:variant>
      <vt:variant>
        <vt:i4>5</vt:i4>
      </vt:variant>
      <vt:variant>
        <vt:lpwstr/>
      </vt:variant>
      <vt:variant>
        <vt:lpwstr>_Toc372721349</vt:lpwstr>
      </vt:variant>
      <vt:variant>
        <vt:i4>1179696</vt:i4>
      </vt:variant>
      <vt:variant>
        <vt:i4>404</vt:i4>
      </vt:variant>
      <vt:variant>
        <vt:i4>0</vt:i4>
      </vt:variant>
      <vt:variant>
        <vt:i4>5</vt:i4>
      </vt:variant>
      <vt:variant>
        <vt:lpwstr/>
      </vt:variant>
      <vt:variant>
        <vt:lpwstr>_Toc372721348</vt:lpwstr>
      </vt:variant>
      <vt:variant>
        <vt:i4>1179696</vt:i4>
      </vt:variant>
      <vt:variant>
        <vt:i4>398</vt:i4>
      </vt:variant>
      <vt:variant>
        <vt:i4>0</vt:i4>
      </vt:variant>
      <vt:variant>
        <vt:i4>5</vt:i4>
      </vt:variant>
      <vt:variant>
        <vt:lpwstr/>
      </vt:variant>
      <vt:variant>
        <vt:lpwstr>_Toc372721347</vt:lpwstr>
      </vt:variant>
      <vt:variant>
        <vt:i4>1179696</vt:i4>
      </vt:variant>
      <vt:variant>
        <vt:i4>392</vt:i4>
      </vt:variant>
      <vt:variant>
        <vt:i4>0</vt:i4>
      </vt:variant>
      <vt:variant>
        <vt:i4>5</vt:i4>
      </vt:variant>
      <vt:variant>
        <vt:lpwstr/>
      </vt:variant>
      <vt:variant>
        <vt:lpwstr>_Toc372721346</vt:lpwstr>
      </vt:variant>
      <vt:variant>
        <vt:i4>1179696</vt:i4>
      </vt:variant>
      <vt:variant>
        <vt:i4>386</vt:i4>
      </vt:variant>
      <vt:variant>
        <vt:i4>0</vt:i4>
      </vt:variant>
      <vt:variant>
        <vt:i4>5</vt:i4>
      </vt:variant>
      <vt:variant>
        <vt:lpwstr/>
      </vt:variant>
      <vt:variant>
        <vt:lpwstr>_Toc372721345</vt:lpwstr>
      </vt:variant>
      <vt:variant>
        <vt:i4>1179696</vt:i4>
      </vt:variant>
      <vt:variant>
        <vt:i4>380</vt:i4>
      </vt:variant>
      <vt:variant>
        <vt:i4>0</vt:i4>
      </vt:variant>
      <vt:variant>
        <vt:i4>5</vt:i4>
      </vt:variant>
      <vt:variant>
        <vt:lpwstr/>
      </vt:variant>
      <vt:variant>
        <vt:lpwstr>_Toc372721344</vt:lpwstr>
      </vt:variant>
      <vt:variant>
        <vt:i4>1179696</vt:i4>
      </vt:variant>
      <vt:variant>
        <vt:i4>374</vt:i4>
      </vt:variant>
      <vt:variant>
        <vt:i4>0</vt:i4>
      </vt:variant>
      <vt:variant>
        <vt:i4>5</vt:i4>
      </vt:variant>
      <vt:variant>
        <vt:lpwstr/>
      </vt:variant>
      <vt:variant>
        <vt:lpwstr>_Toc372721343</vt:lpwstr>
      </vt:variant>
      <vt:variant>
        <vt:i4>1179696</vt:i4>
      </vt:variant>
      <vt:variant>
        <vt:i4>368</vt:i4>
      </vt:variant>
      <vt:variant>
        <vt:i4>0</vt:i4>
      </vt:variant>
      <vt:variant>
        <vt:i4>5</vt:i4>
      </vt:variant>
      <vt:variant>
        <vt:lpwstr/>
      </vt:variant>
      <vt:variant>
        <vt:lpwstr>_Toc372721342</vt:lpwstr>
      </vt:variant>
      <vt:variant>
        <vt:i4>1179696</vt:i4>
      </vt:variant>
      <vt:variant>
        <vt:i4>362</vt:i4>
      </vt:variant>
      <vt:variant>
        <vt:i4>0</vt:i4>
      </vt:variant>
      <vt:variant>
        <vt:i4>5</vt:i4>
      </vt:variant>
      <vt:variant>
        <vt:lpwstr/>
      </vt:variant>
      <vt:variant>
        <vt:lpwstr>_Toc372721341</vt:lpwstr>
      </vt:variant>
      <vt:variant>
        <vt:i4>1179696</vt:i4>
      </vt:variant>
      <vt:variant>
        <vt:i4>356</vt:i4>
      </vt:variant>
      <vt:variant>
        <vt:i4>0</vt:i4>
      </vt:variant>
      <vt:variant>
        <vt:i4>5</vt:i4>
      </vt:variant>
      <vt:variant>
        <vt:lpwstr/>
      </vt:variant>
      <vt:variant>
        <vt:lpwstr>_Toc372721340</vt:lpwstr>
      </vt:variant>
      <vt:variant>
        <vt:i4>1376304</vt:i4>
      </vt:variant>
      <vt:variant>
        <vt:i4>350</vt:i4>
      </vt:variant>
      <vt:variant>
        <vt:i4>0</vt:i4>
      </vt:variant>
      <vt:variant>
        <vt:i4>5</vt:i4>
      </vt:variant>
      <vt:variant>
        <vt:lpwstr/>
      </vt:variant>
      <vt:variant>
        <vt:lpwstr>_Toc372721339</vt:lpwstr>
      </vt:variant>
      <vt:variant>
        <vt:i4>1376304</vt:i4>
      </vt:variant>
      <vt:variant>
        <vt:i4>344</vt:i4>
      </vt:variant>
      <vt:variant>
        <vt:i4>0</vt:i4>
      </vt:variant>
      <vt:variant>
        <vt:i4>5</vt:i4>
      </vt:variant>
      <vt:variant>
        <vt:lpwstr/>
      </vt:variant>
      <vt:variant>
        <vt:lpwstr>_Toc372721338</vt:lpwstr>
      </vt:variant>
      <vt:variant>
        <vt:i4>1376304</vt:i4>
      </vt:variant>
      <vt:variant>
        <vt:i4>338</vt:i4>
      </vt:variant>
      <vt:variant>
        <vt:i4>0</vt:i4>
      </vt:variant>
      <vt:variant>
        <vt:i4>5</vt:i4>
      </vt:variant>
      <vt:variant>
        <vt:lpwstr/>
      </vt:variant>
      <vt:variant>
        <vt:lpwstr>_Toc372721337</vt:lpwstr>
      </vt:variant>
      <vt:variant>
        <vt:i4>1376304</vt:i4>
      </vt:variant>
      <vt:variant>
        <vt:i4>332</vt:i4>
      </vt:variant>
      <vt:variant>
        <vt:i4>0</vt:i4>
      </vt:variant>
      <vt:variant>
        <vt:i4>5</vt:i4>
      </vt:variant>
      <vt:variant>
        <vt:lpwstr/>
      </vt:variant>
      <vt:variant>
        <vt:lpwstr>_Toc372721336</vt:lpwstr>
      </vt:variant>
      <vt:variant>
        <vt:i4>1376304</vt:i4>
      </vt:variant>
      <vt:variant>
        <vt:i4>326</vt:i4>
      </vt:variant>
      <vt:variant>
        <vt:i4>0</vt:i4>
      </vt:variant>
      <vt:variant>
        <vt:i4>5</vt:i4>
      </vt:variant>
      <vt:variant>
        <vt:lpwstr/>
      </vt:variant>
      <vt:variant>
        <vt:lpwstr>_Toc372721335</vt:lpwstr>
      </vt:variant>
      <vt:variant>
        <vt:i4>1376304</vt:i4>
      </vt:variant>
      <vt:variant>
        <vt:i4>320</vt:i4>
      </vt:variant>
      <vt:variant>
        <vt:i4>0</vt:i4>
      </vt:variant>
      <vt:variant>
        <vt:i4>5</vt:i4>
      </vt:variant>
      <vt:variant>
        <vt:lpwstr/>
      </vt:variant>
      <vt:variant>
        <vt:lpwstr>_Toc372721334</vt:lpwstr>
      </vt:variant>
      <vt:variant>
        <vt:i4>1376304</vt:i4>
      </vt:variant>
      <vt:variant>
        <vt:i4>314</vt:i4>
      </vt:variant>
      <vt:variant>
        <vt:i4>0</vt:i4>
      </vt:variant>
      <vt:variant>
        <vt:i4>5</vt:i4>
      </vt:variant>
      <vt:variant>
        <vt:lpwstr/>
      </vt:variant>
      <vt:variant>
        <vt:lpwstr>_Toc372721333</vt:lpwstr>
      </vt:variant>
      <vt:variant>
        <vt:i4>1376304</vt:i4>
      </vt:variant>
      <vt:variant>
        <vt:i4>308</vt:i4>
      </vt:variant>
      <vt:variant>
        <vt:i4>0</vt:i4>
      </vt:variant>
      <vt:variant>
        <vt:i4>5</vt:i4>
      </vt:variant>
      <vt:variant>
        <vt:lpwstr/>
      </vt:variant>
      <vt:variant>
        <vt:lpwstr>_Toc372721332</vt:lpwstr>
      </vt:variant>
      <vt:variant>
        <vt:i4>1376304</vt:i4>
      </vt:variant>
      <vt:variant>
        <vt:i4>302</vt:i4>
      </vt:variant>
      <vt:variant>
        <vt:i4>0</vt:i4>
      </vt:variant>
      <vt:variant>
        <vt:i4>5</vt:i4>
      </vt:variant>
      <vt:variant>
        <vt:lpwstr/>
      </vt:variant>
      <vt:variant>
        <vt:lpwstr>_Toc372721331</vt:lpwstr>
      </vt:variant>
      <vt:variant>
        <vt:i4>1376304</vt:i4>
      </vt:variant>
      <vt:variant>
        <vt:i4>296</vt:i4>
      </vt:variant>
      <vt:variant>
        <vt:i4>0</vt:i4>
      </vt:variant>
      <vt:variant>
        <vt:i4>5</vt:i4>
      </vt:variant>
      <vt:variant>
        <vt:lpwstr/>
      </vt:variant>
      <vt:variant>
        <vt:lpwstr>_Toc372721330</vt:lpwstr>
      </vt:variant>
      <vt:variant>
        <vt:i4>1310768</vt:i4>
      </vt:variant>
      <vt:variant>
        <vt:i4>290</vt:i4>
      </vt:variant>
      <vt:variant>
        <vt:i4>0</vt:i4>
      </vt:variant>
      <vt:variant>
        <vt:i4>5</vt:i4>
      </vt:variant>
      <vt:variant>
        <vt:lpwstr/>
      </vt:variant>
      <vt:variant>
        <vt:lpwstr>_Toc372721329</vt:lpwstr>
      </vt:variant>
      <vt:variant>
        <vt:i4>1310768</vt:i4>
      </vt:variant>
      <vt:variant>
        <vt:i4>284</vt:i4>
      </vt:variant>
      <vt:variant>
        <vt:i4>0</vt:i4>
      </vt:variant>
      <vt:variant>
        <vt:i4>5</vt:i4>
      </vt:variant>
      <vt:variant>
        <vt:lpwstr/>
      </vt:variant>
      <vt:variant>
        <vt:lpwstr>_Toc372721328</vt:lpwstr>
      </vt:variant>
      <vt:variant>
        <vt:i4>1310768</vt:i4>
      </vt:variant>
      <vt:variant>
        <vt:i4>278</vt:i4>
      </vt:variant>
      <vt:variant>
        <vt:i4>0</vt:i4>
      </vt:variant>
      <vt:variant>
        <vt:i4>5</vt:i4>
      </vt:variant>
      <vt:variant>
        <vt:lpwstr/>
      </vt:variant>
      <vt:variant>
        <vt:lpwstr>_Toc372721327</vt:lpwstr>
      </vt:variant>
      <vt:variant>
        <vt:i4>1310768</vt:i4>
      </vt:variant>
      <vt:variant>
        <vt:i4>272</vt:i4>
      </vt:variant>
      <vt:variant>
        <vt:i4>0</vt:i4>
      </vt:variant>
      <vt:variant>
        <vt:i4>5</vt:i4>
      </vt:variant>
      <vt:variant>
        <vt:lpwstr/>
      </vt:variant>
      <vt:variant>
        <vt:lpwstr>_Toc372721326</vt:lpwstr>
      </vt:variant>
      <vt:variant>
        <vt:i4>1310768</vt:i4>
      </vt:variant>
      <vt:variant>
        <vt:i4>266</vt:i4>
      </vt:variant>
      <vt:variant>
        <vt:i4>0</vt:i4>
      </vt:variant>
      <vt:variant>
        <vt:i4>5</vt:i4>
      </vt:variant>
      <vt:variant>
        <vt:lpwstr/>
      </vt:variant>
      <vt:variant>
        <vt:lpwstr>_Toc372721325</vt:lpwstr>
      </vt:variant>
      <vt:variant>
        <vt:i4>1310768</vt:i4>
      </vt:variant>
      <vt:variant>
        <vt:i4>260</vt:i4>
      </vt:variant>
      <vt:variant>
        <vt:i4>0</vt:i4>
      </vt:variant>
      <vt:variant>
        <vt:i4>5</vt:i4>
      </vt:variant>
      <vt:variant>
        <vt:lpwstr/>
      </vt:variant>
      <vt:variant>
        <vt:lpwstr>_Toc372721324</vt:lpwstr>
      </vt:variant>
      <vt:variant>
        <vt:i4>1310768</vt:i4>
      </vt:variant>
      <vt:variant>
        <vt:i4>254</vt:i4>
      </vt:variant>
      <vt:variant>
        <vt:i4>0</vt:i4>
      </vt:variant>
      <vt:variant>
        <vt:i4>5</vt:i4>
      </vt:variant>
      <vt:variant>
        <vt:lpwstr/>
      </vt:variant>
      <vt:variant>
        <vt:lpwstr>_Toc372721323</vt:lpwstr>
      </vt:variant>
      <vt:variant>
        <vt:i4>1310768</vt:i4>
      </vt:variant>
      <vt:variant>
        <vt:i4>248</vt:i4>
      </vt:variant>
      <vt:variant>
        <vt:i4>0</vt:i4>
      </vt:variant>
      <vt:variant>
        <vt:i4>5</vt:i4>
      </vt:variant>
      <vt:variant>
        <vt:lpwstr/>
      </vt:variant>
      <vt:variant>
        <vt:lpwstr>_Toc372721322</vt:lpwstr>
      </vt:variant>
      <vt:variant>
        <vt:i4>1310768</vt:i4>
      </vt:variant>
      <vt:variant>
        <vt:i4>242</vt:i4>
      </vt:variant>
      <vt:variant>
        <vt:i4>0</vt:i4>
      </vt:variant>
      <vt:variant>
        <vt:i4>5</vt:i4>
      </vt:variant>
      <vt:variant>
        <vt:lpwstr/>
      </vt:variant>
      <vt:variant>
        <vt:lpwstr>_Toc372721321</vt:lpwstr>
      </vt:variant>
      <vt:variant>
        <vt:i4>1310768</vt:i4>
      </vt:variant>
      <vt:variant>
        <vt:i4>236</vt:i4>
      </vt:variant>
      <vt:variant>
        <vt:i4>0</vt:i4>
      </vt:variant>
      <vt:variant>
        <vt:i4>5</vt:i4>
      </vt:variant>
      <vt:variant>
        <vt:lpwstr/>
      </vt:variant>
      <vt:variant>
        <vt:lpwstr>_Toc372721320</vt:lpwstr>
      </vt:variant>
      <vt:variant>
        <vt:i4>1507376</vt:i4>
      </vt:variant>
      <vt:variant>
        <vt:i4>230</vt:i4>
      </vt:variant>
      <vt:variant>
        <vt:i4>0</vt:i4>
      </vt:variant>
      <vt:variant>
        <vt:i4>5</vt:i4>
      </vt:variant>
      <vt:variant>
        <vt:lpwstr/>
      </vt:variant>
      <vt:variant>
        <vt:lpwstr>_Toc372721319</vt:lpwstr>
      </vt:variant>
      <vt:variant>
        <vt:i4>1507376</vt:i4>
      </vt:variant>
      <vt:variant>
        <vt:i4>224</vt:i4>
      </vt:variant>
      <vt:variant>
        <vt:i4>0</vt:i4>
      </vt:variant>
      <vt:variant>
        <vt:i4>5</vt:i4>
      </vt:variant>
      <vt:variant>
        <vt:lpwstr/>
      </vt:variant>
      <vt:variant>
        <vt:lpwstr>_Toc372721318</vt:lpwstr>
      </vt:variant>
      <vt:variant>
        <vt:i4>1507376</vt:i4>
      </vt:variant>
      <vt:variant>
        <vt:i4>218</vt:i4>
      </vt:variant>
      <vt:variant>
        <vt:i4>0</vt:i4>
      </vt:variant>
      <vt:variant>
        <vt:i4>5</vt:i4>
      </vt:variant>
      <vt:variant>
        <vt:lpwstr/>
      </vt:variant>
      <vt:variant>
        <vt:lpwstr>_Toc372721317</vt:lpwstr>
      </vt:variant>
      <vt:variant>
        <vt:i4>1507376</vt:i4>
      </vt:variant>
      <vt:variant>
        <vt:i4>212</vt:i4>
      </vt:variant>
      <vt:variant>
        <vt:i4>0</vt:i4>
      </vt:variant>
      <vt:variant>
        <vt:i4>5</vt:i4>
      </vt:variant>
      <vt:variant>
        <vt:lpwstr/>
      </vt:variant>
      <vt:variant>
        <vt:lpwstr>_Toc372721316</vt:lpwstr>
      </vt:variant>
      <vt:variant>
        <vt:i4>1507376</vt:i4>
      </vt:variant>
      <vt:variant>
        <vt:i4>206</vt:i4>
      </vt:variant>
      <vt:variant>
        <vt:i4>0</vt:i4>
      </vt:variant>
      <vt:variant>
        <vt:i4>5</vt:i4>
      </vt:variant>
      <vt:variant>
        <vt:lpwstr/>
      </vt:variant>
      <vt:variant>
        <vt:lpwstr>_Toc372721315</vt:lpwstr>
      </vt:variant>
      <vt:variant>
        <vt:i4>1507376</vt:i4>
      </vt:variant>
      <vt:variant>
        <vt:i4>200</vt:i4>
      </vt:variant>
      <vt:variant>
        <vt:i4>0</vt:i4>
      </vt:variant>
      <vt:variant>
        <vt:i4>5</vt:i4>
      </vt:variant>
      <vt:variant>
        <vt:lpwstr/>
      </vt:variant>
      <vt:variant>
        <vt:lpwstr>_Toc372721314</vt:lpwstr>
      </vt:variant>
      <vt:variant>
        <vt:i4>1507376</vt:i4>
      </vt:variant>
      <vt:variant>
        <vt:i4>194</vt:i4>
      </vt:variant>
      <vt:variant>
        <vt:i4>0</vt:i4>
      </vt:variant>
      <vt:variant>
        <vt:i4>5</vt:i4>
      </vt:variant>
      <vt:variant>
        <vt:lpwstr/>
      </vt:variant>
      <vt:variant>
        <vt:lpwstr>_Toc372721313</vt:lpwstr>
      </vt:variant>
      <vt:variant>
        <vt:i4>1507376</vt:i4>
      </vt:variant>
      <vt:variant>
        <vt:i4>188</vt:i4>
      </vt:variant>
      <vt:variant>
        <vt:i4>0</vt:i4>
      </vt:variant>
      <vt:variant>
        <vt:i4>5</vt:i4>
      </vt:variant>
      <vt:variant>
        <vt:lpwstr/>
      </vt:variant>
      <vt:variant>
        <vt:lpwstr>_Toc372721312</vt:lpwstr>
      </vt:variant>
      <vt:variant>
        <vt:i4>1507376</vt:i4>
      </vt:variant>
      <vt:variant>
        <vt:i4>182</vt:i4>
      </vt:variant>
      <vt:variant>
        <vt:i4>0</vt:i4>
      </vt:variant>
      <vt:variant>
        <vt:i4>5</vt:i4>
      </vt:variant>
      <vt:variant>
        <vt:lpwstr/>
      </vt:variant>
      <vt:variant>
        <vt:lpwstr>_Toc372721311</vt:lpwstr>
      </vt:variant>
      <vt:variant>
        <vt:i4>1507376</vt:i4>
      </vt:variant>
      <vt:variant>
        <vt:i4>176</vt:i4>
      </vt:variant>
      <vt:variant>
        <vt:i4>0</vt:i4>
      </vt:variant>
      <vt:variant>
        <vt:i4>5</vt:i4>
      </vt:variant>
      <vt:variant>
        <vt:lpwstr/>
      </vt:variant>
      <vt:variant>
        <vt:lpwstr>_Toc372721310</vt:lpwstr>
      </vt:variant>
      <vt:variant>
        <vt:i4>1441840</vt:i4>
      </vt:variant>
      <vt:variant>
        <vt:i4>170</vt:i4>
      </vt:variant>
      <vt:variant>
        <vt:i4>0</vt:i4>
      </vt:variant>
      <vt:variant>
        <vt:i4>5</vt:i4>
      </vt:variant>
      <vt:variant>
        <vt:lpwstr/>
      </vt:variant>
      <vt:variant>
        <vt:lpwstr>_Toc372721309</vt:lpwstr>
      </vt:variant>
      <vt:variant>
        <vt:i4>1441840</vt:i4>
      </vt:variant>
      <vt:variant>
        <vt:i4>164</vt:i4>
      </vt:variant>
      <vt:variant>
        <vt:i4>0</vt:i4>
      </vt:variant>
      <vt:variant>
        <vt:i4>5</vt:i4>
      </vt:variant>
      <vt:variant>
        <vt:lpwstr/>
      </vt:variant>
      <vt:variant>
        <vt:lpwstr>_Toc372721308</vt:lpwstr>
      </vt:variant>
      <vt:variant>
        <vt:i4>1441840</vt:i4>
      </vt:variant>
      <vt:variant>
        <vt:i4>158</vt:i4>
      </vt:variant>
      <vt:variant>
        <vt:i4>0</vt:i4>
      </vt:variant>
      <vt:variant>
        <vt:i4>5</vt:i4>
      </vt:variant>
      <vt:variant>
        <vt:lpwstr/>
      </vt:variant>
      <vt:variant>
        <vt:lpwstr>_Toc372721307</vt:lpwstr>
      </vt:variant>
      <vt:variant>
        <vt:i4>1441840</vt:i4>
      </vt:variant>
      <vt:variant>
        <vt:i4>152</vt:i4>
      </vt:variant>
      <vt:variant>
        <vt:i4>0</vt:i4>
      </vt:variant>
      <vt:variant>
        <vt:i4>5</vt:i4>
      </vt:variant>
      <vt:variant>
        <vt:lpwstr/>
      </vt:variant>
      <vt:variant>
        <vt:lpwstr>_Toc372721306</vt:lpwstr>
      </vt:variant>
      <vt:variant>
        <vt:i4>1441840</vt:i4>
      </vt:variant>
      <vt:variant>
        <vt:i4>146</vt:i4>
      </vt:variant>
      <vt:variant>
        <vt:i4>0</vt:i4>
      </vt:variant>
      <vt:variant>
        <vt:i4>5</vt:i4>
      </vt:variant>
      <vt:variant>
        <vt:lpwstr/>
      </vt:variant>
      <vt:variant>
        <vt:lpwstr>_Toc372721305</vt:lpwstr>
      </vt:variant>
      <vt:variant>
        <vt:i4>1441840</vt:i4>
      </vt:variant>
      <vt:variant>
        <vt:i4>140</vt:i4>
      </vt:variant>
      <vt:variant>
        <vt:i4>0</vt:i4>
      </vt:variant>
      <vt:variant>
        <vt:i4>5</vt:i4>
      </vt:variant>
      <vt:variant>
        <vt:lpwstr/>
      </vt:variant>
      <vt:variant>
        <vt:lpwstr>_Toc372721304</vt:lpwstr>
      </vt:variant>
      <vt:variant>
        <vt:i4>1441840</vt:i4>
      </vt:variant>
      <vt:variant>
        <vt:i4>134</vt:i4>
      </vt:variant>
      <vt:variant>
        <vt:i4>0</vt:i4>
      </vt:variant>
      <vt:variant>
        <vt:i4>5</vt:i4>
      </vt:variant>
      <vt:variant>
        <vt:lpwstr/>
      </vt:variant>
      <vt:variant>
        <vt:lpwstr>_Toc372721303</vt:lpwstr>
      </vt:variant>
      <vt:variant>
        <vt:i4>1441840</vt:i4>
      </vt:variant>
      <vt:variant>
        <vt:i4>128</vt:i4>
      </vt:variant>
      <vt:variant>
        <vt:i4>0</vt:i4>
      </vt:variant>
      <vt:variant>
        <vt:i4>5</vt:i4>
      </vt:variant>
      <vt:variant>
        <vt:lpwstr/>
      </vt:variant>
      <vt:variant>
        <vt:lpwstr>_Toc372721302</vt:lpwstr>
      </vt:variant>
      <vt:variant>
        <vt:i4>1441840</vt:i4>
      </vt:variant>
      <vt:variant>
        <vt:i4>122</vt:i4>
      </vt:variant>
      <vt:variant>
        <vt:i4>0</vt:i4>
      </vt:variant>
      <vt:variant>
        <vt:i4>5</vt:i4>
      </vt:variant>
      <vt:variant>
        <vt:lpwstr/>
      </vt:variant>
      <vt:variant>
        <vt:lpwstr>_Toc372721301</vt:lpwstr>
      </vt:variant>
      <vt:variant>
        <vt:i4>1441840</vt:i4>
      </vt:variant>
      <vt:variant>
        <vt:i4>116</vt:i4>
      </vt:variant>
      <vt:variant>
        <vt:i4>0</vt:i4>
      </vt:variant>
      <vt:variant>
        <vt:i4>5</vt:i4>
      </vt:variant>
      <vt:variant>
        <vt:lpwstr/>
      </vt:variant>
      <vt:variant>
        <vt:lpwstr>_Toc372721300</vt:lpwstr>
      </vt:variant>
      <vt:variant>
        <vt:i4>2031665</vt:i4>
      </vt:variant>
      <vt:variant>
        <vt:i4>110</vt:i4>
      </vt:variant>
      <vt:variant>
        <vt:i4>0</vt:i4>
      </vt:variant>
      <vt:variant>
        <vt:i4>5</vt:i4>
      </vt:variant>
      <vt:variant>
        <vt:lpwstr/>
      </vt:variant>
      <vt:variant>
        <vt:lpwstr>_Toc372721299</vt:lpwstr>
      </vt:variant>
      <vt:variant>
        <vt:i4>2031665</vt:i4>
      </vt:variant>
      <vt:variant>
        <vt:i4>104</vt:i4>
      </vt:variant>
      <vt:variant>
        <vt:i4>0</vt:i4>
      </vt:variant>
      <vt:variant>
        <vt:i4>5</vt:i4>
      </vt:variant>
      <vt:variant>
        <vt:lpwstr/>
      </vt:variant>
      <vt:variant>
        <vt:lpwstr>_Toc372721298</vt:lpwstr>
      </vt:variant>
      <vt:variant>
        <vt:i4>2031665</vt:i4>
      </vt:variant>
      <vt:variant>
        <vt:i4>98</vt:i4>
      </vt:variant>
      <vt:variant>
        <vt:i4>0</vt:i4>
      </vt:variant>
      <vt:variant>
        <vt:i4>5</vt:i4>
      </vt:variant>
      <vt:variant>
        <vt:lpwstr/>
      </vt:variant>
      <vt:variant>
        <vt:lpwstr>_Toc372721297</vt:lpwstr>
      </vt:variant>
      <vt:variant>
        <vt:i4>2031665</vt:i4>
      </vt:variant>
      <vt:variant>
        <vt:i4>92</vt:i4>
      </vt:variant>
      <vt:variant>
        <vt:i4>0</vt:i4>
      </vt:variant>
      <vt:variant>
        <vt:i4>5</vt:i4>
      </vt:variant>
      <vt:variant>
        <vt:lpwstr/>
      </vt:variant>
      <vt:variant>
        <vt:lpwstr>_Toc372721296</vt:lpwstr>
      </vt:variant>
      <vt:variant>
        <vt:i4>2031665</vt:i4>
      </vt:variant>
      <vt:variant>
        <vt:i4>86</vt:i4>
      </vt:variant>
      <vt:variant>
        <vt:i4>0</vt:i4>
      </vt:variant>
      <vt:variant>
        <vt:i4>5</vt:i4>
      </vt:variant>
      <vt:variant>
        <vt:lpwstr/>
      </vt:variant>
      <vt:variant>
        <vt:lpwstr>_Toc372721295</vt:lpwstr>
      </vt:variant>
      <vt:variant>
        <vt:i4>2031665</vt:i4>
      </vt:variant>
      <vt:variant>
        <vt:i4>80</vt:i4>
      </vt:variant>
      <vt:variant>
        <vt:i4>0</vt:i4>
      </vt:variant>
      <vt:variant>
        <vt:i4>5</vt:i4>
      </vt:variant>
      <vt:variant>
        <vt:lpwstr/>
      </vt:variant>
      <vt:variant>
        <vt:lpwstr>_Toc372721294</vt:lpwstr>
      </vt:variant>
      <vt:variant>
        <vt:i4>2031665</vt:i4>
      </vt:variant>
      <vt:variant>
        <vt:i4>74</vt:i4>
      </vt:variant>
      <vt:variant>
        <vt:i4>0</vt:i4>
      </vt:variant>
      <vt:variant>
        <vt:i4>5</vt:i4>
      </vt:variant>
      <vt:variant>
        <vt:lpwstr/>
      </vt:variant>
      <vt:variant>
        <vt:lpwstr>_Toc372721293</vt:lpwstr>
      </vt:variant>
      <vt:variant>
        <vt:i4>2031665</vt:i4>
      </vt:variant>
      <vt:variant>
        <vt:i4>68</vt:i4>
      </vt:variant>
      <vt:variant>
        <vt:i4>0</vt:i4>
      </vt:variant>
      <vt:variant>
        <vt:i4>5</vt:i4>
      </vt:variant>
      <vt:variant>
        <vt:lpwstr/>
      </vt:variant>
      <vt:variant>
        <vt:lpwstr>_Toc372721292</vt:lpwstr>
      </vt:variant>
      <vt:variant>
        <vt:i4>2031665</vt:i4>
      </vt:variant>
      <vt:variant>
        <vt:i4>62</vt:i4>
      </vt:variant>
      <vt:variant>
        <vt:i4>0</vt:i4>
      </vt:variant>
      <vt:variant>
        <vt:i4>5</vt:i4>
      </vt:variant>
      <vt:variant>
        <vt:lpwstr/>
      </vt:variant>
      <vt:variant>
        <vt:lpwstr>_Toc372721291</vt:lpwstr>
      </vt:variant>
      <vt:variant>
        <vt:i4>2031665</vt:i4>
      </vt:variant>
      <vt:variant>
        <vt:i4>56</vt:i4>
      </vt:variant>
      <vt:variant>
        <vt:i4>0</vt:i4>
      </vt:variant>
      <vt:variant>
        <vt:i4>5</vt:i4>
      </vt:variant>
      <vt:variant>
        <vt:lpwstr/>
      </vt:variant>
      <vt:variant>
        <vt:lpwstr>_Toc372721290</vt:lpwstr>
      </vt:variant>
      <vt:variant>
        <vt:i4>1966129</vt:i4>
      </vt:variant>
      <vt:variant>
        <vt:i4>50</vt:i4>
      </vt:variant>
      <vt:variant>
        <vt:i4>0</vt:i4>
      </vt:variant>
      <vt:variant>
        <vt:i4>5</vt:i4>
      </vt:variant>
      <vt:variant>
        <vt:lpwstr/>
      </vt:variant>
      <vt:variant>
        <vt:lpwstr>_Toc372721289</vt:lpwstr>
      </vt:variant>
      <vt:variant>
        <vt:i4>1966129</vt:i4>
      </vt:variant>
      <vt:variant>
        <vt:i4>44</vt:i4>
      </vt:variant>
      <vt:variant>
        <vt:i4>0</vt:i4>
      </vt:variant>
      <vt:variant>
        <vt:i4>5</vt:i4>
      </vt:variant>
      <vt:variant>
        <vt:lpwstr/>
      </vt:variant>
      <vt:variant>
        <vt:lpwstr>_Toc372721288</vt:lpwstr>
      </vt:variant>
      <vt:variant>
        <vt:i4>1966129</vt:i4>
      </vt:variant>
      <vt:variant>
        <vt:i4>38</vt:i4>
      </vt:variant>
      <vt:variant>
        <vt:i4>0</vt:i4>
      </vt:variant>
      <vt:variant>
        <vt:i4>5</vt:i4>
      </vt:variant>
      <vt:variant>
        <vt:lpwstr/>
      </vt:variant>
      <vt:variant>
        <vt:lpwstr>_Toc372721287</vt:lpwstr>
      </vt:variant>
      <vt:variant>
        <vt:i4>1966129</vt:i4>
      </vt:variant>
      <vt:variant>
        <vt:i4>32</vt:i4>
      </vt:variant>
      <vt:variant>
        <vt:i4>0</vt:i4>
      </vt:variant>
      <vt:variant>
        <vt:i4>5</vt:i4>
      </vt:variant>
      <vt:variant>
        <vt:lpwstr/>
      </vt:variant>
      <vt:variant>
        <vt:lpwstr>_Toc372721286</vt:lpwstr>
      </vt:variant>
      <vt:variant>
        <vt:i4>1966129</vt:i4>
      </vt:variant>
      <vt:variant>
        <vt:i4>26</vt:i4>
      </vt:variant>
      <vt:variant>
        <vt:i4>0</vt:i4>
      </vt:variant>
      <vt:variant>
        <vt:i4>5</vt:i4>
      </vt:variant>
      <vt:variant>
        <vt:lpwstr/>
      </vt:variant>
      <vt:variant>
        <vt:lpwstr>_Toc372721285</vt:lpwstr>
      </vt:variant>
      <vt:variant>
        <vt:i4>1966129</vt:i4>
      </vt:variant>
      <vt:variant>
        <vt:i4>20</vt:i4>
      </vt:variant>
      <vt:variant>
        <vt:i4>0</vt:i4>
      </vt:variant>
      <vt:variant>
        <vt:i4>5</vt:i4>
      </vt:variant>
      <vt:variant>
        <vt:lpwstr/>
      </vt:variant>
      <vt:variant>
        <vt:lpwstr>_Toc372721284</vt:lpwstr>
      </vt:variant>
      <vt:variant>
        <vt:i4>1966129</vt:i4>
      </vt:variant>
      <vt:variant>
        <vt:i4>14</vt:i4>
      </vt:variant>
      <vt:variant>
        <vt:i4>0</vt:i4>
      </vt:variant>
      <vt:variant>
        <vt:i4>5</vt:i4>
      </vt:variant>
      <vt:variant>
        <vt:lpwstr/>
      </vt:variant>
      <vt:variant>
        <vt:lpwstr>_Toc372721283</vt:lpwstr>
      </vt:variant>
      <vt:variant>
        <vt:i4>1966129</vt:i4>
      </vt:variant>
      <vt:variant>
        <vt:i4>8</vt:i4>
      </vt:variant>
      <vt:variant>
        <vt:i4>0</vt:i4>
      </vt:variant>
      <vt:variant>
        <vt:i4>5</vt:i4>
      </vt:variant>
      <vt:variant>
        <vt:lpwstr/>
      </vt:variant>
      <vt:variant>
        <vt:lpwstr>_Toc372721282</vt:lpwstr>
      </vt:variant>
      <vt:variant>
        <vt:i4>1966129</vt:i4>
      </vt:variant>
      <vt:variant>
        <vt:i4>2</vt:i4>
      </vt:variant>
      <vt:variant>
        <vt:i4>0</vt:i4>
      </vt:variant>
      <vt:variant>
        <vt:i4>5</vt:i4>
      </vt:variant>
      <vt:variant>
        <vt:lpwstr/>
      </vt:variant>
      <vt:variant>
        <vt:lpwstr>_Toc372721281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RAN1#90bis</dc:title>
  <dc:subject>Minutes report</dc:subject>
  <dc:creator>Patrick.Merias@etsi.org</dc:creator>
  <cp:keywords/>
  <dc:description/>
  <cp:lastModifiedBy>MCC: CR4498</cp:lastModifiedBy>
  <cp:revision>23</cp:revision>
  <cp:lastPrinted>2013-03-13T09:59:00Z</cp:lastPrinted>
  <dcterms:created xsi:type="dcterms:W3CDTF">2024-05-28T18:08:00Z</dcterms:created>
  <dcterms:modified xsi:type="dcterms:W3CDTF">2024-08-01T10:02:00Z</dcterms:modified>
</cp:coreProperties>
</file>